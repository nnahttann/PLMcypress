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body>
    <w:p w:rsidRPr="00667C8E" w:rsidR="002C2490" w:rsidP="005357F2" w:rsidRDefault="002C2490" w14:paraId="126DC148" w14:textId="524BC876">
      <w:r w:rsidRPr="00667C8E">
        <w:t>Release Note</w:t>
      </w: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8"/>
        <w:gridCol w:w="1598"/>
        <w:gridCol w:w="4946"/>
        <w:gridCol w:w="1354"/>
      </w:tblGrid>
      <w:tr w:rsidRPr="001624DE" w:rsidR="002C2490" w:rsidTr="00F95259" w14:paraId="08C04913" w14:textId="77777777">
        <w:trPr>
          <w:tblHeader/>
        </w:trPr>
        <w:tc>
          <w:tcPr>
            <w:tcW w:w="620" w:type="pct"/>
            <w:shd w:val="clear" w:color="auto" w:fill="EEECE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Pr="00667C8E" w:rsidR="002C2490" w:rsidP="002C2490" w:rsidRDefault="002C2490" w14:paraId="179C9158" w14:textId="51B6F549">
            <w:pPr>
              <w:pStyle w:val="HeaderTable"/>
              <w:rPr>
                <w:rFonts w:eastAsiaTheme="minorHAnsi"/>
                <w:szCs w:val="18"/>
              </w:rPr>
            </w:pPr>
            <w:r w:rsidRPr="004E36F7">
              <w:t>Edit Date</w:t>
            </w:r>
          </w:p>
        </w:tc>
        <w:tc>
          <w:tcPr>
            <w:tcW w:w="886" w:type="pct"/>
            <w:shd w:val="clear" w:color="auto" w:fill="EEECE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Pr="0062165E" w:rsidR="002C2490" w:rsidP="002C2490" w:rsidRDefault="002C2490" w14:paraId="6C809A8F" w14:textId="77777777">
            <w:pPr>
              <w:pStyle w:val="HeaderTable"/>
            </w:pPr>
            <w:r w:rsidRPr="0062165E">
              <w:t>Editor</w:t>
            </w:r>
            <w:r w:rsidRPr="0062165E">
              <w:rPr>
                <w:rFonts w:cs="Angsana New"/>
                <w:bCs/>
                <w:cs/>
                <w:lang w:bidi="th-TH"/>
              </w:rPr>
              <w:t>/</w:t>
            </w:r>
            <w:r w:rsidRPr="0062165E">
              <w:t>Author</w:t>
            </w:r>
          </w:p>
        </w:tc>
        <w:tc>
          <w:tcPr>
            <w:tcW w:w="2743" w:type="pct"/>
            <w:shd w:val="clear" w:color="auto" w:fill="EEECE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Pr="0062165E" w:rsidR="002C2490" w:rsidP="002C2490" w:rsidRDefault="002C2490" w14:paraId="1CB645A1" w14:textId="77777777">
            <w:pPr>
              <w:pStyle w:val="HeaderTable"/>
            </w:pPr>
            <w:r w:rsidRPr="0062165E">
              <w:t>Description</w:t>
            </w:r>
          </w:p>
        </w:tc>
        <w:tc>
          <w:tcPr>
            <w:tcW w:w="751" w:type="pct"/>
            <w:shd w:val="clear" w:color="auto" w:fill="EEECE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Pr="0062165E" w:rsidR="002C2490" w:rsidP="002C2490" w:rsidRDefault="002C2490" w14:paraId="1799F7B3" w14:textId="77777777">
            <w:pPr>
              <w:pStyle w:val="HeaderTable"/>
            </w:pPr>
            <w:r w:rsidRPr="0062165E">
              <w:t>Document Ver</w:t>
            </w:r>
            <w:r w:rsidRPr="0062165E">
              <w:rPr>
                <w:rFonts w:cs="Angsana New"/>
                <w:bCs/>
                <w:cs/>
                <w:lang w:bidi="th-TH"/>
              </w:rPr>
              <w:t>.</w:t>
            </w:r>
          </w:p>
        </w:tc>
      </w:tr>
      <w:tr w:rsidRPr="001624DE" w:rsidR="002C2490" w:rsidTr="00F95259" w14:paraId="4772689D" w14:textId="77777777">
        <w:trPr>
          <w:tblHeader/>
        </w:trPr>
        <w:tc>
          <w:tcPr>
            <w:tcW w:w="620" w:type="pct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Pr="00667C8E" w:rsidR="002C2490" w:rsidP="002C2490" w:rsidRDefault="00E950BB" w14:paraId="53C01679" w14:textId="088C7596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02</w:t>
            </w:r>
            <w:r w:rsidRPr="004E36F7" w:rsidR="00D76B42">
              <w:rPr>
                <w:rFonts w:cs="Angsana New"/>
                <w:cs/>
              </w:rPr>
              <w:t>/</w:t>
            </w:r>
            <w:r>
              <w:rPr>
                <w:rFonts w:cs="CordiaUPC"/>
              </w:rPr>
              <w:t>07</w:t>
            </w:r>
            <w:r w:rsidRPr="004E36F7" w:rsidR="00D76B42">
              <w:rPr>
                <w:rFonts w:cs="Angsana New"/>
                <w:cs/>
              </w:rPr>
              <w:t>/</w:t>
            </w:r>
            <w:r w:rsidRPr="004E36F7" w:rsidR="00D76B42">
              <w:rPr>
                <w:rFonts w:cs="CordiaUPC"/>
              </w:rPr>
              <w:t>201</w:t>
            </w:r>
            <w:r>
              <w:rPr>
                <w:rFonts w:cs="CordiaUPC"/>
              </w:rPr>
              <w:t>9</w:t>
            </w:r>
          </w:p>
        </w:tc>
        <w:tc>
          <w:tcPr>
            <w:tcW w:w="886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667C8E" w:rsidR="002C2490" w:rsidP="002C2490" w:rsidRDefault="002C2490" w14:paraId="0B2AFF1F" w14:textId="77777777">
            <w:pPr>
              <w:pStyle w:val="TableBody"/>
              <w:rPr>
                <w:rFonts w:cs="CordiaUPC"/>
              </w:rPr>
            </w:pPr>
            <w:r w:rsidRPr="00667C8E">
              <w:rPr>
                <w:rFonts w:cs="CordiaUPC"/>
              </w:rPr>
              <w:t>Nattawat</w:t>
            </w:r>
          </w:p>
        </w:tc>
        <w:tc>
          <w:tcPr>
            <w:tcW w:w="2743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667C8E" w:rsidR="00FD391F" w:rsidP="00933A38" w:rsidRDefault="002C2490" w14:paraId="6C9B955E" w14:textId="099DBBFE">
            <w:pPr>
              <w:pStyle w:val="TableBody"/>
              <w:rPr>
                <w:rFonts w:cs="CordiaUPC"/>
              </w:rPr>
            </w:pPr>
            <w:r w:rsidRPr="00667C8E">
              <w:rPr>
                <w:rFonts w:cs="CordiaUPC"/>
              </w:rPr>
              <w:t>Initial Document</w:t>
            </w:r>
          </w:p>
        </w:tc>
        <w:tc>
          <w:tcPr>
            <w:tcW w:w="751" w:type="pct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Pr="00667C8E" w:rsidR="002C2490" w:rsidP="002C2490" w:rsidRDefault="002C2490" w14:paraId="27BE37E1" w14:textId="61114BA1">
            <w:pPr>
              <w:pStyle w:val="TableBody"/>
              <w:rPr>
                <w:rFonts w:cs="CordiaUPC"/>
              </w:rPr>
            </w:pPr>
            <w:r w:rsidRPr="00667C8E">
              <w:rPr>
                <w:rFonts w:cs="CordiaUPC"/>
              </w:rPr>
              <w:t>0</w:t>
            </w:r>
            <w:r w:rsidRPr="00667C8E">
              <w:rPr>
                <w:rFonts w:cs="Angsana New"/>
                <w:cs/>
              </w:rPr>
              <w:t>.</w:t>
            </w:r>
            <w:r w:rsidR="009C4934">
              <w:rPr>
                <w:rFonts w:cs="CordiaUPC"/>
              </w:rPr>
              <w:t>0</w:t>
            </w:r>
            <w:r w:rsidR="00E950BB">
              <w:rPr>
                <w:rFonts w:cs="CordiaUPC"/>
              </w:rPr>
              <w:t>1</w:t>
            </w:r>
          </w:p>
        </w:tc>
      </w:tr>
      <w:tr w:rsidRPr="001624DE" w:rsidR="000423A9" w:rsidTr="00F95259" w14:paraId="335D6D99" w14:textId="77777777">
        <w:trPr>
          <w:tblHeader/>
        </w:trPr>
        <w:tc>
          <w:tcPr>
            <w:tcW w:w="620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0423A9" w:rsidP="002C2490" w:rsidRDefault="000423A9" w14:paraId="1C833CD0" w14:textId="76544C2F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30</w:t>
            </w:r>
            <w:r>
              <w:rPr>
                <w:rFonts w:cs="Angsana New"/>
                <w:cs/>
              </w:rPr>
              <w:t>/</w:t>
            </w:r>
            <w:r>
              <w:rPr>
                <w:rFonts w:cs="CordiaUPC"/>
              </w:rPr>
              <w:t>03</w:t>
            </w:r>
            <w:r>
              <w:rPr>
                <w:rFonts w:cs="Angsana New"/>
                <w:cs/>
              </w:rPr>
              <w:t>/</w:t>
            </w:r>
            <w:r>
              <w:rPr>
                <w:rFonts w:cs="CordiaUPC"/>
              </w:rPr>
              <w:t>2020</w:t>
            </w:r>
          </w:p>
        </w:tc>
        <w:tc>
          <w:tcPr>
            <w:tcW w:w="886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667C8E" w:rsidR="000423A9" w:rsidP="002C2490" w:rsidRDefault="000423A9" w14:paraId="71C0A92A" w14:textId="762BB597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Wiwat</w:t>
            </w:r>
          </w:p>
        </w:tc>
        <w:tc>
          <w:tcPr>
            <w:tcW w:w="2743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667C8E" w:rsidR="000423A9" w:rsidP="00933A38" w:rsidRDefault="000423A9" w14:paraId="0726938B" w14:textId="77777777">
            <w:pPr>
              <w:pStyle w:val="TableBody"/>
              <w:rPr>
                <w:rFonts w:cs="CordiaUPC"/>
              </w:rPr>
            </w:pPr>
          </w:p>
        </w:tc>
        <w:tc>
          <w:tcPr>
            <w:tcW w:w="751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667C8E" w:rsidR="000423A9" w:rsidP="002C2490" w:rsidRDefault="000423A9" w14:paraId="6DF6E288" w14:textId="31399F3B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0</w:t>
            </w:r>
            <w:r>
              <w:rPr>
                <w:rFonts w:cs="Angsana New"/>
                <w:cs/>
              </w:rPr>
              <w:t>.</w:t>
            </w:r>
            <w:r>
              <w:rPr>
                <w:rFonts w:cs="CordiaUPC"/>
              </w:rPr>
              <w:t>15</w:t>
            </w:r>
          </w:p>
        </w:tc>
      </w:tr>
      <w:tr w:rsidRPr="001624DE" w:rsidR="00FA29DE" w:rsidTr="00F95259" w14:paraId="78F7EEC9" w14:textId="77777777">
        <w:trPr>
          <w:tblHeader/>
        </w:trPr>
        <w:tc>
          <w:tcPr>
            <w:tcW w:w="620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A29DE" w:rsidP="002C2490" w:rsidRDefault="00FA29DE" w14:paraId="391790F8" w14:textId="030E0A35">
            <w:pPr>
              <w:pStyle w:val="TableBody"/>
              <w:rPr>
                <w:rFonts w:cs="CordiaUPC"/>
              </w:rPr>
            </w:pPr>
            <w:r>
              <w:rPr>
                <w:rFonts w:hint="cs" w:cs="CordiaUPC"/>
                <w:cs/>
              </w:rPr>
              <w:t>1</w:t>
            </w:r>
            <w:r w:rsidR="00C23466">
              <w:rPr>
                <w:rFonts w:cs="CordiaUPC"/>
              </w:rPr>
              <w:t>3</w:t>
            </w:r>
            <w:r>
              <w:rPr>
                <w:rFonts w:hint="cs" w:cs="Angsana New"/>
                <w:cs/>
              </w:rPr>
              <w:t>/</w:t>
            </w:r>
            <w:r>
              <w:rPr>
                <w:rFonts w:hint="cs" w:cs="CordiaUPC"/>
                <w:cs/>
              </w:rPr>
              <w:t>0</w:t>
            </w:r>
            <w:r w:rsidR="001870C5">
              <w:rPr>
                <w:rFonts w:cs="CordiaUPC"/>
              </w:rPr>
              <w:t>5</w:t>
            </w:r>
            <w:r>
              <w:rPr>
                <w:rFonts w:hint="cs" w:cs="Angsana New"/>
                <w:cs/>
              </w:rPr>
              <w:t>/</w:t>
            </w:r>
            <w:r>
              <w:rPr>
                <w:rFonts w:hint="cs" w:cs="CordiaUPC"/>
                <w:cs/>
              </w:rPr>
              <w:t>2020</w:t>
            </w:r>
          </w:p>
        </w:tc>
        <w:tc>
          <w:tcPr>
            <w:tcW w:w="886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A29DE" w:rsidP="002C2490" w:rsidRDefault="00FA29DE" w14:paraId="58215CA0" w14:textId="6B4F69CA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Nattawat</w:t>
            </w:r>
          </w:p>
        </w:tc>
        <w:tc>
          <w:tcPr>
            <w:tcW w:w="2743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9A0402" w:rsidP="009A0402" w:rsidRDefault="009A0402" w14:paraId="745FAF6B" w14:textId="213A54D9">
            <w:pPr>
              <w:pStyle w:val="TableBody"/>
              <w:numPr>
                <w:ilvl w:val="0"/>
                <w:numId w:val="248"/>
              </w:numPr>
              <w:rPr>
                <w:rFonts w:cs="CordiaUPC"/>
              </w:rPr>
            </w:pPr>
            <w:r>
              <w:rPr>
                <w:rFonts w:hint="cs" w:cs="Angsana New"/>
                <w:cs/>
              </w:rPr>
              <w:t>แก้ไข</w:t>
            </w:r>
            <w:r>
              <w:rPr>
                <w:rFonts w:cs="CordiaUPC"/>
              </w:rPr>
              <w:t>Query Matching VDO</w:t>
            </w:r>
          </w:p>
          <w:p w:rsidR="009A0402" w:rsidP="009A0402" w:rsidRDefault="009A0402" w14:paraId="55D5C67F" w14:textId="51A0B5CF">
            <w:pPr>
              <w:pStyle w:val="TableBody"/>
              <w:numPr>
                <w:ilvl w:val="0"/>
                <w:numId w:val="248"/>
              </w:num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ซ่อน </w:t>
            </w:r>
            <w:r>
              <w:rPr>
                <w:rFonts w:cs="CordiaUPC"/>
              </w:rPr>
              <w:t xml:space="preserve">Field Revenue Code </w:t>
            </w:r>
            <w:r>
              <w:rPr>
                <w:rFonts w:hint="cs" w:cs="Angsana New"/>
                <w:cs/>
              </w:rPr>
              <w:t xml:space="preserve">ของ </w:t>
            </w:r>
            <w:r>
              <w:rPr>
                <w:rFonts w:cs="CordiaUPC"/>
              </w:rPr>
              <w:t>MKT</w:t>
            </w:r>
          </w:p>
          <w:p w:rsidR="00FA29DE" w:rsidP="009A0402" w:rsidRDefault="009A0402" w14:paraId="29B4D08E" w14:textId="0D915FAC">
            <w:pPr>
              <w:pStyle w:val="TableBody"/>
              <w:numPr>
                <w:ilvl w:val="0"/>
                <w:numId w:val="248"/>
              </w:numPr>
              <w:rPr>
                <w:rFonts w:cs="CordiaUPC"/>
              </w:rPr>
            </w:pPr>
            <w:r>
              <w:rPr>
                <w:rFonts w:cs="CordiaUPC"/>
              </w:rPr>
              <w:t xml:space="preserve">Invisible Additional Info </w:t>
            </w:r>
            <w:r>
              <w:rPr>
                <w:rFonts w:hint="cs" w:cs="Angsana New"/>
                <w:cs/>
              </w:rPr>
              <w:t xml:space="preserve">ของ </w:t>
            </w:r>
            <w:r>
              <w:rPr>
                <w:rFonts w:cs="CordiaUPC"/>
              </w:rPr>
              <w:t>MKT</w:t>
            </w:r>
          </w:p>
          <w:p w:rsidR="00DB372A" w:rsidP="009A0402" w:rsidRDefault="00DB372A" w14:paraId="1D0FF0E6" w14:textId="66EC0EDA">
            <w:pPr>
              <w:pStyle w:val="TableBody"/>
              <w:numPr>
                <w:ilvl w:val="0"/>
                <w:numId w:val="248"/>
              </w:numPr>
              <w:rPr>
                <w:rFonts w:cs="CordiaUPC"/>
              </w:rPr>
            </w:pPr>
            <w:r>
              <w:rPr>
                <w:rFonts w:cs="CordiaUPC"/>
              </w:rPr>
              <w:t xml:space="preserve">Invisible Revenue Allocate </w:t>
            </w:r>
            <w:r>
              <w:rPr>
                <w:rFonts w:cs="Angsana New"/>
                <w:cs/>
              </w:rPr>
              <w:t>ข</w:t>
            </w:r>
            <w:r>
              <w:rPr>
                <w:rFonts w:hint="cs" w:cs="Angsana New"/>
                <w:cs/>
              </w:rPr>
              <w:t>อง</w:t>
            </w:r>
            <w:r>
              <w:rPr>
                <w:rFonts w:cs="CordiaUPC"/>
              </w:rPr>
              <w:t xml:space="preserve"> MKT</w:t>
            </w:r>
            <w:r w:rsidR="00365301">
              <w:rPr>
                <w:rFonts w:hint="cs" w:cs="Angsana New"/>
                <w:cs/>
              </w:rPr>
              <w:t xml:space="preserve"> / </w:t>
            </w:r>
            <w:r w:rsidR="00365301">
              <w:rPr>
                <w:rFonts w:cs="CordiaUPC"/>
              </w:rPr>
              <w:t>ENH</w:t>
            </w:r>
          </w:p>
          <w:p w:rsidR="006E40E2" w:rsidP="009A0402" w:rsidRDefault="006E40E2" w14:paraId="0902BAA8" w14:textId="373535D1">
            <w:pPr>
              <w:pStyle w:val="TableBody"/>
              <w:numPr>
                <w:ilvl w:val="0"/>
                <w:numId w:val="248"/>
              </w:numPr>
              <w:rPr>
                <w:rFonts w:cs="CordiaUPC"/>
              </w:rPr>
            </w:pPr>
            <w:r>
              <w:rPr>
                <w:rFonts w:cs="CordiaUPC"/>
              </w:rPr>
              <w:t xml:space="preserve">Remove Validate All </w:t>
            </w:r>
            <w:r>
              <w:rPr>
                <w:rFonts w:hint="cs" w:cs="Angsana New"/>
                <w:cs/>
              </w:rPr>
              <w:t xml:space="preserve">ของ </w:t>
            </w:r>
            <w:r>
              <w:rPr>
                <w:rFonts w:cs="CordiaUPC"/>
              </w:rPr>
              <w:t xml:space="preserve">Revenue Allocate </w:t>
            </w:r>
            <w:r>
              <w:rPr>
                <w:rFonts w:cs="Angsana New"/>
                <w:cs/>
              </w:rPr>
              <w:t>ข</w:t>
            </w:r>
            <w:r>
              <w:rPr>
                <w:rFonts w:hint="cs" w:cs="Angsana New"/>
                <w:cs/>
              </w:rPr>
              <w:t>อง</w:t>
            </w:r>
            <w:r>
              <w:rPr>
                <w:rFonts w:cs="CordiaUPC"/>
              </w:rPr>
              <w:t xml:space="preserve"> MKT</w:t>
            </w:r>
            <w:r>
              <w:rPr>
                <w:rFonts w:hint="cs" w:cs="Angsana New"/>
                <w:cs/>
              </w:rPr>
              <w:t xml:space="preserve"> / </w:t>
            </w:r>
            <w:r>
              <w:rPr>
                <w:rFonts w:cs="CordiaUPC"/>
              </w:rPr>
              <w:t>ENH</w:t>
            </w:r>
          </w:p>
          <w:p w:rsidRPr="00CA27B3" w:rsidR="00CA27B3" w:rsidRDefault="00CA27B3" w14:paraId="0F5E65F3" w14:textId="2BC372B7">
            <w:pPr>
              <w:pStyle w:val="TableBody"/>
              <w:numPr>
                <w:ilvl w:val="0"/>
                <w:numId w:val="248"/>
              </w:numPr>
              <w:rPr>
                <w:rFonts w:cs="CordiaUPC"/>
              </w:rPr>
            </w:pPr>
            <w:r>
              <w:rPr>
                <w:rFonts w:cs="CordiaUPC"/>
              </w:rPr>
              <w:t xml:space="preserve">Remove Logic auto populate </w:t>
            </w:r>
            <w:r>
              <w:rPr>
                <w:rFonts w:hint="cs" w:cs="Angsana New"/>
                <w:cs/>
              </w:rPr>
              <w:t xml:space="preserve">ของ </w:t>
            </w:r>
            <w:r>
              <w:rPr>
                <w:rFonts w:cs="CordiaUPC"/>
              </w:rPr>
              <w:t xml:space="preserve">Revenue Allocate </w:t>
            </w:r>
            <w:r>
              <w:rPr>
                <w:rFonts w:cs="Angsana New"/>
                <w:cs/>
              </w:rPr>
              <w:t>ข</w:t>
            </w:r>
            <w:r>
              <w:rPr>
                <w:rFonts w:hint="cs" w:cs="Angsana New"/>
                <w:cs/>
              </w:rPr>
              <w:t>อง</w:t>
            </w:r>
            <w:r>
              <w:rPr>
                <w:rFonts w:cs="CordiaUPC"/>
              </w:rPr>
              <w:t xml:space="preserve"> MKT</w:t>
            </w:r>
            <w:r>
              <w:rPr>
                <w:rFonts w:hint="cs" w:cs="Angsana New"/>
                <w:cs/>
              </w:rPr>
              <w:t xml:space="preserve"> / </w:t>
            </w:r>
            <w:r>
              <w:rPr>
                <w:rFonts w:cs="CordiaUPC"/>
              </w:rPr>
              <w:t>ENH</w:t>
            </w:r>
          </w:p>
          <w:p w:rsidR="0048302B" w:rsidP="009A0402" w:rsidRDefault="0048302B" w14:paraId="476D2987" w14:textId="4E739CA0">
            <w:pPr>
              <w:pStyle w:val="TableBody"/>
              <w:numPr>
                <w:ilvl w:val="0"/>
                <w:numId w:val="248"/>
              </w:num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เพิ่ม </w:t>
            </w:r>
            <w:r>
              <w:rPr>
                <w:rFonts w:cs="CordiaUPC"/>
              </w:rPr>
              <w:t xml:space="preserve">Validate PO Name </w:t>
            </w:r>
            <w:r>
              <w:rPr>
                <w:rFonts w:hint="cs" w:cs="Angsana New"/>
                <w:cs/>
              </w:rPr>
              <w:t xml:space="preserve">จำนวนตัวษร ที่ </w:t>
            </w:r>
            <w:r>
              <w:rPr>
                <w:rFonts w:cs="CordiaUPC"/>
              </w:rPr>
              <w:t>MKT</w:t>
            </w:r>
            <w:r>
              <w:rPr>
                <w:rFonts w:cs="Angsana New"/>
                <w:cs/>
              </w:rPr>
              <w:t>/</w:t>
            </w:r>
            <w:r>
              <w:rPr>
                <w:rFonts w:cs="CordiaUPC"/>
              </w:rPr>
              <w:t>ENH</w:t>
            </w:r>
          </w:p>
          <w:p w:rsidRPr="0048302B" w:rsidR="0048302B" w:rsidRDefault="0048302B" w14:paraId="444C8A01" w14:textId="689DD9D8">
            <w:pPr>
              <w:pStyle w:val="TableBody"/>
              <w:numPr>
                <w:ilvl w:val="0"/>
                <w:numId w:val="248"/>
              </w:num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เพิ่ม </w:t>
            </w:r>
            <w:r>
              <w:rPr>
                <w:rFonts w:cs="CordiaUPC"/>
              </w:rPr>
              <w:t xml:space="preserve">Validate Integration Name </w:t>
            </w:r>
            <w:r>
              <w:rPr>
                <w:rFonts w:hint="cs" w:cs="Angsana New"/>
                <w:cs/>
              </w:rPr>
              <w:t xml:space="preserve">จำนวนตัวษร ที่ </w:t>
            </w:r>
            <w:r>
              <w:rPr>
                <w:rFonts w:cs="CordiaUPC"/>
              </w:rPr>
              <w:t>ENH</w:t>
            </w:r>
          </w:p>
          <w:p w:rsidR="00365301" w:rsidP="009A0402" w:rsidRDefault="004B12AE" w14:paraId="5D4AC873" w14:textId="1A44408D">
            <w:pPr>
              <w:pStyle w:val="TableBody"/>
              <w:numPr>
                <w:ilvl w:val="0"/>
                <w:numId w:val="248"/>
              </w:num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เพิ่ม </w:t>
            </w:r>
            <w:r>
              <w:rPr>
                <w:rFonts w:cs="CordiaUPC"/>
              </w:rPr>
              <w:t xml:space="preserve">Default Rate </w:t>
            </w:r>
            <w:r>
              <w:rPr>
                <w:rFonts w:hint="cs" w:cs="Angsana New"/>
                <w:cs/>
              </w:rPr>
              <w:t xml:space="preserve">ของ </w:t>
            </w:r>
            <w:r>
              <w:rPr>
                <w:rFonts w:cs="CordiaUPC"/>
              </w:rPr>
              <w:t xml:space="preserve">Voice </w:t>
            </w:r>
            <w:r>
              <w:rPr>
                <w:rFonts w:hint="cs" w:cs="Angsana New"/>
                <w:cs/>
              </w:rPr>
              <w:t xml:space="preserve">และ </w:t>
            </w:r>
            <w:r>
              <w:rPr>
                <w:rFonts w:cs="CordiaUPC"/>
              </w:rPr>
              <w:t xml:space="preserve">Landline </w:t>
            </w:r>
            <w:r>
              <w:rPr>
                <w:rFonts w:hint="cs" w:cs="Angsana New"/>
                <w:cs/>
              </w:rPr>
              <w:t xml:space="preserve">ที่ </w:t>
            </w:r>
            <w:r>
              <w:rPr>
                <w:rFonts w:cs="CordiaUPC"/>
              </w:rPr>
              <w:t>MKT</w:t>
            </w:r>
          </w:p>
          <w:p w:rsidR="00503457" w:rsidRDefault="00503457" w14:paraId="453EC208" w14:textId="77777777">
            <w:pPr>
              <w:pStyle w:val="TableBody"/>
              <w:numPr>
                <w:ilvl w:val="0"/>
                <w:numId w:val="248"/>
              </w:num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แก้รูปแบบการแสดงผล </w:t>
            </w:r>
            <w:r>
              <w:rPr>
                <w:rFonts w:cs="CordiaUPC"/>
              </w:rPr>
              <w:t xml:space="preserve">Fix Cost </w:t>
            </w:r>
            <w:r>
              <w:rPr>
                <w:rFonts w:hint="cs" w:cs="Angsana New"/>
                <w:cs/>
              </w:rPr>
              <w:t xml:space="preserve">ของ </w:t>
            </w:r>
            <w:r>
              <w:rPr>
                <w:rFonts w:cs="CordiaUPC"/>
              </w:rPr>
              <w:t>Content VDO</w:t>
            </w:r>
            <w:r w:rsidR="00AF00DF">
              <w:rPr>
                <w:rFonts w:cs="Angsana New"/>
                <w:cs/>
              </w:rPr>
              <w:t xml:space="preserve"> / </w:t>
            </w:r>
            <w:r w:rsidR="00AF00DF">
              <w:rPr>
                <w:rFonts w:cs="CordiaUPC"/>
              </w:rPr>
              <w:t xml:space="preserve">Music </w:t>
            </w:r>
            <w:r w:rsidR="00AF00DF">
              <w:rPr>
                <w:rFonts w:cs="Angsana New"/>
                <w:cs/>
              </w:rPr>
              <w:t xml:space="preserve">/ </w:t>
            </w:r>
            <w:r w:rsidR="00AF00DF">
              <w:rPr>
                <w:rFonts w:cs="CordiaUPC"/>
              </w:rPr>
              <w:t>Karaoke</w:t>
            </w:r>
            <w:r w:rsidR="00A2269F">
              <w:rPr>
                <w:rFonts w:cs="Angsana New"/>
                <w:cs/>
              </w:rPr>
              <w:t xml:space="preserve"> </w:t>
            </w:r>
            <w:r w:rsidR="00A2269F">
              <w:rPr>
                <w:rFonts w:hint="cs" w:cs="Angsana New"/>
                <w:cs/>
              </w:rPr>
              <w:t xml:space="preserve">ของ </w:t>
            </w:r>
            <w:r w:rsidR="00A2269F">
              <w:rPr>
                <w:rFonts w:cs="CordiaUPC"/>
              </w:rPr>
              <w:t xml:space="preserve">MKT </w:t>
            </w:r>
            <w:r w:rsidR="00A2269F">
              <w:rPr>
                <w:rFonts w:cs="Angsana New"/>
                <w:cs/>
              </w:rPr>
              <w:t xml:space="preserve">/ </w:t>
            </w:r>
            <w:r w:rsidR="00A2269F">
              <w:rPr>
                <w:rFonts w:cs="CordiaUPC"/>
              </w:rPr>
              <w:t>ENH</w:t>
            </w:r>
          </w:p>
          <w:p w:rsidR="00B853AA" w:rsidRDefault="00B853AA" w14:paraId="6202AA5C" w14:textId="3E8DB6AD">
            <w:pPr>
              <w:pStyle w:val="TableBody"/>
              <w:numPr>
                <w:ilvl w:val="0"/>
                <w:numId w:val="248"/>
              </w:numPr>
              <w:rPr>
                <w:rFonts w:cs="CordiaUPC"/>
              </w:rPr>
            </w:pPr>
            <w:r>
              <w:rPr>
                <w:rFonts w:cs="CordiaUPC"/>
              </w:rPr>
              <w:t>Default Expire Date</w:t>
            </w:r>
            <w:r w:rsidR="00610A3B">
              <w:rPr>
                <w:rFonts w:cs="Angsana New"/>
                <w:cs/>
              </w:rPr>
              <w:t xml:space="preserve"> </w:t>
            </w:r>
            <w:r w:rsidR="00610A3B">
              <w:rPr>
                <w:rFonts w:hint="cs" w:cs="Angsana New"/>
                <w:cs/>
              </w:rPr>
              <w:t xml:space="preserve">ของ </w:t>
            </w:r>
            <w:r w:rsidR="00610A3B">
              <w:rPr>
                <w:rFonts w:cs="CordiaUPC"/>
              </w:rPr>
              <w:t xml:space="preserve">PO </w:t>
            </w:r>
            <w:r w:rsidR="00610A3B">
              <w:rPr>
                <w:rFonts w:cs="Angsana New"/>
                <w:cs/>
              </w:rPr>
              <w:t xml:space="preserve">/ </w:t>
            </w:r>
            <w:r w:rsidR="00610A3B">
              <w:rPr>
                <w:rFonts w:cs="CordiaUPC"/>
              </w:rPr>
              <w:t xml:space="preserve">Cash Back </w:t>
            </w:r>
            <w:r w:rsidR="00610A3B">
              <w:rPr>
                <w:rFonts w:hint="cs" w:cs="Angsana New"/>
                <w:cs/>
              </w:rPr>
              <w:t xml:space="preserve">ที่ </w:t>
            </w:r>
            <w:r w:rsidR="00610A3B">
              <w:rPr>
                <w:rFonts w:cs="CordiaUPC"/>
              </w:rPr>
              <w:t>MKT</w:t>
            </w:r>
          </w:p>
          <w:p w:rsidR="00A910B7" w:rsidRDefault="00A910B7" w14:paraId="5DA5E775" w14:textId="191B7798">
            <w:pPr>
              <w:pStyle w:val="TableBody"/>
              <w:numPr>
                <w:ilvl w:val="0"/>
                <w:numId w:val="248"/>
              </w:numPr>
              <w:rPr>
                <w:rFonts w:cs="CordiaUPC"/>
              </w:rPr>
            </w:pPr>
            <w:r>
              <w:rPr>
                <w:rFonts w:cs="CordiaUPC"/>
              </w:rPr>
              <w:t xml:space="preserve">Default Product Class </w:t>
            </w:r>
            <w:r>
              <w:rPr>
                <w:rFonts w:hint="cs" w:cs="Angsana New"/>
                <w:cs/>
              </w:rPr>
              <w:t xml:space="preserve">ของ </w:t>
            </w:r>
            <w:r>
              <w:rPr>
                <w:rFonts w:cs="CordiaUPC"/>
              </w:rPr>
              <w:t xml:space="preserve">Cash Back </w:t>
            </w:r>
            <w:r>
              <w:rPr>
                <w:rFonts w:hint="cs" w:cs="Angsana New"/>
                <w:cs/>
              </w:rPr>
              <w:t xml:space="preserve">ที่ </w:t>
            </w:r>
            <w:r>
              <w:rPr>
                <w:rFonts w:cs="CordiaUPC"/>
              </w:rPr>
              <w:t>MKT</w:t>
            </w:r>
          </w:p>
          <w:p w:rsidR="00AE306E" w:rsidRDefault="00AE306E" w14:paraId="7717FBB8" w14:textId="5D8B6F65">
            <w:pPr>
              <w:pStyle w:val="TableBody"/>
              <w:numPr>
                <w:ilvl w:val="0"/>
                <w:numId w:val="248"/>
              </w:num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 </w:t>
            </w:r>
            <w:r>
              <w:rPr>
                <w:rFonts w:cs="CordiaUPC"/>
              </w:rPr>
              <w:t xml:space="preserve">getDisccount </w:t>
            </w:r>
            <w:r>
              <w:rPr>
                <w:rFonts w:hint="cs" w:cs="Angsana New"/>
                <w:cs/>
              </w:rPr>
              <w:t xml:space="preserve">ที่ </w:t>
            </w:r>
            <w:r>
              <w:rPr>
                <w:rFonts w:cs="CordiaUPC"/>
              </w:rPr>
              <w:t xml:space="preserve">Group PO Fee </w:t>
            </w:r>
            <w:r>
              <w:rPr>
                <w:rFonts w:hint="cs" w:cs="Angsana New"/>
                <w:cs/>
              </w:rPr>
              <w:t>ปัดทศนิยม</w:t>
            </w:r>
            <w:r>
              <w:rPr>
                <w:rFonts w:cs="CordiaUPC"/>
              </w:rPr>
              <w:t xml:space="preserve"> 2 </w:t>
            </w:r>
            <w:r>
              <w:rPr>
                <w:rFonts w:hint="cs" w:cs="Angsana New"/>
                <w:cs/>
              </w:rPr>
              <w:t>ตำแหน่ง</w:t>
            </w:r>
          </w:p>
          <w:p w:rsidR="000A51E4" w:rsidRDefault="000A51E4" w14:paraId="493D6A81" w14:textId="23DB7113">
            <w:pPr>
              <w:pStyle w:val="TableBody"/>
              <w:numPr>
                <w:ilvl w:val="0"/>
                <w:numId w:val="248"/>
              </w:num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เพิ่มหมายเลข </w:t>
            </w:r>
            <w:r>
              <w:rPr>
                <w:rFonts w:cs="CordiaUPC"/>
              </w:rPr>
              <w:t xml:space="preserve">Row </w:t>
            </w:r>
            <w:r>
              <w:rPr>
                <w:rFonts w:hint="cs" w:cs="Angsana New"/>
                <w:cs/>
              </w:rPr>
              <w:t xml:space="preserve">ของ </w:t>
            </w:r>
            <w:r>
              <w:rPr>
                <w:rFonts w:cs="CordiaUPC"/>
              </w:rPr>
              <w:t xml:space="preserve">Price of PO </w:t>
            </w:r>
            <w:r>
              <w:rPr>
                <w:rFonts w:hint="cs" w:cs="Angsana New"/>
                <w:cs/>
              </w:rPr>
              <w:t xml:space="preserve">และ </w:t>
            </w:r>
            <w:r>
              <w:rPr>
                <w:rFonts w:cs="CordiaUPC"/>
              </w:rPr>
              <w:t>Result PO Fee</w:t>
            </w:r>
            <w:r w:rsidR="0089575B">
              <w:rPr>
                <w:rFonts w:hint="cs" w:cs="Angsana New"/>
                <w:cs/>
              </w:rPr>
              <w:t xml:space="preserve"> ที่ </w:t>
            </w:r>
            <w:r w:rsidR="0089575B">
              <w:rPr>
                <w:rFonts w:cs="CordiaUPC"/>
              </w:rPr>
              <w:t>Group PO Fee</w:t>
            </w:r>
          </w:p>
          <w:p w:rsidR="0089575B" w:rsidRDefault="0089575B" w14:paraId="348DA2D2" w14:textId="4C271678">
            <w:pPr>
              <w:pStyle w:val="TableBody"/>
              <w:numPr>
                <w:ilvl w:val="0"/>
                <w:numId w:val="248"/>
              </w:numPr>
              <w:rPr>
                <w:rFonts w:cs="CordiaUPC"/>
              </w:rPr>
            </w:pPr>
            <w:r>
              <w:rPr>
                <w:rFonts w:cs="CordiaUPC"/>
              </w:rPr>
              <w:t xml:space="preserve">Apply Campaign </w:t>
            </w:r>
            <w:r>
              <w:rPr>
                <w:rFonts w:hint="cs" w:cs="Angsana New"/>
                <w:cs/>
              </w:rPr>
              <w:t xml:space="preserve">และ </w:t>
            </w:r>
            <w:r>
              <w:rPr>
                <w:rFonts w:cs="CordiaUPC"/>
              </w:rPr>
              <w:t xml:space="preserve">PO Keyword </w:t>
            </w:r>
            <w:r>
              <w:rPr>
                <w:rFonts w:hint="cs" w:cs="Angsana New"/>
                <w:cs/>
              </w:rPr>
              <w:t xml:space="preserve">ให้เป็น </w:t>
            </w:r>
            <w:r>
              <w:rPr>
                <w:rFonts w:cs="CordiaUPC"/>
              </w:rPr>
              <w:t>Optional</w:t>
            </w:r>
          </w:p>
          <w:p w:rsidR="00D3630F" w:rsidRDefault="00D3630F" w14:paraId="421BA679" w14:textId="77777777">
            <w:pPr>
              <w:pStyle w:val="TableBody"/>
              <w:numPr>
                <w:ilvl w:val="0"/>
                <w:numId w:val="248"/>
              </w:num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เพิ่ม </w:t>
            </w:r>
            <w:r>
              <w:rPr>
                <w:rFonts w:cs="CordiaUPC"/>
              </w:rPr>
              <w:t>Field Integraion Name</w:t>
            </w:r>
            <w:r>
              <w:rPr>
                <w:rFonts w:hint="cs" w:cs="Angsana New"/>
                <w:cs/>
              </w:rPr>
              <w:t xml:space="preserve"> ที่ </w:t>
            </w:r>
            <w:r>
              <w:rPr>
                <w:rFonts w:cs="CordiaUPC"/>
              </w:rPr>
              <w:t>Mass ENH PO Fee</w:t>
            </w:r>
          </w:p>
          <w:p w:rsidRPr="00667C8E" w:rsidR="005030E3" w:rsidP="004B0876" w:rsidRDefault="005030E3" w14:paraId="12EB3A7F" w14:textId="64A7F3D3">
            <w:pPr>
              <w:pStyle w:val="TableBody"/>
              <w:numPr>
                <w:ilvl w:val="0"/>
                <w:numId w:val="248"/>
              </w:numPr>
              <w:rPr>
                <w:rFonts w:cs="CordiaUPC"/>
              </w:rPr>
            </w:pPr>
            <w:r>
              <w:rPr>
                <w:rFonts w:cs="CordiaUPC"/>
              </w:rPr>
              <w:t xml:space="preserve">Bill Presentment </w:t>
            </w:r>
            <w:r>
              <w:rPr>
                <w:rFonts w:hint="cs" w:cs="Angsana New"/>
                <w:cs/>
              </w:rPr>
              <w:t>เพิ่มเงื่อนไขการแสดง</w:t>
            </w:r>
          </w:p>
        </w:tc>
        <w:tc>
          <w:tcPr>
            <w:tcW w:w="751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A29DE" w:rsidP="002C2490" w:rsidRDefault="009A0402" w14:paraId="652FE1D7" w14:textId="3A29EE9D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0</w:t>
            </w:r>
            <w:r>
              <w:rPr>
                <w:rFonts w:cs="Angsana New"/>
                <w:cs/>
              </w:rPr>
              <w:t>.</w:t>
            </w:r>
            <w:r>
              <w:rPr>
                <w:rFonts w:cs="CordiaUPC"/>
              </w:rPr>
              <w:t>17</w:t>
            </w:r>
          </w:p>
        </w:tc>
      </w:tr>
      <w:tr w:rsidRPr="001624DE" w:rsidR="00A06CCF" w:rsidTr="00F95259" w14:paraId="53F64F1E" w14:textId="77777777">
        <w:trPr>
          <w:tblHeader/>
        </w:trPr>
        <w:tc>
          <w:tcPr>
            <w:tcW w:w="620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A06CCF" w:rsidP="002C2490" w:rsidRDefault="00A06CCF" w14:paraId="272D23AF" w14:textId="4CAA3D23">
            <w:pPr>
              <w:pStyle w:val="TableBody"/>
              <w:rPr>
                <w:rFonts w:cs="CordiaUPC"/>
                <w:cs/>
              </w:rPr>
            </w:pPr>
            <w:r>
              <w:rPr>
                <w:rFonts w:hint="cs" w:cs="CordiaUPC"/>
                <w:cs/>
              </w:rPr>
              <w:t>1</w:t>
            </w:r>
            <w:r>
              <w:rPr>
                <w:rFonts w:cs="CordiaUPC"/>
              </w:rPr>
              <w:t>5</w:t>
            </w:r>
            <w:r>
              <w:rPr>
                <w:rFonts w:hint="cs" w:cs="Angsana New"/>
                <w:cs/>
              </w:rPr>
              <w:t>/</w:t>
            </w:r>
            <w:r>
              <w:rPr>
                <w:rFonts w:hint="cs" w:cs="CordiaUPC"/>
                <w:cs/>
              </w:rPr>
              <w:t>0</w:t>
            </w:r>
            <w:r w:rsidR="001870C5">
              <w:rPr>
                <w:rFonts w:cs="CordiaUPC"/>
              </w:rPr>
              <w:t>5</w:t>
            </w:r>
            <w:r>
              <w:rPr>
                <w:rFonts w:hint="cs" w:cs="Angsana New"/>
                <w:cs/>
              </w:rPr>
              <w:t>/</w:t>
            </w:r>
            <w:r>
              <w:rPr>
                <w:rFonts w:hint="cs" w:cs="CordiaUPC"/>
                <w:cs/>
              </w:rPr>
              <w:t>2020</w:t>
            </w:r>
          </w:p>
        </w:tc>
        <w:tc>
          <w:tcPr>
            <w:tcW w:w="886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A06CCF" w:rsidP="002C2490" w:rsidRDefault="00A06CCF" w14:paraId="09BEC446" w14:textId="279418BC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Nattawat</w:t>
            </w:r>
          </w:p>
        </w:tc>
        <w:tc>
          <w:tcPr>
            <w:tcW w:w="2743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A06CCF" w:rsidP="009A0402" w:rsidRDefault="00A06CCF" w14:paraId="1A674AE8" w14:textId="77777777">
            <w:pPr>
              <w:pStyle w:val="TableBody"/>
              <w:numPr>
                <w:ilvl w:val="0"/>
                <w:numId w:val="248"/>
              </w:num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เพิ่ม </w:t>
            </w:r>
            <w:r>
              <w:rPr>
                <w:rFonts w:cs="CordiaUPC"/>
              </w:rPr>
              <w:t>Matching Fee &amp; Cash Back</w:t>
            </w:r>
          </w:p>
          <w:p w:rsidR="00A06CCF" w:rsidP="009A0402" w:rsidRDefault="00A06CCF" w14:paraId="62CA2AEE" w14:textId="77777777">
            <w:pPr>
              <w:pStyle w:val="TableBody"/>
              <w:numPr>
                <w:ilvl w:val="0"/>
                <w:numId w:val="248"/>
              </w:num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แก้ไข </w:t>
            </w:r>
            <w:r>
              <w:rPr>
                <w:rFonts w:cs="CordiaUPC"/>
              </w:rPr>
              <w:t xml:space="preserve">Query Macthing PO </w:t>
            </w:r>
            <w:r>
              <w:rPr>
                <w:rFonts w:cs="Angsana New"/>
                <w:cs/>
              </w:rPr>
              <w:t>ใ</w:t>
            </w:r>
            <w:r>
              <w:rPr>
                <w:rFonts w:hint="cs" w:cs="Angsana New"/>
                <w:cs/>
              </w:rPr>
              <w:t xml:space="preserve">น </w:t>
            </w:r>
            <w:r>
              <w:rPr>
                <w:rFonts w:cs="CordiaUPC"/>
              </w:rPr>
              <w:t>Cash Back</w:t>
            </w:r>
          </w:p>
          <w:p w:rsidR="00EA702E" w:rsidP="009A0402" w:rsidRDefault="00EA702E" w14:paraId="65E29542" w14:textId="77777777">
            <w:pPr>
              <w:pStyle w:val="TableBody"/>
              <w:numPr>
                <w:ilvl w:val="0"/>
                <w:numId w:val="248"/>
              </w:num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เพิ่ม </w:t>
            </w:r>
            <w:r>
              <w:rPr>
                <w:rFonts w:cs="CordiaUPC"/>
              </w:rPr>
              <w:t xml:space="preserve">Counter </w:t>
            </w:r>
            <w:r>
              <w:rPr>
                <w:rFonts w:hint="cs" w:cs="Angsana New"/>
                <w:cs/>
              </w:rPr>
              <w:t xml:space="preserve">ตัวอักษรของ </w:t>
            </w:r>
            <w:r>
              <w:rPr>
                <w:rFonts w:cs="CordiaUPC"/>
              </w:rPr>
              <w:t xml:space="preserve">Example Account Fee </w:t>
            </w:r>
            <w:r>
              <w:rPr>
                <w:rFonts w:cs="Angsana New"/>
                <w:cs/>
              </w:rPr>
              <w:t xml:space="preserve">/ </w:t>
            </w:r>
            <w:r>
              <w:rPr>
                <w:rFonts w:cs="CordiaUPC"/>
              </w:rPr>
              <w:t xml:space="preserve">Order Fee </w:t>
            </w:r>
            <w:r>
              <w:rPr>
                <w:rFonts w:hint="cs" w:cs="Angsana New"/>
                <w:cs/>
              </w:rPr>
              <w:t>ที่</w:t>
            </w:r>
            <w:r>
              <w:rPr>
                <w:rFonts w:cs="CordiaUPC"/>
              </w:rPr>
              <w:t xml:space="preserve"> Group PO Fee</w:t>
            </w:r>
          </w:p>
          <w:p w:rsidR="00DD78EB" w:rsidP="009A0402" w:rsidRDefault="00DD78EB" w14:paraId="51D60D51" w14:textId="77777777">
            <w:pPr>
              <w:pStyle w:val="TableBody"/>
              <w:numPr>
                <w:ilvl w:val="0"/>
                <w:numId w:val="248"/>
              </w:num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เพิ่ม </w:t>
            </w:r>
            <w:r>
              <w:rPr>
                <w:rFonts w:cs="CordiaUPC"/>
              </w:rPr>
              <w:t xml:space="preserve">Counter </w:t>
            </w:r>
            <w:r>
              <w:rPr>
                <w:rFonts w:hint="cs" w:cs="Angsana New"/>
                <w:cs/>
              </w:rPr>
              <w:t>ตัวอักษรของ</w:t>
            </w:r>
            <w:r>
              <w:rPr>
                <w:rFonts w:cs="CordiaUPC"/>
              </w:rPr>
              <w:t xml:space="preserve"> PO Name </w:t>
            </w:r>
            <w:r>
              <w:rPr>
                <w:rFonts w:hint="cs" w:cs="Angsana New"/>
                <w:cs/>
              </w:rPr>
              <w:t xml:space="preserve">ที่ </w:t>
            </w:r>
            <w:r>
              <w:rPr>
                <w:rFonts w:cs="CordiaUPC"/>
              </w:rPr>
              <w:t>MKT</w:t>
            </w:r>
          </w:p>
          <w:p w:rsidR="003C5A40" w:rsidP="009A0402" w:rsidRDefault="003C5A40" w14:paraId="1FE8F825" w14:textId="77777777">
            <w:pPr>
              <w:pStyle w:val="TableBody"/>
              <w:numPr>
                <w:ilvl w:val="0"/>
                <w:numId w:val="248"/>
              </w:num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เพิ่ม </w:t>
            </w:r>
            <w:r>
              <w:rPr>
                <w:rFonts w:cs="CordiaUPC"/>
              </w:rPr>
              <w:t xml:space="preserve">Logic Default </w:t>
            </w:r>
            <w:r>
              <w:rPr>
                <w:rFonts w:hint="cs" w:cs="Angsana New"/>
                <w:cs/>
              </w:rPr>
              <w:t xml:space="preserve">ค่า </w:t>
            </w:r>
            <w:r>
              <w:rPr>
                <w:rFonts w:cs="CordiaUPC"/>
              </w:rPr>
              <w:t xml:space="preserve">Incentive Start Date </w:t>
            </w:r>
            <w:r>
              <w:rPr>
                <w:rFonts w:cs="Angsana New"/>
                <w:cs/>
              </w:rPr>
              <w:t xml:space="preserve">/ </w:t>
            </w:r>
            <w:r>
              <w:rPr>
                <w:rFonts w:cs="CordiaUPC"/>
              </w:rPr>
              <w:t>Incentive End Date</w:t>
            </w:r>
            <w:r w:rsidR="00BC5176">
              <w:rPr>
                <w:rFonts w:cs="Angsana New"/>
                <w:cs/>
              </w:rPr>
              <w:t xml:space="preserve"> </w:t>
            </w:r>
            <w:r w:rsidR="00BC5176">
              <w:rPr>
                <w:rFonts w:hint="cs" w:cs="Angsana New"/>
                <w:cs/>
              </w:rPr>
              <w:t xml:space="preserve">ที่ </w:t>
            </w:r>
            <w:r w:rsidR="00BC5176">
              <w:rPr>
                <w:rFonts w:cs="CordiaUPC"/>
              </w:rPr>
              <w:t>MKT</w:t>
            </w:r>
          </w:p>
          <w:p w:rsidR="00611F05" w:rsidP="009A0402" w:rsidRDefault="00611F05" w14:paraId="6C53A80F" w14:textId="77777777">
            <w:pPr>
              <w:pStyle w:val="TableBody"/>
              <w:numPr>
                <w:ilvl w:val="0"/>
                <w:numId w:val="248"/>
              </w:num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เพิ่มหน่วยของ </w:t>
            </w:r>
            <w:r>
              <w:rPr>
                <w:rFonts w:cs="CordiaUPC"/>
              </w:rPr>
              <w:t xml:space="preserve">forecast </w:t>
            </w:r>
            <w:r>
              <w:rPr>
                <w:rFonts w:hint="cs" w:cs="Angsana New"/>
                <w:cs/>
              </w:rPr>
              <w:t xml:space="preserve">ที่ </w:t>
            </w:r>
            <w:r>
              <w:rPr>
                <w:rFonts w:cs="CordiaUPC"/>
              </w:rPr>
              <w:t>New SIM</w:t>
            </w:r>
            <w:r>
              <w:rPr>
                <w:rFonts w:hint="cs" w:cs="Angsana New"/>
                <w:cs/>
              </w:rPr>
              <w:t xml:space="preserve"> ที่ </w:t>
            </w:r>
            <w:r>
              <w:rPr>
                <w:rFonts w:cs="CordiaUPC"/>
              </w:rPr>
              <w:t xml:space="preserve">MKT </w:t>
            </w:r>
            <w:r>
              <w:rPr>
                <w:rFonts w:cs="Angsana New"/>
                <w:cs/>
              </w:rPr>
              <w:t xml:space="preserve">/ </w:t>
            </w:r>
            <w:r>
              <w:rPr>
                <w:rFonts w:cs="CordiaUPC"/>
              </w:rPr>
              <w:t>ENH</w:t>
            </w:r>
          </w:p>
          <w:p w:rsidR="008E3958" w:rsidP="008E3958" w:rsidRDefault="00BA474B" w14:paraId="76063760" w14:textId="77777777">
            <w:pPr>
              <w:pStyle w:val="TableBody"/>
              <w:numPr>
                <w:ilvl w:val="0"/>
                <w:numId w:val="248"/>
              </w:num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เพิ่มเงื่อนไข </w:t>
            </w:r>
            <w:r>
              <w:rPr>
                <w:rFonts w:cs="CordiaUPC"/>
              </w:rPr>
              <w:t xml:space="preserve">Filter Target Customer </w:t>
            </w:r>
            <w:r>
              <w:rPr>
                <w:rFonts w:hint="cs" w:cs="Angsana New"/>
                <w:cs/>
              </w:rPr>
              <w:t xml:space="preserve">และ </w:t>
            </w:r>
            <w:r>
              <w:rPr>
                <w:rFonts w:cs="CordiaUPC"/>
              </w:rPr>
              <w:t xml:space="preserve">Event </w:t>
            </w:r>
            <w:r>
              <w:rPr>
                <w:rFonts w:hint="cs" w:cs="Angsana New"/>
                <w:cs/>
              </w:rPr>
              <w:t xml:space="preserve">จาก </w:t>
            </w:r>
            <w:r>
              <w:rPr>
                <w:rFonts w:cs="CordiaUPC"/>
              </w:rPr>
              <w:t>Product Class</w:t>
            </w:r>
            <w:r>
              <w:rPr>
                <w:rFonts w:hint="cs" w:cs="Angsana New"/>
                <w:cs/>
              </w:rPr>
              <w:t xml:space="preserve"> ที่ </w:t>
            </w:r>
            <w:r>
              <w:rPr>
                <w:rFonts w:cs="CordiaUPC"/>
              </w:rPr>
              <w:t>MKT</w:t>
            </w:r>
          </w:p>
          <w:p w:rsidR="008E3958" w:rsidP="008E3958" w:rsidRDefault="008E3958" w14:paraId="11761A00" w14:textId="753AE208">
            <w:pPr>
              <w:pStyle w:val="TableBody"/>
              <w:numPr>
                <w:ilvl w:val="0"/>
                <w:numId w:val="248"/>
              </w:num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แก้ไขเงื่อนไขการแสดง </w:t>
            </w:r>
            <w:r>
              <w:rPr>
                <w:rFonts w:cs="CordiaUPC"/>
              </w:rPr>
              <w:t>Ontop Category</w:t>
            </w:r>
            <w:r w:rsidR="00496334">
              <w:rPr>
                <w:rFonts w:cs="Angsana New"/>
                <w:cs/>
              </w:rPr>
              <w:t xml:space="preserve"> </w:t>
            </w:r>
            <w:r w:rsidR="00496334">
              <w:rPr>
                <w:rFonts w:hint="cs" w:cs="Angsana New"/>
                <w:cs/>
              </w:rPr>
              <w:t xml:space="preserve">ที่ </w:t>
            </w:r>
            <w:r w:rsidR="00496334">
              <w:rPr>
                <w:rFonts w:cs="CordiaUPC"/>
              </w:rPr>
              <w:t xml:space="preserve">MKT </w:t>
            </w:r>
            <w:r w:rsidR="00496334">
              <w:rPr>
                <w:rFonts w:cs="Angsana New"/>
                <w:cs/>
              </w:rPr>
              <w:t xml:space="preserve">/ </w:t>
            </w:r>
            <w:r w:rsidR="00496334">
              <w:rPr>
                <w:rFonts w:cs="CordiaUPC"/>
              </w:rPr>
              <w:t>ENH</w:t>
            </w:r>
          </w:p>
          <w:p w:rsidR="00992939" w:rsidP="008E3958" w:rsidRDefault="00992939" w14:paraId="6EFE465D" w14:textId="28EECF14">
            <w:pPr>
              <w:pStyle w:val="TableBody"/>
              <w:numPr>
                <w:ilvl w:val="0"/>
                <w:numId w:val="248"/>
              </w:num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เพิ่ม </w:t>
            </w:r>
            <w:r>
              <w:rPr>
                <w:rFonts w:cs="CordiaUPC"/>
              </w:rPr>
              <w:t xml:space="preserve">Field onTopType </w:t>
            </w:r>
            <w:r>
              <w:rPr>
                <w:rFonts w:hint="cs" w:cs="Angsana New"/>
                <w:cs/>
              </w:rPr>
              <w:t xml:space="preserve">ที่ </w:t>
            </w:r>
            <w:r w:rsidR="00E61659">
              <w:rPr>
                <w:rFonts w:cs="CordiaUPC"/>
              </w:rPr>
              <w:t xml:space="preserve">PO </w:t>
            </w:r>
            <w:r>
              <w:rPr>
                <w:rFonts w:cs="CordiaUPC"/>
              </w:rPr>
              <w:t>ENH</w:t>
            </w:r>
          </w:p>
          <w:p w:rsidR="00496334" w:rsidP="00496334" w:rsidRDefault="00756EA8" w14:paraId="4C973943" w14:textId="77777777">
            <w:pPr>
              <w:pStyle w:val="TableBody"/>
              <w:numPr>
                <w:ilvl w:val="0"/>
                <w:numId w:val="248"/>
              </w:numPr>
              <w:rPr>
                <w:rFonts w:cs="CordiaUPC"/>
              </w:rPr>
            </w:pPr>
            <w:r>
              <w:rPr>
                <w:rFonts w:cs="Angsana New"/>
                <w:cs/>
              </w:rPr>
              <w:t>แ</w:t>
            </w:r>
            <w:r>
              <w:rPr>
                <w:rFonts w:hint="cs" w:cs="Angsana New"/>
                <w:cs/>
              </w:rPr>
              <w:t xml:space="preserve">ก้ไข </w:t>
            </w:r>
            <w:r>
              <w:rPr>
                <w:rFonts w:cs="CordiaUPC"/>
              </w:rPr>
              <w:t xml:space="preserve">Validation </w:t>
            </w:r>
            <w:r>
              <w:rPr>
                <w:rFonts w:hint="cs" w:cs="Angsana New"/>
                <w:cs/>
              </w:rPr>
              <w:t xml:space="preserve">ของ </w:t>
            </w:r>
            <w:r>
              <w:rPr>
                <w:rFonts w:cs="CordiaUPC"/>
              </w:rPr>
              <w:t>Product Specification</w:t>
            </w:r>
            <w:r w:rsidR="00496334">
              <w:rPr>
                <w:rFonts w:cs="Angsana New"/>
                <w:cs/>
              </w:rPr>
              <w:t xml:space="preserve"> </w:t>
            </w:r>
            <w:r w:rsidR="00496334">
              <w:rPr>
                <w:rFonts w:hint="cs" w:cs="Angsana New"/>
                <w:cs/>
              </w:rPr>
              <w:t xml:space="preserve">ที่ </w:t>
            </w:r>
            <w:r w:rsidR="00496334">
              <w:rPr>
                <w:rFonts w:cs="CordiaUPC"/>
              </w:rPr>
              <w:t xml:space="preserve">MKT </w:t>
            </w:r>
            <w:r w:rsidR="00496334">
              <w:rPr>
                <w:rFonts w:cs="Angsana New"/>
                <w:cs/>
              </w:rPr>
              <w:t xml:space="preserve">/ </w:t>
            </w:r>
            <w:r w:rsidR="00496334">
              <w:rPr>
                <w:rFonts w:cs="CordiaUPC"/>
              </w:rPr>
              <w:t>ENH</w:t>
            </w:r>
          </w:p>
          <w:p w:rsidRPr="008E3958" w:rsidR="00756EA8" w:rsidP="008E3958" w:rsidRDefault="00496334" w14:paraId="767C60C8" w14:textId="1F7B9536">
            <w:pPr>
              <w:pStyle w:val="TableBody"/>
              <w:numPr>
                <w:ilvl w:val="0"/>
                <w:numId w:val="248"/>
              </w:numPr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เพิ่มรูปแบบ </w:t>
            </w:r>
            <w:r>
              <w:rPr>
                <w:rFonts w:cs="CordiaUPC"/>
              </w:rPr>
              <w:t xml:space="preserve">Peak </w:t>
            </w:r>
            <w:r>
              <w:rPr>
                <w:rFonts w:cs="Angsana New"/>
                <w:cs/>
              </w:rPr>
              <w:t xml:space="preserve">/ </w:t>
            </w:r>
            <w:r>
              <w:rPr>
                <w:rFonts w:cs="CordiaUPC"/>
              </w:rPr>
              <w:t xml:space="preserve">Off Peak </w:t>
            </w:r>
            <w:r>
              <w:rPr>
                <w:rFonts w:hint="cs" w:cs="Angsana New"/>
                <w:cs/>
              </w:rPr>
              <w:t xml:space="preserve">ที่ </w:t>
            </w:r>
            <w:r>
              <w:rPr>
                <w:rFonts w:cs="CordiaUPC"/>
              </w:rPr>
              <w:t xml:space="preserve">FN </w:t>
            </w:r>
            <w:r>
              <w:rPr>
                <w:rFonts w:hint="cs" w:cs="Angsana New"/>
                <w:cs/>
              </w:rPr>
              <w:t xml:space="preserve">ที่ </w:t>
            </w:r>
            <w:r>
              <w:rPr>
                <w:rFonts w:cs="CordiaUPC"/>
              </w:rPr>
              <w:t xml:space="preserve">MKT </w:t>
            </w:r>
            <w:r>
              <w:rPr>
                <w:rFonts w:cs="Angsana New"/>
                <w:cs/>
              </w:rPr>
              <w:t xml:space="preserve">/ </w:t>
            </w:r>
            <w:r>
              <w:rPr>
                <w:rFonts w:cs="CordiaUPC"/>
              </w:rPr>
              <w:t>ENH</w:t>
            </w:r>
          </w:p>
        </w:tc>
        <w:tc>
          <w:tcPr>
            <w:tcW w:w="751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A06CCF" w:rsidP="002C2490" w:rsidRDefault="00A06CCF" w14:paraId="1C99D112" w14:textId="489E2E6B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0</w:t>
            </w:r>
            <w:r>
              <w:rPr>
                <w:rFonts w:cs="Angsana New"/>
                <w:cs/>
              </w:rPr>
              <w:t>.</w:t>
            </w:r>
            <w:r>
              <w:rPr>
                <w:rFonts w:cs="CordiaUPC"/>
              </w:rPr>
              <w:t>18</w:t>
            </w:r>
          </w:p>
        </w:tc>
      </w:tr>
      <w:tr w:rsidRPr="001624DE" w:rsidR="001870C5" w:rsidTr="00F95259" w14:paraId="19787BF5" w14:textId="77777777">
        <w:trPr>
          <w:tblHeader/>
        </w:trPr>
        <w:tc>
          <w:tcPr>
            <w:tcW w:w="620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1870C5" w:rsidP="002C2490" w:rsidRDefault="001870C5" w14:paraId="7C7215AA" w14:textId="28A91A69">
            <w:pPr>
              <w:pStyle w:val="TableBody"/>
              <w:rPr>
                <w:rFonts w:cs="CordiaUPC"/>
                <w:cs/>
              </w:rPr>
            </w:pPr>
            <w:r>
              <w:rPr>
                <w:rFonts w:cs="CordiaUPC"/>
              </w:rPr>
              <w:t>22</w:t>
            </w:r>
            <w:r>
              <w:rPr>
                <w:rFonts w:hint="cs" w:cs="Angsana New"/>
                <w:cs/>
              </w:rPr>
              <w:t>/</w:t>
            </w:r>
            <w:r>
              <w:rPr>
                <w:rFonts w:hint="cs" w:cs="CordiaUPC"/>
                <w:cs/>
              </w:rPr>
              <w:t>0</w:t>
            </w:r>
            <w:r>
              <w:rPr>
                <w:rFonts w:cs="CordiaUPC"/>
              </w:rPr>
              <w:t>5</w:t>
            </w:r>
            <w:r>
              <w:rPr>
                <w:rFonts w:hint="cs" w:cs="Angsana New"/>
                <w:cs/>
              </w:rPr>
              <w:t>/</w:t>
            </w:r>
            <w:r>
              <w:rPr>
                <w:rFonts w:hint="cs" w:cs="CordiaUPC"/>
                <w:cs/>
              </w:rPr>
              <w:t>2020</w:t>
            </w:r>
          </w:p>
        </w:tc>
        <w:tc>
          <w:tcPr>
            <w:tcW w:w="886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1870C5" w:rsidP="002C2490" w:rsidRDefault="005B4DE5" w14:paraId="3FB607EE" w14:textId="29F02F9F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Nattawat</w:t>
            </w:r>
          </w:p>
        </w:tc>
        <w:tc>
          <w:tcPr>
            <w:tcW w:w="2743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1870C5" w:rsidP="009A0402" w:rsidRDefault="001870C5" w14:paraId="70F23355" w14:textId="77777777">
            <w:pPr>
              <w:pStyle w:val="TableBody"/>
              <w:numPr>
                <w:ilvl w:val="0"/>
                <w:numId w:val="248"/>
              </w:num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แก้ไขชื่อ </w:t>
            </w:r>
            <w:r>
              <w:rPr>
                <w:rFonts w:cs="CordiaUPC"/>
              </w:rPr>
              <w:t xml:space="preserve">component </w:t>
            </w:r>
            <w:r>
              <w:rPr>
                <w:rFonts w:hint="cs" w:cs="Angsana New"/>
                <w:cs/>
              </w:rPr>
              <w:t>และ</w:t>
            </w:r>
            <w:r>
              <w:rPr>
                <w:rFonts w:cs="CordiaUPC"/>
              </w:rPr>
              <w:t xml:space="preserve"> query </w:t>
            </w:r>
            <w:r>
              <w:rPr>
                <w:rFonts w:hint="cs" w:cs="Angsana New"/>
                <w:cs/>
              </w:rPr>
              <w:t xml:space="preserve">ของ </w:t>
            </w:r>
            <w:r w:rsidRPr="001870C5">
              <w:rPr>
                <w:rFonts w:cs="CordiaUPC"/>
              </w:rPr>
              <w:t>Mass Matching Cash Back</w:t>
            </w:r>
          </w:p>
          <w:p w:rsidR="00570573" w:rsidP="009A0402" w:rsidRDefault="00570573" w14:paraId="36F040AB" w14:textId="77777777">
            <w:pPr>
              <w:pStyle w:val="TableBody"/>
              <w:numPr>
                <w:ilvl w:val="0"/>
                <w:numId w:val="248"/>
              </w:num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เพิ่ม </w:t>
            </w:r>
            <w:r w:rsidR="00412624">
              <w:rPr>
                <w:rFonts w:cs="CordiaUPC"/>
              </w:rPr>
              <w:t xml:space="preserve">Section Condition </w:t>
            </w:r>
            <w:r w:rsidR="00412624">
              <w:rPr>
                <w:rFonts w:hint="cs" w:cs="Angsana New"/>
                <w:cs/>
              </w:rPr>
              <w:t xml:space="preserve">สำหรับ </w:t>
            </w:r>
            <w:r w:rsidR="00412624">
              <w:rPr>
                <w:rFonts w:cs="CordiaUPC"/>
              </w:rPr>
              <w:t xml:space="preserve">Internet </w:t>
            </w:r>
            <w:r w:rsidR="00412624">
              <w:rPr>
                <w:rFonts w:hint="cs" w:cs="Angsana New"/>
                <w:cs/>
              </w:rPr>
              <w:t>รองรับ</w:t>
            </w:r>
            <w:r>
              <w:rPr>
                <w:rFonts w:cs="CordiaUPC"/>
              </w:rPr>
              <w:t xml:space="preserve"> Require IMEI</w:t>
            </w:r>
          </w:p>
          <w:p w:rsidR="00791E91" w:rsidP="009A0402" w:rsidRDefault="00791E91" w14:paraId="3D56C12E" w14:textId="77777777">
            <w:pPr>
              <w:pStyle w:val="TableBody"/>
              <w:numPr>
                <w:ilvl w:val="0"/>
                <w:numId w:val="248"/>
              </w:num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เพิ่ม </w:t>
            </w:r>
            <w:r>
              <w:rPr>
                <w:rFonts w:cs="CordiaUPC"/>
              </w:rPr>
              <w:t xml:space="preserve">Field Channel </w:t>
            </w:r>
            <w:r>
              <w:rPr>
                <w:rFonts w:hint="cs" w:cs="Angsana New"/>
                <w:cs/>
              </w:rPr>
              <w:t xml:space="preserve">ที่ </w:t>
            </w:r>
            <w:r>
              <w:rPr>
                <w:rFonts w:cs="CordiaUPC"/>
              </w:rPr>
              <w:t xml:space="preserve">PO Fee </w:t>
            </w:r>
            <w:r>
              <w:rPr>
                <w:rFonts w:hint="cs" w:cs="Angsana New"/>
                <w:cs/>
              </w:rPr>
              <w:t xml:space="preserve">และ </w:t>
            </w:r>
            <w:r>
              <w:rPr>
                <w:rFonts w:cs="CordiaUPC"/>
              </w:rPr>
              <w:t>Group of PO Fee</w:t>
            </w:r>
          </w:p>
          <w:p w:rsidR="00791E91" w:rsidP="004E5E62" w:rsidRDefault="00791E91" w14:paraId="15ECE13A" w14:textId="77777777">
            <w:pPr>
              <w:pStyle w:val="TableBody"/>
              <w:numPr>
                <w:ilvl w:val="0"/>
                <w:numId w:val="248"/>
              </w:num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เพิ่ม </w:t>
            </w:r>
            <w:r>
              <w:rPr>
                <w:rFonts w:cs="CordiaUPC"/>
              </w:rPr>
              <w:t>Logic Default Revenue Code</w:t>
            </w:r>
            <w:r>
              <w:rPr>
                <w:rFonts w:hint="cs" w:cs="Angsana New"/>
                <w:cs/>
              </w:rPr>
              <w:t xml:space="preserve"> ที่ </w:t>
            </w:r>
            <w:r w:rsidR="001D3C5A">
              <w:rPr>
                <w:rFonts w:cs="CordiaUPC"/>
              </w:rPr>
              <w:t xml:space="preserve">PO Fee </w:t>
            </w:r>
            <w:r w:rsidR="001D3C5A">
              <w:rPr>
                <w:rFonts w:hint="cs" w:cs="Angsana New"/>
                <w:cs/>
              </w:rPr>
              <w:t xml:space="preserve">และ </w:t>
            </w:r>
            <w:r w:rsidR="001D3C5A">
              <w:rPr>
                <w:rFonts w:cs="CordiaUPC"/>
              </w:rPr>
              <w:t>Group of PO Fee</w:t>
            </w:r>
          </w:p>
          <w:p w:rsidR="00C3079E" w:rsidP="004E5E62" w:rsidRDefault="00C3079E" w14:paraId="4C9E2B08" w14:textId="77777777">
            <w:pPr>
              <w:pStyle w:val="TableBody"/>
              <w:numPr>
                <w:ilvl w:val="0"/>
                <w:numId w:val="248"/>
              </w:num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เพิ่ม </w:t>
            </w:r>
            <w:r>
              <w:rPr>
                <w:rFonts w:cs="CordiaUPC"/>
              </w:rPr>
              <w:t xml:space="preserve">Mapping Field Generate PO </w:t>
            </w:r>
            <w:r>
              <w:rPr>
                <w:rFonts w:hint="cs" w:cs="Angsana New"/>
                <w:cs/>
              </w:rPr>
              <w:t xml:space="preserve">จาก </w:t>
            </w:r>
            <w:r>
              <w:rPr>
                <w:rFonts w:cs="CordiaUPC"/>
              </w:rPr>
              <w:t>Group PO Fee</w:t>
            </w:r>
          </w:p>
          <w:p w:rsidRPr="004E5E62" w:rsidR="00C3079E" w:rsidP="004E5E62" w:rsidRDefault="00C3079E" w14:paraId="455B0D80" w14:textId="0FCFCFC6">
            <w:pPr>
              <w:pStyle w:val="TableBody"/>
              <w:numPr>
                <w:ilvl w:val="0"/>
                <w:numId w:val="248"/>
              </w:numPr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เพิ่ม </w:t>
            </w:r>
            <w:r>
              <w:rPr>
                <w:rFonts w:cs="CordiaUPC"/>
              </w:rPr>
              <w:t xml:space="preserve">Logic Generate Master PO Fee </w:t>
            </w:r>
            <w:r>
              <w:rPr>
                <w:rFonts w:hint="cs" w:cs="Angsana New"/>
                <w:cs/>
              </w:rPr>
              <w:t xml:space="preserve">จาก </w:t>
            </w:r>
            <w:r>
              <w:rPr>
                <w:rFonts w:cs="CordiaUPC"/>
              </w:rPr>
              <w:t xml:space="preserve">Group PO Fee </w:t>
            </w:r>
            <w:r>
              <w:rPr>
                <w:rFonts w:hint="cs" w:cs="Angsana New"/>
                <w:cs/>
              </w:rPr>
              <w:t>หลังจาก</w:t>
            </w:r>
            <w:r>
              <w:rPr>
                <w:rFonts w:cs="CordiaUPC"/>
              </w:rPr>
              <w:t xml:space="preserve"> submit </w:t>
            </w:r>
            <w:r>
              <w:rPr>
                <w:rFonts w:hint="cs" w:cs="Angsana New"/>
                <w:cs/>
              </w:rPr>
              <w:t xml:space="preserve">จาก </w:t>
            </w:r>
            <w:r>
              <w:rPr>
                <w:rFonts w:cs="CordiaUPC"/>
              </w:rPr>
              <w:t>MKT</w:t>
            </w:r>
          </w:p>
        </w:tc>
        <w:tc>
          <w:tcPr>
            <w:tcW w:w="751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1870C5" w:rsidP="002C2490" w:rsidRDefault="001870C5" w14:paraId="5121D1BF" w14:textId="1F6DF075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0</w:t>
            </w:r>
            <w:r>
              <w:rPr>
                <w:rFonts w:cs="Angsana New"/>
                <w:cs/>
              </w:rPr>
              <w:t>.</w:t>
            </w:r>
            <w:r>
              <w:rPr>
                <w:rFonts w:cs="CordiaUPC"/>
              </w:rPr>
              <w:t>19</w:t>
            </w:r>
          </w:p>
        </w:tc>
      </w:tr>
      <w:tr w:rsidRPr="001624DE" w:rsidR="005B4DE5" w:rsidTr="00F95259" w14:paraId="41942AF0" w14:textId="77777777">
        <w:trPr>
          <w:tblHeader/>
        </w:trPr>
        <w:tc>
          <w:tcPr>
            <w:tcW w:w="620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5B4DE5" w:rsidP="002C2490" w:rsidRDefault="002E56D6" w14:paraId="4865A23E" w14:textId="65D901E1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28</w:t>
            </w:r>
            <w:r w:rsidR="005B4DE5">
              <w:rPr>
                <w:rFonts w:hint="cs" w:cs="Angsana New"/>
                <w:cs/>
              </w:rPr>
              <w:t>/</w:t>
            </w:r>
            <w:r w:rsidR="005B4DE5">
              <w:rPr>
                <w:rFonts w:hint="cs" w:cs="CordiaUPC"/>
                <w:cs/>
              </w:rPr>
              <w:t>0</w:t>
            </w:r>
            <w:r>
              <w:rPr>
                <w:rFonts w:cs="CordiaUPC"/>
              </w:rPr>
              <w:t>5</w:t>
            </w:r>
            <w:r w:rsidR="005B4DE5">
              <w:rPr>
                <w:rFonts w:hint="cs" w:cs="Angsana New"/>
                <w:cs/>
              </w:rPr>
              <w:t>/</w:t>
            </w:r>
            <w:r w:rsidR="005B4DE5">
              <w:rPr>
                <w:rFonts w:hint="cs" w:cs="CordiaUPC"/>
                <w:cs/>
              </w:rPr>
              <w:t>2020</w:t>
            </w:r>
          </w:p>
        </w:tc>
        <w:tc>
          <w:tcPr>
            <w:tcW w:w="886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5B4DE5" w:rsidP="002C2490" w:rsidRDefault="005B4DE5" w14:paraId="7E0E0FE4" w14:textId="623AF23A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Nattawat</w:t>
            </w:r>
          </w:p>
        </w:tc>
        <w:tc>
          <w:tcPr>
            <w:tcW w:w="2743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5B4DE5" w:rsidP="005B4DE5" w:rsidRDefault="005B4DE5" w14:paraId="2CD86355" w14:textId="69E55249">
            <w:pPr>
              <w:pStyle w:val="TableBody"/>
              <w:numPr>
                <w:ilvl w:val="0"/>
                <w:numId w:val="248"/>
              </w:num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ลบ </w:t>
            </w:r>
            <w:r>
              <w:rPr>
                <w:rFonts w:cs="CordiaUPC"/>
              </w:rPr>
              <w:t xml:space="preserve">Field </w:t>
            </w:r>
            <w:r>
              <w:rPr>
                <w:rFonts w:hint="cs" w:cs="Angsana New"/>
                <w:cs/>
              </w:rPr>
              <w:t xml:space="preserve">ออกจาก </w:t>
            </w:r>
            <w:r>
              <w:rPr>
                <w:rFonts w:cs="CordiaUPC"/>
              </w:rPr>
              <w:t xml:space="preserve">Mass Internet </w:t>
            </w:r>
            <w:r>
              <w:rPr>
                <w:rFonts w:cs="Angsana New"/>
                <w:cs/>
              </w:rPr>
              <w:t xml:space="preserve">/ </w:t>
            </w:r>
            <w:r>
              <w:rPr>
                <w:rFonts w:cs="CordiaUPC"/>
              </w:rPr>
              <w:t>Mass ENH Internet</w:t>
            </w:r>
          </w:p>
          <w:p w:rsidRPr="005B4DE5" w:rsidR="005B4DE5" w:rsidP="009C5FCE" w:rsidRDefault="005B4DE5" w14:paraId="393B0B4B" w14:textId="40C3A687">
            <w:pPr>
              <w:pStyle w:val="TableBody"/>
              <w:numPr>
                <w:ilvl w:val="1"/>
                <w:numId w:val="248"/>
              </w:numPr>
              <w:ind w:left="1051"/>
              <w:rPr>
                <w:rFonts w:cs="CordiaUPC"/>
              </w:rPr>
            </w:pPr>
            <w:r w:rsidRPr="005B4DE5">
              <w:rPr>
                <w:rFonts w:cs="CordiaUPC"/>
              </w:rPr>
              <w:t>internetFlexi</w:t>
            </w:r>
          </w:p>
          <w:p w:rsidR="00727161" w:rsidP="00727161" w:rsidRDefault="005B4DE5" w14:paraId="70B8D437" w14:textId="77777777">
            <w:pPr>
              <w:pStyle w:val="TableBody"/>
              <w:numPr>
                <w:ilvl w:val="1"/>
                <w:numId w:val="248"/>
              </w:numPr>
              <w:ind w:left="1051"/>
              <w:rPr>
                <w:rFonts w:cs="CordiaUPC"/>
              </w:rPr>
            </w:pPr>
            <w:r w:rsidRPr="005B4DE5">
              <w:rPr>
                <w:rFonts w:cs="CordiaUPC"/>
              </w:rPr>
              <w:t>fixedSpeed</w:t>
            </w:r>
          </w:p>
          <w:p w:rsidR="00727161" w:rsidP="00727161" w:rsidRDefault="00727161" w14:paraId="495A407D" w14:textId="77777777">
            <w:pPr>
              <w:pStyle w:val="TableBody"/>
              <w:numPr>
                <w:ilvl w:val="0"/>
                <w:numId w:val="248"/>
              </w:num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เพิ่ม </w:t>
            </w:r>
            <w:r>
              <w:rPr>
                <w:rFonts w:cs="CordiaUPC"/>
              </w:rPr>
              <w:t xml:space="preserve">Field Priority Mass ENH Internet </w:t>
            </w:r>
            <w:r>
              <w:rPr>
                <w:rFonts w:hint="cs" w:cs="Angsana New"/>
                <w:cs/>
              </w:rPr>
              <w:t xml:space="preserve">แก้ไข </w:t>
            </w:r>
            <w:r>
              <w:rPr>
                <w:rFonts w:cs="CordiaUPC"/>
              </w:rPr>
              <w:t>Logic</w:t>
            </w:r>
            <w:r>
              <w:rPr>
                <w:rFonts w:cs="Angsana New"/>
                <w:cs/>
              </w:rPr>
              <w:t>/</w:t>
            </w:r>
            <w:r>
              <w:rPr>
                <w:rFonts w:cs="CordiaUPC"/>
              </w:rPr>
              <w:t xml:space="preserve">Validate </w:t>
            </w:r>
            <w:r>
              <w:rPr>
                <w:rFonts w:hint="cs" w:cs="Angsana New"/>
                <w:cs/>
              </w:rPr>
              <w:t>ต่างๆ</w:t>
            </w:r>
          </w:p>
          <w:p w:rsidR="00EF4354" w:rsidP="00727161" w:rsidRDefault="00EF4354" w14:paraId="526AAC63" w14:textId="77777777">
            <w:pPr>
              <w:pStyle w:val="TableBody"/>
              <w:numPr>
                <w:ilvl w:val="0"/>
                <w:numId w:val="248"/>
              </w:num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เพิ่ม </w:t>
            </w:r>
            <w:r>
              <w:rPr>
                <w:rFonts w:cs="CordiaUPC"/>
              </w:rPr>
              <w:t xml:space="preserve">Logic Default Discount Revenue Code </w:t>
            </w:r>
            <w:r>
              <w:rPr>
                <w:rFonts w:hint="cs" w:cs="Angsana New"/>
                <w:cs/>
              </w:rPr>
              <w:t xml:space="preserve">และซ่อน </w:t>
            </w:r>
            <w:r>
              <w:rPr>
                <w:rFonts w:cs="CordiaUPC"/>
              </w:rPr>
              <w:t xml:space="preserve">Field Revenue Code </w:t>
            </w:r>
            <w:r>
              <w:rPr>
                <w:rFonts w:hint="cs" w:cs="Angsana New"/>
                <w:cs/>
              </w:rPr>
              <w:t xml:space="preserve">ของ </w:t>
            </w:r>
            <w:r>
              <w:rPr>
                <w:rFonts w:cs="CordiaUPC"/>
              </w:rPr>
              <w:t xml:space="preserve">Cash Back </w:t>
            </w:r>
          </w:p>
          <w:p w:rsidRPr="00727161" w:rsidR="0014741C" w:rsidRDefault="0014741C" w14:paraId="7C84A931" w14:textId="30CD4005">
            <w:pPr>
              <w:pStyle w:val="TableBody"/>
              <w:numPr>
                <w:ilvl w:val="0"/>
                <w:numId w:val="248"/>
              </w:numPr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เพิ่ม </w:t>
            </w:r>
            <w:r>
              <w:rPr>
                <w:rFonts w:cs="CordiaUPC"/>
              </w:rPr>
              <w:t>Tab &amp; Screen VR</w:t>
            </w:r>
          </w:p>
        </w:tc>
        <w:tc>
          <w:tcPr>
            <w:tcW w:w="751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5B4DE5" w:rsidP="002C2490" w:rsidRDefault="006D4147" w14:paraId="085BB750" w14:textId="0E9C5DE2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0</w:t>
            </w:r>
            <w:r>
              <w:rPr>
                <w:rFonts w:cs="Angsana New"/>
                <w:cs/>
              </w:rPr>
              <w:t>.</w:t>
            </w:r>
            <w:r>
              <w:rPr>
                <w:rFonts w:cs="CordiaUPC"/>
              </w:rPr>
              <w:t>20</w:t>
            </w:r>
          </w:p>
        </w:tc>
      </w:tr>
      <w:tr w:rsidRPr="001624DE" w:rsidR="002E56D6" w:rsidTr="00F95259" w14:paraId="610AB784" w14:textId="77777777">
        <w:trPr>
          <w:tblHeader/>
        </w:trPr>
        <w:tc>
          <w:tcPr>
            <w:tcW w:w="620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2E56D6" w:rsidP="002C2490" w:rsidRDefault="00E06936" w14:paraId="61700854" w14:textId="37F94BC3">
            <w:pPr>
              <w:pStyle w:val="TableBody"/>
              <w:rPr>
                <w:rFonts w:cs="CordiaUPC"/>
                <w:cs/>
              </w:rPr>
            </w:pPr>
            <w:r>
              <w:rPr>
                <w:rFonts w:cs="CordiaUPC"/>
              </w:rPr>
              <w:t>08</w:t>
            </w:r>
            <w:r>
              <w:rPr>
                <w:rFonts w:cs="Angsana New"/>
                <w:cs/>
              </w:rPr>
              <w:t>/</w:t>
            </w:r>
            <w:r>
              <w:rPr>
                <w:rFonts w:cs="CordiaUPC"/>
              </w:rPr>
              <w:t>06</w:t>
            </w:r>
            <w:r>
              <w:rPr>
                <w:rFonts w:cs="Angsana New"/>
                <w:cs/>
              </w:rPr>
              <w:t>/</w:t>
            </w:r>
            <w:r>
              <w:rPr>
                <w:rFonts w:cs="CordiaUPC"/>
              </w:rPr>
              <w:t>2020</w:t>
            </w:r>
          </w:p>
        </w:tc>
        <w:tc>
          <w:tcPr>
            <w:tcW w:w="886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2E56D6" w:rsidP="002C2490" w:rsidRDefault="002E56D6" w14:paraId="21FC5C1A" w14:textId="44A382BA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Nattawat</w:t>
            </w:r>
          </w:p>
        </w:tc>
        <w:tc>
          <w:tcPr>
            <w:tcW w:w="2743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2E56D6" w:rsidP="002E56D6" w:rsidRDefault="002E56D6" w14:paraId="618F7517" w14:textId="77777777">
            <w:pPr>
              <w:pStyle w:val="TableBody"/>
              <w:numPr>
                <w:ilvl w:val="0"/>
                <w:numId w:val="248"/>
              </w:num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แก้ไข </w:t>
            </w:r>
            <w:r>
              <w:rPr>
                <w:rFonts w:cs="CordiaUPC"/>
              </w:rPr>
              <w:t xml:space="preserve">Logic Condition </w:t>
            </w:r>
            <w:r>
              <w:rPr>
                <w:rFonts w:hint="cs" w:cs="Angsana New"/>
                <w:cs/>
              </w:rPr>
              <w:t xml:space="preserve">ที่ </w:t>
            </w:r>
            <w:r>
              <w:rPr>
                <w:rFonts w:cs="CordiaUPC"/>
              </w:rPr>
              <w:t xml:space="preserve">Mass Internet </w:t>
            </w:r>
            <w:r>
              <w:rPr>
                <w:rFonts w:cs="Angsana New"/>
                <w:cs/>
              </w:rPr>
              <w:t xml:space="preserve">/ </w:t>
            </w:r>
            <w:r>
              <w:rPr>
                <w:rFonts w:cs="CordiaUPC"/>
              </w:rPr>
              <w:t>Mass ENH Internet</w:t>
            </w:r>
          </w:p>
          <w:p w:rsidR="002E56D6" w:rsidP="005B4DE5" w:rsidRDefault="005A56D7" w14:paraId="42FC405D" w14:textId="77777777">
            <w:pPr>
              <w:pStyle w:val="TableBody"/>
              <w:numPr>
                <w:ilvl w:val="0"/>
                <w:numId w:val="248"/>
              </w:num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เพิ่ม </w:t>
            </w:r>
            <w:r>
              <w:rPr>
                <w:rFonts w:cs="CordiaUPC"/>
              </w:rPr>
              <w:t>Logic Default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CordiaUPC"/>
              </w:rPr>
              <w:t>Human Touch Point</w:t>
            </w:r>
          </w:p>
          <w:p w:rsidR="003C7F49" w:rsidP="005B4DE5" w:rsidRDefault="003C7F49" w14:paraId="3F6DF3F0" w14:textId="77777777">
            <w:pPr>
              <w:pStyle w:val="TableBody"/>
              <w:numPr>
                <w:ilvl w:val="0"/>
                <w:numId w:val="248"/>
              </w:num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เพิ่ม </w:t>
            </w:r>
            <w:r>
              <w:rPr>
                <w:rFonts w:cs="CordiaUPC"/>
              </w:rPr>
              <w:t xml:space="preserve">counterPOName </w:t>
            </w:r>
            <w:r>
              <w:rPr>
                <w:rFonts w:hint="cs" w:cs="Angsana New"/>
                <w:cs/>
              </w:rPr>
              <w:t xml:space="preserve">ที่ </w:t>
            </w:r>
            <w:r>
              <w:rPr>
                <w:rFonts w:cs="CordiaUPC"/>
              </w:rPr>
              <w:t>Mass Enh Product Offering Definition</w:t>
            </w:r>
          </w:p>
          <w:p w:rsidR="005C1FB3" w:rsidP="005B4DE5" w:rsidRDefault="005C1FB3" w14:paraId="22810582" w14:textId="715EF2D8">
            <w:pPr>
              <w:pStyle w:val="TableBody"/>
              <w:numPr>
                <w:ilvl w:val="0"/>
                <w:numId w:val="248"/>
              </w:num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แก้ไขให้ </w:t>
            </w:r>
            <w:r>
              <w:rPr>
                <w:rFonts w:cs="CordiaUPC"/>
              </w:rPr>
              <w:t>Valdiate field Priority</w:t>
            </w:r>
            <w:r>
              <w:rPr>
                <w:rFonts w:hint="cs" w:cs="Angsana New"/>
                <w:cs/>
              </w:rPr>
              <w:t xml:space="preserve"> จะต้องเพิ่มที่ </w:t>
            </w:r>
            <w:r>
              <w:rPr>
                <w:rFonts w:cs="CordiaUPC"/>
              </w:rPr>
              <w:t xml:space="preserve">Validate All </w:t>
            </w:r>
            <w:r>
              <w:rPr>
                <w:rFonts w:hint="cs" w:cs="Angsana New"/>
                <w:cs/>
              </w:rPr>
              <w:t>ด้วย</w:t>
            </w:r>
          </w:p>
          <w:p w:rsidR="00D00E7C" w:rsidP="005B4DE5" w:rsidRDefault="00D00E7C" w14:paraId="62974526" w14:textId="43EAB73B">
            <w:pPr>
              <w:pStyle w:val="TableBody"/>
              <w:numPr>
                <w:ilvl w:val="0"/>
                <w:numId w:val="248"/>
              </w:num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เพิ่ม </w:t>
            </w:r>
            <w:r>
              <w:rPr>
                <w:rFonts w:cs="CordiaUPC"/>
              </w:rPr>
              <w:t xml:space="preserve">Mapping to DB </w:t>
            </w:r>
            <w:r>
              <w:rPr>
                <w:rFonts w:hint="cs" w:cs="Angsana New"/>
                <w:cs/>
              </w:rPr>
              <w:t xml:space="preserve">ของ </w:t>
            </w:r>
            <w:r>
              <w:rPr>
                <w:rFonts w:cs="CordiaUPC"/>
              </w:rPr>
              <w:t xml:space="preserve">Field </w:t>
            </w:r>
            <w:r w:rsidRPr="007B4956">
              <w:t>INTERNET</w:t>
            </w:r>
            <w:r>
              <w:t>_</w:t>
            </w:r>
            <w:r w:rsidRPr="007B4956">
              <w:t>THROTTLING</w:t>
            </w:r>
            <w:r>
              <w:t>_</w:t>
            </w:r>
            <w:r w:rsidRPr="007B4956">
              <w:t>SPEED</w:t>
            </w:r>
            <w:r>
              <w:t>_PRIORITY</w:t>
            </w:r>
          </w:p>
          <w:p w:rsidR="005C1FB3" w:rsidP="005B4DE5" w:rsidRDefault="005C1FB3" w14:paraId="55485B84" w14:textId="77777777">
            <w:pPr>
              <w:pStyle w:val="TableBody"/>
              <w:numPr>
                <w:ilvl w:val="0"/>
                <w:numId w:val="248"/>
              </w:num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เพิ่ม </w:t>
            </w:r>
            <w:r>
              <w:rPr>
                <w:rFonts w:cs="CordiaUPC"/>
              </w:rPr>
              <w:t xml:space="preserve">Field Priority </w:t>
            </w:r>
            <w:r>
              <w:rPr>
                <w:rFonts w:hint="cs" w:cs="Angsana New"/>
                <w:cs/>
              </w:rPr>
              <w:t xml:space="preserve">ของ </w:t>
            </w:r>
            <w:r>
              <w:rPr>
                <w:rFonts w:cs="CordiaUPC"/>
              </w:rPr>
              <w:t>Mass Enh  VA</w:t>
            </w:r>
          </w:p>
          <w:p w:rsidR="008E5559" w:rsidP="005B4DE5" w:rsidRDefault="008E5559" w14:paraId="737B5EB1" w14:textId="77777777">
            <w:pPr>
              <w:pStyle w:val="TableBody"/>
              <w:numPr>
                <w:ilvl w:val="0"/>
                <w:numId w:val="248"/>
              </w:numPr>
              <w:rPr>
                <w:rFonts w:cs="CordiaUPC"/>
              </w:rPr>
            </w:pPr>
            <w:r>
              <w:rPr>
                <w:rFonts w:hint="cs" w:cs="Angsana New"/>
                <w:cs/>
              </w:rPr>
              <w:t>แก้ไข</w:t>
            </w:r>
            <w:r>
              <w:rPr>
                <w:rFonts w:cs="CordiaUPC"/>
              </w:rPr>
              <w:t xml:space="preserve"> Filter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CordiaUPC"/>
              </w:rPr>
              <w:t xml:space="preserve">Content Type </w:t>
            </w:r>
            <w:r>
              <w:rPr>
                <w:rFonts w:hint="cs" w:cs="Angsana New"/>
                <w:cs/>
              </w:rPr>
              <w:t xml:space="preserve">ของ </w:t>
            </w:r>
            <w:r>
              <w:rPr>
                <w:rFonts w:cs="CordiaUPC"/>
              </w:rPr>
              <w:t xml:space="preserve">Mass VR </w:t>
            </w:r>
            <w:r>
              <w:rPr>
                <w:rFonts w:hint="cs" w:cs="Angsana New"/>
                <w:cs/>
              </w:rPr>
              <w:t xml:space="preserve">และ </w:t>
            </w:r>
            <w:r>
              <w:rPr>
                <w:rFonts w:cs="CordiaUPC"/>
              </w:rPr>
              <w:t>Mass Enh VR</w:t>
            </w:r>
          </w:p>
          <w:p w:rsidR="00233CD3" w:rsidP="005B4DE5" w:rsidRDefault="00233CD3" w14:paraId="69662643" w14:textId="108DDC9C">
            <w:pPr>
              <w:pStyle w:val="TableBody"/>
              <w:numPr>
                <w:ilvl w:val="0"/>
                <w:numId w:val="248"/>
              </w:numPr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แก้ไขให้ซ่อน </w:t>
            </w:r>
            <w:r>
              <w:t>SMS Before Expire</w:t>
            </w:r>
            <w:r>
              <w:rPr>
                <w:bCs/>
                <w:cs/>
              </w:rPr>
              <w:t xml:space="preserve"> (</w:t>
            </w:r>
            <w:r>
              <w:t>For Post</w:t>
            </w:r>
            <w:r>
              <w:rPr>
                <w:bCs/>
                <w:cs/>
              </w:rPr>
              <w:t>-</w:t>
            </w:r>
            <w:r>
              <w:t>paid</w:t>
            </w:r>
            <w:r>
              <w:rPr>
                <w:bCs/>
                <w:cs/>
              </w:rPr>
              <w:t>)</w:t>
            </w:r>
            <w:r>
              <w:rPr>
                <w:rFonts w:cs="Angsana New"/>
                <w:bCs/>
                <w:cs/>
              </w:rPr>
              <w:t xml:space="preserve"> </w:t>
            </w:r>
            <w:r w:rsidRPr="00233CD3">
              <w:rPr>
                <w:rFonts w:hint="cs" w:cs="Angsana New"/>
                <w:cs/>
              </w:rPr>
              <w:t xml:space="preserve">และแก้ไข </w:t>
            </w:r>
            <w:r w:rsidRPr="00233CD3">
              <w:rPr>
                <w:rFonts w:cs="CordiaUPC"/>
              </w:rPr>
              <w:t xml:space="preserve">Validation </w:t>
            </w:r>
            <w:r w:rsidRPr="00233CD3">
              <w:rPr>
                <w:rFonts w:hint="cs" w:cs="Angsana New"/>
                <w:cs/>
              </w:rPr>
              <w:t xml:space="preserve">ไม่ต้องเช็ค </w:t>
            </w:r>
            <w:r w:rsidRPr="00233CD3">
              <w:rPr>
                <w:rFonts w:cs="CordiaUPC"/>
              </w:rPr>
              <w:t>Mandatory</w:t>
            </w:r>
            <w:r>
              <w:rPr>
                <w:bCs/>
              </w:rPr>
              <w:t xml:space="preserve"> Field</w:t>
            </w:r>
          </w:p>
        </w:tc>
        <w:tc>
          <w:tcPr>
            <w:tcW w:w="751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2E56D6" w:rsidP="002C2490" w:rsidRDefault="002E56D6" w14:paraId="0ED6C9DC" w14:textId="292B2149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0</w:t>
            </w:r>
            <w:r>
              <w:rPr>
                <w:rFonts w:cs="Angsana New"/>
                <w:cs/>
              </w:rPr>
              <w:t>.</w:t>
            </w:r>
            <w:r>
              <w:rPr>
                <w:rFonts w:cs="CordiaUPC"/>
              </w:rPr>
              <w:t>21</w:t>
            </w:r>
          </w:p>
        </w:tc>
      </w:tr>
      <w:tr w:rsidRPr="001624DE" w:rsidR="00FF6536" w:rsidTr="00F95259" w14:paraId="42AE165D" w14:textId="77777777">
        <w:trPr>
          <w:tblHeader/>
        </w:trPr>
        <w:tc>
          <w:tcPr>
            <w:tcW w:w="620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F6536" w:rsidP="002C2490" w:rsidRDefault="00FF6536" w14:paraId="594BF6B8" w14:textId="04B12AB6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08</w:t>
            </w:r>
            <w:r>
              <w:rPr>
                <w:rFonts w:cs="Angsana New"/>
                <w:cs/>
              </w:rPr>
              <w:t>/</w:t>
            </w:r>
            <w:r>
              <w:rPr>
                <w:rFonts w:cs="CordiaUPC"/>
              </w:rPr>
              <w:t>06</w:t>
            </w:r>
            <w:r>
              <w:rPr>
                <w:rFonts w:cs="Angsana New"/>
                <w:cs/>
              </w:rPr>
              <w:t>/</w:t>
            </w:r>
            <w:r>
              <w:rPr>
                <w:rFonts w:cs="CordiaUPC"/>
              </w:rPr>
              <w:t>2020</w:t>
            </w:r>
          </w:p>
        </w:tc>
        <w:tc>
          <w:tcPr>
            <w:tcW w:w="886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F6536" w:rsidP="002C2490" w:rsidRDefault="00FF6536" w14:paraId="5244C3CA" w14:textId="7EFC7FBF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wiwat</w:t>
            </w:r>
          </w:p>
        </w:tc>
        <w:tc>
          <w:tcPr>
            <w:tcW w:w="2743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F6536" w:rsidP="00FF6536" w:rsidRDefault="00FF6536" w14:paraId="248EED69" w14:textId="2E09CD86">
            <w:pPr>
              <w:pStyle w:val="ListParagraph"/>
              <w:numPr>
                <w:ilvl w:val="0"/>
                <w:numId w:val="248"/>
              </w:numPr>
              <w:rPr>
                <w:rFonts w:cs="CordiaUPC"/>
              </w:rPr>
            </w:pPr>
            <w:r w:rsidRPr="00FF6536">
              <w:rPr>
                <w:rFonts w:cs="CordiaUPC"/>
              </w:rPr>
              <w:t>Mass Enh Product Offering Definition</w:t>
            </w:r>
          </w:p>
          <w:p w:rsidR="00FF6536" w:rsidP="00FF6536" w:rsidRDefault="00FF6536" w14:paraId="72E2DD3B" w14:textId="77777777">
            <w:pPr>
              <w:pStyle w:val="ListParagraph"/>
              <w:numPr>
                <w:ilvl w:val="1"/>
                <w:numId w:val="248"/>
              </w:num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เพิ่ม </w:t>
            </w:r>
            <w:r>
              <w:rPr>
                <w:rFonts w:cs="CordiaUPC"/>
              </w:rPr>
              <w:t>field productOfferingId</w:t>
            </w:r>
          </w:p>
          <w:p w:rsidR="00FF6536" w:rsidP="00FF6536" w:rsidRDefault="00FF6536" w14:paraId="088DC0EC" w14:textId="77777777">
            <w:pPr>
              <w:pStyle w:val="ListParagraph"/>
              <w:numPr>
                <w:ilvl w:val="1"/>
                <w:numId w:val="248"/>
              </w:numPr>
              <w:rPr>
                <w:rFonts w:cs="CordiaUPC"/>
              </w:rPr>
            </w:pPr>
            <w:r>
              <w:rPr>
                <w:rFonts w:cs="CordiaUPC"/>
              </w:rPr>
              <w:t>Section Product Offering</w:t>
            </w:r>
          </w:p>
          <w:p w:rsidRPr="00E06936" w:rsidR="00FF6536" w:rsidP="00E06936" w:rsidRDefault="00FF6536" w14:paraId="3317F925" w14:textId="2BA19D88">
            <w:pPr>
              <w:pStyle w:val="ListParagraph"/>
              <w:numPr>
                <w:ilvl w:val="1"/>
                <w:numId w:val="248"/>
              </w:numPr>
              <w:rPr>
                <w:rFonts w:cs="CordiaUPC"/>
                <w:cs/>
              </w:rPr>
            </w:pPr>
            <w:r>
              <w:rPr>
                <w:rFonts w:cs="CordiaUPC"/>
              </w:rPr>
              <w:t>Pop up New Product Offering</w:t>
            </w:r>
          </w:p>
        </w:tc>
        <w:tc>
          <w:tcPr>
            <w:tcW w:w="751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F6536" w:rsidP="002C2490" w:rsidRDefault="00FF6536" w14:paraId="39BDD556" w14:textId="7AAA8299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0</w:t>
            </w:r>
            <w:r>
              <w:rPr>
                <w:rFonts w:cs="Angsana New"/>
                <w:cs/>
              </w:rPr>
              <w:t>.</w:t>
            </w:r>
            <w:r>
              <w:rPr>
                <w:rFonts w:cs="CordiaUPC"/>
              </w:rPr>
              <w:t>21</w:t>
            </w:r>
          </w:p>
        </w:tc>
      </w:tr>
      <w:tr w:rsidRPr="001624DE" w:rsidR="00E06936" w:rsidTr="00F95259" w14:paraId="7D00056F" w14:textId="77777777">
        <w:trPr>
          <w:tblHeader/>
        </w:trPr>
        <w:tc>
          <w:tcPr>
            <w:tcW w:w="620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E06936" w:rsidP="002C2490" w:rsidRDefault="00E06936" w14:paraId="0D97100F" w14:textId="5116162B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12</w:t>
            </w:r>
            <w:r>
              <w:rPr>
                <w:rFonts w:cs="Angsana New"/>
                <w:cs/>
              </w:rPr>
              <w:t>/</w:t>
            </w:r>
            <w:r>
              <w:rPr>
                <w:rFonts w:cs="CordiaUPC"/>
              </w:rPr>
              <w:t>06</w:t>
            </w:r>
            <w:r>
              <w:rPr>
                <w:rFonts w:cs="Angsana New"/>
                <w:cs/>
              </w:rPr>
              <w:t>/</w:t>
            </w:r>
            <w:r>
              <w:rPr>
                <w:rFonts w:cs="CordiaUPC"/>
              </w:rPr>
              <w:t>2020</w:t>
            </w:r>
          </w:p>
        </w:tc>
        <w:tc>
          <w:tcPr>
            <w:tcW w:w="886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E06936" w:rsidP="002C2490" w:rsidRDefault="00E06936" w14:paraId="774FCA1D" w14:textId="4B38B644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Nattawat</w:t>
            </w:r>
          </w:p>
        </w:tc>
        <w:tc>
          <w:tcPr>
            <w:tcW w:w="2743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E06936" w:rsidP="00FF6536" w:rsidRDefault="00E06936" w14:paraId="53ACBCA6" w14:textId="77777777">
            <w:pPr>
              <w:pStyle w:val="ListParagraph"/>
              <w:numPr>
                <w:ilvl w:val="0"/>
                <w:numId w:val="248"/>
              </w:numPr>
              <w:rPr>
                <w:rFonts w:cs="CordiaUPC"/>
              </w:rPr>
            </w:pPr>
            <w:r>
              <w:rPr>
                <w:rFonts w:cs="CordiaUPC"/>
              </w:rPr>
              <w:t xml:space="preserve">Other Device Speed </w:t>
            </w:r>
            <w:r>
              <w:rPr>
                <w:rFonts w:hint="cs" w:cs="Angsana New"/>
                <w:cs/>
              </w:rPr>
              <w:t xml:space="preserve">ของ </w:t>
            </w:r>
            <w:r>
              <w:rPr>
                <w:rFonts w:cs="CordiaUPC"/>
              </w:rPr>
              <w:t xml:space="preserve">Mass Internet </w:t>
            </w:r>
            <w:r>
              <w:rPr>
                <w:rFonts w:cs="Angsana New"/>
                <w:cs/>
              </w:rPr>
              <w:t xml:space="preserve">/ </w:t>
            </w:r>
            <w:r>
              <w:rPr>
                <w:rFonts w:cs="CordiaUPC"/>
              </w:rPr>
              <w:t xml:space="preserve">Mass Enh Internet </w:t>
            </w:r>
            <w:r>
              <w:rPr>
                <w:rFonts w:hint="cs" w:cs="Angsana New"/>
                <w:cs/>
              </w:rPr>
              <w:t xml:space="preserve">เป็น </w:t>
            </w:r>
            <w:r>
              <w:rPr>
                <w:rFonts w:cs="CordiaUPC"/>
              </w:rPr>
              <w:t>optional</w:t>
            </w:r>
          </w:p>
          <w:p w:rsidR="00C0614A" w:rsidP="00FF6536" w:rsidRDefault="00C0614A" w14:paraId="27CAF93F" w14:textId="77777777">
            <w:pPr>
              <w:pStyle w:val="ListParagraph"/>
              <w:numPr>
                <w:ilvl w:val="0"/>
                <w:numId w:val="248"/>
              </w:num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แก้ไข </w:t>
            </w:r>
            <w:r>
              <w:rPr>
                <w:rFonts w:cs="CordiaUPC"/>
              </w:rPr>
              <w:t xml:space="preserve">List of value </w:t>
            </w:r>
            <w:r>
              <w:rPr>
                <w:rFonts w:hint="cs" w:cs="Angsana New"/>
                <w:cs/>
              </w:rPr>
              <w:t xml:space="preserve">บางตัวที่ดึงจาก </w:t>
            </w:r>
            <w:r>
              <w:rPr>
                <w:rFonts w:cs="CordiaUPC"/>
              </w:rPr>
              <w:t>SFF</w:t>
            </w:r>
            <w:r>
              <w:rPr>
                <w:rFonts w:hint="cs" w:cs="Angsana New"/>
                <w:cs/>
              </w:rPr>
              <w:t xml:space="preserve"> เป็นดึงจาก </w:t>
            </w:r>
            <w:r>
              <w:rPr>
                <w:rFonts w:cs="CordiaUPC"/>
              </w:rPr>
              <w:t>DB</w:t>
            </w:r>
          </w:p>
          <w:p w:rsidR="00B278D0" w:rsidP="00E60F16" w:rsidRDefault="00B278D0" w14:paraId="318E50DA" w14:textId="77777777">
            <w:pPr>
              <w:pStyle w:val="ListParagraph"/>
              <w:numPr>
                <w:ilvl w:val="1"/>
                <w:numId w:val="248"/>
              </w:numPr>
              <w:rPr>
                <w:rFonts w:cs="CordiaUPC"/>
              </w:rPr>
            </w:pPr>
            <w:r>
              <w:rPr>
                <w:rFonts w:cs="CordiaUPC"/>
              </w:rPr>
              <w:t>priceType</w:t>
            </w:r>
          </w:p>
          <w:p w:rsidR="00F475C7" w:rsidP="00F475C7" w:rsidRDefault="00F475C7" w14:paraId="4B916BC7" w14:textId="42340970">
            <w:pPr>
              <w:pStyle w:val="ListParagraph"/>
              <w:numPr>
                <w:ilvl w:val="0"/>
                <w:numId w:val="248"/>
              </w:num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เพิ่ม </w:t>
            </w:r>
            <w:r>
              <w:rPr>
                <w:rFonts w:cs="CordiaUPC"/>
              </w:rPr>
              <w:t xml:space="preserve">Validate Start Date &amp; End Date </w:t>
            </w:r>
            <w:r>
              <w:rPr>
                <w:rFonts w:hint="cs" w:cs="Angsana New"/>
                <w:cs/>
              </w:rPr>
              <w:t xml:space="preserve">ที่  </w:t>
            </w:r>
            <w:r>
              <w:rPr>
                <w:rFonts w:cs="CordiaUPC"/>
              </w:rPr>
              <w:t>PO  Relation</w:t>
            </w:r>
            <w:r w:rsidR="007B00A7">
              <w:rPr>
                <w:rFonts w:cs="Angsana New"/>
                <w:cs/>
              </w:rPr>
              <w:t xml:space="preserve"> </w:t>
            </w:r>
            <w:r w:rsidR="007B00A7">
              <w:rPr>
                <w:rFonts w:hint="cs" w:cs="Angsana New"/>
                <w:cs/>
              </w:rPr>
              <w:t xml:space="preserve">และ </w:t>
            </w:r>
            <w:r w:rsidR="007B00A7">
              <w:rPr>
                <w:rFonts w:cs="CordiaUPC"/>
              </w:rPr>
              <w:t>PO ENH Relation</w:t>
            </w:r>
          </w:p>
          <w:p w:rsidR="00B24C09" w:rsidP="00F475C7" w:rsidRDefault="00B24C09" w14:paraId="2C02CC24" w14:textId="03831BE2">
            <w:pPr>
              <w:pStyle w:val="ListParagraph"/>
              <w:numPr>
                <w:ilvl w:val="0"/>
                <w:numId w:val="248"/>
              </w:num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แก้ไข </w:t>
            </w:r>
            <w:r>
              <w:rPr>
                <w:rFonts w:cs="CordiaUPC"/>
              </w:rPr>
              <w:t>Query PO FBB Relation</w:t>
            </w:r>
            <w:r w:rsidR="0079003E">
              <w:rPr>
                <w:rFonts w:cs="Angsana New"/>
                <w:cs/>
              </w:rPr>
              <w:t xml:space="preserve"> </w:t>
            </w:r>
            <w:r w:rsidR="0079003E">
              <w:rPr>
                <w:rFonts w:hint="cs" w:cs="Angsana New"/>
                <w:cs/>
              </w:rPr>
              <w:t xml:space="preserve">และ </w:t>
            </w:r>
            <w:r w:rsidR="0079003E">
              <w:rPr>
                <w:rFonts w:cs="CordiaUPC"/>
              </w:rPr>
              <w:t>ENH</w:t>
            </w:r>
          </w:p>
          <w:p w:rsidR="0079003E" w:rsidP="0079003E" w:rsidRDefault="0079003E" w14:paraId="1883C7A5" w14:textId="02602656">
            <w:pPr>
              <w:pStyle w:val="ListParagraph"/>
              <w:numPr>
                <w:ilvl w:val="0"/>
                <w:numId w:val="248"/>
              </w:num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แก้ไข </w:t>
            </w:r>
            <w:r>
              <w:rPr>
                <w:rFonts w:cs="CordiaUPC"/>
              </w:rPr>
              <w:t xml:space="preserve">Query PO VDO Relation </w:t>
            </w:r>
            <w:r>
              <w:rPr>
                <w:rFonts w:hint="cs" w:cs="Angsana New"/>
                <w:cs/>
              </w:rPr>
              <w:t xml:space="preserve">และ </w:t>
            </w:r>
            <w:r>
              <w:rPr>
                <w:rFonts w:cs="CordiaUPC"/>
              </w:rPr>
              <w:t>ENH</w:t>
            </w:r>
          </w:p>
          <w:p w:rsidRPr="00E60F16" w:rsidR="0079003E" w:rsidP="0079003E" w:rsidRDefault="0079003E" w14:paraId="039B9CF6" w14:textId="33989247">
            <w:pPr>
              <w:pStyle w:val="ListParagraph"/>
              <w:numPr>
                <w:ilvl w:val="0"/>
                <w:numId w:val="248"/>
              </w:num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แก้ไข </w:t>
            </w:r>
            <w:r>
              <w:rPr>
                <w:rFonts w:cs="CordiaUPC"/>
              </w:rPr>
              <w:t xml:space="preserve">Query PO Mobile Relation </w:t>
            </w:r>
            <w:r>
              <w:rPr>
                <w:rFonts w:hint="cs" w:cs="Angsana New"/>
                <w:cs/>
              </w:rPr>
              <w:t xml:space="preserve">และ </w:t>
            </w:r>
            <w:r>
              <w:rPr>
                <w:rFonts w:cs="CordiaUPC"/>
              </w:rPr>
              <w:t>ENH</w:t>
            </w:r>
          </w:p>
          <w:p w:rsidR="0052214A" w:rsidP="00F475C7" w:rsidRDefault="0052214A" w14:paraId="24FCF7AA" w14:textId="59215E99">
            <w:pPr>
              <w:pStyle w:val="ListParagraph"/>
              <w:numPr>
                <w:ilvl w:val="0"/>
                <w:numId w:val="248"/>
              </w:num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แก้ไข </w:t>
            </w:r>
            <w:r>
              <w:rPr>
                <w:rFonts w:cs="CordiaUPC"/>
              </w:rPr>
              <w:t>Query PO Topup Reward &amp; Reward per Target Customer</w:t>
            </w:r>
            <w:r w:rsidR="00E609C0">
              <w:rPr>
                <w:rFonts w:cs="Angsana New"/>
                <w:cs/>
              </w:rPr>
              <w:t xml:space="preserve"> </w:t>
            </w:r>
            <w:r w:rsidR="00E609C0">
              <w:rPr>
                <w:rFonts w:hint="cs" w:cs="Angsana New"/>
                <w:cs/>
              </w:rPr>
              <w:t>และ</w:t>
            </w:r>
            <w:r w:rsidR="00E609C0">
              <w:rPr>
                <w:rFonts w:cs="CordiaUPC"/>
              </w:rPr>
              <w:t xml:space="preserve"> ENH</w:t>
            </w:r>
          </w:p>
          <w:p w:rsidRPr="00FF6536" w:rsidR="00A925C9" w:rsidP="00F475C7" w:rsidRDefault="00A925C9" w14:paraId="4B09C35B" w14:textId="39A54019">
            <w:pPr>
              <w:pStyle w:val="ListParagraph"/>
              <w:numPr>
                <w:ilvl w:val="0"/>
                <w:numId w:val="248"/>
              </w:num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เพิ่ม </w:t>
            </w:r>
            <w:r>
              <w:rPr>
                <w:rFonts w:cs="CordiaUPC"/>
              </w:rPr>
              <w:t>Field PO</w:t>
            </w:r>
            <w:r w:rsidR="0052214A">
              <w:rPr>
                <w:rFonts w:cs="CordiaUPC"/>
              </w:rPr>
              <w:t xml:space="preserve"> Type </w:t>
            </w:r>
            <w:r w:rsidR="0052214A">
              <w:rPr>
                <w:rFonts w:hint="cs" w:cs="Angsana New"/>
                <w:cs/>
              </w:rPr>
              <w:t>ใน</w:t>
            </w:r>
            <w:r w:rsidR="00867B5F">
              <w:rPr>
                <w:rFonts w:cs="CordiaUPC"/>
              </w:rPr>
              <w:t xml:space="preserve"> Mass Product Offering Definition</w:t>
            </w:r>
            <w:r w:rsidR="0041118B">
              <w:rPr>
                <w:rFonts w:cs="Angsana New"/>
                <w:cs/>
              </w:rPr>
              <w:t xml:space="preserve"> </w:t>
            </w:r>
            <w:r w:rsidR="0041118B">
              <w:rPr>
                <w:rFonts w:hint="cs" w:cs="Angsana New"/>
                <w:cs/>
              </w:rPr>
              <w:t xml:space="preserve">และ </w:t>
            </w:r>
            <w:r w:rsidR="0041118B">
              <w:rPr>
                <w:rFonts w:cs="CordiaUPC"/>
              </w:rPr>
              <w:t>Mass Enh Product Offering Definition</w:t>
            </w:r>
          </w:p>
        </w:tc>
        <w:tc>
          <w:tcPr>
            <w:tcW w:w="751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E06936" w:rsidP="002C2490" w:rsidRDefault="00E06936" w14:paraId="5098479C" w14:textId="61E9EA78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0</w:t>
            </w:r>
            <w:r>
              <w:rPr>
                <w:rFonts w:cs="Angsana New"/>
                <w:cs/>
              </w:rPr>
              <w:t>.</w:t>
            </w:r>
            <w:r>
              <w:rPr>
                <w:rFonts w:cs="CordiaUPC"/>
              </w:rPr>
              <w:t>22</w:t>
            </w:r>
          </w:p>
        </w:tc>
      </w:tr>
      <w:tr w:rsidRPr="001624DE" w:rsidR="00E60F16" w:rsidTr="00F95259" w14:paraId="1AEBCAC4" w14:textId="77777777">
        <w:trPr>
          <w:tblHeader/>
        </w:trPr>
        <w:tc>
          <w:tcPr>
            <w:tcW w:w="620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E60F16" w:rsidP="002C2490" w:rsidRDefault="00E60F16" w14:paraId="7A656D66" w14:textId="708A024D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19</w:t>
            </w:r>
            <w:r>
              <w:rPr>
                <w:rFonts w:cs="Angsana New"/>
                <w:cs/>
              </w:rPr>
              <w:t>/</w:t>
            </w:r>
            <w:r>
              <w:rPr>
                <w:rFonts w:cs="CordiaUPC"/>
              </w:rPr>
              <w:t>06</w:t>
            </w:r>
            <w:r>
              <w:rPr>
                <w:rFonts w:cs="Angsana New"/>
                <w:cs/>
              </w:rPr>
              <w:t>/</w:t>
            </w:r>
            <w:r>
              <w:rPr>
                <w:rFonts w:cs="CordiaUPC"/>
              </w:rPr>
              <w:t>2020</w:t>
            </w:r>
          </w:p>
        </w:tc>
        <w:tc>
          <w:tcPr>
            <w:tcW w:w="886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E60F16" w:rsidP="002C2490" w:rsidRDefault="00E60F16" w14:paraId="2022D080" w14:textId="2E7D9403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Nattawat</w:t>
            </w:r>
          </w:p>
        </w:tc>
        <w:tc>
          <w:tcPr>
            <w:tcW w:w="2743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E60F16" w:rsidP="00FF6536" w:rsidRDefault="00E60F16" w14:paraId="7AC0804C" w14:textId="77777777">
            <w:pPr>
              <w:pStyle w:val="ListParagraph"/>
              <w:numPr>
                <w:ilvl w:val="0"/>
                <w:numId w:val="248"/>
              </w:num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แก้ไข </w:t>
            </w:r>
            <w:r>
              <w:rPr>
                <w:rFonts w:cs="CordiaUPC"/>
              </w:rPr>
              <w:t xml:space="preserve">Lov </w:t>
            </w:r>
            <w:r>
              <w:rPr>
                <w:rFonts w:hint="cs" w:cs="Angsana New"/>
                <w:cs/>
              </w:rPr>
              <w:t xml:space="preserve">ที่ดึงจาก </w:t>
            </w:r>
            <w:r>
              <w:rPr>
                <w:rFonts w:cs="CordiaUPC"/>
              </w:rPr>
              <w:t xml:space="preserve">MEC </w:t>
            </w:r>
            <w:r>
              <w:rPr>
                <w:rFonts w:hint="cs" w:cs="Angsana New"/>
                <w:cs/>
              </w:rPr>
              <w:t xml:space="preserve">เป็น </w:t>
            </w:r>
            <w:r>
              <w:rPr>
                <w:rFonts w:cs="CordiaUPC"/>
              </w:rPr>
              <w:t>Postgres</w:t>
            </w:r>
          </w:p>
          <w:p w:rsidR="0056493C" w:rsidP="00FF6536" w:rsidRDefault="0056493C" w14:paraId="019D3003" w14:textId="77777777">
            <w:pPr>
              <w:pStyle w:val="ListParagraph"/>
              <w:numPr>
                <w:ilvl w:val="0"/>
                <w:numId w:val="248"/>
              </w:num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เพิ่ม </w:t>
            </w:r>
            <w:r>
              <w:rPr>
                <w:rFonts w:cs="CordiaUPC"/>
              </w:rPr>
              <w:t xml:space="preserve">Field Throttling Speed Priority </w:t>
            </w:r>
            <w:r>
              <w:rPr>
                <w:rFonts w:hint="cs" w:cs="Angsana New"/>
                <w:cs/>
              </w:rPr>
              <w:t xml:space="preserve">ที่ </w:t>
            </w:r>
            <w:r>
              <w:rPr>
                <w:rFonts w:cs="CordiaUPC"/>
              </w:rPr>
              <w:t>MASS_ENH_VERTICAL_APP</w:t>
            </w:r>
          </w:p>
          <w:p w:rsidR="003A2A6E" w:rsidP="00FF6536" w:rsidRDefault="003A2A6E" w14:paraId="58B86636" w14:textId="77777777">
            <w:pPr>
              <w:pStyle w:val="ListParagraph"/>
              <w:numPr>
                <w:ilvl w:val="0"/>
                <w:numId w:val="248"/>
              </w:numPr>
              <w:rPr>
                <w:rFonts w:cs="CordiaUPC"/>
              </w:rPr>
            </w:pPr>
            <w:r>
              <w:rPr>
                <w:rFonts w:cs="CordiaUPC"/>
              </w:rPr>
              <w:t xml:space="preserve">Matching PO </w:t>
            </w:r>
            <w:r>
              <w:rPr>
                <w:rFonts w:hint="cs" w:cs="Angsana New"/>
                <w:cs/>
              </w:rPr>
              <w:t xml:space="preserve">ใน </w:t>
            </w:r>
            <w:r>
              <w:rPr>
                <w:rFonts w:cs="CordiaUPC"/>
              </w:rPr>
              <w:t xml:space="preserve">PO FEE </w:t>
            </w:r>
            <w:r>
              <w:rPr>
                <w:rFonts w:hint="cs" w:cs="Angsana New"/>
                <w:cs/>
              </w:rPr>
              <w:t xml:space="preserve">ให้รองรับกรณี </w:t>
            </w:r>
            <w:r>
              <w:rPr>
                <w:rFonts w:cs="CordiaUPC"/>
              </w:rPr>
              <w:t xml:space="preserve">upload </w:t>
            </w:r>
            <w:r>
              <w:rPr>
                <w:rFonts w:hint="cs" w:cs="Angsana New"/>
                <w:cs/>
              </w:rPr>
              <w:t>ไฟล์</w:t>
            </w:r>
          </w:p>
          <w:p w:rsidR="00807697" w:rsidP="00FF6536" w:rsidRDefault="00807697" w14:paraId="688B52AC" w14:textId="77777777">
            <w:pPr>
              <w:pStyle w:val="ListParagraph"/>
              <w:numPr>
                <w:ilvl w:val="0"/>
                <w:numId w:val="248"/>
              </w:numPr>
              <w:rPr>
                <w:rFonts w:cs="CordiaUPC"/>
              </w:rPr>
            </w:pPr>
            <w:r>
              <w:rPr>
                <w:rFonts w:cs="CordiaUPC"/>
              </w:rPr>
              <w:t xml:space="preserve">MASS_INTERNET </w:t>
            </w:r>
            <w:r>
              <w:rPr>
                <w:rFonts w:cs="Angsana New"/>
                <w:cs/>
              </w:rPr>
              <w:t xml:space="preserve">/ </w:t>
            </w:r>
            <w:r>
              <w:rPr>
                <w:rFonts w:cs="CordiaUPC"/>
              </w:rPr>
              <w:t xml:space="preserve">MASS_ENH_INTERNET </w:t>
            </w: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Prepaid Main Promotion </w:t>
            </w:r>
            <w:r>
              <w:rPr>
                <w:rFonts w:hint="cs" w:cs="Angsana New"/>
                <w:cs/>
              </w:rPr>
              <w:t xml:space="preserve">จะต้องระบุ </w:t>
            </w:r>
            <w:r>
              <w:rPr>
                <w:rFonts w:cs="CordiaUPC"/>
              </w:rPr>
              <w:t xml:space="preserve">Internet Exceed Rate </w:t>
            </w:r>
            <w:r>
              <w:rPr>
                <w:rFonts w:hint="cs" w:cs="Angsana New"/>
                <w:cs/>
              </w:rPr>
              <w:t>เสมอ</w:t>
            </w:r>
          </w:p>
          <w:p w:rsidR="001B1467" w:rsidP="00FF6536" w:rsidRDefault="001B1467" w14:paraId="2E93A4B8" w14:textId="77777777">
            <w:pPr>
              <w:pStyle w:val="ListParagraph"/>
              <w:numPr>
                <w:ilvl w:val="0"/>
                <w:numId w:val="248"/>
              </w:numPr>
              <w:rPr>
                <w:rFonts w:cs="CordiaUPC"/>
              </w:rPr>
            </w:pPr>
            <w:r>
              <w:rPr>
                <w:rFonts w:cs="CordiaUPC"/>
              </w:rPr>
              <w:t xml:space="preserve">LOV </w:t>
            </w:r>
            <w:r>
              <w:rPr>
                <w:rFonts w:hint="cs" w:cs="Angsana New"/>
                <w:cs/>
              </w:rPr>
              <w:t xml:space="preserve">ของ </w:t>
            </w:r>
            <w:r>
              <w:rPr>
                <w:rFonts w:cs="CordiaUPC"/>
              </w:rPr>
              <w:t xml:space="preserve">VR </w:t>
            </w:r>
            <w:r>
              <w:rPr>
                <w:rFonts w:hint="cs" w:cs="Angsana New"/>
                <w:cs/>
              </w:rPr>
              <w:t xml:space="preserve">ต้องแยกระหว่าง </w:t>
            </w:r>
            <w:r>
              <w:rPr>
                <w:rFonts w:cs="CordiaUPC"/>
              </w:rPr>
              <w:t>Post</w:t>
            </w:r>
            <w:r>
              <w:rPr>
                <w:rFonts w:cs="Angsana New"/>
                <w:cs/>
              </w:rPr>
              <w:t>-</w:t>
            </w:r>
            <w:r>
              <w:rPr>
                <w:rFonts w:cs="CordiaUPC"/>
              </w:rPr>
              <w:t xml:space="preserve">paid </w:t>
            </w:r>
            <w:r>
              <w:rPr>
                <w:rFonts w:cs="Angsana New"/>
                <w:cs/>
              </w:rPr>
              <w:t xml:space="preserve">/ </w:t>
            </w:r>
            <w:r>
              <w:rPr>
                <w:rFonts w:cs="CordiaUPC"/>
              </w:rPr>
              <w:t>Pre</w:t>
            </w:r>
            <w:r>
              <w:rPr>
                <w:rFonts w:cs="Angsana New"/>
                <w:cs/>
              </w:rPr>
              <w:t>-</w:t>
            </w:r>
            <w:r>
              <w:rPr>
                <w:rFonts w:cs="CordiaUPC"/>
              </w:rPr>
              <w:t>paid</w:t>
            </w:r>
          </w:p>
          <w:p w:rsidR="000C46E2" w:rsidP="00FF6536" w:rsidRDefault="000C46E2" w14:paraId="6001DC0B" w14:textId="77777777">
            <w:pPr>
              <w:pStyle w:val="ListParagraph"/>
              <w:numPr>
                <w:ilvl w:val="0"/>
                <w:numId w:val="248"/>
              </w:num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เพิ่ม </w:t>
            </w:r>
            <w:r>
              <w:rPr>
                <w:rFonts w:cs="CordiaUPC"/>
              </w:rPr>
              <w:t xml:space="preserve">ACTUAL_USAGE_VOICE </w:t>
            </w:r>
            <w:r>
              <w:rPr>
                <w:rFonts w:hint="cs" w:cs="Angsana New"/>
                <w:cs/>
              </w:rPr>
              <w:t xml:space="preserve">ที่ </w:t>
            </w:r>
            <w:r>
              <w:rPr>
                <w:rFonts w:cs="CordiaUPC"/>
              </w:rPr>
              <w:t>MASS_ENH_BILL_PRESENTMENT</w:t>
            </w:r>
          </w:p>
          <w:p w:rsidR="00FB2833" w:rsidP="00FF6536" w:rsidRDefault="00FB2833" w14:paraId="72A58E72" w14:textId="4A88F2B1">
            <w:pPr>
              <w:pStyle w:val="ListParagraph"/>
              <w:numPr>
                <w:ilvl w:val="0"/>
                <w:numId w:val="248"/>
              </w:num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เปลี่ยนการดึงข้อมูลจาก </w:t>
            </w:r>
            <w:r>
              <w:rPr>
                <w:rFonts w:cs="CordiaUPC"/>
              </w:rPr>
              <w:t xml:space="preserve">SFFDB </w:t>
            </w:r>
            <w:r>
              <w:rPr>
                <w:rFonts w:hint="cs" w:cs="Angsana New"/>
                <w:cs/>
              </w:rPr>
              <w:t xml:space="preserve">เป็น </w:t>
            </w:r>
            <w:r>
              <w:rPr>
                <w:rFonts w:cs="CordiaUPC"/>
              </w:rPr>
              <w:t>BPMDB</w:t>
            </w:r>
          </w:p>
        </w:tc>
        <w:tc>
          <w:tcPr>
            <w:tcW w:w="751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E60F16" w:rsidP="002C2490" w:rsidRDefault="00E60F16" w14:paraId="5456A459" w14:textId="5039E03E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0</w:t>
            </w:r>
            <w:r>
              <w:rPr>
                <w:rFonts w:cs="Angsana New"/>
                <w:cs/>
              </w:rPr>
              <w:t>.</w:t>
            </w:r>
            <w:r>
              <w:rPr>
                <w:rFonts w:cs="CordiaUPC"/>
              </w:rPr>
              <w:t>23</w:t>
            </w:r>
          </w:p>
        </w:tc>
      </w:tr>
      <w:tr w:rsidRPr="001624DE" w:rsidR="00041C22" w:rsidTr="00F95259" w14:paraId="3BDB1FC5" w14:textId="77777777">
        <w:trPr>
          <w:tblHeader/>
        </w:trPr>
        <w:tc>
          <w:tcPr>
            <w:tcW w:w="620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041C22" w:rsidP="002C2490" w:rsidRDefault="00041C22" w14:paraId="397DA2D5" w14:textId="56551124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2</w:t>
            </w:r>
            <w:r w:rsidR="004841A7">
              <w:rPr>
                <w:rFonts w:cs="CordiaUPC"/>
              </w:rPr>
              <w:t>4</w:t>
            </w:r>
            <w:r>
              <w:rPr>
                <w:rFonts w:cs="Angsana New"/>
                <w:cs/>
              </w:rPr>
              <w:t>/</w:t>
            </w:r>
            <w:r>
              <w:rPr>
                <w:rFonts w:cs="CordiaUPC"/>
              </w:rPr>
              <w:t>06</w:t>
            </w:r>
            <w:r>
              <w:rPr>
                <w:rFonts w:cs="Angsana New"/>
                <w:cs/>
              </w:rPr>
              <w:t>/</w:t>
            </w:r>
            <w:r>
              <w:rPr>
                <w:rFonts w:cs="CordiaUPC"/>
              </w:rPr>
              <w:t>2020</w:t>
            </w:r>
          </w:p>
        </w:tc>
        <w:tc>
          <w:tcPr>
            <w:tcW w:w="886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041C22" w:rsidP="002C2490" w:rsidRDefault="00041C22" w14:paraId="23DC9661" w14:textId="267B64A2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Nattawat</w:t>
            </w:r>
          </w:p>
        </w:tc>
        <w:tc>
          <w:tcPr>
            <w:tcW w:w="2743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041C22" w:rsidP="00041C22" w:rsidRDefault="00041C22" w14:paraId="1709E93D" w14:textId="73013A63">
            <w:pPr>
              <w:pStyle w:val="ListParagraph"/>
              <w:numPr>
                <w:ilvl w:val="0"/>
                <w:numId w:val="248"/>
              </w:numPr>
              <w:rPr>
                <w:rFonts w:cs="CordiaUPC"/>
              </w:rPr>
            </w:pPr>
            <w:r>
              <w:rPr>
                <w:rFonts w:cs="CordiaUPC"/>
              </w:rPr>
              <w:t xml:space="preserve">Matching PO </w:t>
            </w:r>
            <w:r>
              <w:rPr>
                <w:rFonts w:hint="cs" w:cs="Angsana New"/>
                <w:cs/>
              </w:rPr>
              <w:t xml:space="preserve">ใน </w:t>
            </w:r>
            <w:r>
              <w:rPr>
                <w:rFonts w:cs="CordiaUPC"/>
              </w:rPr>
              <w:t xml:space="preserve">PO Cash Back </w:t>
            </w:r>
            <w:r>
              <w:rPr>
                <w:rFonts w:hint="cs" w:cs="Angsana New"/>
                <w:cs/>
              </w:rPr>
              <w:t xml:space="preserve">ให้รองรับกรณี </w:t>
            </w:r>
            <w:r>
              <w:rPr>
                <w:rFonts w:cs="CordiaUPC"/>
              </w:rPr>
              <w:t xml:space="preserve">upload </w:t>
            </w:r>
            <w:r>
              <w:rPr>
                <w:rFonts w:hint="cs" w:cs="Angsana New"/>
                <w:cs/>
              </w:rPr>
              <w:t>ไฟล์</w:t>
            </w:r>
          </w:p>
          <w:p w:rsidR="00041C22" w:rsidP="00041C22" w:rsidRDefault="00041C22" w14:paraId="0E0D5EC5" w14:textId="1CCE6F0D">
            <w:pPr>
              <w:pStyle w:val="ListParagraph"/>
              <w:numPr>
                <w:ilvl w:val="0"/>
                <w:numId w:val="248"/>
              </w:numPr>
              <w:rPr>
                <w:rFonts w:cs="CordiaUPC"/>
              </w:rPr>
            </w:pPr>
            <w:r>
              <w:rPr>
                <w:rFonts w:cs="CordiaUPC"/>
              </w:rPr>
              <w:t xml:space="preserve">Matching PO </w:t>
            </w:r>
            <w:r>
              <w:rPr>
                <w:rFonts w:hint="cs" w:cs="Angsana New"/>
                <w:cs/>
              </w:rPr>
              <w:t xml:space="preserve">ใน </w:t>
            </w:r>
            <w:r>
              <w:rPr>
                <w:rFonts w:cs="CordiaUPC"/>
              </w:rPr>
              <w:t xml:space="preserve">PO ENH Cash Back </w:t>
            </w:r>
            <w:r>
              <w:rPr>
                <w:rFonts w:hint="cs" w:cs="Angsana New"/>
                <w:cs/>
              </w:rPr>
              <w:t xml:space="preserve">ให้รองรับกรณี </w:t>
            </w:r>
            <w:r>
              <w:rPr>
                <w:rFonts w:cs="CordiaUPC"/>
              </w:rPr>
              <w:t xml:space="preserve">upload </w:t>
            </w:r>
            <w:r>
              <w:rPr>
                <w:rFonts w:hint="cs" w:cs="Angsana New"/>
                <w:cs/>
              </w:rPr>
              <w:t>ไฟล์</w:t>
            </w:r>
          </w:p>
          <w:p w:rsidR="00041C22" w:rsidP="00041C22" w:rsidRDefault="00041C22" w14:paraId="0F9E616E" w14:textId="77777777">
            <w:pPr>
              <w:pStyle w:val="ListParagraph"/>
              <w:numPr>
                <w:ilvl w:val="0"/>
                <w:numId w:val="248"/>
              </w:numPr>
              <w:rPr>
                <w:rFonts w:cs="CordiaUPC"/>
              </w:rPr>
            </w:pPr>
            <w:r>
              <w:rPr>
                <w:rFonts w:cs="CordiaUPC"/>
              </w:rPr>
              <w:t xml:space="preserve">Matching PO </w:t>
            </w:r>
            <w:r>
              <w:rPr>
                <w:rFonts w:hint="cs" w:cs="Angsana New"/>
                <w:cs/>
              </w:rPr>
              <w:t xml:space="preserve">ใน </w:t>
            </w:r>
            <w:r>
              <w:rPr>
                <w:rFonts w:cs="CordiaUPC"/>
              </w:rPr>
              <w:t xml:space="preserve">PO ENH FEE </w:t>
            </w:r>
            <w:r>
              <w:rPr>
                <w:rFonts w:hint="cs" w:cs="Angsana New"/>
                <w:cs/>
              </w:rPr>
              <w:t xml:space="preserve">ให้รองรับกรณี </w:t>
            </w:r>
            <w:r>
              <w:rPr>
                <w:rFonts w:cs="CordiaUPC"/>
              </w:rPr>
              <w:t xml:space="preserve">upload </w:t>
            </w:r>
            <w:r>
              <w:rPr>
                <w:rFonts w:hint="cs" w:cs="Angsana New"/>
                <w:cs/>
              </w:rPr>
              <w:t>ไฟล์</w:t>
            </w:r>
          </w:p>
          <w:p w:rsidRPr="004841A7" w:rsidR="008914AA" w:rsidP="00041C22" w:rsidRDefault="008914AA" w14:paraId="6081C846" w14:textId="459F4C7B">
            <w:pPr>
              <w:pStyle w:val="ListParagraph"/>
              <w:numPr>
                <w:ilvl w:val="0"/>
                <w:numId w:val="248"/>
              </w:numPr>
              <w:rPr>
                <w:rFonts w:cs="CordiaUPC"/>
                <w:cs/>
              </w:rPr>
            </w:pPr>
            <w:r>
              <w:rPr>
                <w:rFonts w:cs="CordiaUPC"/>
              </w:rPr>
              <w:t xml:space="preserve">MMS </w:t>
            </w:r>
            <w:r>
              <w:rPr>
                <w:rFonts w:hint="cs" w:cs="Angsana New"/>
                <w:cs/>
              </w:rPr>
              <w:t xml:space="preserve">สำหรับ </w:t>
            </w:r>
            <w:r>
              <w:rPr>
                <w:rFonts w:cs="CordiaUPC"/>
              </w:rPr>
              <w:t>Pre</w:t>
            </w:r>
            <w:r>
              <w:rPr>
                <w:rFonts w:cs="Angsana New"/>
                <w:cs/>
              </w:rPr>
              <w:t>-</w:t>
            </w:r>
            <w:r>
              <w:rPr>
                <w:rFonts w:cs="CordiaUPC"/>
              </w:rPr>
              <w:t xml:space="preserve">paid Main </w:t>
            </w:r>
            <w:r>
              <w:rPr>
                <w:rFonts w:hint="cs" w:cs="Angsana New"/>
                <w:cs/>
              </w:rPr>
              <w:t xml:space="preserve">ให้ </w:t>
            </w:r>
            <w:r>
              <w:rPr>
                <w:rFonts w:cs="CordiaUPC"/>
              </w:rPr>
              <w:t xml:space="preserve">Default 6 </w:t>
            </w:r>
            <w:r>
              <w:rPr>
                <w:rFonts w:hint="cs" w:cs="Angsana New"/>
                <w:cs/>
              </w:rPr>
              <w:t>บาท</w:t>
            </w:r>
          </w:p>
        </w:tc>
        <w:tc>
          <w:tcPr>
            <w:tcW w:w="751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041C22" w:rsidP="002C2490" w:rsidRDefault="00041C22" w14:paraId="6DED18BE" w14:textId="66D05645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0</w:t>
            </w:r>
            <w:r>
              <w:rPr>
                <w:rFonts w:cs="Angsana New"/>
                <w:cs/>
              </w:rPr>
              <w:t>.</w:t>
            </w:r>
            <w:r>
              <w:rPr>
                <w:rFonts w:cs="CordiaUPC"/>
              </w:rPr>
              <w:t>24</w:t>
            </w:r>
          </w:p>
        </w:tc>
      </w:tr>
      <w:tr w:rsidRPr="001624DE" w:rsidR="004841A7" w:rsidTr="00F95259" w14:paraId="73BC39C1" w14:textId="77777777">
        <w:trPr>
          <w:tblHeader/>
        </w:trPr>
        <w:tc>
          <w:tcPr>
            <w:tcW w:w="620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4841A7" w:rsidP="002C2490" w:rsidRDefault="004841A7" w14:paraId="1D06A7D0" w14:textId="0BAC361A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25</w:t>
            </w:r>
            <w:r>
              <w:rPr>
                <w:rFonts w:cs="Angsana New"/>
                <w:cs/>
              </w:rPr>
              <w:t>/</w:t>
            </w:r>
            <w:r>
              <w:rPr>
                <w:rFonts w:cs="CordiaUPC"/>
              </w:rPr>
              <w:t>06</w:t>
            </w:r>
            <w:r>
              <w:rPr>
                <w:rFonts w:cs="Angsana New"/>
                <w:cs/>
              </w:rPr>
              <w:t>/</w:t>
            </w:r>
            <w:r>
              <w:rPr>
                <w:rFonts w:cs="CordiaUPC"/>
              </w:rPr>
              <w:t>2020</w:t>
            </w:r>
          </w:p>
        </w:tc>
        <w:tc>
          <w:tcPr>
            <w:tcW w:w="886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4841A7" w:rsidP="002C2490" w:rsidRDefault="004841A7" w14:paraId="23608E76" w14:textId="68A42AC8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Nattawat</w:t>
            </w:r>
          </w:p>
        </w:tc>
        <w:tc>
          <w:tcPr>
            <w:tcW w:w="2743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152CAB" w:rsidR="004841A7" w:rsidP="00105550" w:rsidRDefault="00105550" w14:paraId="577CC6A5" w14:textId="77777777">
            <w:pPr>
              <w:pStyle w:val="ListParagraph"/>
              <w:numPr>
                <w:ilvl w:val="0"/>
                <w:numId w:val="248"/>
              </w:num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เพิ่ม </w:t>
            </w:r>
            <w:r>
              <w:rPr>
                <w:rFonts w:cs="CordiaUPC"/>
              </w:rPr>
              <w:t xml:space="preserve">Field </w:t>
            </w:r>
            <w:r>
              <w:t xml:space="preserve">discountCarryForward </w:t>
            </w:r>
            <w:r>
              <w:rPr>
                <w:rFonts w:hint="cs"/>
                <w:cs/>
              </w:rPr>
              <w:t xml:space="preserve">ที่ </w:t>
            </w:r>
            <w:r>
              <w:t>Bill Presentment</w:t>
            </w:r>
          </w:p>
          <w:p w:rsidR="007E074A" w:rsidP="00105550" w:rsidRDefault="007E074A" w14:paraId="1BBB8EF4" w14:textId="77777777">
            <w:pPr>
              <w:pStyle w:val="ListParagraph"/>
              <w:numPr>
                <w:ilvl w:val="0"/>
                <w:numId w:val="248"/>
              </w:num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เพิ่ม </w:t>
            </w:r>
            <w:r>
              <w:rPr>
                <w:rFonts w:cs="CordiaUPC"/>
              </w:rPr>
              <w:t>column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CordiaUPC"/>
              </w:rPr>
              <w:t xml:space="preserve">Row No, </w:t>
            </w:r>
            <w:r>
              <w:rPr>
                <w:rFonts w:hint="cs" w:cs="Angsana New"/>
                <w:cs/>
              </w:rPr>
              <w:t xml:space="preserve">ที่ </w:t>
            </w:r>
            <w:r>
              <w:rPr>
                <w:rFonts w:cs="CordiaUPC"/>
              </w:rPr>
              <w:t xml:space="preserve"> Matching PO</w:t>
            </w:r>
            <w:r>
              <w:rPr>
                <w:rFonts w:hint="cs" w:cs="Angsana New"/>
                <w:cs/>
              </w:rPr>
              <w:t xml:space="preserve"> แบบ </w:t>
            </w:r>
            <w:r>
              <w:rPr>
                <w:rFonts w:cs="CordiaUPC"/>
              </w:rPr>
              <w:t xml:space="preserve">Upload </w:t>
            </w:r>
            <w:r>
              <w:rPr>
                <w:rFonts w:hint="cs" w:cs="Angsana New"/>
                <w:cs/>
              </w:rPr>
              <w:t>ใน</w:t>
            </w:r>
          </w:p>
          <w:p w:rsidR="007E074A" w:rsidP="00152CAB" w:rsidRDefault="007E074A" w14:paraId="38666638" w14:textId="106AAE22">
            <w:pPr>
              <w:pStyle w:val="ListParagraph"/>
              <w:numPr>
                <w:ilvl w:val="1"/>
                <w:numId w:val="248"/>
              </w:numPr>
              <w:rPr>
                <w:rFonts w:cs="CordiaUPC"/>
              </w:rPr>
            </w:pPr>
            <w:r>
              <w:rPr>
                <w:rFonts w:cs="CordiaUPC"/>
              </w:rPr>
              <w:t>PO Cash Back</w:t>
            </w:r>
          </w:p>
          <w:p w:rsidR="007E074A" w:rsidP="00152CAB" w:rsidRDefault="007E074A" w14:paraId="67A70CD7" w14:textId="77777777">
            <w:pPr>
              <w:pStyle w:val="ListParagraph"/>
              <w:numPr>
                <w:ilvl w:val="1"/>
                <w:numId w:val="248"/>
              </w:numPr>
              <w:rPr>
                <w:rFonts w:cs="CordiaUPC"/>
              </w:rPr>
            </w:pPr>
            <w:r>
              <w:rPr>
                <w:rFonts w:cs="CordiaUPC"/>
              </w:rPr>
              <w:t>PO Fee</w:t>
            </w:r>
          </w:p>
          <w:p w:rsidR="007E074A" w:rsidP="00152CAB" w:rsidRDefault="007E074A" w14:paraId="0EA480AE" w14:textId="77777777">
            <w:pPr>
              <w:pStyle w:val="ListParagraph"/>
              <w:numPr>
                <w:ilvl w:val="1"/>
                <w:numId w:val="248"/>
              </w:numPr>
              <w:rPr>
                <w:rFonts w:cs="CordiaUPC"/>
              </w:rPr>
            </w:pPr>
            <w:r>
              <w:rPr>
                <w:rFonts w:cs="CordiaUPC"/>
              </w:rPr>
              <w:t>PO Enh Cash Back</w:t>
            </w:r>
          </w:p>
          <w:p w:rsidR="007E074A" w:rsidP="00152CAB" w:rsidRDefault="007E074A" w14:paraId="2C6BF28D" w14:textId="1D20C185">
            <w:pPr>
              <w:pStyle w:val="ListParagraph"/>
              <w:numPr>
                <w:ilvl w:val="1"/>
                <w:numId w:val="248"/>
              </w:numPr>
              <w:rPr>
                <w:rFonts w:cs="CordiaUPC"/>
              </w:rPr>
            </w:pPr>
            <w:r>
              <w:rPr>
                <w:rFonts w:cs="CordiaUPC"/>
              </w:rPr>
              <w:t>PO Enh Fee</w:t>
            </w:r>
          </w:p>
          <w:p w:rsidR="007E074A" w:rsidP="00105550" w:rsidRDefault="00A15DAE" w14:paraId="331472F5" w14:textId="77777777">
            <w:pPr>
              <w:pStyle w:val="ListParagraph"/>
              <w:numPr>
                <w:ilvl w:val="0"/>
                <w:numId w:val="248"/>
              </w:num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เพิ่ม </w:t>
            </w:r>
            <w:r>
              <w:rPr>
                <w:rFonts w:cs="CordiaUPC"/>
              </w:rPr>
              <w:t xml:space="preserve">Default Value </w:t>
            </w:r>
            <w:r>
              <w:rPr>
                <w:rFonts w:hint="cs" w:cs="Angsana New"/>
                <w:cs/>
              </w:rPr>
              <w:t>ของ</w:t>
            </w:r>
          </w:p>
          <w:p w:rsidRPr="00A15DAE" w:rsidR="00A15DAE" w:rsidP="00A15DAE" w:rsidRDefault="00A15DAE" w14:paraId="5891E310" w14:textId="77777777">
            <w:pPr>
              <w:pStyle w:val="ListParagraph"/>
              <w:numPr>
                <w:ilvl w:val="1"/>
                <w:numId w:val="248"/>
              </w:numPr>
              <w:rPr>
                <w:rFonts w:cs="CordiaUPC"/>
              </w:rPr>
            </w:pPr>
            <w:r w:rsidRPr="00A15DAE">
              <w:rPr>
                <w:rFonts w:cs="CordiaUPC"/>
              </w:rPr>
              <w:t>actualUsageVoice</w:t>
            </w:r>
          </w:p>
          <w:p w:rsidR="00A15DAE" w:rsidP="00152CAB" w:rsidRDefault="00A15DAE" w14:paraId="5AA1625E" w14:textId="77777777">
            <w:pPr>
              <w:pStyle w:val="ListParagraph"/>
              <w:numPr>
                <w:ilvl w:val="1"/>
                <w:numId w:val="248"/>
              </w:numPr>
              <w:rPr>
                <w:rFonts w:cs="CordiaUPC"/>
              </w:rPr>
            </w:pPr>
            <w:r w:rsidRPr="00A15DAE">
              <w:rPr>
                <w:rFonts w:cs="CordiaUPC"/>
              </w:rPr>
              <w:t>billPresentment</w:t>
            </w:r>
          </w:p>
          <w:p w:rsidR="00D96EDB" w:rsidP="00D96EDB" w:rsidRDefault="00D96EDB" w14:paraId="4A460BAD" w14:textId="1C4F9310">
            <w:pPr>
              <w:pStyle w:val="ListParagraph"/>
              <w:numPr>
                <w:ilvl w:val="0"/>
                <w:numId w:val="248"/>
              </w:num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แก้ไข </w:t>
            </w:r>
            <w:r>
              <w:rPr>
                <w:rFonts w:cs="CordiaUPC"/>
              </w:rPr>
              <w:t xml:space="preserve">Logic UI </w:t>
            </w:r>
            <w:r>
              <w:rPr>
                <w:rFonts w:hint="cs" w:cs="Angsana New"/>
                <w:cs/>
              </w:rPr>
              <w:t xml:space="preserve">ในหน้า </w:t>
            </w:r>
            <w:r>
              <w:rPr>
                <w:rFonts w:cs="CordiaUPC"/>
              </w:rPr>
              <w:t>Search</w:t>
            </w:r>
          </w:p>
        </w:tc>
        <w:tc>
          <w:tcPr>
            <w:tcW w:w="751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4841A7" w:rsidP="002C2490" w:rsidRDefault="004841A7" w14:paraId="7C3AB845" w14:textId="7D0A225B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0</w:t>
            </w:r>
            <w:r>
              <w:rPr>
                <w:rFonts w:cs="Angsana New"/>
                <w:cs/>
              </w:rPr>
              <w:t>.</w:t>
            </w:r>
            <w:r>
              <w:rPr>
                <w:rFonts w:cs="CordiaUPC"/>
              </w:rPr>
              <w:t>25</w:t>
            </w:r>
          </w:p>
        </w:tc>
      </w:tr>
      <w:tr w:rsidRPr="001624DE" w:rsidR="00152CAB" w:rsidTr="00F95259" w14:paraId="17102D3D" w14:textId="77777777">
        <w:trPr>
          <w:tblHeader/>
        </w:trPr>
        <w:tc>
          <w:tcPr>
            <w:tcW w:w="620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152CAB" w:rsidP="002C2490" w:rsidRDefault="00C31534" w14:paraId="001A06EF" w14:textId="01F9C1CD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29</w:t>
            </w:r>
            <w:r w:rsidR="00152CAB">
              <w:rPr>
                <w:rFonts w:cs="Angsana New"/>
                <w:cs/>
              </w:rPr>
              <w:t>/</w:t>
            </w:r>
            <w:r w:rsidR="00152CAB">
              <w:rPr>
                <w:rFonts w:cs="CordiaUPC"/>
              </w:rPr>
              <w:t>06</w:t>
            </w:r>
            <w:r w:rsidR="00152CAB">
              <w:rPr>
                <w:rFonts w:cs="Angsana New"/>
                <w:cs/>
              </w:rPr>
              <w:t>/</w:t>
            </w:r>
            <w:r w:rsidR="00152CAB">
              <w:rPr>
                <w:rFonts w:cs="CordiaUPC"/>
              </w:rPr>
              <w:t>2020</w:t>
            </w:r>
          </w:p>
        </w:tc>
        <w:tc>
          <w:tcPr>
            <w:tcW w:w="886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152CAB" w:rsidP="002C2490" w:rsidRDefault="00152CAB" w14:paraId="0188BA2C" w14:textId="509FC6BD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Nattawat</w:t>
            </w:r>
          </w:p>
        </w:tc>
        <w:tc>
          <w:tcPr>
            <w:tcW w:w="2743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152CAB" w:rsidP="00105550" w:rsidRDefault="00152CAB" w14:paraId="7B2852BC" w14:textId="77777777">
            <w:pPr>
              <w:pStyle w:val="ListParagraph"/>
              <w:numPr>
                <w:ilvl w:val="0"/>
                <w:numId w:val="248"/>
              </w:numPr>
              <w:rPr>
                <w:rFonts w:cs="CordiaUPC"/>
              </w:rPr>
            </w:pPr>
            <w:r>
              <w:rPr>
                <w:rFonts w:hint="cs" w:cs="Angsana New"/>
                <w:cs/>
              </w:rPr>
              <w:t>เพิ่ม</w:t>
            </w:r>
            <w:r>
              <w:rPr>
                <w:rFonts w:cs="CordiaUPC"/>
              </w:rPr>
              <w:t xml:space="preserve"> Field Internet Alert Threshold</w:t>
            </w:r>
          </w:p>
          <w:p w:rsidR="00136510" w:rsidP="00105550" w:rsidRDefault="00136510" w14:paraId="70057D80" w14:textId="752D656B">
            <w:pPr>
              <w:pStyle w:val="ListParagraph"/>
              <w:numPr>
                <w:ilvl w:val="0"/>
                <w:numId w:val="248"/>
              </w:numPr>
              <w:rPr>
                <w:rFonts w:cs="CordiaUPC"/>
              </w:rPr>
            </w:pPr>
            <w:r>
              <w:rPr>
                <w:rFonts w:cs="CordiaUPC"/>
              </w:rPr>
              <w:t xml:space="preserve">Default Priority </w:t>
            </w:r>
            <w:r>
              <w:rPr>
                <w:rFonts w:hint="cs" w:cs="Angsana New"/>
                <w:cs/>
              </w:rPr>
              <w:t xml:space="preserve">ของ </w:t>
            </w:r>
            <w:r>
              <w:rPr>
                <w:rFonts w:cs="CordiaUPC"/>
              </w:rPr>
              <w:t>VA</w:t>
            </w:r>
          </w:p>
          <w:p w:rsidR="00213C1A" w:rsidP="00105550" w:rsidRDefault="00213C1A" w14:paraId="32510C7E" w14:textId="77777777">
            <w:pPr>
              <w:pStyle w:val="ListParagraph"/>
              <w:numPr>
                <w:ilvl w:val="0"/>
                <w:numId w:val="248"/>
              </w:num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เพิ่ม </w:t>
            </w:r>
            <w:r>
              <w:rPr>
                <w:rFonts w:cs="CordiaUPC"/>
              </w:rPr>
              <w:t xml:space="preserve">Logic Default Value </w:t>
            </w:r>
            <w:r>
              <w:rPr>
                <w:rFonts w:hint="cs" w:cs="Angsana New"/>
                <w:cs/>
              </w:rPr>
              <w:t xml:space="preserve">ตอน </w:t>
            </w:r>
            <w:r>
              <w:rPr>
                <w:rFonts w:cs="CordiaUPC"/>
              </w:rPr>
              <w:t>Split PO</w:t>
            </w:r>
          </w:p>
          <w:p w:rsidR="00627AEC" w:rsidP="00105550" w:rsidRDefault="00627AEC" w14:paraId="1D3369FA" w14:textId="6C0E0A1E">
            <w:pPr>
              <w:pStyle w:val="ListParagraph"/>
              <w:numPr>
                <w:ilvl w:val="0"/>
                <w:numId w:val="248"/>
              </w:num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เพิ่ม </w:t>
            </w:r>
            <w:r>
              <w:rPr>
                <w:rFonts w:cs="CordiaUPC"/>
              </w:rPr>
              <w:t xml:space="preserve">Logic counter </w:t>
            </w:r>
            <w:r>
              <w:rPr>
                <w:rFonts w:hint="cs" w:cs="Angsana New"/>
                <w:cs/>
              </w:rPr>
              <w:t xml:space="preserve">ตัวอักษร ใน </w:t>
            </w:r>
            <w:r>
              <w:rPr>
                <w:rFonts w:cs="CordiaUPC"/>
              </w:rPr>
              <w:t>Group PO Fee</w:t>
            </w:r>
          </w:p>
          <w:p w:rsidRPr="00C53E2A" w:rsidR="00627AEC" w:rsidP="00C53E2A" w:rsidRDefault="00627AEC" w14:paraId="055C8CEC" w14:textId="58756DB7">
            <w:pPr>
              <w:pStyle w:val="ListParagraph"/>
              <w:numPr>
                <w:ilvl w:val="1"/>
                <w:numId w:val="248"/>
              </w:numPr>
              <w:rPr>
                <w:rFonts w:cs="CordiaUPC"/>
              </w:rPr>
            </w:pPr>
            <w:r>
              <w:t>exDescriptionEN</w:t>
            </w:r>
          </w:p>
          <w:p w:rsidR="00627AEC" w:rsidP="00C53E2A" w:rsidRDefault="00627AEC" w14:paraId="755AD810" w14:textId="4A96FB4C">
            <w:pPr>
              <w:pStyle w:val="ListParagraph"/>
              <w:numPr>
                <w:ilvl w:val="1"/>
                <w:numId w:val="248"/>
              </w:numPr>
              <w:rPr>
                <w:rFonts w:cs="CordiaUPC"/>
                <w:cs/>
              </w:rPr>
            </w:pPr>
            <w:r>
              <w:t>exDescriptionTH</w:t>
            </w:r>
          </w:p>
        </w:tc>
        <w:tc>
          <w:tcPr>
            <w:tcW w:w="751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152CAB" w:rsidP="002C2490" w:rsidRDefault="00152CAB" w14:paraId="391FE139" w14:textId="13824390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0</w:t>
            </w:r>
            <w:r>
              <w:rPr>
                <w:rFonts w:cs="Angsana New"/>
                <w:cs/>
              </w:rPr>
              <w:t>.</w:t>
            </w:r>
            <w:r>
              <w:rPr>
                <w:rFonts w:cs="CordiaUPC"/>
              </w:rPr>
              <w:t>26</w:t>
            </w:r>
          </w:p>
        </w:tc>
      </w:tr>
      <w:tr w:rsidRPr="001624DE" w:rsidR="00610BE7" w:rsidTr="00F95259" w14:paraId="6EAE0F34" w14:textId="77777777">
        <w:trPr>
          <w:tblHeader/>
        </w:trPr>
        <w:tc>
          <w:tcPr>
            <w:tcW w:w="620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10BE7" w:rsidP="002C2490" w:rsidRDefault="00610BE7" w14:paraId="10C57F92" w14:textId="6AA4F6D7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03</w:t>
            </w:r>
            <w:r>
              <w:rPr>
                <w:rFonts w:cs="Angsana New"/>
                <w:cs/>
              </w:rPr>
              <w:t>/</w:t>
            </w:r>
            <w:r>
              <w:rPr>
                <w:rFonts w:cs="CordiaUPC"/>
              </w:rPr>
              <w:t>0</w:t>
            </w:r>
            <w:r w:rsidR="00FE2141">
              <w:rPr>
                <w:rFonts w:cs="CordiaUPC"/>
              </w:rPr>
              <w:t>7</w:t>
            </w:r>
            <w:r>
              <w:rPr>
                <w:rFonts w:cs="Angsana New"/>
                <w:cs/>
              </w:rPr>
              <w:t>/</w:t>
            </w:r>
            <w:r>
              <w:rPr>
                <w:rFonts w:cs="CordiaUPC"/>
              </w:rPr>
              <w:t>2020</w:t>
            </w:r>
          </w:p>
        </w:tc>
        <w:tc>
          <w:tcPr>
            <w:tcW w:w="886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10BE7" w:rsidP="002C2490" w:rsidRDefault="00610BE7" w14:paraId="03BBC887" w14:textId="1F4F1E1F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Nattawat</w:t>
            </w:r>
          </w:p>
        </w:tc>
        <w:tc>
          <w:tcPr>
            <w:tcW w:w="2743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10BE7" w:rsidP="00105550" w:rsidRDefault="00610BE7" w14:paraId="6178CF17" w14:textId="7178F880">
            <w:pPr>
              <w:pStyle w:val="ListParagraph"/>
              <w:numPr>
                <w:ilvl w:val="0"/>
                <w:numId w:val="248"/>
              </w:num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เพิ่ม </w:t>
            </w:r>
            <w:r>
              <w:rPr>
                <w:rFonts w:cs="CordiaUPC"/>
              </w:rPr>
              <w:t xml:space="preserve">Logic Validate </w:t>
            </w:r>
            <w:r>
              <w:rPr>
                <w:rFonts w:hint="cs" w:cs="Angsana New"/>
                <w:cs/>
              </w:rPr>
              <w:t xml:space="preserve">ของ </w:t>
            </w:r>
            <w:r>
              <w:rPr>
                <w:rFonts w:cs="CordiaUPC"/>
              </w:rPr>
              <w:t>Forecast</w:t>
            </w:r>
            <w:r w:rsidR="00031A88">
              <w:rPr>
                <w:rFonts w:cs="Angsana New"/>
                <w:cs/>
              </w:rPr>
              <w:t xml:space="preserve"> </w:t>
            </w:r>
            <w:r w:rsidR="00031A88">
              <w:rPr>
                <w:rFonts w:hint="cs" w:cs="Angsana New"/>
                <w:cs/>
              </w:rPr>
              <w:t xml:space="preserve">และ </w:t>
            </w:r>
            <w:r w:rsidR="00031A88">
              <w:rPr>
                <w:rFonts w:cs="CordiaUPC"/>
              </w:rPr>
              <w:t>SIM Price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ใน </w:t>
            </w:r>
            <w:r>
              <w:rPr>
                <w:rFonts w:cs="CordiaUPC"/>
              </w:rPr>
              <w:t>Manage New SIM</w:t>
            </w:r>
          </w:p>
          <w:p w:rsidR="006F5D93" w:rsidP="00105550" w:rsidRDefault="006F5D93" w14:paraId="6A795C1E" w14:textId="77777777">
            <w:pPr>
              <w:pStyle w:val="ListParagraph"/>
              <w:numPr>
                <w:ilvl w:val="0"/>
                <w:numId w:val="248"/>
              </w:numPr>
              <w:rPr>
                <w:rFonts w:cs="CordiaUPC"/>
              </w:rPr>
            </w:pPr>
            <w:r>
              <w:rPr>
                <w:rFonts w:cs="CordiaUPC"/>
              </w:rPr>
              <w:t>Pre</w:t>
            </w:r>
            <w:r>
              <w:rPr>
                <w:rFonts w:cs="Angsana New"/>
                <w:cs/>
              </w:rPr>
              <w:t>-</w:t>
            </w:r>
            <w:r>
              <w:rPr>
                <w:rFonts w:cs="CordiaUPC"/>
              </w:rPr>
              <w:t xml:space="preserve">paid </w:t>
            </w:r>
            <w:r>
              <w:rPr>
                <w:rFonts w:hint="cs" w:cs="Angsana New"/>
                <w:cs/>
              </w:rPr>
              <w:t xml:space="preserve">รองรับ </w:t>
            </w:r>
            <w:r>
              <w:rPr>
                <w:rFonts w:cs="CordiaUPC"/>
              </w:rPr>
              <w:t xml:space="preserve">Multi Duration </w:t>
            </w:r>
            <w:r>
              <w:rPr>
                <w:rFonts w:hint="cs" w:cs="Angsana New"/>
                <w:cs/>
              </w:rPr>
              <w:t>ได้แล้ว</w:t>
            </w:r>
          </w:p>
          <w:p w:rsidR="00484494" w:rsidP="00105550" w:rsidRDefault="00484494" w14:paraId="3A609586" w14:textId="03544097">
            <w:pPr>
              <w:pStyle w:val="ListParagraph"/>
              <w:numPr>
                <w:ilvl w:val="0"/>
                <w:numId w:val="248"/>
              </w:num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แก้ไข </w:t>
            </w:r>
            <w:r>
              <w:rPr>
                <w:rFonts w:cs="CordiaUPC"/>
              </w:rPr>
              <w:t xml:space="preserve">Query LOV </w:t>
            </w:r>
            <w:r>
              <w:rPr>
                <w:rFonts w:hint="cs" w:cs="Angsana New"/>
                <w:cs/>
              </w:rPr>
              <w:t xml:space="preserve">ของ </w:t>
            </w:r>
            <w:r>
              <w:rPr>
                <w:rFonts w:cs="CordiaUPC"/>
              </w:rPr>
              <w:t xml:space="preserve">Order Fee </w:t>
            </w:r>
            <w:r>
              <w:rPr>
                <w:rFonts w:hint="cs" w:cs="Angsana New"/>
                <w:cs/>
              </w:rPr>
              <w:t xml:space="preserve">ที่ </w:t>
            </w:r>
            <w:r>
              <w:rPr>
                <w:rFonts w:cs="CordiaUPC"/>
              </w:rPr>
              <w:t>PO</w:t>
            </w:r>
          </w:p>
          <w:p w:rsidR="0085684D" w:rsidP="00105550" w:rsidRDefault="0085684D" w14:paraId="02E9BE99" w14:textId="77777777">
            <w:pPr>
              <w:pStyle w:val="ListParagraph"/>
              <w:numPr>
                <w:ilvl w:val="0"/>
                <w:numId w:val="248"/>
              </w:num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แก้ไขการลง </w:t>
            </w:r>
            <w:r>
              <w:rPr>
                <w:rFonts w:cs="CordiaUPC"/>
              </w:rPr>
              <w:t xml:space="preserve">Database </w:t>
            </w:r>
            <w:r>
              <w:rPr>
                <w:rFonts w:hint="cs" w:cs="Angsana New"/>
                <w:cs/>
              </w:rPr>
              <w:t xml:space="preserve">ของ </w:t>
            </w:r>
            <w:r>
              <w:rPr>
                <w:rFonts w:cs="CordiaUPC"/>
              </w:rPr>
              <w:t xml:space="preserve">Matching Method </w:t>
            </w:r>
            <w:r>
              <w:rPr>
                <w:rFonts w:hint="cs" w:cs="Angsana New"/>
                <w:cs/>
              </w:rPr>
              <w:t xml:space="preserve">ของ </w:t>
            </w:r>
            <w:r>
              <w:rPr>
                <w:rFonts w:cs="CordiaUPC"/>
              </w:rPr>
              <w:t xml:space="preserve">PO Fee </w:t>
            </w:r>
            <w:r>
              <w:rPr>
                <w:rFonts w:cs="Angsana New"/>
                <w:cs/>
              </w:rPr>
              <w:t xml:space="preserve">/ </w:t>
            </w:r>
            <w:r>
              <w:rPr>
                <w:rFonts w:cs="CordiaUPC"/>
              </w:rPr>
              <w:t>PO Cash Back</w:t>
            </w:r>
          </w:p>
          <w:p w:rsidR="00C3511F" w:rsidP="00105550" w:rsidRDefault="00C3511F" w14:paraId="6554E002" w14:textId="4A814F37">
            <w:pPr>
              <w:pStyle w:val="ListParagraph"/>
              <w:numPr>
                <w:ilvl w:val="0"/>
                <w:numId w:val="248"/>
              </w:num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เพิ่ม </w:t>
            </w:r>
            <w:r>
              <w:rPr>
                <w:rFonts w:cs="CordiaUPC"/>
              </w:rPr>
              <w:t>peak</w:t>
            </w:r>
            <w:r w:rsidR="00614E2D">
              <w:rPr>
                <w:rFonts w:cs="CordiaUPC"/>
              </w:rPr>
              <w:t>TimeFlag</w:t>
            </w:r>
            <w:r>
              <w:rPr>
                <w:rFonts w:hint="cs" w:cs="Angsana New"/>
                <w:cs/>
              </w:rPr>
              <w:t xml:space="preserve"> ที่ </w:t>
            </w:r>
          </w:p>
          <w:p w:rsidR="00C3511F" w:rsidP="00264A12" w:rsidRDefault="00C3511F" w14:paraId="04D20BB9" w14:textId="09187115">
            <w:pPr>
              <w:pStyle w:val="ListParagraph"/>
              <w:numPr>
                <w:ilvl w:val="1"/>
                <w:numId w:val="248"/>
              </w:numPr>
              <w:rPr>
                <w:rFonts w:cs="CordiaUPC"/>
              </w:rPr>
            </w:pPr>
            <w:r>
              <w:rPr>
                <w:rFonts w:cs="CordiaUPC"/>
              </w:rPr>
              <w:t>Voice Free Resource</w:t>
            </w:r>
          </w:p>
          <w:p w:rsidR="00614E2D" w:rsidP="00264A12" w:rsidRDefault="00614E2D" w14:paraId="487E6BE7" w14:textId="34FE576F">
            <w:pPr>
              <w:pStyle w:val="ListParagraph"/>
              <w:numPr>
                <w:ilvl w:val="1"/>
                <w:numId w:val="248"/>
              </w:numPr>
              <w:rPr>
                <w:rFonts w:cs="CordiaUPC"/>
              </w:rPr>
            </w:pPr>
            <w:r>
              <w:rPr>
                <w:rFonts w:cs="CordiaUPC"/>
              </w:rPr>
              <w:t>Voice FN</w:t>
            </w:r>
          </w:p>
          <w:p w:rsidR="00C3511F" w:rsidP="00264A12" w:rsidRDefault="00C3511F" w14:paraId="3C910ED7" w14:textId="6013CA27">
            <w:pPr>
              <w:pStyle w:val="ListParagraph"/>
              <w:numPr>
                <w:ilvl w:val="1"/>
                <w:numId w:val="248"/>
              </w:numPr>
              <w:rPr>
                <w:rFonts w:cs="CordiaUPC"/>
              </w:rPr>
            </w:pPr>
            <w:r>
              <w:rPr>
                <w:rFonts w:cs="CordiaUPC"/>
              </w:rPr>
              <w:t>Voice Rating</w:t>
            </w:r>
          </w:p>
          <w:p w:rsidR="00C3511F" w:rsidP="00264A12" w:rsidRDefault="00C3511F" w14:paraId="723F149B" w14:textId="77777777">
            <w:pPr>
              <w:pStyle w:val="ListParagraph"/>
              <w:numPr>
                <w:ilvl w:val="1"/>
                <w:numId w:val="248"/>
              </w:numPr>
              <w:rPr>
                <w:rFonts w:cs="CordiaUPC"/>
              </w:rPr>
            </w:pPr>
            <w:r>
              <w:rPr>
                <w:rFonts w:cs="CordiaUPC"/>
              </w:rPr>
              <w:t>VDO Call Rating</w:t>
            </w:r>
          </w:p>
          <w:p w:rsidR="00C3511F" w:rsidP="00264A12" w:rsidRDefault="00C3511F" w14:paraId="169AA90D" w14:textId="77777777">
            <w:pPr>
              <w:pStyle w:val="ListParagraph"/>
              <w:numPr>
                <w:ilvl w:val="1"/>
                <w:numId w:val="248"/>
              </w:numPr>
              <w:rPr>
                <w:rFonts w:cs="CordiaUPC"/>
              </w:rPr>
            </w:pPr>
            <w:r>
              <w:rPr>
                <w:rFonts w:cs="CordiaUPC"/>
              </w:rPr>
              <w:t>Landline Rating</w:t>
            </w:r>
          </w:p>
          <w:p w:rsidR="009345E8" w:rsidP="009345E8" w:rsidRDefault="009345E8" w14:paraId="6798C852" w14:textId="77777777">
            <w:pPr>
              <w:pStyle w:val="ListParagraph"/>
              <w:numPr>
                <w:ilvl w:val="0"/>
                <w:numId w:val="248"/>
              </w:numPr>
              <w:rPr>
                <w:rFonts w:cs="CordiaUPC"/>
              </w:rPr>
            </w:pPr>
            <w:r>
              <w:rPr>
                <w:rFonts w:cs="CordiaUPC"/>
              </w:rPr>
              <w:t xml:space="preserve">Disable Step Rate </w:t>
            </w:r>
            <w:r>
              <w:rPr>
                <w:rFonts w:hint="cs" w:cs="Angsana New"/>
                <w:cs/>
              </w:rPr>
              <w:t xml:space="preserve">ของ </w:t>
            </w:r>
            <w:r>
              <w:rPr>
                <w:rFonts w:cs="CordiaUPC"/>
              </w:rPr>
              <w:t xml:space="preserve">Voice </w:t>
            </w:r>
            <w:r>
              <w:rPr>
                <w:rFonts w:cs="Angsana New"/>
                <w:cs/>
              </w:rPr>
              <w:t xml:space="preserve">/ </w:t>
            </w:r>
            <w:r>
              <w:rPr>
                <w:rFonts w:cs="CordiaUPC"/>
              </w:rPr>
              <w:t xml:space="preserve">VDO Call </w:t>
            </w:r>
            <w:r>
              <w:rPr>
                <w:rFonts w:cs="Angsana New"/>
                <w:cs/>
              </w:rPr>
              <w:t xml:space="preserve">/ </w:t>
            </w:r>
            <w:r>
              <w:rPr>
                <w:rFonts w:cs="CordiaUPC"/>
              </w:rPr>
              <w:t xml:space="preserve">Landline </w:t>
            </w:r>
            <w:r>
              <w:rPr>
                <w:rFonts w:hint="cs" w:cs="Angsana New"/>
                <w:cs/>
              </w:rPr>
              <w:t xml:space="preserve">เมื่อเป็น </w:t>
            </w:r>
            <w:r>
              <w:rPr>
                <w:rFonts w:cs="CordiaUPC"/>
              </w:rPr>
              <w:t>Post</w:t>
            </w:r>
            <w:r>
              <w:rPr>
                <w:rFonts w:cs="Angsana New"/>
                <w:cs/>
              </w:rPr>
              <w:t>-</w:t>
            </w:r>
            <w:r>
              <w:rPr>
                <w:rFonts w:cs="CordiaUPC"/>
              </w:rPr>
              <w:t>paid On</w:t>
            </w:r>
            <w:r>
              <w:rPr>
                <w:rFonts w:cs="Angsana New"/>
                <w:cs/>
              </w:rPr>
              <w:t>-</w:t>
            </w:r>
            <w:r>
              <w:rPr>
                <w:rFonts w:cs="CordiaUPC"/>
              </w:rPr>
              <w:t>Top</w:t>
            </w:r>
          </w:p>
          <w:p w:rsidR="00BC3988" w:rsidP="009345E8" w:rsidRDefault="00BC3988" w14:paraId="58354C41" w14:textId="77777777">
            <w:pPr>
              <w:pStyle w:val="ListParagraph"/>
              <w:numPr>
                <w:ilvl w:val="0"/>
                <w:numId w:val="248"/>
              </w:numPr>
              <w:rPr>
                <w:rFonts w:cs="CordiaUPC"/>
              </w:rPr>
            </w:pPr>
            <w:r>
              <w:rPr>
                <w:rFonts w:cs="CordiaUPC"/>
              </w:rPr>
              <w:t xml:space="preserve">PO Name </w:t>
            </w:r>
            <w:r>
              <w:rPr>
                <w:rFonts w:hint="cs" w:cs="Angsana New"/>
                <w:cs/>
              </w:rPr>
              <w:t xml:space="preserve">ของ </w:t>
            </w:r>
            <w:r>
              <w:rPr>
                <w:rFonts w:cs="CordiaUPC"/>
              </w:rPr>
              <w:t xml:space="preserve">Enh </w:t>
            </w:r>
            <w:r>
              <w:rPr>
                <w:rFonts w:hint="cs" w:cs="Angsana New"/>
                <w:cs/>
              </w:rPr>
              <w:t xml:space="preserve">ให้ </w:t>
            </w:r>
            <w:r>
              <w:rPr>
                <w:rFonts w:cs="CordiaUPC"/>
              </w:rPr>
              <w:t xml:space="preserve">copy </w:t>
            </w:r>
            <w:r>
              <w:rPr>
                <w:rFonts w:hint="cs" w:cs="Angsana New"/>
                <w:cs/>
              </w:rPr>
              <w:t xml:space="preserve">ไป </w:t>
            </w:r>
            <w:r>
              <w:rPr>
                <w:rFonts w:cs="CordiaUPC"/>
              </w:rPr>
              <w:t xml:space="preserve">Integration Name </w:t>
            </w:r>
            <w:r>
              <w:rPr>
                <w:rFonts w:hint="cs" w:cs="Angsana New"/>
                <w:cs/>
              </w:rPr>
              <w:t>เมื่อมีการแก้ไข</w:t>
            </w:r>
          </w:p>
          <w:p w:rsidR="001958CF" w:rsidP="009345E8" w:rsidRDefault="001958CF" w14:paraId="4D6D9D14" w14:textId="77777777">
            <w:pPr>
              <w:pStyle w:val="ListParagraph"/>
              <w:numPr>
                <w:ilvl w:val="0"/>
                <w:numId w:val="248"/>
              </w:numPr>
              <w:rPr>
                <w:rFonts w:cs="CordiaUPC"/>
              </w:rPr>
            </w:pPr>
            <w:r>
              <w:rPr>
                <w:rFonts w:cs="CordiaUPC"/>
              </w:rPr>
              <w:t xml:space="preserve">copy remark </w:t>
            </w:r>
            <w:r>
              <w:rPr>
                <w:rFonts w:hint="cs" w:cs="Angsana New"/>
                <w:cs/>
              </w:rPr>
              <w:t xml:space="preserve">จาก </w:t>
            </w:r>
            <w:r>
              <w:rPr>
                <w:rFonts w:cs="CordiaUPC"/>
              </w:rPr>
              <w:t xml:space="preserve">MKT </w:t>
            </w:r>
            <w:r>
              <w:rPr>
                <w:rFonts w:hint="cs" w:cs="Angsana New"/>
                <w:cs/>
              </w:rPr>
              <w:t xml:space="preserve">มาไว้ที่ </w:t>
            </w:r>
            <w:r>
              <w:rPr>
                <w:rFonts w:cs="CordiaUPC"/>
              </w:rPr>
              <w:t xml:space="preserve">remarkMKT </w:t>
            </w:r>
            <w:r w:rsidR="00CD3FC5">
              <w:rPr>
                <w:rFonts w:hint="cs" w:cs="Angsana New"/>
                <w:cs/>
              </w:rPr>
              <w:t xml:space="preserve">และนำไปแสดงที่ </w:t>
            </w:r>
            <w:r w:rsidR="00CD3FC5">
              <w:rPr>
                <w:rFonts w:cs="CordiaUPC"/>
              </w:rPr>
              <w:t>ENH</w:t>
            </w:r>
            <w:r>
              <w:rPr>
                <w:rFonts w:cs="Angsana New"/>
                <w:cs/>
              </w:rPr>
              <w:t xml:space="preserve"> </w:t>
            </w:r>
          </w:p>
          <w:p w:rsidRPr="00264A12" w:rsidR="002305F2" w:rsidP="009345E8" w:rsidRDefault="002305F2" w14:paraId="43FCF5FA" w14:textId="77777777">
            <w:pPr>
              <w:pStyle w:val="ListParagraph"/>
              <w:numPr>
                <w:ilvl w:val="0"/>
                <w:numId w:val="248"/>
              </w:num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เปลี่ยนเงื่อนไขในการดึง </w:t>
            </w:r>
            <w:r>
              <w:t>guildlineParameterOfSMS</w:t>
            </w:r>
            <w:r>
              <w:rPr>
                <w:rFonts w:hint="cs"/>
                <w:cs/>
              </w:rPr>
              <w:t xml:space="preserve"> ของ </w:t>
            </w:r>
            <w:r>
              <w:t>ENH</w:t>
            </w:r>
          </w:p>
          <w:p w:rsidRPr="00264A12" w:rsidR="00F50552" w:rsidP="009345E8" w:rsidRDefault="00FC0A6A" w14:paraId="10921C80" w14:textId="7E0468AB">
            <w:pPr>
              <w:pStyle w:val="ListParagraph"/>
              <w:numPr>
                <w:ilvl w:val="0"/>
                <w:numId w:val="248"/>
              </w:numPr>
              <w:rPr>
                <w:rFonts w:cs="CordiaUPC"/>
              </w:rPr>
            </w:pPr>
            <w:r>
              <w:rPr>
                <w:rFonts w:hint="cs"/>
                <w:cs/>
              </w:rPr>
              <w:t xml:space="preserve">แก้ไข </w:t>
            </w:r>
            <w:r w:rsidR="00F50552">
              <w:t xml:space="preserve">Logic </w:t>
            </w:r>
            <w:r w:rsidR="00F50552">
              <w:rPr>
                <w:rFonts w:hint="cs"/>
                <w:cs/>
              </w:rPr>
              <w:t xml:space="preserve">ในการ </w:t>
            </w:r>
            <w:r w:rsidR="00F50552">
              <w:t>Default Prorate Package Fee</w:t>
            </w:r>
          </w:p>
          <w:p w:rsidRPr="00264A12" w:rsidR="00813EDC" w:rsidP="001B6FD1" w:rsidRDefault="00FC0A6A" w14:paraId="04F6939F" w14:textId="7DCBC4A6">
            <w:pPr>
              <w:pStyle w:val="ListParagraph"/>
              <w:numPr>
                <w:ilvl w:val="0"/>
                <w:numId w:val="248"/>
              </w:numPr>
              <w:rPr>
                <w:rFonts w:cs="CordiaUPC"/>
              </w:rPr>
            </w:pPr>
            <w:r>
              <w:rPr>
                <w:rFonts w:hint="cs"/>
                <w:cs/>
              </w:rPr>
              <w:t xml:space="preserve">แก้ไข </w:t>
            </w:r>
            <w:r w:rsidR="00813EDC">
              <w:t xml:space="preserve">Logic </w:t>
            </w:r>
            <w:r w:rsidR="00813EDC">
              <w:rPr>
                <w:rFonts w:hint="cs"/>
                <w:cs/>
              </w:rPr>
              <w:t xml:space="preserve">ในการ </w:t>
            </w:r>
            <w:r w:rsidR="00813EDC">
              <w:t xml:space="preserve">Default </w:t>
            </w:r>
            <w:r w:rsidR="00B34BD1">
              <w:t>Performance</w:t>
            </w:r>
            <w:r w:rsidR="00813EDC">
              <w:t xml:space="preserve"> Category</w:t>
            </w:r>
          </w:p>
          <w:p w:rsidRPr="00264A12" w:rsidR="00FC0A6A" w:rsidP="000A1350" w:rsidRDefault="00FC0A6A" w14:paraId="5A336456" w14:textId="4B66AAA5">
            <w:pPr>
              <w:pStyle w:val="ListParagraph"/>
              <w:numPr>
                <w:ilvl w:val="0"/>
                <w:numId w:val="248"/>
              </w:numPr>
              <w:rPr>
                <w:rFonts w:cs="CordiaUPC"/>
              </w:rPr>
            </w:pPr>
            <w:r>
              <w:rPr>
                <w:rFonts w:hint="cs"/>
                <w:cs/>
              </w:rPr>
              <w:t xml:space="preserve">แก้ไข </w:t>
            </w:r>
            <w:r>
              <w:t xml:space="preserve">LOV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Logic </w:t>
            </w:r>
            <w:r>
              <w:rPr>
                <w:rFonts w:hint="cs"/>
                <w:cs/>
              </w:rPr>
              <w:t xml:space="preserve">ที่ </w:t>
            </w:r>
            <w:r>
              <w:t xml:space="preserve">Channel </w:t>
            </w:r>
            <w:r>
              <w:rPr>
                <w:rFonts w:hint="cs"/>
                <w:cs/>
              </w:rPr>
              <w:t xml:space="preserve">ใน </w:t>
            </w:r>
            <w:r>
              <w:t>PO Fee</w:t>
            </w:r>
            <w:r w:rsidR="00941795">
              <w:rPr>
                <w:rFonts w:cs="Angsana New"/>
                <w:cs/>
              </w:rPr>
              <w:t xml:space="preserve"> </w:t>
            </w:r>
            <w:r w:rsidR="00941795">
              <w:rPr>
                <w:rFonts w:hint="cs"/>
                <w:cs/>
              </w:rPr>
              <w:t xml:space="preserve">และ </w:t>
            </w:r>
            <w:r w:rsidR="00941795">
              <w:t>Group PO Fee</w:t>
            </w:r>
          </w:p>
          <w:p w:rsidRPr="00264A12" w:rsidR="0033149F" w:rsidP="000A1350" w:rsidRDefault="0033149F" w14:paraId="5CCA28A4" w14:textId="4563BC08">
            <w:pPr>
              <w:pStyle w:val="ListParagraph"/>
              <w:numPr>
                <w:ilvl w:val="0"/>
                <w:numId w:val="248"/>
              </w:numPr>
              <w:rPr>
                <w:rFonts w:cs="CordiaUPC"/>
              </w:rPr>
            </w:pPr>
            <w:r>
              <w:rPr>
                <w:rFonts w:hint="cs"/>
                <w:cs/>
              </w:rPr>
              <w:t xml:space="preserve">แก้ไข </w:t>
            </w:r>
            <w:r>
              <w:t xml:space="preserve">Default Value </w:t>
            </w:r>
            <w:r>
              <w:rPr>
                <w:rFonts w:hint="cs"/>
                <w:cs/>
              </w:rPr>
              <w:t xml:space="preserve">ของ </w:t>
            </w:r>
            <w:r>
              <w:t xml:space="preserve">Product Type </w:t>
            </w:r>
            <w:r>
              <w:rPr>
                <w:rFonts w:hint="cs"/>
                <w:cs/>
              </w:rPr>
              <w:t xml:space="preserve">ที่ </w:t>
            </w:r>
            <w:r>
              <w:t>Group PO Fee</w:t>
            </w:r>
          </w:p>
          <w:p w:rsidRPr="00264A12" w:rsidR="001B6FD1" w:rsidP="000A1350" w:rsidRDefault="001B6FD1" w14:paraId="71814FA4" w14:textId="3A40C5B4">
            <w:pPr>
              <w:pStyle w:val="ListParagraph"/>
              <w:numPr>
                <w:ilvl w:val="0"/>
                <w:numId w:val="248"/>
              </w:numPr>
              <w:rPr>
                <w:rFonts w:cs="CordiaUPC"/>
              </w:rPr>
            </w:pPr>
            <w:r>
              <w:rPr>
                <w:rFonts w:hint="cs"/>
                <w:cs/>
              </w:rPr>
              <w:t xml:space="preserve">แก้ไข </w:t>
            </w:r>
            <w:r>
              <w:t xml:space="preserve">LOV </w:t>
            </w:r>
            <w:r>
              <w:rPr>
                <w:rFonts w:hint="cs"/>
                <w:cs/>
              </w:rPr>
              <w:t xml:space="preserve">ของ </w:t>
            </w:r>
            <w:r>
              <w:t xml:space="preserve">VDO Package Group </w:t>
            </w:r>
          </w:p>
          <w:p w:rsidRPr="00264A12" w:rsidR="00C14839" w:rsidP="000A1350" w:rsidRDefault="00C14839" w14:paraId="0A36B380" w14:textId="4017BEAD">
            <w:pPr>
              <w:pStyle w:val="ListParagraph"/>
              <w:numPr>
                <w:ilvl w:val="0"/>
                <w:numId w:val="248"/>
              </w:numPr>
              <w:rPr>
                <w:rFonts w:cs="CordiaUPC"/>
              </w:rPr>
            </w:pPr>
            <w:r>
              <w:rPr>
                <w:rFonts w:hint="cs"/>
                <w:cs/>
              </w:rPr>
              <w:t xml:space="preserve">เพิ่ม </w:t>
            </w:r>
            <w:r>
              <w:t>Validate</w:t>
            </w:r>
            <w:r w:rsidR="00D20C8D">
              <w:rPr>
                <w:rFonts w:cs="Angsana New"/>
                <w:cs/>
              </w:rPr>
              <w:t xml:space="preserve"> </w:t>
            </w:r>
            <w:r w:rsidR="00D20C8D">
              <w:rPr>
                <w:rFonts w:hint="cs"/>
                <w:cs/>
              </w:rPr>
              <w:t xml:space="preserve">และ </w:t>
            </w:r>
            <w:r w:rsidR="00D20C8D">
              <w:t>Label</w:t>
            </w:r>
            <w:r>
              <w:rPr>
                <w:rFonts w:hint="cs"/>
                <w:cs/>
              </w:rPr>
              <w:t xml:space="preserve"> </w:t>
            </w:r>
            <w:r w:rsidRPr="00264A12">
              <w:rPr>
                <w:cs/>
              </w:rPr>
              <w:t xml:space="preserve">ที่ </w:t>
            </w:r>
            <w:r w:rsidRPr="00264A12">
              <w:t>Top up Reward</w:t>
            </w:r>
          </w:p>
          <w:p w:rsidRPr="00264A12" w:rsidR="003146D3" w:rsidP="00A6109F" w:rsidRDefault="003146D3" w14:paraId="261F8DF8" w14:textId="77777777">
            <w:pPr>
              <w:pStyle w:val="ListParagraph"/>
              <w:numPr>
                <w:ilvl w:val="0"/>
                <w:numId w:val="248"/>
              </w:numPr>
              <w:rPr>
                <w:rFonts w:cs="CordiaUPC"/>
              </w:rPr>
            </w:pPr>
            <w:r>
              <w:rPr>
                <w:rFonts w:hint="cs"/>
                <w:cs/>
              </w:rPr>
              <w:t xml:space="preserve">แก้ไข </w:t>
            </w:r>
            <w:r>
              <w:t xml:space="preserve">Logic </w:t>
            </w:r>
            <w:r>
              <w:rPr>
                <w:rFonts w:hint="cs"/>
                <w:cs/>
              </w:rPr>
              <w:t xml:space="preserve">ในการแสดง </w:t>
            </w:r>
            <w:r w:rsidRPr="003146D3">
              <w:t>Human Touch Point Table</w:t>
            </w:r>
            <w:r>
              <w:rPr>
                <w:rFonts w:hint="cs"/>
                <w:cs/>
              </w:rPr>
              <w:t xml:space="preserve"> และ </w:t>
            </w:r>
            <w:r>
              <w:t>Non Human Touch Point Table</w:t>
            </w:r>
          </w:p>
          <w:p w:rsidRPr="00264A12" w:rsidR="001B0BDD" w:rsidP="00FE0A36" w:rsidRDefault="002B402A" w14:paraId="5623C928" w14:textId="54013C09">
            <w:pPr>
              <w:pStyle w:val="ListParagraph"/>
              <w:numPr>
                <w:ilvl w:val="0"/>
                <w:numId w:val="248"/>
              </w:numPr>
              <w:rPr>
                <w:rFonts w:cs="CordiaUPC"/>
              </w:rPr>
            </w:pPr>
            <w:r>
              <w:rPr>
                <w:rFonts w:hint="cs"/>
                <w:cs/>
              </w:rPr>
              <w:t xml:space="preserve">เพิ่ม </w:t>
            </w:r>
            <w:r>
              <w:t xml:space="preserve">Field Matching Order Fee </w:t>
            </w:r>
            <w:r>
              <w:rPr>
                <w:rFonts w:hint="cs"/>
                <w:cs/>
              </w:rPr>
              <w:t xml:space="preserve">ที่ </w:t>
            </w:r>
            <w:r w:rsidRPr="003146D3">
              <w:t xml:space="preserve">Human Touch Point </w:t>
            </w:r>
            <w:r>
              <w:rPr>
                <w:rFonts w:hint="cs"/>
                <w:cs/>
              </w:rPr>
              <w:t xml:space="preserve">และ </w:t>
            </w:r>
            <w:r>
              <w:t>Non Human Touch Point</w:t>
            </w:r>
          </w:p>
          <w:p w:rsidRPr="00264A12" w:rsidR="00F24FF2" w:rsidP="00A6109F" w:rsidRDefault="00F24FF2" w14:paraId="52C75A7D" w14:textId="77777777">
            <w:pPr>
              <w:pStyle w:val="ListParagraph"/>
              <w:numPr>
                <w:ilvl w:val="0"/>
                <w:numId w:val="248"/>
              </w:numPr>
              <w:rPr>
                <w:rFonts w:cs="CordiaUPC"/>
              </w:rPr>
            </w:pPr>
            <w:r>
              <w:rPr>
                <w:rFonts w:hint="cs"/>
                <w:cs/>
              </w:rPr>
              <w:t xml:space="preserve">เพิ่ม </w:t>
            </w:r>
            <w:r>
              <w:t>Tab Commu Touch Point</w:t>
            </w:r>
          </w:p>
          <w:p w:rsidRPr="00264A12" w:rsidR="002B402A" w:rsidP="00A6109F" w:rsidRDefault="002B402A" w14:paraId="56089744" w14:textId="78F2A4EB">
            <w:pPr>
              <w:pStyle w:val="ListParagraph"/>
              <w:numPr>
                <w:ilvl w:val="0"/>
                <w:numId w:val="248"/>
              </w:numPr>
              <w:rPr>
                <w:rFonts w:cs="CordiaUPC"/>
                <w:cs/>
              </w:rPr>
            </w:pPr>
            <w:r>
              <w:rPr>
                <w:rFonts w:hint="cs"/>
                <w:cs/>
              </w:rPr>
              <w:t xml:space="preserve">เพิ่ม </w:t>
            </w:r>
            <w:r>
              <w:t>UI Commu Touch Point</w:t>
            </w:r>
          </w:p>
        </w:tc>
        <w:tc>
          <w:tcPr>
            <w:tcW w:w="751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10BE7" w:rsidP="002C2490" w:rsidRDefault="00610BE7" w14:paraId="229FFCB2" w14:textId="2517D413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0</w:t>
            </w:r>
            <w:r>
              <w:rPr>
                <w:rFonts w:cs="Angsana New"/>
                <w:cs/>
              </w:rPr>
              <w:t>.</w:t>
            </w:r>
            <w:r>
              <w:rPr>
                <w:rFonts w:cs="CordiaUPC"/>
              </w:rPr>
              <w:t>27</w:t>
            </w:r>
          </w:p>
        </w:tc>
      </w:tr>
      <w:tr w:rsidRPr="001624DE" w:rsidR="001B0BDD" w:rsidTr="00F95259" w14:paraId="25B75BB4" w14:textId="77777777">
        <w:trPr>
          <w:tblHeader/>
        </w:trPr>
        <w:tc>
          <w:tcPr>
            <w:tcW w:w="620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1B0BDD" w:rsidP="002C2490" w:rsidRDefault="001B0BDD" w14:paraId="56B1A969" w14:textId="77777777">
            <w:pPr>
              <w:pStyle w:val="TableBody"/>
              <w:rPr>
                <w:rFonts w:cs="CordiaUPC"/>
              </w:rPr>
            </w:pPr>
          </w:p>
        </w:tc>
        <w:tc>
          <w:tcPr>
            <w:tcW w:w="886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1B0BDD" w:rsidP="002C2490" w:rsidRDefault="001B0BDD" w14:paraId="78BD101C" w14:textId="77777777">
            <w:pPr>
              <w:pStyle w:val="TableBody"/>
              <w:rPr>
                <w:rFonts w:cs="CordiaUPC"/>
              </w:rPr>
            </w:pPr>
          </w:p>
        </w:tc>
        <w:tc>
          <w:tcPr>
            <w:tcW w:w="2743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1B0BDD" w:rsidP="00105550" w:rsidRDefault="001B0BDD" w14:paraId="5FC30484" w14:textId="77777777">
            <w:pPr>
              <w:pStyle w:val="ListParagraph"/>
              <w:numPr>
                <w:ilvl w:val="0"/>
                <w:numId w:val="248"/>
              </w:num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เพิ่ม </w:t>
            </w:r>
            <w:r>
              <w:rPr>
                <w:rFonts w:cs="CordiaUPC"/>
              </w:rPr>
              <w:t xml:space="preserve">Tab &amp; UI Commu Touch </w:t>
            </w:r>
            <w:r>
              <w:rPr>
                <w:rFonts w:cs="Angsana New"/>
                <w:vanish/>
                <w:cs/>
              </w:rPr>
              <w:t xml:space="preserve">  -</w:t>
            </w:r>
            <w:r>
              <w:rPr>
                <w:rFonts w:cs="CordiaUPC"/>
                <w:vanish/>
              </w:rPr>
              <w:t>v</w:t>
            </w:r>
            <w:r>
              <w:rPr>
                <w:rFonts w:cs="CordiaUPC"/>
                <w:vanish/>
              </w:rPr>
              <w:pgNum/>
            </w:r>
            <w:r>
              <w:rPr>
                <w:rFonts w:cs="CordiaUPC"/>
                <w:vanish/>
              </w:rPr>
              <w:pgNum/>
            </w:r>
            <w:r>
              <w:rPr>
                <w:rFonts w:cs="CordiaUPC"/>
                <w:vanish/>
              </w:rPr>
              <w:pgNum/>
            </w:r>
            <w:r>
              <w:rPr>
                <w:rFonts w:cs="CordiaUPC"/>
                <w:vanish/>
              </w:rPr>
              <w:pgNum/>
            </w:r>
            <w:r>
              <w:rPr>
                <w:rFonts w:cs="CordiaUPC"/>
                <w:vanish/>
              </w:rPr>
              <w:pgNum/>
            </w:r>
            <w:r>
              <w:rPr>
                <w:rFonts w:cs="CordiaUPC"/>
                <w:vanish/>
              </w:rPr>
              <w:pgNum/>
            </w:r>
            <w:r>
              <w:rPr>
                <w:rFonts w:cs="CordiaUPC"/>
                <w:vanish/>
              </w:rPr>
              <w:pgNum/>
            </w:r>
            <w:r>
              <w:rPr>
                <w:rFonts w:cs="CordiaUPC"/>
                <w:vanish/>
              </w:rPr>
              <w:pgNum/>
            </w:r>
            <w:r>
              <w:rPr>
                <w:rFonts w:cs="CordiaUPC"/>
                <w:vanish/>
              </w:rPr>
              <w:pgNum/>
            </w:r>
            <w:r>
              <w:rPr>
                <w:rFonts w:cs="CordiaUPC"/>
                <w:vanish/>
              </w:rPr>
              <w:pgNum/>
            </w:r>
            <w:r>
              <w:rPr>
                <w:rFonts w:cs="CordiaUPC"/>
                <w:vanish/>
              </w:rPr>
              <w:pgNum/>
            </w:r>
            <w:r>
              <w:rPr>
                <w:rFonts w:cs="CordiaUPC"/>
                <w:vanish/>
              </w:rPr>
              <w:pgNum/>
            </w:r>
            <w:r>
              <w:rPr>
                <w:rFonts w:cs="CordiaUPC"/>
                <w:vanish/>
              </w:rPr>
              <w:pgNum/>
            </w:r>
            <w:r>
              <w:rPr>
                <w:rFonts w:cs="CordiaUPC"/>
                <w:vanish/>
              </w:rPr>
              <w:pgNum/>
            </w:r>
            <w:r>
              <w:rPr>
                <w:rFonts w:cs="CordiaUPC"/>
                <w:vanish/>
              </w:rPr>
              <w:pgNum/>
            </w:r>
            <w:r>
              <w:rPr>
                <w:rFonts w:cs="CordiaUPC"/>
                <w:vanish/>
              </w:rPr>
              <w:pgNum/>
            </w:r>
            <w:r>
              <w:rPr>
                <w:rFonts w:cs="CordiaUPC"/>
                <w:vanish/>
              </w:rPr>
              <w:pgNum/>
            </w:r>
            <w:r>
              <w:rPr>
                <w:rFonts w:cs="CordiaUPC"/>
                <w:vanish/>
              </w:rPr>
              <w:pgNum/>
            </w:r>
            <w:r>
              <w:rPr>
                <w:rFonts w:cs="CordiaUPC"/>
                <w:vanish/>
              </w:rPr>
              <w:pgNum/>
            </w:r>
            <w:r>
              <w:rPr>
                <w:rFonts w:cs="CordiaUPC"/>
                <w:vanish/>
              </w:rPr>
              <w:pgNum/>
            </w:r>
            <w:r>
              <w:rPr>
                <w:rFonts w:cs="CordiaUPC"/>
                <w:vanish/>
              </w:rPr>
              <w:pgNum/>
            </w:r>
            <w:r>
              <w:rPr>
                <w:rFonts w:cs="CordiaUPC"/>
                <w:vanish/>
              </w:rPr>
              <w:pgNum/>
            </w:r>
            <w:r>
              <w:rPr>
                <w:rFonts w:cs="CordiaUPC"/>
                <w:vanish/>
              </w:rPr>
              <w:pgNum/>
            </w:r>
            <w:r>
              <w:rPr>
                <w:rFonts w:cs="CordiaUPC"/>
                <w:vanish/>
              </w:rPr>
              <w:pgNum/>
            </w:r>
            <w:r>
              <w:rPr>
                <w:rFonts w:cs="CordiaUPC"/>
                <w:vanish/>
              </w:rPr>
              <w:pgNum/>
            </w:r>
            <w:r>
              <w:rPr>
                <w:rFonts w:cs="CordiaUPC"/>
                <w:vanish/>
              </w:rPr>
              <w:pgNum/>
            </w:r>
            <w:r>
              <w:rPr>
                <w:rFonts w:cs="CordiaUPC"/>
                <w:vanish/>
              </w:rPr>
              <w:pgNum/>
            </w:r>
            <w:r>
              <w:rPr>
                <w:rFonts w:cs="CordiaUPC"/>
                <w:vanish/>
              </w:rPr>
              <w:pgNum/>
            </w:r>
            <w:r>
              <w:rPr>
                <w:rFonts w:cs="CordiaUPC"/>
                <w:vanish/>
              </w:rPr>
              <w:pgNum/>
            </w:r>
            <w:r>
              <w:rPr>
                <w:rFonts w:cs="CordiaUPC"/>
                <w:vanish/>
              </w:rPr>
              <w:pgNum/>
            </w:r>
            <w:r>
              <w:rPr>
                <w:rFonts w:cs="CordiaUPC"/>
                <w:vanish/>
              </w:rPr>
              <w:pgNum/>
            </w:r>
            <w:r>
              <w:rPr>
                <w:rFonts w:cs="CordiaUPC"/>
                <w:vanish/>
              </w:rPr>
              <w:pgNum/>
            </w:r>
            <w:r>
              <w:rPr>
                <w:rFonts w:cs="CordiaUPC"/>
                <w:vanish/>
              </w:rPr>
              <w:pgNum/>
            </w:r>
            <w:r>
              <w:rPr>
                <w:rFonts w:cs="CordiaUPC"/>
                <w:vanish/>
              </w:rPr>
              <w:pgNum/>
            </w:r>
            <w:r>
              <w:rPr>
                <w:rFonts w:cs="CordiaUPC"/>
                <w:vanish/>
              </w:rPr>
              <w:pgNum/>
            </w:r>
            <w:r>
              <w:rPr>
                <w:rFonts w:cs="CordiaUPC"/>
                <w:vanish/>
              </w:rPr>
              <w:pgNum/>
            </w:r>
            <w:r>
              <w:rPr>
                <w:rFonts w:cs="CordiaUPC"/>
                <w:vanish/>
              </w:rPr>
              <w:pgNum/>
            </w:r>
            <w:r>
              <w:rPr>
                <w:rFonts w:cs="CordiaUPC"/>
                <w:vanish/>
              </w:rPr>
              <w:pgNum/>
            </w:r>
            <w:r>
              <w:rPr>
                <w:rFonts w:cs="CordiaUPC"/>
                <w:vanish/>
              </w:rPr>
              <w:pgNum/>
            </w:r>
            <w:r>
              <w:rPr>
                <w:rFonts w:cs="CordiaUPC"/>
                <w:vanish/>
              </w:rPr>
              <w:pgNum/>
            </w:r>
            <w:r>
              <w:rPr>
                <w:rFonts w:cs="CordiaUPC"/>
                <w:vanish/>
              </w:rPr>
              <w:pgNum/>
            </w:r>
            <w:r>
              <w:rPr>
                <w:rFonts w:cs="CordiaUPC"/>
                <w:vanish/>
              </w:rPr>
              <w:pgNum/>
            </w:r>
            <w:r>
              <w:rPr>
                <w:rFonts w:cs="CordiaUPC"/>
                <w:vanish/>
              </w:rPr>
              <w:pgNum/>
            </w:r>
            <w:r>
              <w:rPr>
                <w:rFonts w:cs="CordiaUPC"/>
                <w:vanish/>
              </w:rPr>
              <w:pgNum/>
            </w:r>
            <w:r>
              <w:rPr>
                <w:rFonts w:cs="CordiaUPC"/>
                <w:vanish/>
              </w:rPr>
              <w:pgNum/>
            </w:r>
            <w:r>
              <w:rPr>
                <w:rFonts w:cs="CordiaUPC"/>
                <w:vanish/>
              </w:rPr>
              <w:pgNum/>
            </w:r>
            <w:r>
              <w:rPr>
                <w:rFonts w:cs="CordiaUPC"/>
                <w:vanish/>
              </w:rPr>
              <w:pgNum/>
            </w:r>
            <w:r>
              <w:rPr>
                <w:rFonts w:cs="CordiaUPC"/>
                <w:vanish/>
              </w:rPr>
              <w:pgNum/>
            </w:r>
            <w:r>
              <w:rPr>
                <w:rFonts w:cs="CordiaUPC"/>
                <w:vanish/>
              </w:rPr>
              <w:pgNum/>
            </w:r>
            <w:r>
              <w:rPr>
                <w:rFonts w:cs="CordiaUPC"/>
                <w:vanish/>
              </w:rPr>
              <w:pgNum/>
            </w:r>
            <w:r>
              <w:rPr>
                <w:rFonts w:cs="CordiaUPC"/>
                <w:vanish/>
              </w:rPr>
              <w:pgNum/>
            </w:r>
            <w:r>
              <w:rPr>
                <w:rFonts w:cs="CordiaUPC"/>
                <w:vanish/>
              </w:rPr>
              <w:pgNum/>
            </w:r>
            <w:r>
              <w:rPr>
                <w:rFonts w:cs="CordiaUPC"/>
                <w:vanish/>
              </w:rPr>
              <w:pgNum/>
            </w:r>
            <w:r>
              <w:rPr>
                <w:rFonts w:cs="CordiaUPC"/>
                <w:vanish/>
              </w:rPr>
              <w:pgNum/>
            </w:r>
            <w:r>
              <w:rPr>
                <w:rFonts w:cs="CordiaUPC"/>
                <w:vanish/>
              </w:rPr>
              <w:pgNum/>
            </w:r>
            <w:r>
              <w:rPr>
                <w:rFonts w:cs="CordiaUPC"/>
                <w:vanish/>
              </w:rPr>
              <w:pgNum/>
            </w:r>
            <w:r>
              <w:rPr>
                <w:rFonts w:cs="CordiaUPC"/>
                <w:vanish/>
              </w:rPr>
              <w:pgNum/>
            </w:r>
            <w:r>
              <w:rPr>
                <w:rFonts w:cs="CordiaUPC"/>
                <w:vanish/>
              </w:rPr>
              <w:pgNum/>
            </w:r>
            <w:r>
              <w:rPr>
                <w:rFonts w:cs="CordiaUPC"/>
                <w:vanish/>
              </w:rPr>
              <w:pgNum/>
            </w:r>
            <w:r>
              <w:rPr>
                <w:rFonts w:cs="CordiaUPC"/>
                <w:vanish/>
              </w:rPr>
              <w:pgNum/>
            </w:r>
            <w:r>
              <w:rPr>
                <w:rFonts w:cs="CordiaUPC"/>
                <w:vanish/>
              </w:rPr>
              <w:pgNum/>
            </w:r>
            <w:r>
              <w:rPr>
                <w:rFonts w:cs="CordiaUPC"/>
                <w:vanish/>
              </w:rPr>
              <w:pgNum/>
            </w:r>
            <w:r>
              <w:rPr>
                <w:rFonts w:cs="CordiaUPC"/>
                <w:vanish/>
              </w:rPr>
              <w:pgNum/>
            </w:r>
            <w:r>
              <w:rPr>
                <w:rFonts w:cs="CordiaUPC"/>
                <w:vanish/>
              </w:rPr>
              <w:pgNum/>
            </w:r>
            <w:r>
              <w:rPr>
                <w:rFonts w:cs="CordiaUPC"/>
                <w:vanish/>
              </w:rPr>
              <w:pgNum/>
            </w:r>
            <w:r>
              <w:rPr>
                <w:rFonts w:cs="CordiaUPC"/>
                <w:vanish/>
              </w:rPr>
              <w:pgNum/>
            </w:r>
            <w:r>
              <w:rPr>
                <w:rFonts w:cs="CordiaUPC"/>
                <w:vanish/>
              </w:rPr>
              <w:pgNum/>
            </w:r>
            <w:r>
              <w:rPr>
                <w:rFonts w:cs="CordiaUPC"/>
                <w:vanish/>
              </w:rPr>
              <w:pgNum/>
            </w:r>
            <w:r>
              <w:rPr>
                <w:rFonts w:cs="CordiaUPC"/>
                <w:vanish/>
              </w:rPr>
              <w:pgNum/>
            </w:r>
            <w:r>
              <w:rPr>
                <w:rFonts w:cs="CordiaUPC"/>
                <w:vanish/>
              </w:rPr>
              <w:pgNum/>
            </w:r>
            <w:r>
              <w:rPr>
                <w:rFonts w:cs="CordiaUPC"/>
                <w:vanish/>
              </w:rPr>
              <w:pgNum/>
            </w:r>
            <w:r>
              <w:rPr>
                <w:rFonts w:cs="CordiaUPC"/>
                <w:vanish/>
              </w:rPr>
              <w:pgNum/>
            </w:r>
            <w:r>
              <w:rPr>
                <w:rFonts w:cs="CordiaUPC"/>
                <w:vanish/>
              </w:rPr>
              <w:pgNum/>
            </w:r>
            <w:r>
              <w:rPr>
                <w:rFonts w:cs="CordiaUPC"/>
                <w:vanish/>
              </w:rPr>
              <w:pgNum/>
            </w:r>
            <w:r>
              <w:rPr>
                <w:rFonts w:cs="CordiaUPC"/>
                <w:vanish/>
              </w:rPr>
              <w:pgNum/>
            </w:r>
            <w:r>
              <w:rPr>
                <w:rFonts w:cs="CordiaUPC"/>
                <w:vanish/>
              </w:rPr>
              <w:pgNum/>
            </w:r>
            <w:r>
              <w:rPr>
                <w:rFonts w:cs="CordiaUPC"/>
                <w:vanish/>
              </w:rPr>
              <w:pgNum/>
            </w:r>
            <w:r>
              <w:rPr>
                <w:rFonts w:cs="CordiaUPC"/>
                <w:vanish/>
              </w:rPr>
              <w:pgNum/>
            </w:r>
            <w:r>
              <w:rPr>
                <w:rFonts w:cs="CordiaUPC"/>
                <w:vanish/>
              </w:rPr>
              <w:pgNum/>
            </w:r>
            <w:r>
              <w:rPr>
                <w:rFonts w:cs="CordiaUPC"/>
                <w:vanish/>
              </w:rPr>
              <w:pgNum/>
            </w:r>
            <w:r>
              <w:rPr>
                <w:rFonts w:cs="CordiaUPC"/>
                <w:vanish/>
              </w:rPr>
              <w:pgNum/>
            </w:r>
            <w:r>
              <w:rPr>
                <w:rFonts w:cs="CordiaUPC"/>
                <w:vanish/>
              </w:rPr>
              <w:pgNum/>
            </w:r>
            <w:r>
              <w:rPr>
                <w:rFonts w:cs="CordiaUPC"/>
                <w:vanish/>
              </w:rPr>
              <w:pgNum/>
            </w:r>
            <w:r>
              <w:rPr>
                <w:rFonts w:cs="CordiaUPC"/>
                <w:vanish/>
              </w:rPr>
              <w:pgNum/>
            </w:r>
            <w:r>
              <w:rPr>
                <w:rFonts w:cs="CordiaUPC"/>
                <w:vanish/>
              </w:rPr>
              <w:pgNum/>
            </w:r>
            <w:r>
              <w:rPr>
                <w:rFonts w:cs="CordiaUPC"/>
                <w:vanish/>
              </w:rPr>
              <w:pgNum/>
            </w:r>
            <w:r>
              <w:rPr>
                <w:rFonts w:cs="CordiaUPC"/>
                <w:vanish/>
              </w:rPr>
              <w:pgNum/>
            </w:r>
            <w:r>
              <w:rPr>
                <w:rFonts w:cs="CordiaUPC"/>
                <w:vanish/>
              </w:rPr>
              <w:pgNum/>
            </w:r>
            <w:r>
              <w:rPr>
                <w:rFonts w:cs="CordiaUPC"/>
                <w:vanish/>
              </w:rPr>
              <w:pgNum/>
            </w:r>
            <w:r>
              <w:rPr>
                <w:rFonts w:cs="CordiaUPC"/>
                <w:vanish/>
              </w:rPr>
              <w:pgNum/>
            </w:r>
            <w:r>
              <w:rPr>
                <w:rFonts w:cs="CordiaUPC"/>
                <w:vanish/>
              </w:rPr>
              <w:pgNum/>
            </w:r>
            <w:r>
              <w:rPr>
                <w:rFonts w:cs="CordiaUPC"/>
                <w:vanish/>
              </w:rPr>
              <w:pgNum/>
            </w:r>
            <w:r>
              <w:rPr>
                <w:rFonts w:cs="CordiaUPC"/>
                <w:vanish/>
              </w:rPr>
              <w:pgNum/>
            </w:r>
            <w:r>
              <w:rPr>
                <w:rFonts w:cs="CordiaUPC"/>
                <w:vanish/>
              </w:rPr>
              <w:pgNum/>
            </w:r>
            <w:r>
              <w:rPr>
                <w:rFonts w:cs="CordiaUPC"/>
                <w:vanish/>
              </w:rPr>
              <w:pgNum/>
            </w:r>
            <w:r>
              <w:rPr>
                <w:rFonts w:cs="CordiaUPC"/>
                <w:vanish/>
              </w:rPr>
              <w:pgNum/>
            </w:r>
            <w:r>
              <w:rPr>
                <w:rFonts w:cs="CordiaUPC"/>
                <w:vanish/>
              </w:rPr>
              <w:pgNum/>
            </w:r>
            <w:r>
              <w:rPr>
                <w:rFonts w:cs="CordiaUPC"/>
                <w:vanish/>
              </w:rPr>
              <w:pgNum/>
            </w:r>
            <w:r>
              <w:rPr>
                <w:rFonts w:cs="CordiaUPC"/>
                <w:vanish/>
              </w:rPr>
              <w:pgNum/>
            </w:r>
            <w:r>
              <w:rPr>
                <w:rFonts w:cs="CordiaUPC"/>
                <w:vanish/>
              </w:rPr>
              <w:pgNum/>
            </w:r>
            <w:r>
              <w:rPr>
                <w:rFonts w:cs="CordiaUPC"/>
                <w:vanish/>
              </w:rPr>
              <w:pgNum/>
            </w:r>
            <w:r>
              <w:rPr>
                <w:rFonts w:cs="CordiaUPC"/>
                <w:vanish/>
              </w:rPr>
              <w:pgNum/>
            </w:r>
            <w:r>
              <w:rPr>
                <w:rFonts w:cs="CordiaUPC"/>
                <w:vanish/>
              </w:rPr>
              <w:pgNum/>
            </w:r>
            <w:r>
              <w:rPr>
                <w:rFonts w:cs="CordiaUPC"/>
                <w:vanish/>
              </w:rPr>
              <w:pgNum/>
            </w:r>
            <w:r>
              <w:rPr>
                <w:rFonts w:cs="CordiaUPC"/>
                <w:vanish/>
              </w:rPr>
              <w:pgNum/>
            </w:r>
            <w:r>
              <w:rPr>
                <w:rFonts w:cs="CordiaUPC"/>
                <w:vanish/>
              </w:rPr>
              <w:pgNum/>
            </w:r>
            <w:r>
              <w:rPr>
                <w:rFonts w:cs="CordiaUPC"/>
                <w:vanish/>
              </w:rPr>
              <w:pgNum/>
            </w:r>
            <w:r>
              <w:rPr>
                <w:rFonts w:cs="CordiaUPC"/>
                <w:vanish/>
              </w:rPr>
              <w:pgNum/>
            </w:r>
            <w:r>
              <w:rPr>
                <w:rFonts w:cs="CordiaUPC"/>
                <w:vanish/>
              </w:rPr>
              <w:pgNum/>
            </w:r>
            <w:r>
              <w:rPr>
                <w:rFonts w:cs="CordiaUPC"/>
                <w:vanish/>
              </w:rPr>
              <w:pgNum/>
            </w:r>
            <w:r>
              <w:rPr>
                <w:rFonts w:cs="CordiaUPC"/>
                <w:vanish/>
              </w:rPr>
              <w:pgNum/>
            </w:r>
            <w:r>
              <w:rPr>
                <w:rFonts w:cs="CordiaUPC"/>
                <w:vanish/>
              </w:rPr>
              <w:pgNum/>
            </w:r>
            <w:r w:rsidR="00750D2B">
              <w:rPr>
                <w:rFonts w:cs="CordiaUPC"/>
              </w:rPr>
              <w:t>Point</w:t>
            </w:r>
          </w:p>
          <w:p w:rsidR="00325CD6" w:rsidP="00105550" w:rsidRDefault="00325CD6" w14:paraId="58A094B5" w14:textId="77777777">
            <w:pPr>
              <w:pStyle w:val="ListParagraph"/>
              <w:numPr>
                <w:ilvl w:val="0"/>
                <w:numId w:val="248"/>
              </w:num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ลบ </w:t>
            </w:r>
            <w:r>
              <w:rPr>
                <w:rFonts w:cs="CordiaUPC"/>
              </w:rPr>
              <w:t>Field Serenade</w:t>
            </w:r>
            <w:r w:rsidR="006401BD">
              <w:rPr>
                <w:rFonts w:cs="Angsana New"/>
                <w:cs/>
              </w:rPr>
              <w:t xml:space="preserve"> </w:t>
            </w:r>
            <w:r w:rsidR="006401BD">
              <w:rPr>
                <w:rFonts w:hint="cs" w:cs="Angsana New"/>
                <w:cs/>
              </w:rPr>
              <w:t xml:space="preserve">ที่ </w:t>
            </w:r>
            <w:r w:rsidR="006401BD">
              <w:rPr>
                <w:rFonts w:cs="CordiaUPC"/>
              </w:rPr>
              <w:t>Product Offering</w:t>
            </w:r>
          </w:p>
          <w:p w:rsidR="00D73689" w:rsidP="00105550" w:rsidRDefault="00D73689" w14:paraId="082002C1" w14:textId="4E053C6F">
            <w:pPr>
              <w:pStyle w:val="ListParagraph"/>
              <w:numPr>
                <w:ilvl w:val="0"/>
                <w:numId w:val="248"/>
              </w:numPr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>แก้ไข</w:t>
            </w:r>
            <w:r>
              <w:rPr>
                <w:rFonts w:cs="CordiaUPC"/>
              </w:rPr>
              <w:t xml:space="preserve"> Logic </w:t>
            </w:r>
            <w:r>
              <w:rPr>
                <w:rFonts w:hint="cs" w:cs="Angsana New"/>
                <w:cs/>
              </w:rPr>
              <w:t xml:space="preserve">ในการ </w:t>
            </w:r>
            <w:r>
              <w:rPr>
                <w:rFonts w:cs="CordiaUPC"/>
              </w:rPr>
              <w:t>Generate Priority</w:t>
            </w:r>
          </w:p>
        </w:tc>
        <w:tc>
          <w:tcPr>
            <w:tcW w:w="751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1B0BDD" w:rsidP="002C2490" w:rsidRDefault="001B0BDD" w14:paraId="4F164DE6" w14:textId="77777777">
            <w:pPr>
              <w:pStyle w:val="TableBody"/>
              <w:rPr>
                <w:rFonts w:cs="CordiaUPC"/>
              </w:rPr>
            </w:pPr>
          </w:p>
        </w:tc>
      </w:tr>
      <w:tr w:rsidRPr="001624DE" w:rsidR="00FE2141" w:rsidTr="00F95259" w14:paraId="741532A9" w14:textId="77777777">
        <w:trPr>
          <w:tblHeader/>
        </w:trPr>
        <w:tc>
          <w:tcPr>
            <w:tcW w:w="620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E2141" w:rsidP="002C2490" w:rsidRDefault="00FE2141" w14:paraId="5598C8FC" w14:textId="3C6E38EB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06</w:t>
            </w:r>
            <w:r>
              <w:rPr>
                <w:rFonts w:cs="Angsana New"/>
                <w:cs/>
              </w:rPr>
              <w:t>/</w:t>
            </w:r>
            <w:r>
              <w:rPr>
                <w:rFonts w:cs="CordiaUPC"/>
              </w:rPr>
              <w:t>07</w:t>
            </w:r>
            <w:r>
              <w:rPr>
                <w:rFonts w:cs="Angsana New"/>
                <w:cs/>
              </w:rPr>
              <w:t>/</w:t>
            </w:r>
            <w:r>
              <w:rPr>
                <w:rFonts w:cs="CordiaUPC"/>
              </w:rPr>
              <w:t>2020</w:t>
            </w:r>
          </w:p>
        </w:tc>
        <w:tc>
          <w:tcPr>
            <w:tcW w:w="886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E2141" w:rsidP="002C2490" w:rsidRDefault="00C749EF" w14:paraId="61635E8F" w14:textId="0733BAE4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Nattawat</w:t>
            </w:r>
          </w:p>
        </w:tc>
        <w:tc>
          <w:tcPr>
            <w:tcW w:w="2743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E2141" w:rsidP="00105550" w:rsidRDefault="00FE2141" w14:paraId="1E9530F0" w14:textId="77777777">
            <w:pPr>
              <w:pStyle w:val="ListParagraph"/>
              <w:numPr>
                <w:ilvl w:val="0"/>
                <w:numId w:val="248"/>
              </w:num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แก้ไข </w:t>
            </w:r>
            <w:r>
              <w:rPr>
                <w:rFonts w:cs="CordiaUPC"/>
              </w:rPr>
              <w:t>Logic Retry Pattern</w:t>
            </w:r>
          </w:p>
          <w:p w:rsidR="002E01AC" w:rsidP="00105550" w:rsidRDefault="002E01AC" w14:paraId="7A1AFCB3" w14:textId="77777777">
            <w:pPr>
              <w:pStyle w:val="ListParagraph"/>
              <w:numPr>
                <w:ilvl w:val="0"/>
                <w:numId w:val="248"/>
              </w:num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แก้ไขเงื่อนไขในการดึง </w:t>
            </w:r>
            <w:r>
              <w:rPr>
                <w:rFonts w:cs="CordiaUPC"/>
              </w:rPr>
              <w:t xml:space="preserve">PS </w:t>
            </w:r>
            <w:r>
              <w:rPr>
                <w:rFonts w:hint="cs" w:cs="Angsana New"/>
                <w:cs/>
              </w:rPr>
              <w:t xml:space="preserve">เนื่องจาก </w:t>
            </w:r>
            <w:r>
              <w:rPr>
                <w:rFonts w:cs="CordiaUPC"/>
              </w:rPr>
              <w:t xml:space="preserve">HLD </w:t>
            </w:r>
            <w:r>
              <w:rPr>
                <w:rFonts w:hint="cs" w:cs="Angsana New"/>
                <w:cs/>
              </w:rPr>
              <w:t>ผิด</w:t>
            </w:r>
          </w:p>
          <w:p w:rsidR="002A3C4E" w:rsidP="00105550" w:rsidRDefault="002A3C4E" w14:paraId="3DD93984" w14:textId="77777777">
            <w:pPr>
              <w:pStyle w:val="ListParagraph"/>
              <w:numPr>
                <w:ilvl w:val="0"/>
                <w:numId w:val="248"/>
              </w:numPr>
              <w:rPr>
                <w:rFonts w:cs="CordiaUPC"/>
              </w:rPr>
            </w:pPr>
            <w:r>
              <w:rPr>
                <w:rFonts w:cs="CordiaUPC"/>
              </w:rPr>
              <w:t xml:space="preserve">SMS Check Current </w:t>
            </w:r>
            <w:r>
              <w:rPr>
                <w:rFonts w:hint="cs" w:cs="Angsana New"/>
                <w:cs/>
              </w:rPr>
              <w:t xml:space="preserve">เฉพาะ </w:t>
            </w:r>
            <w:r>
              <w:rPr>
                <w:rFonts w:cs="CordiaUPC"/>
              </w:rPr>
              <w:t>Prepaid Main</w:t>
            </w:r>
            <w:r w:rsidR="008E3A43">
              <w:rPr>
                <w:rFonts w:cs="Angsana New"/>
                <w:cs/>
              </w:rPr>
              <w:t xml:space="preserve"> </w:t>
            </w:r>
            <w:r w:rsidR="008E3A43">
              <w:rPr>
                <w:rFonts w:hint="cs" w:cs="Angsana New"/>
                <w:cs/>
              </w:rPr>
              <w:t xml:space="preserve">และ </w:t>
            </w:r>
            <w:r w:rsidR="008E3A43">
              <w:rPr>
                <w:rFonts w:cs="CordiaUPC"/>
              </w:rPr>
              <w:t xml:space="preserve">50 </w:t>
            </w:r>
            <w:r w:rsidR="008E3A43">
              <w:rPr>
                <w:rFonts w:hint="cs" w:cs="Angsana New"/>
                <w:cs/>
              </w:rPr>
              <w:t>ตัวอักษร</w:t>
            </w:r>
          </w:p>
          <w:p w:rsidR="008E3A43" w:rsidP="00105550" w:rsidRDefault="008E3A43" w14:paraId="3D0233C8" w14:textId="77777777">
            <w:pPr>
              <w:pStyle w:val="ListParagraph"/>
              <w:numPr>
                <w:ilvl w:val="0"/>
                <w:numId w:val="248"/>
              </w:numPr>
              <w:rPr>
                <w:rFonts w:cs="CordiaUPC"/>
              </w:rPr>
            </w:pPr>
            <w:r>
              <w:rPr>
                <w:rFonts w:cs="CordiaUPC"/>
              </w:rPr>
              <w:t xml:space="preserve">SMS Notification Fee Deduct </w:t>
            </w:r>
            <w:r>
              <w:rPr>
                <w:rFonts w:hint="cs" w:cs="Angsana New"/>
                <w:cs/>
              </w:rPr>
              <w:t xml:space="preserve">ให้เพิ่ม </w:t>
            </w:r>
            <w:r>
              <w:rPr>
                <w:rFonts w:cs="CordiaUPC"/>
              </w:rPr>
              <w:t xml:space="preserve">Default Flag </w:t>
            </w:r>
            <w:r>
              <w:rPr>
                <w:rFonts w:hint="cs" w:cs="Angsana New"/>
                <w:cs/>
              </w:rPr>
              <w:t xml:space="preserve">และ </w:t>
            </w:r>
            <w:r>
              <w:rPr>
                <w:rFonts w:cs="CordiaUPC"/>
              </w:rPr>
              <w:t>Default Message</w:t>
            </w:r>
          </w:p>
          <w:p w:rsidR="00E45B03" w:rsidP="00105550" w:rsidRDefault="00E45B03" w14:paraId="25FB7BF6" w14:textId="77777777">
            <w:pPr>
              <w:pStyle w:val="ListParagraph"/>
              <w:numPr>
                <w:ilvl w:val="0"/>
                <w:numId w:val="248"/>
              </w:num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เพิ่มปุ่ม </w:t>
            </w:r>
            <w:r>
              <w:rPr>
                <w:rFonts w:cs="CordiaUPC"/>
              </w:rPr>
              <w:t>Default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CordiaUPC"/>
              </w:rPr>
              <w:t xml:space="preserve">SMS for ROM </w:t>
            </w:r>
            <w:r>
              <w:rPr>
                <w:rFonts w:cs="Angsana New"/>
                <w:cs/>
              </w:rPr>
              <w:t xml:space="preserve">/ </w:t>
            </w:r>
            <w:r>
              <w:rPr>
                <w:rFonts w:cs="CordiaUPC"/>
              </w:rPr>
              <w:t xml:space="preserve">mPAY </w:t>
            </w:r>
            <w:r>
              <w:rPr>
                <w:rFonts w:hint="cs" w:cs="Angsana New"/>
                <w:cs/>
              </w:rPr>
              <w:t xml:space="preserve">จาก </w:t>
            </w:r>
            <w:r>
              <w:rPr>
                <w:rFonts w:cs="CordiaUPC"/>
              </w:rPr>
              <w:t>SMS Greeting</w:t>
            </w:r>
          </w:p>
          <w:p w:rsidR="00616981" w:rsidP="00105550" w:rsidRDefault="00616981" w14:paraId="5509E9B4" w14:textId="7A18397B">
            <w:pPr>
              <w:pStyle w:val="ListParagraph"/>
              <w:numPr>
                <w:ilvl w:val="0"/>
                <w:numId w:val="248"/>
              </w:num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เพิ่ม </w:t>
            </w:r>
            <w:r>
              <w:rPr>
                <w:rFonts w:cs="CordiaUPC"/>
              </w:rPr>
              <w:t>Logic Filter targetCustomer</w:t>
            </w:r>
            <w:r w:rsidR="008532C9">
              <w:rPr>
                <w:rFonts w:cs="Angsana New"/>
                <w:cs/>
              </w:rPr>
              <w:t xml:space="preserve"> </w:t>
            </w:r>
            <w:r w:rsidR="008532C9">
              <w:rPr>
                <w:rFonts w:hint="cs" w:cs="Angsana New"/>
                <w:cs/>
              </w:rPr>
              <w:t xml:space="preserve">ที่ </w:t>
            </w:r>
            <w:r w:rsidR="008532C9">
              <w:rPr>
                <w:rFonts w:cs="CordiaUPC"/>
              </w:rPr>
              <w:t xml:space="preserve">po </w:t>
            </w:r>
            <w:r w:rsidR="008532C9">
              <w:rPr>
                <w:rFonts w:hint="cs" w:cs="Angsana New"/>
                <w:cs/>
              </w:rPr>
              <w:t xml:space="preserve">และ </w:t>
            </w:r>
            <w:r w:rsidR="008532C9">
              <w:rPr>
                <w:rFonts w:cs="CordiaUPC"/>
              </w:rPr>
              <w:t>reward per target customer</w:t>
            </w:r>
          </w:p>
          <w:p w:rsidR="009226FA" w:rsidP="00105550" w:rsidRDefault="009226FA" w14:paraId="37ED8B3C" w14:textId="4DDA2E53">
            <w:pPr>
              <w:pStyle w:val="ListParagraph"/>
              <w:numPr>
                <w:ilvl w:val="0"/>
                <w:numId w:val="248"/>
              </w:num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เพิ่ม </w:t>
            </w:r>
            <w:r>
              <w:rPr>
                <w:rFonts w:cs="CordiaUPC"/>
              </w:rPr>
              <w:t xml:space="preserve">Field Effective Start Date </w:t>
            </w:r>
            <w:r>
              <w:rPr>
                <w:rFonts w:hint="cs" w:cs="Angsana New"/>
                <w:cs/>
              </w:rPr>
              <w:t xml:space="preserve">สำหรับ </w:t>
            </w:r>
            <w:r>
              <w:rPr>
                <w:rFonts w:cs="CordiaUPC"/>
              </w:rPr>
              <w:t>Pre</w:t>
            </w:r>
            <w:r>
              <w:rPr>
                <w:rFonts w:cs="Angsana New"/>
                <w:cs/>
              </w:rPr>
              <w:t>-</w:t>
            </w:r>
            <w:r>
              <w:rPr>
                <w:rFonts w:cs="CordiaUPC"/>
              </w:rPr>
              <w:t xml:space="preserve">paid </w:t>
            </w:r>
            <w:r>
              <w:rPr>
                <w:rFonts w:hint="cs" w:cs="Angsana New"/>
                <w:cs/>
              </w:rPr>
              <w:t xml:space="preserve">ที่ </w:t>
            </w:r>
            <w:r>
              <w:rPr>
                <w:rFonts w:cs="CordiaUPC"/>
              </w:rPr>
              <w:t>Enh</w:t>
            </w:r>
            <w:r w:rsidR="005017FF">
              <w:rPr>
                <w:rFonts w:cs="Angsana New"/>
                <w:cs/>
              </w:rPr>
              <w:t xml:space="preserve"> </w:t>
            </w:r>
            <w:r w:rsidR="005017FF">
              <w:rPr>
                <w:rFonts w:hint="cs" w:cs="Angsana New"/>
                <w:cs/>
              </w:rPr>
              <w:t xml:space="preserve">และ </w:t>
            </w:r>
            <w:r w:rsidR="005017FF">
              <w:rPr>
                <w:rFonts w:cs="CordiaUPC"/>
              </w:rPr>
              <w:t>Validate</w:t>
            </w:r>
          </w:p>
          <w:p w:rsidR="00E45B03" w:rsidP="00105550" w:rsidRDefault="00E45B03" w14:paraId="704EE113" w14:textId="77777777">
            <w:pPr>
              <w:pStyle w:val="ListParagraph"/>
              <w:numPr>
                <w:ilvl w:val="0"/>
                <w:numId w:val="248"/>
              </w:numPr>
              <w:rPr>
                <w:rFonts w:cs="CordiaUPC"/>
              </w:rPr>
            </w:pPr>
            <w:r>
              <w:rPr>
                <w:rFonts w:cs="CordiaUPC"/>
              </w:rPr>
              <w:t xml:space="preserve">Existing SIM </w:t>
            </w:r>
          </w:p>
          <w:p w:rsidR="00E45B03" w:rsidP="00E42349" w:rsidRDefault="00E45B03" w14:paraId="105FF11C" w14:textId="1D1D816D">
            <w:pPr>
              <w:pStyle w:val="ListParagraph"/>
              <w:numPr>
                <w:ilvl w:val="1"/>
                <w:numId w:val="248"/>
              </w:num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ลบ </w:t>
            </w:r>
            <w:r>
              <w:rPr>
                <w:rFonts w:cs="CordiaUPC"/>
              </w:rPr>
              <w:t>Field Commercial Name</w:t>
            </w:r>
          </w:p>
          <w:p w:rsidR="00E45B03" w:rsidP="00E42349" w:rsidRDefault="00E45B03" w14:paraId="0FFAFF41" w14:textId="6147340E">
            <w:pPr>
              <w:pStyle w:val="ListParagraph"/>
              <w:numPr>
                <w:ilvl w:val="1"/>
                <w:numId w:val="248"/>
              </w:numPr>
              <w:rPr>
                <w:rFonts w:cs="CordiaUPC"/>
              </w:rPr>
            </w:pPr>
            <w:r>
              <w:rPr>
                <w:rFonts w:cs="CordiaUPC"/>
              </w:rPr>
              <w:t xml:space="preserve">Description </w:t>
            </w:r>
            <w:r>
              <w:rPr>
                <w:rFonts w:hint="cs" w:cs="Angsana New"/>
                <w:cs/>
              </w:rPr>
              <w:t xml:space="preserve">เป็น </w:t>
            </w:r>
            <w:r>
              <w:rPr>
                <w:rFonts w:cs="CordiaUPC"/>
              </w:rPr>
              <w:t>Text Area</w:t>
            </w:r>
          </w:p>
          <w:p w:rsidR="00E45B03" w:rsidP="00E42349" w:rsidRDefault="00E45B03" w14:paraId="03A4D61B" w14:textId="2F97E021">
            <w:pPr>
              <w:pStyle w:val="ListParagraph"/>
              <w:numPr>
                <w:ilvl w:val="1"/>
                <w:numId w:val="248"/>
              </w:num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เปลี่ยนชื่อเป็น </w:t>
            </w:r>
            <w:r>
              <w:rPr>
                <w:rFonts w:cs="CordiaUPC"/>
              </w:rPr>
              <w:t>Auto Change</w:t>
            </w:r>
          </w:p>
          <w:p w:rsidR="00E45B03" w:rsidP="005B0930" w:rsidRDefault="00E45B03" w14:paraId="707E1A71" w14:textId="536FC422">
            <w:pPr>
              <w:pStyle w:val="ListParagraph"/>
              <w:numPr>
                <w:ilvl w:val="0"/>
                <w:numId w:val="248"/>
              </w:numPr>
              <w:rPr>
                <w:rFonts w:cs="CordiaUPC"/>
              </w:rPr>
            </w:pPr>
            <w:r>
              <w:rPr>
                <w:rFonts w:cs="CordiaUPC"/>
              </w:rPr>
              <w:t xml:space="preserve">Tab Manage SIM </w:t>
            </w:r>
            <w:r>
              <w:rPr>
                <w:rFonts w:hint="cs" w:cs="Angsana New"/>
                <w:cs/>
              </w:rPr>
              <w:t xml:space="preserve">เปลี่ยนชื่อเป็น </w:t>
            </w:r>
            <w:r>
              <w:rPr>
                <w:rFonts w:cs="CordiaUPC"/>
              </w:rPr>
              <w:t>Pack Type</w:t>
            </w:r>
            <w:r>
              <w:rPr>
                <w:rFonts w:cs="Angsana New"/>
                <w:cs/>
              </w:rPr>
              <w:t>/</w:t>
            </w:r>
            <w:r>
              <w:rPr>
                <w:rFonts w:cs="CordiaUPC"/>
              </w:rPr>
              <w:t>Sub Type</w:t>
            </w:r>
          </w:p>
          <w:p w:rsidR="009226FA" w:rsidP="00E7723D" w:rsidRDefault="00E45B03" w14:paraId="05709B45" w14:textId="409BE6AE">
            <w:pPr>
              <w:pStyle w:val="ListParagraph"/>
              <w:numPr>
                <w:ilvl w:val="0"/>
                <w:numId w:val="248"/>
              </w:numPr>
              <w:rPr>
                <w:rFonts w:cs="CordiaUPC"/>
              </w:rPr>
            </w:pPr>
            <w:r>
              <w:rPr>
                <w:rFonts w:cs="CordiaUPC"/>
              </w:rPr>
              <w:t xml:space="preserve">Manage New SIM </w:t>
            </w:r>
            <w:r>
              <w:rPr>
                <w:rFonts w:hint="cs" w:cs="Angsana New"/>
                <w:cs/>
              </w:rPr>
              <w:t xml:space="preserve">เปลี่ยนชื่อเป็น </w:t>
            </w:r>
            <w:r>
              <w:rPr>
                <w:rFonts w:cs="CordiaUPC"/>
              </w:rPr>
              <w:t xml:space="preserve">Pack Type </w:t>
            </w:r>
            <w:r>
              <w:rPr>
                <w:rFonts w:cs="Angsana New"/>
                <w:cs/>
              </w:rPr>
              <w:t xml:space="preserve">/ </w:t>
            </w:r>
            <w:r>
              <w:rPr>
                <w:rFonts w:cs="CordiaUPC"/>
              </w:rPr>
              <w:t>Sub Type</w:t>
            </w:r>
          </w:p>
          <w:p w:rsidR="008F75B1" w:rsidP="00E7723D" w:rsidRDefault="008F75B1" w14:paraId="5A72A1D8" w14:textId="034C7CD5">
            <w:pPr>
              <w:pStyle w:val="ListParagraph"/>
              <w:numPr>
                <w:ilvl w:val="0"/>
                <w:numId w:val="248"/>
              </w:numPr>
              <w:rPr>
                <w:rFonts w:cs="CordiaUPC"/>
              </w:rPr>
            </w:pPr>
            <w:r>
              <w:rPr>
                <w:rFonts w:cs="CordiaUPC"/>
              </w:rPr>
              <w:t xml:space="preserve">Matching PO Fee </w:t>
            </w:r>
            <w:r>
              <w:rPr>
                <w:rFonts w:hint="cs" w:cs="Angsana New"/>
                <w:cs/>
              </w:rPr>
              <w:t xml:space="preserve">ใน </w:t>
            </w:r>
            <w:r>
              <w:rPr>
                <w:rFonts w:cs="CordiaUPC"/>
              </w:rPr>
              <w:t xml:space="preserve">Human </w:t>
            </w:r>
            <w:r>
              <w:rPr>
                <w:rFonts w:cs="Angsana New"/>
                <w:cs/>
              </w:rPr>
              <w:t xml:space="preserve">/ </w:t>
            </w:r>
            <w:r>
              <w:rPr>
                <w:rFonts w:cs="CordiaUPC"/>
              </w:rPr>
              <w:t>Non</w:t>
            </w:r>
            <w:r>
              <w:rPr>
                <w:rFonts w:cs="Angsana New"/>
                <w:cs/>
              </w:rPr>
              <w:t>-</w:t>
            </w:r>
            <w:r>
              <w:rPr>
                <w:rFonts w:cs="CordiaUPC"/>
              </w:rPr>
              <w:t xml:space="preserve">Human Touch Point </w:t>
            </w:r>
            <w:r>
              <w:rPr>
                <w:rFonts w:hint="cs" w:cs="Angsana New"/>
                <w:cs/>
              </w:rPr>
              <w:t xml:space="preserve">จะต้องซ่อนไปในกรณี </w:t>
            </w:r>
            <w:r>
              <w:rPr>
                <w:rFonts w:cs="CordiaUPC"/>
              </w:rPr>
              <w:t>Pre</w:t>
            </w:r>
            <w:r>
              <w:rPr>
                <w:rFonts w:cs="Angsana New"/>
                <w:cs/>
              </w:rPr>
              <w:t>-</w:t>
            </w:r>
            <w:r>
              <w:rPr>
                <w:rFonts w:cs="CordiaUPC"/>
              </w:rPr>
              <w:t>paid</w:t>
            </w:r>
          </w:p>
          <w:p w:rsidR="00E45B03" w:rsidP="007E4E85" w:rsidRDefault="008C0E1E" w14:paraId="64CC59F4" w14:textId="77777777">
            <w:pPr>
              <w:pStyle w:val="ListParagraph"/>
              <w:numPr>
                <w:ilvl w:val="0"/>
                <w:numId w:val="248"/>
              </w:num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เพิ่ม </w:t>
            </w:r>
            <w:r>
              <w:rPr>
                <w:rFonts w:cs="CordiaUPC"/>
              </w:rPr>
              <w:t xml:space="preserve">Logic </w:t>
            </w:r>
            <w:r>
              <w:rPr>
                <w:rFonts w:hint="cs" w:cs="Angsana New"/>
                <w:cs/>
              </w:rPr>
              <w:t xml:space="preserve">ในการ </w:t>
            </w:r>
            <w:r>
              <w:rPr>
                <w:rFonts w:cs="CordiaUPC"/>
              </w:rPr>
              <w:t xml:space="preserve">Default </w:t>
            </w:r>
            <w:r>
              <w:rPr>
                <w:rFonts w:hint="cs" w:cs="Angsana New"/>
                <w:cs/>
              </w:rPr>
              <w:t xml:space="preserve">ค่า </w:t>
            </w:r>
            <w:r>
              <w:rPr>
                <w:rFonts w:cs="CordiaUPC"/>
              </w:rPr>
              <w:t xml:space="preserve">FN FEE CHANNEL </w:t>
            </w:r>
            <w:r>
              <w:rPr>
                <w:rFonts w:hint="cs" w:cs="Angsana New"/>
                <w:cs/>
              </w:rPr>
              <w:t xml:space="preserve">ตาม </w:t>
            </w:r>
            <w:r>
              <w:rPr>
                <w:rFonts w:cs="CordiaUPC"/>
              </w:rPr>
              <w:t>customerType</w:t>
            </w:r>
          </w:p>
          <w:p w:rsidR="00185582" w:rsidP="007E4E85" w:rsidRDefault="009F3763" w14:paraId="09AC972F" w14:textId="77777777">
            <w:pPr>
              <w:pStyle w:val="ListParagraph"/>
              <w:numPr>
                <w:ilvl w:val="0"/>
                <w:numId w:val="248"/>
              </w:numPr>
              <w:rPr>
                <w:rFonts w:cs="CordiaUPC"/>
              </w:rPr>
            </w:pPr>
            <w:r>
              <w:rPr>
                <w:rFonts w:cs="CordiaUPC"/>
              </w:rPr>
              <w:t xml:space="preserve">Top up reward </w:t>
            </w:r>
          </w:p>
          <w:p w:rsidR="00185582" w:rsidP="00E42349" w:rsidRDefault="009F3763" w14:paraId="1C61DDFB" w14:textId="77777777">
            <w:pPr>
              <w:pStyle w:val="ListParagraph"/>
              <w:numPr>
                <w:ilvl w:val="1"/>
                <w:numId w:val="248"/>
              </w:num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ลบ </w:t>
            </w:r>
            <w:r>
              <w:rPr>
                <w:rFonts w:cs="CordiaUPC"/>
              </w:rPr>
              <w:t>field reward for first time</w:t>
            </w:r>
          </w:p>
          <w:p w:rsidR="00185582" w:rsidP="00E42349" w:rsidRDefault="00185582" w14:paraId="02A9008C" w14:textId="77777777">
            <w:pPr>
              <w:pStyle w:val="ListParagraph"/>
              <w:numPr>
                <w:ilvl w:val="1"/>
                <w:numId w:val="248"/>
              </w:num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เพิ่ม </w:t>
            </w:r>
            <w:r>
              <w:rPr>
                <w:rFonts w:cs="CordiaUPC"/>
              </w:rPr>
              <w:t xml:space="preserve">Reward Type </w:t>
            </w:r>
            <w:r>
              <w:rPr>
                <w:rFonts w:cs="Angsana New"/>
                <w:cs/>
              </w:rPr>
              <w:t>= “</w:t>
            </w:r>
            <w:r>
              <w:rPr>
                <w:rFonts w:cs="CordiaUPC"/>
              </w:rPr>
              <w:t>Fisrt Top Up By Face Value</w:t>
            </w:r>
            <w:r>
              <w:rPr>
                <w:rFonts w:cs="Angsana New"/>
                <w:cs/>
              </w:rPr>
              <w:t>”</w:t>
            </w:r>
          </w:p>
          <w:p w:rsidR="00185582" w:rsidP="00E42349" w:rsidRDefault="00185582" w14:paraId="7AE88EF6" w14:textId="77777777">
            <w:pPr>
              <w:pStyle w:val="ListParagraph"/>
              <w:numPr>
                <w:ilvl w:val="1"/>
                <w:numId w:val="248"/>
              </w:numPr>
              <w:rPr>
                <w:rFonts w:cs="CordiaUPC"/>
              </w:rPr>
            </w:pPr>
            <w:r>
              <w:rPr>
                <w:rFonts w:hint="cs" w:cs="Angsana New"/>
                <w:cs/>
              </w:rPr>
              <w:t>ปุ่ม</w:t>
            </w:r>
            <w:r>
              <w:rPr>
                <w:rFonts w:cs="CordiaUPC"/>
              </w:rPr>
              <w:t xml:space="preserve"> Generate Reward </w:t>
            </w:r>
            <w:r>
              <w:rPr>
                <w:rFonts w:hint="cs" w:cs="Angsana New"/>
                <w:cs/>
              </w:rPr>
              <w:t>ไม่ต้องเคลียร์ค่าเดิม</w:t>
            </w:r>
          </w:p>
          <w:p w:rsidR="00185582" w:rsidP="00E42349" w:rsidRDefault="00185582" w14:paraId="6F10A2DF" w14:textId="77777777">
            <w:pPr>
              <w:pStyle w:val="ListParagraph"/>
              <w:numPr>
                <w:ilvl w:val="1"/>
                <w:numId w:val="248"/>
              </w:num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เพิ่มปุ่ม </w:t>
            </w:r>
            <w:r>
              <w:rPr>
                <w:rFonts w:cs="CordiaUPC"/>
              </w:rPr>
              <w:t>Clear All Reward</w:t>
            </w:r>
          </w:p>
          <w:p w:rsidRPr="00E42349" w:rsidR="002A68DA" w:rsidP="00F673F8" w:rsidRDefault="00185582" w14:paraId="3C2F8D2F" w14:textId="17095DB6">
            <w:pPr>
              <w:pStyle w:val="ListParagraph"/>
              <w:numPr>
                <w:ilvl w:val="0"/>
                <w:numId w:val="248"/>
              </w:numPr>
              <w:rPr>
                <w:rFonts w:cs="CordiaUPC"/>
                <w:cs/>
              </w:rPr>
            </w:pPr>
            <w:r>
              <w:rPr>
                <w:rFonts w:cs="CordiaUPC"/>
              </w:rPr>
              <w:t xml:space="preserve">Prepaid </w:t>
            </w:r>
            <w:r>
              <w:rPr>
                <w:rFonts w:hint="cs" w:cs="Angsana New"/>
                <w:cs/>
              </w:rPr>
              <w:t xml:space="preserve">สามารถสร้าง </w:t>
            </w:r>
            <w:r>
              <w:rPr>
                <w:rFonts w:cs="CordiaUPC"/>
              </w:rPr>
              <w:t xml:space="preserve">Order Fee </w:t>
            </w:r>
            <w:r>
              <w:rPr>
                <w:rFonts w:hint="cs" w:cs="Angsana New"/>
                <w:cs/>
              </w:rPr>
              <w:t>ได้</w:t>
            </w:r>
          </w:p>
        </w:tc>
        <w:tc>
          <w:tcPr>
            <w:tcW w:w="751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E2141" w:rsidP="002C2490" w:rsidRDefault="00C749EF" w14:paraId="074819DF" w14:textId="24EAB435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0</w:t>
            </w:r>
            <w:r>
              <w:rPr>
                <w:rFonts w:cs="Angsana New"/>
                <w:cs/>
              </w:rPr>
              <w:t>.</w:t>
            </w:r>
            <w:r>
              <w:rPr>
                <w:rFonts w:cs="CordiaUPC"/>
              </w:rPr>
              <w:t>28</w:t>
            </w:r>
          </w:p>
        </w:tc>
      </w:tr>
      <w:tr w:rsidRPr="001624DE" w:rsidR="002A68DA" w:rsidTr="00F95259" w14:paraId="3B3A635D" w14:textId="77777777">
        <w:trPr>
          <w:tblHeader/>
        </w:trPr>
        <w:tc>
          <w:tcPr>
            <w:tcW w:w="620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2A68DA" w:rsidP="002C2490" w:rsidRDefault="002A68DA" w14:paraId="7E1F7023" w14:textId="77777777">
            <w:pPr>
              <w:pStyle w:val="TableBody"/>
              <w:rPr>
                <w:rFonts w:cs="CordiaUPC"/>
              </w:rPr>
            </w:pPr>
          </w:p>
        </w:tc>
        <w:tc>
          <w:tcPr>
            <w:tcW w:w="886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2A68DA" w:rsidP="002C2490" w:rsidRDefault="002A68DA" w14:paraId="171DED1F" w14:textId="77777777">
            <w:pPr>
              <w:pStyle w:val="TableBody"/>
              <w:rPr>
                <w:rFonts w:cs="CordiaUPC"/>
              </w:rPr>
            </w:pPr>
          </w:p>
        </w:tc>
        <w:tc>
          <w:tcPr>
            <w:tcW w:w="2743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2A68DA" w:rsidP="002A68DA" w:rsidRDefault="002A68DA" w14:paraId="4F93D9AB" w14:textId="77777777">
            <w:pPr>
              <w:pStyle w:val="ListParagraph"/>
              <w:numPr>
                <w:ilvl w:val="0"/>
                <w:numId w:val="248"/>
              </w:numPr>
              <w:rPr>
                <w:rFonts w:cs="CordiaUPC"/>
              </w:rPr>
            </w:pPr>
            <w:r>
              <w:rPr>
                <w:rFonts w:cs="CordiaUPC"/>
              </w:rPr>
              <w:t>Reward Per Target Customer</w:t>
            </w:r>
          </w:p>
          <w:p w:rsidR="002A68DA" w:rsidP="00E42349" w:rsidRDefault="002A68DA" w14:paraId="4C2BE12C" w14:textId="77777777">
            <w:pPr>
              <w:pStyle w:val="ListParagraph"/>
              <w:numPr>
                <w:ilvl w:val="1"/>
                <w:numId w:val="248"/>
              </w:num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เพิ่ม </w:t>
            </w:r>
            <w:r>
              <w:rPr>
                <w:rFonts w:cs="CordiaUPC"/>
              </w:rPr>
              <w:t>Field Reward Description</w:t>
            </w:r>
          </w:p>
          <w:p w:rsidR="002A68DA" w:rsidP="00E42349" w:rsidRDefault="002A68DA" w14:paraId="3F105E40" w14:textId="77777777">
            <w:pPr>
              <w:pStyle w:val="ListParagraph"/>
              <w:numPr>
                <w:ilvl w:val="1"/>
                <w:numId w:val="248"/>
              </w:numPr>
              <w:rPr>
                <w:rFonts w:cs="CordiaUPC"/>
              </w:rPr>
            </w:pPr>
            <w:r>
              <w:rPr>
                <w:rFonts w:hint="cs" w:cs="Angsana New"/>
                <w:cs/>
              </w:rPr>
              <w:t>เพิ่ม</w:t>
            </w:r>
            <w:r>
              <w:rPr>
                <w:rFonts w:cs="CordiaUPC"/>
              </w:rPr>
              <w:t xml:space="preserve"> Field Reward Via </w:t>
            </w:r>
            <w:r>
              <w:rPr>
                <w:rFonts w:hint="cs" w:cs="Angsana New"/>
                <w:cs/>
              </w:rPr>
              <w:t xml:space="preserve">เฉพาะที่ </w:t>
            </w:r>
            <w:r>
              <w:rPr>
                <w:rFonts w:cs="CordiaUPC"/>
              </w:rPr>
              <w:t>ENH</w:t>
            </w:r>
          </w:p>
          <w:p w:rsidR="001B611F" w:rsidP="00E42349" w:rsidRDefault="001B611F" w14:paraId="66B0184F" w14:textId="41BD3E46">
            <w:pPr>
              <w:pStyle w:val="ListParagraph"/>
              <w:numPr>
                <w:ilvl w:val="1"/>
                <w:numId w:val="248"/>
              </w:num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แก้ไข </w:t>
            </w:r>
            <w:r>
              <w:rPr>
                <w:rFonts w:cs="CordiaUPC"/>
              </w:rPr>
              <w:t xml:space="preserve">Max Length </w:t>
            </w:r>
            <w:r>
              <w:rPr>
                <w:rFonts w:hint="cs" w:cs="Angsana New"/>
                <w:cs/>
              </w:rPr>
              <w:t xml:space="preserve">ของ </w:t>
            </w:r>
            <w:r>
              <w:rPr>
                <w:rFonts w:cs="CordiaUPC"/>
              </w:rPr>
              <w:t xml:space="preserve">Reward Condition </w:t>
            </w:r>
            <w:r>
              <w:rPr>
                <w:rFonts w:hint="cs" w:cs="Angsana New"/>
                <w:cs/>
              </w:rPr>
              <w:t xml:space="preserve">ให้สอดคล้องกับ </w:t>
            </w:r>
            <w:r>
              <w:rPr>
                <w:rFonts w:cs="CordiaUPC"/>
              </w:rPr>
              <w:t>Database</w:t>
            </w:r>
          </w:p>
          <w:p w:rsidR="002A68DA" w:rsidP="00E42349" w:rsidRDefault="002A68DA" w14:paraId="1B3E9488" w14:textId="77777777">
            <w:pPr>
              <w:pStyle w:val="ListParagraph"/>
              <w:numPr>
                <w:ilvl w:val="1"/>
                <w:numId w:val="248"/>
              </w:numPr>
              <w:rPr>
                <w:rFonts w:cs="CordiaUPC"/>
              </w:rPr>
            </w:pPr>
            <w:r>
              <w:rPr>
                <w:rFonts w:hint="cs" w:cs="Angsana New"/>
                <w:cs/>
              </w:rPr>
              <w:t>เพิ่ม</w:t>
            </w:r>
            <w:r w:rsidR="001B611F">
              <w:rPr>
                <w:rFonts w:hint="cs" w:cs="Angsana New"/>
                <w:cs/>
              </w:rPr>
              <w:t xml:space="preserve"> </w:t>
            </w:r>
            <w:r w:rsidR="001B611F">
              <w:rPr>
                <w:rFonts w:cs="CordiaUPC"/>
              </w:rPr>
              <w:t>Voice Free Resource</w:t>
            </w:r>
          </w:p>
          <w:p w:rsidR="001B611F" w:rsidP="00E42349" w:rsidRDefault="001B611F" w14:paraId="5E45D65F" w14:textId="77777777">
            <w:pPr>
              <w:pStyle w:val="ListParagraph"/>
              <w:numPr>
                <w:ilvl w:val="1"/>
                <w:numId w:val="248"/>
              </w:num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เพิ่ม </w:t>
            </w:r>
            <w:r>
              <w:rPr>
                <w:rFonts w:cs="CordiaUPC"/>
              </w:rPr>
              <w:t>SMS Free Resource</w:t>
            </w:r>
          </w:p>
          <w:p w:rsidR="001B611F" w:rsidP="00E42349" w:rsidRDefault="001B611F" w14:paraId="39E83143" w14:textId="345640A3">
            <w:pPr>
              <w:pStyle w:val="ListParagraph"/>
              <w:numPr>
                <w:ilvl w:val="1"/>
                <w:numId w:val="248"/>
              </w:num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เพิ่ม </w:t>
            </w:r>
            <w:r>
              <w:rPr>
                <w:rFonts w:cs="CordiaUPC"/>
              </w:rPr>
              <w:t>MMS Free Resource</w:t>
            </w:r>
          </w:p>
          <w:p w:rsidR="001B611F" w:rsidP="00E42349" w:rsidRDefault="001B611F" w14:paraId="05E80C94" w14:textId="77777777">
            <w:pPr>
              <w:pStyle w:val="ListParagraph"/>
              <w:numPr>
                <w:ilvl w:val="1"/>
                <w:numId w:val="248"/>
              </w:num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เพิ่ม </w:t>
            </w:r>
            <w:r>
              <w:rPr>
                <w:rFonts w:cs="CordiaUPC"/>
              </w:rPr>
              <w:t>Internet</w:t>
            </w:r>
          </w:p>
          <w:p w:rsidR="001B611F" w:rsidP="00E42349" w:rsidRDefault="001B611F" w14:paraId="6D2FE58C" w14:textId="77777777">
            <w:pPr>
              <w:pStyle w:val="ListParagraph"/>
              <w:numPr>
                <w:ilvl w:val="1"/>
                <w:numId w:val="248"/>
              </w:num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เพิ่ม </w:t>
            </w:r>
            <w:r>
              <w:rPr>
                <w:rFonts w:cs="CordiaUPC"/>
              </w:rPr>
              <w:t>Vertical App</w:t>
            </w:r>
          </w:p>
          <w:p w:rsidR="00816B4F" w:rsidP="00F673F8" w:rsidRDefault="00816B4F" w14:paraId="7BF6BF98" w14:textId="1408C2D9">
            <w:pPr>
              <w:pStyle w:val="ListParagraph"/>
              <w:numPr>
                <w:ilvl w:val="0"/>
                <w:numId w:val="248"/>
              </w:num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แก้ไขการลง </w:t>
            </w:r>
            <w:r>
              <w:rPr>
                <w:rFonts w:cs="CordiaUPC"/>
              </w:rPr>
              <w:t xml:space="preserve">Database </w:t>
            </w:r>
            <w:r>
              <w:rPr>
                <w:rFonts w:hint="cs" w:cs="Angsana New"/>
                <w:cs/>
              </w:rPr>
              <w:t xml:space="preserve">ของ </w:t>
            </w:r>
            <w:r>
              <w:rPr>
                <w:rFonts w:cs="CordiaUPC"/>
              </w:rPr>
              <w:t>UI</w:t>
            </w:r>
            <w:r w:rsidR="00C9756D">
              <w:rPr>
                <w:rFonts w:cs="Angsana New"/>
                <w:cs/>
              </w:rPr>
              <w:t xml:space="preserve"> </w:t>
            </w:r>
            <w:r w:rsidR="00C9756D">
              <w:rPr>
                <w:rFonts w:hint="cs" w:cs="Angsana New"/>
                <w:cs/>
              </w:rPr>
              <w:t xml:space="preserve">และ </w:t>
            </w:r>
            <w:r w:rsidR="00C9756D">
              <w:rPr>
                <w:rFonts w:cs="CordiaUPC"/>
              </w:rPr>
              <w:t>Visible Duration &amp; Bill Cycle Section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ดังต่อไปนี้เพื่อ </w:t>
            </w:r>
            <w:r>
              <w:rPr>
                <w:rFonts w:cs="CordiaUPC"/>
              </w:rPr>
              <w:t>Support Reward per Target Customer</w:t>
            </w:r>
          </w:p>
          <w:p w:rsidR="00816B4F" w:rsidP="00E42349" w:rsidRDefault="00816B4F" w14:paraId="4B381DA8" w14:textId="77777777">
            <w:pPr>
              <w:pStyle w:val="ListParagraph"/>
              <w:numPr>
                <w:ilvl w:val="1"/>
                <w:numId w:val="248"/>
              </w:numPr>
              <w:rPr>
                <w:rFonts w:cs="CordiaUPC"/>
              </w:rPr>
            </w:pPr>
            <w:r>
              <w:rPr>
                <w:rFonts w:cs="CordiaUPC"/>
              </w:rPr>
              <w:t>Voice Free Resource</w:t>
            </w:r>
          </w:p>
          <w:p w:rsidR="00816B4F" w:rsidP="00E42349" w:rsidRDefault="00816B4F" w14:paraId="070E3EE3" w14:textId="77777777">
            <w:pPr>
              <w:pStyle w:val="ListParagraph"/>
              <w:numPr>
                <w:ilvl w:val="1"/>
                <w:numId w:val="248"/>
              </w:numPr>
              <w:rPr>
                <w:rFonts w:cs="CordiaUPC"/>
              </w:rPr>
            </w:pPr>
            <w:r>
              <w:rPr>
                <w:rFonts w:cs="CordiaUPC"/>
              </w:rPr>
              <w:t>SMS Free Resource</w:t>
            </w:r>
          </w:p>
          <w:p w:rsidR="00816B4F" w:rsidP="00E42349" w:rsidRDefault="00816B4F" w14:paraId="2B5FEC50" w14:textId="77777777">
            <w:pPr>
              <w:pStyle w:val="ListParagraph"/>
              <w:numPr>
                <w:ilvl w:val="1"/>
                <w:numId w:val="248"/>
              </w:numPr>
              <w:rPr>
                <w:rFonts w:cs="CordiaUPC"/>
              </w:rPr>
            </w:pPr>
            <w:r>
              <w:rPr>
                <w:rFonts w:cs="CordiaUPC"/>
              </w:rPr>
              <w:t>MMS Free Resource</w:t>
            </w:r>
          </w:p>
          <w:p w:rsidR="00816B4F" w:rsidP="00E42349" w:rsidRDefault="00816B4F" w14:paraId="682A735E" w14:textId="77777777">
            <w:pPr>
              <w:pStyle w:val="ListParagraph"/>
              <w:numPr>
                <w:ilvl w:val="1"/>
                <w:numId w:val="248"/>
              </w:numPr>
              <w:rPr>
                <w:rFonts w:cs="CordiaUPC"/>
              </w:rPr>
            </w:pPr>
            <w:r>
              <w:rPr>
                <w:rFonts w:cs="CordiaUPC"/>
              </w:rPr>
              <w:t>Internet</w:t>
            </w:r>
          </w:p>
          <w:p w:rsidR="00816B4F" w:rsidP="00E42349" w:rsidRDefault="00816B4F" w14:paraId="1F8A9551" w14:textId="77777777">
            <w:pPr>
              <w:pStyle w:val="ListParagraph"/>
              <w:numPr>
                <w:ilvl w:val="1"/>
                <w:numId w:val="248"/>
              </w:numPr>
              <w:rPr>
                <w:rFonts w:cs="CordiaUPC"/>
              </w:rPr>
            </w:pPr>
            <w:r>
              <w:rPr>
                <w:rFonts w:cs="CordiaUPC"/>
              </w:rPr>
              <w:t>Vertical App</w:t>
            </w:r>
          </w:p>
          <w:p w:rsidR="004277E8" w:rsidRDefault="004277E8" w14:paraId="721E8238" w14:textId="61481D2E">
            <w:pPr>
              <w:pStyle w:val="ListParagraph"/>
              <w:numPr>
                <w:ilvl w:val="0"/>
                <w:numId w:val="248"/>
              </w:numPr>
              <w:rPr>
                <w:rFonts w:cs="CordiaUPC"/>
                <w:cs/>
              </w:rPr>
            </w:pPr>
            <w:r>
              <w:rPr>
                <w:rFonts w:cs="CordiaUPC"/>
              </w:rPr>
              <w:t>Logic Split PO</w:t>
            </w:r>
            <w:r>
              <w:rPr>
                <w:rFonts w:hint="cs" w:cs="Angsana New"/>
                <w:cs/>
              </w:rPr>
              <w:t xml:space="preserve"> รองรับ </w:t>
            </w:r>
            <w:r>
              <w:rPr>
                <w:rFonts w:cs="CordiaUPC"/>
              </w:rPr>
              <w:t>Reward Target Customer</w:t>
            </w:r>
          </w:p>
        </w:tc>
        <w:tc>
          <w:tcPr>
            <w:tcW w:w="751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2A68DA" w:rsidP="002C2490" w:rsidRDefault="002A68DA" w14:paraId="177694E2" w14:textId="77777777">
            <w:pPr>
              <w:pStyle w:val="TableBody"/>
              <w:rPr>
                <w:rFonts w:cs="CordiaUPC"/>
              </w:rPr>
            </w:pPr>
          </w:p>
        </w:tc>
      </w:tr>
      <w:tr w:rsidRPr="001624DE" w:rsidR="00E42349" w:rsidTr="00F95259" w14:paraId="70F02939" w14:textId="77777777">
        <w:trPr>
          <w:tblHeader/>
        </w:trPr>
        <w:tc>
          <w:tcPr>
            <w:tcW w:w="620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E42349" w:rsidP="002C2490" w:rsidRDefault="00E42349" w14:paraId="2799AF54" w14:textId="6B90EEE8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10</w:t>
            </w:r>
            <w:r>
              <w:rPr>
                <w:rFonts w:cs="Angsana New"/>
                <w:cs/>
              </w:rPr>
              <w:t>/</w:t>
            </w:r>
            <w:r>
              <w:rPr>
                <w:rFonts w:cs="CordiaUPC"/>
              </w:rPr>
              <w:t>07</w:t>
            </w:r>
            <w:r>
              <w:rPr>
                <w:rFonts w:cs="Angsana New"/>
                <w:cs/>
              </w:rPr>
              <w:t>/</w:t>
            </w:r>
            <w:r>
              <w:rPr>
                <w:rFonts w:cs="CordiaUPC"/>
              </w:rPr>
              <w:t>2020</w:t>
            </w:r>
          </w:p>
        </w:tc>
        <w:tc>
          <w:tcPr>
            <w:tcW w:w="886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E42349" w:rsidP="002C2490" w:rsidRDefault="00E42349" w14:paraId="4DE7FF3C" w14:textId="06591FF5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Nattawat</w:t>
            </w:r>
          </w:p>
        </w:tc>
        <w:tc>
          <w:tcPr>
            <w:tcW w:w="2743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E42349" w:rsidP="002A68DA" w:rsidRDefault="00E42349" w14:paraId="57BADA24" w14:textId="77777777">
            <w:pPr>
              <w:pStyle w:val="ListParagraph"/>
              <w:numPr>
                <w:ilvl w:val="0"/>
                <w:numId w:val="248"/>
              </w:numPr>
              <w:rPr>
                <w:rFonts w:cs="CordiaUPC"/>
              </w:rPr>
            </w:pPr>
            <w:r>
              <w:rPr>
                <w:rFonts w:hint="cs" w:cs="Angsana New"/>
                <w:cs/>
              </w:rPr>
              <w:t>เพิ่ม</w:t>
            </w:r>
            <w:r>
              <w:rPr>
                <w:rFonts w:cs="CordiaUPC"/>
              </w:rPr>
              <w:t xml:space="preserve"> Validate example account fee name </w:t>
            </w:r>
            <w:r>
              <w:rPr>
                <w:rFonts w:cs="Angsana New"/>
                <w:cs/>
              </w:rPr>
              <w:t xml:space="preserve">/ </w:t>
            </w:r>
            <w:r>
              <w:rPr>
                <w:rFonts w:cs="CordiaUPC"/>
              </w:rPr>
              <w:t xml:space="preserve">order fee name </w:t>
            </w:r>
            <w:r>
              <w:rPr>
                <w:rFonts w:hint="cs" w:cs="Angsana New"/>
                <w:cs/>
              </w:rPr>
              <w:t xml:space="preserve">ที่ </w:t>
            </w:r>
            <w:r>
              <w:rPr>
                <w:rFonts w:cs="CordiaUPC"/>
              </w:rPr>
              <w:t>Group PO Fee</w:t>
            </w:r>
          </w:p>
          <w:p w:rsidR="003F1EF5" w:rsidP="003F1EF5" w:rsidRDefault="003F1EF5" w14:paraId="6DC68AF2" w14:textId="77777777">
            <w:pPr>
              <w:pStyle w:val="ListParagraph"/>
              <w:numPr>
                <w:ilvl w:val="0"/>
                <w:numId w:val="248"/>
              </w:num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ซ่อน </w:t>
            </w:r>
            <w:r w:rsidRPr="003F1EF5">
              <w:rPr>
                <w:rFonts w:cs="CordiaUPC"/>
              </w:rPr>
              <w:t xml:space="preserve">SMS Before Expire </w:t>
            </w:r>
            <w:r w:rsidRPr="003F1EF5">
              <w:rPr>
                <w:rFonts w:cs="Angsana New"/>
                <w:cs/>
              </w:rPr>
              <w:t>(</w:t>
            </w:r>
            <w:r w:rsidRPr="003F1EF5">
              <w:rPr>
                <w:rFonts w:cs="CordiaUPC"/>
              </w:rPr>
              <w:t>For Post</w:t>
            </w:r>
            <w:r w:rsidRPr="003F1EF5">
              <w:rPr>
                <w:rFonts w:cs="Angsana New"/>
                <w:cs/>
              </w:rPr>
              <w:t>-</w:t>
            </w:r>
            <w:r w:rsidRPr="003F1EF5">
              <w:rPr>
                <w:rFonts w:cs="CordiaUPC"/>
              </w:rPr>
              <w:t>paid</w:t>
            </w:r>
            <w:r w:rsidRPr="003F1EF5">
              <w:rPr>
                <w:rFonts w:cs="Angsana New"/>
                <w:cs/>
              </w:rPr>
              <w:t xml:space="preserve">) </w:t>
            </w:r>
            <w:r w:rsidRPr="003F1EF5">
              <w:rPr>
                <w:rFonts w:cs="CordiaUPC"/>
              </w:rPr>
              <w:t>Section</w:t>
            </w:r>
            <w:r>
              <w:rPr>
                <w:rFonts w:hint="cs" w:cs="Angsana New"/>
                <w:cs/>
              </w:rPr>
              <w:t xml:space="preserve"> ใน </w:t>
            </w:r>
            <w:r>
              <w:rPr>
                <w:rFonts w:cs="CordiaUPC"/>
              </w:rPr>
              <w:t>PO Relation Mobile</w:t>
            </w:r>
          </w:p>
          <w:p w:rsidR="003F1EF5" w:rsidP="003F1EF5" w:rsidRDefault="003F1EF5" w14:paraId="4B17CEAC" w14:textId="77777777">
            <w:pPr>
              <w:pStyle w:val="ListParagraph"/>
              <w:numPr>
                <w:ilvl w:val="0"/>
                <w:numId w:val="248"/>
              </w:num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แก้ไข </w:t>
            </w:r>
            <w:r>
              <w:rPr>
                <w:rFonts w:cs="CordiaUPC"/>
              </w:rPr>
              <w:t xml:space="preserve">Query </w:t>
            </w:r>
            <w:r>
              <w:rPr>
                <w:rFonts w:hint="cs" w:cs="Angsana New"/>
                <w:cs/>
              </w:rPr>
              <w:t xml:space="preserve">ใน </w:t>
            </w:r>
            <w:r>
              <w:rPr>
                <w:rFonts w:cs="CordiaUPC"/>
              </w:rPr>
              <w:t>PO Relation Mobile</w:t>
            </w:r>
          </w:p>
          <w:p w:rsidR="00A8211F" w:rsidP="003F1EF5" w:rsidRDefault="00A8211F" w14:paraId="61198014" w14:textId="77777777">
            <w:pPr>
              <w:pStyle w:val="ListParagraph"/>
              <w:numPr>
                <w:ilvl w:val="0"/>
                <w:numId w:val="248"/>
              </w:num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เพิ่ม </w:t>
            </w:r>
            <w:r>
              <w:rPr>
                <w:rFonts w:cs="CordiaUPC"/>
              </w:rPr>
              <w:t xml:space="preserve">Type </w:t>
            </w:r>
            <w:r>
              <w:rPr>
                <w:rFonts w:hint="cs" w:cs="Angsana New"/>
                <w:cs/>
              </w:rPr>
              <w:t xml:space="preserve">ของ </w:t>
            </w:r>
            <w:r>
              <w:rPr>
                <w:rFonts w:cs="CordiaUPC"/>
              </w:rPr>
              <w:t>customerSegment</w:t>
            </w:r>
          </w:p>
          <w:p w:rsidR="00961E2E" w:rsidP="003F1EF5" w:rsidRDefault="00961E2E" w14:paraId="4972509F" w14:textId="77777777">
            <w:pPr>
              <w:pStyle w:val="ListParagraph"/>
              <w:numPr>
                <w:ilvl w:val="0"/>
                <w:numId w:val="248"/>
              </w:num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แก้ไข </w:t>
            </w:r>
            <w:r>
              <w:rPr>
                <w:rFonts w:cs="CordiaUPC"/>
              </w:rPr>
              <w:t xml:space="preserve">Label </w:t>
            </w:r>
            <w:r>
              <w:rPr>
                <w:rFonts w:hint="cs" w:cs="Angsana New"/>
                <w:cs/>
              </w:rPr>
              <w:t xml:space="preserve">ใน </w:t>
            </w:r>
            <w:r>
              <w:rPr>
                <w:rFonts w:cs="CordiaUPC"/>
              </w:rPr>
              <w:t xml:space="preserve">Enh Topup </w:t>
            </w:r>
            <w:r>
              <w:rPr>
                <w:rFonts w:hint="cs" w:cs="Angsana New"/>
                <w:cs/>
              </w:rPr>
              <w:t xml:space="preserve">ใน </w:t>
            </w:r>
            <w:r>
              <w:rPr>
                <w:rFonts w:cs="CordiaUPC"/>
              </w:rPr>
              <w:t>HLD</w:t>
            </w:r>
          </w:p>
          <w:p w:rsidR="00961E2E" w:rsidP="00746AC4" w:rsidRDefault="00961E2E" w14:paraId="288E1346" w14:textId="77777777">
            <w:pPr>
              <w:pStyle w:val="ListParagraph"/>
              <w:numPr>
                <w:ilvl w:val="1"/>
                <w:numId w:val="248"/>
              </w:numPr>
              <w:rPr>
                <w:rFonts w:cs="CordiaUPC"/>
              </w:rPr>
            </w:pPr>
            <w:r>
              <w:rPr>
                <w:rFonts w:cs="CordiaUPC"/>
              </w:rPr>
              <w:t>rewardChannel</w:t>
            </w:r>
          </w:p>
          <w:p w:rsidR="00961E2E" w:rsidP="00746AC4" w:rsidRDefault="00961E2E" w14:paraId="513AF84F" w14:textId="77777777">
            <w:pPr>
              <w:pStyle w:val="ListParagraph"/>
              <w:numPr>
                <w:ilvl w:val="1"/>
                <w:numId w:val="248"/>
              </w:numPr>
              <w:rPr>
                <w:rFonts w:cs="CordiaUPC"/>
              </w:rPr>
            </w:pPr>
            <w:r>
              <w:rPr>
                <w:rFonts w:cs="CordiaUPC"/>
              </w:rPr>
              <w:t>rewardType</w:t>
            </w:r>
          </w:p>
          <w:p w:rsidR="00961E2E" w:rsidP="00961E2E" w:rsidRDefault="009C42B4" w14:paraId="65584DA0" w14:textId="77777777">
            <w:pPr>
              <w:pStyle w:val="ListParagraph"/>
              <w:numPr>
                <w:ilvl w:val="0"/>
                <w:numId w:val="248"/>
              </w:numPr>
              <w:rPr>
                <w:rFonts w:cs="CordiaUPC"/>
              </w:rPr>
            </w:pPr>
            <w:r>
              <w:rPr>
                <w:rFonts w:cs="CordiaUPC"/>
              </w:rPr>
              <w:t xml:space="preserve">stepDurationTo </w:t>
            </w:r>
            <w:r>
              <w:rPr>
                <w:rFonts w:hint="cs" w:cs="Angsana New"/>
                <w:cs/>
              </w:rPr>
              <w:t>ให้ใส่ได้เฉพาะตัวเลขเท่านั้นที่</w:t>
            </w:r>
          </w:p>
          <w:p w:rsidR="009C42B4" w:rsidP="00746AC4" w:rsidRDefault="009C42B4" w14:paraId="2C7DFA1A" w14:textId="77777777">
            <w:pPr>
              <w:pStyle w:val="ListParagraph"/>
              <w:numPr>
                <w:ilvl w:val="1"/>
                <w:numId w:val="248"/>
              </w:numPr>
              <w:rPr>
                <w:rFonts w:cs="CordiaUPC"/>
              </w:rPr>
            </w:pPr>
            <w:r>
              <w:rPr>
                <w:rFonts w:cs="CordiaUPC"/>
              </w:rPr>
              <w:t>Voice Rate</w:t>
            </w:r>
          </w:p>
          <w:p w:rsidR="009C42B4" w:rsidP="00746AC4" w:rsidRDefault="009C42B4" w14:paraId="635E6B0D" w14:textId="77777777">
            <w:pPr>
              <w:pStyle w:val="ListParagraph"/>
              <w:numPr>
                <w:ilvl w:val="1"/>
                <w:numId w:val="248"/>
              </w:numPr>
              <w:rPr>
                <w:rFonts w:cs="CordiaUPC"/>
              </w:rPr>
            </w:pPr>
            <w:r>
              <w:rPr>
                <w:rFonts w:cs="CordiaUPC"/>
              </w:rPr>
              <w:t>VDO Call Rate</w:t>
            </w:r>
          </w:p>
          <w:p w:rsidR="009C42B4" w:rsidP="00746AC4" w:rsidRDefault="009C42B4" w14:paraId="2C0F8BC7" w14:textId="77777777">
            <w:pPr>
              <w:pStyle w:val="ListParagraph"/>
              <w:numPr>
                <w:ilvl w:val="1"/>
                <w:numId w:val="248"/>
              </w:numPr>
              <w:rPr>
                <w:rFonts w:cs="CordiaUPC"/>
              </w:rPr>
            </w:pPr>
            <w:r>
              <w:rPr>
                <w:rFonts w:cs="CordiaUPC"/>
              </w:rPr>
              <w:t>Landline Rate</w:t>
            </w:r>
          </w:p>
          <w:p w:rsidR="00F16F93" w:rsidP="00F16F93" w:rsidRDefault="00F16F93" w14:paraId="49FCD76F" w14:textId="77777777">
            <w:pPr>
              <w:pStyle w:val="ListParagraph"/>
              <w:numPr>
                <w:ilvl w:val="0"/>
                <w:numId w:val="248"/>
              </w:numPr>
              <w:rPr>
                <w:rFonts w:cs="CordiaUPC"/>
              </w:rPr>
            </w:pPr>
            <w:r>
              <w:rPr>
                <w:rFonts w:cs="CordiaUPC"/>
              </w:rPr>
              <w:t xml:space="preserve">Forecast </w:t>
            </w:r>
            <w:r>
              <w:rPr>
                <w:rFonts w:hint="cs" w:cs="Angsana New"/>
                <w:cs/>
              </w:rPr>
              <w:t xml:space="preserve">ใน </w:t>
            </w:r>
            <w:r>
              <w:rPr>
                <w:rFonts w:cs="CordiaUPC"/>
              </w:rPr>
              <w:t xml:space="preserve">Manage New SIM </w:t>
            </w:r>
            <w:r>
              <w:rPr>
                <w:rFonts w:hint="cs" w:cs="Angsana New"/>
                <w:cs/>
              </w:rPr>
              <w:t xml:space="preserve">ใส่ได้เฉพาะตัวเลขและจำกัดที่ </w:t>
            </w:r>
            <w:r>
              <w:rPr>
                <w:rFonts w:cs="CordiaUPC"/>
              </w:rPr>
              <w:t xml:space="preserve">10 </w:t>
            </w:r>
            <w:r>
              <w:rPr>
                <w:rFonts w:hint="cs" w:cs="Angsana New"/>
                <w:cs/>
              </w:rPr>
              <w:t>ตัวอักษร</w:t>
            </w:r>
          </w:p>
          <w:p w:rsidRPr="00746AC4" w:rsidR="003876B3" w:rsidP="00F16F93" w:rsidRDefault="003876B3" w14:paraId="581B4939" w14:textId="77777777">
            <w:pPr>
              <w:pStyle w:val="ListParagraph"/>
              <w:numPr>
                <w:ilvl w:val="0"/>
                <w:numId w:val="248"/>
              </w:num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แก้ไข </w:t>
            </w:r>
            <w:r>
              <w:rPr>
                <w:rFonts w:cs="CordiaUPC"/>
              </w:rPr>
              <w:t xml:space="preserve">Error Message </w:t>
            </w:r>
            <w:r>
              <w:rPr>
                <w:rFonts w:hint="cs" w:cs="Angsana New"/>
                <w:cs/>
              </w:rPr>
              <w:t xml:space="preserve">ของ </w:t>
            </w:r>
            <w:r>
              <w:t>Get Discount for Wording</w:t>
            </w:r>
            <w:r>
              <w:rPr>
                <w:rFonts w:hint="cs"/>
                <w:cs/>
              </w:rPr>
              <w:t xml:space="preserve"> ใน </w:t>
            </w:r>
            <w:r>
              <w:t xml:space="preserve">Group PO Fee </w:t>
            </w:r>
            <w:r>
              <w:rPr>
                <w:rFonts w:hint="cs"/>
                <w:cs/>
              </w:rPr>
              <w:t xml:space="preserve">ให้สามารถใส่ทศนิยมได้ </w:t>
            </w:r>
            <w:r>
              <w:t xml:space="preserve">2 </w:t>
            </w:r>
            <w:r>
              <w:rPr>
                <w:rFonts w:hint="cs"/>
                <w:cs/>
              </w:rPr>
              <w:t>ตำแหน่ง</w:t>
            </w:r>
          </w:p>
          <w:p w:rsidR="008C7272" w:rsidP="00F16F93" w:rsidRDefault="008C7272" w14:paraId="5DBC073D" w14:textId="77777777">
            <w:pPr>
              <w:pStyle w:val="ListParagraph"/>
              <w:numPr>
                <w:ilvl w:val="0"/>
                <w:numId w:val="248"/>
              </w:num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แก้ไข </w:t>
            </w:r>
            <w:r>
              <w:rPr>
                <w:rFonts w:cs="CordiaUPC"/>
              </w:rPr>
              <w:t xml:space="preserve">Error Message </w:t>
            </w:r>
            <w:r>
              <w:rPr>
                <w:rFonts w:hint="cs" w:cs="Angsana New"/>
                <w:cs/>
              </w:rPr>
              <w:t xml:space="preserve">ของ </w:t>
            </w:r>
            <w:r>
              <w:rPr>
                <w:rFonts w:cs="CordiaUPC"/>
              </w:rPr>
              <w:t xml:space="preserve">customerSegment </w:t>
            </w:r>
            <w:r>
              <w:rPr>
                <w:rFonts w:hint="cs" w:cs="Angsana New"/>
                <w:cs/>
              </w:rPr>
              <w:t>ให้ถูกต้อง</w:t>
            </w:r>
          </w:p>
          <w:p w:rsidRPr="00746AC4" w:rsidR="008C7272" w:rsidP="00F16F93" w:rsidRDefault="008C7272" w14:paraId="0BBED63A" w14:textId="77777777">
            <w:pPr>
              <w:pStyle w:val="ListParagraph"/>
              <w:numPr>
                <w:ilvl w:val="0"/>
                <w:numId w:val="248"/>
              </w:num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เพิ่ม </w:t>
            </w:r>
            <w:r>
              <w:rPr>
                <w:rFonts w:cs="CordiaUPC"/>
              </w:rPr>
              <w:t xml:space="preserve">Validate </w:t>
            </w:r>
            <w:r>
              <w:t>effectiveEndDate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>จะต้องมาหลังหรือเท่ากับ</w:t>
            </w:r>
            <w:r>
              <w:rPr>
                <w:rFonts w:hint="cs"/>
                <w:cs/>
              </w:rPr>
              <w:t xml:space="preserve"> </w:t>
            </w:r>
            <w:r>
              <w:t>effectiveStartDate</w:t>
            </w:r>
            <w:r>
              <w:rPr>
                <w:rFonts w:hint="cs"/>
                <w:cs/>
              </w:rPr>
              <w:t xml:space="preserve"> ของ </w:t>
            </w:r>
            <w:r>
              <w:t>Application Channel</w:t>
            </w:r>
          </w:p>
          <w:p w:rsidRPr="00746AC4" w:rsidR="00713C53" w:rsidP="00F16F93" w:rsidRDefault="00713C53" w14:paraId="47DA6494" w14:textId="77777777">
            <w:pPr>
              <w:pStyle w:val="ListParagraph"/>
              <w:numPr>
                <w:ilvl w:val="0"/>
                <w:numId w:val="248"/>
              </w:num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แก้ไข </w:t>
            </w:r>
            <w:r>
              <w:rPr>
                <w:rFonts w:cs="CordiaUPC"/>
              </w:rPr>
              <w:t xml:space="preserve">Logic </w:t>
            </w:r>
            <w:r>
              <w:rPr>
                <w:rFonts w:hint="cs" w:cs="Angsana New"/>
                <w:cs/>
              </w:rPr>
              <w:t>ในการ</w:t>
            </w:r>
            <w:r>
              <w:rPr>
                <w:rFonts w:cs="CordiaUPC"/>
              </w:rPr>
              <w:t xml:space="preserve"> Generate Row </w:t>
            </w:r>
            <w:r>
              <w:rPr>
                <w:rFonts w:hint="cs" w:cs="Angsana New"/>
                <w:cs/>
              </w:rPr>
              <w:t xml:space="preserve">เมื่อเลือก </w:t>
            </w:r>
            <w:r>
              <w:t>Application Channel</w:t>
            </w:r>
          </w:p>
          <w:p w:rsidR="00797A8D" w:rsidP="00F16F93" w:rsidRDefault="00797A8D" w14:paraId="583772D8" w14:textId="118192AE">
            <w:pPr>
              <w:pStyle w:val="ListParagraph"/>
              <w:numPr>
                <w:ilvl w:val="0"/>
                <w:numId w:val="248"/>
              </w:num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แก้ไข </w:t>
            </w:r>
            <w:r>
              <w:rPr>
                <w:rFonts w:cs="CordiaUPC"/>
              </w:rPr>
              <w:t xml:space="preserve">Logic </w:t>
            </w:r>
            <w:r>
              <w:rPr>
                <w:rFonts w:hint="cs" w:cs="Angsana New"/>
                <w:cs/>
              </w:rPr>
              <w:t xml:space="preserve">ใน </w:t>
            </w:r>
            <w:r>
              <w:rPr>
                <w:rFonts w:cs="CordiaUPC"/>
              </w:rPr>
              <w:t>UI Change Promotion Fee</w:t>
            </w:r>
          </w:p>
        </w:tc>
        <w:tc>
          <w:tcPr>
            <w:tcW w:w="751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E42349" w:rsidP="002C2490" w:rsidRDefault="00E42349" w14:paraId="623D9E56" w14:textId="7965494C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0</w:t>
            </w:r>
            <w:r>
              <w:rPr>
                <w:rFonts w:cs="Angsana New"/>
                <w:cs/>
              </w:rPr>
              <w:t>.</w:t>
            </w:r>
            <w:r>
              <w:rPr>
                <w:rFonts w:cs="CordiaUPC"/>
              </w:rPr>
              <w:t>29</w:t>
            </w:r>
          </w:p>
        </w:tc>
      </w:tr>
      <w:tr w:rsidRPr="001624DE" w:rsidR="006F7D98" w:rsidTr="00F95259" w14:paraId="220A4526" w14:textId="77777777">
        <w:trPr>
          <w:tblHeader/>
        </w:trPr>
        <w:tc>
          <w:tcPr>
            <w:tcW w:w="620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F7D98" w:rsidP="002C2490" w:rsidRDefault="00677F67" w14:paraId="4F08724F" w14:textId="4CA50F37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11</w:t>
            </w:r>
            <w:r w:rsidR="006F7D98">
              <w:rPr>
                <w:rFonts w:cs="Angsana New"/>
                <w:cs/>
              </w:rPr>
              <w:t>/</w:t>
            </w:r>
            <w:r w:rsidR="006F7D98">
              <w:rPr>
                <w:rFonts w:cs="CordiaUPC"/>
              </w:rPr>
              <w:t>07</w:t>
            </w:r>
            <w:r w:rsidR="006F7D98">
              <w:rPr>
                <w:rFonts w:cs="Angsana New"/>
                <w:cs/>
              </w:rPr>
              <w:t>/</w:t>
            </w:r>
            <w:r w:rsidR="006F7D98">
              <w:rPr>
                <w:rFonts w:cs="CordiaUPC"/>
              </w:rPr>
              <w:t>2020</w:t>
            </w:r>
          </w:p>
        </w:tc>
        <w:tc>
          <w:tcPr>
            <w:tcW w:w="886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F7D98" w:rsidP="002C2490" w:rsidRDefault="006F7D98" w14:paraId="1216281A" w14:textId="33823C29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Nattawat</w:t>
            </w:r>
          </w:p>
        </w:tc>
        <w:tc>
          <w:tcPr>
            <w:tcW w:w="2743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F7D98" w:rsidP="002A68DA" w:rsidRDefault="006F7D98" w14:paraId="21691287" w14:textId="77777777">
            <w:pPr>
              <w:pStyle w:val="ListParagraph"/>
              <w:numPr>
                <w:ilvl w:val="0"/>
                <w:numId w:val="248"/>
              </w:num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เพิ่ม </w:t>
            </w:r>
            <w:r>
              <w:rPr>
                <w:rFonts w:cs="CordiaUPC"/>
              </w:rPr>
              <w:t xml:space="preserve">Logic </w:t>
            </w:r>
            <w:r>
              <w:rPr>
                <w:rFonts w:hint="cs" w:cs="Angsana New"/>
                <w:cs/>
              </w:rPr>
              <w:t xml:space="preserve">ในการ </w:t>
            </w:r>
            <w:r>
              <w:rPr>
                <w:rFonts w:cs="CordiaUPC"/>
              </w:rPr>
              <w:t xml:space="preserve">Default </w:t>
            </w:r>
            <w:r>
              <w:rPr>
                <w:rFonts w:hint="cs" w:cs="Angsana New"/>
                <w:cs/>
              </w:rPr>
              <w:t xml:space="preserve">ค่า </w:t>
            </w:r>
            <w:r>
              <w:rPr>
                <w:rFonts w:cs="CordiaUPC"/>
              </w:rPr>
              <w:t xml:space="preserve">Throttling Speed Priority </w:t>
            </w:r>
            <w:r>
              <w:rPr>
                <w:rFonts w:hint="cs" w:cs="Angsana New"/>
                <w:cs/>
              </w:rPr>
              <w:t>ที่</w:t>
            </w:r>
            <w:r>
              <w:rPr>
                <w:rFonts w:cs="CordiaUPC"/>
              </w:rPr>
              <w:t xml:space="preserve"> Enh Vertical App</w:t>
            </w:r>
          </w:p>
          <w:p w:rsidR="0079669B" w:rsidP="002A68DA" w:rsidRDefault="0079669B" w14:paraId="4392CF5D" w14:textId="77777777">
            <w:pPr>
              <w:pStyle w:val="ListParagraph"/>
              <w:numPr>
                <w:ilvl w:val="0"/>
                <w:numId w:val="248"/>
              </w:num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แก้ไข </w:t>
            </w:r>
            <w:r>
              <w:rPr>
                <w:rFonts w:cs="CordiaUPC"/>
              </w:rPr>
              <w:t>Validate Cash Back Plan</w:t>
            </w:r>
          </w:p>
          <w:p w:rsidR="0060265F" w:rsidP="0060265F" w:rsidRDefault="006A0569" w14:paraId="4139FBD6" w14:textId="77777777">
            <w:pPr>
              <w:pStyle w:val="ListParagraph"/>
              <w:numPr>
                <w:ilvl w:val="0"/>
                <w:numId w:val="248"/>
              </w:num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เพิ่ม </w:t>
            </w:r>
            <w:r>
              <w:rPr>
                <w:rFonts w:cs="CordiaUPC"/>
              </w:rPr>
              <w:t>Validate Set Accumulate</w:t>
            </w:r>
            <w:r w:rsidR="00534252">
              <w:rPr>
                <w:rFonts w:cs="Angsana New"/>
                <w:cs/>
              </w:rPr>
              <w:t xml:space="preserve"> </w:t>
            </w:r>
            <w:r w:rsidR="00534252">
              <w:rPr>
                <w:rFonts w:hint="cs" w:cs="Angsana New"/>
                <w:cs/>
              </w:rPr>
              <w:t xml:space="preserve">ที่ </w:t>
            </w:r>
            <w:r w:rsidR="00534252">
              <w:rPr>
                <w:rFonts w:cs="CordiaUPC"/>
              </w:rPr>
              <w:t>Top up</w:t>
            </w:r>
          </w:p>
          <w:p w:rsidR="00621628" w:rsidP="0060265F" w:rsidRDefault="00621628" w14:paraId="0D19F47C" w14:textId="77777777">
            <w:pPr>
              <w:pStyle w:val="ListParagraph"/>
              <w:numPr>
                <w:ilvl w:val="0"/>
                <w:numId w:val="248"/>
              </w:numPr>
              <w:rPr>
                <w:rFonts w:cs="CordiaUPC"/>
              </w:rPr>
            </w:pPr>
            <w:r>
              <w:rPr>
                <w:rFonts w:cs="CordiaUPC"/>
              </w:rPr>
              <w:t xml:space="preserve">Tune Performance </w:t>
            </w:r>
            <w:r>
              <w:rPr>
                <w:rFonts w:hint="cs" w:cs="Angsana New"/>
                <w:cs/>
              </w:rPr>
              <w:t xml:space="preserve">โดยการเปลี่ยน </w:t>
            </w:r>
            <w:r>
              <w:rPr>
                <w:rFonts w:cs="CordiaUPC"/>
              </w:rPr>
              <w:t>View</w:t>
            </w:r>
          </w:p>
          <w:p w:rsidR="00621642" w:rsidP="0060265F" w:rsidRDefault="00621642" w14:paraId="396DD45E" w14:textId="77777777">
            <w:pPr>
              <w:pStyle w:val="ListParagraph"/>
              <w:numPr>
                <w:ilvl w:val="0"/>
                <w:numId w:val="248"/>
              </w:num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ปรับ </w:t>
            </w:r>
            <w:r>
              <w:rPr>
                <w:rFonts w:cs="CordiaUPC"/>
              </w:rPr>
              <w:t xml:space="preserve">Logic </w:t>
            </w:r>
            <w:r>
              <w:rPr>
                <w:rFonts w:hint="cs" w:cs="Angsana New"/>
                <w:cs/>
              </w:rPr>
              <w:t xml:space="preserve">ในการแสดงที่ </w:t>
            </w:r>
            <w:r>
              <w:rPr>
                <w:rFonts w:cs="CordiaUPC"/>
              </w:rPr>
              <w:t xml:space="preserve">Table Internet </w:t>
            </w:r>
            <w:r>
              <w:rPr>
                <w:rFonts w:hint="cs" w:cs="Angsana New"/>
                <w:cs/>
              </w:rPr>
              <w:t>ของ</w:t>
            </w:r>
            <w:r>
              <w:rPr>
                <w:rFonts w:cs="CordiaUPC"/>
              </w:rPr>
              <w:t xml:space="preserve"> Speed</w:t>
            </w:r>
          </w:p>
          <w:p w:rsidR="0045008D" w:rsidP="0060265F" w:rsidRDefault="0045008D" w14:paraId="2FEE650F" w14:textId="77777777">
            <w:pPr>
              <w:pStyle w:val="ListParagraph"/>
              <w:numPr>
                <w:ilvl w:val="0"/>
                <w:numId w:val="248"/>
              </w:num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แก้ไข </w:t>
            </w:r>
            <w:r>
              <w:rPr>
                <w:rFonts w:cs="CordiaUPC"/>
              </w:rPr>
              <w:t xml:space="preserve">Logic </w:t>
            </w:r>
            <w:r>
              <w:rPr>
                <w:rFonts w:hint="cs" w:cs="Angsana New"/>
                <w:cs/>
              </w:rPr>
              <w:t>ในการ</w:t>
            </w:r>
            <w:r w:rsidR="00945270">
              <w:rPr>
                <w:rFonts w:hint="cs" w:cs="Angsana New"/>
                <w:cs/>
              </w:rPr>
              <w:t xml:space="preserve"> </w:t>
            </w:r>
            <w:r w:rsidR="00945270">
              <w:rPr>
                <w:rFonts w:cs="CordiaUPC"/>
              </w:rPr>
              <w:t xml:space="preserve">Default </w:t>
            </w:r>
            <w:r w:rsidR="00945270">
              <w:rPr>
                <w:rFonts w:hint="cs" w:cs="Angsana New"/>
                <w:cs/>
              </w:rPr>
              <w:t xml:space="preserve">ค่า </w:t>
            </w:r>
            <w:r w:rsidR="00945270">
              <w:rPr>
                <w:rFonts w:cs="CordiaUPC"/>
              </w:rPr>
              <w:t>Prorate</w:t>
            </w:r>
          </w:p>
          <w:p w:rsidR="00945270" w:rsidP="0060265F" w:rsidRDefault="00945270" w14:paraId="18FE6A7B" w14:textId="77777777">
            <w:pPr>
              <w:pStyle w:val="ListParagraph"/>
              <w:numPr>
                <w:ilvl w:val="0"/>
                <w:numId w:val="248"/>
              </w:numPr>
              <w:rPr>
                <w:rFonts w:cs="CordiaUPC"/>
              </w:rPr>
            </w:pPr>
            <w:r>
              <w:rPr>
                <w:rFonts w:cs="CordiaUPC"/>
              </w:rPr>
              <w:t xml:space="preserve">PO Fee </w:t>
            </w:r>
            <w:r>
              <w:rPr>
                <w:rFonts w:hint="cs" w:cs="Angsana New"/>
                <w:cs/>
              </w:rPr>
              <w:t xml:space="preserve">ถ้ามี </w:t>
            </w:r>
            <w:r>
              <w:rPr>
                <w:rFonts w:cs="CordiaUPC"/>
              </w:rPr>
              <w:t xml:space="preserve">Channel </w:t>
            </w:r>
            <w:r>
              <w:rPr>
                <w:rFonts w:hint="cs" w:cs="Angsana New"/>
                <w:cs/>
              </w:rPr>
              <w:t>ให้เคลียร์ค่าและ</w:t>
            </w:r>
            <w:r>
              <w:rPr>
                <w:rFonts w:cs="CordiaUPC"/>
              </w:rPr>
              <w:t xml:space="preserve"> Invisible Section Matching Product Offering</w:t>
            </w:r>
          </w:p>
          <w:p w:rsidR="00B61C91" w:rsidP="0060265F" w:rsidRDefault="00B61C91" w14:paraId="1296350A" w14:textId="77777777">
            <w:pPr>
              <w:pStyle w:val="ListParagraph"/>
              <w:numPr>
                <w:ilvl w:val="0"/>
                <w:numId w:val="248"/>
              </w:num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แก้ไข </w:t>
            </w:r>
            <w:r>
              <w:rPr>
                <w:rFonts w:cs="CordiaUPC"/>
              </w:rPr>
              <w:t xml:space="preserve">Logic </w:t>
            </w:r>
            <w:r>
              <w:rPr>
                <w:rFonts w:hint="cs" w:cs="Angsana New"/>
                <w:cs/>
              </w:rPr>
              <w:t xml:space="preserve">ในการดึง </w:t>
            </w:r>
            <w:r>
              <w:rPr>
                <w:rFonts w:cs="CordiaUPC"/>
              </w:rPr>
              <w:t xml:space="preserve">LOV </w:t>
            </w:r>
            <w:r>
              <w:rPr>
                <w:rFonts w:hint="cs" w:cs="Angsana New"/>
                <w:cs/>
              </w:rPr>
              <w:t xml:space="preserve">ของ </w:t>
            </w:r>
            <w:r>
              <w:rPr>
                <w:rFonts w:cs="CordiaUPC"/>
              </w:rPr>
              <w:t xml:space="preserve">PO Relation Type </w:t>
            </w:r>
            <w:r>
              <w:rPr>
                <w:rFonts w:hint="cs" w:cs="Angsana New"/>
                <w:cs/>
              </w:rPr>
              <w:t xml:space="preserve">ที่ </w:t>
            </w:r>
            <w:r>
              <w:rPr>
                <w:rFonts w:cs="CordiaUPC"/>
              </w:rPr>
              <w:t xml:space="preserve">Relation Mobile </w:t>
            </w:r>
            <w:r>
              <w:rPr>
                <w:rFonts w:hint="cs" w:cs="Angsana New"/>
                <w:cs/>
              </w:rPr>
              <w:t xml:space="preserve">และ </w:t>
            </w:r>
            <w:r>
              <w:rPr>
                <w:rFonts w:cs="CordiaUPC"/>
              </w:rPr>
              <w:t xml:space="preserve">Logic </w:t>
            </w:r>
            <w:r>
              <w:rPr>
                <w:rFonts w:hint="cs" w:cs="Angsana New"/>
                <w:cs/>
              </w:rPr>
              <w:t xml:space="preserve">ในการดึง </w:t>
            </w:r>
            <w:r>
              <w:rPr>
                <w:rFonts w:cs="CordiaUPC"/>
              </w:rPr>
              <w:t xml:space="preserve">LOV </w:t>
            </w:r>
            <w:r>
              <w:rPr>
                <w:rFonts w:hint="cs" w:cs="Angsana New"/>
                <w:cs/>
              </w:rPr>
              <w:t xml:space="preserve">ของ </w:t>
            </w:r>
            <w:r>
              <w:rPr>
                <w:rFonts w:cs="CordiaUPC"/>
              </w:rPr>
              <w:t>PO</w:t>
            </w:r>
          </w:p>
          <w:p w:rsidR="00703539" w:rsidP="0060265F" w:rsidRDefault="00703539" w14:paraId="6C03DBC9" w14:textId="77777777">
            <w:pPr>
              <w:pStyle w:val="ListParagraph"/>
              <w:numPr>
                <w:ilvl w:val="0"/>
                <w:numId w:val="248"/>
              </w:num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เมื่อกด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 xml:space="preserve">เพิ่ม </w:t>
            </w:r>
            <w:r>
              <w:rPr>
                <w:rFonts w:cs="CordiaUPC"/>
              </w:rPr>
              <w:t xml:space="preserve">Logic </w:t>
            </w:r>
            <w:r>
              <w:rPr>
                <w:rFonts w:hint="cs" w:cs="Angsana New"/>
                <w:cs/>
              </w:rPr>
              <w:t xml:space="preserve">ในการ </w:t>
            </w:r>
            <w:r>
              <w:rPr>
                <w:rFonts w:cs="CordiaUPC"/>
              </w:rPr>
              <w:t xml:space="preserve">Update Revenue Code </w:t>
            </w:r>
            <w:r>
              <w:rPr>
                <w:rFonts w:hint="cs" w:cs="Angsana New"/>
                <w:cs/>
              </w:rPr>
              <w:t xml:space="preserve">ที่  </w:t>
            </w:r>
            <w:r>
              <w:rPr>
                <w:rFonts w:cs="CordiaUPC"/>
              </w:rPr>
              <w:t xml:space="preserve">PO Fee </w:t>
            </w:r>
            <w:r>
              <w:rPr>
                <w:rFonts w:hint="cs" w:cs="Angsana New"/>
                <w:cs/>
              </w:rPr>
              <w:t xml:space="preserve">ใน </w:t>
            </w:r>
            <w:r>
              <w:rPr>
                <w:rFonts w:cs="CordiaUPC"/>
              </w:rPr>
              <w:t xml:space="preserve">Project </w:t>
            </w:r>
            <w:r>
              <w:rPr>
                <w:rFonts w:hint="cs" w:cs="Angsana New"/>
                <w:cs/>
              </w:rPr>
              <w:t xml:space="preserve">เดียวกันเมื่อมีการผูก </w:t>
            </w:r>
            <w:r>
              <w:rPr>
                <w:rFonts w:cs="CordiaUPC"/>
              </w:rPr>
              <w:t xml:space="preserve">Relation </w:t>
            </w:r>
            <w:r>
              <w:rPr>
                <w:rFonts w:hint="cs" w:cs="Angsana New"/>
                <w:cs/>
              </w:rPr>
              <w:t xml:space="preserve">ผ่าน </w:t>
            </w:r>
          </w:p>
          <w:p w:rsidRPr="0007125F" w:rsidR="00E23B3E" w:rsidP="0060265F" w:rsidRDefault="00E23B3E" w14:paraId="66613A99" w14:textId="77777777">
            <w:pPr>
              <w:pStyle w:val="ListParagraph"/>
              <w:numPr>
                <w:ilvl w:val="0"/>
                <w:numId w:val="248"/>
              </w:numPr>
              <w:rPr>
                <w:rFonts w:cs="CordiaUPC"/>
              </w:rPr>
            </w:pPr>
            <w:r>
              <w:t xml:space="preserve">Detail </w:t>
            </w:r>
            <w:r>
              <w:rPr>
                <w:rFonts w:hint="cs"/>
                <w:cs/>
              </w:rPr>
              <w:t xml:space="preserve">ที่ </w:t>
            </w:r>
            <w:r>
              <w:t>Special Condition</w:t>
            </w:r>
            <w:r w:rsidR="004969AC">
              <w:rPr>
                <w:rFonts w:cs="Angsana New"/>
                <w:cs/>
              </w:rPr>
              <w:t xml:space="preserve"> </w:t>
            </w:r>
            <w:r w:rsidR="004969AC">
              <w:rPr>
                <w:rFonts w:hint="cs"/>
                <w:cs/>
              </w:rPr>
              <w:t xml:space="preserve">ให้เป็น </w:t>
            </w:r>
            <w:r w:rsidR="004969AC">
              <w:t xml:space="preserve">Optional </w:t>
            </w:r>
            <w:r w:rsidR="004969AC">
              <w:rPr>
                <w:rFonts w:hint="cs"/>
                <w:cs/>
              </w:rPr>
              <w:t xml:space="preserve">และแสดง </w:t>
            </w:r>
            <w:r w:rsidR="004969AC">
              <w:t xml:space="preserve">5 </w:t>
            </w:r>
            <w:r w:rsidR="004969AC">
              <w:rPr>
                <w:rFonts w:hint="cs"/>
                <w:cs/>
              </w:rPr>
              <w:t>บรรทัด</w:t>
            </w:r>
          </w:p>
          <w:p w:rsidRPr="0007125F" w:rsidR="00D0164B" w:rsidP="0060265F" w:rsidRDefault="00D0164B" w14:paraId="4CA68D17" w14:textId="77777777">
            <w:pPr>
              <w:pStyle w:val="ListParagraph"/>
              <w:numPr>
                <w:ilvl w:val="0"/>
                <w:numId w:val="248"/>
              </w:numPr>
              <w:rPr>
                <w:rFonts w:cs="CordiaUPC"/>
              </w:rPr>
            </w:pPr>
            <w:r>
              <w:t xml:space="preserve">PO Fee </w:t>
            </w:r>
            <w:r>
              <w:rPr>
                <w:rFonts w:hint="cs"/>
                <w:cs/>
              </w:rPr>
              <w:t xml:space="preserve">เปลี่ยน </w:t>
            </w:r>
            <w:r>
              <w:t xml:space="preserve">GreetingLetter </w:t>
            </w:r>
            <w:r>
              <w:rPr>
                <w:rFonts w:hint="cs"/>
                <w:cs/>
              </w:rPr>
              <w:t xml:space="preserve">ให้รองรับแค่ </w:t>
            </w:r>
            <w:r>
              <w:t xml:space="preserve">100 </w:t>
            </w:r>
            <w:r>
              <w:rPr>
                <w:rFonts w:hint="cs"/>
                <w:cs/>
              </w:rPr>
              <w:t>ตัวอักษร</w:t>
            </w:r>
          </w:p>
          <w:p w:rsidRPr="0007125F" w:rsidR="00D0164B" w:rsidP="0060265F" w:rsidRDefault="00D0164B" w14:paraId="3BD19FC8" w14:textId="77777777">
            <w:pPr>
              <w:pStyle w:val="ListParagraph"/>
              <w:numPr>
                <w:ilvl w:val="0"/>
                <w:numId w:val="248"/>
              </w:numPr>
              <w:rPr>
                <w:rFonts w:cs="CordiaUPC"/>
              </w:rPr>
            </w:pPr>
            <w:r>
              <w:rPr>
                <w:rFonts w:hint="cs"/>
                <w:cs/>
              </w:rPr>
              <w:t xml:space="preserve">เปลี่ยน </w:t>
            </w:r>
            <w:r>
              <w:t xml:space="preserve">Promotion Description </w:t>
            </w:r>
            <w:r>
              <w:rPr>
                <w:rFonts w:hint="cs"/>
                <w:cs/>
              </w:rPr>
              <w:t xml:space="preserve">ให้รองรับ </w:t>
            </w:r>
            <w:r>
              <w:t xml:space="preserve">255 </w:t>
            </w:r>
            <w:r>
              <w:rPr>
                <w:rFonts w:hint="cs"/>
                <w:cs/>
              </w:rPr>
              <w:t xml:space="preserve">ตัวอักษรสำหรับทุก </w:t>
            </w:r>
            <w:r>
              <w:t>poSubGroup</w:t>
            </w:r>
          </w:p>
          <w:p w:rsidRPr="0007125F" w:rsidR="008D3C58" w:rsidP="0060265F" w:rsidRDefault="008D3C58" w14:paraId="73459BFA" w14:textId="77777777">
            <w:pPr>
              <w:pStyle w:val="ListParagraph"/>
              <w:numPr>
                <w:ilvl w:val="0"/>
                <w:numId w:val="248"/>
              </w:numPr>
              <w:rPr>
                <w:rFonts w:cs="CordiaUPC"/>
              </w:rPr>
            </w:pPr>
            <w:r>
              <w:t xml:space="preserve">Filter Package Duration </w:t>
            </w:r>
            <w:r>
              <w:rPr>
                <w:rFonts w:hint="cs"/>
                <w:cs/>
              </w:rPr>
              <w:t xml:space="preserve">สำหรับ </w:t>
            </w:r>
            <w:r>
              <w:t>Product Offering</w:t>
            </w:r>
          </w:p>
          <w:p w:rsidRPr="0007125F" w:rsidR="00677F67" w:rsidP="0060265F" w:rsidRDefault="00677F67" w14:paraId="088B9B31" w14:textId="77777777">
            <w:pPr>
              <w:pStyle w:val="ListParagraph"/>
              <w:numPr>
                <w:ilvl w:val="0"/>
                <w:numId w:val="248"/>
              </w:numPr>
              <w:rPr>
                <w:rFonts w:cs="CordiaUPC"/>
              </w:rPr>
            </w:pPr>
            <w:r>
              <w:rPr>
                <w:rFonts w:hint="cs"/>
                <w:cs/>
              </w:rPr>
              <w:t>เพิ่ม</w:t>
            </w:r>
            <w:r>
              <w:t xml:space="preserve"> Field Balance Transfer </w:t>
            </w:r>
            <w:r>
              <w:rPr>
                <w:rFonts w:hint="cs"/>
                <w:cs/>
              </w:rPr>
              <w:t xml:space="preserve">เพื่อ </w:t>
            </w:r>
            <w:r>
              <w:t>Support</w:t>
            </w:r>
            <w:r>
              <w:rPr>
                <w:rFonts w:hint="cs"/>
                <w:cs/>
              </w:rPr>
              <w:t xml:space="preserve"> </w:t>
            </w:r>
            <w:r>
              <w:t>TCAS</w:t>
            </w:r>
          </w:p>
          <w:p w:rsidRPr="0007125F" w:rsidR="00710755" w:rsidP="00710755" w:rsidRDefault="00BA25C7" w14:paraId="22BFD735" w14:textId="77777777">
            <w:pPr>
              <w:pStyle w:val="ListParagraph"/>
              <w:numPr>
                <w:ilvl w:val="0"/>
                <w:numId w:val="248"/>
              </w:numPr>
              <w:rPr>
                <w:rFonts w:cs="CordiaUPC"/>
              </w:rPr>
            </w:pPr>
            <w:r>
              <w:t xml:space="preserve">Tune Performance </w:t>
            </w:r>
            <w:r>
              <w:rPr>
                <w:rFonts w:hint="cs"/>
                <w:cs/>
              </w:rPr>
              <w:t xml:space="preserve">เปลี่ยนจาก </w:t>
            </w:r>
            <w:r>
              <w:t xml:space="preserve">PO_DETAIL_OVERVIEW_VIEW </w:t>
            </w:r>
            <w:r>
              <w:rPr>
                <w:rFonts w:hint="cs"/>
                <w:cs/>
              </w:rPr>
              <w:t xml:space="preserve">เป็น </w:t>
            </w:r>
            <w:r>
              <w:t xml:space="preserve">View </w:t>
            </w:r>
            <w:r>
              <w:rPr>
                <w:rFonts w:hint="cs"/>
                <w:cs/>
              </w:rPr>
              <w:t xml:space="preserve">แยกแต่ละประเภท </w:t>
            </w:r>
            <w:r>
              <w:t xml:space="preserve">PO </w:t>
            </w:r>
            <w:r>
              <w:rPr>
                <w:rFonts w:hint="cs"/>
                <w:cs/>
              </w:rPr>
              <w:t xml:space="preserve">และแสดงค่า </w:t>
            </w:r>
            <w:r>
              <w:t xml:space="preserve">Product Code </w:t>
            </w:r>
            <w:r>
              <w:rPr>
                <w:rFonts w:hint="cs"/>
                <w:cs/>
              </w:rPr>
              <w:t xml:space="preserve">ก่อน </w:t>
            </w:r>
            <w:r w:rsidR="00F57674">
              <w:t>PO Name</w:t>
            </w:r>
          </w:p>
          <w:p w:rsidRPr="0007125F" w:rsidR="00710755" w:rsidP="00710755" w:rsidRDefault="00710755" w14:paraId="770D3A65" w14:textId="16C05EEC">
            <w:pPr>
              <w:pStyle w:val="ListParagraph"/>
              <w:numPr>
                <w:ilvl w:val="0"/>
                <w:numId w:val="248"/>
              </w:numPr>
              <w:rPr>
                <w:rFonts w:cs="CordiaUPC"/>
                <w:cs/>
              </w:rPr>
            </w:pPr>
            <w:r>
              <w:rPr>
                <w:rFonts w:hint="cs"/>
                <w:cs/>
              </w:rPr>
              <w:t xml:space="preserve">แก้ไขชื่อ </w:t>
            </w:r>
            <w:r>
              <w:t xml:space="preserve">Section Discount </w:t>
            </w:r>
            <w:r>
              <w:rPr>
                <w:rFonts w:hint="cs"/>
                <w:cs/>
              </w:rPr>
              <w:t xml:space="preserve">ให้เป็น </w:t>
            </w:r>
            <w:r>
              <w:t>Cash Back</w:t>
            </w:r>
          </w:p>
        </w:tc>
        <w:tc>
          <w:tcPr>
            <w:tcW w:w="751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F7D98" w:rsidP="002C2490" w:rsidRDefault="006F7D98" w14:paraId="5186236F" w14:textId="1D142E32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0</w:t>
            </w:r>
            <w:r>
              <w:rPr>
                <w:rFonts w:cs="Angsana New"/>
                <w:cs/>
              </w:rPr>
              <w:t>.</w:t>
            </w:r>
            <w:r>
              <w:rPr>
                <w:rFonts w:cs="CordiaUPC"/>
              </w:rPr>
              <w:t>30</w:t>
            </w:r>
          </w:p>
        </w:tc>
      </w:tr>
      <w:tr w:rsidRPr="001624DE" w:rsidR="00000930" w:rsidTr="00F95259" w14:paraId="37A1BF63" w14:textId="77777777">
        <w:trPr>
          <w:tblHeader/>
        </w:trPr>
        <w:tc>
          <w:tcPr>
            <w:tcW w:w="620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000930" w:rsidP="002C2490" w:rsidRDefault="00000930" w14:paraId="518B4501" w14:textId="53380517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14</w:t>
            </w:r>
            <w:r>
              <w:rPr>
                <w:rFonts w:cs="Angsana New"/>
                <w:cs/>
              </w:rPr>
              <w:t>/</w:t>
            </w:r>
            <w:r>
              <w:rPr>
                <w:rFonts w:cs="CordiaUPC"/>
              </w:rPr>
              <w:t>08</w:t>
            </w:r>
            <w:r>
              <w:rPr>
                <w:rFonts w:cs="Angsana New"/>
                <w:cs/>
              </w:rPr>
              <w:t>/</w:t>
            </w:r>
            <w:r>
              <w:rPr>
                <w:rFonts w:cs="CordiaUPC"/>
              </w:rPr>
              <w:t>2020</w:t>
            </w:r>
          </w:p>
        </w:tc>
        <w:tc>
          <w:tcPr>
            <w:tcW w:w="886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000930" w:rsidP="002C2490" w:rsidRDefault="00000930" w14:paraId="66E31060" w14:textId="2728322D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Nattawat</w:t>
            </w:r>
          </w:p>
        </w:tc>
        <w:tc>
          <w:tcPr>
            <w:tcW w:w="2743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000930" w:rsidP="002A68DA" w:rsidRDefault="00000930" w14:paraId="48AABF48" w14:textId="77777777">
            <w:pPr>
              <w:pStyle w:val="ListParagraph"/>
              <w:numPr>
                <w:ilvl w:val="0"/>
                <w:numId w:val="248"/>
              </w:num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เพิ่ม </w:t>
            </w:r>
            <w:r>
              <w:rPr>
                <w:rFonts w:cs="CordiaUPC"/>
              </w:rPr>
              <w:t xml:space="preserve">Logic </w:t>
            </w:r>
            <w:r>
              <w:rPr>
                <w:rFonts w:hint="cs" w:cs="Angsana New"/>
                <w:cs/>
              </w:rPr>
              <w:t xml:space="preserve">ในการ </w:t>
            </w:r>
            <w:r>
              <w:rPr>
                <w:rFonts w:cs="CordiaUPC"/>
              </w:rPr>
              <w:t>Default Commu Touch Point</w:t>
            </w:r>
            <w:r>
              <w:rPr>
                <w:rFonts w:hint="cs" w:cs="Angsana New"/>
                <w:cs/>
              </w:rPr>
              <w:t xml:space="preserve"> รวมถึง </w:t>
            </w:r>
            <w:r>
              <w:rPr>
                <w:rFonts w:cs="CordiaUPC"/>
              </w:rPr>
              <w:t xml:space="preserve">Default </w:t>
            </w:r>
            <w:r>
              <w:rPr>
                <w:rFonts w:hint="cs" w:cs="Angsana New"/>
                <w:cs/>
              </w:rPr>
              <w:t xml:space="preserve">ค่าตอน </w:t>
            </w:r>
            <w:r>
              <w:rPr>
                <w:rFonts w:cs="CordiaUPC"/>
              </w:rPr>
              <w:t xml:space="preserve">Split PO </w:t>
            </w:r>
            <w:r>
              <w:rPr>
                <w:rFonts w:hint="cs" w:cs="Angsana New"/>
                <w:cs/>
              </w:rPr>
              <w:t>ด้วย</w:t>
            </w:r>
          </w:p>
          <w:p w:rsidR="009641D1" w:rsidP="002A68DA" w:rsidRDefault="009641D1" w14:paraId="65CF6FC0" w14:textId="77777777">
            <w:pPr>
              <w:pStyle w:val="ListParagraph"/>
              <w:numPr>
                <w:ilvl w:val="0"/>
                <w:numId w:val="248"/>
              </w:numPr>
              <w:rPr>
                <w:rFonts w:cs="CordiaUPC"/>
              </w:rPr>
            </w:pPr>
            <w:r>
              <w:rPr>
                <w:rFonts w:cs="CordiaUPC"/>
              </w:rPr>
              <w:t xml:space="preserve">Group PO Fee </w:t>
            </w:r>
            <w:r>
              <w:rPr>
                <w:rFonts w:hint="cs" w:cs="Angsana New"/>
                <w:cs/>
              </w:rPr>
              <w:t xml:space="preserve">ปรับให้ </w:t>
            </w:r>
            <w:r>
              <w:rPr>
                <w:rFonts w:cs="CordiaUPC"/>
              </w:rPr>
              <w:t xml:space="preserve">Expire Date </w:t>
            </w:r>
            <w:r>
              <w:rPr>
                <w:rFonts w:hint="cs" w:cs="Angsana New"/>
                <w:cs/>
              </w:rPr>
              <w:t xml:space="preserve">เป็น </w:t>
            </w:r>
            <w:r>
              <w:rPr>
                <w:rFonts w:cs="CordiaUPC"/>
              </w:rPr>
              <w:t>Optional</w:t>
            </w:r>
          </w:p>
          <w:p w:rsidR="00F674AB" w:rsidP="002A68DA" w:rsidRDefault="00F674AB" w14:paraId="2FF82AFD" w14:textId="74F63A9F">
            <w:pPr>
              <w:pStyle w:val="ListParagraph"/>
              <w:numPr>
                <w:ilvl w:val="0"/>
                <w:numId w:val="248"/>
              </w:numPr>
              <w:rPr>
                <w:rFonts w:cs="CordiaUPC"/>
                <w:cs/>
              </w:rPr>
            </w:pPr>
            <w:r>
              <w:rPr>
                <w:rFonts w:cs="CordiaUPC"/>
              </w:rPr>
              <w:t xml:space="preserve">Update Logic </w:t>
            </w:r>
            <w:r>
              <w:rPr>
                <w:rFonts w:hint="cs" w:cs="Angsana New"/>
                <w:cs/>
              </w:rPr>
              <w:t xml:space="preserve">ค่า </w:t>
            </w:r>
            <w:r>
              <w:t xml:space="preserve">PO_ENH_ROW_ID </w:t>
            </w:r>
            <w:r>
              <w:rPr>
                <w:rFonts w:hint="cs"/>
                <w:cs/>
              </w:rPr>
              <w:t xml:space="preserve">หรือ </w:t>
            </w:r>
            <w:r>
              <w:t>ENH_DETAIL_ROW_ID</w:t>
            </w:r>
            <w:r>
              <w:rPr>
                <w:rFonts w:hint="cs"/>
                <w:cs/>
              </w:rPr>
              <w:t xml:space="preserve"> ในขั้นตอน </w:t>
            </w:r>
            <w:r>
              <w:t>Split PO</w:t>
            </w:r>
          </w:p>
        </w:tc>
        <w:tc>
          <w:tcPr>
            <w:tcW w:w="751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000930" w:rsidP="002C2490" w:rsidRDefault="007F0753" w14:paraId="5E95E5E7" w14:textId="23AE5BC4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0</w:t>
            </w:r>
            <w:r>
              <w:rPr>
                <w:rFonts w:cs="Angsana New"/>
                <w:cs/>
              </w:rPr>
              <w:t>.</w:t>
            </w:r>
            <w:r>
              <w:rPr>
                <w:rFonts w:cs="CordiaUPC"/>
              </w:rPr>
              <w:t>31</w:t>
            </w:r>
          </w:p>
        </w:tc>
      </w:tr>
      <w:tr w:rsidRPr="001624DE" w:rsidR="008D1725" w:rsidTr="00F95259" w14:paraId="77161BC3" w14:textId="77777777">
        <w:trPr>
          <w:tblHeader/>
        </w:trPr>
        <w:tc>
          <w:tcPr>
            <w:tcW w:w="620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8D1725" w:rsidP="002C2490" w:rsidRDefault="008D1725" w14:paraId="208A666F" w14:textId="3C32CB0A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21</w:t>
            </w:r>
            <w:r>
              <w:rPr>
                <w:rFonts w:cs="Angsana New"/>
                <w:cs/>
              </w:rPr>
              <w:t>/</w:t>
            </w:r>
            <w:r>
              <w:rPr>
                <w:rFonts w:cs="CordiaUPC"/>
              </w:rPr>
              <w:t>08</w:t>
            </w:r>
            <w:r>
              <w:rPr>
                <w:rFonts w:cs="Angsana New"/>
                <w:cs/>
              </w:rPr>
              <w:t>/</w:t>
            </w:r>
            <w:r>
              <w:rPr>
                <w:rFonts w:cs="CordiaUPC"/>
              </w:rPr>
              <w:t>2020</w:t>
            </w:r>
          </w:p>
        </w:tc>
        <w:tc>
          <w:tcPr>
            <w:tcW w:w="886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8D1725" w:rsidP="002C2490" w:rsidRDefault="008D1725" w14:paraId="78886BAA" w14:textId="03A40D50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Nattawat</w:t>
            </w:r>
          </w:p>
        </w:tc>
        <w:tc>
          <w:tcPr>
            <w:tcW w:w="2743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5357F2" w:rsidR="008D1725" w:rsidP="002A68DA" w:rsidRDefault="008D1725" w14:paraId="208158D0" w14:textId="77777777">
            <w:pPr>
              <w:pStyle w:val="ListParagraph"/>
              <w:numPr>
                <w:ilvl w:val="0"/>
                <w:numId w:val="248"/>
              </w:numPr>
              <w:rPr>
                <w:rFonts w:cs="CordiaUPC"/>
              </w:rPr>
            </w:pPr>
            <w:r>
              <w:t xml:space="preserve">priceExcludingVAT </w:t>
            </w:r>
            <w:r>
              <w:rPr>
                <w:rFonts w:cs="Angsana New"/>
                <w:cs/>
              </w:rPr>
              <w:t xml:space="preserve">/ </w:t>
            </w:r>
            <w:r>
              <w:t xml:space="preserve">priceIncludingVAT </w:t>
            </w:r>
            <w:r>
              <w:rPr>
                <w:rFonts w:hint="cs"/>
                <w:cs/>
              </w:rPr>
              <w:t xml:space="preserve">ของ </w:t>
            </w:r>
            <w:r>
              <w:t xml:space="preserve">Group PO Fee </w:t>
            </w:r>
            <w:r>
              <w:rPr>
                <w:rFonts w:hint="cs"/>
                <w:cs/>
              </w:rPr>
              <w:t xml:space="preserve">กำหนด </w:t>
            </w:r>
            <w:r>
              <w:t xml:space="preserve">Max Length 13 </w:t>
            </w:r>
            <w:r>
              <w:rPr>
                <w:rFonts w:hint="cs"/>
                <w:cs/>
              </w:rPr>
              <w:t>ตัวอักษร</w:t>
            </w:r>
          </w:p>
          <w:p w:rsidR="0071062D" w:rsidP="002A68DA" w:rsidRDefault="0071062D" w14:paraId="11EE3BAE" w14:textId="77777777">
            <w:pPr>
              <w:pStyle w:val="ListParagraph"/>
              <w:numPr>
                <w:ilvl w:val="0"/>
                <w:numId w:val="248"/>
              </w:numPr>
              <w:rPr>
                <w:rFonts w:cs="CordiaUPC"/>
              </w:rPr>
            </w:pPr>
            <w:r>
              <w:rPr>
                <w:rFonts w:cs="CordiaUPC"/>
              </w:rPr>
              <w:t>rewardD</w:t>
            </w:r>
            <w:r w:rsidRPr="008979A8">
              <w:rPr>
                <w:rFonts w:cs="CordiaUPC"/>
              </w:rPr>
              <w:t>urationFrom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เปลี่ยน </w:t>
            </w:r>
            <w:r>
              <w:rPr>
                <w:rFonts w:cs="CordiaUPC"/>
              </w:rPr>
              <w:t xml:space="preserve">Label </w:t>
            </w:r>
            <w:r>
              <w:rPr>
                <w:rFonts w:hint="cs" w:cs="Angsana New"/>
                <w:cs/>
              </w:rPr>
              <w:t>ให้ถูกต้อง</w:t>
            </w:r>
          </w:p>
          <w:p w:rsidR="006D1EF1" w:rsidP="002A68DA" w:rsidRDefault="006D1EF1" w14:paraId="01A49BAD" w14:textId="77777777">
            <w:pPr>
              <w:pStyle w:val="ListParagraph"/>
              <w:numPr>
                <w:ilvl w:val="0"/>
                <w:numId w:val="248"/>
              </w:num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แก้ไข </w:t>
            </w:r>
            <w:r>
              <w:rPr>
                <w:rFonts w:cs="CordiaUPC"/>
              </w:rPr>
              <w:t xml:space="preserve">Error Message </w:t>
            </w:r>
            <w:r>
              <w:rPr>
                <w:rFonts w:hint="cs" w:cs="Angsana New"/>
                <w:cs/>
              </w:rPr>
              <w:t xml:space="preserve">ของ </w:t>
            </w:r>
            <w:r>
              <w:rPr>
                <w:rFonts w:cs="CordiaUPC"/>
              </w:rPr>
              <w:t>Voice Step Rate</w:t>
            </w:r>
          </w:p>
          <w:p w:rsidR="000A7FE9" w:rsidP="002A68DA" w:rsidRDefault="000A7FE9" w14:paraId="055B948A" w14:textId="77777777">
            <w:pPr>
              <w:pStyle w:val="ListParagraph"/>
              <w:numPr>
                <w:ilvl w:val="0"/>
                <w:numId w:val="248"/>
              </w:num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แก้ไข </w:t>
            </w:r>
            <w:r>
              <w:rPr>
                <w:rFonts w:cs="CordiaUPC"/>
              </w:rPr>
              <w:t xml:space="preserve">Logic </w:t>
            </w:r>
            <w:r>
              <w:rPr>
                <w:rFonts w:hint="cs" w:cs="Angsana New"/>
                <w:cs/>
              </w:rPr>
              <w:t xml:space="preserve">การแสดง </w:t>
            </w:r>
            <w:r>
              <w:rPr>
                <w:rFonts w:cs="CordiaUPC"/>
              </w:rPr>
              <w:t xml:space="preserve">Matching PO Fee </w:t>
            </w:r>
            <w:r>
              <w:rPr>
                <w:rFonts w:hint="cs" w:cs="Angsana New"/>
                <w:cs/>
              </w:rPr>
              <w:t xml:space="preserve">ที่ </w:t>
            </w:r>
            <w:r>
              <w:rPr>
                <w:rFonts w:cs="CordiaUPC"/>
              </w:rPr>
              <w:t xml:space="preserve">Human </w:t>
            </w:r>
            <w:r>
              <w:rPr>
                <w:rFonts w:cs="Angsana New"/>
                <w:cs/>
              </w:rPr>
              <w:t xml:space="preserve">/ </w:t>
            </w:r>
            <w:r>
              <w:rPr>
                <w:rFonts w:cs="CordiaUPC"/>
              </w:rPr>
              <w:t>Non Human</w:t>
            </w:r>
            <w:r w:rsidR="003613BC">
              <w:rPr>
                <w:rFonts w:cs="Angsana New"/>
                <w:cs/>
              </w:rPr>
              <w:t xml:space="preserve"> </w:t>
            </w:r>
          </w:p>
          <w:p w:rsidR="006F2F55" w:rsidP="002A68DA" w:rsidRDefault="006F2F55" w14:paraId="51139424" w14:textId="77777777">
            <w:pPr>
              <w:pStyle w:val="ListParagraph"/>
              <w:numPr>
                <w:ilvl w:val="0"/>
                <w:numId w:val="248"/>
              </w:num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แก้ไข </w:t>
            </w:r>
            <w:r>
              <w:rPr>
                <w:rFonts w:cs="CordiaUPC"/>
              </w:rPr>
              <w:t xml:space="preserve">Detail </w:t>
            </w:r>
            <w:r>
              <w:rPr>
                <w:rFonts w:hint="cs" w:cs="Angsana New"/>
                <w:cs/>
              </w:rPr>
              <w:t xml:space="preserve">ที่ </w:t>
            </w:r>
            <w:r>
              <w:rPr>
                <w:rFonts w:cs="CordiaUPC"/>
              </w:rPr>
              <w:t xml:space="preserve">Special Condition </w:t>
            </w:r>
            <w:r>
              <w:rPr>
                <w:rFonts w:hint="cs" w:cs="Angsana New"/>
                <w:cs/>
              </w:rPr>
              <w:t xml:space="preserve">เป็น </w:t>
            </w:r>
            <w:r>
              <w:rPr>
                <w:rFonts w:cs="CordiaUPC"/>
              </w:rPr>
              <w:t>Optional</w:t>
            </w:r>
          </w:p>
          <w:p w:rsidR="0000281E" w:rsidP="002A68DA" w:rsidRDefault="0000281E" w14:paraId="24975391" w14:textId="5D6E555D">
            <w:pPr>
              <w:pStyle w:val="ListParagraph"/>
              <w:numPr>
                <w:ilvl w:val="0"/>
                <w:numId w:val="248"/>
              </w:numPr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แก้ไข </w:t>
            </w:r>
            <w:r>
              <w:rPr>
                <w:rFonts w:cs="CordiaUPC"/>
              </w:rPr>
              <w:t xml:space="preserve">Logic </w:t>
            </w:r>
            <w:r>
              <w:rPr>
                <w:rFonts w:hint="cs" w:cs="Angsana New"/>
                <w:cs/>
              </w:rPr>
              <w:t xml:space="preserve">ที่ในการดึงค่า </w:t>
            </w:r>
            <w:r>
              <w:rPr>
                <w:rFonts w:cs="CordiaUPC"/>
              </w:rPr>
              <w:t xml:space="preserve">Fee </w:t>
            </w:r>
            <w:r>
              <w:rPr>
                <w:rFonts w:hint="cs" w:cs="Angsana New"/>
                <w:cs/>
              </w:rPr>
              <w:t xml:space="preserve">ที่ </w:t>
            </w:r>
            <w:r>
              <w:rPr>
                <w:rFonts w:cs="CordiaUPC"/>
              </w:rPr>
              <w:t xml:space="preserve">Change Promotion Fee </w:t>
            </w:r>
            <w:r>
              <w:rPr>
                <w:rFonts w:hint="cs" w:cs="Angsana New"/>
                <w:cs/>
              </w:rPr>
              <w:t>ให้ถูกต้อง</w:t>
            </w:r>
          </w:p>
        </w:tc>
        <w:tc>
          <w:tcPr>
            <w:tcW w:w="751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8D1725" w:rsidP="002C2490" w:rsidRDefault="008D1725" w14:paraId="5C6DB06D" w14:textId="479F75E7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0</w:t>
            </w:r>
            <w:r>
              <w:rPr>
                <w:rFonts w:cs="Angsana New"/>
                <w:cs/>
              </w:rPr>
              <w:t>.</w:t>
            </w:r>
            <w:r>
              <w:rPr>
                <w:rFonts w:cs="CordiaUPC"/>
              </w:rPr>
              <w:t>32</w:t>
            </w:r>
          </w:p>
        </w:tc>
      </w:tr>
      <w:tr w:rsidRPr="001624DE" w:rsidR="005357F2" w:rsidTr="00F95259" w14:paraId="32B83163" w14:textId="77777777">
        <w:trPr>
          <w:tblHeader/>
        </w:trPr>
        <w:tc>
          <w:tcPr>
            <w:tcW w:w="620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5357F2" w:rsidP="002C2490" w:rsidRDefault="005357F2" w14:paraId="7A3A6A81" w14:textId="259C6753">
            <w:pPr>
              <w:pStyle w:val="TableBody"/>
              <w:rPr>
                <w:rFonts w:cs="CordiaUPC"/>
              </w:rPr>
            </w:pPr>
            <w:r>
              <w:rPr>
                <w:rFonts w:hint="cs" w:cs="CordiaUPC"/>
                <w:cs/>
              </w:rPr>
              <w:t>26</w:t>
            </w:r>
            <w:r>
              <w:rPr>
                <w:rFonts w:hint="cs" w:cs="Angsana New"/>
                <w:cs/>
              </w:rPr>
              <w:t>/</w:t>
            </w:r>
            <w:r>
              <w:rPr>
                <w:rFonts w:hint="cs" w:cs="CordiaUPC"/>
                <w:cs/>
              </w:rPr>
              <w:t>08</w:t>
            </w:r>
            <w:r>
              <w:rPr>
                <w:rFonts w:hint="cs" w:cs="Angsana New"/>
                <w:cs/>
              </w:rPr>
              <w:t>/</w:t>
            </w:r>
            <w:r>
              <w:rPr>
                <w:rFonts w:hint="cs" w:cs="CordiaUPC"/>
                <w:cs/>
              </w:rPr>
              <w:t>2020</w:t>
            </w:r>
          </w:p>
        </w:tc>
        <w:tc>
          <w:tcPr>
            <w:tcW w:w="886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5357F2" w:rsidP="002C2490" w:rsidRDefault="005357F2" w14:paraId="2E14CF0D" w14:textId="3C964C69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Nattawat</w:t>
            </w:r>
          </w:p>
        </w:tc>
        <w:tc>
          <w:tcPr>
            <w:tcW w:w="2743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5357F2" w:rsidP="002A68DA" w:rsidRDefault="005357F2" w14:paraId="2EDD7312" w14:textId="77777777">
            <w:pPr>
              <w:pStyle w:val="ListParagraph"/>
              <w:numPr>
                <w:ilvl w:val="0"/>
                <w:numId w:val="248"/>
              </w:numPr>
            </w:pPr>
            <w:r>
              <w:t xml:space="preserve">priceExcludingVAT </w:t>
            </w:r>
            <w:r>
              <w:rPr>
                <w:rFonts w:cs="Angsana New"/>
                <w:cs/>
              </w:rPr>
              <w:t xml:space="preserve">/ </w:t>
            </w:r>
            <w:r>
              <w:t xml:space="preserve">priceIncludingVAT </w:t>
            </w:r>
            <w:r>
              <w:rPr>
                <w:rFonts w:hint="cs"/>
                <w:cs/>
              </w:rPr>
              <w:t xml:space="preserve">ของ </w:t>
            </w:r>
            <w:r>
              <w:t>PO Fee</w:t>
            </w:r>
            <w:r w:rsidR="007725D8">
              <w:rPr>
                <w:rFonts w:hint="cs"/>
                <w:cs/>
              </w:rPr>
              <w:t xml:space="preserve"> ให้ใส่ได้ </w:t>
            </w:r>
            <w:r w:rsidR="007725D8">
              <w:t xml:space="preserve">13 </w:t>
            </w:r>
            <w:r w:rsidR="007725D8">
              <w:rPr>
                <w:rFonts w:hint="cs"/>
                <w:cs/>
              </w:rPr>
              <w:t>ตัวอักษร</w:t>
            </w:r>
          </w:p>
          <w:p w:rsidR="00BB2067" w:rsidP="002A68DA" w:rsidRDefault="00BB2067" w14:paraId="6F57E6AF" w14:textId="1FD24B6B">
            <w:pPr>
              <w:pStyle w:val="ListParagraph"/>
              <w:numPr>
                <w:ilvl w:val="0"/>
                <w:numId w:val="248"/>
              </w:numPr>
            </w:pPr>
            <w:r>
              <w:rPr>
                <w:rFonts w:hint="cs"/>
                <w:cs/>
              </w:rPr>
              <w:t xml:space="preserve">เพิ่ม </w:t>
            </w:r>
            <w:r>
              <w:t xml:space="preserve">Validate All </w:t>
            </w:r>
            <w:r>
              <w:rPr>
                <w:rFonts w:hint="cs"/>
                <w:cs/>
              </w:rPr>
              <w:t xml:space="preserve">ที่การจำกัดตัวอักษรของ </w:t>
            </w:r>
            <w:r>
              <w:t>Discount Name</w:t>
            </w:r>
          </w:p>
        </w:tc>
        <w:tc>
          <w:tcPr>
            <w:tcW w:w="751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5357F2" w:rsidP="002C2490" w:rsidRDefault="005357F2" w14:paraId="1A39B3EC" w14:textId="4EF7C369">
            <w:pPr>
              <w:pStyle w:val="TableBody"/>
              <w:rPr>
                <w:rFonts w:cs="CordiaUPC"/>
                <w:cs/>
              </w:rPr>
            </w:pPr>
            <w:r>
              <w:rPr>
                <w:rFonts w:cs="CordiaUPC"/>
              </w:rPr>
              <w:t>0</w:t>
            </w:r>
            <w:r>
              <w:rPr>
                <w:rFonts w:cs="Angsana New"/>
                <w:cs/>
              </w:rPr>
              <w:t>.</w:t>
            </w:r>
            <w:r>
              <w:rPr>
                <w:rFonts w:cs="CordiaUPC"/>
              </w:rPr>
              <w:t>33</w:t>
            </w:r>
          </w:p>
        </w:tc>
      </w:tr>
      <w:tr w:rsidRPr="001624DE" w:rsidR="00CE61FC" w:rsidTr="00F95259" w14:paraId="047AC634" w14:textId="77777777">
        <w:trPr>
          <w:tblHeader/>
        </w:trPr>
        <w:tc>
          <w:tcPr>
            <w:tcW w:w="620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CE61FC" w:rsidP="002C2490" w:rsidRDefault="00065E7C" w14:paraId="5CE415F1" w14:textId="551C7342">
            <w:pPr>
              <w:pStyle w:val="TableBody"/>
              <w:rPr>
                <w:rFonts w:cs="CordiaUPC"/>
                <w:cs/>
              </w:rPr>
            </w:pPr>
            <w:r>
              <w:rPr>
                <w:rFonts w:cs="CordiaUPC"/>
              </w:rPr>
              <w:t>04</w:t>
            </w:r>
            <w:r>
              <w:rPr>
                <w:rFonts w:cs="Angsana New"/>
                <w:cs/>
              </w:rPr>
              <w:t>/</w:t>
            </w:r>
            <w:r>
              <w:rPr>
                <w:rFonts w:cs="CordiaUPC"/>
              </w:rPr>
              <w:t>09</w:t>
            </w:r>
            <w:r w:rsidR="00CE61FC">
              <w:rPr>
                <w:rFonts w:cs="Angsana New"/>
                <w:cs/>
              </w:rPr>
              <w:t>/</w:t>
            </w:r>
            <w:r w:rsidR="00CE61FC">
              <w:rPr>
                <w:rFonts w:cs="CordiaUPC"/>
              </w:rPr>
              <w:t>2020</w:t>
            </w:r>
          </w:p>
        </w:tc>
        <w:tc>
          <w:tcPr>
            <w:tcW w:w="886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CE61FC" w:rsidP="002C2490" w:rsidRDefault="00CE61FC" w14:paraId="352AA474" w14:textId="5EB7DC3B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Nattawat</w:t>
            </w:r>
          </w:p>
        </w:tc>
        <w:tc>
          <w:tcPr>
            <w:tcW w:w="2743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5D6EBA" w:rsidP="002A68DA" w:rsidRDefault="005D6EBA" w14:paraId="0C910537" w14:textId="27CD7B6A">
            <w:pPr>
              <w:pStyle w:val="ListParagraph"/>
              <w:numPr>
                <w:ilvl w:val="0"/>
                <w:numId w:val="248"/>
              </w:numPr>
            </w:pPr>
            <w:r>
              <w:rPr>
                <w:rFonts w:hint="cs"/>
                <w:cs/>
              </w:rPr>
              <w:t xml:space="preserve">ให้ </w:t>
            </w:r>
            <w:r>
              <w:t xml:space="preserve">Validate All </w:t>
            </w:r>
            <w:r>
              <w:rPr>
                <w:rFonts w:hint="cs"/>
                <w:cs/>
              </w:rPr>
              <w:t xml:space="preserve">สำหรับเช็ค </w:t>
            </w:r>
            <w:r>
              <w:t xml:space="preserve">Excluding VAT </w:t>
            </w:r>
            <w:r>
              <w:rPr>
                <w:rFonts w:hint="cs"/>
                <w:cs/>
              </w:rPr>
              <w:t xml:space="preserve">ต้องน้อยกว่า </w:t>
            </w:r>
            <w:r>
              <w:t xml:space="preserve">Including VAT </w:t>
            </w:r>
            <w:r>
              <w:rPr>
                <w:rFonts w:hint="cs"/>
                <w:cs/>
              </w:rPr>
              <w:t xml:space="preserve">สำหรับ </w:t>
            </w:r>
            <w:r>
              <w:t xml:space="preserve">Rate SMS </w:t>
            </w:r>
            <w:r>
              <w:rPr>
                <w:rFonts w:cs="Angsana New"/>
                <w:cs/>
              </w:rPr>
              <w:t xml:space="preserve">/ </w:t>
            </w:r>
            <w:r>
              <w:t>MMS</w:t>
            </w:r>
          </w:p>
          <w:p w:rsidR="00CE61FC" w:rsidP="002A68DA" w:rsidRDefault="00CE61FC" w14:paraId="3803508E" w14:textId="77777777">
            <w:pPr>
              <w:pStyle w:val="ListParagraph"/>
              <w:numPr>
                <w:ilvl w:val="0"/>
                <w:numId w:val="248"/>
              </w:numPr>
            </w:pPr>
            <w:r>
              <w:t xml:space="preserve">Selling Location </w:t>
            </w:r>
            <w:r w:rsidR="00B200BD">
              <w:rPr>
                <w:rFonts w:hint="cs"/>
                <w:cs/>
              </w:rPr>
              <w:t>แก้ไขให้รองรับตัวเลือกระดับตำบล</w:t>
            </w:r>
          </w:p>
          <w:p w:rsidR="00B200BD" w:rsidP="002A68DA" w:rsidRDefault="00B200BD" w14:paraId="46CA9ACA" w14:textId="77777777">
            <w:pPr>
              <w:pStyle w:val="ListParagraph"/>
              <w:numPr>
                <w:ilvl w:val="0"/>
                <w:numId w:val="248"/>
              </w:numPr>
            </w:pPr>
            <w:r>
              <w:rPr>
                <w:rFonts w:hint="cs"/>
                <w:cs/>
              </w:rPr>
              <w:t xml:space="preserve">เพิ่ม </w:t>
            </w:r>
            <w:r>
              <w:t xml:space="preserve">Validate Cash Back 2 </w:t>
            </w:r>
            <w:r>
              <w:rPr>
                <w:rFonts w:hint="cs"/>
                <w:cs/>
              </w:rPr>
              <w:t xml:space="preserve">ข้อตาม </w:t>
            </w:r>
            <w:r>
              <w:t>Comment Tester</w:t>
            </w:r>
            <w:r w:rsidR="00B36537">
              <w:rPr>
                <w:rFonts w:cs="Angsana New"/>
                <w:cs/>
              </w:rPr>
              <w:t xml:space="preserve"> </w:t>
            </w:r>
            <w:r w:rsidR="00B36537">
              <w:rPr>
                <w:rFonts w:hint="cs"/>
                <w:cs/>
              </w:rPr>
              <w:t xml:space="preserve">ให้เหมือน </w:t>
            </w:r>
            <w:r w:rsidR="00B36537">
              <w:t>FBB</w:t>
            </w:r>
          </w:p>
          <w:p w:rsidR="00065E7C" w:rsidP="002A68DA" w:rsidRDefault="00065E7C" w14:paraId="05D6E8E1" w14:textId="77777777">
            <w:pPr>
              <w:pStyle w:val="ListParagraph"/>
              <w:numPr>
                <w:ilvl w:val="0"/>
                <w:numId w:val="248"/>
              </w:numPr>
            </w:pPr>
            <w:r>
              <w:rPr>
                <w:rFonts w:hint="cs"/>
                <w:cs/>
              </w:rPr>
              <w:t xml:space="preserve">เพิ่ม </w:t>
            </w:r>
            <w:r>
              <w:t xml:space="preserve">Logic </w:t>
            </w:r>
            <w:r>
              <w:rPr>
                <w:rFonts w:hint="cs"/>
                <w:cs/>
              </w:rPr>
              <w:t xml:space="preserve">ในการ </w:t>
            </w:r>
            <w:r>
              <w:t xml:space="preserve">Default </w:t>
            </w:r>
            <w:r>
              <w:rPr>
                <w:rFonts w:hint="cs"/>
                <w:cs/>
              </w:rPr>
              <w:t xml:space="preserve">ค่า </w:t>
            </w:r>
            <w:r>
              <w:t xml:space="preserve">ontopType </w:t>
            </w:r>
            <w:r>
              <w:rPr>
                <w:rFonts w:hint="cs"/>
                <w:cs/>
              </w:rPr>
              <w:t xml:space="preserve">ตอน </w:t>
            </w:r>
            <w:r>
              <w:t xml:space="preserve">MKT </w:t>
            </w:r>
            <w:r>
              <w:rPr>
                <w:rFonts w:cs="Angsana New"/>
                <w:cs/>
              </w:rPr>
              <w:t>-</w:t>
            </w:r>
            <w:r>
              <w:t>&gt; ENH</w:t>
            </w:r>
          </w:p>
          <w:p w:rsidR="00C215FB" w:rsidP="002A68DA" w:rsidRDefault="00C215FB" w14:paraId="29C79435" w14:textId="77777777">
            <w:pPr>
              <w:pStyle w:val="ListParagraph"/>
              <w:numPr>
                <w:ilvl w:val="0"/>
                <w:numId w:val="248"/>
              </w:numPr>
            </w:pPr>
            <w:r>
              <w:rPr>
                <w:rFonts w:hint="cs"/>
                <w:cs/>
              </w:rPr>
              <w:t xml:space="preserve">เพิ่ม </w:t>
            </w:r>
            <w:r>
              <w:t xml:space="preserve">Field Remark </w:t>
            </w:r>
            <w:r>
              <w:rPr>
                <w:rFonts w:hint="cs"/>
                <w:cs/>
              </w:rPr>
              <w:t xml:space="preserve">ที่ </w:t>
            </w:r>
            <w:r>
              <w:t>PO Cash Back</w:t>
            </w:r>
          </w:p>
          <w:p w:rsidR="00D0300A" w:rsidP="002A68DA" w:rsidRDefault="00D0300A" w14:paraId="3FF3D12E" w14:textId="3CAC4502">
            <w:pPr>
              <w:pStyle w:val="ListParagraph"/>
              <w:numPr>
                <w:ilvl w:val="0"/>
                <w:numId w:val="248"/>
              </w:numPr>
            </w:pPr>
            <w:r>
              <w:t xml:space="preserve">Update Logic Default </w:t>
            </w:r>
            <w:r>
              <w:rPr>
                <w:rFonts w:hint="cs"/>
                <w:cs/>
              </w:rPr>
              <w:t xml:space="preserve">ค่า </w:t>
            </w:r>
            <w:r>
              <w:t xml:space="preserve">Block Bit </w:t>
            </w:r>
            <w:r>
              <w:rPr>
                <w:rFonts w:hint="cs"/>
                <w:cs/>
              </w:rPr>
              <w:t xml:space="preserve">เป็น </w:t>
            </w:r>
            <w:r>
              <w:rPr>
                <w:rFonts w:cs="Angsana New"/>
                <w:cs/>
              </w:rPr>
              <w:t>“</w:t>
            </w:r>
            <w:r>
              <w:t>Yes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เฉพาะเคส </w:t>
            </w:r>
            <w:r>
              <w:t xml:space="preserve">Fixed Speed </w:t>
            </w:r>
            <w:r>
              <w:rPr>
                <w:rFonts w:hint="cs"/>
                <w:cs/>
              </w:rPr>
              <w:t xml:space="preserve">ที่ความเร็วมากกว่า </w:t>
            </w:r>
            <w:r>
              <w:t>300 Mbps</w:t>
            </w:r>
          </w:p>
        </w:tc>
        <w:tc>
          <w:tcPr>
            <w:tcW w:w="751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CE61FC" w:rsidP="002C2490" w:rsidRDefault="00CE61FC" w14:paraId="07AC9FCA" w14:textId="39B5AC5A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1</w:t>
            </w:r>
            <w:r>
              <w:rPr>
                <w:rFonts w:cs="Angsana New"/>
                <w:cs/>
              </w:rPr>
              <w:t>.</w:t>
            </w:r>
            <w:r>
              <w:rPr>
                <w:rFonts w:cs="CordiaUPC"/>
              </w:rPr>
              <w:t>0</w:t>
            </w:r>
          </w:p>
        </w:tc>
      </w:tr>
      <w:tr w:rsidRPr="001624DE" w:rsidR="00FC70D5" w:rsidTr="00F95259" w14:paraId="0EFB6EF6" w14:textId="77777777">
        <w:trPr>
          <w:tblHeader/>
        </w:trPr>
        <w:tc>
          <w:tcPr>
            <w:tcW w:w="620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C70D5" w:rsidP="002C2490" w:rsidRDefault="00FC70D5" w14:paraId="33626AEF" w14:textId="78E7B43B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08</w:t>
            </w:r>
            <w:r>
              <w:rPr>
                <w:rFonts w:cs="Angsana New"/>
                <w:cs/>
              </w:rPr>
              <w:t>/</w:t>
            </w:r>
            <w:r>
              <w:rPr>
                <w:rFonts w:cs="CordiaUPC"/>
              </w:rPr>
              <w:t>09</w:t>
            </w:r>
            <w:r>
              <w:rPr>
                <w:rFonts w:cs="Angsana New"/>
                <w:cs/>
              </w:rPr>
              <w:t>/</w:t>
            </w:r>
            <w:r>
              <w:rPr>
                <w:rFonts w:cs="CordiaUPC"/>
              </w:rPr>
              <w:t>2020</w:t>
            </w:r>
          </w:p>
        </w:tc>
        <w:tc>
          <w:tcPr>
            <w:tcW w:w="886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C70D5" w:rsidP="002C2490" w:rsidRDefault="00FC70D5" w14:paraId="61AD283E" w14:textId="07BA4AD0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Nattawat</w:t>
            </w:r>
          </w:p>
        </w:tc>
        <w:tc>
          <w:tcPr>
            <w:tcW w:w="2743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C70D5" w:rsidP="002A68DA" w:rsidRDefault="00FC70D5" w14:paraId="4AEDAF0F" w14:textId="38F0BD77">
            <w:pPr>
              <w:pStyle w:val="ListParagraph"/>
              <w:numPr>
                <w:ilvl w:val="0"/>
                <w:numId w:val="248"/>
              </w:numPr>
              <w:rPr>
                <w:cs/>
              </w:rPr>
            </w:pPr>
            <w:r>
              <w:rPr>
                <w:rFonts w:hint="cs"/>
                <w:cs/>
              </w:rPr>
              <w:t xml:space="preserve">เพิ่ม </w:t>
            </w:r>
            <w:r>
              <w:t xml:space="preserve">Other Device Speed Priority </w:t>
            </w:r>
            <w:r>
              <w:rPr>
                <w:rFonts w:hint="cs"/>
                <w:cs/>
              </w:rPr>
              <w:t xml:space="preserve">ที่ </w:t>
            </w:r>
            <w:r>
              <w:t xml:space="preserve">UI </w:t>
            </w:r>
            <w:r>
              <w:rPr>
                <w:rFonts w:hint="cs"/>
                <w:cs/>
              </w:rPr>
              <w:t xml:space="preserve">ของ </w:t>
            </w:r>
            <w:r>
              <w:t xml:space="preserve">Mass Enh Internet </w:t>
            </w:r>
          </w:p>
        </w:tc>
        <w:tc>
          <w:tcPr>
            <w:tcW w:w="751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C70D5" w:rsidP="002C2490" w:rsidRDefault="00FC70D5" w14:paraId="1B61B8CE" w14:textId="73976039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1</w:t>
            </w:r>
            <w:r>
              <w:rPr>
                <w:rFonts w:cs="Angsana New"/>
                <w:cs/>
              </w:rPr>
              <w:t>.</w:t>
            </w:r>
            <w:r>
              <w:rPr>
                <w:rFonts w:cs="CordiaUPC"/>
              </w:rPr>
              <w:t>01</w:t>
            </w:r>
          </w:p>
        </w:tc>
      </w:tr>
      <w:tr w:rsidRPr="001624DE" w:rsidR="002353EF" w:rsidTr="00F95259" w14:paraId="1A6A1D21" w14:textId="77777777">
        <w:trPr>
          <w:tblHeader/>
        </w:trPr>
        <w:tc>
          <w:tcPr>
            <w:tcW w:w="620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2353EF" w:rsidP="002C2490" w:rsidRDefault="002353EF" w14:paraId="70EDE635" w14:textId="2B660FC5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1</w:t>
            </w:r>
            <w:r w:rsidR="00FE5CB9">
              <w:rPr>
                <w:rFonts w:cs="CordiaUPC"/>
              </w:rPr>
              <w:t>5</w:t>
            </w:r>
            <w:r>
              <w:rPr>
                <w:rFonts w:cs="Angsana New"/>
                <w:cs/>
              </w:rPr>
              <w:t>/</w:t>
            </w:r>
            <w:r>
              <w:rPr>
                <w:rFonts w:cs="CordiaUPC"/>
              </w:rPr>
              <w:t>09</w:t>
            </w:r>
            <w:r>
              <w:rPr>
                <w:rFonts w:cs="Angsana New"/>
                <w:cs/>
              </w:rPr>
              <w:t>/</w:t>
            </w:r>
            <w:r>
              <w:rPr>
                <w:rFonts w:cs="CordiaUPC"/>
              </w:rPr>
              <w:t>2020</w:t>
            </w:r>
          </w:p>
        </w:tc>
        <w:tc>
          <w:tcPr>
            <w:tcW w:w="886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2353EF" w:rsidP="002C2490" w:rsidRDefault="002353EF" w14:paraId="71A56C59" w14:textId="76996C6D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Nattawat</w:t>
            </w:r>
          </w:p>
        </w:tc>
        <w:tc>
          <w:tcPr>
            <w:tcW w:w="2743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2353EF" w:rsidP="002A68DA" w:rsidRDefault="002353EF" w14:paraId="473B344E" w14:textId="77777777">
            <w:pPr>
              <w:pStyle w:val="ListParagraph"/>
              <w:numPr>
                <w:ilvl w:val="0"/>
                <w:numId w:val="248"/>
              </w:numPr>
            </w:pPr>
            <w:r>
              <w:rPr>
                <w:rFonts w:hint="cs"/>
                <w:cs/>
              </w:rPr>
              <w:t xml:space="preserve">แก้ไขเงื่อนไขในการดึง </w:t>
            </w:r>
            <w:r>
              <w:t xml:space="preserve">Speed </w:t>
            </w:r>
            <w:r>
              <w:rPr>
                <w:rFonts w:hint="cs"/>
                <w:cs/>
              </w:rPr>
              <w:t xml:space="preserve">ของ </w:t>
            </w:r>
            <w:r>
              <w:t>VA</w:t>
            </w:r>
          </w:p>
          <w:p w:rsidR="005B4EA2" w:rsidP="002A68DA" w:rsidRDefault="005B4EA2" w14:paraId="7EF55EA9" w14:textId="77777777">
            <w:pPr>
              <w:pStyle w:val="ListParagraph"/>
              <w:numPr>
                <w:ilvl w:val="0"/>
                <w:numId w:val="248"/>
              </w:numPr>
            </w:pPr>
            <w:r>
              <w:rPr>
                <w:rFonts w:hint="cs"/>
                <w:cs/>
              </w:rPr>
              <w:t xml:space="preserve">แก้ไข </w:t>
            </w:r>
            <w:r>
              <w:t xml:space="preserve">Label Customer Segment </w:t>
            </w:r>
            <w:r>
              <w:rPr>
                <w:rFonts w:hint="cs"/>
                <w:cs/>
              </w:rPr>
              <w:t xml:space="preserve">เป็น </w:t>
            </w:r>
            <w:r>
              <w:t xml:space="preserve">Serenade Segment </w:t>
            </w:r>
          </w:p>
          <w:p w:rsidR="00B34D30" w:rsidP="002A68DA" w:rsidRDefault="00B34D30" w14:paraId="513721D6" w14:textId="77777777">
            <w:pPr>
              <w:pStyle w:val="ListParagraph"/>
              <w:numPr>
                <w:ilvl w:val="0"/>
                <w:numId w:val="248"/>
              </w:numPr>
            </w:pPr>
            <w:r>
              <w:t xml:space="preserve">requireImei </w:t>
            </w:r>
            <w:r>
              <w:rPr>
                <w:rFonts w:hint="cs"/>
                <w:cs/>
              </w:rPr>
              <w:t>ไม่มีผลกับชื่อที่</w:t>
            </w:r>
            <w:r>
              <w:t xml:space="preserve"> gen Account Fee </w:t>
            </w:r>
            <w:r>
              <w:rPr>
                <w:rFonts w:cs="Angsana New"/>
                <w:cs/>
              </w:rPr>
              <w:t xml:space="preserve">/ </w:t>
            </w:r>
            <w:r>
              <w:t>Order Fee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(</w:t>
            </w:r>
            <w:r>
              <w:t>OFFSET</w:t>
            </w:r>
            <w:r>
              <w:rPr>
                <w:rFonts w:cs="Angsana New"/>
                <w:cs/>
              </w:rPr>
              <w:t>)</w:t>
            </w:r>
          </w:p>
          <w:p w:rsidR="00070D59" w:rsidP="00121264" w:rsidRDefault="00070D59" w14:paraId="46634B3A" w14:textId="77777777">
            <w:pPr>
              <w:pStyle w:val="ListParagraph"/>
              <w:numPr>
                <w:ilvl w:val="0"/>
                <w:numId w:val="248"/>
              </w:numPr>
            </w:pPr>
            <w:r>
              <w:t xml:space="preserve">Default </w:t>
            </w:r>
            <w:r w:rsidR="00121264">
              <w:rPr>
                <w:rFonts w:hint="cs"/>
                <w:cs/>
              </w:rPr>
              <w:t xml:space="preserve">ค่า </w:t>
            </w:r>
            <w:r w:rsidR="00121264">
              <w:t xml:space="preserve">subscribePeriodStartDate </w:t>
            </w:r>
            <w:r w:rsidR="00121264">
              <w:rPr>
                <w:rFonts w:hint="cs"/>
                <w:cs/>
              </w:rPr>
              <w:t xml:space="preserve">และ </w:t>
            </w:r>
            <w:r w:rsidR="00121264">
              <w:t xml:space="preserve">subscribePeriodEndDate </w:t>
            </w:r>
            <w:r w:rsidR="00121264">
              <w:rPr>
                <w:rFonts w:hint="cs"/>
                <w:cs/>
              </w:rPr>
              <w:t xml:space="preserve">ที่ </w:t>
            </w:r>
            <w:r w:rsidR="00121264">
              <w:t>Commu Touch Point</w:t>
            </w:r>
          </w:p>
          <w:p w:rsidR="00983793" w:rsidP="00121264" w:rsidRDefault="00983793" w14:paraId="2BB28859" w14:textId="77777777">
            <w:pPr>
              <w:pStyle w:val="ListParagraph"/>
              <w:numPr>
                <w:ilvl w:val="0"/>
                <w:numId w:val="248"/>
              </w:numPr>
            </w:pPr>
            <w:r>
              <w:rPr>
                <w:rFonts w:hint="cs"/>
                <w:cs/>
              </w:rPr>
              <w:t xml:space="preserve">เพิ่ม </w:t>
            </w:r>
            <w:r>
              <w:t xml:space="preserve">logic </w:t>
            </w:r>
            <w:r>
              <w:rPr>
                <w:rFonts w:hint="cs"/>
                <w:cs/>
              </w:rPr>
              <w:t xml:space="preserve">ในการเปลี่ยน </w:t>
            </w:r>
            <w:r>
              <w:t xml:space="preserve">Month </w:t>
            </w:r>
            <w:r>
              <w:rPr>
                <w:rFonts w:hint="cs"/>
                <w:cs/>
              </w:rPr>
              <w:t xml:space="preserve">เป็น </w:t>
            </w:r>
            <w:r>
              <w:t>Month_Midnight</w:t>
            </w:r>
            <w:r w:rsidR="0088081B">
              <w:rPr>
                <w:rFonts w:hint="cs"/>
                <w:cs/>
              </w:rPr>
              <w:t xml:space="preserve"> ของ </w:t>
            </w:r>
            <w:r w:rsidR="0088081B">
              <w:t>packageDurationUnit</w:t>
            </w:r>
            <w:r w:rsidR="0088081B">
              <w:rPr>
                <w:rFonts w:hint="cs"/>
                <w:cs/>
              </w:rPr>
              <w:t xml:space="preserve"> และ </w:t>
            </w:r>
            <w:r w:rsidR="0088081B">
              <w:t xml:space="preserve">Product Pricing </w:t>
            </w:r>
            <w:r w:rsidR="0088081B">
              <w:rPr>
                <w:rFonts w:hint="cs"/>
                <w:cs/>
              </w:rPr>
              <w:t>ทุกตัว</w:t>
            </w:r>
          </w:p>
          <w:p w:rsidR="007B64C8" w:rsidP="00121264" w:rsidRDefault="007B64C8" w14:paraId="723A7E27" w14:textId="57FE1AA7">
            <w:pPr>
              <w:pStyle w:val="ListParagraph"/>
              <w:numPr>
                <w:ilvl w:val="0"/>
                <w:numId w:val="248"/>
              </w:numPr>
              <w:rPr>
                <w:cs/>
              </w:rPr>
            </w:pPr>
            <w:r>
              <w:rPr>
                <w:rFonts w:hint="cs"/>
                <w:cs/>
              </w:rPr>
              <w:t xml:space="preserve">เพิ่ม </w:t>
            </w:r>
            <w:r>
              <w:t>Logic Filter PackageDurationUnit</w:t>
            </w:r>
          </w:p>
        </w:tc>
        <w:tc>
          <w:tcPr>
            <w:tcW w:w="751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2353EF" w:rsidP="002C2490" w:rsidRDefault="002353EF" w14:paraId="490686B1" w14:textId="2E1E48BA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1</w:t>
            </w:r>
            <w:r>
              <w:rPr>
                <w:rFonts w:cs="Angsana New"/>
                <w:cs/>
              </w:rPr>
              <w:t>.</w:t>
            </w:r>
            <w:r>
              <w:rPr>
                <w:rFonts w:cs="CordiaUPC"/>
              </w:rPr>
              <w:t>02</w:t>
            </w:r>
          </w:p>
        </w:tc>
      </w:tr>
      <w:tr w:rsidRPr="001624DE" w:rsidR="00FE5CB9" w:rsidTr="00F95259" w14:paraId="59818087" w14:textId="77777777">
        <w:trPr>
          <w:tblHeader/>
        </w:trPr>
        <w:tc>
          <w:tcPr>
            <w:tcW w:w="620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E5CB9" w:rsidP="002C2490" w:rsidRDefault="00FE5CB9" w14:paraId="10575855" w14:textId="271D5BC6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18</w:t>
            </w:r>
            <w:r>
              <w:rPr>
                <w:rFonts w:cs="Angsana New"/>
                <w:cs/>
              </w:rPr>
              <w:t>/</w:t>
            </w:r>
            <w:r>
              <w:rPr>
                <w:rFonts w:cs="CordiaUPC"/>
              </w:rPr>
              <w:t>09</w:t>
            </w:r>
            <w:r>
              <w:rPr>
                <w:rFonts w:cs="Angsana New"/>
                <w:cs/>
              </w:rPr>
              <w:t>/</w:t>
            </w:r>
            <w:r>
              <w:rPr>
                <w:rFonts w:cs="CordiaUPC"/>
              </w:rPr>
              <w:t>2020</w:t>
            </w:r>
          </w:p>
        </w:tc>
        <w:tc>
          <w:tcPr>
            <w:tcW w:w="886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E5CB9" w:rsidP="002C2490" w:rsidRDefault="00FE5CB9" w14:paraId="01E466EF" w14:textId="7A65B7FF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Nattawat</w:t>
            </w:r>
          </w:p>
        </w:tc>
        <w:tc>
          <w:tcPr>
            <w:tcW w:w="2743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E5CB9" w:rsidP="002A68DA" w:rsidRDefault="00FE5CB9" w14:paraId="6C1004BC" w14:textId="77777777">
            <w:pPr>
              <w:pStyle w:val="ListParagraph"/>
              <w:numPr>
                <w:ilvl w:val="0"/>
                <w:numId w:val="248"/>
              </w:numPr>
            </w:pPr>
            <w:r>
              <w:rPr>
                <w:rFonts w:hint="cs"/>
                <w:cs/>
              </w:rPr>
              <w:t xml:space="preserve">ทำ </w:t>
            </w:r>
            <w:r>
              <w:t xml:space="preserve">UI </w:t>
            </w:r>
            <w:r>
              <w:rPr>
                <w:rFonts w:hint="cs"/>
                <w:cs/>
              </w:rPr>
              <w:t xml:space="preserve">รองรับ </w:t>
            </w:r>
            <w:r>
              <w:t>Cloud Game</w:t>
            </w:r>
          </w:p>
          <w:p w:rsidR="00FE3E30" w:rsidP="002A68DA" w:rsidRDefault="00FE3E30" w14:paraId="79E2F002" w14:textId="77777777">
            <w:pPr>
              <w:pStyle w:val="ListParagraph"/>
              <w:numPr>
                <w:ilvl w:val="0"/>
                <w:numId w:val="248"/>
              </w:numPr>
            </w:pPr>
            <w:r>
              <w:t xml:space="preserve">Update Logic Default Priority </w:t>
            </w:r>
            <w:r>
              <w:rPr>
                <w:rFonts w:hint="cs"/>
                <w:cs/>
              </w:rPr>
              <w:t xml:space="preserve">ของ </w:t>
            </w:r>
            <w:r>
              <w:t xml:space="preserve">Internet Quota </w:t>
            </w:r>
            <w:r>
              <w:rPr>
                <w:rFonts w:cs="Angsana New"/>
                <w:cs/>
              </w:rPr>
              <w:t xml:space="preserve">/ </w:t>
            </w:r>
            <w:r>
              <w:t>Fixed Speed</w:t>
            </w:r>
          </w:p>
          <w:p w:rsidR="007624B2" w:rsidP="002A68DA" w:rsidRDefault="007624B2" w14:paraId="324D9F30" w14:textId="711553ED">
            <w:pPr>
              <w:pStyle w:val="ListParagraph"/>
              <w:numPr>
                <w:ilvl w:val="0"/>
                <w:numId w:val="248"/>
              </w:numPr>
              <w:rPr>
                <w:cs/>
              </w:rPr>
            </w:pPr>
            <w:r>
              <w:rPr>
                <w:rFonts w:hint="cs"/>
                <w:cs/>
              </w:rPr>
              <w:t xml:space="preserve">แก้ไข </w:t>
            </w:r>
            <w:r>
              <w:t xml:space="preserve">Validate Free Call </w:t>
            </w:r>
            <w:r>
              <w:rPr>
                <w:rFonts w:cs="Angsana New"/>
                <w:cs/>
              </w:rPr>
              <w:t xml:space="preserve">/ </w:t>
            </w:r>
            <w:r>
              <w:t xml:space="preserve">Free SMS </w:t>
            </w:r>
            <w:r>
              <w:rPr>
                <w:rFonts w:cs="Angsana New"/>
                <w:cs/>
              </w:rPr>
              <w:t xml:space="preserve">/ </w:t>
            </w:r>
            <w:r>
              <w:t xml:space="preserve">Free MMS </w:t>
            </w:r>
            <w:r>
              <w:rPr>
                <w:rFonts w:hint="cs"/>
                <w:cs/>
              </w:rPr>
              <w:t xml:space="preserve">ใส่ขั้นต่ำ </w:t>
            </w:r>
            <w:r>
              <w:t>0</w:t>
            </w:r>
            <w:r>
              <w:rPr>
                <w:rFonts w:cs="Angsana New"/>
                <w:cs/>
              </w:rPr>
              <w:t>.</w:t>
            </w:r>
            <w:r>
              <w:t>01</w:t>
            </w:r>
          </w:p>
        </w:tc>
        <w:tc>
          <w:tcPr>
            <w:tcW w:w="751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E5CB9" w:rsidP="002C2490" w:rsidRDefault="00FE5CB9" w14:paraId="66E0CF67" w14:textId="1ED74C61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1</w:t>
            </w:r>
            <w:r>
              <w:rPr>
                <w:rFonts w:cs="Angsana New"/>
                <w:cs/>
              </w:rPr>
              <w:t>.</w:t>
            </w:r>
            <w:r>
              <w:rPr>
                <w:rFonts w:cs="CordiaUPC"/>
              </w:rPr>
              <w:t>03</w:t>
            </w:r>
          </w:p>
        </w:tc>
      </w:tr>
      <w:tr w:rsidRPr="001624DE" w:rsidR="00FA1CB1" w:rsidTr="00F95259" w14:paraId="0ED6B784" w14:textId="77777777">
        <w:trPr>
          <w:tblHeader/>
        </w:trPr>
        <w:tc>
          <w:tcPr>
            <w:tcW w:w="620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A1CB1" w:rsidP="002C2490" w:rsidRDefault="00FA1CB1" w14:paraId="23D7CB55" w14:textId="32F92142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24</w:t>
            </w:r>
            <w:r>
              <w:rPr>
                <w:rFonts w:cs="Angsana New"/>
                <w:cs/>
              </w:rPr>
              <w:t>/</w:t>
            </w:r>
            <w:r>
              <w:rPr>
                <w:rFonts w:cs="CordiaUPC"/>
              </w:rPr>
              <w:t>09</w:t>
            </w:r>
            <w:r>
              <w:rPr>
                <w:rFonts w:cs="Angsana New"/>
                <w:cs/>
              </w:rPr>
              <w:t>/</w:t>
            </w:r>
            <w:r>
              <w:rPr>
                <w:rFonts w:cs="CordiaUPC"/>
              </w:rPr>
              <w:t>2020</w:t>
            </w:r>
          </w:p>
        </w:tc>
        <w:tc>
          <w:tcPr>
            <w:tcW w:w="886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A1CB1" w:rsidP="002C2490" w:rsidRDefault="00FA1CB1" w14:paraId="28A03DD1" w14:textId="6D862D3A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Nattawan</w:t>
            </w:r>
          </w:p>
        </w:tc>
        <w:tc>
          <w:tcPr>
            <w:tcW w:w="2743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A1CB1" w:rsidP="002A68DA" w:rsidRDefault="00FA1CB1" w14:paraId="1CFD884D" w14:textId="77777777">
            <w:pPr>
              <w:pStyle w:val="ListParagraph"/>
              <w:numPr>
                <w:ilvl w:val="0"/>
                <w:numId w:val="248"/>
              </w:numPr>
            </w:pPr>
            <w:r>
              <w:rPr>
                <w:rFonts w:hint="cs"/>
                <w:cs/>
              </w:rPr>
              <w:t xml:space="preserve">แก้ไข </w:t>
            </w:r>
            <w:r>
              <w:t xml:space="preserve">Filter </w:t>
            </w:r>
            <w:r>
              <w:rPr>
                <w:rFonts w:hint="cs"/>
                <w:cs/>
              </w:rPr>
              <w:t xml:space="preserve">ของ </w:t>
            </w:r>
            <w:r>
              <w:t xml:space="preserve">Package Duration Unit </w:t>
            </w:r>
            <w:r>
              <w:rPr>
                <w:rFonts w:hint="cs"/>
                <w:cs/>
              </w:rPr>
              <w:t xml:space="preserve">ในเคส </w:t>
            </w:r>
            <w:r>
              <w:t xml:space="preserve">customerType </w:t>
            </w:r>
            <w:r>
              <w:rPr>
                <w:rFonts w:cs="Angsana New"/>
                <w:cs/>
              </w:rPr>
              <w:t xml:space="preserve">= </w:t>
            </w:r>
            <w:r>
              <w:t>All</w:t>
            </w:r>
          </w:p>
          <w:p w:rsidR="00DF46F3" w:rsidP="002A68DA" w:rsidRDefault="00DF46F3" w14:paraId="11474EB0" w14:textId="77777777">
            <w:pPr>
              <w:pStyle w:val="ListParagraph"/>
              <w:numPr>
                <w:ilvl w:val="0"/>
                <w:numId w:val="248"/>
              </w:numPr>
            </w:pPr>
            <w:r>
              <w:rPr>
                <w:rFonts w:hint="cs"/>
                <w:cs/>
              </w:rPr>
              <w:t xml:space="preserve">แก้ไขเงื่อนไขและค่าที่จะลง </w:t>
            </w:r>
            <w:r>
              <w:t xml:space="preserve">Database </w:t>
            </w:r>
            <w:r>
              <w:rPr>
                <w:rFonts w:hint="cs"/>
                <w:cs/>
              </w:rPr>
              <w:t xml:space="preserve">ที่ </w:t>
            </w:r>
            <w:r>
              <w:t>Commu Touch Point</w:t>
            </w:r>
          </w:p>
          <w:p w:rsidR="00B51D34" w:rsidP="002A68DA" w:rsidRDefault="00B51D34" w14:paraId="26704EC6" w14:textId="13A9E3A5">
            <w:pPr>
              <w:pStyle w:val="ListParagraph"/>
              <w:numPr>
                <w:ilvl w:val="0"/>
                <w:numId w:val="248"/>
              </w:numPr>
              <w:rPr>
                <w:cs/>
              </w:rPr>
            </w:pPr>
            <w:r>
              <w:t xml:space="preserve">Remove Unit </w:t>
            </w:r>
            <w:r>
              <w:rPr>
                <w:rFonts w:hint="cs"/>
                <w:cs/>
              </w:rPr>
              <w:t xml:space="preserve">ที่เกินมาในตารางที่ </w:t>
            </w:r>
            <w:r>
              <w:t>Money</w:t>
            </w:r>
            <w:r>
              <w:rPr>
                <w:rFonts w:hint="cs"/>
                <w:cs/>
              </w:rPr>
              <w:t xml:space="preserve"> </w:t>
            </w:r>
            <w:r>
              <w:t>And Validity</w:t>
            </w:r>
          </w:p>
        </w:tc>
        <w:tc>
          <w:tcPr>
            <w:tcW w:w="751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A1CB1" w:rsidP="002C2490" w:rsidRDefault="00FA1CB1" w14:paraId="3D8ABF39" w14:textId="7502832D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1</w:t>
            </w:r>
            <w:r>
              <w:rPr>
                <w:rFonts w:cs="Angsana New"/>
                <w:cs/>
              </w:rPr>
              <w:t>.</w:t>
            </w:r>
            <w:r>
              <w:rPr>
                <w:rFonts w:cs="CordiaUPC"/>
              </w:rPr>
              <w:t>04</w:t>
            </w:r>
          </w:p>
        </w:tc>
      </w:tr>
      <w:tr w:rsidRPr="001624DE" w:rsidR="007750D6" w:rsidTr="00F95259" w14:paraId="2772EBBA" w14:textId="77777777">
        <w:trPr>
          <w:tblHeader/>
        </w:trPr>
        <w:tc>
          <w:tcPr>
            <w:tcW w:w="620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7750D6" w:rsidP="002C2490" w:rsidRDefault="007750D6" w14:paraId="5F9D3B63" w14:textId="2F0F628D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29</w:t>
            </w:r>
            <w:r>
              <w:rPr>
                <w:rFonts w:cs="Angsana New"/>
                <w:cs/>
              </w:rPr>
              <w:t>/</w:t>
            </w:r>
            <w:r>
              <w:rPr>
                <w:rFonts w:cs="CordiaUPC"/>
              </w:rPr>
              <w:t>09</w:t>
            </w:r>
            <w:r>
              <w:rPr>
                <w:rFonts w:cs="Angsana New"/>
                <w:cs/>
              </w:rPr>
              <w:t>/</w:t>
            </w:r>
            <w:r>
              <w:rPr>
                <w:rFonts w:cs="CordiaUPC"/>
              </w:rPr>
              <w:t>2020</w:t>
            </w:r>
          </w:p>
        </w:tc>
        <w:tc>
          <w:tcPr>
            <w:tcW w:w="886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7750D6" w:rsidP="002C2490" w:rsidRDefault="007750D6" w14:paraId="2DFC26F9" w14:textId="191B5667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Nattawan</w:t>
            </w:r>
          </w:p>
        </w:tc>
        <w:tc>
          <w:tcPr>
            <w:tcW w:w="2743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7750D6" w:rsidP="002A68DA" w:rsidRDefault="007750D6" w14:paraId="3810AD91" w14:textId="77777777">
            <w:pPr>
              <w:pStyle w:val="ListParagraph"/>
              <w:numPr>
                <w:ilvl w:val="0"/>
                <w:numId w:val="248"/>
              </w:numPr>
            </w:pPr>
            <w:r>
              <w:rPr>
                <w:rFonts w:hint="cs"/>
                <w:cs/>
              </w:rPr>
              <w:t xml:space="preserve">แก้ไข </w:t>
            </w:r>
            <w:r>
              <w:t>Logic Default Revenue Code</w:t>
            </w:r>
          </w:p>
          <w:p w:rsidR="007750D6" w:rsidP="002A68DA" w:rsidRDefault="007750D6" w14:paraId="3D6FE869" w14:textId="0992BB8E">
            <w:pPr>
              <w:pStyle w:val="ListParagraph"/>
              <w:numPr>
                <w:ilvl w:val="0"/>
                <w:numId w:val="248"/>
              </w:numPr>
              <w:rPr>
                <w:cs/>
              </w:rPr>
            </w:pPr>
            <w:r>
              <w:rPr>
                <w:rFonts w:hint="cs"/>
                <w:cs/>
              </w:rPr>
              <w:t xml:space="preserve">เพิ่ม </w:t>
            </w:r>
            <w:r>
              <w:t>Field Selling Location</w:t>
            </w:r>
            <w:r>
              <w:rPr>
                <w:rFonts w:hint="cs"/>
                <w:cs/>
              </w:rPr>
              <w:t xml:space="preserve"> ระดับตำบล</w:t>
            </w:r>
          </w:p>
        </w:tc>
        <w:tc>
          <w:tcPr>
            <w:tcW w:w="751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7750D6" w:rsidP="002C2490" w:rsidRDefault="007750D6" w14:paraId="0933E8B4" w14:textId="710A6D51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1</w:t>
            </w:r>
            <w:r>
              <w:rPr>
                <w:rFonts w:cs="Angsana New"/>
                <w:cs/>
              </w:rPr>
              <w:t>.</w:t>
            </w:r>
            <w:r>
              <w:rPr>
                <w:rFonts w:cs="CordiaUPC"/>
              </w:rPr>
              <w:t>05</w:t>
            </w:r>
          </w:p>
        </w:tc>
      </w:tr>
      <w:tr w:rsidRPr="001624DE" w:rsidR="00A05EE7" w:rsidTr="00F95259" w14:paraId="7B86DC73" w14:textId="77777777">
        <w:trPr>
          <w:tblHeader/>
        </w:trPr>
        <w:tc>
          <w:tcPr>
            <w:tcW w:w="620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A05EE7" w:rsidP="002C2490" w:rsidRDefault="00A05EE7" w14:paraId="4C6985DD" w14:textId="3D294D1E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30</w:t>
            </w:r>
            <w:r>
              <w:rPr>
                <w:rFonts w:cs="Angsana New"/>
                <w:cs/>
              </w:rPr>
              <w:t>/</w:t>
            </w:r>
            <w:r>
              <w:rPr>
                <w:rFonts w:cs="CordiaUPC"/>
              </w:rPr>
              <w:t>09</w:t>
            </w:r>
            <w:r>
              <w:rPr>
                <w:rFonts w:cs="Angsana New"/>
                <w:cs/>
              </w:rPr>
              <w:t>/</w:t>
            </w:r>
            <w:r>
              <w:rPr>
                <w:rFonts w:cs="CordiaUPC"/>
              </w:rPr>
              <w:t>2020</w:t>
            </w:r>
          </w:p>
        </w:tc>
        <w:tc>
          <w:tcPr>
            <w:tcW w:w="886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A05EE7" w:rsidP="002C2490" w:rsidRDefault="00A05EE7" w14:paraId="07415617" w14:textId="0888683F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Nattawat</w:t>
            </w:r>
          </w:p>
        </w:tc>
        <w:tc>
          <w:tcPr>
            <w:tcW w:w="2743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A05EE7" w:rsidP="00A05EE7" w:rsidRDefault="00A05EE7" w14:paraId="3B0F0114" w14:textId="06B49493">
            <w:pPr>
              <w:pStyle w:val="ListParagraph"/>
              <w:numPr>
                <w:ilvl w:val="0"/>
                <w:numId w:val="248"/>
              </w:numPr>
            </w:pPr>
            <w:r>
              <w:rPr>
                <w:rFonts w:hint="cs"/>
                <w:cs/>
              </w:rPr>
              <w:t xml:space="preserve">แก้ไข </w:t>
            </w:r>
            <w:r>
              <w:t xml:space="preserve">Logic Default Revenue Code </w:t>
            </w:r>
            <w:r>
              <w:rPr>
                <w:rFonts w:hint="cs"/>
                <w:cs/>
              </w:rPr>
              <w:t>เนื่องจากของเดิมไม่ถูกต้อง</w:t>
            </w:r>
          </w:p>
          <w:p w:rsidR="00A05EE7" w:rsidP="002A68DA" w:rsidRDefault="00A05EE7" w14:paraId="70906BEC" w14:textId="2B6DBFFC">
            <w:pPr>
              <w:pStyle w:val="ListParagraph"/>
              <w:numPr>
                <w:ilvl w:val="0"/>
                <w:numId w:val="248"/>
              </w:numPr>
              <w:rPr>
                <w:cs/>
              </w:rPr>
            </w:pPr>
            <w:r>
              <w:t xml:space="preserve">Mapping </w:t>
            </w:r>
            <w:r>
              <w:rPr>
                <w:rFonts w:hint="cs"/>
                <w:cs/>
              </w:rPr>
              <w:t xml:space="preserve">ลง </w:t>
            </w:r>
            <w:r>
              <w:t>DB PO_FEE_MAPPING</w:t>
            </w:r>
          </w:p>
        </w:tc>
        <w:tc>
          <w:tcPr>
            <w:tcW w:w="751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A05EE7" w:rsidP="002C2490" w:rsidRDefault="00A05EE7" w14:paraId="6F892615" w14:textId="359F3621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1</w:t>
            </w:r>
            <w:r>
              <w:rPr>
                <w:rFonts w:cs="Angsana New"/>
                <w:cs/>
              </w:rPr>
              <w:t>.</w:t>
            </w:r>
            <w:r>
              <w:rPr>
                <w:rFonts w:cs="CordiaUPC"/>
              </w:rPr>
              <w:t>06</w:t>
            </w:r>
          </w:p>
        </w:tc>
      </w:tr>
      <w:tr w:rsidRPr="001624DE" w:rsidR="00E920C2" w:rsidTr="00F95259" w14:paraId="3017130E" w14:textId="77777777">
        <w:trPr>
          <w:tblHeader/>
        </w:trPr>
        <w:tc>
          <w:tcPr>
            <w:tcW w:w="620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E920C2" w:rsidP="002C2490" w:rsidRDefault="00E920C2" w14:paraId="77C5F084" w14:textId="4860B045">
            <w:pPr>
              <w:pStyle w:val="TableBody"/>
              <w:rPr>
                <w:rFonts w:cs="CordiaUPC"/>
              </w:rPr>
            </w:pPr>
            <w:r>
              <w:rPr>
                <w:rFonts w:hint="cs" w:cs="CordiaUPC"/>
                <w:cs/>
              </w:rPr>
              <w:t>06</w:t>
            </w:r>
            <w:r>
              <w:rPr>
                <w:rFonts w:hint="cs" w:cs="Angsana New"/>
                <w:cs/>
              </w:rPr>
              <w:t>/</w:t>
            </w:r>
            <w:r>
              <w:rPr>
                <w:rFonts w:hint="cs" w:cs="CordiaUPC"/>
                <w:cs/>
              </w:rPr>
              <w:t>10</w:t>
            </w:r>
            <w:r>
              <w:rPr>
                <w:rFonts w:hint="cs" w:cs="Angsana New"/>
                <w:cs/>
              </w:rPr>
              <w:t>/</w:t>
            </w:r>
            <w:r>
              <w:rPr>
                <w:rFonts w:hint="cs" w:cs="CordiaUPC"/>
                <w:cs/>
              </w:rPr>
              <w:t>2020</w:t>
            </w:r>
          </w:p>
        </w:tc>
        <w:tc>
          <w:tcPr>
            <w:tcW w:w="886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E920C2" w:rsidP="002C2490" w:rsidRDefault="00E920C2" w14:paraId="7FA8FD9F" w14:textId="2B34D01D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Nattawat</w:t>
            </w:r>
          </w:p>
        </w:tc>
        <w:tc>
          <w:tcPr>
            <w:tcW w:w="2743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E920C2" w:rsidP="00A05EE7" w:rsidRDefault="00E920C2" w14:paraId="01E05252" w14:textId="77777777">
            <w:pPr>
              <w:pStyle w:val="ListParagraph"/>
              <w:numPr>
                <w:ilvl w:val="0"/>
                <w:numId w:val="248"/>
              </w:numPr>
            </w:pPr>
            <w:r>
              <w:rPr>
                <w:rFonts w:hint="cs"/>
                <w:cs/>
              </w:rPr>
              <w:t xml:space="preserve">เพิ่ม </w:t>
            </w:r>
            <w:r>
              <w:t xml:space="preserve">Validate </w:t>
            </w:r>
            <w:r>
              <w:rPr>
                <w:rFonts w:hint="cs"/>
                <w:cs/>
              </w:rPr>
              <w:t xml:space="preserve">กรณีเลือก </w:t>
            </w:r>
            <w:r>
              <w:t xml:space="preserve">PS Category Type </w:t>
            </w:r>
            <w:r>
              <w:rPr>
                <w:rFonts w:hint="cs"/>
                <w:cs/>
              </w:rPr>
              <w:t xml:space="preserve">เป็น </w:t>
            </w:r>
            <w:r>
              <w:rPr>
                <w:rFonts w:cs="Angsana New"/>
                <w:cs/>
              </w:rPr>
              <w:t>“</w:t>
            </w:r>
            <w:r>
              <w:t>Content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แต่ไม่ใส่ข้อมูลที่ </w:t>
            </w:r>
            <w:r>
              <w:t xml:space="preserve">Mass Content </w:t>
            </w:r>
            <w:r>
              <w:rPr>
                <w:rFonts w:hint="cs"/>
                <w:cs/>
              </w:rPr>
              <w:t>มา</w:t>
            </w:r>
          </w:p>
          <w:p w:rsidR="00E920C2" w:rsidP="00A05EE7" w:rsidRDefault="00E920C2" w14:paraId="1116BEC4" w14:textId="700D5AF5">
            <w:pPr>
              <w:pStyle w:val="ListParagraph"/>
              <w:numPr>
                <w:ilvl w:val="0"/>
                <w:numId w:val="248"/>
              </w:numPr>
              <w:rPr>
                <w:cs/>
              </w:rPr>
            </w:pPr>
            <w:r>
              <w:rPr>
                <w:rFonts w:hint="cs"/>
                <w:cs/>
              </w:rPr>
              <w:t xml:space="preserve">แก้ไขใน </w:t>
            </w:r>
            <w:r>
              <w:t xml:space="preserve">Recurring Partial Step </w:t>
            </w:r>
            <w:r>
              <w:rPr>
                <w:rFonts w:hint="cs"/>
                <w:cs/>
              </w:rPr>
              <w:t xml:space="preserve">รองรับ </w:t>
            </w:r>
            <w:r>
              <w:t>On</w:t>
            </w:r>
            <w:r>
              <w:rPr>
                <w:rFonts w:cs="Angsana New"/>
                <w:cs/>
              </w:rPr>
              <w:t>-</w:t>
            </w:r>
            <w:r>
              <w:t>Top</w:t>
            </w:r>
          </w:p>
        </w:tc>
        <w:tc>
          <w:tcPr>
            <w:tcW w:w="751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E920C2" w:rsidP="002C2490" w:rsidRDefault="00E920C2" w14:paraId="30A11E60" w14:textId="6849987D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1</w:t>
            </w:r>
            <w:r>
              <w:rPr>
                <w:rFonts w:cs="Angsana New"/>
                <w:cs/>
              </w:rPr>
              <w:t>.</w:t>
            </w:r>
            <w:r>
              <w:rPr>
                <w:rFonts w:cs="CordiaUPC"/>
              </w:rPr>
              <w:t>07</w:t>
            </w:r>
          </w:p>
        </w:tc>
      </w:tr>
      <w:tr w:rsidRPr="001624DE" w:rsidR="007D7BE0" w:rsidTr="00F95259" w14:paraId="3FA1AC4C" w14:textId="77777777">
        <w:trPr>
          <w:tblHeader/>
        </w:trPr>
        <w:tc>
          <w:tcPr>
            <w:tcW w:w="620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7D7BE0" w:rsidP="002C2490" w:rsidRDefault="007D7BE0" w14:paraId="6CE2D707" w14:textId="1AAB9D75">
            <w:pPr>
              <w:pStyle w:val="TableBody"/>
              <w:rPr>
                <w:rFonts w:cs="CordiaUPC"/>
                <w:cs/>
              </w:rPr>
            </w:pPr>
            <w:r>
              <w:rPr>
                <w:rFonts w:cs="CordiaUPC"/>
              </w:rPr>
              <w:t>07</w:t>
            </w:r>
            <w:r>
              <w:rPr>
                <w:rFonts w:cs="Angsana New"/>
                <w:cs/>
              </w:rPr>
              <w:t>/</w:t>
            </w:r>
            <w:r>
              <w:rPr>
                <w:rFonts w:cs="CordiaUPC"/>
              </w:rPr>
              <w:t>10</w:t>
            </w:r>
            <w:r>
              <w:rPr>
                <w:rFonts w:cs="Angsana New"/>
                <w:cs/>
              </w:rPr>
              <w:t>/</w:t>
            </w:r>
            <w:r>
              <w:rPr>
                <w:rFonts w:cs="CordiaUPC"/>
              </w:rPr>
              <w:t>2020</w:t>
            </w:r>
          </w:p>
        </w:tc>
        <w:tc>
          <w:tcPr>
            <w:tcW w:w="886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7D7BE0" w:rsidP="002C2490" w:rsidRDefault="007D7BE0" w14:paraId="55601EE7" w14:textId="13391AA9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Nattawat</w:t>
            </w:r>
          </w:p>
        </w:tc>
        <w:tc>
          <w:tcPr>
            <w:tcW w:w="2743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7D7BE0" w:rsidP="00A05EE7" w:rsidRDefault="007D7BE0" w14:paraId="638E6B64" w14:textId="20D106E8">
            <w:pPr>
              <w:pStyle w:val="ListParagraph"/>
              <w:numPr>
                <w:ilvl w:val="0"/>
                <w:numId w:val="248"/>
              </w:numPr>
              <w:rPr>
                <w:cs/>
              </w:rPr>
            </w:pPr>
            <w:r>
              <w:rPr>
                <w:rFonts w:hint="cs"/>
                <w:cs/>
              </w:rPr>
              <w:t xml:space="preserve">เพิ่ม </w:t>
            </w:r>
            <w:r>
              <w:t>Logic</w:t>
            </w:r>
            <w:r>
              <w:rPr>
                <w:rFonts w:hint="cs"/>
                <w:cs/>
              </w:rPr>
              <w:t xml:space="preserve"> </w:t>
            </w:r>
            <w:r>
              <w:t xml:space="preserve">Default </w:t>
            </w:r>
            <w:r>
              <w:rPr>
                <w:rFonts w:hint="cs"/>
                <w:cs/>
              </w:rPr>
              <w:t xml:space="preserve">ค่า </w:t>
            </w:r>
            <w:r>
              <w:t xml:space="preserve">Alert Threshold </w:t>
            </w:r>
            <w:r>
              <w:rPr>
                <w:rFonts w:hint="cs"/>
                <w:cs/>
              </w:rPr>
              <w:t xml:space="preserve">ของ </w:t>
            </w:r>
            <w:r>
              <w:t xml:space="preserve">Internet Share Plan </w:t>
            </w:r>
            <w:r>
              <w:rPr>
                <w:rFonts w:hint="cs"/>
                <w:cs/>
              </w:rPr>
              <w:t xml:space="preserve">กระทบ </w:t>
            </w:r>
            <w:r>
              <w:t>Code</w:t>
            </w:r>
            <w:r>
              <w:rPr>
                <w:rFonts w:hint="cs"/>
                <w:cs/>
              </w:rPr>
              <w:t xml:space="preserve"> ในส่วนของ </w:t>
            </w:r>
            <w:r>
              <w:t xml:space="preserve">PO MKT </w:t>
            </w:r>
            <w:r>
              <w:rPr>
                <w:rFonts w:cs="Angsana New"/>
                <w:cs/>
              </w:rPr>
              <w:t>-</w:t>
            </w:r>
            <w:r>
              <w:t xml:space="preserve">&gt; PO Enh </w:t>
            </w:r>
            <w:r>
              <w:rPr>
                <w:rFonts w:hint="cs"/>
                <w:cs/>
              </w:rPr>
              <w:t>ด้วย</w:t>
            </w:r>
          </w:p>
        </w:tc>
        <w:tc>
          <w:tcPr>
            <w:tcW w:w="751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7D7BE0" w:rsidP="002C2490" w:rsidRDefault="007D7BE0" w14:paraId="69BAD59C" w14:textId="5F726C4D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1</w:t>
            </w:r>
            <w:r>
              <w:rPr>
                <w:rFonts w:cs="Angsana New"/>
                <w:cs/>
              </w:rPr>
              <w:t>.</w:t>
            </w:r>
            <w:r>
              <w:rPr>
                <w:rFonts w:cs="CordiaUPC"/>
              </w:rPr>
              <w:t>08</w:t>
            </w:r>
          </w:p>
        </w:tc>
      </w:tr>
      <w:tr w:rsidRPr="001624DE" w:rsidR="004B5E35" w:rsidTr="00F95259" w14:paraId="6AA5A4FE" w14:textId="77777777">
        <w:trPr>
          <w:tblHeader/>
        </w:trPr>
        <w:tc>
          <w:tcPr>
            <w:tcW w:w="620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4B5E35" w:rsidP="002C2490" w:rsidRDefault="004B5E35" w14:paraId="2FA6305A" w14:textId="17B169CD">
            <w:pPr>
              <w:pStyle w:val="TableBody"/>
              <w:rPr>
                <w:rFonts w:cs="CordiaUPC"/>
              </w:rPr>
            </w:pPr>
            <w:r>
              <w:rPr>
                <w:rFonts w:hint="cs" w:cs="CordiaUPC"/>
                <w:cs/>
              </w:rPr>
              <w:t>09</w:t>
            </w:r>
            <w:r>
              <w:rPr>
                <w:rFonts w:hint="cs" w:cs="Angsana New"/>
                <w:cs/>
              </w:rPr>
              <w:t>/</w:t>
            </w:r>
            <w:r>
              <w:rPr>
                <w:rFonts w:hint="cs" w:cs="CordiaUPC"/>
                <w:cs/>
              </w:rPr>
              <w:t>10</w:t>
            </w:r>
            <w:r>
              <w:rPr>
                <w:rFonts w:hint="cs" w:cs="Angsana New"/>
                <w:cs/>
              </w:rPr>
              <w:t>/</w:t>
            </w:r>
            <w:r>
              <w:rPr>
                <w:rFonts w:hint="cs" w:cs="CordiaUPC"/>
                <w:cs/>
              </w:rPr>
              <w:t>2020</w:t>
            </w:r>
          </w:p>
        </w:tc>
        <w:tc>
          <w:tcPr>
            <w:tcW w:w="886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4B5E35" w:rsidP="002C2490" w:rsidRDefault="004B5E35" w14:paraId="1599A93E" w14:textId="6287597D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Nattawat</w:t>
            </w:r>
          </w:p>
        </w:tc>
        <w:tc>
          <w:tcPr>
            <w:tcW w:w="2743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4B5E35" w:rsidP="00A05EE7" w:rsidRDefault="004B5E35" w14:paraId="074B6F7E" w14:textId="77777777">
            <w:pPr>
              <w:pStyle w:val="ListParagraph"/>
              <w:numPr>
                <w:ilvl w:val="0"/>
                <w:numId w:val="248"/>
              </w:numPr>
            </w:pPr>
            <w:r>
              <w:rPr>
                <w:rFonts w:hint="cs"/>
                <w:cs/>
              </w:rPr>
              <w:t xml:space="preserve">แก้ไข </w:t>
            </w:r>
            <w:r>
              <w:t>Logic Default Revenue Code</w:t>
            </w:r>
          </w:p>
          <w:p w:rsidR="00C77C0A" w:rsidP="00A05EE7" w:rsidRDefault="00C77C0A" w14:paraId="42FE5A02" w14:textId="165F41AA">
            <w:pPr>
              <w:pStyle w:val="ListParagraph"/>
              <w:numPr>
                <w:ilvl w:val="0"/>
                <w:numId w:val="248"/>
              </w:numPr>
              <w:rPr>
                <w:cs/>
              </w:rPr>
            </w:pPr>
            <w:r>
              <w:rPr>
                <w:rFonts w:hint="cs"/>
                <w:cs/>
              </w:rPr>
              <w:t xml:space="preserve">เพิ่ม </w:t>
            </w:r>
            <w:r>
              <w:t xml:space="preserve">Default Remark </w:t>
            </w:r>
            <w:r>
              <w:rPr>
                <w:rFonts w:hint="cs"/>
                <w:cs/>
              </w:rPr>
              <w:t xml:space="preserve">ของ </w:t>
            </w:r>
            <w:r>
              <w:t>PO Cash Back</w:t>
            </w:r>
          </w:p>
        </w:tc>
        <w:tc>
          <w:tcPr>
            <w:tcW w:w="751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4B5E35" w:rsidP="002C2490" w:rsidRDefault="004B5E35" w14:paraId="32CFD831" w14:textId="2B6F5E2C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1</w:t>
            </w:r>
            <w:r>
              <w:rPr>
                <w:rFonts w:cs="Angsana New"/>
                <w:cs/>
              </w:rPr>
              <w:t>.</w:t>
            </w:r>
            <w:r>
              <w:rPr>
                <w:rFonts w:cs="CordiaUPC"/>
              </w:rPr>
              <w:t>09</w:t>
            </w:r>
          </w:p>
        </w:tc>
      </w:tr>
      <w:tr w:rsidRPr="001624DE" w:rsidR="00054A50" w:rsidTr="00F95259" w14:paraId="2BDDA532" w14:textId="77777777">
        <w:trPr>
          <w:tblHeader/>
        </w:trPr>
        <w:tc>
          <w:tcPr>
            <w:tcW w:w="620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054A50" w:rsidP="002C2490" w:rsidRDefault="00054A50" w14:paraId="3EBB87F2" w14:textId="7A2233F2">
            <w:pPr>
              <w:pStyle w:val="TableBody"/>
              <w:rPr>
                <w:rFonts w:cs="CordiaUPC"/>
                <w:cs/>
              </w:rPr>
            </w:pPr>
            <w:r>
              <w:rPr>
                <w:rFonts w:cs="CordiaUPC"/>
              </w:rPr>
              <w:t>15</w:t>
            </w:r>
            <w:r>
              <w:rPr>
                <w:rFonts w:cs="Angsana New"/>
                <w:cs/>
              </w:rPr>
              <w:t>/</w:t>
            </w:r>
            <w:r>
              <w:rPr>
                <w:rFonts w:cs="CordiaUPC"/>
              </w:rPr>
              <w:t>10</w:t>
            </w:r>
            <w:r>
              <w:rPr>
                <w:rFonts w:cs="Angsana New"/>
                <w:cs/>
              </w:rPr>
              <w:t>/</w:t>
            </w:r>
            <w:r>
              <w:rPr>
                <w:rFonts w:cs="CordiaUPC"/>
              </w:rPr>
              <w:t>2020</w:t>
            </w:r>
          </w:p>
        </w:tc>
        <w:tc>
          <w:tcPr>
            <w:tcW w:w="886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054A50" w:rsidP="002C2490" w:rsidRDefault="00054A50" w14:paraId="3B5B192B" w14:textId="6A394F9A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Nattawat</w:t>
            </w:r>
          </w:p>
        </w:tc>
        <w:tc>
          <w:tcPr>
            <w:tcW w:w="2743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054A50" w:rsidP="00A05EE7" w:rsidRDefault="00054A50" w14:paraId="5D05A1C1" w14:textId="77777777">
            <w:pPr>
              <w:pStyle w:val="ListParagraph"/>
              <w:numPr>
                <w:ilvl w:val="0"/>
                <w:numId w:val="248"/>
              </w:numPr>
            </w:pPr>
            <w:r>
              <w:rPr>
                <w:rFonts w:hint="cs"/>
                <w:cs/>
              </w:rPr>
              <w:t xml:space="preserve">เพิ่ม </w:t>
            </w:r>
            <w:r>
              <w:t xml:space="preserve">Category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Sub Category </w:t>
            </w:r>
            <w:r>
              <w:rPr>
                <w:rFonts w:hint="cs"/>
                <w:cs/>
              </w:rPr>
              <w:t xml:space="preserve">ของ </w:t>
            </w:r>
            <w:r>
              <w:t xml:space="preserve">PO ENH </w:t>
            </w:r>
            <w:r>
              <w:rPr>
                <w:rFonts w:hint="cs"/>
                <w:cs/>
              </w:rPr>
              <w:t xml:space="preserve">เฉพาะ </w:t>
            </w:r>
            <w:r>
              <w:t xml:space="preserve">Product Offering </w:t>
            </w:r>
            <w:r>
              <w:rPr>
                <w:rFonts w:hint="cs"/>
                <w:cs/>
              </w:rPr>
              <w:t xml:space="preserve">ที่ </w:t>
            </w:r>
            <w:r>
              <w:t>Application Channel</w:t>
            </w:r>
          </w:p>
          <w:p w:rsidR="00203A4F" w:rsidP="00A05EE7" w:rsidRDefault="00203A4F" w14:paraId="7EDD1AA5" w14:textId="77777777">
            <w:pPr>
              <w:pStyle w:val="ListParagraph"/>
              <w:numPr>
                <w:ilvl w:val="0"/>
                <w:numId w:val="248"/>
              </w:numPr>
            </w:pPr>
            <w:r>
              <w:rPr>
                <w:rFonts w:hint="cs"/>
                <w:cs/>
              </w:rPr>
              <w:t xml:space="preserve">ขยาย </w:t>
            </w:r>
            <w:r>
              <w:t xml:space="preserve">Field Channel Detail EN </w:t>
            </w:r>
            <w:r>
              <w:rPr>
                <w:rFonts w:cs="Angsana New"/>
                <w:cs/>
              </w:rPr>
              <w:t xml:space="preserve">/ </w:t>
            </w:r>
            <w:r>
              <w:t xml:space="preserve">TH </w:t>
            </w:r>
            <w:r>
              <w:rPr>
                <w:rFonts w:hint="cs"/>
                <w:cs/>
              </w:rPr>
              <w:t xml:space="preserve">ให้รองรับ </w:t>
            </w:r>
            <w:r>
              <w:t xml:space="preserve">4000 </w:t>
            </w:r>
            <w:r>
              <w:rPr>
                <w:rFonts w:hint="cs"/>
                <w:cs/>
              </w:rPr>
              <w:t xml:space="preserve">ตัวอักษรที่ </w:t>
            </w:r>
            <w:r>
              <w:t>Non Human Touch Point</w:t>
            </w:r>
          </w:p>
          <w:p w:rsidR="00D80899" w:rsidP="00A05EE7" w:rsidRDefault="00D80899" w14:paraId="30E160B0" w14:textId="7320B270">
            <w:pPr>
              <w:pStyle w:val="ListParagraph"/>
              <w:numPr>
                <w:ilvl w:val="0"/>
                <w:numId w:val="248"/>
              </w:numPr>
              <w:rPr>
                <w:cs/>
              </w:rPr>
            </w:pPr>
            <w:r>
              <w:rPr>
                <w:rFonts w:hint="cs"/>
                <w:cs/>
              </w:rPr>
              <w:t xml:space="preserve">เพิ่ม </w:t>
            </w:r>
            <w:r>
              <w:t xml:space="preserve">Logic Split PO </w:t>
            </w:r>
            <w:r>
              <w:rPr>
                <w:rFonts w:hint="cs"/>
                <w:cs/>
              </w:rPr>
              <w:t xml:space="preserve">ในเคส </w:t>
            </w:r>
            <w:r>
              <w:t xml:space="preserve">customer type </w:t>
            </w:r>
            <w:r>
              <w:rPr>
                <w:rFonts w:cs="Angsana New"/>
                <w:cs/>
              </w:rPr>
              <w:t>= “</w:t>
            </w:r>
            <w:r>
              <w:t>All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เมื่อเป็น </w:t>
            </w:r>
            <w:r>
              <w:t xml:space="preserve">ENH Prepaid </w:t>
            </w:r>
            <w:r>
              <w:rPr>
                <w:rFonts w:hint="cs"/>
                <w:cs/>
              </w:rPr>
              <w:t xml:space="preserve">ไม่ต้อง </w:t>
            </w:r>
            <w:r>
              <w:t xml:space="preserve">populate </w:t>
            </w:r>
            <w:r>
              <w:rPr>
                <w:rFonts w:hint="cs"/>
                <w:cs/>
              </w:rPr>
              <w:t xml:space="preserve">ค่า </w:t>
            </w:r>
            <w:r>
              <w:t>Revenue Code</w:t>
            </w:r>
          </w:p>
        </w:tc>
        <w:tc>
          <w:tcPr>
            <w:tcW w:w="751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054A50" w:rsidP="002C2490" w:rsidRDefault="00054A50" w14:paraId="51470026" w14:textId="56E3FCB0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1</w:t>
            </w:r>
            <w:r>
              <w:rPr>
                <w:rFonts w:cs="Angsana New"/>
                <w:cs/>
              </w:rPr>
              <w:t>.</w:t>
            </w:r>
            <w:r>
              <w:rPr>
                <w:rFonts w:cs="CordiaUPC"/>
              </w:rPr>
              <w:t>10</w:t>
            </w:r>
          </w:p>
        </w:tc>
      </w:tr>
      <w:tr w:rsidRPr="001624DE" w:rsidR="00991451" w:rsidTr="00F95259" w14:paraId="41CBFF3D" w14:textId="77777777">
        <w:trPr>
          <w:tblHeader/>
        </w:trPr>
        <w:tc>
          <w:tcPr>
            <w:tcW w:w="620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991451" w:rsidP="002C2490" w:rsidRDefault="00991451" w14:paraId="15DB328E" w14:textId="4A0BABF0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19</w:t>
            </w:r>
            <w:r>
              <w:rPr>
                <w:rFonts w:cs="Angsana New"/>
                <w:cs/>
              </w:rPr>
              <w:t>/</w:t>
            </w:r>
            <w:r>
              <w:rPr>
                <w:rFonts w:cs="CordiaUPC"/>
              </w:rPr>
              <w:t>10</w:t>
            </w:r>
            <w:r>
              <w:rPr>
                <w:rFonts w:cs="Angsana New"/>
                <w:cs/>
              </w:rPr>
              <w:t>/</w:t>
            </w:r>
            <w:r>
              <w:rPr>
                <w:rFonts w:cs="CordiaUPC"/>
              </w:rPr>
              <w:t>2020</w:t>
            </w:r>
          </w:p>
        </w:tc>
        <w:tc>
          <w:tcPr>
            <w:tcW w:w="886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991451" w:rsidP="002C2490" w:rsidRDefault="00991451" w14:paraId="152F23A4" w14:textId="3CCFFBCA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Nattawat</w:t>
            </w:r>
          </w:p>
        </w:tc>
        <w:tc>
          <w:tcPr>
            <w:tcW w:w="2743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4E2C5C" w:rsidP="00A05EE7" w:rsidRDefault="004E2C5C" w14:paraId="10E8233B" w14:textId="5E9EEC51">
            <w:pPr>
              <w:pStyle w:val="ListParagraph"/>
              <w:numPr>
                <w:ilvl w:val="0"/>
                <w:numId w:val="248"/>
              </w:numPr>
            </w:pPr>
            <w:r>
              <w:rPr>
                <w:rFonts w:hint="cs"/>
                <w:cs/>
              </w:rPr>
              <w:t xml:space="preserve">แก้ไข </w:t>
            </w:r>
            <w:r>
              <w:t xml:space="preserve">Unit </w:t>
            </w:r>
            <w:r>
              <w:rPr>
                <w:rFonts w:hint="cs"/>
                <w:cs/>
              </w:rPr>
              <w:t xml:space="preserve">ของ </w:t>
            </w:r>
            <w:r>
              <w:t xml:space="preserve">Value </w:t>
            </w:r>
            <w:r>
              <w:rPr>
                <w:rFonts w:hint="cs"/>
                <w:cs/>
              </w:rPr>
              <w:t xml:space="preserve">ใน </w:t>
            </w:r>
            <w:r>
              <w:t>Table</w:t>
            </w:r>
            <w:r w:rsidR="006F139B">
              <w:rPr>
                <w:rFonts w:cs="Angsana New"/>
                <w:cs/>
              </w:rPr>
              <w:t xml:space="preserve"> </w:t>
            </w:r>
            <w:r w:rsidR="006F139B">
              <w:rPr>
                <w:rFonts w:hint="cs"/>
                <w:cs/>
              </w:rPr>
              <w:t xml:space="preserve">บน </w:t>
            </w:r>
            <w:r w:rsidR="006F139B">
              <w:t xml:space="preserve">UI </w:t>
            </w:r>
            <w:r w:rsidR="006F139B">
              <w:rPr>
                <w:rFonts w:hint="cs"/>
                <w:cs/>
              </w:rPr>
              <w:t xml:space="preserve">จาก </w:t>
            </w:r>
            <w:r w:rsidR="006F139B">
              <w:rPr>
                <w:rFonts w:cs="Angsana New"/>
                <w:cs/>
              </w:rPr>
              <w:t>“</w:t>
            </w:r>
            <w:r w:rsidR="006F139B">
              <w:t>Days</w:t>
            </w:r>
            <w:r w:rsidR="006F139B">
              <w:rPr>
                <w:rFonts w:cs="Angsana New"/>
                <w:cs/>
              </w:rPr>
              <w:t xml:space="preserve">” </w:t>
            </w:r>
            <w:r w:rsidR="006F139B">
              <w:rPr>
                <w:rFonts w:hint="cs"/>
                <w:cs/>
              </w:rPr>
              <w:t xml:space="preserve">ให้เป็น </w:t>
            </w:r>
            <w:r w:rsidR="006F139B">
              <w:rPr>
                <w:rFonts w:cs="Angsana New"/>
                <w:cs/>
              </w:rPr>
              <w:t>“</w:t>
            </w:r>
            <w:r w:rsidR="006F139B">
              <w:t>Months</w:t>
            </w:r>
            <w:r w:rsidR="006F139B">
              <w:rPr>
                <w:rFonts w:cs="Angsana New"/>
                <w:cs/>
              </w:rPr>
              <w:t>”</w:t>
            </w:r>
          </w:p>
          <w:p w:rsidR="00A155A3" w:rsidP="00A05EE7" w:rsidRDefault="00A155A3" w14:paraId="422193CD" w14:textId="0AA9344A">
            <w:pPr>
              <w:pStyle w:val="ListParagraph"/>
              <w:numPr>
                <w:ilvl w:val="0"/>
                <w:numId w:val="248"/>
              </w:numPr>
            </w:pPr>
            <w:r>
              <w:rPr>
                <w:rFonts w:hint="cs"/>
                <w:cs/>
              </w:rPr>
              <w:t xml:space="preserve">เพิ่ม </w:t>
            </w:r>
            <w:r>
              <w:t>Field Bill Period</w:t>
            </w:r>
          </w:p>
          <w:p w:rsidR="000E65F4" w:rsidP="00A05EE7" w:rsidRDefault="000E65F4" w14:paraId="1847BF5F" w14:textId="7FE6132A">
            <w:pPr>
              <w:pStyle w:val="ListParagraph"/>
              <w:numPr>
                <w:ilvl w:val="0"/>
                <w:numId w:val="248"/>
              </w:numPr>
            </w:pPr>
            <w:r>
              <w:rPr>
                <w:rFonts w:hint="cs"/>
                <w:cs/>
              </w:rPr>
              <w:t xml:space="preserve">เพิ่ม </w:t>
            </w:r>
            <w:r>
              <w:t xml:space="preserve">Tab IVR </w:t>
            </w:r>
            <w:r>
              <w:rPr>
                <w:rFonts w:cs="Angsana New"/>
                <w:cs/>
              </w:rPr>
              <w:t>*</w:t>
            </w:r>
            <w:r>
              <w:t>777 &amp; Pre Booking</w:t>
            </w:r>
            <w:r>
              <w:rPr>
                <w:rFonts w:hint="cs"/>
                <w:cs/>
              </w:rPr>
              <w:t xml:space="preserve"> ของ </w:t>
            </w:r>
            <w:r>
              <w:t>ENH</w:t>
            </w:r>
          </w:p>
          <w:p w:rsidR="00DC0D44" w:rsidP="00A05EE7" w:rsidRDefault="00DC0D44" w14:paraId="5B28A652" w14:textId="03F13CE0">
            <w:pPr>
              <w:pStyle w:val="ListParagraph"/>
              <w:numPr>
                <w:ilvl w:val="0"/>
                <w:numId w:val="248"/>
              </w:numPr>
            </w:pPr>
            <w:r>
              <w:rPr>
                <w:rFonts w:hint="cs"/>
                <w:cs/>
              </w:rPr>
              <w:t xml:space="preserve">เพิ่ม </w:t>
            </w:r>
            <w:r>
              <w:t xml:space="preserve">Field Service Group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Billing Priority </w:t>
            </w:r>
            <w:r>
              <w:rPr>
                <w:rFonts w:hint="cs"/>
                <w:cs/>
              </w:rPr>
              <w:t xml:space="preserve">รวมทั้ง </w:t>
            </w:r>
            <w:r>
              <w:t xml:space="preserve">Logic </w:t>
            </w:r>
            <w:r>
              <w:rPr>
                <w:rFonts w:hint="cs"/>
                <w:cs/>
              </w:rPr>
              <w:t xml:space="preserve">ในการ </w:t>
            </w:r>
            <w:r>
              <w:t>Default</w:t>
            </w:r>
            <w:r>
              <w:rPr>
                <w:rFonts w:hint="cs"/>
                <w:cs/>
              </w:rPr>
              <w:t xml:space="preserve"> ค่าทั้ง </w:t>
            </w:r>
            <w:r>
              <w:t xml:space="preserve">2 </w:t>
            </w:r>
            <w:r>
              <w:rPr>
                <w:rFonts w:cs="Angsana New"/>
                <w:cs/>
              </w:rPr>
              <w:t>ต</w:t>
            </w:r>
            <w:r>
              <w:rPr>
                <w:rFonts w:hint="cs"/>
                <w:cs/>
              </w:rPr>
              <w:t xml:space="preserve">อน </w:t>
            </w:r>
            <w:r>
              <w:t xml:space="preserve">MKT </w:t>
            </w:r>
            <w:r>
              <w:rPr>
                <w:rFonts w:hint="cs"/>
                <w:cs/>
              </w:rPr>
              <w:t xml:space="preserve">มา </w:t>
            </w:r>
            <w:r>
              <w:t>ENH</w:t>
            </w:r>
          </w:p>
          <w:p w:rsidR="00991451" w:rsidP="00A05EE7" w:rsidRDefault="00991451" w14:paraId="28699862" w14:textId="7C70DD56">
            <w:pPr>
              <w:pStyle w:val="ListParagraph"/>
              <w:numPr>
                <w:ilvl w:val="0"/>
                <w:numId w:val="248"/>
              </w:numPr>
            </w:pPr>
            <w:r>
              <w:rPr>
                <w:rFonts w:hint="cs"/>
                <w:cs/>
              </w:rPr>
              <w:t xml:space="preserve">เพิ่ม </w:t>
            </w:r>
            <w:r>
              <w:t xml:space="preserve">Field Deduct Type </w:t>
            </w:r>
            <w:r>
              <w:rPr>
                <w:rFonts w:hint="cs"/>
                <w:cs/>
              </w:rPr>
              <w:t xml:space="preserve">ที่ </w:t>
            </w:r>
            <w:r>
              <w:t xml:space="preserve">Voice Rate </w:t>
            </w:r>
            <w:r>
              <w:rPr>
                <w:rFonts w:hint="cs"/>
                <w:cs/>
              </w:rPr>
              <w:t>รองรับ</w:t>
            </w:r>
            <w:r>
              <w:t xml:space="preserve"> Pre</w:t>
            </w:r>
            <w:r>
              <w:rPr>
                <w:rFonts w:cs="Angsana New"/>
                <w:cs/>
              </w:rPr>
              <w:t>-</w:t>
            </w:r>
            <w:r>
              <w:t xml:space="preserve">paid </w:t>
            </w:r>
            <w:r>
              <w:rPr>
                <w:rFonts w:hint="cs"/>
                <w:cs/>
              </w:rPr>
              <w:t xml:space="preserve">เคสตัดเงินสำเร็จและตัดเงินไม่สำเร็จใช้คนละ </w:t>
            </w:r>
            <w:r>
              <w:t>Rate</w:t>
            </w:r>
          </w:p>
          <w:p w:rsidR="00991451" w:rsidP="00991451" w:rsidRDefault="00991451" w14:paraId="5E00DD40" w14:textId="77777777">
            <w:pPr>
              <w:pStyle w:val="ListParagraph"/>
              <w:numPr>
                <w:ilvl w:val="0"/>
                <w:numId w:val="248"/>
              </w:numPr>
            </w:pPr>
            <w:r>
              <w:rPr>
                <w:rFonts w:hint="cs"/>
                <w:cs/>
              </w:rPr>
              <w:t xml:space="preserve">เพิ่ม </w:t>
            </w:r>
            <w:r>
              <w:t xml:space="preserve">Field Exceed Follow By Main Promotion </w:t>
            </w:r>
            <w:r>
              <w:rPr>
                <w:rFonts w:hint="cs"/>
                <w:cs/>
              </w:rPr>
              <w:t xml:space="preserve">ที่ </w:t>
            </w:r>
            <w:r>
              <w:t xml:space="preserve">Voice Rate </w:t>
            </w:r>
            <w:r>
              <w:rPr>
                <w:rFonts w:hint="cs"/>
                <w:cs/>
              </w:rPr>
              <w:t>รองรับ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 xml:space="preserve">paid </w:t>
            </w:r>
            <w:r>
              <w:rPr>
                <w:rFonts w:hint="cs"/>
                <w:cs/>
              </w:rPr>
              <w:t>เคส</w:t>
            </w:r>
            <w:r>
              <w:t xml:space="preserve"> Ontop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โทรฟรี </w:t>
            </w:r>
            <w:r>
              <w:t xml:space="preserve">60 </w:t>
            </w:r>
            <w:r>
              <w:rPr>
                <w:rFonts w:hint="cs"/>
                <w:cs/>
              </w:rPr>
              <w:t>นาทีแรก ส่วนเกินคิดตาม โปรโมชั่นหลัก</w:t>
            </w:r>
          </w:p>
          <w:p w:rsidR="00674F47" w:rsidP="00991451" w:rsidRDefault="00674F47" w14:paraId="43D9AD54" w14:textId="77777777">
            <w:pPr>
              <w:pStyle w:val="ListParagraph"/>
              <w:numPr>
                <w:ilvl w:val="0"/>
                <w:numId w:val="248"/>
              </w:numPr>
            </w:pPr>
            <w:r>
              <w:rPr>
                <w:rFonts w:hint="cs"/>
                <w:cs/>
              </w:rPr>
              <w:t xml:space="preserve">แก้ไข </w:t>
            </w:r>
            <w:r>
              <w:t xml:space="preserve">Logic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Validate </w:t>
            </w:r>
            <w:r>
              <w:rPr>
                <w:rFonts w:hint="cs"/>
                <w:cs/>
              </w:rPr>
              <w:t xml:space="preserve">ข้อมูลใน </w:t>
            </w:r>
            <w:r>
              <w:t>SMS Wording</w:t>
            </w:r>
          </w:p>
          <w:p w:rsidR="00674F47" w:rsidP="00674F47" w:rsidRDefault="00674F47" w14:paraId="69101298" w14:textId="77777777">
            <w:pPr>
              <w:pStyle w:val="ListParagraph"/>
              <w:numPr>
                <w:ilvl w:val="1"/>
                <w:numId w:val="248"/>
              </w:numPr>
            </w:pPr>
            <w:r>
              <w:t>Marketing Name</w:t>
            </w:r>
          </w:p>
          <w:p w:rsidR="00674F47" w:rsidP="00674F47" w:rsidRDefault="00674F47" w14:paraId="06B682ED" w14:textId="77777777">
            <w:pPr>
              <w:pStyle w:val="ListParagraph"/>
              <w:numPr>
                <w:ilvl w:val="1"/>
                <w:numId w:val="248"/>
              </w:numPr>
            </w:pPr>
            <w:r>
              <w:t>SMS Greeting</w:t>
            </w:r>
          </w:p>
          <w:p w:rsidR="00674F47" w:rsidP="00FF77EE" w:rsidRDefault="00674F47" w14:paraId="4C771671" w14:textId="7213A588">
            <w:pPr>
              <w:pStyle w:val="ListParagraph"/>
              <w:numPr>
                <w:ilvl w:val="1"/>
                <w:numId w:val="248"/>
              </w:numPr>
              <w:rPr>
                <w:cs/>
              </w:rPr>
            </w:pPr>
            <w:r>
              <w:t>SMS Delete</w:t>
            </w:r>
          </w:p>
        </w:tc>
        <w:tc>
          <w:tcPr>
            <w:tcW w:w="751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991451" w:rsidP="002C2490" w:rsidRDefault="00991451" w14:paraId="0FA4D6AA" w14:textId="06C40111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1</w:t>
            </w:r>
            <w:r>
              <w:rPr>
                <w:rFonts w:cs="Angsana New"/>
                <w:cs/>
              </w:rPr>
              <w:t>.</w:t>
            </w:r>
            <w:r>
              <w:rPr>
                <w:rFonts w:cs="CordiaUPC"/>
              </w:rPr>
              <w:t>11</w:t>
            </w:r>
          </w:p>
        </w:tc>
      </w:tr>
      <w:tr w:rsidRPr="001624DE" w:rsidR="00253954" w:rsidTr="00F95259" w14:paraId="44754610" w14:textId="77777777">
        <w:trPr>
          <w:tblHeader/>
        </w:trPr>
        <w:tc>
          <w:tcPr>
            <w:tcW w:w="620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253954" w:rsidP="00253954" w:rsidRDefault="00253954" w14:paraId="418D8939" w14:textId="050F1343">
            <w:pPr>
              <w:pStyle w:val="TableBody"/>
              <w:rPr>
                <w:rFonts w:cs="CordiaUPC"/>
              </w:rPr>
            </w:pPr>
            <w:r>
              <w:rPr>
                <w:rFonts w:hint="cs" w:cs="CordiaUPC"/>
                <w:cs/>
              </w:rPr>
              <w:t>23</w:t>
            </w:r>
            <w:r>
              <w:rPr>
                <w:rFonts w:hint="cs" w:cs="Angsana New"/>
                <w:cs/>
              </w:rPr>
              <w:t>/</w:t>
            </w:r>
            <w:r>
              <w:rPr>
                <w:rFonts w:cs="CordiaUPC"/>
              </w:rPr>
              <w:t>10</w:t>
            </w:r>
            <w:r>
              <w:rPr>
                <w:rFonts w:cs="Angsana New"/>
                <w:cs/>
              </w:rPr>
              <w:t>/</w:t>
            </w:r>
            <w:r>
              <w:rPr>
                <w:rFonts w:cs="CordiaUPC"/>
              </w:rPr>
              <w:t>2020</w:t>
            </w:r>
          </w:p>
        </w:tc>
        <w:tc>
          <w:tcPr>
            <w:tcW w:w="886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253954" w:rsidP="00253954" w:rsidRDefault="00253954" w14:paraId="6DD62798" w14:textId="3C9D6D28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Nattawat</w:t>
            </w:r>
          </w:p>
        </w:tc>
        <w:tc>
          <w:tcPr>
            <w:tcW w:w="2743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253954" w:rsidP="00253954" w:rsidRDefault="00253954" w14:paraId="40C19B12" w14:textId="77777777">
            <w:pPr>
              <w:pStyle w:val="ListParagraph"/>
              <w:numPr>
                <w:ilvl w:val="0"/>
                <w:numId w:val="248"/>
              </w:numPr>
            </w:pPr>
            <w:r>
              <w:rPr>
                <w:rFonts w:hint="cs"/>
                <w:cs/>
              </w:rPr>
              <w:t>เพิ่ม</w:t>
            </w:r>
            <w:r>
              <w:t xml:space="preserve"> Validate Require Field </w:t>
            </w:r>
            <w:r>
              <w:rPr>
                <w:rFonts w:hint="cs"/>
                <w:cs/>
              </w:rPr>
              <w:t xml:space="preserve">ที่ </w:t>
            </w:r>
            <w:r>
              <w:t>Discount</w:t>
            </w:r>
          </w:p>
          <w:p w:rsidR="00253954" w:rsidP="00253954" w:rsidRDefault="00253954" w14:paraId="71BDFDFE" w14:textId="77777777">
            <w:pPr>
              <w:pStyle w:val="ListParagraph"/>
              <w:numPr>
                <w:ilvl w:val="1"/>
                <w:numId w:val="248"/>
              </w:numPr>
            </w:pPr>
            <w:r>
              <w:t>Product</w:t>
            </w:r>
          </w:p>
          <w:p w:rsidR="00253954" w:rsidP="00253954" w:rsidRDefault="00253954" w14:paraId="3A914016" w14:textId="77777777">
            <w:pPr>
              <w:pStyle w:val="ListParagraph"/>
              <w:numPr>
                <w:ilvl w:val="1"/>
                <w:numId w:val="248"/>
              </w:numPr>
            </w:pPr>
            <w:r>
              <w:t>Condition</w:t>
            </w:r>
          </w:p>
          <w:p w:rsidR="00253954" w:rsidP="00253954" w:rsidRDefault="00253954" w14:paraId="1E320B7E" w14:textId="77777777">
            <w:pPr>
              <w:pStyle w:val="ListParagraph"/>
              <w:numPr>
                <w:ilvl w:val="1"/>
                <w:numId w:val="248"/>
              </w:numPr>
            </w:pPr>
            <w:r>
              <w:t>Revenue Code</w:t>
            </w:r>
          </w:p>
          <w:p w:rsidR="007C7305" w:rsidP="007C7305" w:rsidRDefault="007C7305" w14:paraId="5D6FD92A" w14:textId="7921281C">
            <w:pPr>
              <w:pStyle w:val="ListParagraph"/>
              <w:numPr>
                <w:ilvl w:val="0"/>
                <w:numId w:val="248"/>
              </w:numPr>
            </w:pPr>
            <w:r>
              <w:rPr>
                <w:rFonts w:hint="cs"/>
                <w:cs/>
              </w:rPr>
              <w:t xml:space="preserve">เพิ่ม </w:t>
            </w:r>
            <w:r>
              <w:t xml:space="preserve">Field Recurring Fee Item </w:t>
            </w:r>
            <w:r>
              <w:rPr>
                <w:rFonts w:hint="cs"/>
                <w:cs/>
              </w:rPr>
              <w:t xml:space="preserve">ที่ </w:t>
            </w:r>
            <w:r>
              <w:t>ENH</w:t>
            </w:r>
          </w:p>
          <w:p w:rsidR="00B51EF5" w:rsidRDefault="00B51EF5" w14:paraId="080CB821" w14:textId="42AC6A25">
            <w:pPr>
              <w:pStyle w:val="ListParagraph"/>
              <w:numPr>
                <w:ilvl w:val="0"/>
                <w:numId w:val="248"/>
              </w:numPr>
            </w:pPr>
            <w:r>
              <w:rPr>
                <w:rFonts w:hint="cs"/>
                <w:cs/>
              </w:rPr>
              <w:t xml:space="preserve">แก้ไขเงื่อนไข </w:t>
            </w:r>
            <w:r>
              <w:t xml:space="preserve">LOV </w:t>
            </w:r>
            <w:r>
              <w:rPr>
                <w:rFonts w:hint="cs"/>
                <w:cs/>
              </w:rPr>
              <w:t xml:space="preserve">ของ </w:t>
            </w:r>
            <w:r>
              <w:t xml:space="preserve">Category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Sub Category </w:t>
            </w:r>
            <w:r>
              <w:rPr>
                <w:rFonts w:hint="cs"/>
                <w:cs/>
              </w:rPr>
              <w:t xml:space="preserve">ของ </w:t>
            </w:r>
            <w:r>
              <w:t xml:space="preserve">PO ENH </w:t>
            </w:r>
            <w:r>
              <w:rPr>
                <w:rFonts w:hint="cs"/>
                <w:cs/>
              </w:rPr>
              <w:t xml:space="preserve">เฉพาะ </w:t>
            </w:r>
            <w:r>
              <w:t xml:space="preserve">Product Offering </w:t>
            </w:r>
            <w:r>
              <w:rPr>
                <w:rFonts w:hint="cs"/>
                <w:cs/>
              </w:rPr>
              <w:t xml:space="preserve">ที่ </w:t>
            </w:r>
            <w:r>
              <w:t>Application Channel</w:t>
            </w:r>
          </w:p>
          <w:p w:rsidR="007C7305" w:rsidP="007C7305" w:rsidRDefault="007C7305" w14:paraId="03437A96" w14:textId="77777777">
            <w:pPr>
              <w:pStyle w:val="ListParagraph"/>
              <w:numPr>
                <w:ilvl w:val="0"/>
                <w:numId w:val="248"/>
              </w:numPr>
            </w:pPr>
            <w:r>
              <w:rPr>
                <w:rFonts w:hint="cs"/>
                <w:cs/>
              </w:rPr>
              <w:t xml:space="preserve">เพิ่ม </w:t>
            </w:r>
            <w:r>
              <w:t>SMS Event</w:t>
            </w:r>
          </w:p>
          <w:p w:rsidR="006E6A5C" w:rsidP="006E6A5C" w:rsidRDefault="006E6A5C" w14:paraId="24A8D25F" w14:textId="77777777">
            <w:pPr>
              <w:pStyle w:val="ListParagraph"/>
              <w:numPr>
                <w:ilvl w:val="1"/>
                <w:numId w:val="248"/>
              </w:numPr>
            </w:pPr>
            <w:r>
              <w:t>Last Internet</w:t>
            </w:r>
          </w:p>
          <w:p w:rsidR="006E6A5C" w:rsidRDefault="006E6A5C" w14:paraId="7CC3A46A" w14:textId="77777777">
            <w:pPr>
              <w:pStyle w:val="ListParagraph"/>
              <w:numPr>
                <w:ilvl w:val="1"/>
                <w:numId w:val="248"/>
              </w:numPr>
            </w:pPr>
            <w:r>
              <w:t>Last Voice</w:t>
            </w:r>
          </w:p>
          <w:p w:rsidR="007C0653" w:rsidRDefault="007C0653" w14:paraId="6A863A26" w14:textId="77777777">
            <w:pPr>
              <w:pStyle w:val="ListParagraph"/>
              <w:numPr>
                <w:ilvl w:val="1"/>
                <w:numId w:val="248"/>
              </w:numPr>
            </w:pPr>
            <w:r w:rsidRPr="007C0653">
              <w:t>Recurring Fee Deduct Success Alert</w:t>
            </w:r>
          </w:p>
          <w:p w:rsidR="007C0653" w:rsidRDefault="007C0653" w14:paraId="0195AFAE" w14:textId="77777777">
            <w:pPr>
              <w:pStyle w:val="ListParagraph"/>
              <w:numPr>
                <w:ilvl w:val="1"/>
                <w:numId w:val="248"/>
              </w:numPr>
            </w:pPr>
            <w:r w:rsidRPr="007C0653">
              <w:t>Recurring Fee Deduct Fail Alert</w:t>
            </w:r>
          </w:p>
          <w:p w:rsidR="007C0653" w:rsidRDefault="007C0653" w14:paraId="5BF8F084" w14:textId="77777777">
            <w:pPr>
              <w:pStyle w:val="ListParagraph"/>
              <w:numPr>
                <w:ilvl w:val="1"/>
                <w:numId w:val="248"/>
              </w:numPr>
            </w:pPr>
            <w:r w:rsidRPr="007C0653">
              <w:t>Before Promotion Expired Alert</w:t>
            </w:r>
          </w:p>
          <w:p w:rsidR="007C0653" w:rsidP="00F116BD" w:rsidRDefault="007C0653" w14:paraId="4BB9F4E5" w14:textId="7A2FAD7D">
            <w:pPr>
              <w:pStyle w:val="ListParagraph"/>
              <w:numPr>
                <w:ilvl w:val="1"/>
                <w:numId w:val="248"/>
              </w:numPr>
              <w:rPr>
                <w:cs/>
              </w:rPr>
            </w:pPr>
            <w:r w:rsidRPr="007C0653">
              <w:t>Promotion Expired Alert</w:t>
            </w:r>
          </w:p>
        </w:tc>
        <w:tc>
          <w:tcPr>
            <w:tcW w:w="751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253954" w:rsidP="00253954" w:rsidRDefault="00253954" w14:paraId="37F4C6A4" w14:textId="05BC39E5">
            <w:pPr>
              <w:pStyle w:val="TableBody"/>
              <w:rPr>
                <w:rFonts w:cs="CordiaUPC"/>
              </w:rPr>
            </w:pPr>
            <w:r>
              <w:rPr>
                <w:rFonts w:hint="cs" w:cs="CordiaUPC"/>
                <w:cs/>
              </w:rPr>
              <w:t>1</w:t>
            </w:r>
            <w:r>
              <w:rPr>
                <w:rFonts w:hint="cs" w:cs="Angsana New"/>
                <w:cs/>
              </w:rPr>
              <w:t>.</w:t>
            </w:r>
            <w:r>
              <w:rPr>
                <w:rFonts w:hint="cs" w:cs="CordiaUPC"/>
                <w:cs/>
              </w:rPr>
              <w:t>12</w:t>
            </w:r>
          </w:p>
        </w:tc>
      </w:tr>
      <w:tr w:rsidRPr="001624DE" w:rsidR="0058431A" w:rsidTr="00F95259" w14:paraId="41DACB8C" w14:textId="77777777">
        <w:trPr>
          <w:tblHeader/>
        </w:trPr>
        <w:tc>
          <w:tcPr>
            <w:tcW w:w="620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58431A" w:rsidP="00253954" w:rsidRDefault="0058431A" w14:paraId="5FEF2CE3" w14:textId="01BF9E58">
            <w:pPr>
              <w:pStyle w:val="TableBody"/>
              <w:rPr>
                <w:rFonts w:cs="CordiaUPC"/>
                <w:cs/>
              </w:rPr>
            </w:pPr>
            <w:r>
              <w:rPr>
                <w:rFonts w:cs="CordiaUPC"/>
              </w:rPr>
              <w:t>28</w:t>
            </w:r>
            <w:r>
              <w:rPr>
                <w:rFonts w:cs="Angsana New"/>
                <w:cs/>
              </w:rPr>
              <w:t>/</w:t>
            </w:r>
            <w:r>
              <w:rPr>
                <w:rFonts w:cs="CordiaUPC"/>
              </w:rPr>
              <w:t>10</w:t>
            </w:r>
            <w:r>
              <w:rPr>
                <w:rFonts w:cs="Angsana New"/>
                <w:cs/>
              </w:rPr>
              <w:t>/</w:t>
            </w:r>
            <w:r>
              <w:rPr>
                <w:rFonts w:cs="CordiaUPC"/>
              </w:rPr>
              <w:t>2020</w:t>
            </w:r>
          </w:p>
        </w:tc>
        <w:tc>
          <w:tcPr>
            <w:tcW w:w="886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58431A" w:rsidP="00253954" w:rsidRDefault="0058431A" w14:paraId="7599F0A1" w14:textId="2F2A3956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Nattawat</w:t>
            </w:r>
          </w:p>
        </w:tc>
        <w:tc>
          <w:tcPr>
            <w:tcW w:w="2743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58431A" w:rsidP="00253954" w:rsidRDefault="0058431A" w14:paraId="17D93F1A" w14:textId="77777777">
            <w:pPr>
              <w:pStyle w:val="ListParagraph"/>
              <w:numPr>
                <w:ilvl w:val="0"/>
                <w:numId w:val="248"/>
              </w:numPr>
            </w:pPr>
            <w:r>
              <w:rPr>
                <w:rFonts w:hint="cs"/>
                <w:cs/>
              </w:rPr>
              <w:t>เพิ่มเงื่อนไขในการดึงข้อมูล</w:t>
            </w:r>
            <w:r>
              <w:t xml:space="preserve"> LOV</w:t>
            </w:r>
            <w:r>
              <w:rPr>
                <w:rFonts w:hint="cs"/>
                <w:cs/>
              </w:rPr>
              <w:t xml:space="preserve"> </w:t>
            </w:r>
            <w:r>
              <w:t>poRelationType</w:t>
            </w:r>
            <w:r>
              <w:rPr>
                <w:rFonts w:hint="cs"/>
                <w:cs/>
              </w:rPr>
              <w:t xml:space="preserve"> ของ </w:t>
            </w:r>
            <w:r>
              <w:t xml:space="preserve">PO Relation VDO </w:t>
            </w:r>
            <w:r>
              <w:rPr>
                <w:rFonts w:hint="cs"/>
                <w:cs/>
              </w:rPr>
              <w:t xml:space="preserve">ให้รองรับเคส </w:t>
            </w:r>
            <w:r>
              <w:t xml:space="preserve">PDL </w:t>
            </w:r>
            <w:r>
              <w:rPr>
                <w:rFonts w:cs="Angsana New"/>
                <w:cs/>
              </w:rPr>
              <w:t>-</w:t>
            </w:r>
            <w:r>
              <w:t>&gt; ENH</w:t>
            </w:r>
          </w:p>
          <w:p w:rsidR="0058431A" w:rsidP="00253954" w:rsidRDefault="0058431A" w14:paraId="2DB14D78" w14:textId="280EA211">
            <w:pPr>
              <w:pStyle w:val="ListParagraph"/>
              <w:numPr>
                <w:ilvl w:val="0"/>
                <w:numId w:val="248"/>
              </w:numPr>
              <w:rPr>
                <w:cs/>
              </w:rPr>
            </w:pPr>
            <w:r>
              <w:rPr>
                <w:rFonts w:hint="cs"/>
                <w:cs/>
              </w:rPr>
              <w:t xml:space="preserve">แก้ไข </w:t>
            </w:r>
            <w:r>
              <w:t xml:space="preserve">UI </w:t>
            </w:r>
            <w:r>
              <w:rPr>
                <w:rFonts w:hint="cs"/>
                <w:cs/>
              </w:rPr>
              <w:t xml:space="preserve">ของ </w:t>
            </w:r>
            <w:r>
              <w:t xml:space="preserve">Platform </w:t>
            </w:r>
            <w:r>
              <w:rPr>
                <w:rFonts w:hint="cs"/>
                <w:cs/>
              </w:rPr>
              <w:t xml:space="preserve">ให้เป็น </w:t>
            </w:r>
            <w:r>
              <w:t xml:space="preserve">Drop Down List </w:t>
            </w:r>
            <w:r>
              <w:rPr>
                <w:rFonts w:hint="cs"/>
                <w:cs/>
              </w:rPr>
              <w:t xml:space="preserve">ใน </w:t>
            </w:r>
            <w:r>
              <w:t xml:space="preserve">Content VDO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logic </w:t>
            </w:r>
            <w:r>
              <w:rPr>
                <w:rFonts w:hint="cs"/>
                <w:cs/>
              </w:rPr>
              <w:t xml:space="preserve">ในการ </w:t>
            </w:r>
            <w:r>
              <w:t>Default</w:t>
            </w:r>
          </w:p>
        </w:tc>
        <w:tc>
          <w:tcPr>
            <w:tcW w:w="751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58431A" w:rsidP="00253954" w:rsidRDefault="00326003" w14:paraId="05F5CD8A" w14:textId="511223C6">
            <w:pPr>
              <w:pStyle w:val="TableBody"/>
              <w:rPr>
                <w:rFonts w:cs="CordiaUPC"/>
                <w:cs/>
              </w:rPr>
            </w:pPr>
            <w:r>
              <w:rPr>
                <w:rFonts w:cs="CordiaUPC"/>
              </w:rPr>
              <w:t>V</w:t>
            </w:r>
            <w:r>
              <w:rPr>
                <w:rFonts w:cs="Angsana New"/>
                <w:cs/>
              </w:rPr>
              <w:t>.</w:t>
            </w:r>
            <w:r>
              <w:rPr>
                <w:rFonts w:cs="CordiaUPC"/>
              </w:rPr>
              <w:t>1</w:t>
            </w:r>
            <w:r>
              <w:rPr>
                <w:rFonts w:cs="Angsana New"/>
                <w:cs/>
              </w:rPr>
              <w:t>.</w:t>
            </w:r>
            <w:r>
              <w:rPr>
                <w:rFonts w:cs="CordiaUPC"/>
              </w:rPr>
              <w:t>13</w:t>
            </w:r>
          </w:p>
        </w:tc>
      </w:tr>
      <w:tr w:rsidRPr="001624DE" w:rsidR="00CE6533" w:rsidTr="00F95259" w14:paraId="6670BABB" w14:textId="77777777">
        <w:trPr>
          <w:tblHeader/>
        </w:trPr>
        <w:tc>
          <w:tcPr>
            <w:tcW w:w="620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CE6533" w:rsidP="00253954" w:rsidRDefault="00CE6533" w14:paraId="32960F4E" w14:textId="56C6425A">
            <w:pPr>
              <w:pStyle w:val="TableBody"/>
              <w:rPr>
                <w:rFonts w:cs="CordiaUPC"/>
              </w:rPr>
            </w:pPr>
            <w:r>
              <w:rPr>
                <w:rFonts w:hint="cs" w:cs="CordiaUPC"/>
                <w:cs/>
              </w:rPr>
              <w:t>0</w:t>
            </w:r>
            <w:r w:rsidR="00247590">
              <w:rPr>
                <w:rFonts w:hint="cs" w:cs="CordiaUPC"/>
                <w:cs/>
              </w:rPr>
              <w:t>5</w:t>
            </w:r>
            <w:r>
              <w:rPr>
                <w:rFonts w:hint="cs" w:cs="Angsana New"/>
                <w:cs/>
              </w:rPr>
              <w:t>/</w:t>
            </w:r>
            <w:r>
              <w:rPr>
                <w:rFonts w:hint="cs" w:cs="CordiaUPC"/>
                <w:cs/>
              </w:rPr>
              <w:t>11</w:t>
            </w:r>
            <w:r>
              <w:rPr>
                <w:rFonts w:hint="cs" w:cs="Angsana New"/>
                <w:cs/>
              </w:rPr>
              <w:t>/</w:t>
            </w:r>
            <w:r>
              <w:rPr>
                <w:rFonts w:hint="cs" w:cs="CordiaUPC"/>
                <w:cs/>
              </w:rPr>
              <w:t>2020</w:t>
            </w:r>
          </w:p>
        </w:tc>
        <w:tc>
          <w:tcPr>
            <w:tcW w:w="886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CE6533" w:rsidP="00253954" w:rsidRDefault="00CE6533" w14:paraId="41D5F934" w14:textId="6F41B00D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Nattawat</w:t>
            </w:r>
          </w:p>
        </w:tc>
        <w:tc>
          <w:tcPr>
            <w:tcW w:w="2743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CE6533" w:rsidP="00253954" w:rsidRDefault="000B5129" w14:paraId="0D572B46" w14:textId="77777777">
            <w:pPr>
              <w:pStyle w:val="ListParagraph"/>
              <w:numPr>
                <w:ilvl w:val="0"/>
                <w:numId w:val="248"/>
              </w:numPr>
            </w:pPr>
            <w:r>
              <w:rPr>
                <w:rFonts w:hint="cs"/>
                <w:cs/>
              </w:rPr>
              <w:t xml:space="preserve">แก้ไข </w:t>
            </w:r>
            <w:r>
              <w:t xml:space="preserve">Logic </w:t>
            </w:r>
            <w:r>
              <w:rPr>
                <w:rFonts w:hint="cs"/>
                <w:cs/>
              </w:rPr>
              <w:t xml:space="preserve">ของ </w:t>
            </w:r>
            <w:r>
              <w:t xml:space="preserve">PO Cash Back </w:t>
            </w:r>
            <w:r>
              <w:rPr>
                <w:rFonts w:hint="cs"/>
                <w:cs/>
              </w:rPr>
              <w:t xml:space="preserve">ในการ </w:t>
            </w:r>
            <w:r>
              <w:t>Validate Discount Name</w:t>
            </w:r>
          </w:p>
          <w:p w:rsidR="00BE17AA" w:rsidP="00253954" w:rsidRDefault="00BE17AA" w14:paraId="3B109BBE" w14:textId="77777777">
            <w:pPr>
              <w:pStyle w:val="ListParagraph"/>
              <w:numPr>
                <w:ilvl w:val="0"/>
                <w:numId w:val="248"/>
              </w:numPr>
            </w:pPr>
            <w:r>
              <w:rPr>
                <w:rFonts w:hint="cs"/>
                <w:cs/>
              </w:rPr>
              <w:t xml:space="preserve">เพิ่ม </w:t>
            </w:r>
            <w:r>
              <w:t xml:space="preserve">Cash Back Plan </w:t>
            </w:r>
            <w:r>
              <w:rPr>
                <w:rFonts w:hint="cs"/>
                <w:cs/>
              </w:rPr>
              <w:t>ในตารางสรุป</w:t>
            </w:r>
          </w:p>
          <w:p w:rsidR="00660178" w:rsidP="00253954" w:rsidRDefault="00660178" w14:paraId="59CD68D9" w14:textId="77777777">
            <w:pPr>
              <w:pStyle w:val="ListParagraph"/>
              <w:numPr>
                <w:ilvl w:val="0"/>
                <w:numId w:val="248"/>
              </w:numPr>
            </w:pPr>
            <w:r>
              <w:rPr>
                <w:rFonts w:hint="cs"/>
                <w:cs/>
              </w:rPr>
              <w:t xml:space="preserve">เมื่อ </w:t>
            </w:r>
            <w:r>
              <w:t xml:space="preserve">Create Category </w:t>
            </w:r>
            <w:r>
              <w:rPr>
                <w:rFonts w:cs="Angsana New"/>
                <w:cs/>
              </w:rPr>
              <w:t xml:space="preserve">/ </w:t>
            </w:r>
            <w:r>
              <w:t xml:space="preserve">SubCategory </w:t>
            </w:r>
            <w:r>
              <w:rPr>
                <w:rFonts w:hint="cs"/>
                <w:cs/>
              </w:rPr>
              <w:t xml:space="preserve">ให้ </w:t>
            </w:r>
            <w:r>
              <w:t xml:space="preserve">Default </w:t>
            </w:r>
            <w:r>
              <w:rPr>
                <w:rFonts w:hint="cs"/>
                <w:cs/>
              </w:rPr>
              <w:t xml:space="preserve">ลง </w:t>
            </w:r>
            <w:r>
              <w:t xml:space="preserve">Drop Down List </w:t>
            </w:r>
            <w:r>
              <w:rPr>
                <w:rFonts w:hint="cs"/>
                <w:cs/>
              </w:rPr>
              <w:t xml:space="preserve">ที่ </w:t>
            </w:r>
            <w:r>
              <w:t xml:space="preserve">Application Channel </w:t>
            </w:r>
            <w:r>
              <w:rPr>
                <w:rFonts w:hint="cs"/>
                <w:cs/>
              </w:rPr>
              <w:t xml:space="preserve">ของ </w:t>
            </w:r>
            <w:r>
              <w:t>ENH</w:t>
            </w:r>
          </w:p>
          <w:p w:rsidR="00A93FA6" w:rsidP="00253954" w:rsidRDefault="00A40A27" w14:paraId="0AA89E7B" w14:textId="457E72E5">
            <w:pPr>
              <w:pStyle w:val="ListParagraph"/>
              <w:numPr>
                <w:ilvl w:val="0"/>
                <w:numId w:val="248"/>
              </w:numPr>
            </w:pPr>
            <w:r>
              <w:t xml:space="preserve">Default Max Roll Over </w:t>
            </w:r>
            <w:r>
              <w:rPr>
                <w:rFonts w:hint="cs"/>
                <w:cs/>
              </w:rPr>
              <w:t xml:space="preserve">ของ </w:t>
            </w:r>
            <w:r>
              <w:t>Internet</w:t>
            </w:r>
          </w:p>
          <w:p w:rsidR="00520D4D" w:rsidP="00253954" w:rsidRDefault="00520D4D" w14:paraId="1F0A8C91" w14:textId="514F2ED2">
            <w:pPr>
              <w:pStyle w:val="ListParagraph"/>
              <w:numPr>
                <w:ilvl w:val="0"/>
                <w:numId w:val="248"/>
              </w:numPr>
            </w:pPr>
            <w:r>
              <w:rPr>
                <w:rFonts w:hint="cs"/>
                <w:cs/>
              </w:rPr>
              <w:t xml:space="preserve">เพิ่ม </w:t>
            </w:r>
            <w:r>
              <w:t xml:space="preserve">Validate Content VDO </w:t>
            </w:r>
            <w:r>
              <w:rPr>
                <w:rFonts w:hint="cs"/>
                <w:cs/>
              </w:rPr>
              <w:t xml:space="preserve">ให้สอดคล้องกับ </w:t>
            </w:r>
            <w:r>
              <w:t>PS</w:t>
            </w:r>
          </w:p>
          <w:p w:rsidR="00BA7DC4" w:rsidP="00253954" w:rsidRDefault="00BA7DC4" w14:paraId="14DEE30D" w14:textId="77777777">
            <w:pPr>
              <w:pStyle w:val="ListParagraph"/>
              <w:numPr>
                <w:ilvl w:val="0"/>
                <w:numId w:val="248"/>
              </w:numPr>
            </w:pPr>
            <w:r>
              <w:rPr>
                <w:rFonts w:hint="cs"/>
                <w:cs/>
              </w:rPr>
              <w:t>แก้ไขการแสดงผล</w:t>
            </w:r>
            <w:r w:rsidR="00892869">
              <w:rPr>
                <w:rFonts w:hint="cs"/>
                <w:cs/>
              </w:rPr>
              <w:t>ที่ตารางสรุป</w:t>
            </w:r>
            <w:r>
              <w:rPr>
                <w:rFonts w:hint="cs"/>
                <w:cs/>
              </w:rPr>
              <w:t xml:space="preserve">ของ </w:t>
            </w:r>
            <w:r>
              <w:t xml:space="preserve">reward balance second pocket </w:t>
            </w:r>
            <w:r>
              <w:rPr>
                <w:rFonts w:hint="cs"/>
                <w:cs/>
              </w:rPr>
              <w:t xml:space="preserve">ของ </w:t>
            </w:r>
            <w:r>
              <w:t>reward per target customer</w:t>
            </w:r>
          </w:p>
          <w:p w:rsidR="002B196B" w:rsidP="00253954" w:rsidRDefault="002B196B" w14:paraId="2DE4DA98" w14:textId="6F2C274C">
            <w:pPr>
              <w:pStyle w:val="ListParagraph"/>
              <w:numPr>
                <w:ilvl w:val="0"/>
                <w:numId w:val="248"/>
              </w:numPr>
            </w:pPr>
            <w:r>
              <w:rPr>
                <w:rFonts w:hint="cs"/>
                <w:cs/>
              </w:rPr>
              <w:t>แก้ไขเงื่อนไขในการแสดงข้อมูล</w:t>
            </w:r>
            <w:r w:rsidR="0018317D">
              <w:t xml:space="preserve"> LOV </w:t>
            </w:r>
            <w:r>
              <w:rPr>
                <w:rFonts w:hint="cs"/>
                <w:cs/>
              </w:rPr>
              <w:t xml:space="preserve">เกี่ยวกับ </w:t>
            </w:r>
            <w:r>
              <w:t>Touch Point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ที่ </w:t>
            </w:r>
            <w:r>
              <w:t xml:space="preserve">ENH </w:t>
            </w:r>
            <w:r>
              <w:rPr>
                <w:rFonts w:hint="cs"/>
                <w:cs/>
              </w:rPr>
              <w:t xml:space="preserve">เพื่อรองรับ </w:t>
            </w:r>
            <w:r>
              <w:t xml:space="preserve">VDO </w:t>
            </w:r>
            <w:r>
              <w:rPr>
                <w:rFonts w:hint="cs"/>
                <w:cs/>
              </w:rPr>
              <w:t xml:space="preserve">มา </w:t>
            </w:r>
            <w:r>
              <w:t>ENH</w:t>
            </w:r>
          </w:p>
          <w:p w:rsidR="0018317D" w:rsidP="0018317D" w:rsidRDefault="0018317D" w14:paraId="48C61FE0" w14:textId="4EC374E2">
            <w:pPr>
              <w:pStyle w:val="ListParagraph"/>
              <w:numPr>
                <w:ilvl w:val="0"/>
                <w:numId w:val="248"/>
              </w:numPr>
              <w:rPr>
                <w:cs/>
              </w:rPr>
            </w:pPr>
            <w:r>
              <w:rPr>
                <w:rFonts w:hint="cs"/>
                <w:cs/>
              </w:rPr>
              <w:t>แก้ไขเงื่อนไขในการแสดงข้อมูล</w:t>
            </w:r>
            <w:r>
              <w:t xml:space="preserve"> LOV </w:t>
            </w:r>
            <w:r>
              <w:rPr>
                <w:rFonts w:hint="cs"/>
                <w:cs/>
              </w:rPr>
              <w:t xml:space="preserve">เกี่ยวกับ </w:t>
            </w:r>
            <w:r w:rsidR="00092D0D">
              <w:t>Special Condition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ที่ </w:t>
            </w:r>
            <w:r>
              <w:t xml:space="preserve">ENH </w:t>
            </w:r>
            <w:r>
              <w:rPr>
                <w:rFonts w:hint="cs"/>
                <w:cs/>
              </w:rPr>
              <w:t xml:space="preserve">เพื่อรองรับ </w:t>
            </w:r>
            <w:r>
              <w:t xml:space="preserve">VDO </w:t>
            </w:r>
            <w:r>
              <w:rPr>
                <w:rFonts w:hint="cs"/>
                <w:cs/>
              </w:rPr>
              <w:t xml:space="preserve">มา </w:t>
            </w:r>
            <w:r>
              <w:t>ENH</w:t>
            </w:r>
          </w:p>
        </w:tc>
        <w:tc>
          <w:tcPr>
            <w:tcW w:w="751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CE6533" w:rsidP="00253954" w:rsidRDefault="00326003" w14:paraId="73C1A1FF" w14:textId="54236215">
            <w:pPr>
              <w:pStyle w:val="TableBody"/>
              <w:rPr>
                <w:rFonts w:cs="CordiaUPC"/>
                <w:cs/>
              </w:rPr>
            </w:pPr>
            <w:r>
              <w:rPr>
                <w:rFonts w:cs="CordiaUPC"/>
              </w:rPr>
              <w:t>V</w:t>
            </w:r>
            <w:r>
              <w:rPr>
                <w:rFonts w:cs="Angsana New"/>
                <w:cs/>
              </w:rPr>
              <w:t>.</w:t>
            </w:r>
            <w:r>
              <w:rPr>
                <w:rFonts w:cs="CordiaUPC"/>
              </w:rPr>
              <w:t>1</w:t>
            </w:r>
            <w:r>
              <w:rPr>
                <w:rFonts w:cs="Angsana New"/>
                <w:cs/>
              </w:rPr>
              <w:t>.</w:t>
            </w:r>
            <w:r>
              <w:rPr>
                <w:rFonts w:cs="CordiaUPC"/>
              </w:rPr>
              <w:t>14</w:t>
            </w:r>
          </w:p>
        </w:tc>
      </w:tr>
      <w:tr w:rsidRPr="001624DE" w:rsidR="00326003" w:rsidTr="00F95259" w14:paraId="243523B1" w14:textId="77777777">
        <w:trPr>
          <w:tblHeader/>
        </w:trPr>
        <w:tc>
          <w:tcPr>
            <w:tcW w:w="620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326003" w:rsidP="00326003" w:rsidRDefault="00326003" w14:paraId="48A1866B" w14:textId="2CD10172">
            <w:pPr>
              <w:pStyle w:val="TableBody"/>
              <w:rPr>
                <w:rFonts w:cs="CordiaUPC"/>
                <w:cs/>
              </w:rPr>
            </w:pPr>
            <w:r>
              <w:rPr>
                <w:rFonts w:hint="cs" w:cs="CordiaUPC"/>
                <w:cs/>
              </w:rPr>
              <w:t>06</w:t>
            </w:r>
            <w:r>
              <w:rPr>
                <w:rFonts w:hint="cs" w:cs="Angsana New"/>
                <w:cs/>
              </w:rPr>
              <w:t>/</w:t>
            </w:r>
            <w:r>
              <w:rPr>
                <w:rFonts w:hint="cs" w:cs="CordiaUPC"/>
                <w:cs/>
              </w:rPr>
              <w:t>11</w:t>
            </w:r>
            <w:r>
              <w:rPr>
                <w:rFonts w:hint="cs" w:cs="Angsana New"/>
                <w:cs/>
              </w:rPr>
              <w:t>/</w:t>
            </w:r>
            <w:r>
              <w:rPr>
                <w:rFonts w:hint="cs" w:cs="CordiaUPC"/>
                <w:cs/>
              </w:rPr>
              <w:t>2020</w:t>
            </w:r>
          </w:p>
        </w:tc>
        <w:tc>
          <w:tcPr>
            <w:tcW w:w="886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326003" w:rsidP="00326003" w:rsidRDefault="00326003" w14:paraId="77AE925B" w14:textId="091DAA2B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Nattawat</w:t>
            </w:r>
          </w:p>
        </w:tc>
        <w:tc>
          <w:tcPr>
            <w:tcW w:w="2743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326003" w:rsidP="00326003" w:rsidRDefault="00326003" w14:paraId="7F31A4F1" w14:textId="68F0D8B5">
            <w:pPr>
              <w:pStyle w:val="ListParagraph"/>
              <w:numPr>
                <w:ilvl w:val="0"/>
                <w:numId w:val="248"/>
              </w:numPr>
              <w:rPr>
                <w:cs/>
              </w:rPr>
            </w:pPr>
            <w:r>
              <w:rPr>
                <w:rFonts w:hint="cs"/>
                <w:cs/>
              </w:rPr>
              <w:t xml:space="preserve">แก้ไข </w:t>
            </w:r>
            <w:r>
              <w:t xml:space="preserve">Logic Revenue Code </w:t>
            </w:r>
            <w:r>
              <w:rPr>
                <w:rFonts w:hint="cs"/>
                <w:cs/>
              </w:rPr>
              <w:t xml:space="preserve">เคส </w:t>
            </w:r>
            <w:r>
              <w:t xml:space="preserve">Pack 0 </w:t>
            </w:r>
            <w:r>
              <w:rPr>
                <w:rFonts w:hint="cs"/>
                <w:cs/>
              </w:rPr>
              <w:t>บาท</w:t>
            </w:r>
          </w:p>
        </w:tc>
        <w:tc>
          <w:tcPr>
            <w:tcW w:w="751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326003" w:rsidP="00326003" w:rsidRDefault="00326003" w14:paraId="2E91A35E" w14:textId="6784946B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V</w:t>
            </w:r>
            <w:r>
              <w:rPr>
                <w:rFonts w:cs="Angsana New"/>
                <w:cs/>
              </w:rPr>
              <w:t>.</w:t>
            </w:r>
            <w:r>
              <w:rPr>
                <w:rFonts w:cs="CordiaUPC"/>
              </w:rPr>
              <w:t>1</w:t>
            </w:r>
            <w:r>
              <w:rPr>
                <w:rFonts w:cs="Angsana New"/>
                <w:cs/>
              </w:rPr>
              <w:t>.</w:t>
            </w:r>
            <w:r>
              <w:rPr>
                <w:rFonts w:cs="CordiaUPC"/>
              </w:rPr>
              <w:t>15</w:t>
            </w:r>
          </w:p>
        </w:tc>
      </w:tr>
      <w:tr w:rsidRPr="001624DE" w:rsidR="006900EC" w:rsidTr="00F95259" w14:paraId="389F2DE2" w14:textId="77777777">
        <w:trPr>
          <w:tblHeader/>
        </w:trPr>
        <w:tc>
          <w:tcPr>
            <w:tcW w:w="620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900EC" w:rsidP="006900EC" w:rsidRDefault="004D5167" w14:paraId="53B03638" w14:textId="7E65ADB6">
            <w:pPr>
              <w:pStyle w:val="TableBody"/>
              <w:rPr>
                <w:rFonts w:cs="CordiaUPC"/>
                <w:cs/>
              </w:rPr>
            </w:pPr>
            <w:r>
              <w:rPr>
                <w:rFonts w:cs="CordiaUPC"/>
              </w:rPr>
              <w:t>12</w:t>
            </w:r>
            <w:r w:rsidR="006900EC">
              <w:rPr>
                <w:rFonts w:cs="Angsana New"/>
                <w:cs/>
              </w:rPr>
              <w:t>/</w:t>
            </w:r>
            <w:r w:rsidR="006900EC">
              <w:rPr>
                <w:rFonts w:cs="CordiaUPC"/>
              </w:rPr>
              <w:t>11</w:t>
            </w:r>
            <w:r w:rsidR="006900EC">
              <w:rPr>
                <w:rFonts w:cs="Angsana New"/>
                <w:cs/>
              </w:rPr>
              <w:t>/</w:t>
            </w:r>
            <w:r w:rsidR="006900EC">
              <w:rPr>
                <w:rFonts w:cs="CordiaUPC"/>
              </w:rPr>
              <w:t>2020</w:t>
            </w:r>
          </w:p>
        </w:tc>
        <w:tc>
          <w:tcPr>
            <w:tcW w:w="886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900EC" w:rsidP="006900EC" w:rsidRDefault="006900EC" w14:paraId="2A1CDB36" w14:textId="2A50CDD8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Supawit</w:t>
            </w:r>
            <w:r w:rsidR="004D5167">
              <w:rPr>
                <w:rFonts w:cs="Angsana New"/>
                <w:cs/>
              </w:rPr>
              <w:t>/</w:t>
            </w:r>
            <w:r w:rsidR="004D5167">
              <w:rPr>
                <w:rFonts w:cs="CordiaUPC"/>
              </w:rPr>
              <w:t>Nattawat</w:t>
            </w:r>
          </w:p>
        </w:tc>
        <w:tc>
          <w:tcPr>
            <w:tcW w:w="2743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900EC" w:rsidP="006900EC" w:rsidRDefault="006900EC" w14:paraId="5EC6B208" w14:textId="7D2A4F3B">
            <w:pPr>
              <w:pStyle w:val="ListParagraph"/>
              <w:numPr>
                <w:ilvl w:val="0"/>
                <w:numId w:val="248"/>
              </w:numPr>
            </w:pPr>
            <w:r>
              <w:rPr>
                <w:rFonts w:hint="cs"/>
                <w:cs/>
              </w:rPr>
              <w:t xml:space="preserve">เพิ่ม </w:t>
            </w:r>
            <w:r>
              <w:t xml:space="preserve">Field </w:t>
            </w:r>
            <w:r>
              <w:rPr>
                <w:rFonts w:hint="cs"/>
                <w:cs/>
              </w:rPr>
              <w:t xml:space="preserve">สำหรับ </w:t>
            </w:r>
            <w:r>
              <w:t>VDO PDL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ที่ </w:t>
            </w:r>
            <w:r>
              <w:t>Mass Enh</w:t>
            </w:r>
          </w:p>
          <w:p w:rsidR="006900EC" w:rsidP="006900EC" w:rsidRDefault="006900EC" w14:paraId="07A8D206" w14:textId="77777777">
            <w:pPr>
              <w:pStyle w:val="ListParagraph"/>
              <w:numPr>
                <w:ilvl w:val="1"/>
                <w:numId w:val="248"/>
              </w:numPr>
            </w:pPr>
            <w:r>
              <w:rPr>
                <w:rFonts w:hint="cs"/>
                <w:cs/>
              </w:rPr>
              <w:t xml:space="preserve">เปลี่ยนตำแหน่ง </w:t>
            </w:r>
            <w:r>
              <w:t xml:space="preserve">field vdoBundleType </w:t>
            </w:r>
            <w:r>
              <w:rPr>
                <w:rFonts w:hint="cs"/>
                <w:cs/>
              </w:rPr>
              <w:t>จาก</w:t>
            </w:r>
            <w:r>
              <w:t xml:space="preserve">Content VDO </w:t>
            </w:r>
            <w:r>
              <w:rPr>
                <w:rFonts w:hint="cs"/>
                <w:cs/>
              </w:rPr>
              <w:t xml:space="preserve">มาที่ </w:t>
            </w:r>
            <w:r>
              <w:t>Mass Enh PO Detail</w:t>
            </w:r>
          </w:p>
          <w:p w:rsidR="006900EC" w:rsidP="006900EC" w:rsidRDefault="006900EC" w14:paraId="728DDFFB" w14:textId="77777777">
            <w:pPr>
              <w:pStyle w:val="ListParagraph"/>
              <w:numPr>
                <w:ilvl w:val="1"/>
                <w:numId w:val="248"/>
              </w:numPr>
            </w:pPr>
            <w:r>
              <w:t>R</w:t>
            </w:r>
            <w:r w:rsidRPr="00D36E54">
              <w:t>evenue</w:t>
            </w:r>
            <w:r>
              <w:rPr>
                <w:rFonts w:cs="Angsana New"/>
                <w:cs/>
              </w:rPr>
              <w:t xml:space="preserve"> </w:t>
            </w:r>
            <w:r w:rsidRPr="00D36E54">
              <w:t>Allocate</w:t>
            </w:r>
            <w:r>
              <w:rPr>
                <w:rFonts w:cs="Angsana New"/>
                <w:cs/>
              </w:rPr>
              <w:t xml:space="preserve"> </w:t>
            </w:r>
            <w:r w:rsidRPr="00D36E54">
              <w:t>Exc</w:t>
            </w:r>
            <w:r>
              <w:rPr>
                <w:rFonts w:cs="Angsana New"/>
                <w:cs/>
              </w:rPr>
              <w:t xml:space="preserve"> </w:t>
            </w:r>
            <w:r w:rsidRPr="00D36E54">
              <w:t xml:space="preserve">Vat </w:t>
            </w:r>
          </w:p>
          <w:p w:rsidR="006900EC" w:rsidP="006900EC" w:rsidRDefault="006900EC" w14:paraId="47D69C0A" w14:textId="77777777">
            <w:pPr>
              <w:pStyle w:val="ListParagraph"/>
              <w:numPr>
                <w:ilvl w:val="1"/>
                <w:numId w:val="248"/>
              </w:numPr>
            </w:pPr>
            <w:r>
              <w:t>R</w:t>
            </w:r>
            <w:r w:rsidRPr="00D36E54">
              <w:t>evenue</w:t>
            </w:r>
            <w:r>
              <w:rPr>
                <w:rFonts w:cs="Angsana New"/>
                <w:cs/>
              </w:rPr>
              <w:t xml:space="preserve"> </w:t>
            </w:r>
            <w:r w:rsidRPr="00D36E54">
              <w:t>Allocate</w:t>
            </w:r>
            <w:r>
              <w:t xml:space="preserve"> Inc </w:t>
            </w:r>
            <w:r w:rsidRPr="00D36E54">
              <w:t xml:space="preserve">Vat </w:t>
            </w:r>
          </w:p>
          <w:p w:rsidR="006900EC" w:rsidP="006900EC" w:rsidRDefault="006900EC" w14:paraId="4EAD73D1" w14:textId="77777777">
            <w:pPr>
              <w:pStyle w:val="ListParagraph"/>
              <w:numPr>
                <w:ilvl w:val="1"/>
                <w:numId w:val="248"/>
              </w:numPr>
            </w:pPr>
            <w:r>
              <w:t>VDO Target Group</w:t>
            </w:r>
          </w:p>
          <w:p w:rsidR="006900EC" w:rsidP="006900EC" w:rsidRDefault="006900EC" w14:paraId="6F40F3A9" w14:textId="77777777">
            <w:pPr>
              <w:pStyle w:val="ListParagraph"/>
              <w:numPr>
                <w:ilvl w:val="1"/>
                <w:numId w:val="248"/>
              </w:numPr>
            </w:pPr>
            <w:r>
              <w:t>VDO Platform</w:t>
            </w:r>
          </w:p>
          <w:p w:rsidR="006900EC" w:rsidP="006900EC" w:rsidRDefault="006900EC" w14:paraId="29D09953" w14:textId="77777777">
            <w:pPr>
              <w:pStyle w:val="ListParagraph"/>
              <w:numPr>
                <w:ilvl w:val="1"/>
                <w:numId w:val="248"/>
              </w:numPr>
            </w:pPr>
            <w:r>
              <w:t>Charge By</w:t>
            </w:r>
          </w:p>
          <w:p w:rsidR="006900EC" w:rsidP="006900EC" w:rsidRDefault="006900EC" w14:paraId="4296D39A" w14:textId="77777777">
            <w:pPr>
              <w:pStyle w:val="ListParagraph"/>
              <w:numPr>
                <w:ilvl w:val="1"/>
                <w:numId w:val="248"/>
              </w:numPr>
            </w:pPr>
            <w:r>
              <w:t>Remark PDL</w:t>
            </w:r>
          </w:p>
          <w:p w:rsidR="006900EC" w:rsidP="006900EC" w:rsidRDefault="006900EC" w14:paraId="2F409B9B" w14:textId="77777777">
            <w:pPr>
              <w:pStyle w:val="ListParagraph"/>
              <w:numPr>
                <w:ilvl w:val="1"/>
                <w:numId w:val="248"/>
              </w:numPr>
            </w:pPr>
            <w:r>
              <w:t>B</w:t>
            </w:r>
            <w:r w:rsidRPr="00D36E54">
              <w:t>usiness</w:t>
            </w:r>
            <w:r>
              <w:rPr>
                <w:rFonts w:hint="cs"/>
                <w:cs/>
              </w:rPr>
              <w:t xml:space="preserve"> </w:t>
            </w:r>
            <w:r>
              <w:t>Rule</w:t>
            </w:r>
          </w:p>
          <w:p w:rsidR="006900EC" w:rsidP="006900EC" w:rsidRDefault="006900EC" w14:paraId="5C9E48EC" w14:textId="77777777">
            <w:pPr>
              <w:pStyle w:val="ListParagraph"/>
              <w:numPr>
                <w:ilvl w:val="1"/>
                <w:numId w:val="248"/>
              </w:numPr>
            </w:pPr>
            <w:r>
              <w:t>Term and Condition</w:t>
            </w:r>
          </w:p>
          <w:p w:rsidR="006900EC" w:rsidP="002204E7" w:rsidRDefault="002204E7" w14:paraId="30126A6E" w14:textId="17AAAE9E">
            <w:pPr>
              <w:pStyle w:val="ListParagraph"/>
              <w:numPr>
                <w:ilvl w:val="0"/>
                <w:numId w:val="248"/>
              </w:numPr>
              <w:rPr>
                <w:cs/>
              </w:rPr>
            </w:pPr>
            <w:r>
              <w:rPr>
                <w:rFonts w:hint="cs"/>
                <w:cs/>
              </w:rPr>
              <w:t xml:space="preserve">เพิ่ม </w:t>
            </w:r>
            <w:r>
              <w:t xml:space="preserve">Validate </w:t>
            </w:r>
            <w:r>
              <w:rPr>
                <w:rFonts w:hint="cs"/>
                <w:cs/>
              </w:rPr>
              <w:t xml:space="preserve">กรณีสร้าง </w:t>
            </w:r>
            <w:r>
              <w:t xml:space="preserve">Category </w:t>
            </w:r>
            <w:r>
              <w:rPr>
                <w:rFonts w:hint="cs"/>
                <w:cs/>
              </w:rPr>
              <w:t xml:space="preserve">ใหม่ ของ </w:t>
            </w:r>
            <w:r>
              <w:t xml:space="preserve">Application Channel </w:t>
            </w:r>
            <w:r>
              <w:rPr>
                <w:rFonts w:hint="cs"/>
                <w:cs/>
              </w:rPr>
              <w:t xml:space="preserve">ห้ามใส่ </w:t>
            </w:r>
            <w:r>
              <w:t xml:space="preserve">Double Space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Space </w:t>
            </w:r>
            <w:r>
              <w:rPr>
                <w:rFonts w:hint="cs"/>
                <w:cs/>
              </w:rPr>
              <w:t>หน้าหลัง</w:t>
            </w:r>
          </w:p>
        </w:tc>
        <w:tc>
          <w:tcPr>
            <w:tcW w:w="751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900EC" w:rsidP="006900EC" w:rsidRDefault="004D5167" w14:paraId="4D89C032" w14:textId="4358375D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V</w:t>
            </w:r>
            <w:r>
              <w:rPr>
                <w:rFonts w:cs="Angsana New"/>
                <w:cs/>
              </w:rPr>
              <w:t>.</w:t>
            </w:r>
            <w:r>
              <w:rPr>
                <w:rFonts w:cs="CordiaUPC"/>
              </w:rPr>
              <w:t>1</w:t>
            </w:r>
            <w:r>
              <w:rPr>
                <w:rFonts w:cs="Angsana New"/>
                <w:cs/>
              </w:rPr>
              <w:t>.</w:t>
            </w:r>
            <w:r>
              <w:rPr>
                <w:rFonts w:cs="CordiaUPC"/>
              </w:rPr>
              <w:t>16</w:t>
            </w:r>
          </w:p>
        </w:tc>
      </w:tr>
      <w:tr w:rsidRPr="001624DE" w:rsidR="007137C7" w:rsidTr="00F95259" w14:paraId="42CAD6E5" w14:textId="77777777">
        <w:trPr>
          <w:tblHeader/>
        </w:trPr>
        <w:tc>
          <w:tcPr>
            <w:tcW w:w="620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7137C7" w:rsidP="006900EC" w:rsidRDefault="007137C7" w14:paraId="38AAE9DF" w14:textId="1083D580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16</w:t>
            </w:r>
            <w:r>
              <w:rPr>
                <w:rFonts w:cs="Angsana New"/>
                <w:cs/>
              </w:rPr>
              <w:t>/</w:t>
            </w:r>
            <w:r>
              <w:rPr>
                <w:rFonts w:cs="CordiaUPC"/>
              </w:rPr>
              <w:t>11</w:t>
            </w:r>
            <w:r>
              <w:rPr>
                <w:rFonts w:cs="Angsana New"/>
                <w:cs/>
              </w:rPr>
              <w:t>/</w:t>
            </w:r>
            <w:r>
              <w:rPr>
                <w:rFonts w:cs="CordiaUPC"/>
              </w:rPr>
              <w:t>2020</w:t>
            </w:r>
          </w:p>
        </w:tc>
        <w:tc>
          <w:tcPr>
            <w:tcW w:w="886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7137C7" w:rsidP="006900EC" w:rsidRDefault="007137C7" w14:paraId="0FDAF4CC" w14:textId="50EED170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Nattawat</w:t>
            </w:r>
          </w:p>
        </w:tc>
        <w:tc>
          <w:tcPr>
            <w:tcW w:w="2743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7137C7" w:rsidP="006900EC" w:rsidRDefault="007137C7" w14:paraId="32938E81" w14:textId="77777777">
            <w:pPr>
              <w:pStyle w:val="ListParagraph"/>
              <w:numPr>
                <w:ilvl w:val="0"/>
                <w:numId w:val="248"/>
              </w:numPr>
            </w:pPr>
            <w:r>
              <w:t xml:space="preserve">Limit 1000 </w:t>
            </w:r>
            <w:r>
              <w:rPr>
                <w:rFonts w:hint="cs"/>
                <w:cs/>
              </w:rPr>
              <w:t xml:space="preserve">ตัวอักษรของ </w:t>
            </w:r>
            <w:r>
              <w:t xml:space="preserve">Memo Description </w:t>
            </w:r>
            <w:r>
              <w:rPr>
                <w:rFonts w:hint="cs"/>
                <w:cs/>
              </w:rPr>
              <w:t xml:space="preserve">ใน </w:t>
            </w:r>
            <w:r>
              <w:t>Cash Back</w:t>
            </w:r>
          </w:p>
          <w:p w:rsidR="00E71C88" w:rsidP="006900EC" w:rsidRDefault="00E71C88" w14:paraId="788D9690" w14:textId="77777777">
            <w:pPr>
              <w:pStyle w:val="ListParagraph"/>
              <w:numPr>
                <w:ilvl w:val="0"/>
                <w:numId w:val="248"/>
              </w:numPr>
            </w:pPr>
            <w:r>
              <w:rPr>
                <w:rFonts w:hint="cs"/>
                <w:cs/>
              </w:rPr>
              <w:t xml:space="preserve">แก้ไข </w:t>
            </w:r>
            <w:r w:rsidR="009075B9">
              <w:t xml:space="preserve">Error Message </w:t>
            </w:r>
            <w:r w:rsidR="009075B9">
              <w:rPr>
                <w:rFonts w:hint="cs"/>
                <w:cs/>
              </w:rPr>
              <w:t xml:space="preserve">ของ </w:t>
            </w:r>
            <w:r w:rsidR="009075B9">
              <w:t xml:space="preserve">00041 </w:t>
            </w:r>
            <w:r w:rsidR="009075B9">
              <w:rPr>
                <w:rFonts w:hint="cs"/>
                <w:cs/>
              </w:rPr>
              <w:t xml:space="preserve">ให้สอดคล้องกับที่ </w:t>
            </w:r>
            <w:r w:rsidR="009075B9">
              <w:t xml:space="preserve">config </w:t>
            </w:r>
            <w:r w:rsidR="009075B9">
              <w:rPr>
                <w:rFonts w:hint="cs"/>
                <w:cs/>
              </w:rPr>
              <w:t xml:space="preserve">ใน </w:t>
            </w:r>
            <w:r w:rsidR="009075B9">
              <w:t>Database</w:t>
            </w:r>
          </w:p>
          <w:p w:rsidR="00C157B8" w:rsidP="006900EC" w:rsidRDefault="00C157B8" w14:paraId="77203B9C" w14:textId="77777777">
            <w:pPr>
              <w:pStyle w:val="ListParagraph"/>
              <w:numPr>
                <w:ilvl w:val="0"/>
                <w:numId w:val="248"/>
              </w:numPr>
            </w:pPr>
            <w:r>
              <w:rPr>
                <w:rFonts w:hint="cs"/>
                <w:cs/>
              </w:rPr>
              <w:t xml:space="preserve">เพิ่ม </w:t>
            </w:r>
            <w:r>
              <w:t xml:space="preserve">Logic </w:t>
            </w:r>
            <w:r>
              <w:rPr>
                <w:rFonts w:hint="cs"/>
                <w:cs/>
              </w:rPr>
              <w:t xml:space="preserve">ในการ </w:t>
            </w:r>
            <w:r>
              <w:t xml:space="preserve">Default </w:t>
            </w:r>
            <w:r>
              <w:rPr>
                <w:rFonts w:hint="cs"/>
                <w:cs/>
              </w:rPr>
              <w:t xml:space="preserve">ค่า  </w:t>
            </w:r>
            <w:r>
              <w:t xml:space="preserve">SMS Event Notification </w:t>
            </w:r>
            <w:r>
              <w:rPr>
                <w:rFonts w:hint="cs"/>
                <w:cs/>
              </w:rPr>
              <w:t xml:space="preserve">ของ </w:t>
            </w:r>
            <w:r>
              <w:t>ENH</w:t>
            </w:r>
          </w:p>
          <w:p w:rsidR="00C57C54" w:rsidP="006900EC" w:rsidRDefault="00C57C54" w14:paraId="46265C47" w14:textId="77777777">
            <w:pPr>
              <w:pStyle w:val="ListParagraph"/>
              <w:numPr>
                <w:ilvl w:val="0"/>
                <w:numId w:val="248"/>
              </w:numPr>
            </w:pPr>
            <w:r>
              <w:rPr>
                <w:rFonts w:hint="cs"/>
                <w:cs/>
              </w:rPr>
              <w:t xml:space="preserve">เพิ่ม </w:t>
            </w:r>
            <w:r>
              <w:t xml:space="preserve">Check Unique </w:t>
            </w:r>
            <w:r>
              <w:rPr>
                <w:rFonts w:hint="cs"/>
                <w:cs/>
              </w:rPr>
              <w:t xml:space="preserve">ของ </w:t>
            </w:r>
            <w:r>
              <w:t xml:space="preserve">Category </w:t>
            </w:r>
            <w:r>
              <w:rPr>
                <w:rFonts w:hint="cs"/>
                <w:cs/>
              </w:rPr>
              <w:t xml:space="preserve">ใน </w:t>
            </w:r>
            <w:r>
              <w:t>Application Channel</w:t>
            </w:r>
          </w:p>
          <w:p w:rsidR="009507C6" w:rsidP="006900EC" w:rsidRDefault="009507C6" w14:paraId="5DEDE5FD" w14:textId="10C3D920">
            <w:pPr>
              <w:pStyle w:val="ListParagraph"/>
              <w:numPr>
                <w:ilvl w:val="0"/>
                <w:numId w:val="248"/>
              </w:numPr>
              <w:rPr>
                <w:cs/>
              </w:rPr>
            </w:pPr>
            <w:r>
              <w:rPr>
                <w:rFonts w:hint="cs"/>
                <w:cs/>
              </w:rPr>
              <w:t xml:space="preserve">เพิ่ม </w:t>
            </w:r>
            <w:r>
              <w:t>Validate</w:t>
            </w:r>
            <w:r>
              <w:rPr>
                <w:rFonts w:hint="cs"/>
                <w:cs/>
              </w:rPr>
              <w:t xml:space="preserve"> </w:t>
            </w:r>
            <w:r>
              <w:t>SMS Event Notification</w:t>
            </w:r>
            <w:r>
              <w:rPr>
                <w:rFonts w:hint="cs"/>
                <w:cs/>
              </w:rPr>
              <w:t xml:space="preserve"> ห้ามมี </w:t>
            </w:r>
            <w:r>
              <w:t xml:space="preserve">Send </w:t>
            </w:r>
            <w:r>
              <w:rPr>
                <w:rFonts w:hint="cs"/>
                <w:cs/>
              </w:rPr>
              <w:t xml:space="preserve">พร้อมกันระหว่าง </w:t>
            </w:r>
            <w:r w:rsidR="008F0091">
              <w:t xml:space="preserve">SMS Notification Before Promotion Expired </w:t>
            </w:r>
            <w:r w:rsidR="008F0091">
              <w:rPr>
                <w:rFonts w:hint="cs"/>
                <w:cs/>
              </w:rPr>
              <w:t xml:space="preserve">กับ </w:t>
            </w:r>
            <w:r w:rsidR="008F0091">
              <w:t>Promotion Expired</w:t>
            </w:r>
          </w:p>
        </w:tc>
        <w:tc>
          <w:tcPr>
            <w:tcW w:w="751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7137C7" w:rsidP="006900EC" w:rsidRDefault="007137C7" w14:paraId="0A9CF760" w14:textId="3B59D357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V</w:t>
            </w:r>
            <w:r>
              <w:rPr>
                <w:rFonts w:cs="Angsana New"/>
                <w:cs/>
              </w:rPr>
              <w:t>.</w:t>
            </w:r>
            <w:r>
              <w:rPr>
                <w:rFonts w:cs="CordiaUPC"/>
              </w:rPr>
              <w:t>1</w:t>
            </w:r>
            <w:r>
              <w:rPr>
                <w:rFonts w:cs="Angsana New"/>
                <w:cs/>
              </w:rPr>
              <w:t>.</w:t>
            </w:r>
            <w:r>
              <w:rPr>
                <w:rFonts w:cs="CordiaUPC"/>
              </w:rPr>
              <w:t>17</w:t>
            </w:r>
          </w:p>
        </w:tc>
      </w:tr>
      <w:tr w:rsidRPr="001624DE" w:rsidR="001A53F3" w:rsidTr="00F95259" w14:paraId="7ACB8D96" w14:textId="77777777">
        <w:trPr>
          <w:tblHeader/>
        </w:trPr>
        <w:tc>
          <w:tcPr>
            <w:tcW w:w="620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1A53F3" w:rsidP="006900EC" w:rsidRDefault="00FB1ECD" w14:paraId="3CF65220" w14:textId="4E9C69D8">
            <w:pPr>
              <w:pStyle w:val="TableBody"/>
              <w:rPr>
                <w:rFonts w:cs="CordiaUPC"/>
              </w:rPr>
            </w:pPr>
            <w:r>
              <w:rPr>
                <w:rFonts w:hint="cs" w:cs="CordiaUPC"/>
                <w:cs/>
              </w:rPr>
              <w:t>2</w:t>
            </w:r>
            <w:r w:rsidR="00AC16B5">
              <w:rPr>
                <w:rFonts w:cs="CordiaUPC"/>
              </w:rPr>
              <w:t>6</w:t>
            </w:r>
            <w:r w:rsidR="001A53F3">
              <w:rPr>
                <w:rFonts w:hint="cs" w:cs="Angsana New"/>
                <w:cs/>
              </w:rPr>
              <w:t>/</w:t>
            </w:r>
            <w:r w:rsidR="001A53F3">
              <w:rPr>
                <w:rFonts w:hint="cs" w:cs="CordiaUPC"/>
                <w:cs/>
              </w:rPr>
              <w:t>11</w:t>
            </w:r>
            <w:r w:rsidR="001A53F3">
              <w:rPr>
                <w:rFonts w:hint="cs" w:cs="Angsana New"/>
                <w:cs/>
              </w:rPr>
              <w:t>/</w:t>
            </w:r>
            <w:r w:rsidR="001A53F3">
              <w:rPr>
                <w:rFonts w:hint="cs" w:cs="CordiaUPC"/>
                <w:cs/>
              </w:rPr>
              <w:t>2020</w:t>
            </w:r>
          </w:p>
        </w:tc>
        <w:tc>
          <w:tcPr>
            <w:tcW w:w="886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1A53F3" w:rsidP="006900EC" w:rsidRDefault="001A53F3" w14:paraId="50B9625A" w14:textId="491DAAFB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Nattawat</w:t>
            </w:r>
          </w:p>
        </w:tc>
        <w:tc>
          <w:tcPr>
            <w:tcW w:w="2743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1A53F3" w:rsidP="006900EC" w:rsidRDefault="001A53F3" w14:paraId="08528F86" w14:textId="77777777">
            <w:pPr>
              <w:pStyle w:val="ListParagraph"/>
              <w:numPr>
                <w:ilvl w:val="0"/>
                <w:numId w:val="248"/>
              </w:numPr>
            </w:pPr>
            <w:r>
              <w:rPr>
                <w:rFonts w:hint="cs"/>
                <w:cs/>
              </w:rPr>
              <w:t xml:space="preserve">เพิ่มเงื่อนไขในการแสดง </w:t>
            </w:r>
            <w:r>
              <w:t xml:space="preserve">Revenue Allocate </w:t>
            </w:r>
            <w:r>
              <w:rPr>
                <w:rFonts w:hint="cs"/>
                <w:cs/>
              </w:rPr>
              <w:t xml:space="preserve">ของ </w:t>
            </w:r>
            <w:r>
              <w:t xml:space="preserve">Content VDO </w:t>
            </w:r>
            <w:r>
              <w:rPr>
                <w:rFonts w:hint="cs"/>
                <w:cs/>
              </w:rPr>
              <w:t xml:space="preserve">ที่ </w:t>
            </w:r>
            <w:r>
              <w:t>ENH</w:t>
            </w:r>
          </w:p>
          <w:p w:rsidR="00586846" w:rsidP="006900EC" w:rsidRDefault="00586846" w14:paraId="422551B7" w14:textId="77777777">
            <w:pPr>
              <w:pStyle w:val="ListParagraph"/>
              <w:numPr>
                <w:ilvl w:val="0"/>
                <w:numId w:val="248"/>
              </w:numPr>
            </w:pPr>
            <w:r>
              <w:rPr>
                <w:rFonts w:hint="cs"/>
                <w:cs/>
              </w:rPr>
              <w:t xml:space="preserve">เพิ่มเงื่อนไขในการแสดง </w:t>
            </w:r>
            <w:r>
              <w:t xml:space="preserve">Retry Pattern </w:t>
            </w:r>
            <w:r>
              <w:rPr>
                <w:rFonts w:hint="cs"/>
                <w:cs/>
              </w:rPr>
              <w:t xml:space="preserve">ที่ </w:t>
            </w:r>
            <w:r>
              <w:t>ENH</w:t>
            </w:r>
          </w:p>
          <w:p w:rsidR="005364AA" w:rsidP="006900EC" w:rsidRDefault="005364AA" w14:paraId="488581BB" w14:textId="77777777">
            <w:pPr>
              <w:pStyle w:val="ListParagraph"/>
              <w:numPr>
                <w:ilvl w:val="0"/>
                <w:numId w:val="248"/>
              </w:numPr>
            </w:pPr>
            <w:r>
              <w:rPr>
                <w:rFonts w:hint="cs"/>
                <w:cs/>
              </w:rPr>
              <w:t xml:space="preserve">แก้ไข </w:t>
            </w:r>
            <w:r>
              <w:t>Validate Fee</w:t>
            </w:r>
            <w:r>
              <w:rPr>
                <w:rFonts w:hint="cs"/>
                <w:cs/>
              </w:rPr>
              <w:t xml:space="preserve"> ที่ </w:t>
            </w:r>
            <w:r>
              <w:t xml:space="preserve">FN </w:t>
            </w:r>
            <w:r>
              <w:rPr>
                <w:rFonts w:hint="cs"/>
                <w:cs/>
              </w:rPr>
              <w:t xml:space="preserve">ให้รองรับทศนิยม </w:t>
            </w:r>
            <w:r>
              <w:t>3</w:t>
            </w:r>
            <w:r>
              <w:rPr>
                <w:rFonts w:hint="cs"/>
                <w:cs/>
              </w:rPr>
              <w:t xml:space="preserve"> ตำแหน่ง</w:t>
            </w:r>
          </w:p>
          <w:p w:rsidR="00F9400F" w:rsidP="006900EC" w:rsidRDefault="00F9400F" w14:paraId="4706C0CB" w14:textId="77777777">
            <w:pPr>
              <w:pStyle w:val="ListParagraph"/>
              <w:numPr>
                <w:ilvl w:val="0"/>
                <w:numId w:val="248"/>
              </w:numPr>
            </w:pPr>
            <w:r>
              <w:rPr>
                <w:rFonts w:hint="cs"/>
                <w:cs/>
              </w:rPr>
              <w:t xml:space="preserve">แก้ไข </w:t>
            </w:r>
            <w:r>
              <w:t xml:space="preserve">VDO Bundle Type </w:t>
            </w:r>
            <w:r>
              <w:rPr>
                <w:rFonts w:hint="cs"/>
                <w:cs/>
              </w:rPr>
              <w:t xml:space="preserve">ให้ถูกต้องไปอยู่ระดับ </w:t>
            </w:r>
            <w:r>
              <w:t>MASS_PO_DETAIL</w:t>
            </w:r>
          </w:p>
          <w:p w:rsidR="00D83591" w:rsidP="006900EC" w:rsidRDefault="00D83591" w14:paraId="49D16C84" w14:textId="08294C5C">
            <w:pPr>
              <w:pStyle w:val="ListParagraph"/>
              <w:numPr>
                <w:ilvl w:val="0"/>
                <w:numId w:val="248"/>
              </w:numPr>
            </w:pPr>
            <w:r>
              <w:t>billCycleUnit</w:t>
            </w:r>
            <w:r w:rsidR="003611F2">
              <w:rPr>
                <w:rFonts w:cs="Angsana New"/>
                <w:cs/>
              </w:rPr>
              <w:t xml:space="preserve"> </w:t>
            </w:r>
            <w:r w:rsidR="003611F2">
              <w:rPr>
                <w:rFonts w:hint="cs"/>
                <w:cs/>
              </w:rPr>
              <w:t xml:space="preserve">และ </w:t>
            </w:r>
            <w:r w:rsidR="003611F2">
              <w:t>durationUnit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แก้ไขเรื่องการ </w:t>
            </w:r>
            <w:r>
              <w:t>Filter Lov</w:t>
            </w:r>
            <w:r w:rsidR="003611F2">
              <w:rPr>
                <w:rFonts w:cs="Angsana New"/>
                <w:cs/>
              </w:rPr>
              <w:t xml:space="preserve"> </w:t>
            </w:r>
            <w:r w:rsidR="003611F2">
              <w:rPr>
                <w:rFonts w:hint="cs"/>
                <w:cs/>
              </w:rPr>
              <w:t xml:space="preserve">ที่แต่ละ </w:t>
            </w:r>
            <w:r w:rsidR="003611F2">
              <w:t>Product</w:t>
            </w:r>
          </w:p>
          <w:p w:rsidR="00D83591" w:rsidP="003362CD" w:rsidRDefault="003362CD" w14:paraId="15967F53" w14:textId="77777777">
            <w:pPr>
              <w:pStyle w:val="ListParagraph"/>
              <w:numPr>
                <w:ilvl w:val="0"/>
                <w:numId w:val="248"/>
              </w:numPr>
            </w:pPr>
            <w:r>
              <w:rPr>
                <w:rFonts w:hint="cs"/>
                <w:cs/>
              </w:rPr>
              <w:t xml:space="preserve">แก้ </w:t>
            </w:r>
            <w:r>
              <w:t xml:space="preserve">Error Message </w:t>
            </w:r>
            <w:r w:rsidRPr="003362CD">
              <w:t>Total Usage From Excluding VAT must be unique</w:t>
            </w:r>
            <w:r>
              <w:rPr>
                <w:rFonts w:cs="Angsana New"/>
                <w:cs/>
              </w:rPr>
              <w:t xml:space="preserve">. </w:t>
            </w:r>
            <w:r>
              <w:rPr>
                <w:rFonts w:hint="cs"/>
                <w:cs/>
              </w:rPr>
              <w:t xml:space="preserve">ของ </w:t>
            </w:r>
            <w:r>
              <w:t>Discount</w:t>
            </w:r>
          </w:p>
          <w:p w:rsidR="004E038E" w:rsidP="003362CD" w:rsidRDefault="004E038E" w14:paraId="09E873CD" w14:textId="77777777">
            <w:pPr>
              <w:pStyle w:val="ListParagraph"/>
              <w:numPr>
                <w:ilvl w:val="0"/>
                <w:numId w:val="248"/>
              </w:numPr>
            </w:pPr>
            <w:r>
              <w:rPr>
                <w:rFonts w:hint="cs"/>
                <w:cs/>
              </w:rPr>
              <w:t xml:space="preserve">แก้ไข </w:t>
            </w:r>
            <w:r>
              <w:t xml:space="preserve">Logic </w:t>
            </w:r>
            <w:r>
              <w:rPr>
                <w:rFonts w:hint="cs"/>
                <w:cs/>
              </w:rPr>
              <w:t xml:space="preserve">ในการ </w:t>
            </w:r>
            <w:r>
              <w:t>Filter Human Touch P</w:t>
            </w:r>
            <w:r w:rsidR="005839FF">
              <w:t xml:space="preserve">oint </w:t>
            </w:r>
            <w:r w:rsidR="005839FF">
              <w:rPr>
                <w:rFonts w:cs="Angsana New"/>
                <w:cs/>
              </w:rPr>
              <w:t xml:space="preserve">/ </w:t>
            </w:r>
            <w:r w:rsidR="005839FF">
              <w:t xml:space="preserve">Non Human Touch Point </w:t>
            </w:r>
            <w:r w:rsidR="005839FF">
              <w:rPr>
                <w:rFonts w:cs="Angsana New"/>
                <w:cs/>
              </w:rPr>
              <w:t>/</w:t>
            </w:r>
            <w:r w:rsidR="001445FC">
              <w:t xml:space="preserve"> Application Channel </w:t>
            </w:r>
            <w:r w:rsidR="001445FC">
              <w:rPr>
                <w:rFonts w:cs="Angsana New"/>
                <w:cs/>
              </w:rPr>
              <w:t>/</w:t>
            </w:r>
            <w:r w:rsidR="005839FF">
              <w:rPr>
                <w:rFonts w:cs="Angsana New"/>
                <w:cs/>
              </w:rPr>
              <w:t xml:space="preserve"> </w:t>
            </w:r>
            <w:r>
              <w:t>Special Condition</w:t>
            </w:r>
            <w:r w:rsidR="001445FC">
              <w:rPr>
                <w:rFonts w:cs="Angsana New"/>
                <w:cs/>
              </w:rPr>
              <w:t xml:space="preserve"> </w:t>
            </w:r>
          </w:p>
          <w:p w:rsidR="00D2590E" w:rsidP="003362CD" w:rsidRDefault="00D2590E" w14:paraId="2B20C926" w14:textId="77777777">
            <w:pPr>
              <w:pStyle w:val="ListParagraph"/>
              <w:numPr>
                <w:ilvl w:val="0"/>
                <w:numId w:val="248"/>
              </w:numPr>
            </w:pPr>
            <w:r>
              <w:t xml:space="preserve">PO Name </w:t>
            </w:r>
            <w:r>
              <w:rPr>
                <w:rFonts w:hint="cs"/>
                <w:cs/>
              </w:rPr>
              <w:t xml:space="preserve">ของ </w:t>
            </w:r>
            <w:r>
              <w:t xml:space="preserve">ENH </w:t>
            </w:r>
            <w:r>
              <w:rPr>
                <w:rFonts w:hint="cs"/>
                <w:cs/>
              </w:rPr>
              <w:t xml:space="preserve">แก้ไข </w:t>
            </w:r>
            <w:r>
              <w:t xml:space="preserve">Validate 40 </w:t>
            </w:r>
            <w:r>
              <w:rPr>
                <w:rFonts w:hint="cs"/>
                <w:cs/>
              </w:rPr>
              <w:t>ตัวอักษรเสมอ</w:t>
            </w:r>
          </w:p>
          <w:p w:rsidR="005154DB" w:rsidP="003362CD" w:rsidRDefault="005154DB" w14:paraId="22170AC0" w14:textId="77777777">
            <w:pPr>
              <w:pStyle w:val="ListParagraph"/>
              <w:numPr>
                <w:ilvl w:val="0"/>
                <w:numId w:val="248"/>
              </w:numPr>
            </w:pPr>
            <w:r>
              <w:t xml:space="preserve">Disable Field MultiDuration </w:t>
            </w:r>
            <w:r>
              <w:rPr>
                <w:rFonts w:hint="cs"/>
                <w:cs/>
              </w:rPr>
              <w:t xml:space="preserve">เมื่อเป็น </w:t>
            </w:r>
            <w:r>
              <w:t>One</w:t>
            </w:r>
            <w:r>
              <w:rPr>
                <w:rFonts w:cs="Angsana New"/>
                <w:cs/>
              </w:rPr>
              <w:t>-</w:t>
            </w:r>
            <w:r>
              <w:t>Time</w:t>
            </w:r>
          </w:p>
          <w:p w:rsidR="005362B8" w:rsidP="003362CD" w:rsidRDefault="005362B8" w14:paraId="48515AC1" w14:textId="77777777">
            <w:pPr>
              <w:pStyle w:val="ListParagraph"/>
              <w:numPr>
                <w:ilvl w:val="0"/>
                <w:numId w:val="248"/>
              </w:numPr>
            </w:pPr>
            <w:r>
              <w:t xml:space="preserve">Logic </w:t>
            </w:r>
            <w:r>
              <w:rPr>
                <w:rFonts w:hint="cs"/>
                <w:cs/>
              </w:rPr>
              <w:t xml:space="preserve">ในการ </w:t>
            </w:r>
            <w:r>
              <w:t xml:space="preserve">Default </w:t>
            </w:r>
            <w:r>
              <w:rPr>
                <w:rFonts w:hint="cs"/>
                <w:cs/>
              </w:rPr>
              <w:t xml:space="preserve">ค่า </w:t>
            </w:r>
            <w:r>
              <w:t>internetThrottlingSpeedPriority</w:t>
            </w:r>
          </w:p>
          <w:p w:rsidR="00473D94" w:rsidP="003362CD" w:rsidRDefault="00473D94" w14:paraId="02B449CA" w14:textId="77777777">
            <w:pPr>
              <w:pStyle w:val="ListParagraph"/>
              <w:numPr>
                <w:ilvl w:val="0"/>
                <w:numId w:val="248"/>
              </w:numPr>
            </w:pPr>
            <w:r>
              <w:rPr>
                <w:rFonts w:hint="cs"/>
                <w:cs/>
              </w:rPr>
              <w:t xml:space="preserve">เพิ่ม </w:t>
            </w:r>
            <w:r>
              <w:t xml:space="preserve">WiFi </w:t>
            </w:r>
            <w:r>
              <w:rPr>
                <w:rFonts w:hint="cs"/>
                <w:cs/>
              </w:rPr>
              <w:t xml:space="preserve">ที่ </w:t>
            </w:r>
            <w:r>
              <w:t>Reward per Target Customer</w:t>
            </w:r>
          </w:p>
          <w:p w:rsidR="00FA21A6" w:rsidP="003362CD" w:rsidRDefault="00FA21A6" w14:paraId="551ADDA4" w14:textId="77777777">
            <w:pPr>
              <w:pStyle w:val="ListParagraph"/>
              <w:numPr>
                <w:ilvl w:val="0"/>
                <w:numId w:val="248"/>
              </w:numPr>
            </w:pPr>
            <w:r>
              <w:rPr>
                <w:rFonts w:hint="cs"/>
                <w:cs/>
              </w:rPr>
              <w:t xml:space="preserve">เพิ่ม </w:t>
            </w:r>
            <w:r>
              <w:t>Field Revenue Sharing Flag</w:t>
            </w:r>
          </w:p>
          <w:p w:rsidR="006914FF" w:rsidP="003362CD" w:rsidRDefault="006914FF" w14:paraId="3C53BAD3" w14:textId="77777777">
            <w:pPr>
              <w:pStyle w:val="ListParagraph"/>
              <w:numPr>
                <w:ilvl w:val="0"/>
                <w:numId w:val="248"/>
              </w:numPr>
            </w:pPr>
            <w:r>
              <w:t xml:space="preserve">Revenue Code </w:t>
            </w:r>
            <w:r>
              <w:rPr>
                <w:rFonts w:hint="cs"/>
                <w:cs/>
              </w:rPr>
              <w:t>ของ</w:t>
            </w:r>
            <w:r>
              <w:t xml:space="preserve"> Postpaid </w:t>
            </w:r>
            <w:r>
              <w:rPr>
                <w:rFonts w:hint="cs"/>
                <w:cs/>
              </w:rPr>
              <w:t xml:space="preserve">ที่ </w:t>
            </w:r>
            <w:r>
              <w:t xml:space="preserve">ENH </w:t>
            </w:r>
            <w:r>
              <w:rPr>
                <w:rFonts w:hint="cs"/>
                <w:cs/>
              </w:rPr>
              <w:t>จะ</w:t>
            </w:r>
            <w:r>
              <w:t xml:space="preserve"> Default </w:t>
            </w:r>
            <w:r>
              <w:rPr>
                <w:rFonts w:hint="cs"/>
                <w:cs/>
              </w:rPr>
              <w:t xml:space="preserve">ให้กรณีที่ </w:t>
            </w:r>
            <w:r>
              <w:t xml:space="preserve">PO Group </w:t>
            </w:r>
            <w:r>
              <w:rPr>
                <w:rFonts w:cs="Angsana New"/>
                <w:cs/>
              </w:rPr>
              <w:t>=”</w:t>
            </w:r>
            <w:r>
              <w:t>Mobile</w:t>
            </w:r>
            <w:r>
              <w:rPr>
                <w:rFonts w:cs="Angsana New"/>
                <w:cs/>
              </w:rPr>
              <w:t>”</w:t>
            </w:r>
          </w:p>
          <w:p w:rsidR="006914FF" w:rsidP="003362CD" w:rsidRDefault="006914FF" w14:paraId="73B07029" w14:textId="77777777">
            <w:pPr>
              <w:pStyle w:val="ListParagraph"/>
              <w:numPr>
                <w:ilvl w:val="0"/>
                <w:numId w:val="248"/>
              </w:numPr>
            </w:pPr>
            <w:r>
              <w:t xml:space="preserve">Enable Duration Unit </w:t>
            </w:r>
            <w:r>
              <w:rPr>
                <w:rFonts w:hint="cs"/>
                <w:cs/>
              </w:rPr>
              <w:t xml:space="preserve">ของทุก </w:t>
            </w:r>
            <w:r>
              <w:t>Product Pricing</w:t>
            </w:r>
          </w:p>
          <w:p w:rsidR="006914FF" w:rsidP="003362CD" w:rsidRDefault="006914FF" w14:paraId="1C1B3CCA" w14:textId="77777777">
            <w:pPr>
              <w:pStyle w:val="ListParagraph"/>
              <w:numPr>
                <w:ilvl w:val="0"/>
                <w:numId w:val="248"/>
              </w:numPr>
            </w:pPr>
            <w:r>
              <w:t xml:space="preserve">No of Sharing </w:t>
            </w:r>
            <w:r>
              <w:rPr>
                <w:rFonts w:hint="cs"/>
                <w:cs/>
              </w:rPr>
              <w:t xml:space="preserve">เป็น </w:t>
            </w:r>
            <w:r>
              <w:t>Optional</w:t>
            </w:r>
          </w:p>
          <w:p w:rsidR="006914FF" w:rsidP="003362CD" w:rsidRDefault="006914FF" w14:paraId="4EBB8EDA" w14:textId="77777777">
            <w:pPr>
              <w:pStyle w:val="ListParagraph"/>
              <w:numPr>
                <w:ilvl w:val="0"/>
                <w:numId w:val="248"/>
              </w:numPr>
            </w:pPr>
            <w:r>
              <w:rPr>
                <w:rFonts w:hint="cs"/>
                <w:cs/>
              </w:rPr>
              <w:t xml:space="preserve">แก้ไขเงื่อนไขในการ </w:t>
            </w:r>
            <w:r>
              <w:t>Filter Special Condition</w:t>
            </w:r>
          </w:p>
          <w:p w:rsidR="006914FF" w:rsidP="003362CD" w:rsidRDefault="006914FF" w14:paraId="4D5E81A6" w14:textId="77777777">
            <w:pPr>
              <w:pStyle w:val="ListParagraph"/>
              <w:numPr>
                <w:ilvl w:val="0"/>
                <w:numId w:val="248"/>
              </w:numPr>
            </w:pPr>
            <w:r>
              <w:rPr>
                <w:rFonts w:hint="cs"/>
                <w:cs/>
              </w:rPr>
              <w:t xml:space="preserve">แก้ไข </w:t>
            </w:r>
            <w:r>
              <w:t xml:space="preserve">WiFi </w:t>
            </w:r>
            <w:r>
              <w:rPr>
                <w:rFonts w:hint="cs"/>
                <w:cs/>
              </w:rPr>
              <w:t xml:space="preserve">ให้แสดงใน </w:t>
            </w:r>
            <w:r>
              <w:t>Reward per Target Customer</w:t>
            </w:r>
          </w:p>
          <w:p w:rsidR="006914FF" w:rsidP="003362CD" w:rsidRDefault="006914FF" w14:paraId="0F216A98" w14:textId="77777777">
            <w:pPr>
              <w:pStyle w:val="ListParagraph"/>
              <w:numPr>
                <w:ilvl w:val="0"/>
                <w:numId w:val="248"/>
              </w:numPr>
            </w:pPr>
            <w:r>
              <w:t xml:space="preserve">Retry Pattern </w:t>
            </w:r>
            <w:r>
              <w:rPr>
                <w:rFonts w:hint="cs"/>
                <w:cs/>
              </w:rPr>
              <w:t>ให้ไม่แสดงกรณีที่</w:t>
            </w:r>
            <w:r>
              <w:t xml:space="preserve"> vdoTargetGroup </w:t>
            </w:r>
            <w:r>
              <w:rPr>
                <w:rFonts w:cs="Angsana New"/>
                <w:cs/>
              </w:rPr>
              <w:t>= “</w:t>
            </w:r>
            <w:r>
              <w:t>Non AIS</w:t>
            </w:r>
            <w:r>
              <w:rPr>
                <w:rFonts w:cs="Angsana New"/>
                <w:cs/>
              </w:rPr>
              <w:t>”</w:t>
            </w:r>
          </w:p>
          <w:p w:rsidR="006914FF" w:rsidP="003362CD" w:rsidRDefault="00025C4D" w14:paraId="375042CA" w14:textId="77777777">
            <w:pPr>
              <w:pStyle w:val="ListParagraph"/>
              <w:numPr>
                <w:ilvl w:val="0"/>
                <w:numId w:val="248"/>
              </w:numPr>
            </w:pPr>
            <w:r>
              <w:rPr>
                <w:rFonts w:hint="cs"/>
                <w:cs/>
              </w:rPr>
              <w:t xml:space="preserve">แก้ไขให้ </w:t>
            </w:r>
            <w:r>
              <w:t xml:space="preserve">Recurring Fee Item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Service Group </w:t>
            </w:r>
            <w:r>
              <w:rPr>
                <w:rFonts w:hint="cs"/>
                <w:cs/>
              </w:rPr>
              <w:t xml:space="preserve">สามารถ </w:t>
            </w:r>
            <w:r>
              <w:t xml:space="preserve">Search </w:t>
            </w:r>
            <w:r>
              <w:rPr>
                <w:rFonts w:hint="cs"/>
                <w:cs/>
              </w:rPr>
              <w:t>ได้</w:t>
            </w:r>
          </w:p>
          <w:p w:rsidR="00025C4D" w:rsidP="003362CD" w:rsidRDefault="00025C4D" w14:paraId="5374FE98" w14:textId="77777777">
            <w:pPr>
              <w:pStyle w:val="ListParagraph"/>
              <w:numPr>
                <w:ilvl w:val="0"/>
                <w:numId w:val="248"/>
              </w:numPr>
            </w:pPr>
            <w:r>
              <w:t xml:space="preserve">Charge By </w:t>
            </w:r>
            <w:r>
              <w:rPr>
                <w:rFonts w:hint="cs"/>
                <w:cs/>
              </w:rPr>
              <w:t xml:space="preserve">ให้ </w:t>
            </w:r>
            <w:r>
              <w:t xml:space="preserve">Disable Field </w:t>
            </w:r>
            <w:r>
              <w:rPr>
                <w:rFonts w:hint="cs"/>
                <w:cs/>
              </w:rPr>
              <w:t xml:space="preserve">ที่ </w:t>
            </w:r>
            <w:r>
              <w:t>ENH</w:t>
            </w:r>
          </w:p>
          <w:p w:rsidR="00025C4D" w:rsidP="003362CD" w:rsidRDefault="00025C4D" w14:paraId="4C8FD709" w14:textId="77777777">
            <w:pPr>
              <w:pStyle w:val="ListParagraph"/>
              <w:numPr>
                <w:ilvl w:val="0"/>
                <w:numId w:val="248"/>
              </w:numPr>
            </w:pPr>
            <w:r>
              <w:rPr>
                <w:rFonts w:hint="cs"/>
                <w:cs/>
              </w:rPr>
              <w:t xml:space="preserve">แก้ไขเงื่อนไขในการแสดง </w:t>
            </w:r>
            <w:r>
              <w:t xml:space="preserve">List </w:t>
            </w:r>
            <w:r>
              <w:rPr>
                <w:rFonts w:hint="cs"/>
                <w:cs/>
              </w:rPr>
              <w:t xml:space="preserve">ของ </w:t>
            </w:r>
            <w:r>
              <w:t xml:space="preserve">PO </w:t>
            </w:r>
            <w:r>
              <w:rPr>
                <w:rFonts w:hint="cs"/>
                <w:cs/>
              </w:rPr>
              <w:t xml:space="preserve">ที่ </w:t>
            </w:r>
            <w:r>
              <w:t xml:space="preserve">Relation VDO </w:t>
            </w:r>
          </w:p>
          <w:p w:rsidR="00025C4D" w:rsidP="008859E5" w:rsidRDefault="00025C4D" w14:paraId="72FEF088" w14:textId="656E1E5E"/>
        </w:tc>
        <w:tc>
          <w:tcPr>
            <w:tcW w:w="751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1A53F3" w:rsidP="006900EC" w:rsidRDefault="001A53F3" w14:paraId="395E8971" w14:textId="48EC1898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V</w:t>
            </w:r>
            <w:r>
              <w:rPr>
                <w:rFonts w:cs="Angsana New"/>
                <w:cs/>
              </w:rPr>
              <w:t>.</w:t>
            </w:r>
            <w:r>
              <w:rPr>
                <w:rFonts w:cs="CordiaUPC"/>
              </w:rPr>
              <w:t>1</w:t>
            </w:r>
            <w:r>
              <w:rPr>
                <w:rFonts w:cs="Angsana New"/>
                <w:cs/>
              </w:rPr>
              <w:t>.</w:t>
            </w:r>
            <w:r>
              <w:rPr>
                <w:rFonts w:cs="CordiaUPC"/>
              </w:rPr>
              <w:t>18</w:t>
            </w:r>
          </w:p>
        </w:tc>
      </w:tr>
      <w:tr w:rsidRPr="001624DE" w:rsidR="008859E5" w:rsidTr="00F95259" w14:paraId="129AD1EF" w14:textId="77777777">
        <w:trPr>
          <w:tblHeader/>
        </w:trPr>
        <w:tc>
          <w:tcPr>
            <w:tcW w:w="620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8859E5" w:rsidP="006900EC" w:rsidRDefault="003A4833" w14:paraId="571958EB" w14:textId="5BECEE3E">
            <w:pPr>
              <w:pStyle w:val="TableBody"/>
              <w:rPr>
                <w:rFonts w:cs="CordiaUPC"/>
                <w:cs/>
              </w:rPr>
            </w:pPr>
            <w:r>
              <w:rPr>
                <w:rFonts w:cs="CordiaUPC"/>
              </w:rPr>
              <w:t>02</w:t>
            </w:r>
            <w:r w:rsidR="008859E5">
              <w:rPr>
                <w:rFonts w:hint="cs" w:cs="Angsana New"/>
                <w:cs/>
              </w:rPr>
              <w:t>/</w:t>
            </w:r>
            <w:r w:rsidR="008859E5">
              <w:rPr>
                <w:rFonts w:hint="cs" w:cs="CordiaUPC"/>
                <w:cs/>
              </w:rPr>
              <w:t>1</w:t>
            </w:r>
            <w:r>
              <w:rPr>
                <w:rFonts w:cs="CordiaUPC"/>
              </w:rPr>
              <w:t>2</w:t>
            </w:r>
            <w:r w:rsidR="008859E5">
              <w:rPr>
                <w:rFonts w:hint="cs" w:cs="Angsana New"/>
                <w:cs/>
              </w:rPr>
              <w:t>/</w:t>
            </w:r>
            <w:r w:rsidR="008859E5">
              <w:rPr>
                <w:rFonts w:hint="cs" w:cs="CordiaUPC"/>
                <w:cs/>
              </w:rPr>
              <w:t>2020</w:t>
            </w:r>
          </w:p>
        </w:tc>
        <w:tc>
          <w:tcPr>
            <w:tcW w:w="886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8859E5" w:rsidP="006900EC" w:rsidRDefault="008859E5" w14:paraId="02751B6C" w14:textId="0AB14733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Nattawat</w:t>
            </w:r>
          </w:p>
        </w:tc>
        <w:tc>
          <w:tcPr>
            <w:tcW w:w="2743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8859E5" w:rsidP="00861104" w:rsidRDefault="008859E5" w14:paraId="3B54FF43" w14:textId="77777777">
            <w:pPr>
              <w:pStyle w:val="ListParagraph"/>
              <w:numPr>
                <w:ilvl w:val="0"/>
                <w:numId w:val="331"/>
              </w:numPr>
            </w:pPr>
            <w:r>
              <w:rPr>
                <w:rFonts w:hint="cs"/>
                <w:cs/>
              </w:rPr>
              <w:t xml:space="preserve">แก้ไข </w:t>
            </w:r>
            <w:r>
              <w:t xml:space="preserve">Logic </w:t>
            </w:r>
            <w:r>
              <w:rPr>
                <w:rFonts w:hint="cs"/>
                <w:cs/>
              </w:rPr>
              <w:t xml:space="preserve">ในการ </w:t>
            </w:r>
            <w:r>
              <w:t xml:space="preserve">Default </w:t>
            </w:r>
            <w:r>
              <w:rPr>
                <w:rFonts w:hint="cs"/>
                <w:cs/>
              </w:rPr>
              <w:t xml:space="preserve">ค่า </w:t>
            </w:r>
            <w:r>
              <w:t>voiceQuotaRollOver</w:t>
            </w:r>
          </w:p>
          <w:p w:rsidR="008859E5" w:rsidRDefault="008859E5" w14:paraId="77C5D7DD" w14:textId="77777777">
            <w:pPr>
              <w:pStyle w:val="ListParagraph"/>
              <w:numPr>
                <w:ilvl w:val="0"/>
                <w:numId w:val="331"/>
              </w:numPr>
            </w:pPr>
            <w:r>
              <w:rPr>
                <w:rFonts w:hint="cs"/>
                <w:cs/>
              </w:rPr>
              <w:t xml:space="preserve">แก้ไขสีของ </w:t>
            </w:r>
            <w:r>
              <w:t>Label revenueSharingFlag</w:t>
            </w:r>
          </w:p>
          <w:p w:rsidRPr="008859E5" w:rsidR="003A4833" w:rsidP="00861104" w:rsidRDefault="003A4833" w14:paraId="61A9AEDC" w14:textId="582B972C">
            <w:pPr>
              <w:pStyle w:val="ListParagraph"/>
              <w:numPr>
                <w:ilvl w:val="0"/>
                <w:numId w:val="331"/>
              </w:numPr>
              <w:rPr>
                <w:cs/>
              </w:rPr>
            </w:pPr>
            <w:r>
              <w:rPr>
                <w:rFonts w:hint="cs"/>
                <w:cs/>
              </w:rPr>
              <w:t xml:space="preserve">แก้ไข </w:t>
            </w:r>
            <w:r>
              <w:t xml:space="preserve">Logic Validate Duration To </w:t>
            </w:r>
            <w:r>
              <w:rPr>
                <w:rFonts w:cs="Angsana New"/>
                <w:cs/>
              </w:rPr>
              <w:t xml:space="preserve">/ </w:t>
            </w:r>
            <w:r>
              <w:t xml:space="preserve">Duration Unit </w:t>
            </w:r>
            <w:r>
              <w:rPr>
                <w:rFonts w:hint="cs"/>
                <w:cs/>
              </w:rPr>
              <w:t xml:space="preserve">ของแต่ละ </w:t>
            </w:r>
            <w:r>
              <w:t>Product Pricing</w:t>
            </w:r>
          </w:p>
        </w:tc>
        <w:tc>
          <w:tcPr>
            <w:tcW w:w="751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8859E5" w:rsidP="006900EC" w:rsidRDefault="008859E5" w14:paraId="45A629B5" w14:textId="1F4F2BEE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V</w:t>
            </w:r>
            <w:r>
              <w:rPr>
                <w:rFonts w:cs="Angsana New"/>
                <w:cs/>
              </w:rPr>
              <w:t>.</w:t>
            </w:r>
            <w:r>
              <w:rPr>
                <w:rFonts w:cs="CordiaUPC"/>
              </w:rPr>
              <w:t>1</w:t>
            </w:r>
            <w:r>
              <w:rPr>
                <w:rFonts w:cs="Angsana New"/>
                <w:cs/>
              </w:rPr>
              <w:t>.</w:t>
            </w:r>
            <w:r>
              <w:rPr>
                <w:rFonts w:cs="CordiaUPC"/>
              </w:rPr>
              <w:t>19</w:t>
            </w:r>
          </w:p>
        </w:tc>
      </w:tr>
      <w:tr w:rsidRPr="001624DE" w:rsidR="00124046" w:rsidTr="00F95259" w14:paraId="48A4EB0C" w14:textId="77777777">
        <w:trPr>
          <w:tblHeader/>
        </w:trPr>
        <w:tc>
          <w:tcPr>
            <w:tcW w:w="620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124046" w:rsidP="006900EC" w:rsidRDefault="00124046" w14:paraId="4AB73432" w14:textId="4381B91B">
            <w:pPr>
              <w:pStyle w:val="TableBody"/>
              <w:rPr>
                <w:rFonts w:cs="CordiaUPC"/>
              </w:rPr>
            </w:pPr>
            <w:r>
              <w:rPr>
                <w:rFonts w:hint="cs" w:cs="CordiaUPC"/>
                <w:cs/>
              </w:rPr>
              <w:t>1</w:t>
            </w:r>
            <w:r w:rsidR="00394747">
              <w:rPr>
                <w:rFonts w:cs="CordiaUPC"/>
              </w:rPr>
              <w:t>5</w:t>
            </w:r>
            <w:r>
              <w:rPr>
                <w:rFonts w:hint="cs" w:cs="Angsana New"/>
                <w:cs/>
              </w:rPr>
              <w:t>/</w:t>
            </w:r>
            <w:r>
              <w:rPr>
                <w:rFonts w:hint="cs" w:cs="CordiaUPC"/>
                <w:cs/>
              </w:rPr>
              <w:t>12</w:t>
            </w:r>
            <w:r>
              <w:rPr>
                <w:rFonts w:hint="cs" w:cs="Angsana New"/>
                <w:cs/>
              </w:rPr>
              <w:t>/</w:t>
            </w:r>
            <w:r>
              <w:rPr>
                <w:rFonts w:hint="cs" w:cs="CordiaUPC"/>
                <w:cs/>
              </w:rPr>
              <w:t>2020</w:t>
            </w:r>
          </w:p>
        </w:tc>
        <w:tc>
          <w:tcPr>
            <w:tcW w:w="886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124046" w:rsidP="006900EC" w:rsidRDefault="00124046" w14:paraId="715A4045" w14:textId="435D9DBB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Nattawat</w:t>
            </w:r>
          </w:p>
        </w:tc>
        <w:tc>
          <w:tcPr>
            <w:tcW w:w="2743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124046" w:rsidP="00124046" w:rsidRDefault="00124046" w14:paraId="146B3E61" w14:textId="77777777">
            <w:pPr>
              <w:pStyle w:val="ListParagraph"/>
              <w:numPr>
                <w:ilvl w:val="0"/>
                <w:numId w:val="331"/>
              </w:numPr>
            </w:pPr>
            <w:r>
              <w:rPr>
                <w:rFonts w:hint="cs"/>
                <w:cs/>
              </w:rPr>
              <w:t xml:space="preserve">แก้ไข </w:t>
            </w:r>
            <w:r>
              <w:t xml:space="preserve">Validate Promotion Description </w:t>
            </w:r>
            <w:r>
              <w:rPr>
                <w:rFonts w:hint="cs"/>
                <w:cs/>
              </w:rPr>
              <w:t xml:space="preserve">ให้รองรับ </w:t>
            </w:r>
            <w:r>
              <w:t xml:space="preserve">255 </w:t>
            </w:r>
            <w:r>
              <w:rPr>
                <w:rFonts w:hint="cs"/>
                <w:cs/>
              </w:rPr>
              <w:t xml:space="preserve">ตัวอักษรที่ </w:t>
            </w:r>
            <w:r>
              <w:t xml:space="preserve">ENH </w:t>
            </w:r>
            <w:r>
              <w:rPr>
                <w:rFonts w:hint="cs"/>
                <w:cs/>
              </w:rPr>
              <w:t xml:space="preserve">เท่ากับ </w:t>
            </w:r>
            <w:r>
              <w:t>MKT</w:t>
            </w:r>
          </w:p>
          <w:p w:rsidR="00124046" w:rsidP="00124046" w:rsidRDefault="00124046" w14:paraId="195170F1" w14:textId="77777777">
            <w:pPr>
              <w:pStyle w:val="ListParagraph"/>
              <w:numPr>
                <w:ilvl w:val="0"/>
                <w:numId w:val="331"/>
              </w:numPr>
            </w:pPr>
            <w:r>
              <w:rPr>
                <w:rFonts w:hint="cs"/>
                <w:cs/>
              </w:rPr>
              <w:t xml:space="preserve">แก้ไขให้ </w:t>
            </w:r>
            <w:r>
              <w:t xml:space="preserve">remarkMkt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remarkPdl </w:t>
            </w:r>
            <w:r>
              <w:rPr>
                <w:rFonts w:cs="Angsana New"/>
                <w:cs/>
              </w:rPr>
              <w:t>เ</w:t>
            </w:r>
            <w:r>
              <w:rPr>
                <w:rFonts w:hint="cs"/>
                <w:cs/>
              </w:rPr>
              <w:t xml:space="preserve">ป็น </w:t>
            </w:r>
            <w:r>
              <w:t xml:space="preserve">Text Area </w:t>
            </w:r>
            <w:r>
              <w:rPr>
                <w:rFonts w:hint="cs"/>
                <w:cs/>
              </w:rPr>
              <w:t xml:space="preserve">และ </w:t>
            </w:r>
            <w:r>
              <w:t>Disabled</w:t>
            </w:r>
          </w:p>
          <w:p w:rsidR="00124046" w:rsidP="00906314" w:rsidRDefault="00124046" w14:paraId="2E609CAA" w14:textId="38DC8E66">
            <w:pPr>
              <w:pStyle w:val="ListParagraph"/>
              <w:numPr>
                <w:ilvl w:val="0"/>
                <w:numId w:val="331"/>
              </w:numPr>
            </w:pPr>
            <w:r>
              <w:rPr>
                <w:rFonts w:hint="cs"/>
                <w:cs/>
              </w:rPr>
              <w:t xml:space="preserve">รองรับเคส </w:t>
            </w:r>
            <w:r>
              <w:t xml:space="preserve">Deduct Success </w:t>
            </w:r>
            <w:r>
              <w:rPr>
                <w:rFonts w:cs="Angsana New"/>
                <w:cs/>
              </w:rPr>
              <w:t xml:space="preserve">/ </w:t>
            </w:r>
            <w:r>
              <w:t>Deduct Fail</w:t>
            </w:r>
            <w:r w:rsidR="00B824BA">
              <w:rPr>
                <w:rFonts w:cs="Angsana New"/>
                <w:cs/>
              </w:rPr>
              <w:t xml:space="preserve"> </w:t>
            </w:r>
          </w:p>
        </w:tc>
        <w:tc>
          <w:tcPr>
            <w:tcW w:w="751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124046" w:rsidP="006900EC" w:rsidRDefault="00E77B74" w14:paraId="4B66FA80" w14:textId="02699925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V</w:t>
            </w:r>
            <w:r>
              <w:rPr>
                <w:rFonts w:cs="Angsana New"/>
                <w:cs/>
              </w:rPr>
              <w:t>.</w:t>
            </w:r>
            <w:r>
              <w:rPr>
                <w:rFonts w:cs="CordiaUPC"/>
              </w:rPr>
              <w:t>1</w:t>
            </w:r>
            <w:r>
              <w:rPr>
                <w:rFonts w:cs="Angsana New"/>
                <w:cs/>
              </w:rPr>
              <w:t>.</w:t>
            </w:r>
            <w:r>
              <w:rPr>
                <w:rFonts w:cs="CordiaUPC"/>
              </w:rPr>
              <w:t>20</w:t>
            </w:r>
          </w:p>
        </w:tc>
      </w:tr>
      <w:tr w:rsidRPr="001624DE" w:rsidR="003E45D5" w:rsidTr="00F95259" w14:paraId="7A70AD06" w14:textId="77777777">
        <w:trPr>
          <w:tblHeader/>
        </w:trPr>
        <w:tc>
          <w:tcPr>
            <w:tcW w:w="620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3E45D5" w:rsidP="006900EC" w:rsidRDefault="003E45D5" w14:paraId="3AA5E729" w14:textId="458380EE">
            <w:pPr>
              <w:pStyle w:val="TableBody"/>
              <w:rPr>
                <w:rFonts w:cs="CordiaUPC"/>
                <w:cs/>
              </w:rPr>
            </w:pPr>
            <w:r>
              <w:rPr>
                <w:rFonts w:cs="CordiaUPC"/>
              </w:rPr>
              <w:t>18</w:t>
            </w:r>
            <w:r>
              <w:rPr>
                <w:rFonts w:cs="Angsana New"/>
                <w:cs/>
              </w:rPr>
              <w:t>/</w:t>
            </w:r>
            <w:r>
              <w:rPr>
                <w:rFonts w:cs="CordiaUPC"/>
              </w:rPr>
              <w:t>12</w:t>
            </w:r>
            <w:r>
              <w:rPr>
                <w:rFonts w:cs="Angsana New"/>
                <w:cs/>
              </w:rPr>
              <w:t>/</w:t>
            </w:r>
            <w:r>
              <w:rPr>
                <w:rFonts w:cs="CordiaUPC"/>
              </w:rPr>
              <w:t>2020</w:t>
            </w:r>
          </w:p>
        </w:tc>
        <w:tc>
          <w:tcPr>
            <w:tcW w:w="886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3E45D5" w:rsidP="006900EC" w:rsidRDefault="003E45D5" w14:paraId="09A1D847" w14:textId="47CE2493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Nattawat</w:t>
            </w:r>
          </w:p>
        </w:tc>
        <w:tc>
          <w:tcPr>
            <w:tcW w:w="2743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3E45D5" w:rsidP="00124046" w:rsidRDefault="003E45D5" w14:paraId="63EB3FFC" w14:textId="77777777">
            <w:pPr>
              <w:pStyle w:val="ListParagraph"/>
              <w:numPr>
                <w:ilvl w:val="0"/>
                <w:numId w:val="331"/>
              </w:numPr>
            </w:pPr>
            <w:r>
              <w:rPr>
                <w:rFonts w:hint="cs"/>
                <w:cs/>
              </w:rPr>
              <w:t xml:space="preserve">แก้ไข </w:t>
            </w:r>
            <w:r>
              <w:t xml:space="preserve">Validate </w:t>
            </w:r>
            <w:r>
              <w:rPr>
                <w:rFonts w:hint="cs"/>
                <w:cs/>
              </w:rPr>
              <w:t xml:space="preserve">ของ </w:t>
            </w:r>
            <w:r>
              <w:t xml:space="preserve">Internet </w:t>
            </w:r>
            <w:r>
              <w:rPr>
                <w:rFonts w:hint="cs"/>
                <w:cs/>
              </w:rPr>
              <w:t xml:space="preserve">รองรับเคส </w:t>
            </w:r>
            <w:r>
              <w:t xml:space="preserve">Deduct Success </w:t>
            </w:r>
            <w:r>
              <w:rPr>
                <w:rFonts w:cs="Angsana New"/>
                <w:cs/>
              </w:rPr>
              <w:t xml:space="preserve">/ </w:t>
            </w:r>
            <w:r>
              <w:t>Deduct Fail</w:t>
            </w:r>
          </w:p>
          <w:p w:rsidR="003E45D5" w:rsidP="00124046" w:rsidRDefault="003E45D5" w14:paraId="31724AEC" w14:textId="77777777">
            <w:pPr>
              <w:pStyle w:val="ListParagraph"/>
              <w:numPr>
                <w:ilvl w:val="0"/>
                <w:numId w:val="331"/>
              </w:numPr>
            </w:pPr>
            <w:r>
              <w:rPr>
                <w:rFonts w:hint="cs"/>
                <w:cs/>
              </w:rPr>
              <w:t xml:space="preserve">เพิ่มเงื่อนไขในการแปลงค่า </w:t>
            </w:r>
            <w:r>
              <w:t xml:space="preserve">Duration Unit </w:t>
            </w:r>
            <w:r>
              <w:rPr>
                <w:rFonts w:hint="cs"/>
                <w:cs/>
              </w:rPr>
              <w:t xml:space="preserve">ตอน </w:t>
            </w:r>
            <w:r>
              <w:t xml:space="preserve">MKT </w:t>
            </w:r>
            <w:r>
              <w:rPr>
                <w:rFonts w:cs="Angsana New"/>
                <w:cs/>
              </w:rPr>
              <w:t>-</w:t>
            </w:r>
            <w:r>
              <w:t xml:space="preserve">&gt; PDL </w:t>
            </w:r>
            <w:r>
              <w:rPr>
                <w:rFonts w:hint="cs"/>
                <w:cs/>
              </w:rPr>
              <w:t xml:space="preserve">ให้ทำเฉพาะ </w:t>
            </w:r>
            <w:r>
              <w:t xml:space="preserve">Ontop </w:t>
            </w:r>
            <w:r>
              <w:rPr>
                <w:rFonts w:cs="Angsana New"/>
                <w:cs/>
              </w:rPr>
              <w:t xml:space="preserve">/ </w:t>
            </w:r>
            <w:r>
              <w:t>Ontop Extra</w:t>
            </w:r>
          </w:p>
          <w:p w:rsidR="00397487" w:rsidP="00124046" w:rsidRDefault="00397487" w14:paraId="20F2E11B" w14:textId="280D05C2">
            <w:pPr>
              <w:pStyle w:val="ListParagraph"/>
              <w:numPr>
                <w:ilvl w:val="0"/>
                <w:numId w:val="331"/>
              </w:numPr>
              <w:rPr>
                <w:cs/>
              </w:rPr>
            </w:pPr>
            <w:r>
              <w:rPr>
                <w:rFonts w:hint="cs"/>
                <w:cs/>
              </w:rPr>
              <w:t xml:space="preserve">เพิ่ม </w:t>
            </w:r>
            <w:r>
              <w:t>Tab Market Segment</w:t>
            </w:r>
            <w:r w:rsidR="00555C6F">
              <w:rPr>
                <w:rFonts w:cs="Angsana New"/>
                <w:cs/>
              </w:rPr>
              <w:t xml:space="preserve"> </w:t>
            </w:r>
            <w:r w:rsidR="00555C6F">
              <w:rPr>
                <w:rFonts w:hint="cs"/>
                <w:cs/>
              </w:rPr>
              <w:t xml:space="preserve">เฉพาะ </w:t>
            </w:r>
            <w:r w:rsidR="00555C6F">
              <w:t>MKT</w:t>
            </w:r>
          </w:p>
        </w:tc>
        <w:tc>
          <w:tcPr>
            <w:tcW w:w="751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3E45D5" w:rsidP="006900EC" w:rsidRDefault="003E45D5" w14:paraId="20B27CF6" w14:textId="054DB6EE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V</w:t>
            </w:r>
            <w:r>
              <w:rPr>
                <w:rFonts w:cs="Angsana New"/>
                <w:cs/>
              </w:rPr>
              <w:t>.</w:t>
            </w:r>
            <w:r>
              <w:rPr>
                <w:rFonts w:cs="CordiaUPC"/>
              </w:rPr>
              <w:t>1</w:t>
            </w:r>
            <w:r>
              <w:rPr>
                <w:rFonts w:cs="Angsana New"/>
                <w:cs/>
              </w:rPr>
              <w:t>.</w:t>
            </w:r>
            <w:r>
              <w:rPr>
                <w:rFonts w:cs="CordiaUPC"/>
              </w:rPr>
              <w:t>21</w:t>
            </w:r>
          </w:p>
        </w:tc>
      </w:tr>
      <w:tr w:rsidRPr="001624DE" w:rsidR="00A65FA0" w:rsidTr="00F95259" w14:paraId="4990E3BC" w14:textId="77777777">
        <w:trPr>
          <w:tblHeader/>
        </w:trPr>
        <w:tc>
          <w:tcPr>
            <w:tcW w:w="620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A65FA0" w:rsidP="00A65FA0" w:rsidRDefault="00A65FA0" w14:paraId="46AEF163" w14:textId="44D01730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25</w:t>
            </w:r>
            <w:r>
              <w:rPr>
                <w:rFonts w:cs="Angsana New"/>
                <w:cs/>
              </w:rPr>
              <w:t>/</w:t>
            </w:r>
            <w:r>
              <w:rPr>
                <w:rFonts w:cs="CordiaUPC"/>
              </w:rPr>
              <w:t>12</w:t>
            </w:r>
            <w:r>
              <w:rPr>
                <w:rFonts w:cs="Angsana New"/>
                <w:cs/>
              </w:rPr>
              <w:t>/</w:t>
            </w:r>
            <w:r>
              <w:rPr>
                <w:rFonts w:cs="CordiaUPC"/>
              </w:rPr>
              <w:t>2020</w:t>
            </w:r>
          </w:p>
        </w:tc>
        <w:tc>
          <w:tcPr>
            <w:tcW w:w="886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A65FA0" w:rsidP="00A65FA0" w:rsidRDefault="00A65FA0" w14:paraId="406F3FCD" w14:textId="2AB34326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Nopphasin</w:t>
            </w:r>
          </w:p>
        </w:tc>
        <w:tc>
          <w:tcPr>
            <w:tcW w:w="2743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A65FA0" w:rsidP="00A65FA0" w:rsidRDefault="00A65FA0" w14:paraId="06EF7757" w14:textId="2612A22C">
            <w:pPr>
              <w:pStyle w:val="ListParagraph"/>
              <w:numPr>
                <w:ilvl w:val="0"/>
                <w:numId w:val="331"/>
              </w:numPr>
              <w:rPr>
                <w:cs/>
              </w:rPr>
            </w:pPr>
            <w:r>
              <w:rPr>
                <w:rFonts w:hint="cs"/>
                <w:cs/>
              </w:rPr>
              <w:t xml:space="preserve">เพิ่ม </w:t>
            </w:r>
            <w:r w:rsidRPr="00A65FA0">
              <w:t xml:space="preserve">Mass Enh VDO Allow Bundle </w:t>
            </w:r>
            <w:r>
              <w:t>Tab</w:t>
            </w:r>
            <w:r>
              <w:rPr>
                <w:rFonts w:hint="cs"/>
                <w:cs/>
              </w:rPr>
              <w:t xml:space="preserve"> สำหรับ </w:t>
            </w:r>
            <w:r>
              <w:t xml:space="preserve">flow VDO </w:t>
            </w:r>
            <w:r>
              <w:rPr>
                <w:rFonts w:cs="CordiaUPC"/>
                <w:cs/>
              </w:rPr>
              <w:t>-</w:t>
            </w:r>
            <w:r>
              <w:t>&gt; CPR</w:t>
            </w:r>
          </w:p>
        </w:tc>
        <w:tc>
          <w:tcPr>
            <w:tcW w:w="751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A65FA0" w:rsidP="00A65FA0" w:rsidRDefault="00A65FA0" w14:paraId="2BC1EC3E" w14:textId="2F8B81D4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V</w:t>
            </w:r>
            <w:r>
              <w:rPr>
                <w:rFonts w:cs="CordiaUPC"/>
                <w:cs/>
              </w:rPr>
              <w:t>.</w:t>
            </w:r>
            <w:r>
              <w:rPr>
                <w:rFonts w:cs="CordiaUPC"/>
              </w:rPr>
              <w:t>1</w:t>
            </w:r>
            <w:r>
              <w:rPr>
                <w:rFonts w:cs="CordiaUPC"/>
                <w:cs/>
              </w:rPr>
              <w:t>.</w:t>
            </w:r>
            <w:r>
              <w:rPr>
                <w:rFonts w:cs="CordiaUPC"/>
              </w:rPr>
              <w:t>22</w:t>
            </w:r>
          </w:p>
        </w:tc>
      </w:tr>
      <w:tr w:rsidRPr="001624DE" w:rsidR="00BD67DE" w:rsidTr="00F95259" w14:paraId="12E7EC07" w14:textId="77777777">
        <w:trPr>
          <w:tblHeader/>
        </w:trPr>
        <w:tc>
          <w:tcPr>
            <w:tcW w:w="620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BD67DE" w:rsidP="00A65FA0" w:rsidRDefault="00BD67DE" w14:paraId="14788AB8" w14:textId="57623050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08</w:t>
            </w:r>
            <w:r>
              <w:rPr>
                <w:rFonts w:cs="CordiaUPC"/>
                <w:cs/>
              </w:rPr>
              <w:t>/</w:t>
            </w:r>
            <w:r>
              <w:rPr>
                <w:rFonts w:cs="CordiaUPC"/>
              </w:rPr>
              <w:t>01</w:t>
            </w:r>
            <w:r>
              <w:rPr>
                <w:rFonts w:cs="CordiaUPC"/>
                <w:cs/>
              </w:rPr>
              <w:t>/</w:t>
            </w:r>
            <w:r>
              <w:rPr>
                <w:rFonts w:cs="CordiaUPC"/>
              </w:rPr>
              <w:t>2021</w:t>
            </w:r>
          </w:p>
        </w:tc>
        <w:tc>
          <w:tcPr>
            <w:tcW w:w="886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BD67DE" w:rsidP="00A65FA0" w:rsidRDefault="00BD67DE" w14:paraId="6F6E7C8C" w14:textId="6CE45D3A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Nattawat</w:t>
            </w:r>
          </w:p>
        </w:tc>
        <w:tc>
          <w:tcPr>
            <w:tcW w:w="2743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BD67DE" w:rsidP="00A65FA0" w:rsidRDefault="00BD67DE" w14:paraId="6FCD3410" w14:textId="77777777">
            <w:pPr>
              <w:pStyle w:val="ListParagraph"/>
              <w:numPr>
                <w:ilvl w:val="0"/>
                <w:numId w:val="331"/>
              </w:numPr>
            </w:pPr>
            <w:r>
              <w:rPr>
                <w:rFonts w:hint="cs"/>
                <w:cs/>
              </w:rPr>
              <w:t xml:space="preserve">เพิ่ม </w:t>
            </w:r>
            <w:r>
              <w:t xml:space="preserve">Logic </w:t>
            </w:r>
            <w:r>
              <w:rPr>
                <w:rFonts w:hint="cs"/>
                <w:cs/>
              </w:rPr>
              <w:t xml:space="preserve">ในการ </w:t>
            </w:r>
            <w:r>
              <w:t xml:space="preserve">Generate </w:t>
            </w:r>
            <w:r>
              <w:rPr>
                <w:rFonts w:hint="cs"/>
                <w:cs/>
              </w:rPr>
              <w:t xml:space="preserve">ชื่อของ </w:t>
            </w:r>
            <w:r>
              <w:t>Market Segment</w:t>
            </w:r>
          </w:p>
          <w:p w:rsidR="002A752F" w:rsidP="00A65FA0" w:rsidRDefault="002A752F" w14:paraId="55A5A53D" w14:textId="77777777">
            <w:pPr>
              <w:pStyle w:val="ListParagraph"/>
              <w:numPr>
                <w:ilvl w:val="0"/>
                <w:numId w:val="331"/>
              </w:numPr>
            </w:pPr>
            <w:r>
              <w:rPr>
                <w:rFonts w:hint="cs"/>
                <w:cs/>
              </w:rPr>
              <w:t xml:space="preserve">เปลี่ยนค่า </w:t>
            </w:r>
            <w:r>
              <w:t xml:space="preserve">Default SMS Rating </w:t>
            </w:r>
            <w:r>
              <w:rPr>
                <w:rFonts w:hint="cs"/>
                <w:cs/>
              </w:rPr>
              <w:t xml:space="preserve">ตาม กสทช ของ </w:t>
            </w:r>
            <w:r>
              <w:t xml:space="preserve">Postpaid </w:t>
            </w:r>
            <w:r>
              <w:rPr>
                <w:rFonts w:hint="cs"/>
                <w:cs/>
              </w:rPr>
              <w:t xml:space="preserve">จาก 3 </w:t>
            </w:r>
            <w:r>
              <w:rPr>
                <w:rFonts w:cs="CordiaUPC"/>
                <w:cs/>
              </w:rPr>
              <w:t>บ</w:t>
            </w:r>
            <w:r>
              <w:rPr>
                <w:rFonts w:hint="cs"/>
                <w:cs/>
              </w:rPr>
              <w:t xml:space="preserve">าท เป็น </w:t>
            </w:r>
            <w:r>
              <w:t>2</w:t>
            </w:r>
            <w:r>
              <w:rPr>
                <w:rFonts w:cs="CordiaUPC"/>
                <w:cs/>
              </w:rPr>
              <w:t>.</w:t>
            </w:r>
            <w:r>
              <w:t xml:space="preserve">5 </w:t>
            </w:r>
            <w:r>
              <w:rPr>
                <w:rFonts w:hint="cs"/>
                <w:cs/>
              </w:rPr>
              <w:t>บาท</w:t>
            </w:r>
          </w:p>
          <w:p w:rsidR="001265B4" w:rsidP="00A65FA0" w:rsidRDefault="001265B4" w14:paraId="11D7304B" w14:textId="77777777">
            <w:pPr>
              <w:pStyle w:val="ListParagraph"/>
              <w:numPr>
                <w:ilvl w:val="0"/>
                <w:numId w:val="331"/>
              </w:numPr>
            </w:pPr>
            <w:r>
              <w:rPr>
                <w:rFonts w:hint="cs"/>
                <w:cs/>
              </w:rPr>
              <w:t xml:space="preserve">แก้ไขเงื่อนไขในการแสดง </w:t>
            </w:r>
            <w:r>
              <w:t>Tab Deduct Success</w:t>
            </w:r>
          </w:p>
          <w:p w:rsidR="00F1602F" w:rsidP="00A65FA0" w:rsidRDefault="00F1602F" w14:paraId="7CAD008A" w14:textId="0D2EE4E5">
            <w:pPr>
              <w:pStyle w:val="ListParagraph"/>
              <w:numPr>
                <w:ilvl w:val="0"/>
                <w:numId w:val="331"/>
              </w:numPr>
              <w:rPr>
                <w:cs/>
              </w:rPr>
            </w:pPr>
            <w:r>
              <w:rPr>
                <w:rFonts w:hint="cs"/>
                <w:cs/>
              </w:rPr>
              <w:t xml:space="preserve">ย้าย </w:t>
            </w:r>
            <w:r>
              <w:t>Content VDO Information</w:t>
            </w:r>
            <w:r>
              <w:rPr>
                <w:rFonts w:hint="cs"/>
                <w:cs/>
              </w:rPr>
              <w:t xml:space="preserve"> มาไว้เหนือตาราง</w:t>
            </w:r>
            <w:r w:rsidR="004718F6">
              <w:rPr>
                <w:rFonts w:hint="cs"/>
                <w:cs/>
              </w:rPr>
              <w:t xml:space="preserve"> </w:t>
            </w:r>
            <w:r w:rsidR="004718F6">
              <w:t>Content VDO</w:t>
            </w:r>
          </w:p>
        </w:tc>
        <w:tc>
          <w:tcPr>
            <w:tcW w:w="751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BD67DE" w:rsidP="00A65FA0" w:rsidRDefault="00BD67DE" w14:paraId="13FAADBD" w14:textId="143AE40D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V</w:t>
            </w:r>
            <w:r>
              <w:rPr>
                <w:rFonts w:cs="CordiaUPC"/>
                <w:cs/>
              </w:rPr>
              <w:t>.</w:t>
            </w:r>
            <w:r>
              <w:rPr>
                <w:rFonts w:cs="CordiaUPC"/>
              </w:rPr>
              <w:t>1</w:t>
            </w:r>
            <w:r>
              <w:rPr>
                <w:rFonts w:cs="CordiaUPC"/>
                <w:cs/>
              </w:rPr>
              <w:t>.</w:t>
            </w:r>
            <w:r>
              <w:rPr>
                <w:rFonts w:cs="CordiaUPC"/>
              </w:rPr>
              <w:t>23</w:t>
            </w:r>
          </w:p>
        </w:tc>
      </w:tr>
      <w:tr w:rsidRPr="001624DE" w:rsidR="00913928" w:rsidTr="00F95259" w14:paraId="4CF6FF7A" w14:textId="77777777">
        <w:trPr>
          <w:tblHeader/>
        </w:trPr>
        <w:tc>
          <w:tcPr>
            <w:tcW w:w="620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913928" w:rsidP="00A65FA0" w:rsidRDefault="00C77E6A" w14:paraId="25243DC7" w14:textId="303F4D45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25</w:t>
            </w:r>
            <w:r w:rsidR="00913928">
              <w:rPr>
                <w:rFonts w:cs="CordiaUPC"/>
                <w:cs/>
              </w:rPr>
              <w:t>/</w:t>
            </w:r>
            <w:r w:rsidR="00913928">
              <w:rPr>
                <w:rFonts w:cs="CordiaUPC"/>
              </w:rPr>
              <w:t>01</w:t>
            </w:r>
            <w:r w:rsidR="00913928">
              <w:rPr>
                <w:rFonts w:cs="CordiaUPC"/>
                <w:cs/>
              </w:rPr>
              <w:t>/</w:t>
            </w:r>
            <w:r w:rsidR="00913928">
              <w:rPr>
                <w:rFonts w:cs="CordiaUPC"/>
              </w:rPr>
              <w:t>2021</w:t>
            </w:r>
          </w:p>
        </w:tc>
        <w:tc>
          <w:tcPr>
            <w:tcW w:w="886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913928" w:rsidP="00A65FA0" w:rsidRDefault="00913928" w14:paraId="7A62C159" w14:textId="0E9D19D5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Nattawat</w:t>
            </w:r>
          </w:p>
        </w:tc>
        <w:tc>
          <w:tcPr>
            <w:tcW w:w="2743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913928" w:rsidP="00A65FA0" w:rsidRDefault="00913928" w14:paraId="39EA66D6" w14:textId="77777777">
            <w:pPr>
              <w:pStyle w:val="ListParagraph"/>
              <w:numPr>
                <w:ilvl w:val="0"/>
                <w:numId w:val="331"/>
              </w:numPr>
            </w:pPr>
            <w:r>
              <w:rPr>
                <w:rFonts w:hint="cs"/>
                <w:cs/>
              </w:rPr>
              <w:t xml:space="preserve">แก้ไข </w:t>
            </w:r>
            <w:r>
              <w:t xml:space="preserve">Query </w:t>
            </w:r>
            <w:r>
              <w:rPr>
                <w:rFonts w:hint="cs"/>
                <w:cs/>
              </w:rPr>
              <w:t xml:space="preserve">ของ </w:t>
            </w:r>
            <w:r>
              <w:t xml:space="preserve">Selling Location </w:t>
            </w:r>
            <w:r>
              <w:rPr>
                <w:rFonts w:hint="cs"/>
                <w:cs/>
              </w:rPr>
              <w:t xml:space="preserve">ไม่ให้ใช้ </w:t>
            </w:r>
            <w:r>
              <w:t>View</w:t>
            </w:r>
          </w:p>
          <w:p w:rsidR="00513905" w:rsidP="00A65FA0" w:rsidRDefault="00513905" w14:paraId="6445CE24" w14:textId="77777777">
            <w:pPr>
              <w:pStyle w:val="ListParagraph"/>
              <w:numPr>
                <w:ilvl w:val="0"/>
                <w:numId w:val="331"/>
              </w:numPr>
            </w:pPr>
            <w:r>
              <w:rPr>
                <w:rFonts w:hint="cs"/>
                <w:cs/>
              </w:rPr>
              <w:t xml:space="preserve">เพิ่ม </w:t>
            </w:r>
            <w:r>
              <w:t xml:space="preserve">Field isEarlyRenewOffering </w:t>
            </w:r>
            <w:r>
              <w:rPr>
                <w:rFonts w:hint="cs"/>
                <w:cs/>
              </w:rPr>
              <w:t xml:space="preserve">สำหรับ </w:t>
            </w:r>
            <w:r>
              <w:t>Prepaid Ontop Recurring</w:t>
            </w:r>
          </w:p>
          <w:p w:rsidR="008F26FF" w:rsidP="00A65FA0" w:rsidRDefault="008F26FF" w14:paraId="07841887" w14:textId="77777777">
            <w:pPr>
              <w:pStyle w:val="ListParagraph"/>
              <w:numPr>
                <w:ilvl w:val="0"/>
                <w:numId w:val="331"/>
              </w:numPr>
            </w:pPr>
            <w:r>
              <w:rPr>
                <w:rFonts w:hint="cs"/>
                <w:cs/>
              </w:rPr>
              <w:t xml:space="preserve">ปรับ </w:t>
            </w:r>
            <w:r>
              <w:t xml:space="preserve">UI </w:t>
            </w:r>
            <w:r>
              <w:rPr>
                <w:rFonts w:hint="cs"/>
                <w:cs/>
              </w:rPr>
              <w:t xml:space="preserve">ของ </w:t>
            </w:r>
            <w:r>
              <w:t>Market Segment</w:t>
            </w:r>
          </w:p>
          <w:p w:rsidR="00C77E6A" w:rsidP="00A65FA0" w:rsidRDefault="00C77E6A" w14:paraId="39A06D2B" w14:textId="63E6B67D">
            <w:pPr>
              <w:pStyle w:val="ListParagraph"/>
              <w:numPr>
                <w:ilvl w:val="0"/>
                <w:numId w:val="331"/>
              </w:numPr>
              <w:rPr>
                <w:cs/>
              </w:rPr>
            </w:pPr>
            <w:r>
              <w:rPr>
                <w:rFonts w:hint="cs"/>
                <w:cs/>
              </w:rPr>
              <w:t xml:space="preserve">เพิ่ม </w:t>
            </w:r>
            <w:r>
              <w:t>Revenue Sharing</w:t>
            </w:r>
          </w:p>
        </w:tc>
        <w:tc>
          <w:tcPr>
            <w:tcW w:w="751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913928" w:rsidP="00A65FA0" w:rsidRDefault="00913928" w14:paraId="5A88CB95" w14:textId="46E3A7AE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V</w:t>
            </w:r>
            <w:r>
              <w:rPr>
                <w:rFonts w:cs="CordiaUPC"/>
                <w:cs/>
              </w:rPr>
              <w:t>.</w:t>
            </w:r>
            <w:r>
              <w:rPr>
                <w:rFonts w:cs="CordiaUPC"/>
              </w:rPr>
              <w:t>1</w:t>
            </w:r>
            <w:r w:rsidR="00224074">
              <w:rPr>
                <w:rFonts w:cs="CordiaUPC"/>
                <w:cs/>
              </w:rPr>
              <w:t>.</w:t>
            </w:r>
            <w:r w:rsidR="00224074">
              <w:rPr>
                <w:rFonts w:cs="CordiaUPC"/>
              </w:rPr>
              <w:t>24</w:t>
            </w:r>
          </w:p>
        </w:tc>
      </w:tr>
      <w:tr w:rsidRPr="001624DE" w:rsidR="001C2329" w:rsidTr="00F95259" w14:paraId="4DF5C7BF" w14:textId="77777777">
        <w:trPr>
          <w:tblHeader/>
        </w:trPr>
        <w:tc>
          <w:tcPr>
            <w:tcW w:w="620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1C2329" w:rsidP="00A65FA0" w:rsidRDefault="001C2329" w14:paraId="1F01FDA5" w14:textId="68FCBC6E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29</w:t>
            </w:r>
            <w:r>
              <w:rPr>
                <w:rFonts w:cs="CordiaUPC"/>
                <w:cs/>
              </w:rPr>
              <w:t>/</w:t>
            </w:r>
            <w:r>
              <w:rPr>
                <w:rFonts w:cs="CordiaUPC"/>
              </w:rPr>
              <w:t>01</w:t>
            </w:r>
            <w:r>
              <w:rPr>
                <w:rFonts w:cs="CordiaUPC"/>
                <w:cs/>
              </w:rPr>
              <w:t>/</w:t>
            </w:r>
            <w:r>
              <w:rPr>
                <w:rFonts w:cs="CordiaUPC"/>
              </w:rPr>
              <w:t>2021</w:t>
            </w:r>
          </w:p>
        </w:tc>
        <w:tc>
          <w:tcPr>
            <w:tcW w:w="886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1C2329" w:rsidP="00A65FA0" w:rsidRDefault="001C2329" w14:paraId="2A6C57EB" w14:textId="42D5C431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Nattawat</w:t>
            </w:r>
          </w:p>
        </w:tc>
        <w:tc>
          <w:tcPr>
            <w:tcW w:w="2743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1C2329" w:rsidP="00A65FA0" w:rsidRDefault="001C2329" w14:paraId="4E3642B8" w14:textId="77777777">
            <w:pPr>
              <w:pStyle w:val="ListParagraph"/>
              <w:numPr>
                <w:ilvl w:val="0"/>
                <w:numId w:val="331"/>
              </w:numPr>
            </w:pPr>
            <w:r>
              <w:rPr>
                <w:rFonts w:hint="cs"/>
                <w:cs/>
              </w:rPr>
              <w:t xml:space="preserve">เพิ่ม </w:t>
            </w:r>
            <w:r>
              <w:t xml:space="preserve">Validate </w:t>
            </w:r>
            <w:r>
              <w:rPr>
                <w:rFonts w:hint="cs"/>
                <w:cs/>
              </w:rPr>
              <w:t xml:space="preserve">ของ </w:t>
            </w:r>
            <w:r>
              <w:t xml:space="preserve">PO Name </w:t>
            </w:r>
            <w:r>
              <w:rPr>
                <w:rFonts w:hint="cs"/>
                <w:cs/>
              </w:rPr>
              <w:t xml:space="preserve">ทุก </w:t>
            </w:r>
            <w:r>
              <w:t xml:space="preserve">poSubGroup </w:t>
            </w:r>
            <w:r>
              <w:rPr>
                <w:rFonts w:hint="cs"/>
                <w:cs/>
              </w:rPr>
              <w:t xml:space="preserve">ห้ามมี </w:t>
            </w:r>
            <w:r>
              <w:rPr>
                <w:rFonts w:cs="CordiaUPC"/>
                <w:cs/>
              </w:rPr>
              <w:t xml:space="preserve">“=” </w:t>
            </w:r>
            <w:r>
              <w:rPr>
                <w:rFonts w:hint="cs"/>
                <w:cs/>
              </w:rPr>
              <w:t xml:space="preserve">เนื่องจากมีปัญหาในการ </w:t>
            </w:r>
            <w:r>
              <w:t>Gen File Excel SFF</w:t>
            </w:r>
          </w:p>
          <w:p w:rsidR="001C2329" w:rsidP="00A65FA0" w:rsidRDefault="001C2329" w14:paraId="0822C9C9" w14:textId="77777777">
            <w:pPr>
              <w:pStyle w:val="ListParagraph"/>
              <w:numPr>
                <w:ilvl w:val="0"/>
                <w:numId w:val="331"/>
              </w:numPr>
            </w:pPr>
            <w:r>
              <w:rPr>
                <w:rFonts w:hint="cs"/>
                <w:cs/>
              </w:rPr>
              <w:t xml:space="preserve">เพิ่ม </w:t>
            </w:r>
            <w:r>
              <w:t xml:space="preserve">Revenue Sharing </w:t>
            </w:r>
            <w:r>
              <w:rPr>
                <w:rFonts w:hint="cs"/>
                <w:cs/>
              </w:rPr>
              <w:t>ให้สมบูรณ์ขึ้น</w:t>
            </w:r>
          </w:p>
          <w:p w:rsidR="00BF27B9" w:rsidP="00A65FA0" w:rsidRDefault="00BF27B9" w14:paraId="242C05DD" w14:textId="77777777">
            <w:pPr>
              <w:pStyle w:val="ListParagraph"/>
              <w:numPr>
                <w:ilvl w:val="0"/>
                <w:numId w:val="331"/>
              </w:numPr>
            </w:pPr>
            <w:r>
              <w:rPr>
                <w:rFonts w:hint="cs"/>
                <w:cs/>
              </w:rPr>
              <w:t xml:space="preserve">กำหนด </w:t>
            </w:r>
            <w:r>
              <w:t xml:space="preserve">Max Length 13 </w:t>
            </w:r>
            <w:r>
              <w:rPr>
                <w:rFonts w:hint="cs"/>
                <w:cs/>
              </w:rPr>
              <w:t xml:space="preserve">ตัวอักษรของ </w:t>
            </w:r>
            <w:r>
              <w:t xml:space="preserve">MKT </w:t>
            </w:r>
            <w:r>
              <w:rPr>
                <w:rFonts w:cs="CordiaUPC"/>
                <w:cs/>
              </w:rPr>
              <w:t xml:space="preserve">/ </w:t>
            </w:r>
            <w:r>
              <w:t xml:space="preserve">ENH </w:t>
            </w:r>
            <w:r>
              <w:rPr>
                <w:rFonts w:hint="cs"/>
                <w:cs/>
              </w:rPr>
              <w:t>ที่</w:t>
            </w:r>
          </w:p>
          <w:p w:rsidR="00BF27B9" w:rsidP="00BF27B9" w:rsidRDefault="00BF27B9" w14:paraId="36FBAC61" w14:textId="77777777">
            <w:pPr>
              <w:pStyle w:val="ListParagraph"/>
              <w:numPr>
                <w:ilvl w:val="1"/>
                <w:numId w:val="331"/>
              </w:numPr>
            </w:pPr>
            <w:r>
              <w:t>chargeExcludingVAT</w:t>
            </w:r>
          </w:p>
          <w:p w:rsidR="00BF27B9" w:rsidP="002206C7" w:rsidRDefault="00BF27B9" w14:paraId="326F2DAD" w14:textId="77777777">
            <w:pPr>
              <w:pStyle w:val="ListParagraph"/>
              <w:numPr>
                <w:ilvl w:val="1"/>
                <w:numId w:val="331"/>
              </w:numPr>
            </w:pPr>
            <w:r>
              <w:t>chargeIncludingVAT</w:t>
            </w:r>
          </w:p>
          <w:p w:rsidR="00D10E97" w:rsidP="008220FA" w:rsidRDefault="008220FA" w14:paraId="6EA0320C" w14:textId="77777777">
            <w:pPr>
              <w:pStyle w:val="ListParagraph"/>
              <w:numPr>
                <w:ilvl w:val="0"/>
                <w:numId w:val="331"/>
              </w:numPr>
            </w:pPr>
            <w:r>
              <w:t xml:space="preserve">Deduct Success </w:t>
            </w:r>
            <w:r>
              <w:rPr>
                <w:rFonts w:cs="CordiaUPC"/>
                <w:cs/>
              </w:rPr>
              <w:t xml:space="preserve">/ </w:t>
            </w:r>
            <w:r>
              <w:t xml:space="preserve">Fail </w:t>
            </w:r>
          </w:p>
          <w:p w:rsidR="008220FA" w:rsidP="002206C7" w:rsidRDefault="008220FA" w14:paraId="0D68277F" w14:textId="77777777">
            <w:pPr>
              <w:pStyle w:val="ListParagraph"/>
              <w:numPr>
                <w:ilvl w:val="1"/>
                <w:numId w:val="331"/>
              </w:numPr>
            </w:pPr>
            <w:r>
              <w:rPr>
                <w:rFonts w:hint="cs"/>
                <w:cs/>
              </w:rPr>
              <w:t xml:space="preserve">เฉพาะ </w:t>
            </w:r>
            <w:r>
              <w:t>Pre</w:t>
            </w:r>
            <w:r>
              <w:rPr>
                <w:rFonts w:cs="CordiaUPC"/>
                <w:cs/>
              </w:rPr>
              <w:t>-</w:t>
            </w:r>
            <w:r>
              <w:t xml:space="preserve">paid Main Recurring </w:t>
            </w:r>
            <w:r>
              <w:rPr>
                <w:rFonts w:hint="cs"/>
                <w:cs/>
              </w:rPr>
              <w:t>เท่านั้น</w:t>
            </w:r>
          </w:p>
          <w:p w:rsidR="00D10E97" w:rsidP="002206C7" w:rsidRDefault="00D10E97" w14:paraId="41D69263" w14:textId="77777777">
            <w:pPr>
              <w:pStyle w:val="ListParagraph"/>
              <w:numPr>
                <w:ilvl w:val="1"/>
                <w:numId w:val="331"/>
              </w:numPr>
            </w:pPr>
            <w:r>
              <w:rPr>
                <w:rFonts w:hint="cs"/>
                <w:cs/>
              </w:rPr>
              <w:t xml:space="preserve">เพิ่มปุ่ม </w:t>
            </w:r>
            <w:r>
              <w:t xml:space="preserve">Copy </w:t>
            </w:r>
            <w:r>
              <w:rPr>
                <w:rFonts w:hint="cs"/>
                <w:cs/>
              </w:rPr>
              <w:t xml:space="preserve">จาก </w:t>
            </w:r>
            <w:r>
              <w:t xml:space="preserve">Deduct Success </w:t>
            </w:r>
            <w:r>
              <w:rPr>
                <w:rFonts w:hint="cs"/>
                <w:cs/>
              </w:rPr>
              <w:t xml:space="preserve">มา </w:t>
            </w:r>
            <w:r>
              <w:t>Fail</w:t>
            </w:r>
          </w:p>
          <w:p w:rsidR="00D10E97" w:rsidP="002206C7" w:rsidRDefault="00D10E97" w14:paraId="197595F6" w14:textId="314EA818">
            <w:pPr>
              <w:pStyle w:val="ListParagraph"/>
              <w:numPr>
                <w:ilvl w:val="1"/>
                <w:numId w:val="331"/>
              </w:numPr>
              <w:rPr>
                <w:cs/>
              </w:rPr>
            </w:pPr>
            <w:r>
              <w:rPr>
                <w:rFonts w:hint="cs"/>
                <w:cs/>
              </w:rPr>
              <w:t xml:space="preserve">ปรับ </w:t>
            </w:r>
            <w:r>
              <w:t xml:space="preserve">UI </w:t>
            </w:r>
            <w:r>
              <w:rPr>
                <w:rFonts w:hint="cs"/>
                <w:cs/>
              </w:rPr>
              <w:t xml:space="preserve">ให้ถูกต้องตามที่ </w:t>
            </w:r>
            <w:r>
              <w:t xml:space="preserve">Develop </w:t>
            </w:r>
            <w:r>
              <w:rPr>
                <w:rFonts w:hint="cs"/>
                <w:cs/>
              </w:rPr>
              <w:t>มา</w:t>
            </w:r>
          </w:p>
        </w:tc>
        <w:tc>
          <w:tcPr>
            <w:tcW w:w="751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1C2329" w:rsidP="00A65FA0" w:rsidRDefault="001C2329" w14:paraId="4F06ABB3" w14:textId="4A44D899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V</w:t>
            </w:r>
            <w:r>
              <w:rPr>
                <w:rFonts w:cs="CordiaUPC"/>
                <w:cs/>
              </w:rPr>
              <w:t>.</w:t>
            </w:r>
            <w:r>
              <w:rPr>
                <w:rFonts w:cs="CordiaUPC"/>
              </w:rPr>
              <w:t>1</w:t>
            </w:r>
            <w:r>
              <w:rPr>
                <w:rFonts w:cs="CordiaUPC"/>
                <w:cs/>
              </w:rPr>
              <w:t>.</w:t>
            </w:r>
            <w:r>
              <w:rPr>
                <w:rFonts w:cs="CordiaUPC"/>
              </w:rPr>
              <w:t>25</w:t>
            </w:r>
          </w:p>
        </w:tc>
      </w:tr>
      <w:tr w:rsidRPr="001624DE" w:rsidR="002206C7" w:rsidTr="00F95259" w14:paraId="0895CEF6" w14:textId="77777777">
        <w:trPr>
          <w:tblHeader/>
        </w:trPr>
        <w:tc>
          <w:tcPr>
            <w:tcW w:w="620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2206C7" w:rsidP="00A65FA0" w:rsidRDefault="005B1998" w14:paraId="2655BE89" w14:textId="0B28C6D5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14</w:t>
            </w:r>
            <w:r w:rsidR="002206C7">
              <w:rPr>
                <w:rFonts w:cs="CordiaUPC"/>
                <w:cs/>
              </w:rPr>
              <w:t>/</w:t>
            </w:r>
            <w:r w:rsidR="002206C7">
              <w:rPr>
                <w:rFonts w:cs="CordiaUPC"/>
              </w:rPr>
              <w:t>02</w:t>
            </w:r>
            <w:r w:rsidR="002206C7">
              <w:rPr>
                <w:rFonts w:cs="CordiaUPC"/>
                <w:cs/>
              </w:rPr>
              <w:t>/</w:t>
            </w:r>
            <w:r w:rsidR="002206C7">
              <w:rPr>
                <w:rFonts w:cs="CordiaUPC"/>
              </w:rPr>
              <w:t>2021</w:t>
            </w:r>
          </w:p>
        </w:tc>
        <w:tc>
          <w:tcPr>
            <w:tcW w:w="886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2206C7" w:rsidP="00A65FA0" w:rsidRDefault="002206C7" w14:paraId="427B54E0" w14:textId="5FD73FDD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Nattawat</w:t>
            </w:r>
          </w:p>
        </w:tc>
        <w:tc>
          <w:tcPr>
            <w:tcW w:w="2743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2206C7" w:rsidP="00A65FA0" w:rsidRDefault="005B1998" w14:paraId="000FE10A" w14:textId="3F30C0EA">
            <w:pPr>
              <w:pStyle w:val="ListParagraph"/>
              <w:numPr>
                <w:ilvl w:val="0"/>
                <w:numId w:val="331"/>
              </w:numPr>
            </w:pPr>
            <w:r>
              <w:rPr>
                <w:rFonts w:hint="cs"/>
                <w:cs/>
              </w:rPr>
              <w:t xml:space="preserve">แก้ไข </w:t>
            </w:r>
            <w:r>
              <w:t>earlyRenewOfferingFlag</w:t>
            </w:r>
            <w:r w:rsidR="000E7907">
              <w:rPr>
                <w:rFonts w:cs="CordiaUPC"/>
                <w:cs/>
              </w:rPr>
              <w:t xml:space="preserve"> </w:t>
            </w:r>
            <w:r w:rsidR="000E7907">
              <w:rPr>
                <w:rFonts w:hint="cs"/>
                <w:cs/>
              </w:rPr>
              <w:t xml:space="preserve">เป็น </w:t>
            </w:r>
            <w:r w:rsidR="000E7907">
              <w:t>Drop Down List</w:t>
            </w:r>
          </w:p>
          <w:p w:rsidR="005F6976" w:rsidP="00A65FA0" w:rsidRDefault="005F6976" w14:paraId="03284534" w14:textId="40573944">
            <w:pPr>
              <w:pStyle w:val="ListParagraph"/>
              <w:numPr>
                <w:ilvl w:val="0"/>
                <w:numId w:val="331"/>
              </w:numPr>
            </w:pPr>
            <w:r>
              <w:rPr>
                <w:rFonts w:hint="cs"/>
                <w:cs/>
              </w:rPr>
              <w:t>แก้ไข</w:t>
            </w:r>
            <w:r>
              <w:t xml:space="preserve"> UI </w:t>
            </w:r>
            <w:r>
              <w:rPr>
                <w:rFonts w:hint="cs"/>
                <w:cs/>
              </w:rPr>
              <w:t xml:space="preserve">รองรับ </w:t>
            </w:r>
            <w:r>
              <w:t>Music</w:t>
            </w:r>
            <w:r w:rsidR="000E7907">
              <w:rPr>
                <w:rFonts w:hint="cs"/>
                <w:cs/>
              </w:rPr>
              <w:t xml:space="preserve"> </w:t>
            </w:r>
            <w:r w:rsidR="000E7907">
              <w:t>Streaming</w:t>
            </w:r>
          </w:p>
          <w:p w:rsidR="000E7907" w:rsidRDefault="004E5AF5" w14:paraId="1A3DA4ED" w14:textId="77777777">
            <w:pPr>
              <w:pStyle w:val="ListParagraph"/>
              <w:numPr>
                <w:ilvl w:val="0"/>
                <w:numId w:val="331"/>
              </w:numPr>
            </w:pPr>
            <w:r>
              <w:rPr>
                <w:rFonts w:hint="cs"/>
                <w:cs/>
              </w:rPr>
              <w:t xml:space="preserve">เพิ่ม </w:t>
            </w:r>
            <w:r w:rsidR="000E7907">
              <w:t xml:space="preserve">Limit </w:t>
            </w:r>
            <w:r w:rsidR="000E7907">
              <w:rPr>
                <w:rFonts w:hint="cs"/>
                <w:cs/>
              </w:rPr>
              <w:t xml:space="preserve">ตัวอักษร </w:t>
            </w:r>
          </w:p>
          <w:p w:rsidR="000E7907" w:rsidP="000E77DA" w:rsidRDefault="000E7907" w14:paraId="191D470B" w14:textId="77777777">
            <w:pPr>
              <w:pStyle w:val="ListParagraph"/>
              <w:numPr>
                <w:ilvl w:val="1"/>
                <w:numId w:val="331"/>
              </w:numPr>
            </w:pPr>
            <w:r>
              <w:t>fullPriceExcludingVAT</w:t>
            </w:r>
          </w:p>
          <w:p w:rsidR="004E5AF5" w:rsidP="000E77DA" w:rsidRDefault="004E5AF5" w14:paraId="1073FDAE" w14:textId="133B1D5B">
            <w:pPr>
              <w:pStyle w:val="ListParagraph"/>
              <w:numPr>
                <w:ilvl w:val="1"/>
                <w:numId w:val="331"/>
              </w:numPr>
              <w:rPr>
                <w:cs/>
              </w:rPr>
            </w:pPr>
            <w:r>
              <w:t>fullPriceIncludingVAT</w:t>
            </w:r>
          </w:p>
        </w:tc>
        <w:tc>
          <w:tcPr>
            <w:tcW w:w="751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2206C7" w:rsidP="00A65FA0" w:rsidRDefault="002206C7" w14:paraId="4CD7A9B1" w14:textId="77777777">
            <w:pPr>
              <w:pStyle w:val="TableBody"/>
              <w:rPr>
                <w:rFonts w:cs="CordiaUPC"/>
              </w:rPr>
            </w:pPr>
          </w:p>
        </w:tc>
      </w:tr>
      <w:tr w:rsidRPr="001624DE" w:rsidR="000E77DA" w:rsidTr="00F95259" w14:paraId="26CF7516" w14:textId="77777777">
        <w:trPr>
          <w:tblHeader/>
        </w:trPr>
        <w:tc>
          <w:tcPr>
            <w:tcW w:w="620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0E77DA" w:rsidP="00A65FA0" w:rsidRDefault="00D97F36" w14:paraId="26277088" w14:textId="3AD01C2C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08</w:t>
            </w:r>
            <w:r>
              <w:rPr>
                <w:rFonts w:cs="CordiaUPC"/>
                <w:cs/>
              </w:rPr>
              <w:t>/</w:t>
            </w:r>
            <w:r>
              <w:rPr>
                <w:rFonts w:cs="CordiaUPC"/>
              </w:rPr>
              <w:t>03</w:t>
            </w:r>
            <w:r>
              <w:rPr>
                <w:rFonts w:cs="CordiaUPC"/>
                <w:cs/>
              </w:rPr>
              <w:t>/</w:t>
            </w:r>
            <w:r>
              <w:rPr>
                <w:rFonts w:cs="CordiaUPC"/>
              </w:rPr>
              <w:t>2021</w:t>
            </w:r>
          </w:p>
        </w:tc>
        <w:tc>
          <w:tcPr>
            <w:tcW w:w="886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0E77DA" w:rsidP="00A65FA0" w:rsidRDefault="000E77DA" w14:paraId="5214D704" w14:textId="4B6CC532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Suchk505</w:t>
            </w:r>
          </w:p>
        </w:tc>
        <w:tc>
          <w:tcPr>
            <w:tcW w:w="2743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0E77DA" w:rsidP="000E77DA" w:rsidRDefault="000E77DA" w14:paraId="0489847B" w14:textId="5A8D6184">
            <w:pPr>
              <w:pStyle w:val="ListParagraph"/>
              <w:numPr>
                <w:ilvl w:val="0"/>
                <w:numId w:val="331"/>
              </w:numPr>
              <w:rPr>
                <w:cs/>
              </w:rPr>
            </w:pPr>
            <w:r>
              <w:rPr>
                <w:rFonts w:hint="cs"/>
                <w:cs/>
              </w:rPr>
              <w:t xml:space="preserve">เพิ่ม </w:t>
            </w:r>
            <w:r>
              <w:t xml:space="preserve">Field deductType </w:t>
            </w:r>
            <w:r>
              <w:rPr>
                <w:rFonts w:hint="cs"/>
                <w:cs/>
              </w:rPr>
              <w:t xml:space="preserve">สำหรับ </w:t>
            </w:r>
            <w:r>
              <w:t>Prepaid Main Recurring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ที่ </w:t>
            </w:r>
            <w:r>
              <w:t>PO Relation</w:t>
            </w:r>
          </w:p>
        </w:tc>
        <w:tc>
          <w:tcPr>
            <w:tcW w:w="751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0E77DA" w:rsidP="00A65FA0" w:rsidRDefault="000E77DA" w14:paraId="2AAC15DC" w14:textId="71B8A54C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V</w:t>
            </w:r>
            <w:r>
              <w:rPr>
                <w:rFonts w:cs="CordiaUPC"/>
                <w:cs/>
              </w:rPr>
              <w:t>.</w:t>
            </w:r>
            <w:r>
              <w:rPr>
                <w:rFonts w:cs="CordiaUPC"/>
              </w:rPr>
              <w:t>1</w:t>
            </w:r>
            <w:r>
              <w:rPr>
                <w:rFonts w:cs="CordiaUPC"/>
                <w:cs/>
              </w:rPr>
              <w:t>.</w:t>
            </w:r>
            <w:r>
              <w:rPr>
                <w:rFonts w:cs="CordiaUPC"/>
              </w:rPr>
              <w:t>27</w:t>
            </w:r>
          </w:p>
        </w:tc>
      </w:tr>
      <w:tr w:rsidRPr="001624DE" w:rsidR="00D97F36" w:rsidTr="00F95259" w14:paraId="55D6BA72" w14:textId="77777777">
        <w:trPr>
          <w:tblHeader/>
        </w:trPr>
        <w:tc>
          <w:tcPr>
            <w:tcW w:w="620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D97F36" w:rsidP="00A65FA0" w:rsidRDefault="00184981" w14:paraId="1F91D324" w14:textId="0E51F03E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18</w:t>
            </w:r>
            <w:r>
              <w:rPr>
                <w:rFonts w:cs="CordiaUPC"/>
                <w:cs/>
              </w:rPr>
              <w:t>/</w:t>
            </w:r>
            <w:r>
              <w:rPr>
                <w:rFonts w:cs="CordiaUPC"/>
              </w:rPr>
              <w:t>03</w:t>
            </w:r>
            <w:r>
              <w:rPr>
                <w:rFonts w:cs="CordiaUPC"/>
                <w:cs/>
              </w:rPr>
              <w:t>/</w:t>
            </w:r>
            <w:r>
              <w:rPr>
                <w:rFonts w:cs="CordiaUPC"/>
              </w:rPr>
              <w:t>2021</w:t>
            </w:r>
          </w:p>
        </w:tc>
        <w:tc>
          <w:tcPr>
            <w:tcW w:w="886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D97F36" w:rsidP="00A65FA0" w:rsidRDefault="00D97F36" w14:paraId="385DD1B0" w14:textId="5041EB0C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Suchk505</w:t>
            </w:r>
          </w:p>
        </w:tc>
        <w:tc>
          <w:tcPr>
            <w:tcW w:w="2743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D97F36" w:rsidP="000E77DA" w:rsidRDefault="00D97F36" w14:paraId="5B48A33F" w14:textId="240A1704">
            <w:pPr>
              <w:pStyle w:val="ListParagraph"/>
              <w:numPr>
                <w:ilvl w:val="0"/>
                <w:numId w:val="331"/>
              </w:numPr>
            </w:pPr>
            <w:r>
              <w:rPr>
                <w:rFonts w:hint="cs"/>
                <w:cs/>
              </w:rPr>
              <w:t xml:space="preserve">เพิ่ม </w:t>
            </w:r>
            <w:r>
              <w:t xml:space="preserve">Field ROM ID </w:t>
            </w:r>
            <w:r>
              <w:rPr>
                <w:rFonts w:hint="cs"/>
                <w:cs/>
              </w:rPr>
              <w:t xml:space="preserve">ที่ </w:t>
            </w:r>
            <w:r w:rsidR="005C097B">
              <w:t xml:space="preserve">Mass Enh </w:t>
            </w:r>
            <w:r>
              <w:t>Human Touch Point</w:t>
            </w:r>
            <w:r w:rsidR="005C097B">
              <w:rPr>
                <w:rFonts w:hint="cs"/>
                <w:cs/>
              </w:rPr>
              <w:t xml:space="preserve"> กรณีเลือก </w:t>
            </w:r>
            <w:r w:rsidR="005C097B">
              <w:t>ROM</w:t>
            </w:r>
          </w:p>
          <w:p w:rsidR="00BB4211" w:rsidP="000E77DA" w:rsidRDefault="00BB4211" w14:paraId="3221B86A" w14:textId="04B0BF16">
            <w:pPr>
              <w:pStyle w:val="ListParagraph"/>
              <w:numPr>
                <w:ilvl w:val="0"/>
                <w:numId w:val="331"/>
              </w:numPr>
            </w:pPr>
            <w:r>
              <w:rPr>
                <w:rFonts w:hint="cs"/>
                <w:cs/>
              </w:rPr>
              <w:t xml:space="preserve">เพิ่ม </w:t>
            </w:r>
            <w:r>
              <w:t>Field In Same Project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ที่ </w:t>
            </w:r>
            <w:r>
              <w:t>Mass Enh Human Touch Point</w:t>
            </w:r>
            <w:r>
              <w:rPr>
                <w:rFonts w:hint="cs"/>
                <w:cs/>
              </w:rPr>
              <w:t xml:space="preserve"> กรณีเลือก </w:t>
            </w:r>
            <w:r>
              <w:t>ROM</w:t>
            </w:r>
          </w:p>
          <w:p w:rsidR="005C097B" w:rsidP="003B18C0" w:rsidRDefault="005C097B" w14:paraId="7DC6433B" w14:textId="77777777">
            <w:pPr>
              <w:pStyle w:val="ListParagraph"/>
              <w:numPr>
                <w:ilvl w:val="0"/>
                <w:numId w:val="331"/>
              </w:numPr>
            </w:pPr>
            <w:r>
              <w:rPr>
                <w:rFonts w:hint="cs"/>
                <w:cs/>
              </w:rPr>
              <w:t xml:space="preserve">เพิ่ม </w:t>
            </w:r>
            <w:r>
              <w:t xml:space="preserve">Field Group Normal Package </w:t>
            </w:r>
            <w:r>
              <w:rPr>
                <w:rFonts w:hint="cs"/>
                <w:cs/>
              </w:rPr>
              <w:t xml:space="preserve">ที่ </w:t>
            </w:r>
            <w:r>
              <w:t>Mass Enh Human Touch Point</w:t>
            </w:r>
            <w:r>
              <w:rPr>
                <w:rFonts w:hint="cs"/>
                <w:cs/>
              </w:rPr>
              <w:t xml:space="preserve"> กรณีเลือก </w:t>
            </w:r>
            <w:r>
              <w:t>ROM</w:t>
            </w:r>
          </w:p>
          <w:p w:rsidR="00990B36" w:rsidP="003B18C0" w:rsidRDefault="00990B36" w14:paraId="3A8AEDF9" w14:textId="77777777">
            <w:pPr>
              <w:pStyle w:val="ListParagraph"/>
              <w:numPr>
                <w:ilvl w:val="0"/>
                <w:numId w:val="331"/>
              </w:numPr>
            </w:pPr>
            <w:r>
              <w:rPr>
                <w:rFonts w:hint="cs"/>
                <w:cs/>
              </w:rPr>
              <w:t xml:space="preserve">แก้ไข </w:t>
            </w:r>
            <w:r>
              <w:t xml:space="preserve">Logic </w:t>
            </w:r>
            <w:r>
              <w:rPr>
                <w:rFonts w:hint="cs"/>
                <w:cs/>
              </w:rPr>
              <w:t xml:space="preserve">ในการ </w:t>
            </w:r>
            <w:r>
              <w:t xml:space="preserve">Filter LOV </w:t>
            </w:r>
            <w:r>
              <w:rPr>
                <w:rFonts w:hint="cs"/>
                <w:cs/>
              </w:rPr>
              <w:t xml:space="preserve">ที่ </w:t>
            </w:r>
            <w:r>
              <w:t>internetExceedRate</w:t>
            </w:r>
            <w:r w:rsidR="00D57CF8">
              <w:rPr>
                <w:rFonts w:hint="cs"/>
                <w:cs/>
              </w:rPr>
              <w:t xml:space="preserve"> ที่ </w:t>
            </w:r>
            <w:r w:rsidR="00D57CF8">
              <w:t>Mass Internet</w:t>
            </w:r>
          </w:p>
          <w:p w:rsidR="00B06131" w:rsidP="00B06131" w:rsidRDefault="00B06131" w14:paraId="07B3D6A7" w14:textId="77777777">
            <w:pPr>
              <w:pStyle w:val="ListParagraph"/>
              <w:numPr>
                <w:ilvl w:val="0"/>
                <w:numId w:val="331"/>
              </w:numPr>
            </w:pPr>
            <w:r>
              <w:rPr>
                <w:rFonts w:hint="cs"/>
                <w:cs/>
              </w:rPr>
              <w:t xml:space="preserve">แก้ไข </w:t>
            </w:r>
            <w:r>
              <w:t xml:space="preserve">Logic Validate </w:t>
            </w:r>
            <w:r w:rsidRPr="00B06131">
              <w:t>Integration Name</w:t>
            </w:r>
            <w:r>
              <w:rPr>
                <w:rFonts w:hint="cs"/>
                <w:cs/>
              </w:rPr>
              <w:t xml:space="preserve"> ที่ </w:t>
            </w:r>
            <w:r w:rsidRPr="00B06131">
              <w:t>Mass Enh Product Offering Definition</w:t>
            </w:r>
          </w:p>
          <w:p w:rsidR="008D1799" w:rsidP="008D1799" w:rsidRDefault="008D1799" w14:paraId="0F77C96E" w14:textId="77777777">
            <w:pPr>
              <w:pStyle w:val="ListParagraph"/>
              <w:numPr>
                <w:ilvl w:val="0"/>
                <w:numId w:val="331"/>
              </w:numPr>
            </w:pPr>
            <w:r>
              <w:rPr>
                <w:rFonts w:hint="cs"/>
                <w:cs/>
              </w:rPr>
              <w:t xml:space="preserve">แก้ไข </w:t>
            </w:r>
            <w:r>
              <w:t xml:space="preserve">Logic Enable Duration To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Duration Unit </w:t>
            </w:r>
            <w:r>
              <w:rPr>
                <w:rFonts w:hint="cs"/>
                <w:cs/>
              </w:rPr>
              <w:t xml:space="preserve">ที่ </w:t>
            </w:r>
            <w:r>
              <w:t>Mass Product Offering Definition</w:t>
            </w:r>
          </w:p>
          <w:p w:rsidR="008D1799" w:rsidP="008D1799" w:rsidRDefault="008D1799" w14:paraId="02421CF7" w14:textId="2358B9FA">
            <w:pPr>
              <w:pStyle w:val="ListParagraph"/>
              <w:numPr>
                <w:ilvl w:val="0"/>
                <w:numId w:val="331"/>
              </w:numPr>
              <w:rPr>
                <w:cs/>
              </w:rPr>
            </w:pPr>
            <w:r>
              <w:rPr>
                <w:rFonts w:hint="cs"/>
                <w:cs/>
              </w:rPr>
              <w:t xml:space="preserve">เพิ่ม </w:t>
            </w:r>
            <w:r>
              <w:t xml:space="preserve">Validate Duration </w:t>
            </w:r>
            <w:r>
              <w:rPr>
                <w:rFonts w:hint="cs"/>
                <w:cs/>
              </w:rPr>
              <w:t xml:space="preserve">ที่ </w:t>
            </w:r>
            <w:r>
              <w:t>Mass Product Offering Definition</w:t>
            </w:r>
          </w:p>
        </w:tc>
        <w:tc>
          <w:tcPr>
            <w:tcW w:w="751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D97F36" w:rsidP="00A65FA0" w:rsidRDefault="005C097B" w14:paraId="3D5DE2E8" w14:textId="50D3FE57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V</w:t>
            </w:r>
            <w:r>
              <w:rPr>
                <w:rFonts w:cs="CordiaUPC"/>
                <w:cs/>
              </w:rPr>
              <w:t>.</w:t>
            </w:r>
            <w:r>
              <w:rPr>
                <w:rFonts w:cs="CordiaUPC"/>
              </w:rPr>
              <w:t>1</w:t>
            </w:r>
            <w:r>
              <w:rPr>
                <w:rFonts w:cs="CordiaUPC"/>
                <w:cs/>
              </w:rPr>
              <w:t>.</w:t>
            </w:r>
            <w:r>
              <w:rPr>
                <w:rFonts w:cs="CordiaUPC"/>
              </w:rPr>
              <w:t>28</w:t>
            </w:r>
          </w:p>
        </w:tc>
      </w:tr>
      <w:tr w:rsidRPr="001624DE" w:rsidR="006947B8" w:rsidTr="00F95259" w14:paraId="1C4E5B63" w14:textId="77777777">
        <w:trPr>
          <w:tblHeader/>
        </w:trPr>
        <w:tc>
          <w:tcPr>
            <w:tcW w:w="620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947B8" w:rsidP="00A65FA0" w:rsidRDefault="006947B8" w14:paraId="6EF925C1" w14:textId="77777777">
            <w:pPr>
              <w:pStyle w:val="TableBody"/>
              <w:rPr>
                <w:rFonts w:cs="CordiaUPC"/>
              </w:rPr>
            </w:pPr>
          </w:p>
        </w:tc>
        <w:tc>
          <w:tcPr>
            <w:tcW w:w="886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947B8" w:rsidP="00A65FA0" w:rsidRDefault="006947B8" w14:paraId="672A5DD7" w14:textId="0CCBB553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suchk505</w:t>
            </w:r>
          </w:p>
        </w:tc>
        <w:tc>
          <w:tcPr>
            <w:tcW w:w="2743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947B8" w:rsidP="006947B8" w:rsidRDefault="006947B8" w14:paraId="02375815" w14:textId="320B573D">
            <w:pPr>
              <w:pStyle w:val="ListParagraph"/>
              <w:numPr>
                <w:ilvl w:val="0"/>
                <w:numId w:val="331"/>
              </w:numPr>
            </w:pPr>
            <w:r>
              <w:rPr>
                <w:rFonts w:hint="cs"/>
                <w:cs/>
              </w:rPr>
              <w:t xml:space="preserve">เพิ่ม </w:t>
            </w:r>
            <w:r>
              <w:t xml:space="preserve">Field SUBSCRIBE_ACCESS_NUMBER </w:t>
            </w:r>
            <w:r>
              <w:rPr>
                <w:rFonts w:hint="cs"/>
                <w:cs/>
              </w:rPr>
              <w:t xml:space="preserve">และ </w:t>
            </w:r>
            <w:r>
              <w:t>UNSUBSCRIBE_ACCESS_NUMBER</w:t>
            </w:r>
            <w:r>
              <w:rPr>
                <w:rFonts w:hint="cs"/>
                <w:cs/>
              </w:rPr>
              <w:t xml:space="preserve"> สำหรับ </w:t>
            </w:r>
            <w:r>
              <w:t xml:space="preserve">Prepaid </w:t>
            </w:r>
            <w:r>
              <w:rPr>
                <w:rFonts w:hint="cs"/>
                <w:cs/>
              </w:rPr>
              <w:t xml:space="preserve">ที่ </w:t>
            </w:r>
            <w:r>
              <w:t>Mass Human Touch Point</w:t>
            </w:r>
            <w:r>
              <w:rPr>
                <w:rFonts w:hint="cs"/>
                <w:cs/>
              </w:rPr>
              <w:t xml:space="preserve"> กรณีเลือก </w:t>
            </w:r>
            <w:r>
              <w:t>ROM</w:t>
            </w:r>
          </w:p>
          <w:p w:rsidR="006947B8" w:rsidP="006947B8" w:rsidRDefault="006947B8" w14:paraId="5FA3AF05" w14:textId="77777777">
            <w:pPr>
              <w:pStyle w:val="ListParagraph"/>
              <w:numPr>
                <w:ilvl w:val="0"/>
                <w:numId w:val="331"/>
              </w:numPr>
            </w:pPr>
            <w:r>
              <w:rPr>
                <w:rFonts w:hint="cs"/>
                <w:cs/>
              </w:rPr>
              <w:t xml:space="preserve">เพิ่ม </w:t>
            </w:r>
            <w:r>
              <w:t xml:space="preserve">Field SUBSCRIBE_ACCESS_NUMBER </w:t>
            </w:r>
            <w:r>
              <w:rPr>
                <w:rFonts w:hint="cs"/>
                <w:cs/>
              </w:rPr>
              <w:t xml:space="preserve">และ </w:t>
            </w:r>
            <w:r>
              <w:t>UNSUBSCRIBE_ACCESS_NUMBER</w:t>
            </w:r>
            <w:r>
              <w:rPr>
                <w:rFonts w:hint="cs"/>
                <w:cs/>
              </w:rPr>
              <w:t xml:space="preserve"> สำหรับ </w:t>
            </w:r>
            <w:r>
              <w:t xml:space="preserve">Prepaid </w:t>
            </w:r>
            <w:r>
              <w:rPr>
                <w:rFonts w:hint="cs"/>
                <w:cs/>
              </w:rPr>
              <w:t xml:space="preserve">ที่ </w:t>
            </w:r>
            <w:r>
              <w:t>Mass Enh Human Touch Point</w:t>
            </w:r>
            <w:r>
              <w:rPr>
                <w:rFonts w:hint="cs"/>
                <w:cs/>
              </w:rPr>
              <w:t xml:space="preserve"> กรณีเลือก </w:t>
            </w:r>
            <w:r>
              <w:t>ROM</w:t>
            </w:r>
          </w:p>
          <w:p w:rsidR="0063465F" w:rsidP="006D7290" w:rsidRDefault="0063465F" w14:paraId="5F5EDD57" w14:textId="58BAE453">
            <w:pPr>
              <w:pStyle w:val="ListParagraph"/>
              <w:numPr>
                <w:ilvl w:val="0"/>
                <w:numId w:val="331"/>
              </w:numPr>
              <w:rPr>
                <w:cs/>
              </w:rPr>
            </w:pPr>
            <w:r>
              <w:rPr>
                <w:rFonts w:hint="cs"/>
                <w:cs/>
              </w:rPr>
              <w:t xml:space="preserve">แก้ไข </w:t>
            </w:r>
            <w:r w:rsidR="006D7290">
              <w:t xml:space="preserve">Logic </w:t>
            </w:r>
            <w:r>
              <w:t xml:space="preserve">Validate SMS Wording </w:t>
            </w:r>
            <w:r w:rsidR="006D7290">
              <w:rPr>
                <w:rFonts w:hint="cs"/>
                <w:cs/>
              </w:rPr>
              <w:t xml:space="preserve">สำหรับ </w:t>
            </w:r>
            <w:r w:rsidR="006D7290">
              <w:t xml:space="preserve">Lang </w:t>
            </w:r>
            <w:r w:rsidR="005501B0">
              <w:rPr>
                <w:rFonts w:cs="CordiaUPC"/>
                <w:cs/>
              </w:rPr>
              <w:t>!</w:t>
            </w:r>
            <w:r w:rsidR="006D7290">
              <w:rPr>
                <w:rFonts w:cs="CordiaUPC"/>
                <w:cs/>
              </w:rPr>
              <w:t>= “</w:t>
            </w:r>
            <w:r w:rsidR="006D7290">
              <w:t>TH</w:t>
            </w:r>
            <w:r w:rsidR="006D7290">
              <w:rPr>
                <w:rFonts w:cs="CordiaUPC"/>
                <w:cs/>
              </w:rPr>
              <w:t>”</w:t>
            </w:r>
          </w:p>
        </w:tc>
        <w:tc>
          <w:tcPr>
            <w:tcW w:w="751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947B8" w:rsidP="00A65FA0" w:rsidRDefault="006947B8" w14:paraId="555E4372" w14:textId="48F0ED0F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V</w:t>
            </w:r>
            <w:r>
              <w:rPr>
                <w:rFonts w:cs="CordiaUPC"/>
                <w:cs/>
              </w:rPr>
              <w:t>.</w:t>
            </w:r>
            <w:r>
              <w:rPr>
                <w:rFonts w:cs="CordiaUPC"/>
              </w:rPr>
              <w:t>1</w:t>
            </w:r>
            <w:r>
              <w:rPr>
                <w:rFonts w:cs="CordiaUPC"/>
                <w:cs/>
              </w:rPr>
              <w:t>.</w:t>
            </w:r>
            <w:r>
              <w:rPr>
                <w:rFonts w:cs="CordiaUPC"/>
              </w:rPr>
              <w:t>29</w:t>
            </w:r>
          </w:p>
        </w:tc>
      </w:tr>
      <w:tr w:rsidRPr="001624DE" w:rsidR="00FB14EA" w:rsidTr="00F95259" w14:paraId="2FE5CD79" w14:textId="77777777">
        <w:trPr>
          <w:tblHeader/>
        </w:trPr>
        <w:tc>
          <w:tcPr>
            <w:tcW w:w="620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B14EA" w:rsidP="00A65FA0" w:rsidRDefault="00FB14EA" w14:paraId="1390B51E" w14:textId="77777777">
            <w:pPr>
              <w:pStyle w:val="TableBody"/>
              <w:rPr>
                <w:rFonts w:cs="CordiaUPC"/>
              </w:rPr>
            </w:pPr>
          </w:p>
        </w:tc>
        <w:tc>
          <w:tcPr>
            <w:tcW w:w="886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B14EA" w:rsidP="00A65FA0" w:rsidRDefault="00FB14EA" w14:paraId="3180EDD5" w14:textId="0003F6ED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suchk505</w:t>
            </w:r>
          </w:p>
        </w:tc>
        <w:tc>
          <w:tcPr>
            <w:tcW w:w="2743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B14EA" w:rsidP="006947B8" w:rsidRDefault="00FB14EA" w14:paraId="3D0CB6D4" w14:textId="77777777">
            <w:pPr>
              <w:pStyle w:val="ListParagraph"/>
              <w:numPr>
                <w:ilvl w:val="0"/>
                <w:numId w:val="331"/>
              </w:numPr>
            </w:pPr>
            <w:r>
              <w:rPr>
                <w:rFonts w:hint="cs"/>
                <w:cs/>
              </w:rPr>
              <w:t xml:space="preserve">เพิ่ม </w:t>
            </w:r>
            <w:r>
              <w:t xml:space="preserve">Field Promotion Group </w:t>
            </w:r>
            <w:r>
              <w:rPr>
                <w:rFonts w:hint="cs"/>
                <w:cs/>
              </w:rPr>
              <w:t xml:space="preserve">ที่ </w:t>
            </w:r>
            <w:r>
              <w:t xml:space="preserve">Mass Product Offering Definition </w:t>
            </w:r>
            <w:r>
              <w:rPr>
                <w:rFonts w:hint="cs"/>
                <w:cs/>
              </w:rPr>
              <w:t>และ</w:t>
            </w:r>
            <w:r>
              <w:t xml:space="preserve"> Mass Enh Product Offering Definition</w:t>
            </w:r>
          </w:p>
          <w:p w:rsidR="00FB14EA" w:rsidP="00FB14EA" w:rsidRDefault="00FB14EA" w14:paraId="6016F75A" w14:textId="77777777">
            <w:pPr>
              <w:pStyle w:val="ListParagraph"/>
              <w:numPr>
                <w:ilvl w:val="0"/>
                <w:numId w:val="331"/>
              </w:numPr>
            </w:pPr>
            <w:r>
              <w:rPr>
                <w:rFonts w:hint="cs"/>
                <w:cs/>
              </w:rPr>
              <w:t xml:space="preserve">เพิ่ม </w:t>
            </w:r>
            <w:r>
              <w:t>Field Promotion Sub Group</w:t>
            </w:r>
            <w:r>
              <w:rPr>
                <w:rFonts w:hint="cs"/>
                <w:cs/>
              </w:rPr>
              <w:t xml:space="preserve"> ที่ </w:t>
            </w:r>
            <w:r>
              <w:t xml:space="preserve">Mass Product Offering Definition </w:t>
            </w:r>
            <w:r>
              <w:rPr>
                <w:rFonts w:hint="cs"/>
                <w:cs/>
              </w:rPr>
              <w:t>และ</w:t>
            </w:r>
            <w:r>
              <w:t xml:space="preserve"> Mass Enh Product Offering Definition</w:t>
            </w:r>
          </w:p>
          <w:p w:rsidR="00FB14EA" w:rsidP="00FB14EA" w:rsidRDefault="00FB14EA" w14:paraId="464DBA00" w14:textId="77777777">
            <w:pPr>
              <w:pStyle w:val="ListParagraph"/>
              <w:numPr>
                <w:ilvl w:val="0"/>
                <w:numId w:val="331"/>
              </w:numPr>
            </w:pPr>
            <w:r>
              <w:rPr>
                <w:rFonts w:hint="cs"/>
                <w:cs/>
              </w:rPr>
              <w:t xml:space="preserve">เพิ่ม </w:t>
            </w:r>
            <w:r>
              <w:t>Field Handset</w:t>
            </w:r>
            <w:r>
              <w:rPr>
                <w:rFonts w:hint="cs"/>
                <w:cs/>
              </w:rPr>
              <w:t xml:space="preserve"> ที่ </w:t>
            </w:r>
            <w:r>
              <w:t xml:space="preserve">Mass Product Offering Definition </w:t>
            </w:r>
            <w:r>
              <w:rPr>
                <w:rFonts w:hint="cs"/>
                <w:cs/>
              </w:rPr>
              <w:t>และ</w:t>
            </w:r>
            <w:r>
              <w:t xml:space="preserve"> Mass Enh Product Offering Definition</w:t>
            </w:r>
          </w:p>
          <w:p w:rsidR="00AD7ECD" w:rsidP="00FB14EA" w:rsidRDefault="00AD7ECD" w14:paraId="35B33B4A" w14:textId="77777777">
            <w:pPr>
              <w:pStyle w:val="ListParagraph"/>
              <w:numPr>
                <w:ilvl w:val="0"/>
                <w:numId w:val="331"/>
              </w:numPr>
            </w:pPr>
            <w:r>
              <w:rPr>
                <w:rFonts w:hint="cs"/>
                <w:cs/>
              </w:rPr>
              <w:t xml:space="preserve">แก้ </w:t>
            </w:r>
            <w:r>
              <w:t>Logic Field internetAlertThreshold</w:t>
            </w:r>
            <w:r w:rsidR="007A673F">
              <w:rPr>
                <w:rFonts w:hint="cs"/>
                <w:cs/>
              </w:rPr>
              <w:t xml:space="preserve"> ที่ </w:t>
            </w:r>
            <w:r w:rsidR="007A673F">
              <w:t>Mass Enh Internet</w:t>
            </w:r>
          </w:p>
          <w:p w:rsidR="0097684D" w:rsidP="00FB14EA" w:rsidRDefault="0097684D" w14:paraId="3A30C51E" w14:textId="37F6559C">
            <w:pPr>
              <w:pStyle w:val="ListParagraph"/>
              <w:numPr>
                <w:ilvl w:val="0"/>
                <w:numId w:val="331"/>
              </w:numPr>
              <w:rPr>
                <w:cs/>
              </w:rPr>
            </w:pPr>
            <w:r>
              <w:rPr>
                <w:rFonts w:hint="cs"/>
                <w:cs/>
              </w:rPr>
              <w:t xml:space="preserve">แก้ไข </w:t>
            </w:r>
            <w:r>
              <w:t>Logic Content VDO Information Section</w:t>
            </w:r>
            <w:r>
              <w:rPr>
                <w:rFonts w:hint="cs"/>
                <w:cs/>
              </w:rPr>
              <w:t xml:space="preserve"> ที่ </w:t>
            </w:r>
            <w:r>
              <w:t>Mass Enh Content VDO</w:t>
            </w:r>
          </w:p>
        </w:tc>
        <w:tc>
          <w:tcPr>
            <w:tcW w:w="751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B14EA" w:rsidP="00A65FA0" w:rsidRDefault="00FB14EA" w14:paraId="7C06E756" w14:textId="737D402D">
            <w:pPr>
              <w:pStyle w:val="TableBody"/>
              <w:rPr>
                <w:rFonts w:cs="CordiaUPC"/>
                <w:cs/>
              </w:rPr>
            </w:pPr>
            <w:r>
              <w:rPr>
                <w:rFonts w:cs="CordiaUPC"/>
              </w:rPr>
              <w:t>V</w:t>
            </w:r>
            <w:r>
              <w:rPr>
                <w:rFonts w:cs="CordiaUPC"/>
                <w:cs/>
              </w:rPr>
              <w:t>.</w:t>
            </w:r>
            <w:r>
              <w:rPr>
                <w:rFonts w:cs="CordiaUPC"/>
              </w:rPr>
              <w:t>1</w:t>
            </w:r>
            <w:r>
              <w:rPr>
                <w:rFonts w:cs="CordiaUPC"/>
                <w:cs/>
              </w:rPr>
              <w:t>.</w:t>
            </w:r>
            <w:r>
              <w:rPr>
                <w:rFonts w:cs="CordiaUPC"/>
              </w:rPr>
              <w:t>30</w:t>
            </w:r>
          </w:p>
        </w:tc>
      </w:tr>
      <w:tr w:rsidRPr="001624DE" w:rsidR="00D16573" w:rsidTr="00F95259" w14:paraId="469CBA29" w14:textId="77777777">
        <w:trPr>
          <w:tblHeader/>
        </w:trPr>
        <w:tc>
          <w:tcPr>
            <w:tcW w:w="620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D16573" w:rsidP="00A65FA0" w:rsidRDefault="00D16573" w14:paraId="251FC7FF" w14:textId="77777777">
            <w:pPr>
              <w:pStyle w:val="TableBody"/>
              <w:rPr>
                <w:rFonts w:cs="CordiaUPC"/>
              </w:rPr>
            </w:pPr>
          </w:p>
        </w:tc>
        <w:tc>
          <w:tcPr>
            <w:tcW w:w="886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D16573" w:rsidP="00A65FA0" w:rsidRDefault="00D16573" w14:paraId="4F483FD4" w14:textId="2D9CB2CB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suchk505</w:t>
            </w:r>
          </w:p>
        </w:tc>
        <w:tc>
          <w:tcPr>
            <w:tcW w:w="2743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D16573" w:rsidP="0016210E" w:rsidRDefault="0016210E" w14:paraId="007A3AD0" w14:textId="49E1485C">
            <w:pPr>
              <w:pStyle w:val="ListParagraph"/>
              <w:numPr>
                <w:ilvl w:val="0"/>
                <w:numId w:val="331"/>
              </w:numPr>
            </w:pPr>
            <w:r>
              <w:t>Hide</w:t>
            </w:r>
            <w:r w:rsidR="00987855">
              <w:t xml:space="preserve"> Tab</w:t>
            </w:r>
            <w:r w:rsidR="00D16573">
              <w:rPr>
                <w:rFonts w:cs="CordiaUPC"/>
                <w:cs/>
              </w:rPr>
              <w:t xml:space="preserve"> </w:t>
            </w:r>
            <w:r w:rsidRPr="00C73BAE" w:rsidR="001052EB">
              <w:t xml:space="preserve">Partial </w:t>
            </w:r>
            <w:r w:rsidR="00D16573">
              <w:t>Step</w:t>
            </w:r>
            <w:r w:rsidR="00987855">
              <w:rPr>
                <w:rFonts w:cs="CordiaUPC"/>
                <w:cs/>
              </w:rPr>
              <w:t xml:space="preserve"> </w:t>
            </w:r>
            <w:r w:rsidR="00987855">
              <w:rPr>
                <w:rFonts w:hint="cs"/>
                <w:cs/>
              </w:rPr>
              <w:t xml:space="preserve">ที่ </w:t>
            </w:r>
            <w:r w:rsidR="00987855">
              <w:t>MKT</w:t>
            </w:r>
            <w:r w:rsidR="00987855">
              <w:rPr>
                <w:rFonts w:cs="CordiaUPC"/>
                <w:cs/>
              </w:rPr>
              <w:t>/</w:t>
            </w:r>
            <w:r w:rsidR="00987855">
              <w:t>ENH</w:t>
            </w:r>
          </w:p>
          <w:p w:rsidR="0016210E" w:rsidP="0016210E" w:rsidRDefault="0016210E" w14:paraId="425CA486" w14:textId="55FC6023">
            <w:pPr>
              <w:pStyle w:val="ListParagraph"/>
              <w:numPr>
                <w:ilvl w:val="0"/>
                <w:numId w:val="331"/>
              </w:numPr>
            </w:pPr>
            <w:r>
              <w:rPr>
                <w:rFonts w:hint="cs"/>
                <w:cs/>
              </w:rPr>
              <w:t xml:space="preserve">แก้ไข </w:t>
            </w:r>
            <w:r>
              <w:t>Logic</w:t>
            </w:r>
            <w:r w:rsidR="00F23BA8">
              <w:t xml:space="preserve"> Tab</w:t>
            </w:r>
            <w:r>
              <w:t xml:space="preserve"> Deduct Success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Deduct Fail </w:t>
            </w:r>
            <w:r>
              <w:rPr>
                <w:rFonts w:hint="cs"/>
                <w:cs/>
              </w:rPr>
              <w:t xml:space="preserve">สำหรับทุก </w:t>
            </w:r>
            <w:r>
              <w:t>Product</w:t>
            </w:r>
            <w:r>
              <w:rPr>
                <w:rFonts w:hint="cs"/>
                <w:cs/>
              </w:rPr>
              <w:t xml:space="preserve"> </w:t>
            </w:r>
            <w:r>
              <w:t>Specification</w:t>
            </w:r>
            <w:r>
              <w:rPr>
                <w:rFonts w:hint="cs"/>
                <w:cs/>
              </w:rPr>
              <w:t xml:space="preserve"> ที่ </w:t>
            </w:r>
            <w:r>
              <w:t>MKT</w:t>
            </w:r>
            <w:r>
              <w:rPr>
                <w:rFonts w:cs="CordiaUPC"/>
                <w:cs/>
              </w:rPr>
              <w:t>/</w:t>
            </w:r>
            <w:r>
              <w:t>ENH</w:t>
            </w:r>
          </w:p>
          <w:p w:rsidR="0016210E" w:rsidP="0016210E" w:rsidRDefault="0016210E" w14:paraId="39AF7EDB" w14:textId="77777777">
            <w:pPr>
              <w:pStyle w:val="ListParagraph"/>
              <w:numPr>
                <w:ilvl w:val="0"/>
                <w:numId w:val="331"/>
              </w:numPr>
            </w:pPr>
            <w:r>
              <w:rPr>
                <w:rFonts w:hint="cs"/>
                <w:cs/>
              </w:rPr>
              <w:t xml:space="preserve">เพิ่ม </w:t>
            </w:r>
            <w:r>
              <w:t xml:space="preserve">Partail Step </w:t>
            </w:r>
            <w:r>
              <w:rPr>
                <w:rFonts w:hint="cs"/>
                <w:cs/>
              </w:rPr>
              <w:t xml:space="preserve">ที่ </w:t>
            </w:r>
            <w:r>
              <w:t xml:space="preserve">Mass Product Offering Definition </w:t>
            </w:r>
            <w:r>
              <w:rPr>
                <w:rFonts w:hint="cs"/>
                <w:cs/>
              </w:rPr>
              <w:t>และ</w:t>
            </w:r>
            <w:r>
              <w:t xml:space="preserve"> Mass Enh Product Offering Definition</w:t>
            </w:r>
          </w:p>
          <w:p w:rsidR="00FA01B9" w:rsidP="00FA01B9" w:rsidRDefault="00FA01B9" w14:paraId="78E16FB0" w14:textId="77777777">
            <w:pPr>
              <w:pStyle w:val="ListParagraph"/>
              <w:numPr>
                <w:ilvl w:val="0"/>
                <w:numId w:val="331"/>
              </w:numPr>
            </w:pPr>
            <w:r>
              <w:rPr>
                <w:rFonts w:hint="cs"/>
                <w:cs/>
              </w:rPr>
              <w:t xml:space="preserve">เพิ่ม </w:t>
            </w:r>
            <w:r>
              <w:t>Tab Partail Step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สำหรับทุก </w:t>
            </w:r>
            <w:r>
              <w:t>Product</w:t>
            </w:r>
            <w:r>
              <w:rPr>
                <w:rFonts w:hint="cs"/>
                <w:cs/>
              </w:rPr>
              <w:t xml:space="preserve"> </w:t>
            </w:r>
            <w:r>
              <w:t>Specification</w:t>
            </w:r>
            <w:r>
              <w:rPr>
                <w:rFonts w:hint="cs"/>
                <w:cs/>
              </w:rPr>
              <w:t xml:space="preserve"> ที่ </w:t>
            </w:r>
            <w:r>
              <w:t>MKT</w:t>
            </w:r>
            <w:r>
              <w:rPr>
                <w:rFonts w:cs="CordiaUPC"/>
                <w:cs/>
              </w:rPr>
              <w:t>/</w:t>
            </w:r>
            <w:r>
              <w:t>ENH</w:t>
            </w:r>
          </w:p>
          <w:p w:rsidR="0044532F" w:rsidP="0044532F" w:rsidRDefault="0044532F" w14:paraId="12029949" w14:textId="77777777">
            <w:pPr>
              <w:pStyle w:val="ListParagraph"/>
              <w:numPr>
                <w:ilvl w:val="0"/>
                <w:numId w:val="331"/>
              </w:numPr>
            </w:pPr>
            <w:r>
              <w:rPr>
                <w:rFonts w:hint="cs"/>
                <w:cs/>
              </w:rPr>
              <w:t xml:space="preserve">แก้ไข </w:t>
            </w:r>
            <w:r>
              <w:t xml:space="preserve">Logic Description </w:t>
            </w:r>
            <w:r>
              <w:rPr>
                <w:rFonts w:hint="cs"/>
                <w:cs/>
              </w:rPr>
              <w:t xml:space="preserve">ที่ </w:t>
            </w:r>
            <w:r>
              <w:t xml:space="preserve">MASS_HUMAN_TOUCH_POINT </w:t>
            </w:r>
            <w:r>
              <w:rPr>
                <w:rFonts w:cs="CordiaUPC"/>
                <w:cs/>
              </w:rPr>
              <w:t xml:space="preserve">/ </w:t>
            </w:r>
            <w:r>
              <w:t>MASS_ENH_HUMAN_TOUCH_POINT</w:t>
            </w:r>
          </w:p>
          <w:p w:rsidR="00D95CDB" w:rsidP="00F44DFD" w:rsidRDefault="00EF50A6" w14:paraId="21C578B7" w14:textId="5AC6D8AC">
            <w:pPr>
              <w:pStyle w:val="ListParagraph"/>
              <w:numPr>
                <w:ilvl w:val="0"/>
                <w:numId w:val="331"/>
              </w:numPr>
              <w:rPr>
                <w:cs/>
              </w:rPr>
            </w:pPr>
            <w:r>
              <w:rPr>
                <w:rFonts w:hint="cs"/>
                <w:cs/>
              </w:rPr>
              <w:t xml:space="preserve">แก้ไข </w:t>
            </w:r>
            <w:r>
              <w:t>Logic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hint="cs"/>
                <w:cs/>
              </w:rPr>
              <w:t>การโชว์</w:t>
            </w:r>
            <w:r>
              <w:t xml:space="preserve"> Duration Section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Bill Cycle Section </w:t>
            </w:r>
            <w:r>
              <w:rPr>
                <w:rFonts w:hint="cs"/>
                <w:cs/>
              </w:rPr>
              <w:t xml:space="preserve">ทุก </w:t>
            </w:r>
            <w:r>
              <w:t>Product Specification</w:t>
            </w:r>
          </w:p>
        </w:tc>
        <w:tc>
          <w:tcPr>
            <w:tcW w:w="751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D16573" w:rsidP="00A65FA0" w:rsidRDefault="00D16573" w14:paraId="2FB4D002" w14:textId="7963B9C7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V</w:t>
            </w:r>
            <w:r>
              <w:rPr>
                <w:rFonts w:cs="CordiaUPC"/>
                <w:cs/>
              </w:rPr>
              <w:t>.</w:t>
            </w:r>
            <w:r>
              <w:rPr>
                <w:rFonts w:cs="CordiaUPC"/>
              </w:rPr>
              <w:t>1</w:t>
            </w:r>
            <w:r>
              <w:rPr>
                <w:rFonts w:cs="CordiaUPC"/>
                <w:cs/>
              </w:rPr>
              <w:t>.</w:t>
            </w:r>
            <w:r>
              <w:rPr>
                <w:rFonts w:cs="CordiaUPC"/>
              </w:rPr>
              <w:t>31</w:t>
            </w:r>
          </w:p>
        </w:tc>
      </w:tr>
      <w:tr w:rsidRPr="001624DE" w:rsidR="00275CDD" w:rsidTr="00F95259" w14:paraId="31B3731B" w14:textId="77777777">
        <w:trPr>
          <w:tblHeader/>
        </w:trPr>
        <w:tc>
          <w:tcPr>
            <w:tcW w:w="620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275CDD" w:rsidP="00A65FA0" w:rsidRDefault="00547D6A" w14:paraId="575B11F4" w14:textId="3A003211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21</w:t>
            </w:r>
            <w:r w:rsidR="00275CDD">
              <w:rPr>
                <w:rFonts w:cs="CordiaUPC"/>
                <w:cs/>
              </w:rPr>
              <w:t>/</w:t>
            </w:r>
            <w:r w:rsidR="00275CDD">
              <w:rPr>
                <w:rFonts w:cs="CordiaUPC"/>
              </w:rPr>
              <w:t>04</w:t>
            </w:r>
            <w:r w:rsidR="00275CDD">
              <w:rPr>
                <w:rFonts w:cs="CordiaUPC"/>
                <w:cs/>
              </w:rPr>
              <w:t>/</w:t>
            </w:r>
            <w:r w:rsidR="00275CDD">
              <w:rPr>
                <w:rFonts w:cs="CordiaUPC"/>
              </w:rPr>
              <w:t>2021</w:t>
            </w:r>
          </w:p>
        </w:tc>
        <w:tc>
          <w:tcPr>
            <w:tcW w:w="886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275CDD" w:rsidP="00A65FA0" w:rsidRDefault="00275CDD" w14:paraId="5BCC8F63" w14:textId="7FECE36F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Suchk505</w:t>
            </w:r>
          </w:p>
        </w:tc>
        <w:tc>
          <w:tcPr>
            <w:tcW w:w="2743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275CDD" w:rsidP="00275CDD" w:rsidRDefault="00275CDD" w14:paraId="0E3AFD8A" w14:textId="77777777">
            <w:pPr>
              <w:pStyle w:val="ListParagraph"/>
              <w:numPr>
                <w:ilvl w:val="0"/>
                <w:numId w:val="331"/>
              </w:numPr>
            </w:pPr>
            <w:r>
              <w:rPr>
                <w:rFonts w:hint="cs"/>
                <w:cs/>
              </w:rPr>
              <w:t xml:space="preserve">เพิ่ม </w:t>
            </w:r>
            <w:r>
              <w:t xml:space="preserve">Mass PO Relation Music Streaming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Mass Enh PO Relation Music Streaming </w:t>
            </w:r>
            <w:r>
              <w:rPr>
                <w:rFonts w:hint="cs"/>
                <w:cs/>
              </w:rPr>
              <w:t xml:space="preserve">ที่ </w:t>
            </w:r>
            <w:r>
              <w:t>Tab PO Relation</w:t>
            </w:r>
          </w:p>
          <w:p w:rsidR="003465B6" w:rsidP="00275CDD" w:rsidRDefault="003465B6" w14:paraId="5A6E63A3" w14:textId="77777777">
            <w:pPr>
              <w:pStyle w:val="ListParagraph"/>
              <w:numPr>
                <w:ilvl w:val="0"/>
                <w:numId w:val="331"/>
              </w:numPr>
            </w:pPr>
            <w:r>
              <w:rPr>
                <w:rFonts w:hint="cs"/>
                <w:cs/>
              </w:rPr>
              <w:t xml:space="preserve">เพิ่ม </w:t>
            </w:r>
            <w:r>
              <w:t xml:space="preserve">Validate </w:t>
            </w:r>
            <w:r>
              <w:rPr>
                <w:rFonts w:hint="cs"/>
                <w:cs/>
              </w:rPr>
              <w:t xml:space="preserve">ที่ </w:t>
            </w:r>
            <w:r>
              <w:t xml:space="preserve">Mass Voice Rating, Mass SMS Rating, Mass MMS Rating, Mass Internet </w:t>
            </w:r>
            <w:r>
              <w:rPr>
                <w:rFonts w:hint="cs"/>
                <w:cs/>
              </w:rPr>
              <w:t xml:space="preserve">ทั้ง </w:t>
            </w:r>
            <w:r>
              <w:t>MKT</w:t>
            </w:r>
            <w:r>
              <w:rPr>
                <w:rFonts w:cs="CordiaUPC"/>
                <w:cs/>
              </w:rPr>
              <w:t>/</w:t>
            </w:r>
            <w:r>
              <w:t>ENH</w:t>
            </w:r>
          </w:p>
          <w:p w:rsidR="00792F7F" w:rsidP="00792F7F" w:rsidRDefault="00792F7F" w14:paraId="357E945B" w14:textId="77777777">
            <w:pPr>
              <w:pStyle w:val="ListParagraph"/>
              <w:numPr>
                <w:ilvl w:val="0"/>
                <w:numId w:val="331"/>
              </w:numPr>
            </w:pPr>
            <w:r>
              <w:rPr>
                <w:rFonts w:hint="cs"/>
                <w:cs/>
              </w:rPr>
              <w:t xml:space="preserve">แก้ไข </w:t>
            </w:r>
            <w:r>
              <w:t>Filter</w:t>
            </w:r>
            <w:r>
              <w:rPr>
                <w:rFonts w:hint="cs"/>
                <w:cs/>
              </w:rPr>
              <w:t xml:space="preserve"> </w:t>
            </w:r>
            <w:r w:rsidRPr="0023576A">
              <w:t>List of Value</w:t>
            </w:r>
            <w:r>
              <w:t xml:space="preserve"> Product Class </w:t>
            </w:r>
            <w:r>
              <w:rPr>
                <w:rFonts w:hint="cs"/>
                <w:cs/>
              </w:rPr>
              <w:t xml:space="preserve">ที่ </w:t>
            </w:r>
            <w:r>
              <w:t>Mass Product Offering Definition, Mass Enh Product Offering Definition</w:t>
            </w:r>
          </w:p>
          <w:p w:rsidR="00E3047E" w:rsidP="00792F7F" w:rsidRDefault="00E3047E" w14:paraId="186F0A2C" w14:textId="77777777">
            <w:pPr>
              <w:pStyle w:val="ListParagraph"/>
              <w:numPr>
                <w:ilvl w:val="0"/>
                <w:numId w:val="331"/>
              </w:numPr>
            </w:pPr>
            <w:r>
              <w:rPr>
                <w:rFonts w:hint="cs"/>
                <w:cs/>
              </w:rPr>
              <w:t xml:space="preserve">แก้ไข </w:t>
            </w:r>
            <w:r>
              <w:t xml:space="preserve">Logic </w:t>
            </w:r>
            <w:r>
              <w:rPr>
                <w:rFonts w:hint="cs"/>
                <w:cs/>
              </w:rPr>
              <w:t>การ</w:t>
            </w:r>
            <w:r>
              <w:t xml:space="preserve"> generate </w:t>
            </w:r>
            <w:r>
              <w:rPr>
                <w:rFonts w:cs="Angsana New"/>
              </w:rPr>
              <w:t>partnerAppId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ที่ </w:t>
            </w:r>
            <w:r>
              <w:t>Content Music Streaming</w:t>
            </w:r>
          </w:p>
          <w:p w:rsidR="00511ADB" w:rsidP="00792F7F" w:rsidRDefault="00511ADB" w14:paraId="7FF951FA" w14:textId="77777777">
            <w:pPr>
              <w:pStyle w:val="ListParagraph"/>
              <w:numPr>
                <w:ilvl w:val="0"/>
                <w:numId w:val="331"/>
              </w:numPr>
            </w:pPr>
            <w:r>
              <w:rPr>
                <w:rFonts w:hint="cs"/>
                <w:cs/>
              </w:rPr>
              <w:t xml:space="preserve">เพิ่ม </w:t>
            </w:r>
            <w:r>
              <w:t xml:space="preserve">field Platform </w:t>
            </w:r>
            <w:r>
              <w:rPr>
                <w:rFonts w:hint="cs"/>
                <w:cs/>
              </w:rPr>
              <w:t xml:space="preserve">ที่ </w:t>
            </w:r>
            <w:r w:rsidR="006E77C7">
              <w:t>Mass MKT</w:t>
            </w:r>
            <w:r w:rsidR="006E77C7">
              <w:rPr>
                <w:rFonts w:cs="CordiaUPC"/>
                <w:cs/>
              </w:rPr>
              <w:t>/</w:t>
            </w:r>
            <w:r w:rsidR="006E77C7">
              <w:t xml:space="preserve">ENH </w:t>
            </w:r>
            <w:r>
              <w:t>Content Music Streaming</w:t>
            </w:r>
          </w:p>
          <w:p w:rsidR="006E77C7" w:rsidP="006E77C7" w:rsidRDefault="006E77C7" w14:paraId="297B3F72" w14:textId="77777777">
            <w:pPr>
              <w:pStyle w:val="ListParagraph"/>
              <w:numPr>
                <w:ilvl w:val="0"/>
                <w:numId w:val="331"/>
              </w:numPr>
            </w:pPr>
            <w:r>
              <w:rPr>
                <w:rFonts w:hint="cs"/>
                <w:cs/>
              </w:rPr>
              <w:t xml:space="preserve">เพิ่ม </w:t>
            </w:r>
            <w:r>
              <w:t xml:space="preserve">field Content Type </w:t>
            </w:r>
            <w:r>
              <w:rPr>
                <w:rFonts w:hint="cs"/>
                <w:cs/>
              </w:rPr>
              <w:t xml:space="preserve">ที่ </w:t>
            </w:r>
            <w:r>
              <w:t xml:space="preserve">Mass ENH Content Music Streaming </w:t>
            </w:r>
            <w:r>
              <w:rPr>
                <w:rFonts w:hint="cs"/>
                <w:cs/>
              </w:rPr>
              <w:t>และสามารถแก้ไขได้</w:t>
            </w:r>
          </w:p>
          <w:p w:rsidR="005332BC" w:rsidP="005332BC" w:rsidRDefault="005332BC" w14:paraId="51A5A952" w14:textId="5DC69488">
            <w:pPr>
              <w:pStyle w:val="ListParagraph"/>
              <w:numPr>
                <w:ilvl w:val="0"/>
                <w:numId w:val="331"/>
              </w:numPr>
            </w:pPr>
            <w:r>
              <w:rPr>
                <w:rFonts w:hint="cs"/>
                <w:cs/>
              </w:rPr>
              <w:t xml:space="preserve">แก้ไข </w:t>
            </w:r>
            <w:r>
              <w:t>logic Early Renew Offering</w:t>
            </w:r>
          </w:p>
        </w:tc>
        <w:tc>
          <w:tcPr>
            <w:tcW w:w="751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275CDD" w:rsidP="00A65FA0" w:rsidRDefault="00275CDD" w14:paraId="5B5D9F41" w14:textId="40AD9BBB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V</w:t>
            </w:r>
            <w:r>
              <w:rPr>
                <w:rFonts w:cs="CordiaUPC"/>
                <w:cs/>
              </w:rPr>
              <w:t>.</w:t>
            </w:r>
            <w:r>
              <w:rPr>
                <w:rFonts w:cs="CordiaUPC"/>
              </w:rPr>
              <w:t>1</w:t>
            </w:r>
            <w:r>
              <w:rPr>
                <w:rFonts w:cs="CordiaUPC"/>
                <w:cs/>
              </w:rPr>
              <w:t>.</w:t>
            </w:r>
            <w:r>
              <w:rPr>
                <w:rFonts w:cs="CordiaUPC"/>
              </w:rPr>
              <w:t>32</w:t>
            </w:r>
          </w:p>
        </w:tc>
      </w:tr>
      <w:tr w:rsidRPr="001624DE" w:rsidR="00EA73A4" w:rsidTr="00F95259" w14:paraId="1F5D2FFB" w14:textId="77777777">
        <w:trPr>
          <w:tblHeader/>
        </w:trPr>
        <w:tc>
          <w:tcPr>
            <w:tcW w:w="620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EA73A4" w:rsidP="00A65FA0" w:rsidRDefault="00952B13" w14:paraId="6EEE4057" w14:textId="2CAF492B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30</w:t>
            </w:r>
            <w:r>
              <w:rPr>
                <w:rFonts w:cs="CordiaUPC"/>
                <w:cs/>
              </w:rPr>
              <w:t>/</w:t>
            </w:r>
            <w:r>
              <w:rPr>
                <w:rFonts w:cs="CordiaUPC"/>
              </w:rPr>
              <w:t>04</w:t>
            </w:r>
            <w:r>
              <w:rPr>
                <w:rFonts w:cs="CordiaUPC"/>
                <w:cs/>
              </w:rPr>
              <w:t>/</w:t>
            </w:r>
            <w:r>
              <w:rPr>
                <w:rFonts w:cs="CordiaUPC"/>
              </w:rPr>
              <w:t>2021</w:t>
            </w:r>
          </w:p>
        </w:tc>
        <w:tc>
          <w:tcPr>
            <w:tcW w:w="886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EA73A4" w:rsidP="00A65FA0" w:rsidRDefault="00EA73A4" w14:paraId="45274816" w14:textId="06F6D661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Suchk505</w:t>
            </w:r>
          </w:p>
        </w:tc>
        <w:tc>
          <w:tcPr>
            <w:tcW w:w="2743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EA73A4" w:rsidP="00275CDD" w:rsidRDefault="00EA73A4" w14:paraId="03867E13" w14:textId="77777777">
            <w:pPr>
              <w:pStyle w:val="ListParagraph"/>
              <w:numPr>
                <w:ilvl w:val="0"/>
                <w:numId w:val="331"/>
              </w:numPr>
            </w:pPr>
            <w:r>
              <w:rPr>
                <w:rFonts w:hint="cs"/>
                <w:cs/>
              </w:rPr>
              <w:t xml:space="preserve">เพิ่ม </w:t>
            </w:r>
            <w:r>
              <w:t>Tab Mass Enh Revenue Sharing</w:t>
            </w:r>
          </w:p>
          <w:p w:rsidR="00EA73A4" w:rsidP="00EA73A4" w:rsidRDefault="00EA73A4" w14:paraId="663ACE3D" w14:textId="77777777">
            <w:pPr>
              <w:pStyle w:val="ListParagraph"/>
              <w:numPr>
                <w:ilvl w:val="0"/>
                <w:numId w:val="331"/>
              </w:numPr>
            </w:pPr>
            <w:r>
              <w:rPr>
                <w:rFonts w:hint="cs"/>
                <w:cs/>
              </w:rPr>
              <w:t xml:space="preserve">แก้ไข </w:t>
            </w:r>
            <w:r>
              <w:t xml:space="preserve">Logic SMS Event Notification </w:t>
            </w:r>
            <w:r>
              <w:rPr>
                <w:rFonts w:hint="cs"/>
                <w:cs/>
              </w:rPr>
              <w:t xml:space="preserve">ที่ </w:t>
            </w:r>
            <w:r>
              <w:t>Mass Enh SMS Wording</w:t>
            </w:r>
            <w:r>
              <w:rPr>
                <w:rFonts w:hint="cs"/>
                <w:cs/>
              </w:rPr>
              <w:t xml:space="preserve"> </w:t>
            </w:r>
            <w:r>
              <w:t>Detail</w:t>
            </w:r>
          </w:p>
          <w:p w:rsidR="00192675" w:rsidP="00EA73A4" w:rsidRDefault="00192675" w14:paraId="56A18E6F" w14:textId="77777777">
            <w:pPr>
              <w:pStyle w:val="ListParagraph"/>
              <w:numPr>
                <w:ilvl w:val="0"/>
                <w:numId w:val="331"/>
              </w:numPr>
            </w:pPr>
            <w:r>
              <w:t xml:space="preserve">Visible Field Discount Carry Forward </w:t>
            </w:r>
            <w:r>
              <w:rPr>
                <w:rFonts w:hint="cs"/>
                <w:cs/>
              </w:rPr>
              <w:t xml:space="preserve">ที่ </w:t>
            </w:r>
            <w:r>
              <w:t>Mass Enh Tariff Plan &amp; Discount</w:t>
            </w:r>
          </w:p>
          <w:p w:rsidR="00192675" w:rsidP="00EA73A4" w:rsidRDefault="00192675" w14:paraId="0F053ED9" w14:textId="2AA940F7">
            <w:pPr>
              <w:pStyle w:val="ListParagraph"/>
              <w:numPr>
                <w:ilvl w:val="0"/>
                <w:numId w:val="331"/>
              </w:numPr>
              <w:rPr>
                <w:cs/>
              </w:rPr>
            </w:pPr>
            <w:r>
              <w:rPr>
                <w:rFonts w:hint="cs"/>
                <w:cs/>
              </w:rPr>
              <w:t xml:space="preserve">แก้ไข </w:t>
            </w:r>
            <w:r>
              <w:t xml:space="preserve">Label </w:t>
            </w:r>
            <w:r>
              <w:rPr>
                <w:rFonts w:hint="cs"/>
                <w:cs/>
              </w:rPr>
              <w:t xml:space="preserve">ที่ </w:t>
            </w:r>
            <w:r>
              <w:t>Mass Enh Bill Presentment</w:t>
            </w:r>
          </w:p>
        </w:tc>
        <w:tc>
          <w:tcPr>
            <w:tcW w:w="751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EA73A4" w:rsidP="00A65FA0" w:rsidRDefault="00EA73A4" w14:paraId="5748CFEA" w14:textId="6B3C063A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V</w:t>
            </w:r>
            <w:r>
              <w:rPr>
                <w:rFonts w:cs="CordiaUPC"/>
                <w:cs/>
              </w:rPr>
              <w:t>.</w:t>
            </w:r>
            <w:r>
              <w:rPr>
                <w:rFonts w:cs="CordiaUPC"/>
              </w:rPr>
              <w:t>1</w:t>
            </w:r>
            <w:r>
              <w:rPr>
                <w:rFonts w:cs="CordiaUPC"/>
                <w:cs/>
              </w:rPr>
              <w:t>.</w:t>
            </w:r>
            <w:r>
              <w:rPr>
                <w:rFonts w:cs="CordiaUPC"/>
              </w:rPr>
              <w:t>33</w:t>
            </w:r>
          </w:p>
        </w:tc>
      </w:tr>
      <w:tr w:rsidRPr="001624DE" w:rsidR="00A062DC" w:rsidTr="00F95259" w14:paraId="1F073C69" w14:textId="77777777">
        <w:trPr>
          <w:tblHeader/>
        </w:trPr>
        <w:tc>
          <w:tcPr>
            <w:tcW w:w="620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A062DC" w:rsidP="00A65FA0" w:rsidRDefault="00A062DC" w14:paraId="6F626606" w14:textId="77777777">
            <w:pPr>
              <w:pStyle w:val="TableBody"/>
              <w:rPr>
                <w:rFonts w:cs="CordiaUPC"/>
              </w:rPr>
            </w:pPr>
          </w:p>
        </w:tc>
        <w:tc>
          <w:tcPr>
            <w:tcW w:w="886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A062DC" w:rsidP="00A65FA0" w:rsidRDefault="00AC6A36" w14:paraId="2CF0E6AC" w14:textId="01F5C45B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Suchk505</w:t>
            </w:r>
          </w:p>
        </w:tc>
        <w:tc>
          <w:tcPr>
            <w:tcW w:w="2743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A062DC" w:rsidP="00AC6A36" w:rsidRDefault="003C135B" w14:paraId="5BD5A22B" w14:textId="7D08406A">
            <w:pPr>
              <w:pStyle w:val="ListParagraph"/>
              <w:numPr>
                <w:ilvl w:val="0"/>
                <w:numId w:val="331"/>
              </w:numPr>
            </w:pPr>
            <w:r>
              <w:rPr>
                <w:rFonts w:hint="cs"/>
                <w:cs/>
              </w:rPr>
              <w:t xml:space="preserve">แก้ไข </w:t>
            </w:r>
            <w:r>
              <w:t xml:space="preserve">Logic Filter poRelation </w:t>
            </w:r>
            <w:r>
              <w:rPr>
                <w:rFonts w:hint="cs"/>
                <w:cs/>
              </w:rPr>
              <w:t xml:space="preserve">ที่ </w:t>
            </w:r>
            <w:r>
              <w:t xml:space="preserve">Mass PO Relation Mobile </w:t>
            </w:r>
            <w:r>
              <w:rPr>
                <w:rFonts w:hint="cs"/>
                <w:cs/>
              </w:rPr>
              <w:t xml:space="preserve">และ </w:t>
            </w:r>
            <w:r>
              <w:t>Mass Enh PO Relation Mobile</w:t>
            </w:r>
          </w:p>
          <w:p w:rsidR="000319CC" w:rsidP="00AC6A36" w:rsidRDefault="000319CC" w14:paraId="5A6348F7" w14:textId="77777777">
            <w:pPr>
              <w:pStyle w:val="ListParagraph"/>
              <w:numPr>
                <w:ilvl w:val="0"/>
                <w:numId w:val="331"/>
              </w:numPr>
            </w:pPr>
            <w:r>
              <w:rPr>
                <w:rFonts w:hint="cs"/>
                <w:cs/>
              </w:rPr>
              <w:t xml:space="preserve">แก้ไข </w:t>
            </w:r>
            <w:r>
              <w:t xml:space="preserve">Logic </w:t>
            </w:r>
            <w:r>
              <w:rPr>
                <w:rFonts w:hint="cs"/>
                <w:cs/>
              </w:rPr>
              <w:t xml:space="preserve">โชว์ </w:t>
            </w:r>
            <w:r>
              <w:t>Partial Step Section</w:t>
            </w:r>
          </w:p>
          <w:p w:rsidR="00880895" w:rsidP="00880895" w:rsidRDefault="00880895" w14:paraId="30CE1CF1" w14:textId="093F591C">
            <w:pPr>
              <w:pStyle w:val="ListParagraph"/>
              <w:numPr>
                <w:ilvl w:val="0"/>
                <w:numId w:val="331"/>
              </w:numPr>
              <w:rPr>
                <w:cs/>
              </w:rPr>
            </w:pPr>
            <w:r>
              <w:rPr>
                <w:rFonts w:hint="cs"/>
                <w:cs/>
              </w:rPr>
              <w:t xml:space="preserve">เพิ่ม </w:t>
            </w:r>
            <w:r>
              <w:t xml:space="preserve">Field </w:t>
            </w:r>
            <w:r w:rsidRPr="00880895">
              <w:t>NRTG</w:t>
            </w:r>
            <w:r w:rsidRPr="00880895">
              <w:rPr>
                <w:rFonts w:cs="CordiaUPC"/>
                <w:cs/>
              </w:rPr>
              <w:t>/</w:t>
            </w:r>
            <w:r w:rsidRPr="00880895">
              <w:t>NGCM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ที่ </w:t>
            </w:r>
            <w:r>
              <w:t xml:space="preserve">Mass Product Offering Definition </w:t>
            </w:r>
            <w:r>
              <w:rPr>
                <w:rFonts w:hint="cs"/>
                <w:cs/>
              </w:rPr>
              <w:t xml:space="preserve">และ </w:t>
            </w:r>
            <w:r>
              <w:t>Mass Enh Product Offering Definition</w:t>
            </w:r>
          </w:p>
        </w:tc>
        <w:tc>
          <w:tcPr>
            <w:tcW w:w="751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A062DC" w:rsidP="00A65FA0" w:rsidRDefault="00AC6A36" w14:paraId="6E3915D3" w14:textId="0D7D22E8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V</w:t>
            </w:r>
            <w:r>
              <w:rPr>
                <w:rFonts w:cs="CordiaUPC"/>
                <w:cs/>
              </w:rPr>
              <w:t>.</w:t>
            </w:r>
            <w:r>
              <w:rPr>
                <w:rFonts w:cs="CordiaUPC"/>
              </w:rPr>
              <w:t>1</w:t>
            </w:r>
            <w:r>
              <w:rPr>
                <w:rFonts w:cs="CordiaUPC"/>
                <w:cs/>
              </w:rPr>
              <w:t>.</w:t>
            </w:r>
            <w:r>
              <w:rPr>
                <w:rFonts w:cs="CordiaUPC"/>
              </w:rPr>
              <w:t>34</w:t>
            </w:r>
          </w:p>
        </w:tc>
      </w:tr>
      <w:tr w:rsidRPr="001624DE" w:rsidR="00922E73" w:rsidTr="00F95259" w14:paraId="5D6BD01B" w14:textId="77777777">
        <w:trPr>
          <w:tblHeader/>
        </w:trPr>
        <w:tc>
          <w:tcPr>
            <w:tcW w:w="620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922E73" w:rsidP="00A65FA0" w:rsidRDefault="00231089" w14:paraId="78BE89A2" w14:textId="27835024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20</w:t>
            </w:r>
            <w:r>
              <w:rPr>
                <w:rFonts w:cs="CordiaUPC"/>
                <w:cs/>
              </w:rPr>
              <w:t>/</w:t>
            </w:r>
            <w:r>
              <w:rPr>
                <w:rFonts w:cs="CordiaUPC"/>
              </w:rPr>
              <w:t>05</w:t>
            </w:r>
            <w:r>
              <w:rPr>
                <w:rFonts w:cs="CordiaUPC"/>
                <w:cs/>
              </w:rPr>
              <w:t>/</w:t>
            </w:r>
            <w:r>
              <w:rPr>
                <w:rFonts w:cs="CordiaUPC"/>
              </w:rPr>
              <w:t>2021</w:t>
            </w:r>
          </w:p>
        </w:tc>
        <w:tc>
          <w:tcPr>
            <w:tcW w:w="886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922E73" w:rsidP="00A65FA0" w:rsidRDefault="00922E73" w14:paraId="40B2FF9E" w14:textId="27E54C78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Suchk505</w:t>
            </w:r>
          </w:p>
        </w:tc>
        <w:tc>
          <w:tcPr>
            <w:tcW w:w="2743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922E73" w:rsidP="00AC6A36" w:rsidRDefault="00922E73" w14:paraId="2144FF85" w14:textId="77777777">
            <w:pPr>
              <w:pStyle w:val="ListParagraph"/>
              <w:numPr>
                <w:ilvl w:val="0"/>
                <w:numId w:val="331"/>
              </w:numPr>
            </w:pPr>
            <w:r>
              <w:rPr>
                <w:rFonts w:hint="cs"/>
                <w:cs/>
              </w:rPr>
              <w:t xml:space="preserve">แก้ไข </w:t>
            </w:r>
            <w:r>
              <w:t>Logic Validate Sub Category</w:t>
            </w:r>
            <w:r>
              <w:rPr>
                <w:rFonts w:hint="cs"/>
                <w:cs/>
              </w:rPr>
              <w:t xml:space="preserve"> ที่ </w:t>
            </w:r>
            <w:r>
              <w:t>Mass Enh Application Channel</w:t>
            </w:r>
          </w:p>
          <w:p w:rsidR="00922E73" w:rsidP="00231089" w:rsidRDefault="00922E73" w14:paraId="5C0A8EA9" w14:textId="77777777">
            <w:pPr>
              <w:pStyle w:val="ListParagraph"/>
              <w:numPr>
                <w:ilvl w:val="0"/>
                <w:numId w:val="331"/>
              </w:numPr>
            </w:pPr>
            <w:r>
              <w:rPr>
                <w:rFonts w:hint="cs"/>
                <w:cs/>
              </w:rPr>
              <w:t xml:space="preserve">แก้ไข </w:t>
            </w:r>
            <w:r>
              <w:t xml:space="preserve">Logic Validate all </w:t>
            </w:r>
            <w:r>
              <w:rPr>
                <w:rFonts w:hint="cs"/>
                <w:cs/>
              </w:rPr>
              <w:t xml:space="preserve">ที่ </w:t>
            </w:r>
            <w:r>
              <w:t xml:space="preserve">Mass SMS </w:t>
            </w:r>
            <w:r w:rsidR="00E02DC1">
              <w:t>Rating</w:t>
            </w:r>
            <w:r>
              <w:t xml:space="preserve">, Mass MMS </w:t>
            </w:r>
            <w:r w:rsidR="00E02DC1">
              <w:t>Rating</w:t>
            </w:r>
          </w:p>
          <w:p w:rsidR="00231089" w:rsidP="00231089" w:rsidRDefault="00231089" w14:paraId="57B2224C" w14:textId="77777777">
            <w:pPr>
              <w:pStyle w:val="ListParagraph"/>
              <w:numPr>
                <w:ilvl w:val="0"/>
                <w:numId w:val="331"/>
              </w:numPr>
            </w:pPr>
            <w:r>
              <w:rPr>
                <w:rFonts w:hint="cs"/>
                <w:cs/>
              </w:rPr>
              <w:t xml:space="preserve">แก้ไข </w:t>
            </w:r>
            <w:r>
              <w:t>Wording Validate Mass Internet</w:t>
            </w:r>
          </w:p>
          <w:p w:rsidR="00B25AA8" w:rsidP="00231089" w:rsidRDefault="00B25AA8" w14:paraId="2E051C4D" w14:textId="7A6EAB85">
            <w:pPr>
              <w:pStyle w:val="ListParagraph"/>
              <w:numPr>
                <w:ilvl w:val="0"/>
                <w:numId w:val="331"/>
              </w:numPr>
              <w:rPr>
                <w:cs/>
              </w:rPr>
            </w:pPr>
            <w:r>
              <w:rPr>
                <w:rFonts w:hint="cs"/>
                <w:cs/>
              </w:rPr>
              <w:t xml:space="preserve">แก้ไข </w:t>
            </w:r>
            <w:r>
              <w:t>Logic NRTG</w:t>
            </w:r>
            <w:r>
              <w:rPr>
                <w:rFonts w:cs="CordiaUPC"/>
                <w:cs/>
              </w:rPr>
              <w:t>/</w:t>
            </w:r>
            <w:r>
              <w:t xml:space="preserve">NGCM </w:t>
            </w:r>
            <w:r>
              <w:rPr>
                <w:rFonts w:hint="cs"/>
                <w:cs/>
              </w:rPr>
              <w:t xml:space="preserve">ที่ </w:t>
            </w:r>
            <w:r>
              <w:t xml:space="preserve">Mass Product Offering Definition </w:t>
            </w:r>
            <w:r>
              <w:rPr>
                <w:rFonts w:hint="cs"/>
                <w:cs/>
              </w:rPr>
              <w:t xml:space="preserve">และ </w:t>
            </w:r>
            <w:r>
              <w:t>Mass Enh Product Offering Definition</w:t>
            </w:r>
          </w:p>
        </w:tc>
        <w:tc>
          <w:tcPr>
            <w:tcW w:w="751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922E73" w:rsidP="00A65FA0" w:rsidRDefault="00922E73" w14:paraId="151B8FE4" w14:textId="3D410882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V</w:t>
            </w:r>
            <w:r>
              <w:rPr>
                <w:rFonts w:cs="CordiaUPC"/>
                <w:cs/>
              </w:rPr>
              <w:t>.</w:t>
            </w:r>
            <w:r>
              <w:rPr>
                <w:rFonts w:cs="CordiaUPC"/>
              </w:rPr>
              <w:t>1</w:t>
            </w:r>
            <w:r>
              <w:rPr>
                <w:rFonts w:cs="CordiaUPC"/>
                <w:cs/>
              </w:rPr>
              <w:t>.</w:t>
            </w:r>
            <w:r>
              <w:rPr>
                <w:rFonts w:cs="CordiaUPC"/>
              </w:rPr>
              <w:t>35</w:t>
            </w:r>
          </w:p>
        </w:tc>
      </w:tr>
      <w:tr w:rsidRPr="001624DE" w:rsidR="00435CD6" w:rsidTr="00F95259" w14:paraId="4EC4533A" w14:textId="77777777">
        <w:trPr>
          <w:tblHeader/>
        </w:trPr>
        <w:tc>
          <w:tcPr>
            <w:tcW w:w="620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435CD6" w:rsidP="00A65FA0" w:rsidRDefault="000A545C" w14:paraId="0E7B96B6" w14:textId="3682D591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27</w:t>
            </w:r>
            <w:r>
              <w:rPr>
                <w:rFonts w:cs="CordiaUPC"/>
                <w:cs/>
              </w:rPr>
              <w:t>/</w:t>
            </w:r>
            <w:r>
              <w:rPr>
                <w:rFonts w:cs="CordiaUPC"/>
              </w:rPr>
              <w:t>05</w:t>
            </w:r>
            <w:r>
              <w:rPr>
                <w:rFonts w:cs="CordiaUPC"/>
                <w:cs/>
              </w:rPr>
              <w:t>/</w:t>
            </w:r>
            <w:r>
              <w:rPr>
                <w:rFonts w:cs="CordiaUPC"/>
              </w:rPr>
              <w:t>2021</w:t>
            </w:r>
          </w:p>
        </w:tc>
        <w:tc>
          <w:tcPr>
            <w:tcW w:w="886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435CD6" w:rsidP="00A65FA0" w:rsidRDefault="00435CD6" w14:paraId="36516C5B" w14:textId="09A50C15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Suchk505</w:t>
            </w:r>
          </w:p>
        </w:tc>
        <w:tc>
          <w:tcPr>
            <w:tcW w:w="2743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435CD6" w:rsidP="00AC6A36" w:rsidRDefault="00435CD6" w14:paraId="6CB6A749" w14:textId="61652DFA">
            <w:pPr>
              <w:pStyle w:val="ListParagraph"/>
              <w:numPr>
                <w:ilvl w:val="0"/>
                <w:numId w:val="331"/>
              </w:numPr>
              <w:rPr>
                <w:cs/>
              </w:rPr>
            </w:pPr>
            <w:r>
              <w:rPr>
                <w:rFonts w:hint="cs"/>
                <w:cs/>
              </w:rPr>
              <w:t xml:space="preserve">เพิ่ม </w:t>
            </w:r>
            <w:r>
              <w:t xml:space="preserve">Validate </w:t>
            </w:r>
            <w:r>
              <w:rPr>
                <w:rFonts w:hint="cs"/>
                <w:cs/>
              </w:rPr>
              <w:t xml:space="preserve">ที่ </w:t>
            </w:r>
            <w:r>
              <w:t xml:space="preserve">Mass Revenue Sharing </w:t>
            </w:r>
            <w:r>
              <w:rPr>
                <w:rFonts w:hint="cs"/>
                <w:cs/>
              </w:rPr>
              <w:t xml:space="preserve">และ </w:t>
            </w:r>
            <w:r>
              <w:t>Mass Enh Revenue Sharing</w:t>
            </w:r>
          </w:p>
        </w:tc>
        <w:tc>
          <w:tcPr>
            <w:tcW w:w="751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435CD6" w:rsidP="00A65FA0" w:rsidRDefault="00435CD6" w14:paraId="363C9F9E" w14:textId="5065BF56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V</w:t>
            </w:r>
            <w:r>
              <w:rPr>
                <w:rFonts w:cs="CordiaUPC"/>
                <w:cs/>
              </w:rPr>
              <w:t>.</w:t>
            </w:r>
            <w:r>
              <w:rPr>
                <w:rFonts w:cs="CordiaUPC"/>
              </w:rPr>
              <w:t>1</w:t>
            </w:r>
            <w:r>
              <w:rPr>
                <w:rFonts w:cs="CordiaUPC"/>
                <w:cs/>
              </w:rPr>
              <w:t>.</w:t>
            </w:r>
            <w:r>
              <w:rPr>
                <w:rFonts w:cs="CordiaUPC"/>
              </w:rPr>
              <w:t>36</w:t>
            </w:r>
          </w:p>
        </w:tc>
      </w:tr>
      <w:tr w:rsidRPr="001624DE" w:rsidR="002750DA" w:rsidTr="00F95259" w14:paraId="5F9756CB" w14:textId="77777777">
        <w:trPr>
          <w:tblHeader/>
        </w:trPr>
        <w:tc>
          <w:tcPr>
            <w:tcW w:w="620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2750DA" w:rsidP="00A65FA0" w:rsidRDefault="002750DA" w14:paraId="465F9359" w14:textId="77777777">
            <w:pPr>
              <w:pStyle w:val="TableBody"/>
              <w:rPr>
                <w:rFonts w:cs="CordiaUPC"/>
              </w:rPr>
            </w:pPr>
          </w:p>
        </w:tc>
        <w:tc>
          <w:tcPr>
            <w:tcW w:w="886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2750DA" w:rsidP="00A65FA0" w:rsidRDefault="00FF4341" w14:paraId="5BA4A5B5" w14:textId="4EF48FA0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Suchk505</w:t>
            </w:r>
          </w:p>
        </w:tc>
        <w:tc>
          <w:tcPr>
            <w:tcW w:w="2743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2750DA" w:rsidP="002750DA" w:rsidRDefault="002750DA" w14:paraId="2E0B3304" w14:textId="77777777">
            <w:pPr>
              <w:pStyle w:val="ListParagraph"/>
              <w:numPr>
                <w:ilvl w:val="0"/>
                <w:numId w:val="331"/>
              </w:numPr>
            </w:pPr>
            <w:r>
              <w:rPr>
                <w:rFonts w:hint="cs"/>
                <w:cs/>
              </w:rPr>
              <w:t xml:space="preserve">แก้ไข </w:t>
            </w:r>
            <w:r>
              <w:t>Validate Special C</w:t>
            </w:r>
            <w:r w:rsidRPr="002750DA">
              <w:t>haracters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ของ </w:t>
            </w:r>
            <w:r>
              <w:t>Short Promotion Name</w:t>
            </w:r>
            <w:r>
              <w:rPr>
                <w:rFonts w:hint="cs"/>
                <w:cs/>
              </w:rPr>
              <w:t xml:space="preserve"> ที่ </w:t>
            </w:r>
            <w:r>
              <w:t xml:space="preserve">Mass SMS Wording Detail </w:t>
            </w:r>
            <w:r>
              <w:rPr>
                <w:rFonts w:hint="cs"/>
                <w:cs/>
              </w:rPr>
              <w:t xml:space="preserve">และ </w:t>
            </w:r>
            <w:r>
              <w:t>Mass Enh SMS Wording Detail</w:t>
            </w:r>
          </w:p>
          <w:p w:rsidR="00453725" w:rsidP="002750DA" w:rsidRDefault="00453725" w14:paraId="08B2558A" w14:textId="77777777">
            <w:pPr>
              <w:pStyle w:val="ListParagraph"/>
              <w:numPr>
                <w:ilvl w:val="0"/>
                <w:numId w:val="331"/>
              </w:numPr>
            </w:pPr>
            <w:r>
              <w:rPr>
                <w:rFonts w:hint="cs"/>
                <w:cs/>
              </w:rPr>
              <w:t xml:space="preserve">เพิ่ม </w:t>
            </w:r>
            <w:r>
              <w:t xml:space="preserve">Field Menu </w:t>
            </w:r>
            <w:r>
              <w:rPr>
                <w:rFonts w:hint="cs"/>
                <w:cs/>
              </w:rPr>
              <w:t xml:space="preserve">ที่ </w:t>
            </w:r>
            <w:r>
              <w:t>Mass Enh Application Channel</w:t>
            </w:r>
          </w:p>
          <w:p w:rsidR="00453725" w:rsidP="002750DA" w:rsidRDefault="00453725" w14:paraId="5675EB91" w14:textId="4663BA28">
            <w:pPr>
              <w:pStyle w:val="ListParagraph"/>
              <w:numPr>
                <w:ilvl w:val="0"/>
                <w:numId w:val="331"/>
              </w:numPr>
              <w:rPr>
                <w:cs/>
              </w:rPr>
            </w:pPr>
            <w:r>
              <w:rPr>
                <w:rFonts w:hint="cs"/>
                <w:cs/>
              </w:rPr>
              <w:t xml:space="preserve">เพิ่ม </w:t>
            </w:r>
            <w:r>
              <w:t xml:space="preserve">Field Message Code Expired </w:t>
            </w:r>
            <w:r>
              <w:rPr>
                <w:rFonts w:hint="cs"/>
                <w:cs/>
              </w:rPr>
              <w:t xml:space="preserve">ที่ </w:t>
            </w:r>
            <w:r w:rsidR="00A25958">
              <w:t>Mass Enh SMS Wording Detail</w:t>
            </w:r>
          </w:p>
        </w:tc>
        <w:tc>
          <w:tcPr>
            <w:tcW w:w="751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2750DA" w:rsidP="00A65FA0" w:rsidRDefault="00FF4341" w14:paraId="04DAF937" w14:textId="1E95589F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V</w:t>
            </w:r>
            <w:r>
              <w:rPr>
                <w:rFonts w:cs="CordiaUPC"/>
                <w:cs/>
              </w:rPr>
              <w:t>.</w:t>
            </w:r>
            <w:r>
              <w:rPr>
                <w:rFonts w:cs="CordiaUPC"/>
              </w:rPr>
              <w:t>1</w:t>
            </w:r>
            <w:r>
              <w:rPr>
                <w:rFonts w:cs="CordiaUPC"/>
                <w:cs/>
              </w:rPr>
              <w:t>.</w:t>
            </w:r>
            <w:r>
              <w:rPr>
                <w:rFonts w:cs="CordiaUPC"/>
              </w:rPr>
              <w:t>37</w:t>
            </w:r>
          </w:p>
        </w:tc>
      </w:tr>
      <w:tr w:rsidRPr="001624DE" w:rsidR="00FF4341" w:rsidTr="00F95259" w14:paraId="1BE27429" w14:textId="77777777">
        <w:trPr>
          <w:tblHeader/>
        </w:trPr>
        <w:tc>
          <w:tcPr>
            <w:tcW w:w="620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F4341" w:rsidP="00A65FA0" w:rsidRDefault="00E4166A" w14:paraId="0D793020" w14:textId="2911C6DA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29</w:t>
            </w:r>
            <w:r>
              <w:rPr>
                <w:rFonts w:cs="CordiaUPC"/>
                <w:cs/>
              </w:rPr>
              <w:t>/</w:t>
            </w:r>
            <w:r>
              <w:rPr>
                <w:rFonts w:cs="CordiaUPC"/>
              </w:rPr>
              <w:t>06</w:t>
            </w:r>
            <w:r>
              <w:rPr>
                <w:rFonts w:cs="CordiaUPC"/>
                <w:cs/>
              </w:rPr>
              <w:t>/</w:t>
            </w:r>
            <w:r>
              <w:rPr>
                <w:rFonts w:cs="CordiaUPC"/>
              </w:rPr>
              <w:t>2021</w:t>
            </w:r>
          </w:p>
        </w:tc>
        <w:tc>
          <w:tcPr>
            <w:tcW w:w="886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F4341" w:rsidP="00A65FA0" w:rsidRDefault="00FF4341" w14:paraId="7D37F3F8" w14:textId="2B4C3E67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Suchk505</w:t>
            </w:r>
          </w:p>
        </w:tc>
        <w:tc>
          <w:tcPr>
            <w:tcW w:w="2743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F4341" w:rsidP="001D6F12" w:rsidRDefault="00FF4341" w14:paraId="44BB6EF7" w14:textId="7AD25BF2">
            <w:pPr>
              <w:pStyle w:val="ListParagraph"/>
              <w:numPr>
                <w:ilvl w:val="0"/>
                <w:numId w:val="331"/>
              </w:numPr>
            </w:pPr>
            <w:r>
              <w:rPr>
                <w:rFonts w:hint="cs"/>
                <w:cs/>
              </w:rPr>
              <w:t xml:space="preserve">เพิ่ม </w:t>
            </w:r>
            <w:r>
              <w:t xml:space="preserve">LOV Platform </w:t>
            </w:r>
            <w:r>
              <w:rPr>
                <w:rFonts w:hint="cs"/>
                <w:cs/>
              </w:rPr>
              <w:t xml:space="preserve">ที่ </w:t>
            </w:r>
            <w:r>
              <w:t>Mass Content Music Streaming,</w:t>
            </w:r>
            <w:r>
              <w:rPr>
                <w:rFonts w:hint="cs"/>
                <w:cs/>
              </w:rPr>
              <w:t xml:space="preserve"> </w:t>
            </w:r>
            <w:r>
              <w:t>Mass Enh Content Music Streaming</w:t>
            </w:r>
          </w:p>
          <w:p w:rsidR="00FF4341" w:rsidP="001D6F12" w:rsidRDefault="00FF4341" w14:paraId="25E9E48A" w14:textId="5139B916">
            <w:pPr>
              <w:pStyle w:val="ListParagraph"/>
              <w:numPr>
                <w:ilvl w:val="0"/>
                <w:numId w:val="331"/>
              </w:numPr>
            </w:pPr>
            <w:r>
              <w:rPr>
                <w:rFonts w:hint="cs"/>
                <w:cs/>
              </w:rPr>
              <w:t xml:space="preserve">แก้ไข </w:t>
            </w:r>
            <w:r>
              <w:t xml:space="preserve">logic </w:t>
            </w:r>
            <w:r>
              <w:rPr>
                <w:rFonts w:hint="cs"/>
                <w:cs/>
              </w:rPr>
              <w:t xml:space="preserve">ในการโชว์ </w:t>
            </w:r>
            <w:r>
              <w:t xml:space="preserve">Po Relation Content VDO, Mobile, FBB </w:t>
            </w:r>
            <w:r>
              <w:rPr>
                <w:rFonts w:hint="cs"/>
                <w:cs/>
              </w:rPr>
              <w:t xml:space="preserve">ที่ </w:t>
            </w:r>
            <w:r>
              <w:t>Po Relation</w:t>
            </w:r>
            <w:r w:rsidR="001D6F12">
              <w:t xml:space="preserve"> Tab</w:t>
            </w:r>
          </w:p>
          <w:p w:rsidR="00FF4341" w:rsidP="001D6F12" w:rsidRDefault="00FF4341" w14:paraId="1BDBD959" w14:textId="0194B701">
            <w:pPr>
              <w:pStyle w:val="ListParagraph"/>
              <w:numPr>
                <w:ilvl w:val="0"/>
                <w:numId w:val="331"/>
              </w:numPr>
            </w:pPr>
            <w:r>
              <w:rPr>
                <w:rFonts w:hint="cs"/>
                <w:cs/>
              </w:rPr>
              <w:t xml:space="preserve">แก้ไข </w:t>
            </w:r>
            <w:r>
              <w:t xml:space="preserve">logic SMS Notification Before Promotion Expired </w:t>
            </w:r>
            <w:r>
              <w:rPr>
                <w:rFonts w:hint="cs"/>
                <w:cs/>
              </w:rPr>
              <w:t xml:space="preserve">ที่ </w:t>
            </w:r>
            <w:r w:rsidR="001D6F12">
              <w:t>SMS Event Notification Section</w:t>
            </w:r>
          </w:p>
          <w:p w:rsidR="001D6F12" w:rsidP="001D6F12" w:rsidRDefault="001D6F12" w14:paraId="05A1C72E" w14:textId="0F5A6C9E">
            <w:pPr>
              <w:pStyle w:val="ListParagraph"/>
              <w:numPr>
                <w:ilvl w:val="0"/>
                <w:numId w:val="331"/>
              </w:numPr>
            </w:pPr>
            <w:r>
              <w:rPr>
                <w:rFonts w:hint="cs"/>
                <w:cs/>
              </w:rPr>
              <w:t xml:space="preserve">แก้ไข </w:t>
            </w:r>
            <w:r>
              <w:t xml:space="preserve">logic SMS Noti Flag </w:t>
            </w:r>
            <w:r>
              <w:rPr>
                <w:rFonts w:hint="cs"/>
                <w:cs/>
              </w:rPr>
              <w:t xml:space="preserve">ที่ </w:t>
            </w:r>
            <w:r>
              <w:t>SMS Event Notification Section</w:t>
            </w:r>
          </w:p>
          <w:p w:rsidR="001D6F12" w:rsidP="001D6F12" w:rsidRDefault="001D6F12" w14:paraId="60AAA812" w14:textId="77777777">
            <w:pPr>
              <w:pStyle w:val="ListParagraph"/>
              <w:numPr>
                <w:ilvl w:val="0"/>
                <w:numId w:val="331"/>
              </w:num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ซ่อน </w:t>
            </w:r>
            <w:r w:rsidRPr="003F1EF5">
              <w:rPr>
                <w:rFonts w:cs="CordiaUPC"/>
              </w:rPr>
              <w:t>SMS Before Expire Section</w:t>
            </w:r>
            <w:r>
              <w:rPr>
                <w:rFonts w:hint="cs" w:cs="Angsana New"/>
                <w:cs/>
              </w:rPr>
              <w:t xml:space="preserve"> ใน </w:t>
            </w:r>
            <w:r>
              <w:rPr>
                <w:rFonts w:cs="CordiaUPC"/>
              </w:rPr>
              <w:t>PO Relation Music Streaming</w:t>
            </w:r>
          </w:p>
          <w:p w:rsidRPr="00CD3B6B" w:rsidR="00621C59" w:rsidP="00621C59" w:rsidRDefault="004B4417" w14:paraId="669761B5" w14:textId="113B4338">
            <w:pPr>
              <w:pStyle w:val="ListParagraph"/>
              <w:numPr>
                <w:ilvl w:val="0"/>
                <w:numId w:val="331"/>
              </w:numPr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แก้ไข </w:t>
            </w:r>
            <w:r>
              <w:rPr>
                <w:rFonts w:cs="Angsana New"/>
              </w:rPr>
              <w:t xml:space="preserve">logic </w:t>
            </w:r>
            <w:r>
              <w:t>stepUnit</w:t>
            </w:r>
            <w:r w:rsidR="00621C59">
              <w:rPr>
                <w:rFonts w:cs="CordiaUPC"/>
                <w:cs/>
              </w:rPr>
              <w:t xml:space="preserve"> </w:t>
            </w:r>
            <w:r w:rsidR="00621C59">
              <w:rPr>
                <w:rFonts w:hint="cs"/>
                <w:cs/>
              </w:rPr>
              <w:t xml:space="preserve">และ </w:t>
            </w:r>
            <w:r w:rsidR="00621C59">
              <w:t>shareAmountUnit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ที่ </w:t>
            </w:r>
            <w:r>
              <w:rPr>
                <w:rFonts w:cs="CordiaUPC"/>
              </w:rPr>
              <w:t>Mass Revanue Sharing, Mass Enh Revenue Sharing</w:t>
            </w:r>
          </w:p>
        </w:tc>
        <w:tc>
          <w:tcPr>
            <w:tcW w:w="751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F4341" w:rsidP="00A65FA0" w:rsidRDefault="00FF4341" w14:paraId="588C5D41" w14:textId="7280AA93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V</w:t>
            </w:r>
            <w:r>
              <w:rPr>
                <w:rFonts w:cs="CordiaUPC"/>
                <w:cs/>
              </w:rPr>
              <w:t>.</w:t>
            </w:r>
            <w:r>
              <w:rPr>
                <w:rFonts w:cs="CordiaUPC"/>
              </w:rPr>
              <w:t>1</w:t>
            </w:r>
            <w:r>
              <w:rPr>
                <w:rFonts w:cs="CordiaUPC"/>
                <w:cs/>
              </w:rPr>
              <w:t>.</w:t>
            </w:r>
            <w:r>
              <w:rPr>
                <w:rFonts w:cs="CordiaUPC"/>
              </w:rPr>
              <w:t>38</w:t>
            </w:r>
          </w:p>
        </w:tc>
      </w:tr>
      <w:tr w:rsidRPr="001624DE" w:rsidR="00CD3B6B" w:rsidTr="00F95259" w14:paraId="5A539B9B" w14:textId="77777777">
        <w:trPr>
          <w:tblHeader/>
        </w:trPr>
        <w:tc>
          <w:tcPr>
            <w:tcW w:w="620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CD3B6B" w:rsidP="00A65FA0" w:rsidRDefault="00D31713" w14:paraId="71A23E43" w14:textId="1E1A0AEA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06</w:t>
            </w:r>
            <w:r>
              <w:rPr>
                <w:rFonts w:cs="CordiaUPC"/>
                <w:cs/>
              </w:rPr>
              <w:t>/</w:t>
            </w:r>
            <w:r>
              <w:rPr>
                <w:rFonts w:cs="CordiaUPC"/>
              </w:rPr>
              <w:t>07</w:t>
            </w:r>
            <w:r>
              <w:rPr>
                <w:rFonts w:cs="CordiaUPC"/>
                <w:cs/>
              </w:rPr>
              <w:t>/</w:t>
            </w:r>
            <w:r>
              <w:rPr>
                <w:rFonts w:cs="CordiaUPC"/>
              </w:rPr>
              <w:t>2021</w:t>
            </w:r>
          </w:p>
        </w:tc>
        <w:tc>
          <w:tcPr>
            <w:tcW w:w="886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CD3B6B" w:rsidP="00A65FA0" w:rsidRDefault="00D31713" w14:paraId="783B970F" w14:textId="5B310CB4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Suchk505</w:t>
            </w:r>
          </w:p>
        </w:tc>
        <w:tc>
          <w:tcPr>
            <w:tcW w:w="2743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CD3B6B" w:rsidP="001D6F12" w:rsidRDefault="00CD3B6B" w14:paraId="28A404C3" w14:textId="77777777">
            <w:pPr>
              <w:pStyle w:val="ListParagraph"/>
              <w:numPr>
                <w:ilvl w:val="0"/>
                <w:numId w:val="331"/>
              </w:numPr>
            </w:pPr>
            <w:r>
              <w:rPr>
                <w:rFonts w:hint="cs"/>
                <w:cs/>
              </w:rPr>
              <w:t xml:space="preserve">เพิ่ม </w:t>
            </w:r>
            <w:r>
              <w:t xml:space="preserve">Validate Menu </w:t>
            </w:r>
            <w:r>
              <w:rPr>
                <w:rFonts w:hint="cs"/>
                <w:cs/>
              </w:rPr>
              <w:t xml:space="preserve">ที่ </w:t>
            </w:r>
            <w:r w:rsidR="002047F6">
              <w:t>Mass Enh</w:t>
            </w:r>
            <w:r>
              <w:t xml:space="preserve"> Application Channel</w:t>
            </w:r>
          </w:p>
          <w:p w:rsidR="002047F6" w:rsidP="002047F6" w:rsidRDefault="002047F6" w14:paraId="4A6A8291" w14:textId="77777777">
            <w:pPr>
              <w:pStyle w:val="ListParagraph"/>
              <w:numPr>
                <w:ilvl w:val="0"/>
                <w:numId w:val="331"/>
              </w:numPr>
            </w:pPr>
            <w:r>
              <w:rPr>
                <w:rFonts w:hint="cs"/>
                <w:cs/>
              </w:rPr>
              <w:t xml:space="preserve">เพิ่ม </w:t>
            </w:r>
            <w:r>
              <w:t xml:space="preserve">field Attachment file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Attachment Description </w:t>
            </w:r>
            <w:r>
              <w:rPr>
                <w:rFonts w:hint="cs"/>
                <w:cs/>
              </w:rPr>
              <w:t xml:space="preserve">ที่ </w:t>
            </w:r>
            <w:r>
              <w:t xml:space="preserve">Revenue Sharing </w:t>
            </w:r>
          </w:p>
          <w:p w:rsidR="00A42292" w:rsidP="008812E0" w:rsidRDefault="00A42292" w14:paraId="591EA632" w14:textId="77777777">
            <w:pPr>
              <w:pStyle w:val="ListParagraph"/>
              <w:numPr>
                <w:ilvl w:val="0"/>
                <w:numId w:val="331"/>
              </w:numPr>
            </w:pPr>
            <w:r>
              <w:rPr>
                <w:rFonts w:hint="cs"/>
                <w:cs/>
              </w:rPr>
              <w:t xml:space="preserve">เพิ่ม </w:t>
            </w:r>
            <w:r>
              <w:t xml:space="preserve">Tab Karaoke </w:t>
            </w:r>
            <w:r w:rsidR="008812E0">
              <w:rPr>
                <w:rFonts w:hint="cs"/>
                <w:cs/>
              </w:rPr>
              <w:t xml:space="preserve">โดย </w:t>
            </w:r>
            <w:r w:rsidR="008812E0">
              <w:t xml:space="preserve">Like </w:t>
            </w:r>
            <w:r w:rsidR="008812E0">
              <w:rPr>
                <w:rFonts w:hint="cs"/>
                <w:cs/>
              </w:rPr>
              <w:t>ไปหน้า</w:t>
            </w:r>
            <w:r>
              <w:rPr>
                <w:rFonts w:hint="cs"/>
                <w:cs/>
              </w:rPr>
              <w:t xml:space="preserve"> </w:t>
            </w:r>
            <w:r>
              <w:t>Mass Content Music Streaming</w:t>
            </w:r>
          </w:p>
          <w:p w:rsidR="008812E0" w:rsidP="00E144D1" w:rsidRDefault="008812E0" w14:paraId="211F0B12" w14:textId="05A3A7E7">
            <w:pPr>
              <w:pStyle w:val="ListParagraph"/>
              <w:numPr>
                <w:ilvl w:val="0"/>
                <w:numId w:val="331"/>
              </w:numPr>
              <w:rPr>
                <w:cs/>
              </w:rPr>
            </w:pPr>
            <w:r>
              <w:rPr>
                <w:rFonts w:hint="cs"/>
                <w:cs/>
              </w:rPr>
              <w:t>เพิ่ม</w:t>
            </w:r>
            <w:r w:rsidR="00E144D1">
              <w:rPr>
                <w:rFonts w:hint="cs"/>
                <w:cs/>
              </w:rPr>
              <w:t xml:space="preserve"> </w:t>
            </w:r>
            <w:r w:rsidR="00E144D1">
              <w:t xml:space="preserve">Field </w:t>
            </w:r>
            <w:r w:rsidR="00CD446A">
              <w:t xml:space="preserve">Default Wording </w:t>
            </w:r>
            <w:r w:rsidR="00CD446A">
              <w:rPr>
                <w:rFonts w:hint="cs"/>
                <w:cs/>
              </w:rPr>
              <w:t xml:space="preserve">ที่ </w:t>
            </w:r>
            <w:r w:rsidR="00CD446A">
              <w:t>Short Promotion Name</w:t>
            </w:r>
          </w:p>
        </w:tc>
        <w:tc>
          <w:tcPr>
            <w:tcW w:w="751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CD3B6B" w:rsidP="00A65FA0" w:rsidRDefault="00D31713" w14:paraId="3EF86551" w14:textId="1D39F0A8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V</w:t>
            </w:r>
            <w:r>
              <w:rPr>
                <w:rFonts w:cs="CordiaUPC"/>
                <w:cs/>
              </w:rPr>
              <w:t>.</w:t>
            </w:r>
            <w:r>
              <w:rPr>
                <w:rFonts w:cs="CordiaUPC"/>
              </w:rPr>
              <w:t>1</w:t>
            </w:r>
            <w:r>
              <w:rPr>
                <w:rFonts w:cs="CordiaUPC"/>
                <w:cs/>
              </w:rPr>
              <w:t>.</w:t>
            </w:r>
            <w:r>
              <w:rPr>
                <w:rFonts w:cs="CordiaUPC"/>
              </w:rPr>
              <w:t>39</w:t>
            </w:r>
          </w:p>
        </w:tc>
      </w:tr>
      <w:tr w:rsidRPr="001624DE" w:rsidR="00B31B96" w:rsidTr="00F95259" w14:paraId="488EB9F8" w14:textId="77777777">
        <w:trPr>
          <w:tblHeader/>
        </w:trPr>
        <w:tc>
          <w:tcPr>
            <w:tcW w:w="620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B31B96" w:rsidP="00A65FA0" w:rsidRDefault="006C4FE6" w14:paraId="76616E6E" w14:textId="185460A9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20</w:t>
            </w:r>
            <w:r w:rsidR="00FA49DE">
              <w:rPr>
                <w:rFonts w:cs="CordiaUPC"/>
                <w:cs/>
              </w:rPr>
              <w:t>/</w:t>
            </w:r>
            <w:r w:rsidR="00FA49DE">
              <w:rPr>
                <w:rFonts w:cs="CordiaUPC"/>
              </w:rPr>
              <w:t>07</w:t>
            </w:r>
            <w:r w:rsidR="00FA49DE">
              <w:rPr>
                <w:rFonts w:cs="CordiaUPC"/>
                <w:cs/>
              </w:rPr>
              <w:t>/</w:t>
            </w:r>
            <w:r w:rsidR="00FA49DE">
              <w:rPr>
                <w:rFonts w:cs="CordiaUPC"/>
              </w:rPr>
              <w:t>2021</w:t>
            </w:r>
          </w:p>
        </w:tc>
        <w:tc>
          <w:tcPr>
            <w:tcW w:w="886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B31B96" w:rsidP="00A65FA0" w:rsidRDefault="00B31B96" w14:paraId="12D65E16" w14:textId="71CFB4D7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Suchk505</w:t>
            </w:r>
          </w:p>
        </w:tc>
        <w:tc>
          <w:tcPr>
            <w:tcW w:w="2743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B31B96" w:rsidP="00FA49DE" w:rsidRDefault="00B31B96" w14:paraId="0A1E9CA5" w14:textId="77777777">
            <w:pPr>
              <w:pStyle w:val="ListParagraph"/>
              <w:numPr>
                <w:ilvl w:val="0"/>
                <w:numId w:val="331"/>
              </w:numPr>
            </w:pPr>
            <w:r>
              <w:rPr>
                <w:rFonts w:hint="cs"/>
                <w:cs/>
              </w:rPr>
              <w:t xml:space="preserve">เพิ่ม </w:t>
            </w:r>
            <w:r>
              <w:t xml:space="preserve">Logic Default IVR </w:t>
            </w:r>
            <w:r>
              <w:rPr>
                <w:rFonts w:cs="CordiaUPC"/>
                <w:cs/>
              </w:rPr>
              <w:t>*</w:t>
            </w:r>
            <w:r>
              <w:t>777</w:t>
            </w:r>
            <w:r>
              <w:rPr>
                <w:rFonts w:hint="cs"/>
                <w:cs/>
              </w:rPr>
              <w:t xml:space="preserve"> ที่ </w:t>
            </w:r>
            <w:r>
              <w:t>Logic Split PO Mass PO Mass Enh</w:t>
            </w:r>
          </w:p>
          <w:p w:rsidR="00401971" w:rsidP="00FA49DE" w:rsidRDefault="00401971" w14:paraId="05EF23FB" w14:textId="77777777">
            <w:pPr>
              <w:pStyle w:val="ListParagraph"/>
              <w:numPr>
                <w:ilvl w:val="0"/>
                <w:numId w:val="331"/>
              </w:numPr>
            </w:pPr>
            <w:r>
              <w:rPr>
                <w:rFonts w:hint="cs"/>
                <w:cs/>
              </w:rPr>
              <w:t xml:space="preserve">เพิ่ม </w:t>
            </w:r>
            <w:r>
              <w:t xml:space="preserve">Validate Field Message Code Expired </w:t>
            </w:r>
            <w:r>
              <w:rPr>
                <w:rFonts w:hint="cs"/>
                <w:cs/>
              </w:rPr>
              <w:t xml:space="preserve">ที่ </w:t>
            </w:r>
            <w:r>
              <w:t>Mass Enh SMS Wording Detail</w:t>
            </w:r>
          </w:p>
          <w:p w:rsidR="00FC2797" w:rsidP="00FA49DE" w:rsidRDefault="00FC2797" w14:paraId="1EF90405" w14:textId="647AFF23">
            <w:pPr>
              <w:pStyle w:val="ListParagraph"/>
              <w:numPr>
                <w:ilvl w:val="0"/>
                <w:numId w:val="331"/>
              </w:numPr>
            </w:pPr>
            <w:r>
              <w:rPr>
                <w:rFonts w:hint="cs"/>
                <w:cs/>
              </w:rPr>
              <w:t xml:space="preserve">แก้ไข </w:t>
            </w:r>
            <w:r w:rsidR="008D60C8">
              <w:t xml:space="preserve">Logic </w:t>
            </w:r>
            <w:r w:rsidR="008D60C8">
              <w:rPr>
                <w:rFonts w:hint="cs"/>
                <w:cs/>
              </w:rPr>
              <w:t xml:space="preserve">ปุ่ม </w:t>
            </w:r>
            <w:r w:rsidRPr="00E64372" w:rsidR="008D60C8">
              <w:rPr>
                <w:rFonts w:cs="CordiaUPC"/>
              </w:rPr>
              <w:t>Generate Short Promotion Name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ที่ </w:t>
            </w:r>
            <w:r>
              <w:t>Short Promotion Name</w:t>
            </w:r>
          </w:p>
          <w:p w:rsidR="001B7525" w:rsidP="00FA49DE" w:rsidRDefault="001B7525" w14:paraId="7D356220" w14:textId="77777777">
            <w:pPr>
              <w:pStyle w:val="ListParagraph"/>
              <w:numPr>
                <w:ilvl w:val="0"/>
                <w:numId w:val="331"/>
              </w:numPr>
            </w:pPr>
            <w:r>
              <w:rPr>
                <w:rFonts w:hint="cs"/>
                <w:cs/>
              </w:rPr>
              <w:t xml:space="preserve">แก้ไข </w:t>
            </w:r>
            <w:r>
              <w:t xml:space="preserve">Logic Default performanceCategory </w:t>
            </w:r>
            <w:r>
              <w:rPr>
                <w:rFonts w:hint="cs"/>
                <w:cs/>
              </w:rPr>
              <w:t xml:space="preserve">ตามตาราง </w:t>
            </w:r>
            <w:r>
              <w:t xml:space="preserve">Logic </w:t>
            </w:r>
            <w:r>
              <w:rPr>
                <w:rFonts w:hint="cs"/>
                <w:cs/>
              </w:rPr>
              <w:t>ด้านล่าง</w:t>
            </w:r>
          </w:p>
          <w:p w:rsidR="00383364" w:rsidRDefault="00383364" w14:paraId="44E429AA" w14:textId="11710505">
            <w:pPr>
              <w:pStyle w:val="ListParagraph"/>
              <w:numPr>
                <w:ilvl w:val="0"/>
                <w:numId w:val="331"/>
              </w:numPr>
              <w:rPr>
                <w:cs/>
              </w:rPr>
            </w:pPr>
            <w:r>
              <w:rPr>
                <w:rFonts w:hint="cs"/>
                <w:cs/>
              </w:rPr>
              <w:t xml:space="preserve">เพิ่ม </w:t>
            </w:r>
            <w:r>
              <w:t xml:space="preserve">Validate Partner App ID </w:t>
            </w:r>
            <w:r>
              <w:rPr>
                <w:rFonts w:hint="cs"/>
                <w:cs/>
              </w:rPr>
              <w:t xml:space="preserve">ที่ </w:t>
            </w:r>
            <w:r>
              <w:t>Content Music Streaming</w:t>
            </w:r>
          </w:p>
        </w:tc>
        <w:tc>
          <w:tcPr>
            <w:tcW w:w="751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B31B96" w:rsidP="00A65FA0" w:rsidRDefault="00B31B96" w14:paraId="001F3707" w14:textId="75691812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V</w:t>
            </w:r>
            <w:r>
              <w:rPr>
                <w:rFonts w:cs="CordiaUPC"/>
                <w:cs/>
              </w:rPr>
              <w:t>.</w:t>
            </w:r>
            <w:r>
              <w:rPr>
                <w:rFonts w:cs="CordiaUPC"/>
              </w:rPr>
              <w:t>1</w:t>
            </w:r>
            <w:r>
              <w:rPr>
                <w:rFonts w:cs="CordiaUPC"/>
                <w:cs/>
              </w:rPr>
              <w:t>.</w:t>
            </w:r>
            <w:r>
              <w:rPr>
                <w:rFonts w:cs="CordiaUPC"/>
              </w:rPr>
              <w:t>40</w:t>
            </w:r>
          </w:p>
        </w:tc>
      </w:tr>
      <w:tr w:rsidRPr="001624DE" w:rsidR="00FA0983" w:rsidTr="00F95259" w14:paraId="42CA3DFB" w14:textId="77777777">
        <w:trPr>
          <w:tblHeader/>
        </w:trPr>
        <w:tc>
          <w:tcPr>
            <w:tcW w:w="620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A0983" w:rsidP="00A65FA0" w:rsidRDefault="008617AC" w14:paraId="137E5D47" w14:textId="62B1A31F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23</w:t>
            </w:r>
            <w:r>
              <w:rPr>
                <w:rFonts w:cs="CordiaUPC"/>
                <w:cs/>
              </w:rPr>
              <w:t>/</w:t>
            </w:r>
            <w:r>
              <w:rPr>
                <w:rFonts w:cs="CordiaUPC"/>
              </w:rPr>
              <w:t>07</w:t>
            </w:r>
            <w:r>
              <w:rPr>
                <w:rFonts w:cs="CordiaUPC"/>
                <w:cs/>
              </w:rPr>
              <w:t>/</w:t>
            </w:r>
            <w:r>
              <w:rPr>
                <w:rFonts w:cs="CordiaUPC"/>
              </w:rPr>
              <w:t>2021</w:t>
            </w:r>
          </w:p>
        </w:tc>
        <w:tc>
          <w:tcPr>
            <w:tcW w:w="886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A0983" w:rsidP="00A65FA0" w:rsidRDefault="00FA0983" w14:paraId="71CD2F7A" w14:textId="5E480ABE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Suchk505</w:t>
            </w:r>
          </w:p>
        </w:tc>
        <w:tc>
          <w:tcPr>
            <w:tcW w:w="2743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A0983" w:rsidP="00FA49DE" w:rsidRDefault="00FA0983" w14:paraId="735B0F40" w14:textId="14012481">
            <w:pPr>
              <w:pStyle w:val="ListParagraph"/>
              <w:numPr>
                <w:ilvl w:val="0"/>
                <w:numId w:val="331"/>
              </w:numPr>
            </w:pPr>
            <w:r>
              <w:rPr>
                <w:rFonts w:hint="cs"/>
                <w:cs/>
              </w:rPr>
              <w:t xml:space="preserve">เพิ่ม </w:t>
            </w:r>
            <w:r>
              <w:t>Validate</w:t>
            </w:r>
            <w:r w:rsidR="000B6060">
              <w:rPr>
                <w:rFonts w:cs="CordiaUPC"/>
              </w:rPr>
              <w:t xml:space="preserve"> Check Length</w:t>
            </w:r>
            <w:r w:rsidRPr="00E64372">
              <w:rPr>
                <w:rFonts w:cs="CordiaUPC"/>
              </w:rPr>
              <w:t xml:space="preserve"> Short Promotion Name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ที่ </w:t>
            </w:r>
            <w:r>
              <w:t>Short Promotion Name</w:t>
            </w:r>
          </w:p>
          <w:p w:rsidR="00030F57" w:rsidP="00030F57" w:rsidRDefault="00030F57" w14:paraId="5246630E" w14:textId="77777777">
            <w:pPr>
              <w:pStyle w:val="ListParagraph"/>
              <w:numPr>
                <w:ilvl w:val="0"/>
                <w:numId w:val="331"/>
              </w:numPr>
            </w:pPr>
            <w:r>
              <w:rPr>
                <w:rFonts w:hint="cs"/>
                <w:cs/>
              </w:rPr>
              <w:t xml:space="preserve">เพิ่ม </w:t>
            </w:r>
            <w:r>
              <w:t>Logic Default</w:t>
            </w:r>
            <w:r>
              <w:rPr>
                <w:rFonts w:hint="cs"/>
                <w:cs/>
              </w:rPr>
              <w:t xml:space="preserve"> </w:t>
            </w:r>
            <w:r>
              <w:t xml:space="preserve">IVR </w:t>
            </w:r>
            <w:r>
              <w:rPr>
                <w:rFonts w:cs="CordiaUPC"/>
                <w:cs/>
              </w:rPr>
              <w:t>*</w:t>
            </w:r>
            <w:r>
              <w:t>777</w:t>
            </w:r>
            <w:r>
              <w:rPr>
                <w:rFonts w:hint="cs"/>
                <w:cs/>
              </w:rPr>
              <w:t xml:space="preserve"> ที่ </w:t>
            </w:r>
            <w:r w:rsidRPr="00030F57">
              <w:t>Mass Enh Pre Booking</w:t>
            </w:r>
          </w:p>
          <w:p w:rsidR="00030F57" w:rsidP="00030F57" w:rsidRDefault="00030F57" w14:paraId="3858EEA3" w14:textId="3A653F2E">
            <w:pPr>
              <w:pStyle w:val="ListParagraph"/>
              <w:numPr>
                <w:ilvl w:val="0"/>
                <w:numId w:val="331"/>
              </w:numPr>
            </w:pPr>
            <w:r>
              <w:rPr>
                <w:rFonts w:hint="cs"/>
                <w:cs/>
              </w:rPr>
              <w:t xml:space="preserve">แก้ไข </w:t>
            </w:r>
            <w:r w:rsidR="000B6060">
              <w:t xml:space="preserve">Mapping to DB </w:t>
            </w:r>
            <w:r w:rsidR="000B6060">
              <w:rPr>
                <w:rFonts w:hint="cs"/>
                <w:cs/>
              </w:rPr>
              <w:t xml:space="preserve">ที่ </w:t>
            </w:r>
            <w:r w:rsidR="000B6060">
              <w:t>Mass Market Segment</w:t>
            </w:r>
          </w:p>
          <w:p w:rsidR="00DA3B9A" w:rsidP="00030F57" w:rsidRDefault="00DA3B9A" w14:paraId="59359376" w14:textId="6655618B">
            <w:pPr>
              <w:pStyle w:val="ListParagraph"/>
              <w:numPr>
                <w:ilvl w:val="0"/>
                <w:numId w:val="331"/>
              </w:numPr>
            </w:pPr>
            <w:r>
              <w:t xml:space="preserve">Invisible Category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Sub Category </w:t>
            </w:r>
            <w:r>
              <w:rPr>
                <w:rFonts w:hint="cs"/>
                <w:cs/>
              </w:rPr>
              <w:t xml:space="preserve">ที่ </w:t>
            </w:r>
            <w:r>
              <w:t>Mass Market Segment</w:t>
            </w:r>
          </w:p>
          <w:p w:rsidR="000B6060" w:rsidP="00030F57" w:rsidRDefault="000B6060" w14:paraId="47C34746" w14:textId="77777777">
            <w:pPr>
              <w:pStyle w:val="ListParagraph"/>
              <w:numPr>
                <w:ilvl w:val="0"/>
                <w:numId w:val="331"/>
              </w:numPr>
            </w:pPr>
            <w:r>
              <w:rPr>
                <w:rFonts w:hint="cs"/>
                <w:cs/>
              </w:rPr>
              <w:t xml:space="preserve">เพิ่ม </w:t>
            </w:r>
            <w:r>
              <w:t>Tab Mass Enh Market Segment</w:t>
            </w:r>
          </w:p>
          <w:p w:rsidR="00664D86" w:rsidP="00030F57" w:rsidRDefault="00664D86" w14:paraId="67A34E7C" w14:textId="165A8584">
            <w:pPr>
              <w:pStyle w:val="ListParagraph"/>
              <w:numPr>
                <w:ilvl w:val="0"/>
                <w:numId w:val="331"/>
              </w:numPr>
              <w:rPr>
                <w:cs/>
              </w:rPr>
            </w:pPr>
            <w:r>
              <w:rPr>
                <w:rFonts w:hint="cs"/>
                <w:cs/>
              </w:rPr>
              <w:t xml:space="preserve">เพิ่ม </w:t>
            </w:r>
            <w:r>
              <w:t xml:space="preserve">Validate Share Amount </w:t>
            </w:r>
            <w:r>
              <w:rPr>
                <w:rFonts w:hint="cs"/>
                <w:cs/>
              </w:rPr>
              <w:t xml:space="preserve">ที่ </w:t>
            </w:r>
            <w:r>
              <w:rPr>
                <w:rFonts w:cs="CordiaUPC"/>
              </w:rPr>
              <w:t>Mass Revanue Sharing, Mass Enh Revenue Sharing</w:t>
            </w:r>
          </w:p>
        </w:tc>
        <w:tc>
          <w:tcPr>
            <w:tcW w:w="751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A0983" w:rsidP="00A65FA0" w:rsidRDefault="00DA3B9A" w14:paraId="7F06CBED" w14:textId="09DEF7D9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V</w:t>
            </w:r>
            <w:r>
              <w:rPr>
                <w:rFonts w:cs="CordiaUPC"/>
                <w:cs/>
              </w:rPr>
              <w:t>.</w:t>
            </w:r>
            <w:r>
              <w:rPr>
                <w:rFonts w:cs="CordiaUPC"/>
              </w:rPr>
              <w:t>1</w:t>
            </w:r>
            <w:r>
              <w:rPr>
                <w:rFonts w:cs="CordiaUPC"/>
                <w:cs/>
              </w:rPr>
              <w:t>.</w:t>
            </w:r>
            <w:r>
              <w:rPr>
                <w:rFonts w:cs="CordiaUPC"/>
              </w:rPr>
              <w:t>41</w:t>
            </w:r>
          </w:p>
        </w:tc>
      </w:tr>
      <w:tr w:rsidRPr="001624DE" w:rsidR="008617AC" w:rsidTr="00F95259" w14:paraId="36C3FD4E" w14:textId="77777777">
        <w:trPr>
          <w:tblHeader/>
        </w:trPr>
        <w:tc>
          <w:tcPr>
            <w:tcW w:w="620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8617AC" w:rsidP="00A65FA0" w:rsidRDefault="008617AC" w14:paraId="1BAF20B7" w14:textId="6D7A2CAC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30</w:t>
            </w:r>
            <w:r>
              <w:rPr>
                <w:rFonts w:cs="CordiaUPC"/>
                <w:cs/>
              </w:rPr>
              <w:t>/</w:t>
            </w:r>
            <w:r>
              <w:rPr>
                <w:rFonts w:cs="CordiaUPC"/>
              </w:rPr>
              <w:t>07</w:t>
            </w:r>
            <w:r>
              <w:rPr>
                <w:rFonts w:cs="CordiaUPC"/>
                <w:cs/>
              </w:rPr>
              <w:t>/</w:t>
            </w:r>
            <w:r>
              <w:rPr>
                <w:rFonts w:cs="CordiaUPC"/>
              </w:rPr>
              <w:t>2021</w:t>
            </w:r>
          </w:p>
        </w:tc>
        <w:tc>
          <w:tcPr>
            <w:tcW w:w="886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8617AC" w:rsidP="00A65FA0" w:rsidRDefault="008617AC" w14:paraId="2886BDB6" w14:textId="6265D9FA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Suchk505</w:t>
            </w:r>
          </w:p>
        </w:tc>
        <w:tc>
          <w:tcPr>
            <w:tcW w:w="2743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8617AC" w:rsidP="00FA49DE" w:rsidRDefault="008617AC" w14:paraId="5428AF8E" w14:textId="26EE51E3">
            <w:pPr>
              <w:pStyle w:val="ListParagraph"/>
              <w:numPr>
                <w:ilvl w:val="0"/>
                <w:numId w:val="331"/>
              </w:numPr>
              <w:rPr>
                <w:cs/>
              </w:rPr>
            </w:pPr>
            <w:r>
              <w:rPr>
                <w:rFonts w:hint="cs"/>
                <w:cs/>
              </w:rPr>
              <w:t xml:space="preserve">เพิ่ม </w:t>
            </w:r>
            <w:r>
              <w:t xml:space="preserve">Field </w:t>
            </w:r>
            <w:r w:rsidRPr="008F7C7E">
              <w:rPr>
                <w:rFonts w:eastAsia="Times New Roman" w:cs="CordiaUPC"/>
              </w:rPr>
              <w:t>Failure Allow_Flag</w:t>
            </w:r>
            <w:r>
              <w:rPr>
                <w:rFonts w:hint="cs"/>
                <w:cs/>
              </w:rPr>
              <w:t xml:space="preserve"> ที่ </w:t>
            </w:r>
            <w:r>
              <w:t>Mass Product Offering Definition</w:t>
            </w:r>
            <w:r>
              <w:rPr>
                <w:rFonts w:hint="cs"/>
                <w:cs/>
              </w:rPr>
              <w:t xml:space="preserve"> และ </w:t>
            </w:r>
            <w:r>
              <w:t>Mass Enh Product Offering Definition</w:t>
            </w:r>
          </w:p>
        </w:tc>
        <w:tc>
          <w:tcPr>
            <w:tcW w:w="751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8617AC" w:rsidP="00A65FA0" w:rsidRDefault="008617AC" w14:paraId="37E3BC85" w14:textId="2D5985E4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V</w:t>
            </w:r>
            <w:r>
              <w:rPr>
                <w:rFonts w:cs="CordiaUPC"/>
                <w:cs/>
              </w:rPr>
              <w:t>.</w:t>
            </w:r>
            <w:r>
              <w:rPr>
                <w:rFonts w:cs="CordiaUPC"/>
              </w:rPr>
              <w:t>1</w:t>
            </w:r>
            <w:r>
              <w:rPr>
                <w:rFonts w:cs="CordiaUPC"/>
                <w:cs/>
              </w:rPr>
              <w:t>.</w:t>
            </w:r>
            <w:r>
              <w:rPr>
                <w:rFonts w:cs="CordiaUPC"/>
              </w:rPr>
              <w:t>42</w:t>
            </w:r>
          </w:p>
        </w:tc>
      </w:tr>
      <w:tr w:rsidRPr="001624DE" w:rsidR="008F7C7E" w:rsidTr="00F95259" w14:paraId="7E72150D" w14:textId="77777777">
        <w:trPr>
          <w:tblHeader/>
        </w:trPr>
        <w:tc>
          <w:tcPr>
            <w:tcW w:w="620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8F7C7E" w:rsidP="00A65FA0" w:rsidRDefault="008F7C7E" w14:paraId="7D989531" w14:textId="49570266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10</w:t>
            </w:r>
            <w:r>
              <w:rPr>
                <w:rFonts w:cs="CordiaUPC"/>
                <w:cs/>
              </w:rPr>
              <w:t>/</w:t>
            </w:r>
            <w:r>
              <w:rPr>
                <w:rFonts w:cs="CordiaUPC"/>
              </w:rPr>
              <w:t>08</w:t>
            </w:r>
            <w:r>
              <w:rPr>
                <w:rFonts w:cs="CordiaUPC"/>
                <w:cs/>
              </w:rPr>
              <w:t>/</w:t>
            </w:r>
            <w:r>
              <w:rPr>
                <w:rFonts w:cs="CordiaUPC"/>
              </w:rPr>
              <w:t>2021</w:t>
            </w:r>
          </w:p>
        </w:tc>
        <w:tc>
          <w:tcPr>
            <w:tcW w:w="886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8F7C7E" w:rsidP="00A65FA0" w:rsidRDefault="008F7C7E" w14:paraId="61A07CE6" w14:textId="4877083F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suchanan</w:t>
            </w:r>
          </w:p>
        </w:tc>
        <w:tc>
          <w:tcPr>
            <w:tcW w:w="2743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8F7C7E" w:rsidP="008F7C7E" w:rsidRDefault="008F7C7E" w14:paraId="49F10809" w14:textId="77777777">
            <w:pPr>
              <w:pStyle w:val="ListParagraph"/>
              <w:numPr>
                <w:ilvl w:val="0"/>
                <w:numId w:val="331"/>
              </w:numPr>
            </w:pPr>
            <w:r>
              <w:rPr>
                <w:rFonts w:hint="cs"/>
                <w:cs/>
              </w:rPr>
              <w:t xml:space="preserve">เพิ่มเงื่อนไขการ </w:t>
            </w:r>
            <w:r>
              <w:t xml:space="preserve">Filter </w:t>
            </w:r>
            <w:r>
              <w:rPr>
                <w:color w:val="000000"/>
              </w:rPr>
              <w:t xml:space="preserve">poRelation </w:t>
            </w:r>
            <w:r>
              <w:rPr>
                <w:rFonts w:hint="cs"/>
                <w:color w:val="000000"/>
                <w:cs/>
              </w:rPr>
              <w:t xml:space="preserve">ที่ </w:t>
            </w:r>
            <w:r>
              <w:rPr>
                <w:color w:val="000000"/>
              </w:rPr>
              <w:t>Mass Enh Po Relation Mobile</w:t>
            </w:r>
          </w:p>
          <w:p w:rsidR="009C3E7D" w:rsidP="008F7C7E" w:rsidRDefault="009C3E7D" w14:paraId="64E46662" w14:textId="2FE1AE64">
            <w:pPr>
              <w:pStyle w:val="ListParagraph"/>
              <w:numPr>
                <w:ilvl w:val="0"/>
                <w:numId w:val="331"/>
              </w:numPr>
              <w:rPr>
                <w:cs/>
              </w:rPr>
            </w:pPr>
            <w:r>
              <w:rPr>
                <w:rFonts w:hint="cs"/>
                <w:cs/>
              </w:rPr>
              <w:t xml:space="preserve">เพิ่มเงื่อนไขเคลียร์ค่า </w:t>
            </w:r>
            <w:r>
              <w:t xml:space="preserve">packageDuration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packageDurationUnit </w:t>
            </w:r>
            <w:r>
              <w:rPr>
                <w:rFonts w:hint="cs"/>
                <w:cs/>
              </w:rPr>
              <w:t xml:space="preserve">เมื่อเปลี่ยน </w:t>
            </w:r>
            <w:r>
              <w:t>priceType</w:t>
            </w:r>
          </w:p>
        </w:tc>
        <w:tc>
          <w:tcPr>
            <w:tcW w:w="751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8F7C7E" w:rsidP="00A65FA0" w:rsidRDefault="008F7C7E" w14:paraId="2938ADD9" w14:textId="15CA5DEA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V</w:t>
            </w:r>
            <w:r>
              <w:rPr>
                <w:rFonts w:cs="CordiaUPC"/>
                <w:cs/>
              </w:rPr>
              <w:t>.</w:t>
            </w:r>
            <w:r>
              <w:rPr>
                <w:rFonts w:cs="CordiaUPC"/>
              </w:rPr>
              <w:t>1</w:t>
            </w:r>
            <w:r>
              <w:rPr>
                <w:rFonts w:cs="CordiaUPC"/>
                <w:cs/>
              </w:rPr>
              <w:t>.</w:t>
            </w:r>
            <w:r>
              <w:rPr>
                <w:rFonts w:cs="CordiaUPC"/>
              </w:rPr>
              <w:t>43</w:t>
            </w:r>
          </w:p>
        </w:tc>
      </w:tr>
      <w:tr w:rsidRPr="001624DE" w:rsidR="00EF28D5" w:rsidTr="00F95259" w14:paraId="586A6776" w14:textId="77777777">
        <w:trPr>
          <w:tblHeader/>
        </w:trPr>
        <w:tc>
          <w:tcPr>
            <w:tcW w:w="620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EF28D5" w:rsidP="00A65FA0" w:rsidRDefault="00EF28D5" w14:paraId="4728735E" w14:textId="25D4C1CF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16</w:t>
            </w:r>
            <w:r>
              <w:rPr>
                <w:rFonts w:cs="CordiaUPC"/>
                <w:cs/>
              </w:rPr>
              <w:t>/</w:t>
            </w:r>
            <w:r>
              <w:rPr>
                <w:rFonts w:cs="CordiaUPC"/>
              </w:rPr>
              <w:t>08</w:t>
            </w:r>
            <w:r>
              <w:rPr>
                <w:rFonts w:cs="CordiaUPC"/>
                <w:cs/>
              </w:rPr>
              <w:t>/</w:t>
            </w:r>
            <w:r>
              <w:rPr>
                <w:rFonts w:cs="CordiaUPC"/>
              </w:rPr>
              <w:t>2021</w:t>
            </w:r>
          </w:p>
        </w:tc>
        <w:tc>
          <w:tcPr>
            <w:tcW w:w="886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EF28D5" w:rsidP="00A65FA0" w:rsidRDefault="00EF28D5" w14:paraId="75DEAB85" w14:textId="3F63E8AC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suchanan</w:t>
            </w:r>
          </w:p>
        </w:tc>
        <w:tc>
          <w:tcPr>
            <w:tcW w:w="2743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EF28D5" w:rsidP="00EF28D5" w:rsidRDefault="00EF28D5" w14:paraId="7A670D5E" w14:textId="56F07C7F">
            <w:pPr>
              <w:pStyle w:val="ListParagraph"/>
              <w:numPr>
                <w:ilvl w:val="0"/>
                <w:numId w:val="331"/>
              </w:numPr>
              <w:rPr>
                <w:cs/>
              </w:rPr>
            </w:pPr>
            <w:r>
              <w:rPr>
                <w:rFonts w:hint="cs"/>
                <w:cs/>
              </w:rPr>
              <w:t xml:space="preserve">แก้ไข </w:t>
            </w:r>
            <w:r>
              <w:t>Logic Default earlyRenewOfferingFlag</w:t>
            </w:r>
            <w:r>
              <w:rPr>
                <w:rFonts w:hint="cs"/>
                <w:cs/>
              </w:rPr>
              <w:t xml:space="preserve"> </w:t>
            </w:r>
          </w:p>
        </w:tc>
        <w:tc>
          <w:tcPr>
            <w:tcW w:w="751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EF28D5" w:rsidP="00A65FA0" w:rsidRDefault="00EF28D5" w14:paraId="5E78B952" w14:textId="6A9B2D37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V</w:t>
            </w:r>
            <w:r>
              <w:rPr>
                <w:rFonts w:cs="CordiaUPC"/>
                <w:cs/>
              </w:rPr>
              <w:t>.</w:t>
            </w:r>
            <w:r>
              <w:rPr>
                <w:rFonts w:cs="CordiaUPC"/>
              </w:rPr>
              <w:t>1</w:t>
            </w:r>
            <w:r>
              <w:rPr>
                <w:rFonts w:cs="CordiaUPC"/>
                <w:cs/>
              </w:rPr>
              <w:t>.</w:t>
            </w:r>
            <w:r>
              <w:rPr>
                <w:rFonts w:cs="CordiaUPC"/>
              </w:rPr>
              <w:t>44</w:t>
            </w:r>
          </w:p>
        </w:tc>
      </w:tr>
      <w:tr w:rsidRPr="001624DE" w:rsidR="00B94DC0" w:rsidTr="00F95259" w14:paraId="55E1E0FF" w14:textId="77777777">
        <w:trPr>
          <w:tblHeader/>
        </w:trPr>
        <w:tc>
          <w:tcPr>
            <w:tcW w:w="620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B94DC0" w:rsidP="00A65FA0" w:rsidRDefault="00B94DC0" w14:paraId="132DA444" w14:textId="42621204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24</w:t>
            </w:r>
            <w:r>
              <w:rPr>
                <w:rFonts w:cs="CordiaUPC"/>
                <w:cs/>
              </w:rPr>
              <w:t>/</w:t>
            </w:r>
            <w:r>
              <w:rPr>
                <w:rFonts w:cs="CordiaUPC"/>
              </w:rPr>
              <w:t>08</w:t>
            </w:r>
            <w:r>
              <w:rPr>
                <w:rFonts w:cs="CordiaUPC"/>
                <w:cs/>
              </w:rPr>
              <w:t>/</w:t>
            </w:r>
            <w:r>
              <w:rPr>
                <w:rFonts w:cs="CordiaUPC"/>
              </w:rPr>
              <w:t>2021</w:t>
            </w:r>
          </w:p>
        </w:tc>
        <w:tc>
          <w:tcPr>
            <w:tcW w:w="886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B94DC0" w:rsidP="00A65FA0" w:rsidRDefault="00B94DC0" w14:paraId="59038E82" w14:textId="54488875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suchanan</w:t>
            </w:r>
          </w:p>
        </w:tc>
        <w:tc>
          <w:tcPr>
            <w:tcW w:w="2743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B94DC0" w:rsidP="00EF28D5" w:rsidRDefault="00B94DC0" w14:paraId="4A14033E" w14:textId="77777777">
            <w:pPr>
              <w:pStyle w:val="ListParagraph"/>
              <w:numPr>
                <w:ilvl w:val="0"/>
                <w:numId w:val="331"/>
              </w:numPr>
            </w:pPr>
            <w:r>
              <w:rPr>
                <w:rFonts w:hint="cs"/>
                <w:cs/>
              </w:rPr>
              <w:t xml:space="preserve">แก้ไข </w:t>
            </w:r>
            <w:r>
              <w:t>Logic Default earlyRenewOfferingFlag</w:t>
            </w:r>
          </w:p>
          <w:p w:rsidR="00F46244" w:rsidP="00EF28D5" w:rsidRDefault="00F46244" w14:paraId="2A7D0C21" w14:textId="77777777">
            <w:pPr>
              <w:pStyle w:val="ListParagraph"/>
              <w:numPr>
                <w:ilvl w:val="0"/>
                <w:numId w:val="331"/>
              </w:numPr>
            </w:pPr>
            <w:r>
              <w:rPr>
                <w:rFonts w:hint="cs"/>
                <w:cs/>
              </w:rPr>
              <w:t xml:space="preserve">เพิ่ม </w:t>
            </w:r>
            <w:r>
              <w:t>Validate earlyRenewOfferingFlag</w:t>
            </w:r>
          </w:p>
          <w:p w:rsidR="00104A39" w:rsidP="00104A39" w:rsidRDefault="00104A39" w14:paraId="59AAD61E" w14:textId="77777777">
            <w:pPr>
              <w:pStyle w:val="ListParagraph"/>
              <w:numPr>
                <w:ilvl w:val="0"/>
                <w:numId w:val="331"/>
              </w:numPr>
            </w:pPr>
            <w:r>
              <w:rPr>
                <w:rFonts w:hint="cs"/>
                <w:cs/>
              </w:rPr>
              <w:t xml:space="preserve">แก้เงื่อนไขการโชว์ </w:t>
            </w:r>
            <w:r>
              <w:t>Tab Revenue Sharing</w:t>
            </w:r>
          </w:p>
          <w:p w:rsidR="00104A39" w:rsidP="00104A39" w:rsidRDefault="00104A39" w14:paraId="787EE7D7" w14:textId="7545BD60">
            <w:pPr>
              <w:pStyle w:val="ListParagraph"/>
              <w:numPr>
                <w:ilvl w:val="0"/>
                <w:numId w:val="331"/>
              </w:numPr>
              <w:rPr>
                <w:cs/>
              </w:rPr>
            </w:pPr>
            <w:r>
              <w:rPr>
                <w:rFonts w:hint="cs"/>
                <w:cs/>
              </w:rPr>
              <w:t xml:space="preserve">เพิ่ม </w:t>
            </w:r>
            <w:r>
              <w:t xml:space="preserve">Validate </w:t>
            </w:r>
            <w:r>
              <w:rPr>
                <w:rFonts w:hint="cs"/>
                <w:cs/>
              </w:rPr>
              <w:t xml:space="preserve">ที่ </w:t>
            </w:r>
            <w:r>
              <w:t xml:space="preserve">Mass Market Segment </w:t>
            </w:r>
            <w:r>
              <w:rPr>
                <w:rFonts w:hint="cs"/>
                <w:cs/>
              </w:rPr>
              <w:t xml:space="preserve">และ </w:t>
            </w:r>
            <w:r>
              <w:t>Mass Enh Market Segment</w:t>
            </w:r>
          </w:p>
        </w:tc>
        <w:tc>
          <w:tcPr>
            <w:tcW w:w="751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B94DC0" w:rsidP="00A65FA0" w:rsidRDefault="00B94DC0" w14:paraId="37912269" w14:textId="50B388E1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V</w:t>
            </w:r>
            <w:r>
              <w:rPr>
                <w:rFonts w:cs="CordiaUPC"/>
                <w:cs/>
              </w:rPr>
              <w:t>.</w:t>
            </w:r>
            <w:r>
              <w:rPr>
                <w:rFonts w:cs="CordiaUPC"/>
              </w:rPr>
              <w:t>1</w:t>
            </w:r>
            <w:r>
              <w:rPr>
                <w:rFonts w:cs="CordiaUPC"/>
                <w:cs/>
              </w:rPr>
              <w:t>.</w:t>
            </w:r>
            <w:r>
              <w:rPr>
                <w:rFonts w:cs="CordiaUPC"/>
              </w:rPr>
              <w:t>45</w:t>
            </w:r>
          </w:p>
        </w:tc>
      </w:tr>
      <w:tr w:rsidRPr="001624DE" w:rsidR="009B7766" w:rsidTr="00F95259" w14:paraId="3DE1027B" w14:textId="77777777">
        <w:trPr>
          <w:tblHeader/>
        </w:trPr>
        <w:tc>
          <w:tcPr>
            <w:tcW w:w="620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9B7766" w:rsidP="00A65FA0" w:rsidRDefault="00B42BE2" w14:paraId="7D5AE040" w14:textId="20692B05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07</w:t>
            </w:r>
            <w:r>
              <w:rPr>
                <w:rFonts w:cs="CordiaUPC"/>
                <w:cs/>
              </w:rPr>
              <w:t>/</w:t>
            </w:r>
            <w:r>
              <w:rPr>
                <w:rFonts w:cs="CordiaUPC"/>
              </w:rPr>
              <w:t>09</w:t>
            </w:r>
            <w:r>
              <w:rPr>
                <w:rFonts w:cs="CordiaUPC"/>
                <w:cs/>
              </w:rPr>
              <w:t>/</w:t>
            </w:r>
            <w:r>
              <w:rPr>
                <w:rFonts w:cs="CordiaUPC"/>
              </w:rPr>
              <w:t>2021</w:t>
            </w:r>
          </w:p>
        </w:tc>
        <w:tc>
          <w:tcPr>
            <w:tcW w:w="886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9B7766" w:rsidP="00A65FA0" w:rsidRDefault="009B7766" w14:paraId="2259F578" w14:textId="4C159B16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suchanan</w:t>
            </w:r>
          </w:p>
        </w:tc>
        <w:tc>
          <w:tcPr>
            <w:tcW w:w="2743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9B7766" w:rsidP="00285543" w:rsidRDefault="009B7766" w14:paraId="1A2DC84E" w14:textId="77777777">
            <w:pPr>
              <w:pStyle w:val="ListParagraph"/>
              <w:numPr>
                <w:ilvl w:val="0"/>
                <w:numId w:val="331"/>
              </w:numPr>
            </w:pPr>
            <w:r>
              <w:rPr>
                <w:rFonts w:hint="cs"/>
                <w:cs/>
              </w:rPr>
              <w:t xml:space="preserve">แก้ไข </w:t>
            </w:r>
            <w:r>
              <w:t xml:space="preserve">Logic </w:t>
            </w:r>
            <w:r w:rsidR="00285543">
              <w:t>Tab</w:t>
            </w:r>
            <w:r>
              <w:rPr>
                <w:rFonts w:cs="CordiaUPC"/>
                <w:cs/>
              </w:rPr>
              <w:t xml:space="preserve"> </w:t>
            </w:r>
            <w:r w:rsidR="00285543">
              <w:t xml:space="preserve">Mass </w:t>
            </w:r>
            <w:r w:rsidRPr="009B7766">
              <w:t xml:space="preserve">Revenue Sharing </w:t>
            </w:r>
            <w:r w:rsidR="00285543">
              <w:rPr>
                <w:rFonts w:hint="cs"/>
                <w:cs/>
              </w:rPr>
              <w:t xml:space="preserve">และ </w:t>
            </w:r>
            <w:r w:rsidR="00285543">
              <w:t xml:space="preserve">Mass Enh </w:t>
            </w:r>
            <w:r w:rsidRPr="009B7766" w:rsidR="00285543">
              <w:t>Revenue Sharing</w:t>
            </w:r>
          </w:p>
          <w:p w:rsidR="00285543" w:rsidP="00285543" w:rsidRDefault="00285543" w14:paraId="548D4E11" w14:textId="39F5F568">
            <w:pPr>
              <w:pStyle w:val="ListParagraph"/>
              <w:numPr>
                <w:ilvl w:val="0"/>
                <w:numId w:val="331"/>
              </w:numPr>
            </w:pPr>
            <w:r>
              <w:rPr>
                <w:rFonts w:hint="cs"/>
                <w:cs/>
              </w:rPr>
              <w:t xml:space="preserve">เพิ่ม </w:t>
            </w:r>
            <w:r>
              <w:t xml:space="preserve">Label Name </w:t>
            </w:r>
            <w:r>
              <w:rPr>
                <w:rFonts w:hint="cs"/>
                <w:cs/>
              </w:rPr>
              <w:t xml:space="preserve">ที่ </w:t>
            </w:r>
            <w:r>
              <w:t>Non Human Touch Point</w:t>
            </w:r>
          </w:p>
          <w:p w:rsidR="00285543" w:rsidP="00285543" w:rsidRDefault="00285543" w14:paraId="6CBFBCFD" w14:textId="7FACAA94">
            <w:pPr>
              <w:pStyle w:val="ListParagraph"/>
              <w:numPr>
                <w:ilvl w:val="0"/>
                <w:numId w:val="331"/>
              </w:numPr>
            </w:pPr>
            <w:r>
              <w:rPr>
                <w:rFonts w:hint="cs"/>
                <w:cs/>
              </w:rPr>
              <w:t xml:space="preserve">เพิ่ม </w:t>
            </w:r>
            <w:r>
              <w:t xml:space="preserve">Label Name </w:t>
            </w:r>
            <w:r>
              <w:rPr>
                <w:rFonts w:hint="cs"/>
                <w:cs/>
              </w:rPr>
              <w:t xml:space="preserve">ที่ </w:t>
            </w:r>
            <w:r>
              <w:t>Application Channel</w:t>
            </w:r>
          </w:p>
          <w:p w:rsidR="00285543" w:rsidP="00285543" w:rsidRDefault="00285543" w14:paraId="3E198B67" w14:textId="77777777">
            <w:pPr>
              <w:pStyle w:val="ListParagraph"/>
              <w:numPr>
                <w:ilvl w:val="0"/>
                <w:numId w:val="331"/>
              </w:numPr>
            </w:pPr>
            <w:r>
              <w:rPr>
                <w:rFonts w:hint="cs"/>
                <w:cs/>
              </w:rPr>
              <w:t xml:space="preserve">เพิ่ม </w:t>
            </w:r>
            <w:r>
              <w:t xml:space="preserve">Label Name </w:t>
            </w:r>
            <w:r>
              <w:rPr>
                <w:rFonts w:hint="cs"/>
                <w:cs/>
              </w:rPr>
              <w:t xml:space="preserve">ที่ </w:t>
            </w:r>
            <w:r>
              <w:t>Market Segment</w:t>
            </w:r>
          </w:p>
          <w:p w:rsidR="00E66DD2" w:rsidP="00A16A37" w:rsidRDefault="00A16A37" w14:paraId="3797C6E0" w14:textId="77777777">
            <w:pPr>
              <w:pStyle w:val="ListParagraph"/>
              <w:numPr>
                <w:ilvl w:val="0"/>
                <w:numId w:val="331"/>
              </w:numPr>
            </w:pPr>
            <w:r>
              <w:rPr>
                <w:rFonts w:hint="cs"/>
                <w:cs/>
              </w:rPr>
              <w:t xml:space="preserve">ลบฟิลด์ </w:t>
            </w:r>
            <w:r>
              <w:t xml:space="preserve">Reward Via </w:t>
            </w:r>
            <w:r>
              <w:rPr>
                <w:rFonts w:hint="cs"/>
                <w:cs/>
              </w:rPr>
              <w:t xml:space="preserve">ที่ </w:t>
            </w:r>
            <w:r>
              <w:t>Reward Per Target Customer Detail</w:t>
            </w:r>
          </w:p>
          <w:p w:rsidR="00A16A37" w:rsidP="00A16A37" w:rsidRDefault="00A16A37" w14:paraId="0DC09FAB" w14:textId="77777777">
            <w:pPr>
              <w:pStyle w:val="ListParagraph"/>
              <w:numPr>
                <w:ilvl w:val="0"/>
                <w:numId w:val="331"/>
              </w:numPr>
            </w:pPr>
            <w:r>
              <w:rPr>
                <w:rFonts w:hint="cs"/>
                <w:cs/>
              </w:rPr>
              <w:t xml:space="preserve">เพิ่มฟิลด์ </w:t>
            </w:r>
            <w:r>
              <w:t>Reward Via</w:t>
            </w:r>
            <w:r>
              <w:rPr>
                <w:rFonts w:hint="cs"/>
                <w:cs/>
              </w:rPr>
              <w:t xml:space="preserve"> ที่ </w:t>
            </w:r>
            <w:r>
              <w:t>Mass Enh Voice Free Resource</w:t>
            </w:r>
          </w:p>
          <w:p w:rsidR="00A16A37" w:rsidP="00A16A37" w:rsidRDefault="00A16A37" w14:paraId="65937C81" w14:textId="1182F67D">
            <w:pPr>
              <w:pStyle w:val="ListParagraph"/>
              <w:numPr>
                <w:ilvl w:val="0"/>
                <w:numId w:val="331"/>
              </w:numPr>
            </w:pPr>
            <w:r>
              <w:rPr>
                <w:rFonts w:hint="cs"/>
                <w:cs/>
              </w:rPr>
              <w:t xml:space="preserve">เพิ่มฟิลด์ </w:t>
            </w:r>
            <w:r>
              <w:t>Reward Via</w:t>
            </w:r>
            <w:r>
              <w:rPr>
                <w:rFonts w:hint="cs"/>
                <w:cs/>
              </w:rPr>
              <w:t xml:space="preserve"> ที่ </w:t>
            </w:r>
            <w:r>
              <w:t>Mass Enh SMS Free Resource</w:t>
            </w:r>
          </w:p>
          <w:p w:rsidR="00A16A37" w:rsidP="00A16A37" w:rsidRDefault="00A16A37" w14:paraId="510199A8" w14:textId="1B53629E">
            <w:pPr>
              <w:pStyle w:val="ListParagraph"/>
              <w:numPr>
                <w:ilvl w:val="0"/>
                <w:numId w:val="331"/>
              </w:numPr>
            </w:pPr>
            <w:r>
              <w:rPr>
                <w:rFonts w:hint="cs"/>
                <w:cs/>
              </w:rPr>
              <w:t xml:space="preserve">เพิ่มฟิลด์ </w:t>
            </w:r>
            <w:r>
              <w:t>Reward Via</w:t>
            </w:r>
            <w:r>
              <w:rPr>
                <w:rFonts w:hint="cs"/>
                <w:cs/>
              </w:rPr>
              <w:t xml:space="preserve"> ที่ </w:t>
            </w:r>
            <w:r>
              <w:t>Mass Enh MMS Free Resource</w:t>
            </w:r>
          </w:p>
          <w:p w:rsidR="00A16A37" w:rsidP="00A16A37" w:rsidRDefault="00A16A37" w14:paraId="24F1CC2E" w14:textId="70BAD43F">
            <w:pPr>
              <w:pStyle w:val="ListParagraph"/>
              <w:numPr>
                <w:ilvl w:val="0"/>
                <w:numId w:val="331"/>
              </w:numPr>
            </w:pPr>
            <w:r>
              <w:rPr>
                <w:rFonts w:hint="cs"/>
                <w:cs/>
              </w:rPr>
              <w:t xml:space="preserve">เพิ่มฟิลด์ </w:t>
            </w:r>
            <w:r>
              <w:t>Reward Via</w:t>
            </w:r>
            <w:r>
              <w:rPr>
                <w:rFonts w:hint="cs"/>
                <w:cs/>
              </w:rPr>
              <w:t xml:space="preserve"> ที่ </w:t>
            </w:r>
            <w:r>
              <w:t>Mass Enh Internet Free Resource</w:t>
            </w:r>
          </w:p>
          <w:p w:rsidR="00A16A37" w:rsidP="00A16A37" w:rsidRDefault="00A16A37" w14:paraId="25B80CB2" w14:textId="7D980DBF">
            <w:pPr>
              <w:pStyle w:val="ListParagraph"/>
              <w:numPr>
                <w:ilvl w:val="0"/>
                <w:numId w:val="331"/>
              </w:numPr>
            </w:pPr>
            <w:r>
              <w:rPr>
                <w:rFonts w:hint="cs"/>
                <w:cs/>
              </w:rPr>
              <w:t xml:space="preserve">เพิ่มฟิลด์ </w:t>
            </w:r>
            <w:r>
              <w:t>Reward Via</w:t>
            </w:r>
            <w:r>
              <w:rPr>
                <w:rFonts w:hint="cs"/>
                <w:cs/>
              </w:rPr>
              <w:t xml:space="preserve"> ที่ </w:t>
            </w:r>
            <w:r>
              <w:t>Mass Enh Vertical App Free Resource</w:t>
            </w:r>
          </w:p>
          <w:p w:rsidR="00A16A37" w:rsidP="00A16A37" w:rsidRDefault="00A16A37" w14:paraId="70ED8407" w14:textId="77777777">
            <w:pPr>
              <w:pStyle w:val="ListParagraph"/>
              <w:numPr>
                <w:ilvl w:val="0"/>
                <w:numId w:val="331"/>
              </w:numPr>
            </w:pPr>
            <w:r>
              <w:rPr>
                <w:rFonts w:hint="cs"/>
                <w:cs/>
              </w:rPr>
              <w:t xml:space="preserve">เพิ่มฟิลด์ </w:t>
            </w:r>
            <w:r>
              <w:t>Reward Via</w:t>
            </w:r>
            <w:r>
              <w:rPr>
                <w:rFonts w:hint="cs"/>
                <w:cs/>
              </w:rPr>
              <w:t xml:space="preserve"> ที่ </w:t>
            </w:r>
            <w:r>
              <w:t>Mass Enh Wifi Free Resource</w:t>
            </w:r>
          </w:p>
          <w:p w:rsidR="00A16A37" w:rsidP="00A16A37" w:rsidRDefault="00A16A37" w14:paraId="702AC259" w14:textId="58BF62C4">
            <w:pPr>
              <w:pStyle w:val="ListParagraph"/>
              <w:numPr>
                <w:ilvl w:val="0"/>
                <w:numId w:val="331"/>
              </w:numPr>
              <w:rPr>
                <w:cs/>
              </w:rPr>
            </w:pPr>
            <w:r>
              <w:rPr>
                <w:rFonts w:hint="cs"/>
                <w:cs/>
              </w:rPr>
              <w:t xml:space="preserve">เพิ่มฟิลด์ </w:t>
            </w:r>
            <w:r>
              <w:t>Reward Via</w:t>
            </w:r>
            <w:r>
              <w:rPr>
                <w:rFonts w:hint="cs"/>
                <w:cs/>
              </w:rPr>
              <w:t xml:space="preserve"> ที่ </w:t>
            </w:r>
            <w:r>
              <w:t>Reward Offering</w:t>
            </w:r>
            <w:r>
              <w:rPr>
                <w:rFonts w:hint="cs"/>
                <w:cs/>
              </w:rPr>
              <w:t xml:space="preserve"> </w:t>
            </w:r>
          </w:p>
        </w:tc>
        <w:tc>
          <w:tcPr>
            <w:tcW w:w="751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9B7766" w:rsidP="00A65FA0" w:rsidRDefault="009B7766" w14:paraId="336ED4A8" w14:textId="14CF1544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V</w:t>
            </w:r>
            <w:r>
              <w:rPr>
                <w:rFonts w:cs="CordiaUPC"/>
                <w:cs/>
              </w:rPr>
              <w:t>.</w:t>
            </w:r>
            <w:r>
              <w:rPr>
                <w:rFonts w:cs="CordiaUPC"/>
              </w:rPr>
              <w:t>1</w:t>
            </w:r>
            <w:r>
              <w:rPr>
                <w:rFonts w:cs="CordiaUPC"/>
                <w:cs/>
              </w:rPr>
              <w:t>.</w:t>
            </w:r>
            <w:r>
              <w:rPr>
                <w:rFonts w:cs="CordiaUPC"/>
              </w:rPr>
              <w:t>46</w:t>
            </w:r>
          </w:p>
        </w:tc>
      </w:tr>
      <w:tr w:rsidRPr="001624DE" w:rsidR="00B42BE2" w:rsidTr="00F95259" w14:paraId="37F4BCA6" w14:textId="77777777">
        <w:trPr>
          <w:tblHeader/>
        </w:trPr>
        <w:tc>
          <w:tcPr>
            <w:tcW w:w="620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B42BE2" w:rsidP="00A65FA0" w:rsidRDefault="006A48A0" w14:paraId="0C02FB7E" w14:textId="7DA6AFFC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15</w:t>
            </w:r>
            <w:r>
              <w:rPr>
                <w:rFonts w:cs="CordiaUPC"/>
                <w:cs/>
              </w:rPr>
              <w:t>/</w:t>
            </w:r>
            <w:r>
              <w:rPr>
                <w:rFonts w:cs="CordiaUPC"/>
              </w:rPr>
              <w:t>09</w:t>
            </w:r>
            <w:r>
              <w:rPr>
                <w:rFonts w:cs="CordiaUPC"/>
                <w:cs/>
              </w:rPr>
              <w:t>/</w:t>
            </w:r>
            <w:r>
              <w:rPr>
                <w:rFonts w:cs="CordiaUPC"/>
              </w:rPr>
              <w:t>2021</w:t>
            </w:r>
          </w:p>
        </w:tc>
        <w:tc>
          <w:tcPr>
            <w:tcW w:w="886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B42BE2" w:rsidP="00A65FA0" w:rsidRDefault="00B42BE2" w14:paraId="6976D46E" w14:textId="2D4C82DA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suchanan</w:t>
            </w:r>
          </w:p>
        </w:tc>
        <w:tc>
          <w:tcPr>
            <w:tcW w:w="2743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B42BE2" w:rsidP="00285543" w:rsidRDefault="00B42BE2" w14:paraId="049453E2" w14:textId="77777777">
            <w:pPr>
              <w:pStyle w:val="ListParagraph"/>
              <w:numPr>
                <w:ilvl w:val="0"/>
                <w:numId w:val="331"/>
              </w:numPr>
            </w:pPr>
            <w:r>
              <w:rPr>
                <w:rFonts w:hint="cs"/>
                <w:cs/>
              </w:rPr>
              <w:t xml:space="preserve">เพิ่ม </w:t>
            </w:r>
            <w:r w:rsidR="004A397B">
              <w:t>Validate</w:t>
            </w:r>
            <w:r w:rsidR="004A397B">
              <w:rPr>
                <w:rFonts w:cs="CordiaUPC"/>
                <w:cs/>
              </w:rPr>
              <w:t xml:space="preserve"> </w:t>
            </w:r>
            <w:r w:rsidR="004A397B">
              <w:rPr>
                <w:rFonts w:hint="cs"/>
                <w:cs/>
              </w:rPr>
              <w:t xml:space="preserve">ที่ </w:t>
            </w:r>
            <w:r>
              <w:t>Content Music Streaming</w:t>
            </w:r>
          </w:p>
          <w:p w:rsidR="00644CF7" w:rsidP="003F0C0E" w:rsidRDefault="00644CF7" w14:paraId="2C03E19A" w14:textId="77777777">
            <w:pPr>
              <w:pStyle w:val="ListParagraph"/>
              <w:numPr>
                <w:ilvl w:val="0"/>
                <w:numId w:val="331"/>
              </w:numPr>
            </w:pPr>
            <w:r>
              <w:rPr>
                <w:rFonts w:hint="cs"/>
                <w:cs/>
              </w:rPr>
              <w:t xml:space="preserve">แก้ไข </w:t>
            </w:r>
            <w:r>
              <w:t>Logic</w:t>
            </w:r>
            <w:r>
              <w:rPr>
                <w:rFonts w:hint="cs"/>
                <w:cs/>
              </w:rPr>
              <w:t xml:space="preserve"> </w:t>
            </w:r>
            <w:r>
              <w:t xml:space="preserve">Default sosdRegister </w:t>
            </w:r>
            <w:r>
              <w:rPr>
                <w:rFonts w:hint="cs"/>
                <w:cs/>
              </w:rPr>
              <w:t xml:space="preserve">ที่ </w:t>
            </w:r>
            <w:r>
              <w:t>Mass Enh Human Touch point</w:t>
            </w:r>
            <w:r w:rsidR="003F0C0E">
              <w:rPr>
                <w:rFonts w:hint="cs"/>
                <w:cs/>
              </w:rPr>
              <w:t xml:space="preserve"> และ </w:t>
            </w:r>
            <w:r w:rsidRPr="003F0C0E" w:rsidR="003F0C0E">
              <w:t>Logic Split PO Mass to PO Mass Enh</w:t>
            </w:r>
          </w:p>
          <w:p w:rsidR="00A21A50" w:rsidP="00A21A50" w:rsidRDefault="00A21A50" w14:paraId="3D80B28B" w14:textId="77777777">
            <w:pPr>
              <w:pStyle w:val="ListParagraph"/>
              <w:numPr>
                <w:ilvl w:val="0"/>
                <w:numId w:val="331"/>
              </w:numPr>
            </w:pPr>
            <w:r>
              <w:rPr>
                <w:rFonts w:hint="cs"/>
                <w:cs/>
              </w:rPr>
              <w:t xml:space="preserve">เพิ่ม </w:t>
            </w:r>
            <w:r>
              <w:t>Field Alert Threshold</w:t>
            </w:r>
            <w:r w:rsidR="006235E8">
              <w:rPr>
                <w:rFonts w:hint="cs"/>
                <w:cs/>
              </w:rPr>
              <w:t xml:space="preserve"> ที่ </w:t>
            </w:r>
            <w:r w:rsidR="006235E8">
              <w:t>Mass Enh Vertical App</w:t>
            </w:r>
          </w:p>
          <w:p w:rsidR="006235E8" w:rsidP="00A21A50" w:rsidRDefault="006235E8" w14:paraId="683EDFE6" w14:textId="77777777">
            <w:pPr>
              <w:pStyle w:val="ListParagraph"/>
              <w:numPr>
                <w:ilvl w:val="0"/>
                <w:numId w:val="331"/>
              </w:numPr>
            </w:pPr>
            <w:r>
              <w:rPr>
                <w:rFonts w:hint="cs"/>
                <w:cs/>
              </w:rPr>
              <w:t xml:space="preserve">แก้ไข </w:t>
            </w:r>
            <w:r>
              <w:t xml:space="preserve">Logic Field Menu </w:t>
            </w:r>
            <w:r>
              <w:rPr>
                <w:rFonts w:hint="cs"/>
                <w:cs/>
              </w:rPr>
              <w:t xml:space="preserve">ที่ </w:t>
            </w:r>
            <w:r>
              <w:t>Mass Enh Application Channel</w:t>
            </w:r>
          </w:p>
          <w:p w:rsidR="006235E8" w:rsidP="00A21A50" w:rsidRDefault="006235E8" w14:paraId="2216D588" w14:textId="58E5C80C">
            <w:pPr>
              <w:pStyle w:val="ListParagraph"/>
              <w:numPr>
                <w:ilvl w:val="0"/>
                <w:numId w:val="331"/>
              </w:numPr>
            </w:pPr>
            <w:r>
              <w:rPr>
                <w:rFonts w:hint="cs"/>
                <w:cs/>
              </w:rPr>
              <w:t xml:space="preserve">เพิ่ม </w:t>
            </w:r>
            <w:r>
              <w:t xml:space="preserve">Tab VDO Store </w:t>
            </w:r>
            <w:r>
              <w:rPr>
                <w:rFonts w:hint="cs"/>
                <w:cs/>
              </w:rPr>
              <w:t xml:space="preserve">โดย </w:t>
            </w:r>
            <w:r>
              <w:t xml:space="preserve">Link </w:t>
            </w:r>
            <w:r>
              <w:rPr>
                <w:rFonts w:hint="cs"/>
                <w:cs/>
              </w:rPr>
              <w:t xml:space="preserve">ไปที่ </w:t>
            </w:r>
            <w:r>
              <w:t>Mass Enh VDO Store</w:t>
            </w:r>
          </w:p>
          <w:p w:rsidR="006235E8" w:rsidP="00A21A50" w:rsidRDefault="006235E8" w14:paraId="0532866E" w14:textId="77777777">
            <w:pPr>
              <w:pStyle w:val="ListParagraph"/>
              <w:numPr>
                <w:ilvl w:val="0"/>
                <w:numId w:val="331"/>
              </w:numPr>
            </w:pPr>
            <w:r>
              <w:rPr>
                <w:rFonts w:hint="cs"/>
                <w:cs/>
              </w:rPr>
              <w:t xml:space="preserve">เพิ่ม </w:t>
            </w:r>
            <w:r>
              <w:t xml:space="preserve">Tab RCU </w:t>
            </w:r>
            <w:r>
              <w:rPr>
                <w:rFonts w:hint="cs"/>
                <w:cs/>
              </w:rPr>
              <w:t xml:space="preserve">โดย </w:t>
            </w:r>
            <w:r>
              <w:t xml:space="preserve">Link </w:t>
            </w:r>
            <w:r>
              <w:rPr>
                <w:rFonts w:hint="cs"/>
                <w:cs/>
              </w:rPr>
              <w:t>ไปที่</w:t>
            </w:r>
            <w:r>
              <w:rPr>
                <w:rFonts w:cs="CordiaUPC"/>
                <w:cs/>
              </w:rPr>
              <w:t xml:space="preserve"> </w:t>
            </w:r>
            <w:r>
              <w:t>Mass Enh RCU</w:t>
            </w:r>
          </w:p>
          <w:p w:rsidR="00B11A3F" w:rsidP="00B11A3F" w:rsidRDefault="00B11A3F" w14:paraId="46D40F27" w14:textId="77777777">
            <w:pPr>
              <w:pStyle w:val="ListParagraph"/>
              <w:numPr>
                <w:ilvl w:val="0"/>
                <w:numId w:val="331"/>
              </w:numPr>
            </w:pPr>
            <w:r>
              <w:rPr>
                <w:rFonts w:hint="cs"/>
                <w:cs/>
              </w:rPr>
              <w:t xml:space="preserve">เพิ่ม </w:t>
            </w:r>
            <w:r>
              <w:t xml:space="preserve">More Condition Section </w:t>
            </w:r>
            <w:r>
              <w:rPr>
                <w:rFonts w:hint="cs"/>
                <w:cs/>
              </w:rPr>
              <w:t xml:space="preserve">ที่ </w:t>
            </w:r>
            <w:r>
              <w:t>Mass Enh Special Condition</w:t>
            </w:r>
            <w:r>
              <w:rPr>
                <w:rFonts w:cs="CordiaUPC"/>
                <w:cs/>
              </w:rPr>
              <w:t xml:space="preserve"> </w:t>
            </w:r>
          </w:p>
          <w:p w:rsidR="00136746" w:rsidP="00136746" w:rsidRDefault="00136746" w14:paraId="60710C3D" w14:textId="77777777">
            <w:pPr>
              <w:pStyle w:val="ListParagraph"/>
              <w:numPr>
                <w:ilvl w:val="0"/>
                <w:numId w:val="331"/>
              </w:numPr>
            </w:pPr>
            <w:r>
              <w:rPr>
                <w:rFonts w:hint="cs"/>
                <w:cs/>
              </w:rPr>
              <w:t xml:space="preserve">แก้ไข </w:t>
            </w:r>
            <w:r>
              <w:t xml:space="preserve">Logic Default </w:t>
            </w:r>
            <w:r>
              <w:rPr>
                <w:rFonts w:hint="cs"/>
                <w:cs/>
              </w:rPr>
              <w:t xml:space="preserve">ที่ </w:t>
            </w:r>
            <w:r>
              <w:t>Retry Pattern Section</w:t>
            </w:r>
          </w:p>
          <w:p w:rsidR="00A4079D" w:rsidP="00A4079D" w:rsidRDefault="00873744" w14:paraId="0EC080FE" w14:textId="29A7702C">
            <w:pPr>
              <w:pStyle w:val="ListParagraph"/>
              <w:numPr>
                <w:ilvl w:val="0"/>
                <w:numId w:val="331"/>
              </w:numPr>
              <w:rPr>
                <w:cs/>
              </w:rPr>
            </w:pPr>
            <w:r>
              <w:rPr>
                <w:rFonts w:hint="cs"/>
                <w:cs/>
              </w:rPr>
              <w:t xml:space="preserve">เพิ่ม </w:t>
            </w:r>
            <w:r>
              <w:t>Mass Enh PO Relation AR VR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ที่ </w:t>
            </w:r>
            <w:r>
              <w:t>Tab PO Relation</w:t>
            </w:r>
          </w:p>
        </w:tc>
        <w:tc>
          <w:tcPr>
            <w:tcW w:w="751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B42BE2" w:rsidP="00A65FA0" w:rsidRDefault="00B42BE2" w14:paraId="0A213B83" w14:textId="48713ABB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V</w:t>
            </w:r>
            <w:r>
              <w:rPr>
                <w:rFonts w:cs="CordiaUPC"/>
                <w:cs/>
              </w:rPr>
              <w:t>.</w:t>
            </w:r>
            <w:r>
              <w:rPr>
                <w:rFonts w:cs="CordiaUPC"/>
              </w:rPr>
              <w:t>1</w:t>
            </w:r>
            <w:r>
              <w:rPr>
                <w:rFonts w:cs="CordiaUPC"/>
                <w:cs/>
              </w:rPr>
              <w:t>.</w:t>
            </w:r>
            <w:r>
              <w:rPr>
                <w:rFonts w:cs="CordiaUPC"/>
              </w:rPr>
              <w:t>47</w:t>
            </w:r>
          </w:p>
        </w:tc>
      </w:tr>
      <w:tr w:rsidRPr="001624DE" w:rsidR="00580435" w:rsidTr="00F95259" w14:paraId="6267C0B7" w14:textId="77777777">
        <w:trPr>
          <w:tblHeader/>
        </w:trPr>
        <w:tc>
          <w:tcPr>
            <w:tcW w:w="620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580435" w:rsidP="00A65FA0" w:rsidRDefault="004B3B1A" w14:paraId="047F3A19" w14:textId="4882E774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28</w:t>
            </w:r>
            <w:r>
              <w:rPr>
                <w:rFonts w:cs="CordiaUPC"/>
                <w:cs/>
              </w:rPr>
              <w:t>/</w:t>
            </w:r>
            <w:r>
              <w:rPr>
                <w:rFonts w:cs="CordiaUPC"/>
              </w:rPr>
              <w:t>09</w:t>
            </w:r>
            <w:r>
              <w:rPr>
                <w:rFonts w:cs="CordiaUPC"/>
                <w:cs/>
              </w:rPr>
              <w:t>/</w:t>
            </w:r>
            <w:r>
              <w:rPr>
                <w:rFonts w:cs="CordiaUPC"/>
              </w:rPr>
              <w:t>2021</w:t>
            </w:r>
          </w:p>
        </w:tc>
        <w:tc>
          <w:tcPr>
            <w:tcW w:w="886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580435" w:rsidP="00A65FA0" w:rsidRDefault="00580435" w14:paraId="1FE492B9" w14:textId="17E475E0">
            <w:pPr>
              <w:pStyle w:val="TableBody"/>
              <w:rPr>
                <w:rFonts w:cs="CordiaUPC"/>
                <w:cs/>
              </w:rPr>
            </w:pPr>
            <w:r>
              <w:rPr>
                <w:rFonts w:cs="CordiaUPC"/>
              </w:rPr>
              <w:t>suc</w:t>
            </w:r>
            <w:r w:rsidR="006D638B">
              <w:rPr>
                <w:rFonts w:cs="CordiaUPC"/>
              </w:rPr>
              <w:t>h</w:t>
            </w:r>
            <w:r>
              <w:rPr>
                <w:rFonts w:cs="CordiaUPC"/>
              </w:rPr>
              <w:t>anan</w:t>
            </w:r>
          </w:p>
        </w:tc>
        <w:tc>
          <w:tcPr>
            <w:tcW w:w="2743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580435" w:rsidP="00580435" w:rsidRDefault="00580435" w14:paraId="051EBAB0" w14:textId="703E3A9E">
            <w:pPr>
              <w:pStyle w:val="ListParagraph"/>
              <w:numPr>
                <w:ilvl w:val="0"/>
                <w:numId w:val="331"/>
              </w:numPr>
            </w:pPr>
            <w:r>
              <w:rPr>
                <w:rFonts w:hint="cs"/>
                <w:cs/>
              </w:rPr>
              <w:t xml:space="preserve">แก้ไข </w:t>
            </w:r>
            <w:r>
              <w:t xml:space="preserve">Logic </w:t>
            </w:r>
            <w:r w:rsidR="00174FDA">
              <w:t xml:space="preserve">Visible </w:t>
            </w:r>
            <w:r w:rsidRPr="00580435">
              <w:t>messageCodeExpired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ที่ </w:t>
            </w:r>
            <w:r>
              <w:t>Mass Enh SMS Wording Detail</w:t>
            </w:r>
          </w:p>
          <w:p w:rsidR="00990CD8" w:rsidP="00580435" w:rsidRDefault="00990CD8" w14:paraId="72E8D643" w14:textId="77777777">
            <w:pPr>
              <w:pStyle w:val="ListParagraph"/>
              <w:numPr>
                <w:ilvl w:val="0"/>
                <w:numId w:val="331"/>
              </w:numPr>
            </w:pPr>
            <w:r>
              <w:rPr>
                <w:rFonts w:hint="cs"/>
                <w:cs/>
              </w:rPr>
              <w:t xml:space="preserve">เพิ่ม </w:t>
            </w:r>
            <w:r>
              <w:t>Field Free Trial Flag</w:t>
            </w:r>
            <w:r>
              <w:rPr>
                <w:rFonts w:hint="cs"/>
                <w:cs/>
              </w:rPr>
              <w:t xml:space="preserve"> ที่ </w:t>
            </w:r>
            <w:r>
              <w:t>Mass Product Offering Definition</w:t>
            </w:r>
          </w:p>
          <w:p w:rsidR="00642E67" w:rsidP="00580435" w:rsidRDefault="00642E67" w14:paraId="16D5B9FD" w14:textId="77777777">
            <w:pPr>
              <w:pStyle w:val="ListParagraph"/>
              <w:numPr>
                <w:ilvl w:val="0"/>
                <w:numId w:val="331"/>
              </w:numPr>
            </w:pPr>
            <w:r>
              <w:rPr>
                <w:rFonts w:hint="cs"/>
                <w:cs/>
              </w:rPr>
              <w:t xml:space="preserve">แก้ไข </w:t>
            </w:r>
            <w:r>
              <w:t xml:space="preserve">Logic Default beforePromotionExpired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beforePromotionExpiredUnit </w:t>
            </w:r>
            <w:r>
              <w:rPr>
                <w:rFonts w:hint="cs"/>
                <w:cs/>
              </w:rPr>
              <w:t xml:space="preserve">ที่ </w:t>
            </w:r>
            <w:r>
              <w:t>SMS Wording Detail</w:t>
            </w:r>
          </w:p>
          <w:p w:rsidR="00D0607A" w:rsidP="00580435" w:rsidRDefault="00D0607A" w14:paraId="31F5F454" w14:textId="77777777">
            <w:pPr>
              <w:pStyle w:val="ListParagraph"/>
              <w:numPr>
                <w:ilvl w:val="0"/>
                <w:numId w:val="331"/>
              </w:numPr>
            </w:pPr>
            <w:r>
              <w:rPr>
                <w:rFonts w:hint="cs"/>
                <w:cs/>
              </w:rPr>
              <w:t xml:space="preserve">แก้ไข </w:t>
            </w:r>
            <w:r>
              <w:t xml:space="preserve">Logic LOV Content Type </w:t>
            </w:r>
            <w:r>
              <w:rPr>
                <w:rFonts w:hint="cs"/>
                <w:cs/>
              </w:rPr>
              <w:t xml:space="preserve">ที่ </w:t>
            </w:r>
            <w:r>
              <w:t>Mass Enh Content Music Streaming</w:t>
            </w:r>
          </w:p>
          <w:p w:rsidR="00D0607A" w:rsidP="004B3B1A" w:rsidRDefault="00D0607A" w14:paraId="7C786763" w14:textId="77777777">
            <w:pPr>
              <w:pStyle w:val="ListParagraph"/>
              <w:numPr>
                <w:ilvl w:val="0"/>
                <w:numId w:val="331"/>
              </w:numPr>
            </w:pPr>
            <w:r>
              <w:rPr>
                <w:rFonts w:hint="cs"/>
                <w:cs/>
              </w:rPr>
              <w:t xml:space="preserve">เพิ่ม </w:t>
            </w:r>
            <w:r>
              <w:t>Logic</w:t>
            </w:r>
            <w:r w:rsidR="001D0061">
              <w:t xml:space="preserve"> Disable </w:t>
            </w:r>
            <w:r w:rsidR="001D0061">
              <w:rPr>
                <w:rFonts w:hint="cs"/>
                <w:cs/>
              </w:rPr>
              <w:t>และ</w:t>
            </w:r>
            <w:r>
              <w:t xml:space="preserve"> Invisible </w:t>
            </w:r>
            <w:r>
              <w:rPr>
                <w:rFonts w:hint="cs"/>
                <w:cs/>
              </w:rPr>
              <w:t xml:space="preserve">ที่ </w:t>
            </w:r>
            <w:r>
              <w:t>Mass Enh Revenue Sharing</w:t>
            </w:r>
          </w:p>
          <w:p w:rsidR="00F2679B" w:rsidP="004B3B1A" w:rsidRDefault="00F2679B" w14:paraId="4EF3610B" w14:textId="77777777">
            <w:pPr>
              <w:pStyle w:val="ListParagraph"/>
              <w:numPr>
                <w:ilvl w:val="0"/>
                <w:numId w:val="331"/>
              </w:numPr>
            </w:pPr>
            <w:r>
              <w:rPr>
                <w:rFonts w:hint="cs"/>
                <w:cs/>
              </w:rPr>
              <w:t xml:space="preserve">เพิ่มปุ่ม </w:t>
            </w:r>
            <w:r>
              <w:t xml:space="preserve">Generate SMS Wording </w:t>
            </w:r>
            <w:r>
              <w:rPr>
                <w:rFonts w:hint="cs"/>
                <w:cs/>
              </w:rPr>
              <w:t xml:space="preserve">ที่ </w:t>
            </w:r>
            <w:r>
              <w:t>Mass SMS Wording</w:t>
            </w:r>
          </w:p>
          <w:p w:rsidR="00F2679B" w:rsidP="004B3B1A" w:rsidRDefault="00F2679B" w14:paraId="575E164A" w14:textId="77777777">
            <w:pPr>
              <w:pStyle w:val="ListParagraph"/>
              <w:numPr>
                <w:ilvl w:val="0"/>
                <w:numId w:val="331"/>
              </w:numPr>
            </w:pPr>
            <w:r>
              <w:rPr>
                <w:rFonts w:hint="cs"/>
                <w:cs/>
              </w:rPr>
              <w:t xml:space="preserve">เอาปุ่ม </w:t>
            </w:r>
            <w:r>
              <w:t xml:space="preserve">Generate Short Promotion Name </w:t>
            </w:r>
            <w:r>
              <w:rPr>
                <w:rFonts w:hint="cs"/>
                <w:cs/>
              </w:rPr>
              <w:t xml:space="preserve">ออกจาก </w:t>
            </w:r>
            <w:r>
              <w:t>Mass SMS Wording</w:t>
            </w:r>
          </w:p>
          <w:p w:rsidR="0097260E" w:rsidP="004B3B1A" w:rsidRDefault="0097260E" w14:paraId="1EDD7B2E" w14:textId="278F774E">
            <w:pPr>
              <w:pStyle w:val="ListParagraph"/>
              <w:numPr>
                <w:ilvl w:val="0"/>
                <w:numId w:val="331"/>
              </w:numPr>
              <w:rPr>
                <w:cs/>
              </w:rPr>
            </w:pPr>
            <w:r>
              <w:rPr>
                <w:rFonts w:hint="cs"/>
                <w:cs/>
              </w:rPr>
              <w:t xml:space="preserve">แก้ไข </w:t>
            </w:r>
            <w:r>
              <w:t xml:space="preserve">Logic </w:t>
            </w:r>
            <w:r>
              <w:rPr>
                <w:rFonts w:hint="cs"/>
                <w:cs/>
              </w:rPr>
              <w:t xml:space="preserve">โชว์ </w:t>
            </w:r>
            <w:r>
              <w:t>Mass Enh Revenue Sharing Tab</w:t>
            </w:r>
          </w:p>
        </w:tc>
        <w:tc>
          <w:tcPr>
            <w:tcW w:w="751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580435" w:rsidP="00A65FA0" w:rsidRDefault="00580435" w14:paraId="31CB617D" w14:textId="5D12EC5A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V</w:t>
            </w:r>
            <w:r>
              <w:rPr>
                <w:rFonts w:cs="CordiaUPC"/>
                <w:cs/>
              </w:rPr>
              <w:t>.</w:t>
            </w:r>
            <w:r>
              <w:rPr>
                <w:rFonts w:cs="CordiaUPC"/>
              </w:rPr>
              <w:t>1</w:t>
            </w:r>
            <w:r>
              <w:rPr>
                <w:rFonts w:cs="CordiaUPC"/>
                <w:cs/>
              </w:rPr>
              <w:t>.</w:t>
            </w:r>
            <w:r>
              <w:rPr>
                <w:rFonts w:cs="CordiaUPC"/>
              </w:rPr>
              <w:t>48</w:t>
            </w:r>
          </w:p>
        </w:tc>
      </w:tr>
      <w:tr w:rsidRPr="001624DE" w:rsidR="00FC2341" w:rsidTr="00F95259" w14:paraId="13BA0A25" w14:textId="77777777">
        <w:trPr>
          <w:tblHeader/>
        </w:trPr>
        <w:tc>
          <w:tcPr>
            <w:tcW w:w="620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C2341" w:rsidP="00A65FA0" w:rsidRDefault="00291E5C" w14:paraId="2C7B0061" w14:textId="31563091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14</w:t>
            </w:r>
            <w:r w:rsidR="00A52134">
              <w:rPr>
                <w:rFonts w:cs="CordiaUPC"/>
                <w:cs/>
              </w:rPr>
              <w:t>/</w:t>
            </w:r>
            <w:r w:rsidR="00A52134">
              <w:rPr>
                <w:rFonts w:cs="CordiaUPC"/>
              </w:rPr>
              <w:t>10</w:t>
            </w:r>
            <w:r w:rsidR="00A52134">
              <w:rPr>
                <w:rFonts w:cs="CordiaUPC"/>
                <w:cs/>
              </w:rPr>
              <w:t>/</w:t>
            </w:r>
            <w:r w:rsidR="00A52134">
              <w:rPr>
                <w:rFonts w:cs="CordiaUPC"/>
              </w:rPr>
              <w:t>2021</w:t>
            </w:r>
          </w:p>
        </w:tc>
        <w:tc>
          <w:tcPr>
            <w:tcW w:w="886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C2341" w:rsidP="00A65FA0" w:rsidRDefault="00FC2341" w14:paraId="05CA56F1" w14:textId="062CD266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suchanan</w:t>
            </w:r>
          </w:p>
        </w:tc>
        <w:tc>
          <w:tcPr>
            <w:tcW w:w="2743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C2341" w:rsidP="00580435" w:rsidRDefault="008F0286" w14:paraId="35A57457" w14:textId="77777777">
            <w:pPr>
              <w:pStyle w:val="ListParagraph"/>
              <w:numPr>
                <w:ilvl w:val="0"/>
                <w:numId w:val="331"/>
              </w:numPr>
            </w:pPr>
            <w:r>
              <w:rPr>
                <w:rFonts w:hint="cs"/>
                <w:cs/>
              </w:rPr>
              <w:t>แก้ไข</w:t>
            </w:r>
            <w:r w:rsidR="00FC2341">
              <w:t xml:space="preserve"> Format </w:t>
            </w:r>
            <w:r w:rsidR="00FC2341">
              <w:rPr>
                <w:rFonts w:cs="CordiaUPC"/>
              </w:rPr>
              <w:t xml:space="preserve">Generate Name </w:t>
            </w:r>
            <w:r w:rsidR="00FC2341">
              <w:rPr>
                <w:rFonts w:hint="cs" w:cs="CordiaUPC"/>
                <w:cs/>
              </w:rPr>
              <w:t xml:space="preserve">ที่ </w:t>
            </w:r>
            <w:r w:rsidR="00FC2341">
              <w:rPr>
                <w:rFonts w:cs="CordiaUPC"/>
              </w:rPr>
              <w:t>Vertical App on Shelf</w:t>
            </w:r>
          </w:p>
          <w:p w:rsidR="008F0286" w:rsidP="00580435" w:rsidRDefault="008F0286" w14:paraId="5400006A" w14:textId="77777777">
            <w:pPr>
              <w:pStyle w:val="ListParagraph"/>
              <w:numPr>
                <w:ilvl w:val="0"/>
                <w:numId w:val="331"/>
              </w:numPr>
            </w:pPr>
            <w:r>
              <w:rPr>
                <w:rFonts w:hint="cs"/>
                <w:cs/>
              </w:rPr>
              <w:t xml:space="preserve">แก้ไข ปุ่ม </w:t>
            </w:r>
            <w:r>
              <w:rPr>
                <w:rFonts w:cs="CordiaUPC"/>
                <w:cs/>
              </w:rPr>
              <w:t xml:space="preserve">+ </w:t>
            </w:r>
            <w:r>
              <w:rPr>
                <w:rFonts w:hint="cs"/>
                <w:cs/>
              </w:rPr>
              <w:t xml:space="preserve">หลัง </w:t>
            </w:r>
            <w:r>
              <w:t xml:space="preserve">End CP Table Section </w:t>
            </w:r>
            <w:r>
              <w:rPr>
                <w:rFonts w:hint="cs"/>
                <w:cs/>
              </w:rPr>
              <w:t xml:space="preserve">ที่ </w:t>
            </w:r>
            <w:r>
              <w:t>Mass Revenue Sharing</w:t>
            </w:r>
          </w:p>
          <w:p w:rsidR="00B754F7" w:rsidP="00B754F7" w:rsidRDefault="00B754F7" w14:paraId="708B8406" w14:textId="77777777">
            <w:pPr>
              <w:pStyle w:val="ListParagraph"/>
              <w:numPr>
                <w:ilvl w:val="0"/>
                <w:numId w:val="331"/>
              </w:numPr>
            </w:pPr>
            <w:r>
              <w:rPr>
                <w:rFonts w:hint="cs"/>
                <w:cs/>
              </w:rPr>
              <w:t xml:space="preserve">แก้ไขเงื่อนไขการโชว์ </w:t>
            </w:r>
            <w:r>
              <w:t xml:space="preserve">SMS Notification Before Promotion Expired Section </w:t>
            </w:r>
            <w:r>
              <w:rPr>
                <w:rFonts w:hint="cs"/>
                <w:cs/>
              </w:rPr>
              <w:t xml:space="preserve">ที่ </w:t>
            </w:r>
            <w:r>
              <w:t>SMS Wording</w:t>
            </w:r>
          </w:p>
          <w:p w:rsidR="007C3DA0" w:rsidP="00B754F7" w:rsidRDefault="007C3DA0" w14:paraId="20CAADEC" w14:textId="77777777">
            <w:pPr>
              <w:pStyle w:val="ListParagraph"/>
              <w:numPr>
                <w:ilvl w:val="0"/>
                <w:numId w:val="331"/>
              </w:numPr>
            </w:pPr>
            <w:r>
              <w:t xml:space="preserve">Enable onTopCategory </w:t>
            </w:r>
            <w:r>
              <w:rPr>
                <w:rFonts w:hint="cs"/>
                <w:cs/>
              </w:rPr>
              <w:t xml:space="preserve">เมื่อ </w:t>
            </w:r>
            <w:r>
              <w:t xml:space="preserve">poGroup </w:t>
            </w:r>
            <w:r>
              <w:rPr>
                <w:rFonts w:cs="CordiaUPC"/>
                <w:cs/>
              </w:rPr>
              <w:t>= “</w:t>
            </w:r>
            <w:r>
              <w:t>VDO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ที่ </w:t>
            </w:r>
            <w:r>
              <w:t>Mass Enh Product Offering</w:t>
            </w:r>
          </w:p>
          <w:p w:rsidR="005616B1" w:rsidP="00B754F7" w:rsidRDefault="005616B1" w14:paraId="3E761CE4" w14:textId="747F3988">
            <w:pPr>
              <w:pStyle w:val="ListParagraph"/>
              <w:numPr>
                <w:ilvl w:val="0"/>
                <w:numId w:val="331"/>
              </w:numPr>
              <w:rPr>
                <w:cs/>
              </w:rPr>
            </w:pPr>
            <w:r>
              <w:rPr>
                <w:rFonts w:hint="cs"/>
                <w:cs/>
              </w:rPr>
              <w:t xml:space="preserve">เพิ่ม </w:t>
            </w:r>
            <w:r>
              <w:t>Other Privilege Tab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>
              <w:t xml:space="preserve">Link </w:t>
            </w:r>
            <w:r>
              <w:rPr>
                <w:rFonts w:hint="cs"/>
                <w:cs/>
              </w:rPr>
              <w:t xml:space="preserve">ไปที่ </w:t>
            </w:r>
            <w:r>
              <w:t xml:space="preserve">Mass Other Privilege </w:t>
            </w:r>
            <w:r>
              <w:rPr>
                <w:rFonts w:hint="cs"/>
                <w:cs/>
              </w:rPr>
              <w:t xml:space="preserve">และ </w:t>
            </w:r>
            <w:r>
              <w:t>Mass Enh Other Privilege</w:t>
            </w:r>
          </w:p>
        </w:tc>
        <w:tc>
          <w:tcPr>
            <w:tcW w:w="751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C2341" w:rsidP="00A65FA0" w:rsidRDefault="00FC2341" w14:paraId="543F194A" w14:textId="6C06E130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V</w:t>
            </w:r>
            <w:r>
              <w:rPr>
                <w:rFonts w:cs="CordiaUPC"/>
                <w:cs/>
              </w:rPr>
              <w:t>.</w:t>
            </w:r>
            <w:r>
              <w:rPr>
                <w:rFonts w:cs="CordiaUPC"/>
              </w:rPr>
              <w:t>1</w:t>
            </w:r>
            <w:r>
              <w:rPr>
                <w:rFonts w:cs="CordiaUPC"/>
                <w:cs/>
              </w:rPr>
              <w:t>.</w:t>
            </w:r>
            <w:r>
              <w:rPr>
                <w:rFonts w:cs="CordiaUPC"/>
              </w:rPr>
              <w:t>49</w:t>
            </w:r>
          </w:p>
        </w:tc>
      </w:tr>
      <w:tr w:rsidRPr="001624DE" w:rsidR="009C3FC1" w:rsidTr="00F95259" w14:paraId="46764A7D" w14:textId="77777777">
        <w:trPr>
          <w:tblHeader/>
        </w:trPr>
        <w:tc>
          <w:tcPr>
            <w:tcW w:w="620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9C3FC1" w:rsidP="00A65FA0" w:rsidRDefault="00AC0C1D" w14:paraId="0FA49588" w14:textId="0C4F7864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25</w:t>
            </w:r>
            <w:r>
              <w:rPr>
                <w:rFonts w:cs="CordiaUPC"/>
                <w:cs/>
              </w:rPr>
              <w:t>/</w:t>
            </w:r>
            <w:r>
              <w:rPr>
                <w:rFonts w:cs="CordiaUPC"/>
              </w:rPr>
              <w:t>10</w:t>
            </w:r>
            <w:r>
              <w:rPr>
                <w:rFonts w:cs="CordiaUPC"/>
                <w:cs/>
              </w:rPr>
              <w:t>/</w:t>
            </w:r>
            <w:r>
              <w:rPr>
                <w:rFonts w:cs="CordiaUPC"/>
              </w:rPr>
              <w:t>2021</w:t>
            </w:r>
          </w:p>
        </w:tc>
        <w:tc>
          <w:tcPr>
            <w:tcW w:w="886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9C3FC1" w:rsidP="00A65FA0" w:rsidRDefault="009C3FC1" w14:paraId="3809482A" w14:textId="290A2E52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suchanan</w:t>
            </w:r>
          </w:p>
        </w:tc>
        <w:tc>
          <w:tcPr>
            <w:tcW w:w="2743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9C3FC1" w:rsidP="00580435" w:rsidRDefault="009C3FC1" w14:paraId="44B468EF" w14:textId="1E5D7EC9">
            <w:pPr>
              <w:pStyle w:val="ListParagraph"/>
              <w:numPr>
                <w:ilvl w:val="0"/>
                <w:numId w:val="331"/>
              </w:numPr>
            </w:pPr>
            <w:r>
              <w:rPr>
                <w:rFonts w:hint="cs"/>
                <w:cs/>
              </w:rPr>
              <w:t xml:space="preserve">เพิ่ม </w:t>
            </w:r>
            <w:r>
              <w:t xml:space="preserve">Validate Space </w:t>
            </w:r>
            <w:r>
              <w:rPr>
                <w:rFonts w:hint="cs"/>
                <w:cs/>
              </w:rPr>
              <w:t xml:space="preserve">ที่ </w:t>
            </w:r>
            <w:r>
              <w:t>Other Privilege Tab</w:t>
            </w:r>
          </w:p>
          <w:p w:rsidR="009C3FC1" w:rsidP="00580435" w:rsidRDefault="009C3FC1" w14:paraId="4EDF3ED7" w14:textId="77777777">
            <w:pPr>
              <w:pStyle w:val="ListParagraph"/>
              <w:numPr>
                <w:ilvl w:val="0"/>
                <w:numId w:val="331"/>
              </w:numPr>
            </w:pPr>
            <w:r>
              <w:rPr>
                <w:rFonts w:hint="cs"/>
                <w:cs/>
              </w:rPr>
              <w:t xml:space="preserve">แก้ไข </w:t>
            </w:r>
            <w:r>
              <w:t xml:space="preserve">Logic </w:t>
            </w:r>
            <w:r>
              <w:rPr>
                <w:rFonts w:hint="cs"/>
                <w:cs/>
              </w:rPr>
              <w:t xml:space="preserve">โชว์ </w:t>
            </w:r>
            <w:r>
              <w:t>Revenue Sharing Tab</w:t>
            </w:r>
          </w:p>
          <w:p w:rsidR="009C3FC1" w:rsidP="00580435" w:rsidRDefault="009C3FC1" w14:paraId="1C9367BE" w14:textId="77777777">
            <w:pPr>
              <w:pStyle w:val="ListParagraph"/>
              <w:numPr>
                <w:ilvl w:val="0"/>
                <w:numId w:val="331"/>
              </w:numPr>
            </w:pPr>
            <w:r>
              <w:rPr>
                <w:rFonts w:hint="cs"/>
                <w:cs/>
              </w:rPr>
              <w:t xml:space="preserve">แก้ไข </w:t>
            </w:r>
            <w:r>
              <w:t xml:space="preserve">Logic </w:t>
            </w:r>
            <w:r w:rsidR="005C22BA">
              <w:t xml:space="preserve">Validate </w:t>
            </w:r>
            <w:r>
              <w:rPr>
                <w:rFonts w:hint="cs"/>
                <w:cs/>
              </w:rPr>
              <w:t xml:space="preserve">ที่ </w:t>
            </w:r>
            <w:r>
              <w:t>Reward Per Target Customer Tab</w:t>
            </w:r>
          </w:p>
          <w:p w:rsidR="000D7023" w:rsidP="00580435" w:rsidRDefault="000D7023" w14:paraId="57225138" w14:textId="25A1410A">
            <w:pPr>
              <w:pStyle w:val="ListParagraph"/>
              <w:numPr>
                <w:ilvl w:val="0"/>
                <w:numId w:val="331"/>
              </w:numPr>
              <w:rPr>
                <w:cs/>
              </w:rPr>
            </w:pPr>
            <w:r>
              <w:rPr>
                <w:rFonts w:hint="cs"/>
                <w:cs/>
              </w:rPr>
              <w:t xml:space="preserve">แก้ไข </w:t>
            </w:r>
            <w:r>
              <w:t xml:space="preserve">Reward Via Field </w:t>
            </w:r>
            <w:r>
              <w:rPr>
                <w:rFonts w:hint="cs"/>
                <w:cs/>
              </w:rPr>
              <w:t xml:space="preserve">ที่ </w:t>
            </w:r>
            <w:r>
              <w:t>Reward Offering</w:t>
            </w:r>
            <w:r w:rsidR="002331E1">
              <w:t xml:space="preserve"> Section</w:t>
            </w:r>
          </w:p>
        </w:tc>
        <w:tc>
          <w:tcPr>
            <w:tcW w:w="751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9C3FC1" w:rsidP="00A65FA0" w:rsidRDefault="009C3FC1" w14:paraId="5A92A2A4" w14:textId="67C60EEF">
            <w:pPr>
              <w:pStyle w:val="TableBody"/>
              <w:rPr>
                <w:rFonts w:cs="CordiaUPC"/>
                <w:cs/>
              </w:rPr>
            </w:pPr>
            <w:r>
              <w:rPr>
                <w:rFonts w:cs="CordiaUPC"/>
              </w:rPr>
              <w:t>V</w:t>
            </w:r>
            <w:r>
              <w:rPr>
                <w:rFonts w:cs="CordiaUPC"/>
                <w:cs/>
              </w:rPr>
              <w:t>.</w:t>
            </w:r>
            <w:r>
              <w:rPr>
                <w:rFonts w:cs="CordiaUPC"/>
              </w:rPr>
              <w:t>1</w:t>
            </w:r>
            <w:r>
              <w:rPr>
                <w:rFonts w:cs="CordiaUPC"/>
                <w:cs/>
              </w:rPr>
              <w:t>.</w:t>
            </w:r>
            <w:r>
              <w:rPr>
                <w:rFonts w:cs="CordiaUPC"/>
              </w:rPr>
              <w:t>50</w:t>
            </w:r>
          </w:p>
        </w:tc>
      </w:tr>
      <w:tr w:rsidRPr="001624DE" w:rsidR="00AC0C1D" w:rsidTr="00F95259" w14:paraId="14E9CFB1" w14:textId="77777777">
        <w:trPr>
          <w:tblHeader/>
        </w:trPr>
        <w:tc>
          <w:tcPr>
            <w:tcW w:w="620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AC0C1D" w:rsidP="00A65FA0" w:rsidRDefault="00970F46" w14:paraId="07427044" w14:textId="53050300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01</w:t>
            </w:r>
            <w:r>
              <w:rPr>
                <w:rFonts w:cs="CordiaUPC"/>
                <w:cs/>
              </w:rPr>
              <w:t>/</w:t>
            </w:r>
            <w:r>
              <w:rPr>
                <w:rFonts w:cs="CordiaUPC"/>
              </w:rPr>
              <w:t>11</w:t>
            </w:r>
            <w:r>
              <w:rPr>
                <w:rFonts w:cs="CordiaUPC"/>
                <w:cs/>
              </w:rPr>
              <w:t>/</w:t>
            </w:r>
            <w:r>
              <w:rPr>
                <w:rFonts w:cs="CordiaUPC"/>
              </w:rPr>
              <w:t>2021</w:t>
            </w:r>
          </w:p>
        </w:tc>
        <w:tc>
          <w:tcPr>
            <w:tcW w:w="886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AC0C1D" w:rsidP="00A65FA0" w:rsidRDefault="00AC0C1D" w14:paraId="1AD993E2" w14:textId="4DF8724E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suchanan</w:t>
            </w:r>
          </w:p>
        </w:tc>
        <w:tc>
          <w:tcPr>
            <w:tcW w:w="2743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AC0C1D" w:rsidP="00580435" w:rsidRDefault="00AC0C1D" w14:paraId="3B47A37B" w14:textId="77777777">
            <w:pPr>
              <w:pStyle w:val="ListParagraph"/>
              <w:numPr>
                <w:ilvl w:val="0"/>
                <w:numId w:val="331"/>
              </w:numPr>
            </w:pPr>
            <w:r>
              <w:rPr>
                <w:rFonts w:hint="cs"/>
                <w:cs/>
              </w:rPr>
              <w:t xml:space="preserve">เพิ่ม </w:t>
            </w:r>
            <w:r>
              <w:t xml:space="preserve">Validate Short Promotion Name </w:t>
            </w:r>
            <w:r>
              <w:rPr>
                <w:rFonts w:hint="cs"/>
                <w:cs/>
              </w:rPr>
              <w:t xml:space="preserve">ที่ </w:t>
            </w:r>
            <w:r>
              <w:t>SMS Wording</w:t>
            </w:r>
          </w:p>
          <w:p w:rsidR="00B773F1" w:rsidP="00580435" w:rsidRDefault="00B773F1" w14:paraId="7B7A526B" w14:textId="0E25A633">
            <w:pPr>
              <w:pStyle w:val="ListParagraph"/>
              <w:numPr>
                <w:ilvl w:val="0"/>
                <w:numId w:val="331"/>
              </w:numPr>
            </w:pPr>
            <w:r>
              <w:rPr>
                <w:rFonts w:hint="cs"/>
                <w:cs/>
              </w:rPr>
              <w:t>แก้ไข</w:t>
            </w:r>
            <w:r w:rsidR="009A1584">
              <w:rPr>
                <w:rFonts w:hint="cs"/>
                <w:cs/>
              </w:rPr>
              <w:t xml:space="preserve"> </w:t>
            </w:r>
            <w:r w:rsidR="009A1584">
              <w:t xml:space="preserve">Logic </w:t>
            </w:r>
            <w:r>
              <w:rPr>
                <w:rFonts w:hint="cs"/>
                <w:cs/>
              </w:rPr>
              <w:t xml:space="preserve">โชว์ </w:t>
            </w:r>
            <w:r>
              <w:t>Revenue Sharing Tab</w:t>
            </w:r>
          </w:p>
          <w:p w:rsidR="009A1584" w:rsidP="00580435" w:rsidRDefault="009A1584" w14:paraId="1402E1FA" w14:textId="792B81C4">
            <w:pPr>
              <w:pStyle w:val="ListParagraph"/>
              <w:numPr>
                <w:ilvl w:val="0"/>
                <w:numId w:val="331"/>
              </w:numPr>
            </w:pPr>
            <w:r>
              <w:rPr>
                <w:rFonts w:hint="cs"/>
                <w:cs/>
              </w:rPr>
              <w:t xml:space="preserve">แก้ไข </w:t>
            </w:r>
            <w:r>
              <w:t xml:space="preserve">Logic </w:t>
            </w:r>
            <w:r w:rsidR="00CA5AD1">
              <w:t>Field</w:t>
            </w:r>
            <w:r w:rsidR="008B71E9">
              <w:rPr>
                <w:rFonts w:hint="cs"/>
                <w:cs/>
              </w:rPr>
              <w:t xml:space="preserve"> </w:t>
            </w:r>
            <w:r w:rsidR="008B71E9">
              <w:t xml:space="preserve">Target Group </w:t>
            </w:r>
            <w:r w:rsidR="008B71E9">
              <w:rPr>
                <w:rFonts w:hint="cs"/>
                <w:cs/>
              </w:rPr>
              <w:t xml:space="preserve">ที่ </w:t>
            </w:r>
            <w:r w:rsidR="008B71E9">
              <w:t>Product Offering Definition</w:t>
            </w:r>
          </w:p>
          <w:p w:rsidR="006E589B" w:rsidP="006E589B" w:rsidRDefault="006E589B" w14:paraId="7593C1BD" w14:textId="4AB992E9">
            <w:pPr>
              <w:pStyle w:val="ListParagraph"/>
              <w:numPr>
                <w:ilvl w:val="0"/>
                <w:numId w:val="331"/>
              </w:numPr>
            </w:pPr>
            <w:r>
              <w:rPr>
                <w:rFonts w:hint="cs"/>
                <w:cs/>
              </w:rPr>
              <w:t xml:space="preserve">แก้ไข </w:t>
            </w:r>
            <w:r>
              <w:t xml:space="preserve">Logic </w:t>
            </w:r>
            <w:r w:rsidR="00CA5AD1">
              <w:t>Visible</w:t>
            </w:r>
            <w:r>
              <w:rPr>
                <w:rFonts w:hint="cs"/>
                <w:cs/>
              </w:rPr>
              <w:t xml:space="preserve"> </w:t>
            </w:r>
            <w:r>
              <w:t>SMS Event Notification Section</w:t>
            </w:r>
          </w:p>
          <w:p w:rsidR="002C2253" w:rsidP="00580435" w:rsidRDefault="002C2253" w14:paraId="08461AF8" w14:textId="576196B1">
            <w:pPr>
              <w:pStyle w:val="ListParagraph"/>
              <w:numPr>
                <w:ilvl w:val="0"/>
                <w:numId w:val="331"/>
              </w:numPr>
            </w:pPr>
            <w:r>
              <w:rPr>
                <w:rFonts w:hint="cs"/>
                <w:cs/>
              </w:rPr>
              <w:t xml:space="preserve">เพิ่ม </w:t>
            </w:r>
            <w:r>
              <w:t xml:space="preserve">Validate Target Group </w:t>
            </w:r>
            <w:r>
              <w:rPr>
                <w:rFonts w:hint="cs"/>
                <w:cs/>
              </w:rPr>
              <w:t xml:space="preserve">ที่ </w:t>
            </w:r>
            <w:r>
              <w:t>Product Offering Definition</w:t>
            </w:r>
          </w:p>
          <w:p w:rsidR="00DD7223" w:rsidP="00580435" w:rsidRDefault="008D3108" w14:paraId="0750908B" w14:textId="4C45DBF8">
            <w:pPr>
              <w:pStyle w:val="ListParagraph"/>
              <w:numPr>
                <w:ilvl w:val="0"/>
                <w:numId w:val="331"/>
              </w:numPr>
            </w:pPr>
            <w:r w:rsidRPr="006B22B0">
              <w:rPr>
                <w:rFonts w:hint="cs"/>
                <w:cs/>
              </w:rPr>
              <w:t>เพิ่ม</w:t>
            </w:r>
            <w:r w:rsidRPr="0014215D">
              <w:rPr>
                <w:rFonts w:hint="cs"/>
                <w:cs/>
              </w:rPr>
              <w:t xml:space="preserve"> </w:t>
            </w:r>
            <w:r w:rsidRPr="00AC7196">
              <w:t>Field Commu Speed</w:t>
            </w:r>
            <w:r w:rsidRPr="00C3379B">
              <w:rPr>
                <w:rFonts w:hint="cs"/>
                <w:cs/>
              </w:rPr>
              <w:t xml:space="preserve"> </w:t>
            </w:r>
            <w:r w:rsidRPr="00C3379B" w:rsidR="008F7D56">
              <w:rPr>
                <w:rFonts w:cs="CordiaUPC"/>
                <w:cs/>
              </w:rPr>
              <w:t xml:space="preserve">/ </w:t>
            </w:r>
            <w:r w:rsidRPr="0034029D" w:rsidR="008F7D56">
              <w:rPr>
                <w:rFonts w:cs="CordiaUPC"/>
              </w:rPr>
              <w:t>Commu Throttling Speed</w:t>
            </w:r>
            <w:r w:rsidRPr="006B22B0" w:rsidR="008F7D56">
              <w:rPr>
                <w:rFonts w:hint="cs"/>
                <w:cs/>
              </w:rPr>
              <w:t xml:space="preserve"> </w:t>
            </w:r>
            <w:r w:rsidRPr="0014215D">
              <w:rPr>
                <w:rFonts w:hint="cs"/>
                <w:cs/>
              </w:rPr>
              <w:t xml:space="preserve">ที่ </w:t>
            </w:r>
            <w:r w:rsidRPr="00AC7196" w:rsidR="008F7D56">
              <w:t xml:space="preserve">Mass Internet </w:t>
            </w:r>
            <w:r w:rsidRPr="00AC7196" w:rsidR="008F7D56">
              <w:rPr>
                <w:rFonts w:cs="CordiaUPC"/>
                <w:cs/>
              </w:rPr>
              <w:t xml:space="preserve">/ </w:t>
            </w:r>
            <w:r w:rsidRPr="00AC7196" w:rsidR="008F7D56">
              <w:t>Mass Enh Internet</w:t>
            </w:r>
          </w:p>
          <w:p w:rsidRPr="0014215D" w:rsidR="00CA5AD1" w:rsidP="00580435" w:rsidRDefault="00CA5AD1" w14:paraId="2F14A571" w14:textId="17A3ADC0">
            <w:pPr>
              <w:pStyle w:val="ListParagraph"/>
              <w:numPr>
                <w:ilvl w:val="0"/>
                <w:numId w:val="331"/>
              </w:numPr>
            </w:pPr>
            <w:r>
              <w:rPr>
                <w:rFonts w:hint="cs"/>
                <w:cs/>
              </w:rPr>
              <w:t xml:space="preserve">เพิ่ม </w:t>
            </w:r>
            <w:r>
              <w:t xml:space="preserve">Validate </w:t>
            </w:r>
            <w:r w:rsidRPr="00DF094D">
              <w:t>Field Commu Speed</w:t>
            </w:r>
            <w:r w:rsidRPr="00DF094D">
              <w:rPr>
                <w:rFonts w:hint="cs"/>
                <w:cs/>
              </w:rPr>
              <w:t xml:space="preserve"> </w:t>
            </w:r>
            <w:r w:rsidRPr="00DF094D">
              <w:rPr>
                <w:rFonts w:cs="CordiaUPC"/>
                <w:cs/>
              </w:rPr>
              <w:t xml:space="preserve">/ </w:t>
            </w:r>
            <w:r w:rsidRPr="00DF094D">
              <w:rPr>
                <w:rFonts w:cs="CordiaUPC"/>
              </w:rPr>
              <w:t>Commu Throttling Speed</w:t>
            </w:r>
            <w:r w:rsidRPr="006B22B0">
              <w:rPr>
                <w:rFonts w:hint="cs"/>
                <w:cs/>
              </w:rPr>
              <w:t xml:space="preserve"> </w:t>
            </w:r>
            <w:r w:rsidRPr="00DF094D">
              <w:rPr>
                <w:rFonts w:hint="cs"/>
                <w:cs/>
              </w:rPr>
              <w:t xml:space="preserve">ที่ </w:t>
            </w:r>
            <w:r w:rsidRPr="00DF094D">
              <w:t xml:space="preserve">Mass Internet </w:t>
            </w:r>
            <w:r w:rsidRPr="00DF094D">
              <w:rPr>
                <w:rFonts w:cs="CordiaUPC"/>
                <w:cs/>
              </w:rPr>
              <w:t xml:space="preserve">/ </w:t>
            </w:r>
            <w:r w:rsidRPr="00DF094D">
              <w:t>Mass Enh Internet</w:t>
            </w:r>
          </w:p>
          <w:p w:rsidR="008F7D56" w:rsidP="00580435" w:rsidRDefault="008F7D56" w14:paraId="1B6924A2" w14:textId="77777777">
            <w:pPr>
              <w:pStyle w:val="ListParagraph"/>
              <w:numPr>
                <w:ilvl w:val="0"/>
                <w:numId w:val="331"/>
              </w:numPr>
            </w:pPr>
            <w:r w:rsidRPr="00AC7196">
              <w:rPr>
                <w:rFonts w:hint="cs"/>
                <w:cs/>
              </w:rPr>
              <w:t xml:space="preserve">เพิ่ม </w:t>
            </w:r>
            <w:r w:rsidRPr="00AC7196">
              <w:t>Field Commu Sp</w:t>
            </w:r>
            <w:r w:rsidRPr="00C3379B">
              <w:t>eed</w:t>
            </w:r>
            <w:r w:rsidRPr="00C3379B">
              <w:rPr>
                <w:rFonts w:hint="cs"/>
                <w:cs/>
              </w:rPr>
              <w:t xml:space="preserve"> </w:t>
            </w:r>
            <w:r w:rsidRPr="00C3379B">
              <w:rPr>
                <w:rFonts w:cs="CordiaUPC"/>
                <w:cs/>
              </w:rPr>
              <w:t xml:space="preserve">/ </w:t>
            </w:r>
            <w:r w:rsidRPr="0034029D">
              <w:rPr>
                <w:rFonts w:cs="CordiaUPC"/>
              </w:rPr>
              <w:t>Commu Throttling Speed</w:t>
            </w:r>
            <w:r w:rsidRPr="006B22B0">
              <w:rPr>
                <w:rFonts w:hint="cs"/>
                <w:cs/>
              </w:rPr>
              <w:t xml:space="preserve"> </w:t>
            </w:r>
            <w:r w:rsidRPr="0014215D">
              <w:rPr>
                <w:rFonts w:hint="cs"/>
                <w:cs/>
              </w:rPr>
              <w:t xml:space="preserve">ที่ </w:t>
            </w:r>
            <w:r w:rsidRPr="00AC7196">
              <w:t xml:space="preserve">Mass Vertical </w:t>
            </w:r>
            <w:r w:rsidRPr="00C3379B">
              <w:t xml:space="preserve">App </w:t>
            </w:r>
            <w:r w:rsidRPr="00C3379B">
              <w:rPr>
                <w:rFonts w:cs="CordiaUPC"/>
                <w:cs/>
              </w:rPr>
              <w:t xml:space="preserve">/ </w:t>
            </w:r>
            <w:r w:rsidRPr="00C3379B">
              <w:t>Mass Enh Ve</w:t>
            </w:r>
            <w:r w:rsidRPr="00CB3B88">
              <w:t xml:space="preserve">rtical </w:t>
            </w:r>
            <w:r w:rsidRPr="00680D8D">
              <w:t>Ap</w:t>
            </w:r>
            <w:r w:rsidRPr="00970F46">
              <w:t>p</w:t>
            </w:r>
          </w:p>
          <w:p w:rsidR="00CA5AD1" w:rsidP="0014215D" w:rsidRDefault="00CA5AD1" w14:paraId="3DF9AAF5" w14:textId="77777777">
            <w:pPr>
              <w:pStyle w:val="ListParagraph"/>
              <w:numPr>
                <w:ilvl w:val="0"/>
                <w:numId w:val="331"/>
              </w:numPr>
            </w:pPr>
            <w:r>
              <w:rPr>
                <w:rFonts w:hint="cs"/>
                <w:cs/>
              </w:rPr>
              <w:t xml:space="preserve">เพิ่ม </w:t>
            </w:r>
            <w:r>
              <w:t xml:space="preserve">Validate </w:t>
            </w:r>
            <w:r w:rsidRPr="00DF094D">
              <w:t>Field Commu Speed</w:t>
            </w:r>
            <w:r w:rsidRPr="00DF094D">
              <w:rPr>
                <w:rFonts w:hint="cs"/>
                <w:cs/>
              </w:rPr>
              <w:t xml:space="preserve"> </w:t>
            </w:r>
            <w:r w:rsidRPr="00DF094D">
              <w:rPr>
                <w:rFonts w:cs="CordiaUPC"/>
                <w:cs/>
              </w:rPr>
              <w:t xml:space="preserve">/ </w:t>
            </w:r>
            <w:r w:rsidRPr="00DF094D">
              <w:rPr>
                <w:rFonts w:cs="CordiaUPC"/>
              </w:rPr>
              <w:t>Commu Throttling Speed</w:t>
            </w:r>
            <w:r w:rsidRPr="006B22B0">
              <w:rPr>
                <w:rFonts w:hint="cs"/>
                <w:cs/>
              </w:rPr>
              <w:t xml:space="preserve"> </w:t>
            </w:r>
            <w:r w:rsidRPr="00DF094D">
              <w:rPr>
                <w:rFonts w:hint="cs"/>
                <w:cs/>
              </w:rPr>
              <w:t xml:space="preserve">ที่ </w:t>
            </w:r>
            <w:r w:rsidRPr="00DF094D">
              <w:t xml:space="preserve">Mass Vertical App </w:t>
            </w:r>
            <w:r w:rsidRPr="00DF094D">
              <w:rPr>
                <w:rFonts w:cs="CordiaUPC"/>
                <w:cs/>
              </w:rPr>
              <w:t xml:space="preserve">/ </w:t>
            </w:r>
            <w:r w:rsidRPr="00DF094D">
              <w:t>Mass Enh Vertical App</w:t>
            </w:r>
          </w:p>
          <w:p w:rsidR="00982ACE" w:rsidP="00982ACE" w:rsidRDefault="00982ACE" w14:paraId="2E205FF5" w14:textId="5BA4FEE5">
            <w:pPr>
              <w:pStyle w:val="ListParagraph"/>
              <w:numPr>
                <w:ilvl w:val="0"/>
                <w:numId w:val="331"/>
              </w:numPr>
            </w:pPr>
            <w:r w:rsidRPr="00AC7196">
              <w:rPr>
                <w:rFonts w:hint="cs"/>
                <w:cs/>
              </w:rPr>
              <w:t xml:space="preserve">เพิ่ม </w:t>
            </w:r>
            <w:r w:rsidRPr="00AC7196">
              <w:t>Field Commu</w:t>
            </w:r>
            <w:r>
              <w:t xml:space="preserve"> Free Resource</w:t>
            </w:r>
            <w:r w:rsidRPr="006B22B0">
              <w:rPr>
                <w:rFonts w:hint="cs"/>
                <w:cs/>
              </w:rPr>
              <w:t xml:space="preserve"> </w:t>
            </w:r>
            <w:r w:rsidRPr="0014215D">
              <w:rPr>
                <w:rFonts w:hint="cs"/>
                <w:cs/>
              </w:rPr>
              <w:t xml:space="preserve">ที่ </w:t>
            </w:r>
            <w:r w:rsidRPr="00AC7196">
              <w:t xml:space="preserve">Mass </w:t>
            </w:r>
            <w:r>
              <w:t>Voice Free Resource</w:t>
            </w:r>
            <w:r w:rsidRPr="00C3379B">
              <w:rPr>
                <w:rFonts w:cs="CordiaUPC"/>
                <w:cs/>
              </w:rPr>
              <w:t xml:space="preserve"> / </w:t>
            </w:r>
            <w:r w:rsidRPr="00C3379B">
              <w:t xml:space="preserve">Mass Enh </w:t>
            </w:r>
            <w:r>
              <w:t>Voice Free Resource</w:t>
            </w:r>
          </w:p>
          <w:p w:rsidR="00982ACE" w:rsidP="00982ACE" w:rsidRDefault="00982ACE" w14:paraId="280AFAE7" w14:textId="1A66A738">
            <w:pPr>
              <w:pStyle w:val="ListParagraph"/>
              <w:numPr>
                <w:ilvl w:val="0"/>
                <w:numId w:val="331"/>
              </w:numPr>
              <w:rPr>
                <w:cs/>
              </w:rPr>
            </w:pPr>
            <w:r>
              <w:rPr>
                <w:rFonts w:hint="cs"/>
                <w:cs/>
              </w:rPr>
              <w:t xml:space="preserve">เพิ่ม </w:t>
            </w:r>
            <w:r>
              <w:t xml:space="preserve">Validate </w:t>
            </w:r>
            <w:r w:rsidRPr="00DF094D">
              <w:t xml:space="preserve">Field </w:t>
            </w:r>
            <w:r w:rsidRPr="00AC7196">
              <w:t>Commu</w:t>
            </w:r>
            <w:r>
              <w:t xml:space="preserve"> Free Resource</w:t>
            </w:r>
            <w:r w:rsidRPr="006B22B0">
              <w:rPr>
                <w:rFonts w:hint="cs"/>
                <w:cs/>
              </w:rPr>
              <w:t xml:space="preserve"> </w:t>
            </w:r>
            <w:r w:rsidRPr="0014215D">
              <w:rPr>
                <w:rFonts w:hint="cs"/>
                <w:cs/>
              </w:rPr>
              <w:t xml:space="preserve">ที่ </w:t>
            </w:r>
            <w:r w:rsidRPr="00AC7196">
              <w:t xml:space="preserve">Mass </w:t>
            </w:r>
            <w:r>
              <w:t>Voice Free Resource</w:t>
            </w:r>
            <w:r w:rsidRPr="00C3379B">
              <w:rPr>
                <w:rFonts w:cs="CordiaUPC"/>
                <w:cs/>
              </w:rPr>
              <w:t xml:space="preserve"> / </w:t>
            </w:r>
            <w:r w:rsidRPr="00C3379B">
              <w:t xml:space="preserve">Mass Enh </w:t>
            </w:r>
            <w:r>
              <w:t>Voice Free Resource</w:t>
            </w:r>
          </w:p>
        </w:tc>
        <w:tc>
          <w:tcPr>
            <w:tcW w:w="751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AC0C1D" w:rsidP="00A65FA0" w:rsidRDefault="00AC0C1D" w14:paraId="4848336E" w14:textId="0FE62B26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V</w:t>
            </w:r>
            <w:r>
              <w:rPr>
                <w:rFonts w:cs="CordiaUPC"/>
                <w:cs/>
              </w:rPr>
              <w:t>.</w:t>
            </w:r>
            <w:r>
              <w:rPr>
                <w:rFonts w:cs="CordiaUPC"/>
              </w:rPr>
              <w:t>1</w:t>
            </w:r>
            <w:r>
              <w:rPr>
                <w:rFonts w:cs="CordiaUPC"/>
                <w:cs/>
              </w:rPr>
              <w:t>.</w:t>
            </w:r>
            <w:r>
              <w:rPr>
                <w:rFonts w:cs="CordiaUPC"/>
              </w:rPr>
              <w:t>51</w:t>
            </w:r>
          </w:p>
        </w:tc>
      </w:tr>
      <w:tr w:rsidRPr="001624DE" w:rsidR="0034029D" w:rsidTr="00F95259" w14:paraId="2C40B167" w14:textId="77777777">
        <w:trPr>
          <w:tblHeader/>
        </w:trPr>
        <w:tc>
          <w:tcPr>
            <w:tcW w:w="620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34029D" w:rsidP="0034029D" w:rsidRDefault="006957A9" w14:paraId="37456666" w14:textId="7F58F2AB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0</w:t>
            </w:r>
            <w:r>
              <w:rPr>
                <w:rFonts w:cs="CordiaUPC"/>
                <w:cs/>
              </w:rPr>
              <w:t>/</w:t>
            </w:r>
            <w:r>
              <w:rPr>
                <w:rFonts w:cs="CordiaUPC"/>
              </w:rPr>
              <w:t>11</w:t>
            </w:r>
            <w:r>
              <w:rPr>
                <w:rFonts w:cs="CordiaUPC"/>
                <w:cs/>
              </w:rPr>
              <w:t>/</w:t>
            </w:r>
            <w:r>
              <w:rPr>
                <w:rFonts w:cs="CordiaUPC"/>
              </w:rPr>
              <w:t>2021</w:t>
            </w:r>
          </w:p>
        </w:tc>
        <w:tc>
          <w:tcPr>
            <w:tcW w:w="886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34029D" w:rsidP="0034029D" w:rsidRDefault="0034029D" w14:paraId="7C761CBC" w14:textId="09B504FC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suchanan</w:t>
            </w:r>
          </w:p>
        </w:tc>
        <w:tc>
          <w:tcPr>
            <w:tcW w:w="2743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34029D" w:rsidP="0034029D" w:rsidRDefault="0034029D" w14:paraId="008CFD89" w14:textId="77777777">
            <w:pPr>
              <w:pStyle w:val="ListParagraph"/>
              <w:numPr>
                <w:ilvl w:val="0"/>
                <w:numId w:val="331"/>
              </w:numPr>
            </w:pPr>
            <w:r>
              <w:rPr>
                <w:rFonts w:hint="cs"/>
                <w:cs/>
              </w:rPr>
              <w:t xml:space="preserve">แก้ไข </w:t>
            </w:r>
            <w:r>
              <w:t xml:space="preserve">Logic Filter Content Type </w:t>
            </w:r>
            <w:r>
              <w:rPr>
                <w:rFonts w:hint="cs"/>
                <w:cs/>
              </w:rPr>
              <w:t xml:space="preserve">ที่ </w:t>
            </w:r>
            <w:r>
              <w:t>Mass Enh VR</w:t>
            </w:r>
          </w:p>
          <w:p w:rsidR="0034029D" w:rsidP="0034029D" w:rsidRDefault="0034029D" w14:paraId="65D829C8" w14:textId="77777777">
            <w:pPr>
              <w:pStyle w:val="ListParagraph"/>
              <w:numPr>
                <w:ilvl w:val="0"/>
                <w:numId w:val="331"/>
              </w:numPr>
            </w:pPr>
            <w:r>
              <w:rPr>
                <w:rFonts w:hint="cs"/>
                <w:cs/>
              </w:rPr>
              <w:t xml:space="preserve">แก้ไข </w:t>
            </w:r>
            <w:r w:rsidRPr="0034029D">
              <w:t>Matching Order Fee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เป็น </w:t>
            </w:r>
            <w:r>
              <w:t xml:space="preserve">Optional field </w:t>
            </w:r>
            <w:r>
              <w:rPr>
                <w:rFonts w:hint="cs"/>
                <w:cs/>
              </w:rPr>
              <w:t xml:space="preserve">ที่ </w:t>
            </w:r>
            <w:r>
              <w:t>Human Touch Point and Non Human Touch Point</w:t>
            </w:r>
          </w:p>
          <w:p w:rsidR="00EA3512" w:rsidP="0034029D" w:rsidRDefault="00EA3512" w14:paraId="6542D374" w14:textId="77777777">
            <w:pPr>
              <w:pStyle w:val="ListParagraph"/>
              <w:numPr>
                <w:ilvl w:val="0"/>
                <w:numId w:val="331"/>
              </w:numPr>
            </w:pPr>
            <w:r>
              <w:rPr>
                <w:rFonts w:hint="cs"/>
                <w:cs/>
              </w:rPr>
              <w:t xml:space="preserve">เพิ่ม </w:t>
            </w:r>
            <w:r>
              <w:t xml:space="preserve">Field </w:t>
            </w:r>
            <w:r w:rsidR="00B429A8">
              <w:t xml:space="preserve">Auto Add Service 5G </w:t>
            </w:r>
            <w:r w:rsidR="00B429A8">
              <w:rPr>
                <w:rFonts w:hint="cs"/>
                <w:cs/>
              </w:rPr>
              <w:t xml:space="preserve">ที่ </w:t>
            </w:r>
            <w:r w:rsidR="00B429A8">
              <w:t>Product Offering Definition</w:t>
            </w:r>
          </w:p>
          <w:p w:rsidR="00F03D8E" w:rsidP="0034029D" w:rsidRDefault="00F03D8E" w14:paraId="5A3955A7" w14:textId="7EB6B14E">
            <w:pPr>
              <w:pStyle w:val="ListParagraph"/>
              <w:numPr>
                <w:ilvl w:val="0"/>
                <w:numId w:val="331"/>
              </w:numPr>
              <w:rPr>
                <w:cs/>
              </w:rPr>
            </w:pPr>
            <w:r>
              <w:rPr>
                <w:rFonts w:hint="cs"/>
                <w:cs/>
              </w:rPr>
              <w:t xml:space="preserve">แก้ไข </w:t>
            </w:r>
            <w:r>
              <w:t xml:space="preserve">Logic Filter Commu Speed </w:t>
            </w:r>
            <w:r>
              <w:rPr>
                <w:rFonts w:hint="cs"/>
                <w:cs/>
              </w:rPr>
              <w:t xml:space="preserve">ที่ </w:t>
            </w:r>
            <w:r>
              <w:t>Vertical App</w:t>
            </w:r>
          </w:p>
        </w:tc>
        <w:tc>
          <w:tcPr>
            <w:tcW w:w="751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34029D" w:rsidP="0034029D" w:rsidRDefault="0034029D" w14:paraId="6497BD29" w14:textId="2B66AD95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 xml:space="preserve"> V</w:t>
            </w:r>
            <w:r>
              <w:rPr>
                <w:rFonts w:cs="CordiaUPC"/>
                <w:cs/>
              </w:rPr>
              <w:t>.</w:t>
            </w:r>
            <w:r>
              <w:rPr>
                <w:rFonts w:cs="CordiaUPC"/>
              </w:rPr>
              <w:t>1</w:t>
            </w:r>
            <w:r>
              <w:rPr>
                <w:rFonts w:cs="CordiaUPC"/>
                <w:cs/>
              </w:rPr>
              <w:t>.</w:t>
            </w:r>
            <w:r>
              <w:rPr>
                <w:rFonts w:cs="CordiaUPC"/>
              </w:rPr>
              <w:t>52</w:t>
            </w:r>
          </w:p>
        </w:tc>
      </w:tr>
      <w:tr w:rsidRPr="001624DE" w:rsidR="00524262" w:rsidTr="00F95259" w14:paraId="3B14FDA6" w14:textId="77777777">
        <w:trPr>
          <w:tblHeader/>
        </w:trPr>
        <w:tc>
          <w:tcPr>
            <w:tcW w:w="620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524262" w:rsidP="0034029D" w:rsidRDefault="001B0E6C" w14:paraId="06052A71" w14:textId="5972D2F6">
            <w:pPr>
              <w:pStyle w:val="TableBody"/>
              <w:rPr>
                <w:rFonts w:cs="CordiaUPC"/>
              </w:rPr>
            </w:pPr>
            <w:r>
              <w:rPr>
                <w:rFonts w:hint="cs" w:cs="CordiaUPC"/>
                <w:cs/>
              </w:rPr>
              <w:t>16/11/2021</w:t>
            </w:r>
          </w:p>
        </w:tc>
        <w:tc>
          <w:tcPr>
            <w:tcW w:w="886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524262" w:rsidP="0034029D" w:rsidRDefault="00524262" w14:paraId="0F39D9F7" w14:textId="787B2445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suchanao</w:t>
            </w:r>
          </w:p>
        </w:tc>
        <w:tc>
          <w:tcPr>
            <w:tcW w:w="2743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524262" w:rsidP="0034029D" w:rsidRDefault="00B4481B" w14:paraId="58D643BC" w14:textId="77777777">
            <w:pPr>
              <w:pStyle w:val="ListParagraph"/>
              <w:numPr>
                <w:ilvl w:val="0"/>
                <w:numId w:val="331"/>
              </w:numPr>
            </w:pPr>
            <w:r>
              <w:rPr>
                <w:rFonts w:hint="cs"/>
                <w:cs/>
              </w:rPr>
              <w:t xml:space="preserve">เพิ่ม </w:t>
            </w:r>
            <w:r>
              <w:t xml:space="preserve">Field Group Package </w:t>
            </w:r>
            <w:r>
              <w:rPr>
                <w:rFonts w:hint="cs"/>
                <w:cs/>
              </w:rPr>
              <w:t xml:space="preserve">ที่ </w:t>
            </w:r>
            <w:r>
              <w:t>Product Offering Definition</w:t>
            </w:r>
          </w:p>
          <w:p w:rsidR="00A05C78" w:rsidP="0034029D" w:rsidRDefault="00A05C78" w14:paraId="396B92F3" w14:textId="2394AE44">
            <w:pPr>
              <w:pStyle w:val="ListParagraph"/>
              <w:numPr>
                <w:ilvl w:val="0"/>
                <w:numId w:val="331"/>
              </w:numPr>
              <w:rPr>
                <w:cs/>
              </w:rPr>
            </w:pPr>
            <w:r>
              <w:rPr>
                <w:rFonts w:hint="cs"/>
                <w:cs/>
              </w:rPr>
              <w:t xml:space="preserve">แก้ไขเงื่อนไข </w:t>
            </w:r>
            <w:r>
              <w:t xml:space="preserve">Filter poRelation </w:t>
            </w:r>
            <w:r>
              <w:rPr>
                <w:rFonts w:hint="cs"/>
                <w:cs/>
              </w:rPr>
              <w:t xml:space="preserve">ที่ </w:t>
            </w:r>
            <w:r w:rsidRPr="00A05C78">
              <w:t>Mass Enh PO Relation AR VR</w:t>
            </w:r>
          </w:p>
        </w:tc>
        <w:tc>
          <w:tcPr>
            <w:tcW w:w="751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524262" w:rsidP="0034029D" w:rsidRDefault="00B4481B" w14:paraId="6EF15349" w14:textId="01FEC827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V</w:t>
            </w:r>
            <w:r>
              <w:rPr>
                <w:rFonts w:cs="CordiaUPC"/>
                <w:cs/>
              </w:rPr>
              <w:t>.</w:t>
            </w:r>
            <w:r>
              <w:rPr>
                <w:rFonts w:cs="CordiaUPC"/>
              </w:rPr>
              <w:t>1</w:t>
            </w:r>
            <w:r>
              <w:rPr>
                <w:rFonts w:cs="CordiaUPC"/>
                <w:cs/>
              </w:rPr>
              <w:t>.</w:t>
            </w:r>
            <w:r>
              <w:rPr>
                <w:rFonts w:cs="CordiaUPC"/>
              </w:rPr>
              <w:t>53</w:t>
            </w:r>
          </w:p>
        </w:tc>
      </w:tr>
      <w:tr w:rsidRPr="001624DE" w:rsidR="00306D1D" w:rsidTr="00F95259" w14:paraId="11C7BAAD" w14:textId="77777777">
        <w:trPr>
          <w:tblHeader/>
        </w:trPr>
        <w:tc>
          <w:tcPr>
            <w:tcW w:w="620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306D1D" w:rsidP="0034029D" w:rsidRDefault="00306D1D" w14:paraId="4A6630BD" w14:textId="4DAC9BA7">
            <w:pPr>
              <w:pStyle w:val="TableBody"/>
              <w:rPr>
                <w:rFonts w:cs="CordiaUPC"/>
                <w:cs/>
              </w:rPr>
            </w:pPr>
            <w:r>
              <w:rPr>
                <w:rFonts w:cs="CordiaUPC"/>
              </w:rPr>
              <w:t>25</w:t>
            </w:r>
            <w:r>
              <w:rPr>
                <w:rFonts w:cs="CordiaUPC"/>
                <w:cs/>
              </w:rPr>
              <w:t>/</w:t>
            </w:r>
            <w:r>
              <w:rPr>
                <w:rFonts w:cs="CordiaUPC"/>
              </w:rPr>
              <w:t>11</w:t>
            </w:r>
            <w:r>
              <w:rPr>
                <w:rFonts w:cs="CordiaUPC"/>
                <w:cs/>
              </w:rPr>
              <w:t>/</w:t>
            </w:r>
            <w:r>
              <w:rPr>
                <w:rFonts w:cs="CordiaUPC"/>
              </w:rPr>
              <w:t>2021</w:t>
            </w:r>
          </w:p>
        </w:tc>
        <w:tc>
          <w:tcPr>
            <w:tcW w:w="886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306D1D" w:rsidP="0034029D" w:rsidRDefault="00306D1D" w14:paraId="4D6890E3" w14:textId="5BCF7BC3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suchanao</w:t>
            </w:r>
          </w:p>
        </w:tc>
        <w:tc>
          <w:tcPr>
            <w:tcW w:w="2743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306D1D" w:rsidP="0034029D" w:rsidRDefault="00306D1D" w14:paraId="3F8B2038" w14:textId="67EFADEB">
            <w:pPr>
              <w:pStyle w:val="ListParagraph"/>
              <w:numPr>
                <w:ilvl w:val="0"/>
                <w:numId w:val="331"/>
              </w:numPr>
              <w:rPr>
                <w:cs/>
              </w:rPr>
            </w:pPr>
            <w:r>
              <w:rPr>
                <w:rFonts w:hint="cs"/>
                <w:cs/>
              </w:rPr>
              <w:t xml:space="preserve">แก้ไข </w:t>
            </w:r>
            <w:r>
              <w:t xml:space="preserve">Validate SMS Noti </w:t>
            </w:r>
            <w:r w:rsidRPr="00306D1D">
              <w:t>Before Promotion Expired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ที่ </w:t>
            </w:r>
            <w:r>
              <w:t>SMS Wording Section</w:t>
            </w:r>
          </w:p>
        </w:tc>
        <w:tc>
          <w:tcPr>
            <w:tcW w:w="751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306D1D" w:rsidP="0034029D" w:rsidRDefault="00306D1D" w14:paraId="575FD052" w14:textId="75DF9D59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V</w:t>
            </w:r>
            <w:r>
              <w:rPr>
                <w:rFonts w:cs="CordiaUPC"/>
                <w:cs/>
              </w:rPr>
              <w:t>.</w:t>
            </w:r>
            <w:r>
              <w:rPr>
                <w:rFonts w:cs="CordiaUPC"/>
              </w:rPr>
              <w:t>1</w:t>
            </w:r>
            <w:r>
              <w:rPr>
                <w:rFonts w:cs="CordiaUPC"/>
                <w:cs/>
              </w:rPr>
              <w:t>.</w:t>
            </w:r>
            <w:r>
              <w:rPr>
                <w:rFonts w:cs="CordiaUPC"/>
              </w:rPr>
              <w:t>54</w:t>
            </w:r>
          </w:p>
        </w:tc>
      </w:tr>
      <w:tr w:rsidRPr="001624DE" w:rsidR="00AE614B" w:rsidTr="00F95259" w14:paraId="553DCDC6" w14:textId="77777777">
        <w:trPr>
          <w:tblHeader/>
        </w:trPr>
        <w:tc>
          <w:tcPr>
            <w:tcW w:w="620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AE614B" w:rsidP="0034029D" w:rsidRDefault="00072708" w14:paraId="6AEB8AC5" w14:textId="63803F3A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08</w:t>
            </w:r>
            <w:r>
              <w:rPr>
                <w:rFonts w:cs="CordiaUPC"/>
                <w:cs/>
              </w:rPr>
              <w:t>/</w:t>
            </w:r>
            <w:r>
              <w:rPr>
                <w:rFonts w:cs="CordiaUPC"/>
              </w:rPr>
              <w:t>12</w:t>
            </w:r>
            <w:r>
              <w:rPr>
                <w:rFonts w:cs="CordiaUPC"/>
                <w:cs/>
              </w:rPr>
              <w:t>/</w:t>
            </w:r>
            <w:r>
              <w:rPr>
                <w:rFonts w:cs="CordiaUPC"/>
              </w:rPr>
              <w:t>2021</w:t>
            </w:r>
          </w:p>
        </w:tc>
        <w:tc>
          <w:tcPr>
            <w:tcW w:w="886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AE614B" w:rsidP="0034029D" w:rsidRDefault="00AE614B" w14:paraId="69378DB1" w14:textId="0D3F4B94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suchanao</w:t>
            </w:r>
          </w:p>
        </w:tc>
        <w:tc>
          <w:tcPr>
            <w:tcW w:w="2743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AE614B" w:rsidP="0034029D" w:rsidRDefault="00AE614B" w14:paraId="5779AF5D" w14:textId="77777777">
            <w:pPr>
              <w:pStyle w:val="ListParagraph"/>
              <w:numPr>
                <w:ilvl w:val="0"/>
                <w:numId w:val="331"/>
              </w:numPr>
            </w:pPr>
            <w:r>
              <w:t xml:space="preserve">Visible </w:t>
            </w:r>
            <w:r>
              <w:rPr>
                <w:rFonts w:hint="cs"/>
                <w:cs/>
              </w:rPr>
              <w:t xml:space="preserve">และ </w:t>
            </w:r>
            <w:r>
              <w:rPr>
                <w:rFonts w:cs="CordiaUPC"/>
                <w:cs/>
              </w:rPr>
              <w:t>แ</w:t>
            </w:r>
            <w:r>
              <w:rPr>
                <w:rFonts w:hint="cs"/>
                <w:cs/>
              </w:rPr>
              <w:t xml:space="preserve">ก้ไข </w:t>
            </w:r>
            <w:r>
              <w:t>logic b</w:t>
            </w:r>
            <w:r w:rsidRPr="00C743FB">
              <w:t>alanceSecondPocketUsageTypes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ที่ </w:t>
            </w:r>
            <w:r>
              <w:t>Money and Validity Section</w:t>
            </w:r>
          </w:p>
          <w:p w:rsidR="00AE614B" w:rsidP="0034029D" w:rsidRDefault="00AE614B" w14:paraId="20E579BA" w14:textId="77777777">
            <w:pPr>
              <w:pStyle w:val="ListParagraph"/>
              <w:numPr>
                <w:ilvl w:val="0"/>
                <w:numId w:val="331"/>
              </w:numPr>
            </w:pPr>
            <w:r>
              <w:rPr>
                <w:rFonts w:hint="cs"/>
                <w:cs/>
              </w:rPr>
              <w:t xml:space="preserve">เพิ่ม </w:t>
            </w:r>
            <w:r>
              <w:t xml:space="preserve">field Description </w:t>
            </w:r>
            <w:r>
              <w:rPr>
                <w:rFonts w:hint="cs"/>
                <w:cs/>
              </w:rPr>
              <w:t xml:space="preserve">ที่ </w:t>
            </w:r>
            <w:r>
              <w:t>Money and Validity Section</w:t>
            </w:r>
          </w:p>
          <w:p w:rsidR="00186CFC" w:rsidP="0034029D" w:rsidRDefault="00186CFC" w14:paraId="351EBA2C" w14:textId="77777777">
            <w:pPr>
              <w:pStyle w:val="ListParagraph"/>
              <w:numPr>
                <w:ilvl w:val="0"/>
                <w:numId w:val="331"/>
              </w:numPr>
            </w:pPr>
            <w:r>
              <w:rPr>
                <w:rFonts w:hint="cs"/>
                <w:cs/>
              </w:rPr>
              <w:t xml:space="preserve">เพิ่ม </w:t>
            </w:r>
            <w:r>
              <w:t xml:space="preserve">Vimmi Product Detail </w:t>
            </w:r>
            <w:r>
              <w:rPr>
                <w:rFonts w:hint="cs"/>
                <w:cs/>
              </w:rPr>
              <w:t xml:space="preserve">ที่ </w:t>
            </w:r>
            <w:r>
              <w:t>Content Music Streaming</w:t>
            </w:r>
          </w:p>
          <w:p w:rsidR="006D5C4F" w:rsidP="0034029D" w:rsidRDefault="006D5C4F" w14:paraId="32C0A20D" w14:textId="77777777">
            <w:pPr>
              <w:pStyle w:val="ListParagraph"/>
              <w:numPr>
                <w:ilvl w:val="0"/>
                <w:numId w:val="331"/>
              </w:numPr>
            </w:pPr>
            <w:r>
              <w:rPr>
                <w:rFonts w:hint="cs"/>
                <w:cs/>
              </w:rPr>
              <w:t xml:space="preserve">เพิ่มเงื่อนไข </w:t>
            </w:r>
            <w:r>
              <w:t>Filter poRelation</w:t>
            </w:r>
            <w:r>
              <w:rPr>
                <w:rFonts w:hint="cs"/>
                <w:cs/>
              </w:rPr>
              <w:t xml:space="preserve"> ที่ </w:t>
            </w:r>
            <w:r>
              <w:t>Mass Po Relation Mobile</w:t>
            </w:r>
          </w:p>
          <w:p w:rsidR="009955AC" w:rsidP="009955AC" w:rsidRDefault="009955AC" w14:paraId="1343AF52" w14:textId="3B920640">
            <w:pPr>
              <w:pStyle w:val="ListParagraph"/>
              <w:numPr>
                <w:ilvl w:val="0"/>
                <w:numId w:val="331"/>
              </w:numPr>
              <w:rPr>
                <w:cs/>
              </w:rPr>
            </w:pPr>
            <w:r>
              <w:rPr>
                <w:rFonts w:hint="cs"/>
                <w:cs/>
              </w:rPr>
              <w:t xml:space="preserve">เพิ่ม </w:t>
            </w:r>
            <w:r>
              <w:t xml:space="preserve">Validate Space Group Package </w:t>
            </w:r>
            <w:r>
              <w:rPr>
                <w:rFonts w:hint="cs"/>
                <w:cs/>
              </w:rPr>
              <w:t xml:space="preserve">ที่ </w:t>
            </w:r>
            <w:r>
              <w:t>Product Offering Definition</w:t>
            </w:r>
          </w:p>
        </w:tc>
        <w:tc>
          <w:tcPr>
            <w:tcW w:w="751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AE614B" w:rsidP="0034029D" w:rsidRDefault="00AE614B" w14:paraId="26A9A579" w14:textId="7F5D6DE2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V</w:t>
            </w:r>
            <w:r>
              <w:rPr>
                <w:rFonts w:cs="CordiaUPC"/>
                <w:cs/>
              </w:rPr>
              <w:t>.</w:t>
            </w:r>
            <w:r>
              <w:rPr>
                <w:rFonts w:cs="CordiaUPC"/>
              </w:rPr>
              <w:t>1</w:t>
            </w:r>
            <w:r>
              <w:rPr>
                <w:rFonts w:cs="CordiaUPC"/>
                <w:cs/>
              </w:rPr>
              <w:t>.</w:t>
            </w:r>
            <w:r>
              <w:rPr>
                <w:rFonts w:cs="CordiaUPC"/>
              </w:rPr>
              <w:t>55</w:t>
            </w:r>
          </w:p>
        </w:tc>
      </w:tr>
      <w:tr w:rsidRPr="001624DE" w:rsidR="00A758D8" w:rsidTr="00F95259" w14:paraId="6D5CA403" w14:textId="77777777">
        <w:trPr>
          <w:tblHeader/>
        </w:trPr>
        <w:tc>
          <w:tcPr>
            <w:tcW w:w="620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A758D8" w:rsidP="00A758D8" w:rsidRDefault="00A758D8" w14:paraId="7C458F85" w14:textId="4BA3E051">
            <w:pPr>
              <w:pStyle w:val="TableBody"/>
              <w:rPr>
                <w:rFonts w:cs="CordiaUPC"/>
              </w:rPr>
            </w:pPr>
            <w:r>
              <w:t>14</w:t>
            </w:r>
            <w:r>
              <w:rPr>
                <w:rFonts w:cs="CordiaUPC"/>
                <w:cs/>
              </w:rPr>
              <w:t>/</w:t>
            </w:r>
            <w:r>
              <w:t>12</w:t>
            </w:r>
            <w:r>
              <w:rPr>
                <w:rFonts w:cs="CordiaUPC"/>
                <w:cs/>
              </w:rPr>
              <w:t>/</w:t>
            </w:r>
            <w:r>
              <w:t>2021</w:t>
            </w:r>
          </w:p>
        </w:tc>
        <w:tc>
          <w:tcPr>
            <w:tcW w:w="886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A758D8" w:rsidP="00A758D8" w:rsidRDefault="00A758D8" w14:paraId="139FE93D" w14:textId="68E16BA6">
            <w:pPr>
              <w:pStyle w:val="TableBody"/>
              <w:rPr>
                <w:rFonts w:cs="CordiaUPC"/>
              </w:rPr>
            </w:pPr>
            <w:r>
              <w:t>suchanan</w:t>
            </w:r>
          </w:p>
        </w:tc>
        <w:tc>
          <w:tcPr>
            <w:tcW w:w="2743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A758D8" w:rsidP="00A758D8" w:rsidRDefault="00A758D8" w14:paraId="005D6FEC" w14:textId="77777777">
            <w:pPr>
              <w:pStyle w:val="ListParagraph"/>
              <w:numPr>
                <w:ilvl w:val="0"/>
                <w:numId w:val="331"/>
              </w:numPr>
            </w:pPr>
            <w:r>
              <w:rPr>
                <w:rFonts w:hint="cs"/>
                <w:cs/>
              </w:rPr>
              <w:t xml:space="preserve">เพิ่ม </w:t>
            </w:r>
            <w:r>
              <w:t>Field Effective Start Date</w:t>
            </w:r>
            <w:r>
              <w:rPr>
                <w:rFonts w:cs="CordiaUPC"/>
                <w:cs/>
              </w:rPr>
              <w:t xml:space="preserve">/ </w:t>
            </w:r>
            <w:r>
              <w:t xml:space="preserve">Effective End Date </w:t>
            </w:r>
            <w:r>
              <w:rPr>
                <w:rFonts w:hint="cs"/>
                <w:cs/>
              </w:rPr>
              <w:t xml:space="preserve">ที่ </w:t>
            </w:r>
            <w:r>
              <w:t>Revenue Sharing Tab</w:t>
            </w:r>
          </w:p>
          <w:p w:rsidR="00984E84" w:rsidP="00984E84" w:rsidRDefault="00984E84" w14:paraId="6F0D5CAD" w14:textId="77777777">
            <w:pPr>
              <w:pStyle w:val="ListParagraph"/>
              <w:numPr>
                <w:ilvl w:val="0"/>
                <w:numId w:val="331"/>
              </w:numPr>
            </w:pPr>
            <w:r>
              <w:rPr>
                <w:rFonts w:hint="cs"/>
                <w:cs/>
              </w:rPr>
              <w:t xml:space="preserve">เพิ่ม </w:t>
            </w:r>
            <w:r>
              <w:t xml:space="preserve">Logic Auto Generate </w:t>
            </w:r>
            <w:r w:rsidRPr="00671654">
              <w:t>field</w:t>
            </w:r>
            <w:r>
              <w:rPr>
                <w:rFonts w:hint="cs"/>
                <w:cs/>
              </w:rPr>
              <w:t xml:space="preserve"> </w:t>
            </w:r>
            <w:r w:rsidRPr="00671654">
              <w:t>vimmiProductId</w:t>
            </w:r>
            <w:r>
              <w:rPr>
                <w:rFonts w:hint="cs"/>
                <w:b/>
                <w:bCs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ที่ </w:t>
            </w:r>
            <w:r>
              <w:t>Content Music Streaming</w:t>
            </w:r>
          </w:p>
          <w:p w:rsidR="00015AD5" w:rsidP="00984E84" w:rsidRDefault="00015AD5" w14:paraId="78C38FD0" w14:textId="12FBB9A9">
            <w:pPr>
              <w:pStyle w:val="ListParagraph"/>
              <w:numPr>
                <w:ilvl w:val="0"/>
                <w:numId w:val="331"/>
              </w:numPr>
            </w:pPr>
            <w:r>
              <w:rPr>
                <w:rFonts w:hint="cs"/>
                <w:cs/>
              </w:rPr>
              <w:t xml:space="preserve">เพิ่ม </w:t>
            </w:r>
            <w:r>
              <w:t xml:space="preserve">Logic Disable </w:t>
            </w:r>
            <w:r>
              <w:rPr>
                <w:rFonts w:hint="cs"/>
                <w:cs/>
              </w:rPr>
              <w:t>ที่</w:t>
            </w:r>
            <w:r>
              <w:t xml:space="preserve"> Content Music Streaming</w:t>
            </w:r>
          </w:p>
        </w:tc>
        <w:tc>
          <w:tcPr>
            <w:tcW w:w="751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A758D8" w:rsidP="00A758D8" w:rsidRDefault="00A758D8" w14:paraId="017129C9" w14:textId="0136E1AA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V</w:t>
            </w:r>
            <w:r>
              <w:rPr>
                <w:rFonts w:cs="CordiaUPC"/>
                <w:cs/>
              </w:rPr>
              <w:t>.</w:t>
            </w:r>
            <w:r>
              <w:rPr>
                <w:rFonts w:cs="CordiaUPC"/>
              </w:rPr>
              <w:t>1</w:t>
            </w:r>
            <w:r>
              <w:rPr>
                <w:rFonts w:cs="CordiaUPC"/>
                <w:cs/>
              </w:rPr>
              <w:t>.</w:t>
            </w:r>
            <w:r>
              <w:rPr>
                <w:rFonts w:cs="CordiaUPC"/>
              </w:rPr>
              <w:t>56</w:t>
            </w:r>
          </w:p>
        </w:tc>
      </w:tr>
      <w:tr w:rsidRPr="001624DE" w:rsidR="00671654" w:rsidTr="00F95259" w14:paraId="78DBE266" w14:textId="77777777">
        <w:trPr>
          <w:tblHeader/>
        </w:trPr>
        <w:tc>
          <w:tcPr>
            <w:tcW w:w="620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71654" w:rsidP="00A758D8" w:rsidRDefault="00DB53C2" w14:paraId="601E182E" w14:textId="559EE09F">
            <w:pPr>
              <w:pStyle w:val="TableBody"/>
            </w:pPr>
            <w:r>
              <w:t>13</w:t>
            </w:r>
            <w:r>
              <w:rPr>
                <w:rFonts w:cs="CordiaUPC"/>
                <w:cs/>
              </w:rPr>
              <w:t>/</w:t>
            </w:r>
            <w:r>
              <w:t>01</w:t>
            </w:r>
            <w:r>
              <w:rPr>
                <w:rFonts w:cs="CordiaUPC"/>
                <w:cs/>
              </w:rPr>
              <w:t>/</w:t>
            </w:r>
            <w:r>
              <w:t>2022</w:t>
            </w:r>
          </w:p>
        </w:tc>
        <w:tc>
          <w:tcPr>
            <w:tcW w:w="886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71654" w:rsidP="00A758D8" w:rsidRDefault="00F601CB" w14:paraId="7D9287A1" w14:textId="502A85DC">
            <w:pPr>
              <w:pStyle w:val="TableBody"/>
              <w:rPr>
                <w:cs/>
              </w:rPr>
            </w:pPr>
            <w:r>
              <w:t>suchanan</w:t>
            </w:r>
          </w:p>
        </w:tc>
        <w:tc>
          <w:tcPr>
            <w:tcW w:w="2743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264A12" w:rsidR="00671654" w:rsidP="00671654" w:rsidRDefault="00671654" w14:paraId="56EF7116" w14:textId="59E473B7">
            <w:pPr>
              <w:pStyle w:val="ListParagraph"/>
              <w:numPr>
                <w:ilvl w:val="0"/>
                <w:numId w:val="331"/>
              </w:numPr>
              <w:rPr>
                <w:rFonts w:cs="CordiaUPC"/>
              </w:rPr>
            </w:pPr>
            <w:r>
              <w:rPr>
                <w:rFonts w:hint="cs"/>
                <w:cs/>
              </w:rPr>
              <w:t xml:space="preserve">แก้ไข </w:t>
            </w:r>
            <w:r>
              <w:t xml:space="preserve">Logic </w:t>
            </w:r>
            <w:r>
              <w:rPr>
                <w:rFonts w:hint="cs"/>
                <w:cs/>
              </w:rPr>
              <w:t xml:space="preserve">ในการ </w:t>
            </w:r>
            <w:r>
              <w:t>Default Performance Category</w:t>
            </w:r>
            <w:r w:rsidR="008E15CE">
              <w:rPr>
                <w:rFonts w:cs="CordiaUPC"/>
                <w:cs/>
              </w:rPr>
              <w:t xml:space="preserve"> </w:t>
            </w:r>
            <w:r w:rsidR="008E15CE">
              <w:rPr>
                <w:rFonts w:hint="cs" w:cs="CordiaUPC"/>
                <w:cs/>
              </w:rPr>
              <w:t xml:space="preserve">ที่ ตาราง </w:t>
            </w:r>
            <w:r w:rsidR="008E15CE">
              <w:rPr>
                <w:rFonts w:cs="CordiaUPC"/>
              </w:rPr>
              <w:t xml:space="preserve">Logic </w:t>
            </w:r>
            <w:r w:rsidR="008E15CE">
              <w:rPr>
                <w:rFonts w:hint="cs" w:cs="CordiaUPC"/>
                <w:cs/>
              </w:rPr>
              <w:t xml:space="preserve">ของ  </w:t>
            </w:r>
            <w:r w:rsidR="008E15CE">
              <w:rPr>
                <w:rFonts w:cs="CordiaUPC"/>
              </w:rPr>
              <w:t>PerformanceCategory Mobile</w:t>
            </w:r>
          </w:p>
          <w:p w:rsidR="00671654" w:rsidP="002D1528" w:rsidRDefault="002D1528" w14:paraId="37A9C15B" w14:textId="77777777">
            <w:pPr>
              <w:pStyle w:val="ListParagraph"/>
              <w:numPr>
                <w:ilvl w:val="0"/>
                <w:numId w:val="331"/>
              </w:numPr>
            </w:pPr>
            <w:r>
              <w:rPr>
                <w:rFonts w:hint="cs"/>
                <w:cs/>
              </w:rPr>
              <w:t xml:space="preserve">แก้ไข </w:t>
            </w:r>
            <w:r>
              <w:t xml:space="preserve">Logic </w:t>
            </w:r>
            <w:r>
              <w:rPr>
                <w:rFonts w:hint="cs"/>
                <w:cs/>
              </w:rPr>
              <w:t xml:space="preserve">โชว์ </w:t>
            </w:r>
            <w:r>
              <w:t xml:space="preserve">Partial Step Section </w:t>
            </w:r>
            <w:r>
              <w:rPr>
                <w:rFonts w:hint="cs"/>
                <w:cs/>
              </w:rPr>
              <w:t xml:space="preserve">สำหรับ </w:t>
            </w:r>
            <w:r>
              <w:t xml:space="preserve">Support </w:t>
            </w:r>
            <w:r>
              <w:rPr>
                <w:rFonts w:hint="cs"/>
                <w:cs/>
              </w:rPr>
              <w:t xml:space="preserve">เคส </w:t>
            </w:r>
            <w:r>
              <w:t>Multi Duration</w:t>
            </w:r>
          </w:p>
          <w:p w:rsidR="004638A7" w:rsidP="002D1528" w:rsidRDefault="004638A7" w14:paraId="574E3242" w14:textId="77777777">
            <w:pPr>
              <w:pStyle w:val="ListParagraph"/>
              <w:numPr>
                <w:ilvl w:val="0"/>
                <w:numId w:val="331"/>
              </w:numPr>
            </w:pPr>
            <w:r>
              <w:rPr>
                <w:rFonts w:hint="cs"/>
                <w:cs/>
              </w:rPr>
              <w:t xml:space="preserve">เพิ่มฟิลด์ </w:t>
            </w:r>
            <w:r w:rsidR="00256360">
              <w:t>SMS Partial Step for Success</w:t>
            </w:r>
            <w:r w:rsidR="0046227B">
              <w:rPr>
                <w:rFonts w:cs="CordiaUPC"/>
                <w:cs/>
              </w:rPr>
              <w:t xml:space="preserve"> </w:t>
            </w:r>
            <w:r w:rsidR="0046227B">
              <w:rPr>
                <w:rFonts w:hint="cs"/>
                <w:cs/>
              </w:rPr>
              <w:t xml:space="preserve">ที่ </w:t>
            </w:r>
            <w:r w:rsidR="0046227B">
              <w:t>Partial Step Tab</w:t>
            </w:r>
          </w:p>
          <w:p w:rsidR="00EE42C4" w:rsidP="00EE42C4" w:rsidRDefault="00EE42C4" w14:paraId="5A824BF9" w14:textId="77777777">
            <w:pPr>
              <w:pStyle w:val="ListParagraph"/>
              <w:numPr>
                <w:ilvl w:val="0"/>
                <w:numId w:val="331"/>
              </w:numPr>
            </w:pPr>
            <w:r>
              <w:rPr>
                <w:rFonts w:hint="cs"/>
                <w:cs/>
              </w:rPr>
              <w:t xml:space="preserve">เพิ่ม </w:t>
            </w:r>
            <w:r>
              <w:t xml:space="preserve">Tab VRBT </w:t>
            </w:r>
            <w:r>
              <w:rPr>
                <w:rFonts w:hint="cs"/>
                <w:cs/>
              </w:rPr>
              <w:t xml:space="preserve">โดย </w:t>
            </w:r>
            <w:r>
              <w:t xml:space="preserve">Link </w:t>
            </w:r>
            <w:r>
              <w:rPr>
                <w:rFonts w:hint="cs"/>
                <w:cs/>
              </w:rPr>
              <w:t xml:space="preserve">ไปที่ </w:t>
            </w:r>
            <w:r>
              <w:t>Mass VRBT</w:t>
            </w:r>
            <w:r>
              <w:rPr>
                <w:rFonts w:hint="cs"/>
                <w:cs/>
              </w:rPr>
              <w:t xml:space="preserve"> และ  </w:t>
            </w:r>
            <w:r>
              <w:t>Mass Enh VRBT</w:t>
            </w:r>
          </w:p>
          <w:p w:rsidR="005C29D3" w:rsidP="00EE42C4" w:rsidRDefault="005C29D3" w14:paraId="7F7E8FF3" w14:textId="77777777">
            <w:pPr>
              <w:pStyle w:val="ListParagraph"/>
              <w:numPr>
                <w:ilvl w:val="0"/>
                <w:numId w:val="331"/>
              </w:numPr>
            </w:pPr>
            <w:r>
              <w:rPr>
                <w:rFonts w:hint="cs"/>
                <w:cs/>
              </w:rPr>
              <w:t xml:space="preserve">เพิ่ม </w:t>
            </w:r>
            <w:r>
              <w:t>tooltip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ใน </w:t>
            </w:r>
            <w:r>
              <w:t xml:space="preserve">Subscribe Access </w:t>
            </w:r>
            <w:r w:rsidRPr="00687826">
              <w:t>Number</w:t>
            </w:r>
            <w:r>
              <w:rPr>
                <w:rFonts w:hint="cs"/>
                <w:cs/>
              </w:rPr>
              <w:t xml:space="preserve"> ที่ </w:t>
            </w:r>
            <w:r>
              <w:t>Human Touch Point</w:t>
            </w:r>
          </w:p>
          <w:p w:rsidRPr="00E4341A" w:rsidR="00470004" w:rsidP="00EE42C4" w:rsidRDefault="00470004" w14:paraId="6A67CA6F" w14:textId="77777777">
            <w:pPr>
              <w:pStyle w:val="ListParagraph"/>
              <w:numPr>
                <w:ilvl w:val="0"/>
                <w:numId w:val="331"/>
              </w:numPr>
            </w:pPr>
            <w:r>
              <w:rPr>
                <w:rFonts w:hint="cs"/>
                <w:cs/>
              </w:rPr>
              <w:t xml:space="preserve">เพิ่ม </w:t>
            </w:r>
            <w:r>
              <w:t>Validate P</w:t>
            </w:r>
            <w:r>
              <w:rPr>
                <w:rFonts w:cs="Angsana New"/>
              </w:rPr>
              <w:t>artner App ID</w:t>
            </w:r>
            <w:r w:rsidRPr="00D34D42">
              <w:rPr>
                <w:bCs/>
                <w:cs/>
              </w:rPr>
              <w:t xml:space="preserve"> </w:t>
            </w:r>
            <w:r w:rsidRPr="00D34D42">
              <w:rPr>
                <w:rFonts w:cs="Angsana New"/>
                <w:cs/>
              </w:rPr>
              <w:t>จะต้องไม่ซ้ำกัน</w:t>
            </w:r>
          </w:p>
          <w:p w:rsidR="00306425" w:rsidP="00EE42C4" w:rsidRDefault="00306425" w14:paraId="2897C6EE" w14:textId="5FF69DF7">
            <w:pPr>
              <w:pStyle w:val="ListParagraph"/>
              <w:numPr>
                <w:ilvl w:val="0"/>
                <w:numId w:val="331"/>
              </w:numPr>
            </w:pPr>
            <w:r>
              <w:rPr>
                <w:rFonts w:hint="cs"/>
                <w:cs/>
              </w:rPr>
              <w:t xml:space="preserve">เพิ่ม </w:t>
            </w:r>
            <w:r w:rsidR="00721121">
              <w:t>Cost Code</w:t>
            </w:r>
            <w:r w:rsidR="00720B03">
              <w:t xml:space="preserve"> section</w:t>
            </w:r>
            <w:r w:rsidR="00721121">
              <w:rPr>
                <w:rFonts w:cs="CordiaUPC"/>
                <w:cs/>
              </w:rPr>
              <w:t xml:space="preserve"> </w:t>
            </w:r>
            <w:r w:rsidR="001C5B94">
              <w:rPr>
                <w:rFonts w:hint="cs"/>
                <w:cs/>
              </w:rPr>
              <w:t xml:space="preserve">เมื่อ </w:t>
            </w:r>
            <w:r w:rsidR="001C5B94">
              <w:t xml:space="preserve">targetGroup </w:t>
            </w:r>
            <w:r w:rsidR="001C5B94">
              <w:rPr>
                <w:rFonts w:cs="CordiaUPC"/>
                <w:cs/>
              </w:rPr>
              <w:t>= “</w:t>
            </w:r>
            <w:r w:rsidR="001C5B94">
              <w:t>Net Gift</w:t>
            </w:r>
            <w:r w:rsidR="001C5B94"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ที่ </w:t>
            </w:r>
            <w:r>
              <w:t>Product Offering Definition</w:t>
            </w:r>
          </w:p>
          <w:p w:rsidRPr="00E4341A" w:rsidR="006E68E0" w:rsidP="00133816" w:rsidRDefault="001C5B94" w14:paraId="1ABC8BB5" w14:textId="77777777">
            <w:pPr>
              <w:pStyle w:val="ListParagraph"/>
              <w:numPr>
                <w:ilvl w:val="0"/>
                <w:numId w:val="331"/>
              </w:numPr>
            </w:pPr>
            <w:r>
              <w:rPr>
                <w:rFonts w:hint="cs"/>
                <w:cs/>
              </w:rPr>
              <w:t xml:space="preserve">แก้ไข </w:t>
            </w:r>
            <w:r>
              <w:t xml:space="preserve">Logic Default Revenue Code </w:t>
            </w:r>
            <w:r>
              <w:rPr>
                <w:rFonts w:hint="cs"/>
                <w:cs/>
              </w:rPr>
              <w:t xml:space="preserve">เมื่อ </w:t>
            </w:r>
            <w:r>
              <w:t xml:space="preserve">targetGroup </w:t>
            </w:r>
            <w:r>
              <w:rPr>
                <w:rFonts w:cs="CordiaUPC"/>
                <w:cs/>
              </w:rPr>
              <w:t>= “</w:t>
            </w:r>
            <w:r>
              <w:t>Net Gift</w:t>
            </w:r>
            <w:r>
              <w:rPr>
                <w:rFonts w:cs="CordiaUPC"/>
                <w:cs/>
              </w:rPr>
              <w:t>”</w:t>
            </w:r>
          </w:p>
          <w:p w:rsidR="006E68E0" w:rsidRDefault="006E68E0" w14:paraId="49E8D7B0" w14:textId="3F20D120">
            <w:pPr>
              <w:pStyle w:val="ListParagraph"/>
              <w:numPr>
                <w:ilvl w:val="0"/>
                <w:numId w:val="331"/>
              </w:numPr>
            </w:pPr>
            <w:r>
              <w:rPr>
                <w:rFonts w:hint="cs"/>
                <w:cs/>
              </w:rPr>
              <w:t xml:space="preserve">แก้ไข </w:t>
            </w:r>
            <w:r>
              <w:t>Logic Validate Special Character</w:t>
            </w:r>
            <w:r>
              <w:rPr>
                <w:rFonts w:hint="cs"/>
                <w:cs/>
              </w:rPr>
              <w:t xml:space="preserve"> ของ </w:t>
            </w:r>
            <w:r>
              <w:t>Billing Description</w:t>
            </w:r>
            <w:r>
              <w:rPr>
                <w:rFonts w:hint="cs"/>
                <w:cs/>
              </w:rPr>
              <w:t xml:space="preserve"> </w:t>
            </w:r>
            <w:r w:rsidRPr="00133816">
              <w:rPr>
                <w:rFonts w:cs="CordiaUPC"/>
                <w:cs/>
              </w:rPr>
              <w:t>(</w:t>
            </w:r>
            <w:r>
              <w:t>Your Package Name</w:t>
            </w:r>
            <w:r w:rsidRPr="00133816">
              <w:rPr>
                <w:rFonts w:cs="CordiaUPC"/>
                <w:cs/>
              </w:rPr>
              <w:t>)</w:t>
            </w:r>
            <w:r>
              <w:rPr>
                <w:rFonts w:hint="cs"/>
                <w:cs/>
              </w:rPr>
              <w:t xml:space="preserve"> ที่ </w:t>
            </w:r>
            <w:r>
              <w:t>SMS Wording Detail, Cash Back Defenition</w:t>
            </w:r>
          </w:p>
          <w:p w:rsidR="006E68E0" w:rsidRDefault="006E68E0" w14:paraId="796A3368" w14:textId="2520AD16">
            <w:pPr>
              <w:pStyle w:val="ListParagraph"/>
              <w:numPr>
                <w:ilvl w:val="0"/>
                <w:numId w:val="331"/>
              </w:numPr>
              <w:rPr>
                <w:cs/>
              </w:rPr>
            </w:pPr>
            <w:r>
              <w:rPr>
                <w:rFonts w:hint="cs"/>
                <w:cs/>
              </w:rPr>
              <w:t xml:space="preserve">เพิ่ม </w:t>
            </w:r>
            <w:r>
              <w:t xml:space="preserve">Logic field type </w:t>
            </w:r>
            <w:r>
              <w:rPr>
                <w:rFonts w:hint="cs"/>
                <w:cs/>
              </w:rPr>
              <w:t xml:space="preserve">ของ </w:t>
            </w:r>
            <w:r>
              <w:t xml:space="preserve">Recurring Fee Item </w:t>
            </w:r>
            <w:r>
              <w:rPr>
                <w:rFonts w:hint="cs"/>
                <w:cs/>
              </w:rPr>
              <w:t xml:space="preserve">ที่ </w:t>
            </w:r>
            <w:r>
              <w:t>Mass Enh Product Offering Definition</w:t>
            </w:r>
          </w:p>
        </w:tc>
        <w:tc>
          <w:tcPr>
            <w:tcW w:w="751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71654" w:rsidP="00A758D8" w:rsidRDefault="00671654" w14:paraId="7A4309CC" w14:textId="085F21A2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V</w:t>
            </w:r>
            <w:r>
              <w:rPr>
                <w:rFonts w:cs="CordiaUPC"/>
                <w:cs/>
              </w:rPr>
              <w:t>.</w:t>
            </w:r>
            <w:r>
              <w:rPr>
                <w:rFonts w:cs="CordiaUPC"/>
              </w:rPr>
              <w:t>1</w:t>
            </w:r>
            <w:r>
              <w:rPr>
                <w:rFonts w:cs="CordiaUPC"/>
                <w:cs/>
              </w:rPr>
              <w:t>.</w:t>
            </w:r>
            <w:r>
              <w:rPr>
                <w:rFonts w:cs="CordiaUPC"/>
              </w:rPr>
              <w:t>57</w:t>
            </w:r>
          </w:p>
        </w:tc>
      </w:tr>
      <w:tr w:rsidRPr="001624DE" w:rsidR="00E4341A" w:rsidTr="00F95259" w14:paraId="34288A80" w14:textId="77777777">
        <w:trPr>
          <w:tblHeader/>
        </w:trPr>
        <w:tc>
          <w:tcPr>
            <w:tcW w:w="620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E4341A" w:rsidP="00A758D8" w:rsidRDefault="006C1135" w14:paraId="125D8B3D" w14:textId="39D536FB">
            <w:pPr>
              <w:pStyle w:val="TableBody"/>
            </w:pPr>
            <w:r>
              <w:rPr>
                <w:rFonts w:hint="cs"/>
                <w:cs/>
              </w:rPr>
              <w:t>18/02/2022</w:t>
            </w:r>
          </w:p>
        </w:tc>
        <w:tc>
          <w:tcPr>
            <w:tcW w:w="886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E4341A" w:rsidP="00A758D8" w:rsidRDefault="00E4341A" w14:paraId="29B36493" w14:textId="55F11BE2">
            <w:pPr>
              <w:pStyle w:val="TableBody"/>
            </w:pPr>
            <w:r>
              <w:t>suchanan</w:t>
            </w:r>
          </w:p>
        </w:tc>
        <w:tc>
          <w:tcPr>
            <w:tcW w:w="2743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E4341A" w:rsidP="00671654" w:rsidRDefault="00AF4961" w14:paraId="7D9ED0F4" w14:textId="77777777">
            <w:pPr>
              <w:pStyle w:val="ListParagraph"/>
              <w:numPr>
                <w:ilvl w:val="0"/>
                <w:numId w:val="331"/>
              </w:numPr>
            </w:pPr>
            <w:r>
              <w:rPr>
                <w:rFonts w:hint="cs"/>
                <w:cs/>
              </w:rPr>
              <w:t xml:space="preserve">เพิ่มฟิลด์ </w:t>
            </w:r>
            <w:r>
              <w:t xml:space="preserve">Prorate </w:t>
            </w:r>
            <w:r>
              <w:rPr>
                <w:rFonts w:hint="cs"/>
                <w:cs/>
              </w:rPr>
              <w:t xml:space="preserve">ที่ </w:t>
            </w:r>
            <w:r>
              <w:t xml:space="preserve">Cash Back Plan </w:t>
            </w:r>
          </w:p>
          <w:p w:rsidR="009C7C2B" w:rsidP="00671654" w:rsidRDefault="009C7C2B" w14:paraId="622624D5" w14:textId="070F5BA1">
            <w:pPr>
              <w:pStyle w:val="ListParagraph"/>
              <w:numPr>
                <w:ilvl w:val="0"/>
                <w:numId w:val="331"/>
              </w:numPr>
              <w:rPr>
                <w:cs/>
              </w:rPr>
            </w:pPr>
            <w:r>
              <w:rPr>
                <w:rFonts w:hint="cs"/>
                <w:cs/>
              </w:rPr>
              <w:t xml:space="preserve">เพิ่มฟิลด์ </w:t>
            </w:r>
            <w:r>
              <w:t xml:space="preserve">Recurring Fee Deduction </w:t>
            </w:r>
            <w:r>
              <w:rPr>
                <w:rFonts w:hint="cs"/>
                <w:cs/>
              </w:rPr>
              <w:t xml:space="preserve">ที่ </w:t>
            </w:r>
            <w:r>
              <w:t>Product Offering Definition</w:t>
            </w:r>
          </w:p>
        </w:tc>
        <w:tc>
          <w:tcPr>
            <w:tcW w:w="751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E4341A" w:rsidP="00A758D8" w:rsidRDefault="00E4341A" w14:paraId="6C5FD984" w14:textId="722769B3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V</w:t>
            </w:r>
            <w:r>
              <w:rPr>
                <w:rFonts w:cs="CordiaUPC"/>
                <w:cs/>
              </w:rPr>
              <w:t>.</w:t>
            </w:r>
            <w:r>
              <w:rPr>
                <w:rFonts w:cs="CordiaUPC"/>
              </w:rPr>
              <w:t>1</w:t>
            </w:r>
            <w:r>
              <w:rPr>
                <w:rFonts w:cs="CordiaUPC"/>
                <w:cs/>
              </w:rPr>
              <w:t>.</w:t>
            </w:r>
            <w:r>
              <w:rPr>
                <w:rFonts w:cs="CordiaUPC"/>
              </w:rPr>
              <w:t>58</w:t>
            </w:r>
          </w:p>
        </w:tc>
      </w:tr>
      <w:tr w:rsidRPr="001624DE" w:rsidR="00B47A5E" w:rsidTr="00F95259" w14:paraId="19B7D495" w14:textId="77777777">
        <w:trPr>
          <w:tblHeader/>
        </w:trPr>
        <w:tc>
          <w:tcPr>
            <w:tcW w:w="620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B47A5E" w:rsidP="00A758D8" w:rsidRDefault="00B47A5E" w14:paraId="206E3674" w14:textId="3C85CF0C">
            <w:pPr>
              <w:pStyle w:val="TableBody"/>
            </w:pPr>
            <w:r>
              <w:t>07</w:t>
            </w:r>
            <w:r>
              <w:rPr>
                <w:rFonts w:cs="CordiaUPC"/>
                <w:cs/>
              </w:rPr>
              <w:t>/</w:t>
            </w:r>
            <w:r>
              <w:t>03</w:t>
            </w:r>
            <w:r>
              <w:rPr>
                <w:rFonts w:cs="CordiaUPC"/>
                <w:cs/>
              </w:rPr>
              <w:t>/</w:t>
            </w:r>
            <w:r>
              <w:t>2022</w:t>
            </w:r>
          </w:p>
        </w:tc>
        <w:tc>
          <w:tcPr>
            <w:tcW w:w="886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B47A5E" w:rsidP="00A758D8" w:rsidRDefault="00B47A5E" w14:paraId="3F2BB62A" w14:textId="14B5AFF1">
            <w:pPr>
              <w:pStyle w:val="TableBody"/>
            </w:pPr>
            <w:r>
              <w:t>wiwat</w:t>
            </w:r>
          </w:p>
        </w:tc>
        <w:tc>
          <w:tcPr>
            <w:tcW w:w="2743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B47A5E" w:rsidP="00B47A5E" w:rsidRDefault="00B47A5E" w14:paraId="0AF841AD" w14:textId="06114BFB">
            <w:pPr>
              <w:pStyle w:val="ListParagraph"/>
              <w:numPr>
                <w:ilvl w:val="0"/>
                <w:numId w:val="331"/>
              </w:numPr>
              <w:rPr>
                <w:cs/>
              </w:rPr>
            </w:pPr>
            <w:r>
              <w:t>Update</w:t>
            </w:r>
            <w:r>
              <w:rPr>
                <w:rFonts w:hint="cs"/>
                <w:cs/>
              </w:rPr>
              <w:t xml:space="preserve"> </w:t>
            </w:r>
            <w:r>
              <w:t>Modify</w:t>
            </w:r>
            <w:r>
              <w:rPr>
                <w:rFonts w:hint="cs"/>
                <w:cs/>
              </w:rPr>
              <w:t xml:space="preserve"> </w:t>
            </w:r>
            <w:r>
              <w:t>Mobile</w:t>
            </w:r>
          </w:p>
        </w:tc>
        <w:tc>
          <w:tcPr>
            <w:tcW w:w="751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B47A5E" w:rsidP="00A758D8" w:rsidRDefault="00B47A5E" w14:paraId="70FC4A35" w14:textId="0A2BE64B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V</w:t>
            </w:r>
            <w:r>
              <w:rPr>
                <w:rFonts w:cs="CordiaUPC"/>
                <w:cs/>
              </w:rPr>
              <w:t>.</w:t>
            </w:r>
            <w:r>
              <w:rPr>
                <w:rFonts w:cs="CordiaUPC"/>
              </w:rPr>
              <w:t>2</w:t>
            </w:r>
            <w:r>
              <w:rPr>
                <w:rFonts w:cs="CordiaUPC"/>
                <w:cs/>
              </w:rPr>
              <w:t>.</w:t>
            </w:r>
            <w:r>
              <w:rPr>
                <w:rFonts w:cs="CordiaUPC"/>
              </w:rPr>
              <w:t>01</w:t>
            </w:r>
          </w:p>
        </w:tc>
      </w:tr>
      <w:tr w:rsidRPr="001624DE" w:rsidR="00B47A5E" w:rsidTr="00F95259" w14:paraId="0984E41D" w14:textId="77777777">
        <w:trPr>
          <w:tblHeader/>
        </w:trPr>
        <w:tc>
          <w:tcPr>
            <w:tcW w:w="620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B47A5E" w:rsidP="00A758D8" w:rsidRDefault="00B47A5E" w14:paraId="1A230C5C" w14:textId="41EFBD11">
            <w:pPr>
              <w:pStyle w:val="TableBody"/>
            </w:pPr>
            <w:r>
              <w:t>09</w:t>
            </w:r>
            <w:r>
              <w:rPr>
                <w:rFonts w:cs="CordiaUPC"/>
                <w:cs/>
              </w:rPr>
              <w:t>/</w:t>
            </w:r>
            <w:r>
              <w:t>03</w:t>
            </w:r>
            <w:r>
              <w:rPr>
                <w:rFonts w:cs="CordiaUPC"/>
                <w:cs/>
              </w:rPr>
              <w:t>/</w:t>
            </w:r>
            <w:r>
              <w:t>2022</w:t>
            </w:r>
          </w:p>
        </w:tc>
        <w:tc>
          <w:tcPr>
            <w:tcW w:w="886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B47A5E" w:rsidP="00A758D8" w:rsidRDefault="00B47A5E" w14:paraId="4D9DEF13" w14:textId="12C5FA5C">
            <w:pPr>
              <w:pStyle w:val="TableBody"/>
            </w:pPr>
            <w:r>
              <w:t>suchanan</w:t>
            </w:r>
          </w:p>
        </w:tc>
        <w:tc>
          <w:tcPr>
            <w:tcW w:w="2743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B47A5E" w:rsidP="00B47A5E" w:rsidRDefault="008A37AC" w14:paraId="164CB76E" w14:textId="77777777">
            <w:pPr>
              <w:pStyle w:val="ListParagraph"/>
              <w:numPr>
                <w:ilvl w:val="0"/>
                <w:numId w:val="331"/>
              </w:numPr>
            </w:pPr>
            <w:r>
              <w:rPr>
                <w:rFonts w:hint="cs"/>
                <w:cs/>
              </w:rPr>
              <w:t xml:space="preserve">แก้ไขเงื่อนไขกรณี </w:t>
            </w:r>
            <w:r>
              <w:t xml:space="preserve">sale channel </w:t>
            </w:r>
            <w:r>
              <w:rPr>
                <w:rFonts w:cs="CordiaUPC"/>
                <w:cs/>
              </w:rPr>
              <w:t>= “</w:t>
            </w:r>
            <w:r>
              <w:t>ROM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หรือ </w:t>
            </w:r>
            <w:r>
              <w:rPr>
                <w:rFonts w:cs="CordiaUPC"/>
                <w:cs/>
              </w:rPr>
              <w:t>“</w:t>
            </w:r>
            <w:r>
              <w:t>Easy App ROM</w:t>
            </w:r>
            <w:r>
              <w:rPr>
                <w:rFonts w:cs="CordiaUPC"/>
                <w:cs/>
              </w:rPr>
              <w:t>”</w:t>
            </w:r>
          </w:p>
          <w:p w:rsidR="00F8350F" w:rsidP="00B47A5E" w:rsidRDefault="00F8350F" w14:paraId="3EE99AF2" w14:textId="7F802BFA">
            <w:pPr>
              <w:pStyle w:val="ListParagraph"/>
              <w:numPr>
                <w:ilvl w:val="0"/>
                <w:numId w:val="331"/>
              </w:numPr>
            </w:pPr>
            <w:r>
              <w:rPr>
                <w:rFonts w:hint="cs"/>
                <w:cs/>
              </w:rPr>
              <w:t xml:space="preserve">แก้ไข </w:t>
            </w:r>
            <w:r>
              <w:t xml:space="preserve">Logic Filter poRelationType &amp; poRelation </w:t>
            </w:r>
            <w:r>
              <w:rPr>
                <w:rFonts w:hint="cs"/>
                <w:cs/>
              </w:rPr>
              <w:t xml:space="preserve">ที่ </w:t>
            </w:r>
            <w:r>
              <w:t xml:space="preserve">Mass Enh PO Relation FBB, Mass Enh PO Relation Mobile </w:t>
            </w:r>
          </w:p>
        </w:tc>
        <w:tc>
          <w:tcPr>
            <w:tcW w:w="751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B47A5E" w:rsidP="00A758D8" w:rsidRDefault="00B47A5E" w14:paraId="22EA1719" w14:textId="40777EAE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V</w:t>
            </w:r>
            <w:r>
              <w:rPr>
                <w:rFonts w:cs="CordiaUPC"/>
                <w:cs/>
              </w:rPr>
              <w:t>.</w:t>
            </w:r>
            <w:r>
              <w:rPr>
                <w:rFonts w:cs="CordiaUPC"/>
              </w:rPr>
              <w:t>2</w:t>
            </w:r>
            <w:r>
              <w:rPr>
                <w:rFonts w:cs="CordiaUPC"/>
                <w:cs/>
              </w:rPr>
              <w:t>.</w:t>
            </w:r>
            <w:r>
              <w:rPr>
                <w:rFonts w:cs="CordiaUPC"/>
              </w:rPr>
              <w:t>02</w:t>
            </w:r>
          </w:p>
        </w:tc>
      </w:tr>
      <w:tr w:rsidRPr="001624DE" w:rsidR="001475FC" w:rsidTr="00F95259" w14:paraId="77C194E7" w14:textId="77777777">
        <w:trPr>
          <w:tblHeader/>
        </w:trPr>
        <w:tc>
          <w:tcPr>
            <w:tcW w:w="620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1475FC" w:rsidP="00A758D8" w:rsidRDefault="009527D0" w14:paraId="0AE1C63C" w14:textId="43057D7A">
            <w:pPr>
              <w:pStyle w:val="TableBody"/>
            </w:pPr>
            <w:r>
              <w:t>31</w:t>
            </w:r>
            <w:r>
              <w:rPr>
                <w:rFonts w:cs="CordiaUPC"/>
                <w:cs/>
              </w:rPr>
              <w:t>/</w:t>
            </w:r>
            <w:r>
              <w:t>03</w:t>
            </w:r>
            <w:r>
              <w:rPr>
                <w:rFonts w:cs="CordiaUPC"/>
                <w:cs/>
              </w:rPr>
              <w:t>/</w:t>
            </w:r>
            <w:r>
              <w:t>202</w:t>
            </w:r>
            <w:r w:rsidR="002E04CA">
              <w:t>2</w:t>
            </w:r>
          </w:p>
        </w:tc>
        <w:tc>
          <w:tcPr>
            <w:tcW w:w="886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1475FC" w:rsidP="00A758D8" w:rsidRDefault="009527D0" w14:paraId="127E983C" w14:textId="1480E9A3">
            <w:pPr>
              <w:pStyle w:val="TableBody"/>
            </w:pPr>
            <w:r>
              <w:t>suchanan</w:t>
            </w:r>
          </w:p>
        </w:tc>
        <w:tc>
          <w:tcPr>
            <w:tcW w:w="2743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1475FC" w:rsidP="00FC103B" w:rsidRDefault="00F21C26" w14:paraId="1DA2DE43" w14:textId="7EF0D8C8">
            <w:pPr>
              <w:pStyle w:val="ListParagraph"/>
              <w:numPr>
                <w:ilvl w:val="0"/>
                <w:numId w:val="331"/>
              </w:numPr>
              <w:rPr>
                <w:cs/>
              </w:rPr>
            </w:pPr>
            <w:r>
              <w:t xml:space="preserve">Invisible </w:t>
            </w:r>
            <w:r>
              <w:rPr>
                <w:rFonts w:cs="CordiaUPC"/>
                <w:cs/>
              </w:rPr>
              <w:t xml:space="preserve">“+” </w:t>
            </w:r>
            <w:r w:rsidR="00FC103B">
              <w:t>of</w:t>
            </w:r>
            <w:r>
              <w:t xml:space="preserve"> Market Segment </w:t>
            </w:r>
            <w:r w:rsidR="00FC103B">
              <w:t>Detail section</w:t>
            </w:r>
            <w:r w:rsidR="00FC103B">
              <w:rPr>
                <w:rFonts w:cs="CordiaUPC"/>
                <w:cs/>
              </w:rPr>
              <w:t>.</w:t>
            </w:r>
          </w:p>
        </w:tc>
        <w:tc>
          <w:tcPr>
            <w:tcW w:w="751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1475FC" w:rsidP="00A758D8" w:rsidRDefault="001475FC" w14:paraId="0C35671E" w14:textId="1F219351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V</w:t>
            </w:r>
            <w:r>
              <w:rPr>
                <w:rFonts w:cs="CordiaUPC"/>
                <w:cs/>
              </w:rPr>
              <w:t>.</w:t>
            </w:r>
            <w:r>
              <w:rPr>
                <w:rFonts w:cs="CordiaUPC"/>
              </w:rPr>
              <w:t>2</w:t>
            </w:r>
            <w:r>
              <w:rPr>
                <w:rFonts w:cs="CordiaUPC"/>
                <w:cs/>
              </w:rPr>
              <w:t>.</w:t>
            </w:r>
            <w:r>
              <w:rPr>
                <w:rFonts w:cs="CordiaUPC"/>
              </w:rPr>
              <w:t>04</w:t>
            </w:r>
          </w:p>
        </w:tc>
      </w:tr>
      <w:tr w:rsidRPr="001624DE" w:rsidR="009D341E" w:rsidTr="00F95259" w14:paraId="32DA1F5F" w14:textId="77777777">
        <w:trPr>
          <w:tblHeader/>
        </w:trPr>
        <w:tc>
          <w:tcPr>
            <w:tcW w:w="620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9D341E" w:rsidP="009D341E" w:rsidRDefault="009D341E" w14:paraId="3E2E161A" w14:textId="44AB797A">
            <w:pPr>
              <w:pStyle w:val="TableBody"/>
            </w:pPr>
            <w:r>
              <w:t>30</w:t>
            </w:r>
            <w:r>
              <w:rPr>
                <w:rFonts w:cs="CordiaUPC"/>
                <w:cs/>
              </w:rPr>
              <w:t>/</w:t>
            </w:r>
            <w:r>
              <w:t>05</w:t>
            </w:r>
            <w:r>
              <w:rPr>
                <w:rFonts w:cs="CordiaUPC"/>
                <w:cs/>
              </w:rPr>
              <w:t>/</w:t>
            </w:r>
            <w:r>
              <w:t>202</w:t>
            </w:r>
            <w:r w:rsidR="002E04CA">
              <w:t>2</w:t>
            </w:r>
          </w:p>
        </w:tc>
        <w:tc>
          <w:tcPr>
            <w:tcW w:w="886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9D341E" w:rsidP="009D341E" w:rsidRDefault="009D341E" w14:paraId="0912C6A7" w14:textId="1C2A40F4">
            <w:pPr>
              <w:pStyle w:val="TableBody"/>
            </w:pPr>
            <w:r>
              <w:t>suchanan</w:t>
            </w:r>
          </w:p>
        </w:tc>
        <w:tc>
          <w:tcPr>
            <w:tcW w:w="2743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9D341E" w:rsidP="009D341E" w:rsidRDefault="009D341E" w14:paraId="305BBB07" w14:textId="01F3AD91">
            <w:pPr>
              <w:pStyle w:val="ListParagraph"/>
              <w:numPr>
                <w:ilvl w:val="0"/>
                <w:numId w:val="331"/>
              </w:numPr>
            </w:pPr>
            <w:r>
              <w:rPr>
                <w:rFonts w:hint="cs"/>
                <w:cs/>
              </w:rPr>
              <w:t xml:space="preserve">เพิ่ม </w:t>
            </w:r>
            <w:r>
              <w:t>Validate Revenue Code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ที่ </w:t>
            </w:r>
            <w:r>
              <w:rPr>
                <w:rFonts w:cs="Angsana New"/>
              </w:rPr>
              <w:t>Product Offering Definition</w:t>
            </w:r>
            <w:r w:rsidR="00B30BBC">
              <w:t>, Group PO Fee Definition, Mass Enh Tariff &amp; Discount</w:t>
            </w:r>
          </w:p>
        </w:tc>
        <w:tc>
          <w:tcPr>
            <w:tcW w:w="751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9D341E" w:rsidP="009D341E" w:rsidRDefault="009D341E" w14:paraId="4A22C486" w14:textId="5AC04177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V</w:t>
            </w:r>
            <w:r>
              <w:rPr>
                <w:rFonts w:cs="CordiaUPC"/>
                <w:cs/>
              </w:rPr>
              <w:t>.</w:t>
            </w:r>
            <w:r>
              <w:rPr>
                <w:rFonts w:cs="CordiaUPC"/>
              </w:rPr>
              <w:t>2</w:t>
            </w:r>
            <w:r>
              <w:rPr>
                <w:rFonts w:cs="CordiaUPC"/>
                <w:cs/>
              </w:rPr>
              <w:t>.</w:t>
            </w:r>
            <w:r>
              <w:rPr>
                <w:rFonts w:cs="CordiaUPC"/>
              </w:rPr>
              <w:t>07</w:t>
            </w:r>
          </w:p>
        </w:tc>
      </w:tr>
      <w:tr w:rsidRPr="001624DE" w:rsidR="00744401" w:rsidTr="00F95259" w14:paraId="5578D7CF" w14:textId="77777777">
        <w:trPr>
          <w:tblHeader/>
        </w:trPr>
        <w:tc>
          <w:tcPr>
            <w:tcW w:w="620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744401" w:rsidP="009D341E" w:rsidRDefault="00126990" w14:paraId="5027B822" w14:textId="5B9F0BA4">
            <w:pPr>
              <w:pStyle w:val="TableBody"/>
            </w:pPr>
            <w:r>
              <w:t>27</w:t>
            </w:r>
            <w:r>
              <w:rPr>
                <w:rFonts w:cs="CordiaUPC"/>
                <w:cs/>
              </w:rPr>
              <w:t>/</w:t>
            </w:r>
            <w:r>
              <w:t>06</w:t>
            </w:r>
            <w:r>
              <w:rPr>
                <w:rFonts w:cs="CordiaUPC"/>
                <w:cs/>
              </w:rPr>
              <w:t>/</w:t>
            </w:r>
            <w:r>
              <w:t>2022</w:t>
            </w:r>
          </w:p>
        </w:tc>
        <w:tc>
          <w:tcPr>
            <w:tcW w:w="886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744401" w:rsidP="009D341E" w:rsidRDefault="00744401" w14:paraId="1ECFD67B" w14:textId="1BC16032">
            <w:pPr>
              <w:pStyle w:val="TableBody"/>
            </w:pPr>
            <w:r>
              <w:t>suchanan</w:t>
            </w:r>
          </w:p>
        </w:tc>
        <w:tc>
          <w:tcPr>
            <w:tcW w:w="2743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744401" w:rsidP="009D341E" w:rsidRDefault="00744401" w14:paraId="6A476FCA" w14:textId="77777777">
            <w:pPr>
              <w:pStyle w:val="ListParagraph"/>
              <w:numPr>
                <w:ilvl w:val="0"/>
                <w:numId w:val="331"/>
              </w:numPr>
            </w:pPr>
            <w:r>
              <w:rPr>
                <w:rFonts w:hint="cs"/>
                <w:cs/>
              </w:rPr>
              <w:t xml:space="preserve">เพิ่ม </w:t>
            </w:r>
            <w:r>
              <w:t xml:space="preserve">Tab </w:t>
            </w:r>
            <w:r w:rsidR="00F15F08">
              <w:t>TV Plus</w:t>
            </w:r>
          </w:p>
          <w:p w:rsidR="00F15F08" w:rsidP="009D341E" w:rsidRDefault="00F15F08" w14:paraId="473C05A0" w14:textId="77777777">
            <w:pPr>
              <w:pStyle w:val="ListParagraph"/>
              <w:numPr>
                <w:ilvl w:val="0"/>
                <w:numId w:val="331"/>
              </w:numPr>
            </w:pPr>
            <w:r>
              <w:rPr>
                <w:rFonts w:hint="cs"/>
                <w:cs/>
              </w:rPr>
              <w:t xml:space="preserve">เพิ่ม </w:t>
            </w:r>
            <w:r>
              <w:t>Tab Arcade</w:t>
            </w:r>
          </w:p>
          <w:p w:rsidR="00AC3454" w:rsidP="009D341E" w:rsidRDefault="00AC3454" w14:paraId="2663F644" w14:textId="3122686B">
            <w:pPr>
              <w:pStyle w:val="ListParagraph"/>
              <w:numPr>
                <w:ilvl w:val="0"/>
                <w:numId w:val="331"/>
              </w:numPr>
              <w:rPr>
                <w:cs/>
              </w:rPr>
            </w:pPr>
            <w:r>
              <w:rPr>
                <w:rFonts w:hint="cs"/>
                <w:cs/>
              </w:rPr>
              <w:t xml:space="preserve">แก้ไข </w:t>
            </w:r>
            <w:r>
              <w:t xml:space="preserve">Logic Default revenueCode </w:t>
            </w:r>
            <w:r>
              <w:rPr>
                <w:rFonts w:hint="cs"/>
                <w:cs/>
              </w:rPr>
              <w:t xml:space="preserve">ที่ </w:t>
            </w:r>
            <w:r>
              <w:t>Product Offering Definition</w:t>
            </w:r>
          </w:p>
        </w:tc>
        <w:tc>
          <w:tcPr>
            <w:tcW w:w="751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744401" w:rsidP="009D341E" w:rsidRDefault="00F15F08" w14:paraId="63EB506A" w14:textId="52C1368C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V</w:t>
            </w:r>
            <w:r>
              <w:rPr>
                <w:rFonts w:cs="CordiaUPC"/>
                <w:cs/>
              </w:rPr>
              <w:t>.</w:t>
            </w:r>
            <w:r>
              <w:rPr>
                <w:rFonts w:cs="CordiaUPC"/>
              </w:rPr>
              <w:t>2</w:t>
            </w:r>
            <w:r>
              <w:rPr>
                <w:rFonts w:cs="CordiaUPC"/>
                <w:cs/>
              </w:rPr>
              <w:t>.</w:t>
            </w:r>
            <w:r>
              <w:rPr>
                <w:rFonts w:cs="CordiaUPC"/>
              </w:rPr>
              <w:t>08</w:t>
            </w:r>
          </w:p>
        </w:tc>
      </w:tr>
      <w:tr w:rsidRPr="001624DE" w:rsidR="00274E85" w:rsidTr="00F95259" w14:paraId="554E0E39" w14:textId="77777777">
        <w:trPr>
          <w:tblHeader/>
        </w:trPr>
        <w:tc>
          <w:tcPr>
            <w:tcW w:w="620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274E85" w:rsidP="009D341E" w:rsidRDefault="001226CF" w14:paraId="2D17BCB6" w14:textId="6735F46E">
            <w:pPr>
              <w:pStyle w:val="TableBody"/>
            </w:pPr>
            <w:r>
              <w:t>27</w:t>
            </w:r>
            <w:r>
              <w:rPr>
                <w:rFonts w:cs="CordiaUPC"/>
                <w:cs/>
              </w:rPr>
              <w:t>/</w:t>
            </w:r>
            <w:r>
              <w:t>07</w:t>
            </w:r>
            <w:r>
              <w:rPr>
                <w:rFonts w:cs="CordiaUPC"/>
                <w:cs/>
              </w:rPr>
              <w:t>/</w:t>
            </w:r>
            <w:r>
              <w:t>2022</w:t>
            </w:r>
          </w:p>
        </w:tc>
        <w:tc>
          <w:tcPr>
            <w:tcW w:w="886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274E85" w:rsidP="009D341E" w:rsidRDefault="00274E85" w14:paraId="02AF5735" w14:textId="713BFDA8">
            <w:pPr>
              <w:pStyle w:val="TableBody"/>
            </w:pPr>
            <w:r>
              <w:t>suchanan</w:t>
            </w:r>
          </w:p>
        </w:tc>
        <w:tc>
          <w:tcPr>
            <w:tcW w:w="2743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274E85" w:rsidP="009D341E" w:rsidRDefault="00274E85" w14:paraId="34814F00" w14:textId="77777777">
            <w:pPr>
              <w:pStyle w:val="ListParagraph"/>
              <w:numPr>
                <w:ilvl w:val="0"/>
                <w:numId w:val="331"/>
              </w:numPr>
            </w:pPr>
            <w:r>
              <w:rPr>
                <w:rFonts w:hint="cs"/>
                <w:cs/>
              </w:rPr>
              <w:t xml:space="preserve">แก้ไขเงื่อนไข </w:t>
            </w:r>
            <w:r>
              <w:t xml:space="preserve">Filter Speed Internet, Vertical App </w:t>
            </w:r>
            <w:r>
              <w:rPr>
                <w:rFonts w:hint="cs"/>
                <w:cs/>
              </w:rPr>
              <w:t xml:space="preserve">ที่ </w:t>
            </w:r>
            <w:r>
              <w:t xml:space="preserve">Mass_internet </w:t>
            </w:r>
            <w:r>
              <w:rPr>
                <w:rFonts w:hint="cs"/>
                <w:cs/>
              </w:rPr>
              <w:t xml:space="preserve">และ </w:t>
            </w:r>
            <w:r>
              <w:t>Mass Vertical App</w:t>
            </w:r>
          </w:p>
          <w:p w:rsidR="00F502C0" w:rsidP="009D341E" w:rsidRDefault="00F502C0" w14:paraId="1BB12B80" w14:textId="46E760F0">
            <w:pPr>
              <w:pStyle w:val="ListParagraph"/>
              <w:numPr>
                <w:ilvl w:val="0"/>
                <w:numId w:val="331"/>
              </w:numPr>
              <w:rPr>
                <w:cs/>
              </w:rPr>
            </w:pPr>
            <w:r>
              <w:rPr>
                <w:rFonts w:hint="cs"/>
                <w:cs/>
              </w:rPr>
              <w:t xml:space="preserve">เพิ่มเงื่อนไข </w:t>
            </w:r>
            <w:r>
              <w:t xml:space="preserve">Visible Field  </w:t>
            </w:r>
            <w:r w:rsidRPr="008865D4">
              <w:t>Auto Add Service 5G</w:t>
            </w:r>
            <w:r>
              <w:rPr>
                <w:rFonts w:hint="cs"/>
                <w:cs/>
              </w:rPr>
              <w:t xml:space="preserve"> กรณี </w:t>
            </w:r>
            <w:r>
              <w:t xml:space="preserve">VaNetworkCoverage </w:t>
            </w:r>
            <w:r>
              <w:rPr>
                <w:rFonts w:hint="cs"/>
                <w:cs/>
              </w:rPr>
              <w:t xml:space="preserve">ประกอบด้วย </w:t>
            </w:r>
            <w:r>
              <w:rPr>
                <w:rFonts w:cs="CordiaUPC"/>
                <w:cs/>
              </w:rPr>
              <w:t>“</w:t>
            </w:r>
            <w:r>
              <w:t>5G</w:t>
            </w:r>
            <w:r>
              <w:rPr>
                <w:rFonts w:cs="CordiaUPC"/>
                <w:cs/>
              </w:rPr>
              <w:t>”</w:t>
            </w:r>
          </w:p>
        </w:tc>
        <w:tc>
          <w:tcPr>
            <w:tcW w:w="751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274E85" w:rsidP="009D341E" w:rsidRDefault="00274E85" w14:paraId="76DE9D86" w14:textId="1B60BE38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V</w:t>
            </w:r>
            <w:r>
              <w:rPr>
                <w:rFonts w:cs="CordiaUPC"/>
                <w:cs/>
              </w:rPr>
              <w:t>.</w:t>
            </w:r>
            <w:r>
              <w:rPr>
                <w:rFonts w:cs="CordiaUPC"/>
              </w:rPr>
              <w:t>2</w:t>
            </w:r>
            <w:r>
              <w:rPr>
                <w:rFonts w:cs="CordiaUPC"/>
                <w:cs/>
              </w:rPr>
              <w:t>.</w:t>
            </w:r>
            <w:r>
              <w:rPr>
                <w:rFonts w:cs="CordiaUPC"/>
              </w:rPr>
              <w:t>09</w:t>
            </w:r>
          </w:p>
        </w:tc>
      </w:tr>
      <w:tr w:rsidRPr="001624DE" w:rsidR="002B5D55" w:rsidTr="00F95259" w14:paraId="61ECE356" w14:textId="77777777">
        <w:trPr>
          <w:tblHeader/>
        </w:trPr>
        <w:tc>
          <w:tcPr>
            <w:tcW w:w="620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2B5D55" w:rsidP="009D341E" w:rsidRDefault="00C73655" w14:paraId="35BDFB17" w14:textId="22244030">
            <w:pPr>
              <w:pStyle w:val="TableBody"/>
            </w:pPr>
            <w:r>
              <w:t>09</w:t>
            </w:r>
            <w:r>
              <w:rPr>
                <w:rFonts w:cs="CordiaUPC"/>
                <w:cs/>
              </w:rPr>
              <w:t>/</w:t>
            </w:r>
            <w:r>
              <w:t>08</w:t>
            </w:r>
            <w:r>
              <w:rPr>
                <w:rFonts w:cs="CordiaUPC"/>
                <w:cs/>
              </w:rPr>
              <w:t>/</w:t>
            </w:r>
            <w:r>
              <w:t>2022</w:t>
            </w:r>
          </w:p>
        </w:tc>
        <w:tc>
          <w:tcPr>
            <w:tcW w:w="886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2B5D55" w:rsidP="009D341E" w:rsidRDefault="002B5D55" w14:paraId="54566F48" w14:textId="3420C34D">
            <w:pPr>
              <w:pStyle w:val="TableBody"/>
            </w:pPr>
            <w:r>
              <w:t>suchanan</w:t>
            </w:r>
          </w:p>
        </w:tc>
        <w:tc>
          <w:tcPr>
            <w:tcW w:w="2743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2B5D55" w:rsidP="009D341E" w:rsidRDefault="002B5D55" w14:paraId="76DF6679" w14:textId="77777777">
            <w:pPr>
              <w:pStyle w:val="ListParagraph"/>
              <w:numPr>
                <w:ilvl w:val="0"/>
                <w:numId w:val="331"/>
              </w:numPr>
            </w:pPr>
            <w:r>
              <w:rPr>
                <w:rFonts w:hint="cs"/>
                <w:cs/>
              </w:rPr>
              <w:t xml:space="preserve">เพิ่ม </w:t>
            </w:r>
            <w:r>
              <w:t xml:space="preserve">Validate Subscribe Access </w:t>
            </w:r>
            <w:r w:rsidRPr="00687826">
              <w:t>Number</w:t>
            </w:r>
            <w:r w:rsidR="00F10B74">
              <w:rPr>
                <w:rFonts w:cs="CordiaUPC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 </w:t>
            </w:r>
            <w:r>
              <w:t>Mass Enh Human Touch Point</w:t>
            </w:r>
          </w:p>
          <w:p w:rsidR="007E1E1B" w:rsidP="009D341E" w:rsidRDefault="007E1E1B" w14:paraId="12F7F367" w14:textId="4A8AC069">
            <w:pPr>
              <w:pStyle w:val="ListParagraph"/>
              <w:numPr>
                <w:ilvl w:val="0"/>
                <w:numId w:val="331"/>
              </w:numPr>
              <w:rPr>
                <w:cs/>
              </w:rPr>
            </w:pPr>
            <w:r>
              <w:t xml:space="preserve">Enable </w:t>
            </w:r>
            <w:r>
              <w:rPr>
                <w:rFonts w:hint="cs"/>
                <w:cs/>
              </w:rPr>
              <w:t xml:space="preserve">ฟิลด์ </w:t>
            </w:r>
            <w:r>
              <w:t xml:space="preserve">Price Type </w:t>
            </w:r>
            <w:r>
              <w:rPr>
                <w:rFonts w:hint="cs"/>
                <w:cs/>
              </w:rPr>
              <w:t xml:space="preserve">ที่ </w:t>
            </w:r>
            <w:r>
              <w:t>Mass Enh MKT PO Fee Definition</w:t>
            </w:r>
          </w:p>
        </w:tc>
        <w:tc>
          <w:tcPr>
            <w:tcW w:w="751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2B5D55" w:rsidP="009D341E" w:rsidRDefault="002B5D55" w14:paraId="4D416C84" w14:textId="4F965075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V</w:t>
            </w:r>
            <w:r>
              <w:rPr>
                <w:rFonts w:cs="CordiaUPC"/>
                <w:cs/>
              </w:rPr>
              <w:t>.</w:t>
            </w:r>
            <w:r>
              <w:rPr>
                <w:rFonts w:cs="CordiaUPC"/>
              </w:rPr>
              <w:t>2</w:t>
            </w:r>
            <w:r>
              <w:rPr>
                <w:rFonts w:cs="CordiaUPC"/>
                <w:cs/>
              </w:rPr>
              <w:t>.</w:t>
            </w:r>
            <w:r>
              <w:rPr>
                <w:rFonts w:cs="CordiaUPC"/>
              </w:rPr>
              <w:t>10</w:t>
            </w:r>
          </w:p>
        </w:tc>
      </w:tr>
      <w:tr w:rsidRPr="001624DE" w:rsidR="005646B0" w:rsidTr="00F95259" w14:paraId="2C322EED" w14:textId="77777777">
        <w:trPr>
          <w:tblHeader/>
        </w:trPr>
        <w:tc>
          <w:tcPr>
            <w:tcW w:w="620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5646B0" w:rsidP="009D341E" w:rsidRDefault="005646B0" w14:paraId="105DBDFD" w14:textId="39A89BFD">
            <w:pPr>
              <w:pStyle w:val="TableBody"/>
            </w:pPr>
            <w:r>
              <w:t>18</w:t>
            </w:r>
            <w:r>
              <w:rPr>
                <w:rFonts w:cs="CordiaUPC"/>
                <w:cs/>
              </w:rPr>
              <w:t>/</w:t>
            </w:r>
            <w:r>
              <w:t>08</w:t>
            </w:r>
            <w:r>
              <w:rPr>
                <w:rFonts w:cs="CordiaUPC"/>
                <w:cs/>
              </w:rPr>
              <w:t>/</w:t>
            </w:r>
            <w:r>
              <w:t>2022</w:t>
            </w:r>
          </w:p>
        </w:tc>
        <w:tc>
          <w:tcPr>
            <w:tcW w:w="886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5646B0" w:rsidP="009D341E" w:rsidRDefault="005646B0" w14:paraId="774E3ED1" w14:textId="53F02ED9">
            <w:pPr>
              <w:pStyle w:val="TableBody"/>
            </w:pPr>
            <w:r>
              <w:t>suchanan</w:t>
            </w:r>
          </w:p>
        </w:tc>
        <w:tc>
          <w:tcPr>
            <w:tcW w:w="2743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5646B0" w:rsidP="009D341E" w:rsidRDefault="005646B0" w14:paraId="5B250C02" w14:textId="77777777">
            <w:pPr>
              <w:pStyle w:val="ListParagraph"/>
              <w:numPr>
                <w:ilvl w:val="0"/>
                <w:numId w:val="331"/>
              </w:numPr>
            </w:pPr>
            <w:r>
              <w:rPr>
                <w:rFonts w:hint="cs"/>
                <w:cs/>
              </w:rPr>
              <w:t xml:space="preserve">แก้ไขเงื่อนไข </w:t>
            </w:r>
            <w:r>
              <w:t xml:space="preserve">Validate Voice </w:t>
            </w:r>
            <w:r>
              <w:rPr>
                <w:rFonts w:hint="cs"/>
                <w:cs/>
              </w:rPr>
              <w:t xml:space="preserve">ที่ </w:t>
            </w:r>
            <w:r>
              <w:t>Voice Free Resource</w:t>
            </w:r>
          </w:p>
          <w:p w:rsidR="00E619B9" w:rsidP="009D341E" w:rsidRDefault="00E619B9" w14:paraId="14602506" w14:textId="77777777">
            <w:pPr>
              <w:pStyle w:val="ListParagraph"/>
              <w:numPr>
                <w:ilvl w:val="0"/>
                <w:numId w:val="331"/>
              </w:numPr>
            </w:pPr>
            <w:r>
              <w:rPr>
                <w:rFonts w:hint="cs"/>
                <w:cs/>
              </w:rPr>
              <w:t xml:space="preserve">เคลียร์ค่า </w:t>
            </w:r>
            <w:r>
              <w:t xml:space="preserve">Default </w:t>
            </w:r>
            <w:r>
              <w:rPr>
                <w:rFonts w:hint="cs"/>
                <w:cs/>
              </w:rPr>
              <w:t xml:space="preserve">ฟิลด์  </w:t>
            </w:r>
            <w:r>
              <w:t xml:space="preserve">Target Group </w:t>
            </w:r>
            <w:r>
              <w:rPr>
                <w:rFonts w:hint="cs"/>
                <w:cs/>
              </w:rPr>
              <w:t xml:space="preserve">ที่ </w:t>
            </w:r>
            <w:r>
              <w:t>Product Definition</w:t>
            </w:r>
          </w:p>
          <w:p w:rsidR="002C326D" w:rsidP="009D341E" w:rsidRDefault="002C326D" w14:paraId="0FCCC2B4" w14:textId="73ACFE5D">
            <w:pPr>
              <w:pStyle w:val="ListParagraph"/>
              <w:numPr>
                <w:ilvl w:val="0"/>
                <w:numId w:val="331"/>
              </w:numPr>
              <w:rPr>
                <w:cs/>
              </w:rPr>
            </w:pPr>
            <w:r>
              <w:rPr>
                <w:rFonts w:hint="cs"/>
                <w:cs/>
              </w:rPr>
              <w:t xml:space="preserve">แก้ไข </w:t>
            </w:r>
            <w:r w:rsidR="00724AE0">
              <w:t xml:space="preserve">Type </w:t>
            </w:r>
            <w:r w:rsidR="00CD488A">
              <w:rPr>
                <w:rFonts w:hint="cs"/>
                <w:cs/>
              </w:rPr>
              <w:t>ของ</w:t>
            </w:r>
            <w:r w:rsidR="00724AE0">
              <w:rPr>
                <w:rFonts w:hint="cs"/>
                <w:cs/>
              </w:rPr>
              <w:t>ฟิลด์</w:t>
            </w:r>
            <w:r>
              <w:rPr>
                <w:rFonts w:hint="cs"/>
                <w:cs/>
              </w:rPr>
              <w:t xml:space="preserve"> </w:t>
            </w:r>
            <w:r w:rsidR="00CD488A">
              <w:rPr>
                <w:rFonts w:hint="cs"/>
                <w:cs/>
              </w:rPr>
              <w:t xml:space="preserve"> ที่ </w:t>
            </w:r>
            <w:r w:rsidR="00CD488A">
              <w:t>Revenue Sharing Tab</w:t>
            </w:r>
          </w:p>
        </w:tc>
        <w:tc>
          <w:tcPr>
            <w:tcW w:w="751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5646B0" w:rsidP="009D341E" w:rsidRDefault="00E619B9" w14:paraId="3D5620B9" w14:textId="77AB3C8B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V</w:t>
            </w:r>
            <w:r>
              <w:rPr>
                <w:rFonts w:cs="CordiaUPC"/>
                <w:cs/>
              </w:rPr>
              <w:t>.</w:t>
            </w:r>
            <w:r>
              <w:rPr>
                <w:rFonts w:cs="CordiaUPC"/>
              </w:rPr>
              <w:t>2</w:t>
            </w:r>
            <w:r>
              <w:rPr>
                <w:rFonts w:cs="CordiaUPC"/>
                <w:cs/>
              </w:rPr>
              <w:t>.</w:t>
            </w:r>
            <w:r>
              <w:rPr>
                <w:rFonts w:cs="CordiaUPC"/>
              </w:rPr>
              <w:t>11</w:t>
            </w:r>
          </w:p>
        </w:tc>
      </w:tr>
      <w:tr w:rsidRPr="001624DE" w:rsidR="001D0507" w:rsidTr="00F95259" w14:paraId="2BED5999" w14:textId="77777777">
        <w:trPr>
          <w:tblHeader/>
        </w:trPr>
        <w:tc>
          <w:tcPr>
            <w:tcW w:w="620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1D0507" w:rsidP="009D341E" w:rsidRDefault="00EA6AEA" w14:paraId="74BC0331" w14:textId="3DB3A4A9">
            <w:pPr>
              <w:pStyle w:val="TableBody"/>
            </w:pPr>
            <w:r>
              <w:t>23</w:t>
            </w:r>
            <w:r>
              <w:rPr>
                <w:rFonts w:cs="CordiaUPC"/>
                <w:cs/>
              </w:rPr>
              <w:t>/</w:t>
            </w:r>
            <w:r>
              <w:t>08</w:t>
            </w:r>
            <w:r>
              <w:rPr>
                <w:rFonts w:cs="CordiaUPC"/>
                <w:cs/>
              </w:rPr>
              <w:t>/</w:t>
            </w:r>
            <w:r>
              <w:t>2022</w:t>
            </w:r>
          </w:p>
        </w:tc>
        <w:tc>
          <w:tcPr>
            <w:tcW w:w="886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1D0507" w:rsidP="009D341E" w:rsidRDefault="00EA6AEA" w14:paraId="6BD36F73" w14:textId="303D513D">
            <w:pPr>
              <w:pStyle w:val="TableBody"/>
            </w:pPr>
            <w:r>
              <w:t>nopphasin</w:t>
            </w:r>
          </w:p>
        </w:tc>
        <w:tc>
          <w:tcPr>
            <w:tcW w:w="2743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EA6AEA" w:rsidR="001D0507" w:rsidP="001D0507" w:rsidRDefault="001D0507" w14:paraId="42446260" w14:textId="77777777">
            <w:pPr>
              <w:pStyle w:val="NormalWeb"/>
              <w:numPr>
                <w:ilvl w:val="0"/>
                <w:numId w:val="331"/>
              </w:numPr>
              <w:rPr>
                <w:rFonts w:ascii="CordiaUPC" w:hAnsi="CordiaUPC" w:eastAsiaTheme="minorHAnsi" w:cstheme="minorBidi"/>
                <w:sz w:val="28"/>
                <w:szCs w:val="28"/>
              </w:rPr>
            </w:pPr>
            <w:r w:rsidRPr="00EA6AEA">
              <w:rPr>
                <w:rFonts w:ascii="CordiaUPC" w:hAnsi="CordiaUPC" w:eastAsiaTheme="minorHAnsi" w:cstheme="minorBidi"/>
                <w:sz w:val="28"/>
                <w:szCs w:val="28"/>
                <w:cs/>
              </w:rPr>
              <w:t xml:space="preserve">แก้ไขเงื่อนไขการแสดง </w:t>
            </w:r>
            <w:r w:rsidRPr="00EA6AEA">
              <w:rPr>
                <w:rFonts w:ascii="CordiaUPC" w:hAnsi="CordiaUPC" w:eastAsiaTheme="minorHAnsi" w:cstheme="minorBidi"/>
                <w:sz w:val="28"/>
                <w:szCs w:val="28"/>
              </w:rPr>
              <w:t xml:space="preserve">Product Specification </w:t>
            </w:r>
            <w:r w:rsidRPr="00EA6AEA">
              <w:rPr>
                <w:rFonts w:ascii="CordiaUPC" w:hAnsi="CordiaUPC" w:eastAsiaTheme="minorHAnsi" w:cstheme="minorBidi"/>
                <w:sz w:val="28"/>
                <w:szCs w:val="28"/>
                <w:cs/>
              </w:rPr>
              <w:t xml:space="preserve">เคส </w:t>
            </w:r>
            <w:r w:rsidRPr="00EA6AEA">
              <w:rPr>
                <w:rFonts w:ascii="CordiaUPC" w:hAnsi="CordiaUPC" w:eastAsiaTheme="minorHAnsi" w:cstheme="minorBidi"/>
                <w:sz w:val="28"/>
                <w:szCs w:val="28"/>
              </w:rPr>
              <w:t xml:space="preserve">PO Group </w:t>
            </w:r>
            <w:r w:rsidRPr="00EA6AEA">
              <w:rPr>
                <w:rFonts w:ascii="CordiaUPC" w:hAnsi="CordiaUPC" w:cs="CordiaUPC" w:eastAsiaTheme="minorHAnsi"/>
                <w:sz w:val="28"/>
                <w:szCs w:val="28"/>
                <w:cs/>
              </w:rPr>
              <w:t xml:space="preserve">= </w:t>
            </w:r>
            <w:r w:rsidRPr="00EA6AEA">
              <w:rPr>
                <w:rFonts w:ascii="CordiaUPC" w:hAnsi="CordiaUPC" w:eastAsiaTheme="minorHAnsi" w:cstheme="minorBidi"/>
                <w:sz w:val="28"/>
                <w:szCs w:val="28"/>
              </w:rPr>
              <w:t xml:space="preserve">IR </w:t>
            </w:r>
          </w:p>
          <w:p w:rsidRPr="00EA6AEA" w:rsidR="001D0507" w:rsidP="001D0507" w:rsidRDefault="001D0507" w14:paraId="547EC46E" w14:textId="77777777">
            <w:pPr>
              <w:pStyle w:val="NormalWeb"/>
              <w:numPr>
                <w:ilvl w:val="1"/>
                <w:numId w:val="331"/>
              </w:numPr>
              <w:rPr>
                <w:rFonts w:ascii="CordiaUPC" w:hAnsi="CordiaUPC" w:eastAsiaTheme="minorHAnsi" w:cstheme="minorBidi"/>
                <w:sz w:val="28"/>
                <w:szCs w:val="28"/>
              </w:rPr>
            </w:pPr>
            <w:r w:rsidRPr="00EA6AEA">
              <w:rPr>
                <w:rFonts w:ascii="CordiaUPC" w:hAnsi="CordiaUPC" w:eastAsiaTheme="minorHAnsi" w:cstheme="minorBidi"/>
                <w:sz w:val="28"/>
                <w:szCs w:val="28"/>
              </w:rPr>
              <w:t xml:space="preserve">Customer Type </w:t>
            </w:r>
            <w:r w:rsidRPr="00EA6AEA">
              <w:rPr>
                <w:rFonts w:ascii="CordiaUPC" w:hAnsi="CordiaUPC" w:cs="CordiaUPC" w:eastAsiaTheme="minorHAnsi"/>
                <w:sz w:val="28"/>
                <w:szCs w:val="28"/>
                <w:cs/>
              </w:rPr>
              <w:t xml:space="preserve">= </w:t>
            </w:r>
            <w:r w:rsidRPr="00EA6AEA">
              <w:rPr>
                <w:rFonts w:ascii="CordiaUPC" w:hAnsi="CordiaUPC" w:eastAsiaTheme="minorHAnsi" w:cstheme="minorBidi"/>
                <w:sz w:val="28"/>
                <w:szCs w:val="28"/>
              </w:rPr>
              <w:t>Post</w:t>
            </w:r>
            <w:r w:rsidRPr="00EA6AEA">
              <w:rPr>
                <w:rFonts w:ascii="CordiaUPC" w:hAnsi="CordiaUPC" w:cs="CordiaUPC" w:eastAsiaTheme="minorHAnsi"/>
                <w:sz w:val="28"/>
                <w:szCs w:val="28"/>
                <w:cs/>
              </w:rPr>
              <w:t>-</w:t>
            </w:r>
            <w:r w:rsidRPr="00EA6AEA">
              <w:rPr>
                <w:rFonts w:ascii="CordiaUPC" w:hAnsi="CordiaUPC" w:eastAsiaTheme="minorHAnsi" w:cstheme="minorBidi"/>
                <w:sz w:val="28"/>
                <w:szCs w:val="28"/>
              </w:rPr>
              <w:t>paid Pre</w:t>
            </w:r>
            <w:r w:rsidRPr="00EA6AEA">
              <w:rPr>
                <w:rFonts w:ascii="CordiaUPC" w:hAnsi="CordiaUPC" w:cs="CordiaUPC" w:eastAsiaTheme="minorHAnsi"/>
                <w:sz w:val="28"/>
                <w:szCs w:val="28"/>
                <w:cs/>
              </w:rPr>
              <w:t>-</w:t>
            </w:r>
            <w:r w:rsidRPr="00EA6AEA">
              <w:rPr>
                <w:rFonts w:ascii="CordiaUPC" w:hAnsi="CordiaUPC" w:eastAsiaTheme="minorHAnsi" w:cstheme="minorBidi"/>
                <w:sz w:val="28"/>
                <w:szCs w:val="28"/>
              </w:rPr>
              <w:t xml:space="preserve">paid and Product Class </w:t>
            </w:r>
            <w:r w:rsidRPr="00EA6AEA">
              <w:rPr>
                <w:rFonts w:ascii="CordiaUPC" w:hAnsi="CordiaUPC" w:cs="CordiaUPC" w:eastAsiaTheme="minorHAnsi"/>
                <w:sz w:val="28"/>
                <w:szCs w:val="28"/>
                <w:cs/>
              </w:rPr>
              <w:t xml:space="preserve">= </w:t>
            </w:r>
            <w:r w:rsidRPr="00EA6AEA">
              <w:rPr>
                <w:rFonts w:ascii="CordiaUPC" w:hAnsi="CordiaUPC" w:eastAsiaTheme="minorHAnsi" w:cstheme="minorBidi"/>
                <w:sz w:val="28"/>
                <w:szCs w:val="28"/>
              </w:rPr>
              <w:t>On</w:t>
            </w:r>
            <w:r w:rsidRPr="00EA6AEA">
              <w:rPr>
                <w:rFonts w:ascii="CordiaUPC" w:hAnsi="CordiaUPC" w:cs="CordiaUPC" w:eastAsiaTheme="minorHAnsi"/>
                <w:sz w:val="28"/>
                <w:szCs w:val="28"/>
                <w:cs/>
              </w:rPr>
              <w:t>-</w:t>
            </w:r>
            <w:r w:rsidRPr="00EA6AEA">
              <w:rPr>
                <w:rFonts w:ascii="CordiaUPC" w:hAnsi="CordiaUPC" w:eastAsiaTheme="minorHAnsi" w:cstheme="minorBidi"/>
                <w:sz w:val="28"/>
                <w:szCs w:val="28"/>
              </w:rPr>
              <w:t>Top and On</w:t>
            </w:r>
            <w:r w:rsidRPr="00EA6AEA">
              <w:rPr>
                <w:rFonts w:ascii="CordiaUPC" w:hAnsi="CordiaUPC" w:cs="CordiaUPC" w:eastAsiaTheme="minorHAnsi"/>
                <w:sz w:val="28"/>
                <w:szCs w:val="28"/>
                <w:cs/>
              </w:rPr>
              <w:t>-</w:t>
            </w:r>
            <w:r w:rsidRPr="00EA6AEA">
              <w:rPr>
                <w:rFonts w:ascii="CordiaUPC" w:hAnsi="CordiaUPC" w:eastAsiaTheme="minorHAnsi" w:cstheme="minorBidi"/>
                <w:sz w:val="28"/>
                <w:szCs w:val="28"/>
              </w:rPr>
              <w:t>Top Extra</w:t>
            </w:r>
          </w:p>
          <w:p w:rsidRPr="00EA6AEA" w:rsidR="001D0507" w:rsidP="00EA6AEA" w:rsidRDefault="001D0507" w14:paraId="29678A56" w14:textId="3BFDF879">
            <w:pPr>
              <w:pStyle w:val="NormalWeb"/>
              <w:numPr>
                <w:ilvl w:val="1"/>
                <w:numId w:val="331"/>
              </w:numPr>
              <w:rPr>
                <w:rFonts w:ascii="CordiaUPC" w:hAnsi="CordiaUPC" w:eastAsiaTheme="minorHAnsi" w:cstheme="minorBidi"/>
                <w:sz w:val="28"/>
                <w:szCs w:val="28"/>
                <w:cs/>
              </w:rPr>
            </w:pPr>
            <w:r w:rsidRPr="00EA6AEA">
              <w:rPr>
                <w:rFonts w:ascii="CordiaUPC" w:hAnsi="CordiaUPC" w:eastAsiaTheme="minorHAnsi" w:cstheme="minorBidi"/>
                <w:sz w:val="28"/>
                <w:szCs w:val="28"/>
              </w:rPr>
              <w:t xml:space="preserve">Customer Type </w:t>
            </w:r>
            <w:r w:rsidRPr="00EA6AEA">
              <w:rPr>
                <w:rFonts w:ascii="CordiaUPC" w:hAnsi="CordiaUPC" w:cs="CordiaUPC" w:eastAsiaTheme="minorHAnsi"/>
                <w:sz w:val="28"/>
                <w:szCs w:val="28"/>
                <w:cs/>
              </w:rPr>
              <w:t xml:space="preserve">= </w:t>
            </w:r>
            <w:r w:rsidRPr="00EA6AEA">
              <w:rPr>
                <w:rFonts w:ascii="CordiaUPC" w:hAnsi="CordiaUPC" w:eastAsiaTheme="minorHAnsi" w:cstheme="minorBidi"/>
                <w:sz w:val="28"/>
                <w:szCs w:val="28"/>
              </w:rPr>
              <w:t>Pre</w:t>
            </w:r>
            <w:r w:rsidRPr="00EA6AEA">
              <w:rPr>
                <w:rFonts w:ascii="CordiaUPC" w:hAnsi="CordiaUPC" w:cs="CordiaUPC" w:eastAsiaTheme="minorHAnsi"/>
                <w:sz w:val="28"/>
                <w:szCs w:val="28"/>
                <w:cs/>
              </w:rPr>
              <w:t>-</w:t>
            </w:r>
            <w:r w:rsidRPr="00EA6AEA">
              <w:rPr>
                <w:rFonts w:ascii="CordiaUPC" w:hAnsi="CordiaUPC" w:eastAsiaTheme="minorHAnsi" w:cstheme="minorBidi"/>
                <w:sz w:val="28"/>
                <w:szCs w:val="28"/>
              </w:rPr>
              <w:t xml:space="preserve">paid and Product Class </w:t>
            </w:r>
            <w:r w:rsidRPr="00EA6AEA">
              <w:rPr>
                <w:rFonts w:ascii="CordiaUPC" w:hAnsi="CordiaUPC" w:cs="CordiaUPC" w:eastAsiaTheme="minorHAnsi"/>
                <w:sz w:val="28"/>
                <w:szCs w:val="28"/>
                <w:cs/>
              </w:rPr>
              <w:t xml:space="preserve">= </w:t>
            </w:r>
            <w:r w:rsidRPr="00EA6AEA">
              <w:rPr>
                <w:rFonts w:ascii="CordiaUPC" w:hAnsi="CordiaUPC" w:eastAsiaTheme="minorHAnsi" w:cstheme="minorBidi"/>
                <w:sz w:val="28"/>
                <w:szCs w:val="28"/>
              </w:rPr>
              <w:t>Main</w:t>
            </w:r>
          </w:p>
        </w:tc>
        <w:tc>
          <w:tcPr>
            <w:tcW w:w="751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1D0507" w:rsidP="009D341E" w:rsidRDefault="00EA6AEA" w14:paraId="0432CCF4" w14:textId="1212A40E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V</w:t>
            </w:r>
            <w:r>
              <w:rPr>
                <w:rFonts w:cs="CordiaUPC"/>
                <w:cs/>
              </w:rPr>
              <w:t>.</w:t>
            </w:r>
            <w:r>
              <w:rPr>
                <w:rFonts w:cs="CordiaUPC"/>
              </w:rPr>
              <w:t>2</w:t>
            </w:r>
            <w:r>
              <w:rPr>
                <w:rFonts w:cs="CordiaUPC"/>
                <w:cs/>
              </w:rPr>
              <w:t>.</w:t>
            </w:r>
            <w:r>
              <w:rPr>
                <w:rFonts w:cs="CordiaUPC"/>
              </w:rPr>
              <w:t>12</w:t>
            </w:r>
          </w:p>
        </w:tc>
      </w:tr>
      <w:tr w:rsidRPr="001624DE" w:rsidR="00EA6AEA" w:rsidTr="00F95259" w14:paraId="216FBDBA" w14:textId="77777777">
        <w:trPr>
          <w:tblHeader/>
        </w:trPr>
        <w:tc>
          <w:tcPr>
            <w:tcW w:w="620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EA6AEA" w:rsidP="009D341E" w:rsidRDefault="00EA6AEA" w14:paraId="0CBB1A75" w14:textId="720F6B18">
            <w:pPr>
              <w:pStyle w:val="TableBody"/>
            </w:pPr>
            <w:r>
              <w:t>12</w:t>
            </w:r>
            <w:r>
              <w:rPr>
                <w:rFonts w:cs="CordiaUPC"/>
                <w:cs/>
              </w:rPr>
              <w:t>/</w:t>
            </w:r>
            <w:r>
              <w:t>09</w:t>
            </w:r>
            <w:r>
              <w:rPr>
                <w:rFonts w:cs="CordiaUPC"/>
                <w:cs/>
              </w:rPr>
              <w:t>/</w:t>
            </w:r>
            <w:r>
              <w:t>2022</w:t>
            </w:r>
          </w:p>
        </w:tc>
        <w:tc>
          <w:tcPr>
            <w:tcW w:w="886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EA6AEA" w:rsidP="009D341E" w:rsidRDefault="00EA6AEA" w14:paraId="00F2A55E" w14:textId="4FADB5D0">
            <w:pPr>
              <w:pStyle w:val="TableBody"/>
            </w:pPr>
            <w:r>
              <w:t>suchanan</w:t>
            </w:r>
          </w:p>
        </w:tc>
        <w:tc>
          <w:tcPr>
            <w:tcW w:w="2743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EA6AEA" w:rsidR="00EA6AEA" w:rsidP="001D0507" w:rsidRDefault="00EA6AEA" w14:paraId="77BEB6BA" w14:textId="5FA12DBC">
            <w:pPr>
              <w:pStyle w:val="NormalWeb"/>
              <w:numPr>
                <w:ilvl w:val="0"/>
                <w:numId w:val="331"/>
              </w:numPr>
              <w:rPr>
                <w:rFonts w:ascii="CordiaUPC" w:hAnsi="CordiaUPC" w:eastAsiaTheme="minorHAnsi" w:cstheme="minorBidi"/>
                <w:sz w:val="28"/>
                <w:szCs w:val="28"/>
                <w:cs/>
              </w:rPr>
            </w:pPr>
            <w:r>
              <w:rPr>
                <w:rFonts w:hint="cs" w:ascii="CordiaUPC" w:hAnsi="CordiaUPC" w:eastAsiaTheme="minorHAnsi" w:cstheme="minorBidi"/>
                <w:sz w:val="28"/>
                <w:szCs w:val="28"/>
                <w:cs/>
              </w:rPr>
              <w:t xml:space="preserve">เพิ่ม </w:t>
            </w:r>
            <w:r>
              <w:rPr>
                <w:rFonts w:ascii="CordiaUPC" w:hAnsi="CordiaUPC" w:eastAsiaTheme="minorHAnsi" w:cstheme="minorBidi"/>
                <w:sz w:val="28"/>
                <w:szCs w:val="28"/>
              </w:rPr>
              <w:t xml:space="preserve">Tooltip </w:t>
            </w:r>
            <w:r>
              <w:rPr>
                <w:rFonts w:hint="cs" w:ascii="CordiaUPC" w:hAnsi="CordiaUPC" w:eastAsiaTheme="minorHAnsi" w:cstheme="minorBidi"/>
                <w:sz w:val="28"/>
                <w:szCs w:val="28"/>
                <w:cs/>
              </w:rPr>
              <w:t xml:space="preserve">สำหรับฟิลด์ </w:t>
            </w:r>
            <w:r>
              <w:rPr>
                <w:rFonts w:ascii="CordiaUPC" w:hAnsi="CordiaUPC" w:eastAsiaTheme="minorHAnsi" w:cstheme="minorBidi"/>
                <w:sz w:val="28"/>
                <w:szCs w:val="28"/>
              </w:rPr>
              <w:t xml:space="preserve">TargeT Group </w:t>
            </w:r>
            <w:r>
              <w:rPr>
                <w:rFonts w:hint="cs" w:ascii="CordiaUPC" w:hAnsi="CordiaUPC" w:eastAsiaTheme="minorHAnsi" w:cstheme="minorBidi"/>
                <w:sz w:val="28"/>
                <w:szCs w:val="28"/>
                <w:cs/>
              </w:rPr>
              <w:t xml:space="preserve">ที่ </w:t>
            </w:r>
            <w:r>
              <w:rPr>
                <w:rFonts w:ascii="CordiaUPC" w:hAnsi="CordiaUPC" w:eastAsiaTheme="minorHAnsi" w:cstheme="minorBidi"/>
                <w:sz w:val="28"/>
                <w:szCs w:val="28"/>
              </w:rPr>
              <w:t>Product Offering Definition</w:t>
            </w:r>
          </w:p>
        </w:tc>
        <w:tc>
          <w:tcPr>
            <w:tcW w:w="751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EA6AEA" w:rsidP="009D341E" w:rsidRDefault="00EA6AEA" w14:paraId="6A74E485" w14:textId="34088187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V</w:t>
            </w:r>
            <w:r>
              <w:rPr>
                <w:rFonts w:cs="CordiaUPC"/>
                <w:cs/>
              </w:rPr>
              <w:t>.</w:t>
            </w:r>
            <w:r>
              <w:rPr>
                <w:rFonts w:cs="CordiaUPC"/>
              </w:rPr>
              <w:t>2</w:t>
            </w:r>
            <w:r>
              <w:rPr>
                <w:rFonts w:cs="CordiaUPC"/>
                <w:cs/>
              </w:rPr>
              <w:t>.</w:t>
            </w:r>
            <w:r>
              <w:rPr>
                <w:rFonts w:cs="CordiaUPC"/>
              </w:rPr>
              <w:t>13</w:t>
            </w:r>
          </w:p>
        </w:tc>
      </w:tr>
      <w:tr w:rsidRPr="001624DE" w:rsidR="00214F87" w:rsidTr="00F95259" w14:paraId="21F11357" w14:textId="77777777">
        <w:trPr>
          <w:tblHeader/>
        </w:trPr>
        <w:tc>
          <w:tcPr>
            <w:tcW w:w="620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214F87" w:rsidP="00214F87" w:rsidRDefault="00214F87" w14:paraId="36E0A5D3" w14:textId="0EBC2710">
            <w:pPr>
              <w:pStyle w:val="TableBody"/>
            </w:pPr>
            <w:r>
              <w:t>28</w:t>
            </w:r>
            <w:r>
              <w:rPr>
                <w:rFonts w:cs="CordiaUPC"/>
                <w:cs/>
              </w:rPr>
              <w:t>/</w:t>
            </w:r>
            <w:r>
              <w:t>09</w:t>
            </w:r>
            <w:r>
              <w:rPr>
                <w:rFonts w:cs="CordiaUPC"/>
                <w:cs/>
              </w:rPr>
              <w:t>/</w:t>
            </w:r>
            <w:r>
              <w:t>2022</w:t>
            </w:r>
          </w:p>
        </w:tc>
        <w:tc>
          <w:tcPr>
            <w:tcW w:w="886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214F87" w:rsidP="00214F87" w:rsidRDefault="00214F87" w14:paraId="634660B9" w14:textId="21359B75">
            <w:pPr>
              <w:pStyle w:val="TableBody"/>
            </w:pPr>
            <w:r>
              <w:t>Nopphasin</w:t>
            </w:r>
          </w:p>
        </w:tc>
        <w:tc>
          <w:tcPr>
            <w:tcW w:w="2743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214F87" w:rsidP="00214F87" w:rsidRDefault="00214F87" w14:paraId="774B4877" w14:textId="77777777">
            <w:pPr>
              <w:pStyle w:val="NormalWeb"/>
              <w:numPr>
                <w:ilvl w:val="0"/>
                <w:numId w:val="331"/>
              </w:numPr>
              <w:rPr>
                <w:rFonts w:ascii="CordiaUPC" w:hAnsi="CordiaUPC" w:eastAsiaTheme="minorHAnsi" w:cstheme="minorBidi"/>
                <w:sz w:val="28"/>
                <w:szCs w:val="28"/>
              </w:rPr>
            </w:pPr>
            <w:r>
              <w:rPr>
                <w:rFonts w:hint="cs" w:ascii="CordiaUPC" w:hAnsi="CordiaUPC" w:eastAsiaTheme="minorHAnsi" w:cstheme="minorBidi"/>
                <w:sz w:val="28"/>
                <w:szCs w:val="28"/>
                <w:cs/>
              </w:rPr>
              <w:t xml:space="preserve">เพิ่ม </w:t>
            </w:r>
            <w:r>
              <w:rPr>
                <w:rFonts w:ascii="CordiaUPC" w:hAnsi="CordiaUPC" w:eastAsiaTheme="minorHAnsi" w:cstheme="minorBidi"/>
                <w:sz w:val="28"/>
                <w:szCs w:val="28"/>
              </w:rPr>
              <w:t xml:space="preserve">Field </w:t>
            </w:r>
            <w:r>
              <w:rPr>
                <w:rFonts w:hint="cs" w:ascii="CordiaUPC" w:hAnsi="CordiaUPC" w:eastAsiaTheme="minorHAnsi" w:cstheme="minorBidi"/>
                <w:sz w:val="28"/>
                <w:szCs w:val="28"/>
                <w:cs/>
              </w:rPr>
              <w:t xml:space="preserve">และ </w:t>
            </w:r>
            <w:r>
              <w:rPr>
                <w:rFonts w:ascii="CordiaUPC" w:hAnsi="CordiaUPC" w:eastAsiaTheme="minorHAnsi" w:cstheme="minorBidi"/>
                <w:sz w:val="28"/>
                <w:szCs w:val="28"/>
              </w:rPr>
              <w:t xml:space="preserve">Validation </w:t>
            </w:r>
            <w:r w:rsidRPr="00F30436">
              <w:rPr>
                <w:rFonts w:ascii="CordiaUPC" w:hAnsi="CordiaUPC" w:cs="Cordia New" w:eastAsiaTheme="minorHAnsi"/>
                <w:sz w:val="28"/>
                <w:szCs w:val="28"/>
                <w:cs/>
              </w:rPr>
              <w:t xml:space="preserve">การให้ส่วนลดในระบบ </w:t>
            </w:r>
            <w:r w:rsidRPr="00F30436">
              <w:rPr>
                <w:rFonts w:ascii="CordiaUPC" w:hAnsi="CordiaUPC" w:eastAsiaTheme="minorHAnsi" w:cstheme="minorBidi"/>
                <w:sz w:val="28"/>
                <w:szCs w:val="28"/>
              </w:rPr>
              <w:t>RUC</w:t>
            </w:r>
          </w:p>
          <w:p w:rsidR="008145D3" w:rsidP="00214F87" w:rsidRDefault="008145D3" w14:paraId="0AFA7256" w14:textId="61154622">
            <w:pPr>
              <w:pStyle w:val="NormalWeb"/>
              <w:numPr>
                <w:ilvl w:val="0"/>
                <w:numId w:val="331"/>
              </w:numPr>
              <w:rPr>
                <w:rFonts w:ascii="CordiaUPC" w:hAnsi="CordiaUPC" w:eastAsiaTheme="minorHAnsi" w:cstheme="minorBidi"/>
                <w:sz w:val="28"/>
                <w:szCs w:val="28"/>
              </w:rPr>
            </w:pPr>
            <w:r>
              <w:rPr>
                <w:rFonts w:hint="cs" w:ascii="CordiaUPC" w:hAnsi="CordiaUPC" w:eastAsiaTheme="minorHAnsi" w:cstheme="minorBidi"/>
                <w:sz w:val="28"/>
                <w:szCs w:val="28"/>
                <w:cs/>
              </w:rPr>
              <w:t xml:space="preserve">เพิ่ม </w:t>
            </w:r>
            <w:r>
              <w:rPr>
                <w:rFonts w:ascii="CordiaUPC" w:hAnsi="CordiaUPC" w:eastAsiaTheme="minorHAnsi" w:cstheme="minorBidi"/>
                <w:sz w:val="28"/>
                <w:szCs w:val="28"/>
              </w:rPr>
              <w:t xml:space="preserve">Field </w:t>
            </w:r>
            <w:r w:rsidRPr="008145D3">
              <w:rPr>
                <w:rFonts w:ascii="CordiaUPC" w:hAnsi="CordiaUPC" w:eastAsiaTheme="minorHAnsi" w:cstheme="minorBidi"/>
                <w:sz w:val="28"/>
                <w:szCs w:val="28"/>
              </w:rPr>
              <w:t>Package Condition</w:t>
            </w:r>
            <w:r w:rsidR="00013089">
              <w:rPr>
                <w:rFonts w:hint="cs" w:ascii="CordiaUPC" w:hAnsi="CordiaUPC" w:eastAsiaTheme="minorHAnsi" w:cstheme="minorBidi"/>
                <w:sz w:val="28"/>
                <w:szCs w:val="28"/>
                <w:cs/>
              </w:rPr>
              <w:t xml:space="preserve"> และ </w:t>
            </w:r>
            <w:r w:rsidR="00013089">
              <w:rPr>
                <w:rFonts w:ascii="CordiaUPC" w:hAnsi="CordiaUPC" w:eastAsiaTheme="minorHAnsi" w:cstheme="minorBidi"/>
                <w:sz w:val="28"/>
                <w:szCs w:val="28"/>
              </w:rPr>
              <w:t>Validation</w:t>
            </w:r>
          </w:p>
          <w:p w:rsidRPr="00C63129" w:rsidR="00C63129" w:rsidP="00C63129" w:rsidRDefault="00C63129" w14:paraId="64055A32" w14:textId="5AE9860D">
            <w:pPr>
              <w:pStyle w:val="ListParagraph"/>
              <w:numPr>
                <w:ilvl w:val="0"/>
                <w:numId w:val="331"/>
              </w:numPr>
            </w:pPr>
            <w:r>
              <w:rPr>
                <w:rFonts w:hint="cs"/>
                <w:cs/>
              </w:rPr>
              <w:t xml:space="preserve">เพิ่ม </w:t>
            </w:r>
            <w:r>
              <w:t xml:space="preserve">Field </w:t>
            </w:r>
            <w:r w:rsidRPr="00C63129">
              <w:t xml:space="preserve">Recurring Promotion </w:t>
            </w:r>
            <w:r w:rsidRPr="00C63129">
              <w:rPr>
                <w:rFonts w:cs="CordiaUPC"/>
                <w:cs/>
              </w:rPr>
              <w:t xml:space="preserve">/ </w:t>
            </w:r>
            <w:r w:rsidRPr="00C63129">
              <w:t>Service Group</w:t>
            </w:r>
            <w:r w:rsidR="00013089">
              <w:rPr>
                <w:rFonts w:hint="cs"/>
                <w:cs/>
              </w:rPr>
              <w:t xml:space="preserve"> และ </w:t>
            </w:r>
            <w:r w:rsidR="00013089">
              <w:t>Validation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ที่ </w:t>
            </w:r>
            <w:r w:rsidRPr="00C63129">
              <w:t>Mass Product Offering Definition</w:t>
            </w:r>
          </w:p>
          <w:p w:rsidR="00C63129" w:rsidP="00214F87" w:rsidRDefault="00C63129" w14:paraId="1DF98794" w14:textId="4BC881D4">
            <w:pPr>
              <w:pStyle w:val="NormalWeb"/>
              <w:numPr>
                <w:ilvl w:val="0"/>
                <w:numId w:val="331"/>
              </w:numPr>
              <w:rPr>
                <w:rFonts w:ascii="CordiaUPC" w:hAnsi="CordiaUPC" w:eastAsiaTheme="minorHAnsi" w:cstheme="minorBidi"/>
                <w:sz w:val="28"/>
                <w:szCs w:val="28"/>
                <w:cs/>
              </w:rPr>
            </w:pPr>
            <w:r>
              <w:rPr>
                <w:rFonts w:hint="cs" w:ascii="CordiaUPC" w:hAnsi="CordiaUPC" w:eastAsiaTheme="minorHAnsi" w:cstheme="minorBidi"/>
                <w:sz w:val="28"/>
                <w:szCs w:val="28"/>
                <w:cs/>
              </w:rPr>
              <w:t xml:space="preserve">เพิ่ม </w:t>
            </w:r>
            <w:r>
              <w:rPr>
                <w:rFonts w:ascii="CordiaUPC" w:hAnsi="CordiaUPC" w:eastAsiaTheme="minorHAnsi" w:cstheme="minorBidi"/>
                <w:sz w:val="28"/>
                <w:szCs w:val="28"/>
              </w:rPr>
              <w:t xml:space="preserve">Logic visible </w:t>
            </w:r>
            <w:r>
              <w:rPr>
                <w:rFonts w:hint="cs" w:ascii="CordiaUPC" w:hAnsi="CordiaUPC" w:eastAsiaTheme="minorHAnsi" w:cstheme="minorBidi"/>
                <w:sz w:val="28"/>
                <w:szCs w:val="28"/>
                <w:cs/>
              </w:rPr>
              <w:t xml:space="preserve">ของ </w:t>
            </w:r>
            <w:r>
              <w:rPr>
                <w:rFonts w:ascii="CordiaUPC" w:hAnsi="CordiaUPC" w:eastAsiaTheme="minorHAnsi" w:cstheme="minorBidi"/>
                <w:sz w:val="28"/>
                <w:szCs w:val="28"/>
              </w:rPr>
              <w:t>field Bill Period</w:t>
            </w:r>
            <w:r w:rsidR="00013089">
              <w:rPr>
                <w:rFonts w:hint="cs" w:ascii="CordiaUPC" w:hAnsi="CordiaUPC" w:eastAsiaTheme="minorHAnsi" w:cstheme="minorBidi"/>
                <w:sz w:val="28"/>
                <w:szCs w:val="28"/>
                <w:cs/>
              </w:rPr>
              <w:t xml:space="preserve"> และ </w:t>
            </w:r>
            <w:r w:rsidR="00013089">
              <w:rPr>
                <w:rFonts w:ascii="CordiaUPC" w:hAnsi="CordiaUPC" w:eastAsiaTheme="minorHAnsi" w:cstheme="minorBidi"/>
                <w:sz w:val="28"/>
                <w:szCs w:val="28"/>
              </w:rPr>
              <w:t>Validation</w:t>
            </w:r>
            <w:r>
              <w:rPr>
                <w:rFonts w:hint="cs" w:ascii="CordiaUPC" w:hAnsi="CordiaUPC" w:eastAsiaTheme="minorHAnsi" w:cstheme="minorBidi"/>
                <w:sz w:val="28"/>
                <w:szCs w:val="28"/>
                <w:cs/>
              </w:rPr>
              <w:t xml:space="preserve"> ที่ </w:t>
            </w:r>
            <w:r w:rsidRPr="00C63129">
              <w:rPr>
                <w:rFonts w:ascii="CordiaUPC" w:hAnsi="CordiaUPC" w:eastAsiaTheme="minorHAnsi" w:cstheme="minorBidi"/>
                <w:sz w:val="28"/>
                <w:szCs w:val="28"/>
              </w:rPr>
              <w:t>Mass Product Offering Definition</w:t>
            </w:r>
          </w:p>
        </w:tc>
        <w:tc>
          <w:tcPr>
            <w:tcW w:w="751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214F87" w:rsidP="00214F87" w:rsidRDefault="00214F87" w14:paraId="08D3019A" w14:textId="0DA93C3E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V</w:t>
            </w:r>
            <w:r>
              <w:rPr>
                <w:rFonts w:cs="CordiaUPC"/>
                <w:cs/>
              </w:rPr>
              <w:t>.</w:t>
            </w:r>
            <w:r>
              <w:rPr>
                <w:rFonts w:cs="CordiaUPC"/>
              </w:rPr>
              <w:t>2</w:t>
            </w:r>
            <w:r>
              <w:rPr>
                <w:rFonts w:cs="CordiaUPC"/>
                <w:cs/>
              </w:rPr>
              <w:t>.</w:t>
            </w:r>
            <w:r>
              <w:rPr>
                <w:rFonts w:cs="CordiaUPC"/>
              </w:rPr>
              <w:t>14</w:t>
            </w:r>
          </w:p>
        </w:tc>
      </w:tr>
      <w:tr w:rsidRPr="001624DE" w:rsidR="000A1560" w:rsidTr="00F95259" w14:paraId="0AA76A8D" w14:textId="77777777">
        <w:trPr>
          <w:tblHeader/>
        </w:trPr>
        <w:tc>
          <w:tcPr>
            <w:tcW w:w="620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0A1560" w:rsidP="00214F87" w:rsidRDefault="00DB2EEF" w14:paraId="4168C734" w14:textId="06B9C1D3">
            <w:pPr>
              <w:pStyle w:val="TableBody"/>
            </w:pPr>
            <w:r>
              <w:rPr>
                <w:rFonts w:hint="cs"/>
                <w:cs/>
              </w:rPr>
              <w:t>29/09/2022</w:t>
            </w:r>
          </w:p>
        </w:tc>
        <w:tc>
          <w:tcPr>
            <w:tcW w:w="886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0A1560" w:rsidP="00214F87" w:rsidRDefault="000A1560" w14:paraId="6BAEFEB7" w14:textId="484672F2">
            <w:pPr>
              <w:pStyle w:val="TableBody"/>
            </w:pPr>
            <w:r>
              <w:t>suchanan</w:t>
            </w:r>
          </w:p>
        </w:tc>
        <w:tc>
          <w:tcPr>
            <w:tcW w:w="2743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0A1560" w:rsidP="00214F87" w:rsidRDefault="00DB2EEF" w14:paraId="316C9435" w14:textId="0AEDB256">
            <w:pPr>
              <w:pStyle w:val="NormalWeb"/>
              <w:numPr>
                <w:ilvl w:val="0"/>
                <w:numId w:val="331"/>
              </w:numPr>
              <w:rPr>
                <w:rFonts w:ascii="CordiaUPC" w:hAnsi="CordiaUPC" w:eastAsiaTheme="minorHAnsi" w:cstheme="minorBidi"/>
                <w:sz w:val="28"/>
                <w:szCs w:val="28"/>
              </w:rPr>
            </w:pPr>
            <w:r>
              <w:rPr>
                <w:rFonts w:hint="cs" w:ascii="CordiaUPC" w:hAnsi="CordiaUPC" w:eastAsiaTheme="minorHAnsi" w:cstheme="minorBidi"/>
                <w:sz w:val="28"/>
                <w:szCs w:val="28"/>
                <w:cs/>
              </w:rPr>
              <w:t xml:space="preserve">แก้ไขเงื่อนไขการดึง </w:t>
            </w:r>
            <w:r>
              <w:rPr>
                <w:rFonts w:ascii="CordiaUPC" w:hAnsi="CordiaUPC" w:eastAsiaTheme="minorHAnsi" w:cstheme="minorBidi"/>
                <w:sz w:val="28"/>
                <w:szCs w:val="28"/>
              </w:rPr>
              <w:t xml:space="preserve">List of value </w:t>
            </w:r>
            <w:r>
              <w:rPr>
                <w:rFonts w:hint="cs" w:ascii="CordiaUPC" w:hAnsi="CordiaUPC" w:eastAsiaTheme="minorHAnsi" w:cstheme="minorBidi"/>
                <w:sz w:val="28"/>
                <w:szCs w:val="28"/>
                <w:cs/>
              </w:rPr>
              <w:t xml:space="preserve">ฟิลด์ </w:t>
            </w:r>
            <w:r>
              <w:rPr>
                <w:rFonts w:ascii="CordiaUPC" w:hAnsi="CordiaUPC" w:eastAsiaTheme="minorHAnsi" w:cstheme="minorBidi"/>
                <w:sz w:val="28"/>
                <w:szCs w:val="28"/>
              </w:rPr>
              <w:t xml:space="preserve">Commu Speed </w:t>
            </w:r>
            <w:r>
              <w:rPr>
                <w:rFonts w:hint="cs" w:ascii="CordiaUPC" w:hAnsi="CordiaUPC" w:eastAsiaTheme="minorHAnsi" w:cstheme="minorBidi"/>
                <w:sz w:val="28"/>
                <w:szCs w:val="28"/>
                <w:cs/>
              </w:rPr>
              <w:t xml:space="preserve">ที่ </w:t>
            </w:r>
            <w:r>
              <w:rPr>
                <w:rFonts w:ascii="CordiaUPC" w:hAnsi="CordiaUPC" w:eastAsiaTheme="minorHAnsi" w:cstheme="minorBidi"/>
                <w:sz w:val="28"/>
                <w:szCs w:val="28"/>
              </w:rPr>
              <w:t>Mass Internet</w:t>
            </w:r>
          </w:p>
          <w:p w:rsidR="00E34494" w:rsidP="00214F87" w:rsidRDefault="00E34494" w14:paraId="336E90BE" w14:textId="62E48469">
            <w:pPr>
              <w:pStyle w:val="NormalWeb"/>
              <w:numPr>
                <w:ilvl w:val="0"/>
                <w:numId w:val="331"/>
              </w:numPr>
              <w:rPr>
                <w:rFonts w:ascii="CordiaUPC" w:hAnsi="CordiaUPC" w:eastAsiaTheme="minorHAnsi" w:cstheme="minorBidi"/>
                <w:sz w:val="28"/>
                <w:szCs w:val="28"/>
                <w:cs/>
              </w:rPr>
            </w:pPr>
            <w:r>
              <w:rPr>
                <w:rFonts w:hint="cs" w:ascii="CordiaUPC" w:hAnsi="CordiaUPC" w:eastAsiaTheme="minorHAnsi" w:cstheme="minorBidi"/>
                <w:sz w:val="28"/>
                <w:szCs w:val="28"/>
                <w:cs/>
              </w:rPr>
              <w:t xml:space="preserve">เพิ่ม </w:t>
            </w:r>
            <w:r>
              <w:rPr>
                <w:rFonts w:ascii="CordiaUPC" w:hAnsi="CordiaUPC" w:eastAsiaTheme="minorHAnsi" w:cstheme="minorBidi"/>
                <w:sz w:val="28"/>
                <w:szCs w:val="28"/>
              </w:rPr>
              <w:t>validate Mass Internet</w:t>
            </w:r>
          </w:p>
        </w:tc>
        <w:tc>
          <w:tcPr>
            <w:tcW w:w="751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0A1560" w:rsidP="00214F87" w:rsidRDefault="000A1560" w14:paraId="33B38FFB" w14:textId="536C15A6">
            <w:pPr>
              <w:pStyle w:val="TableBody"/>
              <w:rPr>
                <w:rFonts w:cs="CordiaUPC"/>
                <w:cs/>
              </w:rPr>
            </w:pPr>
            <w:r>
              <w:rPr>
                <w:rFonts w:cs="CordiaUPC"/>
              </w:rPr>
              <w:t>V</w:t>
            </w:r>
            <w:r>
              <w:rPr>
                <w:rFonts w:cs="CordiaUPC"/>
                <w:cs/>
              </w:rPr>
              <w:t>.</w:t>
            </w:r>
            <w:r>
              <w:rPr>
                <w:rFonts w:cs="CordiaUPC"/>
              </w:rPr>
              <w:t>2</w:t>
            </w:r>
            <w:r>
              <w:rPr>
                <w:rFonts w:cs="CordiaUPC"/>
                <w:cs/>
              </w:rPr>
              <w:t>.</w:t>
            </w:r>
            <w:r>
              <w:rPr>
                <w:rFonts w:cs="CordiaUPC"/>
              </w:rPr>
              <w:t>15</w:t>
            </w:r>
          </w:p>
        </w:tc>
      </w:tr>
      <w:tr w:rsidRPr="001624DE" w:rsidR="00181576" w:rsidTr="00F95259" w14:paraId="5448425A" w14:textId="77777777">
        <w:trPr>
          <w:tblHeader/>
        </w:trPr>
        <w:tc>
          <w:tcPr>
            <w:tcW w:w="620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181576" w:rsidP="00214F87" w:rsidRDefault="00181576" w14:paraId="162A70E7" w14:textId="7BDD581D">
            <w:pPr>
              <w:pStyle w:val="TableBody"/>
              <w:rPr>
                <w:cs/>
              </w:rPr>
            </w:pPr>
            <w:r>
              <w:t>11</w:t>
            </w:r>
            <w:r>
              <w:rPr>
                <w:rFonts w:cs="CordiaUPC"/>
                <w:cs/>
              </w:rPr>
              <w:t>/</w:t>
            </w:r>
            <w:r>
              <w:t>10</w:t>
            </w:r>
            <w:r>
              <w:rPr>
                <w:rFonts w:cs="CordiaUPC"/>
                <w:cs/>
              </w:rPr>
              <w:t>/</w:t>
            </w:r>
            <w:r>
              <w:t>2022</w:t>
            </w:r>
          </w:p>
        </w:tc>
        <w:tc>
          <w:tcPr>
            <w:tcW w:w="886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181576" w:rsidP="00214F87" w:rsidRDefault="00181576" w14:paraId="753A0450" w14:textId="35FDD37A">
            <w:pPr>
              <w:pStyle w:val="TableBody"/>
            </w:pPr>
            <w:r>
              <w:t>suchanan</w:t>
            </w:r>
          </w:p>
        </w:tc>
        <w:tc>
          <w:tcPr>
            <w:tcW w:w="2743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181576" w:rsidP="00214F87" w:rsidRDefault="00181576" w14:paraId="16F7184D" w14:textId="77777777">
            <w:pPr>
              <w:pStyle w:val="NormalWeb"/>
              <w:numPr>
                <w:ilvl w:val="0"/>
                <w:numId w:val="331"/>
              </w:numPr>
              <w:rPr>
                <w:rFonts w:ascii="CordiaUPC" w:hAnsi="CordiaUPC" w:eastAsiaTheme="minorHAnsi" w:cstheme="minorBidi"/>
                <w:sz w:val="28"/>
                <w:szCs w:val="28"/>
              </w:rPr>
            </w:pPr>
            <w:r>
              <w:rPr>
                <w:rFonts w:hint="cs" w:ascii="CordiaUPC" w:hAnsi="CordiaUPC" w:eastAsiaTheme="minorHAnsi" w:cstheme="minorBidi"/>
                <w:sz w:val="28"/>
                <w:szCs w:val="28"/>
                <w:cs/>
              </w:rPr>
              <w:t xml:space="preserve">แก้ไข </w:t>
            </w:r>
            <w:r>
              <w:rPr>
                <w:rFonts w:ascii="CordiaUPC" w:hAnsi="CordiaUPC" w:eastAsiaTheme="minorHAnsi" w:cstheme="minorBidi"/>
                <w:sz w:val="28"/>
                <w:szCs w:val="28"/>
              </w:rPr>
              <w:t xml:space="preserve">type field simType </w:t>
            </w:r>
            <w:r>
              <w:rPr>
                <w:rFonts w:hint="cs" w:ascii="CordiaUPC" w:hAnsi="CordiaUPC" w:eastAsiaTheme="minorHAnsi" w:cstheme="minorBidi"/>
                <w:sz w:val="28"/>
                <w:szCs w:val="28"/>
                <w:cs/>
              </w:rPr>
              <w:t xml:space="preserve">ที่ </w:t>
            </w:r>
            <w:r>
              <w:rPr>
                <w:rFonts w:ascii="CordiaUPC" w:hAnsi="CordiaUPC" w:eastAsiaTheme="minorHAnsi" w:cstheme="minorBidi"/>
                <w:sz w:val="28"/>
                <w:szCs w:val="28"/>
              </w:rPr>
              <w:t>MASS Manage New SIM</w:t>
            </w:r>
          </w:p>
          <w:p w:rsidR="00A3069F" w:rsidP="00214F87" w:rsidRDefault="00A3069F" w14:paraId="4DC46C52" w14:textId="3FCBC55F">
            <w:pPr>
              <w:pStyle w:val="NormalWeb"/>
              <w:numPr>
                <w:ilvl w:val="0"/>
                <w:numId w:val="331"/>
              </w:numPr>
              <w:rPr>
                <w:rFonts w:ascii="CordiaUPC" w:hAnsi="CordiaUPC" w:eastAsiaTheme="minorHAnsi" w:cstheme="minorBidi"/>
                <w:sz w:val="28"/>
                <w:szCs w:val="28"/>
                <w:cs/>
              </w:rPr>
            </w:pPr>
            <w:r>
              <w:rPr>
                <w:rFonts w:hint="cs" w:ascii="CordiaUPC" w:hAnsi="CordiaUPC" w:eastAsiaTheme="minorHAnsi" w:cstheme="minorBidi"/>
                <w:sz w:val="28"/>
                <w:szCs w:val="28"/>
                <w:cs/>
              </w:rPr>
              <w:t xml:space="preserve">แก้ไขเงื่อนไขการโชว์ฟิลด์ </w:t>
            </w:r>
            <w:r w:rsidRPr="00280F9F">
              <w:rPr>
                <w:rFonts w:ascii="CordiaUPC" w:hAnsi="CordiaUPC" w:eastAsiaTheme="minorHAnsi" w:cstheme="minorBidi"/>
                <w:sz w:val="28"/>
                <w:szCs w:val="28"/>
              </w:rPr>
              <w:t>onTopCategory</w:t>
            </w:r>
          </w:p>
        </w:tc>
        <w:tc>
          <w:tcPr>
            <w:tcW w:w="751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181576" w:rsidP="00214F87" w:rsidRDefault="00A3069F" w14:paraId="037C57FD" w14:textId="6E431F94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V</w:t>
            </w:r>
            <w:r>
              <w:rPr>
                <w:rFonts w:cs="CordiaUPC"/>
                <w:cs/>
              </w:rPr>
              <w:t>.</w:t>
            </w:r>
            <w:r>
              <w:rPr>
                <w:rFonts w:cs="CordiaUPC"/>
              </w:rPr>
              <w:t>2</w:t>
            </w:r>
            <w:r>
              <w:rPr>
                <w:rFonts w:cs="CordiaUPC"/>
                <w:cs/>
              </w:rPr>
              <w:t>.</w:t>
            </w:r>
            <w:r>
              <w:rPr>
                <w:rFonts w:cs="CordiaUPC"/>
              </w:rPr>
              <w:t>16</w:t>
            </w:r>
          </w:p>
        </w:tc>
      </w:tr>
      <w:tr w:rsidRPr="001624DE" w:rsidR="007F316A" w:rsidTr="00F95259" w14:paraId="779568A6" w14:textId="77777777">
        <w:trPr>
          <w:tblHeader/>
        </w:trPr>
        <w:tc>
          <w:tcPr>
            <w:tcW w:w="620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7F316A" w:rsidP="007F316A" w:rsidRDefault="007F316A" w14:paraId="2A1D1353" w14:textId="056E2F94">
            <w:pPr>
              <w:pStyle w:val="TableBody"/>
            </w:pPr>
            <w:r>
              <w:t>18</w:t>
            </w:r>
            <w:r>
              <w:rPr>
                <w:rFonts w:cs="CordiaUPC"/>
                <w:cs/>
              </w:rPr>
              <w:t>/</w:t>
            </w:r>
            <w:r>
              <w:t>10</w:t>
            </w:r>
            <w:r>
              <w:rPr>
                <w:rFonts w:cs="CordiaUPC"/>
                <w:cs/>
              </w:rPr>
              <w:t>/</w:t>
            </w:r>
            <w:r>
              <w:t>2022</w:t>
            </w:r>
          </w:p>
        </w:tc>
        <w:tc>
          <w:tcPr>
            <w:tcW w:w="886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7F316A" w:rsidP="007F316A" w:rsidRDefault="007F316A" w14:paraId="387B2E12" w14:textId="60DCA59B">
            <w:pPr>
              <w:pStyle w:val="TableBody"/>
            </w:pPr>
            <w:r>
              <w:t>Nopphasin</w:t>
            </w:r>
          </w:p>
        </w:tc>
        <w:tc>
          <w:tcPr>
            <w:tcW w:w="2743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7F316A" w:rsidP="007F316A" w:rsidRDefault="007C0A6D" w14:paraId="0BCA08AC" w14:textId="39266DF5">
            <w:pPr>
              <w:pStyle w:val="NormalWeb"/>
              <w:numPr>
                <w:ilvl w:val="0"/>
                <w:numId w:val="331"/>
              </w:numPr>
              <w:rPr>
                <w:rFonts w:ascii="CordiaUPC" w:hAnsi="CordiaUPC" w:eastAsiaTheme="minorHAnsi" w:cstheme="minorBidi"/>
                <w:sz w:val="28"/>
                <w:szCs w:val="28"/>
              </w:rPr>
            </w:pPr>
            <w:r>
              <w:rPr>
                <w:rFonts w:ascii="CordiaUPC" w:hAnsi="CordiaUPC" w:eastAsiaTheme="minorHAnsi" w:cstheme="minorBidi"/>
                <w:sz w:val="28"/>
                <w:szCs w:val="28"/>
              </w:rPr>
              <w:t xml:space="preserve">Update label section of </w:t>
            </w:r>
            <w:r w:rsidRPr="007C0A6D">
              <w:rPr>
                <w:rFonts w:ascii="CordiaUPC" w:hAnsi="CordiaUPC" w:eastAsiaTheme="minorHAnsi" w:cstheme="minorBidi"/>
                <w:sz w:val="28"/>
                <w:szCs w:val="28"/>
              </w:rPr>
              <w:t xml:space="preserve">Serenade Segment </w:t>
            </w:r>
            <w:r w:rsidRPr="007C0A6D">
              <w:rPr>
                <w:rFonts w:ascii="CordiaUPC" w:hAnsi="CordiaUPC" w:cs="Cordia New" w:eastAsiaTheme="minorHAnsi"/>
                <w:sz w:val="28"/>
                <w:szCs w:val="28"/>
                <w:cs/>
              </w:rPr>
              <w:t>ที่ลูกค้าได้รับเมื่อสมัครแพ็ก</w:t>
            </w:r>
            <w:r>
              <w:rPr>
                <w:rFonts w:ascii="CordiaUPC" w:hAnsi="CordiaUPC" w:cs="Cordia New" w:eastAsiaTheme="minorHAnsi"/>
                <w:sz w:val="28"/>
                <w:szCs w:val="28"/>
              </w:rPr>
              <w:t xml:space="preserve"> section</w:t>
            </w:r>
          </w:p>
          <w:p w:rsidRPr="009D51ED" w:rsidR="007F316A" w:rsidP="00190DCF" w:rsidRDefault="007C0A6D" w14:paraId="68A336FD" w14:textId="0EDDF517">
            <w:pPr>
              <w:pStyle w:val="ListParagraph"/>
              <w:numPr>
                <w:ilvl w:val="0"/>
                <w:numId w:val="331"/>
              </w:numPr>
              <w:rPr>
                <w:cs/>
              </w:rPr>
            </w:pPr>
            <w:r>
              <w:t xml:space="preserve">Update logic </w:t>
            </w:r>
            <w:r w:rsidRPr="007C0A6D">
              <w:t>Package Type field</w:t>
            </w:r>
            <w:r>
              <w:t xml:space="preserve"> to has no</w:t>
            </w:r>
            <w:r w:rsidRPr="007C0A6D">
              <w:t xml:space="preserve"> Default Value</w:t>
            </w:r>
          </w:p>
        </w:tc>
        <w:tc>
          <w:tcPr>
            <w:tcW w:w="751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7F316A" w:rsidP="007F316A" w:rsidRDefault="007F316A" w14:paraId="58816891" w14:textId="0449B038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V</w:t>
            </w:r>
            <w:r>
              <w:rPr>
                <w:rFonts w:cs="CordiaUPC"/>
                <w:cs/>
              </w:rPr>
              <w:t>.</w:t>
            </w:r>
            <w:r>
              <w:rPr>
                <w:rFonts w:cs="CordiaUPC"/>
              </w:rPr>
              <w:t>2</w:t>
            </w:r>
            <w:r>
              <w:rPr>
                <w:rFonts w:cs="CordiaUPC"/>
                <w:cs/>
              </w:rPr>
              <w:t>.</w:t>
            </w:r>
            <w:r>
              <w:rPr>
                <w:rFonts w:cs="CordiaUPC"/>
              </w:rPr>
              <w:t>17</w:t>
            </w:r>
          </w:p>
        </w:tc>
      </w:tr>
      <w:tr w:rsidRPr="001624DE" w:rsidR="00771F86" w:rsidTr="00F95259" w14:paraId="226677F6" w14:textId="77777777">
        <w:trPr>
          <w:tblHeader/>
        </w:trPr>
        <w:tc>
          <w:tcPr>
            <w:tcW w:w="620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771F86" w:rsidP="007F316A" w:rsidRDefault="00771F86" w14:paraId="63B823EE" w14:textId="2D850A06">
            <w:pPr>
              <w:pStyle w:val="TableBody"/>
            </w:pPr>
            <w:r>
              <w:t>19</w:t>
            </w:r>
            <w:r>
              <w:rPr>
                <w:rFonts w:cs="CordiaUPC"/>
                <w:cs/>
              </w:rPr>
              <w:t>/</w:t>
            </w:r>
            <w:r>
              <w:t>10</w:t>
            </w:r>
            <w:r>
              <w:rPr>
                <w:rFonts w:cs="CordiaUPC"/>
                <w:cs/>
              </w:rPr>
              <w:t>/</w:t>
            </w:r>
            <w:r>
              <w:t>2022</w:t>
            </w:r>
          </w:p>
        </w:tc>
        <w:tc>
          <w:tcPr>
            <w:tcW w:w="886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771F86" w:rsidP="007F316A" w:rsidRDefault="00771F86" w14:paraId="2A475D3E" w14:textId="27B87801">
            <w:pPr>
              <w:pStyle w:val="TableBody"/>
            </w:pPr>
            <w:r>
              <w:t>Suchanan</w:t>
            </w:r>
          </w:p>
        </w:tc>
        <w:tc>
          <w:tcPr>
            <w:tcW w:w="2743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771F86" w:rsidP="007F316A" w:rsidRDefault="00771F86" w14:paraId="01F8C30C" w14:textId="77777777">
            <w:pPr>
              <w:pStyle w:val="NormalWeb"/>
              <w:numPr>
                <w:ilvl w:val="0"/>
                <w:numId w:val="331"/>
              </w:numPr>
              <w:rPr>
                <w:rFonts w:ascii="CordiaUPC" w:hAnsi="CordiaUPC" w:eastAsiaTheme="minorHAnsi" w:cstheme="minorBidi"/>
                <w:sz w:val="28"/>
                <w:szCs w:val="28"/>
              </w:rPr>
            </w:pPr>
            <w:r>
              <w:rPr>
                <w:rFonts w:hint="cs" w:ascii="CordiaUPC" w:hAnsi="CordiaUPC" w:eastAsiaTheme="minorHAnsi" w:cstheme="minorBidi"/>
                <w:sz w:val="28"/>
                <w:szCs w:val="28"/>
                <w:cs/>
              </w:rPr>
              <w:t xml:space="preserve">แก้ไข </w:t>
            </w:r>
            <w:r>
              <w:rPr>
                <w:rFonts w:ascii="CordiaUPC" w:hAnsi="CordiaUPC" w:eastAsiaTheme="minorHAnsi" w:cstheme="minorBidi"/>
                <w:sz w:val="28"/>
                <w:szCs w:val="28"/>
              </w:rPr>
              <w:t xml:space="preserve">Logic </w:t>
            </w:r>
            <w:r>
              <w:rPr>
                <w:rFonts w:hint="cs" w:ascii="CordiaUPC" w:hAnsi="CordiaUPC" w:eastAsiaTheme="minorHAnsi" w:cstheme="minorBidi"/>
                <w:sz w:val="28"/>
                <w:szCs w:val="28"/>
                <w:cs/>
              </w:rPr>
              <w:t xml:space="preserve">การโชว์ </w:t>
            </w:r>
            <w:r>
              <w:rPr>
                <w:rFonts w:ascii="CordiaUPC" w:hAnsi="CordiaUPC" w:eastAsiaTheme="minorHAnsi" w:cstheme="minorBidi"/>
                <w:sz w:val="28"/>
                <w:szCs w:val="28"/>
              </w:rPr>
              <w:t xml:space="preserve">Tab </w:t>
            </w:r>
            <w:r>
              <w:rPr>
                <w:rFonts w:hint="cs" w:ascii="CordiaUPC" w:hAnsi="CordiaUPC" w:eastAsiaTheme="minorHAnsi" w:cstheme="minorBidi"/>
                <w:sz w:val="28"/>
                <w:szCs w:val="28"/>
                <w:cs/>
              </w:rPr>
              <w:t xml:space="preserve">ของ </w:t>
            </w:r>
            <w:r>
              <w:rPr>
                <w:rFonts w:ascii="CordiaUPC" w:hAnsi="CordiaUPC" w:eastAsiaTheme="minorHAnsi" w:cstheme="minorBidi"/>
                <w:sz w:val="28"/>
                <w:szCs w:val="28"/>
              </w:rPr>
              <w:t>PO GROUP Entertainment Partnership</w:t>
            </w:r>
          </w:p>
          <w:p w:rsidR="00771F86" w:rsidP="007F316A" w:rsidRDefault="00771F86" w14:paraId="6BE36A74" w14:textId="77777777">
            <w:pPr>
              <w:pStyle w:val="NormalWeb"/>
              <w:numPr>
                <w:ilvl w:val="0"/>
                <w:numId w:val="331"/>
              </w:numPr>
              <w:rPr>
                <w:rFonts w:ascii="CordiaUPC" w:hAnsi="CordiaUPC" w:eastAsiaTheme="minorHAnsi" w:cstheme="minorBidi"/>
                <w:sz w:val="28"/>
                <w:szCs w:val="28"/>
              </w:rPr>
            </w:pPr>
            <w:r>
              <w:rPr>
                <w:rFonts w:hint="cs" w:ascii="CordiaUPC" w:hAnsi="CordiaUPC" w:eastAsiaTheme="minorHAnsi" w:cstheme="minorBidi"/>
                <w:sz w:val="28"/>
                <w:szCs w:val="28"/>
                <w:cs/>
              </w:rPr>
              <w:t xml:space="preserve">แก้ไข </w:t>
            </w:r>
            <w:r>
              <w:rPr>
                <w:rFonts w:ascii="CordiaUPC" w:hAnsi="CordiaUPC" w:eastAsiaTheme="minorHAnsi" w:cstheme="minorBidi"/>
                <w:sz w:val="28"/>
                <w:szCs w:val="28"/>
              </w:rPr>
              <w:t xml:space="preserve">Logic Validate </w:t>
            </w:r>
            <w:r w:rsidRPr="0052756A">
              <w:rPr>
                <w:rFonts w:ascii="CordiaUPC" w:hAnsi="CordiaUPC" w:eastAsiaTheme="minorHAnsi" w:cstheme="minorBidi"/>
                <w:sz w:val="28"/>
                <w:szCs w:val="28"/>
              </w:rPr>
              <w:t>Performance Flag</w:t>
            </w:r>
            <w:r>
              <w:rPr>
                <w:rFonts w:ascii="CordiaUPC" w:hAnsi="CordiaUPC" w:cs="CordiaUPC" w:eastAsiaTheme="minorHAnsi"/>
                <w:sz w:val="28"/>
                <w:szCs w:val="28"/>
                <w:cs/>
              </w:rPr>
              <w:t xml:space="preserve"> </w:t>
            </w:r>
            <w:r>
              <w:rPr>
                <w:rFonts w:hint="cs" w:ascii="CordiaUPC" w:hAnsi="CordiaUPC" w:eastAsiaTheme="minorHAnsi" w:cstheme="minorBidi"/>
                <w:sz w:val="28"/>
                <w:szCs w:val="28"/>
                <w:cs/>
              </w:rPr>
              <w:t xml:space="preserve">ที่ </w:t>
            </w:r>
            <w:r>
              <w:rPr>
                <w:rFonts w:ascii="CordiaUPC" w:hAnsi="CordiaUPC" w:eastAsiaTheme="minorHAnsi" w:cstheme="minorBidi"/>
                <w:sz w:val="28"/>
                <w:szCs w:val="28"/>
              </w:rPr>
              <w:t>Incentive SQT</w:t>
            </w:r>
          </w:p>
          <w:p w:rsidRPr="00E133E6" w:rsidR="00771F86" w:rsidP="00E133E6" w:rsidRDefault="00771F86" w14:paraId="0ED0F010" w14:textId="2BF3FE3A">
            <w:pPr>
              <w:pStyle w:val="NormalWeb"/>
              <w:numPr>
                <w:ilvl w:val="0"/>
                <w:numId w:val="331"/>
              </w:numPr>
              <w:rPr>
                <w:rFonts w:ascii="CordiaUPC" w:hAnsi="CordiaUPC" w:eastAsiaTheme="minorHAnsi" w:cstheme="minorBidi"/>
                <w:sz w:val="28"/>
                <w:szCs w:val="28"/>
              </w:rPr>
            </w:pPr>
            <w:r>
              <w:rPr>
                <w:rFonts w:hint="cs" w:ascii="CordiaUPC" w:hAnsi="CordiaUPC" w:eastAsiaTheme="minorHAnsi" w:cstheme="minorBidi"/>
                <w:sz w:val="28"/>
                <w:szCs w:val="28"/>
                <w:cs/>
              </w:rPr>
              <w:t xml:space="preserve">เพิ่ม </w:t>
            </w:r>
            <w:r>
              <w:rPr>
                <w:rFonts w:ascii="CordiaUPC" w:hAnsi="CordiaUPC" w:eastAsiaTheme="minorHAnsi" w:cstheme="minorBidi"/>
                <w:sz w:val="28"/>
                <w:szCs w:val="28"/>
              </w:rPr>
              <w:t>PO Relation Entertainment Partnership</w:t>
            </w:r>
          </w:p>
        </w:tc>
        <w:tc>
          <w:tcPr>
            <w:tcW w:w="751" w:type="pct"/>
            <w:vMerge w:val="restar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771F86" w:rsidP="007F316A" w:rsidRDefault="00771F86" w14:paraId="038B2D51" w14:textId="77777777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V</w:t>
            </w:r>
            <w:r>
              <w:rPr>
                <w:rFonts w:cs="CordiaUPC"/>
                <w:cs/>
              </w:rPr>
              <w:t>.</w:t>
            </w:r>
            <w:r>
              <w:rPr>
                <w:rFonts w:cs="CordiaUPC"/>
              </w:rPr>
              <w:t>2</w:t>
            </w:r>
            <w:r>
              <w:rPr>
                <w:rFonts w:cs="CordiaUPC"/>
                <w:cs/>
              </w:rPr>
              <w:t>.</w:t>
            </w:r>
            <w:r>
              <w:rPr>
                <w:rFonts w:cs="CordiaUPC"/>
              </w:rPr>
              <w:t>18</w:t>
            </w:r>
          </w:p>
          <w:p w:rsidR="00771F86" w:rsidP="004B2560" w:rsidRDefault="00771F86" w14:paraId="009655CE" w14:textId="7D4E2D4C">
            <w:pPr>
              <w:pStyle w:val="TableBody"/>
              <w:rPr>
                <w:rFonts w:cs="CordiaUPC"/>
              </w:rPr>
            </w:pPr>
          </w:p>
        </w:tc>
      </w:tr>
      <w:tr w:rsidRPr="001624DE" w:rsidR="00771F86" w:rsidTr="00F95259" w14:paraId="7923CBFB" w14:textId="77777777">
        <w:trPr>
          <w:tblHeader/>
        </w:trPr>
        <w:tc>
          <w:tcPr>
            <w:tcW w:w="620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771F86" w:rsidP="004B2560" w:rsidRDefault="00771F86" w14:paraId="6F2F9723" w14:textId="2C8CF5E8">
            <w:pPr>
              <w:pStyle w:val="TableBody"/>
            </w:pPr>
            <w:r>
              <w:t>21</w:t>
            </w:r>
            <w:r>
              <w:rPr>
                <w:rFonts w:cs="CordiaUPC"/>
                <w:cs/>
              </w:rPr>
              <w:t>/</w:t>
            </w:r>
            <w:r>
              <w:t>10</w:t>
            </w:r>
            <w:r>
              <w:rPr>
                <w:rFonts w:cs="CordiaUPC"/>
                <w:cs/>
              </w:rPr>
              <w:t>/</w:t>
            </w:r>
            <w:r>
              <w:t>2022</w:t>
            </w:r>
          </w:p>
        </w:tc>
        <w:tc>
          <w:tcPr>
            <w:tcW w:w="886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771F86" w:rsidP="004B2560" w:rsidRDefault="00771F86" w14:paraId="0FC6070A" w14:textId="25FE821F">
            <w:pPr>
              <w:pStyle w:val="TableBody"/>
            </w:pPr>
            <w:r>
              <w:t>Nopphasin</w:t>
            </w:r>
          </w:p>
        </w:tc>
        <w:tc>
          <w:tcPr>
            <w:tcW w:w="2743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771F86" w:rsidP="004B2560" w:rsidRDefault="00771F86" w14:paraId="3B08BEB5" w14:textId="33484545">
            <w:pPr>
              <w:pStyle w:val="NormalWeb"/>
              <w:numPr>
                <w:ilvl w:val="0"/>
                <w:numId w:val="331"/>
              </w:numPr>
              <w:rPr>
                <w:rFonts w:ascii="CordiaUPC" w:hAnsi="CordiaUPC" w:eastAsiaTheme="minorHAnsi" w:cstheme="minorBidi"/>
                <w:sz w:val="28"/>
                <w:szCs w:val="28"/>
                <w:cs/>
              </w:rPr>
            </w:pPr>
            <w:r w:rsidRPr="004B2560">
              <w:rPr>
                <w:rFonts w:ascii="CordiaUPC" w:hAnsi="CordiaUPC" w:eastAsiaTheme="minorHAnsi" w:cstheme="minorBidi"/>
                <w:sz w:val="28"/>
                <w:szCs w:val="28"/>
              </w:rPr>
              <w:t xml:space="preserve">SMS Confirm </w:t>
            </w:r>
            <w:r w:rsidRPr="004B2560">
              <w:rPr>
                <w:rFonts w:ascii="CordiaUPC" w:hAnsi="CordiaUPC" w:cs="Cordia New" w:eastAsiaTheme="minorHAnsi"/>
                <w:sz w:val="28"/>
                <w:szCs w:val="28"/>
                <w:cs/>
              </w:rPr>
              <w:t xml:space="preserve">เมื่อสมัครแพ็กเกจ (ก่อน </w:t>
            </w:r>
            <w:r w:rsidRPr="004B2560">
              <w:rPr>
                <w:rFonts w:ascii="CordiaUPC" w:hAnsi="CordiaUPC" w:eastAsiaTheme="minorHAnsi" w:cstheme="minorBidi"/>
                <w:sz w:val="28"/>
                <w:szCs w:val="28"/>
              </w:rPr>
              <w:t>First Use</w:t>
            </w:r>
            <w:r w:rsidRPr="004B2560">
              <w:rPr>
                <w:rFonts w:ascii="CordiaUPC" w:hAnsi="CordiaUPC" w:cs="CordiaUPC" w:eastAsiaTheme="minorHAnsi"/>
                <w:sz w:val="28"/>
                <w:szCs w:val="28"/>
                <w:cs/>
              </w:rPr>
              <w:t xml:space="preserve">) </w:t>
            </w:r>
            <w:r w:rsidRPr="004B2560">
              <w:rPr>
                <w:rFonts w:ascii="CordiaUPC" w:hAnsi="CordiaUPC" w:eastAsiaTheme="minorHAnsi" w:cstheme="minorBidi"/>
                <w:sz w:val="28"/>
                <w:szCs w:val="28"/>
              </w:rPr>
              <w:t>Section</w:t>
            </w:r>
          </w:p>
        </w:tc>
        <w:tc>
          <w:tcPr>
            <w:tcW w:w="751" w:type="pct"/>
            <w:vMerge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771F86" w:rsidP="004B2560" w:rsidRDefault="00771F86" w14:paraId="598908CF" w14:textId="329B1BED">
            <w:pPr>
              <w:pStyle w:val="TableBody"/>
              <w:rPr>
                <w:rFonts w:cs="CordiaUPC"/>
              </w:rPr>
            </w:pPr>
          </w:p>
        </w:tc>
      </w:tr>
      <w:tr w:rsidRPr="001624DE" w:rsidR="00681AF9" w:rsidTr="00F95259" w14:paraId="39CA6EF0" w14:textId="77777777">
        <w:trPr>
          <w:tblHeader/>
        </w:trPr>
        <w:tc>
          <w:tcPr>
            <w:tcW w:w="620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81AF9" w:rsidP="00370A67" w:rsidRDefault="00681AF9" w14:paraId="151CD891" w14:textId="4E79CE14">
            <w:pPr>
              <w:pStyle w:val="TableBody"/>
            </w:pPr>
            <w:r>
              <w:t>02</w:t>
            </w:r>
            <w:r>
              <w:rPr>
                <w:rFonts w:cs="CordiaUPC"/>
                <w:cs/>
              </w:rPr>
              <w:t>/</w:t>
            </w:r>
            <w:r>
              <w:t>11</w:t>
            </w:r>
            <w:r>
              <w:rPr>
                <w:rFonts w:cs="CordiaUPC"/>
                <w:cs/>
              </w:rPr>
              <w:t>/</w:t>
            </w:r>
            <w:r>
              <w:t>2022</w:t>
            </w:r>
          </w:p>
        </w:tc>
        <w:tc>
          <w:tcPr>
            <w:tcW w:w="886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81AF9" w:rsidP="00370A67" w:rsidRDefault="00681AF9" w14:paraId="0EACDFA3" w14:textId="268D544D">
            <w:pPr>
              <w:pStyle w:val="TableBody"/>
            </w:pPr>
            <w:r>
              <w:t>Nopphasin</w:t>
            </w:r>
          </w:p>
        </w:tc>
        <w:tc>
          <w:tcPr>
            <w:tcW w:w="2743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4B2560" w:rsidR="00681AF9" w:rsidP="00370A67" w:rsidRDefault="00681AF9" w14:paraId="190C2E98" w14:textId="7541151D">
            <w:pPr>
              <w:pStyle w:val="NormalWeb"/>
              <w:numPr>
                <w:ilvl w:val="0"/>
                <w:numId w:val="331"/>
              </w:numPr>
              <w:rPr>
                <w:rFonts w:ascii="CordiaUPC" w:hAnsi="CordiaUPC" w:eastAsiaTheme="minorHAnsi" w:cstheme="minorBidi"/>
                <w:sz w:val="28"/>
                <w:szCs w:val="28"/>
              </w:rPr>
            </w:pPr>
            <w:r>
              <w:rPr>
                <w:rFonts w:ascii="CordiaUPC" w:hAnsi="CordiaUPC" w:eastAsiaTheme="minorHAnsi" w:cstheme="minorBidi"/>
                <w:sz w:val="28"/>
                <w:szCs w:val="28"/>
              </w:rPr>
              <w:t xml:space="preserve">Update validate </w:t>
            </w:r>
            <w:r w:rsidRPr="00370A67">
              <w:rPr>
                <w:rFonts w:ascii="CordiaUPC" w:hAnsi="CordiaUPC" w:eastAsiaTheme="minorHAnsi" w:cstheme="minorBidi"/>
                <w:sz w:val="28"/>
                <w:szCs w:val="28"/>
              </w:rPr>
              <w:t>Promotion Pricing</w:t>
            </w:r>
            <w:r>
              <w:rPr>
                <w:rFonts w:ascii="CordiaUPC" w:hAnsi="CordiaUPC" w:eastAsiaTheme="minorHAnsi" w:cstheme="minorBidi"/>
                <w:sz w:val="28"/>
                <w:szCs w:val="28"/>
              </w:rPr>
              <w:t xml:space="preserve"> section</w:t>
            </w:r>
          </w:p>
        </w:tc>
        <w:tc>
          <w:tcPr>
            <w:tcW w:w="751" w:type="pct"/>
            <w:vMerge w:val="restar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81AF9" w:rsidP="00370A67" w:rsidRDefault="00681AF9" w14:paraId="03644C29" w14:textId="02F8295B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V</w:t>
            </w:r>
            <w:r>
              <w:rPr>
                <w:rFonts w:cs="CordiaUPC"/>
                <w:cs/>
              </w:rPr>
              <w:t>.</w:t>
            </w:r>
            <w:r>
              <w:rPr>
                <w:rFonts w:cs="CordiaUPC"/>
              </w:rPr>
              <w:t>2</w:t>
            </w:r>
            <w:r>
              <w:rPr>
                <w:rFonts w:cs="CordiaUPC"/>
                <w:cs/>
              </w:rPr>
              <w:t>.</w:t>
            </w:r>
            <w:r>
              <w:rPr>
                <w:rFonts w:cs="CordiaUPC"/>
              </w:rPr>
              <w:t>19</w:t>
            </w:r>
          </w:p>
        </w:tc>
      </w:tr>
      <w:tr w:rsidRPr="001624DE" w:rsidR="00681AF9" w:rsidTr="00F95259" w14:paraId="42FE5340" w14:textId="77777777">
        <w:trPr>
          <w:tblHeader/>
        </w:trPr>
        <w:tc>
          <w:tcPr>
            <w:tcW w:w="620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81AF9" w:rsidP="00370A67" w:rsidRDefault="00681AF9" w14:paraId="5D174397" w14:textId="17511ED2">
            <w:pPr>
              <w:pStyle w:val="TableBody"/>
            </w:pPr>
            <w:r>
              <w:t>03</w:t>
            </w:r>
            <w:r>
              <w:rPr>
                <w:rFonts w:cs="CordiaUPC"/>
                <w:cs/>
              </w:rPr>
              <w:t>/</w:t>
            </w:r>
            <w:r>
              <w:t>11</w:t>
            </w:r>
            <w:r>
              <w:rPr>
                <w:rFonts w:cs="CordiaUPC"/>
                <w:cs/>
              </w:rPr>
              <w:t>/</w:t>
            </w:r>
            <w:r>
              <w:t>2022</w:t>
            </w:r>
          </w:p>
        </w:tc>
        <w:tc>
          <w:tcPr>
            <w:tcW w:w="886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81AF9" w:rsidP="00370A67" w:rsidRDefault="00681AF9" w14:paraId="6088DD28" w14:textId="2A3B7200">
            <w:pPr>
              <w:pStyle w:val="TableBody"/>
            </w:pPr>
            <w:r>
              <w:t>Suchanan</w:t>
            </w:r>
          </w:p>
        </w:tc>
        <w:tc>
          <w:tcPr>
            <w:tcW w:w="2743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81AF9" w:rsidP="00370A67" w:rsidRDefault="00681AF9" w14:paraId="1A61FBBD" w14:textId="77777777">
            <w:pPr>
              <w:pStyle w:val="NormalWeb"/>
              <w:numPr>
                <w:ilvl w:val="0"/>
                <w:numId w:val="331"/>
              </w:numPr>
              <w:rPr>
                <w:rFonts w:ascii="CordiaUPC" w:hAnsi="CordiaUPC" w:eastAsiaTheme="minorHAnsi" w:cstheme="minorBidi"/>
                <w:sz w:val="28"/>
                <w:szCs w:val="28"/>
              </w:rPr>
            </w:pPr>
            <w:r>
              <w:rPr>
                <w:rFonts w:hint="cs" w:ascii="CordiaUPC" w:hAnsi="CordiaUPC" w:eastAsiaTheme="minorHAnsi" w:cstheme="minorBidi"/>
                <w:sz w:val="28"/>
                <w:szCs w:val="28"/>
                <w:cs/>
              </w:rPr>
              <w:t xml:space="preserve">เพิ่มฟิดล์ </w:t>
            </w:r>
            <w:r>
              <w:rPr>
                <w:rFonts w:ascii="CordiaUPC" w:hAnsi="CordiaUPC" w:eastAsiaTheme="minorHAnsi" w:cstheme="minorBidi"/>
                <w:sz w:val="28"/>
                <w:szCs w:val="28"/>
              </w:rPr>
              <w:t xml:space="preserve">Content Type </w:t>
            </w:r>
            <w:r>
              <w:rPr>
                <w:rFonts w:hint="cs" w:ascii="CordiaUPC" w:hAnsi="CordiaUPC" w:eastAsiaTheme="minorHAnsi" w:cstheme="minorBidi"/>
                <w:sz w:val="28"/>
                <w:szCs w:val="28"/>
                <w:cs/>
              </w:rPr>
              <w:t xml:space="preserve">ที่ </w:t>
            </w:r>
            <w:r>
              <w:rPr>
                <w:rFonts w:ascii="CordiaUPC" w:hAnsi="CordiaUPC" w:eastAsiaTheme="minorHAnsi" w:cstheme="minorBidi"/>
                <w:sz w:val="28"/>
                <w:szCs w:val="28"/>
              </w:rPr>
              <w:t>Mass WiFi</w:t>
            </w:r>
          </w:p>
          <w:p w:rsidR="00C0692D" w:rsidP="00C0692D" w:rsidRDefault="00C0692D" w14:paraId="3C0352BC" w14:textId="77777777">
            <w:pPr>
              <w:pStyle w:val="NormalWeb"/>
              <w:numPr>
                <w:ilvl w:val="0"/>
                <w:numId w:val="331"/>
              </w:numPr>
              <w:rPr>
                <w:rFonts w:ascii="CordiaUPC" w:hAnsi="CordiaUPC" w:eastAsiaTheme="minorHAnsi" w:cstheme="minorBidi"/>
                <w:sz w:val="28"/>
                <w:szCs w:val="28"/>
              </w:rPr>
            </w:pPr>
            <w:r>
              <w:rPr>
                <w:rFonts w:hint="cs" w:ascii="CordiaUPC" w:hAnsi="CordiaUPC" w:eastAsiaTheme="minorHAnsi" w:cstheme="minorBidi"/>
                <w:sz w:val="28"/>
                <w:szCs w:val="28"/>
                <w:cs/>
              </w:rPr>
              <w:t xml:space="preserve">แก้ไขเงื่อนไขการ </w:t>
            </w:r>
            <w:r>
              <w:rPr>
                <w:rFonts w:ascii="CordiaUPC" w:hAnsi="CordiaUPC" w:eastAsiaTheme="minorHAnsi" w:cstheme="minorBidi"/>
                <w:sz w:val="28"/>
                <w:szCs w:val="28"/>
              </w:rPr>
              <w:t xml:space="preserve">filter Reward Offering </w:t>
            </w:r>
            <w:r>
              <w:rPr>
                <w:rFonts w:hint="cs" w:ascii="CordiaUPC" w:hAnsi="CordiaUPC" w:eastAsiaTheme="minorHAnsi" w:cstheme="minorBidi"/>
                <w:sz w:val="28"/>
                <w:szCs w:val="28"/>
                <w:cs/>
              </w:rPr>
              <w:t xml:space="preserve">ที่ </w:t>
            </w:r>
            <w:r>
              <w:rPr>
                <w:rFonts w:ascii="CordiaUPC" w:hAnsi="CordiaUPC" w:eastAsiaTheme="minorHAnsi" w:cstheme="minorBidi"/>
                <w:sz w:val="28"/>
                <w:szCs w:val="28"/>
              </w:rPr>
              <w:t>Reward Per Target Customer</w:t>
            </w:r>
          </w:p>
          <w:p w:rsidR="00C0692D" w:rsidP="00C0692D" w:rsidRDefault="00C0692D" w14:paraId="7D99378C" w14:textId="6689BE4D">
            <w:pPr>
              <w:pStyle w:val="NormalWeb"/>
              <w:numPr>
                <w:ilvl w:val="0"/>
                <w:numId w:val="331"/>
              </w:numPr>
              <w:rPr>
                <w:rFonts w:ascii="CordiaUPC" w:hAnsi="CordiaUPC" w:eastAsiaTheme="minorHAnsi" w:cstheme="minorBidi"/>
                <w:sz w:val="28"/>
                <w:szCs w:val="28"/>
              </w:rPr>
            </w:pPr>
            <w:r>
              <w:rPr>
                <w:rFonts w:hint="cs" w:ascii="CordiaUPC" w:hAnsi="CordiaUPC" w:eastAsiaTheme="minorHAnsi" w:cstheme="minorBidi"/>
                <w:sz w:val="28"/>
                <w:szCs w:val="28"/>
                <w:cs/>
              </w:rPr>
              <w:t xml:space="preserve">เพิ่ม </w:t>
            </w:r>
            <w:r>
              <w:rPr>
                <w:rFonts w:ascii="CordiaUPC" w:hAnsi="CordiaUPC" w:eastAsiaTheme="minorHAnsi" w:cstheme="minorBidi"/>
                <w:sz w:val="28"/>
                <w:szCs w:val="28"/>
              </w:rPr>
              <w:t xml:space="preserve">Max Length </w:t>
            </w:r>
            <w:r>
              <w:rPr>
                <w:rFonts w:hint="cs" w:ascii="CordiaUPC" w:hAnsi="CordiaUPC" w:eastAsiaTheme="minorHAnsi" w:cstheme="minorBidi"/>
                <w:sz w:val="28"/>
                <w:szCs w:val="28"/>
                <w:cs/>
              </w:rPr>
              <w:t>ฟิลด์</w:t>
            </w:r>
            <w:r>
              <w:rPr>
                <w:rFonts w:ascii="CordiaUPC" w:hAnsi="CordiaUPC" w:eastAsiaTheme="minorHAnsi" w:cstheme="minorBidi"/>
                <w:sz w:val="28"/>
                <w:szCs w:val="28"/>
              </w:rPr>
              <w:t xml:space="preserve"> Other Condition </w:t>
            </w:r>
            <w:r>
              <w:rPr>
                <w:rFonts w:hint="cs" w:ascii="CordiaUPC" w:hAnsi="CordiaUPC" w:eastAsiaTheme="minorHAnsi" w:cstheme="minorBidi"/>
                <w:sz w:val="28"/>
                <w:szCs w:val="28"/>
                <w:cs/>
              </w:rPr>
              <w:t xml:space="preserve">ที่ </w:t>
            </w:r>
            <w:r>
              <w:rPr>
                <w:rFonts w:ascii="CordiaUPC" w:hAnsi="CordiaUPC" w:eastAsiaTheme="minorHAnsi" w:cstheme="minorBidi"/>
                <w:sz w:val="28"/>
                <w:szCs w:val="28"/>
              </w:rPr>
              <w:t>PO Fee Definition</w:t>
            </w:r>
          </w:p>
        </w:tc>
        <w:tc>
          <w:tcPr>
            <w:tcW w:w="751" w:type="pct"/>
            <w:vMerge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81AF9" w:rsidP="00370A67" w:rsidRDefault="00681AF9" w14:paraId="79F4E4E6" w14:textId="77777777">
            <w:pPr>
              <w:pStyle w:val="TableBody"/>
              <w:rPr>
                <w:rFonts w:cs="CordiaUPC"/>
              </w:rPr>
            </w:pPr>
          </w:p>
        </w:tc>
      </w:tr>
      <w:tr w:rsidRPr="001624DE" w:rsidR="00422B22" w:rsidTr="00F95259" w14:paraId="01E8F20F" w14:textId="77777777">
        <w:trPr>
          <w:tblHeader/>
        </w:trPr>
        <w:tc>
          <w:tcPr>
            <w:tcW w:w="620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422B22" w:rsidP="00370A67" w:rsidRDefault="00422B22" w14:paraId="5AC8D36B" w14:textId="61841119">
            <w:pPr>
              <w:pStyle w:val="TableBody"/>
            </w:pPr>
            <w:r>
              <w:t>22</w:t>
            </w:r>
            <w:r>
              <w:rPr>
                <w:rFonts w:cs="CordiaUPC"/>
                <w:cs/>
              </w:rPr>
              <w:t>/</w:t>
            </w:r>
            <w:r>
              <w:t>11</w:t>
            </w:r>
            <w:r>
              <w:rPr>
                <w:rFonts w:cs="CordiaUPC"/>
                <w:cs/>
              </w:rPr>
              <w:t>/</w:t>
            </w:r>
            <w:r>
              <w:t>2022</w:t>
            </w:r>
          </w:p>
        </w:tc>
        <w:tc>
          <w:tcPr>
            <w:tcW w:w="886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422B22" w:rsidP="00370A67" w:rsidRDefault="00422B22" w14:paraId="656391CD" w14:textId="196EB767">
            <w:pPr>
              <w:pStyle w:val="TableBody"/>
            </w:pPr>
            <w:r>
              <w:t>Suchanan</w:t>
            </w:r>
          </w:p>
        </w:tc>
        <w:tc>
          <w:tcPr>
            <w:tcW w:w="2743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422B22" w:rsidP="00370A67" w:rsidRDefault="00422B22" w14:paraId="37DD4ED3" w14:textId="684ACA67">
            <w:pPr>
              <w:pStyle w:val="NormalWeb"/>
              <w:numPr>
                <w:ilvl w:val="0"/>
                <w:numId w:val="331"/>
              </w:numPr>
              <w:rPr>
                <w:rFonts w:ascii="CordiaUPC" w:hAnsi="CordiaUPC" w:eastAsiaTheme="minorHAnsi" w:cstheme="minorBidi"/>
                <w:sz w:val="28"/>
                <w:szCs w:val="28"/>
                <w:cs/>
              </w:rPr>
            </w:pPr>
            <w:r>
              <w:rPr>
                <w:rFonts w:hint="cs" w:ascii="CordiaUPC" w:hAnsi="CordiaUPC" w:eastAsiaTheme="minorHAnsi" w:cstheme="minorBidi"/>
                <w:sz w:val="28"/>
                <w:szCs w:val="28"/>
                <w:cs/>
              </w:rPr>
              <w:t xml:space="preserve">เพิ่ม </w:t>
            </w:r>
            <w:r>
              <w:rPr>
                <w:rFonts w:ascii="CordiaUPC" w:hAnsi="CordiaUPC" w:eastAsiaTheme="minorHAnsi" w:cstheme="minorBidi"/>
                <w:sz w:val="28"/>
                <w:szCs w:val="28"/>
              </w:rPr>
              <w:t>Partial</w:t>
            </w:r>
            <w:r>
              <w:rPr>
                <w:rFonts w:hint="cs" w:ascii="CordiaUPC" w:hAnsi="CordiaUPC" w:eastAsiaTheme="minorHAnsi" w:cstheme="minorBidi"/>
                <w:sz w:val="28"/>
                <w:szCs w:val="28"/>
                <w:cs/>
              </w:rPr>
              <w:t xml:space="preserve"> </w:t>
            </w:r>
            <w:r>
              <w:rPr>
                <w:rFonts w:ascii="CordiaUPC" w:hAnsi="CordiaUPC" w:eastAsiaTheme="minorHAnsi" w:cstheme="minorBidi"/>
                <w:sz w:val="28"/>
                <w:szCs w:val="28"/>
              </w:rPr>
              <w:t xml:space="preserve">Step </w:t>
            </w:r>
            <w:r>
              <w:rPr>
                <w:rFonts w:hint="cs" w:ascii="CordiaUPC" w:hAnsi="CordiaUPC" w:eastAsiaTheme="minorHAnsi" w:cstheme="minorBidi"/>
                <w:sz w:val="28"/>
                <w:szCs w:val="28"/>
                <w:cs/>
              </w:rPr>
              <w:t xml:space="preserve">สำหรับ </w:t>
            </w:r>
            <w:r>
              <w:rPr>
                <w:rFonts w:ascii="CordiaUPC" w:hAnsi="CordiaUPC" w:eastAsiaTheme="minorHAnsi" w:cstheme="minorBidi"/>
                <w:sz w:val="28"/>
                <w:szCs w:val="28"/>
              </w:rPr>
              <w:t>Voice, VDO Call, Landline, SMS, MMS Rate</w:t>
            </w:r>
          </w:p>
        </w:tc>
        <w:tc>
          <w:tcPr>
            <w:tcW w:w="751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422B22" w:rsidP="00370A67" w:rsidRDefault="00422B22" w14:paraId="4025B6F7" w14:textId="5E336496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V</w:t>
            </w:r>
            <w:r>
              <w:rPr>
                <w:rFonts w:cs="CordiaUPC"/>
                <w:cs/>
              </w:rPr>
              <w:t>.</w:t>
            </w:r>
            <w:r>
              <w:rPr>
                <w:rFonts w:cs="CordiaUPC"/>
              </w:rPr>
              <w:t>2</w:t>
            </w:r>
            <w:r>
              <w:rPr>
                <w:rFonts w:cs="CordiaUPC"/>
                <w:cs/>
              </w:rPr>
              <w:t>.</w:t>
            </w:r>
            <w:r>
              <w:rPr>
                <w:rFonts w:cs="CordiaUPC"/>
              </w:rPr>
              <w:t>20</w:t>
            </w:r>
          </w:p>
        </w:tc>
      </w:tr>
      <w:tr w:rsidRPr="001624DE" w:rsidR="003D0F48" w:rsidTr="00F95259" w14:paraId="3A1E18D8" w14:textId="77777777">
        <w:trPr>
          <w:tblHeader/>
        </w:trPr>
        <w:tc>
          <w:tcPr>
            <w:tcW w:w="620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3D0F48" w:rsidP="00370A67" w:rsidRDefault="005338F7" w14:paraId="68E90C84" w14:textId="7F8D8C73">
            <w:pPr>
              <w:pStyle w:val="TableBody"/>
            </w:pPr>
            <w:r>
              <w:t>13</w:t>
            </w:r>
            <w:r>
              <w:rPr>
                <w:rFonts w:cs="CordiaUPC"/>
                <w:cs/>
              </w:rPr>
              <w:t>/</w:t>
            </w:r>
            <w:r>
              <w:t>12</w:t>
            </w:r>
            <w:r>
              <w:rPr>
                <w:rFonts w:cs="CordiaUPC"/>
                <w:cs/>
              </w:rPr>
              <w:t>/</w:t>
            </w:r>
            <w:r>
              <w:t>2022</w:t>
            </w:r>
          </w:p>
        </w:tc>
        <w:tc>
          <w:tcPr>
            <w:tcW w:w="886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3D0F48" w:rsidP="00370A67" w:rsidRDefault="005338F7" w14:paraId="4F92158B" w14:textId="077F98B8">
            <w:pPr>
              <w:pStyle w:val="TableBody"/>
            </w:pPr>
            <w:r>
              <w:t>Suchanan</w:t>
            </w:r>
          </w:p>
        </w:tc>
        <w:tc>
          <w:tcPr>
            <w:tcW w:w="2743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3D0F48" w:rsidP="00370A67" w:rsidRDefault="003D0F48" w14:paraId="32515D6C" w14:textId="66B591B1">
            <w:pPr>
              <w:pStyle w:val="NormalWeb"/>
              <w:numPr>
                <w:ilvl w:val="0"/>
                <w:numId w:val="331"/>
              </w:numPr>
              <w:rPr>
                <w:rFonts w:ascii="CordiaUPC" w:hAnsi="CordiaUPC" w:eastAsiaTheme="minorHAnsi" w:cstheme="minorBidi"/>
                <w:sz w:val="28"/>
                <w:szCs w:val="28"/>
                <w:cs/>
              </w:rPr>
            </w:pPr>
            <w:r>
              <w:rPr>
                <w:rFonts w:hint="cs" w:ascii="CordiaUPC" w:hAnsi="CordiaUPC" w:eastAsiaTheme="minorHAnsi" w:cstheme="minorBidi"/>
                <w:sz w:val="28"/>
                <w:szCs w:val="28"/>
                <w:cs/>
              </w:rPr>
              <w:t xml:space="preserve">เพิ่ม </w:t>
            </w:r>
            <w:r>
              <w:rPr>
                <w:rFonts w:ascii="CordiaUPC" w:hAnsi="CordiaUPC" w:eastAsiaTheme="minorHAnsi" w:cstheme="minorBidi"/>
                <w:sz w:val="28"/>
                <w:szCs w:val="28"/>
              </w:rPr>
              <w:t xml:space="preserve">Validate </w:t>
            </w:r>
            <w:r>
              <w:rPr>
                <w:rFonts w:hint="cs" w:ascii="CordiaUPC" w:hAnsi="CordiaUPC" w:eastAsiaTheme="minorHAnsi" w:cstheme="minorBidi"/>
                <w:sz w:val="28"/>
                <w:szCs w:val="28"/>
                <w:cs/>
              </w:rPr>
              <w:t xml:space="preserve">ที่ </w:t>
            </w:r>
            <w:r w:rsidR="005338F7">
              <w:rPr>
                <w:rFonts w:ascii="CordiaUPC" w:hAnsi="CordiaUPC" w:eastAsiaTheme="minorHAnsi" w:cstheme="minorBidi"/>
                <w:sz w:val="28"/>
                <w:szCs w:val="28"/>
              </w:rPr>
              <w:t>SMS Wording Detail</w:t>
            </w:r>
          </w:p>
        </w:tc>
        <w:tc>
          <w:tcPr>
            <w:tcW w:w="751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3D0F48" w:rsidP="00370A67" w:rsidRDefault="005338F7" w14:paraId="7679CF99" w14:textId="44465A7C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V</w:t>
            </w:r>
            <w:r>
              <w:rPr>
                <w:rFonts w:cs="CordiaUPC"/>
                <w:cs/>
              </w:rPr>
              <w:t>.</w:t>
            </w:r>
            <w:r>
              <w:rPr>
                <w:rFonts w:cs="CordiaUPC"/>
              </w:rPr>
              <w:t>2</w:t>
            </w:r>
            <w:r>
              <w:rPr>
                <w:rFonts w:cs="CordiaUPC"/>
                <w:cs/>
              </w:rPr>
              <w:t>.</w:t>
            </w:r>
            <w:r>
              <w:rPr>
                <w:rFonts w:cs="CordiaUPC"/>
              </w:rPr>
              <w:t>21</w:t>
            </w:r>
          </w:p>
        </w:tc>
      </w:tr>
      <w:tr w:rsidRPr="001624DE" w:rsidR="007D7D12" w:rsidTr="00F95259" w14:paraId="58478B56" w14:textId="77777777">
        <w:trPr>
          <w:tblHeader/>
        </w:trPr>
        <w:tc>
          <w:tcPr>
            <w:tcW w:w="620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7D7D12" w:rsidP="00370A67" w:rsidRDefault="007D7D12" w14:paraId="7986F581" w14:textId="54A0D778">
            <w:pPr>
              <w:pStyle w:val="TableBody"/>
            </w:pPr>
            <w:r>
              <w:t>12</w:t>
            </w:r>
            <w:r>
              <w:rPr>
                <w:rFonts w:cs="CordiaUPC"/>
                <w:cs/>
              </w:rPr>
              <w:t>/</w:t>
            </w:r>
            <w:r>
              <w:t>01</w:t>
            </w:r>
            <w:r>
              <w:rPr>
                <w:rFonts w:cs="CordiaUPC"/>
                <w:cs/>
              </w:rPr>
              <w:t>/</w:t>
            </w:r>
            <w:r>
              <w:t>2023</w:t>
            </w:r>
          </w:p>
        </w:tc>
        <w:tc>
          <w:tcPr>
            <w:tcW w:w="886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7D7D12" w:rsidP="00370A67" w:rsidRDefault="007D7D12" w14:paraId="49854668" w14:textId="0C13B32C">
            <w:pPr>
              <w:pStyle w:val="TableBody"/>
            </w:pPr>
            <w:r>
              <w:t>Suchanan</w:t>
            </w:r>
          </w:p>
        </w:tc>
        <w:tc>
          <w:tcPr>
            <w:tcW w:w="2743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7D7D12" w:rsidP="00370A67" w:rsidRDefault="007D7D12" w14:paraId="18EAD707" w14:textId="230956AF">
            <w:pPr>
              <w:pStyle w:val="NormalWeb"/>
              <w:numPr>
                <w:ilvl w:val="0"/>
                <w:numId w:val="331"/>
              </w:numPr>
              <w:rPr>
                <w:rFonts w:ascii="CordiaUPC" w:hAnsi="CordiaUPC" w:eastAsiaTheme="minorHAnsi" w:cstheme="minorBidi"/>
                <w:sz w:val="28"/>
                <w:szCs w:val="28"/>
                <w:cs/>
              </w:rPr>
            </w:pPr>
            <w:r>
              <w:rPr>
                <w:rFonts w:hint="cs" w:ascii="CordiaUPC" w:hAnsi="CordiaUPC" w:eastAsiaTheme="minorHAnsi" w:cstheme="minorBidi"/>
                <w:sz w:val="28"/>
                <w:szCs w:val="28"/>
                <w:cs/>
              </w:rPr>
              <w:t xml:space="preserve">เพิ่ม </w:t>
            </w:r>
            <w:r>
              <w:rPr>
                <w:rFonts w:ascii="CordiaUPC" w:hAnsi="CordiaUPC" w:eastAsiaTheme="minorHAnsi" w:cstheme="minorBidi"/>
                <w:sz w:val="28"/>
                <w:szCs w:val="28"/>
              </w:rPr>
              <w:t>Tab Charge Partner</w:t>
            </w:r>
          </w:p>
        </w:tc>
        <w:tc>
          <w:tcPr>
            <w:tcW w:w="751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7D7D12" w:rsidP="00370A67" w:rsidRDefault="007D7D12" w14:paraId="0447F9D1" w14:textId="74DB32E6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V</w:t>
            </w:r>
            <w:r>
              <w:rPr>
                <w:rFonts w:cs="CordiaUPC"/>
                <w:cs/>
              </w:rPr>
              <w:t>.</w:t>
            </w:r>
            <w:r>
              <w:rPr>
                <w:rFonts w:cs="CordiaUPC"/>
              </w:rPr>
              <w:t>2</w:t>
            </w:r>
            <w:r>
              <w:rPr>
                <w:rFonts w:cs="CordiaUPC"/>
                <w:cs/>
              </w:rPr>
              <w:t>.</w:t>
            </w:r>
            <w:r>
              <w:rPr>
                <w:rFonts w:cs="CordiaUPC"/>
              </w:rPr>
              <w:t>22</w:t>
            </w:r>
          </w:p>
        </w:tc>
      </w:tr>
      <w:tr w:rsidRPr="001624DE" w:rsidR="00206EAD" w:rsidTr="00F95259" w14:paraId="08C37CB0" w14:textId="77777777">
        <w:trPr>
          <w:tblHeader/>
        </w:trPr>
        <w:tc>
          <w:tcPr>
            <w:tcW w:w="620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206EAD" w:rsidP="00370A67" w:rsidRDefault="00403A90" w14:paraId="0B33E8DB" w14:textId="571B2BE2">
            <w:pPr>
              <w:pStyle w:val="TableBody"/>
            </w:pPr>
            <w:r>
              <w:t>21</w:t>
            </w:r>
            <w:r>
              <w:rPr>
                <w:rFonts w:cs="CordiaUPC"/>
                <w:cs/>
              </w:rPr>
              <w:t>/</w:t>
            </w:r>
            <w:r>
              <w:t>02</w:t>
            </w:r>
            <w:r>
              <w:rPr>
                <w:rFonts w:cs="CordiaUPC"/>
                <w:cs/>
              </w:rPr>
              <w:t>/</w:t>
            </w:r>
            <w:r>
              <w:t>2023</w:t>
            </w:r>
          </w:p>
        </w:tc>
        <w:tc>
          <w:tcPr>
            <w:tcW w:w="886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206EAD" w:rsidP="00370A67" w:rsidRDefault="00F105CA" w14:paraId="6178CFF4" w14:textId="41D9DDA5">
            <w:pPr>
              <w:pStyle w:val="TableBody"/>
            </w:pPr>
            <w:r>
              <w:t>Suchanan</w:t>
            </w:r>
          </w:p>
        </w:tc>
        <w:tc>
          <w:tcPr>
            <w:tcW w:w="2743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206EAD" w:rsidP="00370A67" w:rsidRDefault="00206EAD" w14:paraId="3BB78935" w14:textId="77777777">
            <w:pPr>
              <w:pStyle w:val="NormalWeb"/>
              <w:numPr>
                <w:ilvl w:val="0"/>
                <w:numId w:val="331"/>
              </w:numPr>
              <w:rPr>
                <w:rFonts w:ascii="CordiaUPC" w:hAnsi="CordiaUPC" w:eastAsiaTheme="minorHAnsi" w:cstheme="minorBidi"/>
                <w:sz w:val="28"/>
                <w:szCs w:val="28"/>
              </w:rPr>
            </w:pPr>
            <w:r>
              <w:rPr>
                <w:rFonts w:hint="cs" w:ascii="CordiaUPC" w:hAnsi="CordiaUPC" w:eastAsiaTheme="minorHAnsi" w:cstheme="minorBidi"/>
                <w:sz w:val="28"/>
                <w:szCs w:val="28"/>
                <w:cs/>
              </w:rPr>
              <w:t xml:space="preserve">แก้ไข </w:t>
            </w:r>
            <w:r>
              <w:rPr>
                <w:rFonts w:ascii="CordiaUPC" w:hAnsi="CordiaUPC" w:eastAsiaTheme="minorHAnsi" w:cstheme="minorBidi"/>
                <w:sz w:val="28"/>
                <w:szCs w:val="28"/>
              </w:rPr>
              <w:t xml:space="preserve">logic default </w:t>
            </w:r>
            <w:r>
              <w:rPr>
                <w:rFonts w:ascii="CordiaUPC" w:hAnsi="CordiaUPC" w:cs="CordiaUPC" w:eastAsiaTheme="minorHAnsi"/>
                <w:sz w:val="28"/>
                <w:szCs w:val="28"/>
                <w:cs/>
              </w:rPr>
              <w:t>“</w:t>
            </w:r>
            <w:r w:rsidRPr="00544B9B">
              <w:rPr>
                <w:rFonts w:ascii="CordiaUPC" w:hAnsi="CordiaUPC" w:eastAsiaTheme="minorHAnsi" w:cstheme="minorBidi"/>
                <w:sz w:val="28"/>
                <w:szCs w:val="28"/>
              </w:rPr>
              <w:t>commuThrottlingSpeed</w:t>
            </w:r>
            <w:r>
              <w:rPr>
                <w:rFonts w:ascii="CordiaUPC" w:hAnsi="CordiaUPC" w:cs="CordiaUPC" w:eastAsiaTheme="minorHAnsi"/>
                <w:sz w:val="28"/>
                <w:szCs w:val="28"/>
                <w:cs/>
              </w:rPr>
              <w:t xml:space="preserve">” </w:t>
            </w:r>
            <w:r>
              <w:rPr>
                <w:rFonts w:hint="cs" w:ascii="CordiaUPC" w:hAnsi="CordiaUPC" w:eastAsiaTheme="minorHAnsi" w:cstheme="minorBidi"/>
                <w:sz w:val="28"/>
                <w:szCs w:val="28"/>
                <w:cs/>
              </w:rPr>
              <w:t xml:space="preserve">ที่ </w:t>
            </w:r>
            <w:r>
              <w:rPr>
                <w:rFonts w:ascii="CordiaUPC" w:hAnsi="CordiaUPC" w:eastAsiaTheme="minorHAnsi" w:cstheme="minorBidi"/>
                <w:sz w:val="28"/>
                <w:szCs w:val="28"/>
              </w:rPr>
              <w:t>Mass Internet</w:t>
            </w:r>
          </w:p>
          <w:p w:rsidR="00232167" w:rsidP="00370A67" w:rsidRDefault="00232167" w14:paraId="77DDBABA" w14:textId="6B03F95A">
            <w:pPr>
              <w:pStyle w:val="NormalWeb"/>
              <w:numPr>
                <w:ilvl w:val="0"/>
                <w:numId w:val="331"/>
              </w:numPr>
              <w:rPr>
                <w:rFonts w:ascii="CordiaUPC" w:hAnsi="CordiaUPC" w:eastAsiaTheme="minorHAnsi" w:cstheme="minorBidi"/>
                <w:sz w:val="28"/>
                <w:szCs w:val="28"/>
              </w:rPr>
            </w:pPr>
            <w:r>
              <w:rPr>
                <w:rFonts w:hint="cs" w:ascii="CordiaUPC" w:hAnsi="CordiaUPC" w:eastAsiaTheme="minorHAnsi" w:cstheme="minorBidi"/>
                <w:sz w:val="28"/>
                <w:szCs w:val="28"/>
                <w:cs/>
              </w:rPr>
              <w:t xml:space="preserve">เพิ่ม </w:t>
            </w:r>
            <w:r w:rsidRPr="00544B9B">
              <w:rPr>
                <w:rFonts w:ascii="CordiaUPC" w:hAnsi="CordiaUPC" w:eastAsiaTheme="minorHAnsi" w:cstheme="minorBidi"/>
                <w:sz w:val="28"/>
                <w:szCs w:val="28"/>
              </w:rPr>
              <w:t>usageLocalize</w:t>
            </w:r>
            <w:r w:rsidR="007D18B2">
              <w:rPr>
                <w:rFonts w:ascii="CordiaUPC" w:hAnsi="CordiaUPC" w:eastAsiaTheme="minorHAnsi" w:cstheme="minorBidi"/>
                <w:sz w:val="28"/>
                <w:szCs w:val="28"/>
              </w:rPr>
              <w:t>d</w:t>
            </w:r>
            <w:r w:rsidRPr="00544B9B">
              <w:rPr>
                <w:rFonts w:ascii="CordiaUPC" w:hAnsi="CordiaUPC" w:eastAsiaTheme="minorHAnsi" w:cstheme="minorBidi"/>
                <w:sz w:val="28"/>
                <w:szCs w:val="28"/>
              </w:rPr>
              <w:t>Flag</w:t>
            </w:r>
            <w:r>
              <w:rPr>
                <w:rFonts w:hint="cs" w:ascii="CordiaUPC" w:hAnsi="CordiaUPC" w:eastAsiaTheme="minorHAnsi" w:cstheme="minorBidi"/>
                <w:sz w:val="28"/>
                <w:szCs w:val="28"/>
                <w:cs/>
              </w:rPr>
              <w:t xml:space="preserve"> ที่</w:t>
            </w:r>
          </w:p>
          <w:p w:rsidR="00232167" w:rsidP="00232167" w:rsidRDefault="00232167" w14:paraId="69255E8A" w14:textId="77777777">
            <w:pPr>
              <w:pStyle w:val="NormalWeb"/>
              <w:numPr>
                <w:ilvl w:val="0"/>
                <w:numId w:val="466"/>
              </w:numPr>
              <w:rPr>
                <w:rFonts w:ascii="CordiaUPC" w:hAnsi="CordiaUPC" w:eastAsiaTheme="minorHAnsi" w:cstheme="minorBidi"/>
                <w:sz w:val="28"/>
                <w:szCs w:val="28"/>
              </w:rPr>
            </w:pPr>
            <w:r>
              <w:rPr>
                <w:rFonts w:ascii="CordiaUPC" w:hAnsi="CordiaUPC" w:eastAsiaTheme="minorHAnsi" w:cstheme="minorBidi"/>
                <w:sz w:val="28"/>
                <w:szCs w:val="28"/>
              </w:rPr>
              <w:t>Mass Voice Free Resource</w:t>
            </w:r>
          </w:p>
          <w:p w:rsidR="00232167" w:rsidP="00232167" w:rsidRDefault="00232167" w14:paraId="2D0A04D7" w14:textId="77777777">
            <w:pPr>
              <w:pStyle w:val="NormalWeb"/>
              <w:numPr>
                <w:ilvl w:val="0"/>
                <w:numId w:val="466"/>
              </w:numPr>
              <w:rPr>
                <w:rFonts w:ascii="CordiaUPC" w:hAnsi="CordiaUPC" w:eastAsiaTheme="minorHAnsi" w:cstheme="minorBidi"/>
                <w:sz w:val="28"/>
                <w:szCs w:val="28"/>
              </w:rPr>
            </w:pPr>
            <w:r>
              <w:rPr>
                <w:rFonts w:ascii="CordiaUPC" w:hAnsi="CordiaUPC" w:eastAsiaTheme="minorHAnsi" w:cstheme="minorBidi"/>
                <w:sz w:val="28"/>
                <w:szCs w:val="28"/>
              </w:rPr>
              <w:t>Mass Voice FN</w:t>
            </w:r>
          </w:p>
          <w:p w:rsidR="00232167" w:rsidP="00232167" w:rsidRDefault="00232167" w14:paraId="2E5E7620" w14:textId="77777777">
            <w:pPr>
              <w:pStyle w:val="NormalWeb"/>
              <w:numPr>
                <w:ilvl w:val="0"/>
                <w:numId w:val="466"/>
              </w:numPr>
              <w:rPr>
                <w:rFonts w:ascii="CordiaUPC" w:hAnsi="CordiaUPC" w:eastAsiaTheme="minorHAnsi" w:cstheme="minorBidi"/>
                <w:sz w:val="28"/>
                <w:szCs w:val="28"/>
              </w:rPr>
            </w:pPr>
            <w:r>
              <w:rPr>
                <w:rFonts w:ascii="CordiaUPC" w:hAnsi="CordiaUPC" w:eastAsiaTheme="minorHAnsi" w:cstheme="minorBidi"/>
                <w:sz w:val="28"/>
                <w:szCs w:val="28"/>
              </w:rPr>
              <w:t>Mass Voice B Number</w:t>
            </w:r>
          </w:p>
          <w:p w:rsidR="00232167" w:rsidP="00232167" w:rsidRDefault="00232167" w14:paraId="3BAA38AA" w14:textId="77777777">
            <w:pPr>
              <w:pStyle w:val="NormalWeb"/>
              <w:numPr>
                <w:ilvl w:val="0"/>
                <w:numId w:val="466"/>
              </w:numPr>
              <w:rPr>
                <w:rFonts w:ascii="CordiaUPC" w:hAnsi="CordiaUPC" w:eastAsiaTheme="minorHAnsi" w:cstheme="minorBidi"/>
                <w:sz w:val="28"/>
                <w:szCs w:val="28"/>
              </w:rPr>
            </w:pPr>
            <w:r>
              <w:rPr>
                <w:rFonts w:ascii="CordiaUPC" w:hAnsi="CordiaUPC" w:eastAsiaTheme="minorHAnsi" w:cstheme="minorBidi"/>
                <w:sz w:val="28"/>
                <w:szCs w:val="28"/>
              </w:rPr>
              <w:t>Mass Internet</w:t>
            </w:r>
          </w:p>
          <w:p w:rsidR="00232167" w:rsidP="00232167" w:rsidRDefault="00232167" w14:paraId="6371D541" w14:textId="77777777">
            <w:pPr>
              <w:pStyle w:val="NormalWeb"/>
              <w:numPr>
                <w:ilvl w:val="0"/>
                <w:numId w:val="466"/>
              </w:numPr>
              <w:rPr>
                <w:rFonts w:ascii="CordiaUPC" w:hAnsi="CordiaUPC" w:eastAsiaTheme="minorHAnsi" w:cstheme="minorBidi"/>
                <w:sz w:val="28"/>
                <w:szCs w:val="28"/>
              </w:rPr>
            </w:pPr>
            <w:r>
              <w:rPr>
                <w:rFonts w:ascii="CordiaUPC" w:hAnsi="CordiaUPC" w:eastAsiaTheme="minorHAnsi" w:cstheme="minorBidi"/>
                <w:sz w:val="28"/>
                <w:szCs w:val="28"/>
              </w:rPr>
              <w:t>Mass Vertical app</w:t>
            </w:r>
          </w:p>
          <w:p w:rsidR="009F603F" w:rsidP="009F603F" w:rsidRDefault="009F603F" w14:paraId="210F1899" w14:textId="1A17FCA6">
            <w:pPr>
              <w:pStyle w:val="NormalWeb"/>
              <w:numPr>
                <w:ilvl w:val="0"/>
                <w:numId w:val="466"/>
              </w:numPr>
              <w:rPr>
                <w:rFonts w:ascii="CordiaUPC" w:hAnsi="CordiaUPC" w:eastAsiaTheme="minorHAnsi" w:cstheme="minorBidi"/>
                <w:sz w:val="28"/>
                <w:szCs w:val="28"/>
              </w:rPr>
            </w:pPr>
            <w:r>
              <w:rPr>
                <w:rFonts w:ascii="CordiaUPC" w:hAnsi="CordiaUPC" w:eastAsiaTheme="minorHAnsi" w:cstheme="minorBidi"/>
                <w:sz w:val="28"/>
                <w:szCs w:val="28"/>
              </w:rPr>
              <w:t>Mass Enh Voice Free Resource</w:t>
            </w:r>
          </w:p>
          <w:p w:rsidR="009F603F" w:rsidP="009F603F" w:rsidRDefault="009F603F" w14:paraId="5B2F7455" w14:textId="0B829D3A">
            <w:pPr>
              <w:pStyle w:val="NormalWeb"/>
              <w:numPr>
                <w:ilvl w:val="0"/>
                <w:numId w:val="466"/>
              </w:numPr>
              <w:rPr>
                <w:rFonts w:ascii="CordiaUPC" w:hAnsi="CordiaUPC" w:eastAsiaTheme="minorHAnsi" w:cstheme="minorBidi"/>
                <w:sz w:val="28"/>
                <w:szCs w:val="28"/>
              </w:rPr>
            </w:pPr>
            <w:r>
              <w:rPr>
                <w:rFonts w:ascii="CordiaUPC" w:hAnsi="CordiaUPC" w:eastAsiaTheme="minorHAnsi" w:cstheme="minorBidi"/>
                <w:sz w:val="28"/>
                <w:szCs w:val="28"/>
              </w:rPr>
              <w:t>Mass Enh Voice FN</w:t>
            </w:r>
          </w:p>
          <w:p w:rsidR="009F603F" w:rsidP="009F603F" w:rsidRDefault="009F603F" w14:paraId="468EB70C" w14:textId="2CD67F01">
            <w:pPr>
              <w:pStyle w:val="NormalWeb"/>
              <w:numPr>
                <w:ilvl w:val="0"/>
                <w:numId w:val="466"/>
              </w:numPr>
              <w:rPr>
                <w:rFonts w:ascii="CordiaUPC" w:hAnsi="CordiaUPC" w:eastAsiaTheme="minorHAnsi" w:cstheme="minorBidi"/>
                <w:sz w:val="28"/>
                <w:szCs w:val="28"/>
              </w:rPr>
            </w:pPr>
            <w:r>
              <w:rPr>
                <w:rFonts w:ascii="CordiaUPC" w:hAnsi="CordiaUPC" w:eastAsiaTheme="minorHAnsi" w:cstheme="minorBidi"/>
                <w:sz w:val="28"/>
                <w:szCs w:val="28"/>
              </w:rPr>
              <w:t>Mass Enh Voice B Number</w:t>
            </w:r>
          </w:p>
          <w:p w:rsidR="009F603F" w:rsidP="009F603F" w:rsidRDefault="009F603F" w14:paraId="6C111CDA" w14:textId="3BD32766">
            <w:pPr>
              <w:pStyle w:val="NormalWeb"/>
              <w:numPr>
                <w:ilvl w:val="0"/>
                <w:numId w:val="466"/>
              </w:numPr>
              <w:rPr>
                <w:rFonts w:ascii="CordiaUPC" w:hAnsi="CordiaUPC" w:eastAsiaTheme="minorHAnsi" w:cstheme="minorBidi"/>
                <w:sz w:val="28"/>
                <w:szCs w:val="28"/>
              </w:rPr>
            </w:pPr>
            <w:r>
              <w:rPr>
                <w:rFonts w:ascii="CordiaUPC" w:hAnsi="CordiaUPC" w:eastAsiaTheme="minorHAnsi" w:cstheme="minorBidi"/>
                <w:sz w:val="28"/>
                <w:szCs w:val="28"/>
              </w:rPr>
              <w:t>Mass Enh Internet</w:t>
            </w:r>
          </w:p>
          <w:p w:rsidR="009F603F" w:rsidP="009F603F" w:rsidRDefault="009F603F" w14:paraId="68FDE647" w14:textId="77777777">
            <w:pPr>
              <w:pStyle w:val="NormalWeb"/>
              <w:numPr>
                <w:ilvl w:val="0"/>
                <w:numId w:val="466"/>
              </w:numPr>
              <w:rPr>
                <w:rFonts w:ascii="CordiaUPC" w:hAnsi="CordiaUPC" w:eastAsiaTheme="minorHAnsi" w:cstheme="minorBidi"/>
                <w:sz w:val="28"/>
                <w:szCs w:val="28"/>
              </w:rPr>
            </w:pPr>
            <w:r>
              <w:rPr>
                <w:rFonts w:ascii="CordiaUPC" w:hAnsi="CordiaUPC" w:eastAsiaTheme="minorHAnsi" w:cstheme="minorBidi"/>
                <w:sz w:val="28"/>
                <w:szCs w:val="28"/>
              </w:rPr>
              <w:t>Mass Enh Vertical app</w:t>
            </w:r>
          </w:p>
          <w:p w:rsidR="00B66405" w:rsidP="00B66405" w:rsidRDefault="00B66405" w14:paraId="0A6B24AD" w14:textId="6D8F6A2E">
            <w:pPr>
              <w:pStyle w:val="NormalWeb"/>
              <w:numPr>
                <w:ilvl w:val="0"/>
                <w:numId w:val="467"/>
              </w:numPr>
              <w:rPr>
                <w:rFonts w:ascii="CordiaUPC" w:hAnsi="CordiaUPC" w:eastAsiaTheme="minorHAnsi" w:cstheme="minorBidi"/>
                <w:sz w:val="28"/>
                <w:szCs w:val="28"/>
              </w:rPr>
            </w:pPr>
            <w:r>
              <w:rPr>
                <w:rFonts w:hint="cs" w:ascii="CordiaUPC" w:hAnsi="CordiaUPC" w:eastAsiaTheme="minorHAnsi" w:cstheme="minorBidi"/>
                <w:sz w:val="28"/>
                <w:szCs w:val="28"/>
                <w:cs/>
              </w:rPr>
              <w:t xml:space="preserve">เพิ่ม </w:t>
            </w:r>
            <w:r>
              <w:rPr>
                <w:rFonts w:ascii="CordiaUPC" w:hAnsi="CordiaUPC" w:eastAsiaTheme="minorHAnsi" w:cstheme="minorBidi"/>
                <w:sz w:val="28"/>
                <w:szCs w:val="28"/>
              </w:rPr>
              <w:t>Tab</w:t>
            </w:r>
            <w:r>
              <w:rPr>
                <w:rFonts w:hint="cs" w:ascii="CordiaUPC" w:hAnsi="CordiaUPC" w:eastAsiaTheme="minorHAnsi" w:cstheme="minorBidi"/>
                <w:sz w:val="28"/>
                <w:szCs w:val="28"/>
                <w:cs/>
              </w:rPr>
              <w:t xml:space="preserve"> </w:t>
            </w:r>
            <w:r w:rsidR="00E95C93">
              <w:rPr>
                <w:rFonts w:ascii="CordiaUPC" w:hAnsi="CordiaUPC" w:eastAsiaTheme="minorHAnsi" w:cstheme="minorBidi"/>
                <w:sz w:val="28"/>
                <w:szCs w:val="28"/>
              </w:rPr>
              <w:t xml:space="preserve">Mass </w:t>
            </w:r>
            <w:r>
              <w:rPr>
                <w:rFonts w:ascii="CordiaUPC" w:hAnsi="CordiaUPC" w:eastAsiaTheme="minorHAnsi" w:cstheme="minorBidi"/>
                <w:sz w:val="28"/>
                <w:szCs w:val="28"/>
              </w:rPr>
              <w:t>Localiz</w:t>
            </w:r>
            <w:r w:rsidR="00585FB7">
              <w:rPr>
                <w:rFonts w:ascii="CordiaUPC" w:hAnsi="CordiaUPC" w:eastAsiaTheme="minorHAnsi" w:cstheme="minorBidi"/>
                <w:sz w:val="28"/>
                <w:szCs w:val="28"/>
              </w:rPr>
              <w:t>e</w:t>
            </w:r>
            <w:r w:rsidR="000D3B5A">
              <w:rPr>
                <w:rFonts w:ascii="CordiaUPC" w:hAnsi="CordiaUPC" w:eastAsiaTheme="minorHAnsi" w:cstheme="minorBidi"/>
                <w:sz w:val="28"/>
                <w:szCs w:val="28"/>
              </w:rPr>
              <w:t>d</w:t>
            </w:r>
          </w:p>
          <w:p w:rsidR="00E95C93" w:rsidRDefault="00E95C93" w14:paraId="31C92A65" w14:textId="31E9535C">
            <w:pPr>
              <w:pStyle w:val="NormalWeb"/>
              <w:numPr>
                <w:ilvl w:val="0"/>
                <w:numId w:val="467"/>
              </w:numPr>
              <w:rPr>
                <w:rFonts w:ascii="CordiaUPC" w:hAnsi="CordiaUPC" w:eastAsiaTheme="minorHAnsi" w:cstheme="minorBidi"/>
                <w:sz w:val="28"/>
                <w:szCs w:val="28"/>
              </w:rPr>
            </w:pPr>
            <w:r>
              <w:rPr>
                <w:rFonts w:hint="cs" w:ascii="CordiaUPC" w:hAnsi="CordiaUPC" w:eastAsiaTheme="minorHAnsi" w:cstheme="minorBidi"/>
                <w:sz w:val="28"/>
                <w:szCs w:val="28"/>
                <w:cs/>
              </w:rPr>
              <w:t xml:space="preserve">เพิ่ม </w:t>
            </w:r>
            <w:r>
              <w:rPr>
                <w:rFonts w:ascii="CordiaUPC" w:hAnsi="CordiaUPC" w:eastAsiaTheme="minorHAnsi" w:cstheme="minorBidi"/>
                <w:sz w:val="28"/>
                <w:szCs w:val="28"/>
              </w:rPr>
              <w:t>Tab Mass Enh Localize</w:t>
            </w:r>
            <w:r w:rsidR="000D3B5A">
              <w:rPr>
                <w:rFonts w:ascii="CordiaUPC" w:hAnsi="CordiaUPC" w:eastAsiaTheme="minorHAnsi" w:cstheme="minorBidi"/>
                <w:sz w:val="28"/>
                <w:szCs w:val="28"/>
              </w:rPr>
              <w:t>d</w:t>
            </w:r>
          </w:p>
          <w:p w:rsidR="00C9577D" w:rsidP="00544B9B" w:rsidRDefault="00C9577D" w14:paraId="72CEBEE5" w14:textId="47515331">
            <w:pPr>
              <w:pStyle w:val="NormalWeb"/>
              <w:numPr>
                <w:ilvl w:val="0"/>
                <w:numId w:val="467"/>
              </w:numPr>
              <w:rPr>
                <w:rFonts w:ascii="CordiaUPC" w:hAnsi="CordiaUPC" w:eastAsiaTheme="minorHAnsi" w:cstheme="minorBidi"/>
                <w:sz w:val="28"/>
                <w:szCs w:val="28"/>
                <w:cs/>
              </w:rPr>
            </w:pPr>
            <w:r>
              <w:rPr>
                <w:rFonts w:hint="cs" w:ascii="CordiaUPC" w:hAnsi="CordiaUPC" w:eastAsiaTheme="minorHAnsi" w:cstheme="minorBidi"/>
                <w:sz w:val="28"/>
                <w:szCs w:val="28"/>
                <w:cs/>
              </w:rPr>
              <w:t xml:space="preserve">เพิ่มฟิลด์ </w:t>
            </w:r>
            <w:r w:rsidRPr="00544B9B">
              <w:rPr>
                <w:rFonts w:ascii="CordiaUPC" w:hAnsi="CordiaUPC" w:eastAsiaTheme="minorHAnsi" w:cstheme="minorBidi"/>
                <w:sz w:val="28"/>
                <w:szCs w:val="28"/>
              </w:rPr>
              <w:t>Package Data Type</w:t>
            </w:r>
          </w:p>
        </w:tc>
        <w:tc>
          <w:tcPr>
            <w:tcW w:w="751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206EAD" w:rsidP="00370A67" w:rsidRDefault="00F105CA" w14:paraId="007E4FAE" w14:textId="57E65410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V</w:t>
            </w:r>
            <w:r>
              <w:rPr>
                <w:rFonts w:cs="CordiaUPC"/>
                <w:cs/>
              </w:rPr>
              <w:t>.</w:t>
            </w:r>
            <w:r>
              <w:rPr>
                <w:rFonts w:cs="CordiaUPC"/>
              </w:rPr>
              <w:t>2</w:t>
            </w:r>
            <w:r>
              <w:rPr>
                <w:rFonts w:cs="CordiaUPC"/>
                <w:cs/>
              </w:rPr>
              <w:t>.</w:t>
            </w:r>
            <w:r>
              <w:rPr>
                <w:rFonts w:cs="CordiaUPC"/>
              </w:rPr>
              <w:t>23</w:t>
            </w:r>
          </w:p>
        </w:tc>
      </w:tr>
      <w:tr w:rsidRPr="001624DE" w:rsidR="00544B9B" w:rsidTr="00F95259" w14:paraId="08CA184D" w14:textId="77777777">
        <w:trPr>
          <w:tblHeader/>
        </w:trPr>
        <w:tc>
          <w:tcPr>
            <w:tcW w:w="620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544B9B" w:rsidP="00370A67" w:rsidRDefault="00544B9B" w14:paraId="0A8D41EC" w14:textId="51716596">
            <w:pPr>
              <w:pStyle w:val="TableBody"/>
            </w:pPr>
            <w:r>
              <w:t>15</w:t>
            </w:r>
            <w:r>
              <w:rPr>
                <w:rFonts w:cs="CordiaUPC"/>
                <w:cs/>
              </w:rPr>
              <w:t>/</w:t>
            </w:r>
            <w:r>
              <w:t>03</w:t>
            </w:r>
            <w:r>
              <w:rPr>
                <w:rFonts w:cs="CordiaUPC"/>
                <w:cs/>
              </w:rPr>
              <w:t>/</w:t>
            </w:r>
            <w:r>
              <w:t>2023</w:t>
            </w:r>
          </w:p>
        </w:tc>
        <w:tc>
          <w:tcPr>
            <w:tcW w:w="886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544B9B" w:rsidP="00370A67" w:rsidRDefault="00544B9B" w14:paraId="6826A478" w14:textId="78563225">
            <w:pPr>
              <w:pStyle w:val="TableBody"/>
            </w:pPr>
            <w:r>
              <w:t>suchanan</w:t>
            </w:r>
          </w:p>
        </w:tc>
        <w:tc>
          <w:tcPr>
            <w:tcW w:w="2743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544B9B" w:rsidP="00370A67" w:rsidRDefault="00544B9B" w14:paraId="2D80701A" w14:textId="5E13BA8B">
            <w:pPr>
              <w:pStyle w:val="NormalWeb"/>
              <w:numPr>
                <w:ilvl w:val="0"/>
                <w:numId w:val="331"/>
              </w:numPr>
              <w:rPr>
                <w:rFonts w:ascii="CordiaUPC" w:hAnsi="CordiaUPC" w:eastAsiaTheme="minorHAnsi" w:cstheme="minorBidi"/>
                <w:sz w:val="28"/>
                <w:szCs w:val="28"/>
                <w:cs/>
              </w:rPr>
            </w:pPr>
            <w:r>
              <w:rPr>
                <w:rFonts w:hint="cs" w:ascii="CordiaUPC" w:hAnsi="CordiaUPC" w:eastAsiaTheme="minorHAnsi" w:cstheme="minorBidi"/>
                <w:sz w:val="28"/>
                <w:szCs w:val="28"/>
                <w:cs/>
              </w:rPr>
              <w:t xml:space="preserve">เพิ่มฟิลด์ </w:t>
            </w:r>
            <w:r w:rsidRPr="00544B9B">
              <w:rPr>
                <w:rFonts w:ascii="CordiaUPC" w:hAnsi="CordiaUPC" w:eastAsiaTheme="minorHAnsi" w:cstheme="minorBidi"/>
                <w:sz w:val="28"/>
                <w:szCs w:val="28"/>
              </w:rPr>
              <w:t>On</w:t>
            </w:r>
            <w:r w:rsidRPr="00544B9B">
              <w:rPr>
                <w:rFonts w:ascii="CordiaUPC" w:hAnsi="CordiaUPC" w:cs="CordiaUPC" w:eastAsiaTheme="minorHAnsi"/>
                <w:sz w:val="28"/>
                <w:szCs w:val="28"/>
                <w:cs/>
              </w:rPr>
              <w:t>-</w:t>
            </w:r>
            <w:r w:rsidRPr="00544B9B">
              <w:rPr>
                <w:rFonts w:ascii="CordiaUPC" w:hAnsi="CordiaUPC" w:eastAsiaTheme="minorHAnsi" w:cstheme="minorBidi"/>
                <w:sz w:val="28"/>
                <w:szCs w:val="28"/>
              </w:rPr>
              <w:t>top Condition Group</w:t>
            </w:r>
            <w:r>
              <w:rPr>
                <w:rFonts w:ascii="CordiaUPC" w:hAnsi="CordiaUPC" w:cs="CordiaUPC" w:eastAsiaTheme="minorHAnsi"/>
                <w:sz w:val="28"/>
                <w:szCs w:val="28"/>
                <w:cs/>
              </w:rPr>
              <w:t xml:space="preserve"> </w:t>
            </w:r>
            <w:r>
              <w:rPr>
                <w:rFonts w:hint="cs" w:ascii="CordiaUPC" w:hAnsi="CordiaUPC" w:eastAsiaTheme="minorHAnsi" w:cstheme="minorBidi"/>
                <w:sz w:val="28"/>
                <w:szCs w:val="28"/>
                <w:cs/>
              </w:rPr>
              <w:t xml:space="preserve">ที่ </w:t>
            </w:r>
            <w:r>
              <w:rPr>
                <w:rFonts w:ascii="CordiaUPC" w:hAnsi="CordiaUPC" w:eastAsiaTheme="minorHAnsi" w:cstheme="minorBidi"/>
                <w:sz w:val="28"/>
                <w:szCs w:val="28"/>
              </w:rPr>
              <w:t>Product Offering</w:t>
            </w:r>
          </w:p>
        </w:tc>
        <w:tc>
          <w:tcPr>
            <w:tcW w:w="751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544B9B" w:rsidP="00370A67" w:rsidRDefault="00544B9B" w14:paraId="33596D7D" w14:textId="17921BCA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V</w:t>
            </w:r>
            <w:r>
              <w:rPr>
                <w:rFonts w:cs="CordiaUPC"/>
                <w:cs/>
              </w:rPr>
              <w:t>.</w:t>
            </w:r>
            <w:r>
              <w:rPr>
                <w:rFonts w:cs="CordiaUPC"/>
              </w:rPr>
              <w:t>2</w:t>
            </w:r>
            <w:r>
              <w:rPr>
                <w:rFonts w:cs="CordiaUPC"/>
                <w:cs/>
              </w:rPr>
              <w:t>.</w:t>
            </w:r>
            <w:r>
              <w:rPr>
                <w:rFonts w:cs="CordiaUPC"/>
              </w:rPr>
              <w:t>24</w:t>
            </w:r>
          </w:p>
        </w:tc>
      </w:tr>
      <w:tr w:rsidRPr="001624DE" w:rsidR="00337D94" w:rsidTr="00F95259" w14:paraId="6BCB5E65" w14:textId="77777777">
        <w:trPr>
          <w:tblHeader/>
        </w:trPr>
        <w:tc>
          <w:tcPr>
            <w:tcW w:w="620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337D94" w:rsidP="00370A67" w:rsidRDefault="00337D94" w14:paraId="37D289B9" w14:textId="6B421C05">
            <w:pPr>
              <w:pStyle w:val="TableBody"/>
            </w:pPr>
            <w:r>
              <w:t>23</w:t>
            </w:r>
            <w:r>
              <w:rPr>
                <w:rFonts w:cs="CordiaUPC"/>
                <w:cs/>
              </w:rPr>
              <w:t>/</w:t>
            </w:r>
            <w:r>
              <w:t>03</w:t>
            </w:r>
            <w:r>
              <w:rPr>
                <w:rFonts w:cs="CordiaUPC"/>
                <w:cs/>
              </w:rPr>
              <w:t>/</w:t>
            </w:r>
            <w:r>
              <w:t>2023</w:t>
            </w:r>
          </w:p>
        </w:tc>
        <w:tc>
          <w:tcPr>
            <w:tcW w:w="886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337D94" w:rsidP="00370A67" w:rsidRDefault="00337D94" w14:paraId="22FA61DD" w14:textId="199B4ECB">
            <w:pPr>
              <w:pStyle w:val="TableBody"/>
            </w:pPr>
            <w:r>
              <w:t>suchanan</w:t>
            </w:r>
          </w:p>
        </w:tc>
        <w:tc>
          <w:tcPr>
            <w:tcW w:w="2743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337D94" w:rsidP="00370A67" w:rsidRDefault="00337D94" w14:paraId="7A892516" w14:textId="19124827">
            <w:pPr>
              <w:pStyle w:val="NormalWeb"/>
              <w:numPr>
                <w:ilvl w:val="0"/>
                <w:numId w:val="331"/>
              </w:numPr>
              <w:rPr>
                <w:rFonts w:ascii="CordiaUPC" w:hAnsi="CordiaUPC" w:eastAsiaTheme="minorHAnsi" w:cstheme="minorBidi"/>
                <w:sz w:val="28"/>
                <w:szCs w:val="28"/>
                <w:cs/>
              </w:rPr>
            </w:pPr>
            <w:r>
              <w:rPr>
                <w:rFonts w:hint="cs" w:ascii="CordiaUPC" w:hAnsi="CordiaUPC" w:eastAsiaTheme="minorHAnsi" w:cstheme="minorBidi"/>
                <w:sz w:val="28"/>
                <w:szCs w:val="28"/>
                <w:cs/>
              </w:rPr>
              <w:t xml:space="preserve">เพิ่มฟิลด์ </w:t>
            </w:r>
            <w:r>
              <w:rPr>
                <w:rFonts w:ascii="CordiaUPC" w:hAnsi="CordiaUPC" w:eastAsiaTheme="minorHAnsi" w:cstheme="minorBidi"/>
                <w:sz w:val="28"/>
                <w:szCs w:val="28"/>
              </w:rPr>
              <w:t xml:space="preserve">Charge Partner </w:t>
            </w:r>
            <w:r>
              <w:rPr>
                <w:rFonts w:hint="cs" w:ascii="CordiaUPC" w:hAnsi="CordiaUPC" w:eastAsiaTheme="minorHAnsi" w:cstheme="minorBidi"/>
                <w:sz w:val="28"/>
                <w:szCs w:val="28"/>
                <w:cs/>
              </w:rPr>
              <w:t xml:space="preserve">ที่ </w:t>
            </w:r>
            <w:r>
              <w:rPr>
                <w:rFonts w:ascii="CordiaUPC" w:hAnsi="CordiaUPC" w:eastAsiaTheme="minorHAnsi" w:cstheme="minorBidi"/>
                <w:sz w:val="28"/>
                <w:szCs w:val="28"/>
              </w:rPr>
              <w:t>Mass Charge Partner</w:t>
            </w:r>
          </w:p>
        </w:tc>
        <w:tc>
          <w:tcPr>
            <w:tcW w:w="751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337D94" w:rsidP="00370A67" w:rsidRDefault="00337D94" w14:paraId="7A60B9F8" w14:textId="0FF37F4C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V</w:t>
            </w:r>
            <w:r>
              <w:rPr>
                <w:rFonts w:cs="CordiaUPC"/>
                <w:cs/>
              </w:rPr>
              <w:t>.</w:t>
            </w:r>
            <w:r>
              <w:rPr>
                <w:rFonts w:cs="CordiaUPC"/>
              </w:rPr>
              <w:t>2</w:t>
            </w:r>
            <w:r>
              <w:rPr>
                <w:rFonts w:cs="CordiaUPC"/>
                <w:cs/>
              </w:rPr>
              <w:t>.</w:t>
            </w:r>
            <w:r>
              <w:rPr>
                <w:rFonts w:cs="CordiaUPC"/>
              </w:rPr>
              <w:t>25</w:t>
            </w:r>
          </w:p>
        </w:tc>
      </w:tr>
      <w:tr w:rsidRPr="001624DE" w:rsidR="00D800D7" w:rsidTr="00F95259" w14:paraId="378E00E3" w14:textId="77777777">
        <w:trPr>
          <w:tblHeader/>
        </w:trPr>
        <w:tc>
          <w:tcPr>
            <w:tcW w:w="620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D800D7" w:rsidP="00370A67" w:rsidRDefault="00D800D7" w14:paraId="1371A85C" w14:textId="5A7550EA">
            <w:pPr>
              <w:pStyle w:val="TableBody"/>
              <w:rPr>
                <w:cs/>
              </w:rPr>
            </w:pPr>
            <w:r>
              <w:t>31</w:t>
            </w:r>
            <w:r>
              <w:rPr>
                <w:rFonts w:cs="CordiaUPC"/>
                <w:cs/>
              </w:rPr>
              <w:t>/</w:t>
            </w:r>
            <w:r>
              <w:t>03</w:t>
            </w:r>
            <w:r>
              <w:rPr>
                <w:rFonts w:cs="CordiaUPC"/>
                <w:cs/>
              </w:rPr>
              <w:t>/</w:t>
            </w:r>
            <w:r>
              <w:t>2023</w:t>
            </w:r>
          </w:p>
        </w:tc>
        <w:tc>
          <w:tcPr>
            <w:tcW w:w="886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D800D7" w:rsidP="00370A67" w:rsidRDefault="00D800D7" w14:paraId="0A548F8B" w14:textId="33211E8B">
            <w:pPr>
              <w:pStyle w:val="TableBody"/>
            </w:pPr>
            <w:r>
              <w:t>suchanan</w:t>
            </w:r>
          </w:p>
        </w:tc>
        <w:tc>
          <w:tcPr>
            <w:tcW w:w="2743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D800D7" w:rsidP="00370A67" w:rsidRDefault="00D800D7" w14:paraId="2DFBC835" w14:textId="77777777">
            <w:pPr>
              <w:pStyle w:val="NormalWeb"/>
              <w:numPr>
                <w:ilvl w:val="0"/>
                <w:numId w:val="331"/>
              </w:numPr>
              <w:rPr>
                <w:rFonts w:ascii="CordiaUPC" w:hAnsi="CordiaUPC" w:eastAsiaTheme="minorHAnsi" w:cstheme="minorBidi"/>
                <w:sz w:val="28"/>
                <w:szCs w:val="28"/>
              </w:rPr>
            </w:pPr>
            <w:r>
              <w:rPr>
                <w:rFonts w:hint="cs" w:ascii="CordiaUPC" w:hAnsi="CordiaUPC" w:eastAsiaTheme="minorHAnsi" w:cstheme="minorBidi"/>
                <w:sz w:val="28"/>
                <w:szCs w:val="28"/>
                <w:cs/>
              </w:rPr>
              <w:t xml:space="preserve">เพิ่มฟิลด์ </w:t>
            </w:r>
            <w:r>
              <w:rPr>
                <w:rFonts w:ascii="CordiaUPC" w:hAnsi="CordiaUPC" w:eastAsiaTheme="minorHAnsi" w:cstheme="minorBidi"/>
                <w:sz w:val="28"/>
                <w:szCs w:val="28"/>
              </w:rPr>
              <w:t xml:space="preserve">Default Wording </w:t>
            </w:r>
            <w:r>
              <w:rPr>
                <w:rFonts w:hint="cs" w:ascii="CordiaUPC" w:hAnsi="CordiaUPC" w:eastAsiaTheme="minorHAnsi" w:cstheme="minorBidi"/>
                <w:sz w:val="28"/>
                <w:szCs w:val="28"/>
                <w:cs/>
              </w:rPr>
              <w:t xml:space="preserve">ของ </w:t>
            </w:r>
            <w:r>
              <w:rPr>
                <w:rFonts w:ascii="CordiaUPC" w:hAnsi="CordiaUPC" w:eastAsiaTheme="minorHAnsi" w:cstheme="minorBidi"/>
                <w:sz w:val="28"/>
                <w:szCs w:val="28"/>
              </w:rPr>
              <w:t>SMS Delete</w:t>
            </w:r>
          </w:p>
          <w:p w:rsidR="003361C2" w:rsidP="00370A67" w:rsidRDefault="003361C2" w14:paraId="69136ADC" w14:textId="606618E5">
            <w:pPr>
              <w:pStyle w:val="NormalWeb"/>
              <w:numPr>
                <w:ilvl w:val="0"/>
                <w:numId w:val="331"/>
              </w:numPr>
              <w:rPr>
                <w:rFonts w:ascii="CordiaUPC" w:hAnsi="CordiaUPC" w:eastAsiaTheme="minorHAnsi" w:cstheme="minorBidi"/>
                <w:sz w:val="28"/>
                <w:szCs w:val="28"/>
                <w:cs/>
              </w:rPr>
            </w:pPr>
            <w:r>
              <w:rPr>
                <w:rFonts w:hint="cs" w:ascii="CordiaUPC" w:hAnsi="CordiaUPC" w:eastAsiaTheme="minorHAnsi" w:cstheme="minorBidi"/>
                <w:sz w:val="28"/>
                <w:szCs w:val="28"/>
                <w:cs/>
              </w:rPr>
              <w:t xml:space="preserve">เพิ่มฟิลด์ </w:t>
            </w:r>
            <w:r>
              <w:rPr>
                <w:rFonts w:ascii="CordiaUPC" w:hAnsi="CordiaUPC" w:eastAsiaTheme="minorHAnsi" w:cstheme="minorBidi"/>
                <w:sz w:val="28"/>
                <w:szCs w:val="28"/>
              </w:rPr>
              <w:t>Base On Excluding VAT</w:t>
            </w:r>
            <w:r>
              <w:rPr>
                <w:rFonts w:ascii="CordiaUPC" w:hAnsi="CordiaUPC" w:cs="CordiaUPC" w:eastAsiaTheme="minorHAnsi"/>
                <w:sz w:val="28"/>
                <w:szCs w:val="28"/>
                <w:cs/>
              </w:rPr>
              <w:t xml:space="preserve">/ </w:t>
            </w:r>
            <w:r>
              <w:rPr>
                <w:rFonts w:ascii="CordiaUPC" w:hAnsi="CordiaUPC" w:eastAsiaTheme="minorHAnsi" w:cstheme="minorBidi"/>
                <w:sz w:val="28"/>
                <w:szCs w:val="28"/>
              </w:rPr>
              <w:t>Base On Including VAT</w:t>
            </w:r>
            <w:r>
              <w:rPr>
                <w:rFonts w:hint="cs" w:ascii="CordiaUPC" w:hAnsi="CordiaUPC" w:eastAsiaTheme="minorHAnsi" w:cstheme="minorBidi"/>
                <w:sz w:val="28"/>
                <w:szCs w:val="28"/>
                <w:cs/>
              </w:rPr>
              <w:t xml:space="preserve"> ที่ </w:t>
            </w:r>
            <w:r>
              <w:rPr>
                <w:rFonts w:ascii="CordiaUPC" w:hAnsi="CordiaUPC" w:eastAsiaTheme="minorHAnsi" w:cstheme="minorBidi"/>
                <w:sz w:val="28"/>
                <w:szCs w:val="28"/>
              </w:rPr>
              <w:t>Charge Partner</w:t>
            </w:r>
          </w:p>
        </w:tc>
        <w:tc>
          <w:tcPr>
            <w:tcW w:w="751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D800D7" w:rsidP="00370A67" w:rsidRDefault="00D800D7" w14:paraId="28F76FF0" w14:textId="731FC996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V</w:t>
            </w:r>
            <w:r>
              <w:rPr>
                <w:rFonts w:cs="CordiaUPC"/>
                <w:cs/>
              </w:rPr>
              <w:t>.</w:t>
            </w:r>
            <w:r>
              <w:rPr>
                <w:rFonts w:cs="CordiaUPC"/>
              </w:rPr>
              <w:t>2</w:t>
            </w:r>
            <w:r>
              <w:rPr>
                <w:rFonts w:cs="CordiaUPC"/>
                <w:cs/>
              </w:rPr>
              <w:t>.</w:t>
            </w:r>
            <w:r>
              <w:rPr>
                <w:rFonts w:cs="CordiaUPC"/>
              </w:rPr>
              <w:t>26</w:t>
            </w:r>
          </w:p>
        </w:tc>
      </w:tr>
      <w:tr w:rsidRPr="001624DE" w:rsidR="00422138" w:rsidTr="00F95259" w14:paraId="03F9B3E9" w14:textId="77777777">
        <w:trPr>
          <w:tblHeader/>
        </w:trPr>
        <w:tc>
          <w:tcPr>
            <w:tcW w:w="620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422138" w:rsidP="00422138" w:rsidRDefault="00422138" w14:paraId="2822E011" w14:textId="3957D0F6">
            <w:pPr>
              <w:pStyle w:val="TableBody"/>
            </w:pPr>
            <w:r>
              <w:t>24</w:t>
            </w:r>
            <w:r>
              <w:rPr>
                <w:rFonts w:cs="CordiaUPC"/>
                <w:cs/>
              </w:rPr>
              <w:t>/</w:t>
            </w:r>
            <w:r>
              <w:t>04</w:t>
            </w:r>
            <w:r>
              <w:rPr>
                <w:rFonts w:cs="CordiaUPC"/>
                <w:cs/>
              </w:rPr>
              <w:t>/</w:t>
            </w:r>
            <w:r>
              <w:t>2023</w:t>
            </w:r>
          </w:p>
        </w:tc>
        <w:tc>
          <w:tcPr>
            <w:tcW w:w="886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422138" w:rsidP="00422138" w:rsidRDefault="00EC3C89" w14:paraId="5CFAA652" w14:textId="0E8BFDBF">
            <w:pPr>
              <w:pStyle w:val="TableBody"/>
            </w:pPr>
            <w:r>
              <w:t>Nopphasin</w:t>
            </w:r>
          </w:p>
        </w:tc>
        <w:tc>
          <w:tcPr>
            <w:tcW w:w="2743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422138" w:rsidP="00422138" w:rsidRDefault="00422138" w14:paraId="5D280930" w14:textId="6A2CBB5A">
            <w:pPr>
              <w:pStyle w:val="NormalWeb"/>
              <w:numPr>
                <w:ilvl w:val="0"/>
                <w:numId w:val="331"/>
              </w:numPr>
              <w:rPr>
                <w:rFonts w:ascii="CordiaUPC" w:hAnsi="CordiaUPC" w:eastAsiaTheme="minorHAnsi" w:cstheme="minorBidi"/>
                <w:sz w:val="28"/>
                <w:szCs w:val="28"/>
              </w:rPr>
            </w:pPr>
            <w:r>
              <w:rPr>
                <w:rFonts w:ascii="CordiaUPC" w:hAnsi="CordiaUPC" w:eastAsiaTheme="minorHAnsi" w:cstheme="minorBidi"/>
                <w:sz w:val="28"/>
                <w:szCs w:val="28"/>
              </w:rPr>
              <w:t xml:space="preserve">PO Name </w:t>
            </w:r>
            <w:r>
              <w:rPr>
                <w:rFonts w:hint="cs" w:ascii="CordiaUPC" w:hAnsi="CordiaUPC" w:eastAsiaTheme="minorHAnsi" w:cstheme="minorBidi"/>
                <w:sz w:val="28"/>
                <w:szCs w:val="28"/>
                <w:cs/>
              </w:rPr>
              <w:t xml:space="preserve">ของ </w:t>
            </w:r>
            <w:r>
              <w:rPr>
                <w:rFonts w:ascii="CordiaUPC" w:hAnsi="CordiaUPC" w:eastAsiaTheme="minorHAnsi" w:cstheme="minorBidi"/>
                <w:sz w:val="28"/>
                <w:szCs w:val="28"/>
              </w:rPr>
              <w:t xml:space="preserve">PO Group </w:t>
            </w:r>
            <w:r>
              <w:rPr>
                <w:rFonts w:hint="cs" w:ascii="CordiaUPC" w:hAnsi="CordiaUPC" w:eastAsiaTheme="minorHAnsi" w:cstheme="minorBidi"/>
                <w:sz w:val="28"/>
                <w:szCs w:val="28"/>
                <w:cs/>
              </w:rPr>
              <w:t xml:space="preserve">ที่มีค่าเป็น </w:t>
            </w:r>
            <w:r>
              <w:rPr>
                <w:rFonts w:ascii="CordiaUPC" w:hAnsi="CordiaUPC" w:eastAsiaTheme="minorHAnsi" w:cstheme="minorBidi"/>
                <w:sz w:val="28"/>
                <w:szCs w:val="28"/>
              </w:rPr>
              <w:t xml:space="preserve">IR </w:t>
            </w:r>
            <w:r>
              <w:rPr>
                <w:rFonts w:hint="cs" w:ascii="CordiaUPC" w:hAnsi="CordiaUPC" w:eastAsiaTheme="minorHAnsi" w:cstheme="minorBidi"/>
                <w:sz w:val="28"/>
                <w:szCs w:val="28"/>
                <w:cs/>
              </w:rPr>
              <w:t xml:space="preserve">ให้ </w:t>
            </w:r>
            <w:r w:rsidRPr="00422138">
              <w:rPr>
                <w:rFonts w:ascii="CordiaUPC" w:hAnsi="CordiaUPC" w:eastAsiaTheme="minorHAnsi" w:cstheme="minorBidi"/>
                <w:sz w:val="28"/>
                <w:szCs w:val="28"/>
              </w:rPr>
              <w:t>Max Length</w:t>
            </w:r>
            <w:r>
              <w:rPr>
                <w:rFonts w:ascii="CordiaUPC" w:hAnsi="CordiaUPC" w:cs="CordiaUPC" w:eastAsiaTheme="minorHAnsi"/>
                <w:sz w:val="28"/>
                <w:szCs w:val="28"/>
                <w:cs/>
              </w:rPr>
              <w:t xml:space="preserve"> </w:t>
            </w:r>
            <w:r>
              <w:rPr>
                <w:rFonts w:hint="cs" w:ascii="CordiaUPC" w:hAnsi="CordiaUPC" w:eastAsiaTheme="minorHAnsi" w:cstheme="minorBidi"/>
                <w:sz w:val="28"/>
                <w:szCs w:val="28"/>
                <w:cs/>
              </w:rPr>
              <w:t xml:space="preserve">เป็น </w:t>
            </w:r>
            <w:r>
              <w:rPr>
                <w:rFonts w:ascii="CordiaUPC" w:hAnsi="CordiaUPC" w:eastAsiaTheme="minorHAnsi" w:cstheme="minorBidi"/>
                <w:sz w:val="28"/>
                <w:szCs w:val="28"/>
              </w:rPr>
              <w:t>40</w:t>
            </w:r>
          </w:p>
          <w:p w:rsidR="00422138" w:rsidP="00422138" w:rsidRDefault="00422138" w14:paraId="16CB6FD5" w14:textId="57E0CDD5">
            <w:pPr>
              <w:pStyle w:val="NormalWeb"/>
              <w:numPr>
                <w:ilvl w:val="0"/>
                <w:numId w:val="331"/>
              </w:numPr>
              <w:rPr>
                <w:rFonts w:ascii="CordiaUPC" w:hAnsi="CordiaUPC" w:eastAsiaTheme="minorHAnsi" w:cstheme="minorBidi"/>
                <w:sz w:val="28"/>
                <w:szCs w:val="28"/>
                <w:cs/>
              </w:rPr>
            </w:pPr>
            <w:r>
              <w:rPr>
                <w:rFonts w:hint="cs" w:ascii="CordiaUPC" w:hAnsi="CordiaUPC" w:eastAsiaTheme="minorHAnsi" w:cstheme="minorBidi"/>
                <w:sz w:val="28"/>
                <w:szCs w:val="28"/>
                <w:cs/>
              </w:rPr>
              <w:t xml:space="preserve">เพิ่ม </w:t>
            </w:r>
            <w:r>
              <w:rPr>
                <w:rFonts w:ascii="CordiaUPC" w:hAnsi="CordiaUPC" w:eastAsiaTheme="minorHAnsi" w:cstheme="minorBidi"/>
                <w:sz w:val="28"/>
                <w:szCs w:val="28"/>
              </w:rPr>
              <w:t xml:space="preserve">section </w:t>
            </w:r>
            <w:r w:rsidRPr="00422138">
              <w:rPr>
                <w:rFonts w:ascii="CordiaUPC" w:hAnsi="CordiaUPC" w:eastAsiaTheme="minorHAnsi" w:cstheme="minorBidi"/>
                <w:sz w:val="28"/>
                <w:szCs w:val="28"/>
              </w:rPr>
              <w:t xml:space="preserve">SMS </w:t>
            </w:r>
            <w:r w:rsidRPr="00422138">
              <w:rPr>
                <w:rFonts w:ascii="CordiaUPC" w:hAnsi="CordiaUPC" w:cs="Cordia New" w:eastAsiaTheme="minorHAnsi"/>
                <w:sz w:val="28"/>
                <w:szCs w:val="28"/>
                <w:cs/>
              </w:rPr>
              <w:t xml:space="preserve">แจ้งอายุการใช้งานแพ็ก (เมื่อมีการ </w:t>
            </w:r>
            <w:r w:rsidRPr="00422138">
              <w:rPr>
                <w:rFonts w:ascii="CordiaUPC" w:hAnsi="CordiaUPC" w:eastAsiaTheme="minorHAnsi" w:cstheme="minorBidi"/>
                <w:sz w:val="28"/>
                <w:szCs w:val="28"/>
              </w:rPr>
              <w:t>First Use</w:t>
            </w:r>
            <w:r w:rsidRPr="00422138">
              <w:rPr>
                <w:rFonts w:ascii="CordiaUPC" w:hAnsi="CordiaUPC" w:cs="CordiaUPC" w:eastAsiaTheme="minorHAnsi"/>
                <w:sz w:val="28"/>
                <w:szCs w:val="28"/>
                <w:cs/>
              </w:rPr>
              <w:t>)</w:t>
            </w:r>
          </w:p>
        </w:tc>
        <w:tc>
          <w:tcPr>
            <w:tcW w:w="751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422138" w:rsidP="00422138" w:rsidRDefault="00422138" w14:paraId="158E0244" w14:textId="0A84AF9B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V</w:t>
            </w:r>
            <w:r>
              <w:rPr>
                <w:rFonts w:cs="CordiaUPC"/>
                <w:cs/>
              </w:rPr>
              <w:t>.</w:t>
            </w:r>
            <w:r>
              <w:rPr>
                <w:rFonts w:cs="CordiaUPC"/>
              </w:rPr>
              <w:t>2</w:t>
            </w:r>
            <w:r>
              <w:rPr>
                <w:rFonts w:cs="CordiaUPC"/>
                <w:cs/>
              </w:rPr>
              <w:t>.</w:t>
            </w:r>
            <w:r>
              <w:rPr>
                <w:rFonts w:cs="CordiaUPC"/>
              </w:rPr>
              <w:t>27</w:t>
            </w:r>
          </w:p>
        </w:tc>
      </w:tr>
      <w:tr w:rsidRPr="001624DE" w:rsidR="00F42D57" w:rsidTr="00F95259" w14:paraId="1A7E1785" w14:textId="77777777">
        <w:trPr>
          <w:tblHeader/>
        </w:trPr>
        <w:tc>
          <w:tcPr>
            <w:tcW w:w="620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42D57" w:rsidP="00422138" w:rsidRDefault="00F42D57" w14:paraId="3CE58BF3" w14:textId="77777777">
            <w:pPr>
              <w:pStyle w:val="TableBody"/>
            </w:pPr>
          </w:p>
        </w:tc>
        <w:tc>
          <w:tcPr>
            <w:tcW w:w="886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42D57" w:rsidP="00422138" w:rsidRDefault="00F42D57" w14:paraId="4D36BBD9" w14:textId="076F0C1E">
            <w:pPr>
              <w:pStyle w:val="TableBody"/>
            </w:pPr>
            <w:r>
              <w:t>Suchanan</w:t>
            </w:r>
          </w:p>
        </w:tc>
        <w:tc>
          <w:tcPr>
            <w:tcW w:w="2743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42D57" w:rsidP="00422138" w:rsidRDefault="007A72E3" w14:paraId="3EF5D8EF" w14:textId="77777777">
            <w:pPr>
              <w:pStyle w:val="NormalWeb"/>
              <w:numPr>
                <w:ilvl w:val="0"/>
                <w:numId w:val="331"/>
              </w:numPr>
              <w:rPr>
                <w:rFonts w:ascii="CordiaUPC" w:hAnsi="CordiaUPC" w:eastAsiaTheme="minorHAnsi" w:cstheme="minorBidi"/>
                <w:sz w:val="28"/>
                <w:szCs w:val="28"/>
              </w:rPr>
            </w:pPr>
            <w:r>
              <w:rPr>
                <w:rFonts w:hint="cs" w:ascii="CordiaUPC" w:hAnsi="CordiaUPC" w:eastAsiaTheme="minorHAnsi" w:cstheme="minorBidi"/>
                <w:sz w:val="28"/>
                <w:szCs w:val="28"/>
                <w:cs/>
              </w:rPr>
              <w:t xml:space="preserve">เพิ่ม </w:t>
            </w:r>
            <w:r>
              <w:rPr>
                <w:rFonts w:ascii="CordiaUPC" w:hAnsi="CordiaUPC" w:eastAsiaTheme="minorHAnsi" w:cstheme="minorBidi"/>
                <w:sz w:val="28"/>
                <w:szCs w:val="28"/>
              </w:rPr>
              <w:t xml:space="preserve">SMS Before Promotion Expired </w:t>
            </w:r>
            <w:r>
              <w:rPr>
                <w:rFonts w:hint="cs" w:ascii="CordiaUPC" w:hAnsi="CordiaUPC" w:eastAsiaTheme="minorHAnsi" w:cstheme="minorBidi"/>
                <w:sz w:val="28"/>
                <w:szCs w:val="28"/>
                <w:cs/>
              </w:rPr>
              <w:t xml:space="preserve">ที่ </w:t>
            </w:r>
            <w:r>
              <w:rPr>
                <w:rFonts w:ascii="CordiaUPC" w:hAnsi="CordiaUPC" w:eastAsiaTheme="minorHAnsi" w:cstheme="minorBidi"/>
                <w:sz w:val="28"/>
                <w:szCs w:val="28"/>
              </w:rPr>
              <w:t>PO Relation Mobile</w:t>
            </w:r>
          </w:p>
          <w:p w:rsidR="007A72E3" w:rsidP="00422138" w:rsidRDefault="007A72E3" w14:paraId="47D1541D" w14:textId="613CB092">
            <w:pPr>
              <w:pStyle w:val="NormalWeb"/>
              <w:numPr>
                <w:ilvl w:val="0"/>
                <w:numId w:val="331"/>
              </w:numPr>
              <w:rPr>
                <w:rFonts w:ascii="CordiaUPC" w:hAnsi="CordiaUPC" w:eastAsiaTheme="minorHAnsi" w:cstheme="minorBidi"/>
                <w:sz w:val="28"/>
                <w:szCs w:val="28"/>
              </w:rPr>
            </w:pPr>
            <w:r>
              <w:rPr>
                <w:rFonts w:hint="cs" w:ascii="CordiaUPC" w:hAnsi="CordiaUPC" w:eastAsiaTheme="minorHAnsi" w:cstheme="minorBidi"/>
                <w:sz w:val="28"/>
                <w:szCs w:val="28"/>
                <w:cs/>
              </w:rPr>
              <w:t xml:space="preserve">แก้ไขชื่อฟิลด์ </w:t>
            </w:r>
            <w:r>
              <w:rPr>
                <w:rFonts w:ascii="CordiaUPC" w:hAnsi="CordiaUPC" w:eastAsiaTheme="minorHAnsi" w:cstheme="minorBidi"/>
                <w:sz w:val="28"/>
                <w:szCs w:val="28"/>
              </w:rPr>
              <w:t>Charge Partner</w:t>
            </w:r>
            <w:r>
              <w:rPr>
                <w:rFonts w:hint="cs" w:ascii="CordiaUPC" w:hAnsi="CordiaUPC" w:eastAsiaTheme="minorHAnsi" w:cstheme="minorBidi"/>
                <w:sz w:val="28"/>
                <w:szCs w:val="28"/>
                <w:cs/>
              </w:rPr>
              <w:t xml:space="preserve"> </w:t>
            </w:r>
            <w:r>
              <w:rPr>
                <w:rFonts w:ascii="CordiaUPC" w:hAnsi="CordiaUPC" w:eastAsiaTheme="minorHAnsi" w:cstheme="minorBidi"/>
                <w:sz w:val="28"/>
                <w:szCs w:val="28"/>
              </w:rPr>
              <w:t xml:space="preserve">to Charge By </w:t>
            </w:r>
            <w:r>
              <w:rPr>
                <w:rFonts w:hint="cs" w:ascii="CordiaUPC" w:hAnsi="CordiaUPC" w:eastAsiaTheme="minorHAnsi" w:cstheme="minorBidi"/>
                <w:sz w:val="28"/>
                <w:szCs w:val="28"/>
                <w:cs/>
              </w:rPr>
              <w:t xml:space="preserve">ที่ </w:t>
            </w:r>
            <w:r>
              <w:rPr>
                <w:rFonts w:ascii="CordiaUPC" w:hAnsi="CordiaUPC" w:eastAsiaTheme="minorHAnsi" w:cstheme="minorBidi"/>
                <w:sz w:val="28"/>
                <w:szCs w:val="28"/>
              </w:rPr>
              <w:t>Charge Partner</w:t>
            </w:r>
          </w:p>
        </w:tc>
        <w:tc>
          <w:tcPr>
            <w:tcW w:w="751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42D57" w:rsidP="00422138" w:rsidRDefault="00F42D57" w14:paraId="4494C609" w14:textId="3398CF00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V</w:t>
            </w:r>
            <w:r>
              <w:rPr>
                <w:rFonts w:cs="CordiaUPC"/>
                <w:cs/>
              </w:rPr>
              <w:t>.</w:t>
            </w:r>
            <w:r>
              <w:rPr>
                <w:rFonts w:cs="CordiaUPC"/>
              </w:rPr>
              <w:t>2</w:t>
            </w:r>
            <w:r>
              <w:rPr>
                <w:rFonts w:cs="CordiaUPC"/>
                <w:cs/>
              </w:rPr>
              <w:t>.</w:t>
            </w:r>
            <w:r>
              <w:rPr>
                <w:rFonts w:cs="CordiaUPC"/>
              </w:rPr>
              <w:t>28</w:t>
            </w:r>
          </w:p>
        </w:tc>
      </w:tr>
      <w:tr w:rsidRPr="001624DE" w:rsidR="008E5C26" w:rsidTr="00F95259" w14:paraId="3F60D93F" w14:textId="77777777">
        <w:trPr>
          <w:tblHeader/>
        </w:trPr>
        <w:tc>
          <w:tcPr>
            <w:tcW w:w="620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8E5C26" w:rsidP="008E5C26" w:rsidRDefault="008E5C26" w14:paraId="189E3D1B" w14:textId="6AF676D5">
            <w:pPr>
              <w:pStyle w:val="TableBody"/>
            </w:pPr>
            <w:r>
              <w:t>24</w:t>
            </w:r>
            <w:r>
              <w:rPr>
                <w:rFonts w:cs="CordiaUPC"/>
                <w:cs/>
              </w:rPr>
              <w:t>/</w:t>
            </w:r>
            <w:r>
              <w:t>04</w:t>
            </w:r>
            <w:r>
              <w:rPr>
                <w:rFonts w:cs="CordiaUPC"/>
                <w:cs/>
              </w:rPr>
              <w:t>/</w:t>
            </w:r>
            <w:r>
              <w:t>2023</w:t>
            </w:r>
          </w:p>
        </w:tc>
        <w:tc>
          <w:tcPr>
            <w:tcW w:w="886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8E5C26" w:rsidP="008E5C26" w:rsidRDefault="008E5C26" w14:paraId="099AFE8B" w14:textId="0C39AE89">
            <w:pPr>
              <w:pStyle w:val="TableBody"/>
            </w:pPr>
            <w:r>
              <w:t>Nopphasin</w:t>
            </w:r>
          </w:p>
        </w:tc>
        <w:tc>
          <w:tcPr>
            <w:tcW w:w="2743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8E5C26" w:rsidP="008E5C26" w:rsidRDefault="008E5C26" w14:paraId="1A23C3C9" w14:textId="3C079872">
            <w:pPr>
              <w:pStyle w:val="NormalWeb"/>
              <w:numPr>
                <w:ilvl w:val="0"/>
                <w:numId w:val="331"/>
              </w:numPr>
              <w:rPr>
                <w:rFonts w:ascii="CordiaUPC" w:hAnsi="CordiaUPC" w:eastAsiaTheme="minorHAnsi" w:cstheme="minorBidi"/>
                <w:sz w:val="28"/>
                <w:szCs w:val="28"/>
                <w:cs/>
              </w:rPr>
            </w:pPr>
            <w:r>
              <w:rPr>
                <w:rFonts w:ascii="CordiaUPC" w:hAnsi="CordiaUPC" w:eastAsiaTheme="minorHAnsi" w:cstheme="minorBidi"/>
                <w:sz w:val="28"/>
                <w:szCs w:val="28"/>
              </w:rPr>
              <w:t xml:space="preserve">Comment </w:t>
            </w:r>
            <w:r w:rsidRPr="008E5C26">
              <w:rPr>
                <w:rFonts w:ascii="CordiaUPC" w:hAnsi="CordiaUPC" w:eastAsiaTheme="minorHAnsi" w:cstheme="minorBidi"/>
                <w:sz w:val="28"/>
                <w:szCs w:val="28"/>
              </w:rPr>
              <w:t xml:space="preserve">BUAT IR CKS and CGMD </w:t>
            </w:r>
            <w:r w:rsidRPr="008E5C26">
              <w:rPr>
                <w:rFonts w:ascii="CordiaUPC" w:hAnsi="CordiaUPC" w:cs="Cordia New" w:eastAsiaTheme="minorHAnsi"/>
                <w:sz w:val="28"/>
                <w:szCs w:val="28"/>
                <w:cs/>
              </w:rPr>
              <w:t xml:space="preserve">วันที่ </w:t>
            </w:r>
            <w:r w:rsidRPr="008E5C26">
              <w:rPr>
                <w:rFonts w:ascii="CordiaUPC" w:hAnsi="CordiaUPC" w:eastAsiaTheme="minorHAnsi" w:cstheme="minorBidi"/>
                <w:sz w:val="28"/>
                <w:szCs w:val="28"/>
              </w:rPr>
              <w:t>15</w:t>
            </w:r>
            <w:r w:rsidRPr="008E5C26">
              <w:rPr>
                <w:rFonts w:ascii="CordiaUPC" w:hAnsi="CordiaUPC" w:cs="CordiaUPC" w:eastAsiaTheme="minorHAnsi"/>
                <w:sz w:val="28"/>
                <w:szCs w:val="28"/>
                <w:cs/>
              </w:rPr>
              <w:t>/</w:t>
            </w:r>
            <w:r w:rsidRPr="008E5C26">
              <w:rPr>
                <w:rFonts w:ascii="CordiaUPC" w:hAnsi="CordiaUPC" w:eastAsiaTheme="minorHAnsi" w:cstheme="minorBidi"/>
                <w:sz w:val="28"/>
                <w:szCs w:val="28"/>
              </w:rPr>
              <w:t>05</w:t>
            </w:r>
            <w:r w:rsidRPr="008E5C26">
              <w:rPr>
                <w:rFonts w:ascii="CordiaUPC" w:hAnsi="CordiaUPC" w:cs="CordiaUPC" w:eastAsiaTheme="minorHAnsi"/>
                <w:sz w:val="28"/>
                <w:szCs w:val="28"/>
                <w:cs/>
              </w:rPr>
              <w:t>/</w:t>
            </w:r>
            <w:r w:rsidRPr="008E5C26">
              <w:rPr>
                <w:rFonts w:ascii="CordiaUPC" w:hAnsi="CordiaUPC" w:eastAsiaTheme="minorHAnsi" w:cstheme="minorBidi"/>
                <w:sz w:val="28"/>
                <w:szCs w:val="28"/>
              </w:rPr>
              <w:t>2023</w:t>
            </w:r>
          </w:p>
        </w:tc>
        <w:tc>
          <w:tcPr>
            <w:tcW w:w="751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8E5C26" w:rsidP="008E5C26" w:rsidRDefault="008E5C26" w14:paraId="691AACB7" w14:textId="7E85C089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V</w:t>
            </w:r>
            <w:r>
              <w:rPr>
                <w:rFonts w:cs="CordiaUPC"/>
                <w:cs/>
              </w:rPr>
              <w:t>.</w:t>
            </w:r>
            <w:r>
              <w:rPr>
                <w:rFonts w:cs="CordiaUPC"/>
              </w:rPr>
              <w:t>2</w:t>
            </w:r>
            <w:r>
              <w:rPr>
                <w:rFonts w:cs="CordiaUPC"/>
                <w:cs/>
              </w:rPr>
              <w:t>.</w:t>
            </w:r>
            <w:r>
              <w:rPr>
                <w:rFonts w:cs="CordiaUPC"/>
              </w:rPr>
              <w:t>29</w:t>
            </w:r>
          </w:p>
        </w:tc>
      </w:tr>
      <w:tr w:rsidRPr="001624DE" w:rsidR="00AC05AF" w:rsidTr="00F95259" w14:paraId="5C1A6D73" w14:textId="77777777">
        <w:trPr>
          <w:tblHeader/>
        </w:trPr>
        <w:tc>
          <w:tcPr>
            <w:tcW w:w="620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AC05AF" w:rsidP="00AC05AF" w:rsidRDefault="00AC05AF" w14:paraId="1A2ACFF0" w14:textId="236C0878">
            <w:pPr>
              <w:pStyle w:val="TableBody"/>
            </w:pPr>
            <w:r>
              <w:t>30</w:t>
            </w:r>
            <w:r>
              <w:rPr>
                <w:rFonts w:cs="CordiaUPC"/>
                <w:cs/>
              </w:rPr>
              <w:t>/</w:t>
            </w:r>
            <w:r>
              <w:t>05</w:t>
            </w:r>
            <w:r>
              <w:rPr>
                <w:rFonts w:cs="CordiaUPC"/>
                <w:cs/>
              </w:rPr>
              <w:t>/</w:t>
            </w:r>
            <w:r>
              <w:t>2023</w:t>
            </w:r>
          </w:p>
        </w:tc>
        <w:tc>
          <w:tcPr>
            <w:tcW w:w="886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AC05AF" w:rsidP="00AC05AF" w:rsidRDefault="00AC05AF" w14:paraId="7777E2C1" w14:textId="028DA250">
            <w:pPr>
              <w:pStyle w:val="TableBody"/>
            </w:pPr>
            <w:r>
              <w:t>Suchanan</w:t>
            </w:r>
          </w:p>
        </w:tc>
        <w:tc>
          <w:tcPr>
            <w:tcW w:w="2743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AC05AF" w:rsidP="00AC05AF" w:rsidRDefault="00AC05AF" w14:paraId="0E988BD1" w14:textId="77777777">
            <w:pPr>
              <w:pStyle w:val="NormalWeb"/>
              <w:numPr>
                <w:ilvl w:val="0"/>
                <w:numId w:val="331"/>
              </w:numPr>
              <w:rPr>
                <w:rFonts w:ascii="CordiaUPC" w:hAnsi="CordiaUPC" w:eastAsiaTheme="minorHAnsi" w:cstheme="minorBidi"/>
                <w:sz w:val="28"/>
                <w:szCs w:val="28"/>
              </w:rPr>
            </w:pPr>
            <w:r>
              <w:rPr>
                <w:rFonts w:hint="cs" w:ascii="CordiaUPC" w:hAnsi="CordiaUPC" w:eastAsiaTheme="minorHAnsi" w:cstheme="minorBidi"/>
                <w:sz w:val="28"/>
                <w:szCs w:val="28"/>
                <w:cs/>
              </w:rPr>
              <w:t xml:space="preserve">เพิ่ม </w:t>
            </w:r>
            <w:r>
              <w:rPr>
                <w:rFonts w:ascii="CordiaUPC" w:hAnsi="CordiaUPC" w:eastAsiaTheme="minorHAnsi" w:cstheme="minorBidi"/>
                <w:sz w:val="28"/>
                <w:szCs w:val="28"/>
              </w:rPr>
              <w:t xml:space="preserve">Count Byte </w:t>
            </w:r>
            <w:r>
              <w:rPr>
                <w:rFonts w:hint="cs" w:ascii="CordiaUPC" w:hAnsi="CordiaUPC" w:eastAsiaTheme="minorHAnsi" w:cstheme="minorBidi"/>
                <w:sz w:val="28"/>
                <w:szCs w:val="28"/>
                <w:cs/>
              </w:rPr>
              <w:t xml:space="preserve">ที่ฟิลด์ </w:t>
            </w:r>
            <w:r>
              <w:rPr>
                <w:rFonts w:ascii="CordiaUPC" w:hAnsi="CordiaUPC" w:eastAsiaTheme="minorHAnsi" w:cstheme="minorBidi"/>
                <w:sz w:val="28"/>
                <w:szCs w:val="28"/>
              </w:rPr>
              <w:t>Short Promotion Name THA</w:t>
            </w:r>
          </w:p>
          <w:p w:rsidR="00AC05AF" w:rsidP="00AC05AF" w:rsidRDefault="00AC05AF" w14:paraId="0D387F9D" w14:textId="77777777">
            <w:pPr>
              <w:pStyle w:val="NormalWeb"/>
              <w:numPr>
                <w:ilvl w:val="0"/>
                <w:numId w:val="331"/>
              </w:numPr>
              <w:rPr>
                <w:rFonts w:ascii="CordiaUPC" w:hAnsi="CordiaUPC" w:eastAsiaTheme="minorHAnsi" w:cstheme="minorBidi"/>
                <w:sz w:val="28"/>
                <w:szCs w:val="28"/>
              </w:rPr>
            </w:pPr>
            <w:r>
              <w:rPr>
                <w:rFonts w:hint="cs" w:ascii="CordiaUPC" w:hAnsi="CordiaUPC" w:eastAsiaTheme="minorHAnsi" w:cstheme="minorBidi"/>
                <w:sz w:val="28"/>
                <w:szCs w:val="28"/>
                <w:cs/>
              </w:rPr>
              <w:t xml:space="preserve">แก้ไขชื่อฟิลด์ </w:t>
            </w:r>
            <w:r>
              <w:rPr>
                <w:rFonts w:ascii="CordiaUPC" w:hAnsi="CordiaUPC" w:eastAsiaTheme="minorHAnsi" w:cstheme="minorBidi"/>
                <w:sz w:val="28"/>
                <w:szCs w:val="28"/>
              </w:rPr>
              <w:t>NRTG</w:t>
            </w:r>
            <w:r>
              <w:rPr>
                <w:rFonts w:ascii="CordiaUPC" w:hAnsi="CordiaUPC" w:cs="CordiaUPC" w:eastAsiaTheme="minorHAnsi"/>
                <w:sz w:val="28"/>
                <w:szCs w:val="28"/>
                <w:cs/>
              </w:rPr>
              <w:t>/</w:t>
            </w:r>
            <w:r>
              <w:rPr>
                <w:rFonts w:ascii="CordiaUPC" w:hAnsi="CordiaUPC" w:eastAsiaTheme="minorHAnsi" w:cstheme="minorBidi"/>
                <w:sz w:val="28"/>
                <w:szCs w:val="28"/>
              </w:rPr>
              <w:t xml:space="preserve">NGCM </w:t>
            </w:r>
            <w:r>
              <w:rPr>
                <w:rFonts w:hint="cs" w:ascii="CordiaUPC" w:hAnsi="CordiaUPC" w:eastAsiaTheme="minorHAnsi" w:cstheme="minorBidi"/>
                <w:sz w:val="28"/>
                <w:szCs w:val="28"/>
                <w:cs/>
              </w:rPr>
              <w:t xml:space="preserve">เป็น </w:t>
            </w:r>
            <w:r>
              <w:rPr>
                <w:rFonts w:ascii="CordiaUPC" w:hAnsi="CordiaUPC" w:eastAsiaTheme="minorHAnsi" w:cstheme="minorBidi"/>
                <w:sz w:val="28"/>
                <w:szCs w:val="28"/>
              </w:rPr>
              <w:t>NRTG</w:t>
            </w:r>
            <w:r>
              <w:rPr>
                <w:rFonts w:ascii="CordiaUPC" w:hAnsi="CordiaUPC" w:cs="CordiaUPC" w:eastAsiaTheme="minorHAnsi"/>
                <w:sz w:val="28"/>
                <w:szCs w:val="28"/>
                <w:cs/>
              </w:rPr>
              <w:t>/</w:t>
            </w:r>
            <w:r>
              <w:rPr>
                <w:rFonts w:ascii="CordiaUPC" w:hAnsi="CordiaUPC" w:eastAsiaTheme="minorHAnsi" w:cstheme="minorBidi"/>
                <w:sz w:val="28"/>
                <w:szCs w:val="28"/>
              </w:rPr>
              <w:t xml:space="preserve">NGCM </w:t>
            </w:r>
            <w:r>
              <w:rPr>
                <w:rFonts w:ascii="CordiaUPC" w:hAnsi="CordiaUPC" w:cs="CordiaUPC" w:eastAsiaTheme="minorHAnsi"/>
                <w:sz w:val="28"/>
                <w:szCs w:val="28"/>
                <w:cs/>
              </w:rPr>
              <w:t>(</w:t>
            </w:r>
            <w:r>
              <w:rPr>
                <w:rFonts w:ascii="CordiaUPC" w:hAnsi="CordiaUPC" w:eastAsiaTheme="minorHAnsi" w:cstheme="minorBidi"/>
                <w:sz w:val="28"/>
                <w:szCs w:val="28"/>
              </w:rPr>
              <w:t>WO1044</w:t>
            </w:r>
            <w:r>
              <w:rPr>
                <w:rFonts w:ascii="CordiaUPC" w:hAnsi="CordiaUPC" w:cs="CordiaUPC" w:eastAsiaTheme="minorHAnsi"/>
                <w:sz w:val="28"/>
                <w:szCs w:val="28"/>
                <w:cs/>
              </w:rPr>
              <w:t>)</w:t>
            </w:r>
          </w:p>
          <w:p w:rsidR="00AC05AF" w:rsidP="00AC05AF" w:rsidRDefault="00AC05AF" w14:paraId="2F7371C6" w14:textId="77777777">
            <w:pPr>
              <w:pStyle w:val="NormalWeb"/>
              <w:numPr>
                <w:ilvl w:val="0"/>
                <w:numId w:val="331"/>
              </w:numPr>
              <w:rPr>
                <w:rFonts w:ascii="CordiaUPC" w:hAnsi="CordiaUPC" w:eastAsiaTheme="minorHAnsi" w:cstheme="minorBidi"/>
                <w:sz w:val="28"/>
                <w:szCs w:val="28"/>
              </w:rPr>
            </w:pPr>
            <w:r>
              <w:rPr>
                <w:rFonts w:hint="cs" w:ascii="CordiaUPC" w:hAnsi="CordiaUPC" w:eastAsiaTheme="minorHAnsi" w:cstheme="minorBidi"/>
                <w:sz w:val="28"/>
                <w:szCs w:val="28"/>
                <w:cs/>
              </w:rPr>
              <w:t xml:space="preserve">เพิ่มฟิลด์ </w:t>
            </w:r>
            <w:r>
              <w:rPr>
                <w:rFonts w:ascii="CordiaUPC" w:hAnsi="CordiaUPC" w:eastAsiaTheme="minorHAnsi" w:cstheme="minorBidi"/>
                <w:sz w:val="28"/>
                <w:szCs w:val="28"/>
              </w:rPr>
              <w:t>NRTG</w:t>
            </w:r>
            <w:r>
              <w:rPr>
                <w:rFonts w:ascii="CordiaUPC" w:hAnsi="CordiaUPC" w:cs="CordiaUPC" w:eastAsiaTheme="minorHAnsi"/>
                <w:sz w:val="28"/>
                <w:szCs w:val="28"/>
                <w:cs/>
              </w:rPr>
              <w:t>/</w:t>
            </w:r>
            <w:r>
              <w:rPr>
                <w:rFonts w:ascii="CordiaUPC" w:hAnsi="CordiaUPC" w:eastAsiaTheme="minorHAnsi" w:cstheme="minorBidi"/>
                <w:sz w:val="28"/>
                <w:szCs w:val="28"/>
              </w:rPr>
              <w:t>NGCM</w:t>
            </w:r>
            <w:r>
              <w:rPr>
                <w:rFonts w:hint="cs" w:ascii="CordiaUPC" w:hAnsi="CordiaUPC" w:eastAsiaTheme="minorHAnsi" w:cstheme="minorBidi"/>
                <w:sz w:val="28"/>
                <w:szCs w:val="28"/>
                <w:cs/>
              </w:rPr>
              <w:t xml:space="preserve"> </w:t>
            </w:r>
            <w:r>
              <w:rPr>
                <w:rFonts w:ascii="CordiaUPC" w:hAnsi="CordiaUPC" w:cs="CordiaUPC" w:eastAsiaTheme="minorHAnsi"/>
                <w:sz w:val="28"/>
                <w:szCs w:val="28"/>
                <w:cs/>
              </w:rPr>
              <w:t>(</w:t>
            </w:r>
            <w:r>
              <w:rPr>
                <w:rFonts w:ascii="CordiaUPC" w:hAnsi="CordiaUPC" w:eastAsiaTheme="minorHAnsi" w:cstheme="minorBidi"/>
                <w:sz w:val="28"/>
                <w:szCs w:val="28"/>
              </w:rPr>
              <w:t>WO1056</w:t>
            </w:r>
            <w:r>
              <w:rPr>
                <w:rFonts w:ascii="CordiaUPC" w:hAnsi="CordiaUPC" w:cs="CordiaUPC" w:eastAsiaTheme="minorHAnsi"/>
                <w:sz w:val="28"/>
                <w:szCs w:val="28"/>
                <w:cs/>
              </w:rPr>
              <w:t xml:space="preserve">)/ </w:t>
            </w:r>
            <w:r>
              <w:rPr>
                <w:rFonts w:ascii="CordiaUPC" w:hAnsi="CordiaUPC" w:eastAsiaTheme="minorHAnsi" w:cstheme="minorBidi"/>
                <w:sz w:val="28"/>
                <w:szCs w:val="28"/>
              </w:rPr>
              <w:t>NRTG</w:t>
            </w:r>
            <w:r>
              <w:rPr>
                <w:rFonts w:ascii="CordiaUPC" w:hAnsi="CordiaUPC" w:cs="CordiaUPC" w:eastAsiaTheme="minorHAnsi"/>
                <w:sz w:val="28"/>
                <w:szCs w:val="28"/>
                <w:cs/>
              </w:rPr>
              <w:t>/</w:t>
            </w:r>
            <w:r>
              <w:rPr>
                <w:rFonts w:ascii="CordiaUPC" w:hAnsi="CordiaUPC" w:eastAsiaTheme="minorHAnsi" w:cstheme="minorBidi"/>
                <w:sz w:val="28"/>
                <w:szCs w:val="28"/>
              </w:rPr>
              <w:t>PHX</w:t>
            </w:r>
            <w:r>
              <w:rPr>
                <w:rFonts w:hint="cs" w:ascii="CordiaUPC" w:hAnsi="CordiaUPC" w:eastAsiaTheme="minorHAnsi" w:cstheme="minorBidi"/>
                <w:sz w:val="28"/>
                <w:szCs w:val="28"/>
                <w:cs/>
              </w:rPr>
              <w:t xml:space="preserve"> </w:t>
            </w:r>
            <w:r>
              <w:rPr>
                <w:rFonts w:ascii="CordiaUPC" w:hAnsi="CordiaUPC" w:cs="CordiaUPC" w:eastAsiaTheme="minorHAnsi"/>
                <w:sz w:val="28"/>
                <w:szCs w:val="28"/>
                <w:cs/>
              </w:rPr>
              <w:t>(</w:t>
            </w:r>
            <w:r>
              <w:rPr>
                <w:rFonts w:ascii="CordiaUPC" w:hAnsi="CordiaUPC" w:eastAsiaTheme="minorHAnsi" w:cstheme="minorBidi"/>
                <w:sz w:val="28"/>
                <w:szCs w:val="28"/>
              </w:rPr>
              <w:t>WO1054</w:t>
            </w:r>
            <w:r>
              <w:rPr>
                <w:rFonts w:ascii="CordiaUPC" w:hAnsi="CordiaUPC" w:cs="CordiaUPC" w:eastAsiaTheme="minorHAnsi"/>
                <w:sz w:val="28"/>
                <w:szCs w:val="28"/>
                <w:cs/>
              </w:rPr>
              <w:t xml:space="preserve">)/ </w:t>
            </w:r>
            <w:r>
              <w:rPr>
                <w:rFonts w:ascii="CordiaUPC" w:hAnsi="CordiaUPC" w:eastAsiaTheme="minorHAnsi" w:cstheme="minorBidi"/>
                <w:sz w:val="28"/>
                <w:szCs w:val="28"/>
              </w:rPr>
              <w:t>NRTG</w:t>
            </w:r>
            <w:r>
              <w:rPr>
                <w:rFonts w:ascii="CordiaUPC" w:hAnsi="CordiaUPC" w:cs="CordiaUPC" w:eastAsiaTheme="minorHAnsi"/>
                <w:sz w:val="28"/>
                <w:szCs w:val="28"/>
                <w:cs/>
              </w:rPr>
              <w:t>/</w:t>
            </w:r>
            <w:r>
              <w:rPr>
                <w:rFonts w:ascii="CordiaUPC" w:hAnsi="CordiaUPC" w:eastAsiaTheme="minorHAnsi" w:cstheme="minorBidi"/>
                <w:sz w:val="28"/>
                <w:szCs w:val="28"/>
              </w:rPr>
              <w:t>PHX</w:t>
            </w:r>
            <w:r>
              <w:rPr>
                <w:rFonts w:hint="cs" w:ascii="CordiaUPC" w:hAnsi="CordiaUPC" w:eastAsiaTheme="minorHAnsi" w:cstheme="minorBidi"/>
                <w:sz w:val="28"/>
                <w:szCs w:val="28"/>
                <w:cs/>
              </w:rPr>
              <w:t xml:space="preserve"> </w:t>
            </w:r>
            <w:r>
              <w:rPr>
                <w:rFonts w:ascii="CordiaUPC" w:hAnsi="CordiaUPC" w:cs="CordiaUPC" w:eastAsiaTheme="minorHAnsi"/>
                <w:sz w:val="28"/>
                <w:szCs w:val="28"/>
                <w:cs/>
              </w:rPr>
              <w:t>(</w:t>
            </w:r>
            <w:r>
              <w:rPr>
                <w:rFonts w:ascii="CordiaUPC" w:hAnsi="CordiaUPC" w:eastAsiaTheme="minorHAnsi" w:cstheme="minorBidi"/>
                <w:sz w:val="28"/>
                <w:szCs w:val="28"/>
              </w:rPr>
              <w:t>WO1055</w:t>
            </w:r>
            <w:r>
              <w:rPr>
                <w:rFonts w:ascii="CordiaUPC" w:hAnsi="CordiaUPC" w:cs="CordiaUPC" w:eastAsiaTheme="minorHAnsi"/>
                <w:sz w:val="28"/>
                <w:szCs w:val="28"/>
                <w:cs/>
              </w:rPr>
              <w:t>)</w:t>
            </w:r>
          </w:p>
          <w:p w:rsidR="00521C20" w:rsidP="00AC05AF" w:rsidRDefault="00521C20" w14:paraId="4D430BA3" w14:textId="1A7B2CFE">
            <w:pPr>
              <w:pStyle w:val="NormalWeb"/>
              <w:numPr>
                <w:ilvl w:val="0"/>
                <w:numId w:val="331"/>
              </w:numPr>
              <w:rPr>
                <w:rFonts w:ascii="CordiaUPC" w:hAnsi="CordiaUPC" w:eastAsiaTheme="minorHAnsi" w:cstheme="minorBidi"/>
                <w:sz w:val="28"/>
                <w:szCs w:val="28"/>
              </w:rPr>
            </w:pPr>
            <w:r>
              <w:rPr>
                <w:rFonts w:hint="cs" w:ascii="CordiaUPC" w:hAnsi="CordiaUPC" w:eastAsiaTheme="minorHAnsi" w:cstheme="minorBidi"/>
                <w:sz w:val="28"/>
                <w:szCs w:val="28"/>
                <w:cs/>
              </w:rPr>
              <w:t xml:space="preserve">แก้ไขเงื่อนไข </w:t>
            </w:r>
            <w:r>
              <w:rPr>
                <w:rFonts w:ascii="CordiaUPC" w:hAnsi="CordiaUPC" w:eastAsiaTheme="minorHAnsi" w:cstheme="minorBidi"/>
                <w:sz w:val="28"/>
                <w:szCs w:val="28"/>
              </w:rPr>
              <w:t xml:space="preserve">filter </w:t>
            </w:r>
            <w:r>
              <w:rPr>
                <w:rFonts w:hint="cs" w:ascii="CordiaUPC" w:hAnsi="CordiaUPC" w:eastAsiaTheme="minorHAnsi" w:cstheme="minorBidi"/>
                <w:sz w:val="28"/>
                <w:szCs w:val="28"/>
                <w:cs/>
              </w:rPr>
              <w:t xml:space="preserve">และเพิ่ม </w:t>
            </w:r>
            <w:r>
              <w:rPr>
                <w:rFonts w:ascii="CordiaUPC" w:hAnsi="CordiaUPC" w:eastAsiaTheme="minorHAnsi" w:cstheme="minorBidi"/>
                <w:sz w:val="28"/>
                <w:szCs w:val="28"/>
              </w:rPr>
              <w:t xml:space="preserve">warning </w:t>
            </w:r>
            <w:r>
              <w:rPr>
                <w:rFonts w:hint="cs" w:ascii="CordiaUPC" w:hAnsi="CordiaUPC" w:eastAsiaTheme="minorHAnsi" w:cstheme="minorBidi"/>
                <w:sz w:val="28"/>
                <w:szCs w:val="28"/>
                <w:cs/>
              </w:rPr>
              <w:t>ของ</w:t>
            </w:r>
            <w:r>
              <w:rPr>
                <w:rFonts w:ascii="CordiaUPC" w:hAnsi="CordiaUPC" w:eastAsiaTheme="minorHAnsi" w:cstheme="minorBidi"/>
                <w:sz w:val="28"/>
                <w:szCs w:val="28"/>
              </w:rPr>
              <w:t xml:space="preserve"> SMS Before Promotion Expired </w:t>
            </w:r>
            <w:r>
              <w:rPr>
                <w:rFonts w:hint="cs" w:ascii="CordiaUPC" w:hAnsi="CordiaUPC" w:eastAsiaTheme="minorHAnsi" w:cstheme="minorBidi"/>
                <w:sz w:val="28"/>
                <w:szCs w:val="28"/>
                <w:cs/>
              </w:rPr>
              <w:t xml:space="preserve">ที่ </w:t>
            </w:r>
            <w:r>
              <w:rPr>
                <w:rFonts w:ascii="CordiaUPC" w:hAnsi="CordiaUPC" w:eastAsiaTheme="minorHAnsi" w:cstheme="minorBidi"/>
                <w:sz w:val="28"/>
                <w:szCs w:val="28"/>
              </w:rPr>
              <w:t>PO Relation Mobile</w:t>
            </w:r>
          </w:p>
        </w:tc>
        <w:tc>
          <w:tcPr>
            <w:tcW w:w="751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AC05AF" w:rsidP="00AC05AF" w:rsidRDefault="00AC05AF" w14:paraId="20223A11" w14:textId="2EA58C0A">
            <w:pPr>
              <w:pStyle w:val="TableBody"/>
              <w:rPr>
                <w:rFonts w:cs="CordiaUPC"/>
              </w:rPr>
            </w:pPr>
            <w:r>
              <w:rPr>
                <w:rFonts w:cs="CordiaUPC"/>
              </w:rPr>
              <w:t>V</w:t>
            </w:r>
            <w:r>
              <w:rPr>
                <w:rFonts w:cs="CordiaUPC"/>
                <w:cs/>
              </w:rPr>
              <w:t>.</w:t>
            </w:r>
            <w:r>
              <w:rPr>
                <w:rFonts w:cs="CordiaUPC"/>
              </w:rPr>
              <w:t>2</w:t>
            </w:r>
            <w:r>
              <w:rPr>
                <w:rFonts w:cs="CordiaUPC"/>
                <w:cs/>
              </w:rPr>
              <w:t>.</w:t>
            </w:r>
            <w:r>
              <w:rPr>
                <w:rFonts w:cs="CordiaUPC"/>
              </w:rPr>
              <w:t>29</w:t>
            </w:r>
          </w:p>
        </w:tc>
      </w:tr>
      <w:tr w:rsidRPr="001624DE" w:rsidR="001663A7" w:rsidTr="00F95259" w14:paraId="099CCF88" w14:textId="77777777">
        <w:trPr>
          <w:tblHeader/>
        </w:trPr>
        <w:tc>
          <w:tcPr>
            <w:tcW w:w="620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1663A7" w:rsidP="00AC05AF" w:rsidRDefault="00D867FD" w14:paraId="6200795D" w14:textId="1138E813">
            <w:pPr>
              <w:pStyle w:val="TableBody"/>
            </w:pPr>
            <w:r>
              <w:t>20</w:t>
            </w:r>
            <w:r>
              <w:rPr>
                <w:rFonts w:cs="CordiaUPC"/>
                <w:cs/>
              </w:rPr>
              <w:t>/</w:t>
            </w:r>
            <w:r>
              <w:t>07</w:t>
            </w:r>
            <w:r>
              <w:rPr>
                <w:rFonts w:cs="CordiaUPC"/>
                <w:cs/>
              </w:rPr>
              <w:t>/</w:t>
            </w:r>
            <w:r>
              <w:t>2023</w:t>
            </w:r>
          </w:p>
        </w:tc>
        <w:tc>
          <w:tcPr>
            <w:tcW w:w="886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1663A7" w:rsidP="00AC05AF" w:rsidRDefault="001663A7" w14:paraId="473CD45A" w14:textId="06557EF8">
            <w:pPr>
              <w:pStyle w:val="TableBody"/>
            </w:pPr>
            <w:r>
              <w:t>Suchanan</w:t>
            </w:r>
          </w:p>
        </w:tc>
        <w:tc>
          <w:tcPr>
            <w:tcW w:w="2743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1663A7" w:rsidP="00AC05AF" w:rsidRDefault="001663A7" w14:paraId="4920B835" w14:textId="77777777">
            <w:pPr>
              <w:pStyle w:val="NormalWeb"/>
              <w:numPr>
                <w:ilvl w:val="0"/>
                <w:numId w:val="331"/>
              </w:numPr>
              <w:rPr>
                <w:rFonts w:ascii="CordiaUPC" w:hAnsi="CordiaUPC" w:eastAsiaTheme="minorHAnsi" w:cstheme="minorBidi"/>
                <w:sz w:val="28"/>
                <w:szCs w:val="28"/>
              </w:rPr>
            </w:pPr>
            <w:r>
              <w:rPr>
                <w:rFonts w:hint="cs" w:ascii="CordiaUPC" w:hAnsi="CordiaUPC" w:eastAsiaTheme="minorHAnsi" w:cstheme="minorBidi"/>
                <w:sz w:val="28"/>
                <w:szCs w:val="28"/>
                <w:cs/>
              </w:rPr>
              <w:t xml:space="preserve">เพิ่มฟิลด์ </w:t>
            </w:r>
            <w:r>
              <w:rPr>
                <w:rFonts w:ascii="CordiaUPC" w:hAnsi="CordiaUPC" w:eastAsiaTheme="minorHAnsi" w:cstheme="minorBidi"/>
                <w:sz w:val="28"/>
                <w:szCs w:val="28"/>
              </w:rPr>
              <w:t xml:space="preserve">Content Type </w:t>
            </w:r>
            <w:r>
              <w:rPr>
                <w:rFonts w:hint="cs" w:ascii="CordiaUPC" w:hAnsi="CordiaUPC" w:eastAsiaTheme="minorHAnsi" w:cstheme="minorBidi"/>
                <w:sz w:val="28"/>
                <w:szCs w:val="28"/>
                <w:cs/>
              </w:rPr>
              <w:t xml:space="preserve">ที่ </w:t>
            </w:r>
            <w:r>
              <w:rPr>
                <w:rFonts w:ascii="CordiaUPC" w:hAnsi="CordiaUPC" w:eastAsiaTheme="minorHAnsi" w:cstheme="minorBidi"/>
                <w:sz w:val="28"/>
                <w:szCs w:val="28"/>
              </w:rPr>
              <w:t>Mass Enh VR</w:t>
            </w:r>
          </w:p>
          <w:p w:rsidR="00115793" w:rsidP="00AC05AF" w:rsidRDefault="00115793" w14:paraId="4BD36A93" w14:textId="77777777">
            <w:pPr>
              <w:pStyle w:val="NormalWeb"/>
              <w:numPr>
                <w:ilvl w:val="0"/>
                <w:numId w:val="331"/>
              </w:numPr>
              <w:rPr>
                <w:rFonts w:ascii="CordiaUPC" w:hAnsi="CordiaUPC" w:eastAsiaTheme="minorHAnsi" w:cstheme="minorBidi"/>
                <w:sz w:val="28"/>
                <w:szCs w:val="28"/>
              </w:rPr>
            </w:pPr>
            <w:r>
              <w:rPr>
                <w:rFonts w:hint="cs" w:ascii="CordiaUPC" w:hAnsi="CordiaUPC" w:eastAsiaTheme="minorHAnsi" w:cstheme="minorBidi"/>
                <w:sz w:val="28"/>
                <w:szCs w:val="28"/>
                <w:cs/>
              </w:rPr>
              <w:t xml:space="preserve">เพิ่มฟิลด์ </w:t>
            </w:r>
            <w:r>
              <w:rPr>
                <w:rFonts w:ascii="CordiaUPC" w:hAnsi="CordiaUPC" w:eastAsiaTheme="minorHAnsi" w:cstheme="minorBidi"/>
                <w:sz w:val="28"/>
                <w:szCs w:val="28"/>
              </w:rPr>
              <w:t xml:space="preserve">Source Of Funds </w:t>
            </w:r>
            <w:r>
              <w:rPr>
                <w:rFonts w:hint="cs" w:ascii="CordiaUPC" w:hAnsi="CordiaUPC" w:eastAsiaTheme="minorHAnsi" w:cstheme="minorBidi"/>
                <w:sz w:val="28"/>
                <w:szCs w:val="28"/>
                <w:cs/>
              </w:rPr>
              <w:t xml:space="preserve">ที่ </w:t>
            </w:r>
            <w:r>
              <w:rPr>
                <w:rFonts w:ascii="CordiaUPC" w:hAnsi="CordiaUPC" w:eastAsiaTheme="minorHAnsi" w:cstheme="minorBidi"/>
                <w:sz w:val="28"/>
                <w:szCs w:val="28"/>
              </w:rPr>
              <w:t>Mass Product Offering Definition</w:t>
            </w:r>
          </w:p>
          <w:p w:rsidR="00115793" w:rsidP="00AC05AF" w:rsidRDefault="00115793" w14:paraId="0581CDE5" w14:textId="77777777">
            <w:pPr>
              <w:pStyle w:val="NormalWeb"/>
              <w:numPr>
                <w:ilvl w:val="0"/>
                <w:numId w:val="331"/>
              </w:numPr>
              <w:rPr>
                <w:rFonts w:ascii="CordiaUPC" w:hAnsi="CordiaUPC" w:eastAsiaTheme="minorHAnsi" w:cstheme="minorBidi"/>
                <w:sz w:val="28"/>
                <w:szCs w:val="28"/>
              </w:rPr>
            </w:pPr>
            <w:r>
              <w:rPr>
                <w:rFonts w:hint="cs" w:ascii="CordiaUPC" w:hAnsi="CordiaUPC" w:eastAsiaTheme="minorHAnsi" w:cstheme="minorBidi"/>
                <w:sz w:val="28"/>
                <w:szCs w:val="28"/>
                <w:cs/>
              </w:rPr>
              <w:t xml:space="preserve">เพิ่มฟิลด์ </w:t>
            </w:r>
            <w:r>
              <w:rPr>
                <w:rFonts w:ascii="CordiaUPC" w:hAnsi="CordiaUPC" w:eastAsiaTheme="minorHAnsi" w:cstheme="minorBidi"/>
                <w:sz w:val="28"/>
                <w:szCs w:val="28"/>
              </w:rPr>
              <w:t xml:space="preserve">Source Of Funds </w:t>
            </w:r>
            <w:r>
              <w:rPr>
                <w:rFonts w:ascii="CordiaUPC" w:hAnsi="CordiaUPC" w:cs="CordiaUPC" w:eastAsiaTheme="minorHAnsi"/>
                <w:sz w:val="28"/>
                <w:szCs w:val="28"/>
                <w:cs/>
              </w:rPr>
              <w:t xml:space="preserve">/ </w:t>
            </w:r>
            <w:r>
              <w:rPr>
                <w:rFonts w:ascii="CordiaUPC" w:hAnsi="CordiaUPC" w:eastAsiaTheme="minorHAnsi" w:cstheme="minorBidi"/>
                <w:sz w:val="28"/>
                <w:szCs w:val="28"/>
              </w:rPr>
              <w:t xml:space="preserve">Package for SOF </w:t>
            </w:r>
            <w:r>
              <w:rPr>
                <w:rFonts w:hint="cs" w:ascii="CordiaUPC" w:hAnsi="CordiaUPC" w:eastAsiaTheme="minorHAnsi" w:cstheme="minorBidi"/>
                <w:sz w:val="28"/>
                <w:szCs w:val="28"/>
                <w:cs/>
              </w:rPr>
              <w:t xml:space="preserve">ที่ </w:t>
            </w:r>
            <w:r>
              <w:rPr>
                <w:rFonts w:ascii="CordiaUPC" w:hAnsi="CordiaUPC" w:eastAsiaTheme="minorHAnsi" w:cstheme="minorBidi"/>
                <w:sz w:val="28"/>
                <w:szCs w:val="28"/>
              </w:rPr>
              <w:t>Mass Enh Product Offering</w:t>
            </w:r>
          </w:p>
          <w:p w:rsidR="0043249D" w:rsidP="00AC05AF" w:rsidRDefault="0043249D" w14:paraId="20C0C145" w14:textId="77777777">
            <w:pPr>
              <w:pStyle w:val="NormalWeb"/>
              <w:numPr>
                <w:ilvl w:val="0"/>
                <w:numId w:val="331"/>
              </w:numPr>
              <w:rPr>
                <w:rFonts w:ascii="CordiaUPC" w:hAnsi="CordiaUPC" w:eastAsiaTheme="minorHAnsi" w:cstheme="minorBidi"/>
                <w:sz w:val="28"/>
                <w:szCs w:val="28"/>
              </w:rPr>
            </w:pPr>
            <w:r>
              <w:rPr>
                <w:rFonts w:hint="cs" w:ascii="CordiaUPC" w:hAnsi="CordiaUPC" w:eastAsiaTheme="minorHAnsi" w:cstheme="minorBidi"/>
                <w:sz w:val="28"/>
                <w:szCs w:val="28"/>
                <w:cs/>
              </w:rPr>
              <w:t xml:space="preserve">เพิ่มฟิลด์ </w:t>
            </w:r>
            <w:r>
              <w:rPr>
                <w:rFonts w:ascii="CordiaUPC" w:hAnsi="CordiaUPC" w:eastAsiaTheme="minorHAnsi" w:cstheme="minorBidi"/>
                <w:sz w:val="28"/>
                <w:szCs w:val="28"/>
              </w:rPr>
              <w:t xml:space="preserve">Upload file </w:t>
            </w:r>
            <w:r>
              <w:rPr>
                <w:rFonts w:hint="cs" w:ascii="CordiaUPC" w:hAnsi="CordiaUPC" w:eastAsiaTheme="minorHAnsi" w:cstheme="minorBidi"/>
                <w:sz w:val="28"/>
                <w:szCs w:val="28"/>
                <w:cs/>
              </w:rPr>
              <w:t xml:space="preserve">ที่ </w:t>
            </w:r>
            <w:r>
              <w:rPr>
                <w:rFonts w:ascii="CordiaUPC" w:hAnsi="CordiaUPC" w:eastAsiaTheme="minorHAnsi" w:cstheme="minorBidi"/>
                <w:sz w:val="28"/>
                <w:szCs w:val="28"/>
              </w:rPr>
              <w:t>Voice B Number</w:t>
            </w:r>
          </w:p>
          <w:p w:rsidR="00A97497" w:rsidP="00AC05AF" w:rsidRDefault="00A97497" w14:paraId="1F2A9FB2" w14:textId="77777777">
            <w:pPr>
              <w:pStyle w:val="NormalWeb"/>
              <w:numPr>
                <w:ilvl w:val="0"/>
                <w:numId w:val="331"/>
              </w:numPr>
              <w:rPr>
                <w:rFonts w:ascii="CordiaUPC" w:hAnsi="CordiaUPC" w:eastAsiaTheme="minorHAnsi" w:cstheme="minorBidi"/>
                <w:sz w:val="28"/>
                <w:szCs w:val="28"/>
              </w:rPr>
            </w:pPr>
            <w:r>
              <w:rPr>
                <w:rFonts w:hint="cs" w:ascii="CordiaUPC" w:hAnsi="CordiaUPC" w:eastAsiaTheme="minorHAnsi" w:cstheme="minorBidi"/>
                <w:sz w:val="28"/>
                <w:szCs w:val="28"/>
                <w:cs/>
              </w:rPr>
              <w:t xml:space="preserve">แก้ไขเงื่อนไขการโชว์ฟิลด์ </w:t>
            </w:r>
            <w:r>
              <w:rPr>
                <w:rFonts w:ascii="CordiaUPC" w:hAnsi="CordiaUPC" w:eastAsiaTheme="minorHAnsi" w:cstheme="minorBidi"/>
                <w:sz w:val="28"/>
                <w:szCs w:val="28"/>
              </w:rPr>
              <w:t xml:space="preserve">Deduct Type </w:t>
            </w:r>
            <w:r>
              <w:rPr>
                <w:rFonts w:hint="cs" w:ascii="CordiaUPC" w:hAnsi="CordiaUPC" w:eastAsiaTheme="minorHAnsi" w:cstheme="minorBidi"/>
                <w:sz w:val="28"/>
                <w:szCs w:val="28"/>
                <w:cs/>
              </w:rPr>
              <w:t xml:space="preserve">ที่ </w:t>
            </w:r>
            <w:r>
              <w:rPr>
                <w:rFonts w:ascii="CordiaUPC" w:hAnsi="CordiaUPC" w:eastAsiaTheme="minorHAnsi" w:cstheme="minorBidi"/>
                <w:sz w:val="28"/>
                <w:szCs w:val="28"/>
              </w:rPr>
              <w:t>PO Relation</w:t>
            </w:r>
          </w:p>
          <w:p w:rsidR="004104D5" w:rsidP="00AC05AF" w:rsidRDefault="004104D5" w14:paraId="3A16A252" w14:textId="77777777">
            <w:pPr>
              <w:pStyle w:val="NormalWeb"/>
              <w:numPr>
                <w:ilvl w:val="0"/>
                <w:numId w:val="331"/>
              </w:numPr>
              <w:rPr>
                <w:rFonts w:ascii="CordiaUPC" w:hAnsi="CordiaUPC" w:eastAsiaTheme="minorHAnsi" w:cstheme="minorBidi"/>
                <w:sz w:val="28"/>
                <w:szCs w:val="28"/>
              </w:rPr>
            </w:pPr>
            <w:r>
              <w:rPr>
                <w:rFonts w:hint="cs" w:ascii="CordiaUPC" w:hAnsi="CordiaUPC" w:eastAsiaTheme="minorHAnsi" w:cstheme="minorBidi"/>
                <w:sz w:val="28"/>
                <w:szCs w:val="28"/>
                <w:cs/>
              </w:rPr>
              <w:t xml:space="preserve">เพิ่มฟิลด์ </w:t>
            </w:r>
            <w:r>
              <w:rPr>
                <w:rFonts w:ascii="CordiaUPC" w:hAnsi="CordiaUPC" w:eastAsiaTheme="minorHAnsi" w:cstheme="minorBidi"/>
                <w:sz w:val="28"/>
                <w:szCs w:val="28"/>
              </w:rPr>
              <w:t xml:space="preserve">Reward via </w:t>
            </w:r>
            <w:r>
              <w:rPr>
                <w:rFonts w:hint="cs" w:ascii="CordiaUPC" w:hAnsi="CordiaUPC" w:eastAsiaTheme="minorHAnsi" w:cstheme="minorBidi"/>
                <w:sz w:val="28"/>
                <w:szCs w:val="28"/>
                <w:cs/>
              </w:rPr>
              <w:t xml:space="preserve">ที่ </w:t>
            </w:r>
            <w:r w:rsidR="008F2AFC">
              <w:rPr>
                <w:rFonts w:ascii="CordiaUPC" w:hAnsi="CordiaUPC" w:eastAsiaTheme="minorHAnsi" w:cstheme="minorBidi"/>
                <w:sz w:val="28"/>
                <w:szCs w:val="28"/>
              </w:rPr>
              <w:t xml:space="preserve">ENH </w:t>
            </w:r>
            <w:r w:rsidRPr="00660C2B">
              <w:rPr>
                <w:rFonts w:ascii="CordiaUPC" w:hAnsi="CordiaUPC" w:eastAsiaTheme="minorHAnsi" w:cstheme="minorBidi"/>
                <w:sz w:val="28"/>
                <w:szCs w:val="28"/>
              </w:rPr>
              <w:t>Money And Validity</w:t>
            </w:r>
            <w:r>
              <w:rPr>
                <w:rFonts w:hint="cs" w:ascii="CordiaUPC" w:hAnsi="CordiaUPC" w:eastAsiaTheme="minorHAnsi" w:cstheme="minorBidi"/>
                <w:sz w:val="28"/>
                <w:szCs w:val="28"/>
                <w:cs/>
              </w:rPr>
              <w:t xml:space="preserve"> และ </w:t>
            </w:r>
            <w:r w:rsidR="008F2AFC">
              <w:rPr>
                <w:rFonts w:ascii="CordiaUPC" w:hAnsi="CordiaUPC" w:eastAsiaTheme="minorHAnsi" w:cstheme="minorBidi"/>
                <w:sz w:val="28"/>
                <w:szCs w:val="28"/>
              </w:rPr>
              <w:t xml:space="preserve">ENH </w:t>
            </w:r>
            <w:r>
              <w:rPr>
                <w:rFonts w:ascii="CordiaUPC" w:hAnsi="CordiaUPC" w:eastAsiaTheme="minorHAnsi" w:cstheme="minorBidi"/>
                <w:sz w:val="28"/>
                <w:szCs w:val="28"/>
              </w:rPr>
              <w:t>PO Relation</w:t>
            </w:r>
          </w:p>
          <w:p w:rsidR="00BD5F5A" w:rsidP="00AC05AF" w:rsidRDefault="00BD5F5A" w14:paraId="03AB6C4C" w14:textId="4F925C8A">
            <w:pPr>
              <w:pStyle w:val="NormalWeb"/>
              <w:numPr>
                <w:ilvl w:val="0"/>
                <w:numId w:val="331"/>
              </w:numPr>
              <w:rPr>
                <w:rFonts w:ascii="CordiaUPC" w:hAnsi="CordiaUPC" w:eastAsiaTheme="minorHAnsi" w:cstheme="minorBidi"/>
                <w:sz w:val="28"/>
                <w:szCs w:val="28"/>
                <w:cs/>
              </w:rPr>
            </w:pPr>
            <w:r>
              <w:rPr>
                <w:rFonts w:ascii="CordiaUPC" w:hAnsi="CordiaUPC" w:eastAsiaTheme="minorHAnsi" w:cstheme="minorBidi"/>
                <w:sz w:val="28"/>
                <w:szCs w:val="28"/>
              </w:rPr>
              <w:t xml:space="preserve">Update Section Modify </w:t>
            </w:r>
            <w:r w:rsidRPr="00BD5F5A">
              <w:rPr>
                <w:rFonts w:ascii="CordiaUPC" w:hAnsi="CordiaUPC" w:eastAsiaTheme="minorHAnsi" w:cstheme="minorBidi"/>
                <w:sz w:val="28"/>
                <w:szCs w:val="28"/>
              </w:rPr>
              <w:t>Commu Touch Point</w:t>
            </w:r>
          </w:p>
        </w:tc>
        <w:tc>
          <w:tcPr>
            <w:tcW w:w="751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660C2B" w:rsidR="001663A7" w:rsidP="00AC05AF" w:rsidRDefault="001663A7" w14:paraId="62664CCA" w14:textId="64B2A6F6">
            <w:pPr>
              <w:pStyle w:val="TableBody"/>
            </w:pPr>
            <w:r w:rsidRPr="00660C2B">
              <w:t>V</w:t>
            </w:r>
            <w:r w:rsidRPr="00660C2B">
              <w:rPr>
                <w:rFonts w:cs="CordiaUPC"/>
                <w:cs/>
              </w:rPr>
              <w:t>.</w:t>
            </w:r>
            <w:r w:rsidRPr="00660C2B">
              <w:t>2</w:t>
            </w:r>
            <w:r w:rsidRPr="00660C2B">
              <w:rPr>
                <w:rFonts w:cs="CordiaUPC"/>
                <w:cs/>
              </w:rPr>
              <w:t>.</w:t>
            </w:r>
            <w:r w:rsidRPr="00660C2B">
              <w:t>30</w:t>
            </w:r>
          </w:p>
        </w:tc>
      </w:tr>
      <w:tr w:rsidRPr="001624DE" w:rsidR="00660C2B" w:rsidTr="00F95259" w14:paraId="62E9FC8B" w14:textId="77777777">
        <w:trPr>
          <w:tblHeader/>
        </w:trPr>
        <w:tc>
          <w:tcPr>
            <w:tcW w:w="620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60C2B" w:rsidP="00AC05AF" w:rsidRDefault="00656620" w14:paraId="55745B26" w14:textId="2BE2AF01">
            <w:pPr>
              <w:pStyle w:val="TableBody"/>
            </w:pPr>
            <w:r>
              <w:t>04</w:t>
            </w:r>
            <w:r>
              <w:rPr>
                <w:rFonts w:cs="CordiaUPC"/>
                <w:cs/>
              </w:rPr>
              <w:t>/</w:t>
            </w:r>
            <w:r>
              <w:t>09</w:t>
            </w:r>
            <w:r>
              <w:rPr>
                <w:rFonts w:cs="CordiaUPC"/>
                <w:cs/>
              </w:rPr>
              <w:t>/</w:t>
            </w:r>
            <w:r>
              <w:t>2023</w:t>
            </w:r>
          </w:p>
        </w:tc>
        <w:tc>
          <w:tcPr>
            <w:tcW w:w="886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60C2B" w:rsidP="00AC05AF" w:rsidRDefault="00660C2B" w14:paraId="6BD99C11" w14:textId="2A39600D">
            <w:pPr>
              <w:pStyle w:val="TableBody"/>
            </w:pPr>
            <w:r>
              <w:t>Suchanan</w:t>
            </w:r>
          </w:p>
        </w:tc>
        <w:tc>
          <w:tcPr>
            <w:tcW w:w="2743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60C2B" w:rsidP="00AC05AF" w:rsidRDefault="007C1FF3" w14:paraId="67FC1DDE" w14:textId="77777777">
            <w:pPr>
              <w:pStyle w:val="NormalWeb"/>
              <w:numPr>
                <w:ilvl w:val="0"/>
                <w:numId w:val="331"/>
              </w:numPr>
              <w:rPr>
                <w:rFonts w:ascii="CordiaUPC" w:hAnsi="CordiaUPC" w:eastAsiaTheme="minorHAnsi" w:cstheme="minorBidi"/>
                <w:sz w:val="28"/>
                <w:szCs w:val="28"/>
              </w:rPr>
            </w:pPr>
            <w:r>
              <w:rPr>
                <w:rFonts w:hint="cs" w:ascii="CordiaUPC" w:hAnsi="CordiaUPC" w:eastAsiaTheme="minorHAnsi" w:cstheme="minorBidi"/>
                <w:sz w:val="28"/>
                <w:szCs w:val="28"/>
                <w:cs/>
              </w:rPr>
              <w:t xml:space="preserve">เพิ่มฟิลด์ </w:t>
            </w:r>
            <w:r>
              <w:rPr>
                <w:rFonts w:ascii="CordiaUPC" w:hAnsi="CordiaUPC" w:eastAsiaTheme="minorHAnsi" w:cstheme="minorBidi"/>
                <w:sz w:val="28"/>
                <w:szCs w:val="28"/>
              </w:rPr>
              <w:t xml:space="preserve">Default Package </w:t>
            </w:r>
            <w:r>
              <w:rPr>
                <w:rFonts w:hint="cs" w:ascii="CordiaUPC" w:hAnsi="CordiaUPC" w:eastAsiaTheme="minorHAnsi" w:cstheme="minorBidi"/>
                <w:sz w:val="28"/>
                <w:szCs w:val="28"/>
                <w:cs/>
              </w:rPr>
              <w:t xml:space="preserve">ที่ </w:t>
            </w:r>
            <w:r>
              <w:rPr>
                <w:rFonts w:ascii="CordiaUPC" w:hAnsi="CordiaUPC" w:eastAsiaTheme="minorHAnsi" w:cstheme="minorBidi"/>
                <w:sz w:val="28"/>
                <w:szCs w:val="28"/>
              </w:rPr>
              <w:t>PO Relation Mobile</w:t>
            </w:r>
          </w:p>
          <w:p w:rsidR="00634EA8" w:rsidP="00AC05AF" w:rsidRDefault="00656620" w14:paraId="12D45920" w14:textId="77777777">
            <w:pPr>
              <w:pStyle w:val="NormalWeb"/>
              <w:numPr>
                <w:ilvl w:val="0"/>
                <w:numId w:val="331"/>
              </w:numPr>
              <w:rPr>
                <w:rFonts w:ascii="CordiaUPC" w:hAnsi="CordiaUPC" w:eastAsiaTheme="minorHAnsi" w:cstheme="minorBidi"/>
                <w:sz w:val="28"/>
                <w:szCs w:val="28"/>
              </w:rPr>
            </w:pPr>
            <w:r>
              <w:rPr>
                <w:rFonts w:hint="cs" w:ascii="CordiaUPC" w:hAnsi="CordiaUPC" w:eastAsiaTheme="minorHAnsi" w:cstheme="minorBidi"/>
                <w:sz w:val="28"/>
                <w:szCs w:val="28"/>
                <w:cs/>
              </w:rPr>
              <w:t xml:space="preserve">เพิ่มฟิลด์ </w:t>
            </w:r>
            <w:r>
              <w:rPr>
                <w:rFonts w:ascii="CordiaUPC" w:hAnsi="CordiaUPC" w:eastAsiaTheme="minorHAnsi" w:cstheme="minorBidi"/>
                <w:sz w:val="28"/>
                <w:szCs w:val="28"/>
              </w:rPr>
              <w:t xml:space="preserve">SMS Promote Pack </w:t>
            </w:r>
            <w:r>
              <w:rPr>
                <w:rFonts w:hint="cs" w:ascii="CordiaUPC" w:hAnsi="CordiaUPC" w:eastAsiaTheme="minorHAnsi" w:cstheme="minorBidi"/>
                <w:sz w:val="28"/>
                <w:szCs w:val="28"/>
                <w:cs/>
              </w:rPr>
              <w:t xml:space="preserve">ที่ </w:t>
            </w:r>
            <w:r>
              <w:rPr>
                <w:rFonts w:ascii="CordiaUPC" w:hAnsi="CordiaUPC" w:eastAsiaTheme="minorHAnsi" w:cstheme="minorBidi"/>
                <w:sz w:val="28"/>
                <w:szCs w:val="28"/>
              </w:rPr>
              <w:t>SMS Wording Detail</w:t>
            </w:r>
          </w:p>
          <w:p w:rsidR="00D228EB" w:rsidP="00AC05AF" w:rsidRDefault="00D228EB" w14:paraId="534A6DBC" w14:textId="77777777">
            <w:pPr>
              <w:pStyle w:val="NormalWeb"/>
              <w:numPr>
                <w:ilvl w:val="0"/>
                <w:numId w:val="331"/>
              </w:numPr>
              <w:rPr>
                <w:rFonts w:ascii="CordiaUPC" w:hAnsi="CordiaUPC" w:eastAsiaTheme="minorHAnsi" w:cstheme="minorBidi"/>
                <w:sz w:val="28"/>
                <w:szCs w:val="28"/>
              </w:rPr>
            </w:pPr>
            <w:r>
              <w:rPr>
                <w:rFonts w:hint="cs" w:ascii="CordiaUPC" w:hAnsi="CordiaUPC" w:eastAsiaTheme="minorHAnsi" w:cstheme="minorBidi"/>
                <w:sz w:val="28"/>
                <w:szCs w:val="28"/>
                <w:cs/>
              </w:rPr>
              <w:t xml:space="preserve">เพิ่มฟิลด์ </w:t>
            </w:r>
            <w:r w:rsidRPr="00D228EB">
              <w:rPr>
                <w:rFonts w:ascii="CordiaUPC" w:hAnsi="CordiaUPC" w:eastAsiaTheme="minorHAnsi" w:cstheme="minorBidi"/>
                <w:sz w:val="28"/>
                <w:szCs w:val="28"/>
              </w:rPr>
              <w:t xml:space="preserve">Account Category </w:t>
            </w:r>
            <w:r w:rsidRPr="00D228EB">
              <w:rPr>
                <w:rFonts w:ascii="CordiaUPC" w:hAnsi="CordiaUPC" w:cs="CordiaUPC" w:eastAsiaTheme="minorHAnsi"/>
                <w:sz w:val="28"/>
                <w:szCs w:val="28"/>
                <w:cs/>
              </w:rPr>
              <w:t>(</w:t>
            </w:r>
            <w:r w:rsidRPr="00D228EB">
              <w:rPr>
                <w:rFonts w:ascii="CordiaUPC" w:hAnsi="CordiaUPC" w:eastAsiaTheme="minorHAnsi" w:cstheme="minorBidi"/>
                <w:sz w:val="28"/>
                <w:szCs w:val="28"/>
              </w:rPr>
              <w:t>Customer Type</w:t>
            </w:r>
            <w:r w:rsidRPr="00D228EB">
              <w:rPr>
                <w:rFonts w:ascii="CordiaUPC" w:hAnsi="CordiaUPC" w:cs="CordiaUPC" w:eastAsiaTheme="minorHAnsi"/>
                <w:sz w:val="28"/>
                <w:szCs w:val="28"/>
                <w:cs/>
              </w:rPr>
              <w:t>)</w:t>
            </w:r>
            <w:r>
              <w:rPr>
                <w:rFonts w:ascii="CordiaUPC" w:hAnsi="CordiaUPC" w:cs="CordiaUPC" w:eastAsiaTheme="minorHAnsi"/>
                <w:sz w:val="28"/>
                <w:szCs w:val="28"/>
                <w:cs/>
              </w:rPr>
              <w:t xml:space="preserve"> </w:t>
            </w:r>
            <w:r>
              <w:rPr>
                <w:rFonts w:hint="cs" w:ascii="CordiaUPC" w:hAnsi="CordiaUPC" w:eastAsiaTheme="minorHAnsi" w:cstheme="minorBidi"/>
                <w:sz w:val="28"/>
                <w:szCs w:val="28"/>
                <w:cs/>
              </w:rPr>
              <w:t xml:space="preserve">ที่ </w:t>
            </w:r>
            <w:r>
              <w:rPr>
                <w:rFonts w:ascii="CordiaUPC" w:hAnsi="CordiaUPC" w:eastAsiaTheme="minorHAnsi" w:cstheme="minorBidi"/>
                <w:sz w:val="28"/>
                <w:szCs w:val="28"/>
              </w:rPr>
              <w:t>Market Segment</w:t>
            </w:r>
          </w:p>
          <w:p w:rsidR="00FB2156" w:rsidP="00AC05AF" w:rsidRDefault="00FB2156" w14:paraId="16451B29" w14:textId="5F021C34">
            <w:pPr>
              <w:pStyle w:val="NormalWeb"/>
              <w:numPr>
                <w:ilvl w:val="0"/>
                <w:numId w:val="331"/>
              </w:numPr>
              <w:rPr>
                <w:rFonts w:ascii="CordiaUPC" w:hAnsi="CordiaUPC" w:eastAsiaTheme="minorHAnsi" w:cstheme="minorBidi"/>
                <w:sz w:val="28"/>
                <w:szCs w:val="28"/>
                <w:cs/>
              </w:rPr>
            </w:pPr>
            <w:r>
              <w:rPr>
                <w:rFonts w:hint="cs" w:ascii="CordiaUPC" w:hAnsi="CordiaUPC" w:eastAsiaTheme="minorHAnsi" w:cstheme="minorBidi"/>
                <w:sz w:val="28"/>
                <w:szCs w:val="28"/>
                <w:cs/>
              </w:rPr>
              <w:t xml:space="preserve">เพิ่ม </w:t>
            </w:r>
            <w:r>
              <w:rPr>
                <w:rFonts w:ascii="CordiaUPC" w:hAnsi="CordiaUPC" w:eastAsiaTheme="minorHAnsi" w:cstheme="minorBidi"/>
                <w:sz w:val="28"/>
                <w:szCs w:val="28"/>
              </w:rPr>
              <w:t>Tabl</w:t>
            </w:r>
            <w:r w:rsidR="001331BA">
              <w:rPr>
                <w:rFonts w:ascii="CordiaUPC" w:hAnsi="CordiaUPC" w:eastAsiaTheme="minorHAnsi" w:cstheme="minorBidi"/>
                <w:sz w:val="28"/>
                <w:szCs w:val="28"/>
              </w:rPr>
              <w:t>e</w:t>
            </w:r>
            <w:r>
              <w:rPr>
                <w:rFonts w:ascii="CordiaUPC" w:hAnsi="CordiaUPC" w:eastAsiaTheme="minorHAnsi" w:cstheme="minorBidi"/>
                <w:sz w:val="28"/>
                <w:szCs w:val="28"/>
              </w:rPr>
              <w:t xml:space="preserve"> Mass Enh Configuraton</w:t>
            </w:r>
          </w:p>
        </w:tc>
        <w:tc>
          <w:tcPr>
            <w:tcW w:w="751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660C2B" w:rsidR="00660C2B" w:rsidP="00AC05AF" w:rsidRDefault="00660C2B" w14:paraId="742FA56B" w14:textId="5D67A946">
            <w:pPr>
              <w:pStyle w:val="TableBody"/>
            </w:pPr>
            <w:r>
              <w:t>V</w:t>
            </w:r>
            <w:r>
              <w:rPr>
                <w:rFonts w:cs="CordiaUPC"/>
                <w:cs/>
              </w:rPr>
              <w:t>.</w:t>
            </w:r>
            <w:r>
              <w:t>2</w:t>
            </w:r>
            <w:r>
              <w:rPr>
                <w:rFonts w:cs="CordiaUPC"/>
                <w:cs/>
              </w:rPr>
              <w:t>.</w:t>
            </w:r>
            <w:r>
              <w:t>32</w:t>
            </w:r>
          </w:p>
        </w:tc>
      </w:tr>
      <w:tr w:rsidRPr="001624DE" w:rsidR="00A85FAD" w:rsidTr="00F95259" w14:paraId="0D035D74" w14:textId="77777777">
        <w:trPr>
          <w:tblHeader/>
        </w:trPr>
        <w:tc>
          <w:tcPr>
            <w:tcW w:w="620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A85FAD" w:rsidP="00AC05AF" w:rsidRDefault="00A85FAD" w14:paraId="611CB050" w14:textId="77777777">
            <w:pPr>
              <w:pStyle w:val="TableBody"/>
            </w:pPr>
          </w:p>
        </w:tc>
        <w:tc>
          <w:tcPr>
            <w:tcW w:w="886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A85FAD" w:rsidP="00AC05AF" w:rsidRDefault="00A85FAD" w14:paraId="24A4D571" w14:textId="017A70B7">
            <w:pPr>
              <w:pStyle w:val="TableBody"/>
            </w:pPr>
            <w:r>
              <w:t>Suchanan</w:t>
            </w:r>
          </w:p>
        </w:tc>
        <w:tc>
          <w:tcPr>
            <w:tcW w:w="2743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A85FAD" w:rsidP="00AC05AF" w:rsidRDefault="00A85FAD" w14:paraId="6C4C3BEE" w14:textId="77777777">
            <w:pPr>
              <w:pStyle w:val="NormalWeb"/>
              <w:numPr>
                <w:ilvl w:val="0"/>
                <w:numId w:val="331"/>
              </w:numPr>
              <w:rPr>
                <w:rFonts w:ascii="CordiaUPC" w:hAnsi="CordiaUPC" w:eastAsiaTheme="minorHAnsi" w:cstheme="minorBidi"/>
                <w:sz w:val="28"/>
                <w:szCs w:val="28"/>
              </w:rPr>
            </w:pPr>
            <w:r>
              <w:rPr>
                <w:rFonts w:ascii="CordiaUPC" w:hAnsi="CordiaUPC" w:eastAsiaTheme="minorHAnsi" w:cstheme="minorBidi"/>
                <w:sz w:val="28"/>
                <w:szCs w:val="28"/>
              </w:rPr>
              <w:t>ROM Price</w:t>
            </w:r>
          </w:p>
          <w:p w:rsidR="00F51B86" w:rsidP="00AC05AF" w:rsidRDefault="00F51B86" w14:paraId="4F740D69" w14:textId="77777777">
            <w:pPr>
              <w:pStyle w:val="NormalWeb"/>
              <w:numPr>
                <w:ilvl w:val="0"/>
                <w:numId w:val="331"/>
              </w:numPr>
              <w:rPr>
                <w:rFonts w:ascii="CordiaUPC" w:hAnsi="CordiaUPC" w:eastAsiaTheme="minorHAnsi" w:cstheme="minorBidi"/>
                <w:sz w:val="28"/>
                <w:szCs w:val="28"/>
              </w:rPr>
            </w:pPr>
            <w:r>
              <w:rPr>
                <w:rFonts w:hint="cs" w:ascii="CordiaUPC" w:hAnsi="CordiaUPC" w:eastAsiaTheme="minorHAnsi" w:cstheme="minorBidi"/>
                <w:sz w:val="28"/>
                <w:szCs w:val="28"/>
                <w:cs/>
              </w:rPr>
              <w:t xml:space="preserve">แก้ไข </w:t>
            </w:r>
            <w:r>
              <w:rPr>
                <w:rFonts w:ascii="CordiaUPC" w:hAnsi="CordiaUPC" w:eastAsiaTheme="minorHAnsi" w:cstheme="minorBidi"/>
                <w:sz w:val="28"/>
                <w:szCs w:val="28"/>
              </w:rPr>
              <w:t xml:space="preserve">Logic Default </w:t>
            </w:r>
            <w:r w:rsidRPr="00F51B86">
              <w:rPr>
                <w:rFonts w:ascii="CordiaUPC" w:hAnsi="CordiaUPC" w:eastAsiaTheme="minorHAnsi" w:cstheme="minorBidi"/>
                <w:sz w:val="28"/>
                <w:szCs w:val="28"/>
                <w:lang w:val="pt-BR"/>
              </w:rPr>
              <w:t>Alert Threshold</w:t>
            </w:r>
          </w:p>
          <w:p w:rsidR="00B748E2" w:rsidP="00B748E2" w:rsidRDefault="00ED50EF" w14:paraId="7317DD40" w14:textId="77777777">
            <w:pPr>
              <w:pStyle w:val="NormalWeb"/>
              <w:numPr>
                <w:ilvl w:val="0"/>
                <w:numId w:val="331"/>
              </w:numPr>
              <w:rPr>
                <w:rFonts w:ascii="CordiaUPC" w:hAnsi="CordiaUPC" w:eastAsiaTheme="minorHAnsi" w:cstheme="minorBidi"/>
                <w:sz w:val="28"/>
                <w:szCs w:val="28"/>
              </w:rPr>
            </w:pPr>
            <w:r>
              <w:rPr>
                <w:rFonts w:hint="cs" w:ascii="CordiaUPC" w:hAnsi="CordiaUPC" w:eastAsiaTheme="minorHAnsi" w:cstheme="minorBidi"/>
                <w:sz w:val="28"/>
                <w:szCs w:val="28"/>
                <w:cs/>
              </w:rPr>
              <w:t xml:space="preserve">แก้ไข </w:t>
            </w:r>
            <w:r>
              <w:rPr>
                <w:rFonts w:ascii="CordiaUPC" w:hAnsi="CordiaUPC" w:eastAsiaTheme="minorHAnsi" w:cstheme="minorBidi"/>
                <w:sz w:val="28"/>
                <w:szCs w:val="28"/>
              </w:rPr>
              <w:t>Logic Package for SOF</w:t>
            </w:r>
          </w:p>
          <w:p w:rsidR="00807721" w:rsidP="00807721" w:rsidRDefault="00B748E2" w14:paraId="2D886D66" w14:textId="77777777">
            <w:pPr>
              <w:pStyle w:val="NormalWeb"/>
              <w:numPr>
                <w:ilvl w:val="0"/>
                <w:numId w:val="331"/>
              </w:numPr>
              <w:rPr>
                <w:rFonts w:ascii="CordiaUPC" w:hAnsi="CordiaUPC" w:eastAsiaTheme="minorHAnsi" w:cstheme="minorBidi"/>
                <w:sz w:val="28"/>
                <w:szCs w:val="28"/>
              </w:rPr>
            </w:pPr>
            <w:r w:rsidRPr="00B748E2">
              <w:rPr>
                <w:rFonts w:ascii="CordiaUPC" w:hAnsi="CordiaUPC" w:eastAsiaTheme="minorHAnsi" w:cstheme="minorBidi"/>
                <w:sz w:val="28"/>
                <w:szCs w:val="28"/>
                <w:cs/>
              </w:rPr>
              <w:t xml:space="preserve">แก้ไขเงื่อนไขการโชว์ </w:t>
            </w:r>
            <w:r w:rsidRPr="00A00E2D">
              <w:rPr>
                <w:rFonts w:ascii="CordiaUPC" w:hAnsi="CordiaUPC" w:eastAsiaTheme="minorHAnsi" w:cstheme="minorBidi"/>
                <w:sz w:val="28"/>
                <w:szCs w:val="28"/>
              </w:rPr>
              <w:t>Remind Last Internet {Alert Threshold}</w:t>
            </w:r>
            <w:r w:rsidRPr="00A00E2D" w:rsidDel="00794507">
              <w:rPr>
                <w:rFonts w:ascii="CordiaUPC" w:hAnsi="CordiaUPC" w:cs="CordiaUPC" w:eastAsiaTheme="minorHAnsi"/>
                <w:sz w:val="28"/>
                <w:szCs w:val="28"/>
                <w:cs/>
              </w:rPr>
              <w:t xml:space="preserve"> </w:t>
            </w:r>
            <w:r w:rsidRPr="00A00E2D">
              <w:rPr>
                <w:rFonts w:ascii="CordiaUPC" w:hAnsi="CordiaUPC" w:eastAsiaTheme="minorHAnsi" w:cstheme="minorBidi"/>
                <w:sz w:val="28"/>
                <w:szCs w:val="28"/>
              </w:rPr>
              <w:t>Section</w:t>
            </w:r>
          </w:p>
          <w:p w:rsidRPr="002E7375" w:rsidR="002E7375" w:rsidRDefault="00807721" w14:paraId="629D0480" w14:textId="0A03561A">
            <w:pPr>
              <w:pStyle w:val="NormalWeb"/>
              <w:numPr>
                <w:ilvl w:val="0"/>
                <w:numId w:val="331"/>
              </w:numPr>
              <w:rPr>
                <w:rFonts w:ascii="CordiaUPC" w:hAnsi="CordiaUPC" w:eastAsiaTheme="minorHAnsi" w:cstheme="minorBidi"/>
                <w:sz w:val="28"/>
                <w:szCs w:val="28"/>
                <w:cs/>
              </w:rPr>
            </w:pPr>
            <w:r w:rsidRPr="00807721">
              <w:rPr>
                <w:rFonts w:ascii="CordiaUPC" w:hAnsi="CordiaUPC" w:eastAsiaTheme="minorHAnsi" w:cstheme="minorBidi"/>
                <w:sz w:val="28"/>
                <w:szCs w:val="28"/>
              </w:rPr>
              <w:t xml:space="preserve">Invisible </w:t>
            </w:r>
            <w:r w:rsidRPr="00A00E2D">
              <w:rPr>
                <w:rFonts w:ascii="CordiaUPC" w:hAnsi="CordiaUPC" w:eastAsiaTheme="minorHAnsi" w:cstheme="minorBidi"/>
                <w:sz w:val="28"/>
                <w:szCs w:val="28"/>
              </w:rPr>
              <w:t>Last Internet Package Remaining Free Resource Alert</w:t>
            </w:r>
            <w:r w:rsidRPr="00A00E2D">
              <w:rPr>
                <w:rFonts w:ascii="CordiaUPC" w:hAnsi="CordiaUPC" w:eastAsiaTheme="minorHAnsi" w:cstheme="minorBidi"/>
                <w:sz w:val="28"/>
                <w:szCs w:val="28"/>
                <w:cs/>
              </w:rPr>
              <w:t xml:space="preserve"> </w:t>
            </w:r>
            <w:r w:rsidRPr="00A00E2D">
              <w:rPr>
                <w:rFonts w:ascii="CordiaUPC" w:hAnsi="CordiaUPC" w:eastAsiaTheme="minorHAnsi" w:cstheme="minorBidi"/>
                <w:sz w:val="28"/>
                <w:szCs w:val="28"/>
              </w:rPr>
              <w:t>Section</w:t>
            </w:r>
          </w:p>
        </w:tc>
        <w:tc>
          <w:tcPr>
            <w:tcW w:w="751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A85FAD" w:rsidP="00AC05AF" w:rsidRDefault="00A85FAD" w14:paraId="3CC28209" w14:textId="01C7EF99">
            <w:pPr>
              <w:pStyle w:val="TableBody"/>
            </w:pPr>
            <w:r>
              <w:t>V</w:t>
            </w:r>
            <w:r>
              <w:rPr>
                <w:rFonts w:cs="CordiaUPC"/>
                <w:cs/>
              </w:rPr>
              <w:t>.</w:t>
            </w:r>
            <w:r>
              <w:t>2</w:t>
            </w:r>
            <w:r>
              <w:rPr>
                <w:rFonts w:cs="CordiaUPC"/>
                <w:cs/>
              </w:rPr>
              <w:t>.</w:t>
            </w:r>
            <w:r>
              <w:t>33</w:t>
            </w:r>
          </w:p>
        </w:tc>
      </w:tr>
      <w:tr w:rsidRPr="001624DE" w:rsidR="00A00E2D" w:rsidTr="00F95259" w14:paraId="0D208B9A" w14:textId="77777777">
        <w:trPr>
          <w:tblHeader/>
        </w:trPr>
        <w:tc>
          <w:tcPr>
            <w:tcW w:w="620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A00E2D" w:rsidP="00AC05AF" w:rsidRDefault="00A00E2D" w14:paraId="0DBEAF36" w14:textId="77777777">
            <w:pPr>
              <w:pStyle w:val="TableBody"/>
            </w:pPr>
          </w:p>
        </w:tc>
        <w:tc>
          <w:tcPr>
            <w:tcW w:w="886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A00E2D" w:rsidP="00AC05AF" w:rsidRDefault="00A55165" w14:paraId="6754619D" w14:textId="45087700">
            <w:pPr>
              <w:pStyle w:val="TableBody"/>
            </w:pPr>
            <w:r>
              <w:t>Suchanan</w:t>
            </w:r>
          </w:p>
        </w:tc>
        <w:tc>
          <w:tcPr>
            <w:tcW w:w="2743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A00E2D" w:rsidP="00AC05AF" w:rsidRDefault="00A00E2D" w14:paraId="2B31AA50" w14:textId="157614B8">
            <w:pPr>
              <w:pStyle w:val="NormalWeb"/>
              <w:numPr>
                <w:ilvl w:val="0"/>
                <w:numId w:val="331"/>
              </w:numPr>
              <w:rPr>
                <w:rFonts w:ascii="CordiaUPC" w:hAnsi="CordiaUPC" w:eastAsiaTheme="minorHAnsi" w:cstheme="minorBidi"/>
                <w:sz w:val="28"/>
                <w:szCs w:val="28"/>
              </w:rPr>
            </w:pPr>
            <w:r>
              <w:rPr>
                <w:rFonts w:hint="cs" w:ascii="CordiaUPC" w:hAnsi="CordiaUPC" w:eastAsiaTheme="minorHAnsi" w:cstheme="minorBidi"/>
                <w:sz w:val="28"/>
                <w:szCs w:val="28"/>
                <w:cs/>
              </w:rPr>
              <w:t xml:space="preserve">เพิ่มฟิลด์ </w:t>
            </w:r>
            <w:r>
              <w:rPr>
                <w:rFonts w:ascii="CordiaUPC" w:hAnsi="CordiaUPC" w:eastAsiaTheme="minorHAnsi" w:cstheme="minorBidi"/>
                <w:sz w:val="28"/>
                <w:szCs w:val="28"/>
              </w:rPr>
              <w:t>Daily flag</w:t>
            </w:r>
            <w:r>
              <w:rPr>
                <w:rFonts w:ascii="CordiaUPC" w:hAnsi="CordiaUPC" w:cs="CordiaUPC" w:eastAsiaTheme="minorHAnsi"/>
                <w:sz w:val="28"/>
                <w:szCs w:val="28"/>
                <w:cs/>
              </w:rPr>
              <w:t xml:space="preserve">/ </w:t>
            </w:r>
            <w:r>
              <w:rPr>
                <w:rFonts w:ascii="CordiaUPC" w:hAnsi="CordiaUPC" w:eastAsiaTheme="minorHAnsi" w:cstheme="minorBidi"/>
                <w:sz w:val="28"/>
                <w:szCs w:val="28"/>
              </w:rPr>
              <w:t xml:space="preserve">Daily </w:t>
            </w:r>
            <w:r>
              <w:rPr>
                <w:rFonts w:hint="cs" w:ascii="CordiaUPC" w:hAnsi="CordiaUPC" w:eastAsiaTheme="minorHAnsi" w:cstheme="minorBidi"/>
                <w:sz w:val="28"/>
                <w:szCs w:val="28"/>
                <w:cs/>
              </w:rPr>
              <w:t xml:space="preserve">ที่ </w:t>
            </w:r>
            <w:r>
              <w:rPr>
                <w:rFonts w:ascii="CordiaUPC" w:hAnsi="CordiaUPC" w:eastAsiaTheme="minorHAnsi" w:cstheme="minorBidi"/>
                <w:sz w:val="28"/>
                <w:szCs w:val="28"/>
              </w:rPr>
              <w:t>Voice Free Resource</w:t>
            </w:r>
            <w:r>
              <w:rPr>
                <w:rFonts w:ascii="CordiaUPC" w:hAnsi="CordiaUPC" w:cs="CordiaUPC" w:eastAsiaTheme="minorHAnsi"/>
                <w:sz w:val="28"/>
                <w:szCs w:val="28"/>
                <w:cs/>
              </w:rPr>
              <w:t xml:space="preserve">/ </w:t>
            </w:r>
            <w:r>
              <w:rPr>
                <w:rFonts w:ascii="CordiaUPC" w:hAnsi="CordiaUPC" w:eastAsiaTheme="minorHAnsi" w:cstheme="minorBidi"/>
                <w:sz w:val="28"/>
                <w:szCs w:val="28"/>
              </w:rPr>
              <w:t>Internet</w:t>
            </w:r>
          </w:p>
        </w:tc>
        <w:tc>
          <w:tcPr>
            <w:tcW w:w="751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A00E2D" w:rsidP="00AC05AF" w:rsidRDefault="00A55165" w14:paraId="2B5F9695" w14:textId="5624712C">
            <w:pPr>
              <w:pStyle w:val="TableBody"/>
            </w:pPr>
            <w:r>
              <w:t>V</w:t>
            </w:r>
            <w:r>
              <w:rPr>
                <w:rFonts w:cs="CordiaUPC"/>
                <w:cs/>
              </w:rPr>
              <w:t>.</w:t>
            </w:r>
            <w:r>
              <w:t>2</w:t>
            </w:r>
            <w:r>
              <w:rPr>
                <w:rFonts w:cs="CordiaUPC"/>
                <w:cs/>
              </w:rPr>
              <w:t>.</w:t>
            </w:r>
            <w:r>
              <w:t>34</w:t>
            </w:r>
          </w:p>
        </w:tc>
      </w:tr>
      <w:tr w:rsidRPr="001624DE" w:rsidR="00085514" w:rsidTr="00F95259" w14:paraId="6BAE17B0" w14:textId="77777777">
        <w:trPr>
          <w:tblHeader/>
        </w:trPr>
        <w:tc>
          <w:tcPr>
            <w:tcW w:w="620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085514" w:rsidP="00AC05AF" w:rsidRDefault="00085514" w14:paraId="4174DA83" w14:textId="2097B4A3">
            <w:pPr>
              <w:pStyle w:val="TableBody"/>
            </w:pPr>
            <w:r>
              <w:t>02</w:t>
            </w:r>
            <w:r>
              <w:rPr>
                <w:rFonts w:cs="CordiaUPC"/>
                <w:cs/>
              </w:rPr>
              <w:t>/</w:t>
            </w:r>
            <w:r>
              <w:t>10</w:t>
            </w:r>
            <w:r>
              <w:rPr>
                <w:rFonts w:cs="CordiaUPC"/>
                <w:cs/>
              </w:rPr>
              <w:t>/</w:t>
            </w:r>
            <w:r>
              <w:t>2023</w:t>
            </w:r>
          </w:p>
        </w:tc>
        <w:tc>
          <w:tcPr>
            <w:tcW w:w="886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085514" w:rsidP="00AC05AF" w:rsidRDefault="00085514" w14:paraId="3AEFB6A5" w14:textId="7D25BE34">
            <w:pPr>
              <w:pStyle w:val="TableBody"/>
            </w:pPr>
            <w:r>
              <w:t>Nopphasin</w:t>
            </w:r>
          </w:p>
        </w:tc>
        <w:tc>
          <w:tcPr>
            <w:tcW w:w="2743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085514" w:rsidR="00085514" w:rsidP="00363B2F" w:rsidRDefault="00085514" w14:paraId="541FE133" w14:textId="77777777">
            <w:pPr>
              <w:pStyle w:val="TableBody"/>
            </w:pPr>
            <w:r w:rsidRPr="00085514">
              <w:t>For PO group is IR</w:t>
            </w:r>
          </w:p>
          <w:p w:rsidRPr="00085514" w:rsidR="00085514" w:rsidP="00363B2F" w:rsidRDefault="00085514" w14:paraId="660F35AB" w14:textId="77777777">
            <w:pPr>
              <w:pStyle w:val="TableBody"/>
              <w:numPr>
                <w:ilvl w:val="0"/>
                <w:numId w:val="496"/>
              </w:numPr>
            </w:pPr>
            <w:r w:rsidRPr="00085514">
              <w:t xml:space="preserve">PO Name </w:t>
            </w:r>
            <w:r w:rsidRPr="00363B2F">
              <w:rPr>
                <w:cs/>
              </w:rPr>
              <w:t xml:space="preserve">ปรับ </w:t>
            </w:r>
            <w:r w:rsidRPr="00085514">
              <w:t xml:space="preserve">Max lenght </w:t>
            </w:r>
            <w:r w:rsidRPr="00363B2F">
              <w:rPr>
                <w:cs/>
              </w:rPr>
              <w:t>จาก 40 เป็น 100</w:t>
            </w:r>
          </w:p>
          <w:p w:rsidRPr="00085514" w:rsidR="00085514" w:rsidP="00363B2F" w:rsidRDefault="00085514" w14:paraId="708AE0A5" w14:textId="77777777">
            <w:pPr>
              <w:pStyle w:val="TableBody"/>
              <w:numPr>
                <w:ilvl w:val="0"/>
                <w:numId w:val="496"/>
              </w:numPr>
            </w:pPr>
            <w:r w:rsidRPr="00363B2F">
              <w:rPr>
                <w:cs/>
              </w:rPr>
              <w:t xml:space="preserve">เพิ่ม </w:t>
            </w:r>
            <w:r w:rsidRPr="00085514">
              <w:t xml:space="preserve">Bar MCC tab </w:t>
            </w:r>
            <w:r w:rsidRPr="00363B2F">
              <w:rPr>
                <w:cs/>
              </w:rPr>
              <w:t xml:space="preserve">บน </w:t>
            </w:r>
            <w:r w:rsidRPr="00085514">
              <w:t xml:space="preserve">UI </w:t>
            </w:r>
            <w:r w:rsidRPr="00363B2F">
              <w:rPr>
                <w:cs/>
              </w:rPr>
              <w:t xml:space="preserve">และ </w:t>
            </w:r>
            <w:r w:rsidRPr="00085514">
              <w:t xml:space="preserve">Logic </w:t>
            </w:r>
            <w:r w:rsidRPr="00363B2F">
              <w:rPr>
                <w:cs/>
              </w:rPr>
              <w:t xml:space="preserve">การดึงข้อมูลที่ </w:t>
            </w:r>
            <w:r w:rsidRPr="00085514">
              <w:t>RUC Excel</w:t>
            </w:r>
          </w:p>
          <w:p w:rsidRPr="00085514" w:rsidR="00085514" w:rsidP="00363B2F" w:rsidRDefault="00085514" w14:paraId="1AD91FFE" w14:textId="77777777">
            <w:pPr>
              <w:pStyle w:val="TableBody"/>
              <w:numPr>
                <w:ilvl w:val="0"/>
                <w:numId w:val="496"/>
              </w:numPr>
            </w:pPr>
            <w:r w:rsidRPr="00363B2F">
              <w:rPr>
                <w:cs/>
              </w:rPr>
              <w:t xml:space="preserve">เพิ่ม </w:t>
            </w:r>
            <w:r w:rsidRPr="00085514">
              <w:t xml:space="preserve">Mismatch Alert Message section </w:t>
            </w:r>
            <w:r w:rsidRPr="00363B2F">
              <w:rPr>
                <w:cs/>
              </w:rPr>
              <w:t xml:space="preserve">บน </w:t>
            </w:r>
            <w:r w:rsidRPr="00085514">
              <w:t>UI</w:t>
            </w:r>
          </w:p>
          <w:p w:rsidRPr="00085514" w:rsidR="00085514" w:rsidP="00363B2F" w:rsidRDefault="00085514" w14:paraId="16AD051B" w14:textId="77777777">
            <w:pPr>
              <w:pStyle w:val="TableBody"/>
              <w:numPr>
                <w:ilvl w:val="0"/>
                <w:numId w:val="496"/>
              </w:numPr>
            </w:pPr>
            <w:r w:rsidRPr="00085514">
              <w:t xml:space="preserve">SMS Greeting &amp; Delete Section change from Optional to Mandatory </w:t>
            </w:r>
          </w:p>
          <w:p w:rsidRPr="00085514" w:rsidR="00085514" w:rsidP="00363B2F" w:rsidRDefault="00085514" w14:paraId="06A98845" w14:textId="77777777">
            <w:pPr>
              <w:pStyle w:val="TableBody"/>
              <w:numPr>
                <w:ilvl w:val="0"/>
                <w:numId w:val="496"/>
              </w:numPr>
            </w:pPr>
            <w:r w:rsidRPr="00085514">
              <w:t xml:space="preserve">Remind Last Internet </w:t>
            </w:r>
            <w:r w:rsidRPr="00363B2F">
              <w:rPr>
                <w:cs/>
              </w:rPr>
              <w:t xml:space="preserve">แสดงทุก </w:t>
            </w:r>
            <w:r w:rsidRPr="00085514">
              <w:t>Customer Type</w:t>
            </w:r>
          </w:p>
          <w:p w:rsidRPr="00085514" w:rsidR="00085514" w:rsidP="00363B2F" w:rsidRDefault="00085514" w14:paraId="193EB6BA" w14:textId="30DD8008">
            <w:pPr>
              <w:pStyle w:val="TableBody"/>
              <w:numPr>
                <w:ilvl w:val="0"/>
                <w:numId w:val="496"/>
              </w:numPr>
              <w:rPr>
                <w:cs/>
              </w:rPr>
            </w:pPr>
            <w:r w:rsidRPr="00085514">
              <w:t>Bill Presentment add logic Default value</w:t>
            </w:r>
          </w:p>
        </w:tc>
        <w:tc>
          <w:tcPr>
            <w:tcW w:w="751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085514" w:rsidP="00AC05AF" w:rsidRDefault="00085514" w14:paraId="15F4CECC" w14:textId="561C5EDE">
            <w:pPr>
              <w:pStyle w:val="TableBody"/>
            </w:pPr>
            <w:r>
              <w:t>V</w:t>
            </w:r>
            <w:r>
              <w:rPr>
                <w:rFonts w:cs="CordiaUPC"/>
                <w:cs/>
              </w:rPr>
              <w:t>.</w:t>
            </w:r>
            <w:r>
              <w:t>2</w:t>
            </w:r>
            <w:r>
              <w:rPr>
                <w:rFonts w:cs="CordiaUPC"/>
                <w:cs/>
              </w:rPr>
              <w:t>.</w:t>
            </w:r>
            <w:r>
              <w:t>35</w:t>
            </w:r>
          </w:p>
        </w:tc>
      </w:tr>
      <w:tr w:rsidRPr="001624DE" w:rsidR="00013510" w:rsidTr="00F95259" w14:paraId="61C99487" w14:textId="77777777">
        <w:trPr>
          <w:tblHeader/>
        </w:trPr>
        <w:tc>
          <w:tcPr>
            <w:tcW w:w="620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013510" w:rsidP="00AC05AF" w:rsidRDefault="00013510" w14:paraId="68417936" w14:textId="078BBF59">
            <w:pPr>
              <w:pStyle w:val="TableBody"/>
            </w:pPr>
            <w:r>
              <w:t>06</w:t>
            </w:r>
            <w:r>
              <w:rPr>
                <w:rFonts w:cs="CordiaUPC"/>
                <w:cs/>
              </w:rPr>
              <w:t>/</w:t>
            </w:r>
            <w:r>
              <w:t>10</w:t>
            </w:r>
            <w:r>
              <w:rPr>
                <w:rFonts w:cs="CordiaUPC"/>
                <w:cs/>
              </w:rPr>
              <w:t>/</w:t>
            </w:r>
            <w:r>
              <w:t>2023</w:t>
            </w:r>
          </w:p>
        </w:tc>
        <w:tc>
          <w:tcPr>
            <w:tcW w:w="886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013510" w:rsidP="00AC05AF" w:rsidRDefault="00013510" w14:paraId="32D3F285" w14:textId="5D262478">
            <w:pPr>
              <w:pStyle w:val="TableBody"/>
            </w:pPr>
            <w:r>
              <w:t>Suchanan</w:t>
            </w:r>
          </w:p>
        </w:tc>
        <w:tc>
          <w:tcPr>
            <w:tcW w:w="2743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085514" w:rsidR="00013510" w:rsidP="00363B2F" w:rsidRDefault="00013510" w14:paraId="080BB35C" w14:textId="3C91EC5B">
            <w:pPr>
              <w:pStyle w:val="TableBody"/>
              <w:numPr>
                <w:ilvl w:val="0"/>
                <w:numId w:val="331"/>
              </w:numPr>
            </w:pPr>
            <w:r>
              <w:rPr>
                <w:rFonts w:hint="cs"/>
                <w:cs/>
              </w:rPr>
              <w:t xml:space="preserve">แก้ไขฟิลด์ </w:t>
            </w:r>
            <w:r>
              <w:t xml:space="preserve">Target Value </w:t>
            </w:r>
            <w:r>
              <w:rPr>
                <w:rFonts w:hint="cs"/>
                <w:cs/>
              </w:rPr>
              <w:t xml:space="preserve">ที่ </w:t>
            </w:r>
            <w:r>
              <w:t>Mass Enh Configuraton</w:t>
            </w:r>
          </w:p>
        </w:tc>
        <w:tc>
          <w:tcPr>
            <w:tcW w:w="751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013510" w:rsidP="00AC05AF" w:rsidRDefault="00013510" w14:paraId="43EC7822" w14:textId="699C4F41">
            <w:pPr>
              <w:pStyle w:val="TableBody"/>
            </w:pPr>
            <w:r>
              <w:t>V</w:t>
            </w:r>
            <w:r>
              <w:rPr>
                <w:rFonts w:cs="CordiaUPC"/>
                <w:cs/>
              </w:rPr>
              <w:t>.</w:t>
            </w:r>
            <w:r>
              <w:t>2</w:t>
            </w:r>
            <w:r>
              <w:rPr>
                <w:rFonts w:cs="CordiaUPC"/>
                <w:cs/>
              </w:rPr>
              <w:t>.</w:t>
            </w:r>
            <w:r>
              <w:t>35</w:t>
            </w:r>
          </w:p>
        </w:tc>
      </w:tr>
      <w:tr w:rsidRPr="001624DE" w:rsidR="00363B2F" w:rsidTr="00F95259" w14:paraId="24F3A6FD" w14:textId="77777777">
        <w:trPr>
          <w:tblHeader/>
        </w:trPr>
        <w:tc>
          <w:tcPr>
            <w:tcW w:w="620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363B2F" w:rsidP="00AC05AF" w:rsidRDefault="00363B2F" w14:paraId="6BD1E9DB" w14:textId="1577E908">
            <w:pPr>
              <w:pStyle w:val="TableBody"/>
            </w:pPr>
            <w:r>
              <w:t>23</w:t>
            </w:r>
            <w:r>
              <w:rPr>
                <w:rFonts w:cs="CordiaUPC"/>
                <w:cs/>
              </w:rPr>
              <w:t>/</w:t>
            </w:r>
            <w:r>
              <w:t>10</w:t>
            </w:r>
            <w:r>
              <w:rPr>
                <w:rFonts w:cs="CordiaUPC"/>
                <w:cs/>
              </w:rPr>
              <w:t>/</w:t>
            </w:r>
            <w:r>
              <w:t>2023</w:t>
            </w:r>
          </w:p>
        </w:tc>
        <w:tc>
          <w:tcPr>
            <w:tcW w:w="886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363B2F" w:rsidP="00AC05AF" w:rsidRDefault="00363B2F" w14:paraId="6F055C15" w14:textId="5846728F">
            <w:pPr>
              <w:pStyle w:val="TableBody"/>
            </w:pPr>
            <w:r>
              <w:t>Suchanan</w:t>
            </w:r>
          </w:p>
        </w:tc>
        <w:tc>
          <w:tcPr>
            <w:tcW w:w="2743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363B2F" w:rsidP="00363B2F" w:rsidRDefault="00363B2F" w14:paraId="5A3D5C66" w14:textId="77777777">
            <w:pPr>
              <w:pStyle w:val="TableBody"/>
              <w:numPr>
                <w:ilvl w:val="0"/>
                <w:numId w:val="331"/>
              </w:numPr>
            </w:pPr>
            <w:r>
              <w:rPr>
                <w:rFonts w:hint="cs"/>
                <w:cs/>
              </w:rPr>
              <w:t xml:space="preserve">เพิ่มฟิลด์ </w:t>
            </w:r>
            <w:r w:rsidRPr="00FB1C15" w:rsidR="00FB1C15">
              <w:t>Allow Hybrid</w:t>
            </w:r>
            <w:r w:rsidR="00FB1C15">
              <w:rPr>
                <w:rFonts w:cs="CordiaUPC"/>
                <w:cs/>
              </w:rPr>
              <w:t xml:space="preserve"> </w:t>
            </w:r>
            <w:r w:rsidR="00FB1C15">
              <w:rPr>
                <w:rFonts w:hint="cs"/>
                <w:cs/>
              </w:rPr>
              <w:t xml:space="preserve">ที่ </w:t>
            </w:r>
            <w:r w:rsidR="00FB1C15">
              <w:t>Product Offering</w:t>
            </w:r>
          </w:p>
          <w:p w:rsidR="00AC159C" w:rsidP="00363B2F" w:rsidRDefault="00AC159C" w14:paraId="3BAA96A1" w14:textId="06F9BE6E">
            <w:pPr>
              <w:pStyle w:val="TableBody"/>
              <w:numPr>
                <w:ilvl w:val="0"/>
                <w:numId w:val="331"/>
              </w:numPr>
              <w:rPr>
                <w:cs/>
              </w:rPr>
            </w:pPr>
            <w:r>
              <w:rPr>
                <w:rFonts w:hint="cs"/>
                <w:cs/>
              </w:rPr>
              <w:t xml:space="preserve">เพิ่มฟิลด์ </w:t>
            </w:r>
            <w:r w:rsidRPr="00844A1C">
              <w:rPr>
                <w:rStyle w:val="ui-provider"/>
                <w:color w:val="000000" w:themeColor="text1"/>
              </w:rPr>
              <w:t xml:space="preserve">SMS Confirm Subscription success on CBS </w:t>
            </w:r>
            <w:r w:rsidRPr="00844A1C">
              <w:rPr>
                <w:rStyle w:val="ui-provider"/>
                <w:rFonts w:cs="CordiaUPC"/>
                <w:color w:val="000000" w:themeColor="text1"/>
                <w:cs/>
              </w:rPr>
              <w:t>(</w:t>
            </w:r>
            <w:r w:rsidRPr="00844A1C">
              <w:rPr>
                <w:rStyle w:val="ui-provider"/>
                <w:color w:val="000000" w:themeColor="text1"/>
              </w:rPr>
              <w:t>One time</w:t>
            </w:r>
            <w:r w:rsidRPr="00844A1C">
              <w:rPr>
                <w:rStyle w:val="ui-provider"/>
                <w:rFonts w:cs="CordiaUPC"/>
                <w:color w:val="000000" w:themeColor="text1"/>
                <w:cs/>
              </w:rPr>
              <w:t>/</w:t>
            </w:r>
            <w:r w:rsidRPr="00844A1C">
              <w:rPr>
                <w:rStyle w:val="ui-provider"/>
                <w:color w:val="000000" w:themeColor="text1"/>
              </w:rPr>
              <w:t>Recurring</w:t>
            </w:r>
            <w:r w:rsidRPr="00844A1C">
              <w:rPr>
                <w:rStyle w:val="ui-provider"/>
                <w:rFonts w:cs="CordiaUPC"/>
                <w:color w:val="000000" w:themeColor="text1"/>
                <w:cs/>
              </w:rPr>
              <w:t>)</w:t>
            </w:r>
            <w:r>
              <w:rPr>
                <w:rStyle w:val="ui-provider"/>
                <w:rFonts w:hint="cs"/>
                <w:color w:val="000000" w:themeColor="text1"/>
                <w:cs/>
              </w:rPr>
              <w:t xml:space="preserve"> ที่ </w:t>
            </w:r>
            <w:r>
              <w:rPr>
                <w:rStyle w:val="ui-provider"/>
                <w:color w:val="000000" w:themeColor="text1"/>
              </w:rPr>
              <w:t>SMS Wording</w:t>
            </w:r>
          </w:p>
        </w:tc>
        <w:tc>
          <w:tcPr>
            <w:tcW w:w="751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363B2F" w:rsidP="00AC05AF" w:rsidRDefault="00FB1C15" w14:paraId="1A6161DA" w14:textId="27277DE0">
            <w:pPr>
              <w:pStyle w:val="TableBody"/>
            </w:pPr>
            <w:r>
              <w:t>V</w:t>
            </w:r>
            <w:r>
              <w:rPr>
                <w:rFonts w:cs="CordiaUPC"/>
                <w:cs/>
              </w:rPr>
              <w:t>.</w:t>
            </w:r>
            <w:r>
              <w:t>2</w:t>
            </w:r>
            <w:r>
              <w:rPr>
                <w:rFonts w:cs="CordiaUPC"/>
                <w:cs/>
              </w:rPr>
              <w:t>.</w:t>
            </w:r>
            <w:r>
              <w:t>36</w:t>
            </w:r>
          </w:p>
        </w:tc>
      </w:tr>
      <w:tr w:rsidRPr="001624DE" w:rsidR="00E656BE" w:rsidTr="00F95259" w14:paraId="250A88E5" w14:textId="77777777">
        <w:trPr>
          <w:tblHeader/>
        </w:trPr>
        <w:tc>
          <w:tcPr>
            <w:tcW w:w="620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E656BE" w:rsidP="00AC05AF" w:rsidRDefault="00E656BE" w14:paraId="2D198BB6" w14:textId="45A4384B">
            <w:pPr>
              <w:pStyle w:val="TableBody"/>
            </w:pPr>
            <w:r>
              <w:t>26</w:t>
            </w:r>
            <w:r>
              <w:rPr>
                <w:rFonts w:cs="CordiaUPC"/>
                <w:cs/>
              </w:rPr>
              <w:t>/</w:t>
            </w:r>
            <w:r>
              <w:t>11</w:t>
            </w:r>
            <w:r>
              <w:rPr>
                <w:rFonts w:cs="CordiaUPC"/>
                <w:cs/>
              </w:rPr>
              <w:t>/</w:t>
            </w:r>
            <w:r>
              <w:t>2023</w:t>
            </w:r>
          </w:p>
        </w:tc>
        <w:tc>
          <w:tcPr>
            <w:tcW w:w="886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E656BE" w:rsidP="00AC05AF" w:rsidRDefault="00E656BE" w14:paraId="48119703" w14:textId="30885DF7">
            <w:pPr>
              <w:pStyle w:val="TableBody"/>
            </w:pPr>
            <w:r>
              <w:t>Suchanan</w:t>
            </w:r>
          </w:p>
        </w:tc>
        <w:tc>
          <w:tcPr>
            <w:tcW w:w="2743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E656BE" w:rsidP="00363B2F" w:rsidRDefault="00E656BE" w14:paraId="65DB3C62" w14:textId="1DAF04EC">
            <w:pPr>
              <w:pStyle w:val="TableBody"/>
              <w:numPr>
                <w:ilvl w:val="0"/>
                <w:numId w:val="331"/>
              </w:numPr>
              <w:rPr>
                <w:cs/>
              </w:rPr>
            </w:pPr>
            <w:r>
              <w:rPr>
                <w:rFonts w:hint="cs"/>
                <w:cs/>
              </w:rPr>
              <w:t xml:space="preserve">เพิ่ม </w:t>
            </w:r>
            <w:r w:rsidRPr="00E656BE">
              <w:t xml:space="preserve">CMS Display Wording in myAIS </w:t>
            </w:r>
            <w:r w:rsidRPr="00E656BE">
              <w:rPr>
                <w:rFonts w:cs="Cordia New"/>
                <w:cs/>
              </w:rPr>
              <w:t>2.0</w:t>
            </w:r>
            <w:r>
              <w:rPr>
                <w:rFonts w:hint="cs" w:cs="Cordia New"/>
                <w:cs/>
              </w:rPr>
              <w:t xml:space="preserve"> ที่ </w:t>
            </w:r>
            <w:r>
              <w:rPr>
                <w:rFonts w:cs="Cordia New"/>
              </w:rPr>
              <w:t>SMS Wording</w:t>
            </w:r>
          </w:p>
        </w:tc>
        <w:tc>
          <w:tcPr>
            <w:tcW w:w="751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E656BE" w:rsidP="00AC05AF" w:rsidRDefault="00E656BE" w14:paraId="26A863D4" w14:textId="1B3F7904">
            <w:pPr>
              <w:pStyle w:val="TableBody"/>
            </w:pPr>
            <w:r>
              <w:t>V</w:t>
            </w:r>
            <w:r>
              <w:rPr>
                <w:rFonts w:cs="CordiaUPC"/>
                <w:cs/>
              </w:rPr>
              <w:t>.</w:t>
            </w:r>
            <w:r w:rsidR="00A07C63">
              <w:t>2</w:t>
            </w:r>
            <w:r w:rsidR="00A07C63">
              <w:rPr>
                <w:rFonts w:cs="CordiaUPC"/>
                <w:cs/>
              </w:rPr>
              <w:t>.</w:t>
            </w:r>
            <w:r>
              <w:t>38</w:t>
            </w:r>
          </w:p>
        </w:tc>
      </w:tr>
      <w:tr w:rsidRPr="001624DE" w:rsidR="00C43E1C" w:rsidTr="00F95259" w14:paraId="4C1C9439" w14:textId="77777777">
        <w:trPr>
          <w:tblHeader/>
        </w:trPr>
        <w:tc>
          <w:tcPr>
            <w:tcW w:w="620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C43E1C" w:rsidP="00AC05AF" w:rsidRDefault="00C43E1C" w14:paraId="45B048C3" w14:textId="0DDBC36A">
            <w:pPr>
              <w:pStyle w:val="TableBody"/>
            </w:pPr>
            <w:r>
              <w:t>13</w:t>
            </w:r>
            <w:r>
              <w:rPr>
                <w:rFonts w:cs="CordiaUPC"/>
                <w:cs/>
              </w:rPr>
              <w:t>/</w:t>
            </w:r>
            <w:r>
              <w:t>12</w:t>
            </w:r>
            <w:r>
              <w:rPr>
                <w:rFonts w:cs="CordiaUPC"/>
                <w:cs/>
              </w:rPr>
              <w:t>/</w:t>
            </w:r>
            <w:r>
              <w:t>2023</w:t>
            </w:r>
          </w:p>
        </w:tc>
        <w:tc>
          <w:tcPr>
            <w:tcW w:w="886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C43E1C" w:rsidP="00AC05AF" w:rsidRDefault="00C43E1C" w14:paraId="16E435F6" w14:textId="31A6B947">
            <w:pPr>
              <w:pStyle w:val="TableBody"/>
            </w:pPr>
            <w:r>
              <w:t>Suchanan</w:t>
            </w:r>
          </w:p>
        </w:tc>
        <w:tc>
          <w:tcPr>
            <w:tcW w:w="2743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C43E1C" w:rsidP="00C43E1C" w:rsidRDefault="00C43E1C" w14:paraId="4BF6DF08" w14:textId="06856EAD">
            <w:pPr>
              <w:pStyle w:val="TableBody"/>
              <w:numPr>
                <w:ilvl w:val="0"/>
                <w:numId w:val="331"/>
              </w:numPr>
              <w:rPr>
                <w:cs/>
              </w:rPr>
            </w:pPr>
            <w:r>
              <w:rPr>
                <w:rFonts w:hint="cs"/>
                <w:cs/>
              </w:rPr>
              <w:t xml:space="preserve">แก้ไข </w:t>
            </w:r>
            <w:r>
              <w:t xml:space="preserve">Logic </w:t>
            </w:r>
            <w:r>
              <w:rPr>
                <w:rFonts w:hint="cs"/>
                <w:cs/>
              </w:rPr>
              <w:t xml:space="preserve">ฟิลด์ </w:t>
            </w:r>
            <w:r w:rsidRPr="00FB1C15">
              <w:t>Allow Hybrid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ที่ </w:t>
            </w:r>
            <w:r>
              <w:t>Product Offering</w:t>
            </w:r>
          </w:p>
        </w:tc>
        <w:tc>
          <w:tcPr>
            <w:tcW w:w="751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C43E1C" w:rsidP="00AC05AF" w:rsidRDefault="00C43E1C" w14:paraId="58D70661" w14:textId="4EA16E51">
            <w:pPr>
              <w:pStyle w:val="TableBody"/>
            </w:pPr>
            <w:r>
              <w:t>V</w:t>
            </w:r>
            <w:r>
              <w:rPr>
                <w:rFonts w:cs="CordiaUPC"/>
                <w:cs/>
              </w:rPr>
              <w:t>.</w:t>
            </w:r>
            <w:r>
              <w:t>3</w:t>
            </w:r>
            <w:r>
              <w:rPr>
                <w:rFonts w:cs="CordiaUPC"/>
                <w:cs/>
              </w:rPr>
              <w:t>.</w:t>
            </w:r>
            <w:r w:rsidR="00A07C63">
              <w:t>01</w:t>
            </w:r>
          </w:p>
        </w:tc>
      </w:tr>
      <w:tr w:rsidRPr="001624DE" w:rsidR="00065435" w:rsidTr="00F95259" w14:paraId="16D39FEC" w14:textId="77777777">
        <w:trPr>
          <w:tblHeader/>
        </w:trPr>
        <w:tc>
          <w:tcPr>
            <w:tcW w:w="620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065435" w:rsidP="00AC05AF" w:rsidRDefault="00065435" w14:paraId="40A13B59" w14:textId="688BC5B1">
            <w:pPr>
              <w:pStyle w:val="TableBody"/>
            </w:pPr>
            <w:r>
              <w:t>11</w:t>
            </w:r>
            <w:r>
              <w:rPr>
                <w:rFonts w:cs="CordiaUPC"/>
                <w:cs/>
              </w:rPr>
              <w:t>/</w:t>
            </w:r>
            <w:r>
              <w:t>01</w:t>
            </w:r>
            <w:r>
              <w:rPr>
                <w:rFonts w:cs="CordiaUPC"/>
                <w:cs/>
              </w:rPr>
              <w:t>/</w:t>
            </w:r>
            <w:r>
              <w:t>2024</w:t>
            </w:r>
          </w:p>
        </w:tc>
        <w:tc>
          <w:tcPr>
            <w:tcW w:w="886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065435" w:rsidP="00AC05AF" w:rsidRDefault="00065435" w14:paraId="046E9090" w14:textId="4411F226">
            <w:pPr>
              <w:pStyle w:val="TableBody"/>
            </w:pPr>
            <w:r>
              <w:t>Suchanan</w:t>
            </w:r>
          </w:p>
        </w:tc>
        <w:tc>
          <w:tcPr>
            <w:tcW w:w="2743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065435" w:rsidP="00C43E1C" w:rsidRDefault="00065435" w14:paraId="31C9963F" w14:textId="77777777">
            <w:pPr>
              <w:pStyle w:val="TableBody"/>
              <w:numPr>
                <w:ilvl w:val="0"/>
                <w:numId w:val="331"/>
              </w:numPr>
            </w:pPr>
            <w:r>
              <w:t xml:space="preserve">Hide field Revenue Allocate </w:t>
            </w:r>
            <w:r>
              <w:rPr>
                <w:rFonts w:hint="cs"/>
                <w:cs/>
              </w:rPr>
              <w:t xml:space="preserve">ที่ </w:t>
            </w:r>
            <w:r>
              <w:t>Mass Content VDO</w:t>
            </w:r>
          </w:p>
          <w:p w:rsidR="00065435" w:rsidP="00C43E1C" w:rsidRDefault="00065435" w14:paraId="47954933" w14:textId="77777777">
            <w:pPr>
              <w:pStyle w:val="TableBody"/>
              <w:numPr>
                <w:ilvl w:val="0"/>
                <w:numId w:val="331"/>
              </w:numPr>
            </w:pPr>
            <w:r>
              <w:rPr>
                <w:rFonts w:hint="cs"/>
                <w:cs/>
              </w:rPr>
              <w:t xml:space="preserve">ลบ </w:t>
            </w:r>
            <w:r>
              <w:t xml:space="preserve">Validate Require Effective End Date </w:t>
            </w:r>
            <w:r>
              <w:rPr>
                <w:rFonts w:hint="cs"/>
                <w:cs/>
              </w:rPr>
              <w:t xml:space="preserve">ที่ </w:t>
            </w:r>
            <w:r>
              <w:t xml:space="preserve">PO Relation </w:t>
            </w:r>
            <w:r>
              <w:rPr>
                <w:rFonts w:hint="cs"/>
                <w:cs/>
              </w:rPr>
              <w:t>ออก</w:t>
            </w:r>
          </w:p>
          <w:p w:rsidR="00065435" w:rsidP="00C43E1C" w:rsidRDefault="00065435" w14:paraId="20ACA5E1" w14:textId="758BEB23">
            <w:pPr>
              <w:pStyle w:val="TableBody"/>
              <w:numPr>
                <w:ilvl w:val="0"/>
                <w:numId w:val="331"/>
              </w:numPr>
              <w:rPr>
                <w:cs/>
              </w:rPr>
            </w:pPr>
            <w:r>
              <w:rPr>
                <w:rFonts w:hint="cs"/>
                <w:cs/>
              </w:rPr>
              <w:t xml:space="preserve">เพิ่มฟิลด์ </w:t>
            </w:r>
            <w:r>
              <w:t>Validity flag</w:t>
            </w:r>
            <w:r>
              <w:rPr>
                <w:rFonts w:cs="CordiaUPC"/>
                <w:cs/>
              </w:rPr>
              <w:t xml:space="preserve">/ </w:t>
            </w:r>
            <w:r>
              <w:t xml:space="preserve">Add Package Validity </w:t>
            </w:r>
            <w:r>
              <w:rPr>
                <w:rFonts w:hint="cs"/>
                <w:cs/>
              </w:rPr>
              <w:t xml:space="preserve">ที่ </w:t>
            </w:r>
            <w:r>
              <w:t>Product Definition</w:t>
            </w:r>
          </w:p>
        </w:tc>
        <w:tc>
          <w:tcPr>
            <w:tcW w:w="751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065435" w:rsidP="00AC05AF" w:rsidRDefault="00065435" w14:paraId="1A6459BE" w14:textId="46000449">
            <w:pPr>
              <w:pStyle w:val="TableBody"/>
              <w:rPr>
                <w:cs/>
              </w:rPr>
            </w:pPr>
            <w:r>
              <w:t>V</w:t>
            </w:r>
            <w:r>
              <w:rPr>
                <w:rFonts w:cs="CordiaUPC"/>
                <w:cs/>
              </w:rPr>
              <w:t>.</w:t>
            </w:r>
            <w:r>
              <w:t>3</w:t>
            </w:r>
            <w:r>
              <w:rPr>
                <w:rFonts w:cs="CordiaUPC"/>
                <w:cs/>
              </w:rPr>
              <w:t>.</w:t>
            </w:r>
            <w:r>
              <w:t>02</w:t>
            </w:r>
          </w:p>
        </w:tc>
      </w:tr>
      <w:tr w:rsidRPr="001624DE" w:rsidR="0079781F" w:rsidTr="00F95259" w14:paraId="6E7B836B" w14:textId="77777777">
        <w:trPr>
          <w:tblHeader/>
        </w:trPr>
        <w:tc>
          <w:tcPr>
            <w:tcW w:w="620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79781F" w:rsidP="00AC05AF" w:rsidRDefault="0079781F" w14:paraId="77056AF7" w14:textId="28D615CA">
            <w:pPr>
              <w:pStyle w:val="TableBody"/>
            </w:pPr>
            <w:r>
              <w:t>15</w:t>
            </w:r>
            <w:r>
              <w:rPr>
                <w:rFonts w:cs="CordiaUPC"/>
                <w:cs/>
              </w:rPr>
              <w:t>/</w:t>
            </w:r>
            <w:r>
              <w:t>01</w:t>
            </w:r>
            <w:r>
              <w:rPr>
                <w:rFonts w:cs="CordiaUPC"/>
                <w:cs/>
              </w:rPr>
              <w:t>/</w:t>
            </w:r>
            <w:r>
              <w:t>2024</w:t>
            </w:r>
          </w:p>
        </w:tc>
        <w:tc>
          <w:tcPr>
            <w:tcW w:w="886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79781F" w:rsidP="00AC05AF" w:rsidRDefault="0079781F" w14:paraId="25E588EF" w14:textId="20297AEF">
            <w:pPr>
              <w:pStyle w:val="TableBody"/>
            </w:pPr>
            <w:r>
              <w:t>Suchanan</w:t>
            </w:r>
          </w:p>
        </w:tc>
        <w:tc>
          <w:tcPr>
            <w:tcW w:w="2743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79781F" w:rsidP="00C43E1C" w:rsidRDefault="0079781F" w14:paraId="71C2EE65" w14:textId="07F0D973">
            <w:pPr>
              <w:pStyle w:val="TableBody"/>
              <w:numPr>
                <w:ilvl w:val="0"/>
                <w:numId w:val="331"/>
              </w:numPr>
            </w:pPr>
            <w:r>
              <w:rPr>
                <w:rFonts w:hint="cs"/>
                <w:cs/>
              </w:rPr>
              <w:t xml:space="preserve">เพิ่มฟิลด์ </w:t>
            </w:r>
            <w:r>
              <w:t>F</w:t>
            </w:r>
            <w:r w:rsidRPr="0079781F">
              <w:t xml:space="preserve">uture </w:t>
            </w:r>
            <w:r>
              <w:t>A</w:t>
            </w:r>
            <w:r w:rsidRPr="0079781F">
              <w:t xml:space="preserve">llow </w:t>
            </w:r>
            <w:r>
              <w:t>F</w:t>
            </w:r>
            <w:r w:rsidRPr="0079781F">
              <w:t>lag</w:t>
            </w:r>
            <w:r w:rsidR="006147B3">
              <w:rPr>
                <w:rFonts w:hint="cs"/>
                <w:cs/>
              </w:rPr>
              <w:t xml:space="preserve"> ที่ </w:t>
            </w:r>
            <w:r w:rsidR="006147B3">
              <w:t>Mass PO Fee Definition</w:t>
            </w:r>
          </w:p>
        </w:tc>
        <w:tc>
          <w:tcPr>
            <w:tcW w:w="751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79781F" w:rsidP="00AC05AF" w:rsidRDefault="0079781F" w14:paraId="5E409406" w14:textId="364E1253">
            <w:pPr>
              <w:pStyle w:val="TableBody"/>
            </w:pPr>
            <w:r>
              <w:t>V</w:t>
            </w:r>
            <w:r>
              <w:rPr>
                <w:rFonts w:cs="CordiaUPC"/>
                <w:cs/>
              </w:rPr>
              <w:t>.</w:t>
            </w:r>
            <w:r>
              <w:t>3</w:t>
            </w:r>
            <w:r>
              <w:rPr>
                <w:rFonts w:cs="CordiaUPC"/>
                <w:cs/>
              </w:rPr>
              <w:t>.</w:t>
            </w:r>
            <w:r>
              <w:t>03</w:t>
            </w:r>
          </w:p>
        </w:tc>
      </w:tr>
      <w:tr w:rsidRPr="001624DE" w:rsidR="006147B3" w:rsidTr="00F95259" w14:paraId="218AEC62" w14:textId="77777777">
        <w:trPr>
          <w:tblHeader/>
        </w:trPr>
        <w:tc>
          <w:tcPr>
            <w:tcW w:w="620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147B3" w:rsidP="00AC05AF" w:rsidRDefault="003F3DCB" w14:paraId="7A6CA4B6" w14:textId="64B8225A">
            <w:pPr>
              <w:pStyle w:val="TableBody"/>
              <w:rPr>
                <w:cs/>
              </w:rPr>
            </w:pPr>
            <w:r>
              <w:t>08</w:t>
            </w:r>
            <w:r>
              <w:rPr>
                <w:rFonts w:cs="CordiaUPC"/>
                <w:cs/>
              </w:rPr>
              <w:t>/</w:t>
            </w:r>
            <w:r>
              <w:t>02</w:t>
            </w:r>
            <w:r>
              <w:rPr>
                <w:rFonts w:cs="CordiaUPC"/>
                <w:cs/>
              </w:rPr>
              <w:t>/</w:t>
            </w:r>
            <w:r>
              <w:t>2024</w:t>
            </w:r>
          </w:p>
        </w:tc>
        <w:tc>
          <w:tcPr>
            <w:tcW w:w="886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147B3" w:rsidP="00AC05AF" w:rsidRDefault="003F3DCB" w14:paraId="34F7DF31" w14:textId="7117494F">
            <w:pPr>
              <w:pStyle w:val="TableBody"/>
            </w:pPr>
            <w:r>
              <w:t>Suchanan</w:t>
            </w:r>
          </w:p>
        </w:tc>
        <w:tc>
          <w:tcPr>
            <w:tcW w:w="2743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147B3" w:rsidP="00C43E1C" w:rsidRDefault="006147B3" w14:paraId="46023F5A" w14:textId="77777777">
            <w:pPr>
              <w:pStyle w:val="TableBody"/>
              <w:numPr>
                <w:ilvl w:val="0"/>
                <w:numId w:val="331"/>
              </w:numPr>
            </w:pPr>
            <w:r>
              <w:rPr>
                <w:rFonts w:hint="cs"/>
                <w:cs/>
              </w:rPr>
              <w:t xml:space="preserve">เพิ่มฟิลด์ </w:t>
            </w:r>
            <w:r>
              <w:t>Allow MVPN</w:t>
            </w:r>
            <w:r w:rsidR="00706BE2">
              <w:rPr>
                <w:rFonts w:cs="CordiaUPC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ที่ </w:t>
            </w:r>
            <w:r>
              <w:t>Mass Product Definition</w:t>
            </w:r>
          </w:p>
          <w:p w:rsidR="003F3DCB" w:rsidP="00C43E1C" w:rsidRDefault="003F3DCB" w14:paraId="7AEB23E5" w14:textId="77777777">
            <w:pPr>
              <w:pStyle w:val="TableBody"/>
              <w:numPr>
                <w:ilvl w:val="0"/>
                <w:numId w:val="331"/>
              </w:numPr>
            </w:pPr>
            <w:r>
              <w:rPr>
                <w:rFonts w:hint="cs"/>
                <w:cs/>
              </w:rPr>
              <w:t xml:space="preserve">เพิ่มฟิลด์ </w:t>
            </w:r>
            <w:r>
              <w:t xml:space="preserve">DIY flag </w:t>
            </w:r>
            <w:r>
              <w:rPr>
                <w:rFonts w:hint="cs"/>
                <w:cs/>
              </w:rPr>
              <w:t xml:space="preserve">ที่ </w:t>
            </w:r>
            <w:r>
              <w:t>Mass Product Definition</w:t>
            </w:r>
          </w:p>
          <w:p w:rsidR="000572CD" w:rsidP="00C43E1C" w:rsidRDefault="000572CD" w14:paraId="243A250F" w14:textId="23D58AC0">
            <w:pPr>
              <w:pStyle w:val="TableBody"/>
              <w:numPr>
                <w:ilvl w:val="0"/>
                <w:numId w:val="331"/>
              </w:numPr>
              <w:rPr>
                <w:cs/>
              </w:rPr>
            </w:pPr>
            <w:r>
              <w:t xml:space="preserve">Invisible </w:t>
            </w:r>
            <w:r w:rsidRPr="00564768">
              <w:t>Split By Source Of Funds</w:t>
            </w:r>
          </w:p>
        </w:tc>
        <w:tc>
          <w:tcPr>
            <w:tcW w:w="751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147B3" w:rsidP="00AC05AF" w:rsidRDefault="006147B3" w14:paraId="65AC6426" w14:textId="340C01EA">
            <w:pPr>
              <w:pStyle w:val="TableBody"/>
            </w:pPr>
            <w:r>
              <w:t>V</w:t>
            </w:r>
            <w:r>
              <w:rPr>
                <w:rFonts w:cs="CordiaUPC"/>
                <w:cs/>
              </w:rPr>
              <w:t>.</w:t>
            </w:r>
            <w:r>
              <w:t>3</w:t>
            </w:r>
            <w:r>
              <w:rPr>
                <w:rFonts w:cs="CordiaUPC"/>
                <w:cs/>
              </w:rPr>
              <w:t>.</w:t>
            </w:r>
            <w:r>
              <w:t>04</w:t>
            </w:r>
          </w:p>
        </w:tc>
      </w:tr>
      <w:tr w:rsidRPr="001624DE" w:rsidR="007A49C8" w:rsidTr="00F95259" w14:paraId="49C1177D" w14:textId="77777777">
        <w:trPr>
          <w:tblHeader/>
        </w:trPr>
        <w:tc>
          <w:tcPr>
            <w:tcW w:w="620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7A49C8" w:rsidP="007A49C8" w:rsidRDefault="007A49C8" w14:paraId="7E83DDA0" w14:textId="7EBCF390">
            <w:pPr>
              <w:pStyle w:val="TableBody"/>
            </w:pPr>
            <w:r>
              <w:t>20</w:t>
            </w:r>
            <w:r>
              <w:rPr>
                <w:rFonts w:cs="CordiaUPC"/>
                <w:cs/>
              </w:rPr>
              <w:t>/</w:t>
            </w:r>
            <w:r>
              <w:t>02</w:t>
            </w:r>
            <w:r>
              <w:rPr>
                <w:rFonts w:cs="CordiaUPC"/>
                <w:cs/>
              </w:rPr>
              <w:t>/</w:t>
            </w:r>
            <w:r>
              <w:t>2024</w:t>
            </w:r>
          </w:p>
        </w:tc>
        <w:tc>
          <w:tcPr>
            <w:tcW w:w="886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7A49C8" w:rsidP="007A49C8" w:rsidRDefault="007A49C8" w14:paraId="23DA3A43" w14:textId="64108A70">
            <w:pPr>
              <w:pStyle w:val="TableBody"/>
            </w:pPr>
            <w:r>
              <w:t>Nopphasin</w:t>
            </w:r>
          </w:p>
        </w:tc>
        <w:tc>
          <w:tcPr>
            <w:tcW w:w="2743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952815" w:rsidP="00952815" w:rsidRDefault="007A49C8" w14:paraId="39C2DC35" w14:textId="77777777">
            <w:pPr>
              <w:pStyle w:val="TableBody"/>
              <w:numPr>
                <w:ilvl w:val="0"/>
                <w:numId w:val="331"/>
              </w:numPr>
            </w:pPr>
            <w:r>
              <w:rPr>
                <w:rFonts w:hint="cs"/>
                <w:cs/>
              </w:rPr>
              <w:t xml:space="preserve">เพิ่มฟิลด์ </w:t>
            </w:r>
            <w:r w:rsidRPr="00DB310E" w:rsidR="00DB310E">
              <w:t>Voucher Name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ที่ </w:t>
            </w:r>
            <w:r>
              <w:t>Mass Product Definition</w:t>
            </w:r>
            <w:r w:rsidR="00DB310E">
              <w:rPr>
                <w:rFonts w:hint="cs"/>
                <w:cs/>
              </w:rPr>
              <w:t xml:space="preserve"> และ </w:t>
            </w:r>
            <w:r w:rsidR="00DB310E">
              <w:t>Mass Enh Product Definition</w:t>
            </w:r>
          </w:p>
          <w:p w:rsidR="00952815" w:rsidP="00952815" w:rsidRDefault="00952815" w14:paraId="5A44ED96" w14:textId="3126CA4F">
            <w:pPr>
              <w:pStyle w:val="TableBody"/>
              <w:numPr>
                <w:ilvl w:val="0"/>
                <w:numId w:val="331"/>
              </w:numPr>
            </w:pPr>
            <w:r>
              <w:rPr>
                <w:rFonts w:hint="cs"/>
                <w:cs/>
              </w:rPr>
              <w:t xml:space="preserve">แก้ไข </w:t>
            </w:r>
            <w:r>
              <w:t>Default wording</w:t>
            </w:r>
            <w:r>
              <w:rPr>
                <w:rFonts w:hint="cs"/>
                <w:cs/>
              </w:rPr>
              <w:t xml:space="preserve"> </w:t>
            </w:r>
            <w:r>
              <w:t>Section Package Condition</w:t>
            </w:r>
          </w:p>
          <w:p w:rsidR="00952815" w:rsidP="00952815" w:rsidRDefault="00952815" w14:paraId="215B6B9D" w14:textId="77777777">
            <w:pPr>
              <w:pStyle w:val="TableBody"/>
              <w:numPr>
                <w:ilvl w:val="0"/>
                <w:numId w:val="331"/>
              </w:numPr>
            </w:pPr>
            <w:r>
              <w:rPr>
                <w:rFonts w:hint="cs"/>
                <w:cs/>
              </w:rPr>
              <w:t xml:space="preserve">เพิ่มฟิลด์ </w:t>
            </w:r>
            <w:r>
              <w:t>IRB Priority</w:t>
            </w:r>
            <w:r>
              <w:rPr>
                <w:rFonts w:cs="CordiaUPC"/>
                <w:cs/>
              </w:rPr>
              <w:t>(</w:t>
            </w:r>
            <w:r>
              <w:t>Max Speed</w:t>
            </w:r>
            <w:r>
              <w:rPr>
                <w:rFonts w:cs="CordiaUPC"/>
                <w:cs/>
              </w:rPr>
              <w:t>)</w:t>
            </w:r>
            <w:r>
              <w:rPr>
                <w:rFonts w:hint="cs"/>
                <w:cs/>
              </w:rPr>
              <w:t xml:space="preserve"> และ </w:t>
            </w:r>
            <w:r>
              <w:t>IRB Priority</w:t>
            </w:r>
            <w:r>
              <w:rPr>
                <w:rFonts w:cs="CordiaUPC"/>
                <w:cs/>
              </w:rPr>
              <w:t>(</w:t>
            </w:r>
            <w:r>
              <w:t>Low Speed</w:t>
            </w:r>
            <w:r>
              <w:rPr>
                <w:rFonts w:cs="CordiaUPC"/>
                <w:cs/>
              </w:rPr>
              <w:t>)</w:t>
            </w:r>
          </w:p>
          <w:p w:rsidR="007A49C8" w:rsidP="00952815" w:rsidRDefault="00952815" w14:paraId="05F9EEFD" w14:textId="313F7DB0">
            <w:pPr>
              <w:pStyle w:val="TableBody"/>
              <w:numPr>
                <w:ilvl w:val="0"/>
                <w:numId w:val="331"/>
              </w:numPr>
              <w:rPr>
                <w:cs/>
              </w:rPr>
            </w:pPr>
            <w:r>
              <w:rPr>
                <w:rFonts w:hint="cs"/>
                <w:cs/>
              </w:rPr>
              <w:t xml:space="preserve">เพิ่ม </w:t>
            </w:r>
            <w:r w:rsidRPr="008856CB">
              <w:t xml:space="preserve">SMS </w:t>
            </w:r>
            <w:r w:rsidRPr="008856CB">
              <w:rPr>
                <w:rFonts w:cs="Cordia New"/>
                <w:cs/>
              </w:rPr>
              <w:t xml:space="preserve">แจ้งกรณีไม่ได้ใช้แพ็กภายใน 60 วัน (ไม่มีการ </w:t>
            </w:r>
            <w:r w:rsidRPr="008856CB">
              <w:t>First Use</w:t>
            </w:r>
            <w:r w:rsidRPr="008856CB">
              <w:rPr>
                <w:rFonts w:cs="CordiaUPC"/>
                <w:cs/>
              </w:rPr>
              <w:t>)</w:t>
            </w:r>
          </w:p>
        </w:tc>
        <w:tc>
          <w:tcPr>
            <w:tcW w:w="751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7A49C8" w:rsidP="007A49C8" w:rsidRDefault="007A49C8" w14:paraId="605220CC" w14:textId="64060FC1">
            <w:pPr>
              <w:pStyle w:val="TableBody"/>
            </w:pPr>
            <w:r>
              <w:t>V</w:t>
            </w:r>
            <w:r>
              <w:rPr>
                <w:rFonts w:cs="CordiaUPC"/>
                <w:cs/>
              </w:rPr>
              <w:t>.</w:t>
            </w:r>
            <w:r>
              <w:t>3</w:t>
            </w:r>
            <w:r>
              <w:rPr>
                <w:rFonts w:cs="CordiaUPC"/>
                <w:cs/>
              </w:rPr>
              <w:t>.</w:t>
            </w:r>
            <w:r>
              <w:t>05</w:t>
            </w:r>
          </w:p>
        </w:tc>
      </w:tr>
      <w:tr w:rsidRPr="001624DE" w:rsidR="007731E9" w:rsidTr="00F95259" w14:paraId="30310A76" w14:textId="77777777">
        <w:trPr>
          <w:tblHeader/>
        </w:trPr>
        <w:tc>
          <w:tcPr>
            <w:tcW w:w="620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7731E9" w:rsidP="007731E9" w:rsidRDefault="007731E9" w14:paraId="5608EF9E" w14:textId="40B02BA8">
            <w:pPr>
              <w:pStyle w:val="TableBody"/>
            </w:pPr>
            <w:r>
              <w:t>12</w:t>
            </w:r>
            <w:r>
              <w:rPr>
                <w:rFonts w:cs="CordiaUPC"/>
                <w:cs/>
              </w:rPr>
              <w:t>/</w:t>
            </w:r>
            <w:r>
              <w:t>03</w:t>
            </w:r>
            <w:r>
              <w:rPr>
                <w:rFonts w:cs="CordiaUPC"/>
                <w:cs/>
              </w:rPr>
              <w:t>/</w:t>
            </w:r>
            <w:r>
              <w:t>2024</w:t>
            </w:r>
          </w:p>
        </w:tc>
        <w:tc>
          <w:tcPr>
            <w:tcW w:w="886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7731E9" w:rsidP="007731E9" w:rsidRDefault="007731E9" w14:paraId="2FDD6182" w14:textId="3A26232D">
            <w:pPr>
              <w:pStyle w:val="TableBody"/>
            </w:pPr>
            <w:r>
              <w:t>Nopphasin</w:t>
            </w:r>
          </w:p>
        </w:tc>
        <w:tc>
          <w:tcPr>
            <w:tcW w:w="2743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7731E9" w:rsidRDefault="007731E9" w14:paraId="4CBCE6CC" w14:textId="77777777">
            <w:pPr>
              <w:pStyle w:val="TableBody"/>
              <w:numPr>
                <w:ilvl w:val="0"/>
                <w:numId w:val="331"/>
              </w:numPr>
            </w:pPr>
            <w:r>
              <w:rPr>
                <w:rFonts w:hint="cs"/>
                <w:cs/>
              </w:rPr>
              <w:t xml:space="preserve">เพิ่ม </w:t>
            </w:r>
            <w:r>
              <w:t>Tab Internal Sharing and Sharing Partner</w:t>
            </w:r>
          </w:p>
          <w:p w:rsidR="004E3441" w:rsidRDefault="004E3441" w14:paraId="5AF27B49" w14:textId="45F8E634">
            <w:pPr>
              <w:pStyle w:val="TableBody"/>
              <w:numPr>
                <w:ilvl w:val="0"/>
                <w:numId w:val="331"/>
              </w:numPr>
              <w:rPr>
                <w:cs/>
              </w:rPr>
            </w:pPr>
            <w:r>
              <w:rPr>
                <w:rFonts w:hint="cs"/>
                <w:cs/>
              </w:rPr>
              <w:t xml:space="preserve">เพิ่ม </w:t>
            </w:r>
            <w:r>
              <w:t xml:space="preserve">field </w:t>
            </w:r>
            <w:r w:rsidRPr="004E3441">
              <w:t xml:space="preserve">DIY Flag </w:t>
            </w:r>
            <w:r w:rsidRPr="004E3441">
              <w:rPr>
                <w:rFonts w:cs="CordiaUPC"/>
                <w:cs/>
              </w:rPr>
              <w:t>(</w:t>
            </w:r>
            <w:r w:rsidRPr="004E3441">
              <w:t>SOF</w:t>
            </w:r>
            <w:r w:rsidRPr="004E3441">
              <w:rPr>
                <w:rFonts w:cs="CordiaUPC"/>
                <w:cs/>
              </w:rPr>
              <w:t>)</w:t>
            </w:r>
          </w:p>
        </w:tc>
        <w:tc>
          <w:tcPr>
            <w:tcW w:w="751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7731E9" w:rsidP="007731E9" w:rsidRDefault="007731E9" w14:paraId="23708F2A" w14:textId="6519A155">
            <w:pPr>
              <w:pStyle w:val="TableBody"/>
            </w:pPr>
            <w:r>
              <w:t>V</w:t>
            </w:r>
            <w:r>
              <w:rPr>
                <w:rFonts w:cs="CordiaUPC"/>
                <w:cs/>
              </w:rPr>
              <w:t>.</w:t>
            </w:r>
            <w:r>
              <w:t>3</w:t>
            </w:r>
            <w:r>
              <w:rPr>
                <w:rFonts w:cs="CordiaUPC"/>
                <w:cs/>
              </w:rPr>
              <w:t>.</w:t>
            </w:r>
            <w:r>
              <w:t>06</w:t>
            </w:r>
          </w:p>
        </w:tc>
      </w:tr>
      <w:tr w:rsidRPr="001624DE" w:rsidR="00B723AC" w:rsidTr="00F95259" w14:paraId="4F56CD51" w14:textId="77777777">
        <w:trPr>
          <w:tblHeader/>
        </w:trPr>
        <w:tc>
          <w:tcPr>
            <w:tcW w:w="620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B723AC" w:rsidP="00B723AC" w:rsidRDefault="00B723AC" w14:paraId="19D8DB56" w14:textId="3746CC0C">
            <w:pPr>
              <w:pStyle w:val="TableBody"/>
            </w:pPr>
            <w:r>
              <w:t>18</w:t>
            </w:r>
            <w:r>
              <w:rPr>
                <w:rFonts w:cs="CordiaUPC"/>
                <w:cs/>
              </w:rPr>
              <w:t>/</w:t>
            </w:r>
            <w:r>
              <w:t>03</w:t>
            </w:r>
            <w:r>
              <w:rPr>
                <w:rFonts w:cs="CordiaUPC"/>
                <w:cs/>
              </w:rPr>
              <w:t>/</w:t>
            </w:r>
            <w:r>
              <w:t>2024</w:t>
            </w:r>
          </w:p>
        </w:tc>
        <w:tc>
          <w:tcPr>
            <w:tcW w:w="886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B723AC" w:rsidP="00B723AC" w:rsidRDefault="00B723AC" w14:paraId="2F63395A" w14:textId="320EAE1E">
            <w:pPr>
              <w:pStyle w:val="TableBody"/>
            </w:pPr>
            <w:r>
              <w:t>Suchanan</w:t>
            </w:r>
          </w:p>
        </w:tc>
        <w:tc>
          <w:tcPr>
            <w:tcW w:w="2743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B723AC" w:rsidP="00B723AC" w:rsidRDefault="00B723AC" w14:paraId="0C9BF3A3" w14:textId="783A92DB">
            <w:pPr>
              <w:pStyle w:val="TableBody"/>
              <w:numPr>
                <w:ilvl w:val="0"/>
                <w:numId w:val="331"/>
              </w:numPr>
              <w:rPr>
                <w:cs/>
              </w:rPr>
            </w:pPr>
            <w:r>
              <w:rPr>
                <w:rFonts w:hint="cs"/>
                <w:cs/>
              </w:rPr>
              <w:t xml:space="preserve">เพิ่ม </w:t>
            </w:r>
            <w:r w:rsidRPr="002A4D51">
              <w:t>Product Specification</w:t>
            </w:r>
            <w:r>
              <w:rPr>
                <w:rFonts w:hint="cs"/>
                <w:cs/>
              </w:rPr>
              <w:t xml:space="preserve"> ที่ </w:t>
            </w:r>
            <w:r>
              <w:t>PO Fee Definition</w:t>
            </w:r>
          </w:p>
        </w:tc>
        <w:tc>
          <w:tcPr>
            <w:tcW w:w="751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B723AC" w:rsidP="00B723AC" w:rsidRDefault="00B723AC" w14:paraId="55DE61B2" w14:textId="3F11B20B">
            <w:pPr>
              <w:pStyle w:val="TableBody"/>
            </w:pPr>
            <w:r>
              <w:t>V</w:t>
            </w:r>
            <w:r>
              <w:rPr>
                <w:rFonts w:cs="CordiaUPC"/>
                <w:cs/>
              </w:rPr>
              <w:t>.</w:t>
            </w:r>
            <w:r>
              <w:t>3</w:t>
            </w:r>
            <w:r>
              <w:rPr>
                <w:rFonts w:cs="CordiaUPC"/>
                <w:cs/>
              </w:rPr>
              <w:t>.</w:t>
            </w:r>
            <w:r w:rsidR="004F2D53">
              <w:t>3</w:t>
            </w:r>
            <w:r w:rsidR="005962D5">
              <w:t>7</w:t>
            </w:r>
          </w:p>
        </w:tc>
      </w:tr>
      <w:tr w:rsidRPr="001624DE" w:rsidR="005962D5" w:rsidTr="00F95259" w14:paraId="5BAFFCF0" w14:textId="77777777">
        <w:trPr>
          <w:tblHeader/>
        </w:trPr>
        <w:tc>
          <w:tcPr>
            <w:tcW w:w="620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5962D5" w:rsidP="005962D5" w:rsidRDefault="005962D5" w14:paraId="6CCD96BA" w14:textId="34EFDE64">
            <w:pPr>
              <w:pStyle w:val="TableBody"/>
            </w:pPr>
            <w:r>
              <w:t>03</w:t>
            </w:r>
            <w:r>
              <w:rPr>
                <w:rFonts w:cs="CordiaUPC"/>
                <w:cs/>
              </w:rPr>
              <w:t>/</w:t>
            </w:r>
            <w:r>
              <w:t>05</w:t>
            </w:r>
            <w:r>
              <w:rPr>
                <w:rFonts w:cs="CordiaUPC"/>
                <w:cs/>
              </w:rPr>
              <w:t>/</w:t>
            </w:r>
            <w:r>
              <w:t>2024</w:t>
            </w:r>
          </w:p>
        </w:tc>
        <w:tc>
          <w:tcPr>
            <w:tcW w:w="886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5962D5" w:rsidP="005962D5" w:rsidRDefault="005962D5" w14:paraId="261C4CFE" w14:textId="531DA10F">
            <w:pPr>
              <w:pStyle w:val="TableBody"/>
            </w:pPr>
            <w:r>
              <w:t>Nopphasin</w:t>
            </w:r>
          </w:p>
        </w:tc>
        <w:tc>
          <w:tcPr>
            <w:tcW w:w="2743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5962D5" w:rsidP="005962D5" w:rsidRDefault="005962D5" w14:paraId="26C263A6" w14:textId="0207D0AE">
            <w:pPr>
              <w:pStyle w:val="TableBody"/>
              <w:numPr>
                <w:ilvl w:val="0"/>
                <w:numId w:val="331"/>
              </w:numPr>
              <w:rPr>
                <w:cs/>
              </w:rPr>
            </w:pPr>
            <w:r>
              <w:t>Update Charge Partner Section</w:t>
            </w:r>
          </w:p>
        </w:tc>
        <w:tc>
          <w:tcPr>
            <w:tcW w:w="751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5962D5" w:rsidP="005962D5" w:rsidRDefault="005962D5" w14:paraId="0A7593B3" w14:textId="475623F9">
            <w:pPr>
              <w:pStyle w:val="TableBody"/>
            </w:pPr>
            <w:r>
              <w:t>V</w:t>
            </w:r>
            <w:r>
              <w:rPr>
                <w:rFonts w:cs="CordiaUPC"/>
                <w:cs/>
              </w:rPr>
              <w:t>.</w:t>
            </w:r>
            <w:r>
              <w:t>3</w:t>
            </w:r>
            <w:r>
              <w:rPr>
                <w:rFonts w:cs="CordiaUPC"/>
                <w:cs/>
              </w:rPr>
              <w:t>.</w:t>
            </w:r>
            <w:r>
              <w:t>09</w:t>
            </w:r>
          </w:p>
        </w:tc>
      </w:tr>
      <w:tr w:rsidRPr="001624DE" w:rsidR="002E264E" w:rsidTr="00F95259" w14:paraId="78136E53" w14:textId="77777777">
        <w:trPr>
          <w:tblHeader/>
        </w:trPr>
        <w:tc>
          <w:tcPr>
            <w:tcW w:w="620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2E264E" w:rsidP="005962D5" w:rsidRDefault="002E264E" w14:paraId="79D3401C" w14:textId="7FA49DDA">
            <w:pPr>
              <w:pStyle w:val="TableBody"/>
            </w:pPr>
            <w:r>
              <w:rPr>
                <w:rFonts w:hint="cs"/>
                <w:cs/>
              </w:rPr>
              <w:t>10/05/2024</w:t>
            </w:r>
          </w:p>
        </w:tc>
        <w:tc>
          <w:tcPr>
            <w:tcW w:w="886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2E264E" w:rsidP="005962D5" w:rsidRDefault="002E264E" w14:paraId="384F5B73" w14:textId="68E3BC15">
            <w:pPr>
              <w:pStyle w:val="TableBody"/>
            </w:pPr>
            <w:r>
              <w:t>Natthakit</w:t>
            </w:r>
          </w:p>
        </w:tc>
        <w:tc>
          <w:tcPr>
            <w:tcW w:w="2743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2E264E" w:rsidP="005962D5" w:rsidRDefault="002E264E" w14:paraId="57741495" w14:textId="2BB72648">
            <w:pPr>
              <w:pStyle w:val="TableBody"/>
              <w:numPr>
                <w:ilvl w:val="0"/>
                <w:numId w:val="331"/>
              </w:numPr>
            </w:pPr>
            <w:r w:rsidRPr="00F03508">
              <w:rPr>
                <w:rStyle w:val="ui-provider"/>
                <w:rFonts w:asciiTheme="minorBidi" w:hAnsiTheme="minorBidi"/>
                <w:cs/>
              </w:rPr>
              <w:t>เพิ่ม</w:t>
            </w:r>
            <w:r>
              <w:rPr>
                <w:rStyle w:val="ui-provider"/>
                <w:rFonts w:cs="Angsana New"/>
                <w:cs/>
              </w:rPr>
              <w:t xml:space="preserve"> </w:t>
            </w:r>
            <w:r>
              <w:rPr>
                <w:rStyle w:val="ui-provider"/>
              </w:rPr>
              <w:t>validate CMS Display Wording in myAIS 2</w:t>
            </w:r>
            <w:r>
              <w:rPr>
                <w:rStyle w:val="ui-provider"/>
                <w:rFonts w:cs="CordiaUPC"/>
                <w:cs/>
              </w:rPr>
              <w:t>.</w:t>
            </w:r>
            <w:r>
              <w:rPr>
                <w:rStyle w:val="ui-provider"/>
              </w:rPr>
              <w:t xml:space="preserve">0 </w:t>
            </w:r>
            <w:r w:rsidRPr="00F03508">
              <w:rPr>
                <w:rStyle w:val="ui-provider"/>
                <w:rFonts w:asciiTheme="majorBidi" w:hAnsiTheme="majorBidi" w:cstheme="majorBidi"/>
                <w:cs/>
              </w:rPr>
              <w:t>ที่</w:t>
            </w:r>
            <w:r>
              <w:rPr>
                <w:rStyle w:val="ui-provider"/>
                <w:rFonts w:cs="Angsana New"/>
                <w:cs/>
              </w:rPr>
              <w:t xml:space="preserve"> </w:t>
            </w:r>
            <w:r>
              <w:rPr>
                <w:rStyle w:val="ui-provider"/>
              </w:rPr>
              <w:t>Mass SMS Wording Detail</w:t>
            </w:r>
          </w:p>
        </w:tc>
        <w:tc>
          <w:tcPr>
            <w:tcW w:w="751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2E264E" w:rsidP="005962D5" w:rsidRDefault="002E264E" w14:paraId="1B466EC0" w14:textId="6851798E">
            <w:pPr>
              <w:pStyle w:val="TableBody"/>
              <w:rPr>
                <w:cs/>
              </w:rPr>
            </w:pPr>
            <w:r>
              <w:t>V</w:t>
            </w:r>
            <w:r>
              <w:rPr>
                <w:rFonts w:cs="CordiaUPC"/>
                <w:cs/>
              </w:rPr>
              <w:t>.</w:t>
            </w:r>
            <w:r>
              <w:t>3</w:t>
            </w:r>
            <w:r>
              <w:rPr>
                <w:rFonts w:cs="CordiaUPC"/>
                <w:cs/>
              </w:rPr>
              <w:t>.</w:t>
            </w:r>
            <w:r>
              <w:t>10</w:t>
            </w:r>
          </w:p>
        </w:tc>
      </w:tr>
      <w:tr w:rsidRPr="001624DE" w:rsidR="00684034" w:rsidTr="00F95259" w14:paraId="60ADCD49" w14:textId="77777777">
        <w:trPr>
          <w:tblHeader/>
        </w:trPr>
        <w:tc>
          <w:tcPr>
            <w:tcW w:w="620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84034" w:rsidP="005962D5" w:rsidRDefault="00684034" w14:paraId="7463C1EF" w14:textId="12F3453B">
            <w:pPr>
              <w:pStyle w:val="TableBody"/>
            </w:pPr>
            <w:r>
              <w:t>10/07/2024</w:t>
            </w:r>
          </w:p>
        </w:tc>
        <w:tc>
          <w:tcPr>
            <w:tcW w:w="886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84034" w:rsidP="005962D5" w:rsidRDefault="00684034" w14:paraId="3213D9F2" w14:textId="7C1C0001">
            <w:pPr>
              <w:pStyle w:val="TableBody"/>
            </w:pPr>
            <w:r>
              <w:t>Natthakit</w:t>
            </w:r>
          </w:p>
        </w:tc>
        <w:tc>
          <w:tcPr>
            <w:tcW w:w="2743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84034" w:rsidP="005962D5" w:rsidRDefault="00684034" w14:paraId="3E9CF6F3" w14:textId="16D6D59C">
            <w:pPr>
              <w:pStyle w:val="TableBody"/>
              <w:numPr>
                <w:ilvl w:val="0"/>
                <w:numId w:val="331"/>
              </w:numPr>
              <w:rPr>
                <w:rStyle w:val="ui-provider"/>
                <w:rFonts w:cs="Angsana New"/>
                <w:cs/>
              </w:rPr>
            </w:pPr>
            <w:r w:rsidRPr="00F03508">
              <w:rPr>
                <w:rStyle w:val="ui-provider"/>
                <w:rFonts w:asciiTheme="minorBidi" w:hAnsiTheme="minorBidi"/>
                <w:cs/>
              </w:rPr>
              <w:t>เพิ่ม</w:t>
            </w:r>
            <w:r>
              <w:rPr>
                <w:rStyle w:val="ui-provider"/>
                <w:rFonts w:hint="cs" w:cs="Angsana New"/>
                <w:cs/>
              </w:rPr>
              <w:t xml:space="preserve"> </w:t>
            </w:r>
            <w:r>
              <w:rPr>
                <w:rStyle w:val="ui-provider"/>
                <w:rFonts w:cs="Angsana New"/>
              </w:rPr>
              <w:t xml:space="preserve">Field Invoicing Company </w:t>
            </w:r>
            <w:r>
              <w:rPr>
                <w:rStyle w:val="ui-provider"/>
                <w:rFonts w:hint="cs" w:asciiTheme="minorBidi" w:hAnsiTheme="minorBidi"/>
                <w:cs/>
              </w:rPr>
              <w:t xml:space="preserve">ที่ </w:t>
            </w:r>
            <w:r>
              <w:rPr>
                <w:rStyle w:val="ui-provider"/>
                <w:rFonts w:asciiTheme="minorBidi" w:hAnsiTheme="minorBidi"/>
              </w:rPr>
              <w:t xml:space="preserve">Mass </w:t>
            </w:r>
            <w:r>
              <w:rPr>
                <w:rStyle w:val="ui-provider"/>
                <w:rFonts w:cs="Angsana New"/>
              </w:rPr>
              <w:t xml:space="preserve">Product Offering Definition, </w:t>
            </w:r>
            <w:r>
              <w:rPr>
                <w:rStyle w:val="ui-provider"/>
                <w:rFonts w:asciiTheme="minorBidi" w:hAnsiTheme="minorBidi"/>
              </w:rPr>
              <w:t>Mass MKT PO Fee Definition, Mass MKT Cash Back Definition</w:t>
            </w:r>
          </w:p>
        </w:tc>
        <w:tc>
          <w:tcPr>
            <w:tcW w:w="751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84034" w:rsidP="005962D5" w:rsidRDefault="00684034" w14:paraId="26BAA08B" w14:textId="7C998035">
            <w:pPr>
              <w:pStyle w:val="TableBody"/>
            </w:pPr>
            <w:r>
              <w:t>V.3.11</w:t>
            </w:r>
          </w:p>
        </w:tc>
      </w:tr>
      <w:tr w:rsidRPr="001624DE" w:rsidR="00287D0B" w:rsidTr="00F95259" w14:paraId="70E29F82" w14:textId="77777777">
        <w:trPr>
          <w:tblHeader/>
        </w:trPr>
        <w:tc>
          <w:tcPr>
            <w:tcW w:w="620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287D0B" w:rsidP="005962D5" w:rsidRDefault="00287D0B" w14:paraId="2A4D44FA" w14:textId="179D4471">
            <w:pPr>
              <w:pStyle w:val="TableBody"/>
            </w:pPr>
            <w:r>
              <w:t>01/08/2024</w:t>
            </w:r>
          </w:p>
        </w:tc>
        <w:tc>
          <w:tcPr>
            <w:tcW w:w="886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287D0B" w:rsidP="005962D5" w:rsidRDefault="00287D0B" w14:paraId="715BEEC7" w14:textId="61859F42">
            <w:pPr>
              <w:pStyle w:val="TableBody"/>
            </w:pPr>
            <w:r>
              <w:t>Suchanan</w:t>
            </w:r>
          </w:p>
        </w:tc>
        <w:tc>
          <w:tcPr>
            <w:tcW w:w="2743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287D0B" w:rsidP="005962D5" w:rsidRDefault="00287D0B" w14:paraId="53C751C4" w14:textId="77777777">
            <w:pPr>
              <w:pStyle w:val="TableBody"/>
              <w:numPr>
                <w:ilvl w:val="0"/>
                <w:numId w:val="331"/>
              </w:numPr>
              <w:rPr>
                <w:rStyle w:val="ui-provider"/>
                <w:rFonts w:asciiTheme="minorBidi" w:hAnsiTheme="minorBidi"/>
              </w:rPr>
            </w:pPr>
            <w:r>
              <w:rPr>
                <w:rStyle w:val="ui-provider"/>
                <w:rFonts w:hint="cs" w:asciiTheme="minorBidi" w:hAnsiTheme="minorBidi"/>
                <w:cs/>
              </w:rPr>
              <w:t xml:space="preserve">เพิ่มฟิลด์ </w:t>
            </w:r>
            <w:r>
              <w:rPr>
                <w:rStyle w:val="ui-provider"/>
                <w:rFonts w:asciiTheme="minorBidi" w:hAnsiTheme="minorBidi"/>
              </w:rPr>
              <w:t xml:space="preserve">Effective Sharing Start Date / Effective Sharing End Date </w:t>
            </w:r>
            <w:r>
              <w:rPr>
                <w:rStyle w:val="ui-provider"/>
                <w:rFonts w:hint="cs" w:asciiTheme="minorBidi" w:hAnsiTheme="minorBidi"/>
                <w:cs/>
              </w:rPr>
              <w:t xml:space="preserve">ที่ </w:t>
            </w:r>
            <w:r>
              <w:rPr>
                <w:rStyle w:val="ui-provider"/>
                <w:rFonts w:asciiTheme="minorBidi" w:hAnsiTheme="minorBidi"/>
              </w:rPr>
              <w:t>Mass Content VDO</w:t>
            </w:r>
          </w:p>
          <w:p w:rsidRPr="00F03508" w:rsidR="00287D0B" w:rsidP="005962D5" w:rsidRDefault="00287D0B" w14:paraId="6EE43ED4" w14:textId="5F84AFA1">
            <w:pPr>
              <w:pStyle w:val="TableBody"/>
              <w:numPr>
                <w:ilvl w:val="0"/>
                <w:numId w:val="331"/>
              </w:numPr>
              <w:rPr>
                <w:rStyle w:val="ui-provider"/>
                <w:rFonts w:asciiTheme="minorBidi" w:hAnsiTheme="minorBidi"/>
                <w:cs/>
              </w:rPr>
            </w:pPr>
            <w:r>
              <w:rPr>
                <w:rStyle w:val="ui-provider"/>
                <w:rFonts w:hint="cs" w:asciiTheme="minorBidi" w:hAnsiTheme="minorBidi"/>
                <w:cs/>
              </w:rPr>
              <w:t xml:space="preserve">เพิ่ม </w:t>
            </w:r>
            <w:r>
              <w:rPr>
                <w:rStyle w:val="ui-provider"/>
                <w:rFonts w:asciiTheme="minorBidi" w:hAnsiTheme="minorBidi"/>
              </w:rPr>
              <w:t xml:space="preserve">Po Relation Type </w:t>
            </w:r>
            <w:r>
              <w:rPr>
                <w:rStyle w:val="ui-provider"/>
                <w:rFonts w:hint="cs" w:asciiTheme="minorBidi" w:hAnsiTheme="minorBidi"/>
                <w:cs/>
              </w:rPr>
              <w:t xml:space="preserve">เป็น </w:t>
            </w:r>
            <w:r>
              <w:rPr>
                <w:rStyle w:val="ui-provider"/>
                <w:rFonts w:asciiTheme="minorBidi" w:hAnsiTheme="minorBidi"/>
              </w:rPr>
              <w:t xml:space="preserve">Promotion End Mapping </w:t>
            </w:r>
            <w:r>
              <w:rPr>
                <w:rStyle w:val="ui-provider"/>
                <w:rFonts w:hint="cs" w:asciiTheme="minorBidi" w:hAnsiTheme="minorBidi"/>
                <w:cs/>
              </w:rPr>
              <w:t xml:space="preserve">ที่ </w:t>
            </w:r>
            <w:r>
              <w:rPr>
                <w:rStyle w:val="ui-provider"/>
                <w:rFonts w:asciiTheme="minorBidi" w:hAnsiTheme="minorBidi"/>
              </w:rPr>
              <w:t>Mass Po Relation Mobile</w:t>
            </w:r>
          </w:p>
        </w:tc>
        <w:tc>
          <w:tcPr>
            <w:tcW w:w="751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287D0B" w:rsidP="005962D5" w:rsidRDefault="00287D0B" w14:paraId="454B32A4" w14:textId="6DB1DEDF">
            <w:pPr>
              <w:pStyle w:val="TableBody"/>
            </w:pPr>
            <w:r>
              <w:t>V.3.13</w:t>
            </w:r>
          </w:p>
        </w:tc>
      </w:tr>
      <w:tr w:rsidRPr="001624DE" w:rsidR="00E026A3" w:rsidTr="00F95259" w14:paraId="65D30D6C" w14:textId="77777777">
        <w:trPr>
          <w:tblHeader/>
        </w:trPr>
        <w:tc>
          <w:tcPr>
            <w:tcW w:w="620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E026A3" w:rsidP="00E026A3" w:rsidRDefault="00E026A3" w14:paraId="13AEA8C4" w14:textId="1452D3E8">
            <w:pPr>
              <w:pStyle w:val="TableBody"/>
            </w:pPr>
            <w:r>
              <w:t>15/08/2024</w:t>
            </w:r>
          </w:p>
        </w:tc>
        <w:tc>
          <w:tcPr>
            <w:tcW w:w="886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E026A3" w:rsidP="00E026A3" w:rsidRDefault="00E026A3" w14:paraId="2E8D1955" w14:textId="48981684">
            <w:pPr>
              <w:pStyle w:val="TableBody"/>
            </w:pPr>
            <w:r>
              <w:t>Nopphasin</w:t>
            </w:r>
          </w:p>
        </w:tc>
        <w:tc>
          <w:tcPr>
            <w:tcW w:w="2743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E026A3" w:rsidP="00E026A3" w:rsidRDefault="00E026A3" w14:paraId="0DA49861" w14:textId="77777777">
            <w:pPr>
              <w:pStyle w:val="TableBody"/>
              <w:numPr>
                <w:ilvl w:val="0"/>
                <w:numId w:val="529"/>
              </w:numPr>
              <w:spacing w:line="276" w:lineRule="auto"/>
            </w:pPr>
            <w:r>
              <w:rPr>
                <w:cs/>
              </w:rPr>
              <w:t xml:space="preserve">เพิ่ม </w:t>
            </w:r>
            <w:r>
              <w:t xml:space="preserve">Field </w:t>
            </w:r>
          </w:p>
          <w:p w:rsidR="00E026A3" w:rsidP="00E026A3" w:rsidRDefault="00E026A3" w14:paraId="7E766D38" w14:textId="77777777">
            <w:pPr>
              <w:pStyle w:val="TableBody"/>
              <w:numPr>
                <w:ilvl w:val="1"/>
                <w:numId w:val="529"/>
              </w:numPr>
              <w:spacing w:line="276" w:lineRule="auto"/>
            </w:pPr>
            <w:r>
              <w:t>Promotion Mobile Sub Level</w:t>
            </w:r>
          </w:p>
          <w:p w:rsidR="00E026A3" w:rsidP="00E026A3" w:rsidRDefault="00E026A3" w14:paraId="2048EF16" w14:textId="77777777">
            <w:pPr>
              <w:pStyle w:val="TableBody"/>
              <w:numPr>
                <w:ilvl w:val="1"/>
                <w:numId w:val="529"/>
              </w:numPr>
              <w:spacing w:line="276" w:lineRule="auto"/>
            </w:pPr>
            <w:r>
              <w:t>Standard Filter Set</w:t>
            </w:r>
          </w:p>
          <w:p w:rsidR="00E026A3" w:rsidP="00CD3CE3" w:rsidRDefault="00E026A3" w14:paraId="76119935" w14:textId="56660861">
            <w:pPr>
              <w:pStyle w:val="TableBody"/>
              <w:numPr>
                <w:ilvl w:val="1"/>
                <w:numId w:val="529"/>
              </w:numPr>
              <w:spacing w:line="276" w:lineRule="auto"/>
              <w:rPr>
                <w:rStyle w:val="ui-provider"/>
                <w:rFonts w:asciiTheme="minorBidi" w:hAnsiTheme="minorBidi"/>
                <w:cs/>
              </w:rPr>
            </w:pPr>
            <w:r>
              <w:t>Charge Type</w:t>
            </w:r>
          </w:p>
        </w:tc>
        <w:tc>
          <w:tcPr>
            <w:tcW w:w="751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E026A3" w:rsidP="00E026A3" w:rsidRDefault="00E026A3" w14:paraId="1C2F8376" w14:textId="6817EBFB">
            <w:pPr>
              <w:pStyle w:val="TableBody"/>
            </w:pPr>
            <w:r>
              <w:t>V.3.14</w:t>
            </w:r>
          </w:p>
        </w:tc>
      </w:tr>
      <w:tr w:rsidRPr="001624DE" w:rsidR="00697550" w:rsidTr="00F95259" w14:paraId="6F69F24D" w14:textId="77777777">
        <w:trPr>
          <w:tblHeader/>
        </w:trPr>
        <w:tc>
          <w:tcPr>
            <w:tcW w:w="620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97550" w:rsidP="00E026A3" w:rsidRDefault="00F95259" w14:paraId="7291DA4C" w14:textId="225DFB9B">
            <w:pPr>
              <w:pStyle w:val="TableBody"/>
            </w:pPr>
            <w:r>
              <w:t>30/10/2024</w:t>
            </w:r>
          </w:p>
        </w:tc>
        <w:tc>
          <w:tcPr>
            <w:tcW w:w="886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97550" w:rsidP="00E026A3" w:rsidRDefault="00697550" w14:paraId="60707BCF" w14:textId="333A32B1">
            <w:pPr>
              <w:pStyle w:val="TableBody"/>
            </w:pPr>
            <w:r>
              <w:t>Suchanan</w:t>
            </w:r>
          </w:p>
        </w:tc>
        <w:tc>
          <w:tcPr>
            <w:tcW w:w="2743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97550" w:rsidP="00E026A3" w:rsidRDefault="00697550" w14:paraId="0652DAAE" w14:textId="77777777">
            <w:pPr>
              <w:pStyle w:val="TableBody"/>
              <w:numPr>
                <w:ilvl w:val="0"/>
                <w:numId w:val="529"/>
              </w:numPr>
              <w:spacing w:line="276" w:lineRule="auto"/>
            </w:pPr>
            <w:r>
              <w:rPr>
                <w:rFonts w:hint="cs"/>
                <w:cs/>
              </w:rPr>
              <w:t xml:space="preserve">แก้ไข </w:t>
            </w:r>
            <w:r w:rsidRPr="0050326E">
              <w:t xml:space="preserve">Account Category </w:t>
            </w:r>
            <w:r w:rsidRPr="0050326E">
              <w:rPr>
                <w:rFonts w:cs="CordiaUPC"/>
                <w:cs/>
              </w:rPr>
              <w:t>(</w:t>
            </w:r>
            <w:r w:rsidRPr="0050326E">
              <w:t>Customer Type</w:t>
            </w:r>
            <w:r w:rsidRPr="0050326E">
              <w:rPr>
                <w:rFonts w:cs="CordiaUPC"/>
                <w:cs/>
              </w:rPr>
              <w:t xml:space="preserve">) จาก </w:t>
            </w:r>
            <w:r w:rsidRPr="0050326E">
              <w:rPr>
                <w:rFonts w:cs="CordiaUPC"/>
              </w:rPr>
              <w:t xml:space="preserve">Dropdowmn List </w:t>
            </w:r>
            <w:r w:rsidRPr="0050326E">
              <w:rPr>
                <w:rFonts w:cs="CordiaUPC"/>
                <w:cs/>
              </w:rPr>
              <w:t xml:space="preserve">เป็น </w:t>
            </w:r>
            <w:r w:rsidRPr="0050326E">
              <w:rPr>
                <w:rFonts w:cs="CordiaUPC"/>
              </w:rPr>
              <w:t>Dual List Box</w:t>
            </w:r>
            <w:r w:rsidRPr="0050326E">
              <w:rPr>
                <w:rFonts w:cs="CordiaUPC"/>
                <w:cs/>
              </w:rPr>
              <w:t xml:space="preserve">  </w:t>
            </w:r>
            <w:r>
              <w:rPr>
                <w:rFonts w:hint="cs"/>
                <w:cs/>
              </w:rPr>
              <w:t xml:space="preserve">ที่ </w:t>
            </w:r>
            <w:r w:rsidRPr="00697550">
              <w:t>Mass Market Segement</w:t>
            </w:r>
          </w:p>
          <w:p w:rsidR="00173708" w:rsidP="00E026A3" w:rsidRDefault="00173708" w14:paraId="564AAB1C" w14:textId="06B85033">
            <w:pPr>
              <w:pStyle w:val="TableBody"/>
              <w:numPr>
                <w:ilvl w:val="0"/>
                <w:numId w:val="529"/>
              </w:numPr>
              <w:spacing w:line="276" w:lineRule="auto"/>
              <w:rPr>
                <w:cs/>
              </w:rPr>
            </w:pPr>
            <w:r>
              <w:rPr>
                <w:rFonts w:hint="cs"/>
                <w:cs/>
              </w:rPr>
              <w:t xml:space="preserve">เพิ่ม </w:t>
            </w:r>
            <w:r>
              <w:t>Tab AI IP Camera</w:t>
            </w:r>
          </w:p>
        </w:tc>
        <w:tc>
          <w:tcPr>
            <w:tcW w:w="751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697550" w:rsidP="00E026A3" w:rsidRDefault="00F95259" w14:paraId="09933521" w14:textId="5AB77D2D">
            <w:pPr>
              <w:pStyle w:val="TableBody"/>
            </w:pPr>
            <w:r>
              <w:t>V.3.17</w:t>
            </w:r>
          </w:p>
        </w:tc>
      </w:tr>
      <w:tr w:rsidRPr="001624DE" w:rsidR="00EF613F" w:rsidTr="00F95259" w14:paraId="7BF572B1" w14:textId="77777777">
        <w:trPr>
          <w:tblHeader/>
        </w:trPr>
        <w:tc>
          <w:tcPr>
            <w:tcW w:w="620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EF613F" w:rsidP="00E026A3" w:rsidRDefault="00EF613F" w14:paraId="035AA700" w14:textId="242BAD37">
            <w:pPr>
              <w:pStyle w:val="TableBody"/>
            </w:pPr>
            <w:r>
              <w:t>13/01/2025</w:t>
            </w:r>
          </w:p>
        </w:tc>
        <w:tc>
          <w:tcPr>
            <w:tcW w:w="886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EF613F" w:rsidP="00E026A3" w:rsidRDefault="00EF613F" w14:paraId="47C56FB6" w14:textId="77777777">
            <w:pPr>
              <w:pStyle w:val="TableBody"/>
            </w:pPr>
          </w:p>
        </w:tc>
        <w:tc>
          <w:tcPr>
            <w:tcW w:w="2743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EF613F" w:rsidP="00E026A3" w:rsidRDefault="00EF613F" w14:paraId="7C5B623E" w14:textId="51CA809C">
            <w:pPr>
              <w:pStyle w:val="TableBody"/>
              <w:numPr>
                <w:ilvl w:val="0"/>
                <w:numId w:val="529"/>
              </w:numPr>
              <w:spacing w:line="276" w:lineRule="auto"/>
              <w:rPr>
                <w:cs/>
              </w:rPr>
            </w:pPr>
            <w:r>
              <w:rPr>
                <w:rFonts w:hint="cs"/>
                <w:cs/>
              </w:rPr>
              <w:t xml:space="preserve">แก้ไข </w:t>
            </w:r>
            <w:r>
              <w:t>counterPOName</w:t>
            </w:r>
            <w:r w:rsidR="006911C3">
              <w:rPr>
                <w:rFonts w:hint="cs"/>
                <w:cs/>
              </w:rPr>
              <w:t xml:space="preserve"> ที่ </w:t>
            </w:r>
            <w:r w:rsidR="006911C3">
              <w:t>Mass Product Offering</w:t>
            </w:r>
            <w:r w:rsidR="006911C3">
              <w:rPr>
                <w:rFonts w:hint="cs"/>
                <w:cs/>
              </w:rPr>
              <w:t xml:space="preserve"> </w:t>
            </w:r>
            <w:r w:rsidR="006911C3">
              <w:t>Difinition</w:t>
            </w:r>
          </w:p>
        </w:tc>
        <w:tc>
          <w:tcPr>
            <w:tcW w:w="751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EF613F" w:rsidP="00E026A3" w:rsidRDefault="00EF613F" w14:paraId="58D4EF84" w14:textId="645DB689">
            <w:pPr>
              <w:pStyle w:val="TableBody"/>
            </w:pPr>
            <w:r>
              <w:t>V.3.18</w:t>
            </w:r>
          </w:p>
        </w:tc>
      </w:tr>
      <w:tr w:rsidRPr="001624DE" w:rsidR="00B138B7" w:rsidTr="00F95259" w14:paraId="5208BC3F" w14:textId="77777777">
        <w:trPr>
          <w:tblHeader/>
        </w:trPr>
        <w:tc>
          <w:tcPr>
            <w:tcW w:w="620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B138B7" w:rsidP="00E026A3" w:rsidRDefault="00B138B7" w14:paraId="40F8B494" w14:textId="098CDEFD">
            <w:pPr>
              <w:pStyle w:val="TableBody"/>
            </w:pPr>
            <w:r>
              <w:t>18/03/2025</w:t>
            </w:r>
          </w:p>
        </w:tc>
        <w:tc>
          <w:tcPr>
            <w:tcW w:w="886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B138B7" w:rsidP="00E026A3" w:rsidRDefault="00B138B7" w14:paraId="203476EC" w14:textId="69075BC5">
            <w:pPr>
              <w:pStyle w:val="TableBody"/>
            </w:pPr>
            <w:r>
              <w:t>Suchanan</w:t>
            </w:r>
          </w:p>
        </w:tc>
        <w:tc>
          <w:tcPr>
            <w:tcW w:w="2743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B138B7" w:rsidP="00E026A3" w:rsidRDefault="00B138B7" w14:paraId="156DAB02" w14:textId="77777777">
            <w:pPr>
              <w:pStyle w:val="TableBody"/>
              <w:numPr>
                <w:ilvl w:val="0"/>
                <w:numId w:val="529"/>
              </w:numPr>
              <w:spacing w:line="276" w:lineRule="auto"/>
            </w:pPr>
            <w:r>
              <w:rPr>
                <w:rFonts w:hint="cs"/>
                <w:cs/>
              </w:rPr>
              <w:t xml:space="preserve">เพิ่ม </w:t>
            </w:r>
            <w:r>
              <w:t xml:space="preserve">Menu, Category, Sub Category </w:t>
            </w:r>
            <w:r>
              <w:rPr>
                <w:rFonts w:hint="cs"/>
                <w:cs/>
              </w:rPr>
              <w:t xml:space="preserve">ที่ </w:t>
            </w:r>
            <w:r>
              <w:t>Application Channel</w:t>
            </w:r>
          </w:p>
          <w:p w:rsidR="0048607F" w:rsidP="00E026A3" w:rsidRDefault="0048607F" w14:paraId="6CA400C3" w14:textId="77777777">
            <w:pPr>
              <w:pStyle w:val="TableBody"/>
              <w:numPr>
                <w:ilvl w:val="0"/>
                <w:numId w:val="529"/>
              </w:numPr>
              <w:spacing w:line="276" w:lineRule="auto"/>
            </w:pPr>
            <w:r>
              <w:rPr>
                <w:rFonts w:hint="cs"/>
                <w:cs/>
              </w:rPr>
              <w:t xml:space="preserve">เพิ่มฟิลด์ </w:t>
            </w:r>
            <w:r>
              <w:t xml:space="preserve">Member flag </w:t>
            </w:r>
            <w:r>
              <w:rPr>
                <w:rFonts w:hint="cs"/>
                <w:cs/>
              </w:rPr>
              <w:t xml:space="preserve">ที่ </w:t>
            </w:r>
            <w:r>
              <w:t>Product Offering Definition</w:t>
            </w:r>
          </w:p>
          <w:p w:rsidR="004C0360" w:rsidP="00E026A3" w:rsidRDefault="004C0360" w14:paraId="17C2F774" w14:textId="2A556BD4">
            <w:pPr>
              <w:pStyle w:val="TableBody"/>
              <w:numPr>
                <w:ilvl w:val="0"/>
                <w:numId w:val="529"/>
              </w:numPr>
              <w:spacing w:line="276" w:lineRule="auto"/>
              <w:rPr>
                <w:cs/>
              </w:rPr>
            </w:pPr>
            <w:r>
              <w:rPr>
                <w:rFonts w:hint="cs"/>
                <w:cs/>
              </w:rPr>
              <w:t xml:space="preserve">เพิ่มฟิลด์ </w:t>
            </w:r>
            <w:r>
              <w:t xml:space="preserve">CVG flag </w:t>
            </w:r>
            <w:r>
              <w:rPr>
                <w:rFonts w:hint="cs"/>
                <w:cs/>
              </w:rPr>
              <w:t xml:space="preserve">ที่ </w:t>
            </w:r>
            <w:r>
              <w:t>Product Offering Definition</w:t>
            </w:r>
          </w:p>
        </w:tc>
        <w:tc>
          <w:tcPr>
            <w:tcW w:w="751" w:type="pct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B138B7" w:rsidP="00E026A3" w:rsidRDefault="00B138B7" w14:paraId="2D9BEE11" w14:textId="43D8D950">
            <w:pPr>
              <w:pStyle w:val="TableBody"/>
            </w:pPr>
            <w:r>
              <w:t>V.3.20</w:t>
            </w:r>
          </w:p>
        </w:tc>
      </w:tr>
    </w:tbl>
    <w:p w:rsidRPr="00363B2F" w:rsidR="007E30E2" w:rsidP="0010196C" w:rsidRDefault="00DD6BA0" w14:paraId="4441BD10" w14:textId="5FBAB874">
      <w:pPr>
        <w:pStyle w:val="Heading1"/>
      </w:pPr>
      <w:r w:rsidRPr="00363B2F">
        <w:t>UI</w:t>
      </w:r>
    </w:p>
    <w:p w:rsidR="0073648A" w:rsidP="008D4E97" w:rsidRDefault="000661FF" w14:paraId="45C3AEEE" w14:textId="0B9C18CE">
      <w:pPr>
        <w:pStyle w:val="Heading2"/>
        <w:numPr>
          <w:ilvl w:val="0"/>
          <w:numId w:val="1"/>
        </w:numPr>
        <w:ind w:left="426" w:hanging="426"/>
        <w:rPr>
          <w:rFonts w:ascii="CordiaUPC" w:hAnsi="CordiaUPC" w:cs="CordiaUPC"/>
          <w:sz w:val="36"/>
          <w:szCs w:val="36"/>
        </w:rPr>
      </w:pPr>
      <w:r>
        <w:rPr>
          <w:rFonts w:ascii="CordiaUPC" w:hAnsi="CordiaUPC" w:cs="CordiaUPC"/>
          <w:sz w:val="36"/>
          <w:szCs w:val="36"/>
        </w:rPr>
        <w:t xml:space="preserve">Mass </w:t>
      </w:r>
      <w:r w:rsidRPr="0073648A" w:rsidR="0073648A">
        <w:rPr>
          <w:rFonts w:ascii="CordiaUPC" w:hAnsi="CordiaUPC" w:cs="CordiaUPC"/>
          <w:sz w:val="36"/>
          <w:szCs w:val="36"/>
        </w:rPr>
        <w:t>Product Offering Definition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9"/>
        <w:gridCol w:w="3539"/>
        <w:gridCol w:w="2938"/>
      </w:tblGrid>
      <w:tr w:rsidR="00B8307C" w:rsidTr="00070614" w14:paraId="55DB0EF4" w14:textId="77777777">
        <w:tc>
          <w:tcPr>
            <w:tcW w:w="9016" w:type="dxa"/>
            <w:gridSpan w:val="3"/>
          </w:tcPr>
          <w:p w:rsidR="00B8307C" w:rsidP="00DE3AD2" w:rsidRDefault="00B8307C" w14:paraId="7875AF82" w14:textId="77777777">
            <w:r>
              <w:t>po</w:t>
            </w:r>
            <w:r w:rsidRPr="0008786A">
              <w:t>Nam</w:t>
            </w:r>
            <w:r>
              <w:t>e</w:t>
            </w:r>
          </w:p>
        </w:tc>
      </w:tr>
      <w:tr w:rsidR="00B8307C" w:rsidTr="00070614" w14:paraId="7C929BEC" w14:textId="77777777">
        <w:tc>
          <w:tcPr>
            <w:tcW w:w="6078" w:type="dxa"/>
            <w:gridSpan w:val="2"/>
          </w:tcPr>
          <w:p w:rsidRPr="00010F9D" w:rsidR="00B8307C" w:rsidP="00DE3AD2" w:rsidRDefault="00B8307C" w14:paraId="270778F3" w14:textId="77777777">
            <w:r>
              <w:t>p</w:t>
            </w:r>
            <w:r w:rsidRPr="00010F9D">
              <w:t>rojectName</w:t>
            </w:r>
          </w:p>
        </w:tc>
        <w:tc>
          <w:tcPr>
            <w:tcW w:w="2938" w:type="dxa"/>
          </w:tcPr>
          <w:p w:rsidR="00B8307C" w:rsidP="00DE3AD2" w:rsidRDefault="00B8307C" w14:paraId="64B7DC7D" w14:textId="77777777">
            <w:r>
              <w:t>p</w:t>
            </w:r>
            <w:r w:rsidRPr="00010F9D">
              <w:t>rojectOwner</w:t>
            </w:r>
            <w:r w:rsidDel="00B7573E">
              <w:rPr>
                <w:rFonts w:cs="Angsana New"/>
                <w:cs/>
              </w:rPr>
              <w:t xml:space="preserve"> </w:t>
            </w:r>
          </w:p>
        </w:tc>
      </w:tr>
      <w:tr w:rsidR="00B8307C" w:rsidTr="00070614" w14:paraId="2228E718" w14:textId="77777777">
        <w:tc>
          <w:tcPr>
            <w:tcW w:w="2539" w:type="dxa"/>
          </w:tcPr>
          <w:p w:rsidR="00B8307C" w:rsidP="00DE3AD2" w:rsidRDefault="00B8307C" w14:paraId="1F7497E2" w14:textId="77777777">
            <w:r w:rsidRPr="00010F9D">
              <w:t>customerType</w:t>
            </w:r>
            <w:r w:rsidRPr="00010F9D">
              <w:tab/>
            </w:r>
            <w:r w:rsidRPr="00010F9D">
              <w:tab/>
            </w:r>
          </w:p>
        </w:tc>
        <w:tc>
          <w:tcPr>
            <w:tcW w:w="3539" w:type="dxa"/>
          </w:tcPr>
          <w:p w:rsidR="00B8307C" w:rsidP="00DE3AD2" w:rsidRDefault="00B8307C" w14:paraId="56F38959" w14:textId="77777777">
            <w:r w:rsidRPr="00010F9D">
              <w:t>priceType</w:t>
            </w:r>
          </w:p>
        </w:tc>
        <w:tc>
          <w:tcPr>
            <w:tcW w:w="2938" w:type="dxa"/>
          </w:tcPr>
          <w:p w:rsidR="00B8307C" w:rsidP="00DE3AD2" w:rsidRDefault="00B8307C" w14:paraId="57E909C6" w14:textId="77777777">
            <w:r>
              <w:t>c</w:t>
            </w:r>
            <w:r w:rsidRPr="00010F9D">
              <w:t>ommercialLaunchDate</w:t>
            </w:r>
          </w:p>
        </w:tc>
      </w:tr>
      <w:tr w:rsidR="00B8307C" w:rsidTr="00070614" w14:paraId="69D51E02" w14:textId="77777777">
        <w:tc>
          <w:tcPr>
            <w:tcW w:w="2539" w:type="dxa"/>
          </w:tcPr>
          <w:p w:rsidR="00B8307C" w:rsidP="00DE3AD2" w:rsidRDefault="00B8307C" w14:paraId="1636485B" w14:textId="77777777">
            <w:r w:rsidRPr="00010F9D">
              <w:t>productClass</w:t>
            </w:r>
            <w:r w:rsidRPr="00010F9D">
              <w:tab/>
            </w:r>
            <w:r w:rsidRPr="00010F9D">
              <w:tab/>
            </w:r>
          </w:p>
        </w:tc>
        <w:tc>
          <w:tcPr>
            <w:tcW w:w="3539" w:type="dxa"/>
          </w:tcPr>
          <w:p w:rsidR="00B8307C" w:rsidP="00DE3AD2" w:rsidRDefault="00B8307C" w14:paraId="3B828D39" w14:textId="77777777">
            <w:r w:rsidRPr="00010F9D">
              <w:t>packageDuration</w:t>
            </w:r>
            <w:r w:rsidRPr="00010F9D">
              <w:rPr>
                <w:rFonts w:cs="Angsana New"/>
                <w:cs/>
              </w:rPr>
              <w:t>+</w:t>
            </w:r>
            <w:r w:rsidRPr="00010F9D">
              <w:t>PackageDurationUnit</w:t>
            </w:r>
          </w:p>
        </w:tc>
        <w:tc>
          <w:tcPr>
            <w:tcW w:w="2938" w:type="dxa"/>
          </w:tcPr>
          <w:p w:rsidR="00B8307C" w:rsidP="00DE3AD2" w:rsidRDefault="00B8307C" w14:paraId="1A708619" w14:textId="77777777">
            <w:r>
              <w:t>e</w:t>
            </w:r>
            <w:r w:rsidRPr="00010F9D">
              <w:t>xpir</w:t>
            </w:r>
            <w:r>
              <w:t>e</w:t>
            </w:r>
            <w:r w:rsidRPr="00010F9D">
              <w:t>Date</w:t>
            </w:r>
          </w:p>
        </w:tc>
      </w:tr>
      <w:tr w:rsidR="00070614" w:rsidTr="00070614" w14:paraId="7FA1A524" w14:textId="77777777">
        <w:tc>
          <w:tcPr>
            <w:tcW w:w="2539" w:type="dxa"/>
          </w:tcPr>
          <w:p w:rsidR="00070614" w:rsidP="00070614" w:rsidRDefault="00070614" w14:paraId="35D9AEF0" w14:textId="523827C8">
            <w:r>
              <w:t>onTopCategory</w:t>
            </w:r>
          </w:p>
        </w:tc>
        <w:tc>
          <w:tcPr>
            <w:tcW w:w="3539" w:type="dxa"/>
          </w:tcPr>
          <w:p w:rsidR="00070614" w:rsidP="00070614" w:rsidRDefault="00070614" w14:paraId="7B18F8C9" w14:textId="42E7A68B">
            <w:r>
              <w:t>packageBillCycle</w:t>
            </w:r>
            <w:r>
              <w:rPr>
                <w:rFonts w:cs="Angsana New"/>
                <w:cs/>
              </w:rPr>
              <w:t>+</w:t>
            </w:r>
            <w:r>
              <w:t>packageBillCycleUnit</w:t>
            </w:r>
          </w:p>
        </w:tc>
        <w:tc>
          <w:tcPr>
            <w:tcW w:w="2938" w:type="dxa"/>
          </w:tcPr>
          <w:p w:rsidRPr="00010F9D" w:rsidR="00070614" w:rsidP="00070614" w:rsidRDefault="00070614" w14:paraId="080D41CA" w14:textId="7C2585FB">
            <w:r w:rsidRPr="00010F9D">
              <w:t>fixedStartDate</w:t>
            </w:r>
          </w:p>
        </w:tc>
      </w:tr>
      <w:tr w:rsidR="00070614" w:rsidTr="00070614" w14:paraId="689B040F" w14:textId="77777777">
        <w:tc>
          <w:tcPr>
            <w:tcW w:w="2539" w:type="dxa"/>
          </w:tcPr>
          <w:p w:rsidR="00070614" w:rsidP="00070614" w:rsidRDefault="00070614" w14:paraId="2D94CE40" w14:textId="006B4EB3">
            <w:r>
              <w:t>promotionLevel</w:t>
            </w:r>
            <w:r>
              <w:tab/>
            </w:r>
            <w:r w:rsidRPr="00010F9D">
              <w:tab/>
            </w:r>
          </w:p>
        </w:tc>
        <w:tc>
          <w:tcPr>
            <w:tcW w:w="3539" w:type="dxa"/>
          </w:tcPr>
          <w:p w:rsidR="00070614" w:rsidP="00070614" w:rsidRDefault="0059574D" w14:paraId="40B93063" w14:textId="0968E693">
            <w:r>
              <w:t>billPeriod</w:t>
            </w:r>
          </w:p>
        </w:tc>
        <w:tc>
          <w:tcPr>
            <w:tcW w:w="2938" w:type="dxa"/>
          </w:tcPr>
          <w:p w:rsidRPr="00010F9D" w:rsidR="00070614" w:rsidP="00070614" w:rsidRDefault="00070614" w14:paraId="1B821637" w14:textId="4495132C">
            <w:r>
              <w:t>f</w:t>
            </w:r>
            <w:r w:rsidRPr="00010F9D">
              <w:t>ixedEndDate</w:t>
            </w:r>
            <w:r w:rsidRPr="00010F9D" w:rsidDel="00807A1E">
              <w:rPr>
                <w:rFonts w:cs="Angsana New"/>
                <w:cs/>
              </w:rPr>
              <w:t xml:space="preserve"> </w:t>
            </w:r>
          </w:p>
        </w:tc>
      </w:tr>
      <w:tr w:rsidR="0059574D" w:rsidTr="00070614" w14:paraId="2770D1E6" w14:textId="77777777">
        <w:tc>
          <w:tcPr>
            <w:tcW w:w="2539" w:type="dxa"/>
          </w:tcPr>
          <w:p w:rsidR="0059574D" w:rsidP="0059574D" w:rsidRDefault="0059574D" w14:paraId="2FED2405" w14:textId="577E7470">
            <w:r>
              <w:t>n</w:t>
            </w:r>
            <w:r w:rsidRPr="00010F9D">
              <w:t>oOfSharing</w:t>
            </w:r>
          </w:p>
        </w:tc>
        <w:tc>
          <w:tcPr>
            <w:tcW w:w="3539" w:type="dxa"/>
          </w:tcPr>
          <w:p w:rsidR="0059574D" w:rsidP="0059574D" w:rsidRDefault="0059574D" w14:paraId="378B9FDF" w14:textId="18625E4F">
            <w:pPr>
              <w:rPr>
                <w:cs/>
              </w:rPr>
            </w:pPr>
            <w:r w:rsidRPr="00010F9D">
              <w:t>proratePackageFee</w:t>
            </w:r>
            <w:r w:rsidDel="00807A1E">
              <w:rPr>
                <w:rFonts w:cs="Angsana New"/>
                <w:cs/>
              </w:rPr>
              <w:t xml:space="preserve"> </w:t>
            </w:r>
          </w:p>
        </w:tc>
        <w:tc>
          <w:tcPr>
            <w:tcW w:w="2938" w:type="dxa"/>
          </w:tcPr>
          <w:p w:rsidR="0059574D" w:rsidP="0059574D" w:rsidRDefault="0059574D" w14:paraId="0280EF81" w14:textId="3155679D">
            <w:r>
              <w:t>poType</w:t>
            </w:r>
          </w:p>
        </w:tc>
      </w:tr>
      <w:tr w:rsidR="00375465" w:rsidTr="00070614" w14:paraId="755E5DAA" w14:textId="77777777">
        <w:tc>
          <w:tcPr>
            <w:tcW w:w="2539" w:type="dxa"/>
          </w:tcPr>
          <w:p w:rsidR="00375465" w:rsidP="00375465" w:rsidRDefault="00375465" w14:paraId="2E313A93" w14:textId="3605DA50">
            <w:pPr>
              <w:rPr>
                <w:cs/>
              </w:rPr>
            </w:pPr>
            <w:r>
              <w:t>SharePlan</w:t>
            </w:r>
          </w:p>
        </w:tc>
        <w:tc>
          <w:tcPr>
            <w:tcW w:w="3539" w:type="dxa"/>
          </w:tcPr>
          <w:p w:rsidR="00375465" w:rsidP="00375465" w:rsidRDefault="00375465" w14:paraId="31A0F7F7" w14:textId="1E69ABA4">
            <w:r>
              <w:t>isEarlyRenewOffering</w:t>
            </w:r>
          </w:p>
        </w:tc>
        <w:tc>
          <w:tcPr>
            <w:tcW w:w="2938" w:type="dxa"/>
          </w:tcPr>
          <w:p w:rsidR="00375465" w:rsidP="00375465" w:rsidRDefault="00375465" w14:paraId="07557B0D" w14:textId="241718E1">
            <w:r>
              <w:rPr>
                <w:rFonts w:hint="cs"/>
              </w:rPr>
              <w:t>packageTimeZone</w:t>
            </w:r>
          </w:p>
        </w:tc>
      </w:tr>
      <w:tr w:rsidR="00375465" w:rsidTr="00070614" w14:paraId="0ACC138E" w14:textId="77777777">
        <w:tc>
          <w:tcPr>
            <w:tcW w:w="2539" w:type="dxa"/>
          </w:tcPr>
          <w:p w:rsidRPr="00010F9D" w:rsidR="00375465" w:rsidP="00375465" w:rsidRDefault="00375465" w14:paraId="2E9F8004" w14:textId="1F07EB6F">
            <w:r>
              <w:t>NoOfMember</w:t>
            </w:r>
          </w:p>
        </w:tc>
        <w:tc>
          <w:tcPr>
            <w:tcW w:w="3539" w:type="dxa"/>
          </w:tcPr>
          <w:p w:rsidR="00375465" w:rsidP="00375465" w:rsidRDefault="00375465" w14:paraId="37FEE5BB" w14:textId="3BFB52D5">
            <w:r>
              <w:t>TargetGroup</w:t>
            </w:r>
          </w:p>
        </w:tc>
        <w:tc>
          <w:tcPr>
            <w:tcW w:w="2938" w:type="dxa"/>
          </w:tcPr>
          <w:p w:rsidR="00375465" w:rsidP="00375465" w:rsidRDefault="00375465" w14:paraId="48C00D53" w14:textId="25223845">
            <w:r>
              <w:rPr>
                <w:rFonts w:hint="cs"/>
              </w:rPr>
              <w:t>uFair</w:t>
            </w:r>
          </w:p>
        </w:tc>
      </w:tr>
      <w:tr w:rsidR="00375465" w:rsidTr="00070614" w14:paraId="530A3349" w14:textId="77777777">
        <w:tc>
          <w:tcPr>
            <w:tcW w:w="2539" w:type="dxa"/>
          </w:tcPr>
          <w:p w:rsidR="00375465" w:rsidP="00375465" w:rsidRDefault="00375465" w14:paraId="649BFCEF" w14:textId="1F9BEB0E">
            <w:r>
              <w:t>Prorate Package Fee</w:t>
            </w:r>
          </w:p>
        </w:tc>
        <w:tc>
          <w:tcPr>
            <w:tcW w:w="3539" w:type="dxa"/>
          </w:tcPr>
          <w:p w:rsidR="00375465" w:rsidP="00375465" w:rsidRDefault="00375465" w14:paraId="4F435010" w14:textId="495E51A8">
            <w:r>
              <w:t>autoAddService</w:t>
            </w:r>
          </w:p>
        </w:tc>
        <w:tc>
          <w:tcPr>
            <w:tcW w:w="2938" w:type="dxa"/>
          </w:tcPr>
          <w:p w:rsidR="00375465" w:rsidP="00375465" w:rsidRDefault="00375465" w14:paraId="64635D96" w14:textId="2CD58250">
            <w:r>
              <w:rPr>
                <w:rFonts w:hint="cs"/>
              </w:rPr>
              <w:t>rucFeature</w:t>
            </w:r>
          </w:p>
        </w:tc>
      </w:tr>
      <w:tr w:rsidR="009E33FD" w:rsidTr="00070614" w14:paraId="3DEF2908" w14:textId="77777777">
        <w:tc>
          <w:tcPr>
            <w:tcW w:w="2539" w:type="dxa"/>
          </w:tcPr>
          <w:p w:rsidR="009E33FD" w:rsidP="009E33FD" w:rsidRDefault="009E33FD" w14:paraId="0CCCAFAF" w14:textId="6CE38C88">
            <w:r w:rsidRPr="00BD7C28">
              <w:t>NRTG</w:t>
            </w:r>
            <w:r w:rsidRPr="00BD7C28">
              <w:rPr>
                <w:rFonts w:cs="CordiaUPC"/>
                <w:cs/>
              </w:rPr>
              <w:t>/</w:t>
            </w:r>
            <w:r w:rsidRPr="00BD7C28">
              <w:t>NGCM</w:t>
            </w:r>
            <w:r w:rsidR="00AC05AF">
              <w:rPr>
                <w:rFonts w:cs="CordiaUPC"/>
                <w:cs/>
              </w:rPr>
              <w:t>(</w:t>
            </w:r>
            <w:r w:rsidR="00AC05AF">
              <w:t>WO1044</w:t>
            </w:r>
            <w:r w:rsidR="00AC05AF">
              <w:rPr>
                <w:rFonts w:cs="CordiaUPC"/>
                <w:cs/>
              </w:rPr>
              <w:t>)</w:t>
            </w:r>
          </w:p>
        </w:tc>
        <w:tc>
          <w:tcPr>
            <w:tcW w:w="3539" w:type="dxa"/>
          </w:tcPr>
          <w:p w:rsidR="009E33FD" w:rsidP="009E33FD" w:rsidRDefault="009E33FD" w14:paraId="237C9555" w14:textId="50136C70">
            <w:r>
              <w:t>handsetFlag</w:t>
            </w:r>
          </w:p>
        </w:tc>
        <w:tc>
          <w:tcPr>
            <w:tcW w:w="2938" w:type="dxa"/>
          </w:tcPr>
          <w:p w:rsidR="009E33FD" w:rsidP="009E33FD" w:rsidRDefault="00A23A0A" w14:paraId="7D799FAA" w14:textId="498B575F">
            <w:r w:rsidRPr="00A23A0A">
              <w:t>On</w:t>
            </w:r>
            <w:r w:rsidRPr="00A23A0A">
              <w:rPr>
                <w:rFonts w:cs="CordiaUPC"/>
                <w:cs/>
              </w:rPr>
              <w:t>-</w:t>
            </w:r>
            <w:r w:rsidRPr="00A23A0A">
              <w:t>top Condition Group</w:t>
            </w:r>
          </w:p>
        </w:tc>
      </w:tr>
      <w:tr w:rsidR="00A062B1" w:rsidTr="00070614" w14:paraId="5E759879" w14:textId="77777777">
        <w:tc>
          <w:tcPr>
            <w:tcW w:w="2539" w:type="dxa"/>
          </w:tcPr>
          <w:p w:rsidRPr="00BD7C28" w:rsidR="00A062B1" w:rsidP="00A062B1" w:rsidRDefault="00A062B1" w14:paraId="4CE0D8B2" w14:textId="4173D4B9">
            <w:r w:rsidRPr="005923B5">
              <w:t>NRTG</w:t>
            </w:r>
            <w:r w:rsidRPr="005923B5">
              <w:rPr>
                <w:rFonts w:cs="CordiaUPC"/>
                <w:cs/>
              </w:rPr>
              <w:t>/</w:t>
            </w:r>
            <w:r w:rsidRPr="005923B5">
              <w:t>NGCM</w:t>
            </w:r>
            <w:r>
              <w:rPr>
                <w:rFonts w:cs="CordiaUPC"/>
                <w:cs/>
              </w:rPr>
              <w:t xml:space="preserve"> (</w:t>
            </w:r>
            <w:r>
              <w:t>WO1056</w:t>
            </w:r>
            <w:r>
              <w:rPr>
                <w:rFonts w:cs="CordiaUPC"/>
                <w:cs/>
              </w:rPr>
              <w:t>)</w:t>
            </w:r>
          </w:p>
        </w:tc>
        <w:tc>
          <w:tcPr>
            <w:tcW w:w="3539" w:type="dxa"/>
          </w:tcPr>
          <w:p w:rsidR="00A062B1" w:rsidP="00A062B1" w:rsidRDefault="00A062B1" w14:paraId="68E60731" w14:textId="283BF9BA">
            <w:r w:rsidRPr="00371DF6">
              <w:t>targetGroup</w:t>
            </w:r>
          </w:p>
        </w:tc>
        <w:tc>
          <w:tcPr>
            <w:tcW w:w="2938" w:type="dxa"/>
          </w:tcPr>
          <w:p w:rsidRPr="00A23A0A" w:rsidR="00A062B1" w:rsidP="00A062B1" w:rsidRDefault="00A062B1" w14:paraId="5BAEDD88" w14:textId="77777777"/>
        </w:tc>
      </w:tr>
      <w:tr w:rsidR="00A062B1" w:rsidTr="00070614" w14:paraId="137DC4EA" w14:textId="77777777">
        <w:tc>
          <w:tcPr>
            <w:tcW w:w="2539" w:type="dxa"/>
          </w:tcPr>
          <w:p w:rsidRPr="00BD7C28" w:rsidR="00A062B1" w:rsidP="00A062B1" w:rsidRDefault="00A062B1" w14:paraId="606753A4" w14:textId="13B4921B">
            <w:r w:rsidRPr="005923B5">
              <w:t>NRTG</w:t>
            </w:r>
            <w:r w:rsidRPr="005923B5">
              <w:rPr>
                <w:rFonts w:cs="CordiaUPC"/>
                <w:cs/>
              </w:rPr>
              <w:t>/</w:t>
            </w:r>
            <w:r>
              <w:t xml:space="preserve">PHX </w:t>
            </w:r>
            <w:r>
              <w:rPr>
                <w:rFonts w:cs="CordiaUPC"/>
                <w:cs/>
              </w:rPr>
              <w:t>(</w:t>
            </w:r>
            <w:r>
              <w:t>WO1054</w:t>
            </w:r>
            <w:r>
              <w:rPr>
                <w:rFonts w:cs="CordiaUPC"/>
                <w:cs/>
              </w:rPr>
              <w:t xml:space="preserve">) </w:t>
            </w:r>
          </w:p>
        </w:tc>
        <w:tc>
          <w:tcPr>
            <w:tcW w:w="3539" w:type="dxa"/>
          </w:tcPr>
          <w:p w:rsidR="00A062B1" w:rsidP="00A062B1" w:rsidRDefault="00196AD6" w14:paraId="770093D1" w14:textId="49D85A0F">
            <w:r>
              <w:t>a</w:t>
            </w:r>
            <w:r w:rsidRPr="00FB1C15">
              <w:t>llowHybrid</w:t>
            </w:r>
          </w:p>
        </w:tc>
        <w:tc>
          <w:tcPr>
            <w:tcW w:w="2938" w:type="dxa"/>
          </w:tcPr>
          <w:p w:rsidRPr="00A23A0A" w:rsidR="00A062B1" w:rsidP="00A062B1" w:rsidRDefault="00A062B1" w14:paraId="6C339F93" w14:textId="77777777"/>
        </w:tc>
      </w:tr>
      <w:tr w:rsidR="00A062B1" w:rsidTr="00070614" w14:paraId="5AF77479" w14:textId="77777777">
        <w:tc>
          <w:tcPr>
            <w:tcW w:w="2539" w:type="dxa"/>
          </w:tcPr>
          <w:p w:rsidRPr="00BD7C28" w:rsidR="00A062B1" w:rsidP="00A062B1" w:rsidRDefault="00A062B1" w14:paraId="5AF7F7E2" w14:textId="1155C192">
            <w:r w:rsidRPr="005923B5">
              <w:t>NRTG</w:t>
            </w:r>
            <w:r w:rsidRPr="005923B5">
              <w:rPr>
                <w:rFonts w:cs="CordiaUPC"/>
                <w:cs/>
              </w:rPr>
              <w:t>/</w:t>
            </w:r>
            <w:r>
              <w:t>PHX</w:t>
            </w:r>
            <w:r>
              <w:rPr>
                <w:rFonts w:cs="CordiaUPC"/>
                <w:cs/>
              </w:rPr>
              <w:t>(</w:t>
            </w:r>
            <w:r>
              <w:t>WO1055</w:t>
            </w:r>
            <w:r>
              <w:rPr>
                <w:rFonts w:cs="CordiaUPC"/>
                <w:cs/>
              </w:rPr>
              <w:t>)</w:t>
            </w:r>
          </w:p>
        </w:tc>
        <w:tc>
          <w:tcPr>
            <w:tcW w:w="3539" w:type="dxa"/>
          </w:tcPr>
          <w:p w:rsidR="00A062B1" w:rsidP="00A062B1" w:rsidRDefault="0097120D" w14:paraId="75ED7FC0" w14:textId="17B58853">
            <w:r>
              <w:t>allowMvpn</w:t>
            </w:r>
          </w:p>
        </w:tc>
        <w:tc>
          <w:tcPr>
            <w:tcW w:w="2938" w:type="dxa"/>
          </w:tcPr>
          <w:p w:rsidRPr="00A23A0A" w:rsidR="00A062B1" w:rsidP="00A062B1" w:rsidRDefault="00A062B1" w14:paraId="334AE31C" w14:textId="77777777"/>
        </w:tc>
      </w:tr>
      <w:tr w:rsidR="00FB1C15" w:rsidTr="00070614" w14:paraId="2B373EA3" w14:textId="77777777">
        <w:tc>
          <w:tcPr>
            <w:tcW w:w="2539" w:type="dxa"/>
          </w:tcPr>
          <w:p w:rsidRPr="005923B5" w:rsidR="00FB1C15" w:rsidP="00AC05AF" w:rsidRDefault="00FB1C15" w14:paraId="7B190D8C" w14:textId="77777777"/>
        </w:tc>
        <w:tc>
          <w:tcPr>
            <w:tcW w:w="3539" w:type="dxa"/>
          </w:tcPr>
          <w:p w:rsidR="00FB1C15" w:rsidP="00AC05AF" w:rsidRDefault="00FB1C15" w14:paraId="0B29A9A6" w14:textId="60864A5C"/>
        </w:tc>
        <w:tc>
          <w:tcPr>
            <w:tcW w:w="2938" w:type="dxa"/>
          </w:tcPr>
          <w:p w:rsidRPr="00A23A0A" w:rsidR="00FB1C15" w:rsidP="00AC05AF" w:rsidRDefault="00FB1C15" w14:paraId="585E0D76" w14:textId="77777777"/>
        </w:tc>
      </w:tr>
      <w:tr w:rsidR="00AC05AF" w:rsidTr="00070614" w14:paraId="37BF8C4E" w14:textId="77777777">
        <w:tc>
          <w:tcPr>
            <w:tcW w:w="6078" w:type="dxa"/>
            <w:gridSpan w:val="2"/>
          </w:tcPr>
          <w:p w:rsidR="00AC05AF" w:rsidP="00AC05AF" w:rsidRDefault="00AC05AF" w14:paraId="52F0DF02" w14:textId="017273AC">
            <w:r>
              <w:t xml:space="preserve">revenueCode </w:t>
            </w:r>
            <w:r>
              <w:rPr>
                <w:rFonts w:cs="Angsana New"/>
                <w:cs/>
              </w:rPr>
              <w:t xml:space="preserve">+ </w:t>
            </w:r>
            <w:r>
              <w:t>revenueCodeDescription</w:t>
            </w:r>
          </w:p>
        </w:tc>
        <w:tc>
          <w:tcPr>
            <w:tcW w:w="2938" w:type="dxa"/>
          </w:tcPr>
          <w:p w:rsidR="00AC05AF" w:rsidP="00AC05AF" w:rsidRDefault="00AC05AF" w14:paraId="7DA82C7C" w14:textId="77777777"/>
        </w:tc>
      </w:tr>
      <w:tr w:rsidR="00AC05AF" w:rsidTr="00070614" w14:paraId="41F58929" w14:textId="77777777">
        <w:tc>
          <w:tcPr>
            <w:tcW w:w="6078" w:type="dxa"/>
            <w:gridSpan w:val="2"/>
          </w:tcPr>
          <w:p w:rsidR="00AC05AF" w:rsidP="00AC05AF" w:rsidRDefault="00AC05AF" w14:paraId="1A144CEB" w14:textId="45731950">
            <w:r>
              <w:t>Group Package</w:t>
            </w:r>
          </w:p>
        </w:tc>
        <w:tc>
          <w:tcPr>
            <w:tcW w:w="2938" w:type="dxa"/>
          </w:tcPr>
          <w:p w:rsidR="00AC05AF" w:rsidP="00AC05AF" w:rsidRDefault="00AC05AF" w14:paraId="17D78427" w14:textId="77777777"/>
        </w:tc>
      </w:tr>
      <w:tr w:rsidR="00AC05AF" w:rsidTr="00070614" w14:paraId="562BAA94" w14:textId="77777777">
        <w:tc>
          <w:tcPr>
            <w:tcW w:w="6078" w:type="dxa"/>
            <w:gridSpan w:val="2"/>
          </w:tcPr>
          <w:p w:rsidR="00AC05AF" w:rsidP="00AC05AF" w:rsidRDefault="00AC05AF" w14:paraId="7F56A6A4" w14:textId="2DFB609A">
            <w:r>
              <w:t>Promotion Group</w:t>
            </w:r>
          </w:p>
        </w:tc>
        <w:tc>
          <w:tcPr>
            <w:tcW w:w="2938" w:type="dxa"/>
          </w:tcPr>
          <w:p w:rsidR="00AC05AF" w:rsidP="00AC05AF" w:rsidRDefault="00AC05AF" w14:paraId="3A43CD67" w14:textId="77777777"/>
        </w:tc>
      </w:tr>
      <w:tr w:rsidR="00AC05AF" w:rsidTr="00070614" w14:paraId="3328ADAC" w14:textId="77777777">
        <w:tc>
          <w:tcPr>
            <w:tcW w:w="6078" w:type="dxa"/>
            <w:gridSpan w:val="2"/>
          </w:tcPr>
          <w:p w:rsidR="00AC05AF" w:rsidP="00AC05AF" w:rsidRDefault="00AC05AF" w14:paraId="56FE96D0" w14:textId="714B413A">
            <w:r>
              <w:t>Promotion Sub Group</w:t>
            </w:r>
          </w:p>
        </w:tc>
        <w:tc>
          <w:tcPr>
            <w:tcW w:w="2938" w:type="dxa"/>
          </w:tcPr>
          <w:p w:rsidR="00AC05AF" w:rsidP="00AC05AF" w:rsidRDefault="00AC05AF" w14:paraId="7FEC9BF9" w14:textId="77777777"/>
        </w:tc>
      </w:tr>
      <w:tr w:rsidR="00AC05AF" w:rsidTr="00070614" w14:paraId="5F724B18" w14:textId="77777777">
        <w:tc>
          <w:tcPr>
            <w:tcW w:w="9016" w:type="dxa"/>
            <w:gridSpan w:val="3"/>
          </w:tcPr>
          <w:p w:rsidR="00AC05AF" w:rsidP="00AC05AF" w:rsidRDefault="00AC05AF" w14:paraId="3DD6406C" w14:textId="51578C55">
            <w:r w:rsidRPr="00010F9D">
              <w:t>remark</w:t>
            </w:r>
          </w:p>
        </w:tc>
      </w:tr>
    </w:tbl>
    <w:p w:rsidRPr="00180BBA" w:rsidR="00180BBA" w:rsidP="001D4AC7" w:rsidRDefault="00180BBA" w14:paraId="7E21D72B" w14:textId="2658BD8B">
      <w:pPr>
        <w:pStyle w:val="Heading3"/>
        <w:numPr>
          <w:ilvl w:val="0"/>
          <w:numId w:val="8"/>
        </w:numPr>
        <w:rPr>
          <w:rFonts w:ascii="CordiaUPC" w:hAnsi="CordiaUPC" w:cs="CordiaUPC"/>
          <w:sz w:val="32"/>
          <w:szCs w:val="32"/>
        </w:rPr>
      </w:pPr>
      <w:r w:rsidRPr="00180BBA">
        <w:rPr>
          <w:rFonts w:ascii="CordiaUPC" w:hAnsi="CordiaUPC" w:cs="CordiaUPC"/>
          <w:sz w:val="32"/>
          <w:szCs w:val="32"/>
        </w:rPr>
        <w:t>Field on Screen</w:t>
      </w:r>
    </w:p>
    <w:tbl>
      <w:tblPr>
        <w:tblW w:w="5293" w:type="pct"/>
        <w:tblInd w:w="115" w:type="dxa"/>
        <w:tblBorders>
          <w:top w:val="single" w:color="808080" w:themeColor="background1" w:themeShade="80" w:sz="4" w:space="0"/>
          <w:left w:val="single" w:color="808080" w:themeColor="background1" w:themeShade="80" w:sz="4" w:space="0"/>
          <w:bottom w:val="single" w:color="808080" w:themeColor="background1" w:themeShade="80" w:sz="4" w:space="0"/>
          <w:right w:val="single" w:color="808080" w:themeColor="background1" w:themeShade="80" w:sz="4" w:space="0"/>
          <w:insideH w:val="single" w:color="808080" w:themeColor="background1" w:themeShade="80" w:sz="4" w:space="0"/>
          <w:insideV w:val="single" w:color="808080" w:themeColor="background1" w:themeShade="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969"/>
        <w:gridCol w:w="149"/>
        <w:gridCol w:w="11"/>
        <w:gridCol w:w="1036"/>
        <w:gridCol w:w="27"/>
        <w:gridCol w:w="5352"/>
      </w:tblGrid>
      <w:tr w:rsidRPr="008979A8" w:rsidR="00180BBA" w:rsidTr="4801D386" w14:paraId="0A8013C1" w14:textId="77777777">
        <w:trPr>
          <w:cantSplit/>
          <w:tblHeader/>
        </w:trPr>
        <w:tc>
          <w:tcPr>
            <w:tcW w:w="1633" w:type="pct"/>
            <w:gridSpan w:val="2"/>
            <w:tcBorders>
              <w:bottom w:val="single" w:color="808080" w:themeColor="background1" w:themeShade="80" w:sz="4" w:space="0"/>
            </w:tcBorders>
            <w:shd w:val="clear" w:color="auto" w:fill="EEECE1" w:themeFill="background2"/>
            <w:tcMar/>
            <w:vAlign w:val="center"/>
          </w:tcPr>
          <w:p w:rsidRPr="008979A8" w:rsidR="00180BBA" w:rsidP="00C30784" w:rsidRDefault="00180BBA" w14:paraId="73488939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Field Name</w:t>
            </w:r>
          </w:p>
        </w:tc>
        <w:tc>
          <w:tcPr>
            <w:tcW w:w="549" w:type="pct"/>
            <w:gridSpan w:val="2"/>
            <w:tcBorders>
              <w:bottom w:val="single" w:color="808080" w:themeColor="background1" w:themeShade="80" w:sz="4" w:space="0"/>
            </w:tcBorders>
            <w:shd w:val="clear" w:color="auto" w:fill="EEECE1" w:themeFill="background2"/>
            <w:tcMar/>
            <w:vAlign w:val="center"/>
          </w:tcPr>
          <w:p w:rsidRPr="008979A8" w:rsidR="00180BBA" w:rsidP="00C30784" w:rsidRDefault="00180BBA" w14:paraId="40C5529B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Type</w:t>
            </w:r>
          </w:p>
        </w:tc>
        <w:tc>
          <w:tcPr>
            <w:tcW w:w="2818" w:type="pct"/>
            <w:gridSpan w:val="2"/>
            <w:tcBorders>
              <w:bottom w:val="single" w:color="808080" w:themeColor="background1" w:themeShade="80" w:sz="4" w:space="0"/>
            </w:tcBorders>
            <w:shd w:val="clear" w:color="auto" w:fill="EEECE1" w:themeFill="background2"/>
            <w:tcMar/>
            <w:vAlign w:val="center"/>
          </w:tcPr>
          <w:p w:rsidRPr="008979A8" w:rsidR="00180BBA" w:rsidP="00C30784" w:rsidRDefault="00180BBA" w14:paraId="6CFEEABC" w14:textId="77777777">
            <w:pPr>
              <w:rPr>
                <w:rFonts w:cs="CordiaUPC"/>
                <w:b/>
                <w:bCs/>
              </w:rPr>
            </w:pPr>
            <w:r>
              <w:rPr>
                <w:rFonts w:cs="CordiaUPC"/>
                <w:b/>
                <w:bCs/>
              </w:rPr>
              <w:t>Logic</w:t>
            </w:r>
          </w:p>
        </w:tc>
      </w:tr>
      <w:tr w:rsidRPr="008979A8" w:rsidR="00180BBA" w:rsidTr="4801D386" w14:paraId="45A31FA5" w14:textId="77777777">
        <w:tc>
          <w:tcPr>
            <w:tcW w:w="5000" w:type="pct"/>
            <w:gridSpan w:val="6"/>
            <w:shd w:val="clear" w:color="auto" w:fill="C2D69B" w:themeFill="accent3" w:themeFillTint="99"/>
            <w:tcMar/>
          </w:tcPr>
          <w:p w:rsidR="00180BBA" w:rsidP="00C30784" w:rsidRDefault="0002529D" w14:paraId="6E82847D" w14:textId="311D3162">
            <w:pPr>
              <w:pStyle w:val="HeaderTable"/>
              <w:rPr>
                <w:cs/>
                <w:lang w:bidi="th-TH"/>
              </w:rPr>
            </w:pPr>
            <w:r w:rsidRPr="0002529D">
              <w:t>Product Offering Definition</w:t>
            </w:r>
            <w:r>
              <w:rPr>
                <w:rFonts w:cs="Angsana New"/>
                <w:bCs/>
                <w:cs/>
                <w:lang w:bidi="th-TH"/>
              </w:rPr>
              <w:t xml:space="preserve"> </w:t>
            </w:r>
            <w:r w:rsidR="00180BBA">
              <w:t>Section</w:t>
            </w:r>
          </w:p>
          <w:p w:rsidR="00180BBA" w:rsidP="00C30784" w:rsidRDefault="00180BBA" w14:paraId="2021A427" w14:textId="16C68B4D">
            <w:pPr>
              <w:pStyle w:val="HeaderTable"/>
            </w:pPr>
            <w:r>
              <w:t xml:space="preserve">Label </w:t>
            </w:r>
            <w:r>
              <w:rPr>
                <w:rFonts w:cs="Angsana New"/>
                <w:bCs/>
                <w:cs/>
                <w:lang w:bidi="th-TH"/>
              </w:rPr>
              <w:t xml:space="preserve">: </w:t>
            </w:r>
            <w:r w:rsidRPr="0002529D" w:rsidR="0002529D">
              <w:t>Product Offering Definition</w:t>
            </w:r>
          </w:p>
        </w:tc>
      </w:tr>
      <w:tr w:rsidRPr="008979A8" w:rsidR="00180BBA" w:rsidTr="4801D386" w14:paraId="5B5C8767" w14:textId="77777777">
        <w:trPr>
          <w:trHeight w:val="111"/>
        </w:trPr>
        <w:tc>
          <w:tcPr>
            <w:tcW w:w="1633" w:type="pct"/>
            <w:gridSpan w:val="2"/>
            <w:tcMar/>
          </w:tcPr>
          <w:p w:rsidRPr="00766CC1" w:rsidR="00180BBA" w:rsidP="00C30784" w:rsidRDefault="00180BBA" w14:paraId="1E01CE9E" w14:textId="4030B140">
            <w:pPr>
              <w:rPr>
                <w:rFonts w:cs="CordiaUPC"/>
              </w:rPr>
            </w:pPr>
            <w:r>
              <w:t>poName</w:t>
            </w:r>
          </w:p>
        </w:tc>
        <w:tc>
          <w:tcPr>
            <w:tcW w:w="549" w:type="pct"/>
            <w:gridSpan w:val="2"/>
            <w:tcMar/>
          </w:tcPr>
          <w:p w:rsidRPr="00766CC1" w:rsidR="00180BBA" w:rsidP="00C30784" w:rsidRDefault="00180BBA" w14:paraId="4660366D" w14:textId="77777777">
            <w:r w:rsidRPr="00766CC1">
              <w:t>Text Box</w:t>
            </w:r>
          </w:p>
        </w:tc>
        <w:tc>
          <w:tcPr>
            <w:tcW w:w="2818" w:type="pct"/>
            <w:gridSpan w:val="2"/>
            <w:tcMar/>
          </w:tcPr>
          <w:p w:rsidR="00180BBA" w:rsidP="00C30784" w:rsidRDefault="00180BBA" w14:paraId="28F56AE8" w14:textId="77777777">
            <w:pPr>
              <w:rPr>
                <w:color w:val="FF0000"/>
              </w:rPr>
            </w:pPr>
            <w:r w:rsidRPr="00766CC1">
              <w:t xml:space="preserve">Label </w:t>
            </w:r>
            <w:r w:rsidRPr="00766CC1">
              <w:rPr>
                <w:rFonts w:cs="Angsana New"/>
                <w:cs/>
              </w:rPr>
              <w:t xml:space="preserve">: </w:t>
            </w:r>
            <w:r w:rsidRPr="00766CC1">
              <w:rPr>
                <w:rFonts w:cs="Angsana New"/>
                <w:color w:val="FF0000"/>
                <w:cs/>
              </w:rPr>
              <w:t>*</w:t>
            </w:r>
            <w:r>
              <w:rPr>
                <w:color w:val="FF0000"/>
              </w:rPr>
              <w:t>PO Name</w:t>
            </w:r>
          </w:p>
          <w:p w:rsidR="008E0D34" w:rsidP="00C30784" w:rsidRDefault="008E0D34" w14:paraId="1A214305" w14:textId="373E9470">
            <w:pPr>
              <w:rPr>
                <w:color w:val="FF0000"/>
              </w:rPr>
            </w:pPr>
            <w:r>
              <w:rPr>
                <w:rFonts w:cs="CordiaUPC"/>
              </w:rPr>
              <w:t xml:space="preserve">Max Length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CordiaUPC"/>
              </w:rPr>
              <w:t>255</w:t>
            </w:r>
          </w:p>
          <w:p w:rsidR="008E0D34" w:rsidP="00C30784" w:rsidRDefault="00FE0EEF" w14:paraId="51A35090" w14:textId="77777777">
            <w:r>
              <w:t xml:space="preserve">Default Value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 xml:space="preserve">ตามข้อมูลที่ </w:t>
            </w:r>
            <w:r>
              <w:t xml:space="preserve">User </w:t>
            </w:r>
            <w:r>
              <w:rPr>
                <w:rFonts w:hint="cs"/>
                <w:cs/>
              </w:rPr>
              <w:t xml:space="preserve">กรอกมาในหน้า </w:t>
            </w:r>
            <w:r>
              <w:t>Popup Product Offering Definition</w:t>
            </w:r>
          </w:p>
          <w:p w:rsidR="00E54857" w:rsidP="00C30784" w:rsidRDefault="00E54857" w14:paraId="3E6B28F6" w14:textId="77777777">
            <w:r>
              <w:rPr>
                <w:rFonts w:hint="cs"/>
                <w:cs/>
              </w:rPr>
              <w:t xml:space="preserve">เมื่อ </w:t>
            </w:r>
            <w:r>
              <w:t xml:space="preserve">User </w:t>
            </w:r>
            <w:r>
              <w:rPr>
                <w:rFonts w:hint="cs"/>
                <w:cs/>
              </w:rPr>
              <w:t>กรอก</w:t>
            </w:r>
            <w:r>
              <w:rPr>
                <w:rFonts w:cs="Angsana New"/>
                <w:cs/>
              </w:rPr>
              <w:t>ใ</w:t>
            </w:r>
            <w:r>
              <w:rPr>
                <w:rFonts w:hint="cs"/>
                <w:cs/>
              </w:rPr>
              <w:t xml:space="preserve">ห้คำนวนจำนวนตัวอักษรไว้ที่ </w:t>
            </w:r>
            <w:r>
              <w:t>counterPOName</w:t>
            </w:r>
          </w:p>
          <w:p w:rsidR="009C1625" w:rsidP="009C1625" w:rsidRDefault="009C1625" w14:paraId="03D3BD41" w14:textId="77777777">
            <w:pPr>
              <w:rPr>
                <w:rFonts w:cs="CordiaUPC"/>
              </w:rPr>
            </w:pPr>
          </w:p>
          <w:p w:rsidR="009C1625" w:rsidP="00C30784" w:rsidRDefault="009C1625" w14:paraId="516383AC" w14:textId="77777777"/>
          <w:p w:rsidR="009C1625" w:rsidP="00C30784" w:rsidRDefault="009C1625" w14:paraId="4DF9D100" w14:textId="77777777"/>
          <w:p w:rsidRPr="00766CC1" w:rsidR="009C1625" w:rsidP="00C30784" w:rsidRDefault="009C1625" w14:paraId="7414C1D2" w14:textId="71BF2BA2">
            <w:pPr>
              <w:rPr>
                <w:cs/>
              </w:rPr>
            </w:pPr>
          </w:p>
        </w:tc>
      </w:tr>
      <w:tr w:rsidRPr="008979A8" w:rsidR="00217703" w:rsidTr="4801D386" w14:paraId="1FE1409F" w14:textId="77777777">
        <w:trPr>
          <w:trHeight w:val="111"/>
        </w:trPr>
        <w:tc>
          <w:tcPr>
            <w:tcW w:w="1633" w:type="pct"/>
            <w:gridSpan w:val="2"/>
            <w:tcMar/>
          </w:tcPr>
          <w:p w:rsidR="00217703" w:rsidP="00217703" w:rsidRDefault="00217703" w14:paraId="07EB0375" w14:textId="70CF0480">
            <w:r>
              <w:t>counterPOName</w:t>
            </w:r>
          </w:p>
        </w:tc>
        <w:tc>
          <w:tcPr>
            <w:tcW w:w="549" w:type="pct"/>
            <w:gridSpan w:val="2"/>
            <w:tcMar/>
          </w:tcPr>
          <w:p w:rsidRPr="00766CC1" w:rsidR="00217703" w:rsidP="00217703" w:rsidRDefault="00217703" w14:paraId="5DF05334" w14:textId="50EC899A">
            <w:r>
              <w:t>Text</w:t>
            </w:r>
          </w:p>
        </w:tc>
        <w:tc>
          <w:tcPr>
            <w:tcW w:w="2818" w:type="pct"/>
            <w:gridSpan w:val="2"/>
            <w:tcMar/>
          </w:tcPr>
          <w:p w:rsidR="00217703" w:rsidP="00217703" w:rsidRDefault="00217703" w14:paraId="1D67B064" w14:textId="77777777">
            <w:r>
              <w:rPr>
                <w:rFonts w:hint="cs"/>
                <w:cs/>
              </w:rPr>
              <w:t>วางไว้ใต้</w:t>
            </w:r>
            <w:r>
              <w:rPr>
                <w:rFonts w:cs="Angsana New"/>
                <w:cs/>
              </w:rPr>
              <w:t xml:space="preserve"> </w:t>
            </w:r>
            <w:r>
              <w:t>poName</w:t>
            </w:r>
          </w:p>
          <w:p w:rsidR="00217703" w:rsidP="00217703" w:rsidRDefault="00217703" w14:paraId="2DE69ED5" w14:textId="77777777">
            <w:r>
              <w:rPr>
                <w:rFonts w:hint="cs"/>
                <w:cs/>
              </w:rPr>
              <w:t xml:space="preserve">แสดงใน </w:t>
            </w:r>
            <w:r>
              <w:t>Format</w:t>
            </w:r>
          </w:p>
          <w:p w:rsidR="00217703" w:rsidP="00217703" w:rsidRDefault="00217703" w14:paraId="03681531" w14:textId="77777777">
            <w:pPr>
              <w:rPr>
                <w:rFonts w:cs="CordiaUPC"/>
              </w:rPr>
            </w:pPr>
            <w:r>
              <w:t>counterPOName</w:t>
            </w:r>
            <w:r>
              <w:rPr>
                <w:rFonts w:cs="Angsana New"/>
                <w:cs/>
              </w:rPr>
              <w:t xml:space="preserve"> / </w:t>
            </w:r>
            <w:r>
              <w:rPr>
                <w:rFonts w:cs="CordiaUPC"/>
              </w:rPr>
              <w:t>{1}</w:t>
            </w:r>
          </w:p>
          <w:p w:rsidR="00217703" w:rsidP="00217703" w:rsidRDefault="00217703" w14:paraId="4B01BB09" w14:textId="77777777">
            <w:r>
              <w:t xml:space="preserve">{1} </w:t>
            </w:r>
            <w:r>
              <w:rPr>
                <w:rFonts w:cs="Angsana New"/>
                <w:cs/>
              </w:rPr>
              <w:t xml:space="preserve">= </w:t>
            </w:r>
            <w:r>
              <w:rPr>
                <w:rFonts w:hint="cs"/>
                <w:cs/>
              </w:rPr>
              <w:t xml:space="preserve">ถ้าไม่ได้เลือก </w:t>
            </w:r>
            <w:r>
              <w:t xml:space="preserve">productSpecifcation </w:t>
            </w:r>
            <w:r>
              <w:rPr>
                <w:rFonts w:hint="cs"/>
                <w:cs/>
              </w:rPr>
              <w:t>ทั้งหมดดังต่อไปนี้</w:t>
            </w:r>
          </w:p>
          <w:p w:rsidR="00217703" w:rsidP="00217703" w:rsidRDefault="00217703" w14:paraId="1C7137FD" w14:textId="77777777">
            <w:pPr>
              <w:pStyle w:val="ListParagraph"/>
              <w:numPr>
                <w:ilvl w:val="0"/>
                <w:numId w:val="253"/>
              </w:numPr>
            </w:pPr>
            <w:r>
              <w:t>Internet</w:t>
            </w:r>
          </w:p>
          <w:p w:rsidR="00217703" w:rsidP="00217703" w:rsidRDefault="00217703" w14:paraId="3E7DB815" w14:textId="77777777">
            <w:pPr>
              <w:pStyle w:val="ListParagraph"/>
              <w:numPr>
                <w:ilvl w:val="0"/>
                <w:numId w:val="253"/>
              </w:numPr>
            </w:pPr>
            <w:r>
              <w:t>Vertical App</w:t>
            </w:r>
          </w:p>
          <w:p w:rsidR="00217703" w:rsidP="00217703" w:rsidRDefault="00217703" w14:paraId="780BC8EE" w14:textId="77777777">
            <w:pPr>
              <w:pStyle w:val="ListParagraph"/>
              <w:numPr>
                <w:ilvl w:val="0"/>
                <w:numId w:val="253"/>
              </w:numPr>
            </w:pPr>
            <w:r>
              <w:t>Wifi</w:t>
            </w:r>
          </w:p>
          <w:p w:rsidR="00217703" w:rsidP="00217703" w:rsidRDefault="00217703" w14:paraId="7728415A" w14:textId="6753A213">
            <w:r>
              <w:rPr>
                <w:rFonts w:hint="cs"/>
                <w:cs/>
              </w:rPr>
              <w:t xml:space="preserve">หรือ </w:t>
            </w:r>
            <w:r>
              <w:t xml:space="preserve">poGroup </w:t>
            </w:r>
            <w:r>
              <w:rPr>
                <w:rFonts w:hint="cs"/>
                <w:cs/>
              </w:rPr>
              <w:t xml:space="preserve">เป็น </w:t>
            </w:r>
            <w:r>
              <w:rPr>
                <w:rFonts w:cs="CordiaUPC"/>
                <w:cs/>
              </w:rPr>
              <w:t>“</w:t>
            </w:r>
            <w:r>
              <w:t>IR</w:t>
            </w:r>
            <w:r>
              <w:rPr>
                <w:rFonts w:cs="CordiaUPC"/>
                <w:cs/>
              </w:rPr>
              <w:t>”</w:t>
            </w:r>
            <w:r>
              <w:rPr>
                <w:rFonts w:hint="cs"/>
                <w:cs/>
              </w:rPr>
              <w:t xml:space="preserve"> มีค่า </w:t>
            </w:r>
            <w:r>
              <w:rPr>
                <w:rFonts w:cs="Angsana New"/>
                <w:cs/>
              </w:rPr>
              <w:t xml:space="preserve">= </w:t>
            </w:r>
            <w:r>
              <w:rPr>
                <w:rFonts w:hint="cs"/>
                <w:cs/>
              </w:rPr>
              <w:t>100</w:t>
            </w:r>
            <w:r>
              <w:rPr>
                <w:rFonts w:cs="Angsana New"/>
                <w:cs/>
              </w:rPr>
              <w:t xml:space="preserve"> </w:t>
            </w:r>
          </w:p>
          <w:p w:rsidRPr="00766CC1" w:rsidR="00217703" w:rsidP="00217703" w:rsidRDefault="00217703" w14:paraId="67B4D877" w14:textId="5E60134D">
            <w:r>
              <w:rPr>
                <w:rFonts w:hint="cs"/>
                <w:cs/>
              </w:rPr>
              <w:t xml:space="preserve">แต่ถ้าเลือก </w:t>
            </w:r>
            <w:r>
              <w:t xml:space="preserve">productSpecifcation </w:t>
            </w:r>
            <w:r>
              <w:rPr>
                <w:rFonts w:hint="cs"/>
                <w:cs/>
              </w:rPr>
              <w:t xml:space="preserve">ตัวใดตัวหนึ่งตาม </w:t>
            </w:r>
            <w:r>
              <w:t xml:space="preserve">List </w:t>
            </w:r>
            <w:r>
              <w:rPr>
                <w:rFonts w:hint="cs"/>
                <w:cs/>
              </w:rPr>
              <w:t xml:space="preserve">ด้านบน มีค่า </w:t>
            </w:r>
            <w:r>
              <w:rPr>
                <w:rFonts w:cs="Angsana New"/>
                <w:cs/>
              </w:rPr>
              <w:t>=</w:t>
            </w:r>
            <w:r>
              <w:rPr>
                <w:rFonts w:hint="cs"/>
                <w:cs/>
              </w:rPr>
              <w:t xml:space="preserve"> </w:t>
            </w:r>
            <w:r>
              <w:t>40</w:t>
            </w:r>
          </w:p>
        </w:tc>
      </w:tr>
      <w:tr w:rsidRPr="008979A8" w:rsidR="00217703" w:rsidTr="4801D386" w14:paraId="1DED387D" w14:textId="77777777">
        <w:trPr>
          <w:trHeight w:val="111"/>
        </w:trPr>
        <w:tc>
          <w:tcPr>
            <w:tcW w:w="1633" w:type="pct"/>
            <w:gridSpan w:val="2"/>
            <w:tcMar/>
          </w:tcPr>
          <w:p w:rsidR="00217703" w:rsidP="00217703" w:rsidRDefault="00217703" w14:paraId="6B37683A" w14:textId="60300662">
            <w:r>
              <w:t>v</w:t>
            </w:r>
            <w:r w:rsidRPr="0022596E">
              <w:t>oucher</w:t>
            </w:r>
            <w:r>
              <w:t>Name</w:t>
            </w:r>
          </w:p>
        </w:tc>
        <w:tc>
          <w:tcPr>
            <w:tcW w:w="549" w:type="pct"/>
            <w:gridSpan w:val="2"/>
            <w:tcMar/>
          </w:tcPr>
          <w:p w:rsidRPr="00766CC1" w:rsidR="00217703" w:rsidP="00217703" w:rsidRDefault="00217703" w14:paraId="47A65DEC" w14:textId="5911040A">
            <w:r w:rsidRPr="00766CC1">
              <w:t>Text Box</w:t>
            </w:r>
          </w:p>
        </w:tc>
        <w:tc>
          <w:tcPr>
            <w:tcW w:w="2818" w:type="pct"/>
            <w:gridSpan w:val="2"/>
            <w:tcMar/>
          </w:tcPr>
          <w:p w:rsidR="00217703" w:rsidP="00217703" w:rsidRDefault="00217703" w14:paraId="7CD4D3C3" w14:textId="361D6029">
            <w:pPr>
              <w:rPr>
                <w:rFonts w:cs="CordiaUPC"/>
                <w:color w:val="FF0000"/>
              </w:rPr>
            </w:pPr>
            <w:r>
              <w:rPr>
                <w:rFonts w:cs="CordiaUPC"/>
              </w:rPr>
              <w:t>Label</w:t>
            </w:r>
            <w:r>
              <w:rPr>
                <w:rFonts w:cs="Angsana New"/>
                <w:cs/>
              </w:rPr>
              <w:t xml:space="preserve">: </w:t>
            </w:r>
            <w:r w:rsidRPr="000D110F">
              <w:rPr>
                <w:rFonts w:cs="Angsana New"/>
                <w:color w:val="FF0000"/>
                <w:cs/>
              </w:rPr>
              <w:t>*</w:t>
            </w:r>
            <w:r w:rsidRPr="0022596E">
              <w:rPr>
                <w:rFonts w:cs="CordiaUPC"/>
                <w:color w:val="FF0000"/>
              </w:rPr>
              <w:t>Voucher</w:t>
            </w:r>
            <w:r>
              <w:rPr>
                <w:rFonts w:cs="CordiaUPC"/>
                <w:color w:val="FF0000"/>
                <w:cs/>
              </w:rPr>
              <w:t xml:space="preserve"> </w:t>
            </w:r>
            <w:r w:rsidRPr="000D110F">
              <w:rPr>
                <w:rFonts w:cs="CordiaUPC"/>
                <w:color w:val="FF0000"/>
              </w:rPr>
              <w:t>Name</w:t>
            </w:r>
            <w:r w:rsidRPr="000D110F">
              <w:rPr>
                <w:rFonts w:cs="Angsana New"/>
                <w:color w:val="FF0000"/>
                <w:cs/>
              </w:rPr>
              <w:t>:</w:t>
            </w:r>
          </w:p>
          <w:p w:rsidRPr="00DA7559" w:rsidR="00217703" w:rsidP="00217703" w:rsidRDefault="00217703" w14:paraId="0BCCE1C5" w14:textId="77777777">
            <w:pPr>
              <w:rPr>
                <w:rFonts w:cs="CordiaUPC"/>
                <w:cs/>
              </w:rPr>
            </w:pPr>
            <w:r w:rsidRPr="00DA7559">
              <w:rPr>
                <w:rFonts w:cs="CordiaUPC"/>
              </w:rPr>
              <w:t xml:space="preserve">Visible </w:t>
            </w:r>
            <w:r w:rsidRPr="00DA7559">
              <w:rPr>
                <w:rFonts w:cs="CordiaUPC"/>
                <w:cs/>
              </w:rPr>
              <w:t xml:space="preserve">เมื่อ </w:t>
            </w:r>
            <w:r w:rsidRPr="00AD2FE5">
              <w:rPr>
                <w:rFonts w:cs="CordiaUPC"/>
              </w:rPr>
              <w:t xml:space="preserve">PO Group </w:t>
            </w:r>
            <w:r w:rsidRPr="00AD2FE5">
              <w:rPr>
                <w:rFonts w:cs="CordiaUPC"/>
                <w:cs/>
              </w:rPr>
              <w:t>มีค่าเป็น “</w:t>
            </w:r>
            <w:r w:rsidRPr="00AD2FE5">
              <w:rPr>
                <w:rFonts w:cs="CordiaUPC"/>
              </w:rPr>
              <w:t>IR</w:t>
            </w:r>
            <w:r w:rsidRPr="00AD2FE5">
              <w:rPr>
                <w:rFonts w:cs="CordiaUPC"/>
                <w:cs/>
              </w:rPr>
              <w:t>”</w:t>
            </w:r>
            <w:r>
              <w:rPr>
                <w:rFonts w:cs="CordiaUPC"/>
                <w:cs/>
              </w:rPr>
              <w:t xml:space="preserve"> </w:t>
            </w:r>
          </w:p>
          <w:p w:rsidRPr="00EE3184" w:rsidR="00217703" w:rsidP="00217703" w:rsidRDefault="00217703" w14:paraId="4DFDF4D8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Default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CordiaUPC"/>
              </w:rPr>
              <w:t>Copy</w:t>
            </w:r>
            <w:r>
              <w:rPr>
                <w:rFonts w:hint="cs" w:cs="Angsana New"/>
                <w:cs/>
              </w:rPr>
              <w:t xml:space="preserve"> ค่าจาก </w:t>
            </w:r>
            <w:r>
              <w:rPr>
                <w:rFonts w:cs="CordiaUPC"/>
              </w:rPr>
              <w:t xml:space="preserve">poName </w:t>
            </w:r>
          </w:p>
          <w:p w:rsidRPr="00766CC1" w:rsidR="00217703" w:rsidP="00217703" w:rsidRDefault="00217703" w14:paraId="546E1374" w14:textId="121BF170">
            <w:r>
              <w:rPr>
                <w:rFonts w:cs="CordiaUPC"/>
              </w:rPr>
              <w:t xml:space="preserve">Max Length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CordiaUPC"/>
              </w:rPr>
              <w:t>40</w:t>
            </w:r>
          </w:p>
        </w:tc>
      </w:tr>
      <w:tr w:rsidRPr="008979A8" w:rsidR="00217703" w:rsidTr="4801D386" w14:paraId="5E828249" w14:textId="77777777">
        <w:trPr>
          <w:trHeight w:val="111"/>
        </w:trPr>
        <w:tc>
          <w:tcPr>
            <w:tcW w:w="1633" w:type="pct"/>
            <w:gridSpan w:val="2"/>
            <w:tcMar/>
          </w:tcPr>
          <w:p w:rsidR="00217703" w:rsidP="00217703" w:rsidRDefault="00217703" w14:paraId="5E94FAC6" w14:textId="3ABEB24C">
            <w:r>
              <w:t>counterV</w:t>
            </w:r>
            <w:r w:rsidRPr="0022596E">
              <w:t>oucher</w:t>
            </w:r>
            <w:r>
              <w:t>Name</w:t>
            </w:r>
          </w:p>
        </w:tc>
        <w:tc>
          <w:tcPr>
            <w:tcW w:w="549" w:type="pct"/>
            <w:gridSpan w:val="2"/>
            <w:tcMar/>
          </w:tcPr>
          <w:p w:rsidRPr="00766CC1" w:rsidR="00217703" w:rsidP="00217703" w:rsidRDefault="00217703" w14:paraId="14655F7D" w14:textId="335D6CFC">
            <w:r>
              <w:t>Text</w:t>
            </w:r>
          </w:p>
        </w:tc>
        <w:tc>
          <w:tcPr>
            <w:tcW w:w="2818" w:type="pct"/>
            <w:gridSpan w:val="2"/>
            <w:tcMar/>
          </w:tcPr>
          <w:p w:rsidR="00217703" w:rsidP="00217703" w:rsidRDefault="00217703" w14:paraId="222AD917" w14:textId="38DFBA89">
            <w:r>
              <w:rPr>
                <w:rFonts w:hint="cs"/>
                <w:cs/>
              </w:rPr>
              <w:t>วางไว้ใต้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</w:rPr>
              <w:t>v</w:t>
            </w:r>
            <w:r w:rsidRPr="0022596E">
              <w:t>oucher</w:t>
            </w:r>
            <w:r>
              <w:t>Name</w:t>
            </w:r>
          </w:p>
          <w:p w:rsidR="00217703" w:rsidP="00217703" w:rsidRDefault="00217703" w14:paraId="60D6FD27" w14:textId="77777777">
            <w:r>
              <w:rPr>
                <w:rFonts w:hint="cs"/>
                <w:cs/>
              </w:rPr>
              <w:t xml:space="preserve">แสดงใน </w:t>
            </w:r>
            <w:r>
              <w:t>Format</w:t>
            </w:r>
          </w:p>
          <w:p w:rsidR="00217703" w:rsidP="00217703" w:rsidRDefault="00217703" w14:paraId="100D04EC" w14:textId="7282BA2F">
            <w:pPr>
              <w:rPr>
                <w:rFonts w:cs="CordiaUPC"/>
              </w:rPr>
            </w:pPr>
            <w:r>
              <w:t>counterV</w:t>
            </w:r>
            <w:r w:rsidRPr="0022596E">
              <w:t>oucher</w:t>
            </w:r>
            <w:r>
              <w:t>Name</w:t>
            </w:r>
            <w:r>
              <w:rPr>
                <w:rFonts w:cs="Angsana New"/>
                <w:cs/>
              </w:rPr>
              <w:t xml:space="preserve"> / </w:t>
            </w:r>
            <w:r>
              <w:rPr>
                <w:rFonts w:cs="CordiaUPC"/>
              </w:rPr>
              <w:t>40</w:t>
            </w:r>
          </w:p>
        </w:tc>
      </w:tr>
      <w:tr w:rsidRPr="008979A8" w:rsidR="00217703" w:rsidTr="4801D386" w14:paraId="3519C8A1" w14:textId="77777777">
        <w:trPr>
          <w:trHeight w:val="111"/>
        </w:trPr>
        <w:tc>
          <w:tcPr>
            <w:tcW w:w="1633" w:type="pct"/>
            <w:gridSpan w:val="2"/>
            <w:tcMar/>
          </w:tcPr>
          <w:p w:rsidR="00217703" w:rsidP="00217703" w:rsidRDefault="00217703" w14:paraId="41962371" w14:textId="13A4EAD5">
            <w:r>
              <w:t>integrationName</w:t>
            </w:r>
          </w:p>
        </w:tc>
        <w:tc>
          <w:tcPr>
            <w:tcW w:w="549" w:type="pct"/>
            <w:gridSpan w:val="2"/>
            <w:tcMar/>
          </w:tcPr>
          <w:p w:rsidRPr="00766CC1" w:rsidR="00217703" w:rsidP="00217703" w:rsidRDefault="00217703" w14:paraId="37DA6B83" w14:textId="38D19DA2">
            <w:r w:rsidRPr="00766CC1">
              <w:t>Text Box</w:t>
            </w:r>
          </w:p>
        </w:tc>
        <w:tc>
          <w:tcPr>
            <w:tcW w:w="2818" w:type="pct"/>
            <w:gridSpan w:val="2"/>
            <w:tcMar/>
          </w:tcPr>
          <w:p w:rsidR="00217703" w:rsidP="00217703" w:rsidRDefault="00217703" w14:paraId="5C9928CA" w14:textId="66EA347F">
            <w:pPr>
              <w:rPr>
                <w:rFonts w:cs="CordiaUPC"/>
                <w:color w:val="FF0000"/>
              </w:rPr>
            </w:pPr>
            <w:r>
              <w:rPr>
                <w:rFonts w:cs="CordiaUPC"/>
              </w:rPr>
              <w:t>Label</w:t>
            </w:r>
            <w:r>
              <w:rPr>
                <w:rFonts w:cs="Angsana New"/>
                <w:cs/>
              </w:rPr>
              <w:t xml:space="preserve">: </w:t>
            </w:r>
            <w:r w:rsidRPr="000D110F">
              <w:rPr>
                <w:rFonts w:cs="Angsana New"/>
                <w:color w:val="FF0000"/>
                <w:cs/>
              </w:rPr>
              <w:t>*</w:t>
            </w:r>
            <w:r w:rsidRPr="000D110F">
              <w:rPr>
                <w:rFonts w:cs="CordiaUPC"/>
                <w:color w:val="FF0000"/>
              </w:rPr>
              <w:t>Integration Name</w:t>
            </w:r>
            <w:r w:rsidRPr="000D110F">
              <w:rPr>
                <w:rFonts w:cs="Angsana New"/>
                <w:color w:val="FF0000"/>
                <w:cs/>
              </w:rPr>
              <w:t>:</w:t>
            </w:r>
          </w:p>
          <w:p w:rsidRPr="00DA7559" w:rsidR="00217703" w:rsidP="00217703" w:rsidRDefault="00217703" w14:paraId="41ECEB71" w14:textId="4A81CB41">
            <w:pPr>
              <w:rPr>
                <w:rFonts w:cs="CordiaUPC"/>
                <w:cs/>
              </w:rPr>
            </w:pPr>
            <w:r w:rsidRPr="00DA7559">
              <w:rPr>
                <w:rFonts w:cs="CordiaUPC"/>
              </w:rPr>
              <w:t xml:space="preserve">Visible </w:t>
            </w:r>
            <w:r w:rsidRPr="00DA7559">
              <w:rPr>
                <w:rFonts w:cs="CordiaUPC"/>
                <w:cs/>
              </w:rPr>
              <w:t xml:space="preserve">เมื่อ </w:t>
            </w:r>
            <w:r w:rsidRPr="00AD2FE5">
              <w:rPr>
                <w:rFonts w:cs="CordiaUPC"/>
              </w:rPr>
              <w:t xml:space="preserve">PO Group </w:t>
            </w:r>
            <w:r w:rsidRPr="00AD2FE5">
              <w:rPr>
                <w:rFonts w:cs="CordiaUPC"/>
                <w:cs/>
              </w:rPr>
              <w:t>มีค่าเป็น “</w:t>
            </w:r>
            <w:r w:rsidRPr="00AD2FE5">
              <w:rPr>
                <w:rFonts w:cs="CordiaUPC"/>
              </w:rPr>
              <w:t>IR</w:t>
            </w:r>
            <w:r w:rsidRPr="00AD2FE5">
              <w:rPr>
                <w:rFonts w:cs="CordiaUPC"/>
                <w:cs/>
              </w:rPr>
              <w:t>”</w:t>
            </w:r>
            <w:r>
              <w:rPr>
                <w:rFonts w:cs="CordiaUPC"/>
                <w:cs/>
              </w:rPr>
              <w:t xml:space="preserve"> </w:t>
            </w:r>
          </w:p>
          <w:p w:rsidRPr="00EE3184" w:rsidR="00217703" w:rsidP="00217703" w:rsidRDefault="00217703" w14:paraId="7ABEBE85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Default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CordiaUPC"/>
              </w:rPr>
              <w:t>Copy</w:t>
            </w:r>
            <w:r>
              <w:rPr>
                <w:rFonts w:hint="cs" w:cs="Angsana New"/>
                <w:cs/>
              </w:rPr>
              <w:t xml:space="preserve"> ค่าจาก </w:t>
            </w:r>
            <w:r>
              <w:rPr>
                <w:rFonts w:cs="CordiaUPC"/>
              </w:rPr>
              <w:t xml:space="preserve">poName </w:t>
            </w:r>
          </w:p>
          <w:p w:rsidR="00217703" w:rsidP="00217703" w:rsidRDefault="00217703" w14:paraId="029FFF2A" w14:textId="77777777">
            <w:pPr>
              <w:rPr>
                <w:color w:val="FF0000"/>
              </w:rPr>
            </w:pPr>
            <w:r>
              <w:rPr>
                <w:rFonts w:cs="CordiaUPC"/>
              </w:rPr>
              <w:t xml:space="preserve">Max Length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CordiaUPC"/>
              </w:rPr>
              <w:t>100</w:t>
            </w:r>
          </w:p>
          <w:p w:rsidR="00217703" w:rsidP="00217703" w:rsidRDefault="00217703" w14:paraId="4F0C91B3" w14:textId="5EE840F7">
            <w:pPr>
              <w:rPr>
                <w:color w:val="FF0000"/>
                <w:cs/>
              </w:rPr>
            </w:pPr>
            <w:r>
              <w:rPr>
                <w:rFonts w:hint="cs" w:cs="CordiaUPC"/>
                <w:cs/>
              </w:rPr>
              <w:t xml:space="preserve">ถ้า </w:t>
            </w:r>
            <w:r>
              <w:rPr>
                <w:rFonts w:cs="CordiaUPC"/>
              </w:rPr>
              <w:t xml:space="preserve">PO Group </w:t>
            </w:r>
            <w:r>
              <w:rPr>
                <w:rFonts w:hint="cs" w:cs="CordiaUPC"/>
                <w:cs/>
              </w:rPr>
              <w:t xml:space="preserve">มีค่าเป็น </w:t>
            </w:r>
            <w:r>
              <w:rPr>
                <w:rFonts w:cs="CordiaUPC"/>
                <w:cs/>
              </w:rPr>
              <w:t>“</w:t>
            </w:r>
            <w:r>
              <w:rPr>
                <w:rFonts w:cs="CordiaUPC"/>
              </w:rPr>
              <w:t>IR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cs="CordiaUPC"/>
              </w:rPr>
              <w:t xml:space="preserve">Max Length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CordiaUPC"/>
              </w:rPr>
              <w:t>40</w:t>
            </w:r>
            <w:r w:rsidRPr="00FD6FDE">
              <w:rPr>
                <w:rFonts w:cs="CordiaUPC"/>
                <w:cs/>
              </w:rPr>
              <w:t xml:space="preserve"> </w:t>
            </w:r>
            <w:r w:rsidRPr="00FD6FDE">
              <w:rPr>
                <w:rFonts w:hint="cs"/>
                <w:cs/>
              </w:rPr>
              <w:t xml:space="preserve">และจะต้องมีค่าเดียวกันกับ </w:t>
            </w:r>
            <w:r w:rsidRPr="00FD6FDE">
              <w:t xml:space="preserve">poName </w:t>
            </w:r>
            <w:r w:rsidRPr="00FD6FDE">
              <w:rPr>
                <w:rFonts w:hint="cs"/>
                <w:cs/>
              </w:rPr>
              <w:t>เสมอ</w:t>
            </w:r>
          </w:p>
          <w:p w:rsidRPr="00766CC1" w:rsidR="00217703" w:rsidP="00217703" w:rsidRDefault="00217703" w14:paraId="515B42AD" w14:textId="77777777"/>
        </w:tc>
      </w:tr>
      <w:tr w:rsidRPr="008979A8" w:rsidR="00217703" w:rsidTr="4801D386" w14:paraId="25C01008" w14:textId="77777777">
        <w:trPr>
          <w:trHeight w:val="108"/>
        </w:trPr>
        <w:tc>
          <w:tcPr>
            <w:tcW w:w="1633" w:type="pct"/>
            <w:gridSpan w:val="2"/>
            <w:tcMar/>
          </w:tcPr>
          <w:p w:rsidR="00217703" w:rsidP="00217703" w:rsidRDefault="00217703" w14:paraId="6A217BA5" w14:textId="1ACFC155">
            <w:pPr>
              <w:rPr>
                <w:rFonts w:cs="CordiaUPC"/>
                <w:szCs w:val="36"/>
              </w:rPr>
            </w:pPr>
            <w:r>
              <w:t>poSubGroup</w:t>
            </w:r>
          </w:p>
        </w:tc>
        <w:tc>
          <w:tcPr>
            <w:tcW w:w="549" w:type="pct"/>
            <w:gridSpan w:val="2"/>
            <w:tcMar/>
          </w:tcPr>
          <w:p w:rsidR="00217703" w:rsidP="00217703" w:rsidRDefault="00217703" w14:paraId="21915F7B" w14:textId="77777777"/>
        </w:tc>
        <w:tc>
          <w:tcPr>
            <w:tcW w:w="2818" w:type="pct"/>
            <w:gridSpan w:val="2"/>
            <w:tcMar/>
          </w:tcPr>
          <w:p w:rsidR="00217703" w:rsidP="00217703" w:rsidRDefault="00217703" w14:paraId="2F3888EF" w14:textId="77777777">
            <w:r>
              <w:t>Invisible</w:t>
            </w:r>
          </w:p>
          <w:p w:rsidRPr="00766CC1" w:rsidR="00217703" w:rsidP="00217703" w:rsidRDefault="00217703" w14:paraId="6108B2CB" w14:textId="36315C56">
            <w:r>
              <w:t xml:space="preserve">Default Value </w:t>
            </w:r>
            <w:r>
              <w:rPr>
                <w:rFonts w:cs="Angsana New"/>
                <w:cs/>
              </w:rPr>
              <w:t xml:space="preserve">: </w:t>
            </w:r>
            <w:r>
              <w:t xml:space="preserve">poSubGroup </w:t>
            </w:r>
            <w:r>
              <w:rPr>
                <w:rFonts w:hint="cs"/>
                <w:cs/>
              </w:rPr>
              <w:t xml:space="preserve">จาก </w:t>
            </w:r>
            <w:r w:rsidRPr="00B70664">
              <w:t>Popup Product Offering Definition</w:t>
            </w:r>
          </w:p>
        </w:tc>
      </w:tr>
      <w:tr w:rsidRPr="008979A8" w:rsidR="00217703" w:rsidTr="4801D386" w14:paraId="2E09AD08" w14:textId="77777777">
        <w:trPr>
          <w:trHeight w:val="108"/>
        </w:trPr>
        <w:tc>
          <w:tcPr>
            <w:tcW w:w="1633" w:type="pct"/>
            <w:gridSpan w:val="2"/>
            <w:tcMar/>
          </w:tcPr>
          <w:p w:rsidR="00217703" w:rsidP="00217703" w:rsidRDefault="00217703" w14:paraId="1DC35F89" w14:textId="443FE7EB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poType</w:t>
            </w:r>
          </w:p>
        </w:tc>
        <w:tc>
          <w:tcPr>
            <w:tcW w:w="549" w:type="pct"/>
            <w:gridSpan w:val="2"/>
            <w:tcMar/>
          </w:tcPr>
          <w:p w:rsidR="00217703" w:rsidP="00217703" w:rsidRDefault="00217703" w14:paraId="6B34CEF4" w14:textId="62B0FE4E">
            <w:r>
              <w:t>Drop Down List</w:t>
            </w:r>
          </w:p>
        </w:tc>
        <w:tc>
          <w:tcPr>
            <w:tcW w:w="2818" w:type="pct"/>
            <w:gridSpan w:val="2"/>
            <w:tcMar/>
          </w:tcPr>
          <w:p w:rsidR="00217703" w:rsidP="00217703" w:rsidRDefault="00217703" w14:paraId="198EE82A" w14:textId="77777777">
            <w:r>
              <w:t xml:space="preserve">Visible </w:t>
            </w:r>
            <w:r>
              <w:rPr>
                <w:rFonts w:hint="cs"/>
                <w:cs/>
              </w:rPr>
              <w:t xml:space="preserve">เมื่อ </w:t>
            </w:r>
            <w:r>
              <w:t xml:space="preserve">customerType </w:t>
            </w:r>
            <w:r>
              <w:rPr>
                <w:rFonts w:cs="Angsana New"/>
                <w:cs/>
              </w:rPr>
              <w:t>= 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>
              <w:t>All</w:t>
            </w:r>
            <w:r>
              <w:rPr>
                <w:rFonts w:cs="Angsana New"/>
                <w:cs/>
              </w:rPr>
              <w:t>”</w:t>
            </w:r>
          </w:p>
          <w:p w:rsidRPr="00766CC1" w:rsidR="00217703" w:rsidP="00217703" w:rsidRDefault="00217703" w14:paraId="63F44BB8" w14:textId="2C6682EA">
            <w:r>
              <w:t xml:space="preserve">List of value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‘</w:t>
            </w:r>
            <w:r>
              <w:rPr>
                <w:rFonts w:cs="CordiaUPC"/>
              </w:rPr>
              <w:t>PO Type</w:t>
            </w:r>
            <w:r>
              <w:rPr>
                <w:rFonts w:cs="Angsana New"/>
                <w:cs/>
              </w:rPr>
              <w:t>’</w:t>
            </w:r>
            <w:r>
              <w:rPr>
                <w:rFonts w:hint="cs" w:cs="Angsana New"/>
                <w:cs/>
              </w:rPr>
              <w:t xml:space="preserve"> และ </w:t>
            </w:r>
            <w:r>
              <w:rPr>
                <w:rFonts w:cs="CordiaUPC"/>
              </w:rPr>
              <w:t>par_row_id_concat</w:t>
            </w:r>
            <w:r>
              <w:rPr>
                <w:rFonts w:cs="Angsana New"/>
                <w:cs/>
              </w:rPr>
              <w:t xml:space="preserve"> = </w:t>
            </w:r>
            <w:r>
              <w:rPr>
                <w:rFonts w:cs="CordiaUPC"/>
              </w:rPr>
              <w:t>poSubGroup</w:t>
            </w:r>
          </w:p>
        </w:tc>
      </w:tr>
      <w:tr w:rsidRPr="008979A8" w:rsidR="00217703" w:rsidTr="4801D386" w14:paraId="46258BDD" w14:textId="77777777">
        <w:trPr>
          <w:trHeight w:val="108"/>
        </w:trPr>
        <w:tc>
          <w:tcPr>
            <w:tcW w:w="1633" w:type="pct"/>
            <w:gridSpan w:val="2"/>
            <w:tcMar/>
          </w:tcPr>
          <w:p w:rsidR="00217703" w:rsidP="00217703" w:rsidRDefault="00217703" w14:paraId="35C4EB23" w14:textId="05CCA6A8">
            <w:pPr>
              <w:rPr>
                <w:rFonts w:cs="CordiaUPC"/>
                <w:szCs w:val="36"/>
              </w:rPr>
            </w:pPr>
            <w:r>
              <w:t>o</w:t>
            </w:r>
            <w:r w:rsidRPr="00A23A0A">
              <w:t>n</w:t>
            </w:r>
            <w:r>
              <w:t>T</w:t>
            </w:r>
            <w:r w:rsidRPr="00A23A0A">
              <w:t>opConditionGroup</w:t>
            </w:r>
          </w:p>
        </w:tc>
        <w:tc>
          <w:tcPr>
            <w:tcW w:w="549" w:type="pct"/>
            <w:gridSpan w:val="2"/>
            <w:tcMar/>
          </w:tcPr>
          <w:p w:rsidR="00217703" w:rsidP="00217703" w:rsidRDefault="00217703" w14:paraId="5E7D705C" w14:textId="3293C657">
            <w:r>
              <w:t>Drop Down List</w:t>
            </w:r>
          </w:p>
        </w:tc>
        <w:tc>
          <w:tcPr>
            <w:tcW w:w="2818" w:type="pct"/>
            <w:gridSpan w:val="2"/>
            <w:tcMar/>
          </w:tcPr>
          <w:p w:rsidR="00217703" w:rsidP="00217703" w:rsidRDefault="00217703" w14:paraId="3E92F9C8" w14:textId="77777777">
            <w:pPr>
              <w:spacing w:after="0"/>
            </w:pPr>
            <w:r>
              <w:t xml:space="preserve">Label </w:t>
            </w:r>
            <w:r>
              <w:rPr>
                <w:rFonts w:cs="CordiaUPC"/>
                <w:cs/>
              </w:rPr>
              <w:t xml:space="preserve">: </w:t>
            </w:r>
            <w:r w:rsidRPr="00A23A0A">
              <w:t>On</w:t>
            </w:r>
            <w:r w:rsidRPr="00A23A0A">
              <w:rPr>
                <w:rFonts w:cs="CordiaUPC"/>
                <w:cs/>
              </w:rPr>
              <w:t>-</w:t>
            </w:r>
            <w:r w:rsidRPr="00A23A0A">
              <w:t>top Condition Group</w:t>
            </w:r>
          </w:p>
          <w:p w:rsidR="00217703" w:rsidP="00217703" w:rsidRDefault="00217703" w14:paraId="6D1CE00C" w14:textId="7ED3357B">
            <w:pPr>
              <w:spacing w:after="0"/>
            </w:pPr>
            <w:r>
              <w:t xml:space="preserve">Visible </w:t>
            </w:r>
            <w:r w:rsidR="00A048D9">
              <w:t>C</w:t>
            </w:r>
            <w:r>
              <w:t xml:space="preserve">ustomerType </w:t>
            </w:r>
            <w:r>
              <w:rPr>
                <w:rFonts w:cs="Angsana New"/>
                <w:cs/>
              </w:rPr>
              <w:t>= “</w:t>
            </w:r>
            <w:r w:rsidR="00E94DF2">
              <w:t>pre-paid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>
              <w:t>All</w:t>
            </w:r>
            <w:r>
              <w:rPr>
                <w:rFonts w:cs="Angsana New"/>
                <w:cs/>
              </w:rPr>
              <w:t>”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productClass </w:t>
            </w:r>
            <w:r>
              <w:rPr>
                <w:rFonts w:cs="CordiaUPC"/>
                <w:cs/>
              </w:rPr>
              <w:t>= “</w:t>
            </w:r>
            <w:r>
              <w:t>On</w:t>
            </w:r>
            <w:r>
              <w:rPr>
                <w:rFonts w:cs="CordiaUPC"/>
                <w:cs/>
              </w:rPr>
              <w:t>-</w:t>
            </w:r>
            <w:r>
              <w:t>Top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หรือ </w:t>
            </w:r>
            <w:r>
              <w:rPr>
                <w:rFonts w:cs="CordiaUPC"/>
                <w:cs/>
              </w:rPr>
              <w:t>“</w:t>
            </w:r>
            <w:r>
              <w:t>On</w:t>
            </w:r>
            <w:r>
              <w:rPr>
                <w:rFonts w:cs="CordiaUPC"/>
                <w:cs/>
              </w:rPr>
              <w:t>-</w:t>
            </w:r>
            <w:r>
              <w:t>Top Extra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promotionLevel </w:t>
            </w:r>
            <w:r>
              <w:rPr>
                <w:rFonts w:cs="CordiaUPC"/>
                <w:cs/>
              </w:rPr>
              <w:t>= “</w:t>
            </w:r>
            <w:r>
              <w:t>Mobile</w:t>
            </w:r>
            <w:r>
              <w:rPr>
                <w:rFonts w:cs="CordiaUPC"/>
                <w:cs/>
              </w:rPr>
              <w:t>”</w:t>
            </w:r>
          </w:p>
          <w:p w:rsidR="00217703" w:rsidP="00217703" w:rsidRDefault="00217703" w14:paraId="2AE5FA74" w14:textId="77777777">
            <w:pPr>
              <w:spacing w:after="0"/>
            </w:pPr>
          </w:p>
          <w:p w:rsidR="00217703" w:rsidP="00217703" w:rsidRDefault="00217703" w14:paraId="6EFC5466" w14:textId="77777777">
            <w:pPr>
              <w:spacing w:after="0"/>
            </w:pPr>
            <w:r>
              <w:t xml:space="preserve">List of value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‘</w:t>
            </w:r>
            <w:r>
              <w:rPr>
                <w:rFonts w:cs="CordiaUPC"/>
              </w:rPr>
              <w:t>On Top Condition Group</w:t>
            </w:r>
            <w:r>
              <w:rPr>
                <w:rFonts w:cs="Angsana New"/>
                <w:cs/>
              </w:rPr>
              <w:t>’</w:t>
            </w:r>
            <w:r>
              <w:rPr>
                <w:rFonts w:hint="cs" w:cs="Angsana New"/>
                <w:cs/>
              </w:rPr>
              <w:t xml:space="preserve"> และ </w:t>
            </w:r>
            <w:r>
              <w:rPr>
                <w:rFonts w:cs="Angsana New"/>
              </w:rPr>
              <w:t xml:space="preserve">active_flag </w:t>
            </w:r>
            <w:r>
              <w:rPr>
                <w:rFonts w:cs="CordiaUPC"/>
                <w:cs/>
              </w:rPr>
              <w:t>= “</w:t>
            </w:r>
            <w:r>
              <w:rPr>
                <w:rFonts w:cs="Angsana New"/>
              </w:rPr>
              <w:t>Y</w:t>
            </w:r>
            <w:r>
              <w:rPr>
                <w:rFonts w:cs="CordiaUPC"/>
                <w:cs/>
              </w:rPr>
              <w:t>”</w:t>
            </w:r>
          </w:p>
          <w:p w:rsidR="00217703" w:rsidP="00217703" w:rsidRDefault="00217703" w14:paraId="3DEE35D6" w14:textId="77777777">
            <w:pPr>
              <w:spacing w:after="0"/>
            </w:pPr>
          </w:p>
          <w:p w:rsidR="00217703" w:rsidP="00217703" w:rsidRDefault="00217703" w14:paraId="586B886A" w14:textId="410712D4">
            <w:pPr>
              <w:spacing w:after="0"/>
              <w:rPr>
                <w:cs/>
              </w:rPr>
            </w:pPr>
            <w:r>
              <w:t xml:space="preserve">Default </w:t>
            </w:r>
            <w:r>
              <w:rPr>
                <w:rFonts w:cs="CordiaUPC"/>
                <w:cs/>
              </w:rPr>
              <w:t xml:space="preserve">: </w:t>
            </w:r>
          </w:p>
          <w:p w:rsidR="00217703" w:rsidP="00217703" w:rsidRDefault="00217703" w14:paraId="476A26C2" w14:textId="51D3CB85">
            <w:pPr>
              <w:spacing w:after="0"/>
            </w:pPr>
            <w:r>
              <w:t>targetGroup &lt;&gt; o</w:t>
            </w:r>
            <w:r w:rsidRPr="00A23A0A">
              <w:t>n</w:t>
            </w:r>
            <w:r>
              <w:t>T</w:t>
            </w:r>
            <w:r w:rsidRPr="00A23A0A">
              <w:t>opConditionGroup</w:t>
            </w:r>
          </w:p>
          <w:p w:rsidRPr="002771B5" w:rsidR="00217703" w:rsidP="00217703" w:rsidRDefault="00217703" w14:paraId="6C05CB30" w14:textId="6AAC47F3">
            <w:pPr>
              <w:spacing w:after="0"/>
            </w:pPr>
            <w:r w:rsidRPr="002771B5">
              <w:t>Mass &lt;&gt; On</w:t>
            </w:r>
            <w:r w:rsidRPr="002771B5">
              <w:rPr>
                <w:rFonts w:cs="CordiaUPC"/>
                <w:cs/>
              </w:rPr>
              <w:t>-</w:t>
            </w:r>
            <w:r w:rsidRPr="002771B5">
              <w:t>top Mass</w:t>
            </w:r>
          </w:p>
          <w:p w:rsidRPr="002771B5" w:rsidR="00217703" w:rsidP="00217703" w:rsidRDefault="00217703" w14:paraId="3550DBBC" w14:textId="1AF9C222">
            <w:pPr>
              <w:spacing w:after="0"/>
              <w:rPr>
                <w:cs/>
              </w:rPr>
            </w:pPr>
            <w:r w:rsidRPr="002771B5">
              <w:t>Mass Disabled &lt;&gt; On</w:t>
            </w:r>
            <w:r w:rsidRPr="002771B5">
              <w:rPr>
                <w:rFonts w:cs="CordiaUPC"/>
                <w:cs/>
              </w:rPr>
              <w:t>-</w:t>
            </w:r>
            <w:r w:rsidRPr="002771B5">
              <w:t>top Mass</w:t>
            </w:r>
          </w:p>
          <w:p w:rsidRPr="002771B5" w:rsidR="00217703" w:rsidP="00217703" w:rsidRDefault="00217703" w14:paraId="7A0A9954" w14:textId="0372B8B4">
            <w:pPr>
              <w:spacing w:after="0"/>
              <w:rPr>
                <w:cs/>
              </w:rPr>
            </w:pPr>
            <w:r w:rsidRPr="002771B5">
              <w:t>Mass Students &lt;&gt; On</w:t>
            </w:r>
            <w:r w:rsidRPr="002771B5">
              <w:rPr>
                <w:rFonts w:cs="CordiaUPC"/>
                <w:cs/>
              </w:rPr>
              <w:t>-</w:t>
            </w:r>
            <w:r w:rsidRPr="002771B5">
              <w:t>top Mass</w:t>
            </w:r>
          </w:p>
          <w:p w:rsidRPr="002771B5" w:rsidR="00217703" w:rsidP="00217703" w:rsidRDefault="00217703" w14:paraId="03A92A26" w14:textId="77777777">
            <w:pPr>
              <w:spacing w:after="0"/>
              <w:rPr>
                <w:cs/>
              </w:rPr>
            </w:pPr>
            <w:r w:rsidRPr="002771B5">
              <w:t xml:space="preserve">Save </w:t>
            </w:r>
            <w:r w:rsidRPr="002771B5">
              <w:rPr>
                <w:rFonts w:cs="CordiaUPC"/>
                <w:cs/>
              </w:rPr>
              <w:t>(</w:t>
            </w:r>
            <w:r w:rsidRPr="002771B5">
              <w:t>Save Team, Save Port Out</w:t>
            </w:r>
            <w:r w:rsidRPr="002771B5">
              <w:rPr>
                <w:rFonts w:cs="CordiaUPC"/>
                <w:cs/>
              </w:rPr>
              <w:t xml:space="preserve">) </w:t>
            </w:r>
            <w:r w:rsidRPr="002771B5">
              <w:t>&lt;&gt; On</w:t>
            </w:r>
            <w:r w:rsidRPr="002771B5">
              <w:rPr>
                <w:rFonts w:cs="CordiaUPC"/>
                <w:cs/>
              </w:rPr>
              <w:t>-</w:t>
            </w:r>
            <w:r w:rsidRPr="002771B5">
              <w:t>top Save</w:t>
            </w:r>
          </w:p>
          <w:p w:rsidRPr="002771B5" w:rsidR="00217703" w:rsidP="00217703" w:rsidRDefault="00217703" w14:paraId="0BC2A663" w14:textId="06D42382">
            <w:pPr>
              <w:spacing w:after="0"/>
              <w:rPr>
                <w:cs/>
              </w:rPr>
            </w:pPr>
            <w:r w:rsidRPr="002771B5">
              <w:t>FMC &lt;&gt; On</w:t>
            </w:r>
            <w:r w:rsidRPr="002771B5">
              <w:rPr>
                <w:rFonts w:cs="CordiaUPC"/>
                <w:cs/>
              </w:rPr>
              <w:t>-</w:t>
            </w:r>
            <w:r w:rsidRPr="002771B5">
              <w:t>top Mass</w:t>
            </w:r>
          </w:p>
          <w:p w:rsidRPr="002771B5" w:rsidR="00217703" w:rsidP="00217703" w:rsidRDefault="00217703" w14:paraId="529515B7" w14:textId="6D603D0F">
            <w:pPr>
              <w:spacing w:after="0"/>
              <w:rPr>
                <w:cs/>
              </w:rPr>
            </w:pPr>
            <w:r w:rsidRPr="002771B5">
              <w:t>Special Condition &lt;&gt; On</w:t>
            </w:r>
            <w:r w:rsidRPr="002771B5">
              <w:rPr>
                <w:rFonts w:cs="CordiaUPC"/>
                <w:cs/>
              </w:rPr>
              <w:t>-</w:t>
            </w:r>
            <w:r w:rsidRPr="002771B5">
              <w:t>top Mass</w:t>
            </w:r>
          </w:p>
          <w:p w:rsidRPr="002771B5" w:rsidR="00217703" w:rsidP="00217703" w:rsidRDefault="00217703" w14:paraId="3C6EFD93" w14:textId="210642B4">
            <w:pPr>
              <w:spacing w:after="0"/>
              <w:rPr>
                <w:cs/>
              </w:rPr>
            </w:pPr>
            <w:r w:rsidRPr="002771B5">
              <w:t>Staff &lt;&gt; On</w:t>
            </w:r>
            <w:r w:rsidRPr="002771B5">
              <w:rPr>
                <w:rFonts w:cs="CordiaUPC"/>
                <w:cs/>
              </w:rPr>
              <w:t>-</w:t>
            </w:r>
            <w:r w:rsidRPr="002771B5">
              <w:t>top Mass</w:t>
            </w:r>
          </w:p>
          <w:p w:rsidRPr="002771B5" w:rsidR="00217703" w:rsidP="00217703" w:rsidRDefault="00217703" w14:paraId="0902C00E" w14:textId="6C0D5673">
            <w:pPr>
              <w:spacing w:after="0"/>
              <w:rPr>
                <w:cs/>
              </w:rPr>
            </w:pPr>
            <w:r w:rsidRPr="002771B5">
              <w:t>Test &lt;&gt; On</w:t>
            </w:r>
            <w:r w:rsidRPr="002771B5">
              <w:rPr>
                <w:rFonts w:cs="CordiaUPC"/>
                <w:cs/>
              </w:rPr>
              <w:t>-</w:t>
            </w:r>
            <w:r w:rsidRPr="002771B5">
              <w:t>top Mass</w:t>
            </w:r>
          </w:p>
          <w:p w:rsidRPr="002771B5" w:rsidR="00217703" w:rsidP="00217703" w:rsidRDefault="00217703" w14:paraId="498E8FC9" w14:textId="665E51D5">
            <w:pPr>
              <w:spacing w:after="0"/>
              <w:rPr>
                <w:cs/>
              </w:rPr>
            </w:pPr>
            <w:r w:rsidRPr="002771B5">
              <w:t>Net Gift &lt;&gt; On</w:t>
            </w:r>
            <w:r w:rsidRPr="002771B5">
              <w:rPr>
                <w:rFonts w:cs="CordiaUPC"/>
                <w:cs/>
              </w:rPr>
              <w:t>-</w:t>
            </w:r>
            <w:r w:rsidRPr="002771B5">
              <w:t>top Mass</w:t>
            </w:r>
          </w:p>
          <w:p w:rsidR="00217703" w:rsidP="00217703" w:rsidRDefault="00217703" w14:paraId="2C078BEB" w14:textId="77777777">
            <w:pPr>
              <w:spacing w:after="0"/>
            </w:pPr>
            <w:r w:rsidRPr="002771B5">
              <w:t>Dummy &lt;&gt; On</w:t>
            </w:r>
            <w:r w:rsidRPr="002771B5">
              <w:rPr>
                <w:rFonts w:cs="CordiaUPC"/>
                <w:cs/>
              </w:rPr>
              <w:t>-</w:t>
            </w:r>
            <w:r w:rsidRPr="002771B5">
              <w:t>top Mass</w:t>
            </w:r>
          </w:p>
          <w:p w:rsidR="00217703" w:rsidP="00217703" w:rsidRDefault="00217703" w14:paraId="0D4C60AD" w14:textId="38ED70E2">
            <w:pPr>
              <w:spacing w:after="0"/>
            </w:pPr>
            <w:r w:rsidRPr="002771B5">
              <w:t>NBTC &lt;&gt; On</w:t>
            </w:r>
            <w:r w:rsidRPr="002771B5">
              <w:rPr>
                <w:rFonts w:cs="CordiaUPC"/>
                <w:cs/>
              </w:rPr>
              <w:t>-</w:t>
            </w:r>
            <w:r w:rsidRPr="002771B5">
              <w:t>top Mass</w:t>
            </w:r>
          </w:p>
        </w:tc>
      </w:tr>
      <w:tr w:rsidRPr="008979A8" w:rsidR="00217703" w:rsidTr="4801D386" w14:paraId="5AFE3378" w14:textId="77777777">
        <w:trPr>
          <w:trHeight w:val="108"/>
        </w:trPr>
        <w:tc>
          <w:tcPr>
            <w:tcW w:w="1633" w:type="pct"/>
            <w:gridSpan w:val="2"/>
            <w:tcMar/>
          </w:tcPr>
          <w:p w:rsidRPr="00766CC1" w:rsidR="00217703" w:rsidP="00217703" w:rsidRDefault="00217703" w14:paraId="07C36CD6" w14:textId="26EA155D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projectName</w:t>
            </w:r>
          </w:p>
        </w:tc>
        <w:tc>
          <w:tcPr>
            <w:tcW w:w="549" w:type="pct"/>
            <w:gridSpan w:val="2"/>
            <w:tcMar/>
          </w:tcPr>
          <w:p w:rsidRPr="00766CC1" w:rsidR="00217703" w:rsidP="00217703" w:rsidRDefault="00217703" w14:paraId="6F330F3A" w14:textId="78B0BBE8">
            <w:r>
              <w:t>Text Box</w:t>
            </w:r>
          </w:p>
        </w:tc>
        <w:tc>
          <w:tcPr>
            <w:tcW w:w="2818" w:type="pct"/>
            <w:gridSpan w:val="2"/>
            <w:tcMar/>
          </w:tcPr>
          <w:p w:rsidR="00217703" w:rsidP="00217703" w:rsidRDefault="00217703" w14:paraId="25217A78" w14:textId="213F9A8D">
            <w:pPr>
              <w:rPr>
                <w:color w:val="FF0000"/>
              </w:rPr>
            </w:pPr>
            <w:r w:rsidRPr="00766CC1">
              <w:t xml:space="preserve">Label </w:t>
            </w:r>
            <w:r w:rsidRPr="00766CC1">
              <w:rPr>
                <w:rFonts w:cs="Angsana New"/>
                <w:cs/>
              </w:rPr>
              <w:t xml:space="preserve">: </w:t>
            </w:r>
            <w:r w:rsidRPr="00766CC1">
              <w:rPr>
                <w:rFonts w:cs="Angsana New"/>
                <w:color w:val="FF0000"/>
                <w:cs/>
              </w:rPr>
              <w:t>*</w:t>
            </w:r>
            <w:r>
              <w:rPr>
                <w:color w:val="FF0000"/>
              </w:rPr>
              <w:t>Project Name</w:t>
            </w:r>
          </w:p>
          <w:p w:rsidRPr="007D5130" w:rsidR="00217703" w:rsidP="00217703" w:rsidRDefault="00217703" w14:paraId="2018E845" w14:textId="07D92C03">
            <w:pPr>
              <w:rPr>
                <w:u w:val="single"/>
              </w:rPr>
            </w:pPr>
            <w:r w:rsidRPr="007D5130">
              <w:rPr>
                <w:u w:val="single"/>
              </w:rPr>
              <w:t>Disable</w:t>
            </w:r>
          </w:p>
          <w:p w:rsidR="00217703" w:rsidP="00217703" w:rsidRDefault="00217703" w14:paraId="1E7D3DB7" w14:textId="56F62E17">
            <w:pPr>
              <w:rPr>
                <w:color w:val="FF0000"/>
              </w:rPr>
            </w:pPr>
            <w:r>
              <w:rPr>
                <w:rFonts w:cs="CordiaUPC"/>
              </w:rPr>
              <w:t xml:space="preserve">Max Length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CordiaUPC"/>
              </w:rPr>
              <w:t>255</w:t>
            </w:r>
          </w:p>
          <w:p w:rsidRPr="00766CC1" w:rsidR="00217703" w:rsidP="00217703" w:rsidRDefault="00217703" w14:paraId="14DC1AD6" w14:textId="68F9D0A8">
            <w:r>
              <w:t xml:space="preserve">Default Value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 xml:space="preserve">ตามข้อมูลที่ </w:t>
            </w:r>
            <w:r>
              <w:t xml:space="preserve">User </w:t>
            </w:r>
            <w:r>
              <w:rPr>
                <w:rFonts w:hint="cs"/>
                <w:cs/>
              </w:rPr>
              <w:t xml:space="preserve">กรอกมาในหน้า </w:t>
            </w:r>
            <w:r>
              <w:t>Project Basic Information</w:t>
            </w:r>
          </w:p>
        </w:tc>
      </w:tr>
      <w:tr w:rsidRPr="008979A8" w:rsidR="00217703" w:rsidTr="4801D386" w14:paraId="618E64FD" w14:textId="77777777">
        <w:trPr>
          <w:trHeight w:val="108"/>
        </w:trPr>
        <w:tc>
          <w:tcPr>
            <w:tcW w:w="1633" w:type="pct"/>
            <w:gridSpan w:val="2"/>
            <w:tcMar/>
          </w:tcPr>
          <w:p w:rsidRPr="00766CC1" w:rsidR="00217703" w:rsidP="00217703" w:rsidRDefault="00217703" w14:paraId="6509777B" w14:textId="59135359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projectOwner</w:t>
            </w:r>
          </w:p>
        </w:tc>
        <w:tc>
          <w:tcPr>
            <w:tcW w:w="549" w:type="pct"/>
            <w:gridSpan w:val="2"/>
            <w:tcMar/>
          </w:tcPr>
          <w:p w:rsidRPr="00766CC1" w:rsidR="00217703" w:rsidP="00217703" w:rsidRDefault="00217703" w14:paraId="3739914F" w14:textId="77777777">
            <w:r w:rsidRPr="00766CC1">
              <w:t>Text Box</w:t>
            </w:r>
          </w:p>
        </w:tc>
        <w:tc>
          <w:tcPr>
            <w:tcW w:w="2818" w:type="pct"/>
            <w:gridSpan w:val="2"/>
            <w:tcMar/>
          </w:tcPr>
          <w:p w:rsidR="00217703" w:rsidP="00217703" w:rsidRDefault="00217703" w14:paraId="3688658E" w14:textId="36DD3738">
            <w:pPr>
              <w:rPr>
                <w:color w:val="FF0000"/>
              </w:rPr>
            </w:pPr>
            <w:r w:rsidRPr="00766CC1">
              <w:t xml:space="preserve">Label </w:t>
            </w:r>
            <w:r w:rsidRPr="00766CC1">
              <w:rPr>
                <w:rFonts w:cs="Angsana New"/>
                <w:cs/>
              </w:rPr>
              <w:t xml:space="preserve">: </w:t>
            </w:r>
            <w:r w:rsidRPr="00766CC1">
              <w:rPr>
                <w:rFonts w:cs="Angsana New"/>
                <w:color w:val="FF0000"/>
                <w:cs/>
              </w:rPr>
              <w:t>*</w:t>
            </w:r>
            <w:r w:rsidRPr="00766CC1">
              <w:rPr>
                <w:color w:val="FF0000"/>
              </w:rPr>
              <w:t xml:space="preserve">Project </w:t>
            </w:r>
            <w:r>
              <w:rPr>
                <w:color w:val="FF0000"/>
              </w:rPr>
              <w:t>Owner</w:t>
            </w:r>
          </w:p>
          <w:p w:rsidRPr="007D5130" w:rsidR="00217703" w:rsidP="00217703" w:rsidRDefault="00217703" w14:paraId="5F9C22ED" w14:textId="431B054C">
            <w:pPr>
              <w:rPr>
                <w:u w:val="single"/>
              </w:rPr>
            </w:pPr>
            <w:r w:rsidRPr="008B0AAA">
              <w:rPr>
                <w:u w:val="single"/>
              </w:rPr>
              <w:t>Disable</w:t>
            </w:r>
          </w:p>
          <w:p w:rsidR="00217703" w:rsidP="00217703" w:rsidRDefault="00217703" w14:paraId="3D52FC0D" w14:textId="0F60451A">
            <w:pPr>
              <w:rPr>
                <w:color w:val="FF0000"/>
              </w:rPr>
            </w:pPr>
            <w:r>
              <w:rPr>
                <w:rFonts w:cs="CordiaUPC"/>
              </w:rPr>
              <w:t xml:space="preserve">Max Length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CordiaUPC"/>
              </w:rPr>
              <w:t>255</w:t>
            </w:r>
          </w:p>
          <w:p w:rsidRPr="00766CC1" w:rsidR="00217703" w:rsidP="00217703" w:rsidRDefault="00217703" w14:paraId="67592286" w14:textId="3454AD82">
            <w:r>
              <w:t xml:space="preserve">Default Value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 xml:space="preserve">ตามข้อมูลที่ </w:t>
            </w:r>
            <w:r>
              <w:t xml:space="preserve">User </w:t>
            </w:r>
            <w:r>
              <w:rPr>
                <w:rFonts w:hint="cs"/>
                <w:cs/>
              </w:rPr>
              <w:t xml:space="preserve">กรอกมาในหน้า </w:t>
            </w:r>
            <w:r>
              <w:t>Project Basic Information</w:t>
            </w:r>
          </w:p>
        </w:tc>
      </w:tr>
      <w:tr w:rsidRPr="008979A8" w:rsidR="00217703" w:rsidTr="4801D386" w14:paraId="32881495" w14:textId="77777777">
        <w:trPr>
          <w:trHeight w:val="108"/>
        </w:trPr>
        <w:tc>
          <w:tcPr>
            <w:tcW w:w="1633" w:type="pct"/>
            <w:gridSpan w:val="2"/>
            <w:tcMar/>
          </w:tcPr>
          <w:p w:rsidRPr="00766CC1" w:rsidR="00217703" w:rsidP="00217703" w:rsidRDefault="00217703" w14:paraId="2EC536D9" w14:textId="77777777">
            <w:r w:rsidRPr="00766CC1">
              <w:t>customerType</w:t>
            </w:r>
          </w:p>
        </w:tc>
        <w:tc>
          <w:tcPr>
            <w:tcW w:w="549" w:type="pct"/>
            <w:gridSpan w:val="2"/>
            <w:tcMar/>
          </w:tcPr>
          <w:p w:rsidRPr="00766CC1" w:rsidR="00217703" w:rsidP="00217703" w:rsidRDefault="00217703" w14:paraId="5ED5DCC0" w14:textId="77777777">
            <w:r w:rsidRPr="00766CC1">
              <w:t>Drop down list</w:t>
            </w:r>
          </w:p>
        </w:tc>
        <w:tc>
          <w:tcPr>
            <w:tcW w:w="2818" w:type="pct"/>
            <w:gridSpan w:val="2"/>
            <w:tcMar/>
          </w:tcPr>
          <w:p w:rsidR="00217703" w:rsidP="00217703" w:rsidRDefault="00217703" w14:paraId="4D829B40" w14:textId="640D1690">
            <w:pPr>
              <w:rPr>
                <w:color w:val="FF0000"/>
              </w:rPr>
            </w:pPr>
            <w:r w:rsidRPr="00766CC1">
              <w:t xml:space="preserve">Label </w:t>
            </w:r>
            <w:r w:rsidRPr="00766CC1">
              <w:rPr>
                <w:rFonts w:cs="Angsana New"/>
                <w:cs/>
              </w:rPr>
              <w:t xml:space="preserve">: </w:t>
            </w:r>
            <w:r w:rsidRPr="00766CC1">
              <w:rPr>
                <w:rFonts w:cs="Angsana New"/>
                <w:color w:val="FF0000"/>
                <w:cs/>
              </w:rPr>
              <w:t>*</w:t>
            </w:r>
            <w:r w:rsidRPr="00766CC1">
              <w:rPr>
                <w:color w:val="FF0000"/>
              </w:rPr>
              <w:t>Customer Type</w:t>
            </w:r>
          </w:p>
          <w:p w:rsidR="00217703" w:rsidP="00217703" w:rsidRDefault="00217703" w14:paraId="16D211E6" w14:textId="316E617B">
            <w:r>
              <w:t xml:space="preserve">Default Value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 xml:space="preserve">ตามข้อมูลที่ </w:t>
            </w:r>
            <w:r>
              <w:t xml:space="preserve">User </w:t>
            </w:r>
            <w:r>
              <w:rPr>
                <w:rFonts w:hint="cs"/>
                <w:cs/>
              </w:rPr>
              <w:t xml:space="preserve">กรอกมาในหน้า </w:t>
            </w:r>
            <w:r>
              <w:t>Project Basic Information</w:t>
            </w:r>
          </w:p>
          <w:p w:rsidRPr="00072095" w:rsidR="00217703" w:rsidP="00217703" w:rsidRDefault="00217703" w14:paraId="65278121" w14:textId="2A659A02">
            <w:r w:rsidRPr="00072095">
              <w:t>Disable</w:t>
            </w:r>
          </w:p>
          <w:p w:rsidRPr="00766CC1" w:rsidR="00217703" w:rsidP="00217703" w:rsidRDefault="00217703" w14:paraId="268AB680" w14:textId="7EE0329B">
            <w:pPr>
              <w:rPr>
                <w:cs/>
              </w:rPr>
            </w:pPr>
            <w:r w:rsidRPr="0023576A">
              <w:t xml:space="preserve">List of Value </w:t>
            </w:r>
            <w:r w:rsidRPr="0023576A"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751057">
              <w:t xml:space="preserve">group_type </w:t>
            </w:r>
            <w:r w:rsidRPr="00751057">
              <w:rPr>
                <w:rFonts w:cs="Angsana New"/>
                <w:cs/>
              </w:rPr>
              <w:t xml:space="preserve">= </w:t>
            </w:r>
            <w:r w:rsidRPr="00751057">
              <w:t xml:space="preserve">'SFF_PRODUCT' </w:t>
            </w:r>
            <w:r>
              <w:rPr>
                <w:rFonts w:hint="cs"/>
                <w:cs/>
              </w:rPr>
              <w:t>และ</w:t>
            </w:r>
            <w:r w:rsidRPr="00751057">
              <w:t xml:space="preserve"> lov_type </w:t>
            </w:r>
            <w:r w:rsidRPr="00751057">
              <w:rPr>
                <w:rFonts w:cs="Angsana New"/>
                <w:cs/>
              </w:rPr>
              <w:t>=</w:t>
            </w:r>
            <w:r w:rsidRPr="00751057">
              <w:t>'CHARGE_TYPE'</w:t>
            </w:r>
            <w:r>
              <w:rPr>
                <w:rFonts w:cs="CordiaUPC"/>
                <w:cs/>
              </w:rPr>
              <w:t xml:space="preserve"> </w:t>
            </w:r>
          </w:p>
        </w:tc>
      </w:tr>
      <w:tr w:rsidRPr="008979A8" w:rsidR="00217703" w:rsidTr="4801D386" w14:paraId="24613A46" w14:textId="77777777">
        <w:trPr>
          <w:trHeight w:val="108"/>
        </w:trPr>
        <w:tc>
          <w:tcPr>
            <w:tcW w:w="1633" w:type="pct"/>
            <w:gridSpan w:val="2"/>
            <w:tcMar/>
          </w:tcPr>
          <w:p w:rsidRPr="00766CC1" w:rsidR="00217703" w:rsidP="00217703" w:rsidRDefault="00217703" w14:paraId="298A67EE" w14:textId="6A147DE7">
            <w:r>
              <w:t>priceType</w:t>
            </w:r>
          </w:p>
        </w:tc>
        <w:tc>
          <w:tcPr>
            <w:tcW w:w="549" w:type="pct"/>
            <w:gridSpan w:val="2"/>
            <w:tcMar/>
          </w:tcPr>
          <w:p w:rsidRPr="00766CC1" w:rsidR="00217703" w:rsidP="00217703" w:rsidRDefault="00217703" w14:paraId="3DC1DA19" w14:textId="118BC18C">
            <w:r>
              <w:t>Drop down list</w:t>
            </w:r>
          </w:p>
        </w:tc>
        <w:tc>
          <w:tcPr>
            <w:tcW w:w="2818" w:type="pct"/>
            <w:gridSpan w:val="2"/>
            <w:tcMar/>
          </w:tcPr>
          <w:p w:rsidR="00217703" w:rsidP="00217703" w:rsidRDefault="00217703" w14:paraId="348E436A" w14:textId="77777777">
            <w:pPr>
              <w:rPr>
                <w:color w:val="FF0000"/>
              </w:rPr>
            </w:pPr>
            <w:r w:rsidRPr="00766CC1">
              <w:t xml:space="preserve">Label </w:t>
            </w:r>
            <w:r w:rsidRPr="00766CC1">
              <w:rPr>
                <w:rFonts w:cs="Angsana New"/>
                <w:cs/>
              </w:rPr>
              <w:t xml:space="preserve">: </w:t>
            </w:r>
            <w:r w:rsidRPr="002D72A4">
              <w:rPr>
                <w:rFonts w:cs="Angsana New"/>
                <w:color w:val="FF0000"/>
                <w:cs/>
              </w:rPr>
              <w:t>*</w:t>
            </w:r>
            <w:r w:rsidRPr="002D72A4">
              <w:rPr>
                <w:color w:val="FF0000"/>
              </w:rPr>
              <w:t>Price Type</w:t>
            </w:r>
          </w:p>
          <w:p w:rsidR="00217703" w:rsidP="00217703" w:rsidRDefault="00217703" w14:paraId="7C840E3B" w14:textId="77777777">
            <w:r>
              <w:t xml:space="preserve">Default Value </w:t>
            </w:r>
            <w:r>
              <w:rPr>
                <w:rFonts w:cs="Angsana New"/>
                <w:cs/>
              </w:rPr>
              <w:t>: “</w:t>
            </w:r>
            <w:r>
              <w:t>Recurring</w:t>
            </w:r>
            <w:r>
              <w:rPr>
                <w:rFonts w:cs="Angsana New"/>
                <w:cs/>
              </w:rPr>
              <w:t>”</w:t>
            </w:r>
          </w:p>
          <w:p w:rsidR="00217703" w:rsidP="00217703" w:rsidRDefault="00217703" w14:paraId="33C9CF4B" w14:textId="5A4310CD">
            <w:pPr>
              <w:rPr>
                <w:rFonts w:cs="CordiaUPC"/>
              </w:rPr>
            </w:pPr>
            <w:r w:rsidRPr="0023576A">
              <w:t xml:space="preserve">List of Value </w:t>
            </w:r>
            <w:r w:rsidRPr="0023576A"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‘</w:t>
            </w:r>
            <w:r>
              <w:rPr>
                <w:rFonts w:cs="CordiaUPC"/>
              </w:rPr>
              <w:t>SFF_PRODUCT</w:t>
            </w:r>
            <w:r>
              <w:rPr>
                <w:rFonts w:cs="Angsana New"/>
                <w:cs/>
              </w:rPr>
              <w:t>’</w:t>
            </w:r>
            <w:r>
              <w:rPr>
                <w:rFonts w:hint="cs" w:cs="Angsana New"/>
                <w:cs/>
              </w:rPr>
              <w:t xml:space="preserve"> และ </w:t>
            </w:r>
            <w:r>
              <w:rPr>
                <w:rFonts w:cs="CordiaUPC"/>
              </w:rPr>
              <w:t xml:space="preserve">lov_type </w:t>
            </w:r>
            <w:r>
              <w:rPr>
                <w:rFonts w:cs="Angsana New"/>
                <w:cs/>
              </w:rPr>
              <w:t>= ‘</w:t>
            </w:r>
            <w:r w:rsidRPr="00621CEB">
              <w:rPr>
                <w:rFonts w:cs="CordiaUPC"/>
              </w:rPr>
              <w:t>PRICE_TYPE</w:t>
            </w:r>
            <w:r>
              <w:rPr>
                <w:rFonts w:cs="Angsana New"/>
                <w:cs/>
              </w:rPr>
              <w:t>’</w:t>
            </w:r>
          </w:p>
          <w:p w:rsidR="00217703" w:rsidP="00217703" w:rsidRDefault="00217703" w14:paraId="2867BC86" w14:textId="77777777">
            <w:r>
              <w:rPr>
                <w:rFonts w:hint="cs"/>
                <w:cs/>
              </w:rPr>
              <w:t xml:space="preserve">เมื่อเลือก </w:t>
            </w:r>
            <w:r>
              <w:t xml:space="preserve">priceType </w:t>
            </w:r>
            <w:r>
              <w:rPr>
                <w:rFonts w:hint="cs"/>
                <w:cs/>
              </w:rPr>
              <w:t xml:space="preserve">ให้ </w:t>
            </w:r>
            <w:r>
              <w:t xml:space="preserve">Default </w:t>
            </w:r>
            <w:r>
              <w:rPr>
                <w:rFonts w:hint="cs"/>
                <w:cs/>
              </w:rPr>
              <w:t xml:space="preserve">ค่า </w:t>
            </w:r>
          </w:p>
          <w:p w:rsidR="00217703" w:rsidP="00217703" w:rsidRDefault="00217703" w14:paraId="5A31B030" w14:textId="54FD706F">
            <w:pPr>
              <w:pStyle w:val="ListParagraph"/>
              <w:numPr>
                <w:ilvl w:val="0"/>
                <w:numId w:val="328"/>
              </w:numPr>
            </w:pPr>
            <w:r>
              <w:t xml:space="preserve">proratePackageFee </w:t>
            </w:r>
          </w:p>
          <w:p w:rsidR="00217703" w:rsidP="00217703" w:rsidRDefault="00217703" w14:paraId="19CF23B3" w14:textId="2B084468">
            <w:pPr>
              <w:pStyle w:val="ListParagraph"/>
              <w:numPr>
                <w:ilvl w:val="0"/>
                <w:numId w:val="328"/>
              </w:numPr>
            </w:pPr>
            <w:r>
              <w:t>multiDuration</w:t>
            </w:r>
          </w:p>
          <w:p w:rsidR="00217703" w:rsidP="00217703" w:rsidRDefault="00217703" w14:paraId="702CFB26" w14:textId="77777777">
            <w:r>
              <w:rPr>
                <w:rFonts w:hint="cs"/>
                <w:cs/>
              </w:rPr>
              <w:t xml:space="preserve">ตาม </w:t>
            </w:r>
            <w:r>
              <w:t xml:space="preserve">logic </w:t>
            </w:r>
            <w:r>
              <w:rPr>
                <w:rFonts w:hint="cs"/>
                <w:cs/>
              </w:rPr>
              <w:t xml:space="preserve">ใน </w:t>
            </w:r>
            <w:r>
              <w:t xml:space="preserve">field </w:t>
            </w:r>
            <w:r>
              <w:rPr>
                <w:rFonts w:hint="cs"/>
                <w:cs/>
              </w:rPr>
              <w:t>นั้น</w:t>
            </w:r>
          </w:p>
          <w:p w:rsidRPr="00766CC1" w:rsidR="00217703" w:rsidP="00217703" w:rsidRDefault="00217703" w14:paraId="50D8B33E" w14:textId="74B75417">
            <w:r>
              <w:rPr>
                <w:rFonts w:hint="cs"/>
                <w:cs/>
              </w:rPr>
              <w:t xml:space="preserve">เมื่อเปลี่ยน </w:t>
            </w:r>
            <w:r>
              <w:t xml:space="preserve">priceType </w:t>
            </w:r>
            <w:r>
              <w:rPr>
                <w:rFonts w:hint="cs"/>
                <w:cs/>
              </w:rPr>
              <w:t xml:space="preserve">ให้เคลียร์ค่า </w:t>
            </w:r>
            <w:r>
              <w:t xml:space="preserve">packageDuration </w:t>
            </w:r>
            <w:r>
              <w:rPr>
                <w:rFonts w:hint="cs"/>
                <w:cs/>
              </w:rPr>
              <w:t xml:space="preserve">และ </w:t>
            </w:r>
            <w:r>
              <w:t>packageDurationUnit</w:t>
            </w:r>
          </w:p>
        </w:tc>
      </w:tr>
      <w:tr w:rsidRPr="008979A8" w:rsidR="00217703" w:rsidTr="4801D386" w14:paraId="42ED497F" w14:textId="77777777">
        <w:trPr>
          <w:trHeight w:val="108"/>
        </w:trPr>
        <w:tc>
          <w:tcPr>
            <w:tcW w:w="1633" w:type="pct"/>
            <w:gridSpan w:val="2"/>
            <w:tcMar/>
          </w:tcPr>
          <w:p w:rsidRPr="00745352" w:rsidR="00217703" w:rsidP="00217703" w:rsidRDefault="00217703" w14:paraId="151F1781" w14:textId="1B021D1D">
            <w:pPr>
              <w:rPr>
                <w:rFonts w:cs="CordiaUPC"/>
              </w:rPr>
            </w:pPr>
            <w:r>
              <w:rPr>
                <w:rFonts w:cs="CordiaUPC"/>
              </w:rPr>
              <w:t>r</w:t>
            </w:r>
            <w:r w:rsidRPr="00745352">
              <w:rPr>
                <w:rFonts w:cs="CordiaUPC"/>
              </w:rPr>
              <w:t>ecurringFeeDeduction</w:t>
            </w:r>
          </w:p>
        </w:tc>
        <w:tc>
          <w:tcPr>
            <w:tcW w:w="549" w:type="pct"/>
            <w:gridSpan w:val="2"/>
            <w:tcMar/>
          </w:tcPr>
          <w:p w:rsidR="00217703" w:rsidP="00217703" w:rsidRDefault="00217703" w14:paraId="64D5673C" w14:textId="57C0D631">
            <w:r>
              <w:t>Drop down list</w:t>
            </w:r>
          </w:p>
        </w:tc>
        <w:tc>
          <w:tcPr>
            <w:tcW w:w="2818" w:type="pct"/>
            <w:gridSpan w:val="2"/>
            <w:tcMar/>
          </w:tcPr>
          <w:p w:rsidR="00217703" w:rsidP="00217703" w:rsidRDefault="00217703" w14:paraId="2F6CE521" w14:textId="16D02BEE">
            <w:pPr>
              <w:rPr>
                <w:color w:val="FF0000"/>
              </w:rPr>
            </w:pPr>
            <w:r w:rsidRPr="00766CC1">
              <w:t xml:space="preserve">Label </w:t>
            </w:r>
            <w:r w:rsidRPr="00766CC1">
              <w:rPr>
                <w:rFonts w:cs="Angsana New"/>
                <w:cs/>
              </w:rPr>
              <w:t xml:space="preserve">: </w:t>
            </w:r>
            <w:r w:rsidRPr="002D72A4">
              <w:rPr>
                <w:rFonts w:cs="Angsana New"/>
                <w:color w:val="FF0000"/>
                <w:cs/>
              </w:rPr>
              <w:t>*</w:t>
            </w:r>
            <w:r>
              <w:rPr>
                <w:color w:val="FF0000"/>
              </w:rPr>
              <w:t>Recurring Fee Deduction</w:t>
            </w:r>
          </w:p>
          <w:p w:rsidRPr="00745352" w:rsidR="00217703" w:rsidP="00217703" w:rsidRDefault="00217703" w14:paraId="2188AC1E" w14:textId="62CE9CA5">
            <w:r>
              <w:t xml:space="preserve">Visible </w:t>
            </w:r>
            <w:r>
              <w:rPr>
                <w:rFonts w:hint="cs"/>
                <w:cs/>
              </w:rPr>
              <w:t xml:space="preserve">เมื่อ </w:t>
            </w:r>
            <w:r>
              <w:t xml:space="preserve">customerType </w:t>
            </w:r>
            <w:r>
              <w:rPr>
                <w:rFonts w:hint="cs"/>
                <w:cs/>
              </w:rPr>
              <w:t xml:space="preserve">เป็น </w:t>
            </w:r>
            <w:r>
              <w:rPr>
                <w:rFonts w:cs="Angsana New"/>
                <w:cs/>
              </w:rPr>
              <w:t>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และ </w:t>
            </w:r>
            <w:r>
              <w:rPr>
                <w:rFonts w:cs="Angsana New"/>
              </w:rPr>
              <w:t xml:space="preserve">priceType  </w:t>
            </w:r>
            <w:r>
              <w:rPr>
                <w:rFonts w:cs="CordiaUPC"/>
                <w:cs/>
              </w:rPr>
              <w:t>= “</w:t>
            </w:r>
            <w:r>
              <w:rPr>
                <w:rFonts w:cs="Angsana New"/>
              </w:rPr>
              <w:t>Recurring</w:t>
            </w:r>
            <w:r>
              <w:rPr>
                <w:rFonts w:cs="CordiaUPC"/>
                <w:cs/>
              </w:rPr>
              <w:t>”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และ </w:t>
            </w:r>
            <w:r>
              <w:t>poGroup</w:t>
            </w:r>
            <w:r>
              <w:rPr>
                <w:rFonts w:cs="CordiaUPC"/>
                <w:cs/>
              </w:rPr>
              <w:t xml:space="preserve"> = “</w:t>
            </w:r>
            <w:r>
              <w:t>Mobile</w:t>
            </w:r>
            <w:r>
              <w:rPr>
                <w:rFonts w:cs="CordiaUPC"/>
                <w:cs/>
              </w:rPr>
              <w:t>”</w:t>
            </w:r>
          </w:p>
          <w:p w:rsidR="00217703" w:rsidP="00217703" w:rsidRDefault="00217703" w14:paraId="7F9EF4A8" w14:textId="37F900FF">
            <w:pPr>
              <w:rPr>
                <w:rFonts w:cs="Angsana New"/>
              </w:rPr>
            </w:pPr>
            <w:r>
              <w:t xml:space="preserve">Default Value </w:t>
            </w:r>
            <w:r>
              <w:rPr>
                <w:rFonts w:cs="Angsana New"/>
                <w:cs/>
              </w:rPr>
              <w:t>: “</w:t>
            </w:r>
            <w:r>
              <w:t>Normal cycle</w:t>
            </w:r>
            <w:r>
              <w:rPr>
                <w:rFonts w:cs="Angsana New"/>
                <w:cs/>
              </w:rPr>
              <w:t>”</w:t>
            </w:r>
          </w:p>
          <w:p w:rsidRPr="00745352" w:rsidR="00217703" w:rsidP="00217703" w:rsidRDefault="00217703" w14:paraId="456A3201" w14:textId="77777777">
            <w:pPr>
              <w:rPr>
                <w:rFonts w:cs="CordiaUPC"/>
              </w:rPr>
            </w:pPr>
            <w:r w:rsidRPr="00745352">
              <w:rPr>
                <w:rFonts w:cs="CordiaUPC"/>
              </w:rPr>
              <w:t xml:space="preserve">Info Tooltip </w:t>
            </w:r>
            <w:r w:rsidRPr="00745352">
              <w:rPr>
                <w:rFonts w:cs="CordiaUPC"/>
                <w:cs/>
              </w:rPr>
              <w:t>:  “</w:t>
            </w:r>
            <w:r w:rsidRPr="00745352">
              <w:rPr>
                <w:rFonts w:cs="CordiaUPC"/>
                <w:b/>
                <w:bCs/>
              </w:rPr>
              <w:t xml:space="preserve">Success cycle </w:t>
            </w:r>
            <w:r w:rsidRPr="00745352">
              <w:rPr>
                <w:rFonts w:cs="CordiaUPC"/>
                <w:b/>
                <w:bCs/>
                <w:cs/>
              </w:rPr>
              <w:t>:</w:t>
            </w:r>
            <w:r w:rsidRPr="00745352">
              <w:rPr>
                <w:rFonts w:cs="CordiaUPC"/>
                <w:cs/>
              </w:rPr>
              <w:t xml:space="preserve"> นับเฉพาะรอบที่ตัดเงินสำเร็จเท่านั้น จนครบตามจำนวนครั้งที่ระบุ</w:t>
            </w:r>
          </w:p>
          <w:p w:rsidRPr="00745352" w:rsidR="00217703" w:rsidP="00217703" w:rsidRDefault="00217703" w14:paraId="66A80862" w14:textId="56A5A8DE">
            <w:pPr>
              <w:rPr>
                <w:rFonts w:cs="CordiaUPC"/>
              </w:rPr>
            </w:pPr>
            <w:r w:rsidRPr="00745352">
              <w:rPr>
                <w:rFonts w:cs="CordiaUPC"/>
                <w:cs/>
              </w:rPr>
              <w:t xml:space="preserve">                       </w:t>
            </w:r>
            <w:r w:rsidRPr="00745352">
              <w:rPr>
                <w:rFonts w:cs="CordiaUPC"/>
                <w:b/>
                <w:bCs/>
              </w:rPr>
              <w:t xml:space="preserve">Normal cycle </w:t>
            </w:r>
            <w:r w:rsidRPr="00745352">
              <w:rPr>
                <w:rFonts w:cs="CordiaUPC"/>
                <w:b/>
                <w:bCs/>
                <w:cs/>
              </w:rPr>
              <w:t>:</w:t>
            </w:r>
            <w:r w:rsidRPr="00745352">
              <w:rPr>
                <w:rFonts w:cs="CordiaUPC"/>
                <w:cs/>
              </w:rPr>
              <w:t xml:space="preserve"> นับตาม </w:t>
            </w:r>
            <w:r w:rsidRPr="00745352">
              <w:rPr>
                <w:rFonts w:cs="CordiaUPC"/>
              </w:rPr>
              <w:t xml:space="preserve">Cycle </w:t>
            </w:r>
            <w:r w:rsidRPr="00745352">
              <w:rPr>
                <w:rFonts w:hint="cs" w:cs="CordiaUPC"/>
                <w:cs/>
              </w:rPr>
              <w:t>ลูกค้า</w:t>
            </w:r>
            <w:r w:rsidRPr="00745352">
              <w:rPr>
                <w:rFonts w:cs="CordiaUPC"/>
                <w:cs/>
              </w:rPr>
              <w:t xml:space="preserve"> หากลูกค้าไม่มีการ ตัดเงินสำเร็จ ก็จะไม่ได้ </w:t>
            </w:r>
            <w:r w:rsidRPr="00745352">
              <w:rPr>
                <w:rFonts w:cs="CordiaUPC"/>
              </w:rPr>
              <w:t xml:space="preserve">Free unit </w:t>
            </w:r>
            <w:r w:rsidRPr="00745352">
              <w:rPr>
                <w:rFonts w:hint="cs" w:cs="CordiaUPC"/>
                <w:cs/>
              </w:rPr>
              <w:t>ในรอบนั้นๆ</w:t>
            </w:r>
            <w:r w:rsidRPr="00745352">
              <w:rPr>
                <w:rFonts w:cs="CordiaUPC"/>
                <w:cs/>
              </w:rPr>
              <w:t xml:space="preserve"> </w:t>
            </w:r>
            <w:r w:rsidRPr="00745352">
              <w:rPr>
                <w:rFonts w:hint="cs" w:cs="CordiaUPC"/>
                <w:cs/>
              </w:rPr>
              <w:t>ไป</w:t>
            </w:r>
            <w:r w:rsidRPr="00745352">
              <w:rPr>
                <w:rFonts w:cs="CordiaUPC"/>
                <w:cs/>
              </w:rPr>
              <w:t>”</w:t>
            </w:r>
          </w:p>
          <w:p w:rsidRPr="00745352" w:rsidR="00217703" w:rsidP="00217703" w:rsidRDefault="00217703" w14:paraId="69E64B8D" w14:textId="51401EC0">
            <w:pPr>
              <w:rPr>
                <w:rFonts w:cs="CordiaUPC"/>
              </w:rPr>
            </w:pPr>
            <w:r w:rsidRPr="0023576A">
              <w:t xml:space="preserve">List of Value </w:t>
            </w:r>
            <w:r w:rsidRPr="0023576A"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</w:t>
            </w:r>
            <w:r w:rsidRPr="00745352">
              <w:rPr>
                <w:rFonts w:cs="CordiaUPC"/>
              </w:rPr>
              <w:t>ype</w:t>
            </w:r>
            <w:r w:rsidRPr="00745352">
              <w:rPr>
                <w:rFonts w:cs="CordiaUPC"/>
                <w:cs/>
              </w:rPr>
              <w:t xml:space="preserve"> = ‘</w:t>
            </w:r>
            <w:r w:rsidRPr="00745352">
              <w:rPr>
                <w:rFonts w:cs="CordiaUPC"/>
              </w:rPr>
              <w:t>Recurring Fee Deduction</w:t>
            </w:r>
            <w:r w:rsidRPr="00745352">
              <w:rPr>
                <w:rFonts w:cs="CordiaUPC"/>
                <w:cs/>
              </w:rPr>
              <w:t xml:space="preserve">’ และ </w:t>
            </w:r>
            <w:r w:rsidRPr="00125D03">
              <w:rPr>
                <w:rFonts w:cs="CordiaUPC"/>
              </w:rPr>
              <w:t xml:space="preserve">lov_type </w:t>
            </w:r>
            <w:r w:rsidRPr="00745352">
              <w:rPr>
                <w:rFonts w:cs="CordiaUPC"/>
                <w:cs/>
              </w:rPr>
              <w:t>= ‘</w:t>
            </w:r>
            <w:r w:rsidRPr="00745352">
              <w:rPr>
                <w:rFonts w:cs="CordiaUPC"/>
              </w:rPr>
              <w:t>Recurring Fee Deduction</w:t>
            </w:r>
            <w:r w:rsidRPr="00745352">
              <w:rPr>
                <w:rFonts w:cs="CordiaUPC"/>
                <w:cs/>
              </w:rPr>
              <w:t>’</w:t>
            </w:r>
          </w:p>
        </w:tc>
      </w:tr>
      <w:tr w:rsidRPr="008979A8" w:rsidR="00217703" w:rsidTr="4801D386" w14:paraId="7CFE3310" w14:textId="77777777">
        <w:trPr>
          <w:trHeight w:val="108"/>
        </w:trPr>
        <w:tc>
          <w:tcPr>
            <w:tcW w:w="1633" w:type="pct"/>
            <w:gridSpan w:val="2"/>
            <w:tcMar/>
          </w:tcPr>
          <w:p w:rsidRPr="00766CC1" w:rsidR="00217703" w:rsidP="00217703" w:rsidRDefault="00217703" w14:paraId="410566B9" w14:textId="1B29649C">
            <w:r>
              <w:t>commercialLaunchDate</w:t>
            </w:r>
          </w:p>
        </w:tc>
        <w:tc>
          <w:tcPr>
            <w:tcW w:w="549" w:type="pct"/>
            <w:gridSpan w:val="2"/>
            <w:tcMar/>
          </w:tcPr>
          <w:p w:rsidRPr="00766CC1" w:rsidR="00217703" w:rsidP="00217703" w:rsidRDefault="00217703" w14:paraId="07429224" w14:textId="41EFED7F">
            <w:r>
              <w:t>Calendar</w:t>
            </w:r>
          </w:p>
        </w:tc>
        <w:tc>
          <w:tcPr>
            <w:tcW w:w="2818" w:type="pct"/>
            <w:gridSpan w:val="2"/>
            <w:tcMar/>
          </w:tcPr>
          <w:p w:rsidR="00217703" w:rsidP="00217703" w:rsidRDefault="00217703" w14:paraId="1FED14C5" w14:textId="1A0DB16F">
            <w:pPr>
              <w:rPr>
                <w:color w:val="FF0000"/>
              </w:rPr>
            </w:pPr>
            <w:r w:rsidRPr="00766CC1">
              <w:t xml:space="preserve">Label </w:t>
            </w:r>
            <w:r w:rsidRPr="00766CC1">
              <w:rPr>
                <w:rFonts w:cs="Angsana New"/>
                <w:cs/>
              </w:rPr>
              <w:t xml:space="preserve">: </w:t>
            </w:r>
            <w:r w:rsidRPr="00766CC1">
              <w:rPr>
                <w:rFonts w:cs="Angsana New"/>
                <w:color w:val="FF0000"/>
                <w:cs/>
              </w:rPr>
              <w:t>*</w:t>
            </w:r>
            <w:r>
              <w:rPr>
                <w:color w:val="FF0000"/>
              </w:rPr>
              <w:t>Commercial Launch Date</w:t>
            </w:r>
          </w:p>
          <w:p w:rsidRPr="00C958B4" w:rsidR="00217703" w:rsidP="00217703" w:rsidRDefault="00217703" w14:paraId="65428B0D" w14:textId="77777777">
            <w:r w:rsidRPr="00C958B4">
              <w:t>Disable</w:t>
            </w:r>
          </w:p>
          <w:p w:rsidRPr="00766CC1" w:rsidR="00217703" w:rsidP="00217703" w:rsidRDefault="00217703" w14:paraId="44DD687C" w14:textId="7160755A">
            <w:r>
              <w:t xml:space="preserve">Default Value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 xml:space="preserve">ตามข้อมูลที่ </w:t>
            </w:r>
            <w:r>
              <w:t xml:space="preserve">User </w:t>
            </w:r>
            <w:r>
              <w:rPr>
                <w:rFonts w:hint="cs"/>
                <w:cs/>
              </w:rPr>
              <w:t xml:space="preserve">กรอกมาในหน้า </w:t>
            </w:r>
            <w:r>
              <w:t xml:space="preserve">Project Basic Information </w:t>
            </w:r>
            <w:r>
              <w:rPr>
                <w:rFonts w:hint="cs"/>
                <w:cs/>
              </w:rPr>
              <w:t xml:space="preserve">ที่ </w:t>
            </w:r>
            <w:r>
              <w:t>Expected Date</w:t>
            </w:r>
          </w:p>
        </w:tc>
      </w:tr>
      <w:tr w:rsidRPr="008979A8" w:rsidR="00217703" w:rsidTr="4801D386" w14:paraId="2B4E1F61" w14:textId="77777777">
        <w:trPr>
          <w:trHeight w:val="108"/>
        </w:trPr>
        <w:tc>
          <w:tcPr>
            <w:tcW w:w="1633" w:type="pct"/>
            <w:gridSpan w:val="2"/>
            <w:tcMar/>
          </w:tcPr>
          <w:p w:rsidR="00217703" w:rsidP="00217703" w:rsidRDefault="00217703" w14:paraId="1531CB21" w14:textId="201E73E4">
            <w:r>
              <w:t>expireDate</w:t>
            </w:r>
          </w:p>
        </w:tc>
        <w:tc>
          <w:tcPr>
            <w:tcW w:w="549" w:type="pct"/>
            <w:gridSpan w:val="2"/>
            <w:tcMar/>
          </w:tcPr>
          <w:p w:rsidR="00217703" w:rsidP="00217703" w:rsidRDefault="00217703" w14:paraId="324A70C1" w14:textId="4B50A6A7">
            <w:r>
              <w:t>Calendar</w:t>
            </w:r>
          </w:p>
        </w:tc>
        <w:tc>
          <w:tcPr>
            <w:tcW w:w="2818" w:type="pct"/>
            <w:gridSpan w:val="2"/>
            <w:tcMar/>
          </w:tcPr>
          <w:p w:rsidR="00217703" w:rsidP="00217703" w:rsidRDefault="00217703" w14:paraId="4F3F7908" w14:textId="77777777">
            <w:pPr>
              <w:rPr>
                <w:color w:val="FF0000"/>
              </w:rPr>
            </w:pPr>
            <w:r w:rsidRPr="00766CC1">
              <w:t xml:space="preserve">Label </w:t>
            </w:r>
            <w:r w:rsidRPr="00766CC1">
              <w:rPr>
                <w:rFonts w:cs="Angsana New"/>
                <w:cs/>
              </w:rPr>
              <w:t xml:space="preserve">: </w:t>
            </w:r>
            <w:r w:rsidRPr="009C466A">
              <w:rPr>
                <w:rFonts w:cs="Angsana New"/>
                <w:color w:val="FF0000"/>
                <w:cs/>
              </w:rPr>
              <w:t>*</w:t>
            </w:r>
            <w:r w:rsidRPr="009C466A">
              <w:rPr>
                <w:color w:val="FF0000"/>
              </w:rPr>
              <w:t>Expir</w:t>
            </w:r>
            <w:r>
              <w:rPr>
                <w:color w:val="FF0000"/>
              </w:rPr>
              <w:t>e</w:t>
            </w:r>
            <w:r w:rsidRPr="009C466A">
              <w:rPr>
                <w:color w:val="FF0000"/>
              </w:rPr>
              <w:t xml:space="preserve"> Date</w:t>
            </w:r>
          </w:p>
          <w:p w:rsidR="00217703" w:rsidP="00217703" w:rsidRDefault="00217703" w14:paraId="646CAC3B" w14:textId="77777777">
            <w:r w:rsidRPr="004B0876">
              <w:t xml:space="preserve">Default Value </w:t>
            </w:r>
            <w:r w:rsidRPr="004B0876">
              <w:rPr>
                <w:rFonts w:cs="Angsana New"/>
                <w:cs/>
              </w:rPr>
              <w:t>:</w:t>
            </w:r>
            <w:r w:rsidRPr="006A0BD2">
              <w:rPr>
                <w:rFonts w:cs="Angsana New"/>
                <w:color w:val="FF0000"/>
                <w:cs/>
              </w:rPr>
              <w:t xml:space="preserve"> </w:t>
            </w:r>
            <w:r w:rsidRPr="004B0876">
              <w:t xml:space="preserve">Commercial Launch Date </w:t>
            </w:r>
            <w:r w:rsidRPr="004B0876">
              <w:rPr>
                <w:rFonts w:cs="Angsana New"/>
                <w:cs/>
              </w:rPr>
              <w:t xml:space="preserve">+ </w:t>
            </w:r>
            <w:r w:rsidRPr="004B0876">
              <w:t>1 Years</w:t>
            </w:r>
          </w:p>
          <w:p w:rsidR="00217703" w:rsidP="00217703" w:rsidRDefault="00217703" w14:paraId="6CD465B1" w14:textId="08CF2804">
            <w:r>
              <w:rPr>
                <w:rFonts w:hint="cs"/>
                <w:cs/>
              </w:rPr>
              <w:t xml:space="preserve">เมื่อมีการเปลี่ยนแปลงค่าให้ </w:t>
            </w:r>
            <w:r>
              <w:t xml:space="preserve">Default </w:t>
            </w:r>
            <w:r>
              <w:rPr>
                <w:rFonts w:hint="cs"/>
                <w:cs/>
              </w:rPr>
              <w:t xml:space="preserve">ค่าที่ </w:t>
            </w:r>
            <w:r>
              <w:t>subscribePeriodEndDate</w:t>
            </w:r>
            <w:r>
              <w:rPr>
                <w:rFonts w:hint="cs"/>
                <w:cs/>
              </w:rPr>
              <w:t xml:space="preserve"> ใน </w:t>
            </w:r>
            <w:r>
              <w:t>Commu Touch Point</w:t>
            </w:r>
          </w:p>
        </w:tc>
      </w:tr>
      <w:tr w:rsidRPr="008979A8" w:rsidR="00217703" w:rsidTr="4801D386" w14:paraId="0558C8E8" w14:textId="77777777">
        <w:trPr>
          <w:trHeight w:val="108"/>
        </w:trPr>
        <w:tc>
          <w:tcPr>
            <w:tcW w:w="1633" w:type="pct"/>
            <w:gridSpan w:val="2"/>
            <w:tcMar/>
          </w:tcPr>
          <w:p w:rsidR="00217703" w:rsidP="00217703" w:rsidRDefault="00217703" w14:paraId="6921F166" w14:textId="2722FE2A">
            <w:r>
              <w:t>fixedStartDate</w:t>
            </w:r>
          </w:p>
        </w:tc>
        <w:tc>
          <w:tcPr>
            <w:tcW w:w="549" w:type="pct"/>
            <w:gridSpan w:val="2"/>
            <w:tcMar/>
          </w:tcPr>
          <w:p w:rsidR="00217703" w:rsidP="00217703" w:rsidRDefault="00217703" w14:paraId="5636C2ED" w14:textId="047D6B1A">
            <w:r>
              <w:t>Calendar</w:t>
            </w:r>
          </w:p>
        </w:tc>
        <w:tc>
          <w:tcPr>
            <w:tcW w:w="2818" w:type="pct"/>
            <w:gridSpan w:val="2"/>
            <w:tcMar/>
          </w:tcPr>
          <w:p w:rsidR="00217703" w:rsidP="00217703" w:rsidRDefault="00217703" w14:paraId="0DE0D505" w14:textId="5A826FC1">
            <w:r w:rsidRPr="00766CC1">
              <w:t xml:space="preserve">Label </w:t>
            </w:r>
            <w:r w:rsidRPr="00766CC1">
              <w:rPr>
                <w:rFonts w:cs="Angsana New"/>
                <w:cs/>
              </w:rPr>
              <w:t>:</w:t>
            </w:r>
            <w:r w:rsidRPr="0018306C">
              <w:t xml:space="preserve"> Fixed Start Date</w:t>
            </w:r>
          </w:p>
        </w:tc>
      </w:tr>
      <w:tr w:rsidRPr="008979A8" w:rsidR="00217703" w:rsidTr="4801D386" w14:paraId="46E755E5" w14:textId="77777777">
        <w:trPr>
          <w:trHeight w:val="108"/>
        </w:trPr>
        <w:tc>
          <w:tcPr>
            <w:tcW w:w="1633" w:type="pct"/>
            <w:gridSpan w:val="2"/>
            <w:tcMar/>
          </w:tcPr>
          <w:p w:rsidR="00217703" w:rsidP="00217703" w:rsidRDefault="00217703" w14:paraId="7EE56492" w14:textId="405F17C2">
            <w:r>
              <w:t>fixedEndDate</w:t>
            </w:r>
          </w:p>
        </w:tc>
        <w:tc>
          <w:tcPr>
            <w:tcW w:w="549" w:type="pct"/>
            <w:gridSpan w:val="2"/>
            <w:tcMar/>
          </w:tcPr>
          <w:p w:rsidR="00217703" w:rsidP="00217703" w:rsidRDefault="00217703" w14:paraId="41501F96" w14:textId="1B1F3F87">
            <w:r>
              <w:t>Calendar</w:t>
            </w:r>
          </w:p>
        </w:tc>
        <w:tc>
          <w:tcPr>
            <w:tcW w:w="2818" w:type="pct"/>
            <w:gridSpan w:val="2"/>
            <w:tcMar/>
          </w:tcPr>
          <w:p w:rsidR="00217703" w:rsidP="00217703" w:rsidRDefault="00217703" w14:paraId="39D8A2B9" w14:textId="18D4CD8D">
            <w:r w:rsidRPr="00766CC1">
              <w:t xml:space="preserve">Label </w:t>
            </w:r>
            <w:r w:rsidRPr="00766CC1">
              <w:rPr>
                <w:rFonts w:cs="Angsana New"/>
                <w:cs/>
              </w:rPr>
              <w:t>:</w:t>
            </w:r>
            <w:r w:rsidRPr="0018306C">
              <w:t xml:space="preserve"> Fixed End Date</w:t>
            </w:r>
          </w:p>
        </w:tc>
      </w:tr>
      <w:tr w:rsidRPr="008979A8" w:rsidR="00217703" w:rsidTr="4801D386" w14:paraId="7ABA9E06" w14:textId="77777777">
        <w:trPr>
          <w:trHeight w:val="108"/>
        </w:trPr>
        <w:tc>
          <w:tcPr>
            <w:tcW w:w="1633" w:type="pct"/>
            <w:gridSpan w:val="2"/>
            <w:tcMar/>
          </w:tcPr>
          <w:p w:rsidR="00217703" w:rsidP="00217703" w:rsidRDefault="00217703" w14:paraId="58676E09" w14:textId="02DAB8C6">
            <w:r>
              <w:t>productClass</w:t>
            </w:r>
          </w:p>
        </w:tc>
        <w:tc>
          <w:tcPr>
            <w:tcW w:w="549" w:type="pct"/>
            <w:gridSpan w:val="2"/>
            <w:tcMar/>
          </w:tcPr>
          <w:p w:rsidR="00217703" w:rsidP="00217703" w:rsidRDefault="00217703" w14:paraId="12F54309" w14:textId="1BEF4771">
            <w:r>
              <w:t>Drop down list</w:t>
            </w:r>
          </w:p>
        </w:tc>
        <w:tc>
          <w:tcPr>
            <w:tcW w:w="2818" w:type="pct"/>
            <w:gridSpan w:val="2"/>
            <w:tcMar/>
          </w:tcPr>
          <w:p w:rsidR="00217703" w:rsidP="00217703" w:rsidRDefault="00217703" w14:paraId="545DF0D8" w14:textId="47D9998F">
            <w:pPr>
              <w:rPr>
                <w:color w:val="FF0000"/>
              </w:rPr>
            </w:pPr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2D72A4">
              <w:rPr>
                <w:rFonts w:cs="Angsana New"/>
                <w:color w:val="FF0000"/>
                <w:cs/>
              </w:rPr>
              <w:t>*</w:t>
            </w:r>
            <w:r w:rsidRPr="002D72A4">
              <w:rPr>
                <w:color w:val="FF0000"/>
              </w:rPr>
              <w:t>Product Class</w:t>
            </w:r>
          </w:p>
          <w:p w:rsidR="00217703" w:rsidP="00217703" w:rsidRDefault="00217703" w14:paraId="39DDD8CE" w14:textId="394A341B">
            <w:pPr>
              <w:rPr>
                <w:color w:val="FF0000"/>
              </w:rPr>
            </w:pPr>
            <w:r w:rsidRPr="004D0B05">
              <w:t xml:space="preserve">Default </w:t>
            </w:r>
            <w:r w:rsidRPr="00382D83">
              <w:t xml:space="preserve">Value </w:t>
            </w:r>
            <w:r w:rsidRPr="00382D83">
              <w:rPr>
                <w:rFonts w:cs="Angsana New"/>
                <w:cs/>
              </w:rPr>
              <w:t xml:space="preserve">: </w:t>
            </w:r>
            <w:r w:rsidRPr="00382D83">
              <w:rPr>
                <w:cs/>
              </w:rPr>
              <w:t xml:space="preserve">ถ้า </w:t>
            </w:r>
            <w:r w:rsidRPr="004D0B05">
              <w:t>customerType</w:t>
            </w:r>
            <w:r w:rsidRPr="004D0B05">
              <w:rPr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t>All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ให้ </w:t>
            </w:r>
            <w:r>
              <w:t xml:space="preserve">Default </w:t>
            </w:r>
            <w:r>
              <w:rPr>
                <w:rFonts w:hint="cs"/>
                <w:cs/>
              </w:rPr>
              <w:t xml:space="preserve">ค่าเป็น </w:t>
            </w:r>
            <w:r>
              <w:rPr>
                <w:rFonts w:cs="Angsana New"/>
                <w:cs/>
              </w:rPr>
              <w:t>“</w:t>
            </w:r>
            <w:r>
              <w:t>On</w:t>
            </w:r>
            <w:r>
              <w:rPr>
                <w:rFonts w:cs="Angsana New"/>
                <w:cs/>
              </w:rPr>
              <w:t>-</w:t>
            </w:r>
            <w:r>
              <w:t>Top Extra</w:t>
            </w:r>
            <w:r>
              <w:rPr>
                <w:rFonts w:cs="Angsana New"/>
                <w:cs/>
              </w:rPr>
              <w:t>”</w:t>
            </w:r>
          </w:p>
          <w:p w:rsidR="00217703" w:rsidP="00217703" w:rsidRDefault="00217703" w14:paraId="0E535310" w14:textId="24CFCD0E">
            <w:pPr>
              <w:rPr>
                <w:rFonts w:cs="CordiaUPC"/>
              </w:rPr>
            </w:pPr>
            <w:r w:rsidRPr="0023576A">
              <w:t xml:space="preserve">List of Value </w:t>
            </w:r>
            <w:r w:rsidRPr="0023576A">
              <w:rPr>
                <w:rFonts w:cs="Angsana New"/>
                <w:cs/>
              </w:rPr>
              <w:t xml:space="preserve">: </w:t>
            </w:r>
            <w:r w:rsidRPr="00B916D9">
              <w:rPr>
                <w:rFonts w:cs="Angsana New"/>
                <w:cs/>
              </w:rPr>
              <w:t>ดึงข้อมูลจาก</w:t>
            </w:r>
            <w:r w:rsidRPr="00B916D9">
              <w:rPr>
                <w:rFonts w:cs="CordiaUPC"/>
              </w:rPr>
              <w:t xml:space="preserve">DB </w:t>
            </w:r>
            <w:r w:rsidRPr="00B916D9">
              <w:rPr>
                <w:rFonts w:cs="Angsana New"/>
                <w:cs/>
              </w:rPr>
              <w:t xml:space="preserve">ที่ </w:t>
            </w:r>
            <w:r w:rsidRPr="00B916D9">
              <w:rPr>
                <w:rFonts w:cs="CordiaUPC"/>
              </w:rPr>
              <w:t xml:space="preserve">Table FLW_CFG_LOV </w:t>
            </w:r>
            <w:r w:rsidRPr="00B916D9">
              <w:rPr>
                <w:rFonts w:cs="Angsana New"/>
                <w:cs/>
              </w:rPr>
              <w:t xml:space="preserve">โดย </w:t>
            </w:r>
            <w:r w:rsidRPr="00B916D9">
              <w:rPr>
                <w:rFonts w:cs="CordiaUPC"/>
              </w:rPr>
              <w:t xml:space="preserve">group_type </w:t>
            </w:r>
            <w:r w:rsidRPr="00B916D9">
              <w:rPr>
                <w:rFonts w:cs="Angsana New"/>
                <w:cs/>
              </w:rPr>
              <w:t>= ‘</w:t>
            </w:r>
            <w:r>
              <w:rPr>
                <w:rFonts w:cs="CordiaUPC"/>
              </w:rPr>
              <w:t>Product Class</w:t>
            </w:r>
            <w:r>
              <w:rPr>
                <w:rFonts w:cs="Angsana New"/>
                <w:cs/>
              </w:rPr>
              <w:t>’</w:t>
            </w:r>
            <w:r>
              <w:rPr>
                <w:rFonts w:hint="cs" w:cs="Angsana New"/>
                <w:cs/>
              </w:rPr>
              <w:t xml:space="preserve"> และ </w:t>
            </w:r>
            <w:r>
              <w:rPr>
                <w:rFonts w:cs="CordiaUPC"/>
              </w:rPr>
              <w:t xml:space="preserve">par_row_id_concat </w:t>
            </w:r>
            <w:r>
              <w:rPr>
                <w:rFonts w:hint="cs" w:cs="CordiaUPC"/>
                <w:cs/>
              </w:rPr>
              <w:t xml:space="preserve">และ </w:t>
            </w:r>
            <w:r>
              <w:rPr>
                <w:rFonts w:cs="CordiaUPC"/>
              </w:rPr>
              <w:t xml:space="preserve">lov_val2 like </w:t>
            </w:r>
            <w:r>
              <w:rPr>
                <w:rFonts w:cs="CordiaUPC"/>
                <w:cs/>
              </w:rPr>
              <w:t>‘%</w:t>
            </w:r>
            <w:r>
              <w:rPr>
                <w:rFonts w:cs="CordiaUPC"/>
              </w:rPr>
              <w:t>PO Group</w:t>
            </w:r>
            <w:r>
              <w:rPr>
                <w:rFonts w:cs="CordiaUPC"/>
                <w:cs/>
              </w:rPr>
              <w:t>%’</w:t>
            </w:r>
            <w:r>
              <w:rPr>
                <w:rFonts w:hint="cs" w:cs="Angsana New"/>
                <w:cs/>
              </w:rPr>
              <w:t xml:space="preserve"> ประกอบด้วย </w:t>
            </w:r>
            <w:r w:rsidRPr="00766CC1">
              <w:t>customerType</w:t>
            </w:r>
          </w:p>
          <w:p w:rsidR="00217703" w:rsidP="00217703" w:rsidRDefault="00217703" w14:paraId="52FA5931" w14:textId="77777777">
            <w:pPr>
              <w:rPr>
                <w:rFonts w:cs="CordiaUPC"/>
              </w:rPr>
            </w:pPr>
          </w:p>
          <w:p w:rsidRPr="00FD6FDE" w:rsidR="00217703" w:rsidP="00217703" w:rsidRDefault="00217703" w14:paraId="2DA63EDE" w14:textId="77777777">
            <w:pPr>
              <w:rPr>
                <w:rFonts w:cs="CordiaUPC"/>
              </w:rPr>
            </w:pPr>
            <w:r>
              <w:rPr>
                <w:rFonts w:hint="cs" w:cs="CordiaUPC"/>
                <w:cs/>
              </w:rPr>
              <w:t xml:space="preserve">ถ้า </w:t>
            </w:r>
            <w:r>
              <w:rPr>
                <w:rFonts w:cs="CordiaUPC"/>
              </w:rPr>
              <w:t xml:space="preserve">PO Group </w:t>
            </w:r>
            <w:r>
              <w:rPr>
                <w:rFonts w:hint="cs" w:cs="CordiaUPC"/>
                <w:cs/>
              </w:rPr>
              <w:t xml:space="preserve">มีค่าเป็น </w:t>
            </w:r>
            <w:r>
              <w:rPr>
                <w:rFonts w:cs="CordiaUPC"/>
                <w:cs/>
              </w:rPr>
              <w:t>“</w:t>
            </w:r>
            <w:r>
              <w:rPr>
                <w:rFonts w:cs="CordiaUPC"/>
              </w:rPr>
              <w:t>IR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cs="CordiaUPC"/>
              </w:rPr>
              <w:t>D</w:t>
            </w:r>
            <w:r w:rsidRPr="001262C6">
              <w:t>efault value Product Class is On</w:t>
            </w:r>
            <w:r w:rsidRPr="001262C6">
              <w:rPr>
                <w:rFonts w:cs="CordiaUPC"/>
                <w:cs/>
              </w:rPr>
              <w:t>-</w:t>
            </w:r>
            <w:r w:rsidRPr="001262C6">
              <w:t>Top Extra</w:t>
            </w:r>
          </w:p>
          <w:p w:rsidR="00217703" w:rsidP="00217703" w:rsidRDefault="00217703" w14:paraId="082A07A9" w14:textId="5DC68B03"/>
          <w:p w:rsidR="00217703" w:rsidP="00217703" w:rsidRDefault="00217703" w14:paraId="095E5ACB" w14:textId="01CBD5D7">
            <w:r>
              <w:rPr>
                <w:rFonts w:hint="cs"/>
                <w:cs/>
              </w:rPr>
              <w:t xml:space="preserve">เมื่อเลือก </w:t>
            </w:r>
            <w:r w:rsidRPr="00BA4D9E">
              <w:t xml:space="preserve">productClass </w:t>
            </w:r>
            <w:r w:rsidRPr="00BA4D9E">
              <w:rPr>
                <w:rFonts w:hint="cs"/>
                <w:cs/>
              </w:rPr>
              <w:t xml:space="preserve">เป็น </w:t>
            </w:r>
            <w:r w:rsidRPr="00BA4D9E">
              <w:rPr>
                <w:rFonts w:cs="Angsana New"/>
                <w:cs/>
              </w:rPr>
              <w:t>“</w:t>
            </w:r>
            <w:r w:rsidRPr="00BA4D9E">
              <w:t>Main</w:t>
            </w:r>
            <w:r w:rsidRPr="00BA4D9E">
              <w:rPr>
                <w:rFonts w:cs="Angsana New"/>
                <w:cs/>
              </w:rPr>
              <w:t xml:space="preserve">” </w:t>
            </w:r>
            <w:r w:rsidRPr="00BA4D9E">
              <w:rPr>
                <w:rFonts w:hint="cs"/>
                <w:cs/>
              </w:rPr>
              <w:t xml:space="preserve">ให้ </w:t>
            </w:r>
            <w:r w:rsidRPr="00BA4D9E">
              <w:t xml:space="preserve">Default </w:t>
            </w:r>
            <w:r w:rsidRPr="00BA4D9E">
              <w:rPr>
                <w:rFonts w:hint="cs"/>
                <w:cs/>
              </w:rPr>
              <w:t>ค่า</w:t>
            </w:r>
            <w:r>
              <w:rPr>
                <w:rFonts w:hint="cs"/>
                <w:cs/>
              </w:rPr>
              <w:t xml:space="preserve"> </w:t>
            </w:r>
          </w:p>
          <w:p w:rsidRPr="00BA4D9E" w:rsidR="00217703" w:rsidP="00217703" w:rsidRDefault="00217703" w14:paraId="4F74976A" w14:textId="03CDCC81">
            <w:pPr>
              <w:pStyle w:val="ListParagraph"/>
              <w:numPr>
                <w:ilvl w:val="0"/>
                <w:numId w:val="426"/>
              </w:numPr>
              <w:rPr>
                <w:cs/>
              </w:rPr>
            </w:pPr>
            <w:r>
              <w:t xml:space="preserve">productSpecification </w:t>
            </w:r>
            <w:r w:rsidRPr="00BA4D9E">
              <w:rPr>
                <w:rFonts w:hint="cs"/>
                <w:cs/>
              </w:rPr>
              <w:t>ดังนี้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พร้อมทั้งเคลียร์ค่า </w:t>
            </w:r>
            <w:r>
              <w:t xml:space="preserve">Product Pricing </w:t>
            </w:r>
            <w:r>
              <w:rPr>
                <w:rFonts w:hint="cs"/>
                <w:cs/>
              </w:rPr>
              <w:t>ทั้งหมด</w:t>
            </w:r>
          </w:p>
          <w:p w:rsidRPr="00BA4D9E" w:rsidR="00217703" w:rsidP="00217703" w:rsidRDefault="00217703" w14:paraId="46E1A01D" w14:textId="77777777">
            <w:pPr>
              <w:pStyle w:val="ListParagraph"/>
              <w:numPr>
                <w:ilvl w:val="1"/>
                <w:numId w:val="426"/>
              </w:numPr>
            </w:pPr>
            <w:r w:rsidRPr="00BA4D9E">
              <w:t>Voice</w:t>
            </w:r>
          </w:p>
          <w:p w:rsidRPr="00BA4D9E" w:rsidR="00217703" w:rsidP="00217703" w:rsidRDefault="00217703" w14:paraId="58C853DF" w14:textId="77777777">
            <w:pPr>
              <w:pStyle w:val="ListParagraph"/>
              <w:numPr>
                <w:ilvl w:val="1"/>
                <w:numId w:val="426"/>
              </w:numPr>
            </w:pPr>
            <w:r w:rsidRPr="00BA4D9E">
              <w:t>SMS</w:t>
            </w:r>
          </w:p>
          <w:p w:rsidRPr="00BA4D9E" w:rsidR="00217703" w:rsidP="00217703" w:rsidRDefault="00217703" w14:paraId="18467BF7" w14:textId="77777777">
            <w:pPr>
              <w:pStyle w:val="ListParagraph"/>
              <w:numPr>
                <w:ilvl w:val="1"/>
                <w:numId w:val="426"/>
              </w:numPr>
            </w:pPr>
            <w:r w:rsidRPr="00BA4D9E">
              <w:t>MMS</w:t>
            </w:r>
          </w:p>
          <w:p w:rsidR="00217703" w:rsidP="00217703" w:rsidRDefault="00217703" w14:paraId="73689319" w14:textId="0DAF92B1">
            <w:pPr>
              <w:pStyle w:val="ListParagraph"/>
              <w:numPr>
                <w:ilvl w:val="1"/>
                <w:numId w:val="426"/>
              </w:numPr>
            </w:pPr>
            <w:r w:rsidRPr="00BA4D9E">
              <w:t>Internet</w:t>
            </w:r>
          </w:p>
          <w:p w:rsidR="00217703" w:rsidP="00217703" w:rsidRDefault="00217703" w14:paraId="0B9510A6" w14:textId="77777777">
            <w:pPr>
              <w:pStyle w:val="ListParagraph"/>
              <w:numPr>
                <w:ilvl w:val="0"/>
                <w:numId w:val="430"/>
              </w:numPr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PO Group </w:t>
            </w:r>
            <w:r>
              <w:rPr>
                <w:rFonts w:cs="CordiaUPC"/>
                <w:cs/>
              </w:rPr>
              <w:t>=”"</w:t>
            </w:r>
            <w:r>
              <w:t>Music</w:t>
            </w:r>
            <w:r>
              <w:rPr>
                <w:rFonts w:cs="CordiaUPC"/>
                <w:cs/>
              </w:rPr>
              <w:t xml:space="preserve">” </w:t>
            </w:r>
            <w:r>
              <w:t xml:space="preserve">Default RevenueCode </w:t>
            </w:r>
            <w:r>
              <w:rPr>
                <w:rFonts w:hint="cs"/>
                <w:cs/>
              </w:rPr>
              <w:t>เมื่อ</w:t>
            </w:r>
          </w:p>
          <w:p w:rsidR="00217703" w:rsidP="00217703" w:rsidRDefault="00217703" w14:paraId="08290DC7" w14:textId="77777777">
            <w:pPr>
              <w:pStyle w:val="ListParagraph"/>
              <w:numPr>
                <w:ilvl w:val="0"/>
                <w:numId w:val="426"/>
              </w:numPr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priceType </w:t>
            </w:r>
            <w:r>
              <w:rPr>
                <w:rFonts w:cs="CordiaUPC"/>
                <w:cs/>
              </w:rPr>
              <w:t>= “</w:t>
            </w:r>
            <w:r>
              <w:t>Recurring</w:t>
            </w:r>
            <w:r>
              <w:rPr>
                <w:rFonts w:cs="CordiaUPC"/>
                <w:cs/>
              </w:rPr>
              <w:t>”</w:t>
            </w:r>
          </w:p>
          <w:p w:rsidR="00217703" w:rsidP="00217703" w:rsidRDefault="00217703" w14:paraId="7F3656D0" w14:textId="3BBEC9C1">
            <w:pPr>
              <w:pStyle w:val="ListParagraph"/>
              <w:numPr>
                <w:ilvl w:val="0"/>
                <w:numId w:val="429"/>
              </w:numPr>
            </w:pPr>
            <w:r>
              <w:rPr>
                <w:rFonts w:hint="cs"/>
                <w:cs/>
              </w:rPr>
              <w:t xml:space="preserve">ให้ </w:t>
            </w:r>
            <w:r>
              <w:t xml:space="preserve">Default </w:t>
            </w:r>
            <w:r w:rsidRPr="0069667B"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APCP</w:t>
            </w:r>
            <w:r>
              <w:rPr>
                <w:rFonts w:cs="CordiaUPC"/>
                <w:cs/>
              </w:rPr>
              <w:t>-</w:t>
            </w:r>
            <w:r>
              <w:rPr>
                <w:rFonts w:cs="CordiaUPC"/>
              </w:rPr>
              <w:t>002</w:t>
            </w:r>
            <w:r w:rsidRPr="0069667B">
              <w:rPr>
                <w:rFonts w:cs="Angsana New"/>
                <w:cs/>
              </w:rPr>
              <w:t>”</w:t>
            </w:r>
          </w:p>
          <w:p w:rsidR="00217703" w:rsidP="00217703" w:rsidRDefault="00217703" w14:paraId="21F6912B" w14:textId="50160027">
            <w:pPr>
              <w:pStyle w:val="ListParagraph"/>
              <w:numPr>
                <w:ilvl w:val="0"/>
                <w:numId w:val="426"/>
              </w:numPr>
            </w:pPr>
            <w:r>
              <w:rPr>
                <w:rFonts w:hint="cs"/>
                <w:cs/>
              </w:rPr>
              <w:t xml:space="preserve">ถ้าไม่ใช่ </w:t>
            </w:r>
          </w:p>
          <w:p w:rsidR="00217703" w:rsidP="00217703" w:rsidRDefault="00217703" w14:paraId="7710C4D0" w14:textId="59CEC708">
            <w:pPr>
              <w:pStyle w:val="ListParagraph"/>
              <w:numPr>
                <w:ilvl w:val="0"/>
                <w:numId w:val="428"/>
              </w:numPr>
              <w:rPr>
                <w:cs/>
              </w:rPr>
            </w:pPr>
            <w:r>
              <w:rPr>
                <w:rFonts w:hint="cs"/>
                <w:cs/>
              </w:rPr>
              <w:t xml:space="preserve">ให้ </w:t>
            </w:r>
            <w:r>
              <w:t xml:space="preserve">Default </w:t>
            </w:r>
            <w:r w:rsidRPr="006F3A56"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APCI</w:t>
            </w:r>
            <w:r>
              <w:rPr>
                <w:rFonts w:cs="CordiaUPC"/>
                <w:cs/>
              </w:rPr>
              <w:t>-</w:t>
            </w:r>
            <w:r>
              <w:rPr>
                <w:rFonts w:cs="CordiaUPC"/>
              </w:rPr>
              <w:t>002</w:t>
            </w:r>
            <w:r>
              <w:rPr>
                <w:rFonts w:cs="CordiaUPC"/>
                <w:cs/>
              </w:rPr>
              <w:t>”</w:t>
            </w:r>
          </w:p>
          <w:p w:rsidRPr="00F1784B" w:rsidR="00217703" w:rsidP="00217703" w:rsidRDefault="00217703" w14:paraId="1BB7ECD4" w14:textId="010E9AD6">
            <w:pPr>
              <w:pStyle w:val="ListParagraph"/>
              <w:numPr>
                <w:ilvl w:val="0"/>
                <w:numId w:val="430"/>
              </w:numPr>
            </w:pPr>
            <w:r>
              <w:rPr>
                <w:rFonts w:hint="cs"/>
                <w:cs/>
              </w:rPr>
              <w:t xml:space="preserve">ถ้าไม่ใช่ </w:t>
            </w:r>
            <w:r>
              <w:t xml:space="preserve">Default RevenueCode </w:t>
            </w:r>
            <w:r w:rsidRPr="00192953">
              <w:rPr>
                <w:rFonts w:cs="Angsana New"/>
                <w:cs/>
              </w:rPr>
              <w:t xml:space="preserve">เมื่อ </w:t>
            </w:r>
            <w:r w:rsidRPr="002B59E6">
              <w:t xml:space="preserve">customerType </w:t>
            </w:r>
            <w:r w:rsidRPr="002B59E6">
              <w:rPr>
                <w:rFonts w:hint="cs"/>
                <w:cs/>
              </w:rPr>
              <w:t xml:space="preserve">เป็น </w:t>
            </w:r>
            <w:r w:rsidRPr="00192953">
              <w:rPr>
                <w:rFonts w:cs="Angsana New"/>
                <w:cs/>
              </w:rPr>
              <w:t>“</w:t>
            </w:r>
            <w:r>
              <w:t>Post</w:t>
            </w:r>
            <w:r w:rsidRPr="00192953">
              <w:rPr>
                <w:rFonts w:cs="Angsana New"/>
                <w:cs/>
              </w:rPr>
              <w:t>-</w:t>
            </w:r>
            <w:r w:rsidRPr="002B59E6">
              <w:t>paid</w:t>
            </w:r>
            <w:r w:rsidRPr="00192953">
              <w:rPr>
                <w:rFonts w:cs="Angsana New"/>
                <w:cs/>
              </w:rPr>
              <w:t xml:space="preserve">” </w:t>
            </w:r>
            <w:r w:rsidRPr="002B59E6">
              <w:t xml:space="preserve">or </w:t>
            </w:r>
            <w:r w:rsidRPr="00192953">
              <w:rPr>
                <w:rFonts w:cs="Angsana New"/>
                <w:cs/>
              </w:rPr>
              <w:t>“</w:t>
            </w:r>
            <w:r>
              <w:t>All</w:t>
            </w:r>
            <w:r w:rsidRPr="00192953">
              <w:rPr>
                <w:rFonts w:cs="Angsana New"/>
                <w:cs/>
              </w:rPr>
              <w:t xml:space="preserve">” </w:t>
            </w:r>
          </w:p>
          <w:p w:rsidR="00217703" w:rsidP="00217703" w:rsidRDefault="00217703" w14:paraId="57F71F40" w14:textId="515EC037">
            <w:pPr>
              <w:pStyle w:val="ListParagraph"/>
              <w:numPr>
                <w:ilvl w:val="1"/>
                <w:numId w:val="426"/>
              </w:numPr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chargeDetail </w:t>
            </w:r>
            <w:r>
              <w:rPr>
                <w:rFonts w:hint="cs"/>
                <w:cs/>
              </w:rPr>
              <w:t xml:space="preserve">ทุก </w:t>
            </w:r>
            <w:r>
              <w:t xml:space="preserve">Rows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t>0</w:t>
            </w:r>
            <w:r>
              <w:rPr>
                <w:rFonts w:hint="cs"/>
                <w:cs/>
              </w:rPr>
              <w:t xml:space="preserve"> บาท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targrtGroup </w:t>
            </w:r>
            <w:r>
              <w:rPr>
                <w:rFonts w:hint="cs"/>
                <w:cs/>
              </w:rPr>
              <w:t xml:space="preserve">ไม่ใช่ </w:t>
            </w:r>
            <w:r>
              <w:rPr>
                <w:rFonts w:cs="CordiaUPC"/>
                <w:cs/>
              </w:rPr>
              <w:t>“</w:t>
            </w:r>
            <w:r>
              <w:t>Net Gift</w:t>
            </w:r>
            <w:r>
              <w:rPr>
                <w:rFonts w:cs="CordiaUPC"/>
                <w:cs/>
              </w:rPr>
              <w:t>”</w:t>
            </w:r>
          </w:p>
          <w:p w:rsidRPr="00F1784B" w:rsidR="00217703" w:rsidP="00217703" w:rsidRDefault="00217703" w14:paraId="2A23BF6B" w14:textId="40463D8F">
            <w:pPr>
              <w:pStyle w:val="ListParagraph"/>
              <w:numPr>
                <w:ilvl w:val="2"/>
                <w:numId w:val="426"/>
              </w:numPr>
            </w:pPr>
            <w:r>
              <w:rPr>
                <w:rFonts w:hint="cs"/>
                <w:cs/>
              </w:rPr>
              <w:t xml:space="preserve">ให้ </w:t>
            </w:r>
            <w:r>
              <w:t xml:space="preserve">Default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Undefined</w:t>
            </w:r>
            <w:r>
              <w:rPr>
                <w:rFonts w:cs="Angsana New"/>
                <w:cs/>
              </w:rPr>
              <w:t>”</w:t>
            </w:r>
          </w:p>
          <w:p w:rsidR="00217703" w:rsidP="00217703" w:rsidRDefault="00217703" w14:paraId="61B478A7" w14:textId="5EE4AB32">
            <w:pPr>
              <w:pStyle w:val="ListParagraph"/>
              <w:numPr>
                <w:ilvl w:val="1"/>
                <w:numId w:val="426"/>
              </w:numPr>
            </w:pPr>
            <w:r>
              <w:rPr>
                <w:rFonts w:hint="cs"/>
                <w:cs/>
              </w:rPr>
              <w:t>ถ้าไม่ใช่</w:t>
            </w:r>
          </w:p>
          <w:p w:rsidR="00217703" w:rsidP="00217703" w:rsidRDefault="00217703" w14:paraId="02CA2B1B" w14:textId="3DAA1681">
            <w:pPr>
              <w:pStyle w:val="ListParagraph"/>
              <w:numPr>
                <w:ilvl w:val="2"/>
                <w:numId w:val="426"/>
              </w:numPr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priceType </w:t>
            </w:r>
            <w:r>
              <w:rPr>
                <w:rFonts w:cs="Angsana New"/>
                <w:cs/>
              </w:rPr>
              <w:t>= “</w:t>
            </w:r>
            <w:r>
              <w:t>Recurring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ให้ </w:t>
            </w:r>
            <w:r>
              <w:t xml:space="preserve">Default </w:t>
            </w:r>
            <w:r>
              <w:rPr>
                <w:rFonts w:cs="Angsana New"/>
                <w:cs/>
              </w:rPr>
              <w:t>“</w:t>
            </w:r>
            <w:r w:rsidRPr="0059473E">
              <w:t>APCP</w:t>
            </w:r>
            <w:r w:rsidRPr="0059473E">
              <w:rPr>
                <w:rFonts w:cs="Angsana New"/>
                <w:cs/>
              </w:rPr>
              <w:t>-</w:t>
            </w:r>
            <w:r w:rsidRPr="0059473E">
              <w:t>009</w:t>
            </w:r>
            <w:r>
              <w:rPr>
                <w:rFonts w:cs="Angsana New"/>
                <w:cs/>
              </w:rPr>
              <w:t>”</w:t>
            </w:r>
          </w:p>
          <w:p w:rsidR="00217703" w:rsidP="00217703" w:rsidRDefault="00217703" w14:paraId="0F132472" w14:textId="7D772008">
            <w:pPr>
              <w:pStyle w:val="ListParagraph"/>
              <w:numPr>
                <w:ilvl w:val="2"/>
                <w:numId w:val="426"/>
              </w:numPr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priceType </w:t>
            </w:r>
            <w:r>
              <w:rPr>
                <w:rFonts w:cs="Angsana New"/>
                <w:cs/>
              </w:rPr>
              <w:t>= “</w:t>
            </w:r>
            <w:r>
              <w:t>One</w:t>
            </w:r>
            <w:r>
              <w:rPr>
                <w:rFonts w:cs="Angsana New"/>
                <w:cs/>
              </w:rPr>
              <w:t>-</w:t>
            </w:r>
            <w:r>
              <w:t>Time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ให้ </w:t>
            </w:r>
            <w:r>
              <w:t xml:space="preserve">Default </w:t>
            </w:r>
            <w:r>
              <w:rPr>
                <w:rFonts w:cs="Angsana New"/>
                <w:cs/>
              </w:rPr>
              <w:t>“</w:t>
            </w:r>
            <w:r w:rsidRPr="0059473E">
              <w:t>APCI</w:t>
            </w:r>
            <w:r w:rsidRPr="0059473E">
              <w:rPr>
                <w:rFonts w:cs="Angsana New"/>
                <w:cs/>
              </w:rPr>
              <w:t>-</w:t>
            </w:r>
            <w:r w:rsidRPr="0059473E">
              <w:t>009</w:t>
            </w:r>
            <w:r>
              <w:rPr>
                <w:rFonts w:cs="Angsana New"/>
                <w:cs/>
              </w:rPr>
              <w:t>”</w:t>
            </w:r>
          </w:p>
          <w:p w:rsidR="00217703" w:rsidP="00217703" w:rsidRDefault="00217703" w14:paraId="412E3026" w14:textId="57716778">
            <w:pPr>
              <w:pStyle w:val="ListParagraph"/>
              <w:numPr>
                <w:ilvl w:val="2"/>
                <w:numId w:val="426"/>
              </w:numPr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priceType </w:t>
            </w:r>
            <w:r>
              <w:rPr>
                <w:rFonts w:cs="Angsana New"/>
                <w:cs/>
              </w:rPr>
              <w:t>= “</w:t>
            </w:r>
            <w:r>
              <w:t>Usage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ให้ </w:t>
            </w:r>
            <w:r>
              <w:t xml:space="preserve">Default </w:t>
            </w:r>
            <w:r>
              <w:rPr>
                <w:rFonts w:cs="Angsana New"/>
                <w:cs/>
              </w:rPr>
              <w:t>“</w:t>
            </w:r>
            <w:r w:rsidRPr="0059473E">
              <w:t>Undefined</w:t>
            </w:r>
            <w:r>
              <w:rPr>
                <w:rFonts w:cs="Angsana New"/>
                <w:cs/>
              </w:rPr>
              <w:t>”</w:t>
            </w:r>
          </w:p>
          <w:p w:rsidR="00217703" w:rsidP="00217703" w:rsidRDefault="00217703" w14:paraId="691C1FDA" w14:textId="77777777">
            <w:r>
              <w:rPr>
                <w:rFonts w:hint="cs"/>
                <w:cs/>
              </w:rPr>
              <w:t xml:space="preserve">ถ้าเปลี่ยนจาก </w:t>
            </w:r>
            <w:r>
              <w:rPr>
                <w:rFonts w:cs="Angsana New"/>
                <w:cs/>
              </w:rPr>
              <w:t>“</w:t>
            </w:r>
            <w:r>
              <w:t>Main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เป็น </w:t>
            </w:r>
            <w:r>
              <w:rPr>
                <w:rFonts w:cs="Angsana New"/>
                <w:cs/>
              </w:rPr>
              <w:t>“</w:t>
            </w:r>
            <w:r>
              <w:t>On</w:t>
            </w:r>
            <w:r>
              <w:rPr>
                <w:rFonts w:cs="Angsana New"/>
                <w:cs/>
              </w:rPr>
              <w:t>-</w:t>
            </w:r>
            <w:r>
              <w:t xml:space="preserve">Top </w:t>
            </w:r>
            <w:r>
              <w:rPr>
                <w:rFonts w:hint="cs"/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>
              <w:t>On</w:t>
            </w:r>
            <w:r>
              <w:rPr>
                <w:rFonts w:cs="Angsana New"/>
                <w:cs/>
              </w:rPr>
              <w:t>-</w:t>
            </w:r>
            <w:r>
              <w:t>Top Extra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ให้ทำการเคลียร์ค่า </w:t>
            </w:r>
          </w:p>
          <w:p w:rsidR="00217703" w:rsidP="00217703" w:rsidRDefault="00217703" w14:paraId="1219F2FA" w14:textId="44B582AF">
            <w:pPr>
              <w:pStyle w:val="ListParagraph"/>
              <w:numPr>
                <w:ilvl w:val="0"/>
                <w:numId w:val="426"/>
              </w:numPr>
            </w:pPr>
            <w:r>
              <w:t>Target Customer</w:t>
            </w:r>
          </w:p>
          <w:p w:rsidR="00217703" w:rsidP="00217703" w:rsidRDefault="00217703" w14:paraId="3BB79265" w14:textId="3669C0E5">
            <w:pPr>
              <w:pStyle w:val="ListParagraph"/>
              <w:numPr>
                <w:ilvl w:val="0"/>
                <w:numId w:val="426"/>
              </w:numPr>
            </w:pPr>
            <w:r>
              <w:t xml:space="preserve">Product Specification </w:t>
            </w:r>
          </w:p>
          <w:p w:rsidR="00217703" w:rsidP="00217703" w:rsidRDefault="00217703" w14:paraId="34A35A4F" w14:textId="1DE80EFE">
            <w:pPr>
              <w:pStyle w:val="ListParagraph"/>
              <w:numPr>
                <w:ilvl w:val="0"/>
                <w:numId w:val="426"/>
              </w:numPr>
            </w:pPr>
            <w:r>
              <w:t xml:space="preserve">Product Pricing </w:t>
            </w:r>
            <w:r>
              <w:rPr>
                <w:rFonts w:hint="cs"/>
                <w:cs/>
              </w:rPr>
              <w:t>ทั้งหมด</w:t>
            </w:r>
          </w:p>
          <w:p w:rsidR="00217703" w:rsidP="00217703" w:rsidRDefault="00217703" w14:paraId="6A93EB94" w14:textId="69887189">
            <w:pPr>
              <w:pStyle w:val="ListParagraph"/>
              <w:numPr>
                <w:ilvl w:val="0"/>
                <w:numId w:val="426"/>
              </w:numPr>
            </w:pPr>
            <w:r>
              <w:t xml:space="preserve">PO Relation </w:t>
            </w:r>
            <w:r>
              <w:rPr>
                <w:rFonts w:hint="cs"/>
                <w:cs/>
              </w:rPr>
              <w:t>ทั้งหมด</w:t>
            </w:r>
          </w:p>
          <w:p w:rsidR="00217703" w:rsidP="00217703" w:rsidRDefault="00217703" w14:paraId="44524F0B" w14:textId="5305FD7C">
            <w:r>
              <w:rPr>
                <w:rFonts w:hint="cs"/>
                <w:cs/>
              </w:rPr>
              <w:t xml:space="preserve">เมื่อเลือก </w:t>
            </w:r>
            <w:r w:rsidRPr="00BA4D9E">
              <w:t xml:space="preserve">productClass </w:t>
            </w:r>
            <w:r>
              <w:rPr>
                <w:rFonts w:hint="cs"/>
                <w:cs/>
              </w:rPr>
              <w:t xml:space="preserve">หรือ </w:t>
            </w:r>
            <w:r>
              <w:t xml:space="preserve">packageDuration </w:t>
            </w:r>
            <w:r>
              <w:rPr>
                <w:rFonts w:hint="cs"/>
                <w:cs/>
              </w:rPr>
              <w:t xml:space="preserve">หรือ </w:t>
            </w:r>
            <w:r>
              <w:t>packageDurationUnit</w:t>
            </w:r>
            <w:r>
              <w:rPr>
                <w:rFonts w:cs="Angsana New"/>
                <w:cs/>
              </w:rPr>
              <w:t xml:space="preserve"> </w:t>
            </w:r>
          </w:p>
          <w:p w:rsidR="00217703" w:rsidP="00217703" w:rsidRDefault="00217703" w14:paraId="0969CD87" w14:textId="5638D5F8">
            <w:pPr>
              <w:pStyle w:val="ListParagraph"/>
              <w:numPr>
                <w:ilvl w:val="0"/>
                <w:numId w:val="426"/>
              </w:numPr>
              <w:rPr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 w:rsidRPr="00BA4D9E">
              <w:t>productClass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 “</w:t>
            </w:r>
            <w:r>
              <w:t>Main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customerType </w:t>
            </w:r>
            <w:r>
              <w:rPr>
                <w:rFonts w:cs="Angsana New"/>
                <w:cs/>
              </w:rPr>
              <w:t>= 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>”  (</w:t>
            </w:r>
            <w:r>
              <w:rPr>
                <w:rFonts w:hint="cs"/>
                <w:cs/>
              </w:rPr>
              <w:t xml:space="preserve">จับ </w:t>
            </w:r>
            <w:r>
              <w:t xml:space="preserve">Event </w:t>
            </w:r>
            <w:r>
              <w:rPr>
                <w:rFonts w:hint="cs"/>
                <w:cs/>
              </w:rPr>
              <w:t xml:space="preserve">เฉพาะเปลี่ยน </w:t>
            </w:r>
            <w:r>
              <w:t>productClass</w:t>
            </w:r>
            <w:r>
              <w:rPr>
                <w:rFonts w:cs="Angsana New"/>
                <w:cs/>
              </w:rPr>
              <w:t>)</w:t>
            </w:r>
          </w:p>
          <w:p w:rsidR="00217703" w:rsidP="00217703" w:rsidRDefault="00217703" w14:paraId="1A5ECC22" w14:textId="41C9E1AF">
            <w:pPr>
              <w:pStyle w:val="ListParagraph"/>
              <w:numPr>
                <w:ilvl w:val="1"/>
                <w:numId w:val="426"/>
              </w:numPr>
            </w:pPr>
            <w:r>
              <w:t xml:space="preserve">packageDuration </w:t>
            </w:r>
            <w:r>
              <w:rPr>
                <w:rFonts w:cs="Angsana New"/>
                <w:cs/>
              </w:rPr>
              <w:t xml:space="preserve">= </w:t>
            </w:r>
            <w:r>
              <w:t>120</w:t>
            </w:r>
          </w:p>
          <w:p w:rsidR="00217703" w:rsidP="00217703" w:rsidRDefault="00217703" w14:paraId="3FA52870" w14:textId="1CB1AF7D">
            <w:pPr>
              <w:pStyle w:val="ListParagraph"/>
              <w:numPr>
                <w:ilvl w:val="1"/>
                <w:numId w:val="426"/>
              </w:numPr>
            </w:pPr>
            <w:r>
              <w:t xml:space="preserve">packageDurationUnit </w:t>
            </w:r>
            <w:r>
              <w:rPr>
                <w:rFonts w:cs="Angsana New"/>
                <w:cs/>
              </w:rPr>
              <w:t>= “</w:t>
            </w:r>
            <w:r>
              <w:t>Months</w:t>
            </w:r>
            <w:r>
              <w:rPr>
                <w:rFonts w:cs="Angsana New"/>
                <w:cs/>
              </w:rPr>
              <w:t>”</w:t>
            </w:r>
          </w:p>
          <w:p w:rsidR="00217703" w:rsidP="00217703" w:rsidRDefault="00217703" w14:paraId="219F0899" w14:textId="57757C3B">
            <w:pPr>
              <w:pStyle w:val="ListParagraph"/>
              <w:numPr>
                <w:ilvl w:val="1"/>
                <w:numId w:val="426"/>
              </w:numPr>
            </w:pPr>
            <w:r>
              <w:t xml:space="preserve">packageBillCycle </w:t>
            </w:r>
            <w:r>
              <w:rPr>
                <w:rFonts w:cs="Angsana New"/>
                <w:cs/>
              </w:rPr>
              <w:t xml:space="preserve">= </w:t>
            </w:r>
            <w:r>
              <w:t>1</w:t>
            </w:r>
          </w:p>
          <w:p w:rsidR="00217703" w:rsidP="00217703" w:rsidRDefault="00217703" w14:paraId="5A111981" w14:textId="1A977099">
            <w:pPr>
              <w:pStyle w:val="ListParagraph"/>
              <w:numPr>
                <w:ilvl w:val="1"/>
                <w:numId w:val="426"/>
              </w:numPr>
            </w:pPr>
            <w:r>
              <w:t>packageBillCycleUnit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 “</w:t>
            </w:r>
            <w:r>
              <w:t>Months</w:t>
            </w:r>
            <w:r>
              <w:rPr>
                <w:rFonts w:cs="Angsana New"/>
                <w:cs/>
              </w:rPr>
              <w:t>”</w:t>
            </w:r>
          </w:p>
          <w:p w:rsidR="00217703" w:rsidP="00217703" w:rsidRDefault="00217703" w14:paraId="1C63C4F6" w14:textId="2DFBBB5B">
            <w:pPr>
              <w:pStyle w:val="ListParagraph"/>
              <w:numPr>
                <w:ilvl w:val="1"/>
                <w:numId w:val="426"/>
              </w:numPr>
              <w:rPr>
                <w:cs/>
              </w:rPr>
            </w:pPr>
            <w:r w:rsidRPr="00BA4D9E">
              <w:t>productClass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 “</w:t>
            </w:r>
            <w:r>
              <w:t>Main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customerType </w:t>
            </w:r>
            <w:r>
              <w:rPr>
                <w:rFonts w:cs="Angsana New"/>
                <w:cs/>
              </w:rPr>
              <w:t>= “</w:t>
            </w:r>
            <w:r>
              <w:t>Post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>” (</w:t>
            </w:r>
            <w:r>
              <w:rPr>
                <w:rFonts w:hint="cs"/>
                <w:cs/>
              </w:rPr>
              <w:t xml:space="preserve">จับ </w:t>
            </w:r>
            <w:r>
              <w:t xml:space="preserve">Event </w:t>
            </w:r>
            <w:r>
              <w:rPr>
                <w:rFonts w:hint="cs"/>
                <w:cs/>
              </w:rPr>
              <w:t xml:space="preserve">เฉพาะเปลี่ยน </w:t>
            </w:r>
            <w:r>
              <w:t>productClass</w:t>
            </w:r>
            <w:r>
              <w:rPr>
                <w:rFonts w:cs="Angsana New"/>
                <w:cs/>
              </w:rPr>
              <w:t>)</w:t>
            </w:r>
          </w:p>
          <w:p w:rsidR="00217703" w:rsidP="00217703" w:rsidRDefault="00217703" w14:paraId="3A87CDAF" w14:textId="56A6D95F">
            <w:pPr>
              <w:pStyle w:val="ListParagraph"/>
              <w:numPr>
                <w:ilvl w:val="1"/>
                <w:numId w:val="426"/>
              </w:numPr>
            </w:pPr>
            <w:r>
              <w:t xml:space="preserve">packageDuration </w:t>
            </w:r>
            <w:r>
              <w:rPr>
                <w:rFonts w:cs="Angsana New"/>
                <w:cs/>
              </w:rPr>
              <w:t xml:space="preserve">= </w:t>
            </w:r>
            <w:r>
              <w:t>12</w:t>
            </w:r>
          </w:p>
          <w:p w:rsidR="00217703" w:rsidP="00217703" w:rsidRDefault="00217703" w14:paraId="06EA94E2" w14:textId="717B527E">
            <w:pPr>
              <w:pStyle w:val="ListParagraph"/>
              <w:numPr>
                <w:ilvl w:val="1"/>
                <w:numId w:val="426"/>
              </w:numPr>
            </w:pPr>
            <w:r>
              <w:t xml:space="preserve">packageDurationUnit </w:t>
            </w:r>
            <w:r>
              <w:rPr>
                <w:rFonts w:cs="Angsana New"/>
                <w:cs/>
              </w:rPr>
              <w:t>= “</w:t>
            </w:r>
            <w:r>
              <w:t>Bill Cycle</w:t>
            </w:r>
            <w:r>
              <w:rPr>
                <w:rFonts w:cs="Angsana New"/>
                <w:cs/>
              </w:rPr>
              <w:t>”</w:t>
            </w:r>
          </w:p>
          <w:p w:rsidR="00217703" w:rsidP="00217703" w:rsidRDefault="00217703" w14:paraId="15FDD19D" w14:textId="05EFA926">
            <w:pPr>
              <w:pStyle w:val="ListParagraph"/>
              <w:numPr>
                <w:ilvl w:val="0"/>
                <w:numId w:val="426"/>
              </w:numPr>
            </w:pPr>
            <w:r>
              <w:rPr>
                <w:rFonts w:hint="cs"/>
                <w:cs/>
              </w:rPr>
              <w:t xml:space="preserve">ถ้า </w:t>
            </w:r>
            <w:r w:rsidRPr="00BA4D9E">
              <w:t>productClass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 “</w:t>
            </w:r>
            <w:r>
              <w:t>On</w:t>
            </w:r>
            <w:r>
              <w:rPr>
                <w:rFonts w:cs="Angsana New"/>
                <w:cs/>
              </w:rPr>
              <w:t>-</w:t>
            </w:r>
            <w:r>
              <w:t>Top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>
              <w:t>On</w:t>
            </w:r>
            <w:r>
              <w:rPr>
                <w:rFonts w:cs="Angsana New"/>
                <w:cs/>
              </w:rPr>
              <w:t>-</w:t>
            </w:r>
            <w:r>
              <w:t>Top Extra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customerType </w:t>
            </w:r>
            <w:r>
              <w:rPr>
                <w:rFonts w:cs="Angsana New"/>
                <w:cs/>
              </w:rPr>
              <w:t>= 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>
              <w:t>All</w:t>
            </w:r>
            <w:r>
              <w:rPr>
                <w:rFonts w:cs="Angsana New"/>
                <w:cs/>
              </w:rPr>
              <w:t>”</w:t>
            </w:r>
          </w:p>
          <w:p w:rsidR="00217703" w:rsidP="00217703" w:rsidRDefault="00217703" w14:paraId="402C7C81" w14:textId="2333A74E">
            <w:pPr>
              <w:pStyle w:val="ListParagraph"/>
              <w:numPr>
                <w:ilvl w:val="1"/>
                <w:numId w:val="426"/>
              </w:numPr>
            </w:pPr>
            <w:r>
              <w:rPr>
                <w:rFonts w:hint="cs"/>
                <w:cs/>
              </w:rPr>
              <w:t xml:space="preserve">ถ้า </w:t>
            </w:r>
            <w:r>
              <w:t>packageBillCycle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hint="cs"/>
                <w:cs/>
              </w:rPr>
              <w:t>ไม่มีค่า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และ </w:t>
            </w:r>
            <w:r>
              <w:t>packageDuration</w:t>
            </w:r>
            <w:r>
              <w:rPr>
                <w:rFonts w:hint="cs"/>
                <w:cs/>
              </w:rPr>
              <w:t xml:space="preserve"> มีค่า ให้ </w:t>
            </w:r>
            <w:r>
              <w:t xml:space="preserve">packageBillCycle </w:t>
            </w:r>
            <w:r>
              <w:rPr>
                <w:rFonts w:cs="Angsana New"/>
                <w:cs/>
              </w:rPr>
              <w:t xml:space="preserve">= </w:t>
            </w:r>
            <w:r>
              <w:t>packageDuration</w:t>
            </w:r>
          </w:p>
          <w:p w:rsidRPr="005F01D6" w:rsidR="00217703" w:rsidP="00217703" w:rsidRDefault="00217703" w14:paraId="66197C18" w14:textId="606E7A80">
            <w:pPr>
              <w:pStyle w:val="ListParagraph"/>
              <w:numPr>
                <w:ilvl w:val="1"/>
                <w:numId w:val="426"/>
              </w:numPr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packageBillCycleUnit </w:t>
            </w:r>
            <w:r>
              <w:rPr>
                <w:rFonts w:hint="cs"/>
                <w:cs/>
              </w:rPr>
              <w:t xml:space="preserve">ไม่มีค่า และ </w:t>
            </w:r>
            <w:r>
              <w:t>packageDurationUnit</w:t>
            </w:r>
            <w:r>
              <w:rPr>
                <w:rFonts w:hint="cs"/>
                <w:cs/>
              </w:rPr>
              <w:t xml:space="preserve"> มีค่า ให้</w:t>
            </w:r>
            <w:r>
              <w:t xml:space="preserve"> packageBillCycleUnit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 xml:space="preserve">= </w:t>
            </w:r>
            <w:r>
              <w:t>packageDurationUnit</w:t>
            </w:r>
          </w:p>
        </w:tc>
      </w:tr>
      <w:tr w:rsidRPr="008979A8" w:rsidR="00217703" w:rsidTr="4801D386" w14:paraId="51C6DCC3" w14:textId="77777777">
        <w:trPr>
          <w:trHeight w:val="108"/>
        </w:trPr>
        <w:tc>
          <w:tcPr>
            <w:tcW w:w="1633" w:type="pct"/>
            <w:gridSpan w:val="2"/>
            <w:tcMar/>
          </w:tcPr>
          <w:p w:rsidR="00217703" w:rsidP="00217703" w:rsidRDefault="00217703" w14:paraId="68E7BB78" w14:textId="70F32E7A">
            <w:r>
              <w:t>onTopCategory</w:t>
            </w:r>
          </w:p>
        </w:tc>
        <w:tc>
          <w:tcPr>
            <w:tcW w:w="549" w:type="pct"/>
            <w:gridSpan w:val="2"/>
            <w:tcMar/>
          </w:tcPr>
          <w:p w:rsidR="00217703" w:rsidP="00217703" w:rsidRDefault="00217703" w14:paraId="1D0FC75C" w14:textId="783A2C14">
            <w:r>
              <w:t>Drop down list</w:t>
            </w:r>
          </w:p>
        </w:tc>
        <w:tc>
          <w:tcPr>
            <w:tcW w:w="2818" w:type="pct"/>
            <w:gridSpan w:val="2"/>
            <w:tcMar/>
          </w:tcPr>
          <w:p w:rsidR="00217703" w:rsidP="00217703" w:rsidRDefault="00217703" w14:paraId="44F3AAFF" w14:textId="40A750A8">
            <w:r>
              <w:t>Label</w:t>
            </w:r>
            <w:r>
              <w:rPr>
                <w:rFonts w:cs="Angsana New"/>
                <w:cs/>
              </w:rPr>
              <w:t xml:space="preserve">: </w:t>
            </w:r>
            <w:r>
              <w:t>OnTopCategory</w:t>
            </w:r>
          </w:p>
          <w:p w:rsidR="00217703" w:rsidP="00217703" w:rsidRDefault="00217703" w14:paraId="53BB5903" w14:textId="2EDCBC1E">
            <w:r>
              <w:t xml:space="preserve">Visible </w:t>
            </w:r>
            <w:r>
              <w:rPr>
                <w:rFonts w:hint="cs"/>
                <w:cs/>
              </w:rPr>
              <w:t xml:space="preserve">เมื่อ </w:t>
            </w:r>
            <w:r>
              <w:t xml:space="preserve">customerType </w:t>
            </w:r>
            <w:r>
              <w:rPr>
                <w:rFonts w:hint="cs"/>
                <w:cs/>
              </w:rPr>
              <w:t xml:space="preserve">เป็น </w:t>
            </w:r>
            <w:r>
              <w:rPr>
                <w:rFonts w:cs="Angsana New"/>
                <w:cs/>
              </w:rPr>
              <w:t>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Post</w:t>
            </w:r>
            <w:r>
              <w:rPr>
                <w:rFonts w:cs="Angsana New"/>
                <w:cs/>
              </w:rPr>
              <w:t>-</w:t>
            </w:r>
            <w:r>
              <w:rPr>
                <w:rFonts w:cs="CordiaUPC"/>
              </w:rP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Product Class </w:t>
            </w:r>
            <w:r>
              <w:rPr>
                <w:rFonts w:hint="cs"/>
                <w:cs/>
              </w:rPr>
              <w:t xml:space="preserve">เป็น </w:t>
            </w:r>
            <w:r>
              <w:rPr>
                <w:rFonts w:cs="Angsana New"/>
                <w:cs/>
              </w:rPr>
              <w:t>“</w:t>
            </w:r>
            <w:r>
              <w:t>On</w:t>
            </w:r>
            <w:r>
              <w:rPr>
                <w:rFonts w:cs="Angsana New"/>
                <w:cs/>
              </w:rPr>
              <w:t>-</w:t>
            </w:r>
            <w:r>
              <w:t>Top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>
              <w:t>On</w:t>
            </w:r>
            <w:r>
              <w:rPr>
                <w:rFonts w:cs="Angsana New"/>
                <w:cs/>
              </w:rPr>
              <w:t>-</w:t>
            </w:r>
            <w:r>
              <w:t>Top Extra</w:t>
            </w:r>
            <w:r>
              <w:rPr>
                <w:rFonts w:cs="Angsana New"/>
                <w:cs/>
              </w:rPr>
              <w:t xml:space="preserve">” </w:t>
            </w:r>
          </w:p>
          <w:p w:rsidR="00217703" w:rsidP="00217703" w:rsidRDefault="00217703" w14:paraId="7639C923" w14:textId="5C5456B3">
            <w:pPr>
              <w:rPr>
                <w:rFonts w:cs="CordiaUPC"/>
              </w:rPr>
            </w:pPr>
            <w:r w:rsidRPr="0023576A">
              <w:t xml:space="preserve">List of Value </w:t>
            </w:r>
            <w:r w:rsidRPr="0023576A">
              <w:rPr>
                <w:rFonts w:cs="Angsana New"/>
                <w:cs/>
              </w:rPr>
              <w:t xml:space="preserve">: </w:t>
            </w:r>
            <w:r w:rsidRPr="00B916D9">
              <w:rPr>
                <w:rFonts w:cs="Angsana New"/>
                <w:cs/>
              </w:rPr>
              <w:t>ดึงข้อมูลจาก</w:t>
            </w:r>
            <w:r w:rsidRPr="00B916D9">
              <w:rPr>
                <w:rFonts w:cs="CordiaUPC"/>
              </w:rPr>
              <w:t xml:space="preserve">DB </w:t>
            </w:r>
            <w:r w:rsidRPr="00B916D9">
              <w:rPr>
                <w:rFonts w:cs="Angsana New"/>
                <w:cs/>
              </w:rPr>
              <w:t xml:space="preserve">ที่ </w:t>
            </w:r>
            <w:r w:rsidRPr="00B916D9">
              <w:rPr>
                <w:rFonts w:cs="CordiaUPC"/>
              </w:rPr>
              <w:t xml:space="preserve">Table FLW_CFG_LOV </w:t>
            </w:r>
            <w:r w:rsidRPr="00B916D9">
              <w:rPr>
                <w:rFonts w:cs="Angsana New"/>
                <w:cs/>
              </w:rPr>
              <w:t xml:space="preserve">โดย </w:t>
            </w:r>
            <w:r w:rsidRPr="00790CB5">
              <w:rPr>
                <w:rFonts w:cs="CordiaUPC"/>
              </w:rPr>
              <w:t xml:space="preserve">group_type </w:t>
            </w:r>
            <w:r w:rsidRPr="00790CB5">
              <w:rPr>
                <w:rFonts w:cs="Angsana New"/>
                <w:cs/>
              </w:rPr>
              <w:t>= ‘</w:t>
            </w:r>
            <w:r w:rsidRPr="00790CB5">
              <w:rPr>
                <w:rFonts w:cs="CordiaUPC"/>
              </w:rPr>
              <w:t>On Top Category</w:t>
            </w:r>
            <w:r w:rsidRPr="00790CB5">
              <w:rPr>
                <w:rFonts w:cs="Angsana New"/>
                <w:cs/>
              </w:rPr>
              <w:t xml:space="preserve">’ </w:t>
            </w:r>
            <w:r>
              <w:rPr>
                <w:rFonts w:hint="cs" w:cs="Angsana New"/>
                <w:cs/>
              </w:rPr>
              <w:t xml:space="preserve">และ </w:t>
            </w:r>
            <w:r w:rsidRPr="00790CB5">
              <w:rPr>
                <w:rFonts w:cs="CordiaUPC"/>
              </w:rPr>
              <w:t xml:space="preserve">lov_type </w:t>
            </w:r>
            <w:r w:rsidRPr="00790CB5">
              <w:rPr>
                <w:rFonts w:cs="Angsana New"/>
                <w:cs/>
              </w:rPr>
              <w:t xml:space="preserve">ประกอบด้วย </w:t>
            </w:r>
            <w:r w:rsidRPr="00766CC1">
              <w:t>customerType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และ </w:t>
            </w:r>
            <w:r w:rsidRPr="00790CB5">
              <w:rPr>
                <w:rFonts w:cs="CordiaUPC"/>
              </w:rPr>
              <w:t xml:space="preserve">par_row_id_concat </w:t>
            </w:r>
            <w:r w:rsidRPr="00790CB5">
              <w:rPr>
                <w:rFonts w:cs="Angsana New"/>
                <w:cs/>
              </w:rPr>
              <w:t xml:space="preserve">ประกอบด้วย </w:t>
            </w:r>
            <w:r>
              <w:rPr>
                <w:rFonts w:cs="CordiaUPC"/>
              </w:rPr>
              <w:t>poGroup</w:t>
            </w:r>
          </w:p>
          <w:p w:rsidRPr="00790CB5" w:rsidR="00217703" w:rsidP="00217703" w:rsidRDefault="00217703" w14:paraId="015FC2F5" w14:textId="16D8ADD7">
            <w:pPr>
              <w:pStyle w:val="ListParagraph"/>
              <w:numPr>
                <w:ilvl w:val="0"/>
                <w:numId w:val="168"/>
              </w:numPr>
              <w:rPr>
                <w:rFonts w:cs="CordiaUPC"/>
              </w:rPr>
            </w:pPr>
            <w:r w:rsidRPr="00790CB5">
              <w:rPr>
                <w:rFonts w:cs="Angsana New"/>
                <w:cs/>
              </w:rPr>
              <w:t xml:space="preserve">เมื่อ </w:t>
            </w:r>
            <w:r w:rsidRPr="00790CB5">
              <w:rPr>
                <w:rFonts w:cs="CordiaUPC"/>
              </w:rPr>
              <w:t xml:space="preserve">Product Class </w:t>
            </w:r>
            <w:r w:rsidRPr="00790CB5">
              <w:rPr>
                <w:rFonts w:cs="Angsana New"/>
                <w:cs/>
              </w:rPr>
              <w:t>ไม่เป็น “</w:t>
            </w:r>
            <w:r w:rsidRPr="00790CB5">
              <w:rPr>
                <w:rFonts w:cs="CordiaUPC"/>
              </w:rPr>
              <w:t>On</w:t>
            </w:r>
            <w:r w:rsidRPr="00790CB5">
              <w:rPr>
                <w:rFonts w:cs="Angsana New"/>
                <w:cs/>
              </w:rPr>
              <w:t>-</w:t>
            </w:r>
            <w:r w:rsidRPr="00790CB5">
              <w:rPr>
                <w:rFonts w:cs="CordiaUPC"/>
              </w:rPr>
              <w:t>Top</w:t>
            </w:r>
            <w:r w:rsidRPr="00790CB5">
              <w:rPr>
                <w:rFonts w:cs="Angsana New"/>
                <w:cs/>
              </w:rPr>
              <w:t>” หรือ “</w:t>
            </w:r>
            <w:r w:rsidRPr="00790CB5">
              <w:rPr>
                <w:rFonts w:cs="CordiaUPC"/>
              </w:rPr>
              <w:t>On</w:t>
            </w:r>
            <w:r w:rsidRPr="00790CB5">
              <w:rPr>
                <w:rFonts w:cs="Angsana New"/>
                <w:cs/>
              </w:rPr>
              <w:t>-</w:t>
            </w:r>
            <w:r w:rsidRPr="00790CB5">
              <w:rPr>
                <w:rFonts w:cs="CordiaUPC"/>
              </w:rPr>
              <w:t>Top Extra</w:t>
            </w:r>
            <w:r w:rsidRPr="00790CB5">
              <w:rPr>
                <w:rFonts w:cs="Angsana New"/>
                <w:cs/>
              </w:rPr>
              <w:t>” ให้เคลียร์เป็นค่าว่าง</w:t>
            </w:r>
          </w:p>
        </w:tc>
      </w:tr>
      <w:tr w:rsidRPr="008979A8" w:rsidR="00217703" w:rsidTr="4801D386" w14:paraId="56AC63E7" w14:textId="77777777">
        <w:trPr>
          <w:trHeight w:val="108"/>
        </w:trPr>
        <w:tc>
          <w:tcPr>
            <w:tcW w:w="1633" w:type="pct"/>
            <w:gridSpan w:val="2"/>
            <w:tcMar/>
          </w:tcPr>
          <w:p w:rsidRPr="00766CC1" w:rsidR="00217703" w:rsidP="00217703" w:rsidRDefault="00217703" w14:paraId="3EF9DABC" w14:textId="20E44B68">
            <w:r>
              <w:t>packageDuration</w:t>
            </w:r>
          </w:p>
        </w:tc>
        <w:tc>
          <w:tcPr>
            <w:tcW w:w="549" w:type="pct"/>
            <w:gridSpan w:val="2"/>
            <w:tcMar/>
          </w:tcPr>
          <w:p w:rsidRPr="00766CC1" w:rsidR="00217703" w:rsidP="00217703" w:rsidRDefault="00217703" w14:paraId="124923C2" w14:textId="07CBEC57">
            <w:r>
              <w:t>Text Box</w:t>
            </w:r>
          </w:p>
        </w:tc>
        <w:tc>
          <w:tcPr>
            <w:tcW w:w="2818" w:type="pct"/>
            <w:gridSpan w:val="2"/>
            <w:tcMar/>
          </w:tcPr>
          <w:p w:rsidR="00217703" w:rsidP="00217703" w:rsidRDefault="00217703" w14:paraId="56952986" w14:textId="23E70052">
            <w:pPr>
              <w:rPr>
                <w:color w:val="FF0000"/>
                <w:cs/>
              </w:rPr>
            </w:pPr>
            <w:r w:rsidRPr="00766CC1">
              <w:t xml:space="preserve">Label </w:t>
            </w:r>
            <w:r w:rsidRPr="00766CC1">
              <w:rPr>
                <w:rFonts w:cs="Angsana New"/>
                <w:cs/>
              </w:rPr>
              <w:t xml:space="preserve">: </w:t>
            </w:r>
            <w:r w:rsidRPr="00766CC1">
              <w:rPr>
                <w:rFonts w:cs="Angsana New"/>
                <w:color w:val="FF0000"/>
                <w:cs/>
              </w:rPr>
              <w:t>*</w:t>
            </w:r>
            <w:r>
              <w:rPr>
                <w:color w:val="FF0000"/>
              </w:rPr>
              <w:t>Package Duration</w:t>
            </w:r>
          </w:p>
          <w:p w:rsidR="00217703" w:rsidP="00217703" w:rsidRDefault="00217703" w14:paraId="6E41B791" w14:textId="77777777">
            <w:r w:rsidRPr="0039152B">
              <w:rPr>
                <w:cs/>
              </w:rPr>
              <w:t>ใส่ได้เฉพาะตัวเลขเท่านั้น</w:t>
            </w:r>
          </w:p>
          <w:p w:rsidR="00217703" w:rsidP="00217703" w:rsidRDefault="00217703" w14:paraId="6A2C2BB0" w14:textId="77777777">
            <w:r>
              <w:rPr>
                <w:rFonts w:hint="cs"/>
                <w:cs/>
              </w:rPr>
              <w:t xml:space="preserve">ถ้าเปลี่ยนค่าให้ทำการ </w:t>
            </w:r>
            <w:r>
              <w:t xml:space="preserve">Update </w:t>
            </w:r>
            <w:r>
              <w:rPr>
                <w:rFonts w:hint="cs"/>
                <w:cs/>
              </w:rPr>
              <w:t xml:space="preserve">ค่า </w:t>
            </w:r>
            <w:r>
              <w:t xml:space="preserve">durationTo </w:t>
            </w:r>
            <w:r>
              <w:rPr>
                <w:rFonts w:hint="cs"/>
                <w:cs/>
              </w:rPr>
              <w:t>ดังต่อไปนี้</w:t>
            </w:r>
          </w:p>
          <w:p w:rsidR="00217703" w:rsidP="00217703" w:rsidRDefault="00217703" w14:paraId="3B94DC13" w14:textId="77777777">
            <w:pPr>
              <w:pStyle w:val="ListParagraph"/>
              <w:numPr>
                <w:ilvl w:val="0"/>
                <w:numId w:val="11"/>
              </w:numPr>
            </w:pPr>
            <w:r>
              <w:rPr>
                <w:rFonts w:hint="cs"/>
                <w:cs/>
              </w:rPr>
              <w:t xml:space="preserve">ใน </w:t>
            </w:r>
            <w:r>
              <w:t xml:space="preserve">Promotion Pricing Detail </w:t>
            </w:r>
            <w:r>
              <w:rPr>
                <w:rFonts w:hint="cs"/>
                <w:cs/>
              </w:rPr>
              <w:t xml:space="preserve">ที่ </w:t>
            </w:r>
            <w:r>
              <w:t xml:space="preserve">Rows </w:t>
            </w:r>
            <w:r>
              <w:rPr>
                <w:rFonts w:hint="cs"/>
                <w:cs/>
              </w:rPr>
              <w:t>สุดท้าย</w:t>
            </w:r>
          </w:p>
          <w:p w:rsidRPr="00F3639E" w:rsidR="00217703" w:rsidP="00217703" w:rsidRDefault="00217703" w14:paraId="68564AB5" w14:textId="77777777">
            <w:pPr>
              <w:pStyle w:val="ListParagraph"/>
              <w:numPr>
                <w:ilvl w:val="0"/>
                <w:numId w:val="11"/>
              </w:numPr>
            </w:pPr>
            <w:r>
              <w:rPr>
                <w:rFonts w:hint="cs"/>
                <w:cs/>
              </w:rPr>
              <w:t xml:space="preserve">ใน </w:t>
            </w:r>
            <w:r>
              <w:t xml:space="preserve">Voice Free Resource </w:t>
            </w:r>
            <w:r>
              <w:rPr>
                <w:rFonts w:hint="cs"/>
                <w:cs/>
              </w:rPr>
              <w:t xml:space="preserve">ทุก </w:t>
            </w:r>
            <w:r>
              <w:t xml:space="preserve">Rows </w:t>
            </w:r>
            <w:r>
              <w:rPr>
                <w:rFonts w:hint="cs"/>
                <w:cs/>
              </w:rPr>
              <w:t xml:space="preserve">ที่มีค่า </w:t>
            </w:r>
            <w:r>
              <w:rPr>
                <w:rFonts w:cs="CordiaUPC"/>
              </w:rPr>
              <w:t>d</w:t>
            </w:r>
            <w:r w:rsidRPr="008979A8">
              <w:rPr>
                <w:rFonts w:cs="CordiaUPC"/>
              </w:rPr>
              <w:t>urationType</w:t>
            </w:r>
            <w:r>
              <w:rPr>
                <w:rFonts w:hint="cs"/>
                <w:cs/>
              </w:rPr>
              <w:t xml:space="preserve"> 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Depend on Package</w:t>
            </w:r>
            <w:r>
              <w:rPr>
                <w:rFonts w:cs="Angsana New"/>
                <w:cs/>
              </w:rPr>
              <w:t>”</w:t>
            </w:r>
          </w:p>
          <w:p w:rsidRPr="00F3639E" w:rsidR="00217703" w:rsidP="00217703" w:rsidRDefault="00217703" w14:paraId="56BEBF5C" w14:textId="77777777">
            <w:pPr>
              <w:pStyle w:val="ListParagraph"/>
              <w:numPr>
                <w:ilvl w:val="0"/>
                <w:numId w:val="11"/>
              </w:numPr>
            </w:pPr>
            <w:r>
              <w:rPr>
                <w:rFonts w:hint="cs"/>
                <w:cs/>
              </w:rPr>
              <w:t xml:space="preserve">ใน </w:t>
            </w:r>
            <w:r>
              <w:t xml:space="preserve">SMS Free Resource </w:t>
            </w:r>
            <w:r>
              <w:rPr>
                <w:rFonts w:hint="cs"/>
                <w:cs/>
              </w:rPr>
              <w:t xml:space="preserve">ทุก </w:t>
            </w:r>
            <w:r>
              <w:t xml:space="preserve">Rows </w:t>
            </w:r>
            <w:r>
              <w:rPr>
                <w:rFonts w:hint="cs"/>
                <w:cs/>
              </w:rPr>
              <w:t xml:space="preserve">ที่มีค่า </w:t>
            </w:r>
            <w:r w:rsidRPr="00F3639E">
              <w:rPr>
                <w:rFonts w:cs="CordiaUPC"/>
              </w:rPr>
              <w:t>durationType</w:t>
            </w:r>
            <w:r>
              <w:rPr>
                <w:rFonts w:hint="cs"/>
                <w:cs/>
              </w:rPr>
              <w:t xml:space="preserve"> เป็น </w:t>
            </w:r>
            <w:r>
              <w:rPr>
                <w:rFonts w:cs="Angsana New"/>
                <w:cs/>
              </w:rPr>
              <w:t>“</w:t>
            </w:r>
            <w:r w:rsidRPr="00F3639E">
              <w:rPr>
                <w:rFonts w:cs="CordiaUPC"/>
              </w:rPr>
              <w:t>Depend on Package</w:t>
            </w:r>
            <w:r w:rsidRPr="00F3639E">
              <w:rPr>
                <w:rFonts w:cs="Angsana New"/>
                <w:cs/>
              </w:rPr>
              <w:t>”</w:t>
            </w:r>
          </w:p>
          <w:p w:rsidRPr="00F3639E" w:rsidR="00217703" w:rsidP="00217703" w:rsidRDefault="00217703" w14:paraId="6EC0188A" w14:textId="76CCE41F">
            <w:pPr>
              <w:pStyle w:val="ListParagraph"/>
              <w:numPr>
                <w:ilvl w:val="0"/>
                <w:numId w:val="11"/>
              </w:numPr>
            </w:pPr>
            <w:r>
              <w:rPr>
                <w:rFonts w:hint="cs"/>
                <w:cs/>
              </w:rPr>
              <w:t xml:space="preserve">ใน </w:t>
            </w:r>
            <w:r>
              <w:t xml:space="preserve">MMS Free Resource </w:t>
            </w:r>
            <w:r>
              <w:rPr>
                <w:rFonts w:hint="cs"/>
                <w:cs/>
              </w:rPr>
              <w:t xml:space="preserve">ทุก </w:t>
            </w:r>
            <w:r>
              <w:t xml:space="preserve">Rows </w:t>
            </w:r>
            <w:r>
              <w:rPr>
                <w:rFonts w:hint="cs"/>
                <w:cs/>
              </w:rPr>
              <w:t xml:space="preserve">ที่มีค่า </w:t>
            </w:r>
            <w:r>
              <w:rPr>
                <w:rFonts w:cs="CordiaUPC"/>
              </w:rPr>
              <w:t>d</w:t>
            </w:r>
            <w:r w:rsidRPr="008979A8">
              <w:rPr>
                <w:rFonts w:cs="CordiaUPC"/>
              </w:rPr>
              <w:t>urationType</w:t>
            </w:r>
            <w:r>
              <w:rPr>
                <w:rFonts w:hint="cs"/>
                <w:cs/>
              </w:rPr>
              <w:t xml:space="preserve"> 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Depend on Package</w:t>
            </w:r>
            <w:r>
              <w:rPr>
                <w:rFonts w:cs="Angsana New"/>
                <w:cs/>
              </w:rPr>
              <w:t>”</w:t>
            </w:r>
          </w:p>
          <w:p w:rsidRPr="00F3639E" w:rsidR="00217703" w:rsidP="00217703" w:rsidRDefault="00217703" w14:paraId="166313BF" w14:textId="77777777">
            <w:pPr>
              <w:pStyle w:val="ListParagraph"/>
              <w:numPr>
                <w:ilvl w:val="0"/>
                <w:numId w:val="11"/>
              </w:numPr>
            </w:pPr>
            <w:r>
              <w:rPr>
                <w:rFonts w:hint="cs"/>
                <w:cs/>
              </w:rPr>
              <w:t xml:space="preserve">ใน </w:t>
            </w:r>
            <w:r>
              <w:t xml:space="preserve">Internet </w:t>
            </w:r>
            <w:r>
              <w:rPr>
                <w:rFonts w:hint="cs"/>
                <w:cs/>
              </w:rPr>
              <w:t xml:space="preserve">ทุก </w:t>
            </w:r>
            <w:r>
              <w:t xml:space="preserve">Rows </w:t>
            </w:r>
            <w:r>
              <w:rPr>
                <w:rFonts w:hint="cs"/>
                <w:cs/>
              </w:rPr>
              <w:t xml:space="preserve">ที่มีค่า </w:t>
            </w:r>
            <w:r w:rsidRPr="00F3639E">
              <w:rPr>
                <w:rFonts w:cs="CordiaUPC"/>
              </w:rPr>
              <w:t>durationType</w:t>
            </w:r>
            <w:r>
              <w:rPr>
                <w:rFonts w:hint="cs"/>
                <w:cs/>
              </w:rPr>
              <w:t xml:space="preserve"> เป็น </w:t>
            </w:r>
            <w:r>
              <w:rPr>
                <w:rFonts w:cs="Angsana New"/>
                <w:cs/>
              </w:rPr>
              <w:t>“</w:t>
            </w:r>
            <w:r w:rsidRPr="00F3639E">
              <w:rPr>
                <w:rFonts w:cs="CordiaUPC"/>
              </w:rPr>
              <w:t>Depend on Package</w:t>
            </w:r>
            <w:r w:rsidRPr="00F3639E">
              <w:rPr>
                <w:rFonts w:cs="Angsana New"/>
                <w:cs/>
              </w:rPr>
              <w:t>”</w:t>
            </w:r>
          </w:p>
          <w:p w:rsidRPr="00F3639E" w:rsidR="00217703" w:rsidP="00217703" w:rsidRDefault="00217703" w14:paraId="7B3B372A" w14:textId="77777777">
            <w:pPr>
              <w:pStyle w:val="ListParagraph"/>
              <w:numPr>
                <w:ilvl w:val="0"/>
                <w:numId w:val="11"/>
              </w:numPr>
            </w:pPr>
            <w:r>
              <w:rPr>
                <w:rFonts w:hint="cs"/>
                <w:cs/>
              </w:rPr>
              <w:t xml:space="preserve">ใน </w:t>
            </w:r>
            <w:r>
              <w:t xml:space="preserve">WiFi </w:t>
            </w:r>
            <w:r>
              <w:rPr>
                <w:rFonts w:hint="cs"/>
                <w:cs/>
              </w:rPr>
              <w:t xml:space="preserve">ทุก </w:t>
            </w:r>
            <w:r>
              <w:t xml:space="preserve">Rows </w:t>
            </w:r>
            <w:r>
              <w:rPr>
                <w:rFonts w:hint="cs"/>
                <w:cs/>
              </w:rPr>
              <w:t xml:space="preserve">ที่มีค่า </w:t>
            </w:r>
            <w:r w:rsidRPr="00F3639E">
              <w:rPr>
                <w:rFonts w:cs="CordiaUPC"/>
              </w:rPr>
              <w:t>durationType</w:t>
            </w:r>
            <w:r>
              <w:rPr>
                <w:rFonts w:hint="cs"/>
                <w:cs/>
              </w:rPr>
              <w:t xml:space="preserve"> เป็น </w:t>
            </w:r>
            <w:r>
              <w:rPr>
                <w:rFonts w:cs="Angsana New"/>
                <w:cs/>
              </w:rPr>
              <w:t>“</w:t>
            </w:r>
            <w:r w:rsidRPr="00F3639E">
              <w:rPr>
                <w:rFonts w:cs="CordiaUPC"/>
              </w:rPr>
              <w:t>Depend on Package</w:t>
            </w:r>
            <w:r w:rsidRPr="00F3639E">
              <w:rPr>
                <w:rFonts w:cs="Angsana New"/>
                <w:cs/>
              </w:rPr>
              <w:t>”</w:t>
            </w:r>
          </w:p>
          <w:p w:rsidRPr="00F3639E" w:rsidR="00217703" w:rsidP="00217703" w:rsidRDefault="00217703" w14:paraId="47C418DD" w14:textId="77777777">
            <w:pPr>
              <w:pStyle w:val="ListParagraph"/>
              <w:numPr>
                <w:ilvl w:val="0"/>
                <w:numId w:val="11"/>
              </w:numPr>
            </w:pPr>
            <w:r>
              <w:rPr>
                <w:rFonts w:hint="cs"/>
                <w:cs/>
              </w:rPr>
              <w:t xml:space="preserve">ใน </w:t>
            </w:r>
            <w:r>
              <w:t xml:space="preserve">Vertical App </w:t>
            </w:r>
            <w:r>
              <w:rPr>
                <w:rFonts w:hint="cs"/>
                <w:cs/>
              </w:rPr>
              <w:t xml:space="preserve">ทุก </w:t>
            </w:r>
            <w:r>
              <w:t xml:space="preserve">Rows </w:t>
            </w:r>
            <w:r>
              <w:rPr>
                <w:rFonts w:hint="cs"/>
                <w:cs/>
              </w:rPr>
              <w:t xml:space="preserve">ที่มีค่า </w:t>
            </w:r>
            <w:r w:rsidRPr="00F3639E">
              <w:rPr>
                <w:rFonts w:cs="CordiaUPC"/>
              </w:rPr>
              <w:t>durationType</w:t>
            </w:r>
            <w:r>
              <w:rPr>
                <w:rFonts w:hint="cs"/>
                <w:cs/>
              </w:rPr>
              <w:t xml:space="preserve"> เป็น </w:t>
            </w:r>
            <w:r>
              <w:rPr>
                <w:rFonts w:cs="Angsana New"/>
                <w:cs/>
              </w:rPr>
              <w:t>“</w:t>
            </w:r>
            <w:r w:rsidRPr="00F3639E">
              <w:rPr>
                <w:rFonts w:cs="CordiaUPC"/>
              </w:rPr>
              <w:t>Depend on Package</w:t>
            </w:r>
            <w:r w:rsidRPr="00F3639E">
              <w:rPr>
                <w:rFonts w:cs="Angsana New"/>
                <w:cs/>
              </w:rPr>
              <w:t>”</w:t>
            </w:r>
          </w:p>
          <w:p w:rsidRPr="000D29BA" w:rsidR="00217703" w:rsidP="00217703" w:rsidRDefault="00217703" w14:paraId="76320B40" w14:textId="77777777">
            <w:pPr>
              <w:pStyle w:val="ListParagraph"/>
              <w:numPr>
                <w:ilvl w:val="0"/>
                <w:numId w:val="11"/>
              </w:numPr>
            </w:pPr>
            <w:r>
              <w:rPr>
                <w:rFonts w:hint="cs"/>
                <w:cs/>
              </w:rPr>
              <w:t xml:space="preserve">ใน </w:t>
            </w:r>
            <w:r>
              <w:t xml:space="preserve">Content VDO </w:t>
            </w:r>
            <w:r>
              <w:rPr>
                <w:rFonts w:hint="cs"/>
                <w:cs/>
              </w:rPr>
              <w:t xml:space="preserve">ทุก </w:t>
            </w:r>
            <w:r>
              <w:t xml:space="preserve">Rows </w:t>
            </w:r>
            <w:r>
              <w:rPr>
                <w:rFonts w:hint="cs"/>
                <w:cs/>
              </w:rPr>
              <w:t xml:space="preserve">ที่มีค่า </w:t>
            </w:r>
            <w:r w:rsidRPr="00F3639E">
              <w:rPr>
                <w:rFonts w:cs="CordiaUPC"/>
              </w:rPr>
              <w:t>durationType</w:t>
            </w:r>
            <w:r>
              <w:rPr>
                <w:rFonts w:hint="cs"/>
                <w:cs/>
              </w:rPr>
              <w:t xml:space="preserve"> เป็น </w:t>
            </w:r>
            <w:r>
              <w:rPr>
                <w:rFonts w:cs="Angsana New"/>
                <w:cs/>
              </w:rPr>
              <w:t>“</w:t>
            </w:r>
            <w:r w:rsidRPr="00F3639E">
              <w:rPr>
                <w:rFonts w:cs="CordiaUPC"/>
              </w:rPr>
              <w:t>Depend on Package</w:t>
            </w:r>
            <w:r w:rsidRPr="00F3639E">
              <w:rPr>
                <w:rFonts w:cs="Angsana New"/>
                <w:cs/>
              </w:rPr>
              <w:t>”</w:t>
            </w:r>
          </w:p>
          <w:p w:rsidRPr="00967EB1" w:rsidR="00217703" w:rsidP="00217703" w:rsidRDefault="00217703" w14:paraId="47BDBF2F" w14:textId="52F56B34">
            <w:pPr>
              <w:pStyle w:val="ListParagraph"/>
              <w:numPr>
                <w:ilvl w:val="0"/>
                <w:numId w:val="11"/>
              </w:numPr>
            </w:pPr>
            <w:r>
              <w:rPr>
                <w:rFonts w:hint="cs"/>
                <w:cs/>
              </w:rPr>
              <w:t xml:space="preserve">ใน </w:t>
            </w:r>
            <w:r>
              <w:t xml:space="preserve">Karaoke </w:t>
            </w:r>
            <w:r>
              <w:rPr>
                <w:rFonts w:hint="cs"/>
                <w:cs/>
              </w:rPr>
              <w:t xml:space="preserve">ทุก </w:t>
            </w:r>
            <w:r>
              <w:t xml:space="preserve">Rows </w:t>
            </w:r>
            <w:r>
              <w:rPr>
                <w:rFonts w:hint="cs"/>
                <w:cs/>
              </w:rPr>
              <w:t xml:space="preserve">ที่มีค่า </w:t>
            </w:r>
            <w:r w:rsidRPr="00F3639E">
              <w:rPr>
                <w:rFonts w:cs="CordiaUPC"/>
              </w:rPr>
              <w:t>durationType</w:t>
            </w:r>
            <w:r>
              <w:rPr>
                <w:rFonts w:hint="cs"/>
                <w:cs/>
              </w:rPr>
              <w:t xml:space="preserve"> เป็น </w:t>
            </w:r>
            <w:r>
              <w:rPr>
                <w:rFonts w:cs="Angsana New"/>
                <w:cs/>
              </w:rPr>
              <w:t>“</w:t>
            </w:r>
            <w:r w:rsidRPr="00F3639E">
              <w:rPr>
                <w:rFonts w:cs="CordiaUPC"/>
              </w:rPr>
              <w:t>Depend on Package</w:t>
            </w:r>
            <w:r w:rsidRPr="00F3639E">
              <w:rPr>
                <w:rFonts w:cs="Angsana New"/>
                <w:cs/>
              </w:rPr>
              <w:t>”</w:t>
            </w:r>
          </w:p>
          <w:p w:rsidRPr="00F3639E" w:rsidR="00217703" w:rsidP="00217703" w:rsidRDefault="00217703" w14:paraId="4D3A7521" w14:textId="57879CCE">
            <w:pPr>
              <w:pStyle w:val="ListParagraph"/>
              <w:numPr>
                <w:ilvl w:val="0"/>
                <w:numId w:val="11"/>
              </w:numPr>
              <w:rPr>
                <w:cs/>
              </w:rPr>
            </w:pPr>
            <w:r>
              <w:rPr>
                <w:rFonts w:hint="cs"/>
                <w:cs/>
              </w:rPr>
              <w:t xml:space="preserve">ใน </w:t>
            </w:r>
            <w:r>
              <w:t xml:space="preserve">Music Streaming </w:t>
            </w:r>
            <w:r>
              <w:rPr>
                <w:rFonts w:hint="cs"/>
                <w:cs/>
              </w:rPr>
              <w:t xml:space="preserve">ทุก </w:t>
            </w:r>
            <w:r>
              <w:t xml:space="preserve">Rows </w:t>
            </w:r>
            <w:r>
              <w:rPr>
                <w:rFonts w:hint="cs"/>
                <w:cs/>
              </w:rPr>
              <w:t xml:space="preserve">ที่มีค่า </w:t>
            </w:r>
            <w:r w:rsidRPr="00F3639E">
              <w:rPr>
                <w:rFonts w:cs="CordiaUPC"/>
              </w:rPr>
              <w:t>durationType</w:t>
            </w:r>
            <w:r>
              <w:rPr>
                <w:rFonts w:hint="cs"/>
                <w:cs/>
              </w:rPr>
              <w:t xml:space="preserve"> เป็น </w:t>
            </w:r>
            <w:r>
              <w:rPr>
                <w:rFonts w:cs="Angsana New"/>
                <w:cs/>
              </w:rPr>
              <w:t>“</w:t>
            </w:r>
            <w:r w:rsidRPr="00F3639E">
              <w:rPr>
                <w:rFonts w:cs="CordiaUPC"/>
              </w:rPr>
              <w:t>Depend on Package</w:t>
            </w:r>
            <w:r w:rsidRPr="00F3639E">
              <w:rPr>
                <w:rFonts w:cs="Angsana New"/>
                <w:cs/>
              </w:rPr>
              <w:t>”</w:t>
            </w:r>
          </w:p>
        </w:tc>
      </w:tr>
      <w:tr w:rsidRPr="008979A8" w:rsidR="00217703" w:rsidTr="4801D386" w14:paraId="02B26F7D" w14:textId="77777777">
        <w:trPr>
          <w:trHeight w:val="108"/>
        </w:trPr>
        <w:tc>
          <w:tcPr>
            <w:tcW w:w="1633" w:type="pct"/>
            <w:gridSpan w:val="2"/>
            <w:tcMar/>
          </w:tcPr>
          <w:p w:rsidRPr="00766CC1" w:rsidR="00217703" w:rsidP="00217703" w:rsidRDefault="00217703" w14:paraId="2E818ADB" w14:textId="709A9046">
            <w:r>
              <w:t>packageDurationUnit</w:t>
            </w:r>
          </w:p>
        </w:tc>
        <w:tc>
          <w:tcPr>
            <w:tcW w:w="549" w:type="pct"/>
            <w:gridSpan w:val="2"/>
            <w:tcMar/>
          </w:tcPr>
          <w:p w:rsidRPr="00766CC1" w:rsidR="00217703" w:rsidP="00217703" w:rsidRDefault="00217703" w14:paraId="3AB8C9A7" w14:textId="77777777">
            <w:r w:rsidRPr="00766CC1">
              <w:t>Drop down list</w:t>
            </w:r>
          </w:p>
        </w:tc>
        <w:tc>
          <w:tcPr>
            <w:tcW w:w="2818" w:type="pct"/>
            <w:gridSpan w:val="2"/>
            <w:tcMar/>
          </w:tcPr>
          <w:p w:rsidRPr="009C466A" w:rsidR="00217703" w:rsidP="00217703" w:rsidRDefault="00217703" w14:paraId="5E1CDA31" w14:textId="10680104">
            <w:r w:rsidRPr="009C466A">
              <w:rPr>
                <w:rFonts w:hint="cs"/>
                <w:cs/>
              </w:rPr>
              <w:t xml:space="preserve">อยู่ถัดจาก </w:t>
            </w:r>
            <w:r w:rsidRPr="009C466A">
              <w:t>packageDuration</w:t>
            </w:r>
          </w:p>
          <w:p w:rsidR="00217703" w:rsidP="00217703" w:rsidRDefault="00217703" w14:paraId="078970A5" w14:textId="309E4143">
            <w:pPr>
              <w:spacing w:after="0"/>
            </w:pPr>
            <w:r w:rsidRPr="001142BC">
              <w:t xml:space="preserve">List of Value </w:t>
            </w:r>
            <w:r w:rsidRPr="001142BC">
              <w:rPr>
                <w:rFonts w:cs="Angsana New"/>
                <w:cs/>
              </w:rPr>
              <w:t>: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ถ้า </w:t>
            </w:r>
            <w:r>
              <w:rPr>
                <w:rFonts w:cs="CordiaUPC"/>
              </w:rPr>
              <w:t xml:space="preserve">customerType </w:t>
            </w:r>
            <w:r>
              <w:rPr>
                <w:rFonts w:hint="cs" w:cs="Angsana New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Pre</w:t>
            </w:r>
            <w:r>
              <w:rPr>
                <w:rFonts w:cs="Angsana New"/>
                <w:cs/>
              </w:rPr>
              <w:t>-</w:t>
            </w:r>
            <w:r>
              <w:rPr>
                <w:rFonts w:cs="CordiaUPC"/>
              </w:rPr>
              <w:t>paid</w:t>
            </w:r>
            <w:r>
              <w:rPr>
                <w:rFonts w:cs="Angsana New"/>
                <w:cs/>
              </w:rPr>
              <w:t xml:space="preserve">” </w:t>
            </w:r>
            <w:r w:rsidRPr="00B916D9">
              <w:rPr>
                <w:rFonts w:cs="Angsana New"/>
                <w:cs/>
              </w:rPr>
              <w:t>ดึงข้อมูลจาก</w:t>
            </w:r>
            <w:r w:rsidRPr="00B916D9">
              <w:rPr>
                <w:rFonts w:cs="CordiaUPC"/>
              </w:rPr>
              <w:t xml:space="preserve">DB </w:t>
            </w:r>
            <w:r w:rsidRPr="00B916D9">
              <w:rPr>
                <w:rFonts w:cs="Angsana New"/>
                <w:cs/>
              </w:rPr>
              <w:t xml:space="preserve">ที่ </w:t>
            </w:r>
            <w:r w:rsidRPr="00B916D9">
              <w:rPr>
                <w:rFonts w:cs="CordiaUPC"/>
              </w:rPr>
              <w:t xml:space="preserve">Table FLW_CFG_LOV </w:t>
            </w:r>
            <w:r w:rsidRPr="00B916D9">
              <w:rPr>
                <w:rFonts w:cs="Angsana New"/>
                <w:cs/>
              </w:rPr>
              <w:t xml:space="preserve">โดย </w:t>
            </w:r>
            <w:r w:rsidRPr="00B916D9">
              <w:rPr>
                <w:rFonts w:cs="CordiaUPC"/>
              </w:rPr>
              <w:t xml:space="preserve">group_type </w:t>
            </w:r>
            <w:r w:rsidRPr="00B916D9">
              <w:rPr>
                <w:rFonts w:cs="Angsana New"/>
                <w:cs/>
              </w:rPr>
              <w:t>= ‘</w:t>
            </w:r>
            <w:r w:rsidRPr="008979A8">
              <w:rPr>
                <w:rFonts w:cs="CordiaUPC"/>
              </w:rPr>
              <w:t>Duration</w:t>
            </w:r>
            <w:r>
              <w:rPr>
                <w:rFonts w:cs="CordiaUPC"/>
              </w:rPr>
              <w:t xml:space="preserve"> Unit</w:t>
            </w:r>
            <w:r>
              <w:rPr>
                <w:rFonts w:cs="Angsana New"/>
                <w:cs/>
              </w:rPr>
              <w:t>’</w:t>
            </w:r>
            <w:r>
              <w:rPr>
                <w:rFonts w:hint="cs" w:cs="Angsana New"/>
                <w:cs/>
              </w:rPr>
              <w:t>และ</w:t>
            </w:r>
            <w:r>
              <w:rPr>
                <w:rFonts w:cs="CordiaUPC"/>
              </w:rPr>
              <w:t xml:space="preserve"> par_row_id</w:t>
            </w:r>
            <w:r>
              <w:t xml:space="preserve">_concat </w:t>
            </w:r>
            <w:r>
              <w:rPr>
                <w:rFonts w:hint="cs"/>
                <w:cs/>
              </w:rPr>
              <w:t xml:space="preserve">ประกอบด้วย </w:t>
            </w:r>
            <w:r>
              <w:t>customerType</w:t>
            </w:r>
            <w:r>
              <w:rPr>
                <w:rFonts w:hint="cs"/>
                <w:cs/>
              </w:rPr>
              <w:t xml:space="preserve"> และ </w:t>
            </w:r>
            <w:r>
              <w:t xml:space="preserve">lov_type </w:t>
            </w:r>
            <w:r>
              <w:rPr>
                <w:rFonts w:hint="cs"/>
                <w:cs/>
              </w:rPr>
              <w:t xml:space="preserve">ประกอบด้วย </w:t>
            </w:r>
            <w:r>
              <w:t>productClass</w:t>
            </w:r>
          </w:p>
          <w:p w:rsidR="00217703" w:rsidP="00217703" w:rsidRDefault="00217703" w14:paraId="11217F1F" w14:textId="77777777">
            <w:pPr>
              <w:spacing w:after="0"/>
            </w:pPr>
          </w:p>
          <w:p w:rsidR="00217703" w:rsidP="00217703" w:rsidRDefault="00217703" w14:paraId="473A5AD5" w14:textId="5FB09FCF">
            <w:pPr>
              <w:spacing w:after="0"/>
            </w:pPr>
            <w:r>
              <w:rPr>
                <w:rFonts w:hint="cs" w:cs="Angsana New"/>
                <w:cs/>
              </w:rPr>
              <w:t xml:space="preserve">ถ้า </w:t>
            </w:r>
            <w:r>
              <w:rPr>
                <w:rFonts w:cs="CordiaUPC"/>
              </w:rPr>
              <w:t xml:space="preserve">customerType </w:t>
            </w:r>
            <w:r>
              <w:rPr>
                <w:rFonts w:hint="cs" w:cs="Angsana New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Post</w:t>
            </w:r>
            <w:r>
              <w:rPr>
                <w:rFonts w:cs="Angsana New"/>
                <w:cs/>
              </w:rPr>
              <w:t>-</w:t>
            </w:r>
            <w:r>
              <w:rPr>
                <w:rFonts w:cs="CordiaUPC"/>
              </w:rP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All</w:t>
            </w:r>
            <w:r>
              <w:rPr>
                <w:rFonts w:cs="Angsana New"/>
                <w:cs/>
              </w:rPr>
              <w:t>”</w:t>
            </w:r>
            <w:r w:rsidRPr="00B916D9">
              <w:rPr>
                <w:rFonts w:cs="Angsana New"/>
                <w:cs/>
              </w:rPr>
              <w:t>ดึงข้อมูลจาก</w:t>
            </w:r>
            <w:r w:rsidRPr="00B916D9">
              <w:rPr>
                <w:rFonts w:cs="CordiaUPC"/>
              </w:rPr>
              <w:t xml:space="preserve">DB </w:t>
            </w:r>
            <w:r w:rsidRPr="00B916D9">
              <w:rPr>
                <w:rFonts w:cs="Angsana New"/>
                <w:cs/>
              </w:rPr>
              <w:t xml:space="preserve">ที่ </w:t>
            </w:r>
            <w:r w:rsidRPr="00B916D9">
              <w:rPr>
                <w:rFonts w:cs="CordiaUPC"/>
              </w:rPr>
              <w:t xml:space="preserve">Table FLW_CFG_LOV </w:t>
            </w:r>
            <w:r w:rsidRPr="00B916D9">
              <w:rPr>
                <w:rFonts w:cs="Angsana New"/>
                <w:cs/>
              </w:rPr>
              <w:t xml:space="preserve">โดย </w:t>
            </w:r>
            <w:r w:rsidRPr="00B916D9">
              <w:rPr>
                <w:rFonts w:cs="CordiaUPC"/>
              </w:rPr>
              <w:t xml:space="preserve">group_type </w:t>
            </w:r>
            <w:r w:rsidRPr="00B916D9">
              <w:rPr>
                <w:rFonts w:cs="Angsana New"/>
                <w:cs/>
              </w:rPr>
              <w:t>= ‘</w:t>
            </w:r>
            <w:r w:rsidRPr="008979A8">
              <w:rPr>
                <w:rFonts w:cs="CordiaUPC"/>
              </w:rPr>
              <w:t>Duration</w:t>
            </w:r>
            <w:r>
              <w:rPr>
                <w:rFonts w:cs="CordiaUPC"/>
              </w:rPr>
              <w:t xml:space="preserve"> Unit</w:t>
            </w:r>
            <w:r>
              <w:rPr>
                <w:rFonts w:cs="Angsana New"/>
                <w:cs/>
              </w:rPr>
              <w:t>’</w:t>
            </w:r>
            <w:r>
              <w:rPr>
                <w:rFonts w:hint="cs" w:cs="Angsana New"/>
                <w:cs/>
              </w:rPr>
              <w:t>และ</w:t>
            </w:r>
            <w:r>
              <w:rPr>
                <w:rFonts w:cs="CordiaUPC"/>
              </w:rPr>
              <w:t xml:space="preserve"> lov_val6</w:t>
            </w:r>
            <w:r>
              <w:rPr>
                <w:rFonts w:hint="cs"/>
                <w:cs/>
              </w:rPr>
              <w:t>ประกอบด้วย</w:t>
            </w:r>
            <w:r>
              <w:rPr>
                <w:rFonts w:cs="Angsana New"/>
                <w:cs/>
              </w:rPr>
              <w:t xml:space="preserve"> </w:t>
            </w:r>
            <w:r>
              <w:t>priceType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lov_val7 </w:t>
            </w:r>
            <w:r>
              <w:rPr>
                <w:rFonts w:hint="cs"/>
                <w:cs/>
              </w:rPr>
              <w:t xml:space="preserve">ประกอบด้วย </w:t>
            </w:r>
            <w:r>
              <w:rPr>
                <w:rFonts w:cs="Angsana New"/>
                <w:cs/>
              </w:rPr>
              <w:t>“</w:t>
            </w:r>
            <w:r>
              <w:t>MKT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/>
                <w:cs/>
              </w:rPr>
              <w:t xml:space="preserve"> และ </w:t>
            </w:r>
            <w:r>
              <w:rPr>
                <w:rFonts w:cs="CordiaUPC"/>
              </w:rPr>
              <w:t>par_row_id</w:t>
            </w:r>
            <w:r>
              <w:t xml:space="preserve">_concat </w:t>
            </w:r>
            <w:r>
              <w:rPr>
                <w:rFonts w:hint="cs"/>
                <w:cs/>
              </w:rPr>
              <w:t xml:space="preserve">ประกอบด้วย </w:t>
            </w:r>
            <w:r>
              <w:t>customerType</w:t>
            </w:r>
          </w:p>
          <w:p w:rsidR="00217703" w:rsidP="00217703" w:rsidRDefault="00217703" w14:paraId="3274D5C9" w14:textId="77777777">
            <w:pPr>
              <w:spacing w:after="0"/>
            </w:pPr>
          </w:p>
          <w:p w:rsidR="00217703" w:rsidP="00217703" w:rsidRDefault="00217703" w14:paraId="151F9BAF" w14:textId="77777777">
            <w:r>
              <w:rPr>
                <w:rFonts w:hint="cs"/>
                <w:cs/>
              </w:rPr>
              <w:t xml:space="preserve">ถ้าเปลี่ยนค่าให้ทำการ </w:t>
            </w:r>
            <w:r>
              <w:t xml:space="preserve">Update </w:t>
            </w:r>
            <w:r>
              <w:rPr>
                <w:rFonts w:hint="cs"/>
                <w:cs/>
              </w:rPr>
              <w:t xml:space="preserve">ค่า </w:t>
            </w:r>
            <w:r>
              <w:t>durationUnit</w:t>
            </w:r>
            <w:r>
              <w:rPr>
                <w:rFonts w:hint="cs"/>
                <w:cs/>
              </w:rPr>
              <w:t xml:space="preserve"> ดังต่อไปนี้</w:t>
            </w:r>
          </w:p>
          <w:p w:rsidR="00217703" w:rsidP="00217703" w:rsidRDefault="00217703" w14:paraId="78A43BD2" w14:textId="77777777">
            <w:pPr>
              <w:pStyle w:val="ListParagraph"/>
              <w:numPr>
                <w:ilvl w:val="0"/>
                <w:numId w:val="62"/>
              </w:numPr>
            </w:pPr>
            <w:r>
              <w:rPr>
                <w:rFonts w:hint="cs"/>
                <w:cs/>
              </w:rPr>
              <w:t xml:space="preserve">ใน </w:t>
            </w:r>
            <w:r>
              <w:t xml:space="preserve">Promotion Pricing Detail </w:t>
            </w:r>
            <w:r>
              <w:rPr>
                <w:rFonts w:hint="cs"/>
                <w:cs/>
              </w:rPr>
              <w:t xml:space="preserve">ทุก </w:t>
            </w:r>
            <w:r>
              <w:t xml:space="preserve">Rows </w:t>
            </w:r>
          </w:p>
          <w:p w:rsidR="00217703" w:rsidP="00217703" w:rsidRDefault="00217703" w14:paraId="55CD2DE4" w14:textId="418FE7FE">
            <w:pPr>
              <w:pStyle w:val="ListParagraph"/>
              <w:numPr>
                <w:ilvl w:val="0"/>
                <w:numId w:val="62"/>
              </w:numPr>
            </w:pPr>
            <w:r>
              <w:rPr>
                <w:rFonts w:hint="cs"/>
                <w:cs/>
              </w:rPr>
              <w:t xml:space="preserve">ใน </w:t>
            </w:r>
            <w:r>
              <w:t>Voice Free Resource</w:t>
            </w:r>
            <w:r>
              <w:rPr>
                <w:rFonts w:hint="cs"/>
                <w:cs/>
              </w:rPr>
              <w:t xml:space="preserve"> ทุก </w:t>
            </w:r>
            <w:r>
              <w:t>Rows</w:t>
            </w:r>
          </w:p>
          <w:p w:rsidR="00217703" w:rsidP="00217703" w:rsidRDefault="00217703" w14:paraId="703A8505" w14:textId="77777777">
            <w:pPr>
              <w:pStyle w:val="ListParagraph"/>
              <w:numPr>
                <w:ilvl w:val="0"/>
                <w:numId w:val="62"/>
              </w:numPr>
            </w:pPr>
            <w:r>
              <w:rPr>
                <w:rFonts w:hint="cs"/>
                <w:cs/>
              </w:rPr>
              <w:t xml:space="preserve">ใน </w:t>
            </w:r>
            <w:r>
              <w:t>SMS Free Resource</w:t>
            </w:r>
            <w:r>
              <w:rPr>
                <w:rFonts w:hint="cs"/>
                <w:cs/>
              </w:rPr>
              <w:t xml:space="preserve"> ทุก </w:t>
            </w:r>
            <w:r>
              <w:t>Rows</w:t>
            </w:r>
          </w:p>
          <w:p w:rsidR="00217703" w:rsidP="00217703" w:rsidRDefault="00217703" w14:paraId="01F59517" w14:textId="64BD42F4">
            <w:pPr>
              <w:pStyle w:val="ListParagraph"/>
              <w:numPr>
                <w:ilvl w:val="0"/>
                <w:numId w:val="62"/>
              </w:numPr>
            </w:pPr>
            <w:r>
              <w:rPr>
                <w:rFonts w:hint="cs"/>
                <w:cs/>
              </w:rPr>
              <w:t xml:space="preserve">ใน </w:t>
            </w:r>
            <w:r>
              <w:t>MMS Free Resource</w:t>
            </w:r>
            <w:r>
              <w:rPr>
                <w:rFonts w:hint="cs"/>
                <w:cs/>
              </w:rPr>
              <w:t xml:space="preserve"> ทุก </w:t>
            </w:r>
            <w:r>
              <w:t>Rows</w:t>
            </w:r>
          </w:p>
          <w:p w:rsidR="00217703" w:rsidP="00217703" w:rsidRDefault="00217703" w14:paraId="56EB671E" w14:textId="3300E60A">
            <w:pPr>
              <w:pStyle w:val="ListParagraph"/>
              <w:numPr>
                <w:ilvl w:val="0"/>
                <w:numId w:val="62"/>
              </w:numPr>
            </w:pPr>
            <w:r>
              <w:rPr>
                <w:rFonts w:hint="cs"/>
                <w:cs/>
              </w:rPr>
              <w:t xml:space="preserve">ใน </w:t>
            </w:r>
            <w:r>
              <w:t>Internet</w:t>
            </w:r>
            <w:r>
              <w:rPr>
                <w:rFonts w:hint="cs"/>
                <w:cs/>
              </w:rPr>
              <w:t xml:space="preserve"> ทุก </w:t>
            </w:r>
            <w:r>
              <w:t>Rows</w:t>
            </w:r>
          </w:p>
          <w:p w:rsidR="00217703" w:rsidP="00217703" w:rsidRDefault="00217703" w14:paraId="3CA6D9E7" w14:textId="77777777">
            <w:pPr>
              <w:pStyle w:val="ListParagraph"/>
              <w:numPr>
                <w:ilvl w:val="0"/>
                <w:numId w:val="62"/>
              </w:numPr>
            </w:pPr>
            <w:r>
              <w:rPr>
                <w:rFonts w:hint="cs"/>
                <w:cs/>
              </w:rPr>
              <w:t xml:space="preserve">ใน </w:t>
            </w:r>
            <w:r>
              <w:t>WiFi</w:t>
            </w:r>
            <w:r>
              <w:rPr>
                <w:rFonts w:hint="cs"/>
                <w:cs/>
              </w:rPr>
              <w:t xml:space="preserve"> ทุก </w:t>
            </w:r>
            <w:r>
              <w:t>Rows</w:t>
            </w:r>
          </w:p>
          <w:p w:rsidR="00217703" w:rsidP="00217703" w:rsidRDefault="00217703" w14:paraId="3C52D41F" w14:textId="4F7235A1">
            <w:pPr>
              <w:pStyle w:val="ListParagraph"/>
              <w:numPr>
                <w:ilvl w:val="0"/>
                <w:numId w:val="62"/>
              </w:numPr>
            </w:pPr>
            <w:r>
              <w:rPr>
                <w:rFonts w:hint="cs"/>
                <w:cs/>
              </w:rPr>
              <w:t xml:space="preserve">ใน </w:t>
            </w:r>
            <w:r>
              <w:t>Vertical App</w:t>
            </w:r>
            <w:r>
              <w:rPr>
                <w:rFonts w:hint="cs"/>
                <w:cs/>
              </w:rPr>
              <w:t xml:space="preserve"> ทุก </w:t>
            </w:r>
            <w:r>
              <w:t>Rows</w:t>
            </w:r>
          </w:p>
          <w:p w:rsidR="00217703" w:rsidP="00217703" w:rsidRDefault="00217703" w14:paraId="63017DB4" w14:textId="77777777">
            <w:pPr>
              <w:pStyle w:val="ListParagraph"/>
              <w:numPr>
                <w:ilvl w:val="0"/>
                <w:numId w:val="62"/>
              </w:numPr>
            </w:pPr>
            <w:r>
              <w:rPr>
                <w:rFonts w:hint="cs"/>
                <w:cs/>
              </w:rPr>
              <w:t xml:space="preserve">ใน </w:t>
            </w:r>
            <w:r>
              <w:t>Content VDO</w:t>
            </w:r>
            <w:r>
              <w:rPr>
                <w:rFonts w:hint="cs"/>
                <w:cs/>
              </w:rPr>
              <w:t xml:space="preserve"> ทุก </w:t>
            </w:r>
            <w:r>
              <w:t>Rows</w:t>
            </w:r>
          </w:p>
          <w:p w:rsidR="00217703" w:rsidP="00217703" w:rsidRDefault="00217703" w14:paraId="786E95FC" w14:textId="77777777">
            <w:pPr>
              <w:pStyle w:val="ListParagraph"/>
              <w:numPr>
                <w:ilvl w:val="0"/>
                <w:numId w:val="62"/>
              </w:numPr>
            </w:pPr>
            <w:r>
              <w:rPr>
                <w:rFonts w:hint="cs"/>
                <w:cs/>
              </w:rPr>
              <w:t xml:space="preserve">ใน </w:t>
            </w:r>
            <w:r>
              <w:t>Karaoke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ทุก </w:t>
            </w:r>
            <w:r>
              <w:t>Rows</w:t>
            </w:r>
          </w:p>
          <w:p w:rsidR="00217703" w:rsidP="00217703" w:rsidRDefault="00217703" w14:paraId="5A865D58" w14:textId="77777777">
            <w:pPr>
              <w:pStyle w:val="ListParagraph"/>
              <w:numPr>
                <w:ilvl w:val="0"/>
                <w:numId w:val="62"/>
              </w:numPr>
            </w:pPr>
            <w:r>
              <w:rPr>
                <w:rFonts w:hint="cs"/>
                <w:cs/>
              </w:rPr>
              <w:t xml:space="preserve">ใน </w:t>
            </w:r>
            <w:r>
              <w:t xml:space="preserve">Music Streaming </w:t>
            </w:r>
            <w:r>
              <w:rPr>
                <w:rFonts w:hint="cs"/>
                <w:cs/>
              </w:rPr>
              <w:t xml:space="preserve">ทุก </w:t>
            </w:r>
            <w:r>
              <w:t>Rows</w:t>
            </w:r>
          </w:p>
          <w:p w:rsidRPr="00766CC1" w:rsidR="00217703" w:rsidP="00217703" w:rsidRDefault="00217703" w14:paraId="4EA3F31D" w14:textId="6BB1B37F">
            <w:pPr>
              <w:pStyle w:val="ListParagraph"/>
              <w:numPr>
                <w:ilvl w:val="0"/>
                <w:numId w:val="62"/>
              </w:numPr>
              <w:rPr>
                <w:cs/>
              </w:rPr>
            </w:pPr>
            <w:r>
              <w:rPr>
                <w:rFonts w:hint="cs"/>
                <w:cs/>
              </w:rPr>
              <w:t xml:space="preserve">ให้ </w:t>
            </w:r>
            <w:r>
              <w:t xml:space="preserve">Default </w:t>
            </w:r>
            <w:r>
              <w:rPr>
                <w:rFonts w:hint="cs"/>
                <w:cs/>
              </w:rPr>
              <w:t xml:space="preserve">ค่า </w:t>
            </w:r>
            <w:r>
              <w:t xml:space="preserve">proratePackageFee </w:t>
            </w:r>
            <w:r>
              <w:rPr>
                <w:rFonts w:hint="cs"/>
                <w:cs/>
              </w:rPr>
              <w:t xml:space="preserve">ตาม </w:t>
            </w:r>
            <w:r>
              <w:t xml:space="preserve">logic </w:t>
            </w:r>
            <w:r>
              <w:rPr>
                <w:rFonts w:hint="cs"/>
                <w:cs/>
              </w:rPr>
              <w:t xml:space="preserve">ใน </w:t>
            </w:r>
            <w:r>
              <w:t xml:space="preserve">field </w:t>
            </w:r>
            <w:r>
              <w:rPr>
                <w:rFonts w:hint="cs"/>
                <w:cs/>
              </w:rPr>
              <w:t>นั้น</w:t>
            </w:r>
          </w:p>
        </w:tc>
      </w:tr>
      <w:tr w:rsidRPr="008979A8" w:rsidR="00217703" w:rsidTr="4801D386" w14:paraId="5ED07809" w14:textId="77777777">
        <w:trPr>
          <w:trHeight w:val="108"/>
        </w:trPr>
        <w:tc>
          <w:tcPr>
            <w:tcW w:w="1633" w:type="pct"/>
            <w:gridSpan w:val="2"/>
            <w:tcMar/>
          </w:tcPr>
          <w:p w:rsidR="00217703" w:rsidP="00217703" w:rsidRDefault="00217703" w14:paraId="56575401" w14:textId="54B95EC8">
            <w:r>
              <w:t>promotionLevel</w:t>
            </w:r>
          </w:p>
        </w:tc>
        <w:tc>
          <w:tcPr>
            <w:tcW w:w="549" w:type="pct"/>
            <w:gridSpan w:val="2"/>
            <w:tcMar/>
          </w:tcPr>
          <w:p w:rsidR="00217703" w:rsidP="00217703" w:rsidRDefault="00217703" w14:paraId="6F3E82B4" w14:textId="66760F92">
            <w:r>
              <w:t>Drop down list</w:t>
            </w:r>
          </w:p>
        </w:tc>
        <w:tc>
          <w:tcPr>
            <w:tcW w:w="2818" w:type="pct"/>
            <w:gridSpan w:val="2"/>
            <w:tcMar/>
          </w:tcPr>
          <w:p w:rsidR="00217703" w:rsidP="00217703" w:rsidRDefault="00217703" w14:paraId="24875E3E" w14:textId="77777777">
            <w:pPr>
              <w:rPr>
                <w:color w:val="FF0000"/>
              </w:rPr>
            </w:pPr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053A9E">
              <w:rPr>
                <w:rFonts w:cs="Angsana New"/>
                <w:color w:val="FF0000"/>
                <w:cs/>
              </w:rPr>
              <w:t>*</w:t>
            </w:r>
            <w:r w:rsidRPr="00053A9E">
              <w:rPr>
                <w:color w:val="FF0000"/>
              </w:rPr>
              <w:t>Promotion Level</w:t>
            </w:r>
          </w:p>
          <w:p w:rsidR="00217703" w:rsidP="00217703" w:rsidRDefault="00217703" w14:paraId="16019EFD" w14:textId="5D2F4621">
            <w:r w:rsidRPr="002B59E6">
              <w:t xml:space="preserve">List of Value </w:t>
            </w:r>
            <w:r w:rsidRPr="002B59E6">
              <w:rPr>
                <w:rFonts w:cs="Angsana New"/>
                <w:cs/>
              </w:rPr>
              <w:t xml:space="preserve">: </w:t>
            </w:r>
            <w:r w:rsidRPr="00B916D9">
              <w:rPr>
                <w:rFonts w:cs="Angsana New"/>
                <w:cs/>
              </w:rPr>
              <w:t>ดึงข้อมูลจาก</w:t>
            </w:r>
            <w:r w:rsidRPr="00B916D9">
              <w:rPr>
                <w:rFonts w:cs="CordiaUPC"/>
              </w:rPr>
              <w:t xml:space="preserve">DB </w:t>
            </w:r>
            <w:r w:rsidRPr="00B916D9">
              <w:rPr>
                <w:rFonts w:cs="Angsana New"/>
                <w:cs/>
              </w:rPr>
              <w:t xml:space="preserve">ที่ </w:t>
            </w:r>
            <w:r w:rsidRPr="00B916D9">
              <w:rPr>
                <w:rFonts w:cs="CordiaUPC"/>
              </w:rPr>
              <w:t xml:space="preserve">Table FLW_CFG_LOV </w:t>
            </w:r>
            <w:r w:rsidRPr="00B916D9">
              <w:rPr>
                <w:rFonts w:cs="Angsana New"/>
                <w:cs/>
              </w:rPr>
              <w:t xml:space="preserve">โดย </w:t>
            </w:r>
            <w:r w:rsidRPr="00B916D9">
              <w:rPr>
                <w:rFonts w:cs="CordiaUPC"/>
              </w:rPr>
              <w:t xml:space="preserve">group_type </w:t>
            </w:r>
            <w:r w:rsidRPr="00B916D9">
              <w:rPr>
                <w:rFonts w:cs="Angsana New"/>
                <w:cs/>
              </w:rPr>
              <w:t>=</w:t>
            </w:r>
            <w:r>
              <w:rPr>
                <w:rFonts w:cs="Angsana New"/>
                <w:cs/>
              </w:rPr>
              <w:t xml:space="preserve"> ‘</w:t>
            </w:r>
            <w:r w:rsidRPr="00F6297F">
              <w:t>Promotion Level</w:t>
            </w:r>
            <w:r>
              <w:rPr>
                <w:rFonts w:cs="Angsana New"/>
                <w:cs/>
              </w:rPr>
              <w:t>’</w:t>
            </w:r>
          </w:p>
          <w:p w:rsidRPr="002B59E6" w:rsidR="00217703" w:rsidP="00217703" w:rsidRDefault="00217703" w14:paraId="79A242D1" w14:textId="0ACFD57F">
            <w:r w:rsidRPr="003421FB">
              <w:t>Disable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เมื่อ </w:t>
            </w:r>
            <w:r>
              <w:t xml:space="preserve">Customer Type </w:t>
            </w:r>
            <w:r>
              <w:rPr>
                <w:rFonts w:cs="Angsana New"/>
                <w:cs/>
              </w:rPr>
              <w:t>= 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>
              <w:t>All</w:t>
            </w:r>
            <w:r>
              <w:rPr>
                <w:rFonts w:cs="Angsana New"/>
                <w:cs/>
              </w:rPr>
              <w:t>”</w:t>
            </w:r>
          </w:p>
          <w:p w:rsidRPr="00766CC1" w:rsidR="00217703" w:rsidP="00217703" w:rsidRDefault="00217703" w14:paraId="4C291326" w14:textId="134B63F7">
            <w:r>
              <w:t xml:space="preserve">Default Value </w:t>
            </w:r>
            <w:r>
              <w:rPr>
                <w:rFonts w:cs="Angsana New"/>
                <w:cs/>
              </w:rPr>
              <w:t>: “</w:t>
            </w:r>
            <w:r>
              <w:t>Mobile</w:t>
            </w:r>
            <w:r>
              <w:rPr>
                <w:rFonts w:cs="Angsana New"/>
                <w:cs/>
              </w:rPr>
              <w:t>”</w:t>
            </w:r>
          </w:p>
        </w:tc>
      </w:tr>
      <w:tr w:rsidRPr="008979A8" w:rsidR="00217703" w:rsidTr="4801D386" w14:paraId="5CE1A772" w14:textId="77777777">
        <w:trPr>
          <w:trHeight w:val="108"/>
        </w:trPr>
        <w:tc>
          <w:tcPr>
            <w:tcW w:w="1633" w:type="pct"/>
            <w:gridSpan w:val="2"/>
            <w:tcMar/>
          </w:tcPr>
          <w:p w:rsidR="00217703" w:rsidP="00217703" w:rsidRDefault="00217703" w14:paraId="062506CD" w14:textId="2E87F3BC">
            <w:r>
              <w:t>packageBillCycle</w:t>
            </w:r>
          </w:p>
        </w:tc>
        <w:tc>
          <w:tcPr>
            <w:tcW w:w="549" w:type="pct"/>
            <w:gridSpan w:val="2"/>
            <w:tcMar/>
          </w:tcPr>
          <w:p w:rsidRPr="00766CC1" w:rsidR="00217703" w:rsidP="00217703" w:rsidRDefault="00217703" w14:paraId="55829A19" w14:textId="35367855">
            <w:r>
              <w:t>Text Box</w:t>
            </w:r>
          </w:p>
        </w:tc>
        <w:tc>
          <w:tcPr>
            <w:tcW w:w="2818" w:type="pct"/>
            <w:gridSpan w:val="2"/>
            <w:tcMar/>
          </w:tcPr>
          <w:p w:rsidR="00217703" w:rsidP="00217703" w:rsidRDefault="00217703" w14:paraId="266EE1B7" w14:textId="309E3892">
            <w:pPr>
              <w:rPr>
                <w:color w:val="FF0000"/>
              </w:rPr>
            </w:pPr>
            <w:r w:rsidRPr="00766CC1">
              <w:t xml:space="preserve">Label </w:t>
            </w:r>
            <w:r w:rsidRPr="00766CC1">
              <w:rPr>
                <w:rFonts w:cs="Angsana New"/>
                <w:cs/>
              </w:rPr>
              <w:t xml:space="preserve">: </w:t>
            </w:r>
            <w:r w:rsidRPr="00766CC1">
              <w:rPr>
                <w:rFonts w:cs="Angsana New"/>
                <w:color w:val="FF0000"/>
                <w:cs/>
              </w:rPr>
              <w:t>*</w:t>
            </w:r>
            <w:r>
              <w:rPr>
                <w:color w:val="FF0000"/>
              </w:rPr>
              <w:t>Package Bill Cycle</w:t>
            </w:r>
          </w:p>
          <w:p w:rsidR="00217703" w:rsidP="00217703" w:rsidRDefault="00217703" w14:paraId="3133065E" w14:textId="677366C6">
            <w:r>
              <w:t xml:space="preserve">Visible </w:t>
            </w:r>
            <w:r>
              <w:rPr>
                <w:rFonts w:hint="cs"/>
                <w:cs/>
              </w:rPr>
              <w:t xml:space="preserve">เมื่อ </w:t>
            </w:r>
            <w:r>
              <w:t xml:space="preserve">customerType </w:t>
            </w:r>
            <w:r>
              <w:rPr>
                <w:rFonts w:hint="cs"/>
                <w:cs/>
              </w:rPr>
              <w:t xml:space="preserve">เป็น </w:t>
            </w:r>
            <w:r>
              <w:rPr>
                <w:rFonts w:cs="Angsana New"/>
                <w:cs/>
              </w:rPr>
              <w:t>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/>
                <w:cs/>
              </w:rPr>
              <w:t xml:space="preserve"> หรือ </w:t>
            </w:r>
            <w:r>
              <w:rPr>
                <w:rFonts w:cs="Angsana New"/>
                <w:cs/>
              </w:rPr>
              <w:t>“</w:t>
            </w:r>
            <w:r>
              <w:t>All</w:t>
            </w:r>
            <w:r>
              <w:rPr>
                <w:rFonts w:cs="Angsana New"/>
                <w:cs/>
              </w:rPr>
              <w:t>”</w:t>
            </w:r>
          </w:p>
          <w:p w:rsidRPr="00766CC1" w:rsidR="00217703" w:rsidP="00217703" w:rsidRDefault="00217703" w14:paraId="0E5E90B2" w14:textId="13F803C3">
            <w:pPr>
              <w:rPr>
                <w:cs/>
              </w:rPr>
            </w:pPr>
            <w:r w:rsidRPr="00313853">
              <w:rPr>
                <w:rFonts w:hint="cs"/>
                <w:cs/>
              </w:rPr>
              <w:t>ใส่ได้เฉพาะตัวเลขเท่านั้น</w:t>
            </w:r>
          </w:p>
        </w:tc>
      </w:tr>
      <w:tr w:rsidRPr="008979A8" w:rsidR="00217703" w:rsidTr="4801D386" w14:paraId="38120149" w14:textId="77777777">
        <w:trPr>
          <w:trHeight w:val="108"/>
        </w:trPr>
        <w:tc>
          <w:tcPr>
            <w:tcW w:w="1633" w:type="pct"/>
            <w:gridSpan w:val="2"/>
            <w:tcMar/>
          </w:tcPr>
          <w:p w:rsidR="00217703" w:rsidP="00217703" w:rsidRDefault="00217703" w14:paraId="57E1B5C0" w14:textId="40ECFCE3">
            <w:r>
              <w:t>packageBillCycleUnit</w:t>
            </w:r>
          </w:p>
        </w:tc>
        <w:tc>
          <w:tcPr>
            <w:tcW w:w="549" w:type="pct"/>
            <w:gridSpan w:val="2"/>
            <w:tcMar/>
          </w:tcPr>
          <w:p w:rsidRPr="00766CC1" w:rsidR="00217703" w:rsidP="00217703" w:rsidRDefault="00217703" w14:paraId="090671D4" w14:textId="332E15B2">
            <w:r>
              <w:t>Drop down list</w:t>
            </w:r>
          </w:p>
        </w:tc>
        <w:tc>
          <w:tcPr>
            <w:tcW w:w="2818" w:type="pct"/>
            <w:gridSpan w:val="2"/>
            <w:tcMar/>
          </w:tcPr>
          <w:p w:rsidR="00217703" w:rsidP="00217703" w:rsidRDefault="00217703" w14:paraId="619F465F" w14:textId="69536657">
            <w:r w:rsidRPr="009C466A">
              <w:rPr>
                <w:rFonts w:hint="cs"/>
                <w:cs/>
              </w:rPr>
              <w:t xml:space="preserve">อยู่ถัดจาก </w:t>
            </w:r>
            <w:r w:rsidRPr="009C466A">
              <w:t>package</w:t>
            </w:r>
            <w:r>
              <w:t>BillCycle</w:t>
            </w:r>
          </w:p>
          <w:p w:rsidRPr="009C466A" w:rsidR="00217703" w:rsidP="00217703" w:rsidRDefault="00217703" w14:paraId="1B9E4ACD" w14:textId="14C79707">
            <w:r>
              <w:t xml:space="preserve">Visible </w:t>
            </w:r>
            <w:r>
              <w:rPr>
                <w:rFonts w:hint="cs"/>
                <w:cs/>
              </w:rPr>
              <w:t xml:space="preserve">เมื่อ </w:t>
            </w:r>
            <w:r>
              <w:t xml:space="preserve">customerType </w:t>
            </w:r>
            <w:r>
              <w:rPr>
                <w:rFonts w:hint="cs"/>
                <w:cs/>
              </w:rPr>
              <w:t xml:space="preserve">เป็น </w:t>
            </w:r>
            <w:r>
              <w:rPr>
                <w:rFonts w:cs="Angsana New"/>
                <w:cs/>
              </w:rPr>
              <w:t>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/>
                <w:cs/>
              </w:rPr>
              <w:t xml:space="preserve"> หรือ </w:t>
            </w:r>
            <w:r>
              <w:rPr>
                <w:rFonts w:cs="Angsana New"/>
                <w:cs/>
              </w:rPr>
              <w:t>“</w:t>
            </w:r>
            <w:r>
              <w:t>All</w:t>
            </w:r>
            <w:r>
              <w:rPr>
                <w:rFonts w:cs="Angsana New"/>
                <w:cs/>
              </w:rPr>
              <w:t>”</w:t>
            </w:r>
          </w:p>
          <w:p w:rsidRPr="00766CC1" w:rsidR="00217703" w:rsidP="00217703" w:rsidRDefault="00217703" w14:paraId="574974C8" w14:textId="776EC358">
            <w:r w:rsidRPr="001142BC">
              <w:t xml:space="preserve">List of Value </w:t>
            </w:r>
            <w:r w:rsidRPr="001142BC">
              <w:rPr>
                <w:rFonts w:cs="Angsana New"/>
                <w:cs/>
              </w:rPr>
              <w:t xml:space="preserve">: </w:t>
            </w:r>
            <w:r w:rsidRPr="00B916D9">
              <w:rPr>
                <w:rFonts w:cs="Angsana New"/>
                <w:cs/>
              </w:rPr>
              <w:t>ดึงข้อมูลจาก</w:t>
            </w:r>
            <w:r w:rsidRPr="00B916D9">
              <w:rPr>
                <w:rFonts w:cs="CordiaUPC"/>
              </w:rPr>
              <w:t xml:space="preserve">DB </w:t>
            </w:r>
            <w:r w:rsidRPr="00B916D9">
              <w:rPr>
                <w:rFonts w:cs="Angsana New"/>
                <w:cs/>
              </w:rPr>
              <w:t xml:space="preserve">ที่ </w:t>
            </w:r>
            <w:r w:rsidRPr="00B916D9">
              <w:rPr>
                <w:rFonts w:cs="CordiaUPC"/>
              </w:rPr>
              <w:t xml:space="preserve">Table FLW_CFG_LOV </w:t>
            </w:r>
            <w:r w:rsidRPr="00B916D9">
              <w:rPr>
                <w:rFonts w:cs="Angsana New"/>
                <w:cs/>
              </w:rPr>
              <w:t xml:space="preserve">โดย </w:t>
            </w:r>
            <w:r w:rsidRPr="00B916D9">
              <w:rPr>
                <w:rFonts w:cs="CordiaUPC"/>
              </w:rPr>
              <w:t xml:space="preserve">group_type </w:t>
            </w:r>
            <w:r w:rsidRPr="00B916D9">
              <w:rPr>
                <w:rFonts w:cs="Angsana New"/>
                <w:cs/>
              </w:rPr>
              <w:t>= ‘</w:t>
            </w:r>
            <w:r w:rsidRPr="008979A8">
              <w:rPr>
                <w:rFonts w:cs="CordiaUPC"/>
              </w:rPr>
              <w:t>Duration</w:t>
            </w:r>
            <w:r>
              <w:rPr>
                <w:rFonts w:cs="CordiaUPC"/>
              </w:rPr>
              <w:t xml:space="preserve"> Unit</w:t>
            </w:r>
            <w:r>
              <w:rPr>
                <w:rFonts w:cs="Angsana New"/>
                <w:cs/>
              </w:rPr>
              <w:t>’</w:t>
            </w:r>
            <w:r>
              <w:rPr>
                <w:rFonts w:hint="cs" w:cs="Angsana New"/>
                <w:cs/>
              </w:rPr>
              <w:t>และ</w:t>
            </w:r>
            <w:r>
              <w:rPr>
                <w:rFonts w:cs="CordiaUPC"/>
              </w:rPr>
              <w:t xml:space="preserve"> par_row_id</w:t>
            </w:r>
            <w:r>
              <w:t xml:space="preserve">_concat </w:t>
            </w:r>
            <w:r>
              <w:rPr>
                <w:rFonts w:hint="cs"/>
                <w:cs/>
              </w:rPr>
              <w:t xml:space="preserve">ประกอบด้วย </w:t>
            </w:r>
            <w:r>
              <w:t>customerType</w:t>
            </w:r>
            <w:r>
              <w:rPr>
                <w:rFonts w:hint="cs"/>
                <w:cs/>
              </w:rPr>
              <w:t xml:space="preserve"> และ </w:t>
            </w:r>
            <w:r>
              <w:t xml:space="preserve">lov_type </w:t>
            </w:r>
            <w:r>
              <w:rPr>
                <w:rFonts w:hint="cs"/>
                <w:cs/>
              </w:rPr>
              <w:t xml:space="preserve">ประกอบด้วย </w:t>
            </w:r>
            <w:r>
              <w:t>productClass</w:t>
            </w:r>
          </w:p>
        </w:tc>
      </w:tr>
      <w:tr w:rsidRPr="008979A8" w:rsidR="00217703" w:rsidTr="4801D386" w14:paraId="5A02DA10" w14:textId="77777777">
        <w:trPr>
          <w:trHeight w:val="108"/>
        </w:trPr>
        <w:tc>
          <w:tcPr>
            <w:tcW w:w="1633" w:type="pct"/>
            <w:gridSpan w:val="2"/>
            <w:tcMar/>
          </w:tcPr>
          <w:p w:rsidR="00217703" w:rsidP="00217703" w:rsidRDefault="00217703" w14:paraId="0A5B1218" w14:textId="59500690">
            <w:r>
              <w:t>billPeriod</w:t>
            </w:r>
          </w:p>
        </w:tc>
        <w:tc>
          <w:tcPr>
            <w:tcW w:w="549" w:type="pct"/>
            <w:gridSpan w:val="2"/>
            <w:tcMar/>
          </w:tcPr>
          <w:p w:rsidR="00217703" w:rsidP="00217703" w:rsidRDefault="00217703" w14:paraId="62D1C75C" w14:textId="2D97263F">
            <w:r>
              <w:t>Drop Down List</w:t>
            </w:r>
          </w:p>
        </w:tc>
        <w:tc>
          <w:tcPr>
            <w:tcW w:w="2818" w:type="pct"/>
            <w:gridSpan w:val="2"/>
            <w:tcMar/>
          </w:tcPr>
          <w:p w:rsidR="00217703" w:rsidP="00217703" w:rsidRDefault="00217703" w14:paraId="5C6A0B82" w14:textId="51D3F8C5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FF77EE">
              <w:rPr>
                <w:rFonts w:cs="Angsana New"/>
                <w:color w:val="FF0000"/>
                <w:cs/>
              </w:rPr>
              <w:t>*</w:t>
            </w:r>
            <w:r w:rsidRPr="00FF77EE">
              <w:rPr>
                <w:color w:val="FF0000"/>
              </w:rPr>
              <w:t>Bill Period</w:t>
            </w:r>
          </w:p>
          <w:p w:rsidR="00217703" w:rsidP="00217703" w:rsidRDefault="00217703" w14:paraId="4BFB6E44" w14:textId="36769EDF">
            <w:r>
              <w:t>Logic visible</w:t>
            </w:r>
          </w:p>
          <w:p w:rsidRPr="000A1560" w:rsidR="00217703" w:rsidP="00217703" w:rsidRDefault="00217703" w14:paraId="428BD992" w14:textId="42360281">
            <w:pPr>
              <w:pStyle w:val="ListParagraph"/>
              <w:numPr>
                <w:ilvl w:val="0"/>
                <w:numId w:val="168"/>
              </w:numPr>
            </w:pPr>
            <w:r>
              <w:t xml:space="preserve">Promotion Group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CordiaUPC"/>
                <w:cs/>
              </w:rPr>
              <w:t>‘</w:t>
            </w:r>
            <w:r>
              <w:t>IR</w:t>
            </w:r>
            <w:r>
              <w:rPr>
                <w:rFonts w:cs="CordiaUPC"/>
                <w:cs/>
              </w:rPr>
              <w:t xml:space="preserve">’ </w:t>
            </w:r>
            <w:r>
              <w:t xml:space="preserve">Visible </w:t>
            </w:r>
            <w:r>
              <w:rPr>
                <w:rFonts w:hint="cs"/>
                <w:cs/>
              </w:rPr>
              <w:t xml:space="preserve">เมื่อ </w:t>
            </w:r>
            <w:r>
              <w:t xml:space="preserve">customerType </w:t>
            </w:r>
            <w:r>
              <w:rPr>
                <w:rFonts w:hint="cs"/>
                <w:cs/>
              </w:rPr>
              <w:t xml:space="preserve">เป็น </w:t>
            </w:r>
            <w:r w:rsidRPr="00476250">
              <w:rPr>
                <w:rFonts w:cs="Angsana New"/>
                <w:cs/>
              </w:rPr>
              <w:t>“</w:t>
            </w:r>
            <w:r>
              <w:t>Pre</w:t>
            </w:r>
            <w:r w:rsidRPr="00476250">
              <w:rPr>
                <w:rFonts w:cs="Angsana New"/>
                <w:cs/>
              </w:rPr>
              <w:t>-</w:t>
            </w:r>
            <w:r>
              <w:t>paid</w:t>
            </w:r>
            <w:r w:rsidRPr="00476250">
              <w:rPr>
                <w:rFonts w:cs="Angsana New"/>
                <w:cs/>
              </w:rPr>
              <w:t>”</w:t>
            </w:r>
            <w:r>
              <w:rPr>
                <w:rFonts w:hint="cs"/>
                <w:cs/>
              </w:rPr>
              <w:t xml:space="preserve"> หรือ </w:t>
            </w:r>
            <w:r w:rsidRPr="00476250">
              <w:rPr>
                <w:rFonts w:cs="Angsana New"/>
                <w:cs/>
              </w:rPr>
              <w:t>“</w:t>
            </w:r>
            <w:r w:rsidRPr="000A5595">
              <w:t>Hybrid</w:t>
            </w:r>
            <w:r w:rsidRPr="00476250">
              <w:rPr>
                <w:rFonts w:cs="Angsana New"/>
                <w:cs/>
              </w:rPr>
              <w:t>”</w:t>
            </w:r>
          </w:p>
          <w:p w:rsidRPr="000A1560" w:rsidR="00217703" w:rsidP="00217703" w:rsidRDefault="00217703" w14:paraId="4D9D3266" w14:textId="1BB18904">
            <w:pPr>
              <w:pStyle w:val="ListParagraph"/>
              <w:numPr>
                <w:ilvl w:val="0"/>
                <w:numId w:val="168"/>
              </w:numPr>
            </w:pPr>
            <w:r>
              <w:t xml:space="preserve">Promotion Group </w:t>
            </w:r>
            <w:r>
              <w:rPr>
                <w:rFonts w:hint="cs"/>
                <w:cs/>
              </w:rPr>
              <w:t xml:space="preserve">นอกเหนือจาก </w:t>
            </w:r>
            <w:r>
              <w:rPr>
                <w:rFonts w:cs="CordiaUPC"/>
                <w:cs/>
              </w:rPr>
              <w:t>‘</w:t>
            </w:r>
            <w:r>
              <w:t>IR</w:t>
            </w:r>
            <w:r>
              <w:rPr>
                <w:rFonts w:cs="CordiaUPC"/>
                <w:cs/>
              </w:rPr>
              <w:t xml:space="preserve">’ </w:t>
            </w:r>
            <w:r>
              <w:t xml:space="preserve">Visible </w:t>
            </w:r>
            <w:r>
              <w:rPr>
                <w:rFonts w:hint="cs"/>
                <w:cs/>
              </w:rPr>
              <w:t xml:space="preserve">เมื่อ </w:t>
            </w:r>
            <w:r>
              <w:t xml:space="preserve">customerType </w:t>
            </w:r>
            <w:r>
              <w:rPr>
                <w:rFonts w:hint="cs"/>
                <w:cs/>
              </w:rPr>
              <w:t xml:space="preserve">เป็น </w:t>
            </w:r>
            <w:r w:rsidRPr="00476250">
              <w:rPr>
                <w:rFonts w:cs="Angsana New"/>
                <w:cs/>
              </w:rPr>
              <w:t>“</w:t>
            </w:r>
            <w:r>
              <w:t>Pre</w:t>
            </w:r>
            <w:r w:rsidRPr="00476250">
              <w:rPr>
                <w:rFonts w:cs="Angsana New"/>
                <w:cs/>
              </w:rPr>
              <w:t>-</w:t>
            </w:r>
            <w:r>
              <w:t>paid</w:t>
            </w:r>
            <w:r w:rsidRPr="00476250">
              <w:rPr>
                <w:rFonts w:cs="Angsana New"/>
                <w:cs/>
              </w:rPr>
              <w:t>”</w:t>
            </w:r>
            <w:r>
              <w:rPr>
                <w:rFonts w:hint="cs"/>
                <w:cs/>
              </w:rPr>
              <w:t xml:space="preserve"> หรือ </w:t>
            </w:r>
            <w:r w:rsidRPr="00476250">
              <w:rPr>
                <w:rFonts w:cs="Angsana New"/>
                <w:cs/>
              </w:rPr>
              <w:t>“</w:t>
            </w:r>
            <w:r>
              <w:t>All</w:t>
            </w:r>
            <w:r w:rsidRPr="00476250">
              <w:rPr>
                <w:rFonts w:cs="Angsana New"/>
                <w:cs/>
              </w:rPr>
              <w:t>”</w:t>
            </w:r>
          </w:p>
          <w:p w:rsidR="00217703" w:rsidP="00217703" w:rsidRDefault="00217703" w14:paraId="2A1B0A84" w14:textId="77777777">
            <w:pPr>
              <w:rPr>
                <w:rFonts w:cs="CordiaUPC"/>
              </w:rPr>
            </w:pPr>
          </w:p>
          <w:p w:rsidRPr="009C466A" w:rsidR="00217703" w:rsidP="00217703" w:rsidRDefault="00217703" w14:paraId="60B52AE0" w14:textId="381AB714">
            <w:r>
              <w:rPr>
                <w:rFonts w:cs="CordiaUPC"/>
              </w:rPr>
              <w:t xml:space="preserve">Default Value </w:t>
            </w:r>
            <w:r>
              <w:rPr>
                <w:rFonts w:cs="Angsana New"/>
                <w:cs/>
              </w:rPr>
              <w:t>: “</w:t>
            </w:r>
            <w:r>
              <w:rPr>
                <w:rFonts w:cs="CordiaUPC"/>
              </w:rPr>
              <w:t>Time to Time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เมื่อ </w:t>
            </w:r>
            <w:r>
              <w:t xml:space="preserve">customerType </w:t>
            </w:r>
            <w:r>
              <w:rPr>
                <w:rFonts w:hint="cs"/>
                <w:cs/>
              </w:rPr>
              <w:t xml:space="preserve">เป็น </w:t>
            </w:r>
            <w:r>
              <w:rPr>
                <w:rFonts w:cs="Angsana New"/>
                <w:cs/>
              </w:rPr>
              <w:t>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/>
                <w:cs/>
              </w:rPr>
              <w:t xml:space="preserve"> หรือ </w:t>
            </w:r>
            <w:r>
              <w:rPr>
                <w:rFonts w:cs="Angsana New"/>
                <w:cs/>
              </w:rPr>
              <w:t>“</w:t>
            </w:r>
            <w:r>
              <w:t>All</w:t>
            </w:r>
            <w:r>
              <w:rPr>
                <w:rFonts w:cs="Angsana New"/>
                <w:cs/>
              </w:rPr>
              <w:t>”</w:t>
            </w:r>
          </w:p>
          <w:p w:rsidR="00217703" w:rsidP="00217703" w:rsidRDefault="00217703" w14:paraId="24D9FE70" w14:textId="2E42A6D0">
            <w:r w:rsidRPr="002B59E6">
              <w:t xml:space="preserve">List of Value </w:t>
            </w:r>
            <w:r w:rsidRPr="002B59E6">
              <w:rPr>
                <w:rFonts w:cs="Angsana New"/>
                <w:cs/>
              </w:rPr>
              <w:t xml:space="preserve">: </w:t>
            </w:r>
            <w:r w:rsidRPr="00B916D9">
              <w:rPr>
                <w:rFonts w:cs="Angsana New"/>
                <w:cs/>
              </w:rPr>
              <w:t>ดึงข้อมูลจาก</w:t>
            </w:r>
            <w:r w:rsidRPr="00B916D9">
              <w:rPr>
                <w:rFonts w:cs="CordiaUPC"/>
              </w:rPr>
              <w:t xml:space="preserve">DB </w:t>
            </w:r>
            <w:r w:rsidRPr="00B916D9">
              <w:rPr>
                <w:rFonts w:cs="Angsana New"/>
                <w:cs/>
              </w:rPr>
              <w:t xml:space="preserve">ที่ </w:t>
            </w:r>
            <w:r w:rsidRPr="00B916D9">
              <w:rPr>
                <w:rFonts w:cs="CordiaUPC"/>
              </w:rPr>
              <w:t xml:space="preserve">Table FLW_CFG_LOV </w:t>
            </w:r>
            <w:r w:rsidRPr="00B916D9">
              <w:rPr>
                <w:rFonts w:cs="Angsana New"/>
                <w:cs/>
              </w:rPr>
              <w:t xml:space="preserve">โดย </w:t>
            </w:r>
            <w:r w:rsidRPr="00B916D9">
              <w:rPr>
                <w:rFonts w:cs="CordiaUPC"/>
              </w:rPr>
              <w:t xml:space="preserve">group_type </w:t>
            </w:r>
            <w:r w:rsidRPr="00B916D9">
              <w:rPr>
                <w:rFonts w:cs="Angsana New"/>
                <w:cs/>
              </w:rPr>
              <w:t>= ‘</w:t>
            </w:r>
            <w:r>
              <w:t>Bill Period</w:t>
            </w:r>
            <w:r>
              <w:rPr>
                <w:rFonts w:cs="Angsana New"/>
                <w:cs/>
              </w:rPr>
              <w:t>’</w:t>
            </w:r>
          </w:p>
        </w:tc>
      </w:tr>
      <w:tr w:rsidRPr="008979A8" w:rsidR="00217703" w:rsidTr="4801D386" w14:paraId="2E2C1DF7" w14:textId="77777777">
        <w:trPr>
          <w:trHeight w:val="108"/>
        </w:trPr>
        <w:tc>
          <w:tcPr>
            <w:tcW w:w="1633" w:type="pct"/>
            <w:gridSpan w:val="2"/>
            <w:tcMar/>
          </w:tcPr>
          <w:p w:rsidR="00217703" w:rsidP="00217703" w:rsidRDefault="00217703" w14:paraId="2DD2CF12" w14:textId="6E15FC52">
            <w:r>
              <w:t>noOfSharing</w:t>
            </w:r>
          </w:p>
        </w:tc>
        <w:tc>
          <w:tcPr>
            <w:tcW w:w="549" w:type="pct"/>
            <w:gridSpan w:val="2"/>
            <w:tcMar/>
          </w:tcPr>
          <w:p w:rsidR="00217703" w:rsidP="00217703" w:rsidRDefault="00217703" w14:paraId="0B5EAE4C" w14:textId="05B32D99">
            <w:r>
              <w:t>Text Box</w:t>
            </w:r>
          </w:p>
        </w:tc>
        <w:tc>
          <w:tcPr>
            <w:tcW w:w="2818" w:type="pct"/>
            <w:gridSpan w:val="2"/>
            <w:tcMar/>
          </w:tcPr>
          <w:p w:rsidR="00217703" w:rsidP="00217703" w:rsidRDefault="00217703" w14:paraId="63369B0E" w14:textId="750C88F0">
            <w:pPr>
              <w:rPr>
                <w:color w:val="FF0000"/>
              </w:rPr>
            </w:pPr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F73FEF">
              <w:rPr>
                <w:rFonts w:cs="CordiaUPC"/>
                <w:color w:val="FF0000"/>
                <w:cs/>
              </w:rPr>
              <w:t>*</w:t>
            </w:r>
            <w:r w:rsidRPr="00F73FEF">
              <w:rPr>
                <w:color w:val="FF0000"/>
              </w:rPr>
              <w:t>No of Sharing</w:t>
            </w:r>
            <w:r w:rsidRPr="00F73FEF">
              <w:rPr>
                <w:rFonts w:cs="Angsana New"/>
                <w:color w:val="FF0000"/>
                <w:cs/>
              </w:rPr>
              <w:t xml:space="preserve"> :</w:t>
            </w:r>
            <w:r w:rsidRPr="008859E5">
              <w:rPr>
                <w:rFonts w:cs="Angsana New"/>
                <w:cs/>
              </w:rPr>
              <w:t xml:space="preserve"> </w:t>
            </w:r>
            <w:r w:rsidRPr="001E5CAF">
              <w:rPr>
                <w:rFonts w:cs="Angsana New"/>
                <w:cs/>
              </w:rPr>
              <w:t>…</w:t>
            </w:r>
            <w:r w:rsidRPr="001E5CAF">
              <w:t>Value</w:t>
            </w:r>
            <w:r w:rsidRPr="001E5CAF">
              <w:rPr>
                <w:rFonts w:cs="Angsana New"/>
                <w:cs/>
              </w:rPr>
              <w:t xml:space="preserve">… </w:t>
            </w:r>
            <w:r w:rsidRPr="001E5CAF">
              <w:t>Mobile</w:t>
            </w:r>
            <w:r w:rsidRPr="001E5CAF">
              <w:rPr>
                <w:rFonts w:cs="Angsana New"/>
                <w:cs/>
              </w:rPr>
              <w:t>(</w:t>
            </w:r>
            <w:r w:rsidRPr="001E5CAF">
              <w:t>s</w:t>
            </w:r>
            <w:r w:rsidRPr="001E5CAF">
              <w:rPr>
                <w:rFonts w:cs="Angsana New"/>
                <w:cs/>
              </w:rPr>
              <w:t>)</w:t>
            </w:r>
          </w:p>
          <w:p w:rsidR="00217703" w:rsidP="00217703" w:rsidRDefault="00217703" w14:paraId="63CEEFB0" w14:textId="77777777">
            <w:r>
              <w:t xml:space="preserve">Visible </w:t>
            </w:r>
            <w:r>
              <w:rPr>
                <w:rFonts w:hint="cs"/>
                <w:cs/>
              </w:rPr>
              <w:t>เมื่อ</w:t>
            </w:r>
            <w:r>
              <w:t xml:space="preserve"> Promotion Level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t>Account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ถ้าไม่ใช่ให้ </w:t>
            </w:r>
            <w:r>
              <w:t>Invisible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Clear </w:t>
            </w:r>
            <w:r>
              <w:rPr>
                <w:rFonts w:hint="cs"/>
                <w:cs/>
              </w:rPr>
              <w:t>ค่า</w:t>
            </w:r>
          </w:p>
          <w:p w:rsidR="00217703" w:rsidP="00217703" w:rsidRDefault="00217703" w14:paraId="51E8D86D" w14:textId="77777777">
            <w:pPr>
              <w:rPr>
                <w:cs/>
              </w:rPr>
            </w:pPr>
            <w:r>
              <w:rPr>
                <w:rFonts w:hint="cs"/>
                <w:cs/>
              </w:rPr>
              <w:t>ใส่ได้เฉพาะตัวเลขจำนวนเต็มบวกเท่านั้น</w:t>
            </w:r>
          </w:p>
          <w:p w:rsidR="00217703" w:rsidP="00217703" w:rsidRDefault="00217703" w14:paraId="4A515B65" w14:textId="2CCB673B">
            <w:r>
              <w:t xml:space="preserve">Max Length  </w:t>
            </w:r>
            <w:r>
              <w:rPr>
                <w:rFonts w:cs="Angsana New"/>
                <w:cs/>
              </w:rPr>
              <w:t xml:space="preserve">= </w:t>
            </w:r>
            <w:r>
              <w:t>6</w:t>
            </w:r>
          </w:p>
        </w:tc>
      </w:tr>
      <w:tr w:rsidRPr="008979A8" w:rsidR="00217703" w:rsidTr="4801D386" w14:paraId="55286A51" w14:textId="77777777">
        <w:trPr>
          <w:trHeight w:val="108"/>
        </w:trPr>
        <w:tc>
          <w:tcPr>
            <w:tcW w:w="5000" w:type="pct"/>
            <w:gridSpan w:val="6"/>
            <w:shd w:val="clear" w:color="auto" w:fill="C2D69B" w:themeFill="accent3" w:themeFillTint="99"/>
            <w:tcMar/>
          </w:tcPr>
          <w:p w:rsidR="00217703" w:rsidP="00217703" w:rsidRDefault="00217703" w14:paraId="69E5EBAB" w14:textId="2746F5FC">
            <w:pPr>
              <w:pStyle w:val="HeaderTable"/>
              <w:rPr>
                <w:b w:val="0"/>
                <w:bCs/>
                <w:lang w:bidi="th-TH"/>
              </w:rPr>
            </w:pPr>
            <w:r w:rsidRPr="00F23CD5">
              <w:t>Promotion Mobile Sub Level</w:t>
            </w:r>
            <w:r w:rsidRPr="00E019FF">
              <w:rPr>
                <w:rFonts w:hint="cs"/>
                <w:b w:val="0"/>
                <w:bCs/>
                <w:cs/>
                <w:lang w:bidi="th-TH"/>
              </w:rPr>
              <w:t xml:space="preserve"> </w:t>
            </w:r>
            <w:r w:rsidRPr="00305416">
              <w:rPr>
                <w:lang w:bidi="th-TH"/>
              </w:rPr>
              <w:t>section</w:t>
            </w:r>
          </w:p>
          <w:p w:rsidRPr="00E019FF" w:rsidR="00217703" w:rsidP="00217703" w:rsidRDefault="00217703" w14:paraId="20FE8C93" w14:textId="0F19BFF6">
            <w:pPr>
              <w:pStyle w:val="HeaderTable"/>
              <w:rPr>
                <w:b w:val="0"/>
                <w:bCs/>
                <w:cs/>
                <w:lang w:bidi="th-TH"/>
              </w:rPr>
            </w:pPr>
            <w:r w:rsidRPr="00E019FF">
              <w:rPr>
                <w:rFonts w:hint="cs"/>
                <w:b w:val="0"/>
                <w:bCs/>
                <w:cs/>
                <w:lang w:bidi="th-TH"/>
              </w:rPr>
              <w:t>คำอธิบาย</w:t>
            </w:r>
          </w:p>
          <w:p w:rsidR="00217703" w:rsidP="00217703" w:rsidRDefault="00217703" w14:paraId="60639F1E" w14:textId="77777777">
            <w:pPr>
              <w:pStyle w:val="HeaderTable"/>
              <w:numPr>
                <w:ilvl w:val="0"/>
                <w:numId w:val="528"/>
              </w:numPr>
              <w:rPr>
                <w:lang w:bidi="th-TH"/>
              </w:rPr>
            </w:pPr>
            <w:r>
              <w:rPr>
                <w:rFonts w:hint="cs"/>
                <w:cs/>
                <w:lang w:bidi="th-TH"/>
              </w:rPr>
              <w:t xml:space="preserve">ใช้สำหรับการระบุประเภทของ </w:t>
            </w:r>
            <w:r>
              <w:rPr>
                <w:b w:val="0"/>
                <w:bCs/>
                <w:lang w:bidi="th-TH"/>
              </w:rPr>
              <w:t>Mobile P</w:t>
            </w:r>
            <w:r w:rsidRPr="00FE0E72">
              <w:rPr>
                <w:b w:val="0"/>
                <w:bCs/>
                <w:lang w:bidi="th-TH"/>
              </w:rPr>
              <w:t>romotion</w:t>
            </w:r>
            <w:r>
              <w:rPr>
                <w:bCs/>
                <w:cs/>
                <w:lang w:bidi="th-TH"/>
              </w:rPr>
              <w:t xml:space="preserve"> </w:t>
            </w:r>
          </w:p>
          <w:p w:rsidR="00217703" w:rsidP="00217703" w:rsidRDefault="00217703" w14:paraId="68DC392F" w14:textId="77777777">
            <w:pPr>
              <w:pStyle w:val="HeaderTable"/>
              <w:numPr>
                <w:ilvl w:val="0"/>
                <w:numId w:val="528"/>
              </w:numPr>
              <w:rPr>
                <w:lang w:bidi="th-TH"/>
              </w:rPr>
            </w:pPr>
            <w:r>
              <w:rPr>
                <w:rFonts w:hint="cs"/>
                <w:cs/>
                <w:lang w:bidi="th-TH"/>
              </w:rPr>
              <w:t xml:space="preserve">ระบุจำนวนหมายเลขเบอร์โทรที่ </w:t>
            </w:r>
            <w:r w:rsidRPr="00FE0E72">
              <w:rPr>
                <w:b w:val="0"/>
                <w:bCs/>
                <w:lang w:bidi="th-TH"/>
              </w:rPr>
              <w:t>Share</w:t>
            </w:r>
            <w:r>
              <w:rPr>
                <w:bCs/>
                <w:cs/>
                <w:lang w:bidi="th-TH"/>
              </w:rPr>
              <w:t xml:space="preserve"> </w:t>
            </w:r>
            <w:r>
              <w:rPr>
                <w:rFonts w:hint="cs"/>
                <w:cs/>
                <w:lang w:bidi="th-TH"/>
              </w:rPr>
              <w:t xml:space="preserve">ใน </w:t>
            </w:r>
            <w:r>
              <w:rPr>
                <w:b w:val="0"/>
                <w:bCs/>
                <w:lang w:bidi="th-TH"/>
              </w:rPr>
              <w:t>P</w:t>
            </w:r>
            <w:r w:rsidRPr="00FE0E72">
              <w:rPr>
                <w:b w:val="0"/>
                <w:bCs/>
                <w:lang w:bidi="th-TH"/>
              </w:rPr>
              <w:t>romotion</w:t>
            </w:r>
            <w:r>
              <w:rPr>
                <w:bCs/>
                <w:cs/>
                <w:lang w:bidi="th-TH"/>
              </w:rPr>
              <w:t xml:space="preserve"> </w:t>
            </w:r>
            <w:r>
              <w:rPr>
                <w:rFonts w:hint="cs"/>
                <w:cs/>
                <w:lang w:bidi="th-TH"/>
              </w:rPr>
              <w:t>นั้นๆ</w:t>
            </w:r>
          </w:p>
          <w:p w:rsidR="00217703" w:rsidP="00217703" w:rsidRDefault="00217703" w14:paraId="638AA081" w14:textId="77777777">
            <w:pPr>
              <w:pStyle w:val="HeaderTable"/>
              <w:ind w:left="720"/>
              <w:rPr>
                <w:lang w:bidi="th-TH"/>
              </w:rPr>
            </w:pPr>
          </w:p>
          <w:p w:rsidRPr="004841FD" w:rsidR="00217703" w:rsidP="00217703" w:rsidRDefault="00217703" w14:paraId="583C6C4C" w14:textId="77777777">
            <w:pPr>
              <w:pStyle w:val="HeaderTable"/>
              <w:rPr>
                <w:b w:val="0"/>
                <w:bCs/>
                <w:cs/>
                <w:lang w:bidi="th-TH"/>
              </w:rPr>
            </w:pPr>
            <w:r w:rsidRPr="004841FD">
              <w:rPr>
                <w:b w:val="0"/>
                <w:bCs/>
                <w:cs/>
                <w:lang w:bidi="th-TH"/>
              </w:rPr>
              <w:t>การแสดงผล</w:t>
            </w:r>
          </w:p>
          <w:p w:rsidR="00217703" w:rsidP="00217703" w:rsidRDefault="00217703" w14:paraId="21138DFB" w14:textId="77777777">
            <w:pPr>
              <w:pStyle w:val="HeaderTable"/>
              <w:numPr>
                <w:ilvl w:val="0"/>
                <w:numId w:val="528"/>
              </w:numPr>
              <w:rPr>
                <w:lang w:bidi="th-TH"/>
              </w:rPr>
            </w:pPr>
            <w:r>
              <w:rPr>
                <w:rFonts w:hint="cs"/>
                <w:cs/>
                <w:lang w:bidi="th-TH"/>
              </w:rPr>
              <w:t xml:space="preserve">แสดงก็ต่อเมื่อ </w:t>
            </w:r>
            <w:r w:rsidRPr="00FE0E72">
              <w:rPr>
                <w:b w:val="0"/>
                <w:bCs/>
                <w:lang w:bidi="th-TH"/>
              </w:rPr>
              <w:t>Promotion</w:t>
            </w:r>
            <w:r>
              <w:rPr>
                <w:bCs/>
                <w:cs/>
                <w:lang w:bidi="th-TH"/>
              </w:rPr>
              <w:t xml:space="preserve"> </w:t>
            </w:r>
            <w:r w:rsidRPr="00FE0E72">
              <w:rPr>
                <w:b w:val="0"/>
                <w:bCs/>
                <w:lang w:bidi="th-TH"/>
              </w:rPr>
              <w:t>Level</w:t>
            </w:r>
            <w:r>
              <w:rPr>
                <w:bCs/>
                <w:cs/>
                <w:lang w:bidi="th-TH"/>
              </w:rPr>
              <w:t xml:space="preserve"> </w:t>
            </w:r>
            <w:r>
              <w:rPr>
                <w:rFonts w:hint="cs"/>
                <w:cs/>
                <w:lang w:bidi="th-TH"/>
              </w:rPr>
              <w:t xml:space="preserve">เท่ากับ </w:t>
            </w:r>
            <w:r>
              <w:rPr>
                <w:b w:val="0"/>
                <w:bCs/>
                <w:lang w:bidi="th-TH"/>
              </w:rPr>
              <w:t>Mobile</w:t>
            </w:r>
          </w:p>
          <w:p w:rsidR="00217703" w:rsidP="00217703" w:rsidRDefault="00217703" w14:paraId="063A9F05" w14:textId="77777777">
            <w:pPr>
              <w:pStyle w:val="HeaderTable"/>
            </w:pPr>
            <w:r>
              <w:rPr>
                <w:rFonts w:hint="cs"/>
                <w:cs/>
                <w:lang w:bidi="th-TH"/>
              </w:rPr>
              <w:t xml:space="preserve">ถ้าไม่ใช่ให้ </w:t>
            </w:r>
            <w:r w:rsidRPr="00FE0E72">
              <w:rPr>
                <w:b w:val="0"/>
                <w:bCs/>
              </w:rPr>
              <w:t>Invisible</w:t>
            </w:r>
          </w:p>
          <w:p w:rsidR="00217703" w:rsidP="00217703" w:rsidRDefault="00217703" w14:paraId="11F32536" w14:textId="77777777">
            <w:pPr>
              <w:pStyle w:val="HeaderTable"/>
              <w:rPr>
                <w:cs/>
                <w:lang w:bidi="th-TH"/>
              </w:rPr>
            </w:pPr>
            <w:r>
              <w:rPr>
                <w:rFonts w:hint="cs"/>
                <w:cs/>
                <w:lang w:bidi="th-TH"/>
              </w:rPr>
              <w:t>เ</w:t>
            </w:r>
            <w:r w:rsidRPr="00FE0E72">
              <w:rPr>
                <w:b w:val="0"/>
                <w:bCs/>
                <w:cs/>
                <w:lang w:bidi="th-TH"/>
              </w:rPr>
              <w:t>งื่อนไขการเคลียร์ค่า</w:t>
            </w:r>
          </w:p>
          <w:p w:rsidR="00217703" w:rsidP="00217703" w:rsidRDefault="00217703" w14:paraId="37E74A68" w14:textId="77777777">
            <w:pPr>
              <w:pStyle w:val="HeaderTable"/>
              <w:numPr>
                <w:ilvl w:val="0"/>
                <w:numId w:val="528"/>
              </w:numPr>
            </w:pPr>
            <w:r>
              <w:rPr>
                <w:rFonts w:hint="cs"/>
                <w:cs/>
                <w:lang w:bidi="th-TH"/>
              </w:rPr>
              <w:t xml:space="preserve">เคลียร์ค่าเสมอหาก </w:t>
            </w:r>
            <w:r w:rsidRPr="00FE0E72">
              <w:rPr>
                <w:b w:val="0"/>
                <w:bCs/>
                <w:lang w:bidi="th-TH"/>
              </w:rPr>
              <w:t>Promotion</w:t>
            </w:r>
            <w:r>
              <w:rPr>
                <w:bCs/>
                <w:cs/>
                <w:lang w:bidi="th-TH"/>
              </w:rPr>
              <w:t xml:space="preserve"> </w:t>
            </w:r>
            <w:r w:rsidRPr="00FE0E72">
              <w:rPr>
                <w:b w:val="0"/>
                <w:bCs/>
                <w:lang w:bidi="th-TH"/>
              </w:rPr>
              <w:t>Level</w:t>
            </w:r>
            <w:r>
              <w:rPr>
                <w:bCs/>
                <w:cs/>
                <w:lang w:bidi="th-TH"/>
              </w:rPr>
              <w:t xml:space="preserve"> </w:t>
            </w:r>
            <w:r>
              <w:rPr>
                <w:rFonts w:hint="cs"/>
                <w:cs/>
                <w:lang w:bidi="th-TH"/>
              </w:rPr>
              <w:t xml:space="preserve">ไม่เท่ากับ </w:t>
            </w:r>
            <w:r>
              <w:rPr>
                <w:b w:val="0"/>
                <w:bCs/>
                <w:lang w:bidi="th-TH"/>
              </w:rPr>
              <w:t>Mobile</w:t>
            </w:r>
          </w:p>
          <w:p w:rsidR="00217703" w:rsidP="00217703" w:rsidRDefault="00217703" w14:paraId="3F1E3DB1" w14:textId="77777777">
            <w:pPr>
              <w:pStyle w:val="HeaderTable"/>
              <w:ind w:left="720"/>
            </w:pPr>
          </w:p>
          <w:p w:rsidRPr="004841FD" w:rsidR="00217703" w:rsidP="00217703" w:rsidRDefault="00217703" w14:paraId="063174D7" w14:textId="77777777">
            <w:pPr>
              <w:pStyle w:val="HeaderTable"/>
              <w:rPr>
                <w:b w:val="0"/>
                <w:bCs/>
                <w:cs/>
                <w:lang w:bidi="th-TH"/>
              </w:rPr>
            </w:pPr>
            <w:r w:rsidRPr="004841FD">
              <w:rPr>
                <w:b w:val="0"/>
                <w:bCs/>
                <w:cs/>
                <w:lang w:bidi="th-TH"/>
              </w:rPr>
              <w:t>ความเชื่อมโยง</w:t>
            </w:r>
          </w:p>
          <w:p w:rsidR="00217703" w:rsidP="00217703" w:rsidRDefault="00217703" w14:paraId="41542BFD" w14:textId="325BFECC">
            <w:pPr>
              <w:pStyle w:val="HeaderTable"/>
            </w:pPr>
            <w:r>
              <w:rPr>
                <w:rFonts w:hint="cs"/>
                <w:cs/>
                <w:lang w:bidi="th-TH"/>
              </w:rPr>
              <w:t xml:space="preserve">ข้อมูลใน </w:t>
            </w:r>
            <w:r w:rsidRPr="00FE0E72">
              <w:rPr>
                <w:b w:val="0"/>
                <w:bCs/>
                <w:lang w:bidi="th-TH"/>
              </w:rPr>
              <w:t>Section</w:t>
            </w:r>
            <w:r>
              <w:rPr>
                <w:bCs/>
                <w:cs/>
                <w:lang w:bidi="th-TH"/>
              </w:rPr>
              <w:t xml:space="preserve"> </w:t>
            </w:r>
            <w:r>
              <w:rPr>
                <w:rFonts w:hint="cs"/>
                <w:cs/>
                <w:lang w:bidi="th-TH"/>
              </w:rPr>
              <w:t>นี้มีผลต่อการ</w:t>
            </w:r>
            <w:r>
              <w:rPr>
                <w:lang w:bidi="th-TH"/>
              </w:rPr>
              <w:t xml:space="preserve"> </w:t>
            </w:r>
            <w:r w:rsidRPr="00F23CD5">
              <w:rPr>
                <w:b w:val="0"/>
                <w:bCs/>
                <w:lang w:bidi="th-TH"/>
              </w:rPr>
              <w:t>Require field Community Group ID</w:t>
            </w:r>
            <w:r>
              <w:rPr>
                <w:bCs/>
                <w:cs/>
                <w:lang w:bidi="th-TH"/>
              </w:rPr>
              <w:t xml:space="preserve"> </w:t>
            </w:r>
            <w:r>
              <w:rPr>
                <w:rFonts w:hint="cs"/>
                <w:cs/>
                <w:lang w:bidi="th-TH"/>
              </w:rPr>
              <w:t xml:space="preserve">ที่ </w:t>
            </w:r>
            <w:r>
              <w:rPr>
                <w:b w:val="0"/>
                <w:bCs/>
                <w:lang w:bidi="th-TH"/>
              </w:rPr>
              <w:t>CGMD Doer</w:t>
            </w:r>
            <w:r>
              <w:rPr>
                <w:bCs/>
                <w:cs/>
                <w:lang w:bidi="th-TH"/>
              </w:rPr>
              <w:t xml:space="preserve"> </w:t>
            </w:r>
            <w:r w:rsidRPr="00FE0E72">
              <w:rPr>
                <w:b w:val="0"/>
                <w:bCs/>
                <w:lang w:bidi="th-TH"/>
              </w:rPr>
              <w:t>Section</w:t>
            </w:r>
          </w:p>
        </w:tc>
      </w:tr>
      <w:tr w:rsidRPr="008979A8" w:rsidR="00217703" w:rsidTr="4801D386" w14:paraId="0F7A7396" w14:textId="77777777">
        <w:trPr>
          <w:trHeight w:val="108"/>
        </w:trPr>
        <w:tc>
          <w:tcPr>
            <w:tcW w:w="1633" w:type="pct"/>
            <w:gridSpan w:val="2"/>
            <w:tcMar/>
          </w:tcPr>
          <w:p w:rsidR="00217703" w:rsidP="00217703" w:rsidRDefault="00217703" w14:paraId="5F735B11" w14:textId="5A2832D0">
            <w:r>
              <w:t>PromotionMobileSubLevel</w:t>
            </w:r>
          </w:p>
        </w:tc>
        <w:tc>
          <w:tcPr>
            <w:tcW w:w="549" w:type="pct"/>
            <w:gridSpan w:val="2"/>
            <w:tcMar/>
          </w:tcPr>
          <w:p w:rsidR="00217703" w:rsidP="00217703" w:rsidRDefault="00217703" w14:paraId="677983B3" w14:textId="476E12CC">
            <w:r>
              <w:t>Dropdown list</w:t>
            </w:r>
          </w:p>
        </w:tc>
        <w:tc>
          <w:tcPr>
            <w:tcW w:w="2818" w:type="pct"/>
            <w:gridSpan w:val="2"/>
            <w:tcMar/>
          </w:tcPr>
          <w:p w:rsidR="00217703" w:rsidP="00217703" w:rsidRDefault="00217703" w14:paraId="3210C2A4" w14:textId="4CF2EF99">
            <w:r>
              <w:t>Label</w:t>
            </w:r>
            <w:r>
              <w:rPr>
                <w:rFonts w:cs="CordiaUPC"/>
                <w:cs/>
              </w:rPr>
              <w:t xml:space="preserve">: </w:t>
            </w:r>
            <w:r w:rsidRPr="00F23CD5">
              <w:t>Promotion Mobile Sub Level</w:t>
            </w:r>
          </w:p>
          <w:p w:rsidR="00217703" w:rsidP="00217703" w:rsidRDefault="00217703" w14:paraId="4807DC7A" w14:textId="77777777">
            <w:pPr>
              <w:pStyle w:val="NoSpacing"/>
            </w:pPr>
            <w:r w:rsidRPr="00863B2D">
              <w:t xml:space="preserve">List of Value </w:t>
            </w:r>
            <w:r w:rsidRPr="00863B2D">
              <w:rPr>
                <w:rFonts w:cs="CordiaUPC"/>
                <w:cs/>
              </w:rPr>
              <w:t xml:space="preserve">: </w:t>
            </w:r>
            <w:r w:rsidRPr="0007657C">
              <w:rPr>
                <w:rFonts w:cs="Cordia New"/>
                <w:cs/>
              </w:rPr>
              <w:t>ดึงข้อมูลจาก</w:t>
            </w:r>
            <w:r w:rsidRPr="00863B2D">
              <w:t xml:space="preserve">DB </w:t>
            </w:r>
            <w:r w:rsidRPr="0007657C">
              <w:rPr>
                <w:rFonts w:cs="Cordia New"/>
                <w:cs/>
              </w:rPr>
              <w:t xml:space="preserve">ที่ </w:t>
            </w:r>
            <w:r w:rsidRPr="00863B2D">
              <w:t xml:space="preserve">Table FLW_CFG_LOV </w:t>
            </w:r>
            <w:r w:rsidRPr="0007657C">
              <w:rPr>
                <w:rFonts w:cs="Cordia New"/>
                <w:cs/>
              </w:rPr>
              <w:t xml:space="preserve">โดย </w:t>
            </w:r>
            <w:r w:rsidRPr="0097646B">
              <w:t xml:space="preserve">group_type </w:t>
            </w:r>
            <w:r w:rsidRPr="0097646B">
              <w:rPr>
                <w:rFonts w:cs="CordiaUPC"/>
                <w:cs/>
              </w:rPr>
              <w:t xml:space="preserve">= </w:t>
            </w:r>
            <w:r w:rsidRPr="0097646B">
              <w:t>'</w:t>
            </w:r>
            <w:r w:rsidRPr="00F23CD5">
              <w:rPr>
                <w:rStyle w:val="Strong"/>
              </w:rPr>
              <w:t>Promotion Mobile SubLevel</w:t>
            </w:r>
            <w:r w:rsidRPr="000E134A">
              <w:t>'</w:t>
            </w:r>
            <w:r w:rsidRPr="0097646B">
              <w:t xml:space="preserve"> </w:t>
            </w:r>
          </w:p>
          <w:p w:rsidR="00217703" w:rsidP="00217703" w:rsidRDefault="00217703" w14:paraId="70A2186C" w14:textId="77777777">
            <w:pPr>
              <w:pStyle w:val="NoSpacing"/>
            </w:pPr>
            <w:r>
              <w:t xml:space="preserve">Active_flag </w:t>
            </w:r>
            <w:r w:rsidRPr="0097646B">
              <w:t xml:space="preserve"> </w:t>
            </w:r>
            <w:r w:rsidRPr="0097646B">
              <w:rPr>
                <w:rFonts w:cs="CordiaUPC"/>
                <w:cs/>
              </w:rPr>
              <w:t xml:space="preserve">= </w:t>
            </w:r>
            <w:r>
              <w:t>‘Y</w:t>
            </w:r>
            <w:r w:rsidRPr="000E134A">
              <w:t>'</w:t>
            </w:r>
          </w:p>
          <w:p w:rsidR="00217703" w:rsidP="00217703" w:rsidRDefault="00217703" w14:paraId="158FDADA" w14:textId="77777777"/>
          <w:p w:rsidR="00217703" w:rsidP="00217703" w:rsidRDefault="00217703" w14:paraId="4ACB9B29" w14:textId="77777777">
            <w:pPr>
              <w:pStyle w:val="ListParagraph"/>
              <w:numPr>
                <w:ilvl w:val="0"/>
                <w:numId w:val="528"/>
              </w:numPr>
            </w:pPr>
            <w:r>
              <w:rPr>
                <w:rFonts w:hint="cs"/>
                <w:cs/>
              </w:rPr>
              <w:t xml:space="preserve">ไม่มีการ </w:t>
            </w:r>
            <w:r>
              <w:t xml:space="preserve">Default value </w:t>
            </w:r>
          </w:p>
          <w:p w:rsidRPr="004841FD" w:rsidR="00217703" w:rsidP="00217703" w:rsidRDefault="00217703" w14:paraId="000C560E" w14:textId="77777777">
            <w:pPr>
              <w:rPr>
                <w:b/>
              </w:rPr>
            </w:pPr>
            <w:r w:rsidRPr="00E019FF">
              <w:rPr>
                <w:rFonts w:hint="cs"/>
                <w:bCs/>
                <w:cs/>
              </w:rPr>
              <w:t>คำอธิบาย</w:t>
            </w:r>
          </w:p>
          <w:p w:rsidR="00217703" w:rsidP="00217703" w:rsidRDefault="00217703" w14:paraId="744E089C" w14:textId="77777777">
            <w:pPr>
              <w:pStyle w:val="HeaderTable"/>
              <w:numPr>
                <w:ilvl w:val="0"/>
                <w:numId w:val="528"/>
              </w:numPr>
              <w:rPr>
                <w:lang w:bidi="th-TH"/>
              </w:rPr>
            </w:pPr>
            <w:r>
              <w:rPr>
                <w:rFonts w:hint="cs"/>
                <w:cs/>
                <w:lang w:bidi="th-TH"/>
              </w:rPr>
              <w:t>ใช้สำหรับการระบุ</w:t>
            </w:r>
            <w:r>
              <w:rPr>
                <w:bCs/>
                <w:cs/>
                <w:lang w:bidi="th-TH"/>
              </w:rPr>
              <w:t xml:space="preserve"> </w:t>
            </w:r>
            <w:r>
              <w:rPr>
                <w:b w:val="0"/>
                <w:bCs/>
                <w:lang w:bidi="th-TH"/>
              </w:rPr>
              <w:t xml:space="preserve">Sub level Mobile </w:t>
            </w:r>
            <w:r>
              <w:rPr>
                <w:rFonts w:hint="cs"/>
                <w:cs/>
                <w:lang w:bidi="th-TH"/>
              </w:rPr>
              <w:t xml:space="preserve">ในกรณีที่ </w:t>
            </w:r>
            <w:r>
              <w:rPr>
                <w:b w:val="0"/>
                <w:bCs/>
                <w:lang w:bidi="th-TH"/>
              </w:rPr>
              <w:t xml:space="preserve">Promotion level </w:t>
            </w:r>
            <w:r>
              <w:rPr>
                <w:b w:val="0"/>
                <w:bCs/>
                <w:cs/>
                <w:lang w:bidi="th-TH"/>
              </w:rPr>
              <w:t xml:space="preserve">= </w:t>
            </w:r>
            <w:r w:rsidRPr="0077142F">
              <w:rPr>
                <w:cs/>
                <w:lang w:bidi="th-TH"/>
              </w:rPr>
              <w:t>“</w:t>
            </w:r>
            <w:r>
              <w:rPr>
                <w:b w:val="0"/>
                <w:bCs/>
                <w:lang w:bidi="th-TH"/>
              </w:rPr>
              <w:t>Mobile</w:t>
            </w:r>
            <w:r w:rsidRPr="0077142F">
              <w:rPr>
                <w:cs/>
                <w:lang w:bidi="th-TH"/>
              </w:rPr>
              <w:t>”</w:t>
            </w:r>
          </w:p>
          <w:p w:rsidRPr="00E019FF" w:rsidR="00217703" w:rsidP="00217703" w:rsidRDefault="00217703" w14:paraId="70AD4B58" w14:textId="77777777">
            <w:pPr>
              <w:pStyle w:val="HeaderTable"/>
              <w:rPr>
                <w:b w:val="0"/>
                <w:bCs/>
                <w:lang w:bidi="th-TH"/>
              </w:rPr>
            </w:pPr>
            <w:r>
              <w:rPr>
                <w:rFonts w:hint="cs"/>
                <w:b w:val="0"/>
                <w:bCs/>
                <w:cs/>
                <w:lang w:bidi="th-TH"/>
              </w:rPr>
              <w:t>การแสดงผล</w:t>
            </w:r>
          </w:p>
          <w:p w:rsidR="00217703" w:rsidP="00217703" w:rsidRDefault="00217703" w14:paraId="43307491" w14:textId="77777777">
            <w:pPr>
              <w:pStyle w:val="HeaderTable"/>
              <w:numPr>
                <w:ilvl w:val="0"/>
                <w:numId w:val="528"/>
              </w:numPr>
              <w:rPr>
                <w:lang w:bidi="th-TH"/>
              </w:rPr>
            </w:pPr>
            <w:r>
              <w:rPr>
                <w:rFonts w:hint="cs"/>
                <w:cs/>
                <w:lang w:bidi="th-TH"/>
              </w:rPr>
              <w:t xml:space="preserve">แสดงผลในกรณีที่ </w:t>
            </w:r>
            <w:r>
              <w:rPr>
                <w:b w:val="0"/>
                <w:bCs/>
                <w:lang w:bidi="th-TH"/>
              </w:rPr>
              <w:t xml:space="preserve">Promotion Level </w:t>
            </w:r>
            <w:r>
              <w:rPr>
                <w:b w:val="0"/>
                <w:bCs/>
                <w:cs/>
                <w:lang w:bidi="th-TH"/>
              </w:rPr>
              <w:t xml:space="preserve">= </w:t>
            </w:r>
            <w:r>
              <w:rPr>
                <w:b w:val="0"/>
                <w:bCs/>
                <w:lang w:bidi="th-TH"/>
              </w:rPr>
              <w:t>Mobile</w:t>
            </w:r>
            <w:r>
              <w:rPr>
                <w:rFonts w:hint="cs"/>
                <w:cs/>
                <w:lang w:bidi="th-TH"/>
              </w:rPr>
              <w:t xml:space="preserve"> เท่านนั้น</w:t>
            </w:r>
          </w:p>
          <w:p w:rsidRPr="00252F13" w:rsidR="00217703" w:rsidP="00217703" w:rsidRDefault="00217703" w14:paraId="34F4B36C" w14:textId="77777777">
            <w:pPr>
              <w:pStyle w:val="HeaderTable"/>
              <w:rPr>
                <w:b w:val="0"/>
                <w:bCs/>
                <w:cs/>
                <w:lang w:bidi="th-TH"/>
              </w:rPr>
            </w:pPr>
            <w:r w:rsidRPr="00252F13">
              <w:rPr>
                <w:rFonts w:hint="cs"/>
                <w:b w:val="0"/>
                <w:bCs/>
                <w:cs/>
                <w:lang w:bidi="th-TH"/>
              </w:rPr>
              <w:t>เงื่อนไขการเคลียร์ค่า</w:t>
            </w:r>
          </w:p>
          <w:p w:rsidRPr="00252F13" w:rsidR="00217703" w:rsidP="00217703" w:rsidRDefault="00217703" w14:paraId="2A93FA6C" w14:textId="77777777">
            <w:pPr>
              <w:pStyle w:val="ListParagraph"/>
              <w:numPr>
                <w:ilvl w:val="0"/>
                <w:numId w:val="528"/>
              </w:numPr>
              <w:rPr>
                <w:bCs/>
                <w:cs/>
              </w:rPr>
            </w:pPr>
            <w:r>
              <w:rPr>
                <w:rFonts w:hint="cs"/>
                <w:cs/>
              </w:rPr>
              <w:t xml:space="preserve">สามารถเลือก </w:t>
            </w:r>
            <w:r>
              <w:t xml:space="preserve">Please Select </w:t>
            </w:r>
            <w:r>
              <w:rPr>
                <w:rFonts w:hint="cs"/>
                <w:cs/>
              </w:rPr>
              <w:t>เพื่อทำการเคลียร์ค่าของตัวมันเองได้</w:t>
            </w:r>
          </w:p>
          <w:p w:rsidRPr="00252F13" w:rsidR="00217703" w:rsidP="00217703" w:rsidRDefault="00217703" w14:paraId="09FABFF4" w14:textId="77777777">
            <w:pPr>
              <w:pStyle w:val="HeaderTable"/>
              <w:numPr>
                <w:ilvl w:val="0"/>
                <w:numId w:val="528"/>
              </w:numPr>
              <w:rPr>
                <w:lang w:bidi="th-TH"/>
              </w:rPr>
            </w:pPr>
            <w:r>
              <w:rPr>
                <w:rFonts w:hint="cs"/>
                <w:cs/>
                <w:lang w:bidi="th-TH"/>
              </w:rPr>
              <w:t xml:space="preserve">เมื่อมีการเปลี่ยนค่า </w:t>
            </w:r>
            <w:r>
              <w:rPr>
                <w:b w:val="0"/>
                <w:bCs/>
                <w:lang w:bidi="th-TH"/>
              </w:rPr>
              <w:t>Promotion Level</w:t>
            </w:r>
          </w:p>
          <w:p w:rsidRPr="00E019FF" w:rsidR="00217703" w:rsidP="00217703" w:rsidRDefault="00217703" w14:paraId="73A2A863" w14:textId="77777777">
            <w:pPr>
              <w:pStyle w:val="HeaderTable"/>
              <w:rPr>
                <w:b w:val="0"/>
                <w:bCs/>
                <w:cs/>
                <w:lang w:bidi="th-TH"/>
              </w:rPr>
            </w:pPr>
            <w:r w:rsidRPr="00E019FF">
              <w:rPr>
                <w:rFonts w:hint="cs"/>
                <w:b w:val="0"/>
                <w:bCs/>
                <w:cs/>
                <w:lang w:bidi="th-TH"/>
              </w:rPr>
              <w:t>ความเชื่อมโยง</w:t>
            </w:r>
          </w:p>
          <w:p w:rsidR="00217703" w:rsidP="00217703" w:rsidRDefault="00217703" w14:paraId="4222D95F" w14:textId="77777777">
            <w:pPr>
              <w:pStyle w:val="ListParagraph"/>
              <w:numPr>
                <w:ilvl w:val="0"/>
                <w:numId w:val="528"/>
              </w:numPr>
            </w:pPr>
            <w:r>
              <w:rPr>
                <w:rFonts w:hint="cs"/>
                <w:cs/>
              </w:rPr>
              <w:t xml:space="preserve">ข้อมูลใน </w:t>
            </w:r>
            <w:r>
              <w:t xml:space="preserve">Section </w:t>
            </w:r>
            <w:r>
              <w:rPr>
                <w:rFonts w:hint="cs"/>
                <w:cs/>
              </w:rPr>
              <w:t xml:space="preserve">นี้มีผลต่อการคำนวณของ </w:t>
            </w:r>
            <w:r>
              <w:t>Discount</w:t>
            </w:r>
          </w:p>
          <w:p w:rsidR="00217703" w:rsidP="00217703" w:rsidRDefault="00217703" w14:paraId="3BBE52C7" w14:textId="4DF9F1A5">
            <w:r>
              <w:rPr>
                <w:rFonts w:hint="cs"/>
                <w:cs/>
              </w:rPr>
              <w:t xml:space="preserve">มีผลต่อการคำนวณ </w:t>
            </w:r>
            <w:r>
              <w:t xml:space="preserve">Discount Type </w:t>
            </w:r>
          </w:p>
        </w:tc>
      </w:tr>
      <w:tr w:rsidRPr="008979A8" w:rsidR="00217703" w:rsidTr="4801D386" w14:paraId="0D351098" w14:textId="77777777">
        <w:trPr>
          <w:trHeight w:val="108"/>
        </w:trPr>
        <w:tc>
          <w:tcPr>
            <w:tcW w:w="5000" w:type="pct"/>
            <w:gridSpan w:val="6"/>
            <w:shd w:val="clear" w:color="auto" w:fill="C2D69B" w:themeFill="accent3" w:themeFillTint="99"/>
            <w:tcMar/>
          </w:tcPr>
          <w:p w:rsidR="00217703" w:rsidP="00217703" w:rsidRDefault="00217703" w14:paraId="1836E67D" w14:textId="1F3CB80A">
            <w:pPr>
              <w:pStyle w:val="HeaderTable"/>
            </w:pPr>
            <w:r>
              <w:t xml:space="preserve">End </w:t>
            </w:r>
            <w:r w:rsidRPr="00F23CD5">
              <w:t>Promotion Mobile Sub Level</w:t>
            </w:r>
            <w:r>
              <w:t xml:space="preserve"> Section</w:t>
            </w:r>
          </w:p>
        </w:tc>
      </w:tr>
      <w:tr w:rsidRPr="008979A8" w:rsidR="00217703" w:rsidTr="4801D386" w14:paraId="77270F9F" w14:textId="77777777">
        <w:trPr>
          <w:trHeight w:val="108"/>
        </w:trPr>
        <w:tc>
          <w:tcPr>
            <w:tcW w:w="1633" w:type="pct"/>
            <w:gridSpan w:val="2"/>
            <w:tcMar/>
          </w:tcPr>
          <w:p w:rsidR="00217703" w:rsidP="00217703" w:rsidRDefault="00217703" w14:paraId="72BC9409" w14:textId="4BB2F742">
            <w:r>
              <w:t>proratePacakgeFee</w:t>
            </w:r>
          </w:p>
        </w:tc>
        <w:tc>
          <w:tcPr>
            <w:tcW w:w="549" w:type="pct"/>
            <w:gridSpan w:val="2"/>
            <w:tcMar/>
          </w:tcPr>
          <w:p w:rsidRPr="002B59E6" w:rsidR="00217703" w:rsidP="00217703" w:rsidRDefault="00217703" w14:paraId="478821AB" w14:textId="5DF0BFDA">
            <w:r w:rsidRPr="002B59E6">
              <w:t>Drop down list</w:t>
            </w:r>
          </w:p>
        </w:tc>
        <w:tc>
          <w:tcPr>
            <w:tcW w:w="2818" w:type="pct"/>
            <w:gridSpan w:val="2"/>
            <w:tcMar/>
          </w:tcPr>
          <w:p w:rsidRPr="002B59E6" w:rsidR="00217703" w:rsidP="00217703" w:rsidRDefault="00217703" w14:paraId="3D1BCC88" w14:textId="77777777">
            <w:pPr>
              <w:rPr>
                <w:color w:val="FF0000"/>
              </w:rPr>
            </w:pPr>
            <w:r w:rsidRPr="002B59E6">
              <w:t xml:space="preserve">Label </w:t>
            </w:r>
            <w:r w:rsidRPr="002B59E6">
              <w:rPr>
                <w:rFonts w:cs="Angsana New"/>
                <w:cs/>
              </w:rPr>
              <w:t xml:space="preserve">: </w:t>
            </w:r>
            <w:r w:rsidRPr="002B59E6">
              <w:rPr>
                <w:rFonts w:cs="Angsana New"/>
                <w:color w:val="FF0000"/>
                <w:cs/>
              </w:rPr>
              <w:t>*</w:t>
            </w:r>
            <w:r w:rsidRPr="002B59E6">
              <w:rPr>
                <w:color w:val="FF0000"/>
              </w:rPr>
              <w:t>Prorate Package Fee</w:t>
            </w:r>
          </w:p>
          <w:p w:rsidR="00217703" w:rsidP="00217703" w:rsidRDefault="00217703" w14:paraId="507537BC" w14:textId="77777777">
            <w:pPr>
              <w:rPr>
                <w:rFonts w:cs="CordiaUPC"/>
              </w:rPr>
            </w:pPr>
            <w:r w:rsidRPr="002B59E6">
              <w:t xml:space="preserve">Default Value </w:t>
            </w:r>
            <w:r w:rsidRPr="002B59E6">
              <w:rPr>
                <w:rFonts w:cs="Angsana New"/>
                <w:cs/>
              </w:rPr>
              <w:t xml:space="preserve">: </w:t>
            </w:r>
          </w:p>
          <w:p w:rsidRPr="00264A12" w:rsidR="00217703" w:rsidP="00217703" w:rsidRDefault="00217703" w14:paraId="71675872" w14:textId="77777777">
            <w:pPr>
              <w:pStyle w:val="ListParagraph"/>
              <w:numPr>
                <w:ilvl w:val="0"/>
                <w:numId w:val="281"/>
              </w:numPr>
            </w:pPr>
            <w:r w:rsidRPr="002B59E6">
              <w:rPr>
                <w:rFonts w:hint="cs"/>
                <w:cs/>
              </w:rPr>
              <w:t xml:space="preserve">ถ้า </w:t>
            </w:r>
            <w:r w:rsidRPr="002B59E6">
              <w:t xml:space="preserve">customerType </w:t>
            </w:r>
            <w:r w:rsidRPr="002B59E6">
              <w:rPr>
                <w:rFonts w:hint="cs"/>
                <w:cs/>
              </w:rPr>
              <w:t xml:space="preserve">เป็น </w:t>
            </w:r>
            <w:r w:rsidRPr="001B6FD1">
              <w:rPr>
                <w:rFonts w:cs="Angsana New"/>
                <w:cs/>
              </w:rPr>
              <w:t>“</w:t>
            </w:r>
            <w:r w:rsidRPr="002B59E6">
              <w:t>Pre</w:t>
            </w:r>
            <w:r w:rsidRPr="001B6FD1">
              <w:rPr>
                <w:rFonts w:cs="Angsana New"/>
                <w:cs/>
              </w:rPr>
              <w:t>-</w:t>
            </w:r>
            <w:r w:rsidRPr="002B59E6">
              <w:t>paid</w:t>
            </w:r>
            <w:r w:rsidRPr="001B6FD1">
              <w:rPr>
                <w:rFonts w:cs="Angsana New"/>
                <w:cs/>
              </w:rPr>
              <w:t>”</w:t>
            </w:r>
            <w:r w:rsidRPr="002B59E6">
              <w:rPr>
                <w:rFonts w:hint="cs"/>
                <w:cs/>
              </w:rPr>
              <w:t xml:space="preserve"> หรือ </w:t>
            </w:r>
            <w:r w:rsidRPr="001B6FD1">
              <w:rPr>
                <w:rFonts w:cs="Angsana New"/>
                <w:cs/>
              </w:rPr>
              <w:t>“</w:t>
            </w:r>
            <w:r>
              <w:t>All</w:t>
            </w:r>
            <w:r w:rsidRPr="001B6FD1">
              <w:rPr>
                <w:rFonts w:cs="Angsana New"/>
                <w:cs/>
              </w:rPr>
              <w:t xml:space="preserve">” </w:t>
            </w:r>
            <w:r w:rsidRPr="002B59E6">
              <w:rPr>
                <w:rFonts w:hint="cs"/>
                <w:cs/>
              </w:rPr>
              <w:t>ให้</w:t>
            </w:r>
            <w:r w:rsidRPr="002B59E6">
              <w:t xml:space="preserve"> Default </w:t>
            </w:r>
            <w:r w:rsidRPr="002B59E6">
              <w:rPr>
                <w:rFonts w:hint="cs"/>
                <w:cs/>
              </w:rPr>
              <w:t xml:space="preserve">ค่าเป็น  </w:t>
            </w:r>
            <w:r w:rsidRPr="001B6FD1">
              <w:rPr>
                <w:rFonts w:cs="Angsana New"/>
                <w:cs/>
              </w:rPr>
              <w:t>“</w:t>
            </w:r>
            <w:r w:rsidRPr="002B59E6">
              <w:t>Not Prorate</w:t>
            </w:r>
            <w:r w:rsidRPr="001B6FD1">
              <w:rPr>
                <w:rFonts w:cs="Angsana New"/>
                <w:cs/>
              </w:rPr>
              <w:t xml:space="preserve">” </w:t>
            </w:r>
          </w:p>
          <w:p w:rsidRPr="00264A12" w:rsidR="00217703" w:rsidP="00217703" w:rsidRDefault="00217703" w14:paraId="49BBC950" w14:textId="77777777">
            <w:pPr>
              <w:pStyle w:val="ListParagraph"/>
              <w:numPr>
                <w:ilvl w:val="0"/>
                <w:numId w:val="281"/>
              </w:numPr>
            </w:pPr>
            <w:r w:rsidRPr="002B59E6">
              <w:rPr>
                <w:rFonts w:hint="cs"/>
                <w:cs/>
              </w:rPr>
              <w:t>ถ้า</w:t>
            </w:r>
            <w:r w:rsidRPr="002B59E6">
              <w:t xml:space="preserve"> customerType </w:t>
            </w:r>
            <w:r w:rsidRPr="002B59E6">
              <w:rPr>
                <w:rFonts w:hint="cs"/>
                <w:cs/>
              </w:rPr>
              <w:t xml:space="preserve">เป็น </w:t>
            </w:r>
            <w:r w:rsidRPr="001B6FD1">
              <w:rPr>
                <w:rFonts w:cs="Angsana New"/>
                <w:cs/>
              </w:rPr>
              <w:t>“</w:t>
            </w:r>
            <w:r w:rsidRPr="002B59E6">
              <w:t>Post</w:t>
            </w:r>
            <w:r w:rsidRPr="001B6FD1">
              <w:rPr>
                <w:rFonts w:cs="Angsana New"/>
                <w:cs/>
              </w:rPr>
              <w:t>-</w:t>
            </w:r>
            <w:r w:rsidRPr="002B59E6">
              <w:t>paid</w:t>
            </w:r>
            <w:r w:rsidRPr="001B6FD1">
              <w:rPr>
                <w:rFonts w:cs="Angsana New"/>
                <w:cs/>
              </w:rPr>
              <w:t>”</w:t>
            </w:r>
            <w:r>
              <w:rPr>
                <w:rFonts w:cs="Angsana New"/>
                <w:cs/>
              </w:rPr>
              <w:t xml:space="preserve"> </w:t>
            </w:r>
          </w:p>
          <w:p w:rsidR="00217703" w:rsidP="00217703" w:rsidRDefault="00217703" w14:paraId="761A6D87" w14:textId="28460FAB">
            <w:pPr>
              <w:pStyle w:val="ListParagraph"/>
              <w:numPr>
                <w:ilvl w:val="1"/>
                <w:numId w:val="281"/>
              </w:numPr>
            </w:pPr>
            <w:r>
              <w:rPr>
                <w:rFonts w:hint="cs"/>
                <w:cs/>
              </w:rPr>
              <w:t xml:space="preserve">ถ้า </w:t>
            </w:r>
            <w:r>
              <w:t>chargeExcludingVAT</w:t>
            </w:r>
            <w:r>
              <w:rPr>
                <w:rFonts w:hint="cs"/>
                <w:cs/>
              </w:rPr>
              <w:t xml:space="preserve"> ทุก </w:t>
            </w:r>
            <w:r>
              <w:t xml:space="preserve">Rows </w:t>
            </w:r>
            <w:r>
              <w:rPr>
                <w:rFonts w:hint="cs"/>
                <w:cs/>
              </w:rPr>
              <w:t xml:space="preserve">มีค่า </w:t>
            </w:r>
            <w:r>
              <w:rPr>
                <w:rFonts w:cs="Angsana New"/>
                <w:cs/>
              </w:rPr>
              <w:t xml:space="preserve">= </w:t>
            </w:r>
            <w:r>
              <w:t xml:space="preserve">0 </w:t>
            </w:r>
            <w:r>
              <w:rPr>
                <w:rFonts w:hint="cs"/>
                <w:cs/>
              </w:rPr>
              <w:t xml:space="preserve">ให้ </w:t>
            </w:r>
            <w:r>
              <w:t xml:space="preserve">Default </w:t>
            </w:r>
            <w:r>
              <w:rPr>
                <w:rFonts w:hint="cs"/>
                <w:cs/>
              </w:rPr>
              <w:t xml:space="preserve">ค่าเป็น </w:t>
            </w:r>
            <w:r>
              <w:rPr>
                <w:rFonts w:cs="Angsana New"/>
                <w:cs/>
              </w:rPr>
              <w:t>= “</w:t>
            </w:r>
            <w:r>
              <w:t>Not Prorate</w:t>
            </w:r>
            <w:r>
              <w:rPr>
                <w:rFonts w:cs="Angsana New"/>
                <w:cs/>
              </w:rPr>
              <w:t>”</w:t>
            </w:r>
          </w:p>
          <w:p w:rsidRPr="0007125F" w:rsidR="00217703" w:rsidP="00217703" w:rsidRDefault="00217703" w14:paraId="22D3E29F" w14:textId="249C9363">
            <w:pPr>
              <w:pStyle w:val="ListParagraph"/>
              <w:numPr>
                <w:ilvl w:val="1"/>
                <w:numId w:val="281"/>
              </w:numPr>
            </w:pPr>
            <w:r>
              <w:rPr>
                <w:rFonts w:hint="cs"/>
                <w:cs/>
              </w:rPr>
              <w:t xml:space="preserve">ถ้า </w:t>
            </w:r>
            <w:r>
              <w:t>chargeExcludingVAT</w:t>
            </w:r>
            <w:r>
              <w:rPr>
                <w:rFonts w:hint="cs"/>
                <w:cs/>
              </w:rPr>
              <w:t xml:space="preserve"> ที่ </w:t>
            </w:r>
            <w:r>
              <w:t>Rows</w:t>
            </w:r>
            <w:r>
              <w:rPr>
                <w:rFonts w:hint="cs"/>
                <w:cs/>
              </w:rPr>
              <w:t xml:space="preserve"> ใด </w:t>
            </w:r>
            <w:r>
              <w:t xml:space="preserve">Rows </w:t>
            </w:r>
            <w:r>
              <w:rPr>
                <w:rFonts w:hint="cs"/>
                <w:cs/>
              </w:rPr>
              <w:t>หนึ่ง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มีค่า </w:t>
            </w:r>
            <w:r>
              <w:t>&gt; 0</w:t>
            </w:r>
          </w:p>
          <w:p w:rsidRPr="00264A12" w:rsidR="00217703" w:rsidP="00217703" w:rsidRDefault="00217703" w14:paraId="09129A26" w14:textId="21807387">
            <w:pPr>
              <w:pStyle w:val="ListParagraph"/>
              <w:numPr>
                <w:ilvl w:val="2"/>
                <w:numId w:val="281"/>
              </w:numPr>
            </w:pPr>
            <w:r>
              <w:rPr>
                <w:rFonts w:cs="CordiaUPC"/>
              </w:rPr>
              <w:t xml:space="preserve">priceType </w:t>
            </w:r>
            <w:r>
              <w:rPr>
                <w:rFonts w:cs="Angsana New"/>
                <w:cs/>
              </w:rPr>
              <w:t>= “</w:t>
            </w:r>
            <w:r>
              <w:rPr>
                <w:rFonts w:cs="CordiaUPC"/>
              </w:rPr>
              <w:t>Recurring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และ </w:t>
            </w:r>
            <w:r>
              <w:rPr>
                <w:rFonts w:cs="CordiaUPC"/>
              </w:rPr>
              <w:t xml:space="preserve">packageDurationUnit </w:t>
            </w:r>
            <w:r>
              <w:rPr>
                <w:rFonts w:cs="Angsana New"/>
                <w:cs/>
              </w:rPr>
              <w:t>=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Bill Cycle</w:t>
            </w:r>
            <w:r>
              <w:rPr>
                <w:rFonts w:cs="Angsana New"/>
                <w:cs/>
              </w:rPr>
              <w:t>”</w:t>
            </w:r>
            <w:r w:rsidRPr="001B6FD1">
              <w:rPr>
                <w:rFonts w:cs="Angsana New"/>
                <w:cs/>
              </w:rPr>
              <w:t xml:space="preserve"> </w:t>
            </w:r>
            <w:r w:rsidRPr="002B59E6">
              <w:rPr>
                <w:rFonts w:hint="cs"/>
                <w:cs/>
              </w:rPr>
              <w:t xml:space="preserve">ให้ </w:t>
            </w:r>
            <w:r w:rsidRPr="002B59E6">
              <w:t xml:space="preserve">Default </w:t>
            </w:r>
            <w:r w:rsidRPr="002B59E6">
              <w:rPr>
                <w:rFonts w:hint="cs"/>
                <w:cs/>
              </w:rPr>
              <w:t xml:space="preserve">ค่าเป็น </w:t>
            </w:r>
            <w:r w:rsidRPr="001B6FD1">
              <w:rPr>
                <w:rFonts w:cs="Angsana New"/>
                <w:cs/>
              </w:rPr>
              <w:t>“</w:t>
            </w:r>
            <w:r>
              <w:t>Prorate IN &amp; OUT</w:t>
            </w:r>
            <w:r w:rsidRPr="001B6FD1">
              <w:rPr>
                <w:rFonts w:cs="Angsana New"/>
                <w:cs/>
              </w:rPr>
              <w:t>”</w:t>
            </w:r>
          </w:p>
          <w:p w:rsidRPr="002B59E6" w:rsidR="00217703" w:rsidP="00217703" w:rsidRDefault="00217703" w14:paraId="7AD020A1" w14:textId="29B046F3">
            <w:pPr>
              <w:pStyle w:val="ListParagraph"/>
              <w:numPr>
                <w:ilvl w:val="2"/>
                <w:numId w:val="281"/>
              </w:numPr>
            </w:pPr>
            <w:r w:rsidRPr="00264A12">
              <w:rPr>
                <w:rFonts w:cs="Angsana New"/>
                <w:cs/>
              </w:rPr>
              <w:t>ถ้าไม่ใช่</w:t>
            </w:r>
            <w:r w:rsidRPr="00264A12">
              <w:rPr>
                <w:rFonts w:cs="CordiaUPC"/>
              </w:rPr>
              <w:t xml:space="preserve"> Default </w:t>
            </w:r>
            <w:r w:rsidRPr="00264A12">
              <w:rPr>
                <w:rFonts w:cs="Angsana New"/>
                <w:cs/>
              </w:rPr>
              <w:t>ค่าเป็น “</w:t>
            </w:r>
            <w:r w:rsidRPr="00264A12">
              <w:rPr>
                <w:rFonts w:cs="CordiaUPC"/>
              </w:rPr>
              <w:t>Not Prorate</w:t>
            </w:r>
            <w:r w:rsidRPr="00264A12">
              <w:rPr>
                <w:rFonts w:cs="Angsana New"/>
                <w:cs/>
              </w:rPr>
              <w:t>”</w:t>
            </w:r>
          </w:p>
          <w:p w:rsidRPr="002B59E6" w:rsidR="00217703" w:rsidP="00217703" w:rsidRDefault="00217703" w14:paraId="13810D87" w14:textId="6CBDFA0F">
            <w:r w:rsidRPr="002B59E6">
              <w:t xml:space="preserve">Disable </w:t>
            </w:r>
            <w:r w:rsidRPr="002B59E6">
              <w:rPr>
                <w:rFonts w:hint="cs"/>
                <w:cs/>
              </w:rPr>
              <w:t xml:space="preserve">เมื่อ </w:t>
            </w:r>
            <w:r w:rsidRPr="002B59E6">
              <w:t xml:space="preserve">customerType </w:t>
            </w:r>
            <w:r w:rsidRPr="002B59E6">
              <w:rPr>
                <w:rFonts w:hint="cs"/>
                <w:cs/>
              </w:rPr>
              <w:t xml:space="preserve">เป็น </w:t>
            </w:r>
            <w:r w:rsidRPr="002B59E6">
              <w:rPr>
                <w:rFonts w:cs="Angsana New"/>
                <w:cs/>
              </w:rPr>
              <w:t>“</w:t>
            </w:r>
            <w:r w:rsidRPr="002B59E6">
              <w:t>Pre</w:t>
            </w:r>
            <w:r w:rsidRPr="002B59E6">
              <w:rPr>
                <w:rFonts w:cs="Angsana New"/>
                <w:cs/>
              </w:rPr>
              <w:t>-</w:t>
            </w:r>
            <w:r w:rsidRPr="002B59E6">
              <w:t>paid</w:t>
            </w:r>
            <w:r w:rsidRPr="002B59E6">
              <w:rPr>
                <w:rFonts w:cs="Angsana New"/>
                <w:cs/>
              </w:rPr>
              <w:t xml:space="preserve">” </w:t>
            </w:r>
            <w:r w:rsidRPr="002B59E6">
              <w:t xml:space="preserve">or </w:t>
            </w:r>
            <w:r w:rsidRPr="002B59E6">
              <w:rPr>
                <w:rFonts w:cs="Angsana New"/>
                <w:cs/>
              </w:rPr>
              <w:t>“</w:t>
            </w:r>
            <w:r>
              <w:t>All</w:t>
            </w:r>
            <w:r w:rsidRPr="002B59E6">
              <w:rPr>
                <w:rFonts w:cs="Angsana New"/>
                <w:cs/>
              </w:rPr>
              <w:t>”</w:t>
            </w:r>
          </w:p>
          <w:p w:rsidRPr="002B59E6" w:rsidR="00217703" w:rsidP="00217703" w:rsidRDefault="00217703" w14:paraId="4C807576" w14:textId="7C1690A3">
            <w:pPr>
              <w:rPr>
                <w:cs/>
              </w:rPr>
            </w:pPr>
            <w:r w:rsidRPr="002B59E6">
              <w:t xml:space="preserve">List of Value </w:t>
            </w:r>
            <w:r w:rsidRPr="002B59E6">
              <w:rPr>
                <w:rFonts w:cs="Angsana New"/>
                <w:cs/>
              </w:rPr>
              <w:t xml:space="preserve">: </w:t>
            </w:r>
            <w:r w:rsidRPr="00B916D9">
              <w:rPr>
                <w:rFonts w:cs="Angsana New"/>
                <w:cs/>
              </w:rPr>
              <w:t>ดึงข้อมูลจาก</w:t>
            </w:r>
            <w:r w:rsidRPr="00B916D9">
              <w:rPr>
                <w:rFonts w:cs="CordiaUPC"/>
              </w:rPr>
              <w:t xml:space="preserve">DB </w:t>
            </w:r>
            <w:r w:rsidRPr="00B916D9">
              <w:rPr>
                <w:rFonts w:cs="Angsana New"/>
                <w:cs/>
              </w:rPr>
              <w:t xml:space="preserve">ที่ </w:t>
            </w:r>
            <w:r w:rsidRPr="00B916D9">
              <w:rPr>
                <w:rFonts w:cs="CordiaUPC"/>
              </w:rPr>
              <w:t xml:space="preserve">Table FLW_CFG_LOV </w:t>
            </w:r>
            <w:r w:rsidRPr="00B916D9">
              <w:rPr>
                <w:rFonts w:cs="Angsana New"/>
                <w:cs/>
              </w:rPr>
              <w:t xml:space="preserve">โดย </w:t>
            </w:r>
            <w:r w:rsidRPr="00B916D9">
              <w:rPr>
                <w:rFonts w:cs="CordiaUPC"/>
              </w:rPr>
              <w:t xml:space="preserve">group_type </w:t>
            </w:r>
            <w:r w:rsidRPr="00B916D9">
              <w:rPr>
                <w:rFonts w:cs="Angsana New"/>
                <w:cs/>
              </w:rPr>
              <w:t>= ‘</w:t>
            </w:r>
            <w:r w:rsidRPr="00DA14B2">
              <w:t>Mass Prorate</w:t>
            </w:r>
            <w:r>
              <w:rPr>
                <w:rFonts w:cs="Angsana New"/>
                <w:cs/>
              </w:rPr>
              <w:t>’</w:t>
            </w:r>
          </w:p>
        </w:tc>
      </w:tr>
      <w:tr w:rsidRPr="008979A8" w:rsidR="00217703" w:rsidTr="4801D386" w14:paraId="4CBC5DAF" w14:textId="77777777">
        <w:trPr>
          <w:trHeight w:val="108"/>
        </w:trPr>
        <w:tc>
          <w:tcPr>
            <w:tcW w:w="1633" w:type="pct"/>
            <w:gridSpan w:val="2"/>
            <w:tcMar/>
          </w:tcPr>
          <w:p w:rsidR="00217703" w:rsidP="00217703" w:rsidRDefault="00217703" w14:paraId="4C71D5CA" w14:textId="5865AA80">
            <w:r>
              <w:t>SharePlan</w:t>
            </w:r>
          </w:p>
        </w:tc>
        <w:tc>
          <w:tcPr>
            <w:tcW w:w="549" w:type="pct"/>
            <w:gridSpan w:val="2"/>
            <w:tcMar/>
          </w:tcPr>
          <w:p w:rsidR="00217703" w:rsidP="00217703" w:rsidRDefault="00217703" w14:paraId="4623956D" w14:textId="0D6F34C1">
            <w:r>
              <w:t>Radio Button</w:t>
            </w:r>
          </w:p>
        </w:tc>
        <w:tc>
          <w:tcPr>
            <w:tcW w:w="2818" w:type="pct"/>
            <w:gridSpan w:val="2"/>
            <w:tcMar/>
          </w:tcPr>
          <w:p w:rsidR="00217703" w:rsidP="00217703" w:rsidRDefault="00217703" w14:paraId="77D5260A" w14:textId="77777777">
            <w:pPr>
              <w:spacing w:after="0"/>
              <w:rPr>
                <w:color w:val="FF0000"/>
              </w:rPr>
            </w:pPr>
            <w:r w:rsidRPr="00AE503E">
              <w:t xml:space="preserve">Label </w:t>
            </w:r>
            <w:r w:rsidRPr="00AE503E">
              <w:rPr>
                <w:rFonts w:cs="Angsana New"/>
                <w:cs/>
              </w:rPr>
              <w:t xml:space="preserve">: </w:t>
            </w:r>
            <w:r w:rsidRPr="00FF3C3A">
              <w:rPr>
                <w:rFonts w:cs="Angsana New"/>
                <w:color w:val="FF0000"/>
                <w:cs/>
              </w:rPr>
              <w:t>*</w:t>
            </w:r>
            <w:r>
              <w:rPr>
                <w:color w:val="FF0000"/>
              </w:rPr>
              <w:t>Share Plan</w:t>
            </w:r>
          </w:p>
          <w:p w:rsidR="00217703" w:rsidP="00217703" w:rsidRDefault="00217703" w14:paraId="4707BC17" w14:textId="16A584C8">
            <w:pPr>
              <w:rPr>
                <w:rFonts w:cs="CordiaUPC"/>
              </w:rPr>
            </w:pPr>
            <w:r w:rsidRPr="002B59E6">
              <w:t xml:space="preserve">List of Value </w:t>
            </w:r>
            <w:r w:rsidRPr="002B59E6"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‘</w:t>
            </w:r>
            <w:r>
              <w:rPr>
                <w:rFonts w:cs="CordiaUPC"/>
              </w:rPr>
              <w:t>YesNoIndicator</w:t>
            </w:r>
            <w:r>
              <w:rPr>
                <w:rFonts w:cs="Angsana New"/>
                <w:cs/>
              </w:rPr>
              <w:t>’</w:t>
            </w:r>
          </w:p>
          <w:p w:rsidRPr="0039152B" w:rsidR="00217703" w:rsidP="00217703" w:rsidRDefault="00217703" w14:paraId="13A578EB" w14:textId="689D4318">
            <w:r>
              <w:rPr>
                <w:rFonts w:cs="CordiaUPC"/>
              </w:rPr>
              <w:t xml:space="preserve">Disable </w:t>
            </w:r>
            <w:r>
              <w:rPr>
                <w:rFonts w:hint="cs" w:cs="Angsana New"/>
                <w:cs/>
              </w:rPr>
              <w:t xml:space="preserve">เมื่อ </w:t>
            </w:r>
            <w:r>
              <w:rPr>
                <w:rFonts w:cs="CordiaUPC"/>
              </w:rPr>
              <w:t xml:space="preserve">customerType </w:t>
            </w:r>
            <w:r>
              <w:rPr>
                <w:rFonts w:hint="cs" w:cs="Angsana New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Pre</w:t>
            </w:r>
            <w:r>
              <w:rPr>
                <w:rFonts w:cs="Angsana New"/>
                <w:cs/>
              </w:rPr>
              <w:t>-</w:t>
            </w:r>
            <w:r>
              <w:rPr>
                <w:rFonts w:cs="CordiaUPC"/>
              </w:rP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All</w:t>
            </w:r>
            <w:r>
              <w:rPr>
                <w:rFonts w:cs="Angsana New"/>
                <w:cs/>
              </w:rPr>
              <w:t>”</w:t>
            </w:r>
          </w:p>
          <w:p w:rsidR="00217703" w:rsidP="00217703" w:rsidRDefault="00217703" w14:paraId="630D23FD" w14:textId="0A2A8A1D">
            <w:pPr>
              <w:spacing w:after="0"/>
              <w:rPr>
                <w:color w:val="FF0000"/>
              </w:rPr>
            </w:pPr>
            <w:r>
              <w:t xml:space="preserve">Default Value </w:t>
            </w:r>
            <w:r>
              <w:rPr>
                <w:rFonts w:cs="Angsana New"/>
                <w:cs/>
              </w:rPr>
              <w:t>: “</w:t>
            </w:r>
            <w:r>
              <w:t>No</w:t>
            </w:r>
            <w:r>
              <w:rPr>
                <w:rFonts w:cs="Angsana New"/>
                <w:cs/>
              </w:rPr>
              <w:t>”</w:t>
            </w:r>
          </w:p>
          <w:p w:rsidR="00217703" w:rsidP="00217703" w:rsidRDefault="00217703" w14:paraId="5E2857C7" w14:textId="2DA65D26">
            <w:r w:rsidRPr="00AE503E">
              <w:rPr>
                <w:cs/>
              </w:rPr>
              <w:t>เมื่อ</w:t>
            </w:r>
            <w:r w:rsidRPr="00AE503E">
              <w:rPr>
                <w:rFonts w:cs="Angsana New"/>
                <w:cs/>
              </w:rPr>
              <w:t xml:space="preserve"> </w:t>
            </w:r>
            <w:r>
              <w:t>SharePlan</w:t>
            </w:r>
            <w:r w:rsidRPr="00AE503E">
              <w:rPr>
                <w:cs/>
              </w:rPr>
              <w:t xml:space="preserve"> เป็น</w:t>
            </w:r>
            <w:r w:rsidRPr="00AE503E">
              <w:rPr>
                <w:rFonts w:cs="Angsana New"/>
                <w:cs/>
              </w:rPr>
              <w:t xml:space="preserve"> “</w:t>
            </w:r>
            <w:r>
              <w:t>Yes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ให้ </w:t>
            </w:r>
            <w:r>
              <w:t xml:space="preserve">Visible NoOfMember </w:t>
            </w:r>
            <w:r>
              <w:rPr>
                <w:rFonts w:hint="cs"/>
                <w:cs/>
              </w:rPr>
              <w:t xml:space="preserve">ถ้าไม่ใช่ให้ </w:t>
            </w:r>
            <w:r>
              <w:t xml:space="preserve">Clear </w:t>
            </w:r>
            <w:r>
              <w:rPr>
                <w:rFonts w:hint="cs"/>
                <w:cs/>
              </w:rPr>
              <w:t xml:space="preserve">ค่าและทำการ </w:t>
            </w:r>
            <w:r>
              <w:t>Invisible</w:t>
            </w:r>
          </w:p>
        </w:tc>
      </w:tr>
      <w:tr w:rsidRPr="008979A8" w:rsidR="00217703" w:rsidTr="4801D386" w14:paraId="770C0956" w14:textId="77777777">
        <w:trPr>
          <w:trHeight w:val="108"/>
        </w:trPr>
        <w:tc>
          <w:tcPr>
            <w:tcW w:w="1633" w:type="pct"/>
            <w:gridSpan w:val="2"/>
            <w:tcMar/>
          </w:tcPr>
          <w:p w:rsidR="00217703" w:rsidP="00217703" w:rsidRDefault="00217703" w14:paraId="7162EE18" w14:textId="1F3A68C1">
            <w:r>
              <w:t>NoOfMember</w:t>
            </w:r>
          </w:p>
        </w:tc>
        <w:tc>
          <w:tcPr>
            <w:tcW w:w="549" w:type="pct"/>
            <w:gridSpan w:val="2"/>
            <w:tcMar/>
          </w:tcPr>
          <w:p w:rsidR="00217703" w:rsidP="00217703" w:rsidRDefault="00217703" w14:paraId="7B5501A8" w14:textId="45E8FC75">
            <w:r>
              <w:t>Text Box</w:t>
            </w:r>
          </w:p>
        </w:tc>
        <w:tc>
          <w:tcPr>
            <w:tcW w:w="2818" w:type="pct"/>
            <w:gridSpan w:val="2"/>
            <w:tcMar/>
          </w:tcPr>
          <w:p w:rsidR="00217703" w:rsidP="00217703" w:rsidRDefault="00217703" w14:paraId="3187040C" w14:textId="72966B4C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AE503E">
              <w:t>No</w:t>
            </w:r>
            <w:r w:rsidRPr="00AE503E">
              <w:rPr>
                <w:rFonts w:cs="Angsana New"/>
                <w:cs/>
              </w:rPr>
              <w:t xml:space="preserve">. </w:t>
            </w:r>
            <w:r w:rsidRPr="00AE503E">
              <w:t xml:space="preserve">Of </w:t>
            </w:r>
            <w:r>
              <w:t xml:space="preserve">Member </w:t>
            </w:r>
            <w:r w:rsidRPr="00AE503E">
              <w:rPr>
                <w:rFonts w:cs="Angsana New"/>
                <w:cs/>
              </w:rPr>
              <w:t xml:space="preserve">: …… </w:t>
            </w:r>
            <w:r>
              <w:t xml:space="preserve">Members </w:t>
            </w:r>
            <w:r>
              <w:rPr>
                <w:rFonts w:cs="Angsana New"/>
                <w:cs/>
              </w:rPr>
              <w:t>(</w:t>
            </w:r>
            <w:r>
              <w:t>Exclude Master</w:t>
            </w:r>
            <w:r>
              <w:rPr>
                <w:rFonts w:cs="Angsana New"/>
                <w:cs/>
              </w:rPr>
              <w:t>)</w:t>
            </w:r>
          </w:p>
          <w:p w:rsidR="00217703" w:rsidP="00217703" w:rsidRDefault="00217703" w14:paraId="65D75CFC" w14:textId="124415D5">
            <w:pPr>
              <w:rPr>
                <w:cs/>
              </w:rPr>
            </w:pPr>
            <w:r>
              <w:rPr>
                <w:rFonts w:hint="cs"/>
                <w:cs/>
              </w:rPr>
              <w:t>ใส่ได้เฉพาะตัวเลขจำนวนเต็มบวกเท่านั้น</w:t>
            </w:r>
          </w:p>
          <w:p w:rsidR="00217703" w:rsidP="00217703" w:rsidRDefault="00217703" w14:paraId="072D7C73" w14:textId="12171980">
            <w:r>
              <w:t xml:space="preserve">Max Length  </w:t>
            </w:r>
            <w:r>
              <w:rPr>
                <w:rFonts w:cs="Angsana New"/>
                <w:cs/>
              </w:rPr>
              <w:t xml:space="preserve">= </w:t>
            </w:r>
            <w:r>
              <w:t>6</w:t>
            </w:r>
          </w:p>
        </w:tc>
      </w:tr>
      <w:tr w:rsidRPr="008979A8" w:rsidR="0048607F" w:rsidTr="4801D386" w14:paraId="47F095D2" w14:textId="77777777">
        <w:trPr>
          <w:trHeight w:val="108"/>
        </w:trPr>
        <w:tc>
          <w:tcPr>
            <w:tcW w:w="1633" w:type="pct"/>
            <w:gridSpan w:val="2"/>
            <w:tcMar/>
          </w:tcPr>
          <w:p w:rsidR="0048607F" w:rsidP="0048607F" w:rsidRDefault="0048607F" w14:paraId="141BBD62" w14:textId="0C8DAE7D">
            <w:r>
              <w:t>memberFlg</w:t>
            </w:r>
          </w:p>
        </w:tc>
        <w:tc>
          <w:tcPr>
            <w:tcW w:w="549" w:type="pct"/>
            <w:gridSpan w:val="2"/>
            <w:tcMar/>
          </w:tcPr>
          <w:p w:rsidR="0048607F" w:rsidP="0048607F" w:rsidRDefault="0048607F" w14:paraId="073D1FCA" w14:textId="326BA4F6">
            <w:r>
              <w:t>Radio Button</w:t>
            </w:r>
          </w:p>
        </w:tc>
        <w:tc>
          <w:tcPr>
            <w:tcW w:w="2818" w:type="pct"/>
            <w:gridSpan w:val="2"/>
            <w:tcMar/>
          </w:tcPr>
          <w:p w:rsidR="0048607F" w:rsidP="0048607F" w:rsidRDefault="0048607F" w14:paraId="66A44A01" w14:textId="77777777">
            <w:pPr>
              <w:spacing w:after="0"/>
              <w:rPr>
                <w:color w:val="FF0000"/>
              </w:rPr>
            </w:pPr>
            <w:r w:rsidRPr="00AE503E">
              <w:t xml:space="preserve">Label </w:t>
            </w:r>
            <w:r w:rsidRPr="00AE503E">
              <w:rPr>
                <w:rFonts w:cs="Angsana New"/>
                <w:cs/>
              </w:rPr>
              <w:t xml:space="preserve">: </w:t>
            </w:r>
            <w:r w:rsidRPr="00FF3C3A">
              <w:rPr>
                <w:rFonts w:cs="Angsana New"/>
                <w:color w:val="FF0000"/>
                <w:cs/>
              </w:rPr>
              <w:t>*</w:t>
            </w:r>
            <w:r>
              <w:rPr>
                <w:color w:val="FF0000"/>
              </w:rPr>
              <w:t xml:space="preserve">Member flag : </w:t>
            </w:r>
          </w:p>
          <w:p w:rsidR="0048607F" w:rsidP="0048607F" w:rsidRDefault="0048607F" w14:paraId="47B803FF" w14:textId="77777777">
            <w:pPr>
              <w:spacing w:after="0"/>
              <w:rPr>
                <w:color w:val="FF0000"/>
              </w:rPr>
            </w:pPr>
          </w:p>
          <w:p w:rsidR="0048607F" w:rsidP="0048607F" w:rsidRDefault="0048607F" w14:paraId="797E1C3C" w14:textId="77777777">
            <w:pPr>
              <w:spacing w:after="0"/>
              <w:rPr>
                <w:color w:val="FF0000"/>
              </w:rPr>
            </w:pPr>
            <w:r>
              <w:rPr>
                <w:color w:val="FF0000"/>
              </w:rPr>
              <w:t xml:space="preserve">Visible </w:t>
            </w:r>
            <w:r>
              <w:rPr>
                <w:rFonts w:hint="cs"/>
                <w:color w:val="FF0000"/>
                <w:cs/>
              </w:rPr>
              <w:t xml:space="preserve">เมื่อ </w:t>
            </w:r>
            <w:r>
              <w:rPr>
                <w:color w:val="FF0000"/>
              </w:rPr>
              <w:t xml:space="preserve">Share Plan </w:t>
            </w:r>
            <w:r>
              <w:rPr>
                <w:rFonts w:hint="cs"/>
                <w:color w:val="FF0000"/>
                <w:cs/>
              </w:rPr>
              <w:t>เป็น</w:t>
            </w:r>
            <w:r>
              <w:rPr>
                <w:color w:val="FF0000"/>
              </w:rPr>
              <w:t xml:space="preserve"> “Yes”</w:t>
            </w:r>
          </w:p>
          <w:p w:rsidR="0048607F" w:rsidP="0048607F" w:rsidRDefault="0048607F" w14:paraId="760E1863" w14:textId="77777777">
            <w:pPr>
              <w:spacing w:after="0"/>
              <w:rPr>
                <w:color w:val="FF0000"/>
              </w:rPr>
            </w:pPr>
          </w:p>
          <w:p w:rsidR="0048607F" w:rsidP="0048607F" w:rsidRDefault="0048607F" w14:paraId="4EF92AED" w14:textId="15CA9211">
            <w:r w:rsidRPr="002B59E6">
              <w:t xml:space="preserve">List of Value </w:t>
            </w:r>
            <w:r w:rsidRPr="002B59E6"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‘</w:t>
            </w:r>
            <w:r>
              <w:rPr>
                <w:rFonts w:cs="CordiaUPC"/>
              </w:rPr>
              <w:t>YesNoIndicator</w:t>
            </w:r>
            <w:r>
              <w:rPr>
                <w:rFonts w:cs="Angsana New"/>
                <w:cs/>
              </w:rPr>
              <w:t>’</w:t>
            </w:r>
          </w:p>
        </w:tc>
      </w:tr>
      <w:tr w:rsidRPr="008979A8" w:rsidR="00217703" w:rsidTr="4801D386" w14:paraId="169AE6A9" w14:textId="77777777">
        <w:trPr>
          <w:trHeight w:val="108"/>
        </w:trPr>
        <w:tc>
          <w:tcPr>
            <w:tcW w:w="1633" w:type="pct"/>
            <w:gridSpan w:val="2"/>
            <w:tcMar/>
          </w:tcPr>
          <w:p w:rsidR="00217703" w:rsidP="00217703" w:rsidRDefault="00217703" w14:paraId="4F320009" w14:textId="3826D368">
            <w:r>
              <w:t>nrtgNgcm</w:t>
            </w:r>
          </w:p>
        </w:tc>
        <w:tc>
          <w:tcPr>
            <w:tcW w:w="549" w:type="pct"/>
            <w:gridSpan w:val="2"/>
            <w:tcMar/>
          </w:tcPr>
          <w:p w:rsidR="00217703" w:rsidP="00217703" w:rsidRDefault="00217703" w14:paraId="4C3833EF" w14:textId="5BC53175">
            <w:pPr>
              <w:rPr>
                <w:cs/>
              </w:rPr>
            </w:pPr>
            <w:r>
              <w:t>Radio Button</w:t>
            </w:r>
          </w:p>
        </w:tc>
        <w:tc>
          <w:tcPr>
            <w:tcW w:w="2818" w:type="pct"/>
            <w:gridSpan w:val="2"/>
            <w:tcMar/>
          </w:tcPr>
          <w:p w:rsidR="00217703" w:rsidP="00217703" w:rsidRDefault="00217703" w14:paraId="2782E327" w14:textId="46435B4A">
            <w:r>
              <w:t xml:space="preserve">Label </w:t>
            </w:r>
            <w:r>
              <w:rPr>
                <w:rFonts w:cs="CordiaUPC"/>
                <w:cs/>
              </w:rPr>
              <w:t>: *</w:t>
            </w:r>
            <w:r w:rsidRPr="00BD7C28">
              <w:t>NRTG</w:t>
            </w:r>
            <w:r w:rsidRPr="00BD7C28">
              <w:rPr>
                <w:rFonts w:cs="CordiaUPC"/>
                <w:cs/>
              </w:rPr>
              <w:t>/</w:t>
            </w:r>
            <w:r w:rsidRPr="00BD7C28">
              <w:t>NGCM</w:t>
            </w:r>
            <w:r>
              <w:rPr>
                <w:rFonts w:cs="CordiaUPC"/>
                <w:cs/>
              </w:rPr>
              <w:t xml:space="preserve"> (</w:t>
            </w:r>
            <w:r>
              <w:t>WO1044</w:t>
            </w:r>
            <w:r>
              <w:rPr>
                <w:rFonts w:cs="CordiaUPC"/>
                <w:cs/>
              </w:rPr>
              <w:t>)</w:t>
            </w:r>
          </w:p>
          <w:p w:rsidR="00217703" w:rsidP="00217703" w:rsidRDefault="00217703" w14:paraId="6351123A" w14:textId="5188F04C">
            <w:pPr>
              <w:rPr>
                <w:rFonts w:cs="CordiaUPC"/>
              </w:rPr>
            </w:pPr>
            <w:r w:rsidRPr="002B59E6">
              <w:t xml:space="preserve">List of Value </w:t>
            </w:r>
            <w:r w:rsidRPr="002B59E6"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‘</w:t>
            </w:r>
            <w:r>
              <w:rPr>
                <w:rFonts w:cs="CordiaUPC"/>
              </w:rPr>
              <w:t>YesNoIndicator</w:t>
            </w:r>
            <w:r>
              <w:rPr>
                <w:rFonts w:cs="Angsana New"/>
                <w:cs/>
              </w:rPr>
              <w:t>’</w:t>
            </w:r>
          </w:p>
          <w:p w:rsidR="00217703" w:rsidP="00217703" w:rsidRDefault="00217703" w14:paraId="0D777A7D" w14:textId="09460C20">
            <w:r>
              <w:rPr>
                <w:rFonts w:cs="CordiaUPC"/>
              </w:rPr>
              <w:t xml:space="preserve">Visible </w:t>
            </w:r>
            <w:r>
              <w:rPr>
                <w:rFonts w:hint="cs" w:cs="Angsana New"/>
                <w:cs/>
              </w:rPr>
              <w:t xml:space="preserve">เมื่อ </w:t>
            </w:r>
            <w:r>
              <w:rPr>
                <w:rFonts w:cs="CordiaUPC"/>
              </w:rPr>
              <w:t xml:space="preserve">customerType </w:t>
            </w:r>
            <w:r>
              <w:rPr>
                <w:rFonts w:hint="cs" w:cs="Angsana New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Pre</w:t>
            </w:r>
            <w:r>
              <w:rPr>
                <w:rFonts w:cs="Angsana New"/>
                <w:cs/>
              </w:rPr>
              <w:t>-</w:t>
            </w:r>
            <w:r>
              <w:rPr>
                <w:rFonts w:cs="CordiaUPC"/>
              </w:rP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All</w:t>
            </w:r>
            <w:r>
              <w:rPr>
                <w:rFonts w:cs="Angsana New"/>
                <w:cs/>
              </w:rPr>
              <w:t>”</w:t>
            </w:r>
          </w:p>
          <w:p w:rsidRPr="0050326E" w:rsidR="00217703" w:rsidP="00217703" w:rsidRDefault="00217703" w14:paraId="5F4BE1EB" w14:textId="50E39987">
            <w:pPr>
              <w:rPr>
                <w:rFonts w:cs="CordiaUPC"/>
              </w:rPr>
            </w:pPr>
            <w:r w:rsidRPr="0050326E">
              <w:rPr>
                <w:rFonts w:cs="CordiaUPC"/>
                <w:highlight w:val="yellow"/>
              </w:rPr>
              <w:t xml:space="preserve">Info Tooltip </w:t>
            </w:r>
            <w:r w:rsidRPr="0050326E">
              <w:rPr>
                <w:rFonts w:cs="CordiaUPC"/>
                <w:highlight w:val="yellow"/>
                <w:cs/>
              </w:rPr>
              <w:t xml:space="preserve">:  </w:t>
            </w:r>
            <w:r w:rsidRPr="0050326E">
              <w:rPr>
                <w:rFonts w:cs="Angsana New"/>
                <w:highlight w:val="yellow"/>
              </w:rPr>
              <w:t>Trigger Package Expired</w:t>
            </w:r>
          </w:p>
          <w:p w:rsidR="00217703" w:rsidP="00217703" w:rsidRDefault="00217703" w14:paraId="577F6C27" w14:textId="77777777">
            <w:pPr>
              <w:spacing w:after="0"/>
              <w:rPr>
                <w:rFonts w:cs="Angsana New"/>
              </w:rPr>
            </w:pPr>
            <w:r>
              <w:t xml:space="preserve">Default Value </w:t>
            </w:r>
            <w:r>
              <w:rPr>
                <w:rFonts w:cs="Angsana New"/>
                <w:cs/>
              </w:rPr>
              <w:t xml:space="preserve">: </w:t>
            </w:r>
          </w:p>
          <w:p w:rsidR="00217703" w:rsidP="00217703" w:rsidRDefault="00217703" w14:paraId="4E64F5B9" w14:textId="7D13A531">
            <w:pPr>
              <w:pStyle w:val="ListParagraph"/>
              <w:numPr>
                <w:ilvl w:val="0"/>
                <w:numId w:val="281"/>
              </w:numPr>
            </w:pPr>
            <w:r w:rsidRPr="002B59E6">
              <w:rPr>
                <w:rFonts w:hint="cs"/>
                <w:cs/>
              </w:rPr>
              <w:t xml:space="preserve">ถ้า </w:t>
            </w:r>
            <w:r w:rsidRPr="002B59E6">
              <w:t xml:space="preserve">customerType </w:t>
            </w:r>
            <w:r w:rsidRPr="002B59E6">
              <w:rPr>
                <w:rFonts w:hint="cs"/>
                <w:cs/>
              </w:rPr>
              <w:t xml:space="preserve">เป็น </w:t>
            </w:r>
            <w:r w:rsidRPr="001B6FD1">
              <w:rPr>
                <w:rFonts w:cs="Angsana New"/>
                <w:cs/>
              </w:rPr>
              <w:t>“</w:t>
            </w:r>
            <w:r w:rsidRPr="002B59E6">
              <w:t>Pre</w:t>
            </w:r>
            <w:r w:rsidRPr="001B6FD1">
              <w:rPr>
                <w:rFonts w:cs="Angsana New"/>
                <w:cs/>
              </w:rPr>
              <w:t>-</w:t>
            </w:r>
            <w:r w:rsidRPr="002B59E6">
              <w:t>paid</w:t>
            </w:r>
            <w:r w:rsidRPr="001B6FD1">
              <w:rPr>
                <w:rFonts w:cs="Angsana New"/>
                <w:cs/>
              </w:rPr>
              <w:t>”</w:t>
            </w:r>
            <w:r w:rsidRPr="002B59E6">
              <w:rPr>
                <w:rFonts w:hint="cs"/>
                <w:cs/>
              </w:rPr>
              <w:t xml:space="preserve"> หรือ </w:t>
            </w:r>
            <w:r w:rsidRPr="001B6FD1">
              <w:rPr>
                <w:rFonts w:cs="Angsana New"/>
                <w:cs/>
              </w:rPr>
              <w:t>“</w:t>
            </w:r>
            <w:r>
              <w:t>All</w:t>
            </w:r>
            <w:r w:rsidRPr="001B6FD1"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productClass </w:t>
            </w:r>
            <w:r>
              <w:rPr>
                <w:rFonts w:cs="CordiaUPC"/>
                <w:cs/>
              </w:rPr>
              <w:t>= “</w:t>
            </w:r>
            <w:r>
              <w:t>On</w:t>
            </w:r>
            <w:r>
              <w:rPr>
                <w:rFonts w:cs="CordiaUPC"/>
                <w:cs/>
              </w:rPr>
              <w:t>-</w:t>
            </w:r>
            <w:r>
              <w:t xml:space="preserve">Top </w:t>
            </w:r>
            <w:r>
              <w:rPr>
                <w:rFonts w:hint="cs"/>
                <w:cs/>
              </w:rPr>
              <w:t xml:space="preserve">หรือ </w:t>
            </w:r>
            <w:r>
              <w:t>On</w:t>
            </w:r>
            <w:r>
              <w:rPr>
                <w:rFonts w:cs="CordiaUPC"/>
                <w:cs/>
              </w:rPr>
              <w:t>-</w:t>
            </w:r>
            <w:r>
              <w:t>Top Extra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priceType </w:t>
            </w:r>
            <w:r>
              <w:rPr>
                <w:rFonts w:cs="CordiaUPC"/>
                <w:cs/>
              </w:rPr>
              <w:t>= “</w:t>
            </w:r>
            <w:r>
              <w:t>One</w:t>
            </w:r>
            <w:r>
              <w:rPr>
                <w:rFonts w:cs="CordiaUPC"/>
                <w:cs/>
              </w:rPr>
              <w:t>-</w:t>
            </w:r>
            <w:r>
              <w:t>Time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productSpec </w:t>
            </w:r>
            <w:r>
              <w:rPr>
                <w:rFonts w:cs="CordiaUPC"/>
                <w:cs/>
              </w:rPr>
              <w:t>= “</w:t>
            </w:r>
            <w:r>
              <w:t xml:space="preserve">Vertical App </w:t>
            </w:r>
            <w:r>
              <w:rPr>
                <w:rFonts w:hint="cs"/>
                <w:cs/>
              </w:rPr>
              <w:t xml:space="preserve">หรือ </w:t>
            </w:r>
            <w:r>
              <w:t>Internet</w:t>
            </w:r>
            <w:r>
              <w:rPr>
                <w:rFonts w:cs="CordiaUPC"/>
                <w:cs/>
              </w:rPr>
              <w:t>”</w:t>
            </w:r>
            <w:r>
              <w:rPr>
                <w:rFonts w:hint="cs" w:cs="CordiaUPC"/>
                <w:cs/>
              </w:rPr>
              <w:t xml:space="preserve"> หรือ </w:t>
            </w:r>
            <w:r>
              <w:rPr>
                <w:rFonts w:cs="CordiaUPC"/>
              </w:rPr>
              <w:t>“Youtube Premium”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ให้ </w:t>
            </w:r>
            <w:r>
              <w:t xml:space="preserve">Default </w:t>
            </w:r>
            <w:r>
              <w:rPr>
                <w:rFonts w:hint="cs"/>
                <w:cs/>
              </w:rPr>
              <w:t xml:space="preserve">ค่าเป็น </w:t>
            </w:r>
            <w:r>
              <w:rPr>
                <w:rFonts w:cs="CordiaUPC"/>
                <w:cs/>
              </w:rPr>
              <w:t>“</w:t>
            </w:r>
            <w:r>
              <w:t>Y</w:t>
            </w:r>
            <w:r>
              <w:rPr>
                <w:rFonts w:cs="CordiaUPC"/>
                <w:cs/>
              </w:rPr>
              <w:t>”</w:t>
            </w:r>
          </w:p>
          <w:p w:rsidRPr="00264A12" w:rsidR="00217703" w:rsidP="00217703" w:rsidRDefault="00217703" w14:paraId="4E6E656D" w14:textId="52F1C63D">
            <w:pPr>
              <w:pStyle w:val="ListParagraph"/>
              <w:numPr>
                <w:ilvl w:val="0"/>
                <w:numId w:val="281"/>
              </w:numPr>
            </w:pPr>
            <w:r>
              <w:rPr>
                <w:rFonts w:hint="cs"/>
                <w:cs/>
              </w:rPr>
              <w:t xml:space="preserve">ถ้าไม่ใช่ให้ </w:t>
            </w:r>
            <w:r>
              <w:t xml:space="preserve">Default </w:t>
            </w:r>
            <w:r>
              <w:rPr>
                <w:rFonts w:hint="cs"/>
                <w:cs/>
              </w:rPr>
              <w:t xml:space="preserve">ค่าเป็น </w:t>
            </w:r>
            <w:r>
              <w:rPr>
                <w:rFonts w:cs="CordiaUPC"/>
                <w:cs/>
              </w:rPr>
              <w:t>“</w:t>
            </w:r>
            <w:r>
              <w:t>N</w:t>
            </w:r>
            <w:r>
              <w:rPr>
                <w:rFonts w:cs="CordiaUPC"/>
                <w:cs/>
              </w:rPr>
              <w:t>”</w:t>
            </w:r>
          </w:p>
          <w:p w:rsidRPr="0008226E" w:rsidR="00217703" w:rsidP="00217703" w:rsidRDefault="00217703" w14:paraId="232D296C" w14:textId="69009C77">
            <w:pPr>
              <w:spacing w:after="0"/>
              <w:rPr>
                <w:color w:val="FF0000"/>
              </w:rPr>
            </w:pPr>
          </w:p>
        </w:tc>
      </w:tr>
      <w:tr w:rsidRPr="008979A8" w:rsidR="00217703" w:rsidTr="4801D386" w14:paraId="512FBBD1" w14:textId="77777777">
        <w:trPr>
          <w:trHeight w:val="108"/>
        </w:trPr>
        <w:tc>
          <w:tcPr>
            <w:tcW w:w="1633" w:type="pct"/>
            <w:gridSpan w:val="2"/>
            <w:tcMar/>
          </w:tcPr>
          <w:p w:rsidR="00217703" w:rsidP="00217703" w:rsidRDefault="00217703" w14:paraId="53925525" w14:textId="0D23BCE4">
            <w:r>
              <w:t>nrtgNgcm1056</w:t>
            </w:r>
          </w:p>
        </w:tc>
        <w:tc>
          <w:tcPr>
            <w:tcW w:w="549" w:type="pct"/>
            <w:gridSpan w:val="2"/>
            <w:tcMar/>
          </w:tcPr>
          <w:p w:rsidR="00217703" w:rsidP="00217703" w:rsidRDefault="00217703" w14:paraId="2FD94E39" w14:textId="2F123326">
            <w:r>
              <w:t>Radio Button</w:t>
            </w:r>
          </w:p>
        </w:tc>
        <w:tc>
          <w:tcPr>
            <w:tcW w:w="2818" w:type="pct"/>
            <w:gridSpan w:val="2"/>
            <w:tcMar/>
          </w:tcPr>
          <w:p w:rsidR="00217703" w:rsidP="00217703" w:rsidRDefault="00217703" w14:paraId="6840F4BF" w14:textId="77777777">
            <w:r>
              <w:t xml:space="preserve">Label </w:t>
            </w:r>
            <w:r>
              <w:rPr>
                <w:rFonts w:cs="CordiaUPC"/>
                <w:cs/>
              </w:rPr>
              <w:t>: *</w:t>
            </w:r>
            <w:r w:rsidRPr="00BD7C28">
              <w:t>NRTG</w:t>
            </w:r>
            <w:r w:rsidRPr="00BD7C28">
              <w:rPr>
                <w:rFonts w:cs="CordiaUPC"/>
                <w:cs/>
              </w:rPr>
              <w:t>/</w:t>
            </w:r>
            <w:r w:rsidRPr="00BD7C28">
              <w:t>NGCM</w:t>
            </w:r>
            <w:r>
              <w:rPr>
                <w:rFonts w:cs="CordiaUPC"/>
                <w:cs/>
              </w:rPr>
              <w:t xml:space="preserve"> (</w:t>
            </w:r>
            <w:r>
              <w:t>WO1056</w:t>
            </w:r>
            <w:r>
              <w:rPr>
                <w:rFonts w:cs="CordiaUPC"/>
                <w:cs/>
              </w:rPr>
              <w:t>)</w:t>
            </w:r>
          </w:p>
          <w:p w:rsidR="00217703" w:rsidP="00217703" w:rsidRDefault="00217703" w14:paraId="1EFA2937" w14:textId="77777777">
            <w:pPr>
              <w:rPr>
                <w:rFonts w:cs="CordiaUPC"/>
              </w:rPr>
            </w:pPr>
            <w:r w:rsidRPr="002B59E6">
              <w:t xml:space="preserve">List of Value </w:t>
            </w:r>
            <w:r w:rsidRPr="002B59E6"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‘</w:t>
            </w:r>
            <w:r>
              <w:rPr>
                <w:rFonts w:cs="CordiaUPC"/>
              </w:rPr>
              <w:t>YesNoIndicator</w:t>
            </w:r>
            <w:r>
              <w:rPr>
                <w:rFonts w:cs="Angsana New"/>
                <w:cs/>
              </w:rPr>
              <w:t>’</w:t>
            </w:r>
          </w:p>
          <w:p w:rsidR="00217703" w:rsidP="00217703" w:rsidRDefault="00217703" w14:paraId="7E0BF70C" w14:textId="68B83E59">
            <w:r>
              <w:rPr>
                <w:rFonts w:cs="CordiaUPC"/>
              </w:rPr>
              <w:t xml:space="preserve">Visible </w:t>
            </w:r>
            <w:r>
              <w:rPr>
                <w:rFonts w:hint="cs" w:cs="Angsana New"/>
                <w:cs/>
              </w:rPr>
              <w:t xml:space="preserve">เมื่อ </w:t>
            </w:r>
            <w:r>
              <w:rPr>
                <w:rFonts w:cs="CordiaUPC"/>
              </w:rPr>
              <w:t xml:space="preserve">customerType </w:t>
            </w:r>
            <w:r>
              <w:rPr>
                <w:rFonts w:hint="cs" w:cs="Angsana New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Pre</w:t>
            </w:r>
            <w:r>
              <w:rPr>
                <w:rFonts w:cs="Angsana New"/>
                <w:cs/>
              </w:rPr>
              <w:t>-</w:t>
            </w:r>
            <w:r>
              <w:rPr>
                <w:rFonts w:cs="CordiaUPC"/>
              </w:rP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All</w:t>
            </w:r>
            <w:r>
              <w:rPr>
                <w:rFonts w:cs="Angsana New"/>
                <w:cs/>
              </w:rPr>
              <w:t>”</w:t>
            </w:r>
          </w:p>
          <w:p w:rsidRPr="0050326E" w:rsidR="00217703" w:rsidP="00217703" w:rsidRDefault="00217703" w14:paraId="7F3CBD23" w14:textId="6DBA5D4B">
            <w:pPr>
              <w:rPr>
                <w:rFonts w:cs="CordiaUPC"/>
              </w:rPr>
            </w:pPr>
            <w:r w:rsidRPr="0050326E">
              <w:rPr>
                <w:rFonts w:cs="CordiaUPC"/>
                <w:highlight w:val="yellow"/>
              </w:rPr>
              <w:t xml:space="preserve">Info Tooltip </w:t>
            </w:r>
            <w:r w:rsidRPr="0050326E">
              <w:rPr>
                <w:rFonts w:cs="CordiaUPC"/>
                <w:highlight w:val="yellow"/>
                <w:cs/>
              </w:rPr>
              <w:t xml:space="preserve">:  </w:t>
            </w:r>
            <w:r w:rsidRPr="0050326E">
              <w:rPr>
                <w:rFonts w:cs="Angsana New"/>
                <w:highlight w:val="yellow"/>
              </w:rPr>
              <w:t>Trigger Package Before Recurring</w:t>
            </w:r>
          </w:p>
          <w:p w:rsidR="00217703" w:rsidP="00217703" w:rsidRDefault="00217703" w14:paraId="37760E57" w14:textId="4D9EF7AD">
            <w:pPr>
              <w:rPr>
                <w:rFonts w:cs="Angsana New"/>
              </w:rPr>
            </w:pPr>
            <w:r>
              <w:t xml:space="preserve">Default Value </w:t>
            </w:r>
            <w:r>
              <w:rPr>
                <w:rFonts w:cs="Angsana New"/>
                <w:cs/>
              </w:rPr>
              <w:t>:</w:t>
            </w:r>
          </w:p>
          <w:p w:rsidRPr="0050326E" w:rsidR="00217703" w:rsidP="0050326E" w:rsidRDefault="00217703" w14:paraId="669076BF" w14:textId="45C717B1">
            <w:pPr>
              <w:pStyle w:val="ListParagraph"/>
              <w:numPr>
                <w:ilvl w:val="0"/>
                <w:numId w:val="532"/>
              </w:numPr>
              <w:rPr>
                <w:rFonts w:cs="Angsana New"/>
              </w:rPr>
            </w:pPr>
            <w:r w:rsidRPr="002B59E6">
              <w:rPr>
                <w:rFonts w:hint="cs"/>
                <w:cs/>
              </w:rPr>
              <w:t xml:space="preserve">ถ้า </w:t>
            </w:r>
            <w:r w:rsidRPr="002B59E6">
              <w:t xml:space="preserve">customerType </w:t>
            </w:r>
            <w:r w:rsidRPr="002B59E6">
              <w:rPr>
                <w:rFonts w:hint="cs"/>
                <w:cs/>
              </w:rPr>
              <w:t xml:space="preserve">เป็น </w:t>
            </w:r>
            <w:r w:rsidRPr="001B6FD1">
              <w:rPr>
                <w:rFonts w:cs="Angsana New"/>
                <w:cs/>
              </w:rPr>
              <w:t>“</w:t>
            </w:r>
            <w:r w:rsidRPr="002B59E6">
              <w:t>Pre</w:t>
            </w:r>
            <w:r w:rsidRPr="001B6FD1">
              <w:rPr>
                <w:rFonts w:cs="Angsana New"/>
                <w:cs/>
              </w:rPr>
              <w:t>-</w:t>
            </w:r>
            <w:r w:rsidRPr="002B59E6">
              <w:t>paid</w:t>
            </w:r>
            <w:r w:rsidRPr="001B6FD1">
              <w:rPr>
                <w:rFonts w:cs="Angsana New"/>
                <w:cs/>
              </w:rPr>
              <w:t>”</w:t>
            </w:r>
            <w:r w:rsidRPr="002B59E6">
              <w:rPr>
                <w:rFonts w:hint="cs"/>
                <w:cs/>
              </w:rPr>
              <w:t xml:space="preserve"> หรือ </w:t>
            </w:r>
            <w:r w:rsidRPr="001B6FD1">
              <w:rPr>
                <w:rFonts w:cs="Angsana New"/>
                <w:cs/>
              </w:rPr>
              <w:t>“</w:t>
            </w:r>
            <w:r>
              <w:t>All</w:t>
            </w:r>
            <w:r w:rsidRPr="001B6FD1"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productClass </w:t>
            </w:r>
            <w:r>
              <w:rPr>
                <w:rFonts w:cs="CordiaUPC"/>
                <w:cs/>
              </w:rPr>
              <w:t>= “</w:t>
            </w:r>
            <w:r>
              <w:t>On</w:t>
            </w:r>
            <w:r>
              <w:rPr>
                <w:rFonts w:cs="CordiaUPC"/>
                <w:cs/>
              </w:rPr>
              <w:t>-</w:t>
            </w:r>
            <w:r>
              <w:t xml:space="preserve">Top </w:t>
            </w:r>
            <w:r>
              <w:rPr>
                <w:rFonts w:hint="cs"/>
                <w:cs/>
              </w:rPr>
              <w:t xml:space="preserve">หรือ </w:t>
            </w:r>
            <w:r>
              <w:t>On</w:t>
            </w:r>
            <w:r>
              <w:rPr>
                <w:rFonts w:cs="CordiaUPC"/>
                <w:cs/>
              </w:rPr>
              <w:t>-</w:t>
            </w:r>
            <w:r>
              <w:t>Top Extra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>และ</w:t>
            </w:r>
            <w:r>
              <w:t xml:space="preserve"> productSpec </w:t>
            </w:r>
            <w:r>
              <w:rPr>
                <w:rFonts w:cs="CordiaUPC"/>
                <w:cs/>
              </w:rPr>
              <w:t>= “</w:t>
            </w:r>
            <w:r>
              <w:rPr>
                <w:rFonts w:cs="Angsana New"/>
              </w:rPr>
              <w:t>Content VDO”</w:t>
            </w:r>
            <w:r>
              <w:rPr>
                <w:rFonts w:hint="cs"/>
                <w:cs/>
              </w:rPr>
              <w:t xml:space="preserve"> ให้ </w:t>
            </w:r>
            <w:r>
              <w:t xml:space="preserve">Default </w:t>
            </w:r>
            <w:r>
              <w:rPr>
                <w:rFonts w:hint="cs"/>
                <w:cs/>
              </w:rPr>
              <w:t xml:space="preserve">ค่าเป็น </w:t>
            </w:r>
            <w:r>
              <w:rPr>
                <w:rFonts w:cs="CordiaUPC"/>
                <w:cs/>
              </w:rPr>
              <w:t>“</w:t>
            </w:r>
            <w:r>
              <w:t>Y</w:t>
            </w:r>
            <w:r>
              <w:rPr>
                <w:rFonts w:cs="CordiaUPC"/>
                <w:cs/>
              </w:rPr>
              <w:t>”</w:t>
            </w:r>
          </w:p>
          <w:p w:rsidR="00217703" w:rsidP="0050326E" w:rsidRDefault="00217703" w14:paraId="3E9ABC1F" w14:textId="3FAC82C9">
            <w:pPr>
              <w:pStyle w:val="ListParagraph"/>
              <w:numPr>
                <w:ilvl w:val="0"/>
                <w:numId w:val="531"/>
              </w:numPr>
            </w:pPr>
            <w:r>
              <w:rPr>
                <w:rFonts w:hint="cs" w:cs="Angsana New"/>
                <w:cs/>
              </w:rPr>
              <w:t xml:space="preserve">ถ้าไม่ใช้ให้ </w:t>
            </w:r>
            <w:r>
              <w:rPr>
                <w:rFonts w:cs="Angsana New"/>
              </w:rPr>
              <w:t xml:space="preserve">Default </w:t>
            </w:r>
            <w:r>
              <w:rPr>
                <w:rFonts w:hint="cs" w:cs="Angsana New"/>
                <w:cs/>
              </w:rPr>
              <w:t>ค่าเป็น</w:t>
            </w:r>
            <w:r w:rsidRPr="00041C86">
              <w:rPr>
                <w:rFonts w:cs="CordiaUPC"/>
                <w:cs/>
              </w:rPr>
              <w:t>“</w:t>
            </w:r>
            <w:r w:rsidRPr="0050326E">
              <w:rPr>
                <w:rFonts w:cs="Angsana New"/>
              </w:rPr>
              <w:t>No</w:t>
            </w:r>
            <w:r w:rsidRPr="00041C86">
              <w:rPr>
                <w:rFonts w:cs="CordiaUPC"/>
                <w:cs/>
              </w:rPr>
              <w:t>”</w:t>
            </w:r>
          </w:p>
        </w:tc>
      </w:tr>
      <w:tr w:rsidRPr="008979A8" w:rsidR="00217703" w:rsidTr="4801D386" w14:paraId="290B103A" w14:textId="77777777">
        <w:trPr>
          <w:trHeight w:val="108"/>
        </w:trPr>
        <w:tc>
          <w:tcPr>
            <w:tcW w:w="1633" w:type="pct"/>
            <w:gridSpan w:val="2"/>
            <w:tcMar/>
          </w:tcPr>
          <w:p w:rsidR="00217703" w:rsidP="00217703" w:rsidRDefault="00217703" w14:paraId="3B24F5A6" w14:textId="36653E40">
            <w:r>
              <w:t>nrtgPhx1054</w:t>
            </w:r>
          </w:p>
        </w:tc>
        <w:tc>
          <w:tcPr>
            <w:tcW w:w="549" w:type="pct"/>
            <w:gridSpan w:val="2"/>
            <w:tcMar/>
          </w:tcPr>
          <w:p w:rsidR="00217703" w:rsidP="00217703" w:rsidRDefault="00217703" w14:paraId="13F0C32A" w14:textId="6511FBF5">
            <w:r>
              <w:t>Radio Button</w:t>
            </w:r>
          </w:p>
        </w:tc>
        <w:tc>
          <w:tcPr>
            <w:tcW w:w="2818" w:type="pct"/>
            <w:gridSpan w:val="2"/>
            <w:tcMar/>
          </w:tcPr>
          <w:p w:rsidR="00217703" w:rsidP="00217703" w:rsidRDefault="00217703" w14:paraId="7DFBD69E" w14:textId="77777777">
            <w:r>
              <w:t xml:space="preserve">Label </w:t>
            </w:r>
            <w:r>
              <w:rPr>
                <w:rFonts w:cs="CordiaUPC"/>
                <w:cs/>
              </w:rPr>
              <w:t>: *</w:t>
            </w:r>
            <w:r w:rsidRPr="00BD7C28">
              <w:t>NRTG</w:t>
            </w:r>
            <w:r w:rsidRPr="00BD7C28">
              <w:rPr>
                <w:rFonts w:cs="CordiaUPC"/>
                <w:cs/>
              </w:rPr>
              <w:t>/</w:t>
            </w:r>
            <w:r>
              <w:t xml:space="preserve">PHX </w:t>
            </w:r>
            <w:r>
              <w:rPr>
                <w:rFonts w:cs="CordiaUPC"/>
                <w:cs/>
              </w:rPr>
              <w:t>(</w:t>
            </w:r>
            <w:r>
              <w:t>WO1054</w:t>
            </w:r>
            <w:r>
              <w:rPr>
                <w:rFonts w:cs="CordiaUPC"/>
                <w:cs/>
              </w:rPr>
              <w:t>)</w:t>
            </w:r>
          </w:p>
          <w:p w:rsidR="00217703" w:rsidP="00217703" w:rsidRDefault="00217703" w14:paraId="41656BD3" w14:textId="77777777">
            <w:pPr>
              <w:rPr>
                <w:rFonts w:cs="CordiaUPC"/>
              </w:rPr>
            </w:pPr>
            <w:r w:rsidRPr="002B59E6">
              <w:t xml:space="preserve">List of Value </w:t>
            </w:r>
            <w:r w:rsidRPr="002B59E6"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‘</w:t>
            </w:r>
            <w:r>
              <w:rPr>
                <w:rFonts w:cs="CordiaUPC"/>
              </w:rPr>
              <w:t>YesNoIndicator</w:t>
            </w:r>
            <w:r>
              <w:rPr>
                <w:rFonts w:cs="Angsana New"/>
                <w:cs/>
              </w:rPr>
              <w:t>’</w:t>
            </w:r>
          </w:p>
          <w:p w:rsidR="00217703" w:rsidP="00217703" w:rsidRDefault="00217703" w14:paraId="6AE66460" w14:textId="560665C2">
            <w:r>
              <w:rPr>
                <w:rFonts w:cs="CordiaUPC"/>
              </w:rPr>
              <w:t xml:space="preserve">Visible </w:t>
            </w:r>
            <w:r>
              <w:rPr>
                <w:rFonts w:hint="cs" w:cs="Angsana New"/>
                <w:cs/>
              </w:rPr>
              <w:t xml:space="preserve">เมื่อ </w:t>
            </w:r>
            <w:r>
              <w:rPr>
                <w:rFonts w:cs="CordiaUPC"/>
              </w:rPr>
              <w:t xml:space="preserve">customerType </w:t>
            </w:r>
            <w:r>
              <w:rPr>
                <w:rFonts w:hint="cs" w:cs="Angsana New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Pre</w:t>
            </w:r>
            <w:r>
              <w:rPr>
                <w:rFonts w:cs="Angsana New"/>
                <w:cs/>
              </w:rPr>
              <w:t>-</w:t>
            </w:r>
            <w:r>
              <w:rPr>
                <w:rFonts w:cs="CordiaUPC"/>
              </w:rP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All</w:t>
            </w:r>
            <w:r>
              <w:rPr>
                <w:rFonts w:cs="Angsana New"/>
                <w:cs/>
              </w:rPr>
              <w:t>”</w:t>
            </w:r>
          </w:p>
          <w:p w:rsidRPr="0050326E" w:rsidR="00217703" w:rsidP="00217703" w:rsidRDefault="00217703" w14:paraId="4E7A972C" w14:textId="1938BE3F">
            <w:pPr>
              <w:rPr>
                <w:rFonts w:cs="CordiaUPC"/>
              </w:rPr>
            </w:pPr>
            <w:r w:rsidRPr="0050326E">
              <w:rPr>
                <w:rFonts w:cs="CordiaUPC"/>
                <w:highlight w:val="yellow"/>
              </w:rPr>
              <w:t xml:space="preserve">Info Tooltip </w:t>
            </w:r>
            <w:r w:rsidRPr="0050326E">
              <w:rPr>
                <w:rFonts w:cs="CordiaUPC"/>
                <w:highlight w:val="yellow"/>
                <w:cs/>
              </w:rPr>
              <w:t xml:space="preserve">:  </w:t>
            </w:r>
            <w:r w:rsidRPr="0050326E">
              <w:rPr>
                <w:rFonts w:cs="CordiaUPC"/>
                <w:highlight w:val="yellow"/>
              </w:rPr>
              <w:t>Trigger Package Recurring Fail</w:t>
            </w:r>
          </w:p>
          <w:p w:rsidR="00217703" w:rsidP="00217703" w:rsidRDefault="00217703" w14:paraId="66076DD8" w14:textId="77777777">
            <w:pPr>
              <w:rPr>
                <w:rFonts w:cs="Angsana New"/>
              </w:rPr>
            </w:pPr>
            <w:r>
              <w:t xml:space="preserve">Default Value </w:t>
            </w:r>
            <w:r w:rsidRPr="00041C86">
              <w:rPr>
                <w:rFonts w:cs="Angsana New"/>
                <w:cs/>
              </w:rPr>
              <w:t xml:space="preserve">: </w:t>
            </w:r>
          </w:p>
          <w:p w:rsidRPr="00041C86" w:rsidR="00217703" w:rsidP="0050326E" w:rsidRDefault="00217703" w14:paraId="07EFCA60" w14:textId="01E4C0FD">
            <w:pPr>
              <w:pStyle w:val="ListParagraph"/>
              <w:numPr>
                <w:ilvl w:val="0"/>
                <w:numId w:val="531"/>
              </w:numPr>
              <w:rPr>
                <w:rFonts w:cs="Angsana New"/>
              </w:rPr>
            </w:pPr>
            <w:r w:rsidRPr="002B59E6">
              <w:rPr>
                <w:rFonts w:hint="cs"/>
                <w:cs/>
              </w:rPr>
              <w:t xml:space="preserve">ถ้า </w:t>
            </w:r>
            <w:r w:rsidRPr="002B59E6">
              <w:t xml:space="preserve">customerType </w:t>
            </w:r>
            <w:r w:rsidRPr="002B59E6">
              <w:rPr>
                <w:rFonts w:hint="cs"/>
                <w:cs/>
              </w:rPr>
              <w:t xml:space="preserve">เป็น </w:t>
            </w:r>
            <w:r w:rsidRPr="00041C86">
              <w:rPr>
                <w:rFonts w:cs="Angsana New"/>
                <w:cs/>
              </w:rPr>
              <w:t>“</w:t>
            </w:r>
            <w:r w:rsidRPr="002B59E6">
              <w:t>Pre</w:t>
            </w:r>
            <w:r w:rsidRPr="00041C86">
              <w:rPr>
                <w:rFonts w:cs="Angsana New"/>
                <w:cs/>
              </w:rPr>
              <w:t>-</w:t>
            </w:r>
            <w:r w:rsidRPr="002B59E6">
              <w:t>paid</w:t>
            </w:r>
            <w:r w:rsidRPr="00041C86">
              <w:rPr>
                <w:rFonts w:cs="Angsana New"/>
                <w:cs/>
              </w:rPr>
              <w:t>”</w:t>
            </w:r>
            <w:r w:rsidRPr="002B59E6">
              <w:rPr>
                <w:rFonts w:hint="cs"/>
                <w:cs/>
              </w:rPr>
              <w:t xml:space="preserve"> หรือ </w:t>
            </w:r>
            <w:r w:rsidRPr="00041C86">
              <w:rPr>
                <w:rFonts w:cs="Angsana New"/>
                <w:cs/>
              </w:rPr>
              <w:t>“</w:t>
            </w:r>
            <w:r>
              <w:t>All</w:t>
            </w:r>
            <w:r w:rsidRPr="00041C86"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productClass </w:t>
            </w:r>
            <w:r w:rsidRPr="00041C86">
              <w:rPr>
                <w:rFonts w:cs="CordiaUPC"/>
                <w:cs/>
              </w:rPr>
              <w:t>= “</w:t>
            </w:r>
            <w:r>
              <w:t>On</w:t>
            </w:r>
            <w:r w:rsidRPr="00041C86">
              <w:rPr>
                <w:rFonts w:cs="CordiaUPC"/>
                <w:cs/>
              </w:rPr>
              <w:t>-</w:t>
            </w:r>
            <w:r>
              <w:t xml:space="preserve">Top </w:t>
            </w:r>
            <w:r>
              <w:rPr>
                <w:rFonts w:hint="cs"/>
                <w:cs/>
              </w:rPr>
              <w:t xml:space="preserve">หรือ </w:t>
            </w:r>
            <w:r>
              <w:t>On</w:t>
            </w:r>
            <w:r w:rsidRPr="00041C86">
              <w:rPr>
                <w:rFonts w:cs="CordiaUPC"/>
                <w:cs/>
              </w:rPr>
              <w:t>-</w:t>
            </w:r>
            <w:r>
              <w:t>Top Extra</w:t>
            </w:r>
            <w:r w:rsidRPr="00041C86"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>และ</w:t>
            </w:r>
            <w:r>
              <w:t xml:space="preserve"> productSpec </w:t>
            </w:r>
            <w:r w:rsidRPr="00041C86">
              <w:rPr>
                <w:rFonts w:cs="CordiaUPC"/>
                <w:cs/>
              </w:rPr>
              <w:t>= “</w:t>
            </w:r>
            <w:r w:rsidRPr="00041C86">
              <w:rPr>
                <w:rFonts w:cs="Angsana New"/>
              </w:rPr>
              <w:t>Content VDO”</w:t>
            </w:r>
            <w:r>
              <w:rPr>
                <w:rFonts w:cs="Angsana New"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หรือ </w:t>
            </w:r>
            <w:r>
              <w:rPr>
                <w:rFonts w:cs="CordiaUPC"/>
              </w:rPr>
              <w:t>“Youtube Premium”</w:t>
            </w:r>
            <w:r>
              <w:rPr>
                <w:rFonts w:hint="cs"/>
                <w:cs/>
              </w:rPr>
              <w:t xml:space="preserve">ให้ </w:t>
            </w:r>
            <w:r>
              <w:t xml:space="preserve">Default </w:t>
            </w:r>
            <w:r>
              <w:rPr>
                <w:rFonts w:hint="cs"/>
                <w:cs/>
              </w:rPr>
              <w:t xml:space="preserve">ค่าเป็น </w:t>
            </w:r>
            <w:r>
              <w:rPr>
                <w:rFonts w:cs="CordiaUPC"/>
                <w:cs/>
              </w:rPr>
              <w:t>“</w:t>
            </w:r>
            <w:r>
              <w:t>Y</w:t>
            </w:r>
            <w:r>
              <w:rPr>
                <w:rFonts w:cs="CordiaUPC"/>
                <w:cs/>
              </w:rPr>
              <w:t>”</w:t>
            </w:r>
          </w:p>
          <w:p w:rsidR="00217703" w:rsidP="0050326E" w:rsidRDefault="00217703" w14:paraId="167BDE47" w14:textId="0214AB0F">
            <w:pPr>
              <w:pStyle w:val="ListParagraph"/>
              <w:numPr>
                <w:ilvl w:val="0"/>
                <w:numId w:val="531"/>
              </w:numPr>
            </w:pPr>
            <w:r w:rsidRPr="0050326E">
              <w:rPr>
                <w:rFonts w:cs="Angsana New"/>
                <w:cs/>
              </w:rPr>
              <w:t xml:space="preserve">ถ้าไม่ใช้ให้ </w:t>
            </w:r>
            <w:r w:rsidRPr="0050326E">
              <w:rPr>
                <w:rFonts w:cs="Angsana New"/>
              </w:rPr>
              <w:t xml:space="preserve">Default </w:t>
            </w:r>
            <w:r w:rsidRPr="0050326E">
              <w:rPr>
                <w:rFonts w:cs="Angsana New"/>
                <w:cs/>
              </w:rPr>
              <w:t>ค่าเป็น</w:t>
            </w:r>
            <w:r w:rsidRPr="00041C86">
              <w:rPr>
                <w:rFonts w:cs="CordiaUPC"/>
                <w:cs/>
              </w:rPr>
              <w:t>“</w:t>
            </w:r>
            <w:r w:rsidRPr="0050326E">
              <w:rPr>
                <w:rFonts w:cs="Angsana New"/>
              </w:rPr>
              <w:t>No</w:t>
            </w:r>
            <w:r w:rsidRPr="00041C86">
              <w:rPr>
                <w:rFonts w:cs="CordiaUPC"/>
                <w:cs/>
              </w:rPr>
              <w:t>”</w:t>
            </w:r>
          </w:p>
        </w:tc>
      </w:tr>
      <w:tr w:rsidRPr="008979A8" w:rsidR="00217703" w:rsidTr="4801D386" w14:paraId="5E48AF76" w14:textId="77777777">
        <w:trPr>
          <w:trHeight w:val="108"/>
        </w:trPr>
        <w:tc>
          <w:tcPr>
            <w:tcW w:w="1633" w:type="pct"/>
            <w:gridSpan w:val="2"/>
            <w:tcMar/>
          </w:tcPr>
          <w:p w:rsidR="00217703" w:rsidP="00217703" w:rsidRDefault="00217703" w14:paraId="287A5105" w14:textId="27986A26">
            <w:r>
              <w:t>nrtgPhx1055</w:t>
            </w:r>
          </w:p>
        </w:tc>
        <w:tc>
          <w:tcPr>
            <w:tcW w:w="549" w:type="pct"/>
            <w:gridSpan w:val="2"/>
            <w:tcMar/>
          </w:tcPr>
          <w:p w:rsidR="00217703" w:rsidP="00217703" w:rsidRDefault="00217703" w14:paraId="7782FF62" w14:textId="1D2D03AE">
            <w:r>
              <w:t>Radio Button</w:t>
            </w:r>
          </w:p>
        </w:tc>
        <w:tc>
          <w:tcPr>
            <w:tcW w:w="2818" w:type="pct"/>
            <w:gridSpan w:val="2"/>
            <w:tcMar/>
          </w:tcPr>
          <w:p w:rsidR="00217703" w:rsidP="00217703" w:rsidRDefault="00217703" w14:paraId="62F2F5D0" w14:textId="77777777">
            <w:r>
              <w:t xml:space="preserve">Label </w:t>
            </w:r>
            <w:r>
              <w:rPr>
                <w:rFonts w:cs="CordiaUPC"/>
                <w:cs/>
              </w:rPr>
              <w:t>: *</w:t>
            </w:r>
            <w:r w:rsidRPr="00BD7C28">
              <w:t>NRTG</w:t>
            </w:r>
            <w:r w:rsidRPr="00BD7C28">
              <w:rPr>
                <w:rFonts w:cs="CordiaUPC"/>
                <w:cs/>
              </w:rPr>
              <w:t>/</w:t>
            </w:r>
            <w:r>
              <w:t xml:space="preserve">PHX </w:t>
            </w:r>
            <w:r>
              <w:rPr>
                <w:rFonts w:cs="CordiaUPC"/>
                <w:cs/>
              </w:rPr>
              <w:t>(</w:t>
            </w:r>
            <w:r>
              <w:t>WO1055</w:t>
            </w:r>
            <w:r>
              <w:rPr>
                <w:rFonts w:cs="CordiaUPC"/>
                <w:cs/>
              </w:rPr>
              <w:t>)</w:t>
            </w:r>
          </w:p>
          <w:p w:rsidR="00217703" w:rsidP="00217703" w:rsidRDefault="00217703" w14:paraId="1DCD10F8" w14:textId="77777777">
            <w:pPr>
              <w:rPr>
                <w:rFonts w:cs="CordiaUPC"/>
              </w:rPr>
            </w:pPr>
            <w:r w:rsidRPr="002B59E6">
              <w:t xml:space="preserve">List of Value </w:t>
            </w:r>
            <w:r w:rsidRPr="002B59E6"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‘</w:t>
            </w:r>
            <w:r>
              <w:rPr>
                <w:rFonts w:cs="CordiaUPC"/>
              </w:rPr>
              <w:t>YesNoIndicator</w:t>
            </w:r>
            <w:r>
              <w:rPr>
                <w:rFonts w:cs="Angsana New"/>
                <w:cs/>
              </w:rPr>
              <w:t>’</w:t>
            </w:r>
          </w:p>
          <w:p w:rsidR="00217703" w:rsidP="00217703" w:rsidRDefault="00217703" w14:paraId="5F10BCDA" w14:textId="3479EF67">
            <w:r>
              <w:rPr>
                <w:rFonts w:cs="CordiaUPC"/>
              </w:rPr>
              <w:t xml:space="preserve">Visible </w:t>
            </w:r>
            <w:r>
              <w:rPr>
                <w:rFonts w:hint="cs" w:cs="Angsana New"/>
                <w:cs/>
              </w:rPr>
              <w:t xml:space="preserve">เมื่อ </w:t>
            </w:r>
            <w:r>
              <w:rPr>
                <w:rFonts w:cs="CordiaUPC"/>
              </w:rPr>
              <w:t xml:space="preserve">customerType </w:t>
            </w:r>
            <w:r>
              <w:rPr>
                <w:rFonts w:hint="cs" w:cs="Angsana New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Pre</w:t>
            </w:r>
            <w:r>
              <w:rPr>
                <w:rFonts w:cs="Angsana New"/>
                <w:cs/>
              </w:rPr>
              <w:t>-</w:t>
            </w:r>
            <w:r>
              <w:rPr>
                <w:rFonts w:cs="CordiaUPC"/>
              </w:rP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All</w:t>
            </w:r>
            <w:r>
              <w:rPr>
                <w:rFonts w:cs="Angsana New"/>
                <w:cs/>
              </w:rPr>
              <w:t>”</w:t>
            </w:r>
          </w:p>
          <w:p w:rsidRPr="0050326E" w:rsidR="00217703" w:rsidP="00217703" w:rsidRDefault="00217703" w14:paraId="44E223E6" w14:textId="63801327">
            <w:pPr>
              <w:rPr>
                <w:rFonts w:cs="CordiaUPC"/>
              </w:rPr>
            </w:pPr>
            <w:r w:rsidRPr="0050326E">
              <w:rPr>
                <w:rFonts w:cs="CordiaUPC"/>
                <w:highlight w:val="yellow"/>
              </w:rPr>
              <w:t xml:space="preserve">Info Tooltip </w:t>
            </w:r>
            <w:r w:rsidRPr="0050326E">
              <w:rPr>
                <w:rFonts w:cs="CordiaUPC"/>
                <w:highlight w:val="yellow"/>
                <w:cs/>
              </w:rPr>
              <w:t xml:space="preserve">:  </w:t>
            </w:r>
            <w:r w:rsidRPr="0050326E">
              <w:rPr>
                <w:rFonts w:cs="CordiaUPC"/>
                <w:highlight w:val="yellow"/>
              </w:rPr>
              <w:t>Trigger Package Recurring Success</w:t>
            </w:r>
          </w:p>
          <w:p w:rsidR="00217703" w:rsidP="00217703" w:rsidRDefault="00217703" w14:paraId="67E876CC" w14:textId="77777777">
            <w:pPr>
              <w:rPr>
                <w:rFonts w:cs="CordiaUPC"/>
              </w:rPr>
            </w:pPr>
            <w:r>
              <w:t xml:space="preserve">Default Value </w:t>
            </w:r>
            <w:r>
              <w:rPr>
                <w:rFonts w:cs="Angsana New"/>
                <w:cs/>
              </w:rPr>
              <w:t xml:space="preserve">: </w:t>
            </w:r>
          </w:p>
          <w:p w:rsidRPr="00041C86" w:rsidR="00217703" w:rsidP="00217703" w:rsidRDefault="00217703" w14:paraId="5C226C6A" w14:textId="05B01303">
            <w:pPr>
              <w:pStyle w:val="ListParagraph"/>
              <w:numPr>
                <w:ilvl w:val="0"/>
                <w:numId w:val="531"/>
              </w:numPr>
              <w:rPr>
                <w:rFonts w:cs="Angsana New"/>
              </w:rPr>
            </w:pPr>
            <w:r w:rsidRPr="002B59E6">
              <w:rPr>
                <w:rFonts w:hint="cs"/>
                <w:cs/>
              </w:rPr>
              <w:t xml:space="preserve">ถ้า </w:t>
            </w:r>
            <w:r w:rsidRPr="002B59E6">
              <w:t xml:space="preserve">customerType </w:t>
            </w:r>
            <w:r w:rsidRPr="002B59E6">
              <w:rPr>
                <w:rFonts w:hint="cs"/>
                <w:cs/>
              </w:rPr>
              <w:t xml:space="preserve">เป็น </w:t>
            </w:r>
            <w:r w:rsidRPr="00041C86">
              <w:rPr>
                <w:rFonts w:cs="Angsana New"/>
                <w:cs/>
              </w:rPr>
              <w:t>“</w:t>
            </w:r>
            <w:r w:rsidRPr="002B59E6">
              <w:t>Pre</w:t>
            </w:r>
            <w:r w:rsidRPr="00041C86">
              <w:rPr>
                <w:rFonts w:cs="Angsana New"/>
                <w:cs/>
              </w:rPr>
              <w:t>-</w:t>
            </w:r>
            <w:r w:rsidRPr="002B59E6">
              <w:t>paid</w:t>
            </w:r>
            <w:r w:rsidRPr="00041C86">
              <w:rPr>
                <w:rFonts w:cs="Angsana New"/>
                <w:cs/>
              </w:rPr>
              <w:t>”</w:t>
            </w:r>
            <w:r w:rsidRPr="002B59E6">
              <w:rPr>
                <w:rFonts w:hint="cs"/>
                <w:cs/>
              </w:rPr>
              <w:t xml:space="preserve"> หรือ </w:t>
            </w:r>
            <w:r w:rsidRPr="00041C86">
              <w:rPr>
                <w:rFonts w:cs="Angsana New"/>
                <w:cs/>
              </w:rPr>
              <w:t>“</w:t>
            </w:r>
            <w:r>
              <w:t>All</w:t>
            </w:r>
            <w:r w:rsidRPr="00041C86"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productClass </w:t>
            </w:r>
            <w:r w:rsidRPr="00041C86">
              <w:rPr>
                <w:rFonts w:cs="CordiaUPC"/>
                <w:cs/>
              </w:rPr>
              <w:t>= “</w:t>
            </w:r>
            <w:r>
              <w:t>On</w:t>
            </w:r>
            <w:r w:rsidRPr="00041C86">
              <w:rPr>
                <w:rFonts w:cs="CordiaUPC"/>
                <w:cs/>
              </w:rPr>
              <w:t>-</w:t>
            </w:r>
            <w:r>
              <w:t xml:space="preserve">Top </w:t>
            </w:r>
            <w:r>
              <w:rPr>
                <w:rFonts w:hint="cs"/>
                <w:cs/>
              </w:rPr>
              <w:t xml:space="preserve">หรือ </w:t>
            </w:r>
            <w:r>
              <w:t>On</w:t>
            </w:r>
            <w:r w:rsidRPr="00041C86">
              <w:rPr>
                <w:rFonts w:cs="CordiaUPC"/>
                <w:cs/>
              </w:rPr>
              <w:t>-</w:t>
            </w:r>
            <w:r>
              <w:t>Top Extra</w:t>
            </w:r>
            <w:r w:rsidRPr="00041C86"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>และ</w:t>
            </w:r>
            <w:r>
              <w:t xml:space="preserve"> productSpec </w:t>
            </w:r>
            <w:r w:rsidRPr="00041C86">
              <w:rPr>
                <w:rFonts w:cs="CordiaUPC"/>
                <w:cs/>
              </w:rPr>
              <w:t>= “</w:t>
            </w:r>
            <w:r w:rsidRPr="00041C86">
              <w:rPr>
                <w:rFonts w:cs="Angsana New"/>
              </w:rPr>
              <w:t>Content VDO”</w:t>
            </w:r>
            <w:r>
              <w:rPr>
                <w:rFonts w:cs="Angsana New"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หรือ </w:t>
            </w:r>
            <w:r>
              <w:rPr>
                <w:rFonts w:cs="CordiaUPC"/>
              </w:rPr>
              <w:t>“Youtube Premium”</w:t>
            </w:r>
            <w:r>
              <w:rPr>
                <w:rFonts w:hint="cs"/>
                <w:cs/>
              </w:rPr>
              <w:t xml:space="preserve">ให้ </w:t>
            </w:r>
            <w:r>
              <w:t xml:space="preserve">Default </w:t>
            </w:r>
            <w:r>
              <w:rPr>
                <w:rFonts w:hint="cs"/>
                <w:cs/>
              </w:rPr>
              <w:t xml:space="preserve">ค่าเป็น </w:t>
            </w:r>
            <w:r>
              <w:rPr>
                <w:rFonts w:cs="CordiaUPC"/>
                <w:cs/>
              </w:rPr>
              <w:t>“</w:t>
            </w:r>
            <w:r>
              <w:t>Y</w:t>
            </w:r>
            <w:r>
              <w:rPr>
                <w:rFonts w:cs="CordiaUPC"/>
                <w:cs/>
              </w:rPr>
              <w:t>”</w:t>
            </w:r>
          </w:p>
          <w:p w:rsidR="00217703" w:rsidP="0050326E" w:rsidRDefault="00217703" w14:paraId="778C593F" w14:textId="2AFFD418">
            <w:pPr>
              <w:pStyle w:val="ListParagraph"/>
              <w:numPr>
                <w:ilvl w:val="0"/>
                <w:numId w:val="531"/>
              </w:numPr>
            </w:pPr>
            <w:r w:rsidRPr="0050326E">
              <w:rPr>
                <w:rFonts w:cs="Angsana New"/>
                <w:cs/>
              </w:rPr>
              <w:t xml:space="preserve">ถ้าไม่ใช้ให้ </w:t>
            </w:r>
            <w:r w:rsidRPr="0050326E">
              <w:rPr>
                <w:rFonts w:cs="Angsana New"/>
              </w:rPr>
              <w:t xml:space="preserve">Default </w:t>
            </w:r>
            <w:r w:rsidRPr="0050326E">
              <w:rPr>
                <w:rFonts w:cs="Angsana New"/>
                <w:cs/>
              </w:rPr>
              <w:t>ค่าเป็น</w:t>
            </w:r>
            <w:r w:rsidRPr="00041C86">
              <w:rPr>
                <w:rFonts w:cs="CordiaUPC"/>
                <w:cs/>
              </w:rPr>
              <w:t>“</w:t>
            </w:r>
            <w:r w:rsidRPr="0050326E">
              <w:rPr>
                <w:rFonts w:cs="Angsana New"/>
              </w:rPr>
              <w:t>No</w:t>
            </w:r>
            <w:r w:rsidRPr="00041C86">
              <w:rPr>
                <w:rFonts w:cs="CordiaUPC"/>
                <w:cs/>
              </w:rPr>
              <w:t>”</w:t>
            </w:r>
            <w:r w:rsidRPr="00041C86" w:rsidDel="00041C86">
              <w:rPr>
                <w:rFonts w:cs="CordiaUPC"/>
                <w:cs/>
              </w:rPr>
              <w:t xml:space="preserve"> </w:t>
            </w:r>
          </w:p>
        </w:tc>
      </w:tr>
      <w:tr w:rsidRPr="008979A8" w:rsidR="00217703" w:rsidTr="4801D386" w14:paraId="00E8C6DA" w14:textId="77777777">
        <w:trPr>
          <w:trHeight w:val="108"/>
        </w:trPr>
        <w:tc>
          <w:tcPr>
            <w:tcW w:w="1633" w:type="pct"/>
            <w:gridSpan w:val="2"/>
            <w:tcMar/>
          </w:tcPr>
          <w:p w:rsidR="00217703" w:rsidP="00217703" w:rsidRDefault="00217703" w14:paraId="67B5F672" w14:textId="3554B049">
            <w:r>
              <w:t>packageDataType</w:t>
            </w:r>
          </w:p>
        </w:tc>
        <w:tc>
          <w:tcPr>
            <w:tcW w:w="549" w:type="pct"/>
            <w:gridSpan w:val="2"/>
            <w:tcMar/>
          </w:tcPr>
          <w:p w:rsidR="00217703" w:rsidP="00217703" w:rsidRDefault="00217703" w14:paraId="4ABC4F5A" w14:textId="0CFBB232">
            <w:r>
              <w:t>Drop Down List</w:t>
            </w:r>
          </w:p>
        </w:tc>
        <w:tc>
          <w:tcPr>
            <w:tcW w:w="2818" w:type="pct"/>
            <w:gridSpan w:val="2"/>
            <w:tcMar/>
          </w:tcPr>
          <w:p w:rsidR="00217703" w:rsidP="00217703" w:rsidRDefault="00217703" w14:paraId="2EEFDB31" w14:textId="77777777">
            <w:r>
              <w:t xml:space="preserve">Label </w:t>
            </w:r>
            <w:r>
              <w:rPr>
                <w:rFonts w:cs="CordiaUPC"/>
                <w:cs/>
              </w:rPr>
              <w:t xml:space="preserve">: </w:t>
            </w:r>
            <w:r>
              <w:t>Package Data Type</w:t>
            </w:r>
          </w:p>
          <w:p w:rsidR="00217703" w:rsidP="00217703" w:rsidRDefault="00217703" w14:paraId="42B8B507" w14:textId="77777777">
            <w:r>
              <w:t xml:space="preserve">List of value </w:t>
            </w:r>
            <w:r>
              <w:rPr>
                <w:rFonts w:cs="CordiaUPC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>
              <w:t xml:space="preserve">GROUP_TYPE </w:t>
            </w:r>
            <w:r>
              <w:rPr>
                <w:rFonts w:cs="CordiaUPC"/>
                <w:cs/>
              </w:rPr>
              <w:t>= “</w:t>
            </w:r>
            <w:r>
              <w:t>PACKAGE DATA TYPE</w:t>
            </w:r>
            <w:r>
              <w:rPr>
                <w:rFonts w:cs="CordiaUPC"/>
                <w:cs/>
              </w:rPr>
              <w:t>”</w:t>
            </w:r>
            <w:r>
              <w:rPr>
                <w:rFonts w:hint="cs" w:cs="CordiaUPC"/>
                <w:cs/>
              </w:rPr>
              <w:t xml:space="preserve"> และ </w:t>
            </w:r>
            <w:r>
              <w:rPr>
                <w:rFonts w:cs="CordiaUPC"/>
              </w:rPr>
              <w:t xml:space="preserve">ACTIVE_FLAG </w:t>
            </w:r>
            <w:r>
              <w:rPr>
                <w:rFonts w:cs="CordiaUPC"/>
                <w:cs/>
              </w:rPr>
              <w:t>= “</w:t>
            </w:r>
            <w:r>
              <w:rPr>
                <w:rFonts w:cs="CordiaUPC"/>
              </w:rPr>
              <w:t>Y</w:t>
            </w:r>
            <w:r>
              <w:rPr>
                <w:rFonts w:cs="CordiaUPC"/>
                <w:cs/>
              </w:rPr>
              <w:t>”</w:t>
            </w:r>
          </w:p>
          <w:p w:rsidR="00217703" w:rsidP="00217703" w:rsidRDefault="00217703" w14:paraId="353D04AA" w14:textId="4305994C">
            <w:r>
              <w:t xml:space="preserve">Visible </w:t>
            </w:r>
            <w:r>
              <w:rPr>
                <w:rFonts w:hint="cs"/>
                <w:cs/>
              </w:rPr>
              <w:t xml:space="preserve">เมื่อ </w:t>
            </w:r>
            <w:r>
              <w:t xml:space="preserve">Customer Tyep </w:t>
            </w:r>
            <w:r>
              <w:rPr>
                <w:rFonts w:cs="CordiaUPC"/>
                <w:cs/>
              </w:rPr>
              <w:t>= “</w:t>
            </w:r>
            <w:r>
              <w:t>Pre</w:t>
            </w:r>
            <w:r>
              <w:rPr>
                <w:rFonts w:cs="CordiaUPC"/>
                <w:cs/>
              </w:rPr>
              <w:t>-</w:t>
            </w:r>
            <w:r>
              <w:t>paid</w:t>
            </w:r>
            <w:r>
              <w:rPr>
                <w:rFonts w:cs="CordiaUPC"/>
                <w:cs/>
              </w:rPr>
              <w:t xml:space="preserve">"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Product Class </w:t>
            </w:r>
            <w:r>
              <w:rPr>
                <w:rFonts w:cs="CordiaUPC"/>
                <w:cs/>
              </w:rPr>
              <w:t>= “</w:t>
            </w:r>
            <w:r>
              <w:t>On</w:t>
            </w:r>
            <w:r>
              <w:rPr>
                <w:rFonts w:cs="CordiaUPC"/>
                <w:cs/>
              </w:rPr>
              <w:t>-</w:t>
            </w:r>
            <w:r>
              <w:t>Top</w:t>
            </w:r>
            <w:r>
              <w:rPr>
                <w:rFonts w:cs="CordiaUPC"/>
                <w:cs/>
              </w:rPr>
              <w:t>”</w:t>
            </w:r>
            <w:r>
              <w:rPr>
                <w:rFonts w:hint="cs"/>
                <w:cs/>
              </w:rPr>
              <w:t xml:space="preserve"> หรือ </w:t>
            </w:r>
            <w:r>
              <w:rPr>
                <w:rFonts w:cs="CordiaUPC"/>
                <w:cs/>
              </w:rPr>
              <w:t>“</w:t>
            </w:r>
            <w:r>
              <w:t>On</w:t>
            </w:r>
            <w:r>
              <w:rPr>
                <w:rFonts w:cs="CordiaUPC"/>
                <w:cs/>
              </w:rPr>
              <w:t>-</w:t>
            </w:r>
            <w:r>
              <w:t>Top Extra</w:t>
            </w:r>
            <w:r>
              <w:rPr>
                <w:rFonts w:cs="CordiaUPC"/>
                <w:cs/>
              </w:rPr>
              <w:t>”</w:t>
            </w:r>
          </w:p>
        </w:tc>
      </w:tr>
      <w:tr w:rsidRPr="008979A8" w:rsidR="00217703" w:rsidTr="4801D386" w14:paraId="15D01010" w14:textId="77777777">
        <w:trPr>
          <w:trHeight w:val="108"/>
        </w:trPr>
        <w:tc>
          <w:tcPr>
            <w:tcW w:w="1633" w:type="pct"/>
            <w:gridSpan w:val="2"/>
            <w:tcMar/>
          </w:tcPr>
          <w:p w:rsidR="00217703" w:rsidP="00217703" w:rsidRDefault="00217703" w14:paraId="3FA261FB" w14:textId="50F7D434">
            <w:r>
              <w:t>earlyRenewOfferingFlag</w:t>
            </w:r>
          </w:p>
        </w:tc>
        <w:tc>
          <w:tcPr>
            <w:tcW w:w="549" w:type="pct"/>
            <w:gridSpan w:val="2"/>
            <w:tcMar/>
          </w:tcPr>
          <w:p w:rsidR="00217703" w:rsidP="00217703" w:rsidRDefault="00217703" w14:paraId="5395BEA9" w14:textId="4E94A249">
            <w:r>
              <w:t>Drop Down List</w:t>
            </w:r>
          </w:p>
        </w:tc>
        <w:tc>
          <w:tcPr>
            <w:tcW w:w="2818" w:type="pct"/>
            <w:gridSpan w:val="2"/>
            <w:tcMar/>
          </w:tcPr>
          <w:p w:rsidR="00217703" w:rsidP="00217703" w:rsidRDefault="00217703" w14:paraId="7317DE3E" w14:textId="77777777">
            <w:r>
              <w:t xml:space="preserve">Label </w:t>
            </w:r>
            <w:r>
              <w:rPr>
                <w:rFonts w:cs="CordiaUPC"/>
                <w:cs/>
              </w:rPr>
              <w:t xml:space="preserve">: </w:t>
            </w:r>
            <w:r>
              <w:t>Early Renew Offering</w:t>
            </w:r>
          </w:p>
          <w:p w:rsidR="00217703" w:rsidP="00217703" w:rsidRDefault="00217703" w14:paraId="037FF90E" w14:textId="545F7CB4">
            <w:pPr>
              <w:rPr>
                <w:cs/>
              </w:rPr>
            </w:pPr>
            <w:r>
              <w:t xml:space="preserve">List of value </w:t>
            </w:r>
            <w:r>
              <w:rPr>
                <w:rFonts w:cs="CordiaUPC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 ‘</w:t>
            </w:r>
            <w:r>
              <w:t>Early Renew Offering</w:t>
            </w:r>
            <w:r>
              <w:rPr>
                <w:rFonts w:cs="Angsana New"/>
                <w:cs/>
              </w:rPr>
              <w:t>’</w:t>
            </w:r>
          </w:p>
          <w:p w:rsidR="00217703" w:rsidP="00217703" w:rsidRDefault="00217703" w14:paraId="45BDA914" w14:textId="3C47AAF4">
            <w:r>
              <w:t>Visible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เมื่อ </w:t>
            </w:r>
            <w:r>
              <w:t xml:space="preserve">customerType </w:t>
            </w:r>
            <w:r>
              <w:rPr>
                <w:rFonts w:cs="CordiaUPC"/>
                <w:cs/>
              </w:rPr>
              <w:t>= “</w:t>
            </w:r>
            <w:r>
              <w:t>Pre</w:t>
            </w:r>
            <w:r>
              <w:rPr>
                <w:rFonts w:cs="CordiaUPC"/>
                <w:cs/>
              </w:rPr>
              <w:t>-</w:t>
            </w:r>
            <w:r>
              <w:t>paid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priceType </w:t>
            </w:r>
            <w:r>
              <w:rPr>
                <w:rFonts w:cs="CordiaUPC"/>
                <w:cs/>
              </w:rPr>
              <w:t>= “</w:t>
            </w:r>
            <w:r>
              <w:t>Recurring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 w:cs="CordiaUPC"/>
                <w:cs/>
              </w:rPr>
              <w:t>และ</w:t>
            </w:r>
            <w:r>
              <w:rPr>
                <w:rFonts w:cs="CordiaUPC"/>
                <w:cs/>
              </w:rPr>
              <w:t xml:space="preserve"> </w:t>
            </w:r>
            <w:r>
              <w:t xml:space="preserve">productClass </w:t>
            </w:r>
            <w:r>
              <w:rPr>
                <w:rFonts w:cs="CordiaUPC"/>
                <w:cs/>
              </w:rPr>
              <w:t>= “</w:t>
            </w:r>
            <w:r>
              <w:t>On</w:t>
            </w:r>
            <w:r>
              <w:rPr>
                <w:rFonts w:cs="CordiaUPC"/>
                <w:cs/>
              </w:rPr>
              <w:t>-</w:t>
            </w:r>
            <w:r>
              <w:t>Top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หรือ </w:t>
            </w:r>
            <w:r>
              <w:rPr>
                <w:rFonts w:cs="CordiaUPC"/>
                <w:cs/>
              </w:rPr>
              <w:t>“</w:t>
            </w:r>
            <w:r>
              <w:t>On</w:t>
            </w:r>
            <w:r>
              <w:rPr>
                <w:rFonts w:cs="CordiaUPC"/>
                <w:cs/>
              </w:rPr>
              <w:t>-</w:t>
            </w:r>
            <w:r>
              <w:t>top Extra</w:t>
            </w:r>
            <w:r>
              <w:rPr>
                <w:rFonts w:cs="CordiaUPC"/>
                <w:cs/>
              </w:rPr>
              <w:t>”</w:t>
            </w:r>
          </w:p>
          <w:p w:rsidR="00217703" w:rsidP="00217703" w:rsidRDefault="00217703" w14:paraId="247635C6" w14:textId="65F9AC51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ถ้าไม่ใช่ให้ </w:t>
            </w:r>
            <w:r>
              <w:t xml:space="preserve">Invisible </w:t>
            </w:r>
            <w:r>
              <w:rPr>
                <w:rFonts w:hint="cs"/>
                <w:cs/>
              </w:rPr>
              <w:t>และเคลียร์ค่า</w:t>
            </w:r>
          </w:p>
          <w:p w:rsidR="00217703" w:rsidP="00217703" w:rsidRDefault="00217703" w14:paraId="64A5740D" w14:textId="2FE96D13">
            <w:r>
              <w:rPr>
                <w:rFonts w:hint="cs"/>
                <w:cs/>
              </w:rPr>
              <w:t xml:space="preserve">เมื่อ </w:t>
            </w:r>
            <w:r>
              <w:t xml:space="preserve">customerType </w:t>
            </w:r>
            <w:r>
              <w:rPr>
                <w:rFonts w:cs="CordiaUPC"/>
                <w:cs/>
              </w:rPr>
              <w:t>= “</w:t>
            </w:r>
            <w:r>
              <w:t>Pre</w:t>
            </w:r>
            <w:r>
              <w:rPr>
                <w:rFonts w:cs="CordiaUPC"/>
                <w:cs/>
              </w:rPr>
              <w:t>-</w:t>
            </w:r>
            <w:r>
              <w:t>paid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priceType </w:t>
            </w:r>
            <w:r>
              <w:rPr>
                <w:rFonts w:cs="CordiaUPC"/>
                <w:cs/>
              </w:rPr>
              <w:t>= “</w:t>
            </w:r>
            <w:r>
              <w:t>Recurring</w:t>
            </w:r>
            <w:r>
              <w:rPr>
                <w:rFonts w:cs="CordiaUPC"/>
                <w:cs/>
              </w:rPr>
              <w:t xml:space="preserve">” </w:t>
            </w:r>
          </w:p>
          <w:p w:rsidR="00217703" w:rsidP="00217703" w:rsidRDefault="00217703" w14:paraId="103F29C5" w14:textId="09DB3726">
            <w:pPr>
              <w:pStyle w:val="ListParagraph"/>
              <w:numPr>
                <w:ilvl w:val="0"/>
                <w:numId w:val="394"/>
              </w:numPr>
            </w:pPr>
            <w:r w:rsidRPr="00EB0EBF">
              <w:t xml:space="preserve">Default </w:t>
            </w:r>
            <w:r w:rsidRPr="00EB0EBF">
              <w:rPr>
                <w:rFonts w:cs="CordiaUPC"/>
                <w:cs/>
              </w:rPr>
              <w:t>= “</w:t>
            </w:r>
            <w:r w:rsidRPr="00EB0EBF">
              <w:t>Yes</w:t>
            </w:r>
            <w:r w:rsidRPr="00EB0EBF">
              <w:rPr>
                <w:rFonts w:cs="CordiaUPC"/>
                <w:cs/>
              </w:rPr>
              <w:t xml:space="preserve">” </w:t>
            </w:r>
            <w:r w:rsidRPr="00EB0EBF">
              <w:rPr>
                <w:rFonts w:cs="Cordia New"/>
                <w:cs/>
              </w:rPr>
              <w:t xml:space="preserve">เมื่อ </w:t>
            </w:r>
            <w:r w:rsidRPr="00EB0EBF">
              <w:t xml:space="preserve">productSpec </w:t>
            </w:r>
            <w:r w:rsidRPr="00EB0EBF">
              <w:rPr>
                <w:rFonts w:cs="Cordia New"/>
                <w:cs/>
              </w:rPr>
              <w:t>มี “</w:t>
            </w:r>
            <w:r w:rsidRPr="00EB0EBF">
              <w:t>Internet</w:t>
            </w:r>
            <w:r w:rsidRPr="00EB0EBF">
              <w:rPr>
                <w:rFonts w:cs="CordiaUPC"/>
                <w:cs/>
              </w:rPr>
              <w:t xml:space="preserve">” </w:t>
            </w:r>
            <w:r w:rsidRPr="00EB0EBF">
              <w:rPr>
                <w:rFonts w:cs="Cordia New"/>
                <w:cs/>
              </w:rPr>
              <w:t xml:space="preserve">เท่านั้น และ </w:t>
            </w:r>
            <w:r w:rsidRPr="00EB0EBF">
              <w:t xml:space="preserve">packageDuration </w:t>
            </w:r>
            <w:r w:rsidRPr="00EB0EBF">
              <w:rPr>
                <w:rFonts w:cs="CordiaUPC"/>
                <w:cs/>
              </w:rPr>
              <w:t>= “</w:t>
            </w:r>
            <w:r w:rsidRPr="00EB0EBF">
              <w:t>Months</w:t>
            </w:r>
            <w:r w:rsidRPr="00EB0EBF">
              <w:rPr>
                <w:rFonts w:cs="CordiaUPC"/>
                <w:cs/>
              </w:rPr>
              <w:t>”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hint="cs" w:cs="CordiaUPC"/>
                <w:cs/>
              </w:rPr>
              <w:t>และ</w:t>
            </w:r>
            <w:r>
              <w:rPr>
                <w:rFonts w:cs="CordiaUPC"/>
                <w:cs/>
              </w:rPr>
              <w:t xml:space="preserve"> </w:t>
            </w:r>
            <w:r>
              <w:t xml:space="preserve">productClass </w:t>
            </w:r>
            <w:r>
              <w:rPr>
                <w:rFonts w:cs="CordiaUPC"/>
                <w:cs/>
              </w:rPr>
              <w:t>=</w:t>
            </w:r>
            <w:r>
              <w:rPr>
                <w:rFonts w:hint="cs" w:cs="CordiaUPC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CordiaUPC"/>
                <w:cs/>
              </w:rPr>
              <w:t>“</w:t>
            </w:r>
            <w:r>
              <w:t>On</w:t>
            </w:r>
            <w:r>
              <w:rPr>
                <w:rFonts w:cs="CordiaUPC"/>
                <w:cs/>
              </w:rPr>
              <w:t>-</w:t>
            </w:r>
            <w:r>
              <w:t>top Extra</w:t>
            </w:r>
            <w:r>
              <w:rPr>
                <w:rFonts w:cs="CordiaUPC"/>
                <w:cs/>
              </w:rPr>
              <w:t>”</w:t>
            </w:r>
          </w:p>
          <w:p w:rsidR="00217703" w:rsidP="00217703" w:rsidRDefault="00217703" w14:paraId="0D3BD797" w14:textId="2B8D5AD7">
            <w:pPr>
              <w:pStyle w:val="ListParagraph"/>
              <w:numPr>
                <w:ilvl w:val="0"/>
                <w:numId w:val="394"/>
              </w:numPr>
            </w:pPr>
            <w:r>
              <w:rPr>
                <w:rFonts w:hint="cs"/>
                <w:cs/>
              </w:rPr>
              <w:t xml:space="preserve">ถ้าไม่ใช่ให้ </w:t>
            </w:r>
            <w:r>
              <w:t xml:space="preserve">Default </w:t>
            </w:r>
            <w:r w:rsidRPr="00EB0EBF">
              <w:rPr>
                <w:rFonts w:cs="CordiaUPC"/>
                <w:cs/>
              </w:rPr>
              <w:t>=”</w:t>
            </w:r>
            <w:r>
              <w:t>No</w:t>
            </w:r>
            <w:r w:rsidRPr="00EB0EBF"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เมื่อ </w:t>
            </w:r>
            <w:r>
              <w:t>Product Class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CordiaUPC"/>
                <w:cs/>
              </w:rPr>
              <w:t>= “</w:t>
            </w:r>
            <w:r>
              <w:t>On</w:t>
            </w:r>
            <w:r>
              <w:rPr>
                <w:rFonts w:cs="CordiaUPC"/>
                <w:cs/>
              </w:rPr>
              <w:t>-</w:t>
            </w:r>
            <w:r>
              <w:t>Top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หรือ </w:t>
            </w:r>
            <w:r>
              <w:rPr>
                <w:rFonts w:cs="CordiaUPC"/>
                <w:cs/>
              </w:rPr>
              <w:t>“</w:t>
            </w:r>
            <w:r>
              <w:t>On</w:t>
            </w:r>
            <w:r>
              <w:rPr>
                <w:rFonts w:cs="CordiaUPC"/>
                <w:cs/>
              </w:rPr>
              <w:t>-</w:t>
            </w:r>
            <w:r>
              <w:t>top Extra</w:t>
            </w:r>
            <w:r>
              <w:rPr>
                <w:rFonts w:cs="CordiaUPC"/>
                <w:cs/>
              </w:rPr>
              <w:t>”</w:t>
            </w:r>
          </w:p>
          <w:p w:rsidR="00217703" w:rsidP="00217703" w:rsidRDefault="00217703" w14:paraId="32C0497D" w14:textId="757FB0AD">
            <w:pPr>
              <w:pStyle w:val="ListParagraph"/>
              <w:rPr>
                <w:cs/>
              </w:rPr>
            </w:pPr>
          </w:p>
        </w:tc>
      </w:tr>
      <w:tr w:rsidRPr="008979A8" w:rsidR="00217703" w:rsidTr="4801D386" w14:paraId="717D5F27" w14:textId="77777777">
        <w:trPr>
          <w:trHeight w:val="108"/>
        </w:trPr>
        <w:tc>
          <w:tcPr>
            <w:tcW w:w="1633" w:type="pct"/>
            <w:gridSpan w:val="2"/>
            <w:tcMar/>
          </w:tcPr>
          <w:p w:rsidR="00217703" w:rsidP="00217703" w:rsidRDefault="00217703" w14:paraId="3BB7D158" w14:textId="2FCA3A2F">
            <w:r>
              <w:t>groupPackage</w:t>
            </w:r>
          </w:p>
        </w:tc>
        <w:tc>
          <w:tcPr>
            <w:tcW w:w="549" w:type="pct"/>
            <w:gridSpan w:val="2"/>
            <w:tcMar/>
          </w:tcPr>
          <w:p w:rsidR="00217703" w:rsidP="00217703" w:rsidRDefault="00217703" w14:paraId="15E6E31B" w14:textId="6DDDE3C1">
            <w:r>
              <w:t>Drop Down List</w:t>
            </w:r>
          </w:p>
        </w:tc>
        <w:tc>
          <w:tcPr>
            <w:tcW w:w="2818" w:type="pct"/>
            <w:gridSpan w:val="2"/>
            <w:tcMar/>
          </w:tcPr>
          <w:p w:rsidR="00217703" w:rsidP="00217703" w:rsidRDefault="00217703" w14:paraId="48872704" w14:textId="3661A746">
            <w:r>
              <w:t xml:space="preserve">Label </w:t>
            </w:r>
            <w:r>
              <w:rPr>
                <w:rFonts w:cs="CordiaUPC"/>
                <w:cs/>
              </w:rPr>
              <w:t xml:space="preserve">: </w:t>
            </w:r>
            <w:r>
              <w:t>Group Package</w:t>
            </w:r>
          </w:p>
          <w:p w:rsidR="00217703" w:rsidP="00217703" w:rsidRDefault="00217703" w14:paraId="03F096E1" w14:textId="2CFC4527">
            <w:pPr>
              <w:spacing w:after="0"/>
            </w:pPr>
            <w:r>
              <w:rPr>
                <w:rFonts w:hint="cs"/>
                <w:cs/>
              </w:rPr>
              <w:t xml:space="preserve">ถ้า </w:t>
            </w:r>
            <w:r>
              <w:t>handsetFlag</w:t>
            </w:r>
            <w:r>
              <w:rPr>
                <w:rFonts w:cs="CordiaUPC"/>
                <w:cs/>
              </w:rPr>
              <w:t xml:space="preserve"> = “</w:t>
            </w:r>
            <w:r>
              <w:t>true</w:t>
            </w:r>
            <w:r>
              <w:rPr>
                <w:rFonts w:cs="CordiaUPC"/>
                <w:cs/>
              </w:rPr>
              <w:t>”</w:t>
            </w:r>
          </w:p>
          <w:p w:rsidR="00217703" w:rsidP="00217703" w:rsidRDefault="00217703" w14:paraId="3FD8E1B9" w14:textId="65C3F69B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263738">
              <w:rPr>
                <w:rFonts w:cs="CordiaUPC"/>
                <w:color w:val="FF0000"/>
                <w:cs/>
              </w:rPr>
              <w:t>*</w:t>
            </w:r>
            <w:r w:rsidRPr="000777D1">
              <w:rPr>
                <w:color w:val="FF0000"/>
              </w:rPr>
              <w:t>Group Package</w:t>
            </w:r>
          </w:p>
          <w:p w:rsidR="00217703" w:rsidP="00217703" w:rsidRDefault="00217703" w14:paraId="7E584195" w14:textId="77777777">
            <w:pPr>
              <w:spacing w:after="0"/>
            </w:pPr>
            <w:r>
              <w:rPr>
                <w:rFonts w:hint="cs"/>
                <w:cs/>
              </w:rPr>
              <w:t xml:space="preserve">ถ้าไม่ใช่ </w:t>
            </w:r>
          </w:p>
          <w:p w:rsidR="00217703" w:rsidP="00217703" w:rsidRDefault="00217703" w14:paraId="1AD8E6FE" w14:textId="307A7AC0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>
              <w:t>Group Package</w:t>
            </w:r>
          </w:p>
          <w:p w:rsidRPr="000777D1" w:rsidR="00217703" w:rsidP="00217703" w:rsidRDefault="00217703" w14:paraId="715441CB" w14:textId="3481E1D2">
            <w:pPr>
              <w:rPr>
                <w:rFonts w:cs="CordiaUPC"/>
              </w:rPr>
            </w:pPr>
            <w:r>
              <w:t xml:space="preserve">Info Tooltip </w:t>
            </w:r>
            <w:r>
              <w:rPr>
                <w:rFonts w:cs="Angsana New"/>
                <w:cs/>
              </w:rPr>
              <w:t xml:space="preserve">:  </w:t>
            </w:r>
            <w:r>
              <w:rPr>
                <w:rFonts w:hint="cs" w:cs="Angsana New"/>
                <w:cs/>
              </w:rPr>
              <w:t>“</w:t>
            </w:r>
            <w:r>
              <w:rPr>
                <w:rFonts w:cs="CordiaUPC"/>
              </w:rPr>
              <w:t xml:space="preserve">Group </w:t>
            </w:r>
            <w:r>
              <w:rPr>
                <w:rFonts w:hint="cs" w:cs="CordiaUPC"/>
                <w:cs/>
              </w:rPr>
              <w:t xml:space="preserve">สำหรับอ้างอิงถึง </w:t>
            </w:r>
            <w:r>
              <w:rPr>
                <w:rFonts w:cs="CordiaUPC"/>
              </w:rPr>
              <w:t>Device</w:t>
            </w:r>
            <w:r>
              <w:t xml:space="preserve"> C</w:t>
            </w:r>
            <w:r w:rsidRPr="00E70DDB">
              <w:rPr>
                <w:rFonts w:cs="CordiaUPC"/>
              </w:rPr>
              <w:t>ampaign</w:t>
            </w:r>
            <w:r>
              <w:rPr>
                <w:rFonts w:hint="cs" w:cs="Angsana New"/>
                <w:cs/>
              </w:rPr>
              <w:t>”</w:t>
            </w:r>
          </w:p>
          <w:p w:rsidR="00217703" w:rsidP="00217703" w:rsidRDefault="00217703" w14:paraId="55A336E2" w14:textId="05454CAD">
            <w:r>
              <w:t xml:space="preserve">List of value </w:t>
            </w:r>
            <w:r>
              <w:rPr>
                <w:rFonts w:cs="CordiaUPC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DC_GROUP_PACKAGE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>
              <w:t>status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 xml:space="preserve">= </w:t>
            </w:r>
            <w:r>
              <w:rPr>
                <w:rFonts w:cs="CordiaUPC"/>
                <w:cs/>
              </w:rPr>
              <w:t>“</w:t>
            </w:r>
            <w:r>
              <w:rPr>
                <w:rFonts w:cs="Angsana New"/>
              </w:rPr>
              <w:t>Active</w:t>
            </w:r>
            <w:r>
              <w:rPr>
                <w:rFonts w:cs="CordiaUPC"/>
                <w:cs/>
              </w:rPr>
              <w:t>”</w:t>
            </w:r>
          </w:p>
        </w:tc>
      </w:tr>
      <w:tr w:rsidRPr="008979A8" w:rsidR="00217703" w:rsidTr="4801D386" w14:paraId="40868348" w14:textId="77777777">
        <w:trPr>
          <w:trHeight w:val="108"/>
        </w:trPr>
        <w:tc>
          <w:tcPr>
            <w:tcW w:w="1633" w:type="pct"/>
            <w:gridSpan w:val="2"/>
            <w:tcMar/>
          </w:tcPr>
          <w:p w:rsidR="00217703" w:rsidP="00217703" w:rsidRDefault="00217703" w14:paraId="0C22DD9E" w14:textId="6D37883A">
            <w:r>
              <w:rPr>
                <w:rFonts w:hint="cs"/>
              </w:rPr>
              <w:t>packageTimeZone</w:t>
            </w:r>
          </w:p>
        </w:tc>
        <w:tc>
          <w:tcPr>
            <w:tcW w:w="549" w:type="pct"/>
            <w:gridSpan w:val="2"/>
            <w:tcMar/>
          </w:tcPr>
          <w:p w:rsidR="00217703" w:rsidP="00217703" w:rsidRDefault="00217703" w14:paraId="309CA8D4" w14:textId="067216E1">
            <w:r>
              <w:rPr>
                <w:rFonts w:hint="cs"/>
              </w:rPr>
              <w:t>Drop down List</w:t>
            </w:r>
          </w:p>
        </w:tc>
        <w:tc>
          <w:tcPr>
            <w:tcW w:w="2818" w:type="pct"/>
            <w:gridSpan w:val="2"/>
            <w:tcMar/>
          </w:tcPr>
          <w:p w:rsidR="00217703" w:rsidP="00217703" w:rsidRDefault="00217703" w14:paraId="61E46850" w14:textId="77777777">
            <w:r>
              <w:rPr>
                <w:rFonts w:hint="cs"/>
              </w:rPr>
              <w:t xml:space="preserve">Label </w:t>
            </w:r>
            <w:r>
              <w:rPr>
                <w:rFonts w:hint="cs" w:cs="CordiaUPC"/>
                <w:cs/>
              </w:rPr>
              <w:t xml:space="preserve">: </w:t>
            </w:r>
            <w:r>
              <w:rPr>
                <w:rFonts w:hint="cs" w:cs="CordiaUPC"/>
                <w:color w:val="FF0000"/>
                <w:cs/>
              </w:rPr>
              <w:t>*</w:t>
            </w:r>
            <w:r>
              <w:rPr>
                <w:rFonts w:hint="cs"/>
                <w:color w:val="FF0000"/>
              </w:rPr>
              <w:t>IR Package Time Zone</w:t>
            </w:r>
          </w:p>
          <w:p w:rsidR="00217703" w:rsidP="00217703" w:rsidRDefault="00217703" w14:paraId="7D18C2E5" w14:textId="7D166885">
            <w:r>
              <w:rPr>
                <w:rFonts w:hint="cs"/>
              </w:rPr>
              <w:t xml:space="preserve">List of Value </w:t>
            </w:r>
            <w:r>
              <w:rPr>
                <w:rFonts w:hint="cs" w:cs="CordiaUPC"/>
                <w:cs/>
              </w:rPr>
              <w:t>: ดึงข้อมูลจาก</w:t>
            </w:r>
            <w:r>
              <w:rPr>
                <w:rFonts w:hint="cs" w:cs="CordiaUPC"/>
              </w:rPr>
              <w:t xml:space="preserve">DB </w:t>
            </w:r>
            <w:r>
              <w:rPr>
                <w:rFonts w:hint="cs" w:cs="CordiaUPC"/>
                <w:cs/>
              </w:rPr>
              <w:t xml:space="preserve">ที่ </w:t>
            </w:r>
            <w:r>
              <w:rPr>
                <w:rFonts w:hint="cs" w:cs="CordiaUPC"/>
              </w:rPr>
              <w:t xml:space="preserve">Table FLW_CFG_LOV </w:t>
            </w:r>
            <w:r>
              <w:rPr>
                <w:rFonts w:hint="cs" w:cs="CordiaUPC"/>
                <w:cs/>
              </w:rPr>
              <w:t xml:space="preserve">โดย </w:t>
            </w:r>
            <w:r>
              <w:rPr>
                <w:rFonts w:hint="cs" w:cs="CordiaUPC"/>
              </w:rPr>
              <w:t xml:space="preserve">group_type </w:t>
            </w:r>
            <w:r>
              <w:rPr>
                <w:rFonts w:hint="cs" w:cs="CordiaUPC"/>
                <w:cs/>
              </w:rPr>
              <w:t>= ‘</w:t>
            </w:r>
            <w:r>
              <w:rPr>
                <w:rFonts w:hint="cs" w:cs="CordiaUPC"/>
              </w:rPr>
              <w:t>IR Package Time Zone</w:t>
            </w:r>
            <w:r>
              <w:rPr>
                <w:rFonts w:hint="cs" w:cs="CordiaUPC"/>
                <w:cs/>
              </w:rPr>
              <w:t>’</w:t>
            </w:r>
          </w:p>
          <w:p w:rsidR="00217703" w:rsidP="00217703" w:rsidRDefault="00217703" w14:paraId="5FB4AB21" w14:textId="77777777"/>
          <w:p w:rsidR="00217703" w:rsidP="00217703" w:rsidRDefault="00217703" w14:paraId="050589DC" w14:textId="1C8648D3">
            <w:r>
              <w:t xml:space="preserve">Visible </w:t>
            </w:r>
            <w:r>
              <w:rPr>
                <w:rFonts w:hint="cs"/>
                <w:cs/>
              </w:rPr>
              <w:t xml:space="preserve">เมื่อ </w:t>
            </w:r>
            <w:r>
              <w:t>Promotion Group</w:t>
            </w:r>
            <w:r>
              <w:rPr>
                <w:rFonts w:hint="cs"/>
                <w:cs/>
              </w:rPr>
              <w:t xml:space="preserve"> ที่เลือกมามีค่า </w:t>
            </w:r>
            <w:r>
              <w:rPr>
                <w:rFonts w:cs="CordiaUPC"/>
                <w:cs/>
              </w:rPr>
              <w:t>“</w:t>
            </w:r>
            <w:r>
              <w:t>IR</w:t>
            </w:r>
            <w:r>
              <w:rPr>
                <w:rFonts w:cs="CordiaUPC"/>
                <w:cs/>
              </w:rPr>
              <w:t>”</w:t>
            </w:r>
          </w:p>
        </w:tc>
      </w:tr>
      <w:tr w:rsidRPr="008979A8" w:rsidR="00217703" w:rsidTr="4801D386" w14:paraId="70E6360B" w14:textId="77777777">
        <w:trPr>
          <w:trHeight w:val="108"/>
        </w:trPr>
        <w:tc>
          <w:tcPr>
            <w:tcW w:w="1633" w:type="pct"/>
            <w:gridSpan w:val="2"/>
            <w:tcMar/>
          </w:tcPr>
          <w:p w:rsidR="00217703" w:rsidP="00217703" w:rsidRDefault="00217703" w14:paraId="0A7879B7" w14:textId="3685B868">
            <w:r>
              <w:t>c</w:t>
            </w:r>
            <w:r w:rsidRPr="003E4A55">
              <w:t>ountryDiffTime</w:t>
            </w:r>
          </w:p>
        </w:tc>
        <w:tc>
          <w:tcPr>
            <w:tcW w:w="549" w:type="pct"/>
            <w:gridSpan w:val="2"/>
            <w:tcMar/>
          </w:tcPr>
          <w:p w:rsidR="00217703" w:rsidP="00217703" w:rsidRDefault="00217703" w14:paraId="4AE20CDD" w14:textId="39628149">
            <w:r>
              <w:t>Text Box</w:t>
            </w:r>
          </w:p>
        </w:tc>
        <w:tc>
          <w:tcPr>
            <w:tcW w:w="2818" w:type="pct"/>
            <w:gridSpan w:val="2"/>
            <w:tcMar/>
          </w:tcPr>
          <w:p w:rsidR="00217703" w:rsidP="00217703" w:rsidRDefault="00217703" w14:paraId="130698C0" w14:textId="71CF09FD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3E4A55">
              <w:t>Country Diff Time</w:t>
            </w:r>
          </w:p>
          <w:p w:rsidR="00217703" w:rsidP="00217703" w:rsidRDefault="00217703" w14:paraId="5D145AA4" w14:textId="091844B6">
            <w:pPr>
              <w:rPr>
                <w:cs/>
              </w:rPr>
            </w:pPr>
            <w:r>
              <w:t>Max length 50</w:t>
            </w:r>
          </w:p>
        </w:tc>
      </w:tr>
      <w:tr w:rsidRPr="008979A8" w:rsidR="00217703" w:rsidTr="4801D386" w14:paraId="7D0B3407" w14:textId="77777777">
        <w:trPr>
          <w:trHeight w:val="108"/>
        </w:trPr>
        <w:tc>
          <w:tcPr>
            <w:tcW w:w="1633" w:type="pct"/>
            <w:gridSpan w:val="2"/>
            <w:tcMar/>
          </w:tcPr>
          <w:p w:rsidR="00217703" w:rsidP="00217703" w:rsidRDefault="00217703" w14:paraId="1B41500C" w14:textId="3B94CD5F">
            <w:r>
              <w:rPr>
                <w:rFonts w:hint="cs"/>
              </w:rPr>
              <w:t>uFair</w:t>
            </w:r>
          </w:p>
        </w:tc>
        <w:tc>
          <w:tcPr>
            <w:tcW w:w="549" w:type="pct"/>
            <w:gridSpan w:val="2"/>
            <w:tcMar/>
          </w:tcPr>
          <w:p w:rsidR="00217703" w:rsidP="00217703" w:rsidRDefault="00217703" w14:paraId="33A89ED2" w14:textId="56977F3D">
            <w:r>
              <w:rPr>
                <w:rFonts w:hint="cs"/>
              </w:rPr>
              <w:t>Drop down List</w:t>
            </w:r>
          </w:p>
        </w:tc>
        <w:tc>
          <w:tcPr>
            <w:tcW w:w="2818" w:type="pct"/>
            <w:gridSpan w:val="2"/>
            <w:tcMar/>
          </w:tcPr>
          <w:p w:rsidR="00217703" w:rsidP="00217703" w:rsidRDefault="00217703" w14:paraId="0CF93D2D" w14:textId="77777777">
            <w:r>
              <w:rPr>
                <w:rFonts w:hint="cs"/>
              </w:rPr>
              <w:t xml:space="preserve">Label </w:t>
            </w:r>
            <w:r>
              <w:rPr>
                <w:rFonts w:hint="cs" w:cs="CordiaUPC"/>
                <w:cs/>
              </w:rPr>
              <w:t xml:space="preserve">: </w:t>
            </w:r>
            <w:r>
              <w:rPr>
                <w:rFonts w:hint="cs" w:cs="CordiaUPC"/>
                <w:color w:val="FF0000"/>
                <w:cs/>
              </w:rPr>
              <w:t>*</w:t>
            </w:r>
            <w:r>
              <w:rPr>
                <w:rFonts w:hint="cs"/>
                <w:color w:val="FF0000"/>
              </w:rPr>
              <w:t>U</w:t>
            </w:r>
            <w:r>
              <w:rPr>
                <w:rFonts w:hint="cs" w:cs="CordiaUPC"/>
                <w:color w:val="FF0000"/>
                <w:cs/>
              </w:rPr>
              <w:t>-</w:t>
            </w:r>
            <w:r>
              <w:rPr>
                <w:rFonts w:hint="cs"/>
                <w:color w:val="FF0000"/>
              </w:rPr>
              <w:t>Fair</w:t>
            </w:r>
          </w:p>
          <w:p w:rsidR="00217703" w:rsidP="00217703" w:rsidRDefault="00217703" w14:paraId="0B01B7BA" w14:textId="77777777">
            <w:r>
              <w:rPr>
                <w:rFonts w:hint="cs"/>
              </w:rPr>
              <w:t xml:space="preserve">List of Value </w:t>
            </w:r>
            <w:r>
              <w:rPr>
                <w:rFonts w:hint="cs" w:cs="CordiaUPC"/>
                <w:cs/>
              </w:rPr>
              <w:t>: ดึงข้อมูลจาก</w:t>
            </w:r>
            <w:r>
              <w:rPr>
                <w:rFonts w:hint="cs" w:cs="CordiaUPC"/>
              </w:rPr>
              <w:t xml:space="preserve">DB </w:t>
            </w:r>
            <w:r>
              <w:rPr>
                <w:rFonts w:hint="cs" w:cs="CordiaUPC"/>
                <w:cs/>
              </w:rPr>
              <w:t xml:space="preserve">ที่ </w:t>
            </w:r>
            <w:r>
              <w:rPr>
                <w:rFonts w:hint="cs" w:cs="CordiaUPC"/>
              </w:rPr>
              <w:t xml:space="preserve">Table FLW_CFG_LOV </w:t>
            </w:r>
            <w:r>
              <w:rPr>
                <w:rFonts w:hint="cs" w:cs="CordiaUPC"/>
                <w:cs/>
              </w:rPr>
              <w:t xml:space="preserve">โดย </w:t>
            </w:r>
            <w:r>
              <w:rPr>
                <w:rFonts w:hint="cs" w:cs="CordiaUPC"/>
              </w:rPr>
              <w:t xml:space="preserve">group_type </w:t>
            </w:r>
            <w:r>
              <w:rPr>
                <w:rFonts w:hint="cs" w:cs="CordiaUPC"/>
                <w:cs/>
              </w:rPr>
              <w:t>= ‘</w:t>
            </w:r>
            <w:r>
              <w:rPr>
                <w:rFonts w:hint="cs" w:cs="CordiaUPC"/>
              </w:rPr>
              <w:t>YesNoIndicator</w:t>
            </w:r>
            <w:r>
              <w:rPr>
                <w:rFonts w:hint="cs" w:cs="CordiaUPC"/>
                <w:cs/>
              </w:rPr>
              <w:t>’</w:t>
            </w:r>
          </w:p>
          <w:p w:rsidR="00217703" w:rsidP="00217703" w:rsidRDefault="00217703" w14:paraId="5BF216A9" w14:textId="77777777"/>
          <w:p w:rsidR="00217703" w:rsidP="00217703" w:rsidRDefault="00217703" w14:paraId="66E1BC8C" w14:textId="715C4528">
            <w:r>
              <w:t xml:space="preserve">Visible </w:t>
            </w:r>
            <w:r>
              <w:rPr>
                <w:rFonts w:hint="cs"/>
                <w:cs/>
              </w:rPr>
              <w:t xml:space="preserve">เมื่อ </w:t>
            </w:r>
            <w:r>
              <w:t>Promotion Group</w:t>
            </w:r>
            <w:r>
              <w:rPr>
                <w:rFonts w:hint="cs"/>
                <w:cs/>
              </w:rPr>
              <w:t xml:space="preserve"> ที่เลือกมามีค่า </w:t>
            </w:r>
            <w:r>
              <w:rPr>
                <w:rFonts w:cs="CordiaUPC"/>
                <w:cs/>
              </w:rPr>
              <w:t>“</w:t>
            </w:r>
            <w:r>
              <w:t>IR</w:t>
            </w:r>
            <w:r>
              <w:rPr>
                <w:rFonts w:cs="CordiaUPC"/>
                <w:cs/>
              </w:rPr>
              <w:t>”</w:t>
            </w:r>
          </w:p>
        </w:tc>
      </w:tr>
      <w:tr w:rsidRPr="008979A8" w:rsidR="00217703" w:rsidTr="4801D386" w14:paraId="0E151866" w14:textId="77777777">
        <w:trPr>
          <w:trHeight w:val="108"/>
        </w:trPr>
        <w:tc>
          <w:tcPr>
            <w:tcW w:w="1633" w:type="pct"/>
            <w:gridSpan w:val="2"/>
            <w:tcMar/>
          </w:tcPr>
          <w:p w:rsidR="00217703" w:rsidP="00217703" w:rsidRDefault="00217703" w14:paraId="3B631CF5" w14:textId="289CB7AF">
            <w:r>
              <w:rPr>
                <w:rFonts w:hint="cs"/>
              </w:rPr>
              <w:t>rucFeature</w:t>
            </w:r>
          </w:p>
        </w:tc>
        <w:tc>
          <w:tcPr>
            <w:tcW w:w="549" w:type="pct"/>
            <w:gridSpan w:val="2"/>
            <w:tcMar/>
          </w:tcPr>
          <w:p w:rsidR="00217703" w:rsidP="00217703" w:rsidRDefault="00217703" w14:paraId="645AC7DB" w14:textId="1F3F81D4">
            <w:r>
              <w:rPr>
                <w:rFonts w:hint="cs"/>
              </w:rPr>
              <w:t>Drop down List</w:t>
            </w:r>
          </w:p>
        </w:tc>
        <w:tc>
          <w:tcPr>
            <w:tcW w:w="2818" w:type="pct"/>
            <w:gridSpan w:val="2"/>
            <w:tcMar/>
          </w:tcPr>
          <w:p w:rsidR="00217703" w:rsidP="00217703" w:rsidRDefault="00217703" w14:paraId="22152B92" w14:textId="77777777">
            <w:pPr>
              <w:rPr>
                <w:color w:val="FF0000"/>
              </w:rPr>
            </w:pPr>
            <w:r>
              <w:rPr>
                <w:rFonts w:hint="cs"/>
              </w:rPr>
              <w:t xml:space="preserve">Label </w:t>
            </w:r>
            <w:r>
              <w:rPr>
                <w:rFonts w:hint="cs" w:cs="CordiaUPC"/>
                <w:cs/>
              </w:rPr>
              <w:t xml:space="preserve">: </w:t>
            </w:r>
            <w:r>
              <w:rPr>
                <w:rFonts w:hint="cs" w:cs="CordiaUPC"/>
                <w:color w:val="FF0000"/>
                <w:cs/>
              </w:rPr>
              <w:t>*</w:t>
            </w:r>
            <w:r>
              <w:rPr>
                <w:rFonts w:hint="cs"/>
                <w:color w:val="FF0000"/>
              </w:rPr>
              <w:t>RUC Feature</w:t>
            </w:r>
          </w:p>
          <w:p w:rsidR="00217703" w:rsidP="00217703" w:rsidRDefault="00217703" w14:paraId="213552FD" w14:textId="77777777">
            <w:r>
              <w:rPr>
                <w:rFonts w:hint="cs"/>
              </w:rPr>
              <w:t xml:space="preserve">List of Value </w:t>
            </w:r>
            <w:r>
              <w:rPr>
                <w:rFonts w:hint="cs" w:cs="CordiaUPC"/>
                <w:cs/>
              </w:rPr>
              <w:t>: ดึงข้อมูลจาก</w:t>
            </w:r>
            <w:r>
              <w:rPr>
                <w:rFonts w:hint="cs" w:cs="CordiaUPC"/>
              </w:rPr>
              <w:t xml:space="preserve">DB </w:t>
            </w:r>
            <w:r>
              <w:rPr>
                <w:rFonts w:hint="cs" w:cs="CordiaUPC"/>
                <w:cs/>
              </w:rPr>
              <w:t xml:space="preserve">ที่ </w:t>
            </w:r>
            <w:r>
              <w:rPr>
                <w:rFonts w:hint="cs" w:cs="CordiaUPC"/>
              </w:rPr>
              <w:t xml:space="preserve">Table FLW_CFG_LOV </w:t>
            </w:r>
            <w:r>
              <w:rPr>
                <w:rFonts w:hint="cs" w:cs="CordiaUPC"/>
                <w:cs/>
              </w:rPr>
              <w:t xml:space="preserve">โดย </w:t>
            </w:r>
            <w:r>
              <w:rPr>
                <w:rFonts w:hint="cs" w:cs="CordiaUPC"/>
              </w:rPr>
              <w:t xml:space="preserve">group_type </w:t>
            </w:r>
            <w:r>
              <w:rPr>
                <w:rFonts w:hint="cs" w:cs="CordiaUPC"/>
                <w:cs/>
              </w:rPr>
              <w:t>= ‘</w:t>
            </w:r>
            <w:r>
              <w:rPr>
                <w:rFonts w:hint="cs" w:cs="CordiaUPC"/>
              </w:rPr>
              <w:t>AllowBlockIndicator</w:t>
            </w:r>
            <w:r>
              <w:rPr>
                <w:rFonts w:hint="cs" w:cs="CordiaUPC"/>
                <w:cs/>
              </w:rPr>
              <w:t>’</w:t>
            </w:r>
          </w:p>
          <w:p w:rsidR="00217703" w:rsidP="00217703" w:rsidRDefault="00217703" w14:paraId="15BD6A50" w14:textId="77777777"/>
          <w:p w:rsidR="00217703" w:rsidP="00217703" w:rsidRDefault="00217703" w14:paraId="09B20922" w14:textId="24CACF87">
            <w:r>
              <w:t xml:space="preserve">Visible </w:t>
            </w:r>
            <w:r>
              <w:rPr>
                <w:rFonts w:hint="cs"/>
                <w:cs/>
              </w:rPr>
              <w:t xml:space="preserve">เมื่อ </w:t>
            </w:r>
            <w:r>
              <w:t>Promotion Group</w:t>
            </w:r>
            <w:r>
              <w:rPr>
                <w:rFonts w:hint="cs"/>
                <w:cs/>
              </w:rPr>
              <w:t xml:space="preserve"> ที่เลือกมามีค่า </w:t>
            </w:r>
            <w:r>
              <w:rPr>
                <w:rFonts w:cs="CordiaUPC"/>
                <w:cs/>
              </w:rPr>
              <w:t>“</w:t>
            </w:r>
            <w:r>
              <w:t>IR</w:t>
            </w:r>
            <w:r>
              <w:rPr>
                <w:rFonts w:cs="CordiaUPC"/>
                <w:cs/>
              </w:rPr>
              <w:t>”</w:t>
            </w:r>
          </w:p>
        </w:tc>
      </w:tr>
      <w:tr w:rsidRPr="008979A8" w:rsidR="00217703" w:rsidTr="4801D386" w14:paraId="3DDD0CA6" w14:textId="77777777">
        <w:trPr>
          <w:trHeight w:val="108"/>
        </w:trPr>
        <w:tc>
          <w:tcPr>
            <w:tcW w:w="1633" w:type="pct"/>
            <w:gridSpan w:val="2"/>
            <w:tcMar/>
          </w:tcPr>
          <w:p w:rsidR="00217703" w:rsidP="00217703" w:rsidRDefault="00217703" w14:paraId="5A5A6A10" w14:textId="35251860">
            <w:r>
              <w:t>a</w:t>
            </w:r>
            <w:r w:rsidRPr="007A66E2">
              <w:t>lertMessage</w:t>
            </w:r>
          </w:p>
        </w:tc>
        <w:tc>
          <w:tcPr>
            <w:tcW w:w="549" w:type="pct"/>
            <w:gridSpan w:val="2"/>
            <w:tcMar/>
          </w:tcPr>
          <w:p w:rsidR="00217703" w:rsidP="00217703" w:rsidRDefault="00217703" w14:paraId="59A3D881" w14:textId="5F2F65A3">
            <w:r>
              <w:t>Radio Button</w:t>
            </w:r>
          </w:p>
        </w:tc>
        <w:tc>
          <w:tcPr>
            <w:tcW w:w="2818" w:type="pct"/>
            <w:gridSpan w:val="2"/>
            <w:tcMar/>
          </w:tcPr>
          <w:p w:rsidR="00217703" w:rsidP="00217703" w:rsidRDefault="00217703" w14:paraId="385B0E9C" w14:textId="1D6D906B">
            <w:r>
              <w:rPr>
                <w:rFonts w:hint="cs"/>
              </w:rPr>
              <w:t xml:space="preserve">Label </w:t>
            </w:r>
            <w:r>
              <w:rPr>
                <w:rFonts w:hint="cs" w:cs="CordiaUPC"/>
                <w:cs/>
              </w:rPr>
              <w:t xml:space="preserve">: </w:t>
            </w:r>
            <w:r>
              <w:rPr>
                <w:rFonts w:hint="cs" w:cs="CordiaUPC"/>
                <w:color w:val="FF0000"/>
                <w:cs/>
              </w:rPr>
              <w:t>*</w:t>
            </w:r>
            <w:r w:rsidRPr="007A66E2">
              <w:rPr>
                <w:color w:val="FF0000"/>
              </w:rPr>
              <w:t>Alert Message</w:t>
            </w:r>
          </w:p>
          <w:p w:rsidR="00217703" w:rsidP="00217703" w:rsidRDefault="00217703" w14:paraId="184C3BD5" w14:textId="77777777">
            <w:r>
              <w:rPr>
                <w:rFonts w:hint="cs"/>
              </w:rPr>
              <w:t xml:space="preserve">List of Value </w:t>
            </w:r>
            <w:r>
              <w:rPr>
                <w:rFonts w:hint="cs" w:cs="CordiaUPC"/>
                <w:cs/>
              </w:rPr>
              <w:t>: ดึงข้อมูลจาก</w:t>
            </w:r>
            <w:r>
              <w:rPr>
                <w:rFonts w:hint="cs" w:cs="CordiaUPC"/>
              </w:rPr>
              <w:t xml:space="preserve">DB </w:t>
            </w:r>
            <w:r>
              <w:rPr>
                <w:rFonts w:hint="cs" w:cs="CordiaUPC"/>
                <w:cs/>
              </w:rPr>
              <w:t xml:space="preserve">ที่ </w:t>
            </w:r>
            <w:r>
              <w:rPr>
                <w:rFonts w:hint="cs" w:cs="CordiaUPC"/>
              </w:rPr>
              <w:t xml:space="preserve">Table FLW_CFG_LOV </w:t>
            </w:r>
            <w:r>
              <w:rPr>
                <w:rFonts w:hint="cs" w:cs="CordiaUPC"/>
                <w:cs/>
              </w:rPr>
              <w:t xml:space="preserve">โดย </w:t>
            </w:r>
            <w:r>
              <w:rPr>
                <w:rFonts w:hint="cs" w:cs="CordiaUPC"/>
              </w:rPr>
              <w:t xml:space="preserve">group_type </w:t>
            </w:r>
            <w:r>
              <w:rPr>
                <w:rFonts w:hint="cs" w:cs="CordiaUPC"/>
                <w:cs/>
              </w:rPr>
              <w:t>= ‘</w:t>
            </w:r>
            <w:r>
              <w:rPr>
                <w:rFonts w:hint="cs" w:cs="CordiaUPC"/>
              </w:rPr>
              <w:t>YesNoIndicator</w:t>
            </w:r>
            <w:r>
              <w:rPr>
                <w:rFonts w:hint="cs" w:cs="CordiaUPC"/>
                <w:cs/>
              </w:rPr>
              <w:t>’</w:t>
            </w:r>
          </w:p>
          <w:p w:rsidR="00217703" w:rsidP="00217703" w:rsidRDefault="00217703" w14:paraId="3FA026F5" w14:textId="77777777"/>
          <w:p w:rsidR="00217703" w:rsidP="00217703" w:rsidRDefault="00217703" w14:paraId="7DB5ADE4" w14:textId="263ED920">
            <w:r>
              <w:t xml:space="preserve">Visible </w:t>
            </w:r>
            <w:r>
              <w:rPr>
                <w:rFonts w:hint="cs"/>
                <w:cs/>
              </w:rPr>
              <w:t xml:space="preserve">เมื่อ </w:t>
            </w:r>
            <w:r>
              <w:t>Promotion Group</w:t>
            </w:r>
            <w:r>
              <w:rPr>
                <w:rFonts w:hint="cs"/>
                <w:cs/>
              </w:rPr>
              <w:t xml:space="preserve"> ที่เลือกมามีค่า </w:t>
            </w:r>
            <w:r>
              <w:rPr>
                <w:rFonts w:cs="CordiaUPC"/>
                <w:cs/>
              </w:rPr>
              <w:t>“</w:t>
            </w:r>
            <w:r>
              <w:t>IR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และ </w:t>
            </w:r>
            <w:r w:rsidRPr="007A66E2">
              <w:t>RUC Feature</w:t>
            </w:r>
            <w:r w:rsidRPr="007A66E2">
              <w:rPr>
                <w:rFonts w:hint="cs" w:cs="CordiaUPC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มีค่าเป็น </w:t>
            </w:r>
            <w:r w:rsidRPr="007A66E2">
              <w:t>Block</w:t>
            </w:r>
            <w:r>
              <w:rPr>
                <w:rFonts w:cs="CordiaUPC"/>
                <w:cs/>
              </w:rPr>
              <w:t xml:space="preserve"> </w:t>
            </w:r>
          </w:p>
        </w:tc>
      </w:tr>
      <w:tr w:rsidRPr="008979A8" w:rsidR="00217703" w:rsidTr="4801D386" w14:paraId="2951B25E" w14:textId="77777777">
        <w:trPr>
          <w:trHeight w:val="108"/>
        </w:trPr>
        <w:tc>
          <w:tcPr>
            <w:tcW w:w="1633" w:type="pct"/>
            <w:gridSpan w:val="2"/>
            <w:tcMar/>
          </w:tcPr>
          <w:p w:rsidR="00217703" w:rsidP="00217703" w:rsidRDefault="00217703" w14:paraId="20EA7D5D" w14:textId="29ADDB34">
            <w:r>
              <w:rPr>
                <w:rFonts w:hint="cs"/>
              </w:rPr>
              <w:t>ruc</w:t>
            </w:r>
            <w:r>
              <w:t>Discount</w:t>
            </w:r>
          </w:p>
        </w:tc>
        <w:tc>
          <w:tcPr>
            <w:tcW w:w="549" w:type="pct"/>
            <w:gridSpan w:val="2"/>
            <w:tcMar/>
          </w:tcPr>
          <w:p w:rsidR="00217703" w:rsidP="00217703" w:rsidRDefault="00217703" w14:paraId="5ED823A3" w14:textId="7C3CBDB0">
            <w:r>
              <w:rPr>
                <w:rFonts w:hint="cs"/>
              </w:rPr>
              <w:t>Drop down List</w:t>
            </w:r>
          </w:p>
        </w:tc>
        <w:tc>
          <w:tcPr>
            <w:tcW w:w="2818" w:type="pct"/>
            <w:gridSpan w:val="2"/>
            <w:tcMar/>
          </w:tcPr>
          <w:p w:rsidR="00217703" w:rsidP="00217703" w:rsidRDefault="00217703" w14:paraId="41460EC2" w14:textId="19976A32">
            <w:pPr>
              <w:rPr>
                <w:color w:val="FF0000"/>
              </w:rPr>
            </w:pPr>
            <w:r>
              <w:rPr>
                <w:rFonts w:hint="cs"/>
              </w:rPr>
              <w:t xml:space="preserve">Label </w:t>
            </w:r>
            <w:r>
              <w:rPr>
                <w:rFonts w:hint="cs" w:cs="CordiaUPC"/>
                <w:cs/>
              </w:rPr>
              <w:t xml:space="preserve">: </w:t>
            </w:r>
            <w:r>
              <w:rPr>
                <w:rFonts w:hint="cs" w:cs="CordiaUPC"/>
                <w:color w:val="FF0000"/>
                <w:cs/>
              </w:rPr>
              <w:t>*</w:t>
            </w:r>
            <w:r w:rsidRPr="00C10C0D">
              <w:rPr>
                <w:rFonts w:cs="Cordia New"/>
                <w:color w:val="FF0000"/>
                <w:cs/>
              </w:rPr>
              <w:t xml:space="preserve">การให้ส่วนลดในระบบ </w:t>
            </w:r>
            <w:r w:rsidRPr="00C10C0D">
              <w:rPr>
                <w:color w:val="FF0000"/>
              </w:rPr>
              <w:t>RUC</w:t>
            </w:r>
          </w:p>
          <w:p w:rsidR="00217703" w:rsidP="00217703" w:rsidRDefault="00217703" w14:paraId="445727FD" w14:textId="77777777">
            <w:pPr>
              <w:rPr>
                <w:rFonts w:cs="CordiaUPC"/>
              </w:rPr>
            </w:pPr>
            <w:r>
              <w:rPr>
                <w:rFonts w:hint="cs"/>
              </w:rPr>
              <w:t xml:space="preserve">List of Value </w:t>
            </w:r>
            <w:r>
              <w:rPr>
                <w:rFonts w:hint="cs" w:cs="CordiaUPC"/>
                <w:cs/>
              </w:rPr>
              <w:t>: ดึงข้อมูลจาก</w:t>
            </w:r>
            <w:r>
              <w:rPr>
                <w:rFonts w:hint="cs" w:cs="CordiaUPC"/>
              </w:rPr>
              <w:t xml:space="preserve">DB </w:t>
            </w:r>
            <w:r>
              <w:rPr>
                <w:rFonts w:hint="cs" w:cs="CordiaUPC"/>
                <w:cs/>
              </w:rPr>
              <w:t xml:space="preserve">ที่ </w:t>
            </w:r>
            <w:r>
              <w:rPr>
                <w:rFonts w:hint="cs" w:cs="CordiaUPC"/>
              </w:rPr>
              <w:t xml:space="preserve">Table FLW_CFG_LOV </w:t>
            </w:r>
            <w:r>
              <w:rPr>
                <w:rFonts w:hint="cs" w:cs="CordiaUPC"/>
                <w:cs/>
              </w:rPr>
              <w:t xml:space="preserve">โดย </w:t>
            </w:r>
          </w:p>
          <w:p w:rsidR="00217703" w:rsidP="00217703" w:rsidRDefault="00217703" w14:paraId="37B11234" w14:textId="5BE03B7E">
            <w:pPr>
              <w:pStyle w:val="ListParagraph"/>
              <w:numPr>
                <w:ilvl w:val="0"/>
                <w:numId w:val="433"/>
              </w:numPr>
            </w:pPr>
            <w:r w:rsidRPr="000A1560">
              <w:rPr>
                <w:rFonts w:cs="CordiaUPC"/>
              </w:rPr>
              <w:t xml:space="preserve">group_type </w:t>
            </w:r>
            <w:r w:rsidRPr="000A1560">
              <w:rPr>
                <w:rFonts w:cs="CordiaUPC"/>
                <w:cs/>
              </w:rPr>
              <w:t>= ‘</w:t>
            </w:r>
            <w:r w:rsidRPr="000A1560">
              <w:rPr>
                <w:rFonts w:cs="CordiaUPC"/>
              </w:rPr>
              <w:t>IR RUC Discount</w:t>
            </w:r>
            <w:r>
              <w:rPr>
                <w:rFonts w:cs="CordiaUPC"/>
                <w:cs/>
              </w:rPr>
              <w:t>’</w:t>
            </w:r>
          </w:p>
          <w:p w:rsidR="00217703" w:rsidP="00217703" w:rsidRDefault="00217703" w14:paraId="375B047A" w14:textId="45C8EE85">
            <w:pPr>
              <w:pStyle w:val="ListParagraph"/>
              <w:numPr>
                <w:ilvl w:val="0"/>
                <w:numId w:val="433"/>
              </w:numPr>
            </w:pPr>
            <w:r w:rsidRPr="000C357D">
              <w:t>active_flag</w:t>
            </w:r>
            <w:r>
              <w:rPr>
                <w:rFonts w:cs="CordiaUPC"/>
                <w:cs/>
              </w:rPr>
              <w:t xml:space="preserve"> = ‘</w:t>
            </w:r>
            <w:r>
              <w:t>Y'</w:t>
            </w:r>
          </w:p>
          <w:p w:rsidR="00217703" w:rsidP="00217703" w:rsidRDefault="00217703" w14:paraId="1F1413AF" w14:textId="77777777"/>
          <w:p w:rsidR="00217703" w:rsidP="00217703" w:rsidRDefault="00217703" w14:paraId="24DC0FAA" w14:textId="6043DC4A">
            <w:r>
              <w:t xml:space="preserve">Visible </w:t>
            </w:r>
            <w:r>
              <w:rPr>
                <w:rFonts w:hint="cs"/>
                <w:cs/>
              </w:rPr>
              <w:t xml:space="preserve">เมื่อ </w:t>
            </w:r>
            <w:r>
              <w:t>Promotion Group</w:t>
            </w:r>
            <w:r>
              <w:rPr>
                <w:rFonts w:hint="cs"/>
                <w:cs/>
              </w:rPr>
              <w:t xml:space="preserve"> ที่เลือกมามีค่า </w:t>
            </w:r>
            <w:r>
              <w:rPr>
                <w:rFonts w:cs="CordiaUPC"/>
                <w:cs/>
              </w:rPr>
              <w:t>“</w:t>
            </w:r>
            <w:r>
              <w:t>IR</w:t>
            </w:r>
            <w:r>
              <w:rPr>
                <w:rFonts w:cs="CordiaUPC"/>
                <w:cs/>
              </w:rPr>
              <w:t>”</w:t>
            </w:r>
          </w:p>
        </w:tc>
      </w:tr>
      <w:tr w:rsidRPr="008979A8" w:rsidR="00217703" w:rsidTr="4801D386" w14:paraId="0D39937C" w14:textId="77777777">
        <w:trPr>
          <w:trHeight w:val="108"/>
        </w:trPr>
        <w:tc>
          <w:tcPr>
            <w:tcW w:w="1633" w:type="pct"/>
            <w:gridSpan w:val="2"/>
            <w:tcMar/>
          </w:tcPr>
          <w:p w:rsidR="00217703" w:rsidP="00217703" w:rsidRDefault="00217703" w14:paraId="226C8594" w14:textId="0839E3E6">
            <w:r>
              <w:t>f</w:t>
            </w:r>
            <w:r w:rsidRPr="00E54B46">
              <w:t>irstUseFeature</w:t>
            </w:r>
          </w:p>
        </w:tc>
        <w:tc>
          <w:tcPr>
            <w:tcW w:w="549" w:type="pct"/>
            <w:gridSpan w:val="2"/>
            <w:tcMar/>
          </w:tcPr>
          <w:p w:rsidR="00217703" w:rsidP="00217703" w:rsidRDefault="00217703" w14:paraId="384D3D42" w14:textId="21BF1517">
            <w:r>
              <w:t>Radio Button</w:t>
            </w:r>
          </w:p>
        </w:tc>
        <w:tc>
          <w:tcPr>
            <w:tcW w:w="2818" w:type="pct"/>
            <w:gridSpan w:val="2"/>
            <w:tcMar/>
          </w:tcPr>
          <w:p w:rsidR="00217703" w:rsidP="00217703" w:rsidRDefault="00217703" w14:paraId="4D677313" w14:textId="006F26D4">
            <w:pPr>
              <w:spacing w:after="0"/>
            </w:pPr>
            <w:r>
              <w:t>Label:</w:t>
            </w:r>
            <w:r>
              <w:rPr>
                <w:rFonts w:hint="cs" w:cs="CordiaUPC"/>
                <w:cs/>
              </w:rPr>
              <w:t xml:space="preserve"> </w:t>
            </w:r>
            <w:r>
              <w:rPr>
                <w:rFonts w:hint="cs" w:cs="CordiaUPC"/>
                <w:color w:val="FF0000"/>
                <w:cs/>
              </w:rPr>
              <w:t>*</w:t>
            </w:r>
            <w:r w:rsidRPr="00E54B46">
              <w:rPr>
                <w:color w:val="FF0000"/>
              </w:rPr>
              <w:t>First Use Feature</w:t>
            </w:r>
          </w:p>
          <w:p w:rsidR="00217703" w:rsidP="00217703" w:rsidRDefault="00217703" w14:paraId="3C61DFB8" w14:textId="55887122">
            <w:pPr>
              <w:spacing w:after="0"/>
            </w:pPr>
            <w:r>
              <w:rPr>
                <w:rFonts w:hint="cs"/>
              </w:rPr>
              <w:t xml:space="preserve">List of </w:t>
            </w:r>
            <w:r>
              <w:t>Value:</w:t>
            </w:r>
            <w:r>
              <w:rPr>
                <w:rFonts w:hint="cs" w:cs="CordiaUPC"/>
                <w:cs/>
              </w:rPr>
              <w:t xml:space="preserve"> ดึงข้อมูลจาก</w:t>
            </w:r>
            <w:r>
              <w:rPr>
                <w:rFonts w:hint="cs" w:cs="CordiaUPC"/>
              </w:rPr>
              <w:t xml:space="preserve">DB </w:t>
            </w:r>
            <w:r>
              <w:rPr>
                <w:rFonts w:hint="cs" w:cs="CordiaUPC"/>
                <w:cs/>
              </w:rPr>
              <w:t xml:space="preserve">ที่ </w:t>
            </w:r>
            <w:r>
              <w:rPr>
                <w:rFonts w:hint="cs" w:cs="CordiaUPC"/>
              </w:rPr>
              <w:t xml:space="preserve">Table FLW_CFG_LOV </w:t>
            </w:r>
            <w:r>
              <w:rPr>
                <w:rFonts w:hint="cs" w:cs="CordiaUPC"/>
                <w:cs/>
              </w:rPr>
              <w:t xml:space="preserve">โดย </w:t>
            </w:r>
            <w:r>
              <w:rPr>
                <w:rFonts w:hint="cs" w:cs="CordiaUPC"/>
              </w:rPr>
              <w:t xml:space="preserve">group_type </w:t>
            </w:r>
            <w:r>
              <w:rPr>
                <w:rFonts w:hint="cs" w:cs="CordiaUPC"/>
                <w:cs/>
              </w:rPr>
              <w:t>= ‘</w:t>
            </w:r>
            <w:r>
              <w:rPr>
                <w:rFonts w:hint="cs" w:cs="CordiaUPC"/>
              </w:rPr>
              <w:t>YesNoIndicator</w:t>
            </w:r>
            <w:r>
              <w:rPr>
                <w:rFonts w:hint="cs" w:cs="CordiaUPC"/>
                <w:cs/>
              </w:rPr>
              <w:t>’</w:t>
            </w:r>
          </w:p>
          <w:p w:rsidRPr="00305416" w:rsidR="00217703" w:rsidP="00217703" w:rsidRDefault="00217703" w14:paraId="42B074F3" w14:textId="4093609C">
            <w:pPr>
              <w:spacing w:after="0"/>
              <w:rPr>
                <w:b/>
                <w:bCs/>
              </w:rPr>
            </w:pPr>
            <w:r w:rsidRPr="00305416">
              <w:rPr>
                <w:b/>
                <w:bCs/>
              </w:rPr>
              <w:t xml:space="preserve">Visible </w:t>
            </w:r>
            <w:r w:rsidRPr="00305416">
              <w:rPr>
                <w:b/>
                <w:bCs/>
                <w:cs/>
              </w:rPr>
              <w:t xml:space="preserve">เมื่อ </w:t>
            </w:r>
          </w:p>
          <w:p w:rsidR="00217703" w:rsidP="00217703" w:rsidRDefault="00217703" w14:paraId="4778366A" w14:textId="3E0C1B4C">
            <w:pPr>
              <w:pStyle w:val="ListParagraph"/>
              <w:numPr>
                <w:ilvl w:val="0"/>
                <w:numId w:val="528"/>
              </w:numPr>
              <w:spacing w:after="0"/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PO Group </w:t>
            </w:r>
            <w:r>
              <w:rPr>
                <w:rFonts w:hint="cs"/>
                <w:cs/>
              </w:rPr>
              <w:t xml:space="preserve">ไม่ใช่ </w:t>
            </w:r>
            <w:r>
              <w:t>IR</w:t>
            </w:r>
          </w:p>
          <w:p w:rsidR="00217703" w:rsidP="00217703" w:rsidRDefault="00217703" w14:paraId="0EC9008E" w14:textId="77777777">
            <w:pPr>
              <w:spacing w:after="0"/>
            </w:pPr>
            <w:r>
              <w:t xml:space="preserve">Customer Type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t>Pre</w:t>
            </w:r>
            <w:r>
              <w:rPr>
                <w:rFonts w:cs="CordiaUPC"/>
                <w:cs/>
              </w:rPr>
              <w:t>-</w:t>
            </w:r>
            <w:r>
              <w:t xml:space="preserve">paid </w:t>
            </w:r>
            <w:r>
              <w:rPr>
                <w:rFonts w:hint="cs"/>
                <w:cs/>
              </w:rPr>
              <w:t xml:space="preserve">และ </w:t>
            </w:r>
            <w:r>
              <w:t>Target Group = “</w:t>
            </w:r>
            <w:r w:rsidRPr="008E3297">
              <w:t>Traveller</w:t>
            </w:r>
            <w:r>
              <w:t>”</w:t>
            </w:r>
          </w:p>
          <w:p w:rsidR="00217703" w:rsidP="00217703" w:rsidRDefault="00217703" w14:paraId="1B6210CF" w14:textId="173D6A4C">
            <w:pPr>
              <w:pStyle w:val="ListParagraph"/>
              <w:numPr>
                <w:ilvl w:val="0"/>
                <w:numId w:val="528"/>
              </w:numPr>
              <w:spacing w:after="0"/>
            </w:pPr>
            <w:r>
              <w:rPr>
                <w:rFonts w:hint="cs"/>
                <w:cs/>
              </w:rPr>
              <w:t xml:space="preserve">ถ้า </w:t>
            </w:r>
            <w:r>
              <w:t>PO Group = “IR”</w:t>
            </w:r>
          </w:p>
          <w:p w:rsidR="00217703" w:rsidP="00217703" w:rsidRDefault="00217703" w14:paraId="0633D330" w14:textId="1C2BA2AD">
            <w:pPr>
              <w:spacing w:after="0"/>
            </w:pPr>
            <w:r>
              <w:t xml:space="preserve">Customer Type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t>Pre</w:t>
            </w:r>
            <w:r>
              <w:rPr>
                <w:rFonts w:cs="CordiaUPC"/>
                <w:cs/>
              </w:rPr>
              <w:t>-</w:t>
            </w:r>
            <w:r>
              <w:t>paid</w:t>
            </w:r>
          </w:p>
        </w:tc>
      </w:tr>
      <w:tr w:rsidRPr="008979A8" w:rsidR="00217703" w:rsidTr="4801D386" w14:paraId="4B46C592" w14:textId="77777777">
        <w:trPr>
          <w:trHeight w:val="108"/>
        </w:trPr>
        <w:tc>
          <w:tcPr>
            <w:tcW w:w="1633" w:type="pct"/>
            <w:gridSpan w:val="2"/>
            <w:tcMar/>
          </w:tcPr>
          <w:p w:rsidR="00217703" w:rsidP="00217703" w:rsidRDefault="00217703" w14:paraId="135566C0" w14:textId="5BBAC0FC">
            <w:r>
              <w:t>f</w:t>
            </w:r>
            <w:r w:rsidRPr="00E54B46">
              <w:t>irstUseFeature</w:t>
            </w:r>
            <w:r>
              <w:t>Prority</w:t>
            </w:r>
          </w:p>
        </w:tc>
        <w:tc>
          <w:tcPr>
            <w:tcW w:w="549" w:type="pct"/>
            <w:gridSpan w:val="2"/>
            <w:tcMar/>
          </w:tcPr>
          <w:p w:rsidR="00217703" w:rsidP="00217703" w:rsidRDefault="00217703" w14:paraId="4E538DF8" w14:textId="47D462C4">
            <w:r>
              <w:rPr>
                <w:rFonts w:hint="cs"/>
              </w:rPr>
              <w:t>Drop down List</w:t>
            </w:r>
          </w:p>
        </w:tc>
        <w:tc>
          <w:tcPr>
            <w:tcW w:w="2818" w:type="pct"/>
            <w:gridSpan w:val="2"/>
            <w:tcMar/>
          </w:tcPr>
          <w:p w:rsidR="00217703" w:rsidP="00217703" w:rsidRDefault="00217703" w14:paraId="39DDE46D" w14:textId="78737128">
            <w:r>
              <w:t>Label:</w:t>
            </w:r>
            <w:r>
              <w:rPr>
                <w:rFonts w:hint="cs" w:cs="CordiaUPC"/>
                <w:cs/>
              </w:rPr>
              <w:t xml:space="preserve"> </w:t>
            </w:r>
            <w:r>
              <w:rPr>
                <w:rFonts w:hint="cs" w:cs="CordiaUPC"/>
                <w:color w:val="FF0000"/>
                <w:cs/>
              </w:rPr>
              <w:t>*</w:t>
            </w:r>
            <w:r w:rsidRPr="00E54B46">
              <w:rPr>
                <w:color w:val="FF0000"/>
              </w:rPr>
              <w:t>First Use Feature</w:t>
            </w:r>
            <w:r>
              <w:rPr>
                <w:rFonts w:cs="CordiaUPC"/>
                <w:cs/>
              </w:rPr>
              <w:t xml:space="preserve"> </w:t>
            </w:r>
            <w:r w:rsidRPr="00DA7559">
              <w:rPr>
                <w:color w:val="FF0000"/>
              </w:rPr>
              <w:t>Prority</w:t>
            </w:r>
          </w:p>
          <w:p w:rsidR="00217703" w:rsidP="00217703" w:rsidRDefault="00217703" w14:paraId="109100AB" w14:textId="5E1C0552">
            <w:r>
              <w:rPr>
                <w:rFonts w:hint="cs"/>
              </w:rPr>
              <w:t xml:space="preserve">List of </w:t>
            </w:r>
            <w:r>
              <w:t>Value:</w:t>
            </w:r>
            <w:r>
              <w:rPr>
                <w:rFonts w:hint="cs" w:cs="CordiaUPC"/>
                <w:cs/>
              </w:rPr>
              <w:t xml:space="preserve"> ดึงข้อมูลจาก</w:t>
            </w:r>
            <w:r>
              <w:rPr>
                <w:rFonts w:hint="cs" w:cs="CordiaUPC"/>
              </w:rPr>
              <w:t xml:space="preserve">DB </w:t>
            </w:r>
            <w:r>
              <w:rPr>
                <w:rFonts w:hint="cs" w:cs="CordiaUPC"/>
                <w:cs/>
              </w:rPr>
              <w:t xml:space="preserve">ที่ </w:t>
            </w:r>
            <w:r>
              <w:rPr>
                <w:rFonts w:hint="cs" w:cs="CordiaUPC"/>
              </w:rPr>
              <w:t xml:space="preserve">Table FLW_CFG_LOV </w:t>
            </w:r>
            <w:r>
              <w:rPr>
                <w:rFonts w:hint="cs" w:cs="CordiaUPC"/>
                <w:cs/>
              </w:rPr>
              <w:t xml:space="preserve">โดย </w:t>
            </w:r>
            <w:r>
              <w:rPr>
                <w:rFonts w:hint="cs" w:cs="CordiaUPC"/>
              </w:rPr>
              <w:t xml:space="preserve">group_type </w:t>
            </w:r>
            <w:r>
              <w:rPr>
                <w:rFonts w:hint="cs" w:cs="CordiaUPC"/>
                <w:cs/>
              </w:rPr>
              <w:t>= ‘</w:t>
            </w:r>
            <w:r w:rsidRPr="00E73C9C">
              <w:rPr>
                <w:rFonts w:cs="CordiaUPC"/>
              </w:rPr>
              <w:t>First_Use_Feature_Priority</w:t>
            </w:r>
            <w:r>
              <w:rPr>
                <w:rFonts w:cs="CordiaUPC"/>
                <w:cs/>
              </w:rPr>
              <w:t>’</w:t>
            </w:r>
          </w:p>
          <w:p w:rsidR="00217703" w:rsidP="00217703" w:rsidRDefault="00217703" w14:paraId="25D35625" w14:textId="77777777"/>
          <w:p w:rsidR="00217703" w:rsidP="00217703" w:rsidRDefault="00217703" w14:paraId="767A421A" w14:textId="0168E659">
            <w:r>
              <w:t xml:space="preserve">Visible </w:t>
            </w:r>
            <w:r>
              <w:rPr>
                <w:rFonts w:hint="cs"/>
                <w:cs/>
              </w:rPr>
              <w:t xml:space="preserve">เมื่อ </w:t>
            </w:r>
            <w:r>
              <w:t>Promotion Group</w:t>
            </w:r>
            <w:r>
              <w:rPr>
                <w:rFonts w:hint="cs"/>
                <w:cs/>
              </w:rPr>
              <w:t xml:space="preserve"> ที่เลือกมามีค่า </w:t>
            </w:r>
            <w:r>
              <w:rPr>
                <w:rFonts w:cs="CordiaUPC"/>
                <w:cs/>
              </w:rPr>
              <w:t>“</w:t>
            </w:r>
            <w:r>
              <w:t>IR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Customer Type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t>Pre</w:t>
            </w:r>
            <w:r>
              <w:rPr>
                <w:rFonts w:cs="CordiaUPC"/>
                <w:cs/>
              </w:rPr>
              <w:t>-</w:t>
            </w:r>
            <w:r>
              <w:t>paid</w:t>
            </w:r>
            <w:r w:rsidRPr="00E54B46">
              <w:rPr>
                <w:rFonts w:cs="CordiaUPC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และ </w:t>
            </w:r>
            <w:r w:rsidRPr="00E54B46">
              <w:t>First Use Feature</w:t>
            </w:r>
            <w:r w:rsidRPr="00E54B46">
              <w:rPr>
                <w:rFonts w:hint="cs" w:cs="CordiaUPC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ที่เลือกมามีค่า </w:t>
            </w:r>
            <w:r>
              <w:rPr>
                <w:rFonts w:cs="CordiaUPC"/>
                <w:cs/>
              </w:rPr>
              <w:t>“</w:t>
            </w:r>
            <w:r>
              <w:t>Yes</w:t>
            </w:r>
            <w:r>
              <w:rPr>
                <w:rFonts w:cs="CordiaUPC"/>
                <w:cs/>
              </w:rPr>
              <w:t>”</w:t>
            </w:r>
          </w:p>
        </w:tc>
      </w:tr>
      <w:tr w:rsidRPr="008979A8" w:rsidR="00217703" w:rsidTr="4801D386" w14:paraId="3B980FB6" w14:textId="77777777">
        <w:trPr>
          <w:trHeight w:val="108"/>
        </w:trPr>
        <w:tc>
          <w:tcPr>
            <w:tcW w:w="1633" w:type="pct"/>
            <w:gridSpan w:val="2"/>
            <w:tcMar/>
          </w:tcPr>
          <w:p w:rsidR="00217703" w:rsidP="00217703" w:rsidRDefault="00217703" w14:paraId="2EB6DF65" w14:textId="785FEA34">
            <w:r>
              <w:t>durationFirstUser</w:t>
            </w:r>
          </w:p>
        </w:tc>
        <w:tc>
          <w:tcPr>
            <w:tcW w:w="549" w:type="pct"/>
            <w:gridSpan w:val="2"/>
            <w:tcMar/>
          </w:tcPr>
          <w:p w:rsidR="00217703" w:rsidP="00217703" w:rsidRDefault="00217703" w14:paraId="38A4F3D8" w14:textId="12593882">
            <w:r>
              <w:t>Text Box</w:t>
            </w:r>
          </w:p>
        </w:tc>
        <w:tc>
          <w:tcPr>
            <w:tcW w:w="2818" w:type="pct"/>
            <w:gridSpan w:val="2"/>
            <w:tcMar/>
          </w:tcPr>
          <w:p w:rsidRPr="008558FB" w:rsidR="00217703" w:rsidP="00217703" w:rsidRDefault="00217703" w14:paraId="03D9898E" w14:textId="000B2698">
            <w:pPr>
              <w:rPr>
                <w:color w:val="FF0000"/>
                <w:cs/>
              </w:rPr>
            </w:pPr>
            <w:r w:rsidRPr="00766CC1">
              <w:t>Label:</w:t>
            </w:r>
            <w:r w:rsidRPr="00766CC1">
              <w:rPr>
                <w:rFonts w:cs="Angsana New"/>
                <w:cs/>
              </w:rPr>
              <w:t xml:space="preserve"> </w:t>
            </w:r>
            <w:r w:rsidRPr="00305416">
              <w:rPr>
                <w:rStyle w:val="ui-provider"/>
                <w:color w:val="FF0000"/>
              </w:rPr>
              <w:t>*No first user in: </w:t>
            </w:r>
          </w:p>
          <w:p w:rsidR="00217703" w:rsidP="00217703" w:rsidRDefault="00217703" w14:paraId="4B7EB426" w14:textId="77777777">
            <w:r w:rsidRPr="0039152B">
              <w:rPr>
                <w:cs/>
              </w:rPr>
              <w:t>ใส่ได้เฉพาะตัวเลขเท่านั้น</w:t>
            </w:r>
          </w:p>
          <w:p w:rsidR="00217703" w:rsidP="00217703" w:rsidRDefault="00217703" w14:paraId="1BB6D6BB" w14:textId="18002B16">
            <w:pPr>
              <w:rPr>
                <w:cs/>
              </w:rPr>
            </w:pPr>
            <w:r>
              <w:t>Visible</w:t>
            </w:r>
            <w:r>
              <w:rPr>
                <w:rFonts w:hint="cs"/>
                <w:cs/>
              </w:rPr>
              <w:t xml:space="preserve"> เมื่อ </w:t>
            </w:r>
            <w:r>
              <w:t>f</w:t>
            </w:r>
            <w:r w:rsidRPr="00E54B46">
              <w:t>irstUseFeature</w:t>
            </w:r>
            <w:r>
              <w:rPr>
                <w:rFonts w:hint="cs"/>
                <w:cs/>
              </w:rPr>
              <w:t xml:space="preserve"> เป็น </w:t>
            </w:r>
            <w:r>
              <w:t xml:space="preserve">“Yes”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PO GROUP </w:t>
            </w:r>
            <w:r>
              <w:rPr>
                <w:rFonts w:hint="cs"/>
                <w:cs/>
              </w:rPr>
              <w:t xml:space="preserve">ไม่ใช่ </w:t>
            </w:r>
            <w:r>
              <w:t xml:space="preserve">“IR”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“VDO” </w:t>
            </w:r>
          </w:p>
          <w:p w:rsidR="00217703" w:rsidP="00217703" w:rsidRDefault="00217703" w14:paraId="2B2B6A41" w14:textId="67A63908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ถ้าไม่ใช่ ให้ </w:t>
            </w:r>
            <w:r>
              <w:t xml:space="preserve">Invisible </w:t>
            </w:r>
            <w:r>
              <w:rPr>
                <w:rFonts w:hint="cs"/>
                <w:cs/>
              </w:rPr>
              <w:t>และเคลียร์ค่า</w:t>
            </w:r>
          </w:p>
        </w:tc>
      </w:tr>
      <w:tr w:rsidRPr="008979A8" w:rsidR="00217703" w:rsidTr="4801D386" w14:paraId="4F17BF69" w14:textId="77777777">
        <w:trPr>
          <w:trHeight w:val="108"/>
        </w:trPr>
        <w:tc>
          <w:tcPr>
            <w:tcW w:w="1633" w:type="pct"/>
            <w:gridSpan w:val="2"/>
            <w:tcMar/>
          </w:tcPr>
          <w:p w:rsidR="00217703" w:rsidP="00217703" w:rsidRDefault="00217703" w14:paraId="3AF4E416" w14:textId="09F0D6F4">
            <w:r>
              <w:t>durationFirstUserUnit</w:t>
            </w:r>
          </w:p>
        </w:tc>
        <w:tc>
          <w:tcPr>
            <w:tcW w:w="549" w:type="pct"/>
            <w:gridSpan w:val="2"/>
            <w:tcMar/>
          </w:tcPr>
          <w:p w:rsidR="00217703" w:rsidP="00217703" w:rsidRDefault="00217703" w14:paraId="5FDEFD0D" w14:textId="23C34C57">
            <w:pPr>
              <w:rPr>
                <w:cs/>
              </w:rPr>
            </w:pPr>
            <w:r w:rsidRPr="00766CC1">
              <w:t>Drop down list</w:t>
            </w:r>
          </w:p>
        </w:tc>
        <w:tc>
          <w:tcPr>
            <w:tcW w:w="2818" w:type="pct"/>
            <w:gridSpan w:val="2"/>
            <w:tcMar/>
          </w:tcPr>
          <w:p w:rsidRPr="009C466A" w:rsidR="00217703" w:rsidP="00217703" w:rsidRDefault="00217703" w14:paraId="16546BF7" w14:textId="6566D470">
            <w:r w:rsidRPr="009C466A">
              <w:rPr>
                <w:rFonts w:hint="cs"/>
                <w:cs/>
              </w:rPr>
              <w:t xml:space="preserve">อยู่ถัดจาก </w:t>
            </w:r>
            <w:r>
              <w:t>durationFirstUser</w:t>
            </w:r>
          </w:p>
          <w:p w:rsidR="00217703" w:rsidP="00217703" w:rsidRDefault="00217703" w14:paraId="3FBEABB6" w14:textId="12750308">
            <w:pPr>
              <w:spacing w:after="0"/>
            </w:pPr>
            <w:r w:rsidRPr="001142BC">
              <w:t>List of Value: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ถ้า </w:t>
            </w:r>
            <w:r>
              <w:rPr>
                <w:rFonts w:cs="CordiaUPC"/>
              </w:rPr>
              <w:t xml:space="preserve">customerType </w:t>
            </w:r>
            <w:r>
              <w:rPr>
                <w:rFonts w:hint="cs" w:cs="Angsana New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Pre</w:t>
            </w:r>
            <w:r>
              <w:rPr>
                <w:rFonts w:cs="Angsana New"/>
                <w:cs/>
              </w:rPr>
              <w:t>-</w:t>
            </w:r>
            <w:r>
              <w:rPr>
                <w:rFonts w:cs="CordiaUPC"/>
              </w:rPr>
              <w:t>paid</w:t>
            </w:r>
            <w:r>
              <w:rPr>
                <w:rFonts w:cs="Angsana New"/>
                <w:cs/>
              </w:rPr>
              <w:t xml:space="preserve">” </w:t>
            </w:r>
            <w:r w:rsidRPr="00B916D9">
              <w:rPr>
                <w:rFonts w:cs="Angsana New"/>
                <w:cs/>
              </w:rPr>
              <w:t>ดึงข้อมูลจาก</w:t>
            </w:r>
            <w:r w:rsidRPr="00B916D9">
              <w:rPr>
                <w:rFonts w:cs="CordiaUPC"/>
              </w:rPr>
              <w:t xml:space="preserve">DB </w:t>
            </w:r>
            <w:r w:rsidRPr="00B916D9">
              <w:rPr>
                <w:rFonts w:cs="Angsana New"/>
                <w:cs/>
              </w:rPr>
              <w:t xml:space="preserve">ที่ </w:t>
            </w:r>
            <w:r w:rsidRPr="00B916D9">
              <w:rPr>
                <w:rFonts w:cs="CordiaUPC"/>
              </w:rPr>
              <w:t xml:space="preserve">Table FLW_CFG_LOV </w:t>
            </w:r>
            <w:r w:rsidRPr="00B916D9">
              <w:rPr>
                <w:rFonts w:cs="Angsana New"/>
                <w:cs/>
              </w:rPr>
              <w:t xml:space="preserve">โดย </w:t>
            </w:r>
            <w:r w:rsidRPr="00B916D9">
              <w:rPr>
                <w:rFonts w:cs="CordiaUPC"/>
              </w:rPr>
              <w:t xml:space="preserve">group_type </w:t>
            </w:r>
            <w:r w:rsidRPr="00B916D9">
              <w:rPr>
                <w:rFonts w:cs="Angsana New"/>
                <w:cs/>
              </w:rPr>
              <w:t>= ‘</w:t>
            </w:r>
            <w:r w:rsidRPr="008979A8">
              <w:rPr>
                <w:rFonts w:cs="CordiaUPC"/>
              </w:rPr>
              <w:t>Duration</w:t>
            </w:r>
            <w:r>
              <w:rPr>
                <w:rFonts w:cs="CordiaUPC"/>
              </w:rPr>
              <w:t xml:space="preserve"> Unit</w:t>
            </w:r>
            <w:r>
              <w:rPr>
                <w:rFonts w:cs="Angsana New"/>
                <w:cs/>
              </w:rPr>
              <w:t>’</w:t>
            </w:r>
            <w:r>
              <w:rPr>
                <w:rFonts w:hint="cs" w:cs="Angsana New"/>
                <w:cs/>
              </w:rPr>
              <w:t>และ</w:t>
            </w:r>
            <w:r>
              <w:rPr>
                <w:rFonts w:cs="CordiaUPC"/>
              </w:rPr>
              <w:t xml:space="preserve"> par_row_id</w:t>
            </w:r>
            <w:r>
              <w:t xml:space="preserve">_concat </w:t>
            </w:r>
            <w:r>
              <w:rPr>
                <w:rFonts w:hint="cs"/>
                <w:cs/>
              </w:rPr>
              <w:t xml:space="preserve">ประกอบด้วย </w:t>
            </w:r>
            <w:r>
              <w:t>customerType</w:t>
            </w:r>
            <w:r>
              <w:rPr>
                <w:rFonts w:hint="cs"/>
                <w:cs/>
              </w:rPr>
              <w:t xml:space="preserve"> และ </w:t>
            </w:r>
            <w:r>
              <w:t xml:space="preserve">lov_type </w:t>
            </w:r>
            <w:r>
              <w:rPr>
                <w:rFonts w:hint="cs"/>
                <w:cs/>
              </w:rPr>
              <w:t xml:space="preserve">ประกอบด้วย </w:t>
            </w:r>
            <w:r>
              <w:t>productClass</w:t>
            </w:r>
          </w:p>
          <w:p w:rsidR="00217703" w:rsidP="00217703" w:rsidRDefault="00217703" w14:paraId="1B3D9D43" w14:textId="77777777">
            <w:pPr>
              <w:spacing w:after="0"/>
            </w:pPr>
          </w:p>
          <w:p w:rsidR="00217703" w:rsidP="00217703" w:rsidRDefault="00217703" w14:paraId="04E23927" w14:textId="77777777">
            <w:r>
              <w:t>Visible</w:t>
            </w:r>
            <w:r>
              <w:rPr>
                <w:rFonts w:hint="cs"/>
                <w:cs/>
              </w:rPr>
              <w:t xml:space="preserve"> เมื่อ </w:t>
            </w:r>
            <w:r>
              <w:t>f</w:t>
            </w:r>
            <w:r w:rsidRPr="00E54B46">
              <w:t>irstUseFeature</w:t>
            </w:r>
            <w:r>
              <w:rPr>
                <w:rFonts w:hint="cs"/>
                <w:cs/>
              </w:rPr>
              <w:t xml:space="preserve"> เป็น </w:t>
            </w:r>
            <w:r>
              <w:t xml:space="preserve">“Yes”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PO GROUP </w:t>
            </w:r>
            <w:r>
              <w:rPr>
                <w:rFonts w:hint="cs"/>
                <w:cs/>
              </w:rPr>
              <w:t xml:space="preserve">ไม่ใช่ </w:t>
            </w:r>
            <w:r>
              <w:t xml:space="preserve">“IR” </w:t>
            </w:r>
            <w:r>
              <w:rPr>
                <w:rFonts w:hint="cs"/>
                <w:cs/>
              </w:rPr>
              <w:t xml:space="preserve">และ </w:t>
            </w:r>
            <w:r>
              <w:t>“VDO”</w:t>
            </w:r>
          </w:p>
          <w:p w:rsidR="00217703" w:rsidP="00217703" w:rsidRDefault="00217703" w14:paraId="089ECC7E" w14:textId="75B73CBF">
            <w:r>
              <w:rPr>
                <w:rFonts w:hint="cs"/>
                <w:cs/>
              </w:rPr>
              <w:t xml:space="preserve">ถ้าไม่ใช่ ให้ </w:t>
            </w:r>
            <w:r>
              <w:t xml:space="preserve">Invisible </w:t>
            </w:r>
            <w:r>
              <w:rPr>
                <w:rFonts w:hint="cs"/>
                <w:cs/>
              </w:rPr>
              <w:t>และเคลียร์ค่า</w:t>
            </w:r>
          </w:p>
        </w:tc>
      </w:tr>
      <w:tr w:rsidRPr="008979A8" w:rsidR="00217703" w:rsidTr="4801D386" w14:paraId="616A5243" w14:textId="77777777">
        <w:trPr>
          <w:trHeight w:val="108"/>
        </w:trPr>
        <w:tc>
          <w:tcPr>
            <w:tcW w:w="1633" w:type="pct"/>
            <w:gridSpan w:val="2"/>
            <w:tcMar/>
          </w:tcPr>
          <w:p w:rsidR="00217703" w:rsidP="00217703" w:rsidRDefault="00217703" w14:paraId="5A218B51" w14:textId="328399E5">
            <w:r>
              <w:t>f</w:t>
            </w:r>
            <w:r w:rsidRPr="00E16C9B">
              <w:t>ree</w:t>
            </w:r>
            <w:r>
              <w:t>R</w:t>
            </w:r>
            <w:r w:rsidRPr="00E16C9B">
              <w:t>esourceName</w:t>
            </w:r>
          </w:p>
        </w:tc>
        <w:tc>
          <w:tcPr>
            <w:tcW w:w="549" w:type="pct"/>
            <w:gridSpan w:val="2"/>
            <w:tcMar/>
          </w:tcPr>
          <w:p w:rsidR="00217703" w:rsidP="00217703" w:rsidRDefault="00217703" w14:paraId="53EA7C44" w14:textId="32CF653F">
            <w:r>
              <w:t>Drop Down List</w:t>
            </w:r>
          </w:p>
        </w:tc>
        <w:tc>
          <w:tcPr>
            <w:tcW w:w="2818" w:type="pct"/>
            <w:gridSpan w:val="2"/>
            <w:tcMar/>
          </w:tcPr>
          <w:p w:rsidR="00217703" w:rsidP="00217703" w:rsidRDefault="00217703" w14:paraId="596BED1D" w14:textId="1A324BEE">
            <w:r>
              <w:t xml:space="preserve">Label </w:t>
            </w:r>
            <w:r>
              <w:rPr>
                <w:rFonts w:cs="CordiaUPC"/>
                <w:cs/>
              </w:rPr>
              <w:t xml:space="preserve">: </w:t>
            </w:r>
            <w:r w:rsidRPr="00E16C9B">
              <w:t>Free Resource Name</w:t>
            </w:r>
          </w:p>
          <w:p w:rsidR="00217703" w:rsidP="00217703" w:rsidRDefault="00217703" w14:paraId="65AE0E5F" w14:textId="199DF534">
            <w:r>
              <w:t xml:space="preserve">List of value </w:t>
            </w:r>
            <w:r>
              <w:rPr>
                <w:rFonts w:cs="CordiaUPC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ir_free_resourse_name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>
              <w:t>status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 xml:space="preserve">= </w:t>
            </w:r>
            <w:r>
              <w:rPr>
                <w:rFonts w:cs="CordiaUPC"/>
                <w:cs/>
              </w:rPr>
              <w:t>“</w:t>
            </w:r>
            <w:r>
              <w:rPr>
                <w:rFonts w:cs="Angsana New"/>
              </w:rPr>
              <w:t>Active</w:t>
            </w:r>
            <w:r>
              <w:rPr>
                <w:rFonts w:cs="CordiaUPC"/>
                <w:cs/>
              </w:rPr>
              <w:t>”</w:t>
            </w:r>
          </w:p>
        </w:tc>
      </w:tr>
      <w:tr w:rsidRPr="008979A8" w:rsidR="00217703" w:rsidTr="4801D386" w14:paraId="7D97CBC4" w14:textId="77777777">
        <w:trPr>
          <w:trHeight w:val="108"/>
        </w:trPr>
        <w:tc>
          <w:tcPr>
            <w:tcW w:w="1633" w:type="pct"/>
            <w:gridSpan w:val="2"/>
            <w:tcMar/>
          </w:tcPr>
          <w:p w:rsidR="00217703" w:rsidP="00217703" w:rsidRDefault="00217703" w14:paraId="22046AE3" w14:textId="3698DB3C">
            <w:r>
              <w:rPr>
                <w:rFonts w:hint="cs"/>
                <w:cs/>
              </w:rPr>
              <w:t xml:space="preserve">ปุ่ม </w:t>
            </w:r>
            <w:r>
              <w:rPr>
                <w:rFonts w:cs="CordiaUPC"/>
                <w:cs/>
              </w:rPr>
              <w:t>+</w:t>
            </w:r>
          </w:p>
        </w:tc>
        <w:tc>
          <w:tcPr>
            <w:tcW w:w="549" w:type="pct"/>
            <w:gridSpan w:val="2"/>
            <w:tcMar/>
          </w:tcPr>
          <w:p w:rsidR="00217703" w:rsidP="00217703" w:rsidRDefault="00217703" w14:paraId="1E855B10" w14:textId="211F5EB2">
            <w:r w:rsidRPr="008719C1">
              <w:t>Button</w:t>
            </w:r>
          </w:p>
        </w:tc>
        <w:tc>
          <w:tcPr>
            <w:tcW w:w="2818" w:type="pct"/>
            <w:gridSpan w:val="2"/>
            <w:tcMar/>
          </w:tcPr>
          <w:p w:rsidR="00217703" w:rsidP="00217703" w:rsidRDefault="00217703" w14:paraId="4B809A98" w14:textId="0D087F4D">
            <w:r>
              <w:rPr>
                <w:rFonts w:hint="cs"/>
                <w:cs/>
              </w:rPr>
              <w:t xml:space="preserve">อยู่ด้านหลัง </w:t>
            </w:r>
            <w:r>
              <w:t>Field f</w:t>
            </w:r>
            <w:r w:rsidRPr="00E16C9B">
              <w:t>ree</w:t>
            </w:r>
            <w:r>
              <w:t>R</w:t>
            </w:r>
            <w:r w:rsidRPr="00E16C9B">
              <w:t>esourceName</w:t>
            </w:r>
          </w:p>
          <w:p w:rsidR="00217703" w:rsidP="00217703" w:rsidRDefault="00217703" w14:paraId="7D032B0F" w14:textId="5D623AB6">
            <w:r>
              <w:rPr>
                <w:rFonts w:hint="cs"/>
                <w:cs/>
              </w:rPr>
              <w:t xml:space="preserve">เมื่อกดปุ่มให้ทำการแสดง </w:t>
            </w:r>
            <w:r>
              <w:t xml:space="preserve">popup </w:t>
            </w:r>
            <w:r>
              <w:rPr>
                <w:rFonts w:hint="cs"/>
                <w:cs/>
              </w:rPr>
              <w:t xml:space="preserve">ที่ </w:t>
            </w:r>
            <w:r>
              <w:t xml:space="preserve">section New </w:t>
            </w:r>
            <w:r w:rsidRPr="00E16C9B">
              <w:t>Free Resource Name</w:t>
            </w:r>
          </w:p>
        </w:tc>
      </w:tr>
      <w:tr w:rsidRPr="008979A8" w:rsidR="00217703" w:rsidTr="4801D386" w14:paraId="3851E998" w14:textId="77777777">
        <w:trPr>
          <w:trHeight w:val="108"/>
        </w:trPr>
        <w:tc>
          <w:tcPr>
            <w:tcW w:w="1633" w:type="pct"/>
            <w:gridSpan w:val="2"/>
            <w:tcMar/>
          </w:tcPr>
          <w:p w:rsidR="00217703" w:rsidP="00217703" w:rsidRDefault="00217703" w14:paraId="14B1ACDB" w14:textId="173BF2CF">
            <w:pPr>
              <w:rPr>
                <w:cs/>
              </w:rPr>
            </w:pPr>
            <w:r>
              <w:t>groupPackage</w:t>
            </w:r>
          </w:p>
        </w:tc>
        <w:tc>
          <w:tcPr>
            <w:tcW w:w="549" w:type="pct"/>
            <w:gridSpan w:val="2"/>
            <w:tcMar/>
          </w:tcPr>
          <w:p w:rsidRPr="008719C1" w:rsidR="00217703" w:rsidP="00217703" w:rsidRDefault="00217703" w14:paraId="7F40FD36" w14:textId="132D4851">
            <w:r>
              <w:t>Drop Down List</w:t>
            </w:r>
          </w:p>
        </w:tc>
        <w:tc>
          <w:tcPr>
            <w:tcW w:w="2818" w:type="pct"/>
            <w:gridSpan w:val="2"/>
            <w:tcMar/>
          </w:tcPr>
          <w:p w:rsidR="00217703" w:rsidP="00217703" w:rsidRDefault="00217703" w14:paraId="4B3C093E" w14:textId="3AF27336">
            <w:r>
              <w:t xml:space="preserve">Label </w:t>
            </w:r>
            <w:r>
              <w:rPr>
                <w:rFonts w:cs="CordiaUPC"/>
                <w:cs/>
              </w:rPr>
              <w:t xml:space="preserve">: </w:t>
            </w:r>
            <w:r>
              <w:rPr>
                <w:rFonts w:cs="Angsana New"/>
              </w:rPr>
              <w:t>Group</w:t>
            </w:r>
            <w:r>
              <w:rPr>
                <w:rFonts w:cs="CordiaUPC"/>
                <w:cs/>
              </w:rPr>
              <w:t xml:space="preserve"> </w:t>
            </w:r>
            <w:r>
              <w:t>Package</w:t>
            </w:r>
          </w:p>
          <w:p w:rsidR="00217703" w:rsidP="00217703" w:rsidRDefault="00217703" w14:paraId="7B3EEE89" w14:textId="593B63BE">
            <w:pPr>
              <w:rPr>
                <w:cs/>
              </w:rPr>
            </w:pPr>
            <w:r>
              <w:t xml:space="preserve">List of value </w:t>
            </w:r>
            <w:r>
              <w:rPr>
                <w:rFonts w:cs="CordiaUPC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 w:rsidRPr="001663A7">
              <w:rPr>
                <w:strike/>
                <w:color w:val="FF0000"/>
              </w:rPr>
              <w:t>PROMOTION_GROUP_CONFIG</w:t>
            </w:r>
            <w:r w:rsidRPr="001663A7">
              <w:rPr>
                <w:rFonts w:cs="Angsana New"/>
                <w:strike/>
                <w:color w:val="FF0000"/>
                <w:cs/>
              </w:rPr>
              <w:t xml:space="preserve"> </w:t>
            </w:r>
            <w:r w:rsidRPr="001663A7">
              <w:rPr>
                <w:strike/>
                <w:color w:val="FF0000"/>
                <w:cs/>
              </w:rPr>
              <w:t xml:space="preserve">โดย </w:t>
            </w:r>
            <w:r w:rsidRPr="001663A7">
              <w:rPr>
                <w:strike/>
                <w:color w:val="FF0000"/>
              </w:rPr>
              <w:t>status</w:t>
            </w:r>
            <w:r w:rsidRPr="001663A7">
              <w:rPr>
                <w:strike/>
                <w:color w:val="FF0000"/>
                <w:cs/>
              </w:rPr>
              <w:t xml:space="preserve"> </w:t>
            </w:r>
            <w:r w:rsidRPr="001663A7">
              <w:rPr>
                <w:rFonts w:cs="Angsana New"/>
                <w:strike/>
                <w:color w:val="FF0000"/>
                <w:cs/>
              </w:rPr>
              <w:t xml:space="preserve">= </w:t>
            </w:r>
            <w:r w:rsidRPr="001663A7">
              <w:rPr>
                <w:rFonts w:cs="CordiaUPC"/>
                <w:strike/>
                <w:color w:val="FF0000"/>
                <w:cs/>
              </w:rPr>
              <w:t>“</w:t>
            </w:r>
            <w:r w:rsidRPr="001663A7">
              <w:rPr>
                <w:rFonts w:cs="Angsana New"/>
                <w:strike/>
                <w:color w:val="FF0000"/>
              </w:rPr>
              <w:t>Active</w:t>
            </w:r>
            <w:r w:rsidRPr="001663A7">
              <w:rPr>
                <w:rFonts w:cs="CordiaUPC"/>
                <w:strike/>
                <w:color w:val="FF0000"/>
                <w:cs/>
              </w:rPr>
              <w:t>”</w:t>
            </w:r>
          </w:p>
        </w:tc>
      </w:tr>
      <w:tr w:rsidRPr="008979A8" w:rsidR="00217703" w:rsidTr="4801D386" w14:paraId="47CCC8FE" w14:textId="77777777">
        <w:trPr>
          <w:trHeight w:val="108"/>
        </w:trPr>
        <w:tc>
          <w:tcPr>
            <w:tcW w:w="1633" w:type="pct"/>
            <w:gridSpan w:val="2"/>
            <w:tcMar/>
          </w:tcPr>
          <w:p w:rsidR="00217703" w:rsidP="00217703" w:rsidRDefault="00217703" w14:paraId="216C339A" w14:textId="3FEE7EEA">
            <w:r>
              <w:rPr>
                <w:rFonts w:hint="cs"/>
                <w:cs/>
              </w:rPr>
              <w:t xml:space="preserve">ปุ่ม </w:t>
            </w:r>
            <w:r>
              <w:rPr>
                <w:rFonts w:cs="CordiaUPC"/>
                <w:cs/>
              </w:rPr>
              <w:t>+</w:t>
            </w:r>
          </w:p>
        </w:tc>
        <w:tc>
          <w:tcPr>
            <w:tcW w:w="549" w:type="pct"/>
            <w:gridSpan w:val="2"/>
            <w:tcMar/>
          </w:tcPr>
          <w:p w:rsidRPr="008719C1" w:rsidR="00217703" w:rsidP="00217703" w:rsidRDefault="00217703" w14:paraId="4F0460B4" w14:textId="3B87AA7B">
            <w:r w:rsidRPr="000777D1">
              <w:t>Button</w:t>
            </w:r>
          </w:p>
        </w:tc>
        <w:tc>
          <w:tcPr>
            <w:tcW w:w="2818" w:type="pct"/>
            <w:gridSpan w:val="2"/>
            <w:tcMar/>
          </w:tcPr>
          <w:p w:rsidR="00217703" w:rsidP="00217703" w:rsidRDefault="00217703" w14:paraId="5EA3F17F" w14:textId="39DD6AF1">
            <w:r>
              <w:rPr>
                <w:rFonts w:hint="cs"/>
                <w:cs/>
              </w:rPr>
              <w:t xml:space="preserve">อยู่ด้านหลัง </w:t>
            </w:r>
            <w:r>
              <w:t>Field groupPackage</w:t>
            </w:r>
          </w:p>
          <w:p w:rsidR="00217703" w:rsidP="00217703" w:rsidRDefault="00217703" w14:paraId="75FEB759" w14:textId="7B896ECE">
            <w:r>
              <w:rPr>
                <w:rFonts w:hint="cs"/>
                <w:cs/>
              </w:rPr>
              <w:t xml:space="preserve">เมื่อกดปุ่มให้ทำการแสดง </w:t>
            </w:r>
            <w:r>
              <w:t xml:space="preserve">popup </w:t>
            </w:r>
            <w:r>
              <w:rPr>
                <w:rFonts w:hint="cs"/>
                <w:cs/>
              </w:rPr>
              <w:t xml:space="preserve">ที่ </w:t>
            </w:r>
            <w:r>
              <w:t xml:space="preserve">section Create </w:t>
            </w:r>
            <w:r>
              <w:rPr>
                <w:rFonts w:cs="Angsana New"/>
              </w:rPr>
              <w:t>Group</w:t>
            </w:r>
            <w:r>
              <w:rPr>
                <w:rFonts w:cs="CordiaUPC"/>
                <w:cs/>
              </w:rPr>
              <w:t xml:space="preserve"> </w:t>
            </w:r>
            <w:r>
              <w:t>Package Detail</w:t>
            </w:r>
          </w:p>
        </w:tc>
      </w:tr>
      <w:tr w:rsidRPr="008979A8" w:rsidR="00217703" w:rsidTr="4801D386" w14:paraId="1F5A7C00" w14:textId="77777777">
        <w:trPr>
          <w:trHeight w:val="108"/>
        </w:trPr>
        <w:tc>
          <w:tcPr>
            <w:tcW w:w="1633" w:type="pct"/>
            <w:gridSpan w:val="2"/>
            <w:tcMar/>
          </w:tcPr>
          <w:p w:rsidR="00217703" w:rsidP="00217703" w:rsidRDefault="00217703" w14:paraId="23767610" w14:textId="429BEFA2">
            <w:pPr>
              <w:rPr>
                <w:cs/>
              </w:rPr>
            </w:pPr>
            <w:r>
              <w:t>invoicingCompany</w:t>
            </w:r>
          </w:p>
        </w:tc>
        <w:tc>
          <w:tcPr>
            <w:tcW w:w="549" w:type="pct"/>
            <w:gridSpan w:val="2"/>
            <w:tcMar/>
          </w:tcPr>
          <w:p w:rsidRPr="000777D1" w:rsidR="00217703" w:rsidP="00217703" w:rsidRDefault="00217703" w14:paraId="129C065A" w14:textId="620DBD2C">
            <w:r>
              <w:rPr>
                <w:rFonts w:cs="CordiaUPC"/>
              </w:rPr>
              <w:t>Check Box</w:t>
            </w:r>
          </w:p>
        </w:tc>
        <w:tc>
          <w:tcPr>
            <w:tcW w:w="2818" w:type="pct"/>
            <w:gridSpan w:val="2"/>
            <w:tcMar/>
          </w:tcPr>
          <w:p w:rsidR="00217703" w:rsidP="00217703" w:rsidRDefault="00217703" w14:paraId="05EA0339" w14:textId="479E147A">
            <w:r>
              <w:t>Label:</w:t>
            </w:r>
            <w:r>
              <w:rPr>
                <w:rFonts w:hint="cs" w:cs="CordiaUPC"/>
                <w:cs/>
              </w:rPr>
              <w:t xml:space="preserve"> </w:t>
            </w:r>
            <w:r>
              <w:rPr>
                <w:rFonts w:hint="cs" w:cs="CordiaUPC"/>
                <w:color w:val="FF0000"/>
                <w:cs/>
              </w:rPr>
              <w:t>*</w:t>
            </w:r>
            <w:r>
              <w:rPr>
                <w:color w:val="FF0000"/>
              </w:rPr>
              <w:t>Invoicing Company</w:t>
            </w:r>
          </w:p>
          <w:p w:rsidR="00217703" w:rsidP="00217703" w:rsidRDefault="00217703" w14:paraId="78469679" w14:textId="1646557D">
            <w:r>
              <w:t xml:space="preserve">Visible </w:t>
            </w:r>
            <w:r>
              <w:rPr>
                <w:rFonts w:hint="cs"/>
                <w:cs/>
              </w:rPr>
              <w:t xml:space="preserve">เมื่อ </w:t>
            </w:r>
            <w:r>
              <w:t xml:space="preserve">customerType </w:t>
            </w:r>
            <w:r>
              <w:rPr>
                <w:rFonts w:hint="cs"/>
                <w:cs/>
              </w:rPr>
              <w:t xml:space="preserve">เป็น </w:t>
            </w:r>
            <w:r>
              <w:t xml:space="preserve">“Post-paid” </w:t>
            </w:r>
            <w:r>
              <w:rPr>
                <w:rFonts w:hint="cs"/>
                <w:cs/>
              </w:rPr>
              <w:t xml:space="preserve">หรือ </w:t>
            </w:r>
            <w:r>
              <w:t xml:space="preserve">“Hybrid-Post” </w:t>
            </w:r>
            <w:r>
              <w:rPr>
                <w:rFonts w:hint="cs"/>
                <w:cs/>
              </w:rPr>
              <w:t xml:space="preserve">หรือ </w:t>
            </w:r>
            <w:r>
              <w:t>“All”</w:t>
            </w:r>
          </w:p>
          <w:p w:rsidR="00217703" w:rsidP="00217703" w:rsidRDefault="00217703" w14:paraId="7F8ABD82" w14:textId="7194D5F3">
            <w:r>
              <w:rPr>
                <w:rFonts w:hint="cs"/>
              </w:rPr>
              <w:t xml:space="preserve">List of </w:t>
            </w:r>
            <w:r>
              <w:t>Value:</w:t>
            </w:r>
            <w:r>
              <w:rPr>
                <w:rFonts w:hint="cs" w:cs="CordiaUPC"/>
                <w:cs/>
              </w:rPr>
              <w:t xml:space="preserve"> ดึงข้อมูลจาก</w:t>
            </w:r>
            <w:r>
              <w:rPr>
                <w:rFonts w:hint="cs" w:cs="CordiaUPC"/>
              </w:rPr>
              <w:t xml:space="preserve">DB </w:t>
            </w:r>
            <w:r>
              <w:rPr>
                <w:rFonts w:hint="cs" w:cs="CordiaUPC"/>
                <w:cs/>
              </w:rPr>
              <w:t xml:space="preserve">ที่ </w:t>
            </w:r>
            <w:r>
              <w:rPr>
                <w:rFonts w:hint="cs" w:cs="CordiaUPC"/>
              </w:rPr>
              <w:t xml:space="preserve">Table FLW_CFG_LOV </w:t>
            </w:r>
            <w:r>
              <w:rPr>
                <w:rFonts w:hint="cs" w:cs="CordiaUPC"/>
                <w:cs/>
              </w:rPr>
              <w:t xml:space="preserve">โดย </w:t>
            </w:r>
            <w:r>
              <w:rPr>
                <w:rFonts w:hint="cs" w:cs="CordiaUPC"/>
              </w:rPr>
              <w:t xml:space="preserve">group_type </w:t>
            </w:r>
            <w:r>
              <w:rPr>
                <w:rFonts w:hint="cs" w:cs="CordiaUPC"/>
                <w:cs/>
              </w:rPr>
              <w:t>= ‘</w:t>
            </w:r>
            <w:r w:rsidRPr="001A53D4">
              <w:rPr>
                <w:rFonts w:cs="CordiaUPC"/>
              </w:rPr>
              <w:t>INVOICING_COMPANY</w:t>
            </w:r>
            <w:r>
              <w:rPr>
                <w:rFonts w:cs="CordiaUPC"/>
                <w:cs/>
              </w:rPr>
              <w:t>’</w:t>
            </w:r>
          </w:p>
          <w:p w:rsidR="00217703" w:rsidP="00217703" w:rsidRDefault="00217703" w14:paraId="56FBCBB0" w14:textId="77777777">
            <w:r w:rsidRPr="00EB0EBF">
              <w:t>Default</w:t>
            </w:r>
            <w:r>
              <w:rPr>
                <w:rFonts w:hint="cs"/>
                <w:cs/>
              </w:rPr>
              <w:t xml:space="preserve"> </w:t>
            </w:r>
            <w:r>
              <w:t xml:space="preserve">value </w:t>
            </w:r>
            <w:r>
              <w:rPr>
                <w:rFonts w:hint="cs"/>
                <w:cs/>
              </w:rPr>
              <w:t xml:space="preserve">เมื่อ </w:t>
            </w:r>
            <w:r>
              <w:t xml:space="preserve">flw_cfg_lov.lov_val2 = “Y” </w:t>
            </w:r>
          </w:p>
          <w:p w:rsidR="00217703" w:rsidP="00217703" w:rsidRDefault="00217703" w14:paraId="0669E0C3" w14:textId="77777777">
            <w:r>
              <w:t xml:space="preserve">Disable </w:t>
            </w:r>
            <w:r>
              <w:rPr>
                <w:rFonts w:hint="cs"/>
                <w:cs/>
              </w:rPr>
              <w:t xml:space="preserve">เมื่อ </w:t>
            </w:r>
            <w:r>
              <w:t>flw_cfg_lov.lov_val3 = “Y”</w:t>
            </w:r>
          </w:p>
          <w:p w:rsidRPr="00684034" w:rsidR="00217703" w:rsidP="00217703" w:rsidRDefault="00217703" w14:paraId="06AC6990" w14:textId="20071747">
            <w:pPr>
              <w:rPr>
                <w:cs/>
              </w:rPr>
            </w:pPr>
            <w:r w:rsidRPr="00F03508">
              <w:rPr>
                <w:color w:val="FF0000"/>
              </w:rPr>
              <w:t>*</w:t>
            </w:r>
            <w:r w:rsidRPr="00F03508">
              <w:rPr>
                <w:color w:val="FF0000"/>
                <w:cs/>
              </w:rPr>
              <w:t xml:space="preserve">ถ้ามีการเลือกมากกว่า </w:t>
            </w:r>
            <w:r w:rsidRPr="00F03508">
              <w:rPr>
                <w:color w:val="FF0000"/>
              </w:rPr>
              <w:t xml:space="preserve">1 </w:t>
            </w:r>
            <w:r w:rsidRPr="00F03508">
              <w:rPr>
                <w:color w:val="FF0000"/>
                <w:cs/>
              </w:rPr>
              <w:t xml:space="preserve">ค่าให้ใช้ขั้นด้วย </w:t>
            </w:r>
            <w:r w:rsidRPr="00F03508">
              <w:rPr>
                <w:color w:val="FF0000"/>
              </w:rPr>
              <w:t xml:space="preserve">| </w:t>
            </w:r>
            <w:r w:rsidRPr="00F03508">
              <w:rPr>
                <w:color w:val="FF0000"/>
                <w:cs/>
              </w:rPr>
              <w:t>เช่น</w:t>
            </w:r>
            <w:r w:rsidRPr="00F03508">
              <w:rPr>
                <w:color w:val="FF0000"/>
                <w:cs/>
              </w:rPr>
              <w:br/>
            </w:r>
            <w:r w:rsidRPr="00F03508">
              <w:rPr>
                <w:color w:val="FF0000"/>
                <w:cs/>
              </w:rPr>
              <w:t xml:space="preserve">เลือก </w:t>
            </w:r>
            <w:r w:rsidRPr="00F03508">
              <w:rPr>
                <w:color w:val="FF0000"/>
              </w:rPr>
              <w:t xml:space="preserve">AWN </w:t>
            </w:r>
            <w:r w:rsidRPr="00F03508">
              <w:rPr>
                <w:color w:val="FF0000"/>
                <w:cs/>
              </w:rPr>
              <w:t xml:space="preserve">และ </w:t>
            </w:r>
            <w:r w:rsidRPr="00F03508">
              <w:rPr>
                <w:color w:val="FF0000"/>
              </w:rPr>
              <w:t xml:space="preserve">TBB </w:t>
            </w:r>
            <w:r w:rsidRPr="00F03508">
              <w:rPr>
                <w:color w:val="FF0000"/>
                <w:cs/>
              </w:rPr>
              <w:t xml:space="preserve">จะได้ </w:t>
            </w:r>
            <w:r w:rsidRPr="00F03508">
              <w:rPr>
                <w:color w:val="FF0000"/>
              </w:rPr>
              <w:t>AWN|TBB</w:t>
            </w:r>
          </w:p>
        </w:tc>
      </w:tr>
      <w:tr w:rsidRPr="008979A8" w:rsidR="00217703" w:rsidTr="4801D386" w14:paraId="5A932F32" w14:textId="77777777">
        <w:trPr>
          <w:trHeight w:val="108"/>
        </w:trPr>
        <w:tc>
          <w:tcPr>
            <w:tcW w:w="1633" w:type="pct"/>
            <w:gridSpan w:val="2"/>
            <w:tcMar/>
          </w:tcPr>
          <w:p w:rsidR="00217703" w:rsidP="00217703" w:rsidRDefault="00217703" w14:paraId="52E59614" w14:textId="0DA4C634">
            <w:r>
              <w:t>promotionGroup</w:t>
            </w:r>
          </w:p>
        </w:tc>
        <w:tc>
          <w:tcPr>
            <w:tcW w:w="549" w:type="pct"/>
            <w:gridSpan w:val="2"/>
            <w:tcMar/>
          </w:tcPr>
          <w:p w:rsidR="00217703" w:rsidP="00217703" w:rsidRDefault="00217703" w14:paraId="4CBB57B4" w14:textId="1616D831">
            <w:r>
              <w:t>Drop Down List</w:t>
            </w:r>
          </w:p>
        </w:tc>
        <w:tc>
          <w:tcPr>
            <w:tcW w:w="2818" w:type="pct"/>
            <w:gridSpan w:val="2"/>
            <w:tcMar/>
          </w:tcPr>
          <w:p w:rsidR="00217703" w:rsidP="00217703" w:rsidRDefault="00217703" w14:paraId="56382DCF" w14:textId="77777777">
            <w:r>
              <w:t xml:space="preserve">Label </w:t>
            </w:r>
            <w:r>
              <w:rPr>
                <w:rFonts w:cs="CordiaUPC"/>
                <w:cs/>
              </w:rPr>
              <w:t xml:space="preserve">: </w:t>
            </w:r>
            <w:r>
              <w:t>Promotion Group</w:t>
            </w:r>
          </w:p>
          <w:p w:rsidR="00217703" w:rsidP="00217703" w:rsidRDefault="00217703" w14:paraId="4A207772" w14:textId="51B81D79">
            <w:r>
              <w:t xml:space="preserve">List of value </w:t>
            </w:r>
            <w:r>
              <w:rPr>
                <w:rFonts w:cs="CordiaUPC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PROMOTION_GROUP_CONFIG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>
              <w:t>status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 xml:space="preserve">= </w:t>
            </w:r>
            <w:r>
              <w:rPr>
                <w:rFonts w:cs="CordiaUPC"/>
                <w:cs/>
              </w:rPr>
              <w:t>“</w:t>
            </w:r>
            <w:r>
              <w:rPr>
                <w:rFonts w:cs="Angsana New"/>
              </w:rPr>
              <w:t>Active</w:t>
            </w:r>
            <w:r>
              <w:rPr>
                <w:rFonts w:cs="CordiaUPC"/>
                <w:cs/>
              </w:rPr>
              <w:t>”</w:t>
            </w:r>
          </w:p>
        </w:tc>
      </w:tr>
      <w:tr w:rsidRPr="008979A8" w:rsidR="00217703" w:rsidTr="4801D386" w14:paraId="3964B1CE" w14:textId="77777777">
        <w:trPr>
          <w:trHeight w:val="108"/>
        </w:trPr>
        <w:tc>
          <w:tcPr>
            <w:tcW w:w="1633" w:type="pct"/>
            <w:gridSpan w:val="2"/>
            <w:tcMar/>
          </w:tcPr>
          <w:p w:rsidR="00217703" w:rsidP="00217703" w:rsidRDefault="00217703" w14:paraId="3339FB93" w14:textId="77DAF3B2">
            <w:r>
              <w:rPr>
                <w:rFonts w:hint="cs"/>
                <w:cs/>
              </w:rPr>
              <w:t xml:space="preserve">ปุ่ม </w:t>
            </w:r>
            <w:r>
              <w:rPr>
                <w:rFonts w:cs="CordiaUPC"/>
                <w:cs/>
              </w:rPr>
              <w:t>+</w:t>
            </w:r>
          </w:p>
        </w:tc>
        <w:tc>
          <w:tcPr>
            <w:tcW w:w="549" w:type="pct"/>
            <w:gridSpan w:val="2"/>
            <w:tcMar/>
          </w:tcPr>
          <w:p w:rsidRPr="008719C1" w:rsidR="00217703" w:rsidP="00217703" w:rsidRDefault="00217703" w14:paraId="52751170" w14:textId="736754FA">
            <w:r w:rsidRPr="008719C1">
              <w:t>Button</w:t>
            </w:r>
          </w:p>
        </w:tc>
        <w:tc>
          <w:tcPr>
            <w:tcW w:w="2818" w:type="pct"/>
            <w:gridSpan w:val="2"/>
            <w:tcMar/>
          </w:tcPr>
          <w:p w:rsidR="00217703" w:rsidP="00217703" w:rsidRDefault="00217703" w14:paraId="5E33EAEA" w14:textId="68E538C5">
            <w:r>
              <w:rPr>
                <w:rFonts w:hint="cs"/>
                <w:cs/>
              </w:rPr>
              <w:t xml:space="preserve">อยู่ด้านหลัง </w:t>
            </w:r>
            <w:r>
              <w:t>Field promotionGroup</w:t>
            </w:r>
          </w:p>
          <w:p w:rsidR="00217703" w:rsidP="00217703" w:rsidRDefault="00217703" w14:paraId="702AEA20" w14:textId="2FD0AC1E">
            <w:r>
              <w:rPr>
                <w:rFonts w:hint="cs"/>
                <w:cs/>
              </w:rPr>
              <w:t xml:space="preserve">เมื่อกดปุ่มให้ทำการแสดง </w:t>
            </w:r>
            <w:r>
              <w:t xml:space="preserve">popup </w:t>
            </w:r>
            <w:r>
              <w:rPr>
                <w:rFonts w:hint="cs"/>
                <w:cs/>
              </w:rPr>
              <w:t xml:space="preserve">ที่ </w:t>
            </w:r>
            <w:r>
              <w:t xml:space="preserve">section Create </w:t>
            </w:r>
            <w:r>
              <w:rPr>
                <w:rFonts w:cs="Angsana New"/>
              </w:rPr>
              <w:t>Promotion Group</w:t>
            </w:r>
            <w:r>
              <w:t xml:space="preserve"> Detail</w:t>
            </w:r>
          </w:p>
        </w:tc>
      </w:tr>
      <w:tr w:rsidRPr="008979A8" w:rsidR="00217703" w:rsidTr="4801D386" w14:paraId="4DFB52FC" w14:textId="77777777">
        <w:trPr>
          <w:trHeight w:val="108"/>
        </w:trPr>
        <w:tc>
          <w:tcPr>
            <w:tcW w:w="1633" w:type="pct"/>
            <w:gridSpan w:val="2"/>
            <w:tcMar/>
          </w:tcPr>
          <w:p w:rsidR="00217703" w:rsidP="00217703" w:rsidRDefault="00217703" w14:paraId="1B721F8C" w14:textId="357991EC">
            <w:r>
              <w:t>promotionSubGroup</w:t>
            </w:r>
          </w:p>
        </w:tc>
        <w:tc>
          <w:tcPr>
            <w:tcW w:w="549" w:type="pct"/>
            <w:gridSpan w:val="2"/>
            <w:tcMar/>
          </w:tcPr>
          <w:p w:rsidR="00217703" w:rsidP="00217703" w:rsidRDefault="00217703" w14:paraId="043100B3" w14:textId="6CA0C4FD">
            <w:r>
              <w:t>Drop Down List</w:t>
            </w:r>
          </w:p>
        </w:tc>
        <w:tc>
          <w:tcPr>
            <w:tcW w:w="2818" w:type="pct"/>
            <w:gridSpan w:val="2"/>
            <w:tcMar/>
          </w:tcPr>
          <w:p w:rsidR="00217703" w:rsidP="00217703" w:rsidRDefault="00217703" w14:paraId="46D3B73D" w14:textId="77777777">
            <w:r>
              <w:t xml:space="preserve">Label </w:t>
            </w:r>
            <w:r>
              <w:rPr>
                <w:rFonts w:cs="CordiaUPC"/>
                <w:cs/>
              </w:rPr>
              <w:t xml:space="preserve">: </w:t>
            </w:r>
            <w:r>
              <w:t>Promotion Sub Group</w:t>
            </w:r>
          </w:p>
          <w:p w:rsidR="00217703" w:rsidP="00217703" w:rsidRDefault="00217703" w14:paraId="66F48766" w14:textId="481DF9FC">
            <w:r>
              <w:t xml:space="preserve">List of value </w:t>
            </w:r>
            <w:r>
              <w:rPr>
                <w:rFonts w:cs="CordiaUPC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PROMOTION_SUB_GROUP_CONFIG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>
              <w:t>status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 xml:space="preserve">= </w:t>
            </w:r>
            <w:r>
              <w:rPr>
                <w:rFonts w:cs="CordiaUPC"/>
                <w:cs/>
              </w:rPr>
              <w:t>“</w:t>
            </w:r>
            <w:r>
              <w:rPr>
                <w:rFonts w:cs="Angsana New"/>
              </w:rPr>
              <w:t>Active</w:t>
            </w:r>
            <w:r>
              <w:rPr>
                <w:rFonts w:cs="CordiaUPC"/>
                <w:cs/>
              </w:rPr>
              <w:t>”</w:t>
            </w:r>
            <w:r>
              <w:rPr>
                <w:rFonts w:hint="cs" w:cs="CordiaUPC"/>
                <w:cs/>
              </w:rPr>
              <w:t xml:space="preserve"> และ </w:t>
            </w:r>
            <w:r w:rsidRPr="00630F1F">
              <w:t>promotion_group_config_row_id</w:t>
            </w:r>
            <w:r>
              <w:rPr>
                <w:rFonts w:hint="cs" w:cs="CordiaUPC"/>
                <w:cs/>
              </w:rPr>
              <w:t xml:space="preserve"> ประกอบด้วย </w:t>
            </w:r>
            <w:r>
              <w:rPr>
                <w:rFonts w:cs="CordiaUPC"/>
              </w:rPr>
              <w:t xml:space="preserve">rowId </w:t>
            </w:r>
            <w:r>
              <w:rPr>
                <w:rFonts w:hint="cs" w:cs="CordiaUPC"/>
                <w:cs/>
              </w:rPr>
              <w:t xml:space="preserve">ของ </w:t>
            </w:r>
            <w:r>
              <w:t>promotionGroup</w:t>
            </w:r>
          </w:p>
        </w:tc>
      </w:tr>
      <w:tr w:rsidRPr="008979A8" w:rsidR="00217703" w:rsidTr="4801D386" w14:paraId="12E830F6" w14:textId="77777777">
        <w:trPr>
          <w:trHeight w:val="108"/>
        </w:trPr>
        <w:tc>
          <w:tcPr>
            <w:tcW w:w="1633" w:type="pct"/>
            <w:gridSpan w:val="2"/>
            <w:tcMar/>
          </w:tcPr>
          <w:p w:rsidR="00217703" w:rsidP="00217703" w:rsidRDefault="00217703" w14:paraId="5ACB8E4C" w14:textId="7E4D92C2">
            <w:r>
              <w:rPr>
                <w:rFonts w:hint="cs"/>
                <w:cs/>
              </w:rPr>
              <w:t xml:space="preserve">ปุ่ม </w:t>
            </w:r>
            <w:r>
              <w:rPr>
                <w:rFonts w:cs="CordiaUPC"/>
                <w:cs/>
              </w:rPr>
              <w:t>+</w:t>
            </w:r>
          </w:p>
        </w:tc>
        <w:tc>
          <w:tcPr>
            <w:tcW w:w="549" w:type="pct"/>
            <w:gridSpan w:val="2"/>
            <w:tcMar/>
          </w:tcPr>
          <w:p w:rsidRPr="008719C1" w:rsidR="00217703" w:rsidP="00217703" w:rsidRDefault="00217703" w14:paraId="4E1EE6C8" w14:textId="010419B0">
            <w:r w:rsidRPr="008719C1">
              <w:t>Button</w:t>
            </w:r>
          </w:p>
        </w:tc>
        <w:tc>
          <w:tcPr>
            <w:tcW w:w="2818" w:type="pct"/>
            <w:gridSpan w:val="2"/>
            <w:tcMar/>
          </w:tcPr>
          <w:p w:rsidR="00217703" w:rsidP="00217703" w:rsidRDefault="00217703" w14:paraId="155A1622" w14:textId="1C38271E">
            <w:r>
              <w:rPr>
                <w:rFonts w:hint="cs"/>
                <w:cs/>
              </w:rPr>
              <w:t xml:space="preserve">อยู่ด้านหลัง </w:t>
            </w:r>
            <w:r>
              <w:t>Field promotionSubGroup</w:t>
            </w:r>
          </w:p>
          <w:p w:rsidR="00217703" w:rsidP="00217703" w:rsidRDefault="00217703" w14:paraId="12885316" w14:textId="69D755EF">
            <w:r>
              <w:rPr>
                <w:rFonts w:hint="cs"/>
                <w:cs/>
              </w:rPr>
              <w:t xml:space="preserve">เมื่อกดปุ่มให้ทำการแสดง </w:t>
            </w:r>
            <w:r>
              <w:t xml:space="preserve">popup </w:t>
            </w:r>
            <w:r>
              <w:rPr>
                <w:rFonts w:hint="cs"/>
                <w:cs/>
              </w:rPr>
              <w:t xml:space="preserve">ที่ </w:t>
            </w:r>
            <w:r>
              <w:t xml:space="preserve">section Create </w:t>
            </w:r>
            <w:r>
              <w:rPr>
                <w:rFonts w:cs="Angsana New"/>
              </w:rPr>
              <w:t>Promotion Sub Group</w:t>
            </w:r>
            <w:r>
              <w:t xml:space="preserve"> Detail</w:t>
            </w:r>
          </w:p>
        </w:tc>
      </w:tr>
      <w:tr w:rsidRPr="008979A8" w:rsidR="00217703" w:rsidTr="4801D386" w14:paraId="6BBA092B" w14:textId="77777777">
        <w:trPr>
          <w:trHeight w:val="108"/>
        </w:trPr>
        <w:tc>
          <w:tcPr>
            <w:tcW w:w="1633" w:type="pct"/>
            <w:gridSpan w:val="2"/>
            <w:tcMar/>
          </w:tcPr>
          <w:p w:rsidR="00217703" w:rsidP="00217703" w:rsidRDefault="00217703" w14:paraId="5ECC1F29" w14:textId="17F7CA92">
            <w:pPr>
              <w:rPr>
                <w:cs/>
              </w:rPr>
            </w:pPr>
            <w:r>
              <w:t>serviceGroup</w:t>
            </w:r>
          </w:p>
        </w:tc>
        <w:tc>
          <w:tcPr>
            <w:tcW w:w="549" w:type="pct"/>
            <w:gridSpan w:val="2"/>
            <w:tcMar/>
          </w:tcPr>
          <w:p w:rsidRPr="008719C1" w:rsidR="00217703" w:rsidP="00217703" w:rsidRDefault="00217703" w14:paraId="57D45EBB" w14:textId="18230CC5">
            <w:r>
              <w:t>Drop Down List</w:t>
            </w:r>
            <w:r>
              <w:rPr>
                <w:rFonts w:cs="Angsana New"/>
                <w:cs/>
              </w:rPr>
              <w:t xml:space="preserve"> (</w:t>
            </w:r>
            <w:r>
              <w:t xml:space="preserve">Search </w:t>
            </w:r>
            <w:r>
              <w:rPr>
                <w:rFonts w:hint="cs"/>
                <w:cs/>
              </w:rPr>
              <w:t>ได้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2818" w:type="pct"/>
            <w:gridSpan w:val="2"/>
            <w:tcMar/>
          </w:tcPr>
          <w:p w:rsidR="00217703" w:rsidP="00217703" w:rsidRDefault="00217703" w14:paraId="13ADB138" w14:textId="77777777">
            <w:pPr>
              <w:rPr>
                <w:rFonts w:cs="CordiaUPC"/>
                <w:color w:val="FF0000"/>
              </w:rPr>
            </w:pPr>
            <w:r>
              <w:t>Label</w:t>
            </w:r>
            <w:r w:rsidRPr="002B59E6">
              <w:rPr>
                <w:rFonts w:cs="Angsana New"/>
                <w:cs/>
              </w:rPr>
              <w:t xml:space="preserve"> : </w:t>
            </w:r>
            <w:r w:rsidRPr="00FF77EE">
              <w:rPr>
                <w:rFonts w:cs="Angsana New"/>
                <w:color w:val="FF0000"/>
                <w:cs/>
              </w:rPr>
              <w:t>*</w:t>
            </w:r>
            <w:r w:rsidRPr="00FF77EE">
              <w:rPr>
                <w:rFonts w:cs="CordiaUPC"/>
                <w:color w:val="FF0000"/>
              </w:rPr>
              <w:t xml:space="preserve">Recurring Promotion </w:t>
            </w:r>
            <w:r w:rsidRPr="00FF77EE">
              <w:rPr>
                <w:rFonts w:cs="Angsana New"/>
                <w:color w:val="FF0000"/>
                <w:cs/>
              </w:rPr>
              <w:t xml:space="preserve">/ </w:t>
            </w:r>
            <w:r w:rsidRPr="00FF77EE">
              <w:rPr>
                <w:rFonts w:cs="CordiaUPC"/>
                <w:color w:val="FF0000"/>
              </w:rPr>
              <w:t>Service Group</w:t>
            </w:r>
          </w:p>
          <w:p w:rsidR="00217703" w:rsidP="00217703" w:rsidRDefault="00217703" w14:paraId="6868BFA7" w14:textId="2381487E">
            <w:r>
              <w:t>Logic visible</w:t>
            </w:r>
          </w:p>
          <w:p w:rsidRPr="0003300D" w:rsidR="00217703" w:rsidP="00217703" w:rsidRDefault="00217703" w14:paraId="145B30F5" w14:textId="59A59DC9">
            <w:pPr>
              <w:pStyle w:val="ListParagraph"/>
              <w:numPr>
                <w:ilvl w:val="0"/>
                <w:numId w:val="168"/>
              </w:numPr>
            </w:pPr>
            <w:r>
              <w:t xml:space="preserve">Promotion Group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CordiaUPC"/>
                <w:cs/>
              </w:rPr>
              <w:t>‘</w:t>
            </w:r>
            <w:r>
              <w:t>IR</w:t>
            </w:r>
            <w:r>
              <w:rPr>
                <w:rFonts w:cs="CordiaUPC"/>
                <w:cs/>
              </w:rPr>
              <w:t xml:space="preserve">’ </w:t>
            </w:r>
            <w:r>
              <w:t xml:space="preserve">Visible </w:t>
            </w:r>
            <w:r>
              <w:rPr>
                <w:rFonts w:hint="cs"/>
                <w:cs/>
              </w:rPr>
              <w:t xml:space="preserve">เมื่อ </w:t>
            </w:r>
            <w:r>
              <w:t xml:space="preserve">customerType </w:t>
            </w:r>
            <w:r>
              <w:rPr>
                <w:rFonts w:hint="cs"/>
                <w:cs/>
              </w:rPr>
              <w:t xml:space="preserve">เป็น </w:t>
            </w:r>
            <w:r w:rsidRPr="00476250">
              <w:rPr>
                <w:rFonts w:cs="Angsana New"/>
                <w:cs/>
              </w:rPr>
              <w:t>“</w:t>
            </w:r>
            <w:r>
              <w:t>Pre</w:t>
            </w:r>
            <w:r w:rsidRPr="00476250">
              <w:rPr>
                <w:rFonts w:cs="Angsana New"/>
                <w:cs/>
              </w:rPr>
              <w:t>-</w:t>
            </w:r>
            <w:r>
              <w:t>paid</w:t>
            </w:r>
            <w:r w:rsidRPr="00476250">
              <w:rPr>
                <w:rFonts w:cs="Angsana New"/>
                <w:cs/>
              </w:rPr>
              <w:t>”</w:t>
            </w:r>
            <w:r>
              <w:rPr>
                <w:rFonts w:hint="cs"/>
                <w:cs/>
              </w:rPr>
              <w:t xml:space="preserve"> หรือ </w:t>
            </w:r>
            <w:r w:rsidRPr="00476250">
              <w:rPr>
                <w:rFonts w:cs="Angsana New"/>
                <w:cs/>
              </w:rPr>
              <w:t>“</w:t>
            </w:r>
            <w:r w:rsidRPr="000A5595">
              <w:t>Hybrid</w:t>
            </w:r>
            <w:r w:rsidRPr="00476250">
              <w:rPr>
                <w:rFonts w:cs="Angsana New"/>
                <w:cs/>
              </w:rPr>
              <w:t>”</w:t>
            </w:r>
          </w:p>
          <w:p w:rsidR="00217703" w:rsidP="00217703" w:rsidRDefault="00217703" w14:paraId="70CBC75C" w14:textId="3ABC177A">
            <w:pPr>
              <w:pStyle w:val="ListParagraph"/>
              <w:numPr>
                <w:ilvl w:val="0"/>
                <w:numId w:val="168"/>
              </w:numPr>
            </w:pPr>
            <w:r>
              <w:t xml:space="preserve">Promotion Group </w:t>
            </w:r>
            <w:r>
              <w:rPr>
                <w:rFonts w:hint="cs"/>
                <w:cs/>
              </w:rPr>
              <w:t xml:space="preserve">นอกเหนือจาก </w:t>
            </w:r>
            <w:r>
              <w:rPr>
                <w:rFonts w:cs="CordiaUPC"/>
                <w:cs/>
              </w:rPr>
              <w:t>‘</w:t>
            </w:r>
            <w:r>
              <w:t>IR</w:t>
            </w:r>
            <w:r>
              <w:rPr>
                <w:rFonts w:cs="CordiaUPC"/>
                <w:cs/>
              </w:rPr>
              <w:t xml:space="preserve">’ </w:t>
            </w:r>
            <w:r>
              <w:t xml:space="preserve">Visible </w:t>
            </w:r>
            <w:r>
              <w:rPr>
                <w:rFonts w:hint="cs"/>
                <w:cs/>
              </w:rPr>
              <w:t xml:space="preserve">เมื่อ </w:t>
            </w:r>
            <w:r>
              <w:t xml:space="preserve">customerType </w:t>
            </w:r>
            <w:r>
              <w:rPr>
                <w:rFonts w:hint="cs"/>
                <w:cs/>
              </w:rPr>
              <w:t xml:space="preserve">เป็น </w:t>
            </w:r>
            <w:r w:rsidRPr="00476250">
              <w:rPr>
                <w:rFonts w:cs="Angsana New"/>
                <w:cs/>
              </w:rPr>
              <w:t>“</w:t>
            </w:r>
            <w:r>
              <w:t>Pre</w:t>
            </w:r>
            <w:r w:rsidRPr="00476250">
              <w:rPr>
                <w:rFonts w:cs="Angsana New"/>
                <w:cs/>
              </w:rPr>
              <w:t>-</w:t>
            </w:r>
            <w:r>
              <w:t>paid</w:t>
            </w:r>
            <w:r w:rsidRPr="00476250">
              <w:rPr>
                <w:rFonts w:cs="Angsana New"/>
                <w:cs/>
              </w:rPr>
              <w:t>”</w:t>
            </w:r>
            <w:r>
              <w:rPr>
                <w:rFonts w:hint="cs"/>
                <w:cs/>
              </w:rPr>
              <w:t xml:space="preserve"> </w:t>
            </w:r>
          </w:p>
          <w:p w:rsidR="00217703" w:rsidP="00217703" w:rsidRDefault="00217703" w14:paraId="2CAC0792" w14:textId="77777777">
            <w:pPr>
              <w:rPr>
                <w:rFonts w:cs="CordiaUPC"/>
              </w:rPr>
            </w:pPr>
          </w:p>
          <w:p w:rsidR="00217703" w:rsidP="00217703" w:rsidRDefault="00217703" w14:paraId="51C83866" w14:textId="5EF5AB38">
            <w:r>
              <w:t xml:space="preserve">List of Value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 xml:space="preserve">FLW_CFG_LOV </w:t>
            </w:r>
            <w:r>
              <w:rPr>
                <w:rFonts w:hint="cs"/>
                <w:cs/>
              </w:rPr>
              <w:t xml:space="preserve">โดยที่ </w:t>
            </w:r>
            <w:r>
              <w:t xml:space="preserve">group_type </w:t>
            </w:r>
            <w:r>
              <w:rPr>
                <w:rFonts w:cs="Angsana New"/>
                <w:cs/>
              </w:rPr>
              <w:t>= “</w:t>
            </w:r>
            <w:r>
              <w:t>Billing Priority</w:t>
            </w:r>
            <w:r>
              <w:rPr>
                <w:rFonts w:cs="Angsana New"/>
                <w:cs/>
              </w:rPr>
              <w:t>”</w:t>
            </w:r>
            <w:r>
              <w:t xml:space="preserve"> and </w:t>
            </w:r>
            <w:r w:rsidRPr="0072661D">
              <w:t>active_flag</w:t>
            </w:r>
            <w:r>
              <w:rPr>
                <w:rFonts w:cs="CordiaUPC"/>
                <w:cs/>
              </w:rPr>
              <w:t xml:space="preserve"> = ‘</w:t>
            </w:r>
            <w:r>
              <w:t>Y</w:t>
            </w:r>
            <w:r>
              <w:rPr>
                <w:rFonts w:cs="CordiaUPC"/>
                <w:cs/>
              </w:rPr>
              <w:t>’</w:t>
            </w:r>
          </w:p>
          <w:p w:rsidR="00217703" w:rsidP="00217703" w:rsidRDefault="00217703" w14:paraId="11B672C4" w14:textId="38519581">
            <w:r>
              <w:rPr>
                <w:rFonts w:cs="Cordia New"/>
                <w:cs/>
              </w:rPr>
              <w:t xml:space="preserve">เมื่อ </w:t>
            </w:r>
            <w:r>
              <w:t xml:space="preserve">Promotion Group </w:t>
            </w:r>
            <w:r>
              <w:rPr>
                <w:rFonts w:cs="Cordia New"/>
                <w:cs/>
              </w:rPr>
              <w:t xml:space="preserve">มีค่าเป็น </w:t>
            </w:r>
            <w:r>
              <w:t xml:space="preserve">IR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Price Type </w:t>
            </w:r>
            <w:r>
              <w:rPr>
                <w:rFonts w:cs="CordiaUPC"/>
                <w:cs/>
              </w:rPr>
              <w:t xml:space="preserve">= </w:t>
            </w:r>
            <w:r>
              <w:t xml:space="preserve">One Time </w:t>
            </w:r>
            <w:r>
              <w:rPr>
                <w:rFonts w:cs="Cordia New"/>
                <w:cs/>
              </w:rPr>
              <w:t xml:space="preserve">ให้ </w:t>
            </w:r>
            <w:r>
              <w:t xml:space="preserve">default value </w:t>
            </w:r>
            <w:r>
              <w:rPr>
                <w:rFonts w:cs="Cordia New"/>
                <w:cs/>
              </w:rPr>
              <w:t xml:space="preserve">ที่ </w:t>
            </w:r>
            <w:r>
              <w:t xml:space="preserve">Recurring Promotion </w:t>
            </w:r>
            <w:r>
              <w:rPr>
                <w:rFonts w:cs="CordiaUPC"/>
                <w:cs/>
              </w:rPr>
              <w:t xml:space="preserve">/ </w:t>
            </w:r>
            <w:r>
              <w:t xml:space="preserve">Service Group </w:t>
            </w:r>
            <w:r>
              <w:rPr>
                <w:rFonts w:cs="Cordia New"/>
                <w:cs/>
              </w:rPr>
              <w:t xml:space="preserve">เป็น </w:t>
            </w:r>
            <w:r>
              <w:t>No Recurring Fee&amp;No Billing Time Discount</w:t>
            </w:r>
            <w:r>
              <w:rPr>
                <w:rFonts w:cs="CordiaUPC"/>
                <w:cs/>
              </w:rPr>
              <w:t>/</w:t>
            </w:r>
            <w:r>
              <w:t>One Time Package</w:t>
            </w:r>
            <w:r>
              <w:rPr>
                <w:rFonts w:cs="CordiaUPC"/>
                <w:cs/>
              </w:rPr>
              <w:t>[</w:t>
            </w:r>
            <w:r>
              <w:t>Billing Priority 50</w:t>
            </w:r>
            <w:r>
              <w:rPr>
                <w:rFonts w:cs="CordiaUPC"/>
                <w:cs/>
              </w:rPr>
              <w:t>]</w:t>
            </w:r>
          </w:p>
          <w:p w:rsidR="00217703" w:rsidP="00217703" w:rsidRDefault="00217703" w14:paraId="671B7E51" w14:textId="77777777"/>
          <w:p w:rsidR="00217703" w:rsidP="00217703" w:rsidRDefault="00217703" w14:paraId="094308EC" w14:textId="0928890F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เมื่อเลือกค่า </w:t>
            </w:r>
            <w:r>
              <w:t>serviceGroup</w:t>
            </w:r>
            <w:r>
              <w:rPr>
                <w:rFonts w:hint="cs"/>
                <w:cs/>
              </w:rPr>
              <w:t xml:space="preserve"> ให้นำค่า </w:t>
            </w:r>
            <w:r>
              <w:t xml:space="preserve">lov_val2 </w:t>
            </w:r>
            <w:r>
              <w:rPr>
                <w:rFonts w:hint="cs"/>
                <w:cs/>
              </w:rPr>
              <w:t xml:space="preserve">มาลงที่ </w:t>
            </w:r>
            <w:r>
              <w:t>billingPriority</w:t>
            </w:r>
            <w:r>
              <w:rPr>
                <w:rFonts w:hint="cs"/>
                <w:cs/>
              </w:rPr>
              <w:t xml:space="preserve"> ด้วย</w:t>
            </w:r>
          </w:p>
        </w:tc>
      </w:tr>
      <w:tr w:rsidRPr="008979A8" w:rsidR="00217703" w:rsidTr="4801D386" w14:paraId="51A47D7D" w14:textId="77777777">
        <w:trPr>
          <w:trHeight w:val="108"/>
        </w:trPr>
        <w:tc>
          <w:tcPr>
            <w:tcW w:w="1633" w:type="pct"/>
            <w:gridSpan w:val="2"/>
            <w:tcMar/>
          </w:tcPr>
          <w:p w:rsidR="00217703" w:rsidP="00217703" w:rsidRDefault="00217703" w14:paraId="0E4F0EED" w14:textId="2D261160">
            <w:pPr>
              <w:rPr>
                <w:cs/>
              </w:rPr>
            </w:pPr>
            <w:r>
              <w:t>handsetFlag</w:t>
            </w:r>
          </w:p>
        </w:tc>
        <w:tc>
          <w:tcPr>
            <w:tcW w:w="549" w:type="pct"/>
            <w:gridSpan w:val="2"/>
            <w:tcMar/>
          </w:tcPr>
          <w:p w:rsidR="00217703" w:rsidP="00217703" w:rsidRDefault="00217703" w14:paraId="09FC4329" w14:textId="5379496B">
            <w:r>
              <w:t>Check Box</w:t>
            </w:r>
          </w:p>
        </w:tc>
        <w:tc>
          <w:tcPr>
            <w:tcW w:w="2818" w:type="pct"/>
            <w:gridSpan w:val="2"/>
            <w:tcMar/>
          </w:tcPr>
          <w:p w:rsidR="00217703" w:rsidP="00217703" w:rsidRDefault="00217703" w14:paraId="2DA9440D" w14:textId="5F17DA60">
            <w:r>
              <w:t xml:space="preserve">Label </w:t>
            </w:r>
            <w:r>
              <w:rPr>
                <w:rFonts w:cs="CordiaUPC"/>
                <w:cs/>
              </w:rPr>
              <w:t xml:space="preserve">: </w:t>
            </w:r>
            <w:r>
              <w:rPr>
                <w:rFonts w:cs="CordiaUPC"/>
              </w:rPr>
              <w:t>Handset</w:t>
            </w:r>
          </w:p>
        </w:tc>
      </w:tr>
      <w:tr w:rsidRPr="008979A8" w:rsidR="004C0360" w:rsidTr="4801D386" w14:paraId="07CB3D77" w14:textId="77777777">
        <w:trPr>
          <w:trHeight w:val="108"/>
        </w:trPr>
        <w:tc>
          <w:tcPr>
            <w:tcW w:w="1633" w:type="pct"/>
            <w:gridSpan w:val="2"/>
            <w:tcMar/>
          </w:tcPr>
          <w:p w:rsidR="004C0360" w:rsidP="004C0360" w:rsidRDefault="004C0360" w14:paraId="56C00AA9" w14:textId="735329F9">
            <w:r w:rsidRPr="004C0360">
              <w:t>cvg</w:t>
            </w:r>
            <w:r>
              <w:t>F</w:t>
            </w:r>
            <w:r w:rsidRPr="004C0360">
              <w:t>lag</w:t>
            </w:r>
          </w:p>
        </w:tc>
        <w:tc>
          <w:tcPr>
            <w:tcW w:w="549" w:type="pct"/>
            <w:gridSpan w:val="2"/>
            <w:tcMar/>
          </w:tcPr>
          <w:p w:rsidR="004C0360" w:rsidP="004C0360" w:rsidRDefault="004C0360" w14:paraId="2065E377" w14:textId="2A60BAB2">
            <w:r>
              <w:t>Radio Button</w:t>
            </w:r>
          </w:p>
        </w:tc>
        <w:tc>
          <w:tcPr>
            <w:tcW w:w="2818" w:type="pct"/>
            <w:gridSpan w:val="2"/>
            <w:tcMar/>
          </w:tcPr>
          <w:p w:rsidR="004C0360" w:rsidP="004C0360" w:rsidRDefault="004C0360" w14:paraId="5BE70C83" w14:textId="72913CAF">
            <w:r>
              <w:t xml:space="preserve">Label </w:t>
            </w:r>
            <w:r>
              <w:rPr>
                <w:rFonts w:cs="CordiaUPC"/>
                <w:cs/>
              </w:rPr>
              <w:t xml:space="preserve">: </w:t>
            </w:r>
            <w:r w:rsidRPr="00362C90">
              <w:rPr>
                <w:rFonts w:cs="CordiaUPC"/>
                <w:color w:val="FF0000"/>
                <w:cs/>
              </w:rPr>
              <w:t>*</w:t>
            </w:r>
            <w:r>
              <w:rPr>
                <w:color w:val="FF0000"/>
              </w:rPr>
              <w:t>CVG Flag</w:t>
            </w:r>
          </w:p>
          <w:p w:rsidR="004C0360" w:rsidP="004C0360" w:rsidRDefault="004C0360" w14:paraId="49D7F33A" w14:textId="77777777">
            <w:pPr>
              <w:rPr>
                <w:rFonts w:cs="CordiaUPC"/>
              </w:rPr>
            </w:pPr>
            <w:r w:rsidRPr="002B59E6">
              <w:t xml:space="preserve">List of Value </w:t>
            </w:r>
            <w:r w:rsidRPr="002B59E6"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‘</w:t>
            </w:r>
            <w:r>
              <w:rPr>
                <w:rFonts w:cs="CordiaUPC"/>
              </w:rPr>
              <w:t>YesNoIndicator</w:t>
            </w:r>
            <w:r>
              <w:rPr>
                <w:rFonts w:cs="Angsana New"/>
                <w:cs/>
              </w:rPr>
              <w:t>’</w:t>
            </w:r>
          </w:p>
          <w:p w:rsidR="004C0360" w:rsidP="004C0360" w:rsidRDefault="004C0360" w14:paraId="20414D4B" w14:textId="77777777">
            <w:r>
              <w:rPr>
                <w:rFonts w:cs="CordiaUPC"/>
              </w:rPr>
              <w:t xml:space="preserve">Visible </w:t>
            </w:r>
            <w:r>
              <w:rPr>
                <w:rFonts w:hint="cs" w:cs="Angsana New"/>
                <w:cs/>
              </w:rPr>
              <w:t xml:space="preserve">เมื่อ </w:t>
            </w:r>
            <w:r>
              <w:t xml:space="preserve">customer type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CordiaUPC"/>
                <w:cs/>
              </w:rPr>
              <w:t>“</w:t>
            </w:r>
            <w:r>
              <w:t>Post-paid</w:t>
            </w:r>
            <w:r>
              <w:rPr>
                <w:rFonts w:cs="CordiaUPC"/>
                <w:cs/>
              </w:rPr>
              <w:t>”</w:t>
            </w:r>
            <w:r>
              <w:rPr>
                <w:rFonts w:hint="cs" w:cs="CordiaUPC"/>
                <w:cs/>
              </w:rPr>
              <w:t xml:space="preserve"> และ </w:t>
            </w:r>
            <w:r>
              <w:rPr>
                <w:rFonts w:cs="CordiaUPC"/>
              </w:rPr>
              <w:t xml:space="preserve">PO GROUP </w:t>
            </w:r>
            <w:r>
              <w:rPr>
                <w:rFonts w:hint="cs" w:cs="CordiaUPC"/>
                <w:cs/>
              </w:rPr>
              <w:t xml:space="preserve">เป็น </w:t>
            </w:r>
            <w:r>
              <w:t>“Mobile”</w:t>
            </w:r>
          </w:p>
          <w:p w:rsidR="004C0360" w:rsidP="004C0360" w:rsidRDefault="004C0360" w14:paraId="5703F399" w14:textId="5E37128A">
            <w:r>
              <w:t>Default :</w:t>
            </w:r>
          </w:p>
          <w:p w:rsidR="004C0360" w:rsidP="004C0360" w:rsidRDefault="004C0360" w14:paraId="5713BCA6" w14:textId="4233C471">
            <w:r>
              <w:t xml:space="preserve">“Yes” </w:t>
            </w:r>
            <w:r>
              <w:rPr>
                <w:rFonts w:hint="cs"/>
                <w:cs/>
              </w:rPr>
              <w:t xml:space="preserve">ก็ต่อเมื่อ </w:t>
            </w:r>
            <w:r>
              <w:t xml:space="preserve">poRelation FBB </w:t>
            </w:r>
            <w:r>
              <w:rPr>
                <w:rFonts w:hint="cs"/>
                <w:cs/>
              </w:rPr>
              <w:t xml:space="preserve">มีค่า หรือ </w:t>
            </w:r>
            <w:r>
              <w:t xml:space="preserve">( Target Group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t xml:space="preserve">“FMC” </w:t>
            </w:r>
            <w:r>
              <w:rPr>
                <w:rFonts w:hint="cs"/>
                <w:cs/>
              </w:rPr>
              <w:t xml:space="preserve">หรือ </w:t>
            </w:r>
            <w:r>
              <w:t xml:space="preserve">“FBB”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poChargeDetail </w:t>
            </w:r>
            <w:r>
              <w:rPr>
                <w:rFonts w:hint="cs"/>
                <w:cs/>
              </w:rPr>
              <w:t xml:space="preserve">เป็น </w:t>
            </w:r>
            <w:r>
              <w:t xml:space="preserve">0 </w:t>
            </w:r>
            <w:r>
              <w:rPr>
                <w:rFonts w:hint="cs"/>
                <w:cs/>
              </w:rPr>
              <w:t>บาท</w:t>
            </w:r>
            <w:r>
              <w:t xml:space="preserve"> )</w:t>
            </w:r>
          </w:p>
          <w:p w:rsidR="004C0360" w:rsidP="004C0360" w:rsidRDefault="004C0360" w14:paraId="7FD41F8C" w14:textId="4D8469C0">
            <w:r>
              <w:rPr>
                <w:rFonts w:hint="cs"/>
                <w:cs/>
              </w:rPr>
              <w:t xml:space="preserve">ถ้าไม่ใช่ให้ </w:t>
            </w:r>
            <w:r>
              <w:t>Default “No”</w:t>
            </w:r>
          </w:p>
        </w:tc>
      </w:tr>
      <w:tr w:rsidRPr="008979A8" w:rsidR="00217703" w:rsidTr="4801D386" w14:paraId="0048F4CA" w14:textId="77777777">
        <w:trPr>
          <w:trHeight w:val="108"/>
        </w:trPr>
        <w:tc>
          <w:tcPr>
            <w:tcW w:w="1633" w:type="pct"/>
            <w:gridSpan w:val="2"/>
            <w:tcMar/>
          </w:tcPr>
          <w:p w:rsidR="00217703" w:rsidP="00217703" w:rsidRDefault="00217703" w14:paraId="007F4A23" w14:textId="269301BC">
            <w:pPr>
              <w:rPr>
                <w:cs/>
              </w:rPr>
            </w:pPr>
            <w:r>
              <w:t>targetGroup</w:t>
            </w:r>
          </w:p>
        </w:tc>
        <w:tc>
          <w:tcPr>
            <w:tcW w:w="549" w:type="pct"/>
            <w:gridSpan w:val="2"/>
            <w:tcMar/>
          </w:tcPr>
          <w:p w:rsidR="00217703" w:rsidP="00217703" w:rsidRDefault="00217703" w14:paraId="2E4BD64A" w14:textId="5BBF0596">
            <w:r>
              <w:t>Drop Down List</w:t>
            </w:r>
          </w:p>
        </w:tc>
        <w:tc>
          <w:tcPr>
            <w:tcW w:w="2818" w:type="pct"/>
            <w:gridSpan w:val="2"/>
            <w:tcMar/>
          </w:tcPr>
          <w:p w:rsidR="00217703" w:rsidP="00217703" w:rsidRDefault="00217703" w14:paraId="01DEEADD" w14:textId="1682F253">
            <w:pPr>
              <w:rPr>
                <w:color w:val="FF0000"/>
              </w:rPr>
            </w:pPr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493D46">
              <w:rPr>
                <w:rFonts w:cs="CordiaUPC"/>
                <w:color w:val="FF0000"/>
                <w:cs/>
              </w:rPr>
              <w:t>*</w:t>
            </w:r>
            <w:r w:rsidRPr="00493D46">
              <w:rPr>
                <w:color w:val="FF0000"/>
              </w:rPr>
              <w:t>Target Group</w:t>
            </w:r>
          </w:p>
          <w:p w:rsidR="00217703" w:rsidP="00217703" w:rsidRDefault="00217703" w14:paraId="5403C99A" w14:textId="13883B39">
            <w:pPr>
              <w:rPr>
                <w:rFonts w:cs="Angsana New"/>
              </w:rPr>
            </w:pPr>
            <w:r>
              <w:t xml:space="preserve">Info Tooltip </w:t>
            </w:r>
            <w:r w:rsidRPr="000A1560">
              <w:rPr>
                <w:cs/>
              </w:rPr>
              <w:t xml:space="preserve">:  “สำหรับจัดกลุ่ม </w:t>
            </w:r>
            <w:r w:rsidRPr="000A1560">
              <w:t xml:space="preserve">Package </w:t>
            </w:r>
            <w:r w:rsidRPr="000A1560">
              <w:rPr>
                <w:cs/>
              </w:rPr>
              <w:t xml:space="preserve">เพื่อ </w:t>
            </w:r>
            <w:r w:rsidRPr="000A1560">
              <w:t xml:space="preserve">Support </w:t>
            </w:r>
            <w:r w:rsidRPr="000A1560">
              <w:rPr>
                <w:cs/>
              </w:rPr>
              <w:t xml:space="preserve">ระบบ </w:t>
            </w:r>
            <w:r w:rsidRPr="000A1560">
              <w:t xml:space="preserve">Eskimo </w:t>
            </w:r>
            <w:r w:rsidRPr="000A1560">
              <w:rPr>
                <w:cs/>
              </w:rPr>
              <w:t>ในการนำเสนอแพ็กเกจได้ตรงกลุ่มลูกค้า”</w:t>
            </w:r>
            <w:r w:rsidRPr="002B59E6">
              <w:t xml:space="preserve">List of Value </w:t>
            </w:r>
            <w:r w:rsidRPr="002B59E6"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 ‘</w:t>
            </w:r>
            <w:r w:rsidRPr="00DA14B2">
              <w:t>Mass Target Group</w:t>
            </w:r>
            <w:r>
              <w:rPr>
                <w:rFonts w:cs="Angsana New"/>
                <w:cs/>
              </w:rPr>
              <w:t>’</w:t>
            </w:r>
          </w:p>
          <w:p w:rsidR="00217703" w:rsidP="00217703" w:rsidRDefault="00217703" w14:paraId="2E68A9DB" w14:textId="3F1AD8D2">
            <w:pPr>
              <w:rPr>
                <w:cs/>
              </w:rPr>
            </w:pPr>
          </w:p>
        </w:tc>
      </w:tr>
      <w:tr w:rsidRPr="008979A8" w:rsidR="00217703" w:rsidTr="4801D386" w14:paraId="0CA5EFFD" w14:textId="77777777">
        <w:trPr>
          <w:trHeight w:val="108"/>
        </w:trPr>
        <w:tc>
          <w:tcPr>
            <w:tcW w:w="1633" w:type="pct"/>
            <w:gridSpan w:val="2"/>
            <w:tcMar/>
          </w:tcPr>
          <w:p w:rsidR="00217703" w:rsidP="00217703" w:rsidRDefault="00217703" w14:paraId="147427F0" w14:textId="3F037F99">
            <w:r>
              <w:t>autoAddService</w:t>
            </w:r>
          </w:p>
        </w:tc>
        <w:tc>
          <w:tcPr>
            <w:tcW w:w="549" w:type="pct"/>
            <w:gridSpan w:val="2"/>
            <w:tcMar/>
          </w:tcPr>
          <w:p w:rsidR="00217703" w:rsidP="00217703" w:rsidRDefault="00217703" w14:paraId="472CE89F" w14:textId="13CD086C">
            <w:r>
              <w:t>Drop Down List</w:t>
            </w:r>
          </w:p>
        </w:tc>
        <w:tc>
          <w:tcPr>
            <w:tcW w:w="2818" w:type="pct"/>
            <w:gridSpan w:val="2"/>
            <w:tcMar/>
          </w:tcPr>
          <w:p w:rsidRPr="008865D4" w:rsidR="00217703" w:rsidP="00217703" w:rsidRDefault="00217703" w14:paraId="384FDE5A" w14:textId="074B7AFD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8865D4">
              <w:t>Auto Add Service 5G</w:t>
            </w:r>
          </w:p>
          <w:p w:rsidR="00217703" w:rsidP="00217703" w:rsidRDefault="00217703" w14:paraId="7B0A24A6" w14:textId="77777777">
            <w:pPr>
              <w:rPr>
                <w:rFonts w:cs="Angsana New"/>
              </w:rPr>
            </w:pPr>
            <w:r w:rsidRPr="002B59E6">
              <w:t xml:space="preserve">List of Value </w:t>
            </w:r>
            <w:r w:rsidRPr="002B59E6"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rPr>
                <w:rFonts w:cs="CordiaUPC"/>
                <w:cs/>
              </w:rPr>
              <w:t xml:space="preserve"> </w:t>
            </w:r>
            <w:r>
              <w:t>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 ‘</w:t>
            </w:r>
            <w:r w:rsidRPr="0037600F">
              <w:t>Auto Add Service 5G</w:t>
            </w:r>
            <w:r>
              <w:rPr>
                <w:rFonts w:cs="Angsana New"/>
                <w:cs/>
              </w:rPr>
              <w:t>’</w:t>
            </w:r>
          </w:p>
          <w:p w:rsidR="00217703" w:rsidP="00217703" w:rsidRDefault="00217703" w14:paraId="7ED78776" w14:textId="3A04F59C">
            <w:pPr>
              <w:spacing w:after="0" w:line="240" w:lineRule="auto"/>
              <w:rPr>
                <w:rFonts w:cs="CordiaUPC"/>
              </w:rPr>
            </w:pPr>
            <w:r>
              <w:t>Visible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เมื่อ </w:t>
            </w:r>
            <w:r>
              <w:t xml:space="preserve">customerType </w:t>
            </w:r>
            <w:r>
              <w:rPr>
                <w:rFonts w:cs="CordiaUPC"/>
                <w:cs/>
              </w:rPr>
              <w:t>= “</w:t>
            </w:r>
            <w:r>
              <w:t>Pre</w:t>
            </w:r>
            <w:r>
              <w:rPr>
                <w:rFonts w:cs="CordiaUPC"/>
                <w:cs/>
              </w:rPr>
              <w:t>-</w:t>
            </w:r>
            <w:r>
              <w:t>paid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 w:cs="CordiaUPC"/>
                <w:cs/>
              </w:rPr>
              <w:t xml:space="preserve">หรือ </w:t>
            </w:r>
            <w:r>
              <w:rPr>
                <w:rFonts w:cs="CordiaUPC"/>
                <w:cs/>
              </w:rPr>
              <w:t>“</w:t>
            </w:r>
            <w:r>
              <w:rPr>
                <w:rFonts w:cs="CordiaUPC"/>
              </w:rPr>
              <w:t>All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 w:cs="CordiaUPC"/>
                <w:cs/>
              </w:rPr>
              <w:t xml:space="preserve">และ </w:t>
            </w:r>
          </w:p>
          <w:p w:rsidR="00217703" w:rsidP="00217703" w:rsidRDefault="00217703" w14:paraId="4F2CEA04" w14:textId="0A3FED71">
            <w:pPr>
              <w:spacing w:after="0" w:line="240" w:lineRule="auto"/>
            </w:pPr>
            <w:r>
              <w:rPr>
                <w:szCs w:val="36"/>
              </w:rPr>
              <w:t xml:space="preserve">productSpec </w:t>
            </w:r>
            <w:r w:rsidRPr="008865D4">
              <w:rPr>
                <w:sz w:val="22"/>
                <w:cs/>
              </w:rPr>
              <w:t xml:space="preserve">ประกอบไปด้วย </w:t>
            </w:r>
            <w:r>
              <w:rPr>
                <w:rFonts w:cs="CordiaUPC"/>
                <w:cs/>
              </w:rPr>
              <w:t>“</w:t>
            </w:r>
            <w:r>
              <w:rPr>
                <w:szCs w:val="36"/>
              </w:rPr>
              <w:t>Internet</w:t>
            </w:r>
            <w:r>
              <w:rPr>
                <w:rFonts w:cs="CordiaUPC"/>
                <w:cs/>
              </w:rPr>
              <w:t xml:space="preserve">” </w:t>
            </w:r>
            <w:r w:rsidRPr="008865D4">
              <w:rPr>
                <w:sz w:val="22"/>
                <w:cs/>
              </w:rPr>
              <w:t>และ</w:t>
            </w:r>
            <w:r>
              <w:rPr>
                <w:rFonts w:hint="cs"/>
                <w:szCs w:val="36"/>
                <w:cs/>
              </w:rPr>
              <w:t xml:space="preserve"> </w:t>
            </w:r>
            <w:r>
              <w:rPr>
                <w:szCs w:val="36"/>
              </w:rPr>
              <w:t>internetQuotaNetwork</w:t>
            </w:r>
            <w:r w:rsidRPr="00FC0493">
              <w:rPr>
                <w:szCs w:val="36"/>
              </w:rPr>
              <w:t>Coverage</w:t>
            </w:r>
            <w:r>
              <w:rPr>
                <w:rFonts w:hint="cs"/>
                <w:szCs w:val="36"/>
                <w:cs/>
              </w:rPr>
              <w:t xml:space="preserve"> </w:t>
            </w:r>
            <w:r>
              <w:rPr>
                <w:rFonts w:hint="cs"/>
                <w:cs/>
              </w:rPr>
              <w:t>ประกอบไปด้วย</w:t>
            </w:r>
            <w:r>
              <w:rPr>
                <w:rFonts w:cs="CordiaUPC"/>
                <w:cs/>
              </w:rPr>
              <w:t xml:space="preserve"> “</w:t>
            </w:r>
            <w:r>
              <w:rPr>
                <w:szCs w:val="36"/>
              </w:rPr>
              <w:t>5G</w:t>
            </w:r>
            <w:r>
              <w:rPr>
                <w:rFonts w:cs="CordiaUPC"/>
                <w:cs/>
              </w:rPr>
              <w:t>”</w:t>
            </w:r>
          </w:p>
          <w:p w:rsidR="00217703" w:rsidP="00217703" w:rsidRDefault="00217703" w14:paraId="5184B1EF" w14:textId="0990D96D">
            <w:pPr>
              <w:spacing w:after="0" w:line="240" w:lineRule="auto"/>
            </w:pPr>
            <w:r>
              <w:rPr>
                <w:rFonts w:hint="cs" w:cs="CordiaUPC"/>
                <w:cs/>
              </w:rPr>
              <w:t xml:space="preserve"> หรือ </w:t>
            </w:r>
            <w:r>
              <w:rPr>
                <w:rFonts w:cs="CordiaUPC"/>
                <w:cs/>
              </w:rPr>
              <w:t>“</w:t>
            </w:r>
            <w:r>
              <w:rPr>
                <w:rFonts w:cs="CordiaUPC"/>
              </w:rPr>
              <w:t>Vertical App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และ </w:t>
            </w:r>
            <w:r>
              <w:t>vaNetwork</w:t>
            </w:r>
            <w:r w:rsidRPr="00FC0493">
              <w:rPr>
                <w:szCs w:val="36"/>
              </w:rPr>
              <w:t>Coverage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hint="cs"/>
                <w:cs/>
              </w:rPr>
              <w:t>ประกอบไปด้วย</w:t>
            </w:r>
            <w:r>
              <w:rPr>
                <w:rFonts w:cs="CordiaUPC"/>
                <w:cs/>
              </w:rPr>
              <w:t xml:space="preserve"> “</w:t>
            </w:r>
            <w:r>
              <w:rPr>
                <w:szCs w:val="36"/>
              </w:rPr>
              <w:t>5G</w:t>
            </w:r>
            <w:r>
              <w:rPr>
                <w:rFonts w:cs="CordiaUPC"/>
                <w:cs/>
              </w:rPr>
              <w:t>”</w:t>
            </w:r>
          </w:p>
          <w:p w:rsidRPr="009104EE" w:rsidR="00217703" w:rsidP="00217703" w:rsidRDefault="00217703" w14:paraId="20E502B7" w14:textId="5923781F">
            <w:r>
              <w:rPr>
                <w:rFonts w:hint="cs"/>
                <w:cs/>
              </w:rPr>
              <w:t xml:space="preserve">ถ้าไม่ใช่ให้ </w:t>
            </w:r>
            <w:r>
              <w:t xml:space="preserve">Invisible </w:t>
            </w:r>
            <w:r>
              <w:rPr>
                <w:rFonts w:hint="cs"/>
                <w:cs/>
              </w:rPr>
              <w:t>และเคลียร์ค่า</w:t>
            </w:r>
          </w:p>
        </w:tc>
      </w:tr>
      <w:tr w:rsidRPr="008979A8" w:rsidR="00217703" w:rsidTr="4801D386" w14:paraId="1DF50F20" w14:textId="77777777">
        <w:trPr>
          <w:trHeight w:val="108"/>
        </w:trPr>
        <w:tc>
          <w:tcPr>
            <w:tcW w:w="1633" w:type="pct"/>
            <w:gridSpan w:val="2"/>
            <w:tcMar/>
          </w:tcPr>
          <w:p w:rsidR="00217703" w:rsidP="00217703" w:rsidRDefault="00217703" w14:paraId="640C62D7" w14:textId="5D51F2B3">
            <w:r>
              <w:t>a</w:t>
            </w:r>
            <w:r w:rsidRPr="00FB1C15">
              <w:t>llowHybrid</w:t>
            </w:r>
          </w:p>
        </w:tc>
        <w:tc>
          <w:tcPr>
            <w:tcW w:w="549" w:type="pct"/>
            <w:gridSpan w:val="2"/>
            <w:tcMar/>
          </w:tcPr>
          <w:p w:rsidR="00217703" w:rsidP="00217703" w:rsidRDefault="00217703" w14:paraId="4A38B60F" w14:textId="7E58F824">
            <w:r>
              <w:t>Radio Button</w:t>
            </w:r>
          </w:p>
        </w:tc>
        <w:tc>
          <w:tcPr>
            <w:tcW w:w="2818" w:type="pct"/>
            <w:gridSpan w:val="2"/>
            <w:tcMar/>
          </w:tcPr>
          <w:p w:rsidR="00217703" w:rsidP="00217703" w:rsidRDefault="00217703" w14:paraId="36347BEF" w14:textId="2951D345">
            <w:r>
              <w:t xml:space="preserve">Label </w:t>
            </w:r>
            <w:r>
              <w:rPr>
                <w:rFonts w:cs="CordiaUPC"/>
                <w:cs/>
              </w:rPr>
              <w:t xml:space="preserve">: </w:t>
            </w:r>
            <w:r w:rsidRPr="00362C90">
              <w:rPr>
                <w:rFonts w:cs="CordiaUPC"/>
                <w:color w:val="FF0000"/>
                <w:cs/>
              </w:rPr>
              <w:t>*</w:t>
            </w:r>
            <w:r w:rsidRPr="00362C90">
              <w:rPr>
                <w:color w:val="FF0000"/>
              </w:rPr>
              <w:t>Allow Hybrid</w:t>
            </w:r>
          </w:p>
          <w:p w:rsidR="00217703" w:rsidP="00217703" w:rsidRDefault="00217703" w14:paraId="1683473C" w14:textId="77777777">
            <w:pPr>
              <w:rPr>
                <w:rFonts w:cs="CordiaUPC"/>
              </w:rPr>
            </w:pPr>
            <w:r w:rsidRPr="002B59E6">
              <w:t xml:space="preserve">List of Value </w:t>
            </w:r>
            <w:r w:rsidRPr="002B59E6"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‘</w:t>
            </w:r>
            <w:r>
              <w:rPr>
                <w:rFonts w:cs="CordiaUPC"/>
              </w:rPr>
              <w:t>YesNoIndicator</w:t>
            </w:r>
            <w:r>
              <w:rPr>
                <w:rFonts w:cs="Angsana New"/>
                <w:cs/>
              </w:rPr>
              <w:t>’</w:t>
            </w:r>
          </w:p>
          <w:p w:rsidR="00217703" w:rsidP="00217703" w:rsidRDefault="00217703" w14:paraId="2F312DA1" w14:textId="77777777">
            <w:r>
              <w:rPr>
                <w:rFonts w:cs="CordiaUPC"/>
              </w:rPr>
              <w:t xml:space="preserve">Visible </w:t>
            </w:r>
            <w:r>
              <w:rPr>
                <w:rFonts w:hint="cs" w:cs="Angsana New"/>
                <w:cs/>
              </w:rPr>
              <w:t xml:space="preserve">เมื่อ </w:t>
            </w:r>
            <w:r>
              <w:t xml:space="preserve">productClass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CordiaUPC"/>
                <w:cs/>
              </w:rPr>
              <w:t>“</w:t>
            </w:r>
            <w:r>
              <w:t>On</w:t>
            </w:r>
            <w:r>
              <w:rPr>
                <w:rFonts w:cs="CordiaUPC"/>
                <w:cs/>
              </w:rPr>
              <w:t>-</w:t>
            </w:r>
            <w:r>
              <w:t>Top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หรือ </w:t>
            </w:r>
            <w:r>
              <w:rPr>
                <w:rFonts w:cs="CordiaUPC"/>
                <w:cs/>
              </w:rPr>
              <w:t>“</w:t>
            </w:r>
            <w:r>
              <w:t>On</w:t>
            </w:r>
            <w:r>
              <w:rPr>
                <w:rFonts w:cs="CordiaUPC"/>
                <w:cs/>
              </w:rPr>
              <w:t>-</w:t>
            </w:r>
            <w:r>
              <w:t>Top Extra</w:t>
            </w:r>
            <w:r>
              <w:rPr>
                <w:rFonts w:cs="CordiaUPC"/>
                <w:cs/>
              </w:rPr>
              <w:t>”</w:t>
            </w:r>
          </w:p>
          <w:p w:rsidR="00217703" w:rsidP="00217703" w:rsidRDefault="00217703" w14:paraId="0CB04A57" w14:textId="40C6D22D">
            <w:r>
              <w:rPr>
                <w:rFonts w:hint="cs"/>
                <w:cs/>
              </w:rPr>
              <w:t xml:space="preserve">และ </w:t>
            </w:r>
            <w:r>
              <w:t xml:space="preserve">productSpec </w:t>
            </w:r>
            <w:r>
              <w:rPr>
                <w:rFonts w:hint="cs"/>
                <w:cs/>
              </w:rPr>
              <w:t xml:space="preserve">ประกอบด้วย </w:t>
            </w:r>
            <w:r>
              <w:rPr>
                <w:rFonts w:cs="CordiaUPC"/>
                <w:cs/>
              </w:rPr>
              <w:t>“</w:t>
            </w:r>
            <w:r>
              <w:t>Internet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หรือ </w:t>
            </w:r>
            <w:r>
              <w:rPr>
                <w:rFonts w:cs="CordiaUPC"/>
                <w:cs/>
              </w:rPr>
              <w:t>“</w:t>
            </w:r>
            <w:r>
              <w:t>Vertical App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หรือ </w:t>
            </w:r>
            <w:r>
              <w:rPr>
                <w:rFonts w:cs="CordiaUPC"/>
                <w:cs/>
              </w:rPr>
              <w:t>“</w:t>
            </w:r>
            <w:r>
              <w:t>WiFi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หรือ </w:t>
            </w:r>
            <w:r>
              <w:rPr>
                <w:rFonts w:cs="CordiaUPC"/>
                <w:cs/>
              </w:rPr>
              <w:t>“</w:t>
            </w:r>
            <w:r>
              <w:t>Internet Roaming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หรือ </w:t>
            </w:r>
            <w:r>
              <w:rPr>
                <w:rFonts w:cs="CordiaUPC"/>
                <w:cs/>
              </w:rPr>
              <w:t>“</w:t>
            </w:r>
            <w:r>
              <w:t>WiFi Roaming</w:t>
            </w:r>
            <w:r>
              <w:rPr>
                <w:rFonts w:cs="CordiaUPC"/>
                <w:cs/>
              </w:rPr>
              <w:t>”</w:t>
            </w:r>
          </w:p>
          <w:p w:rsidR="00217703" w:rsidP="00217703" w:rsidRDefault="00217703" w14:paraId="10C85383" w14:textId="455649D2">
            <w:r>
              <w:rPr>
                <w:rFonts w:hint="cs"/>
                <w:cs/>
              </w:rPr>
              <w:t xml:space="preserve">ถ้าไม่ใช่ให้ </w:t>
            </w:r>
            <w:r>
              <w:t xml:space="preserve">Invisible </w:t>
            </w:r>
            <w:r>
              <w:rPr>
                <w:rFonts w:hint="cs"/>
                <w:cs/>
              </w:rPr>
              <w:t>และเคลียร์ค่า</w:t>
            </w:r>
          </w:p>
          <w:p w:rsidR="00217703" w:rsidP="00217703" w:rsidRDefault="00217703" w14:paraId="6D341AFB" w14:textId="77777777">
            <w:pPr>
              <w:rPr>
                <w:rFonts w:cs="Angsana New"/>
              </w:rPr>
            </w:pPr>
            <w:r>
              <w:t xml:space="preserve">Default Value </w:t>
            </w:r>
            <w:r>
              <w:rPr>
                <w:rFonts w:cs="Angsana New"/>
                <w:cs/>
              </w:rPr>
              <w:t xml:space="preserve">: </w:t>
            </w:r>
          </w:p>
          <w:p w:rsidR="00217703" w:rsidP="00217703" w:rsidRDefault="00217703" w14:paraId="196BABC9" w14:textId="483328DD">
            <w:pPr>
              <w:rPr>
                <w:rFonts w:cs="Angsana New"/>
              </w:rPr>
            </w:pPr>
            <w:r>
              <w:rPr>
                <w:rFonts w:hint="cs" w:cs="Angsana New"/>
                <w:cs/>
              </w:rPr>
              <w:t xml:space="preserve">ถ้า </w:t>
            </w:r>
            <w:r>
              <w:rPr>
                <w:rFonts w:cs="Angsana New"/>
              </w:rPr>
              <w:t xml:space="preserve">customerType </w:t>
            </w:r>
            <w:r>
              <w:rPr>
                <w:rFonts w:cs="CordiaUPC"/>
                <w:cs/>
              </w:rPr>
              <w:t>= “</w:t>
            </w:r>
            <w:r>
              <w:rPr>
                <w:rFonts w:cs="Angsana New"/>
              </w:rPr>
              <w:t>Post</w:t>
            </w:r>
            <w:r>
              <w:rPr>
                <w:rFonts w:cs="CordiaUPC"/>
                <w:cs/>
              </w:rPr>
              <w:t>-</w:t>
            </w:r>
            <w:r>
              <w:rPr>
                <w:rFonts w:cs="Angsana New"/>
              </w:rPr>
              <w:t>paid</w:t>
            </w:r>
            <w:r>
              <w:rPr>
                <w:rFonts w:cs="CordiaUPC"/>
                <w:cs/>
              </w:rPr>
              <w:t>”</w:t>
            </w:r>
          </w:p>
          <w:p w:rsidR="00217703" w:rsidP="00217703" w:rsidRDefault="00217703" w14:paraId="6DB37482" w14:textId="398062AA">
            <w:pPr>
              <w:rPr>
                <w:rFonts w:cs="Angsana New"/>
              </w:rPr>
            </w:pPr>
            <w:r>
              <w:t>Default</w:t>
            </w:r>
            <w:r>
              <w:rPr>
                <w:rFonts w:cs="CordiaUPC"/>
                <w:cs/>
              </w:rPr>
              <w:t xml:space="preserve"> “</w:t>
            </w:r>
            <w:r>
              <w:rPr>
                <w:rFonts w:cs="Angsana New"/>
              </w:rPr>
              <w:t>Yes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เมื่อ </w:t>
            </w:r>
            <w:r>
              <w:t xml:space="preserve">sharePlan </w:t>
            </w:r>
            <w:r>
              <w:rPr>
                <w:rFonts w:cs="CordiaUPC"/>
                <w:cs/>
              </w:rPr>
              <w:t>= “</w:t>
            </w:r>
            <w:r>
              <w:t>No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productSpec </w:t>
            </w:r>
            <w:r>
              <w:rPr>
                <w:rFonts w:hint="cs"/>
                <w:cs/>
              </w:rPr>
              <w:t xml:space="preserve">เป็น </w:t>
            </w:r>
            <w:r>
              <w:rPr>
                <w:rFonts w:cs="CordiaUPC"/>
                <w:cs/>
              </w:rPr>
              <w:t>“</w:t>
            </w:r>
            <w:r>
              <w:t>Internet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หรือ </w:t>
            </w:r>
            <w:r>
              <w:rPr>
                <w:rFonts w:cs="CordiaUPC"/>
                <w:cs/>
              </w:rPr>
              <w:t>“</w:t>
            </w:r>
            <w:r>
              <w:t>Vertical App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หรือ </w:t>
            </w:r>
            <w:r>
              <w:rPr>
                <w:rFonts w:cs="CordiaUPC"/>
                <w:cs/>
              </w:rPr>
              <w:t>“</w:t>
            </w:r>
            <w:r>
              <w:t>WiFi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หรือ </w:t>
            </w:r>
            <w:r>
              <w:rPr>
                <w:rFonts w:cs="CordiaUPC"/>
                <w:cs/>
              </w:rPr>
              <w:t>“</w:t>
            </w:r>
            <w:r>
              <w:t>Internet Roaming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หรือ </w:t>
            </w:r>
            <w:r>
              <w:rPr>
                <w:rFonts w:cs="CordiaUPC"/>
                <w:cs/>
              </w:rPr>
              <w:t>“</w:t>
            </w:r>
            <w:r>
              <w:t>WiFi Roaming</w:t>
            </w:r>
            <w:r>
              <w:rPr>
                <w:rFonts w:cs="CordiaUPC"/>
                <w:cs/>
              </w:rPr>
              <w:t>”</w:t>
            </w:r>
            <w:r>
              <w:rPr>
                <w:rFonts w:hint="cs"/>
                <w:cs/>
              </w:rPr>
              <w:t xml:space="preserve"> เท่านั้น</w:t>
            </w:r>
            <w:r>
              <w:rPr>
                <w:rFonts w:hint="cs" w:cs="Angsana New"/>
                <w:cs/>
              </w:rPr>
              <w:t xml:space="preserve"> </w:t>
            </w:r>
          </w:p>
          <w:p w:rsidR="00217703" w:rsidP="00217703" w:rsidRDefault="00217703" w14:paraId="0D55E848" w14:textId="55DF792F">
            <w:pPr>
              <w:rPr>
                <w:rFonts w:cs="Angsana New"/>
              </w:rPr>
            </w:pPr>
            <w:r>
              <w:rPr>
                <w:rFonts w:hint="cs" w:cs="Angsana New"/>
                <w:cs/>
              </w:rPr>
              <w:t xml:space="preserve">ถ้าไม่ใช่ </w:t>
            </w:r>
            <w:r>
              <w:rPr>
                <w:rFonts w:cs="Angsana New"/>
              </w:rPr>
              <w:t xml:space="preserve">Default </w:t>
            </w:r>
            <w:r>
              <w:rPr>
                <w:rFonts w:cs="CordiaUPC"/>
                <w:cs/>
              </w:rPr>
              <w:t>“</w:t>
            </w:r>
            <w:r>
              <w:rPr>
                <w:rFonts w:cs="Angsana New"/>
              </w:rPr>
              <w:t>No</w:t>
            </w:r>
            <w:r>
              <w:rPr>
                <w:rFonts w:cs="CordiaUPC"/>
                <w:cs/>
              </w:rPr>
              <w:t>”</w:t>
            </w:r>
          </w:p>
          <w:p w:rsidR="00217703" w:rsidP="00217703" w:rsidRDefault="00217703" w14:paraId="7938EB38" w14:textId="4964A6BF">
            <w:pPr>
              <w:rPr>
                <w:rFonts w:cs="Angsana New"/>
              </w:rPr>
            </w:pPr>
            <w:r>
              <w:rPr>
                <w:rFonts w:hint="cs" w:cs="Angsana New"/>
                <w:cs/>
              </w:rPr>
              <w:t xml:space="preserve">ถ้า </w:t>
            </w:r>
            <w:r>
              <w:rPr>
                <w:rFonts w:cs="Angsana New"/>
              </w:rPr>
              <w:t xml:space="preserve">customerType </w:t>
            </w:r>
            <w:r>
              <w:rPr>
                <w:rFonts w:cs="CordiaUPC"/>
                <w:cs/>
              </w:rPr>
              <w:t>= “</w:t>
            </w:r>
            <w:r>
              <w:rPr>
                <w:rFonts w:cs="Angsana New"/>
              </w:rPr>
              <w:t>Pre</w:t>
            </w:r>
            <w:r>
              <w:rPr>
                <w:rFonts w:cs="CordiaUPC"/>
                <w:cs/>
              </w:rPr>
              <w:t>-</w:t>
            </w:r>
            <w:r>
              <w:rPr>
                <w:rFonts w:cs="Angsana New"/>
              </w:rPr>
              <w:t>paid</w:t>
            </w:r>
            <w:r>
              <w:rPr>
                <w:rFonts w:cs="CordiaUPC"/>
                <w:cs/>
              </w:rPr>
              <w:t>”</w:t>
            </w:r>
          </w:p>
          <w:p w:rsidR="00217703" w:rsidP="00217703" w:rsidRDefault="00217703" w14:paraId="62209EB4" w14:textId="55EC937E">
            <w:r>
              <w:t>Default</w:t>
            </w:r>
            <w:r>
              <w:rPr>
                <w:rFonts w:cs="CordiaUPC"/>
                <w:cs/>
              </w:rPr>
              <w:t xml:space="preserve"> : “</w:t>
            </w:r>
            <w:r>
              <w:rPr>
                <w:rFonts w:cs="Angsana New"/>
              </w:rPr>
              <w:t>Yes</w:t>
            </w:r>
            <w:r>
              <w:rPr>
                <w:rFonts w:cs="CordiaUPC"/>
                <w:cs/>
              </w:rPr>
              <w:t>”</w:t>
            </w:r>
            <w:r>
              <w:rPr>
                <w:rFonts w:hint="cs"/>
                <w:cs/>
              </w:rPr>
              <w:t xml:space="preserve"> เมื่อ </w:t>
            </w:r>
            <w:r>
              <w:t xml:space="preserve">productSpec </w:t>
            </w:r>
            <w:r>
              <w:rPr>
                <w:rFonts w:hint="cs"/>
                <w:cs/>
              </w:rPr>
              <w:t xml:space="preserve">เป็น </w:t>
            </w:r>
            <w:r>
              <w:rPr>
                <w:rFonts w:cs="CordiaUPC"/>
                <w:cs/>
              </w:rPr>
              <w:t>“</w:t>
            </w:r>
            <w:r>
              <w:t>Internet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หรือ </w:t>
            </w:r>
            <w:r>
              <w:rPr>
                <w:rFonts w:cs="CordiaUPC"/>
                <w:cs/>
              </w:rPr>
              <w:t>“</w:t>
            </w:r>
            <w:r>
              <w:t>Vertical App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หรือ </w:t>
            </w:r>
            <w:r>
              <w:rPr>
                <w:rFonts w:cs="CordiaUPC"/>
                <w:cs/>
              </w:rPr>
              <w:t>“</w:t>
            </w:r>
            <w:r>
              <w:t>WiFi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หรือ </w:t>
            </w:r>
            <w:r>
              <w:rPr>
                <w:rFonts w:cs="CordiaUPC"/>
                <w:cs/>
              </w:rPr>
              <w:t>“</w:t>
            </w:r>
            <w:r>
              <w:t>Internet Roaming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หรือ </w:t>
            </w:r>
            <w:r>
              <w:rPr>
                <w:rFonts w:cs="CordiaUPC"/>
                <w:cs/>
              </w:rPr>
              <w:t>“</w:t>
            </w:r>
            <w:r>
              <w:t>WiFi Roaming</w:t>
            </w:r>
            <w:r>
              <w:rPr>
                <w:rFonts w:cs="CordiaUPC"/>
                <w:cs/>
              </w:rPr>
              <w:t>”</w:t>
            </w:r>
            <w:r>
              <w:rPr>
                <w:rFonts w:hint="cs"/>
                <w:cs/>
              </w:rPr>
              <w:t xml:space="preserve"> เท่านั้น</w:t>
            </w:r>
          </w:p>
          <w:p w:rsidR="00217703" w:rsidP="00217703" w:rsidRDefault="00217703" w14:paraId="18755AF3" w14:textId="77777777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ถ้าไม่ใช่ </w:t>
            </w:r>
            <w:r>
              <w:t xml:space="preserve">Default Value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CordiaUPC"/>
                <w:cs/>
              </w:rPr>
              <w:t>“</w:t>
            </w:r>
            <w:r>
              <w:rPr>
                <w:rFonts w:cs="Angsana New"/>
              </w:rPr>
              <w:t>No</w:t>
            </w:r>
            <w:r>
              <w:rPr>
                <w:rFonts w:cs="CordiaUPC"/>
                <w:cs/>
              </w:rPr>
              <w:t>”</w:t>
            </w:r>
          </w:p>
          <w:p w:rsidR="00217703" w:rsidP="00217703" w:rsidRDefault="00217703" w14:paraId="7CAD4320" w14:textId="1AA27FD2"/>
        </w:tc>
      </w:tr>
      <w:tr w:rsidRPr="008979A8" w:rsidR="00217703" w:rsidTr="4801D386" w14:paraId="49085647" w14:textId="77777777">
        <w:trPr>
          <w:trHeight w:val="108"/>
        </w:trPr>
        <w:tc>
          <w:tcPr>
            <w:tcW w:w="1633" w:type="pct"/>
            <w:gridSpan w:val="2"/>
            <w:tcMar/>
          </w:tcPr>
          <w:p w:rsidR="00217703" w:rsidP="00217703" w:rsidRDefault="00217703" w14:paraId="4DAD7CD3" w14:textId="613D8EA4">
            <w:r>
              <w:t>a</w:t>
            </w:r>
            <w:r w:rsidRPr="00FB1C15">
              <w:t>llow</w:t>
            </w:r>
            <w:r>
              <w:t>Mvpn</w:t>
            </w:r>
          </w:p>
        </w:tc>
        <w:tc>
          <w:tcPr>
            <w:tcW w:w="549" w:type="pct"/>
            <w:gridSpan w:val="2"/>
            <w:tcMar/>
          </w:tcPr>
          <w:p w:rsidR="00217703" w:rsidP="00217703" w:rsidRDefault="00217703" w14:paraId="139A8F22" w14:textId="10A5F7D1">
            <w:r>
              <w:t>Radio Button</w:t>
            </w:r>
          </w:p>
        </w:tc>
        <w:tc>
          <w:tcPr>
            <w:tcW w:w="2818" w:type="pct"/>
            <w:gridSpan w:val="2"/>
            <w:tcMar/>
          </w:tcPr>
          <w:p w:rsidR="00217703" w:rsidP="00217703" w:rsidRDefault="00217703" w14:paraId="4A20DA1A" w14:textId="55CC47CF">
            <w:r>
              <w:t xml:space="preserve">Label </w:t>
            </w:r>
            <w:r>
              <w:rPr>
                <w:rFonts w:cs="CordiaUPC"/>
                <w:cs/>
              </w:rPr>
              <w:t xml:space="preserve">: </w:t>
            </w:r>
            <w:r w:rsidRPr="00362C90">
              <w:rPr>
                <w:rFonts w:cs="CordiaUPC"/>
                <w:color w:val="FF0000"/>
                <w:cs/>
              </w:rPr>
              <w:t>*</w:t>
            </w:r>
            <w:r w:rsidRPr="00362C90">
              <w:rPr>
                <w:color w:val="FF0000"/>
              </w:rPr>
              <w:t xml:space="preserve">Allow </w:t>
            </w:r>
            <w:r>
              <w:rPr>
                <w:color w:val="FF0000"/>
              </w:rPr>
              <w:t>MVPN</w:t>
            </w:r>
          </w:p>
          <w:p w:rsidR="00217703" w:rsidP="00217703" w:rsidRDefault="00217703" w14:paraId="695BF4BB" w14:textId="77777777">
            <w:pPr>
              <w:rPr>
                <w:rFonts w:cs="CordiaUPC"/>
              </w:rPr>
            </w:pPr>
            <w:r w:rsidRPr="002B59E6">
              <w:t xml:space="preserve">List of Value </w:t>
            </w:r>
            <w:r w:rsidRPr="002B59E6"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‘</w:t>
            </w:r>
            <w:r>
              <w:rPr>
                <w:rFonts w:cs="CordiaUPC"/>
              </w:rPr>
              <w:t>YesNoIndicator</w:t>
            </w:r>
            <w:r>
              <w:rPr>
                <w:rFonts w:cs="Angsana New"/>
                <w:cs/>
              </w:rPr>
              <w:t>’</w:t>
            </w:r>
          </w:p>
          <w:p w:rsidR="00217703" w:rsidP="00217703" w:rsidRDefault="00217703" w14:paraId="07C8893F" w14:textId="73A29EBE">
            <w:r>
              <w:rPr>
                <w:rFonts w:cs="CordiaUPC"/>
              </w:rPr>
              <w:t xml:space="preserve">Visible </w:t>
            </w:r>
            <w:r>
              <w:rPr>
                <w:rFonts w:hint="cs" w:cs="Angsana New"/>
                <w:cs/>
              </w:rPr>
              <w:t xml:space="preserve">เมื่อ </w:t>
            </w:r>
            <w:r>
              <w:rPr>
                <w:rFonts w:cs="Angsana New"/>
              </w:rPr>
              <w:t xml:space="preserve">poGroup </w:t>
            </w:r>
            <w:r>
              <w:rPr>
                <w:rFonts w:cs="CordiaUPC"/>
                <w:cs/>
              </w:rPr>
              <w:t>= “</w:t>
            </w:r>
            <w:r>
              <w:rPr>
                <w:rFonts w:cs="Angsana New"/>
              </w:rPr>
              <w:t>Mobile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และ </w:t>
            </w:r>
            <w:r>
              <w:rPr>
                <w:rFonts w:cs="Angsana New"/>
              </w:rPr>
              <w:t xml:space="preserve">customerType </w:t>
            </w:r>
            <w:r>
              <w:rPr>
                <w:rFonts w:hint="cs" w:cs="Angsana New"/>
                <w:cs/>
              </w:rPr>
              <w:t xml:space="preserve">มีค่าเป็น </w:t>
            </w:r>
            <w:r>
              <w:rPr>
                <w:rFonts w:cs="CordiaUPC"/>
                <w:cs/>
              </w:rPr>
              <w:t>“</w:t>
            </w:r>
            <w:r>
              <w:rPr>
                <w:rFonts w:cs="Angsana New"/>
              </w:rPr>
              <w:t>Pre</w:t>
            </w:r>
            <w:r>
              <w:rPr>
                <w:rFonts w:cs="CordiaUPC"/>
                <w:cs/>
              </w:rPr>
              <w:t>-</w:t>
            </w:r>
            <w:r>
              <w:rPr>
                <w:rFonts w:cs="Angsana New"/>
              </w:rPr>
              <w:t>paid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productClass </w:t>
            </w:r>
            <w:r>
              <w:rPr>
                <w:rFonts w:cs="CordiaUPC"/>
                <w:cs/>
              </w:rPr>
              <w:t>= “</w:t>
            </w:r>
            <w:r>
              <w:t>On</w:t>
            </w:r>
            <w:r>
              <w:rPr>
                <w:rFonts w:cs="CordiaUPC"/>
                <w:cs/>
              </w:rPr>
              <w:t>-</w:t>
            </w:r>
            <w:r>
              <w:t>Top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หรือ </w:t>
            </w:r>
            <w:r>
              <w:rPr>
                <w:rFonts w:cs="CordiaUPC"/>
                <w:cs/>
              </w:rPr>
              <w:t>“</w:t>
            </w:r>
            <w:r>
              <w:t>On</w:t>
            </w:r>
            <w:r>
              <w:rPr>
                <w:rFonts w:cs="CordiaUPC"/>
                <w:cs/>
              </w:rPr>
              <w:t>-</w:t>
            </w:r>
            <w:r>
              <w:t>Top Extra</w:t>
            </w:r>
            <w:r>
              <w:rPr>
                <w:rFonts w:cs="CordiaUPC"/>
                <w:cs/>
              </w:rPr>
              <w:t>”</w:t>
            </w:r>
          </w:p>
          <w:p w:rsidR="00217703" w:rsidP="00217703" w:rsidRDefault="00217703" w14:paraId="78FF5D44" w14:textId="3E7AB5AD">
            <w:r>
              <w:rPr>
                <w:rFonts w:hint="cs"/>
                <w:cs/>
              </w:rPr>
              <w:t xml:space="preserve">ถ้าไม่ใช่ให้ </w:t>
            </w:r>
            <w:r>
              <w:t xml:space="preserve">Invisible </w:t>
            </w:r>
            <w:r>
              <w:rPr>
                <w:rFonts w:hint="cs"/>
                <w:cs/>
              </w:rPr>
              <w:t>และเคลียร์ค่า</w:t>
            </w:r>
          </w:p>
          <w:p w:rsidR="00217703" w:rsidP="00217703" w:rsidRDefault="00217703" w14:paraId="77A9F748" w14:textId="7F184CAB">
            <w:r>
              <w:t xml:space="preserve">Default Value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CordiaUPC"/>
                <w:cs/>
              </w:rPr>
              <w:t>“</w:t>
            </w:r>
            <w:r>
              <w:rPr>
                <w:rFonts w:cs="Angsana New"/>
              </w:rPr>
              <w:t>No</w:t>
            </w:r>
            <w:r>
              <w:rPr>
                <w:rFonts w:cs="CordiaUPC"/>
                <w:cs/>
              </w:rPr>
              <w:t>”</w:t>
            </w:r>
            <w:r>
              <w:rPr>
                <w:rFonts w:hint="cs"/>
                <w:cs/>
              </w:rPr>
              <w:t xml:space="preserve"> เมื่อ </w:t>
            </w:r>
            <w:r>
              <w:t xml:space="preserve">productSpec </w:t>
            </w:r>
            <w:r>
              <w:rPr>
                <w:rFonts w:hint="cs"/>
                <w:cs/>
              </w:rPr>
              <w:t xml:space="preserve">ประกอบด้วย </w:t>
            </w:r>
            <w:r>
              <w:rPr>
                <w:rFonts w:cs="CordiaUPC"/>
                <w:cs/>
              </w:rPr>
              <w:t>“</w:t>
            </w:r>
            <w:r>
              <w:t>Voice</w:t>
            </w:r>
            <w:r>
              <w:rPr>
                <w:rFonts w:cs="CordiaUPC"/>
                <w:cs/>
              </w:rPr>
              <w:t xml:space="preserve">” </w:t>
            </w:r>
          </w:p>
          <w:p w:rsidR="00217703" w:rsidP="00217703" w:rsidRDefault="00217703" w14:paraId="2B71D515" w14:textId="0B2BCA25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ถ้าไม่ใช่ให้ </w:t>
            </w:r>
            <w:r>
              <w:t xml:space="preserve">Default </w:t>
            </w:r>
            <w:r>
              <w:rPr>
                <w:rFonts w:hint="cs"/>
                <w:cs/>
              </w:rPr>
              <w:t>ค่าก่อนหน้า</w:t>
            </w:r>
          </w:p>
        </w:tc>
      </w:tr>
      <w:tr w:rsidRPr="008979A8" w:rsidR="00217703" w:rsidTr="4801D386" w14:paraId="169DAFB8" w14:textId="77777777">
        <w:trPr>
          <w:trHeight w:val="108"/>
        </w:trPr>
        <w:tc>
          <w:tcPr>
            <w:tcW w:w="1633" w:type="pct"/>
            <w:gridSpan w:val="2"/>
            <w:tcMar/>
          </w:tcPr>
          <w:p w:rsidR="00217703" w:rsidP="00217703" w:rsidRDefault="00217703" w14:paraId="0C40C6B0" w14:textId="24BCD1F2">
            <w:r>
              <w:t>promotionEndFlag</w:t>
            </w:r>
          </w:p>
        </w:tc>
        <w:tc>
          <w:tcPr>
            <w:tcW w:w="549" w:type="pct"/>
            <w:gridSpan w:val="2"/>
            <w:tcMar/>
          </w:tcPr>
          <w:p w:rsidR="00217703" w:rsidP="00217703" w:rsidRDefault="00217703" w14:paraId="2C130D54" w14:textId="7ACEF505">
            <w:r>
              <w:t>Radio Button</w:t>
            </w:r>
          </w:p>
        </w:tc>
        <w:tc>
          <w:tcPr>
            <w:tcW w:w="2818" w:type="pct"/>
            <w:gridSpan w:val="2"/>
            <w:tcMar/>
          </w:tcPr>
          <w:p w:rsidR="00217703" w:rsidP="00217703" w:rsidRDefault="00217703" w14:paraId="709AC549" w14:textId="77777777">
            <w:r>
              <w:t xml:space="preserve">Label </w:t>
            </w:r>
            <w:r>
              <w:rPr>
                <w:rFonts w:cs="CordiaUPC"/>
                <w:cs/>
              </w:rPr>
              <w:t xml:space="preserve">: </w:t>
            </w:r>
            <w:r w:rsidRPr="00362C90">
              <w:rPr>
                <w:rFonts w:cs="CordiaUPC"/>
                <w:color w:val="FF0000"/>
                <w:cs/>
              </w:rPr>
              <w:t>*</w:t>
            </w:r>
            <w:r>
              <w:rPr>
                <w:color w:val="FF0000"/>
              </w:rPr>
              <w:t>Promotion End Flag</w:t>
            </w:r>
          </w:p>
          <w:p w:rsidR="00217703" w:rsidP="00217703" w:rsidRDefault="00217703" w14:paraId="7C8F871D" w14:textId="77777777">
            <w:pPr>
              <w:rPr>
                <w:rFonts w:cs="CordiaUPC"/>
              </w:rPr>
            </w:pPr>
            <w:r w:rsidRPr="002B59E6">
              <w:t xml:space="preserve">List of Value </w:t>
            </w:r>
            <w:r w:rsidRPr="002B59E6"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‘</w:t>
            </w:r>
            <w:r>
              <w:rPr>
                <w:rFonts w:cs="CordiaUPC"/>
              </w:rPr>
              <w:t>YesNoIndicator</w:t>
            </w:r>
            <w:r>
              <w:rPr>
                <w:rFonts w:cs="Angsana New"/>
                <w:cs/>
              </w:rPr>
              <w:t>’</w:t>
            </w:r>
          </w:p>
          <w:p w:rsidR="00217703" w:rsidP="00217703" w:rsidRDefault="00217703" w14:paraId="293F5EA5" w14:textId="77777777">
            <w:r>
              <w:rPr>
                <w:rFonts w:cs="CordiaUPC"/>
              </w:rPr>
              <w:t xml:space="preserve">Visible </w:t>
            </w:r>
            <w:r>
              <w:rPr>
                <w:rFonts w:hint="cs" w:cs="Angsana New"/>
                <w:cs/>
              </w:rPr>
              <w:t xml:space="preserve">เมื่อ </w:t>
            </w:r>
            <w:r>
              <w:rPr>
                <w:rFonts w:cs="Angsana New"/>
              </w:rPr>
              <w:t xml:space="preserve">customerType </w:t>
            </w:r>
            <w:r>
              <w:rPr>
                <w:rFonts w:hint="cs" w:cs="Angsana New"/>
                <w:cs/>
              </w:rPr>
              <w:t xml:space="preserve">มีค่าเป็น </w:t>
            </w:r>
            <w:r>
              <w:rPr>
                <w:rFonts w:cs="CordiaUPC"/>
                <w:cs/>
              </w:rPr>
              <w:t>“</w:t>
            </w:r>
            <w:r>
              <w:rPr>
                <w:rFonts w:cs="Angsana New"/>
              </w:rPr>
              <w:t>Pre</w:t>
            </w:r>
            <w:r>
              <w:rPr>
                <w:rFonts w:cs="CordiaUPC"/>
                <w:cs/>
              </w:rPr>
              <w:t>-</w:t>
            </w:r>
            <w:r>
              <w:rPr>
                <w:rFonts w:cs="Angsana New"/>
              </w:rPr>
              <w:t>paid</w:t>
            </w:r>
            <w:r>
              <w:rPr>
                <w:rFonts w:cs="CordiaUPC"/>
                <w:cs/>
              </w:rPr>
              <w:t>”</w:t>
            </w:r>
          </w:p>
          <w:p w:rsidR="00217703" w:rsidP="00217703" w:rsidRDefault="00217703" w14:paraId="7F1EA433" w14:textId="77777777">
            <w:r>
              <w:rPr>
                <w:rFonts w:hint="cs"/>
                <w:cs/>
              </w:rPr>
              <w:t xml:space="preserve">ถ้าไม่ใช่ให้ </w:t>
            </w:r>
            <w:r>
              <w:t xml:space="preserve">Invisible </w:t>
            </w:r>
            <w:r>
              <w:rPr>
                <w:rFonts w:hint="cs"/>
                <w:cs/>
              </w:rPr>
              <w:t>และเคลียร์ค่า</w:t>
            </w:r>
          </w:p>
          <w:p w:rsidR="00217703" w:rsidP="00217703" w:rsidRDefault="00217703" w14:paraId="558E2493" w14:textId="77777777">
            <w:r>
              <w:t xml:space="preserve">Default Value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CordiaUPC"/>
                <w:cs/>
              </w:rPr>
              <w:t>“</w:t>
            </w:r>
            <w:r>
              <w:rPr>
                <w:rFonts w:cs="Angsana New"/>
              </w:rPr>
              <w:t>No</w:t>
            </w:r>
            <w:r>
              <w:rPr>
                <w:rFonts w:cs="CordiaUPC"/>
                <w:cs/>
              </w:rPr>
              <w:t>”</w:t>
            </w:r>
            <w:r>
              <w:rPr>
                <w:rFonts w:hint="cs"/>
                <w:cs/>
              </w:rPr>
              <w:t xml:space="preserve"> เมื่อ </w:t>
            </w:r>
            <w:r>
              <w:t xml:space="preserve">priceType </w:t>
            </w:r>
            <w:r>
              <w:rPr>
                <w:rFonts w:cs="CordiaUPC"/>
                <w:cs/>
              </w:rPr>
              <w:t>= “</w:t>
            </w:r>
            <w:r>
              <w:t>One</w:t>
            </w:r>
            <w:r>
              <w:rPr>
                <w:rFonts w:cs="CordiaUPC"/>
                <w:cs/>
              </w:rPr>
              <w:t>-</w:t>
            </w:r>
            <w:r>
              <w:t>Time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หรือ </w:t>
            </w:r>
            <w:r>
              <w:t xml:space="preserve">priceType </w:t>
            </w:r>
            <w:r>
              <w:rPr>
                <w:rFonts w:cs="CordiaUPC"/>
                <w:cs/>
              </w:rPr>
              <w:t>= “</w:t>
            </w:r>
            <w:r>
              <w:t>Recurring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และ  </w:t>
            </w:r>
            <w:r w:rsidRPr="00C85F2C">
              <w:t xml:space="preserve">charge only first cycle </w:t>
            </w:r>
            <w:r>
              <w:rPr>
                <w:rFonts w:cs="CordiaUPC"/>
                <w:cs/>
              </w:rPr>
              <w:t>(</w:t>
            </w:r>
            <w:r w:rsidRPr="00C85F2C">
              <w:rPr>
                <w:cs/>
              </w:rPr>
              <w:t xml:space="preserve"> เดือนที่ </w:t>
            </w:r>
            <w:r w:rsidRPr="00C85F2C">
              <w:t xml:space="preserve">1 </w:t>
            </w:r>
            <w:r w:rsidRPr="00C85F2C">
              <w:rPr>
                <w:cs/>
              </w:rPr>
              <w:t xml:space="preserve">คิดเงินลูกค้า </w:t>
            </w:r>
            <w:r w:rsidRPr="00C85F2C">
              <w:t xml:space="preserve">x </w:t>
            </w:r>
            <w:r w:rsidRPr="00C85F2C">
              <w:rPr>
                <w:cs/>
              </w:rPr>
              <w:t xml:space="preserve">บาท เดือนถัดไปคิด </w:t>
            </w:r>
            <w:r w:rsidRPr="00C85F2C">
              <w:t xml:space="preserve">0 </w:t>
            </w:r>
            <w:r w:rsidRPr="00C85F2C">
              <w:rPr>
                <w:cs/>
              </w:rPr>
              <w:t>บาท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CordiaUPC"/>
                <w:cs/>
              </w:rPr>
              <w:t>)</w:t>
            </w:r>
          </w:p>
          <w:p w:rsidR="00217703" w:rsidP="00217703" w:rsidRDefault="00217703" w14:paraId="491DF28B" w14:textId="77777777">
            <w:pPr>
              <w:rPr>
                <w:color w:val="FF0000"/>
              </w:rPr>
            </w:pPr>
            <w:r>
              <w:rPr>
                <w:rFonts w:hint="cs"/>
                <w:cs/>
              </w:rPr>
              <w:t xml:space="preserve">ถ้าไม่ใช่ </w:t>
            </w:r>
            <w:r>
              <w:t xml:space="preserve">Default </w:t>
            </w:r>
            <w:r>
              <w:rPr>
                <w:rFonts w:cs="CordiaUPC"/>
                <w:cs/>
              </w:rPr>
              <w:t>“</w:t>
            </w:r>
            <w:r>
              <w:t>Yes</w:t>
            </w:r>
            <w:r>
              <w:rPr>
                <w:rFonts w:cs="CordiaUPC"/>
                <w:cs/>
              </w:rPr>
              <w:t xml:space="preserve">” </w:t>
            </w:r>
            <w:r w:rsidRPr="00596DEB">
              <w:rPr>
                <w:rFonts w:cs="CordiaUPC"/>
                <w:color w:val="FF0000"/>
                <w:highlight w:val="yellow"/>
                <w:cs/>
              </w:rPr>
              <w:t xml:space="preserve">+ </w:t>
            </w:r>
            <w:r w:rsidRPr="00596DEB">
              <w:rPr>
                <w:color w:val="FF0000"/>
                <w:highlight w:val="yellow"/>
              </w:rPr>
              <w:t>{param}</w:t>
            </w:r>
          </w:p>
          <w:p w:rsidR="00217703" w:rsidP="00217703" w:rsidRDefault="00217703" w14:paraId="1CEEA1DA" w14:textId="77777777">
            <w:r w:rsidRPr="00596DEB">
              <w:rPr>
                <w:color w:val="FF0000"/>
                <w:highlight w:val="yellow"/>
              </w:rPr>
              <w:t>{param}</w:t>
            </w:r>
          </w:p>
          <w:p w:rsidR="00217703" w:rsidP="00217703" w:rsidRDefault="00217703" w14:paraId="09C3FC7E" w14:textId="77777777">
            <w:r>
              <w:rPr>
                <w:rFonts w:hint="cs"/>
                <w:cs/>
              </w:rPr>
              <w:t xml:space="preserve">ถ้า </w:t>
            </w:r>
            <w:r>
              <w:t xml:space="preserve">pricType </w:t>
            </w:r>
            <w:r>
              <w:rPr>
                <w:rFonts w:cs="CordiaUPC"/>
                <w:cs/>
              </w:rPr>
              <w:t>= “</w:t>
            </w:r>
            <w:r>
              <w:t>One</w:t>
            </w:r>
            <w:r>
              <w:rPr>
                <w:rFonts w:cs="CordiaUPC"/>
                <w:cs/>
              </w:rPr>
              <w:t>-</w:t>
            </w:r>
            <w:r>
              <w:t>time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>แสดง</w:t>
            </w:r>
            <w:r>
              <w:rPr>
                <w:rFonts w:cs="CordiaUPC"/>
                <w:cs/>
              </w:rPr>
              <w:t xml:space="preserve"> </w:t>
            </w:r>
            <w:r w:rsidRPr="00596DEB">
              <w:rPr>
                <w:highlight w:val="green"/>
              </w:rPr>
              <w:t>C_U_ONETIMEOFFER_EXPTIME</w:t>
            </w:r>
          </w:p>
          <w:p w:rsidR="00217703" w:rsidP="00217703" w:rsidRDefault="00217703" w14:paraId="71F31C9D" w14:textId="3EBA2E83">
            <w:r>
              <w:rPr>
                <w:rFonts w:hint="cs"/>
                <w:cs/>
              </w:rPr>
              <w:t xml:space="preserve">ถ้า </w:t>
            </w:r>
            <w:r>
              <w:t xml:space="preserve">pricType </w:t>
            </w:r>
            <w:r>
              <w:rPr>
                <w:rFonts w:cs="CordiaUPC"/>
                <w:cs/>
              </w:rPr>
              <w:t>= “</w:t>
            </w:r>
            <w:r>
              <w:t>Recurring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>แสดง</w:t>
            </w:r>
            <w:r>
              <w:rPr>
                <w:rFonts w:cs="CordiaUPC"/>
                <w:cs/>
              </w:rPr>
              <w:t xml:space="preserve">  </w:t>
            </w:r>
            <w:r w:rsidRPr="00596DEB">
              <w:rPr>
                <w:highlight w:val="green"/>
              </w:rPr>
              <w:t>C_UPDATE_OFFER_EXPIRE_TIME</w:t>
            </w:r>
          </w:p>
        </w:tc>
      </w:tr>
      <w:tr w:rsidRPr="008979A8" w:rsidR="00217703" w:rsidTr="4801D386" w14:paraId="46C6C6E7" w14:textId="77777777">
        <w:trPr>
          <w:trHeight w:val="108"/>
        </w:trPr>
        <w:tc>
          <w:tcPr>
            <w:tcW w:w="1633" w:type="pct"/>
            <w:gridSpan w:val="2"/>
            <w:tcMar/>
          </w:tcPr>
          <w:p w:rsidR="00217703" w:rsidP="00217703" w:rsidRDefault="00217703" w14:paraId="22B685A5" w14:textId="72CFE05D">
            <w:r>
              <w:t>revenueCode</w:t>
            </w:r>
          </w:p>
        </w:tc>
        <w:tc>
          <w:tcPr>
            <w:tcW w:w="549" w:type="pct"/>
            <w:gridSpan w:val="2"/>
            <w:tcMar/>
          </w:tcPr>
          <w:p w:rsidR="00217703" w:rsidP="00217703" w:rsidRDefault="00217703" w14:paraId="4F31BF17" w14:textId="2BDF38E9">
            <w:r>
              <w:t>Text Box</w:t>
            </w:r>
          </w:p>
        </w:tc>
        <w:tc>
          <w:tcPr>
            <w:tcW w:w="2818" w:type="pct"/>
            <w:gridSpan w:val="2"/>
            <w:tcMar/>
          </w:tcPr>
          <w:p w:rsidR="00217703" w:rsidP="00217703" w:rsidRDefault="00217703" w14:paraId="2D97167E" w14:textId="3B37507B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952E5C">
              <w:rPr>
                <w:rFonts w:cs="Angsana New"/>
                <w:color w:val="FF0000"/>
                <w:cs/>
              </w:rPr>
              <w:t>*</w:t>
            </w:r>
            <w:r w:rsidRPr="00952E5C">
              <w:rPr>
                <w:color w:val="FF0000"/>
              </w:rPr>
              <w:t>Revenue Code</w:t>
            </w:r>
          </w:p>
          <w:p w:rsidRPr="00CD3CE3" w:rsidR="00217703" w:rsidP="00217703" w:rsidRDefault="00217703" w14:paraId="18469D11" w14:textId="77777777">
            <w:pPr>
              <w:rPr>
                <w:rFonts w:cs="CordiaUPC"/>
                <w:cs/>
              </w:rPr>
            </w:pPr>
            <w:r>
              <w:rPr>
                <w:rFonts w:cs="CordiaUPC"/>
              </w:rPr>
              <w:t xml:space="preserve">Max Length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CordiaUPC"/>
              </w:rPr>
              <w:t>50</w:t>
            </w:r>
          </w:p>
          <w:p w:rsidR="00217703" w:rsidP="00217703" w:rsidRDefault="00217703" w14:paraId="5CBF8637" w14:textId="779390D5">
            <w:pPr>
              <w:rPr>
                <w:cs/>
              </w:rPr>
            </w:pPr>
            <w:r>
              <w:rPr>
                <w:rFonts w:cs="CordiaUPC"/>
              </w:rPr>
              <w:t>Invisible</w:t>
            </w:r>
          </w:p>
          <w:p w:rsidRPr="00F712ED" w:rsidR="00217703" w:rsidP="00217703" w:rsidRDefault="00217703" w14:paraId="427CBF61" w14:textId="619989F7">
            <w:r>
              <w:rPr>
                <w:cs/>
              </w:rPr>
              <w:t xml:space="preserve">เมื่อ </w:t>
            </w:r>
            <w:r>
              <w:t xml:space="preserve">User </w:t>
            </w:r>
            <w:r>
              <w:rPr>
                <w:cs/>
              </w:rPr>
              <w:t xml:space="preserve">มีการกรอกข้อมูลที่ </w:t>
            </w:r>
            <w:r>
              <w:t xml:space="preserve">Revenue Code </w:t>
            </w:r>
            <w:r>
              <w:rPr>
                <w:cs/>
              </w:rPr>
              <w:t xml:space="preserve">ให้ระบบไปทำการหาข้อมูล </w:t>
            </w:r>
            <w:r>
              <w:t>RevenueCodeDescription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cs/>
              </w:rPr>
              <w:t xml:space="preserve">ที่ </w:t>
            </w:r>
            <w:r>
              <w:t xml:space="preserve">Database RBM </w:t>
            </w:r>
            <w:r>
              <w:rPr>
                <w:cs/>
              </w:rPr>
              <w:t xml:space="preserve">ที่ </w:t>
            </w:r>
            <w:r>
              <w:t xml:space="preserve">Table </w:t>
            </w:r>
            <w:r>
              <w:rPr>
                <w:rFonts w:cs="Angsana New"/>
                <w:cs/>
              </w:rPr>
              <w:t xml:space="preserve">: </w:t>
            </w:r>
            <w:r>
              <w:t xml:space="preserve">revenuecode </w:t>
            </w:r>
            <w:r>
              <w:rPr>
                <w:cs/>
              </w:rPr>
              <w:t xml:space="preserve">ด้วย </w:t>
            </w:r>
            <w:r>
              <w:t xml:space="preserve">revenue_code_name </w:t>
            </w:r>
            <w:r>
              <w:rPr>
                <w:rFonts w:cs="Angsana New"/>
                <w:cs/>
              </w:rPr>
              <w:t xml:space="preserve">= </w:t>
            </w:r>
            <w:r>
              <w:t xml:space="preserve">revenueCode </w:t>
            </w:r>
            <w:r>
              <w:rPr>
                <w:cs/>
              </w:rPr>
              <w:t xml:space="preserve">และให้นำค่า </w:t>
            </w:r>
            <w:r>
              <w:t xml:space="preserve">revenue_code_desc </w:t>
            </w:r>
            <w:r>
              <w:rPr>
                <w:cs/>
              </w:rPr>
              <w:t xml:space="preserve">มาแสดงที่  </w:t>
            </w:r>
            <w:r>
              <w:t>RevenueCodeDescription</w:t>
            </w:r>
          </w:p>
        </w:tc>
      </w:tr>
      <w:tr w:rsidRPr="008979A8" w:rsidR="00217703" w:rsidTr="4801D386" w14:paraId="770B0733" w14:textId="77777777">
        <w:trPr>
          <w:trHeight w:val="108"/>
        </w:trPr>
        <w:tc>
          <w:tcPr>
            <w:tcW w:w="1633" w:type="pct"/>
            <w:gridSpan w:val="2"/>
            <w:tcMar/>
          </w:tcPr>
          <w:p w:rsidR="00217703" w:rsidP="00217703" w:rsidRDefault="00217703" w14:paraId="57B75215" w14:textId="0065266B">
            <w:r>
              <w:t>revenueCodeDescription</w:t>
            </w:r>
          </w:p>
        </w:tc>
        <w:tc>
          <w:tcPr>
            <w:tcW w:w="549" w:type="pct"/>
            <w:gridSpan w:val="2"/>
            <w:tcMar/>
          </w:tcPr>
          <w:p w:rsidR="00217703" w:rsidP="00217703" w:rsidRDefault="00217703" w14:paraId="2ED4E57E" w14:textId="437F7B49">
            <w:r>
              <w:t>Text Box</w:t>
            </w:r>
          </w:p>
        </w:tc>
        <w:tc>
          <w:tcPr>
            <w:tcW w:w="2818" w:type="pct"/>
            <w:gridSpan w:val="2"/>
            <w:tcMar/>
          </w:tcPr>
          <w:p w:rsidR="00217703" w:rsidP="00217703" w:rsidRDefault="00217703" w14:paraId="0CA98401" w14:textId="77777777">
            <w:r>
              <w:rPr>
                <w:cs/>
              </w:rPr>
              <w:t xml:space="preserve">อยู่บรรทัดเดียวกันกับ </w:t>
            </w:r>
            <w:r>
              <w:t>revenueCode</w:t>
            </w:r>
          </w:p>
          <w:p w:rsidR="00217703" w:rsidP="00217703" w:rsidRDefault="00217703" w14:paraId="3874E1E6" w14:textId="3A31666F">
            <w:r>
              <w:rPr>
                <w:rFonts w:cs="CordiaUPC"/>
              </w:rPr>
              <w:t>Invisible</w:t>
            </w:r>
            <w:r w:rsidDel="00A42924">
              <w:rPr>
                <w:rFonts w:cs="Angsana New"/>
                <w:cs/>
              </w:rPr>
              <w:t xml:space="preserve"> </w:t>
            </w:r>
            <w:r>
              <w:rPr>
                <w:rFonts w:cs="CordiaUPC"/>
              </w:rPr>
              <w:t xml:space="preserve">Max Length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CordiaUPC"/>
              </w:rPr>
              <w:t>255</w:t>
            </w:r>
          </w:p>
        </w:tc>
      </w:tr>
      <w:tr w:rsidRPr="008979A8" w:rsidR="00217703" w:rsidTr="4801D386" w14:paraId="1F23EE83" w14:textId="77777777">
        <w:trPr>
          <w:trHeight w:val="108"/>
        </w:trPr>
        <w:tc>
          <w:tcPr>
            <w:tcW w:w="1633" w:type="pct"/>
            <w:gridSpan w:val="2"/>
            <w:tcMar/>
          </w:tcPr>
          <w:p w:rsidR="00217703" w:rsidP="00217703" w:rsidRDefault="00217703" w14:paraId="308F4C36" w14:textId="4E46B194">
            <w:r>
              <w:t>remark</w:t>
            </w:r>
          </w:p>
        </w:tc>
        <w:tc>
          <w:tcPr>
            <w:tcW w:w="549" w:type="pct"/>
            <w:gridSpan w:val="2"/>
            <w:tcMar/>
          </w:tcPr>
          <w:p w:rsidRPr="00766CC1" w:rsidR="00217703" w:rsidP="00217703" w:rsidRDefault="00217703" w14:paraId="046B7A6E" w14:textId="60BD01C5">
            <w:r>
              <w:t>Text Area</w:t>
            </w:r>
          </w:p>
        </w:tc>
        <w:tc>
          <w:tcPr>
            <w:tcW w:w="2818" w:type="pct"/>
            <w:gridSpan w:val="2"/>
            <w:tcMar/>
          </w:tcPr>
          <w:p w:rsidR="00217703" w:rsidP="00217703" w:rsidRDefault="00217703" w14:paraId="7B47A5F2" w14:textId="50497F5D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>
              <w:t>Remark</w:t>
            </w:r>
          </w:p>
          <w:p w:rsidRPr="002259C2" w:rsidR="00217703" w:rsidP="00217703" w:rsidRDefault="00217703" w14:paraId="2A447407" w14:textId="52D36FA0">
            <w:pPr>
              <w:rPr>
                <w:color w:val="FF0000"/>
              </w:rPr>
            </w:pPr>
            <w:r>
              <w:rPr>
                <w:rFonts w:cs="CordiaUPC"/>
              </w:rPr>
              <w:t xml:space="preserve">Max Length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CordiaUPC"/>
              </w:rPr>
              <w:t>4,000</w:t>
            </w:r>
          </w:p>
        </w:tc>
      </w:tr>
      <w:tr w:rsidRPr="008979A8" w:rsidR="00217703" w:rsidTr="4801D386" w14:paraId="464939C3" w14:textId="77777777">
        <w:trPr>
          <w:trHeight w:val="108"/>
        </w:trPr>
        <w:tc>
          <w:tcPr>
            <w:tcW w:w="5000" w:type="pct"/>
            <w:gridSpan w:val="6"/>
            <w:shd w:val="clear" w:color="auto" w:fill="C2D69B" w:themeFill="accent3" w:themeFillTint="99"/>
            <w:tcMar/>
          </w:tcPr>
          <w:p w:rsidR="00217703" w:rsidP="00217703" w:rsidRDefault="00217703" w14:paraId="4C391E38" w14:textId="0F391972">
            <w:pPr>
              <w:pStyle w:val="HeaderTable"/>
            </w:pPr>
            <w:r>
              <w:t>Promotion Pricing Section</w:t>
            </w:r>
          </w:p>
        </w:tc>
      </w:tr>
      <w:tr w:rsidRPr="008979A8" w:rsidR="00217703" w:rsidTr="4801D386" w14:paraId="69EC236A" w14:textId="77777777">
        <w:trPr>
          <w:trHeight w:val="108"/>
        </w:trPr>
        <w:tc>
          <w:tcPr>
            <w:tcW w:w="1633" w:type="pct"/>
            <w:gridSpan w:val="2"/>
            <w:tcMar/>
          </w:tcPr>
          <w:p w:rsidR="00217703" w:rsidP="00217703" w:rsidRDefault="00217703" w14:paraId="0239CB81" w14:textId="75273399">
            <w:r>
              <w:t>multiDurationFlag</w:t>
            </w:r>
          </w:p>
        </w:tc>
        <w:tc>
          <w:tcPr>
            <w:tcW w:w="549" w:type="pct"/>
            <w:gridSpan w:val="2"/>
            <w:tcMar/>
          </w:tcPr>
          <w:p w:rsidR="00217703" w:rsidP="00217703" w:rsidRDefault="00217703" w14:paraId="7E40C949" w14:textId="3CD7CC97">
            <w:r>
              <w:t>Radio Button</w:t>
            </w:r>
          </w:p>
        </w:tc>
        <w:tc>
          <w:tcPr>
            <w:tcW w:w="2818" w:type="pct"/>
            <w:gridSpan w:val="2"/>
            <w:tcMar/>
          </w:tcPr>
          <w:p w:rsidRPr="004E5D49" w:rsidR="00217703" w:rsidP="00217703" w:rsidRDefault="00217703" w14:paraId="6BE53BCE" w14:textId="75044972">
            <w:pPr>
              <w:rPr>
                <w:color w:val="FF0000"/>
              </w:rPr>
            </w:pPr>
            <w:r w:rsidRPr="004E5D49">
              <w:t xml:space="preserve">Label </w:t>
            </w:r>
            <w:r w:rsidRPr="004E5D49">
              <w:rPr>
                <w:rFonts w:cs="Angsana New"/>
                <w:cs/>
              </w:rPr>
              <w:t xml:space="preserve">: </w:t>
            </w:r>
            <w:r w:rsidRPr="004E5D49">
              <w:rPr>
                <w:rFonts w:cs="Angsana New"/>
                <w:color w:val="FF0000"/>
                <w:cs/>
              </w:rPr>
              <w:t>*</w:t>
            </w:r>
            <w:r w:rsidRPr="004E5D49">
              <w:rPr>
                <w:color w:val="FF0000"/>
              </w:rPr>
              <w:t>Multi Duration</w:t>
            </w:r>
          </w:p>
          <w:p w:rsidRPr="004E5D49" w:rsidR="00217703" w:rsidP="00217703" w:rsidRDefault="00217703" w14:paraId="7D3F59EC" w14:textId="773501D3">
            <w:pPr>
              <w:rPr>
                <w:rFonts w:cs="CordiaUPC"/>
              </w:rPr>
            </w:pPr>
            <w:r w:rsidRPr="004E5D49">
              <w:t xml:space="preserve">Default Value </w:t>
            </w:r>
            <w:r w:rsidRPr="004E5D49">
              <w:rPr>
                <w:rFonts w:cs="Angsana New"/>
                <w:cs/>
              </w:rPr>
              <w:t>: “</w:t>
            </w:r>
            <w:r w:rsidRPr="004E5D49">
              <w:t>No</w:t>
            </w:r>
            <w:r w:rsidRPr="004E5D49">
              <w:rPr>
                <w:rFonts w:cs="Angsana New"/>
                <w:cs/>
              </w:rPr>
              <w:t>”</w:t>
            </w:r>
          </w:p>
          <w:p w:rsidRPr="004E5D49" w:rsidR="00217703" w:rsidP="00217703" w:rsidRDefault="00217703" w14:paraId="4793F6C2" w14:textId="592F1C8F">
            <w:pPr>
              <w:rPr>
                <w:rFonts w:cs="CordiaUPC"/>
              </w:rPr>
            </w:pPr>
            <w:r w:rsidRPr="004E5D49">
              <w:rPr>
                <w:rFonts w:hint="cs" w:cs="Angsana New"/>
                <w:cs/>
              </w:rPr>
              <w:t xml:space="preserve">ถ้า </w:t>
            </w:r>
            <w:r w:rsidRPr="004E5D49">
              <w:rPr>
                <w:rFonts w:cs="CordiaUPC"/>
              </w:rPr>
              <w:t xml:space="preserve">priceType </w:t>
            </w:r>
            <w:r w:rsidRPr="004E5D49">
              <w:rPr>
                <w:rFonts w:cs="Angsana New"/>
                <w:cs/>
              </w:rPr>
              <w:t>= “</w:t>
            </w:r>
            <w:r w:rsidRPr="004E5D49">
              <w:rPr>
                <w:rFonts w:cs="CordiaUPC"/>
              </w:rPr>
              <w:t>One</w:t>
            </w:r>
            <w:r w:rsidRPr="004E5D49">
              <w:rPr>
                <w:rFonts w:cs="Angsana New"/>
                <w:cs/>
              </w:rPr>
              <w:t>-</w:t>
            </w:r>
            <w:r w:rsidRPr="004E5D49">
              <w:rPr>
                <w:rFonts w:cs="CordiaUPC"/>
              </w:rPr>
              <w:t>Time</w:t>
            </w:r>
            <w:r w:rsidRPr="004E5D49">
              <w:rPr>
                <w:rFonts w:cs="Angsana New"/>
                <w:cs/>
              </w:rPr>
              <w:t xml:space="preserve">” </w:t>
            </w:r>
            <w:r w:rsidRPr="004E5D49">
              <w:rPr>
                <w:rFonts w:hint="cs" w:cs="Angsana New"/>
                <w:cs/>
              </w:rPr>
              <w:t xml:space="preserve">ดังนั้น ให้ </w:t>
            </w:r>
            <w:r w:rsidRPr="004E5D49">
              <w:rPr>
                <w:rFonts w:cs="CordiaUPC"/>
              </w:rPr>
              <w:t xml:space="preserve">Default </w:t>
            </w:r>
            <w:r w:rsidRPr="004E5D49">
              <w:rPr>
                <w:rFonts w:hint="cs" w:cs="Angsana New"/>
                <w:cs/>
              </w:rPr>
              <w:t xml:space="preserve">เป็นค่า </w:t>
            </w:r>
            <w:r w:rsidRPr="004E5D49">
              <w:rPr>
                <w:rFonts w:cs="Angsana New"/>
                <w:cs/>
              </w:rPr>
              <w:t>“</w:t>
            </w:r>
            <w:r w:rsidRPr="004E5D49">
              <w:rPr>
                <w:rFonts w:cs="CordiaUPC"/>
              </w:rPr>
              <w:t>No</w:t>
            </w:r>
            <w:r w:rsidRPr="004E5D49">
              <w:rPr>
                <w:rFonts w:cs="Angsana New"/>
                <w:cs/>
              </w:rPr>
              <w:t xml:space="preserve">”  </w:t>
            </w:r>
            <w:r w:rsidRPr="004E5D49">
              <w:rPr>
                <w:rFonts w:hint="cs" w:cs="Angsana New"/>
                <w:cs/>
              </w:rPr>
              <w:t xml:space="preserve">และ </w:t>
            </w:r>
            <w:r w:rsidRPr="004E5D49">
              <w:rPr>
                <w:rFonts w:cs="CordiaUPC"/>
              </w:rPr>
              <w:t>Disable</w:t>
            </w:r>
          </w:p>
          <w:p w:rsidRPr="004E5D49" w:rsidR="00217703" w:rsidP="00217703" w:rsidRDefault="00217703" w14:paraId="3E6A0ADA" w14:textId="77777777">
            <w:pPr>
              <w:rPr>
                <w:rFonts w:cs="Angsana New"/>
              </w:rPr>
            </w:pPr>
            <w:r w:rsidRPr="004E5D49">
              <w:t xml:space="preserve">List of Value </w:t>
            </w:r>
            <w:r w:rsidRPr="004E5D49">
              <w:rPr>
                <w:rFonts w:cs="Angsana New"/>
                <w:cs/>
              </w:rPr>
              <w:t xml:space="preserve">: </w:t>
            </w:r>
            <w:r w:rsidRPr="004E5D49">
              <w:rPr>
                <w:rFonts w:hint="cs"/>
                <w:cs/>
              </w:rPr>
              <w:t>ดึงข้อมูลจาก</w:t>
            </w:r>
            <w:r w:rsidRPr="004E5D49">
              <w:t xml:space="preserve">DB </w:t>
            </w:r>
            <w:r w:rsidRPr="004E5D49">
              <w:rPr>
                <w:rFonts w:hint="cs"/>
                <w:cs/>
              </w:rPr>
              <w:t>ที่</w:t>
            </w:r>
            <w:r w:rsidRPr="004E5D49">
              <w:t xml:space="preserve"> Table</w:t>
            </w:r>
            <w:r w:rsidRPr="004E5D49">
              <w:rPr>
                <w:rFonts w:hint="cs"/>
                <w:cs/>
              </w:rPr>
              <w:t xml:space="preserve"> </w:t>
            </w:r>
            <w:r w:rsidRPr="004E5D49">
              <w:t>FLW_CFG_LOV</w:t>
            </w:r>
            <w:r w:rsidRPr="004E5D49">
              <w:rPr>
                <w:rFonts w:cs="Angsana New"/>
                <w:cs/>
              </w:rPr>
              <w:t xml:space="preserve"> </w:t>
            </w:r>
            <w:r w:rsidRPr="004E5D49">
              <w:rPr>
                <w:rFonts w:hint="cs"/>
                <w:cs/>
              </w:rPr>
              <w:t xml:space="preserve">โดย </w:t>
            </w:r>
            <w:r w:rsidRPr="004E5D49">
              <w:t>group_type</w:t>
            </w:r>
            <w:r w:rsidRPr="004E5D49">
              <w:rPr>
                <w:rFonts w:hint="cs"/>
                <w:cs/>
              </w:rPr>
              <w:t xml:space="preserve"> </w:t>
            </w:r>
            <w:r w:rsidRPr="004E5D49">
              <w:rPr>
                <w:rFonts w:cs="Angsana New"/>
                <w:cs/>
              </w:rPr>
              <w:t>= ‘</w:t>
            </w:r>
            <w:r w:rsidRPr="004E5D49">
              <w:rPr>
                <w:rFonts w:cs="CordiaUPC"/>
              </w:rPr>
              <w:t>YesNoIndicator</w:t>
            </w:r>
            <w:r w:rsidRPr="004E5D49">
              <w:rPr>
                <w:rFonts w:cs="Angsana New"/>
                <w:cs/>
              </w:rPr>
              <w:t>’</w:t>
            </w:r>
          </w:p>
          <w:p w:rsidRPr="004E5D49" w:rsidR="00217703" w:rsidP="00217703" w:rsidRDefault="00217703" w14:paraId="47325D40" w14:textId="77777777">
            <w:pPr>
              <w:rPr>
                <w:rFonts w:cs="Angsana New"/>
              </w:rPr>
            </w:pPr>
            <w:r w:rsidRPr="004E5D49">
              <w:rPr>
                <w:rFonts w:hint="cs" w:cs="Angsana New"/>
                <w:cs/>
              </w:rPr>
              <w:t xml:space="preserve">เมื่อ </w:t>
            </w:r>
            <w:r w:rsidRPr="004E5D49">
              <w:rPr>
                <w:rFonts w:cs="Angsana New"/>
              </w:rPr>
              <w:t>User</w:t>
            </w:r>
            <w:r w:rsidRPr="004E5D49">
              <w:rPr>
                <w:rFonts w:cs="CordiaUPC"/>
                <w:cs/>
              </w:rPr>
              <w:t xml:space="preserve"> </w:t>
            </w:r>
            <w:r w:rsidRPr="004E5D49">
              <w:rPr>
                <w:rFonts w:hint="cs" w:cs="Angsana New"/>
                <w:cs/>
              </w:rPr>
              <w:t xml:space="preserve">เปลี่ยนค่า </w:t>
            </w:r>
            <w:r w:rsidRPr="004E5D49">
              <w:rPr>
                <w:rFonts w:cs="Angsana New"/>
              </w:rPr>
              <w:t xml:space="preserve">multiDurationFlag </w:t>
            </w:r>
            <w:r w:rsidRPr="004E5D49">
              <w:rPr>
                <w:rFonts w:hint="cs" w:cs="Angsana New"/>
                <w:cs/>
              </w:rPr>
              <w:t>ให้ทำการเคลียร์ค่าดังนี้</w:t>
            </w:r>
          </w:p>
          <w:p w:rsidRPr="00E4341A" w:rsidR="00217703" w:rsidP="00217703" w:rsidRDefault="00217703" w14:paraId="59A56268" w14:textId="50D3ACFD">
            <w:pPr>
              <w:pStyle w:val="ListParagraph"/>
              <w:numPr>
                <w:ilvl w:val="0"/>
                <w:numId w:val="411"/>
              </w:numPr>
            </w:pPr>
            <w:r w:rsidRPr="00E4341A">
              <w:t>Promotion Pricing Table Section</w:t>
            </w:r>
          </w:p>
          <w:p w:rsidRPr="00E4341A" w:rsidR="00217703" w:rsidP="00217703" w:rsidRDefault="00217703" w14:paraId="1676E2EC" w14:textId="1F1E20D1">
            <w:pPr>
              <w:pStyle w:val="ListParagraph"/>
              <w:numPr>
                <w:ilvl w:val="0"/>
                <w:numId w:val="411"/>
              </w:numPr>
              <w:rPr>
                <w:cs/>
              </w:rPr>
            </w:pPr>
            <w:r w:rsidRPr="00E4341A">
              <w:t>Partial Step Table Section</w:t>
            </w:r>
          </w:p>
        </w:tc>
      </w:tr>
      <w:tr w:rsidRPr="008979A8" w:rsidR="00217703" w:rsidTr="4801D386" w14:paraId="5DC0E368" w14:textId="77777777">
        <w:trPr>
          <w:trHeight w:val="108"/>
        </w:trPr>
        <w:tc>
          <w:tcPr>
            <w:tcW w:w="5000" w:type="pct"/>
            <w:gridSpan w:val="6"/>
            <w:shd w:val="clear" w:color="auto" w:fill="C2D69B" w:themeFill="accent3" w:themeFillTint="99"/>
            <w:tcMar/>
          </w:tcPr>
          <w:p w:rsidR="00217703" w:rsidP="00217703" w:rsidRDefault="00217703" w14:paraId="6D2FCC63" w14:textId="78DFAD4A">
            <w:pPr>
              <w:pStyle w:val="HeaderTable"/>
            </w:pPr>
            <w:r>
              <w:t>Promotion Pricing Table Section</w:t>
            </w:r>
          </w:p>
        </w:tc>
      </w:tr>
      <w:tr w:rsidRPr="008979A8" w:rsidR="00217703" w:rsidTr="4801D386" w14:paraId="02C6310C" w14:textId="77777777">
        <w:trPr>
          <w:trHeight w:val="108"/>
        </w:trPr>
        <w:tc>
          <w:tcPr>
            <w:tcW w:w="1633" w:type="pct"/>
            <w:gridSpan w:val="2"/>
            <w:tcMar/>
          </w:tcPr>
          <w:p w:rsidR="00217703" w:rsidP="00217703" w:rsidRDefault="00217703" w14:paraId="0DC31261" w14:textId="3653E57C">
            <w:pPr>
              <w:spacing w:after="0"/>
            </w:pPr>
            <w:r>
              <w:t>Duration</w:t>
            </w:r>
          </w:p>
        </w:tc>
        <w:tc>
          <w:tcPr>
            <w:tcW w:w="549" w:type="pct"/>
            <w:gridSpan w:val="2"/>
            <w:tcMar/>
          </w:tcPr>
          <w:p w:rsidR="00217703" w:rsidP="00217703" w:rsidRDefault="00217703" w14:paraId="0FA4C871" w14:textId="77777777">
            <w:pPr>
              <w:spacing w:after="0"/>
            </w:pPr>
          </w:p>
        </w:tc>
        <w:tc>
          <w:tcPr>
            <w:tcW w:w="2818" w:type="pct"/>
            <w:gridSpan w:val="2"/>
            <w:tcMar/>
          </w:tcPr>
          <w:p w:rsidR="00217703" w:rsidP="00217703" w:rsidRDefault="00217703" w14:paraId="58910C05" w14:textId="77777777">
            <w:pPr>
              <w:spacing w:after="0"/>
            </w:pPr>
            <w:r>
              <w:rPr>
                <w:rFonts w:hint="cs"/>
                <w:cs/>
              </w:rPr>
              <w:t xml:space="preserve">แสดงข้อมูลใน </w:t>
            </w:r>
            <w:r>
              <w:t xml:space="preserve">Format </w:t>
            </w:r>
          </w:p>
          <w:p w:rsidR="00217703" w:rsidP="00217703" w:rsidRDefault="00217703" w14:paraId="3FAA492E" w14:textId="1990B599">
            <w:pPr>
              <w:spacing w:after="0"/>
            </w:pPr>
            <w:r>
              <w:t xml:space="preserve">durationFrom </w:t>
            </w:r>
            <w:r>
              <w:rPr>
                <w:rFonts w:cs="Angsana New"/>
                <w:cs/>
              </w:rPr>
              <w:t xml:space="preserve">+ “ – ” </w:t>
            </w:r>
            <w:r>
              <w:t xml:space="preserve">durationTo </w:t>
            </w:r>
            <w:r>
              <w:rPr>
                <w:rFonts w:cs="Angsana New"/>
                <w:cs/>
              </w:rPr>
              <w:t xml:space="preserve">+ “ ” + </w:t>
            </w:r>
            <w:r>
              <w:t>durationUnit</w:t>
            </w:r>
          </w:p>
        </w:tc>
      </w:tr>
      <w:tr w:rsidRPr="008979A8" w:rsidR="00217703" w:rsidTr="4801D386" w14:paraId="1B69ECF3" w14:textId="77777777">
        <w:trPr>
          <w:trHeight w:val="108"/>
        </w:trPr>
        <w:tc>
          <w:tcPr>
            <w:tcW w:w="1633" w:type="pct"/>
            <w:gridSpan w:val="2"/>
            <w:tcMar/>
          </w:tcPr>
          <w:p w:rsidR="00217703" w:rsidP="00217703" w:rsidRDefault="00217703" w14:paraId="540B0AC7" w14:textId="74DE0806">
            <w:pPr>
              <w:spacing w:after="0"/>
            </w:pPr>
            <w:r>
              <w:t>Charge Excluding VAT</w:t>
            </w:r>
          </w:p>
        </w:tc>
        <w:tc>
          <w:tcPr>
            <w:tcW w:w="549" w:type="pct"/>
            <w:gridSpan w:val="2"/>
            <w:tcMar/>
          </w:tcPr>
          <w:p w:rsidR="00217703" w:rsidP="00217703" w:rsidRDefault="00217703" w14:paraId="46A94FEE" w14:textId="77777777">
            <w:pPr>
              <w:spacing w:after="0"/>
            </w:pPr>
          </w:p>
        </w:tc>
        <w:tc>
          <w:tcPr>
            <w:tcW w:w="2818" w:type="pct"/>
            <w:gridSpan w:val="2"/>
            <w:tcMar/>
          </w:tcPr>
          <w:p w:rsidR="00217703" w:rsidP="00217703" w:rsidRDefault="00217703" w14:paraId="3EE13F74" w14:textId="77777777">
            <w:pPr>
              <w:spacing w:after="0"/>
            </w:pPr>
            <w:r>
              <w:rPr>
                <w:rFonts w:hint="cs"/>
                <w:cs/>
              </w:rPr>
              <w:t xml:space="preserve">แสดงข้อมูลใน </w:t>
            </w:r>
            <w:r>
              <w:t xml:space="preserve">Format </w:t>
            </w:r>
          </w:p>
          <w:p w:rsidR="00217703" w:rsidP="00217703" w:rsidRDefault="00217703" w14:paraId="686C3CEB" w14:textId="349CA7CA">
            <w:pPr>
              <w:spacing w:after="0"/>
            </w:pPr>
            <w:r>
              <w:t>chargeExcludingVAT</w:t>
            </w:r>
          </w:p>
        </w:tc>
      </w:tr>
      <w:tr w:rsidRPr="008979A8" w:rsidR="00217703" w:rsidTr="4801D386" w14:paraId="18BED6C4" w14:textId="77777777">
        <w:trPr>
          <w:trHeight w:val="108"/>
        </w:trPr>
        <w:tc>
          <w:tcPr>
            <w:tcW w:w="1633" w:type="pct"/>
            <w:gridSpan w:val="2"/>
            <w:tcMar/>
          </w:tcPr>
          <w:p w:rsidR="00217703" w:rsidP="00217703" w:rsidRDefault="00217703" w14:paraId="5B734D46" w14:textId="65F08086">
            <w:pPr>
              <w:spacing w:after="0"/>
            </w:pPr>
            <w:r>
              <w:t>Charge Including VAT</w:t>
            </w:r>
          </w:p>
        </w:tc>
        <w:tc>
          <w:tcPr>
            <w:tcW w:w="549" w:type="pct"/>
            <w:gridSpan w:val="2"/>
            <w:tcMar/>
          </w:tcPr>
          <w:p w:rsidR="00217703" w:rsidP="00217703" w:rsidRDefault="00217703" w14:paraId="71684A59" w14:textId="77777777">
            <w:pPr>
              <w:spacing w:after="0"/>
            </w:pPr>
          </w:p>
        </w:tc>
        <w:tc>
          <w:tcPr>
            <w:tcW w:w="2818" w:type="pct"/>
            <w:gridSpan w:val="2"/>
            <w:tcMar/>
          </w:tcPr>
          <w:p w:rsidR="00217703" w:rsidP="00217703" w:rsidRDefault="00217703" w14:paraId="3AC4DBE8" w14:textId="77777777">
            <w:pPr>
              <w:spacing w:after="0"/>
            </w:pPr>
            <w:r>
              <w:rPr>
                <w:rFonts w:hint="cs"/>
                <w:cs/>
              </w:rPr>
              <w:t xml:space="preserve">แสดงข้อมูลใน </w:t>
            </w:r>
            <w:r>
              <w:t xml:space="preserve">Format </w:t>
            </w:r>
          </w:p>
          <w:p w:rsidR="00217703" w:rsidP="00217703" w:rsidRDefault="00217703" w14:paraId="48F922F4" w14:textId="08640735">
            <w:pPr>
              <w:spacing w:after="0"/>
            </w:pPr>
            <w:r>
              <w:t>chargeIncludingVAT</w:t>
            </w:r>
          </w:p>
        </w:tc>
      </w:tr>
      <w:tr w:rsidRPr="008979A8" w:rsidR="00217703" w:rsidTr="4801D386" w14:paraId="3B505A06" w14:textId="77777777">
        <w:trPr>
          <w:trHeight w:val="108"/>
        </w:trPr>
        <w:tc>
          <w:tcPr>
            <w:tcW w:w="1633" w:type="pct"/>
            <w:gridSpan w:val="2"/>
            <w:tcMar/>
          </w:tcPr>
          <w:p w:rsidR="00217703" w:rsidP="00217703" w:rsidRDefault="00217703" w14:paraId="355CEB56" w14:textId="77777777">
            <w:r>
              <w:t>Action</w:t>
            </w:r>
          </w:p>
          <w:p w:rsidR="00217703" w:rsidP="00217703" w:rsidRDefault="00217703" w14:paraId="6C41D4CC" w14:textId="436DFCA1">
            <w:pPr>
              <w:pStyle w:val="ListParagraph"/>
              <w:numPr>
                <w:ilvl w:val="0"/>
                <w:numId w:val="9"/>
              </w:numPr>
            </w:pPr>
            <w:r>
              <w:rPr>
                <w:rFonts w:hint="cs"/>
                <w:cs/>
              </w:rPr>
              <w:t xml:space="preserve">ปุ่ม </w:t>
            </w:r>
            <w:r>
              <w:t>Edit</w:t>
            </w:r>
          </w:p>
        </w:tc>
        <w:tc>
          <w:tcPr>
            <w:tcW w:w="549" w:type="pct"/>
            <w:gridSpan w:val="2"/>
            <w:tcMar/>
          </w:tcPr>
          <w:p w:rsidR="00217703" w:rsidP="00217703" w:rsidRDefault="00217703" w14:paraId="348D8DC5" w14:textId="43A76962">
            <w:r>
              <w:t>Button</w:t>
            </w:r>
          </w:p>
        </w:tc>
        <w:tc>
          <w:tcPr>
            <w:tcW w:w="2818" w:type="pct"/>
            <w:gridSpan w:val="2"/>
            <w:tcMar/>
          </w:tcPr>
          <w:p w:rsidR="00217703" w:rsidP="00217703" w:rsidRDefault="00217703" w14:paraId="35849B8E" w14:textId="64B2D4E8">
            <w:r>
              <w:rPr>
                <w:rFonts w:hint="cs"/>
                <w:cs/>
              </w:rPr>
              <w:t xml:space="preserve">ให้ </w:t>
            </w:r>
            <w:r>
              <w:t xml:space="preserve">Visible </w:t>
            </w:r>
            <w:r>
              <w:rPr>
                <w:rFonts w:hint="cs"/>
                <w:cs/>
              </w:rPr>
              <w:t xml:space="preserve">หน้าจอในส่วนของ </w:t>
            </w:r>
            <w:r>
              <w:t>Promotion Pricing Detail Section</w:t>
            </w:r>
            <w:r>
              <w:rPr>
                <w:rFonts w:hint="cs"/>
                <w:cs/>
              </w:rPr>
              <w:t xml:space="preserve"> และดึงข้อมูลของ </w:t>
            </w:r>
            <w:r>
              <w:t xml:space="preserve">Row </w:t>
            </w:r>
            <w:r>
              <w:rPr>
                <w:rFonts w:hint="cs"/>
                <w:cs/>
              </w:rPr>
              <w:t>นั้นๆ มาแสดง</w:t>
            </w:r>
          </w:p>
        </w:tc>
      </w:tr>
      <w:tr w:rsidRPr="008979A8" w:rsidR="00217703" w:rsidTr="4801D386" w14:paraId="1CF1CB3A" w14:textId="77777777">
        <w:trPr>
          <w:trHeight w:val="108"/>
        </w:trPr>
        <w:tc>
          <w:tcPr>
            <w:tcW w:w="1633" w:type="pct"/>
            <w:gridSpan w:val="2"/>
            <w:tcMar/>
          </w:tcPr>
          <w:p w:rsidR="00217703" w:rsidP="00217703" w:rsidRDefault="00217703" w14:paraId="17CB0727" w14:textId="77777777">
            <w:r>
              <w:t>Action</w:t>
            </w:r>
          </w:p>
          <w:p w:rsidR="00217703" w:rsidP="00217703" w:rsidRDefault="00217703" w14:paraId="64898B7F" w14:textId="6AEC4076">
            <w:pPr>
              <w:pStyle w:val="ListParagraph"/>
              <w:numPr>
                <w:ilvl w:val="0"/>
                <w:numId w:val="9"/>
              </w:numPr>
            </w:pPr>
            <w:r>
              <w:rPr>
                <w:rFonts w:hint="cs"/>
                <w:cs/>
              </w:rPr>
              <w:t xml:space="preserve">ปุ่ม </w:t>
            </w:r>
            <w:r>
              <w:t>Delete</w:t>
            </w:r>
          </w:p>
        </w:tc>
        <w:tc>
          <w:tcPr>
            <w:tcW w:w="549" w:type="pct"/>
            <w:gridSpan w:val="2"/>
            <w:tcMar/>
          </w:tcPr>
          <w:p w:rsidR="00217703" w:rsidP="00217703" w:rsidRDefault="00217703" w14:paraId="0BB97AFB" w14:textId="26FC99DD">
            <w:r>
              <w:t>Button</w:t>
            </w:r>
          </w:p>
        </w:tc>
        <w:tc>
          <w:tcPr>
            <w:tcW w:w="2818" w:type="pct"/>
            <w:gridSpan w:val="2"/>
            <w:tcMar/>
          </w:tcPr>
          <w:p w:rsidR="00217703" w:rsidP="00217703" w:rsidRDefault="00217703" w14:paraId="1B5D30FB" w14:textId="77777777">
            <w:pPr>
              <w:pStyle w:val="ListParagraph"/>
              <w:numPr>
                <w:ilvl w:val="0"/>
                <w:numId w:val="9"/>
              </w:numPr>
            </w:pPr>
            <w:r>
              <w:rPr>
                <w:rFonts w:hint="cs"/>
                <w:cs/>
              </w:rPr>
              <w:t xml:space="preserve">ให้ทำการลบข้อมูลใน </w:t>
            </w:r>
            <w:r>
              <w:t xml:space="preserve">Row </w:t>
            </w:r>
            <w:r>
              <w:rPr>
                <w:rFonts w:hint="cs"/>
                <w:cs/>
              </w:rPr>
              <w:t>นั้นๆ</w:t>
            </w:r>
          </w:p>
          <w:p w:rsidR="00217703" w:rsidP="00217703" w:rsidRDefault="00217703" w14:paraId="65AF9B9D" w14:textId="612CDF87">
            <w:pPr>
              <w:pStyle w:val="ListParagraph"/>
              <w:numPr>
                <w:ilvl w:val="0"/>
                <w:numId w:val="9"/>
              </w:numPr>
              <w:rPr>
                <w:cs/>
              </w:rPr>
            </w:pPr>
            <w:r>
              <w:rPr>
                <w:rFonts w:hint="cs"/>
                <w:cs/>
              </w:rPr>
              <w:t xml:space="preserve">ให้ </w:t>
            </w:r>
            <w:r>
              <w:t xml:space="preserve">Default </w:t>
            </w:r>
            <w:r>
              <w:rPr>
                <w:rFonts w:hint="cs"/>
                <w:cs/>
              </w:rPr>
              <w:t xml:space="preserve">ค่า </w:t>
            </w:r>
            <w:r>
              <w:t xml:space="preserve">fullPriceExcludingVAT </w:t>
            </w:r>
            <w:r>
              <w:rPr>
                <w:rFonts w:hint="cs"/>
                <w:cs/>
              </w:rPr>
              <w:t xml:space="preserve">และ </w:t>
            </w:r>
            <w:r>
              <w:t>fullPriceIncludingVAT</w:t>
            </w:r>
            <w:r>
              <w:rPr>
                <w:rFonts w:hint="cs"/>
                <w:cs/>
              </w:rPr>
              <w:t xml:space="preserve"> โดยใช้ค่า </w:t>
            </w:r>
            <w:r>
              <w:t>Max</w:t>
            </w:r>
            <w:r>
              <w:rPr>
                <w:rFonts w:hint="cs"/>
                <w:cs/>
              </w:rPr>
              <w:t xml:space="preserve"> ของ </w:t>
            </w:r>
            <w:r>
              <w:t>chargeExcludingVAT</w:t>
            </w:r>
            <w:r>
              <w:rPr>
                <w:rFonts w:hint="cs"/>
                <w:cs/>
              </w:rPr>
              <w:t xml:space="preserve"> และ </w:t>
            </w:r>
            <w:r>
              <w:t>chargeIncludingVAT</w:t>
            </w:r>
          </w:p>
        </w:tc>
      </w:tr>
      <w:tr w:rsidRPr="008979A8" w:rsidR="00217703" w:rsidTr="4801D386" w14:paraId="5EBB2D42" w14:textId="77777777">
        <w:trPr>
          <w:trHeight w:val="108"/>
        </w:trPr>
        <w:tc>
          <w:tcPr>
            <w:tcW w:w="1633" w:type="pct"/>
            <w:gridSpan w:val="2"/>
            <w:tcMar/>
          </w:tcPr>
          <w:p w:rsidR="00217703" w:rsidP="00217703" w:rsidRDefault="00217703" w14:paraId="030E26D9" w14:textId="741BFE0D">
            <w:r>
              <w:rPr>
                <w:rFonts w:hint="cs"/>
                <w:cs/>
              </w:rPr>
              <w:t xml:space="preserve">ปุ่ม </w:t>
            </w:r>
            <w:r>
              <w:rPr>
                <w:rFonts w:cs="Angsana New"/>
                <w:cs/>
              </w:rPr>
              <w:t>+</w:t>
            </w:r>
          </w:p>
        </w:tc>
        <w:tc>
          <w:tcPr>
            <w:tcW w:w="549" w:type="pct"/>
            <w:gridSpan w:val="2"/>
            <w:tcMar/>
          </w:tcPr>
          <w:p w:rsidR="00217703" w:rsidP="00217703" w:rsidRDefault="00217703" w14:paraId="50F4FDD7" w14:textId="74B238BC">
            <w:r>
              <w:t>Button</w:t>
            </w:r>
          </w:p>
        </w:tc>
        <w:tc>
          <w:tcPr>
            <w:tcW w:w="2818" w:type="pct"/>
            <w:gridSpan w:val="2"/>
            <w:tcMar/>
          </w:tcPr>
          <w:p w:rsidR="00217703" w:rsidP="00217703" w:rsidRDefault="00217703" w14:paraId="5566A718" w14:textId="77777777">
            <w:r>
              <w:rPr>
                <w:rFonts w:hint="cs"/>
                <w:cs/>
              </w:rPr>
              <w:t xml:space="preserve">ให้ </w:t>
            </w:r>
            <w:r>
              <w:t xml:space="preserve">Visible </w:t>
            </w:r>
            <w:r>
              <w:rPr>
                <w:rFonts w:hint="cs"/>
                <w:cs/>
              </w:rPr>
              <w:t xml:space="preserve">หน้าจอในส่วนของ </w:t>
            </w:r>
            <w:r>
              <w:t>Promotion Pricing Detail Section</w:t>
            </w:r>
            <w:r>
              <w:rPr>
                <w:rFonts w:hint="cs"/>
                <w:cs/>
              </w:rPr>
              <w:t xml:space="preserve"> และทำการ </w:t>
            </w:r>
            <w:r>
              <w:t xml:space="preserve">Default </w:t>
            </w:r>
            <w:r>
              <w:rPr>
                <w:rFonts w:hint="cs"/>
                <w:cs/>
              </w:rPr>
              <w:t>ค่าดังต่อไปนี้</w:t>
            </w:r>
          </w:p>
          <w:p w:rsidR="00217703" w:rsidP="00217703" w:rsidRDefault="00217703" w14:paraId="5053B778" w14:textId="77777777">
            <w:pPr>
              <w:pStyle w:val="ListParagraph"/>
              <w:numPr>
                <w:ilvl w:val="0"/>
                <w:numId w:val="9"/>
              </w:numPr>
            </w:pPr>
            <w:r>
              <w:t>durationUnit</w:t>
            </w:r>
            <w:r>
              <w:rPr>
                <w:rFonts w:hint="cs"/>
                <w:cs/>
              </w:rPr>
              <w:t xml:space="preserve"> มีค่าเท่ากับ </w:t>
            </w:r>
            <w:r>
              <w:t>packageDurationUnit</w:t>
            </w:r>
          </w:p>
          <w:p w:rsidR="00217703" w:rsidP="00217703" w:rsidRDefault="00217703" w14:paraId="4D37F154" w14:textId="77777777">
            <w:pPr>
              <w:pStyle w:val="ListParagraph"/>
              <w:numPr>
                <w:ilvl w:val="0"/>
                <w:numId w:val="9"/>
              </w:numPr>
            </w:pPr>
            <w:r>
              <w:rPr>
                <w:rFonts w:hint="cs"/>
                <w:cs/>
              </w:rPr>
              <w:t xml:space="preserve">ถ้าจำนวน </w:t>
            </w:r>
            <w:r>
              <w:t xml:space="preserve">Row </w:t>
            </w:r>
            <w:r>
              <w:rPr>
                <w:rFonts w:hint="cs"/>
                <w:cs/>
              </w:rPr>
              <w:t xml:space="preserve">ของ </w:t>
            </w:r>
            <w:r>
              <w:t>Promotion Pricing Table</w:t>
            </w:r>
            <w:r>
              <w:rPr>
                <w:rFonts w:hint="cs"/>
                <w:cs/>
              </w:rPr>
              <w:t xml:space="preserve"> มีค่าเป็น </w:t>
            </w:r>
            <w:r>
              <w:t xml:space="preserve">0 </w:t>
            </w:r>
            <w:r>
              <w:rPr>
                <w:rFonts w:hint="cs"/>
                <w:cs/>
              </w:rPr>
              <w:t xml:space="preserve">ให้ </w:t>
            </w:r>
            <w:r>
              <w:t xml:space="preserve">durationFrom </w:t>
            </w:r>
            <w:r>
              <w:rPr>
                <w:rFonts w:cs="Angsana New"/>
                <w:cs/>
              </w:rPr>
              <w:t xml:space="preserve">= </w:t>
            </w:r>
            <w:r>
              <w:t>1</w:t>
            </w:r>
          </w:p>
          <w:p w:rsidR="00217703" w:rsidP="00217703" w:rsidRDefault="00217703" w14:paraId="61BB04FC" w14:textId="20E44012">
            <w:pPr>
              <w:pStyle w:val="ListParagraph"/>
              <w:numPr>
                <w:ilvl w:val="0"/>
                <w:numId w:val="9"/>
              </w:numPr>
              <w:rPr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multiDuration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t>No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ให้ </w:t>
            </w:r>
            <w:r>
              <w:t xml:space="preserve">Default </w:t>
            </w:r>
            <w:r>
              <w:rPr>
                <w:rFonts w:hint="cs"/>
                <w:cs/>
              </w:rPr>
              <w:t xml:space="preserve">ค่าเท่ากับ </w:t>
            </w:r>
            <w:r>
              <w:t>packageDuration</w:t>
            </w:r>
          </w:p>
        </w:tc>
      </w:tr>
      <w:tr w:rsidRPr="008979A8" w:rsidR="00217703" w:rsidTr="4801D386" w14:paraId="1E8D8A19" w14:textId="77777777">
        <w:trPr>
          <w:trHeight w:val="108"/>
        </w:trPr>
        <w:tc>
          <w:tcPr>
            <w:tcW w:w="5000" w:type="pct"/>
            <w:gridSpan w:val="6"/>
            <w:shd w:val="clear" w:color="auto" w:fill="C2D69B" w:themeFill="accent3" w:themeFillTint="99"/>
            <w:tcMar/>
          </w:tcPr>
          <w:p w:rsidR="00217703" w:rsidP="00217703" w:rsidRDefault="00217703" w14:paraId="2A767C5B" w14:textId="2821ACD0">
            <w:pPr>
              <w:pStyle w:val="HeaderTable"/>
            </w:pPr>
            <w:r>
              <w:t>End Promotion Pricing Table Section</w:t>
            </w:r>
          </w:p>
        </w:tc>
      </w:tr>
      <w:tr w:rsidRPr="008979A8" w:rsidR="00217703" w:rsidTr="4801D386" w14:paraId="6A8D3EAD" w14:textId="77777777">
        <w:trPr>
          <w:trHeight w:val="108"/>
        </w:trPr>
        <w:tc>
          <w:tcPr>
            <w:tcW w:w="5000" w:type="pct"/>
            <w:gridSpan w:val="6"/>
            <w:shd w:val="clear" w:color="auto" w:fill="C2D69B" w:themeFill="accent3" w:themeFillTint="99"/>
            <w:tcMar/>
          </w:tcPr>
          <w:p w:rsidR="00217703" w:rsidP="00217703" w:rsidRDefault="00217703" w14:paraId="648557FC" w14:textId="01B9071B">
            <w:pPr>
              <w:pStyle w:val="HeaderTable"/>
            </w:pPr>
            <w:r>
              <w:t>Promotion Pricing Detail Section</w:t>
            </w:r>
          </w:p>
        </w:tc>
      </w:tr>
      <w:tr w:rsidRPr="008979A8" w:rsidR="00217703" w:rsidTr="4801D386" w14:paraId="2E4CE293" w14:textId="77777777">
        <w:trPr>
          <w:trHeight w:val="108"/>
        </w:trPr>
        <w:tc>
          <w:tcPr>
            <w:tcW w:w="1633" w:type="pct"/>
            <w:gridSpan w:val="2"/>
            <w:tcMar/>
          </w:tcPr>
          <w:p w:rsidR="00217703" w:rsidP="00217703" w:rsidRDefault="00217703" w14:paraId="7FEED168" w14:textId="2F723229">
            <w:r>
              <w:t>durationFrom</w:t>
            </w:r>
          </w:p>
        </w:tc>
        <w:tc>
          <w:tcPr>
            <w:tcW w:w="549" w:type="pct"/>
            <w:gridSpan w:val="2"/>
            <w:tcMar/>
          </w:tcPr>
          <w:p w:rsidR="00217703" w:rsidP="00217703" w:rsidRDefault="00217703" w14:paraId="07E46FBB" w14:textId="1629DEFC">
            <w:r>
              <w:t>Text Box</w:t>
            </w:r>
          </w:p>
        </w:tc>
        <w:tc>
          <w:tcPr>
            <w:tcW w:w="2818" w:type="pct"/>
            <w:gridSpan w:val="2"/>
            <w:tcMar/>
          </w:tcPr>
          <w:p w:rsidR="00217703" w:rsidP="00217703" w:rsidRDefault="00217703" w14:paraId="29C12873" w14:textId="1C7903F5">
            <w:pPr>
              <w:rPr>
                <w:color w:val="FF0000"/>
              </w:rPr>
            </w:pPr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3D408D">
              <w:rPr>
                <w:rFonts w:cs="Angsana New"/>
                <w:color w:val="FF0000"/>
                <w:cs/>
              </w:rPr>
              <w:t>*</w:t>
            </w:r>
            <w:r w:rsidRPr="003D408D">
              <w:rPr>
                <w:color w:val="FF0000"/>
              </w:rPr>
              <w:t xml:space="preserve">Duration </w:t>
            </w:r>
            <w:r>
              <w:rPr>
                <w:rFonts w:cs="Angsana New"/>
                <w:color w:val="FF0000"/>
                <w:cs/>
              </w:rPr>
              <w:t xml:space="preserve">: </w:t>
            </w:r>
            <w:r w:rsidRPr="00223680">
              <w:rPr>
                <w:rFonts w:cs="Angsana New"/>
                <w:cs/>
              </w:rPr>
              <w:t>…</w:t>
            </w:r>
            <w:r w:rsidRPr="00223680">
              <w:t>From</w:t>
            </w:r>
            <w:r w:rsidRPr="00223680">
              <w:rPr>
                <w:rFonts w:cs="Angsana New"/>
                <w:cs/>
              </w:rPr>
              <w:t xml:space="preserve">…  </w:t>
            </w:r>
            <w:r w:rsidRPr="00223680">
              <w:t xml:space="preserve">to </w:t>
            </w:r>
            <w:r w:rsidRPr="00223680">
              <w:rPr>
                <w:rFonts w:cs="Angsana New"/>
                <w:cs/>
              </w:rPr>
              <w:t>…</w:t>
            </w:r>
            <w:r w:rsidRPr="00223680">
              <w:t>To</w:t>
            </w:r>
            <w:r w:rsidRPr="00223680">
              <w:rPr>
                <w:rFonts w:cs="Angsana New"/>
                <w:cs/>
              </w:rPr>
              <w:t>… …</w:t>
            </w:r>
            <w:r w:rsidRPr="00223680">
              <w:t>Unit</w:t>
            </w:r>
            <w:r w:rsidRPr="00223680">
              <w:rPr>
                <w:rFonts w:cs="Angsana New"/>
                <w:cs/>
              </w:rPr>
              <w:t>…</w:t>
            </w:r>
          </w:p>
          <w:p w:rsidR="00217703" w:rsidP="00217703" w:rsidRDefault="00217703" w14:paraId="455F42CB" w14:textId="77777777">
            <w:r>
              <w:t xml:space="preserve">Visible </w:t>
            </w:r>
            <w:r>
              <w:rPr>
                <w:rFonts w:hint="cs"/>
                <w:cs/>
              </w:rPr>
              <w:t xml:space="preserve">เมื่อ </w:t>
            </w:r>
            <w:r>
              <w:t xml:space="preserve">multiDuration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t>Yes</w:t>
            </w:r>
            <w:r>
              <w:rPr>
                <w:rFonts w:cs="Angsana New"/>
                <w:cs/>
              </w:rPr>
              <w:t>”</w:t>
            </w:r>
          </w:p>
          <w:p w:rsidR="00217703" w:rsidP="00217703" w:rsidRDefault="00217703" w14:paraId="619F109B" w14:textId="72923731">
            <w:r w:rsidRPr="00313853">
              <w:rPr>
                <w:rFonts w:hint="cs"/>
                <w:cs/>
              </w:rPr>
              <w:t>ใส่ได้เฉพาะตัวเลขเท่านั้น</w:t>
            </w:r>
          </w:p>
        </w:tc>
      </w:tr>
      <w:tr w:rsidRPr="008979A8" w:rsidR="00217703" w:rsidTr="4801D386" w14:paraId="2D0701ED" w14:textId="77777777">
        <w:trPr>
          <w:trHeight w:val="108"/>
        </w:trPr>
        <w:tc>
          <w:tcPr>
            <w:tcW w:w="1633" w:type="pct"/>
            <w:gridSpan w:val="2"/>
            <w:tcMar/>
          </w:tcPr>
          <w:p w:rsidR="00217703" w:rsidP="00217703" w:rsidRDefault="00217703" w14:paraId="3B66F4DE" w14:textId="0AF8B410">
            <w:r>
              <w:t>durationTo</w:t>
            </w:r>
          </w:p>
        </w:tc>
        <w:tc>
          <w:tcPr>
            <w:tcW w:w="549" w:type="pct"/>
            <w:gridSpan w:val="2"/>
            <w:tcMar/>
          </w:tcPr>
          <w:p w:rsidR="00217703" w:rsidP="00217703" w:rsidRDefault="00217703" w14:paraId="77CCC974" w14:textId="5F5C3227">
            <w:r>
              <w:t>Text Box</w:t>
            </w:r>
          </w:p>
        </w:tc>
        <w:tc>
          <w:tcPr>
            <w:tcW w:w="2818" w:type="pct"/>
            <w:gridSpan w:val="2"/>
            <w:tcMar/>
          </w:tcPr>
          <w:p w:rsidR="00217703" w:rsidP="00217703" w:rsidRDefault="00217703" w14:paraId="1C8E2B4C" w14:textId="2AF923F6">
            <w:r>
              <w:rPr>
                <w:rFonts w:hint="cs"/>
                <w:cs/>
              </w:rPr>
              <w:t xml:space="preserve">อยู่บรรทัดเดียวกันกับ </w:t>
            </w:r>
            <w:r>
              <w:t>durationFrom</w:t>
            </w:r>
          </w:p>
          <w:p w:rsidR="00217703" w:rsidP="00217703" w:rsidRDefault="00217703" w14:paraId="32E565E4" w14:textId="57E0ADE0">
            <w:r w:rsidRPr="004B2ADA">
              <w:t xml:space="preserve">Enabled </w:t>
            </w:r>
            <w:r w:rsidRPr="004B2ADA">
              <w:rPr>
                <w:rFonts w:cs="Cordia New"/>
                <w:cs/>
              </w:rPr>
              <w:t xml:space="preserve">เมื่อ </w:t>
            </w:r>
            <w:r w:rsidRPr="004B2ADA">
              <w:t xml:space="preserve">customerType  </w:t>
            </w:r>
            <w:r w:rsidRPr="004B2ADA">
              <w:rPr>
                <w:rFonts w:cs="Cordia New"/>
                <w:cs/>
              </w:rPr>
              <w:t>เป็น “</w:t>
            </w:r>
            <w:r w:rsidRPr="004B2ADA">
              <w:t>Pre</w:t>
            </w:r>
            <w:r w:rsidRPr="004B2ADA">
              <w:rPr>
                <w:rFonts w:cs="CordiaUPC"/>
                <w:cs/>
              </w:rPr>
              <w:t>-</w:t>
            </w:r>
            <w:r w:rsidRPr="004B2ADA">
              <w:t>paid</w:t>
            </w:r>
            <w:r w:rsidRPr="004B2ADA">
              <w:rPr>
                <w:rFonts w:cs="CordiaUPC"/>
                <w:cs/>
              </w:rPr>
              <w:t>”</w:t>
            </w:r>
          </w:p>
          <w:p w:rsidR="00217703" w:rsidP="00217703" w:rsidRDefault="00217703" w14:paraId="05AAA7CD" w14:textId="1FC97AF5">
            <w:r w:rsidRPr="004B2ADA">
              <w:rPr>
                <w:rFonts w:cs="Cordia New"/>
                <w:cs/>
              </w:rPr>
              <w:t>ถ้าไม่ใช่ให้</w:t>
            </w:r>
            <w:r>
              <w:rPr>
                <w:rFonts w:cs="CordiaUPC"/>
                <w:cs/>
              </w:rPr>
              <w:t xml:space="preserve"> </w:t>
            </w:r>
            <w:r>
              <w:t>Disable</w:t>
            </w:r>
          </w:p>
          <w:p w:rsidR="00217703" w:rsidP="00217703" w:rsidRDefault="00217703" w14:paraId="70606B56" w14:textId="77777777">
            <w:r>
              <w:t xml:space="preserve">Visible </w:t>
            </w:r>
            <w:r>
              <w:rPr>
                <w:rFonts w:hint="cs"/>
                <w:cs/>
              </w:rPr>
              <w:t xml:space="preserve">เมื่อ </w:t>
            </w:r>
            <w:r>
              <w:t xml:space="preserve">multiDuration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t>Yes</w:t>
            </w:r>
            <w:r>
              <w:rPr>
                <w:rFonts w:cs="Angsana New"/>
                <w:cs/>
              </w:rPr>
              <w:t>”</w:t>
            </w:r>
          </w:p>
          <w:p w:rsidR="00217703" w:rsidP="00217703" w:rsidRDefault="00217703" w14:paraId="06595B0F" w14:textId="3E02B435">
            <w:pPr>
              <w:rPr>
                <w:cs/>
              </w:rPr>
            </w:pPr>
            <w:r w:rsidRPr="00313853">
              <w:rPr>
                <w:rFonts w:hint="cs"/>
                <w:cs/>
              </w:rPr>
              <w:t>ใส่ได้เฉพาะตัวเลขเท่านั้น</w:t>
            </w:r>
          </w:p>
        </w:tc>
      </w:tr>
      <w:tr w:rsidRPr="008979A8" w:rsidR="00217703" w:rsidTr="4801D386" w14:paraId="0845156F" w14:textId="77777777">
        <w:trPr>
          <w:trHeight w:val="108"/>
        </w:trPr>
        <w:tc>
          <w:tcPr>
            <w:tcW w:w="1633" w:type="pct"/>
            <w:gridSpan w:val="2"/>
            <w:tcMar/>
          </w:tcPr>
          <w:p w:rsidR="00217703" w:rsidP="00217703" w:rsidRDefault="00217703" w14:paraId="61DB617D" w14:textId="5409EFBB">
            <w:r>
              <w:t>durationUnit</w:t>
            </w:r>
          </w:p>
        </w:tc>
        <w:tc>
          <w:tcPr>
            <w:tcW w:w="549" w:type="pct"/>
            <w:gridSpan w:val="2"/>
            <w:tcMar/>
          </w:tcPr>
          <w:p w:rsidR="00217703" w:rsidP="00217703" w:rsidRDefault="00217703" w14:paraId="3837E3DC" w14:textId="77163610">
            <w:r>
              <w:t>Drop down list</w:t>
            </w:r>
          </w:p>
        </w:tc>
        <w:tc>
          <w:tcPr>
            <w:tcW w:w="2818" w:type="pct"/>
            <w:gridSpan w:val="2"/>
            <w:tcMar/>
          </w:tcPr>
          <w:p w:rsidR="00217703" w:rsidP="00217703" w:rsidRDefault="00217703" w14:paraId="00E2AD50" w14:textId="398DC018">
            <w:r>
              <w:rPr>
                <w:rFonts w:hint="cs"/>
                <w:cs/>
              </w:rPr>
              <w:t xml:space="preserve">อยู่บรรทัดเดียวกันกับ </w:t>
            </w:r>
            <w:r>
              <w:t>durationFrom</w:t>
            </w:r>
          </w:p>
          <w:p w:rsidR="00217703" w:rsidP="00217703" w:rsidRDefault="00217703" w14:paraId="3B7206D6" w14:textId="77777777">
            <w:r w:rsidRPr="004B2ADA">
              <w:t xml:space="preserve">Enabled </w:t>
            </w:r>
            <w:r w:rsidRPr="004B2ADA">
              <w:rPr>
                <w:rFonts w:cs="Cordia New"/>
                <w:cs/>
              </w:rPr>
              <w:t xml:space="preserve">เมื่อ </w:t>
            </w:r>
            <w:r w:rsidRPr="004B2ADA">
              <w:t xml:space="preserve">customerType  </w:t>
            </w:r>
            <w:r w:rsidRPr="004B2ADA">
              <w:rPr>
                <w:rFonts w:cs="Cordia New"/>
                <w:cs/>
              </w:rPr>
              <w:t>เป็น “</w:t>
            </w:r>
            <w:r w:rsidRPr="004B2ADA">
              <w:t>Pre</w:t>
            </w:r>
            <w:r w:rsidRPr="004B2ADA">
              <w:rPr>
                <w:rFonts w:cs="CordiaUPC"/>
                <w:cs/>
              </w:rPr>
              <w:t>-</w:t>
            </w:r>
            <w:r w:rsidRPr="004B2ADA">
              <w:t>paid</w:t>
            </w:r>
            <w:r w:rsidRPr="004B2ADA">
              <w:rPr>
                <w:rFonts w:cs="CordiaUPC"/>
                <w:cs/>
              </w:rPr>
              <w:t>”</w:t>
            </w:r>
          </w:p>
          <w:p w:rsidR="00217703" w:rsidP="00217703" w:rsidRDefault="00217703" w14:paraId="173E3E03" w14:textId="207D1478">
            <w:pPr>
              <w:tabs>
                <w:tab w:val="left" w:pos="1141"/>
              </w:tabs>
            </w:pPr>
            <w:r w:rsidRPr="004B2ADA">
              <w:rPr>
                <w:rFonts w:cs="Cordia New"/>
                <w:cs/>
              </w:rPr>
              <w:t>ถ้าไม่ใช่ให้</w:t>
            </w:r>
            <w:r>
              <w:rPr>
                <w:rFonts w:cs="CordiaUPC"/>
                <w:cs/>
              </w:rPr>
              <w:t xml:space="preserve"> </w:t>
            </w:r>
            <w:r>
              <w:t>Disable</w:t>
            </w:r>
            <w:r>
              <w:tab/>
            </w:r>
          </w:p>
          <w:p w:rsidR="00217703" w:rsidP="00217703" w:rsidRDefault="00217703" w14:paraId="7FDFDA8C" w14:textId="77777777">
            <w:pPr>
              <w:tabs>
                <w:tab w:val="left" w:pos="1141"/>
              </w:tabs>
            </w:pPr>
            <w:r>
              <w:t xml:space="preserve">Visible </w:t>
            </w:r>
            <w:r>
              <w:rPr>
                <w:rFonts w:hint="cs"/>
                <w:cs/>
              </w:rPr>
              <w:t xml:space="preserve">เมื่อ </w:t>
            </w:r>
            <w:r>
              <w:t xml:space="preserve">multiDuration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t>Yes</w:t>
            </w:r>
            <w:r>
              <w:rPr>
                <w:rFonts w:cs="Angsana New"/>
                <w:cs/>
              </w:rPr>
              <w:t>”</w:t>
            </w:r>
          </w:p>
          <w:p w:rsidR="00217703" w:rsidP="00217703" w:rsidRDefault="00217703" w14:paraId="532D3488" w14:textId="77978E55">
            <w:pPr>
              <w:tabs>
                <w:tab w:val="left" w:pos="1141"/>
              </w:tabs>
            </w:pPr>
            <w:r w:rsidRPr="001142BC">
              <w:t xml:space="preserve">List of Value </w:t>
            </w:r>
            <w:r w:rsidRPr="001142BC">
              <w:rPr>
                <w:rFonts w:cs="Angsana New"/>
                <w:cs/>
              </w:rPr>
              <w:t xml:space="preserve">: </w:t>
            </w:r>
            <w:r w:rsidRPr="00B916D9">
              <w:rPr>
                <w:rFonts w:cs="Angsana New"/>
                <w:cs/>
              </w:rPr>
              <w:t>ดึงข้อมูลจาก</w:t>
            </w:r>
            <w:r w:rsidRPr="00B916D9">
              <w:rPr>
                <w:rFonts w:cs="CordiaUPC"/>
              </w:rPr>
              <w:t xml:space="preserve">DB </w:t>
            </w:r>
            <w:r w:rsidRPr="00B916D9">
              <w:rPr>
                <w:rFonts w:cs="Angsana New"/>
                <w:cs/>
              </w:rPr>
              <w:t xml:space="preserve">ที่ </w:t>
            </w:r>
            <w:r w:rsidRPr="00B916D9">
              <w:rPr>
                <w:rFonts w:cs="CordiaUPC"/>
              </w:rPr>
              <w:t xml:space="preserve">Table FLW_CFG_LOV </w:t>
            </w:r>
            <w:r w:rsidRPr="00B916D9">
              <w:rPr>
                <w:rFonts w:cs="Angsana New"/>
                <w:cs/>
              </w:rPr>
              <w:t xml:space="preserve">โดย </w:t>
            </w:r>
            <w:r w:rsidRPr="00B916D9">
              <w:rPr>
                <w:rFonts w:cs="CordiaUPC"/>
              </w:rPr>
              <w:t xml:space="preserve">group_type </w:t>
            </w:r>
            <w:r w:rsidRPr="00B916D9">
              <w:rPr>
                <w:rFonts w:cs="Angsana New"/>
                <w:cs/>
              </w:rPr>
              <w:t>= ‘</w:t>
            </w:r>
            <w:r w:rsidRPr="008979A8">
              <w:rPr>
                <w:rFonts w:cs="CordiaUPC"/>
              </w:rPr>
              <w:t>Duration</w:t>
            </w:r>
            <w:r>
              <w:rPr>
                <w:rFonts w:cs="CordiaUPC"/>
              </w:rPr>
              <w:t xml:space="preserve"> Unit</w:t>
            </w:r>
            <w:r>
              <w:rPr>
                <w:rFonts w:cs="Angsana New"/>
                <w:cs/>
              </w:rPr>
              <w:t>’</w:t>
            </w:r>
            <w:r>
              <w:rPr>
                <w:rFonts w:hint="cs" w:cs="Angsana New"/>
                <w:cs/>
              </w:rPr>
              <w:t>และ</w:t>
            </w:r>
            <w:r>
              <w:rPr>
                <w:rFonts w:cs="CordiaUPC"/>
              </w:rPr>
              <w:t xml:space="preserve"> par_row_id</w:t>
            </w:r>
            <w:r>
              <w:t xml:space="preserve">_concat </w:t>
            </w:r>
            <w:r>
              <w:rPr>
                <w:rFonts w:hint="cs"/>
                <w:cs/>
              </w:rPr>
              <w:t xml:space="preserve">ประกอบด้วย </w:t>
            </w:r>
            <w:r>
              <w:t>customerType</w:t>
            </w:r>
            <w:r>
              <w:rPr>
                <w:rFonts w:hint="cs"/>
                <w:cs/>
              </w:rPr>
              <w:t xml:space="preserve"> และ </w:t>
            </w:r>
            <w:r>
              <w:t xml:space="preserve">lov_type </w:t>
            </w:r>
            <w:r>
              <w:rPr>
                <w:rFonts w:hint="cs"/>
                <w:cs/>
              </w:rPr>
              <w:t xml:space="preserve">ประกอบด้วย </w:t>
            </w:r>
            <w:r>
              <w:t>productClass</w:t>
            </w:r>
          </w:p>
        </w:tc>
      </w:tr>
      <w:tr w:rsidRPr="008979A8" w:rsidR="00217703" w:rsidTr="4801D386" w14:paraId="797430F8" w14:textId="77777777">
        <w:trPr>
          <w:trHeight w:val="108"/>
        </w:trPr>
        <w:tc>
          <w:tcPr>
            <w:tcW w:w="1633" w:type="pct"/>
            <w:gridSpan w:val="2"/>
            <w:tcMar/>
          </w:tcPr>
          <w:p w:rsidR="00217703" w:rsidP="00217703" w:rsidRDefault="00217703" w14:paraId="569CFA31" w14:textId="4FD62D94">
            <w:r>
              <w:t>chargeExcludingVAT</w:t>
            </w:r>
          </w:p>
        </w:tc>
        <w:tc>
          <w:tcPr>
            <w:tcW w:w="549" w:type="pct"/>
            <w:gridSpan w:val="2"/>
            <w:tcMar/>
          </w:tcPr>
          <w:p w:rsidR="00217703" w:rsidP="00217703" w:rsidRDefault="00217703" w14:paraId="5F370D01" w14:textId="6EFCDC61">
            <w:r>
              <w:t>Text Box</w:t>
            </w:r>
          </w:p>
        </w:tc>
        <w:tc>
          <w:tcPr>
            <w:tcW w:w="2818" w:type="pct"/>
            <w:gridSpan w:val="2"/>
            <w:tcMar/>
          </w:tcPr>
          <w:p w:rsidR="00217703" w:rsidP="00217703" w:rsidRDefault="00217703" w14:paraId="1C23DACB" w14:textId="77777777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A71ECE">
              <w:rPr>
                <w:rFonts w:cs="Angsana New"/>
                <w:color w:val="FF0000"/>
                <w:cs/>
              </w:rPr>
              <w:t>*</w:t>
            </w:r>
            <w:r w:rsidRPr="00A71ECE">
              <w:rPr>
                <w:color w:val="FF0000"/>
              </w:rPr>
              <w:t>Charge Excluding VAT</w:t>
            </w:r>
            <w:r w:rsidRPr="00A71ECE">
              <w:rPr>
                <w:rFonts w:cs="CordiaUPC"/>
                <w:color w:val="FF0000"/>
                <w:cs/>
              </w:rPr>
              <w:t xml:space="preserve"> </w:t>
            </w:r>
            <w:r>
              <w:rPr>
                <w:rFonts w:cs="Angsana New"/>
                <w:cs/>
              </w:rPr>
              <w:t xml:space="preserve">: …… </w:t>
            </w:r>
            <w:r>
              <w:t>Baht</w:t>
            </w:r>
          </w:p>
          <w:p w:rsidR="00217703" w:rsidP="00217703" w:rsidRDefault="00217703" w14:paraId="100C5553" w14:textId="77777777">
            <w:pPr>
              <w:spacing w:after="0"/>
            </w:pPr>
            <w:r>
              <w:rPr>
                <w:rFonts w:hint="cs"/>
                <w:cs/>
              </w:rPr>
              <w:t xml:space="preserve">เมื่อ </w:t>
            </w:r>
            <w:r>
              <w:t xml:space="preserve">User </w:t>
            </w:r>
            <w:r>
              <w:rPr>
                <w:rFonts w:hint="cs"/>
                <w:cs/>
              </w:rPr>
              <w:t xml:space="preserve">กรอกข้อมูลที่ </w:t>
            </w:r>
            <w:r>
              <w:t xml:space="preserve">Field </w:t>
            </w:r>
            <w:r>
              <w:rPr>
                <w:rFonts w:hint="cs"/>
                <w:cs/>
              </w:rPr>
              <w:t>นี้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และ </w:t>
            </w:r>
            <w:r>
              <w:t>chargeIncludingVAT</w:t>
            </w:r>
            <w:r>
              <w:rPr>
                <w:rFonts w:hint="cs"/>
                <w:cs/>
              </w:rPr>
              <w:t xml:space="preserve"> มีค่าเป็นค่าว่างให้ระบบทำการคำนวนค่า </w:t>
            </w:r>
            <w:r>
              <w:t>chargeIncludingVAT</w:t>
            </w:r>
            <w:r>
              <w:rPr>
                <w:rFonts w:hint="cs"/>
                <w:cs/>
              </w:rPr>
              <w:t xml:space="preserve"> ตามสูตรดังนี้</w:t>
            </w:r>
          </w:p>
          <w:p w:rsidR="00217703" w:rsidP="00217703" w:rsidRDefault="00217703" w14:paraId="582DC28D" w14:textId="77777777">
            <w:r w:rsidRPr="001F45E3">
              <w:t>Charge Excluding VAT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 xml:space="preserve">* </w:t>
            </w:r>
            <w:r>
              <w:t>VAT</w:t>
            </w:r>
          </w:p>
          <w:p w:rsidR="00217703" w:rsidP="00217703" w:rsidRDefault="00217703" w14:paraId="5FA69852" w14:textId="77777777">
            <w:r w:rsidRPr="00313853">
              <w:rPr>
                <w:rFonts w:hint="cs"/>
                <w:cs/>
              </w:rPr>
              <w:t>ใส่ได้เฉพาะตัวเลข</w:t>
            </w:r>
            <w:r>
              <w:rPr>
                <w:rFonts w:hint="cs"/>
                <w:cs/>
              </w:rPr>
              <w:t>และจุดทศนิยม</w:t>
            </w:r>
            <w:r w:rsidRPr="00313853">
              <w:rPr>
                <w:rFonts w:hint="cs"/>
                <w:cs/>
              </w:rPr>
              <w:t>เท่านั้น</w:t>
            </w:r>
          </w:p>
          <w:p w:rsidRPr="00F712ED" w:rsidR="00217703" w:rsidP="00217703" w:rsidRDefault="00217703" w14:paraId="5DFACC15" w14:textId="0D5BBBCF">
            <w:pPr>
              <w:rPr>
                <w:cs/>
              </w:rPr>
            </w:pPr>
            <w:r>
              <w:t xml:space="preserve">Max Length </w:t>
            </w:r>
            <w:r>
              <w:rPr>
                <w:rFonts w:cs="CordiaUPC"/>
                <w:cs/>
              </w:rPr>
              <w:t xml:space="preserve">: </w:t>
            </w:r>
            <w:r>
              <w:t xml:space="preserve">13 </w:t>
            </w:r>
            <w:r>
              <w:rPr>
                <w:rFonts w:hint="cs"/>
                <w:cs/>
              </w:rPr>
              <w:t>ตัวอักษร</w:t>
            </w:r>
          </w:p>
        </w:tc>
      </w:tr>
      <w:tr w:rsidRPr="008979A8" w:rsidR="00217703" w:rsidTr="4801D386" w14:paraId="28466904" w14:textId="77777777">
        <w:trPr>
          <w:trHeight w:val="108"/>
        </w:trPr>
        <w:tc>
          <w:tcPr>
            <w:tcW w:w="1633" w:type="pct"/>
            <w:gridSpan w:val="2"/>
            <w:tcMar/>
          </w:tcPr>
          <w:p w:rsidR="00217703" w:rsidP="00217703" w:rsidRDefault="00217703" w14:paraId="0E51AD21" w14:textId="66F9E4B8">
            <w:r>
              <w:t>chargeIncludingVAT</w:t>
            </w:r>
          </w:p>
        </w:tc>
        <w:tc>
          <w:tcPr>
            <w:tcW w:w="549" w:type="pct"/>
            <w:gridSpan w:val="2"/>
            <w:tcMar/>
          </w:tcPr>
          <w:p w:rsidR="00217703" w:rsidP="00217703" w:rsidRDefault="00217703" w14:paraId="6E6B752C" w14:textId="759F69C0">
            <w:r>
              <w:t>Text Box</w:t>
            </w:r>
          </w:p>
        </w:tc>
        <w:tc>
          <w:tcPr>
            <w:tcW w:w="2818" w:type="pct"/>
            <w:gridSpan w:val="2"/>
            <w:tcMar/>
          </w:tcPr>
          <w:p w:rsidR="00217703" w:rsidP="00217703" w:rsidRDefault="00217703" w14:paraId="1CFEEBCD" w14:textId="77777777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A71ECE">
              <w:rPr>
                <w:rFonts w:cs="Angsana New"/>
                <w:color w:val="FF0000"/>
                <w:cs/>
              </w:rPr>
              <w:t>*</w:t>
            </w:r>
            <w:r w:rsidRPr="00A71ECE">
              <w:rPr>
                <w:color w:val="FF0000"/>
              </w:rPr>
              <w:t>Charge</w:t>
            </w:r>
            <w:r w:rsidRPr="00A71ECE">
              <w:rPr>
                <w:rFonts w:cs="CordiaUPC"/>
                <w:color w:val="FF0000"/>
                <w:cs/>
              </w:rPr>
              <w:t xml:space="preserve"> </w:t>
            </w:r>
            <w:r>
              <w:rPr>
                <w:color w:val="FF0000"/>
              </w:rPr>
              <w:t>In</w:t>
            </w:r>
            <w:r w:rsidRPr="00A71ECE">
              <w:rPr>
                <w:color w:val="FF0000"/>
              </w:rPr>
              <w:t xml:space="preserve">cluding VAT </w:t>
            </w:r>
            <w:r>
              <w:rPr>
                <w:rFonts w:cs="Angsana New"/>
                <w:cs/>
              </w:rPr>
              <w:t xml:space="preserve">: …… </w:t>
            </w:r>
            <w:r>
              <w:t>Baht</w:t>
            </w:r>
          </w:p>
          <w:p w:rsidR="00217703" w:rsidP="00217703" w:rsidRDefault="00217703" w14:paraId="7AA8C776" w14:textId="7D76BF0C">
            <w:pPr>
              <w:spacing w:after="0"/>
            </w:pPr>
            <w:r>
              <w:rPr>
                <w:rFonts w:hint="cs"/>
                <w:cs/>
              </w:rPr>
              <w:t xml:space="preserve">เมื่อ </w:t>
            </w:r>
            <w:r>
              <w:t xml:space="preserve">User </w:t>
            </w:r>
            <w:r>
              <w:rPr>
                <w:rFonts w:hint="cs"/>
                <w:cs/>
              </w:rPr>
              <w:t xml:space="preserve">กรอกข้อมูลที่ </w:t>
            </w:r>
            <w:r>
              <w:t xml:space="preserve">Field </w:t>
            </w:r>
            <w:r>
              <w:rPr>
                <w:rFonts w:hint="cs"/>
                <w:cs/>
              </w:rPr>
              <w:t>นี้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และ </w:t>
            </w:r>
            <w:r>
              <w:t>chargeExcludingVAT</w:t>
            </w:r>
            <w:r>
              <w:rPr>
                <w:rFonts w:hint="cs"/>
                <w:cs/>
              </w:rPr>
              <w:t xml:space="preserve"> มีค่าเป็นค่าว่างให้ระบบทำการคำนวนค่า </w:t>
            </w:r>
            <w:r>
              <w:t>chargeExcludingVAT</w:t>
            </w:r>
            <w:r>
              <w:rPr>
                <w:rFonts w:hint="cs"/>
                <w:cs/>
              </w:rPr>
              <w:t xml:space="preserve"> ตามสูตรดังนี้</w:t>
            </w:r>
          </w:p>
          <w:p w:rsidR="00217703" w:rsidP="00217703" w:rsidRDefault="00217703" w14:paraId="0C499B0D" w14:textId="77777777">
            <w:r w:rsidRPr="001F45E3">
              <w:t>Charge Excluding VAT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 xml:space="preserve">/ </w:t>
            </w:r>
            <w:r>
              <w:t>VAT</w:t>
            </w:r>
          </w:p>
          <w:p w:rsidR="00217703" w:rsidP="00217703" w:rsidRDefault="00217703" w14:paraId="2091DAA5" w14:textId="77777777">
            <w:r w:rsidRPr="00313853">
              <w:rPr>
                <w:rFonts w:hint="cs"/>
                <w:cs/>
              </w:rPr>
              <w:t>ใส่ได้เฉพาะตัวเลข</w:t>
            </w:r>
            <w:r>
              <w:rPr>
                <w:rFonts w:hint="cs"/>
                <w:cs/>
              </w:rPr>
              <w:t>และจุดทศนิยม</w:t>
            </w:r>
            <w:r w:rsidRPr="00313853">
              <w:rPr>
                <w:rFonts w:hint="cs"/>
                <w:cs/>
              </w:rPr>
              <w:t>เท่านั้น</w:t>
            </w:r>
          </w:p>
          <w:p w:rsidR="00217703" w:rsidP="00217703" w:rsidRDefault="00217703" w14:paraId="2B7AFCF1" w14:textId="167DB67F">
            <w:r>
              <w:t xml:space="preserve">Max Length </w:t>
            </w:r>
            <w:r>
              <w:rPr>
                <w:rFonts w:cs="CordiaUPC"/>
                <w:cs/>
              </w:rPr>
              <w:t xml:space="preserve">: </w:t>
            </w:r>
            <w:r>
              <w:t xml:space="preserve">13 </w:t>
            </w:r>
            <w:r>
              <w:rPr>
                <w:rFonts w:hint="cs"/>
                <w:cs/>
              </w:rPr>
              <w:t>ตัวอักษร</w:t>
            </w:r>
          </w:p>
        </w:tc>
      </w:tr>
      <w:tr w:rsidRPr="008979A8" w:rsidR="00217703" w:rsidTr="4801D386" w14:paraId="421AAD74" w14:textId="77777777">
        <w:trPr>
          <w:trHeight w:val="108"/>
        </w:trPr>
        <w:tc>
          <w:tcPr>
            <w:tcW w:w="1633" w:type="pct"/>
            <w:gridSpan w:val="2"/>
            <w:tcMar/>
          </w:tcPr>
          <w:p w:rsidR="00217703" w:rsidP="00217703" w:rsidRDefault="00217703" w14:paraId="30379286" w14:textId="1DD22433">
            <w:r>
              <w:rPr>
                <w:rFonts w:hint="cs"/>
                <w:cs/>
              </w:rPr>
              <w:t>ปุ่ม</w:t>
            </w:r>
            <w:r>
              <w:t xml:space="preserve"> Add</w:t>
            </w:r>
          </w:p>
        </w:tc>
        <w:tc>
          <w:tcPr>
            <w:tcW w:w="549" w:type="pct"/>
            <w:gridSpan w:val="2"/>
            <w:tcMar/>
          </w:tcPr>
          <w:p w:rsidR="00217703" w:rsidP="00217703" w:rsidRDefault="00217703" w14:paraId="5EFCF0E0" w14:textId="7D45FE54">
            <w:r>
              <w:t>Button</w:t>
            </w:r>
          </w:p>
        </w:tc>
        <w:tc>
          <w:tcPr>
            <w:tcW w:w="2818" w:type="pct"/>
            <w:gridSpan w:val="2"/>
            <w:tcMar/>
          </w:tcPr>
          <w:p w:rsidR="00217703" w:rsidP="00217703" w:rsidRDefault="00217703" w14:paraId="75F72BAD" w14:textId="77777777">
            <w:r>
              <w:t xml:space="preserve">Visible </w:t>
            </w:r>
            <w:r>
              <w:rPr>
                <w:rFonts w:hint="cs"/>
                <w:cs/>
              </w:rPr>
              <w:t>เมื่อ</w:t>
            </w:r>
            <w:r>
              <w:t xml:space="preserve"> User </w:t>
            </w:r>
            <w:r>
              <w:rPr>
                <w:rFonts w:hint="cs"/>
                <w:cs/>
              </w:rPr>
              <w:t xml:space="preserve">กดปุ่ม </w:t>
            </w:r>
            <w:r>
              <w:rPr>
                <w:rFonts w:cs="Angsana New"/>
                <w:cs/>
              </w:rPr>
              <w:t xml:space="preserve">+ </w:t>
            </w:r>
            <w:r>
              <w:rPr>
                <w:rFonts w:hint="cs"/>
                <w:cs/>
              </w:rPr>
              <w:t xml:space="preserve">ใน </w:t>
            </w:r>
            <w:r>
              <w:t>Promotion Pricing Table Section</w:t>
            </w:r>
          </w:p>
          <w:p w:rsidR="00217703" w:rsidP="00217703" w:rsidRDefault="00217703" w14:paraId="32BB4286" w14:textId="77777777">
            <w:r>
              <w:rPr>
                <w:rFonts w:hint="cs"/>
                <w:cs/>
              </w:rPr>
              <w:t xml:space="preserve">เมื่อ </w:t>
            </w:r>
            <w:r>
              <w:t xml:space="preserve">User </w:t>
            </w:r>
            <w:r>
              <w:rPr>
                <w:rFonts w:hint="cs"/>
                <w:cs/>
              </w:rPr>
              <w:t xml:space="preserve">กดปุ่ม </w:t>
            </w:r>
            <w:r>
              <w:t xml:space="preserve">Add </w:t>
            </w:r>
            <w:r>
              <w:rPr>
                <w:rFonts w:hint="cs"/>
                <w:cs/>
              </w:rPr>
              <w:t xml:space="preserve">ให้ทำการ </w:t>
            </w:r>
            <w:r>
              <w:t xml:space="preserve">Validate </w:t>
            </w:r>
            <w:r>
              <w:rPr>
                <w:rFonts w:hint="cs"/>
                <w:cs/>
              </w:rPr>
              <w:t xml:space="preserve">ข้อมูลใน </w:t>
            </w:r>
            <w:r>
              <w:t xml:space="preserve">Section </w:t>
            </w:r>
            <w:r>
              <w:rPr>
                <w:rFonts w:hint="cs"/>
                <w:cs/>
              </w:rPr>
              <w:t xml:space="preserve">นี้ก่อน หลังจากนั้นให้ทำตาม </w:t>
            </w:r>
            <w:r>
              <w:t xml:space="preserve">Logic </w:t>
            </w:r>
            <w:r>
              <w:rPr>
                <w:rFonts w:hint="cs"/>
                <w:cs/>
              </w:rPr>
              <w:t>ดังนี้</w:t>
            </w:r>
          </w:p>
          <w:p w:rsidR="00217703" w:rsidP="00217703" w:rsidRDefault="00217703" w14:paraId="7A278214" w14:textId="5EE7A372">
            <w:pPr>
              <w:pStyle w:val="ListParagraph"/>
              <w:numPr>
                <w:ilvl w:val="0"/>
                <w:numId w:val="9"/>
              </w:numPr>
            </w:pPr>
            <w:r>
              <w:rPr>
                <w:rFonts w:hint="cs"/>
                <w:cs/>
              </w:rPr>
              <w:t xml:space="preserve">ให้ทำการ </w:t>
            </w:r>
            <w:r>
              <w:t xml:space="preserve">Sort </w:t>
            </w:r>
            <w:r>
              <w:rPr>
                <w:rFonts w:hint="cs"/>
                <w:cs/>
              </w:rPr>
              <w:t xml:space="preserve">ข้อมูลทั้งหมดที่อยู่ </w:t>
            </w:r>
            <w:r>
              <w:t>Promotion Pricing Table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(</w:t>
            </w:r>
            <w:r>
              <w:rPr>
                <w:rFonts w:hint="cs"/>
                <w:cs/>
              </w:rPr>
              <w:t>รวมถึงข้อมูลที่กำลังจะ</w:t>
            </w:r>
            <w:r>
              <w:rPr>
                <w:rFonts w:cs="CordiaUPC"/>
                <w:cs/>
              </w:rPr>
              <w:t xml:space="preserve"> </w:t>
            </w:r>
            <w:r>
              <w:t xml:space="preserve">Add </w:t>
            </w:r>
            <w:r>
              <w:rPr>
                <w:rFonts w:hint="cs"/>
                <w:cs/>
              </w:rPr>
              <w:t xml:space="preserve">ลงใน </w:t>
            </w:r>
            <w:r>
              <w:t>Table</w:t>
            </w:r>
            <w:r>
              <w:rPr>
                <w:rFonts w:cs="Angsana New"/>
                <w:cs/>
              </w:rPr>
              <w:t xml:space="preserve">) </w:t>
            </w:r>
            <w:r>
              <w:rPr>
                <w:rFonts w:hint="cs"/>
                <w:cs/>
              </w:rPr>
              <w:t xml:space="preserve">ตาม </w:t>
            </w:r>
            <w:r>
              <w:t>Duration From</w:t>
            </w:r>
          </w:p>
          <w:p w:rsidR="00217703" w:rsidP="00217703" w:rsidRDefault="00217703" w14:paraId="67EA5841" w14:textId="77777777">
            <w:pPr>
              <w:pStyle w:val="ListParagraph"/>
              <w:numPr>
                <w:ilvl w:val="0"/>
                <w:numId w:val="9"/>
              </w:numPr>
            </w:pPr>
            <w:r>
              <w:rPr>
                <w:rFonts w:hint="cs"/>
                <w:cs/>
              </w:rPr>
              <w:t xml:space="preserve">ให้ทำการคำนวน </w:t>
            </w:r>
            <w:r>
              <w:t xml:space="preserve">Duration To </w:t>
            </w:r>
            <w:r>
              <w:rPr>
                <w:rFonts w:hint="cs"/>
                <w:cs/>
              </w:rPr>
              <w:t xml:space="preserve">ตาม </w:t>
            </w:r>
            <w:r>
              <w:t xml:space="preserve">Logic </w:t>
            </w:r>
            <w:r>
              <w:rPr>
                <w:rFonts w:hint="cs"/>
                <w:cs/>
              </w:rPr>
              <w:t>ดังนี้</w:t>
            </w:r>
          </w:p>
          <w:p w:rsidR="00217703" w:rsidP="00217703" w:rsidRDefault="00217703" w14:paraId="19D544C5" w14:textId="644CE187">
            <w:pPr>
              <w:pStyle w:val="ListParagraph"/>
              <w:numPr>
                <w:ilvl w:val="1"/>
                <w:numId w:val="9"/>
              </w:numPr>
            </w:pPr>
            <w:r>
              <w:rPr>
                <w:rFonts w:hint="cs"/>
                <w:cs/>
              </w:rPr>
              <w:t xml:space="preserve">ถ้าไม่ใช่ </w:t>
            </w:r>
            <w:r>
              <w:t xml:space="preserve">Row </w:t>
            </w:r>
            <w:r>
              <w:rPr>
                <w:rFonts w:hint="cs"/>
                <w:cs/>
              </w:rPr>
              <w:t>สุดท้าย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>ให้</w:t>
            </w:r>
            <w:r>
              <w:t xml:space="preserve"> Duration From </w:t>
            </w:r>
            <w:r>
              <w:rPr>
                <w:rFonts w:hint="cs"/>
                <w:cs/>
              </w:rPr>
              <w:t xml:space="preserve">ของ </w:t>
            </w:r>
            <w:r>
              <w:t xml:space="preserve">Row </w:t>
            </w:r>
            <w:r>
              <w:rPr>
                <w:rFonts w:hint="cs"/>
                <w:cs/>
              </w:rPr>
              <w:t xml:space="preserve">ถัดไปลบด้วย </w:t>
            </w:r>
            <w:r>
              <w:t>1</w:t>
            </w:r>
          </w:p>
          <w:p w:rsidR="00217703" w:rsidP="00217703" w:rsidRDefault="00217703" w14:paraId="6DE0396C" w14:textId="483F32DE">
            <w:pPr>
              <w:pStyle w:val="ListParagraph"/>
              <w:numPr>
                <w:ilvl w:val="1"/>
                <w:numId w:val="9"/>
              </w:numPr>
            </w:pPr>
            <w:r>
              <w:rPr>
                <w:rFonts w:hint="cs"/>
                <w:cs/>
              </w:rPr>
              <w:t xml:space="preserve">ถ้าเป็น </w:t>
            </w:r>
            <w:r>
              <w:t xml:space="preserve">Row </w:t>
            </w:r>
            <w:r>
              <w:rPr>
                <w:rFonts w:hint="cs"/>
                <w:cs/>
              </w:rPr>
              <w:t xml:space="preserve">สุดท้ายให้ </w:t>
            </w:r>
            <w:r>
              <w:t xml:space="preserve">Duration To </w:t>
            </w:r>
            <w:r>
              <w:rPr>
                <w:rFonts w:hint="cs"/>
                <w:cs/>
              </w:rPr>
              <w:t xml:space="preserve">เท่ากับ </w:t>
            </w:r>
            <w:r>
              <w:t>Package Duration</w:t>
            </w:r>
          </w:p>
          <w:p w:rsidR="00217703" w:rsidP="00217703" w:rsidRDefault="00217703" w14:paraId="51DB53A1" w14:textId="77777777">
            <w:pPr>
              <w:pStyle w:val="ListParagraph"/>
              <w:numPr>
                <w:ilvl w:val="0"/>
                <w:numId w:val="11"/>
              </w:numPr>
            </w:pPr>
            <w:r>
              <w:rPr>
                <w:rFonts w:hint="cs"/>
                <w:cs/>
              </w:rPr>
              <w:t xml:space="preserve">ให้ทำการเคลียร์ </w:t>
            </w:r>
            <w:r>
              <w:t xml:space="preserve">Form </w:t>
            </w:r>
            <w:r>
              <w:rPr>
                <w:rFonts w:hint="cs"/>
                <w:cs/>
              </w:rPr>
              <w:t xml:space="preserve">ใน </w:t>
            </w:r>
            <w:r>
              <w:t xml:space="preserve">Section </w:t>
            </w:r>
            <w:r>
              <w:rPr>
                <w:rFonts w:hint="cs"/>
                <w:cs/>
              </w:rPr>
              <w:t xml:space="preserve">นี้และทำการ </w:t>
            </w:r>
            <w:r>
              <w:t xml:space="preserve">Invisible Section </w:t>
            </w:r>
            <w:r>
              <w:rPr>
                <w:rFonts w:hint="cs"/>
                <w:cs/>
              </w:rPr>
              <w:t>นี้</w:t>
            </w:r>
          </w:p>
          <w:p w:rsidR="00217703" w:rsidP="00217703" w:rsidRDefault="00217703" w14:paraId="1F875D7D" w14:textId="5D85A562">
            <w:pPr>
              <w:pStyle w:val="ListParagraph"/>
              <w:numPr>
                <w:ilvl w:val="0"/>
                <w:numId w:val="11"/>
              </w:numPr>
            </w:pPr>
            <w:r>
              <w:rPr>
                <w:rFonts w:hint="cs"/>
                <w:cs/>
              </w:rPr>
              <w:t xml:space="preserve">ให้ </w:t>
            </w:r>
            <w:r>
              <w:t xml:space="preserve">Default </w:t>
            </w:r>
            <w:r>
              <w:rPr>
                <w:rFonts w:hint="cs"/>
                <w:cs/>
              </w:rPr>
              <w:t xml:space="preserve">ค่า </w:t>
            </w:r>
            <w:r>
              <w:t xml:space="preserve">fullPriceExcludingVAT </w:t>
            </w:r>
            <w:r>
              <w:rPr>
                <w:rFonts w:hint="cs"/>
                <w:cs/>
              </w:rPr>
              <w:t xml:space="preserve">และ </w:t>
            </w:r>
            <w:r>
              <w:t>fullPriceIncludingVAT</w:t>
            </w:r>
            <w:r>
              <w:rPr>
                <w:rFonts w:hint="cs"/>
                <w:cs/>
              </w:rPr>
              <w:t xml:space="preserve"> จาก </w:t>
            </w:r>
            <w:r>
              <w:t>chargeExcludingVAT</w:t>
            </w:r>
            <w:r>
              <w:rPr>
                <w:rFonts w:hint="cs"/>
                <w:cs/>
              </w:rPr>
              <w:t xml:space="preserve"> และ </w:t>
            </w:r>
            <w:r>
              <w:t>chargeIncludingVAT</w:t>
            </w:r>
            <w:r>
              <w:rPr>
                <w:rFonts w:hint="cs"/>
                <w:cs/>
              </w:rPr>
              <w:t xml:space="preserve"> ตาม </w:t>
            </w:r>
            <w:r>
              <w:t>Logic</w:t>
            </w:r>
          </w:p>
          <w:p w:rsidR="00217703" w:rsidP="00217703" w:rsidRDefault="00217703" w14:paraId="2F7A67E5" w14:textId="3BC123C3">
            <w:pPr>
              <w:pStyle w:val="ListParagraph"/>
              <w:numPr>
                <w:ilvl w:val="1"/>
                <w:numId w:val="11"/>
              </w:numPr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customerType </w:t>
            </w:r>
            <w:r>
              <w:rPr>
                <w:rFonts w:hint="cs"/>
                <w:cs/>
              </w:rPr>
              <w:t xml:space="preserve">เป็น </w:t>
            </w:r>
            <w:r>
              <w:rPr>
                <w:rFonts w:cs="Angsana New"/>
                <w:cs/>
              </w:rPr>
              <w:t>“</w:t>
            </w:r>
            <w:r>
              <w:t>Post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>
              <w:t>All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ให้ใช้ข้อมูลทั้ง </w:t>
            </w:r>
            <w:r>
              <w:t xml:space="preserve">2 Field </w:t>
            </w:r>
            <w:r>
              <w:rPr>
                <w:rFonts w:hint="cs"/>
                <w:cs/>
              </w:rPr>
              <w:t xml:space="preserve">ใน </w:t>
            </w:r>
            <w:r>
              <w:t xml:space="preserve">Row </w:t>
            </w:r>
            <w:r>
              <w:rPr>
                <w:rFonts w:hint="cs"/>
                <w:cs/>
              </w:rPr>
              <w:t xml:space="preserve">ที่ </w:t>
            </w:r>
            <w:r>
              <w:t>chargeExcludingVAT</w:t>
            </w:r>
            <w:r>
              <w:rPr>
                <w:rFonts w:hint="cs"/>
                <w:cs/>
              </w:rPr>
              <w:t xml:space="preserve">  มีค่าสูงที่สุด</w:t>
            </w:r>
          </w:p>
          <w:p w:rsidR="00217703" w:rsidP="00217703" w:rsidRDefault="00217703" w14:paraId="28B1A52E" w14:textId="20071E27">
            <w:pPr>
              <w:pStyle w:val="ListParagraph"/>
              <w:numPr>
                <w:ilvl w:val="1"/>
                <w:numId w:val="11"/>
              </w:numPr>
              <w:rPr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customerType </w:t>
            </w:r>
            <w:r>
              <w:rPr>
                <w:rFonts w:hint="cs"/>
                <w:cs/>
              </w:rPr>
              <w:t xml:space="preserve">เป็น </w:t>
            </w:r>
            <w:r>
              <w:rPr>
                <w:rFonts w:cs="Angsana New"/>
                <w:cs/>
              </w:rPr>
              <w:t>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ให้ใช้ข้อมูลทั้ง </w:t>
            </w:r>
            <w:r>
              <w:t xml:space="preserve">2 Field </w:t>
            </w:r>
            <w:r>
              <w:rPr>
                <w:rFonts w:hint="cs"/>
                <w:cs/>
              </w:rPr>
              <w:t xml:space="preserve">ใน </w:t>
            </w:r>
            <w:r>
              <w:t xml:space="preserve">Row </w:t>
            </w:r>
            <w:r>
              <w:rPr>
                <w:rFonts w:hint="cs"/>
                <w:cs/>
              </w:rPr>
              <w:t xml:space="preserve">ที่ </w:t>
            </w:r>
            <w:r>
              <w:t>chargeIncludingVAT</w:t>
            </w:r>
            <w:r>
              <w:rPr>
                <w:rFonts w:hint="cs"/>
                <w:cs/>
              </w:rPr>
              <w:t xml:space="preserve">  มีค่าสูงที่สุด</w:t>
            </w:r>
          </w:p>
        </w:tc>
      </w:tr>
      <w:tr w:rsidRPr="008979A8" w:rsidR="00217703" w:rsidTr="4801D386" w14:paraId="37953BFA" w14:textId="77777777">
        <w:trPr>
          <w:trHeight w:val="108"/>
        </w:trPr>
        <w:tc>
          <w:tcPr>
            <w:tcW w:w="1633" w:type="pct"/>
            <w:gridSpan w:val="2"/>
            <w:tcMar/>
          </w:tcPr>
          <w:p w:rsidR="00217703" w:rsidP="00217703" w:rsidRDefault="00217703" w14:paraId="34CE0EA5" w14:textId="55951B41">
            <w:r>
              <w:rPr>
                <w:rFonts w:hint="cs"/>
                <w:cs/>
              </w:rPr>
              <w:t xml:space="preserve">ปุ่ม </w:t>
            </w:r>
            <w:r>
              <w:t>Update</w:t>
            </w:r>
          </w:p>
        </w:tc>
        <w:tc>
          <w:tcPr>
            <w:tcW w:w="549" w:type="pct"/>
            <w:gridSpan w:val="2"/>
            <w:tcMar/>
          </w:tcPr>
          <w:p w:rsidR="00217703" w:rsidP="00217703" w:rsidRDefault="00217703" w14:paraId="601499F8" w14:textId="283A66AD">
            <w:r>
              <w:t>Button</w:t>
            </w:r>
          </w:p>
        </w:tc>
        <w:tc>
          <w:tcPr>
            <w:tcW w:w="2818" w:type="pct"/>
            <w:gridSpan w:val="2"/>
            <w:tcMar/>
          </w:tcPr>
          <w:p w:rsidR="00217703" w:rsidP="00217703" w:rsidRDefault="00217703" w14:paraId="41904DA8" w14:textId="77777777">
            <w:r>
              <w:t xml:space="preserve">Visible </w:t>
            </w:r>
            <w:r>
              <w:rPr>
                <w:rFonts w:hint="cs"/>
                <w:cs/>
              </w:rPr>
              <w:t>เมื่อ</w:t>
            </w:r>
            <w:r>
              <w:t xml:space="preserve"> User </w:t>
            </w:r>
            <w:r>
              <w:rPr>
                <w:rFonts w:hint="cs"/>
                <w:cs/>
              </w:rPr>
              <w:t xml:space="preserve">กดปุ่ม </w:t>
            </w:r>
            <w:r>
              <w:t xml:space="preserve">Edit </w:t>
            </w:r>
            <w:r>
              <w:rPr>
                <w:rFonts w:hint="cs"/>
                <w:cs/>
              </w:rPr>
              <w:t xml:space="preserve">ใน </w:t>
            </w:r>
            <w:r>
              <w:t>Promotion Pricing Table Section</w:t>
            </w:r>
          </w:p>
          <w:p w:rsidR="00217703" w:rsidP="00217703" w:rsidRDefault="00217703" w14:paraId="57FFEB44" w14:textId="2DC305D3">
            <w:r>
              <w:rPr>
                <w:rFonts w:hint="cs"/>
                <w:cs/>
              </w:rPr>
              <w:t xml:space="preserve">เมื่อ </w:t>
            </w:r>
            <w:r>
              <w:t xml:space="preserve">User </w:t>
            </w:r>
            <w:r>
              <w:rPr>
                <w:rFonts w:hint="cs"/>
                <w:cs/>
              </w:rPr>
              <w:t xml:space="preserve">กดปุ่ม </w:t>
            </w:r>
            <w:r>
              <w:t xml:space="preserve">Edit </w:t>
            </w:r>
            <w:r>
              <w:rPr>
                <w:rFonts w:hint="cs"/>
                <w:cs/>
              </w:rPr>
              <w:t xml:space="preserve">ให้ทำการ </w:t>
            </w:r>
            <w:r>
              <w:t xml:space="preserve">Validate </w:t>
            </w:r>
            <w:r>
              <w:rPr>
                <w:rFonts w:hint="cs"/>
                <w:cs/>
              </w:rPr>
              <w:t xml:space="preserve">ข้อมูลใน </w:t>
            </w:r>
            <w:r>
              <w:t xml:space="preserve">Section </w:t>
            </w:r>
            <w:r>
              <w:rPr>
                <w:rFonts w:hint="cs"/>
                <w:cs/>
              </w:rPr>
              <w:t xml:space="preserve">นี้ก่อน หลังจากนั้นให้ทำตาม </w:t>
            </w:r>
            <w:r>
              <w:t xml:space="preserve">Logic </w:t>
            </w:r>
            <w:r>
              <w:rPr>
                <w:rFonts w:hint="cs"/>
                <w:cs/>
              </w:rPr>
              <w:t>ดังนี้</w:t>
            </w:r>
          </w:p>
          <w:p w:rsidR="00217703" w:rsidP="00217703" w:rsidRDefault="00217703" w14:paraId="0FF16340" w14:textId="77777777">
            <w:pPr>
              <w:pStyle w:val="ListParagraph"/>
              <w:numPr>
                <w:ilvl w:val="0"/>
                <w:numId w:val="10"/>
              </w:numPr>
            </w:pPr>
            <w:r>
              <w:rPr>
                <w:rFonts w:hint="cs"/>
                <w:cs/>
              </w:rPr>
              <w:t xml:space="preserve">ให้ทำการ </w:t>
            </w:r>
            <w:r>
              <w:t xml:space="preserve">Sort </w:t>
            </w:r>
            <w:r>
              <w:rPr>
                <w:rFonts w:hint="cs"/>
                <w:cs/>
              </w:rPr>
              <w:t xml:space="preserve">ข้อมูลทั้งหมดที่อยู่ </w:t>
            </w:r>
            <w:r>
              <w:t>Promotion Pricing Table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(</w:t>
            </w:r>
            <w:r>
              <w:rPr>
                <w:rFonts w:hint="cs"/>
                <w:cs/>
              </w:rPr>
              <w:t>รวมถึงข้อมูลที่กำลังจะ</w:t>
            </w:r>
            <w:r>
              <w:t xml:space="preserve"> Add </w:t>
            </w:r>
            <w:r>
              <w:rPr>
                <w:rFonts w:hint="cs"/>
                <w:cs/>
              </w:rPr>
              <w:t xml:space="preserve">ลงใน </w:t>
            </w:r>
            <w:r>
              <w:t>Table</w:t>
            </w:r>
            <w:r>
              <w:rPr>
                <w:rFonts w:cs="Angsana New"/>
                <w:cs/>
              </w:rPr>
              <w:t xml:space="preserve">) </w:t>
            </w:r>
            <w:r>
              <w:rPr>
                <w:rFonts w:hint="cs"/>
                <w:cs/>
              </w:rPr>
              <w:t xml:space="preserve">ตาม </w:t>
            </w:r>
            <w:r>
              <w:t>Duration From</w:t>
            </w:r>
          </w:p>
          <w:p w:rsidR="00217703" w:rsidP="00217703" w:rsidRDefault="00217703" w14:paraId="3A795608" w14:textId="77777777">
            <w:pPr>
              <w:pStyle w:val="ListParagraph"/>
              <w:numPr>
                <w:ilvl w:val="0"/>
                <w:numId w:val="10"/>
              </w:numPr>
            </w:pPr>
            <w:r>
              <w:rPr>
                <w:rFonts w:hint="cs"/>
                <w:cs/>
              </w:rPr>
              <w:t xml:space="preserve">ให้ทำการคำนวน </w:t>
            </w:r>
            <w:r>
              <w:t xml:space="preserve">Duration To </w:t>
            </w:r>
            <w:r>
              <w:rPr>
                <w:rFonts w:hint="cs"/>
                <w:cs/>
              </w:rPr>
              <w:t xml:space="preserve">ตาม </w:t>
            </w:r>
            <w:r>
              <w:t xml:space="preserve">Logic </w:t>
            </w:r>
            <w:r>
              <w:rPr>
                <w:rFonts w:hint="cs"/>
                <w:cs/>
              </w:rPr>
              <w:t>ดังนี้</w:t>
            </w:r>
          </w:p>
          <w:p w:rsidR="00217703" w:rsidP="00217703" w:rsidRDefault="00217703" w14:paraId="5D93F79B" w14:textId="77777777">
            <w:pPr>
              <w:pStyle w:val="ListParagraph"/>
              <w:numPr>
                <w:ilvl w:val="1"/>
                <w:numId w:val="10"/>
              </w:numPr>
            </w:pPr>
            <w:r>
              <w:rPr>
                <w:rFonts w:hint="cs"/>
                <w:cs/>
              </w:rPr>
              <w:t xml:space="preserve">ถ้าไม่ใช่ </w:t>
            </w:r>
            <w:r>
              <w:t xml:space="preserve">Row </w:t>
            </w:r>
            <w:r>
              <w:rPr>
                <w:rFonts w:hint="cs"/>
                <w:cs/>
              </w:rPr>
              <w:t>สุดท้าย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>ให้</w:t>
            </w:r>
            <w:r>
              <w:t xml:space="preserve"> Duration From </w:t>
            </w:r>
            <w:r>
              <w:rPr>
                <w:rFonts w:hint="cs"/>
                <w:cs/>
              </w:rPr>
              <w:t xml:space="preserve">ของ </w:t>
            </w:r>
            <w:r>
              <w:t xml:space="preserve">Row </w:t>
            </w:r>
            <w:r>
              <w:rPr>
                <w:rFonts w:hint="cs"/>
                <w:cs/>
              </w:rPr>
              <w:t xml:space="preserve">ถัดไปลบด้วย </w:t>
            </w:r>
            <w:r>
              <w:t>1</w:t>
            </w:r>
          </w:p>
          <w:p w:rsidR="00217703" w:rsidP="00217703" w:rsidRDefault="00217703" w14:paraId="00B17D3B" w14:textId="77777777">
            <w:pPr>
              <w:pStyle w:val="ListParagraph"/>
              <w:numPr>
                <w:ilvl w:val="1"/>
                <w:numId w:val="10"/>
              </w:numPr>
            </w:pPr>
            <w:r>
              <w:rPr>
                <w:rFonts w:hint="cs"/>
                <w:cs/>
              </w:rPr>
              <w:t xml:space="preserve">ถ้าเป็น </w:t>
            </w:r>
            <w:r>
              <w:t xml:space="preserve">Row </w:t>
            </w:r>
            <w:r>
              <w:rPr>
                <w:rFonts w:hint="cs"/>
                <w:cs/>
              </w:rPr>
              <w:t xml:space="preserve">สุดท้ายให้ </w:t>
            </w:r>
            <w:r>
              <w:t>Duration To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เท่ากับ </w:t>
            </w:r>
            <w:r>
              <w:t>Package Duration</w:t>
            </w:r>
          </w:p>
          <w:p w:rsidR="00217703" w:rsidP="00217703" w:rsidRDefault="00217703" w14:paraId="45685D51" w14:textId="77777777">
            <w:pPr>
              <w:pStyle w:val="ListParagraph"/>
              <w:numPr>
                <w:ilvl w:val="0"/>
                <w:numId w:val="10"/>
              </w:numPr>
            </w:pPr>
            <w:r>
              <w:rPr>
                <w:rFonts w:hint="cs"/>
                <w:cs/>
              </w:rPr>
              <w:t xml:space="preserve">ให้ทำการเคลียร์ </w:t>
            </w:r>
            <w:r>
              <w:t xml:space="preserve">Form </w:t>
            </w:r>
            <w:r>
              <w:rPr>
                <w:rFonts w:hint="cs"/>
                <w:cs/>
              </w:rPr>
              <w:t xml:space="preserve">ใน </w:t>
            </w:r>
            <w:r>
              <w:t xml:space="preserve">Section </w:t>
            </w:r>
            <w:r>
              <w:rPr>
                <w:rFonts w:hint="cs"/>
                <w:cs/>
              </w:rPr>
              <w:t xml:space="preserve">นี้และทำการ </w:t>
            </w:r>
            <w:r>
              <w:t xml:space="preserve">Invisible Section </w:t>
            </w:r>
            <w:r>
              <w:rPr>
                <w:rFonts w:hint="cs"/>
                <w:cs/>
              </w:rPr>
              <w:t>นี้</w:t>
            </w:r>
          </w:p>
          <w:p w:rsidR="00217703" w:rsidP="00217703" w:rsidRDefault="00217703" w14:paraId="16C5CBFD" w14:textId="77777777">
            <w:pPr>
              <w:pStyle w:val="ListParagraph"/>
              <w:numPr>
                <w:ilvl w:val="0"/>
                <w:numId w:val="10"/>
              </w:numPr>
            </w:pPr>
            <w:r>
              <w:rPr>
                <w:rFonts w:hint="cs"/>
                <w:cs/>
              </w:rPr>
              <w:t xml:space="preserve">ให้ </w:t>
            </w:r>
            <w:r>
              <w:t xml:space="preserve">Default </w:t>
            </w:r>
            <w:r>
              <w:rPr>
                <w:rFonts w:hint="cs"/>
                <w:cs/>
              </w:rPr>
              <w:t xml:space="preserve">ค่า </w:t>
            </w:r>
            <w:r>
              <w:t xml:space="preserve">fullPriceExcludingVAT </w:t>
            </w:r>
            <w:r>
              <w:rPr>
                <w:rFonts w:hint="cs"/>
                <w:cs/>
              </w:rPr>
              <w:t xml:space="preserve">และ </w:t>
            </w:r>
            <w:r>
              <w:t>fullPriceIncludingVAT</w:t>
            </w:r>
            <w:r>
              <w:rPr>
                <w:rFonts w:hint="cs"/>
                <w:cs/>
              </w:rPr>
              <w:t xml:space="preserve"> จาก </w:t>
            </w:r>
            <w:r>
              <w:t>chargeExcludingVAT</w:t>
            </w:r>
            <w:r>
              <w:rPr>
                <w:rFonts w:hint="cs"/>
                <w:cs/>
              </w:rPr>
              <w:t xml:space="preserve"> และ </w:t>
            </w:r>
            <w:r>
              <w:t>chargeIncludingVAT</w:t>
            </w:r>
            <w:r>
              <w:rPr>
                <w:rFonts w:hint="cs"/>
                <w:cs/>
              </w:rPr>
              <w:t xml:space="preserve"> ตาม </w:t>
            </w:r>
            <w:r>
              <w:t>Logic</w:t>
            </w:r>
          </w:p>
          <w:p w:rsidR="00217703" w:rsidP="00217703" w:rsidRDefault="00217703" w14:paraId="3D2F61C8" w14:textId="77777777">
            <w:pPr>
              <w:pStyle w:val="ListParagraph"/>
              <w:numPr>
                <w:ilvl w:val="1"/>
                <w:numId w:val="10"/>
              </w:numPr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customerType </w:t>
            </w:r>
            <w:r>
              <w:rPr>
                <w:rFonts w:hint="cs"/>
                <w:cs/>
              </w:rPr>
              <w:t xml:space="preserve">เป็น </w:t>
            </w:r>
            <w:r>
              <w:rPr>
                <w:rFonts w:cs="Angsana New"/>
                <w:cs/>
              </w:rPr>
              <w:t>“</w:t>
            </w:r>
            <w:r>
              <w:t>Post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>
              <w:t>All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ให้ใช้ข้อมูลทั้ง </w:t>
            </w:r>
            <w:r>
              <w:t xml:space="preserve">2 Field </w:t>
            </w:r>
            <w:r>
              <w:rPr>
                <w:rFonts w:hint="cs"/>
                <w:cs/>
              </w:rPr>
              <w:t xml:space="preserve">ใน </w:t>
            </w:r>
            <w:r>
              <w:t xml:space="preserve">Row </w:t>
            </w:r>
            <w:r>
              <w:rPr>
                <w:rFonts w:hint="cs"/>
                <w:cs/>
              </w:rPr>
              <w:t xml:space="preserve">ที่ </w:t>
            </w:r>
            <w:r>
              <w:t>chargeExcludingVAT</w:t>
            </w:r>
            <w:r>
              <w:rPr>
                <w:rFonts w:hint="cs"/>
                <w:cs/>
              </w:rPr>
              <w:t xml:space="preserve">  มีค่าสูงที่สุด</w:t>
            </w:r>
          </w:p>
          <w:p w:rsidR="00217703" w:rsidP="00217703" w:rsidRDefault="00217703" w14:paraId="1163AA9E" w14:textId="3C05D943">
            <w:pPr>
              <w:pStyle w:val="ListParagraph"/>
              <w:numPr>
                <w:ilvl w:val="1"/>
                <w:numId w:val="10"/>
              </w:numPr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customerType </w:t>
            </w:r>
            <w:r>
              <w:rPr>
                <w:rFonts w:hint="cs"/>
                <w:cs/>
              </w:rPr>
              <w:t xml:space="preserve">เป็น </w:t>
            </w:r>
            <w:r>
              <w:rPr>
                <w:rFonts w:cs="Angsana New"/>
                <w:cs/>
              </w:rPr>
              <w:t>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ให้ใช้ข้อมูลทั้ง </w:t>
            </w:r>
            <w:r>
              <w:t xml:space="preserve">2 Field </w:t>
            </w:r>
            <w:r>
              <w:rPr>
                <w:rFonts w:hint="cs"/>
                <w:cs/>
              </w:rPr>
              <w:t xml:space="preserve">ใน </w:t>
            </w:r>
            <w:r>
              <w:t xml:space="preserve">Row </w:t>
            </w:r>
            <w:r>
              <w:rPr>
                <w:rFonts w:hint="cs"/>
                <w:cs/>
              </w:rPr>
              <w:t xml:space="preserve">ที่ </w:t>
            </w:r>
            <w:r>
              <w:t>chargeIncludingVAT</w:t>
            </w:r>
            <w:r>
              <w:rPr>
                <w:rFonts w:hint="cs"/>
                <w:cs/>
              </w:rPr>
              <w:t xml:space="preserve">  มีค่าสูงที่สุด</w:t>
            </w:r>
          </w:p>
        </w:tc>
      </w:tr>
      <w:tr w:rsidRPr="008979A8" w:rsidR="00217703" w:rsidTr="4801D386" w14:paraId="7A97BC2F" w14:textId="77777777">
        <w:trPr>
          <w:trHeight w:val="108"/>
        </w:trPr>
        <w:tc>
          <w:tcPr>
            <w:tcW w:w="1633" w:type="pct"/>
            <w:gridSpan w:val="2"/>
            <w:tcMar/>
          </w:tcPr>
          <w:p w:rsidR="00217703" w:rsidP="00217703" w:rsidRDefault="00217703" w14:paraId="732AB1B8" w14:textId="2704A5FA">
            <w:r>
              <w:rPr>
                <w:rFonts w:hint="cs"/>
                <w:cs/>
              </w:rPr>
              <w:t xml:space="preserve">ปุ่ม </w:t>
            </w:r>
            <w:r>
              <w:t>Cancel</w:t>
            </w:r>
          </w:p>
        </w:tc>
        <w:tc>
          <w:tcPr>
            <w:tcW w:w="549" w:type="pct"/>
            <w:gridSpan w:val="2"/>
            <w:tcMar/>
          </w:tcPr>
          <w:p w:rsidR="00217703" w:rsidP="00217703" w:rsidRDefault="00217703" w14:paraId="47F0E01F" w14:textId="6B0F4C71">
            <w:r>
              <w:t>Button</w:t>
            </w:r>
          </w:p>
        </w:tc>
        <w:tc>
          <w:tcPr>
            <w:tcW w:w="2818" w:type="pct"/>
            <w:gridSpan w:val="2"/>
            <w:tcMar/>
          </w:tcPr>
          <w:p w:rsidR="00217703" w:rsidP="00217703" w:rsidRDefault="00217703" w14:paraId="7ED2DDE6" w14:textId="65B5DB3A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ให้ทำการเคลียร์ข้อมูลใน </w:t>
            </w:r>
            <w:r>
              <w:t xml:space="preserve">Section </w:t>
            </w:r>
            <w:r>
              <w:rPr>
                <w:rFonts w:hint="cs"/>
                <w:cs/>
              </w:rPr>
              <w:t xml:space="preserve">นี้ และทำการ </w:t>
            </w:r>
            <w:r>
              <w:t xml:space="preserve">Invisible Section </w:t>
            </w:r>
            <w:r>
              <w:rPr>
                <w:rFonts w:hint="cs"/>
                <w:cs/>
              </w:rPr>
              <w:t>นี้</w:t>
            </w:r>
          </w:p>
        </w:tc>
      </w:tr>
      <w:tr w:rsidRPr="008979A8" w:rsidR="00217703" w:rsidTr="4801D386" w14:paraId="02B2C670" w14:textId="77777777">
        <w:trPr>
          <w:trHeight w:val="108"/>
        </w:trPr>
        <w:tc>
          <w:tcPr>
            <w:tcW w:w="5000" w:type="pct"/>
            <w:gridSpan w:val="6"/>
            <w:shd w:val="clear" w:color="auto" w:fill="C2D69B" w:themeFill="accent3" w:themeFillTint="99"/>
            <w:tcMar/>
          </w:tcPr>
          <w:p w:rsidR="00217703" w:rsidP="00217703" w:rsidRDefault="00217703" w14:paraId="57195A87" w14:textId="6F714597">
            <w:pPr>
              <w:pStyle w:val="HeaderTable"/>
            </w:pPr>
            <w:bookmarkStart w:name="_Hlk94516882" w:id="0"/>
            <w:r>
              <w:t>Promotion Pricing Detail Section</w:t>
            </w:r>
          </w:p>
        </w:tc>
      </w:tr>
      <w:tr w:rsidRPr="008979A8" w:rsidR="00217703" w:rsidTr="4801D386" w14:paraId="7413BF0C" w14:textId="77777777">
        <w:trPr>
          <w:trHeight w:val="108"/>
        </w:trPr>
        <w:tc>
          <w:tcPr>
            <w:tcW w:w="1633" w:type="pct"/>
            <w:gridSpan w:val="2"/>
            <w:tcMar/>
          </w:tcPr>
          <w:p w:rsidR="00217703" w:rsidP="00217703" w:rsidRDefault="00217703" w14:paraId="33755B42" w14:textId="42DA6282">
            <w:r>
              <w:t>fullPriceExcludingVAT</w:t>
            </w:r>
          </w:p>
        </w:tc>
        <w:tc>
          <w:tcPr>
            <w:tcW w:w="549" w:type="pct"/>
            <w:gridSpan w:val="2"/>
            <w:tcMar/>
          </w:tcPr>
          <w:p w:rsidR="00217703" w:rsidP="00217703" w:rsidRDefault="00217703" w14:paraId="383AC46D" w14:textId="73EE4F35">
            <w:r>
              <w:t>Text Box</w:t>
            </w:r>
          </w:p>
        </w:tc>
        <w:tc>
          <w:tcPr>
            <w:tcW w:w="2818" w:type="pct"/>
            <w:gridSpan w:val="2"/>
            <w:tcMar/>
          </w:tcPr>
          <w:p w:rsidR="00217703" w:rsidP="00217703" w:rsidRDefault="00217703" w14:paraId="3040086B" w14:textId="77777777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1E18CB">
              <w:rPr>
                <w:rFonts w:cs="Angsana New"/>
                <w:color w:val="FF0000"/>
                <w:cs/>
              </w:rPr>
              <w:t>*</w:t>
            </w:r>
            <w:r w:rsidRPr="001E18CB">
              <w:rPr>
                <w:color w:val="FF0000"/>
              </w:rPr>
              <w:t xml:space="preserve">Full Price Excluding VAT </w:t>
            </w:r>
            <w:r>
              <w:rPr>
                <w:rFonts w:cs="Angsana New"/>
                <w:cs/>
              </w:rPr>
              <w:t xml:space="preserve">: …… </w:t>
            </w:r>
            <w:r>
              <w:t>Baht</w:t>
            </w:r>
          </w:p>
          <w:p w:rsidR="00217703" w:rsidP="00217703" w:rsidRDefault="00217703" w14:paraId="34554A94" w14:textId="471AD2AD">
            <w:r>
              <w:t xml:space="preserve">Max Length </w:t>
            </w:r>
            <w:r>
              <w:rPr>
                <w:rFonts w:cs="CordiaUPC"/>
                <w:cs/>
              </w:rPr>
              <w:t xml:space="preserve">: </w:t>
            </w:r>
            <w:r>
              <w:t xml:space="preserve">13 </w:t>
            </w:r>
            <w:r>
              <w:rPr>
                <w:rFonts w:hint="cs"/>
                <w:cs/>
              </w:rPr>
              <w:t>ตัวอักษร</w:t>
            </w:r>
          </w:p>
          <w:p w:rsidR="00217703" w:rsidP="00217703" w:rsidRDefault="00217703" w14:paraId="71195661" w14:textId="097DA5FB">
            <w:r>
              <w:rPr>
                <w:rFonts w:hint="cs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ใส่ได้เฉพาะตัวเลขและจุดทศนิยมเท่านั้น</w:t>
            </w:r>
          </w:p>
        </w:tc>
      </w:tr>
      <w:tr w:rsidRPr="008979A8" w:rsidR="00217703" w:rsidTr="4801D386" w14:paraId="269BD22A" w14:textId="77777777">
        <w:trPr>
          <w:trHeight w:val="108"/>
        </w:trPr>
        <w:tc>
          <w:tcPr>
            <w:tcW w:w="1633" w:type="pct"/>
            <w:gridSpan w:val="2"/>
            <w:tcMar/>
          </w:tcPr>
          <w:p w:rsidR="00217703" w:rsidP="00217703" w:rsidRDefault="00217703" w14:paraId="64FF62FF" w14:textId="4F01F97B">
            <w:r>
              <w:t>fullPriceIncludingVAT</w:t>
            </w:r>
          </w:p>
        </w:tc>
        <w:tc>
          <w:tcPr>
            <w:tcW w:w="549" w:type="pct"/>
            <w:gridSpan w:val="2"/>
            <w:tcMar/>
          </w:tcPr>
          <w:p w:rsidR="00217703" w:rsidP="00217703" w:rsidRDefault="00217703" w14:paraId="3485C8F9" w14:textId="2E447E73">
            <w:r>
              <w:t>Text Box</w:t>
            </w:r>
          </w:p>
        </w:tc>
        <w:tc>
          <w:tcPr>
            <w:tcW w:w="2818" w:type="pct"/>
            <w:gridSpan w:val="2"/>
            <w:tcMar/>
          </w:tcPr>
          <w:p w:rsidR="00217703" w:rsidP="00217703" w:rsidRDefault="00217703" w14:paraId="14B3C13F" w14:textId="77777777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1E18CB">
              <w:rPr>
                <w:rFonts w:cs="Angsana New"/>
                <w:color w:val="FF0000"/>
                <w:cs/>
              </w:rPr>
              <w:t>*</w:t>
            </w:r>
            <w:r w:rsidRPr="001E18CB">
              <w:rPr>
                <w:color w:val="FF0000"/>
              </w:rPr>
              <w:t xml:space="preserve">Full Price Including VAT </w:t>
            </w:r>
            <w:r>
              <w:rPr>
                <w:rFonts w:cs="Angsana New"/>
                <w:cs/>
              </w:rPr>
              <w:t xml:space="preserve">: …… </w:t>
            </w:r>
            <w:r>
              <w:t>Baht</w:t>
            </w:r>
          </w:p>
          <w:p w:rsidR="00217703" w:rsidP="00217703" w:rsidRDefault="00217703" w14:paraId="6B11188D" w14:textId="09E7D409">
            <w:r>
              <w:t xml:space="preserve">Max Length </w:t>
            </w:r>
            <w:r>
              <w:rPr>
                <w:rFonts w:cs="CordiaUPC"/>
                <w:cs/>
              </w:rPr>
              <w:t xml:space="preserve">: </w:t>
            </w:r>
            <w:r>
              <w:t xml:space="preserve">13 </w:t>
            </w:r>
            <w:r>
              <w:rPr>
                <w:rFonts w:hint="cs"/>
                <w:cs/>
              </w:rPr>
              <w:t>ตัวอักษร</w:t>
            </w:r>
          </w:p>
          <w:p w:rsidR="00217703" w:rsidP="00217703" w:rsidRDefault="00217703" w14:paraId="0B7BC75C" w14:textId="4F093B98">
            <w:r>
              <w:rPr>
                <w:rFonts w:hint="cs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ใส่ได้เฉพาะตัวเลขและจุดทศนิยมเท่านั้น</w:t>
            </w:r>
          </w:p>
        </w:tc>
      </w:tr>
      <w:bookmarkEnd w:id="0"/>
      <w:tr w:rsidRPr="008979A8" w:rsidR="00217703" w:rsidTr="4801D386" w14:paraId="50FE3825" w14:textId="77777777">
        <w:trPr>
          <w:trHeight w:val="108"/>
        </w:trPr>
        <w:tc>
          <w:tcPr>
            <w:tcW w:w="1633" w:type="pct"/>
            <w:gridSpan w:val="2"/>
            <w:tcMar/>
          </w:tcPr>
          <w:p w:rsidR="00217703" w:rsidP="00217703" w:rsidRDefault="00217703" w14:paraId="29237A43" w14:textId="3830D7F0">
            <w:r w:rsidRPr="008A33B3">
              <w:rPr>
                <w:rFonts w:eastAsia="Times New Roman" w:cs="CordiaUPC"/>
              </w:rPr>
              <w:t xml:space="preserve">failureAllowFlag </w:t>
            </w:r>
          </w:p>
        </w:tc>
        <w:tc>
          <w:tcPr>
            <w:tcW w:w="549" w:type="pct"/>
            <w:gridSpan w:val="2"/>
            <w:tcMar/>
          </w:tcPr>
          <w:p w:rsidR="00217703" w:rsidP="00217703" w:rsidRDefault="00217703" w14:paraId="5116173C" w14:textId="44D8ECDA">
            <w:r>
              <w:t>Radio Button</w:t>
            </w:r>
          </w:p>
        </w:tc>
        <w:tc>
          <w:tcPr>
            <w:tcW w:w="2818" w:type="pct"/>
            <w:gridSpan w:val="2"/>
            <w:tcMar/>
          </w:tcPr>
          <w:p w:rsidR="00217703" w:rsidP="00217703" w:rsidRDefault="00217703" w14:paraId="510338CB" w14:textId="12AED9E1">
            <w:pPr>
              <w:rPr>
                <w:rFonts w:ascii="Segoe UI" w:hAnsi="Segoe UI" w:eastAsia="Times New Roman" w:cs="Segoe UI"/>
                <w:sz w:val="21"/>
                <w:szCs w:val="21"/>
              </w:rPr>
            </w:pPr>
            <w:r w:rsidRPr="00AE503E">
              <w:t xml:space="preserve">Label </w:t>
            </w:r>
            <w:r w:rsidRPr="00AE503E">
              <w:rPr>
                <w:rFonts w:cs="Angsana New"/>
                <w:cs/>
              </w:rPr>
              <w:t xml:space="preserve">: </w:t>
            </w:r>
            <w:r w:rsidRPr="008A33B3">
              <w:rPr>
                <w:rFonts w:cs="CordiaUPC"/>
                <w:color w:val="FF0000"/>
                <w:cs/>
              </w:rPr>
              <w:t>*</w:t>
            </w:r>
            <w:r w:rsidRPr="008F7C7E">
              <w:rPr>
                <w:rFonts w:eastAsia="Times New Roman" w:cs="CordiaUPC"/>
                <w:color w:val="FF0000"/>
              </w:rPr>
              <w:t>Future Deduct Package</w:t>
            </w:r>
          </w:p>
          <w:p w:rsidRPr="008A33B3" w:rsidR="00217703" w:rsidP="00217703" w:rsidRDefault="00217703" w14:paraId="03A6962C" w14:textId="77777777">
            <w:pPr>
              <w:rPr>
                <w:rFonts w:cs="CordiaUPC"/>
              </w:rPr>
            </w:pPr>
            <w:r w:rsidRPr="002B59E6">
              <w:t xml:space="preserve">Default Value </w:t>
            </w:r>
            <w:r w:rsidRPr="002B59E6">
              <w:rPr>
                <w:rFonts w:cs="Angsana New"/>
                <w:cs/>
              </w:rPr>
              <w:t xml:space="preserve">: </w:t>
            </w:r>
            <w:r>
              <w:rPr>
                <w:rFonts w:cs="CordiaUPC"/>
              </w:rPr>
              <w:t>Not Allow</w:t>
            </w:r>
          </w:p>
          <w:p w:rsidRPr="008A33B3" w:rsidR="00217703" w:rsidP="00217703" w:rsidRDefault="00217703" w14:paraId="28DBC1F8" w14:textId="77777777">
            <w:pPr>
              <w:rPr>
                <w:rFonts w:ascii="Segoe UI" w:hAnsi="Segoe UI" w:eastAsia="Times New Roman" w:cs="Segoe UI"/>
                <w:sz w:val="18"/>
                <w:szCs w:val="18"/>
              </w:rPr>
            </w:pPr>
            <w:r>
              <w:t xml:space="preserve">Info Tooltip </w:t>
            </w:r>
            <w:r>
              <w:rPr>
                <w:rFonts w:cs="Angsana New"/>
                <w:cs/>
              </w:rPr>
              <w:t xml:space="preserve">:  </w:t>
            </w:r>
            <w:r>
              <w:rPr>
                <w:rFonts w:hint="cs" w:cs="Angsana New"/>
                <w:cs/>
              </w:rPr>
              <w:t>“</w:t>
            </w:r>
            <w:r w:rsidRPr="008A33B3">
              <w:rPr>
                <w:rFonts w:eastAsia="Times New Roman" w:cs="CordiaUPC"/>
                <w:sz w:val="22"/>
                <w:szCs w:val="22"/>
                <w:cs/>
              </w:rPr>
              <w:t xml:space="preserve">กรณีเงินไม่พอต้องการให้ </w:t>
            </w:r>
            <w:r w:rsidRPr="008A33B3">
              <w:rPr>
                <w:rFonts w:eastAsia="Times New Roman" w:cs="CordiaUPC"/>
                <w:sz w:val="22"/>
                <w:szCs w:val="22"/>
              </w:rPr>
              <w:t xml:space="preserve">Add Pro </w:t>
            </w:r>
            <w:r w:rsidRPr="008A33B3">
              <w:rPr>
                <w:rFonts w:eastAsia="Times New Roman" w:cs="CordiaUPC"/>
                <w:sz w:val="22"/>
                <w:szCs w:val="22"/>
                <w:cs/>
              </w:rPr>
              <w:t xml:space="preserve">ไปก่อน แบบ </w:t>
            </w:r>
            <w:r w:rsidRPr="008A33B3">
              <w:rPr>
                <w:rFonts w:eastAsia="Times New Roman" w:cs="CordiaUPC"/>
                <w:sz w:val="22"/>
                <w:szCs w:val="22"/>
              </w:rPr>
              <w:t xml:space="preserve">Suspend </w:t>
            </w:r>
            <w:r w:rsidRPr="008A33B3">
              <w:rPr>
                <w:rFonts w:eastAsia="Times New Roman" w:cs="CordiaUPC"/>
                <w:sz w:val="22"/>
                <w:szCs w:val="22"/>
                <w:cs/>
              </w:rPr>
              <w:t>หรือไม่</w:t>
            </w:r>
            <w:r>
              <w:rPr>
                <w:rFonts w:hint="cs" w:cs="Angsana New"/>
                <w:cs/>
              </w:rPr>
              <w:t>”</w:t>
            </w:r>
          </w:p>
          <w:p w:rsidRPr="008A33B3" w:rsidR="00217703" w:rsidP="00217703" w:rsidRDefault="00217703" w14:paraId="11AD127A" w14:textId="77777777">
            <w:pPr>
              <w:rPr>
                <w:rFonts w:ascii="Segoe UI" w:hAnsi="Segoe UI" w:eastAsia="Times New Roman" w:cs="Segoe UI"/>
                <w:sz w:val="21"/>
                <w:szCs w:val="21"/>
              </w:rPr>
            </w:pPr>
            <w:r w:rsidRPr="002B59E6">
              <w:t xml:space="preserve">List of Value </w:t>
            </w:r>
            <w:r w:rsidRPr="002B59E6"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 w:rsidRPr="008A33B3">
              <w:rPr>
                <w:rFonts w:cs="CordiaUPC"/>
                <w:cs/>
              </w:rPr>
              <w:t>‘</w:t>
            </w:r>
            <w:r w:rsidRPr="008A33B3">
              <w:rPr>
                <w:rFonts w:eastAsia="Times New Roman" w:cs="CordiaUPC"/>
              </w:rPr>
              <w:t>AllowNotAllowIndicator</w:t>
            </w:r>
            <w:r w:rsidRPr="008A33B3">
              <w:rPr>
                <w:rFonts w:cs="CordiaUPC"/>
                <w:cs/>
              </w:rPr>
              <w:t>’</w:t>
            </w:r>
          </w:p>
          <w:p w:rsidR="00217703" w:rsidP="00217703" w:rsidRDefault="00217703" w14:paraId="37AA7B75" w14:textId="6EB14DA9">
            <w:r>
              <w:rPr>
                <w:rFonts w:cs="CordiaUPC"/>
              </w:rPr>
              <w:t xml:space="preserve">Visible </w:t>
            </w:r>
            <w:r>
              <w:rPr>
                <w:rFonts w:hint="cs" w:cs="Angsana New"/>
                <w:cs/>
              </w:rPr>
              <w:t xml:space="preserve">เมื่อ </w:t>
            </w:r>
            <w:r>
              <w:rPr>
                <w:rFonts w:cs="CordiaUPC"/>
              </w:rPr>
              <w:t xml:space="preserve">customerType </w:t>
            </w:r>
            <w:r>
              <w:rPr>
                <w:rFonts w:hint="cs" w:cs="Angsana New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Pre</w:t>
            </w:r>
            <w:r>
              <w:rPr>
                <w:rFonts w:cs="Angsana New"/>
                <w:cs/>
              </w:rPr>
              <w:t>-</w:t>
            </w:r>
            <w:r>
              <w:rPr>
                <w:rFonts w:cs="CordiaUPC"/>
              </w:rP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และ </w:t>
            </w:r>
            <w:r>
              <w:rPr>
                <w:rFonts w:cs="Angsana New"/>
              </w:rPr>
              <w:t xml:space="preserve">productClass </w:t>
            </w:r>
            <w:r>
              <w:rPr>
                <w:rFonts w:cs="CordiaUPC"/>
                <w:cs/>
              </w:rPr>
              <w:t>= “</w:t>
            </w:r>
            <w:r>
              <w:rPr>
                <w:rFonts w:cs="Angsana New"/>
              </w:rPr>
              <w:t xml:space="preserve">On Top </w:t>
            </w:r>
            <w:r>
              <w:rPr>
                <w:rFonts w:hint="cs" w:cs="Angsana New"/>
                <w:cs/>
              </w:rPr>
              <w:t xml:space="preserve">หรือ </w:t>
            </w:r>
            <w:r>
              <w:rPr>
                <w:rFonts w:cs="Angsana New"/>
              </w:rPr>
              <w:t>On Top Extra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และ </w:t>
            </w:r>
            <w:r>
              <w:rPr>
                <w:rFonts w:cs="Angsana New"/>
              </w:rPr>
              <w:t xml:space="preserve">priceType </w:t>
            </w:r>
            <w:r>
              <w:rPr>
                <w:rFonts w:cs="CordiaUPC"/>
                <w:cs/>
              </w:rPr>
              <w:t>= “</w:t>
            </w:r>
            <w:r>
              <w:rPr>
                <w:rFonts w:cs="Angsana New"/>
              </w:rPr>
              <w:t>Recurring</w:t>
            </w:r>
            <w:r>
              <w:rPr>
                <w:rFonts w:cs="CordiaUPC"/>
                <w:cs/>
              </w:rPr>
              <w:t xml:space="preserve">” </w:t>
            </w:r>
          </w:p>
          <w:p w:rsidR="00217703" w:rsidP="00217703" w:rsidRDefault="00217703" w14:paraId="578629CB" w14:textId="224F06A1">
            <w:r>
              <w:rPr>
                <w:rFonts w:hint="cs"/>
                <w:cs/>
              </w:rPr>
              <w:t xml:space="preserve">ถ้าไม่ใช่ให้เคลียร์ค่าและ </w:t>
            </w:r>
            <w:r>
              <w:t>Invisible</w:t>
            </w:r>
          </w:p>
        </w:tc>
      </w:tr>
      <w:tr w:rsidRPr="008979A8" w:rsidR="00217703" w:rsidTr="4801D386" w14:paraId="1BA25AF8" w14:textId="77777777">
        <w:trPr>
          <w:trHeight w:val="108"/>
        </w:trPr>
        <w:tc>
          <w:tcPr>
            <w:tcW w:w="1633" w:type="pct"/>
            <w:gridSpan w:val="2"/>
            <w:tcMar/>
          </w:tcPr>
          <w:p w:rsidRPr="008A33B3" w:rsidR="00217703" w:rsidP="00217703" w:rsidRDefault="00217703" w14:paraId="5641558D" w14:textId="52B5F0D8">
            <w:pPr>
              <w:rPr>
                <w:rFonts w:eastAsia="Times New Roman" w:cs="CordiaUPC"/>
              </w:rPr>
            </w:pPr>
            <w:r>
              <w:t>freeTrialFlag</w:t>
            </w:r>
          </w:p>
        </w:tc>
        <w:tc>
          <w:tcPr>
            <w:tcW w:w="549" w:type="pct"/>
            <w:gridSpan w:val="2"/>
            <w:tcMar/>
          </w:tcPr>
          <w:p w:rsidR="00217703" w:rsidP="00217703" w:rsidRDefault="00217703" w14:paraId="237BDB04" w14:textId="28E56683">
            <w:r>
              <w:t>Radio Button</w:t>
            </w:r>
          </w:p>
        </w:tc>
        <w:tc>
          <w:tcPr>
            <w:tcW w:w="2818" w:type="pct"/>
            <w:gridSpan w:val="2"/>
            <w:tcMar/>
          </w:tcPr>
          <w:p w:rsidR="00217703" w:rsidP="00217703" w:rsidRDefault="00217703" w14:paraId="7B098C0F" w14:textId="6ACEA054">
            <w:pPr>
              <w:rPr>
                <w:color w:val="FF0000"/>
              </w:rPr>
            </w:pPr>
            <w:r>
              <w:t xml:space="preserve">Label </w:t>
            </w:r>
            <w:r>
              <w:rPr>
                <w:rFonts w:cs="CordiaUPC"/>
                <w:cs/>
              </w:rPr>
              <w:t xml:space="preserve">: </w:t>
            </w:r>
            <w:r w:rsidRPr="00162EF8">
              <w:rPr>
                <w:rFonts w:cs="CordiaUPC"/>
                <w:color w:val="FF0000"/>
                <w:cs/>
              </w:rPr>
              <w:t>*</w:t>
            </w:r>
            <w:r>
              <w:rPr>
                <w:color w:val="FF0000"/>
              </w:rPr>
              <w:t>Free Trial</w:t>
            </w:r>
            <w:r w:rsidRPr="00162EF8">
              <w:rPr>
                <w:color w:val="FF0000"/>
              </w:rPr>
              <w:t xml:space="preserve"> Flag</w:t>
            </w:r>
          </w:p>
          <w:p w:rsidRPr="000A1027" w:rsidR="00217703" w:rsidP="00217703" w:rsidRDefault="00217703" w14:paraId="574CD886" w14:textId="20928535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เมื่อ </w:t>
            </w:r>
            <w:r>
              <w:t xml:space="preserve">poGroup </w:t>
            </w:r>
            <w:r>
              <w:rPr>
                <w:rFonts w:cs="CordiaUPC"/>
                <w:cs/>
              </w:rPr>
              <w:t>= “</w:t>
            </w:r>
            <w:r>
              <w:t>Music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Promotion Pricing Table </w:t>
            </w:r>
            <w:r>
              <w:rPr>
                <w:rFonts w:hint="cs"/>
                <w:cs/>
              </w:rPr>
              <w:t xml:space="preserve">ทุก </w:t>
            </w:r>
            <w:r>
              <w:t xml:space="preserve">row </w:t>
            </w:r>
            <w:r>
              <w:rPr>
                <w:rFonts w:hint="cs"/>
                <w:cs/>
              </w:rPr>
              <w:t xml:space="preserve">มีค่า </w:t>
            </w:r>
            <w:r>
              <w:t xml:space="preserve">Charge Excluding VAT </w:t>
            </w:r>
            <w:r>
              <w:rPr>
                <w:rFonts w:cs="CordiaUPC"/>
                <w:cs/>
              </w:rPr>
              <w:t xml:space="preserve">= </w:t>
            </w:r>
            <w:r>
              <w:t xml:space="preserve">0 </w:t>
            </w:r>
            <w:r>
              <w:rPr>
                <w:rFonts w:hint="cs"/>
                <w:cs/>
              </w:rPr>
              <w:t xml:space="preserve">ดังนั้นให้ </w:t>
            </w:r>
            <w:r w:rsidRPr="000A1027">
              <w:t xml:space="preserve">Visible </w:t>
            </w:r>
            <w:r w:rsidRPr="000A1027">
              <w:rPr>
                <w:rFonts w:hint="cs"/>
                <w:cs/>
              </w:rPr>
              <w:t xml:space="preserve">และ </w:t>
            </w:r>
            <w:r w:rsidRPr="000A1027">
              <w:t>Default</w:t>
            </w:r>
            <w:r w:rsidRPr="000A1027">
              <w:rPr>
                <w:rFonts w:hint="cs"/>
                <w:cs/>
              </w:rPr>
              <w:t xml:space="preserve"> ค่าเป็น </w:t>
            </w:r>
            <w:r w:rsidRPr="000A1027">
              <w:t>No</w:t>
            </w:r>
            <w:r>
              <w:rPr>
                <w:rFonts w:hint="cs"/>
                <w:cs/>
              </w:rPr>
              <w:t xml:space="preserve"> ถ้าไม่ใช่ให้ </w:t>
            </w:r>
            <w:r>
              <w:t xml:space="preserve">Invisible </w:t>
            </w:r>
            <w:r>
              <w:rPr>
                <w:rFonts w:hint="cs"/>
                <w:cs/>
              </w:rPr>
              <w:t>และเคลียร์ค่า</w:t>
            </w:r>
          </w:p>
          <w:p w:rsidRPr="00AE503E" w:rsidR="00217703" w:rsidP="00217703" w:rsidRDefault="00217703" w14:paraId="618DE54B" w14:textId="3A1B7847">
            <w:r w:rsidRPr="004C3917">
              <w:t xml:space="preserve">List of Value </w:t>
            </w:r>
            <w:r w:rsidRPr="004C3917"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‘</w:t>
            </w:r>
            <w:r>
              <w:rPr>
                <w:rFonts w:cs="CordiaUPC"/>
              </w:rPr>
              <w:t>YesNoIndicator</w:t>
            </w:r>
            <w:r>
              <w:rPr>
                <w:rFonts w:cs="Angsana New"/>
                <w:cs/>
              </w:rPr>
              <w:t>’</w:t>
            </w:r>
          </w:p>
        </w:tc>
      </w:tr>
      <w:tr w:rsidRPr="008979A8" w:rsidR="00217703" w:rsidTr="4801D386" w14:paraId="2A92BA2D" w14:textId="77777777">
        <w:trPr>
          <w:trHeight w:val="108"/>
        </w:trPr>
        <w:tc>
          <w:tcPr>
            <w:tcW w:w="1633" w:type="pct"/>
            <w:gridSpan w:val="2"/>
            <w:tcMar/>
          </w:tcPr>
          <w:p w:rsidR="00217703" w:rsidP="00217703" w:rsidRDefault="00217703" w14:paraId="7B820F03" w14:textId="04EDB61A">
            <w:r>
              <w:t>sourceOfFunds</w:t>
            </w:r>
          </w:p>
        </w:tc>
        <w:tc>
          <w:tcPr>
            <w:tcW w:w="549" w:type="pct"/>
            <w:gridSpan w:val="2"/>
            <w:tcMar/>
          </w:tcPr>
          <w:p w:rsidR="00217703" w:rsidP="00217703" w:rsidRDefault="00217703" w14:paraId="4786E684" w14:textId="28E03CFE">
            <w:r>
              <w:t>Radio Button</w:t>
            </w:r>
          </w:p>
        </w:tc>
        <w:tc>
          <w:tcPr>
            <w:tcW w:w="2818" w:type="pct"/>
            <w:gridSpan w:val="2"/>
            <w:tcMar/>
          </w:tcPr>
          <w:p w:rsidR="00217703" w:rsidP="00217703" w:rsidRDefault="00217703" w14:paraId="7AAD1538" w14:textId="662B05AE">
            <w:pPr>
              <w:rPr>
                <w:color w:val="FF0000"/>
              </w:rPr>
            </w:pPr>
            <w:r w:rsidRPr="004E5D49">
              <w:t>Label:</w:t>
            </w:r>
            <w:r w:rsidRPr="004E5D49">
              <w:rPr>
                <w:rFonts w:cs="Angsana New"/>
                <w:cs/>
              </w:rPr>
              <w:t xml:space="preserve"> </w:t>
            </w:r>
            <w:r w:rsidRPr="004E5D49">
              <w:rPr>
                <w:rFonts w:cs="Angsana New"/>
                <w:color w:val="FF0000"/>
                <w:cs/>
              </w:rPr>
              <w:t>*</w:t>
            </w:r>
            <w:r w:rsidRPr="00660C2B">
              <w:rPr>
                <w:color w:val="FF0000"/>
              </w:rPr>
              <w:t>Source of Funds</w:t>
            </w:r>
          </w:p>
          <w:p w:rsidRPr="004E5D49" w:rsidR="00217703" w:rsidP="00217703" w:rsidRDefault="00217703" w14:paraId="5D13FD14" w14:textId="7A172DFF">
            <w:pPr>
              <w:rPr>
                <w:rFonts w:cs="CordiaUPC"/>
              </w:rPr>
            </w:pPr>
            <w:r w:rsidRPr="004E5D49">
              <w:t>Default Value:</w:t>
            </w:r>
            <w:r w:rsidRPr="004E5D49">
              <w:rPr>
                <w:rFonts w:cs="Angsana New"/>
                <w:cs/>
              </w:rPr>
              <w:t xml:space="preserve"> “</w:t>
            </w:r>
            <w:r w:rsidRPr="004E5D49">
              <w:t>No</w:t>
            </w:r>
            <w:r w:rsidRPr="004E5D49">
              <w:rPr>
                <w:rFonts w:cs="Angsana New"/>
                <w:cs/>
              </w:rPr>
              <w:t>”</w:t>
            </w:r>
          </w:p>
          <w:p w:rsidRPr="004E5D49" w:rsidR="00217703" w:rsidP="00217703" w:rsidRDefault="00217703" w14:paraId="62E0CC4B" w14:textId="6AAA1A6E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Visible </w:t>
            </w:r>
            <w:r>
              <w:rPr>
                <w:rFonts w:hint="cs" w:cs="CordiaUPC"/>
                <w:cs/>
              </w:rPr>
              <w:t xml:space="preserve">เมื่อ </w:t>
            </w:r>
            <w:r>
              <w:rPr>
                <w:rFonts w:cs="CordiaUPC"/>
              </w:rPr>
              <w:t xml:space="preserve">CUSTOMER TYPE </w:t>
            </w:r>
            <w:r>
              <w:rPr>
                <w:rFonts w:hint="cs" w:cs="CordiaUPC"/>
                <w:cs/>
              </w:rPr>
              <w:t xml:space="preserve">เป็น </w:t>
            </w:r>
            <w:r>
              <w:rPr>
                <w:rFonts w:cs="CordiaUPC"/>
                <w:cs/>
              </w:rPr>
              <w:t>“</w:t>
            </w:r>
            <w:r>
              <w:rPr>
                <w:rFonts w:cs="CordiaUPC"/>
              </w:rPr>
              <w:t>Post</w:t>
            </w:r>
            <w:r>
              <w:rPr>
                <w:rFonts w:cs="CordiaUPC"/>
                <w:cs/>
              </w:rPr>
              <w:t>-</w:t>
            </w:r>
            <w:r>
              <w:rPr>
                <w:rFonts w:cs="CordiaUPC"/>
              </w:rPr>
              <w:t>paid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 w:cs="CordiaUPC"/>
                <w:cs/>
              </w:rPr>
              <w:t xml:space="preserve">และ </w:t>
            </w:r>
            <w:r>
              <w:rPr>
                <w:rFonts w:cs="CordiaUPC"/>
              </w:rPr>
              <w:t xml:space="preserve">PRODUCT CLASS </w:t>
            </w:r>
            <w:r>
              <w:rPr>
                <w:rFonts w:hint="cs" w:cs="CordiaUPC"/>
                <w:cs/>
              </w:rPr>
              <w:t xml:space="preserve">ไม่ใช่ </w:t>
            </w:r>
            <w:r>
              <w:rPr>
                <w:rFonts w:cs="CordiaUPC"/>
                <w:cs/>
              </w:rPr>
              <w:t>“</w:t>
            </w:r>
            <w:r>
              <w:rPr>
                <w:rFonts w:cs="CordiaUPC"/>
              </w:rPr>
              <w:t>Main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 w:cs="CordiaUPC"/>
                <w:cs/>
              </w:rPr>
              <w:t xml:space="preserve">และ </w:t>
            </w:r>
            <w:r>
              <w:rPr>
                <w:rFonts w:cs="CordiaUPC"/>
              </w:rPr>
              <w:t xml:space="preserve">Muti duration </w:t>
            </w:r>
            <w:r>
              <w:rPr>
                <w:rFonts w:hint="cs" w:cs="CordiaUPC"/>
                <w:cs/>
              </w:rPr>
              <w:t xml:space="preserve">ไม่ใช่ </w:t>
            </w:r>
            <w:r>
              <w:rPr>
                <w:rFonts w:cs="CordiaUPC"/>
                <w:cs/>
              </w:rPr>
              <w:t>“</w:t>
            </w:r>
            <w:r>
              <w:rPr>
                <w:rFonts w:cs="CordiaUPC"/>
              </w:rPr>
              <w:t>Y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 w:cs="CordiaUPC"/>
                <w:cs/>
              </w:rPr>
              <w:t xml:space="preserve">และ </w:t>
            </w:r>
            <w:r>
              <w:rPr>
                <w:rFonts w:cs="CordiaUPC"/>
              </w:rPr>
              <w:t xml:space="preserve">priceTpye </w:t>
            </w:r>
            <w:r>
              <w:rPr>
                <w:rFonts w:hint="cs" w:cs="CordiaUPC"/>
                <w:cs/>
              </w:rPr>
              <w:t xml:space="preserve">เป็น </w:t>
            </w:r>
            <w:r>
              <w:rPr>
                <w:rFonts w:cs="CordiaUPC"/>
              </w:rPr>
              <w:t>One</w:t>
            </w:r>
            <w:r>
              <w:rPr>
                <w:rFonts w:cs="CordiaUPC"/>
                <w:cs/>
              </w:rPr>
              <w:t>-</w:t>
            </w:r>
            <w:r>
              <w:rPr>
                <w:rFonts w:cs="CordiaUPC"/>
              </w:rPr>
              <w:t>Time</w:t>
            </w:r>
          </w:p>
          <w:p w:rsidRPr="00660C2B" w:rsidR="00217703" w:rsidP="00217703" w:rsidRDefault="00217703" w14:paraId="1D463CAF" w14:textId="0DD52B3F">
            <w:pPr>
              <w:rPr>
                <w:rFonts w:cs="Angsana New"/>
              </w:rPr>
            </w:pPr>
            <w:r w:rsidRPr="004E5D49">
              <w:t>List of Value:</w:t>
            </w:r>
            <w:r w:rsidRPr="004E5D49">
              <w:rPr>
                <w:rFonts w:cs="Angsana New"/>
                <w:cs/>
              </w:rPr>
              <w:t xml:space="preserve"> </w:t>
            </w:r>
            <w:r w:rsidRPr="004E5D49">
              <w:rPr>
                <w:rFonts w:hint="cs"/>
                <w:cs/>
              </w:rPr>
              <w:t>ดึงข้อมูลจาก</w:t>
            </w:r>
            <w:r w:rsidRPr="004E5D49">
              <w:t xml:space="preserve">DB </w:t>
            </w:r>
            <w:r w:rsidRPr="004E5D49">
              <w:rPr>
                <w:rFonts w:hint="cs"/>
                <w:cs/>
              </w:rPr>
              <w:t>ที่</w:t>
            </w:r>
            <w:r w:rsidRPr="004E5D49">
              <w:t xml:space="preserve"> Table</w:t>
            </w:r>
            <w:r w:rsidRPr="004E5D49">
              <w:rPr>
                <w:rFonts w:hint="cs"/>
                <w:cs/>
              </w:rPr>
              <w:t xml:space="preserve"> </w:t>
            </w:r>
            <w:r w:rsidRPr="004E5D49">
              <w:t>FLW_CFG_LOV</w:t>
            </w:r>
            <w:r w:rsidRPr="004E5D49">
              <w:rPr>
                <w:rFonts w:cs="Angsana New"/>
                <w:cs/>
              </w:rPr>
              <w:t xml:space="preserve"> </w:t>
            </w:r>
            <w:r w:rsidRPr="004E5D49">
              <w:rPr>
                <w:rFonts w:hint="cs"/>
                <w:cs/>
              </w:rPr>
              <w:t xml:space="preserve">โดย </w:t>
            </w:r>
            <w:r w:rsidRPr="004E5D49">
              <w:t>group_type</w:t>
            </w:r>
            <w:r w:rsidRPr="004E5D49">
              <w:rPr>
                <w:rFonts w:hint="cs"/>
                <w:cs/>
              </w:rPr>
              <w:t xml:space="preserve"> </w:t>
            </w:r>
            <w:r w:rsidRPr="004E5D49">
              <w:rPr>
                <w:rFonts w:cs="Angsana New"/>
                <w:cs/>
              </w:rPr>
              <w:t>= ‘</w:t>
            </w:r>
            <w:r w:rsidRPr="004E5D49">
              <w:rPr>
                <w:rFonts w:cs="CordiaUPC"/>
              </w:rPr>
              <w:t>YesNoIndicator</w:t>
            </w:r>
            <w:r w:rsidRPr="004E5D49">
              <w:rPr>
                <w:rFonts w:cs="Angsana New"/>
                <w:cs/>
              </w:rPr>
              <w:t>’</w:t>
            </w:r>
          </w:p>
        </w:tc>
      </w:tr>
      <w:tr w:rsidRPr="008979A8" w:rsidR="00217703" w:rsidTr="4801D386" w14:paraId="00197866" w14:textId="77777777">
        <w:trPr>
          <w:trHeight w:val="108"/>
        </w:trPr>
        <w:tc>
          <w:tcPr>
            <w:tcW w:w="1633" w:type="pct"/>
            <w:gridSpan w:val="2"/>
            <w:tcMar/>
          </w:tcPr>
          <w:p w:rsidR="00217703" w:rsidP="00217703" w:rsidRDefault="00217703" w14:paraId="34E2FEA8" w14:textId="3132211C">
            <w:r>
              <w:t>diyFlag</w:t>
            </w:r>
          </w:p>
        </w:tc>
        <w:tc>
          <w:tcPr>
            <w:tcW w:w="549" w:type="pct"/>
            <w:gridSpan w:val="2"/>
            <w:tcMar/>
          </w:tcPr>
          <w:p w:rsidR="00217703" w:rsidP="00217703" w:rsidRDefault="00217703" w14:paraId="03503E30" w14:textId="6B2D066C">
            <w:r>
              <w:t>Radio Button</w:t>
            </w:r>
          </w:p>
        </w:tc>
        <w:tc>
          <w:tcPr>
            <w:tcW w:w="2818" w:type="pct"/>
            <w:gridSpan w:val="2"/>
            <w:tcMar/>
          </w:tcPr>
          <w:p w:rsidR="00217703" w:rsidP="00217703" w:rsidRDefault="00217703" w14:paraId="395C5E39" w14:textId="77777777">
            <w:pPr>
              <w:rPr>
                <w:rFonts w:cs="Angsana New"/>
                <w:color w:val="FF0000"/>
              </w:rPr>
            </w:pPr>
            <w:r w:rsidRPr="0054165B">
              <w:t xml:space="preserve">Label </w:t>
            </w:r>
            <w:r w:rsidRPr="0054165B">
              <w:rPr>
                <w:rFonts w:cs="Angsana New"/>
                <w:cs/>
              </w:rPr>
              <w:t xml:space="preserve">: </w:t>
            </w:r>
          </w:p>
          <w:p w:rsidR="00217703" w:rsidP="00217703" w:rsidRDefault="00217703" w14:paraId="2797920A" w14:textId="77777777">
            <w:pPr>
              <w:rPr>
                <w:color w:val="FF0000"/>
              </w:rPr>
            </w:pPr>
            <w:r w:rsidRPr="0054165B">
              <w:rPr>
                <w:rFonts w:cs="Angsana New"/>
                <w:color w:val="FF0000"/>
                <w:cs/>
              </w:rPr>
              <w:t>*</w:t>
            </w:r>
            <w:r w:rsidRPr="0054165B">
              <w:rPr>
                <w:color w:val="FF0000"/>
              </w:rPr>
              <w:t xml:space="preserve">DIY Flag </w:t>
            </w:r>
            <w:r>
              <w:rPr>
                <w:rFonts w:cs="CordiaUPC"/>
                <w:color w:val="FF0000"/>
                <w:cs/>
              </w:rPr>
              <w:t>(</w:t>
            </w:r>
            <w:r>
              <w:rPr>
                <w:color w:val="FF0000"/>
              </w:rPr>
              <w:t>SOF</w:t>
            </w:r>
            <w:r>
              <w:rPr>
                <w:rFonts w:cs="CordiaUPC"/>
                <w:color w:val="FF0000"/>
                <w:cs/>
              </w:rPr>
              <w:t>) :</w:t>
            </w:r>
          </w:p>
          <w:p w:rsidRPr="00564768" w:rsidR="00217703" w:rsidP="00217703" w:rsidRDefault="00217703" w14:paraId="7CCA6198" w14:textId="77777777">
            <w:r w:rsidRPr="0054165B">
              <w:rPr>
                <w:rFonts w:cs="CordiaUPC"/>
                <w:color w:val="FF0000"/>
                <w:cs/>
              </w:rPr>
              <w:t xml:space="preserve">+ </w:t>
            </w:r>
            <w:r w:rsidRPr="0054165B">
              <w:rPr>
                <w:color w:val="FF0000"/>
                <w:highlight w:val="yellow"/>
              </w:rPr>
              <w:t>{param}</w:t>
            </w:r>
          </w:p>
          <w:p w:rsidRPr="00564768" w:rsidR="00217703" w:rsidP="00217703" w:rsidRDefault="00217703" w14:paraId="7B0F0DDC" w14:textId="0113AF50">
            <w:r w:rsidRPr="00564768">
              <w:rPr>
                <w:b/>
                <w:bCs/>
              </w:rPr>
              <w:t>Default</w:t>
            </w:r>
            <w:r w:rsidRPr="00564768">
              <w:rPr>
                <w:rFonts w:cs="CordiaUPC"/>
                <w:cs/>
              </w:rPr>
              <w:t xml:space="preserve"> “</w:t>
            </w:r>
            <w:r w:rsidRPr="00564768">
              <w:t>Yes</w:t>
            </w:r>
            <w:r w:rsidRPr="00564768">
              <w:rPr>
                <w:rFonts w:cs="CordiaUPC"/>
                <w:cs/>
              </w:rPr>
              <w:t>”</w:t>
            </w:r>
            <w:r>
              <w:rPr>
                <w:rFonts w:hint="cs"/>
                <w:cs/>
              </w:rPr>
              <w:t xml:space="preserve"> และ </w:t>
            </w:r>
            <w:r w:rsidRPr="00564768">
              <w:rPr>
                <w:b/>
                <w:bCs/>
              </w:rPr>
              <w:t>Visible</w:t>
            </w:r>
            <w:r w:rsidRPr="00564768">
              <w:rPr>
                <w:rFonts w:cs="CordiaUPC"/>
                <w:cs/>
              </w:rPr>
              <w:t xml:space="preserve"> </w:t>
            </w:r>
            <w:r w:rsidRPr="00564768">
              <w:rPr>
                <w:cs/>
              </w:rPr>
              <w:t xml:space="preserve">เมื่อ </w:t>
            </w:r>
            <w:r w:rsidRPr="00564768">
              <w:t xml:space="preserve">poGroup </w:t>
            </w:r>
            <w:r>
              <w:t xml:space="preserve">= </w:t>
            </w:r>
            <w:r>
              <w:rPr>
                <w:rFonts w:cs="CordiaUPC"/>
                <w:cs/>
              </w:rPr>
              <w:t>“</w:t>
            </w:r>
            <w:r>
              <w:t>IR</w:t>
            </w:r>
            <w:r>
              <w:rPr>
                <w:rFonts w:cs="CordiaUPC"/>
                <w:cs/>
              </w:rPr>
              <w:t>”</w:t>
            </w:r>
            <w:r w:rsidRPr="00564768">
              <w:rPr>
                <w:rFonts w:cs="CordiaUPC"/>
                <w:cs/>
              </w:rPr>
              <w:t xml:space="preserve"> </w:t>
            </w:r>
            <w:r w:rsidRPr="00564768">
              <w:rPr>
                <w:cs/>
              </w:rPr>
              <w:t xml:space="preserve">และ </w:t>
            </w:r>
            <w:r w:rsidRPr="00564768">
              <w:t xml:space="preserve">Customer Type </w:t>
            </w:r>
            <w:r w:rsidRPr="00564768">
              <w:rPr>
                <w:cs/>
              </w:rPr>
              <w:t>เป็น</w:t>
            </w:r>
            <w:r w:rsidRPr="00564768">
              <w:rPr>
                <w:rFonts w:cs="CordiaUPC"/>
                <w:cs/>
              </w:rPr>
              <w:t xml:space="preserve"> “</w:t>
            </w:r>
            <w:r w:rsidRPr="00564768">
              <w:t>Pre</w:t>
            </w:r>
            <w:r w:rsidRPr="00564768">
              <w:rPr>
                <w:rFonts w:cs="CordiaUPC"/>
                <w:cs/>
              </w:rPr>
              <w:t>-</w:t>
            </w:r>
            <w:r w:rsidRPr="00564768">
              <w:t>paid</w:t>
            </w:r>
            <w:r w:rsidRPr="00564768">
              <w:rPr>
                <w:rFonts w:cs="CordiaUPC"/>
                <w:cs/>
              </w:rPr>
              <w:t xml:space="preserve">” </w:t>
            </w:r>
            <w:r w:rsidRPr="00564768">
              <w:rPr>
                <w:cs/>
              </w:rPr>
              <w:t xml:space="preserve">และ </w:t>
            </w:r>
            <w:r w:rsidRPr="00564768">
              <w:t xml:space="preserve">Product Class </w:t>
            </w:r>
            <w:r w:rsidRPr="00564768">
              <w:rPr>
                <w:rFonts w:cs="CordiaUPC"/>
                <w:cs/>
              </w:rPr>
              <w:t>= “</w:t>
            </w:r>
            <w:r w:rsidRPr="00564768">
              <w:t>On</w:t>
            </w:r>
            <w:r w:rsidRPr="00564768">
              <w:rPr>
                <w:rFonts w:cs="CordiaUPC"/>
                <w:cs/>
              </w:rPr>
              <w:t>-</w:t>
            </w:r>
            <w:r w:rsidRPr="00564768">
              <w:t>Top</w:t>
            </w:r>
            <w:r w:rsidRPr="00564768">
              <w:rPr>
                <w:rFonts w:cs="CordiaUPC"/>
                <w:cs/>
              </w:rPr>
              <w:t xml:space="preserve">” </w:t>
            </w:r>
            <w:r w:rsidRPr="00564768">
              <w:rPr>
                <w:cs/>
              </w:rPr>
              <w:t xml:space="preserve">หรือ </w:t>
            </w:r>
            <w:r w:rsidRPr="00564768">
              <w:rPr>
                <w:rFonts w:cs="CordiaUPC"/>
                <w:cs/>
              </w:rPr>
              <w:t>“</w:t>
            </w:r>
            <w:r w:rsidRPr="00564768">
              <w:t>On</w:t>
            </w:r>
            <w:r w:rsidRPr="00564768">
              <w:rPr>
                <w:rFonts w:cs="CordiaUPC"/>
                <w:cs/>
              </w:rPr>
              <w:t>-</w:t>
            </w:r>
            <w:r w:rsidRPr="00564768">
              <w:t>Top Extra</w:t>
            </w:r>
            <w:r w:rsidRPr="00564768">
              <w:rPr>
                <w:rFonts w:cs="CordiaUPC"/>
                <w:cs/>
              </w:rPr>
              <w:t>”</w:t>
            </w:r>
            <w:r w:rsidRPr="00564768">
              <w:rPr>
                <w:cs/>
              </w:rPr>
              <w:t xml:space="preserve"> </w:t>
            </w:r>
            <w:r w:rsidRPr="00564768">
              <w:t xml:space="preserve">Multi Duration </w:t>
            </w:r>
            <w:r w:rsidRPr="00564768">
              <w:rPr>
                <w:cs/>
              </w:rPr>
              <w:t>เป็น</w:t>
            </w:r>
            <w:r w:rsidRPr="00564768">
              <w:rPr>
                <w:rFonts w:cs="CordiaUPC"/>
                <w:cs/>
              </w:rPr>
              <w:t xml:space="preserve"> “</w:t>
            </w:r>
            <w:r w:rsidRPr="00564768">
              <w:t>No</w:t>
            </w:r>
            <w:r w:rsidRPr="00564768">
              <w:rPr>
                <w:rFonts w:cs="CordiaUPC"/>
                <w:cs/>
              </w:rPr>
              <w:t>”</w:t>
            </w:r>
          </w:p>
          <w:p w:rsidRPr="00564768" w:rsidR="00217703" w:rsidP="00217703" w:rsidRDefault="00217703" w14:paraId="0B93A4B1" w14:textId="77777777">
            <w:pPr>
              <w:pStyle w:val="ListParagraph"/>
              <w:numPr>
                <w:ilvl w:val="0"/>
                <w:numId w:val="511"/>
              </w:numPr>
            </w:pPr>
            <w:r w:rsidRPr="00564768">
              <w:rPr>
                <w:cs/>
              </w:rPr>
              <w:t xml:space="preserve">ถ้า </w:t>
            </w:r>
            <w:r w:rsidRPr="00564768">
              <w:t>mass_po_charge_detail</w:t>
            </w:r>
            <w:r w:rsidRPr="00564768">
              <w:rPr>
                <w:rFonts w:cs="CordiaUPC"/>
                <w:cs/>
              </w:rPr>
              <w:t>.</w:t>
            </w:r>
            <w:r w:rsidRPr="00564768">
              <w:t xml:space="preserve">charge_exc_vat </w:t>
            </w:r>
            <w:r w:rsidRPr="00564768">
              <w:rPr>
                <w:cs/>
              </w:rPr>
              <w:t>เป็น</w:t>
            </w:r>
            <w:r w:rsidRPr="00564768">
              <w:t xml:space="preserve"> 0 </w:t>
            </w:r>
            <w:r w:rsidRPr="00564768">
              <w:rPr>
                <w:cs/>
              </w:rPr>
              <w:t xml:space="preserve">ทุก </w:t>
            </w:r>
            <w:r w:rsidRPr="00564768">
              <w:t xml:space="preserve">row </w:t>
            </w:r>
          </w:p>
          <w:p w:rsidRPr="00564768" w:rsidR="00217703" w:rsidP="00217703" w:rsidRDefault="00217703" w14:paraId="3A21BFD7" w14:textId="77777777">
            <w:pPr>
              <w:pStyle w:val="ListParagraph"/>
              <w:ind w:left="1440"/>
            </w:pPr>
            <w:r w:rsidRPr="00564768">
              <w:rPr>
                <w:highlight w:val="yellow"/>
              </w:rPr>
              <w:t>{param}</w:t>
            </w:r>
            <w:r w:rsidRPr="00564768">
              <w:rPr>
                <w:rFonts w:cs="CordiaUPC"/>
                <w:cs/>
              </w:rPr>
              <w:t xml:space="preserve"> </w:t>
            </w:r>
            <w:r w:rsidRPr="00564768">
              <w:rPr>
                <w:cs/>
              </w:rPr>
              <w:t>แสดง</w:t>
            </w:r>
            <w:r w:rsidRPr="00564768">
              <w:rPr>
                <w:rFonts w:cs="CordiaUPC"/>
                <w:cs/>
              </w:rPr>
              <w:t xml:space="preserve"> </w:t>
            </w:r>
            <w:r w:rsidRPr="00564768">
              <w:rPr>
                <w:rFonts w:ascii="Segoe UI Emoji" w:hAnsi="Segoe UI Emoji" w:cs="Angsana New"/>
                <w:sz w:val="6"/>
                <w:szCs w:val="6"/>
                <w:highlight w:val="green"/>
                <w:cs/>
              </w:rPr>
              <w:t>⚫</w:t>
            </w:r>
            <w:r w:rsidRPr="00564768">
              <w:rPr>
                <w:rFonts w:ascii="Cambria Math" w:hAnsi="Cambria Math" w:cs="Angsana New"/>
                <w:sz w:val="12"/>
                <w:szCs w:val="12"/>
                <w:highlight w:val="green"/>
                <w:cs/>
              </w:rPr>
              <w:t xml:space="preserve"> </w:t>
            </w:r>
            <w:r w:rsidRPr="00564768">
              <w:rPr>
                <w:rFonts w:cs="CordiaUPC"/>
                <w:sz w:val="12"/>
                <w:szCs w:val="12"/>
                <w:highlight w:val="green"/>
                <w:cs/>
              </w:rPr>
              <w:t xml:space="preserve"> </w:t>
            </w:r>
            <w:r w:rsidRPr="00564768">
              <w:rPr>
                <w:highlight w:val="green"/>
              </w:rPr>
              <w:t>Property</w:t>
            </w:r>
            <w:r w:rsidRPr="00A42594">
              <w:rPr>
                <w:rFonts w:cs="CordiaUPC"/>
                <w:highlight w:val="green"/>
                <w:cs/>
              </w:rPr>
              <w:t xml:space="preserve"> </w:t>
            </w:r>
            <w:r w:rsidRPr="00564768">
              <w:rPr>
                <w:highlight w:val="green"/>
              </w:rPr>
              <w:t>C_DIY_FREE_RENT</w:t>
            </w:r>
          </w:p>
          <w:p w:rsidRPr="00564768" w:rsidR="00217703" w:rsidP="00217703" w:rsidRDefault="00217703" w14:paraId="3BC97505" w14:textId="77777777">
            <w:pPr>
              <w:pStyle w:val="ListParagraph"/>
              <w:numPr>
                <w:ilvl w:val="0"/>
                <w:numId w:val="511"/>
              </w:numPr>
            </w:pPr>
            <w:r w:rsidRPr="00564768">
              <w:rPr>
                <w:cs/>
              </w:rPr>
              <w:t xml:space="preserve">ถ้า </w:t>
            </w:r>
            <w:r w:rsidRPr="00564768">
              <w:t>mass_po_charge_detail</w:t>
            </w:r>
            <w:r w:rsidRPr="00564768">
              <w:rPr>
                <w:rFonts w:cs="CordiaUPC"/>
                <w:cs/>
              </w:rPr>
              <w:t>.</w:t>
            </w:r>
            <w:r w:rsidRPr="00564768">
              <w:t xml:space="preserve">charge_exc_vat </w:t>
            </w:r>
            <w:r w:rsidRPr="00564768">
              <w:rPr>
                <w:cs/>
              </w:rPr>
              <w:t>ไม่ใช่</w:t>
            </w:r>
            <w:r w:rsidRPr="00564768">
              <w:t xml:space="preserve"> 0 row</w:t>
            </w:r>
          </w:p>
          <w:p w:rsidRPr="00564768" w:rsidR="00217703" w:rsidP="00217703" w:rsidRDefault="00217703" w14:paraId="3A9B1975" w14:textId="77777777">
            <w:pPr>
              <w:pStyle w:val="ListParagraph"/>
              <w:ind w:left="1440"/>
              <w:rPr>
                <w:highlight w:val="green"/>
              </w:rPr>
            </w:pPr>
            <w:r w:rsidRPr="00564768">
              <w:rPr>
                <w:highlight w:val="yellow"/>
              </w:rPr>
              <w:t>{param}</w:t>
            </w:r>
            <w:r w:rsidRPr="00564768">
              <w:rPr>
                <w:rFonts w:cs="CordiaUPC"/>
                <w:cs/>
              </w:rPr>
              <w:t xml:space="preserve"> </w:t>
            </w:r>
            <w:r w:rsidRPr="00564768">
              <w:rPr>
                <w:cs/>
              </w:rPr>
              <w:t>แสดง</w:t>
            </w:r>
            <w:r w:rsidRPr="00564768">
              <w:rPr>
                <w:rFonts w:cs="CordiaUPC"/>
                <w:cs/>
              </w:rPr>
              <w:t xml:space="preserve"> </w:t>
            </w:r>
            <w:r w:rsidRPr="00662A68">
              <w:rPr>
                <w:rFonts w:ascii="Segoe UI Emoji" w:hAnsi="Segoe UI Emoji" w:cs="Angsana New"/>
                <w:sz w:val="6"/>
                <w:szCs w:val="6"/>
                <w:highlight w:val="green"/>
                <w:cs/>
              </w:rPr>
              <w:t>⚫</w:t>
            </w:r>
            <w:r w:rsidRPr="00662A68">
              <w:rPr>
                <w:rFonts w:ascii="Cambria Math" w:hAnsi="Cambria Math" w:cs="Angsana New"/>
                <w:sz w:val="12"/>
                <w:szCs w:val="12"/>
                <w:highlight w:val="green"/>
                <w:cs/>
              </w:rPr>
              <w:t xml:space="preserve"> </w:t>
            </w:r>
            <w:r w:rsidRPr="00662A68">
              <w:rPr>
                <w:highlight w:val="green"/>
              </w:rPr>
              <w:t>Property</w:t>
            </w:r>
            <w:r w:rsidRPr="00A42594">
              <w:rPr>
                <w:rFonts w:cs="CordiaUPC"/>
                <w:highlight w:val="green"/>
                <w:cs/>
              </w:rPr>
              <w:t xml:space="preserve"> </w:t>
            </w:r>
            <w:r w:rsidRPr="00564768">
              <w:rPr>
                <w:highlight w:val="green"/>
              </w:rPr>
              <w:t>C_DIY_FREE_RENT</w:t>
            </w:r>
          </w:p>
          <w:p w:rsidRPr="00564768" w:rsidR="00217703" w:rsidP="00217703" w:rsidRDefault="00217703" w14:paraId="6B2C72C5" w14:textId="77777777">
            <w:pPr>
              <w:pStyle w:val="ListParagraph"/>
              <w:ind w:left="1440"/>
            </w:pPr>
            <w:r w:rsidRPr="00662A68">
              <w:rPr>
                <w:rFonts w:ascii="Segoe UI Emoji" w:hAnsi="Segoe UI Emoji" w:cs="Angsana New"/>
                <w:sz w:val="6"/>
                <w:szCs w:val="6"/>
                <w:highlight w:val="green"/>
                <w:cs/>
              </w:rPr>
              <w:t>⚫</w:t>
            </w:r>
            <w:r w:rsidRPr="00662A68">
              <w:rPr>
                <w:rFonts w:ascii="Cambria Math" w:hAnsi="Cambria Math" w:cs="Angsana New"/>
                <w:sz w:val="12"/>
                <w:szCs w:val="12"/>
                <w:highlight w:val="green"/>
                <w:cs/>
              </w:rPr>
              <w:t xml:space="preserve"> </w:t>
            </w:r>
            <w:r w:rsidRPr="00564768">
              <w:rPr>
                <w:highlight w:val="green"/>
              </w:rPr>
              <w:t>Plan DIY Policy</w:t>
            </w:r>
          </w:p>
          <w:p w:rsidRPr="004E5D49" w:rsidR="00217703" w:rsidP="00217703" w:rsidRDefault="00217703" w14:paraId="386E7208" w14:textId="233BE488">
            <w:r w:rsidRPr="00564768">
              <w:rPr>
                <w:cs/>
              </w:rPr>
              <w:t xml:space="preserve">ถ้าไม่ใช่ให้ </w:t>
            </w:r>
            <w:r w:rsidRPr="00564768">
              <w:t xml:space="preserve">Invisible </w:t>
            </w:r>
            <w:r w:rsidRPr="00564768">
              <w:rPr>
                <w:cs/>
              </w:rPr>
              <w:t>และเคลียร์ค่า</w:t>
            </w:r>
          </w:p>
        </w:tc>
      </w:tr>
      <w:tr w:rsidR="00217703" w:rsidTr="4801D386" w14:paraId="7313B8ED" w14:textId="77777777">
        <w:trPr>
          <w:trHeight w:val="108"/>
        </w:trPr>
        <w:tc>
          <w:tcPr>
            <w:tcW w:w="5000" w:type="pct"/>
            <w:gridSpan w:val="6"/>
            <w:shd w:val="clear" w:color="auto" w:fill="C2D69B" w:themeFill="accent3" w:themeFillTint="99"/>
            <w:tcMar/>
          </w:tcPr>
          <w:p w:rsidR="00217703" w:rsidP="00217703" w:rsidRDefault="00217703" w14:paraId="35D44DBF" w14:textId="77777777">
            <w:pPr>
              <w:pStyle w:val="HeaderTable"/>
            </w:pPr>
            <w:bookmarkStart w:name="_Hlk94529358" w:id="1"/>
            <w:r>
              <w:t>Cost Code Section</w:t>
            </w:r>
          </w:p>
          <w:p w:rsidR="00217703" w:rsidP="00217703" w:rsidRDefault="00217703" w14:paraId="1D9B8A42" w14:textId="1A8B1899">
            <w:pPr>
              <w:pStyle w:val="HeaderTable"/>
              <w:rPr>
                <w:lang w:bidi="th-TH"/>
              </w:rPr>
            </w:pPr>
            <w:r>
              <w:rPr>
                <w:lang w:bidi="th-TH"/>
              </w:rPr>
              <w:t xml:space="preserve">Visible </w:t>
            </w:r>
            <w:r>
              <w:rPr>
                <w:rFonts w:hint="cs"/>
                <w:cs/>
                <w:lang w:bidi="th-TH"/>
              </w:rPr>
              <w:t xml:space="preserve">เมื่อ </w:t>
            </w:r>
            <w:r>
              <w:rPr>
                <w:lang w:bidi="th-TH"/>
              </w:rPr>
              <w:t xml:space="preserve">targetGroup </w:t>
            </w:r>
            <w:r>
              <w:rPr>
                <w:bCs/>
                <w:cs/>
                <w:lang w:bidi="th-TH"/>
              </w:rPr>
              <w:t>= “</w:t>
            </w:r>
            <w:r>
              <w:rPr>
                <w:lang w:bidi="th-TH"/>
              </w:rPr>
              <w:t>Net Gift</w:t>
            </w:r>
            <w:r>
              <w:rPr>
                <w:bCs/>
                <w:cs/>
                <w:lang w:bidi="th-TH"/>
              </w:rPr>
              <w:t>”</w:t>
            </w:r>
          </w:p>
        </w:tc>
      </w:tr>
      <w:tr w:rsidR="00217703" w:rsidTr="4801D386" w14:paraId="61C1FADC" w14:textId="77777777">
        <w:trPr>
          <w:trHeight w:val="108"/>
        </w:trPr>
        <w:tc>
          <w:tcPr>
            <w:tcW w:w="1633" w:type="pct"/>
            <w:gridSpan w:val="2"/>
            <w:tcMar/>
          </w:tcPr>
          <w:p w:rsidR="00217703" w:rsidP="00217703" w:rsidRDefault="00217703" w14:paraId="56AA49B7" w14:textId="002242C0">
            <w:r>
              <w:t>costCode</w:t>
            </w:r>
          </w:p>
        </w:tc>
        <w:tc>
          <w:tcPr>
            <w:tcW w:w="549" w:type="pct"/>
            <w:gridSpan w:val="2"/>
            <w:tcMar/>
          </w:tcPr>
          <w:p w:rsidR="00217703" w:rsidP="00217703" w:rsidRDefault="00217703" w14:paraId="5DDAE7CA" w14:textId="0791CEFA">
            <w:r>
              <w:t>Drop down list</w:t>
            </w:r>
          </w:p>
        </w:tc>
        <w:tc>
          <w:tcPr>
            <w:tcW w:w="2818" w:type="pct"/>
            <w:gridSpan w:val="2"/>
            <w:tcMar/>
          </w:tcPr>
          <w:p w:rsidR="00217703" w:rsidP="00217703" w:rsidRDefault="00217703" w14:paraId="31FB2951" w14:textId="1460D499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1E18CB">
              <w:rPr>
                <w:rFonts w:cs="Angsana New"/>
                <w:color w:val="FF0000"/>
                <w:cs/>
              </w:rPr>
              <w:t>*</w:t>
            </w:r>
            <w:r>
              <w:rPr>
                <w:color w:val="FF0000"/>
              </w:rPr>
              <w:t>Cost Code</w:t>
            </w:r>
          </w:p>
          <w:p w:rsidR="00217703" w:rsidP="00217703" w:rsidRDefault="00217703" w14:paraId="4C9AB760" w14:textId="77777777">
            <w:r w:rsidRPr="001142BC">
              <w:t xml:space="preserve">List of Value </w:t>
            </w:r>
            <w:r w:rsidRPr="001142BC">
              <w:rPr>
                <w:rFonts w:cs="Angsana New"/>
                <w:cs/>
              </w:rPr>
              <w:t xml:space="preserve">: </w:t>
            </w:r>
            <w:r w:rsidRPr="00B916D9">
              <w:rPr>
                <w:rFonts w:cs="Angsana New"/>
                <w:cs/>
              </w:rPr>
              <w:t>ดึงข้อมูลจาก</w:t>
            </w:r>
            <w:r w:rsidRPr="00B916D9">
              <w:rPr>
                <w:rFonts w:cs="CordiaUPC"/>
              </w:rPr>
              <w:t xml:space="preserve">DB </w:t>
            </w:r>
            <w:r w:rsidRPr="00B916D9">
              <w:rPr>
                <w:rFonts w:cs="Angsana New"/>
                <w:cs/>
              </w:rPr>
              <w:t xml:space="preserve">ที่ </w:t>
            </w:r>
            <w:r w:rsidRPr="00B916D9">
              <w:rPr>
                <w:rFonts w:cs="CordiaUPC"/>
              </w:rPr>
              <w:t xml:space="preserve">Table </w:t>
            </w:r>
            <w:r>
              <w:rPr>
                <w:rFonts w:cs="CordiaUPC"/>
              </w:rPr>
              <w:t>FULL_PRICE_CONFIG</w:t>
            </w:r>
            <w:r w:rsidRPr="00B916D9">
              <w:rPr>
                <w:rFonts w:cs="CordiaUPC"/>
                <w:cs/>
              </w:rPr>
              <w:t xml:space="preserve"> </w:t>
            </w:r>
            <w:r w:rsidRPr="00B916D9">
              <w:rPr>
                <w:rFonts w:cs="Angsana New"/>
                <w:cs/>
              </w:rPr>
              <w:t xml:space="preserve">โดย </w:t>
            </w:r>
            <w:r w:rsidRPr="002851C7">
              <w:t>price_package_exc_vat</w:t>
            </w:r>
            <w:r w:rsidRPr="002851C7">
              <w:rPr>
                <w:cs/>
              </w:rPr>
              <w:t xml:space="preserve"> =</w:t>
            </w:r>
            <w:r w:rsidRPr="00B916D9">
              <w:rPr>
                <w:rFonts w:cs="Angsana New"/>
                <w:cs/>
              </w:rPr>
              <w:t xml:space="preserve"> </w:t>
            </w:r>
            <w:r>
              <w:t>fullPriceExcludingVAT</w:t>
            </w:r>
          </w:p>
          <w:p w:rsidR="00217703" w:rsidP="00217703" w:rsidRDefault="00217703" w14:paraId="6C285140" w14:textId="68263204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เมื่อ </w:t>
            </w:r>
            <w:r>
              <w:t xml:space="preserve">Cost Code </w:t>
            </w:r>
            <w:r>
              <w:rPr>
                <w:rFonts w:hint="cs"/>
                <w:cs/>
              </w:rPr>
              <w:t xml:space="preserve">มีค่า ให้ทำการ </w:t>
            </w:r>
            <w:r>
              <w:t xml:space="preserve">Default </w:t>
            </w:r>
            <w:r>
              <w:rPr>
                <w:rFonts w:hint="cs"/>
                <w:cs/>
              </w:rPr>
              <w:t xml:space="preserve">ค่าที่ </w:t>
            </w:r>
            <w:r>
              <w:t>cpID, catId, bearer, serviceId</w:t>
            </w:r>
          </w:p>
        </w:tc>
      </w:tr>
      <w:tr w:rsidR="00217703" w:rsidTr="4801D386" w14:paraId="5AA07507" w14:textId="77777777">
        <w:trPr>
          <w:trHeight w:val="108"/>
        </w:trPr>
        <w:tc>
          <w:tcPr>
            <w:tcW w:w="1633" w:type="pct"/>
            <w:gridSpan w:val="2"/>
            <w:tcMar/>
          </w:tcPr>
          <w:p w:rsidR="00217703" w:rsidP="00217703" w:rsidRDefault="00217703" w14:paraId="2E98D1A4" w14:textId="76F90132">
            <w:r>
              <w:rPr>
                <w:rFonts w:hint="cs"/>
                <w:cs/>
              </w:rPr>
              <w:t xml:space="preserve">ปุ่ม </w:t>
            </w:r>
            <w:r>
              <w:rPr>
                <w:rFonts w:cs="CordiaUPC"/>
                <w:cs/>
              </w:rPr>
              <w:t>+</w:t>
            </w:r>
          </w:p>
        </w:tc>
        <w:tc>
          <w:tcPr>
            <w:tcW w:w="549" w:type="pct"/>
            <w:gridSpan w:val="2"/>
            <w:tcMar/>
          </w:tcPr>
          <w:p w:rsidR="00217703" w:rsidP="00217703" w:rsidRDefault="00217703" w14:paraId="37AF3F98" w14:textId="49AFE212">
            <w:r w:rsidRPr="008719C1">
              <w:t>Button</w:t>
            </w:r>
          </w:p>
        </w:tc>
        <w:tc>
          <w:tcPr>
            <w:tcW w:w="2818" w:type="pct"/>
            <w:gridSpan w:val="2"/>
            <w:tcMar/>
          </w:tcPr>
          <w:p w:rsidR="00217703" w:rsidP="00217703" w:rsidRDefault="00217703" w14:paraId="7B80BB5B" w14:textId="248DC656">
            <w:r>
              <w:rPr>
                <w:rFonts w:hint="cs"/>
                <w:cs/>
              </w:rPr>
              <w:t xml:space="preserve">อยู่ด้านหลัง </w:t>
            </w:r>
            <w:r>
              <w:t>Field costCode</w:t>
            </w:r>
          </w:p>
          <w:p w:rsidR="00217703" w:rsidP="00217703" w:rsidRDefault="00217703" w14:paraId="6DFEA8E8" w14:textId="748553D1">
            <w:pPr>
              <w:rPr>
                <w:cs/>
              </w:rPr>
            </w:pPr>
            <w:r>
              <w:t xml:space="preserve">Disable </w:t>
            </w:r>
            <w:r>
              <w:rPr>
                <w:rFonts w:hint="cs"/>
                <w:cs/>
              </w:rPr>
              <w:t xml:space="preserve">เมื่อ </w:t>
            </w:r>
            <w:r>
              <w:t>fullPriceExcludingVAT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CordiaUPC"/>
                <w:cs/>
              </w:rPr>
              <w:t>ไ</w:t>
            </w:r>
            <w:r>
              <w:rPr>
                <w:rFonts w:hint="cs"/>
                <w:cs/>
              </w:rPr>
              <w:t>ม่มีค่า</w:t>
            </w:r>
          </w:p>
          <w:p w:rsidR="00217703" w:rsidP="00217703" w:rsidRDefault="00217703" w14:paraId="59277AD7" w14:textId="7956C00F">
            <w:r>
              <w:rPr>
                <w:rFonts w:hint="cs"/>
                <w:cs/>
              </w:rPr>
              <w:t xml:space="preserve">เมื่อกดปุ่มให้ทำการแสดง </w:t>
            </w:r>
            <w:r>
              <w:t xml:space="preserve">popup </w:t>
            </w:r>
            <w:r>
              <w:rPr>
                <w:rFonts w:hint="cs"/>
                <w:cs/>
              </w:rPr>
              <w:t xml:space="preserve">ที่ </w:t>
            </w:r>
            <w:r>
              <w:t>Popup Create Cost Code Detail Section</w:t>
            </w:r>
          </w:p>
        </w:tc>
      </w:tr>
      <w:tr w:rsidR="00217703" w:rsidTr="4801D386" w14:paraId="59ADE6B5" w14:textId="77777777">
        <w:trPr>
          <w:trHeight w:val="108"/>
        </w:trPr>
        <w:tc>
          <w:tcPr>
            <w:tcW w:w="1633" w:type="pct"/>
            <w:gridSpan w:val="2"/>
            <w:tcMar/>
          </w:tcPr>
          <w:p w:rsidR="00217703" w:rsidP="00217703" w:rsidRDefault="00217703" w14:paraId="69C1B870" w14:textId="360DBDBE">
            <w:r>
              <w:t>cpId</w:t>
            </w:r>
          </w:p>
        </w:tc>
        <w:tc>
          <w:tcPr>
            <w:tcW w:w="549" w:type="pct"/>
            <w:gridSpan w:val="2"/>
            <w:tcMar/>
          </w:tcPr>
          <w:p w:rsidR="00217703" w:rsidP="00217703" w:rsidRDefault="00217703" w14:paraId="47CD9DD1" w14:textId="77777777">
            <w:r>
              <w:t>Text Box</w:t>
            </w:r>
          </w:p>
        </w:tc>
        <w:tc>
          <w:tcPr>
            <w:tcW w:w="2818" w:type="pct"/>
            <w:gridSpan w:val="2"/>
            <w:tcMar/>
          </w:tcPr>
          <w:p w:rsidR="00217703" w:rsidP="00217703" w:rsidRDefault="00217703" w14:paraId="362C41CE" w14:textId="5198C543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1E18CB">
              <w:rPr>
                <w:rFonts w:cs="Angsana New"/>
                <w:color w:val="FF0000"/>
                <w:cs/>
              </w:rPr>
              <w:t>*</w:t>
            </w:r>
            <w:r>
              <w:rPr>
                <w:color w:val="FF0000"/>
              </w:rPr>
              <w:t>CPID</w:t>
            </w:r>
          </w:p>
          <w:p w:rsidR="00217703" w:rsidP="00217703" w:rsidRDefault="00217703" w14:paraId="2796A7BE" w14:textId="63A68229">
            <w:r>
              <w:t>Disable</w:t>
            </w:r>
          </w:p>
        </w:tc>
      </w:tr>
      <w:tr w:rsidR="00217703" w:rsidTr="4801D386" w14:paraId="01BFB2B0" w14:textId="77777777">
        <w:trPr>
          <w:trHeight w:val="108"/>
        </w:trPr>
        <w:tc>
          <w:tcPr>
            <w:tcW w:w="1633" w:type="pct"/>
            <w:gridSpan w:val="2"/>
            <w:tcMar/>
          </w:tcPr>
          <w:p w:rsidR="00217703" w:rsidP="00217703" w:rsidRDefault="00217703" w14:paraId="7F78A0EA" w14:textId="11DAD521">
            <w:r>
              <w:rPr>
                <w:rFonts w:eastAsia="Times New Roman" w:cs="CordiaUPC"/>
              </w:rPr>
              <w:t>catId</w:t>
            </w:r>
            <w:r w:rsidRPr="008A33B3">
              <w:rPr>
                <w:rFonts w:eastAsia="Times New Roman" w:cs="CordiaUPC"/>
                <w:cs/>
              </w:rPr>
              <w:t xml:space="preserve"> </w:t>
            </w:r>
          </w:p>
        </w:tc>
        <w:tc>
          <w:tcPr>
            <w:tcW w:w="549" w:type="pct"/>
            <w:gridSpan w:val="2"/>
            <w:tcMar/>
          </w:tcPr>
          <w:p w:rsidR="00217703" w:rsidP="00217703" w:rsidRDefault="00217703" w14:paraId="51C2382D" w14:textId="7BDA39A1">
            <w:r>
              <w:t>Text Box</w:t>
            </w:r>
          </w:p>
        </w:tc>
        <w:tc>
          <w:tcPr>
            <w:tcW w:w="2818" w:type="pct"/>
            <w:gridSpan w:val="2"/>
            <w:tcMar/>
          </w:tcPr>
          <w:p w:rsidR="00217703" w:rsidP="00217703" w:rsidRDefault="00217703" w14:paraId="22F20A44" w14:textId="50C838E3">
            <w:pPr>
              <w:rPr>
                <w:rFonts w:ascii="Segoe UI" w:hAnsi="Segoe UI" w:eastAsia="Times New Roman" w:cs="Segoe UI"/>
                <w:sz w:val="21"/>
                <w:szCs w:val="21"/>
              </w:rPr>
            </w:pPr>
            <w:r w:rsidRPr="00AE503E">
              <w:t xml:space="preserve">Label </w:t>
            </w:r>
            <w:r w:rsidRPr="00AE503E">
              <w:rPr>
                <w:rFonts w:cs="Angsana New"/>
                <w:cs/>
              </w:rPr>
              <w:t xml:space="preserve">: </w:t>
            </w:r>
            <w:r w:rsidRPr="008A33B3">
              <w:rPr>
                <w:rFonts w:cs="CordiaUPC"/>
                <w:color w:val="FF0000"/>
                <w:cs/>
              </w:rPr>
              <w:t>*</w:t>
            </w:r>
            <w:r>
              <w:rPr>
                <w:rFonts w:eastAsia="Times New Roman" w:cs="CordiaUPC"/>
                <w:color w:val="FF0000"/>
              </w:rPr>
              <w:t>CATID</w:t>
            </w:r>
          </w:p>
          <w:p w:rsidR="00217703" w:rsidP="00217703" w:rsidRDefault="00217703" w14:paraId="3F5D84E2" w14:textId="3B4528DC">
            <w:r>
              <w:t>Disable</w:t>
            </w:r>
          </w:p>
        </w:tc>
      </w:tr>
      <w:tr w:rsidRPr="00AE503E" w:rsidR="00217703" w:rsidTr="4801D386" w14:paraId="1B89C8D3" w14:textId="77777777">
        <w:trPr>
          <w:trHeight w:val="108"/>
        </w:trPr>
        <w:tc>
          <w:tcPr>
            <w:tcW w:w="1633" w:type="pct"/>
            <w:gridSpan w:val="2"/>
            <w:tcMar/>
          </w:tcPr>
          <w:p w:rsidRPr="008A33B3" w:rsidR="00217703" w:rsidP="00217703" w:rsidRDefault="00217703" w14:paraId="3236C296" w14:textId="0E0B83E0">
            <w:pPr>
              <w:rPr>
                <w:rFonts w:eastAsia="Times New Roman" w:cs="CordiaUPC"/>
              </w:rPr>
            </w:pPr>
            <w:r>
              <w:t>bearer</w:t>
            </w:r>
          </w:p>
        </w:tc>
        <w:tc>
          <w:tcPr>
            <w:tcW w:w="549" w:type="pct"/>
            <w:gridSpan w:val="2"/>
            <w:tcMar/>
          </w:tcPr>
          <w:p w:rsidR="00217703" w:rsidP="00217703" w:rsidRDefault="00217703" w14:paraId="79D3B441" w14:textId="0E1542AD">
            <w:r>
              <w:t>Text Box</w:t>
            </w:r>
          </w:p>
        </w:tc>
        <w:tc>
          <w:tcPr>
            <w:tcW w:w="2818" w:type="pct"/>
            <w:gridSpan w:val="2"/>
            <w:tcMar/>
          </w:tcPr>
          <w:p w:rsidR="00217703" w:rsidP="00217703" w:rsidRDefault="00217703" w14:paraId="49B7288F" w14:textId="4C562B6A">
            <w:pPr>
              <w:rPr>
                <w:color w:val="FF0000"/>
              </w:rPr>
            </w:pPr>
            <w:r>
              <w:t xml:space="preserve">Label </w:t>
            </w:r>
            <w:r>
              <w:rPr>
                <w:rFonts w:cs="CordiaUPC"/>
                <w:cs/>
              </w:rPr>
              <w:t xml:space="preserve">: </w:t>
            </w:r>
            <w:r w:rsidRPr="00162EF8">
              <w:rPr>
                <w:rFonts w:cs="CordiaUPC"/>
                <w:color w:val="FF0000"/>
                <w:cs/>
              </w:rPr>
              <w:t>*</w:t>
            </w:r>
            <w:r>
              <w:rPr>
                <w:color w:val="FF0000"/>
              </w:rPr>
              <w:t>Bearer</w:t>
            </w:r>
          </w:p>
          <w:p w:rsidRPr="00AE503E" w:rsidR="00217703" w:rsidP="00217703" w:rsidRDefault="00217703" w14:paraId="7F488100" w14:textId="1A4BE2AF">
            <w:r>
              <w:t>Disable</w:t>
            </w:r>
          </w:p>
        </w:tc>
      </w:tr>
      <w:tr w:rsidRPr="00AE503E" w:rsidR="00217703" w:rsidTr="4801D386" w14:paraId="23B837A4" w14:textId="77777777">
        <w:trPr>
          <w:trHeight w:val="108"/>
        </w:trPr>
        <w:tc>
          <w:tcPr>
            <w:tcW w:w="1633" w:type="pct"/>
            <w:gridSpan w:val="2"/>
            <w:tcMar/>
          </w:tcPr>
          <w:p w:rsidR="00217703" w:rsidP="00217703" w:rsidRDefault="00217703" w14:paraId="72B08AB6" w14:textId="74127D91">
            <w:r>
              <w:t>serviceId</w:t>
            </w:r>
          </w:p>
        </w:tc>
        <w:tc>
          <w:tcPr>
            <w:tcW w:w="549" w:type="pct"/>
            <w:gridSpan w:val="2"/>
            <w:tcMar/>
          </w:tcPr>
          <w:p w:rsidR="00217703" w:rsidP="00217703" w:rsidRDefault="00217703" w14:paraId="79C66804" w14:textId="60ABA14A">
            <w:r>
              <w:t>Text Box</w:t>
            </w:r>
          </w:p>
        </w:tc>
        <w:tc>
          <w:tcPr>
            <w:tcW w:w="2818" w:type="pct"/>
            <w:gridSpan w:val="2"/>
            <w:tcMar/>
          </w:tcPr>
          <w:p w:rsidR="00217703" w:rsidP="00217703" w:rsidRDefault="00217703" w14:paraId="090F8BB9" w14:textId="685D8098">
            <w:pPr>
              <w:rPr>
                <w:color w:val="FF0000"/>
              </w:rPr>
            </w:pPr>
            <w:r>
              <w:t xml:space="preserve">Label </w:t>
            </w:r>
            <w:r>
              <w:rPr>
                <w:rFonts w:cs="CordiaUPC"/>
                <w:cs/>
              </w:rPr>
              <w:t xml:space="preserve">: </w:t>
            </w:r>
            <w:r>
              <w:rPr>
                <w:rFonts w:cs="CordiaUPC"/>
                <w:color w:val="FF0000"/>
                <w:cs/>
              </w:rPr>
              <w:t>*</w:t>
            </w:r>
            <w:r>
              <w:rPr>
                <w:rFonts w:cs="CordiaUPC"/>
                <w:color w:val="FF0000"/>
              </w:rPr>
              <w:t>Service ID</w:t>
            </w:r>
          </w:p>
          <w:p w:rsidR="00217703" w:rsidP="00217703" w:rsidRDefault="00217703" w14:paraId="4B91640E" w14:textId="346FFEB7">
            <w:r>
              <w:t>Disable</w:t>
            </w:r>
          </w:p>
        </w:tc>
      </w:tr>
      <w:tr w:rsidR="00217703" w:rsidTr="4801D386" w14:paraId="2060FC51" w14:textId="77777777">
        <w:trPr>
          <w:trHeight w:val="108"/>
        </w:trPr>
        <w:tc>
          <w:tcPr>
            <w:tcW w:w="5000" w:type="pct"/>
            <w:gridSpan w:val="6"/>
            <w:shd w:val="clear" w:color="auto" w:fill="C2D69B" w:themeFill="accent3" w:themeFillTint="99"/>
            <w:tcMar/>
          </w:tcPr>
          <w:p w:rsidR="00217703" w:rsidP="00217703" w:rsidRDefault="00217703" w14:paraId="0FEA08D1" w14:textId="407FB945">
            <w:pPr>
              <w:pStyle w:val="HeaderTable"/>
            </w:pPr>
            <w:r>
              <w:t>End Cost Code Section</w:t>
            </w:r>
          </w:p>
        </w:tc>
      </w:tr>
      <w:bookmarkEnd w:id="1"/>
      <w:tr w:rsidRPr="008979A8" w:rsidR="00217703" w:rsidTr="4801D386" w14:paraId="17184F27" w14:textId="77777777">
        <w:trPr>
          <w:trHeight w:val="108"/>
        </w:trPr>
        <w:tc>
          <w:tcPr>
            <w:tcW w:w="5000" w:type="pct"/>
            <w:gridSpan w:val="6"/>
            <w:shd w:val="clear" w:color="auto" w:fill="C2D69B" w:themeFill="accent3" w:themeFillTint="99"/>
            <w:tcMar/>
          </w:tcPr>
          <w:p w:rsidR="00217703" w:rsidP="00217703" w:rsidRDefault="00217703" w14:paraId="14799365" w14:textId="28B6AB81">
            <w:pPr>
              <w:pStyle w:val="HeaderTable"/>
            </w:pPr>
            <w:r>
              <w:t>End Promotion Pricing Section</w:t>
            </w:r>
          </w:p>
        </w:tc>
      </w:tr>
      <w:tr w:rsidR="00217703" w:rsidTr="4801D386" w14:paraId="34D2D4F7" w14:textId="77777777">
        <w:trPr>
          <w:trHeight w:val="108"/>
        </w:trPr>
        <w:tc>
          <w:tcPr>
            <w:tcW w:w="5000" w:type="pct"/>
            <w:gridSpan w:val="6"/>
            <w:shd w:val="clear" w:color="auto" w:fill="C2D69B" w:themeFill="accent3" w:themeFillTint="99"/>
            <w:tcMar/>
          </w:tcPr>
          <w:p w:rsidR="00217703" w:rsidP="00217703" w:rsidRDefault="00217703" w14:paraId="24C4787C" w14:textId="77777777">
            <w:pPr>
              <w:pStyle w:val="HeaderTable"/>
            </w:pPr>
            <w:r>
              <w:t>Partial Step Table Section</w:t>
            </w:r>
          </w:p>
          <w:p w:rsidRPr="000A49CC" w:rsidR="00217703" w:rsidP="00217703" w:rsidRDefault="00217703" w14:paraId="3858C423" w14:textId="2A8EFB94">
            <w:pPr>
              <w:spacing w:line="240" w:lineRule="auto"/>
            </w:pPr>
            <w:r w:rsidRPr="000A49CC">
              <w:t xml:space="preserve">Visible </w:t>
            </w:r>
            <w:r w:rsidRPr="000A49CC">
              <w:rPr>
                <w:rFonts w:hint="cs"/>
                <w:cs/>
              </w:rPr>
              <w:t>เมื่อ</w:t>
            </w:r>
            <w:r>
              <w:rPr>
                <w:rFonts w:hint="cs"/>
                <w:cs/>
              </w:rPr>
              <w:t xml:space="preserve"> </w:t>
            </w:r>
            <w:r>
              <w:t xml:space="preserve">poGroup </w:t>
            </w:r>
            <w:r>
              <w:rPr>
                <w:rFonts w:cs="CordiaUPC"/>
                <w:cs/>
              </w:rPr>
              <w:t>= “</w:t>
            </w:r>
            <w:r>
              <w:t>Mobile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>และ</w:t>
            </w:r>
            <w:r>
              <w:rPr>
                <w:rFonts w:cs="CordiaUPC"/>
                <w:cs/>
              </w:rPr>
              <w:t xml:space="preserve"> </w:t>
            </w:r>
            <w:r w:rsidRPr="000A49CC">
              <w:t xml:space="preserve">customerType </w:t>
            </w:r>
            <w:r w:rsidRPr="00FE67BE">
              <w:rPr>
                <w:cs/>
              </w:rPr>
              <w:t>= “</w:t>
            </w:r>
            <w:r w:rsidRPr="000A49CC">
              <w:t>Pre</w:t>
            </w:r>
            <w:r w:rsidRPr="00FE67BE">
              <w:rPr>
                <w:cs/>
              </w:rPr>
              <w:t>-</w:t>
            </w:r>
            <w:r w:rsidRPr="000A49CC">
              <w:t>paid</w:t>
            </w:r>
            <w:r w:rsidRPr="00FE67BE">
              <w:rPr>
                <w:cs/>
              </w:rPr>
              <w:t xml:space="preserve">” </w:t>
            </w:r>
            <w:r w:rsidRPr="000A49CC">
              <w:rPr>
                <w:rFonts w:hint="cs"/>
                <w:cs/>
              </w:rPr>
              <w:t xml:space="preserve">และ </w:t>
            </w:r>
            <w:r w:rsidRPr="000A49CC">
              <w:t xml:space="preserve">priceType </w:t>
            </w:r>
            <w:r w:rsidRPr="00FE67BE">
              <w:rPr>
                <w:cs/>
              </w:rPr>
              <w:t>= “</w:t>
            </w:r>
            <w:r w:rsidRPr="000A49CC">
              <w:t>Recurring</w:t>
            </w:r>
            <w:r w:rsidRPr="00FE67BE">
              <w:rPr>
                <w:cs/>
              </w:rPr>
              <w:t>”</w:t>
            </w:r>
          </w:p>
          <w:p w:rsidR="00217703" w:rsidP="00217703" w:rsidRDefault="00217703" w14:paraId="30E74F1D" w14:textId="40693C5F">
            <w:pPr>
              <w:spacing w:line="240" w:lineRule="auto"/>
            </w:pPr>
            <w:r w:rsidRPr="000A49CC">
              <w:rPr>
                <w:rFonts w:hint="cs"/>
                <w:cs/>
              </w:rPr>
              <w:t xml:space="preserve">ถ้าไม่ใช่ให้ </w:t>
            </w:r>
            <w:r w:rsidRPr="000A49CC">
              <w:t xml:space="preserve">Invisible </w:t>
            </w:r>
            <w:r w:rsidRPr="000A49CC">
              <w:rPr>
                <w:rFonts w:hint="cs"/>
                <w:cs/>
              </w:rPr>
              <w:t xml:space="preserve">และทำการ </w:t>
            </w:r>
            <w:r w:rsidRPr="00140006">
              <w:t xml:space="preserve">Clear </w:t>
            </w:r>
            <w:r w:rsidRPr="00140006">
              <w:rPr>
                <w:rFonts w:hint="cs"/>
                <w:cs/>
              </w:rPr>
              <w:t>ข้อมูล</w:t>
            </w:r>
          </w:p>
        </w:tc>
      </w:tr>
      <w:tr w:rsidR="00217703" w:rsidTr="4801D386" w14:paraId="0EE90CCC" w14:textId="77777777">
        <w:trPr>
          <w:trHeight w:val="108"/>
        </w:trPr>
        <w:tc>
          <w:tcPr>
            <w:tcW w:w="1633" w:type="pct"/>
            <w:gridSpan w:val="2"/>
            <w:tcMar/>
          </w:tcPr>
          <w:p w:rsidR="00217703" w:rsidP="00217703" w:rsidRDefault="00217703" w14:paraId="1740E1DF" w14:textId="77777777">
            <w:r>
              <w:t>partialStepCharge</w:t>
            </w:r>
          </w:p>
        </w:tc>
        <w:tc>
          <w:tcPr>
            <w:tcW w:w="549" w:type="pct"/>
            <w:gridSpan w:val="2"/>
            <w:tcMar/>
          </w:tcPr>
          <w:p w:rsidR="00217703" w:rsidP="00217703" w:rsidRDefault="00217703" w14:paraId="2F25EF32" w14:textId="77777777"/>
        </w:tc>
        <w:tc>
          <w:tcPr>
            <w:tcW w:w="2818" w:type="pct"/>
            <w:gridSpan w:val="2"/>
            <w:tcMar/>
          </w:tcPr>
          <w:p w:rsidR="00217703" w:rsidP="00217703" w:rsidRDefault="00217703" w14:paraId="5D561A11" w14:textId="77777777">
            <w:r>
              <w:rPr>
                <w:rFonts w:hint="cs"/>
                <w:cs/>
              </w:rPr>
              <w:t xml:space="preserve">แสดงใน </w:t>
            </w:r>
            <w:r>
              <w:t>Format</w:t>
            </w:r>
          </w:p>
          <w:p w:rsidR="00217703" w:rsidP="00217703" w:rsidRDefault="00217703" w14:paraId="4B32F443" w14:textId="77777777">
            <w:r>
              <w:rPr>
                <w:rFonts w:cs="Angsana New"/>
                <w:cs/>
              </w:rPr>
              <w:t>“</w:t>
            </w:r>
            <w:r>
              <w:t xml:space="preserve">Excluding VAT </w:t>
            </w:r>
            <w:r>
              <w:rPr>
                <w:rFonts w:cs="Angsana New"/>
                <w:cs/>
              </w:rPr>
              <w:t xml:space="preserve">” + </w:t>
            </w:r>
            <w:r>
              <w:t xml:space="preserve">partialStepChargeExcVat </w:t>
            </w:r>
            <w:r>
              <w:rPr>
                <w:rFonts w:cs="Angsana New"/>
                <w:cs/>
              </w:rPr>
              <w:t>+ “</w:t>
            </w:r>
            <w:r>
              <w:t>Baht</w:t>
            </w:r>
            <w:r>
              <w:rPr>
                <w:rFonts w:cs="Angsana New"/>
                <w:cs/>
              </w:rPr>
              <w:t>”</w:t>
            </w:r>
          </w:p>
          <w:p w:rsidR="00217703" w:rsidP="00217703" w:rsidRDefault="00217703" w14:paraId="7CD1925E" w14:textId="77777777">
            <w:r>
              <w:rPr>
                <w:rFonts w:cs="Angsana New"/>
                <w:cs/>
              </w:rPr>
              <w:t>“</w:t>
            </w:r>
            <w:r>
              <w:t xml:space="preserve">Including VAT </w:t>
            </w:r>
            <w:r>
              <w:rPr>
                <w:rFonts w:cs="Angsana New"/>
                <w:cs/>
              </w:rPr>
              <w:t xml:space="preserve">” + </w:t>
            </w:r>
            <w:r>
              <w:t xml:space="preserve">partialStepChargeIncVat </w:t>
            </w:r>
            <w:r>
              <w:rPr>
                <w:rFonts w:cs="Angsana New"/>
                <w:cs/>
              </w:rPr>
              <w:t>+ “</w:t>
            </w:r>
            <w:r>
              <w:t>Baht</w:t>
            </w:r>
            <w:r>
              <w:rPr>
                <w:rFonts w:cs="Angsana New"/>
                <w:cs/>
              </w:rPr>
              <w:t>”</w:t>
            </w:r>
          </w:p>
        </w:tc>
      </w:tr>
      <w:tr w:rsidR="00217703" w:rsidTr="4801D386" w14:paraId="68658F45" w14:textId="77777777">
        <w:trPr>
          <w:trHeight w:val="108"/>
        </w:trPr>
        <w:tc>
          <w:tcPr>
            <w:tcW w:w="1633" w:type="pct"/>
            <w:gridSpan w:val="2"/>
            <w:tcMar/>
          </w:tcPr>
          <w:p w:rsidR="00217703" w:rsidP="00217703" w:rsidRDefault="00217703" w14:paraId="21911C29" w14:textId="643C47D1">
            <w:r>
              <w:t>SMS Partial Step for Success</w:t>
            </w:r>
          </w:p>
        </w:tc>
        <w:tc>
          <w:tcPr>
            <w:tcW w:w="549" w:type="pct"/>
            <w:gridSpan w:val="2"/>
            <w:tcMar/>
          </w:tcPr>
          <w:p w:rsidR="00217703" w:rsidP="00217703" w:rsidRDefault="00217703" w14:paraId="56F21860" w14:textId="77777777"/>
        </w:tc>
        <w:tc>
          <w:tcPr>
            <w:tcW w:w="2818" w:type="pct"/>
            <w:gridSpan w:val="2"/>
            <w:tcMar/>
          </w:tcPr>
          <w:p w:rsidR="00217703" w:rsidP="00217703" w:rsidRDefault="00217703" w14:paraId="46E7CF27" w14:textId="77777777">
            <w:r>
              <w:rPr>
                <w:rFonts w:hint="cs"/>
                <w:cs/>
              </w:rPr>
              <w:t xml:space="preserve">แสดงใน </w:t>
            </w:r>
            <w:r>
              <w:t>Format</w:t>
            </w:r>
          </w:p>
          <w:p w:rsidR="00217703" w:rsidP="00217703" w:rsidRDefault="00217703" w14:paraId="40C52981" w14:textId="796F6968">
            <w:pPr>
              <w:rPr>
                <w:cs/>
              </w:rPr>
            </w:pPr>
            <w:r>
              <w:rPr>
                <w:rFonts w:cs="CordiaUPC"/>
                <w:cs/>
              </w:rPr>
              <w:t>“</w:t>
            </w:r>
            <w:r>
              <w:t xml:space="preserve">ENG </w:t>
            </w:r>
            <w:r>
              <w:rPr>
                <w:rFonts w:cs="CordiaUPC"/>
                <w:cs/>
              </w:rPr>
              <w:t xml:space="preserve">: ” + </w:t>
            </w:r>
            <w:r>
              <w:t>smsPartialStepforSuccessEn</w:t>
            </w:r>
          </w:p>
          <w:p w:rsidR="00217703" w:rsidP="00217703" w:rsidRDefault="00217703" w14:paraId="209DFFA8" w14:textId="35EA5298">
            <w:r>
              <w:rPr>
                <w:rFonts w:cs="CordiaUPC"/>
                <w:cs/>
              </w:rPr>
              <w:t>“</w:t>
            </w:r>
            <w:r>
              <w:t xml:space="preserve">THA </w:t>
            </w:r>
            <w:r>
              <w:rPr>
                <w:rFonts w:cs="CordiaUPC"/>
                <w:cs/>
              </w:rPr>
              <w:t xml:space="preserve">: ” + </w:t>
            </w:r>
            <w:r>
              <w:t>smsPartialStepforSuccessTh</w:t>
            </w:r>
          </w:p>
        </w:tc>
      </w:tr>
      <w:tr w:rsidR="00217703" w:rsidTr="4801D386" w14:paraId="731C787B" w14:textId="77777777">
        <w:trPr>
          <w:trHeight w:val="108"/>
        </w:trPr>
        <w:tc>
          <w:tcPr>
            <w:tcW w:w="1633" w:type="pct"/>
            <w:gridSpan w:val="2"/>
            <w:tcMar/>
          </w:tcPr>
          <w:p w:rsidR="00217703" w:rsidP="00217703" w:rsidRDefault="00217703" w14:paraId="1D9CB046" w14:textId="77777777">
            <w:r>
              <w:t>Bill Cycle</w:t>
            </w:r>
          </w:p>
        </w:tc>
        <w:tc>
          <w:tcPr>
            <w:tcW w:w="549" w:type="pct"/>
            <w:gridSpan w:val="2"/>
            <w:tcMar/>
          </w:tcPr>
          <w:p w:rsidR="00217703" w:rsidP="00217703" w:rsidRDefault="00217703" w14:paraId="1F232FD2" w14:textId="77777777"/>
        </w:tc>
        <w:tc>
          <w:tcPr>
            <w:tcW w:w="2818" w:type="pct"/>
            <w:gridSpan w:val="2"/>
            <w:tcMar/>
          </w:tcPr>
          <w:p w:rsidR="00217703" w:rsidP="00217703" w:rsidRDefault="00217703" w14:paraId="23EE3C38" w14:textId="77777777">
            <w:r>
              <w:rPr>
                <w:rFonts w:hint="cs"/>
                <w:cs/>
              </w:rPr>
              <w:t xml:space="preserve">แสดงใน </w:t>
            </w:r>
            <w:r>
              <w:t>Format</w:t>
            </w:r>
          </w:p>
          <w:p w:rsidR="00217703" w:rsidP="00217703" w:rsidRDefault="00217703" w14:paraId="0588FB47" w14:textId="77777777">
            <w:pPr>
              <w:rPr>
                <w:cs/>
              </w:rPr>
            </w:pPr>
            <w:r>
              <w:t xml:space="preserve">partialStepBillCycle </w:t>
            </w:r>
            <w:r>
              <w:rPr>
                <w:rFonts w:cs="Angsana New"/>
                <w:cs/>
              </w:rPr>
              <w:t xml:space="preserve">+ “ ” + </w:t>
            </w:r>
            <w:r>
              <w:t>partialStepBillCycleUnit</w:t>
            </w:r>
          </w:p>
        </w:tc>
      </w:tr>
      <w:tr w:rsidR="00217703" w:rsidTr="4801D386" w14:paraId="265D7882" w14:textId="77777777">
        <w:trPr>
          <w:trHeight w:val="108"/>
        </w:trPr>
        <w:tc>
          <w:tcPr>
            <w:tcW w:w="1633" w:type="pct"/>
            <w:gridSpan w:val="2"/>
            <w:tcMar/>
          </w:tcPr>
          <w:p w:rsidRPr="003A1FD8" w:rsidR="00217703" w:rsidP="00217703" w:rsidRDefault="00217703" w14:paraId="2646EE89" w14:textId="77777777">
            <w:pPr>
              <w:rPr>
                <w:rFonts w:cs="CordiaUPC"/>
              </w:rPr>
            </w:pPr>
            <w:r w:rsidRPr="003A1FD8">
              <w:rPr>
                <w:rFonts w:cs="CordiaUPC"/>
              </w:rPr>
              <w:t>Action</w:t>
            </w:r>
          </w:p>
          <w:p w:rsidR="00217703" w:rsidP="00217703" w:rsidRDefault="00217703" w14:paraId="0A39CE52" w14:textId="77777777">
            <w:r w:rsidRPr="009C3FE4">
              <w:rPr>
                <w:rFonts w:hint="cs" w:cs="Angsana New"/>
                <w:cs/>
              </w:rPr>
              <w:t>ปุ่ม</w:t>
            </w:r>
            <w:r w:rsidRPr="009C3FE4">
              <w:rPr>
                <w:rFonts w:cs="CordiaUPC"/>
              </w:rPr>
              <w:t>Edit</w:t>
            </w:r>
          </w:p>
        </w:tc>
        <w:tc>
          <w:tcPr>
            <w:tcW w:w="549" w:type="pct"/>
            <w:gridSpan w:val="2"/>
            <w:tcMar/>
          </w:tcPr>
          <w:p w:rsidR="00217703" w:rsidP="00217703" w:rsidRDefault="00217703" w14:paraId="66ACDD61" w14:textId="77777777">
            <w:r>
              <w:t>Button</w:t>
            </w:r>
          </w:p>
        </w:tc>
        <w:tc>
          <w:tcPr>
            <w:tcW w:w="2818" w:type="pct"/>
            <w:gridSpan w:val="2"/>
            <w:tcMar/>
          </w:tcPr>
          <w:p w:rsidR="00217703" w:rsidP="00217703" w:rsidRDefault="00217703" w14:paraId="10B5B7EB" w14:textId="77777777">
            <w:pPr>
              <w:rPr>
                <w:cs/>
              </w:rPr>
            </w:pPr>
            <w:r w:rsidRPr="0079598B">
              <w:rPr>
                <w:rFonts w:cs="Angsana New"/>
                <w:cs/>
              </w:rPr>
              <w:t xml:space="preserve">เมื่อกดปุ่มให้ทำการ </w:t>
            </w:r>
            <w:r w:rsidRPr="0079598B">
              <w:rPr>
                <w:rFonts w:cs="CordiaUPC"/>
              </w:rPr>
              <w:t>Visible Detail Section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และดึงข้อมูลของ </w:t>
            </w:r>
            <w:r>
              <w:rPr>
                <w:rFonts w:cs="CordiaUPC"/>
              </w:rPr>
              <w:t xml:space="preserve">Row </w:t>
            </w:r>
            <w:r>
              <w:rPr>
                <w:rFonts w:hint="cs" w:cs="Angsana New"/>
                <w:cs/>
              </w:rPr>
              <w:t>นั้นๆ มาแสดง</w:t>
            </w:r>
          </w:p>
        </w:tc>
      </w:tr>
      <w:tr w:rsidR="00217703" w:rsidTr="4801D386" w14:paraId="13208263" w14:textId="77777777">
        <w:trPr>
          <w:trHeight w:val="108"/>
        </w:trPr>
        <w:tc>
          <w:tcPr>
            <w:tcW w:w="1633" w:type="pct"/>
            <w:gridSpan w:val="2"/>
            <w:tcMar/>
          </w:tcPr>
          <w:p w:rsidRPr="003A1FD8" w:rsidR="00217703" w:rsidP="00217703" w:rsidRDefault="00217703" w14:paraId="6AE4C74D" w14:textId="77777777">
            <w:pPr>
              <w:rPr>
                <w:rFonts w:cs="CordiaUPC"/>
              </w:rPr>
            </w:pPr>
            <w:r w:rsidRPr="003A1FD8">
              <w:rPr>
                <w:rFonts w:cs="CordiaUPC"/>
              </w:rPr>
              <w:t>Action</w:t>
            </w:r>
          </w:p>
          <w:p w:rsidR="00217703" w:rsidP="00217703" w:rsidRDefault="00217703" w14:paraId="65BEB807" w14:textId="77777777">
            <w:r w:rsidRPr="009C3FE4">
              <w:rPr>
                <w:rFonts w:hint="cs" w:cs="Angsana New"/>
                <w:cs/>
              </w:rPr>
              <w:t xml:space="preserve">ปุ่ม </w:t>
            </w:r>
            <w:r w:rsidRPr="009C3FE4">
              <w:rPr>
                <w:rFonts w:cs="CordiaUPC"/>
              </w:rPr>
              <w:t>Delete</w:t>
            </w:r>
          </w:p>
        </w:tc>
        <w:tc>
          <w:tcPr>
            <w:tcW w:w="549" w:type="pct"/>
            <w:gridSpan w:val="2"/>
            <w:tcMar/>
          </w:tcPr>
          <w:p w:rsidR="00217703" w:rsidP="00217703" w:rsidRDefault="00217703" w14:paraId="60A6C37A" w14:textId="77777777">
            <w:r>
              <w:t>Button</w:t>
            </w:r>
          </w:p>
        </w:tc>
        <w:tc>
          <w:tcPr>
            <w:tcW w:w="2818" w:type="pct"/>
            <w:gridSpan w:val="2"/>
            <w:tcMar/>
          </w:tcPr>
          <w:p w:rsidR="00217703" w:rsidP="00217703" w:rsidRDefault="00217703" w14:paraId="78A5FE7A" w14:textId="77777777">
            <w:pPr>
              <w:rPr>
                <w:cs/>
              </w:rPr>
            </w:pPr>
            <w:r w:rsidRPr="0079598B">
              <w:rPr>
                <w:rFonts w:cs="Angsana New"/>
                <w:cs/>
              </w:rPr>
              <w:t>เมื่</w:t>
            </w:r>
            <w:r>
              <w:rPr>
                <w:rFonts w:hint="cs" w:cs="Angsana New"/>
                <w:cs/>
              </w:rPr>
              <w:t>อ</w:t>
            </w:r>
            <w:r w:rsidRPr="0079598B">
              <w:rPr>
                <w:rFonts w:cs="Angsana New"/>
                <w:cs/>
              </w:rPr>
              <w:t>กดปุ่มให้ทำการ</w:t>
            </w:r>
            <w:r>
              <w:rPr>
                <w:rFonts w:cs="CordiaUPC"/>
              </w:rPr>
              <w:t xml:space="preserve"> Delete </w:t>
            </w:r>
            <w:r>
              <w:rPr>
                <w:rFonts w:hint="cs" w:cs="Angsana New"/>
                <w:cs/>
              </w:rPr>
              <w:t xml:space="preserve">ข้อมูลของ </w:t>
            </w:r>
            <w:r>
              <w:rPr>
                <w:rFonts w:cs="CordiaUPC"/>
              </w:rPr>
              <w:t xml:space="preserve">Row </w:t>
            </w:r>
            <w:r>
              <w:rPr>
                <w:rFonts w:hint="cs" w:cs="Angsana New"/>
                <w:cs/>
              </w:rPr>
              <w:t>นั้นๆ</w:t>
            </w:r>
          </w:p>
        </w:tc>
      </w:tr>
      <w:tr w:rsidR="00217703" w:rsidTr="4801D386" w14:paraId="4C849A85" w14:textId="77777777">
        <w:trPr>
          <w:trHeight w:val="108"/>
        </w:trPr>
        <w:tc>
          <w:tcPr>
            <w:tcW w:w="1633" w:type="pct"/>
            <w:gridSpan w:val="2"/>
            <w:tcMar/>
          </w:tcPr>
          <w:p w:rsidR="00217703" w:rsidP="00217703" w:rsidRDefault="00217703" w14:paraId="6136D160" w14:textId="77777777">
            <w:r w:rsidRPr="003A1FD8">
              <w:rPr>
                <w:rFonts w:hint="cs" w:cs="Angsana New"/>
                <w:cs/>
              </w:rPr>
              <w:t xml:space="preserve">ปุ่ม </w:t>
            </w:r>
            <w:r w:rsidRPr="003A1FD8">
              <w:rPr>
                <w:rFonts w:cs="Angsana New"/>
                <w:cs/>
              </w:rPr>
              <w:t>+</w:t>
            </w:r>
          </w:p>
        </w:tc>
        <w:tc>
          <w:tcPr>
            <w:tcW w:w="549" w:type="pct"/>
            <w:gridSpan w:val="2"/>
            <w:tcMar/>
          </w:tcPr>
          <w:p w:rsidR="00217703" w:rsidP="00217703" w:rsidRDefault="00217703" w14:paraId="0F0B3FAC" w14:textId="77777777">
            <w:r>
              <w:t>Button</w:t>
            </w:r>
          </w:p>
        </w:tc>
        <w:tc>
          <w:tcPr>
            <w:tcW w:w="2818" w:type="pct"/>
            <w:gridSpan w:val="2"/>
            <w:tcMar/>
          </w:tcPr>
          <w:p w:rsidR="00217703" w:rsidP="00217703" w:rsidRDefault="00217703" w14:paraId="3D965D43" w14:textId="77777777">
            <w:pPr>
              <w:rPr>
                <w:cs/>
              </w:rPr>
            </w:pPr>
            <w:r w:rsidRPr="007D14C9">
              <w:rPr>
                <w:rFonts w:cs="Angsana New"/>
                <w:cs/>
              </w:rPr>
              <w:t xml:space="preserve">เมื่อกดปุ่มให้ทำการ </w:t>
            </w:r>
            <w:r w:rsidRPr="007D14C9">
              <w:rPr>
                <w:rFonts w:cs="CordiaUPC"/>
              </w:rPr>
              <w:t>Visible Detail Section</w:t>
            </w:r>
          </w:p>
        </w:tc>
      </w:tr>
      <w:tr w:rsidR="00217703" w:rsidTr="4801D386" w14:paraId="36B07D37" w14:textId="77777777">
        <w:trPr>
          <w:trHeight w:val="108"/>
        </w:trPr>
        <w:tc>
          <w:tcPr>
            <w:tcW w:w="5000" w:type="pct"/>
            <w:gridSpan w:val="6"/>
            <w:shd w:val="clear" w:color="auto" w:fill="C2D69B" w:themeFill="accent3" w:themeFillTint="99"/>
            <w:tcMar/>
          </w:tcPr>
          <w:p w:rsidR="00217703" w:rsidP="00217703" w:rsidRDefault="00217703" w14:paraId="1628CF96" w14:textId="77777777">
            <w:pPr>
              <w:pStyle w:val="HeaderTable"/>
            </w:pPr>
            <w:r>
              <w:t>End Partial Step Table Section</w:t>
            </w:r>
          </w:p>
        </w:tc>
      </w:tr>
      <w:tr w:rsidR="00217703" w:rsidTr="4801D386" w14:paraId="14A1B860" w14:textId="77777777">
        <w:trPr>
          <w:trHeight w:val="108"/>
        </w:trPr>
        <w:tc>
          <w:tcPr>
            <w:tcW w:w="5000" w:type="pct"/>
            <w:gridSpan w:val="6"/>
            <w:shd w:val="clear" w:color="auto" w:fill="C2D69B" w:themeFill="accent3" w:themeFillTint="99"/>
            <w:tcMar/>
          </w:tcPr>
          <w:p w:rsidR="00217703" w:rsidP="00217703" w:rsidRDefault="00217703" w14:paraId="2BC08B03" w14:textId="77777777">
            <w:pPr>
              <w:pStyle w:val="HeaderTable"/>
            </w:pPr>
            <w:r>
              <w:t>Partial Step Detail Section</w:t>
            </w:r>
          </w:p>
        </w:tc>
      </w:tr>
      <w:tr w:rsidR="00217703" w:rsidTr="4801D386" w14:paraId="65FA1748" w14:textId="77777777">
        <w:trPr>
          <w:trHeight w:val="108"/>
        </w:trPr>
        <w:tc>
          <w:tcPr>
            <w:tcW w:w="1633" w:type="pct"/>
            <w:gridSpan w:val="2"/>
            <w:tcMar/>
          </w:tcPr>
          <w:p w:rsidR="00217703" w:rsidP="00217703" w:rsidRDefault="00217703" w14:paraId="1B2AFCE4" w14:textId="77777777">
            <w:r>
              <w:t>partialStepChargeExcVat</w:t>
            </w:r>
          </w:p>
          <w:p w:rsidR="00217703" w:rsidP="00217703" w:rsidRDefault="00217703" w14:paraId="5B346B47" w14:textId="77777777"/>
        </w:tc>
        <w:tc>
          <w:tcPr>
            <w:tcW w:w="549" w:type="pct"/>
            <w:gridSpan w:val="2"/>
            <w:tcMar/>
          </w:tcPr>
          <w:p w:rsidR="00217703" w:rsidP="00217703" w:rsidRDefault="00217703" w14:paraId="05046255" w14:textId="77777777">
            <w:r>
              <w:t>Text Box</w:t>
            </w:r>
          </w:p>
        </w:tc>
        <w:tc>
          <w:tcPr>
            <w:tcW w:w="2818" w:type="pct"/>
            <w:gridSpan w:val="2"/>
            <w:tcMar/>
          </w:tcPr>
          <w:p w:rsidR="00217703" w:rsidP="00217703" w:rsidRDefault="00217703" w14:paraId="143CFAB3" w14:textId="77777777">
            <w:r>
              <w:t xml:space="preserve">Label </w:t>
            </w:r>
            <w:r>
              <w:rPr>
                <w:cs/>
              </w:rPr>
              <w:t xml:space="preserve">: </w:t>
            </w:r>
            <w:r w:rsidRPr="00F66DF9">
              <w:rPr>
                <w:color w:val="FF0000"/>
                <w:cs/>
              </w:rPr>
              <w:t>*</w:t>
            </w:r>
            <w:r>
              <w:rPr>
                <w:color w:val="FF0000"/>
              </w:rPr>
              <w:t>Partial Step Charge Excluding VAT</w:t>
            </w:r>
            <w:r>
              <w:rPr>
                <w:cs/>
              </w:rPr>
              <w:t xml:space="preserve"> : …… </w:t>
            </w:r>
            <w:r>
              <w:t>Baht</w:t>
            </w:r>
          </w:p>
          <w:p w:rsidR="00217703" w:rsidP="00217703" w:rsidRDefault="00217703" w14:paraId="026A51C3" w14:textId="77777777">
            <w:r>
              <w:rPr>
                <w:rFonts w:hint="cs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ใส่ได้เฉพาะตัวเลขและจุดทศนิยมเท่านั้น</w:t>
            </w:r>
          </w:p>
          <w:p w:rsidR="00217703" w:rsidP="00217703" w:rsidRDefault="00217703" w14:paraId="43CF6A2D" w14:textId="77777777">
            <w:r>
              <w:rPr>
                <w:rFonts w:hint="cs"/>
                <w:cs/>
              </w:rPr>
              <w:t xml:space="preserve">เมื่อ </w:t>
            </w:r>
            <w:r>
              <w:t xml:space="preserve">User </w:t>
            </w:r>
            <w:r>
              <w:rPr>
                <w:rFonts w:hint="cs"/>
                <w:cs/>
              </w:rPr>
              <w:t xml:space="preserve">กรอกข้อมูลที่ </w:t>
            </w:r>
            <w:r>
              <w:t xml:space="preserve">Field </w:t>
            </w:r>
            <w:r>
              <w:rPr>
                <w:rFonts w:hint="cs"/>
                <w:cs/>
              </w:rPr>
              <w:t>นี้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partialStepChargeIncVat </w:t>
            </w:r>
            <w:r>
              <w:rPr>
                <w:rFonts w:hint="cs"/>
                <w:cs/>
              </w:rPr>
              <w:t xml:space="preserve">มีค่าเป็นค่าว่างให้ระบบทำการคำนวนค่า </w:t>
            </w:r>
            <w:r>
              <w:t xml:space="preserve">partialStepChargeIncVat </w:t>
            </w:r>
            <w:r>
              <w:rPr>
                <w:rFonts w:hint="cs"/>
                <w:cs/>
              </w:rPr>
              <w:t>ตามสูตรดังนี้</w:t>
            </w:r>
            <w:r>
              <w:rPr>
                <w:rFonts w:cs="CordiaUPC"/>
                <w:cs/>
              </w:rPr>
              <w:t xml:space="preserve"> </w:t>
            </w:r>
            <w:r>
              <w:t xml:space="preserve">partialStepChargeExcVat </w:t>
            </w:r>
            <w:r>
              <w:rPr>
                <w:rFonts w:cs="Angsana New"/>
                <w:cs/>
              </w:rPr>
              <w:t>*</w:t>
            </w:r>
            <w:r>
              <w:t xml:space="preserve"> VAT </w:t>
            </w:r>
            <w:r>
              <w:rPr>
                <w:rFonts w:hint="cs"/>
                <w:cs/>
              </w:rPr>
              <w:t xml:space="preserve">และจะต้องปัดทศนิยมให้เหลือแค่ </w:t>
            </w:r>
            <w:r>
              <w:t xml:space="preserve">2 </w:t>
            </w:r>
            <w:r>
              <w:rPr>
                <w:rFonts w:hint="cs"/>
                <w:cs/>
              </w:rPr>
              <w:t>ตำแหน่งตามหลักคณิตศาสตร์</w:t>
            </w:r>
          </w:p>
          <w:p w:rsidR="00217703" w:rsidP="00217703" w:rsidRDefault="00217703" w14:paraId="07290D01" w14:textId="04CD3422">
            <w:pPr>
              <w:rPr>
                <w:rFonts w:cs="CordiaUPC"/>
              </w:rPr>
            </w:pPr>
            <w:r>
              <w:rPr>
                <w:rFonts w:hint="cs"/>
                <w:cs/>
              </w:rPr>
              <w:t xml:space="preserve">และถ้า </w:t>
            </w:r>
            <w:r>
              <w:t>partialStep</w:t>
            </w:r>
            <w:r>
              <w:rPr>
                <w:rFonts w:cs="CordiaUPC"/>
              </w:rPr>
              <w:t>BillCycle</w:t>
            </w:r>
            <w:r>
              <w:rPr>
                <w:rFonts w:hint="cs"/>
                <w:cs/>
              </w:rPr>
              <w:t xml:space="preserve">  มีค่าเป็นค่าว่าง ให้คำนวนค่า </w:t>
            </w:r>
            <w:r>
              <w:t>partialStep</w:t>
            </w:r>
            <w:r>
              <w:rPr>
                <w:rFonts w:cs="CordiaUPC"/>
              </w:rPr>
              <w:t>BillCycle</w:t>
            </w:r>
            <w:r>
              <w:rPr>
                <w:rFonts w:hint="cs" w:cs="Angsana New"/>
                <w:cs/>
              </w:rPr>
              <w:t xml:space="preserve"> ตามสูตรดังนี้ </w:t>
            </w:r>
            <w:r>
              <w:rPr>
                <w:rFonts w:cs="Angsana New"/>
                <w:cs/>
              </w:rPr>
              <w:t>(</w:t>
            </w:r>
            <w:r>
              <w:t>packageBillCycle</w:t>
            </w:r>
            <w:r>
              <w:rPr>
                <w:rFonts w:hint="cs"/>
                <w:cs/>
              </w:rPr>
              <w:t xml:space="preserve"> แปลงเป็น </w:t>
            </w:r>
            <w:r>
              <w:t xml:space="preserve">Hours </w:t>
            </w:r>
            <w:r>
              <w:rPr>
                <w:rFonts w:hint="cs"/>
                <w:cs/>
              </w:rPr>
              <w:t xml:space="preserve">ตามค่าที่ </w:t>
            </w:r>
            <w:r>
              <w:t xml:space="preserve">Configure </w:t>
            </w:r>
            <w:r>
              <w:rPr>
                <w:rFonts w:hint="cs"/>
                <w:cs/>
              </w:rPr>
              <w:t xml:space="preserve">ใน </w:t>
            </w:r>
            <w:r>
              <w:t>FLW_CFG_LOV</w:t>
            </w:r>
            <w:r>
              <w:rPr>
                <w:rFonts w:cs="Angsana New"/>
                <w:cs/>
              </w:rPr>
              <w:t>) * (</w:t>
            </w:r>
            <w:r>
              <w:t xml:space="preserve">1 </w:t>
            </w:r>
            <w:r>
              <w:rPr>
                <w:rFonts w:cs="Angsana New"/>
                <w:cs/>
              </w:rPr>
              <w:t>– ((</w:t>
            </w:r>
            <w:r>
              <w:t>chargeIncludingVAT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 xml:space="preserve">– </w:t>
            </w:r>
            <w:r>
              <w:t>partialStepChargeIncVat</w:t>
            </w:r>
            <w:r>
              <w:rPr>
                <w:rFonts w:cs="Angsana New"/>
                <w:cs/>
              </w:rPr>
              <w:t xml:space="preserve">)/ </w:t>
            </w:r>
            <w:r>
              <w:t>chargeIncludingVAT</w:t>
            </w:r>
            <w:r>
              <w:rPr>
                <w:rFonts w:cs="Angsana New"/>
                <w:cs/>
              </w:rPr>
              <w:t xml:space="preserve">) / </w:t>
            </w:r>
            <w:r>
              <w:t>24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>และจะต้องปัดทศนิยมลง</w:t>
            </w:r>
          </w:p>
          <w:p w:rsidR="00217703" w:rsidP="00217703" w:rsidRDefault="00217703" w14:paraId="4CE4A2E0" w14:textId="2D74D823">
            <w:pPr>
              <w:rPr>
                <w:rFonts w:cs="CordiaUPC"/>
              </w:rPr>
            </w:pPr>
            <w:r>
              <w:rPr>
                <w:rFonts w:hint="cs" w:cs="CordiaUPC"/>
                <w:cs/>
              </w:rPr>
              <w:t>โดยใช้</w:t>
            </w:r>
            <w:r>
              <w:rPr>
                <w:rFonts w:hint="cs"/>
                <w:cs/>
              </w:rPr>
              <w:t xml:space="preserve"> </w:t>
            </w:r>
            <w:r>
              <w:t>chargeIncludingVAT</w:t>
            </w:r>
            <w:r>
              <w:rPr>
                <w:rFonts w:hint="cs"/>
                <w:cs/>
              </w:rPr>
              <w:t xml:space="preserve"> ที่</w:t>
            </w:r>
            <w:r>
              <w:t xml:space="preserve"> Promotion Pricing Detail </w:t>
            </w:r>
            <w:r>
              <w:rPr>
                <w:rFonts w:hint="cs"/>
                <w:cs/>
              </w:rPr>
              <w:t xml:space="preserve">ใน </w:t>
            </w:r>
            <w:r>
              <w:t xml:space="preserve">Row </w:t>
            </w:r>
            <w:r>
              <w:rPr>
                <w:rFonts w:hint="cs"/>
                <w:cs/>
              </w:rPr>
              <w:t xml:space="preserve">ที่ </w:t>
            </w:r>
            <w:r>
              <w:t>chargeIncludingVAT</w:t>
            </w:r>
            <w:r>
              <w:rPr>
                <w:rFonts w:hint="cs"/>
                <w:cs/>
              </w:rPr>
              <w:t xml:space="preserve"> มีค่าสูงที่สุด</w:t>
            </w:r>
            <w:r>
              <w:rPr>
                <w:rFonts w:hint="cs" w:cs="Angsana New"/>
                <w:cs/>
              </w:rPr>
              <w:t xml:space="preserve">และถ้า </w:t>
            </w:r>
            <w:r>
              <w:t>partialStep</w:t>
            </w:r>
            <w:r>
              <w:rPr>
                <w:rFonts w:cs="CordiaUPC"/>
              </w:rPr>
              <w:t xml:space="preserve">BillCycleUnit </w:t>
            </w:r>
            <w:r>
              <w:rPr>
                <w:rFonts w:hint="cs" w:cs="Angsana New"/>
                <w:cs/>
              </w:rPr>
              <w:t>มีค่าเป็นค่าว่าง ให้</w:t>
            </w:r>
            <w:r>
              <w:rPr>
                <w:rFonts w:cs="CordiaUPC"/>
              </w:rPr>
              <w:t xml:space="preserve"> Default </w:t>
            </w:r>
            <w:r>
              <w:rPr>
                <w:rFonts w:hint="cs" w:cs="Angsana New"/>
                <w:cs/>
              </w:rPr>
              <w:t xml:space="preserve">ค่า </w:t>
            </w:r>
            <w:r>
              <w:t>partialStep</w:t>
            </w:r>
            <w:r>
              <w:rPr>
                <w:rFonts w:cs="CordiaUPC"/>
              </w:rPr>
              <w:t xml:space="preserve">BillCycleUnit </w:t>
            </w:r>
            <w:r>
              <w:rPr>
                <w:rFonts w:hint="cs" w:cs="Angsana New"/>
                <w:cs/>
              </w:rPr>
              <w:t xml:space="preserve">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Days</w:t>
            </w:r>
            <w:r>
              <w:rPr>
                <w:rFonts w:cs="Angsana New"/>
                <w:cs/>
              </w:rPr>
              <w:t>”</w:t>
            </w:r>
          </w:p>
          <w:p w:rsidR="00217703" w:rsidP="00217703" w:rsidRDefault="00217703" w14:paraId="7A493819" w14:textId="77777777"/>
        </w:tc>
      </w:tr>
      <w:tr w:rsidR="00217703" w:rsidTr="4801D386" w14:paraId="474EF11E" w14:textId="77777777">
        <w:trPr>
          <w:trHeight w:val="108"/>
        </w:trPr>
        <w:tc>
          <w:tcPr>
            <w:tcW w:w="1633" w:type="pct"/>
            <w:gridSpan w:val="2"/>
            <w:tcMar/>
          </w:tcPr>
          <w:p w:rsidR="00217703" w:rsidP="00217703" w:rsidRDefault="00217703" w14:paraId="465C1D44" w14:textId="77777777">
            <w:r>
              <w:t>partialStepChargeIncVat</w:t>
            </w:r>
          </w:p>
          <w:p w:rsidR="00217703" w:rsidP="00217703" w:rsidRDefault="00217703" w14:paraId="56DB9A0F" w14:textId="77777777"/>
        </w:tc>
        <w:tc>
          <w:tcPr>
            <w:tcW w:w="549" w:type="pct"/>
            <w:gridSpan w:val="2"/>
            <w:tcMar/>
          </w:tcPr>
          <w:p w:rsidR="00217703" w:rsidP="00217703" w:rsidRDefault="00217703" w14:paraId="41B221EB" w14:textId="77777777">
            <w:r>
              <w:t>Text Box</w:t>
            </w:r>
          </w:p>
        </w:tc>
        <w:tc>
          <w:tcPr>
            <w:tcW w:w="2818" w:type="pct"/>
            <w:gridSpan w:val="2"/>
            <w:tcMar/>
          </w:tcPr>
          <w:p w:rsidR="00217703" w:rsidP="00217703" w:rsidRDefault="00217703" w14:paraId="69CC007F" w14:textId="77777777">
            <w:r>
              <w:t xml:space="preserve">Label </w:t>
            </w:r>
            <w:r>
              <w:rPr>
                <w:cs/>
              </w:rPr>
              <w:t xml:space="preserve">: </w:t>
            </w:r>
            <w:r w:rsidRPr="00F66DF9">
              <w:rPr>
                <w:color w:val="FF0000"/>
                <w:cs/>
              </w:rPr>
              <w:t>*</w:t>
            </w:r>
            <w:r>
              <w:rPr>
                <w:color w:val="FF0000"/>
              </w:rPr>
              <w:t>Partial Step Charge Including VAT</w:t>
            </w:r>
            <w:r>
              <w:rPr>
                <w:cs/>
              </w:rPr>
              <w:t xml:space="preserve">: …… </w:t>
            </w:r>
            <w:r>
              <w:t>Baht</w:t>
            </w:r>
          </w:p>
          <w:p w:rsidR="00217703" w:rsidP="00217703" w:rsidRDefault="00217703" w14:paraId="523BF6F4" w14:textId="77777777">
            <w:r>
              <w:rPr>
                <w:rFonts w:hint="cs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ใส่ได้เฉพาะตัวเลขและจุดทศนิยมเท่านั้น</w:t>
            </w:r>
          </w:p>
          <w:p w:rsidR="00217703" w:rsidP="00217703" w:rsidRDefault="00217703" w14:paraId="617DE147" w14:textId="77777777">
            <w:r>
              <w:rPr>
                <w:rFonts w:hint="cs"/>
                <w:cs/>
              </w:rPr>
              <w:t xml:space="preserve">เมื่อ </w:t>
            </w:r>
            <w:r>
              <w:t xml:space="preserve">User </w:t>
            </w:r>
            <w:r>
              <w:rPr>
                <w:rFonts w:hint="cs"/>
                <w:cs/>
              </w:rPr>
              <w:t xml:space="preserve">กรอกข้อมูลที่ </w:t>
            </w:r>
            <w:r>
              <w:t xml:space="preserve">Field </w:t>
            </w:r>
            <w:r>
              <w:rPr>
                <w:rFonts w:hint="cs"/>
                <w:cs/>
              </w:rPr>
              <w:t>นี้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partialStepChargeExcVat </w:t>
            </w:r>
            <w:r>
              <w:rPr>
                <w:rFonts w:hint="cs"/>
                <w:cs/>
              </w:rPr>
              <w:t xml:space="preserve">มีค่าเป็นค่าว่างให้ระบบทำการคำนวนค่า </w:t>
            </w:r>
            <w:r>
              <w:t xml:space="preserve">partialStepChargeExcVat </w:t>
            </w:r>
            <w:r>
              <w:rPr>
                <w:rFonts w:hint="cs"/>
                <w:cs/>
              </w:rPr>
              <w:t>ตามสูตรดังนี้</w:t>
            </w:r>
            <w:r>
              <w:t xml:space="preserve"> partialStepChargeIncVat </w:t>
            </w:r>
            <w:r>
              <w:rPr>
                <w:rFonts w:cs="Angsana New"/>
                <w:cs/>
              </w:rPr>
              <w:t xml:space="preserve">/ </w:t>
            </w:r>
            <w:r>
              <w:t xml:space="preserve">VAT </w:t>
            </w:r>
            <w:r>
              <w:rPr>
                <w:rFonts w:hint="cs"/>
                <w:cs/>
              </w:rPr>
              <w:t xml:space="preserve">และจะต้องปัดทศนิยมให้เหลือแค่ </w:t>
            </w:r>
            <w:r>
              <w:t xml:space="preserve">2 </w:t>
            </w:r>
            <w:r>
              <w:rPr>
                <w:rFonts w:hint="cs"/>
                <w:cs/>
              </w:rPr>
              <w:t>ตำแหน่งตามหลักคณิตศาสตร์</w:t>
            </w:r>
          </w:p>
          <w:p w:rsidR="00217703" w:rsidP="00217703" w:rsidRDefault="00217703" w14:paraId="35385D8D" w14:textId="73C7770E">
            <w:pPr>
              <w:rPr>
                <w:rFonts w:cs="CordiaUPC"/>
              </w:rPr>
            </w:pPr>
            <w:r>
              <w:rPr>
                <w:rFonts w:hint="cs"/>
                <w:cs/>
              </w:rPr>
              <w:t xml:space="preserve">และถ้า </w:t>
            </w:r>
            <w:r>
              <w:t>partialStep</w:t>
            </w:r>
            <w:r>
              <w:rPr>
                <w:rFonts w:cs="CordiaUPC"/>
              </w:rPr>
              <w:t>BillCycle</w:t>
            </w:r>
            <w:r>
              <w:rPr>
                <w:rFonts w:hint="cs"/>
                <w:cs/>
              </w:rPr>
              <w:t xml:space="preserve">  มีค่าเป็นค่าว่าง ให้คำนวนค่า </w:t>
            </w:r>
            <w:r>
              <w:t>partialStep</w:t>
            </w:r>
            <w:r>
              <w:rPr>
                <w:rFonts w:cs="CordiaUPC"/>
              </w:rPr>
              <w:t>BillCycle</w:t>
            </w:r>
            <w:r>
              <w:rPr>
                <w:rFonts w:hint="cs" w:cs="Angsana New"/>
                <w:cs/>
              </w:rPr>
              <w:t xml:space="preserve"> ตามสูตรดังนี้ </w:t>
            </w:r>
            <w:r>
              <w:rPr>
                <w:rFonts w:cs="Angsana New"/>
                <w:cs/>
              </w:rPr>
              <w:t>(</w:t>
            </w:r>
            <w:r>
              <w:t>packageBillCycle</w:t>
            </w:r>
            <w:r>
              <w:rPr>
                <w:rFonts w:hint="cs"/>
                <w:cs/>
              </w:rPr>
              <w:t xml:space="preserve"> แปลงเป็น </w:t>
            </w:r>
            <w:r>
              <w:t xml:space="preserve">Hours </w:t>
            </w:r>
            <w:r>
              <w:rPr>
                <w:rFonts w:hint="cs"/>
                <w:cs/>
              </w:rPr>
              <w:t xml:space="preserve">ตามค่าที่ </w:t>
            </w:r>
            <w:r>
              <w:t xml:space="preserve">Configure </w:t>
            </w:r>
            <w:r>
              <w:rPr>
                <w:rFonts w:hint="cs"/>
                <w:cs/>
              </w:rPr>
              <w:t xml:space="preserve">ใน </w:t>
            </w:r>
            <w:r>
              <w:t>FLW_CFG_LOV</w:t>
            </w:r>
            <w:r>
              <w:rPr>
                <w:rFonts w:cs="Angsana New"/>
                <w:cs/>
              </w:rPr>
              <w:t>) * (</w:t>
            </w:r>
            <w:r>
              <w:t xml:space="preserve">1 </w:t>
            </w:r>
            <w:r>
              <w:rPr>
                <w:rFonts w:cs="Angsana New"/>
                <w:cs/>
              </w:rPr>
              <w:t>– ((</w:t>
            </w:r>
            <w:r>
              <w:t>chargeIncludingVAT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 xml:space="preserve">– </w:t>
            </w:r>
            <w:r>
              <w:t>partialStepChargeIncVat</w:t>
            </w:r>
            <w:r>
              <w:rPr>
                <w:rFonts w:cs="Angsana New"/>
                <w:cs/>
              </w:rPr>
              <w:t xml:space="preserve">)/ </w:t>
            </w:r>
            <w:r>
              <w:t>chargeIncludingVAT</w:t>
            </w:r>
            <w:r>
              <w:rPr>
                <w:rFonts w:cs="Angsana New"/>
                <w:cs/>
              </w:rPr>
              <w:t xml:space="preserve">) / </w:t>
            </w:r>
            <w:r>
              <w:t>24</w:t>
            </w:r>
          </w:p>
          <w:p w:rsidR="00217703" w:rsidP="00217703" w:rsidRDefault="00217703" w14:paraId="462F399D" w14:textId="4EF16DCC">
            <w:pPr>
              <w:rPr>
                <w:rFonts w:cs="CordiaUPC"/>
              </w:rPr>
            </w:pPr>
            <w:r>
              <w:rPr>
                <w:rFonts w:hint="cs" w:cs="CordiaUPC"/>
                <w:cs/>
              </w:rPr>
              <w:t>โดยใช้</w:t>
            </w:r>
            <w:r>
              <w:rPr>
                <w:rFonts w:hint="cs"/>
                <w:cs/>
              </w:rPr>
              <w:t xml:space="preserve"> </w:t>
            </w:r>
            <w:r>
              <w:t>chargeIncludingVAT</w:t>
            </w:r>
            <w:r>
              <w:rPr>
                <w:rFonts w:hint="cs"/>
                <w:cs/>
              </w:rPr>
              <w:t xml:space="preserve">  ที่</w:t>
            </w:r>
            <w:r>
              <w:t xml:space="preserve"> Promotion Pricing Detail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ใน </w:t>
            </w:r>
            <w:r>
              <w:t xml:space="preserve">Row </w:t>
            </w:r>
            <w:r>
              <w:rPr>
                <w:rFonts w:hint="cs"/>
                <w:cs/>
              </w:rPr>
              <w:t xml:space="preserve">ที่ </w:t>
            </w:r>
            <w:r>
              <w:t>chargeIncludingVAT</w:t>
            </w:r>
            <w:r>
              <w:rPr>
                <w:rFonts w:hint="cs"/>
                <w:cs/>
              </w:rPr>
              <w:t xml:space="preserve">  มีค่าสูงที่สุด</w:t>
            </w:r>
          </w:p>
          <w:p w:rsidR="00217703" w:rsidP="00217703" w:rsidRDefault="00217703" w14:paraId="4E69AE42" w14:textId="77777777">
            <w:r>
              <w:rPr>
                <w:rFonts w:hint="cs" w:cs="Angsana New"/>
                <w:cs/>
              </w:rPr>
              <w:t xml:space="preserve">และถ้า </w:t>
            </w:r>
            <w:r>
              <w:t>partialStep</w:t>
            </w:r>
            <w:r>
              <w:rPr>
                <w:rFonts w:cs="CordiaUPC"/>
              </w:rPr>
              <w:t xml:space="preserve">BillCycleUnit </w:t>
            </w:r>
            <w:r>
              <w:rPr>
                <w:rFonts w:hint="cs" w:cs="Angsana New"/>
                <w:cs/>
              </w:rPr>
              <w:t>มีค่าเป็นค่าว่าง ให้</w:t>
            </w:r>
            <w:r>
              <w:rPr>
                <w:rFonts w:cs="CordiaUPC"/>
              </w:rPr>
              <w:t xml:space="preserve"> Default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ค่า </w:t>
            </w:r>
            <w:r>
              <w:t>partialStep</w:t>
            </w:r>
            <w:r>
              <w:rPr>
                <w:rFonts w:cs="CordiaUPC"/>
              </w:rPr>
              <w:t xml:space="preserve">BillCycleUnit </w:t>
            </w:r>
            <w:r>
              <w:rPr>
                <w:rFonts w:hint="cs" w:cs="Angsana New"/>
                <w:cs/>
              </w:rPr>
              <w:t xml:space="preserve">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Days</w:t>
            </w:r>
            <w:r>
              <w:rPr>
                <w:rFonts w:cs="Angsana New"/>
                <w:cs/>
              </w:rPr>
              <w:t>”</w:t>
            </w:r>
          </w:p>
        </w:tc>
      </w:tr>
      <w:tr w:rsidR="00217703" w:rsidTr="4801D386" w14:paraId="772DC0DC" w14:textId="77777777">
        <w:trPr>
          <w:trHeight w:val="108"/>
        </w:trPr>
        <w:tc>
          <w:tcPr>
            <w:tcW w:w="1633" w:type="pct"/>
            <w:gridSpan w:val="2"/>
            <w:tcMar/>
          </w:tcPr>
          <w:p w:rsidR="00217703" w:rsidP="00217703" w:rsidRDefault="00217703" w14:paraId="3A84EF41" w14:textId="77777777">
            <w:r>
              <w:t>partialStep</w:t>
            </w:r>
            <w:r>
              <w:rPr>
                <w:rFonts w:cs="CordiaUPC"/>
              </w:rPr>
              <w:t>BillCycle</w:t>
            </w:r>
          </w:p>
        </w:tc>
        <w:tc>
          <w:tcPr>
            <w:tcW w:w="549" w:type="pct"/>
            <w:gridSpan w:val="2"/>
            <w:tcMar/>
          </w:tcPr>
          <w:p w:rsidR="00217703" w:rsidP="00217703" w:rsidRDefault="00217703" w14:paraId="18DB64E9" w14:textId="77777777">
            <w:r>
              <w:rPr>
                <w:rFonts w:cs="CordiaUPC"/>
              </w:rPr>
              <w:t>Text Box</w:t>
            </w:r>
          </w:p>
        </w:tc>
        <w:tc>
          <w:tcPr>
            <w:tcW w:w="2818" w:type="pct"/>
            <w:gridSpan w:val="2"/>
            <w:tcMar/>
          </w:tcPr>
          <w:p w:rsidR="00217703" w:rsidP="00217703" w:rsidRDefault="00217703" w14:paraId="33BAFF62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 xml:space="preserve">Label </w:t>
            </w:r>
            <w:r w:rsidRPr="008979A8">
              <w:rPr>
                <w:rFonts w:cs="Angsana New"/>
                <w:cs/>
              </w:rPr>
              <w:t xml:space="preserve">:  </w:t>
            </w:r>
            <w:r>
              <w:rPr>
                <w:rFonts w:cs="Angsana New"/>
                <w:color w:val="FF0000"/>
                <w:cs/>
              </w:rPr>
              <w:t>*</w:t>
            </w:r>
            <w:r>
              <w:rPr>
                <w:rFonts w:cs="CordiaUPC"/>
                <w:color w:val="FF0000"/>
                <w:cs/>
              </w:rPr>
              <w:t xml:space="preserve"> </w:t>
            </w:r>
            <w:r>
              <w:rPr>
                <w:color w:val="FF0000"/>
              </w:rPr>
              <w:t xml:space="preserve">Partial Step </w:t>
            </w:r>
            <w:r>
              <w:rPr>
                <w:rFonts w:cs="CordiaUPC"/>
                <w:color w:val="FF0000"/>
              </w:rPr>
              <w:t xml:space="preserve">Bill Cycle </w:t>
            </w:r>
            <w:r w:rsidRPr="0096008C">
              <w:rPr>
                <w:rFonts w:cs="Angsana New"/>
                <w:cs/>
              </w:rPr>
              <w:t>: …</w:t>
            </w:r>
            <w:r w:rsidRPr="0096008C">
              <w:rPr>
                <w:rFonts w:cs="CordiaUPC"/>
              </w:rPr>
              <w:t>Value</w:t>
            </w:r>
            <w:r w:rsidRPr="0096008C">
              <w:rPr>
                <w:rFonts w:cs="Angsana New"/>
                <w:cs/>
              </w:rPr>
              <w:t>… …</w:t>
            </w:r>
            <w:r w:rsidRPr="0096008C">
              <w:rPr>
                <w:rFonts w:cs="CordiaUPC"/>
              </w:rPr>
              <w:t>Unit</w:t>
            </w:r>
            <w:r w:rsidRPr="0096008C">
              <w:rPr>
                <w:rFonts w:cs="Angsana New"/>
                <w:cs/>
              </w:rPr>
              <w:t>…</w:t>
            </w:r>
          </w:p>
          <w:p w:rsidR="00217703" w:rsidP="00217703" w:rsidRDefault="00217703" w14:paraId="27E42A0B" w14:textId="77777777">
            <w:r>
              <w:rPr>
                <w:rFonts w:hint="cs" w:cs="Angsana New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>:</w:t>
            </w:r>
            <w:r>
              <w:rPr>
                <w:rFonts w:hint="cs" w:cs="Angsana New"/>
                <w:cs/>
              </w:rPr>
              <w:t xml:space="preserve"> ใส่ได้เฉพาะตัวเลขเท่านั้น</w:t>
            </w:r>
          </w:p>
        </w:tc>
      </w:tr>
      <w:tr w:rsidR="00217703" w:rsidTr="4801D386" w14:paraId="38A07A8B" w14:textId="77777777">
        <w:trPr>
          <w:trHeight w:val="108"/>
        </w:trPr>
        <w:tc>
          <w:tcPr>
            <w:tcW w:w="1633" w:type="pct"/>
            <w:gridSpan w:val="2"/>
            <w:tcMar/>
          </w:tcPr>
          <w:p w:rsidR="00217703" w:rsidP="00217703" w:rsidRDefault="00217703" w14:paraId="314CA219" w14:textId="77777777">
            <w:r>
              <w:t>partialStep</w:t>
            </w:r>
            <w:r>
              <w:rPr>
                <w:rFonts w:cs="CordiaUPC"/>
              </w:rPr>
              <w:t>BillCycleUnit</w:t>
            </w:r>
          </w:p>
        </w:tc>
        <w:tc>
          <w:tcPr>
            <w:tcW w:w="549" w:type="pct"/>
            <w:gridSpan w:val="2"/>
            <w:tcMar/>
          </w:tcPr>
          <w:p w:rsidR="00217703" w:rsidP="00217703" w:rsidRDefault="00217703" w14:paraId="63F35B64" w14:textId="77777777">
            <w:r w:rsidRPr="008979A8">
              <w:rPr>
                <w:rFonts w:cs="CordiaUPC"/>
              </w:rPr>
              <w:t>Drop Down List</w:t>
            </w:r>
          </w:p>
        </w:tc>
        <w:tc>
          <w:tcPr>
            <w:tcW w:w="2818" w:type="pct"/>
            <w:gridSpan w:val="2"/>
            <w:tcMar/>
          </w:tcPr>
          <w:p w:rsidR="00217703" w:rsidP="00217703" w:rsidRDefault="00217703" w14:paraId="0A060205" w14:textId="77777777">
            <w:pPr>
              <w:spacing w:after="160" w:line="259" w:lineRule="auto"/>
              <w:rPr>
                <w:rFonts w:cs="CordiaUPC"/>
              </w:rPr>
            </w:pPr>
            <w:r w:rsidRPr="008979A8">
              <w:rPr>
                <w:rFonts w:cs="Angsana New"/>
                <w:cs/>
              </w:rPr>
              <w:t xml:space="preserve">อยู่บรรทัดเดียวกับ </w:t>
            </w:r>
            <w:r>
              <w:t>partialStep</w:t>
            </w:r>
            <w:r>
              <w:rPr>
                <w:rFonts w:cs="CordiaUPC"/>
              </w:rPr>
              <w:t>BillCycle</w:t>
            </w:r>
          </w:p>
          <w:p w:rsidR="00217703" w:rsidP="00217703" w:rsidRDefault="00217703" w14:paraId="23882281" w14:textId="77777777">
            <w:r w:rsidRPr="001142BC">
              <w:t xml:space="preserve">List of Value </w:t>
            </w:r>
            <w:r w:rsidRPr="001142BC">
              <w:rPr>
                <w:rFonts w:cs="Angsana New"/>
                <w:cs/>
              </w:rPr>
              <w:t xml:space="preserve">: </w:t>
            </w:r>
            <w:r w:rsidRPr="00B916D9">
              <w:rPr>
                <w:rFonts w:cs="Angsana New"/>
                <w:cs/>
              </w:rPr>
              <w:t>ดึงข้อมูลจาก</w:t>
            </w:r>
            <w:r w:rsidRPr="00B916D9">
              <w:rPr>
                <w:rFonts w:cs="CordiaUPC"/>
              </w:rPr>
              <w:t xml:space="preserve">DB </w:t>
            </w:r>
            <w:r w:rsidRPr="00B916D9">
              <w:rPr>
                <w:rFonts w:cs="Angsana New"/>
                <w:cs/>
              </w:rPr>
              <w:t xml:space="preserve">ที่ </w:t>
            </w:r>
            <w:r w:rsidRPr="00B916D9">
              <w:rPr>
                <w:rFonts w:cs="CordiaUPC"/>
              </w:rPr>
              <w:t xml:space="preserve">Table FLW_CFG_LOV </w:t>
            </w:r>
            <w:r w:rsidRPr="00B916D9">
              <w:rPr>
                <w:rFonts w:cs="Angsana New"/>
                <w:cs/>
              </w:rPr>
              <w:t xml:space="preserve">โดย </w:t>
            </w:r>
            <w:r w:rsidRPr="00B916D9">
              <w:rPr>
                <w:rFonts w:cs="CordiaUPC"/>
              </w:rPr>
              <w:t xml:space="preserve">group_type </w:t>
            </w:r>
            <w:r w:rsidRPr="00B916D9">
              <w:rPr>
                <w:rFonts w:cs="Angsana New"/>
                <w:cs/>
              </w:rPr>
              <w:t>= ‘</w:t>
            </w:r>
            <w:r w:rsidRPr="008979A8">
              <w:rPr>
                <w:rFonts w:cs="CordiaUPC"/>
              </w:rPr>
              <w:t>Duration</w:t>
            </w:r>
            <w:r>
              <w:rPr>
                <w:rFonts w:cs="CordiaUPC"/>
              </w:rPr>
              <w:t xml:space="preserve"> Unit</w:t>
            </w:r>
            <w:r>
              <w:rPr>
                <w:rFonts w:cs="Angsana New"/>
                <w:cs/>
              </w:rPr>
              <w:t xml:space="preserve">’ </w:t>
            </w:r>
            <w:r>
              <w:rPr>
                <w:rFonts w:hint="cs" w:cs="Angsana New"/>
                <w:cs/>
              </w:rPr>
              <w:t xml:space="preserve">และ </w:t>
            </w:r>
            <w:r>
              <w:rPr>
                <w:rFonts w:cs="CordiaUPC"/>
              </w:rPr>
              <w:t xml:space="preserve">par_row_id_concat </w:t>
            </w:r>
            <w:r>
              <w:rPr>
                <w:rFonts w:hint="cs" w:cs="Angsana New"/>
                <w:cs/>
              </w:rPr>
              <w:t xml:space="preserve">ประกอบด้วย </w:t>
            </w:r>
            <w:r w:rsidRPr="001142BC">
              <w:t>customerType</w:t>
            </w:r>
            <w:r>
              <w:rPr>
                <w:rFonts w:hint="cs"/>
                <w:cs/>
              </w:rPr>
              <w:t xml:space="preserve"> </w:t>
            </w:r>
          </w:p>
        </w:tc>
      </w:tr>
      <w:tr w:rsidR="00217703" w:rsidTr="4801D386" w14:paraId="6D14AC62" w14:textId="77777777">
        <w:trPr>
          <w:trHeight w:val="108"/>
        </w:trPr>
        <w:tc>
          <w:tcPr>
            <w:tcW w:w="1633" w:type="pct"/>
            <w:gridSpan w:val="2"/>
            <w:tcMar/>
          </w:tcPr>
          <w:p w:rsidR="00217703" w:rsidP="00217703" w:rsidRDefault="00217703" w14:paraId="69CDF890" w14:textId="33D70E3D">
            <w:r>
              <w:t>sms</w:t>
            </w:r>
            <w:r w:rsidRPr="00CD3EF0">
              <w:t>PartialStepforSuccess</w:t>
            </w:r>
            <w:r>
              <w:t>En</w:t>
            </w:r>
          </w:p>
        </w:tc>
        <w:tc>
          <w:tcPr>
            <w:tcW w:w="549" w:type="pct"/>
            <w:gridSpan w:val="2"/>
            <w:tcMar/>
          </w:tcPr>
          <w:p w:rsidRPr="008979A8" w:rsidR="00217703" w:rsidP="00217703" w:rsidRDefault="00217703" w14:paraId="1DC5A71F" w14:textId="3BA6A15B">
            <w:pPr>
              <w:rPr>
                <w:rFonts w:cs="CordiaUPC"/>
              </w:rPr>
            </w:pPr>
            <w:r>
              <w:t>Text Area</w:t>
            </w:r>
          </w:p>
        </w:tc>
        <w:tc>
          <w:tcPr>
            <w:tcW w:w="2818" w:type="pct"/>
            <w:gridSpan w:val="2"/>
            <w:tcMar/>
          </w:tcPr>
          <w:p w:rsidR="00217703" w:rsidP="00217703" w:rsidRDefault="00217703" w14:paraId="3CA5E500" w14:textId="2A790AE7">
            <w:pPr>
              <w:rPr>
                <w:color w:val="FF0000"/>
              </w:rPr>
            </w:pPr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CD3EF0">
              <w:t>SMS Partial Step for Success</w:t>
            </w:r>
            <w:r>
              <w:t xml:space="preserve"> ENG</w:t>
            </w:r>
          </w:p>
          <w:p w:rsidR="00217703" w:rsidP="00217703" w:rsidRDefault="00217703" w14:paraId="4AE3E5D4" w14:textId="51CE81A3">
            <w:r>
              <w:rPr>
                <w:rFonts w:cs="CordiaUPC"/>
              </w:rPr>
              <w:t xml:space="preserve">Max Length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Angsana New"/>
              </w:rPr>
              <w:t>255</w:t>
            </w:r>
          </w:p>
          <w:p w:rsidR="00217703" w:rsidP="00217703" w:rsidRDefault="00217703" w14:paraId="23F4D1A8" w14:textId="61D14981">
            <w:r>
              <w:rPr>
                <w:rFonts w:hint="cs"/>
                <w:cs/>
              </w:rPr>
              <w:t xml:space="preserve">เมื่อ </w:t>
            </w:r>
            <w:r>
              <w:t xml:space="preserve">User </w:t>
            </w:r>
            <w:r>
              <w:rPr>
                <w:rFonts w:hint="cs"/>
                <w:cs/>
              </w:rPr>
              <w:t>กรอก</w:t>
            </w:r>
            <w:r>
              <w:rPr>
                <w:rFonts w:cs="Angsana New"/>
                <w:cs/>
              </w:rPr>
              <w:t>ใ</w:t>
            </w:r>
            <w:r>
              <w:rPr>
                <w:rFonts w:hint="cs"/>
                <w:cs/>
              </w:rPr>
              <w:t xml:space="preserve">ห้คำนวนจำนวนตัวอักษรไว้ที่ </w:t>
            </w:r>
            <w:r>
              <w:t>counterSms</w:t>
            </w:r>
            <w:r w:rsidRPr="00CD3EF0">
              <w:t>PartialStepforSuccess</w:t>
            </w:r>
            <w:r>
              <w:t>En</w:t>
            </w:r>
          </w:p>
          <w:p w:rsidRPr="008979A8" w:rsidR="00217703" w:rsidP="00217703" w:rsidRDefault="00217703" w14:paraId="42A91EF0" w14:textId="10DAA2A3">
            <w:pPr>
              <w:spacing w:after="160" w:line="259" w:lineRule="auto"/>
              <w:rPr>
                <w:rFonts w:cs="Angsana New"/>
                <w:cs/>
              </w:rPr>
            </w:pPr>
            <w:r>
              <w:rPr>
                <w:rFonts w:cs="Angsana New"/>
                <w:cs/>
              </w:rPr>
              <w:t>*</w:t>
            </w:r>
            <w:r w:rsidRPr="005233AE">
              <w:t>SMS_WORDING_TYPE</w:t>
            </w:r>
            <w:r>
              <w:rPr>
                <w:rFonts w:cs="Angsana New"/>
                <w:color w:val="000000"/>
                <w:cs/>
              </w:rPr>
              <w:t xml:space="preserve"> = “</w:t>
            </w:r>
            <w:r w:rsidRPr="00CD3EF0">
              <w:t>SMS Partial Step for Success</w:t>
            </w:r>
            <w:r>
              <w:rPr>
                <w:rFonts w:cs="Angsana New"/>
                <w:cs/>
              </w:rPr>
              <w:t>”</w:t>
            </w:r>
          </w:p>
        </w:tc>
      </w:tr>
      <w:tr w:rsidR="00217703" w:rsidTr="4801D386" w14:paraId="4E72349A" w14:textId="77777777">
        <w:trPr>
          <w:trHeight w:val="108"/>
        </w:trPr>
        <w:tc>
          <w:tcPr>
            <w:tcW w:w="1633" w:type="pct"/>
            <w:gridSpan w:val="2"/>
            <w:tcMar/>
          </w:tcPr>
          <w:p w:rsidRPr="00CD3EF0" w:rsidR="00217703" w:rsidP="00217703" w:rsidRDefault="00217703" w14:paraId="56A503EF" w14:textId="6DEFCDA1">
            <w:r>
              <w:t>counterSms</w:t>
            </w:r>
            <w:r w:rsidRPr="00CD3EF0">
              <w:t>PartialStepforSuccess</w:t>
            </w:r>
            <w:r>
              <w:t>En</w:t>
            </w:r>
          </w:p>
        </w:tc>
        <w:tc>
          <w:tcPr>
            <w:tcW w:w="549" w:type="pct"/>
            <w:gridSpan w:val="2"/>
            <w:tcMar/>
          </w:tcPr>
          <w:p w:rsidR="00217703" w:rsidP="00217703" w:rsidRDefault="00217703" w14:paraId="1394C7A9" w14:textId="77777777"/>
        </w:tc>
        <w:tc>
          <w:tcPr>
            <w:tcW w:w="2818" w:type="pct"/>
            <w:gridSpan w:val="2"/>
            <w:tcMar/>
          </w:tcPr>
          <w:p w:rsidR="00217703" w:rsidP="00217703" w:rsidRDefault="00217703" w14:paraId="786242ED" w14:textId="0F8E7F6C">
            <w:r>
              <w:rPr>
                <w:rFonts w:hint="cs"/>
                <w:cs/>
              </w:rPr>
              <w:t>วางไว้ใต้</w:t>
            </w:r>
            <w:r>
              <w:rPr>
                <w:rFonts w:cs="Angsana New"/>
                <w:cs/>
              </w:rPr>
              <w:t xml:space="preserve"> </w:t>
            </w:r>
            <w:r>
              <w:t>sms</w:t>
            </w:r>
            <w:r w:rsidRPr="00CD3EF0">
              <w:t>PartialStepforSuccess</w:t>
            </w:r>
            <w:r>
              <w:t>En</w:t>
            </w:r>
          </w:p>
          <w:p w:rsidR="00217703" w:rsidP="00217703" w:rsidRDefault="00217703" w14:paraId="6CAE735C" w14:textId="77777777">
            <w:r>
              <w:rPr>
                <w:rFonts w:hint="cs"/>
                <w:cs/>
              </w:rPr>
              <w:t xml:space="preserve">แสดงใน </w:t>
            </w:r>
            <w:r>
              <w:t>Format</w:t>
            </w:r>
          </w:p>
          <w:p w:rsidR="00217703" w:rsidP="00217703" w:rsidRDefault="00217703" w14:paraId="4DBC5E15" w14:textId="17A29C92">
            <w:r>
              <w:t>counterSms</w:t>
            </w:r>
            <w:r w:rsidRPr="00CD3EF0">
              <w:t>PartialStepforSuccess</w:t>
            </w:r>
            <w:r>
              <w:t xml:space="preserve">En </w:t>
            </w:r>
            <w:r>
              <w:rPr>
                <w:rFonts w:cs="Angsana New"/>
                <w:cs/>
              </w:rPr>
              <w:t>/</w:t>
            </w:r>
            <w:r>
              <w:rPr>
                <w:rFonts w:cs="Angsana New"/>
              </w:rPr>
              <w:t xml:space="preserve"> 255</w:t>
            </w:r>
          </w:p>
        </w:tc>
      </w:tr>
      <w:tr w:rsidR="00217703" w:rsidTr="4801D386" w14:paraId="4B3C4F88" w14:textId="77777777">
        <w:trPr>
          <w:trHeight w:val="108"/>
        </w:trPr>
        <w:tc>
          <w:tcPr>
            <w:tcW w:w="1633" w:type="pct"/>
            <w:gridSpan w:val="2"/>
            <w:tcMar/>
          </w:tcPr>
          <w:p w:rsidRPr="00CD3EF0" w:rsidR="00217703" w:rsidP="00217703" w:rsidRDefault="00217703" w14:paraId="27389321" w14:textId="5BB2328F">
            <w:r>
              <w:t>sms</w:t>
            </w:r>
            <w:r w:rsidRPr="00CD3EF0">
              <w:t>PartialStepforSuccess</w:t>
            </w:r>
            <w:r>
              <w:t>Th</w:t>
            </w:r>
          </w:p>
        </w:tc>
        <w:tc>
          <w:tcPr>
            <w:tcW w:w="549" w:type="pct"/>
            <w:gridSpan w:val="2"/>
            <w:tcMar/>
          </w:tcPr>
          <w:p w:rsidRPr="008979A8" w:rsidR="00217703" w:rsidP="00217703" w:rsidRDefault="00217703" w14:paraId="407115E8" w14:textId="0433BDB5">
            <w:pPr>
              <w:rPr>
                <w:rFonts w:cs="CordiaUPC"/>
              </w:rPr>
            </w:pPr>
            <w:r>
              <w:t>Text Area</w:t>
            </w:r>
          </w:p>
        </w:tc>
        <w:tc>
          <w:tcPr>
            <w:tcW w:w="2818" w:type="pct"/>
            <w:gridSpan w:val="2"/>
            <w:tcMar/>
          </w:tcPr>
          <w:p w:rsidR="00217703" w:rsidP="00217703" w:rsidRDefault="00217703" w14:paraId="007BC8F8" w14:textId="1DEBC5B4">
            <w:pPr>
              <w:rPr>
                <w:color w:val="FF0000"/>
              </w:rPr>
            </w:pPr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CD3EF0">
              <w:t>SMS Partial Step for Success</w:t>
            </w:r>
            <w:r>
              <w:t xml:space="preserve"> THA</w:t>
            </w:r>
          </w:p>
          <w:p w:rsidR="00217703" w:rsidP="00217703" w:rsidRDefault="00217703" w14:paraId="27D98160" w14:textId="77777777">
            <w:r>
              <w:rPr>
                <w:rFonts w:cs="CordiaUPC"/>
              </w:rPr>
              <w:t xml:space="preserve">Max Length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Angsana New"/>
              </w:rPr>
              <w:t>255</w:t>
            </w:r>
          </w:p>
          <w:p w:rsidR="00217703" w:rsidP="00217703" w:rsidRDefault="00217703" w14:paraId="5E450AF4" w14:textId="0CC8EFC0">
            <w:r>
              <w:rPr>
                <w:rFonts w:hint="cs"/>
                <w:cs/>
              </w:rPr>
              <w:t xml:space="preserve">เมื่อ </w:t>
            </w:r>
            <w:r>
              <w:t xml:space="preserve">User </w:t>
            </w:r>
            <w:r>
              <w:rPr>
                <w:rFonts w:hint="cs"/>
                <w:cs/>
              </w:rPr>
              <w:t>กรอก</w:t>
            </w:r>
            <w:r>
              <w:rPr>
                <w:rFonts w:cs="Angsana New"/>
                <w:cs/>
              </w:rPr>
              <w:t>ใ</w:t>
            </w:r>
            <w:r>
              <w:rPr>
                <w:rFonts w:hint="cs"/>
                <w:cs/>
              </w:rPr>
              <w:t xml:space="preserve">ห้คำนวนจำนวนตัวอักษรไว้ที่ </w:t>
            </w:r>
            <w:r>
              <w:t>counterSms</w:t>
            </w:r>
            <w:r w:rsidRPr="00CD3EF0">
              <w:t>PartialStepforSuccess</w:t>
            </w:r>
            <w:r>
              <w:t>Th</w:t>
            </w:r>
          </w:p>
          <w:p w:rsidRPr="008979A8" w:rsidR="00217703" w:rsidP="00217703" w:rsidRDefault="00217703" w14:paraId="4D62329B" w14:textId="19C21822">
            <w:pPr>
              <w:spacing w:after="160" w:line="259" w:lineRule="auto"/>
              <w:rPr>
                <w:rFonts w:cs="Angsana New"/>
                <w:cs/>
              </w:rPr>
            </w:pPr>
            <w:r>
              <w:rPr>
                <w:rFonts w:cs="Angsana New"/>
                <w:cs/>
              </w:rPr>
              <w:t>*</w:t>
            </w:r>
            <w:r w:rsidRPr="005233AE">
              <w:t>SMS_WORDING_TYPE</w:t>
            </w:r>
            <w:r>
              <w:rPr>
                <w:rFonts w:cs="Angsana New"/>
                <w:color w:val="000000"/>
                <w:cs/>
              </w:rPr>
              <w:t xml:space="preserve"> = “</w:t>
            </w:r>
            <w:r w:rsidRPr="00CD3EF0">
              <w:t>SMS Partial Step for Success</w:t>
            </w:r>
            <w:r>
              <w:rPr>
                <w:rFonts w:cs="Angsana New"/>
                <w:cs/>
              </w:rPr>
              <w:t>”</w:t>
            </w:r>
          </w:p>
        </w:tc>
      </w:tr>
      <w:tr w:rsidR="00217703" w:rsidTr="4801D386" w14:paraId="52EF7597" w14:textId="77777777">
        <w:trPr>
          <w:trHeight w:val="108"/>
        </w:trPr>
        <w:tc>
          <w:tcPr>
            <w:tcW w:w="1633" w:type="pct"/>
            <w:gridSpan w:val="2"/>
            <w:tcMar/>
          </w:tcPr>
          <w:p w:rsidR="00217703" w:rsidP="00217703" w:rsidRDefault="00217703" w14:paraId="6C003EB8" w14:textId="1B3A0B07">
            <w:r>
              <w:t>counterSms</w:t>
            </w:r>
            <w:r w:rsidRPr="00CD3EF0">
              <w:t>PartialStepforSuccess</w:t>
            </w:r>
            <w:r>
              <w:t>Th</w:t>
            </w:r>
          </w:p>
        </w:tc>
        <w:tc>
          <w:tcPr>
            <w:tcW w:w="549" w:type="pct"/>
            <w:gridSpan w:val="2"/>
            <w:tcMar/>
          </w:tcPr>
          <w:p w:rsidR="00217703" w:rsidP="00217703" w:rsidRDefault="00217703" w14:paraId="6072FBF9" w14:textId="77777777"/>
        </w:tc>
        <w:tc>
          <w:tcPr>
            <w:tcW w:w="2818" w:type="pct"/>
            <w:gridSpan w:val="2"/>
            <w:tcMar/>
          </w:tcPr>
          <w:p w:rsidR="00217703" w:rsidP="00217703" w:rsidRDefault="00217703" w14:paraId="44E9A521" w14:textId="3E5781C1">
            <w:r>
              <w:rPr>
                <w:rFonts w:hint="cs"/>
                <w:cs/>
              </w:rPr>
              <w:t>วางไว้ใต้</w:t>
            </w:r>
            <w:r>
              <w:rPr>
                <w:rFonts w:cs="Angsana New"/>
                <w:cs/>
              </w:rPr>
              <w:t xml:space="preserve"> </w:t>
            </w:r>
            <w:r>
              <w:t>sms</w:t>
            </w:r>
            <w:r w:rsidRPr="00CD3EF0">
              <w:t>PartialStepforSuccess</w:t>
            </w:r>
            <w:r>
              <w:t>Th</w:t>
            </w:r>
          </w:p>
          <w:p w:rsidR="00217703" w:rsidP="00217703" w:rsidRDefault="00217703" w14:paraId="5270CF69" w14:textId="77777777">
            <w:r>
              <w:rPr>
                <w:rFonts w:hint="cs"/>
                <w:cs/>
              </w:rPr>
              <w:t xml:space="preserve">แสดงใน </w:t>
            </w:r>
            <w:r>
              <w:t>Format</w:t>
            </w:r>
          </w:p>
          <w:p w:rsidR="00217703" w:rsidP="00217703" w:rsidRDefault="00217703" w14:paraId="36396549" w14:textId="71F40211">
            <w:r>
              <w:t>counterSms</w:t>
            </w:r>
            <w:r w:rsidRPr="00CD3EF0">
              <w:t>PartialStepforSuccess</w:t>
            </w:r>
            <w:r>
              <w:t xml:space="preserve">Th </w:t>
            </w:r>
            <w:r>
              <w:rPr>
                <w:rFonts w:cs="Angsana New"/>
                <w:cs/>
              </w:rPr>
              <w:t>/</w:t>
            </w:r>
            <w:r>
              <w:rPr>
                <w:rFonts w:cs="Angsana New"/>
              </w:rPr>
              <w:t xml:space="preserve"> 255</w:t>
            </w:r>
          </w:p>
        </w:tc>
      </w:tr>
      <w:tr w:rsidR="00217703" w:rsidTr="4801D386" w14:paraId="2721FEB7" w14:textId="77777777">
        <w:trPr>
          <w:trHeight w:val="108"/>
        </w:trPr>
        <w:tc>
          <w:tcPr>
            <w:tcW w:w="1633" w:type="pct"/>
            <w:gridSpan w:val="2"/>
            <w:tcMar/>
          </w:tcPr>
          <w:p w:rsidR="00217703" w:rsidP="00217703" w:rsidRDefault="00217703" w14:paraId="7F89EB80" w14:textId="77777777">
            <w:r w:rsidRPr="008979A8">
              <w:rPr>
                <w:rFonts w:cs="Angsana New"/>
                <w:cs/>
              </w:rPr>
              <w:t xml:space="preserve">ปุ่ม </w:t>
            </w:r>
            <w:r w:rsidRPr="008979A8">
              <w:rPr>
                <w:rFonts w:cs="CordiaUPC"/>
              </w:rPr>
              <w:t>Add</w:t>
            </w:r>
          </w:p>
        </w:tc>
        <w:tc>
          <w:tcPr>
            <w:tcW w:w="549" w:type="pct"/>
            <w:gridSpan w:val="2"/>
            <w:tcMar/>
          </w:tcPr>
          <w:p w:rsidR="00217703" w:rsidP="00217703" w:rsidRDefault="00217703" w14:paraId="691C98DD" w14:textId="77777777">
            <w:r w:rsidRPr="008979A8">
              <w:rPr>
                <w:rFonts w:cs="CordiaUPC"/>
              </w:rPr>
              <w:t>Button</w:t>
            </w:r>
          </w:p>
        </w:tc>
        <w:tc>
          <w:tcPr>
            <w:tcW w:w="2818" w:type="pct"/>
            <w:gridSpan w:val="2"/>
            <w:tcMar/>
          </w:tcPr>
          <w:p w:rsidR="00217703" w:rsidP="00217703" w:rsidRDefault="00217703" w14:paraId="092150CC" w14:textId="77777777">
            <w:pPr>
              <w:pStyle w:val="HeaderTable"/>
              <w:rPr>
                <w:b w:val="0"/>
                <w:bCs/>
                <w:lang w:bidi="th-TH"/>
              </w:rPr>
            </w:pPr>
            <w:r w:rsidRPr="008979A8">
              <w:rPr>
                <w:b w:val="0"/>
                <w:bCs/>
                <w:lang w:bidi="th-TH"/>
              </w:rPr>
              <w:t xml:space="preserve">Visible </w:t>
            </w:r>
            <w:r w:rsidRPr="008979A8">
              <w:rPr>
                <w:rFonts w:cs="Angsana New"/>
                <w:cs/>
                <w:lang w:bidi="th-TH"/>
              </w:rPr>
              <w:t>เมื่อมี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b w:val="0"/>
                <w:bCs/>
                <w:lang w:bidi="th-TH"/>
              </w:rPr>
              <w:t xml:space="preserve">Event </w:t>
            </w:r>
            <w:r w:rsidRPr="008979A8">
              <w:rPr>
                <w:rFonts w:cs="Angsana New"/>
                <w:cs/>
                <w:lang w:bidi="th-TH"/>
              </w:rPr>
              <w:t>มาจาก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b w:val="0"/>
                <w:bCs/>
                <w:lang w:bidi="th-TH"/>
              </w:rPr>
              <w:t xml:space="preserve">Table </w:t>
            </w:r>
            <w:r>
              <w:rPr>
                <w:b w:val="0"/>
                <w:bCs/>
                <w:lang w:bidi="th-TH"/>
              </w:rPr>
              <w:t>Section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rFonts w:cs="Angsana New"/>
                <w:cs/>
                <w:lang w:bidi="th-TH"/>
              </w:rPr>
              <w:t>เป็น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“</w:t>
            </w:r>
            <w:r w:rsidRPr="008979A8">
              <w:rPr>
                <w:b w:val="0"/>
                <w:bCs/>
                <w:lang w:bidi="th-TH"/>
              </w:rPr>
              <w:t>Add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>”</w:t>
            </w:r>
          </w:p>
          <w:p w:rsidR="00217703" w:rsidP="00217703" w:rsidRDefault="00217703" w14:paraId="5E2554E9" w14:textId="77777777">
            <w:pPr>
              <w:spacing w:before="240" w:after="0"/>
            </w:pPr>
            <w:r>
              <w:rPr>
                <w:rFonts w:hint="cs"/>
                <w:cs/>
              </w:rPr>
              <w:t>เมื่อกดปุ่ม</w:t>
            </w:r>
          </w:p>
          <w:p w:rsidR="00217703" w:rsidP="00217703" w:rsidRDefault="00217703" w14:paraId="59374E54" w14:textId="77777777">
            <w:pPr>
              <w:pStyle w:val="ListParagraph"/>
              <w:numPr>
                <w:ilvl w:val="0"/>
                <w:numId w:val="4"/>
              </w:numPr>
              <w:spacing w:after="0" w:line="259" w:lineRule="auto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Validate </w:t>
            </w:r>
            <w:r>
              <w:rPr>
                <w:rFonts w:hint="cs" w:cs="Angsana New"/>
                <w:cs/>
              </w:rPr>
              <w:t>ข้อมูลในหน้าจอ</w:t>
            </w:r>
          </w:p>
          <w:p w:rsidRPr="00B81FC3" w:rsidR="00217703" w:rsidP="00217703" w:rsidRDefault="00217703" w14:paraId="39C4C4A2" w14:textId="77777777">
            <w:pPr>
              <w:pStyle w:val="ListParagraph"/>
              <w:numPr>
                <w:ilvl w:val="0"/>
                <w:numId w:val="4"/>
              </w:numPr>
              <w:spacing w:after="0" w:line="259" w:lineRule="auto"/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Add </w:t>
            </w:r>
            <w:r>
              <w:rPr>
                <w:rFonts w:hint="cs" w:cs="Angsana New"/>
                <w:cs/>
              </w:rPr>
              <w:t xml:space="preserve">ข้อมูลลงในส่วนของ </w:t>
            </w:r>
            <w:r>
              <w:rPr>
                <w:rFonts w:cs="CordiaUPC"/>
              </w:rPr>
              <w:t>Table Section</w:t>
            </w:r>
          </w:p>
          <w:p w:rsidRPr="00B81FC3" w:rsidR="00217703" w:rsidP="00217703" w:rsidRDefault="00217703" w14:paraId="4CB845B4" w14:textId="77777777">
            <w:pPr>
              <w:pStyle w:val="ListParagraph"/>
              <w:numPr>
                <w:ilvl w:val="0"/>
                <w:numId w:val="4"/>
              </w:numPr>
              <w:spacing w:after="0" w:line="259" w:lineRule="auto"/>
            </w:pPr>
            <w:r w:rsidRPr="00B81FC3">
              <w:rPr>
                <w:rFonts w:cs="Angsana New"/>
                <w:cs/>
              </w:rPr>
              <w:t xml:space="preserve">ให้ทำการเคลียร์ค่า </w:t>
            </w:r>
            <w:r w:rsidRPr="00B81FC3">
              <w:rPr>
                <w:rFonts w:hint="cs" w:cs="Angsana New"/>
                <w:cs/>
              </w:rPr>
              <w:t xml:space="preserve">และ </w:t>
            </w:r>
            <w:r w:rsidRPr="00B81FC3">
              <w:rPr>
                <w:rFonts w:cs="CordiaUPC"/>
              </w:rPr>
              <w:t>Invisible</w:t>
            </w:r>
            <w:r w:rsidRPr="00B81FC3">
              <w:rPr>
                <w:rFonts w:cs="CordiaUPC"/>
                <w:szCs w:val="36"/>
              </w:rPr>
              <w:t xml:space="preserve"> Detail Section</w:t>
            </w:r>
          </w:p>
          <w:p w:rsidR="00217703" w:rsidP="00217703" w:rsidRDefault="00217703" w14:paraId="5456F5D6" w14:textId="77777777">
            <w:r w:rsidRPr="00B81FC3">
              <w:rPr>
                <w:rFonts w:hint="cs" w:cs="Angsana New"/>
                <w:cs/>
              </w:rPr>
              <w:t>ให้ทำการ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CordiaUPC"/>
              </w:rPr>
              <w:t xml:space="preserve">Sort </w:t>
            </w:r>
            <w:r>
              <w:rPr>
                <w:rFonts w:hint="cs" w:cs="Angsana New"/>
                <w:cs/>
              </w:rPr>
              <w:t xml:space="preserve">ข้อมูลใน </w:t>
            </w:r>
            <w:r>
              <w:rPr>
                <w:rFonts w:cs="CordiaUPC"/>
              </w:rPr>
              <w:t xml:space="preserve">Table Section </w:t>
            </w:r>
            <w:r>
              <w:rPr>
                <w:rFonts w:hint="cs" w:cs="Angsana New"/>
                <w:cs/>
              </w:rPr>
              <w:t xml:space="preserve">ตาม </w:t>
            </w:r>
            <w:r w:rsidRPr="00B81FC3">
              <w:rPr>
                <w:rFonts w:cs="CordiaUPC"/>
              </w:rPr>
              <w:t>partialStepChargeIncVat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แบบ </w:t>
            </w:r>
            <w:r>
              <w:rPr>
                <w:rFonts w:cs="CordiaUPC"/>
              </w:rPr>
              <w:t>Desc</w:t>
            </w:r>
          </w:p>
        </w:tc>
      </w:tr>
      <w:tr w:rsidR="00217703" w:rsidTr="4801D386" w14:paraId="1B159C7B" w14:textId="77777777">
        <w:trPr>
          <w:trHeight w:val="108"/>
        </w:trPr>
        <w:tc>
          <w:tcPr>
            <w:tcW w:w="1633" w:type="pct"/>
            <w:gridSpan w:val="2"/>
            <w:tcMar/>
          </w:tcPr>
          <w:p w:rsidR="00217703" w:rsidP="00217703" w:rsidRDefault="00217703" w14:paraId="5E358281" w14:textId="77777777">
            <w:r w:rsidRPr="008979A8">
              <w:rPr>
                <w:rFonts w:cs="Angsana New"/>
                <w:cs/>
              </w:rPr>
              <w:t xml:space="preserve">ปุ่ม </w:t>
            </w:r>
            <w:r w:rsidRPr="008979A8">
              <w:rPr>
                <w:rFonts w:cs="CordiaUPC"/>
              </w:rPr>
              <w:t>Update</w:t>
            </w:r>
          </w:p>
        </w:tc>
        <w:tc>
          <w:tcPr>
            <w:tcW w:w="549" w:type="pct"/>
            <w:gridSpan w:val="2"/>
            <w:tcMar/>
          </w:tcPr>
          <w:p w:rsidR="00217703" w:rsidP="00217703" w:rsidRDefault="00217703" w14:paraId="45DC6867" w14:textId="77777777">
            <w:r w:rsidRPr="008979A8">
              <w:rPr>
                <w:rFonts w:cs="CordiaUPC"/>
              </w:rPr>
              <w:t>Button</w:t>
            </w:r>
          </w:p>
        </w:tc>
        <w:tc>
          <w:tcPr>
            <w:tcW w:w="2818" w:type="pct"/>
            <w:gridSpan w:val="2"/>
            <w:tcMar/>
          </w:tcPr>
          <w:p w:rsidR="00217703" w:rsidP="00217703" w:rsidRDefault="00217703" w14:paraId="339E1395" w14:textId="77777777">
            <w:pPr>
              <w:pStyle w:val="HeaderTable"/>
              <w:spacing w:line="360" w:lineRule="auto"/>
              <w:rPr>
                <w:b w:val="0"/>
                <w:bCs/>
                <w:lang w:bidi="th-TH"/>
              </w:rPr>
            </w:pPr>
            <w:r w:rsidRPr="008979A8">
              <w:rPr>
                <w:b w:val="0"/>
                <w:bCs/>
                <w:lang w:bidi="th-TH"/>
              </w:rPr>
              <w:t xml:space="preserve">Visible </w:t>
            </w:r>
            <w:r w:rsidRPr="008979A8">
              <w:rPr>
                <w:rFonts w:cs="Angsana New"/>
                <w:cs/>
                <w:lang w:bidi="th-TH"/>
              </w:rPr>
              <w:t>เมื่อมี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b w:val="0"/>
                <w:bCs/>
                <w:lang w:bidi="th-TH"/>
              </w:rPr>
              <w:t xml:space="preserve">Event </w:t>
            </w:r>
            <w:r w:rsidRPr="008979A8">
              <w:rPr>
                <w:rFonts w:cs="Angsana New"/>
                <w:cs/>
                <w:lang w:bidi="th-TH"/>
              </w:rPr>
              <w:t>มาจาก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>
              <w:rPr>
                <w:b w:val="0"/>
                <w:bCs/>
                <w:lang w:bidi="th-TH"/>
              </w:rPr>
              <w:t>Table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>
              <w:rPr>
                <w:b w:val="0"/>
                <w:bCs/>
                <w:lang w:bidi="th-TH"/>
              </w:rPr>
              <w:t>Section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rFonts w:cs="Angsana New"/>
                <w:cs/>
                <w:lang w:bidi="th-TH"/>
              </w:rPr>
              <w:t>เป็น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“</w:t>
            </w:r>
            <w:r w:rsidRPr="008979A8">
              <w:rPr>
                <w:b w:val="0"/>
                <w:bCs/>
                <w:lang w:bidi="th-TH"/>
              </w:rPr>
              <w:t>Edit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>”</w:t>
            </w:r>
          </w:p>
          <w:p w:rsidR="00217703" w:rsidP="00217703" w:rsidRDefault="00217703" w14:paraId="5261FEA3" w14:textId="77777777">
            <w:pPr>
              <w:pStyle w:val="HeaderTable"/>
              <w:rPr>
                <w:lang w:bidi="th-TH"/>
              </w:rPr>
            </w:pPr>
            <w:r>
              <w:rPr>
                <w:rFonts w:hint="cs" w:cs="Angsana New"/>
                <w:cs/>
                <w:lang w:bidi="th-TH"/>
              </w:rPr>
              <w:t>เมื่อกดปุ่ม</w:t>
            </w:r>
          </w:p>
          <w:p w:rsidR="00217703" w:rsidP="00217703" w:rsidRDefault="00217703" w14:paraId="1472A64F" w14:textId="77777777">
            <w:pPr>
              <w:pStyle w:val="ListParagraph"/>
              <w:numPr>
                <w:ilvl w:val="0"/>
                <w:numId w:val="6"/>
              </w:numPr>
              <w:spacing w:after="160" w:line="259" w:lineRule="auto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Validate </w:t>
            </w:r>
            <w:r>
              <w:rPr>
                <w:rFonts w:hint="cs" w:cs="Angsana New"/>
                <w:cs/>
              </w:rPr>
              <w:t>ข้อมูลในหน้าจอ</w:t>
            </w:r>
          </w:p>
          <w:p w:rsidRPr="00B81FC3" w:rsidR="00217703" w:rsidP="00217703" w:rsidRDefault="00217703" w14:paraId="0D62D82E" w14:textId="77777777">
            <w:pPr>
              <w:pStyle w:val="ListParagraph"/>
              <w:numPr>
                <w:ilvl w:val="0"/>
                <w:numId w:val="6"/>
              </w:numPr>
              <w:spacing w:after="160" w:line="259" w:lineRule="auto"/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Update </w:t>
            </w:r>
            <w:r>
              <w:rPr>
                <w:rFonts w:hint="cs" w:cs="Angsana New"/>
                <w:cs/>
              </w:rPr>
              <w:t xml:space="preserve">ข้อมูลลงในส่วนของ </w:t>
            </w:r>
            <w:r>
              <w:rPr>
                <w:rFonts w:cs="CordiaUPC"/>
              </w:rPr>
              <w:t xml:space="preserve">Table Section </w:t>
            </w:r>
          </w:p>
          <w:p w:rsidRPr="00B81FC3" w:rsidR="00217703" w:rsidP="00217703" w:rsidRDefault="00217703" w14:paraId="240C0806" w14:textId="77777777">
            <w:pPr>
              <w:pStyle w:val="ListParagraph"/>
              <w:numPr>
                <w:ilvl w:val="0"/>
                <w:numId w:val="6"/>
              </w:numPr>
              <w:spacing w:after="160" w:line="259" w:lineRule="auto"/>
            </w:pPr>
            <w:r w:rsidRPr="00B81FC3">
              <w:rPr>
                <w:rFonts w:cs="Angsana New"/>
                <w:cs/>
              </w:rPr>
              <w:t xml:space="preserve">ให้ทำการเคลียร์ค่า </w:t>
            </w:r>
            <w:r w:rsidRPr="00B81FC3">
              <w:rPr>
                <w:rFonts w:hint="cs" w:cs="Angsana New"/>
                <w:cs/>
              </w:rPr>
              <w:t xml:space="preserve">และ </w:t>
            </w:r>
            <w:r w:rsidRPr="00B81FC3">
              <w:rPr>
                <w:rFonts w:cs="CordiaUPC"/>
              </w:rPr>
              <w:t>Invisible</w:t>
            </w:r>
            <w:r w:rsidRPr="00B81FC3">
              <w:rPr>
                <w:rFonts w:cs="CordiaUPC"/>
                <w:szCs w:val="36"/>
              </w:rPr>
              <w:t xml:space="preserve"> Detail Section</w:t>
            </w:r>
          </w:p>
          <w:p w:rsidR="00217703" w:rsidP="00217703" w:rsidRDefault="00217703" w14:paraId="7C9C8134" w14:textId="77777777">
            <w:r w:rsidRPr="00B81FC3">
              <w:rPr>
                <w:rFonts w:hint="cs" w:cs="Angsana New"/>
                <w:cs/>
              </w:rPr>
              <w:t>ให้ทำการ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CordiaUPC"/>
              </w:rPr>
              <w:t xml:space="preserve">Sort </w:t>
            </w:r>
            <w:r>
              <w:rPr>
                <w:rFonts w:hint="cs" w:cs="Angsana New"/>
                <w:cs/>
              </w:rPr>
              <w:t xml:space="preserve">ข้อมูลใน </w:t>
            </w:r>
            <w:r>
              <w:rPr>
                <w:rFonts w:cs="CordiaUPC"/>
              </w:rPr>
              <w:t xml:space="preserve">Table Section </w:t>
            </w:r>
            <w:r>
              <w:rPr>
                <w:rFonts w:hint="cs" w:cs="Angsana New"/>
                <w:cs/>
              </w:rPr>
              <w:t xml:space="preserve">ตาม </w:t>
            </w:r>
            <w:r w:rsidRPr="00B81FC3">
              <w:rPr>
                <w:rFonts w:cs="CordiaUPC"/>
              </w:rPr>
              <w:t>partialStepChargeIncVat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แบบ </w:t>
            </w:r>
            <w:r>
              <w:rPr>
                <w:rFonts w:cs="CordiaUPC"/>
              </w:rPr>
              <w:t>Desc</w:t>
            </w:r>
          </w:p>
        </w:tc>
      </w:tr>
      <w:tr w:rsidR="00217703" w:rsidTr="4801D386" w14:paraId="3F41CC19" w14:textId="77777777">
        <w:trPr>
          <w:trHeight w:val="108"/>
        </w:trPr>
        <w:tc>
          <w:tcPr>
            <w:tcW w:w="1633" w:type="pct"/>
            <w:gridSpan w:val="2"/>
            <w:tcMar/>
          </w:tcPr>
          <w:p w:rsidR="00217703" w:rsidP="00217703" w:rsidRDefault="00217703" w14:paraId="2720E670" w14:textId="77777777">
            <w:r>
              <w:rPr>
                <w:rFonts w:hint="cs" w:cs="Angsana New"/>
                <w:cs/>
              </w:rPr>
              <w:t xml:space="preserve">ปุ่ม </w:t>
            </w:r>
            <w:r>
              <w:rPr>
                <w:rFonts w:cs="CordiaUPC"/>
              </w:rPr>
              <w:t>Cancel</w:t>
            </w:r>
          </w:p>
        </w:tc>
        <w:tc>
          <w:tcPr>
            <w:tcW w:w="549" w:type="pct"/>
            <w:gridSpan w:val="2"/>
            <w:tcMar/>
          </w:tcPr>
          <w:p w:rsidR="00217703" w:rsidP="00217703" w:rsidRDefault="00217703" w14:paraId="343522AA" w14:textId="77777777">
            <w:r>
              <w:rPr>
                <w:rFonts w:cs="CordiaUPC"/>
              </w:rPr>
              <w:t>Button</w:t>
            </w:r>
          </w:p>
        </w:tc>
        <w:tc>
          <w:tcPr>
            <w:tcW w:w="2818" w:type="pct"/>
            <w:gridSpan w:val="2"/>
            <w:tcMar/>
          </w:tcPr>
          <w:p w:rsidR="00217703" w:rsidP="00217703" w:rsidRDefault="00217703" w14:paraId="757FB4A3" w14:textId="77777777">
            <w:r>
              <w:rPr>
                <w:rFonts w:hint="cs"/>
                <w:cs/>
              </w:rPr>
              <w:t xml:space="preserve">ให้ทำการเคลียร์ค่าใน </w:t>
            </w:r>
            <w:r>
              <w:t>Detail Section</w:t>
            </w:r>
            <w:r>
              <w:rPr>
                <w:rFonts w:hint="cs"/>
                <w:cs/>
              </w:rPr>
              <w:t xml:space="preserve"> และทำการ </w:t>
            </w:r>
            <w:r>
              <w:t>Invisible Detail Section</w:t>
            </w:r>
          </w:p>
        </w:tc>
      </w:tr>
      <w:tr w:rsidR="00217703" w:rsidTr="4801D386" w14:paraId="586B9AA6" w14:textId="77777777">
        <w:trPr>
          <w:trHeight w:val="108"/>
        </w:trPr>
        <w:tc>
          <w:tcPr>
            <w:tcW w:w="5000" w:type="pct"/>
            <w:gridSpan w:val="6"/>
            <w:shd w:val="clear" w:color="auto" w:fill="C2D69B" w:themeFill="accent3" w:themeFillTint="99"/>
            <w:tcMar/>
          </w:tcPr>
          <w:p w:rsidR="00217703" w:rsidP="00217703" w:rsidRDefault="00217703" w14:paraId="5A3FB0B9" w14:textId="77777777">
            <w:pPr>
              <w:pStyle w:val="HeaderTable"/>
              <w:rPr>
                <w:lang w:bidi="th-TH"/>
              </w:rPr>
            </w:pPr>
            <w:r>
              <w:t>End Partial Step Detail Section</w:t>
            </w:r>
          </w:p>
        </w:tc>
      </w:tr>
      <w:tr w:rsidRPr="008979A8" w:rsidR="00217703" w:rsidTr="4801D386" w14:paraId="10FF947B" w14:textId="77777777">
        <w:trPr>
          <w:trHeight w:val="108"/>
        </w:trPr>
        <w:tc>
          <w:tcPr>
            <w:tcW w:w="1633" w:type="pct"/>
            <w:gridSpan w:val="2"/>
            <w:tcMar/>
          </w:tcPr>
          <w:p w:rsidR="00217703" w:rsidP="00217703" w:rsidRDefault="00217703" w14:paraId="3564745D" w14:textId="6532CE97">
            <w:r>
              <w:t>targetCustomer</w:t>
            </w:r>
          </w:p>
        </w:tc>
        <w:tc>
          <w:tcPr>
            <w:tcW w:w="549" w:type="pct"/>
            <w:gridSpan w:val="2"/>
            <w:tcMar/>
          </w:tcPr>
          <w:p w:rsidR="00217703" w:rsidP="00217703" w:rsidRDefault="00217703" w14:paraId="69D0E35B" w14:textId="3FE4B092">
            <w:r>
              <w:t>Shuttle</w:t>
            </w:r>
          </w:p>
        </w:tc>
        <w:tc>
          <w:tcPr>
            <w:tcW w:w="2818" w:type="pct"/>
            <w:gridSpan w:val="2"/>
            <w:tcMar/>
          </w:tcPr>
          <w:p w:rsidR="00217703" w:rsidP="00217703" w:rsidRDefault="00217703" w14:paraId="0770F35D" w14:textId="5A524DF2">
            <w:pPr>
              <w:rPr>
                <w:color w:val="FF0000"/>
                <w:cs/>
              </w:rPr>
            </w:pPr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532922">
              <w:rPr>
                <w:rFonts w:cs="Angsana New"/>
                <w:color w:val="FF0000"/>
                <w:cs/>
              </w:rPr>
              <w:t>*</w:t>
            </w:r>
            <w:r w:rsidRPr="00532922">
              <w:rPr>
                <w:color w:val="FF0000"/>
              </w:rPr>
              <w:t>Target Customer</w:t>
            </w:r>
          </w:p>
          <w:p w:rsidR="00217703" w:rsidP="00217703" w:rsidRDefault="00217703" w14:paraId="3A7201BB" w14:textId="77777777">
            <w:pPr>
              <w:rPr>
                <w:rFonts w:cs="CordiaUPC"/>
              </w:rPr>
            </w:pPr>
            <w:r w:rsidRPr="00BA4D9E">
              <w:t xml:space="preserve">List of Value </w:t>
            </w:r>
            <w:r w:rsidRPr="00BA4D9E">
              <w:rPr>
                <w:rFonts w:cs="Angsana New"/>
                <w:cs/>
              </w:rPr>
              <w:t xml:space="preserve">: </w:t>
            </w:r>
            <w:r w:rsidRPr="00B916D9">
              <w:rPr>
                <w:rFonts w:cs="Angsana New"/>
                <w:cs/>
              </w:rPr>
              <w:t>ดึงข้อมูลจาก</w:t>
            </w:r>
            <w:r w:rsidRPr="00B916D9">
              <w:rPr>
                <w:rFonts w:cs="CordiaUPC"/>
              </w:rPr>
              <w:t xml:space="preserve">DB </w:t>
            </w:r>
            <w:r w:rsidRPr="00B916D9">
              <w:rPr>
                <w:rFonts w:cs="Angsana New"/>
                <w:cs/>
              </w:rPr>
              <w:t xml:space="preserve">ที่ </w:t>
            </w:r>
            <w:r w:rsidRPr="00B916D9">
              <w:rPr>
                <w:rFonts w:cs="CordiaUPC"/>
              </w:rPr>
              <w:t xml:space="preserve">Table FLW_CFG_LOV </w:t>
            </w:r>
            <w:r w:rsidRPr="00B916D9">
              <w:rPr>
                <w:rFonts w:cs="Angsana New"/>
                <w:cs/>
              </w:rPr>
              <w:t xml:space="preserve">โดย </w:t>
            </w:r>
            <w:r w:rsidRPr="00B916D9">
              <w:rPr>
                <w:rFonts w:cs="CordiaUPC"/>
              </w:rPr>
              <w:t xml:space="preserve">group_type </w:t>
            </w:r>
            <w:r w:rsidRPr="00B916D9">
              <w:rPr>
                <w:rFonts w:cs="Angsana New"/>
                <w:cs/>
              </w:rPr>
              <w:t>= ‘</w:t>
            </w:r>
            <w:r w:rsidRPr="00F6297F">
              <w:rPr>
                <w:rFonts w:cs="CordiaUPC"/>
              </w:rPr>
              <w:t>MKT Target Customer</w:t>
            </w:r>
            <w:r>
              <w:rPr>
                <w:rFonts w:cs="Angsana New"/>
                <w:cs/>
              </w:rPr>
              <w:t>’</w:t>
            </w:r>
            <w:r>
              <w:rPr>
                <w:rFonts w:cs="CordiaUPC"/>
              </w:rPr>
              <w:t xml:space="preserve"> and lov_type like </w:t>
            </w:r>
            <w:r>
              <w:rPr>
                <w:rFonts w:hint="cs" w:cs="Angsana New"/>
                <w:cs/>
              </w:rPr>
              <w:t xml:space="preserve">ค่า </w:t>
            </w:r>
            <w:r>
              <w:rPr>
                <w:rFonts w:cs="CordiaUPC"/>
              </w:rPr>
              <w:t>productClass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และ </w:t>
            </w:r>
            <w:r>
              <w:rPr>
                <w:rFonts w:cs="CordiaUPC"/>
              </w:rPr>
              <w:t xml:space="preserve">lov_val2 like </w:t>
            </w:r>
            <w:r>
              <w:rPr>
                <w:rFonts w:hint="cs" w:cs="Angsana New"/>
                <w:cs/>
              </w:rPr>
              <w:t xml:space="preserve">ค่า </w:t>
            </w:r>
            <w:r>
              <w:rPr>
                <w:rFonts w:cs="CordiaUPC"/>
              </w:rPr>
              <w:t>customerType</w:t>
            </w:r>
          </w:p>
          <w:p w:rsidR="00217703" w:rsidP="00217703" w:rsidRDefault="00217703" w14:paraId="0DAF1685" w14:textId="7A7C78FB">
            <w:pPr>
              <w:rPr>
                <w:cs/>
              </w:rPr>
            </w:pPr>
            <w:r>
              <w:rPr>
                <w:rFonts w:hint="cs" w:cs="Angsana New"/>
                <w:cs/>
              </w:rPr>
              <w:t xml:space="preserve">เมื่อมีการเปลี่ยนแปลงให้ไป </w:t>
            </w:r>
            <w:r>
              <w:rPr>
                <w:rFonts w:cs="CordiaUPC"/>
              </w:rPr>
              <w:t xml:space="preserve">Default </w:t>
            </w:r>
            <w:r>
              <w:rPr>
                <w:rFonts w:hint="cs" w:cs="Angsana New"/>
                <w:cs/>
              </w:rPr>
              <w:t xml:space="preserve">ค่า </w:t>
            </w:r>
            <w:r>
              <w:t>targetCustomer</w:t>
            </w:r>
            <w:r>
              <w:rPr>
                <w:rFonts w:hint="cs"/>
                <w:cs/>
              </w:rPr>
              <w:t xml:space="preserve"> ที่ </w:t>
            </w:r>
            <w:r>
              <w:t xml:space="preserve">Commu Touch Point </w:t>
            </w:r>
            <w:r>
              <w:rPr>
                <w:rFonts w:hint="cs"/>
                <w:cs/>
              </w:rPr>
              <w:t>ด้วย</w:t>
            </w:r>
          </w:p>
        </w:tc>
      </w:tr>
      <w:tr w:rsidRPr="008979A8" w:rsidR="00217703" w:rsidTr="4801D386" w14:paraId="1E991F73" w14:textId="77777777">
        <w:trPr>
          <w:trHeight w:val="108"/>
        </w:trPr>
        <w:tc>
          <w:tcPr>
            <w:tcW w:w="1633" w:type="pct"/>
            <w:gridSpan w:val="2"/>
            <w:tcMar/>
          </w:tcPr>
          <w:p w:rsidR="00217703" w:rsidP="00217703" w:rsidRDefault="00217703" w14:paraId="4BA71FB3" w14:textId="01543FB3">
            <w:commentRangeStart w:id="2"/>
            <w:r>
              <w:t>productSpecification</w:t>
            </w:r>
            <w:commentRangeEnd w:id="2"/>
            <w:r>
              <w:rPr>
                <w:rStyle w:val="CommentReference"/>
              </w:rPr>
              <w:commentReference w:id="2"/>
            </w:r>
          </w:p>
        </w:tc>
        <w:tc>
          <w:tcPr>
            <w:tcW w:w="549" w:type="pct"/>
            <w:gridSpan w:val="2"/>
            <w:tcMar/>
          </w:tcPr>
          <w:p w:rsidR="00217703" w:rsidP="00217703" w:rsidRDefault="00217703" w14:paraId="6577F1BD" w14:textId="181C5FFD">
            <w:r>
              <w:t>Shuttle</w:t>
            </w:r>
          </w:p>
        </w:tc>
        <w:tc>
          <w:tcPr>
            <w:tcW w:w="2818" w:type="pct"/>
            <w:gridSpan w:val="2"/>
            <w:tcMar/>
          </w:tcPr>
          <w:p w:rsidR="00217703" w:rsidP="00217703" w:rsidRDefault="00217703" w14:paraId="139B3BF7" w14:textId="77777777">
            <w:pPr>
              <w:rPr>
                <w:color w:val="FF0000"/>
              </w:rPr>
            </w:pPr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532922">
              <w:rPr>
                <w:rFonts w:cs="Angsana New"/>
                <w:color w:val="FF0000"/>
                <w:cs/>
              </w:rPr>
              <w:t>*</w:t>
            </w:r>
            <w:r w:rsidRPr="00532922">
              <w:rPr>
                <w:color w:val="FF0000"/>
              </w:rPr>
              <w:t>Product Specification</w:t>
            </w:r>
          </w:p>
          <w:p w:rsidR="00217703" w:rsidP="00217703" w:rsidRDefault="00217703" w14:paraId="4558238C" w14:textId="0CA79BD7">
            <w:pPr>
              <w:rPr>
                <w:rFonts w:cs="CordiaUPC"/>
              </w:rPr>
            </w:pPr>
            <w:r>
              <w:t xml:space="preserve">List of Value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 xml:space="preserve">ดึงข้อมูลจาก </w:t>
            </w:r>
            <w:r>
              <w:t xml:space="preserve">Database </w:t>
            </w:r>
            <w:r>
              <w:rPr>
                <w:rFonts w:hint="cs"/>
                <w:cs/>
              </w:rPr>
              <w:t xml:space="preserve">ที่ </w:t>
            </w:r>
            <w:r>
              <w:t xml:space="preserve">PLM_PRODUCT_SPECIFICATION </w:t>
            </w:r>
            <w:r>
              <w:rPr>
                <w:rFonts w:hint="cs"/>
                <w:cs/>
              </w:rPr>
              <w:t xml:space="preserve">โดยนำ </w:t>
            </w:r>
            <w:r>
              <w:t xml:space="preserve">PS_NAME </w:t>
            </w:r>
            <w:r>
              <w:rPr>
                <w:rFonts w:hint="cs"/>
                <w:cs/>
              </w:rPr>
              <w:t xml:space="preserve">มาแสดง โดยให้ </w:t>
            </w:r>
            <w:r>
              <w:t xml:space="preserve">Filter </w:t>
            </w:r>
            <w:r>
              <w:rPr>
                <w:rFonts w:hint="cs"/>
                <w:cs/>
              </w:rPr>
              <w:t xml:space="preserve">แสดงข้อมูลเฉพาะที่ </w:t>
            </w:r>
            <w:r w:rsidRPr="00657A7F">
              <w:t>LIFE</w:t>
            </w:r>
            <w:r>
              <w:t>_</w:t>
            </w:r>
            <w:r w:rsidRPr="00657A7F">
              <w:t>CYCLE</w:t>
            </w:r>
            <w:r>
              <w:t>_</w:t>
            </w:r>
            <w:r w:rsidRPr="00657A7F">
              <w:t>STATUS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 “</w:t>
            </w:r>
            <w:r>
              <w:t>Launched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และ </w:t>
            </w:r>
            <w:r w:rsidRPr="00AD03E1">
              <w:t>SECTOR</w:t>
            </w:r>
            <w:r>
              <w:t>_</w:t>
            </w:r>
            <w:r w:rsidRPr="00AD03E1">
              <w:t>TYPE</w:t>
            </w:r>
            <w:r>
              <w:rPr>
                <w:rFonts w:hint="cs"/>
                <w:cs/>
              </w:rPr>
              <w:t xml:space="preserve"> มีค่าเป็น </w:t>
            </w:r>
            <w:r>
              <w:rPr>
                <w:rFonts w:cs="Angsana New"/>
                <w:cs/>
              </w:rPr>
              <w:t>“</w:t>
            </w:r>
            <w:r>
              <w:t>Mass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>
              <w:t>Corporate and Mass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และ </w:t>
            </w:r>
            <w:r>
              <w:t>PLM_PS_DETAIL</w:t>
            </w:r>
            <w:r>
              <w:rPr>
                <w:rFonts w:cs="Angsana New"/>
                <w:cs/>
              </w:rPr>
              <w:t>.</w:t>
            </w:r>
            <w:r>
              <w:t>PRODUCT_SPECIFICATION_GROUP</w:t>
            </w:r>
            <w:r>
              <w:rPr>
                <w:rFonts w:hint="cs"/>
                <w:cs/>
              </w:rPr>
              <w:t xml:space="preserve"> มีค่าประกอบด้วย </w:t>
            </w:r>
            <w:r>
              <w:rPr>
                <w:rFonts w:cs="CordiaUPC"/>
              </w:rPr>
              <w:t>POGROUP</w:t>
            </w:r>
          </w:p>
          <w:p w:rsidR="00217703" w:rsidP="00217703" w:rsidRDefault="00217703" w14:paraId="1512515D" w14:textId="7AC8107B">
            <w:pPr>
              <w:rPr>
                <w:rFonts w:cs="CordiaUPC"/>
              </w:rPr>
            </w:pPr>
          </w:p>
          <w:p w:rsidR="00217703" w:rsidP="00217703" w:rsidRDefault="00217703" w14:paraId="2CBB063A" w14:textId="77777777"/>
          <w:p w:rsidR="00217703" w:rsidP="00217703" w:rsidRDefault="00217703" w14:paraId="1DEAB564" w14:textId="77777777">
            <w:r>
              <w:rPr>
                <w:rFonts w:hint="cs"/>
                <w:cs/>
              </w:rPr>
              <w:t xml:space="preserve">ในกรณีที่ </w:t>
            </w:r>
            <w:r>
              <w:t xml:space="preserve">PO Group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t>IR</w:t>
            </w:r>
          </w:p>
          <w:p w:rsidR="00217703" w:rsidP="00217703" w:rsidRDefault="00217703" w14:paraId="503D7A65" w14:textId="77777777">
            <w:pPr>
              <w:pStyle w:val="ListParagraph"/>
              <w:numPr>
                <w:ilvl w:val="0"/>
                <w:numId w:val="431"/>
              </w:numPr>
            </w:pPr>
            <w:r w:rsidRPr="001D493B">
              <w:t>Customer Type</w:t>
            </w:r>
            <w:r>
              <w:rPr>
                <w:rFonts w:hint="cs"/>
                <w:cs/>
              </w:rPr>
              <w:t xml:space="preserve"> มีค่าเป็น </w:t>
            </w:r>
            <w:r>
              <w:t>Pre</w:t>
            </w:r>
            <w:r>
              <w:rPr>
                <w:rFonts w:cs="CordiaUPC"/>
                <w:cs/>
              </w:rPr>
              <w:t>-</w:t>
            </w:r>
            <w:r>
              <w:t>paid,</w:t>
            </w:r>
            <w:r>
              <w:rPr>
                <w:rFonts w:hint="cs"/>
                <w:cs/>
              </w:rPr>
              <w:t xml:space="preserve"> </w:t>
            </w:r>
            <w:r>
              <w:t>Post</w:t>
            </w:r>
            <w:r>
              <w:rPr>
                <w:rFonts w:cs="CordiaUPC"/>
                <w:cs/>
              </w:rPr>
              <w:t>-</w:t>
            </w:r>
            <w:r>
              <w:t>paid</w:t>
            </w:r>
            <w:r w:rsidRPr="001D493B">
              <w:rPr>
                <w:rFonts w:cs="CordiaUPC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และ </w:t>
            </w:r>
            <w:r w:rsidRPr="001D493B">
              <w:t xml:space="preserve">Promotion Level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t>On</w:t>
            </w:r>
            <w:r>
              <w:rPr>
                <w:rFonts w:cs="CordiaUPC"/>
                <w:cs/>
              </w:rPr>
              <w:t>-</w:t>
            </w:r>
            <w:r>
              <w:t>Top, On</w:t>
            </w:r>
            <w:r>
              <w:rPr>
                <w:rFonts w:cs="CordiaUPC"/>
                <w:cs/>
              </w:rPr>
              <w:t>-</w:t>
            </w:r>
            <w:r>
              <w:t xml:space="preserve">Top Extra </w:t>
            </w:r>
            <w:r>
              <w:rPr>
                <w:rFonts w:hint="cs"/>
                <w:cs/>
              </w:rPr>
              <w:t xml:space="preserve">ใช้ </w:t>
            </w:r>
            <w:r>
              <w:t xml:space="preserve">List of Value </w:t>
            </w:r>
            <w:r w:rsidRPr="00984548"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 xml:space="preserve">ดึงข้อมูลจาก </w:t>
            </w:r>
            <w:r>
              <w:t xml:space="preserve">Database </w:t>
            </w:r>
            <w:r>
              <w:rPr>
                <w:rFonts w:hint="cs"/>
                <w:cs/>
              </w:rPr>
              <w:t xml:space="preserve">ที่ </w:t>
            </w:r>
            <w:r>
              <w:t xml:space="preserve">PLM_PRODUCT_SPECIFICATION </w:t>
            </w:r>
            <w:r>
              <w:rPr>
                <w:rFonts w:hint="cs"/>
                <w:cs/>
              </w:rPr>
              <w:t xml:space="preserve">โดยนำ </w:t>
            </w:r>
            <w:r>
              <w:t xml:space="preserve">PS_NAME </w:t>
            </w:r>
            <w:r>
              <w:rPr>
                <w:rFonts w:hint="cs"/>
                <w:cs/>
              </w:rPr>
              <w:t xml:space="preserve">มาแสดง โดยให้ </w:t>
            </w:r>
            <w:r>
              <w:t xml:space="preserve">Filter </w:t>
            </w:r>
            <w:r>
              <w:rPr>
                <w:rFonts w:hint="cs"/>
                <w:cs/>
              </w:rPr>
              <w:t xml:space="preserve">แสดงข้อมูลเฉพาะที่ </w:t>
            </w:r>
            <w:r w:rsidRPr="00657A7F">
              <w:t>LIFE</w:t>
            </w:r>
            <w:r>
              <w:t>_</w:t>
            </w:r>
            <w:r w:rsidRPr="00657A7F">
              <w:t>CYCLE</w:t>
            </w:r>
            <w:r>
              <w:t>_</w:t>
            </w:r>
            <w:r w:rsidRPr="00657A7F">
              <w:t>STATUS</w:t>
            </w:r>
            <w:r>
              <w:rPr>
                <w:rFonts w:hint="cs"/>
                <w:cs/>
              </w:rPr>
              <w:t xml:space="preserve"> </w:t>
            </w:r>
            <w:r w:rsidRPr="00984548">
              <w:rPr>
                <w:rFonts w:cs="Angsana New"/>
                <w:cs/>
              </w:rPr>
              <w:t>= “</w:t>
            </w:r>
            <w:r>
              <w:t>Launched</w:t>
            </w:r>
            <w:r w:rsidRPr="00984548"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และ </w:t>
            </w:r>
            <w:r w:rsidRPr="00AD03E1">
              <w:t>SECTOR</w:t>
            </w:r>
            <w:r>
              <w:t>_</w:t>
            </w:r>
            <w:r w:rsidRPr="00AD03E1">
              <w:t>TYPE</w:t>
            </w:r>
            <w:r>
              <w:rPr>
                <w:rFonts w:hint="cs"/>
                <w:cs/>
              </w:rPr>
              <w:t xml:space="preserve"> มีค่าเป็น </w:t>
            </w:r>
            <w:r w:rsidRPr="00984548">
              <w:rPr>
                <w:rFonts w:cs="Angsana New"/>
                <w:cs/>
              </w:rPr>
              <w:t>“</w:t>
            </w:r>
            <w:r>
              <w:t>Mass</w:t>
            </w:r>
            <w:r w:rsidRPr="00984548"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หรือ </w:t>
            </w:r>
            <w:r w:rsidRPr="00984548">
              <w:rPr>
                <w:rFonts w:cs="Angsana New"/>
                <w:cs/>
              </w:rPr>
              <w:t>“</w:t>
            </w:r>
            <w:r>
              <w:t>Corporate and Mass</w:t>
            </w:r>
            <w:r w:rsidRPr="00984548"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และ </w:t>
            </w:r>
            <w:r>
              <w:t>PLM_PS_DETAIL</w:t>
            </w:r>
            <w:r w:rsidRPr="00984548">
              <w:rPr>
                <w:rFonts w:cs="Angsana New"/>
                <w:cs/>
              </w:rPr>
              <w:t>.</w:t>
            </w:r>
            <w:r>
              <w:t>PRODUCT_SPECIFICATION_GROUP</w:t>
            </w:r>
            <w:r>
              <w:rPr>
                <w:rFonts w:hint="cs"/>
                <w:cs/>
              </w:rPr>
              <w:t xml:space="preserve"> มีค่าประกอบด้วย </w:t>
            </w:r>
            <w:r w:rsidRPr="00984548">
              <w:rPr>
                <w:rFonts w:cs="CordiaUPC"/>
              </w:rPr>
              <w:t>POGROUP</w:t>
            </w:r>
            <w:r>
              <w:rPr>
                <w:rFonts w:cs="CordiaUPC"/>
                <w:cs/>
              </w:rPr>
              <w:t xml:space="preserve"> (</w:t>
            </w:r>
            <w:r>
              <w:t>IR</w:t>
            </w:r>
            <w:r>
              <w:rPr>
                <w:rFonts w:cs="CordiaUPC"/>
                <w:cs/>
              </w:rPr>
              <w:t>)</w:t>
            </w:r>
          </w:p>
          <w:p w:rsidR="00217703" w:rsidP="00217703" w:rsidRDefault="00217703" w14:paraId="618D4FF4" w14:textId="5FE03C03">
            <w:pPr>
              <w:pStyle w:val="ListParagraph"/>
              <w:numPr>
                <w:ilvl w:val="0"/>
                <w:numId w:val="431"/>
              </w:numPr>
            </w:pPr>
            <w:r w:rsidRPr="001D493B">
              <w:t>Customer Type</w:t>
            </w:r>
            <w:r>
              <w:rPr>
                <w:rFonts w:hint="cs"/>
                <w:cs/>
              </w:rPr>
              <w:t xml:space="preserve"> มีค่าเป็น </w:t>
            </w:r>
            <w:r>
              <w:t>Pre</w:t>
            </w:r>
            <w:r>
              <w:rPr>
                <w:rFonts w:cs="CordiaUPC"/>
                <w:cs/>
              </w:rPr>
              <w:t>-</w:t>
            </w:r>
            <w:r>
              <w:t xml:space="preserve">paid </w:t>
            </w:r>
            <w:r>
              <w:rPr>
                <w:rFonts w:hint="cs"/>
                <w:cs/>
              </w:rPr>
              <w:t xml:space="preserve">และ </w:t>
            </w:r>
            <w:r w:rsidRPr="001D493B">
              <w:t xml:space="preserve">Promotion Level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t xml:space="preserve">Main </w:t>
            </w:r>
            <w:r>
              <w:rPr>
                <w:rFonts w:hint="cs"/>
                <w:cs/>
              </w:rPr>
              <w:t xml:space="preserve">ใช้ </w:t>
            </w:r>
            <w:r>
              <w:t xml:space="preserve">List of Value </w:t>
            </w:r>
            <w:r>
              <w:rPr>
                <w:rFonts w:hint="cs"/>
                <w:cs/>
              </w:rPr>
              <w:t xml:space="preserve">เดียวกันกับของ </w:t>
            </w:r>
            <w:r>
              <w:t>Mobile</w:t>
            </w:r>
          </w:p>
          <w:p w:rsidR="00217703" w:rsidP="00217703" w:rsidRDefault="00217703" w14:paraId="386B24C5" w14:textId="4F6B41BE">
            <w:pPr>
              <w:pStyle w:val="ListParagraph"/>
              <w:numPr>
                <w:ilvl w:val="0"/>
                <w:numId w:val="431"/>
              </w:numPr>
            </w:pPr>
            <w:r w:rsidRPr="003F1377">
              <w:rPr>
                <w:rFonts w:cs="Cordia New"/>
                <w:cs/>
              </w:rPr>
              <w:t xml:space="preserve">ให้นำ </w:t>
            </w:r>
            <w:r w:rsidRPr="003F1377">
              <w:t xml:space="preserve">Product Specification </w:t>
            </w:r>
            <w:r w:rsidRPr="003F1377">
              <w:rPr>
                <w:rFonts w:cs="CordiaUPC"/>
                <w:cs/>
              </w:rPr>
              <w:t>"</w:t>
            </w:r>
            <w:r w:rsidRPr="003F1377">
              <w:t>USSD Roaming</w:t>
            </w:r>
            <w:r w:rsidRPr="003F1377">
              <w:rPr>
                <w:rFonts w:cs="CordiaUPC"/>
                <w:cs/>
              </w:rPr>
              <w:t xml:space="preserve">" </w:t>
            </w:r>
            <w:r w:rsidRPr="003F1377">
              <w:rPr>
                <w:rFonts w:cs="Cordia New"/>
                <w:cs/>
              </w:rPr>
              <w:t xml:space="preserve">ออก และ ไม่แสดง </w:t>
            </w:r>
            <w:r w:rsidRPr="003F1377">
              <w:t>USSD Roaming tab</w:t>
            </w:r>
          </w:p>
          <w:p w:rsidR="00217703" w:rsidP="00217703" w:rsidRDefault="00217703" w14:paraId="682D4B9F" w14:textId="77777777"/>
          <w:p w:rsidR="00217703" w:rsidP="00217703" w:rsidRDefault="00217703" w14:paraId="61588584" w14:textId="77777777">
            <w:r>
              <w:rPr>
                <w:rFonts w:hint="cs"/>
                <w:cs/>
              </w:rPr>
              <w:t xml:space="preserve">เมื่อเลือก </w:t>
            </w:r>
            <w:r>
              <w:t>productSpecification</w:t>
            </w:r>
            <w:r>
              <w:rPr>
                <w:rFonts w:hint="cs"/>
                <w:cs/>
              </w:rPr>
              <w:t xml:space="preserve"> </w:t>
            </w:r>
          </w:p>
          <w:p w:rsidR="00217703" w:rsidP="00217703" w:rsidRDefault="00217703" w14:paraId="1C06FE69" w14:textId="77777777">
            <w:pPr>
              <w:pStyle w:val="ListParagraph"/>
              <w:numPr>
                <w:ilvl w:val="0"/>
                <w:numId w:val="19"/>
              </w:numPr>
            </w:pPr>
            <w:r>
              <w:rPr>
                <w:rFonts w:hint="cs"/>
                <w:cs/>
              </w:rPr>
              <w:t xml:space="preserve">ข้อมูลของ </w:t>
            </w:r>
            <w:r>
              <w:t xml:space="preserve">Product Pricing </w:t>
            </w:r>
            <w:r>
              <w:rPr>
                <w:rFonts w:hint="cs"/>
                <w:cs/>
              </w:rPr>
              <w:t xml:space="preserve">ที่ขัดแย้งกับ </w:t>
            </w:r>
            <w:r>
              <w:t xml:space="preserve">productSpecifcation </w:t>
            </w:r>
            <w:r>
              <w:rPr>
                <w:rFonts w:hint="cs"/>
                <w:cs/>
              </w:rPr>
              <w:t xml:space="preserve">ให้ทำการเคลียร์ข้อมูลของ </w:t>
            </w:r>
            <w:r>
              <w:t xml:space="preserve">Product Pricing </w:t>
            </w:r>
            <w:r>
              <w:rPr>
                <w:rFonts w:hint="cs"/>
                <w:cs/>
              </w:rPr>
              <w:t>ที่ขัดแย้งกัน</w:t>
            </w:r>
          </w:p>
          <w:p w:rsidR="00217703" w:rsidP="00217703" w:rsidRDefault="00217703" w14:paraId="535AB35F" w14:textId="77777777">
            <w:pPr>
              <w:pStyle w:val="ListParagraph"/>
              <w:numPr>
                <w:ilvl w:val="0"/>
                <w:numId w:val="19"/>
              </w:numPr>
            </w:pPr>
            <w:r>
              <w:rPr>
                <w:rFonts w:hint="cs"/>
                <w:cs/>
              </w:rPr>
              <w:t xml:space="preserve">ให้ </w:t>
            </w:r>
            <w:r>
              <w:t xml:space="preserve">Default </w:t>
            </w:r>
            <w:r>
              <w:rPr>
                <w:rFonts w:hint="cs"/>
                <w:cs/>
              </w:rPr>
              <w:t xml:space="preserve">ค่า </w:t>
            </w:r>
            <w:r>
              <w:t xml:space="preserve">performanceCategory </w:t>
            </w:r>
            <w:r>
              <w:rPr>
                <w:rFonts w:hint="cs"/>
                <w:cs/>
              </w:rPr>
              <w:t xml:space="preserve">ตามตาราง </w:t>
            </w:r>
            <w:r>
              <w:t xml:space="preserve">Logic </w:t>
            </w:r>
            <w:r>
              <w:rPr>
                <w:rFonts w:hint="cs"/>
                <w:cs/>
              </w:rPr>
              <w:t>ด้านล่าง</w:t>
            </w:r>
          </w:p>
          <w:p w:rsidR="00217703" w:rsidP="00217703" w:rsidRDefault="00217703" w14:paraId="59A02A50" w14:textId="77777777">
            <w:pPr>
              <w:pStyle w:val="ListParagraph"/>
              <w:numPr>
                <w:ilvl w:val="0"/>
                <w:numId w:val="19"/>
              </w:numPr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productClass </w:t>
            </w:r>
            <w:r>
              <w:rPr>
                <w:rFonts w:hint="cs"/>
                <w:cs/>
              </w:rPr>
              <w:t xml:space="preserve">เป็น </w:t>
            </w:r>
            <w:r>
              <w:rPr>
                <w:rFonts w:cs="Angsana New"/>
                <w:cs/>
              </w:rPr>
              <w:t>“</w:t>
            </w:r>
            <w:r>
              <w:t>Main</w:t>
            </w:r>
            <w:r>
              <w:rPr>
                <w:rFonts w:cs="Angsana New"/>
                <w:cs/>
              </w:rPr>
              <w:t xml:space="preserve">” </w:t>
            </w:r>
          </w:p>
          <w:p w:rsidR="00217703" w:rsidP="00217703" w:rsidRDefault="00217703" w14:paraId="708420FE" w14:textId="77777777">
            <w:pPr>
              <w:pStyle w:val="ListParagraph"/>
              <w:numPr>
                <w:ilvl w:val="1"/>
                <w:numId w:val="19"/>
              </w:numPr>
            </w:pPr>
            <w:r>
              <w:t xml:space="preserve">productSpecification </w:t>
            </w:r>
            <w:r>
              <w:rPr>
                <w:rFonts w:hint="cs"/>
                <w:cs/>
              </w:rPr>
              <w:t xml:space="preserve">ประกอบด้วย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Voice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>ให้</w:t>
            </w:r>
            <w:r>
              <w:t xml:space="preserve"> Default </w:t>
            </w:r>
            <w:r>
              <w:rPr>
                <w:rFonts w:hint="cs"/>
                <w:cs/>
              </w:rPr>
              <w:t xml:space="preserve">ค่า </w:t>
            </w:r>
            <w:r>
              <w:rPr>
                <w:rFonts w:cs="Angsana New"/>
                <w:cs/>
              </w:rPr>
              <w:t>(</w:t>
            </w:r>
            <w:r>
              <w:t xml:space="preserve">deductType </w:t>
            </w:r>
            <w:r>
              <w:rPr>
                <w:rFonts w:cs="Angsana New"/>
                <w:cs/>
              </w:rPr>
              <w:t>= “</w:t>
            </w:r>
            <w:r>
              <w:t>Deduct Success</w:t>
            </w:r>
            <w:r>
              <w:rPr>
                <w:rFonts w:cs="Angsana New"/>
                <w:cs/>
              </w:rPr>
              <w:t>”)</w:t>
            </w:r>
          </w:p>
          <w:p w:rsidR="00217703" w:rsidP="00217703" w:rsidRDefault="00217703" w14:paraId="17F299A0" w14:textId="77777777">
            <w:pPr>
              <w:pStyle w:val="ListParagraph"/>
              <w:numPr>
                <w:ilvl w:val="2"/>
                <w:numId w:val="19"/>
              </w:numPr>
            </w:pPr>
            <w:r>
              <w:t xml:space="preserve">Voice Rate </w:t>
            </w:r>
            <w:r>
              <w:rPr>
                <w:rFonts w:hint="cs"/>
                <w:cs/>
              </w:rPr>
              <w:t xml:space="preserve">เป็น นาทีละ </w:t>
            </w:r>
            <w:r>
              <w:t>1</w:t>
            </w:r>
            <w:r>
              <w:rPr>
                <w:rFonts w:cs="Angsana New"/>
                <w:cs/>
              </w:rPr>
              <w:t>.</w:t>
            </w:r>
            <w:r>
              <w:t xml:space="preserve">5 </w:t>
            </w:r>
            <w:r>
              <w:rPr>
                <w:rFonts w:hint="cs"/>
                <w:cs/>
              </w:rPr>
              <w:t>บาท</w:t>
            </w:r>
          </w:p>
          <w:p w:rsidR="00217703" w:rsidP="00217703" w:rsidRDefault="00217703" w14:paraId="50FC5196" w14:textId="77777777">
            <w:pPr>
              <w:pStyle w:val="ListParagraph"/>
              <w:numPr>
                <w:ilvl w:val="2"/>
                <w:numId w:val="19"/>
              </w:numPr>
            </w:pPr>
            <w:r>
              <w:t xml:space="preserve">VDO Call Rate </w:t>
            </w:r>
            <w:r>
              <w:rPr>
                <w:rFonts w:hint="cs"/>
                <w:cs/>
              </w:rPr>
              <w:t xml:space="preserve">เป็น นาทีละ </w:t>
            </w:r>
            <w:r>
              <w:t>1</w:t>
            </w:r>
            <w:r>
              <w:rPr>
                <w:rFonts w:cs="Angsana New"/>
                <w:cs/>
              </w:rPr>
              <w:t>.</w:t>
            </w:r>
            <w:r>
              <w:t xml:space="preserve">5 </w:t>
            </w:r>
            <w:r>
              <w:rPr>
                <w:rFonts w:hint="cs"/>
                <w:cs/>
              </w:rPr>
              <w:t>บาท</w:t>
            </w:r>
          </w:p>
          <w:p w:rsidR="00217703" w:rsidP="00217703" w:rsidRDefault="00217703" w14:paraId="7AD2C5C0" w14:textId="77777777">
            <w:pPr>
              <w:pStyle w:val="ListParagraph"/>
              <w:numPr>
                <w:ilvl w:val="2"/>
                <w:numId w:val="19"/>
              </w:numPr>
            </w:pPr>
            <w:r>
              <w:t xml:space="preserve">Landline Rate </w:t>
            </w:r>
            <w:r>
              <w:rPr>
                <w:rFonts w:hint="cs"/>
                <w:cs/>
              </w:rPr>
              <w:t xml:space="preserve">เป็น นาทีละ </w:t>
            </w:r>
            <w:r>
              <w:t>1</w:t>
            </w:r>
            <w:r>
              <w:rPr>
                <w:rFonts w:cs="Angsana New"/>
                <w:cs/>
              </w:rPr>
              <w:t>.</w:t>
            </w:r>
            <w:r>
              <w:t>5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hint="cs"/>
                <w:cs/>
              </w:rPr>
              <w:t>บาท</w:t>
            </w:r>
          </w:p>
          <w:p w:rsidR="00217703" w:rsidP="00217703" w:rsidRDefault="00217703" w14:paraId="02F943ED" w14:textId="77777777">
            <w:pPr>
              <w:pStyle w:val="ListParagraph"/>
              <w:numPr>
                <w:ilvl w:val="1"/>
                <w:numId w:val="19"/>
              </w:numPr>
            </w:pPr>
            <w:r>
              <w:t xml:space="preserve">productSpecification </w:t>
            </w:r>
            <w:r>
              <w:rPr>
                <w:rFonts w:hint="cs"/>
                <w:cs/>
              </w:rPr>
              <w:t xml:space="preserve">ประกอบด้วย </w:t>
            </w:r>
            <w:r>
              <w:rPr>
                <w:rFonts w:cs="Angsana New"/>
                <w:cs/>
              </w:rPr>
              <w:t>“</w:t>
            </w:r>
            <w:r>
              <w:t>SMS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ให้ </w:t>
            </w:r>
            <w:r>
              <w:t xml:space="preserve">Default </w:t>
            </w:r>
            <w:r>
              <w:rPr>
                <w:rFonts w:hint="cs"/>
                <w:cs/>
              </w:rPr>
              <w:t xml:space="preserve">ค่าที่ </w:t>
            </w:r>
            <w:r>
              <w:t xml:space="preserve">SMS Rating </w:t>
            </w:r>
            <w:r>
              <w:rPr>
                <w:rFonts w:cs="Angsana New"/>
                <w:cs/>
              </w:rPr>
              <w:t>(</w:t>
            </w:r>
            <w:r>
              <w:t xml:space="preserve">deductType </w:t>
            </w:r>
            <w:r>
              <w:rPr>
                <w:rFonts w:cs="Angsana New"/>
                <w:cs/>
              </w:rPr>
              <w:t>= “</w:t>
            </w:r>
            <w:r>
              <w:t>Deduct Success</w:t>
            </w:r>
            <w:r>
              <w:rPr>
                <w:rFonts w:cs="Angsana New"/>
                <w:cs/>
              </w:rPr>
              <w:t xml:space="preserve">”) </w:t>
            </w:r>
            <w:r>
              <w:rPr>
                <w:rFonts w:hint="cs"/>
                <w:cs/>
              </w:rPr>
              <w:t>ดังนี้</w:t>
            </w:r>
          </w:p>
          <w:p w:rsidR="00217703" w:rsidP="00217703" w:rsidRDefault="00217703" w14:paraId="2FAF813D" w14:textId="77777777">
            <w:pPr>
              <w:pStyle w:val="ListParagraph"/>
              <w:numPr>
                <w:ilvl w:val="2"/>
                <w:numId w:val="19"/>
              </w:numPr>
              <w:spacing w:after="0" w:line="259" w:lineRule="auto"/>
            </w:pPr>
            <w:r>
              <w:t xml:space="preserve">smsExcludingVat </w:t>
            </w:r>
            <w:r>
              <w:rPr>
                <w:rFonts w:cs="Angsana New"/>
                <w:cs/>
              </w:rPr>
              <w:t>=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cs="CordiaUPC"/>
              </w:rPr>
              <w:t>Post</w:t>
            </w:r>
            <w:r>
              <w:rPr>
                <w:rFonts w:cs="Angsana New"/>
                <w:cs/>
              </w:rPr>
              <w:t>-</w:t>
            </w:r>
            <w:r>
              <w:rPr>
                <w:rFonts w:cs="CordiaUPC"/>
              </w:rPr>
              <w:t xml:space="preserve">paid </w:t>
            </w:r>
            <w:r>
              <w:rPr>
                <w:rFonts w:cs="Angsana New"/>
                <w:cs/>
              </w:rPr>
              <w:t>-</w:t>
            </w:r>
            <w:r>
              <w:rPr>
                <w:rFonts w:cs="CordiaUPC"/>
              </w:rPr>
              <w:t>&gt; 2</w:t>
            </w:r>
            <w:r>
              <w:rPr>
                <w:rFonts w:cs="CordiaUPC"/>
                <w:cs/>
              </w:rPr>
              <w:t>.</w:t>
            </w:r>
            <w:r>
              <w:rPr>
                <w:rFonts w:cs="CordiaUPC"/>
              </w:rPr>
              <w:t>5, Pre</w:t>
            </w:r>
            <w:r>
              <w:rPr>
                <w:rFonts w:cs="CordiaUPC"/>
                <w:cs/>
              </w:rPr>
              <w:t>-</w:t>
            </w:r>
            <w:r>
              <w:rPr>
                <w:rFonts w:cs="CordiaUPC"/>
              </w:rPr>
              <w:t xml:space="preserve">paid </w:t>
            </w:r>
            <w:r>
              <w:rPr>
                <w:rFonts w:cs="CordiaUPC"/>
                <w:cs/>
              </w:rPr>
              <w:t>-</w:t>
            </w:r>
            <w:r>
              <w:rPr>
                <w:rFonts w:cs="CordiaUPC"/>
              </w:rPr>
              <w:t>&gt;</w:t>
            </w:r>
            <w:r>
              <w:rPr>
                <w:rFonts w:cs="Angsana New"/>
                <w:cs/>
              </w:rPr>
              <w:t xml:space="preserve"> </w:t>
            </w:r>
            <w:r>
              <w:t>3</w:t>
            </w:r>
          </w:p>
          <w:p w:rsidR="00217703" w:rsidP="00217703" w:rsidRDefault="00217703" w14:paraId="7AFDC618" w14:textId="77777777">
            <w:pPr>
              <w:pStyle w:val="ListParagraph"/>
              <w:numPr>
                <w:ilvl w:val="2"/>
                <w:numId w:val="19"/>
              </w:numPr>
              <w:spacing w:after="0" w:line="259" w:lineRule="auto"/>
            </w:pPr>
            <w:r>
              <w:t xml:space="preserve">smsIncludingVat </w:t>
            </w:r>
            <w:r>
              <w:rPr>
                <w:rFonts w:cs="Angsana New"/>
                <w:cs/>
              </w:rPr>
              <w:t xml:space="preserve">= </w:t>
            </w:r>
            <w:r>
              <w:rPr>
                <w:rFonts w:cs="CordiaUPC"/>
              </w:rPr>
              <w:t>Post</w:t>
            </w:r>
            <w:r>
              <w:rPr>
                <w:rFonts w:cs="Angsana New"/>
                <w:cs/>
              </w:rPr>
              <w:t>-</w:t>
            </w:r>
            <w:r>
              <w:rPr>
                <w:rFonts w:cs="CordiaUPC"/>
              </w:rPr>
              <w:t xml:space="preserve">paid </w:t>
            </w:r>
            <w:r>
              <w:rPr>
                <w:rFonts w:cs="Angsana New"/>
                <w:cs/>
              </w:rPr>
              <w:t>-</w:t>
            </w:r>
            <w:r>
              <w:rPr>
                <w:rFonts w:cs="CordiaUPC"/>
              </w:rPr>
              <w:t>&gt; 2</w:t>
            </w:r>
            <w:r>
              <w:rPr>
                <w:rFonts w:cs="CordiaUPC"/>
                <w:cs/>
              </w:rPr>
              <w:t>.</w:t>
            </w:r>
            <w:r>
              <w:rPr>
                <w:rFonts w:cs="CordiaUPC"/>
              </w:rPr>
              <w:t>675, Pre</w:t>
            </w:r>
            <w:r>
              <w:rPr>
                <w:rFonts w:cs="CordiaUPC"/>
                <w:cs/>
              </w:rPr>
              <w:t>-</w:t>
            </w:r>
            <w:r>
              <w:rPr>
                <w:rFonts w:cs="CordiaUPC"/>
              </w:rPr>
              <w:t xml:space="preserve">paid </w:t>
            </w:r>
            <w:r>
              <w:rPr>
                <w:rFonts w:cs="CordiaUPC"/>
                <w:cs/>
              </w:rPr>
              <w:t>-</w:t>
            </w:r>
            <w:r>
              <w:rPr>
                <w:rFonts w:cs="CordiaUPC"/>
              </w:rPr>
              <w:t>&gt;</w:t>
            </w:r>
            <w:r>
              <w:rPr>
                <w:rFonts w:hint="cs" w:cs="CordiaUPC"/>
                <w:cs/>
              </w:rPr>
              <w:t xml:space="preserve"> </w:t>
            </w:r>
            <w:r>
              <w:t>3</w:t>
            </w:r>
            <w:r>
              <w:rPr>
                <w:rFonts w:cs="Angsana New"/>
                <w:cs/>
              </w:rPr>
              <w:t>.</w:t>
            </w:r>
            <w:r>
              <w:t>21</w:t>
            </w:r>
          </w:p>
          <w:p w:rsidR="00217703" w:rsidP="00217703" w:rsidRDefault="00217703" w14:paraId="74A57BC1" w14:textId="77777777">
            <w:pPr>
              <w:pStyle w:val="ListParagraph"/>
              <w:numPr>
                <w:ilvl w:val="2"/>
                <w:numId w:val="19"/>
              </w:numPr>
              <w:spacing w:after="0" w:line="259" w:lineRule="auto"/>
            </w:pPr>
            <w:r>
              <w:t xml:space="preserve">smsdrExcludingVat </w:t>
            </w:r>
            <w:r>
              <w:rPr>
                <w:rFonts w:cs="Angsana New"/>
                <w:cs/>
              </w:rPr>
              <w:t xml:space="preserve">= </w:t>
            </w:r>
            <w:r>
              <w:t>1</w:t>
            </w:r>
          </w:p>
          <w:p w:rsidR="00217703" w:rsidP="00217703" w:rsidRDefault="00217703" w14:paraId="0B8990D4" w14:textId="77777777">
            <w:pPr>
              <w:pStyle w:val="ListParagraph"/>
              <w:numPr>
                <w:ilvl w:val="2"/>
                <w:numId w:val="19"/>
              </w:numPr>
              <w:spacing w:after="0" w:line="259" w:lineRule="auto"/>
            </w:pPr>
            <w:r>
              <w:t>smsdrIncludingVat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cs="Angsana New"/>
                <w:cs/>
              </w:rPr>
              <w:t xml:space="preserve">= </w:t>
            </w:r>
            <w:r>
              <w:t>1</w:t>
            </w:r>
            <w:r>
              <w:rPr>
                <w:rFonts w:cs="Angsana New"/>
                <w:cs/>
              </w:rPr>
              <w:t>.</w:t>
            </w:r>
            <w:r>
              <w:t>07</w:t>
            </w:r>
          </w:p>
          <w:p w:rsidR="00217703" w:rsidP="00217703" w:rsidRDefault="00217703" w14:paraId="3785D647" w14:textId="77777777">
            <w:pPr>
              <w:pStyle w:val="ListParagraph"/>
              <w:numPr>
                <w:ilvl w:val="2"/>
                <w:numId w:val="19"/>
              </w:numPr>
              <w:spacing w:after="0" w:line="259" w:lineRule="auto"/>
            </w:pPr>
            <w:r>
              <w:t xml:space="preserve">iSmsExcludingVat </w:t>
            </w:r>
            <w:r>
              <w:rPr>
                <w:rFonts w:cs="Angsana New"/>
                <w:cs/>
              </w:rPr>
              <w:t xml:space="preserve">= </w:t>
            </w:r>
            <w:r>
              <w:t>9</w:t>
            </w:r>
          </w:p>
          <w:p w:rsidR="00217703" w:rsidP="00217703" w:rsidRDefault="00217703" w14:paraId="247A43A7" w14:textId="77777777">
            <w:pPr>
              <w:pStyle w:val="ListParagraph"/>
              <w:numPr>
                <w:ilvl w:val="2"/>
                <w:numId w:val="19"/>
              </w:numPr>
            </w:pPr>
            <w:r>
              <w:t xml:space="preserve">iSmsIncludingVat </w:t>
            </w:r>
            <w:r>
              <w:rPr>
                <w:rFonts w:cs="Angsana New"/>
                <w:cs/>
              </w:rPr>
              <w:t xml:space="preserve">= </w:t>
            </w:r>
            <w:r>
              <w:t>9</w:t>
            </w:r>
            <w:r>
              <w:rPr>
                <w:rFonts w:cs="Angsana New"/>
                <w:cs/>
              </w:rPr>
              <w:t>.</w:t>
            </w:r>
            <w:r>
              <w:t>63</w:t>
            </w:r>
          </w:p>
          <w:p w:rsidR="00217703" w:rsidP="00217703" w:rsidRDefault="00217703" w14:paraId="018219B1" w14:textId="77777777">
            <w:pPr>
              <w:pStyle w:val="ListParagraph"/>
              <w:numPr>
                <w:ilvl w:val="1"/>
                <w:numId w:val="19"/>
              </w:numPr>
            </w:pPr>
            <w:r>
              <w:t xml:space="preserve">productSpecification </w:t>
            </w:r>
            <w:r>
              <w:rPr>
                <w:rFonts w:hint="cs"/>
                <w:cs/>
              </w:rPr>
              <w:t xml:space="preserve">ประกอบด้วย </w:t>
            </w:r>
            <w:r>
              <w:rPr>
                <w:rFonts w:cs="Angsana New"/>
                <w:cs/>
              </w:rPr>
              <w:t>“</w:t>
            </w:r>
            <w:r>
              <w:t>MMS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/>
                <w:cs/>
              </w:rPr>
              <w:t xml:space="preserve"> ให้ </w:t>
            </w:r>
            <w:r>
              <w:t xml:space="preserve">Default </w:t>
            </w:r>
            <w:r>
              <w:rPr>
                <w:rFonts w:hint="cs"/>
                <w:cs/>
              </w:rPr>
              <w:t xml:space="preserve">ค่าที่ </w:t>
            </w:r>
            <w:r>
              <w:t xml:space="preserve">MMS Rating </w:t>
            </w:r>
            <w:r>
              <w:rPr>
                <w:rFonts w:cs="Angsana New"/>
                <w:cs/>
              </w:rPr>
              <w:t>(</w:t>
            </w:r>
            <w:r>
              <w:t xml:space="preserve">deductType </w:t>
            </w:r>
            <w:r>
              <w:rPr>
                <w:rFonts w:cs="Angsana New"/>
                <w:cs/>
              </w:rPr>
              <w:t>= “</w:t>
            </w:r>
            <w:r>
              <w:t>Deduct Success</w:t>
            </w:r>
            <w:r>
              <w:rPr>
                <w:rFonts w:cs="Angsana New"/>
                <w:cs/>
              </w:rPr>
              <w:t xml:space="preserve">”) </w:t>
            </w:r>
            <w:r>
              <w:rPr>
                <w:rFonts w:hint="cs"/>
                <w:cs/>
              </w:rPr>
              <w:t>ดังนี้</w:t>
            </w:r>
          </w:p>
          <w:p w:rsidR="00217703" w:rsidP="00217703" w:rsidRDefault="00217703" w14:paraId="77203B5E" w14:textId="77777777">
            <w:pPr>
              <w:pStyle w:val="ListParagraph"/>
              <w:numPr>
                <w:ilvl w:val="2"/>
                <w:numId w:val="19"/>
              </w:numPr>
            </w:pPr>
            <w:r>
              <w:t xml:space="preserve">mmsExcludingVat </w:t>
            </w:r>
            <w:r>
              <w:rPr>
                <w:rFonts w:cs="Angsana New"/>
                <w:cs/>
              </w:rPr>
              <w:t xml:space="preserve">= </w:t>
            </w:r>
            <w:r>
              <w:rPr>
                <w:rFonts w:cs="CordiaUPC"/>
              </w:rPr>
              <w:t>Post</w:t>
            </w:r>
            <w:r>
              <w:rPr>
                <w:rFonts w:cs="Angsana New"/>
                <w:cs/>
              </w:rPr>
              <w:t>-</w:t>
            </w:r>
            <w:r>
              <w:rPr>
                <w:rFonts w:cs="CordiaUPC"/>
              </w:rPr>
              <w:t xml:space="preserve">paid </w:t>
            </w:r>
            <w:r>
              <w:rPr>
                <w:rFonts w:cs="Angsana New"/>
                <w:cs/>
              </w:rPr>
              <w:t>-</w:t>
            </w:r>
            <w:r>
              <w:rPr>
                <w:rFonts w:cs="CordiaUPC"/>
              </w:rPr>
              <w:t xml:space="preserve">&gt; </w:t>
            </w:r>
            <w:r>
              <w:t>4, Pre</w:t>
            </w:r>
            <w:r>
              <w:rPr>
                <w:rFonts w:cs="Angsana New"/>
                <w:cs/>
              </w:rPr>
              <w:t>-</w:t>
            </w:r>
            <w:r>
              <w:t xml:space="preserve">paid </w:t>
            </w:r>
            <w:r>
              <w:rPr>
                <w:rFonts w:cs="Angsana New"/>
                <w:cs/>
              </w:rPr>
              <w:t>-</w:t>
            </w:r>
            <w:r>
              <w:t>&gt; 6</w:t>
            </w:r>
          </w:p>
          <w:p w:rsidR="00217703" w:rsidP="00217703" w:rsidRDefault="00217703" w14:paraId="2A927B77" w14:textId="77777777">
            <w:pPr>
              <w:pStyle w:val="ListParagraph"/>
              <w:numPr>
                <w:ilvl w:val="2"/>
                <w:numId w:val="19"/>
              </w:numPr>
            </w:pPr>
            <w:r>
              <w:t xml:space="preserve">mmsIncludingVat </w:t>
            </w:r>
            <w:r>
              <w:rPr>
                <w:rFonts w:cs="Angsana New"/>
                <w:cs/>
              </w:rPr>
              <w:t xml:space="preserve">= </w:t>
            </w:r>
            <w:r>
              <w:rPr>
                <w:rFonts w:cs="CordiaUPC"/>
              </w:rPr>
              <w:t>Post</w:t>
            </w:r>
            <w:r>
              <w:rPr>
                <w:rFonts w:cs="Angsana New"/>
                <w:cs/>
              </w:rPr>
              <w:t>-</w:t>
            </w:r>
            <w:r>
              <w:rPr>
                <w:rFonts w:cs="CordiaUPC"/>
              </w:rPr>
              <w:t xml:space="preserve">paid </w:t>
            </w:r>
            <w:r>
              <w:rPr>
                <w:rFonts w:cs="Angsana New"/>
                <w:cs/>
              </w:rPr>
              <w:t>-</w:t>
            </w:r>
            <w:r>
              <w:rPr>
                <w:rFonts w:cs="CordiaUPC"/>
              </w:rPr>
              <w:t xml:space="preserve">&gt; </w:t>
            </w:r>
            <w:r>
              <w:t>4</w:t>
            </w:r>
            <w:r>
              <w:rPr>
                <w:rFonts w:cs="Angsana New"/>
                <w:cs/>
              </w:rPr>
              <w:t>.</w:t>
            </w:r>
            <w:r>
              <w:t>28, Pre</w:t>
            </w:r>
            <w:r>
              <w:rPr>
                <w:rFonts w:cs="Angsana New"/>
                <w:cs/>
              </w:rPr>
              <w:t>-</w:t>
            </w:r>
            <w:r>
              <w:t xml:space="preserve">paid </w:t>
            </w:r>
            <w:r>
              <w:rPr>
                <w:rFonts w:cs="Angsana New"/>
                <w:cs/>
              </w:rPr>
              <w:t>-</w:t>
            </w:r>
            <w:r>
              <w:t>&gt; 6</w:t>
            </w:r>
            <w:r>
              <w:rPr>
                <w:rFonts w:cs="Angsana New"/>
                <w:cs/>
              </w:rPr>
              <w:t>.</w:t>
            </w:r>
            <w:r>
              <w:t>42</w:t>
            </w:r>
          </w:p>
          <w:p w:rsidR="00217703" w:rsidP="00217703" w:rsidRDefault="00217703" w14:paraId="50973C0D" w14:textId="77777777">
            <w:pPr>
              <w:pStyle w:val="ListParagraph"/>
              <w:numPr>
                <w:ilvl w:val="2"/>
                <w:numId w:val="19"/>
              </w:numPr>
            </w:pPr>
            <w:r>
              <w:t xml:space="preserve">mmsdrExcludingVat </w:t>
            </w:r>
            <w:r>
              <w:rPr>
                <w:rFonts w:cs="Angsana New"/>
                <w:cs/>
              </w:rPr>
              <w:t xml:space="preserve">= </w:t>
            </w:r>
            <w:r>
              <w:t>0</w:t>
            </w:r>
          </w:p>
          <w:p w:rsidR="00217703" w:rsidP="00217703" w:rsidRDefault="00217703" w14:paraId="54E7A4ED" w14:textId="77777777">
            <w:pPr>
              <w:pStyle w:val="ListParagraph"/>
              <w:numPr>
                <w:ilvl w:val="2"/>
                <w:numId w:val="19"/>
              </w:numPr>
            </w:pPr>
            <w:r>
              <w:t xml:space="preserve">mmsdrIncludingVat </w:t>
            </w:r>
            <w:r>
              <w:rPr>
                <w:rFonts w:cs="Angsana New"/>
                <w:cs/>
              </w:rPr>
              <w:t xml:space="preserve">= </w:t>
            </w:r>
            <w:r>
              <w:t>0</w:t>
            </w:r>
          </w:p>
          <w:p w:rsidR="00217703" w:rsidP="00217703" w:rsidRDefault="00217703" w14:paraId="55AEE8A5" w14:textId="77777777">
            <w:pPr>
              <w:pStyle w:val="ListParagraph"/>
              <w:numPr>
                <w:ilvl w:val="2"/>
                <w:numId w:val="19"/>
              </w:numPr>
            </w:pPr>
            <w:r>
              <w:t xml:space="preserve">mmsrrExcludingVat </w:t>
            </w:r>
            <w:r>
              <w:rPr>
                <w:rFonts w:cs="Angsana New"/>
                <w:cs/>
              </w:rPr>
              <w:t xml:space="preserve">= </w:t>
            </w:r>
            <w:r>
              <w:t>5</w:t>
            </w:r>
          </w:p>
          <w:p w:rsidR="00217703" w:rsidP="00217703" w:rsidRDefault="00217703" w14:paraId="321FE5E6" w14:textId="77777777">
            <w:pPr>
              <w:pStyle w:val="ListParagraph"/>
              <w:numPr>
                <w:ilvl w:val="2"/>
                <w:numId w:val="19"/>
              </w:numPr>
            </w:pPr>
            <w:r>
              <w:t xml:space="preserve">mmsrrIncludingVat </w:t>
            </w:r>
            <w:r w:rsidRPr="00F114AE">
              <w:rPr>
                <w:rFonts w:cs="Angsana New"/>
                <w:cs/>
              </w:rPr>
              <w:t xml:space="preserve">= </w:t>
            </w:r>
            <w:r>
              <w:t>5</w:t>
            </w:r>
            <w:r w:rsidRPr="00F114AE">
              <w:rPr>
                <w:rFonts w:cs="Angsana New"/>
                <w:cs/>
              </w:rPr>
              <w:t>.</w:t>
            </w:r>
            <w:r>
              <w:t>35</w:t>
            </w:r>
          </w:p>
          <w:p w:rsidR="00217703" w:rsidP="00217703" w:rsidRDefault="00217703" w14:paraId="0CC367DF" w14:textId="77777777">
            <w:pPr>
              <w:pStyle w:val="ListParagraph"/>
              <w:numPr>
                <w:ilvl w:val="1"/>
                <w:numId w:val="19"/>
              </w:numPr>
            </w:pPr>
            <w:r>
              <w:t xml:space="preserve">productSpecification </w:t>
            </w:r>
            <w:r>
              <w:rPr>
                <w:rFonts w:hint="cs"/>
                <w:cs/>
              </w:rPr>
              <w:t xml:space="preserve">ประกอบด้วย </w:t>
            </w:r>
            <w:r>
              <w:rPr>
                <w:rFonts w:cs="Angsana New"/>
                <w:cs/>
              </w:rPr>
              <w:t>“</w:t>
            </w:r>
            <w:r>
              <w:t>Internet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>
              <w:t>Vertical App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/>
                <w:cs/>
              </w:rPr>
              <w:t xml:space="preserve"> ให้ </w:t>
            </w:r>
            <w:r>
              <w:t xml:space="preserve">Default </w:t>
            </w:r>
            <w:r>
              <w:rPr>
                <w:rFonts w:hint="cs"/>
                <w:cs/>
              </w:rPr>
              <w:t>ค่า</w:t>
            </w:r>
            <w:r>
              <w:rPr>
                <w:rFonts w:cs="Angsana New"/>
                <w:cs/>
              </w:rPr>
              <w:t xml:space="preserve"> </w:t>
            </w:r>
          </w:p>
          <w:p w:rsidR="00217703" w:rsidP="00217703" w:rsidRDefault="00217703" w14:paraId="3F749C25" w14:textId="77777777">
            <w:pPr>
              <w:pStyle w:val="ListParagraph"/>
              <w:numPr>
                <w:ilvl w:val="2"/>
                <w:numId w:val="19"/>
              </w:numPr>
            </w:pPr>
            <w:r>
              <w:t xml:space="preserve">netFlexi </w:t>
            </w:r>
            <w:r>
              <w:rPr>
                <w:rFonts w:cs="Angsana New"/>
                <w:cs/>
              </w:rPr>
              <w:t>= “</w:t>
            </w:r>
            <w:r>
              <w:t>N</w:t>
            </w:r>
            <w:r>
              <w:rPr>
                <w:rFonts w:cs="Angsana New"/>
                <w:cs/>
              </w:rPr>
              <w:t>”</w:t>
            </w:r>
          </w:p>
          <w:p w:rsidR="00217703" w:rsidP="00217703" w:rsidRDefault="00217703" w14:paraId="779711E0" w14:textId="77777777">
            <w:pPr>
              <w:pStyle w:val="ListParagraph"/>
              <w:numPr>
                <w:ilvl w:val="1"/>
                <w:numId w:val="19"/>
              </w:numPr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productSpecification </w:t>
            </w:r>
            <w:r>
              <w:rPr>
                <w:rFonts w:hint="cs"/>
                <w:cs/>
              </w:rPr>
              <w:t xml:space="preserve">ไม่ได้ประกอบด้วย </w:t>
            </w:r>
            <w:r>
              <w:rPr>
                <w:rFonts w:cs="Angsana New"/>
                <w:cs/>
              </w:rPr>
              <w:t>“</w:t>
            </w:r>
            <w:r>
              <w:t>Vertical App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และ </w:t>
            </w:r>
            <w:r>
              <w:rPr>
                <w:rFonts w:cs="Angsana New"/>
                <w:cs/>
              </w:rPr>
              <w:t>“</w:t>
            </w:r>
            <w:r>
              <w:t>Internet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/>
                <w:cs/>
              </w:rPr>
              <w:t xml:space="preserve"> ให้เคลียร์ค่า </w:t>
            </w:r>
            <w:r>
              <w:t>netFlexi</w:t>
            </w:r>
            <w:r>
              <w:rPr>
                <w:rFonts w:hint="cs"/>
                <w:cs/>
              </w:rPr>
              <w:t xml:space="preserve"> เป็นค่าว่าง</w:t>
            </w:r>
          </w:p>
          <w:p w:rsidRPr="00F1784B" w:rsidR="00217703" w:rsidP="00217703" w:rsidRDefault="00217703" w14:paraId="7995C7CA" w14:textId="77777777">
            <w:pPr>
              <w:pStyle w:val="ListParagraph"/>
              <w:numPr>
                <w:ilvl w:val="0"/>
                <w:numId w:val="19"/>
              </w:numPr>
            </w:pPr>
            <w:r>
              <w:rPr>
                <w:rFonts w:hint="cs"/>
                <w:cs/>
              </w:rPr>
              <w:t xml:space="preserve">ถ้า </w:t>
            </w:r>
            <w:r w:rsidRPr="002B59E6">
              <w:t xml:space="preserve">customerType </w:t>
            </w:r>
            <w:r w:rsidRPr="002B59E6">
              <w:rPr>
                <w:rFonts w:hint="cs"/>
                <w:cs/>
              </w:rPr>
              <w:t xml:space="preserve">เป็น </w:t>
            </w:r>
            <w:r w:rsidRPr="002B59E6">
              <w:rPr>
                <w:rFonts w:cs="Angsana New"/>
                <w:cs/>
              </w:rPr>
              <w:t>“</w:t>
            </w:r>
            <w:r>
              <w:t>Post</w:t>
            </w:r>
            <w:r w:rsidRPr="002B59E6">
              <w:rPr>
                <w:rFonts w:cs="Angsana New"/>
                <w:cs/>
              </w:rPr>
              <w:t>-</w:t>
            </w:r>
            <w:r w:rsidRPr="002B59E6">
              <w:t>paid</w:t>
            </w:r>
            <w:r w:rsidRPr="002B59E6"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>หรือ</w:t>
            </w:r>
            <w:r w:rsidRPr="002B59E6">
              <w:rPr>
                <w:rFonts w:cs="Angsana New"/>
                <w:cs/>
              </w:rPr>
              <w:t xml:space="preserve"> “</w:t>
            </w:r>
            <w:r>
              <w:t>All</w:t>
            </w:r>
            <w:r w:rsidRPr="002B59E6">
              <w:rPr>
                <w:rFonts w:cs="Angsana New"/>
                <w:cs/>
              </w:rPr>
              <w:t>”</w:t>
            </w:r>
            <w:r>
              <w:rPr>
                <w:rFonts w:hint="cs" w:cs="Angsana New"/>
                <w:cs/>
              </w:rPr>
              <w:t xml:space="preserve"> และ </w:t>
            </w:r>
            <w:r>
              <w:t xml:space="preserve">productClass </w:t>
            </w:r>
            <w:r>
              <w:rPr>
                <w:rFonts w:hint="cs"/>
                <w:cs/>
              </w:rPr>
              <w:t xml:space="preserve">เป็น </w:t>
            </w:r>
            <w:r>
              <w:rPr>
                <w:rFonts w:cs="Angsana New"/>
                <w:cs/>
              </w:rPr>
              <w:t>“</w:t>
            </w:r>
            <w:r>
              <w:t>On</w:t>
            </w:r>
            <w:r>
              <w:rPr>
                <w:rFonts w:cs="Angsana New"/>
                <w:cs/>
              </w:rPr>
              <w:t>-</w:t>
            </w:r>
            <w:r>
              <w:t>Top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On</w:t>
            </w:r>
            <w:r>
              <w:rPr>
                <w:rFonts w:cs="Angsana New"/>
                <w:cs/>
              </w:rPr>
              <w:t>-</w:t>
            </w:r>
            <w:r>
              <w:rPr>
                <w:rFonts w:cs="CordiaUPC"/>
              </w:rPr>
              <w:t>Top Extra</w:t>
            </w:r>
            <w:r>
              <w:rPr>
                <w:rFonts w:cs="Angsana New"/>
                <w:cs/>
              </w:rPr>
              <w:t>”</w:t>
            </w:r>
          </w:p>
          <w:p w:rsidR="00217703" w:rsidP="00217703" w:rsidRDefault="00217703" w14:paraId="021E95AF" w14:textId="77777777">
            <w:pPr>
              <w:pStyle w:val="ListParagraph"/>
              <w:numPr>
                <w:ilvl w:val="1"/>
                <w:numId w:val="19"/>
              </w:numPr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chargeDetail </w:t>
            </w:r>
            <w:r>
              <w:rPr>
                <w:rFonts w:hint="cs"/>
                <w:cs/>
              </w:rPr>
              <w:t xml:space="preserve">ทุก </w:t>
            </w:r>
            <w:r>
              <w:t xml:space="preserve">Rows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t>0</w:t>
            </w:r>
            <w:r>
              <w:rPr>
                <w:rFonts w:hint="cs"/>
                <w:cs/>
              </w:rPr>
              <w:t xml:space="preserve"> บาท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targrtGroup </w:t>
            </w:r>
            <w:r>
              <w:rPr>
                <w:rFonts w:hint="cs"/>
                <w:cs/>
              </w:rPr>
              <w:t xml:space="preserve">ไม่ใช่ </w:t>
            </w:r>
            <w:r>
              <w:rPr>
                <w:rFonts w:cs="CordiaUPC"/>
                <w:cs/>
              </w:rPr>
              <w:t>“</w:t>
            </w:r>
            <w:r>
              <w:t>Net Gift</w:t>
            </w:r>
            <w:r>
              <w:rPr>
                <w:rFonts w:cs="CordiaUPC"/>
                <w:cs/>
              </w:rPr>
              <w:t>”</w:t>
            </w:r>
          </w:p>
          <w:p w:rsidRPr="00A61501" w:rsidR="00217703" w:rsidP="00217703" w:rsidRDefault="00217703" w14:paraId="6A611371" w14:textId="77777777">
            <w:pPr>
              <w:pStyle w:val="ListParagraph"/>
              <w:numPr>
                <w:ilvl w:val="2"/>
                <w:numId w:val="19"/>
              </w:numPr>
            </w:pPr>
            <w:r>
              <w:rPr>
                <w:rFonts w:hint="cs"/>
                <w:cs/>
              </w:rPr>
              <w:t xml:space="preserve">ให้ </w:t>
            </w:r>
            <w:r>
              <w:t xml:space="preserve">Default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Undefined</w:t>
            </w:r>
            <w:r>
              <w:rPr>
                <w:rFonts w:cs="Angsana New"/>
                <w:cs/>
              </w:rPr>
              <w:t>”</w:t>
            </w:r>
          </w:p>
          <w:p w:rsidRPr="00952E5C" w:rsidR="00217703" w:rsidP="00217703" w:rsidRDefault="00217703" w14:paraId="2933D116" w14:textId="77777777">
            <w:pPr>
              <w:pStyle w:val="ListParagraph"/>
              <w:numPr>
                <w:ilvl w:val="1"/>
                <w:numId w:val="19"/>
              </w:numPr>
            </w:pPr>
            <w:r>
              <w:rPr>
                <w:rFonts w:hint="cs"/>
                <w:cs/>
              </w:rPr>
              <w:t>ถ้าไม่ใช่</w:t>
            </w:r>
            <w:r w:rsidRPr="00F1784B">
              <w:rPr>
                <w:rFonts w:cs="Angsana New"/>
                <w:cs/>
              </w:rPr>
              <w:t xml:space="preserve"> </w:t>
            </w:r>
          </w:p>
          <w:p w:rsidRPr="00952E5C" w:rsidR="00217703" w:rsidP="00217703" w:rsidRDefault="00217703" w14:paraId="43E90D36" w14:textId="77777777">
            <w:pPr>
              <w:pStyle w:val="ListParagraph"/>
              <w:numPr>
                <w:ilvl w:val="2"/>
                <w:numId w:val="19"/>
              </w:numPr>
            </w:pPr>
            <w:r>
              <w:rPr>
                <w:rFonts w:hint="cs" w:cs="Angsana New"/>
                <w:cs/>
              </w:rPr>
              <w:t xml:space="preserve">ถ้า </w:t>
            </w:r>
            <w:r>
              <w:rPr>
                <w:rFonts w:cs="CordiaUPC"/>
              </w:rPr>
              <w:t xml:space="preserve">productSpecification </w:t>
            </w:r>
            <w:r>
              <w:rPr>
                <w:rFonts w:hint="cs" w:cs="Angsana New"/>
                <w:cs/>
              </w:rPr>
              <w:t xml:space="preserve">ประกอบด้วย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SMS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MMS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>จะมีกี่ค่าก็ได้</w:t>
            </w:r>
          </w:p>
          <w:p w:rsidRPr="00952E5C" w:rsidR="00217703" w:rsidP="00217703" w:rsidRDefault="00217703" w14:paraId="5EACB0C0" w14:textId="77777777">
            <w:pPr>
              <w:pStyle w:val="ListParagraph"/>
              <w:numPr>
                <w:ilvl w:val="3"/>
                <w:numId w:val="19"/>
              </w:numPr>
            </w:pPr>
            <w:r>
              <w:rPr>
                <w:rFonts w:hint="cs" w:cs="Angsana New"/>
                <w:cs/>
              </w:rPr>
              <w:t xml:space="preserve">ถ้า </w:t>
            </w:r>
            <w:r>
              <w:rPr>
                <w:rFonts w:cs="CordiaUPC"/>
              </w:rPr>
              <w:t xml:space="preserve">priceType </w:t>
            </w:r>
            <w:r>
              <w:rPr>
                <w:rFonts w:cs="Angsana New"/>
                <w:cs/>
              </w:rPr>
              <w:t>= “</w:t>
            </w:r>
            <w:r>
              <w:rPr>
                <w:rFonts w:cs="CordiaUPC"/>
              </w:rPr>
              <w:t>Recurring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ให้ </w:t>
            </w:r>
            <w:r>
              <w:rPr>
                <w:rFonts w:cs="CordiaUPC"/>
              </w:rPr>
              <w:t xml:space="preserve">Default Revenue Code </w:t>
            </w:r>
            <w:r>
              <w:rPr>
                <w:rFonts w:cs="Angsana New"/>
                <w:cs/>
              </w:rPr>
              <w:t>= “</w:t>
            </w:r>
            <w:r w:rsidRPr="00A16550">
              <w:rPr>
                <w:rFonts w:cs="CordiaUPC"/>
              </w:rPr>
              <w:t>APCP</w:t>
            </w:r>
            <w:r w:rsidRPr="00A16550">
              <w:rPr>
                <w:rFonts w:cs="Angsana New"/>
                <w:cs/>
              </w:rPr>
              <w:t>-</w:t>
            </w:r>
            <w:r w:rsidRPr="00A16550">
              <w:rPr>
                <w:rFonts w:cs="CordiaUPC"/>
              </w:rPr>
              <w:t>003</w:t>
            </w:r>
            <w:r>
              <w:rPr>
                <w:rFonts w:cs="Angsana New"/>
                <w:cs/>
              </w:rPr>
              <w:t>”</w:t>
            </w:r>
          </w:p>
          <w:p w:rsidRPr="00A416E7" w:rsidR="00217703" w:rsidP="00217703" w:rsidRDefault="00217703" w14:paraId="22059151" w14:textId="77777777">
            <w:pPr>
              <w:pStyle w:val="ListParagraph"/>
              <w:numPr>
                <w:ilvl w:val="3"/>
                <w:numId w:val="19"/>
              </w:numPr>
            </w:pPr>
            <w:r>
              <w:rPr>
                <w:rFonts w:hint="cs" w:cs="Angsana New"/>
                <w:cs/>
              </w:rPr>
              <w:t xml:space="preserve">ถ้า </w:t>
            </w:r>
            <w:r>
              <w:rPr>
                <w:rFonts w:cs="CordiaUPC"/>
              </w:rPr>
              <w:t xml:space="preserve">priceType </w:t>
            </w:r>
            <w:r>
              <w:rPr>
                <w:rFonts w:cs="Angsana New"/>
                <w:cs/>
              </w:rPr>
              <w:t>= “</w:t>
            </w:r>
            <w:r>
              <w:rPr>
                <w:rFonts w:cs="CordiaUPC"/>
              </w:rPr>
              <w:t>One</w:t>
            </w:r>
            <w:r>
              <w:rPr>
                <w:rFonts w:cs="Angsana New"/>
                <w:cs/>
              </w:rPr>
              <w:t>-</w:t>
            </w:r>
            <w:r>
              <w:rPr>
                <w:rFonts w:cs="CordiaUPC"/>
              </w:rPr>
              <w:t>Time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ให้ </w:t>
            </w:r>
            <w:r>
              <w:rPr>
                <w:rFonts w:cs="CordiaUPC"/>
              </w:rPr>
              <w:t xml:space="preserve">Default Revenue Code </w:t>
            </w:r>
            <w:r>
              <w:rPr>
                <w:rFonts w:cs="Angsana New"/>
                <w:cs/>
              </w:rPr>
              <w:t>= “</w:t>
            </w:r>
            <w:r w:rsidRPr="00A16550">
              <w:rPr>
                <w:rFonts w:cs="CordiaUPC"/>
              </w:rPr>
              <w:t>APCI</w:t>
            </w:r>
            <w:r w:rsidRPr="00A16550">
              <w:rPr>
                <w:rFonts w:cs="Angsana New"/>
                <w:cs/>
              </w:rPr>
              <w:t>-</w:t>
            </w:r>
            <w:r w:rsidRPr="00A16550">
              <w:rPr>
                <w:rFonts w:cs="CordiaUPC"/>
              </w:rPr>
              <w:t>003</w:t>
            </w:r>
            <w:r>
              <w:rPr>
                <w:rFonts w:cs="Angsana New"/>
                <w:cs/>
              </w:rPr>
              <w:t>”</w:t>
            </w:r>
          </w:p>
          <w:p w:rsidRPr="00A416E7" w:rsidR="00217703" w:rsidP="00217703" w:rsidRDefault="00217703" w14:paraId="4AA4828D" w14:textId="77777777">
            <w:pPr>
              <w:pStyle w:val="ListParagraph"/>
              <w:numPr>
                <w:ilvl w:val="3"/>
                <w:numId w:val="19"/>
              </w:numPr>
            </w:pPr>
            <w:r>
              <w:rPr>
                <w:rFonts w:hint="cs" w:cs="Angsana New"/>
                <w:cs/>
              </w:rPr>
              <w:t xml:space="preserve">ถ้า </w:t>
            </w:r>
            <w:r>
              <w:rPr>
                <w:rFonts w:cs="CordiaUPC"/>
              </w:rPr>
              <w:t xml:space="preserve">priceType </w:t>
            </w:r>
            <w:r>
              <w:rPr>
                <w:rFonts w:cs="Angsana New"/>
                <w:cs/>
              </w:rPr>
              <w:t>= “</w:t>
            </w:r>
            <w:r>
              <w:rPr>
                <w:rFonts w:cs="CordiaUPC"/>
              </w:rPr>
              <w:t>Usage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ให้ </w:t>
            </w:r>
            <w:r>
              <w:rPr>
                <w:rFonts w:cs="CordiaUPC"/>
              </w:rPr>
              <w:t xml:space="preserve">Default Revenue Code </w:t>
            </w:r>
            <w:r>
              <w:rPr>
                <w:rFonts w:cs="Angsana New"/>
                <w:cs/>
              </w:rPr>
              <w:t>= “</w:t>
            </w:r>
            <w:r>
              <w:rPr>
                <w:rFonts w:cs="CordiaUPC"/>
              </w:rPr>
              <w:t>Undefined</w:t>
            </w:r>
            <w:r>
              <w:rPr>
                <w:rFonts w:cs="Angsana New"/>
                <w:cs/>
              </w:rPr>
              <w:t>”</w:t>
            </w:r>
          </w:p>
          <w:p w:rsidRPr="00A416E7" w:rsidR="00217703" w:rsidP="00217703" w:rsidRDefault="00217703" w14:paraId="243148EB" w14:textId="77777777">
            <w:pPr>
              <w:pStyle w:val="ListParagraph"/>
              <w:numPr>
                <w:ilvl w:val="2"/>
                <w:numId w:val="19"/>
              </w:numPr>
            </w:pPr>
            <w:r>
              <w:rPr>
                <w:rFonts w:hint="cs" w:cs="Angsana New"/>
                <w:cs/>
              </w:rPr>
              <w:t xml:space="preserve">ถ้า </w:t>
            </w:r>
            <w:r>
              <w:rPr>
                <w:rFonts w:cs="CordiaUPC"/>
              </w:rPr>
              <w:t xml:space="preserve">productSpecification </w:t>
            </w:r>
            <w:r>
              <w:rPr>
                <w:rFonts w:hint="cs" w:cs="Angsana New"/>
                <w:cs/>
              </w:rPr>
              <w:t xml:space="preserve">ประกอบด้วย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Internet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WiFi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Vertical App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Content VDO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 w:cs="Angsana New"/>
                <w:cs/>
              </w:rPr>
              <w:t xml:space="preserve"> หรือ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VR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Cloud Game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Karaoke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Music Streaming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>จะมีกี่ค่าก็ได้</w:t>
            </w:r>
          </w:p>
          <w:p w:rsidRPr="00A416E7" w:rsidR="00217703" w:rsidP="00217703" w:rsidRDefault="00217703" w14:paraId="11C73637" w14:textId="77777777">
            <w:pPr>
              <w:pStyle w:val="ListParagraph"/>
              <w:numPr>
                <w:ilvl w:val="3"/>
                <w:numId w:val="19"/>
              </w:numPr>
            </w:pPr>
            <w:r>
              <w:rPr>
                <w:rFonts w:hint="cs" w:cs="Angsana New"/>
                <w:cs/>
              </w:rPr>
              <w:t xml:space="preserve">ถ้า </w:t>
            </w:r>
            <w:r>
              <w:rPr>
                <w:rFonts w:cs="CordiaUPC"/>
              </w:rPr>
              <w:t xml:space="preserve">priceType </w:t>
            </w:r>
            <w:r>
              <w:rPr>
                <w:rFonts w:cs="Angsana New"/>
                <w:cs/>
              </w:rPr>
              <w:t>= “</w:t>
            </w:r>
            <w:r>
              <w:rPr>
                <w:rFonts w:cs="CordiaUPC"/>
              </w:rPr>
              <w:t>Recurring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ให้ </w:t>
            </w:r>
            <w:r>
              <w:rPr>
                <w:rFonts w:cs="CordiaUPC"/>
              </w:rPr>
              <w:t xml:space="preserve">Default Revenue Code </w:t>
            </w:r>
            <w:r>
              <w:rPr>
                <w:rFonts w:cs="Angsana New"/>
                <w:cs/>
              </w:rPr>
              <w:t>= “</w:t>
            </w:r>
            <w:r>
              <w:rPr>
                <w:rFonts w:cs="CordiaUPC"/>
              </w:rPr>
              <w:t>APCP</w:t>
            </w:r>
            <w:r>
              <w:rPr>
                <w:rFonts w:cs="Angsana New"/>
                <w:cs/>
              </w:rPr>
              <w:t>-</w:t>
            </w:r>
            <w:r>
              <w:rPr>
                <w:rFonts w:cs="CordiaUPC"/>
              </w:rPr>
              <w:t>010</w:t>
            </w:r>
            <w:r>
              <w:rPr>
                <w:rFonts w:cs="Angsana New"/>
                <w:cs/>
              </w:rPr>
              <w:t>”</w:t>
            </w:r>
          </w:p>
          <w:p w:rsidRPr="00A416E7" w:rsidR="00217703" w:rsidP="00217703" w:rsidRDefault="00217703" w14:paraId="2277A377" w14:textId="77777777">
            <w:pPr>
              <w:pStyle w:val="ListParagraph"/>
              <w:numPr>
                <w:ilvl w:val="3"/>
                <w:numId w:val="19"/>
              </w:numPr>
            </w:pPr>
            <w:r>
              <w:rPr>
                <w:rFonts w:hint="cs" w:cs="Angsana New"/>
                <w:cs/>
              </w:rPr>
              <w:t xml:space="preserve">ถ้า </w:t>
            </w:r>
            <w:r>
              <w:rPr>
                <w:rFonts w:cs="CordiaUPC"/>
              </w:rPr>
              <w:t xml:space="preserve">priceType </w:t>
            </w:r>
            <w:r>
              <w:rPr>
                <w:rFonts w:cs="Angsana New"/>
                <w:cs/>
              </w:rPr>
              <w:t>= “</w:t>
            </w:r>
            <w:r>
              <w:rPr>
                <w:rFonts w:cs="CordiaUPC"/>
              </w:rPr>
              <w:t>One</w:t>
            </w:r>
            <w:r>
              <w:rPr>
                <w:rFonts w:cs="Angsana New"/>
                <w:cs/>
              </w:rPr>
              <w:t>-</w:t>
            </w:r>
            <w:r>
              <w:rPr>
                <w:rFonts w:cs="CordiaUPC"/>
              </w:rPr>
              <w:t>Time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ให้ </w:t>
            </w:r>
            <w:r>
              <w:rPr>
                <w:rFonts w:cs="CordiaUPC"/>
              </w:rPr>
              <w:t xml:space="preserve">Default Revenue Code </w:t>
            </w:r>
            <w:r>
              <w:rPr>
                <w:rFonts w:cs="Angsana New"/>
                <w:cs/>
              </w:rPr>
              <w:t>= “</w:t>
            </w:r>
            <w:r>
              <w:rPr>
                <w:rFonts w:cs="CordiaUPC"/>
              </w:rPr>
              <w:t>APCI</w:t>
            </w:r>
            <w:r>
              <w:rPr>
                <w:rFonts w:cs="Angsana New"/>
                <w:cs/>
              </w:rPr>
              <w:t>-</w:t>
            </w:r>
            <w:r>
              <w:rPr>
                <w:rFonts w:cs="CordiaUPC"/>
              </w:rPr>
              <w:t>010</w:t>
            </w:r>
            <w:r>
              <w:rPr>
                <w:rFonts w:cs="Angsana New"/>
                <w:cs/>
              </w:rPr>
              <w:t>”</w:t>
            </w:r>
          </w:p>
          <w:p w:rsidRPr="00952E5C" w:rsidR="00217703" w:rsidP="00217703" w:rsidRDefault="00217703" w14:paraId="62C6CAA5" w14:textId="77777777">
            <w:pPr>
              <w:pStyle w:val="ListParagraph"/>
              <w:numPr>
                <w:ilvl w:val="3"/>
                <w:numId w:val="19"/>
              </w:numPr>
            </w:pPr>
            <w:r>
              <w:rPr>
                <w:rFonts w:hint="cs" w:cs="Angsana New"/>
                <w:cs/>
              </w:rPr>
              <w:t xml:space="preserve">ถ้า </w:t>
            </w:r>
            <w:r>
              <w:rPr>
                <w:rFonts w:cs="CordiaUPC"/>
              </w:rPr>
              <w:t xml:space="preserve">priceType </w:t>
            </w:r>
            <w:r>
              <w:rPr>
                <w:rFonts w:cs="Angsana New"/>
                <w:cs/>
              </w:rPr>
              <w:t>= “</w:t>
            </w:r>
            <w:r>
              <w:rPr>
                <w:rFonts w:cs="CordiaUPC"/>
              </w:rPr>
              <w:t>Usage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ให้ </w:t>
            </w:r>
            <w:r>
              <w:rPr>
                <w:rFonts w:cs="CordiaUPC"/>
              </w:rPr>
              <w:t xml:space="preserve">Default Revenue Code </w:t>
            </w:r>
            <w:r>
              <w:rPr>
                <w:rFonts w:cs="Angsana New"/>
                <w:cs/>
              </w:rPr>
              <w:t>= “</w:t>
            </w:r>
            <w:r>
              <w:rPr>
                <w:rFonts w:cs="CordiaUPC"/>
              </w:rPr>
              <w:t>Undefined</w:t>
            </w:r>
            <w:r>
              <w:rPr>
                <w:rFonts w:cs="Angsana New"/>
                <w:cs/>
              </w:rPr>
              <w:t>”</w:t>
            </w:r>
          </w:p>
          <w:p w:rsidRPr="00054A50" w:rsidR="00217703" w:rsidP="00217703" w:rsidRDefault="00217703" w14:paraId="7F59018A" w14:textId="77777777">
            <w:pPr>
              <w:pStyle w:val="ListParagraph"/>
              <w:numPr>
                <w:ilvl w:val="2"/>
                <w:numId w:val="19"/>
              </w:numPr>
            </w:pPr>
            <w:r>
              <w:rPr>
                <w:rFonts w:hint="cs" w:cs="Angsana New"/>
                <w:cs/>
              </w:rPr>
              <w:t xml:space="preserve">ถ้า </w:t>
            </w:r>
            <w:r>
              <w:rPr>
                <w:rFonts w:cs="CordiaUPC"/>
              </w:rPr>
              <w:t xml:space="preserve">productSpecification </w:t>
            </w:r>
            <w:r>
              <w:rPr>
                <w:rFonts w:hint="cs" w:cs="Angsana New"/>
                <w:cs/>
              </w:rPr>
              <w:t xml:space="preserve">ประกอบด้วย </w:t>
            </w:r>
          </w:p>
          <w:p w:rsidRPr="00054A50" w:rsidR="00217703" w:rsidP="00217703" w:rsidRDefault="00217703" w14:paraId="149D1707" w14:textId="77777777">
            <w:pPr>
              <w:pStyle w:val="ListParagraph"/>
              <w:numPr>
                <w:ilvl w:val="3"/>
                <w:numId w:val="19"/>
              </w:numPr>
            </w:pP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Voice</w:t>
            </w:r>
            <w:r>
              <w:rPr>
                <w:rFonts w:cs="Angsana New"/>
                <w:cs/>
              </w:rPr>
              <w:t>”</w:t>
            </w:r>
          </w:p>
          <w:p w:rsidRPr="00054A50" w:rsidR="00217703" w:rsidP="00217703" w:rsidRDefault="00217703" w14:paraId="69891FD0" w14:textId="77777777">
            <w:pPr>
              <w:pStyle w:val="ListParagraph"/>
              <w:numPr>
                <w:ilvl w:val="3"/>
                <w:numId w:val="19"/>
              </w:numPr>
            </w:pP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Voice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และประกอบด้วย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SMS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MMS</w:t>
            </w:r>
            <w:r>
              <w:rPr>
                <w:rFonts w:cs="Angsana New"/>
                <w:cs/>
              </w:rPr>
              <w:t xml:space="preserve">”  </w:t>
            </w:r>
          </w:p>
          <w:p w:rsidRPr="00054A50" w:rsidR="00217703" w:rsidP="00217703" w:rsidRDefault="00217703" w14:paraId="4C965836" w14:textId="77777777">
            <w:pPr>
              <w:pStyle w:val="ListParagraph"/>
              <w:numPr>
                <w:ilvl w:val="3"/>
                <w:numId w:val="19"/>
              </w:numPr>
            </w:pP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Voice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>และประกอบด้วย</w:t>
            </w:r>
            <w:r>
              <w:rPr>
                <w:rFonts w:cs="CordiaUPC"/>
              </w:rPr>
              <w:t xml:space="preserve"> Internet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WiFi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Vertical App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Content VDO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 w:cs="Angsana New"/>
                <w:cs/>
              </w:rPr>
              <w:t xml:space="preserve"> หรือ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VR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Cloud Game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Karaoke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Music Streaming</w:t>
            </w:r>
            <w:r>
              <w:rPr>
                <w:rFonts w:cs="Angsana New"/>
                <w:cs/>
              </w:rPr>
              <w:t>”</w:t>
            </w:r>
          </w:p>
          <w:p w:rsidRPr="00054A50" w:rsidR="00217703" w:rsidP="00217703" w:rsidRDefault="00217703" w14:paraId="3EC2EDCD" w14:textId="77777777">
            <w:pPr>
              <w:pStyle w:val="ListParagraph"/>
              <w:numPr>
                <w:ilvl w:val="3"/>
                <w:numId w:val="19"/>
              </w:numPr>
            </w:pP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SMS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MMS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และประกอบด้วย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Internet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WiFi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Vertical App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Content VDO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 w:cs="Angsana New"/>
                <w:cs/>
              </w:rPr>
              <w:t xml:space="preserve"> หรือ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VR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Cloud Game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Karaoke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Music Streaming</w:t>
            </w:r>
            <w:r>
              <w:rPr>
                <w:rFonts w:cs="Angsana New"/>
                <w:cs/>
              </w:rPr>
              <w:t>”</w:t>
            </w:r>
          </w:p>
          <w:p w:rsidRPr="00A416E7" w:rsidR="00217703" w:rsidP="00217703" w:rsidRDefault="00217703" w14:paraId="5729B7AC" w14:textId="77777777">
            <w:pPr>
              <w:pStyle w:val="ListParagraph"/>
              <w:numPr>
                <w:ilvl w:val="3"/>
                <w:numId w:val="19"/>
              </w:numPr>
            </w:pP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Voice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และประกอบด้วย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SMS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MMS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และประกอบด้วย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Internet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WiFi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Vertical App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Content VDO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 w:cs="Angsana New"/>
                <w:cs/>
              </w:rPr>
              <w:t xml:space="preserve"> หรือ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VR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Cloud Game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Karaoke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Music Streaming</w:t>
            </w:r>
            <w:r>
              <w:rPr>
                <w:rFonts w:cs="Angsana New"/>
                <w:cs/>
              </w:rPr>
              <w:t>”</w:t>
            </w:r>
          </w:p>
          <w:p w:rsidRPr="00A416E7" w:rsidR="00217703" w:rsidP="00217703" w:rsidRDefault="00217703" w14:paraId="76783864" w14:textId="77777777">
            <w:pPr>
              <w:pStyle w:val="ListParagraph"/>
              <w:numPr>
                <w:ilvl w:val="4"/>
                <w:numId w:val="19"/>
              </w:numPr>
            </w:pPr>
            <w:r>
              <w:rPr>
                <w:rFonts w:hint="cs" w:cs="Angsana New"/>
                <w:cs/>
              </w:rPr>
              <w:t xml:space="preserve">ถ้า </w:t>
            </w:r>
            <w:r>
              <w:rPr>
                <w:rFonts w:cs="CordiaUPC"/>
              </w:rPr>
              <w:t xml:space="preserve">priceType </w:t>
            </w:r>
            <w:r>
              <w:rPr>
                <w:rFonts w:cs="Angsana New"/>
                <w:cs/>
              </w:rPr>
              <w:t>= “</w:t>
            </w:r>
            <w:r>
              <w:rPr>
                <w:rFonts w:cs="CordiaUPC"/>
              </w:rPr>
              <w:t>Recurring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ให้ </w:t>
            </w:r>
            <w:r>
              <w:rPr>
                <w:rFonts w:cs="CordiaUPC"/>
              </w:rPr>
              <w:t xml:space="preserve">Default Revenue Code </w:t>
            </w:r>
            <w:r>
              <w:rPr>
                <w:rFonts w:cs="Angsana New"/>
                <w:cs/>
              </w:rPr>
              <w:t>= “</w:t>
            </w:r>
            <w:r>
              <w:rPr>
                <w:rFonts w:cs="CordiaUPC"/>
              </w:rPr>
              <w:t>APCP</w:t>
            </w:r>
            <w:r>
              <w:rPr>
                <w:rFonts w:cs="Angsana New"/>
                <w:cs/>
              </w:rPr>
              <w:t>-</w:t>
            </w:r>
            <w:r>
              <w:rPr>
                <w:rFonts w:cs="CordiaUPC"/>
              </w:rPr>
              <w:t>009</w:t>
            </w:r>
            <w:r>
              <w:rPr>
                <w:rFonts w:cs="Angsana New"/>
                <w:cs/>
              </w:rPr>
              <w:t>”</w:t>
            </w:r>
          </w:p>
          <w:p w:rsidRPr="00A416E7" w:rsidR="00217703" w:rsidP="00217703" w:rsidRDefault="00217703" w14:paraId="7D185EA4" w14:textId="77777777">
            <w:pPr>
              <w:pStyle w:val="ListParagraph"/>
              <w:numPr>
                <w:ilvl w:val="4"/>
                <w:numId w:val="19"/>
              </w:numPr>
            </w:pPr>
            <w:r>
              <w:rPr>
                <w:rFonts w:hint="cs" w:cs="Angsana New"/>
                <w:cs/>
              </w:rPr>
              <w:t xml:space="preserve">ถ้า </w:t>
            </w:r>
            <w:r>
              <w:rPr>
                <w:rFonts w:cs="CordiaUPC"/>
              </w:rPr>
              <w:t xml:space="preserve">priceType </w:t>
            </w:r>
            <w:r>
              <w:rPr>
                <w:rFonts w:cs="Angsana New"/>
                <w:cs/>
              </w:rPr>
              <w:t>= “</w:t>
            </w:r>
            <w:r>
              <w:rPr>
                <w:rFonts w:cs="CordiaUPC"/>
              </w:rPr>
              <w:t>One</w:t>
            </w:r>
            <w:r>
              <w:rPr>
                <w:rFonts w:cs="Angsana New"/>
                <w:cs/>
              </w:rPr>
              <w:t>-</w:t>
            </w:r>
            <w:r>
              <w:rPr>
                <w:rFonts w:cs="CordiaUPC"/>
              </w:rPr>
              <w:t>Time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ให้ </w:t>
            </w:r>
            <w:r>
              <w:rPr>
                <w:rFonts w:cs="CordiaUPC"/>
              </w:rPr>
              <w:t xml:space="preserve">Default Revenue Code </w:t>
            </w:r>
            <w:r>
              <w:rPr>
                <w:rFonts w:cs="Angsana New"/>
                <w:cs/>
              </w:rPr>
              <w:t>= “</w:t>
            </w:r>
            <w:r>
              <w:rPr>
                <w:rFonts w:cs="CordiaUPC"/>
              </w:rPr>
              <w:t>APCI</w:t>
            </w:r>
            <w:r>
              <w:rPr>
                <w:rFonts w:cs="Angsana New"/>
                <w:cs/>
              </w:rPr>
              <w:t>-</w:t>
            </w:r>
            <w:r>
              <w:rPr>
                <w:rFonts w:cs="CordiaUPC"/>
              </w:rPr>
              <w:t>009</w:t>
            </w:r>
            <w:r>
              <w:rPr>
                <w:rFonts w:cs="Angsana New"/>
                <w:cs/>
              </w:rPr>
              <w:t>”</w:t>
            </w:r>
          </w:p>
          <w:p w:rsidR="00217703" w:rsidP="00217703" w:rsidRDefault="00217703" w14:paraId="4581C616" w14:textId="2AF3C5C5">
            <w:r>
              <w:rPr>
                <w:rFonts w:hint="cs" w:cs="Angsana New"/>
                <w:cs/>
              </w:rPr>
              <w:t xml:space="preserve">ถ้า </w:t>
            </w:r>
            <w:r>
              <w:rPr>
                <w:rFonts w:cs="CordiaUPC"/>
              </w:rPr>
              <w:t xml:space="preserve">priceType </w:t>
            </w:r>
            <w:r>
              <w:rPr>
                <w:rFonts w:cs="Angsana New"/>
                <w:cs/>
              </w:rPr>
              <w:t>= “</w:t>
            </w:r>
            <w:r>
              <w:rPr>
                <w:rFonts w:cs="CordiaUPC"/>
              </w:rPr>
              <w:t>Usage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ให้ </w:t>
            </w:r>
            <w:r>
              <w:rPr>
                <w:rFonts w:cs="CordiaUPC"/>
              </w:rPr>
              <w:t xml:space="preserve">Default Revenue Code </w:t>
            </w:r>
            <w:r>
              <w:rPr>
                <w:rFonts w:cs="Angsana New"/>
                <w:cs/>
              </w:rPr>
              <w:t>= “</w:t>
            </w:r>
            <w:r>
              <w:rPr>
                <w:rFonts w:cs="CordiaUPC"/>
              </w:rPr>
              <w:t>Undefined</w:t>
            </w:r>
            <w:r>
              <w:rPr>
                <w:rFonts w:cs="Angsana New"/>
                <w:cs/>
              </w:rPr>
              <w:t>”</w:t>
            </w:r>
          </w:p>
        </w:tc>
      </w:tr>
      <w:tr w:rsidRPr="008979A8" w:rsidR="00217703" w:rsidTr="4801D386" w14:paraId="677835D0" w14:textId="77777777">
        <w:trPr>
          <w:trHeight w:val="108"/>
        </w:trPr>
        <w:tc>
          <w:tcPr>
            <w:tcW w:w="5000" w:type="pct"/>
            <w:gridSpan w:val="6"/>
            <w:shd w:val="clear" w:color="auto" w:fill="C2D69B" w:themeFill="accent3" w:themeFillTint="99"/>
            <w:tcMar/>
          </w:tcPr>
          <w:p w:rsidR="00217703" w:rsidP="00217703" w:rsidRDefault="00217703" w14:paraId="22887188" w14:textId="2097693A">
            <w:pPr>
              <w:pStyle w:val="HeaderTable"/>
            </w:pPr>
            <w:r>
              <w:t xml:space="preserve">End </w:t>
            </w:r>
            <w:r w:rsidRPr="0002529D">
              <w:t>Product Offering Definition</w:t>
            </w:r>
            <w:r>
              <w:t xml:space="preserve"> Section</w:t>
            </w:r>
          </w:p>
        </w:tc>
      </w:tr>
      <w:tr w:rsidRPr="008979A8" w:rsidR="00217703" w:rsidTr="4801D386" w14:paraId="0A89607E" w14:textId="77777777">
        <w:trPr>
          <w:trHeight w:val="108"/>
        </w:trPr>
        <w:tc>
          <w:tcPr>
            <w:tcW w:w="5000" w:type="pct"/>
            <w:gridSpan w:val="6"/>
            <w:shd w:val="clear" w:color="auto" w:fill="C2D69B" w:themeFill="accent3" w:themeFillTint="99"/>
            <w:tcMar/>
          </w:tcPr>
          <w:p w:rsidR="00217703" w:rsidP="00217703" w:rsidRDefault="00217703" w14:paraId="780FA066" w14:textId="3EA9C93F">
            <w:pPr>
              <w:pStyle w:val="HeaderTable"/>
            </w:pPr>
            <w:r>
              <w:t>Product Offering Detail Tab Section</w:t>
            </w:r>
          </w:p>
        </w:tc>
      </w:tr>
      <w:tr w:rsidRPr="008979A8" w:rsidR="00217703" w:rsidTr="4801D386" w14:paraId="7CFCF653" w14:textId="77777777">
        <w:trPr>
          <w:trHeight w:val="108"/>
        </w:trPr>
        <w:tc>
          <w:tcPr>
            <w:tcW w:w="1633" w:type="pct"/>
            <w:gridSpan w:val="2"/>
            <w:tcMar/>
          </w:tcPr>
          <w:p w:rsidR="00217703" w:rsidP="00217703" w:rsidRDefault="00217703" w14:paraId="7C32FDE3" w14:textId="09C9E282">
            <w:r>
              <w:t>Product Offering Detail Tab</w:t>
            </w:r>
          </w:p>
        </w:tc>
        <w:tc>
          <w:tcPr>
            <w:tcW w:w="549" w:type="pct"/>
            <w:gridSpan w:val="2"/>
            <w:tcMar/>
          </w:tcPr>
          <w:p w:rsidR="00217703" w:rsidP="00217703" w:rsidRDefault="00217703" w14:paraId="4B42D9A9" w14:textId="7466910E">
            <w:r>
              <w:t>Screen</w:t>
            </w:r>
          </w:p>
        </w:tc>
        <w:tc>
          <w:tcPr>
            <w:tcW w:w="2818" w:type="pct"/>
            <w:gridSpan w:val="2"/>
            <w:tcMar/>
          </w:tcPr>
          <w:p w:rsidR="00217703" w:rsidP="00217703" w:rsidRDefault="00217703" w14:paraId="5EA50D52" w14:textId="77777777"/>
        </w:tc>
      </w:tr>
      <w:tr w:rsidRPr="008979A8" w:rsidR="00217703" w:rsidTr="4801D386" w14:paraId="33F02E99" w14:textId="77777777">
        <w:trPr>
          <w:trHeight w:val="108"/>
        </w:trPr>
        <w:tc>
          <w:tcPr>
            <w:tcW w:w="5000" w:type="pct"/>
            <w:gridSpan w:val="6"/>
            <w:shd w:val="clear" w:color="auto" w:fill="C2D69B" w:themeFill="accent3" w:themeFillTint="99"/>
            <w:tcMar/>
          </w:tcPr>
          <w:p w:rsidR="00217703" w:rsidP="00217703" w:rsidRDefault="00217703" w14:paraId="2370A82B" w14:textId="72E72DB1">
            <w:pPr>
              <w:pStyle w:val="HeaderTable"/>
            </w:pPr>
            <w:r>
              <w:t>End Product Offering Detail Tab Section</w:t>
            </w:r>
          </w:p>
        </w:tc>
      </w:tr>
      <w:tr w:rsidRPr="008979A8" w:rsidR="00217703" w:rsidTr="4801D386" w14:paraId="554E2D07" w14:textId="77777777">
        <w:trPr>
          <w:trHeight w:val="108"/>
        </w:trPr>
        <w:tc>
          <w:tcPr>
            <w:tcW w:w="5000" w:type="pct"/>
            <w:gridSpan w:val="6"/>
            <w:shd w:val="clear" w:color="auto" w:fill="C2D69B" w:themeFill="accent3" w:themeFillTint="99"/>
            <w:tcMar/>
          </w:tcPr>
          <w:p w:rsidR="00217703" w:rsidP="00217703" w:rsidRDefault="00217703" w14:paraId="566755AA" w14:textId="70612306">
            <w:pPr>
              <w:pStyle w:val="HeaderTable"/>
            </w:pPr>
            <w:bookmarkStart w:name="_Hlk87949912" w:id="3"/>
            <w:r>
              <w:t>Product Offering Information Section</w:t>
            </w:r>
          </w:p>
        </w:tc>
      </w:tr>
      <w:tr w:rsidRPr="008979A8" w:rsidR="00217703" w:rsidTr="4801D386" w14:paraId="5681D657" w14:textId="77777777">
        <w:trPr>
          <w:trHeight w:val="108"/>
        </w:trPr>
        <w:tc>
          <w:tcPr>
            <w:tcW w:w="1633" w:type="pct"/>
            <w:gridSpan w:val="2"/>
            <w:tcMar/>
          </w:tcPr>
          <w:p w:rsidR="00217703" w:rsidP="00217703" w:rsidRDefault="00217703" w14:paraId="33225051" w14:textId="345A9ECE">
            <w:r>
              <w:t>Information</w:t>
            </w:r>
          </w:p>
        </w:tc>
        <w:tc>
          <w:tcPr>
            <w:tcW w:w="549" w:type="pct"/>
            <w:gridSpan w:val="2"/>
            <w:tcMar/>
          </w:tcPr>
          <w:p w:rsidR="00217703" w:rsidP="00217703" w:rsidRDefault="00217703" w14:paraId="4670070C" w14:textId="4A02262F">
            <w:r>
              <w:t>Screen</w:t>
            </w:r>
          </w:p>
        </w:tc>
        <w:tc>
          <w:tcPr>
            <w:tcW w:w="2818" w:type="pct"/>
            <w:gridSpan w:val="2"/>
            <w:tcMar/>
          </w:tcPr>
          <w:p w:rsidR="00217703" w:rsidP="00217703" w:rsidRDefault="00217703" w14:paraId="52CB261C" w14:textId="6E53181F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เมื่อกด </w:t>
            </w:r>
            <w:r>
              <w:t xml:space="preserve">Tab </w:t>
            </w:r>
            <w:r>
              <w:rPr>
                <w:rFonts w:hint="cs"/>
                <w:cs/>
              </w:rPr>
              <w:t xml:space="preserve">ที่ </w:t>
            </w:r>
            <w:r>
              <w:t xml:space="preserve">Mass Product Offering Detail Tab Section </w:t>
            </w:r>
            <w:r>
              <w:rPr>
                <w:rFonts w:hint="cs"/>
                <w:cs/>
              </w:rPr>
              <w:t xml:space="preserve">ระบบจะนำหน้าจอที่เกี่ยวข้องมาแสดงที่ </w:t>
            </w:r>
            <w:r>
              <w:t xml:space="preserve">Section </w:t>
            </w:r>
            <w:r>
              <w:rPr>
                <w:rFonts w:hint="cs"/>
                <w:cs/>
              </w:rPr>
              <w:t>นี้</w:t>
            </w:r>
          </w:p>
        </w:tc>
      </w:tr>
      <w:tr w:rsidRPr="008979A8" w:rsidR="00217703" w:rsidTr="4801D386" w14:paraId="16C3FAFC" w14:textId="77777777">
        <w:trPr>
          <w:trHeight w:val="108"/>
        </w:trPr>
        <w:tc>
          <w:tcPr>
            <w:tcW w:w="5000" w:type="pct"/>
            <w:gridSpan w:val="6"/>
            <w:shd w:val="clear" w:color="auto" w:fill="C2D69B" w:themeFill="accent3" w:themeFillTint="99"/>
            <w:tcMar/>
            <w:vAlign w:val="bottom"/>
          </w:tcPr>
          <w:p w:rsidR="00217703" w:rsidP="00217703" w:rsidRDefault="00217703" w14:paraId="696D0775" w14:textId="140DF60B">
            <w:pPr>
              <w:pStyle w:val="HeaderTable"/>
            </w:pPr>
            <w:r>
              <w:t>End Product Offering Information Section</w:t>
            </w:r>
          </w:p>
        </w:tc>
      </w:tr>
      <w:bookmarkEnd w:id="3"/>
      <w:tr w:rsidR="00217703" w:rsidTr="4801D386" w14:paraId="392817C0" w14:textId="77777777">
        <w:trPr>
          <w:trHeight w:val="108"/>
        </w:trPr>
        <w:tc>
          <w:tcPr>
            <w:tcW w:w="5000" w:type="pct"/>
            <w:gridSpan w:val="6"/>
            <w:shd w:val="clear" w:color="auto" w:fill="C2D69B" w:themeFill="accent3" w:themeFillTint="99"/>
            <w:tcMar/>
          </w:tcPr>
          <w:p w:rsidR="00217703" w:rsidP="00217703" w:rsidRDefault="00217703" w14:paraId="6992A09A" w14:textId="30099823">
            <w:pPr>
              <w:pStyle w:val="HeaderTable"/>
            </w:pPr>
            <w:r>
              <w:t>Popup Create Group Package</w:t>
            </w:r>
            <w:r>
              <w:rPr>
                <w:bCs/>
                <w:cs/>
                <w:lang w:bidi="th-TH"/>
              </w:rPr>
              <w:t xml:space="preserve"> </w:t>
            </w:r>
            <w:r>
              <w:t>Detail Section</w:t>
            </w:r>
          </w:p>
        </w:tc>
      </w:tr>
      <w:tr w:rsidR="00217703" w:rsidTr="4801D386" w14:paraId="3E0B337F" w14:textId="77777777">
        <w:trPr>
          <w:trHeight w:val="108"/>
        </w:trPr>
        <w:tc>
          <w:tcPr>
            <w:tcW w:w="1639" w:type="pct"/>
            <w:gridSpan w:val="3"/>
            <w:tcMar/>
          </w:tcPr>
          <w:p w:rsidR="00217703" w:rsidP="00217703" w:rsidRDefault="00217703" w14:paraId="4F2F128B" w14:textId="166D64F5">
            <w:r>
              <w:rPr>
                <w:rFonts w:cs="Angsana New"/>
              </w:rPr>
              <w:t>createGroupPackage</w:t>
            </w:r>
          </w:p>
        </w:tc>
        <w:tc>
          <w:tcPr>
            <w:tcW w:w="557" w:type="pct"/>
            <w:gridSpan w:val="2"/>
            <w:tcMar/>
          </w:tcPr>
          <w:p w:rsidR="00217703" w:rsidP="00217703" w:rsidRDefault="00217703" w14:paraId="5223F87E" w14:textId="5427CC7A">
            <w:r>
              <w:t>Text Box</w:t>
            </w:r>
          </w:p>
        </w:tc>
        <w:tc>
          <w:tcPr>
            <w:tcW w:w="2804" w:type="pct"/>
            <w:tcMar/>
          </w:tcPr>
          <w:p w:rsidR="00217703" w:rsidP="00217703" w:rsidRDefault="00217703" w14:paraId="5F912B50" w14:textId="679303DA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Angsana New"/>
                <w:color w:val="FF0000"/>
                <w:cs/>
              </w:rPr>
              <w:t>*</w:t>
            </w:r>
            <w:r>
              <w:rPr>
                <w:color w:val="FF0000"/>
              </w:rPr>
              <w:t>Group Package Name</w:t>
            </w:r>
          </w:p>
          <w:p w:rsidR="00217703" w:rsidP="00217703" w:rsidRDefault="00217703" w14:paraId="4900C826" w14:textId="5F37912D">
            <w:pPr>
              <w:rPr>
                <w:cs/>
              </w:rPr>
            </w:pPr>
            <w:r>
              <w:rPr>
                <w:rFonts w:cs="Angsana New"/>
              </w:rPr>
              <w:t xml:space="preserve">Max Length </w:t>
            </w:r>
            <w:r>
              <w:rPr>
                <w:rFonts w:cs="CordiaUPC"/>
                <w:cs/>
              </w:rPr>
              <w:t xml:space="preserve">: </w:t>
            </w:r>
            <w:r>
              <w:rPr>
                <w:rFonts w:cs="Angsana New"/>
              </w:rPr>
              <w:t>100 Characters</w:t>
            </w:r>
          </w:p>
        </w:tc>
      </w:tr>
      <w:tr w:rsidR="00217703" w:rsidTr="4801D386" w14:paraId="2FE7686F" w14:textId="77777777">
        <w:trPr>
          <w:trHeight w:val="108"/>
        </w:trPr>
        <w:tc>
          <w:tcPr>
            <w:tcW w:w="1639" w:type="pct"/>
            <w:gridSpan w:val="3"/>
            <w:tcMar/>
          </w:tcPr>
          <w:p w:rsidR="00217703" w:rsidP="00217703" w:rsidRDefault="00217703" w14:paraId="5763733D" w14:textId="71C94183">
            <w:r>
              <w:rPr>
                <w:rFonts w:hint="cs"/>
                <w:cs/>
              </w:rPr>
              <w:t xml:space="preserve">ปุ่ม </w:t>
            </w:r>
            <w:r>
              <w:t>Create</w:t>
            </w:r>
          </w:p>
        </w:tc>
        <w:tc>
          <w:tcPr>
            <w:tcW w:w="557" w:type="pct"/>
            <w:gridSpan w:val="2"/>
            <w:tcMar/>
          </w:tcPr>
          <w:p w:rsidR="00217703" w:rsidP="00217703" w:rsidRDefault="00217703" w14:paraId="1D48C082" w14:textId="50E33A72">
            <w:r>
              <w:t>Button</w:t>
            </w:r>
          </w:p>
        </w:tc>
        <w:tc>
          <w:tcPr>
            <w:tcW w:w="2804" w:type="pct"/>
            <w:tcMar/>
          </w:tcPr>
          <w:p w:rsidR="00217703" w:rsidP="00217703" w:rsidRDefault="00217703" w14:paraId="38460AFF" w14:textId="77777777">
            <w:pPr>
              <w:spacing w:after="0"/>
              <w:rPr>
                <w:rFonts w:asciiTheme="minorBidi" w:hAnsiTheme="minorBidi"/>
              </w:rPr>
            </w:pPr>
            <w:r w:rsidRPr="00FA5291">
              <w:rPr>
                <w:rFonts w:asciiTheme="minorBidi" w:hAnsiTheme="minorBidi"/>
                <w:cs/>
              </w:rPr>
              <w:t>เมื่อกดปุ่ม</w:t>
            </w:r>
            <w:r>
              <w:rPr>
                <w:rFonts w:hint="cs" w:asciiTheme="minorBidi" w:hAnsiTheme="minorBidi"/>
                <w:cs/>
              </w:rPr>
              <w:t xml:space="preserve">ให้ทำการ </w:t>
            </w:r>
          </w:p>
          <w:p w:rsidR="00217703" w:rsidP="00217703" w:rsidRDefault="00217703" w14:paraId="72209B78" w14:textId="72F09CB4">
            <w:pPr>
              <w:pStyle w:val="ListParagraph"/>
              <w:numPr>
                <w:ilvl w:val="0"/>
                <w:numId w:val="6"/>
              </w:numPr>
              <w:spacing w:after="0"/>
              <w:rPr>
                <w:rFonts w:asciiTheme="minorBidi" w:hAnsiTheme="minorBidi"/>
              </w:rPr>
            </w:pPr>
            <w:r w:rsidRPr="000E77DA">
              <w:rPr>
                <w:rFonts w:asciiTheme="minorBidi" w:hAnsiTheme="minorBidi"/>
              </w:rPr>
              <w:t xml:space="preserve">Save </w:t>
            </w:r>
            <w:r w:rsidRPr="000E77DA">
              <w:rPr>
                <w:rFonts w:asciiTheme="minorBidi" w:hAnsiTheme="minorBidi"/>
                <w:cs/>
              </w:rPr>
              <w:t xml:space="preserve">ข้อมูลลง </w:t>
            </w:r>
            <w:r>
              <w:t>DC_GROUP_PACKAGE</w:t>
            </w:r>
          </w:p>
          <w:p w:rsidR="00217703" w:rsidP="00217703" w:rsidRDefault="00217703" w14:paraId="67F94BB1" w14:textId="02BC2DE6">
            <w:pPr>
              <w:pStyle w:val="ListParagraph"/>
              <w:numPr>
                <w:ilvl w:val="0"/>
                <w:numId w:val="6"/>
              </w:numPr>
              <w:spacing w:after="0"/>
              <w:rPr>
                <w:rFonts w:asciiTheme="minorBidi" w:hAnsiTheme="minorBidi"/>
              </w:rPr>
            </w:pPr>
            <w:r w:rsidRPr="00FA5291">
              <w:rPr>
                <w:rFonts w:asciiTheme="minorBidi" w:hAnsiTheme="minorBidi"/>
                <w:cs/>
              </w:rPr>
              <w:t xml:space="preserve">ทำการเคลียร์ค่าใน </w:t>
            </w:r>
            <w:r>
              <w:t>Create Group Package Detail Section</w:t>
            </w:r>
          </w:p>
          <w:p w:rsidR="00217703" w:rsidP="00217703" w:rsidRDefault="00217703" w14:paraId="61D9C44D" w14:textId="089706A9">
            <w:pPr>
              <w:pStyle w:val="ListParagraph"/>
              <w:numPr>
                <w:ilvl w:val="0"/>
                <w:numId w:val="6"/>
              </w:numPr>
              <w:spacing w:after="0"/>
              <w:rPr>
                <w:rFonts w:asciiTheme="minorBidi" w:hAnsiTheme="minorBidi"/>
              </w:rPr>
            </w:pPr>
            <w:r w:rsidRPr="00FA5291">
              <w:rPr>
                <w:rFonts w:asciiTheme="minorBidi" w:hAnsiTheme="minorBidi"/>
                <w:cs/>
              </w:rPr>
              <w:t xml:space="preserve">ทำการ </w:t>
            </w:r>
            <w:r>
              <w:rPr>
                <w:rFonts w:hint="cs" w:asciiTheme="minorBidi" w:hAnsiTheme="minorBidi"/>
                <w:cs/>
              </w:rPr>
              <w:t xml:space="preserve">ปิด </w:t>
            </w:r>
            <w:r>
              <w:t>Popup Create Group Package Detail Section</w:t>
            </w:r>
          </w:p>
          <w:p w:rsidR="00217703" w:rsidP="00217703" w:rsidRDefault="00217703" w14:paraId="0B0DEA6F" w14:textId="30FA4AE4">
            <w:pPr>
              <w:rPr>
                <w:cs/>
              </w:rPr>
            </w:pPr>
            <w:r>
              <w:rPr>
                <w:rFonts w:hint="cs" w:asciiTheme="minorBidi" w:hAnsiTheme="minorBidi"/>
                <w:cs/>
              </w:rPr>
              <w:t xml:space="preserve">ทำการ </w:t>
            </w:r>
            <w:r>
              <w:rPr>
                <w:rFonts w:asciiTheme="minorBidi" w:hAnsiTheme="minorBidi"/>
              </w:rPr>
              <w:t xml:space="preserve">Default </w:t>
            </w:r>
            <w:r>
              <w:rPr>
                <w:rFonts w:hint="cs" w:asciiTheme="minorBidi" w:hAnsiTheme="minorBidi"/>
                <w:cs/>
              </w:rPr>
              <w:t xml:space="preserve">ค่าที่ </w:t>
            </w:r>
            <w:r>
              <w:rPr>
                <w:rFonts w:asciiTheme="minorBidi" w:hAnsiTheme="minorBidi"/>
              </w:rPr>
              <w:t xml:space="preserve">Create </w:t>
            </w:r>
            <w:r>
              <w:rPr>
                <w:rFonts w:hint="cs" w:asciiTheme="minorBidi" w:hAnsiTheme="minorBidi"/>
                <w:cs/>
              </w:rPr>
              <w:t xml:space="preserve">มาที่ </w:t>
            </w:r>
            <w:r>
              <w:t>g</w:t>
            </w:r>
            <w:r>
              <w:rPr>
                <w:rFonts w:cs="Angsana New"/>
              </w:rPr>
              <w:t>roupPackage</w:t>
            </w:r>
          </w:p>
        </w:tc>
      </w:tr>
      <w:tr w:rsidR="00217703" w:rsidTr="4801D386" w14:paraId="7F1A9926" w14:textId="77777777">
        <w:trPr>
          <w:trHeight w:val="108"/>
        </w:trPr>
        <w:tc>
          <w:tcPr>
            <w:tcW w:w="1639" w:type="pct"/>
            <w:gridSpan w:val="3"/>
            <w:tcMar/>
          </w:tcPr>
          <w:p w:rsidR="00217703" w:rsidP="00217703" w:rsidRDefault="00217703" w14:paraId="28213BFB" w14:textId="6C793DE8">
            <w:r>
              <w:rPr>
                <w:rFonts w:hint="cs"/>
                <w:cs/>
              </w:rPr>
              <w:t xml:space="preserve">ปุ่ม </w:t>
            </w:r>
            <w:r>
              <w:t>Cancel</w:t>
            </w:r>
          </w:p>
        </w:tc>
        <w:tc>
          <w:tcPr>
            <w:tcW w:w="557" w:type="pct"/>
            <w:gridSpan w:val="2"/>
            <w:tcMar/>
          </w:tcPr>
          <w:p w:rsidR="00217703" w:rsidP="00217703" w:rsidRDefault="00217703" w14:paraId="1E06CF06" w14:textId="0248DBF4">
            <w:r>
              <w:t>Button</w:t>
            </w:r>
          </w:p>
        </w:tc>
        <w:tc>
          <w:tcPr>
            <w:tcW w:w="2804" w:type="pct"/>
            <w:tcMar/>
          </w:tcPr>
          <w:p w:rsidR="00217703" w:rsidP="00217703" w:rsidRDefault="00217703" w14:paraId="0640CD8F" w14:textId="0063E762">
            <w:pPr>
              <w:rPr>
                <w:cs/>
              </w:rPr>
            </w:pPr>
            <w:r w:rsidRPr="00FA5291">
              <w:rPr>
                <w:rFonts w:asciiTheme="minorBidi" w:hAnsiTheme="minorBidi"/>
                <w:cs/>
              </w:rPr>
              <w:t>เมื่อกดปุ่ม</w:t>
            </w:r>
            <w:r>
              <w:rPr>
                <w:rFonts w:cs="Cordia New" w:asciiTheme="minorBidi" w:hAnsiTheme="minorBidi"/>
                <w:cs/>
              </w:rPr>
              <w:t xml:space="preserve"> </w:t>
            </w:r>
            <w:r w:rsidRPr="00FA5291">
              <w:rPr>
                <w:rFonts w:asciiTheme="minorBidi" w:hAnsiTheme="minorBidi"/>
                <w:cs/>
              </w:rPr>
              <w:t xml:space="preserve">ให้ทำการเคลียร์ค่าใน </w:t>
            </w:r>
            <w:r>
              <w:t xml:space="preserve">Create </w:t>
            </w:r>
            <w:r>
              <w:rPr>
                <w:rFonts w:asciiTheme="minorBidi" w:hAnsiTheme="minorBidi"/>
              </w:rPr>
              <w:t>Popup</w:t>
            </w:r>
            <w:r w:rsidRPr="00FA5291">
              <w:rPr>
                <w:rFonts w:cs="Cordia New" w:asciiTheme="minorBidi" w:hAnsiTheme="minorBidi"/>
                <w:cs/>
              </w:rPr>
              <w:t xml:space="preserve"> </w:t>
            </w:r>
            <w:r>
              <w:t>Group Package Detail Section</w:t>
            </w:r>
            <w:r w:rsidRPr="00FA5291">
              <w:rPr>
                <w:rFonts w:asciiTheme="minorBidi" w:hAnsiTheme="minorBidi"/>
                <w:cs/>
              </w:rPr>
              <w:t xml:space="preserve"> และทำการ </w:t>
            </w:r>
            <w:r>
              <w:rPr>
                <w:rFonts w:hint="cs" w:asciiTheme="minorBidi" w:hAnsiTheme="minorBidi"/>
                <w:cs/>
              </w:rPr>
              <w:t xml:space="preserve">ปิด </w:t>
            </w:r>
            <w:r>
              <w:rPr>
                <w:rFonts w:asciiTheme="minorBidi" w:hAnsiTheme="minorBidi"/>
              </w:rPr>
              <w:t>Popup</w:t>
            </w:r>
            <w:r w:rsidRPr="00FA5291">
              <w:rPr>
                <w:rFonts w:cs="Cordia New" w:asciiTheme="minorBidi" w:hAnsiTheme="minorBidi"/>
                <w:cs/>
              </w:rPr>
              <w:t xml:space="preserve"> </w:t>
            </w:r>
            <w:r>
              <w:t>Create Group Package Detail Section</w:t>
            </w:r>
          </w:p>
        </w:tc>
      </w:tr>
      <w:tr w:rsidR="00217703" w:rsidTr="4801D386" w14:paraId="364F16A5" w14:textId="77777777">
        <w:trPr>
          <w:trHeight w:val="108"/>
        </w:trPr>
        <w:tc>
          <w:tcPr>
            <w:tcW w:w="5000" w:type="pct"/>
            <w:gridSpan w:val="6"/>
            <w:shd w:val="clear" w:color="auto" w:fill="C2D69B" w:themeFill="accent3" w:themeFillTint="99"/>
            <w:tcMar/>
            <w:vAlign w:val="bottom"/>
          </w:tcPr>
          <w:p w:rsidR="00217703" w:rsidP="00217703" w:rsidRDefault="00217703" w14:paraId="4EC352DF" w14:textId="60CCA4F8">
            <w:pPr>
              <w:pStyle w:val="HeaderTable"/>
            </w:pPr>
            <w:r>
              <w:rPr>
                <w:lang w:bidi="th-TH"/>
              </w:rPr>
              <w:t xml:space="preserve">End </w:t>
            </w:r>
            <w:r>
              <w:t>Popup Create Group Package</w:t>
            </w:r>
            <w:r>
              <w:rPr>
                <w:bCs/>
                <w:cs/>
                <w:lang w:bidi="th-TH"/>
              </w:rPr>
              <w:t xml:space="preserve"> </w:t>
            </w:r>
            <w:r>
              <w:t>Detail Section</w:t>
            </w:r>
          </w:p>
        </w:tc>
      </w:tr>
      <w:tr w:rsidRPr="007D14C9" w:rsidR="00217703" w:rsidTr="4801D386" w14:paraId="61AF58B2" w14:textId="77777777">
        <w:trPr>
          <w:trHeight w:val="108"/>
        </w:trPr>
        <w:tc>
          <w:tcPr>
            <w:tcW w:w="5000" w:type="pct"/>
            <w:gridSpan w:val="6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C2D69B" w:themeFill="accent3" w:themeFillTint="99"/>
            <w:tcMar/>
            <w:vAlign w:val="bottom"/>
          </w:tcPr>
          <w:p w:rsidRPr="007D14C9" w:rsidR="00217703" w:rsidP="00217703" w:rsidRDefault="00217703" w14:paraId="0A5B0A85" w14:textId="2892957E">
            <w:pPr>
              <w:pStyle w:val="HeaderTable"/>
              <w:rPr>
                <w:rtl/>
                <w:cs/>
              </w:rPr>
            </w:pPr>
            <w:r>
              <w:t>Popup Create Promotion Group</w:t>
            </w:r>
            <w:r>
              <w:rPr>
                <w:bCs/>
                <w:cs/>
                <w:lang w:bidi="th-TH"/>
              </w:rPr>
              <w:t xml:space="preserve"> </w:t>
            </w:r>
            <w:r>
              <w:t>Detail Section</w:t>
            </w:r>
          </w:p>
        </w:tc>
      </w:tr>
      <w:tr w:rsidRPr="007D14C9" w:rsidR="00217703" w:rsidTr="4801D386" w14:paraId="08D3B6D7" w14:textId="77777777">
        <w:trPr>
          <w:trHeight w:val="111"/>
        </w:trPr>
        <w:tc>
          <w:tcPr>
            <w:tcW w:w="1555" w:type="pct"/>
            <w:tcMar/>
          </w:tcPr>
          <w:p w:rsidRPr="003A1FD8" w:rsidR="00217703" w:rsidP="00217703" w:rsidRDefault="00217703" w14:paraId="1EEA9057" w14:textId="79A1282D">
            <w:pPr>
              <w:rPr>
                <w:rFonts w:cs="Angsana New"/>
              </w:rPr>
            </w:pPr>
            <w:r>
              <w:rPr>
                <w:rFonts w:cs="Angsana New"/>
              </w:rPr>
              <w:t>createPromotionGroupName</w:t>
            </w:r>
          </w:p>
        </w:tc>
        <w:tc>
          <w:tcPr>
            <w:tcW w:w="627" w:type="pct"/>
            <w:gridSpan w:val="3"/>
            <w:tcMar/>
          </w:tcPr>
          <w:p w:rsidR="00217703" w:rsidP="00217703" w:rsidRDefault="00217703" w14:paraId="27B00DC2" w14:textId="77777777">
            <w:pPr>
              <w:pStyle w:val="HeaderTable"/>
            </w:pPr>
            <w:r>
              <w:t>Text Box</w:t>
            </w:r>
          </w:p>
        </w:tc>
        <w:tc>
          <w:tcPr>
            <w:tcW w:w="2818" w:type="pct"/>
            <w:gridSpan w:val="2"/>
            <w:tcMar/>
          </w:tcPr>
          <w:p w:rsidR="00217703" w:rsidP="00217703" w:rsidRDefault="00217703" w14:paraId="280C8F23" w14:textId="49F57438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Angsana New"/>
                <w:color w:val="FF0000"/>
                <w:cs/>
              </w:rPr>
              <w:t>*</w:t>
            </w:r>
            <w:r>
              <w:rPr>
                <w:color w:val="FF0000"/>
              </w:rPr>
              <w:t>Promotion Group Name</w:t>
            </w:r>
          </w:p>
          <w:p w:rsidRPr="007D14C9" w:rsidR="00217703" w:rsidP="00217703" w:rsidRDefault="00217703" w14:paraId="04DC0C62" w14:textId="1E7EC7A7">
            <w:pPr>
              <w:rPr>
                <w:rFonts w:cs="Angsana New"/>
              </w:rPr>
            </w:pPr>
            <w:r>
              <w:rPr>
                <w:rFonts w:cs="Angsana New"/>
              </w:rPr>
              <w:t xml:space="preserve">Max Length </w:t>
            </w:r>
            <w:r>
              <w:rPr>
                <w:rFonts w:cs="CordiaUPC"/>
                <w:cs/>
              </w:rPr>
              <w:t xml:space="preserve">: </w:t>
            </w:r>
            <w:r>
              <w:rPr>
                <w:rFonts w:cs="Angsana New"/>
              </w:rPr>
              <w:t>100 Characters</w:t>
            </w:r>
          </w:p>
        </w:tc>
      </w:tr>
      <w:tr w:rsidRPr="000E77DA" w:rsidR="00217703" w:rsidTr="4801D386" w14:paraId="3947CC70" w14:textId="77777777">
        <w:trPr>
          <w:trHeight w:val="111"/>
        </w:trPr>
        <w:tc>
          <w:tcPr>
            <w:tcW w:w="1555" w:type="pct"/>
            <w:tcMar/>
          </w:tcPr>
          <w:p w:rsidRPr="003A1FD8" w:rsidR="00217703" w:rsidP="00217703" w:rsidRDefault="00217703" w14:paraId="663D4027" w14:textId="77777777">
            <w:pPr>
              <w:rPr>
                <w:rFonts w:cs="Angsana New"/>
                <w:cs/>
              </w:rPr>
            </w:pPr>
            <w:r>
              <w:rPr>
                <w:rFonts w:hint="cs"/>
                <w:cs/>
              </w:rPr>
              <w:t xml:space="preserve">ปุ่ม </w:t>
            </w:r>
            <w:r>
              <w:t>Create</w:t>
            </w:r>
          </w:p>
        </w:tc>
        <w:tc>
          <w:tcPr>
            <w:tcW w:w="627" w:type="pct"/>
            <w:gridSpan w:val="3"/>
            <w:tcMar/>
          </w:tcPr>
          <w:p w:rsidR="00217703" w:rsidP="00217703" w:rsidRDefault="00217703" w14:paraId="56D30244" w14:textId="77777777">
            <w:pPr>
              <w:pStyle w:val="HeaderTable"/>
            </w:pPr>
            <w:r>
              <w:t>Button</w:t>
            </w:r>
          </w:p>
        </w:tc>
        <w:tc>
          <w:tcPr>
            <w:tcW w:w="2818" w:type="pct"/>
            <w:gridSpan w:val="2"/>
            <w:tcMar/>
          </w:tcPr>
          <w:p w:rsidR="00217703" w:rsidP="00217703" w:rsidRDefault="00217703" w14:paraId="780ACC55" w14:textId="77777777">
            <w:pPr>
              <w:spacing w:after="0"/>
              <w:rPr>
                <w:rFonts w:asciiTheme="minorBidi" w:hAnsiTheme="minorBidi"/>
              </w:rPr>
            </w:pPr>
            <w:r w:rsidRPr="00FA5291">
              <w:rPr>
                <w:rFonts w:asciiTheme="minorBidi" w:hAnsiTheme="minorBidi"/>
                <w:cs/>
              </w:rPr>
              <w:t>เมื่อกดปุ่ม</w:t>
            </w:r>
            <w:r>
              <w:rPr>
                <w:rFonts w:hint="cs" w:asciiTheme="minorBidi" w:hAnsiTheme="minorBidi"/>
                <w:cs/>
              </w:rPr>
              <w:t xml:space="preserve">ให้ทำการ </w:t>
            </w:r>
          </w:p>
          <w:p w:rsidR="00217703" w:rsidP="00217703" w:rsidRDefault="00217703" w14:paraId="514DCCB8" w14:textId="224935C1">
            <w:pPr>
              <w:pStyle w:val="ListParagraph"/>
              <w:numPr>
                <w:ilvl w:val="0"/>
                <w:numId w:val="6"/>
              </w:numPr>
              <w:spacing w:after="0"/>
              <w:rPr>
                <w:rFonts w:asciiTheme="minorBidi" w:hAnsiTheme="minorBidi"/>
              </w:rPr>
            </w:pPr>
            <w:r w:rsidRPr="000E77DA">
              <w:rPr>
                <w:rFonts w:asciiTheme="minorBidi" w:hAnsiTheme="minorBidi"/>
              </w:rPr>
              <w:t xml:space="preserve">Save </w:t>
            </w:r>
            <w:r w:rsidRPr="000E77DA">
              <w:rPr>
                <w:rFonts w:asciiTheme="minorBidi" w:hAnsiTheme="minorBidi"/>
                <w:cs/>
              </w:rPr>
              <w:t xml:space="preserve">ข้อมูลลง </w:t>
            </w:r>
            <w:r>
              <w:t>PROMOTION_GROUP</w:t>
            </w:r>
            <w:r>
              <w:rPr>
                <w:rFonts w:asciiTheme="minorBidi" w:hAnsiTheme="minorBidi"/>
              </w:rPr>
              <w:t>_CONFIG</w:t>
            </w:r>
          </w:p>
          <w:p w:rsidR="00217703" w:rsidP="00217703" w:rsidRDefault="00217703" w14:paraId="30B381CA" w14:textId="13B04264">
            <w:pPr>
              <w:pStyle w:val="ListParagraph"/>
              <w:numPr>
                <w:ilvl w:val="0"/>
                <w:numId w:val="6"/>
              </w:numPr>
              <w:spacing w:after="0"/>
              <w:rPr>
                <w:rFonts w:asciiTheme="minorBidi" w:hAnsiTheme="minorBidi"/>
              </w:rPr>
            </w:pPr>
            <w:r w:rsidRPr="00FA5291">
              <w:rPr>
                <w:rFonts w:asciiTheme="minorBidi" w:hAnsiTheme="minorBidi"/>
                <w:cs/>
              </w:rPr>
              <w:t xml:space="preserve">ทำการเคลียร์ค่าใน </w:t>
            </w:r>
            <w:r>
              <w:t>Create Promotion Group Detail Section</w:t>
            </w:r>
          </w:p>
          <w:p w:rsidR="00217703" w:rsidP="00217703" w:rsidRDefault="00217703" w14:paraId="7186FF24" w14:textId="6BEFBB1D">
            <w:pPr>
              <w:pStyle w:val="ListParagraph"/>
              <w:numPr>
                <w:ilvl w:val="0"/>
                <w:numId w:val="6"/>
              </w:numPr>
              <w:spacing w:after="0"/>
              <w:rPr>
                <w:rFonts w:asciiTheme="minorBidi" w:hAnsiTheme="minorBidi"/>
              </w:rPr>
            </w:pPr>
            <w:r w:rsidRPr="00FA5291">
              <w:rPr>
                <w:rFonts w:asciiTheme="minorBidi" w:hAnsiTheme="minorBidi"/>
                <w:cs/>
              </w:rPr>
              <w:t xml:space="preserve">ทำการ </w:t>
            </w:r>
            <w:r>
              <w:rPr>
                <w:rFonts w:hint="cs" w:asciiTheme="minorBidi" w:hAnsiTheme="minorBidi"/>
                <w:cs/>
              </w:rPr>
              <w:t xml:space="preserve">ปิด </w:t>
            </w:r>
            <w:r>
              <w:t>Popup Create Promotion Group Detail Section</w:t>
            </w:r>
          </w:p>
          <w:p w:rsidRPr="000E77DA" w:rsidR="00217703" w:rsidP="00217703" w:rsidRDefault="00217703" w14:paraId="62F70355" w14:textId="0B77B259">
            <w:pPr>
              <w:pStyle w:val="ListParagraph"/>
              <w:numPr>
                <w:ilvl w:val="0"/>
                <w:numId w:val="6"/>
              </w:numPr>
              <w:spacing w:after="0"/>
              <w:rPr>
                <w:rFonts w:asciiTheme="minorBidi" w:hAnsiTheme="minorBidi"/>
                <w:cs/>
              </w:rPr>
            </w:pPr>
            <w:r>
              <w:rPr>
                <w:rFonts w:hint="cs" w:asciiTheme="minorBidi" w:hAnsiTheme="minorBidi"/>
                <w:cs/>
              </w:rPr>
              <w:t xml:space="preserve">ทำการ </w:t>
            </w:r>
            <w:r>
              <w:rPr>
                <w:rFonts w:asciiTheme="minorBidi" w:hAnsiTheme="minorBidi"/>
              </w:rPr>
              <w:t xml:space="preserve">Default </w:t>
            </w:r>
            <w:r>
              <w:rPr>
                <w:rFonts w:hint="cs" w:asciiTheme="minorBidi" w:hAnsiTheme="minorBidi"/>
                <w:cs/>
              </w:rPr>
              <w:t xml:space="preserve">ค่าที่ </w:t>
            </w:r>
            <w:r>
              <w:rPr>
                <w:rFonts w:asciiTheme="minorBidi" w:hAnsiTheme="minorBidi"/>
              </w:rPr>
              <w:t xml:space="preserve">Create </w:t>
            </w:r>
            <w:r>
              <w:rPr>
                <w:rFonts w:hint="cs" w:asciiTheme="minorBidi" w:hAnsiTheme="minorBidi"/>
                <w:cs/>
              </w:rPr>
              <w:t xml:space="preserve">มาที่ </w:t>
            </w:r>
            <w:r>
              <w:rPr>
                <w:rFonts w:asciiTheme="minorBidi" w:hAnsiTheme="minorBidi"/>
              </w:rPr>
              <w:t>promotionGroup</w:t>
            </w:r>
          </w:p>
        </w:tc>
      </w:tr>
      <w:tr w:rsidRPr="000E77DA" w:rsidR="00217703" w:rsidTr="4801D386" w14:paraId="2B571735" w14:textId="77777777">
        <w:trPr>
          <w:trHeight w:val="111"/>
        </w:trPr>
        <w:tc>
          <w:tcPr>
            <w:tcW w:w="1555" w:type="pct"/>
            <w:tcMar/>
          </w:tcPr>
          <w:p w:rsidRPr="003A1FD8" w:rsidR="00217703" w:rsidP="00217703" w:rsidRDefault="00217703" w14:paraId="127AC87F" w14:textId="77777777">
            <w:pPr>
              <w:rPr>
                <w:rFonts w:cs="Angsana New"/>
                <w:cs/>
              </w:rPr>
            </w:pPr>
            <w:r>
              <w:rPr>
                <w:rFonts w:hint="cs"/>
                <w:cs/>
              </w:rPr>
              <w:t xml:space="preserve">ปุ่ม </w:t>
            </w:r>
            <w:r>
              <w:t>Cancel</w:t>
            </w:r>
          </w:p>
        </w:tc>
        <w:tc>
          <w:tcPr>
            <w:tcW w:w="627" w:type="pct"/>
            <w:gridSpan w:val="3"/>
            <w:tcMar/>
          </w:tcPr>
          <w:p w:rsidR="00217703" w:rsidP="00217703" w:rsidRDefault="00217703" w14:paraId="0B6A6185" w14:textId="77777777">
            <w:pPr>
              <w:pStyle w:val="HeaderTable"/>
            </w:pPr>
            <w:r>
              <w:t>Button</w:t>
            </w:r>
          </w:p>
        </w:tc>
        <w:tc>
          <w:tcPr>
            <w:tcW w:w="2818" w:type="pct"/>
            <w:gridSpan w:val="2"/>
            <w:tcMar/>
          </w:tcPr>
          <w:p w:rsidRPr="0001018F" w:rsidR="00217703" w:rsidP="00217703" w:rsidRDefault="00217703" w14:paraId="0B2BD355" w14:textId="3FC0B194">
            <w:pPr>
              <w:spacing w:after="0"/>
              <w:rPr>
                <w:rFonts w:asciiTheme="minorBidi" w:hAnsiTheme="minorBidi"/>
                <w:cs/>
              </w:rPr>
            </w:pPr>
            <w:r w:rsidRPr="00FA5291">
              <w:rPr>
                <w:rFonts w:asciiTheme="minorBidi" w:hAnsiTheme="minorBidi"/>
                <w:cs/>
              </w:rPr>
              <w:t>เมื่อกดปุ่ม</w:t>
            </w:r>
            <w:r>
              <w:rPr>
                <w:rFonts w:cs="Cordia New" w:asciiTheme="minorBidi" w:hAnsiTheme="minorBidi"/>
                <w:cs/>
              </w:rPr>
              <w:t xml:space="preserve"> </w:t>
            </w:r>
            <w:r w:rsidRPr="00FA5291">
              <w:rPr>
                <w:rFonts w:asciiTheme="minorBidi" w:hAnsiTheme="minorBidi"/>
                <w:cs/>
              </w:rPr>
              <w:t xml:space="preserve">ให้ทำการเคลียร์ค่าใน </w:t>
            </w:r>
            <w:r>
              <w:t xml:space="preserve">Create </w:t>
            </w:r>
            <w:r>
              <w:rPr>
                <w:rFonts w:asciiTheme="minorBidi" w:hAnsiTheme="minorBidi"/>
              </w:rPr>
              <w:t>Popup</w:t>
            </w:r>
            <w:r w:rsidRPr="00FA5291">
              <w:rPr>
                <w:rFonts w:cs="Cordia New" w:asciiTheme="minorBidi" w:hAnsiTheme="minorBidi"/>
                <w:cs/>
              </w:rPr>
              <w:t xml:space="preserve"> </w:t>
            </w:r>
            <w:r>
              <w:t>Promotion Group Detail Section</w:t>
            </w:r>
            <w:r w:rsidRPr="00FA5291">
              <w:rPr>
                <w:rFonts w:asciiTheme="minorBidi" w:hAnsiTheme="minorBidi"/>
                <w:cs/>
              </w:rPr>
              <w:t xml:space="preserve"> และทำการ </w:t>
            </w:r>
            <w:r>
              <w:rPr>
                <w:rFonts w:hint="cs" w:asciiTheme="minorBidi" w:hAnsiTheme="minorBidi"/>
                <w:cs/>
              </w:rPr>
              <w:t xml:space="preserve">ปิด </w:t>
            </w:r>
            <w:r>
              <w:rPr>
                <w:rFonts w:asciiTheme="minorBidi" w:hAnsiTheme="minorBidi"/>
              </w:rPr>
              <w:t>Popup</w:t>
            </w:r>
            <w:r w:rsidRPr="00FA5291">
              <w:rPr>
                <w:rFonts w:cs="Cordia New" w:asciiTheme="minorBidi" w:hAnsiTheme="minorBidi"/>
                <w:cs/>
              </w:rPr>
              <w:t xml:space="preserve"> </w:t>
            </w:r>
            <w:r>
              <w:t>Create Promotion Group Detail Section</w:t>
            </w:r>
          </w:p>
        </w:tc>
      </w:tr>
      <w:tr w:rsidRPr="007D14C9" w:rsidR="00217703" w:rsidTr="4801D386" w14:paraId="00CC3E8C" w14:textId="77777777">
        <w:trPr>
          <w:trHeight w:val="111"/>
        </w:trPr>
        <w:tc>
          <w:tcPr>
            <w:tcW w:w="5000" w:type="pct"/>
            <w:gridSpan w:val="6"/>
            <w:shd w:val="clear" w:color="auto" w:fill="C2D69B" w:themeFill="accent3" w:themeFillTint="99"/>
            <w:tcMar/>
          </w:tcPr>
          <w:p w:rsidRPr="007D14C9" w:rsidR="00217703" w:rsidP="00217703" w:rsidRDefault="00217703" w14:paraId="47220FFD" w14:textId="28D5117B">
            <w:pPr>
              <w:pStyle w:val="HeaderTable"/>
              <w:rPr>
                <w:rFonts w:cs="Angsana New"/>
                <w:rtl/>
                <w:cs/>
              </w:rPr>
            </w:pPr>
            <w:r>
              <w:t xml:space="preserve">End Popup Create </w:t>
            </w:r>
            <w:r>
              <w:rPr>
                <w:rFonts w:cs="Angsana New"/>
              </w:rPr>
              <w:t>Promotion Group Detail Section</w:t>
            </w:r>
          </w:p>
        </w:tc>
      </w:tr>
      <w:tr w:rsidRPr="007D14C9" w:rsidR="00217703" w:rsidTr="4801D386" w14:paraId="2A7BD59D" w14:textId="77777777">
        <w:trPr>
          <w:trHeight w:val="108"/>
        </w:trPr>
        <w:tc>
          <w:tcPr>
            <w:tcW w:w="5000" w:type="pct"/>
            <w:gridSpan w:val="6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C2D69B" w:themeFill="accent3" w:themeFillTint="99"/>
            <w:tcMar/>
            <w:vAlign w:val="bottom"/>
          </w:tcPr>
          <w:p w:rsidRPr="007D14C9" w:rsidR="00217703" w:rsidP="00217703" w:rsidRDefault="00217703" w14:paraId="6815E194" w14:textId="73115108">
            <w:pPr>
              <w:pStyle w:val="HeaderTable"/>
              <w:rPr>
                <w:rtl/>
                <w:cs/>
              </w:rPr>
            </w:pPr>
            <w:r>
              <w:t>Popup Create Promotion Sub Group Detail Section</w:t>
            </w:r>
          </w:p>
        </w:tc>
      </w:tr>
      <w:tr w:rsidRPr="007D14C9" w:rsidR="00217703" w:rsidTr="4801D386" w14:paraId="43E92A60" w14:textId="77777777">
        <w:trPr>
          <w:trHeight w:val="111"/>
        </w:trPr>
        <w:tc>
          <w:tcPr>
            <w:tcW w:w="1555" w:type="pct"/>
            <w:tcMar/>
          </w:tcPr>
          <w:p w:rsidR="00217703" w:rsidP="00217703" w:rsidRDefault="00217703" w14:paraId="6F0945BE" w14:textId="766E81FA">
            <w:pPr>
              <w:rPr>
                <w:rFonts w:cs="Angsana New"/>
              </w:rPr>
            </w:pPr>
            <w:r>
              <w:rPr>
                <w:rFonts w:cs="Angsana New"/>
              </w:rPr>
              <w:t>promotionGroupName</w:t>
            </w:r>
          </w:p>
        </w:tc>
        <w:tc>
          <w:tcPr>
            <w:tcW w:w="627" w:type="pct"/>
            <w:gridSpan w:val="3"/>
            <w:tcMar/>
          </w:tcPr>
          <w:p w:rsidR="00217703" w:rsidP="00217703" w:rsidRDefault="00217703" w14:paraId="51C584AE" w14:textId="483F45E4">
            <w:pPr>
              <w:pStyle w:val="HeaderTable"/>
            </w:pPr>
            <w:r>
              <w:t>Drop down list</w:t>
            </w:r>
          </w:p>
        </w:tc>
        <w:tc>
          <w:tcPr>
            <w:tcW w:w="2818" w:type="pct"/>
            <w:gridSpan w:val="2"/>
            <w:tcMar/>
          </w:tcPr>
          <w:p w:rsidR="00217703" w:rsidP="00217703" w:rsidRDefault="00217703" w14:paraId="484BD7E6" w14:textId="5A520A2F">
            <w:r>
              <w:t xml:space="preserve">Label </w:t>
            </w:r>
            <w:r>
              <w:rPr>
                <w:rFonts w:cs="CordiaUPC"/>
                <w:cs/>
              </w:rPr>
              <w:t xml:space="preserve">: </w:t>
            </w:r>
            <w:r w:rsidRPr="00771EF7">
              <w:rPr>
                <w:rFonts w:cs="CordiaUPC"/>
                <w:color w:val="FF0000"/>
                <w:cs/>
              </w:rPr>
              <w:t>*</w:t>
            </w:r>
            <w:r w:rsidRPr="00771EF7">
              <w:rPr>
                <w:color w:val="FF0000"/>
              </w:rPr>
              <w:t>Promotion Group Name</w:t>
            </w:r>
          </w:p>
          <w:p w:rsidR="00217703" w:rsidP="00217703" w:rsidRDefault="00217703" w14:paraId="48343B00" w14:textId="77777777">
            <w:r>
              <w:t xml:space="preserve">List of value </w:t>
            </w:r>
            <w:r>
              <w:rPr>
                <w:rFonts w:cs="CordiaUPC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PROMOTION_GROUP_CONFIG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>
              <w:t>status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 xml:space="preserve">= </w:t>
            </w:r>
            <w:r>
              <w:rPr>
                <w:rFonts w:cs="CordiaUPC"/>
                <w:cs/>
              </w:rPr>
              <w:t>“</w:t>
            </w:r>
            <w:r>
              <w:rPr>
                <w:rFonts w:cs="Angsana New"/>
              </w:rPr>
              <w:t>Active</w:t>
            </w:r>
            <w:r>
              <w:rPr>
                <w:rFonts w:cs="CordiaUPC"/>
                <w:cs/>
              </w:rPr>
              <w:t>”</w:t>
            </w:r>
          </w:p>
          <w:p w:rsidR="00217703" w:rsidP="00217703" w:rsidRDefault="00217703" w14:paraId="217FEE64" w14:textId="16C851C2">
            <w:r>
              <w:t xml:space="preserve">Default </w:t>
            </w:r>
            <w:r>
              <w:rPr>
                <w:rFonts w:cs="CordiaUPC"/>
                <w:cs/>
              </w:rPr>
              <w:t xml:space="preserve">: </w:t>
            </w:r>
            <w:r>
              <w:rPr>
                <w:rFonts w:cs="Angsana New"/>
              </w:rPr>
              <w:t>promotionGroup</w:t>
            </w:r>
          </w:p>
        </w:tc>
      </w:tr>
      <w:tr w:rsidRPr="007D14C9" w:rsidR="00217703" w:rsidTr="4801D386" w14:paraId="455A2043" w14:textId="77777777">
        <w:trPr>
          <w:trHeight w:val="111"/>
        </w:trPr>
        <w:tc>
          <w:tcPr>
            <w:tcW w:w="1555" w:type="pct"/>
            <w:tcMar/>
          </w:tcPr>
          <w:p w:rsidRPr="003A1FD8" w:rsidR="00217703" w:rsidP="00217703" w:rsidRDefault="00217703" w14:paraId="6BBEC29F" w14:textId="428B3F4F">
            <w:pPr>
              <w:rPr>
                <w:rFonts w:cs="Angsana New"/>
              </w:rPr>
            </w:pPr>
            <w:r>
              <w:rPr>
                <w:rFonts w:cs="Angsana New"/>
              </w:rPr>
              <w:t>createPromotionSubGroupName</w:t>
            </w:r>
          </w:p>
        </w:tc>
        <w:tc>
          <w:tcPr>
            <w:tcW w:w="627" w:type="pct"/>
            <w:gridSpan w:val="3"/>
            <w:tcMar/>
          </w:tcPr>
          <w:p w:rsidR="00217703" w:rsidP="00217703" w:rsidRDefault="00217703" w14:paraId="103D3EC2" w14:textId="77777777">
            <w:pPr>
              <w:pStyle w:val="HeaderTable"/>
            </w:pPr>
            <w:r>
              <w:t>Text Box</w:t>
            </w:r>
          </w:p>
        </w:tc>
        <w:tc>
          <w:tcPr>
            <w:tcW w:w="2818" w:type="pct"/>
            <w:gridSpan w:val="2"/>
            <w:tcMar/>
          </w:tcPr>
          <w:p w:rsidR="00217703" w:rsidP="00217703" w:rsidRDefault="00217703" w14:paraId="189D48A8" w14:textId="64850885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Angsana New"/>
                <w:color w:val="FF0000"/>
                <w:cs/>
              </w:rPr>
              <w:t>*</w:t>
            </w:r>
            <w:r>
              <w:rPr>
                <w:color w:val="FF0000"/>
              </w:rPr>
              <w:t>Promotion Sub Group Name</w:t>
            </w:r>
          </w:p>
          <w:p w:rsidRPr="007D14C9" w:rsidR="00217703" w:rsidP="00217703" w:rsidRDefault="00217703" w14:paraId="64F92700" w14:textId="4BAC20DC">
            <w:pPr>
              <w:rPr>
                <w:rFonts w:cs="Angsana New"/>
              </w:rPr>
            </w:pPr>
            <w:r>
              <w:rPr>
                <w:rFonts w:cs="Angsana New"/>
              </w:rPr>
              <w:t xml:space="preserve">Max Length </w:t>
            </w:r>
            <w:r>
              <w:rPr>
                <w:rFonts w:cs="CordiaUPC"/>
                <w:cs/>
              </w:rPr>
              <w:t xml:space="preserve">: </w:t>
            </w:r>
            <w:r>
              <w:rPr>
                <w:rFonts w:cs="Angsana New"/>
              </w:rPr>
              <w:t>100 Characters</w:t>
            </w:r>
          </w:p>
        </w:tc>
      </w:tr>
      <w:tr w:rsidRPr="000E77DA" w:rsidR="00217703" w:rsidTr="4801D386" w14:paraId="0C4CC1A6" w14:textId="77777777">
        <w:trPr>
          <w:trHeight w:val="111"/>
        </w:trPr>
        <w:tc>
          <w:tcPr>
            <w:tcW w:w="1555" w:type="pct"/>
            <w:tcMar/>
          </w:tcPr>
          <w:p w:rsidRPr="003A1FD8" w:rsidR="00217703" w:rsidP="00217703" w:rsidRDefault="00217703" w14:paraId="2D948E72" w14:textId="77777777">
            <w:pPr>
              <w:rPr>
                <w:rFonts w:cs="Angsana New"/>
                <w:cs/>
              </w:rPr>
            </w:pPr>
            <w:r>
              <w:rPr>
                <w:rFonts w:hint="cs"/>
                <w:cs/>
              </w:rPr>
              <w:t xml:space="preserve">ปุ่ม </w:t>
            </w:r>
            <w:r>
              <w:t>Create</w:t>
            </w:r>
          </w:p>
        </w:tc>
        <w:tc>
          <w:tcPr>
            <w:tcW w:w="627" w:type="pct"/>
            <w:gridSpan w:val="3"/>
            <w:tcMar/>
          </w:tcPr>
          <w:p w:rsidR="00217703" w:rsidP="00217703" w:rsidRDefault="00217703" w14:paraId="372978AA" w14:textId="77777777">
            <w:pPr>
              <w:pStyle w:val="HeaderTable"/>
            </w:pPr>
            <w:r>
              <w:t>Button</w:t>
            </w:r>
          </w:p>
        </w:tc>
        <w:tc>
          <w:tcPr>
            <w:tcW w:w="2818" w:type="pct"/>
            <w:gridSpan w:val="2"/>
            <w:tcMar/>
          </w:tcPr>
          <w:p w:rsidR="00217703" w:rsidP="00217703" w:rsidRDefault="00217703" w14:paraId="4D06F603" w14:textId="77777777">
            <w:pPr>
              <w:spacing w:after="0"/>
              <w:rPr>
                <w:rFonts w:asciiTheme="minorBidi" w:hAnsiTheme="minorBidi"/>
              </w:rPr>
            </w:pPr>
            <w:r w:rsidRPr="00FA5291">
              <w:rPr>
                <w:rFonts w:asciiTheme="minorBidi" w:hAnsiTheme="minorBidi"/>
                <w:cs/>
              </w:rPr>
              <w:t>เมื่อกดปุ่ม</w:t>
            </w:r>
            <w:r>
              <w:rPr>
                <w:rFonts w:hint="cs" w:asciiTheme="minorBidi" w:hAnsiTheme="minorBidi"/>
                <w:cs/>
              </w:rPr>
              <w:t xml:space="preserve">ให้ทำการ </w:t>
            </w:r>
          </w:p>
          <w:p w:rsidR="00217703" w:rsidP="00217703" w:rsidRDefault="00217703" w14:paraId="1F18AC48" w14:textId="679092F6">
            <w:pPr>
              <w:pStyle w:val="ListParagraph"/>
              <w:numPr>
                <w:ilvl w:val="0"/>
                <w:numId w:val="6"/>
              </w:numPr>
              <w:spacing w:after="0"/>
              <w:rPr>
                <w:rFonts w:asciiTheme="minorBidi" w:hAnsiTheme="minorBidi"/>
              </w:rPr>
            </w:pPr>
            <w:r w:rsidRPr="000E77DA">
              <w:rPr>
                <w:rFonts w:asciiTheme="minorBidi" w:hAnsiTheme="minorBidi"/>
              </w:rPr>
              <w:t xml:space="preserve">Save </w:t>
            </w:r>
            <w:r w:rsidRPr="000E77DA">
              <w:rPr>
                <w:rFonts w:asciiTheme="minorBidi" w:hAnsiTheme="minorBidi"/>
                <w:cs/>
              </w:rPr>
              <w:t xml:space="preserve">ข้อมูลลง </w:t>
            </w:r>
            <w:r>
              <w:t>PROMOTION_SUB_GROUP_CONFIG</w:t>
            </w:r>
          </w:p>
          <w:p w:rsidR="00217703" w:rsidP="00217703" w:rsidRDefault="00217703" w14:paraId="1095FBCF" w14:textId="09D687BF">
            <w:pPr>
              <w:pStyle w:val="ListParagraph"/>
              <w:numPr>
                <w:ilvl w:val="0"/>
                <w:numId w:val="6"/>
              </w:numPr>
              <w:spacing w:after="0"/>
              <w:rPr>
                <w:rFonts w:asciiTheme="minorBidi" w:hAnsiTheme="minorBidi"/>
              </w:rPr>
            </w:pPr>
            <w:r w:rsidRPr="00FA5291">
              <w:rPr>
                <w:rFonts w:asciiTheme="minorBidi" w:hAnsiTheme="minorBidi"/>
                <w:cs/>
              </w:rPr>
              <w:t xml:space="preserve">ทำการเคลียร์ค่าใน </w:t>
            </w:r>
            <w:r>
              <w:t>Create Promotion Sub Group Section</w:t>
            </w:r>
          </w:p>
          <w:p w:rsidR="00217703" w:rsidP="00217703" w:rsidRDefault="00217703" w14:paraId="64E9E9C5" w14:textId="72DA4AF8">
            <w:pPr>
              <w:pStyle w:val="ListParagraph"/>
              <w:numPr>
                <w:ilvl w:val="0"/>
                <w:numId w:val="6"/>
              </w:numPr>
              <w:spacing w:after="0"/>
              <w:rPr>
                <w:rFonts w:asciiTheme="minorBidi" w:hAnsiTheme="minorBidi"/>
              </w:rPr>
            </w:pPr>
            <w:r w:rsidRPr="00FA5291">
              <w:rPr>
                <w:rFonts w:asciiTheme="minorBidi" w:hAnsiTheme="minorBidi"/>
                <w:cs/>
              </w:rPr>
              <w:t xml:space="preserve">ทำการ </w:t>
            </w:r>
            <w:r>
              <w:rPr>
                <w:rFonts w:hint="cs" w:asciiTheme="minorBidi" w:hAnsiTheme="minorBidi"/>
                <w:cs/>
              </w:rPr>
              <w:t xml:space="preserve">ปิด </w:t>
            </w:r>
            <w:r>
              <w:t>Popup Create Promotion Sub Group Section</w:t>
            </w:r>
          </w:p>
          <w:p w:rsidRPr="000E77DA" w:rsidR="00217703" w:rsidP="00217703" w:rsidRDefault="00217703" w14:paraId="7CBA25E5" w14:textId="2E79A886">
            <w:pPr>
              <w:pStyle w:val="ListParagraph"/>
              <w:numPr>
                <w:ilvl w:val="0"/>
                <w:numId w:val="6"/>
              </w:numPr>
              <w:spacing w:after="0"/>
              <w:rPr>
                <w:rFonts w:asciiTheme="minorBidi" w:hAnsiTheme="minorBidi"/>
                <w:cs/>
              </w:rPr>
            </w:pPr>
            <w:r>
              <w:rPr>
                <w:rFonts w:hint="cs" w:asciiTheme="minorBidi" w:hAnsiTheme="minorBidi"/>
                <w:cs/>
              </w:rPr>
              <w:t xml:space="preserve">ทำการ </w:t>
            </w:r>
            <w:r>
              <w:rPr>
                <w:rFonts w:asciiTheme="minorBidi" w:hAnsiTheme="minorBidi"/>
              </w:rPr>
              <w:t xml:space="preserve">Default </w:t>
            </w:r>
            <w:r>
              <w:rPr>
                <w:rFonts w:hint="cs" w:asciiTheme="minorBidi" w:hAnsiTheme="minorBidi"/>
                <w:cs/>
              </w:rPr>
              <w:t xml:space="preserve">ค่าที่ </w:t>
            </w:r>
            <w:r>
              <w:rPr>
                <w:rFonts w:asciiTheme="minorBidi" w:hAnsiTheme="minorBidi"/>
              </w:rPr>
              <w:t xml:space="preserve">Create </w:t>
            </w:r>
            <w:r>
              <w:rPr>
                <w:rFonts w:hint="cs" w:asciiTheme="minorBidi" w:hAnsiTheme="minorBidi"/>
                <w:cs/>
              </w:rPr>
              <w:t xml:space="preserve">มาที่ </w:t>
            </w:r>
            <w:r>
              <w:rPr>
                <w:rFonts w:asciiTheme="minorBidi" w:hAnsiTheme="minorBidi"/>
              </w:rPr>
              <w:t>promotionSubGroup</w:t>
            </w:r>
            <w:r>
              <w:rPr>
                <w:rFonts w:hint="cs" w:asciiTheme="minorBidi" w:hAnsiTheme="minorBidi"/>
                <w:cs/>
              </w:rPr>
              <w:t xml:space="preserve"> เมื่อ </w:t>
            </w:r>
            <w:r>
              <w:rPr>
                <w:rFonts w:cs="Angsana New"/>
              </w:rPr>
              <w:t>promotionGroupName</w:t>
            </w:r>
            <w:r>
              <w:rPr>
                <w:rFonts w:hint="cs" w:cs="Angsana New"/>
                <w:cs/>
              </w:rPr>
              <w:t xml:space="preserve"> เท่ากับ </w:t>
            </w:r>
            <w:r>
              <w:rPr>
                <w:rFonts w:cs="Angsana New"/>
              </w:rPr>
              <w:t>promotionGroup</w:t>
            </w:r>
          </w:p>
        </w:tc>
      </w:tr>
      <w:tr w:rsidRPr="000E77DA" w:rsidR="00217703" w:rsidTr="4801D386" w14:paraId="45598CAB" w14:textId="77777777">
        <w:trPr>
          <w:trHeight w:val="111"/>
        </w:trPr>
        <w:tc>
          <w:tcPr>
            <w:tcW w:w="1555" w:type="pct"/>
            <w:tcMar/>
          </w:tcPr>
          <w:p w:rsidRPr="003A1FD8" w:rsidR="00217703" w:rsidP="00217703" w:rsidRDefault="00217703" w14:paraId="77ADAFBA" w14:textId="77777777">
            <w:pPr>
              <w:rPr>
                <w:rFonts w:cs="Angsana New"/>
                <w:cs/>
              </w:rPr>
            </w:pPr>
            <w:r>
              <w:rPr>
                <w:rFonts w:hint="cs"/>
                <w:cs/>
              </w:rPr>
              <w:t xml:space="preserve">ปุ่ม </w:t>
            </w:r>
            <w:r>
              <w:t>Cancel</w:t>
            </w:r>
          </w:p>
        </w:tc>
        <w:tc>
          <w:tcPr>
            <w:tcW w:w="627" w:type="pct"/>
            <w:gridSpan w:val="3"/>
            <w:tcMar/>
          </w:tcPr>
          <w:p w:rsidR="00217703" w:rsidP="00217703" w:rsidRDefault="00217703" w14:paraId="5D3B7C23" w14:textId="77777777">
            <w:pPr>
              <w:pStyle w:val="HeaderTable"/>
            </w:pPr>
            <w:r>
              <w:t>Button</w:t>
            </w:r>
          </w:p>
        </w:tc>
        <w:tc>
          <w:tcPr>
            <w:tcW w:w="2818" w:type="pct"/>
            <w:gridSpan w:val="2"/>
            <w:tcMar/>
          </w:tcPr>
          <w:p w:rsidRPr="000E77DA" w:rsidR="00217703" w:rsidP="00217703" w:rsidRDefault="00217703" w14:paraId="4E16376F" w14:textId="77777777">
            <w:pPr>
              <w:spacing w:after="0"/>
              <w:rPr>
                <w:rFonts w:asciiTheme="minorBidi" w:hAnsiTheme="minorBidi"/>
                <w:cs/>
              </w:rPr>
            </w:pPr>
            <w:r w:rsidRPr="00FA5291">
              <w:rPr>
                <w:rFonts w:asciiTheme="minorBidi" w:hAnsiTheme="minorBidi"/>
                <w:cs/>
              </w:rPr>
              <w:t>เมื่อกดปุ่ม</w:t>
            </w:r>
            <w:r>
              <w:rPr>
                <w:rFonts w:cs="Cordia New" w:asciiTheme="minorBidi" w:hAnsiTheme="minorBidi"/>
                <w:cs/>
              </w:rPr>
              <w:t xml:space="preserve"> </w:t>
            </w:r>
            <w:r w:rsidRPr="00FA5291">
              <w:rPr>
                <w:rFonts w:asciiTheme="minorBidi" w:hAnsiTheme="minorBidi"/>
                <w:cs/>
              </w:rPr>
              <w:t xml:space="preserve">ให้ทำการเคลียร์ค่าใน </w:t>
            </w:r>
            <w:r>
              <w:t xml:space="preserve">Create </w:t>
            </w:r>
            <w:r>
              <w:rPr>
                <w:rFonts w:asciiTheme="minorBidi" w:hAnsiTheme="minorBidi"/>
              </w:rPr>
              <w:t>Popup</w:t>
            </w:r>
            <w:r w:rsidRPr="00FA5291">
              <w:rPr>
                <w:rFonts w:cs="Cordia New" w:asciiTheme="minorBidi" w:hAnsiTheme="minorBidi"/>
                <w:cs/>
              </w:rPr>
              <w:t xml:space="preserve"> </w:t>
            </w:r>
            <w:r>
              <w:rPr>
                <w:rFonts w:cs="Angsana New"/>
              </w:rPr>
              <w:t xml:space="preserve">CP Name </w:t>
            </w:r>
            <w:r w:rsidRPr="00FA5291">
              <w:rPr>
                <w:rFonts w:asciiTheme="minorBidi" w:hAnsiTheme="minorBidi"/>
              </w:rPr>
              <w:t>Section</w:t>
            </w:r>
            <w:r w:rsidRPr="00FA5291">
              <w:rPr>
                <w:rFonts w:asciiTheme="minorBidi" w:hAnsiTheme="minorBidi"/>
                <w:cs/>
              </w:rPr>
              <w:t xml:space="preserve"> และทำการ </w:t>
            </w:r>
            <w:r>
              <w:rPr>
                <w:rFonts w:hint="cs" w:asciiTheme="minorBidi" w:hAnsiTheme="minorBidi"/>
                <w:cs/>
              </w:rPr>
              <w:t xml:space="preserve">ปิด </w:t>
            </w:r>
            <w:r>
              <w:rPr>
                <w:rFonts w:asciiTheme="minorBidi" w:hAnsiTheme="minorBidi"/>
              </w:rPr>
              <w:t>Popup</w:t>
            </w:r>
            <w:r w:rsidRPr="00FA5291">
              <w:rPr>
                <w:rFonts w:cs="Cordia New" w:asciiTheme="minorBidi" w:hAnsiTheme="minorBidi"/>
                <w:cs/>
              </w:rPr>
              <w:t xml:space="preserve"> </w:t>
            </w:r>
            <w:r>
              <w:t xml:space="preserve">Create </w:t>
            </w:r>
            <w:r>
              <w:rPr>
                <w:rFonts w:cs="Angsana New"/>
              </w:rPr>
              <w:t xml:space="preserve">CP Name </w:t>
            </w:r>
            <w:r w:rsidRPr="00FA5291">
              <w:rPr>
                <w:rFonts w:asciiTheme="minorBidi" w:hAnsiTheme="minorBidi"/>
              </w:rPr>
              <w:t>Section</w:t>
            </w:r>
          </w:p>
        </w:tc>
      </w:tr>
      <w:tr w:rsidRPr="007D14C9" w:rsidR="00217703" w:rsidTr="4801D386" w14:paraId="3153D579" w14:textId="77777777">
        <w:trPr>
          <w:trHeight w:val="111"/>
        </w:trPr>
        <w:tc>
          <w:tcPr>
            <w:tcW w:w="5000" w:type="pct"/>
            <w:gridSpan w:val="6"/>
            <w:shd w:val="clear" w:color="auto" w:fill="C2D69B" w:themeFill="accent3" w:themeFillTint="99"/>
            <w:tcMar/>
          </w:tcPr>
          <w:p w:rsidRPr="007D14C9" w:rsidR="00217703" w:rsidP="00217703" w:rsidRDefault="00217703" w14:paraId="177652D1" w14:textId="3AEEC86E">
            <w:pPr>
              <w:pStyle w:val="HeaderTable"/>
              <w:rPr>
                <w:rFonts w:cs="Angsana New"/>
                <w:rtl/>
                <w:cs/>
              </w:rPr>
            </w:pPr>
            <w:r>
              <w:t xml:space="preserve">End Popup Create </w:t>
            </w:r>
            <w:r>
              <w:rPr>
                <w:rFonts w:cs="Angsana New"/>
              </w:rPr>
              <w:t>Promotion Sub Group Detail Section</w:t>
            </w:r>
          </w:p>
        </w:tc>
      </w:tr>
      <w:tr w:rsidRPr="007D14C9" w:rsidR="00217703" w:rsidTr="4801D386" w14:paraId="396E2C2D" w14:textId="77777777">
        <w:trPr>
          <w:trHeight w:val="111"/>
        </w:trPr>
        <w:tc>
          <w:tcPr>
            <w:tcW w:w="5000" w:type="pct"/>
            <w:gridSpan w:val="6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C2D69B" w:themeFill="accent3" w:themeFillTint="99"/>
            <w:tcMar/>
            <w:vAlign w:val="bottom"/>
          </w:tcPr>
          <w:p w:rsidR="00217703" w:rsidP="00217703" w:rsidRDefault="00217703" w14:paraId="4347ED7A" w14:textId="31720D2F">
            <w:pPr>
              <w:pStyle w:val="HeaderTable"/>
            </w:pPr>
            <w:bookmarkStart w:name="_Hlk94520724" w:id="4"/>
            <w:r>
              <w:t>Popup Create Cost Code Detail Section</w:t>
            </w:r>
          </w:p>
        </w:tc>
      </w:tr>
      <w:tr w:rsidR="00217703" w:rsidTr="4801D386" w14:paraId="54FBF5BA" w14:textId="77777777">
        <w:trPr>
          <w:trHeight w:val="111"/>
        </w:trPr>
        <w:tc>
          <w:tcPr>
            <w:tcW w:w="1555" w:type="pct"/>
            <w:tcMar/>
          </w:tcPr>
          <w:p w:rsidR="00217703" w:rsidP="00217703" w:rsidRDefault="00217703" w14:paraId="215880C3" w14:textId="44E6EF8A">
            <w:pPr>
              <w:rPr>
                <w:rFonts w:cs="Angsana New"/>
              </w:rPr>
            </w:pPr>
            <w:r>
              <w:rPr>
                <w:rFonts w:cs="Angsana New"/>
              </w:rPr>
              <w:t>createCpId</w:t>
            </w:r>
          </w:p>
        </w:tc>
        <w:tc>
          <w:tcPr>
            <w:tcW w:w="627" w:type="pct"/>
            <w:gridSpan w:val="3"/>
            <w:tcMar/>
          </w:tcPr>
          <w:p w:rsidR="00217703" w:rsidP="00217703" w:rsidRDefault="00217703" w14:paraId="5B50771B" w14:textId="4E730A47">
            <w:pPr>
              <w:pStyle w:val="HeaderTable"/>
            </w:pPr>
            <w:r>
              <w:t>Text Box</w:t>
            </w:r>
          </w:p>
        </w:tc>
        <w:tc>
          <w:tcPr>
            <w:tcW w:w="2818" w:type="pct"/>
            <w:gridSpan w:val="2"/>
            <w:tcMar/>
          </w:tcPr>
          <w:p w:rsidR="00217703" w:rsidP="00217703" w:rsidRDefault="00217703" w14:paraId="5FEF5A85" w14:textId="128A6BB3">
            <w:r>
              <w:t xml:space="preserve">Label </w:t>
            </w:r>
            <w:r>
              <w:rPr>
                <w:rFonts w:cs="CordiaUPC"/>
                <w:cs/>
              </w:rPr>
              <w:t xml:space="preserve">: </w:t>
            </w:r>
            <w:r w:rsidRPr="00771EF7">
              <w:rPr>
                <w:rFonts w:cs="CordiaUPC"/>
                <w:color w:val="FF0000"/>
                <w:cs/>
              </w:rPr>
              <w:t>*</w:t>
            </w:r>
            <w:r>
              <w:rPr>
                <w:color w:val="FF0000"/>
              </w:rPr>
              <w:t>CPID</w:t>
            </w:r>
          </w:p>
          <w:p w:rsidR="00217703" w:rsidP="00217703" w:rsidRDefault="00217703" w14:paraId="3B6E0E08" w14:textId="723EFC26">
            <w:r>
              <w:rPr>
                <w:rFonts w:cs="Angsana New"/>
              </w:rPr>
              <w:t xml:space="preserve">Max Length </w:t>
            </w:r>
            <w:r>
              <w:rPr>
                <w:rFonts w:cs="CordiaUPC"/>
                <w:cs/>
              </w:rPr>
              <w:t xml:space="preserve">: </w:t>
            </w:r>
            <w:r>
              <w:rPr>
                <w:rFonts w:cs="Angsana New"/>
              </w:rPr>
              <w:t>3 Characters</w:t>
            </w:r>
            <w:r>
              <w:rPr>
                <w:rFonts w:cs="CordiaUPC"/>
                <w:cs/>
              </w:rPr>
              <w:t xml:space="preserve"> </w:t>
            </w:r>
          </w:p>
          <w:p w:rsidR="00217703" w:rsidP="00217703" w:rsidRDefault="00217703" w14:paraId="38F61E7A" w14:textId="47640358">
            <w:r>
              <w:t xml:space="preserve">Default </w:t>
            </w:r>
            <w:r>
              <w:rPr>
                <w:rFonts w:cs="CordiaUPC"/>
                <w:cs/>
              </w:rPr>
              <w:t xml:space="preserve">: </w:t>
            </w:r>
            <w:r>
              <w:rPr>
                <w:rFonts w:cs="Angsana New"/>
              </w:rPr>
              <w:t>206</w:t>
            </w:r>
          </w:p>
        </w:tc>
      </w:tr>
      <w:tr w:rsidRPr="007D14C9" w:rsidR="00217703" w:rsidTr="4801D386" w14:paraId="40D7A563" w14:textId="77777777">
        <w:trPr>
          <w:trHeight w:val="111"/>
        </w:trPr>
        <w:tc>
          <w:tcPr>
            <w:tcW w:w="1555" w:type="pct"/>
            <w:tcMar/>
          </w:tcPr>
          <w:p w:rsidR="00217703" w:rsidP="00217703" w:rsidRDefault="00217703" w14:paraId="79C5A40A" w14:textId="11BDAF41">
            <w:pPr>
              <w:rPr>
                <w:rFonts w:cs="Angsana New"/>
              </w:rPr>
            </w:pPr>
            <w:r>
              <w:rPr>
                <w:rFonts w:cs="Angsana New"/>
              </w:rPr>
              <w:t>createCatId</w:t>
            </w:r>
          </w:p>
        </w:tc>
        <w:tc>
          <w:tcPr>
            <w:tcW w:w="627" w:type="pct"/>
            <w:gridSpan w:val="3"/>
            <w:tcMar/>
          </w:tcPr>
          <w:p w:rsidR="00217703" w:rsidP="00217703" w:rsidRDefault="00217703" w14:paraId="2E3303A7" w14:textId="465EF2A6">
            <w:pPr>
              <w:pStyle w:val="HeaderTable"/>
            </w:pPr>
            <w:r>
              <w:t>Text Box</w:t>
            </w:r>
          </w:p>
        </w:tc>
        <w:tc>
          <w:tcPr>
            <w:tcW w:w="2818" w:type="pct"/>
            <w:gridSpan w:val="2"/>
            <w:tcMar/>
          </w:tcPr>
          <w:p w:rsidR="00217703" w:rsidP="00217703" w:rsidRDefault="00217703" w14:paraId="438FB17B" w14:textId="0D85ABD8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Angsana New"/>
                <w:color w:val="FF0000"/>
                <w:cs/>
              </w:rPr>
              <w:t>*</w:t>
            </w:r>
            <w:r>
              <w:rPr>
                <w:color w:val="FF0000"/>
              </w:rPr>
              <w:t>CATID</w:t>
            </w:r>
          </w:p>
          <w:p w:rsidR="00217703" w:rsidP="00217703" w:rsidRDefault="00217703" w14:paraId="57261C20" w14:textId="77777777">
            <w:pPr>
              <w:rPr>
                <w:rFonts w:cs="Angsana New"/>
              </w:rPr>
            </w:pPr>
            <w:r>
              <w:rPr>
                <w:rFonts w:cs="Angsana New"/>
              </w:rPr>
              <w:t xml:space="preserve">Max Length </w:t>
            </w:r>
            <w:r>
              <w:rPr>
                <w:rFonts w:cs="CordiaUPC"/>
                <w:cs/>
              </w:rPr>
              <w:t xml:space="preserve">: </w:t>
            </w:r>
            <w:r>
              <w:rPr>
                <w:rFonts w:cs="Angsana New"/>
              </w:rPr>
              <w:t>3 Characters</w:t>
            </w:r>
          </w:p>
          <w:p w:rsidR="00217703" w:rsidP="00217703" w:rsidRDefault="00217703" w14:paraId="761FE66C" w14:textId="541D8BD0">
            <w:r>
              <w:t xml:space="preserve">Default </w:t>
            </w:r>
            <w:r>
              <w:rPr>
                <w:rFonts w:cs="CordiaUPC"/>
                <w:cs/>
              </w:rPr>
              <w:t xml:space="preserve">: </w:t>
            </w:r>
            <w:r>
              <w:rPr>
                <w:rFonts w:cs="Angsana New"/>
              </w:rPr>
              <w:t>929</w:t>
            </w:r>
          </w:p>
        </w:tc>
      </w:tr>
      <w:tr w:rsidRPr="007D14C9" w:rsidR="00217703" w:rsidTr="4801D386" w14:paraId="296DC0EB" w14:textId="77777777">
        <w:trPr>
          <w:trHeight w:val="111"/>
        </w:trPr>
        <w:tc>
          <w:tcPr>
            <w:tcW w:w="1555" w:type="pct"/>
            <w:tcMar/>
          </w:tcPr>
          <w:p w:rsidR="00217703" w:rsidP="00217703" w:rsidRDefault="00217703" w14:paraId="5BD293F0" w14:textId="0A43204E">
            <w:pPr>
              <w:rPr>
                <w:rFonts w:cs="Angsana New"/>
              </w:rPr>
            </w:pPr>
            <w:r>
              <w:rPr>
                <w:rFonts w:cs="Angsana New"/>
              </w:rPr>
              <w:t>createBearer</w:t>
            </w:r>
          </w:p>
        </w:tc>
        <w:tc>
          <w:tcPr>
            <w:tcW w:w="627" w:type="pct"/>
            <w:gridSpan w:val="3"/>
            <w:tcMar/>
          </w:tcPr>
          <w:p w:rsidR="00217703" w:rsidP="00217703" w:rsidRDefault="00217703" w14:paraId="388253C0" w14:textId="0A9F0629">
            <w:pPr>
              <w:pStyle w:val="HeaderTable"/>
            </w:pPr>
            <w:r>
              <w:t>Text Box</w:t>
            </w:r>
          </w:p>
        </w:tc>
        <w:tc>
          <w:tcPr>
            <w:tcW w:w="2818" w:type="pct"/>
            <w:gridSpan w:val="2"/>
            <w:tcMar/>
          </w:tcPr>
          <w:p w:rsidR="00217703" w:rsidP="00217703" w:rsidRDefault="00217703" w14:paraId="11BC0D0B" w14:textId="1D67415B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Angsana New"/>
                <w:color w:val="FF0000"/>
                <w:cs/>
              </w:rPr>
              <w:t>*</w:t>
            </w:r>
            <w:r w:rsidRPr="00E4341A">
              <w:rPr>
                <w:rFonts w:cs="Angsana New"/>
                <w:color w:val="FF0000"/>
              </w:rPr>
              <w:t>Bearer</w:t>
            </w:r>
          </w:p>
          <w:p w:rsidR="00217703" w:rsidP="00217703" w:rsidRDefault="00217703" w14:paraId="764D10AC" w14:textId="576D2913">
            <w:pPr>
              <w:rPr>
                <w:rFonts w:cs="Angsana New"/>
              </w:rPr>
            </w:pPr>
            <w:r>
              <w:rPr>
                <w:rFonts w:cs="Angsana New"/>
              </w:rPr>
              <w:t xml:space="preserve">Max Length </w:t>
            </w:r>
            <w:r>
              <w:rPr>
                <w:rFonts w:cs="CordiaUPC"/>
                <w:cs/>
              </w:rPr>
              <w:t xml:space="preserve">: </w:t>
            </w:r>
            <w:r>
              <w:rPr>
                <w:rFonts w:cs="CordiaUPC"/>
              </w:rPr>
              <w:t>1</w:t>
            </w:r>
            <w:r>
              <w:rPr>
                <w:rFonts w:cs="Angsana New"/>
              </w:rPr>
              <w:t xml:space="preserve"> Characters</w:t>
            </w:r>
          </w:p>
          <w:p w:rsidR="00217703" w:rsidP="00217703" w:rsidRDefault="00217703" w14:paraId="7AD3C65C" w14:textId="1C9CF89B">
            <w:r>
              <w:t xml:space="preserve">Default </w:t>
            </w:r>
            <w:r>
              <w:rPr>
                <w:rFonts w:cs="CordiaUPC"/>
                <w:cs/>
              </w:rPr>
              <w:t xml:space="preserve">: </w:t>
            </w:r>
            <w:r>
              <w:rPr>
                <w:rFonts w:cs="Angsana New"/>
              </w:rPr>
              <w:t>3</w:t>
            </w:r>
          </w:p>
        </w:tc>
      </w:tr>
      <w:tr w:rsidRPr="007D14C9" w:rsidR="00217703" w:rsidTr="4801D386" w14:paraId="1502FA06" w14:textId="77777777">
        <w:trPr>
          <w:trHeight w:val="111"/>
        </w:trPr>
        <w:tc>
          <w:tcPr>
            <w:tcW w:w="1555" w:type="pct"/>
            <w:tcMar/>
          </w:tcPr>
          <w:p w:rsidR="00217703" w:rsidP="00217703" w:rsidRDefault="00217703" w14:paraId="728EB6D5" w14:textId="2D93608A">
            <w:pPr>
              <w:rPr>
                <w:rFonts w:cs="Angsana New"/>
              </w:rPr>
            </w:pPr>
            <w:r>
              <w:rPr>
                <w:rFonts w:cs="Angsana New"/>
              </w:rPr>
              <w:t>createServiceId</w:t>
            </w:r>
          </w:p>
        </w:tc>
        <w:tc>
          <w:tcPr>
            <w:tcW w:w="627" w:type="pct"/>
            <w:gridSpan w:val="3"/>
            <w:tcMar/>
          </w:tcPr>
          <w:p w:rsidR="00217703" w:rsidP="00217703" w:rsidRDefault="00217703" w14:paraId="680903CF" w14:textId="1358878D">
            <w:pPr>
              <w:pStyle w:val="HeaderTable"/>
            </w:pPr>
            <w:r>
              <w:t>Text Box</w:t>
            </w:r>
          </w:p>
        </w:tc>
        <w:tc>
          <w:tcPr>
            <w:tcW w:w="2818" w:type="pct"/>
            <w:gridSpan w:val="2"/>
            <w:tcMar/>
          </w:tcPr>
          <w:p w:rsidR="00217703" w:rsidP="00217703" w:rsidRDefault="00217703" w14:paraId="4654F966" w14:textId="769490ED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Angsana New"/>
                <w:color w:val="FF0000"/>
                <w:cs/>
              </w:rPr>
              <w:t>*</w:t>
            </w:r>
            <w:r w:rsidRPr="00E4341A">
              <w:rPr>
                <w:rFonts w:cs="Angsana New"/>
                <w:color w:val="FF0000"/>
              </w:rPr>
              <w:t>Service ID</w:t>
            </w:r>
          </w:p>
          <w:p w:rsidR="00217703" w:rsidP="00217703" w:rsidRDefault="00217703" w14:paraId="3CE414E9" w14:textId="74A52937">
            <w:r>
              <w:rPr>
                <w:rFonts w:cs="Angsana New"/>
              </w:rPr>
              <w:t xml:space="preserve">Max Length </w:t>
            </w:r>
            <w:r>
              <w:rPr>
                <w:rFonts w:cs="CordiaUPC"/>
                <w:cs/>
              </w:rPr>
              <w:t xml:space="preserve">: </w:t>
            </w:r>
            <w:r>
              <w:rPr>
                <w:rFonts w:cs="CordiaUPC"/>
              </w:rPr>
              <w:t>5</w:t>
            </w:r>
            <w:r>
              <w:rPr>
                <w:rFonts w:cs="Angsana New"/>
              </w:rPr>
              <w:t xml:space="preserve"> Characters</w:t>
            </w:r>
          </w:p>
        </w:tc>
      </w:tr>
      <w:tr w:rsidRPr="000E77DA" w:rsidR="00217703" w:rsidTr="4801D386" w14:paraId="62BB429D" w14:textId="77777777">
        <w:trPr>
          <w:trHeight w:val="111"/>
        </w:trPr>
        <w:tc>
          <w:tcPr>
            <w:tcW w:w="1555" w:type="pct"/>
            <w:tcMar/>
          </w:tcPr>
          <w:p w:rsidR="00217703" w:rsidP="00217703" w:rsidRDefault="00217703" w14:paraId="2169067F" w14:textId="44F75FAB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ปุ่ม </w:t>
            </w:r>
            <w:r>
              <w:t>Create</w:t>
            </w:r>
          </w:p>
        </w:tc>
        <w:tc>
          <w:tcPr>
            <w:tcW w:w="627" w:type="pct"/>
            <w:gridSpan w:val="3"/>
            <w:tcMar/>
          </w:tcPr>
          <w:p w:rsidR="00217703" w:rsidP="00217703" w:rsidRDefault="00217703" w14:paraId="552B0B8E" w14:textId="611E0CC5">
            <w:pPr>
              <w:pStyle w:val="HeaderTable"/>
            </w:pPr>
            <w:r>
              <w:t>Button</w:t>
            </w:r>
          </w:p>
        </w:tc>
        <w:tc>
          <w:tcPr>
            <w:tcW w:w="2818" w:type="pct"/>
            <w:gridSpan w:val="2"/>
            <w:tcMar/>
          </w:tcPr>
          <w:p w:rsidR="00217703" w:rsidP="00217703" w:rsidRDefault="00217703" w14:paraId="58DCBFC0" w14:textId="77777777">
            <w:pPr>
              <w:spacing w:after="0"/>
              <w:rPr>
                <w:rFonts w:asciiTheme="minorBidi" w:hAnsiTheme="minorBidi"/>
              </w:rPr>
            </w:pPr>
            <w:r w:rsidRPr="00FA5291">
              <w:rPr>
                <w:rFonts w:asciiTheme="minorBidi" w:hAnsiTheme="minorBidi"/>
                <w:cs/>
              </w:rPr>
              <w:t>เมื่อกดปุ่ม</w:t>
            </w:r>
            <w:r>
              <w:rPr>
                <w:rFonts w:hint="cs" w:asciiTheme="minorBidi" w:hAnsiTheme="minorBidi"/>
                <w:cs/>
              </w:rPr>
              <w:t xml:space="preserve">ให้ทำการ </w:t>
            </w:r>
          </w:p>
          <w:p w:rsidR="00217703" w:rsidP="00217703" w:rsidRDefault="00217703" w14:paraId="27B50EF4" w14:textId="584C7F1B">
            <w:pPr>
              <w:pStyle w:val="ListParagraph"/>
              <w:numPr>
                <w:ilvl w:val="0"/>
                <w:numId w:val="6"/>
              </w:numPr>
              <w:spacing w:after="0"/>
              <w:rPr>
                <w:rFonts w:asciiTheme="minorBidi" w:hAnsiTheme="minorBidi"/>
              </w:rPr>
            </w:pPr>
            <w:r w:rsidRPr="000E77DA">
              <w:rPr>
                <w:rFonts w:asciiTheme="minorBidi" w:hAnsiTheme="minorBidi"/>
              </w:rPr>
              <w:t xml:space="preserve">Save </w:t>
            </w:r>
            <w:r w:rsidRPr="000E77DA">
              <w:rPr>
                <w:rFonts w:asciiTheme="minorBidi" w:hAnsiTheme="minorBidi"/>
                <w:cs/>
              </w:rPr>
              <w:t xml:space="preserve">ข้อมูลลง </w:t>
            </w:r>
            <w:r>
              <w:t>FULL_PRICE_CONFIG</w:t>
            </w:r>
          </w:p>
          <w:p w:rsidR="00217703" w:rsidP="00217703" w:rsidRDefault="00217703" w14:paraId="680B7730" w14:textId="4390381C">
            <w:pPr>
              <w:pStyle w:val="ListParagraph"/>
              <w:numPr>
                <w:ilvl w:val="0"/>
                <w:numId w:val="6"/>
              </w:numPr>
              <w:spacing w:after="0"/>
              <w:rPr>
                <w:rFonts w:asciiTheme="minorBidi" w:hAnsiTheme="minorBidi"/>
              </w:rPr>
            </w:pPr>
            <w:r w:rsidRPr="00FA5291">
              <w:rPr>
                <w:rFonts w:asciiTheme="minorBidi" w:hAnsiTheme="minorBidi"/>
                <w:cs/>
              </w:rPr>
              <w:t>ทำการเคลียร์ค่าใน</w:t>
            </w:r>
            <w:r>
              <w:rPr>
                <w:rFonts w:cs="Cordia New" w:asciiTheme="minorBidi" w:hAnsiTheme="minorBidi"/>
                <w:cs/>
              </w:rPr>
              <w:t xml:space="preserve"> </w:t>
            </w:r>
            <w:r>
              <w:t>Popup</w:t>
            </w:r>
            <w:r w:rsidRPr="00FA5291">
              <w:rPr>
                <w:rFonts w:asciiTheme="minorBidi" w:hAnsiTheme="minorBidi"/>
                <w:cs/>
              </w:rPr>
              <w:t xml:space="preserve"> </w:t>
            </w:r>
            <w:r>
              <w:t>Create Cost Code Detail Section</w:t>
            </w:r>
          </w:p>
          <w:p w:rsidR="00217703" w:rsidP="00217703" w:rsidRDefault="00217703" w14:paraId="1AE85065" w14:textId="0D172116">
            <w:pPr>
              <w:pStyle w:val="ListParagraph"/>
              <w:numPr>
                <w:ilvl w:val="0"/>
                <w:numId w:val="6"/>
              </w:numPr>
              <w:spacing w:after="0"/>
              <w:rPr>
                <w:rFonts w:asciiTheme="minorBidi" w:hAnsiTheme="minorBidi"/>
              </w:rPr>
            </w:pPr>
            <w:r w:rsidRPr="00FA5291">
              <w:rPr>
                <w:rFonts w:asciiTheme="minorBidi" w:hAnsiTheme="minorBidi"/>
                <w:cs/>
              </w:rPr>
              <w:t xml:space="preserve">ทำการ </w:t>
            </w:r>
            <w:r>
              <w:rPr>
                <w:rFonts w:hint="cs" w:asciiTheme="minorBidi" w:hAnsiTheme="minorBidi"/>
                <w:cs/>
              </w:rPr>
              <w:t xml:space="preserve">ปิด </w:t>
            </w:r>
            <w:r>
              <w:t>Popup Create Cost Code Detail Section</w:t>
            </w:r>
          </w:p>
          <w:p w:rsidRPr="00E4341A" w:rsidR="00217703" w:rsidP="00217703" w:rsidRDefault="00217703" w14:paraId="6F67231F" w14:textId="0FE2D56B">
            <w:pPr>
              <w:pStyle w:val="ListParagraph"/>
              <w:numPr>
                <w:ilvl w:val="0"/>
                <w:numId w:val="6"/>
              </w:numPr>
              <w:spacing w:after="0"/>
              <w:rPr>
                <w:rFonts w:asciiTheme="minorBidi" w:hAnsiTheme="minorBidi"/>
              </w:rPr>
            </w:pPr>
            <w:r w:rsidRPr="00E4341A">
              <w:rPr>
                <w:rFonts w:asciiTheme="minorBidi" w:hAnsiTheme="minorBidi"/>
                <w:cs/>
              </w:rPr>
              <w:t xml:space="preserve">ทำการ </w:t>
            </w:r>
            <w:r w:rsidRPr="00E4341A">
              <w:rPr>
                <w:rFonts w:asciiTheme="minorBidi" w:hAnsiTheme="minorBidi"/>
              </w:rPr>
              <w:t xml:space="preserve">Default </w:t>
            </w:r>
            <w:r w:rsidRPr="00E4341A">
              <w:rPr>
                <w:rFonts w:asciiTheme="minorBidi" w:hAnsiTheme="minorBidi"/>
                <w:cs/>
              </w:rPr>
              <w:t xml:space="preserve">ค่าที่ </w:t>
            </w:r>
            <w:r w:rsidRPr="00E4341A">
              <w:rPr>
                <w:rFonts w:asciiTheme="minorBidi" w:hAnsiTheme="minorBidi"/>
              </w:rPr>
              <w:t xml:space="preserve">Create </w:t>
            </w:r>
            <w:r w:rsidRPr="00E4341A">
              <w:rPr>
                <w:rFonts w:asciiTheme="minorBidi" w:hAnsiTheme="minorBidi"/>
                <w:cs/>
              </w:rPr>
              <w:t xml:space="preserve">มาที่ </w:t>
            </w:r>
            <w:r w:rsidRPr="00E4341A">
              <w:rPr>
                <w:rFonts w:asciiTheme="minorBidi" w:hAnsiTheme="minorBidi"/>
              </w:rPr>
              <w:t>costCode</w:t>
            </w:r>
            <w:r w:rsidRPr="00E4341A">
              <w:rPr>
                <w:rFonts w:asciiTheme="minorBidi" w:hAnsiTheme="minorBidi"/>
                <w:cs/>
              </w:rPr>
              <w:t xml:space="preserve"> โดย </w:t>
            </w:r>
            <w:r>
              <w:rPr>
                <w:rFonts w:cs="Angsana New"/>
              </w:rPr>
              <w:t>createCatId</w:t>
            </w:r>
            <w:r w:rsidRPr="00E4341A">
              <w:rPr>
                <w:rFonts w:cs="Cordia New" w:asciiTheme="minorBidi" w:hAnsiTheme="minorBidi"/>
                <w:cs/>
              </w:rPr>
              <w:t>+</w:t>
            </w:r>
            <w:r>
              <w:rPr>
                <w:rFonts w:cs="Angsana New"/>
              </w:rPr>
              <w:t>createCpId</w:t>
            </w:r>
            <w:r w:rsidRPr="00E4341A">
              <w:rPr>
                <w:rFonts w:cs="Cordia New" w:asciiTheme="minorBidi" w:hAnsiTheme="minorBidi"/>
                <w:cs/>
              </w:rPr>
              <w:t>+</w:t>
            </w:r>
            <w:r>
              <w:rPr>
                <w:rFonts w:cs="Angsana New"/>
              </w:rPr>
              <w:t>createServiceId</w:t>
            </w:r>
            <w:r w:rsidRPr="00E4341A">
              <w:rPr>
                <w:rFonts w:cs="Cordia New" w:asciiTheme="minorBidi" w:hAnsiTheme="minorBidi"/>
                <w:cs/>
              </w:rPr>
              <w:t>+</w:t>
            </w:r>
            <w:r>
              <w:rPr>
                <w:rFonts w:cs="Angsana New"/>
              </w:rPr>
              <w:t>createBearer</w:t>
            </w:r>
          </w:p>
        </w:tc>
      </w:tr>
      <w:tr w:rsidRPr="000E77DA" w:rsidR="00217703" w:rsidTr="4801D386" w14:paraId="3CB7E527" w14:textId="77777777">
        <w:trPr>
          <w:trHeight w:val="111"/>
        </w:trPr>
        <w:tc>
          <w:tcPr>
            <w:tcW w:w="1555" w:type="pct"/>
            <w:tcMar/>
          </w:tcPr>
          <w:p w:rsidR="00217703" w:rsidP="00217703" w:rsidRDefault="00217703" w14:paraId="533350F9" w14:textId="75DEE46D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ปุ่ม </w:t>
            </w:r>
            <w:r>
              <w:t>Cancel</w:t>
            </w:r>
          </w:p>
        </w:tc>
        <w:tc>
          <w:tcPr>
            <w:tcW w:w="627" w:type="pct"/>
            <w:gridSpan w:val="3"/>
            <w:tcMar/>
          </w:tcPr>
          <w:p w:rsidR="00217703" w:rsidP="00217703" w:rsidRDefault="00217703" w14:paraId="72B653EB" w14:textId="02EE32F2">
            <w:pPr>
              <w:pStyle w:val="HeaderTable"/>
            </w:pPr>
            <w:r>
              <w:t>Button</w:t>
            </w:r>
          </w:p>
        </w:tc>
        <w:tc>
          <w:tcPr>
            <w:tcW w:w="2818" w:type="pct"/>
            <w:gridSpan w:val="2"/>
            <w:tcMar/>
          </w:tcPr>
          <w:p w:rsidRPr="00FA5291" w:rsidR="00217703" w:rsidP="00217703" w:rsidRDefault="00217703" w14:paraId="57BE5B0D" w14:textId="2C9EF4C4">
            <w:pPr>
              <w:spacing w:after="0"/>
              <w:rPr>
                <w:rFonts w:asciiTheme="minorBidi" w:hAnsiTheme="minorBidi"/>
                <w:cs/>
              </w:rPr>
            </w:pPr>
            <w:r w:rsidRPr="00FA5291">
              <w:rPr>
                <w:rFonts w:asciiTheme="minorBidi" w:hAnsiTheme="minorBidi"/>
                <w:cs/>
              </w:rPr>
              <w:t>เมื่อกดปุ่ม</w:t>
            </w:r>
            <w:r>
              <w:rPr>
                <w:rFonts w:cs="Cordia New" w:asciiTheme="minorBidi" w:hAnsiTheme="minorBidi"/>
                <w:cs/>
              </w:rPr>
              <w:t xml:space="preserve"> </w:t>
            </w:r>
            <w:r w:rsidRPr="00FA5291">
              <w:rPr>
                <w:rFonts w:asciiTheme="minorBidi" w:hAnsiTheme="minorBidi"/>
                <w:cs/>
              </w:rPr>
              <w:t xml:space="preserve">ให้ทำการเคลียร์ค่าใน </w:t>
            </w:r>
            <w:r>
              <w:t>Popup Create Cost Code Detail Section</w:t>
            </w:r>
            <w:r w:rsidRPr="00FA5291">
              <w:rPr>
                <w:rFonts w:asciiTheme="minorBidi" w:hAnsiTheme="minorBidi"/>
                <w:cs/>
              </w:rPr>
              <w:t xml:space="preserve"> และทำการ </w:t>
            </w:r>
            <w:r>
              <w:rPr>
                <w:rFonts w:hint="cs" w:asciiTheme="minorBidi" w:hAnsiTheme="minorBidi"/>
                <w:cs/>
              </w:rPr>
              <w:t xml:space="preserve">ปิด </w:t>
            </w:r>
            <w:r>
              <w:t>Popup Create Cost Code Detail Section</w:t>
            </w:r>
          </w:p>
        </w:tc>
      </w:tr>
      <w:tr w:rsidRPr="007D14C9" w:rsidR="00217703" w:rsidTr="4801D386" w14:paraId="5F1AF991" w14:textId="77777777">
        <w:trPr>
          <w:trHeight w:val="111"/>
        </w:trPr>
        <w:tc>
          <w:tcPr>
            <w:tcW w:w="5000" w:type="pct"/>
            <w:gridSpan w:val="6"/>
            <w:shd w:val="clear" w:color="auto" w:fill="C2D69B" w:themeFill="accent3" w:themeFillTint="99"/>
            <w:tcMar/>
          </w:tcPr>
          <w:p w:rsidR="00217703" w:rsidP="00217703" w:rsidRDefault="00217703" w14:paraId="0617EE3B" w14:textId="19182A70">
            <w:pPr>
              <w:pStyle w:val="HeaderTable"/>
              <w:rPr>
                <w:cs/>
                <w:lang w:bidi="th-TH"/>
              </w:rPr>
            </w:pPr>
            <w:r>
              <w:t>End Popup Create Cost Code Detail Section</w:t>
            </w:r>
          </w:p>
        </w:tc>
      </w:tr>
    </w:tbl>
    <w:bookmarkEnd w:id="4"/>
    <w:p w:rsidR="0047621B" w:rsidP="001D4AC7" w:rsidRDefault="0047621B" w14:paraId="3D929A18" w14:textId="77777777">
      <w:pPr>
        <w:pStyle w:val="Heading3"/>
        <w:numPr>
          <w:ilvl w:val="0"/>
          <w:numId w:val="8"/>
        </w:numPr>
        <w:rPr>
          <w:rFonts w:ascii="CordiaUPC" w:hAnsi="CordiaUPC" w:cs="CordiaUPC"/>
          <w:sz w:val="32"/>
          <w:szCs w:val="32"/>
        </w:rPr>
      </w:pPr>
      <w:r w:rsidRPr="008979A8">
        <w:rPr>
          <w:rFonts w:ascii="CordiaUPC" w:hAnsi="CordiaUPC" w:cs="CordiaUPC"/>
          <w:sz w:val="32"/>
          <w:szCs w:val="32"/>
        </w:rPr>
        <w:t>Script Validation</w:t>
      </w:r>
    </w:p>
    <w:tbl>
      <w:tblPr>
        <w:tblW w:w="4938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385"/>
        <w:gridCol w:w="25"/>
        <w:gridCol w:w="2871"/>
        <w:gridCol w:w="9"/>
        <w:gridCol w:w="3305"/>
        <w:gridCol w:w="25"/>
        <w:gridCol w:w="1284"/>
      </w:tblGrid>
      <w:tr w:rsidRPr="008979A8" w:rsidR="00941ACA" w:rsidTr="009C7C2B" w14:paraId="197C70D2" w14:textId="77777777">
        <w:trPr>
          <w:cantSplit/>
          <w:tblHeader/>
        </w:trPr>
        <w:tc>
          <w:tcPr>
            <w:tcW w:w="778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941ACA" w:rsidP="00E02D8D" w:rsidRDefault="00941ACA" w14:paraId="50B1B894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Error Code</w:t>
            </w:r>
          </w:p>
        </w:tc>
        <w:tc>
          <w:tcPr>
            <w:tcW w:w="1626" w:type="pct"/>
            <w:gridSpan w:val="2"/>
            <w:tcBorders>
              <w:bottom w:val="single" w:color="808080" w:sz="4" w:space="0"/>
            </w:tcBorders>
            <w:shd w:val="clear" w:color="auto" w:fill="EEECE1"/>
          </w:tcPr>
          <w:p w:rsidRPr="008979A8" w:rsidR="00941ACA" w:rsidP="00E02D8D" w:rsidRDefault="00941ACA" w14:paraId="4D02DF4E" w14:textId="77777777">
            <w:pPr>
              <w:rPr>
                <w:rFonts w:cs="CordiaUPC"/>
                <w:b/>
                <w:bCs/>
              </w:rPr>
            </w:pPr>
            <w:r>
              <w:rPr>
                <w:rFonts w:cs="CordiaUPC"/>
                <w:b/>
                <w:bCs/>
              </w:rPr>
              <w:t xml:space="preserve">Error Message </w:t>
            </w:r>
          </w:p>
        </w:tc>
        <w:tc>
          <w:tcPr>
            <w:tcW w:w="1861" w:type="pct"/>
            <w:gridSpan w:val="2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941ACA" w:rsidP="00E02D8D" w:rsidRDefault="00941ACA" w14:paraId="023D8F80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Logic</w:t>
            </w:r>
          </w:p>
        </w:tc>
        <w:tc>
          <w:tcPr>
            <w:tcW w:w="735" w:type="pct"/>
            <w:gridSpan w:val="2"/>
            <w:tcBorders>
              <w:bottom w:val="single" w:color="808080" w:sz="4" w:space="0"/>
            </w:tcBorders>
            <w:shd w:val="clear" w:color="auto" w:fill="EEECE1"/>
          </w:tcPr>
          <w:p w:rsidRPr="008979A8" w:rsidR="00941ACA" w:rsidP="00E02D8D" w:rsidRDefault="00CA00C2" w14:paraId="0EB6E504" w14:textId="1E7BC6CE">
            <w:pPr>
              <w:rPr>
                <w:rFonts w:cs="CordiaUPC"/>
                <w:b/>
                <w:bCs/>
              </w:rPr>
            </w:pPr>
            <w:r>
              <w:rPr>
                <w:rFonts w:cs="CordiaUPC"/>
                <w:b/>
                <w:bCs/>
              </w:rPr>
              <w:t>Submit Call</w:t>
            </w:r>
          </w:p>
        </w:tc>
      </w:tr>
      <w:tr w:rsidRPr="00792590" w:rsidR="00E02D8D" w:rsidTr="009C7C2B" w14:paraId="5CD5DBFE" w14:textId="77777777">
        <w:tc>
          <w:tcPr>
            <w:tcW w:w="778" w:type="pct"/>
          </w:tcPr>
          <w:p w:rsidRPr="00792590" w:rsidR="00E02D8D" w:rsidP="00E02D8D" w:rsidRDefault="00E02D8D" w14:paraId="5600F2C4" w14:textId="6772F576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hAnsi="CordiaUPC" w:cs="CordiaUPC"/>
                <w:sz w:val="28"/>
                <w:szCs w:val="28"/>
              </w:rPr>
              <w:t>0000</w:t>
            </w:r>
            <w:r w:rsidR="00FF2289">
              <w:rPr>
                <w:rFonts w:ascii="CordiaUPC" w:hAnsi="CordiaUPC" w:cs="CordiaUPC"/>
                <w:sz w:val="28"/>
                <w:szCs w:val="28"/>
              </w:rPr>
              <w:t>1</w:t>
            </w:r>
          </w:p>
        </w:tc>
        <w:tc>
          <w:tcPr>
            <w:tcW w:w="1626" w:type="pct"/>
            <w:gridSpan w:val="2"/>
          </w:tcPr>
          <w:p w:rsidRPr="00E02D8D" w:rsidR="00E02D8D" w:rsidRDefault="00E02D8D" w14:paraId="7D6E382B" w14:textId="7FBCE749">
            <w:pPr>
              <w:rPr>
                <w:rFonts w:cs="CordiaUPC"/>
              </w:rPr>
            </w:pPr>
            <w:r w:rsidRPr="002259C2">
              <w:t>PO Name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  <w:gridSpan w:val="2"/>
          </w:tcPr>
          <w:p w:rsidRPr="00792590" w:rsidR="00E02D8D" w:rsidP="00E02D8D" w:rsidRDefault="00E02D8D" w14:paraId="086DCA34" w14:textId="3594CDE4">
            <w:pPr>
              <w:rPr>
                <w:rFonts w:cs="CordiaUPC"/>
              </w:rPr>
            </w:pPr>
            <w:r>
              <w:t>poName</w:t>
            </w:r>
            <w:r>
              <w:rPr>
                <w:rFonts w:cs="Angsana New"/>
                <w:cs/>
              </w:rPr>
              <w:t xml:space="preserve"> </w:t>
            </w:r>
            <w:r w:rsidRPr="00792590">
              <w:rPr>
                <w:rFonts w:hint="cs" w:cs="Angsana New"/>
                <w:cs/>
              </w:rPr>
              <w:t xml:space="preserve">จะต้องเป็น </w:t>
            </w:r>
            <w:r w:rsidRPr="00792590">
              <w:rPr>
                <w:rFonts w:cs="CordiaUPC"/>
              </w:rPr>
              <w:t>Mandatory</w:t>
            </w:r>
          </w:p>
        </w:tc>
        <w:tc>
          <w:tcPr>
            <w:tcW w:w="735" w:type="pct"/>
            <w:gridSpan w:val="2"/>
          </w:tcPr>
          <w:p w:rsidR="00E02D8D" w:rsidP="00E02D8D" w:rsidRDefault="00E02D8D" w14:paraId="76F2D4AD" w14:textId="3F32285F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Pr="00792590" w:rsidR="00C20DF2" w:rsidTr="009C7C2B" w14:paraId="3D7E82C4" w14:textId="77777777">
        <w:tc>
          <w:tcPr>
            <w:tcW w:w="778" w:type="pct"/>
          </w:tcPr>
          <w:p w:rsidRPr="00304DEB" w:rsidR="00C20DF2" w:rsidP="00C20DF2" w:rsidRDefault="00C20DF2" w14:paraId="19D2B796" w14:textId="403F91B9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hAnsi="CordiaUPC" w:cs="CordiaUPC"/>
                <w:sz w:val="28"/>
                <w:szCs w:val="28"/>
              </w:rPr>
              <w:t>0000</w:t>
            </w:r>
            <w:r w:rsidR="00FF2289">
              <w:rPr>
                <w:rFonts w:ascii="CordiaUPC" w:hAnsi="CordiaUPC" w:cs="CordiaUPC"/>
                <w:sz w:val="28"/>
                <w:szCs w:val="28"/>
              </w:rPr>
              <w:t>3</w:t>
            </w:r>
          </w:p>
        </w:tc>
        <w:tc>
          <w:tcPr>
            <w:tcW w:w="1626" w:type="pct"/>
            <w:gridSpan w:val="2"/>
          </w:tcPr>
          <w:p w:rsidRPr="002259C2" w:rsidR="00C20DF2" w:rsidP="00A03024" w:rsidRDefault="00C20DF2" w14:paraId="43D9A6DF" w14:textId="61C64896">
            <w:r>
              <w:rPr>
                <w:rFonts w:cs="CordiaUPC"/>
              </w:rPr>
              <w:t xml:space="preserve">PO Name </w:t>
            </w:r>
            <w:r w:rsidR="00FF2289">
              <w:rPr>
                <w:rFonts w:cs="CordiaUPC"/>
              </w:rPr>
              <w:t>must be unique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  <w:gridSpan w:val="2"/>
          </w:tcPr>
          <w:p w:rsidR="00C20DF2" w:rsidP="00C20DF2" w:rsidRDefault="00C20DF2" w14:paraId="0FE38764" w14:textId="5D3ADB88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poName</w:t>
            </w:r>
            <w:r>
              <w:rPr>
                <w:rFonts w:hint="cs" w:cs="Angsana New"/>
                <w:cs/>
              </w:rPr>
              <w:t xml:space="preserve"> จะต้องไม่ซ้ำกัน</w:t>
            </w:r>
          </w:p>
        </w:tc>
        <w:tc>
          <w:tcPr>
            <w:tcW w:w="735" w:type="pct"/>
            <w:gridSpan w:val="2"/>
          </w:tcPr>
          <w:p w:rsidRPr="00CD78B8" w:rsidR="00C20DF2" w:rsidP="00C20DF2" w:rsidRDefault="00C20DF2" w14:paraId="26CDBAA8" w14:textId="3CFCDAA5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Pr="00792590" w:rsidR="00891988" w:rsidTr="009C7C2B" w14:paraId="2A0DC94A" w14:textId="77777777">
        <w:tc>
          <w:tcPr>
            <w:tcW w:w="778" w:type="pct"/>
          </w:tcPr>
          <w:p w:rsidR="00891988" w:rsidP="00891988" w:rsidRDefault="00891988" w14:paraId="6821D7F4" w14:textId="1D2AB36C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>00054</w:t>
            </w:r>
          </w:p>
        </w:tc>
        <w:tc>
          <w:tcPr>
            <w:tcW w:w="1626" w:type="pct"/>
            <w:gridSpan w:val="2"/>
          </w:tcPr>
          <w:p w:rsidRPr="000D110F" w:rsidR="00891988" w:rsidP="00891988" w:rsidRDefault="00891988" w14:paraId="0A320344" w14:textId="77777777">
            <w:pPr>
              <w:spacing w:after="0" w:line="240" w:lineRule="auto"/>
              <w:rPr>
                <w:rFonts w:eastAsia="Times New Roman" w:cs="CordiaUPC"/>
              </w:rPr>
            </w:pPr>
            <w:r>
              <w:rPr>
                <w:rFonts w:eastAsia="Times New Roman" w:cs="CordiaUPC"/>
              </w:rPr>
              <w:t>PO</w:t>
            </w:r>
            <w:r w:rsidRPr="006256D0">
              <w:rPr>
                <w:rFonts w:eastAsia="Times New Roman" w:cs="CordiaUPC"/>
              </w:rPr>
              <w:t xml:space="preserve"> Name </w:t>
            </w:r>
            <w:r w:rsidRPr="000D110F">
              <w:rPr>
                <w:rFonts w:eastAsia="Times New Roman" w:cs="CordiaUPC"/>
              </w:rPr>
              <w:t xml:space="preserve">must not exceed </w:t>
            </w:r>
            <w:r>
              <w:rPr>
                <w:rFonts w:eastAsia="Times New Roman" w:cs="CordiaUPC"/>
              </w:rPr>
              <w:t>{1}</w:t>
            </w:r>
            <w:r w:rsidRPr="000D110F">
              <w:rPr>
                <w:rFonts w:eastAsia="Times New Roman" w:cs="CordiaUPC"/>
              </w:rPr>
              <w:t xml:space="preserve"> characters</w:t>
            </w:r>
            <w:r>
              <w:rPr>
                <w:rFonts w:eastAsia="Times New Roman" w:cs="Angsana New"/>
                <w:cs/>
              </w:rPr>
              <w:t>.</w:t>
            </w:r>
          </w:p>
          <w:p w:rsidR="00891988" w:rsidP="00891988" w:rsidRDefault="00891988" w14:paraId="7566894C" w14:textId="77777777"/>
        </w:tc>
        <w:tc>
          <w:tcPr>
            <w:tcW w:w="1861" w:type="pct"/>
            <w:gridSpan w:val="2"/>
          </w:tcPr>
          <w:p w:rsidR="00891988" w:rsidP="00891988" w:rsidRDefault="00891988" w14:paraId="3BB3F0B1" w14:textId="77777777">
            <w:r>
              <w:rPr>
                <w:rFonts w:hint="cs"/>
                <w:cs/>
              </w:rPr>
              <w:t xml:space="preserve">ถ้าไม่ได้เลือก </w:t>
            </w:r>
            <w:r>
              <w:t xml:space="preserve">productSpecifcation </w:t>
            </w:r>
            <w:r>
              <w:rPr>
                <w:rFonts w:hint="cs"/>
                <w:cs/>
              </w:rPr>
              <w:t>ทั้งหมดดังต่อไปนี้</w:t>
            </w:r>
          </w:p>
          <w:p w:rsidR="00891988" w:rsidP="00891988" w:rsidRDefault="00891988" w14:paraId="0125777E" w14:textId="77777777">
            <w:pPr>
              <w:pStyle w:val="ListParagraph"/>
              <w:numPr>
                <w:ilvl w:val="0"/>
                <w:numId w:val="253"/>
              </w:numPr>
            </w:pPr>
            <w:r>
              <w:t>Internet</w:t>
            </w:r>
          </w:p>
          <w:p w:rsidR="00891988" w:rsidP="00891988" w:rsidRDefault="00891988" w14:paraId="1565D14D" w14:textId="77777777">
            <w:pPr>
              <w:pStyle w:val="ListParagraph"/>
              <w:numPr>
                <w:ilvl w:val="0"/>
                <w:numId w:val="253"/>
              </w:numPr>
            </w:pPr>
            <w:r>
              <w:t>Vertical App</w:t>
            </w:r>
          </w:p>
          <w:p w:rsidR="00891988" w:rsidP="00891988" w:rsidRDefault="00891988" w14:paraId="7E1B371C" w14:textId="77777777">
            <w:pPr>
              <w:pStyle w:val="ListParagraph"/>
              <w:numPr>
                <w:ilvl w:val="0"/>
                <w:numId w:val="253"/>
              </w:numPr>
            </w:pPr>
            <w:r>
              <w:t>Wifi</w:t>
            </w:r>
          </w:p>
          <w:p w:rsidR="00891988" w:rsidP="00891988" w:rsidRDefault="00891988" w14:paraId="751E2517" w14:textId="77777777">
            <w:r>
              <w:rPr>
                <w:rFonts w:hint="cs"/>
                <w:cs/>
              </w:rPr>
              <w:t xml:space="preserve">ดังนั้น </w:t>
            </w:r>
            <w:r>
              <w:t xml:space="preserve">poName </w:t>
            </w:r>
            <w:r>
              <w:rPr>
                <w:rFonts w:hint="cs"/>
                <w:cs/>
              </w:rPr>
              <w:t>ต้องไม่เกิน 100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>ตัวอักษร</w:t>
            </w:r>
          </w:p>
          <w:p w:rsidRPr="00363B2F" w:rsidR="00891988" w:rsidP="00891988" w:rsidRDefault="00891988" w14:paraId="79AE2AC2" w14:textId="0AFBED73"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แต่ถ้าเลือก </w:t>
            </w:r>
            <w:r>
              <w:t xml:space="preserve">productSpecifcation </w:t>
            </w:r>
            <w:r>
              <w:rPr>
                <w:rFonts w:hint="cs"/>
                <w:cs/>
              </w:rPr>
              <w:t xml:space="preserve">ตัวใดตัวหนึ่งตาม </w:t>
            </w:r>
            <w:r>
              <w:t xml:space="preserve">List </w:t>
            </w:r>
            <w:r>
              <w:rPr>
                <w:rFonts w:hint="cs"/>
                <w:cs/>
              </w:rPr>
              <w:t xml:space="preserve">ด้านบน ดังนั้น </w:t>
            </w:r>
            <w:r>
              <w:t xml:space="preserve">poName </w:t>
            </w:r>
            <w:r>
              <w:rPr>
                <w:rFonts w:hint="cs"/>
                <w:cs/>
              </w:rPr>
              <w:t xml:space="preserve">ต้องไม่เกิน </w:t>
            </w:r>
            <w:r>
              <w:t xml:space="preserve">40 </w:t>
            </w:r>
            <w:r>
              <w:rPr>
                <w:rFonts w:hint="cs"/>
                <w:cs/>
              </w:rPr>
              <w:t>ตัวอักษร</w:t>
            </w:r>
            <w:r w:rsidR="000A308C">
              <w:rPr>
                <w:rFonts w:cs="CordiaUPC"/>
                <w:szCs w:val="36"/>
              </w:rPr>
              <w:br/>
            </w:r>
            <w:r w:rsidR="000A308C">
              <w:rPr>
                <w:rFonts w:cs="CordiaUPC"/>
                <w:szCs w:val="36"/>
              </w:rPr>
              <w:br/>
            </w:r>
            <w:r w:rsidRPr="00363B2F" w:rsidR="000A308C">
              <w:rPr>
                <w:cs/>
              </w:rPr>
              <w:t xml:space="preserve">เมื่อ </w:t>
            </w:r>
            <w:r w:rsidRPr="00363B2F" w:rsidR="000A308C">
              <w:t xml:space="preserve">Promotion Group </w:t>
            </w:r>
            <w:r w:rsidRPr="00363B2F" w:rsidR="000A308C">
              <w:rPr>
                <w:cs/>
              </w:rPr>
              <w:t xml:space="preserve">มีค่าเป็น </w:t>
            </w:r>
            <w:r w:rsidRPr="00363B2F" w:rsidR="000A308C">
              <w:t>IR</w:t>
            </w:r>
            <w:r w:rsidR="000A308C">
              <w:rPr>
                <w:rFonts w:cs="CordiaUPC"/>
                <w:cs/>
              </w:rPr>
              <w:t xml:space="preserve"> </w:t>
            </w:r>
            <w:r w:rsidR="000A308C">
              <w:rPr>
                <w:rFonts w:hint="cs"/>
                <w:cs/>
              </w:rPr>
              <w:t xml:space="preserve">ดังนั้น </w:t>
            </w:r>
            <w:r w:rsidR="000A308C">
              <w:t xml:space="preserve">poName </w:t>
            </w:r>
            <w:r w:rsidR="000A308C">
              <w:rPr>
                <w:rFonts w:hint="cs"/>
                <w:cs/>
              </w:rPr>
              <w:t>ต้องไม่เกิน 100</w:t>
            </w:r>
            <w:r w:rsidR="000A308C">
              <w:rPr>
                <w:rFonts w:cs="Angsana New"/>
                <w:cs/>
              </w:rPr>
              <w:t xml:space="preserve"> </w:t>
            </w:r>
            <w:r w:rsidR="000A308C">
              <w:rPr>
                <w:rFonts w:hint="cs"/>
                <w:cs/>
              </w:rPr>
              <w:t>ตัวอักษร</w:t>
            </w:r>
          </w:p>
        </w:tc>
        <w:tc>
          <w:tcPr>
            <w:tcW w:w="735" w:type="pct"/>
            <w:gridSpan w:val="2"/>
          </w:tcPr>
          <w:p w:rsidR="00891988" w:rsidP="00891988" w:rsidRDefault="00891988" w14:paraId="29AB41F3" w14:textId="3345A836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Pr="00792590" w:rsidR="00891988" w:rsidTr="009C7C2B" w14:paraId="5E73782C" w14:textId="77777777">
        <w:tc>
          <w:tcPr>
            <w:tcW w:w="778" w:type="pct"/>
          </w:tcPr>
          <w:p w:rsidRPr="00304DEB" w:rsidR="00891988" w:rsidP="00891988" w:rsidRDefault="00891988" w14:paraId="663380FA" w14:textId="5C9105EC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hAnsi="CordiaUPC" w:cs="CordiaUPC"/>
                <w:sz w:val="28"/>
                <w:szCs w:val="28"/>
              </w:rPr>
              <w:t>00025</w:t>
            </w:r>
          </w:p>
        </w:tc>
        <w:tc>
          <w:tcPr>
            <w:tcW w:w="1626" w:type="pct"/>
            <w:gridSpan w:val="2"/>
          </w:tcPr>
          <w:p w:rsidRPr="002259C2" w:rsidR="00891988" w:rsidP="00891988" w:rsidRDefault="00891988" w14:paraId="60E7E2DD" w14:textId="18BFE133">
            <w:r>
              <w:t>PO Name can</w:t>
            </w:r>
            <w:r w:rsidRPr="00755E0A">
              <w:t>not</w:t>
            </w:r>
            <w:r>
              <w:t xml:space="preserve"> contain</w:t>
            </w:r>
            <w:r w:rsidRPr="00755E0A">
              <w:rPr>
                <w:rFonts w:cs="CordiaUPC"/>
                <w:cs/>
              </w:rPr>
              <w:t xml:space="preserve"> </w:t>
            </w:r>
            <w:r w:rsidRPr="00755E0A">
              <w:t>Thai Characters and Special Characters</w:t>
            </w:r>
            <w:r>
              <w:rPr>
                <w:rFonts w:cs="Angsana New"/>
                <w:cs/>
              </w:rPr>
              <w:t xml:space="preserve"> ( “</w:t>
            </w:r>
            <w:r>
              <w:rPr>
                <w:color w:val="000000"/>
              </w:rPr>
              <w:t>|</w:t>
            </w:r>
            <w:r>
              <w:rPr>
                <w:rFonts w:cs="Angsana New"/>
                <w:cs/>
              </w:rPr>
              <w:t>” (</w:t>
            </w:r>
            <w:r>
              <w:t>Pipe</w:t>
            </w:r>
            <w:r>
              <w:rPr>
                <w:rFonts w:cs="Angsana New"/>
                <w:cs/>
              </w:rPr>
              <w:t>)</w:t>
            </w:r>
            <w:r w:rsidR="004A6638">
              <w:rPr>
                <w:rFonts w:cs="Angsana New"/>
              </w:rPr>
              <w:t xml:space="preserve">  and </w:t>
            </w:r>
            <w:r w:rsidR="004A6638">
              <w:rPr>
                <w:rFonts w:cs="CordiaUPC"/>
                <w:cs/>
              </w:rPr>
              <w:t>“=”</w:t>
            </w:r>
            <w:r>
              <w:rPr>
                <w:rFonts w:cs="Angsana New"/>
                <w:cs/>
              </w:rPr>
              <w:t xml:space="preserve"> </w:t>
            </w:r>
            <w:r>
              <w:t>and Double Space and Start or End with</w:t>
            </w:r>
            <w:r>
              <w:rPr>
                <w:rFonts w:hint="cs"/>
                <w:cs/>
              </w:rPr>
              <w:t xml:space="preserve"> </w:t>
            </w:r>
            <w:r>
              <w:t>Space</w:t>
            </w:r>
            <w:r>
              <w:rPr>
                <w:rFonts w:cs="Angsana New"/>
                <w:cs/>
              </w:rPr>
              <w:t>)</w:t>
            </w:r>
            <w:r w:rsidRPr="00755E0A"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  <w:gridSpan w:val="2"/>
          </w:tcPr>
          <w:p w:rsidR="00891988" w:rsidP="00891988" w:rsidRDefault="00891988" w14:paraId="1E4176B8" w14:textId="174A1F18">
            <w:r>
              <w:rPr>
                <w:rFonts w:cs="CordiaUPC"/>
                <w:szCs w:val="36"/>
              </w:rPr>
              <w:t>poName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>ห้ามมีตัวอักษรไทยและอักขระพิเศษ</w:t>
            </w:r>
          </w:p>
          <w:p w:rsidR="00891988" w:rsidP="00891988" w:rsidRDefault="00891988" w14:paraId="50742764" w14:textId="77777777">
            <w:pPr>
              <w:spacing w:after="0"/>
            </w:pPr>
            <w:r>
              <w:t xml:space="preserve">List of Special Character </w:t>
            </w:r>
            <w:r>
              <w:rPr>
                <w:rFonts w:cs="Angsana New"/>
                <w:cs/>
              </w:rPr>
              <w:t>:</w:t>
            </w:r>
          </w:p>
          <w:p w:rsidR="00891988" w:rsidP="00891988" w:rsidRDefault="00891988" w14:paraId="3AF735A4" w14:textId="18E7A3FF">
            <w:pPr>
              <w:rPr>
                <w:rFonts w:cs="CordiaUPC"/>
                <w:szCs w:val="36"/>
              </w:rPr>
            </w:pPr>
            <w:r w:rsidRPr="001624DE">
              <w:t>|</w:t>
            </w:r>
            <w:r>
              <w:rPr>
                <w:rFonts w:cs="Angsana New"/>
                <w:cs/>
              </w:rPr>
              <w:t xml:space="preserve"> (</w:t>
            </w:r>
            <w:r>
              <w:t>Pipe</w:t>
            </w:r>
            <w:r>
              <w:rPr>
                <w:rFonts w:cs="Angsana New"/>
                <w:cs/>
              </w:rPr>
              <w:t xml:space="preserve">) </w:t>
            </w:r>
            <w:r w:rsidRPr="002206C7" w:rsidR="004A6638">
              <w:rPr>
                <w:cs/>
              </w:rPr>
              <w:t xml:space="preserve">และ </w:t>
            </w:r>
            <w:r w:rsidRPr="002206C7" w:rsidR="004A6638">
              <w:rPr>
                <w:rFonts w:cs="CordiaUPC"/>
                <w:cs/>
              </w:rPr>
              <w:t xml:space="preserve">=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Double Space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Space </w:t>
            </w:r>
            <w:r>
              <w:rPr>
                <w:rFonts w:hint="cs"/>
                <w:cs/>
              </w:rPr>
              <w:t>หน้าและหลัง</w:t>
            </w:r>
          </w:p>
        </w:tc>
        <w:tc>
          <w:tcPr>
            <w:tcW w:w="735" w:type="pct"/>
            <w:gridSpan w:val="2"/>
          </w:tcPr>
          <w:p w:rsidRPr="00CD78B8" w:rsidR="00891988" w:rsidP="00891988" w:rsidRDefault="00891988" w14:paraId="38D1A9FF" w14:textId="35A60439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Pr="00792590" w:rsidR="006F096E" w:rsidTr="009C7C2B" w14:paraId="5F520EE2" w14:textId="77777777">
        <w:tc>
          <w:tcPr>
            <w:tcW w:w="778" w:type="pct"/>
          </w:tcPr>
          <w:p w:rsidR="006F096E" w:rsidP="006F096E" w:rsidRDefault="006F096E" w14:paraId="7AF3A155" w14:textId="1A752FDF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26" w:type="pct"/>
            <w:gridSpan w:val="2"/>
          </w:tcPr>
          <w:p w:rsidR="006F096E" w:rsidP="006F096E" w:rsidRDefault="00321EC7" w14:paraId="6F813EBA" w14:textId="22C15217">
            <w:r w:rsidRPr="00321EC7">
              <w:t xml:space="preserve">Voucher Name </w:t>
            </w:r>
            <w:r w:rsidRPr="002259C2" w:rsidR="006F096E">
              <w:t>is required</w:t>
            </w:r>
            <w:r w:rsidR="006F096E"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  <w:gridSpan w:val="2"/>
          </w:tcPr>
          <w:p w:rsidR="006F096E" w:rsidP="006F096E" w:rsidRDefault="00321EC7" w14:paraId="4C505849" w14:textId="4AE3E5C7">
            <w:pPr>
              <w:rPr>
                <w:rFonts w:cs="CordiaUPC"/>
                <w:szCs w:val="36"/>
              </w:rPr>
            </w:pPr>
            <w:r>
              <w:t>v</w:t>
            </w:r>
            <w:r w:rsidRPr="0022596E">
              <w:t>oucher</w:t>
            </w:r>
            <w:r>
              <w:t>Name</w:t>
            </w:r>
            <w:r w:rsidRPr="00792590">
              <w:rPr>
                <w:rFonts w:hint="cs" w:cs="Angsana New"/>
                <w:cs/>
              </w:rPr>
              <w:t xml:space="preserve"> </w:t>
            </w:r>
            <w:r w:rsidRPr="00792590" w:rsidR="006F096E">
              <w:rPr>
                <w:rFonts w:hint="cs" w:cs="Angsana New"/>
                <w:cs/>
              </w:rPr>
              <w:t xml:space="preserve">จะต้องเป็น </w:t>
            </w:r>
            <w:r w:rsidRPr="00792590" w:rsidR="006F096E">
              <w:rPr>
                <w:rFonts w:cs="CordiaUPC"/>
              </w:rPr>
              <w:t>Mandatory</w:t>
            </w:r>
          </w:p>
        </w:tc>
        <w:tc>
          <w:tcPr>
            <w:tcW w:w="735" w:type="pct"/>
            <w:gridSpan w:val="2"/>
          </w:tcPr>
          <w:p w:rsidR="006F096E" w:rsidP="006F096E" w:rsidRDefault="006F096E" w14:paraId="4157C5F5" w14:textId="46CA771F">
            <w:pPr>
              <w:rPr>
                <w:rFonts w:cs="CordiaUPC"/>
                <w:szCs w:val="36"/>
              </w:rPr>
            </w:pPr>
            <w:r w:rsidRPr="007D310D">
              <w:rPr>
                <w:rFonts w:cs="CordiaUPC"/>
                <w:szCs w:val="36"/>
              </w:rPr>
              <w:t>Yes</w:t>
            </w:r>
          </w:p>
        </w:tc>
      </w:tr>
      <w:tr w:rsidRPr="00792590" w:rsidR="006F096E" w:rsidTr="009C7C2B" w14:paraId="06820952" w14:textId="77777777">
        <w:tc>
          <w:tcPr>
            <w:tcW w:w="778" w:type="pct"/>
          </w:tcPr>
          <w:p w:rsidR="006F096E" w:rsidP="006F096E" w:rsidRDefault="006F096E" w14:paraId="419E76F2" w14:textId="60BB4F3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hAnsi="CordiaUPC" w:cs="CordiaUPC"/>
                <w:sz w:val="28"/>
                <w:szCs w:val="28"/>
              </w:rPr>
              <w:t>00003</w:t>
            </w:r>
          </w:p>
        </w:tc>
        <w:tc>
          <w:tcPr>
            <w:tcW w:w="1626" w:type="pct"/>
            <w:gridSpan w:val="2"/>
          </w:tcPr>
          <w:p w:rsidR="006F096E" w:rsidP="006F096E" w:rsidRDefault="00321EC7" w14:paraId="7745E832" w14:textId="6D7701BD">
            <w:r w:rsidRPr="00321EC7">
              <w:t xml:space="preserve">Voucher Name </w:t>
            </w:r>
            <w:r w:rsidR="006F096E">
              <w:rPr>
                <w:rFonts w:cs="CordiaUPC"/>
              </w:rPr>
              <w:t>must be unique</w:t>
            </w:r>
            <w:r w:rsidR="006F096E"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  <w:gridSpan w:val="2"/>
          </w:tcPr>
          <w:p w:rsidR="006F096E" w:rsidP="006F096E" w:rsidRDefault="00321EC7" w14:paraId="4FE9AE8A" w14:textId="32D1E630">
            <w:pPr>
              <w:rPr>
                <w:rFonts w:cs="CordiaUPC"/>
                <w:szCs w:val="36"/>
              </w:rPr>
            </w:pPr>
            <w:r>
              <w:t>v</w:t>
            </w:r>
            <w:r w:rsidRPr="0022596E">
              <w:t>oucher</w:t>
            </w:r>
            <w:r>
              <w:t>Name</w:t>
            </w:r>
            <w:r>
              <w:rPr>
                <w:rFonts w:hint="cs" w:cs="Angsana New"/>
                <w:cs/>
              </w:rPr>
              <w:t xml:space="preserve"> </w:t>
            </w:r>
            <w:r w:rsidR="006F096E">
              <w:rPr>
                <w:rFonts w:hint="cs" w:cs="Angsana New"/>
                <w:cs/>
              </w:rPr>
              <w:t>จะต้องไม่ซ้ำกัน</w:t>
            </w:r>
          </w:p>
        </w:tc>
        <w:tc>
          <w:tcPr>
            <w:tcW w:w="735" w:type="pct"/>
            <w:gridSpan w:val="2"/>
          </w:tcPr>
          <w:p w:rsidR="006F096E" w:rsidP="006F096E" w:rsidRDefault="006F096E" w14:paraId="52D9BF05" w14:textId="6048CD95">
            <w:pPr>
              <w:rPr>
                <w:rFonts w:cs="CordiaUPC"/>
                <w:szCs w:val="36"/>
              </w:rPr>
            </w:pPr>
            <w:r w:rsidRPr="007D310D">
              <w:rPr>
                <w:rFonts w:cs="CordiaUPC"/>
                <w:szCs w:val="36"/>
              </w:rPr>
              <w:t>Yes</w:t>
            </w:r>
          </w:p>
        </w:tc>
      </w:tr>
      <w:tr w:rsidRPr="00792590" w:rsidR="006F096E" w:rsidTr="009C7C2B" w14:paraId="20EA4C77" w14:textId="77777777">
        <w:tc>
          <w:tcPr>
            <w:tcW w:w="778" w:type="pct"/>
          </w:tcPr>
          <w:p w:rsidR="006F096E" w:rsidP="006F096E" w:rsidRDefault="006F096E" w14:paraId="6928FECB" w14:textId="26E0CE2C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hAnsi="CordiaUPC" w:cs="CordiaUPC"/>
                <w:sz w:val="28"/>
                <w:szCs w:val="28"/>
              </w:rPr>
              <w:t>00025</w:t>
            </w:r>
          </w:p>
        </w:tc>
        <w:tc>
          <w:tcPr>
            <w:tcW w:w="1626" w:type="pct"/>
            <w:gridSpan w:val="2"/>
          </w:tcPr>
          <w:p w:rsidR="006F096E" w:rsidP="006F096E" w:rsidRDefault="00321EC7" w14:paraId="64C399F8" w14:textId="098A9125">
            <w:r w:rsidRPr="00321EC7">
              <w:t xml:space="preserve">Voucher Name </w:t>
            </w:r>
            <w:r w:rsidR="006F096E">
              <w:t>can</w:t>
            </w:r>
            <w:r w:rsidRPr="00755E0A" w:rsidR="006F096E">
              <w:t>not</w:t>
            </w:r>
            <w:r w:rsidR="006F096E">
              <w:t xml:space="preserve"> contain</w:t>
            </w:r>
            <w:r w:rsidRPr="00755E0A" w:rsidR="006F096E">
              <w:rPr>
                <w:rFonts w:cs="CordiaUPC"/>
                <w:cs/>
              </w:rPr>
              <w:t xml:space="preserve"> </w:t>
            </w:r>
            <w:r w:rsidRPr="00755E0A" w:rsidR="006F096E">
              <w:t>Thai Characters and Special Characters</w:t>
            </w:r>
            <w:r w:rsidR="006F096E">
              <w:rPr>
                <w:rFonts w:cs="Angsana New"/>
                <w:cs/>
              </w:rPr>
              <w:t xml:space="preserve"> ( “</w:t>
            </w:r>
            <w:r w:rsidR="006F096E">
              <w:rPr>
                <w:color w:val="000000"/>
              </w:rPr>
              <w:t>|</w:t>
            </w:r>
            <w:r w:rsidR="006F096E">
              <w:rPr>
                <w:rFonts w:cs="Angsana New"/>
                <w:cs/>
              </w:rPr>
              <w:t>” (</w:t>
            </w:r>
            <w:r w:rsidR="006F096E">
              <w:t>Pipe</w:t>
            </w:r>
            <w:r w:rsidR="006F096E">
              <w:rPr>
                <w:rFonts w:cs="Angsana New"/>
                <w:cs/>
              </w:rPr>
              <w:t>)</w:t>
            </w:r>
            <w:r w:rsidR="006F096E">
              <w:rPr>
                <w:rFonts w:cs="Angsana New"/>
              </w:rPr>
              <w:t xml:space="preserve">  and </w:t>
            </w:r>
            <w:r w:rsidR="006F096E">
              <w:rPr>
                <w:rFonts w:cs="CordiaUPC"/>
                <w:cs/>
              </w:rPr>
              <w:t>“=”</w:t>
            </w:r>
            <w:r w:rsidR="006F096E">
              <w:rPr>
                <w:rFonts w:cs="Angsana New"/>
                <w:cs/>
              </w:rPr>
              <w:t xml:space="preserve"> </w:t>
            </w:r>
            <w:r w:rsidR="006F096E">
              <w:t>and Double Space and Start or End with</w:t>
            </w:r>
            <w:r w:rsidR="006F096E">
              <w:rPr>
                <w:rFonts w:hint="cs"/>
                <w:cs/>
              </w:rPr>
              <w:t xml:space="preserve"> </w:t>
            </w:r>
            <w:r w:rsidR="006F096E">
              <w:t>Space</w:t>
            </w:r>
            <w:r w:rsidR="006F096E">
              <w:rPr>
                <w:rFonts w:cs="Angsana New"/>
                <w:cs/>
              </w:rPr>
              <w:t>)</w:t>
            </w:r>
            <w:r w:rsidRPr="00755E0A" w:rsidR="006F096E"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  <w:gridSpan w:val="2"/>
          </w:tcPr>
          <w:p w:rsidR="006F096E" w:rsidP="006F096E" w:rsidRDefault="00321EC7" w14:paraId="00530C9A" w14:textId="28CB87D0">
            <w:r>
              <w:t>v</w:t>
            </w:r>
            <w:r w:rsidRPr="0022596E">
              <w:t>oucher</w:t>
            </w:r>
            <w:r>
              <w:t>Name</w:t>
            </w:r>
            <w:r>
              <w:rPr>
                <w:rFonts w:hint="cs"/>
                <w:cs/>
              </w:rPr>
              <w:t xml:space="preserve"> </w:t>
            </w:r>
            <w:r w:rsidR="006F096E">
              <w:rPr>
                <w:rFonts w:hint="cs"/>
                <w:cs/>
              </w:rPr>
              <w:t>ห้ามมีตัวอักษรไทยและอักขระพิเศษ</w:t>
            </w:r>
          </w:p>
          <w:p w:rsidR="006F096E" w:rsidP="006F096E" w:rsidRDefault="006F096E" w14:paraId="0D172034" w14:textId="77777777">
            <w:pPr>
              <w:spacing w:after="0"/>
            </w:pPr>
            <w:r>
              <w:t xml:space="preserve">List of Special Character </w:t>
            </w:r>
            <w:r>
              <w:rPr>
                <w:rFonts w:cs="Angsana New"/>
                <w:cs/>
              </w:rPr>
              <w:t>:</w:t>
            </w:r>
          </w:p>
          <w:p w:rsidR="006F096E" w:rsidP="006F096E" w:rsidRDefault="006F096E" w14:paraId="3EF6B255" w14:textId="4B3B1D78">
            <w:pPr>
              <w:rPr>
                <w:rFonts w:cs="CordiaUPC"/>
                <w:szCs w:val="36"/>
              </w:rPr>
            </w:pPr>
            <w:r w:rsidRPr="001624DE">
              <w:t>|</w:t>
            </w:r>
            <w:r>
              <w:rPr>
                <w:rFonts w:cs="Angsana New"/>
                <w:cs/>
              </w:rPr>
              <w:t xml:space="preserve"> (</w:t>
            </w:r>
            <w:r>
              <w:t>Pipe</w:t>
            </w:r>
            <w:r>
              <w:rPr>
                <w:rFonts w:cs="Angsana New"/>
                <w:cs/>
              </w:rPr>
              <w:t xml:space="preserve">) </w:t>
            </w:r>
            <w:r w:rsidRPr="002206C7">
              <w:rPr>
                <w:cs/>
              </w:rPr>
              <w:t xml:space="preserve">และ </w:t>
            </w:r>
            <w:r w:rsidRPr="002206C7">
              <w:rPr>
                <w:rFonts w:cs="CordiaUPC"/>
                <w:cs/>
              </w:rPr>
              <w:t xml:space="preserve">=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Double Space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Space </w:t>
            </w:r>
            <w:r>
              <w:rPr>
                <w:rFonts w:hint="cs"/>
                <w:cs/>
              </w:rPr>
              <w:t>หน้าและหลัง</w:t>
            </w:r>
          </w:p>
        </w:tc>
        <w:tc>
          <w:tcPr>
            <w:tcW w:w="735" w:type="pct"/>
            <w:gridSpan w:val="2"/>
          </w:tcPr>
          <w:p w:rsidR="006F096E" w:rsidP="006F096E" w:rsidRDefault="006F096E" w14:paraId="19244EA8" w14:textId="6403A77E">
            <w:pPr>
              <w:rPr>
                <w:rFonts w:cs="CordiaUPC"/>
                <w:szCs w:val="36"/>
              </w:rPr>
            </w:pPr>
            <w:r w:rsidRPr="007D310D">
              <w:rPr>
                <w:rFonts w:cs="CordiaUPC"/>
                <w:szCs w:val="36"/>
              </w:rPr>
              <w:t>Yes</w:t>
            </w:r>
          </w:p>
        </w:tc>
      </w:tr>
      <w:tr w:rsidRPr="00792590" w:rsidR="006F096E" w:rsidTr="009C7C2B" w14:paraId="2549E812" w14:textId="77777777">
        <w:tc>
          <w:tcPr>
            <w:tcW w:w="778" w:type="pct"/>
          </w:tcPr>
          <w:p w:rsidR="006F096E" w:rsidP="006F096E" w:rsidRDefault="006F096E" w14:paraId="136595E3" w14:textId="0EDB8F4B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304DEB">
              <w:rPr>
                <w:rFonts w:ascii="CordiaUPC" w:hAnsi="CordiaUPC" w:cs="CordiaUPC"/>
                <w:sz w:val="28"/>
                <w:szCs w:val="28"/>
              </w:rPr>
              <w:t>0000</w:t>
            </w:r>
            <w:r>
              <w:rPr>
                <w:rFonts w:ascii="CordiaUPC" w:hAnsi="CordiaUPC" w:cs="CordiaUPC"/>
                <w:sz w:val="28"/>
                <w:szCs w:val="28"/>
              </w:rPr>
              <w:t>1</w:t>
            </w:r>
          </w:p>
        </w:tc>
        <w:tc>
          <w:tcPr>
            <w:tcW w:w="1626" w:type="pct"/>
            <w:gridSpan w:val="2"/>
          </w:tcPr>
          <w:p w:rsidRPr="00E02D8D" w:rsidR="006F096E" w:rsidP="006F096E" w:rsidRDefault="006F096E" w14:paraId="3B33ED8C" w14:textId="3DEF8B6E">
            <w:pPr>
              <w:rPr>
                <w:rFonts w:cs="CordiaUPC"/>
              </w:rPr>
            </w:pPr>
            <w:r w:rsidRPr="002259C2">
              <w:t>Project Name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  <w:gridSpan w:val="2"/>
          </w:tcPr>
          <w:p w:rsidR="006F096E" w:rsidP="006F096E" w:rsidRDefault="006F096E" w14:paraId="522CE3A8" w14:textId="55B33E49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 xml:space="preserve">projectName </w:t>
            </w:r>
            <w:r w:rsidRPr="00792590">
              <w:rPr>
                <w:rFonts w:hint="cs" w:cs="Angsana New"/>
                <w:cs/>
              </w:rPr>
              <w:t xml:space="preserve">จะต้องเป็น </w:t>
            </w:r>
            <w:r w:rsidRPr="00792590">
              <w:rPr>
                <w:rFonts w:cs="CordiaUPC"/>
              </w:rPr>
              <w:t>Mandatory</w:t>
            </w:r>
          </w:p>
        </w:tc>
        <w:tc>
          <w:tcPr>
            <w:tcW w:w="735" w:type="pct"/>
            <w:gridSpan w:val="2"/>
          </w:tcPr>
          <w:p w:rsidR="006F096E" w:rsidP="006F096E" w:rsidRDefault="006F096E" w14:paraId="1F268F08" w14:textId="4F830E73">
            <w:pPr>
              <w:rPr>
                <w:rFonts w:cs="CordiaUPC"/>
                <w:szCs w:val="36"/>
              </w:rPr>
            </w:pPr>
            <w:r w:rsidRPr="00CD78B8">
              <w:rPr>
                <w:rFonts w:cs="CordiaUPC"/>
                <w:szCs w:val="36"/>
              </w:rPr>
              <w:t>Yes</w:t>
            </w:r>
          </w:p>
        </w:tc>
      </w:tr>
      <w:tr w:rsidRPr="00792590" w:rsidR="006F096E" w:rsidTr="009C7C2B" w14:paraId="576E604B" w14:textId="77777777">
        <w:tc>
          <w:tcPr>
            <w:tcW w:w="778" w:type="pct"/>
          </w:tcPr>
          <w:p w:rsidR="006F096E" w:rsidP="006F096E" w:rsidRDefault="006F096E" w14:paraId="2D0CCB2F" w14:textId="1814D9D6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304DEB">
              <w:rPr>
                <w:rFonts w:ascii="CordiaUPC" w:hAnsi="CordiaUPC" w:cs="CordiaUPC"/>
                <w:sz w:val="28"/>
                <w:szCs w:val="28"/>
              </w:rPr>
              <w:t>0000</w:t>
            </w:r>
            <w:r>
              <w:rPr>
                <w:rFonts w:ascii="CordiaUPC" w:hAnsi="CordiaUPC" w:cs="CordiaUPC"/>
                <w:sz w:val="28"/>
                <w:szCs w:val="28"/>
              </w:rPr>
              <w:t>1</w:t>
            </w:r>
          </w:p>
        </w:tc>
        <w:tc>
          <w:tcPr>
            <w:tcW w:w="1626" w:type="pct"/>
            <w:gridSpan w:val="2"/>
          </w:tcPr>
          <w:p w:rsidRPr="002259C2" w:rsidR="006F096E" w:rsidP="006F096E" w:rsidRDefault="006F096E" w14:paraId="5EDB86C4" w14:textId="29C4D8C6">
            <w:r w:rsidRPr="002259C2">
              <w:t>Project Owner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  <w:gridSpan w:val="2"/>
          </w:tcPr>
          <w:p w:rsidR="006F096E" w:rsidP="006F096E" w:rsidRDefault="006F096E" w14:paraId="26CDEBFD" w14:textId="5A98D2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 xml:space="preserve">projectOwner </w:t>
            </w:r>
            <w:r w:rsidRPr="00792590">
              <w:rPr>
                <w:rFonts w:hint="cs" w:cs="Angsana New"/>
                <w:cs/>
              </w:rPr>
              <w:t xml:space="preserve">จะต้องเป็น </w:t>
            </w:r>
            <w:r w:rsidRPr="00792590">
              <w:rPr>
                <w:rFonts w:cs="CordiaUPC"/>
              </w:rPr>
              <w:t>Mandatory</w:t>
            </w:r>
          </w:p>
        </w:tc>
        <w:tc>
          <w:tcPr>
            <w:tcW w:w="735" w:type="pct"/>
            <w:gridSpan w:val="2"/>
          </w:tcPr>
          <w:p w:rsidR="006F096E" w:rsidP="006F096E" w:rsidRDefault="006F096E" w14:paraId="44E31A22" w14:textId="71CE2E29">
            <w:pPr>
              <w:rPr>
                <w:rFonts w:cs="CordiaUPC"/>
                <w:szCs w:val="36"/>
              </w:rPr>
            </w:pPr>
            <w:r w:rsidRPr="00CD78B8">
              <w:rPr>
                <w:rFonts w:cs="CordiaUPC"/>
                <w:szCs w:val="36"/>
              </w:rPr>
              <w:t>Yes</w:t>
            </w:r>
          </w:p>
        </w:tc>
      </w:tr>
      <w:tr w:rsidRPr="00792590" w:rsidR="006F096E" w:rsidTr="009C7C2B" w14:paraId="5A3CFBB0" w14:textId="77777777">
        <w:tc>
          <w:tcPr>
            <w:tcW w:w="778" w:type="pct"/>
          </w:tcPr>
          <w:p w:rsidR="006F096E" w:rsidP="006F096E" w:rsidRDefault="006F096E" w14:paraId="004378E0" w14:textId="72F592F2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304DEB">
              <w:rPr>
                <w:rFonts w:ascii="CordiaUPC" w:hAnsi="CordiaUPC" w:cs="CordiaUPC"/>
                <w:sz w:val="28"/>
                <w:szCs w:val="28"/>
              </w:rPr>
              <w:t>0000</w:t>
            </w:r>
            <w:r>
              <w:rPr>
                <w:rFonts w:ascii="CordiaUPC" w:hAnsi="CordiaUPC" w:cs="CordiaUPC"/>
                <w:sz w:val="28"/>
                <w:szCs w:val="28"/>
              </w:rPr>
              <w:t>1</w:t>
            </w:r>
          </w:p>
        </w:tc>
        <w:tc>
          <w:tcPr>
            <w:tcW w:w="1626" w:type="pct"/>
            <w:gridSpan w:val="2"/>
          </w:tcPr>
          <w:p w:rsidRPr="002259C2" w:rsidR="006F096E" w:rsidP="006F096E" w:rsidRDefault="006F096E" w14:paraId="3780CE51" w14:textId="6184C7BD">
            <w:r w:rsidRPr="002259C2">
              <w:t>Customer Type</w:t>
            </w:r>
            <w:r w:rsidRPr="00E02D8D">
              <w:t xml:space="preserve">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  <w:gridSpan w:val="2"/>
          </w:tcPr>
          <w:p w:rsidR="006F096E" w:rsidP="006F096E" w:rsidRDefault="006F096E" w14:paraId="6377C1F5" w14:textId="26D9D1D7">
            <w:pPr>
              <w:rPr>
                <w:rFonts w:cs="CordiaUPC"/>
                <w:szCs w:val="36"/>
              </w:rPr>
            </w:pPr>
            <w:r w:rsidRPr="00766CC1">
              <w:t>customerType</w:t>
            </w:r>
            <w:r>
              <w:rPr>
                <w:rFonts w:cs="Angsana New"/>
                <w:cs/>
              </w:rPr>
              <w:t xml:space="preserve"> </w:t>
            </w:r>
            <w:r w:rsidRPr="00792590">
              <w:rPr>
                <w:rFonts w:hint="cs" w:cs="Angsana New"/>
                <w:cs/>
              </w:rPr>
              <w:t xml:space="preserve">จะต้องเป็น </w:t>
            </w:r>
            <w:r w:rsidRPr="00792590">
              <w:rPr>
                <w:rFonts w:cs="CordiaUPC"/>
              </w:rPr>
              <w:t>Mandatory</w:t>
            </w:r>
          </w:p>
        </w:tc>
        <w:tc>
          <w:tcPr>
            <w:tcW w:w="735" w:type="pct"/>
            <w:gridSpan w:val="2"/>
          </w:tcPr>
          <w:p w:rsidR="006F096E" w:rsidP="006F096E" w:rsidRDefault="006F096E" w14:paraId="0458B5A4" w14:textId="0DCDD9AD">
            <w:pPr>
              <w:rPr>
                <w:rFonts w:cs="CordiaUPC"/>
                <w:szCs w:val="36"/>
              </w:rPr>
            </w:pPr>
            <w:r w:rsidRPr="00CD78B8">
              <w:rPr>
                <w:rFonts w:cs="CordiaUPC"/>
                <w:szCs w:val="36"/>
              </w:rPr>
              <w:t>Yes</w:t>
            </w:r>
          </w:p>
        </w:tc>
      </w:tr>
      <w:tr w:rsidRPr="00792590" w:rsidR="006F096E" w:rsidTr="009C7C2B" w14:paraId="1EA73EF1" w14:textId="77777777">
        <w:tc>
          <w:tcPr>
            <w:tcW w:w="778" w:type="pct"/>
          </w:tcPr>
          <w:p w:rsidR="006F096E" w:rsidP="006F096E" w:rsidRDefault="006F096E" w14:paraId="0383A1F8" w14:textId="5213548F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304DEB">
              <w:rPr>
                <w:rFonts w:ascii="CordiaUPC" w:hAnsi="CordiaUPC" w:cs="CordiaUPC"/>
                <w:sz w:val="28"/>
                <w:szCs w:val="28"/>
              </w:rPr>
              <w:t>0000</w:t>
            </w:r>
            <w:r>
              <w:rPr>
                <w:rFonts w:ascii="CordiaUPC" w:hAnsi="CordiaUPC" w:cs="CordiaUPC"/>
                <w:sz w:val="28"/>
                <w:szCs w:val="28"/>
              </w:rPr>
              <w:t>1</w:t>
            </w:r>
          </w:p>
        </w:tc>
        <w:tc>
          <w:tcPr>
            <w:tcW w:w="1626" w:type="pct"/>
            <w:gridSpan w:val="2"/>
          </w:tcPr>
          <w:p w:rsidRPr="00E02D8D" w:rsidR="006F096E" w:rsidP="006F096E" w:rsidRDefault="006F096E" w14:paraId="6BE94E34" w14:textId="24BC292F">
            <w:pPr>
              <w:rPr>
                <w:rFonts w:cs="CordiaUPC"/>
              </w:rPr>
            </w:pPr>
            <w:r w:rsidRPr="002259C2">
              <w:t>Price Type</w:t>
            </w:r>
            <w:r w:rsidRPr="00E02D8D">
              <w:t xml:space="preserve">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  <w:gridSpan w:val="2"/>
          </w:tcPr>
          <w:p w:rsidRPr="00766CC1" w:rsidR="006F096E" w:rsidP="006F096E" w:rsidRDefault="006F096E" w14:paraId="706A1A0C" w14:textId="69A20482">
            <w:r>
              <w:t xml:space="preserve">priceType </w:t>
            </w:r>
            <w:r w:rsidRPr="00792590">
              <w:rPr>
                <w:rFonts w:hint="cs" w:cs="Angsana New"/>
                <w:cs/>
              </w:rPr>
              <w:t xml:space="preserve">จะต้องเป็น </w:t>
            </w:r>
            <w:r w:rsidRPr="00792590">
              <w:rPr>
                <w:rFonts w:cs="CordiaUPC"/>
              </w:rPr>
              <w:t>Mandatory</w:t>
            </w:r>
          </w:p>
        </w:tc>
        <w:tc>
          <w:tcPr>
            <w:tcW w:w="735" w:type="pct"/>
            <w:gridSpan w:val="2"/>
          </w:tcPr>
          <w:p w:rsidR="006F096E" w:rsidP="006F096E" w:rsidRDefault="006F096E" w14:paraId="317633A0" w14:textId="2D248236">
            <w:pPr>
              <w:rPr>
                <w:rFonts w:cs="CordiaUPC"/>
                <w:szCs w:val="36"/>
              </w:rPr>
            </w:pPr>
            <w:r w:rsidRPr="00CD78B8">
              <w:rPr>
                <w:rFonts w:cs="CordiaUPC"/>
                <w:szCs w:val="36"/>
              </w:rPr>
              <w:t>Yes</w:t>
            </w:r>
          </w:p>
        </w:tc>
      </w:tr>
      <w:tr w:rsidRPr="00792590" w:rsidR="006F096E" w:rsidTr="009C7C2B" w14:paraId="0CCC5582" w14:textId="77777777">
        <w:tc>
          <w:tcPr>
            <w:tcW w:w="778" w:type="pct"/>
          </w:tcPr>
          <w:p w:rsidRPr="00304DEB" w:rsidR="006F096E" w:rsidP="006F096E" w:rsidRDefault="006F096E" w14:paraId="33E843ED" w14:textId="629B231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304DEB">
              <w:rPr>
                <w:rFonts w:ascii="CordiaUPC" w:hAnsi="CordiaUPC" w:cs="CordiaUPC"/>
                <w:sz w:val="28"/>
                <w:szCs w:val="28"/>
              </w:rPr>
              <w:t>0000</w:t>
            </w:r>
            <w:r>
              <w:rPr>
                <w:rFonts w:ascii="CordiaUPC" w:hAnsi="CordiaUPC" w:cs="CordiaUPC"/>
                <w:sz w:val="28"/>
                <w:szCs w:val="28"/>
              </w:rPr>
              <w:t>1</w:t>
            </w:r>
          </w:p>
        </w:tc>
        <w:tc>
          <w:tcPr>
            <w:tcW w:w="1626" w:type="pct"/>
            <w:gridSpan w:val="2"/>
          </w:tcPr>
          <w:p w:rsidRPr="002259C2" w:rsidR="006F096E" w:rsidP="006F096E" w:rsidRDefault="006F096E" w14:paraId="70829DC8" w14:textId="16FE63CD">
            <w:r w:rsidRPr="00A26450">
              <w:rPr>
                <w:rFonts w:cs="CordiaUPC"/>
              </w:rPr>
              <w:t>Recurring Fee Deduction</w:t>
            </w:r>
            <w:r w:rsidRPr="00E02D8D">
              <w:t xml:space="preserve">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  <w:gridSpan w:val="2"/>
          </w:tcPr>
          <w:p w:rsidR="006F096E" w:rsidP="006F096E" w:rsidRDefault="006F096E" w14:paraId="5DEBF4D2" w14:textId="62BEF5BF">
            <w:r>
              <w:rPr>
                <w:rFonts w:cs="CordiaUPC"/>
              </w:rPr>
              <w:t>r</w:t>
            </w:r>
            <w:r w:rsidRPr="00A26450">
              <w:rPr>
                <w:rFonts w:cs="CordiaUPC"/>
              </w:rPr>
              <w:t>ecurringFeeDeduction</w:t>
            </w:r>
            <w:r w:rsidRPr="00E02D8D">
              <w:rPr>
                <w:rFonts w:cs="CordiaUPC"/>
                <w:cs/>
              </w:rPr>
              <w:t xml:space="preserve"> </w:t>
            </w:r>
            <w:r w:rsidRPr="00792590">
              <w:rPr>
                <w:rFonts w:hint="cs" w:cs="Angsana New"/>
                <w:cs/>
              </w:rPr>
              <w:t xml:space="preserve">จะต้องเป็น </w:t>
            </w:r>
            <w:r w:rsidRPr="00792590">
              <w:rPr>
                <w:rFonts w:cs="CordiaUPC"/>
              </w:rPr>
              <w:t>Mandatory</w:t>
            </w:r>
          </w:p>
        </w:tc>
        <w:tc>
          <w:tcPr>
            <w:tcW w:w="735" w:type="pct"/>
            <w:gridSpan w:val="2"/>
          </w:tcPr>
          <w:p w:rsidRPr="00CD78B8" w:rsidR="006F096E" w:rsidP="006F096E" w:rsidRDefault="006F096E" w14:paraId="401BFD2C" w14:textId="6EF1947B">
            <w:pPr>
              <w:rPr>
                <w:rFonts w:cs="CordiaUPC"/>
                <w:szCs w:val="36"/>
              </w:rPr>
            </w:pPr>
            <w:r w:rsidRPr="00CD78B8">
              <w:rPr>
                <w:rFonts w:cs="CordiaUPC"/>
                <w:szCs w:val="36"/>
              </w:rPr>
              <w:t>Yes</w:t>
            </w:r>
          </w:p>
        </w:tc>
      </w:tr>
      <w:tr w:rsidRPr="00792590" w:rsidR="006F096E" w:rsidTr="009C7C2B" w14:paraId="194406DA" w14:textId="77777777">
        <w:tc>
          <w:tcPr>
            <w:tcW w:w="778" w:type="pct"/>
          </w:tcPr>
          <w:p w:rsidR="006F096E" w:rsidP="006F096E" w:rsidRDefault="006F096E" w14:paraId="6A15E099" w14:textId="4A9FDB86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304DEB">
              <w:rPr>
                <w:rFonts w:ascii="CordiaUPC" w:hAnsi="CordiaUPC" w:cs="CordiaUPC"/>
                <w:sz w:val="28"/>
                <w:szCs w:val="28"/>
              </w:rPr>
              <w:t>0000</w:t>
            </w:r>
            <w:r>
              <w:rPr>
                <w:rFonts w:ascii="CordiaUPC" w:hAnsi="CordiaUPC" w:cs="CordiaUPC"/>
                <w:sz w:val="28"/>
                <w:szCs w:val="28"/>
              </w:rPr>
              <w:t>1</w:t>
            </w:r>
          </w:p>
        </w:tc>
        <w:tc>
          <w:tcPr>
            <w:tcW w:w="1626" w:type="pct"/>
            <w:gridSpan w:val="2"/>
          </w:tcPr>
          <w:p w:rsidRPr="00E02D8D" w:rsidR="006F096E" w:rsidP="006F096E" w:rsidRDefault="006F096E" w14:paraId="64563B6D" w14:textId="5DB931E6">
            <w:pPr>
              <w:rPr>
                <w:rFonts w:cs="CordiaUPC"/>
              </w:rPr>
            </w:pPr>
            <w:r w:rsidRPr="002259C2">
              <w:t>Commercial Launch Date</w:t>
            </w:r>
            <w:r w:rsidRPr="00E02D8D">
              <w:t xml:space="preserve">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  <w:gridSpan w:val="2"/>
          </w:tcPr>
          <w:p w:rsidR="006F096E" w:rsidP="006F096E" w:rsidRDefault="006F096E" w14:paraId="5B32A960" w14:textId="4DE2A856">
            <w:r>
              <w:t xml:space="preserve">commercialLaunchDate </w:t>
            </w:r>
            <w:r w:rsidRPr="00792590">
              <w:rPr>
                <w:rFonts w:hint="cs" w:cs="Angsana New"/>
                <w:cs/>
              </w:rPr>
              <w:t xml:space="preserve">จะต้องเป็น </w:t>
            </w:r>
            <w:r w:rsidRPr="00792590">
              <w:rPr>
                <w:rFonts w:cs="CordiaUPC"/>
              </w:rPr>
              <w:t>Mandatory</w:t>
            </w:r>
          </w:p>
        </w:tc>
        <w:tc>
          <w:tcPr>
            <w:tcW w:w="735" w:type="pct"/>
            <w:gridSpan w:val="2"/>
          </w:tcPr>
          <w:p w:rsidR="006F096E" w:rsidP="006F096E" w:rsidRDefault="006F096E" w14:paraId="4198AD7A" w14:textId="6CA42C94">
            <w:pPr>
              <w:rPr>
                <w:rFonts w:cs="CordiaUPC"/>
                <w:szCs w:val="36"/>
              </w:rPr>
            </w:pPr>
            <w:r w:rsidRPr="00CD78B8">
              <w:rPr>
                <w:rFonts w:cs="CordiaUPC"/>
                <w:szCs w:val="36"/>
              </w:rPr>
              <w:t>Yes</w:t>
            </w:r>
          </w:p>
        </w:tc>
      </w:tr>
      <w:tr w:rsidRPr="00792590" w:rsidR="006F096E" w:rsidTr="009C7C2B" w14:paraId="241D758E" w14:textId="77777777">
        <w:tc>
          <w:tcPr>
            <w:tcW w:w="778" w:type="pct"/>
          </w:tcPr>
          <w:p w:rsidR="006F096E" w:rsidP="006F096E" w:rsidRDefault="006F096E" w14:paraId="0879F780" w14:textId="71B57AE5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304DEB">
              <w:rPr>
                <w:rFonts w:ascii="CordiaUPC" w:hAnsi="CordiaUPC" w:cs="CordiaUPC"/>
                <w:sz w:val="28"/>
                <w:szCs w:val="28"/>
              </w:rPr>
              <w:t>0000</w:t>
            </w:r>
            <w:r>
              <w:rPr>
                <w:rFonts w:ascii="CordiaUPC" w:hAnsi="CordiaUPC" w:cs="CordiaUPC"/>
                <w:sz w:val="28"/>
                <w:szCs w:val="28"/>
              </w:rPr>
              <w:t>1</w:t>
            </w:r>
          </w:p>
        </w:tc>
        <w:tc>
          <w:tcPr>
            <w:tcW w:w="1626" w:type="pct"/>
            <w:gridSpan w:val="2"/>
          </w:tcPr>
          <w:p w:rsidRPr="00E02D8D" w:rsidR="006F096E" w:rsidP="006F096E" w:rsidRDefault="006F096E" w14:paraId="4A188E97" w14:textId="766D6499">
            <w:pPr>
              <w:rPr>
                <w:rFonts w:cs="CordiaUPC"/>
              </w:rPr>
            </w:pPr>
            <w:r w:rsidRPr="002259C2">
              <w:t>Product Class</w:t>
            </w:r>
            <w:r w:rsidRPr="00E02D8D">
              <w:t xml:space="preserve">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  <w:gridSpan w:val="2"/>
          </w:tcPr>
          <w:p w:rsidR="006F096E" w:rsidP="006F096E" w:rsidRDefault="006F096E" w14:paraId="2B230D53" w14:textId="1A44AA80">
            <w:r>
              <w:t xml:space="preserve">productClass </w:t>
            </w:r>
            <w:r w:rsidRPr="00792590">
              <w:rPr>
                <w:rFonts w:hint="cs" w:cs="Angsana New"/>
                <w:cs/>
              </w:rPr>
              <w:t xml:space="preserve">จะต้องเป็น </w:t>
            </w:r>
            <w:r w:rsidRPr="00792590">
              <w:rPr>
                <w:rFonts w:cs="CordiaUPC"/>
              </w:rPr>
              <w:t>Mandatory</w:t>
            </w:r>
          </w:p>
        </w:tc>
        <w:tc>
          <w:tcPr>
            <w:tcW w:w="735" w:type="pct"/>
            <w:gridSpan w:val="2"/>
          </w:tcPr>
          <w:p w:rsidR="006F096E" w:rsidP="006F096E" w:rsidRDefault="006F096E" w14:paraId="7AC2F427" w14:textId="714F173C">
            <w:pPr>
              <w:rPr>
                <w:rFonts w:cs="CordiaUPC"/>
                <w:szCs w:val="36"/>
              </w:rPr>
            </w:pPr>
            <w:r w:rsidRPr="00CD78B8">
              <w:rPr>
                <w:rFonts w:cs="CordiaUPC"/>
                <w:szCs w:val="36"/>
              </w:rPr>
              <w:t>Yes</w:t>
            </w:r>
          </w:p>
        </w:tc>
      </w:tr>
      <w:tr w:rsidRPr="00792590" w:rsidR="006F096E" w:rsidTr="009C7C2B" w14:paraId="483979D9" w14:textId="77777777">
        <w:tc>
          <w:tcPr>
            <w:tcW w:w="778" w:type="pct"/>
          </w:tcPr>
          <w:p w:rsidRPr="00304DEB" w:rsidR="006F096E" w:rsidP="006F096E" w:rsidRDefault="006F096E" w14:paraId="085D7702" w14:textId="1E01F5C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hAnsi="CordiaUPC" w:cs="CordiaUPC"/>
                <w:sz w:val="28"/>
                <w:szCs w:val="28"/>
              </w:rPr>
              <w:t>00005</w:t>
            </w:r>
          </w:p>
        </w:tc>
        <w:tc>
          <w:tcPr>
            <w:tcW w:w="1626" w:type="pct"/>
            <w:gridSpan w:val="2"/>
          </w:tcPr>
          <w:p w:rsidRPr="002259C2" w:rsidR="006F096E" w:rsidP="006F096E" w:rsidRDefault="006F096E" w14:paraId="04AB2BC5" w14:textId="4C3E9322">
            <w:r>
              <w:t xml:space="preserve">Product Class must be </w:t>
            </w:r>
            <w:r>
              <w:rPr>
                <w:rFonts w:cs="Angsana New"/>
                <w:cs/>
              </w:rPr>
              <w:t>“</w:t>
            </w:r>
            <w:r>
              <w:t>On</w:t>
            </w:r>
            <w:r>
              <w:rPr>
                <w:rFonts w:cs="Angsana New"/>
                <w:cs/>
              </w:rPr>
              <w:t>-</w:t>
            </w:r>
            <w:r>
              <w:t>Top</w:t>
            </w:r>
            <w:r>
              <w:rPr>
                <w:rFonts w:cs="Angsana New"/>
                <w:cs/>
              </w:rPr>
              <w:t xml:space="preserve">” </w:t>
            </w:r>
            <w:r>
              <w:t xml:space="preserve">or </w:t>
            </w:r>
            <w:r>
              <w:rPr>
                <w:rFonts w:cs="Angsana New"/>
                <w:cs/>
              </w:rPr>
              <w:t>“</w:t>
            </w:r>
            <w:r>
              <w:t>On</w:t>
            </w:r>
            <w:r>
              <w:rPr>
                <w:rFonts w:cs="Angsana New"/>
                <w:cs/>
              </w:rPr>
              <w:t>-</w:t>
            </w:r>
            <w:r>
              <w:t>Top Extra</w:t>
            </w:r>
            <w:r>
              <w:rPr>
                <w:rFonts w:cs="Angsana New"/>
                <w:cs/>
              </w:rPr>
              <w:t>”</w:t>
            </w:r>
            <w:r>
              <w:rPr>
                <w:rFonts w:cs="CordiaUPC"/>
              </w:rPr>
              <w:t xml:space="preserve"> when </w:t>
            </w:r>
            <w:r w:rsidRPr="004D0B05">
              <w:t>Customer</w:t>
            </w:r>
            <w:r>
              <w:rPr>
                <w:rFonts w:cs="Angsana New"/>
                <w:cs/>
              </w:rPr>
              <w:t xml:space="preserve"> </w:t>
            </w:r>
            <w:r w:rsidRPr="004D0B05">
              <w:t>Type</w:t>
            </w:r>
            <w:r>
              <w:t xml:space="preserve"> is </w:t>
            </w:r>
            <w:r>
              <w:rPr>
                <w:rFonts w:cs="Angsana New"/>
                <w:cs/>
              </w:rPr>
              <w:t>“</w:t>
            </w:r>
            <w:r>
              <w:t>All</w:t>
            </w:r>
            <w:r>
              <w:rPr>
                <w:rFonts w:cs="Angsana New"/>
                <w:cs/>
              </w:rPr>
              <w:t>”</w:t>
            </w:r>
          </w:p>
        </w:tc>
        <w:tc>
          <w:tcPr>
            <w:tcW w:w="1861" w:type="pct"/>
            <w:gridSpan w:val="2"/>
          </w:tcPr>
          <w:p w:rsidR="006F096E" w:rsidP="006F096E" w:rsidRDefault="006F096E" w14:paraId="35BAE634" w14:textId="179F4FE7">
            <w:r>
              <w:rPr>
                <w:rFonts w:hint="cs"/>
                <w:cs/>
              </w:rPr>
              <w:t xml:space="preserve">ถ้า </w:t>
            </w:r>
            <w:r w:rsidRPr="004D0B05">
              <w:t>Customer</w:t>
            </w:r>
            <w:r>
              <w:rPr>
                <w:rFonts w:cs="Angsana New"/>
                <w:cs/>
              </w:rPr>
              <w:t xml:space="preserve"> </w:t>
            </w:r>
            <w:r w:rsidRPr="004D0B05">
              <w:t>Type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เป็น </w:t>
            </w:r>
            <w:r>
              <w:rPr>
                <w:rFonts w:cs="Angsana New"/>
                <w:cs/>
              </w:rPr>
              <w:t>“</w:t>
            </w:r>
            <w:r>
              <w:t>All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ดังนั้น </w:t>
            </w:r>
            <w:r>
              <w:t xml:space="preserve">Product Class </w:t>
            </w:r>
            <w:r>
              <w:rPr>
                <w:rFonts w:hint="cs"/>
                <w:cs/>
              </w:rPr>
              <w:t>จะต้องเป็น</w:t>
            </w:r>
            <w:r>
              <w:rPr>
                <w:rFonts w:cs="Angsana New"/>
                <w:cs/>
              </w:rPr>
              <w:t xml:space="preserve"> “</w:t>
            </w:r>
            <w:r>
              <w:t>On</w:t>
            </w:r>
            <w:r>
              <w:rPr>
                <w:rFonts w:cs="Angsana New"/>
                <w:cs/>
              </w:rPr>
              <w:t>-</w:t>
            </w:r>
            <w:r>
              <w:t>Top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>หรือ</w:t>
            </w:r>
            <w:r>
              <w:rPr>
                <w:rFonts w:cs="Angsana New"/>
                <w:cs/>
              </w:rPr>
              <w:t xml:space="preserve"> “</w:t>
            </w:r>
            <w:r>
              <w:t>On</w:t>
            </w:r>
            <w:r>
              <w:rPr>
                <w:rFonts w:cs="Angsana New"/>
                <w:cs/>
              </w:rPr>
              <w:t>-</w:t>
            </w:r>
            <w:r>
              <w:t>Top Extra</w:t>
            </w:r>
            <w:r>
              <w:rPr>
                <w:rFonts w:cs="Angsana New"/>
                <w:cs/>
              </w:rPr>
              <w:t>”</w:t>
            </w:r>
          </w:p>
        </w:tc>
        <w:tc>
          <w:tcPr>
            <w:tcW w:w="735" w:type="pct"/>
            <w:gridSpan w:val="2"/>
          </w:tcPr>
          <w:p w:rsidRPr="00CD78B8" w:rsidR="006F096E" w:rsidP="006F096E" w:rsidRDefault="006F096E" w14:paraId="5E1E3739" w14:textId="55C90E82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Pr="00792590" w:rsidR="006F096E" w:rsidTr="009C7C2B" w14:paraId="7BF0D73D" w14:textId="77777777">
        <w:tc>
          <w:tcPr>
            <w:tcW w:w="778" w:type="pct"/>
          </w:tcPr>
          <w:p w:rsidR="006F096E" w:rsidP="006F096E" w:rsidRDefault="006F096E" w14:paraId="38BC0F78" w14:textId="5A388D83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304DEB">
              <w:rPr>
                <w:rFonts w:ascii="CordiaUPC" w:hAnsi="CordiaUPC" w:cs="CordiaUPC"/>
                <w:sz w:val="28"/>
                <w:szCs w:val="28"/>
              </w:rPr>
              <w:t>0000</w:t>
            </w:r>
            <w:r>
              <w:rPr>
                <w:rFonts w:ascii="CordiaUPC" w:hAnsi="CordiaUPC" w:cs="CordiaUPC"/>
                <w:sz w:val="28"/>
                <w:szCs w:val="28"/>
              </w:rPr>
              <w:t>1</w:t>
            </w:r>
          </w:p>
        </w:tc>
        <w:tc>
          <w:tcPr>
            <w:tcW w:w="1626" w:type="pct"/>
            <w:gridSpan w:val="2"/>
          </w:tcPr>
          <w:p w:rsidRPr="00E02D8D" w:rsidR="006F096E" w:rsidP="006F096E" w:rsidRDefault="006F096E" w14:paraId="21AA3A33" w14:textId="53B23378">
            <w:pPr>
              <w:rPr>
                <w:rFonts w:cs="CordiaUPC"/>
              </w:rPr>
            </w:pPr>
            <w:r w:rsidRPr="002259C2">
              <w:t>Package Duration</w:t>
            </w:r>
            <w:r w:rsidRPr="00E02D8D">
              <w:t xml:space="preserve">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  <w:gridSpan w:val="2"/>
          </w:tcPr>
          <w:p w:rsidR="006F096E" w:rsidP="006F096E" w:rsidRDefault="006F096E" w14:paraId="1A877492" w14:textId="5D472990">
            <w:r>
              <w:t xml:space="preserve">packageDuration </w:t>
            </w:r>
            <w:r w:rsidRPr="00792590">
              <w:rPr>
                <w:rFonts w:hint="cs" w:cs="Angsana New"/>
                <w:cs/>
              </w:rPr>
              <w:t xml:space="preserve">จะต้องเป็น </w:t>
            </w:r>
            <w:r w:rsidRPr="00792590">
              <w:rPr>
                <w:rFonts w:cs="CordiaUPC"/>
              </w:rPr>
              <w:t>Mandatory</w:t>
            </w:r>
          </w:p>
        </w:tc>
        <w:tc>
          <w:tcPr>
            <w:tcW w:w="735" w:type="pct"/>
            <w:gridSpan w:val="2"/>
          </w:tcPr>
          <w:p w:rsidR="006F096E" w:rsidP="006F096E" w:rsidRDefault="006F096E" w14:paraId="598FC7CD" w14:textId="023B412D">
            <w:pPr>
              <w:rPr>
                <w:rFonts w:cs="CordiaUPC"/>
                <w:szCs w:val="36"/>
              </w:rPr>
            </w:pPr>
            <w:r w:rsidRPr="00CD78B8">
              <w:rPr>
                <w:rFonts w:cs="CordiaUPC"/>
                <w:szCs w:val="36"/>
              </w:rPr>
              <w:t>Yes</w:t>
            </w:r>
          </w:p>
        </w:tc>
      </w:tr>
      <w:tr w:rsidRPr="00792590" w:rsidR="006F096E" w:rsidTr="009C7C2B" w14:paraId="78252BFF" w14:textId="77777777">
        <w:tc>
          <w:tcPr>
            <w:tcW w:w="778" w:type="pct"/>
          </w:tcPr>
          <w:p w:rsidRPr="00304DEB" w:rsidR="006F096E" w:rsidP="006F096E" w:rsidRDefault="006F096E" w14:paraId="4EB2B2F8" w14:textId="476CC2EB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hAnsi="CordiaUPC" w:cs="CordiaUPC"/>
                <w:sz w:val="28"/>
                <w:szCs w:val="28"/>
              </w:rPr>
              <w:t>00023</w:t>
            </w:r>
          </w:p>
        </w:tc>
        <w:tc>
          <w:tcPr>
            <w:tcW w:w="1626" w:type="pct"/>
            <w:gridSpan w:val="2"/>
          </w:tcPr>
          <w:p w:rsidRPr="00D80149" w:rsidR="006F096E" w:rsidP="006F096E" w:rsidRDefault="006F096E" w14:paraId="3888B4D4" w14:textId="21A383DC">
            <w:r w:rsidRPr="002259C2">
              <w:t>Package Duration</w:t>
            </w:r>
            <w:r w:rsidRPr="00820FF2">
              <w:rPr>
                <w:rFonts w:cs="Angsana New"/>
                <w:cs/>
              </w:rPr>
              <w:t xml:space="preserve"> </w:t>
            </w:r>
            <w:r>
              <w:t xml:space="preserve">must be Integer </w:t>
            </w:r>
            <w:r>
              <w:rPr>
                <w:rFonts w:cs="Angsana New"/>
                <w:cs/>
              </w:rPr>
              <w:t>(</w:t>
            </w:r>
            <w:r>
              <w:t>Min 1, Max 99,999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1861" w:type="pct"/>
            <w:gridSpan w:val="2"/>
          </w:tcPr>
          <w:p w:rsidR="006F096E" w:rsidP="006F096E" w:rsidRDefault="006F096E" w14:paraId="6F8DEF98" w14:textId="5F937DDB">
            <w:r>
              <w:rPr>
                <w:rFonts w:hint="cs"/>
                <w:cs/>
              </w:rPr>
              <w:t xml:space="preserve">ถ้า </w:t>
            </w:r>
            <w:r>
              <w:t>packageDuration</w:t>
            </w:r>
            <w:r>
              <w:rPr>
                <w:rFonts w:hint="cs"/>
                <w:cs/>
              </w:rPr>
              <w:t xml:space="preserve"> มีค่า ดังนั้น</w:t>
            </w:r>
            <w:r w:rsidRPr="002259C2">
              <w:t xml:space="preserve"> Package Duration</w:t>
            </w:r>
            <w:r>
              <w:rPr>
                <w:rFonts w:hint="cs"/>
                <w:cs/>
              </w:rPr>
              <w:t xml:space="preserve"> จะต้องเป็นจำนวนเต็มและมีค่าอยู่ในช่วง </w:t>
            </w:r>
            <w:r>
              <w:t xml:space="preserve">1 </w:t>
            </w:r>
            <w:r>
              <w:rPr>
                <w:rFonts w:cs="Angsana New"/>
                <w:cs/>
              </w:rPr>
              <w:t xml:space="preserve">– </w:t>
            </w:r>
            <w:r>
              <w:t>99,999</w:t>
            </w:r>
          </w:p>
        </w:tc>
        <w:tc>
          <w:tcPr>
            <w:tcW w:w="735" w:type="pct"/>
            <w:gridSpan w:val="2"/>
          </w:tcPr>
          <w:p w:rsidRPr="00CD78B8" w:rsidR="006F096E" w:rsidP="006F096E" w:rsidRDefault="006F096E" w14:paraId="332D9E78" w14:textId="31182576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Pr="00792590" w:rsidR="006F096E" w:rsidTr="009C7C2B" w14:paraId="1D1EBCF4" w14:textId="77777777">
        <w:tc>
          <w:tcPr>
            <w:tcW w:w="778" w:type="pct"/>
          </w:tcPr>
          <w:p w:rsidR="006F096E" w:rsidP="006F096E" w:rsidRDefault="006F096E" w14:paraId="49C9AFEA" w14:textId="4699D134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304DEB">
              <w:rPr>
                <w:rFonts w:ascii="CordiaUPC" w:hAnsi="CordiaUPC" w:cs="CordiaUPC"/>
                <w:sz w:val="28"/>
                <w:szCs w:val="28"/>
              </w:rPr>
              <w:t>0000</w:t>
            </w:r>
            <w:r>
              <w:rPr>
                <w:rFonts w:ascii="CordiaUPC" w:hAnsi="CordiaUPC" w:cs="CordiaUPC"/>
                <w:sz w:val="28"/>
                <w:szCs w:val="28"/>
              </w:rPr>
              <w:t>1</w:t>
            </w:r>
          </w:p>
        </w:tc>
        <w:tc>
          <w:tcPr>
            <w:tcW w:w="1626" w:type="pct"/>
            <w:gridSpan w:val="2"/>
          </w:tcPr>
          <w:p w:rsidRPr="00E02D8D" w:rsidR="006F096E" w:rsidP="006F096E" w:rsidRDefault="006F096E" w14:paraId="596E911A" w14:textId="5FD6EF96">
            <w:pPr>
              <w:rPr>
                <w:rFonts w:cs="CordiaUPC"/>
              </w:rPr>
            </w:pPr>
            <w:r w:rsidRPr="00E02D8D">
              <w:t>Package Duration Unit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  <w:gridSpan w:val="2"/>
          </w:tcPr>
          <w:p w:rsidR="006F096E" w:rsidP="006F096E" w:rsidRDefault="006F096E" w14:paraId="01C17E45" w14:textId="71296409">
            <w:r>
              <w:t xml:space="preserve">packageDurationUnit </w:t>
            </w:r>
            <w:r w:rsidRPr="00792590">
              <w:rPr>
                <w:rFonts w:hint="cs" w:cs="Angsana New"/>
                <w:cs/>
              </w:rPr>
              <w:t xml:space="preserve">จะต้องเป็น </w:t>
            </w:r>
            <w:r w:rsidRPr="00792590">
              <w:rPr>
                <w:rFonts w:cs="CordiaUPC"/>
              </w:rPr>
              <w:t>Mandatory</w:t>
            </w:r>
          </w:p>
        </w:tc>
        <w:tc>
          <w:tcPr>
            <w:tcW w:w="735" w:type="pct"/>
            <w:gridSpan w:val="2"/>
          </w:tcPr>
          <w:p w:rsidR="006F096E" w:rsidP="006F096E" w:rsidRDefault="006F096E" w14:paraId="7715DF26" w14:textId="36400FE0">
            <w:pPr>
              <w:rPr>
                <w:rFonts w:cs="CordiaUPC"/>
                <w:szCs w:val="36"/>
              </w:rPr>
            </w:pPr>
            <w:r w:rsidRPr="00CD78B8">
              <w:rPr>
                <w:rFonts w:cs="CordiaUPC"/>
                <w:szCs w:val="36"/>
              </w:rPr>
              <w:t>Yes</w:t>
            </w:r>
          </w:p>
        </w:tc>
      </w:tr>
      <w:tr w:rsidRPr="00792590" w:rsidR="006F096E" w:rsidTr="009C7C2B" w14:paraId="17157F56" w14:textId="77777777">
        <w:tc>
          <w:tcPr>
            <w:tcW w:w="778" w:type="pct"/>
          </w:tcPr>
          <w:p w:rsidR="006F096E" w:rsidP="006F096E" w:rsidRDefault="006F096E" w14:paraId="62282217" w14:textId="15FB7FF9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304DEB">
              <w:rPr>
                <w:rFonts w:ascii="CordiaUPC" w:hAnsi="CordiaUPC" w:cs="CordiaUPC"/>
                <w:sz w:val="28"/>
                <w:szCs w:val="28"/>
              </w:rPr>
              <w:t>0000</w:t>
            </w:r>
            <w:r>
              <w:rPr>
                <w:rFonts w:ascii="CordiaUPC" w:hAnsi="CordiaUPC" w:cs="CordiaUPC"/>
                <w:sz w:val="28"/>
                <w:szCs w:val="28"/>
              </w:rPr>
              <w:t>1</w:t>
            </w:r>
          </w:p>
        </w:tc>
        <w:tc>
          <w:tcPr>
            <w:tcW w:w="1626" w:type="pct"/>
            <w:gridSpan w:val="2"/>
          </w:tcPr>
          <w:p w:rsidR="006F096E" w:rsidP="006F096E" w:rsidRDefault="006F096E" w14:paraId="38B0ADD7" w14:textId="09D3B6A0">
            <w:pPr>
              <w:rPr>
                <w:rFonts w:cs="CordiaUPC"/>
              </w:rPr>
            </w:pPr>
            <w:r>
              <w:t>Expire Date</w:t>
            </w:r>
            <w:r w:rsidRPr="00CF160A">
              <w:t xml:space="preserve">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  <w:gridSpan w:val="2"/>
          </w:tcPr>
          <w:p w:rsidR="006F096E" w:rsidP="006F096E" w:rsidRDefault="006F096E" w14:paraId="6D09D0A4" w14:textId="1A11D5DE">
            <w:r>
              <w:t xml:space="preserve">expireDate </w:t>
            </w:r>
            <w:r w:rsidRPr="00792590">
              <w:rPr>
                <w:rFonts w:hint="cs" w:cs="Angsana New"/>
                <w:cs/>
              </w:rPr>
              <w:t xml:space="preserve">จะต้องเป็น </w:t>
            </w:r>
            <w:r w:rsidRPr="00792590">
              <w:rPr>
                <w:rFonts w:cs="CordiaUPC"/>
              </w:rPr>
              <w:t>Mandatory</w:t>
            </w:r>
          </w:p>
        </w:tc>
        <w:tc>
          <w:tcPr>
            <w:tcW w:w="735" w:type="pct"/>
            <w:gridSpan w:val="2"/>
          </w:tcPr>
          <w:p w:rsidR="006F096E" w:rsidP="006F096E" w:rsidRDefault="006F096E" w14:paraId="2C9624FB" w14:textId="52ADC484">
            <w:pPr>
              <w:rPr>
                <w:rFonts w:cs="CordiaUPC"/>
                <w:szCs w:val="36"/>
              </w:rPr>
            </w:pPr>
            <w:r w:rsidRPr="00CD78B8">
              <w:rPr>
                <w:rFonts w:cs="CordiaUPC"/>
                <w:szCs w:val="36"/>
              </w:rPr>
              <w:t>Yes</w:t>
            </w:r>
          </w:p>
        </w:tc>
      </w:tr>
      <w:tr w:rsidRPr="00792590" w:rsidR="006F096E" w:rsidTr="009C7C2B" w14:paraId="7A9E6B81" w14:textId="77777777">
        <w:tc>
          <w:tcPr>
            <w:tcW w:w="778" w:type="pct"/>
          </w:tcPr>
          <w:p w:rsidR="006F096E" w:rsidP="006F096E" w:rsidRDefault="006F096E" w14:paraId="72CDDC08" w14:textId="6C694341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304DEB">
              <w:rPr>
                <w:rFonts w:ascii="CordiaUPC" w:hAnsi="CordiaUPC" w:cs="CordiaUPC"/>
                <w:sz w:val="28"/>
                <w:szCs w:val="28"/>
              </w:rPr>
              <w:t>0000</w:t>
            </w:r>
            <w:r>
              <w:rPr>
                <w:rFonts w:ascii="CordiaUPC" w:hAnsi="CordiaUPC" w:cs="CordiaUPC"/>
                <w:sz w:val="28"/>
                <w:szCs w:val="28"/>
              </w:rPr>
              <w:t>1</w:t>
            </w:r>
          </w:p>
        </w:tc>
        <w:tc>
          <w:tcPr>
            <w:tcW w:w="1626" w:type="pct"/>
            <w:gridSpan w:val="2"/>
          </w:tcPr>
          <w:p w:rsidRPr="00F17786" w:rsidR="006F096E" w:rsidP="006F096E" w:rsidRDefault="006F096E" w14:paraId="5E7F0B53" w14:textId="615706BF">
            <w:pPr>
              <w:rPr>
                <w:rFonts w:cs="CordiaUPC"/>
              </w:rPr>
            </w:pPr>
            <w:r w:rsidRPr="002259C2">
              <w:t>Promotion Level</w:t>
            </w:r>
            <w:r w:rsidRPr="00F17786">
              <w:rPr>
                <w:rFonts w:cs="Angsana New"/>
                <w:cs/>
              </w:rPr>
              <w:t xml:space="preserve"> </w:t>
            </w:r>
            <w:r w:rsidRPr="00F17786">
              <w:t>is required</w:t>
            </w:r>
            <w:r w:rsidRPr="00F17786"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  <w:gridSpan w:val="2"/>
          </w:tcPr>
          <w:p w:rsidR="006F096E" w:rsidP="006F096E" w:rsidRDefault="006F096E" w14:paraId="4AE2690F" w14:textId="447173D9">
            <w:r>
              <w:t xml:space="preserve">promotionLevel </w:t>
            </w:r>
            <w:r w:rsidRPr="00792590">
              <w:rPr>
                <w:rFonts w:hint="cs" w:cs="Angsana New"/>
                <w:cs/>
              </w:rPr>
              <w:t xml:space="preserve">จะต้องเป็น </w:t>
            </w:r>
            <w:r w:rsidRPr="00792590">
              <w:rPr>
                <w:rFonts w:cs="CordiaUPC"/>
              </w:rPr>
              <w:t>Mandatory</w:t>
            </w:r>
          </w:p>
        </w:tc>
        <w:tc>
          <w:tcPr>
            <w:tcW w:w="735" w:type="pct"/>
            <w:gridSpan w:val="2"/>
          </w:tcPr>
          <w:p w:rsidR="006F096E" w:rsidP="006F096E" w:rsidRDefault="006F096E" w14:paraId="6AE55297" w14:textId="6F58D903">
            <w:pPr>
              <w:rPr>
                <w:rFonts w:cs="CordiaUPC"/>
                <w:szCs w:val="36"/>
              </w:rPr>
            </w:pPr>
            <w:r w:rsidRPr="00CD78B8">
              <w:rPr>
                <w:rFonts w:cs="CordiaUPC"/>
                <w:szCs w:val="36"/>
              </w:rPr>
              <w:t>Yes</w:t>
            </w:r>
          </w:p>
        </w:tc>
      </w:tr>
      <w:tr w:rsidRPr="00792590" w:rsidR="006F096E" w:rsidTr="009C7C2B" w14:paraId="40F77C35" w14:textId="77777777">
        <w:tc>
          <w:tcPr>
            <w:tcW w:w="778" w:type="pct"/>
          </w:tcPr>
          <w:p w:rsidR="006F096E" w:rsidP="006F096E" w:rsidRDefault="006F096E" w14:paraId="209927C9" w14:textId="1D45FF9D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304DEB">
              <w:rPr>
                <w:rFonts w:ascii="CordiaUPC" w:hAnsi="CordiaUPC" w:cs="CordiaUPC"/>
                <w:sz w:val="28"/>
                <w:szCs w:val="28"/>
              </w:rPr>
              <w:t>0000</w:t>
            </w:r>
            <w:r>
              <w:rPr>
                <w:rFonts w:ascii="CordiaUPC" w:hAnsi="CordiaUPC" w:cs="CordiaUPC"/>
                <w:sz w:val="28"/>
                <w:szCs w:val="28"/>
              </w:rPr>
              <w:t>1</w:t>
            </w:r>
          </w:p>
        </w:tc>
        <w:tc>
          <w:tcPr>
            <w:tcW w:w="1626" w:type="pct"/>
            <w:gridSpan w:val="2"/>
          </w:tcPr>
          <w:p w:rsidRPr="00F17786" w:rsidR="006F096E" w:rsidP="006F096E" w:rsidRDefault="006F096E" w14:paraId="2E981121" w14:textId="4B3F66D1">
            <w:pPr>
              <w:rPr>
                <w:rFonts w:cs="CordiaUPC"/>
              </w:rPr>
            </w:pPr>
            <w:r w:rsidRPr="002259C2">
              <w:t>Package Bill Cycle</w:t>
            </w:r>
            <w:r w:rsidRPr="00F17786">
              <w:rPr>
                <w:rFonts w:cs="Angsana New"/>
                <w:cs/>
              </w:rPr>
              <w:t xml:space="preserve"> </w:t>
            </w:r>
            <w:r w:rsidRPr="00F17786">
              <w:t>is required</w:t>
            </w:r>
            <w:r w:rsidRPr="00F17786"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  <w:gridSpan w:val="2"/>
          </w:tcPr>
          <w:p w:rsidR="006F096E" w:rsidP="006F096E" w:rsidRDefault="006F096E" w14:paraId="1AD5E0EE" w14:textId="051BA56C">
            <w:pPr>
              <w:rPr>
                <w:cs/>
              </w:rPr>
            </w:pPr>
            <w:r>
              <w:t xml:space="preserve">packageBillCycle </w:t>
            </w:r>
            <w:r w:rsidRPr="00792590">
              <w:rPr>
                <w:rFonts w:hint="cs" w:cs="Angsana New"/>
                <w:cs/>
              </w:rPr>
              <w:t xml:space="preserve">จะต้องเป็น </w:t>
            </w:r>
            <w:r w:rsidRPr="00792590">
              <w:rPr>
                <w:rFonts w:cs="CordiaUPC"/>
              </w:rPr>
              <w:t>Mandatory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เมื่อ </w:t>
            </w:r>
            <w:r>
              <w:t xml:space="preserve">customerType </w:t>
            </w:r>
            <w:r>
              <w:rPr>
                <w:rFonts w:hint="cs"/>
                <w:cs/>
              </w:rPr>
              <w:t xml:space="preserve">เป็น </w:t>
            </w:r>
            <w:r>
              <w:rPr>
                <w:rFonts w:cs="Angsana New"/>
                <w:cs/>
              </w:rPr>
              <w:t>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/>
                <w:cs/>
              </w:rPr>
              <w:t xml:space="preserve"> หรือ </w:t>
            </w:r>
            <w:r>
              <w:rPr>
                <w:rFonts w:cs="Angsana New"/>
                <w:cs/>
              </w:rPr>
              <w:t>“</w:t>
            </w:r>
            <w:r>
              <w:t>All</w:t>
            </w:r>
            <w:r>
              <w:rPr>
                <w:rFonts w:cs="Angsana New"/>
                <w:cs/>
              </w:rPr>
              <w:t>”</w:t>
            </w:r>
          </w:p>
        </w:tc>
        <w:tc>
          <w:tcPr>
            <w:tcW w:w="735" w:type="pct"/>
            <w:gridSpan w:val="2"/>
          </w:tcPr>
          <w:p w:rsidR="006F096E" w:rsidP="006F096E" w:rsidRDefault="006F096E" w14:paraId="1A22B7F2" w14:textId="3E8A38DB">
            <w:pPr>
              <w:rPr>
                <w:rFonts w:cs="CordiaUPC"/>
                <w:szCs w:val="36"/>
              </w:rPr>
            </w:pPr>
            <w:r w:rsidRPr="00CD78B8">
              <w:rPr>
                <w:rFonts w:cs="CordiaUPC"/>
                <w:szCs w:val="36"/>
              </w:rPr>
              <w:t>Yes</w:t>
            </w:r>
          </w:p>
        </w:tc>
      </w:tr>
      <w:tr w:rsidRPr="00792590" w:rsidR="006F096E" w:rsidTr="009C7C2B" w14:paraId="1E3DF575" w14:textId="77777777">
        <w:tc>
          <w:tcPr>
            <w:tcW w:w="778" w:type="pct"/>
          </w:tcPr>
          <w:p w:rsidRPr="00304DEB" w:rsidR="006F096E" w:rsidP="006F096E" w:rsidRDefault="006F096E" w14:paraId="67AEEA7C" w14:textId="33DB0DA1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hAnsi="CordiaUPC" w:cs="CordiaUPC"/>
                <w:sz w:val="28"/>
                <w:szCs w:val="28"/>
              </w:rPr>
              <w:t>00023</w:t>
            </w:r>
          </w:p>
        </w:tc>
        <w:tc>
          <w:tcPr>
            <w:tcW w:w="1626" w:type="pct"/>
            <w:gridSpan w:val="2"/>
          </w:tcPr>
          <w:p w:rsidRPr="002259C2" w:rsidR="006F096E" w:rsidP="006F096E" w:rsidRDefault="006F096E" w14:paraId="3C6681AC" w14:textId="2098EA80">
            <w:r w:rsidRPr="002259C2">
              <w:t>Package Bill Cycle</w:t>
            </w:r>
            <w:r w:rsidRPr="00F17786">
              <w:rPr>
                <w:rFonts w:cs="Angsana New"/>
                <w:cs/>
              </w:rPr>
              <w:t xml:space="preserve"> </w:t>
            </w:r>
            <w:r>
              <w:t xml:space="preserve">must be Integer </w:t>
            </w:r>
            <w:r>
              <w:rPr>
                <w:rFonts w:cs="Angsana New"/>
                <w:cs/>
              </w:rPr>
              <w:t>(</w:t>
            </w:r>
            <w:r>
              <w:t>Min 1, Max 99,999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1861" w:type="pct"/>
            <w:gridSpan w:val="2"/>
          </w:tcPr>
          <w:p w:rsidR="006F096E" w:rsidP="006F096E" w:rsidRDefault="006F096E" w14:paraId="4389692B" w14:textId="38501B24">
            <w:r>
              <w:rPr>
                <w:rFonts w:hint="cs"/>
                <w:cs/>
              </w:rPr>
              <w:t xml:space="preserve">ถ้า </w:t>
            </w:r>
            <w:r>
              <w:t xml:space="preserve">packageBillCycle </w:t>
            </w:r>
            <w:r>
              <w:rPr>
                <w:rFonts w:hint="cs"/>
                <w:cs/>
              </w:rPr>
              <w:t>มีค่า ดังนั้น</w:t>
            </w:r>
            <w:r w:rsidRPr="002259C2">
              <w:t xml:space="preserve"> Package Bill Cycl</w:t>
            </w:r>
            <w:r>
              <w:t xml:space="preserve">e </w:t>
            </w:r>
            <w:r>
              <w:rPr>
                <w:rFonts w:hint="cs"/>
                <w:cs/>
              </w:rPr>
              <w:t xml:space="preserve">จะต้องเป็นจำนวนเต็มและมีค่าอยู่ในช่วง </w:t>
            </w:r>
            <w:r>
              <w:t xml:space="preserve">1 </w:t>
            </w:r>
            <w:r>
              <w:rPr>
                <w:rFonts w:cs="Angsana New"/>
                <w:cs/>
              </w:rPr>
              <w:t xml:space="preserve">– </w:t>
            </w:r>
            <w:r>
              <w:t>99,999</w:t>
            </w:r>
          </w:p>
        </w:tc>
        <w:tc>
          <w:tcPr>
            <w:tcW w:w="735" w:type="pct"/>
            <w:gridSpan w:val="2"/>
          </w:tcPr>
          <w:p w:rsidRPr="00CD78B8" w:rsidR="006F096E" w:rsidP="006F096E" w:rsidRDefault="006F096E" w14:paraId="09946D9E" w14:textId="02BAB89C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Pr="00792590" w:rsidR="006F096E" w:rsidTr="009C7C2B" w14:paraId="60FD8506" w14:textId="77777777">
        <w:tc>
          <w:tcPr>
            <w:tcW w:w="778" w:type="pct"/>
          </w:tcPr>
          <w:p w:rsidR="006F096E" w:rsidP="006F096E" w:rsidRDefault="006F096E" w14:paraId="2A80C852" w14:textId="216BEC33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304DEB">
              <w:rPr>
                <w:rFonts w:ascii="CordiaUPC" w:hAnsi="CordiaUPC" w:cs="CordiaUPC"/>
                <w:sz w:val="28"/>
                <w:szCs w:val="28"/>
              </w:rPr>
              <w:t>0000</w:t>
            </w:r>
            <w:r>
              <w:rPr>
                <w:rFonts w:ascii="CordiaUPC" w:hAnsi="CordiaUPC" w:cs="CordiaUPC"/>
                <w:sz w:val="28"/>
                <w:szCs w:val="28"/>
              </w:rPr>
              <w:t>1</w:t>
            </w:r>
          </w:p>
        </w:tc>
        <w:tc>
          <w:tcPr>
            <w:tcW w:w="1626" w:type="pct"/>
            <w:gridSpan w:val="2"/>
          </w:tcPr>
          <w:p w:rsidRPr="00F17786" w:rsidR="006F096E" w:rsidP="006F096E" w:rsidRDefault="006F096E" w14:paraId="2991C868" w14:textId="03B01CC5">
            <w:pPr>
              <w:rPr>
                <w:rFonts w:cs="CordiaUPC"/>
              </w:rPr>
            </w:pPr>
            <w:r w:rsidRPr="002259C2">
              <w:t>Package Bill Cycle</w:t>
            </w:r>
            <w:r w:rsidRPr="00F17786">
              <w:rPr>
                <w:rFonts w:cs="CordiaUPC"/>
              </w:rPr>
              <w:t xml:space="preserve"> Unit </w:t>
            </w:r>
            <w:r w:rsidRPr="00F17786">
              <w:t>is required</w:t>
            </w:r>
            <w:r w:rsidRPr="00F17786"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  <w:gridSpan w:val="2"/>
          </w:tcPr>
          <w:p w:rsidR="006F096E" w:rsidP="006F096E" w:rsidRDefault="006F096E" w14:paraId="58C216B8" w14:textId="619CDB7A">
            <w:r>
              <w:t xml:space="preserve">packageBillCycleUnit </w:t>
            </w:r>
            <w:r w:rsidRPr="00792590">
              <w:rPr>
                <w:rFonts w:hint="cs" w:cs="Angsana New"/>
                <w:cs/>
              </w:rPr>
              <w:t xml:space="preserve">จะต้องเป็น </w:t>
            </w:r>
            <w:r w:rsidRPr="00792590">
              <w:rPr>
                <w:rFonts w:cs="CordiaUPC"/>
              </w:rPr>
              <w:t>Mandatory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>เมื่อ</w:t>
            </w:r>
            <w:r>
              <w:rPr>
                <w:rFonts w:cs="Angsana New"/>
                <w:cs/>
              </w:rPr>
              <w:t xml:space="preserve"> </w:t>
            </w:r>
            <w:r>
              <w:t xml:space="preserve">customerType </w:t>
            </w:r>
            <w:r>
              <w:rPr>
                <w:rFonts w:hint="cs"/>
                <w:cs/>
              </w:rPr>
              <w:t xml:space="preserve">เป็น </w:t>
            </w:r>
            <w:r>
              <w:rPr>
                <w:rFonts w:cs="Angsana New"/>
                <w:cs/>
              </w:rPr>
              <w:t>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/>
                <w:cs/>
              </w:rPr>
              <w:t xml:space="preserve"> หรือ </w:t>
            </w:r>
            <w:r>
              <w:rPr>
                <w:rFonts w:cs="Angsana New"/>
                <w:cs/>
              </w:rPr>
              <w:t>“</w:t>
            </w:r>
            <w:r>
              <w:t>All</w:t>
            </w:r>
            <w:r>
              <w:rPr>
                <w:rFonts w:cs="Angsana New"/>
                <w:cs/>
              </w:rPr>
              <w:t>”</w:t>
            </w:r>
          </w:p>
        </w:tc>
        <w:tc>
          <w:tcPr>
            <w:tcW w:w="735" w:type="pct"/>
            <w:gridSpan w:val="2"/>
          </w:tcPr>
          <w:p w:rsidR="006F096E" w:rsidP="006F096E" w:rsidRDefault="006F096E" w14:paraId="28EE81FD" w14:textId="57B411A2">
            <w:pPr>
              <w:rPr>
                <w:rFonts w:cs="CordiaUPC"/>
                <w:szCs w:val="36"/>
              </w:rPr>
            </w:pPr>
            <w:r w:rsidRPr="00CD78B8">
              <w:rPr>
                <w:rFonts w:cs="CordiaUPC"/>
                <w:szCs w:val="36"/>
              </w:rPr>
              <w:t>Yes</w:t>
            </w:r>
          </w:p>
        </w:tc>
      </w:tr>
      <w:tr w:rsidRPr="00792590" w:rsidR="006F096E" w:rsidTr="009C7C2B" w14:paraId="3132389D" w14:textId="77777777">
        <w:tc>
          <w:tcPr>
            <w:tcW w:w="778" w:type="pct"/>
          </w:tcPr>
          <w:p w:rsidRPr="00304DEB" w:rsidR="006F096E" w:rsidP="006F096E" w:rsidRDefault="006F096E" w14:paraId="625F2396" w14:textId="46325D9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26" w:type="pct"/>
            <w:gridSpan w:val="2"/>
          </w:tcPr>
          <w:p w:rsidRPr="002259C2" w:rsidR="006F096E" w:rsidP="006F096E" w:rsidRDefault="006F096E" w14:paraId="76E509FB" w14:textId="1B66F9BB">
            <w:r>
              <w:t>Bill Period</w:t>
            </w:r>
            <w:r w:rsidRPr="00F17786">
              <w:t xml:space="preserve"> is required</w:t>
            </w:r>
            <w:r w:rsidRPr="00F17786"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  <w:gridSpan w:val="2"/>
          </w:tcPr>
          <w:p w:rsidR="006F096E" w:rsidP="006F096E" w:rsidRDefault="006F096E" w14:paraId="66005A8A" w14:textId="7E46D3FA">
            <w:r>
              <w:t xml:space="preserve">billPeriod </w:t>
            </w:r>
            <w:r w:rsidRPr="00792590">
              <w:rPr>
                <w:rFonts w:hint="cs" w:cs="Angsana New"/>
                <w:cs/>
              </w:rPr>
              <w:t xml:space="preserve">จะต้องเป็น </w:t>
            </w:r>
            <w:r w:rsidRPr="00792590">
              <w:rPr>
                <w:rFonts w:cs="CordiaUPC"/>
              </w:rPr>
              <w:t>Mandatory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>เมื่อ</w:t>
            </w:r>
            <w:r>
              <w:rPr>
                <w:rFonts w:cs="Angsana New"/>
                <w:cs/>
              </w:rPr>
              <w:t xml:space="preserve"> </w:t>
            </w:r>
            <w:r>
              <w:t xml:space="preserve">Promotion Group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CordiaUPC"/>
                <w:cs/>
              </w:rPr>
              <w:t>‘</w:t>
            </w:r>
            <w:r>
              <w:t>IR</w:t>
            </w:r>
            <w:r>
              <w:rPr>
                <w:rFonts w:cs="CordiaUPC"/>
                <w:cs/>
              </w:rPr>
              <w:t xml:space="preserve">’ </w:t>
            </w:r>
            <w:r>
              <w:t xml:space="preserve">Visible </w:t>
            </w:r>
            <w:r>
              <w:rPr>
                <w:rFonts w:hint="cs"/>
                <w:cs/>
              </w:rPr>
              <w:t xml:space="preserve">เมื่อ </w:t>
            </w:r>
            <w:r>
              <w:t xml:space="preserve">customerType </w:t>
            </w:r>
            <w:r>
              <w:rPr>
                <w:rFonts w:hint="cs"/>
                <w:cs/>
              </w:rPr>
              <w:t xml:space="preserve">เป็น </w:t>
            </w:r>
            <w:r w:rsidRPr="0003300D">
              <w:rPr>
                <w:rFonts w:cs="Angsana New"/>
                <w:cs/>
              </w:rPr>
              <w:t>“</w:t>
            </w:r>
            <w:r>
              <w:t>Pre</w:t>
            </w:r>
            <w:r w:rsidRPr="0003300D">
              <w:rPr>
                <w:rFonts w:cs="Angsana New"/>
                <w:cs/>
              </w:rPr>
              <w:t>-</w:t>
            </w:r>
            <w:r>
              <w:t>paid</w:t>
            </w:r>
            <w:r w:rsidRPr="0003300D">
              <w:rPr>
                <w:rFonts w:cs="Angsana New"/>
                <w:cs/>
              </w:rPr>
              <w:t>”</w:t>
            </w:r>
            <w:r>
              <w:rPr>
                <w:rFonts w:hint="cs"/>
                <w:cs/>
              </w:rPr>
              <w:t xml:space="preserve"> หรือ </w:t>
            </w:r>
            <w:r w:rsidRPr="0003300D">
              <w:rPr>
                <w:rFonts w:cs="Angsana New"/>
                <w:cs/>
              </w:rPr>
              <w:t>“</w:t>
            </w:r>
            <w:r w:rsidRPr="000A5595">
              <w:t>Hybrid</w:t>
            </w:r>
            <w:r w:rsidRPr="0003300D">
              <w:rPr>
                <w:rFonts w:cs="Angsana New"/>
                <w:cs/>
              </w:rPr>
              <w:t>”</w:t>
            </w:r>
            <w:r>
              <w:rPr>
                <w:rFonts w:cs="CordiaUPC"/>
                <w:cs/>
              </w:rPr>
              <w:t xml:space="preserve"> </w:t>
            </w:r>
          </w:p>
          <w:p w:rsidRPr="0003300D" w:rsidR="006F096E" w:rsidP="006F096E" w:rsidRDefault="006F096E" w14:paraId="7516E8F6" w14:textId="13BC6D0E">
            <w:pPr>
              <w:rPr>
                <w:cs/>
              </w:rPr>
            </w:pPr>
            <w:r>
              <w:rPr>
                <w:rFonts w:hint="cs"/>
                <w:cs/>
              </w:rPr>
              <w:t>หรือ</w:t>
            </w:r>
          </w:p>
          <w:p w:rsidRPr="0003300D" w:rsidR="006F096E" w:rsidP="006F096E" w:rsidRDefault="006F096E" w14:paraId="369E52A0" w14:textId="4CA4D01A">
            <w:r>
              <w:rPr>
                <w:rFonts w:hint="cs" w:cs="Angsana New"/>
                <w:cs/>
              </w:rPr>
              <w:t>เมื่อ</w:t>
            </w:r>
            <w:r>
              <w:rPr>
                <w:rFonts w:cs="Angsana New"/>
                <w:cs/>
              </w:rPr>
              <w:t xml:space="preserve"> </w:t>
            </w:r>
            <w:r>
              <w:t xml:space="preserve">Promotion Group </w:t>
            </w:r>
            <w:r>
              <w:rPr>
                <w:rFonts w:hint="cs"/>
                <w:cs/>
              </w:rPr>
              <w:t xml:space="preserve">นอกเหนือจาก </w:t>
            </w:r>
            <w:r>
              <w:rPr>
                <w:rFonts w:cs="CordiaUPC"/>
                <w:cs/>
              </w:rPr>
              <w:t>‘</w:t>
            </w:r>
            <w:r>
              <w:t>IR</w:t>
            </w:r>
            <w:r>
              <w:rPr>
                <w:rFonts w:cs="CordiaUPC"/>
                <w:cs/>
              </w:rPr>
              <w:t xml:space="preserve">’ </w:t>
            </w:r>
            <w:r>
              <w:t xml:space="preserve">Visible </w:t>
            </w:r>
            <w:r>
              <w:rPr>
                <w:rFonts w:hint="cs"/>
                <w:cs/>
              </w:rPr>
              <w:t xml:space="preserve">เมื่อ </w:t>
            </w:r>
            <w:r>
              <w:t xml:space="preserve">customerType </w:t>
            </w:r>
            <w:r>
              <w:rPr>
                <w:rFonts w:hint="cs"/>
                <w:cs/>
              </w:rPr>
              <w:t xml:space="preserve">เป็น </w:t>
            </w:r>
            <w:r w:rsidRPr="00FE0994">
              <w:rPr>
                <w:rFonts w:cs="Angsana New"/>
                <w:cs/>
              </w:rPr>
              <w:t>“</w:t>
            </w:r>
            <w:r>
              <w:t>Pre</w:t>
            </w:r>
            <w:r w:rsidRPr="00FE0994">
              <w:rPr>
                <w:rFonts w:cs="Angsana New"/>
                <w:cs/>
              </w:rPr>
              <w:t>-</w:t>
            </w:r>
            <w:r>
              <w:t>paid</w:t>
            </w:r>
            <w:r w:rsidRPr="00FE0994">
              <w:rPr>
                <w:rFonts w:cs="Angsana New"/>
                <w:cs/>
              </w:rPr>
              <w:t>”</w:t>
            </w:r>
            <w:r>
              <w:rPr>
                <w:rFonts w:hint="cs"/>
                <w:cs/>
              </w:rPr>
              <w:t xml:space="preserve"> หรือ </w:t>
            </w:r>
            <w:r w:rsidRPr="00FE0994">
              <w:rPr>
                <w:rFonts w:cs="Angsana New"/>
                <w:cs/>
              </w:rPr>
              <w:t>“</w:t>
            </w:r>
            <w:r>
              <w:t>All</w:t>
            </w:r>
            <w:r w:rsidRPr="00FE0994">
              <w:rPr>
                <w:rFonts w:cs="Angsana New"/>
                <w:cs/>
              </w:rPr>
              <w:t>”</w:t>
            </w:r>
          </w:p>
          <w:p w:rsidR="006F096E" w:rsidP="006F096E" w:rsidRDefault="006F096E" w14:paraId="4BBCCFE1" w14:textId="2BC860E5"/>
        </w:tc>
        <w:tc>
          <w:tcPr>
            <w:tcW w:w="735" w:type="pct"/>
            <w:gridSpan w:val="2"/>
          </w:tcPr>
          <w:p w:rsidRPr="00CD78B8" w:rsidR="006F096E" w:rsidP="006F096E" w:rsidRDefault="006F096E" w14:paraId="257FC195" w14:textId="2EEC0522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Pr="00792590" w:rsidR="006F096E" w:rsidTr="009C7C2B" w14:paraId="72681E46" w14:textId="77777777">
        <w:tc>
          <w:tcPr>
            <w:tcW w:w="778" w:type="pct"/>
          </w:tcPr>
          <w:p w:rsidR="006F096E" w:rsidP="006F096E" w:rsidRDefault="006F096E" w14:paraId="5F67352F" w14:textId="7EEB08FD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304DEB">
              <w:rPr>
                <w:rFonts w:ascii="CordiaUPC" w:hAnsi="CordiaUPC" w:cs="CordiaUPC"/>
                <w:sz w:val="28"/>
                <w:szCs w:val="28"/>
              </w:rPr>
              <w:t>0000</w:t>
            </w:r>
            <w:r>
              <w:rPr>
                <w:rFonts w:ascii="CordiaUPC" w:hAnsi="CordiaUPC" w:cs="CordiaUPC"/>
                <w:sz w:val="28"/>
                <w:szCs w:val="28"/>
              </w:rPr>
              <w:t>1</w:t>
            </w:r>
          </w:p>
        </w:tc>
        <w:tc>
          <w:tcPr>
            <w:tcW w:w="1626" w:type="pct"/>
            <w:gridSpan w:val="2"/>
          </w:tcPr>
          <w:p w:rsidR="006F096E" w:rsidP="006F096E" w:rsidRDefault="006F096E" w14:paraId="157033A1" w14:textId="19C4BDFF">
            <w:r w:rsidRPr="0099691F">
              <w:t xml:space="preserve">Recurring Promotion </w:t>
            </w:r>
            <w:r w:rsidRPr="0099691F">
              <w:rPr>
                <w:rFonts w:cs="CordiaUPC"/>
                <w:cs/>
              </w:rPr>
              <w:t xml:space="preserve">/ </w:t>
            </w:r>
            <w:r w:rsidRPr="0099691F">
              <w:t>Service Group</w:t>
            </w:r>
            <w:r>
              <w:rPr>
                <w:rFonts w:cs="CordiaUPC"/>
                <w:cs/>
              </w:rPr>
              <w:t xml:space="preserve"> </w:t>
            </w:r>
            <w:r w:rsidRPr="00F17786">
              <w:t>is required</w:t>
            </w:r>
            <w:r w:rsidRPr="00F17786"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  <w:gridSpan w:val="2"/>
          </w:tcPr>
          <w:p w:rsidR="006F096E" w:rsidP="006F096E" w:rsidRDefault="006F096E" w14:paraId="2BB9A70C" w14:textId="77777777">
            <w:r>
              <w:t xml:space="preserve">serviceGroup </w:t>
            </w:r>
            <w:r w:rsidRPr="00792590">
              <w:rPr>
                <w:rFonts w:hint="cs" w:cs="Angsana New"/>
                <w:cs/>
              </w:rPr>
              <w:t xml:space="preserve">จะต้องเป็น </w:t>
            </w:r>
            <w:r w:rsidRPr="00792590">
              <w:rPr>
                <w:rFonts w:cs="CordiaUPC"/>
              </w:rPr>
              <w:t>Mandatory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>เมื่อ</w:t>
            </w:r>
            <w:r>
              <w:rPr>
                <w:rFonts w:cs="Angsana New"/>
                <w:cs/>
              </w:rPr>
              <w:t xml:space="preserve"> </w:t>
            </w:r>
            <w:r>
              <w:t xml:space="preserve">Promotion Group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CordiaUPC"/>
                <w:cs/>
              </w:rPr>
              <w:t>‘</w:t>
            </w:r>
            <w:r>
              <w:t>IR</w:t>
            </w:r>
            <w:r>
              <w:rPr>
                <w:rFonts w:cs="CordiaUPC"/>
                <w:cs/>
              </w:rPr>
              <w:t xml:space="preserve">’ </w:t>
            </w:r>
            <w:r>
              <w:t xml:space="preserve">Visible </w:t>
            </w:r>
            <w:r>
              <w:rPr>
                <w:rFonts w:hint="cs"/>
                <w:cs/>
              </w:rPr>
              <w:t xml:space="preserve">เมื่อ </w:t>
            </w:r>
            <w:r>
              <w:t xml:space="preserve">customerType </w:t>
            </w:r>
            <w:r>
              <w:rPr>
                <w:rFonts w:hint="cs"/>
                <w:cs/>
              </w:rPr>
              <w:t xml:space="preserve">เป็น </w:t>
            </w:r>
            <w:r w:rsidRPr="0003300D">
              <w:rPr>
                <w:rFonts w:cs="Angsana New"/>
                <w:cs/>
              </w:rPr>
              <w:t>“</w:t>
            </w:r>
            <w:r>
              <w:t>Pre</w:t>
            </w:r>
            <w:r w:rsidRPr="0003300D">
              <w:rPr>
                <w:rFonts w:cs="Angsana New"/>
                <w:cs/>
              </w:rPr>
              <w:t>-</w:t>
            </w:r>
            <w:r>
              <w:t>paid</w:t>
            </w:r>
            <w:r w:rsidRPr="0003300D">
              <w:rPr>
                <w:rFonts w:cs="Angsana New"/>
                <w:cs/>
              </w:rPr>
              <w:t>”</w:t>
            </w:r>
            <w:r>
              <w:rPr>
                <w:rFonts w:hint="cs"/>
                <w:cs/>
              </w:rPr>
              <w:t xml:space="preserve"> หรือ </w:t>
            </w:r>
            <w:r w:rsidRPr="0003300D">
              <w:rPr>
                <w:rFonts w:cs="Angsana New"/>
                <w:cs/>
              </w:rPr>
              <w:t>“</w:t>
            </w:r>
            <w:r w:rsidRPr="000A5595">
              <w:t>Hybrid</w:t>
            </w:r>
            <w:r w:rsidRPr="0003300D">
              <w:rPr>
                <w:rFonts w:cs="Angsana New"/>
                <w:cs/>
              </w:rPr>
              <w:t>”</w:t>
            </w:r>
            <w:r>
              <w:rPr>
                <w:rFonts w:cs="CordiaUPC"/>
                <w:cs/>
              </w:rPr>
              <w:t xml:space="preserve"> </w:t>
            </w:r>
          </w:p>
          <w:p w:rsidRPr="0003300D" w:rsidR="006F096E" w:rsidP="006F096E" w:rsidRDefault="006F096E" w14:paraId="0C4A2ECF" w14:textId="77777777">
            <w:pPr>
              <w:rPr>
                <w:cs/>
              </w:rPr>
            </w:pPr>
            <w:r>
              <w:rPr>
                <w:rFonts w:hint="cs"/>
                <w:cs/>
              </w:rPr>
              <w:t>หรือ</w:t>
            </w:r>
          </w:p>
          <w:p w:rsidR="006F096E" w:rsidP="006F096E" w:rsidRDefault="006F096E" w14:paraId="0C795C04" w14:textId="14F27E90">
            <w:r>
              <w:rPr>
                <w:rFonts w:hint="cs" w:cs="Angsana New"/>
                <w:cs/>
              </w:rPr>
              <w:t>เมื่อ</w:t>
            </w:r>
            <w:r>
              <w:rPr>
                <w:rFonts w:cs="Angsana New"/>
                <w:cs/>
              </w:rPr>
              <w:t xml:space="preserve"> </w:t>
            </w:r>
            <w:r>
              <w:t xml:space="preserve">Promotion Group </w:t>
            </w:r>
            <w:r>
              <w:rPr>
                <w:rFonts w:hint="cs"/>
                <w:cs/>
              </w:rPr>
              <w:t xml:space="preserve">นอกเหนือจาก </w:t>
            </w:r>
            <w:r>
              <w:rPr>
                <w:rFonts w:cs="CordiaUPC"/>
                <w:cs/>
              </w:rPr>
              <w:t>‘</w:t>
            </w:r>
            <w:r>
              <w:t>IR</w:t>
            </w:r>
            <w:r>
              <w:rPr>
                <w:rFonts w:cs="CordiaUPC"/>
                <w:cs/>
              </w:rPr>
              <w:t xml:space="preserve">’ </w:t>
            </w:r>
            <w:r>
              <w:t xml:space="preserve">Visible </w:t>
            </w:r>
            <w:r>
              <w:rPr>
                <w:rFonts w:hint="cs"/>
                <w:cs/>
              </w:rPr>
              <w:t xml:space="preserve">เมื่อ </w:t>
            </w:r>
            <w:r>
              <w:t xml:space="preserve">customerType </w:t>
            </w:r>
            <w:r>
              <w:rPr>
                <w:rFonts w:hint="cs"/>
                <w:cs/>
              </w:rPr>
              <w:t xml:space="preserve">เป็น </w:t>
            </w:r>
            <w:r w:rsidRPr="0003300D">
              <w:rPr>
                <w:rFonts w:cs="Angsana New"/>
                <w:cs/>
              </w:rPr>
              <w:t>“</w:t>
            </w:r>
            <w:r>
              <w:t>Pre</w:t>
            </w:r>
            <w:r w:rsidRPr="0003300D">
              <w:rPr>
                <w:rFonts w:cs="Angsana New"/>
                <w:cs/>
              </w:rPr>
              <w:t>-</w:t>
            </w:r>
            <w:r>
              <w:t>paid</w:t>
            </w:r>
            <w:r w:rsidRPr="0003300D">
              <w:rPr>
                <w:rFonts w:cs="Angsana New"/>
                <w:cs/>
              </w:rPr>
              <w:t>”</w:t>
            </w:r>
            <w:r>
              <w:rPr>
                <w:rFonts w:hint="cs"/>
                <w:cs/>
              </w:rPr>
              <w:t xml:space="preserve"> </w:t>
            </w:r>
          </w:p>
        </w:tc>
        <w:tc>
          <w:tcPr>
            <w:tcW w:w="735" w:type="pct"/>
            <w:gridSpan w:val="2"/>
          </w:tcPr>
          <w:p w:rsidR="006F096E" w:rsidP="006F096E" w:rsidRDefault="006F096E" w14:paraId="26CBC598" w14:textId="35EE191A">
            <w:pPr>
              <w:rPr>
                <w:rFonts w:cs="CordiaUPC"/>
                <w:szCs w:val="36"/>
              </w:rPr>
            </w:pPr>
            <w:r w:rsidRPr="00CD78B8">
              <w:rPr>
                <w:rFonts w:cs="CordiaUPC"/>
                <w:szCs w:val="36"/>
              </w:rPr>
              <w:t>Yes</w:t>
            </w:r>
          </w:p>
        </w:tc>
      </w:tr>
      <w:tr w:rsidRPr="00792590" w:rsidR="006F096E" w:rsidTr="009C7C2B" w14:paraId="1C96222A" w14:textId="77777777">
        <w:tc>
          <w:tcPr>
            <w:tcW w:w="778" w:type="pct"/>
          </w:tcPr>
          <w:p w:rsidR="006F096E" w:rsidP="006F096E" w:rsidRDefault="006F096E" w14:paraId="1A39E98C" w14:textId="445122EA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304DEB">
              <w:rPr>
                <w:rFonts w:ascii="CordiaUPC" w:hAnsi="CordiaUPC" w:cs="CordiaUPC"/>
                <w:sz w:val="28"/>
                <w:szCs w:val="28"/>
              </w:rPr>
              <w:t>0000</w:t>
            </w:r>
            <w:r>
              <w:rPr>
                <w:rFonts w:ascii="CordiaUPC" w:hAnsi="CordiaUPC" w:cs="CordiaUPC"/>
                <w:sz w:val="28"/>
                <w:szCs w:val="28"/>
              </w:rPr>
              <w:t>1</w:t>
            </w:r>
          </w:p>
        </w:tc>
        <w:tc>
          <w:tcPr>
            <w:tcW w:w="1626" w:type="pct"/>
            <w:gridSpan w:val="2"/>
          </w:tcPr>
          <w:p w:rsidRPr="00F17786" w:rsidR="006F096E" w:rsidP="006F096E" w:rsidRDefault="006F096E" w14:paraId="3AC15582" w14:textId="46E46B67">
            <w:pPr>
              <w:rPr>
                <w:rFonts w:cs="CordiaUPC"/>
              </w:rPr>
            </w:pPr>
            <w:r w:rsidRPr="002259C2">
              <w:t>Prorate Package Fee</w:t>
            </w:r>
            <w:r w:rsidRPr="00F17786">
              <w:rPr>
                <w:rFonts w:cs="Angsana New"/>
                <w:cs/>
              </w:rPr>
              <w:t xml:space="preserve"> </w:t>
            </w:r>
            <w:r w:rsidRPr="00F17786">
              <w:t>is required</w:t>
            </w:r>
            <w:r w:rsidRPr="00F17786"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  <w:gridSpan w:val="2"/>
          </w:tcPr>
          <w:p w:rsidR="006F096E" w:rsidP="006F096E" w:rsidRDefault="006F096E" w14:paraId="25FA382A" w14:textId="3C9BE4D6">
            <w:r>
              <w:t xml:space="preserve">proratePacakgeFee </w:t>
            </w:r>
            <w:r w:rsidRPr="00792590">
              <w:rPr>
                <w:rFonts w:hint="cs" w:cs="Angsana New"/>
                <w:cs/>
              </w:rPr>
              <w:t xml:space="preserve">จะต้องเป็น </w:t>
            </w:r>
            <w:r w:rsidRPr="00792590">
              <w:rPr>
                <w:rFonts w:cs="CordiaUPC"/>
              </w:rPr>
              <w:t>Mandatory</w:t>
            </w:r>
          </w:p>
        </w:tc>
        <w:tc>
          <w:tcPr>
            <w:tcW w:w="735" w:type="pct"/>
            <w:gridSpan w:val="2"/>
          </w:tcPr>
          <w:p w:rsidR="006F096E" w:rsidP="006F096E" w:rsidRDefault="006F096E" w14:paraId="0B49783B" w14:textId="780A1D2F">
            <w:pPr>
              <w:rPr>
                <w:rFonts w:cs="CordiaUPC"/>
                <w:szCs w:val="36"/>
              </w:rPr>
            </w:pPr>
            <w:r w:rsidRPr="00CD78B8">
              <w:rPr>
                <w:rFonts w:cs="CordiaUPC"/>
                <w:szCs w:val="36"/>
              </w:rPr>
              <w:t>Yes</w:t>
            </w:r>
          </w:p>
        </w:tc>
      </w:tr>
      <w:tr w:rsidRPr="00792590" w:rsidR="006F096E" w:rsidTr="009C7C2B" w14:paraId="48AE73F3" w14:textId="77777777">
        <w:tc>
          <w:tcPr>
            <w:tcW w:w="778" w:type="pct"/>
          </w:tcPr>
          <w:p w:rsidRPr="00304DEB" w:rsidR="006F096E" w:rsidP="006F096E" w:rsidRDefault="006F096E" w14:paraId="2A84E7CC" w14:textId="4C16B64C">
            <w:pPr>
              <w:rPr>
                <w:rFonts w:cs="CordiaUPC"/>
              </w:rPr>
            </w:pPr>
            <w:r w:rsidRPr="00617247">
              <w:rPr>
                <w:rFonts w:cs="CordiaUPC"/>
              </w:rPr>
              <w:t>00004</w:t>
            </w:r>
          </w:p>
        </w:tc>
        <w:tc>
          <w:tcPr>
            <w:tcW w:w="1626" w:type="pct"/>
            <w:gridSpan w:val="2"/>
          </w:tcPr>
          <w:p w:rsidRPr="00AE503E" w:rsidR="006F096E" w:rsidP="006F096E" w:rsidRDefault="006F096E" w14:paraId="47BD4D2C" w14:textId="4B1A9F0E">
            <w:r w:rsidRPr="00AE503E">
              <w:t xml:space="preserve">No Of Sharing is </w:t>
            </w:r>
            <w:r>
              <w:t>required</w:t>
            </w:r>
            <w:r w:rsidRPr="00AE503E">
              <w:t xml:space="preserve"> when </w:t>
            </w:r>
            <w:r>
              <w:t>Share Plan</w:t>
            </w:r>
            <w:r>
              <w:rPr>
                <w:rFonts w:hint="cs"/>
                <w:cs/>
              </w:rPr>
              <w:t xml:space="preserve"> </w:t>
            </w:r>
            <w:r w:rsidRPr="00AE503E">
              <w:t>is</w:t>
            </w:r>
            <w:r>
              <w:rPr>
                <w:rFonts w:cs="Angsana New"/>
                <w:cs/>
              </w:rPr>
              <w:t xml:space="preserve"> “</w:t>
            </w:r>
            <w:r>
              <w:t>Yes</w:t>
            </w:r>
            <w:r>
              <w:rPr>
                <w:rFonts w:cs="Angsana New"/>
                <w:cs/>
              </w:rPr>
              <w:t>”</w:t>
            </w:r>
          </w:p>
        </w:tc>
        <w:tc>
          <w:tcPr>
            <w:tcW w:w="1861" w:type="pct"/>
            <w:gridSpan w:val="2"/>
          </w:tcPr>
          <w:p w:rsidR="006F096E" w:rsidP="006F096E" w:rsidRDefault="006F096E" w14:paraId="44465AD4" w14:textId="57A2CC23">
            <w:r>
              <w:rPr>
                <w:rFonts w:hint="cs"/>
                <w:cs/>
              </w:rPr>
              <w:t>ถ้า</w:t>
            </w:r>
            <w:r>
              <w:t xml:space="preserve"> Promotion Level</w:t>
            </w:r>
            <w:r>
              <w:rPr>
                <w:rFonts w:hint="cs"/>
                <w:cs/>
              </w:rPr>
              <w:t xml:space="preserve"> มีค่าเป็น </w:t>
            </w:r>
            <w:r>
              <w:rPr>
                <w:rFonts w:cs="Angsana New"/>
                <w:cs/>
              </w:rPr>
              <w:t>“</w:t>
            </w:r>
            <w:r>
              <w:t>Account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ดังนั้น </w:t>
            </w:r>
            <w:r>
              <w:t>n</w:t>
            </w:r>
            <w:r w:rsidRPr="00AE503E">
              <w:t>oOfSharing</w:t>
            </w:r>
            <w:r>
              <w:rPr>
                <w:rFonts w:hint="cs"/>
                <w:cs/>
              </w:rPr>
              <w:t xml:space="preserve"> </w:t>
            </w:r>
            <w:r w:rsidRPr="00792590">
              <w:rPr>
                <w:rFonts w:hint="cs" w:cs="Angsana New"/>
                <w:cs/>
              </w:rPr>
              <w:t xml:space="preserve">จะต้องเป็น </w:t>
            </w:r>
            <w:r w:rsidRPr="00792590">
              <w:rPr>
                <w:rFonts w:cs="CordiaUPC"/>
              </w:rPr>
              <w:t>Mandatory</w:t>
            </w:r>
          </w:p>
        </w:tc>
        <w:tc>
          <w:tcPr>
            <w:tcW w:w="735" w:type="pct"/>
            <w:gridSpan w:val="2"/>
          </w:tcPr>
          <w:p w:rsidRPr="00CD78B8" w:rsidR="006F096E" w:rsidP="006F096E" w:rsidRDefault="006F096E" w14:paraId="5A173DE6" w14:textId="01347213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Pr="00792590" w:rsidR="006F096E" w:rsidTr="009C7C2B" w14:paraId="4E733AD0" w14:textId="77777777">
        <w:tc>
          <w:tcPr>
            <w:tcW w:w="778" w:type="pct"/>
          </w:tcPr>
          <w:p w:rsidRPr="00304DEB" w:rsidR="006F096E" w:rsidP="006F096E" w:rsidRDefault="006F096E" w14:paraId="17EE6451" w14:textId="04E6E771">
            <w:pPr>
              <w:rPr>
                <w:rFonts w:cs="CordiaUPC"/>
              </w:rPr>
            </w:pPr>
            <w:r w:rsidRPr="00C40991">
              <w:t>00023</w:t>
            </w:r>
          </w:p>
        </w:tc>
        <w:tc>
          <w:tcPr>
            <w:tcW w:w="1626" w:type="pct"/>
            <w:gridSpan w:val="2"/>
          </w:tcPr>
          <w:p w:rsidRPr="002259C2" w:rsidR="006F096E" w:rsidP="006F096E" w:rsidRDefault="006F096E" w14:paraId="2F8B48B9" w14:textId="29498F54">
            <w:r w:rsidRPr="00AE503E">
              <w:t>No Of Sharing</w:t>
            </w:r>
            <w:r>
              <w:t xml:space="preserve"> must be Integer </w:t>
            </w:r>
            <w:r>
              <w:rPr>
                <w:rFonts w:cs="Angsana New"/>
                <w:cs/>
              </w:rPr>
              <w:t>(</w:t>
            </w:r>
            <w:r>
              <w:t>Min 2, Max 999,999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1861" w:type="pct"/>
            <w:gridSpan w:val="2"/>
          </w:tcPr>
          <w:p w:rsidR="006F096E" w:rsidP="006F096E" w:rsidRDefault="006F096E" w14:paraId="0D71BE1F" w14:textId="742E1316">
            <w:r>
              <w:rPr>
                <w:rFonts w:hint="cs"/>
                <w:cs/>
              </w:rPr>
              <w:t xml:space="preserve">ถ้า </w:t>
            </w:r>
            <w:r w:rsidRPr="00AE503E">
              <w:t>NoOfSharing</w:t>
            </w:r>
            <w:r>
              <w:rPr>
                <w:rFonts w:hint="cs"/>
                <w:cs/>
              </w:rPr>
              <w:t xml:space="preserve"> มีค่า ดังนั้น </w:t>
            </w:r>
            <w:r w:rsidRPr="00AE503E">
              <w:t>NoOfSharing</w:t>
            </w:r>
            <w:r>
              <w:rPr>
                <w:rFonts w:hint="cs"/>
                <w:cs/>
              </w:rPr>
              <w:t xml:space="preserve"> จะต้องเป็นจำนวนเต็มและมีค่าอยู่ในช่วง </w:t>
            </w:r>
            <w:r>
              <w:t xml:space="preserve">2 </w:t>
            </w:r>
            <w:r>
              <w:rPr>
                <w:rFonts w:cs="Angsana New"/>
                <w:cs/>
              </w:rPr>
              <w:t xml:space="preserve">– </w:t>
            </w:r>
            <w:r>
              <w:t>999,999</w:t>
            </w:r>
          </w:p>
        </w:tc>
        <w:tc>
          <w:tcPr>
            <w:tcW w:w="735" w:type="pct"/>
            <w:gridSpan w:val="2"/>
          </w:tcPr>
          <w:p w:rsidRPr="00CD78B8" w:rsidR="006F096E" w:rsidP="006F096E" w:rsidRDefault="006F096E" w14:paraId="5F9767BA" w14:textId="1F644440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Pr="00792590" w:rsidR="006F096E" w:rsidTr="009C7C2B" w14:paraId="0482CB1D" w14:textId="77777777">
        <w:tc>
          <w:tcPr>
            <w:tcW w:w="778" w:type="pct"/>
          </w:tcPr>
          <w:p w:rsidRPr="00304DEB" w:rsidR="006F096E" w:rsidP="006F096E" w:rsidRDefault="006F096E" w14:paraId="35A41B26" w14:textId="649AFC1A">
            <w:pPr>
              <w:rPr>
                <w:rFonts w:cs="CordiaUPC"/>
              </w:rPr>
            </w:pPr>
            <w:r>
              <w:rPr>
                <w:rFonts w:cs="CordiaUPC"/>
              </w:rPr>
              <w:t>00012</w:t>
            </w:r>
          </w:p>
        </w:tc>
        <w:tc>
          <w:tcPr>
            <w:tcW w:w="1626" w:type="pct"/>
            <w:gridSpan w:val="2"/>
          </w:tcPr>
          <w:p w:rsidRPr="002259C2" w:rsidR="006F096E" w:rsidP="006F096E" w:rsidRDefault="006F096E" w14:paraId="73B2559F" w14:textId="28C65BC5">
            <w:r w:rsidRPr="00AE503E">
              <w:t>Expir</w:t>
            </w:r>
            <w:r>
              <w:t xml:space="preserve">e </w:t>
            </w:r>
            <w:r w:rsidRPr="00AE503E">
              <w:t>Date</w:t>
            </w:r>
            <w:r w:rsidRPr="00BC187A">
              <w:t xml:space="preserve"> must be later than or equal to </w:t>
            </w:r>
            <w:r>
              <w:t xml:space="preserve">Commercial Launch </w:t>
            </w:r>
            <w:r w:rsidRPr="00BC187A">
              <w:t>Date</w:t>
            </w:r>
          </w:p>
        </w:tc>
        <w:tc>
          <w:tcPr>
            <w:tcW w:w="1861" w:type="pct"/>
            <w:gridSpan w:val="2"/>
          </w:tcPr>
          <w:p w:rsidR="006F096E" w:rsidP="006F096E" w:rsidRDefault="006F096E" w14:paraId="1B8BA648" w14:textId="5CBB64BD">
            <w:r>
              <w:rPr>
                <w:rFonts w:hint="cs"/>
                <w:cs/>
              </w:rPr>
              <w:t>ถ้า</w:t>
            </w:r>
            <w:r w:rsidRPr="00BC187A">
              <w:rPr>
                <w:rFonts w:cs="Angsana New"/>
                <w:cs/>
              </w:rPr>
              <w:t xml:space="preserve"> </w:t>
            </w:r>
            <w:r w:rsidRPr="00AE503E">
              <w:t>Expir</w:t>
            </w:r>
            <w:r>
              <w:t>e</w:t>
            </w:r>
            <w:r>
              <w:rPr>
                <w:rFonts w:cs="Angsana New"/>
                <w:cs/>
              </w:rPr>
              <w:t xml:space="preserve"> </w:t>
            </w:r>
            <w:r w:rsidRPr="00AE503E">
              <w:t>Date</w:t>
            </w:r>
            <w:r>
              <w:rPr>
                <w:rFonts w:hint="cs"/>
                <w:cs/>
              </w:rPr>
              <w:t xml:space="preserve"> และ </w:t>
            </w:r>
            <w:r>
              <w:t xml:space="preserve">Commercial Launch </w:t>
            </w:r>
            <w:r w:rsidRPr="00BC187A">
              <w:t>Date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>มีค่า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ดังนั้น </w:t>
            </w:r>
            <w:r w:rsidRPr="00AE503E">
              <w:t>Expir</w:t>
            </w:r>
            <w:r>
              <w:t xml:space="preserve">e </w:t>
            </w:r>
            <w:r w:rsidRPr="00AE503E">
              <w:t>Date</w:t>
            </w:r>
            <w:r>
              <w:rPr>
                <w:rFonts w:hint="cs"/>
                <w:cs/>
              </w:rPr>
              <w:t xml:space="preserve"> จะต้องเป็นวันที่ที่มาหลังหรือเท่ากับ </w:t>
            </w:r>
            <w:r>
              <w:t xml:space="preserve">Commercial Launch </w:t>
            </w:r>
            <w:r w:rsidRPr="00BC187A">
              <w:t>Date</w:t>
            </w:r>
          </w:p>
        </w:tc>
        <w:tc>
          <w:tcPr>
            <w:tcW w:w="735" w:type="pct"/>
            <w:gridSpan w:val="2"/>
          </w:tcPr>
          <w:p w:rsidRPr="00CD78B8" w:rsidR="006F096E" w:rsidP="006F096E" w:rsidRDefault="006F096E" w14:paraId="5776D2D3" w14:textId="1C148E23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Pr="00792590" w:rsidR="006F096E" w:rsidTr="009C7C2B" w14:paraId="46D299E5" w14:textId="77777777">
        <w:tc>
          <w:tcPr>
            <w:tcW w:w="778" w:type="pct"/>
          </w:tcPr>
          <w:p w:rsidRPr="00304DEB" w:rsidR="006F096E" w:rsidP="006F096E" w:rsidRDefault="006F096E" w14:paraId="28B6BE93" w14:textId="5B9DA8A2">
            <w:pPr>
              <w:rPr>
                <w:rFonts w:cs="CordiaUPC"/>
              </w:rPr>
            </w:pPr>
            <w:r w:rsidRPr="00EC5057">
              <w:rPr>
                <w:rFonts w:cs="CordiaUPC"/>
              </w:rPr>
              <w:t>0001</w:t>
            </w:r>
            <w:r>
              <w:rPr>
                <w:rFonts w:cs="CordiaUPC"/>
              </w:rPr>
              <w:t>2</w:t>
            </w:r>
          </w:p>
        </w:tc>
        <w:tc>
          <w:tcPr>
            <w:tcW w:w="1626" w:type="pct"/>
            <w:gridSpan w:val="2"/>
          </w:tcPr>
          <w:p w:rsidRPr="002259C2" w:rsidR="006F096E" w:rsidP="006F096E" w:rsidRDefault="006F096E" w14:paraId="05B9D93C" w14:textId="4A5B3979">
            <w:r w:rsidRPr="00BC187A">
              <w:t>Fixed</w:t>
            </w:r>
            <w:r>
              <w:rPr>
                <w:rFonts w:cs="Angsana New"/>
                <w:cs/>
              </w:rPr>
              <w:t xml:space="preserve"> </w:t>
            </w:r>
            <w:r w:rsidRPr="00BC187A">
              <w:t>Start</w:t>
            </w:r>
            <w:r>
              <w:rPr>
                <w:rFonts w:cs="Angsana New"/>
                <w:cs/>
              </w:rPr>
              <w:t xml:space="preserve"> </w:t>
            </w:r>
            <w:r w:rsidRPr="00BC187A">
              <w:t xml:space="preserve">Date must be later than or equal to </w:t>
            </w:r>
            <w:r w:rsidRPr="000C6DB5">
              <w:t>Commercial Launch Date</w:t>
            </w:r>
          </w:p>
        </w:tc>
        <w:tc>
          <w:tcPr>
            <w:tcW w:w="1861" w:type="pct"/>
            <w:gridSpan w:val="2"/>
          </w:tcPr>
          <w:p w:rsidR="006F096E" w:rsidP="006F096E" w:rsidRDefault="006F096E" w14:paraId="45CF7F61" w14:textId="28B8C301">
            <w:r>
              <w:rPr>
                <w:rFonts w:hint="cs"/>
                <w:cs/>
              </w:rPr>
              <w:t>ถ้า</w:t>
            </w:r>
            <w:r w:rsidRPr="00BC187A">
              <w:t xml:space="preserve"> Fixed</w:t>
            </w:r>
            <w:r>
              <w:rPr>
                <w:rFonts w:cs="Angsana New"/>
                <w:cs/>
              </w:rPr>
              <w:t xml:space="preserve"> </w:t>
            </w:r>
            <w:r w:rsidRPr="00BC187A">
              <w:t>Start</w:t>
            </w:r>
            <w:r>
              <w:rPr>
                <w:rFonts w:cs="Angsana New"/>
                <w:cs/>
              </w:rPr>
              <w:t xml:space="preserve"> </w:t>
            </w:r>
            <w:r w:rsidRPr="00BC187A">
              <w:t>Date</w:t>
            </w:r>
            <w:r>
              <w:rPr>
                <w:rFonts w:hint="cs"/>
                <w:cs/>
              </w:rPr>
              <w:t xml:space="preserve"> และ </w:t>
            </w:r>
            <w:r w:rsidRPr="000C6DB5">
              <w:t>Commercial Launch Date</w:t>
            </w:r>
            <w:r w:rsidRPr="00B13F1C">
              <w:rPr>
                <w:rFonts w:hint="cs"/>
                <w:cs/>
              </w:rPr>
              <w:t xml:space="preserve"> </w:t>
            </w:r>
            <w:r>
              <w:rPr>
                <w:rFonts w:hint="cs"/>
                <w:cs/>
              </w:rPr>
              <w:t>มีค่า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ดังนั้น </w:t>
            </w:r>
            <w:r w:rsidRPr="00BC187A">
              <w:t>Fixed</w:t>
            </w:r>
            <w:r>
              <w:rPr>
                <w:rFonts w:cs="Angsana New"/>
                <w:cs/>
              </w:rPr>
              <w:t xml:space="preserve"> </w:t>
            </w:r>
            <w:r w:rsidRPr="00BC187A">
              <w:t>Start</w:t>
            </w:r>
            <w:r>
              <w:rPr>
                <w:rFonts w:cs="Angsana New"/>
                <w:cs/>
              </w:rPr>
              <w:t xml:space="preserve"> </w:t>
            </w:r>
            <w:r w:rsidRPr="00BC187A">
              <w:t>Date</w:t>
            </w:r>
            <w:r>
              <w:rPr>
                <w:rFonts w:hint="cs"/>
                <w:cs/>
              </w:rPr>
              <w:t xml:space="preserve"> จะต้องเป็นวันที่ที่มาหลังหรือเท่ากับ </w:t>
            </w:r>
            <w:r w:rsidRPr="000C6DB5">
              <w:t>Commercial Launch Date</w:t>
            </w:r>
          </w:p>
        </w:tc>
        <w:tc>
          <w:tcPr>
            <w:tcW w:w="735" w:type="pct"/>
            <w:gridSpan w:val="2"/>
          </w:tcPr>
          <w:p w:rsidRPr="00CD78B8" w:rsidR="006F096E" w:rsidP="006F096E" w:rsidRDefault="006F096E" w14:paraId="44568900" w14:textId="531DD45B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Pr="00792590" w:rsidR="006F096E" w:rsidTr="009C7C2B" w14:paraId="7DC3A638" w14:textId="77777777">
        <w:tc>
          <w:tcPr>
            <w:tcW w:w="778" w:type="pct"/>
          </w:tcPr>
          <w:p w:rsidRPr="00304DEB" w:rsidR="006F096E" w:rsidP="006F096E" w:rsidRDefault="006F096E" w14:paraId="1866B851" w14:textId="3A687C7A">
            <w:pPr>
              <w:rPr>
                <w:rFonts w:cs="CordiaUPC"/>
              </w:rPr>
            </w:pPr>
            <w:r w:rsidRPr="00EC5057">
              <w:rPr>
                <w:rFonts w:cs="CordiaUPC"/>
              </w:rPr>
              <w:t>0001</w:t>
            </w:r>
            <w:r>
              <w:rPr>
                <w:rFonts w:cs="CordiaUPC"/>
              </w:rPr>
              <w:t>2</w:t>
            </w:r>
          </w:p>
        </w:tc>
        <w:tc>
          <w:tcPr>
            <w:tcW w:w="1626" w:type="pct"/>
            <w:gridSpan w:val="2"/>
          </w:tcPr>
          <w:p w:rsidRPr="002259C2" w:rsidR="006F096E" w:rsidP="006F096E" w:rsidRDefault="006F096E" w14:paraId="37B9B1E6" w14:textId="557C30DB">
            <w:r w:rsidRPr="00AE503E">
              <w:t>Expir</w:t>
            </w:r>
            <w:r>
              <w:t xml:space="preserve">e </w:t>
            </w:r>
            <w:r w:rsidRPr="00AE503E">
              <w:t>Date</w:t>
            </w:r>
            <w:r w:rsidRPr="00BC187A">
              <w:t xml:space="preserve"> must be later than or equal to </w:t>
            </w:r>
            <w:r>
              <w:t xml:space="preserve">On </w:t>
            </w:r>
            <w:r w:rsidRPr="00BC187A">
              <w:t>Fixed</w:t>
            </w:r>
            <w:r>
              <w:rPr>
                <w:rFonts w:cs="Angsana New"/>
                <w:cs/>
              </w:rPr>
              <w:t xml:space="preserve"> </w:t>
            </w:r>
            <w:r w:rsidRPr="00BC187A">
              <w:t>Start</w:t>
            </w:r>
            <w:r>
              <w:rPr>
                <w:rFonts w:cs="Angsana New"/>
                <w:cs/>
              </w:rPr>
              <w:t xml:space="preserve"> </w:t>
            </w:r>
            <w:r w:rsidRPr="00BC187A">
              <w:t>Date</w:t>
            </w:r>
          </w:p>
        </w:tc>
        <w:tc>
          <w:tcPr>
            <w:tcW w:w="1861" w:type="pct"/>
            <w:gridSpan w:val="2"/>
          </w:tcPr>
          <w:p w:rsidR="006F096E" w:rsidP="006F096E" w:rsidRDefault="006F096E" w14:paraId="69EAA06A" w14:textId="186B27EA">
            <w:r>
              <w:rPr>
                <w:rFonts w:hint="cs"/>
                <w:cs/>
              </w:rPr>
              <w:t>ถ้า</w:t>
            </w:r>
            <w:r w:rsidRPr="00BC187A">
              <w:t xml:space="preserve"> Fixed</w:t>
            </w:r>
            <w:r>
              <w:rPr>
                <w:rFonts w:cs="Angsana New"/>
                <w:cs/>
              </w:rPr>
              <w:t xml:space="preserve"> </w:t>
            </w:r>
            <w:r w:rsidRPr="00BC187A">
              <w:t>Start</w:t>
            </w:r>
            <w:r>
              <w:rPr>
                <w:rFonts w:cs="Angsana New"/>
                <w:cs/>
              </w:rPr>
              <w:t xml:space="preserve"> </w:t>
            </w:r>
            <w:r w:rsidRPr="00BC187A">
              <w:t>Date</w:t>
            </w:r>
            <w:r>
              <w:rPr>
                <w:rFonts w:hint="cs"/>
                <w:cs/>
              </w:rPr>
              <w:t xml:space="preserve"> และ </w:t>
            </w:r>
            <w:r w:rsidRPr="00AE503E">
              <w:t>Expir</w:t>
            </w:r>
            <w:r>
              <w:t>e</w:t>
            </w:r>
            <w:r>
              <w:rPr>
                <w:rFonts w:cs="Angsana New"/>
                <w:cs/>
              </w:rPr>
              <w:t xml:space="preserve"> </w:t>
            </w:r>
            <w:r w:rsidRPr="00AE503E">
              <w:t>Date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>มีค่า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ดังนั้น </w:t>
            </w:r>
            <w:r w:rsidRPr="00AE503E">
              <w:t>Expir</w:t>
            </w:r>
            <w:r>
              <w:t xml:space="preserve">e </w:t>
            </w:r>
            <w:r w:rsidRPr="00AE503E">
              <w:t>Date</w:t>
            </w:r>
            <w:r>
              <w:rPr>
                <w:rFonts w:hint="cs"/>
                <w:cs/>
              </w:rPr>
              <w:t xml:space="preserve"> จะต้องเป็นวันที่ที่มาหลังหรือเท่ากับ </w:t>
            </w:r>
            <w:r w:rsidRPr="00BC187A">
              <w:t>Fixed</w:t>
            </w:r>
            <w:r>
              <w:rPr>
                <w:rFonts w:cs="Angsana New"/>
                <w:cs/>
              </w:rPr>
              <w:t xml:space="preserve"> </w:t>
            </w:r>
            <w:r w:rsidRPr="00BC187A">
              <w:t>Start</w:t>
            </w:r>
            <w:r>
              <w:rPr>
                <w:rFonts w:cs="Angsana New"/>
                <w:cs/>
              </w:rPr>
              <w:t xml:space="preserve"> </w:t>
            </w:r>
            <w:r w:rsidRPr="00BC187A">
              <w:t>Date</w:t>
            </w:r>
          </w:p>
        </w:tc>
        <w:tc>
          <w:tcPr>
            <w:tcW w:w="735" w:type="pct"/>
            <w:gridSpan w:val="2"/>
          </w:tcPr>
          <w:p w:rsidRPr="00CD78B8" w:rsidR="006F096E" w:rsidP="006F096E" w:rsidRDefault="006F096E" w14:paraId="6918F6DF" w14:textId="61E6F421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Pr="00792590" w:rsidR="006F096E" w:rsidTr="009C7C2B" w14:paraId="06A0D232" w14:textId="77777777">
        <w:tc>
          <w:tcPr>
            <w:tcW w:w="778" w:type="pct"/>
          </w:tcPr>
          <w:p w:rsidRPr="00304DEB" w:rsidR="006F096E" w:rsidP="006F096E" w:rsidRDefault="006F096E" w14:paraId="3868EA64" w14:textId="743071B3">
            <w:pPr>
              <w:rPr>
                <w:rFonts w:cs="CordiaUPC"/>
              </w:rPr>
            </w:pPr>
            <w:r>
              <w:rPr>
                <w:rFonts w:cs="CordiaUPC"/>
              </w:rPr>
              <w:t>00012</w:t>
            </w:r>
          </w:p>
        </w:tc>
        <w:tc>
          <w:tcPr>
            <w:tcW w:w="1626" w:type="pct"/>
            <w:gridSpan w:val="2"/>
          </w:tcPr>
          <w:p w:rsidRPr="002259C2" w:rsidR="006F096E" w:rsidP="006F096E" w:rsidRDefault="006F096E" w14:paraId="2BF4DA44" w14:textId="0186C675">
            <w:r w:rsidRPr="00BC187A">
              <w:t>Fixed</w:t>
            </w:r>
            <w:r>
              <w:t xml:space="preserve"> End </w:t>
            </w:r>
            <w:r w:rsidRPr="00BC187A">
              <w:t xml:space="preserve">Date must be later than or equal </w:t>
            </w:r>
            <w:r w:rsidRPr="002A323A">
              <w:t>Commercial Launch Date</w:t>
            </w:r>
          </w:p>
        </w:tc>
        <w:tc>
          <w:tcPr>
            <w:tcW w:w="1861" w:type="pct"/>
            <w:gridSpan w:val="2"/>
          </w:tcPr>
          <w:p w:rsidR="006F096E" w:rsidP="006F096E" w:rsidRDefault="006F096E" w14:paraId="6B6637AB" w14:textId="2A7835AC">
            <w:r>
              <w:rPr>
                <w:rFonts w:hint="cs"/>
                <w:cs/>
              </w:rPr>
              <w:t>ถ้า</w:t>
            </w:r>
            <w:r w:rsidRPr="00BC187A">
              <w:t xml:space="preserve"> Fixed</w:t>
            </w:r>
            <w:r>
              <w:t xml:space="preserve"> End </w:t>
            </w:r>
            <w:r w:rsidRPr="00BC187A">
              <w:t>Date</w:t>
            </w:r>
            <w:r>
              <w:rPr>
                <w:rFonts w:hint="cs"/>
                <w:cs/>
              </w:rPr>
              <w:t xml:space="preserve"> และ </w:t>
            </w:r>
            <w:r w:rsidRPr="002A323A">
              <w:t>Commercial Launch Date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>มีค่า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ดังนั้น </w:t>
            </w:r>
            <w:r w:rsidRPr="00BC187A">
              <w:t>Fixed</w:t>
            </w:r>
            <w:r>
              <w:t xml:space="preserve"> End </w:t>
            </w:r>
            <w:r w:rsidRPr="00BC187A">
              <w:t>Date</w:t>
            </w:r>
            <w:r>
              <w:rPr>
                <w:rFonts w:hint="cs"/>
                <w:cs/>
              </w:rPr>
              <w:t xml:space="preserve"> จะต้องเป็นวันที่ที่มาหลังหรือเท่ากับ </w:t>
            </w:r>
            <w:r w:rsidRPr="002A323A">
              <w:t>Commercial Launch Date</w:t>
            </w:r>
          </w:p>
        </w:tc>
        <w:tc>
          <w:tcPr>
            <w:tcW w:w="735" w:type="pct"/>
            <w:gridSpan w:val="2"/>
          </w:tcPr>
          <w:p w:rsidRPr="00CD78B8" w:rsidR="006F096E" w:rsidP="006F096E" w:rsidRDefault="006F096E" w14:paraId="4B729A93" w14:textId="60AFBFAE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Pr="00792590" w:rsidR="006F096E" w:rsidTr="009C7C2B" w14:paraId="77ED64C9" w14:textId="77777777">
        <w:tc>
          <w:tcPr>
            <w:tcW w:w="778" w:type="pct"/>
          </w:tcPr>
          <w:p w:rsidRPr="00304DEB" w:rsidR="006F096E" w:rsidP="006F096E" w:rsidRDefault="006F096E" w14:paraId="62AC8501" w14:textId="51596464">
            <w:pPr>
              <w:rPr>
                <w:rFonts w:cs="CordiaUPC"/>
              </w:rPr>
            </w:pPr>
            <w:r>
              <w:rPr>
                <w:rFonts w:cs="CordiaUPC"/>
              </w:rPr>
              <w:t>00012</w:t>
            </w:r>
          </w:p>
        </w:tc>
        <w:tc>
          <w:tcPr>
            <w:tcW w:w="1626" w:type="pct"/>
            <w:gridSpan w:val="2"/>
          </w:tcPr>
          <w:p w:rsidRPr="002259C2" w:rsidR="006F096E" w:rsidP="006F096E" w:rsidRDefault="006F096E" w14:paraId="0F776416" w14:textId="6D6D4151">
            <w:r w:rsidRPr="00BC187A">
              <w:t>Fixed</w:t>
            </w:r>
            <w:r>
              <w:rPr>
                <w:rFonts w:cs="Angsana New"/>
                <w:cs/>
              </w:rPr>
              <w:t xml:space="preserve"> </w:t>
            </w:r>
            <w:r w:rsidRPr="00BC187A">
              <w:t>End</w:t>
            </w:r>
            <w:r>
              <w:rPr>
                <w:rFonts w:cs="Angsana New"/>
                <w:cs/>
              </w:rPr>
              <w:t xml:space="preserve"> </w:t>
            </w:r>
            <w:r w:rsidRPr="00BC187A">
              <w:t>Date must be later than or equal to Fixed</w:t>
            </w:r>
            <w:r>
              <w:rPr>
                <w:rFonts w:cs="Angsana New"/>
                <w:cs/>
              </w:rPr>
              <w:t xml:space="preserve"> </w:t>
            </w:r>
            <w:r w:rsidRPr="00BC187A">
              <w:t>Start</w:t>
            </w:r>
            <w:r>
              <w:rPr>
                <w:rFonts w:cs="Angsana New"/>
                <w:cs/>
              </w:rPr>
              <w:t xml:space="preserve"> </w:t>
            </w:r>
            <w:r w:rsidRPr="00BC187A">
              <w:t>Date</w:t>
            </w:r>
          </w:p>
        </w:tc>
        <w:tc>
          <w:tcPr>
            <w:tcW w:w="1861" w:type="pct"/>
            <w:gridSpan w:val="2"/>
          </w:tcPr>
          <w:p w:rsidR="006F096E" w:rsidP="006F096E" w:rsidRDefault="006F096E" w14:paraId="724768F8" w14:textId="136FBD56">
            <w:r>
              <w:rPr>
                <w:rFonts w:hint="cs"/>
                <w:cs/>
              </w:rPr>
              <w:t>ถ้า</w:t>
            </w:r>
            <w:r w:rsidRPr="00BC187A">
              <w:t xml:space="preserve"> Fixed</w:t>
            </w:r>
            <w:r>
              <w:rPr>
                <w:rFonts w:cs="Angsana New"/>
                <w:cs/>
              </w:rPr>
              <w:t xml:space="preserve"> </w:t>
            </w:r>
            <w:r w:rsidRPr="00BC187A">
              <w:t>Start</w:t>
            </w:r>
            <w:r>
              <w:rPr>
                <w:rFonts w:cs="Angsana New"/>
                <w:cs/>
              </w:rPr>
              <w:t xml:space="preserve"> </w:t>
            </w:r>
            <w:r w:rsidRPr="00BC187A">
              <w:t>Date</w:t>
            </w:r>
            <w:r>
              <w:rPr>
                <w:rFonts w:hint="cs"/>
                <w:cs/>
              </w:rPr>
              <w:t xml:space="preserve"> และ </w:t>
            </w:r>
            <w:r w:rsidRPr="00BC187A">
              <w:t>Fixed</w:t>
            </w:r>
            <w:r>
              <w:rPr>
                <w:rFonts w:cs="Angsana New"/>
                <w:cs/>
              </w:rPr>
              <w:t xml:space="preserve"> </w:t>
            </w:r>
            <w:r w:rsidRPr="00BC187A">
              <w:t>End</w:t>
            </w:r>
            <w:r>
              <w:rPr>
                <w:rFonts w:cs="Angsana New"/>
                <w:cs/>
              </w:rPr>
              <w:t xml:space="preserve"> </w:t>
            </w:r>
            <w:r w:rsidRPr="00BC187A">
              <w:t>Date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>มีค่า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ดังนั้น </w:t>
            </w:r>
            <w:r w:rsidRPr="00BC187A">
              <w:t>Fixed</w:t>
            </w:r>
            <w:r>
              <w:rPr>
                <w:rFonts w:cs="Angsana New"/>
                <w:cs/>
              </w:rPr>
              <w:t xml:space="preserve"> </w:t>
            </w:r>
            <w:r w:rsidRPr="00BC187A">
              <w:t>End</w:t>
            </w:r>
            <w:r>
              <w:rPr>
                <w:rFonts w:cs="Angsana New"/>
                <w:cs/>
              </w:rPr>
              <w:t xml:space="preserve"> </w:t>
            </w:r>
            <w:r w:rsidRPr="00BC187A">
              <w:t>Date</w:t>
            </w:r>
            <w:r>
              <w:rPr>
                <w:rFonts w:hint="cs"/>
                <w:cs/>
              </w:rPr>
              <w:t xml:space="preserve"> จะต้องเป็นวันที่ที่มาหลังหรือเท่ากับ </w:t>
            </w:r>
            <w:r w:rsidRPr="00BC187A">
              <w:t>Fixed</w:t>
            </w:r>
            <w:r>
              <w:rPr>
                <w:rFonts w:cs="Angsana New"/>
                <w:cs/>
              </w:rPr>
              <w:t xml:space="preserve"> </w:t>
            </w:r>
            <w:r w:rsidRPr="00BC187A">
              <w:t>Start</w:t>
            </w:r>
            <w:r>
              <w:rPr>
                <w:rFonts w:cs="Angsana New"/>
                <w:cs/>
              </w:rPr>
              <w:t xml:space="preserve"> </w:t>
            </w:r>
            <w:r w:rsidRPr="00BC187A">
              <w:t>Date</w:t>
            </w:r>
          </w:p>
        </w:tc>
        <w:tc>
          <w:tcPr>
            <w:tcW w:w="735" w:type="pct"/>
            <w:gridSpan w:val="2"/>
          </w:tcPr>
          <w:p w:rsidRPr="00CD78B8" w:rsidR="006F096E" w:rsidP="006F096E" w:rsidRDefault="006F096E" w14:paraId="3892EF26" w14:textId="40BF37ED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Pr="00792590" w:rsidR="006F096E" w:rsidTr="009C7C2B" w14:paraId="1F852E2A" w14:textId="77777777">
        <w:tc>
          <w:tcPr>
            <w:tcW w:w="778" w:type="pct"/>
          </w:tcPr>
          <w:p w:rsidRPr="00304DEB" w:rsidR="006F096E" w:rsidP="006F096E" w:rsidRDefault="006F096E" w14:paraId="69406702" w14:textId="469A0C2A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304DEB">
              <w:rPr>
                <w:rFonts w:ascii="CordiaUPC" w:hAnsi="CordiaUPC" w:cs="CordiaUPC"/>
                <w:sz w:val="28"/>
                <w:szCs w:val="28"/>
              </w:rPr>
              <w:t>0000</w:t>
            </w:r>
            <w:r>
              <w:rPr>
                <w:rFonts w:ascii="CordiaUPC" w:hAnsi="CordiaUPC" w:cs="CordiaUPC"/>
                <w:sz w:val="28"/>
                <w:szCs w:val="28"/>
              </w:rPr>
              <w:t>1</w:t>
            </w:r>
          </w:p>
        </w:tc>
        <w:tc>
          <w:tcPr>
            <w:tcW w:w="1626" w:type="pct"/>
            <w:gridSpan w:val="2"/>
          </w:tcPr>
          <w:p w:rsidRPr="002259C2" w:rsidR="006F096E" w:rsidP="006F096E" w:rsidRDefault="006F096E" w14:paraId="66BC9875" w14:textId="72FE5F3A">
            <w:r>
              <w:t>Share Plan is required</w:t>
            </w:r>
          </w:p>
        </w:tc>
        <w:tc>
          <w:tcPr>
            <w:tcW w:w="1861" w:type="pct"/>
            <w:gridSpan w:val="2"/>
          </w:tcPr>
          <w:p w:rsidR="006F096E" w:rsidP="006F096E" w:rsidRDefault="006F096E" w14:paraId="6C31AD73" w14:textId="1890D68A">
            <w:r>
              <w:t xml:space="preserve">SharePlan </w:t>
            </w:r>
            <w:r w:rsidRPr="00792590">
              <w:rPr>
                <w:rFonts w:hint="cs" w:cs="Angsana New"/>
                <w:cs/>
              </w:rPr>
              <w:t xml:space="preserve">จะต้องเป็น </w:t>
            </w:r>
            <w:r w:rsidRPr="00792590">
              <w:rPr>
                <w:rFonts w:cs="CordiaUPC"/>
              </w:rPr>
              <w:t>Mandatory</w:t>
            </w:r>
          </w:p>
        </w:tc>
        <w:tc>
          <w:tcPr>
            <w:tcW w:w="735" w:type="pct"/>
            <w:gridSpan w:val="2"/>
          </w:tcPr>
          <w:p w:rsidRPr="00CD78B8" w:rsidR="006F096E" w:rsidP="006F096E" w:rsidRDefault="006F096E" w14:paraId="48D7F2AA" w14:textId="27384DCE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Pr="00792590" w:rsidR="006F096E" w:rsidTr="009C7C2B" w14:paraId="1994DC82" w14:textId="77777777">
        <w:tc>
          <w:tcPr>
            <w:tcW w:w="778" w:type="pct"/>
          </w:tcPr>
          <w:p w:rsidRPr="00304DEB" w:rsidR="006F096E" w:rsidP="006F096E" w:rsidRDefault="006F096E" w14:paraId="622C5C60" w14:textId="1461CC60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617247">
              <w:rPr>
                <w:rFonts w:ascii="CordiaUPC" w:hAnsi="CordiaUPC" w:cs="CordiaUPC"/>
                <w:sz w:val="28"/>
                <w:szCs w:val="28"/>
              </w:rPr>
              <w:t>00004</w:t>
            </w:r>
          </w:p>
        </w:tc>
        <w:tc>
          <w:tcPr>
            <w:tcW w:w="1626" w:type="pct"/>
            <w:gridSpan w:val="2"/>
          </w:tcPr>
          <w:p w:rsidRPr="002259C2" w:rsidR="006F096E" w:rsidP="006F096E" w:rsidRDefault="006F096E" w14:paraId="5AE0AD95" w14:textId="035A0780">
            <w:r>
              <w:t>No of Member</w:t>
            </w:r>
            <w:r w:rsidRPr="00AE503E">
              <w:t xml:space="preserve"> is </w:t>
            </w:r>
            <w:r>
              <w:t>required</w:t>
            </w:r>
            <w:r w:rsidRPr="00AE503E">
              <w:t xml:space="preserve"> when </w:t>
            </w:r>
            <w:r>
              <w:t>Share Plan</w:t>
            </w:r>
            <w:r>
              <w:rPr>
                <w:rFonts w:hint="cs"/>
                <w:cs/>
              </w:rPr>
              <w:t xml:space="preserve"> </w:t>
            </w:r>
            <w:r w:rsidRPr="00AE503E">
              <w:t>is</w:t>
            </w:r>
            <w:r>
              <w:rPr>
                <w:rFonts w:cs="Angsana New"/>
                <w:cs/>
              </w:rPr>
              <w:t xml:space="preserve"> “</w:t>
            </w:r>
            <w:r>
              <w:t>Yes</w:t>
            </w:r>
            <w:r>
              <w:rPr>
                <w:rFonts w:cs="Angsana New"/>
                <w:cs/>
              </w:rPr>
              <w:t>”</w:t>
            </w:r>
          </w:p>
        </w:tc>
        <w:tc>
          <w:tcPr>
            <w:tcW w:w="1861" w:type="pct"/>
            <w:gridSpan w:val="2"/>
          </w:tcPr>
          <w:p w:rsidR="006F096E" w:rsidP="006F096E" w:rsidRDefault="006F096E" w14:paraId="78701DBE" w14:textId="1C5A51C7">
            <w:r>
              <w:rPr>
                <w:rFonts w:hint="cs"/>
                <w:cs/>
              </w:rPr>
              <w:t>ถ้า</w:t>
            </w:r>
            <w:r>
              <w:t xml:space="preserve"> SharePlan</w:t>
            </w:r>
            <w:r>
              <w:rPr>
                <w:rFonts w:hint="cs"/>
                <w:cs/>
              </w:rPr>
              <w:t xml:space="preserve"> มีค่าเป็น </w:t>
            </w:r>
            <w:r>
              <w:rPr>
                <w:rFonts w:cs="Angsana New"/>
                <w:cs/>
              </w:rPr>
              <w:t>“</w:t>
            </w:r>
            <w:r>
              <w:t>Yes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ดังนั้น </w:t>
            </w:r>
            <w:r>
              <w:t xml:space="preserve">NoOfMember </w:t>
            </w:r>
            <w:r w:rsidRPr="00792590">
              <w:rPr>
                <w:rFonts w:hint="cs" w:cs="Angsana New"/>
                <w:cs/>
              </w:rPr>
              <w:t xml:space="preserve">จะต้องเป็น </w:t>
            </w:r>
            <w:r w:rsidRPr="00792590">
              <w:rPr>
                <w:rFonts w:cs="CordiaUPC"/>
              </w:rPr>
              <w:t>Mandatory</w:t>
            </w:r>
          </w:p>
        </w:tc>
        <w:tc>
          <w:tcPr>
            <w:tcW w:w="735" w:type="pct"/>
            <w:gridSpan w:val="2"/>
          </w:tcPr>
          <w:p w:rsidRPr="00617247" w:rsidR="006F096E" w:rsidP="006F096E" w:rsidRDefault="006F096E" w14:paraId="00320274" w14:textId="458EFA5D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Pr="00792590" w:rsidR="0048607F" w:rsidTr="009C7C2B" w14:paraId="20D8301D" w14:textId="77777777">
        <w:tc>
          <w:tcPr>
            <w:tcW w:w="778" w:type="pct"/>
          </w:tcPr>
          <w:p w:rsidRPr="00617247" w:rsidR="0048607F" w:rsidP="0048607F" w:rsidRDefault="0048607F" w14:paraId="7E63EA0E" w14:textId="3D22236E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617247">
              <w:rPr>
                <w:rFonts w:ascii="CordiaUPC" w:hAnsi="CordiaUPC" w:cs="CordiaUPC"/>
                <w:sz w:val="28"/>
                <w:szCs w:val="28"/>
              </w:rPr>
              <w:t>00004</w:t>
            </w:r>
          </w:p>
        </w:tc>
        <w:tc>
          <w:tcPr>
            <w:tcW w:w="1626" w:type="pct"/>
            <w:gridSpan w:val="2"/>
          </w:tcPr>
          <w:p w:rsidR="0048607F" w:rsidP="0048607F" w:rsidRDefault="0048607F" w14:paraId="5A170A5A" w14:textId="61B60083">
            <w:r>
              <w:t>Member Flag</w:t>
            </w:r>
            <w:r w:rsidRPr="00AE503E">
              <w:t xml:space="preserve"> is </w:t>
            </w:r>
            <w:r>
              <w:t>required</w:t>
            </w:r>
            <w:r w:rsidRPr="00AE503E">
              <w:t xml:space="preserve"> when </w:t>
            </w:r>
            <w:r>
              <w:t>Share Plan</w:t>
            </w:r>
            <w:r>
              <w:rPr>
                <w:rFonts w:hint="cs"/>
                <w:cs/>
              </w:rPr>
              <w:t xml:space="preserve"> </w:t>
            </w:r>
            <w:r w:rsidRPr="00AE503E">
              <w:t>is</w:t>
            </w:r>
            <w:r>
              <w:rPr>
                <w:rFonts w:cs="Angsana New"/>
                <w:cs/>
              </w:rPr>
              <w:t xml:space="preserve"> “</w:t>
            </w:r>
            <w:r>
              <w:t>Yes</w:t>
            </w:r>
            <w:r>
              <w:rPr>
                <w:rFonts w:cs="Angsana New"/>
                <w:cs/>
              </w:rPr>
              <w:t>”</w:t>
            </w:r>
          </w:p>
        </w:tc>
        <w:tc>
          <w:tcPr>
            <w:tcW w:w="1861" w:type="pct"/>
            <w:gridSpan w:val="2"/>
          </w:tcPr>
          <w:p w:rsidR="0048607F" w:rsidP="0048607F" w:rsidRDefault="0048607F" w14:paraId="40F514DC" w14:textId="1E3E7B5B">
            <w:pPr>
              <w:rPr>
                <w:cs/>
              </w:rPr>
            </w:pPr>
            <w:r>
              <w:rPr>
                <w:rFonts w:hint="cs"/>
                <w:cs/>
              </w:rPr>
              <w:t>ถ้า</w:t>
            </w:r>
            <w:r>
              <w:t xml:space="preserve"> SharePlan</w:t>
            </w:r>
            <w:r>
              <w:rPr>
                <w:rFonts w:hint="cs"/>
                <w:cs/>
              </w:rPr>
              <w:t xml:space="preserve"> มีค่าเป็น </w:t>
            </w:r>
            <w:r>
              <w:rPr>
                <w:rFonts w:cs="Angsana New"/>
                <w:cs/>
              </w:rPr>
              <w:t>“</w:t>
            </w:r>
            <w:r>
              <w:t>Yes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ดังนั้น </w:t>
            </w:r>
            <w:r>
              <w:t xml:space="preserve">memberFlg </w:t>
            </w:r>
            <w:r w:rsidRPr="00792590">
              <w:rPr>
                <w:rFonts w:hint="cs" w:cs="Angsana New"/>
                <w:cs/>
              </w:rPr>
              <w:t xml:space="preserve">จะต้องเป็น </w:t>
            </w:r>
            <w:r w:rsidRPr="00792590">
              <w:rPr>
                <w:rFonts w:cs="CordiaUPC"/>
              </w:rPr>
              <w:t>Mandatory</w:t>
            </w:r>
          </w:p>
        </w:tc>
        <w:tc>
          <w:tcPr>
            <w:tcW w:w="735" w:type="pct"/>
            <w:gridSpan w:val="2"/>
          </w:tcPr>
          <w:p w:rsidR="0048607F" w:rsidP="0048607F" w:rsidRDefault="0048607F" w14:paraId="152E008F" w14:textId="5E0F1CC3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Pr="00792590" w:rsidR="006F096E" w:rsidTr="009C7C2B" w14:paraId="0A3579A2" w14:textId="77777777">
        <w:tc>
          <w:tcPr>
            <w:tcW w:w="778" w:type="pct"/>
          </w:tcPr>
          <w:p w:rsidRPr="00952E5C" w:rsidR="006F096E" w:rsidP="006F096E" w:rsidRDefault="006F096E" w14:paraId="242FBA57" w14:textId="0E94F82D">
            <w:pPr>
              <w:pStyle w:val="BodyTextTable"/>
              <w:rPr>
                <w:rFonts w:ascii="CordiaUPC" w:hAnsi="CordiaUPC" w:eastAsiaTheme="minorHAnsi" w:cstheme="minorBidi"/>
                <w:sz w:val="28"/>
                <w:szCs w:val="28"/>
                <w:cs/>
                <w:lang w:bidi="th-TH"/>
              </w:rPr>
            </w:pPr>
            <w:r w:rsidRPr="00952E5C">
              <w:rPr>
                <w:rFonts w:ascii="CordiaUPC" w:hAnsi="CordiaUPC" w:eastAsiaTheme="minorHAnsi" w:cstheme="minorBidi"/>
                <w:sz w:val="28"/>
                <w:szCs w:val="28"/>
                <w:lang w:bidi="th-TH"/>
              </w:rPr>
              <w:t>00023</w:t>
            </w:r>
          </w:p>
        </w:tc>
        <w:tc>
          <w:tcPr>
            <w:tcW w:w="1626" w:type="pct"/>
            <w:gridSpan w:val="2"/>
          </w:tcPr>
          <w:p w:rsidR="006F096E" w:rsidP="006F096E" w:rsidRDefault="006F096E" w14:paraId="560C6AA7" w14:textId="6F99BC6B">
            <w:r w:rsidRPr="00AE503E">
              <w:t xml:space="preserve">No Of </w:t>
            </w:r>
            <w:r>
              <w:t>Member</w:t>
            </w:r>
            <w:r w:rsidRPr="00AE503E">
              <w:rPr>
                <w:rFonts w:cs="Angsana New"/>
                <w:cs/>
              </w:rPr>
              <w:t xml:space="preserve"> </w:t>
            </w:r>
            <w:r>
              <w:t xml:space="preserve">must be Integer </w:t>
            </w:r>
            <w:r>
              <w:rPr>
                <w:rFonts w:cs="Angsana New"/>
                <w:cs/>
              </w:rPr>
              <w:t>(</w:t>
            </w:r>
            <w:r>
              <w:t>Min 1, Max 999,999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1861" w:type="pct"/>
            <w:gridSpan w:val="2"/>
          </w:tcPr>
          <w:p w:rsidR="006F096E" w:rsidP="006F096E" w:rsidRDefault="006F096E" w14:paraId="35647AB6" w14:textId="269F191F">
            <w:r>
              <w:rPr>
                <w:rFonts w:hint="cs"/>
                <w:cs/>
              </w:rPr>
              <w:t xml:space="preserve">ถ้า </w:t>
            </w:r>
            <w:r>
              <w:t xml:space="preserve">NoOfMember </w:t>
            </w:r>
            <w:r>
              <w:rPr>
                <w:rFonts w:hint="cs"/>
                <w:cs/>
              </w:rPr>
              <w:t xml:space="preserve">มีค่า ดังนั้น </w:t>
            </w:r>
            <w:r>
              <w:t xml:space="preserve">NoOfMember </w:t>
            </w:r>
            <w:r>
              <w:rPr>
                <w:rFonts w:hint="cs"/>
                <w:cs/>
              </w:rPr>
              <w:t xml:space="preserve">จะต้องเป็นจำนวนเต็มและมีค่าอยู่ในช่วง </w:t>
            </w:r>
            <w:r>
              <w:t>1</w:t>
            </w:r>
            <w:r>
              <w:rPr>
                <w:rFonts w:cs="Angsana New"/>
                <w:cs/>
              </w:rPr>
              <w:t xml:space="preserve"> – </w:t>
            </w:r>
            <w:r>
              <w:t>999,999</w:t>
            </w:r>
          </w:p>
        </w:tc>
        <w:tc>
          <w:tcPr>
            <w:tcW w:w="735" w:type="pct"/>
            <w:gridSpan w:val="2"/>
          </w:tcPr>
          <w:p w:rsidR="006F096E" w:rsidP="006F096E" w:rsidRDefault="006F096E" w14:paraId="6AC45D20" w14:textId="63873B5C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Pr="00792590" w:rsidR="006F096E" w:rsidTr="009C7C2B" w14:paraId="11725B1F" w14:textId="77777777">
        <w:tc>
          <w:tcPr>
            <w:tcW w:w="778" w:type="pct"/>
          </w:tcPr>
          <w:p w:rsidRPr="00952E5C" w:rsidR="006F096E" w:rsidP="006F096E" w:rsidRDefault="006F096E" w14:paraId="4DA59091" w14:textId="5C6FEC35">
            <w:pPr>
              <w:pStyle w:val="BodyTextTable"/>
              <w:rPr>
                <w:rFonts w:ascii="CordiaUPC" w:hAnsi="CordiaUPC" w:eastAsiaTheme="minorHAnsi" w:cstheme="minorBidi"/>
                <w:sz w:val="28"/>
                <w:szCs w:val="28"/>
                <w:lang w:bidi="th-TH"/>
              </w:rPr>
            </w:pP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>00001</w:t>
            </w:r>
          </w:p>
        </w:tc>
        <w:tc>
          <w:tcPr>
            <w:tcW w:w="1626" w:type="pct"/>
            <w:gridSpan w:val="2"/>
          </w:tcPr>
          <w:p w:rsidRPr="00AE503E" w:rsidR="006F096E" w:rsidP="006F096E" w:rsidRDefault="006F096E" w14:paraId="63A7EDBB" w14:textId="1FA81490">
            <w:r w:rsidRPr="004F477E">
              <w:t>NRTG</w:t>
            </w:r>
            <w:r w:rsidRPr="004F477E">
              <w:rPr>
                <w:rFonts w:cs="CordiaUPC"/>
                <w:cs/>
              </w:rPr>
              <w:t>/</w:t>
            </w:r>
            <w:r w:rsidRPr="004F477E">
              <w:t>NGCM</w:t>
            </w:r>
            <w:r>
              <w:rPr>
                <w:rFonts w:cs="CordiaUPC"/>
                <w:cs/>
              </w:rPr>
              <w:t xml:space="preserve"> (</w:t>
            </w:r>
            <w:r>
              <w:t>WO1044</w:t>
            </w:r>
            <w:r>
              <w:rPr>
                <w:rFonts w:cs="CordiaUPC"/>
                <w:cs/>
              </w:rPr>
              <w:t xml:space="preserve">) </w:t>
            </w:r>
            <w:r>
              <w:t>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  <w:gridSpan w:val="2"/>
          </w:tcPr>
          <w:p w:rsidR="006F096E" w:rsidP="006F096E" w:rsidRDefault="006F096E" w14:paraId="3C57FDB8" w14:textId="6A42CC64">
            <w:pPr>
              <w:rPr>
                <w:cs/>
              </w:rPr>
            </w:pPr>
            <w:r>
              <w:rPr>
                <w:rFonts w:hint="cs"/>
                <w:cs/>
              </w:rPr>
              <w:t>ถ้า</w:t>
            </w:r>
            <w:r>
              <w:t xml:space="preserve"> customerType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t>P</w:t>
            </w:r>
            <w:r>
              <w:rPr>
                <w:rFonts w:cs="Angsana New"/>
              </w:rPr>
              <w:t>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>
              <w:t>All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ดังนั้น </w:t>
            </w:r>
            <w:r w:rsidRPr="004F477E">
              <w:t>NRTG</w:t>
            </w:r>
            <w:r w:rsidRPr="004F477E">
              <w:rPr>
                <w:rFonts w:cs="CordiaUPC"/>
                <w:cs/>
              </w:rPr>
              <w:t>/</w:t>
            </w:r>
            <w:r w:rsidRPr="004F477E">
              <w:t>NGCM</w:t>
            </w:r>
            <w:r>
              <w:rPr>
                <w:rFonts w:cs="CordiaUPC"/>
                <w:cs/>
              </w:rPr>
              <w:t xml:space="preserve"> (</w:t>
            </w:r>
            <w:r>
              <w:t>WO1044</w:t>
            </w:r>
            <w:r>
              <w:rPr>
                <w:rFonts w:cs="CordiaUPC"/>
                <w:cs/>
              </w:rPr>
              <w:t xml:space="preserve">) </w:t>
            </w:r>
            <w:r>
              <w:rPr>
                <w:rFonts w:hint="cs"/>
                <w:cs/>
              </w:rPr>
              <w:t xml:space="preserve">จะต้องเป็น </w:t>
            </w:r>
            <w:r>
              <w:t>Mandatory</w:t>
            </w:r>
          </w:p>
        </w:tc>
        <w:tc>
          <w:tcPr>
            <w:tcW w:w="735" w:type="pct"/>
            <w:gridSpan w:val="2"/>
          </w:tcPr>
          <w:p w:rsidR="006F096E" w:rsidP="006F096E" w:rsidRDefault="006F096E" w14:paraId="16AD4D12" w14:textId="78F28732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Pr="00792590" w:rsidR="006F096E" w:rsidTr="009C7C2B" w14:paraId="097FFCCC" w14:textId="77777777">
        <w:tc>
          <w:tcPr>
            <w:tcW w:w="778" w:type="pct"/>
          </w:tcPr>
          <w:p w:rsidR="006F096E" w:rsidP="006F096E" w:rsidRDefault="006F096E" w14:paraId="554590BD" w14:textId="0E6B74AF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>00001</w:t>
            </w:r>
          </w:p>
        </w:tc>
        <w:tc>
          <w:tcPr>
            <w:tcW w:w="1626" w:type="pct"/>
            <w:gridSpan w:val="2"/>
          </w:tcPr>
          <w:p w:rsidRPr="004F477E" w:rsidR="006F096E" w:rsidP="006F096E" w:rsidRDefault="006F096E" w14:paraId="68CE8F3B" w14:textId="4B6825CE">
            <w:r w:rsidRPr="004F477E">
              <w:t>NRTG</w:t>
            </w:r>
            <w:r w:rsidRPr="004F477E">
              <w:rPr>
                <w:rFonts w:cs="CordiaUPC"/>
                <w:cs/>
              </w:rPr>
              <w:t>/</w:t>
            </w:r>
            <w:r w:rsidRPr="004F477E">
              <w:t>NGCM</w:t>
            </w:r>
            <w:r>
              <w:rPr>
                <w:rFonts w:cs="CordiaUPC"/>
                <w:cs/>
              </w:rPr>
              <w:t xml:space="preserve"> (</w:t>
            </w:r>
            <w:r>
              <w:t>WO1056</w:t>
            </w:r>
            <w:r>
              <w:rPr>
                <w:rFonts w:cs="CordiaUPC"/>
                <w:cs/>
              </w:rPr>
              <w:t xml:space="preserve">) </w:t>
            </w:r>
            <w:r>
              <w:t>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  <w:gridSpan w:val="2"/>
          </w:tcPr>
          <w:p w:rsidR="006F096E" w:rsidP="006F096E" w:rsidRDefault="006F096E" w14:paraId="5759ABD7" w14:textId="757F2D91">
            <w:pPr>
              <w:rPr>
                <w:cs/>
              </w:rPr>
            </w:pPr>
            <w:r>
              <w:rPr>
                <w:rFonts w:hint="cs"/>
                <w:cs/>
              </w:rPr>
              <w:t>ถ้า</w:t>
            </w:r>
            <w:r>
              <w:t xml:space="preserve"> customerType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t>P</w:t>
            </w:r>
            <w:r>
              <w:rPr>
                <w:rFonts w:cs="Angsana New"/>
              </w:rPr>
              <w:t>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>
              <w:t>All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ดังนั้น </w:t>
            </w:r>
            <w:r w:rsidRPr="004F477E">
              <w:t>NRTG</w:t>
            </w:r>
            <w:r w:rsidRPr="004F477E">
              <w:rPr>
                <w:rFonts w:cs="CordiaUPC"/>
                <w:cs/>
              </w:rPr>
              <w:t>/</w:t>
            </w:r>
            <w:r w:rsidRPr="004F477E">
              <w:t>NGCM</w:t>
            </w:r>
            <w:r>
              <w:rPr>
                <w:rFonts w:cs="CordiaUPC"/>
                <w:cs/>
              </w:rPr>
              <w:t xml:space="preserve"> (</w:t>
            </w:r>
            <w:r>
              <w:t>WO1056</w:t>
            </w:r>
            <w:r>
              <w:rPr>
                <w:rFonts w:cs="CordiaUPC"/>
                <w:cs/>
              </w:rPr>
              <w:t xml:space="preserve">) </w:t>
            </w:r>
            <w:r>
              <w:rPr>
                <w:rFonts w:hint="cs"/>
                <w:cs/>
              </w:rPr>
              <w:t xml:space="preserve">จะต้องเป็น </w:t>
            </w:r>
            <w:r>
              <w:t>Mandatory</w:t>
            </w:r>
          </w:p>
        </w:tc>
        <w:tc>
          <w:tcPr>
            <w:tcW w:w="735" w:type="pct"/>
            <w:gridSpan w:val="2"/>
          </w:tcPr>
          <w:p w:rsidR="006F096E" w:rsidP="006F096E" w:rsidRDefault="006F096E" w14:paraId="2622360B" w14:textId="2B041CCC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Pr="00792590" w:rsidR="006F096E" w:rsidTr="009C7C2B" w14:paraId="242B7A62" w14:textId="77777777">
        <w:tc>
          <w:tcPr>
            <w:tcW w:w="778" w:type="pct"/>
          </w:tcPr>
          <w:p w:rsidR="006F096E" w:rsidP="006F096E" w:rsidRDefault="006F096E" w14:paraId="0E11C573" w14:textId="57D1812B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>00001</w:t>
            </w:r>
          </w:p>
        </w:tc>
        <w:tc>
          <w:tcPr>
            <w:tcW w:w="1626" w:type="pct"/>
            <w:gridSpan w:val="2"/>
          </w:tcPr>
          <w:p w:rsidRPr="004F477E" w:rsidR="006F096E" w:rsidP="006F096E" w:rsidRDefault="006F096E" w14:paraId="5AD08E1D" w14:textId="1B553E44">
            <w:r w:rsidRPr="004F477E">
              <w:t>NRTG</w:t>
            </w:r>
            <w:r w:rsidRPr="004F477E">
              <w:rPr>
                <w:rFonts w:cs="CordiaUPC"/>
                <w:cs/>
              </w:rPr>
              <w:t>/</w:t>
            </w:r>
            <w:r>
              <w:rPr>
                <w:rFonts w:cs="CordiaUPC"/>
              </w:rPr>
              <w:t>PHX</w:t>
            </w:r>
            <w:r>
              <w:rPr>
                <w:rFonts w:cs="CordiaUPC"/>
                <w:cs/>
              </w:rPr>
              <w:t xml:space="preserve"> (</w:t>
            </w:r>
            <w:r>
              <w:t>WO1054</w:t>
            </w:r>
            <w:r>
              <w:rPr>
                <w:rFonts w:cs="CordiaUPC"/>
                <w:cs/>
              </w:rPr>
              <w:t xml:space="preserve">) </w:t>
            </w:r>
            <w:r>
              <w:t>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  <w:gridSpan w:val="2"/>
          </w:tcPr>
          <w:p w:rsidR="006F096E" w:rsidP="006F096E" w:rsidRDefault="006F096E" w14:paraId="0DE8D75D" w14:textId="304282E8">
            <w:pPr>
              <w:rPr>
                <w:cs/>
              </w:rPr>
            </w:pPr>
            <w:r>
              <w:rPr>
                <w:rFonts w:hint="cs"/>
                <w:cs/>
              </w:rPr>
              <w:t>ถ้า</w:t>
            </w:r>
            <w:r>
              <w:t xml:space="preserve"> customerType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t>P</w:t>
            </w:r>
            <w:r>
              <w:rPr>
                <w:rFonts w:cs="Angsana New"/>
              </w:rPr>
              <w:t>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>
              <w:t>All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ดังนั้น </w:t>
            </w:r>
            <w:r w:rsidRPr="004F477E">
              <w:t>NRTG</w:t>
            </w:r>
            <w:r w:rsidRPr="004F477E">
              <w:rPr>
                <w:rFonts w:cs="CordiaUPC"/>
                <w:cs/>
              </w:rPr>
              <w:t>/</w:t>
            </w:r>
            <w:r>
              <w:rPr>
                <w:rFonts w:cs="CordiaUPC"/>
              </w:rPr>
              <w:t>PHX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CordiaUPC"/>
                <w:cs/>
              </w:rPr>
              <w:t>(</w:t>
            </w:r>
            <w:r>
              <w:t>WO1054</w:t>
            </w:r>
            <w:r>
              <w:rPr>
                <w:rFonts w:cs="CordiaUPC"/>
                <w:cs/>
              </w:rPr>
              <w:t xml:space="preserve">) </w:t>
            </w:r>
            <w:r>
              <w:rPr>
                <w:rFonts w:hint="cs"/>
                <w:cs/>
              </w:rPr>
              <w:t xml:space="preserve">จะต้องเป็น </w:t>
            </w:r>
            <w:r>
              <w:t>Mandatory</w:t>
            </w:r>
          </w:p>
        </w:tc>
        <w:tc>
          <w:tcPr>
            <w:tcW w:w="735" w:type="pct"/>
            <w:gridSpan w:val="2"/>
          </w:tcPr>
          <w:p w:rsidR="006F096E" w:rsidP="006F096E" w:rsidRDefault="006F096E" w14:paraId="389AC2AF" w14:textId="02A4CDB6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Pr="00792590" w:rsidR="006F096E" w:rsidTr="009C7C2B" w14:paraId="081D55E8" w14:textId="77777777">
        <w:tc>
          <w:tcPr>
            <w:tcW w:w="778" w:type="pct"/>
          </w:tcPr>
          <w:p w:rsidR="006F096E" w:rsidP="006F096E" w:rsidRDefault="006F096E" w14:paraId="3302CE08" w14:textId="077460EA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>00001</w:t>
            </w:r>
          </w:p>
        </w:tc>
        <w:tc>
          <w:tcPr>
            <w:tcW w:w="1626" w:type="pct"/>
            <w:gridSpan w:val="2"/>
          </w:tcPr>
          <w:p w:rsidRPr="004F477E" w:rsidR="006F096E" w:rsidP="006F096E" w:rsidRDefault="006F096E" w14:paraId="0DA6C6E0" w14:textId="16B6A16B">
            <w:r w:rsidRPr="004F477E">
              <w:t>NRTG</w:t>
            </w:r>
            <w:r w:rsidRPr="004F477E">
              <w:rPr>
                <w:rFonts w:cs="CordiaUPC"/>
                <w:cs/>
              </w:rPr>
              <w:t>/</w:t>
            </w:r>
            <w:r>
              <w:t xml:space="preserve">PHX </w:t>
            </w:r>
            <w:r>
              <w:rPr>
                <w:rFonts w:cs="CordiaUPC"/>
                <w:cs/>
              </w:rPr>
              <w:t>(</w:t>
            </w:r>
            <w:r>
              <w:t>WO1055</w:t>
            </w:r>
            <w:r>
              <w:rPr>
                <w:rFonts w:cs="CordiaUPC"/>
                <w:cs/>
              </w:rPr>
              <w:t xml:space="preserve">) </w:t>
            </w:r>
            <w:r>
              <w:t>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  <w:gridSpan w:val="2"/>
          </w:tcPr>
          <w:p w:rsidR="006F096E" w:rsidP="006F096E" w:rsidRDefault="006F096E" w14:paraId="52283B2B" w14:textId="775B3703">
            <w:pPr>
              <w:rPr>
                <w:cs/>
              </w:rPr>
            </w:pPr>
            <w:r>
              <w:rPr>
                <w:rFonts w:hint="cs"/>
                <w:cs/>
              </w:rPr>
              <w:t>ถ้า</w:t>
            </w:r>
            <w:r>
              <w:t xml:space="preserve"> customerType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t>P</w:t>
            </w:r>
            <w:r>
              <w:rPr>
                <w:rFonts w:cs="Angsana New"/>
              </w:rPr>
              <w:t>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>
              <w:t>All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ดังนั้น </w:t>
            </w:r>
            <w:r w:rsidRPr="004F477E">
              <w:t>NRTG</w:t>
            </w:r>
            <w:r w:rsidRPr="004F477E">
              <w:rPr>
                <w:rFonts w:cs="CordiaUPC"/>
                <w:cs/>
              </w:rPr>
              <w:t>/</w:t>
            </w:r>
            <w:r>
              <w:t xml:space="preserve">PHX </w:t>
            </w:r>
            <w:r>
              <w:rPr>
                <w:rFonts w:cs="CordiaUPC"/>
                <w:cs/>
              </w:rPr>
              <w:t>(</w:t>
            </w:r>
            <w:r>
              <w:t>WO1055</w:t>
            </w:r>
            <w:r>
              <w:rPr>
                <w:rFonts w:cs="CordiaUPC"/>
                <w:cs/>
              </w:rPr>
              <w:t xml:space="preserve">) </w:t>
            </w:r>
            <w:r>
              <w:rPr>
                <w:rFonts w:hint="cs"/>
                <w:cs/>
              </w:rPr>
              <w:t xml:space="preserve">จะต้องเป็น </w:t>
            </w:r>
            <w:r>
              <w:t>Mandatory</w:t>
            </w:r>
          </w:p>
        </w:tc>
        <w:tc>
          <w:tcPr>
            <w:tcW w:w="735" w:type="pct"/>
            <w:gridSpan w:val="2"/>
          </w:tcPr>
          <w:p w:rsidR="006F096E" w:rsidP="006F096E" w:rsidRDefault="006F096E" w14:paraId="6C72B882" w14:textId="015A650B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Pr="00792590" w:rsidR="003E0069" w:rsidTr="009C7C2B" w14:paraId="5D7EB3AD" w14:textId="77777777">
        <w:tc>
          <w:tcPr>
            <w:tcW w:w="778" w:type="pct"/>
          </w:tcPr>
          <w:p w:rsidR="003E0069" w:rsidP="003E0069" w:rsidRDefault="003E0069" w14:paraId="6D5E400C" w14:textId="0C17BAEE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 w:rsidRPr="00304DEB">
              <w:rPr>
                <w:rFonts w:ascii="CordiaUPC" w:hAnsi="CordiaUPC" w:cs="CordiaUPC"/>
                <w:sz w:val="28"/>
                <w:szCs w:val="28"/>
              </w:rPr>
              <w:t>0000</w:t>
            </w:r>
            <w:r>
              <w:rPr>
                <w:rFonts w:ascii="CordiaUPC" w:hAnsi="CordiaUPC" w:cs="CordiaUPC"/>
                <w:sz w:val="28"/>
                <w:szCs w:val="28"/>
              </w:rPr>
              <w:t>1</w:t>
            </w:r>
          </w:p>
        </w:tc>
        <w:tc>
          <w:tcPr>
            <w:tcW w:w="1626" w:type="pct"/>
            <w:gridSpan w:val="2"/>
          </w:tcPr>
          <w:p w:rsidRPr="004F477E" w:rsidR="003E0069" w:rsidP="003E0069" w:rsidRDefault="003E0069" w14:paraId="53CC066B" w14:textId="056AE41A">
            <w:r w:rsidRPr="00B80335">
              <w:t>Standard Filter Set</w:t>
            </w:r>
            <w:r w:rsidRPr="00F17786">
              <w:t xml:space="preserve"> is required</w:t>
            </w:r>
            <w:r w:rsidRPr="00F17786"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  <w:gridSpan w:val="2"/>
          </w:tcPr>
          <w:p w:rsidR="003E0069" w:rsidP="003E0069" w:rsidRDefault="003E0069" w14:paraId="551F0CAA" w14:textId="70BD704A">
            <w:pPr>
              <w:rPr>
                <w:cs/>
              </w:rPr>
            </w:pPr>
            <w:r>
              <w:t>s</w:t>
            </w:r>
            <w:r w:rsidRPr="00B80335">
              <w:t>tandardFilterSet</w:t>
            </w:r>
            <w:r w:rsidRPr="00792590">
              <w:rPr>
                <w:rFonts w:hint="cs" w:cs="Angsana New"/>
                <w:cs/>
              </w:rPr>
              <w:t xml:space="preserve"> จะต้องเป็น </w:t>
            </w:r>
            <w:r w:rsidRPr="00792590">
              <w:rPr>
                <w:rFonts w:cs="CordiaUPC"/>
              </w:rPr>
              <w:t>Mandatory</w:t>
            </w:r>
          </w:p>
        </w:tc>
        <w:tc>
          <w:tcPr>
            <w:tcW w:w="735" w:type="pct"/>
            <w:gridSpan w:val="2"/>
          </w:tcPr>
          <w:p w:rsidR="003E0069" w:rsidP="003E0069" w:rsidRDefault="003E0069" w14:paraId="2335AEC6" w14:textId="2E89C597">
            <w:pPr>
              <w:rPr>
                <w:rFonts w:cs="CordiaUPC"/>
                <w:szCs w:val="36"/>
              </w:rPr>
            </w:pPr>
            <w:r w:rsidRPr="00CD78B8">
              <w:rPr>
                <w:rFonts w:cs="CordiaUPC"/>
                <w:szCs w:val="36"/>
              </w:rPr>
              <w:t>Yes</w:t>
            </w:r>
          </w:p>
        </w:tc>
      </w:tr>
      <w:tr w:rsidRPr="00792590" w:rsidR="003E0069" w:rsidTr="009C7C2B" w14:paraId="3C9258EE" w14:textId="77777777">
        <w:tc>
          <w:tcPr>
            <w:tcW w:w="778" w:type="pct"/>
          </w:tcPr>
          <w:p w:rsidR="003E0069" w:rsidP="003E0069" w:rsidRDefault="003E0069" w14:paraId="17563C7E" w14:textId="766DEB53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 w:rsidRPr="00304DEB">
              <w:rPr>
                <w:rFonts w:ascii="CordiaUPC" w:hAnsi="CordiaUPC" w:cs="CordiaUPC"/>
                <w:sz w:val="28"/>
                <w:szCs w:val="28"/>
              </w:rPr>
              <w:t>0000</w:t>
            </w:r>
            <w:r>
              <w:rPr>
                <w:rFonts w:ascii="CordiaUPC" w:hAnsi="CordiaUPC" w:cs="CordiaUPC"/>
                <w:sz w:val="28"/>
                <w:szCs w:val="28"/>
              </w:rPr>
              <w:t>1</w:t>
            </w:r>
          </w:p>
        </w:tc>
        <w:tc>
          <w:tcPr>
            <w:tcW w:w="1626" w:type="pct"/>
            <w:gridSpan w:val="2"/>
          </w:tcPr>
          <w:p w:rsidRPr="004F477E" w:rsidR="003E0069" w:rsidP="003E0069" w:rsidRDefault="003E0069" w14:paraId="625B5DF3" w14:textId="71E9B534">
            <w:r>
              <w:t>Charge Type</w:t>
            </w:r>
            <w:r w:rsidRPr="00F17786">
              <w:rPr>
                <w:rFonts w:cs="Angsana New"/>
                <w:cs/>
              </w:rPr>
              <w:t xml:space="preserve"> </w:t>
            </w:r>
            <w:r w:rsidRPr="00F17786">
              <w:t>is required</w:t>
            </w:r>
            <w:r w:rsidRPr="00F17786"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  <w:gridSpan w:val="2"/>
          </w:tcPr>
          <w:p w:rsidR="003E0069" w:rsidP="003E0069" w:rsidRDefault="003E0069" w14:paraId="66302B9C" w14:textId="2DD97504">
            <w:pPr>
              <w:rPr>
                <w:cs/>
              </w:rPr>
            </w:pPr>
            <w:r>
              <w:t xml:space="preserve">chargeType </w:t>
            </w:r>
            <w:r w:rsidRPr="00792590">
              <w:rPr>
                <w:rFonts w:hint="cs" w:cs="Angsana New"/>
                <w:cs/>
              </w:rPr>
              <w:t xml:space="preserve">จะต้องเป็น </w:t>
            </w:r>
            <w:r w:rsidRPr="00792590">
              <w:rPr>
                <w:rFonts w:cs="CordiaUPC"/>
              </w:rPr>
              <w:t>Mandatory</w:t>
            </w:r>
          </w:p>
        </w:tc>
        <w:tc>
          <w:tcPr>
            <w:tcW w:w="735" w:type="pct"/>
            <w:gridSpan w:val="2"/>
          </w:tcPr>
          <w:p w:rsidR="003E0069" w:rsidP="003E0069" w:rsidRDefault="003E0069" w14:paraId="6105F4EF" w14:textId="0A6AEE4D">
            <w:pPr>
              <w:rPr>
                <w:rFonts w:cs="CordiaUPC"/>
                <w:szCs w:val="36"/>
              </w:rPr>
            </w:pPr>
            <w:r w:rsidRPr="00CD78B8">
              <w:rPr>
                <w:rFonts w:cs="CordiaUPC"/>
                <w:szCs w:val="36"/>
              </w:rPr>
              <w:t>Yes</w:t>
            </w:r>
          </w:p>
        </w:tc>
      </w:tr>
      <w:tr w:rsidRPr="00792590" w:rsidR="003E0069" w:rsidTr="009C7C2B" w14:paraId="16C8BC87" w14:textId="77777777">
        <w:tc>
          <w:tcPr>
            <w:tcW w:w="778" w:type="pct"/>
          </w:tcPr>
          <w:p w:rsidR="003E0069" w:rsidP="003E0069" w:rsidRDefault="003E0069" w14:paraId="6F4E97E8" w14:textId="02BFF680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>00058</w:t>
            </w:r>
          </w:p>
        </w:tc>
        <w:tc>
          <w:tcPr>
            <w:tcW w:w="1626" w:type="pct"/>
            <w:gridSpan w:val="2"/>
          </w:tcPr>
          <w:p w:rsidR="003E0069" w:rsidP="003E0069" w:rsidRDefault="003E0069" w14:paraId="352687BB" w14:textId="3A40BFCA">
            <w:r>
              <w:t xml:space="preserve">Early Renew Offering can be </w:t>
            </w:r>
            <w:r>
              <w:rPr>
                <w:rFonts w:cs="Angsana New"/>
                <w:cs/>
              </w:rPr>
              <w:t>“</w:t>
            </w:r>
            <w:r>
              <w:t>Yes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 </w:t>
            </w:r>
            <w:r>
              <w:t xml:space="preserve">when Product Specification contained </w:t>
            </w:r>
            <w:r>
              <w:rPr>
                <w:rFonts w:cs="Angsana New"/>
                <w:cs/>
              </w:rPr>
              <w:t>“</w:t>
            </w:r>
            <w:r>
              <w:t>Voice</w:t>
            </w:r>
            <w:r>
              <w:rPr>
                <w:rFonts w:cs="Angsana New"/>
                <w:cs/>
              </w:rPr>
              <w:t>”</w:t>
            </w:r>
            <w:r>
              <w:rPr>
                <w:rFonts w:cs="Angsana New"/>
              </w:rPr>
              <w:t xml:space="preserve">, </w:t>
            </w:r>
            <w:r>
              <w:rPr>
                <w:rFonts w:cs="CordiaUPC"/>
                <w:cs/>
              </w:rPr>
              <w:t>“</w:t>
            </w:r>
            <w:r>
              <w:rPr>
                <w:rFonts w:cs="Angsana New"/>
              </w:rPr>
              <w:t>SMS</w:t>
            </w:r>
            <w:r>
              <w:rPr>
                <w:rFonts w:cs="CordiaUPC"/>
                <w:cs/>
              </w:rPr>
              <w:t>”</w:t>
            </w:r>
            <w:r>
              <w:t xml:space="preserve">, </w:t>
            </w:r>
            <w:r>
              <w:rPr>
                <w:rFonts w:cs="CordiaUPC"/>
                <w:cs/>
              </w:rPr>
              <w:t>“</w:t>
            </w:r>
            <w:r>
              <w:t>MMS</w:t>
            </w:r>
            <w:r>
              <w:rPr>
                <w:rFonts w:cs="CordiaUPC"/>
                <w:cs/>
              </w:rPr>
              <w:t>”</w:t>
            </w:r>
            <w:r>
              <w:t xml:space="preserve">, </w:t>
            </w:r>
            <w:r>
              <w:rPr>
                <w:rFonts w:cs="CordiaUPC"/>
                <w:cs/>
              </w:rPr>
              <w:t>“</w:t>
            </w:r>
            <w:r>
              <w:t>Internet</w:t>
            </w:r>
            <w:r>
              <w:rPr>
                <w:rFonts w:cs="CordiaUPC"/>
                <w:cs/>
              </w:rPr>
              <w:t>”</w:t>
            </w:r>
            <w:r>
              <w:t xml:space="preserve">, </w:t>
            </w:r>
            <w:r>
              <w:rPr>
                <w:rFonts w:cs="CordiaUPC"/>
                <w:cs/>
              </w:rPr>
              <w:t>“</w:t>
            </w:r>
            <w:r>
              <w:t>WiFi</w:t>
            </w:r>
            <w:r>
              <w:rPr>
                <w:rFonts w:cs="CordiaUPC"/>
                <w:cs/>
              </w:rPr>
              <w:t>”</w:t>
            </w:r>
            <w:r>
              <w:t xml:space="preserve">, </w:t>
            </w:r>
            <w:r>
              <w:rPr>
                <w:rFonts w:cs="CordiaUPC"/>
                <w:cs/>
              </w:rPr>
              <w:t>“</w:t>
            </w:r>
            <w:r>
              <w:t>Vertical App</w:t>
            </w:r>
            <w:r>
              <w:rPr>
                <w:rFonts w:cs="CordiaUPC"/>
                <w:cs/>
              </w:rPr>
              <w:t xml:space="preserve">” </w:t>
            </w:r>
            <w:r>
              <w:t>and Package Duration is</w:t>
            </w:r>
            <w:r>
              <w:rPr>
                <w:rFonts w:cs="CordiaUPC"/>
                <w:cs/>
              </w:rPr>
              <w:t xml:space="preserve"> “</w:t>
            </w:r>
            <w:r>
              <w:t>Months</w:t>
            </w:r>
            <w:r>
              <w:rPr>
                <w:rFonts w:cs="CordiaUPC"/>
                <w:cs/>
              </w:rPr>
              <w:t>”</w:t>
            </w:r>
          </w:p>
        </w:tc>
        <w:tc>
          <w:tcPr>
            <w:tcW w:w="1861" w:type="pct"/>
            <w:gridSpan w:val="2"/>
          </w:tcPr>
          <w:p w:rsidR="003E0069" w:rsidP="003E0069" w:rsidRDefault="003E0069" w14:paraId="2231F2DE" w14:textId="1E99ACB7">
            <w:r>
              <w:t>Early Renew Offering</w:t>
            </w:r>
            <w:r w:rsidRPr="001624DE">
              <w:rPr>
                <w:rFonts w:cs="CordiaUPC"/>
                <w:cs/>
              </w:rPr>
              <w:t xml:space="preserve"> </w:t>
            </w:r>
            <w:r>
              <w:rPr>
                <w:rFonts w:hint="cs"/>
                <w:cs/>
              </w:rPr>
              <w:t>สามารถมีค่าเป็น</w:t>
            </w:r>
            <w:r>
              <w:rPr>
                <w:rFonts w:cs="Angsana New"/>
                <w:cs/>
              </w:rPr>
              <w:t xml:space="preserve"> “</w:t>
            </w:r>
            <w:r>
              <w:t>Yes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>เมื่อ</w:t>
            </w:r>
            <w:r>
              <w:rPr>
                <w:rFonts w:cs="Angsana New"/>
                <w:cs/>
              </w:rPr>
              <w:t xml:space="preserve"> </w:t>
            </w:r>
            <w:r>
              <w:t>Product Specification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ประกอบไปด้วย </w:t>
            </w:r>
            <w:r>
              <w:rPr>
                <w:rFonts w:cs="Angsana New"/>
                <w:cs/>
              </w:rPr>
              <w:t xml:space="preserve"> “</w:t>
            </w:r>
            <w:r>
              <w:t>Voice</w:t>
            </w:r>
            <w:r>
              <w:rPr>
                <w:rFonts w:cs="Angsana New"/>
                <w:cs/>
              </w:rPr>
              <w:t>”</w:t>
            </w:r>
            <w:r>
              <w:rPr>
                <w:rFonts w:cs="Angsana New"/>
              </w:rPr>
              <w:t>,</w:t>
            </w:r>
            <w:r>
              <w:rPr>
                <w:rFonts w:cs="CordiaUPC"/>
                <w:cs/>
              </w:rPr>
              <w:t xml:space="preserve"> “</w:t>
            </w:r>
            <w:r>
              <w:rPr>
                <w:rFonts w:cs="Angsana New"/>
              </w:rPr>
              <w:t>SMS</w:t>
            </w:r>
            <w:r>
              <w:rPr>
                <w:rFonts w:cs="CordiaUPC"/>
                <w:cs/>
              </w:rPr>
              <w:t>”</w:t>
            </w:r>
            <w:r>
              <w:t xml:space="preserve">, </w:t>
            </w:r>
            <w:r>
              <w:rPr>
                <w:rFonts w:cs="CordiaUPC"/>
                <w:cs/>
              </w:rPr>
              <w:t>“</w:t>
            </w:r>
            <w:r>
              <w:t>MMS</w:t>
            </w:r>
            <w:r>
              <w:rPr>
                <w:rFonts w:cs="CordiaUPC"/>
                <w:cs/>
              </w:rPr>
              <w:t>”</w:t>
            </w:r>
            <w:r>
              <w:t xml:space="preserve">, </w:t>
            </w:r>
            <w:r>
              <w:rPr>
                <w:rFonts w:cs="CordiaUPC"/>
                <w:cs/>
              </w:rPr>
              <w:t>“</w:t>
            </w:r>
            <w:r>
              <w:t>Internet</w:t>
            </w:r>
            <w:r>
              <w:rPr>
                <w:rFonts w:cs="CordiaUPC"/>
                <w:cs/>
              </w:rPr>
              <w:t>”</w:t>
            </w:r>
            <w:r>
              <w:t xml:space="preserve">, </w:t>
            </w:r>
            <w:r>
              <w:rPr>
                <w:rFonts w:cs="CordiaUPC"/>
                <w:cs/>
              </w:rPr>
              <w:t>“</w:t>
            </w:r>
            <w:r>
              <w:t>WiFi</w:t>
            </w:r>
            <w:r>
              <w:rPr>
                <w:rFonts w:cs="CordiaUPC"/>
                <w:cs/>
              </w:rPr>
              <w:t>”</w:t>
            </w:r>
            <w:r>
              <w:t xml:space="preserve">, </w:t>
            </w:r>
            <w:r>
              <w:rPr>
                <w:rFonts w:cs="CordiaUPC"/>
                <w:cs/>
              </w:rPr>
              <w:t>“</w:t>
            </w:r>
            <w:r>
              <w:t>Vertical App</w:t>
            </w:r>
            <w:r>
              <w:rPr>
                <w:rFonts w:cs="CordiaUPC"/>
                <w:cs/>
              </w:rPr>
              <w:t>”</w:t>
            </w:r>
            <w:r>
              <w:rPr>
                <w:rFonts w:hint="cs"/>
                <w:cs/>
              </w:rPr>
              <w:t xml:space="preserve"> และ </w:t>
            </w:r>
            <w:r>
              <w:t>Package Duration</w:t>
            </w:r>
            <w:r>
              <w:rPr>
                <w:rFonts w:hint="cs"/>
                <w:cs/>
              </w:rPr>
              <w:t xml:space="preserve"> เป็น </w:t>
            </w:r>
            <w:r>
              <w:rPr>
                <w:rFonts w:cs="CordiaUPC"/>
                <w:cs/>
              </w:rPr>
              <w:t>“</w:t>
            </w:r>
            <w:r>
              <w:t>Months</w:t>
            </w:r>
            <w:r>
              <w:rPr>
                <w:rFonts w:cs="CordiaUPC"/>
                <w:cs/>
              </w:rPr>
              <w:t>”</w:t>
            </w:r>
          </w:p>
        </w:tc>
        <w:tc>
          <w:tcPr>
            <w:tcW w:w="735" w:type="pct"/>
            <w:gridSpan w:val="2"/>
          </w:tcPr>
          <w:p w:rsidR="003E0069" w:rsidP="003E0069" w:rsidRDefault="003E0069" w14:paraId="713EF1A2" w14:textId="21DF8D86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Pr="00792590" w:rsidR="003E0069" w:rsidTr="009C7C2B" w14:paraId="59A680EC" w14:textId="77777777">
        <w:tc>
          <w:tcPr>
            <w:tcW w:w="778" w:type="pct"/>
          </w:tcPr>
          <w:p w:rsidRPr="00952E5C" w:rsidR="003E0069" w:rsidP="003E0069" w:rsidRDefault="003E0069" w14:paraId="5348C2E5" w14:textId="2EA30737">
            <w:pPr>
              <w:pStyle w:val="BodyTextTable"/>
              <w:rPr>
                <w:rFonts w:ascii="CordiaUPC" w:hAnsi="CordiaUPC" w:eastAsiaTheme="minorHAnsi" w:cstheme="minorBidi"/>
                <w:sz w:val="28"/>
                <w:szCs w:val="28"/>
                <w:lang w:bidi="th-TH"/>
              </w:rPr>
            </w:pPr>
            <w:r w:rsidRPr="00952E5C">
              <w:rPr>
                <w:rFonts w:ascii="CordiaUPC" w:hAnsi="CordiaUPC" w:eastAsiaTheme="minorHAnsi" w:cstheme="minorBidi"/>
                <w:sz w:val="28"/>
                <w:szCs w:val="28"/>
                <w:cs/>
                <w:lang w:bidi="th-TH"/>
              </w:rPr>
              <w:t>00006</w:t>
            </w:r>
          </w:p>
        </w:tc>
        <w:tc>
          <w:tcPr>
            <w:tcW w:w="1626" w:type="pct"/>
            <w:gridSpan w:val="2"/>
          </w:tcPr>
          <w:p w:rsidRPr="002259C2" w:rsidR="003E0069" w:rsidP="003E0069" w:rsidRDefault="003E0069" w14:paraId="2969A987" w14:textId="3F5895A2">
            <w:r w:rsidRPr="001624DE">
              <w:t>Prorate</w:t>
            </w:r>
            <w:r>
              <w:rPr>
                <w:rFonts w:cs="Angsana New"/>
                <w:cs/>
              </w:rPr>
              <w:t xml:space="preserve"> </w:t>
            </w:r>
            <w:r w:rsidRPr="001624DE">
              <w:t>Package</w:t>
            </w:r>
            <w:r>
              <w:rPr>
                <w:rFonts w:cs="Angsana New"/>
                <w:cs/>
              </w:rPr>
              <w:t xml:space="preserve"> </w:t>
            </w:r>
            <w:r w:rsidRPr="001624DE">
              <w:t xml:space="preserve">Fee </w:t>
            </w:r>
            <w:r>
              <w:t xml:space="preserve">must be </w:t>
            </w:r>
            <w:r>
              <w:rPr>
                <w:rFonts w:cs="Angsana New"/>
                <w:cs/>
              </w:rPr>
              <w:t>“</w:t>
            </w:r>
            <w:r>
              <w:t>Not Prorate</w:t>
            </w:r>
            <w:r>
              <w:rPr>
                <w:rFonts w:cs="Angsana New"/>
                <w:cs/>
              </w:rPr>
              <w:t xml:space="preserve">” </w:t>
            </w:r>
            <w:r>
              <w:t xml:space="preserve">when </w:t>
            </w:r>
            <w:r w:rsidRPr="001624DE">
              <w:t>Price</w:t>
            </w:r>
            <w:r>
              <w:rPr>
                <w:rFonts w:cs="Angsana New"/>
                <w:cs/>
              </w:rPr>
              <w:t xml:space="preserve"> </w:t>
            </w:r>
            <w:r w:rsidRPr="001624DE">
              <w:t>Type</w:t>
            </w:r>
            <w:r>
              <w:t xml:space="preserve"> is </w:t>
            </w:r>
            <w:r>
              <w:rPr>
                <w:rFonts w:cs="Angsana New"/>
                <w:cs/>
              </w:rPr>
              <w:t>“</w:t>
            </w:r>
            <w:r>
              <w:t>One</w:t>
            </w:r>
            <w:r>
              <w:rPr>
                <w:rFonts w:cs="Angsana New"/>
                <w:cs/>
              </w:rPr>
              <w:t>-</w:t>
            </w:r>
            <w:r>
              <w:t>Time</w:t>
            </w:r>
            <w:r>
              <w:rPr>
                <w:rFonts w:cs="Angsana New"/>
                <w:cs/>
              </w:rPr>
              <w:t>”</w:t>
            </w:r>
          </w:p>
        </w:tc>
        <w:tc>
          <w:tcPr>
            <w:tcW w:w="1861" w:type="pct"/>
            <w:gridSpan w:val="2"/>
          </w:tcPr>
          <w:p w:rsidR="003E0069" w:rsidP="003E0069" w:rsidRDefault="003E0069" w14:paraId="55996DD1" w14:textId="44713AB9">
            <w:r w:rsidRPr="001624DE">
              <w:t>Prorate</w:t>
            </w:r>
            <w:r>
              <w:rPr>
                <w:rFonts w:cs="Angsana New"/>
                <w:cs/>
              </w:rPr>
              <w:t xml:space="preserve"> </w:t>
            </w:r>
            <w:r w:rsidRPr="001624DE">
              <w:t>Package</w:t>
            </w:r>
            <w:r>
              <w:rPr>
                <w:rFonts w:cs="Angsana New"/>
                <w:cs/>
              </w:rPr>
              <w:t xml:space="preserve"> </w:t>
            </w:r>
            <w:r w:rsidRPr="001624DE">
              <w:t xml:space="preserve">Fee </w:t>
            </w:r>
            <w:r>
              <w:rPr>
                <w:rFonts w:hint="cs"/>
                <w:cs/>
              </w:rPr>
              <w:t>จะต้องมีค่าเป็น</w:t>
            </w:r>
            <w:r>
              <w:rPr>
                <w:rFonts w:cs="Angsana New"/>
                <w:cs/>
              </w:rPr>
              <w:t xml:space="preserve"> “</w:t>
            </w:r>
            <w:r>
              <w:t>Not Prorate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>เมื่อ</w:t>
            </w:r>
            <w:r>
              <w:rPr>
                <w:rFonts w:cs="Angsana New"/>
                <w:cs/>
              </w:rPr>
              <w:t xml:space="preserve"> </w:t>
            </w:r>
            <w:r w:rsidRPr="001624DE">
              <w:t>Price</w:t>
            </w:r>
            <w:r>
              <w:rPr>
                <w:rFonts w:cs="Angsana New"/>
                <w:cs/>
              </w:rPr>
              <w:t xml:space="preserve"> </w:t>
            </w:r>
            <w:r w:rsidRPr="001624DE">
              <w:t>Type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>มีค่าเป็น</w:t>
            </w:r>
            <w:r>
              <w:rPr>
                <w:rFonts w:cs="Angsana New"/>
                <w:cs/>
              </w:rPr>
              <w:t xml:space="preserve"> “</w:t>
            </w:r>
            <w:r>
              <w:t>One</w:t>
            </w:r>
            <w:r>
              <w:rPr>
                <w:rFonts w:cs="Angsana New"/>
                <w:cs/>
              </w:rPr>
              <w:t>-</w:t>
            </w:r>
            <w:r>
              <w:t>Time</w:t>
            </w:r>
            <w:r>
              <w:rPr>
                <w:rFonts w:cs="Angsana New"/>
                <w:cs/>
              </w:rPr>
              <w:t>”</w:t>
            </w:r>
          </w:p>
        </w:tc>
        <w:tc>
          <w:tcPr>
            <w:tcW w:w="735" w:type="pct"/>
            <w:gridSpan w:val="2"/>
          </w:tcPr>
          <w:p w:rsidRPr="00CD78B8" w:rsidR="003E0069" w:rsidP="003E0069" w:rsidRDefault="003E0069" w14:paraId="7A16D997" w14:textId="46E6A100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Pr="00792590" w:rsidR="004C0360" w:rsidTr="009C7C2B" w14:paraId="5C88F2C6" w14:textId="77777777">
        <w:tc>
          <w:tcPr>
            <w:tcW w:w="778" w:type="pct"/>
          </w:tcPr>
          <w:p w:rsidR="004C0360" w:rsidP="004C0360" w:rsidRDefault="004C0360" w14:paraId="60287E42" w14:textId="5D59E9BB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>00001</w:t>
            </w:r>
          </w:p>
        </w:tc>
        <w:tc>
          <w:tcPr>
            <w:tcW w:w="1626" w:type="pct"/>
            <w:gridSpan w:val="2"/>
          </w:tcPr>
          <w:p w:rsidR="004C0360" w:rsidP="004C0360" w:rsidRDefault="004C0360" w14:paraId="0C8094BE" w14:textId="3202FBF8">
            <w:r>
              <w:t>CVG flag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  <w:gridSpan w:val="2"/>
          </w:tcPr>
          <w:p w:rsidR="004C0360" w:rsidP="004C0360" w:rsidRDefault="004C0360" w14:paraId="3BD7015C" w14:textId="41764E9B">
            <w:r>
              <w:t>cvgFlag</w:t>
            </w:r>
            <w:r>
              <w:rPr>
                <w:rFonts w:hint="cs"/>
                <w:cs/>
              </w:rPr>
              <w:t xml:space="preserve"> จะต้องเป็น </w:t>
            </w:r>
            <w:r>
              <w:t>Mandatory</w:t>
            </w:r>
          </w:p>
        </w:tc>
        <w:tc>
          <w:tcPr>
            <w:tcW w:w="735" w:type="pct"/>
            <w:gridSpan w:val="2"/>
          </w:tcPr>
          <w:p w:rsidR="004C0360" w:rsidP="004C0360" w:rsidRDefault="004C0360" w14:paraId="425BF313" w14:textId="5061153E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Pr="00792590" w:rsidR="003E0069" w:rsidTr="009C7C2B" w14:paraId="5DF90C70" w14:textId="77777777">
        <w:tc>
          <w:tcPr>
            <w:tcW w:w="778" w:type="pct"/>
          </w:tcPr>
          <w:p w:rsidR="003E0069" w:rsidP="003E0069" w:rsidRDefault="003E0069" w14:paraId="7CBDDB4F" w14:textId="1C2DFE90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>00001</w:t>
            </w:r>
          </w:p>
        </w:tc>
        <w:tc>
          <w:tcPr>
            <w:tcW w:w="1626" w:type="pct"/>
            <w:gridSpan w:val="2"/>
          </w:tcPr>
          <w:p w:rsidR="003E0069" w:rsidP="003E0069" w:rsidRDefault="003E0069" w14:paraId="1A936C59" w14:textId="332BCD02">
            <w:r>
              <w:t>Target Group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  <w:gridSpan w:val="2"/>
          </w:tcPr>
          <w:p w:rsidR="003E0069" w:rsidP="003E0069" w:rsidRDefault="003E0069" w14:paraId="24B0558B" w14:textId="3B6E7113">
            <w:pPr>
              <w:rPr>
                <w:cs/>
              </w:rPr>
            </w:pPr>
            <w:r>
              <w:t>TargetGroup</w:t>
            </w:r>
            <w:r>
              <w:rPr>
                <w:rFonts w:hint="cs"/>
                <w:cs/>
              </w:rPr>
              <w:t xml:space="preserve"> จะต้องเป็น </w:t>
            </w:r>
            <w:r>
              <w:t>Mandatory</w:t>
            </w:r>
          </w:p>
        </w:tc>
        <w:tc>
          <w:tcPr>
            <w:tcW w:w="735" w:type="pct"/>
            <w:gridSpan w:val="2"/>
          </w:tcPr>
          <w:p w:rsidR="003E0069" w:rsidP="003E0069" w:rsidRDefault="003E0069" w14:paraId="1BCE8CB7" w14:textId="2800801C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Pr="00792590" w:rsidR="003E0069" w:rsidTr="009C7C2B" w14:paraId="6EA4D371" w14:textId="77777777">
        <w:tc>
          <w:tcPr>
            <w:tcW w:w="778" w:type="pct"/>
          </w:tcPr>
          <w:p w:rsidR="003E0069" w:rsidP="003E0069" w:rsidRDefault="003E0069" w14:paraId="4F5154EA" w14:textId="37EE908B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>00001</w:t>
            </w:r>
          </w:p>
        </w:tc>
        <w:tc>
          <w:tcPr>
            <w:tcW w:w="1626" w:type="pct"/>
            <w:gridSpan w:val="2"/>
          </w:tcPr>
          <w:p w:rsidR="003E0069" w:rsidP="003E0069" w:rsidRDefault="003E0069" w14:paraId="7E3382B3" w14:textId="4021386E">
            <w:r w:rsidRPr="00407FDD">
              <w:t>Allow Hybrid</w:t>
            </w:r>
            <w:r>
              <w:t xml:space="preserve">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  <w:gridSpan w:val="2"/>
          </w:tcPr>
          <w:p w:rsidR="003E0069" w:rsidP="003E0069" w:rsidRDefault="003E0069" w14:paraId="192A0A3C" w14:textId="3219802C">
            <w:r>
              <w:t>a</w:t>
            </w:r>
            <w:r w:rsidRPr="00407FDD">
              <w:t>llowHybrid</w:t>
            </w:r>
            <w:r>
              <w:rPr>
                <w:rFonts w:hint="cs"/>
                <w:cs/>
              </w:rPr>
              <w:t xml:space="preserve"> จะต้องเป็น </w:t>
            </w:r>
            <w:r>
              <w:t>Mandatory</w:t>
            </w:r>
          </w:p>
        </w:tc>
        <w:tc>
          <w:tcPr>
            <w:tcW w:w="735" w:type="pct"/>
            <w:gridSpan w:val="2"/>
          </w:tcPr>
          <w:p w:rsidR="003E0069" w:rsidP="003E0069" w:rsidRDefault="003E0069" w14:paraId="7CD7675A" w14:textId="32986D54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Pr="00792590" w:rsidR="003E0069" w:rsidTr="009C7C2B" w14:paraId="319CC328" w14:textId="77777777">
        <w:tc>
          <w:tcPr>
            <w:tcW w:w="778" w:type="pct"/>
          </w:tcPr>
          <w:p w:rsidR="003E0069" w:rsidP="003E0069" w:rsidRDefault="003E0069" w14:paraId="199B01F2" w14:textId="34AA851F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>00001</w:t>
            </w:r>
          </w:p>
        </w:tc>
        <w:tc>
          <w:tcPr>
            <w:tcW w:w="1626" w:type="pct"/>
            <w:gridSpan w:val="2"/>
          </w:tcPr>
          <w:p w:rsidRPr="00407FDD" w:rsidR="003E0069" w:rsidP="003E0069" w:rsidRDefault="003E0069" w14:paraId="6AA64F11" w14:textId="41F0C62B">
            <w:r w:rsidRPr="00407FDD">
              <w:t xml:space="preserve">Allow </w:t>
            </w:r>
            <w:r>
              <w:t>MVPN 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  <w:gridSpan w:val="2"/>
          </w:tcPr>
          <w:p w:rsidR="003E0069" w:rsidP="003E0069" w:rsidRDefault="003E0069" w14:paraId="09343B30" w14:textId="459F3902">
            <w:r>
              <w:rPr>
                <w:rFonts w:hint="cs"/>
                <w:cs/>
              </w:rPr>
              <w:t>ถ้า</w:t>
            </w:r>
            <w:r>
              <w:t xml:space="preserve"> customerType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t>Pret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>
              <w:t>All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ดังนั้น </w:t>
            </w:r>
            <w:r>
              <w:t>a</w:t>
            </w:r>
            <w:r w:rsidRPr="00407FDD">
              <w:t>llow</w:t>
            </w:r>
            <w:r>
              <w:t>Mvpn</w:t>
            </w:r>
            <w:r>
              <w:rPr>
                <w:rFonts w:hint="cs"/>
                <w:cs/>
              </w:rPr>
              <w:t xml:space="preserve"> จะต้องเป็น </w:t>
            </w:r>
            <w:r>
              <w:t>Mandatory</w:t>
            </w:r>
          </w:p>
        </w:tc>
        <w:tc>
          <w:tcPr>
            <w:tcW w:w="735" w:type="pct"/>
            <w:gridSpan w:val="2"/>
          </w:tcPr>
          <w:p w:rsidR="003E0069" w:rsidP="003E0069" w:rsidRDefault="003E0069" w14:paraId="33CF4527" w14:textId="40090C09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Pr="00792590" w:rsidR="003E0069" w:rsidTr="009C7C2B" w14:paraId="10E47A58" w14:textId="77777777">
        <w:tc>
          <w:tcPr>
            <w:tcW w:w="778" w:type="pct"/>
          </w:tcPr>
          <w:p w:rsidR="003E0069" w:rsidP="003E0069" w:rsidRDefault="003E0069" w14:paraId="358E2268" w14:textId="6145C5F4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>00001</w:t>
            </w:r>
          </w:p>
        </w:tc>
        <w:tc>
          <w:tcPr>
            <w:tcW w:w="1626" w:type="pct"/>
            <w:gridSpan w:val="2"/>
          </w:tcPr>
          <w:p w:rsidRPr="00407FDD" w:rsidR="003E0069" w:rsidP="003E0069" w:rsidRDefault="003E0069" w14:paraId="28CABA56" w14:textId="167A3FAD">
            <w:r>
              <w:rPr>
                <w:color w:val="FF0000"/>
              </w:rPr>
              <w:t>Promotion End Flag</w:t>
            </w:r>
            <w:r>
              <w:rPr>
                <w:rFonts w:hint="cs"/>
                <w:cs/>
              </w:rPr>
              <w:t xml:space="preserve"> </w:t>
            </w:r>
            <w:r>
              <w:t>is required</w:t>
            </w:r>
            <w:r>
              <w:rPr>
                <w:rFonts w:cs="CordiaUPC"/>
                <w:cs/>
              </w:rPr>
              <w:t>.</w:t>
            </w:r>
          </w:p>
        </w:tc>
        <w:tc>
          <w:tcPr>
            <w:tcW w:w="1861" w:type="pct"/>
            <w:gridSpan w:val="2"/>
          </w:tcPr>
          <w:p w:rsidR="003E0069" w:rsidP="003E0069" w:rsidRDefault="003E0069" w14:paraId="045B44D2" w14:textId="38C4CAE4">
            <w:pPr>
              <w:rPr>
                <w:cs/>
              </w:rPr>
            </w:pPr>
            <w:r>
              <w:rPr>
                <w:rFonts w:hint="cs"/>
                <w:cs/>
              </w:rPr>
              <w:t>ถ้า</w:t>
            </w:r>
            <w:r>
              <w:t xml:space="preserve"> customerType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t>Pret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>
              <w:t>All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ดังนั้น </w:t>
            </w:r>
            <w:r>
              <w:t>a</w:t>
            </w:r>
            <w:r w:rsidRPr="00407FDD">
              <w:t>llow</w:t>
            </w:r>
            <w:r>
              <w:t>Mvpn</w:t>
            </w:r>
            <w:r>
              <w:rPr>
                <w:rFonts w:hint="cs"/>
                <w:cs/>
              </w:rPr>
              <w:t xml:space="preserve"> จะต้องเป็น </w:t>
            </w:r>
            <w:r>
              <w:t>Mandatory</w:t>
            </w:r>
          </w:p>
        </w:tc>
        <w:tc>
          <w:tcPr>
            <w:tcW w:w="735" w:type="pct"/>
            <w:gridSpan w:val="2"/>
          </w:tcPr>
          <w:p w:rsidR="003E0069" w:rsidP="003E0069" w:rsidRDefault="003E0069" w14:paraId="3C6BDC05" w14:textId="7B0C283F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Pr="00792590" w:rsidR="003E0069" w:rsidTr="009C7C2B" w14:paraId="6B6C9AF9" w14:textId="77777777">
        <w:tc>
          <w:tcPr>
            <w:tcW w:w="778" w:type="pct"/>
          </w:tcPr>
          <w:p w:rsidR="003E0069" w:rsidP="003E0069" w:rsidRDefault="003E0069" w14:paraId="427CA320" w14:textId="356B900E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 w:rsidRPr="00304DEB">
              <w:rPr>
                <w:rFonts w:ascii="CordiaUPC" w:hAnsi="CordiaUPC" w:cs="CordiaUPC"/>
                <w:sz w:val="28"/>
                <w:szCs w:val="28"/>
              </w:rPr>
              <w:t>0000</w:t>
            </w:r>
            <w:r>
              <w:rPr>
                <w:rFonts w:ascii="CordiaUPC" w:hAnsi="CordiaUPC" w:cs="CordiaUPC"/>
                <w:sz w:val="28"/>
                <w:szCs w:val="28"/>
              </w:rPr>
              <w:t>1</w:t>
            </w:r>
          </w:p>
        </w:tc>
        <w:tc>
          <w:tcPr>
            <w:tcW w:w="1626" w:type="pct"/>
            <w:gridSpan w:val="2"/>
          </w:tcPr>
          <w:p w:rsidR="003E0069" w:rsidP="003E0069" w:rsidRDefault="003E0069" w14:paraId="428AC829" w14:textId="6EC62DD5">
            <w:pPr>
              <w:rPr>
                <w:color w:val="FF0000"/>
              </w:rPr>
            </w:pPr>
            <w:r>
              <w:t>Invoicing Company</w:t>
            </w:r>
            <w:r w:rsidRPr="00F17786">
              <w:rPr>
                <w:rFonts w:cs="Angsana New"/>
                <w:cs/>
              </w:rPr>
              <w:t xml:space="preserve"> </w:t>
            </w:r>
            <w:r w:rsidRPr="00F17786">
              <w:t>is required</w:t>
            </w:r>
            <w:r w:rsidRPr="00F17786"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  <w:gridSpan w:val="2"/>
          </w:tcPr>
          <w:p w:rsidR="003E0069" w:rsidP="003E0069" w:rsidRDefault="003E0069" w14:paraId="612D95F3" w14:textId="4EE8456B">
            <w:pPr>
              <w:rPr>
                <w:cs/>
              </w:rPr>
            </w:pPr>
            <w:r>
              <w:t xml:space="preserve">invoicingCompany </w:t>
            </w:r>
            <w:r w:rsidRPr="00792590">
              <w:rPr>
                <w:rFonts w:hint="cs" w:cs="Angsana New"/>
                <w:cs/>
              </w:rPr>
              <w:t xml:space="preserve">จะต้องเป็น </w:t>
            </w:r>
            <w:r w:rsidRPr="00792590">
              <w:rPr>
                <w:rFonts w:cs="CordiaUPC"/>
              </w:rPr>
              <w:t>Mandatory</w:t>
            </w:r>
          </w:p>
        </w:tc>
        <w:tc>
          <w:tcPr>
            <w:tcW w:w="735" w:type="pct"/>
            <w:gridSpan w:val="2"/>
          </w:tcPr>
          <w:p w:rsidR="003E0069" w:rsidP="003E0069" w:rsidRDefault="003E0069" w14:paraId="2CDE68F0" w14:textId="245340B9">
            <w:pPr>
              <w:rPr>
                <w:rFonts w:cs="CordiaUPC"/>
                <w:szCs w:val="36"/>
              </w:rPr>
            </w:pPr>
            <w:r w:rsidRPr="00CD78B8">
              <w:rPr>
                <w:rFonts w:cs="CordiaUPC"/>
                <w:szCs w:val="36"/>
              </w:rPr>
              <w:t>Yes</w:t>
            </w:r>
          </w:p>
        </w:tc>
      </w:tr>
      <w:tr w:rsidRPr="00792590" w:rsidR="003E0069" w:rsidTr="009C7C2B" w14:paraId="7D8910AB" w14:textId="77777777">
        <w:tc>
          <w:tcPr>
            <w:tcW w:w="778" w:type="pct"/>
          </w:tcPr>
          <w:p w:rsidR="003E0069" w:rsidP="003E0069" w:rsidRDefault="003E0069" w14:paraId="1E600003" w14:textId="67781D4F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>00001</w:t>
            </w:r>
          </w:p>
        </w:tc>
        <w:tc>
          <w:tcPr>
            <w:tcW w:w="1626" w:type="pct"/>
            <w:gridSpan w:val="2"/>
          </w:tcPr>
          <w:p w:rsidR="003E0069" w:rsidP="003E0069" w:rsidRDefault="003E0069" w14:paraId="63ED42BD" w14:textId="095C0195">
            <w:r>
              <w:t>Group Package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  <w:gridSpan w:val="2"/>
          </w:tcPr>
          <w:p w:rsidR="003E0069" w:rsidP="003E0069" w:rsidRDefault="003E0069" w14:paraId="53309FE9" w14:textId="77777777">
            <w:r>
              <w:t xml:space="preserve">groupPackage </w:t>
            </w:r>
            <w:r>
              <w:rPr>
                <w:rFonts w:hint="cs"/>
                <w:cs/>
              </w:rPr>
              <w:t xml:space="preserve">จะต้องเป็น </w:t>
            </w:r>
            <w:r>
              <w:t>Mandatory</w:t>
            </w:r>
          </w:p>
          <w:p w:rsidR="003E0069" w:rsidP="003E0069" w:rsidRDefault="003E0069" w14:paraId="202629B9" w14:textId="1946CBF9">
            <w:r>
              <w:rPr>
                <w:rFonts w:hint="cs"/>
                <w:cs/>
              </w:rPr>
              <w:t xml:space="preserve">ก็ต่อเมื่อ </w:t>
            </w:r>
            <w:r>
              <w:t xml:space="preserve">handsetFlag </w:t>
            </w:r>
            <w:r>
              <w:rPr>
                <w:rFonts w:cs="CordiaUPC"/>
                <w:cs/>
              </w:rPr>
              <w:t>= “</w:t>
            </w:r>
            <w:r>
              <w:t>true</w:t>
            </w:r>
            <w:r>
              <w:rPr>
                <w:rFonts w:cs="CordiaUPC"/>
                <w:cs/>
              </w:rPr>
              <w:t>”</w:t>
            </w:r>
          </w:p>
        </w:tc>
        <w:tc>
          <w:tcPr>
            <w:tcW w:w="735" w:type="pct"/>
            <w:gridSpan w:val="2"/>
          </w:tcPr>
          <w:p w:rsidR="003E0069" w:rsidP="003E0069" w:rsidRDefault="003E0069" w14:paraId="731B689C" w14:textId="0596B5B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Pr="00792590" w:rsidR="003E0069" w:rsidTr="009C7C2B" w14:paraId="2296DCC9" w14:textId="77777777">
        <w:tc>
          <w:tcPr>
            <w:tcW w:w="778" w:type="pct"/>
          </w:tcPr>
          <w:p w:rsidR="003E0069" w:rsidP="003E0069" w:rsidRDefault="003E0069" w14:paraId="0F94F067" w14:textId="10A0C8EA">
            <w:pPr>
              <w:pStyle w:val="BodyTextTable"/>
              <w:rPr>
                <w:rFonts w:ascii="CordiaUPC" w:hAnsi="CordiaUPC" w:cs="CordiaUPC"/>
                <w:sz w:val="28"/>
                <w:szCs w:val="28"/>
                <w:cs/>
                <w:lang w:bidi="th-TH"/>
              </w:rPr>
            </w:pP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>00001</w:t>
            </w:r>
          </w:p>
        </w:tc>
        <w:tc>
          <w:tcPr>
            <w:tcW w:w="1626" w:type="pct"/>
            <w:gridSpan w:val="2"/>
          </w:tcPr>
          <w:p w:rsidRPr="001624DE" w:rsidR="003E0069" w:rsidP="003E0069" w:rsidRDefault="003E0069" w14:paraId="5FD74B06" w14:textId="0CAA6065">
            <w:r>
              <w:t>Revenue Code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  <w:gridSpan w:val="2"/>
          </w:tcPr>
          <w:p w:rsidRPr="001624DE" w:rsidR="003E0069" w:rsidP="003E0069" w:rsidRDefault="003E0069" w14:paraId="61661A71" w14:textId="531A27A2">
            <w:r>
              <w:rPr>
                <w:rFonts w:hint="cs"/>
                <w:cs/>
              </w:rPr>
              <w:t>ถ้า</w:t>
            </w:r>
            <w:r>
              <w:t xml:space="preserve"> customerType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t>Post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>
              <w:t>All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ดังนั้น </w:t>
            </w:r>
            <w:r>
              <w:t>revenueCode</w:t>
            </w:r>
            <w:r>
              <w:rPr>
                <w:rFonts w:hint="cs"/>
                <w:cs/>
              </w:rPr>
              <w:t xml:space="preserve"> จะต้องเป็น </w:t>
            </w:r>
            <w:r>
              <w:t>Mandatory</w:t>
            </w:r>
          </w:p>
        </w:tc>
        <w:tc>
          <w:tcPr>
            <w:tcW w:w="735" w:type="pct"/>
            <w:gridSpan w:val="2"/>
          </w:tcPr>
          <w:p w:rsidR="003E0069" w:rsidP="003E0069" w:rsidRDefault="003E0069" w14:paraId="25114528" w14:textId="7F40B844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Pr="00792590" w:rsidR="003E0069" w:rsidTr="009C7C2B" w14:paraId="25C57762" w14:textId="77777777">
        <w:tc>
          <w:tcPr>
            <w:tcW w:w="778" w:type="pct"/>
          </w:tcPr>
          <w:p w:rsidR="003E0069" w:rsidP="003E0069" w:rsidRDefault="003E0069" w14:paraId="4944B670" w14:textId="569EA25A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>00053</w:t>
            </w:r>
          </w:p>
        </w:tc>
        <w:tc>
          <w:tcPr>
            <w:tcW w:w="1626" w:type="pct"/>
            <w:gridSpan w:val="2"/>
          </w:tcPr>
          <w:p w:rsidRPr="009C357A" w:rsidR="003E0069" w:rsidP="003E0069" w:rsidRDefault="003E0069" w14:paraId="6C17D2BB" w14:textId="0C9750A3">
            <w:r w:rsidRPr="00744401">
              <w:t>Revenue Code in this list is not to be used</w:t>
            </w:r>
            <w:r w:rsidRPr="00744401">
              <w:rPr>
                <w:rFonts w:cs="CordiaUPC"/>
                <w:cs/>
              </w:rPr>
              <w:t>. (</w:t>
            </w:r>
            <w:r w:rsidRPr="00744401">
              <w:t>APCI</w:t>
            </w:r>
            <w:r w:rsidRPr="00744401">
              <w:rPr>
                <w:rFonts w:cs="CordiaUPC"/>
                <w:cs/>
              </w:rPr>
              <w:t>-</w:t>
            </w:r>
            <w:r w:rsidRPr="00744401">
              <w:t>001, APCP</w:t>
            </w:r>
            <w:r w:rsidRPr="00744401">
              <w:rPr>
                <w:rFonts w:cs="CordiaUPC"/>
                <w:cs/>
              </w:rPr>
              <w:t>-</w:t>
            </w:r>
            <w:r w:rsidRPr="00744401">
              <w:t>001, APCT</w:t>
            </w:r>
            <w:r w:rsidRPr="00744401">
              <w:rPr>
                <w:rFonts w:cs="CordiaUPC"/>
                <w:cs/>
              </w:rPr>
              <w:t>-</w:t>
            </w:r>
            <w:r w:rsidRPr="00744401">
              <w:t>001, APSC</w:t>
            </w:r>
            <w:r w:rsidRPr="00744401">
              <w:rPr>
                <w:rFonts w:cs="CordiaUPC"/>
                <w:cs/>
              </w:rPr>
              <w:t>-</w:t>
            </w:r>
            <w:r w:rsidRPr="00744401">
              <w:t>001, APSP</w:t>
            </w:r>
            <w:r w:rsidRPr="00744401">
              <w:rPr>
                <w:rFonts w:cs="CordiaUPC"/>
                <w:cs/>
              </w:rPr>
              <w:t>-</w:t>
            </w:r>
            <w:r w:rsidRPr="00744401">
              <w:t>001, APSR</w:t>
            </w:r>
            <w:r w:rsidRPr="00744401">
              <w:rPr>
                <w:rFonts w:cs="CordiaUPC"/>
                <w:cs/>
              </w:rPr>
              <w:t>-</w:t>
            </w:r>
            <w:r w:rsidRPr="00744401">
              <w:t>00, DPCI</w:t>
            </w:r>
            <w:r w:rsidRPr="00744401">
              <w:rPr>
                <w:rFonts w:cs="CordiaUPC"/>
                <w:cs/>
              </w:rPr>
              <w:t>-</w:t>
            </w:r>
            <w:r w:rsidRPr="00744401">
              <w:t>001, DPCP</w:t>
            </w:r>
            <w:r w:rsidRPr="00744401">
              <w:rPr>
                <w:rFonts w:cs="CordiaUPC"/>
                <w:cs/>
              </w:rPr>
              <w:t>-</w:t>
            </w:r>
            <w:r w:rsidRPr="00744401">
              <w:t>001, DPCT</w:t>
            </w:r>
            <w:r w:rsidRPr="00744401">
              <w:rPr>
                <w:rFonts w:cs="CordiaUPC"/>
                <w:cs/>
              </w:rPr>
              <w:t>-</w:t>
            </w:r>
            <w:r w:rsidRPr="00744401">
              <w:t>001, DPSC</w:t>
            </w:r>
            <w:r w:rsidRPr="00744401">
              <w:rPr>
                <w:rFonts w:cs="CordiaUPC"/>
                <w:cs/>
              </w:rPr>
              <w:t>-</w:t>
            </w:r>
            <w:r w:rsidRPr="00744401">
              <w:t>001, DPSP</w:t>
            </w:r>
            <w:r w:rsidRPr="00744401">
              <w:rPr>
                <w:rFonts w:cs="CordiaUPC"/>
                <w:cs/>
              </w:rPr>
              <w:t>-</w:t>
            </w:r>
            <w:r w:rsidRPr="00744401">
              <w:t>001, DPSR</w:t>
            </w:r>
            <w:r w:rsidRPr="00744401">
              <w:rPr>
                <w:rFonts w:cs="CordiaUPC"/>
                <w:cs/>
              </w:rPr>
              <w:t>-</w:t>
            </w:r>
            <w:r w:rsidRPr="00744401">
              <w:t>001</w:t>
            </w:r>
            <w:r w:rsidRPr="00744401">
              <w:rPr>
                <w:rFonts w:cs="CordiaUPC"/>
                <w:cs/>
              </w:rPr>
              <w:t>)</w:t>
            </w:r>
          </w:p>
        </w:tc>
        <w:tc>
          <w:tcPr>
            <w:tcW w:w="1861" w:type="pct"/>
            <w:gridSpan w:val="2"/>
          </w:tcPr>
          <w:p w:rsidR="003E0069" w:rsidP="003E0069" w:rsidRDefault="003E0069" w14:paraId="68FC4D49" w14:textId="4F526AFE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Revenue Code </w:t>
            </w:r>
            <w:r>
              <w:rPr>
                <w:rFonts w:hint="cs"/>
                <w:cs/>
              </w:rPr>
              <w:t xml:space="preserve">มีอยู่ในรายการนี้ห้ามใช้ </w:t>
            </w:r>
            <w:r w:rsidRPr="005D4585">
              <w:rPr>
                <w:rFonts w:cs="CordiaUPC"/>
                <w:cs/>
              </w:rPr>
              <w:t>(</w:t>
            </w:r>
            <w:r w:rsidRPr="005D4585">
              <w:t>APCI</w:t>
            </w:r>
            <w:r w:rsidRPr="005D4585">
              <w:rPr>
                <w:rFonts w:cs="CordiaUPC"/>
                <w:cs/>
              </w:rPr>
              <w:t>-</w:t>
            </w:r>
            <w:r w:rsidRPr="005D4585">
              <w:t>001, APCP</w:t>
            </w:r>
            <w:r w:rsidRPr="005D4585">
              <w:rPr>
                <w:rFonts w:cs="CordiaUPC"/>
                <w:cs/>
              </w:rPr>
              <w:t>-</w:t>
            </w:r>
            <w:r w:rsidRPr="005D4585">
              <w:t>001, APCT</w:t>
            </w:r>
            <w:r w:rsidRPr="005D4585">
              <w:rPr>
                <w:rFonts w:cs="CordiaUPC"/>
                <w:cs/>
              </w:rPr>
              <w:t>-</w:t>
            </w:r>
            <w:r w:rsidRPr="005D4585">
              <w:t>001, APSC</w:t>
            </w:r>
            <w:r w:rsidRPr="005D4585">
              <w:rPr>
                <w:rFonts w:cs="CordiaUPC"/>
                <w:cs/>
              </w:rPr>
              <w:t>-</w:t>
            </w:r>
            <w:r w:rsidRPr="005D4585">
              <w:t>001, APSP</w:t>
            </w:r>
            <w:r w:rsidRPr="005D4585">
              <w:rPr>
                <w:rFonts w:cs="CordiaUPC"/>
                <w:cs/>
              </w:rPr>
              <w:t>-</w:t>
            </w:r>
            <w:r w:rsidRPr="005D4585">
              <w:t>001, APSR</w:t>
            </w:r>
            <w:r w:rsidRPr="005D4585">
              <w:rPr>
                <w:rFonts w:cs="CordiaUPC"/>
                <w:cs/>
              </w:rPr>
              <w:t>-</w:t>
            </w:r>
            <w:r w:rsidRPr="005D4585">
              <w:t>00, DPCI</w:t>
            </w:r>
            <w:r w:rsidRPr="005D4585">
              <w:rPr>
                <w:rFonts w:cs="CordiaUPC"/>
                <w:cs/>
              </w:rPr>
              <w:t>-</w:t>
            </w:r>
            <w:r w:rsidRPr="005D4585">
              <w:t>001, DPCP</w:t>
            </w:r>
            <w:r w:rsidRPr="005D4585">
              <w:rPr>
                <w:rFonts w:cs="CordiaUPC"/>
                <w:cs/>
              </w:rPr>
              <w:t>-</w:t>
            </w:r>
            <w:r w:rsidRPr="005D4585">
              <w:t>001, DPCT</w:t>
            </w:r>
            <w:r w:rsidRPr="005D4585">
              <w:rPr>
                <w:rFonts w:cs="CordiaUPC"/>
                <w:cs/>
              </w:rPr>
              <w:t>-</w:t>
            </w:r>
            <w:r w:rsidRPr="005D4585">
              <w:t>001, DPSC</w:t>
            </w:r>
            <w:r w:rsidRPr="005D4585">
              <w:rPr>
                <w:rFonts w:cs="CordiaUPC"/>
                <w:cs/>
              </w:rPr>
              <w:t>-</w:t>
            </w:r>
            <w:r w:rsidRPr="005D4585">
              <w:t>001, DPSP</w:t>
            </w:r>
            <w:r w:rsidRPr="005D4585">
              <w:rPr>
                <w:rFonts w:cs="CordiaUPC"/>
                <w:cs/>
              </w:rPr>
              <w:t>-</w:t>
            </w:r>
            <w:r w:rsidRPr="005D4585">
              <w:t>001, DPSR</w:t>
            </w:r>
            <w:r w:rsidRPr="005D4585">
              <w:rPr>
                <w:rFonts w:cs="CordiaUPC"/>
                <w:cs/>
              </w:rPr>
              <w:t>-</w:t>
            </w:r>
            <w:r w:rsidRPr="005D4585">
              <w:t>001</w:t>
            </w:r>
            <w:r w:rsidRPr="005D4585">
              <w:rPr>
                <w:rFonts w:cs="CordiaUPC"/>
                <w:cs/>
              </w:rPr>
              <w:t>)</w:t>
            </w:r>
          </w:p>
        </w:tc>
        <w:tc>
          <w:tcPr>
            <w:tcW w:w="735" w:type="pct"/>
            <w:gridSpan w:val="2"/>
          </w:tcPr>
          <w:p w:rsidR="003E0069" w:rsidP="003E0069" w:rsidRDefault="003E0069" w14:paraId="322DE561" w14:textId="4770543A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Pr="00792590" w:rsidR="003E0069" w:rsidTr="009C7C2B" w14:paraId="32A17C77" w14:textId="77777777">
        <w:tc>
          <w:tcPr>
            <w:tcW w:w="778" w:type="pct"/>
          </w:tcPr>
          <w:p w:rsidR="003E0069" w:rsidP="003E0069" w:rsidRDefault="003E0069" w14:paraId="21DE6735" w14:textId="478557BC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>
              <w:rPr>
                <w:rFonts w:hint="cs"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26" w:type="pct"/>
            <w:gridSpan w:val="2"/>
          </w:tcPr>
          <w:p w:rsidR="003E0069" w:rsidP="003E0069" w:rsidRDefault="003E0069" w14:paraId="6C2A138C" w14:textId="61839E96">
            <w:r>
              <w:rPr>
                <w:rFonts w:hint="cs"/>
              </w:rPr>
              <w:t>IR Package Time Zone</w:t>
            </w:r>
            <w:r>
              <w:rPr>
                <w:rFonts w:hint="cs" w:cs="CordiaUPC"/>
                <w:cs/>
              </w:rPr>
              <w:t xml:space="preserve"> </w:t>
            </w:r>
            <w:r>
              <w:rPr>
                <w:rFonts w:hint="cs"/>
              </w:rPr>
              <w:t>is required</w:t>
            </w:r>
            <w:r>
              <w:rPr>
                <w:rFonts w:hint="cs" w:cs="CordiaUPC"/>
                <w:cs/>
              </w:rPr>
              <w:t>.</w:t>
            </w:r>
          </w:p>
        </w:tc>
        <w:tc>
          <w:tcPr>
            <w:tcW w:w="1861" w:type="pct"/>
            <w:gridSpan w:val="2"/>
          </w:tcPr>
          <w:p w:rsidR="003E0069" w:rsidP="003E0069" w:rsidRDefault="003E0069" w14:paraId="253CE403" w14:textId="1167D1C9">
            <w:pPr>
              <w:rPr>
                <w:cs/>
              </w:rPr>
            </w:pPr>
            <w:r>
              <w:rPr>
                <w:rFonts w:hint="cs"/>
              </w:rPr>
              <w:t xml:space="preserve">packageTimeZone </w:t>
            </w:r>
            <w:r>
              <w:rPr>
                <w:rFonts w:hint="cs" w:cs="CordiaUPC"/>
                <w:cs/>
              </w:rPr>
              <w:t xml:space="preserve">จะต้องเป็น </w:t>
            </w:r>
            <w:r>
              <w:rPr>
                <w:rFonts w:hint="cs" w:cs="CordiaUPC"/>
              </w:rPr>
              <w:t>Mandatory</w:t>
            </w:r>
          </w:p>
        </w:tc>
        <w:tc>
          <w:tcPr>
            <w:tcW w:w="735" w:type="pct"/>
            <w:gridSpan w:val="2"/>
          </w:tcPr>
          <w:p w:rsidR="003E0069" w:rsidP="003E0069" w:rsidRDefault="003E0069" w14:paraId="2C040E33" w14:textId="56E7D812">
            <w:pPr>
              <w:rPr>
                <w:rFonts w:cs="CordiaUPC"/>
                <w:szCs w:val="36"/>
              </w:rPr>
            </w:pPr>
            <w:r>
              <w:rPr>
                <w:rFonts w:hint="cs" w:cs="CordiaUPC"/>
                <w:szCs w:val="36"/>
              </w:rPr>
              <w:t>Yes</w:t>
            </w:r>
          </w:p>
        </w:tc>
      </w:tr>
      <w:tr w:rsidRPr="00792590" w:rsidR="003E0069" w:rsidTr="009C7C2B" w14:paraId="48ED9314" w14:textId="77777777">
        <w:tc>
          <w:tcPr>
            <w:tcW w:w="778" w:type="pct"/>
          </w:tcPr>
          <w:p w:rsidR="003E0069" w:rsidP="003E0069" w:rsidRDefault="003E0069" w14:paraId="4F41424D" w14:textId="17591264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>
              <w:rPr>
                <w:rFonts w:hint="cs"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26" w:type="pct"/>
            <w:gridSpan w:val="2"/>
          </w:tcPr>
          <w:p w:rsidR="003E0069" w:rsidP="003E0069" w:rsidRDefault="003E0069" w14:paraId="159958CB" w14:textId="4F2356BA">
            <w:r>
              <w:rPr>
                <w:rFonts w:hint="cs"/>
              </w:rPr>
              <w:t>U</w:t>
            </w:r>
            <w:r>
              <w:rPr>
                <w:rFonts w:hint="cs" w:cs="CordiaUPC"/>
                <w:cs/>
              </w:rPr>
              <w:t>-</w:t>
            </w:r>
            <w:r>
              <w:rPr>
                <w:rFonts w:hint="cs"/>
              </w:rPr>
              <w:t>Fair</w:t>
            </w:r>
            <w:r>
              <w:rPr>
                <w:rFonts w:hint="cs" w:cs="CordiaUPC"/>
                <w:cs/>
              </w:rPr>
              <w:t xml:space="preserve"> </w:t>
            </w:r>
            <w:r>
              <w:rPr>
                <w:rFonts w:hint="cs"/>
              </w:rPr>
              <w:t>is required</w:t>
            </w:r>
            <w:r>
              <w:rPr>
                <w:rFonts w:hint="cs" w:cs="CordiaUPC"/>
                <w:cs/>
              </w:rPr>
              <w:t>.</w:t>
            </w:r>
          </w:p>
        </w:tc>
        <w:tc>
          <w:tcPr>
            <w:tcW w:w="1861" w:type="pct"/>
            <w:gridSpan w:val="2"/>
          </w:tcPr>
          <w:p w:rsidR="003E0069" w:rsidP="003E0069" w:rsidRDefault="003E0069" w14:paraId="36F02EE6" w14:textId="19C2F397">
            <w:pPr>
              <w:rPr>
                <w:cs/>
              </w:rPr>
            </w:pPr>
            <w:r>
              <w:rPr>
                <w:rFonts w:hint="cs"/>
              </w:rPr>
              <w:t xml:space="preserve">uFair </w:t>
            </w:r>
            <w:r>
              <w:rPr>
                <w:rFonts w:hint="cs" w:cs="CordiaUPC"/>
                <w:cs/>
              </w:rPr>
              <w:t xml:space="preserve">จะต้องเป็น </w:t>
            </w:r>
            <w:r>
              <w:rPr>
                <w:rFonts w:hint="cs" w:cs="CordiaUPC"/>
              </w:rPr>
              <w:t>Mandatory</w:t>
            </w:r>
          </w:p>
        </w:tc>
        <w:tc>
          <w:tcPr>
            <w:tcW w:w="735" w:type="pct"/>
            <w:gridSpan w:val="2"/>
          </w:tcPr>
          <w:p w:rsidR="003E0069" w:rsidP="003E0069" w:rsidRDefault="003E0069" w14:paraId="37440E83" w14:textId="6707AF69">
            <w:pPr>
              <w:rPr>
                <w:rFonts w:cs="CordiaUPC"/>
                <w:szCs w:val="36"/>
              </w:rPr>
            </w:pPr>
            <w:r>
              <w:rPr>
                <w:rFonts w:hint="cs" w:cs="CordiaUPC"/>
                <w:szCs w:val="36"/>
              </w:rPr>
              <w:t>Yes</w:t>
            </w:r>
          </w:p>
        </w:tc>
      </w:tr>
      <w:tr w:rsidRPr="00792590" w:rsidR="003E0069" w:rsidTr="009C7C2B" w14:paraId="7B518E21" w14:textId="77777777">
        <w:tc>
          <w:tcPr>
            <w:tcW w:w="778" w:type="pct"/>
          </w:tcPr>
          <w:p w:rsidR="003E0069" w:rsidP="003E0069" w:rsidRDefault="003E0069" w14:paraId="40EDAC87" w14:textId="2CE13AE5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>
              <w:rPr>
                <w:rFonts w:hint="cs"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26" w:type="pct"/>
            <w:gridSpan w:val="2"/>
          </w:tcPr>
          <w:p w:rsidR="003E0069" w:rsidP="003E0069" w:rsidRDefault="003E0069" w14:paraId="79007E72" w14:textId="579D1E4F">
            <w:r>
              <w:rPr>
                <w:rFonts w:hint="cs"/>
              </w:rPr>
              <w:t>RUC Feature</w:t>
            </w:r>
            <w:r>
              <w:rPr>
                <w:rFonts w:hint="cs" w:cs="CordiaUPC"/>
                <w:cs/>
              </w:rPr>
              <w:t xml:space="preserve"> </w:t>
            </w:r>
            <w:r>
              <w:rPr>
                <w:rFonts w:hint="cs"/>
              </w:rPr>
              <w:t>is required</w:t>
            </w:r>
            <w:r>
              <w:rPr>
                <w:rFonts w:hint="cs" w:cs="CordiaUPC"/>
                <w:cs/>
              </w:rPr>
              <w:t>.</w:t>
            </w:r>
          </w:p>
        </w:tc>
        <w:tc>
          <w:tcPr>
            <w:tcW w:w="1861" w:type="pct"/>
            <w:gridSpan w:val="2"/>
          </w:tcPr>
          <w:p w:rsidR="003E0069" w:rsidP="003E0069" w:rsidRDefault="003E0069" w14:paraId="22FFDF97" w14:textId="41A0A29A">
            <w:pPr>
              <w:rPr>
                <w:cs/>
              </w:rPr>
            </w:pPr>
            <w:r>
              <w:rPr>
                <w:rFonts w:hint="cs"/>
              </w:rPr>
              <w:t xml:space="preserve">rucFeature </w:t>
            </w:r>
            <w:r>
              <w:rPr>
                <w:rFonts w:hint="cs" w:cs="CordiaUPC"/>
                <w:cs/>
              </w:rPr>
              <w:t xml:space="preserve">จะต้องเป็น </w:t>
            </w:r>
            <w:r>
              <w:rPr>
                <w:rFonts w:hint="cs" w:cs="CordiaUPC"/>
              </w:rPr>
              <w:t>Mandatory</w:t>
            </w:r>
          </w:p>
        </w:tc>
        <w:tc>
          <w:tcPr>
            <w:tcW w:w="735" w:type="pct"/>
            <w:gridSpan w:val="2"/>
          </w:tcPr>
          <w:p w:rsidR="003E0069" w:rsidP="003E0069" w:rsidRDefault="003E0069" w14:paraId="4D316737" w14:textId="4A8AC8FC">
            <w:pPr>
              <w:rPr>
                <w:rFonts w:cs="CordiaUPC"/>
                <w:szCs w:val="36"/>
              </w:rPr>
            </w:pPr>
            <w:r>
              <w:rPr>
                <w:rFonts w:hint="cs" w:cs="CordiaUPC"/>
                <w:szCs w:val="36"/>
              </w:rPr>
              <w:t>Yes</w:t>
            </w:r>
          </w:p>
        </w:tc>
      </w:tr>
      <w:tr w:rsidRPr="00792590" w:rsidR="003E0069" w:rsidTr="009C7C2B" w14:paraId="12FF5BD4" w14:textId="77777777">
        <w:tc>
          <w:tcPr>
            <w:tcW w:w="778" w:type="pct"/>
          </w:tcPr>
          <w:p w:rsidR="003E0069" w:rsidP="003E0069" w:rsidRDefault="003E0069" w14:paraId="27D78ECA" w14:textId="6FF644B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hint="cs"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26" w:type="pct"/>
            <w:gridSpan w:val="2"/>
          </w:tcPr>
          <w:p w:rsidR="003E0069" w:rsidP="003E0069" w:rsidRDefault="003E0069" w14:paraId="138DABAC" w14:textId="612347F5">
            <w:r w:rsidRPr="007A66E2">
              <w:t>Alert Message</w:t>
            </w:r>
            <w:r w:rsidRPr="007A66E2">
              <w:rPr>
                <w:rFonts w:hint="cs" w:cs="CordiaUPC"/>
                <w:cs/>
              </w:rPr>
              <w:t xml:space="preserve"> </w:t>
            </w:r>
            <w:r>
              <w:rPr>
                <w:rFonts w:hint="cs"/>
              </w:rPr>
              <w:t>is required</w:t>
            </w:r>
            <w:r>
              <w:rPr>
                <w:rFonts w:hint="cs" w:cs="CordiaUPC"/>
                <w:cs/>
              </w:rPr>
              <w:t>.</w:t>
            </w:r>
          </w:p>
        </w:tc>
        <w:tc>
          <w:tcPr>
            <w:tcW w:w="1861" w:type="pct"/>
            <w:gridSpan w:val="2"/>
          </w:tcPr>
          <w:p w:rsidR="003E0069" w:rsidP="003E0069" w:rsidRDefault="003E0069" w14:paraId="3CFF9DDE" w14:textId="7FE92FB6">
            <w:r>
              <w:t>Promotion Group</w:t>
            </w:r>
            <w:r>
              <w:rPr>
                <w:rFonts w:hint="cs"/>
                <w:cs/>
              </w:rPr>
              <w:t xml:space="preserve"> ที่เลือกมามีค่า </w:t>
            </w:r>
            <w:r>
              <w:rPr>
                <w:rFonts w:cs="CordiaUPC"/>
                <w:cs/>
              </w:rPr>
              <w:t>“</w:t>
            </w:r>
            <w:r>
              <w:t>IR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และ </w:t>
            </w:r>
            <w:r w:rsidRPr="007A66E2">
              <w:t>RUC Feature</w:t>
            </w:r>
            <w:r w:rsidRPr="007A66E2">
              <w:rPr>
                <w:rFonts w:hint="cs" w:cs="CordiaUPC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มีค่าเป็น </w:t>
            </w:r>
            <w:r w:rsidRPr="007A66E2">
              <w:t>Block</w:t>
            </w:r>
            <w:r>
              <w:rPr>
                <w:rFonts w:hint="cs" w:cs="CordiaUPC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ดังนั้น </w:t>
            </w:r>
            <w:r w:rsidRPr="007A66E2">
              <w:t>Alert Message</w:t>
            </w:r>
            <w:r w:rsidRPr="007A66E2">
              <w:rPr>
                <w:rFonts w:hint="cs" w:cs="CordiaUPC"/>
                <w:cs/>
              </w:rPr>
              <w:t xml:space="preserve"> </w:t>
            </w:r>
            <w:r>
              <w:rPr>
                <w:rFonts w:hint="cs" w:cs="CordiaUPC"/>
                <w:cs/>
              </w:rPr>
              <w:t xml:space="preserve">จะต้องเป็น </w:t>
            </w:r>
            <w:r>
              <w:rPr>
                <w:rFonts w:hint="cs" w:cs="CordiaUPC"/>
              </w:rPr>
              <w:t>Mandatory</w:t>
            </w:r>
          </w:p>
        </w:tc>
        <w:tc>
          <w:tcPr>
            <w:tcW w:w="735" w:type="pct"/>
            <w:gridSpan w:val="2"/>
          </w:tcPr>
          <w:p w:rsidR="003E0069" w:rsidP="003E0069" w:rsidRDefault="003E0069" w14:paraId="35582E92" w14:textId="3936FEB5">
            <w:pPr>
              <w:rPr>
                <w:rFonts w:cs="CordiaUPC"/>
                <w:szCs w:val="36"/>
              </w:rPr>
            </w:pPr>
            <w:r>
              <w:rPr>
                <w:rFonts w:hint="cs" w:cs="CordiaUPC"/>
                <w:szCs w:val="36"/>
              </w:rPr>
              <w:t>Yes</w:t>
            </w:r>
          </w:p>
        </w:tc>
      </w:tr>
      <w:tr w:rsidRPr="00792590" w:rsidR="003E0069" w:rsidTr="009C7C2B" w14:paraId="0D756A35" w14:textId="77777777">
        <w:tc>
          <w:tcPr>
            <w:tcW w:w="778" w:type="pct"/>
          </w:tcPr>
          <w:p w:rsidR="003E0069" w:rsidP="003E0069" w:rsidRDefault="003E0069" w14:paraId="5BB088CA" w14:textId="2F5E25B9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>
              <w:rPr>
                <w:rFonts w:hint="cs"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26" w:type="pct"/>
            <w:gridSpan w:val="2"/>
          </w:tcPr>
          <w:p w:rsidR="003E0069" w:rsidP="003E0069" w:rsidRDefault="003E0069" w14:paraId="1E7C99E2" w14:textId="13DF9FBC">
            <w:r w:rsidRPr="00CD1F07">
              <w:rPr>
                <w:rFonts w:cs="Cordia New"/>
                <w:cs/>
              </w:rPr>
              <w:t xml:space="preserve">การให้ส่วนลดในระบบ </w:t>
            </w:r>
            <w:r w:rsidRPr="00CD1F07">
              <w:t>RUC</w:t>
            </w:r>
            <w:r w:rsidRPr="00CD1F07">
              <w:rPr>
                <w:rFonts w:hint="cs" w:cs="CordiaUPC"/>
                <w:cs/>
              </w:rPr>
              <w:t xml:space="preserve"> </w:t>
            </w:r>
            <w:r>
              <w:rPr>
                <w:rFonts w:hint="cs"/>
              </w:rPr>
              <w:t>is required</w:t>
            </w:r>
            <w:r>
              <w:rPr>
                <w:rFonts w:hint="cs" w:cs="CordiaUPC"/>
                <w:cs/>
              </w:rPr>
              <w:t>.</w:t>
            </w:r>
          </w:p>
        </w:tc>
        <w:tc>
          <w:tcPr>
            <w:tcW w:w="1861" w:type="pct"/>
            <w:gridSpan w:val="2"/>
          </w:tcPr>
          <w:p w:rsidR="003E0069" w:rsidP="003E0069" w:rsidRDefault="003E0069" w14:paraId="2D28272E" w14:textId="67A8E972">
            <w:pPr>
              <w:rPr>
                <w:cs/>
              </w:rPr>
            </w:pPr>
            <w:r>
              <w:rPr>
                <w:rFonts w:hint="cs"/>
              </w:rPr>
              <w:t>ruc</w:t>
            </w:r>
            <w:r>
              <w:t>Discount</w:t>
            </w:r>
            <w:r>
              <w:rPr>
                <w:rFonts w:hint="cs" w:cs="CordiaUPC"/>
                <w:cs/>
              </w:rPr>
              <w:t xml:space="preserve"> จะต้องเป็น </w:t>
            </w:r>
            <w:r>
              <w:rPr>
                <w:rFonts w:hint="cs" w:cs="CordiaUPC"/>
              </w:rPr>
              <w:t>Mandatory</w:t>
            </w:r>
          </w:p>
        </w:tc>
        <w:tc>
          <w:tcPr>
            <w:tcW w:w="735" w:type="pct"/>
            <w:gridSpan w:val="2"/>
          </w:tcPr>
          <w:p w:rsidR="003E0069" w:rsidP="003E0069" w:rsidRDefault="003E0069" w14:paraId="7873CC66" w14:textId="1BD14AAF">
            <w:pPr>
              <w:rPr>
                <w:rFonts w:cs="CordiaUPC"/>
                <w:szCs w:val="36"/>
              </w:rPr>
            </w:pPr>
            <w:r>
              <w:rPr>
                <w:rFonts w:hint="cs" w:cs="CordiaUPC"/>
                <w:szCs w:val="36"/>
              </w:rPr>
              <w:t>Yes</w:t>
            </w:r>
          </w:p>
        </w:tc>
      </w:tr>
      <w:tr w:rsidRPr="00792590" w:rsidR="003E0069" w:rsidTr="009C7C2B" w14:paraId="5230699D" w14:textId="77777777">
        <w:tc>
          <w:tcPr>
            <w:tcW w:w="778" w:type="pct"/>
          </w:tcPr>
          <w:p w:rsidR="003E0069" w:rsidP="003E0069" w:rsidRDefault="003E0069" w14:paraId="77EB87AC" w14:textId="0E512834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hint="cs"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26" w:type="pct"/>
            <w:gridSpan w:val="2"/>
          </w:tcPr>
          <w:p w:rsidRPr="00CD1F07" w:rsidR="003E0069" w:rsidP="003E0069" w:rsidRDefault="003E0069" w14:paraId="21C0BE5B" w14:textId="498797A8">
            <w:pPr>
              <w:rPr>
                <w:rFonts w:cs="Cordia New"/>
                <w:cs/>
              </w:rPr>
            </w:pPr>
            <w:r w:rsidRPr="00BA1414">
              <w:rPr>
                <w:rFonts w:cs="Cordia New"/>
              </w:rPr>
              <w:t xml:space="preserve">First Use Feature </w:t>
            </w:r>
            <w:r>
              <w:rPr>
                <w:rFonts w:hint="cs"/>
              </w:rPr>
              <w:t>is required</w:t>
            </w:r>
            <w:r>
              <w:rPr>
                <w:rFonts w:hint="cs" w:cs="CordiaUPC"/>
                <w:cs/>
              </w:rPr>
              <w:t>.</w:t>
            </w:r>
          </w:p>
        </w:tc>
        <w:tc>
          <w:tcPr>
            <w:tcW w:w="1861" w:type="pct"/>
            <w:gridSpan w:val="2"/>
          </w:tcPr>
          <w:p w:rsidR="003E0069" w:rsidP="003E0069" w:rsidRDefault="003E0069" w14:paraId="7A53800C" w14:textId="71D1E098">
            <w:r w:rsidRPr="00BA1414">
              <w:t>firstUseFeature</w:t>
            </w:r>
            <w:r w:rsidRPr="00BA1414">
              <w:rPr>
                <w:rFonts w:hint="cs" w:cs="CordiaUPC"/>
                <w:cs/>
              </w:rPr>
              <w:t xml:space="preserve"> </w:t>
            </w:r>
            <w:r>
              <w:rPr>
                <w:rFonts w:hint="cs" w:cs="CordiaUPC"/>
                <w:cs/>
              </w:rPr>
              <w:t xml:space="preserve">จะต้องเป็น </w:t>
            </w:r>
            <w:r>
              <w:rPr>
                <w:rFonts w:hint="cs" w:cs="CordiaUPC"/>
              </w:rPr>
              <w:t>Mandatory</w:t>
            </w:r>
          </w:p>
        </w:tc>
        <w:tc>
          <w:tcPr>
            <w:tcW w:w="735" w:type="pct"/>
            <w:gridSpan w:val="2"/>
          </w:tcPr>
          <w:p w:rsidR="003E0069" w:rsidP="003E0069" w:rsidRDefault="003E0069" w14:paraId="70644823" w14:textId="4A200CF8">
            <w:pPr>
              <w:rPr>
                <w:rFonts w:cs="CordiaUPC"/>
                <w:szCs w:val="36"/>
              </w:rPr>
            </w:pPr>
            <w:r>
              <w:rPr>
                <w:rFonts w:hint="cs" w:cs="CordiaUPC"/>
                <w:szCs w:val="36"/>
              </w:rPr>
              <w:t>Yes</w:t>
            </w:r>
          </w:p>
        </w:tc>
      </w:tr>
      <w:tr w:rsidRPr="00792590" w:rsidR="003E0069" w:rsidTr="009C7C2B" w14:paraId="18EFA809" w14:textId="77777777">
        <w:tc>
          <w:tcPr>
            <w:tcW w:w="778" w:type="pct"/>
          </w:tcPr>
          <w:p w:rsidR="003E0069" w:rsidP="003E0069" w:rsidRDefault="003E0069" w14:paraId="00139BD0" w14:textId="6EEEDB24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hint="cs"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26" w:type="pct"/>
            <w:gridSpan w:val="2"/>
          </w:tcPr>
          <w:p w:rsidRPr="00CD1F07" w:rsidR="003E0069" w:rsidP="003E0069" w:rsidRDefault="003E0069" w14:paraId="0B4D1E75" w14:textId="73EFBC86">
            <w:pPr>
              <w:rPr>
                <w:rFonts w:cs="Cordia New"/>
                <w:cs/>
              </w:rPr>
            </w:pPr>
            <w:r w:rsidRPr="00BA1414">
              <w:rPr>
                <w:rFonts w:cs="Cordia New"/>
              </w:rPr>
              <w:t>First Use Feature Prority</w:t>
            </w:r>
            <w:r w:rsidRPr="00BA1414">
              <w:rPr>
                <w:rFonts w:hint="cs" w:cs="CordiaUPC"/>
                <w:cs/>
              </w:rPr>
              <w:t xml:space="preserve"> </w:t>
            </w:r>
            <w:r>
              <w:rPr>
                <w:rFonts w:hint="cs"/>
              </w:rPr>
              <w:t>is required</w:t>
            </w:r>
            <w:r>
              <w:rPr>
                <w:rFonts w:hint="cs" w:cs="CordiaUPC"/>
                <w:cs/>
              </w:rPr>
              <w:t>.</w:t>
            </w:r>
          </w:p>
        </w:tc>
        <w:tc>
          <w:tcPr>
            <w:tcW w:w="1861" w:type="pct"/>
            <w:gridSpan w:val="2"/>
          </w:tcPr>
          <w:p w:rsidR="003E0069" w:rsidP="003E0069" w:rsidRDefault="003E0069" w14:paraId="28962235" w14:textId="42A0971F">
            <w:r w:rsidRPr="00BA1414">
              <w:t>firstUseFeaturePrority</w:t>
            </w:r>
            <w:r w:rsidRPr="00BA1414">
              <w:rPr>
                <w:rFonts w:hint="cs" w:cs="CordiaUPC"/>
                <w:cs/>
              </w:rPr>
              <w:t xml:space="preserve"> </w:t>
            </w:r>
            <w:r>
              <w:rPr>
                <w:rFonts w:hint="cs" w:cs="CordiaUPC"/>
                <w:cs/>
              </w:rPr>
              <w:t xml:space="preserve">จะต้องเป็น </w:t>
            </w:r>
            <w:r>
              <w:rPr>
                <w:rFonts w:hint="cs" w:cs="CordiaUPC"/>
              </w:rPr>
              <w:t>Mandatory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เมื่อ </w:t>
            </w:r>
            <w:r w:rsidRPr="00BA1414">
              <w:t>firstUseFeature</w:t>
            </w:r>
            <w:r>
              <w:rPr>
                <w:rFonts w:hint="cs"/>
                <w:cs/>
              </w:rPr>
              <w:t xml:space="preserve"> มีค่าเป็น </w:t>
            </w:r>
            <w:r>
              <w:t>Yes</w:t>
            </w:r>
          </w:p>
        </w:tc>
        <w:tc>
          <w:tcPr>
            <w:tcW w:w="735" w:type="pct"/>
            <w:gridSpan w:val="2"/>
          </w:tcPr>
          <w:p w:rsidR="003E0069" w:rsidP="003E0069" w:rsidRDefault="003E0069" w14:paraId="22AB1920" w14:textId="1B0F9608">
            <w:pPr>
              <w:rPr>
                <w:rFonts w:cs="CordiaUPC"/>
                <w:szCs w:val="36"/>
              </w:rPr>
            </w:pPr>
            <w:r>
              <w:rPr>
                <w:rFonts w:hint="cs" w:cs="CordiaUPC"/>
                <w:szCs w:val="36"/>
              </w:rPr>
              <w:t>Yes</w:t>
            </w:r>
          </w:p>
        </w:tc>
      </w:tr>
      <w:tr w:rsidRPr="00792590" w:rsidR="00E32319" w:rsidTr="009C7C2B" w14:paraId="56F23310" w14:textId="77777777">
        <w:tc>
          <w:tcPr>
            <w:tcW w:w="778" w:type="pct"/>
          </w:tcPr>
          <w:p w:rsidR="00E32319" w:rsidP="00E32319" w:rsidRDefault="00E32319" w14:paraId="026CEF15" w14:textId="66A5E61F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hint="cs"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26" w:type="pct"/>
            <w:gridSpan w:val="2"/>
          </w:tcPr>
          <w:p w:rsidRPr="00BA1414" w:rsidR="00E32319" w:rsidP="00E32319" w:rsidRDefault="00E32319" w14:paraId="281CB5EC" w14:textId="53ED2D0B">
            <w:pPr>
              <w:rPr>
                <w:rFonts w:cs="Cordia New"/>
              </w:rPr>
            </w:pPr>
            <w:r w:rsidRPr="00305416">
              <w:rPr>
                <w:rStyle w:val="ui-provider"/>
              </w:rPr>
              <w:t>No first user</w:t>
            </w:r>
            <w:r w:rsidRPr="00E32319">
              <w:rPr>
                <w:rFonts w:cs="Cordia New"/>
              </w:rPr>
              <w:t xml:space="preserve"> </w:t>
            </w:r>
            <w:r>
              <w:rPr>
                <w:rFonts w:hint="cs"/>
              </w:rPr>
              <w:t>is required</w:t>
            </w:r>
            <w:r>
              <w:rPr>
                <w:rFonts w:hint="cs" w:cs="CordiaUPC"/>
                <w:cs/>
              </w:rPr>
              <w:t>.</w:t>
            </w:r>
          </w:p>
        </w:tc>
        <w:tc>
          <w:tcPr>
            <w:tcW w:w="1861" w:type="pct"/>
            <w:gridSpan w:val="2"/>
          </w:tcPr>
          <w:p w:rsidRPr="00BA1414" w:rsidR="00E32319" w:rsidP="00E32319" w:rsidRDefault="00165DE7" w14:paraId="707BE88A" w14:textId="4B5EF018">
            <w:r>
              <w:t>durationFirstUser</w:t>
            </w:r>
            <w:r>
              <w:rPr>
                <w:rFonts w:hint="cs" w:cs="CordiaUPC"/>
                <w:cs/>
              </w:rPr>
              <w:t xml:space="preserve"> </w:t>
            </w:r>
            <w:r w:rsidR="00E32319">
              <w:rPr>
                <w:rFonts w:hint="cs" w:cs="CordiaUPC"/>
                <w:cs/>
              </w:rPr>
              <w:t xml:space="preserve">จะต้องเป็น </w:t>
            </w:r>
            <w:r w:rsidR="00E32319">
              <w:rPr>
                <w:rFonts w:hint="cs" w:cs="CordiaUPC"/>
              </w:rPr>
              <w:t>Mandatory</w:t>
            </w:r>
          </w:p>
        </w:tc>
        <w:tc>
          <w:tcPr>
            <w:tcW w:w="735" w:type="pct"/>
            <w:gridSpan w:val="2"/>
          </w:tcPr>
          <w:p w:rsidR="00E32319" w:rsidP="00E32319" w:rsidRDefault="00E32319" w14:paraId="5C94E3C0" w14:textId="725FDF78">
            <w:pPr>
              <w:rPr>
                <w:rFonts w:cs="CordiaUPC"/>
                <w:szCs w:val="36"/>
              </w:rPr>
            </w:pPr>
            <w:r>
              <w:rPr>
                <w:rFonts w:hint="cs" w:cs="CordiaUPC"/>
                <w:szCs w:val="36"/>
              </w:rPr>
              <w:t>Yes</w:t>
            </w:r>
          </w:p>
        </w:tc>
      </w:tr>
      <w:tr w:rsidRPr="00792590" w:rsidR="00E32319" w:rsidTr="009C7C2B" w14:paraId="22BD8910" w14:textId="77777777">
        <w:tc>
          <w:tcPr>
            <w:tcW w:w="778" w:type="pct"/>
          </w:tcPr>
          <w:p w:rsidR="00E32319" w:rsidP="00E32319" w:rsidRDefault="00E32319" w14:paraId="4D7F133F" w14:textId="630D051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hint="cs"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26" w:type="pct"/>
            <w:gridSpan w:val="2"/>
          </w:tcPr>
          <w:p w:rsidRPr="00BA1414" w:rsidR="00E32319" w:rsidP="00E32319" w:rsidRDefault="00165DE7" w14:paraId="1F1227B0" w14:textId="42DE2EAD">
            <w:pPr>
              <w:rPr>
                <w:rFonts w:cs="Cordia New"/>
              </w:rPr>
            </w:pPr>
            <w:r w:rsidRPr="00003ACB">
              <w:rPr>
                <w:rStyle w:val="ui-provider"/>
              </w:rPr>
              <w:t>No first user</w:t>
            </w:r>
            <w:r>
              <w:rPr>
                <w:rFonts w:hint="cs"/>
              </w:rPr>
              <w:t xml:space="preserve"> </w:t>
            </w:r>
            <w:r>
              <w:t xml:space="preserve">Unit </w:t>
            </w:r>
            <w:r w:rsidR="00E32319">
              <w:rPr>
                <w:rFonts w:hint="cs"/>
              </w:rPr>
              <w:t>is required</w:t>
            </w:r>
            <w:r w:rsidR="00E32319">
              <w:rPr>
                <w:rFonts w:hint="cs" w:cs="CordiaUPC"/>
                <w:cs/>
              </w:rPr>
              <w:t>.</w:t>
            </w:r>
          </w:p>
        </w:tc>
        <w:tc>
          <w:tcPr>
            <w:tcW w:w="1861" w:type="pct"/>
            <w:gridSpan w:val="2"/>
          </w:tcPr>
          <w:p w:rsidRPr="00BA1414" w:rsidR="00E32319" w:rsidP="00E32319" w:rsidRDefault="00165DE7" w14:paraId="16894F93" w14:textId="264F4E58">
            <w:r>
              <w:t xml:space="preserve">durationFirstUserUnit </w:t>
            </w:r>
            <w:r w:rsidR="00E32319">
              <w:rPr>
                <w:rFonts w:hint="cs" w:cs="CordiaUPC"/>
                <w:cs/>
              </w:rPr>
              <w:t xml:space="preserve">จะต้องเป็น </w:t>
            </w:r>
            <w:r w:rsidR="00E32319">
              <w:rPr>
                <w:rFonts w:hint="cs" w:cs="CordiaUPC"/>
              </w:rPr>
              <w:t>Mandatory</w:t>
            </w:r>
          </w:p>
        </w:tc>
        <w:tc>
          <w:tcPr>
            <w:tcW w:w="735" w:type="pct"/>
            <w:gridSpan w:val="2"/>
          </w:tcPr>
          <w:p w:rsidR="00E32319" w:rsidP="00E32319" w:rsidRDefault="00E32319" w14:paraId="2CBE7C91" w14:textId="01F25083">
            <w:pPr>
              <w:rPr>
                <w:rFonts w:cs="CordiaUPC"/>
                <w:szCs w:val="36"/>
              </w:rPr>
            </w:pPr>
            <w:r>
              <w:rPr>
                <w:rFonts w:hint="cs" w:cs="CordiaUPC"/>
                <w:szCs w:val="36"/>
              </w:rPr>
              <w:t>Yes</w:t>
            </w:r>
          </w:p>
        </w:tc>
      </w:tr>
      <w:tr w:rsidRPr="00792590" w:rsidR="003E0069" w:rsidTr="009C7C2B" w14:paraId="3A19254D" w14:textId="77777777">
        <w:tc>
          <w:tcPr>
            <w:tcW w:w="5000" w:type="pct"/>
            <w:gridSpan w:val="7"/>
            <w:shd w:val="clear" w:color="auto" w:fill="C2D69B" w:themeFill="accent3" w:themeFillTint="99"/>
          </w:tcPr>
          <w:p w:rsidRPr="00CD78B8" w:rsidR="003E0069" w:rsidP="003E0069" w:rsidRDefault="003E0069" w14:paraId="5E95F65D" w14:textId="46A9DDD0">
            <w:pPr>
              <w:pStyle w:val="HeaderTable"/>
              <w:rPr>
                <w:szCs w:val="36"/>
              </w:rPr>
            </w:pPr>
            <w:r>
              <w:t>Promotion Pricing Section</w:t>
            </w:r>
          </w:p>
        </w:tc>
      </w:tr>
      <w:tr w:rsidRPr="00792590" w:rsidR="003E0069" w:rsidTr="009C7C2B" w14:paraId="4FF7CD2F" w14:textId="77777777">
        <w:tc>
          <w:tcPr>
            <w:tcW w:w="778" w:type="pct"/>
          </w:tcPr>
          <w:p w:rsidR="003E0069" w:rsidP="003E0069" w:rsidRDefault="003E0069" w14:paraId="69511B32" w14:textId="77B5424C">
            <w:r w:rsidRPr="00304DEB">
              <w:t>0000</w:t>
            </w:r>
            <w:r>
              <w:t>1</w:t>
            </w:r>
          </w:p>
        </w:tc>
        <w:tc>
          <w:tcPr>
            <w:tcW w:w="1626" w:type="pct"/>
            <w:gridSpan w:val="2"/>
          </w:tcPr>
          <w:p w:rsidR="003E0069" w:rsidP="003E0069" w:rsidRDefault="003E0069" w14:paraId="678D4113" w14:textId="579A6716">
            <w:pPr>
              <w:rPr>
                <w:rFonts w:cs="CordiaUPC"/>
              </w:rPr>
            </w:pPr>
            <w:r w:rsidRPr="00F17786">
              <w:rPr>
                <w:rFonts w:cs="CordiaUPC"/>
              </w:rPr>
              <w:t>Multi Duration</w:t>
            </w:r>
            <w:r w:rsidRPr="00CF160A">
              <w:t xml:space="preserve">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  <w:gridSpan w:val="2"/>
          </w:tcPr>
          <w:p w:rsidR="003E0069" w:rsidP="003E0069" w:rsidRDefault="003E0069" w14:paraId="31067608" w14:textId="22A8C799">
            <w:r>
              <w:t xml:space="preserve">multiDurationFlag </w:t>
            </w:r>
            <w:r w:rsidRPr="00792590">
              <w:rPr>
                <w:rFonts w:hint="cs" w:cs="Angsana New"/>
                <w:cs/>
              </w:rPr>
              <w:t xml:space="preserve">จะต้องเป็น </w:t>
            </w:r>
            <w:r w:rsidRPr="00792590">
              <w:rPr>
                <w:rFonts w:cs="CordiaUPC"/>
              </w:rPr>
              <w:t>Mandatory</w:t>
            </w:r>
          </w:p>
        </w:tc>
        <w:tc>
          <w:tcPr>
            <w:tcW w:w="735" w:type="pct"/>
            <w:gridSpan w:val="2"/>
          </w:tcPr>
          <w:p w:rsidR="003E0069" w:rsidP="003E0069" w:rsidRDefault="003E0069" w14:paraId="5FEADB9C" w14:textId="42C8F73B">
            <w:pPr>
              <w:rPr>
                <w:rFonts w:cs="CordiaUPC"/>
                <w:szCs w:val="36"/>
              </w:rPr>
            </w:pPr>
            <w:r w:rsidRPr="00CD78B8">
              <w:rPr>
                <w:rFonts w:cs="CordiaUPC"/>
                <w:szCs w:val="36"/>
              </w:rPr>
              <w:t>Yes</w:t>
            </w:r>
          </w:p>
        </w:tc>
      </w:tr>
      <w:tr w:rsidRPr="00792590" w:rsidR="003E0069" w:rsidTr="009C7C2B" w14:paraId="6CC299A8" w14:textId="77777777">
        <w:tc>
          <w:tcPr>
            <w:tcW w:w="778" w:type="pct"/>
          </w:tcPr>
          <w:p w:rsidR="003E0069" w:rsidP="003E0069" w:rsidRDefault="003E0069" w14:paraId="090D28BE" w14:textId="7FBD4EE6">
            <w:r w:rsidRPr="00304DEB">
              <w:t>0000</w:t>
            </w:r>
            <w:r>
              <w:t>1</w:t>
            </w:r>
          </w:p>
        </w:tc>
        <w:tc>
          <w:tcPr>
            <w:tcW w:w="1626" w:type="pct"/>
            <w:gridSpan w:val="2"/>
          </w:tcPr>
          <w:p w:rsidR="003E0069" w:rsidP="003E0069" w:rsidRDefault="003E0069" w14:paraId="58E0C907" w14:textId="6B6332A2">
            <w:pPr>
              <w:rPr>
                <w:rFonts w:cs="CordiaUPC"/>
              </w:rPr>
            </w:pPr>
            <w:r w:rsidRPr="00F17786">
              <w:rPr>
                <w:rFonts w:cs="CordiaUPC"/>
              </w:rPr>
              <w:t>Full Price Excluding VAT</w:t>
            </w:r>
            <w:r w:rsidRPr="00CF160A">
              <w:t xml:space="preserve">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  <w:gridSpan w:val="2"/>
          </w:tcPr>
          <w:p w:rsidR="003E0069" w:rsidP="003E0069" w:rsidRDefault="003E0069" w14:paraId="428D00BD" w14:textId="0BBA6899">
            <w:r>
              <w:t xml:space="preserve">fullPriceExcludingVAT </w:t>
            </w:r>
            <w:r w:rsidRPr="00792590">
              <w:rPr>
                <w:rFonts w:hint="cs" w:cs="Angsana New"/>
                <w:cs/>
              </w:rPr>
              <w:t xml:space="preserve">จะต้องเป็น </w:t>
            </w:r>
            <w:r w:rsidRPr="00792590">
              <w:rPr>
                <w:rFonts w:cs="CordiaUPC"/>
              </w:rPr>
              <w:t>Mandatory</w:t>
            </w:r>
          </w:p>
        </w:tc>
        <w:tc>
          <w:tcPr>
            <w:tcW w:w="735" w:type="pct"/>
            <w:gridSpan w:val="2"/>
          </w:tcPr>
          <w:p w:rsidR="003E0069" w:rsidP="003E0069" w:rsidRDefault="003E0069" w14:paraId="36621B6B" w14:textId="32C16A67">
            <w:pPr>
              <w:rPr>
                <w:rFonts w:cs="CordiaUPC"/>
                <w:szCs w:val="36"/>
              </w:rPr>
            </w:pPr>
            <w:r w:rsidRPr="00CD78B8">
              <w:rPr>
                <w:rFonts w:cs="CordiaUPC"/>
                <w:szCs w:val="36"/>
              </w:rPr>
              <w:t>Yes</w:t>
            </w:r>
          </w:p>
        </w:tc>
      </w:tr>
      <w:tr w:rsidRPr="00792590" w:rsidR="003E0069" w:rsidTr="009C7C2B" w14:paraId="449A59F2" w14:textId="77777777">
        <w:tc>
          <w:tcPr>
            <w:tcW w:w="778" w:type="pct"/>
          </w:tcPr>
          <w:p w:rsidR="003E0069" w:rsidP="003E0069" w:rsidRDefault="003E0069" w14:paraId="008DAE4F" w14:textId="1C88BFF9">
            <w:r w:rsidRPr="00304DEB">
              <w:t>0000</w:t>
            </w:r>
            <w:r>
              <w:t>1</w:t>
            </w:r>
          </w:p>
        </w:tc>
        <w:tc>
          <w:tcPr>
            <w:tcW w:w="1626" w:type="pct"/>
            <w:gridSpan w:val="2"/>
          </w:tcPr>
          <w:p w:rsidR="003E0069" w:rsidP="003E0069" w:rsidRDefault="003E0069" w14:paraId="5664ABF1" w14:textId="50A880D4">
            <w:pPr>
              <w:rPr>
                <w:rFonts w:cs="CordiaUPC"/>
              </w:rPr>
            </w:pPr>
            <w:r w:rsidRPr="00F17786">
              <w:rPr>
                <w:rFonts w:cs="CordiaUPC"/>
              </w:rPr>
              <w:t>Full Price Including VAT</w:t>
            </w:r>
            <w:r w:rsidRPr="00CF160A">
              <w:t xml:space="preserve">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  <w:gridSpan w:val="2"/>
          </w:tcPr>
          <w:p w:rsidR="003E0069" w:rsidP="003E0069" w:rsidRDefault="003E0069" w14:paraId="6F2532F0" w14:textId="2E5A86FE">
            <w:r>
              <w:t xml:space="preserve">fullPriceIncludingVAT </w:t>
            </w:r>
            <w:r w:rsidRPr="00792590">
              <w:rPr>
                <w:rFonts w:hint="cs" w:cs="Angsana New"/>
                <w:cs/>
              </w:rPr>
              <w:t xml:space="preserve">จะต้องเป็น </w:t>
            </w:r>
            <w:r w:rsidRPr="00792590">
              <w:rPr>
                <w:rFonts w:cs="CordiaUPC"/>
              </w:rPr>
              <w:t>Mandatory</w:t>
            </w:r>
          </w:p>
        </w:tc>
        <w:tc>
          <w:tcPr>
            <w:tcW w:w="735" w:type="pct"/>
            <w:gridSpan w:val="2"/>
          </w:tcPr>
          <w:p w:rsidR="003E0069" w:rsidP="003E0069" w:rsidRDefault="003E0069" w14:paraId="01200632" w14:textId="411BAE56">
            <w:pPr>
              <w:rPr>
                <w:rFonts w:cs="CordiaUPC"/>
                <w:szCs w:val="36"/>
              </w:rPr>
            </w:pPr>
            <w:r w:rsidRPr="00CD78B8">
              <w:rPr>
                <w:rFonts w:cs="CordiaUPC"/>
                <w:szCs w:val="36"/>
              </w:rPr>
              <w:t>Yes</w:t>
            </w:r>
          </w:p>
        </w:tc>
      </w:tr>
      <w:tr w:rsidRPr="00792590" w:rsidR="003E0069" w:rsidTr="009C7C2B" w14:paraId="7B38E0DB" w14:textId="77777777">
        <w:tc>
          <w:tcPr>
            <w:tcW w:w="778" w:type="pct"/>
          </w:tcPr>
          <w:p w:rsidRPr="00304DEB" w:rsidR="003E0069" w:rsidP="003E0069" w:rsidRDefault="003E0069" w14:paraId="7F1718C9" w14:textId="7CACEE07">
            <w:r w:rsidRPr="002A323A">
              <w:t>00023</w:t>
            </w:r>
          </w:p>
        </w:tc>
        <w:tc>
          <w:tcPr>
            <w:tcW w:w="1626" w:type="pct"/>
            <w:gridSpan w:val="2"/>
          </w:tcPr>
          <w:p w:rsidRPr="00F17786" w:rsidR="003E0069" w:rsidP="003E0069" w:rsidRDefault="003E0069" w14:paraId="341EC40B" w14:textId="11347B68">
            <w:pPr>
              <w:rPr>
                <w:rFonts w:cs="CordiaUPC"/>
              </w:rPr>
            </w:pPr>
            <w:r w:rsidRPr="00F17786">
              <w:rPr>
                <w:rFonts w:cs="CordiaUPC"/>
              </w:rPr>
              <w:t>Full Price Excluding</w:t>
            </w:r>
            <w:r>
              <w:rPr>
                <w:rFonts w:cs="CordiaUPC"/>
              </w:rPr>
              <w:t xml:space="preserve"> VAT</w:t>
            </w:r>
            <w:r w:rsidRPr="00F17786">
              <w:rPr>
                <w:rFonts w:cs="Angsana New"/>
                <w:cs/>
              </w:rPr>
              <w:t xml:space="preserve"> </w:t>
            </w:r>
            <w:r>
              <w:t xml:space="preserve">must be 2 decimal </w:t>
            </w:r>
            <w:r>
              <w:rPr>
                <w:rFonts w:cs="Angsana New"/>
                <w:cs/>
              </w:rPr>
              <w:t>(</w:t>
            </w:r>
            <w:r>
              <w:t>Min 0, Max 9,999,999,999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1861" w:type="pct"/>
            <w:gridSpan w:val="2"/>
          </w:tcPr>
          <w:p w:rsidR="003E0069" w:rsidP="003E0069" w:rsidRDefault="003E0069" w14:paraId="1B53A41A" w14:textId="256EF7CF">
            <w:r>
              <w:rPr>
                <w:rFonts w:hint="cs"/>
                <w:cs/>
              </w:rPr>
              <w:t xml:space="preserve">ถ้า </w:t>
            </w:r>
            <w:r w:rsidRPr="00F17786">
              <w:rPr>
                <w:rFonts w:cs="CordiaUPC"/>
              </w:rPr>
              <w:t>Full Price Excluding</w:t>
            </w:r>
            <w:r>
              <w:rPr>
                <w:rFonts w:cs="CordiaUPC"/>
              </w:rPr>
              <w:t xml:space="preserve"> VAT</w:t>
            </w:r>
            <w:r w:rsidRPr="00F1778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มีค่า ดังนั้น </w:t>
            </w:r>
            <w:r w:rsidRPr="00F17786">
              <w:rPr>
                <w:rFonts w:cs="CordiaUPC"/>
              </w:rPr>
              <w:t xml:space="preserve">Full Price Excluding </w:t>
            </w:r>
            <w:r>
              <w:rPr>
                <w:rFonts w:cs="CordiaUPC"/>
              </w:rPr>
              <w:t xml:space="preserve">VAT </w:t>
            </w:r>
            <w:r>
              <w:rPr>
                <w:rFonts w:hint="cs"/>
                <w:cs/>
              </w:rPr>
              <w:t xml:space="preserve">จะต้องเป็นตัวเลขทศนิยม </w:t>
            </w:r>
            <w:r>
              <w:t xml:space="preserve">2 </w:t>
            </w:r>
            <w:r>
              <w:rPr>
                <w:rFonts w:hint="cs"/>
                <w:cs/>
              </w:rPr>
              <w:t xml:space="preserve">ตำแหน่งและมีค่าอยู่ในช่วง </w:t>
            </w:r>
            <w:r>
              <w:t xml:space="preserve">0 </w:t>
            </w:r>
            <w:r>
              <w:rPr>
                <w:rFonts w:cs="Angsana New"/>
                <w:cs/>
              </w:rPr>
              <w:t xml:space="preserve">– </w:t>
            </w:r>
            <w:r>
              <w:t>9,999,999,999</w:t>
            </w:r>
          </w:p>
        </w:tc>
        <w:tc>
          <w:tcPr>
            <w:tcW w:w="735" w:type="pct"/>
            <w:gridSpan w:val="2"/>
          </w:tcPr>
          <w:p w:rsidRPr="00CD78B8" w:rsidR="003E0069" w:rsidP="003E0069" w:rsidRDefault="003E0069" w14:paraId="72CB4592" w14:textId="2D258E6D">
            <w:pPr>
              <w:rPr>
                <w:rFonts w:cs="CordiaUPC"/>
                <w:szCs w:val="36"/>
              </w:rPr>
            </w:pPr>
            <w:r w:rsidRPr="00CD78B8">
              <w:rPr>
                <w:rFonts w:cs="CordiaUPC"/>
                <w:szCs w:val="36"/>
              </w:rPr>
              <w:t>Yes</w:t>
            </w:r>
          </w:p>
        </w:tc>
      </w:tr>
      <w:tr w:rsidRPr="00792590" w:rsidR="003E0069" w:rsidTr="009C7C2B" w14:paraId="145E45AF" w14:textId="77777777">
        <w:tc>
          <w:tcPr>
            <w:tcW w:w="778" w:type="pct"/>
          </w:tcPr>
          <w:p w:rsidRPr="00304DEB" w:rsidR="003E0069" w:rsidP="003E0069" w:rsidRDefault="003E0069" w14:paraId="50172446" w14:textId="14D5B75A">
            <w:r w:rsidRPr="002A323A">
              <w:t>00023</w:t>
            </w:r>
          </w:p>
        </w:tc>
        <w:tc>
          <w:tcPr>
            <w:tcW w:w="1626" w:type="pct"/>
            <w:gridSpan w:val="2"/>
          </w:tcPr>
          <w:p w:rsidRPr="00F17786" w:rsidR="003E0069" w:rsidP="003E0069" w:rsidRDefault="003E0069" w14:paraId="22D76EDE" w14:textId="65E7C3AC">
            <w:pPr>
              <w:rPr>
                <w:rFonts w:cs="CordiaUPC"/>
              </w:rPr>
            </w:pPr>
            <w:r w:rsidRPr="00F17786">
              <w:rPr>
                <w:rFonts w:cs="CordiaUPC"/>
              </w:rPr>
              <w:t xml:space="preserve">Full Price Including </w:t>
            </w:r>
            <w:r w:rsidRPr="002259C2">
              <w:t>VAT</w:t>
            </w:r>
            <w:r w:rsidRPr="00174DA1">
              <w:rPr>
                <w:rFonts w:cs="Angsana New"/>
                <w:cs/>
              </w:rPr>
              <w:t xml:space="preserve"> </w:t>
            </w:r>
            <w:r>
              <w:t xml:space="preserve">must be 2 decimal </w:t>
            </w:r>
            <w:r>
              <w:rPr>
                <w:rFonts w:cs="Angsana New"/>
                <w:cs/>
              </w:rPr>
              <w:t>(</w:t>
            </w:r>
            <w:r>
              <w:t>Min 0, Max 9,999,999,999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1861" w:type="pct"/>
            <w:gridSpan w:val="2"/>
          </w:tcPr>
          <w:p w:rsidR="003E0069" w:rsidP="003E0069" w:rsidRDefault="003E0069" w14:paraId="3DC50188" w14:textId="074A7E5F">
            <w:r>
              <w:rPr>
                <w:rFonts w:hint="cs"/>
                <w:cs/>
              </w:rPr>
              <w:t xml:space="preserve">ถ้า </w:t>
            </w:r>
            <w:r w:rsidRPr="00F17786">
              <w:rPr>
                <w:rFonts w:cs="CordiaUPC"/>
              </w:rPr>
              <w:t xml:space="preserve">Full Price Including </w:t>
            </w:r>
            <w:r w:rsidRPr="002259C2">
              <w:t>VAT</w:t>
            </w:r>
            <w:r>
              <w:rPr>
                <w:rFonts w:hint="cs"/>
                <w:cs/>
              </w:rPr>
              <w:t xml:space="preserve"> มีค่า ดังนั้น </w:t>
            </w:r>
            <w:r w:rsidRPr="00F17786">
              <w:rPr>
                <w:rFonts w:cs="CordiaUPC"/>
              </w:rPr>
              <w:t xml:space="preserve">Full Price Including </w:t>
            </w:r>
            <w:r w:rsidRPr="002259C2">
              <w:t>VAT</w:t>
            </w:r>
            <w:r>
              <w:rPr>
                <w:rFonts w:hint="cs"/>
                <w:cs/>
              </w:rPr>
              <w:t xml:space="preserve"> จะต้องเป็นตัวเลขทศนิยม </w:t>
            </w:r>
            <w:r>
              <w:t xml:space="preserve">2 </w:t>
            </w:r>
            <w:r>
              <w:rPr>
                <w:rFonts w:hint="cs"/>
                <w:cs/>
              </w:rPr>
              <w:t xml:space="preserve">ตำแหน่งและมีค่าอยู่ในช่วง </w:t>
            </w:r>
            <w:r>
              <w:t xml:space="preserve">0 </w:t>
            </w:r>
            <w:r>
              <w:rPr>
                <w:rFonts w:cs="Angsana New"/>
                <w:cs/>
              </w:rPr>
              <w:t xml:space="preserve">– </w:t>
            </w:r>
            <w:r>
              <w:t>9,999,999,999</w:t>
            </w:r>
          </w:p>
        </w:tc>
        <w:tc>
          <w:tcPr>
            <w:tcW w:w="735" w:type="pct"/>
            <w:gridSpan w:val="2"/>
          </w:tcPr>
          <w:p w:rsidRPr="00CD78B8" w:rsidR="003E0069" w:rsidP="003E0069" w:rsidRDefault="003E0069" w14:paraId="49D891CD" w14:textId="4FDEB0AB">
            <w:pPr>
              <w:rPr>
                <w:rFonts w:cs="CordiaUPC"/>
                <w:szCs w:val="36"/>
              </w:rPr>
            </w:pPr>
            <w:r w:rsidRPr="00CD78B8">
              <w:rPr>
                <w:rFonts w:cs="CordiaUPC"/>
                <w:szCs w:val="36"/>
              </w:rPr>
              <w:t>Yes</w:t>
            </w:r>
          </w:p>
        </w:tc>
      </w:tr>
      <w:tr w:rsidRPr="00792590" w:rsidR="003E0069" w:rsidTr="009C7C2B" w14:paraId="2DFC5CE6" w14:textId="77777777">
        <w:tc>
          <w:tcPr>
            <w:tcW w:w="778" w:type="pct"/>
          </w:tcPr>
          <w:p w:rsidRPr="00304DEB" w:rsidR="003E0069" w:rsidP="003E0069" w:rsidRDefault="003E0069" w14:paraId="7FA406BD" w14:textId="2D2C65C4">
            <w:r w:rsidRPr="007C6298">
              <w:t>00015</w:t>
            </w:r>
          </w:p>
        </w:tc>
        <w:tc>
          <w:tcPr>
            <w:tcW w:w="1626" w:type="pct"/>
            <w:gridSpan w:val="2"/>
          </w:tcPr>
          <w:p w:rsidRPr="00F17786" w:rsidR="003E0069" w:rsidP="003E0069" w:rsidRDefault="003E0069" w14:paraId="52A37B64" w14:textId="1B48DB49">
            <w:pPr>
              <w:rPr>
                <w:rFonts w:cs="CordiaUPC"/>
              </w:rPr>
            </w:pPr>
            <w:r w:rsidRPr="00F17786">
              <w:rPr>
                <w:rFonts w:cs="CordiaUPC"/>
              </w:rPr>
              <w:t xml:space="preserve">Full Price </w:t>
            </w:r>
            <w:r>
              <w:t xml:space="preserve">Excluding VAT must be less than or equal to </w:t>
            </w:r>
            <w:r w:rsidRPr="00F17786">
              <w:rPr>
                <w:rFonts w:cs="CordiaUPC"/>
              </w:rPr>
              <w:t xml:space="preserve">Full Price </w:t>
            </w:r>
            <w:r>
              <w:t>Including VAT</w:t>
            </w:r>
            <w:r w:rsidRPr="007C6298"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  <w:gridSpan w:val="2"/>
          </w:tcPr>
          <w:p w:rsidR="003E0069" w:rsidP="003E0069" w:rsidRDefault="003E0069" w14:paraId="64C1998C" w14:textId="55113325">
            <w:r>
              <w:rPr>
                <w:rFonts w:hint="cs"/>
                <w:cs/>
              </w:rPr>
              <w:t xml:space="preserve">ถ้า </w:t>
            </w:r>
            <w:r w:rsidRPr="00F17786">
              <w:rPr>
                <w:rFonts w:cs="CordiaUPC"/>
              </w:rPr>
              <w:t xml:space="preserve">Full Price </w:t>
            </w:r>
            <w:r>
              <w:t xml:space="preserve">Excluding VAT </w:t>
            </w:r>
            <w:r>
              <w:rPr>
                <w:rFonts w:hint="cs"/>
                <w:cs/>
              </w:rPr>
              <w:t>และ</w:t>
            </w:r>
            <w:r>
              <w:rPr>
                <w:rFonts w:cs="Angsana New"/>
                <w:cs/>
              </w:rPr>
              <w:t xml:space="preserve"> </w:t>
            </w:r>
            <w:r w:rsidRPr="00F17786">
              <w:rPr>
                <w:rFonts w:cs="CordiaUPC"/>
              </w:rPr>
              <w:t xml:space="preserve">Full Price </w:t>
            </w:r>
            <w:r>
              <w:t xml:space="preserve">Including VAT </w:t>
            </w:r>
            <w:r>
              <w:rPr>
                <w:rFonts w:hint="cs"/>
                <w:cs/>
              </w:rPr>
              <w:t xml:space="preserve">มีค่า ดังนั้น </w:t>
            </w:r>
            <w:r w:rsidRPr="00F17786">
              <w:rPr>
                <w:rFonts w:cs="CordiaUPC"/>
              </w:rPr>
              <w:t xml:space="preserve">Full Price </w:t>
            </w:r>
            <w:r>
              <w:t>Excluding VAT</w:t>
            </w:r>
            <w:r>
              <w:rPr>
                <w:rFonts w:hint="cs"/>
                <w:cs/>
              </w:rPr>
              <w:t xml:space="preserve"> จะต้องมีค่าน้อยกว่าหรือเท่ากับ </w:t>
            </w:r>
            <w:r w:rsidRPr="00F17786">
              <w:rPr>
                <w:rFonts w:cs="CordiaUPC"/>
              </w:rPr>
              <w:t xml:space="preserve">Full Price </w:t>
            </w:r>
            <w:r>
              <w:t>Including VAT</w:t>
            </w:r>
          </w:p>
        </w:tc>
        <w:tc>
          <w:tcPr>
            <w:tcW w:w="735" w:type="pct"/>
            <w:gridSpan w:val="2"/>
          </w:tcPr>
          <w:p w:rsidRPr="00CD78B8" w:rsidR="003E0069" w:rsidP="003E0069" w:rsidRDefault="003E0069" w14:paraId="722C711D" w14:textId="0FE3F20E">
            <w:pPr>
              <w:rPr>
                <w:rFonts w:cs="CordiaUPC"/>
                <w:szCs w:val="36"/>
              </w:rPr>
            </w:pPr>
            <w:r w:rsidRPr="00CD78B8">
              <w:rPr>
                <w:rFonts w:cs="CordiaUPC"/>
                <w:szCs w:val="36"/>
              </w:rPr>
              <w:t>Yes</w:t>
            </w:r>
          </w:p>
        </w:tc>
      </w:tr>
      <w:tr w:rsidRPr="00792590" w:rsidR="003E0069" w:rsidTr="009C7C2B" w14:paraId="54FC2FDD" w14:textId="77777777">
        <w:tc>
          <w:tcPr>
            <w:tcW w:w="778" w:type="pct"/>
          </w:tcPr>
          <w:p w:rsidRPr="00304DEB" w:rsidR="003E0069" w:rsidP="003E0069" w:rsidRDefault="003E0069" w14:paraId="15B0F164" w14:textId="36C9ADDF">
            <w:r>
              <w:t>00010</w:t>
            </w:r>
          </w:p>
        </w:tc>
        <w:tc>
          <w:tcPr>
            <w:tcW w:w="1626" w:type="pct"/>
            <w:gridSpan w:val="2"/>
          </w:tcPr>
          <w:p w:rsidRPr="00F17786" w:rsidR="003E0069" w:rsidP="003E0069" w:rsidRDefault="003E0069" w14:paraId="40293875" w14:textId="722012FC">
            <w:pPr>
              <w:rPr>
                <w:rFonts w:cs="CordiaUPC"/>
              </w:rPr>
            </w:pPr>
            <w:r>
              <w:t xml:space="preserve">Full Price Excluding VAT must be more than or equal to Max of Charge Excluding VAT on </w:t>
            </w:r>
            <w:r w:rsidRPr="001624DE">
              <w:t>Charge</w:t>
            </w:r>
            <w:r>
              <w:rPr>
                <w:rFonts w:cs="Angsana New"/>
                <w:cs/>
              </w:rPr>
              <w:t xml:space="preserve"> </w:t>
            </w:r>
            <w:r w:rsidRPr="001624DE">
              <w:t>Detail</w:t>
            </w:r>
            <w:r>
              <w:t xml:space="preserve"> Table</w:t>
            </w:r>
          </w:p>
        </w:tc>
        <w:tc>
          <w:tcPr>
            <w:tcW w:w="1861" w:type="pct"/>
            <w:gridSpan w:val="2"/>
          </w:tcPr>
          <w:p w:rsidR="003E0069" w:rsidP="003E0069" w:rsidRDefault="003E0069" w14:paraId="0867C403" w14:textId="5385389E">
            <w:r>
              <w:rPr>
                <w:rFonts w:hint="cs"/>
                <w:cs/>
              </w:rPr>
              <w:t>ถ้า</w:t>
            </w:r>
            <w:r>
              <w:t xml:space="preserve"> Full Price Excluding VAT </w:t>
            </w:r>
            <w:r>
              <w:rPr>
                <w:rFonts w:hint="cs"/>
                <w:cs/>
              </w:rPr>
              <w:t>มีค่า ดังนั้น</w:t>
            </w:r>
            <w:r>
              <w:t xml:space="preserve"> Full Price Excluding VAT</w:t>
            </w:r>
            <w:r>
              <w:rPr>
                <w:rFonts w:hint="cs"/>
                <w:cs/>
              </w:rPr>
              <w:t xml:space="preserve"> จะต้องมีค่ามากกว่าหรือเท่ากับค่า  </w:t>
            </w:r>
            <w:r>
              <w:t xml:space="preserve">Max </w:t>
            </w:r>
            <w:r>
              <w:rPr>
                <w:rFonts w:hint="cs"/>
                <w:cs/>
              </w:rPr>
              <w:t>ของ</w:t>
            </w:r>
            <w:r>
              <w:t xml:space="preserve"> Charge Excluding VAT </w:t>
            </w:r>
            <w:r>
              <w:rPr>
                <w:rFonts w:hint="cs"/>
                <w:cs/>
              </w:rPr>
              <w:t xml:space="preserve">ที่ </w:t>
            </w:r>
            <w:r>
              <w:t>Promotion Pricing Table</w:t>
            </w:r>
          </w:p>
        </w:tc>
        <w:tc>
          <w:tcPr>
            <w:tcW w:w="735" w:type="pct"/>
            <w:gridSpan w:val="2"/>
          </w:tcPr>
          <w:p w:rsidRPr="00CD78B8" w:rsidR="003E0069" w:rsidP="003E0069" w:rsidRDefault="003E0069" w14:paraId="0FD762F6" w14:textId="38D9F4F8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Pr="00792590" w:rsidR="003E0069" w:rsidTr="009C7C2B" w14:paraId="23D9C1B5" w14:textId="77777777">
        <w:tc>
          <w:tcPr>
            <w:tcW w:w="778" w:type="pct"/>
          </w:tcPr>
          <w:p w:rsidRPr="00304DEB" w:rsidR="003E0069" w:rsidP="003E0069" w:rsidRDefault="003E0069" w14:paraId="69C50979" w14:textId="1C979354">
            <w:r>
              <w:t>00010</w:t>
            </w:r>
          </w:p>
        </w:tc>
        <w:tc>
          <w:tcPr>
            <w:tcW w:w="1626" w:type="pct"/>
            <w:gridSpan w:val="2"/>
          </w:tcPr>
          <w:p w:rsidRPr="00F17786" w:rsidR="003E0069" w:rsidP="003E0069" w:rsidRDefault="003E0069" w14:paraId="47095F24" w14:textId="7DFBD10F">
            <w:pPr>
              <w:rPr>
                <w:rFonts w:cs="CordiaUPC"/>
              </w:rPr>
            </w:pPr>
            <w:r>
              <w:t xml:space="preserve">Full Price Including VAT must be more than or equal to Max of Charge Including VAT on </w:t>
            </w:r>
            <w:r w:rsidRPr="001624DE">
              <w:t>Charge</w:t>
            </w:r>
            <w:r>
              <w:rPr>
                <w:rFonts w:cs="Angsana New"/>
                <w:cs/>
              </w:rPr>
              <w:t xml:space="preserve"> </w:t>
            </w:r>
            <w:r w:rsidRPr="001624DE">
              <w:t>Detail</w:t>
            </w:r>
            <w:r>
              <w:t xml:space="preserve"> Table</w:t>
            </w:r>
          </w:p>
        </w:tc>
        <w:tc>
          <w:tcPr>
            <w:tcW w:w="1861" w:type="pct"/>
            <w:gridSpan w:val="2"/>
          </w:tcPr>
          <w:p w:rsidR="003E0069" w:rsidP="003E0069" w:rsidRDefault="003E0069" w14:paraId="4D93CF67" w14:textId="40901A98">
            <w:r>
              <w:rPr>
                <w:rFonts w:hint="cs"/>
                <w:cs/>
              </w:rPr>
              <w:t>ถ้า</w:t>
            </w:r>
            <w:r>
              <w:t xml:space="preserve"> Full Price Including VAT </w:t>
            </w:r>
            <w:r>
              <w:rPr>
                <w:rFonts w:hint="cs"/>
                <w:cs/>
              </w:rPr>
              <w:t>มีค่า ดังนั้น</w:t>
            </w:r>
            <w:r>
              <w:t xml:space="preserve"> Full Price Including VAT</w:t>
            </w:r>
            <w:r>
              <w:rPr>
                <w:rFonts w:hint="cs"/>
                <w:cs/>
              </w:rPr>
              <w:t xml:space="preserve"> จะต้องมีค่ามากกว่าหรือเท่ากับค่า  </w:t>
            </w:r>
            <w:r>
              <w:t xml:space="preserve">Max </w:t>
            </w:r>
            <w:r>
              <w:rPr>
                <w:rFonts w:hint="cs"/>
                <w:cs/>
              </w:rPr>
              <w:t>ของ</w:t>
            </w:r>
            <w:r>
              <w:t xml:space="preserve"> Charge Including VAT </w:t>
            </w:r>
            <w:r>
              <w:rPr>
                <w:rFonts w:hint="cs"/>
                <w:cs/>
              </w:rPr>
              <w:t xml:space="preserve">ที่ </w:t>
            </w:r>
            <w:r>
              <w:t>Promotion Pricing Table</w:t>
            </w:r>
          </w:p>
        </w:tc>
        <w:tc>
          <w:tcPr>
            <w:tcW w:w="735" w:type="pct"/>
            <w:gridSpan w:val="2"/>
          </w:tcPr>
          <w:p w:rsidRPr="00CD78B8" w:rsidR="003E0069" w:rsidP="003E0069" w:rsidRDefault="003E0069" w14:paraId="3A888EC4" w14:textId="735913A8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Pr="00792590" w:rsidR="003E0069" w:rsidTr="009C7C2B" w14:paraId="1DB29ABC" w14:textId="77777777">
        <w:tc>
          <w:tcPr>
            <w:tcW w:w="778" w:type="pct"/>
          </w:tcPr>
          <w:p w:rsidR="003E0069" w:rsidP="003E0069" w:rsidRDefault="003E0069" w14:paraId="3B53F716" w14:textId="77777777">
            <w:r>
              <w:t>00006</w:t>
            </w:r>
          </w:p>
          <w:p w:rsidRPr="00304DEB" w:rsidR="003E0069" w:rsidP="003E0069" w:rsidRDefault="003E0069" w14:paraId="73E901AF" w14:textId="77777777"/>
        </w:tc>
        <w:tc>
          <w:tcPr>
            <w:tcW w:w="1626" w:type="pct"/>
            <w:gridSpan w:val="2"/>
          </w:tcPr>
          <w:p w:rsidRPr="00F17786" w:rsidR="003E0069" w:rsidP="003E0069" w:rsidRDefault="003E0069" w14:paraId="4CF29AF9" w14:textId="1F3AE5EE">
            <w:pPr>
              <w:rPr>
                <w:rFonts w:cs="CordiaUPC"/>
              </w:rPr>
            </w:pPr>
            <w:r>
              <w:t>Promotion Pricing Table must have one row only when</w:t>
            </w:r>
            <w:r w:rsidRPr="00A87E5C">
              <w:t xml:space="preserve"> Multi</w:t>
            </w:r>
            <w:r>
              <w:rPr>
                <w:rFonts w:cs="Angsana New"/>
                <w:cs/>
              </w:rPr>
              <w:t xml:space="preserve"> </w:t>
            </w:r>
            <w:r w:rsidRPr="00A87E5C">
              <w:t>Duration</w:t>
            </w:r>
            <w:r>
              <w:t xml:space="preserve"> is </w:t>
            </w:r>
            <w:r>
              <w:rPr>
                <w:rFonts w:cs="Angsana New"/>
                <w:cs/>
              </w:rPr>
              <w:t>“</w:t>
            </w:r>
            <w:r>
              <w:t>No</w:t>
            </w:r>
            <w:r>
              <w:rPr>
                <w:rFonts w:cs="Angsana New"/>
                <w:cs/>
              </w:rPr>
              <w:t>”</w:t>
            </w:r>
          </w:p>
        </w:tc>
        <w:tc>
          <w:tcPr>
            <w:tcW w:w="1861" w:type="pct"/>
            <w:gridSpan w:val="2"/>
          </w:tcPr>
          <w:p w:rsidR="003E0069" w:rsidP="003E0069" w:rsidRDefault="003E0069" w14:paraId="12301ACD" w14:textId="31939442">
            <w:r>
              <w:t xml:space="preserve">Promotion Pricing Table </w:t>
            </w:r>
            <w:r>
              <w:rPr>
                <w:rFonts w:hint="cs"/>
                <w:cs/>
              </w:rPr>
              <w:t xml:space="preserve">สามารถมีได้แค่ </w:t>
            </w:r>
            <w:r>
              <w:t xml:space="preserve">1 Row </w:t>
            </w:r>
            <w:r>
              <w:rPr>
                <w:rFonts w:hint="cs"/>
                <w:cs/>
              </w:rPr>
              <w:t xml:space="preserve">เท่านั้นถ้า </w:t>
            </w:r>
            <w:r>
              <w:t xml:space="preserve">Multi Duration Flag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t>No</w:t>
            </w:r>
            <w:r>
              <w:rPr>
                <w:rFonts w:cs="Angsana New"/>
                <w:cs/>
              </w:rPr>
              <w:t>”</w:t>
            </w:r>
          </w:p>
        </w:tc>
        <w:tc>
          <w:tcPr>
            <w:tcW w:w="735" w:type="pct"/>
            <w:gridSpan w:val="2"/>
          </w:tcPr>
          <w:p w:rsidRPr="00CD78B8" w:rsidR="003E0069" w:rsidP="003E0069" w:rsidRDefault="003E0069" w14:paraId="5A80E3DE" w14:textId="05AB75AE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Pr="00792590" w:rsidR="003E0069" w:rsidTr="009C7C2B" w14:paraId="2564712E" w14:textId="77777777">
        <w:tc>
          <w:tcPr>
            <w:tcW w:w="778" w:type="pct"/>
          </w:tcPr>
          <w:p w:rsidRPr="00304DEB" w:rsidR="003E0069" w:rsidP="003E0069" w:rsidRDefault="003E0069" w14:paraId="67E6E507" w14:textId="1DCE558D">
            <w:r>
              <w:t>00007</w:t>
            </w:r>
          </w:p>
        </w:tc>
        <w:tc>
          <w:tcPr>
            <w:tcW w:w="1626" w:type="pct"/>
            <w:gridSpan w:val="2"/>
          </w:tcPr>
          <w:p w:rsidRPr="00F17786" w:rsidR="003E0069" w:rsidP="003E0069" w:rsidRDefault="003E0069" w14:paraId="1FED295E" w14:textId="0FB4C4B0">
            <w:pPr>
              <w:rPr>
                <w:rFonts w:cs="CordiaUPC"/>
              </w:rPr>
            </w:pPr>
            <w:r>
              <w:t>Promotion Pricing Table must have more than one row when Multi Duration</w:t>
            </w:r>
            <w:r w:rsidRPr="00065936">
              <w:t xml:space="preserve"> is </w:t>
            </w:r>
            <w:r w:rsidRPr="00065936">
              <w:rPr>
                <w:rFonts w:cs="Angsana New"/>
                <w:cs/>
              </w:rPr>
              <w:t>“</w:t>
            </w:r>
            <w:r w:rsidRPr="00065936">
              <w:t>Yes</w:t>
            </w:r>
            <w:r w:rsidRPr="00065936">
              <w:rPr>
                <w:rFonts w:cs="Angsana New"/>
                <w:cs/>
              </w:rPr>
              <w:t>”</w:t>
            </w:r>
          </w:p>
        </w:tc>
        <w:tc>
          <w:tcPr>
            <w:tcW w:w="1861" w:type="pct"/>
            <w:gridSpan w:val="2"/>
          </w:tcPr>
          <w:p w:rsidR="003E0069" w:rsidP="003E0069" w:rsidRDefault="003E0069" w14:paraId="6858BD3C" w14:textId="24EA4BD6">
            <w:r>
              <w:t xml:space="preserve">Promotion Pricing Table </w:t>
            </w:r>
            <w:r>
              <w:rPr>
                <w:rFonts w:hint="cs"/>
                <w:cs/>
              </w:rPr>
              <w:t xml:space="preserve">ต้องมีมากกว่า </w:t>
            </w:r>
            <w:r>
              <w:t>1 Row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ถ้า </w:t>
            </w:r>
            <w:r>
              <w:t xml:space="preserve">Multi Duration Flag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t>Yes</w:t>
            </w:r>
            <w:r>
              <w:rPr>
                <w:rFonts w:cs="Angsana New"/>
                <w:cs/>
              </w:rPr>
              <w:t>”</w:t>
            </w:r>
          </w:p>
        </w:tc>
        <w:tc>
          <w:tcPr>
            <w:tcW w:w="735" w:type="pct"/>
            <w:gridSpan w:val="2"/>
          </w:tcPr>
          <w:p w:rsidRPr="00CD78B8" w:rsidR="003E0069" w:rsidP="003E0069" w:rsidRDefault="003E0069" w14:paraId="2F608894" w14:textId="4B6C178D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Pr="00792590" w:rsidR="003E0069" w:rsidTr="009C7C2B" w14:paraId="640A9889" w14:textId="77777777">
        <w:tc>
          <w:tcPr>
            <w:tcW w:w="778" w:type="pct"/>
          </w:tcPr>
          <w:p w:rsidRPr="00304DEB" w:rsidR="003E0069" w:rsidP="003E0069" w:rsidRDefault="003E0069" w14:paraId="1956BC44" w14:textId="0CD048A7">
            <w:r>
              <w:t>00008</w:t>
            </w:r>
          </w:p>
        </w:tc>
        <w:tc>
          <w:tcPr>
            <w:tcW w:w="1626" w:type="pct"/>
            <w:gridSpan w:val="2"/>
          </w:tcPr>
          <w:p w:rsidRPr="00F17786" w:rsidR="003E0069" w:rsidP="003E0069" w:rsidRDefault="003E0069" w14:paraId="2F814C47" w14:textId="2D7FECA3">
            <w:pPr>
              <w:rPr>
                <w:rFonts w:cs="CordiaUPC"/>
              </w:rPr>
            </w:pPr>
            <w:r>
              <w:t>In the Promotion Pricing Table</w:t>
            </w:r>
            <w:r>
              <w:rPr>
                <w:rFonts w:cs="Angsana New"/>
                <w:cs/>
              </w:rPr>
              <w:t xml:space="preserve">: </w:t>
            </w:r>
            <w:r>
              <w:t>From and To values must cover the whole range between 1 and Package Duration without holes</w:t>
            </w:r>
          </w:p>
        </w:tc>
        <w:tc>
          <w:tcPr>
            <w:tcW w:w="1861" w:type="pct"/>
            <w:gridSpan w:val="2"/>
          </w:tcPr>
          <w:p w:rsidR="003E0069" w:rsidP="003E0069" w:rsidRDefault="003E0069" w14:paraId="4A75D217" w14:textId="77777777">
            <w:r>
              <w:rPr>
                <w:rFonts w:hint="cs"/>
                <w:cs/>
              </w:rPr>
              <w:t xml:space="preserve">ค่า </w:t>
            </w:r>
            <w:r>
              <w:t xml:space="preserve">From </w:t>
            </w:r>
            <w:r>
              <w:rPr>
                <w:rFonts w:hint="cs"/>
                <w:cs/>
              </w:rPr>
              <w:t>และ</w:t>
            </w:r>
            <w:r>
              <w:t xml:space="preserve"> To </w:t>
            </w:r>
            <w:r>
              <w:rPr>
                <w:rFonts w:hint="cs"/>
                <w:cs/>
              </w:rPr>
              <w:t>ในตาราง</w:t>
            </w:r>
            <w:r>
              <w:t xml:space="preserve"> Promotion Pricing</w:t>
            </w:r>
            <w:r>
              <w:rPr>
                <w:rFonts w:hint="cs"/>
                <w:cs/>
              </w:rPr>
              <w:t xml:space="preserve"> จะต้อง </w:t>
            </w:r>
            <w:r>
              <w:t xml:space="preserve">Cover Package Duration </w:t>
            </w:r>
            <w:r>
              <w:rPr>
                <w:rFonts w:hint="cs"/>
                <w:cs/>
              </w:rPr>
              <w:t>โดยไม่เกิดช่องว่าง</w:t>
            </w:r>
          </w:p>
          <w:p w:rsidR="003E0069" w:rsidP="003E0069" w:rsidRDefault="003E0069" w14:paraId="0E5815E4" w14:textId="25098796">
            <w:pPr>
              <w:rPr>
                <w:cs/>
              </w:rPr>
            </w:pPr>
            <w:r>
              <w:t xml:space="preserve">Visible </w:t>
            </w:r>
            <w:r>
              <w:rPr>
                <w:rFonts w:hint="cs"/>
                <w:cs/>
              </w:rPr>
              <w:t xml:space="preserve">เมื่อ </w:t>
            </w:r>
            <w:r>
              <w:t xml:space="preserve">customerType </w:t>
            </w:r>
            <w:r>
              <w:rPr>
                <w:rFonts w:cs="CordiaUPC"/>
                <w:cs/>
              </w:rPr>
              <w:t>=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CordiaUPC"/>
                <w:cs/>
              </w:rPr>
              <w:t>“</w:t>
            </w:r>
            <w:r>
              <w:t>Post</w:t>
            </w:r>
            <w:r>
              <w:rPr>
                <w:rFonts w:cs="CordiaUPC"/>
                <w:cs/>
              </w:rPr>
              <w:t>-</w:t>
            </w:r>
            <w:r>
              <w:t>paid</w:t>
            </w:r>
            <w:r>
              <w:rPr>
                <w:rFonts w:cs="CordiaUPC"/>
                <w:cs/>
              </w:rPr>
              <w:t>”</w:t>
            </w:r>
          </w:p>
        </w:tc>
        <w:tc>
          <w:tcPr>
            <w:tcW w:w="735" w:type="pct"/>
            <w:gridSpan w:val="2"/>
          </w:tcPr>
          <w:p w:rsidRPr="00CD78B8" w:rsidR="003E0069" w:rsidP="003E0069" w:rsidRDefault="003E0069" w14:paraId="644C73FD" w14:textId="3A4F559E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Pr="00792590" w:rsidR="003E0069" w:rsidTr="009C7C2B" w14:paraId="51037F8A" w14:textId="77777777">
        <w:tc>
          <w:tcPr>
            <w:tcW w:w="778" w:type="pct"/>
          </w:tcPr>
          <w:p w:rsidRPr="00304DEB" w:rsidR="003E0069" w:rsidP="003E0069" w:rsidRDefault="003E0069" w14:paraId="058AA1A1" w14:textId="10946AB7">
            <w:r>
              <w:t>00009</w:t>
            </w:r>
          </w:p>
        </w:tc>
        <w:tc>
          <w:tcPr>
            <w:tcW w:w="1626" w:type="pct"/>
            <w:gridSpan w:val="2"/>
          </w:tcPr>
          <w:p w:rsidRPr="00F17786" w:rsidR="003E0069" w:rsidP="003E0069" w:rsidRDefault="003E0069" w14:paraId="32675982" w14:textId="5D5091E2">
            <w:pPr>
              <w:rPr>
                <w:rFonts w:cs="CordiaUPC"/>
              </w:rPr>
            </w:pPr>
            <w:r>
              <w:t>From and To values must not be overlapping</w:t>
            </w:r>
          </w:p>
        </w:tc>
        <w:tc>
          <w:tcPr>
            <w:tcW w:w="1861" w:type="pct"/>
            <w:gridSpan w:val="2"/>
          </w:tcPr>
          <w:p w:rsidR="003E0069" w:rsidP="003E0069" w:rsidRDefault="003E0069" w14:paraId="61924FE8" w14:textId="77777777">
            <w:r>
              <w:rPr>
                <w:rFonts w:hint="cs"/>
                <w:cs/>
              </w:rPr>
              <w:t xml:space="preserve">ค่า </w:t>
            </w:r>
            <w:r>
              <w:t xml:space="preserve">From </w:t>
            </w:r>
            <w:r>
              <w:rPr>
                <w:rFonts w:hint="cs"/>
                <w:cs/>
              </w:rPr>
              <w:t>และ</w:t>
            </w:r>
            <w:r>
              <w:t xml:space="preserve"> To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hint="cs"/>
                <w:cs/>
              </w:rPr>
              <w:t>ในตาราง</w:t>
            </w:r>
            <w:r>
              <w:t xml:space="preserve"> Charge Detail</w:t>
            </w:r>
            <w:r>
              <w:rPr>
                <w:rFonts w:hint="cs"/>
                <w:cs/>
              </w:rPr>
              <w:t xml:space="preserve"> จะต้องไม่มีการ </w:t>
            </w:r>
            <w:r>
              <w:t xml:space="preserve">Overlapping </w:t>
            </w:r>
            <w:r>
              <w:rPr>
                <w:rFonts w:hint="cs"/>
                <w:cs/>
              </w:rPr>
              <w:t>กัน</w:t>
            </w:r>
          </w:p>
          <w:p w:rsidR="003E0069" w:rsidP="003E0069" w:rsidRDefault="003E0069" w14:paraId="41E196A9" w14:textId="45105085">
            <w:r>
              <w:t xml:space="preserve">Visible </w:t>
            </w:r>
            <w:r>
              <w:rPr>
                <w:rFonts w:hint="cs"/>
                <w:cs/>
              </w:rPr>
              <w:t xml:space="preserve">เมื่อ </w:t>
            </w:r>
            <w:r>
              <w:t xml:space="preserve">customerType </w:t>
            </w:r>
            <w:r>
              <w:rPr>
                <w:rFonts w:cs="CordiaUPC"/>
                <w:cs/>
              </w:rPr>
              <w:t>=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CordiaUPC"/>
                <w:cs/>
              </w:rPr>
              <w:t>“</w:t>
            </w:r>
            <w:r>
              <w:t>Post</w:t>
            </w:r>
            <w:r>
              <w:rPr>
                <w:rFonts w:cs="CordiaUPC"/>
                <w:cs/>
              </w:rPr>
              <w:t>-</w:t>
            </w:r>
            <w:r>
              <w:t>paid</w:t>
            </w:r>
            <w:r>
              <w:rPr>
                <w:rFonts w:cs="CordiaUPC"/>
                <w:cs/>
              </w:rPr>
              <w:t>”</w:t>
            </w:r>
          </w:p>
        </w:tc>
        <w:tc>
          <w:tcPr>
            <w:tcW w:w="735" w:type="pct"/>
            <w:gridSpan w:val="2"/>
          </w:tcPr>
          <w:p w:rsidRPr="00CD78B8" w:rsidR="003E0069" w:rsidP="003E0069" w:rsidRDefault="003E0069" w14:paraId="065DA159" w14:textId="4DA0437B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Pr="00792590" w:rsidR="003E0069" w:rsidTr="009C7C2B" w14:paraId="3BBE95A3" w14:textId="77777777">
        <w:tc>
          <w:tcPr>
            <w:tcW w:w="778" w:type="pct"/>
          </w:tcPr>
          <w:p w:rsidRPr="00304DEB" w:rsidR="003E0069" w:rsidP="003E0069" w:rsidRDefault="003E0069" w14:paraId="35926CB8" w14:textId="1849B6AE">
            <w:r>
              <w:t>00011</w:t>
            </w:r>
          </w:p>
        </w:tc>
        <w:tc>
          <w:tcPr>
            <w:tcW w:w="1626" w:type="pct"/>
            <w:gridSpan w:val="2"/>
          </w:tcPr>
          <w:p w:rsidRPr="00F17786" w:rsidR="003E0069" w:rsidP="003E0069" w:rsidRDefault="003E0069" w14:paraId="4D61937A" w14:textId="5EF1E163">
            <w:pPr>
              <w:rPr>
                <w:rFonts w:cs="CordiaUPC"/>
              </w:rPr>
            </w:pPr>
            <w:r>
              <w:t>In the Promotion Pricing Table</w:t>
            </w:r>
            <w:r>
              <w:rPr>
                <w:rFonts w:cs="Angsana New"/>
                <w:cs/>
              </w:rPr>
              <w:t xml:space="preserve">: </w:t>
            </w:r>
            <w:r>
              <w:t>Charge Duration Unit must be</w:t>
            </w:r>
            <w:r w:rsidRPr="0089578B">
              <w:t xml:space="preserve"> same as Package</w:t>
            </w:r>
            <w:r>
              <w:rPr>
                <w:rFonts w:cs="Angsana New"/>
                <w:cs/>
              </w:rPr>
              <w:t xml:space="preserve"> </w:t>
            </w:r>
            <w:r w:rsidRPr="0089578B">
              <w:t>Duration</w:t>
            </w:r>
            <w:r>
              <w:rPr>
                <w:rFonts w:cs="Angsana New"/>
                <w:cs/>
              </w:rPr>
              <w:t xml:space="preserve"> </w:t>
            </w:r>
            <w:r w:rsidRPr="0089578B">
              <w:t>Unit</w:t>
            </w:r>
          </w:p>
        </w:tc>
        <w:tc>
          <w:tcPr>
            <w:tcW w:w="1861" w:type="pct"/>
            <w:gridSpan w:val="2"/>
          </w:tcPr>
          <w:p w:rsidR="003E0069" w:rsidP="003E0069" w:rsidRDefault="003E0069" w14:paraId="2197E81A" w14:textId="77777777">
            <w:r>
              <w:t xml:space="preserve">Charge Duration Unit </w:t>
            </w:r>
            <w:r>
              <w:rPr>
                <w:rFonts w:hint="cs"/>
                <w:cs/>
              </w:rPr>
              <w:t>ในตาราง</w:t>
            </w:r>
            <w:r>
              <w:t xml:space="preserve"> Charge Detail </w:t>
            </w:r>
            <w:r>
              <w:rPr>
                <w:rFonts w:hint="cs"/>
                <w:cs/>
              </w:rPr>
              <w:t xml:space="preserve">จะต้องมีค่าเหมือนกับ </w:t>
            </w:r>
            <w:r w:rsidRPr="0089578B">
              <w:t>Package</w:t>
            </w:r>
            <w:r>
              <w:rPr>
                <w:rFonts w:cs="Angsana New"/>
                <w:cs/>
              </w:rPr>
              <w:t xml:space="preserve"> </w:t>
            </w:r>
            <w:r w:rsidRPr="0089578B">
              <w:t>Duration</w:t>
            </w:r>
            <w:r>
              <w:rPr>
                <w:rFonts w:cs="Angsana New"/>
                <w:cs/>
              </w:rPr>
              <w:t xml:space="preserve"> </w:t>
            </w:r>
            <w:r w:rsidRPr="0089578B">
              <w:t>Unit</w:t>
            </w:r>
          </w:p>
          <w:p w:rsidR="003E0069" w:rsidP="003E0069" w:rsidRDefault="003E0069" w14:paraId="336397D9" w14:textId="69B55077">
            <w:pPr>
              <w:rPr>
                <w:cs/>
              </w:rPr>
            </w:pPr>
            <w:r>
              <w:t xml:space="preserve">Visible </w:t>
            </w:r>
            <w:r>
              <w:rPr>
                <w:rFonts w:hint="cs"/>
                <w:cs/>
              </w:rPr>
              <w:t xml:space="preserve">เมื่อ </w:t>
            </w:r>
            <w:r>
              <w:t xml:space="preserve">customerType </w:t>
            </w:r>
            <w:r>
              <w:rPr>
                <w:rFonts w:cs="CordiaUPC"/>
                <w:cs/>
              </w:rPr>
              <w:t>=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CordiaUPC"/>
                <w:cs/>
              </w:rPr>
              <w:t>“</w:t>
            </w:r>
            <w:r>
              <w:t>Post</w:t>
            </w:r>
            <w:r>
              <w:rPr>
                <w:rFonts w:cs="CordiaUPC"/>
                <w:cs/>
              </w:rPr>
              <w:t>-</w:t>
            </w:r>
            <w:r>
              <w:t>paid</w:t>
            </w:r>
            <w:r>
              <w:rPr>
                <w:rFonts w:cs="CordiaUPC"/>
                <w:cs/>
              </w:rPr>
              <w:t>”</w:t>
            </w:r>
          </w:p>
        </w:tc>
        <w:tc>
          <w:tcPr>
            <w:tcW w:w="735" w:type="pct"/>
            <w:gridSpan w:val="2"/>
          </w:tcPr>
          <w:p w:rsidRPr="00CD78B8" w:rsidR="003E0069" w:rsidP="003E0069" w:rsidRDefault="003E0069" w14:paraId="0EC52239" w14:textId="12CCD7E0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Pr="00792590" w:rsidR="003E0069" w:rsidTr="009C7C2B" w14:paraId="52AF7748" w14:textId="77777777">
        <w:tc>
          <w:tcPr>
            <w:tcW w:w="778" w:type="pct"/>
          </w:tcPr>
          <w:p w:rsidR="003E0069" w:rsidP="003E0069" w:rsidRDefault="003E0069" w14:paraId="5A1C03C8" w14:textId="44900751">
            <w:r w:rsidRPr="00304DEB">
              <w:rPr>
                <w:rFonts w:cs="CordiaUPC"/>
              </w:rPr>
              <w:t>0000</w:t>
            </w:r>
            <w:r>
              <w:rPr>
                <w:rFonts w:cs="CordiaUPC"/>
              </w:rPr>
              <w:t>1</w:t>
            </w:r>
          </w:p>
        </w:tc>
        <w:tc>
          <w:tcPr>
            <w:tcW w:w="1626" w:type="pct"/>
            <w:gridSpan w:val="2"/>
          </w:tcPr>
          <w:p w:rsidRPr="008F7C7E" w:rsidR="003E0069" w:rsidP="003E0069" w:rsidRDefault="003E0069" w14:paraId="7FCA02BE" w14:textId="09D879BF">
            <w:pPr>
              <w:spacing w:after="0" w:line="240" w:lineRule="auto"/>
              <w:rPr>
                <w:rFonts w:ascii="Segoe UI" w:hAnsi="Segoe UI" w:eastAsia="Times New Roman" w:cs="Segoe UI"/>
                <w:sz w:val="21"/>
                <w:szCs w:val="21"/>
              </w:rPr>
            </w:pPr>
            <w:r w:rsidRPr="008F7C7E">
              <w:rPr>
                <w:rFonts w:eastAsia="Times New Roman" w:cs="CordiaUPC"/>
              </w:rPr>
              <w:t>Future Deduct Package</w:t>
            </w:r>
            <w:r>
              <w:rPr>
                <w:rFonts w:ascii="Segoe UI" w:hAnsi="Segoe UI" w:eastAsia="Times New Roman" w:cs="Angsana New"/>
                <w:sz w:val="21"/>
                <w:szCs w:val="21"/>
                <w:cs/>
              </w:rPr>
              <w:t xml:space="preserve"> </w:t>
            </w:r>
            <w:r w:rsidRPr="00F17786">
              <w:t>is required</w:t>
            </w:r>
            <w:r w:rsidRPr="00F17786"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  <w:gridSpan w:val="2"/>
          </w:tcPr>
          <w:p w:rsidR="003E0069" w:rsidP="003E0069" w:rsidRDefault="003E0069" w14:paraId="03D8333B" w14:textId="0E74ADCC">
            <w:r w:rsidRPr="008A33B3">
              <w:rPr>
                <w:rFonts w:eastAsia="Times New Roman" w:cs="CordiaUPC"/>
              </w:rPr>
              <w:t>failureAllowFlag</w:t>
            </w:r>
            <w:r>
              <w:rPr>
                <w:rFonts w:cs="CordiaUPC"/>
                <w:cs/>
              </w:rPr>
              <w:t xml:space="preserve"> </w:t>
            </w:r>
            <w:r w:rsidRPr="00792590">
              <w:rPr>
                <w:rFonts w:hint="cs" w:cs="Angsana New"/>
                <w:cs/>
              </w:rPr>
              <w:t xml:space="preserve">จะต้องเป็น </w:t>
            </w:r>
            <w:r w:rsidRPr="00792590">
              <w:rPr>
                <w:rFonts w:cs="CordiaUPC"/>
              </w:rPr>
              <w:t>Mandatory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>เมื่อ</w:t>
            </w:r>
            <w:r>
              <w:rPr>
                <w:rFonts w:cs="Angsana New"/>
                <w:cs/>
              </w:rPr>
              <w:t xml:space="preserve"> </w:t>
            </w:r>
            <w:r>
              <w:t xml:space="preserve">customerType </w:t>
            </w:r>
            <w:r>
              <w:rPr>
                <w:rFonts w:hint="cs"/>
                <w:cs/>
              </w:rPr>
              <w:t xml:space="preserve">เป็น </w:t>
            </w:r>
            <w:r>
              <w:rPr>
                <w:rFonts w:cs="Angsana New"/>
                <w:cs/>
              </w:rPr>
              <w:t>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/>
                <w:cs/>
              </w:rPr>
              <w:t xml:space="preserve"> และ </w:t>
            </w:r>
            <w:r>
              <w:t xml:space="preserve">priceType </w:t>
            </w:r>
            <w:r>
              <w:rPr>
                <w:rFonts w:cs="CordiaUPC"/>
                <w:cs/>
              </w:rPr>
              <w:t>= “</w:t>
            </w:r>
            <w:r>
              <w:t>Recurring</w:t>
            </w:r>
            <w:r>
              <w:rPr>
                <w:rFonts w:cs="CordiaUPC"/>
                <w:cs/>
              </w:rPr>
              <w:t>”</w:t>
            </w:r>
          </w:p>
        </w:tc>
        <w:tc>
          <w:tcPr>
            <w:tcW w:w="735" w:type="pct"/>
            <w:gridSpan w:val="2"/>
          </w:tcPr>
          <w:p w:rsidR="003E0069" w:rsidP="003E0069" w:rsidRDefault="003E0069" w14:paraId="183209D2" w14:textId="2D3C281A">
            <w:pPr>
              <w:rPr>
                <w:rFonts w:cs="CordiaUPC"/>
                <w:szCs w:val="36"/>
              </w:rPr>
            </w:pPr>
            <w:r w:rsidRPr="00CD78B8">
              <w:rPr>
                <w:rFonts w:cs="CordiaUPC"/>
                <w:szCs w:val="36"/>
              </w:rPr>
              <w:t>Yes</w:t>
            </w:r>
          </w:p>
        </w:tc>
      </w:tr>
      <w:tr w:rsidRPr="00792590" w:rsidR="003E0069" w:rsidTr="009C7C2B" w14:paraId="77969830" w14:textId="77777777">
        <w:tc>
          <w:tcPr>
            <w:tcW w:w="778" w:type="pct"/>
          </w:tcPr>
          <w:p w:rsidRPr="00304DEB" w:rsidR="003E0069" w:rsidP="003E0069" w:rsidRDefault="003E0069" w14:paraId="165EEAEF" w14:textId="69143E6E">
            <w:pPr>
              <w:rPr>
                <w:rFonts w:cs="CordiaUPC"/>
              </w:rPr>
            </w:pPr>
            <w:r w:rsidRPr="00304DEB">
              <w:t>0000</w:t>
            </w:r>
            <w:r>
              <w:t>1</w:t>
            </w:r>
          </w:p>
        </w:tc>
        <w:tc>
          <w:tcPr>
            <w:tcW w:w="1626" w:type="pct"/>
            <w:gridSpan w:val="2"/>
          </w:tcPr>
          <w:p w:rsidRPr="008F7C7E" w:rsidR="003E0069" w:rsidP="003E0069" w:rsidRDefault="003E0069" w14:paraId="52678E17" w14:textId="48ABE850">
            <w:pPr>
              <w:spacing w:after="0" w:line="240" w:lineRule="auto"/>
              <w:rPr>
                <w:rFonts w:eastAsia="Times New Roman" w:cs="CordiaUPC"/>
              </w:rPr>
            </w:pPr>
            <w:r>
              <w:t>Free Trial Flag</w:t>
            </w:r>
            <w:r w:rsidRPr="00CF160A">
              <w:t xml:space="preserve">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  <w:gridSpan w:val="2"/>
          </w:tcPr>
          <w:p w:rsidRPr="008A33B3" w:rsidR="003E0069" w:rsidP="003E0069" w:rsidRDefault="003E0069" w14:paraId="69C2FC31" w14:textId="44156EB0">
            <w:pPr>
              <w:rPr>
                <w:rFonts w:eastAsia="Times New Roman" w:cs="CordiaUPC"/>
              </w:rPr>
            </w:pPr>
            <w:r>
              <w:rPr>
                <w:rFonts w:hint="cs"/>
                <w:cs/>
              </w:rPr>
              <w:t xml:space="preserve">เมื่อ </w:t>
            </w:r>
            <w:r>
              <w:t xml:space="preserve">poGroup </w:t>
            </w:r>
            <w:r>
              <w:rPr>
                <w:rFonts w:cs="CordiaUPC"/>
                <w:cs/>
              </w:rPr>
              <w:t>= “</w:t>
            </w:r>
            <w:r>
              <w:t>Music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Promotion Pricing Table </w:t>
            </w:r>
            <w:r>
              <w:rPr>
                <w:rFonts w:hint="cs"/>
                <w:cs/>
              </w:rPr>
              <w:t xml:space="preserve">ทุก </w:t>
            </w:r>
            <w:r>
              <w:t xml:space="preserve">row </w:t>
            </w:r>
            <w:r>
              <w:rPr>
                <w:rFonts w:hint="cs"/>
                <w:cs/>
              </w:rPr>
              <w:t xml:space="preserve">มีค่า </w:t>
            </w:r>
            <w:r>
              <w:t xml:space="preserve">Charge Excluding VAT </w:t>
            </w:r>
            <w:r>
              <w:rPr>
                <w:rFonts w:cs="CordiaUPC"/>
                <w:cs/>
              </w:rPr>
              <w:t xml:space="preserve">= </w:t>
            </w:r>
            <w:r>
              <w:t xml:space="preserve">0 </w:t>
            </w:r>
            <w:r>
              <w:rPr>
                <w:rFonts w:hint="cs"/>
                <w:cs/>
              </w:rPr>
              <w:t xml:space="preserve">ดังนั้น </w:t>
            </w:r>
            <w:r>
              <w:t xml:space="preserve">freeTrialFlag </w:t>
            </w:r>
            <w:r w:rsidRPr="00792590">
              <w:rPr>
                <w:rFonts w:hint="cs" w:cs="Angsana New"/>
                <w:cs/>
              </w:rPr>
              <w:t xml:space="preserve">จะต้องเป็น </w:t>
            </w:r>
            <w:r w:rsidRPr="00792590">
              <w:rPr>
                <w:rFonts w:cs="CordiaUPC"/>
              </w:rPr>
              <w:t>Mandatory</w:t>
            </w:r>
          </w:p>
        </w:tc>
        <w:tc>
          <w:tcPr>
            <w:tcW w:w="735" w:type="pct"/>
            <w:gridSpan w:val="2"/>
          </w:tcPr>
          <w:p w:rsidRPr="00CD78B8" w:rsidR="003E0069" w:rsidP="003E0069" w:rsidRDefault="003E0069" w14:paraId="7851DCF5" w14:textId="34EC8D93">
            <w:pPr>
              <w:rPr>
                <w:rFonts w:cs="CordiaUPC"/>
                <w:szCs w:val="36"/>
              </w:rPr>
            </w:pPr>
            <w:r w:rsidRPr="00CD78B8">
              <w:rPr>
                <w:rFonts w:cs="CordiaUPC"/>
                <w:szCs w:val="36"/>
              </w:rPr>
              <w:t>Yes</w:t>
            </w:r>
          </w:p>
        </w:tc>
      </w:tr>
      <w:tr w:rsidRPr="00792590" w:rsidR="003E0069" w:rsidTr="009C7C2B" w14:paraId="032D191F" w14:textId="77777777">
        <w:tc>
          <w:tcPr>
            <w:tcW w:w="778" w:type="pct"/>
          </w:tcPr>
          <w:p w:rsidRPr="00304DEB" w:rsidR="003E0069" w:rsidP="003E0069" w:rsidRDefault="003E0069" w14:paraId="5B622B24" w14:textId="2C4294B8">
            <w:r>
              <w:t>00001</w:t>
            </w:r>
          </w:p>
        </w:tc>
        <w:tc>
          <w:tcPr>
            <w:tcW w:w="1626" w:type="pct"/>
            <w:gridSpan w:val="2"/>
          </w:tcPr>
          <w:p w:rsidR="003E0069" w:rsidP="003E0069" w:rsidRDefault="003E0069" w14:paraId="601DEF99" w14:textId="5A7A83B1">
            <w:pPr>
              <w:spacing w:after="0" w:line="240" w:lineRule="auto"/>
            </w:pPr>
            <w:r>
              <w:t>Source Of Funds is require</w:t>
            </w:r>
            <w:r>
              <w:rPr>
                <w:rFonts w:cs="CordiaUPC"/>
                <w:cs/>
              </w:rPr>
              <w:t>.</w:t>
            </w:r>
          </w:p>
        </w:tc>
        <w:tc>
          <w:tcPr>
            <w:tcW w:w="1861" w:type="pct"/>
            <w:gridSpan w:val="2"/>
          </w:tcPr>
          <w:p w:rsidR="003E0069" w:rsidP="003E0069" w:rsidRDefault="003E0069" w14:paraId="777DB385" w14:textId="5516A257">
            <w:pPr>
              <w:rPr>
                <w:cs/>
              </w:rPr>
            </w:pPr>
            <w:r>
              <w:t xml:space="preserve">sourceOfFunds </w:t>
            </w:r>
            <w:r w:rsidRPr="00792590">
              <w:rPr>
                <w:rFonts w:hint="cs" w:cs="Angsana New"/>
                <w:cs/>
              </w:rPr>
              <w:t xml:space="preserve">จะต้องเป็น </w:t>
            </w:r>
            <w:r w:rsidRPr="00792590">
              <w:rPr>
                <w:rFonts w:cs="CordiaUPC"/>
              </w:rPr>
              <w:t>Mandatory</w:t>
            </w:r>
          </w:p>
        </w:tc>
        <w:tc>
          <w:tcPr>
            <w:tcW w:w="735" w:type="pct"/>
            <w:gridSpan w:val="2"/>
          </w:tcPr>
          <w:p w:rsidRPr="00CD78B8" w:rsidR="003E0069" w:rsidP="003E0069" w:rsidRDefault="003E0069" w14:paraId="2C5CE795" w14:textId="7308C9A5">
            <w:pPr>
              <w:rPr>
                <w:rFonts w:cs="CordiaUPC"/>
                <w:szCs w:val="36"/>
              </w:rPr>
            </w:pPr>
            <w:r w:rsidRPr="00CD78B8">
              <w:rPr>
                <w:rFonts w:cs="CordiaUPC"/>
                <w:szCs w:val="36"/>
              </w:rPr>
              <w:t>Yes</w:t>
            </w:r>
          </w:p>
        </w:tc>
      </w:tr>
      <w:tr w:rsidRPr="00792590" w:rsidR="003E0069" w:rsidTr="009C7C2B" w14:paraId="1D585ACC" w14:textId="77777777">
        <w:tc>
          <w:tcPr>
            <w:tcW w:w="778" w:type="pct"/>
          </w:tcPr>
          <w:p w:rsidR="003E0069" w:rsidP="003E0069" w:rsidRDefault="003E0069" w14:paraId="1167C215" w14:textId="5F11FB02">
            <w:r>
              <w:t>00001</w:t>
            </w:r>
          </w:p>
        </w:tc>
        <w:tc>
          <w:tcPr>
            <w:tcW w:w="1626" w:type="pct"/>
            <w:gridSpan w:val="2"/>
          </w:tcPr>
          <w:p w:rsidR="003E0069" w:rsidP="003E0069" w:rsidRDefault="003E0069" w14:paraId="548D4A1D" w14:textId="4FD76C91">
            <w:pPr>
              <w:spacing w:after="0" w:line="240" w:lineRule="auto"/>
            </w:pPr>
            <w:r>
              <w:t>DIY flag is require</w:t>
            </w:r>
            <w:r>
              <w:rPr>
                <w:rFonts w:cs="CordiaUPC"/>
                <w:cs/>
              </w:rPr>
              <w:t>.</w:t>
            </w:r>
          </w:p>
        </w:tc>
        <w:tc>
          <w:tcPr>
            <w:tcW w:w="1861" w:type="pct"/>
            <w:gridSpan w:val="2"/>
          </w:tcPr>
          <w:p w:rsidR="003E0069" w:rsidP="003E0069" w:rsidRDefault="003E0069" w14:paraId="4B611400" w14:textId="166CE5A6">
            <w:r>
              <w:t>diy</w:t>
            </w:r>
            <w:r w:rsidRPr="00381A1E">
              <w:t>Flg</w:t>
            </w:r>
            <w:r>
              <w:rPr>
                <w:rFonts w:cs="CordiaUPC"/>
                <w:cs/>
              </w:rPr>
              <w:t xml:space="preserve"> </w:t>
            </w:r>
            <w:r w:rsidRPr="00792590">
              <w:rPr>
                <w:rFonts w:hint="cs" w:cs="Angsana New"/>
                <w:cs/>
              </w:rPr>
              <w:t xml:space="preserve">จะต้องเป็น </w:t>
            </w:r>
            <w:r w:rsidRPr="00792590">
              <w:rPr>
                <w:rFonts w:cs="CordiaUPC"/>
              </w:rPr>
              <w:t>Mandatory</w:t>
            </w:r>
          </w:p>
        </w:tc>
        <w:tc>
          <w:tcPr>
            <w:tcW w:w="735" w:type="pct"/>
            <w:gridSpan w:val="2"/>
          </w:tcPr>
          <w:p w:rsidRPr="00CD78B8" w:rsidR="003E0069" w:rsidP="003E0069" w:rsidRDefault="003E0069" w14:paraId="66491931" w14:textId="6AB2C527">
            <w:pPr>
              <w:rPr>
                <w:rFonts w:cs="CordiaUPC"/>
                <w:szCs w:val="36"/>
              </w:rPr>
            </w:pPr>
            <w:r w:rsidRPr="00CD78B8">
              <w:rPr>
                <w:rFonts w:cs="CordiaUPC"/>
                <w:szCs w:val="36"/>
              </w:rPr>
              <w:t>Yes</w:t>
            </w:r>
          </w:p>
        </w:tc>
      </w:tr>
      <w:tr w:rsidRPr="00792590" w:rsidR="003E0069" w:rsidTr="009C7C2B" w14:paraId="5C994A9B" w14:textId="77777777">
        <w:tc>
          <w:tcPr>
            <w:tcW w:w="778" w:type="pct"/>
          </w:tcPr>
          <w:p w:rsidRPr="00304DEB" w:rsidR="003E0069" w:rsidP="003E0069" w:rsidRDefault="003E0069" w14:paraId="34CA4B08" w14:textId="0911EC02">
            <w:r w:rsidRPr="00304DEB">
              <w:rPr>
                <w:rFonts w:cs="CordiaUPC"/>
              </w:rPr>
              <w:t>0000</w:t>
            </w:r>
            <w:r>
              <w:rPr>
                <w:rFonts w:cs="CordiaUPC"/>
              </w:rPr>
              <w:t>1</w:t>
            </w:r>
          </w:p>
        </w:tc>
        <w:tc>
          <w:tcPr>
            <w:tcW w:w="1626" w:type="pct"/>
            <w:gridSpan w:val="2"/>
          </w:tcPr>
          <w:p w:rsidR="003E0069" w:rsidP="003E0069" w:rsidRDefault="003E0069" w14:paraId="4FAD32B8" w14:textId="5A33EB8B">
            <w:pPr>
              <w:spacing w:after="0" w:line="240" w:lineRule="auto"/>
            </w:pPr>
            <w:r>
              <w:rPr>
                <w:rFonts w:eastAsia="Times New Roman" w:cs="CordiaUPC"/>
              </w:rPr>
              <w:t>Cost Code</w:t>
            </w:r>
            <w:r>
              <w:rPr>
                <w:rFonts w:ascii="Segoe UI" w:hAnsi="Segoe UI" w:eastAsia="Times New Roman" w:cs="Angsana New"/>
                <w:sz w:val="21"/>
                <w:szCs w:val="21"/>
                <w:cs/>
              </w:rPr>
              <w:t xml:space="preserve"> </w:t>
            </w:r>
            <w:r w:rsidRPr="00F17786">
              <w:t>is required</w:t>
            </w:r>
            <w:r w:rsidRPr="00F17786"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  <w:gridSpan w:val="2"/>
          </w:tcPr>
          <w:p w:rsidR="003E0069" w:rsidP="003E0069" w:rsidRDefault="003E0069" w14:paraId="427F9B41" w14:textId="2418AEE8">
            <w:pPr>
              <w:rPr>
                <w:cs/>
              </w:rPr>
            </w:pPr>
            <w:r>
              <w:rPr>
                <w:rFonts w:eastAsia="Times New Roman" w:cs="CordiaUPC"/>
              </w:rPr>
              <w:t>costCode</w:t>
            </w:r>
            <w:r>
              <w:rPr>
                <w:rFonts w:cs="CordiaUPC"/>
                <w:cs/>
              </w:rPr>
              <w:t xml:space="preserve"> </w:t>
            </w:r>
            <w:r w:rsidRPr="00792590">
              <w:rPr>
                <w:rFonts w:hint="cs" w:cs="Angsana New"/>
                <w:cs/>
              </w:rPr>
              <w:t xml:space="preserve">จะต้องเป็น </w:t>
            </w:r>
            <w:r w:rsidRPr="00792590">
              <w:rPr>
                <w:rFonts w:cs="CordiaUPC"/>
              </w:rPr>
              <w:t>Mandatory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>เมื่อ</w:t>
            </w:r>
            <w:r>
              <w:rPr>
                <w:rFonts w:cs="Angsana New"/>
                <w:cs/>
              </w:rPr>
              <w:t xml:space="preserve"> </w:t>
            </w:r>
            <w:r>
              <w:t>targetGroup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เป็น </w:t>
            </w:r>
            <w:r>
              <w:rPr>
                <w:rFonts w:cs="Angsana New"/>
                <w:cs/>
              </w:rPr>
              <w:t>“</w:t>
            </w:r>
            <w:r>
              <w:t>Net Gift</w:t>
            </w:r>
            <w:r>
              <w:rPr>
                <w:rFonts w:cs="Angsana New"/>
                <w:cs/>
              </w:rPr>
              <w:t>”</w:t>
            </w:r>
          </w:p>
        </w:tc>
        <w:tc>
          <w:tcPr>
            <w:tcW w:w="735" w:type="pct"/>
            <w:gridSpan w:val="2"/>
          </w:tcPr>
          <w:p w:rsidRPr="00CD78B8" w:rsidR="003E0069" w:rsidP="003E0069" w:rsidRDefault="003E0069" w14:paraId="3473E15C" w14:textId="0ABBB6E0">
            <w:pPr>
              <w:rPr>
                <w:rFonts w:cs="CordiaUPC"/>
                <w:szCs w:val="36"/>
              </w:rPr>
            </w:pPr>
            <w:r w:rsidRPr="00CD78B8">
              <w:rPr>
                <w:rFonts w:cs="CordiaUPC"/>
                <w:szCs w:val="36"/>
              </w:rPr>
              <w:t>Yes</w:t>
            </w:r>
          </w:p>
        </w:tc>
      </w:tr>
      <w:tr w:rsidRPr="00792590" w:rsidR="003E0069" w:rsidTr="009C7C2B" w14:paraId="2FED1080" w14:textId="77777777">
        <w:tc>
          <w:tcPr>
            <w:tcW w:w="778" w:type="pct"/>
          </w:tcPr>
          <w:p w:rsidRPr="00304DEB" w:rsidR="003E0069" w:rsidP="003E0069" w:rsidRDefault="003E0069" w14:paraId="10B74B32" w14:textId="2887D83C">
            <w:pPr>
              <w:rPr>
                <w:rFonts w:cs="CordiaUPC"/>
              </w:rPr>
            </w:pPr>
            <w:r w:rsidRPr="00747F9E">
              <w:rPr>
                <w:bCs/>
              </w:rPr>
              <w:t>00001</w:t>
            </w:r>
          </w:p>
        </w:tc>
        <w:tc>
          <w:tcPr>
            <w:tcW w:w="1626" w:type="pct"/>
            <w:gridSpan w:val="2"/>
          </w:tcPr>
          <w:p w:rsidR="003E0069" w:rsidP="003E0069" w:rsidRDefault="003E0069" w14:paraId="62CC88EA" w14:textId="7E7F3542">
            <w:pPr>
              <w:spacing w:after="0" w:line="240" w:lineRule="auto"/>
              <w:rPr>
                <w:rFonts w:eastAsia="Times New Roman" w:cs="CordiaUPC"/>
              </w:rPr>
            </w:pPr>
            <w:r w:rsidRPr="00E4341A">
              <w:t>CPID</w:t>
            </w:r>
            <w:r w:rsidRPr="00747F9E">
              <w:rPr>
                <w:bCs/>
              </w:rPr>
              <w:t xml:space="preserve"> is required</w:t>
            </w:r>
            <w:r w:rsidRPr="00747F9E">
              <w:rPr>
                <w:rFonts w:cs="Angsana New"/>
                <w:bCs/>
                <w:cs/>
              </w:rPr>
              <w:t>.</w:t>
            </w:r>
          </w:p>
        </w:tc>
        <w:tc>
          <w:tcPr>
            <w:tcW w:w="1861" w:type="pct"/>
            <w:gridSpan w:val="2"/>
          </w:tcPr>
          <w:p w:rsidRPr="008A33B3" w:rsidR="003E0069" w:rsidP="003E0069" w:rsidRDefault="003E0069" w14:paraId="5BAD6B59" w14:textId="7AE9DEE1">
            <w:pPr>
              <w:rPr>
                <w:rFonts w:eastAsia="Times New Roman" w:cs="CordiaUPC"/>
                <w:cs/>
              </w:rPr>
            </w:pPr>
            <w:r w:rsidRPr="00747F9E">
              <w:rPr>
                <w:rFonts w:cs="Angsana New"/>
                <w:bCs/>
              </w:rPr>
              <w:t>c</w:t>
            </w:r>
            <w:r w:rsidRPr="00E4341A">
              <w:rPr>
                <w:rFonts w:cs="Angsana New"/>
              </w:rPr>
              <w:t>pId</w:t>
            </w:r>
            <w:r w:rsidRPr="004A4AEF">
              <w:rPr>
                <w:rFonts w:hint="cs" w:cs="Angsana New"/>
                <w:bCs/>
                <w:cs/>
              </w:rPr>
              <w:t xml:space="preserve"> </w:t>
            </w:r>
            <w:r w:rsidRPr="00747F9E">
              <w:rPr>
                <w:rFonts w:hint="cs" w:cs="Angsana New"/>
                <w:cs/>
              </w:rPr>
              <w:t>จะต้องเป็น</w:t>
            </w:r>
            <w:r w:rsidRPr="00747F9E">
              <w:rPr>
                <w:rFonts w:hint="cs" w:cs="Angsana New"/>
                <w:bCs/>
                <w:cs/>
              </w:rPr>
              <w:t xml:space="preserve"> </w:t>
            </w:r>
            <w:r w:rsidRPr="00747F9E">
              <w:rPr>
                <w:bCs/>
              </w:rPr>
              <w:t>Mandatory</w:t>
            </w:r>
            <w:r>
              <w:rPr>
                <w:rFonts w:cs="CordiaUPC"/>
                <w:bCs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>เมื่อ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eastAsia="Times New Roman" w:cs="CordiaUPC"/>
              </w:rPr>
              <w:t xml:space="preserve">costCode </w:t>
            </w:r>
            <w:r>
              <w:rPr>
                <w:rFonts w:hint="cs" w:eastAsia="Times New Roman" w:cs="CordiaUPC"/>
                <w:cs/>
              </w:rPr>
              <w:t>มีค่า</w:t>
            </w:r>
          </w:p>
        </w:tc>
        <w:tc>
          <w:tcPr>
            <w:tcW w:w="735" w:type="pct"/>
            <w:gridSpan w:val="2"/>
          </w:tcPr>
          <w:p w:rsidRPr="00CD78B8" w:rsidR="003E0069" w:rsidP="003E0069" w:rsidRDefault="003E0069" w14:paraId="26FC1637" w14:textId="68B152BD">
            <w:pPr>
              <w:rPr>
                <w:rFonts w:cs="CordiaUPC"/>
                <w:szCs w:val="36"/>
              </w:rPr>
            </w:pPr>
            <w:r w:rsidRPr="00CD78B8">
              <w:rPr>
                <w:rFonts w:cs="CordiaUPC"/>
                <w:szCs w:val="36"/>
              </w:rPr>
              <w:t>Yes</w:t>
            </w:r>
          </w:p>
        </w:tc>
      </w:tr>
      <w:tr w:rsidRPr="00792590" w:rsidR="003E0069" w:rsidTr="009C7C2B" w14:paraId="7758E8BB" w14:textId="77777777">
        <w:tc>
          <w:tcPr>
            <w:tcW w:w="778" w:type="pct"/>
          </w:tcPr>
          <w:p w:rsidRPr="00304DEB" w:rsidR="003E0069" w:rsidP="003E0069" w:rsidRDefault="003E0069" w14:paraId="241D7981" w14:textId="1E60D17E">
            <w:pPr>
              <w:rPr>
                <w:rFonts w:cs="CordiaUPC"/>
              </w:rPr>
            </w:pPr>
            <w:r w:rsidRPr="00747F9E">
              <w:rPr>
                <w:bCs/>
              </w:rPr>
              <w:t>00001</w:t>
            </w:r>
          </w:p>
        </w:tc>
        <w:tc>
          <w:tcPr>
            <w:tcW w:w="1626" w:type="pct"/>
            <w:gridSpan w:val="2"/>
          </w:tcPr>
          <w:p w:rsidR="003E0069" w:rsidP="003E0069" w:rsidRDefault="003E0069" w14:paraId="19CAFE3E" w14:textId="03519A3B">
            <w:pPr>
              <w:spacing w:after="0" w:line="240" w:lineRule="auto"/>
              <w:rPr>
                <w:rFonts w:eastAsia="Times New Roman" w:cs="CordiaUPC"/>
              </w:rPr>
            </w:pPr>
            <w:r w:rsidRPr="00E4341A">
              <w:t>CATID</w:t>
            </w:r>
            <w:r w:rsidRPr="00747F9E">
              <w:rPr>
                <w:bCs/>
              </w:rPr>
              <w:t xml:space="preserve"> is required</w:t>
            </w:r>
            <w:r w:rsidRPr="00747F9E">
              <w:rPr>
                <w:rFonts w:cs="Angsana New"/>
                <w:bCs/>
                <w:cs/>
              </w:rPr>
              <w:t>.</w:t>
            </w:r>
          </w:p>
        </w:tc>
        <w:tc>
          <w:tcPr>
            <w:tcW w:w="1861" w:type="pct"/>
            <w:gridSpan w:val="2"/>
          </w:tcPr>
          <w:p w:rsidRPr="008A33B3" w:rsidR="003E0069" w:rsidP="003E0069" w:rsidRDefault="003E0069" w14:paraId="1B8842BA" w14:textId="6FA8FBD7">
            <w:pPr>
              <w:rPr>
                <w:rFonts w:eastAsia="Times New Roman" w:cs="CordiaUPC"/>
              </w:rPr>
            </w:pPr>
            <w:r w:rsidRPr="00747F9E">
              <w:rPr>
                <w:rFonts w:cs="Angsana New"/>
                <w:bCs/>
              </w:rPr>
              <w:t>c</w:t>
            </w:r>
            <w:r w:rsidRPr="00E4341A">
              <w:rPr>
                <w:rFonts w:cs="Angsana New"/>
              </w:rPr>
              <w:t>atId</w:t>
            </w:r>
            <w:r w:rsidRPr="004A4AEF">
              <w:rPr>
                <w:rFonts w:hint="cs" w:cs="Angsana New"/>
                <w:bCs/>
                <w:cs/>
              </w:rPr>
              <w:t xml:space="preserve"> </w:t>
            </w:r>
            <w:r w:rsidRPr="00747F9E">
              <w:rPr>
                <w:rFonts w:hint="cs" w:cs="Angsana New"/>
                <w:cs/>
              </w:rPr>
              <w:t>จะต้องเป็น</w:t>
            </w:r>
            <w:r w:rsidRPr="00747F9E">
              <w:rPr>
                <w:rFonts w:hint="cs" w:cs="Angsana New"/>
                <w:bCs/>
                <w:cs/>
              </w:rPr>
              <w:t xml:space="preserve"> </w:t>
            </w:r>
            <w:r w:rsidRPr="00747F9E">
              <w:rPr>
                <w:bCs/>
              </w:rPr>
              <w:t>Mandatory</w:t>
            </w:r>
            <w:r>
              <w:rPr>
                <w:rFonts w:cs="CordiaUPC"/>
                <w:bCs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>เมื่อ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eastAsia="Times New Roman" w:cs="CordiaUPC"/>
              </w:rPr>
              <w:t xml:space="preserve">costCode </w:t>
            </w:r>
            <w:r>
              <w:rPr>
                <w:rFonts w:hint="cs" w:eastAsia="Times New Roman" w:cs="CordiaUPC"/>
                <w:cs/>
              </w:rPr>
              <w:t>มีค่า</w:t>
            </w:r>
          </w:p>
        </w:tc>
        <w:tc>
          <w:tcPr>
            <w:tcW w:w="735" w:type="pct"/>
            <w:gridSpan w:val="2"/>
          </w:tcPr>
          <w:p w:rsidRPr="00CD78B8" w:rsidR="003E0069" w:rsidP="003E0069" w:rsidRDefault="003E0069" w14:paraId="5574A7DF" w14:textId="75C0173D">
            <w:pPr>
              <w:rPr>
                <w:rFonts w:cs="CordiaUPC"/>
                <w:szCs w:val="36"/>
              </w:rPr>
            </w:pPr>
            <w:r w:rsidRPr="00CD78B8">
              <w:rPr>
                <w:rFonts w:cs="CordiaUPC"/>
                <w:szCs w:val="36"/>
              </w:rPr>
              <w:t>Yes</w:t>
            </w:r>
          </w:p>
        </w:tc>
      </w:tr>
      <w:tr w:rsidRPr="00792590" w:rsidR="003E0069" w:rsidTr="009C7C2B" w14:paraId="306155A9" w14:textId="77777777">
        <w:tc>
          <w:tcPr>
            <w:tcW w:w="778" w:type="pct"/>
          </w:tcPr>
          <w:p w:rsidRPr="00304DEB" w:rsidR="003E0069" w:rsidP="003E0069" w:rsidRDefault="003E0069" w14:paraId="28E53C28" w14:textId="63C16E23">
            <w:pPr>
              <w:rPr>
                <w:rFonts w:cs="CordiaUPC"/>
              </w:rPr>
            </w:pPr>
            <w:r w:rsidRPr="00747F9E">
              <w:rPr>
                <w:bCs/>
              </w:rPr>
              <w:t>00001</w:t>
            </w:r>
          </w:p>
        </w:tc>
        <w:tc>
          <w:tcPr>
            <w:tcW w:w="1626" w:type="pct"/>
            <w:gridSpan w:val="2"/>
          </w:tcPr>
          <w:p w:rsidR="003E0069" w:rsidP="003E0069" w:rsidRDefault="003E0069" w14:paraId="7D41857F" w14:textId="0EAB1EBE">
            <w:pPr>
              <w:spacing w:after="0" w:line="240" w:lineRule="auto"/>
              <w:rPr>
                <w:rFonts w:eastAsia="Times New Roman" w:cs="CordiaUPC"/>
              </w:rPr>
            </w:pPr>
            <w:r w:rsidRPr="00E4341A">
              <w:t>Bearer</w:t>
            </w:r>
            <w:r w:rsidRPr="00747F9E">
              <w:rPr>
                <w:bCs/>
              </w:rPr>
              <w:t xml:space="preserve"> is required</w:t>
            </w:r>
            <w:r w:rsidRPr="00747F9E">
              <w:rPr>
                <w:rFonts w:cs="Angsana New"/>
                <w:bCs/>
                <w:cs/>
              </w:rPr>
              <w:t>.</w:t>
            </w:r>
          </w:p>
        </w:tc>
        <w:tc>
          <w:tcPr>
            <w:tcW w:w="1861" w:type="pct"/>
            <w:gridSpan w:val="2"/>
          </w:tcPr>
          <w:p w:rsidRPr="008A33B3" w:rsidR="003E0069" w:rsidP="003E0069" w:rsidRDefault="003E0069" w14:paraId="55AB5777" w14:textId="40D2673C">
            <w:pPr>
              <w:rPr>
                <w:rFonts w:eastAsia="Times New Roman" w:cs="CordiaUPC"/>
              </w:rPr>
            </w:pPr>
            <w:r>
              <w:rPr>
                <w:rFonts w:cs="Angsana New"/>
                <w:bCs/>
              </w:rPr>
              <w:t>b</w:t>
            </w:r>
            <w:r w:rsidRPr="00E4341A">
              <w:t>earer</w:t>
            </w:r>
            <w:r w:rsidRPr="004A4AEF">
              <w:rPr>
                <w:rFonts w:hint="cs" w:cs="Angsana New"/>
                <w:bCs/>
                <w:cs/>
              </w:rPr>
              <w:t xml:space="preserve"> </w:t>
            </w:r>
            <w:r w:rsidRPr="00747F9E">
              <w:rPr>
                <w:rFonts w:hint="cs" w:cs="Angsana New"/>
                <w:cs/>
              </w:rPr>
              <w:t>จะต้องเป็น</w:t>
            </w:r>
            <w:r w:rsidRPr="00747F9E">
              <w:rPr>
                <w:rFonts w:hint="cs" w:cs="Angsana New"/>
                <w:bCs/>
                <w:cs/>
              </w:rPr>
              <w:t xml:space="preserve"> </w:t>
            </w:r>
            <w:r w:rsidRPr="00747F9E">
              <w:rPr>
                <w:bCs/>
              </w:rPr>
              <w:t>Mandatory</w:t>
            </w:r>
            <w:r>
              <w:rPr>
                <w:rFonts w:cs="CordiaUPC"/>
                <w:bCs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>เมื่อ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eastAsia="Times New Roman" w:cs="CordiaUPC"/>
              </w:rPr>
              <w:t xml:space="preserve">costCode </w:t>
            </w:r>
            <w:r>
              <w:rPr>
                <w:rFonts w:hint="cs" w:eastAsia="Times New Roman" w:cs="CordiaUPC"/>
                <w:cs/>
              </w:rPr>
              <w:t>มีค่า</w:t>
            </w:r>
          </w:p>
        </w:tc>
        <w:tc>
          <w:tcPr>
            <w:tcW w:w="735" w:type="pct"/>
            <w:gridSpan w:val="2"/>
          </w:tcPr>
          <w:p w:rsidRPr="00CD78B8" w:rsidR="003E0069" w:rsidP="003E0069" w:rsidRDefault="003E0069" w14:paraId="294753A9" w14:textId="654885A8">
            <w:pPr>
              <w:rPr>
                <w:rFonts w:cs="CordiaUPC"/>
                <w:szCs w:val="36"/>
              </w:rPr>
            </w:pPr>
            <w:r w:rsidRPr="00CD78B8">
              <w:rPr>
                <w:rFonts w:cs="CordiaUPC"/>
                <w:szCs w:val="36"/>
              </w:rPr>
              <w:t>Yes</w:t>
            </w:r>
          </w:p>
        </w:tc>
      </w:tr>
      <w:tr w:rsidRPr="00792590" w:rsidR="003E0069" w:rsidTr="009C7C2B" w14:paraId="7DB1F7C5" w14:textId="77777777">
        <w:tc>
          <w:tcPr>
            <w:tcW w:w="778" w:type="pct"/>
          </w:tcPr>
          <w:p w:rsidRPr="00304DEB" w:rsidR="003E0069" w:rsidP="003E0069" w:rsidRDefault="003E0069" w14:paraId="211FF104" w14:textId="513D28C0">
            <w:pPr>
              <w:rPr>
                <w:rFonts w:cs="CordiaUPC"/>
              </w:rPr>
            </w:pPr>
            <w:r w:rsidRPr="00747F9E">
              <w:rPr>
                <w:bCs/>
              </w:rPr>
              <w:t>00001</w:t>
            </w:r>
          </w:p>
        </w:tc>
        <w:tc>
          <w:tcPr>
            <w:tcW w:w="1626" w:type="pct"/>
            <w:gridSpan w:val="2"/>
          </w:tcPr>
          <w:p w:rsidR="003E0069" w:rsidP="003E0069" w:rsidRDefault="003E0069" w14:paraId="616DD7E7" w14:textId="3251202C">
            <w:pPr>
              <w:spacing w:after="0" w:line="240" w:lineRule="auto"/>
              <w:rPr>
                <w:rFonts w:eastAsia="Times New Roman" w:cs="CordiaUPC"/>
              </w:rPr>
            </w:pPr>
            <w:r w:rsidRPr="00E4341A">
              <w:t>Service ID</w:t>
            </w:r>
            <w:r w:rsidRPr="00E4341A">
              <w:rPr>
                <w:rFonts w:cs="CordiaUPC"/>
                <w:cs/>
              </w:rPr>
              <w:t xml:space="preserve"> </w:t>
            </w:r>
            <w:r w:rsidRPr="00747F9E">
              <w:rPr>
                <w:bCs/>
              </w:rPr>
              <w:t>is required</w:t>
            </w:r>
            <w:r w:rsidRPr="00747F9E">
              <w:rPr>
                <w:rFonts w:cs="Angsana New"/>
                <w:bCs/>
                <w:cs/>
              </w:rPr>
              <w:t>.</w:t>
            </w:r>
          </w:p>
        </w:tc>
        <w:tc>
          <w:tcPr>
            <w:tcW w:w="1861" w:type="pct"/>
            <w:gridSpan w:val="2"/>
          </w:tcPr>
          <w:p w:rsidRPr="008A33B3" w:rsidR="003E0069" w:rsidP="003E0069" w:rsidRDefault="003E0069" w14:paraId="4E00B4A0" w14:textId="62CF33A6">
            <w:pPr>
              <w:rPr>
                <w:rFonts w:eastAsia="Times New Roman" w:cs="CordiaUPC"/>
              </w:rPr>
            </w:pPr>
            <w:r>
              <w:rPr>
                <w:rFonts w:cs="Angsana New"/>
                <w:bCs/>
              </w:rPr>
              <w:t>s</w:t>
            </w:r>
            <w:r w:rsidRPr="00E4341A">
              <w:t>erviceId</w:t>
            </w:r>
            <w:r w:rsidRPr="004A4AEF">
              <w:rPr>
                <w:rFonts w:hint="cs" w:cs="Angsana New"/>
                <w:bCs/>
                <w:cs/>
              </w:rPr>
              <w:t xml:space="preserve"> </w:t>
            </w:r>
            <w:r w:rsidRPr="00747F9E">
              <w:rPr>
                <w:rFonts w:hint="cs" w:cs="Angsana New"/>
                <w:cs/>
              </w:rPr>
              <w:t>จะต้องเป็น</w:t>
            </w:r>
            <w:r w:rsidRPr="00747F9E">
              <w:rPr>
                <w:rFonts w:hint="cs" w:cs="Angsana New"/>
                <w:bCs/>
                <w:cs/>
              </w:rPr>
              <w:t xml:space="preserve"> </w:t>
            </w:r>
            <w:r w:rsidRPr="00747F9E">
              <w:rPr>
                <w:bCs/>
              </w:rPr>
              <w:t>Mandatory</w:t>
            </w:r>
            <w:r>
              <w:rPr>
                <w:rFonts w:cs="CordiaUPC"/>
                <w:bCs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>เมื่อ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eastAsia="Times New Roman" w:cs="CordiaUPC"/>
              </w:rPr>
              <w:t xml:space="preserve">costCode </w:t>
            </w:r>
            <w:r>
              <w:rPr>
                <w:rFonts w:hint="cs" w:eastAsia="Times New Roman" w:cs="CordiaUPC"/>
                <w:cs/>
              </w:rPr>
              <w:t>มีค่า</w:t>
            </w:r>
          </w:p>
        </w:tc>
        <w:tc>
          <w:tcPr>
            <w:tcW w:w="735" w:type="pct"/>
            <w:gridSpan w:val="2"/>
          </w:tcPr>
          <w:p w:rsidRPr="00CD78B8" w:rsidR="003E0069" w:rsidP="003E0069" w:rsidRDefault="003E0069" w14:paraId="0C1E33B2" w14:textId="2A3C59AC">
            <w:pPr>
              <w:rPr>
                <w:rFonts w:cs="CordiaUPC"/>
                <w:szCs w:val="36"/>
              </w:rPr>
            </w:pPr>
            <w:r w:rsidRPr="00CD78B8">
              <w:rPr>
                <w:rFonts w:cs="CordiaUPC"/>
                <w:szCs w:val="36"/>
              </w:rPr>
              <w:t>Yes</w:t>
            </w:r>
          </w:p>
        </w:tc>
      </w:tr>
      <w:tr w:rsidRPr="00792590" w:rsidR="003E0069" w:rsidTr="009C7C2B" w14:paraId="6D92405F" w14:textId="77777777">
        <w:tc>
          <w:tcPr>
            <w:tcW w:w="5000" w:type="pct"/>
            <w:gridSpan w:val="7"/>
            <w:shd w:val="clear" w:color="auto" w:fill="C2D69B" w:themeFill="accent3" w:themeFillTint="99"/>
          </w:tcPr>
          <w:p w:rsidRPr="00CD78B8" w:rsidR="003E0069" w:rsidP="003E0069" w:rsidRDefault="003E0069" w14:paraId="6957EFAA" w14:textId="79B8EB12">
            <w:pPr>
              <w:pStyle w:val="HeaderTable"/>
            </w:pPr>
            <w:r>
              <w:t>End Promotion Pricing Section</w:t>
            </w:r>
          </w:p>
        </w:tc>
      </w:tr>
      <w:tr w:rsidRPr="00792590" w:rsidR="003E0069" w:rsidTr="009C7C2B" w14:paraId="113FB818" w14:textId="77777777">
        <w:tc>
          <w:tcPr>
            <w:tcW w:w="5000" w:type="pct"/>
            <w:gridSpan w:val="7"/>
            <w:shd w:val="clear" w:color="auto" w:fill="C2D69B" w:themeFill="accent3" w:themeFillTint="99"/>
          </w:tcPr>
          <w:p w:rsidR="003E0069" w:rsidP="003E0069" w:rsidRDefault="003E0069" w14:paraId="59A45AE4" w14:textId="1913B922">
            <w:pPr>
              <w:pStyle w:val="HeaderTable"/>
            </w:pPr>
            <w:r>
              <w:t>Promotion Pricing Detail Section</w:t>
            </w:r>
          </w:p>
        </w:tc>
      </w:tr>
      <w:tr w:rsidRPr="00792590" w:rsidR="003E0069" w:rsidTr="009C7C2B" w14:paraId="049C1B14" w14:textId="77777777">
        <w:tc>
          <w:tcPr>
            <w:tcW w:w="778" w:type="pct"/>
          </w:tcPr>
          <w:p w:rsidRPr="00304DEB" w:rsidR="003E0069" w:rsidP="003E0069" w:rsidRDefault="003E0069" w14:paraId="124E9C8A" w14:textId="5898D5EF">
            <w:r w:rsidRPr="008B3237">
              <w:t>0000</w:t>
            </w:r>
            <w:r>
              <w:t>1</w:t>
            </w:r>
          </w:p>
        </w:tc>
        <w:tc>
          <w:tcPr>
            <w:tcW w:w="1626" w:type="pct"/>
            <w:gridSpan w:val="2"/>
          </w:tcPr>
          <w:p w:rsidRPr="00F17786" w:rsidR="003E0069" w:rsidP="003E0069" w:rsidRDefault="003E0069" w14:paraId="6CD811E1" w14:textId="7A5409A3">
            <w:pPr>
              <w:rPr>
                <w:rFonts w:cs="CordiaUPC"/>
              </w:rPr>
            </w:pPr>
            <w:r>
              <w:rPr>
                <w:rFonts w:cs="CordiaUPC"/>
              </w:rPr>
              <w:t>Duration From</w:t>
            </w:r>
            <w:r w:rsidRPr="00CF160A">
              <w:t xml:space="preserve">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  <w:gridSpan w:val="2"/>
          </w:tcPr>
          <w:p w:rsidR="003E0069" w:rsidP="003E0069" w:rsidRDefault="003E0069" w14:paraId="3832C3F9" w14:textId="0502ADED">
            <w:r>
              <w:t xml:space="preserve">durationFrom </w:t>
            </w:r>
            <w:r w:rsidRPr="00792590">
              <w:rPr>
                <w:rFonts w:hint="cs" w:cs="Angsana New"/>
                <w:cs/>
              </w:rPr>
              <w:t xml:space="preserve">จะต้องเป็น </w:t>
            </w:r>
            <w:r w:rsidRPr="00792590">
              <w:rPr>
                <w:rFonts w:cs="CordiaUPC"/>
              </w:rPr>
              <w:t>Mandatory</w:t>
            </w:r>
          </w:p>
        </w:tc>
        <w:tc>
          <w:tcPr>
            <w:tcW w:w="735" w:type="pct"/>
            <w:gridSpan w:val="2"/>
          </w:tcPr>
          <w:p w:rsidRPr="00CD78B8" w:rsidR="003E0069" w:rsidP="003E0069" w:rsidRDefault="003E0069" w14:paraId="0E94FC34" w14:textId="77777777">
            <w:pPr>
              <w:rPr>
                <w:rFonts w:cs="CordiaUPC"/>
                <w:szCs w:val="36"/>
              </w:rPr>
            </w:pPr>
          </w:p>
        </w:tc>
      </w:tr>
      <w:tr w:rsidRPr="00792590" w:rsidR="003E0069" w:rsidTr="009C7C2B" w14:paraId="5C76A03E" w14:textId="77777777">
        <w:tc>
          <w:tcPr>
            <w:tcW w:w="778" w:type="pct"/>
          </w:tcPr>
          <w:p w:rsidRPr="008B3237" w:rsidR="003E0069" w:rsidP="003E0069" w:rsidRDefault="003E0069" w14:paraId="54336366" w14:textId="6E954D7C">
            <w:r w:rsidRPr="008B3237">
              <w:t>0000</w:t>
            </w:r>
            <w:r>
              <w:t>1</w:t>
            </w:r>
          </w:p>
        </w:tc>
        <w:tc>
          <w:tcPr>
            <w:tcW w:w="1626" w:type="pct"/>
            <w:gridSpan w:val="2"/>
          </w:tcPr>
          <w:p w:rsidR="003E0069" w:rsidP="003E0069" w:rsidRDefault="003E0069" w14:paraId="527923EF" w14:textId="72AB2B5B">
            <w:pPr>
              <w:rPr>
                <w:rFonts w:cs="CordiaUPC"/>
              </w:rPr>
            </w:pPr>
            <w:r>
              <w:rPr>
                <w:rFonts w:cs="CordiaUPC"/>
              </w:rPr>
              <w:t>Duration To</w:t>
            </w:r>
            <w:r w:rsidRPr="00CF160A">
              <w:t xml:space="preserve">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  <w:gridSpan w:val="2"/>
          </w:tcPr>
          <w:p w:rsidR="003E0069" w:rsidP="003E0069" w:rsidRDefault="003E0069" w14:paraId="0C646689" w14:textId="3BC0C03F">
            <w:r>
              <w:t>durationTo</w:t>
            </w:r>
            <w:r>
              <w:rPr>
                <w:rFonts w:cs="CordiaUPC"/>
                <w:cs/>
              </w:rPr>
              <w:t xml:space="preserve"> </w:t>
            </w:r>
            <w:r w:rsidRPr="00792590">
              <w:rPr>
                <w:rFonts w:hint="cs" w:cs="Angsana New"/>
                <w:cs/>
              </w:rPr>
              <w:t xml:space="preserve">จะต้องเป็น </w:t>
            </w:r>
            <w:r w:rsidRPr="00792590">
              <w:rPr>
                <w:rFonts w:cs="CordiaUPC"/>
              </w:rPr>
              <w:t>Mandatory</w:t>
            </w:r>
          </w:p>
        </w:tc>
        <w:tc>
          <w:tcPr>
            <w:tcW w:w="735" w:type="pct"/>
            <w:gridSpan w:val="2"/>
          </w:tcPr>
          <w:p w:rsidRPr="00CD78B8" w:rsidR="003E0069" w:rsidP="003E0069" w:rsidRDefault="003E0069" w14:paraId="02BE6007" w14:textId="77777777">
            <w:pPr>
              <w:rPr>
                <w:rFonts w:cs="CordiaUPC"/>
                <w:szCs w:val="36"/>
              </w:rPr>
            </w:pPr>
          </w:p>
        </w:tc>
      </w:tr>
      <w:tr w:rsidRPr="00792590" w:rsidR="003E0069" w:rsidTr="009C7C2B" w14:paraId="3466DE2A" w14:textId="77777777">
        <w:tc>
          <w:tcPr>
            <w:tcW w:w="778" w:type="pct"/>
          </w:tcPr>
          <w:p w:rsidRPr="00304DEB" w:rsidR="003E0069" w:rsidP="003E0069" w:rsidRDefault="003E0069" w14:paraId="73C78CFA" w14:textId="52D70C60">
            <w:r w:rsidRPr="008B3237">
              <w:t>0000</w:t>
            </w:r>
            <w:r>
              <w:t>1</w:t>
            </w:r>
          </w:p>
        </w:tc>
        <w:tc>
          <w:tcPr>
            <w:tcW w:w="1626" w:type="pct"/>
            <w:gridSpan w:val="2"/>
          </w:tcPr>
          <w:p w:rsidRPr="00F17786" w:rsidR="003E0069" w:rsidP="003E0069" w:rsidRDefault="003E0069" w14:paraId="4978544C" w14:textId="1F02B052">
            <w:pPr>
              <w:rPr>
                <w:rFonts w:cs="CordiaUPC"/>
              </w:rPr>
            </w:pPr>
            <w:r>
              <w:rPr>
                <w:rFonts w:cs="CordiaUPC"/>
              </w:rPr>
              <w:t>Duration Unit</w:t>
            </w:r>
            <w:r w:rsidRPr="00CF160A">
              <w:t xml:space="preserve">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  <w:gridSpan w:val="2"/>
          </w:tcPr>
          <w:p w:rsidR="003E0069" w:rsidP="003E0069" w:rsidRDefault="003E0069" w14:paraId="2846BCA8" w14:textId="4532ED6A">
            <w:r>
              <w:t xml:space="preserve">durationUnit </w:t>
            </w:r>
            <w:r w:rsidRPr="00792590">
              <w:rPr>
                <w:rFonts w:hint="cs" w:cs="Angsana New"/>
                <w:cs/>
              </w:rPr>
              <w:t xml:space="preserve">จะต้องเป็น </w:t>
            </w:r>
            <w:r w:rsidRPr="00792590">
              <w:rPr>
                <w:rFonts w:cs="CordiaUPC"/>
              </w:rPr>
              <w:t>Mandatory</w:t>
            </w:r>
          </w:p>
        </w:tc>
        <w:tc>
          <w:tcPr>
            <w:tcW w:w="735" w:type="pct"/>
            <w:gridSpan w:val="2"/>
          </w:tcPr>
          <w:p w:rsidRPr="00CD78B8" w:rsidR="003E0069" w:rsidP="003E0069" w:rsidRDefault="003E0069" w14:paraId="3CC032BA" w14:textId="77777777">
            <w:pPr>
              <w:rPr>
                <w:rFonts w:cs="CordiaUPC"/>
                <w:szCs w:val="36"/>
              </w:rPr>
            </w:pPr>
          </w:p>
        </w:tc>
      </w:tr>
      <w:tr w:rsidRPr="00792590" w:rsidR="003E0069" w:rsidTr="009C7C2B" w14:paraId="5E055943" w14:textId="77777777">
        <w:tc>
          <w:tcPr>
            <w:tcW w:w="778" w:type="pct"/>
          </w:tcPr>
          <w:p w:rsidRPr="00304DEB" w:rsidR="003E0069" w:rsidP="003E0069" w:rsidRDefault="003E0069" w14:paraId="6965CDDE" w14:textId="4DCADB1E">
            <w:r w:rsidRPr="00C40991">
              <w:t>00023</w:t>
            </w:r>
          </w:p>
        </w:tc>
        <w:tc>
          <w:tcPr>
            <w:tcW w:w="1626" w:type="pct"/>
            <w:gridSpan w:val="2"/>
          </w:tcPr>
          <w:p w:rsidRPr="00F17786" w:rsidR="003E0069" w:rsidP="003E0069" w:rsidRDefault="003E0069" w14:paraId="0197AAF9" w14:textId="7A44DF0B">
            <w:pPr>
              <w:rPr>
                <w:rFonts w:cs="CordiaUPC"/>
              </w:rPr>
            </w:pPr>
            <w:r>
              <w:rPr>
                <w:rFonts w:cs="CordiaUPC"/>
              </w:rPr>
              <w:t>Duration From</w:t>
            </w:r>
            <w:r>
              <w:t xml:space="preserve"> must be Integer </w:t>
            </w:r>
            <w:r>
              <w:rPr>
                <w:rFonts w:cs="Angsana New"/>
                <w:cs/>
              </w:rPr>
              <w:t>(</w:t>
            </w:r>
            <w:r>
              <w:t>Min 1, Max 99,999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1861" w:type="pct"/>
            <w:gridSpan w:val="2"/>
          </w:tcPr>
          <w:p w:rsidR="003E0069" w:rsidP="003E0069" w:rsidRDefault="003E0069" w14:paraId="3286C675" w14:textId="409383EB">
            <w:r>
              <w:rPr>
                <w:rFonts w:hint="cs"/>
                <w:cs/>
              </w:rPr>
              <w:t xml:space="preserve">ถ้า </w:t>
            </w:r>
            <w:r>
              <w:t xml:space="preserve">durationFrom </w:t>
            </w:r>
            <w:r>
              <w:rPr>
                <w:rFonts w:hint="cs"/>
                <w:cs/>
              </w:rPr>
              <w:t xml:space="preserve">มีค่า ดังนั้น </w:t>
            </w:r>
            <w:r>
              <w:rPr>
                <w:rFonts w:cs="CordiaUPC"/>
              </w:rPr>
              <w:t>Duration From</w:t>
            </w:r>
            <w:r>
              <w:rPr>
                <w:rFonts w:hint="cs"/>
                <w:cs/>
              </w:rPr>
              <w:t xml:space="preserve"> จะต้องเป็นจำนวนเต็มและมีค่าอยู่ในช่วง </w:t>
            </w:r>
            <w:r>
              <w:t xml:space="preserve">1 </w:t>
            </w:r>
            <w:r>
              <w:rPr>
                <w:rFonts w:cs="Angsana New"/>
                <w:cs/>
              </w:rPr>
              <w:t xml:space="preserve">– </w:t>
            </w:r>
            <w:r>
              <w:t>99,999</w:t>
            </w:r>
          </w:p>
        </w:tc>
        <w:tc>
          <w:tcPr>
            <w:tcW w:w="735" w:type="pct"/>
            <w:gridSpan w:val="2"/>
          </w:tcPr>
          <w:p w:rsidRPr="00CD78B8" w:rsidR="003E0069" w:rsidP="003E0069" w:rsidRDefault="003E0069" w14:paraId="77785297" w14:textId="77777777">
            <w:pPr>
              <w:rPr>
                <w:rFonts w:cs="CordiaUPC"/>
                <w:szCs w:val="36"/>
              </w:rPr>
            </w:pPr>
          </w:p>
        </w:tc>
      </w:tr>
      <w:tr w:rsidRPr="00792590" w:rsidR="003E0069" w:rsidTr="009C7C2B" w14:paraId="4EA26F4C" w14:textId="77777777">
        <w:tc>
          <w:tcPr>
            <w:tcW w:w="778" w:type="pct"/>
          </w:tcPr>
          <w:p w:rsidRPr="00304DEB" w:rsidR="003E0069" w:rsidP="003E0069" w:rsidRDefault="003E0069" w14:paraId="0E3E3EE0" w14:textId="54200E1A">
            <w:r w:rsidRPr="00C40991">
              <w:t>00023</w:t>
            </w:r>
          </w:p>
        </w:tc>
        <w:tc>
          <w:tcPr>
            <w:tcW w:w="1626" w:type="pct"/>
            <w:gridSpan w:val="2"/>
          </w:tcPr>
          <w:p w:rsidRPr="00F17786" w:rsidR="003E0069" w:rsidP="003E0069" w:rsidRDefault="003E0069" w14:paraId="04FEE18F" w14:textId="6CC9D282">
            <w:pPr>
              <w:rPr>
                <w:rFonts w:cs="CordiaUPC"/>
              </w:rPr>
            </w:pPr>
            <w:r>
              <w:rPr>
                <w:rFonts w:cs="CordiaUPC"/>
              </w:rPr>
              <w:t>Duration To</w:t>
            </w:r>
            <w:r w:rsidRPr="00CF160A">
              <w:rPr>
                <w:rFonts w:cs="Angsana New"/>
                <w:cs/>
              </w:rPr>
              <w:t xml:space="preserve"> </w:t>
            </w:r>
            <w:r>
              <w:t xml:space="preserve">must be Integer </w:t>
            </w:r>
            <w:r>
              <w:rPr>
                <w:rFonts w:cs="Angsana New"/>
                <w:cs/>
              </w:rPr>
              <w:t>(</w:t>
            </w:r>
            <w:r>
              <w:t>Min 1, Max 99,999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1861" w:type="pct"/>
            <w:gridSpan w:val="2"/>
          </w:tcPr>
          <w:p w:rsidR="003E0069" w:rsidP="003E0069" w:rsidRDefault="003E0069" w14:paraId="411FD7AF" w14:textId="7638970C">
            <w:r>
              <w:rPr>
                <w:rFonts w:hint="cs"/>
                <w:cs/>
              </w:rPr>
              <w:t xml:space="preserve">ถ้า </w:t>
            </w:r>
            <w:r>
              <w:t xml:space="preserve">durationTo </w:t>
            </w:r>
            <w:r>
              <w:rPr>
                <w:rFonts w:hint="cs"/>
                <w:cs/>
              </w:rPr>
              <w:t xml:space="preserve">มีค่า ดังนั้น </w:t>
            </w:r>
            <w:r>
              <w:rPr>
                <w:rFonts w:cs="CordiaUPC"/>
              </w:rPr>
              <w:t>Duration To</w:t>
            </w:r>
            <w:r>
              <w:rPr>
                <w:rFonts w:hint="cs"/>
                <w:cs/>
              </w:rPr>
              <w:t xml:space="preserve"> จะต้องเป็นจำนวนเต็มและมีค่าอยู่ในช่วง </w:t>
            </w:r>
            <w:r>
              <w:t xml:space="preserve">1 </w:t>
            </w:r>
            <w:r>
              <w:rPr>
                <w:rFonts w:cs="Angsana New"/>
                <w:cs/>
              </w:rPr>
              <w:t xml:space="preserve">– </w:t>
            </w:r>
            <w:r>
              <w:t>99,999</w:t>
            </w:r>
          </w:p>
        </w:tc>
        <w:tc>
          <w:tcPr>
            <w:tcW w:w="735" w:type="pct"/>
            <w:gridSpan w:val="2"/>
          </w:tcPr>
          <w:p w:rsidRPr="00CD78B8" w:rsidR="003E0069" w:rsidP="003E0069" w:rsidRDefault="003E0069" w14:paraId="7DA218E8" w14:textId="77777777">
            <w:pPr>
              <w:rPr>
                <w:rFonts w:cs="CordiaUPC"/>
                <w:szCs w:val="36"/>
              </w:rPr>
            </w:pPr>
          </w:p>
        </w:tc>
      </w:tr>
      <w:tr w:rsidRPr="00864CD6" w:rsidR="003E0069" w:rsidTr="009C7C2B" w14:paraId="7E304891" w14:textId="77777777">
        <w:tc>
          <w:tcPr>
            <w:tcW w:w="778" w:type="pct"/>
          </w:tcPr>
          <w:p w:rsidRPr="006947B8" w:rsidR="003E0069" w:rsidP="003E0069" w:rsidRDefault="003E0069" w14:paraId="222CAE66" w14:textId="4A6BD57F">
            <w:pPr>
              <w:rPr>
                <w:b/>
                <w:bCs/>
              </w:rPr>
            </w:pPr>
            <w:r w:rsidRPr="000E5AB7">
              <w:rPr>
                <w:rFonts w:cs="CordiaUPC"/>
              </w:rPr>
              <w:t>0001</w:t>
            </w:r>
            <w:r>
              <w:rPr>
                <w:rFonts w:cs="CordiaUPC"/>
              </w:rPr>
              <w:t>4</w:t>
            </w:r>
          </w:p>
        </w:tc>
        <w:tc>
          <w:tcPr>
            <w:tcW w:w="1626" w:type="pct"/>
            <w:gridSpan w:val="2"/>
          </w:tcPr>
          <w:p w:rsidRPr="006947B8" w:rsidR="003E0069" w:rsidP="003E0069" w:rsidRDefault="003E0069" w14:paraId="272B5620" w14:textId="25EA412E">
            <w:pPr>
              <w:rPr>
                <w:rFonts w:cs="CordiaUPC"/>
                <w:b/>
                <w:bCs/>
              </w:rPr>
            </w:pPr>
            <w:r w:rsidRPr="00060444">
              <w:rPr>
                <w:rFonts w:cs="CordiaUPC"/>
              </w:rPr>
              <w:t>Duration To</w:t>
            </w:r>
            <w:r w:rsidRPr="00060444">
              <w:rPr>
                <w:rFonts w:cs="Angsana New"/>
                <w:b/>
                <w:bCs/>
                <w:cs/>
              </w:rPr>
              <w:t xml:space="preserve"> </w:t>
            </w:r>
            <w:r w:rsidRPr="00060444">
              <w:rPr>
                <w:rFonts w:cs="CordiaUPC"/>
                <w:bCs/>
              </w:rPr>
              <w:t xml:space="preserve">must be greater than or equal to </w:t>
            </w:r>
            <w:r w:rsidRPr="00060444">
              <w:rPr>
                <w:rFonts w:cs="CordiaUPC"/>
              </w:rPr>
              <w:t>Duration</w:t>
            </w:r>
            <w:r w:rsidRPr="00060444">
              <w:rPr>
                <w:rFonts w:cs="CordiaUPC"/>
                <w:bCs/>
              </w:rPr>
              <w:t xml:space="preserve"> F</w:t>
            </w:r>
            <w:r w:rsidRPr="00060444">
              <w:rPr>
                <w:rFonts w:cs="CordiaUPC"/>
              </w:rPr>
              <w:t>rom</w:t>
            </w:r>
          </w:p>
        </w:tc>
        <w:tc>
          <w:tcPr>
            <w:tcW w:w="1861" w:type="pct"/>
            <w:gridSpan w:val="2"/>
          </w:tcPr>
          <w:p w:rsidRPr="008979A8" w:rsidR="003E0069" w:rsidP="003E0069" w:rsidRDefault="003E0069" w14:paraId="26D34599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 xml:space="preserve">Duration To </w:t>
            </w:r>
            <w:r w:rsidRPr="008979A8">
              <w:rPr>
                <w:rFonts w:cs="Angsana New"/>
                <w:cs/>
              </w:rPr>
              <w:t xml:space="preserve">จะต้องมีค่ามากกว่าหรือเท่ากับ </w:t>
            </w:r>
            <w:r w:rsidRPr="008979A8">
              <w:rPr>
                <w:rFonts w:cs="CordiaUPC"/>
              </w:rPr>
              <w:t>Duration From</w:t>
            </w:r>
          </w:p>
          <w:p w:rsidRPr="006947B8" w:rsidR="003E0069" w:rsidP="003E0069" w:rsidRDefault="003E0069" w14:paraId="4493BFA6" w14:textId="77777777">
            <w:pPr>
              <w:rPr>
                <w:b/>
                <w:bCs/>
                <w:cs/>
              </w:rPr>
            </w:pPr>
          </w:p>
        </w:tc>
        <w:tc>
          <w:tcPr>
            <w:tcW w:w="735" w:type="pct"/>
            <w:gridSpan w:val="2"/>
          </w:tcPr>
          <w:p w:rsidRPr="006947B8" w:rsidR="003E0069" w:rsidP="003E0069" w:rsidRDefault="003E0069" w14:paraId="732C1BB8" w14:textId="34FA559E">
            <w:pPr>
              <w:rPr>
                <w:rFonts w:cs="CordiaUPC"/>
                <w:b/>
                <w:bCs/>
                <w:szCs w:val="36"/>
              </w:rPr>
            </w:pPr>
          </w:p>
        </w:tc>
      </w:tr>
      <w:tr w:rsidRPr="00792590" w:rsidR="003E0069" w:rsidTr="009C7C2B" w14:paraId="55CF1BA3" w14:textId="77777777">
        <w:tc>
          <w:tcPr>
            <w:tcW w:w="778" w:type="pct"/>
          </w:tcPr>
          <w:p w:rsidRPr="00304DEB" w:rsidR="003E0069" w:rsidP="003E0069" w:rsidRDefault="003E0069" w14:paraId="4894898E" w14:textId="610D9A4F">
            <w:r w:rsidRPr="008B3237">
              <w:t>0000</w:t>
            </w:r>
            <w:r>
              <w:t>1</w:t>
            </w:r>
          </w:p>
        </w:tc>
        <w:tc>
          <w:tcPr>
            <w:tcW w:w="1626" w:type="pct"/>
            <w:gridSpan w:val="2"/>
          </w:tcPr>
          <w:p w:rsidRPr="00F17786" w:rsidR="003E0069" w:rsidP="003E0069" w:rsidRDefault="003E0069" w14:paraId="056DE95A" w14:textId="61E5B664">
            <w:pPr>
              <w:rPr>
                <w:rFonts w:cs="CordiaUPC"/>
              </w:rPr>
            </w:pPr>
            <w:r w:rsidRPr="002259C2">
              <w:t>Charge Excluding VAT</w:t>
            </w:r>
            <w:r w:rsidRPr="00174DA1">
              <w:t xml:space="preserve"> is required</w:t>
            </w:r>
            <w:r w:rsidRPr="00174DA1"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  <w:gridSpan w:val="2"/>
          </w:tcPr>
          <w:p w:rsidR="003E0069" w:rsidP="003E0069" w:rsidRDefault="003E0069" w14:paraId="649DD039" w14:textId="44931789">
            <w:r>
              <w:t>chargeExcludingVAT</w:t>
            </w:r>
            <w:r>
              <w:rPr>
                <w:rFonts w:cs="Angsana New"/>
                <w:cs/>
              </w:rPr>
              <w:t xml:space="preserve"> </w:t>
            </w:r>
            <w:r w:rsidRPr="00792590">
              <w:rPr>
                <w:rFonts w:hint="cs" w:cs="Angsana New"/>
                <w:cs/>
              </w:rPr>
              <w:t xml:space="preserve">จะต้องเป็น </w:t>
            </w:r>
            <w:r w:rsidRPr="00792590">
              <w:rPr>
                <w:rFonts w:cs="CordiaUPC"/>
              </w:rPr>
              <w:t>Mandatory</w:t>
            </w:r>
          </w:p>
        </w:tc>
        <w:tc>
          <w:tcPr>
            <w:tcW w:w="735" w:type="pct"/>
            <w:gridSpan w:val="2"/>
          </w:tcPr>
          <w:p w:rsidRPr="00CD78B8" w:rsidR="003E0069" w:rsidP="003E0069" w:rsidRDefault="003E0069" w14:paraId="154A1332" w14:textId="77777777">
            <w:pPr>
              <w:rPr>
                <w:rFonts w:cs="CordiaUPC"/>
                <w:szCs w:val="36"/>
              </w:rPr>
            </w:pPr>
          </w:p>
        </w:tc>
      </w:tr>
      <w:tr w:rsidRPr="00792590" w:rsidR="003E0069" w:rsidTr="009C7C2B" w14:paraId="17A0A918" w14:textId="77777777">
        <w:tc>
          <w:tcPr>
            <w:tcW w:w="778" w:type="pct"/>
          </w:tcPr>
          <w:p w:rsidRPr="00304DEB" w:rsidR="003E0069" w:rsidP="003E0069" w:rsidRDefault="003E0069" w14:paraId="05641815" w14:textId="59FAAA40">
            <w:r w:rsidRPr="008B3237">
              <w:t>0000</w:t>
            </w:r>
            <w:r>
              <w:t>1</w:t>
            </w:r>
          </w:p>
        </w:tc>
        <w:tc>
          <w:tcPr>
            <w:tcW w:w="1626" w:type="pct"/>
            <w:gridSpan w:val="2"/>
          </w:tcPr>
          <w:p w:rsidRPr="00F17786" w:rsidR="003E0069" w:rsidP="003E0069" w:rsidRDefault="003E0069" w14:paraId="6BFC8543" w14:textId="00623E08">
            <w:pPr>
              <w:rPr>
                <w:rFonts w:cs="CordiaUPC"/>
              </w:rPr>
            </w:pPr>
            <w:r w:rsidRPr="002259C2">
              <w:t>Charge Including VAT</w:t>
            </w:r>
            <w:r w:rsidRPr="00174DA1">
              <w:t xml:space="preserve"> is required</w:t>
            </w:r>
            <w:r w:rsidRPr="00174DA1"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  <w:gridSpan w:val="2"/>
          </w:tcPr>
          <w:p w:rsidR="003E0069" w:rsidP="003E0069" w:rsidRDefault="003E0069" w14:paraId="51915EEA" w14:textId="53F27825">
            <w:r>
              <w:t xml:space="preserve">chargeIncludingVAT </w:t>
            </w:r>
            <w:r w:rsidRPr="00792590">
              <w:rPr>
                <w:rFonts w:hint="cs" w:cs="Angsana New"/>
                <w:cs/>
              </w:rPr>
              <w:t xml:space="preserve">จะต้องเป็น </w:t>
            </w:r>
            <w:r w:rsidRPr="00792590">
              <w:rPr>
                <w:rFonts w:cs="CordiaUPC"/>
              </w:rPr>
              <w:t>Mandatory</w:t>
            </w:r>
          </w:p>
        </w:tc>
        <w:tc>
          <w:tcPr>
            <w:tcW w:w="735" w:type="pct"/>
            <w:gridSpan w:val="2"/>
          </w:tcPr>
          <w:p w:rsidRPr="00CD78B8" w:rsidR="003E0069" w:rsidP="003E0069" w:rsidRDefault="003E0069" w14:paraId="50F30F59" w14:textId="77777777">
            <w:pPr>
              <w:rPr>
                <w:rFonts w:cs="CordiaUPC"/>
                <w:szCs w:val="36"/>
              </w:rPr>
            </w:pPr>
          </w:p>
        </w:tc>
      </w:tr>
      <w:tr w:rsidRPr="00792590" w:rsidR="003E0069" w:rsidTr="009C7C2B" w14:paraId="205DFA5A" w14:textId="77777777">
        <w:tc>
          <w:tcPr>
            <w:tcW w:w="778" w:type="pct"/>
          </w:tcPr>
          <w:p w:rsidRPr="00304DEB" w:rsidR="003E0069" w:rsidP="003E0069" w:rsidRDefault="003E0069" w14:paraId="0983B671" w14:textId="17F808F9">
            <w:r w:rsidRPr="000C6DB5">
              <w:t>00023</w:t>
            </w:r>
          </w:p>
        </w:tc>
        <w:tc>
          <w:tcPr>
            <w:tcW w:w="1626" w:type="pct"/>
            <w:gridSpan w:val="2"/>
          </w:tcPr>
          <w:p w:rsidRPr="00F17786" w:rsidR="003E0069" w:rsidP="003E0069" w:rsidRDefault="003E0069" w14:paraId="1CFAD3C9" w14:textId="217CFF0B">
            <w:pPr>
              <w:rPr>
                <w:rFonts w:cs="CordiaUPC"/>
              </w:rPr>
            </w:pPr>
            <w:r w:rsidRPr="002259C2">
              <w:t>Charge Excluding VAT</w:t>
            </w:r>
            <w:r>
              <w:t xml:space="preserve"> must be 2 decimal </w:t>
            </w:r>
            <w:r>
              <w:rPr>
                <w:rFonts w:cs="Angsana New"/>
                <w:cs/>
              </w:rPr>
              <w:t>(</w:t>
            </w:r>
            <w:r>
              <w:t>Min 0, Max 9,999,999,999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1861" w:type="pct"/>
            <w:gridSpan w:val="2"/>
          </w:tcPr>
          <w:p w:rsidR="003E0069" w:rsidP="003E0069" w:rsidRDefault="003E0069" w14:paraId="5D9B8B7A" w14:textId="53510084">
            <w:r>
              <w:rPr>
                <w:rFonts w:hint="cs"/>
                <w:cs/>
              </w:rPr>
              <w:t xml:space="preserve">ถ้า </w:t>
            </w:r>
            <w:r>
              <w:t xml:space="preserve">chargeExcludingVAT </w:t>
            </w:r>
            <w:r>
              <w:rPr>
                <w:rFonts w:hint="cs"/>
                <w:cs/>
              </w:rPr>
              <w:t xml:space="preserve">มีค่า ดังนั้น </w:t>
            </w:r>
            <w:r>
              <w:t xml:space="preserve">chargeExcludingVAT </w:t>
            </w:r>
            <w:r>
              <w:rPr>
                <w:rFonts w:hint="cs"/>
                <w:cs/>
              </w:rPr>
              <w:t xml:space="preserve">จะต้องเป็นตัวเลขทศนิยม </w:t>
            </w:r>
            <w:r>
              <w:t xml:space="preserve">2 </w:t>
            </w:r>
            <w:r>
              <w:rPr>
                <w:rFonts w:hint="cs"/>
                <w:cs/>
              </w:rPr>
              <w:t xml:space="preserve">ตำแหน่งและมีค่าอยู่ในช่วง </w:t>
            </w:r>
            <w:r>
              <w:t xml:space="preserve">0 </w:t>
            </w:r>
            <w:r>
              <w:rPr>
                <w:rFonts w:cs="Angsana New"/>
                <w:cs/>
              </w:rPr>
              <w:t xml:space="preserve">– </w:t>
            </w:r>
            <w:r>
              <w:t>9,999,999,999</w:t>
            </w:r>
          </w:p>
        </w:tc>
        <w:tc>
          <w:tcPr>
            <w:tcW w:w="735" w:type="pct"/>
            <w:gridSpan w:val="2"/>
          </w:tcPr>
          <w:p w:rsidRPr="00CD78B8" w:rsidR="003E0069" w:rsidP="003E0069" w:rsidRDefault="003E0069" w14:paraId="3342AFC5" w14:textId="77777777">
            <w:pPr>
              <w:rPr>
                <w:rFonts w:cs="CordiaUPC"/>
                <w:szCs w:val="36"/>
              </w:rPr>
            </w:pPr>
          </w:p>
        </w:tc>
      </w:tr>
      <w:tr w:rsidRPr="00792590" w:rsidR="003E0069" w:rsidTr="009C7C2B" w14:paraId="7761735E" w14:textId="77777777">
        <w:tc>
          <w:tcPr>
            <w:tcW w:w="778" w:type="pct"/>
          </w:tcPr>
          <w:p w:rsidRPr="00304DEB" w:rsidR="003E0069" w:rsidP="003E0069" w:rsidRDefault="003E0069" w14:paraId="505A03BE" w14:textId="658DB8A5">
            <w:r w:rsidRPr="000C6DB5">
              <w:t>00023</w:t>
            </w:r>
          </w:p>
        </w:tc>
        <w:tc>
          <w:tcPr>
            <w:tcW w:w="1626" w:type="pct"/>
            <w:gridSpan w:val="2"/>
          </w:tcPr>
          <w:p w:rsidRPr="00F17786" w:rsidR="003E0069" w:rsidP="003E0069" w:rsidRDefault="003E0069" w14:paraId="284E80F1" w14:textId="08F172FA">
            <w:pPr>
              <w:rPr>
                <w:rFonts w:cs="CordiaUPC"/>
              </w:rPr>
            </w:pPr>
            <w:r w:rsidRPr="002259C2">
              <w:t>Charge Including VAT</w:t>
            </w:r>
            <w:r w:rsidRPr="00174DA1">
              <w:rPr>
                <w:rFonts w:cs="Angsana New"/>
                <w:cs/>
              </w:rPr>
              <w:t xml:space="preserve"> </w:t>
            </w:r>
            <w:r>
              <w:t xml:space="preserve">must be 2 decimal </w:t>
            </w:r>
            <w:r>
              <w:rPr>
                <w:rFonts w:cs="Angsana New"/>
                <w:cs/>
              </w:rPr>
              <w:t>(</w:t>
            </w:r>
            <w:r>
              <w:t>Min 0, Max 9,999,999,999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1861" w:type="pct"/>
            <w:gridSpan w:val="2"/>
          </w:tcPr>
          <w:p w:rsidR="003E0069" w:rsidP="003E0069" w:rsidRDefault="003E0069" w14:paraId="66B56D1F" w14:textId="31D49CEA">
            <w:r>
              <w:rPr>
                <w:rFonts w:hint="cs"/>
                <w:cs/>
              </w:rPr>
              <w:t xml:space="preserve">ถ้า </w:t>
            </w:r>
            <w:r>
              <w:t xml:space="preserve">chargeIncludingVAT </w:t>
            </w:r>
            <w:r>
              <w:rPr>
                <w:rFonts w:hint="cs"/>
                <w:cs/>
              </w:rPr>
              <w:t xml:space="preserve">มีค่า ดังนั้น </w:t>
            </w:r>
            <w:r>
              <w:t>chargeIncludingVAT</w:t>
            </w:r>
            <w:r>
              <w:rPr>
                <w:rFonts w:hint="cs"/>
                <w:cs/>
              </w:rPr>
              <w:t xml:space="preserve"> จะต้องเป็นตัวเลขทศนิยม </w:t>
            </w:r>
            <w:r>
              <w:t>2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ตำแหน่งและมีค่าอยู่ในช่วง </w:t>
            </w:r>
            <w:r>
              <w:t xml:space="preserve">0 </w:t>
            </w:r>
            <w:r>
              <w:rPr>
                <w:rFonts w:cs="Angsana New"/>
                <w:cs/>
              </w:rPr>
              <w:t xml:space="preserve">– </w:t>
            </w:r>
            <w:r>
              <w:t>9,999,999,999</w:t>
            </w:r>
          </w:p>
        </w:tc>
        <w:tc>
          <w:tcPr>
            <w:tcW w:w="735" w:type="pct"/>
            <w:gridSpan w:val="2"/>
          </w:tcPr>
          <w:p w:rsidRPr="00CD78B8" w:rsidR="003E0069" w:rsidP="003E0069" w:rsidRDefault="003E0069" w14:paraId="59283AB7" w14:textId="77777777">
            <w:pPr>
              <w:rPr>
                <w:rFonts w:cs="CordiaUPC"/>
                <w:szCs w:val="36"/>
              </w:rPr>
            </w:pPr>
          </w:p>
        </w:tc>
      </w:tr>
      <w:tr w:rsidRPr="00792590" w:rsidR="003E0069" w:rsidTr="009C7C2B" w14:paraId="42DCE41C" w14:textId="77777777">
        <w:tc>
          <w:tcPr>
            <w:tcW w:w="778" w:type="pct"/>
          </w:tcPr>
          <w:p w:rsidRPr="00304DEB" w:rsidR="003E0069" w:rsidP="003E0069" w:rsidRDefault="003E0069" w14:paraId="7093C4C6" w14:textId="44948A69">
            <w:r w:rsidRPr="007C6298">
              <w:t>00015</w:t>
            </w:r>
          </w:p>
        </w:tc>
        <w:tc>
          <w:tcPr>
            <w:tcW w:w="1626" w:type="pct"/>
            <w:gridSpan w:val="2"/>
          </w:tcPr>
          <w:p w:rsidRPr="00F17786" w:rsidR="003E0069" w:rsidP="003E0069" w:rsidRDefault="003E0069" w14:paraId="6FF0C1DC" w14:textId="118EA9FA">
            <w:pPr>
              <w:rPr>
                <w:rFonts w:cs="CordiaUPC"/>
              </w:rPr>
            </w:pPr>
            <w:r w:rsidRPr="002259C2">
              <w:t xml:space="preserve">Charge </w:t>
            </w:r>
            <w:r>
              <w:t xml:space="preserve">Excluding VAT must be less than or equal to </w:t>
            </w:r>
            <w:r w:rsidRPr="002259C2">
              <w:t xml:space="preserve">Charge </w:t>
            </w:r>
            <w:r>
              <w:t>Including VAT</w:t>
            </w:r>
            <w:r w:rsidRPr="007C6298"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  <w:gridSpan w:val="2"/>
          </w:tcPr>
          <w:p w:rsidR="003E0069" w:rsidP="003E0069" w:rsidRDefault="003E0069" w14:paraId="0249FE5A" w14:textId="291B8868">
            <w:r>
              <w:rPr>
                <w:rFonts w:hint="cs"/>
                <w:cs/>
              </w:rPr>
              <w:t xml:space="preserve">ถ้า </w:t>
            </w:r>
            <w:r w:rsidRPr="002259C2">
              <w:t xml:space="preserve">Charge </w:t>
            </w:r>
            <w:r>
              <w:t xml:space="preserve">Excluding VAT </w:t>
            </w:r>
            <w:r>
              <w:rPr>
                <w:rFonts w:hint="cs"/>
                <w:cs/>
              </w:rPr>
              <w:t>และ</w:t>
            </w:r>
            <w:r>
              <w:rPr>
                <w:rFonts w:cs="Angsana New"/>
                <w:cs/>
              </w:rPr>
              <w:t xml:space="preserve"> </w:t>
            </w:r>
            <w:r w:rsidRPr="002259C2">
              <w:t>Charge</w:t>
            </w:r>
            <w:r w:rsidRPr="002259C2">
              <w:rPr>
                <w:rFonts w:cs="Angsana New"/>
                <w:cs/>
              </w:rPr>
              <w:t xml:space="preserve"> </w:t>
            </w:r>
            <w:r>
              <w:t xml:space="preserve">Including VAT </w:t>
            </w:r>
            <w:r>
              <w:rPr>
                <w:rFonts w:hint="cs"/>
                <w:cs/>
              </w:rPr>
              <w:t xml:space="preserve">มีค่า ดังนั้น </w:t>
            </w:r>
            <w:r w:rsidRPr="002259C2">
              <w:t xml:space="preserve">Charge </w:t>
            </w:r>
            <w:r>
              <w:t>Excluding VAT</w:t>
            </w:r>
            <w:r>
              <w:rPr>
                <w:rFonts w:hint="cs"/>
                <w:cs/>
              </w:rPr>
              <w:t xml:space="preserve"> จะต้องมีค่าน้อยกว่าหรือเท่ากับ </w:t>
            </w:r>
            <w:r w:rsidRPr="002259C2">
              <w:t xml:space="preserve">Charge </w:t>
            </w:r>
            <w:r>
              <w:t>Including VAT</w:t>
            </w:r>
          </w:p>
        </w:tc>
        <w:tc>
          <w:tcPr>
            <w:tcW w:w="735" w:type="pct"/>
            <w:gridSpan w:val="2"/>
          </w:tcPr>
          <w:p w:rsidRPr="00CD78B8" w:rsidR="003E0069" w:rsidP="003E0069" w:rsidRDefault="003E0069" w14:paraId="6BAF65AF" w14:textId="77777777">
            <w:pPr>
              <w:rPr>
                <w:rFonts w:cs="CordiaUPC"/>
                <w:szCs w:val="36"/>
              </w:rPr>
            </w:pPr>
          </w:p>
        </w:tc>
      </w:tr>
      <w:tr w:rsidRPr="00792590" w:rsidR="003E0069" w:rsidTr="009C7C2B" w14:paraId="68834E36" w14:textId="77777777">
        <w:tc>
          <w:tcPr>
            <w:tcW w:w="778" w:type="pct"/>
          </w:tcPr>
          <w:p w:rsidRPr="00304DEB" w:rsidR="003E0069" w:rsidP="003E0069" w:rsidRDefault="003E0069" w14:paraId="2F27E88E" w14:textId="204CB42E">
            <w:r>
              <w:t>00003</w:t>
            </w:r>
          </w:p>
        </w:tc>
        <w:tc>
          <w:tcPr>
            <w:tcW w:w="1626" w:type="pct"/>
            <w:gridSpan w:val="2"/>
          </w:tcPr>
          <w:p w:rsidRPr="00F17786" w:rsidR="003E0069" w:rsidP="003E0069" w:rsidRDefault="003E0069" w14:paraId="29115605" w14:textId="39A91D9B">
            <w:pPr>
              <w:rPr>
                <w:rFonts w:cs="CordiaUPC"/>
              </w:rPr>
            </w:pPr>
            <w:r>
              <w:t xml:space="preserve">Duration From </w:t>
            </w:r>
            <w:r w:rsidRPr="004B541C">
              <w:t>must be unique</w:t>
            </w:r>
          </w:p>
        </w:tc>
        <w:tc>
          <w:tcPr>
            <w:tcW w:w="1861" w:type="pct"/>
            <w:gridSpan w:val="2"/>
          </w:tcPr>
          <w:p w:rsidR="003E0069" w:rsidP="003E0069" w:rsidRDefault="003E0069" w14:paraId="191DCDC5" w14:textId="27E1956F">
            <w:r>
              <w:t>durationFrom</w:t>
            </w:r>
            <w:r>
              <w:rPr>
                <w:rFonts w:hint="cs"/>
                <w:cs/>
              </w:rPr>
              <w:t xml:space="preserve"> </w:t>
            </w:r>
            <w:r>
              <w:rPr>
                <w:cs/>
              </w:rPr>
              <w:t>จ</w:t>
            </w:r>
            <w:r>
              <w:rPr>
                <w:rFonts w:hint="cs"/>
                <w:cs/>
              </w:rPr>
              <w:t xml:space="preserve">ะต้อง </w:t>
            </w:r>
            <w:r>
              <w:t>Unique</w:t>
            </w:r>
          </w:p>
        </w:tc>
        <w:tc>
          <w:tcPr>
            <w:tcW w:w="735" w:type="pct"/>
            <w:gridSpan w:val="2"/>
          </w:tcPr>
          <w:p w:rsidRPr="00CD78B8" w:rsidR="003E0069" w:rsidP="003E0069" w:rsidRDefault="003E0069" w14:paraId="276BAAC7" w14:textId="77777777">
            <w:pPr>
              <w:rPr>
                <w:rFonts w:cs="CordiaUPC"/>
                <w:szCs w:val="36"/>
              </w:rPr>
            </w:pPr>
          </w:p>
        </w:tc>
      </w:tr>
      <w:tr w:rsidRPr="00792590" w:rsidR="003E0069" w:rsidTr="009C7C2B" w14:paraId="26DA8C6A" w14:textId="77777777">
        <w:tc>
          <w:tcPr>
            <w:tcW w:w="778" w:type="pct"/>
          </w:tcPr>
          <w:p w:rsidRPr="00304DEB" w:rsidR="003E0069" w:rsidP="003E0069" w:rsidRDefault="003E0069" w14:paraId="105C571F" w14:textId="142E79CD">
            <w:r>
              <w:t>00015</w:t>
            </w:r>
          </w:p>
        </w:tc>
        <w:tc>
          <w:tcPr>
            <w:tcW w:w="1626" w:type="pct"/>
            <w:gridSpan w:val="2"/>
          </w:tcPr>
          <w:p w:rsidRPr="00F17786" w:rsidR="003E0069" w:rsidP="003E0069" w:rsidRDefault="003E0069" w14:paraId="4186EA26" w14:textId="560362F8">
            <w:pPr>
              <w:rPr>
                <w:rFonts w:cs="CordiaUPC"/>
              </w:rPr>
            </w:pPr>
            <w:r>
              <w:t xml:space="preserve">Duration From </w:t>
            </w:r>
            <w:r w:rsidRPr="00820FF2">
              <w:t>must be less than or equal to Package Duration</w:t>
            </w:r>
            <w:r w:rsidRPr="00820FF2"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  <w:gridSpan w:val="2"/>
          </w:tcPr>
          <w:p w:rsidR="003E0069" w:rsidP="003E0069" w:rsidRDefault="003E0069" w14:paraId="6FD17BE2" w14:textId="5AF8B875">
            <w:r>
              <w:rPr>
                <w:rFonts w:hint="cs"/>
                <w:cs/>
              </w:rPr>
              <w:t xml:space="preserve">ถ้า </w:t>
            </w:r>
            <w:r>
              <w:t>durationFrom</w:t>
            </w:r>
            <w:r>
              <w:rPr>
                <w:rFonts w:hint="cs"/>
                <w:cs/>
              </w:rPr>
              <w:t xml:space="preserve"> มีค่า ดังนั้นจะต้องมีค่าน้อยกว่าหรือเท่ากับ </w:t>
            </w:r>
            <w:r>
              <w:t>Package Duration</w:t>
            </w:r>
          </w:p>
        </w:tc>
        <w:tc>
          <w:tcPr>
            <w:tcW w:w="735" w:type="pct"/>
            <w:gridSpan w:val="2"/>
          </w:tcPr>
          <w:p w:rsidRPr="00CD78B8" w:rsidR="003E0069" w:rsidP="003E0069" w:rsidRDefault="003E0069" w14:paraId="528A8343" w14:textId="77777777">
            <w:pPr>
              <w:rPr>
                <w:rFonts w:cs="CordiaUPC"/>
                <w:szCs w:val="36"/>
              </w:rPr>
            </w:pPr>
          </w:p>
        </w:tc>
      </w:tr>
      <w:tr w:rsidRPr="00792590" w:rsidR="003E0069" w:rsidTr="009C7C2B" w14:paraId="3B39E326" w14:textId="77777777">
        <w:tc>
          <w:tcPr>
            <w:tcW w:w="778" w:type="pct"/>
          </w:tcPr>
          <w:p w:rsidRPr="00304DEB" w:rsidR="003E0069" w:rsidP="003E0069" w:rsidRDefault="003E0069" w14:paraId="294987A4" w14:textId="12C93DB8">
            <w:r>
              <w:t>00011</w:t>
            </w:r>
          </w:p>
        </w:tc>
        <w:tc>
          <w:tcPr>
            <w:tcW w:w="1626" w:type="pct"/>
            <w:gridSpan w:val="2"/>
          </w:tcPr>
          <w:p w:rsidRPr="00F17786" w:rsidR="003E0069" w:rsidP="003E0069" w:rsidRDefault="003E0069" w14:paraId="04E55CD9" w14:textId="4D516DD2">
            <w:pPr>
              <w:rPr>
                <w:rFonts w:cs="CordiaUPC"/>
              </w:rPr>
            </w:pPr>
            <w:r>
              <w:t>Charge Duration Unit must be</w:t>
            </w:r>
            <w:r w:rsidRPr="0089578B">
              <w:t xml:space="preserve"> same as Package</w:t>
            </w:r>
            <w:r>
              <w:rPr>
                <w:rFonts w:cs="Angsana New"/>
                <w:cs/>
              </w:rPr>
              <w:t xml:space="preserve"> </w:t>
            </w:r>
            <w:r w:rsidRPr="0089578B">
              <w:t>Duration</w:t>
            </w:r>
            <w:r>
              <w:rPr>
                <w:rFonts w:cs="Angsana New"/>
                <w:cs/>
              </w:rPr>
              <w:t xml:space="preserve"> </w:t>
            </w:r>
            <w:r w:rsidRPr="0089578B">
              <w:t>Unit</w:t>
            </w:r>
          </w:p>
        </w:tc>
        <w:tc>
          <w:tcPr>
            <w:tcW w:w="1861" w:type="pct"/>
            <w:gridSpan w:val="2"/>
          </w:tcPr>
          <w:p w:rsidR="003E0069" w:rsidP="003E0069" w:rsidRDefault="003E0069" w14:paraId="6E27A222" w14:textId="47EEF10C">
            <w:r>
              <w:t xml:space="preserve">Charge Duration Unit </w:t>
            </w:r>
            <w:r>
              <w:rPr>
                <w:rFonts w:hint="cs"/>
                <w:cs/>
              </w:rPr>
              <w:t xml:space="preserve">จะต้องมีค่าเหมือนกับ </w:t>
            </w:r>
            <w:r w:rsidRPr="0089578B">
              <w:t>Package</w:t>
            </w:r>
            <w:r>
              <w:rPr>
                <w:rFonts w:cs="Angsana New"/>
                <w:cs/>
              </w:rPr>
              <w:t xml:space="preserve"> </w:t>
            </w:r>
            <w:r w:rsidRPr="0089578B">
              <w:t>Duration</w:t>
            </w:r>
            <w:r>
              <w:rPr>
                <w:rFonts w:cs="Angsana New"/>
                <w:cs/>
              </w:rPr>
              <w:t xml:space="preserve"> </w:t>
            </w:r>
            <w:r w:rsidRPr="0089578B">
              <w:t>Unit</w:t>
            </w:r>
          </w:p>
        </w:tc>
        <w:tc>
          <w:tcPr>
            <w:tcW w:w="735" w:type="pct"/>
            <w:gridSpan w:val="2"/>
          </w:tcPr>
          <w:p w:rsidRPr="00CD78B8" w:rsidR="003E0069" w:rsidP="003E0069" w:rsidRDefault="003E0069" w14:paraId="0183E020" w14:textId="77777777">
            <w:pPr>
              <w:rPr>
                <w:rFonts w:cs="CordiaUPC"/>
                <w:szCs w:val="36"/>
              </w:rPr>
            </w:pPr>
          </w:p>
        </w:tc>
      </w:tr>
      <w:tr w:rsidRPr="00792590" w:rsidR="003E0069" w:rsidTr="009C7C2B" w14:paraId="2DA0A40D" w14:textId="77777777">
        <w:tc>
          <w:tcPr>
            <w:tcW w:w="5000" w:type="pct"/>
            <w:gridSpan w:val="7"/>
            <w:shd w:val="clear" w:color="auto" w:fill="C2D69B" w:themeFill="accent3" w:themeFillTint="99"/>
          </w:tcPr>
          <w:p w:rsidRPr="00CD78B8" w:rsidR="003E0069" w:rsidP="003E0069" w:rsidRDefault="003E0069" w14:paraId="7199A01E" w14:textId="48A828CD">
            <w:pPr>
              <w:pStyle w:val="HeaderTable"/>
            </w:pPr>
            <w:r>
              <w:t>End Promotion Pricing Detail Section</w:t>
            </w:r>
          </w:p>
        </w:tc>
      </w:tr>
      <w:tr w:rsidRPr="00792590" w:rsidR="003E0069" w:rsidTr="009C7C2B" w14:paraId="718E3EF1" w14:textId="77777777">
        <w:tc>
          <w:tcPr>
            <w:tcW w:w="5000" w:type="pct"/>
            <w:gridSpan w:val="7"/>
            <w:shd w:val="clear" w:color="auto" w:fill="C2D69B" w:themeFill="accent3" w:themeFillTint="99"/>
          </w:tcPr>
          <w:p w:rsidR="003E0069" w:rsidP="003E0069" w:rsidRDefault="003E0069" w14:paraId="663DF288" w14:textId="43B740C3">
            <w:pPr>
              <w:pStyle w:val="HeaderTable"/>
            </w:pPr>
            <w:r>
              <w:t>Partial Step Detail Section</w:t>
            </w:r>
          </w:p>
        </w:tc>
      </w:tr>
      <w:tr w:rsidRPr="00792590" w:rsidR="003E0069" w:rsidTr="009C7C2B" w14:paraId="0A509534" w14:textId="77777777">
        <w:tc>
          <w:tcPr>
            <w:tcW w:w="792" w:type="pct"/>
            <w:gridSpan w:val="2"/>
          </w:tcPr>
          <w:p w:rsidRPr="00FE67BE" w:rsidR="003E0069" w:rsidP="003E0069" w:rsidRDefault="003E0069" w14:paraId="0E76E0F9" w14:textId="73F2718D">
            <w:pPr>
              <w:pStyle w:val="HeaderTable"/>
              <w:rPr>
                <w:b w:val="0"/>
                <w:bCs/>
              </w:rPr>
            </w:pPr>
            <w:r w:rsidRPr="00FE67BE">
              <w:rPr>
                <w:b w:val="0"/>
                <w:bCs/>
              </w:rPr>
              <w:t>00001</w:t>
            </w:r>
          </w:p>
        </w:tc>
        <w:tc>
          <w:tcPr>
            <w:tcW w:w="1617" w:type="pct"/>
            <w:gridSpan w:val="2"/>
          </w:tcPr>
          <w:p w:rsidRPr="00FE67BE" w:rsidR="003E0069" w:rsidP="003E0069" w:rsidRDefault="003E0069" w14:paraId="01A176AB" w14:textId="36FB1F84">
            <w:pPr>
              <w:pStyle w:val="HeaderTable"/>
              <w:rPr>
                <w:b w:val="0"/>
                <w:bCs/>
              </w:rPr>
            </w:pPr>
            <w:r w:rsidRPr="00FE67BE">
              <w:rPr>
                <w:b w:val="0"/>
                <w:bCs/>
              </w:rPr>
              <w:t>Partial Step Charge Excluding VAT is required</w:t>
            </w:r>
            <w:r w:rsidRPr="00FE67BE">
              <w:rPr>
                <w:b w:val="0"/>
                <w:bCs/>
                <w:cs/>
                <w:lang w:bidi="th-TH"/>
              </w:rPr>
              <w:t>.</w:t>
            </w:r>
          </w:p>
        </w:tc>
        <w:tc>
          <w:tcPr>
            <w:tcW w:w="1870" w:type="pct"/>
            <w:gridSpan w:val="2"/>
          </w:tcPr>
          <w:p w:rsidRPr="00FE67BE" w:rsidR="003E0069" w:rsidP="003E0069" w:rsidRDefault="003E0069" w14:paraId="2A52392B" w14:textId="5AF4D701">
            <w:pPr>
              <w:pStyle w:val="HeaderTable"/>
              <w:rPr>
                <w:b w:val="0"/>
                <w:bCs/>
              </w:rPr>
            </w:pPr>
            <w:r w:rsidRPr="00FE67BE">
              <w:rPr>
                <w:b w:val="0"/>
                <w:bCs/>
              </w:rPr>
              <w:t xml:space="preserve">partialStepChargeExcVat </w:t>
            </w:r>
            <w:r w:rsidRPr="0006579E">
              <w:rPr>
                <w:rFonts w:hint="cs"/>
                <w:cs/>
                <w:lang w:bidi="th-TH"/>
              </w:rPr>
              <w:t>จะต้องเป็น</w:t>
            </w:r>
            <w:r w:rsidRPr="00FE67BE">
              <w:rPr>
                <w:b w:val="0"/>
                <w:bCs/>
                <w:cs/>
                <w:lang w:bidi="th-TH"/>
              </w:rPr>
              <w:t xml:space="preserve"> </w:t>
            </w:r>
            <w:r w:rsidRPr="00FE67BE">
              <w:rPr>
                <w:b w:val="0"/>
                <w:bCs/>
              </w:rPr>
              <w:t>Mandatory</w:t>
            </w:r>
          </w:p>
        </w:tc>
        <w:tc>
          <w:tcPr>
            <w:tcW w:w="721" w:type="pct"/>
          </w:tcPr>
          <w:p w:rsidR="003E0069" w:rsidP="003E0069" w:rsidRDefault="003E0069" w14:paraId="0651C71F" w14:textId="43722EB6">
            <w:pPr>
              <w:pStyle w:val="HeaderTable"/>
            </w:pPr>
          </w:p>
        </w:tc>
      </w:tr>
      <w:tr w:rsidRPr="00792590" w:rsidR="003E0069" w:rsidTr="009C7C2B" w14:paraId="1D039F62" w14:textId="77777777">
        <w:tc>
          <w:tcPr>
            <w:tcW w:w="792" w:type="pct"/>
            <w:gridSpan w:val="2"/>
          </w:tcPr>
          <w:p w:rsidRPr="00FE67BE" w:rsidR="003E0069" w:rsidP="003E0069" w:rsidRDefault="003E0069" w14:paraId="5BDC0BEA" w14:textId="6545DD74">
            <w:pPr>
              <w:pStyle w:val="HeaderTable"/>
              <w:rPr>
                <w:b w:val="0"/>
                <w:bCs/>
              </w:rPr>
            </w:pPr>
            <w:r w:rsidRPr="00FE67BE">
              <w:rPr>
                <w:b w:val="0"/>
                <w:bCs/>
              </w:rPr>
              <w:t>00023</w:t>
            </w:r>
          </w:p>
        </w:tc>
        <w:tc>
          <w:tcPr>
            <w:tcW w:w="1617" w:type="pct"/>
            <w:gridSpan w:val="2"/>
          </w:tcPr>
          <w:p w:rsidRPr="00FE67BE" w:rsidR="003E0069" w:rsidP="003E0069" w:rsidRDefault="003E0069" w14:paraId="23C1EDBF" w14:textId="444D8A4D">
            <w:pPr>
              <w:pStyle w:val="HeaderTable"/>
              <w:rPr>
                <w:b w:val="0"/>
                <w:bCs/>
              </w:rPr>
            </w:pPr>
            <w:r w:rsidRPr="00FE67BE">
              <w:rPr>
                <w:b w:val="0"/>
                <w:bCs/>
              </w:rPr>
              <w:t xml:space="preserve">Partial Step Charge Excluding VAT must be 2 decimal </w:t>
            </w:r>
            <w:r w:rsidRPr="00FE67BE">
              <w:rPr>
                <w:b w:val="0"/>
                <w:bCs/>
                <w:cs/>
                <w:lang w:bidi="th-TH"/>
              </w:rPr>
              <w:t>(</w:t>
            </w:r>
            <w:r w:rsidRPr="00FE67BE">
              <w:rPr>
                <w:b w:val="0"/>
                <w:bCs/>
              </w:rPr>
              <w:t>Min 0, Max 10,000</w:t>
            </w:r>
            <w:r w:rsidRPr="00FE67BE">
              <w:rPr>
                <w:b w:val="0"/>
                <w:bCs/>
                <w:cs/>
                <w:lang w:bidi="th-TH"/>
              </w:rPr>
              <w:t>)</w:t>
            </w:r>
          </w:p>
        </w:tc>
        <w:tc>
          <w:tcPr>
            <w:tcW w:w="1870" w:type="pct"/>
            <w:gridSpan w:val="2"/>
          </w:tcPr>
          <w:p w:rsidRPr="00FE67BE" w:rsidR="003E0069" w:rsidP="003E0069" w:rsidRDefault="003E0069" w14:paraId="61CA74C7" w14:textId="6DBF79AC">
            <w:pPr>
              <w:pStyle w:val="HeaderTable"/>
              <w:rPr>
                <w:b w:val="0"/>
                <w:bCs/>
              </w:rPr>
            </w:pPr>
            <w:r w:rsidRPr="0006579E">
              <w:rPr>
                <w:rFonts w:hint="cs"/>
                <w:cs/>
                <w:lang w:bidi="th-TH"/>
              </w:rPr>
              <w:t>ถ้า</w:t>
            </w:r>
            <w:r w:rsidRPr="00FE67BE">
              <w:rPr>
                <w:b w:val="0"/>
                <w:bCs/>
                <w:cs/>
                <w:lang w:bidi="th-TH"/>
              </w:rPr>
              <w:t xml:space="preserve"> </w:t>
            </w:r>
            <w:r w:rsidRPr="00FE67BE">
              <w:rPr>
                <w:b w:val="0"/>
                <w:bCs/>
              </w:rPr>
              <w:t xml:space="preserve">partialStepChargeExcVat </w:t>
            </w:r>
            <w:r w:rsidRPr="0006579E">
              <w:rPr>
                <w:rFonts w:hint="cs"/>
                <w:cs/>
                <w:lang w:bidi="th-TH"/>
              </w:rPr>
              <w:t>มีค่า ดังนั้น</w:t>
            </w:r>
            <w:r w:rsidRPr="00FE67BE">
              <w:rPr>
                <w:b w:val="0"/>
                <w:bCs/>
                <w:cs/>
                <w:lang w:bidi="th-TH"/>
              </w:rPr>
              <w:t xml:space="preserve"> </w:t>
            </w:r>
            <w:r w:rsidRPr="00FE67BE">
              <w:rPr>
                <w:b w:val="0"/>
                <w:bCs/>
              </w:rPr>
              <w:t xml:space="preserve">partialStepChargeExcVat </w:t>
            </w:r>
            <w:r w:rsidRPr="0006579E">
              <w:rPr>
                <w:rFonts w:hint="cs"/>
                <w:cs/>
                <w:lang w:bidi="th-TH"/>
              </w:rPr>
              <w:t>จะต้องเป็นตัวเลขทศนิยม</w:t>
            </w:r>
            <w:r w:rsidRPr="00FE67BE">
              <w:rPr>
                <w:b w:val="0"/>
                <w:bCs/>
                <w:cs/>
                <w:lang w:bidi="th-TH"/>
              </w:rPr>
              <w:t xml:space="preserve"> </w:t>
            </w:r>
            <w:r w:rsidRPr="00FE67BE">
              <w:rPr>
                <w:b w:val="0"/>
                <w:bCs/>
              </w:rPr>
              <w:t xml:space="preserve">2 </w:t>
            </w:r>
            <w:r w:rsidRPr="0006579E">
              <w:rPr>
                <w:rFonts w:hint="cs"/>
                <w:cs/>
                <w:lang w:bidi="th-TH"/>
              </w:rPr>
              <w:t>ตำแหน่งและมีค่าอยู่ในช่วง</w:t>
            </w:r>
            <w:r w:rsidRPr="00FE67BE">
              <w:rPr>
                <w:b w:val="0"/>
                <w:bCs/>
                <w:cs/>
                <w:lang w:bidi="th-TH"/>
              </w:rPr>
              <w:t xml:space="preserve"> </w:t>
            </w:r>
            <w:r w:rsidRPr="00FE67BE">
              <w:rPr>
                <w:b w:val="0"/>
                <w:bCs/>
              </w:rPr>
              <w:t>0</w:t>
            </w:r>
            <w:r w:rsidRPr="00FE67BE">
              <w:rPr>
                <w:b w:val="0"/>
                <w:bCs/>
                <w:cs/>
                <w:lang w:bidi="th-TH"/>
              </w:rPr>
              <w:t xml:space="preserve"> – </w:t>
            </w:r>
            <w:r w:rsidRPr="00FE67BE">
              <w:rPr>
                <w:b w:val="0"/>
                <w:bCs/>
              </w:rPr>
              <w:t>10,000</w:t>
            </w:r>
          </w:p>
        </w:tc>
        <w:tc>
          <w:tcPr>
            <w:tcW w:w="721" w:type="pct"/>
          </w:tcPr>
          <w:p w:rsidR="003E0069" w:rsidP="003E0069" w:rsidRDefault="003E0069" w14:paraId="2EEEDF92" w14:textId="77777777">
            <w:pPr>
              <w:pStyle w:val="HeaderTable"/>
            </w:pPr>
          </w:p>
        </w:tc>
      </w:tr>
      <w:tr w:rsidRPr="00792590" w:rsidR="003E0069" w:rsidTr="009C7C2B" w14:paraId="39A88E0C" w14:textId="77777777">
        <w:tc>
          <w:tcPr>
            <w:tcW w:w="792" w:type="pct"/>
            <w:gridSpan w:val="2"/>
          </w:tcPr>
          <w:p w:rsidRPr="00FE67BE" w:rsidR="003E0069" w:rsidP="003E0069" w:rsidRDefault="003E0069" w14:paraId="0E9D9B63" w14:textId="65ABA32F">
            <w:pPr>
              <w:pStyle w:val="HeaderTable"/>
              <w:rPr>
                <w:b w:val="0"/>
                <w:bCs/>
              </w:rPr>
            </w:pPr>
            <w:r w:rsidRPr="00FE67BE">
              <w:rPr>
                <w:b w:val="0"/>
                <w:bCs/>
              </w:rPr>
              <w:t>00001</w:t>
            </w:r>
          </w:p>
        </w:tc>
        <w:tc>
          <w:tcPr>
            <w:tcW w:w="1617" w:type="pct"/>
            <w:gridSpan w:val="2"/>
          </w:tcPr>
          <w:p w:rsidRPr="00FE67BE" w:rsidR="003E0069" w:rsidP="003E0069" w:rsidRDefault="003E0069" w14:paraId="4F5EE45B" w14:textId="04A02AE7">
            <w:pPr>
              <w:pStyle w:val="HeaderTable"/>
              <w:rPr>
                <w:b w:val="0"/>
                <w:bCs/>
              </w:rPr>
            </w:pPr>
            <w:r w:rsidRPr="00FE67BE">
              <w:rPr>
                <w:b w:val="0"/>
                <w:bCs/>
              </w:rPr>
              <w:t>Partial Step Charge Including VAT is required</w:t>
            </w:r>
            <w:r w:rsidRPr="00FE67BE">
              <w:rPr>
                <w:b w:val="0"/>
                <w:bCs/>
                <w:cs/>
                <w:lang w:bidi="th-TH"/>
              </w:rPr>
              <w:t>.</w:t>
            </w:r>
          </w:p>
        </w:tc>
        <w:tc>
          <w:tcPr>
            <w:tcW w:w="1870" w:type="pct"/>
            <w:gridSpan w:val="2"/>
          </w:tcPr>
          <w:p w:rsidRPr="00FE67BE" w:rsidR="003E0069" w:rsidP="003E0069" w:rsidRDefault="003E0069" w14:paraId="066B442A" w14:textId="0F9A97D1">
            <w:pPr>
              <w:pStyle w:val="HeaderTable"/>
              <w:rPr>
                <w:b w:val="0"/>
                <w:bCs/>
              </w:rPr>
            </w:pPr>
            <w:r w:rsidRPr="00FE67BE">
              <w:rPr>
                <w:b w:val="0"/>
                <w:bCs/>
              </w:rPr>
              <w:t>partialStepChargeIncVat</w:t>
            </w:r>
            <w:r w:rsidRPr="00FE67BE">
              <w:rPr>
                <w:b w:val="0"/>
                <w:bCs/>
                <w:cs/>
                <w:lang w:bidi="th-TH"/>
              </w:rPr>
              <w:t xml:space="preserve"> </w:t>
            </w:r>
            <w:r w:rsidRPr="0006579E">
              <w:rPr>
                <w:rFonts w:hint="cs"/>
                <w:cs/>
                <w:lang w:bidi="th-TH"/>
              </w:rPr>
              <w:t>จะต้องเป็น</w:t>
            </w:r>
            <w:r w:rsidRPr="00FE67BE">
              <w:rPr>
                <w:b w:val="0"/>
                <w:bCs/>
                <w:cs/>
                <w:lang w:bidi="th-TH"/>
              </w:rPr>
              <w:t xml:space="preserve"> </w:t>
            </w:r>
            <w:r w:rsidRPr="00FE67BE">
              <w:rPr>
                <w:b w:val="0"/>
                <w:bCs/>
              </w:rPr>
              <w:t>Mandatory</w:t>
            </w:r>
          </w:p>
        </w:tc>
        <w:tc>
          <w:tcPr>
            <w:tcW w:w="721" w:type="pct"/>
          </w:tcPr>
          <w:p w:rsidR="003E0069" w:rsidP="003E0069" w:rsidRDefault="003E0069" w14:paraId="5C22AF36" w14:textId="77777777">
            <w:pPr>
              <w:pStyle w:val="HeaderTable"/>
            </w:pPr>
          </w:p>
        </w:tc>
      </w:tr>
      <w:tr w:rsidRPr="00792590" w:rsidR="003E0069" w:rsidTr="009C7C2B" w14:paraId="6F4BF56B" w14:textId="77777777">
        <w:tc>
          <w:tcPr>
            <w:tcW w:w="792" w:type="pct"/>
            <w:gridSpan w:val="2"/>
          </w:tcPr>
          <w:p w:rsidRPr="00FE67BE" w:rsidR="003E0069" w:rsidP="003E0069" w:rsidRDefault="003E0069" w14:paraId="125E3DA0" w14:textId="38BEF3BC">
            <w:pPr>
              <w:pStyle w:val="HeaderTable"/>
              <w:rPr>
                <w:b w:val="0"/>
                <w:bCs/>
              </w:rPr>
            </w:pPr>
            <w:r w:rsidRPr="00FE67BE">
              <w:rPr>
                <w:b w:val="0"/>
                <w:bCs/>
              </w:rPr>
              <w:t>00023</w:t>
            </w:r>
          </w:p>
        </w:tc>
        <w:tc>
          <w:tcPr>
            <w:tcW w:w="1617" w:type="pct"/>
            <w:gridSpan w:val="2"/>
          </w:tcPr>
          <w:p w:rsidRPr="00FE67BE" w:rsidR="003E0069" w:rsidP="003E0069" w:rsidRDefault="003E0069" w14:paraId="446EDFBE" w14:textId="10993FBA">
            <w:pPr>
              <w:pStyle w:val="HeaderTable"/>
              <w:rPr>
                <w:b w:val="0"/>
                <w:bCs/>
              </w:rPr>
            </w:pPr>
            <w:r w:rsidRPr="00FE67BE">
              <w:rPr>
                <w:b w:val="0"/>
                <w:bCs/>
              </w:rPr>
              <w:t>Partial Step Charge Including VAT</w:t>
            </w:r>
            <w:r w:rsidRPr="00FE67BE">
              <w:rPr>
                <w:b w:val="0"/>
                <w:bCs/>
                <w:cs/>
                <w:lang w:bidi="th-TH"/>
              </w:rPr>
              <w:t xml:space="preserve"> </w:t>
            </w:r>
            <w:r w:rsidRPr="00FE67BE">
              <w:rPr>
                <w:b w:val="0"/>
                <w:bCs/>
              </w:rPr>
              <w:t xml:space="preserve">must be 2 decimal </w:t>
            </w:r>
            <w:r w:rsidRPr="00FE67BE">
              <w:rPr>
                <w:b w:val="0"/>
                <w:bCs/>
                <w:cs/>
                <w:lang w:bidi="th-TH"/>
              </w:rPr>
              <w:t>(</w:t>
            </w:r>
            <w:r w:rsidRPr="00FE67BE">
              <w:rPr>
                <w:b w:val="0"/>
                <w:bCs/>
              </w:rPr>
              <w:t>Min 0, Max 10,000</w:t>
            </w:r>
            <w:r w:rsidRPr="00FE67BE">
              <w:rPr>
                <w:b w:val="0"/>
                <w:bCs/>
                <w:cs/>
                <w:lang w:bidi="th-TH"/>
              </w:rPr>
              <w:t>)</w:t>
            </w:r>
          </w:p>
        </w:tc>
        <w:tc>
          <w:tcPr>
            <w:tcW w:w="1870" w:type="pct"/>
            <w:gridSpan w:val="2"/>
          </w:tcPr>
          <w:p w:rsidRPr="00FE67BE" w:rsidR="003E0069" w:rsidP="003E0069" w:rsidRDefault="003E0069" w14:paraId="6C8A53D6" w14:textId="622E8089">
            <w:pPr>
              <w:pStyle w:val="HeaderTable"/>
              <w:rPr>
                <w:b w:val="0"/>
                <w:bCs/>
              </w:rPr>
            </w:pPr>
            <w:r w:rsidRPr="0006579E">
              <w:rPr>
                <w:rFonts w:hint="cs"/>
                <w:cs/>
                <w:lang w:bidi="th-TH"/>
              </w:rPr>
              <w:t>ถ้า</w:t>
            </w:r>
            <w:r w:rsidRPr="00FE67BE">
              <w:rPr>
                <w:b w:val="0"/>
                <w:bCs/>
                <w:cs/>
                <w:lang w:bidi="th-TH"/>
              </w:rPr>
              <w:t xml:space="preserve"> </w:t>
            </w:r>
            <w:r w:rsidRPr="00FE67BE">
              <w:rPr>
                <w:b w:val="0"/>
                <w:bCs/>
              </w:rPr>
              <w:t xml:space="preserve">partialStepChargeIncVat </w:t>
            </w:r>
            <w:r w:rsidRPr="0006579E">
              <w:rPr>
                <w:rFonts w:hint="cs"/>
                <w:cs/>
                <w:lang w:bidi="th-TH"/>
              </w:rPr>
              <w:t xml:space="preserve">มีค่า </w:t>
            </w:r>
            <w:r w:rsidRPr="00D94BF8">
              <w:rPr>
                <w:rFonts w:hint="cs"/>
                <w:cs/>
                <w:lang w:bidi="th-TH"/>
              </w:rPr>
              <w:t>ดังนั้น</w:t>
            </w:r>
            <w:r w:rsidRPr="00FE67BE">
              <w:rPr>
                <w:b w:val="0"/>
                <w:bCs/>
                <w:cs/>
                <w:lang w:bidi="th-TH"/>
              </w:rPr>
              <w:t xml:space="preserve"> </w:t>
            </w:r>
            <w:r w:rsidRPr="00FE67BE">
              <w:rPr>
                <w:b w:val="0"/>
                <w:bCs/>
              </w:rPr>
              <w:t xml:space="preserve">partialStepChargeIncVat </w:t>
            </w:r>
            <w:r w:rsidRPr="0006579E">
              <w:rPr>
                <w:rFonts w:hint="cs"/>
                <w:cs/>
                <w:lang w:bidi="th-TH"/>
              </w:rPr>
              <w:t>จะต้องเป็นตัวเลขทศนิยม</w:t>
            </w:r>
            <w:r w:rsidRPr="00FE67BE">
              <w:rPr>
                <w:b w:val="0"/>
                <w:bCs/>
                <w:cs/>
                <w:lang w:bidi="th-TH"/>
              </w:rPr>
              <w:t xml:space="preserve"> </w:t>
            </w:r>
            <w:r w:rsidRPr="00FE67BE">
              <w:rPr>
                <w:b w:val="0"/>
                <w:bCs/>
              </w:rPr>
              <w:t xml:space="preserve">2 </w:t>
            </w:r>
            <w:r w:rsidRPr="0006579E">
              <w:rPr>
                <w:rFonts w:hint="cs"/>
                <w:cs/>
                <w:lang w:bidi="th-TH"/>
              </w:rPr>
              <w:t>ตำแหน่งและ</w:t>
            </w:r>
            <w:r w:rsidRPr="00D94BF8">
              <w:rPr>
                <w:rFonts w:hint="cs"/>
                <w:cs/>
                <w:lang w:bidi="th-TH"/>
              </w:rPr>
              <w:t xml:space="preserve">มีค่าอยู่ในช่วง </w:t>
            </w:r>
            <w:r w:rsidRPr="00FE67BE">
              <w:rPr>
                <w:b w:val="0"/>
                <w:bCs/>
              </w:rPr>
              <w:t xml:space="preserve">0 </w:t>
            </w:r>
            <w:r w:rsidRPr="00FE67BE">
              <w:rPr>
                <w:b w:val="0"/>
                <w:bCs/>
                <w:cs/>
                <w:lang w:bidi="th-TH"/>
              </w:rPr>
              <w:t xml:space="preserve">– </w:t>
            </w:r>
            <w:r w:rsidRPr="00FE67BE">
              <w:rPr>
                <w:b w:val="0"/>
                <w:bCs/>
              </w:rPr>
              <w:t>10,000</w:t>
            </w:r>
          </w:p>
        </w:tc>
        <w:tc>
          <w:tcPr>
            <w:tcW w:w="721" w:type="pct"/>
          </w:tcPr>
          <w:p w:rsidR="003E0069" w:rsidP="003E0069" w:rsidRDefault="003E0069" w14:paraId="11BF3474" w14:textId="77777777">
            <w:pPr>
              <w:pStyle w:val="HeaderTable"/>
            </w:pPr>
          </w:p>
        </w:tc>
      </w:tr>
      <w:tr w:rsidRPr="00792590" w:rsidR="003E0069" w:rsidTr="009C7C2B" w14:paraId="71A3FAB6" w14:textId="77777777">
        <w:tc>
          <w:tcPr>
            <w:tcW w:w="792" w:type="pct"/>
            <w:gridSpan w:val="2"/>
          </w:tcPr>
          <w:p w:rsidRPr="00FE67BE" w:rsidR="003E0069" w:rsidP="003E0069" w:rsidRDefault="003E0069" w14:paraId="29A028ED" w14:textId="2D05E9ED">
            <w:pPr>
              <w:pStyle w:val="HeaderTable"/>
              <w:rPr>
                <w:b w:val="0"/>
                <w:bCs/>
              </w:rPr>
            </w:pPr>
            <w:r w:rsidRPr="00FE67BE">
              <w:rPr>
                <w:b w:val="0"/>
                <w:bCs/>
              </w:rPr>
              <w:t>00015</w:t>
            </w:r>
          </w:p>
        </w:tc>
        <w:tc>
          <w:tcPr>
            <w:tcW w:w="1617" w:type="pct"/>
            <w:gridSpan w:val="2"/>
          </w:tcPr>
          <w:p w:rsidRPr="00FE67BE" w:rsidR="003E0069" w:rsidP="003E0069" w:rsidRDefault="003E0069" w14:paraId="004EE711" w14:textId="56EC00FD">
            <w:pPr>
              <w:pStyle w:val="HeaderTable"/>
              <w:rPr>
                <w:b w:val="0"/>
                <w:bCs/>
              </w:rPr>
            </w:pPr>
            <w:r w:rsidRPr="00FE67BE">
              <w:rPr>
                <w:b w:val="0"/>
                <w:bCs/>
              </w:rPr>
              <w:t>Partial Step Charge Excluding VAT must be less than or equal to Partial Step Charge Including VAT</w:t>
            </w:r>
            <w:r w:rsidRPr="00FE67BE">
              <w:rPr>
                <w:b w:val="0"/>
                <w:bCs/>
                <w:cs/>
                <w:lang w:bidi="th-TH"/>
              </w:rPr>
              <w:t>.</w:t>
            </w:r>
          </w:p>
        </w:tc>
        <w:tc>
          <w:tcPr>
            <w:tcW w:w="1870" w:type="pct"/>
            <w:gridSpan w:val="2"/>
          </w:tcPr>
          <w:p w:rsidRPr="00FE67BE" w:rsidR="003E0069" w:rsidP="003E0069" w:rsidRDefault="003E0069" w14:paraId="6E0317EB" w14:textId="36EEC639">
            <w:pPr>
              <w:pStyle w:val="HeaderTable"/>
              <w:rPr>
                <w:b w:val="0"/>
                <w:bCs/>
              </w:rPr>
            </w:pPr>
            <w:r w:rsidRPr="0006579E">
              <w:rPr>
                <w:rFonts w:hint="cs"/>
                <w:cs/>
                <w:lang w:bidi="th-TH"/>
              </w:rPr>
              <w:t>ถ้า</w:t>
            </w:r>
            <w:r w:rsidRPr="00FE67BE">
              <w:rPr>
                <w:b w:val="0"/>
                <w:bCs/>
                <w:cs/>
                <w:lang w:bidi="th-TH"/>
              </w:rPr>
              <w:t xml:space="preserve"> </w:t>
            </w:r>
            <w:r w:rsidRPr="00FE67BE">
              <w:rPr>
                <w:b w:val="0"/>
                <w:bCs/>
              </w:rPr>
              <w:t xml:space="preserve">Partial Step Charge Excluding VAT </w:t>
            </w:r>
            <w:r w:rsidRPr="0006579E">
              <w:rPr>
                <w:rFonts w:hint="cs"/>
                <w:cs/>
                <w:lang w:bidi="th-TH"/>
              </w:rPr>
              <w:t>และ</w:t>
            </w:r>
            <w:r w:rsidRPr="00FE67BE">
              <w:rPr>
                <w:b w:val="0"/>
                <w:bCs/>
                <w:cs/>
                <w:lang w:bidi="th-TH"/>
              </w:rPr>
              <w:t xml:space="preserve"> </w:t>
            </w:r>
            <w:r w:rsidRPr="00FE67BE">
              <w:rPr>
                <w:b w:val="0"/>
                <w:bCs/>
              </w:rPr>
              <w:t>Partial Step Charge Including VAT</w:t>
            </w:r>
            <w:r w:rsidRPr="00FE67BE">
              <w:rPr>
                <w:b w:val="0"/>
                <w:bCs/>
                <w:cs/>
                <w:lang w:bidi="th-TH"/>
              </w:rPr>
              <w:t xml:space="preserve"> </w:t>
            </w:r>
            <w:r w:rsidRPr="0006579E">
              <w:rPr>
                <w:rFonts w:hint="cs"/>
                <w:cs/>
                <w:lang w:bidi="th-TH"/>
              </w:rPr>
              <w:t>มีค่า ดังนั้น</w:t>
            </w:r>
            <w:r w:rsidRPr="00FE67BE">
              <w:rPr>
                <w:b w:val="0"/>
                <w:bCs/>
                <w:cs/>
                <w:lang w:bidi="th-TH"/>
              </w:rPr>
              <w:t xml:space="preserve"> </w:t>
            </w:r>
            <w:r w:rsidRPr="00FE67BE">
              <w:rPr>
                <w:b w:val="0"/>
                <w:bCs/>
              </w:rPr>
              <w:t xml:space="preserve">Partial Step Charge Excluding VAT </w:t>
            </w:r>
            <w:r w:rsidRPr="0006579E">
              <w:rPr>
                <w:rFonts w:hint="cs"/>
                <w:cs/>
                <w:lang w:bidi="th-TH"/>
              </w:rPr>
              <w:t>จะต้องมีค่าน้อยกว่าหรือเท่ากับ</w:t>
            </w:r>
            <w:r w:rsidRPr="00FE67BE">
              <w:rPr>
                <w:b w:val="0"/>
                <w:bCs/>
                <w:cs/>
                <w:lang w:bidi="th-TH"/>
              </w:rPr>
              <w:t xml:space="preserve"> </w:t>
            </w:r>
            <w:r w:rsidRPr="00FE67BE">
              <w:rPr>
                <w:b w:val="0"/>
                <w:bCs/>
              </w:rPr>
              <w:t>Partial Step Charge Including</w:t>
            </w:r>
          </w:p>
        </w:tc>
        <w:tc>
          <w:tcPr>
            <w:tcW w:w="721" w:type="pct"/>
          </w:tcPr>
          <w:p w:rsidR="003E0069" w:rsidP="003E0069" w:rsidRDefault="003E0069" w14:paraId="07B97AAD" w14:textId="77777777">
            <w:pPr>
              <w:pStyle w:val="HeaderTable"/>
            </w:pPr>
          </w:p>
        </w:tc>
      </w:tr>
      <w:tr w:rsidRPr="00792590" w:rsidR="003E0069" w:rsidTr="009C7C2B" w14:paraId="72D825C5" w14:textId="77777777">
        <w:tc>
          <w:tcPr>
            <w:tcW w:w="792" w:type="pct"/>
            <w:gridSpan w:val="2"/>
          </w:tcPr>
          <w:p w:rsidRPr="00FE67BE" w:rsidR="003E0069" w:rsidP="003E0069" w:rsidRDefault="003E0069" w14:paraId="3AD61D57" w14:textId="01374A29">
            <w:pPr>
              <w:pStyle w:val="HeaderTable"/>
              <w:rPr>
                <w:b w:val="0"/>
                <w:bCs/>
              </w:rPr>
            </w:pPr>
            <w:r w:rsidRPr="00FE67BE">
              <w:rPr>
                <w:b w:val="0"/>
                <w:bCs/>
              </w:rPr>
              <w:t>00001</w:t>
            </w:r>
          </w:p>
        </w:tc>
        <w:tc>
          <w:tcPr>
            <w:tcW w:w="1617" w:type="pct"/>
            <w:gridSpan w:val="2"/>
          </w:tcPr>
          <w:p w:rsidRPr="00FE67BE" w:rsidR="003E0069" w:rsidP="003E0069" w:rsidRDefault="003E0069" w14:paraId="43306AF2" w14:textId="4124A504">
            <w:pPr>
              <w:pStyle w:val="HeaderTable"/>
              <w:rPr>
                <w:b w:val="0"/>
                <w:bCs/>
              </w:rPr>
            </w:pPr>
            <w:r w:rsidRPr="00FE67BE">
              <w:rPr>
                <w:b w:val="0"/>
                <w:bCs/>
              </w:rPr>
              <w:t>Partial Step Bill Cycle is required</w:t>
            </w:r>
            <w:r w:rsidRPr="00FE67BE">
              <w:rPr>
                <w:b w:val="0"/>
                <w:bCs/>
                <w:cs/>
                <w:lang w:bidi="th-TH"/>
              </w:rPr>
              <w:t>.</w:t>
            </w:r>
          </w:p>
        </w:tc>
        <w:tc>
          <w:tcPr>
            <w:tcW w:w="1870" w:type="pct"/>
            <w:gridSpan w:val="2"/>
          </w:tcPr>
          <w:p w:rsidRPr="00FE67BE" w:rsidR="003E0069" w:rsidP="003E0069" w:rsidRDefault="003E0069" w14:paraId="3383A5AC" w14:textId="35DB650B">
            <w:pPr>
              <w:pStyle w:val="HeaderTable"/>
              <w:rPr>
                <w:b w:val="0"/>
                <w:bCs/>
              </w:rPr>
            </w:pPr>
            <w:r w:rsidRPr="00FE67BE">
              <w:rPr>
                <w:b w:val="0"/>
                <w:bCs/>
              </w:rPr>
              <w:t>partialStepBillCycle</w:t>
            </w:r>
            <w:r w:rsidRPr="00FE67BE">
              <w:rPr>
                <w:b w:val="0"/>
                <w:bCs/>
                <w:cs/>
                <w:lang w:bidi="th-TH"/>
              </w:rPr>
              <w:t xml:space="preserve"> </w:t>
            </w:r>
            <w:r w:rsidRPr="0006579E">
              <w:rPr>
                <w:rFonts w:hint="cs"/>
                <w:cs/>
                <w:lang w:bidi="th-TH"/>
              </w:rPr>
              <w:t xml:space="preserve">จะต้องเป็น </w:t>
            </w:r>
            <w:r w:rsidRPr="00FE67BE">
              <w:rPr>
                <w:b w:val="0"/>
                <w:bCs/>
              </w:rPr>
              <w:t>Mandatory</w:t>
            </w:r>
          </w:p>
        </w:tc>
        <w:tc>
          <w:tcPr>
            <w:tcW w:w="721" w:type="pct"/>
          </w:tcPr>
          <w:p w:rsidR="003E0069" w:rsidP="003E0069" w:rsidRDefault="003E0069" w14:paraId="5C779691" w14:textId="77777777">
            <w:pPr>
              <w:pStyle w:val="HeaderTable"/>
            </w:pPr>
          </w:p>
        </w:tc>
      </w:tr>
      <w:tr w:rsidRPr="00792590" w:rsidR="003E0069" w:rsidTr="009C7C2B" w14:paraId="28AB845E" w14:textId="77777777">
        <w:tc>
          <w:tcPr>
            <w:tcW w:w="792" w:type="pct"/>
            <w:gridSpan w:val="2"/>
          </w:tcPr>
          <w:p w:rsidRPr="00FE67BE" w:rsidR="003E0069" w:rsidP="003E0069" w:rsidRDefault="003E0069" w14:paraId="692DE263" w14:textId="3CC02D17">
            <w:pPr>
              <w:pStyle w:val="HeaderTable"/>
              <w:rPr>
                <w:b w:val="0"/>
                <w:bCs/>
              </w:rPr>
            </w:pPr>
            <w:r w:rsidRPr="00FE67BE">
              <w:rPr>
                <w:b w:val="0"/>
                <w:bCs/>
              </w:rPr>
              <w:t>00023</w:t>
            </w:r>
          </w:p>
        </w:tc>
        <w:tc>
          <w:tcPr>
            <w:tcW w:w="1617" w:type="pct"/>
            <w:gridSpan w:val="2"/>
          </w:tcPr>
          <w:p w:rsidRPr="00FE67BE" w:rsidR="003E0069" w:rsidP="003E0069" w:rsidRDefault="003E0069" w14:paraId="2052D87E" w14:textId="338E99E2">
            <w:pPr>
              <w:pStyle w:val="HeaderTable"/>
              <w:rPr>
                <w:b w:val="0"/>
                <w:bCs/>
              </w:rPr>
            </w:pPr>
            <w:r w:rsidRPr="00FE67BE">
              <w:rPr>
                <w:b w:val="0"/>
                <w:bCs/>
              </w:rPr>
              <w:t>Partial Step Bill Cycle</w:t>
            </w:r>
            <w:r w:rsidRPr="00FE67BE">
              <w:rPr>
                <w:b w:val="0"/>
                <w:bCs/>
                <w:cs/>
                <w:lang w:bidi="th-TH"/>
              </w:rPr>
              <w:t xml:space="preserve"> </w:t>
            </w:r>
            <w:r w:rsidRPr="00FE67BE">
              <w:rPr>
                <w:b w:val="0"/>
                <w:bCs/>
              </w:rPr>
              <w:t xml:space="preserve">must be Integer </w:t>
            </w:r>
            <w:r w:rsidRPr="00FE67BE">
              <w:rPr>
                <w:b w:val="0"/>
                <w:bCs/>
                <w:cs/>
                <w:lang w:bidi="th-TH"/>
              </w:rPr>
              <w:t>(</w:t>
            </w:r>
            <w:r w:rsidRPr="00FE67BE">
              <w:rPr>
                <w:b w:val="0"/>
                <w:bCs/>
              </w:rPr>
              <w:t>Min 1, Max 99,999</w:t>
            </w:r>
            <w:r w:rsidRPr="00FE67BE">
              <w:rPr>
                <w:b w:val="0"/>
                <w:bCs/>
                <w:cs/>
                <w:lang w:bidi="th-TH"/>
              </w:rPr>
              <w:t>)</w:t>
            </w:r>
          </w:p>
        </w:tc>
        <w:tc>
          <w:tcPr>
            <w:tcW w:w="1870" w:type="pct"/>
            <w:gridSpan w:val="2"/>
          </w:tcPr>
          <w:p w:rsidRPr="00FE67BE" w:rsidR="003E0069" w:rsidP="003E0069" w:rsidRDefault="003E0069" w14:paraId="25481C29" w14:textId="00B2345E">
            <w:pPr>
              <w:pStyle w:val="HeaderTable"/>
              <w:rPr>
                <w:b w:val="0"/>
                <w:bCs/>
              </w:rPr>
            </w:pPr>
            <w:r w:rsidRPr="0006579E">
              <w:rPr>
                <w:rFonts w:hint="cs"/>
                <w:cs/>
                <w:lang w:bidi="th-TH"/>
              </w:rPr>
              <w:t>ถ้า</w:t>
            </w:r>
            <w:r w:rsidRPr="00FE67BE">
              <w:rPr>
                <w:b w:val="0"/>
                <w:bCs/>
                <w:cs/>
                <w:lang w:bidi="th-TH"/>
              </w:rPr>
              <w:t xml:space="preserve"> </w:t>
            </w:r>
            <w:r w:rsidRPr="00FE67BE">
              <w:rPr>
                <w:b w:val="0"/>
                <w:bCs/>
              </w:rPr>
              <w:t>partialStepBillCycle</w:t>
            </w:r>
            <w:r w:rsidRPr="00FE67BE">
              <w:rPr>
                <w:b w:val="0"/>
                <w:bCs/>
                <w:cs/>
                <w:lang w:bidi="th-TH"/>
              </w:rPr>
              <w:t xml:space="preserve"> </w:t>
            </w:r>
            <w:r w:rsidRPr="0006579E">
              <w:rPr>
                <w:rFonts w:hint="cs"/>
                <w:cs/>
                <w:lang w:bidi="th-TH"/>
              </w:rPr>
              <w:t>มีค่า ดังนั้น</w:t>
            </w:r>
            <w:r w:rsidRPr="00FE67BE">
              <w:rPr>
                <w:b w:val="0"/>
                <w:bCs/>
                <w:cs/>
                <w:lang w:bidi="th-TH"/>
              </w:rPr>
              <w:t xml:space="preserve"> </w:t>
            </w:r>
            <w:r w:rsidRPr="00FE67BE">
              <w:rPr>
                <w:b w:val="0"/>
                <w:bCs/>
              </w:rPr>
              <w:t>partialStepBillCycle</w:t>
            </w:r>
            <w:r w:rsidRPr="00FE67BE">
              <w:rPr>
                <w:b w:val="0"/>
                <w:bCs/>
                <w:cs/>
                <w:lang w:bidi="th-TH"/>
              </w:rPr>
              <w:t xml:space="preserve"> </w:t>
            </w:r>
            <w:r w:rsidRPr="0006579E">
              <w:rPr>
                <w:rFonts w:hint="cs"/>
                <w:cs/>
                <w:lang w:bidi="th-TH"/>
              </w:rPr>
              <w:t>จะต้องเป็นจำนวนเต็มและมีค่าอยู่ในช่วง</w:t>
            </w:r>
            <w:r w:rsidRPr="00FE67BE">
              <w:rPr>
                <w:b w:val="0"/>
                <w:bCs/>
                <w:cs/>
                <w:lang w:bidi="th-TH"/>
              </w:rPr>
              <w:t xml:space="preserve"> </w:t>
            </w:r>
            <w:r w:rsidRPr="00FE67BE">
              <w:rPr>
                <w:b w:val="0"/>
                <w:bCs/>
              </w:rPr>
              <w:t xml:space="preserve">1 </w:t>
            </w:r>
            <w:r w:rsidRPr="00FE67BE">
              <w:rPr>
                <w:b w:val="0"/>
                <w:bCs/>
                <w:cs/>
                <w:lang w:bidi="th-TH"/>
              </w:rPr>
              <w:t xml:space="preserve">– </w:t>
            </w:r>
            <w:r w:rsidRPr="00FE67BE">
              <w:rPr>
                <w:b w:val="0"/>
                <w:bCs/>
              </w:rPr>
              <w:t>99,999</w:t>
            </w:r>
          </w:p>
        </w:tc>
        <w:tc>
          <w:tcPr>
            <w:tcW w:w="721" w:type="pct"/>
          </w:tcPr>
          <w:p w:rsidR="003E0069" w:rsidP="003E0069" w:rsidRDefault="003E0069" w14:paraId="5A6D282F" w14:textId="77777777">
            <w:pPr>
              <w:pStyle w:val="HeaderTable"/>
            </w:pPr>
          </w:p>
        </w:tc>
      </w:tr>
      <w:tr w:rsidRPr="00792590" w:rsidR="003E0069" w:rsidTr="009C7C2B" w14:paraId="6A2EB6A4" w14:textId="77777777">
        <w:tc>
          <w:tcPr>
            <w:tcW w:w="792" w:type="pct"/>
            <w:gridSpan w:val="2"/>
          </w:tcPr>
          <w:p w:rsidRPr="00FE67BE" w:rsidR="003E0069" w:rsidP="003E0069" w:rsidRDefault="003E0069" w14:paraId="5E224F39" w14:textId="4F8FB5A4">
            <w:pPr>
              <w:pStyle w:val="HeaderTable"/>
              <w:rPr>
                <w:b w:val="0"/>
                <w:bCs/>
              </w:rPr>
            </w:pPr>
            <w:r w:rsidRPr="00FE67BE">
              <w:rPr>
                <w:b w:val="0"/>
                <w:bCs/>
              </w:rPr>
              <w:t>00001</w:t>
            </w:r>
          </w:p>
        </w:tc>
        <w:tc>
          <w:tcPr>
            <w:tcW w:w="1617" w:type="pct"/>
            <w:gridSpan w:val="2"/>
          </w:tcPr>
          <w:p w:rsidRPr="00FE67BE" w:rsidR="003E0069" w:rsidP="003E0069" w:rsidRDefault="003E0069" w14:paraId="65462555" w14:textId="573836F6">
            <w:pPr>
              <w:pStyle w:val="HeaderTable"/>
              <w:rPr>
                <w:b w:val="0"/>
                <w:bCs/>
              </w:rPr>
            </w:pPr>
            <w:r w:rsidRPr="00FE67BE">
              <w:rPr>
                <w:b w:val="0"/>
                <w:bCs/>
              </w:rPr>
              <w:t>Partial Step Bill Cycle Unit is required</w:t>
            </w:r>
            <w:r w:rsidRPr="00FE67BE">
              <w:rPr>
                <w:b w:val="0"/>
                <w:bCs/>
                <w:cs/>
                <w:lang w:bidi="th-TH"/>
              </w:rPr>
              <w:t>.</w:t>
            </w:r>
          </w:p>
        </w:tc>
        <w:tc>
          <w:tcPr>
            <w:tcW w:w="1870" w:type="pct"/>
            <w:gridSpan w:val="2"/>
          </w:tcPr>
          <w:p w:rsidRPr="00FE67BE" w:rsidR="003E0069" w:rsidP="003E0069" w:rsidRDefault="003E0069" w14:paraId="4F130FBC" w14:textId="22A14D44">
            <w:pPr>
              <w:pStyle w:val="HeaderTable"/>
              <w:rPr>
                <w:b w:val="0"/>
                <w:bCs/>
              </w:rPr>
            </w:pPr>
            <w:r w:rsidRPr="00FE67BE">
              <w:rPr>
                <w:b w:val="0"/>
                <w:bCs/>
              </w:rPr>
              <w:t>partialStepBillCycleUnit</w:t>
            </w:r>
            <w:r w:rsidRPr="00FE67BE">
              <w:rPr>
                <w:b w:val="0"/>
                <w:bCs/>
                <w:cs/>
                <w:lang w:bidi="th-TH"/>
              </w:rPr>
              <w:t xml:space="preserve"> </w:t>
            </w:r>
            <w:r w:rsidRPr="00CB3590">
              <w:rPr>
                <w:cs/>
                <w:lang w:bidi="th-TH"/>
              </w:rPr>
              <w:t>จะต้องเป็น</w:t>
            </w:r>
            <w:r w:rsidRPr="00FE67BE">
              <w:rPr>
                <w:b w:val="0"/>
                <w:bCs/>
                <w:cs/>
                <w:lang w:bidi="th-TH"/>
              </w:rPr>
              <w:t xml:space="preserve"> </w:t>
            </w:r>
            <w:r w:rsidRPr="00FE67BE">
              <w:rPr>
                <w:b w:val="0"/>
                <w:bCs/>
              </w:rPr>
              <w:t>Mandatory</w:t>
            </w:r>
          </w:p>
        </w:tc>
        <w:tc>
          <w:tcPr>
            <w:tcW w:w="721" w:type="pct"/>
          </w:tcPr>
          <w:p w:rsidR="003E0069" w:rsidP="003E0069" w:rsidRDefault="003E0069" w14:paraId="294F81AE" w14:textId="77777777">
            <w:pPr>
              <w:pStyle w:val="HeaderTable"/>
            </w:pPr>
          </w:p>
        </w:tc>
      </w:tr>
      <w:tr w:rsidRPr="00792590" w:rsidR="003E0069" w:rsidTr="009C7C2B" w14:paraId="1E54A66D" w14:textId="77777777">
        <w:tc>
          <w:tcPr>
            <w:tcW w:w="792" w:type="pct"/>
            <w:gridSpan w:val="2"/>
          </w:tcPr>
          <w:p w:rsidRPr="00AA60DB" w:rsidR="003E0069" w:rsidP="003E0069" w:rsidRDefault="003E0069" w14:paraId="066AB9AA" w14:textId="109A3CED">
            <w:pPr>
              <w:pStyle w:val="HeaderTable"/>
              <w:rPr>
                <w:b w:val="0"/>
                <w:bCs/>
              </w:rPr>
            </w:pPr>
            <w:r w:rsidRPr="00E4341A">
              <w:rPr>
                <w:b w:val="0"/>
                <w:bCs/>
              </w:rPr>
              <w:t>00025</w:t>
            </w:r>
          </w:p>
        </w:tc>
        <w:tc>
          <w:tcPr>
            <w:tcW w:w="1617" w:type="pct"/>
            <w:gridSpan w:val="2"/>
          </w:tcPr>
          <w:p w:rsidRPr="008E42AC" w:rsidR="003E0069" w:rsidP="003E0069" w:rsidRDefault="003E0069" w14:paraId="476173D7" w14:textId="59434538">
            <w:pPr>
              <w:pStyle w:val="HeaderTable"/>
              <w:rPr>
                <w:b w:val="0"/>
                <w:bCs/>
              </w:rPr>
            </w:pPr>
            <w:r w:rsidRPr="00E4341A">
              <w:rPr>
                <w:b w:val="0"/>
                <w:bCs/>
              </w:rPr>
              <w:t>SMS Partial Step for Success ENG</w:t>
            </w:r>
            <w:r>
              <w:rPr>
                <w:b w:val="0"/>
                <w:bCs/>
                <w:cs/>
                <w:lang w:bidi="th-TH"/>
              </w:rPr>
              <w:t xml:space="preserve"> </w:t>
            </w:r>
            <w:r w:rsidRPr="00E4341A">
              <w:rPr>
                <w:b w:val="0"/>
                <w:bCs/>
              </w:rPr>
              <w:t>cannot contain</w:t>
            </w:r>
            <w:r w:rsidRPr="00E4341A">
              <w:rPr>
                <w:b w:val="0"/>
                <w:bCs/>
                <w:cs/>
                <w:lang w:bidi="th-TH"/>
              </w:rPr>
              <w:t xml:space="preserve"> </w:t>
            </w:r>
            <w:r w:rsidRPr="00E4341A">
              <w:rPr>
                <w:b w:val="0"/>
                <w:bCs/>
              </w:rPr>
              <w:t>Thai and Special characters</w:t>
            </w:r>
            <w:r w:rsidRPr="00E4341A">
              <w:rPr>
                <w:b w:val="0"/>
                <w:bCs/>
                <w:cs/>
                <w:lang w:bidi="th-TH"/>
              </w:rPr>
              <w:t xml:space="preserve"> </w:t>
            </w:r>
            <w:r w:rsidRPr="008E42AC">
              <w:rPr>
                <w:rFonts w:cs="Angsana New"/>
                <w:cs/>
                <w:lang w:bidi="th-TH"/>
              </w:rPr>
              <w:t>( “</w:t>
            </w:r>
            <w:r w:rsidRPr="008E42AC">
              <w:rPr>
                <w:color w:val="000000"/>
              </w:rPr>
              <w:t xml:space="preserve">| ^ </w:t>
            </w:r>
            <w:r w:rsidRPr="008E42AC">
              <w:rPr>
                <w:rFonts w:cs="Angsana New"/>
                <w:color w:val="000000"/>
                <w:cs/>
                <w:lang w:bidi="th-TH"/>
              </w:rPr>
              <w:t>‘</w:t>
            </w:r>
            <w:r w:rsidRPr="00AA60DB">
              <w:rPr>
                <w:color w:val="000000"/>
              </w:rPr>
              <w:t xml:space="preserve">  </w:t>
            </w:r>
            <w:r w:rsidRPr="00AA60DB">
              <w:rPr>
                <w:rFonts w:cs="Angsana New"/>
                <w:color w:val="000000"/>
                <w:cs/>
                <w:lang w:bidi="th-TH"/>
              </w:rPr>
              <w:t>–</w:t>
            </w:r>
            <w:r w:rsidRPr="00AA60DB">
              <w:rPr>
                <w:rFonts w:cs="Angsana New"/>
                <w:cs/>
                <w:lang w:bidi="th-TH"/>
              </w:rPr>
              <w:t>”</w:t>
            </w:r>
            <w:r w:rsidRPr="00E4341A">
              <w:rPr>
                <w:b w:val="0"/>
                <w:bCs/>
                <w:cs/>
                <w:lang w:bidi="th-TH"/>
              </w:rPr>
              <w:t xml:space="preserve"> </w:t>
            </w:r>
            <w:r w:rsidRPr="00E4341A">
              <w:rPr>
                <w:b w:val="0"/>
                <w:bCs/>
              </w:rPr>
              <w:t>and Double Space and Start or End with</w:t>
            </w:r>
            <w:r w:rsidRPr="00E4341A">
              <w:rPr>
                <w:b w:val="0"/>
                <w:bCs/>
                <w:cs/>
                <w:lang w:bidi="th-TH"/>
              </w:rPr>
              <w:t xml:space="preserve"> </w:t>
            </w:r>
            <w:r w:rsidRPr="00E4341A">
              <w:rPr>
                <w:b w:val="0"/>
                <w:bCs/>
              </w:rPr>
              <w:t>Space</w:t>
            </w:r>
            <w:r w:rsidRPr="00AA60DB">
              <w:rPr>
                <w:rFonts w:cs="Angsana New"/>
                <w:cs/>
                <w:lang w:bidi="th-TH"/>
              </w:rPr>
              <w:t>).</w:t>
            </w:r>
          </w:p>
        </w:tc>
        <w:tc>
          <w:tcPr>
            <w:tcW w:w="1870" w:type="pct"/>
            <w:gridSpan w:val="2"/>
          </w:tcPr>
          <w:p w:rsidR="003E0069" w:rsidP="003E0069" w:rsidRDefault="003E0069" w14:paraId="3F3BF0F7" w14:textId="0B3107CE">
            <w:pPr>
              <w:spacing w:line="240" w:lineRule="auto"/>
            </w:pPr>
            <w:r w:rsidRPr="003C646D">
              <w:rPr>
                <w:bCs/>
              </w:rPr>
              <w:t>SMS Partial Step for Success ENG</w:t>
            </w:r>
            <w:r>
              <w:rPr>
                <w:rFonts w:hint="cs"/>
                <w:cs/>
              </w:rPr>
              <w:t xml:space="preserve"> จะไม่สามารถมีภาษาไทยและอักขระพิเศษได้</w:t>
            </w:r>
          </w:p>
          <w:p w:rsidRPr="00FE67BE" w:rsidR="003E0069" w:rsidP="003E0069" w:rsidRDefault="003E0069" w14:paraId="00A5EB15" w14:textId="522C803D">
            <w:pPr>
              <w:pStyle w:val="HeaderTable"/>
              <w:spacing w:after="0"/>
              <w:rPr>
                <w:b w:val="0"/>
                <w:bCs/>
              </w:rPr>
            </w:pPr>
            <w:r w:rsidRPr="00E4341A">
              <w:rPr>
                <w:b w:val="0"/>
                <w:bCs/>
              </w:rPr>
              <w:t xml:space="preserve">Special Character </w:t>
            </w:r>
            <w:r w:rsidRPr="00E4341A">
              <w:rPr>
                <w:b w:val="0"/>
                <w:bCs/>
                <w:cs/>
                <w:lang w:bidi="th-TH"/>
              </w:rPr>
              <w:t xml:space="preserve">: </w:t>
            </w:r>
            <w:r w:rsidRPr="00E4341A">
              <w:rPr>
                <w:b w:val="0"/>
                <w:bCs/>
                <w:color w:val="000000"/>
              </w:rPr>
              <w:t xml:space="preserve">| ^ </w:t>
            </w:r>
            <w:r w:rsidRPr="00E4341A">
              <w:rPr>
                <w:b w:val="0"/>
                <w:bCs/>
                <w:color w:val="000000"/>
                <w:cs/>
                <w:lang w:bidi="th-TH"/>
              </w:rPr>
              <w:t>‘</w:t>
            </w:r>
            <w:r w:rsidRPr="00E4341A">
              <w:rPr>
                <w:b w:val="0"/>
                <w:bCs/>
                <w:color w:val="000000"/>
              </w:rPr>
              <w:t xml:space="preserve">  </w:t>
            </w:r>
            <w:r w:rsidRPr="00E4341A">
              <w:rPr>
                <w:b w:val="0"/>
                <w:bCs/>
                <w:color w:val="000000"/>
                <w:cs/>
                <w:lang w:bidi="th-TH"/>
              </w:rPr>
              <w:t xml:space="preserve">– </w:t>
            </w:r>
            <w:r w:rsidRPr="00AA60DB">
              <w:rPr>
                <w:rFonts w:cs="Angsana New"/>
                <w:color w:val="000000"/>
                <w:cs/>
                <w:lang w:bidi="th-TH"/>
              </w:rPr>
              <w:t>(</w:t>
            </w:r>
            <w:r w:rsidRPr="00E4341A">
              <w:rPr>
                <w:b w:val="0"/>
                <w:bCs/>
                <w:color w:val="000000"/>
              </w:rPr>
              <w:t>Long dash</w:t>
            </w:r>
            <w:r w:rsidRPr="00AA60DB">
              <w:rPr>
                <w:rFonts w:cs="Angsana New"/>
                <w:color w:val="000000"/>
                <w:cs/>
                <w:lang w:bidi="th-TH"/>
              </w:rPr>
              <w:t>)</w:t>
            </w:r>
            <w:r>
              <w:rPr>
                <w:rFonts w:cs="Angsana New"/>
                <w:cs/>
                <w:lang w:bidi="th-TH"/>
              </w:rPr>
              <w:t xml:space="preserve"> </w:t>
            </w:r>
            <w:r>
              <w:rPr>
                <w:rFonts w:hint="cs"/>
                <w:cs/>
                <w:lang w:bidi="th-TH"/>
              </w:rPr>
              <w:t>และ</w:t>
            </w:r>
            <w:r>
              <w:rPr>
                <w:bCs/>
                <w:cs/>
                <w:lang w:bidi="th-TH"/>
              </w:rPr>
              <w:t xml:space="preserve"> </w:t>
            </w:r>
            <w:r w:rsidRPr="00E4341A">
              <w:rPr>
                <w:b w:val="0"/>
                <w:bCs/>
              </w:rPr>
              <w:t>Space</w:t>
            </w:r>
            <w:r>
              <w:rPr>
                <w:rFonts w:hint="cs"/>
                <w:cs/>
                <w:lang w:bidi="th-TH"/>
              </w:rPr>
              <w:t xml:space="preserve">ติดกัน </w:t>
            </w:r>
            <w:r>
              <w:rPr>
                <w:cs/>
                <w:lang w:bidi="th-TH"/>
              </w:rPr>
              <w:t xml:space="preserve">และขึ้นต้นด้วย </w:t>
            </w:r>
            <w:r w:rsidRPr="00E4341A">
              <w:rPr>
                <w:b w:val="0"/>
                <w:bCs/>
              </w:rPr>
              <w:t>Space</w:t>
            </w:r>
            <w:r>
              <w:rPr>
                <w:rFonts w:hint="cs"/>
                <w:cs/>
                <w:lang w:bidi="th-TH"/>
              </w:rPr>
              <w:t xml:space="preserve"> และ </w:t>
            </w:r>
            <w:r w:rsidRPr="00E4341A">
              <w:rPr>
                <w:b w:val="0"/>
                <w:bCs/>
              </w:rPr>
              <w:t>Space</w:t>
            </w:r>
            <w:r>
              <w:rPr>
                <w:bCs/>
                <w:cs/>
                <w:lang w:bidi="th-TH"/>
              </w:rPr>
              <w:t xml:space="preserve"> </w:t>
            </w:r>
            <w:r>
              <w:rPr>
                <w:rFonts w:hint="cs"/>
                <w:cs/>
                <w:lang w:bidi="th-TH"/>
              </w:rPr>
              <w:t>ตัวสุดท้าย</w:t>
            </w:r>
          </w:p>
        </w:tc>
        <w:tc>
          <w:tcPr>
            <w:tcW w:w="721" w:type="pct"/>
          </w:tcPr>
          <w:p w:rsidR="003E0069" w:rsidP="003E0069" w:rsidRDefault="003E0069" w14:paraId="78382E49" w14:textId="77777777">
            <w:pPr>
              <w:pStyle w:val="HeaderTable"/>
            </w:pPr>
          </w:p>
        </w:tc>
      </w:tr>
      <w:tr w:rsidRPr="00792590" w:rsidR="003E0069" w:rsidTr="009C7C2B" w14:paraId="739D8273" w14:textId="77777777">
        <w:tc>
          <w:tcPr>
            <w:tcW w:w="792" w:type="pct"/>
            <w:gridSpan w:val="2"/>
          </w:tcPr>
          <w:p w:rsidRPr="00E4341A" w:rsidR="003E0069" w:rsidP="003E0069" w:rsidRDefault="003E0069" w14:paraId="277E1AFB" w14:textId="7BA39EBD">
            <w:pPr>
              <w:pStyle w:val="HeaderTable"/>
              <w:rPr>
                <w:b w:val="0"/>
                <w:bCs/>
              </w:rPr>
            </w:pPr>
            <w:r w:rsidRPr="00E4341A">
              <w:rPr>
                <w:b w:val="0"/>
                <w:bCs/>
              </w:rPr>
              <w:t>00025</w:t>
            </w:r>
          </w:p>
        </w:tc>
        <w:tc>
          <w:tcPr>
            <w:tcW w:w="1617" w:type="pct"/>
            <w:gridSpan w:val="2"/>
          </w:tcPr>
          <w:p w:rsidRPr="00E4341A" w:rsidR="003E0069" w:rsidP="003E0069" w:rsidRDefault="003E0069" w14:paraId="2BDDD4F2" w14:textId="5E7EE0F6">
            <w:pPr>
              <w:rPr>
                <w:rFonts w:ascii="Segoe UI" w:hAnsi="Segoe UI" w:eastAsia="Times New Roman" w:cs="Segoe UI"/>
                <w:sz w:val="21"/>
                <w:szCs w:val="21"/>
                <w:cs/>
              </w:rPr>
            </w:pPr>
            <w:r w:rsidRPr="00F76614">
              <w:t>SMS Partial Step for Success</w:t>
            </w:r>
            <w:r>
              <w:t xml:space="preserve"> THA </w:t>
            </w:r>
            <w:r w:rsidRPr="00C352D5">
              <w:rPr>
                <w:bCs/>
              </w:rPr>
              <w:t>cannot contain</w:t>
            </w:r>
            <w:r>
              <w:t xml:space="preserve"> Special characters </w:t>
            </w:r>
            <w:r w:rsidRPr="008E42AC">
              <w:rPr>
                <w:rFonts w:cs="Angsana New"/>
                <w:cs/>
              </w:rPr>
              <w:t>( “</w:t>
            </w:r>
            <w:r w:rsidRPr="008E42AC">
              <w:rPr>
                <w:color w:val="000000"/>
              </w:rPr>
              <w:t xml:space="preserve">| ^ </w:t>
            </w:r>
            <w:r w:rsidRPr="008E42AC">
              <w:rPr>
                <w:rFonts w:cs="Angsana New"/>
                <w:color w:val="000000"/>
                <w:cs/>
              </w:rPr>
              <w:t>‘</w:t>
            </w:r>
            <w:r w:rsidRPr="00AA60DB">
              <w:rPr>
                <w:color w:val="000000"/>
              </w:rPr>
              <w:t xml:space="preserve">  </w:t>
            </w:r>
            <w:r w:rsidRPr="00AA60DB">
              <w:rPr>
                <w:rFonts w:cs="Angsana New"/>
                <w:color w:val="000000"/>
                <w:cs/>
              </w:rPr>
              <w:t>–</w:t>
            </w:r>
            <w:r w:rsidRPr="00AA60DB">
              <w:rPr>
                <w:rFonts w:cs="Angsana New"/>
                <w:cs/>
              </w:rPr>
              <w:t>”</w:t>
            </w:r>
            <w:r>
              <w:rPr>
                <w:rFonts w:cs="Angsana New"/>
                <w:cs/>
              </w:rPr>
              <w:t xml:space="preserve"> </w:t>
            </w:r>
            <w:r>
              <w:t>and Double Space and Start or End with</w:t>
            </w:r>
            <w:r>
              <w:rPr>
                <w:rFonts w:hint="cs"/>
                <w:cs/>
              </w:rPr>
              <w:t xml:space="preserve"> </w:t>
            </w:r>
            <w:r>
              <w:t>Space</w:t>
            </w:r>
            <w:r>
              <w:rPr>
                <w:rFonts w:cs="Angsana New"/>
                <w:cs/>
              </w:rPr>
              <w:t>).</w:t>
            </w:r>
          </w:p>
        </w:tc>
        <w:tc>
          <w:tcPr>
            <w:tcW w:w="1870" w:type="pct"/>
            <w:gridSpan w:val="2"/>
          </w:tcPr>
          <w:p w:rsidR="003E0069" w:rsidP="003E0069" w:rsidRDefault="003E0069" w14:paraId="783EFF82" w14:textId="280C910D">
            <w:pPr>
              <w:spacing w:line="240" w:lineRule="auto"/>
              <w:rPr>
                <w:cs/>
              </w:rPr>
            </w:pPr>
            <w:r w:rsidRPr="00F76614">
              <w:t>SMS Partial Step for Success</w:t>
            </w:r>
            <w:r>
              <w:t xml:space="preserve"> THA </w:t>
            </w:r>
            <w:r>
              <w:rPr>
                <w:rFonts w:hint="cs"/>
                <w:cs/>
              </w:rPr>
              <w:t>จะไม่สามารถมีอักขระพิเศษได้</w:t>
            </w:r>
          </w:p>
        </w:tc>
        <w:tc>
          <w:tcPr>
            <w:tcW w:w="721" w:type="pct"/>
          </w:tcPr>
          <w:p w:rsidR="003E0069" w:rsidP="003E0069" w:rsidRDefault="003E0069" w14:paraId="23DD15E4" w14:textId="77777777">
            <w:pPr>
              <w:pStyle w:val="HeaderTable"/>
            </w:pPr>
          </w:p>
        </w:tc>
      </w:tr>
      <w:tr w:rsidRPr="00792590" w:rsidR="003E0069" w:rsidTr="009C7C2B" w14:paraId="416D77F3" w14:textId="77777777">
        <w:tc>
          <w:tcPr>
            <w:tcW w:w="5000" w:type="pct"/>
            <w:gridSpan w:val="7"/>
            <w:shd w:val="clear" w:color="auto" w:fill="C2D69B" w:themeFill="accent3" w:themeFillTint="99"/>
          </w:tcPr>
          <w:p w:rsidR="003E0069" w:rsidP="003E0069" w:rsidRDefault="003E0069" w14:paraId="23B71355" w14:textId="4203224B">
            <w:pPr>
              <w:pStyle w:val="HeaderTable"/>
            </w:pPr>
            <w:r>
              <w:t>End Partial Step Detail Section</w:t>
            </w:r>
          </w:p>
        </w:tc>
      </w:tr>
      <w:tr w:rsidR="003E0069" w:rsidTr="009C7C2B" w14:paraId="69F730C7" w14:textId="77777777">
        <w:tc>
          <w:tcPr>
            <w:tcW w:w="5000" w:type="pct"/>
            <w:gridSpan w:val="7"/>
            <w:shd w:val="clear" w:color="auto" w:fill="C2D69B" w:themeFill="accent3" w:themeFillTint="99"/>
          </w:tcPr>
          <w:p w:rsidR="003E0069" w:rsidP="003E0069" w:rsidRDefault="003E0069" w14:paraId="11AE6220" w14:textId="3AE73D7A">
            <w:pPr>
              <w:pStyle w:val="HeaderTable"/>
            </w:pPr>
            <w:r>
              <w:t xml:space="preserve">Popup Create </w:t>
            </w:r>
            <w:r>
              <w:rPr>
                <w:lang w:bidi="th-TH"/>
              </w:rPr>
              <w:t>Group Package</w:t>
            </w:r>
            <w:r>
              <w:t xml:space="preserve"> Detail Section</w:t>
            </w:r>
          </w:p>
        </w:tc>
      </w:tr>
      <w:tr w:rsidRPr="00630F1F" w:rsidR="003E0069" w:rsidTr="009C7C2B" w14:paraId="7573E095" w14:textId="77777777">
        <w:tc>
          <w:tcPr>
            <w:tcW w:w="792" w:type="pct"/>
            <w:gridSpan w:val="2"/>
          </w:tcPr>
          <w:p w:rsidRPr="00630F1F" w:rsidR="003E0069" w:rsidP="003E0069" w:rsidRDefault="003E0069" w14:paraId="4B172340" w14:textId="77777777">
            <w:pPr>
              <w:pStyle w:val="HeaderTable"/>
              <w:rPr>
                <w:b w:val="0"/>
                <w:bCs/>
              </w:rPr>
            </w:pPr>
            <w:r w:rsidRPr="00630F1F">
              <w:rPr>
                <w:b w:val="0"/>
                <w:bCs/>
              </w:rPr>
              <w:t>00001</w:t>
            </w:r>
          </w:p>
        </w:tc>
        <w:tc>
          <w:tcPr>
            <w:tcW w:w="1617" w:type="pct"/>
            <w:gridSpan w:val="2"/>
          </w:tcPr>
          <w:p w:rsidRPr="00630F1F" w:rsidR="003E0069" w:rsidP="003E0069" w:rsidRDefault="003E0069" w14:paraId="51B029BD" w14:textId="595FD75B">
            <w:pPr>
              <w:pStyle w:val="HeaderTable"/>
              <w:rPr>
                <w:b w:val="0"/>
                <w:bCs/>
              </w:rPr>
            </w:pPr>
            <w:r>
              <w:rPr>
                <w:b w:val="0"/>
                <w:bCs/>
              </w:rPr>
              <w:t>Group Package Name</w:t>
            </w:r>
            <w:r w:rsidRPr="00630F1F">
              <w:rPr>
                <w:b w:val="0"/>
                <w:bCs/>
              </w:rPr>
              <w:t xml:space="preserve"> is required</w:t>
            </w:r>
            <w:r w:rsidRPr="00630F1F">
              <w:rPr>
                <w:b w:val="0"/>
                <w:bCs/>
                <w:cs/>
                <w:lang w:bidi="th-TH"/>
              </w:rPr>
              <w:t>.</w:t>
            </w:r>
          </w:p>
        </w:tc>
        <w:tc>
          <w:tcPr>
            <w:tcW w:w="1870" w:type="pct"/>
            <w:gridSpan w:val="2"/>
          </w:tcPr>
          <w:p w:rsidRPr="00630F1F" w:rsidR="003E0069" w:rsidP="003E0069" w:rsidRDefault="003E0069" w14:paraId="6E3E092E" w14:textId="74E138C2">
            <w:pPr>
              <w:pStyle w:val="HeaderTable"/>
              <w:rPr>
                <w:b w:val="0"/>
                <w:bCs/>
              </w:rPr>
            </w:pPr>
            <w:r w:rsidRPr="00D34D42">
              <w:rPr>
                <w:rFonts w:cs="Angsana New"/>
                <w:b w:val="0"/>
                <w:bCs/>
              </w:rPr>
              <w:t>create</w:t>
            </w:r>
            <w:r>
              <w:rPr>
                <w:b w:val="0"/>
                <w:bCs/>
              </w:rPr>
              <w:t xml:space="preserve"> GroupPackage</w:t>
            </w:r>
            <w:r w:rsidRPr="00D34D42">
              <w:rPr>
                <w:rFonts w:cs="Angsana New"/>
                <w:b w:val="0"/>
                <w:bCs/>
              </w:rPr>
              <w:t>Name</w:t>
            </w:r>
            <w:r w:rsidRPr="004A4AEF">
              <w:rPr>
                <w:rFonts w:hint="cs" w:cs="Angsana New"/>
                <w:b w:val="0"/>
                <w:bCs/>
                <w:cs/>
                <w:lang w:bidi="th-TH"/>
              </w:rPr>
              <w:t xml:space="preserve"> </w:t>
            </w:r>
            <w:r w:rsidRPr="004A4AEF">
              <w:rPr>
                <w:rFonts w:cs="Angsana New"/>
                <w:cs/>
                <w:lang w:bidi="th-TH"/>
              </w:rPr>
              <w:t>จะต้องเป็น</w:t>
            </w:r>
            <w:r w:rsidRPr="00630F1F">
              <w:rPr>
                <w:b w:val="0"/>
                <w:bCs/>
                <w:cs/>
                <w:lang w:bidi="th-TH"/>
              </w:rPr>
              <w:t xml:space="preserve"> </w:t>
            </w:r>
            <w:r w:rsidRPr="00630F1F">
              <w:rPr>
                <w:b w:val="0"/>
                <w:bCs/>
              </w:rPr>
              <w:t>Mandatory</w:t>
            </w:r>
          </w:p>
        </w:tc>
        <w:tc>
          <w:tcPr>
            <w:tcW w:w="721" w:type="pct"/>
          </w:tcPr>
          <w:p w:rsidRPr="00630F1F" w:rsidR="003E0069" w:rsidP="003E0069" w:rsidRDefault="003E0069" w14:paraId="5CF31B87" w14:textId="77777777">
            <w:pPr>
              <w:pStyle w:val="HeaderTable"/>
              <w:rPr>
                <w:b w:val="0"/>
                <w:bCs/>
              </w:rPr>
            </w:pPr>
          </w:p>
        </w:tc>
      </w:tr>
      <w:tr w:rsidRPr="004A4AEF" w:rsidR="003E0069" w:rsidTr="009C7C2B" w14:paraId="7DE76FA4" w14:textId="77777777">
        <w:tc>
          <w:tcPr>
            <w:tcW w:w="792" w:type="pct"/>
            <w:gridSpan w:val="2"/>
          </w:tcPr>
          <w:p w:rsidRPr="00D34D42" w:rsidR="003E0069" w:rsidP="003E0069" w:rsidRDefault="003E0069" w14:paraId="797BAC76" w14:textId="77777777">
            <w:pPr>
              <w:pStyle w:val="HeaderTable"/>
              <w:rPr>
                <w:b w:val="0"/>
                <w:bCs/>
              </w:rPr>
            </w:pPr>
            <w:r w:rsidRPr="00630F1F">
              <w:rPr>
                <w:b w:val="0"/>
                <w:bCs/>
              </w:rPr>
              <w:t>00003</w:t>
            </w:r>
          </w:p>
        </w:tc>
        <w:tc>
          <w:tcPr>
            <w:tcW w:w="1617" w:type="pct"/>
            <w:gridSpan w:val="2"/>
          </w:tcPr>
          <w:p w:rsidRPr="00D34D42" w:rsidR="003E0069" w:rsidP="003E0069" w:rsidRDefault="003E0069" w14:paraId="18942048" w14:textId="28D30A06">
            <w:pPr>
              <w:pStyle w:val="HeaderTable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Group Package </w:t>
            </w:r>
            <w:r w:rsidRPr="00D34D42">
              <w:rPr>
                <w:b w:val="0"/>
                <w:bCs/>
              </w:rPr>
              <w:t xml:space="preserve">Name </w:t>
            </w:r>
            <w:r w:rsidRPr="00630F1F">
              <w:rPr>
                <w:b w:val="0"/>
                <w:bCs/>
              </w:rPr>
              <w:t>must be unique</w:t>
            </w:r>
            <w:r w:rsidRPr="00630F1F">
              <w:rPr>
                <w:b w:val="0"/>
                <w:bCs/>
                <w:cs/>
                <w:lang w:bidi="th-TH"/>
              </w:rPr>
              <w:t>.</w:t>
            </w:r>
          </w:p>
        </w:tc>
        <w:tc>
          <w:tcPr>
            <w:tcW w:w="1870" w:type="pct"/>
            <w:gridSpan w:val="2"/>
          </w:tcPr>
          <w:p w:rsidRPr="00D34D42" w:rsidR="003E0069" w:rsidP="003E0069" w:rsidRDefault="003E0069" w14:paraId="05A735EA" w14:textId="672BB541">
            <w:pPr>
              <w:pStyle w:val="HeaderTable"/>
              <w:rPr>
                <w:rFonts w:cs="Angsana New"/>
                <w:b w:val="0"/>
                <w:bCs/>
              </w:rPr>
            </w:pPr>
            <w:r w:rsidRPr="00D34D42">
              <w:rPr>
                <w:rFonts w:cs="Angsana New"/>
                <w:b w:val="0"/>
                <w:bCs/>
              </w:rPr>
              <w:t>create</w:t>
            </w:r>
            <w:r>
              <w:rPr>
                <w:b w:val="0"/>
                <w:bCs/>
              </w:rPr>
              <w:t xml:space="preserve"> GroupPackage</w:t>
            </w:r>
            <w:r w:rsidRPr="00D34D42">
              <w:rPr>
                <w:rFonts w:cs="Angsana New"/>
                <w:b w:val="0"/>
                <w:bCs/>
              </w:rPr>
              <w:t>Name</w:t>
            </w:r>
            <w:r w:rsidRPr="00D34D42">
              <w:rPr>
                <w:b w:val="0"/>
                <w:bCs/>
                <w:cs/>
                <w:lang w:bidi="th-TH"/>
              </w:rPr>
              <w:t xml:space="preserve"> </w:t>
            </w:r>
            <w:r w:rsidRPr="00D34D42">
              <w:rPr>
                <w:rFonts w:cs="Angsana New"/>
                <w:cs/>
                <w:lang w:bidi="th-TH"/>
              </w:rPr>
              <w:t>จะต้องไม่ซ้ำกัน</w:t>
            </w:r>
          </w:p>
        </w:tc>
        <w:tc>
          <w:tcPr>
            <w:tcW w:w="721" w:type="pct"/>
          </w:tcPr>
          <w:p w:rsidRPr="004A4AEF" w:rsidR="003E0069" w:rsidP="003E0069" w:rsidRDefault="003E0069" w14:paraId="7ACBF79E" w14:textId="77777777">
            <w:pPr>
              <w:pStyle w:val="HeaderTable"/>
              <w:rPr>
                <w:b w:val="0"/>
                <w:bCs/>
              </w:rPr>
            </w:pPr>
          </w:p>
        </w:tc>
      </w:tr>
      <w:tr w:rsidRPr="004A4AEF" w:rsidR="003E0069" w:rsidTr="009C7C2B" w14:paraId="7E88C161" w14:textId="77777777">
        <w:tc>
          <w:tcPr>
            <w:tcW w:w="792" w:type="pct"/>
            <w:gridSpan w:val="2"/>
          </w:tcPr>
          <w:p w:rsidRPr="00317685" w:rsidR="003E0069" w:rsidP="003E0069" w:rsidRDefault="003E0069" w14:paraId="14B4B4C2" w14:textId="4E4749FC">
            <w:pPr>
              <w:pStyle w:val="HeaderTable"/>
              <w:rPr>
                <w:b w:val="0"/>
                <w:bCs/>
              </w:rPr>
            </w:pPr>
            <w:r w:rsidRPr="00C42ED9">
              <w:rPr>
                <w:b w:val="0"/>
                <w:bCs/>
              </w:rPr>
              <w:t>00025</w:t>
            </w:r>
          </w:p>
        </w:tc>
        <w:tc>
          <w:tcPr>
            <w:tcW w:w="1617" w:type="pct"/>
            <w:gridSpan w:val="2"/>
          </w:tcPr>
          <w:p w:rsidRPr="00317685" w:rsidR="003E0069" w:rsidP="003E0069" w:rsidRDefault="003E0069" w14:paraId="73873171" w14:textId="5BA02186">
            <w:pPr>
              <w:pStyle w:val="HeaderTable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Group Package </w:t>
            </w:r>
            <w:r w:rsidRPr="00D34D42">
              <w:rPr>
                <w:b w:val="0"/>
                <w:bCs/>
              </w:rPr>
              <w:t>Name</w:t>
            </w:r>
            <w:r w:rsidRPr="00317685">
              <w:rPr>
                <w:b w:val="0"/>
                <w:bCs/>
                <w:cs/>
                <w:lang w:bidi="th-TH"/>
              </w:rPr>
              <w:t xml:space="preserve"> </w:t>
            </w:r>
            <w:r w:rsidRPr="00C42ED9">
              <w:rPr>
                <w:b w:val="0"/>
                <w:bCs/>
              </w:rPr>
              <w:t>cannot contain Double Space and Start or End with</w:t>
            </w:r>
            <w:r w:rsidRPr="00C42ED9">
              <w:rPr>
                <w:b w:val="0"/>
                <w:bCs/>
                <w:cs/>
                <w:lang w:bidi="th-TH"/>
              </w:rPr>
              <w:t xml:space="preserve"> </w:t>
            </w:r>
            <w:r w:rsidRPr="00C42ED9">
              <w:rPr>
                <w:b w:val="0"/>
                <w:bCs/>
              </w:rPr>
              <w:t>Space</w:t>
            </w:r>
            <w:r w:rsidRPr="00C42ED9">
              <w:rPr>
                <w:b w:val="0"/>
                <w:bCs/>
                <w:cs/>
                <w:lang w:bidi="th-TH"/>
              </w:rPr>
              <w:t>.</w:t>
            </w:r>
          </w:p>
        </w:tc>
        <w:tc>
          <w:tcPr>
            <w:tcW w:w="1870" w:type="pct"/>
            <w:gridSpan w:val="2"/>
          </w:tcPr>
          <w:p w:rsidRPr="00D34D42" w:rsidR="003E0069" w:rsidP="003E0069" w:rsidRDefault="003E0069" w14:paraId="2480BA62" w14:textId="083244CB">
            <w:pPr>
              <w:pStyle w:val="HeaderTable"/>
              <w:rPr>
                <w:rFonts w:cs="Angsana New"/>
                <w:b w:val="0"/>
                <w:bCs/>
              </w:rPr>
            </w:pPr>
            <w:r w:rsidRPr="00D34D42">
              <w:rPr>
                <w:rFonts w:cs="Angsana New"/>
                <w:b w:val="0"/>
                <w:bCs/>
              </w:rPr>
              <w:t>create</w:t>
            </w:r>
            <w:r>
              <w:rPr>
                <w:b w:val="0"/>
                <w:bCs/>
              </w:rPr>
              <w:t xml:space="preserve"> GroupPackage</w:t>
            </w:r>
            <w:r w:rsidRPr="00D34D42">
              <w:rPr>
                <w:rFonts w:cs="Angsana New"/>
                <w:b w:val="0"/>
                <w:bCs/>
              </w:rPr>
              <w:t>Name</w:t>
            </w:r>
            <w:r>
              <w:rPr>
                <w:rFonts w:hint="cs"/>
                <w:b w:val="0"/>
                <w:bCs/>
                <w:cs/>
                <w:lang w:bidi="th-TH"/>
              </w:rPr>
              <w:t xml:space="preserve"> </w:t>
            </w:r>
            <w:r>
              <w:rPr>
                <w:rFonts w:hint="cs"/>
                <w:cs/>
                <w:lang w:bidi="th-TH"/>
              </w:rPr>
              <w:t>จะไม่สามารถมี</w:t>
            </w:r>
            <w:r>
              <w:rPr>
                <w:bCs/>
                <w:cs/>
                <w:lang w:bidi="th-TH"/>
              </w:rPr>
              <w:t xml:space="preserve"> </w:t>
            </w:r>
            <w:r w:rsidRPr="00C42ED9">
              <w:rPr>
                <w:b w:val="0"/>
                <w:bCs/>
              </w:rPr>
              <w:t>Space</w:t>
            </w:r>
            <w:r>
              <w:rPr>
                <w:rFonts w:hint="cs"/>
                <w:cs/>
                <w:lang w:bidi="th-TH"/>
              </w:rPr>
              <w:t xml:space="preserve">ติดกัน </w:t>
            </w:r>
            <w:r>
              <w:rPr>
                <w:cs/>
                <w:lang w:bidi="th-TH"/>
              </w:rPr>
              <w:t xml:space="preserve">และขึ้นต้นด้วย </w:t>
            </w:r>
            <w:r w:rsidRPr="00C42ED9">
              <w:rPr>
                <w:b w:val="0"/>
                <w:bCs/>
              </w:rPr>
              <w:t>Space</w:t>
            </w:r>
            <w:r>
              <w:rPr>
                <w:rFonts w:hint="cs"/>
                <w:cs/>
                <w:lang w:bidi="th-TH"/>
              </w:rPr>
              <w:t xml:space="preserve"> และ </w:t>
            </w:r>
            <w:r w:rsidRPr="00C42ED9">
              <w:rPr>
                <w:b w:val="0"/>
                <w:bCs/>
              </w:rPr>
              <w:t>Space</w:t>
            </w:r>
            <w:r>
              <w:rPr>
                <w:bCs/>
                <w:cs/>
                <w:lang w:bidi="th-TH"/>
              </w:rPr>
              <w:t xml:space="preserve"> </w:t>
            </w:r>
            <w:r>
              <w:rPr>
                <w:rFonts w:hint="cs"/>
                <w:cs/>
                <w:lang w:bidi="th-TH"/>
              </w:rPr>
              <w:t>ตัวสุดท้าย</w:t>
            </w:r>
          </w:p>
        </w:tc>
        <w:tc>
          <w:tcPr>
            <w:tcW w:w="721" w:type="pct"/>
          </w:tcPr>
          <w:p w:rsidRPr="004A4AEF" w:rsidR="003E0069" w:rsidP="003E0069" w:rsidRDefault="003E0069" w14:paraId="797AFEAA" w14:textId="77777777">
            <w:pPr>
              <w:pStyle w:val="HeaderTable"/>
              <w:rPr>
                <w:b w:val="0"/>
                <w:bCs/>
              </w:rPr>
            </w:pPr>
          </w:p>
        </w:tc>
      </w:tr>
      <w:tr w:rsidR="003E0069" w:rsidTr="009C7C2B" w14:paraId="13832175" w14:textId="77777777">
        <w:tc>
          <w:tcPr>
            <w:tcW w:w="5000" w:type="pct"/>
            <w:gridSpan w:val="7"/>
            <w:shd w:val="clear" w:color="auto" w:fill="C2D69B" w:themeFill="accent3" w:themeFillTint="99"/>
          </w:tcPr>
          <w:p w:rsidR="003E0069" w:rsidP="003E0069" w:rsidRDefault="003E0069" w14:paraId="32B2E189" w14:textId="35B8D3F3">
            <w:pPr>
              <w:pStyle w:val="HeaderTable"/>
            </w:pPr>
            <w:r>
              <w:t xml:space="preserve">End Popup Create </w:t>
            </w:r>
            <w:r>
              <w:rPr>
                <w:lang w:bidi="th-TH"/>
              </w:rPr>
              <w:t>Group Package</w:t>
            </w:r>
            <w:r>
              <w:t xml:space="preserve"> Detail Section</w:t>
            </w:r>
          </w:p>
        </w:tc>
      </w:tr>
      <w:tr w:rsidRPr="00792590" w:rsidR="003E0069" w:rsidTr="009C7C2B" w14:paraId="7EC5D84B" w14:textId="77777777">
        <w:tc>
          <w:tcPr>
            <w:tcW w:w="5000" w:type="pct"/>
            <w:gridSpan w:val="7"/>
            <w:shd w:val="clear" w:color="auto" w:fill="C2D69B" w:themeFill="accent3" w:themeFillTint="99"/>
          </w:tcPr>
          <w:p w:rsidR="003E0069" w:rsidP="003E0069" w:rsidRDefault="003E0069" w14:paraId="6E9900F0" w14:textId="4A5EF5D7">
            <w:pPr>
              <w:pStyle w:val="HeaderTable"/>
            </w:pPr>
            <w:r>
              <w:t>Popup Create Promotion Group Detail Section</w:t>
            </w:r>
          </w:p>
        </w:tc>
      </w:tr>
      <w:tr w:rsidRPr="00792590" w:rsidR="003E0069" w:rsidTr="009C7C2B" w14:paraId="0F422FAE" w14:textId="77777777">
        <w:tc>
          <w:tcPr>
            <w:tcW w:w="792" w:type="pct"/>
            <w:gridSpan w:val="2"/>
          </w:tcPr>
          <w:p w:rsidRPr="00630F1F" w:rsidR="003E0069" w:rsidP="003E0069" w:rsidRDefault="003E0069" w14:paraId="5403C882" w14:textId="0B08469B">
            <w:pPr>
              <w:pStyle w:val="HeaderTable"/>
              <w:rPr>
                <w:b w:val="0"/>
                <w:bCs/>
              </w:rPr>
            </w:pPr>
            <w:r w:rsidRPr="00630F1F">
              <w:rPr>
                <w:b w:val="0"/>
                <w:bCs/>
              </w:rPr>
              <w:t>00001</w:t>
            </w:r>
          </w:p>
        </w:tc>
        <w:tc>
          <w:tcPr>
            <w:tcW w:w="1617" w:type="pct"/>
            <w:gridSpan w:val="2"/>
          </w:tcPr>
          <w:p w:rsidRPr="00630F1F" w:rsidR="003E0069" w:rsidP="003E0069" w:rsidRDefault="003E0069" w14:paraId="302FFF8A" w14:textId="4DD5F5E3">
            <w:pPr>
              <w:pStyle w:val="HeaderTable"/>
              <w:rPr>
                <w:b w:val="0"/>
                <w:bCs/>
              </w:rPr>
            </w:pPr>
            <w:r>
              <w:rPr>
                <w:b w:val="0"/>
                <w:bCs/>
              </w:rPr>
              <w:t>Promotion Group Name</w:t>
            </w:r>
            <w:r w:rsidRPr="00630F1F">
              <w:rPr>
                <w:b w:val="0"/>
                <w:bCs/>
              </w:rPr>
              <w:t xml:space="preserve"> is required</w:t>
            </w:r>
            <w:r w:rsidRPr="00630F1F">
              <w:rPr>
                <w:b w:val="0"/>
                <w:bCs/>
                <w:cs/>
                <w:lang w:bidi="th-TH"/>
              </w:rPr>
              <w:t>.</w:t>
            </w:r>
          </w:p>
        </w:tc>
        <w:tc>
          <w:tcPr>
            <w:tcW w:w="1870" w:type="pct"/>
            <w:gridSpan w:val="2"/>
          </w:tcPr>
          <w:p w:rsidRPr="00630F1F" w:rsidR="003E0069" w:rsidP="003E0069" w:rsidRDefault="003E0069" w14:paraId="3C6B2295" w14:textId="3DA42682">
            <w:pPr>
              <w:pStyle w:val="HeaderTable"/>
              <w:rPr>
                <w:b w:val="0"/>
                <w:bCs/>
              </w:rPr>
            </w:pPr>
            <w:r w:rsidRPr="00630F1F">
              <w:rPr>
                <w:rFonts w:cs="Angsana New"/>
                <w:b w:val="0"/>
                <w:bCs/>
              </w:rPr>
              <w:t>createPromotionGroupName</w:t>
            </w:r>
            <w:r w:rsidRPr="004A4AEF">
              <w:rPr>
                <w:rFonts w:hint="cs" w:cs="Angsana New"/>
                <w:b w:val="0"/>
                <w:bCs/>
                <w:cs/>
                <w:lang w:bidi="th-TH"/>
              </w:rPr>
              <w:t xml:space="preserve"> </w:t>
            </w:r>
            <w:r w:rsidRPr="004A4AEF">
              <w:rPr>
                <w:rFonts w:cs="Angsana New"/>
                <w:cs/>
                <w:lang w:bidi="th-TH"/>
              </w:rPr>
              <w:t>จะต้องเป็น</w:t>
            </w:r>
            <w:r w:rsidRPr="00630F1F">
              <w:rPr>
                <w:b w:val="0"/>
                <w:bCs/>
                <w:cs/>
                <w:lang w:bidi="th-TH"/>
              </w:rPr>
              <w:t xml:space="preserve"> </w:t>
            </w:r>
            <w:r w:rsidRPr="00630F1F">
              <w:rPr>
                <w:b w:val="0"/>
                <w:bCs/>
              </w:rPr>
              <w:t>Mandatory</w:t>
            </w:r>
          </w:p>
        </w:tc>
        <w:tc>
          <w:tcPr>
            <w:tcW w:w="721" w:type="pct"/>
          </w:tcPr>
          <w:p w:rsidRPr="00630F1F" w:rsidR="003E0069" w:rsidP="003E0069" w:rsidRDefault="003E0069" w14:paraId="697A2DF6" w14:textId="2446E53A">
            <w:pPr>
              <w:pStyle w:val="HeaderTable"/>
              <w:rPr>
                <w:b w:val="0"/>
                <w:bCs/>
              </w:rPr>
            </w:pPr>
          </w:p>
        </w:tc>
      </w:tr>
      <w:tr w:rsidRPr="00792590" w:rsidR="003E0069" w:rsidTr="009C7C2B" w14:paraId="25774674" w14:textId="77777777">
        <w:tc>
          <w:tcPr>
            <w:tcW w:w="792" w:type="pct"/>
            <w:gridSpan w:val="2"/>
          </w:tcPr>
          <w:p w:rsidRPr="00D34D42" w:rsidR="003E0069" w:rsidP="003E0069" w:rsidRDefault="003E0069" w14:paraId="103953AE" w14:textId="58B2DCF8">
            <w:pPr>
              <w:pStyle w:val="HeaderTable"/>
              <w:rPr>
                <w:b w:val="0"/>
                <w:bCs/>
              </w:rPr>
            </w:pPr>
            <w:r w:rsidRPr="00630F1F">
              <w:rPr>
                <w:b w:val="0"/>
                <w:bCs/>
              </w:rPr>
              <w:t>00003</w:t>
            </w:r>
          </w:p>
        </w:tc>
        <w:tc>
          <w:tcPr>
            <w:tcW w:w="1617" w:type="pct"/>
            <w:gridSpan w:val="2"/>
          </w:tcPr>
          <w:p w:rsidRPr="00D34D42" w:rsidR="003E0069" w:rsidP="003E0069" w:rsidRDefault="003E0069" w14:paraId="024BF21D" w14:textId="29140E07">
            <w:pPr>
              <w:pStyle w:val="HeaderTable"/>
              <w:rPr>
                <w:b w:val="0"/>
                <w:bCs/>
              </w:rPr>
            </w:pPr>
            <w:r w:rsidRPr="00D34D42">
              <w:rPr>
                <w:b w:val="0"/>
                <w:bCs/>
              </w:rPr>
              <w:t xml:space="preserve">Promotion Group Name </w:t>
            </w:r>
            <w:r w:rsidRPr="00630F1F">
              <w:rPr>
                <w:b w:val="0"/>
                <w:bCs/>
              </w:rPr>
              <w:t>must be unique</w:t>
            </w:r>
            <w:r w:rsidRPr="00630F1F">
              <w:rPr>
                <w:b w:val="0"/>
                <w:bCs/>
                <w:cs/>
                <w:lang w:bidi="th-TH"/>
              </w:rPr>
              <w:t>.</w:t>
            </w:r>
          </w:p>
        </w:tc>
        <w:tc>
          <w:tcPr>
            <w:tcW w:w="1870" w:type="pct"/>
            <w:gridSpan w:val="2"/>
          </w:tcPr>
          <w:p w:rsidRPr="00D34D42" w:rsidR="003E0069" w:rsidP="003E0069" w:rsidRDefault="003E0069" w14:paraId="3693E2FB" w14:textId="5BDD6A5D">
            <w:pPr>
              <w:pStyle w:val="HeaderTable"/>
              <w:rPr>
                <w:rFonts w:cs="Angsana New"/>
                <w:b w:val="0"/>
                <w:bCs/>
              </w:rPr>
            </w:pPr>
            <w:r w:rsidRPr="00D34D42">
              <w:rPr>
                <w:rFonts w:cs="Angsana New"/>
                <w:b w:val="0"/>
                <w:bCs/>
              </w:rPr>
              <w:t>createPromotionGroupName</w:t>
            </w:r>
            <w:r w:rsidRPr="00D34D42">
              <w:rPr>
                <w:b w:val="0"/>
                <w:bCs/>
                <w:cs/>
                <w:lang w:bidi="th-TH"/>
              </w:rPr>
              <w:t xml:space="preserve"> </w:t>
            </w:r>
            <w:r w:rsidRPr="00D34D42">
              <w:rPr>
                <w:rFonts w:cs="Angsana New"/>
                <w:cs/>
                <w:lang w:bidi="th-TH"/>
              </w:rPr>
              <w:t>จะต้องไม่ซ้ำกัน</w:t>
            </w:r>
          </w:p>
        </w:tc>
        <w:tc>
          <w:tcPr>
            <w:tcW w:w="721" w:type="pct"/>
          </w:tcPr>
          <w:p w:rsidRPr="004A4AEF" w:rsidR="003E0069" w:rsidP="003E0069" w:rsidRDefault="003E0069" w14:paraId="6277839C" w14:textId="77777777">
            <w:pPr>
              <w:pStyle w:val="HeaderTable"/>
              <w:rPr>
                <w:b w:val="0"/>
                <w:bCs/>
              </w:rPr>
            </w:pPr>
          </w:p>
        </w:tc>
      </w:tr>
      <w:tr w:rsidRPr="00792590" w:rsidR="003E0069" w:rsidTr="009C7C2B" w14:paraId="31294B1A" w14:textId="77777777">
        <w:tc>
          <w:tcPr>
            <w:tcW w:w="5000" w:type="pct"/>
            <w:gridSpan w:val="7"/>
            <w:shd w:val="clear" w:color="auto" w:fill="C2D69B" w:themeFill="accent3" w:themeFillTint="99"/>
          </w:tcPr>
          <w:p w:rsidR="003E0069" w:rsidP="003E0069" w:rsidRDefault="003E0069" w14:paraId="39B6B422" w14:textId="1F068B71">
            <w:pPr>
              <w:pStyle w:val="HeaderTable"/>
            </w:pPr>
            <w:r>
              <w:t>End Popup Create Promotion Group Detail Section</w:t>
            </w:r>
          </w:p>
        </w:tc>
      </w:tr>
      <w:tr w:rsidRPr="00792590" w:rsidR="003E0069" w:rsidTr="009C7C2B" w14:paraId="30E42F30" w14:textId="77777777">
        <w:tc>
          <w:tcPr>
            <w:tcW w:w="5000" w:type="pct"/>
            <w:gridSpan w:val="7"/>
            <w:shd w:val="clear" w:color="auto" w:fill="C2D69B" w:themeFill="accent3" w:themeFillTint="99"/>
          </w:tcPr>
          <w:p w:rsidR="003E0069" w:rsidP="003E0069" w:rsidRDefault="003E0069" w14:paraId="2B3F27BC" w14:textId="5509B9DD">
            <w:pPr>
              <w:pStyle w:val="HeaderTable"/>
            </w:pPr>
            <w:r>
              <w:t xml:space="preserve">Popup Create </w:t>
            </w:r>
            <w:r>
              <w:rPr>
                <w:rFonts w:cs="Angsana New"/>
              </w:rPr>
              <w:t>Promotion Sub Group Detail Section</w:t>
            </w:r>
          </w:p>
        </w:tc>
      </w:tr>
      <w:tr w:rsidRPr="00792590" w:rsidR="003E0069" w:rsidTr="009C7C2B" w14:paraId="6B889DD2" w14:textId="77777777">
        <w:tc>
          <w:tcPr>
            <w:tcW w:w="792" w:type="pct"/>
            <w:gridSpan w:val="2"/>
          </w:tcPr>
          <w:p w:rsidR="003E0069" w:rsidP="003E0069" w:rsidRDefault="003E0069" w14:paraId="7EBEE8E8" w14:textId="5E7FFF42">
            <w:pPr>
              <w:pStyle w:val="HeaderTable"/>
              <w:tabs>
                <w:tab w:val="left" w:pos="3769"/>
              </w:tabs>
            </w:pPr>
            <w:r w:rsidRPr="00747F9E">
              <w:rPr>
                <w:b w:val="0"/>
                <w:bCs/>
              </w:rPr>
              <w:t>00001</w:t>
            </w:r>
          </w:p>
        </w:tc>
        <w:tc>
          <w:tcPr>
            <w:tcW w:w="1617" w:type="pct"/>
            <w:gridSpan w:val="2"/>
          </w:tcPr>
          <w:p w:rsidR="003E0069" w:rsidP="003E0069" w:rsidRDefault="003E0069" w14:paraId="7CFA1A58" w14:textId="6F707139">
            <w:pPr>
              <w:pStyle w:val="HeaderTable"/>
              <w:tabs>
                <w:tab w:val="left" w:pos="3769"/>
              </w:tabs>
            </w:pPr>
            <w:r>
              <w:rPr>
                <w:b w:val="0"/>
                <w:bCs/>
              </w:rPr>
              <w:t>Promotion Group Name</w:t>
            </w:r>
            <w:r w:rsidRPr="00747F9E">
              <w:rPr>
                <w:b w:val="0"/>
                <w:bCs/>
              </w:rPr>
              <w:t xml:space="preserve"> is required</w:t>
            </w:r>
            <w:r w:rsidRPr="00747F9E">
              <w:rPr>
                <w:rFonts w:cs="Angsana New"/>
                <w:b w:val="0"/>
                <w:bCs/>
                <w:cs/>
                <w:lang w:bidi="th-TH"/>
              </w:rPr>
              <w:t>.</w:t>
            </w:r>
          </w:p>
        </w:tc>
        <w:tc>
          <w:tcPr>
            <w:tcW w:w="1870" w:type="pct"/>
            <w:gridSpan w:val="2"/>
          </w:tcPr>
          <w:p w:rsidR="003E0069" w:rsidP="003E0069" w:rsidRDefault="003E0069" w14:paraId="21D18ACC" w14:textId="47B48746">
            <w:pPr>
              <w:pStyle w:val="HeaderTable"/>
              <w:tabs>
                <w:tab w:val="left" w:pos="3769"/>
              </w:tabs>
            </w:pPr>
            <w:r w:rsidRPr="00747F9E">
              <w:rPr>
                <w:rFonts w:cs="Angsana New"/>
                <w:b w:val="0"/>
                <w:bCs/>
              </w:rPr>
              <w:t>createPromotionGroupName</w:t>
            </w:r>
            <w:r w:rsidRPr="004A4AEF">
              <w:rPr>
                <w:rFonts w:hint="cs" w:cs="Angsana New"/>
                <w:b w:val="0"/>
                <w:bCs/>
                <w:cs/>
                <w:lang w:bidi="th-TH"/>
              </w:rPr>
              <w:t xml:space="preserve"> </w:t>
            </w:r>
            <w:r w:rsidRPr="00747F9E">
              <w:rPr>
                <w:rFonts w:hint="cs" w:cs="Angsana New"/>
                <w:cs/>
                <w:lang w:bidi="th-TH"/>
              </w:rPr>
              <w:t>จะต้องเป็น</w:t>
            </w:r>
            <w:r w:rsidRPr="00747F9E">
              <w:rPr>
                <w:rFonts w:hint="cs" w:cs="Angsana New"/>
                <w:b w:val="0"/>
                <w:bCs/>
                <w:cs/>
                <w:lang w:bidi="th-TH"/>
              </w:rPr>
              <w:t xml:space="preserve"> </w:t>
            </w:r>
            <w:r w:rsidRPr="00747F9E">
              <w:rPr>
                <w:b w:val="0"/>
                <w:bCs/>
              </w:rPr>
              <w:t>Mandatory</w:t>
            </w:r>
          </w:p>
        </w:tc>
        <w:tc>
          <w:tcPr>
            <w:tcW w:w="721" w:type="pct"/>
          </w:tcPr>
          <w:p w:rsidR="003E0069" w:rsidP="003E0069" w:rsidRDefault="003E0069" w14:paraId="2E6B7588" w14:textId="1767A8AE">
            <w:pPr>
              <w:pStyle w:val="HeaderTable"/>
              <w:tabs>
                <w:tab w:val="left" w:pos="3769"/>
              </w:tabs>
            </w:pPr>
          </w:p>
        </w:tc>
      </w:tr>
      <w:tr w:rsidRPr="00792590" w:rsidR="003E0069" w:rsidTr="009C7C2B" w14:paraId="42036DB4" w14:textId="77777777">
        <w:tc>
          <w:tcPr>
            <w:tcW w:w="792" w:type="pct"/>
            <w:gridSpan w:val="2"/>
          </w:tcPr>
          <w:p w:rsidRPr="00747F9E" w:rsidR="003E0069" w:rsidP="003E0069" w:rsidRDefault="003E0069" w14:paraId="066C85DB" w14:textId="1EADEEE8">
            <w:pPr>
              <w:pStyle w:val="HeaderTable"/>
              <w:tabs>
                <w:tab w:val="left" w:pos="3769"/>
              </w:tabs>
              <w:rPr>
                <w:b w:val="0"/>
                <w:bCs/>
              </w:rPr>
            </w:pPr>
            <w:r w:rsidRPr="00747F9E">
              <w:rPr>
                <w:b w:val="0"/>
                <w:bCs/>
              </w:rPr>
              <w:t>00001</w:t>
            </w:r>
          </w:p>
        </w:tc>
        <w:tc>
          <w:tcPr>
            <w:tcW w:w="1617" w:type="pct"/>
            <w:gridSpan w:val="2"/>
          </w:tcPr>
          <w:p w:rsidR="003E0069" w:rsidP="003E0069" w:rsidRDefault="003E0069" w14:paraId="0C57CE9F" w14:textId="48D66926">
            <w:pPr>
              <w:pStyle w:val="HeaderTable"/>
              <w:tabs>
                <w:tab w:val="left" w:pos="3769"/>
              </w:tabs>
              <w:rPr>
                <w:b w:val="0"/>
                <w:bCs/>
              </w:rPr>
            </w:pPr>
            <w:r>
              <w:rPr>
                <w:b w:val="0"/>
                <w:bCs/>
              </w:rPr>
              <w:t>Promotion Sub Group Name</w:t>
            </w:r>
            <w:r w:rsidRPr="00747F9E">
              <w:rPr>
                <w:b w:val="0"/>
                <w:bCs/>
              </w:rPr>
              <w:t xml:space="preserve"> is required</w:t>
            </w:r>
            <w:r w:rsidRPr="00747F9E">
              <w:rPr>
                <w:rFonts w:cs="Angsana New"/>
                <w:b w:val="0"/>
                <w:bCs/>
                <w:cs/>
                <w:lang w:bidi="th-TH"/>
              </w:rPr>
              <w:t>.</w:t>
            </w:r>
          </w:p>
        </w:tc>
        <w:tc>
          <w:tcPr>
            <w:tcW w:w="1870" w:type="pct"/>
            <w:gridSpan w:val="2"/>
          </w:tcPr>
          <w:p w:rsidRPr="00747F9E" w:rsidR="003E0069" w:rsidP="003E0069" w:rsidRDefault="003E0069" w14:paraId="1F9E55BF" w14:textId="7C07E93B">
            <w:pPr>
              <w:pStyle w:val="HeaderTable"/>
              <w:tabs>
                <w:tab w:val="left" w:pos="3769"/>
              </w:tabs>
              <w:rPr>
                <w:rFonts w:cs="Angsana New"/>
                <w:b w:val="0"/>
                <w:bCs/>
              </w:rPr>
            </w:pPr>
            <w:r w:rsidRPr="00630F1F">
              <w:rPr>
                <w:rFonts w:cs="Angsana New"/>
                <w:b w:val="0"/>
                <w:bCs/>
              </w:rPr>
              <w:t>createPromotionSubGroupName</w:t>
            </w:r>
            <w:r>
              <w:rPr>
                <w:b w:val="0"/>
                <w:bCs/>
                <w:cs/>
                <w:lang w:bidi="th-TH"/>
              </w:rPr>
              <w:t xml:space="preserve"> </w:t>
            </w:r>
            <w:r w:rsidRPr="00747F9E">
              <w:rPr>
                <w:rFonts w:hint="cs" w:cs="Angsana New"/>
                <w:cs/>
                <w:lang w:bidi="th-TH"/>
              </w:rPr>
              <w:t>จะต้องเป็น</w:t>
            </w:r>
            <w:r w:rsidRPr="00747F9E">
              <w:rPr>
                <w:rFonts w:hint="cs" w:cs="Angsana New"/>
                <w:b w:val="0"/>
                <w:bCs/>
                <w:cs/>
                <w:lang w:bidi="th-TH"/>
              </w:rPr>
              <w:t xml:space="preserve"> </w:t>
            </w:r>
            <w:r w:rsidRPr="00747F9E">
              <w:rPr>
                <w:b w:val="0"/>
                <w:bCs/>
              </w:rPr>
              <w:t>Mandatory</w:t>
            </w:r>
          </w:p>
        </w:tc>
        <w:tc>
          <w:tcPr>
            <w:tcW w:w="721" w:type="pct"/>
          </w:tcPr>
          <w:p w:rsidR="003E0069" w:rsidP="003E0069" w:rsidRDefault="003E0069" w14:paraId="184C4BC4" w14:textId="77777777">
            <w:pPr>
              <w:pStyle w:val="HeaderTable"/>
              <w:tabs>
                <w:tab w:val="left" w:pos="3769"/>
              </w:tabs>
            </w:pPr>
          </w:p>
        </w:tc>
      </w:tr>
      <w:tr w:rsidRPr="00792590" w:rsidR="003E0069" w:rsidTr="009C7C2B" w14:paraId="58D5A8E0" w14:textId="77777777">
        <w:tc>
          <w:tcPr>
            <w:tcW w:w="792" w:type="pct"/>
            <w:gridSpan w:val="2"/>
          </w:tcPr>
          <w:p w:rsidRPr="00747F9E" w:rsidR="003E0069" w:rsidP="003E0069" w:rsidRDefault="003E0069" w14:paraId="7F3A03A9" w14:textId="3C11E150">
            <w:pPr>
              <w:pStyle w:val="HeaderTable"/>
              <w:tabs>
                <w:tab w:val="left" w:pos="3769"/>
              </w:tabs>
              <w:rPr>
                <w:b w:val="0"/>
                <w:bCs/>
              </w:rPr>
            </w:pPr>
            <w:r w:rsidRPr="00747F9E">
              <w:rPr>
                <w:b w:val="0"/>
                <w:bCs/>
              </w:rPr>
              <w:t>00003</w:t>
            </w:r>
          </w:p>
        </w:tc>
        <w:tc>
          <w:tcPr>
            <w:tcW w:w="1617" w:type="pct"/>
            <w:gridSpan w:val="2"/>
          </w:tcPr>
          <w:p w:rsidR="003E0069" w:rsidP="003E0069" w:rsidRDefault="003E0069" w14:paraId="6FAB78D5" w14:textId="0D975190">
            <w:pPr>
              <w:pStyle w:val="HeaderTable"/>
              <w:tabs>
                <w:tab w:val="left" w:pos="3769"/>
              </w:tabs>
              <w:rPr>
                <w:b w:val="0"/>
                <w:bCs/>
              </w:rPr>
            </w:pPr>
            <w:r w:rsidRPr="00747F9E">
              <w:rPr>
                <w:b w:val="0"/>
                <w:bCs/>
              </w:rPr>
              <w:t>Promotion</w:t>
            </w:r>
            <w:r>
              <w:rPr>
                <w:b w:val="0"/>
                <w:bCs/>
              </w:rPr>
              <w:t xml:space="preserve"> Sub</w:t>
            </w:r>
            <w:r w:rsidRPr="00747F9E">
              <w:rPr>
                <w:b w:val="0"/>
                <w:bCs/>
              </w:rPr>
              <w:t xml:space="preserve"> Group Name must be unique</w:t>
            </w:r>
            <w:r w:rsidRPr="00747F9E">
              <w:rPr>
                <w:rFonts w:cs="Angsana New"/>
                <w:b w:val="0"/>
                <w:bCs/>
                <w:cs/>
                <w:lang w:bidi="th-TH"/>
              </w:rPr>
              <w:t>.</w:t>
            </w:r>
          </w:p>
        </w:tc>
        <w:tc>
          <w:tcPr>
            <w:tcW w:w="1870" w:type="pct"/>
            <w:gridSpan w:val="2"/>
          </w:tcPr>
          <w:p w:rsidRPr="00D34D42" w:rsidR="003E0069" w:rsidP="003E0069" w:rsidRDefault="003E0069" w14:paraId="204768C2" w14:textId="4A3F548A">
            <w:pPr>
              <w:pStyle w:val="HeaderTable"/>
              <w:tabs>
                <w:tab w:val="left" w:pos="3769"/>
              </w:tabs>
              <w:rPr>
                <w:rFonts w:cs="Angsana New"/>
                <w:b w:val="0"/>
                <w:bCs/>
              </w:rPr>
            </w:pPr>
            <w:r w:rsidRPr="00747F9E">
              <w:rPr>
                <w:rFonts w:cs="Angsana New"/>
                <w:b w:val="0"/>
                <w:bCs/>
              </w:rPr>
              <w:t>createPromotionSubGroupName</w:t>
            </w:r>
            <w:r>
              <w:rPr>
                <w:b w:val="0"/>
                <w:bCs/>
                <w:cs/>
                <w:lang w:bidi="th-TH"/>
              </w:rPr>
              <w:t xml:space="preserve"> </w:t>
            </w:r>
            <w:r w:rsidRPr="00747F9E">
              <w:rPr>
                <w:rFonts w:hint="cs" w:cs="Angsana New"/>
                <w:cs/>
                <w:lang w:bidi="th-TH"/>
              </w:rPr>
              <w:t>จะต้องไม่ซ้ำกัน</w:t>
            </w:r>
          </w:p>
        </w:tc>
        <w:tc>
          <w:tcPr>
            <w:tcW w:w="721" w:type="pct"/>
          </w:tcPr>
          <w:p w:rsidR="003E0069" w:rsidP="003E0069" w:rsidRDefault="003E0069" w14:paraId="6E8AAB2C" w14:textId="77777777">
            <w:pPr>
              <w:pStyle w:val="HeaderTable"/>
              <w:tabs>
                <w:tab w:val="left" w:pos="3769"/>
              </w:tabs>
            </w:pPr>
          </w:p>
        </w:tc>
      </w:tr>
      <w:tr w:rsidRPr="00792590" w:rsidR="003E0069" w:rsidTr="009C7C2B" w14:paraId="23CFEE96" w14:textId="77777777">
        <w:tc>
          <w:tcPr>
            <w:tcW w:w="5000" w:type="pct"/>
            <w:gridSpan w:val="7"/>
            <w:shd w:val="clear" w:color="auto" w:fill="C2D69B" w:themeFill="accent3" w:themeFillTint="99"/>
          </w:tcPr>
          <w:p w:rsidR="003E0069" w:rsidP="003E0069" w:rsidRDefault="003E0069" w14:paraId="017FEDBC" w14:textId="6ADE9428">
            <w:pPr>
              <w:pStyle w:val="HeaderTable"/>
            </w:pPr>
            <w:r>
              <w:t xml:space="preserve">End Popup Create </w:t>
            </w:r>
            <w:r>
              <w:rPr>
                <w:rFonts w:cs="Angsana New"/>
              </w:rPr>
              <w:t>Promotion Sub Group Detail Section</w:t>
            </w:r>
          </w:p>
        </w:tc>
      </w:tr>
      <w:tr w:rsidR="003E0069" w:rsidTr="009C7C2B" w14:paraId="7FEBA119" w14:textId="77777777">
        <w:tc>
          <w:tcPr>
            <w:tcW w:w="5000" w:type="pct"/>
            <w:gridSpan w:val="7"/>
            <w:shd w:val="clear" w:color="auto" w:fill="C2D69B" w:themeFill="accent3" w:themeFillTint="99"/>
          </w:tcPr>
          <w:p w:rsidR="003E0069" w:rsidP="003E0069" w:rsidRDefault="003E0069" w14:paraId="644D2E07" w14:textId="46E22DA6">
            <w:pPr>
              <w:pStyle w:val="HeaderTable"/>
            </w:pPr>
            <w:bookmarkStart w:name="_Hlk94527370" w:id="5"/>
            <w:r>
              <w:t>Popup Create Cost Code</w:t>
            </w:r>
            <w:r>
              <w:rPr>
                <w:rFonts w:cs="Angsana New"/>
              </w:rPr>
              <w:t xml:space="preserve"> Section</w:t>
            </w:r>
          </w:p>
        </w:tc>
      </w:tr>
      <w:tr w:rsidR="003E0069" w:rsidTr="009C7C2B" w14:paraId="52667B0A" w14:textId="77777777">
        <w:tc>
          <w:tcPr>
            <w:tcW w:w="792" w:type="pct"/>
            <w:gridSpan w:val="2"/>
          </w:tcPr>
          <w:p w:rsidR="003E0069" w:rsidP="003E0069" w:rsidRDefault="003E0069" w14:paraId="0D904521" w14:textId="77777777">
            <w:pPr>
              <w:pStyle w:val="HeaderTable"/>
              <w:tabs>
                <w:tab w:val="left" w:pos="3769"/>
              </w:tabs>
            </w:pPr>
            <w:r w:rsidRPr="00747F9E">
              <w:rPr>
                <w:b w:val="0"/>
                <w:bCs/>
              </w:rPr>
              <w:t>00001</w:t>
            </w:r>
          </w:p>
        </w:tc>
        <w:tc>
          <w:tcPr>
            <w:tcW w:w="1617" w:type="pct"/>
            <w:gridSpan w:val="2"/>
          </w:tcPr>
          <w:p w:rsidR="003E0069" w:rsidP="003E0069" w:rsidRDefault="003E0069" w14:paraId="72B8BF01" w14:textId="101539A6">
            <w:pPr>
              <w:pStyle w:val="HeaderTable"/>
              <w:tabs>
                <w:tab w:val="left" w:pos="3769"/>
              </w:tabs>
            </w:pPr>
            <w:r>
              <w:rPr>
                <w:b w:val="0"/>
                <w:bCs/>
              </w:rPr>
              <w:t>CPID</w:t>
            </w:r>
            <w:r w:rsidRPr="00747F9E">
              <w:rPr>
                <w:b w:val="0"/>
                <w:bCs/>
              </w:rPr>
              <w:t xml:space="preserve"> is required</w:t>
            </w:r>
            <w:r w:rsidRPr="00747F9E">
              <w:rPr>
                <w:rFonts w:cs="Angsana New"/>
                <w:b w:val="0"/>
                <w:bCs/>
                <w:cs/>
                <w:lang w:bidi="th-TH"/>
              </w:rPr>
              <w:t>.</w:t>
            </w:r>
          </w:p>
        </w:tc>
        <w:tc>
          <w:tcPr>
            <w:tcW w:w="1870" w:type="pct"/>
            <w:gridSpan w:val="2"/>
          </w:tcPr>
          <w:p w:rsidR="003E0069" w:rsidP="003E0069" w:rsidRDefault="003E0069" w14:paraId="34847629" w14:textId="4A50B0E1">
            <w:pPr>
              <w:pStyle w:val="HeaderTable"/>
              <w:tabs>
                <w:tab w:val="left" w:pos="3769"/>
              </w:tabs>
            </w:pPr>
            <w:r w:rsidRPr="00747F9E">
              <w:rPr>
                <w:rFonts w:cs="Angsana New"/>
                <w:b w:val="0"/>
                <w:bCs/>
              </w:rPr>
              <w:t>create</w:t>
            </w:r>
            <w:r>
              <w:rPr>
                <w:rFonts w:cs="Angsana New"/>
                <w:b w:val="0"/>
                <w:bCs/>
              </w:rPr>
              <w:t>CpId</w:t>
            </w:r>
            <w:r w:rsidRPr="004A4AEF">
              <w:rPr>
                <w:rFonts w:hint="cs" w:cs="Angsana New"/>
                <w:b w:val="0"/>
                <w:bCs/>
                <w:cs/>
                <w:lang w:bidi="th-TH"/>
              </w:rPr>
              <w:t xml:space="preserve"> </w:t>
            </w:r>
            <w:r w:rsidRPr="00747F9E">
              <w:rPr>
                <w:rFonts w:hint="cs" w:cs="Angsana New"/>
                <w:cs/>
                <w:lang w:bidi="th-TH"/>
              </w:rPr>
              <w:t>จะต้องเป็น</w:t>
            </w:r>
            <w:r w:rsidRPr="00747F9E">
              <w:rPr>
                <w:rFonts w:hint="cs" w:cs="Angsana New"/>
                <w:b w:val="0"/>
                <w:bCs/>
                <w:cs/>
                <w:lang w:bidi="th-TH"/>
              </w:rPr>
              <w:t xml:space="preserve"> </w:t>
            </w:r>
            <w:r w:rsidRPr="00747F9E">
              <w:rPr>
                <w:b w:val="0"/>
                <w:bCs/>
              </w:rPr>
              <w:t>Mandatory</w:t>
            </w:r>
          </w:p>
        </w:tc>
        <w:tc>
          <w:tcPr>
            <w:tcW w:w="721" w:type="pct"/>
          </w:tcPr>
          <w:p w:rsidR="003E0069" w:rsidP="003E0069" w:rsidRDefault="003E0069" w14:paraId="58B5D2D8" w14:textId="77777777">
            <w:pPr>
              <w:pStyle w:val="HeaderTable"/>
              <w:tabs>
                <w:tab w:val="left" w:pos="3769"/>
              </w:tabs>
            </w:pPr>
          </w:p>
        </w:tc>
      </w:tr>
      <w:tr w:rsidR="003E0069" w:rsidTr="009C7C2B" w14:paraId="1FE74238" w14:textId="77777777">
        <w:tc>
          <w:tcPr>
            <w:tcW w:w="792" w:type="pct"/>
            <w:gridSpan w:val="2"/>
          </w:tcPr>
          <w:p w:rsidRPr="00747F9E" w:rsidR="003E0069" w:rsidP="003E0069" w:rsidRDefault="003E0069" w14:paraId="408B0EEA" w14:textId="34B23568">
            <w:pPr>
              <w:pStyle w:val="HeaderTable"/>
              <w:tabs>
                <w:tab w:val="left" w:pos="3769"/>
              </w:tabs>
              <w:rPr>
                <w:b w:val="0"/>
                <w:bCs/>
              </w:rPr>
            </w:pPr>
            <w:r w:rsidRPr="00747F9E">
              <w:rPr>
                <w:b w:val="0"/>
                <w:bCs/>
              </w:rPr>
              <w:t>00001</w:t>
            </w:r>
          </w:p>
        </w:tc>
        <w:tc>
          <w:tcPr>
            <w:tcW w:w="1617" w:type="pct"/>
            <w:gridSpan w:val="2"/>
          </w:tcPr>
          <w:p w:rsidR="003E0069" w:rsidP="003E0069" w:rsidRDefault="003E0069" w14:paraId="31C81082" w14:textId="31A1ABAF">
            <w:pPr>
              <w:pStyle w:val="HeaderTable"/>
              <w:tabs>
                <w:tab w:val="left" w:pos="3769"/>
              </w:tabs>
              <w:rPr>
                <w:b w:val="0"/>
                <w:bCs/>
              </w:rPr>
            </w:pPr>
            <w:r>
              <w:rPr>
                <w:b w:val="0"/>
                <w:bCs/>
              </w:rPr>
              <w:t>CATID</w:t>
            </w:r>
            <w:r w:rsidRPr="00747F9E">
              <w:rPr>
                <w:b w:val="0"/>
                <w:bCs/>
              </w:rPr>
              <w:t xml:space="preserve"> is required</w:t>
            </w:r>
            <w:r w:rsidRPr="00747F9E">
              <w:rPr>
                <w:rFonts w:cs="Angsana New"/>
                <w:b w:val="0"/>
                <w:bCs/>
                <w:cs/>
                <w:lang w:bidi="th-TH"/>
              </w:rPr>
              <w:t>.</w:t>
            </w:r>
          </w:p>
        </w:tc>
        <w:tc>
          <w:tcPr>
            <w:tcW w:w="1870" w:type="pct"/>
            <w:gridSpan w:val="2"/>
          </w:tcPr>
          <w:p w:rsidRPr="00747F9E" w:rsidR="003E0069" w:rsidP="003E0069" w:rsidRDefault="003E0069" w14:paraId="632E1B79" w14:textId="728DFBF0">
            <w:pPr>
              <w:pStyle w:val="HeaderTable"/>
              <w:tabs>
                <w:tab w:val="left" w:pos="3769"/>
              </w:tabs>
              <w:rPr>
                <w:rFonts w:cs="Angsana New"/>
                <w:b w:val="0"/>
                <w:bCs/>
              </w:rPr>
            </w:pPr>
            <w:r w:rsidRPr="00747F9E">
              <w:rPr>
                <w:rFonts w:cs="Angsana New"/>
                <w:b w:val="0"/>
                <w:bCs/>
              </w:rPr>
              <w:t>create</w:t>
            </w:r>
            <w:r>
              <w:rPr>
                <w:rFonts w:cs="Angsana New"/>
                <w:b w:val="0"/>
                <w:bCs/>
              </w:rPr>
              <w:t>CatId</w:t>
            </w:r>
            <w:r w:rsidRPr="004A4AEF">
              <w:rPr>
                <w:rFonts w:hint="cs" w:cs="Angsana New"/>
                <w:b w:val="0"/>
                <w:bCs/>
                <w:cs/>
                <w:lang w:bidi="th-TH"/>
              </w:rPr>
              <w:t xml:space="preserve"> </w:t>
            </w:r>
            <w:r w:rsidRPr="00747F9E">
              <w:rPr>
                <w:rFonts w:hint="cs" w:cs="Angsana New"/>
                <w:cs/>
                <w:lang w:bidi="th-TH"/>
              </w:rPr>
              <w:t>จะต้องเป็น</w:t>
            </w:r>
            <w:r w:rsidRPr="00747F9E">
              <w:rPr>
                <w:rFonts w:hint="cs" w:cs="Angsana New"/>
                <w:b w:val="0"/>
                <w:bCs/>
                <w:cs/>
                <w:lang w:bidi="th-TH"/>
              </w:rPr>
              <w:t xml:space="preserve"> </w:t>
            </w:r>
            <w:r w:rsidRPr="00747F9E">
              <w:rPr>
                <w:b w:val="0"/>
                <w:bCs/>
              </w:rPr>
              <w:t>Mandatory</w:t>
            </w:r>
          </w:p>
        </w:tc>
        <w:tc>
          <w:tcPr>
            <w:tcW w:w="721" w:type="pct"/>
          </w:tcPr>
          <w:p w:rsidR="003E0069" w:rsidP="003E0069" w:rsidRDefault="003E0069" w14:paraId="7AE0DF66" w14:textId="77777777">
            <w:pPr>
              <w:pStyle w:val="HeaderTable"/>
              <w:tabs>
                <w:tab w:val="left" w:pos="3769"/>
              </w:tabs>
            </w:pPr>
          </w:p>
        </w:tc>
      </w:tr>
      <w:tr w:rsidR="003E0069" w:rsidTr="009C7C2B" w14:paraId="7A73D802" w14:textId="77777777">
        <w:tc>
          <w:tcPr>
            <w:tcW w:w="792" w:type="pct"/>
            <w:gridSpan w:val="2"/>
          </w:tcPr>
          <w:p w:rsidRPr="00747F9E" w:rsidR="003E0069" w:rsidP="003E0069" w:rsidRDefault="003E0069" w14:paraId="05E4230F" w14:textId="5E237B55">
            <w:pPr>
              <w:pStyle w:val="HeaderTable"/>
              <w:tabs>
                <w:tab w:val="left" w:pos="3769"/>
              </w:tabs>
              <w:rPr>
                <w:b w:val="0"/>
                <w:bCs/>
              </w:rPr>
            </w:pPr>
            <w:r w:rsidRPr="00747F9E">
              <w:rPr>
                <w:b w:val="0"/>
                <w:bCs/>
              </w:rPr>
              <w:t>00001</w:t>
            </w:r>
          </w:p>
        </w:tc>
        <w:tc>
          <w:tcPr>
            <w:tcW w:w="1617" w:type="pct"/>
            <w:gridSpan w:val="2"/>
          </w:tcPr>
          <w:p w:rsidR="003E0069" w:rsidP="003E0069" w:rsidRDefault="003E0069" w14:paraId="1C219938" w14:textId="4D9A0552">
            <w:pPr>
              <w:pStyle w:val="HeaderTable"/>
              <w:tabs>
                <w:tab w:val="left" w:pos="3769"/>
              </w:tabs>
              <w:rPr>
                <w:b w:val="0"/>
                <w:bCs/>
              </w:rPr>
            </w:pPr>
            <w:r>
              <w:rPr>
                <w:b w:val="0"/>
                <w:bCs/>
              </w:rPr>
              <w:t>Bearer</w:t>
            </w:r>
            <w:r w:rsidRPr="00747F9E">
              <w:rPr>
                <w:b w:val="0"/>
                <w:bCs/>
              </w:rPr>
              <w:t xml:space="preserve"> is required</w:t>
            </w:r>
            <w:r w:rsidRPr="00747F9E">
              <w:rPr>
                <w:rFonts w:cs="Angsana New"/>
                <w:b w:val="0"/>
                <w:bCs/>
                <w:cs/>
                <w:lang w:bidi="th-TH"/>
              </w:rPr>
              <w:t>.</w:t>
            </w:r>
          </w:p>
        </w:tc>
        <w:tc>
          <w:tcPr>
            <w:tcW w:w="1870" w:type="pct"/>
            <w:gridSpan w:val="2"/>
          </w:tcPr>
          <w:p w:rsidRPr="00D34D42" w:rsidR="003E0069" w:rsidP="003E0069" w:rsidRDefault="003E0069" w14:paraId="4FFFB79C" w14:textId="28D282DB">
            <w:pPr>
              <w:pStyle w:val="HeaderTable"/>
              <w:tabs>
                <w:tab w:val="left" w:pos="3769"/>
              </w:tabs>
              <w:rPr>
                <w:rFonts w:cs="Angsana New"/>
                <w:b w:val="0"/>
                <w:bCs/>
              </w:rPr>
            </w:pPr>
            <w:r w:rsidRPr="00747F9E">
              <w:rPr>
                <w:rFonts w:cs="Angsana New"/>
                <w:b w:val="0"/>
                <w:bCs/>
              </w:rPr>
              <w:t>create</w:t>
            </w:r>
            <w:r>
              <w:rPr>
                <w:b w:val="0"/>
                <w:bCs/>
              </w:rPr>
              <w:t>Bearer</w:t>
            </w:r>
            <w:r w:rsidRPr="004A4AEF">
              <w:rPr>
                <w:rFonts w:hint="cs" w:cs="Angsana New"/>
                <w:b w:val="0"/>
                <w:bCs/>
                <w:cs/>
                <w:lang w:bidi="th-TH"/>
              </w:rPr>
              <w:t xml:space="preserve"> </w:t>
            </w:r>
            <w:r w:rsidRPr="00747F9E">
              <w:rPr>
                <w:rFonts w:hint="cs" w:cs="Angsana New"/>
                <w:cs/>
                <w:lang w:bidi="th-TH"/>
              </w:rPr>
              <w:t>จะต้องเป็น</w:t>
            </w:r>
            <w:r w:rsidRPr="00747F9E">
              <w:rPr>
                <w:rFonts w:hint="cs" w:cs="Angsana New"/>
                <w:b w:val="0"/>
                <w:bCs/>
                <w:cs/>
                <w:lang w:bidi="th-TH"/>
              </w:rPr>
              <w:t xml:space="preserve"> </w:t>
            </w:r>
            <w:r w:rsidRPr="00747F9E">
              <w:rPr>
                <w:b w:val="0"/>
                <w:bCs/>
              </w:rPr>
              <w:t>Mandatory</w:t>
            </w:r>
          </w:p>
        </w:tc>
        <w:tc>
          <w:tcPr>
            <w:tcW w:w="721" w:type="pct"/>
          </w:tcPr>
          <w:p w:rsidR="003E0069" w:rsidP="003E0069" w:rsidRDefault="003E0069" w14:paraId="2033B357" w14:textId="77777777">
            <w:pPr>
              <w:pStyle w:val="HeaderTable"/>
              <w:tabs>
                <w:tab w:val="left" w:pos="3769"/>
              </w:tabs>
            </w:pPr>
          </w:p>
        </w:tc>
      </w:tr>
      <w:tr w:rsidR="003E0069" w:rsidTr="009C7C2B" w14:paraId="141D6D55" w14:textId="77777777">
        <w:tc>
          <w:tcPr>
            <w:tcW w:w="792" w:type="pct"/>
            <w:gridSpan w:val="2"/>
          </w:tcPr>
          <w:p w:rsidRPr="00747F9E" w:rsidR="003E0069" w:rsidP="003E0069" w:rsidRDefault="003E0069" w14:paraId="14A4CF1C" w14:textId="7227F1E0">
            <w:pPr>
              <w:pStyle w:val="HeaderTable"/>
              <w:tabs>
                <w:tab w:val="left" w:pos="3769"/>
              </w:tabs>
              <w:rPr>
                <w:b w:val="0"/>
                <w:bCs/>
              </w:rPr>
            </w:pPr>
            <w:r w:rsidRPr="00747F9E">
              <w:rPr>
                <w:b w:val="0"/>
                <w:bCs/>
              </w:rPr>
              <w:t>00001</w:t>
            </w:r>
          </w:p>
        </w:tc>
        <w:tc>
          <w:tcPr>
            <w:tcW w:w="1617" w:type="pct"/>
            <w:gridSpan w:val="2"/>
          </w:tcPr>
          <w:p w:rsidR="003E0069" w:rsidP="003E0069" w:rsidRDefault="003E0069" w14:paraId="11AA1B0C" w14:textId="3C058A0F">
            <w:pPr>
              <w:pStyle w:val="HeaderTable"/>
              <w:tabs>
                <w:tab w:val="left" w:pos="3769"/>
              </w:tabs>
              <w:rPr>
                <w:b w:val="0"/>
                <w:bCs/>
              </w:rPr>
            </w:pPr>
            <w:r>
              <w:rPr>
                <w:b w:val="0"/>
                <w:bCs/>
              </w:rPr>
              <w:t>Service ID</w:t>
            </w:r>
            <w:r w:rsidRPr="00747F9E">
              <w:rPr>
                <w:b w:val="0"/>
                <w:bCs/>
              </w:rPr>
              <w:t xml:space="preserve"> is required</w:t>
            </w:r>
            <w:r w:rsidRPr="00747F9E">
              <w:rPr>
                <w:rFonts w:cs="Angsana New"/>
                <w:b w:val="0"/>
                <w:bCs/>
                <w:cs/>
                <w:lang w:bidi="th-TH"/>
              </w:rPr>
              <w:t>.</w:t>
            </w:r>
          </w:p>
        </w:tc>
        <w:tc>
          <w:tcPr>
            <w:tcW w:w="1870" w:type="pct"/>
            <w:gridSpan w:val="2"/>
          </w:tcPr>
          <w:p w:rsidRPr="00747F9E" w:rsidR="003E0069" w:rsidP="003E0069" w:rsidRDefault="003E0069" w14:paraId="45DC65D7" w14:textId="20D277F8">
            <w:pPr>
              <w:pStyle w:val="HeaderTable"/>
              <w:tabs>
                <w:tab w:val="left" w:pos="3769"/>
              </w:tabs>
              <w:rPr>
                <w:rFonts w:cs="Angsana New"/>
                <w:b w:val="0"/>
                <w:bCs/>
              </w:rPr>
            </w:pPr>
            <w:r w:rsidRPr="00747F9E">
              <w:rPr>
                <w:rFonts w:cs="Angsana New"/>
                <w:b w:val="0"/>
                <w:bCs/>
              </w:rPr>
              <w:t>create</w:t>
            </w:r>
            <w:r>
              <w:rPr>
                <w:b w:val="0"/>
                <w:bCs/>
              </w:rPr>
              <w:t>ServiceId</w:t>
            </w:r>
            <w:r w:rsidRPr="004A4AEF">
              <w:rPr>
                <w:rFonts w:hint="cs" w:cs="Angsana New"/>
                <w:b w:val="0"/>
                <w:bCs/>
                <w:cs/>
                <w:lang w:bidi="th-TH"/>
              </w:rPr>
              <w:t xml:space="preserve"> </w:t>
            </w:r>
            <w:r w:rsidRPr="00747F9E">
              <w:rPr>
                <w:rFonts w:hint="cs" w:cs="Angsana New"/>
                <w:cs/>
                <w:lang w:bidi="th-TH"/>
              </w:rPr>
              <w:t>จะต้องเป็น</w:t>
            </w:r>
            <w:r w:rsidRPr="00747F9E">
              <w:rPr>
                <w:rFonts w:hint="cs" w:cs="Angsana New"/>
                <w:b w:val="0"/>
                <w:bCs/>
                <w:cs/>
                <w:lang w:bidi="th-TH"/>
              </w:rPr>
              <w:t xml:space="preserve"> </w:t>
            </w:r>
            <w:r w:rsidRPr="00747F9E">
              <w:rPr>
                <w:b w:val="0"/>
                <w:bCs/>
              </w:rPr>
              <w:t>Mandatory</w:t>
            </w:r>
          </w:p>
        </w:tc>
        <w:tc>
          <w:tcPr>
            <w:tcW w:w="721" w:type="pct"/>
          </w:tcPr>
          <w:p w:rsidR="003E0069" w:rsidP="003E0069" w:rsidRDefault="003E0069" w14:paraId="333BB1B6" w14:textId="77777777">
            <w:pPr>
              <w:pStyle w:val="HeaderTable"/>
              <w:tabs>
                <w:tab w:val="left" w:pos="3769"/>
              </w:tabs>
            </w:pPr>
          </w:p>
        </w:tc>
      </w:tr>
      <w:tr w:rsidR="003E0069" w:rsidTr="009C7C2B" w14:paraId="38F5ED90" w14:textId="77777777">
        <w:tc>
          <w:tcPr>
            <w:tcW w:w="792" w:type="pct"/>
            <w:gridSpan w:val="2"/>
          </w:tcPr>
          <w:p w:rsidRPr="00C10FFD" w:rsidR="003E0069" w:rsidP="003E0069" w:rsidRDefault="003E0069" w14:paraId="1396CFC0" w14:textId="70D67C8D">
            <w:pPr>
              <w:pStyle w:val="HeaderTable"/>
              <w:tabs>
                <w:tab w:val="left" w:pos="3769"/>
              </w:tabs>
              <w:rPr>
                <w:b w:val="0"/>
                <w:bCs/>
              </w:rPr>
            </w:pPr>
            <w:r w:rsidRPr="00E4341A">
              <w:rPr>
                <w:b w:val="0"/>
                <w:bCs/>
              </w:rPr>
              <w:t>0000</w:t>
            </w:r>
            <w:r w:rsidRPr="00133816">
              <w:rPr>
                <w:cs/>
                <w:lang w:bidi="th-TH"/>
              </w:rPr>
              <w:t>3</w:t>
            </w:r>
          </w:p>
        </w:tc>
        <w:tc>
          <w:tcPr>
            <w:tcW w:w="1617" w:type="pct"/>
            <w:gridSpan w:val="2"/>
          </w:tcPr>
          <w:p w:rsidRPr="00C10FFD" w:rsidR="003E0069" w:rsidP="003E0069" w:rsidRDefault="003E0069" w14:paraId="1BACA230" w14:textId="2F9F1B86">
            <w:pPr>
              <w:pStyle w:val="HeaderTable"/>
              <w:tabs>
                <w:tab w:val="left" w:pos="3769"/>
              </w:tabs>
              <w:rPr>
                <w:b w:val="0"/>
                <w:bCs/>
              </w:rPr>
            </w:pPr>
            <w:r w:rsidRPr="00E4341A">
              <w:rPr>
                <w:b w:val="0"/>
                <w:bCs/>
              </w:rPr>
              <w:t>Cost Code must be unique</w:t>
            </w:r>
            <w:r w:rsidRPr="00E4341A">
              <w:rPr>
                <w:b w:val="0"/>
                <w:bCs/>
                <w:cs/>
                <w:lang w:bidi="th-TH"/>
              </w:rPr>
              <w:t>.</w:t>
            </w:r>
          </w:p>
        </w:tc>
        <w:tc>
          <w:tcPr>
            <w:tcW w:w="1870" w:type="pct"/>
            <w:gridSpan w:val="2"/>
          </w:tcPr>
          <w:p w:rsidR="003E0069" w:rsidP="003E0069" w:rsidRDefault="003E0069" w14:paraId="492D1C95" w14:textId="77777777">
            <w:pPr>
              <w:pStyle w:val="HeaderTable"/>
              <w:tabs>
                <w:tab w:val="left" w:pos="3769"/>
              </w:tabs>
            </w:pPr>
            <w:r w:rsidRPr="00E4341A">
              <w:rPr>
                <w:b w:val="0"/>
                <w:bCs/>
              </w:rPr>
              <w:t>Cost Code</w:t>
            </w:r>
            <w:r>
              <w:rPr>
                <w:bCs/>
                <w:cs/>
                <w:lang w:bidi="th-TH"/>
              </w:rPr>
              <w:t xml:space="preserve"> </w:t>
            </w:r>
            <w:r>
              <w:rPr>
                <w:rFonts w:hint="cs" w:cs="Angsana New"/>
                <w:cs/>
                <w:lang w:bidi="th-TH"/>
              </w:rPr>
              <w:t xml:space="preserve">ซ้ำกับที่มีอยู่แล้วใน </w:t>
            </w:r>
            <w:r w:rsidRPr="00E4341A">
              <w:rPr>
                <w:b w:val="0"/>
                <w:bCs/>
              </w:rPr>
              <w:t>Database</w:t>
            </w:r>
          </w:p>
          <w:p w:rsidRPr="00E4341A" w:rsidR="003E0069" w:rsidP="003E0069" w:rsidRDefault="003E0069" w14:paraId="48D6D012" w14:textId="3F0F44AF">
            <w:pPr>
              <w:pStyle w:val="HeaderTable"/>
              <w:tabs>
                <w:tab w:val="left" w:pos="3769"/>
              </w:tabs>
              <w:rPr>
                <w:b w:val="0"/>
                <w:bCs/>
                <w:cs/>
                <w:lang w:bidi="th-TH"/>
              </w:rPr>
            </w:pPr>
            <w:r w:rsidRPr="00E4341A">
              <w:rPr>
                <w:cs/>
                <w:lang w:bidi="th-TH"/>
              </w:rPr>
              <w:t>โดย</w:t>
            </w:r>
            <w:r w:rsidRPr="00C10FFD">
              <w:rPr>
                <w:b w:val="0"/>
                <w:bCs/>
                <w:cs/>
                <w:lang w:bidi="th-TH"/>
              </w:rPr>
              <w:t xml:space="preserve"> </w:t>
            </w:r>
            <w:r w:rsidRPr="00E4341A">
              <w:rPr>
                <w:b w:val="0"/>
                <w:bCs/>
                <w:color w:val="000000"/>
              </w:rPr>
              <w:t>price_package_exc_vat</w:t>
            </w:r>
            <w:r w:rsidRPr="00E4341A">
              <w:rPr>
                <w:b w:val="0"/>
                <w:bCs/>
                <w:color w:val="000000"/>
                <w:cs/>
                <w:lang w:bidi="th-TH"/>
              </w:rPr>
              <w:t xml:space="preserve"> =</w:t>
            </w:r>
            <w:r w:rsidRPr="00C10FFD">
              <w:rPr>
                <w:b w:val="0"/>
                <w:bCs/>
                <w:cs/>
                <w:lang w:bidi="th-TH"/>
              </w:rPr>
              <w:t xml:space="preserve"> </w:t>
            </w:r>
            <w:r w:rsidRPr="00E4341A">
              <w:rPr>
                <w:b w:val="0"/>
                <w:bCs/>
              </w:rPr>
              <w:t>fullPriceExcludingVAT</w:t>
            </w:r>
            <w:r w:rsidRPr="00E4341A">
              <w:rPr>
                <w:b w:val="0"/>
                <w:bCs/>
                <w:cs/>
                <w:lang w:bidi="th-TH"/>
              </w:rPr>
              <w:t xml:space="preserve"> </w:t>
            </w:r>
            <w:r w:rsidRPr="00C10FFD">
              <w:rPr>
                <w:cs/>
                <w:lang w:bidi="th-TH"/>
              </w:rPr>
              <w:t>และ</w:t>
            </w:r>
            <w:r w:rsidRPr="00E4341A">
              <w:rPr>
                <w:b w:val="0"/>
                <w:bCs/>
                <w:cs/>
                <w:lang w:bidi="th-TH"/>
              </w:rPr>
              <w:t xml:space="preserve"> </w:t>
            </w:r>
            <w:r w:rsidRPr="00E4341A">
              <w:rPr>
                <w:b w:val="0"/>
                <w:bCs/>
                <w:color w:val="000000"/>
              </w:rPr>
              <w:t xml:space="preserve">cost_code </w:t>
            </w:r>
            <w:r w:rsidRPr="00E4341A">
              <w:rPr>
                <w:b w:val="0"/>
                <w:bCs/>
                <w:color w:val="000000"/>
                <w:cs/>
                <w:lang w:bidi="th-TH"/>
              </w:rPr>
              <w:t>=</w:t>
            </w:r>
            <w:r w:rsidRPr="00E4341A">
              <w:rPr>
                <w:b w:val="0"/>
                <w:bCs/>
                <w:cs/>
                <w:lang w:bidi="th-TH"/>
              </w:rPr>
              <w:t xml:space="preserve"> </w:t>
            </w:r>
            <w:r w:rsidRPr="00E4341A">
              <w:rPr>
                <w:b w:val="0"/>
                <w:bCs/>
                <w:lang w:bidi="th-TH"/>
              </w:rPr>
              <w:t xml:space="preserve">costCode </w:t>
            </w:r>
            <w:r w:rsidRPr="00C10FFD">
              <w:rPr>
                <w:cs/>
                <w:lang w:bidi="th-TH"/>
              </w:rPr>
              <w:t>ซ้ำกัน</w:t>
            </w:r>
          </w:p>
        </w:tc>
        <w:tc>
          <w:tcPr>
            <w:tcW w:w="721" w:type="pct"/>
          </w:tcPr>
          <w:p w:rsidR="003E0069" w:rsidP="003E0069" w:rsidRDefault="003E0069" w14:paraId="73F92B10" w14:textId="77777777">
            <w:pPr>
              <w:pStyle w:val="HeaderTable"/>
              <w:tabs>
                <w:tab w:val="left" w:pos="3769"/>
              </w:tabs>
            </w:pPr>
          </w:p>
        </w:tc>
      </w:tr>
      <w:bookmarkEnd w:id="5"/>
      <w:tr w:rsidR="003E0069" w:rsidTr="009C7C2B" w14:paraId="34E56F81" w14:textId="77777777">
        <w:tc>
          <w:tcPr>
            <w:tcW w:w="792" w:type="pct"/>
            <w:gridSpan w:val="2"/>
          </w:tcPr>
          <w:p w:rsidRPr="00133816" w:rsidR="003E0069" w:rsidP="003E0069" w:rsidRDefault="003E0069" w14:paraId="01D4A619" w14:textId="3D7D8CF8">
            <w:pPr>
              <w:pStyle w:val="HeaderTable"/>
              <w:tabs>
                <w:tab w:val="left" w:pos="3769"/>
              </w:tabs>
              <w:rPr>
                <w:b w:val="0"/>
                <w:bCs/>
              </w:rPr>
            </w:pPr>
            <w:r w:rsidRPr="00E4341A">
              <w:rPr>
                <w:b w:val="0"/>
                <w:bCs/>
              </w:rPr>
              <w:t>00025</w:t>
            </w:r>
          </w:p>
        </w:tc>
        <w:tc>
          <w:tcPr>
            <w:tcW w:w="1617" w:type="pct"/>
            <w:gridSpan w:val="2"/>
          </w:tcPr>
          <w:p w:rsidRPr="00133816" w:rsidR="003E0069" w:rsidP="003E0069" w:rsidRDefault="003E0069" w14:paraId="55F4C0DB" w14:textId="1C9ECABA">
            <w:pPr>
              <w:pStyle w:val="HeaderTable"/>
              <w:tabs>
                <w:tab w:val="left" w:pos="3769"/>
              </w:tabs>
              <w:rPr>
                <w:b w:val="0"/>
                <w:bCs/>
              </w:rPr>
            </w:pPr>
            <w:r>
              <w:rPr>
                <w:b w:val="0"/>
                <w:bCs/>
              </w:rPr>
              <w:t>CPID</w:t>
            </w:r>
            <w:r w:rsidRPr="00747F9E">
              <w:rPr>
                <w:b w:val="0"/>
                <w:bCs/>
                <w:cs/>
                <w:lang w:bidi="th-TH"/>
              </w:rPr>
              <w:t xml:space="preserve"> </w:t>
            </w:r>
            <w:r w:rsidRPr="00E4341A">
              <w:rPr>
                <w:b w:val="0"/>
                <w:bCs/>
              </w:rPr>
              <w:t>cannot contain Double Space and Start or End with</w:t>
            </w:r>
            <w:r w:rsidRPr="00E4341A">
              <w:rPr>
                <w:b w:val="0"/>
                <w:bCs/>
                <w:cs/>
                <w:lang w:bidi="th-TH"/>
              </w:rPr>
              <w:t xml:space="preserve"> </w:t>
            </w:r>
            <w:r w:rsidRPr="00E4341A">
              <w:rPr>
                <w:b w:val="0"/>
                <w:bCs/>
              </w:rPr>
              <w:t>Space</w:t>
            </w:r>
            <w:r w:rsidRPr="00E4341A">
              <w:rPr>
                <w:b w:val="0"/>
                <w:bCs/>
                <w:cs/>
                <w:lang w:bidi="th-TH"/>
              </w:rPr>
              <w:t>.</w:t>
            </w:r>
          </w:p>
        </w:tc>
        <w:tc>
          <w:tcPr>
            <w:tcW w:w="1870" w:type="pct"/>
            <w:gridSpan w:val="2"/>
          </w:tcPr>
          <w:p w:rsidRPr="00133816" w:rsidR="003E0069" w:rsidP="003E0069" w:rsidRDefault="003E0069" w14:paraId="29977F1C" w14:textId="267E94B8">
            <w:pPr>
              <w:pStyle w:val="HeaderTable"/>
              <w:tabs>
                <w:tab w:val="left" w:pos="3769"/>
              </w:tabs>
              <w:rPr>
                <w:b w:val="0"/>
                <w:bCs/>
              </w:rPr>
            </w:pPr>
            <w:r>
              <w:rPr>
                <w:b w:val="0"/>
                <w:bCs/>
              </w:rPr>
              <w:t>CPID</w:t>
            </w:r>
            <w:r w:rsidRPr="00747F9E">
              <w:rPr>
                <w:b w:val="0"/>
                <w:bCs/>
                <w:cs/>
                <w:lang w:bidi="th-TH"/>
              </w:rPr>
              <w:t xml:space="preserve"> </w:t>
            </w:r>
            <w:r>
              <w:rPr>
                <w:rFonts w:hint="cs"/>
                <w:cs/>
                <w:lang w:bidi="th-TH"/>
              </w:rPr>
              <w:t>จะไม่สามารถมี</w:t>
            </w:r>
            <w:r>
              <w:rPr>
                <w:bCs/>
                <w:cs/>
                <w:lang w:bidi="th-TH"/>
              </w:rPr>
              <w:t xml:space="preserve"> </w:t>
            </w:r>
            <w:r w:rsidRPr="00E4341A">
              <w:rPr>
                <w:b w:val="0"/>
                <w:bCs/>
              </w:rPr>
              <w:t>Space</w:t>
            </w:r>
            <w:r>
              <w:rPr>
                <w:b w:val="0"/>
                <w:bCs/>
                <w:cs/>
                <w:lang w:bidi="th-TH"/>
              </w:rPr>
              <w:t xml:space="preserve"> </w:t>
            </w:r>
            <w:r>
              <w:rPr>
                <w:rFonts w:hint="cs"/>
                <w:cs/>
                <w:lang w:bidi="th-TH"/>
              </w:rPr>
              <w:t xml:space="preserve">ติดกัน </w:t>
            </w:r>
            <w:r>
              <w:rPr>
                <w:cs/>
                <w:lang w:bidi="th-TH"/>
              </w:rPr>
              <w:t xml:space="preserve">และขึ้นต้นด้วย </w:t>
            </w:r>
            <w:r w:rsidRPr="00E4341A">
              <w:rPr>
                <w:b w:val="0"/>
                <w:bCs/>
              </w:rPr>
              <w:t>Space</w:t>
            </w:r>
            <w:r>
              <w:rPr>
                <w:rFonts w:hint="cs"/>
                <w:cs/>
                <w:lang w:bidi="th-TH"/>
              </w:rPr>
              <w:t xml:space="preserve"> และ </w:t>
            </w:r>
            <w:r w:rsidRPr="00E4341A">
              <w:rPr>
                <w:b w:val="0"/>
                <w:bCs/>
              </w:rPr>
              <w:t>Space</w:t>
            </w:r>
            <w:r>
              <w:rPr>
                <w:bCs/>
                <w:cs/>
                <w:lang w:bidi="th-TH"/>
              </w:rPr>
              <w:t xml:space="preserve"> </w:t>
            </w:r>
            <w:r>
              <w:rPr>
                <w:rFonts w:hint="cs"/>
                <w:cs/>
                <w:lang w:bidi="th-TH"/>
              </w:rPr>
              <w:t>ตัวสุดท้าย</w:t>
            </w:r>
          </w:p>
        </w:tc>
        <w:tc>
          <w:tcPr>
            <w:tcW w:w="721" w:type="pct"/>
          </w:tcPr>
          <w:p w:rsidR="003E0069" w:rsidP="003E0069" w:rsidRDefault="003E0069" w14:paraId="33F40EB8" w14:textId="77777777">
            <w:pPr>
              <w:pStyle w:val="HeaderTable"/>
              <w:tabs>
                <w:tab w:val="left" w:pos="3769"/>
              </w:tabs>
            </w:pPr>
          </w:p>
        </w:tc>
      </w:tr>
      <w:tr w:rsidR="003E0069" w:rsidTr="009C7C2B" w14:paraId="246AB324" w14:textId="77777777">
        <w:tc>
          <w:tcPr>
            <w:tcW w:w="792" w:type="pct"/>
            <w:gridSpan w:val="2"/>
          </w:tcPr>
          <w:p w:rsidRPr="00133816" w:rsidR="003E0069" w:rsidP="003E0069" w:rsidRDefault="003E0069" w14:paraId="750FACC2" w14:textId="0F01601F">
            <w:pPr>
              <w:pStyle w:val="HeaderTable"/>
              <w:tabs>
                <w:tab w:val="left" w:pos="3769"/>
              </w:tabs>
              <w:rPr>
                <w:b w:val="0"/>
                <w:bCs/>
              </w:rPr>
            </w:pPr>
            <w:r w:rsidRPr="00D37E23">
              <w:rPr>
                <w:b w:val="0"/>
                <w:bCs/>
              </w:rPr>
              <w:t>00025</w:t>
            </w:r>
          </w:p>
        </w:tc>
        <w:tc>
          <w:tcPr>
            <w:tcW w:w="1617" w:type="pct"/>
            <w:gridSpan w:val="2"/>
          </w:tcPr>
          <w:p w:rsidR="003E0069" w:rsidP="003E0069" w:rsidRDefault="003E0069" w14:paraId="756380D0" w14:textId="2707D80E">
            <w:pPr>
              <w:pStyle w:val="HeaderTable"/>
              <w:tabs>
                <w:tab w:val="left" w:pos="3769"/>
              </w:tabs>
              <w:rPr>
                <w:b w:val="0"/>
                <w:bCs/>
              </w:rPr>
            </w:pPr>
            <w:r>
              <w:rPr>
                <w:b w:val="0"/>
                <w:bCs/>
              </w:rPr>
              <w:t>CATID</w:t>
            </w:r>
            <w:r w:rsidRPr="00747F9E">
              <w:rPr>
                <w:b w:val="0"/>
                <w:bCs/>
                <w:cs/>
                <w:lang w:bidi="th-TH"/>
              </w:rPr>
              <w:t xml:space="preserve"> </w:t>
            </w:r>
            <w:r w:rsidRPr="00D37E23">
              <w:rPr>
                <w:b w:val="0"/>
                <w:bCs/>
              </w:rPr>
              <w:t>cannot contain Double Space and Start or End with</w:t>
            </w:r>
            <w:r w:rsidRPr="00D37E23">
              <w:rPr>
                <w:rFonts w:hint="cs"/>
                <w:b w:val="0"/>
                <w:bCs/>
                <w:cs/>
                <w:lang w:bidi="th-TH"/>
              </w:rPr>
              <w:t xml:space="preserve"> </w:t>
            </w:r>
            <w:r w:rsidRPr="00D37E23">
              <w:rPr>
                <w:b w:val="0"/>
                <w:bCs/>
              </w:rPr>
              <w:t>Space</w:t>
            </w:r>
            <w:r w:rsidRPr="00D37E23">
              <w:rPr>
                <w:rFonts w:cs="Angsana New"/>
                <w:b w:val="0"/>
                <w:bCs/>
                <w:cs/>
                <w:lang w:bidi="th-TH"/>
              </w:rPr>
              <w:t>.</w:t>
            </w:r>
          </w:p>
        </w:tc>
        <w:tc>
          <w:tcPr>
            <w:tcW w:w="1870" w:type="pct"/>
            <w:gridSpan w:val="2"/>
          </w:tcPr>
          <w:p w:rsidR="003E0069" w:rsidP="003E0069" w:rsidRDefault="003E0069" w14:paraId="0551B2F6" w14:textId="5C16034B">
            <w:pPr>
              <w:pStyle w:val="HeaderTable"/>
              <w:tabs>
                <w:tab w:val="left" w:pos="3769"/>
              </w:tabs>
              <w:rPr>
                <w:b w:val="0"/>
                <w:bCs/>
              </w:rPr>
            </w:pPr>
            <w:r>
              <w:rPr>
                <w:b w:val="0"/>
                <w:bCs/>
              </w:rPr>
              <w:t>CATID</w:t>
            </w:r>
            <w:r w:rsidRPr="00747F9E">
              <w:rPr>
                <w:b w:val="0"/>
                <w:bCs/>
                <w:cs/>
                <w:lang w:bidi="th-TH"/>
              </w:rPr>
              <w:t xml:space="preserve"> </w:t>
            </w:r>
            <w:r>
              <w:rPr>
                <w:rFonts w:hint="cs"/>
                <w:cs/>
                <w:lang w:bidi="th-TH"/>
              </w:rPr>
              <w:t>จะไม่สามารถมี</w:t>
            </w:r>
            <w:r>
              <w:rPr>
                <w:bCs/>
                <w:cs/>
                <w:lang w:bidi="th-TH"/>
              </w:rPr>
              <w:t xml:space="preserve"> </w:t>
            </w:r>
            <w:r w:rsidRPr="00D37E23">
              <w:rPr>
                <w:b w:val="0"/>
                <w:bCs/>
              </w:rPr>
              <w:t>Space</w:t>
            </w:r>
            <w:r>
              <w:rPr>
                <w:b w:val="0"/>
                <w:bCs/>
                <w:cs/>
                <w:lang w:bidi="th-TH"/>
              </w:rPr>
              <w:t xml:space="preserve"> </w:t>
            </w:r>
            <w:r>
              <w:rPr>
                <w:rFonts w:hint="cs"/>
                <w:cs/>
                <w:lang w:bidi="th-TH"/>
              </w:rPr>
              <w:t xml:space="preserve">ติดกัน </w:t>
            </w:r>
            <w:r>
              <w:rPr>
                <w:cs/>
                <w:lang w:bidi="th-TH"/>
              </w:rPr>
              <w:t xml:space="preserve">และขึ้นต้นด้วย </w:t>
            </w:r>
            <w:r w:rsidRPr="00D37E23">
              <w:rPr>
                <w:b w:val="0"/>
                <w:bCs/>
              </w:rPr>
              <w:t>Space</w:t>
            </w:r>
            <w:r>
              <w:rPr>
                <w:rFonts w:hint="cs"/>
                <w:cs/>
                <w:lang w:bidi="th-TH"/>
              </w:rPr>
              <w:t xml:space="preserve"> และ </w:t>
            </w:r>
            <w:r w:rsidRPr="00D37E23">
              <w:rPr>
                <w:b w:val="0"/>
                <w:bCs/>
              </w:rPr>
              <w:t>Space</w:t>
            </w:r>
            <w:r>
              <w:rPr>
                <w:bCs/>
                <w:cs/>
                <w:lang w:bidi="th-TH"/>
              </w:rPr>
              <w:t xml:space="preserve"> </w:t>
            </w:r>
            <w:r>
              <w:rPr>
                <w:rFonts w:hint="cs"/>
                <w:cs/>
                <w:lang w:bidi="th-TH"/>
              </w:rPr>
              <w:t>ตัวสุดท้าย</w:t>
            </w:r>
          </w:p>
        </w:tc>
        <w:tc>
          <w:tcPr>
            <w:tcW w:w="721" w:type="pct"/>
          </w:tcPr>
          <w:p w:rsidR="003E0069" w:rsidP="003E0069" w:rsidRDefault="003E0069" w14:paraId="2A4B4389" w14:textId="77777777">
            <w:pPr>
              <w:pStyle w:val="HeaderTable"/>
              <w:tabs>
                <w:tab w:val="left" w:pos="3769"/>
              </w:tabs>
            </w:pPr>
          </w:p>
        </w:tc>
      </w:tr>
      <w:tr w:rsidR="003E0069" w:rsidTr="009C7C2B" w14:paraId="649A5967" w14:textId="77777777">
        <w:tc>
          <w:tcPr>
            <w:tcW w:w="792" w:type="pct"/>
            <w:gridSpan w:val="2"/>
          </w:tcPr>
          <w:p w:rsidRPr="00133816" w:rsidR="003E0069" w:rsidP="003E0069" w:rsidRDefault="003E0069" w14:paraId="2C6733C9" w14:textId="36998396">
            <w:pPr>
              <w:pStyle w:val="HeaderTable"/>
              <w:tabs>
                <w:tab w:val="left" w:pos="3769"/>
              </w:tabs>
              <w:rPr>
                <w:b w:val="0"/>
                <w:bCs/>
              </w:rPr>
            </w:pPr>
            <w:r w:rsidRPr="00D37E23">
              <w:rPr>
                <w:b w:val="0"/>
                <w:bCs/>
              </w:rPr>
              <w:t>00025</w:t>
            </w:r>
          </w:p>
        </w:tc>
        <w:tc>
          <w:tcPr>
            <w:tcW w:w="1617" w:type="pct"/>
            <w:gridSpan w:val="2"/>
          </w:tcPr>
          <w:p w:rsidR="003E0069" w:rsidP="003E0069" w:rsidRDefault="003E0069" w14:paraId="0E3A7958" w14:textId="1757AD3B">
            <w:pPr>
              <w:pStyle w:val="HeaderTable"/>
              <w:tabs>
                <w:tab w:val="left" w:pos="3769"/>
              </w:tabs>
              <w:rPr>
                <w:b w:val="0"/>
                <w:bCs/>
              </w:rPr>
            </w:pPr>
            <w:r>
              <w:rPr>
                <w:b w:val="0"/>
                <w:bCs/>
              </w:rPr>
              <w:t>Bearer</w:t>
            </w:r>
            <w:r w:rsidRPr="00747F9E">
              <w:rPr>
                <w:b w:val="0"/>
                <w:bCs/>
                <w:cs/>
                <w:lang w:bidi="th-TH"/>
              </w:rPr>
              <w:t xml:space="preserve"> </w:t>
            </w:r>
            <w:r w:rsidRPr="00D37E23">
              <w:rPr>
                <w:b w:val="0"/>
                <w:bCs/>
              </w:rPr>
              <w:t>cannot contain Double Space and Start or End with</w:t>
            </w:r>
            <w:r w:rsidRPr="00D37E23">
              <w:rPr>
                <w:rFonts w:hint="cs"/>
                <w:b w:val="0"/>
                <w:bCs/>
                <w:cs/>
                <w:lang w:bidi="th-TH"/>
              </w:rPr>
              <w:t xml:space="preserve"> </w:t>
            </w:r>
            <w:r w:rsidRPr="00D37E23">
              <w:rPr>
                <w:b w:val="0"/>
                <w:bCs/>
              </w:rPr>
              <w:t>Space</w:t>
            </w:r>
            <w:r w:rsidRPr="00D37E23">
              <w:rPr>
                <w:rFonts w:cs="Angsana New"/>
                <w:b w:val="0"/>
                <w:bCs/>
                <w:cs/>
                <w:lang w:bidi="th-TH"/>
              </w:rPr>
              <w:t>.</w:t>
            </w:r>
          </w:p>
        </w:tc>
        <w:tc>
          <w:tcPr>
            <w:tcW w:w="1870" w:type="pct"/>
            <w:gridSpan w:val="2"/>
          </w:tcPr>
          <w:p w:rsidR="003E0069" w:rsidP="003E0069" w:rsidRDefault="003E0069" w14:paraId="744DD7D8" w14:textId="67D28613">
            <w:pPr>
              <w:pStyle w:val="HeaderTable"/>
              <w:tabs>
                <w:tab w:val="left" w:pos="3769"/>
              </w:tabs>
              <w:rPr>
                <w:b w:val="0"/>
                <w:bCs/>
              </w:rPr>
            </w:pPr>
            <w:r>
              <w:rPr>
                <w:b w:val="0"/>
                <w:bCs/>
              </w:rPr>
              <w:t>Bearer</w:t>
            </w:r>
            <w:r w:rsidRPr="00747F9E">
              <w:rPr>
                <w:b w:val="0"/>
                <w:bCs/>
                <w:cs/>
                <w:lang w:bidi="th-TH"/>
              </w:rPr>
              <w:t xml:space="preserve"> </w:t>
            </w:r>
            <w:r>
              <w:rPr>
                <w:rFonts w:hint="cs"/>
                <w:cs/>
                <w:lang w:bidi="th-TH"/>
              </w:rPr>
              <w:t>จะไม่สามารถมี</w:t>
            </w:r>
            <w:r>
              <w:rPr>
                <w:bCs/>
                <w:cs/>
                <w:lang w:bidi="th-TH"/>
              </w:rPr>
              <w:t xml:space="preserve"> </w:t>
            </w:r>
            <w:r w:rsidRPr="00D37E23">
              <w:rPr>
                <w:b w:val="0"/>
                <w:bCs/>
              </w:rPr>
              <w:t>Space</w:t>
            </w:r>
            <w:r>
              <w:rPr>
                <w:b w:val="0"/>
                <w:bCs/>
                <w:cs/>
                <w:lang w:bidi="th-TH"/>
              </w:rPr>
              <w:t xml:space="preserve"> </w:t>
            </w:r>
            <w:r>
              <w:rPr>
                <w:rFonts w:hint="cs"/>
                <w:cs/>
                <w:lang w:bidi="th-TH"/>
              </w:rPr>
              <w:t xml:space="preserve">ติดกัน </w:t>
            </w:r>
            <w:r>
              <w:rPr>
                <w:cs/>
                <w:lang w:bidi="th-TH"/>
              </w:rPr>
              <w:t xml:space="preserve">และขึ้นต้นด้วย </w:t>
            </w:r>
            <w:r w:rsidRPr="00D37E23">
              <w:rPr>
                <w:b w:val="0"/>
                <w:bCs/>
              </w:rPr>
              <w:t>Space</w:t>
            </w:r>
            <w:r>
              <w:rPr>
                <w:rFonts w:hint="cs"/>
                <w:cs/>
                <w:lang w:bidi="th-TH"/>
              </w:rPr>
              <w:t xml:space="preserve"> และ </w:t>
            </w:r>
            <w:r w:rsidRPr="00D37E23">
              <w:rPr>
                <w:b w:val="0"/>
                <w:bCs/>
              </w:rPr>
              <w:t>Space</w:t>
            </w:r>
            <w:r>
              <w:rPr>
                <w:bCs/>
                <w:cs/>
                <w:lang w:bidi="th-TH"/>
              </w:rPr>
              <w:t xml:space="preserve"> </w:t>
            </w:r>
            <w:r>
              <w:rPr>
                <w:rFonts w:hint="cs"/>
                <w:cs/>
                <w:lang w:bidi="th-TH"/>
              </w:rPr>
              <w:t>ตัวสุดท้าย</w:t>
            </w:r>
          </w:p>
        </w:tc>
        <w:tc>
          <w:tcPr>
            <w:tcW w:w="721" w:type="pct"/>
          </w:tcPr>
          <w:p w:rsidR="003E0069" w:rsidP="003E0069" w:rsidRDefault="003E0069" w14:paraId="695E601E" w14:textId="77777777">
            <w:pPr>
              <w:pStyle w:val="HeaderTable"/>
              <w:tabs>
                <w:tab w:val="left" w:pos="3769"/>
              </w:tabs>
            </w:pPr>
          </w:p>
        </w:tc>
      </w:tr>
      <w:tr w:rsidR="003E0069" w:rsidTr="009C7C2B" w14:paraId="1D6D3B30" w14:textId="77777777">
        <w:tc>
          <w:tcPr>
            <w:tcW w:w="792" w:type="pct"/>
            <w:gridSpan w:val="2"/>
          </w:tcPr>
          <w:p w:rsidRPr="00133816" w:rsidR="003E0069" w:rsidP="003E0069" w:rsidRDefault="003E0069" w14:paraId="1064C3F3" w14:textId="7740832B">
            <w:pPr>
              <w:pStyle w:val="HeaderTable"/>
              <w:tabs>
                <w:tab w:val="left" w:pos="3769"/>
              </w:tabs>
              <w:rPr>
                <w:b w:val="0"/>
                <w:bCs/>
              </w:rPr>
            </w:pPr>
            <w:r w:rsidRPr="00D37E23">
              <w:rPr>
                <w:b w:val="0"/>
                <w:bCs/>
              </w:rPr>
              <w:t>00025</w:t>
            </w:r>
          </w:p>
        </w:tc>
        <w:tc>
          <w:tcPr>
            <w:tcW w:w="1617" w:type="pct"/>
            <w:gridSpan w:val="2"/>
          </w:tcPr>
          <w:p w:rsidR="003E0069" w:rsidP="003E0069" w:rsidRDefault="003E0069" w14:paraId="04BDFA9A" w14:textId="2C085AF8">
            <w:pPr>
              <w:pStyle w:val="HeaderTable"/>
              <w:tabs>
                <w:tab w:val="left" w:pos="3769"/>
              </w:tabs>
              <w:rPr>
                <w:b w:val="0"/>
                <w:bCs/>
              </w:rPr>
            </w:pPr>
            <w:r>
              <w:rPr>
                <w:b w:val="0"/>
                <w:bCs/>
              </w:rPr>
              <w:t>Service ID</w:t>
            </w:r>
            <w:r w:rsidRPr="00D37E23">
              <w:rPr>
                <w:b w:val="0"/>
                <w:bCs/>
                <w:cs/>
                <w:lang w:bidi="th-TH"/>
              </w:rPr>
              <w:t xml:space="preserve"> </w:t>
            </w:r>
            <w:r w:rsidRPr="00D37E23">
              <w:rPr>
                <w:b w:val="0"/>
                <w:bCs/>
              </w:rPr>
              <w:t>cannot contain Double Space and Start or End with</w:t>
            </w:r>
            <w:r w:rsidRPr="00D37E23">
              <w:rPr>
                <w:rFonts w:hint="cs"/>
                <w:b w:val="0"/>
                <w:bCs/>
                <w:cs/>
                <w:lang w:bidi="th-TH"/>
              </w:rPr>
              <w:t xml:space="preserve"> </w:t>
            </w:r>
            <w:r w:rsidRPr="00D37E23">
              <w:rPr>
                <w:b w:val="0"/>
                <w:bCs/>
              </w:rPr>
              <w:t>Space</w:t>
            </w:r>
            <w:r w:rsidRPr="00D37E23">
              <w:rPr>
                <w:rFonts w:cs="Angsana New"/>
                <w:b w:val="0"/>
                <w:bCs/>
                <w:cs/>
                <w:lang w:bidi="th-TH"/>
              </w:rPr>
              <w:t>.</w:t>
            </w:r>
          </w:p>
        </w:tc>
        <w:tc>
          <w:tcPr>
            <w:tcW w:w="1870" w:type="pct"/>
            <w:gridSpan w:val="2"/>
          </w:tcPr>
          <w:p w:rsidR="003E0069" w:rsidP="003E0069" w:rsidRDefault="003E0069" w14:paraId="074397B4" w14:textId="1685F380">
            <w:pPr>
              <w:pStyle w:val="HeaderTable"/>
              <w:tabs>
                <w:tab w:val="left" w:pos="3769"/>
              </w:tabs>
              <w:rPr>
                <w:b w:val="0"/>
                <w:bCs/>
              </w:rPr>
            </w:pPr>
            <w:r>
              <w:rPr>
                <w:b w:val="0"/>
                <w:bCs/>
              </w:rPr>
              <w:t>Service ID</w:t>
            </w:r>
            <w:r>
              <w:rPr>
                <w:rFonts w:hint="cs"/>
                <w:cs/>
                <w:lang w:bidi="th-TH"/>
              </w:rPr>
              <w:t xml:space="preserve"> จะไม่สามารถมี</w:t>
            </w:r>
            <w:r>
              <w:rPr>
                <w:bCs/>
                <w:cs/>
                <w:lang w:bidi="th-TH"/>
              </w:rPr>
              <w:t xml:space="preserve"> </w:t>
            </w:r>
            <w:r w:rsidRPr="00D37E23">
              <w:rPr>
                <w:b w:val="0"/>
                <w:bCs/>
              </w:rPr>
              <w:t>Space</w:t>
            </w:r>
            <w:r>
              <w:rPr>
                <w:b w:val="0"/>
                <w:bCs/>
                <w:cs/>
                <w:lang w:bidi="th-TH"/>
              </w:rPr>
              <w:t xml:space="preserve"> </w:t>
            </w:r>
            <w:r>
              <w:rPr>
                <w:rFonts w:hint="cs"/>
                <w:cs/>
                <w:lang w:bidi="th-TH"/>
              </w:rPr>
              <w:t xml:space="preserve">ติดกัน </w:t>
            </w:r>
            <w:r>
              <w:rPr>
                <w:cs/>
                <w:lang w:bidi="th-TH"/>
              </w:rPr>
              <w:t xml:space="preserve">และขึ้นต้นด้วย </w:t>
            </w:r>
            <w:r w:rsidRPr="00D37E23">
              <w:rPr>
                <w:b w:val="0"/>
                <w:bCs/>
              </w:rPr>
              <w:t>Space</w:t>
            </w:r>
            <w:r>
              <w:rPr>
                <w:rFonts w:hint="cs"/>
                <w:cs/>
                <w:lang w:bidi="th-TH"/>
              </w:rPr>
              <w:t xml:space="preserve"> และ </w:t>
            </w:r>
            <w:r w:rsidRPr="00D37E23">
              <w:rPr>
                <w:b w:val="0"/>
                <w:bCs/>
              </w:rPr>
              <w:t>Space</w:t>
            </w:r>
            <w:r>
              <w:rPr>
                <w:bCs/>
                <w:cs/>
                <w:lang w:bidi="th-TH"/>
              </w:rPr>
              <w:t xml:space="preserve"> </w:t>
            </w:r>
            <w:r>
              <w:rPr>
                <w:rFonts w:hint="cs"/>
                <w:cs/>
                <w:lang w:bidi="th-TH"/>
              </w:rPr>
              <w:t>ตัวสุดท้าย</w:t>
            </w:r>
          </w:p>
        </w:tc>
        <w:tc>
          <w:tcPr>
            <w:tcW w:w="721" w:type="pct"/>
          </w:tcPr>
          <w:p w:rsidR="003E0069" w:rsidP="003E0069" w:rsidRDefault="003E0069" w14:paraId="471F78E1" w14:textId="77777777">
            <w:pPr>
              <w:pStyle w:val="HeaderTable"/>
              <w:tabs>
                <w:tab w:val="left" w:pos="3769"/>
              </w:tabs>
            </w:pPr>
          </w:p>
        </w:tc>
      </w:tr>
      <w:tr w:rsidR="003E0069" w:rsidTr="009C7C2B" w14:paraId="3C520947" w14:textId="77777777">
        <w:tc>
          <w:tcPr>
            <w:tcW w:w="5000" w:type="pct"/>
            <w:gridSpan w:val="7"/>
            <w:shd w:val="clear" w:color="auto" w:fill="C2D69B" w:themeFill="accent3" w:themeFillTint="99"/>
          </w:tcPr>
          <w:p w:rsidR="003E0069" w:rsidP="003E0069" w:rsidRDefault="003E0069" w14:paraId="4932C8E6" w14:textId="55996A3F">
            <w:pPr>
              <w:pStyle w:val="HeaderTable"/>
            </w:pPr>
            <w:r>
              <w:t>End Popup Create Cost Code</w:t>
            </w:r>
            <w:r>
              <w:rPr>
                <w:rFonts w:cs="Angsana New"/>
              </w:rPr>
              <w:t xml:space="preserve"> Section</w:t>
            </w:r>
          </w:p>
        </w:tc>
      </w:tr>
      <w:tr w:rsidRPr="00792590" w:rsidR="003E0069" w:rsidTr="009C7C2B" w14:paraId="4876D711" w14:textId="77777777">
        <w:tc>
          <w:tcPr>
            <w:tcW w:w="778" w:type="pct"/>
          </w:tcPr>
          <w:p w:rsidRPr="00304DEB" w:rsidR="003E0069" w:rsidP="003E0069" w:rsidRDefault="003E0069" w14:paraId="17C26FB6" w14:textId="56EAEBBD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304DEB">
              <w:rPr>
                <w:rFonts w:ascii="CordiaUPC" w:hAnsi="CordiaUPC" w:cs="CordiaUPC"/>
                <w:sz w:val="28"/>
                <w:szCs w:val="28"/>
              </w:rPr>
              <w:t>0000</w:t>
            </w:r>
            <w:r>
              <w:rPr>
                <w:rFonts w:ascii="CordiaUPC" w:hAnsi="CordiaUPC" w:cs="CordiaUPC"/>
                <w:sz w:val="28"/>
                <w:szCs w:val="28"/>
              </w:rPr>
              <w:t>1</w:t>
            </w:r>
          </w:p>
        </w:tc>
        <w:tc>
          <w:tcPr>
            <w:tcW w:w="1626" w:type="pct"/>
            <w:gridSpan w:val="2"/>
          </w:tcPr>
          <w:p w:rsidRPr="00F17786" w:rsidR="003E0069" w:rsidP="003E0069" w:rsidRDefault="003E0069" w14:paraId="194462ED" w14:textId="0D6299F7">
            <w:pPr>
              <w:rPr>
                <w:rFonts w:cs="CordiaUPC"/>
              </w:rPr>
            </w:pPr>
            <w:r w:rsidRPr="00F17786">
              <w:rPr>
                <w:rFonts w:cs="CordiaUPC"/>
              </w:rPr>
              <w:t>Target Customer</w:t>
            </w:r>
            <w:r w:rsidRPr="00CF160A">
              <w:t xml:space="preserve">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  <w:gridSpan w:val="2"/>
          </w:tcPr>
          <w:p w:rsidR="003E0069" w:rsidP="003E0069" w:rsidRDefault="003E0069" w14:paraId="6F93CE59" w14:textId="1AB94637">
            <w:r>
              <w:t xml:space="preserve">targetCustomer </w:t>
            </w:r>
            <w:r w:rsidRPr="00792590">
              <w:rPr>
                <w:rFonts w:hint="cs" w:cs="Angsana New"/>
                <w:cs/>
              </w:rPr>
              <w:t xml:space="preserve">จะต้องเป็น </w:t>
            </w:r>
            <w:r w:rsidRPr="00792590">
              <w:rPr>
                <w:rFonts w:cs="CordiaUPC"/>
              </w:rPr>
              <w:t>Mandatory</w:t>
            </w:r>
          </w:p>
        </w:tc>
        <w:tc>
          <w:tcPr>
            <w:tcW w:w="735" w:type="pct"/>
            <w:gridSpan w:val="2"/>
          </w:tcPr>
          <w:p w:rsidRPr="00CD78B8" w:rsidR="003E0069" w:rsidP="003E0069" w:rsidRDefault="003E0069" w14:paraId="14602BA3" w14:textId="50C76945">
            <w:pPr>
              <w:rPr>
                <w:rFonts w:cs="CordiaUPC"/>
                <w:szCs w:val="36"/>
              </w:rPr>
            </w:pPr>
            <w:r w:rsidRPr="00CD78B8">
              <w:rPr>
                <w:rFonts w:cs="CordiaUPC"/>
                <w:szCs w:val="36"/>
              </w:rPr>
              <w:t>Yes</w:t>
            </w:r>
          </w:p>
        </w:tc>
      </w:tr>
      <w:tr w:rsidRPr="00792590" w:rsidR="003E0069" w:rsidTr="009C7C2B" w14:paraId="2000F2AE" w14:textId="77777777">
        <w:tc>
          <w:tcPr>
            <w:tcW w:w="778" w:type="pct"/>
          </w:tcPr>
          <w:p w:rsidRPr="00304DEB" w:rsidR="003E0069" w:rsidP="003E0069" w:rsidRDefault="003E0069" w14:paraId="122592A0" w14:textId="38116BB9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AD07CF">
              <w:rPr>
                <w:rFonts w:ascii="CordiaUPC" w:hAnsi="CordiaUPC" w:cs="CordiaUPC"/>
                <w:sz w:val="28"/>
                <w:szCs w:val="28"/>
              </w:rPr>
              <w:t>0000</w:t>
            </w:r>
            <w:r>
              <w:rPr>
                <w:rFonts w:ascii="CordiaUPC" w:hAnsi="CordiaUPC" w:cs="CordiaUPC"/>
                <w:sz w:val="28"/>
                <w:szCs w:val="28"/>
              </w:rPr>
              <w:t>1</w:t>
            </w:r>
          </w:p>
        </w:tc>
        <w:tc>
          <w:tcPr>
            <w:tcW w:w="1626" w:type="pct"/>
            <w:gridSpan w:val="2"/>
          </w:tcPr>
          <w:p w:rsidRPr="00F17786" w:rsidR="003E0069" w:rsidP="003E0069" w:rsidRDefault="003E0069" w14:paraId="4676C9BC" w14:textId="3B1A40B1">
            <w:pPr>
              <w:rPr>
                <w:rFonts w:cs="CordiaUPC"/>
              </w:rPr>
            </w:pPr>
            <w:r w:rsidRPr="00F17786">
              <w:rPr>
                <w:rFonts w:cs="CordiaUPC"/>
              </w:rPr>
              <w:t>Product Specification</w:t>
            </w:r>
            <w:r w:rsidRPr="00CF160A">
              <w:t xml:space="preserve">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  <w:gridSpan w:val="2"/>
          </w:tcPr>
          <w:p w:rsidR="003E0069" w:rsidP="003E0069" w:rsidRDefault="003E0069" w14:paraId="31A67B98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ถ้า </w:t>
            </w:r>
            <w:r>
              <w:rPr>
                <w:rFonts w:cs="CordiaUPC"/>
              </w:rPr>
              <w:t>On Top Category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>ไม่มีค่าดังต่อไปนี้</w:t>
            </w:r>
          </w:p>
          <w:p w:rsidR="003E0069" w:rsidP="003E0069" w:rsidRDefault="003E0069" w14:paraId="5DCE1263" w14:textId="271A83F2">
            <w:pPr>
              <w:pStyle w:val="ListParagraph"/>
              <w:numPr>
                <w:ilvl w:val="0"/>
                <w:numId w:val="258"/>
              </w:numPr>
              <w:rPr>
                <w:rFonts w:cs="CordiaUPC"/>
              </w:rPr>
            </w:pPr>
            <w:r w:rsidRPr="00565B72">
              <w:rPr>
                <w:rFonts w:cs="Angsana New"/>
                <w:cs/>
              </w:rPr>
              <w:t>“</w:t>
            </w:r>
            <w:r>
              <w:t>Money</w:t>
            </w:r>
            <w:r w:rsidRPr="00565B72">
              <w:rPr>
                <w:rFonts w:cs="Angsana New"/>
                <w:cs/>
              </w:rPr>
              <w:t>/</w:t>
            </w:r>
            <w:r>
              <w:t>Validity</w:t>
            </w:r>
            <w:r w:rsidRPr="00565B72">
              <w:rPr>
                <w:rFonts w:cs="Angsana New"/>
                <w:cs/>
              </w:rPr>
              <w:t>”</w:t>
            </w:r>
            <w:r w:rsidRPr="00565B72">
              <w:rPr>
                <w:rFonts w:hint="cs" w:cs="Angsana New"/>
                <w:cs/>
              </w:rPr>
              <w:t xml:space="preserve"> </w:t>
            </w:r>
          </w:p>
          <w:p w:rsidRPr="00565B72" w:rsidR="003E0069" w:rsidP="003E0069" w:rsidRDefault="003E0069" w14:paraId="3F449BCD" w14:textId="67F89C9E">
            <w:pPr>
              <w:pStyle w:val="ListParagraph"/>
              <w:numPr>
                <w:ilvl w:val="0"/>
                <w:numId w:val="258"/>
              </w:numPr>
              <w:rPr>
                <w:rFonts w:cs="CordiaUPC"/>
              </w:rPr>
            </w:pP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Monthly Fee</w:t>
            </w:r>
            <w:r>
              <w:rPr>
                <w:rFonts w:cs="Angsana New"/>
                <w:cs/>
              </w:rPr>
              <w:t>”</w:t>
            </w:r>
          </w:p>
          <w:p w:rsidR="003E0069" w:rsidP="003E0069" w:rsidRDefault="003E0069" w14:paraId="56260152" w14:textId="778348EE">
            <w:r>
              <w:rPr>
                <w:rFonts w:hint="cs" w:cs="Angsana New"/>
                <w:cs/>
              </w:rPr>
              <w:t xml:space="preserve">ดังนั้น </w:t>
            </w:r>
            <w:r>
              <w:t xml:space="preserve">productSpecification </w:t>
            </w:r>
            <w:r w:rsidRPr="00792590">
              <w:rPr>
                <w:rFonts w:hint="cs" w:cs="Angsana New"/>
                <w:cs/>
              </w:rPr>
              <w:t xml:space="preserve">จะต้องเป็น </w:t>
            </w:r>
            <w:r w:rsidRPr="00792590">
              <w:rPr>
                <w:rFonts w:cs="CordiaUPC"/>
              </w:rPr>
              <w:t>Mandatory</w:t>
            </w:r>
            <w:r>
              <w:rPr>
                <w:rFonts w:cs="Angsana New"/>
                <w:cs/>
              </w:rPr>
              <w:t xml:space="preserve"> </w:t>
            </w:r>
          </w:p>
        </w:tc>
        <w:tc>
          <w:tcPr>
            <w:tcW w:w="735" w:type="pct"/>
            <w:gridSpan w:val="2"/>
          </w:tcPr>
          <w:p w:rsidRPr="00CD78B8" w:rsidR="003E0069" w:rsidP="003E0069" w:rsidRDefault="003E0069" w14:paraId="0B0D8055" w14:textId="4FEF858E">
            <w:pPr>
              <w:rPr>
                <w:rFonts w:cs="CordiaUPC"/>
                <w:szCs w:val="36"/>
              </w:rPr>
            </w:pPr>
            <w:r w:rsidRPr="00CD78B8">
              <w:rPr>
                <w:rFonts w:cs="CordiaUPC"/>
                <w:szCs w:val="36"/>
              </w:rPr>
              <w:t>Yes</w:t>
            </w:r>
          </w:p>
        </w:tc>
      </w:tr>
      <w:tr w:rsidRPr="00792590" w:rsidR="003E0069" w:rsidTr="009C7C2B" w14:paraId="6BF9677F" w14:textId="77777777">
        <w:tc>
          <w:tcPr>
            <w:tcW w:w="778" w:type="pct"/>
          </w:tcPr>
          <w:p w:rsidRPr="00304DEB" w:rsidR="003E0069" w:rsidP="003E0069" w:rsidRDefault="003E0069" w14:paraId="5F6AC0B8" w14:textId="48C877E9">
            <w:r>
              <w:t>00014</w:t>
            </w:r>
          </w:p>
        </w:tc>
        <w:tc>
          <w:tcPr>
            <w:tcW w:w="1626" w:type="pct"/>
            <w:gridSpan w:val="2"/>
          </w:tcPr>
          <w:p w:rsidRPr="00F17786" w:rsidR="003E0069" w:rsidP="003E0069" w:rsidRDefault="003E0069" w14:paraId="1D7045F0" w14:textId="4DACFAC3">
            <w:pPr>
              <w:rPr>
                <w:rFonts w:cs="CordiaUPC"/>
              </w:rPr>
            </w:pPr>
            <w:r>
              <w:t xml:space="preserve">Product Specification must contained at least </w:t>
            </w:r>
            <w:r>
              <w:rPr>
                <w:rFonts w:cs="Angsana New"/>
                <w:cs/>
              </w:rPr>
              <w:t>“</w:t>
            </w:r>
            <w:r>
              <w:t>Voice</w:t>
            </w:r>
            <w:r>
              <w:rPr>
                <w:rFonts w:cs="Angsana New"/>
                <w:cs/>
              </w:rPr>
              <w:t>”</w:t>
            </w:r>
            <w:r>
              <w:t xml:space="preserve">, </w:t>
            </w:r>
            <w:r>
              <w:rPr>
                <w:rFonts w:cs="Angsana New"/>
                <w:cs/>
              </w:rPr>
              <w:t>“</w:t>
            </w:r>
            <w:r>
              <w:t>SMS</w:t>
            </w:r>
            <w:r>
              <w:rPr>
                <w:rFonts w:cs="Angsana New"/>
                <w:cs/>
              </w:rPr>
              <w:t>”</w:t>
            </w:r>
            <w:r>
              <w:t xml:space="preserve">, </w:t>
            </w:r>
            <w:r>
              <w:rPr>
                <w:rFonts w:cs="Angsana New"/>
                <w:cs/>
              </w:rPr>
              <w:t>“</w:t>
            </w:r>
            <w:r>
              <w:t>MMS</w:t>
            </w:r>
            <w:r>
              <w:rPr>
                <w:rFonts w:cs="Angsana New"/>
                <w:cs/>
              </w:rPr>
              <w:t>”</w:t>
            </w:r>
            <w:r>
              <w:t xml:space="preserve">, </w:t>
            </w:r>
            <w:r>
              <w:rPr>
                <w:rFonts w:cs="Angsana New"/>
                <w:cs/>
              </w:rPr>
              <w:t>“</w:t>
            </w:r>
            <w:r>
              <w:t>Internet</w:t>
            </w:r>
            <w:r>
              <w:rPr>
                <w:rFonts w:cs="Angsana New"/>
                <w:cs/>
              </w:rPr>
              <w:t xml:space="preserve">” </w:t>
            </w:r>
            <w:r>
              <w:t xml:space="preserve">when Product Class is </w:t>
            </w:r>
            <w:r>
              <w:rPr>
                <w:rFonts w:cs="Angsana New"/>
                <w:cs/>
              </w:rPr>
              <w:t>“</w:t>
            </w:r>
            <w:r>
              <w:t>Main</w:t>
            </w:r>
            <w:r>
              <w:rPr>
                <w:rFonts w:cs="Angsana New"/>
                <w:cs/>
              </w:rPr>
              <w:t>”</w:t>
            </w:r>
          </w:p>
        </w:tc>
        <w:tc>
          <w:tcPr>
            <w:tcW w:w="1861" w:type="pct"/>
            <w:gridSpan w:val="2"/>
          </w:tcPr>
          <w:p w:rsidR="003E0069" w:rsidP="003E0069" w:rsidRDefault="003E0069" w14:paraId="001CF1DF" w14:textId="77777777">
            <w:pPr>
              <w:spacing w:after="0"/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Product Class </w:t>
            </w:r>
            <w:r>
              <w:rPr>
                <w:rFonts w:hint="cs"/>
                <w:cs/>
              </w:rPr>
              <w:t xml:space="preserve">เป็น </w:t>
            </w:r>
            <w:r>
              <w:rPr>
                <w:rFonts w:cs="Angsana New"/>
                <w:cs/>
              </w:rPr>
              <w:t>“</w:t>
            </w:r>
            <w:r>
              <w:t>Main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ดังนั้น </w:t>
            </w:r>
            <w:r>
              <w:t xml:space="preserve">Product Specification </w:t>
            </w:r>
            <w:r>
              <w:rPr>
                <w:rFonts w:hint="cs"/>
                <w:cs/>
              </w:rPr>
              <w:t>จะต้องประกอบไปด้วยอย่างน้อย</w:t>
            </w:r>
          </w:p>
          <w:p w:rsidR="003E0069" w:rsidP="003E0069" w:rsidRDefault="003E0069" w14:paraId="7177A21E" w14:textId="77777777">
            <w:pPr>
              <w:pStyle w:val="ListParagraph"/>
              <w:numPr>
                <w:ilvl w:val="0"/>
                <w:numId w:val="25"/>
              </w:numPr>
              <w:spacing w:after="160" w:line="259" w:lineRule="auto"/>
            </w:pPr>
            <w:r>
              <w:t>Voice</w:t>
            </w:r>
          </w:p>
          <w:p w:rsidR="003E0069" w:rsidP="003E0069" w:rsidRDefault="003E0069" w14:paraId="15935C41" w14:textId="77777777">
            <w:pPr>
              <w:pStyle w:val="ListParagraph"/>
              <w:numPr>
                <w:ilvl w:val="0"/>
                <w:numId w:val="25"/>
              </w:numPr>
              <w:spacing w:after="160" w:line="259" w:lineRule="auto"/>
            </w:pPr>
            <w:r>
              <w:t>SMS</w:t>
            </w:r>
          </w:p>
          <w:p w:rsidR="003E0069" w:rsidP="003E0069" w:rsidRDefault="003E0069" w14:paraId="19C2E895" w14:textId="77777777">
            <w:pPr>
              <w:pStyle w:val="ListParagraph"/>
              <w:numPr>
                <w:ilvl w:val="0"/>
                <w:numId w:val="25"/>
              </w:numPr>
              <w:spacing w:after="160" w:line="259" w:lineRule="auto"/>
            </w:pPr>
            <w:r>
              <w:t>MMS</w:t>
            </w:r>
          </w:p>
          <w:p w:rsidR="003E0069" w:rsidP="003E0069" w:rsidRDefault="003E0069" w14:paraId="7737BBA9" w14:textId="65616ED9">
            <w:pPr>
              <w:pStyle w:val="ListParagraph"/>
              <w:numPr>
                <w:ilvl w:val="0"/>
                <w:numId w:val="25"/>
              </w:numPr>
              <w:spacing w:after="160" w:line="259" w:lineRule="auto"/>
            </w:pPr>
            <w:r>
              <w:t>Internet</w:t>
            </w:r>
          </w:p>
        </w:tc>
        <w:tc>
          <w:tcPr>
            <w:tcW w:w="735" w:type="pct"/>
            <w:gridSpan w:val="2"/>
          </w:tcPr>
          <w:p w:rsidRPr="00CD78B8" w:rsidR="003E0069" w:rsidP="003E0069" w:rsidRDefault="003E0069" w14:paraId="30273A6E" w14:textId="35B34686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</w:tbl>
    <w:p w:rsidRPr="008979A8" w:rsidR="0047621B" w:rsidP="001D4AC7" w:rsidRDefault="0047621B" w14:paraId="0F9BDC75" w14:textId="77777777">
      <w:pPr>
        <w:pStyle w:val="Heading3"/>
        <w:numPr>
          <w:ilvl w:val="0"/>
          <w:numId w:val="8"/>
        </w:numPr>
        <w:rPr>
          <w:rFonts w:ascii="CordiaUPC" w:hAnsi="CordiaUPC" w:cs="CordiaUPC"/>
          <w:sz w:val="32"/>
          <w:szCs w:val="32"/>
        </w:rPr>
      </w:pPr>
      <w:r w:rsidRPr="008979A8">
        <w:rPr>
          <w:rFonts w:ascii="CordiaUPC" w:hAnsi="CordiaUPC" w:cs="CordiaUPC"/>
          <w:sz w:val="32"/>
          <w:szCs w:val="32"/>
        </w:rPr>
        <w:t>Mapping to DB</w:t>
      </w:r>
    </w:p>
    <w:tbl>
      <w:tblPr>
        <w:tblW w:w="4977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348"/>
        <w:gridCol w:w="2486"/>
        <w:gridCol w:w="4141"/>
      </w:tblGrid>
      <w:tr w:rsidRPr="008979A8" w:rsidR="0047621B" w:rsidTr="00750F6D" w14:paraId="7FD1709B" w14:textId="77777777">
        <w:trPr>
          <w:cantSplit/>
          <w:tblHeader/>
        </w:trPr>
        <w:tc>
          <w:tcPr>
            <w:tcW w:w="1308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47621B" w:rsidP="00750F6D" w:rsidRDefault="0047621B" w14:paraId="696535B0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Database Table</w:t>
            </w:r>
          </w:p>
        </w:tc>
        <w:tc>
          <w:tcPr>
            <w:tcW w:w="1385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47621B" w:rsidP="00750F6D" w:rsidRDefault="0047621B" w14:paraId="6AC9A230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Database Column</w:t>
            </w:r>
          </w:p>
        </w:tc>
        <w:tc>
          <w:tcPr>
            <w:tcW w:w="2307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47621B" w:rsidP="00750F6D" w:rsidRDefault="0047621B" w14:paraId="545FF1F0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Field on Screen</w:t>
            </w:r>
          </w:p>
        </w:tc>
      </w:tr>
      <w:tr w:rsidRPr="008979A8" w:rsidR="00C526A3" w:rsidTr="00750F6D" w14:paraId="6B290505" w14:textId="77777777">
        <w:tc>
          <w:tcPr>
            <w:tcW w:w="1308" w:type="pct"/>
            <w:vMerge w:val="restart"/>
          </w:tcPr>
          <w:p w:rsidR="00C526A3" w:rsidP="0047621B" w:rsidRDefault="00C526A3" w14:paraId="1F5B9AED" w14:textId="6B943AA9">
            <w:pPr>
              <w:rPr>
                <w:rFonts w:cs="CordiaUPC"/>
              </w:rPr>
            </w:pPr>
            <w:r>
              <w:rPr>
                <w:rFonts w:cs="CordiaUPC"/>
              </w:rPr>
              <w:t>PLM_PO</w:t>
            </w:r>
          </w:p>
        </w:tc>
        <w:tc>
          <w:tcPr>
            <w:tcW w:w="1385" w:type="pct"/>
          </w:tcPr>
          <w:p w:rsidRPr="005977F8" w:rsidR="00C526A3" w:rsidP="0047621B" w:rsidRDefault="00C526A3" w14:paraId="18533F01" w14:textId="3C84F67F">
            <w:pPr>
              <w:spacing w:after="0"/>
              <w:rPr>
                <w:color w:val="000000"/>
              </w:rPr>
            </w:pPr>
            <w:r>
              <w:t>ROW_ID</w:t>
            </w:r>
          </w:p>
        </w:tc>
        <w:tc>
          <w:tcPr>
            <w:tcW w:w="2307" w:type="pct"/>
          </w:tcPr>
          <w:p w:rsidR="00C526A3" w:rsidP="0047621B" w:rsidRDefault="00C526A3" w14:paraId="4CA4D916" w14:textId="02C42463">
            <w:pPr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ให้ใช้ </w:t>
            </w:r>
            <w:r>
              <w:rPr>
                <w:rFonts w:cs="CordiaUPC"/>
              </w:rPr>
              <w:t xml:space="preserve">Row ID </w:t>
            </w:r>
            <w:r>
              <w:rPr>
                <w:rFonts w:hint="cs" w:cs="Angsana New"/>
                <w:cs/>
              </w:rPr>
              <w:t>เดิม</w:t>
            </w:r>
          </w:p>
        </w:tc>
      </w:tr>
      <w:tr w:rsidRPr="008979A8" w:rsidR="00C526A3" w:rsidTr="00750F6D" w14:paraId="77A24C66" w14:textId="77777777">
        <w:tc>
          <w:tcPr>
            <w:tcW w:w="1308" w:type="pct"/>
            <w:vMerge/>
          </w:tcPr>
          <w:p w:rsidR="00C526A3" w:rsidP="0047621B" w:rsidRDefault="00C526A3" w14:paraId="22B01C6E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5977F8" w:rsidR="00C526A3" w:rsidP="0047621B" w:rsidRDefault="00C526A3" w14:paraId="593F6F97" w14:textId="53F1327D">
            <w:pPr>
              <w:spacing w:after="0"/>
              <w:rPr>
                <w:color w:val="000000"/>
              </w:rPr>
            </w:pPr>
            <w:r>
              <w:t>PO_NAME</w:t>
            </w:r>
          </w:p>
        </w:tc>
        <w:tc>
          <w:tcPr>
            <w:tcW w:w="2307" w:type="pct"/>
          </w:tcPr>
          <w:p w:rsidR="00C526A3" w:rsidP="0047621B" w:rsidRDefault="00C526A3" w14:paraId="71A8E691" w14:textId="0832B30C">
            <w:pPr>
              <w:rPr>
                <w:rFonts w:cs="CordiaUPC"/>
              </w:rPr>
            </w:pPr>
            <w:r>
              <w:rPr>
                <w:rFonts w:cs="CordiaUPC"/>
              </w:rPr>
              <w:t>poName</w:t>
            </w:r>
          </w:p>
        </w:tc>
      </w:tr>
      <w:tr w:rsidRPr="008979A8" w:rsidR="00C526A3" w:rsidTr="00750F6D" w14:paraId="49230937" w14:textId="77777777">
        <w:tc>
          <w:tcPr>
            <w:tcW w:w="1308" w:type="pct"/>
            <w:vMerge/>
          </w:tcPr>
          <w:p w:rsidR="00C526A3" w:rsidP="0047621B" w:rsidRDefault="00C526A3" w14:paraId="287A9829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5977F8" w:rsidR="00C526A3" w:rsidP="0047621B" w:rsidRDefault="00C526A3" w14:paraId="022C2B46" w14:textId="672AC2C5">
            <w:pPr>
              <w:spacing w:after="0"/>
              <w:rPr>
                <w:color w:val="000000"/>
              </w:rPr>
            </w:pPr>
            <w:r>
              <w:t>CUSTOMER_TYPE</w:t>
            </w:r>
          </w:p>
        </w:tc>
        <w:tc>
          <w:tcPr>
            <w:tcW w:w="2307" w:type="pct"/>
          </w:tcPr>
          <w:p w:rsidR="00C526A3" w:rsidP="0047621B" w:rsidRDefault="00C526A3" w14:paraId="7384CFC1" w14:textId="714B8325">
            <w:pPr>
              <w:rPr>
                <w:rFonts w:cs="CordiaUPC"/>
                <w:cs/>
              </w:rPr>
            </w:pPr>
            <w:r>
              <w:rPr>
                <w:rFonts w:cs="CordiaUPC"/>
              </w:rPr>
              <w:t>customerType</w:t>
            </w:r>
          </w:p>
        </w:tc>
      </w:tr>
      <w:tr w:rsidRPr="008979A8" w:rsidR="00C526A3" w:rsidTr="00750F6D" w14:paraId="76B2C76C" w14:textId="77777777">
        <w:tc>
          <w:tcPr>
            <w:tcW w:w="1308" w:type="pct"/>
            <w:vMerge/>
          </w:tcPr>
          <w:p w:rsidR="00C526A3" w:rsidP="0047621B" w:rsidRDefault="00C526A3" w14:paraId="60255553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5977F8" w:rsidR="00C526A3" w:rsidP="0047621B" w:rsidRDefault="00C526A3" w14:paraId="134742E6" w14:textId="1E5269AD">
            <w:pPr>
              <w:spacing w:after="0"/>
              <w:rPr>
                <w:color w:val="000000"/>
              </w:rPr>
            </w:pPr>
            <w:r>
              <w:rPr>
                <w:color w:val="000000"/>
              </w:rPr>
              <w:t>PO_GROUP</w:t>
            </w:r>
          </w:p>
        </w:tc>
        <w:tc>
          <w:tcPr>
            <w:tcW w:w="2307" w:type="pct"/>
          </w:tcPr>
          <w:p w:rsidR="00C526A3" w:rsidP="006228B4" w:rsidRDefault="00C526A3" w14:paraId="2FDE1AB1" w14:textId="5AACC6AC">
            <w:pPr>
              <w:rPr>
                <w:rFonts w:cs="CordiaUPC"/>
                <w:cs/>
              </w:rPr>
            </w:pPr>
            <w:r>
              <w:rPr>
                <w:rFonts w:cs="CordiaUPC"/>
              </w:rPr>
              <w:t>poGroup</w:t>
            </w:r>
          </w:p>
        </w:tc>
      </w:tr>
      <w:tr w:rsidRPr="008979A8" w:rsidR="00C526A3" w:rsidTr="00750F6D" w14:paraId="3936447F" w14:textId="77777777">
        <w:tc>
          <w:tcPr>
            <w:tcW w:w="1308" w:type="pct"/>
            <w:vMerge/>
          </w:tcPr>
          <w:p w:rsidR="00C526A3" w:rsidP="0047621B" w:rsidRDefault="00C526A3" w14:paraId="0259EBAF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7E6626" w:rsidR="00C526A3" w:rsidP="0047621B" w:rsidRDefault="00C526A3" w14:paraId="4EB358CA" w14:textId="5D51F4C3">
            <w:pPr>
              <w:spacing w:after="0"/>
            </w:pPr>
            <w:r>
              <w:t>PO_SUB_GROUP</w:t>
            </w:r>
          </w:p>
        </w:tc>
        <w:tc>
          <w:tcPr>
            <w:tcW w:w="2307" w:type="pct"/>
          </w:tcPr>
          <w:p w:rsidR="00C526A3" w:rsidP="0047621B" w:rsidRDefault="00C526A3" w14:paraId="51620A69" w14:textId="41B3B6CF">
            <w:pPr>
              <w:rPr>
                <w:rFonts w:cs="CordiaUPC"/>
              </w:rPr>
            </w:pPr>
            <w:r>
              <w:t>poSubGroup</w:t>
            </w:r>
          </w:p>
        </w:tc>
      </w:tr>
      <w:tr w:rsidRPr="008979A8" w:rsidR="00C526A3" w:rsidTr="00750F6D" w14:paraId="168AE60F" w14:textId="77777777">
        <w:tc>
          <w:tcPr>
            <w:tcW w:w="1308" w:type="pct"/>
            <w:vMerge/>
          </w:tcPr>
          <w:p w:rsidR="00C526A3" w:rsidP="0047621B" w:rsidRDefault="00C526A3" w14:paraId="71EE9A9E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7E6626" w:rsidR="00C526A3" w:rsidP="0047621B" w:rsidRDefault="00C526A3" w14:paraId="69AEA179" w14:textId="2C27C810">
            <w:pPr>
              <w:spacing w:after="0"/>
            </w:pPr>
            <w:r>
              <w:t>PO_TYPE</w:t>
            </w:r>
          </w:p>
        </w:tc>
        <w:tc>
          <w:tcPr>
            <w:tcW w:w="2307" w:type="pct"/>
          </w:tcPr>
          <w:p w:rsidR="00C526A3" w:rsidP="0047621B" w:rsidRDefault="00C526A3" w14:paraId="6B758562" w14:textId="416264BD">
            <w:pPr>
              <w:rPr>
                <w:rFonts w:cs="CordiaUPC"/>
              </w:rPr>
            </w:pPr>
            <w:r>
              <w:rPr>
                <w:rFonts w:cs="CordiaUPC"/>
              </w:rPr>
              <w:t>poType</w:t>
            </w:r>
          </w:p>
        </w:tc>
      </w:tr>
      <w:tr w:rsidRPr="008979A8" w:rsidR="00C526A3" w:rsidTr="00750F6D" w14:paraId="7CB79168" w14:textId="77777777">
        <w:tc>
          <w:tcPr>
            <w:tcW w:w="1308" w:type="pct"/>
            <w:vMerge/>
          </w:tcPr>
          <w:p w:rsidR="00C526A3" w:rsidP="0047621B" w:rsidRDefault="00C526A3" w14:paraId="6BCC765C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5977F8" w:rsidR="00C526A3" w:rsidP="0047621B" w:rsidRDefault="00C526A3" w14:paraId="1DE5A0A9" w14:textId="154466FD">
            <w:pPr>
              <w:spacing w:after="0"/>
              <w:rPr>
                <w:color w:val="000000"/>
              </w:rPr>
            </w:pPr>
            <w:r w:rsidRPr="007E6626">
              <w:t>STATUS</w:t>
            </w:r>
          </w:p>
        </w:tc>
        <w:tc>
          <w:tcPr>
            <w:tcW w:w="2307" w:type="pct"/>
          </w:tcPr>
          <w:p w:rsidR="00C526A3" w:rsidP="0047621B" w:rsidRDefault="00C526A3" w14:paraId="0D5122FA" w14:textId="60C9AEBD">
            <w:pPr>
              <w:rPr>
                <w:rFonts w:cs="CordiaUPC"/>
                <w:cs/>
              </w:rPr>
            </w:pPr>
            <w:r>
              <w:rPr>
                <w:rFonts w:cs="CordiaUPC"/>
              </w:rPr>
              <w:t xml:space="preserve">Default Value </w:t>
            </w:r>
            <w:r>
              <w:rPr>
                <w:rFonts w:cs="Angsana New"/>
                <w:cs/>
              </w:rPr>
              <w:t>: “</w:t>
            </w:r>
            <w:r>
              <w:rPr>
                <w:rFonts w:cs="CordiaUPC"/>
              </w:rPr>
              <w:t>Draft</w:t>
            </w:r>
            <w:r>
              <w:rPr>
                <w:rFonts w:cs="Angsana New"/>
                <w:cs/>
              </w:rPr>
              <w:t>”</w:t>
            </w:r>
          </w:p>
        </w:tc>
      </w:tr>
      <w:tr w:rsidRPr="008979A8" w:rsidR="00C526A3" w:rsidTr="00750F6D" w14:paraId="0E1B8837" w14:textId="77777777">
        <w:tc>
          <w:tcPr>
            <w:tcW w:w="1308" w:type="pct"/>
            <w:vMerge/>
          </w:tcPr>
          <w:p w:rsidR="00C526A3" w:rsidP="005F52BF" w:rsidRDefault="00C526A3" w14:paraId="295232A7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5977F8" w:rsidR="00C526A3" w:rsidP="005F52BF" w:rsidRDefault="00C526A3" w14:paraId="516DEB7C" w14:textId="7C2FB160">
            <w:pPr>
              <w:spacing w:after="0"/>
              <w:rPr>
                <w:color w:val="000000"/>
              </w:rPr>
            </w:pPr>
            <w:r>
              <w:t>CREATED_DATETIME</w:t>
            </w:r>
          </w:p>
        </w:tc>
        <w:tc>
          <w:tcPr>
            <w:tcW w:w="2307" w:type="pct"/>
          </w:tcPr>
          <w:p w:rsidR="00C526A3" w:rsidP="005F52BF" w:rsidRDefault="00C526A3" w14:paraId="00EFE472" w14:textId="5063690B">
            <w:pPr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>ใช้ข้อมูลเดิม</w:t>
            </w:r>
          </w:p>
        </w:tc>
      </w:tr>
      <w:tr w:rsidRPr="008979A8" w:rsidR="00C526A3" w:rsidTr="00750F6D" w14:paraId="74DE7949" w14:textId="77777777">
        <w:tc>
          <w:tcPr>
            <w:tcW w:w="1308" w:type="pct"/>
            <w:vMerge/>
          </w:tcPr>
          <w:p w:rsidR="00C526A3" w:rsidP="005F52BF" w:rsidRDefault="00C526A3" w14:paraId="27958DF8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5977F8" w:rsidR="00C526A3" w:rsidP="005F52BF" w:rsidRDefault="00C526A3" w14:paraId="2F74379D" w14:textId="4CB4BC4A">
            <w:pPr>
              <w:spacing w:after="0"/>
              <w:rPr>
                <w:color w:val="000000"/>
              </w:rPr>
            </w:pPr>
            <w:r w:rsidRPr="007E6626">
              <w:t>CREATE</w:t>
            </w:r>
            <w:r>
              <w:t>D</w:t>
            </w:r>
            <w:r w:rsidRPr="007E6626">
              <w:t>_</w:t>
            </w:r>
            <w:r>
              <w:t>BY</w:t>
            </w:r>
          </w:p>
        </w:tc>
        <w:tc>
          <w:tcPr>
            <w:tcW w:w="2307" w:type="pct"/>
          </w:tcPr>
          <w:p w:rsidR="00C526A3" w:rsidP="005F52BF" w:rsidRDefault="00C526A3" w14:paraId="188657AE" w14:textId="681FA1E8">
            <w:pPr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>ใช้ข้อมูลเดิม</w:t>
            </w:r>
          </w:p>
        </w:tc>
      </w:tr>
      <w:tr w:rsidRPr="008979A8" w:rsidR="00C526A3" w:rsidTr="00750F6D" w14:paraId="275F4A83" w14:textId="77777777">
        <w:tc>
          <w:tcPr>
            <w:tcW w:w="1308" w:type="pct"/>
            <w:vMerge/>
          </w:tcPr>
          <w:p w:rsidR="00C526A3" w:rsidP="005F52BF" w:rsidRDefault="00C526A3" w14:paraId="15DFE5E0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5977F8" w:rsidR="00C526A3" w:rsidP="005F52BF" w:rsidRDefault="00C526A3" w14:paraId="49827BB2" w14:textId="4CA84C02">
            <w:pPr>
              <w:spacing w:after="0"/>
              <w:rPr>
                <w:color w:val="000000"/>
              </w:rPr>
            </w:pPr>
            <w:r w:rsidRPr="008C0202">
              <w:t>UPDATE</w:t>
            </w:r>
            <w:r>
              <w:t>D</w:t>
            </w:r>
            <w:r w:rsidRPr="007E6626">
              <w:t>_DATETIME</w:t>
            </w:r>
          </w:p>
        </w:tc>
        <w:tc>
          <w:tcPr>
            <w:tcW w:w="2307" w:type="pct"/>
          </w:tcPr>
          <w:p w:rsidR="00C526A3" w:rsidP="005F52BF" w:rsidRDefault="00C526A3" w14:paraId="2DD033C8" w14:textId="3524CB96">
            <w:pPr>
              <w:rPr>
                <w:rFonts w:cs="CordiaUPC"/>
                <w:cs/>
              </w:rPr>
            </w:pPr>
            <w:r>
              <w:rPr>
                <w:rFonts w:cs="CordiaUPC"/>
              </w:rPr>
              <w:t xml:space="preserve">Default Value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CordiaUPC"/>
              </w:rPr>
              <w:t>Current DateTime</w:t>
            </w:r>
          </w:p>
        </w:tc>
      </w:tr>
      <w:tr w:rsidRPr="008979A8" w:rsidR="00C526A3" w:rsidTr="00750F6D" w14:paraId="4BE63695" w14:textId="77777777">
        <w:tc>
          <w:tcPr>
            <w:tcW w:w="1308" w:type="pct"/>
            <w:vMerge/>
          </w:tcPr>
          <w:p w:rsidR="00C526A3" w:rsidP="005F52BF" w:rsidRDefault="00C526A3" w14:paraId="0DBA48AD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5977F8" w:rsidR="00C526A3" w:rsidP="005F52BF" w:rsidRDefault="00C526A3" w14:paraId="3E82DA75" w14:textId="6F78BC7E">
            <w:pPr>
              <w:spacing w:after="0"/>
              <w:rPr>
                <w:color w:val="000000"/>
              </w:rPr>
            </w:pPr>
            <w:r w:rsidRPr="008C0202">
              <w:t>UPDATE</w:t>
            </w:r>
            <w:r>
              <w:t>D</w:t>
            </w:r>
            <w:r w:rsidRPr="007E6626">
              <w:t>_</w:t>
            </w:r>
            <w:r>
              <w:t>BY</w:t>
            </w:r>
          </w:p>
        </w:tc>
        <w:tc>
          <w:tcPr>
            <w:tcW w:w="2307" w:type="pct"/>
          </w:tcPr>
          <w:p w:rsidR="00C526A3" w:rsidP="005F52BF" w:rsidRDefault="00C526A3" w14:paraId="3D038A87" w14:textId="5FA31188">
            <w:pPr>
              <w:rPr>
                <w:rFonts w:cs="CordiaUPC"/>
                <w:cs/>
              </w:rPr>
            </w:pPr>
            <w:r>
              <w:rPr>
                <w:rFonts w:cs="CordiaUPC"/>
              </w:rPr>
              <w:t xml:space="preserve">Username </w:t>
            </w:r>
            <w:r>
              <w:rPr>
                <w:rFonts w:hint="cs" w:cs="Angsana New"/>
                <w:cs/>
              </w:rPr>
              <w:t xml:space="preserve">ที่ใช้ </w:t>
            </w:r>
            <w:r>
              <w:rPr>
                <w:rFonts w:cs="CordiaUPC"/>
              </w:rPr>
              <w:t>Login</w:t>
            </w:r>
          </w:p>
        </w:tc>
      </w:tr>
      <w:tr w:rsidRPr="008979A8" w:rsidR="00C526A3" w:rsidTr="00750F6D" w14:paraId="1F7A5A41" w14:textId="77777777">
        <w:tc>
          <w:tcPr>
            <w:tcW w:w="1308" w:type="pct"/>
            <w:vMerge/>
          </w:tcPr>
          <w:p w:rsidR="00C526A3" w:rsidP="005F52BF" w:rsidRDefault="00C526A3" w14:paraId="329C0944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C0202" w:rsidR="00C526A3" w:rsidP="005F52BF" w:rsidRDefault="00C526A3" w14:paraId="271C3D90" w14:textId="64663FAF">
            <w:pPr>
              <w:spacing w:after="0"/>
            </w:pPr>
            <w:r w:rsidRPr="007E6626">
              <w:t>NOTE</w:t>
            </w:r>
          </w:p>
        </w:tc>
        <w:tc>
          <w:tcPr>
            <w:tcW w:w="2307" w:type="pct"/>
          </w:tcPr>
          <w:p w:rsidR="00C526A3" w:rsidP="005F52BF" w:rsidRDefault="00C526A3" w14:paraId="01727836" w14:textId="77777777">
            <w:pPr>
              <w:rPr>
                <w:rFonts w:cs="CordiaUPC"/>
              </w:rPr>
            </w:pPr>
          </w:p>
        </w:tc>
      </w:tr>
      <w:tr w:rsidRPr="008979A8" w:rsidR="00C526A3" w:rsidTr="00750F6D" w14:paraId="1A18ADBB" w14:textId="77777777">
        <w:tc>
          <w:tcPr>
            <w:tcW w:w="1308" w:type="pct"/>
            <w:vMerge/>
          </w:tcPr>
          <w:p w:rsidR="00C526A3" w:rsidP="005F52BF" w:rsidRDefault="00C526A3" w14:paraId="59C8CE4A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5977F8" w:rsidR="00C526A3" w:rsidP="005F52BF" w:rsidRDefault="00C526A3" w14:paraId="079ED6C3" w14:textId="64A5F350">
            <w:pPr>
              <w:spacing w:after="0"/>
              <w:rPr>
                <w:color w:val="000000"/>
              </w:rPr>
            </w:pPr>
            <w:r>
              <w:t>SHOW_IN_RULE</w:t>
            </w:r>
          </w:p>
        </w:tc>
        <w:tc>
          <w:tcPr>
            <w:tcW w:w="2307" w:type="pct"/>
          </w:tcPr>
          <w:p w:rsidR="00C526A3" w:rsidP="005F52BF" w:rsidRDefault="00C526A3" w14:paraId="73A19D33" w14:textId="77777777">
            <w:pPr>
              <w:rPr>
                <w:rFonts w:cs="CordiaUPC"/>
                <w:cs/>
              </w:rPr>
            </w:pPr>
          </w:p>
        </w:tc>
      </w:tr>
      <w:tr w:rsidRPr="008979A8" w:rsidR="00C526A3" w:rsidTr="00750F6D" w14:paraId="165FDABF" w14:textId="77777777">
        <w:tc>
          <w:tcPr>
            <w:tcW w:w="1308" w:type="pct"/>
            <w:vMerge/>
          </w:tcPr>
          <w:p w:rsidR="00C526A3" w:rsidP="005F52BF" w:rsidRDefault="00C526A3" w14:paraId="65506B24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7E6626" w:rsidR="00C526A3" w:rsidDel="00017FF5" w:rsidRDefault="00C526A3" w14:paraId="592B3B23" w14:textId="7A000CA0">
            <w:pPr>
              <w:spacing w:after="0"/>
            </w:pPr>
            <w:r>
              <w:t>ALLOW_MAPPING</w:t>
            </w:r>
          </w:p>
        </w:tc>
        <w:tc>
          <w:tcPr>
            <w:tcW w:w="2307" w:type="pct"/>
          </w:tcPr>
          <w:p w:rsidR="00C526A3" w:rsidP="005F52BF" w:rsidRDefault="00C526A3" w14:paraId="6A889F9B" w14:textId="77777777">
            <w:pPr>
              <w:rPr>
                <w:rFonts w:cs="CordiaUPC"/>
                <w:cs/>
              </w:rPr>
            </w:pPr>
          </w:p>
        </w:tc>
      </w:tr>
      <w:tr w:rsidRPr="008979A8" w:rsidR="00D77A2D" w:rsidTr="00750F6D" w14:paraId="6BD45AB4" w14:textId="77777777">
        <w:tc>
          <w:tcPr>
            <w:tcW w:w="1308" w:type="pct"/>
            <w:vMerge w:val="restart"/>
          </w:tcPr>
          <w:p w:rsidRPr="008979A8" w:rsidR="00D77A2D" w:rsidP="005E3F49" w:rsidRDefault="00D77A2D" w14:paraId="20D9E425" w14:textId="595611D1">
            <w:pPr>
              <w:rPr>
                <w:rFonts w:cs="CordiaUPC"/>
              </w:rPr>
            </w:pPr>
            <w:r>
              <w:rPr>
                <w:rFonts w:cs="CordiaUPC"/>
              </w:rPr>
              <w:t>MASS_PO_DETAIL</w:t>
            </w:r>
          </w:p>
        </w:tc>
        <w:tc>
          <w:tcPr>
            <w:tcW w:w="1385" w:type="pct"/>
          </w:tcPr>
          <w:p w:rsidRPr="008979A8" w:rsidR="00D77A2D" w:rsidP="005E3F49" w:rsidRDefault="00D77A2D" w14:paraId="62122067" w14:textId="3CC33D85">
            <w:pPr>
              <w:spacing w:after="0"/>
              <w:rPr>
                <w:rFonts w:cs="CordiaUPC"/>
              </w:rPr>
            </w:pPr>
            <w:r>
              <w:t>ROW_ID</w:t>
            </w:r>
          </w:p>
        </w:tc>
        <w:tc>
          <w:tcPr>
            <w:tcW w:w="2307" w:type="pct"/>
          </w:tcPr>
          <w:p w:rsidR="00D77A2D" w:rsidP="005E3F49" w:rsidRDefault="00D77A2D" w14:paraId="401B135F" w14:textId="77777777">
            <w:pPr>
              <w:spacing w:after="0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ครั้งแรก</w:t>
            </w:r>
          </w:p>
          <w:p w:rsidR="00D77A2D" w:rsidP="005E3F49" w:rsidRDefault="00D77A2D" w14:paraId="7A97BF2E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ให้ระบบ </w:t>
            </w:r>
            <w:r>
              <w:rPr>
                <w:rFonts w:cs="CordiaUPC"/>
              </w:rPr>
              <w:t xml:space="preserve">Auto Generate </w:t>
            </w:r>
          </w:p>
          <w:p w:rsidR="00D77A2D" w:rsidP="005E3F49" w:rsidRDefault="00D77A2D" w14:paraId="3D5FC61A" w14:textId="77777777">
            <w:pPr>
              <w:spacing w:after="0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ครั้งถัดไป</w:t>
            </w:r>
          </w:p>
          <w:p w:rsidRPr="008979A8" w:rsidR="00D77A2D" w:rsidP="005E3F49" w:rsidRDefault="00D77A2D" w14:paraId="6C71FBC3" w14:textId="3345D0C5">
            <w:pPr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ให้ใช้ </w:t>
            </w:r>
            <w:r>
              <w:rPr>
                <w:rFonts w:cs="CordiaUPC"/>
              </w:rPr>
              <w:t xml:space="preserve">Row ID </w:t>
            </w:r>
            <w:r>
              <w:rPr>
                <w:rFonts w:hint="cs" w:cs="Angsana New"/>
                <w:cs/>
              </w:rPr>
              <w:t>เดิม</w:t>
            </w:r>
          </w:p>
        </w:tc>
      </w:tr>
      <w:tr w:rsidRPr="008979A8" w:rsidR="00D77A2D" w:rsidTr="00750F6D" w14:paraId="0336A718" w14:textId="77777777">
        <w:tc>
          <w:tcPr>
            <w:tcW w:w="1308" w:type="pct"/>
            <w:vMerge/>
          </w:tcPr>
          <w:p w:rsidRPr="008979A8" w:rsidR="00D77A2D" w:rsidP="005E3F49" w:rsidRDefault="00D77A2D" w14:paraId="4CA896C3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D77A2D" w:rsidP="005E3F49" w:rsidRDefault="00D77A2D" w14:paraId="7AAC9BEA" w14:textId="291BF427">
            <w:pPr>
              <w:spacing w:after="0"/>
              <w:rPr>
                <w:rFonts w:cs="CordiaUPC"/>
              </w:rPr>
            </w:pPr>
            <w:r>
              <w:t>PO_ROW_ID</w:t>
            </w:r>
          </w:p>
        </w:tc>
        <w:tc>
          <w:tcPr>
            <w:tcW w:w="2307" w:type="pct"/>
          </w:tcPr>
          <w:p w:rsidRPr="008979A8" w:rsidR="00D77A2D" w:rsidP="005E3F49" w:rsidRDefault="00D77A2D" w14:paraId="4AE6617C" w14:textId="45CF5952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ให้ใช้ </w:t>
            </w:r>
            <w:r>
              <w:rPr>
                <w:rFonts w:cs="CordiaUPC"/>
              </w:rPr>
              <w:t>PLM_PO</w:t>
            </w:r>
            <w:r>
              <w:rPr>
                <w:rFonts w:cs="Angsana New"/>
                <w:cs/>
              </w:rPr>
              <w:t>.</w:t>
            </w:r>
            <w:r>
              <w:rPr>
                <w:rFonts w:cs="CordiaUPC"/>
              </w:rPr>
              <w:t xml:space="preserve">Row ID </w:t>
            </w:r>
            <w:r>
              <w:rPr>
                <w:rFonts w:hint="cs" w:cs="Angsana New"/>
                <w:cs/>
              </w:rPr>
              <w:t>เดิม</w:t>
            </w:r>
          </w:p>
        </w:tc>
      </w:tr>
      <w:tr w:rsidRPr="008979A8" w:rsidR="00D77A2D" w:rsidTr="00750F6D" w14:paraId="559AFE05" w14:textId="77777777">
        <w:tc>
          <w:tcPr>
            <w:tcW w:w="1308" w:type="pct"/>
            <w:vMerge/>
          </w:tcPr>
          <w:p w:rsidRPr="008979A8" w:rsidR="00D77A2D" w:rsidP="005E3F49" w:rsidRDefault="00D77A2D" w14:paraId="66C119BB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D77A2D" w:rsidP="005E3F49" w:rsidRDefault="00D77A2D" w14:paraId="190511C6" w14:textId="30725808">
            <w:pPr>
              <w:spacing w:after="0"/>
              <w:rPr>
                <w:color w:val="000000"/>
              </w:rPr>
            </w:pPr>
            <w:r>
              <w:t>PROJECT_NAME</w:t>
            </w:r>
          </w:p>
        </w:tc>
        <w:tc>
          <w:tcPr>
            <w:tcW w:w="2307" w:type="pct"/>
          </w:tcPr>
          <w:p w:rsidRPr="00766CC1" w:rsidR="00D77A2D" w:rsidP="005E3F49" w:rsidRDefault="00D77A2D" w14:paraId="72878F8D" w14:textId="22B437CC">
            <w:r>
              <w:t>projectName</w:t>
            </w:r>
          </w:p>
        </w:tc>
      </w:tr>
      <w:tr w:rsidRPr="008979A8" w:rsidR="00D77A2D" w:rsidTr="00750F6D" w14:paraId="276C4B5C" w14:textId="77777777">
        <w:tc>
          <w:tcPr>
            <w:tcW w:w="1308" w:type="pct"/>
            <w:vMerge/>
          </w:tcPr>
          <w:p w:rsidRPr="008979A8" w:rsidR="00D77A2D" w:rsidP="005E3F49" w:rsidRDefault="00D77A2D" w14:paraId="360FF1F0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D77A2D" w:rsidP="005E3F49" w:rsidRDefault="00D77A2D" w14:paraId="1CC16226" w14:textId="2DA7F8E8">
            <w:pPr>
              <w:spacing w:after="0"/>
              <w:rPr>
                <w:color w:val="000000"/>
              </w:rPr>
            </w:pPr>
            <w:r>
              <w:t>PROJECT_OWNER</w:t>
            </w:r>
          </w:p>
        </w:tc>
        <w:tc>
          <w:tcPr>
            <w:tcW w:w="2307" w:type="pct"/>
          </w:tcPr>
          <w:p w:rsidRPr="00766CC1" w:rsidR="00D77A2D" w:rsidP="005E3F49" w:rsidRDefault="00D77A2D" w14:paraId="41DF1D1A" w14:textId="3C4D7E52">
            <w:r>
              <w:t>projectOwner</w:t>
            </w:r>
          </w:p>
        </w:tc>
      </w:tr>
      <w:tr w:rsidRPr="008979A8" w:rsidR="00D77A2D" w:rsidTr="00750F6D" w14:paraId="76333AE3" w14:textId="77777777">
        <w:tc>
          <w:tcPr>
            <w:tcW w:w="1308" w:type="pct"/>
            <w:vMerge/>
          </w:tcPr>
          <w:p w:rsidRPr="008979A8" w:rsidR="00D77A2D" w:rsidP="005E3F49" w:rsidRDefault="00D77A2D" w14:paraId="0093C4E5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D77A2D" w:rsidP="005E3F49" w:rsidRDefault="00D77A2D" w14:paraId="3FF528B5" w14:textId="2004B97F">
            <w:pPr>
              <w:spacing w:after="0"/>
              <w:rPr>
                <w:color w:val="000000"/>
              </w:rPr>
            </w:pPr>
            <w:r w:rsidRPr="00AE503E">
              <w:t>PROMOTION</w:t>
            </w:r>
            <w:r>
              <w:t>_</w:t>
            </w:r>
            <w:r w:rsidRPr="00AE503E">
              <w:t>LEVEL</w:t>
            </w:r>
          </w:p>
        </w:tc>
        <w:tc>
          <w:tcPr>
            <w:tcW w:w="2307" w:type="pct"/>
          </w:tcPr>
          <w:p w:rsidRPr="00766CC1" w:rsidR="00D77A2D" w:rsidP="005E3F49" w:rsidRDefault="00D77A2D" w14:paraId="3B278557" w14:textId="68B32416">
            <w:r>
              <w:t>promotionLevel</w:t>
            </w:r>
          </w:p>
        </w:tc>
      </w:tr>
      <w:tr w:rsidRPr="008979A8" w:rsidR="00D77A2D" w:rsidTr="00750F6D" w14:paraId="0B96C026" w14:textId="77777777">
        <w:tc>
          <w:tcPr>
            <w:tcW w:w="1308" w:type="pct"/>
            <w:vMerge/>
          </w:tcPr>
          <w:p w:rsidRPr="008979A8" w:rsidR="00D77A2D" w:rsidP="005E3F49" w:rsidRDefault="00D77A2D" w14:paraId="6B845780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D77A2D" w:rsidP="005E3F49" w:rsidRDefault="00D77A2D" w14:paraId="4F1DB47F" w14:textId="704CEF1C">
            <w:pPr>
              <w:spacing w:after="0"/>
              <w:rPr>
                <w:color w:val="000000"/>
              </w:rPr>
            </w:pPr>
            <w:r w:rsidRPr="00AE503E">
              <w:t>NO</w:t>
            </w:r>
            <w:r>
              <w:t>_</w:t>
            </w:r>
            <w:r w:rsidRPr="00AE503E">
              <w:t>OF</w:t>
            </w:r>
            <w:r>
              <w:t>_</w:t>
            </w:r>
            <w:r w:rsidRPr="00AE503E">
              <w:t>SHARING</w:t>
            </w:r>
          </w:p>
        </w:tc>
        <w:tc>
          <w:tcPr>
            <w:tcW w:w="2307" w:type="pct"/>
          </w:tcPr>
          <w:p w:rsidRPr="00766CC1" w:rsidR="00D77A2D" w:rsidP="005E3F49" w:rsidRDefault="00D77A2D" w14:paraId="41A254A9" w14:textId="7EE2482E">
            <w:r>
              <w:t>noOfSharing</w:t>
            </w:r>
          </w:p>
        </w:tc>
      </w:tr>
      <w:tr w:rsidRPr="008979A8" w:rsidR="00D77A2D" w:rsidTr="00750F6D" w14:paraId="44318F1D" w14:textId="77777777">
        <w:tc>
          <w:tcPr>
            <w:tcW w:w="1308" w:type="pct"/>
            <w:vMerge/>
          </w:tcPr>
          <w:p w:rsidRPr="008979A8" w:rsidR="00D77A2D" w:rsidP="005E3F49" w:rsidRDefault="00D77A2D" w14:paraId="315622BC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D77A2D" w:rsidP="005E3F49" w:rsidRDefault="00D77A2D" w14:paraId="507F5139" w14:textId="527E0B4B">
            <w:pPr>
              <w:spacing w:after="0"/>
              <w:rPr>
                <w:color w:val="000000"/>
              </w:rPr>
            </w:pPr>
            <w:r w:rsidRPr="00AE503E">
              <w:t>PRODUCT</w:t>
            </w:r>
            <w:r>
              <w:t>_</w:t>
            </w:r>
            <w:r w:rsidRPr="00AE503E">
              <w:t>CLASS</w:t>
            </w:r>
          </w:p>
        </w:tc>
        <w:tc>
          <w:tcPr>
            <w:tcW w:w="2307" w:type="pct"/>
          </w:tcPr>
          <w:p w:rsidRPr="00766CC1" w:rsidR="00D77A2D" w:rsidP="005E3F49" w:rsidRDefault="00D77A2D" w14:paraId="3F5BEA1F" w14:textId="4F969764">
            <w:r>
              <w:t>productClass</w:t>
            </w:r>
          </w:p>
        </w:tc>
      </w:tr>
      <w:tr w:rsidRPr="008979A8" w:rsidR="00D77A2D" w:rsidTr="00750F6D" w14:paraId="6A00C1F8" w14:textId="77777777">
        <w:tc>
          <w:tcPr>
            <w:tcW w:w="1308" w:type="pct"/>
            <w:vMerge/>
          </w:tcPr>
          <w:p w:rsidRPr="008979A8" w:rsidR="00D77A2D" w:rsidP="005E3F49" w:rsidRDefault="00D77A2D" w14:paraId="165E7195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D77A2D" w:rsidP="005E3F49" w:rsidRDefault="00D77A2D" w14:paraId="403820AB" w14:textId="0F1F125B">
            <w:pPr>
              <w:spacing w:after="0"/>
              <w:rPr>
                <w:color w:val="000000"/>
              </w:rPr>
            </w:pPr>
            <w:r>
              <w:t>ROOT_NETWORK_TYPE</w:t>
            </w:r>
          </w:p>
        </w:tc>
        <w:tc>
          <w:tcPr>
            <w:tcW w:w="2307" w:type="pct"/>
          </w:tcPr>
          <w:p w:rsidRPr="00766CC1" w:rsidR="00D77A2D" w:rsidP="005E3F49" w:rsidRDefault="00D77A2D" w14:paraId="444A1B29" w14:textId="137C1BCA">
            <w:r>
              <w:t xml:space="preserve">Default Value </w:t>
            </w:r>
            <w:r>
              <w:rPr>
                <w:rFonts w:cs="Angsana New"/>
                <w:cs/>
              </w:rPr>
              <w:t>: “</w:t>
            </w:r>
            <w:r>
              <w:t>AWN</w:t>
            </w:r>
            <w:r>
              <w:rPr>
                <w:rFonts w:cs="Angsana New"/>
                <w:cs/>
              </w:rPr>
              <w:t>”</w:t>
            </w:r>
          </w:p>
        </w:tc>
      </w:tr>
      <w:tr w:rsidRPr="008979A8" w:rsidR="00D77A2D" w:rsidTr="00750F6D" w14:paraId="229ED441" w14:textId="77777777">
        <w:tc>
          <w:tcPr>
            <w:tcW w:w="1308" w:type="pct"/>
            <w:vMerge/>
          </w:tcPr>
          <w:p w:rsidRPr="008979A8" w:rsidR="00D77A2D" w:rsidP="005E3F49" w:rsidRDefault="00D77A2D" w14:paraId="3A1E2B46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D77A2D" w:rsidP="005E3F49" w:rsidRDefault="00D77A2D" w14:paraId="326EF0A6" w14:textId="360FEA47">
            <w:pPr>
              <w:spacing w:after="0"/>
              <w:rPr>
                <w:color w:val="000000"/>
              </w:rPr>
            </w:pPr>
            <w:r>
              <w:t>ROOT_NETWORK</w:t>
            </w:r>
          </w:p>
        </w:tc>
        <w:tc>
          <w:tcPr>
            <w:tcW w:w="2307" w:type="pct"/>
          </w:tcPr>
          <w:p w:rsidRPr="00766CC1" w:rsidR="00D77A2D" w:rsidP="005E3F49" w:rsidRDefault="00D77A2D" w14:paraId="6512F070" w14:textId="6411927D">
            <w:r>
              <w:t xml:space="preserve">Default Value </w:t>
            </w:r>
            <w:r>
              <w:rPr>
                <w:rFonts w:cs="Angsana New"/>
                <w:cs/>
              </w:rPr>
              <w:t>: “</w:t>
            </w:r>
            <w:r>
              <w:t>3G</w:t>
            </w:r>
            <w:r>
              <w:rPr>
                <w:rFonts w:cs="Angsana New"/>
                <w:cs/>
              </w:rPr>
              <w:t>”</w:t>
            </w:r>
          </w:p>
        </w:tc>
      </w:tr>
      <w:tr w:rsidRPr="008979A8" w:rsidR="00D77A2D" w:rsidTr="00750F6D" w14:paraId="258289BC" w14:textId="77777777">
        <w:tc>
          <w:tcPr>
            <w:tcW w:w="1308" w:type="pct"/>
            <w:vMerge/>
          </w:tcPr>
          <w:p w:rsidRPr="008979A8" w:rsidR="00D77A2D" w:rsidP="005E3F49" w:rsidRDefault="00D77A2D" w14:paraId="01C756B2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D77A2D" w:rsidP="005E3F49" w:rsidRDefault="00D77A2D" w14:paraId="57559632" w14:textId="1B9B68A2">
            <w:pPr>
              <w:spacing w:after="0"/>
              <w:rPr>
                <w:color w:val="000000"/>
              </w:rPr>
            </w:pPr>
            <w:r>
              <w:t>GPRS_TYPE</w:t>
            </w:r>
          </w:p>
        </w:tc>
        <w:tc>
          <w:tcPr>
            <w:tcW w:w="2307" w:type="pct"/>
          </w:tcPr>
          <w:p w:rsidRPr="00766CC1" w:rsidR="00D77A2D" w:rsidP="005E3F49" w:rsidRDefault="00D77A2D" w14:paraId="096FEA77" w14:textId="27DE81F8">
            <w:r>
              <w:rPr>
                <w:rFonts w:hint="cs"/>
                <w:cs/>
              </w:rPr>
              <w:t xml:space="preserve">ถ้า </w:t>
            </w:r>
            <w:r>
              <w:t xml:space="preserve">productClass </w:t>
            </w:r>
            <w:r>
              <w:rPr>
                <w:rFonts w:hint="cs"/>
                <w:cs/>
              </w:rPr>
              <w:t xml:space="preserve">เป็น </w:t>
            </w:r>
            <w:r>
              <w:rPr>
                <w:rFonts w:cs="Angsana New"/>
                <w:cs/>
              </w:rPr>
              <w:t>“</w:t>
            </w:r>
            <w:r>
              <w:t>Main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ให้ </w:t>
            </w:r>
            <w:r>
              <w:t xml:space="preserve">Default Value </w:t>
            </w:r>
            <w:r>
              <w:rPr>
                <w:rFonts w:cs="Angsana New"/>
                <w:cs/>
              </w:rPr>
              <w:t>: “</w:t>
            </w:r>
            <w:r>
              <w:t>Volume</w:t>
            </w:r>
            <w:r>
              <w:rPr>
                <w:rFonts w:cs="Angsana New"/>
                <w:cs/>
              </w:rPr>
              <w:t>-</w:t>
            </w:r>
            <w:r>
              <w:t>Based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 w:cs="Angsana New"/>
                <w:cs/>
              </w:rPr>
              <w:t xml:space="preserve"> ถ้าไม่ใช่ให้ </w:t>
            </w:r>
            <w:r>
              <w:rPr>
                <w:rFonts w:cs="CordiaUPC"/>
              </w:rPr>
              <w:t xml:space="preserve">Default Value </w:t>
            </w:r>
            <w:r>
              <w:rPr>
                <w:rFonts w:cs="Angsana New"/>
                <w:cs/>
              </w:rPr>
              <w:t>= “</w:t>
            </w:r>
            <w:r>
              <w:rPr>
                <w:rFonts w:cs="CordiaUPC"/>
              </w:rPr>
              <w:t>N</w:t>
            </w:r>
            <w:r>
              <w:rPr>
                <w:rFonts w:cs="Angsana New"/>
                <w:cs/>
              </w:rPr>
              <w:t>/</w:t>
            </w:r>
            <w:r>
              <w:rPr>
                <w:rFonts w:cs="CordiaUPC"/>
              </w:rPr>
              <w:t>A</w:t>
            </w:r>
            <w:r>
              <w:rPr>
                <w:rFonts w:cs="Angsana New"/>
                <w:cs/>
              </w:rPr>
              <w:t>”</w:t>
            </w:r>
          </w:p>
        </w:tc>
      </w:tr>
      <w:tr w:rsidRPr="008979A8" w:rsidR="00D77A2D" w:rsidTr="00750F6D" w14:paraId="18AB6FAC" w14:textId="77777777">
        <w:tc>
          <w:tcPr>
            <w:tcW w:w="1308" w:type="pct"/>
            <w:vMerge/>
          </w:tcPr>
          <w:p w:rsidRPr="008979A8" w:rsidR="00D77A2D" w:rsidP="005E3F49" w:rsidRDefault="00D77A2D" w14:paraId="1BEAB51C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D77A2D" w:rsidP="005E3F49" w:rsidRDefault="00D77A2D" w14:paraId="3409C33A" w14:textId="77777777">
            <w:r w:rsidRPr="00AE503E">
              <w:t>COMMERCIAL</w:t>
            </w:r>
          </w:p>
          <w:p w:rsidR="00D77A2D" w:rsidP="005E3F49" w:rsidRDefault="00D77A2D" w14:paraId="1632B569" w14:textId="759360A2">
            <w:pPr>
              <w:spacing w:after="0"/>
              <w:rPr>
                <w:color w:val="000000"/>
              </w:rPr>
            </w:pPr>
            <w:r>
              <w:t>_</w:t>
            </w:r>
            <w:r w:rsidRPr="00AE503E">
              <w:t>LAUNCH</w:t>
            </w:r>
            <w:r>
              <w:t>_</w:t>
            </w:r>
            <w:r w:rsidRPr="00AE503E">
              <w:t>DATE</w:t>
            </w:r>
          </w:p>
        </w:tc>
        <w:tc>
          <w:tcPr>
            <w:tcW w:w="2307" w:type="pct"/>
          </w:tcPr>
          <w:p w:rsidRPr="00766CC1" w:rsidR="00D77A2D" w:rsidP="005E3F49" w:rsidRDefault="00D77A2D" w14:paraId="32664680" w14:textId="3F3FE4B0">
            <w:r>
              <w:t>commercialLaunchDate</w:t>
            </w:r>
          </w:p>
        </w:tc>
      </w:tr>
      <w:tr w:rsidRPr="008979A8" w:rsidR="00D77A2D" w:rsidTr="003722B1" w14:paraId="4EDEEDAA" w14:textId="77777777">
        <w:tc>
          <w:tcPr>
            <w:tcW w:w="1308" w:type="pct"/>
            <w:vMerge/>
          </w:tcPr>
          <w:p w:rsidRPr="008979A8" w:rsidR="00D77A2D" w:rsidP="005E3F49" w:rsidRDefault="00D77A2D" w14:paraId="11620CF6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D77A2D" w:rsidP="005E3F49" w:rsidRDefault="00D77A2D" w14:paraId="799804BE" w14:textId="31EF1B84">
            <w:pPr>
              <w:spacing w:after="0"/>
              <w:rPr>
                <w:color w:val="000000"/>
              </w:rPr>
            </w:pPr>
            <w:r w:rsidRPr="00AE503E">
              <w:t>ON</w:t>
            </w:r>
            <w:r>
              <w:t>_</w:t>
            </w:r>
            <w:r w:rsidRPr="00AE503E">
              <w:t>SERVICE</w:t>
            </w:r>
            <w:r>
              <w:t>_</w:t>
            </w:r>
            <w:r w:rsidRPr="00AE503E">
              <w:t>DATE</w:t>
            </w:r>
          </w:p>
        </w:tc>
        <w:tc>
          <w:tcPr>
            <w:tcW w:w="2307" w:type="pct"/>
          </w:tcPr>
          <w:p w:rsidRPr="00766CC1" w:rsidR="00D77A2D" w:rsidP="005E3F49" w:rsidRDefault="00D77A2D" w14:paraId="57FAE2E2" w14:textId="6DE4A050"/>
        </w:tc>
      </w:tr>
      <w:tr w:rsidRPr="008979A8" w:rsidR="00D77A2D" w:rsidTr="00750F6D" w14:paraId="0DCCF222" w14:textId="77777777">
        <w:tc>
          <w:tcPr>
            <w:tcW w:w="1308" w:type="pct"/>
            <w:vMerge/>
          </w:tcPr>
          <w:p w:rsidRPr="008979A8" w:rsidR="00D77A2D" w:rsidP="005E3F49" w:rsidRDefault="00D77A2D" w14:paraId="59506C5F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D77A2D" w:rsidP="005E3F49" w:rsidRDefault="00D77A2D" w14:paraId="7D5A5BA3" w14:textId="3CFF69C0">
            <w:pPr>
              <w:spacing w:after="0"/>
              <w:rPr>
                <w:color w:val="000000"/>
              </w:rPr>
            </w:pPr>
            <w:r w:rsidRPr="00AE503E">
              <w:t>EXPIRE</w:t>
            </w:r>
            <w:r>
              <w:t>_</w:t>
            </w:r>
            <w:r w:rsidRPr="00AE503E">
              <w:t>DATE</w:t>
            </w:r>
          </w:p>
        </w:tc>
        <w:tc>
          <w:tcPr>
            <w:tcW w:w="2307" w:type="pct"/>
          </w:tcPr>
          <w:p w:rsidRPr="00766CC1" w:rsidR="00D77A2D" w:rsidP="005E3F49" w:rsidRDefault="00D77A2D" w14:paraId="0E7A8856" w14:textId="661D9CD7">
            <w:r>
              <w:t>expireDate</w:t>
            </w:r>
          </w:p>
        </w:tc>
      </w:tr>
      <w:tr w:rsidRPr="008979A8" w:rsidR="00D77A2D" w:rsidTr="00750F6D" w14:paraId="789EF4EC" w14:textId="77777777">
        <w:tc>
          <w:tcPr>
            <w:tcW w:w="1308" w:type="pct"/>
            <w:vMerge/>
          </w:tcPr>
          <w:p w:rsidRPr="008979A8" w:rsidR="00D77A2D" w:rsidP="005E3F49" w:rsidRDefault="00D77A2D" w14:paraId="0A71C03F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D77A2D" w:rsidP="005E3F49" w:rsidRDefault="00D77A2D" w14:paraId="48E8E5B6" w14:textId="2D88B993">
            <w:pPr>
              <w:spacing w:after="0"/>
              <w:rPr>
                <w:color w:val="000000"/>
              </w:rPr>
            </w:pPr>
            <w:r>
              <w:t>FIXED_START_DATE</w:t>
            </w:r>
          </w:p>
        </w:tc>
        <w:tc>
          <w:tcPr>
            <w:tcW w:w="2307" w:type="pct"/>
          </w:tcPr>
          <w:p w:rsidRPr="00766CC1" w:rsidR="00D77A2D" w:rsidP="005E3F49" w:rsidRDefault="00D77A2D" w14:paraId="29C15321" w14:textId="302F9A05">
            <w:r>
              <w:t>fixedStartDate</w:t>
            </w:r>
          </w:p>
        </w:tc>
      </w:tr>
      <w:tr w:rsidRPr="008979A8" w:rsidR="00D77A2D" w:rsidTr="00750F6D" w14:paraId="48703BE4" w14:textId="77777777">
        <w:tc>
          <w:tcPr>
            <w:tcW w:w="1308" w:type="pct"/>
            <w:vMerge/>
          </w:tcPr>
          <w:p w:rsidRPr="008979A8" w:rsidR="00D77A2D" w:rsidP="005E3F49" w:rsidRDefault="00D77A2D" w14:paraId="0526FD12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D77A2D" w:rsidP="005E3F49" w:rsidRDefault="00D77A2D" w14:paraId="43C74E6A" w14:textId="71441989">
            <w:pPr>
              <w:spacing w:after="0"/>
              <w:rPr>
                <w:color w:val="000000"/>
              </w:rPr>
            </w:pPr>
            <w:r>
              <w:t>FIXED_END_DATE</w:t>
            </w:r>
          </w:p>
        </w:tc>
        <w:tc>
          <w:tcPr>
            <w:tcW w:w="2307" w:type="pct"/>
          </w:tcPr>
          <w:p w:rsidRPr="00766CC1" w:rsidR="00D77A2D" w:rsidP="005E3F49" w:rsidRDefault="00D77A2D" w14:paraId="50181F29" w14:textId="1D346B80">
            <w:r>
              <w:t>fixedEndDate</w:t>
            </w:r>
          </w:p>
        </w:tc>
      </w:tr>
      <w:tr w:rsidRPr="008979A8" w:rsidR="00D77A2D" w:rsidTr="00750F6D" w14:paraId="1EEAFE67" w14:textId="77777777">
        <w:tc>
          <w:tcPr>
            <w:tcW w:w="1308" w:type="pct"/>
            <w:vMerge/>
          </w:tcPr>
          <w:p w:rsidRPr="008979A8" w:rsidR="00D77A2D" w:rsidP="005E3F49" w:rsidRDefault="00D77A2D" w14:paraId="14B6650F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D77A2D" w:rsidP="005E3F49" w:rsidRDefault="00D77A2D" w14:paraId="344FB203" w14:textId="5C949481">
            <w:pPr>
              <w:spacing w:after="0"/>
              <w:rPr>
                <w:color w:val="000000"/>
              </w:rPr>
            </w:pPr>
            <w:r w:rsidRPr="001624DE">
              <w:t>PRICE</w:t>
            </w:r>
            <w:r>
              <w:t>_</w:t>
            </w:r>
            <w:r w:rsidRPr="001624DE">
              <w:t>TYPE</w:t>
            </w:r>
          </w:p>
        </w:tc>
        <w:tc>
          <w:tcPr>
            <w:tcW w:w="2307" w:type="pct"/>
          </w:tcPr>
          <w:p w:rsidRPr="00766CC1" w:rsidR="00D77A2D" w:rsidP="005E3F49" w:rsidRDefault="00D77A2D" w14:paraId="706CF474" w14:textId="1CAF4EAB">
            <w:r>
              <w:t>priceType</w:t>
            </w:r>
          </w:p>
        </w:tc>
      </w:tr>
      <w:tr w:rsidRPr="008979A8" w:rsidR="00D77A2D" w:rsidTr="00750F6D" w14:paraId="697507A1" w14:textId="77777777">
        <w:tc>
          <w:tcPr>
            <w:tcW w:w="1308" w:type="pct"/>
            <w:vMerge/>
          </w:tcPr>
          <w:p w:rsidRPr="008979A8" w:rsidR="00D77A2D" w:rsidP="005E3F49" w:rsidRDefault="00D77A2D" w14:paraId="382E7D6D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D77A2D" w:rsidP="005E3F49" w:rsidRDefault="00D77A2D" w14:paraId="6A8E876D" w14:textId="4B11FCE4">
            <w:pPr>
              <w:spacing w:after="0"/>
              <w:rPr>
                <w:color w:val="000000"/>
              </w:rPr>
            </w:pPr>
            <w:r w:rsidRPr="001624DE">
              <w:t>PACKAGE</w:t>
            </w:r>
            <w:r>
              <w:t>_</w:t>
            </w:r>
            <w:r w:rsidRPr="001624DE">
              <w:t>DURATION</w:t>
            </w:r>
          </w:p>
        </w:tc>
        <w:tc>
          <w:tcPr>
            <w:tcW w:w="2307" w:type="pct"/>
          </w:tcPr>
          <w:p w:rsidRPr="00766CC1" w:rsidR="00D77A2D" w:rsidP="005E3F49" w:rsidRDefault="00D77A2D" w14:paraId="78EE4FB7" w14:textId="625A1766">
            <w:r>
              <w:t>packageDuration</w:t>
            </w:r>
          </w:p>
        </w:tc>
      </w:tr>
      <w:tr w:rsidRPr="008979A8" w:rsidR="00D77A2D" w:rsidTr="00750F6D" w14:paraId="44FD2887" w14:textId="77777777">
        <w:tc>
          <w:tcPr>
            <w:tcW w:w="1308" w:type="pct"/>
            <w:vMerge/>
          </w:tcPr>
          <w:p w:rsidRPr="008979A8" w:rsidR="00D77A2D" w:rsidP="005E3F49" w:rsidRDefault="00D77A2D" w14:paraId="49B297E9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D77A2D" w:rsidP="005E3F49" w:rsidRDefault="00D77A2D" w14:paraId="0C1FA37A" w14:textId="77777777">
            <w:r w:rsidRPr="001624DE">
              <w:t>PACKAGE</w:t>
            </w:r>
            <w:r>
              <w:t>_</w:t>
            </w:r>
            <w:r w:rsidRPr="001624DE">
              <w:t>DURATION</w:t>
            </w:r>
          </w:p>
          <w:p w:rsidR="00D77A2D" w:rsidP="005E3F49" w:rsidRDefault="00D77A2D" w14:paraId="637A991D" w14:textId="34CF4155">
            <w:pPr>
              <w:spacing w:after="0"/>
              <w:rPr>
                <w:color w:val="000000"/>
              </w:rPr>
            </w:pPr>
            <w:r>
              <w:t>_</w:t>
            </w:r>
            <w:r w:rsidRPr="001624DE">
              <w:t>UNIT</w:t>
            </w:r>
          </w:p>
        </w:tc>
        <w:tc>
          <w:tcPr>
            <w:tcW w:w="2307" w:type="pct"/>
          </w:tcPr>
          <w:p w:rsidRPr="00766CC1" w:rsidR="00D77A2D" w:rsidP="005E3F49" w:rsidRDefault="00D77A2D" w14:paraId="7150D4B5" w14:textId="0C0CA1D7">
            <w:r>
              <w:t>packageDurationUnit</w:t>
            </w:r>
          </w:p>
        </w:tc>
      </w:tr>
      <w:tr w:rsidRPr="008979A8" w:rsidR="00D77A2D" w:rsidTr="00750F6D" w14:paraId="51E98E3A" w14:textId="77777777">
        <w:tc>
          <w:tcPr>
            <w:tcW w:w="1308" w:type="pct"/>
            <w:vMerge/>
          </w:tcPr>
          <w:p w:rsidRPr="008979A8" w:rsidR="00D77A2D" w:rsidP="005E3F49" w:rsidRDefault="00D77A2D" w14:paraId="3F0897CA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D77A2D" w:rsidP="005E3F49" w:rsidRDefault="00D77A2D" w14:paraId="47B3E491" w14:textId="0E0A34B2">
            <w:pPr>
              <w:spacing w:after="0"/>
              <w:rPr>
                <w:color w:val="000000"/>
              </w:rPr>
            </w:pPr>
            <w:r w:rsidRPr="001624DE">
              <w:t>PACKAGE</w:t>
            </w:r>
            <w:r>
              <w:t>_BILL_CYCLE</w:t>
            </w:r>
          </w:p>
        </w:tc>
        <w:tc>
          <w:tcPr>
            <w:tcW w:w="2307" w:type="pct"/>
          </w:tcPr>
          <w:p w:rsidRPr="00766CC1" w:rsidR="00D77A2D" w:rsidP="005E3F49" w:rsidRDefault="00D77A2D" w14:paraId="5B5473C1" w14:textId="5DB87CE6">
            <w:r>
              <w:t>packageBillCycle</w:t>
            </w:r>
          </w:p>
        </w:tc>
      </w:tr>
      <w:tr w:rsidRPr="008979A8" w:rsidR="00D77A2D" w:rsidTr="00750F6D" w14:paraId="60E4DB2C" w14:textId="77777777">
        <w:tc>
          <w:tcPr>
            <w:tcW w:w="1308" w:type="pct"/>
            <w:vMerge/>
          </w:tcPr>
          <w:p w:rsidRPr="008979A8" w:rsidR="00D77A2D" w:rsidP="005E3F49" w:rsidRDefault="00D77A2D" w14:paraId="08021C1E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D77A2D" w:rsidP="005E3F49" w:rsidRDefault="00D77A2D" w14:paraId="389449D6" w14:textId="77777777">
            <w:r w:rsidRPr="001624DE">
              <w:t>PACKAGE</w:t>
            </w:r>
            <w:r>
              <w:t>_BILL_CYCLE</w:t>
            </w:r>
          </w:p>
          <w:p w:rsidR="00D77A2D" w:rsidP="005E3F49" w:rsidRDefault="00D77A2D" w14:paraId="53FD6498" w14:textId="2BE160EC">
            <w:pPr>
              <w:spacing w:after="0"/>
              <w:rPr>
                <w:color w:val="000000"/>
              </w:rPr>
            </w:pPr>
            <w:r>
              <w:t>_</w:t>
            </w:r>
            <w:r w:rsidRPr="001624DE">
              <w:t>UNIT</w:t>
            </w:r>
          </w:p>
        </w:tc>
        <w:tc>
          <w:tcPr>
            <w:tcW w:w="2307" w:type="pct"/>
          </w:tcPr>
          <w:p w:rsidRPr="00766CC1" w:rsidR="00D77A2D" w:rsidP="005E3F49" w:rsidRDefault="00D77A2D" w14:paraId="3B08EFD0" w14:textId="34D0DFA4">
            <w:r>
              <w:t>packageBillCycleUnit</w:t>
            </w:r>
          </w:p>
        </w:tc>
      </w:tr>
      <w:tr w:rsidRPr="008979A8" w:rsidR="00D77A2D" w:rsidTr="00750F6D" w14:paraId="2BD98C71" w14:textId="77777777">
        <w:tc>
          <w:tcPr>
            <w:tcW w:w="1308" w:type="pct"/>
            <w:vMerge/>
          </w:tcPr>
          <w:p w:rsidRPr="008979A8" w:rsidR="00D77A2D" w:rsidP="005E3F49" w:rsidRDefault="00D77A2D" w14:paraId="46B9144E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D77A2D" w:rsidP="005E3F49" w:rsidRDefault="00D77A2D" w14:paraId="005010D6" w14:textId="77777777">
            <w:r w:rsidRPr="001624DE">
              <w:t>PRORATE</w:t>
            </w:r>
            <w:r>
              <w:t>_</w:t>
            </w:r>
            <w:r w:rsidRPr="001624DE">
              <w:t>PACKAGE</w:t>
            </w:r>
          </w:p>
          <w:p w:rsidR="00D77A2D" w:rsidP="005E3F49" w:rsidRDefault="00D77A2D" w14:paraId="454CCEB3" w14:textId="1AA27FB7">
            <w:pPr>
              <w:spacing w:after="0"/>
              <w:rPr>
                <w:color w:val="000000"/>
              </w:rPr>
            </w:pPr>
            <w:r>
              <w:t>_</w:t>
            </w:r>
            <w:r w:rsidRPr="001624DE">
              <w:t>FEE</w:t>
            </w:r>
          </w:p>
        </w:tc>
        <w:tc>
          <w:tcPr>
            <w:tcW w:w="2307" w:type="pct"/>
          </w:tcPr>
          <w:p w:rsidRPr="00766CC1" w:rsidR="00D77A2D" w:rsidP="005E3F49" w:rsidRDefault="00D77A2D" w14:paraId="2EA2851E" w14:textId="265B5AC6">
            <w:r>
              <w:t>proratePackageFee</w:t>
            </w:r>
          </w:p>
        </w:tc>
      </w:tr>
      <w:tr w:rsidRPr="008979A8" w:rsidR="00D77A2D" w:rsidTr="00750F6D" w14:paraId="2EC9FBB9" w14:textId="77777777">
        <w:tc>
          <w:tcPr>
            <w:tcW w:w="1308" w:type="pct"/>
            <w:vMerge/>
          </w:tcPr>
          <w:p w:rsidRPr="008979A8" w:rsidR="00D77A2D" w:rsidP="005E3F49" w:rsidRDefault="00D77A2D" w14:paraId="53ED9BE6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D77A2D" w:rsidP="005E3F49" w:rsidRDefault="00D77A2D" w14:paraId="5D82A005" w14:textId="670A5C22">
            <w:pPr>
              <w:spacing w:after="0"/>
              <w:rPr>
                <w:color w:val="000000"/>
              </w:rPr>
            </w:pPr>
            <w:r w:rsidRPr="001624DE">
              <w:t>MULTI</w:t>
            </w:r>
            <w:r>
              <w:t>_</w:t>
            </w:r>
            <w:r w:rsidRPr="001624DE">
              <w:t>DURATION</w:t>
            </w:r>
            <w:r>
              <w:t>_</w:t>
            </w:r>
            <w:r w:rsidRPr="001624DE">
              <w:t>FLAG</w:t>
            </w:r>
          </w:p>
        </w:tc>
        <w:tc>
          <w:tcPr>
            <w:tcW w:w="2307" w:type="pct"/>
          </w:tcPr>
          <w:p w:rsidRPr="00766CC1" w:rsidR="00D77A2D" w:rsidP="005E3F49" w:rsidRDefault="00D77A2D" w14:paraId="7741B502" w14:textId="0087C771">
            <w:r>
              <w:t>multiDurationFlag</w:t>
            </w:r>
          </w:p>
        </w:tc>
      </w:tr>
      <w:tr w:rsidRPr="008979A8" w:rsidR="00D77A2D" w:rsidTr="00801659" w14:paraId="58F80156" w14:textId="77777777">
        <w:trPr>
          <w:trHeight w:val="85"/>
        </w:trPr>
        <w:tc>
          <w:tcPr>
            <w:tcW w:w="1308" w:type="pct"/>
            <w:vMerge/>
          </w:tcPr>
          <w:p w:rsidRPr="008979A8" w:rsidR="00D77A2D" w:rsidP="005E3F49" w:rsidRDefault="00D77A2D" w14:paraId="15CAB490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D77A2D" w:rsidP="005E3F49" w:rsidRDefault="00D77A2D" w14:paraId="1C7DAF50" w14:textId="137D6598">
            <w:pPr>
              <w:spacing w:after="0"/>
              <w:rPr>
                <w:color w:val="000000"/>
              </w:rPr>
            </w:pPr>
            <w:r>
              <w:t>SUBSCRIBE_</w:t>
            </w:r>
            <w:r w:rsidRPr="003F66BD">
              <w:t>REPEAT</w:t>
            </w:r>
          </w:p>
        </w:tc>
        <w:tc>
          <w:tcPr>
            <w:tcW w:w="2307" w:type="pct"/>
          </w:tcPr>
          <w:p w:rsidRPr="00766CC1" w:rsidR="00D77A2D" w:rsidP="005E3F49" w:rsidRDefault="00D77A2D" w14:paraId="1CBB4FFB" w14:textId="146E8196">
            <w:r>
              <w:t>subscribeRepeat</w:t>
            </w:r>
          </w:p>
        </w:tc>
      </w:tr>
      <w:tr w:rsidRPr="008979A8" w:rsidR="00D77A2D" w:rsidTr="00801659" w14:paraId="267DB3E8" w14:textId="77777777">
        <w:trPr>
          <w:trHeight w:val="85"/>
        </w:trPr>
        <w:tc>
          <w:tcPr>
            <w:tcW w:w="1308" w:type="pct"/>
            <w:vMerge/>
          </w:tcPr>
          <w:p w:rsidRPr="008979A8" w:rsidR="00D77A2D" w:rsidP="005E3F49" w:rsidRDefault="00D77A2D" w14:paraId="37407B14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D77A2D" w:rsidP="005E3F49" w:rsidRDefault="00D77A2D" w14:paraId="3FBE72FA" w14:textId="0D030D27">
            <w:pPr>
              <w:spacing w:after="0"/>
            </w:pPr>
            <w:r>
              <w:t>PRICING_NOTE</w:t>
            </w:r>
          </w:p>
        </w:tc>
        <w:tc>
          <w:tcPr>
            <w:tcW w:w="2307" w:type="pct"/>
          </w:tcPr>
          <w:p w:rsidR="00D77A2D" w:rsidP="005E3F49" w:rsidRDefault="00D77A2D" w14:paraId="084DA9F4" w14:textId="491C434B">
            <w:r>
              <w:t>pricintNote</w:t>
            </w:r>
          </w:p>
        </w:tc>
      </w:tr>
      <w:tr w:rsidRPr="008979A8" w:rsidR="00D77A2D" w:rsidTr="00801659" w14:paraId="0BB1E40E" w14:textId="77777777">
        <w:trPr>
          <w:trHeight w:val="85"/>
        </w:trPr>
        <w:tc>
          <w:tcPr>
            <w:tcW w:w="1308" w:type="pct"/>
            <w:vMerge/>
          </w:tcPr>
          <w:p w:rsidRPr="008979A8" w:rsidR="00D77A2D" w:rsidP="005E3F49" w:rsidRDefault="00D77A2D" w14:paraId="6F1441BE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D77A2D" w:rsidP="005E3F49" w:rsidRDefault="00D77A2D" w14:paraId="772AF5A1" w14:textId="4F5A05ED">
            <w:pPr>
              <w:spacing w:after="0"/>
            </w:pPr>
            <w:r>
              <w:t>FULL_PRICE_EXC_VAT</w:t>
            </w:r>
          </w:p>
        </w:tc>
        <w:tc>
          <w:tcPr>
            <w:tcW w:w="2307" w:type="pct"/>
          </w:tcPr>
          <w:p w:rsidR="00D77A2D" w:rsidP="005E3F49" w:rsidRDefault="00D77A2D" w14:paraId="461E1900" w14:textId="2874F30A">
            <w:r>
              <w:t>fullPriceExcludingVAT</w:t>
            </w:r>
          </w:p>
        </w:tc>
      </w:tr>
      <w:tr w:rsidRPr="008979A8" w:rsidR="00D77A2D" w:rsidTr="00801659" w14:paraId="7797A816" w14:textId="77777777">
        <w:trPr>
          <w:trHeight w:val="85"/>
        </w:trPr>
        <w:tc>
          <w:tcPr>
            <w:tcW w:w="1308" w:type="pct"/>
            <w:vMerge/>
          </w:tcPr>
          <w:p w:rsidRPr="008979A8" w:rsidR="00D77A2D" w:rsidP="005E3F49" w:rsidRDefault="00D77A2D" w14:paraId="42869267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D77A2D" w:rsidP="005E3F49" w:rsidRDefault="00D77A2D" w14:paraId="3FAB3E6D" w14:textId="4BA22592">
            <w:pPr>
              <w:spacing w:after="0"/>
            </w:pPr>
            <w:r>
              <w:t>FULL_PRICE_INC_VAT</w:t>
            </w:r>
          </w:p>
        </w:tc>
        <w:tc>
          <w:tcPr>
            <w:tcW w:w="2307" w:type="pct"/>
          </w:tcPr>
          <w:p w:rsidR="00D77A2D" w:rsidP="005E3F49" w:rsidRDefault="00D77A2D" w14:paraId="2786C09A" w14:textId="299C91B6">
            <w:r>
              <w:t>fullPriceIncludingVAT</w:t>
            </w:r>
          </w:p>
        </w:tc>
      </w:tr>
      <w:tr w:rsidRPr="008979A8" w:rsidR="00D77A2D" w:rsidTr="00801659" w14:paraId="2FDD93A7" w14:textId="77777777">
        <w:trPr>
          <w:trHeight w:val="85"/>
        </w:trPr>
        <w:tc>
          <w:tcPr>
            <w:tcW w:w="1308" w:type="pct"/>
            <w:vMerge/>
          </w:tcPr>
          <w:p w:rsidRPr="008979A8" w:rsidR="00D77A2D" w:rsidP="005E3F49" w:rsidRDefault="00D77A2D" w14:paraId="575FEB66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D77A2D" w:rsidP="005E3F49" w:rsidRDefault="00D77A2D" w14:paraId="15D68EEF" w14:textId="744C53F6">
            <w:pPr>
              <w:spacing w:after="0"/>
            </w:pPr>
            <w:r>
              <w:t>SHARE_PLAN</w:t>
            </w:r>
          </w:p>
        </w:tc>
        <w:tc>
          <w:tcPr>
            <w:tcW w:w="2307" w:type="pct"/>
          </w:tcPr>
          <w:p w:rsidR="00D77A2D" w:rsidP="005E3F49" w:rsidRDefault="00D77A2D" w14:paraId="6336295C" w14:textId="53ACE5D3">
            <w:r w:rsidRPr="00587BB2">
              <w:t>SharePlan</w:t>
            </w:r>
          </w:p>
        </w:tc>
      </w:tr>
      <w:tr w:rsidRPr="008979A8" w:rsidR="00D77A2D" w:rsidTr="00801659" w14:paraId="3763627C" w14:textId="77777777">
        <w:trPr>
          <w:trHeight w:val="85"/>
        </w:trPr>
        <w:tc>
          <w:tcPr>
            <w:tcW w:w="1308" w:type="pct"/>
            <w:vMerge/>
          </w:tcPr>
          <w:p w:rsidRPr="008979A8" w:rsidR="00D77A2D" w:rsidP="00587BB2" w:rsidRDefault="00D77A2D" w14:paraId="6276305A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D77A2D" w:rsidP="00587BB2" w:rsidRDefault="00D77A2D" w14:paraId="6B29DFDC" w14:textId="0823E23B">
            <w:pPr>
              <w:spacing w:after="0"/>
            </w:pPr>
            <w:r w:rsidRPr="00AE503E">
              <w:t>NO</w:t>
            </w:r>
            <w:r>
              <w:t>_</w:t>
            </w:r>
            <w:r w:rsidRPr="00AE503E">
              <w:t>OF</w:t>
            </w:r>
            <w:r>
              <w:t>_MEMBER</w:t>
            </w:r>
          </w:p>
        </w:tc>
        <w:tc>
          <w:tcPr>
            <w:tcW w:w="2307" w:type="pct"/>
          </w:tcPr>
          <w:p w:rsidR="00D77A2D" w:rsidP="00587BB2" w:rsidRDefault="00D77A2D" w14:paraId="407DDBBB" w14:textId="54F23DB7">
            <w:r w:rsidRPr="00587BB2">
              <w:t>NoOfMember</w:t>
            </w:r>
          </w:p>
        </w:tc>
      </w:tr>
      <w:tr w:rsidRPr="008979A8" w:rsidR="00D77A2D" w:rsidTr="00801659" w14:paraId="7F4D0E5D" w14:textId="77777777">
        <w:trPr>
          <w:trHeight w:val="85"/>
        </w:trPr>
        <w:tc>
          <w:tcPr>
            <w:tcW w:w="1308" w:type="pct"/>
            <w:vMerge/>
          </w:tcPr>
          <w:p w:rsidRPr="008979A8" w:rsidR="00D77A2D" w:rsidP="00587BB2" w:rsidRDefault="00D77A2D" w14:paraId="0C871F67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AE503E" w:rsidR="00D77A2D" w:rsidP="00587BB2" w:rsidRDefault="00D77A2D" w14:paraId="36CC6B97" w14:textId="0AE5E7D7">
            <w:pPr>
              <w:spacing w:after="0"/>
            </w:pPr>
            <w:r>
              <w:t>TARGET_GROUP</w:t>
            </w:r>
          </w:p>
        </w:tc>
        <w:tc>
          <w:tcPr>
            <w:tcW w:w="2307" w:type="pct"/>
          </w:tcPr>
          <w:p w:rsidRPr="00587BB2" w:rsidR="00D77A2D" w:rsidP="00587BB2" w:rsidRDefault="00D77A2D" w14:paraId="5B484A08" w14:textId="3B43C1A0">
            <w:r w:rsidRPr="006E0DDF">
              <w:t>TargetGroup</w:t>
            </w:r>
          </w:p>
        </w:tc>
      </w:tr>
      <w:tr w:rsidRPr="008979A8" w:rsidR="00D77A2D" w:rsidTr="00801659" w14:paraId="301ED0AB" w14:textId="77777777">
        <w:trPr>
          <w:trHeight w:val="85"/>
        </w:trPr>
        <w:tc>
          <w:tcPr>
            <w:tcW w:w="1308" w:type="pct"/>
            <w:vMerge/>
          </w:tcPr>
          <w:p w:rsidRPr="008979A8" w:rsidR="00D77A2D" w:rsidP="00587BB2" w:rsidRDefault="00D77A2D" w14:paraId="2F5675BF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D77A2D" w:rsidP="00587BB2" w:rsidRDefault="00D77A2D" w14:paraId="22EFE420" w14:textId="1E050AA1">
            <w:pPr>
              <w:spacing w:after="0"/>
            </w:pPr>
            <w:r>
              <w:t>REMARK</w:t>
            </w:r>
          </w:p>
        </w:tc>
        <w:tc>
          <w:tcPr>
            <w:tcW w:w="2307" w:type="pct"/>
          </w:tcPr>
          <w:p w:rsidR="00D77A2D" w:rsidP="00587BB2" w:rsidRDefault="00D77A2D" w14:paraId="680F5AE4" w14:textId="6C6488BE">
            <w:r>
              <w:t>remark</w:t>
            </w:r>
          </w:p>
        </w:tc>
      </w:tr>
      <w:tr w:rsidRPr="008979A8" w:rsidR="00D77A2D" w:rsidTr="00801659" w14:paraId="7D7634E2" w14:textId="77777777">
        <w:trPr>
          <w:trHeight w:val="85"/>
        </w:trPr>
        <w:tc>
          <w:tcPr>
            <w:tcW w:w="1308" w:type="pct"/>
            <w:vMerge/>
          </w:tcPr>
          <w:p w:rsidRPr="008979A8" w:rsidR="00D77A2D" w:rsidP="00BD0E6F" w:rsidRDefault="00D77A2D" w14:paraId="627D08BA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D77A2D" w:rsidP="00BD0E6F" w:rsidRDefault="00D77A2D" w14:paraId="71C4B650" w14:textId="3CDEAE3A">
            <w:pPr>
              <w:spacing w:after="0"/>
            </w:pPr>
            <w:r>
              <w:t>BUNDLE_CONTENT_VDO</w:t>
            </w:r>
          </w:p>
        </w:tc>
        <w:tc>
          <w:tcPr>
            <w:tcW w:w="2307" w:type="pct"/>
          </w:tcPr>
          <w:p w:rsidR="00D77A2D" w:rsidP="00BD0E6F" w:rsidRDefault="00D77A2D" w14:paraId="229306BD" w14:textId="69EC3A0B">
            <w:r>
              <w:t>bundleContentVDO</w:t>
            </w:r>
          </w:p>
        </w:tc>
      </w:tr>
      <w:tr w:rsidRPr="008979A8" w:rsidR="00D77A2D" w:rsidTr="00801659" w14:paraId="3CF75E1D" w14:textId="77777777">
        <w:trPr>
          <w:trHeight w:val="85"/>
        </w:trPr>
        <w:tc>
          <w:tcPr>
            <w:tcW w:w="1308" w:type="pct"/>
            <w:vMerge/>
          </w:tcPr>
          <w:p w:rsidRPr="008979A8" w:rsidR="00D77A2D" w:rsidP="00BD0E6F" w:rsidRDefault="00D77A2D" w14:paraId="3AD7B318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D77A2D" w:rsidP="00BD0E6F" w:rsidRDefault="00D77A2D" w14:paraId="7FFE7642" w14:textId="5C331340">
            <w:pPr>
              <w:spacing w:after="0"/>
            </w:pPr>
            <w:r>
              <w:t>BUNDLE_FBB</w:t>
            </w:r>
          </w:p>
        </w:tc>
        <w:tc>
          <w:tcPr>
            <w:tcW w:w="2307" w:type="pct"/>
          </w:tcPr>
          <w:p w:rsidR="00D77A2D" w:rsidP="00BD0E6F" w:rsidRDefault="00D77A2D" w14:paraId="600BBA4F" w14:textId="267B9E93">
            <w:r>
              <w:t>bundleFBB</w:t>
            </w:r>
          </w:p>
        </w:tc>
      </w:tr>
      <w:tr w:rsidRPr="008979A8" w:rsidR="00D77A2D" w:rsidTr="00801659" w14:paraId="4AC66006" w14:textId="77777777">
        <w:trPr>
          <w:trHeight w:val="85"/>
        </w:trPr>
        <w:tc>
          <w:tcPr>
            <w:tcW w:w="1308" w:type="pct"/>
            <w:vMerge/>
          </w:tcPr>
          <w:p w:rsidRPr="008979A8" w:rsidR="00D77A2D" w:rsidP="00BD0E6F" w:rsidRDefault="00D77A2D" w14:paraId="1A53E6F1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D77A2D" w:rsidP="00BD0E6F" w:rsidRDefault="00D77A2D" w14:paraId="1FCF59C9" w14:textId="0B64A359">
            <w:pPr>
              <w:spacing w:after="0"/>
            </w:pPr>
            <w:r>
              <w:t>REVENUE_CODE</w:t>
            </w:r>
          </w:p>
        </w:tc>
        <w:tc>
          <w:tcPr>
            <w:tcW w:w="2307" w:type="pct"/>
          </w:tcPr>
          <w:p w:rsidR="00D77A2D" w:rsidP="00BD0E6F" w:rsidRDefault="00D77A2D" w14:paraId="70B42A44" w14:textId="77777777"/>
        </w:tc>
      </w:tr>
      <w:tr w:rsidRPr="008979A8" w:rsidR="00D77A2D" w:rsidTr="00801659" w14:paraId="128BC553" w14:textId="77777777">
        <w:trPr>
          <w:trHeight w:val="85"/>
        </w:trPr>
        <w:tc>
          <w:tcPr>
            <w:tcW w:w="1308" w:type="pct"/>
            <w:vMerge/>
          </w:tcPr>
          <w:p w:rsidRPr="008979A8" w:rsidR="00D77A2D" w:rsidP="00BD0E6F" w:rsidRDefault="00D77A2D" w14:paraId="375EA09E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D77A2D" w:rsidP="00BD0E6F" w:rsidRDefault="00D77A2D" w14:paraId="4444B074" w14:textId="2EDB314D">
            <w:pPr>
              <w:spacing w:after="0"/>
            </w:pPr>
            <w:r>
              <w:t>REVENUE_CODE_DESCRIPTION</w:t>
            </w:r>
          </w:p>
        </w:tc>
        <w:tc>
          <w:tcPr>
            <w:tcW w:w="2307" w:type="pct"/>
          </w:tcPr>
          <w:p w:rsidR="00D77A2D" w:rsidP="00BD0E6F" w:rsidRDefault="00D77A2D" w14:paraId="1A3230ED" w14:textId="77777777"/>
        </w:tc>
      </w:tr>
      <w:tr w:rsidRPr="008979A8" w:rsidR="00D77A2D" w:rsidTr="00801659" w14:paraId="05BDF92E" w14:textId="77777777">
        <w:trPr>
          <w:trHeight w:val="85"/>
        </w:trPr>
        <w:tc>
          <w:tcPr>
            <w:tcW w:w="1308" w:type="pct"/>
            <w:vMerge/>
          </w:tcPr>
          <w:p w:rsidRPr="008979A8" w:rsidR="00D77A2D" w:rsidP="00BD0E6F" w:rsidRDefault="00D77A2D" w14:paraId="68CB75B2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D77A2D" w:rsidP="00BD0E6F" w:rsidRDefault="00D77A2D" w14:paraId="606F11EB" w14:textId="64F1F3D0">
            <w:pPr>
              <w:spacing w:after="0"/>
            </w:pPr>
            <w:r>
              <w:t>NET_FLEXI</w:t>
            </w:r>
          </w:p>
        </w:tc>
        <w:tc>
          <w:tcPr>
            <w:tcW w:w="2307" w:type="pct"/>
          </w:tcPr>
          <w:p w:rsidR="00D77A2D" w:rsidP="00BD0E6F" w:rsidRDefault="00D77A2D" w14:paraId="200F4B06" w14:textId="225DC54A">
            <w:r>
              <w:t xml:space="preserve">netFlexi </w:t>
            </w:r>
            <w:r>
              <w:rPr>
                <w:rFonts w:hint="cs"/>
                <w:cs/>
              </w:rPr>
              <w:t xml:space="preserve">จาก หน้าจอ </w:t>
            </w:r>
            <w:r>
              <w:t xml:space="preserve">Mass Internet </w:t>
            </w:r>
            <w:r>
              <w:rPr>
                <w:rFonts w:hint="cs"/>
                <w:cs/>
              </w:rPr>
              <w:t xml:space="preserve">หรือ </w:t>
            </w:r>
            <w:r>
              <w:t>Mass Vertical App</w:t>
            </w:r>
          </w:p>
        </w:tc>
      </w:tr>
      <w:tr w:rsidRPr="008979A8" w:rsidR="00D77A2D" w:rsidTr="00801659" w14:paraId="20AE2F61" w14:textId="77777777">
        <w:trPr>
          <w:trHeight w:val="85"/>
        </w:trPr>
        <w:tc>
          <w:tcPr>
            <w:tcW w:w="1308" w:type="pct"/>
            <w:vMerge/>
          </w:tcPr>
          <w:p w:rsidRPr="008979A8" w:rsidR="00D77A2D" w:rsidP="006652FD" w:rsidRDefault="00D77A2D" w14:paraId="5D3BD0D6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D77A2D" w:rsidP="006652FD" w:rsidRDefault="00D77A2D" w14:paraId="5AC795F4" w14:textId="3722AABA">
            <w:pPr>
              <w:spacing w:after="0"/>
            </w:pPr>
            <w:r>
              <w:t>EARLY_RENEW_OFFERING_FLAG</w:t>
            </w:r>
          </w:p>
        </w:tc>
        <w:tc>
          <w:tcPr>
            <w:tcW w:w="2307" w:type="pct"/>
          </w:tcPr>
          <w:p w:rsidR="00D77A2D" w:rsidP="006652FD" w:rsidRDefault="00D77A2D" w14:paraId="35D0A747" w14:textId="47FC841A">
            <w:r>
              <w:t>earlyRenewOfferingFlag</w:t>
            </w:r>
          </w:p>
        </w:tc>
      </w:tr>
      <w:tr w:rsidRPr="008979A8" w:rsidR="00D77A2D" w:rsidTr="00801659" w14:paraId="41D306CD" w14:textId="77777777">
        <w:trPr>
          <w:trHeight w:val="85"/>
        </w:trPr>
        <w:tc>
          <w:tcPr>
            <w:tcW w:w="1308" w:type="pct"/>
            <w:vMerge/>
          </w:tcPr>
          <w:p w:rsidRPr="008979A8" w:rsidR="00D77A2D" w:rsidP="006652FD" w:rsidRDefault="00D77A2D" w14:paraId="5BA4A20D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D77A2D" w:rsidP="006652FD" w:rsidRDefault="00D77A2D" w14:paraId="55E9B3AC" w14:textId="6AEF0F0F">
            <w:pPr>
              <w:spacing w:after="0"/>
            </w:pPr>
            <w:r>
              <w:t>PROMOTION_GROUP_ROW_ID</w:t>
            </w:r>
          </w:p>
        </w:tc>
        <w:tc>
          <w:tcPr>
            <w:tcW w:w="2307" w:type="pct"/>
          </w:tcPr>
          <w:p w:rsidR="00D77A2D" w:rsidP="00B52D83" w:rsidRDefault="00D77A2D" w14:paraId="019EBD5B" w14:textId="7DBB3F95">
            <w:r>
              <w:t>promotion_group_config</w:t>
            </w:r>
            <w:r>
              <w:rPr>
                <w:rFonts w:cs="CordiaUPC"/>
                <w:cs/>
              </w:rPr>
              <w:t>.</w:t>
            </w:r>
            <w:r>
              <w:t>row_id</w:t>
            </w:r>
          </w:p>
        </w:tc>
      </w:tr>
      <w:tr w:rsidRPr="008979A8" w:rsidR="00D77A2D" w:rsidTr="00801659" w14:paraId="48A8ECDF" w14:textId="77777777">
        <w:trPr>
          <w:trHeight w:val="85"/>
        </w:trPr>
        <w:tc>
          <w:tcPr>
            <w:tcW w:w="1308" w:type="pct"/>
            <w:vMerge/>
          </w:tcPr>
          <w:p w:rsidRPr="008979A8" w:rsidR="00D77A2D" w:rsidP="006652FD" w:rsidRDefault="00D77A2D" w14:paraId="3B0DF09C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D77A2D" w:rsidP="006652FD" w:rsidRDefault="00D77A2D" w14:paraId="20D46BC9" w14:textId="05916238">
            <w:pPr>
              <w:spacing w:after="0"/>
            </w:pPr>
            <w:r>
              <w:t>PROMOTION_SUB_GROUP_ROW_ID</w:t>
            </w:r>
          </w:p>
        </w:tc>
        <w:tc>
          <w:tcPr>
            <w:tcW w:w="2307" w:type="pct"/>
          </w:tcPr>
          <w:p w:rsidR="00D77A2D" w:rsidP="006652FD" w:rsidRDefault="00D77A2D" w14:paraId="1037D311" w14:textId="544A2475">
            <w:r>
              <w:t>promotion_sub_group_config</w:t>
            </w:r>
            <w:r>
              <w:rPr>
                <w:rFonts w:cs="CordiaUPC"/>
                <w:cs/>
              </w:rPr>
              <w:t>.</w:t>
            </w:r>
            <w:r>
              <w:t>row_id</w:t>
            </w:r>
          </w:p>
        </w:tc>
      </w:tr>
      <w:tr w:rsidRPr="008979A8" w:rsidR="00D77A2D" w:rsidTr="00801659" w14:paraId="578DB2B9" w14:textId="77777777">
        <w:trPr>
          <w:trHeight w:val="85"/>
        </w:trPr>
        <w:tc>
          <w:tcPr>
            <w:tcW w:w="1308" w:type="pct"/>
            <w:vMerge/>
          </w:tcPr>
          <w:p w:rsidRPr="008979A8" w:rsidR="00D77A2D" w:rsidP="006652FD" w:rsidRDefault="00D77A2D" w14:paraId="5D8BA1AA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D77A2D" w:rsidP="006652FD" w:rsidRDefault="00D77A2D" w14:paraId="50C5D2D8" w14:textId="1BA47F70">
            <w:pPr>
              <w:spacing w:after="0"/>
            </w:pPr>
            <w:r>
              <w:t>HANDSET_FLAG</w:t>
            </w:r>
          </w:p>
        </w:tc>
        <w:tc>
          <w:tcPr>
            <w:tcW w:w="2307" w:type="pct"/>
          </w:tcPr>
          <w:p w:rsidR="00D77A2D" w:rsidP="006652FD" w:rsidRDefault="00D77A2D" w14:paraId="50368B60" w14:textId="600E7F7D">
            <w:r>
              <w:t>handsetFlag</w:t>
            </w:r>
          </w:p>
        </w:tc>
      </w:tr>
      <w:tr w:rsidRPr="008979A8" w:rsidR="00D77A2D" w:rsidTr="00801659" w14:paraId="0513D231" w14:textId="77777777">
        <w:trPr>
          <w:trHeight w:val="85"/>
        </w:trPr>
        <w:tc>
          <w:tcPr>
            <w:tcW w:w="1308" w:type="pct"/>
            <w:vMerge/>
          </w:tcPr>
          <w:p w:rsidRPr="008979A8" w:rsidR="00D77A2D" w:rsidP="006652FD" w:rsidRDefault="00D77A2D" w14:paraId="38938B36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F77FB3" w:rsidR="00D77A2D" w:rsidP="008865D4" w:rsidRDefault="00D77A2D" w14:paraId="0F506C0A" w14:textId="05571C84">
            <w:r w:rsidRPr="00F77FB3">
              <w:t>AUTO_ADD_SERVICE_5G</w:t>
            </w:r>
          </w:p>
        </w:tc>
        <w:tc>
          <w:tcPr>
            <w:tcW w:w="2307" w:type="pct"/>
          </w:tcPr>
          <w:p w:rsidR="00D77A2D" w:rsidP="006652FD" w:rsidRDefault="00D77A2D" w14:paraId="1B4D71CF" w14:textId="3E9A66F4">
            <w:r>
              <w:t>autoAddService</w:t>
            </w:r>
          </w:p>
        </w:tc>
      </w:tr>
      <w:tr w:rsidRPr="008979A8" w:rsidR="00D77A2D" w:rsidTr="00801659" w14:paraId="7A3A6787" w14:textId="77777777">
        <w:trPr>
          <w:trHeight w:val="85"/>
        </w:trPr>
        <w:tc>
          <w:tcPr>
            <w:tcW w:w="1308" w:type="pct"/>
            <w:vMerge/>
          </w:tcPr>
          <w:p w:rsidRPr="008979A8" w:rsidR="00D77A2D" w:rsidP="00A51B1D" w:rsidRDefault="00D77A2D" w14:paraId="4CE82BCB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F77FB3" w:rsidR="00D77A2D" w:rsidP="00A51B1D" w:rsidRDefault="00D77A2D" w14:paraId="01E4ED95" w14:textId="34171F83">
            <w:r>
              <w:rPr>
                <w:rFonts w:hint="cs"/>
              </w:rPr>
              <w:t>PACKAGE_TIME_ZONE</w:t>
            </w:r>
          </w:p>
        </w:tc>
        <w:tc>
          <w:tcPr>
            <w:tcW w:w="2307" w:type="pct"/>
          </w:tcPr>
          <w:p w:rsidR="00D77A2D" w:rsidP="00A51B1D" w:rsidRDefault="00D77A2D" w14:paraId="467B10A5" w14:textId="7620B150">
            <w:r>
              <w:rPr>
                <w:rFonts w:hint="cs"/>
              </w:rPr>
              <w:t>packageTimeZone</w:t>
            </w:r>
          </w:p>
        </w:tc>
      </w:tr>
      <w:tr w:rsidRPr="008979A8" w:rsidR="00D77A2D" w:rsidTr="00801659" w14:paraId="47FBE93C" w14:textId="77777777">
        <w:trPr>
          <w:trHeight w:val="85"/>
        </w:trPr>
        <w:tc>
          <w:tcPr>
            <w:tcW w:w="1308" w:type="pct"/>
            <w:vMerge/>
          </w:tcPr>
          <w:p w:rsidRPr="008979A8" w:rsidR="00D77A2D" w:rsidP="00A51B1D" w:rsidRDefault="00D77A2D" w14:paraId="60A9CA47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F77FB3" w:rsidR="00D77A2D" w:rsidP="00A51B1D" w:rsidRDefault="00D77A2D" w14:paraId="6CC1EFF7" w14:textId="5F3F4A43">
            <w:r>
              <w:rPr>
                <w:rFonts w:hint="cs"/>
              </w:rPr>
              <w:t>U_FAIR</w:t>
            </w:r>
          </w:p>
        </w:tc>
        <w:tc>
          <w:tcPr>
            <w:tcW w:w="2307" w:type="pct"/>
          </w:tcPr>
          <w:p w:rsidR="00D77A2D" w:rsidP="00A51B1D" w:rsidRDefault="00D77A2D" w14:paraId="671FBF54" w14:textId="1A10E474">
            <w:r>
              <w:rPr>
                <w:rFonts w:hint="cs"/>
              </w:rPr>
              <w:t>uFair</w:t>
            </w:r>
          </w:p>
        </w:tc>
      </w:tr>
      <w:tr w:rsidRPr="008979A8" w:rsidR="00D77A2D" w:rsidTr="00801659" w14:paraId="317E97BC" w14:textId="77777777">
        <w:trPr>
          <w:trHeight w:val="85"/>
        </w:trPr>
        <w:tc>
          <w:tcPr>
            <w:tcW w:w="1308" w:type="pct"/>
            <w:vMerge/>
          </w:tcPr>
          <w:p w:rsidRPr="008979A8" w:rsidR="00D77A2D" w:rsidP="00A51B1D" w:rsidRDefault="00D77A2D" w14:paraId="1D6F532A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F77FB3" w:rsidR="00D77A2D" w:rsidP="00A51B1D" w:rsidRDefault="00D77A2D" w14:paraId="52D626EE" w14:textId="1518F023">
            <w:r>
              <w:rPr>
                <w:rFonts w:hint="cs"/>
              </w:rPr>
              <w:t>RUC_FEATURE</w:t>
            </w:r>
          </w:p>
        </w:tc>
        <w:tc>
          <w:tcPr>
            <w:tcW w:w="2307" w:type="pct"/>
          </w:tcPr>
          <w:p w:rsidR="00D77A2D" w:rsidP="00A51B1D" w:rsidRDefault="00D77A2D" w14:paraId="7CA06CE5" w14:textId="78C138D1">
            <w:r>
              <w:rPr>
                <w:rFonts w:hint="cs"/>
              </w:rPr>
              <w:t>rucFeature</w:t>
            </w:r>
          </w:p>
        </w:tc>
      </w:tr>
      <w:tr w:rsidRPr="008979A8" w:rsidR="00D77A2D" w:rsidTr="00801659" w14:paraId="5FBDAFF1" w14:textId="77777777">
        <w:trPr>
          <w:trHeight w:val="85"/>
        </w:trPr>
        <w:tc>
          <w:tcPr>
            <w:tcW w:w="1308" w:type="pct"/>
            <w:vMerge/>
          </w:tcPr>
          <w:p w:rsidRPr="008979A8" w:rsidR="00D77A2D" w:rsidP="00A51B1D" w:rsidRDefault="00D77A2D" w14:paraId="6A9B0AB7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D77A2D" w:rsidP="00A51B1D" w:rsidRDefault="00D77A2D" w14:paraId="58F70B89" w14:textId="67595AE9">
            <w:r>
              <w:t>ONTOP_CONDITION_GROUP</w:t>
            </w:r>
          </w:p>
        </w:tc>
        <w:tc>
          <w:tcPr>
            <w:tcW w:w="2307" w:type="pct"/>
          </w:tcPr>
          <w:p w:rsidR="00D77A2D" w:rsidP="00A51B1D" w:rsidRDefault="00D77A2D" w14:paraId="1882748B" w14:textId="136CD8DE">
            <w:r>
              <w:t>onTopConditionGroup</w:t>
            </w:r>
          </w:p>
        </w:tc>
      </w:tr>
      <w:tr w:rsidRPr="008979A8" w:rsidR="00110E64" w:rsidTr="00801659" w14:paraId="0BFEFF82" w14:textId="77777777">
        <w:trPr>
          <w:trHeight w:val="85"/>
        </w:trPr>
        <w:tc>
          <w:tcPr>
            <w:tcW w:w="1308" w:type="pct"/>
            <w:vMerge/>
          </w:tcPr>
          <w:p w:rsidRPr="008979A8" w:rsidR="00110E64" w:rsidP="00110E64" w:rsidRDefault="00110E64" w14:paraId="5BFFCD74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110E64" w:rsidP="00110E64" w:rsidRDefault="00110E64" w14:paraId="7F79B1E7" w14:textId="57C9E36C">
            <w:r>
              <w:t>INVOICING_COMPANY</w:t>
            </w:r>
          </w:p>
        </w:tc>
        <w:tc>
          <w:tcPr>
            <w:tcW w:w="2307" w:type="pct"/>
          </w:tcPr>
          <w:p w:rsidR="00110E64" w:rsidP="00110E64" w:rsidRDefault="00110E64" w14:paraId="7AAAF828" w14:textId="772693A0">
            <w:r>
              <w:t>invoicingCompany</w:t>
            </w:r>
          </w:p>
        </w:tc>
      </w:tr>
      <w:tr w:rsidRPr="008979A8" w:rsidR="00110E64" w:rsidTr="00801659" w14:paraId="704EBF57" w14:textId="77777777">
        <w:trPr>
          <w:trHeight w:val="85"/>
        </w:trPr>
        <w:tc>
          <w:tcPr>
            <w:tcW w:w="1308" w:type="pct"/>
            <w:vMerge/>
          </w:tcPr>
          <w:p w:rsidRPr="008979A8" w:rsidR="00110E64" w:rsidP="00110E64" w:rsidRDefault="00110E64" w14:paraId="795B49F3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110E64" w:rsidP="00110E64" w:rsidRDefault="00110E64" w14:paraId="3E30F925" w14:textId="61CEE984">
            <w:r>
              <w:t>ALLOW_HYBRID_FLAG</w:t>
            </w:r>
          </w:p>
        </w:tc>
        <w:tc>
          <w:tcPr>
            <w:tcW w:w="2307" w:type="pct"/>
          </w:tcPr>
          <w:p w:rsidR="00110E64" w:rsidP="00110E64" w:rsidRDefault="00110E64" w14:paraId="77D2E2AB" w14:textId="59E151E1">
            <w:r>
              <w:t>allowHybrid</w:t>
            </w:r>
          </w:p>
        </w:tc>
      </w:tr>
      <w:tr w:rsidRPr="008979A8" w:rsidR="00110E64" w:rsidTr="00801659" w14:paraId="25AD726B" w14:textId="77777777">
        <w:trPr>
          <w:trHeight w:val="85"/>
        </w:trPr>
        <w:tc>
          <w:tcPr>
            <w:tcW w:w="1308" w:type="pct"/>
            <w:vMerge w:val="restart"/>
          </w:tcPr>
          <w:p w:rsidRPr="008979A8" w:rsidR="00110E64" w:rsidP="00110E64" w:rsidRDefault="00110E64" w14:paraId="505B8DC9" w14:textId="646D53BA">
            <w:pPr>
              <w:rPr>
                <w:rFonts w:cs="CordiaUPC"/>
              </w:rPr>
            </w:pPr>
            <w:r>
              <w:rPr>
                <w:rFonts w:cs="CordiaUPC"/>
              </w:rPr>
              <w:t>MASS_PO_TARGET_CUSTOMER</w:t>
            </w:r>
          </w:p>
        </w:tc>
        <w:tc>
          <w:tcPr>
            <w:tcW w:w="1385" w:type="pct"/>
          </w:tcPr>
          <w:p w:rsidR="00110E64" w:rsidP="00110E64" w:rsidRDefault="00110E64" w14:paraId="635B29C4" w14:textId="6DB218B9">
            <w:pPr>
              <w:spacing w:after="0"/>
            </w:pPr>
            <w:r>
              <w:t>ROW_ID</w:t>
            </w:r>
          </w:p>
        </w:tc>
        <w:tc>
          <w:tcPr>
            <w:tcW w:w="2307" w:type="pct"/>
          </w:tcPr>
          <w:p w:rsidR="00110E64" w:rsidP="00110E64" w:rsidRDefault="00110E64" w14:paraId="3B5E2490" w14:textId="646B5250">
            <w:r>
              <w:rPr>
                <w:rFonts w:hint="cs" w:cs="Angsana New"/>
                <w:cs/>
              </w:rPr>
              <w:t xml:space="preserve">ให้ระบบ </w:t>
            </w:r>
            <w:r>
              <w:rPr>
                <w:rFonts w:cs="CordiaUPC"/>
              </w:rPr>
              <w:t>Auto Generate</w:t>
            </w:r>
          </w:p>
        </w:tc>
      </w:tr>
      <w:tr w:rsidRPr="008979A8" w:rsidR="00110E64" w:rsidTr="00801659" w14:paraId="42C89633" w14:textId="77777777">
        <w:trPr>
          <w:trHeight w:val="85"/>
        </w:trPr>
        <w:tc>
          <w:tcPr>
            <w:tcW w:w="1308" w:type="pct"/>
            <w:vMerge/>
          </w:tcPr>
          <w:p w:rsidRPr="008979A8" w:rsidR="00110E64" w:rsidP="00110E64" w:rsidRDefault="00110E64" w14:paraId="0A0B3F00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110E64" w:rsidP="00110E64" w:rsidRDefault="00110E64" w14:paraId="6C7CAB74" w14:textId="602AF9D9">
            <w:pPr>
              <w:spacing w:after="0"/>
            </w:pPr>
            <w:r>
              <w:t>MASS_PO_DETAIL_ROW_ID</w:t>
            </w:r>
          </w:p>
        </w:tc>
        <w:tc>
          <w:tcPr>
            <w:tcW w:w="2307" w:type="pct"/>
          </w:tcPr>
          <w:p w:rsidR="00110E64" w:rsidP="00110E64" w:rsidRDefault="00110E64" w14:paraId="05CA73C9" w14:textId="7385FFA3">
            <w:r>
              <w:rPr>
                <w:rFonts w:hint="cs" w:cs="Angsana New"/>
                <w:cs/>
              </w:rPr>
              <w:t xml:space="preserve">ให้ใช้ </w:t>
            </w:r>
            <w:r>
              <w:rPr>
                <w:rFonts w:cs="CordiaUPC"/>
              </w:rPr>
              <w:t>MASS_PO_DETAIL</w:t>
            </w:r>
            <w:r>
              <w:rPr>
                <w:rFonts w:cs="Angsana New"/>
                <w:cs/>
              </w:rPr>
              <w:t>.</w:t>
            </w:r>
            <w:r>
              <w:rPr>
                <w:rFonts w:cs="CordiaUPC"/>
              </w:rPr>
              <w:t xml:space="preserve">ROW ID </w:t>
            </w:r>
            <w:r>
              <w:rPr>
                <w:rFonts w:hint="cs" w:cs="Angsana New"/>
                <w:cs/>
              </w:rPr>
              <w:t>เดิม</w:t>
            </w:r>
          </w:p>
        </w:tc>
      </w:tr>
      <w:tr w:rsidRPr="008979A8" w:rsidR="00110E64" w:rsidTr="00801659" w14:paraId="0F96B426" w14:textId="77777777">
        <w:trPr>
          <w:trHeight w:val="85"/>
        </w:trPr>
        <w:tc>
          <w:tcPr>
            <w:tcW w:w="1308" w:type="pct"/>
            <w:vMerge/>
          </w:tcPr>
          <w:p w:rsidRPr="008979A8" w:rsidR="00110E64" w:rsidP="00110E64" w:rsidRDefault="00110E64" w14:paraId="2436F480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110E64" w:rsidP="00110E64" w:rsidRDefault="00110E64" w14:paraId="6B4EA166" w14:textId="1DA373D1">
            <w:pPr>
              <w:spacing w:after="0"/>
            </w:pPr>
            <w:r>
              <w:t>TARGET_CUSTOMER</w:t>
            </w:r>
          </w:p>
        </w:tc>
        <w:tc>
          <w:tcPr>
            <w:tcW w:w="2307" w:type="pct"/>
          </w:tcPr>
          <w:p w:rsidR="00110E64" w:rsidP="00110E64" w:rsidRDefault="00110E64" w14:paraId="4292AA29" w14:textId="6F762E47">
            <w:r>
              <w:t>tagetCustomer</w:t>
            </w:r>
          </w:p>
        </w:tc>
      </w:tr>
      <w:tr w:rsidRPr="008979A8" w:rsidR="00110E64" w:rsidTr="00801659" w14:paraId="2432B004" w14:textId="77777777">
        <w:trPr>
          <w:trHeight w:val="85"/>
        </w:trPr>
        <w:tc>
          <w:tcPr>
            <w:tcW w:w="1308" w:type="pct"/>
            <w:vMerge w:val="restart"/>
          </w:tcPr>
          <w:p w:rsidRPr="008979A8" w:rsidR="00110E64" w:rsidP="00110E64" w:rsidRDefault="00110E64" w14:paraId="6AA1DA0F" w14:textId="55F6602F">
            <w:pPr>
              <w:rPr>
                <w:rFonts w:cs="CordiaUPC"/>
              </w:rPr>
            </w:pPr>
            <w:r>
              <w:rPr>
                <w:rFonts w:cs="CordiaUPC"/>
              </w:rPr>
              <w:t>MASS</w:t>
            </w:r>
            <w:r w:rsidRPr="005E2FFE">
              <w:rPr>
                <w:rFonts w:cs="CordiaUPC"/>
              </w:rPr>
              <w:t>_PO_PS_MAPPING</w:t>
            </w:r>
          </w:p>
        </w:tc>
        <w:tc>
          <w:tcPr>
            <w:tcW w:w="1385" w:type="pct"/>
          </w:tcPr>
          <w:p w:rsidR="00110E64" w:rsidP="00110E64" w:rsidRDefault="00110E64" w14:paraId="4DA75DA6" w14:textId="77777777">
            <w:r>
              <w:t>MASS_PO_DETAIL</w:t>
            </w:r>
          </w:p>
          <w:p w:rsidR="00110E64" w:rsidP="00110E64" w:rsidRDefault="00110E64" w14:paraId="5E37563A" w14:textId="76ACF7C3">
            <w:pPr>
              <w:spacing w:after="0"/>
            </w:pPr>
            <w:r>
              <w:t>_ROW_ID</w:t>
            </w:r>
          </w:p>
        </w:tc>
        <w:tc>
          <w:tcPr>
            <w:tcW w:w="2307" w:type="pct"/>
          </w:tcPr>
          <w:p w:rsidRPr="007F494F" w:rsidR="00110E64" w:rsidP="00110E64" w:rsidRDefault="00110E64" w14:paraId="0BF3D4AD" w14:textId="080FC6A3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ให้ใช้ </w:t>
            </w:r>
            <w:r>
              <w:rPr>
                <w:rFonts w:cs="CordiaUPC"/>
              </w:rPr>
              <w:t>MASS_PO_DETAIL</w:t>
            </w:r>
            <w:r>
              <w:rPr>
                <w:rFonts w:cs="Angsana New"/>
                <w:cs/>
              </w:rPr>
              <w:t>.</w:t>
            </w:r>
            <w:r>
              <w:rPr>
                <w:rFonts w:cs="CordiaUPC"/>
              </w:rPr>
              <w:t xml:space="preserve">ROW ID </w:t>
            </w:r>
            <w:r>
              <w:rPr>
                <w:rFonts w:hint="cs" w:cs="Angsana New"/>
                <w:cs/>
              </w:rPr>
              <w:t>เดิม</w:t>
            </w:r>
          </w:p>
        </w:tc>
      </w:tr>
      <w:tr w:rsidRPr="008979A8" w:rsidR="00110E64" w:rsidTr="00801659" w14:paraId="13AD1907" w14:textId="77777777">
        <w:trPr>
          <w:trHeight w:val="85"/>
        </w:trPr>
        <w:tc>
          <w:tcPr>
            <w:tcW w:w="1308" w:type="pct"/>
            <w:vMerge/>
          </w:tcPr>
          <w:p w:rsidRPr="008979A8" w:rsidR="00110E64" w:rsidP="00110E64" w:rsidRDefault="00110E64" w14:paraId="479741A6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110E64" w:rsidP="00110E64" w:rsidRDefault="00110E64" w14:paraId="10BE5FFD" w14:textId="0C46CCCF">
            <w:pPr>
              <w:spacing w:after="0"/>
            </w:pPr>
            <w:r>
              <w:t>PS_ROW_ID</w:t>
            </w:r>
          </w:p>
        </w:tc>
        <w:tc>
          <w:tcPr>
            <w:tcW w:w="2307" w:type="pct"/>
          </w:tcPr>
          <w:p w:rsidR="00110E64" w:rsidP="00110E64" w:rsidRDefault="00110E64" w14:paraId="727528DA" w14:textId="5D662DF7">
            <w:r>
              <w:rPr>
                <w:rFonts w:hint="cs"/>
                <w:cs/>
              </w:rPr>
              <w:t xml:space="preserve">ให้ </w:t>
            </w:r>
            <w:r>
              <w:t>PLM_PRODUCT_SPECIFICATION</w:t>
            </w:r>
            <w:r>
              <w:rPr>
                <w:rFonts w:cs="Angsana New"/>
                <w:cs/>
              </w:rPr>
              <w:t>.</w:t>
            </w:r>
            <w:r>
              <w:t xml:space="preserve">ROW_ID </w:t>
            </w:r>
            <w:r>
              <w:rPr>
                <w:rFonts w:hint="cs"/>
                <w:cs/>
              </w:rPr>
              <w:t xml:space="preserve">ของ </w:t>
            </w:r>
            <w:r>
              <w:t xml:space="preserve">PS </w:t>
            </w:r>
            <w:r>
              <w:rPr>
                <w:rFonts w:hint="cs"/>
                <w:cs/>
              </w:rPr>
              <w:t>ที่เลือกมา</w:t>
            </w:r>
          </w:p>
        </w:tc>
      </w:tr>
      <w:tr w:rsidRPr="008979A8" w:rsidR="00110E64" w:rsidTr="00801659" w14:paraId="5679155B" w14:textId="77777777">
        <w:trPr>
          <w:trHeight w:val="85"/>
        </w:trPr>
        <w:tc>
          <w:tcPr>
            <w:tcW w:w="1308" w:type="pct"/>
            <w:vMerge w:val="restart"/>
          </w:tcPr>
          <w:p w:rsidRPr="008979A8" w:rsidR="00110E64" w:rsidP="00110E64" w:rsidRDefault="00110E64" w14:paraId="26E8AD43" w14:textId="67D4BC12">
            <w:pPr>
              <w:rPr>
                <w:rFonts w:cs="CordiaUPC"/>
              </w:rPr>
            </w:pPr>
            <w:r>
              <w:rPr>
                <w:rFonts w:cs="CordiaUPC"/>
              </w:rPr>
              <w:t>MASS</w:t>
            </w:r>
            <w:r w:rsidRPr="00801659">
              <w:rPr>
                <w:rFonts w:cs="CordiaUPC"/>
              </w:rPr>
              <w:t>_PO_CHARGE_DETAIL</w:t>
            </w:r>
          </w:p>
        </w:tc>
        <w:tc>
          <w:tcPr>
            <w:tcW w:w="1385" w:type="pct"/>
          </w:tcPr>
          <w:p w:rsidR="00110E64" w:rsidP="00110E64" w:rsidRDefault="00110E64" w14:paraId="474BABCC" w14:textId="79AC2EF4">
            <w:pPr>
              <w:spacing w:after="0"/>
            </w:pPr>
            <w:r>
              <w:t>ROW_ID</w:t>
            </w:r>
          </w:p>
        </w:tc>
        <w:tc>
          <w:tcPr>
            <w:tcW w:w="2307" w:type="pct"/>
          </w:tcPr>
          <w:p w:rsidR="00110E64" w:rsidP="00110E64" w:rsidRDefault="00110E64" w14:paraId="3D0A7D63" w14:textId="6485FCA6">
            <w:r>
              <w:rPr>
                <w:rFonts w:hint="cs" w:cs="Angsana New"/>
                <w:cs/>
              </w:rPr>
              <w:t xml:space="preserve">ให้ระบบ </w:t>
            </w:r>
            <w:r>
              <w:rPr>
                <w:rFonts w:cs="CordiaUPC"/>
              </w:rPr>
              <w:t>Auto Generate</w:t>
            </w:r>
          </w:p>
        </w:tc>
      </w:tr>
      <w:tr w:rsidRPr="008979A8" w:rsidR="00110E64" w:rsidTr="00801659" w14:paraId="12089DC7" w14:textId="77777777">
        <w:trPr>
          <w:trHeight w:val="85"/>
        </w:trPr>
        <w:tc>
          <w:tcPr>
            <w:tcW w:w="1308" w:type="pct"/>
            <w:vMerge/>
          </w:tcPr>
          <w:p w:rsidRPr="008979A8" w:rsidR="00110E64" w:rsidP="00110E64" w:rsidRDefault="00110E64" w14:paraId="7E352E74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110E64" w:rsidP="00110E64" w:rsidRDefault="00110E64" w14:paraId="594415A5" w14:textId="604404F3">
            <w:pPr>
              <w:spacing w:after="0"/>
            </w:pPr>
            <w:r>
              <w:t>MASS_PO_DETAIL_ROW_ID</w:t>
            </w:r>
          </w:p>
        </w:tc>
        <w:tc>
          <w:tcPr>
            <w:tcW w:w="2307" w:type="pct"/>
          </w:tcPr>
          <w:p w:rsidR="00110E64" w:rsidP="00110E64" w:rsidRDefault="00110E64" w14:paraId="23FF3E60" w14:textId="1E1E12B3">
            <w:r>
              <w:rPr>
                <w:rFonts w:hint="cs" w:cs="Angsana New"/>
                <w:cs/>
              </w:rPr>
              <w:t xml:space="preserve">ให้ใช้ </w:t>
            </w:r>
            <w:r>
              <w:rPr>
                <w:rFonts w:cs="CordiaUPC"/>
              </w:rPr>
              <w:t>MASS_PO_DETAIL</w:t>
            </w:r>
            <w:r>
              <w:rPr>
                <w:rFonts w:cs="Angsana New"/>
                <w:cs/>
              </w:rPr>
              <w:t>.</w:t>
            </w:r>
            <w:r>
              <w:rPr>
                <w:rFonts w:cs="CordiaUPC"/>
              </w:rPr>
              <w:t xml:space="preserve">ROW ID </w:t>
            </w:r>
            <w:r>
              <w:rPr>
                <w:rFonts w:hint="cs" w:cs="Angsana New"/>
                <w:cs/>
              </w:rPr>
              <w:t>เดิม</w:t>
            </w:r>
          </w:p>
        </w:tc>
      </w:tr>
      <w:tr w:rsidRPr="008979A8" w:rsidR="00110E64" w:rsidTr="00801659" w14:paraId="76742642" w14:textId="77777777">
        <w:trPr>
          <w:trHeight w:val="85"/>
        </w:trPr>
        <w:tc>
          <w:tcPr>
            <w:tcW w:w="1308" w:type="pct"/>
            <w:vMerge/>
          </w:tcPr>
          <w:p w:rsidRPr="008979A8" w:rsidR="00110E64" w:rsidP="00110E64" w:rsidRDefault="00110E64" w14:paraId="6F9997E8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110E64" w:rsidP="00110E64" w:rsidRDefault="00110E64" w14:paraId="51164550" w14:textId="77777777">
            <w:r>
              <w:t>CHARGE_DURATION</w:t>
            </w:r>
          </w:p>
          <w:p w:rsidR="00110E64" w:rsidP="00110E64" w:rsidRDefault="00110E64" w14:paraId="72659D75" w14:textId="5E6DDD2F">
            <w:pPr>
              <w:spacing w:after="0"/>
            </w:pPr>
            <w:r>
              <w:t>_FROM</w:t>
            </w:r>
          </w:p>
        </w:tc>
        <w:tc>
          <w:tcPr>
            <w:tcW w:w="2307" w:type="pct"/>
          </w:tcPr>
          <w:p w:rsidR="00110E64" w:rsidP="00110E64" w:rsidRDefault="00110E64" w14:paraId="3F568D36" w14:textId="01F52E05">
            <w:r>
              <w:t>durationFrom</w:t>
            </w:r>
          </w:p>
        </w:tc>
      </w:tr>
      <w:tr w:rsidRPr="008979A8" w:rsidR="00110E64" w:rsidTr="00801659" w14:paraId="0842E45B" w14:textId="77777777">
        <w:trPr>
          <w:trHeight w:val="85"/>
        </w:trPr>
        <w:tc>
          <w:tcPr>
            <w:tcW w:w="1308" w:type="pct"/>
            <w:vMerge/>
          </w:tcPr>
          <w:p w:rsidRPr="008979A8" w:rsidR="00110E64" w:rsidP="00110E64" w:rsidRDefault="00110E64" w14:paraId="54E44585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110E64" w:rsidP="00110E64" w:rsidRDefault="00110E64" w14:paraId="544BEA3D" w14:textId="093F27B1">
            <w:r>
              <w:t>CHARGE_DURATION_TO</w:t>
            </w:r>
          </w:p>
        </w:tc>
        <w:tc>
          <w:tcPr>
            <w:tcW w:w="2307" w:type="pct"/>
          </w:tcPr>
          <w:p w:rsidR="00110E64" w:rsidP="00110E64" w:rsidRDefault="00110E64" w14:paraId="7F6607B7" w14:textId="4A30C56B">
            <w:pPr>
              <w:rPr>
                <w:cs/>
              </w:rPr>
            </w:pPr>
            <w:r>
              <w:t xml:space="preserve">durationTo </w:t>
            </w:r>
            <w:r>
              <w:rPr>
                <w:rFonts w:hint="cs"/>
                <w:cs/>
              </w:rPr>
              <w:t xml:space="preserve">ที่ระบบ </w:t>
            </w:r>
            <w:r>
              <w:t xml:space="preserve">Auto Generate </w:t>
            </w:r>
            <w:r>
              <w:rPr>
                <w:rFonts w:hint="cs"/>
                <w:cs/>
              </w:rPr>
              <w:t>มาให้</w:t>
            </w:r>
          </w:p>
        </w:tc>
      </w:tr>
      <w:tr w:rsidRPr="008979A8" w:rsidR="00110E64" w:rsidTr="00801659" w14:paraId="2B6B4691" w14:textId="77777777">
        <w:trPr>
          <w:trHeight w:val="85"/>
        </w:trPr>
        <w:tc>
          <w:tcPr>
            <w:tcW w:w="1308" w:type="pct"/>
            <w:vMerge/>
          </w:tcPr>
          <w:p w:rsidRPr="008979A8" w:rsidR="00110E64" w:rsidP="00110E64" w:rsidRDefault="00110E64" w14:paraId="08C32F87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110E64" w:rsidP="00110E64" w:rsidRDefault="00110E64" w14:paraId="4D7F0044" w14:textId="77777777">
            <w:r>
              <w:t>CHARGE_DURATION</w:t>
            </w:r>
          </w:p>
          <w:p w:rsidR="00110E64" w:rsidP="00110E64" w:rsidRDefault="00110E64" w14:paraId="43030364" w14:textId="1C3A1782">
            <w:r>
              <w:t>_UNIT</w:t>
            </w:r>
          </w:p>
        </w:tc>
        <w:tc>
          <w:tcPr>
            <w:tcW w:w="2307" w:type="pct"/>
          </w:tcPr>
          <w:p w:rsidR="00110E64" w:rsidP="00110E64" w:rsidRDefault="00110E64" w14:paraId="65A5F9C1" w14:textId="5122F97F">
            <w:r>
              <w:t>durationUnit</w:t>
            </w:r>
          </w:p>
        </w:tc>
      </w:tr>
      <w:tr w:rsidRPr="008979A8" w:rsidR="00110E64" w:rsidTr="00801659" w14:paraId="6699CA72" w14:textId="77777777">
        <w:trPr>
          <w:trHeight w:val="85"/>
        </w:trPr>
        <w:tc>
          <w:tcPr>
            <w:tcW w:w="1308" w:type="pct"/>
            <w:vMerge/>
          </w:tcPr>
          <w:p w:rsidRPr="008979A8" w:rsidR="00110E64" w:rsidP="00110E64" w:rsidRDefault="00110E64" w14:paraId="1F8C21D5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110E64" w:rsidP="00110E64" w:rsidRDefault="00110E64" w14:paraId="5DFAB627" w14:textId="34F8560D">
            <w:r>
              <w:t xml:space="preserve">CHARGE_EXC_VAT </w:t>
            </w:r>
          </w:p>
        </w:tc>
        <w:tc>
          <w:tcPr>
            <w:tcW w:w="2307" w:type="pct"/>
          </w:tcPr>
          <w:p w:rsidR="00110E64" w:rsidP="00110E64" w:rsidRDefault="00110E64" w14:paraId="762AE4D6" w14:textId="7BEFB5CE">
            <w:r>
              <w:t>chargeExcludingVAT</w:t>
            </w:r>
          </w:p>
        </w:tc>
      </w:tr>
      <w:tr w:rsidRPr="008979A8" w:rsidR="00110E64" w:rsidTr="00801659" w14:paraId="20CD21D2" w14:textId="77777777">
        <w:trPr>
          <w:trHeight w:val="85"/>
        </w:trPr>
        <w:tc>
          <w:tcPr>
            <w:tcW w:w="1308" w:type="pct"/>
            <w:vMerge/>
          </w:tcPr>
          <w:p w:rsidRPr="008979A8" w:rsidR="00110E64" w:rsidP="00110E64" w:rsidRDefault="00110E64" w14:paraId="5095A361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110E64" w:rsidP="00110E64" w:rsidRDefault="00110E64" w14:paraId="17A9A432" w14:textId="7897295C">
            <w:r>
              <w:t>CHARGE_INC_VAT</w:t>
            </w:r>
          </w:p>
        </w:tc>
        <w:tc>
          <w:tcPr>
            <w:tcW w:w="2307" w:type="pct"/>
          </w:tcPr>
          <w:p w:rsidR="00110E64" w:rsidP="00110E64" w:rsidRDefault="00110E64" w14:paraId="620CD17A" w14:textId="2E6AEDE0">
            <w:r>
              <w:t>chargeIncludingVAT</w:t>
            </w:r>
          </w:p>
        </w:tc>
      </w:tr>
      <w:tr w:rsidRPr="008979A8" w:rsidR="00110E64" w:rsidTr="00801659" w14:paraId="5EC925F5" w14:textId="77777777">
        <w:trPr>
          <w:trHeight w:val="85"/>
        </w:trPr>
        <w:tc>
          <w:tcPr>
            <w:tcW w:w="1308" w:type="pct"/>
          </w:tcPr>
          <w:p w:rsidRPr="008979A8" w:rsidR="00110E64" w:rsidP="00110E64" w:rsidRDefault="00110E64" w14:paraId="64763EA6" w14:textId="790374F8">
            <w:pPr>
              <w:rPr>
                <w:rFonts w:cs="CordiaUPC"/>
              </w:rPr>
            </w:pPr>
            <w:bookmarkStart w:name="_Hlk93928452" w:id="6"/>
            <w:r>
              <w:rPr>
                <w:rFonts w:cs="CordiaUPC"/>
              </w:rPr>
              <w:t>MASS_COST_CODE</w:t>
            </w:r>
          </w:p>
        </w:tc>
        <w:tc>
          <w:tcPr>
            <w:tcW w:w="1385" w:type="pct"/>
          </w:tcPr>
          <w:p w:rsidR="00110E64" w:rsidP="00110E64" w:rsidRDefault="00110E64" w14:paraId="274E464A" w14:textId="444DF292">
            <w:r>
              <w:t>ROW_ID</w:t>
            </w:r>
          </w:p>
        </w:tc>
        <w:tc>
          <w:tcPr>
            <w:tcW w:w="2307" w:type="pct"/>
          </w:tcPr>
          <w:p w:rsidR="00110E64" w:rsidP="00110E64" w:rsidRDefault="00110E64" w14:paraId="00EB5283" w14:textId="7D5FA1E1">
            <w:r>
              <w:rPr>
                <w:rFonts w:hint="cs" w:cs="Angsana New"/>
                <w:cs/>
              </w:rPr>
              <w:t xml:space="preserve">ให้ระบบ </w:t>
            </w:r>
            <w:r>
              <w:rPr>
                <w:rFonts w:cs="CordiaUPC"/>
              </w:rPr>
              <w:t>Auto Generate</w:t>
            </w:r>
          </w:p>
        </w:tc>
      </w:tr>
      <w:tr w:rsidRPr="008979A8" w:rsidR="00110E64" w:rsidTr="00801659" w14:paraId="3A8931CC" w14:textId="77777777">
        <w:trPr>
          <w:trHeight w:val="85"/>
        </w:trPr>
        <w:tc>
          <w:tcPr>
            <w:tcW w:w="1308" w:type="pct"/>
          </w:tcPr>
          <w:p w:rsidRPr="008979A8" w:rsidR="00110E64" w:rsidP="00110E64" w:rsidRDefault="00110E64" w14:paraId="65C214F3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110E64" w:rsidP="00110E64" w:rsidRDefault="00110E64" w14:paraId="61AA97A0" w14:textId="58D22295">
            <w:r>
              <w:t>MASS_PO_DETAIL_ROW_ID</w:t>
            </w:r>
          </w:p>
        </w:tc>
        <w:tc>
          <w:tcPr>
            <w:tcW w:w="2307" w:type="pct"/>
          </w:tcPr>
          <w:p w:rsidR="00110E64" w:rsidP="00110E64" w:rsidRDefault="00110E64" w14:paraId="6887BDCC" w14:textId="1085930F">
            <w:r>
              <w:rPr>
                <w:rFonts w:hint="cs" w:cs="Angsana New"/>
                <w:cs/>
              </w:rPr>
              <w:t xml:space="preserve">ให้ใช้ </w:t>
            </w:r>
            <w:r>
              <w:rPr>
                <w:rFonts w:cs="CordiaUPC"/>
              </w:rPr>
              <w:t>MASS_PO_DETAIL</w:t>
            </w:r>
            <w:r>
              <w:rPr>
                <w:rFonts w:cs="Angsana New"/>
                <w:cs/>
              </w:rPr>
              <w:t>.</w:t>
            </w:r>
            <w:r>
              <w:rPr>
                <w:rFonts w:cs="CordiaUPC"/>
              </w:rPr>
              <w:t xml:space="preserve">ROW ID </w:t>
            </w:r>
            <w:r>
              <w:rPr>
                <w:rFonts w:hint="cs" w:cs="Angsana New"/>
                <w:cs/>
              </w:rPr>
              <w:t>เดิม</w:t>
            </w:r>
          </w:p>
        </w:tc>
      </w:tr>
      <w:tr w:rsidRPr="008979A8" w:rsidR="00110E64" w:rsidTr="00801659" w14:paraId="69701325" w14:textId="77777777">
        <w:trPr>
          <w:trHeight w:val="85"/>
        </w:trPr>
        <w:tc>
          <w:tcPr>
            <w:tcW w:w="1308" w:type="pct"/>
          </w:tcPr>
          <w:p w:rsidRPr="008979A8" w:rsidR="00110E64" w:rsidP="00110E64" w:rsidRDefault="00110E64" w14:paraId="3C482E29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110E64" w:rsidP="00110E64" w:rsidRDefault="00110E64" w14:paraId="381FA693" w14:textId="0A566021">
            <w:r>
              <w:t>PRODUCT_NAME</w:t>
            </w:r>
          </w:p>
        </w:tc>
        <w:tc>
          <w:tcPr>
            <w:tcW w:w="2307" w:type="pct"/>
          </w:tcPr>
          <w:p w:rsidR="00110E64" w:rsidP="00110E64" w:rsidRDefault="00110E64" w14:paraId="31461A6A" w14:textId="6F274328">
            <w:r>
              <w:t>targetGroup</w:t>
            </w:r>
          </w:p>
        </w:tc>
      </w:tr>
      <w:tr w:rsidRPr="008979A8" w:rsidR="00110E64" w:rsidTr="00801659" w14:paraId="411E916A" w14:textId="77777777">
        <w:trPr>
          <w:trHeight w:val="85"/>
        </w:trPr>
        <w:tc>
          <w:tcPr>
            <w:tcW w:w="1308" w:type="pct"/>
          </w:tcPr>
          <w:p w:rsidRPr="008979A8" w:rsidR="00110E64" w:rsidP="00110E64" w:rsidRDefault="00110E64" w14:paraId="0B9B6CF4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110E64" w:rsidP="00110E64" w:rsidRDefault="00110E64" w14:paraId="64AF7F71" w14:textId="60303939">
            <w:r>
              <w:t>CP_ID</w:t>
            </w:r>
          </w:p>
        </w:tc>
        <w:tc>
          <w:tcPr>
            <w:tcW w:w="2307" w:type="pct"/>
          </w:tcPr>
          <w:p w:rsidR="00110E64" w:rsidP="00110E64" w:rsidRDefault="00110E64" w14:paraId="3BB8F1BC" w14:textId="49128AA4">
            <w:r>
              <w:t>cpId</w:t>
            </w:r>
          </w:p>
        </w:tc>
      </w:tr>
      <w:tr w:rsidRPr="008979A8" w:rsidR="00110E64" w:rsidTr="00801659" w14:paraId="3CEA29C9" w14:textId="77777777">
        <w:trPr>
          <w:trHeight w:val="85"/>
        </w:trPr>
        <w:tc>
          <w:tcPr>
            <w:tcW w:w="1308" w:type="pct"/>
          </w:tcPr>
          <w:p w:rsidRPr="008979A8" w:rsidR="00110E64" w:rsidP="00110E64" w:rsidRDefault="00110E64" w14:paraId="4CBD5A5C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110E64" w:rsidP="00110E64" w:rsidRDefault="00110E64" w14:paraId="174066DF" w14:textId="0993AD6E">
            <w:r>
              <w:t>CAT_ID</w:t>
            </w:r>
          </w:p>
        </w:tc>
        <w:tc>
          <w:tcPr>
            <w:tcW w:w="2307" w:type="pct"/>
          </w:tcPr>
          <w:p w:rsidR="00110E64" w:rsidP="00110E64" w:rsidRDefault="00110E64" w14:paraId="1CB73E9F" w14:textId="3A1976C9">
            <w:r>
              <w:t>catId</w:t>
            </w:r>
          </w:p>
        </w:tc>
      </w:tr>
      <w:tr w:rsidRPr="008979A8" w:rsidR="00110E64" w:rsidTr="00801659" w14:paraId="6242EFD3" w14:textId="77777777">
        <w:trPr>
          <w:trHeight w:val="85"/>
        </w:trPr>
        <w:tc>
          <w:tcPr>
            <w:tcW w:w="1308" w:type="pct"/>
          </w:tcPr>
          <w:p w:rsidRPr="008979A8" w:rsidR="00110E64" w:rsidP="00110E64" w:rsidRDefault="00110E64" w14:paraId="7E51DD8E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110E64" w:rsidP="00110E64" w:rsidRDefault="00110E64" w14:paraId="25AD931D" w14:textId="51379E1D">
            <w:r>
              <w:t>BEARER</w:t>
            </w:r>
          </w:p>
        </w:tc>
        <w:tc>
          <w:tcPr>
            <w:tcW w:w="2307" w:type="pct"/>
          </w:tcPr>
          <w:p w:rsidR="00110E64" w:rsidP="00110E64" w:rsidRDefault="00110E64" w14:paraId="0EF18333" w14:textId="35080D98">
            <w:r>
              <w:t>bearer</w:t>
            </w:r>
          </w:p>
        </w:tc>
      </w:tr>
      <w:tr w:rsidRPr="008979A8" w:rsidR="00110E64" w:rsidTr="00801659" w14:paraId="08AC16A7" w14:textId="77777777">
        <w:trPr>
          <w:trHeight w:val="85"/>
        </w:trPr>
        <w:tc>
          <w:tcPr>
            <w:tcW w:w="1308" w:type="pct"/>
          </w:tcPr>
          <w:p w:rsidRPr="008979A8" w:rsidR="00110E64" w:rsidP="00110E64" w:rsidRDefault="00110E64" w14:paraId="3CF7699D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110E64" w:rsidP="00110E64" w:rsidRDefault="00110E64" w14:paraId="7A9B7E74" w14:textId="1A99F3F2">
            <w:r>
              <w:t>SERVICE_ID</w:t>
            </w:r>
          </w:p>
        </w:tc>
        <w:tc>
          <w:tcPr>
            <w:tcW w:w="2307" w:type="pct"/>
          </w:tcPr>
          <w:p w:rsidR="00110E64" w:rsidP="00110E64" w:rsidRDefault="00110E64" w14:paraId="3A4F20DA" w14:textId="59A7023D">
            <w:r>
              <w:t>serviceId</w:t>
            </w:r>
          </w:p>
        </w:tc>
      </w:tr>
      <w:bookmarkEnd w:id="6"/>
    </w:tbl>
    <w:p w:rsidRPr="0073648A" w:rsidR="0073648A" w:rsidP="0073648A" w:rsidRDefault="0073648A" w14:paraId="576EF247" w14:textId="77777777"/>
    <w:p w:rsidR="000E1B22" w:rsidP="000E1B22" w:rsidRDefault="00B13419" w14:paraId="043D3520" w14:textId="05E354CA">
      <w:pPr>
        <w:pStyle w:val="Heading2"/>
        <w:numPr>
          <w:ilvl w:val="0"/>
          <w:numId w:val="1"/>
        </w:numPr>
        <w:ind w:left="426" w:hanging="426"/>
        <w:rPr>
          <w:rFonts w:ascii="CordiaUPC" w:hAnsi="CordiaUPC" w:cs="CordiaUPC"/>
          <w:sz w:val="36"/>
          <w:szCs w:val="36"/>
        </w:rPr>
      </w:pPr>
      <w:r>
        <w:rPr>
          <w:rFonts w:ascii="CordiaUPC" w:hAnsi="CordiaUPC" w:cs="CordiaUPC"/>
          <w:sz w:val="36"/>
          <w:szCs w:val="36"/>
        </w:rPr>
        <w:t xml:space="preserve">Mass </w:t>
      </w:r>
      <w:r w:rsidRPr="0073648A" w:rsidR="000E1B22">
        <w:rPr>
          <w:rFonts w:ascii="CordiaUPC" w:hAnsi="CordiaUPC" w:cs="CordiaUPC"/>
          <w:sz w:val="36"/>
          <w:szCs w:val="36"/>
        </w:rPr>
        <w:t xml:space="preserve">Product Offering </w:t>
      </w:r>
      <w:r w:rsidR="000E1B22">
        <w:rPr>
          <w:rFonts w:ascii="CordiaUPC" w:hAnsi="CordiaUPC" w:cs="CordiaUPC"/>
          <w:sz w:val="36"/>
          <w:szCs w:val="36"/>
        </w:rPr>
        <w:t>Detail Tab</w:t>
      </w:r>
    </w:p>
    <w:p w:rsidRPr="00180BBA" w:rsidR="000E1B22" w:rsidP="001D4AC7" w:rsidRDefault="000E1B22" w14:paraId="40F7E678" w14:textId="77777777">
      <w:pPr>
        <w:pStyle w:val="Heading3"/>
        <w:numPr>
          <w:ilvl w:val="0"/>
          <w:numId w:val="7"/>
        </w:numPr>
        <w:rPr>
          <w:rFonts w:ascii="CordiaUPC" w:hAnsi="CordiaUPC" w:cs="CordiaUPC"/>
          <w:sz w:val="32"/>
          <w:szCs w:val="40"/>
        </w:rPr>
      </w:pPr>
      <w:r w:rsidRPr="00180BBA">
        <w:rPr>
          <w:rFonts w:ascii="CordiaUPC" w:hAnsi="CordiaUPC" w:cs="CordiaUPC"/>
          <w:sz w:val="32"/>
          <w:szCs w:val="40"/>
        </w:rPr>
        <w:t>Field on Screen</w:t>
      </w:r>
    </w:p>
    <w:tbl>
      <w:tblPr>
        <w:tblW w:w="4977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522"/>
        <w:gridCol w:w="1935"/>
        <w:gridCol w:w="5518"/>
      </w:tblGrid>
      <w:tr w:rsidRPr="008979A8" w:rsidR="000E1B22" w:rsidTr="00CC5B37" w14:paraId="2E44D23E" w14:textId="77777777">
        <w:trPr>
          <w:cantSplit/>
          <w:tblHeader/>
        </w:trPr>
        <w:tc>
          <w:tcPr>
            <w:tcW w:w="848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0E1B22" w:rsidP="00D039BA" w:rsidRDefault="000E1B22" w14:paraId="0151526E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Field Name</w:t>
            </w:r>
          </w:p>
        </w:tc>
        <w:tc>
          <w:tcPr>
            <w:tcW w:w="1078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0E1B22" w:rsidP="00D039BA" w:rsidRDefault="000E1B22" w14:paraId="27D3E85B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Type</w:t>
            </w:r>
          </w:p>
        </w:tc>
        <w:tc>
          <w:tcPr>
            <w:tcW w:w="3074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0E1B22" w:rsidP="00D039BA" w:rsidRDefault="000E1B22" w14:paraId="0785ACDA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Comments</w:t>
            </w:r>
          </w:p>
        </w:tc>
      </w:tr>
      <w:tr w:rsidRPr="008979A8" w:rsidR="000E1B22" w:rsidTr="00CC5B37" w14:paraId="0BB7B13A" w14:textId="77777777">
        <w:tc>
          <w:tcPr>
            <w:tcW w:w="5000" w:type="pct"/>
            <w:gridSpan w:val="3"/>
            <w:shd w:val="clear" w:color="auto" w:fill="C2D69B" w:themeFill="accent3" w:themeFillTint="99"/>
          </w:tcPr>
          <w:p w:rsidR="000E1B22" w:rsidP="00D039BA" w:rsidRDefault="000E1B22" w14:paraId="214268B5" w14:textId="7AA40B71">
            <w:pPr>
              <w:pStyle w:val="HeaderTable"/>
            </w:pPr>
            <w:r>
              <w:t>Tab Section</w:t>
            </w:r>
          </w:p>
        </w:tc>
      </w:tr>
      <w:tr w:rsidRPr="008979A8" w:rsidR="006A7773" w:rsidTr="00CC5B37" w14:paraId="25997CC4" w14:textId="77777777">
        <w:trPr>
          <w:trHeight w:val="108"/>
        </w:trPr>
        <w:tc>
          <w:tcPr>
            <w:tcW w:w="848" w:type="pct"/>
          </w:tcPr>
          <w:p w:rsidR="006A7773" w:rsidP="00D039BA" w:rsidRDefault="006A7773" w14:paraId="2F253D39" w14:textId="6A8B871C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Voice</w:t>
            </w:r>
          </w:p>
        </w:tc>
        <w:tc>
          <w:tcPr>
            <w:tcW w:w="1078" w:type="pct"/>
          </w:tcPr>
          <w:p w:rsidR="006A7773" w:rsidP="004C5D00" w:rsidRDefault="006A7773" w14:paraId="42AA7019" w14:textId="5C980F45">
            <w:r>
              <w:t>Link</w:t>
            </w:r>
          </w:p>
        </w:tc>
        <w:tc>
          <w:tcPr>
            <w:tcW w:w="3074" w:type="pct"/>
          </w:tcPr>
          <w:p w:rsidR="006A7773" w:rsidP="006A7773" w:rsidRDefault="006A7773" w14:paraId="05A55982" w14:textId="5ABE9113">
            <w:r>
              <w:t xml:space="preserve">Visible </w:t>
            </w:r>
            <w:r>
              <w:rPr>
                <w:rFonts w:hint="cs"/>
                <w:cs/>
              </w:rPr>
              <w:t xml:space="preserve">เมื่อ </w:t>
            </w:r>
            <w:r>
              <w:t xml:space="preserve">ProductSpecification </w:t>
            </w:r>
            <w:r>
              <w:rPr>
                <w:rFonts w:hint="cs"/>
                <w:cs/>
              </w:rPr>
              <w:t xml:space="preserve">ที่เลือกมามีค่า </w:t>
            </w:r>
            <w:r>
              <w:t xml:space="preserve">Category Type </w:t>
            </w:r>
            <w:r>
              <w:rPr>
                <w:rFonts w:hint="cs"/>
                <w:cs/>
              </w:rPr>
              <w:t xml:space="preserve">เป็น </w:t>
            </w:r>
            <w:r>
              <w:rPr>
                <w:rFonts w:cs="Angsana New"/>
                <w:cs/>
              </w:rPr>
              <w:t>“</w:t>
            </w:r>
            <w:r>
              <w:t>Voice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/>
                <w:cs/>
              </w:rPr>
              <w:t xml:space="preserve"> ถ้าไม่ใช่ให้ </w:t>
            </w:r>
            <w:r>
              <w:t xml:space="preserve">Invisible </w:t>
            </w:r>
            <w:r>
              <w:rPr>
                <w:rFonts w:hint="cs"/>
                <w:cs/>
              </w:rPr>
              <w:t xml:space="preserve">และทำการเคลียร์ค่า </w:t>
            </w:r>
            <w:r>
              <w:t>Mass Voice</w:t>
            </w:r>
          </w:p>
          <w:p w:rsidR="006A7773" w:rsidP="006A7773" w:rsidRDefault="006A7773" w14:paraId="1F9B585C" w14:textId="666E313E">
            <w:r>
              <w:rPr>
                <w:rFonts w:hint="cs"/>
                <w:cs/>
              </w:rPr>
              <w:t xml:space="preserve">เมื่อคลิกให้ </w:t>
            </w:r>
            <w:r>
              <w:t xml:space="preserve">Link </w:t>
            </w:r>
            <w:r>
              <w:rPr>
                <w:rFonts w:hint="cs"/>
                <w:cs/>
              </w:rPr>
              <w:t xml:space="preserve">ไปหน้า </w:t>
            </w:r>
            <w:r>
              <w:t>Mass Voice</w:t>
            </w:r>
          </w:p>
        </w:tc>
      </w:tr>
      <w:tr w:rsidRPr="008979A8" w:rsidR="006A7773" w:rsidTr="00CC5B37" w14:paraId="685D9E37" w14:textId="77777777">
        <w:trPr>
          <w:trHeight w:val="108"/>
        </w:trPr>
        <w:tc>
          <w:tcPr>
            <w:tcW w:w="848" w:type="pct"/>
          </w:tcPr>
          <w:p w:rsidR="006A7773" w:rsidP="00D039BA" w:rsidRDefault="006A7773" w14:paraId="0C543FA7" w14:textId="05CB22EE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SMS</w:t>
            </w:r>
          </w:p>
        </w:tc>
        <w:tc>
          <w:tcPr>
            <w:tcW w:w="1078" w:type="pct"/>
          </w:tcPr>
          <w:p w:rsidR="006A7773" w:rsidP="004C5D00" w:rsidRDefault="006A7773" w14:paraId="171A91FB" w14:textId="508EAB79">
            <w:r>
              <w:t>Link</w:t>
            </w:r>
          </w:p>
        </w:tc>
        <w:tc>
          <w:tcPr>
            <w:tcW w:w="3074" w:type="pct"/>
          </w:tcPr>
          <w:p w:rsidR="006A7773" w:rsidP="006A7773" w:rsidRDefault="006A7773" w14:paraId="4698227F" w14:textId="242D8AC9">
            <w:r>
              <w:t xml:space="preserve">Visible </w:t>
            </w:r>
            <w:r>
              <w:rPr>
                <w:rFonts w:hint="cs"/>
                <w:cs/>
              </w:rPr>
              <w:t xml:space="preserve">เมื่อ </w:t>
            </w:r>
            <w:r>
              <w:t xml:space="preserve">ProductSpecification </w:t>
            </w:r>
            <w:r>
              <w:rPr>
                <w:rFonts w:hint="cs"/>
                <w:cs/>
              </w:rPr>
              <w:t xml:space="preserve">ที่เลือกมามีค่า </w:t>
            </w:r>
            <w:r>
              <w:t xml:space="preserve">Category Type </w:t>
            </w:r>
            <w:r>
              <w:rPr>
                <w:rFonts w:hint="cs"/>
                <w:cs/>
              </w:rPr>
              <w:t xml:space="preserve">เป็น </w:t>
            </w:r>
            <w:r>
              <w:rPr>
                <w:rFonts w:cs="Angsana New"/>
                <w:cs/>
              </w:rPr>
              <w:t>“</w:t>
            </w:r>
            <w:r>
              <w:t>SMS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/>
                <w:cs/>
              </w:rPr>
              <w:t xml:space="preserve"> ถ้าไม่ใช่ให้ </w:t>
            </w:r>
            <w:r>
              <w:t xml:space="preserve">Invisible </w:t>
            </w:r>
            <w:r>
              <w:rPr>
                <w:rFonts w:hint="cs"/>
                <w:cs/>
              </w:rPr>
              <w:t xml:space="preserve">และทำการเคลียร์ค่า </w:t>
            </w:r>
            <w:r>
              <w:t>Mass SMS</w:t>
            </w:r>
          </w:p>
          <w:p w:rsidR="006A7773" w:rsidP="006A7773" w:rsidRDefault="006A7773" w14:paraId="715F1961" w14:textId="55AACDB3">
            <w:r>
              <w:rPr>
                <w:rFonts w:hint="cs"/>
                <w:cs/>
              </w:rPr>
              <w:t xml:space="preserve">เมื่อคลิกให้ </w:t>
            </w:r>
            <w:r>
              <w:t xml:space="preserve">Link </w:t>
            </w:r>
            <w:r>
              <w:rPr>
                <w:rFonts w:hint="cs"/>
                <w:cs/>
              </w:rPr>
              <w:t xml:space="preserve">ไปหน้า </w:t>
            </w:r>
            <w:r>
              <w:t>Mass SMS</w:t>
            </w:r>
          </w:p>
        </w:tc>
      </w:tr>
      <w:tr w:rsidRPr="008979A8" w:rsidR="006A7773" w:rsidTr="00CC5B37" w14:paraId="1AEF646E" w14:textId="77777777">
        <w:trPr>
          <w:trHeight w:val="108"/>
        </w:trPr>
        <w:tc>
          <w:tcPr>
            <w:tcW w:w="848" w:type="pct"/>
          </w:tcPr>
          <w:p w:rsidR="006A7773" w:rsidP="00D039BA" w:rsidRDefault="006A7773" w14:paraId="592A10D1" w14:textId="50C422FE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MMS</w:t>
            </w:r>
          </w:p>
        </w:tc>
        <w:tc>
          <w:tcPr>
            <w:tcW w:w="1078" w:type="pct"/>
          </w:tcPr>
          <w:p w:rsidR="006A7773" w:rsidP="004C5D00" w:rsidRDefault="006A7773" w14:paraId="3DD404E8" w14:textId="0C551FE5">
            <w:r>
              <w:t>Link</w:t>
            </w:r>
          </w:p>
        </w:tc>
        <w:tc>
          <w:tcPr>
            <w:tcW w:w="3074" w:type="pct"/>
          </w:tcPr>
          <w:p w:rsidR="006A7773" w:rsidP="006A7773" w:rsidRDefault="006A7773" w14:paraId="7584C835" w14:textId="20794DE7">
            <w:r>
              <w:t xml:space="preserve">Visible </w:t>
            </w:r>
            <w:r>
              <w:rPr>
                <w:rFonts w:hint="cs"/>
                <w:cs/>
              </w:rPr>
              <w:t xml:space="preserve">เมื่อ </w:t>
            </w:r>
            <w:r>
              <w:t xml:space="preserve">ProductSpecification </w:t>
            </w:r>
            <w:r>
              <w:rPr>
                <w:rFonts w:hint="cs"/>
                <w:cs/>
              </w:rPr>
              <w:t xml:space="preserve">ที่เลือกมามีค่า </w:t>
            </w:r>
            <w:r>
              <w:t xml:space="preserve">Category Type </w:t>
            </w:r>
            <w:r>
              <w:rPr>
                <w:rFonts w:hint="cs"/>
                <w:cs/>
              </w:rPr>
              <w:t xml:space="preserve">เป็น </w:t>
            </w:r>
            <w:r>
              <w:rPr>
                <w:rFonts w:cs="Angsana New"/>
                <w:cs/>
              </w:rPr>
              <w:t>“</w:t>
            </w:r>
            <w:r>
              <w:t>MMS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/>
                <w:cs/>
              </w:rPr>
              <w:t xml:space="preserve"> ถ้าไม่ใช่ให้ </w:t>
            </w:r>
            <w:r>
              <w:t xml:space="preserve">Invisible </w:t>
            </w:r>
            <w:r>
              <w:rPr>
                <w:rFonts w:hint="cs"/>
                <w:cs/>
              </w:rPr>
              <w:t xml:space="preserve">และทำการเคลียร์ค่า </w:t>
            </w:r>
            <w:r>
              <w:t>Mass MMS</w:t>
            </w:r>
          </w:p>
          <w:p w:rsidR="006A7773" w:rsidP="006A7773" w:rsidRDefault="006A7773" w14:paraId="09CD101A" w14:textId="04CFCF2E">
            <w:r>
              <w:rPr>
                <w:rFonts w:hint="cs"/>
                <w:cs/>
              </w:rPr>
              <w:t xml:space="preserve">เมื่อคลิกให้ </w:t>
            </w:r>
            <w:r>
              <w:t xml:space="preserve">Link </w:t>
            </w:r>
            <w:r>
              <w:rPr>
                <w:rFonts w:hint="cs"/>
                <w:cs/>
              </w:rPr>
              <w:t xml:space="preserve">ไปหน้า </w:t>
            </w:r>
            <w:r>
              <w:t>Mass MMS</w:t>
            </w:r>
          </w:p>
        </w:tc>
      </w:tr>
      <w:tr w:rsidRPr="008979A8" w:rsidR="006A7773" w:rsidTr="00CC5B37" w14:paraId="16D0511A" w14:textId="77777777">
        <w:trPr>
          <w:trHeight w:val="108"/>
        </w:trPr>
        <w:tc>
          <w:tcPr>
            <w:tcW w:w="848" w:type="pct"/>
          </w:tcPr>
          <w:p w:rsidR="006A7773" w:rsidP="00D039BA" w:rsidRDefault="006A7773" w14:paraId="6CEC7F2A" w14:textId="0F7F4E3B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Internet</w:t>
            </w:r>
          </w:p>
        </w:tc>
        <w:tc>
          <w:tcPr>
            <w:tcW w:w="1078" w:type="pct"/>
          </w:tcPr>
          <w:p w:rsidR="006A7773" w:rsidP="004C5D00" w:rsidRDefault="006A7773" w14:paraId="47D758BB" w14:textId="38B54CFD">
            <w:r>
              <w:t>Link</w:t>
            </w:r>
          </w:p>
        </w:tc>
        <w:tc>
          <w:tcPr>
            <w:tcW w:w="3074" w:type="pct"/>
          </w:tcPr>
          <w:p w:rsidR="006A7773" w:rsidP="006A7773" w:rsidRDefault="006A7773" w14:paraId="609FCBCF" w14:textId="06864F8C">
            <w:r>
              <w:t xml:space="preserve">Visible </w:t>
            </w:r>
            <w:r>
              <w:rPr>
                <w:rFonts w:hint="cs"/>
                <w:cs/>
              </w:rPr>
              <w:t xml:space="preserve">เมื่อ </w:t>
            </w:r>
            <w:r>
              <w:t xml:space="preserve">ProductSpecification </w:t>
            </w:r>
            <w:r>
              <w:rPr>
                <w:rFonts w:hint="cs"/>
                <w:cs/>
              </w:rPr>
              <w:t xml:space="preserve">ที่เลือกมามีค่า </w:t>
            </w:r>
            <w:r>
              <w:t xml:space="preserve">Category Type </w:t>
            </w:r>
            <w:r>
              <w:rPr>
                <w:rFonts w:hint="cs"/>
                <w:cs/>
              </w:rPr>
              <w:t xml:space="preserve">เป็น </w:t>
            </w:r>
            <w:r>
              <w:rPr>
                <w:rFonts w:cs="Angsana New"/>
                <w:cs/>
              </w:rPr>
              <w:t>“</w:t>
            </w:r>
            <w:r>
              <w:t>Internet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/>
                <w:cs/>
              </w:rPr>
              <w:t xml:space="preserve"> ถ้าไม่ใช่ให้ </w:t>
            </w:r>
            <w:r>
              <w:t xml:space="preserve">Invisible </w:t>
            </w:r>
            <w:r>
              <w:rPr>
                <w:rFonts w:hint="cs"/>
                <w:cs/>
              </w:rPr>
              <w:t xml:space="preserve">และทำการเคลียร์ค่า </w:t>
            </w:r>
            <w:r>
              <w:t>Mass Internet</w:t>
            </w:r>
          </w:p>
          <w:p w:rsidR="006A7773" w:rsidP="006A7773" w:rsidRDefault="006A7773" w14:paraId="2B73DC1F" w14:textId="2EA35568">
            <w:r>
              <w:rPr>
                <w:rFonts w:hint="cs"/>
                <w:cs/>
              </w:rPr>
              <w:t xml:space="preserve">เมื่อคลิกให้ </w:t>
            </w:r>
            <w:r>
              <w:t xml:space="preserve">Link </w:t>
            </w:r>
            <w:r>
              <w:rPr>
                <w:rFonts w:hint="cs"/>
                <w:cs/>
              </w:rPr>
              <w:t xml:space="preserve">ไปหน้า </w:t>
            </w:r>
            <w:r>
              <w:t>Mass Internet</w:t>
            </w:r>
          </w:p>
        </w:tc>
      </w:tr>
      <w:tr w:rsidRPr="008979A8" w:rsidR="006A7773" w:rsidTr="00CC5B37" w14:paraId="3176379C" w14:textId="77777777">
        <w:trPr>
          <w:trHeight w:val="108"/>
        </w:trPr>
        <w:tc>
          <w:tcPr>
            <w:tcW w:w="848" w:type="pct"/>
          </w:tcPr>
          <w:p w:rsidR="006A7773" w:rsidP="00D039BA" w:rsidRDefault="00553FED" w14:paraId="44942843" w14:textId="1B8F540C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WiF</w:t>
            </w:r>
            <w:r w:rsidR="006A7773">
              <w:rPr>
                <w:rFonts w:cs="CordiaUPC"/>
                <w:szCs w:val="36"/>
              </w:rPr>
              <w:t>i</w:t>
            </w:r>
          </w:p>
        </w:tc>
        <w:tc>
          <w:tcPr>
            <w:tcW w:w="1078" w:type="pct"/>
          </w:tcPr>
          <w:p w:rsidR="006A7773" w:rsidP="004C5D00" w:rsidRDefault="006A7773" w14:paraId="02D97819" w14:textId="1E57539D">
            <w:r>
              <w:t>Link</w:t>
            </w:r>
          </w:p>
        </w:tc>
        <w:tc>
          <w:tcPr>
            <w:tcW w:w="3074" w:type="pct"/>
          </w:tcPr>
          <w:p w:rsidR="006A7773" w:rsidP="006A7773" w:rsidRDefault="006A7773" w14:paraId="70E84EF7" w14:textId="2D91873F">
            <w:r>
              <w:t xml:space="preserve">Visible </w:t>
            </w:r>
            <w:r>
              <w:rPr>
                <w:rFonts w:hint="cs"/>
                <w:cs/>
              </w:rPr>
              <w:t xml:space="preserve">เมื่อ </w:t>
            </w:r>
            <w:r>
              <w:t xml:space="preserve">ProductSpecification </w:t>
            </w:r>
            <w:r>
              <w:rPr>
                <w:rFonts w:hint="cs"/>
                <w:cs/>
              </w:rPr>
              <w:t xml:space="preserve">ที่เลือกมามีค่า </w:t>
            </w:r>
            <w:r>
              <w:t xml:space="preserve">Category Type </w:t>
            </w:r>
            <w:r>
              <w:rPr>
                <w:rFonts w:hint="cs"/>
                <w:cs/>
              </w:rPr>
              <w:t xml:space="preserve">เป็น </w:t>
            </w:r>
            <w:r>
              <w:rPr>
                <w:rFonts w:cs="Angsana New"/>
                <w:cs/>
              </w:rPr>
              <w:t>“</w:t>
            </w:r>
            <w:r w:rsidR="00553FED">
              <w:t>WiF</w:t>
            </w:r>
            <w:r>
              <w:t>i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/>
                <w:cs/>
              </w:rPr>
              <w:t xml:space="preserve"> ถ้าไม่ใช่ให้ </w:t>
            </w:r>
            <w:r>
              <w:t xml:space="preserve">Invisible </w:t>
            </w:r>
            <w:r>
              <w:rPr>
                <w:rFonts w:hint="cs"/>
                <w:cs/>
              </w:rPr>
              <w:t xml:space="preserve">และทำการเคลียร์ค่า </w:t>
            </w:r>
            <w:r>
              <w:t xml:space="preserve">Mass </w:t>
            </w:r>
            <w:r w:rsidR="00553FED">
              <w:t>WiF</w:t>
            </w:r>
            <w:r>
              <w:t>i</w:t>
            </w:r>
          </w:p>
          <w:p w:rsidR="006A7773" w:rsidP="006A7773" w:rsidRDefault="006A7773" w14:paraId="6BE0FDD1" w14:textId="0FECF871">
            <w:r>
              <w:rPr>
                <w:rFonts w:hint="cs"/>
                <w:cs/>
              </w:rPr>
              <w:t xml:space="preserve">เมื่อคลิกให้ </w:t>
            </w:r>
            <w:r>
              <w:t xml:space="preserve">Link </w:t>
            </w:r>
            <w:r>
              <w:rPr>
                <w:rFonts w:hint="cs"/>
                <w:cs/>
              </w:rPr>
              <w:t xml:space="preserve">ไปหน้า </w:t>
            </w:r>
            <w:r>
              <w:t xml:space="preserve">Mass </w:t>
            </w:r>
            <w:r w:rsidR="00553FED">
              <w:t>WiF</w:t>
            </w:r>
            <w:r>
              <w:t>i</w:t>
            </w:r>
          </w:p>
        </w:tc>
      </w:tr>
      <w:tr w:rsidRPr="008979A8" w:rsidR="006A7773" w:rsidTr="00CC5B37" w14:paraId="608DCFD2" w14:textId="77777777">
        <w:trPr>
          <w:trHeight w:val="108"/>
        </w:trPr>
        <w:tc>
          <w:tcPr>
            <w:tcW w:w="848" w:type="pct"/>
          </w:tcPr>
          <w:p w:rsidR="006A7773" w:rsidP="00D039BA" w:rsidRDefault="006A7773" w14:paraId="1F402FD2" w14:textId="050E4049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Vertical App</w:t>
            </w:r>
          </w:p>
        </w:tc>
        <w:tc>
          <w:tcPr>
            <w:tcW w:w="1078" w:type="pct"/>
          </w:tcPr>
          <w:p w:rsidR="006A7773" w:rsidP="004C5D00" w:rsidRDefault="006A7773" w14:paraId="7C773E16" w14:textId="0EC4F682">
            <w:r>
              <w:t>Link</w:t>
            </w:r>
          </w:p>
        </w:tc>
        <w:tc>
          <w:tcPr>
            <w:tcW w:w="3074" w:type="pct"/>
          </w:tcPr>
          <w:p w:rsidR="006A7773" w:rsidP="006A7773" w:rsidRDefault="006A7773" w14:paraId="76924558" w14:textId="00A9327C">
            <w:r>
              <w:t xml:space="preserve">Visible </w:t>
            </w:r>
            <w:r>
              <w:rPr>
                <w:rFonts w:hint="cs"/>
                <w:cs/>
              </w:rPr>
              <w:t xml:space="preserve">เมื่อ </w:t>
            </w:r>
            <w:r>
              <w:t xml:space="preserve">ProductSpecification </w:t>
            </w:r>
            <w:r>
              <w:rPr>
                <w:rFonts w:hint="cs"/>
                <w:cs/>
              </w:rPr>
              <w:t xml:space="preserve">ที่เลือกมามีค่า </w:t>
            </w:r>
            <w:r>
              <w:t xml:space="preserve">Category Type </w:t>
            </w:r>
            <w:r>
              <w:rPr>
                <w:rFonts w:hint="cs"/>
                <w:cs/>
              </w:rPr>
              <w:t xml:space="preserve">เป็น </w:t>
            </w:r>
            <w:r>
              <w:rPr>
                <w:rFonts w:cs="Angsana New"/>
                <w:cs/>
              </w:rPr>
              <w:t>“</w:t>
            </w:r>
            <w:r>
              <w:t>Vertical App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/>
                <w:cs/>
              </w:rPr>
              <w:t xml:space="preserve"> ถ้าไม่ใช่ให้ </w:t>
            </w:r>
            <w:r>
              <w:t xml:space="preserve">Invisible </w:t>
            </w:r>
            <w:r>
              <w:rPr>
                <w:rFonts w:hint="cs"/>
                <w:cs/>
              </w:rPr>
              <w:t xml:space="preserve">และทำการเคลียร์ค่า </w:t>
            </w:r>
            <w:r>
              <w:t>Mass Vertical App</w:t>
            </w:r>
          </w:p>
          <w:p w:rsidR="006A7773" w:rsidP="006A7773" w:rsidRDefault="006A7773" w14:paraId="0595D80B" w14:textId="656481BF">
            <w:r>
              <w:rPr>
                <w:rFonts w:hint="cs"/>
                <w:cs/>
              </w:rPr>
              <w:t xml:space="preserve">เมื่อคลิกให้ </w:t>
            </w:r>
            <w:r>
              <w:t xml:space="preserve">Link </w:t>
            </w:r>
            <w:r>
              <w:rPr>
                <w:rFonts w:hint="cs"/>
                <w:cs/>
              </w:rPr>
              <w:t xml:space="preserve">ไปหน้า </w:t>
            </w:r>
            <w:r>
              <w:t>Mass Vertical App</w:t>
            </w:r>
          </w:p>
        </w:tc>
      </w:tr>
      <w:tr w:rsidRPr="008979A8" w:rsidR="002F0072" w:rsidTr="00CC5B37" w14:paraId="5012BD72" w14:textId="77777777">
        <w:trPr>
          <w:trHeight w:val="108"/>
        </w:trPr>
        <w:tc>
          <w:tcPr>
            <w:tcW w:w="848" w:type="pct"/>
          </w:tcPr>
          <w:p w:rsidR="002F0072" w:rsidP="00D039BA" w:rsidRDefault="002F0072" w14:paraId="756D7A12" w14:textId="129087FF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Content VDO</w:t>
            </w:r>
          </w:p>
        </w:tc>
        <w:tc>
          <w:tcPr>
            <w:tcW w:w="1078" w:type="pct"/>
          </w:tcPr>
          <w:p w:rsidR="002F0072" w:rsidP="004C5D00" w:rsidRDefault="002F0072" w14:paraId="03F0F084" w14:textId="6FEE058D">
            <w:r>
              <w:t>Link</w:t>
            </w:r>
          </w:p>
        </w:tc>
        <w:tc>
          <w:tcPr>
            <w:tcW w:w="3074" w:type="pct"/>
          </w:tcPr>
          <w:p w:rsidR="002F0072" w:rsidP="002F0072" w:rsidRDefault="002F0072" w14:paraId="45C9D880" w14:textId="79187DBE">
            <w:r>
              <w:t xml:space="preserve">Visible </w:t>
            </w:r>
            <w:r>
              <w:rPr>
                <w:rFonts w:hint="cs"/>
                <w:cs/>
              </w:rPr>
              <w:t xml:space="preserve">เมื่อ </w:t>
            </w:r>
            <w:r>
              <w:t xml:space="preserve">ProductSpecification </w:t>
            </w:r>
            <w:r>
              <w:rPr>
                <w:rFonts w:hint="cs"/>
                <w:cs/>
              </w:rPr>
              <w:t xml:space="preserve">ที่เลือกมามีค่า </w:t>
            </w:r>
            <w:r>
              <w:t xml:space="preserve">Category Type </w:t>
            </w:r>
            <w:r>
              <w:rPr>
                <w:rFonts w:hint="cs"/>
                <w:cs/>
              </w:rPr>
              <w:t xml:space="preserve">เป็น </w:t>
            </w:r>
            <w:r>
              <w:rPr>
                <w:rFonts w:cs="Angsana New"/>
                <w:cs/>
              </w:rPr>
              <w:t>“</w:t>
            </w:r>
            <w:r w:rsidRPr="002F0072">
              <w:t>Content VDO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/>
                <w:cs/>
              </w:rPr>
              <w:t xml:space="preserve"> ถ้าไม่ใช่ให้ </w:t>
            </w:r>
            <w:r>
              <w:t xml:space="preserve">Invisible </w:t>
            </w:r>
            <w:r>
              <w:rPr>
                <w:rFonts w:hint="cs"/>
                <w:cs/>
              </w:rPr>
              <w:t xml:space="preserve">และทำการเคลียร์ค่า </w:t>
            </w:r>
            <w:r>
              <w:t xml:space="preserve">Mass </w:t>
            </w:r>
            <w:r w:rsidRPr="002F0072">
              <w:t>Content VDO</w:t>
            </w:r>
          </w:p>
          <w:p w:rsidR="002F0072" w:rsidP="002F0072" w:rsidRDefault="002F0072" w14:paraId="4D47A1B0" w14:textId="6F30DD57">
            <w:r>
              <w:rPr>
                <w:rFonts w:hint="cs"/>
                <w:cs/>
              </w:rPr>
              <w:t xml:space="preserve">เมื่อคลิกให้ </w:t>
            </w:r>
            <w:r>
              <w:t xml:space="preserve">Link </w:t>
            </w:r>
            <w:r>
              <w:rPr>
                <w:rFonts w:hint="cs"/>
                <w:cs/>
              </w:rPr>
              <w:t xml:space="preserve">ไปหน้า </w:t>
            </w:r>
            <w:r>
              <w:t xml:space="preserve">Mass </w:t>
            </w:r>
            <w:r w:rsidRPr="002F0072">
              <w:t>Content VDO</w:t>
            </w:r>
          </w:p>
        </w:tc>
      </w:tr>
      <w:tr w:rsidRPr="008979A8" w:rsidR="00017B8F" w:rsidTr="00CC5B37" w14:paraId="52E89C0A" w14:textId="77777777">
        <w:trPr>
          <w:trHeight w:val="108"/>
        </w:trPr>
        <w:tc>
          <w:tcPr>
            <w:tcW w:w="848" w:type="pct"/>
          </w:tcPr>
          <w:p w:rsidR="00017B8F" w:rsidP="00017B8F" w:rsidRDefault="00017B8F" w14:paraId="52D7D06D" w14:textId="0CA704F0">
            <w:pPr>
              <w:rPr>
                <w:rFonts w:cs="CordiaUPC"/>
                <w:szCs w:val="36"/>
              </w:rPr>
            </w:pPr>
            <w:r w:rsidRPr="00017B8F">
              <w:rPr>
                <w:rFonts w:cs="CordiaUPC"/>
                <w:szCs w:val="36"/>
              </w:rPr>
              <w:t>Internal Sharing</w:t>
            </w:r>
          </w:p>
        </w:tc>
        <w:tc>
          <w:tcPr>
            <w:tcW w:w="1078" w:type="pct"/>
          </w:tcPr>
          <w:p w:rsidR="00017B8F" w:rsidP="00017B8F" w:rsidRDefault="00017B8F" w14:paraId="3C63D278" w14:textId="68F849DD">
            <w:r>
              <w:t>Link</w:t>
            </w:r>
          </w:p>
        </w:tc>
        <w:tc>
          <w:tcPr>
            <w:tcW w:w="3074" w:type="pct"/>
          </w:tcPr>
          <w:p w:rsidRPr="00BB50EB" w:rsidR="00017B8F" w:rsidP="00017B8F" w:rsidRDefault="00017B8F" w14:paraId="18368C12" w14:textId="2FBC7BF2">
            <w:pPr>
              <w:rPr>
                <w:cs/>
              </w:rPr>
            </w:pPr>
            <w:r>
              <w:t xml:space="preserve">Visible </w:t>
            </w:r>
            <w:r>
              <w:rPr>
                <w:rFonts w:hint="cs"/>
                <w:cs/>
              </w:rPr>
              <w:t xml:space="preserve">เมื่อ </w:t>
            </w:r>
            <w:r>
              <w:t xml:space="preserve">ProductSpecification </w:t>
            </w:r>
            <w:r>
              <w:rPr>
                <w:rFonts w:hint="cs"/>
                <w:cs/>
              </w:rPr>
              <w:t xml:space="preserve">ที่เลือกมามีค่า </w:t>
            </w:r>
            <w:r>
              <w:t xml:space="preserve">Category Type </w:t>
            </w:r>
            <w:r>
              <w:rPr>
                <w:rFonts w:hint="cs"/>
                <w:cs/>
              </w:rPr>
              <w:t xml:space="preserve">เป็น </w:t>
            </w:r>
            <w:r>
              <w:rPr>
                <w:rFonts w:cs="Angsana New"/>
                <w:cs/>
              </w:rPr>
              <w:t>“</w:t>
            </w:r>
            <w:r w:rsidRPr="002F0072">
              <w:t>Content VDO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/>
                <w:cs/>
              </w:rPr>
              <w:t xml:space="preserve"> ถ้าไม่ใช่ให้ </w:t>
            </w:r>
            <w:r>
              <w:t xml:space="preserve">Invisible </w:t>
            </w:r>
            <w:r>
              <w:rPr>
                <w:rFonts w:hint="cs"/>
                <w:cs/>
              </w:rPr>
              <w:t xml:space="preserve">และทำการเคลียร์ค่า </w:t>
            </w:r>
            <w:r>
              <w:t xml:space="preserve">Mass </w:t>
            </w:r>
            <w:r w:rsidRPr="00017B8F">
              <w:t>Internal Sharing</w:t>
            </w:r>
          </w:p>
          <w:p w:rsidR="00017B8F" w:rsidP="00017B8F" w:rsidRDefault="00017B8F" w14:paraId="5C8E1C82" w14:textId="412F213E">
            <w:r>
              <w:rPr>
                <w:rFonts w:hint="cs"/>
                <w:cs/>
              </w:rPr>
              <w:t xml:space="preserve">เมื่อคลิกให้ </w:t>
            </w:r>
            <w:r>
              <w:t xml:space="preserve">Link </w:t>
            </w:r>
            <w:r>
              <w:rPr>
                <w:rFonts w:hint="cs"/>
                <w:cs/>
              </w:rPr>
              <w:t xml:space="preserve">ไปหน้า </w:t>
            </w:r>
            <w:r>
              <w:t xml:space="preserve">Mass </w:t>
            </w:r>
            <w:r w:rsidRPr="00017B8F">
              <w:t>Internal Sharing</w:t>
            </w:r>
          </w:p>
        </w:tc>
      </w:tr>
      <w:tr w:rsidRPr="008979A8" w:rsidR="00017B8F" w:rsidTr="00CC5B37" w14:paraId="3667EEDC" w14:textId="77777777">
        <w:trPr>
          <w:trHeight w:val="108"/>
        </w:trPr>
        <w:tc>
          <w:tcPr>
            <w:tcW w:w="848" w:type="pct"/>
          </w:tcPr>
          <w:p w:rsidR="00017B8F" w:rsidP="00017B8F" w:rsidRDefault="00017B8F" w14:paraId="70E2616A" w14:textId="0F64A8CA">
            <w:pPr>
              <w:rPr>
                <w:rFonts w:cs="CordiaUPC"/>
                <w:szCs w:val="36"/>
              </w:rPr>
            </w:pPr>
            <w:r w:rsidRPr="00017B8F">
              <w:rPr>
                <w:rFonts w:cs="CordiaUPC"/>
                <w:szCs w:val="36"/>
              </w:rPr>
              <w:t>Sharing</w:t>
            </w:r>
            <w:r>
              <w:rPr>
                <w:rFonts w:cs="CordiaUPC"/>
                <w:szCs w:val="36"/>
              </w:rPr>
              <w:t xml:space="preserve"> Partner</w:t>
            </w:r>
          </w:p>
        </w:tc>
        <w:tc>
          <w:tcPr>
            <w:tcW w:w="1078" w:type="pct"/>
          </w:tcPr>
          <w:p w:rsidR="00017B8F" w:rsidP="00017B8F" w:rsidRDefault="00017B8F" w14:paraId="37C00410" w14:textId="2BD86125">
            <w:r>
              <w:t>Link</w:t>
            </w:r>
          </w:p>
        </w:tc>
        <w:tc>
          <w:tcPr>
            <w:tcW w:w="3074" w:type="pct"/>
          </w:tcPr>
          <w:p w:rsidR="00017B8F" w:rsidP="00017B8F" w:rsidRDefault="00017B8F" w14:paraId="2713A069" w14:textId="656A8F3D">
            <w:r>
              <w:t xml:space="preserve">Visible </w:t>
            </w:r>
            <w:r>
              <w:rPr>
                <w:rFonts w:hint="cs"/>
                <w:cs/>
              </w:rPr>
              <w:t xml:space="preserve">เมื่อ </w:t>
            </w:r>
            <w:r>
              <w:t xml:space="preserve">ProductSpecification </w:t>
            </w:r>
            <w:r>
              <w:rPr>
                <w:rFonts w:hint="cs"/>
                <w:cs/>
              </w:rPr>
              <w:t xml:space="preserve">ที่เลือกมามีค่า </w:t>
            </w:r>
            <w:r>
              <w:t xml:space="preserve">Category Type </w:t>
            </w:r>
            <w:r>
              <w:rPr>
                <w:rFonts w:hint="cs"/>
                <w:cs/>
              </w:rPr>
              <w:t xml:space="preserve">เป็น </w:t>
            </w:r>
            <w:r>
              <w:rPr>
                <w:rFonts w:cs="Angsana New"/>
                <w:cs/>
              </w:rPr>
              <w:t>“</w:t>
            </w:r>
            <w:r w:rsidRPr="002F0072">
              <w:t>Content VDO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/>
                <w:cs/>
              </w:rPr>
              <w:t xml:space="preserve"> ถ้าไม่ใช่ให้ </w:t>
            </w:r>
            <w:r>
              <w:t xml:space="preserve">Invisible </w:t>
            </w:r>
            <w:r>
              <w:rPr>
                <w:rFonts w:hint="cs"/>
                <w:cs/>
              </w:rPr>
              <w:t xml:space="preserve">และทำการเคลียร์ค่า </w:t>
            </w:r>
            <w:r>
              <w:t xml:space="preserve">Mass </w:t>
            </w:r>
            <w:r w:rsidRPr="00017B8F">
              <w:t>Sharing Partner</w:t>
            </w:r>
          </w:p>
          <w:p w:rsidR="00017B8F" w:rsidP="00017B8F" w:rsidRDefault="00017B8F" w14:paraId="5C68AAA9" w14:textId="4C833C64">
            <w:r>
              <w:rPr>
                <w:rFonts w:hint="cs"/>
                <w:cs/>
              </w:rPr>
              <w:t xml:space="preserve">เมื่อคลิกให้ </w:t>
            </w:r>
            <w:r>
              <w:t xml:space="preserve">Link </w:t>
            </w:r>
            <w:r>
              <w:rPr>
                <w:rFonts w:hint="cs"/>
                <w:cs/>
              </w:rPr>
              <w:t xml:space="preserve">ไปหน้า </w:t>
            </w:r>
            <w:r>
              <w:t xml:space="preserve">Mass </w:t>
            </w:r>
            <w:r w:rsidRPr="00017B8F">
              <w:t>Sharing Partner</w:t>
            </w:r>
          </w:p>
        </w:tc>
      </w:tr>
      <w:tr w:rsidRPr="008979A8" w:rsidR="00017B8F" w:rsidTr="00CC5B37" w14:paraId="315E1533" w14:textId="77777777">
        <w:trPr>
          <w:trHeight w:val="108"/>
        </w:trPr>
        <w:tc>
          <w:tcPr>
            <w:tcW w:w="848" w:type="pct"/>
          </w:tcPr>
          <w:p w:rsidR="00017B8F" w:rsidP="00017B8F" w:rsidRDefault="00017B8F" w14:paraId="354FA762" w14:textId="17E1BECD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Karaoke</w:t>
            </w:r>
          </w:p>
        </w:tc>
        <w:tc>
          <w:tcPr>
            <w:tcW w:w="1078" w:type="pct"/>
          </w:tcPr>
          <w:p w:rsidR="00017B8F" w:rsidP="00017B8F" w:rsidRDefault="00017B8F" w14:paraId="4BD52395" w14:textId="36A27381">
            <w:r>
              <w:t>Link</w:t>
            </w:r>
          </w:p>
        </w:tc>
        <w:tc>
          <w:tcPr>
            <w:tcW w:w="3074" w:type="pct"/>
          </w:tcPr>
          <w:p w:rsidR="00017B8F" w:rsidP="00017B8F" w:rsidRDefault="00017B8F" w14:paraId="1135F089" w14:textId="7C6C350D">
            <w:pPr>
              <w:rPr>
                <w:cs/>
              </w:rPr>
            </w:pPr>
            <w:r>
              <w:t xml:space="preserve">Visible </w:t>
            </w:r>
            <w:r>
              <w:rPr>
                <w:rFonts w:hint="cs"/>
                <w:cs/>
              </w:rPr>
              <w:t xml:space="preserve">เมื่อ </w:t>
            </w:r>
            <w:r>
              <w:t xml:space="preserve">ProductSpecification </w:t>
            </w:r>
            <w:r>
              <w:rPr>
                <w:rFonts w:hint="cs"/>
                <w:cs/>
              </w:rPr>
              <w:t xml:space="preserve">ที่เลือกมามีค่า </w:t>
            </w:r>
            <w:r>
              <w:t xml:space="preserve">Category Type </w:t>
            </w:r>
            <w:r>
              <w:rPr>
                <w:rFonts w:hint="cs"/>
                <w:cs/>
              </w:rPr>
              <w:t xml:space="preserve">เป็น </w:t>
            </w:r>
            <w:r>
              <w:rPr>
                <w:rFonts w:cs="Angsana New"/>
                <w:cs/>
              </w:rPr>
              <w:t>“</w:t>
            </w:r>
            <w:r>
              <w:t>Karaoke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/>
                <w:cs/>
              </w:rPr>
              <w:t xml:space="preserve"> ถ้าไม่ใช่ให้ </w:t>
            </w:r>
            <w:r>
              <w:t xml:space="preserve">Invisible </w:t>
            </w:r>
            <w:r>
              <w:rPr>
                <w:rFonts w:hint="cs"/>
                <w:cs/>
              </w:rPr>
              <w:t xml:space="preserve">และทำการเคลียร์ค่า </w:t>
            </w:r>
            <w:r>
              <w:t xml:space="preserve">Mass Music </w:t>
            </w:r>
            <w:r>
              <w:rPr>
                <w:rFonts w:hint="cs"/>
                <w:cs/>
              </w:rPr>
              <w:t xml:space="preserve">ที่ </w:t>
            </w:r>
            <w:r>
              <w:t xml:space="preserve">service </w:t>
            </w:r>
            <w:r>
              <w:rPr>
                <w:rFonts w:cs="Angsana New"/>
                <w:cs/>
              </w:rPr>
              <w:t>= “</w:t>
            </w:r>
            <w:r>
              <w:t>Karaoke</w:t>
            </w:r>
            <w:r>
              <w:rPr>
                <w:rFonts w:cs="Angsana New"/>
                <w:cs/>
              </w:rPr>
              <w:t>”</w:t>
            </w:r>
          </w:p>
          <w:p w:rsidR="00017B8F" w:rsidP="00017B8F" w:rsidRDefault="00017B8F" w14:paraId="4AC2E1D2" w14:textId="59EEAFB6">
            <w:r>
              <w:rPr>
                <w:rFonts w:hint="cs"/>
                <w:cs/>
              </w:rPr>
              <w:t xml:space="preserve">เมื่อคลิกให้ </w:t>
            </w:r>
            <w:r>
              <w:t xml:space="preserve">Link </w:t>
            </w:r>
            <w:r>
              <w:rPr>
                <w:rFonts w:hint="cs"/>
                <w:cs/>
              </w:rPr>
              <w:t xml:space="preserve">ไปหน้า </w:t>
            </w:r>
            <w:r w:rsidRPr="00F942E0">
              <w:t>Mass Content Music Streaming</w:t>
            </w:r>
            <w:r>
              <w:rPr>
                <w:rFonts w:hint="cs"/>
                <w:cs/>
              </w:rPr>
              <w:t xml:space="preserve"> โดยให้ดึงข้อมูลที่ </w:t>
            </w:r>
            <w:r>
              <w:t xml:space="preserve">service </w:t>
            </w:r>
            <w:r>
              <w:rPr>
                <w:rFonts w:cs="Angsana New"/>
                <w:cs/>
              </w:rPr>
              <w:t>= “</w:t>
            </w:r>
            <w:r>
              <w:t>Karaoke</w:t>
            </w:r>
            <w:r>
              <w:rPr>
                <w:rFonts w:cs="Angsana New"/>
                <w:cs/>
              </w:rPr>
              <w:t>”</w:t>
            </w:r>
          </w:p>
        </w:tc>
      </w:tr>
      <w:tr w:rsidRPr="008979A8" w:rsidR="00017B8F" w:rsidTr="00CC5B37" w14:paraId="031C04B1" w14:textId="77777777">
        <w:trPr>
          <w:trHeight w:val="108"/>
        </w:trPr>
        <w:tc>
          <w:tcPr>
            <w:tcW w:w="848" w:type="pct"/>
          </w:tcPr>
          <w:p w:rsidR="00017B8F" w:rsidP="00017B8F" w:rsidRDefault="00017B8F" w14:paraId="5FBFF6BA" w14:textId="186BEC3B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Music Streaming</w:t>
            </w:r>
          </w:p>
        </w:tc>
        <w:tc>
          <w:tcPr>
            <w:tcW w:w="1078" w:type="pct"/>
          </w:tcPr>
          <w:p w:rsidR="00017B8F" w:rsidP="00017B8F" w:rsidRDefault="00017B8F" w14:paraId="62693082" w14:textId="1BA67C2B">
            <w:r>
              <w:t>Link</w:t>
            </w:r>
          </w:p>
        </w:tc>
        <w:tc>
          <w:tcPr>
            <w:tcW w:w="3074" w:type="pct"/>
          </w:tcPr>
          <w:p w:rsidR="00017B8F" w:rsidP="00017B8F" w:rsidRDefault="00017B8F" w14:paraId="5CF6457A" w14:textId="3C8EBD90">
            <w:r>
              <w:t xml:space="preserve">Visible </w:t>
            </w:r>
            <w:r>
              <w:rPr>
                <w:rFonts w:hint="cs"/>
                <w:cs/>
              </w:rPr>
              <w:t xml:space="preserve">เมื่อ </w:t>
            </w:r>
            <w:r>
              <w:t xml:space="preserve">ProductSpecification </w:t>
            </w:r>
            <w:r>
              <w:rPr>
                <w:rFonts w:hint="cs"/>
                <w:cs/>
              </w:rPr>
              <w:t xml:space="preserve">ที่เลือกมามีค่า </w:t>
            </w:r>
            <w:r>
              <w:t xml:space="preserve">Category Type </w:t>
            </w:r>
            <w:r>
              <w:rPr>
                <w:rFonts w:hint="cs"/>
                <w:cs/>
              </w:rPr>
              <w:t xml:space="preserve">เป็น </w:t>
            </w:r>
            <w:r>
              <w:rPr>
                <w:rFonts w:cs="Angsana New"/>
                <w:cs/>
              </w:rPr>
              <w:t>“</w:t>
            </w:r>
            <w:r>
              <w:t>Music Streaming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/>
                <w:cs/>
              </w:rPr>
              <w:t xml:space="preserve"> ถ้าไม่ใช่ให้ </w:t>
            </w:r>
            <w:r>
              <w:t xml:space="preserve">Invisible </w:t>
            </w:r>
            <w:r>
              <w:rPr>
                <w:rFonts w:hint="cs"/>
                <w:cs/>
              </w:rPr>
              <w:t xml:space="preserve">และทำการเคลียร์ค่า </w:t>
            </w:r>
            <w:r>
              <w:t xml:space="preserve">Mass Music </w:t>
            </w:r>
            <w:r>
              <w:rPr>
                <w:rFonts w:hint="cs"/>
                <w:cs/>
              </w:rPr>
              <w:t xml:space="preserve">ที่ </w:t>
            </w:r>
            <w:r>
              <w:t xml:space="preserve">service </w:t>
            </w:r>
            <w:r>
              <w:rPr>
                <w:rFonts w:cs="Angsana New"/>
                <w:cs/>
              </w:rPr>
              <w:t>= “</w:t>
            </w:r>
            <w:r>
              <w:t>Music Streaming</w:t>
            </w:r>
            <w:r>
              <w:rPr>
                <w:rFonts w:cs="Angsana New"/>
                <w:cs/>
              </w:rPr>
              <w:t>”</w:t>
            </w:r>
          </w:p>
          <w:p w:rsidR="00017B8F" w:rsidP="00017B8F" w:rsidRDefault="00017B8F" w14:paraId="7876DD7D" w14:textId="759DE539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เมื่อคลิกให้ </w:t>
            </w:r>
            <w:r>
              <w:t xml:space="preserve">Link </w:t>
            </w:r>
            <w:r>
              <w:rPr>
                <w:rFonts w:hint="cs"/>
                <w:cs/>
              </w:rPr>
              <w:t xml:space="preserve">ไปหน้า </w:t>
            </w:r>
            <w:r w:rsidRPr="00F942E0">
              <w:t>Mass Content Music Streaming</w:t>
            </w:r>
            <w:r w:rsidRPr="00F942E0" w:rsidDel="00F942E0">
              <w:rPr>
                <w:rFonts w:cs="CordiaUPC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โดยให้ดึงข้อมูลที่ </w:t>
            </w:r>
            <w:r>
              <w:t xml:space="preserve">service </w:t>
            </w:r>
            <w:r>
              <w:rPr>
                <w:rFonts w:cs="Angsana New"/>
                <w:cs/>
              </w:rPr>
              <w:t>= “</w:t>
            </w:r>
            <w:r>
              <w:t>Music Streaming</w:t>
            </w:r>
            <w:r>
              <w:rPr>
                <w:rFonts w:cs="Angsana New"/>
                <w:cs/>
              </w:rPr>
              <w:t>”</w:t>
            </w:r>
          </w:p>
        </w:tc>
      </w:tr>
      <w:tr w:rsidRPr="008979A8" w:rsidR="00017B8F" w:rsidTr="00CC5B37" w14:paraId="7698D996" w14:textId="77777777">
        <w:trPr>
          <w:trHeight w:val="108"/>
        </w:trPr>
        <w:tc>
          <w:tcPr>
            <w:tcW w:w="848" w:type="pct"/>
          </w:tcPr>
          <w:p w:rsidR="00017B8F" w:rsidP="00017B8F" w:rsidRDefault="00017B8F" w14:paraId="7DFE4774" w14:textId="1ECC812C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TV Plus</w:t>
            </w:r>
          </w:p>
        </w:tc>
        <w:tc>
          <w:tcPr>
            <w:tcW w:w="1078" w:type="pct"/>
          </w:tcPr>
          <w:p w:rsidR="00017B8F" w:rsidP="00017B8F" w:rsidRDefault="00017B8F" w14:paraId="1F0830F1" w14:textId="116F73A2">
            <w:r>
              <w:t>Link</w:t>
            </w:r>
          </w:p>
        </w:tc>
        <w:tc>
          <w:tcPr>
            <w:tcW w:w="3074" w:type="pct"/>
          </w:tcPr>
          <w:p w:rsidR="00017B8F" w:rsidP="00017B8F" w:rsidRDefault="00017B8F" w14:paraId="7D0EA4B9" w14:textId="56E17F82">
            <w:r>
              <w:t>InVisible</w:t>
            </w:r>
          </w:p>
          <w:p w:rsidR="00017B8F" w:rsidP="00017B8F" w:rsidRDefault="00017B8F" w14:paraId="7BB3D435" w14:textId="1811C711">
            <w:r>
              <w:t xml:space="preserve">Visible </w:t>
            </w:r>
            <w:r>
              <w:rPr>
                <w:rFonts w:hint="cs"/>
                <w:cs/>
              </w:rPr>
              <w:t xml:space="preserve">เมื่อ </w:t>
            </w:r>
            <w:r>
              <w:t xml:space="preserve">ProductSpecification </w:t>
            </w:r>
            <w:r>
              <w:rPr>
                <w:rFonts w:hint="cs"/>
                <w:cs/>
              </w:rPr>
              <w:t xml:space="preserve">ที่เลือกมามีค่า </w:t>
            </w:r>
            <w:r>
              <w:t xml:space="preserve">Category Type </w:t>
            </w:r>
            <w:r>
              <w:rPr>
                <w:rFonts w:hint="cs"/>
                <w:cs/>
              </w:rPr>
              <w:t xml:space="preserve">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  <w:szCs w:val="36"/>
              </w:rPr>
              <w:t>TV Plus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/>
                <w:cs/>
              </w:rPr>
              <w:t xml:space="preserve"> ถ้าไม่ใช่ให้ </w:t>
            </w:r>
            <w:r>
              <w:t xml:space="preserve">Invisible </w:t>
            </w:r>
            <w:r>
              <w:rPr>
                <w:rFonts w:hint="cs"/>
                <w:cs/>
              </w:rPr>
              <w:t xml:space="preserve">และทำการเคลียร์ค่า </w:t>
            </w:r>
            <w:r>
              <w:t xml:space="preserve">Mass Music </w:t>
            </w:r>
            <w:r>
              <w:rPr>
                <w:rFonts w:hint="cs"/>
                <w:cs/>
              </w:rPr>
              <w:t xml:space="preserve">ที่ </w:t>
            </w:r>
            <w:r>
              <w:t xml:space="preserve">service </w:t>
            </w:r>
            <w:r>
              <w:rPr>
                <w:rFonts w:cs="Angsana New"/>
                <w:cs/>
              </w:rPr>
              <w:t>= “</w:t>
            </w:r>
            <w:r>
              <w:rPr>
                <w:rFonts w:cs="CordiaUPC"/>
                <w:szCs w:val="36"/>
              </w:rPr>
              <w:t>TV Plus</w:t>
            </w:r>
            <w:r>
              <w:rPr>
                <w:rFonts w:cs="Angsana New"/>
                <w:cs/>
              </w:rPr>
              <w:t>”</w:t>
            </w:r>
          </w:p>
          <w:p w:rsidR="00017B8F" w:rsidP="00017B8F" w:rsidRDefault="00017B8F" w14:paraId="184A5483" w14:textId="4FB5B0CA">
            <w:r>
              <w:rPr>
                <w:rFonts w:hint="cs"/>
                <w:cs/>
              </w:rPr>
              <w:t xml:space="preserve">เมื่อคลิกให้ </w:t>
            </w:r>
            <w:r>
              <w:t xml:space="preserve">Link </w:t>
            </w:r>
            <w:r>
              <w:rPr>
                <w:rFonts w:hint="cs"/>
                <w:cs/>
              </w:rPr>
              <w:t xml:space="preserve">ไปหน้า </w:t>
            </w:r>
            <w:r w:rsidRPr="00F942E0">
              <w:t>Mass Content Music Streaming</w:t>
            </w:r>
            <w:r w:rsidRPr="00F942E0" w:rsidDel="00F942E0">
              <w:rPr>
                <w:rFonts w:cs="CordiaUPC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โดยให้ดึงข้อมูลที่ </w:t>
            </w:r>
            <w:r>
              <w:t xml:space="preserve">service </w:t>
            </w:r>
            <w:r>
              <w:rPr>
                <w:rFonts w:cs="Angsana New"/>
                <w:cs/>
              </w:rPr>
              <w:t>= “</w:t>
            </w:r>
            <w:r>
              <w:rPr>
                <w:rFonts w:cs="CordiaUPC"/>
                <w:szCs w:val="36"/>
              </w:rPr>
              <w:t>TV Plus</w:t>
            </w:r>
            <w:r>
              <w:rPr>
                <w:rFonts w:cs="Angsana New"/>
                <w:cs/>
              </w:rPr>
              <w:t>”</w:t>
            </w:r>
          </w:p>
        </w:tc>
      </w:tr>
      <w:tr w:rsidRPr="008979A8" w:rsidR="00017B8F" w:rsidTr="00CC5B37" w14:paraId="70AA624A" w14:textId="77777777">
        <w:trPr>
          <w:trHeight w:val="108"/>
        </w:trPr>
        <w:tc>
          <w:tcPr>
            <w:tcW w:w="848" w:type="pct"/>
          </w:tcPr>
          <w:p w:rsidR="00017B8F" w:rsidP="00017B8F" w:rsidRDefault="00017B8F" w14:paraId="7FC3CE99" w14:textId="306C9534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Arcade</w:t>
            </w:r>
          </w:p>
        </w:tc>
        <w:tc>
          <w:tcPr>
            <w:tcW w:w="1078" w:type="pct"/>
          </w:tcPr>
          <w:p w:rsidR="00017B8F" w:rsidP="00017B8F" w:rsidRDefault="00017B8F" w14:paraId="15D9C283" w14:textId="1D3CCE90">
            <w:r>
              <w:t>Link</w:t>
            </w:r>
          </w:p>
        </w:tc>
        <w:tc>
          <w:tcPr>
            <w:tcW w:w="3074" w:type="pct"/>
          </w:tcPr>
          <w:p w:rsidR="00017B8F" w:rsidP="00017B8F" w:rsidRDefault="00017B8F" w14:paraId="58535F38" w14:textId="649A2B93">
            <w:r>
              <w:t>InVisible</w:t>
            </w:r>
          </w:p>
          <w:p w:rsidR="00017B8F" w:rsidP="00017B8F" w:rsidRDefault="00017B8F" w14:paraId="40CD33D1" w14:textId="353BF5D9">
            <w:r>
              <w:t xml:space="preserve">Visible </w:t>
            </w:r>
            <w:r>
              <w:rPr>
                <w:rFonts w:hint="cs"/>
                <w:cs/>
              </w:rPr>
              <w:t xml:space="preserve">เมื่อ </w:t>
            </w:r>
            <w:r>
              <w:t xml:space="preserve">ProductSpecification </w:t>
            </w:r>
            <w:r>
              <w:rPr>
                <w:rFonts w:hint="cs"/>
                <w:cs/>
              </w:rPr>
              <w:t xml:space="preserve">ที่เลือกมามีค่า </w:t>
            </w:r>
            <w:r>
              <w:t xml:space="preserve">Category Type </w:t>
            </w:r>
            <w:r>
              <w:rPr>
                <w:rFonts w:hint="cs"/>
                <w:cs/>
              </w:rPr>
              <w:t xml:space="preserve">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  <w:szCs w:val="36"/>
              </w:rPr>
              <w:t>Arcade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/>
                <w:cs/>
              </w:rPr>
              <w:t xml:space="preserve"> ถ้าไม่ใช่ให้ </w:t>
            </w:r>
            <w:r>
              <w:t xml:space="preserve">Invisible </w:t>
            </w:r>
            <w:r>
              <w:rPr>
                <w:rFonts w:hint="cs"/>
                <w:cs/>
              </w:rPr>
              <w:t xml:space="preserve">และทำการเคลียร์ค่า </w:t>
            </w:r>
            <w:r>
              <w:t xml:space="preserve">Mass Music </w:t>
            </w:r>
            <w:r>
              <w:rPr>
                <w:rFonts w:hint="cs"/>
                <w:cs/>
              </w:rPr>
              <w:t xml:space="preserve">ที่ </w:t>
            </w:r>
            <w:r>
              <w:t xml:space="preserve">service </w:t>
            </w:r>
            <w:r>
              <w:rPr>
                <w:rFonts w:cs="Angsana New"/>
                <w:cs/>
              </w:rPr>
              <w:t>= “</w:t>
            </w:r>
            <w:r>
              <w:rPr>
                <w:rFonts w:cs="CordiaUPC"/>
                <w:szCs w:val="36"/>
              </w:rPr>
              <w:t>Arcade</w:t>
            </w:r>
            <w:r>
              <w:rPr>
                <w:rFonts w:cs="Angsana New"/>
                <w:cs/>
              </w:rPr>
              <w:t>”</w:t>
            </w:r>
          </w:p>
          <w:p w:rsidR="00017B8F" w:rsidP="00017B8F" w:rsidRDefault="00017B8F" w14:paraId="5E07EA0A" w14:textId="60DEF2C9">
            <w:r>
              <w:rPr>
                <w:rFonts w:hint="cs"/>
                <w:cs/>
              </w:rPr>
              <w:t xml:space="preserve">เมื่อคลิกให้ </w:t>
            </w:r>
            <w:r>
              <w:t xml:space="preserve">Link </w:t>
            </w:r>
            <w:r>
              <w:rPr>
                <w:rFonts w:hint="cs"/>
                <w:cs/>
              </w:rPr>
              <w:t xml:space="preserve">ไปหน้า </w:t>
            </w:r>
            <w:r w:rsidRPr="00F942E0">
              <w:t>Mass Content Music Streaming</w:t>
            </w:r>
            <w:r w:rsidRPr="00F942E0" w:rsidDel="00F942E0">
              <w:rPr>
                <w:rFonts w:cs="CordiaUPC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โดยให้ดึงข้อมูลที่ </w:t>
            </w:r>
            <w:r>
              <w:t xml:space="preserve">service </w:t>
            </w:r>
            <w:r>
              <w:rPr>
                <w:rFonts w:cs="Angsana New"/>
                <w:cs/>
              </w:rPr>
              <w:t>= “</w:t>
            </w:r>
            <w:r>
              <w:rPr>
                <w:rFonts w:cs="CordiaUPC"/>
                <w:szCs w:val="36"/>
              </w:rPr>
              <w:t>Arcade</w:t>
            </w:r>
            <w:r>
              <w:rPr>
                <w:rFonts w:cs="Angsana New"/>
                <w:cs/>
              </w:rPr>
              <w:t>”</w:t>
            </w:r>
          </w:p>
        </w:tc>
      </w:tr>
      <w:tr w:rsidRPr="008979A8" w:rsidR="00017B8F" w:rsidTr="00CC5B37" w14:paraId="5784F935" w14:textId="77777777">
        <w:trPr>
          <w:trHeight w:val="108"/>
        </w:trPr>
        <w:tc>
          <w:tcPr>
            <w:tcW w:w="848" w:type="pct"/>
          </w:tcPr>
          <w:p w:rsidR="00017B8F" w:rsidP="00017B8F" w:rsidRDefault="00017B8F" w14:paraId="1CB1DE4A" w14:textId="64F26903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Entertainment Partnership</w:t>
            </w:r>
          </w:p>
        </w:tc>
        <w:tc>
          <w:tcPr>
            <w:tcW w:w="1078" w:type="pct"/>
          </w:tcPr>
          <w:p w:rsidR="00017B8F" w:rsidP="00017B8F" w:rsidRDefault="00017B8F" w14:paraId="6EA97DFE" w14:textId="32D6B187">
            <w:r>
              <w:t>Link</w:t>
            </w:r>
          </w:p>
        </w:tc>
        <w:tc>
          <w:tcPr>
            <w:tcW w:w="3074" w:type="pct"/>
          </w:tcPr>
          <w:p w:rsidR="00017B8F" w:rsidP="00017B8F" w:rsidRDefault="00017B8F" w14:paraId="5710BB6F" w14:textId="77777777">
            <w:r>
              <w:t xml:space="preserve">Visible </w:t>
            </w:r>
            <w:r>
              <w:rPr>
                <w:rFonts w:hint="cs"/>
                <w:cs/>
              </w:rPr>
              <w:t xml:space="preserve">เมื่อ </w:t>
            </w:r>
            <w:r>
              <w:t xml:space="preserve">ProductSpecification </w:t>
            </w:r>
            <w:r>
              <w:rPr>
                <w:rFonts w:hint="cs"/>
                <w:cs/>
              </w:rPr>
              <w:t xml:space="preserve">ที่เลือกมามีค่า </w:t>
            </w:r>
            <w:r>
              <w:t xml:space="preserve">Category Type </w:t>
            </w:r>
            <w:r>
              <w:rPr>
                <w:rFonts w:hint="cs"/>
                <w:cs/>
              </w:rPr>
              <w:t>ประกอบด้วย ดังนี้</w:t>
            </w:r>
          </w:p>
          <w:p w:rsidRPr="00961054" w:rsidR="00017B8F" w:rsidP="00017B8F" w:rsidRDefault="00017B8F" w14:paraId="742BD34A" w14:textId="41D0F17F">
            <w:pPr>
              <w:spacing w:after="0"/>
              <w:rPr>
                <w:sz w:val="22"/>
                <w:szCs w:val="22"/>
              </w:rPr>
            </w:pPr>
            <w:r w:rsidRPr="00961054">
              <w:rPr>
                <w:sz w:val="22"/>
                <w:szCs w:val="22"/>
              </w:rPr>
              <w:t>SELECT ps</w:t>
            </w:r>
            <w:r w:rsidRPr="00961054">
              <w:rPr>
                <w:sz w:val="22"/>
                <w:szCs w:val="22"/>
                <w:cs/>
              </w:rPr>
              <w:t>.</w:t>
            </w:r>
            <w:r w:rsidRPr="00961054">
              <w:rPr>
                <w:sz w:val="22"/>
                <w:szCs w:val="22"/>
              </w:rPr>
              <w:t xml:space="preserve">ps_name FROM plm_product_specification ps </w:t>
            </w:r>
          </w:p>
          <w:p w:rsidRPr="00961054" w:rsidR="00017B8F" w:rsidP="00017B8F" w:rsidRDefault="00017B8F" w14:paraId="5055B34B" w14:textId="77777777">
            <w:pPr>
              <w:spacing w:after="0"/>
              <w:rPr>
                <w:sz w:val="22"/>
                <w:szCs w:val="22"/>
              </w:rPr>
            </w:pPr>
            <w:r w:rsidRPr="00961054">
              <w:rPr>
                <w:sz w:val="22"/>
                <w:szCs w:val="22"/>
              </w:rPr>
              <w:t>INNER</w:t>
            </w:r>
            <w:r w:rsidRPr="00961054">
              <w:rPr>
                <w:sz w:val="22"/>
                <w:szCs w:val="22"/>
                <w:cs/>
              </w:rPr>
              <w:t xml:space="preserve"> </w:t>
            </w:r>
            <w:r w:rsidRPr="00961054">
              <w:rPr>
                <w:sz w:val="22"/>
                <w:szCs w:val="22"/>
              </w:rPr>
              <w:t>JOIN plm_ps_mass mass on mass</w:t>
            </w:r>
            <w:r w:rsidRPr="00961054">
              <w:rPr>
                <w:sz w:val="22"/>
                <w:szCs w:val="22"/>
                <w:cs/>
              </w:rPr>
              <w:t>.</w:t>
            </w:r>
            <w:r w:rsidRPr="00961054">
              <w:rPr>
                <w:sz w:val="22"/>
                <w:szCs w:val="22"/>
              </w:rPr>
              <w:t xml:space="preserve">ps_row_id </w:t>
            </w:r>
            <w:r w:rsidRPr="00961054">
              <w:rPr>
                <w:sz w:val="22"/>
                <w:szCs w:val="22"/>
                <w:cs/>
              </w:rPr>
              <w:t xml:space="preserve">= </w:t>
            </w:r>
            <w:r w:rsidRPr="00961054">
              <w:rPr>
                <w:sz w:val="22"/>
                <w:szCs w:val="22"/>
              </w:rPr>
              <w:t>ps</w:t>
            </w:r>
            <w:r w:rsidRPr="00961054">
              <w:rPr>
                <w:sz w:val="22"/>
                <w:szCs w:val="22"/>
                <w:cs/>
              </w:rPr>
              <w:t>.</w:t>
            </w:r>
            <w:r w:rsidRPr="00961054">
              <w:rPr>
                <w:sz w:val="22"/>
                <w:szCs w:val="22"/>
              </w:rPr>
              <w:t>row_id</w:t>
            </w:r>
          </w:p>
          <w:p w:rsidRPr="00961054" w:rsidR="00017B8F" w:rsidP="00017B8F" w:rsidRDefault="00017B8F" w14:paraId="02CC365E" w14:textId="77777777">
            <w:pPr>
              <w:spacing w:after="0"/>
              <w:rPr>
                <w:sz w:val="22"/>
                <w:szCs w:val="22"/>
              </w:rPr>
            </w:pPr>
            <w:r w:rsidRPr="00961054">
              <w:rPr>
                <w:sz w:val="22"/>
                <w:szCs w:val="22"/>
              </w:rPr>
              <w:t>INNER</w:t>
            </w:r>
            <w:r w:rsidRPr="00961054">
              <w:rPr>
                <w:sz w:val="22"/>
                <w:szCs w:val="22"/>
                <w:cs/>
              </w:rPr>
              <w:t xml:space="preserve"> </w:t>
            </w:r>
            <w:r w:rsidRPr="00961054">
              <w:rPr>
                <w:sz w:val="22"/>
                <w:szCs w:val="22"/>
              </w:rPr>
              <w:t>JOIN plm_ps_detail detail on detail</w:t>
            </w:r>
            <w:r w:rsidRPr="00961054">
              <w:rPr>
                <w:sz w:val="22"/>
                <w:szCs w:val="22"/>
                <w:cs/>
              </w:rPr>
              <w:t>.</w:t>
            </w:r>
            <w:r w:rsidRPr="00961054">
              <w:rPr>
                <w:sz w:val="22"/>
                <w:szCs w:val="22"/>
              </w:rPr>
              <w:t xml:space="preserve">ps_row_id </w:t>
            </w:r>
            <w:r w:rsidRPr="00961054">
              <w:rPr>
                <w:sz w:val="22"/>
                <w:szCs w:val="22"/>
                <w:cs/>
              </w:rPr>
              <w:t xml:space="preserve">= </w:t>
            </w:r>
            <w:r w:rsidRPr="00961054">
              <w:rPr>
                <w:sz w:val="22"/>
                <w:szCs w:val="22"/>
              </w:rPr>
              <w:t>ps</w:t>
            </w:r>
            <w:r w:rsidRPr="00961054">
              <w:rPr>
                <w:sz w:val="22"/>
                <w:szCs w:val="22"/>
                <w:cs/>
              </w:rPr>
              <w:t>.</w:t>
            </w:r>
            <w:r w:rsidRPr="00961054">
              <w:rPr>
                <w:sz w:val="22"/>
                <w:szCs w:val="22"/>
              </w:rPr>
              <w:t>row_id</w:t>
            </w:r>
          </w:p>
          <w:p w:rsidR="00017B8F" w:rsidP="00017B8F" w:rsidRDefault="00017B8F" w14:paraId="7B294EDE" w14:textId="4E7BFA41">
            <w:pPr>
              <w:spacing w:after="0"/>
            </w:pPr>
            <w:r w:rsidRPr="00961054">
              <w:rPr>
                <w:sz w:val="22"/>
                <w:szCs w:val="22"/>
              </w:rPr>
              <w:t>WHERE detail</w:t>
            </w:r>
            <w:r w:rsidRPr="00961054">
              <w:rPr>
                <w:sz w:val="22"/>
                <w:szCs w:val="22"/>
                <w:cs/>
              </w:rPr>
              <w:t>.</w:t>
            </w:r>
            <w:r w:rsidRPr="00961054">
              <w:rPr>
                <w:sz w:val="22"/>
                <w:szCs w:val="22"/>
              </w:rPr>
              <w:t>product_specification_group like</w:t>
            </w:r>
            <w:r w:rsidRPr="00961054">
              <w:rPr>
                <w:sz w:val="22"/>
                <w:szCs w:val="22"/>
                <w:cs/>
              </w:rPr>
              <w:t xml:space="preserve"> </w:t>
            </w:r>
            <w:r w:rsidR="00E9616C">
              <w:rPr>
                <w:sz w:val="22"/>
                <w:szCs w:val="22"/>
              </w:rPr>
              <w:t>‘%po_group%’</w:t>
            </w:r>
          </w:p>
          <w:p w:rsidR="00017B8F" w:rsidP="00017B8F" w:rsidRDefault="00017B8F" w14:paraId="5F9CD214" w14:textId="15A188AD">
            <w:pPr>
              <w:spacing w:after="0"/>
            </w:pPr>
          </w:p>
          <w:p w:rsidR="00017B8F" w:rsidP="00017B8F" w:rsidRDefault="00017B8F" w14:paraId="71050925" w14:textId="027B1BDD">
            <w:pPr>
              <w:spacing w:after="0"/>
            </w:pPr>
            <w:r>
              <w:rPr>
                <w:rFonts w:hint="cs"/>
                <w:cs/>
              </w:rPr>
              <w:t xml:space="preserve">ถ้าไม่ใช่ให้ </w:t>
            </w:r>
            <w:r>
              <w:t xml:space="preserve">Invisible </w:t>
            </w:r>
            <w:r>
              <w:rPr>
                <w:rFonts w:hint="cs"/>
                <w:cs/>
              </w:rPr>
              <w:t xml:space="preserve">และทำการเคลียร์ค่า </w:t>
            </w:r>
            <w:r>
              <w:t xml:space="preserve">Mass Content Music </w:t>
            </w:r>
            <w:r>
              <w:rPr>
                <w:rFonts w:hint="cs"/>
                <w:cs/>
              </w:rPr>
              <w:t xml:space="preserve">ที่ </w:t>
            </w:r>
            <w:r>
              <w:t xml:space="preserve">service </w:t>
            </w:r>
            <w:r>
              <w:rPr>
                <w:rFonts w:cs="Angsana New"/>
                <w:cs/>
              </w:rPr>
              <w:t xml:space="preserve">= </w:t>
            </w:r>
            <w:r>
              <w:t>Category Type</w:t>
            </w:r>
          </w:p>
          <w:p w:rsidR="00017B8F" w:rsidP="00017B8F" w:rsidRDefault="00017B8F" w14:paraId="5E7A8F52" w14:textId="77777777">
            <w:pPr>
              <w:spacing w:after="0"/>
            </w:pPr>
          </w:p>
          <w:p w:rsidRPr="0063088B" w:rsidR="00017B8F" w:rsidP="00017B8F" w:rsidRDefault="00017B8F" w14:paraId="7753738E" w14:textId="68E3D6CC">
            <w:pPr>
              <w:spacing w:after="0"/>
            </w:pPr>
            <w:r>
              <w:rPr>
                <w:rFonts w:hint="cs"/>
                <w:cs/>
              </w:rPr>
              <w:t xml:space="preserve">เมื่อคลิกให้ </w:t>
            </w:r>
            <w:r>
              <w:t xml:space="preserve">Link </w:t>
            </w:r>
            <w:r>
              <w:rPr>
                <w:rFonts w:hint="cs"/>
                <w:cs/>
              </w:rPr>
              <w:t xml:space="preserve">ไปหน้า </w:t>
            </w:r>
            <w:r w:rsidRPr="00F942E0">
              <w:t>Mass Content Music Streaming</w:t>
            </w:r>
            <w:r w:rsidRPr="00F942E0" w:rsidDel="00F942E0">
              <w:rPr>
                <w:rFonts w:cs="CordiaUPC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โดยให้ดึงข้อมูลที่ </w:t>
            </w:r>
            <w:r>
              <w:t xml:space="preserve">service </w:t>
            </w:r>
            <w:r>
              <w:rPr>
                <w:rFonts w:cs="Angsana New"/>
                <w:cs/>
              </w:rPr>
              <w:t xml:space="preserve">= </w:t>
            </w:r>
            <w:r>
              <w:t>Category Type</w:t>
            </w:r>
          </w:p>
        </w:tc>
      </w:tr>
      <w:tr w:rsidRPr="008979A8" w:rsidR="00173708" w:rsidTr="00CC5B37" w14:paraId="3F63DA1B" w14:textId="77777777">
        <w:trPr>
          <w:trHeight w:val="108"/>
        </w:trPr>
        <w:tc>
          <w:tcPr>
            <w:tcW w:w="848" w:type="pct"/>
          </w:tcPr>
          <w:p w:rsidR="00173708" w:rsidP="00017B8F" w:rsidRDefault="00173708" w14:paraId="24E53E02" w14:textId="7BFAA79E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AI IP Camera</w:t>
            </w:r>
          </w:p>
        </w:tc>
        <w:tc>
          <w:tcPr>
            <w:tcW w:w="1078" w:type="pct"/>
          </w:tcPr>
          <w:p w:rsidR="00173708" w:rsidP="00017B8F" w:rsidRDefault="00173708" w14:paraId="09889BDC" w14:textId="15F56359">
            <w:r>
              <w:t>Link</w:t>
            </w:r>
          </w:p>
        </w:tc>
        <w:tc>
          <w:tcPr>
            <w:tcW w:w="3074" w:type="pct"/>
          </w:tcPr>
          <w:p w:rsidR="00173708" w:rsidP="00173708" w:rsidRDefault="00173708" w14:paraId="7C2FC356" w14:textId="2EA20340">
            <w:r>
              <w:t xml:space="preserve">Visible </w:t>
            </w:r>
            <w:r>
              <w:rPr>
                <w:rFonts w:hint="cs"/>
                <w:cs/>
              </w:rPr>
              <w:t xml:space="preserve">เมื่อ </w:t>
            </w:r>
            <w:r>
              <w:t xml:space="preserve">ProductSpecification </w:t>
            </w:r>
            <w:r>
              <w:rPr>
                <w:rFonts w:hint="cs"/>
                <w:cs/>
              </w:rPr>
              <w:t xml:space="preserve">ที่เลือกมามีค่า </w:t>
            </w:r>
            <w:r>
              <w:t xml:space="preserve">Category Type </w:t>
            </w:r>
            <w:r>
              <w:rPr>
                <w:rFonts w:hint="cs"/>
                <w:cs/>
              </w:rPr>
              <w:t xml:space="preserve">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  <w:szCs w:val="36"/>
              </w:rPr>
              <w:t>AI IP Camera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/>
                <w:cs/>
              </w:rPr>
              <w:t xml:space="preserve"> ถ้าไม่ใช่ให้ </w:t>
            </w:r>
            <w:r>
              <w:t xml:space="preserve">Invisible </w:t>
            </w:r>
            <w:r>
              <w:rPr>
                <w:rFonts w:hint="cs"/>
                <w:cs/>
              </w:rPr>
              <w:t xml:space="preserve">และทำการเคลียร์ค่า </w:t>
            </w:r>
            <w:r>
              <w:t xml:space="preserve">Mass Music </w:t>
            </w:r>
            <w:r>
              <w:rPr>
                <w:rFonts w:hint="cs"/>
                <w:cs/>
              </w:rPr>
              <w:t xml:space="preserve">ที่ </w:t>
            </w:r>
            <w:r>
              <w:t xml:space="preserve">service </w:t>
            </w:r>
            <w:r>
              <w:rPr>
                <w:rFonts w:cs="Angsana New"/>
                <w:cs/>
              </w:rPr>
              <w:t>= “</w:t>
            </w:r>
            <w:r>
              <w:rPr>
                <w:rFonts w:cs="CordiaUPC"/>
                <w:szCs w:val="36"/>
              </w:rPr>
              <w:t>AI IP Camera</w:t>
            </w:r>
            <w:r>
              <w:rPr>
                <w:rFonts w:cs="Angsana New"/>
                <w:cs/>
              </w:rPr>
              <w:t>”</w:t>
            </w:r>
          </w:p>
          <w:p w:rsidR="00173708" w:rsidP="00173708" w:rsidRDefault="00173708" w14:paraId="58D00530" w14:textId="092D68EB">
            <w:r>
              <w:rPr>
                <w:rFonts w:hint="cs"/>
                <w:cs/>
              </w:rPr>
              <w:t xml:space="preserve">เมื่อคลิกให้ </w:t>
            </w:r>
            <w:r>
              <w:t xml:space="preserve">Link </w:t>
            </w:r>
            <w:r>
              <w:rPr>
                <w:rFonts w:hint="cs"/>
                <w:cs/>
              </w:rPr>
              <w:t xml:space="preserve">ไปหน้า </w:t>
            </w:r>
            <w:r w:rsidRPr="00F942E0">
              <w:t xml:space="preserve">Mass </w:t>
            </w:r>
            <w:r>
              <w:rPr>
                <w:rFonts w:cs="CordiaUPC"/>
                <w:szCs w:val="36"/>
              </w:rPr>
              <w:t>AI IP Camera</w:t>
            </w:r>
            <w:r w:rsidRPr="00F942E0" w:rsidDel="00F942E0">
              <w:rPr>
                <w:rFonts w:cs="CordiaUPC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โดยให้ดึงข้อมูลที่ </w:t>
            </w:r>
            <w:r>
              <w:t xml:space="preserve">service </w:t>
            </w:r>
            <w:r>
              <w:rPr>
                <w:rFonts w:cs="Angsana New"/>
                <w:cs/>
              </w:rPr>
              <w:t>= “</w:t>
            </w:r>
            <w:r>
              <w:rPr>
                <w:rFonts w:cs="CordiaUPC"/>
                <w:szCs w:val="36"/>
              </w:rPr>
              <w:t>AI IP Camera</w:t>
            </w:r>
            <w:r>
              <w:rPr>
                <w:rFonts w:cs="Angsana New"/>
                <w:cs/>
              </w:rPr>
              <w:t>”</w:t>
            </w:r>
          </w:p>
        </w:tc>
      </w:tr>
      <w:tr w:rsidRPr="008979A8" w:rsidR="00017B8F" w:rsidTr="00CC5B37" w14:paraId="3366105F" w14:textId="77777777">
        <w:trPr>
          <w:trHeight w:val="108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017B8F" w:rsidP="00017B8F" w:rsidRDefault="00017B8F" w14:paraId="6C23C5BF" w14:textId="5A2CEDE7">
            <w:pPr>
              <w:pStyle w:val="HeaderTable"/>
            </w:pPr>
            <w:r>
              <w:rPr>
                <w:rFonts w:hint="cs" w:cs="Angsana New"/>
                <w:cs/>
                <w:lang w:bidi="th-TH"/>
              </w:rPr>
              <w:t xml:space="preserve">วน </w:t>
            </w:r>
            <w:r>
              <w:rPr>
                <w:lang w:bidi="th-TH"/>
              </w:rPr>
              <w:t xml:space="preserve">Loop </w:t>
            </w:r>
            <w:r>
              <w:rPr>
                <w:rFonts w:hint="cs" w:cs="Angsana New"/>
                <w:cs/>
                <w:lang w:bidi="th-TH"/>
              </w:rPr>
              <w:t xml:space="preserve">ตาม </w:t>
            </w:r>
            <w:r>
              <w:rPr>
                <w:lang w:bidi="th-TH"/>
              </w:rPr>
              <w:t xml:space="preserve">Product Specification </w:t>
            </w:r>
            <w:r>
              <w:rPr>
                <w:rFonts w:hint="cs" w:cs="Angsana New"/>
                <w:cs/>
                <w:lang w:bidi="th-TH"/>
              </w:rPr>
              <w:t xml:space="preserve">ที่มีค่า </w:t>
            </w:r>
            <w:r>
              <w:rPr>
                <w:lang w:bidi="th-TH"/>
              </w:rPr>
              <w:t xml:space="preserve">TAB_GROUP_NAME </w:t>
            </w:r>
            <w:r>
              <w:rPr>
                <w:rFonts w:cs="Angsana New"/>
                <w:bCs/>
                <w:cs/>
                <w:lang w:bidi="th-TH"/>
              </w:rPr>
              <w:t>= “</w:t>
            </w:r>
            <w:r>
              <w:rPr>
                <w:lang w:bidi="th-TH"/>
              </w:rPr>
              <w:t>Content</w:t>
            </w:r>
            <w:r>
              <w:rPr>
                <w:rFonts w:cs="Angsana New"/>
                <w:bCs/>
                <w:cs/>
                <w:lang w:bidi="th-TH"/>
              </w:rPr>
              <w:t>”</w:t>
            </w:r>
          </w:p>
        </w:tc>
      </w:tr>
      <w:tr w:rsidRPr="008979A8" w:rsidR="00017B8F" w:rsidTr="00CC5B37" w14:paraId="04D3E1C2" w14:textId="77777777">
        <w:trPr>
          <w:trHeight w:val="108"/>
        </w:trPr>
        <w:tc>
          <w:tcPr>
            <w:tcW w:w="848" w:type="pct"/>
          </w:tcPr>
          <w:p w:rsidRPr="00FA1CB1" w:rsidR="00017B8F" w:rsidP="00017B8F" w:rsidRDefault="00017B8F" w14:paraId="1203637A" w14:textId="0577C43F">
            <w:pPr>
              <w:rPr>
                <w:rFonts w:cs="CordiaUPC"/>
              </w:rPr>
            </w:pPr>
            <w:r w:rsidRPr="00FA1CB1">
              <w:rPr>
                <w:rFonts w:cs="Angsana New"/>
                <w:cs/>
              </w:rPr>
              <w:t xml:space="preserve">นำค่า </w:t>
            </w:r>
            <w:r>
              <w:t>Category Type</w:t>
            </w:r>
            <w:r w:rsidRPr="00FA1CB1">
              <w:rPr>
                <w:rFonts w:cs="Angsana New"/>
                <w:cs/>
              </w:rPr>
              <w:t xml:space="preserve"> เช่น </w:t>
            </w:r>
          </w:p>
          <w:p w:rsidR="00017B8F" w:rsidP="00017B8F" w:rsidRDefault="00017B8F" w14:paraId="5BFE0908" w14:textId="0761654D">
            <w:pPr>
              <w:pStyle w:val="ListParagraph"/>
              <w:numPr>
                <w:ilvl w:val="0"/>
                <w:numId w:val="310"/>
              </w:numPr>
              <w:ind w:left="240" w:hanging="240"/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VR</w:t>
            </w:r>
          </w:p>
          <w:p w:rsidRPr="00FA1CB1" w:rsidR="00017B8F" w:rsidP="00017B8F" w:rsidRDefault="00017B8F" w14:paraId="079D7E9A" w14:textId="705E9FC2">
            <w:pPr>
              <w:pStyle w:val="ListParagraph"/>
              <w:numPr>
                <w:ilvl w:val="0"/>
                <w:numId w:val="310"/>
              </w:numPr>
              <w:ind w:left="240" w:hanging="240"/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Cloud Game</w:t>
            </w:r>
          </w:p>
        </w:tc>
        <w:tc>
          <w:tcPr>
            <w:tcW w:w="1078" w:type="pct"/>
          </w:tcPr>
          <w:p w:rsidR="00017B8F" w:rsidP="00017B8F" w:rsidRDefault="00017B8F" w14:paraId="400E9A62" w14:textId="33D82072">
            <w:r>
              <w:t>Link</w:t>
            </w:r>
          </w:p>
        </w:tc>
        <w:tc>
          <w:tcPr>
            <w:tcW w:w="3074" w:type="pct"/>
          </w:tcPr>
          <w:p w:rsidR="00017B8F" w:rsidP="00017B8F" w:rsidRDefault="00017B8F" w14:paraId="0B458389" w14:textId="6AC22FC3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เมื่อคลิกให้ </w:t>
            </w:r>
            <w:r>
              <w:t xml:space="preserve">Link </w:t>
            </w:r>
            <w:r>
              <w:rPr>
                <w:rFonts w:hint="cs"/>
                <w:cs/>
              </w:rPr>
              <w:t xml:space="preserve">ไปหน้า </w:t>
            </w:r>
            <w:r>
              <w:t>Mass VR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โดยจะส่งค่า </w:t>
            </w:r>
            <w:r>
              <w:t>Category Type</w:t>
            </w:r>
            <w:r>
              <w:rPr>
                <w:rFonts w:hint="cs"/>
                <w:cs/>
              </w:rPr>
              <w:t xml:space="preserve"> ไปด้วย</w:t>
            </w:r>
          </w:p>
        </w:tc>
      </w:tr>
      <w:tr w:rsidRPr="008979A8" w:rsidR="00017B8F" w:rsidTr="00CC5B37" w14:paraId="659ED879" w14:textId="77777777">
        <w:trPr>
          <w:trHeight w:val="108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017B8F" w:rsidP="00017B8F" w:rsidRDefault="00017B8F" w14:paraId="4AD1971C" w14:textId="3B99156B">
            <w:pPr>
              <w:pStyle w:val="HeaderTable"/>
            </w:pPr>
            <w:r>
              <w:t>End Loop</w:t>
            </w:r>
          </w:p>
        </w:tc>
      </w:tr>
      <w:tr w:rsidRPr="008979A8" w:rsidR="00017B8F" w:rsidTr="00CC5B37" w14:paraId="317CDFCA" w14:textId="77777777">
        <w:trPr>
          <w:trHeight w:val="108"/>
        </w:trPr>
        <w:tc>
          <w:tcPr>
            <w:tcW w:w="848" w:type="pct"/>
          </w:tcPr>
          <w:p w:rsidR="00017B8F" w:rsidP="00017B8F" w:rsidRDefault="00017B8F" w14:paraId="6D74BCCB" w14:textId="0E1945CE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Money</w:t>
            </w:r>
            <w:r>
              <w:rPr>
                <w:rFonts w:cs="Angsana New"/>
                <w:cs/>
              </w:rPr>
              <w:t>/</w:t>
            </w:r>
            <w:r>
              <w:rPr>
                <w:rFonts w:cs="CordiaUPC"/>
                <w:szCs w:val="36"/>
              </w:rPr>
              <w:t>Validity</w:t>
            </w:r>
          </w:p>
        </w:tc>
        <w:tc>
          <w:tcPr>
            <w:tcW w:w="1078" w:type="pct"/>
          </w:tcPr>
          <w:p w:rsidR="00017B8F" w:rsidP="00017B8F" w:rsidRDefault="00017B8F" w14:paraId="327BB926" w14:textId="2C871016">
            <w:r>
              <w:t>Link</w:t>
            </w:r>
          </w:p>
        </w:tc>
        <w:tc>
          <w:tcPr>
            <w:tcW w:w="3074" w:type="pct"/>
          </w:tcPr>
          <w:p w:rsidR="00017B8F" w:rsidP="00017B8F" w:rsidRDefault="00017B8F" w14:paraId="1ABB8951" w14:textId="77777777">
            <w:r>
              <w:t xml:space="preserve">Visible </w:t>
            </w:r>
            <w:r>
              <w:rPr>
                <w:rFonts w:hint="cs"/>
                <w:cs/>
              </w:rPr>
              <w:t xml:space="preserve">เมื่อ </w:t>
            </w:r>
            <w:r>
              <w:t>On</w:t>
            </w:r>
            <w:r>
              <w:rPr>
                <w:rFonts w:cs="Angsana New"/>
                <w:cs/>
              </w:rPr>
              <w:t>-</w:t>
            </w:r>
            <w:r>
              <w:t xml:space="preserve">Top Category </w:t>
            </w:r>
            <w:r>
              <w:rPr>
                <w:rFonts w:hint="cs"/>
                <w:cs/>
              </w:rPr>
              <w:t xml:space="preserve">เป็น </w:t>
            </w:r>
            <w:r>
              <w:rPr>
                <w:rFonts w:cs="Angsana New"/>
                <w:cs/>
              </w:rPr>
              <w:t>“</w:t>
            </w:r>
            <w:r>
              <w:t>Money</w:t>
            </w:r>
            <w:r>
              <w:rPr>
                <w:rFonts w:cs="Angsana New"/>
                <w:cs/>
              </w:rPr>
              <w:t>/</w:t>
            </w:r>
            <w:r>
              <w:t>Validity</w:t>
            </w:r>
            <w:r>
              <w:rPr>
                <w:rFonts w:cs="Angsana New"/>
                <w:cs/>
              </w:rPr>
              <w:t>”</w:t>
            </w:r>
          </w:p>
          <w:p w:rsidR="00017B8F" w:rsidP="00017B8F" w:rsidRDefault="00017B8F" w14:paraId="4F7AB4F4" w14:textId="5D27CBA1">
            <w:r>
              <w:rPr>
                <w:rFonts w:hint="cs"/>
                <w:cs/>
              </w:rPr>
              <w:t xml:space="preserve">เมื่อคลิกให้ </w:t>
            </w:r>
            <w:r>
              <w:t xml:space="preserve">Link </w:t>
            </w:r>
            <w:r>
              <w:rPr>
                <w:rFonts w:hint="cs"/>
                <w:cs/>
              </w:rPr>
              <w:t xml:space="preserve">ไปหน้า </w:t>
            </w:r>
            <w:r>
              <w:t>Mass Money And Validity</w:t>
            </w:r>
          </w:p>
        </w:tc>
      </w:tr>
      <w:tr w:rsidRPr="008979A8" w:rsidR="00017B8F" w:rsidTr="00CC5B37" w14:paraId="2C299305" w14:textId="77777777">
        <w:trPr>
          <w:trHeight w:val="108"/>
        </w:trPr>
        <w:tc>
          <w:tcPr>
            <w:tcW w:w="848" w:type="pct"/>
          </w:tcPr>
          <w:p w:rsidR="00017B8F" w:rsidP="00017B8F" w:rsidRDefault="00017B8F" w14:paraId="3170FB3B" w14:textId="43963585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VRBT</w:t>
            </w:r>
          </w:p>
        </w:tc>
        <w:tc>
          <w:tcPr>
            <w:tcW w:w="1078" w:type="pct"/>
          </w:tcPr>
          <w:p w:rsidR="00017B8F" w:rsidP="00017B8F" w:rsidRDefault="00017B8F" w14:paraId="5662D9FA" w14:textId="15A8098F">
            <w:r>
              <w:t>Link</w:t>
            </w:r>
          </w:p>
        </w:tc>
        <w:tc>
          <w:tcPr>
            <w:tcW w:w="3074" w:type="pct"/>
          </w:tcPr>
          <w:p w:rsidR="00017B8F" w:rsidP="00017B8F" w:rsidRDefault="00017B8F" w14:paraId="76ADF563" w14:textId="22E0F9FC">
            <w:r>
              <w:t xml:space="preserve">Visible </w:t>
            </w:r>
            <w:r>
              <w:rPr>
                <w:rFonts w:hint="cs"/>
                <w:cs/>
              </w:rPr>
              <w:t xml:space="preserve">เมื่อ </w:t>
            </w:r>
            <w:r>
              <w:t xml:space="preserve">ProductSpecification </w:t>
            </w:r>
            <w:r>
              <w:rPr>
                <w:rFonts w:hint="cs"/>
                <w:cs/>
              </w:rPr>
              <w:t xml:space="preserve">ที่เลือกมามีค่า </w:t>
            </w:r>
            <w:r>
              <w:t xml:space="preserve">Category Type </w:t>
            </w:r>
            <w:r>
              <w:rPr>
                <w:rFonts w:hint="cs"/>
                <w:cs/>
              </w:rPr>
              <w:t xml:space="preserve">เป็น </w:t>
            </w:r>
            <w:r>
              <w:rPr>
                <w:rFonts w:cs="Angsana New"/>
                <w:cs/>
              </w:rPr>
              <w:t>“</w:t>
            </w:r>
            <w:r>
              <w:t>VRBT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/>
                <w:cs/>
              </w:rPr>
              <w:t xml:space="preserve"> ถ้าไม่ใช่ให้ </w:t>
            </w:r>
            <w:r>
              <w:t xml:space="preserve">Invisible </w:t>
            </w:r>
            <w:r>
              <w:rPr>
                <w:rFonts w:hint="cs"/>
                <w:cs/>
              </w:rPr>
              <w:t xml:space="preserve">และทำการเคลียร์ค่า </w:t>
            </w:r>
            <w:r>
              <w:t>Mass VRBT</w:t>
            </w:r>
          </w:p>
          <w:p w:rsidR="00017B8F" w:rsidP="00017B8F" w:rsidRDefault="00017B8F" w14:paraId="295139F7" w14:textId="301D8421">
            <w:r>
              <w:rPr>
                <w:rFonts w:hint="cs"/>
                <w:cs/>
              </w:rPr>
              <w:t xml:space="preserve">เมื่อคลิกให้ </w:t>
            </w:r>
            <w:r>
              <w:t xml:space="preserve">Link </w:t>
            </w:r>
            <w:r>
              <w:rPr>
                <w:rFonts w:hint="cs"/>
                <w:cs/>
              </w:rPr>
              <w:t xml:space="preserve">ไปหน้า </w:t>
            </w:r>
            <w:r>
              <w:t>Mass VRBT</w:t>
            </w:r>
          </w:p>
        </w:tc>
      </w:tr>
      <w:tr w:rsidRPr="008979A8" w:rsidR="00017B8F" w:rsidTr="00CC5B37" w14:paraId="49F39214" w14:textId="77777777">
        <w:trPr>
          <w:trHeight w:val="108"/>
        </w:trPr>
        <w:tc>
          <w:tcPr>
            <w:tcW w:w="848" w:type="pct"/>
          </w:tcPr>
          <w:p w:rsidRPr="00AE503E" w:rsidR="00017B8F" w:rsidP="00017B8F" w:rsidRDefault="00017B8F" w14:paraId="2F2571FC" w14:textId="31DD165E">
            <w:r>
              <w:rPr>
                <w:rFonts w:cs="CordiaUPC"/>
                <w:szCs w:val="36"/>
              </w:rPr>
              <w:t>Change Promotion Fee</w:t>
            </w:r>
          </w:p>
        </w:tc>
        <w:tc>
          <w:tcPr>
            <w:tcW w:w="1078" w:type="pct"/>
          </w:tcPr>
          <w:p w:rsidR="00017B8F" w:rsidP="00017B8F" w:rsidRDefault="00017B8F" w14:paraId="4A929422" w14:textId="09AFDABC">
            <w:r>
              <w:t>Link</w:t>
            </w:r>
          </w:p>
        </w:tc>
        <w:tc>
          <w:tcPr>
            <w:tcW w:w="3074" w:type="pct"/>
          </w:tcPr>
          <w:p w:rsidR="00017B8F" w:rsidP="00017B8F" w:rsidRDefault="00017B8F" w14:paraId="3F2F5012" w14:textId="1273A8D2">
            <w:pPr>
              <w:rPr>
                <w:cs/>
              </w:rPr>
            </w:pPr>
            <w:r>
              <w:t xml:space="preserve">Visible </w:t>
            </w:r>
            <w:r>
              <w:rPr>
                <w:rFonts w:hint="cs"/>
                <w:cs/>
              </w:rPr>
              <w:t>เมื่อ</w:t>
            </w:r>
            <w:r>
              <w:rPr>
                <w:rFonts w:cs="Angsana New"/>
                <w:cs/>
              </w:rPr>
              <w:t xml:space="preserve"> </w:t>
            </w:r>
            <w:r>
              <w:t xml:space="preserve">productClass </w:t>
            </w:r>
            <w:r>
              <w:rPr>
                <w:rFonts w:cs="Angsana New"/>
                <w:cs/>
              </w:rPr>
              <w:t>= “</w:t>
            </w:r>
            <w:r>
              <w:t>Main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ถ้าไม่ใช่ให้ </w:t>
            </w:r>
            <w:r>
              <w:t xml:space="preserve">Invisible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Clear </w:t>
            </w:r>
            <w:r>
              <w:rPr>
                <w:rFonts w:hint="cs"/>
                <w:cs/>
              </w:rPr>
              <w:t>ค่า</w:t>
            </w:r>
          </w:p>
          <w:p w:rsidR="00017B8F" w:rsidP="00017B8F" w:rsidRDefault="00017B8F" w14:paraId="7449B00B" w14:textId="7886C285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เมื่อคลิกให้ </w:t>
            </w:r>
            <w:r>
              <w:t xml:space="preserve">Link </w:t>
            </w:r>
            <w:r>
              <w:rPr>
                <w:rFonts w:hint="cs"/>
                <w:cs/>
              </w:rPr>
              <w:t>ไปหน้า</w:t>
            </w:r>
            <w:r>
              <w:t xml:space="preserve"> Mass Change Promotion Fee</w:t>
            </w:r>
          </w:p>
        </w:tc>
      </w:tr>
      <w:tr w:rsidRPr="008979A8" w:rsidR="00017B8F" w:rsidTr="00CC5B37" w14:paraId="2C12141E" w14:textId="77777777">
        <w:trPr>
          <w:trHeight w:val="108"/>
        </w:trPr>
        <w:tc>
          <w:tcPr>
            <w:tcW w:w="848" w:type="pct"/>
          </w:tcPr>
          <w:p w:rsidR="00017B8F" w:rsidP="00017B8F" w:rsidRDefault="00017B8F" w14:paraId="198B65A6" w14:textId="5BEE3EBE">
            <w:pPr>
              <w:rPr>
                <w:rFonts w:cs="CordiaUPC"/>
                <w:szCs w:val="36"/>
              </w:rPr>
            </w:pPr>
            <w:r w:rsidRPr="00AE503E">
              <w:t>Selling Location</w:t>
            </w:r>
            <w:r>
              <w:t xml:space="preserve"> &amp; Channel</w:t>
            </w:r>
          </w:p>
        </w:tc>
        <w:tc>
          <w:tcPr>
            <w:tcW w:w="1078" w:type="pct"/>
          </w:tcPr>
          <w:p w:rsidR="00017B8F" w:rsidP="00017B8F" w:rsidRDefault="00017B8F" w14:paraId="13C75258" w14:textId="23D89C2D">
            <w:r>
              <w:t>Link</w:t>
            </w:r>
          </w:p>
        </w:tc>
        <w:tc>
          <w:tcPr>
            <w:tcW w:w="3074" w:type="pct"/>
          </w:tcPr>
          <w:p w:rsidR="00017B8F" w:rsidP="00017B8F" w:rsidRDefault="00017B8F" w14:paraId="60AEC6EB" w14:textId="60B8646D">
            <w:r>
              <w:rPr>
                <w:rFonts w:hint="cs"/>
                <w:cs/>
              </w:rPr>
              <w:t xml:space="preserve">เมื่อคลิกให้ </w:t>
            </w:r>
            <w:r>
              <w:t xml:space="preserve">Link </w:t>
            </w:r>
            <w:r>
              <w:rPr>
                <w:rFonts w:hint="cs"/>
                <w:cs/>
              </w:rPr>
              <w:t>ไปหน้า</w:t>
            </w:r>
            <w:r>
              <w:rPr>
                <w:rFonts w:cs="Angsana New"/>
                <w:cs/>
              </w:rPr>
              <w:t xml:space="preserve"> </w:t>
            </w:r>
            <w:r>
              <w:t>Mass Selling Location &amp; Channel</w:t>
            </w:r>
          </w:p>
        </w:tc>
      </w:tr>
      <w:tr w:rsidRPr="008979A8" w:rsidR="00017B8F" w:rsidTr="00CC5B37" w14:paraId="30CB6FED" w14:textId="77777777">
        <w:trPr>
          <w:trHeight w:val="108"/>
        </w:trPr>
        <w:tc>
          <w:tcPr>
            <w:tcW w:w="848" w:type="pct"/>
          </w:tcPr>
          <w:p w:rsidRPr="00AE503E" w:rsidR="00017B8F" w:rsidP="00017B8F" w:rsidRDefault="00017B8F" w14:paraId="162DA7DC" w14:textId="324C5C4A">
            <w:r>
              <w:t>Localized</w:t>
            </w:r>
          </w:p>
        </w:tc>
        <w:tc>
          <w:tcPr>
            <w:tcW w:w="1078" w:type="pct"/>
          </w:tcPr>
          <w:p w:rsidR="00017B8F" w:rsidP="00017B8F" w:rsidRDefault="00017B8F" w14:paraId="708D5CB0" w14:textId="02805534">
            <w:r>
              <w:t>Link</w:t>
            </w:r>
          </w:p>
        </w:tc>
        <w:tc>
          <w:tcPr>
            <w:tcW w:w="3074" w:type="pct"/>
          </w:tcPr>
          <w:p w:rsidR="00017B8F" w:rsidP="00017B8F" w:rsidRDefault="00017B8F" w14:paraId="23C5B2AC" w14:textId="77777777">
            <w:r>
              <w:rPr>
                <w:rFonts w:hint="cs"/>
                <w:cs/>
              </w:rPr>
              <w:t xml:space="preserve">เมื่อคลิกให้ </w:t>
            </w:r>
            <w:r>
              <w:t xml:space="preserve">Link </w:t>
            </w:r>
            <w:r>
              <w:rPr>
                <w:rFonts w:hint="cs"/>
                <w:cs/>
              </w:rPr>
              <w:t>ไปหน้า</w:t>
            </w:r>
            <w:r>
              <w:rPr>
                <w:rFonts w:cs="Angsana New"/>
                <w:cs/>
              </w:rPr>
              <w:t xml:space="preserve"> </w:t>
            </w:r>
            <w:r>
              <w:t>Mass Localized</w:t>
            </w:r>
          </w:p>
          <w:p w:rsidR="00017B8F" w:rsidP="00017B8F" w:rsidRDefault="00017B8F" w14:paraId="7A29CDDC" w14:textId="67A3012A">
            <w:pPr>
              <w:rPr>
                <w:cs/>
              </w:rPr>
            </w:pPr>
            <w:r>
              <w:rPr>
                <w:rFonts w:cs="Angsana New"/>
              </w:rPr>
              <w:t xml:space="preserve">Visible </w:t>
            </w:r>
            <w:r>
              <w:rPr>
                <w:rFonts w:hint="cs" w:cs="Angsana New"/>
                <w:cs/>
              </w:rPr>
              <w:t xml:space="preserve">เมื่อ </w:t>
            </w:r>
            <w:r>
              <w:rPr>
                <w:rFonts w:cs="Angsana New"/>
              </w:rPr>
              <w:t xml:space="preserve">product class </w:t>
            </w:r>
            <w:r>
              <w:rPr>
                <w:rFonts w:cs="CordiaUPC"/>
                <w:cs/>
              </w:rPr>
              <w:t>=”</w:t>
            </w:r>
            <w:r>
              <w:rPr>
                <w:rFonts w:cs="Angsana New"/>
              </w:rPr>
              <w:t>pre</w:t>
            </w:r>
            <w:r>
              <w:rPr>
                <w:rFonts w:cs="CordiaUPC"/>
                <w:cs/>
              </w:rPr>
              <w:t>-</w:t>
            </w:r>
            <w:r>
              <w:rPr>
                <w:rFonts w:cs="Angsana New"/>
              </w:rPr>
              <w:t>paid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และ </w:t>
            </w:r>
            <w:r>
              <w:rPr>
                <w:rFonts w:cs="Angsana New"/>
              </w:rPr>
              <w:t xml:space="preserve">customer type </w:t>
            </w:r>
            <w:r>
              <w:rPr>
                <w:rFonts w:cs="CordiaUPC"/>
                <w:cs/>
              </w:rPr>
              <w:t>= “</w:t>
            </w:r>
            <w:r>
              <w:rPr>
                <w:rFonts w:cs="Angsana New"/>
              </w:rPr>
              <w:t>On</w:t>
            </w:r>
            <w:r>
              <w:rPr>
                <w:rFonts w:cs="CordiaUPC"/>
                <w:cs/>
              </w:rPr>
              <w:t>-</w:t>
            </w:r>
            <w:r>
              <w:rPr>
                <w:rFonts w:cs="Angsana New"/>
              </w:rPr>
              <w:t xml:space="preserve">Top </w:t>
            </w:r>
            <w:r>
              <w:rPr>
                <w:rFonts w:hint="cs" w:cs="Angsana New"/>
                <w:cs/>
              </w:rPr>
              <w:t xml:space="preserve">หรือ </w:t>
            </w:r>
            <w:r>
              <w:rPr>
                <w:rFonts w:cs="Angsana New"/>
              </w:rPr>
              <w:t>On</w:t>
            </w:r>
            <w:r>
              <w:rPr>
                <w:rFonts w:cs="CordiaUPC"/>
                <w:cs/>
              </w:rPr>
              <w:t>-</w:t>
            </w:r>
            <w:r>
              <w:rPr>
                <w:rFonts w:cs="Angsana New"/>
              </w:rPr>
              <w:t>Top Extra</w:t>
            </w:r>
            <w:r>
              <w:rPr>
                <w:rFonts w:cs="CordiaUPC"/>
                <w:cs/>
              </w:rPr>
              <w:t>”</w:t>
            </w:r>
          </w:p>
        </w:tc>
      </w:tr>
      <w:tr w:rsidRPr="008979A8" w:rsidR="00017B8F" w:rsidTr="00CC5B37" w14:paraId="6615E886" w14:textId="77777777">
        <w:trPr>
          <w:trHeight w:val="108"/>
        </w:trPr>
        <w:tc>
          <w:tcPr>
            <w:tcW w:w="848" w:type="pct"/>
          </w:tcPr>
          <w:p w:rsidR="00017B8F" w:rsidP="00017B8F" w:rsidRDefault="00017B8F" w14:paraId="458827AF" w14:textId="6EB82D4C">
            <w:r>
              <w:t>Market Segment</w:t>
            </w:r>
          </w:p>
        </w:tc>
        <w:tc>
          <w:tcPr>
            <w:tcW w:w="1078" w:type="pct"/>
          </w:tcPr>
          <w:p w:rsidR="00017B8F" w:rsidP="00017B8F" w:rsidRDefault="00017B8F" w14:paraId="1367423D" w14:textId="42E63F3F">
            <w:r>
              <w:t>Link</w:t>
            </w:r>
          </w:p>
        </w:tc>
        <w:tc>
          <w:tcPr>
            <w:tcW w:w="3074" w:type="pct"/>
          </w:tcPr>
          <w:p w:rsidR="00017B8F" w:rsidP="00017B8F" w:rsidRDefault="00017B8F" w14:paraId="7B64D395" w14:textId="61B22B5A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เมื่อคลิกให้ </w:t>
            </w:r>
            <w:r>
              <w:t xml:space="preserve">Link </w:t>
            </w:r>
            <w:r>
              <w:rPr>
                <w:rFonts w:hint="cs"/>
                <w:cs/>
              </w:rPr>
              <w:t>ไปหน้า</w:t>
            </w:r>
            <w:r>
              <w:rPr>
                <w:rFonts w:cs="Angsana New"/>
                <w:cs/>
              </w:rPr>
              <w:t xml:space="preserve"> </w:t>
            </w:r>
            <w:r>
              <w:t>Mass Market Segment</w:t>
            </w:r>
          </w:p>
        </w:tc>
      </w:tr>
      <w:tr w:rsidRPr="008979A8" w:rsidR="00017B8F" w:rsidTr="00CC5B37" w14:paraId="5F6D92D2" w14:textId="77777777">
        <w:trPr>
          <w:trHeight w:val="108"/>
        </w:trPr>
        <w:tc>
          <w:tcPr>
            <w:tcW w:w="848" w:type="pct"/>
          </w:tcPr>
          <w:p w:rsidRPr="00AE503E" w:rsidR="00017B8F" w:rsidP="00017B8F" w:rsidRDefault="00017B8F" w14:paraId="4103544A" w14:textId="72441AA6">
            <w:r>
              <w:t>SMS Wording</w:t>
            </w:r>
          </w:p>
        </w:tc>
        <w:tc>
          <w:tcPr>
            <w:tcW w:w="1078" w:type="pct"/>
          </w:tcPr>
          <w:p w:rsidR="00017B8F" w:rsidP="00017B8F" w:rsidRDefault="00017B8F" w14:paraId="37C5631D" w14:textId="39BF5248">
            <w:r>
              <w:t>Link</w:t>
            </w:r>
          </w:p>
        </w:tc>
        <w:tc>
          <w:tcPr>
            <w:tcW w:w="3074" w:type="pct"/>
          </w:tcPr>
          <w:p w:rsidR="00017B8F" w:rsidP="00017B8F" w:rsidRDefault="00017B8F" w14:paraId="2A782D46" w14:textId="24FEDEDC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เมื่อคลิกให้ </w:t>
            </w:r>
            <w:r>
              <w:t xml:space="preserve">Link </w:t>
            </w:r>
            <w:r>
              <w:rPr>
                <w:rFonts w:hint="cs"/>
                <w:cs/>
              </w:rPr>
              <w:t xml:space="preserve">ไปหน้า </w:t>
            </w:r>
            <w:r>
              <w:t>Mass SMS Wording</w:t>
            </w:r>
          </w:p>
        </w:tc>
      </w:tr>
      <w:tr w:rsidRPr="008979A8" w:rsidR="00017B8F" w:rsidTr="00CC5B37" w14:paraId="0C653DE3" w14:textId="77777777">
        <w:trPr>
          <w:trHeight w:val="108"/>
        </w:trPr>
        <w:tc>
          <w:tcPr>
            <w:tcW w:w="848" w:type="pct"/>
          </w:tcPr>
          <w:p w:rsidR="00017B8F" w:rsidP="00017B8F" w:rsidRDefault="00017B8F" w14:paraId="767D1BA0" w14:textId="6EA6BA43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Special Condition</w:t>
            </w:r>
          </w:p>
        </w:tc>
        <w:tc>
          <w:tcPr>
            <w:tcW w:w="1078" w:type="pct"/>
          </w:tcPr>
          <w:p w:rsidR="00017B8F" w:rsidP="00017B8F" w:rsidRDefault="00017B8F" w14:paraId="3899C7D4" w14:textId="4C39B128">
            <w:r w:rsidRPr="00296E29">
              <w:t>Link</w:t>
            </w:r>
          </w:p>
        </w:tc>
        <w:tc>
          <w:tcPr>
            <w:tcW w:w="3074" w:type="pct"/>
          </w:tcPr>
          <w:p w:rsidR="00017B8F" w:rsidP="00017B8F" w:rsidRDefault="00017B8F" w14:paraId="7E93EFD8" w14:textId="03EFE3B2">
            <w:r>
              <w:rPr>
                <w:rFonts w:hint="cs"/>
                <w:cs/>
              </w:rPr>
              <w:t xml:space="preserve">เมื่อคลิกให้ </w:t>
            </w:r>
            <w:r>
              <w:t xml:space="preserve">Link </w:t>
            </w:r>
            <w:r>
              <w:rPr>
                <w:rFonts w:hint="cs"/>
                <w:cs/>
              </w:rPr>
              <w:t>ไปหน้า</w:t>
            </w:r>
            <w:r>
              <w:rPr>
                <w:rFonts w:cs="Angsana New"/>
                <w:cs/>
              </w:rPr>
              <w:t xml:space="preserve"> </w:t>
            </w:r>
            <w:r>
              <w:t>Mass Special Condition</w:t>
            </w:r>
          </w:p>
        </w:tc>
      </w:tr>
      <w:tr w:rsidRPr="008979A8" w:rsidR="00017B8F" w:rsidTr="00CC5B37" w14:paraId="687B34A0" w14:textId="77777777">
        <w:trPr>
          <w:trHeight w:val="108"/>
        </w:trPr>
        <w:tc>
          <w:tcPr>
            <w:tcW w:w="848" w:type="pct"/>
          </w:tcPr>
          <w:p w:rsidR="00017B8F" w:rsidP="00017B8F" w:rsidRDefault="00017B8F" w14:paraId="0D2182BF" w14:textId="47B500DB">
            <w:pPr>
              <w:rPr>
                <w:rFonts w:cs="CordiaUPC"/>
                <w:szCs w:val="36"/>
              </w:rPr>
            </w:pPr>
            <w:r w:rsidRPr="00AE7B3D">
              <w:rPr>
                <w:rFonts w:cs="CordiaUPC"/>
                <w:szCs w:val="36"/>
              </w:rPr>
              <w:t>Retry Pattern</w:t>
            </w:r>
          </w:p>
        </w:tc>
        <w:tc>
          <w:tcPr>
            <w:tcW w:w="1078" w:type="pct"/>
          </w:tcPr>
          <w:p w:rsidRPr="00296E29" w:rsidR="00017B8F" w:rsidP="00017B8F" w:rsidRDefault="00017B8F" w14:paraId="59A18D63" w14:textId="0AEAD3DC">
            <w:r w:rsidRPr="00296E29">
              <w:t>Link</w:t>
            </w:r>
          </w:p>
        </w:tc>
        <w:tc>
          <w:tcPr>
            <w:tcW w:w="3074" w:type="pct"/>
          </w:tcPr>
          <w:p w:rsidR="00017B8F" w:rsidP="00017B8F" w:rsidRDefault="00017B8F" w14:paraId="52DE43D0" w14:textId="561F2589">
            <w:r>
              <w:rPr>
                <w:rFonts w:hint="cs"/>
                <w:cs/>
              </w:rPr>
              <w:t xml:space="preserve">เมื่อคลิกให้ </w:t>
            </w:r>
            <w:r>
              <w:t xml:space="preserve">Link </w:t>
            </w:r>
            <w:r>
              <w:rPr>
                <w:rFonts w:hint="cs"/>
                <w:cs/>
              </w:rPr>
              <w:t>ไปหน้า</w:t>
            </w:r>
            <w:r>
              <w:rPr>
                <w:rFonts w:cs="Angsana New"/>
                <w:cs/>
              </w:rPr>
              <w:t xml:space="preserve"> </w:t>
            </w:r>
            <w:r>
              <w:t>Mass Retry Pattern</w:t>
            </w:r>
          </w:p>
          <w:p w:rsidR="00017B8F" w:rsidP="00017B8F" w:rsidRDefault="00017B8F" w14:paraId="1FCC0323" w14:textId="65F0377B">
            <w:r>
              <w:t xml:space="preserve">Visible </w:t>
            </w:r>
            <w:r>
              <w:rPr>
                <w:rFonts w:hint="cs"/>
                <w:cs/>
              </w:rPr>
              <w:t>เมื่อ</w:t>
            </w:r>
            <w:r>
              <w:t xml:space="preserve"> customerType </w:t>
            </w:r>
            <w:r>
              <w:rPr>
                <w:rFonts w:cs="Angsana New"/>
                <w:cs/>
              </w:rPr>
              <w:t>= 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priceType </w:t>
            </w:r>
            <w:r>
              <w:rPr>
                <w:rFonts w:cs="Angsana New"/>
                <w:cs/>
              </w:rPr>
              <w:t>= “</w:t>
            </w:r>
            <w:r>
              <w:t>Recurring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และทำการ </w:t>
            </w:r>
            <w:r>
              <w:t xml:space="preserve">Default </w:t>
            </w:r>
            <w:r>
              <w:rPr>
                <w:rFonts w:hint="cs"/>
                <w:cs/>
              </w:rPr>
              <w:t>ค่าดังนี้</w:t>
            </w:r>
          </w:p>
          <w:p w:rsidR="00017B8F" w:rsidP="00017B8F" w:rsidRDefault="00017B8F" w14:paraId="107D758F" w14:textId="77777777">
            <w:pPr>
              <w:pStyle w:val="ListParagraph"/>
              <w:numPr>
                <w:ilvl w:val="0"/>
                <w:numId w:val="28"/>
              </w:numPr>
              <w:spacing w:after="160" w:line="259" w:lineRule="auto"/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RetryWhenTopUp </w:t>
            </w:r>
            <w:r>
              <w:rPr>
                <w:rFonts w:hint="cs"/>
                <w:cs/>
              </w:rPr>
              <w:t xml:space="preserve">มีค่าเป็นค่าว่าง ให้ </w:t>
            </w:r>
            <w:r>
              <w:t xml:space="preserve">Default </w:t>
            </w:r>
            <w:r>
              <w:rPr>
                <w:rFonts w:hint="cs"/>
                <w:cs/>
              </w:rPr>
              <w:t xml:space="preserve">ค่า </w:t>
            </w:r>
            <w:r w:rsidRPr="00C918B7">
              <w:t>RetryWhenTopUp</w:t>
            </w:r>
            <w:r>
              <w:rPr>
                <w:rFonts w:hint="cs"/>
                <w:cs/>
              </w:rPr>
              <w:t xml:space="preserve"> เป็น </w:t>
            </w:r>
            <w:r>
              <w:rPr>
                <w:rFonts w:cs="Angsana New"/>
                <w:cs/>
              </w:rPr>
              <w:t>“</w:t>
            </w:r>
            <w:r>
              <w:t>Yes</w:t>
            </w:r>
            <w:r>
              <w:rPr>
                <w:rFonts w:cs="Angsana New"/>
                <w:cs/>
              </w:rPr>
              <w:t>”</w:t>
            </w:r>
          </w:p>
          <w:p w:rsidR="00017B8F" w:rsidP="00017B8F" w:rsidRDefault="00017B8F" w14:paraId="3813A1D4" w14:textId="77777777">
            <w:pPr>
              <w:pStyle w:val="ListParagraph"/>
              <w:numPr>
                <w:ilvl w:val="0"/>
                <w:numId w:val="28"/>
              </w:numPr>
              <w:spacing w:after="160" w:line="259" w:lineRule="auto"/>
            </w:pPr>
            <w:r>
              <w:rPr>
                <w:rFonts w:hint="cs"/>
                <w:cs/>
              </w:rPr>
              <w:t xml:space="preserve">ถ้า </w:t>
            </w:r>
            <w:r w:rsidRPr="00C918B7">
              <w:t>ChangeBillDateWhenRetrySuccess</w:t>
            </w:r>
            <w:r>
              <w:rPr>
                <w:rFonts w:hint="cs"/>
                <w:cs/>
              </w:rPr>
              <w:t xml:space="preserve"> มีค่าเป็นค่าว่าง ให้ </w:t>
            </w:r>
            <w:r>
              <w:t xml:space="preserve">Default </w:t>
            </w:r>
            <w:r>
              <w:rPr>
                <w:rFonts w:hint="cs"/>
                <w:cs/>
              </w:rPr>
              <w:t xml:space="preserve">ค่า </w:t>
            </w:r>
            <w:r w:rsidRPr="00C918B7">
              <w:t>ChangeBillDateWhenRetrySuccess</w:t>
            </w:r>
            <w:r>
              <w:rPr>
                <w:rFonts w:hint="cs"/>
                <w:cs/>
              </w:rPr>
              <w:t xml:space="preserve"> เป็น </w:t>
            </w:r>
            <w:r>
              <w:rPr>
                <w:rFonts w:cs="Angsana New"/>
                <w:cs/>
              </w:rPr>
              <w:t>“</w:t>
            </w:r>
            <w:r>
              <w:t>Yes</w:t>
            </w:r>
            <w:r>
              <w:rPr>
                <w:rFonts w:cs="Angsana New"/>
                <w:cs/>
              </w:rPr>
              <w:t>”</w:t>
            </w:r>
          </w:p>
          <w:p w:rsidR="00017B8F" w:rsidP="00017B8F" w:rsidRDefault="00017B8F" w14:paraId="6434024D" w14:textId="77777777">
            <w:pPr>
              <w:pStyle w:val="ListParagraph"/>
              <w:numPr>
                <w:ilvl w:val="0"/>
                <w:numId w:val="28"/>
              </w:numPr>
              <w:spacing w:after="160" w:line="259" w:lineRule="auto"/>
            </w:pPr>
            <w:r>
              <w:rPr>
                <w:rFonts w:hint="cs"/>
                <w:cs/>
              </w:rPr>
              <w:t xml:space="preserve">ถ้า </w:t>
            </w:r>
            <w:r w:rsidRPr="004C491E">
              <w:t>MaxRetryPeriod</w:t>
            </w:r>
            <w:r>
              <w:rPr>
                <w:rFonts w:hint="cs"/>
                <w:cs/>
              </w:rPr>
              <w:t xml:space="preserve"> มีค่าเป็นค่าว่าง และให้ </w:t>
            </w:r>
            <w:r>
              <w:t>Default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ค่า </w:t>
            </w:r>
            <w:r w:rsidRPr="004C491E">
              <w:t>MaxRetryPeriod</w:t>
            </w:r>
            <w:r>
              <w:rPr>
                <w:rFonts w:hint="cs"/>
                <w:cs/>
              </w:rPr>
              <w:t xml:space="preserve"> ดังนี้</w:t>
            </w:r>
          </w:p>
          <w:p w:rsidR="00017B8F" w:rsidP="00017B8F" w:rsidRDefault="00017B8F" w14:paraId="0462C689" w14:textId="2D79A8BB">
            <w:pPr>
              <w:pStyle w:val="ListParagraph"/>
              <w:numPr>
                <w:ilvl w:val="1"/>
                <w:numId w:val="28"/>
              </w:numPr>
              <w:spacing w:after="160" w:line="259" w:lineRule="auto"/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PackageDurationUnit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t>Year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ให้ </w:t>
            </w:r>
            <w:r>
              <w:t xml:space="preserve">Default </w:t>
            </w:r>
            <w:r>
              <w:rPr>
                <w:rFonts w:hint="cs"/>
                <w:cs/>
              </w:rPr>
              <w:t xml:space="preserve">ค่า </w:t>
            </w:r>
            <w:r w:rsidRPr="004C491E">
              <w:t>MaxRetryPeriod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เป็น </w:t>
            </w:r>
            <w:r>
              <w:rPr>
                <w:rFonts w:cs="Angsana New"/>
                <w:cs/>
              </w:rPr>
              <w:t>“</w:t>
            </w:r>
            <w:r>
              <w:t>364</w:t>
            </w:r>
            <w:r>
              <w:rPr>
                <w:rFonts w:cs="Angsana New"/>
                <w:cs/>
              </w:rPr>
              <w:t>”</w:t>
            </w:r>
          </w:p>
          <w:p w:rsidR="00017B8F" w:rsidP="00017B8F" w:rsidRDefault="00017B8F" w14:paraId="3A493E55" w14:textId="5C6938C8">
            <w:pPr>
              <w:pStyle w:val="ListParagraph"/>
              <w:numPr>
                <w:ilvl w:val="1"/>
                <w:numId w:val="28"/>
              </w:numPr>
              <w:spacing w:after="160" w:line="259" w:lineRule="auto"/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PackageDurationUnit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t>Months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Month_Midnight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ให้ </w:t>
            </w:r>
            <w:r>
              <w:t xml:space="preserve">Default </w:t>
            </w:r>
            <w:r>
              <w:rPr>
                <w:rFonts w:hint="cs"/>
                <w:cs/>
              </w:rPr>
              <w:t xml:space="preserve">ค่า </w:t>
            </w:r>
            <w:r w:rsidRPr="004C491E">
              <w:t>MaxRetryPeriod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เป็น </w:t>
            </w:r>
            <w:r>
              <w:rPr>
                <w:rFonts w:cs="Angsana New"/>
                <w:cs/>
              </w:rPr>
              <w:t>“</w:t>
            </w:r>
            <w:r>
              <w:t>29</w:t>
            </w:r>
            <w:r>
              <w:rPr>
                <w:rFonts w:cs="Angsana New"/>
                <w:cs/>
              </w:rPr>
              <w:t>”</w:t>
            </w:r>
          </w:p>
          <w:p w:rsidR="00017B8F" w:rsidP="00017B8F" w:rsidRDefault="00017B8F" w14:paraId="26E90E1C" w14:textId="77777777">
            <w:pPr>
              <w:pStyle w:val="ListParagraph"/>
              <w:numPr>
                <w:ilvl w:val="1"/>
                <w:numId w:val="28"/>
              </w:numPr>
              <w:spacing w:after="160" w:line="259" w:lineRule="auto"/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PackageDurationUnit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t>Weeks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ให้ </w:t>
            </w:r>
            <w:r>
              <w:t xml:space="preserve">Default </w:t>
            </w:r>
            <w:r>
              <w:rPr>
                <w:rFonts w:hint="cs"/>
                <w:cs/>
              </w:rPr>
              <w:t xml:space="preserve">ค่า </w:t>
            </w:r>
            <w:r w:rsidRPr="004C491E">
              <w:t>MaxRetryPeriod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เป็น </w:t>
            </w:r>
            <w:r>
              <w:rPr>
                <w:rFonts w:cs="Angsana New"/>
                <w:cs/>
              </w:rPr>
              <w:t>“</w:t>
            </w:r>
            <w:r>
              <w:t>6</w:t>
            </w:r>
            <w:r>
              <w:rPr>
                <w:rFonts w:cs="Angsana New"/>
                <w:cs/>
              </w:rPr>
              <w:t>”</w:t>
            </w:r>
          </w:p>
          <w:p w:rsidR="00017B8F" w:rsidP="00017B8F" w:rsidRDefault="00017B8F" w14:paraId="55CF09BC" w14:textId="77777777">
            <w:pPr>
              <w:pStyle w:val="ListParagraph"/>
              <w:numPr>
                <w:ilvl w:val="1"/>
                <w:numId w:val="28"/>
              </w:numPr>
              <w:spacing w:after="160" w:line="259" w:lineRule="auto"/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PackageDurationUnit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t>Days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ให้ </w:t>
            </w:r>
            <w:r>
              <w:t xml:space="preserve">Default </w:t>
            </w:r>
            <w:r>
              <w:rPr>
                <w:rFonts w:hint="cs"/>
                <w:cs/>
              </w:rPr>
              <w:t xml:space="preserve">ค่า </w:t>
            </w:r>
            <w:r w:rsidRPr="004C491E">
              <w:t>MaxRetryPeriod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เป็นค่า </w:t>
            </w:r>
            <w:r>
              <w:t xml:space="preserve">PackageDuration </w:t>
            </w:r>
            <w:r>
              <w:rPr>
                <w:rFonts w:hint="cs"/>
                <w:cs/>
              </w:rPr>
              <w:t xml:space="preserve">ลบด้วย </w:t>
            </w:r>
            <w:r>
              <w:t>1</w:t>
            </w:r>
          </w:p>
          <w:p w:rsidR="00017B8F" w:rsidP="00017B8F" w:rsidRDefault="00017B8F" w14:paraId="552C9D22" w14:textId="5F79EFA1">
            <w:pPr>
              <w:pStyle w:val="ListParagraph"/>
              <w:numPr>
                <w:ilvl w:val="1"/>
                <w:numId w:val="28"/>
              </w:numPr>
              <w:spacing w:after="160" w:line="259" w:lineRule="auto"/>
            </w:pPr>
            <w:r>
              <w:rPr>
                <w:rFonts w:hint="cs"/>
                <w:cs/>
              </w:rPr>
              <w:t xml:space="preserve">ถ้า </w:t>
            </w:r>
            <w:r w:rsidRPr="004C491E">
              <w:t>MaxRetryPeriodUnit</w:t>
            </w:r>
            <w:r>
              <w:rPr>
                <w:rFonts w:hint="cs"/>
                <w:cs/>
              </w:rPr>
              <w:t xml:space="preserve"> มีค่าเป็นค่าว่าง ให้ </w:t>
            </w:r>
            <w:r>
              <w:t xml:space="preserve">Default </w:t>
            </w:r>
            <w:r>
              <w:rPr>
                <w:rFonts w:hint="cs"/>
                <w:cs/>
              </w:rPr>
              <w:t xml:space="preserve">ค่า </w:t>
            </w:r>
            <w:r w:rsidRPr="004C491E">
              <w:t>MaxRetryPeriodUnit</w:t>
            </w:r>
            <w:r>
              <w:rPr>
                <w:rFonts w:hint="cs"/>
                <w:cs/>
              </w:rPr>
              <w:t xml:space="preserve"> เป็น </w:t>
            </w:r>
            <w:r>
              <w:rPr>
                <w:rFonts w:cs="Angsana New"/>
                <w:cs/>
              </w:rPr>
              <w:t>“</w:t>
            </w:r>
            <w:r>
              <w:t>Days</w:t>
            </w:r>
            <w:r>
              <w:rPr>
                <w:rFonts w:cs="Angsana New"/>
                <w:cs/>
              </w:rPr>
              <w:t>”</w:t>
            </w:r>
          </w:p>
          <w:p w:rsidR="00017B8F" w:rsidP="00017B8F" w:rsidRDefault="00017B8F" w14:paraId="25B9EB0E" w14:textId="70A1085D">
            <w:r>
              <w:rPr>
                <w:rFonts w:hint="cs"/>
                <w:cs/>
              </w:rPr>
              <w:t xml:space="preserve">ถ้าไม่ใช่ให้ </w:t>
            </w:r>
            <w:r>
              <w:t xml:space="preserve">Invisible </w:t>
            </w:r>
            <w:r>
              <w:rPr>
                <w:rFonts w:hint="cs"/>
                <w:cs/>
              </w:rPr>
              <w:t xml:space="preserve">และทำการ </w:t>
            </w:r>
            <w:r>
              <w:t xml:space="preserve">Clear </w:t>
            </w:r>
            <w:r>
              <w:rPr>
                <w:rFonts w:hint="cs"/>
                <w:cs/>
              </w:rPr>
              <w:t>ข้อมูล</w:t>
            </w:r>
          </w:p>
        </w:tc>
      </w:tr>
      <w:tr w:rsidRPr="008979A8" w:rsidR="00017B8F" w:rsidTr="00CC5B37" w14:paraId="247BDBCD" w14:textId="77777777">
        <w:trPr>
          <w:trHeight w:val="108"/>
        </w:trPr>
        <w:tc>
          <w:tcPr>
            <w:tcW w:w="848" w:type="pct"/>
          </w:tcPr>
          <w:p w:rsidRPr="00AE7B3D" w:rsidR="00017B8F" w:rsidP="00017B8F" w:rsidRDefault="00017B8F" w14:paraId="145BAB70" w14:textId="14BDE80B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Balance Warning &amp; Transfer</w:t>
            </w:r>
          </w:p>
        </w:tc>
        <w:tc>
          <w:tcPr>
            <w:tcW w:w="1078" w:type="pct"/>
          </w:tcPr>
          <w:p w:rsidRPr="00296E29" w:rsidR="00017B8F" w:rsidP="00017B8F" w:rsidRDefault="00017B8F" w14:paraId="1BCCB072" w14:textId="59FEB403">
            <w:r w:rsidRPr="00296E29">
              <w:t>Link</w:t>
            </w:r>
          </w:p>
        </w:tc>
        <w:tc>
          <w:tcPr>
            <w:tcW w:w="3074" w:type="pct"/>
          </w:tcPr>
          <w:p w:rsidR="00017B8F" w:rsidP="00017B8F" w:rsidRDefault="00017B8F" w14:paraId="3CFCFCBD" w14:textId="547BAF08">
            <w:r>
              <w:rPr>
                <w:rFonts w:hint="cs"/>
                <w:cs/>
              </w:rPr>
              <w:t xml:space="preserve">เมื่อคลิกให้ </w:t>
            </w:r>
            <w:r>
              <w:t xml:space="preserve">Link </w:t>
            </w:r>
            <w:r>
              <w:rPr>
                <w:rFonts w:hint="cs"/>
                <w:cs/>
              </w:rPr>
              <w:t>ไปหน้า</w:t>
            </w:r>
            <w:r>
              <w:rPr>
                <w:rFonts w:cs="Angsana New"/>
                <w:cs/>
              </w:rPr>
              <w:t xml:space="preserve"> </w:t>
            </w:r>
            <w:r>
              <w:t>Mass Balance Warning and Transfer</w:t>
            </w:r>
          </w:p>
          <w:p w:rsidR="00017B8F" w:rsidP="00017B8F" w:rsidRDefault="00017B8F" w14:paraId="7FC9D895" w14:textId="46B5BC6B">
            <w:r>
              <w:t xml:space="preserve">Visible </w:t>
            </w:r>
            <w:r>
              <w:rPr>
                <w:rFonts w:hint="cs"/>
                <w:cs/>
              </w:rPr>
              <w:t>เมื่อ</w:t>
            </w:r>
            <w:r>
              <w:t xml:space="preserve"> customerType </w:t>
            </w:r>
            <w:r>
              <w:rPr>
                <w:rFonts w:cs="Angsana New"/>
                <w:cs/>
              </w:rPr>
              <w:t>= 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>และ</w:t>
            </w:r>
            <w:r>
              <w:t xml:space="preserve"> Product Class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cs/>
              </w:rPr>
              <w:t>“</w:t>
            </w:r>
            <w:r>
              <w:t>Main</w:t>
            </w:r>
            <w:r>
              <w:rPr>
                <w:cs/>
              </w:rPr>
              <w:t>”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และทำการ </w:t>
            </w:r>
            <w:r>
              <w:t xml:space="preserve">Default </w:t>
            </w:r>
            <w:r>
              <w:rPr>
                <w:rFonts w:hint="cs"/>
                <w:cs/>
              </w:rPr>
              <w:t>ค่าดังนี้</w:t>
            </w:r>
          </w:p>
          <w:p w:rsidR="00017B8F" w:rsidP="00017B8F" w:rsidRDefault="00017B8F" w14:paraId="7D86D5EB" w14:textId="77777777">
            <w:pPr>
              <w:pStyle w:val="ListParagraph"/>
              <w:numPr>
                <w:ilvl w:val="0"/>
                <w:numId w:val="140"/>
              </w:numPr>
            </w:pPr>
            <w:r>
              <w:rPr>
                <w:rFonts w:hint="cs"/>
                <w:cs/>
              </w:rPr>
              <w:t xml:space="preserve">ถ้า </w:t>
            </w:r>
            <w:r>
              <w:t>balanceWarningByPrompt</w:t>
            </w:r>
            <w:r>
              <w:rPr>
                <w:rFonts w:hint="cs"/>
                <w:cs/>
              </w:rPr>
              <w:t xml:space="preserve"> เป็นค่าว่าง ให้ </w:t>
            </w:r>
            <w:r>
              <w:t xml:space="preserve">balanceWarningByPrompt </w:t>
            </w:r>
            <w:r>
              <w:rPr>
                <w:rFonts w:cs="Angsana New"/>
                <w:cs/>
              </w:rPr>
              <w:t xml:space="preserve">= </w:t>
            </w:r>
            <w:r>
              <w:t>20</w:t>
            </w:r>
          </w:p>
          <w:p w:rsidR="00017B8F" w:rsidP="00017B8F" w:rsidRDefault="00017B8F" w14:paraId="38C99A13" w14:textId="77777777">
            <w:pPr>
              <w:pStyle w:val="ListParagraph"/>
              <w:numPr>
                <w:ilvl w:val="0"/>
                <w:numId w:val="140"/>
              </w:numPr>
            </w:pPr>
            <w:r>
              <w:rPr>
                <w:rFonts w:hint="cs"/>
                <w:cs/>
              </w:rPr>
              <w:t xml:space="preserve">ถ้า </w:t>
            </w:r>
            <w:r>
              <w:t>balanceWarningBySMS1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เป็นค่าว่าง ให้ </w:t>
            </w:r>
            <w:r>
              <w:t xml:space="preserve">balanceWarningBySMS1 </w:t>
            </w:r>
            <w:r>
              <w:rPr>
                <w:rFonts w:cs="Angsana New"/>
                <w:cs/>
              </w:rPr>
              <w:t xml:space="preserve">= </w:t>
            </w:r>
            <w:r>
              <w:t>20</w:t>
            </w:r>
          </w:p>
          <w:p w:rsidR="00017B8F" w:rsidP="00017B8F" w:rsidRDefault="00017B8F" w14:paraId="29288E90" w14:textId="77777777">
            <w:pPr>
              <w:pStyle w:val="ListParagraph"/>
              <w:numPr>
                <w:ilvl w:val="0"/>
                <w:numId w:val="140"/>
              </w:numPr>
            </w:pPr>
            <w:r>
              <w:rPr>
                <w:rFonts w:hint="cs"/>
                <w:cs/>
              </w:rPr>
              <w:t xml:space="preserve">ถ้า </w:t>
            </w:r>
            <w:r>
              <w:t>promptAlertType</w:t>
            </w:r>
            <w:r>
              <w:rPr>
                <w:rFonts w:hint="cs"/>
                <w:cs/>
              </w:rPr>
              <w:t xml:space="preserve"> เป็นค่าว่าง ให้ </w:t>
            </w:r>
            <w:r>
              <w:t>promptAlertType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 “</w:t>
            </w:r>
            <w:r w:rsidRPr="00312799">
              <w:rPr>
                <w:szCs w:val="36"/>
              </w:rPr>
              <w:t>Every Time</w:t>
            </w:r>
            <w:r>
              <w:rPr>
                <w:rFonts w:cs="Angsana New"/>
                <w:cs/>
              </w:rPr>
              <w:t>”</w:t>
            </w:r>
          </w:p>
          <w:p w:rsidR="00017B8F" w:rsidP="00017B8F" w:rsidRDefault="00017B8F" w14:paraId="28F3AF51" w14:textId="7D6F4777">
            <w:pPr>
              <w:pStyle w:val="ListParagraph"/>
              <w:numPr>
                <w:ilvl w:val="0"/>
                <w:numId w:val="140"/>
              </w:numPr>
            </w:pPr>
            <w:r>
              <w:rPr>
                <w:rFonts w:hint="cs"/>
                <w:cs/>
              </w:rPr>
              <w:t xml:space="preserve">ถ้า </w:t>
            </w:r>
            <w:r>
              <w:t>smsAlertType</w:t>
            </w:r>
            <w:r>
              <w:rPr>
                <w:rFonts w:hint="cs"/>
                <w:cs/>
              </w:rPr>
              <w:t xml:space="preserve"> เป็นค่าว่าง ให้ </w:t>
            </w:r>
            <w:r>
              <w:t xml:space="preserve">smsAlertType </w:t>
            </w:r>
            <w:r>
              <w:rPr>
                <w:rFonts w:cs="Angsana New"/>
                <w:cs/>
              </w:rPr>
              <w:t xml:space="preserve">= </w:t>
            </w:r>
            <w:r>
              <w:rPr>
                <w:cs/>
              </w:rPr>
              <w:t>“</w:t>
            </w:r>
            <w:r w:rsidRPr="00312799">
              <w:rPr>
                <w:szCs w:val="36"/>
              </w:rPr>
              <w:t>One</w:t>
            </w:r>
            <w:r>
              <w:rPr>
                <w:rFonts w:hint="cs"/>
                <w:szCs w:val="36"/>
                <w:cs/>
              </w:rPr>
              <w:t xml:space="preserve"> </w:t>
            </w:r>
            <w:r>
              <w:rPr>
                <w:szCs w:val="36"/>
              </w:rPr>
              <w:t>t</w:t>
            </w:r>
            <w:r w:rsidRPr="00312799">
              <w:rPr>
                <w:szCs w:val="36"/>
              </w:rPr>
              <w:t>ime per day</w:t>
            </w:r>
            <w:r>
              <w:rPr>
                <w:cs/>
              </w:rPr>
              <w:t>”</w:t>
            </w:r>
          </w:p>
          <w:p w:rsidR="00017B8F" w:rsidP="00017B8F" w:rsidRDefault="00017B8F" w14:paraId="2225207B" w14:textId="2C1AE92F">
            <w:pPr>
              <w:pStyle w:val="ListParagraph"/>
              <w:numPr>
                <w:ilvl w:val="0"/>
                <w:numId w:val="140"/>
              </w:numPr>
            </w:pPr>
            <w:r>
              <w:rPr>
                <w:rFonts w:hint="cs"/>
                <w:cs/>
              </w:rPr>
              <w:t>ถ้า</w:t>
            </w:r>
            <w:r>
              <w:t xml:space="preserve"> allowTransfer </w:t>
            </w:r>
            <w:r>
              <w:rPr>
                <w:rFonts w:hint="cs"/>
                <w:cs/>
              </w:rPr>
              <w:t xml:space="preserve">เป็นค่าว่าง ให้ </w:t>
            </w:r>
            <w:r>
              <w:t xml:space="preserve"> allowTransfer </w:t>
            </w:r>
            <w:r>
              <w:rPr>
                <w:rFonts w:cs="Angsana New"/>
                <w:cs/>
              </w:rPr>
              <w:t xml:space="preserve">= </w:t>
            </w:r>
            <w:r>
              <w:t>No</w:t>
            </w:r>
          </w:p>
          <w:p w:rsidR="00017B8F" w:rsidP="00017B8F" w:rsidRDefault="00017B8F" w14:paraId="1699C734" w14:textId="27997DC2">
            <w:r>
              <w:rPr>
                <w:rFonts w:hint="cs"/>
                <w:cs/>
              </w:rPr>
              <w:t xml:space="preserve">ถ้าไม่ใช่ให้ </w:t>
            </w:r>
            <w:r>
              <w:t xml:space="preserve">Invisible </w:t>
            </w:r>
            <w:r>
              <w:rPr>
                <w:rFonts w:hint="cs"/>
                <w:cs/>
              </w:rPr>
              <w:t xml:space="preserve">และทำการ </w:t>
            </w:r>
            <w:r>
              <w:t xml:space="preserve">Clear </w:t>
            </w:r>
            <w:r>
              <w:rPr>
                <w:rFonts w:hint="cs"/>
                <w:cs/>
              </w:rPr>
              <w:t>ข้อมูล</w:t>
            </w:r>
          </w:p>
        </w:tc>
      </w:tr>
      <w:tr w:rsidRPr="008979A8" w:rsidR="00017B8F" w:rsidTr="00CC5B37" w14:paraId="39BAC3F7" w14:textId="77777777">
        <w:trPr>
          <w:trHeight w:val="108"/>
        </w:trPr>
        <w:tc>
          <w:tcPr>
            <w:tcW w:w="848" w:type="pct"/>
          </w:tcPr>
          <w:p w:rsidR="00017B8F" w:rsidP="00017B8F" w:rsidRDefault="00017B8F" w14:paraId="032B7725" w14:textId="52B85728">
            <w:r>
              <w:t>Pack Type</w:t>
            </w:r>
            <w:r>
              <w:rPr>
                <w:rFonts w:cs="Angsana New"/>
                <w:cs/>
              </w:rPr>
              <w:t>/</w:t>
            </w:r>
            <w:r>
              <w:t>Sub Type</w:t>
            </w:r>
          </w:p>
        </w:tc>
        <w:tc>
          <w:tcPr>
            <w:tcW w:w="1078" w:type="pct"/>
          </w:tcPr>
          <w:p w:rsidR="00017B8F" w:rsidP="00017B8F" w:rsidRDefault="00017B8F" w14:paraId="35867619" w14:textId="7EEBC8D2">
            <w:r>
              <w:t>Link</w:t>
            </w:r>
          </w:p>
        </w:tc>
        <w:tc>
          <w:tcPr>
            <w:tcW w:w="3074" w:type="pct"/>
          </w:tcPr>
          <w:p w:rsidR="00017B8F" w:rsidP="00017B8F" w:rsidRDefault="00017B8F" w14:paraId="38A5D23A" w14:textId="6117BBBA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เมื่อคลิกให้ </w:t>
            </w:r>
            <w:r>
              <w:t xml:space="preserve">Link </w:t>
            </w:r>
            <w:r>
              <w:rPr>
                <w:rFonts w:hint="cs"/>
                <w:cs/>
              </w:rPr>
              <w:t>ไปหน้า</w:t>
            </w:r>
            <w:r>
              <w:t xml:space="preserve"> Mass Manage SIM</w:t>
            </w:r>
          </w:p>
          <w:p w:rsidR="00017B8F" w:rsidP="00017B8F" w:rsidRDefault="00017B8F" w14:paraId="4C7ECF37" w14:textId="79C16BCF">
            <w:r>
              <w:t xml:space="preserve">Visible </w:t>
            </w:r>
            <w:r>
              <w:rPr>
                <w:rFonts w:hint="cs"/>
                <w:cs/>
              </w:rPr>
              <w:t>เมื่อ</w:t>
            </w:r>
            <w:r>
              <w:t xml:space="preserve"> customerType </w:t>
            </w:r>
            <w:r>
              <w:rPr>
                <w:rFonts w:cs="Angsana New"/>
                <w:cs/>
              </w:rPr>
              <w:t>= 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>และ</w:t>
            </w:r>
            <w:r>
              <w:t xml:space="preserve"> Product Class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cs/>
              </w:rPr>
              <w:t>“</w:t>
            </w:r>
            <w:r>
              <w:t>Main</w:t>
            </w:r>
            <w:r>
              <w:rPr>
                <w:cs/>
              </w:rPr>
              <w:t>”</w:t>
            </w:r>
            <w:r>
              <w:rPr>
                <w:rFonts w:hint="cs"/>
                <w:cs/>
              </w:rPr>
              <w:t xml:space="preserve"> และให้ </w:t>
            </w:r>
            <w:r>
              <w:t>Default</w:t>
            </w:r>
            <w:r>
              <w:rPr>
                <w:rFonts w:hint="cs"/>
                <w:cs/>
              </w:rPr>
              <w:t xml:space="preserve"> ค่าดังต่อไปนี้</w:t>
            </w:r>
          </w:p>
          <w:p w:rsidR="00017B8F" w:rsidP="00017B8F" w:rsidRDefault="00017B8F" w14:paraId="2E03A6C8" w14:textId="376240D0">
            <w:pPr>
              <w:pStyle w:val="ListParagraph"/>
              <w:numPr>
                <w:ilvl w:val="0"/>
                <w:numId w:val="112"/>
              </w:numPr>
            </w:pPr>
            <w:r>
              <w:rPr>
                <w:rFonts w:hint="cs"/>
                <w:cs/>
              </w:rPr>
              <w:t>ถ้า</w:t>
            </w:r>
            <w:r>
              <w:rPr>
                <w:rFonts w:cs="CordiaUPC"/>
                <w:cs/>
              </w:rPr>
              <w:t xml:space="preserve"> </w:t>
            </w:r>
            <w:r>
              <w:t xml:space="preserve">suspendDuration </w:t>
            </w:r>
            <w:r>
              <w:rPr>
                <w:rFonts w:hint="cs"/>
                <w:cs/>
              </w:rPr>
              <w:t xml:space="preserve">เป็นค่าว่าง ให้  </w:t>
            </w:r>
            <w:r>
              <w:t xml:space="preserve">suspendDuration </w:t>
            </w:r>
            <w:r>
              <w:rPr>
                <w:rFonts w:cs="Angsana New"/>
                <w:cs/>
              </w:rPr>
              <w:t xml:space="preserve">= </w:t>
            </w:r>
            <w:r>
              <w:t>30</w:t>
            </w:r>
          </w:p>
          <w:p w:rsidR="00017B8F" w:rsidP="00017B8F" w:rsidRDefault="00017B8F" w14:paraId="5D220B70" w14:textId="5634E879">
            <w:pPr>
              <w:pStyle w:val="ListParagraph"/>
              <w:numPr>
                <w:ilvl w:val="0"/>
                <w:numId w:val="112"/>
              </w:numPr>
            </w:pPr>
            <w:r>
              <w:rPr>
                <w:rFonts w:hint="cs"/>
                <w:cs/>
              </w:rPr>
              <w:t xml:space="preserve">ถ้า </w:t>
            </w:r>
            <w:r>
              <w:t>disableDuration</w:t>
            </w:r>
            <w:r>
              <w:rPr>
                <w:rFonts w:hint="cs"/>
                <w:cs/>
              </w:rPr>
              <w:t xml:space="preserve"> เป็นค่าว่าง ให้  </w:t>
            </w:r>
            <w:r>
              <w:t>disableDuration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 xml:space="preserve">= </w:t>
            </w:r>
            <w:r>
              <w:t>15</w:t>
            </w:r>
          </w:p>
          <w:p w:rsidR="00017B8F" w:rsidP="00017B8F" w:rsidRDefault="00017B8F" w14:paraId="7F1876C7" w14:textId="46C756AE">
            <w:pPr>
              <w:pStyle w:val="ListParagraph"/>
              <w:numPr>
                <w:ilvl w:val="0"/>
                <w:numId w:val="112"/>
              </w:numPr>
            </w:pPr>
            <w:r>
              <w:rPr>
                <w:rFonts w:hint="cs"/>
                <w:cs/>
              </w:rPr>
              <w:t xml:space="preserve">ถ้า </w:t>
            </w:r>
            <w:r>
              <w:t>poolDuration</w:t>
            </w:r>
            <w:r>
              <w:rPr>
                <w:rFonts w:hint="cs"/>
                <w:cs/>
              </w:rPr>
              <w:t xml:space="preserve"> เป็นค่าว่าง ให้  </w:t>
            </w:r>
            <w:r>
              <w:t>poolDuration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 xml:space="preserve">= </w:t>
            </w:r>
            <w:r>
              <w:t>0</w:t>
            </w:r>
          </w:p>
          <w:p w:rsidR="00017B8F" w:rsidP="00017B8F" w:rsidRDefault="00017B8F" w14:paraId="2233752B" w14:textId="68551A30">
            <w:pPr>
              <w:pStyle w:val="ListParagraph"/>
              <w:numPr>
                <w:ilvl w:val="0"/>
                <w:numId w:val="112"/>
              </w:numPr>
              <w:rPr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>terminateDuration</w:t>
            </w:r>
            <w:r>
              <w:rPr>
                <w:rFonts w:hint="cs"/>
                <w:cs/>
              </w:rPr>
              <w:t xml:space="preserve"> เป็นค่าว่าง ให้  </w:t>
            </w:r>
            <w:r>
              <w:t>terminateDuration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 xml:space="preserve">= </w:t>
            </w:r>
            <w:r>
              <w:t>0</w:t>
            </w:r>
          </w:p>
          <w:p w:rsidR="00017B8F" w:rsidP="00017B8F" w:rsidRDefault="00017B8F" w14:paraId="026D64A5" w14:textId="37E04A25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ถ้าไม่ใช่ให้ </w:t>
            </w:r>
            <w:r>
              <w:t xml:space="preserve">Invisible </w:t>
            </w:r>
            <w:r>
              <w:rPr>
                <w:rFonts w:hint="cs"/>
                <w:cs/>
              </w:rPr>
              <w:t xml:space="preserve">และทำการ </w:t>
            </w:r>
            <w:r>
              <w:t xml:space="preserve">Clear </w:t>
            </w:r>
            <w:r>
              <w:rPr>
                <w:rFonts w:hint="cs"/>
                <w:cs/>
              </w:rPr>
              <w:t>ข้อมูล</w:t>
            </w:r>
          </w:p>
        </w:tc>
      </w:tr>
      <w:tr w:rsidRPr="008979A8" w:rsidR="00017B8F" w:rsidTr="00CC5B37" w14:paraId="6B4ADF88" w14:textId="77777777">
        <w:trPr>
          <w:trHeight w:val="108"/>
        </w:trPr>
        <w:tc>
          <w:tcPr>
            <w:tcW w:w="848" w:type="pct"/>
          </w:tcPr>
          <w:p w:rsidR="00017B8F" w:rsidP="00017B8F" w:rsidRDefault="00017B8F" w14:paraId="7C7C475D" w14:textId="1ABD13B3">
            <w:r>
              <w:t>Reward per Target Customer</w:t>
            </w:r>
          </w:p>
        </w:tc>
        <w:tc>
          <w:tcPr>
            <w:tcW w:w="1078" w:type="pct"/>
          </w:tcPr>
          <w:p w:rsidR="00017B8F" w:rsidP="00017B8F" w:rsidRDefault="00017B8F" w14:paraId="46CABBA9" w14:textId="2A404C15">
            <w:r>
              <w:t>Link</w:t>
            </w:r>
          </w:p>
        </w:tc>
        <w:tc>
          <w:tcPr>
            <w:tcW w:w="3074" w:type="pct"/>
          </w:tcPr>
          <w:p w:rsidR="00017B8F" w:rsidP="00017B8F" w:rsidRDefault="00017B8F" w14:paraId="220E288A" w14:textId="77777777">
            <w:r>
              <w:rPr>
                <w:rFonts w:hint="cs"/>
                <w:cs/>
              </w:rPr>
              <w:t xml:space="preserve">เมื่อคลิกให้ </w:t>
            </w:r>
            <w:r>
              <w:t xml:space="preserve">Link </w:t>
            </w:r>
            <w:r>
              <w:rPr>
                <w:rFonts w:hint="cs"/>
                <w:cs/>
              </w:rPr>
              <w:t>ไปหน้า</w:t>
            </w:r>
            <w:r>
              <w:t xml:space="preserve"> Mass Reward Per Target Customer</w:t>
            </w:r>
          </w:p>
          <w:p w:rsidR="00017B8F" w:rsidP="00017B8F" w:rsidRDefault="00017B8F" w14:paraId="768578BD" w14:textId="77777777">
            <w:r>
              <w:t xml:space="preserve">Visible </w:t>
            </w:r>
            <w:r>
              <w:rPr>
                <w:rFonts w:hint="cs"/>
                <w:cs/>
              </w:rPr>
              <w:t>เมื่อ</w:t>
            </w:r>
            <w:r>
              <w:rPr>
                <w:rFonts w:cs="Angsana New"/>
                <w:cs/>
              </w:rPr>
              <w:t xml:space="preserve"> </w:t>
            </w:r>
            <w:r>
              <w:t xml:space="preserve">customerType </w:t>
            </w:r>
            <w:r>
              <w:rPr>
                <w:rFonts w:cs="Angsana New"/>
                <w:cs/>
              </w:rPr>
              <w:t>= 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>และ</w:t>
            </w:r>
            <w:r>
              <w:t xml:space="preserve"> Product Class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cs/>
              </w:rPr>
              <w:t>“</w:t>
            </w:r>
            <w:r>
              <w:t>Main</w:t>
            </w:r>
            <w:r>
              <w:rPr>
                <w:cs/>
              </w:rPr>
              <w:t>”</w:t>
            </w:r>
          </w:p>
          <w:p w:rsidR="00017B8F" w:rsidP="00017B8F" w:rsidRDefault="00017B8F" w14:paraId="6A8E2C6A" w14:textId="7975ED68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ถ้าไม่ใช่ให้ </w:t>
            </w:r>
            <w:r>
              <w:t xml:space="preserve">Invisible </w:t>
            </w:r>
            <w:r>
              <w:rPr>
                <w:rFonts w:hint="cs"/>
                <w:cs/>
              </w:rPr>
              <w:t xml:space="preserve">และทำการ </w:t>
            </w:r>
            <w:r>
              <w:t xml:space="preserve">Clear </w:t>
            </w:r>
            <w:r>
              <w:rPr>
                <w:rFonts w:hint="cs"/>
                <w:cs/>
              </w:rPr>
              <w:t>ข้อมูล</w:t>
            </w:r>
          </w:p>
        </w:tc>
      </w:tr>
      <w:tr w:rsidRPr="008979A8" w:rsidR="00017B8F" w:rsidTr="00CC5B37" w14:paraId="44E14D65" w14:textId="77777777">
        <w:trPr>
          <w:trHeight w:val="108"/>
        </w:trPr>
        <w:tc>
          <w:tcPr>
            <w:tcW w:w="848" w:type="pct"/>
          </w:tcPr>
          <w:p w:rsidR="00017B8F" w:rsidP="00017B8F" w:rsidRDefault="00017B8F" w14:paraId="50FF063C" w14:textId="507080E0">
            <w:r>
              <w:t>Top up</w:t>
            </w:r>
          </w:p>
        </w:tc>
        <w:tc>
          <w:tcPr>
            <w:tcW w:w="1078" w:type="pct"/>
          </w:tcPr>
          <w:p w:rsidR="00017B8F" w:rsidP="00017B8F" w:rsidRDefault="00017B8F" w14:paraId="629EFBAB" w14:textId="7C7A0E89">
            <w:r>
              <w:t>Link</w:t>
            </w:r>
          </w:p>
        </w:tc>
        <w:tc>
          <w:tcPr>
            <w:tcW w:w="3074" w:type="pct"/>
          </w:tcPr>
          <w:p w:rsidR="00017B8F" w:rsidP="00017B8F" w:rsidRDefault="00017B8F" w14:paraId="718C97E6" w14:textId="1F6AD0CA">
            <w:r>
              <w:rPr>
                <w:rFonts w:hint="cs"/>
                <w:cs/>
              </w:rPr>
              <w:t xml:space="preserve">เมื่อคลิกให้ </w:t>
            </w:r>
            <w:r>
              <w:t xml:space="preserve">Link </w:t>
            </w:r>
            <w:r>
              <w:rPr>
                <w:rFonts w:hint="cs"/>
                <w:cs/>
              </w:rPr>
              <w:t>ไปหน้า</w:t>
            </w:r>
            <w:r>
              <w:t xml:space="preserve"> Mass Topup</w:t>
            </w:r>
          </w:p>
          <w:p w:rsidR="00017B8F" w:rsidP="00017B8F" w:rsidRDefault="00017B8F" w14:paraId="16C77A0A" w14:textId="77777777">
            <w:r>
              <w:t xml:space="preserve">Visible </w:t>
            </w:r>
            <w:r>
              <w:rPr>
                <w:rFonts w:hint="cs"/>
                <w:cs/>
              </w:rPr>
              <w:t>เมื่อ</w:t>
            </w:r>
            <w:r>
              <w:t xml:space="preserve"> customerType </w:t>
            </w:r>
            <w:r>
              <w:rPr>
                <w:rFonts w:cs="Angsana New"/>
                <w:cs/>
              </w:rPr>
              <w:t>= 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>และ</w:t>
            </w:r>
            <w:r>
              <w:t xml:space="preserve"> Product Class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cs/>
              </w:rPr>
              <w:t>“</w:t>
            </w:r>
            <w:r>
              <w:t>Main</w:t>
            </w:r>
            <w:r>
              <w:rPr>
                <w:cs/>
              </w:rPr>
              <w:t>”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และให้ </w:t>
            </w:r>
            <w:r>
              <w:t>Defaul</w:t>
            </w:r>
            <w:r>
              <w:rPr>
                <w:rFonts w:hint="cs"/>
                <w:cs/>
              </w:rPr>
              <w:t xml:space="preserve"> ค่าดังต่อไปนี้</w:t>
            </w:r>
          </w:p>
          <w:p w:rsidR="00017B8F" w:rsidP="00017B8F" w:rsidRDefault="00017B8F" w14:paraId="4B7D7666" w14:textId="15E7271B">
            <w:pPr>
              <w:pStyle w:val="ListParagraph"/>
              <w:numPr>
                <w:ilvl w:val="0"/>
                <w:numId w:val="141"/>
              </w:numPr>
            </w:pPr>
            <w:r>
              <w:rPr>
                <w:rFonts w:hint="cs"/>
                <w:cs/>
              </w:rPr>
              <w:t xml:space="preserve">ถ้า </w:t>
            </w:r>
            <w:r>
              <w:t>topupPlanType</w:t>
            </w:r>
            <w:r>
              <w:rPr>
                <w:rFonts w:hint="cs"/>
                <w:cs/>
              </w:rPr>
              <w:t xml:space="preserve"> เป็นค่าว่าง ให้ </w:t>
            </w:r>
            <w:r>
              <w:t xml:space="preserve">topupPlanType </w:t>
            </w:r>
            <w:r>
              <w:rPr>
                <w:rFonts w:cs="Angsana New"/>
                <w:cs/>
              </w:rPr>
              <w:t xml:space="preserve">= </w:t>
            </w:r>
            <w:r>
              <w:t xml:space="preserve">list of value </w:t>
            </w:r>
            <w:r>
              <w:rPr>
                <w:rFonts w:hint="cs"/>
                <w:cs/>
              </w:rPr>
              <w:t xml:space="preserve">ที่มีค่า </w:t>
            </w:r>
            <w:r w:rsidRPr="00FE46F7">
              <w:t xml:space="preserve">default_flag </w:t>
            </w:r>
            <w:r w:rsidRPr="00FE46F7">
              <w:rPr>
                <w:rFonts w:cs="Angsana New"/>
                <w:cs/>
              </w:rPr>
              <w:t>= “</w:t>
            </w:r>
            <w:r w:rsidRPr="00FE46F7">
              <w:t>Yes</w:t>
            </w:r>
            <w:r w:rsidRPr="00FE46F7">
              <w:rPr>
                <w:rFonts w:cs="Angsana New"/>
                <w:cs/>
              </w:rPr>
              <w:t>”</w:t>
            </w:r>
          </w:p>
          <w:p w:rsidR="00017B8F" w:rsidP="00017B8F" w:rsidRDefault="00017B8F" w14:paraId="2734108E" w14:textId="45576DD5">
            <w:pPr>
              <w:pStyle w:val="ListParagraph"/>
              <w:numPr>
                <w:ilvl w:val="0"/>
                <w:numId w:val="141"/>
              </w:numPr>
            </w:pPr>
            <w:r>
              <w:rPr>
                <w:rFonts w:hint="cs"/>
                <w:cs/>
              </w:rPr>
              <w:t xml:space="preserve">ถ้า </w:t>
            </w:r>
            <w:r>
              <w:t>topupMaxBalance</w:t>
            </w:r>
            <w:r>
              <w:rPr>
                <w:rFonts w:hint="cs"/>
                <w:cs/>
              </w:rPr>
              <w:t xml:space="preserve"> เป็นค่าว่าง ให้ </w:t>
            </w:r>
            <w:r>
              <w:t xml:space="preserve">topupMaxBalance </w:t>
            </w:r>
            <w:r>
              <w:rPr>
                <w:rFonts w:cs="Angsana New"/>
                <w:cs/>
              </w:rPr>
              <w:t xml:space="preserve">= </w:t>
            </w:r>
            <w:r>
              <w:t>10000</w:t>
            </w:r>
          </w:p>
          <w:p w:rsidR="00017B8F" w:rsidP="00017B8F" w:rsidRDefault="00017B8F" w14:paraId="151B9439" w14:textId="71AE4540">
            <w:pPr>
              <w:pStyle w:val="ListParagraph"/>
              <w:numPr>
                <w:ilvl w:val="0"/>
                <w:numId w:val="141"/>
              </w:numPr>
            </w:pPr>
            <w:r>
              <w:rPr>
                <w:rFonts w:hint="cs"/>
                <w:cs/>
              </w:rPr>
              <w:t xml:space="preserve">ถ้า </w:t>
            </w:r>
            <w:r>
              <w:t>topupMaxValidity</w:t>
            </w:r>
            <w:r>
              <w:rPr>
                <w:rFonts w:hint="cs"/>
                <w:cs/>
              </w:rPr>
              <w:t xml:space="preserve"> เป็นค่าว่าง ให้ </w:t>
            </w:r>
            <w:r>
              <w:t xml:space="preserve">topupMaxValidity </w:t>
            </w:r>
            <w:r>
              <w:rPr>
                <w:rFonts w:cs="Angsana New"/>
                <w:cs/>
              </w:rPr>
              <w:t xml:space="preserve">= </w:t>
            </w:r>
            <w:r>
              <w:t>365</w:t>
            </w:r>
          </w:p>
          <w:p w:rsidR="00017B8F" w:rsidP="00017B8F" w:rsidRDefault="00017B8F" w14:paraId="0829C117" w14:textId="5E121391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ถ้าไม่ใช่ให้ </w:t>
            </w:r>
            <w:r>
              <w:t xml:space="preserve">Invisible </w:t>
            </w:r>
            <w:r>
              <w:rPr>
                <w:rFonts w:hint="cs"/>
                <w:cs/>
              </w:rPr>
              <w:t xml:space="preserve">และทำการ </w:t>
            </w:r>
            <w:r>
              <w:t xml:space="preserve">Clear </w:t>
            </w:r>
            <w:r>
              <w:rPr>
                <w:rFonts w:hint="cs"/>
                <w:cs/>
              </w:rPr>
              <w:t>ข้อมูล</w:t>
            </w:r>
          </w:p>
        </w:tc>
      </w:tr>
      <w:tr w:rsidRPr="008979A8" w:rsidR="00017B8F" w:rsidTr="00CC5B37" w14:paraId="05337121" w14:textId="77777777">
        <w:trPr>
          <w:trHeight w:val="108"/>
        </w:trPr>
        <w:tc>
          <w:tcPr>
            <w:tcW w:w="848" w:type="pct"/>
          </w:tcPr>
          <w:p w:rsidR="00017B8F" w:rsidP="00017B8F" w:rsidRDefault="00017B8F" w14:paraId="1FCB9FF3" w14:textId="2187C07A">
            <w:r>
              <w:t>Partial Step</w:t>
            </w:r>
          </w:p>
        </w:tc>
        <w:tc>
          <w:tcPr>
            <w:tcW w:w="1078" w:type="pct"/>
          </w:tcPr>
          <w:p w:rsidR="00017B8F" w:rsidP="00017B8F" w:rsidRDefault="00017B8F" w14:paraId="61C3DE34" w14:textId="6FEFD8B7">
            <w:r>
              <w:t>Link</w:t>
            </w:r>
          </w:p>
        </w:tc>
        <w:tc>
          <w:tcPr>
            <w:tcW w:w="3074" w:type="pct"/>
          </w:tcPr>
          <w:p w:rsidR="00017B8F" w:rsidP="00017B8F" w:rsidRDefault="00017B8F" w14:paraId="22C834DB" w14:textId="4B8EDBAE">
            <w:r>
              <w:rPr>
                <w:rFonts w:hint="cs"/>
                <w:cs/>
              </w:rPr>
              <w:t xml:space="preserve">เมื่อคลิกให้ </w:t>
            </w:r>
            <w:r>
              <w:t xml:space="preserve">Link </w:t>
            </w:r>
            <w:r>
              <w:rPr>
                <w:rFonts w:hint="cs"/>
                <w:cs/>
              </w:rPr>
              <w:t>ไปหน้า</w:t>
            </w:r>
            <w:r>
              <w:t xml:space="preserve"> Mass Partial Step</w:t>
            </w:r>
          </w:p>
          <w:p w:rsidR="00017B8F" w:rsidP="00017B8F" w:rsidRDefault="00017B8F" w14:paraId="428E899D" w14:textId="28F9E220">
            <w:r w:rsidRPr="00CB3590">
              <w:rPr>
                <w:highlight w:val="yellow"/>
              </w:rPr>
              <w:t>Invisible</w:t>
            </w:r>
          </w:p>
          <w:p w:rsidR="00017B8F" w:rsidP="00017B8F" w:rsidRDefault="00017B8F" w14:paraId="3E7CE90B" w14:textId="71CF50D5">
            <w:r>
              <w:t xml:space="preserve">Visible </w:t>
            </w:r>
            <w:r>
              <w:rPr>
                <w:rFonts w:hint="cs"/>
                <w:cs/>
              </w:rPr>
              <w:t>เมื่อ</w:t>
            </w:r>
            <w:r>
              <w:t xml:space="preserve"> customerType </w:t>
            </w:r>
            <w:r>
              <w:rPr>
                <w:rFonts w:cs="Angsana New"/>
                <w:cs/>
              </w:rPr>
              <w:t>= 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priceType </w:t>
            </w:r>
            <w:r>
              <w:rPr>
                <w:rFonts w:cs="Angsana New"/>
                <w:cs/>
              </w:rPr>
              <w:t>= “</w:t>
            </w:r>
            <w:r>
              <w:t>Recurring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/>
                <w:cs/>
              </w:rPr>
              <w:t xml:space="preserve"> และ </w:t>
            </w:r>
            <w:r>
              <w:t xml:space="preserve">multiDurationFlag </w:t>
            </w:r>
            <w:r>
              <w:rPr>
                <w:rFonts w:cs="Angsana New"/>
                <w:cs/>
              </w:rPr>
              <w:t>= “</w:t>
            </w:r>
            <w:r>
              <w:t>No</w:t>
            </w:r>
            <w:r>
              <w:rPr>
                <w:rFonts w:cs="Angsana New"/>
                <w:cs/>
              </w:rPr>
              <w:t>”</w:t>
            </w:r>
          </w:p>
          <w:p w:rsidR="00017B8F" w:rsidP="00017B8F" w:rsidRDefault="00017B8F" w14:paraId="3230622F" w14:textId="152C30DD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ถ้าไม่ใช่ให้ </w:t>
            </w:r>
            <w:r>
              <w:t xml:space="preserve">Invisible </w:t>
            </w:r>
            <w:r>
              <w:rPr>
                <w:rFonts w:hint="cs"/>
                <w:cs/>
              </w:rPr>
              <w:t xml:space="preserve">และทำการ </w:t>
            </w:r>
            <w:r>
              <w:t xml:space="preserve">Clear </w:t>
            </w:r>
            <w:r>
              <w:rPr>
                <w:rFonts w:hint="cs"/>
                <w:cs/>
              </w:rPr>
              <w:t>ข้อมูล</w:t>
            </w:r>
          </w:p>
        </w:tc>
      </w:tr>
      <w:tr w:rsidRPr="008979A8" w:rsidR="00017B8F" w:rsidTr="00CC5B37" w14:paraId="57112BC0" w14:textId="77777777">
        <w:trPr>
          <w:trHeight w:val="108"/>
        </w:trPr>
        <w:tc>
          <w:tcPr>
            <w:tcW w:w="848" w:type="pct"/>
          </w:tcPr>
          <w:p w:rsidR="00017B8F" w:rsidP="00017B8F" w:rsidRDefault="00017B8F" w14:paraId="00870AFE" w14:textId="675967EB">
            <w:r>
              <w:t>Tariff &amp; Discount</w:t>
            </w:r>
          </w:p>
        </w:tc>
        <w:tc>
          <w:tcPr>
            <w:tcW w:w="1078" w:type="pct"/>
          </w:tcPr>
          <w:p w:rsidR="00017B8F" w:rsidP="00017B8F" w:rsidRDefault="00017B8F" w14:paraId="57BD73AF" w14:textId="229D981F">
            <w:r>
              <w:t>Link</w:t>
            </w:r>
          </w:p>
        </w:tc>
        <w:tc>
          <w:tcPr>
            <w:tcW w:w="3074" w:type="pct"/>
          </w:tcPr>
          <w:p w:rsidRPr="001B6FD1" w:rsidR="00017B8F" w:rsidP="00017B8F" w:rsidRDefault="00017B8F" w14:paraId="5BA7C9D1" w14:textId="3EF986E5">
            <w:r>
              <w:rPr>
                <w:rFonts w:hint="cs"/>
                <w:cs/>
              </w:rPr>
              <w:t xml:space="preserve">เมื่อคลิกให้ </w:t>
            </w:r>
            <w:r>
              <w:t xml:space="preserve">Link </w:t>
            </w:r>
            <w:r>
              <w:rPr>
                <w:rFonts w:hint="cs"/>
                <w:cs/>
              </w:rPr>
              <w:t>ไปหน้า</w:t>
            </w:r>
            <w:r>
              <w:t xml:space="preserve"> Mass Enh Tariff Plan &amp; Discount</w:t>
            </w:r>
          </w:p>
          <w:p w:rsidR="00017B8F" w:rsidP="00017B8F" w:rsidRDefault="00017B8F" w14:paraId="137A77F6" w14:textId="77777777">
            <w:r>
              <w:t xml:space="preserve">Visible </w:t>
            </w:r>
            <w:r>
              <w:rPr>
                <w:rFonts w:hint="cs"/>
                <w:cs/>
              </w:rPr>
              <w:t>เมื่อ</w:t>
            </w:r>
            <w:r>
              <w:rPr>
                <w:rFonts w:cs="CordiaUPC"/>
                <w:cs/>
              </w:rPr>
              <w:t xml:space="preserve"> </w:t>
            </w:r>
            <w:r>
              <w:t xml:space="preserve">customerType </w:t>
            </w:r>
            <w:r>
              <w:rPr>
                <w:rFonts w:cs="Angsana New"/>
                <w:cs/>
              </w:rPr>
              <w:t>= “</w:t>
            </w:r>
            <w:r>
              <w:t>Post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 xml:space="preserve">” </w:t>
            </w:r>
          </w:p>
          <w:p w:rsidR="00017B8F" w:rsidP="00017B8F" w:rsidRDefault="00017B8F" w14:paraId="1A0BF05F" w14:textId="5550AFF0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ถ้าไม่ใช่ให้ </w:t>
            </w:r>
            <w:r>
              <w:t xml:space="preserve">Invisible </w:t>
            </w:r>
            <w:r>
              <w:rPr>
                <w:rFonts w:hint="cs"/>
                <w:cs/>
              </w:rPr>
              <w:t xml:space="preserve">และทำการ </w:t>
            </w:r>
            <w:r>
              <w:t xml:space="preserve">Clear </w:t>
            </w:r>
            <w:r>
              <w:rPr>
                <w:rFonts w:hint="cs"/>
                <w:cs/>
              </w:rPr>
              <w:t>ข้อมูล</w:t>
            </w:r>
          </w:p>
        </w:tc>
      </w:tr>
      <w:tr w:rsidRPr="008979A8" w:rsidR="00017B8F" w:rsidTr="00CC5B37" w14:paraId="6826B050" w14:textId="77777777">
        <w:trPr>
          <w:trHeight w:val="108"/>
        </w:trPr>
        <w:tc>
          <w:tcPr>
            <w:tcW w:w="848" w:type="pct"/>
          </w:tcPr>
          <w:p w:rsidR="00017B8F" w:rsidP="00017B8F" w:rsidRDefault="00017B8F" w14:paraId="1E6E69CB" w14:textId="051D10F2">
            <w:r w:rsidRPr="004B0876">
              <w:t xml:space="preserve">Matching Fee </w:t>
            </w:r>
            <w:r>
              <w:rPr>
                <w:rFonts w:cs="Angsana New"/>
                <w:cs/>
              </w:rPr>
              <w:t>/</w:t>
            </w:r>
            <w:r w:rsidRPr="004B0876">
              <w:t xml:space="preserve"> Cash Back</w:t>
            </w:r>
          </w:p>
        </w:tc>
        <w:tc>
          <w:tcPr>
            <w:tcW w:w="1078" w:type="pct"/>
          </w:tcPr>
          <w:p w:rsidR="00017B8F" w:rsidP="00017B8F" w:rsidRDefault="00017B8F" w14:paraId="0CDD4054" w14:textId="566B2402">
            <w:r>
              <w:t>Link</w:t>
            </w:r>
          </w:p>
        </w:tc>
        <w:tc>
          <w:tcPr>
            <w:tcW w:w="3074" w:type="pct"/>
          </w:tcPr>
          <w:p w:rsidR="00017B8F" w:rsidP="00017B8F" w:rsidRDefault="00017B8F" w14:paraId="32471940" w14:textId="77777777">
            <w:r>
              <w:rPr>
                <w:rFonts w:hint="cs"/>
                <w:cs/>
              </w:rPr>
              <w:t xml:space="preserve">เมื่อคลิกให้ </w:t>
            </w:r>
            <w:r>
              <w:t xml:space="preserve">Link </w:t>
            </w:r>
            <w:r>
              <w:rPr>
                <w:rFonts w:hint="cs"/>
                <w:cs/>
              </w:rPr>
              <w:t>ไปหน้า</w:t>
            </w:r>
            <w:r>
              <w:rPr>
                <w:rFonts w:cs="Angsana New"/>
                <w:cs/>
              </w:rPr>
              <w:t xml:space="preserve"> </w:t>
            </w:r>
            <w:r w:rsidRPr="004B0876">
              <w:t>Mass Matching Fee and Cash Back</w:t>
            </w:r>
          </w:p>
          <w:p w:rsidR="00017B8F" w:rsidP="00017B8F" w:rsidRDefault="00017B8F" w14:paraId="6CA07F31" w14:textId="46A76C39">
            <w:pPr>
              <w:rPr>
                <w:cs/>
              </w:rPr>
            </w:pPr>
            <w:r>
              <w:t xml:space="preserve">Visible </w:t>
            </w:r>
            <w:r>
              <w:rPr>
                <w:rFonts w:hint="cs"/>
                <w:cs/>
              </w:rPr>
              <w:t>เมื่อ</w:t>
            </w:r>
            <w:r>
              <w:rPr>
                <w:rFonts w:cs="Angsana New"/>
                <w:cs/>
              </w:rPr>
              <w:t xml:space="preserve"> </w:t>
            </w:r>
            <w:r>
              <w:t xml:space="preserve">customerType </w:t>
            </w:r>
            <w:r>
              <w:rPr>
                <w:rFonts w:cs="Angsana New"/>
                <w:cs/>
              </w:rPr>
              <w:t>= “</w:t>
            </w:r>
            <w:r>
              <w:t>Post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cs="CordiaUPC"/>
              </w:rPr>
              <w:t>and Product Class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= “</w:t>
            </w:r>
            <w:r>
              <w:rPr>
                <w:rFonts w:cs="CordiaUPC"/>
              </w:rPr>
              <w:t>Main</w:t>
            </w:r>
            <w:r>
              <w:rPr>
                <w:rFonts w:cs="Angsana New"/>
                <w:cs/>
              </w:rPr>
              <w:t>”</w:t>
            </w:r>
          </w:p>
          <w:p w:rsidR="00017B8F" w:rsidP="00017B8F" w:rsidRDefault="00017B8F" w14:paraId="1EF9971B" w14:textId="643C7DEC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ถ้าไม่ใช่ให้ </w:t>
            </w:r>
            <w:r>
              <w:t xml:space="preserve">Invisible </w:t>
            </w:r>
            <w:r>
              <w:rPr>
                <w:rFonts w:hint="cs"/>
                <w:cs/>
              </w:rPr>
              <w:t xml:space="preserve">และทำการ </w:t>
            </w:r>
            <w:r>
              <w:t xml:space="preserve">Clear </w:t>
            </w:r>
            <w:r>
              <w:rPr>
                <w:rFonts w:hint="cs"/>
                <w:cs/>
              </w:rPr>
              <w:t>ข้อมูล</w:t>
            </w:r>
          </w:p>
        </w:tc>
      </w:tr>
      <w:tr w:rsidRPr="008979A8" w:rsidR="00017B8F" w:rsidTr="00CC5B37" w14:paraId="7434B235" w14:textId="77777777">
        <w:trPr>
          <w:trHeight w:val="108"/>
        </w:trPr>
        <w:tc>
          <w:tcPr>
            <w:tcW w:w="848" w:type="pct"/>
          </w:tcPr>
          <w:p w:rsidR="00017B8F" w:rsidP="00017B8F" w:rsidRDefault="00017B8F" w14:paraId="17B8FA1F" w14:textId="2F22B88B">
            <w:pPr>
              <w:rPr>
                <w:rFonts w:cs="CordiaUPC"/>
                <w:szCs w:val="36"/>
              </w:rPr>
            </w:pPr>
            <w:r>
              <w:t>PO Relation</w:t>
            </w:r>
          </w:p>
        </w:tc>
        <w:tc>
          <w:tcPr>
            <w:tcW w:w="1078" w:type="pct"/>
          </w:tcPr>
          <w:p w:rsidR="00017B8F" w:rsidP="00017B8F" w:rsidRDefault="00017B8F" w14:paraId="2E6031A2" w14:textId="4DA25B39">
            <w:r>
              <w:t>Link</w:t>
            </w:r>
          </w:p>
        </w:tc>
        <w:tc>
          <w:tcPr>
            <w:tcW w:w="3074" w:type="pct"/>
          </w:tcPr>
          <w:p w:rsidR="00017B8F" w:rsidP="00017B8F" w:rsidRDefault="00017B8F" w14:paraId="3B5CDA6F" w14:textId="620E855C">
            <w:r>
              <w:rPr>
                <w:rFonts w:hint="cs"/>
                <w:cs/>
              </w:rPr>
              <w:t xml:space="preserve">เมื่อคลิกให้ </w:t>
            </w:r>
            <w:r>
              <w:t xml:space="preserve">Link </w:t>
            </w:r>
            <w:r>
              <w:rPr>
                <w:rFonts w:hint="cs"/>
                <w:cs/>
              </w:rPr>
              <w:t>ไปหน้า</w:t>
            </w:r>
            <w:r>
              <w:t xml:space="preserve"> Mass Relation</w:t>
            </w:r>
          </w:p>
        </w:tc>
      </w:tr>
      <w:tr w:rsidRPr="008979A8" w:rsidR="00017B8F" w:rsidTr="00CC5B37" w14:paraId="19BBB791" w14:textId="77777777">
        <w:trPr>
          <w:trHeight w:val="108"/>
        </w:trPr>
        <w:tc>
          <w:tcPr>
            <w:tcW w:w="848" w:type="pct"/>
          </w:tcPr>
          <w:p w:rsidR="00017B8F" w:rsidP="00017B8F" w:rsidRDefault="00017B8F" w14:paraId="2BE6F384" w14:textId="022AD32D">
            <w:r>
              <w:t>Commu Touch Point</w:t>
            </w:r>
          </w:p>
        </w:tc>
        <w:tc>
          <w:tcPr>
            <w:tcW w:w="1078" w:type="pct"/>
          </w:tcPr>
          <w:p w:rsidR="00017B8F" w:rsidP="00017B8F" w:rsidRDefault="00017B8F" w14:paraId="5618DBAE" w14:textId="3FF40EB5">
            <w:r>
              <w:t>Link</w:t>
            </w:r>
          </w:p>
        </w:tc>
        <w:tc>
          <w:tcPr>
            <w:tcW w:w="3074" w:type="pct"/>
          </w:tcPr>
          <w:p w:rsidR="00017B8F" w:rsidP="00017B8F" w:rsidRDefault="00017B8F" w14:paraId="12B08A70" w14:textId="10E519CA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เมื่อคลิกให้ </w:t>
            </w:r>
            <w:r>
              <w:t xml:space="preserve">Link </w:t>
            </w:r>
            <w:r>
              <w:rPr>
                <w:rFonts w:hint="cs"/>
                <w:cs/>
              </w:rPr>
              <w:t>ไปหน้า</w:t>
            </w:r>
            <w:r>
              <w:rPr>
                <w:rFonts w:cs="Angsana New"/>
                <w:cs/>
              </w:rPr>
              <w:t xml:space="preserve"> </w:t>
            </w:r>
            <w:r w:rsidRPr="002F7790">
              <w:t xml:space="preserve">Mass </w:t>
            </w:r>
            <w:r>
              <w:t>Commu Touch Point</w:t>
            </w:r>
          </w:p>
        </w:tc>
      </w:tr>
      <w:tr w:rsidRPr="008979A8" w:rsidR="00017B8F" w:rsidTr="00CC5B37" w14:paraId="40CEC49B" w14:textId="77777777">
        <w:trPr>
          <w:trHeight w:val="108"/>
        </w:trPr>
        <w:tc>
          <w:tcPr>
            <w:tcW w:w="848" w:type="pct"/>
          </w:tcPr>
          <w:p w:rsidR="00017B8F" w:rsidP="00017B8F" w:rsidRDefault="00017B8F" w14:paraId="6BE972E6" w14:textId="6C506944">
            <w:r>
              <w:t>Other Privilege</w:t>
            </w:r>
          </w:p>
        </w:tc>
        <w:tc>
          <w:tcPr>
            <w:tcW w:w="1078" w:type="pct"/>
          </w:tcPr>
          <w:p w:rsidR="00017B8F" w:rsidP="00017B8F" w:rsidRDefault="00017B8F" w14:paraId="75E9C74E" w14:textId="56142486">
            <w:r>
              <w:t>Link</w:t>
            </w:r>
          </w:p>
        </w:tc>
        <w:tc>
          <w:tcPr>
            <w:tcW w:w="3074" w:type="pct"/>
          </w:tcPr>
          <w:p w:rsidR="00017B8F" w:rsidP="00017B8F" w:rsidRDefault="00017B8F" w14:paraId="248FEEF4" w14:textId="79E68ECA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เมื่อคลิกให้ </w:t>
            </w:r>
            <w:r>
              <w:t xml:space="preserve">Link </w:t>
            </w:r>
            <w:r>
              <w:rPr>
                <w:rFonts w:hint="cs"/>
                <w:cs/>
              </w:rPr>
              <w:t>ไปหน้า</w:t>
            </w:r>
            <w:r>
              <w:rPr>
                <w:rFonts w:cs="Angsana New"/>
                <w:cs/>
              </w:rPr>
              <w:t xml:space="preserve"> </w:t>
            </w:r>
            <w:r w:rsidRPr="002F7790">
              <w:t xml:space="preserve">Mass </w:t>
            </w:r>
            <w:r>
              <w:t>Other Privilege</w:t>
            </w:r>
          </w:p>
        </w:tc>
      </w:tr>
      <w:tr w:rsidRPr="008979A8" w:rsidR="00017B8F" w:rsidTr="00CC5B37" w14:paraId="028E65D8" w14:textId="77777777">
        <w:trPr>
          <w:trHeight w:val="108"/>
        </w:trPr>
        <w:tc>
          <w:tcPr>
            <w:tcW w:w="848" w:type="pct"/>
          </w:tcPr>
          <w:p w:rsidR="00017B8F" w:rsidP="00017B8F" w:rsidRDefault="00017B8F" w14:paraId="72308BD3" w14:textId="7343639C">
            <w:r>
              <w:t>Revenue Sharing</w:t>
            </w:r>
          </w:p>
        </w:tc>
        <w:tc>
          <w:tcPr>
            <w:tcW w:w="1078" w:type="pct"/>
          </w:tcPr>
          <w:p w:rsidR="00017B8F" w:rsidP="00017B8F" w:rsidRDefault="00017B8F" w14:paraId="4B711E87" w14:textId="50286F0F">
            <w:r>
              <w:t>Link</w:t>
            </w:r>
          </w:p>
        </w:tc>
        <w:tc>
          <w:tcPr>
            <w:tcW w:w="3074" w:type="pct"/>
          </w:tcPr>
          <w:p w:rsidR="00017B8F" w:rsidP="00017B8F" w:rsidRDefault="00017B8F" w14:paraId="4892FFA8" w14:textId="77777777">
            <w:r>
              <w:rPr>
                <w:rFonts w:hint="cs"/>
                <w:cs/>
              </w:rPr>
              <w:t xml:space="preserve">เมื่อคลิกให้ </w:t>
            </w:r>
            <w:r>
              <w:t xml:space="preserve">Link </w:t>
            </w:r>
            <w:r>
              <w:rPr>
                <w:rFonts w:hint="cs"/>
                <w:cs/>
              </w:rPr>
              <w:t>ไปหน้า</w:t>
            </w:r>
            <w:r>
              <w:t xml:space="preserve"> Mass Revenue Sharing</w:t>
            </w:r>
          </w:p>
          <w:p w:rsidR="00017B8F" w:rsidP="00017B8F" w:rsidRDefault="00017B8F" w14:paraId="5F6D233C" w14:textId="50E08318">
            <w:r>
              <w:t xml:space="preserve">Visible </w:t>
            </w:r>
            <w:r>
              <w:rPr>
                <w:rFonts w:hint="cs"/>
                <w:cs/>
              </w:rPr>
              <w:t>เมื่อ</w:t>
            </w:r>
          </w:p>
          <w:p w:rsidR="00017B8F" w:rsidP="00017B8F" w:rsidRDefault="00017B8F" w14:paraId="5012177E" w14:textId="0AACF8D3">
            <w:pPr>
              <w:pStyle w:val="ListParagraph"/>
              <w:numPr>
                <w:ilvl w:val="0"/>
                <w:numId w:val="407"/>
              </w:numPr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poGroup </w:t>
            </w:r>
            <w:r>
              <w:rPr>
                <w:rFonts w:cs="CordiaUPC"/>
                <w:cs/>
              </w:rPr>
              <w:t>= “</w:t>
            </w:r>
            <w:r>
              <w:t>Music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หรือ </w:t>
            </w:r>
            <w:r>
              <w:rPr>
                <w:rFonts w:cs="CordiaUPC"/>
                <w:cs/>
              </w:rPr>
              <w:t>“</w:t>
            </w:r>
            <w:r>
              <w:t>AR</w:t>
            </w:r>
            <w:r>
              <w:rPr>
                <w:rFonts w:cs="CordiaUPC"/>
                <w:cs/>
              </w:rPr>
              <w:t>-</w:t>
            </w:r>
            <w:r>
              <w:t>VR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หรือ </w:t>
            </w:r>
            <w:r>
              <w:rPr>
                <w:rFonts w:cs="CordiaUPC"/>
                <w:cs/>
              </w:rPr>
              <w:t>“</w:t>
            </w:r>
            <w:r>
              <w:t>Entertainment Partnership</w:t>
            </w:r>
            <w:r>
              <w:rPr>
                <w:rFonts w:cs="CordiaUPC"/>
                <w:cs/>
              </w:rPr>
              <w:t>”</w:t>
            </w:r>
          </w:p>
          <w:p w:rsidR="00017B8F" w:rsidP="00017B8F" w:rsidRDefault="00017B8F" w14:paraId="4DAD0B11" w14:textId="1757713C">
            <w:pPr>
              <w:pStyle w:val="ListParagraph"/>
              <w:numPr>
                <w:ilvl w:val="0"/>
                <w:numId w:val="407"/>
              </w:numPr>
              <w:rPr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poGroup </w:t>
            </w:r>
            <w:r>
              <w:rPr>
                <w:rFonts w:cs="CordiaUPC"/>
                <w:cs/>
              </w:rPr>
              <w:t>= “</w:t>
            </w:r>
            <w:r>
              <w:t>Mobile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Product Specification </w:t>
            </w:r>
            <w:r>
              <w:rPr>
                <w:rFonts w:hint="cs"/>
                <w:cs/>
              </w:rPr>
              <w:t xml:space="preserve">ประกอบด้วย </w:t>
            </w:r>
            <w:r>
              <w:t xml:space="preserve">lov_val3 </w:t>
            </w:r>
            <w:r>
              <w:rPr>
                <w:cs/>
              </w:rPr>
              <w:br/>
            </w:r>
            <w:r>
              <w:rPr>
                <w:rFonts w:hint="cs"/>
                <w:cs/>
              </w:rPr>
              <w:t>โดย</w:t>
            </w:r>
            <w:r w:rsidRPr="00B773F1">
              <w:rPr>
                <w:rFonts w:cs="Angsana New"/>
                <w:cs/>
              </w:rPr>
              <w:t>ดึงข้อมูล</w:t>
            </w:r>
            <w:r>
              <w:t xml:space="preserve"> lov_val3 </w:t>
            </w:r>
            <w:r w:rsidRPr="00B773F1">
              <w:rPr>
                <w:rFonts w:cs="Angsana New"/>
                <w:cs/>
              </w:rPr>
              <w:t>จาก</w:t>
            </w:r>
            <w:r w:rsidRPr="00493D46">
              <w:rPr>
                <w:rFonts w:cs="CordiaUPC"/>
              </w:rPr>
              <w:t xml:space="preserve">DB </w:t>
            </w:r>
            <w:r w:rsidRPr="00B773F1">
              <w:rPr>
                <w:rFonts w:cs="Angsana New"/>
                <w:cs/>
              </w:rPr>
              <w:t xml:space="preserve">ที่ </w:t>
            </w:r>
            <w:r w:rsidRPr="00493D46">
              <w:rPr>
                <w:rFonts w:cs="CordiaUPC"/>
              </w:rPr>
              <w:t xml:space="preserve">Table FLW_CFG_LOV </w:t>
            </w:r>
            <w:r w:rsidRPr="00B773F1">
              <w:rPr>
                <w:rFonts w:cs="Angsana New"/>
                <w:cs/>
              </w:rPr>
              <w:t xml:space="preserve">โดย </w:t>
            </w:r>
            <w:r w:rsidRPr="00493D46">
              <w:rPr>
                <w:rFonts w:cs="CordiaUPC"/>
              </w:rPr>
              <w:t xml:space="preserve">group_type </w:t>
            </w:r>
            <w:r w:rsidRPr="00B773F1">
              <w:rPr>
                <w:rFonts w:cs="Angsana New"/>
                <w:cs/>
              </w:rPr>
              <w:t xml:space="preserve">= </w:t>
            </w:r>
            <w:r>
              <w:rPr>
                <w:rFonts w:cs="CordiaUPC"/>
                <w:cs/>
              </w:rPr>
              <w:t>“</w:t>
            </w:r>
            <w:r w:rsidRPr="00493D46">
              <w:rPr>
                <w:rFonts w:cs="CordiaUPC"/>
              </w:rPr>
              <w:t>Condition Show Revenue Sharing Tab</w:t>
            </w:r>
            <w:r>
              <w:rPr>
                <w:rFonts w:cs="CordiaUPC"/>
                <w:cs/>
              </w:rPr>
              <w:t>”</w:t>
            </w:r>
            <w:r w:rsidRPr="00941B3A">
              <w:rPr>
                <w:rFonts w:cs="Angsana New"/>
                <w:cs/>
              </w:rPr>
              <w:t xml:space="preserve"> </w:t>
            </w:r>
            <w:r w:rsidRPr="00C0094B">
              <w:rPr>
                <w:rFonts w:hint="cs" w:cs="Angsana New"/>
                <w:cs/>
              </w:rPr>
              <w:t xml:space="preserve">และ </w:t>
            </w:r>
            <w:r w:rsidRPr="00493D46">
              <w:rPr>
                <w:rFonts w:cs="CordiaUPC"/>
              </w:rPr>
              <w:t xml:space="preserve">lov_display </w:t>
            </w:r>
            <w:r w:rsidRPr="00493D46">
              <w:rPr>
                <w:rFonts w:cs="CordiaUPC"/>
                <w:cs/>
              </w:rPr>
              <w:t>=</w:t>
            </w:r>
            <w:r w:rsidRPr="00B773F1">
              <w:rPr>
                <w:rFonts w:cs="Angsana New"/>
                <w:cs/>
              </w:rPr>
              <w:t xml:space="preserve"> </w:t>
            </w:r>
            <w:r>
              <w:rPr>
                <w:rFonts w:cs="CordiaUPC"/>
                <w:cs/>
              </w:rPr>
              <w:t>“</w:t>
            </w:r>
            <w:r>
              <w:t>Mobile</w:t>
            </w:r>
            <w:r>
              <w:rPr>
                <w:rFonts w:cs="CordiaUPC"/>
                <w:cs/>
              </w:rPr>
              <w:t>”</w:t>
            </w:r>
            <w:r w:rsidRPr="00493D46">
              <w:rPr>
                <w:rFonts w:cs="CordiaUPC"/>
                <w:cs/>
              </w:rPr>
              <w:t xml:space="preserve"> </w:t>
            </w:r>
          </w:p>
        </w:tc>
      </w:tr>
      <w:tr w:rsidRPr="008979A8" w:rsidR="00017B8F" w:rsidTr="00CC5B37" w14:paraId="4E3C9AB7" w14:textId="77777777">
        <w:trPr>
          <w:trHeight w:val="108"/>
        </w:trPr>
        <w:tc>
          <w:tcPr>
            <w:tcW w:w="848" w:type="pct"/>
          </w:tcPr>
          <w:p w:rsidR="00017B8F" w:rsidP="00017B8F" w:rsidRDefault="00017B8F" w14:paraId="6B0EED6E" w14:textId="1CB927BF">
            <w:r>
              <w:t xml:space="preserve">Discount </w:t>
            </w:r>
          </w:p>
        </w:tc>
        <w:tc>
          <w:tcPr>
            <w:tcW w:w="1078" w:type="pct"/>
          </w:tcPr>
          <w:p w:rsidR="00017B8F" w:rsidP="00017B8F" w:rsidRDefault="00017B8F" w14:paraId="36B78B93" w14:textId="77777777"/>
        </w:tc>
        <w:tc>
          <w:tcPr>
            <w:tcW w:w="3074" w:type="pct"/>
          </w:tcPr>
          <w:p w:rsidR="00017B8F" w:rsidP="00017B8F" w:rsidRDefault="00017B8F" w14:paraId="1997EA0B" w14:textId="44A4A6CE">
            <w:r>
              <w:rPr>
                <w:rFonts w:hint="cs"/>
                <w:cs/>
              </w:rPr>
              <w:t xml:space="preserve">เมื่อคลิกให้ </w:t>
            </w:r>
            <w:r>
              <w:t xml:space="preserve">Link </w:t>
            </w:r>
            <w:r>
              <w:rPr>
                <w:rFonts w:hint="cs"/>
                <w:cs/>
              </w:rPr>
              <w:t>ไปหน้า</w:t>
            </w:r>
            <w:r>
              <w:rPr>
                <w:rFonts w:cs="CordiaUPC"/>
                <w:cs/>
              </w:rPr>
              <w:t xml:space="preserve"> </w:t>
            </w:r>
            <w:r w:rsidRPr="008344F9">
              <w:t>IR Discount</w:t>
            </w:r>
          </w:p>
          <w:p w:rsidR="00017B8F" w:rsidP="00017B8F" w:rsidRDefault="00017B8F" w14:paraId="73FA5819" w14:textId="77777777">
            <w:r>
              <w:t xml:space="preserve">Visible </w:t>
            </w:r>
            <w:r>
              <w:rPr>
                <w:rFonts w:hint="cs"/>
                <w:cs/>
              </w:rPr>
              <w:t>เมื่อ</w:t>
            </w:r>
          </w:p>
          <w:p w:rsidR="00017B8F" w:rsidP="00017B8F" w:rsidRDefault="00017B8F" w14:paraId="3A724E8F" w14:textId="3861C38E">
            <w:pPr>
              <w:pStyle w:val="ListParagraph"/>
              <w:numPr>
                <w:ilvl w:val="0"/>
                <w:numId w:val="485"/>
              </w:numPr>
              <w:rPr>
                <w:cs/>
              </w:rPr>
            </w:pPr>
            <w:r w:rsidRPr="00363B2F">
              <w:rPr>
                <w:rFonts w:cs="Angsana New"/>
              </w:rPr>
              <w:t xml:space="preserve">Promotion Group </w:t>
            </w:r>
            <w:r w:rsidRPr="00363B2F">
              <w:rPr>
                <w:rFonts w:cs="Angsana New"/>
                <w:cs/>
              </w:rPr>
              <w:t xml:space="preserve">มีค่าเป็น </w:t>
            </w:r>
            <w:r w:rsidRPr="00363B2F">
              <w:rPr>
                <w:rFonts w:cs="CordiaUPC"/>
                <w:cs/>
              </w:rPr>
              <w:t>“</w:t>
            </w:r>
            <w:r w:rsidRPr="00363B2F">
              <w:rPr>
                <w:rFonts w:cs="Angsana New"/>
              </w:rPr>
              <w:t>IR</w:t>
            </w:r>
            <w:r w:rsidRPr="00363B2F">
              <w:rPr>
                <w:rFonts w:cs="CordiaUPC"/>
                <w:cs/>
              </w:rPr>
              <w:t>”</w:t>
            </w:r>
          </w:p>
        </w:tc>
      </w:tr>
      <w:tr w:rsidRPr="008979A8" w:rsidR="00017B8F" w:rsidTr="00CC5B37" w14:paraId="0DA80717" w14:textId="77777777">
        <w:trPr>
          <w:trHeight w:val="108"/>
        </w:trPr>
        <w:tc>
          <w:tcPr>
            <w:tcW w:w="848" w:type="pct"/>
          </w:tcPr>
          <w:p w:rsidR="00017B8F" w:rsidP="00017B8F" w:rsidRDefault="00017B8F" w14:paraId="10792CBB" w14:textId="5DA8E8EC">
            <w:r>
              <w:t>Charge Partner</w:t>
            </w:r>
          </w:p>
        </w:tc>
        <w:tc>
          <w:tcPr>
            <w:tcW w:w="1078" w:type="pct"/>
          </w:tcPr>
          <w:p w:rsidR="00017B8F" w:rsidP="00017B8F" w:rsidRDefault="00017B8F" w14:paraId="13B5C346" w14:textId="33FC9920">
            <w:r>
              <w:t>Link</w:t>
            </w:r>
          </w:p>
        </w:tc>
        <w:tc>
          <w:tcPr>
            <w:tcW w:w="3074" w:type="pct"/>
          </w:tcPr>
          <w:p w:rsidR="00017B8F" w:rsidP="00017B8F" w:rsidRDefault="00017B8F" w14:paraId="3F1116E4" w14:textId="7C8B2FF8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เมื่อคลิกให้ </w:t>
            </w:r>
            <w:r>
              <w:t xml:space="preserve">Link </w:t>
            </w:r>
            <w:r>
              <w:rPr>
                <w:rFonts w:hint="cs"/>
                <w:cs/>
              </w:rPr>
              <w:t>ไปหน้า</w:t>
            </w:r>
            <w:r>
              <w:t xml:space="preserve"> Mass Charge Partner</w:t>
            </w:r>
            <w:r w:rsidRPr="00493D46">
              <w:rPr>
                <w:rFonts w:cs="CordiaUPC"/>
                <w:cs/>
              </w:rPr>
              <w:t xml:space="preserve"> </w:t>
            </w:r>
          </w:p>
        </w:tc>
      </w:tr>
      <w:tr w:rsidRPr="008979A8" w:rsidR="00017B8F" w:rsidTr="00CC5B37" w14:paraId="68EE1189" w14:textId="77777777">
        <w:trPr>
          <w:trHeight w:val="108"/>
        </w:trPr>
        <w:tc>
          <w:tcPr>
            <w:tcW w:w="848" w:type="pct"/>
          </w:tcPr>
          <w:p w:rsidR="00017B8F" w:rsidP="00017B8F" w:rsidRDefault="00017B8F" w14:paraId="3D350BCF" w14:textId="59828B88">
            <w:r>
              <w:t>Additional Info</w:t>
            </w:r>
          </w:p>
        </w:tc>
        <w:tc>
          <w:tcPr>
            <w:tcW w:w="1078" w:type="pct"/>
          </w:tcPr>
          <w:p w:rsidR="00017B8F" w:rsidP="00017B8F" w:rsidRDefault="00017B8F" w14:paraId="3712DABE" w14:textId="6ECA1488">
            <w:r>
              <w:t>Link</w:t>
            </w:r>
          </w:p>
        </w:tc>
        <w:tc>
          <w:tcPr>
            <w:tcW w:w="3074" w:type="pct"/>
          </w:tcPr>
          <w:p w:rsidR="00017B8F" w:rsidP="00017B8F" w:rsidRDefault="00017B8F" w14:paraId="5B20D83B" w14:textId="0134475C">
            <w:r>
              <w:rPr>
                <w:rFonts w:hint="cs"/>
                <w:cs/>
              </w:rPr>
              <w:t xml:space="preserve">เมื่อคลิกให้ </w:t>
            </w:r>
            <w:r>
              <w:t xml:space="preserve">Link </w:t>
            </w:r>
            <w:r>
              <w:rPr>
                <w:rFonts w:hint="cs"/>
                <w:cs/>
              </w:rPr>
              <w:t>ไปหน้า</w:t>
            </w:r>
            <w:r>
              <w:rPr>
                <w:rFonts w:cs="Angsana New"/>
                <w:cs/>
              </w:rPr>
              <w:t xml:space="preserve"> </w:t>
            </w:r>
            <w:r w:rsidRPr="002F7790">
              <w:t>Mass Additional Info</w:t>
            </w:r>
          </w:p>
          <w:p w:rsidR="00017B8F" w:rsidP="00017B8F" w:rsidRDefault="00017B8F" w14:paraId="695E7CFE" w14:textId="085560A5">
            <w:pPr>
              <w:rPr>
                <w:cs/>
              </w:rPr>
            </w:pPr>
            <w:r>
              <w:t>Invisible</w:t>
            </w:r>
          </w:p>
        </w:tc>
      </w:tr>
      <w:tr w:rsidRPr="008979A8" w:rsidR="00017B8F" w:rsidTr="00CC5B37" w14:paraId="1C28C21F" w14:textId="77777777">
        <w:trPr>
          <w:trHeight w:val="108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017B8F" w:rsidP="00017B8F" w:rsidRDefault="00017B8F" w14:paraId="0626DE3F" w14:textId="5A041A76">
            <w:pPr>
              <w:pStyle w:val="HeaderTable"/>
            </w:pPr>
            <w:r>
              <w:t>End Tab Section</w:t>
            </w:r>
          </w:p>
        </w:tc>
      </w:tr>
    </w:tbl>
    <w:p w:rsidRPr="000E1B22" w:rsidR="000E1B22" w:rsidP="000E1B22" w:rsidRDefault="000E1B22" w14:paraId="2E072A21" w14:textId="77777777"/>
    <w:p w:rsidR="005D41CA" w:rsidP="005D41CA" w:rsidRDefault="005D41CA" w14:paraId="35A63B3F" w14:textId="45979CF9">
      <w:pPr>
        <w:pStyle w:val="Heading3"/>
        <w:numPr>
          <w:ilvl w:val="0"/>
          <w:numId w:val="382"/>
        </w:numPr>
        <w:rPr>
          <w:rFonts w:ascii="CordiaUPC" w:hAnsi="CordiaUPC" w:cs="CordiaUPC"/>
          <w:sz w:val="32"/>
          <w:szCs w:val="32"/>
        </w:rPr>
      </w:pPr>
      <w:r w:rsidRPr="005933EC">
        <w:rPr>
          <w:rFonts w:ascii="CordiaUPC" w:hAnsi="CordiaUPC" w:cs="Angsana New"/>
          <w:sz w:val="32"/>
          <w:szCs w:val="32"/>
          <w:cs/>
        </w:rPr>
        <w:t xml:space="preserve">ตาราง </w:t>
      </w:r>
      <w:r w:rsidRPr="005933EC">
        <w:rPr>
          <w:rFonts w:ascii="CordiaUPC" w:hAnsi="CordiaUPC" w:cs="CordiaUPC"/>
          <w:sz w:val="32"/>
          <w:szCs w:val="32"/>
        </w:rPr>
        <w:t xml:space="preserve">Logic </w:t>
      </w:r>
      <w:r w:rsidRPr="005933EC">
        <w:rPr>
          <w:rFonts w:ascii="CordiaUPC" w:hAnsi="CordiaUPC" w:cs="Angsana New"/>
          <w:sz w:val="32"/>
          <w:szCs w:val="32"/>
          <w:cs/>
        </w:rPr>
        <w:t xml:space="preserve">ของ </w:t>
      </w:r>
      <w:r w:rsidRPr="005933EC">
        <w:rPr>
          <w:rFonts w:ascii="CordiaUPC" w:hAnsi="CordiaUPC" w:cs="CordiaUPC"/>
          <w:sz w:val="32"/>
          <w:szCs w:val="32"/>
        </w:rPr>
        <w:t>PerformanceCategory</w:t>
      </w:r>
      <w:r w:rsidR="00467A5E">
        <w:rPr>
          <w:rFonts w:ascii="CordiaUPC" w:hAnsi="CordiaUPC" w:cs="CordiaUPC"/>
          <w:sz w:val="32"/>
          <w:szCs w:val="32"/>
        </w:rPr>
        <w:t xml:space="preserve"> Mobile</w:t>
      </w:r>
    </w:p>
    <w:tbl>
      <w:tblPr>
        <w:tblW w:w="7261" w:type="dxa"/>
        <w:tblInd w:w="10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16"/>
        <w:gridCol w:w="1241"/>
        <w:gridCol w:w="1410"/>
        <w:gridCol w:w="2094"/>
      </w:tblGrid>
      <w:tr w:rsidRPr="001624DE" w:rsidR="005D41CA" w:rsidTr="00E64372" w14:paraId="6D85841A" w14:textId="77777777">
        <w:trPr>
          <w:trHeight w:val="253"/>
        </w:trPr>
        <w:tc>
          <w:tcPr>
            <w:tcW w:w="2516" w:type="dxa"/>
            <w:tcBorders>
              <w:top w:val="single" w:color="auto" w:sz="8" w:space="0"/>
              <w:left w:val="single" w:color="auto" w:sz="8" w:space="0"/>
              <w:bottom w:val="single" w:color="000000" w:sz="8" w:space="0"/>
              <w:right w:val="single" w:color="auto" w:sz="8" w:space="0"/>
            </w:tcBorders>
            <w:shd w:val="clear" w:color="auto" w:fill="92D05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D41CA" w:rsidP="005D41CA" w:rsidRDefault="005D41CA" w14:paraId="453BBD66" w14:textId="77777777">
            <w:pPr>
              <w:pStyle w:val="HeaderTable"/>
              <w:jc w:val="right"/>
            </w:pPr>
            <w:r>
              <w:rPr>
                <w:noProof/>
                <w:lang w:bidi="th-TH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6B364D4F" wp14:editId="1D40C736">
                      <wp:simplePos x="0" y="0"/>
                      <wp:positionH relativeFrom="column">
                        <wp:posOffset>-70485</wp:posOffset>
                      </wp:positionH>
                      <wp:positionV relativeFrom="paragraph">
                        <wp:posOffset>2539</wp:posOffset>
                      </wp:positionV>
                      <wp:extent cx="1619250" cy="1019175"/>
                      <wp:effectExtent l="0" t="0" r="19050" b="28575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19250" cy="1019175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 w14:anchorId="2FB247D5">
                    <v:line id="Straight Connector 3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13]" from="-5.55pt,.2pt" to="121.95pt,80.45pt" w14:anchorId="6865CEE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"/>
                  </w:pict>
                </mc:Fallback>
              </mc:AlternateContent>
            </w:r>
            <w:r>
              <w:t>Product Specification Category Type</w:t>
            </w:r>
          </w:p>
          <w:p w:rsidR="005D41CA" w:rsidP="005D41CA" w:rsidRDefault="005D41CA" w14:paraId="1FDDBFE8" w14:textId="77777777">
            <w:pPr>
              <w:pStyle w:val="HeaderTable"/>
            </w:pPr>
          </w:p>
          <w:p w:rsidR="005D41CA" w:rsidP="005D41CA" w:rsidRDefault="005D41CA" w14:paraId="1917F68F" w14:textId="77777777">
            <w:pPr>
              <w:pStyle w:val="HeaderTable"/>
            </w:pPr>
            <w:r w:rsidRPr="001624DE">
              <w:t xml:space="preserve">Performance </w:t>
            </w:r>
          </w:p>
          <w:p w:rsidRPr="001624DE" w:rsidR="005D41CA" w:rsidP="005D41CA" w:rsidRDefault="005D41CA" w14:paraId="475A862B" w14:textId="77777777">
            <w:pPr>
              <w:pStyle w:val="HeaderTable"/>
              <w:rPr>
                <w:rFonts w:eastAsiaTheme="minorHAnsi"/>
                <w:lang w:bidi="th-TH"/>
              </w:rPr>
            </w:pPr>
            <w:r w:rsidRPr="001624DE">
              <w:t>Category</w:t>
            </w:r>
          </w:p>
        </w:tc>
        <w:tc>
          <w:tcPr>
            <w:tcW w:w="1241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D41CA" w:rsidP="005D41CA" w:rsidRDefault="005D41CA" w14:paraId="76D9FEA1" w14:textId="77777777">
            <w:pPr>
              <w:pStyle w:val="HeaderTable"/>
              <w:jc w:val="center"/>
              <w:rPr>
                <w:rFonts w:eastAsiaTheme="minorHAnsi"/>
                <w:lang w:bidi="th-TH"/>
              </w:rPr>
            </w:pPr>
            <w:r w:rsidRPr="001624DE">
              <w:t>Voice</w:t>
            </w:r>
          </w:p>
          <w:p w:rsidR="005D41CA" w:rsidP="005D41CA" w:rsidRDefault="005D41CA" w14:paraId="240A4C9E" w14:textId="77777777">
            <w:pPr>
              <w:pStyle w:val="HeaderTable"/>
              <w:jc w:val="center"/>
              <w:rPr>
                <w:rFonts w:eastAsiaTheme="minorHAnsi"/>
                <w:lang w:bidi="th-TH"/>
              </w:rPr>
            </w:pPr>
            <w:r w:rsidRPr="001624DE">
              <w:t>SMS</w:t>
            </w:r>
          </w:p>
          <w:p w:rsidRPr="001624DE" w:rsidR="005D41CA" w:rsidP="005D41CA" w:rsidRDefault="005D41CA" w14:paraId="3A2A130E" w14:textId="77777777">
            <w:pPr>
              <w:pStyle w:val="HeaderTable"/>
              <w:jc w:val="center"/>
              <w:rPr>
                <w:rFonts w:eastAsiaTheme="minorHAnsi"/>
                <w:lang w:bidi="th-TH"/>
              </w:rPr>
            </w:pPr>
            <w:r w:rsidRPr="001624DE">
              <w:t>MMS</w:t>
            </w:r>
          </w:p>
        </w:tc>
        <w:tc>
          <w:tcPr>
            <w:tcW w:w="1410" w:type="dxa"/>
            <w:tcBorders>
              <w:top w:val="single" w:color="auto" w:sz="8" w:space="0"/>
              <w:left w:val="nil"/>
              <w:bottom w:val="single" w:color="000000" w:sz="8" w:space="0"/>
              <w:right w:val="single" w:color="auto" w:sz="8" w:space="0"/>
            </w:tcBorders>
            <w:shd w:val="clear" w:color="auto" w:fill="92D05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D41CA" w:rsidP="005D41CA" w:rsidRDefault="005D41CA" w14:paraId="7B29C8C3" w14:textId="77777777">
            <w:pPr>
              <w:pStyle w:val="HeaderTable"/>
              <w:jc w:val="center"/>
            </w:pPr>
            <w:r w:rsidRPr="001624DE">
              <w:t>Internet</w:t>
            </w:r>
          </w:p>
          <w:p w:rsidRPr="001624DE" w:rsidR="005D41CA" w:rsidP="005D41CA" w:rsidRDefault="005D41CA" w14:paraId="0D07E863" w14:textId="77777777">
            <w:pPr>
              <w:pStyle w:val="HeaderTable"/>
              <w:jc w:val="center"/>
              <w:rPr>
                <w:rFonts w:eastAsiaTheme="minorHAnsi"/>
                <w:lang w:bidi="th-TH"/>
              </w:rPr>
            </w:pPr>
            <w:r>
              <w:t>Vertical App</w:t>
            </w:r>
          </w:p>
        </w:tc>
        <w:tc>
          <w:tcPr>
            <w:tcW w:w="2094" w:type="dxa"/>
            <w:tcBorders>
              <w:top w:val="single" w:color="auto" w:sz="8" w:space="0"/>
              <w:left w:val="nil"/>
              <w:bottom w:val="single" w:color="000000" w:sz="8" w:space="0"/>
              <w:right w:val="single" w:color="auto" w:sz="8" w:space="0"/>
            </w:tcBorders>
            <w:shd w:val="clear" w:color="auto" w:fill="92D05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D41CA" w:rsidP="005D41CA" w:rsidRDefault="005D41CA" w14:paraId="036AE813" w14:textId="77777777">
            <w:pPr>
              <w:pStyle w:val="HeaderTable"/>
              <w:jc w:val="center"/>
            </w:pPr>
            <w:r>
              <w:t>WiFi</w:t>
            </w:r>
          </w:p>
          <w:p w:rsidRPr="00E4341A" w:rsidR="00671654" w:rsidP="000C54E5" w:rsidRDefault="005D41CA" w14:paraId="352BD48A" w14:textId="459F1A32">
            <w:pPr>
              <w:pStyle w:val="HeaderTable"/>
              <w:jc w:val="center"/>
              <w:rPr>
                <w:lang w:bidi="th-TH"/>
              </w:rPr>
            </w:pPr>
            <w:r w:rsidRPr="001624DE">
              <w:t>Content</w:t>
            </w:r>
          </w:p>
        </w:tc>
      </w:tr>
      <w:tr w:rsidRPr="001624DE" w:rsidR="005D41CA" w:rsidTr="00E64372" w14:paraId="026245A1" w14:textId="77777777">
        <w:trPr>
          <w:trHeight w:val="267"/>
        </w:trPr>
        <w:tc>
          <w:tcPr>
            <w:tcW w:w="2516" w:type="dxa"/>
            <w:vMerge w:val="restart"/>
            <w:tcBorders>
              <w:top w:val="nil"/>
              <w:left w:val="single" w:color="auto" w:sz="8" w:space="0"/>
              <w:right w:val="single" w:color="auto" w:sz="8" w:space="0"/>
            </w:tcBorders>
            <w:shd w:val="clear" w:color="auto" w:fill="C4D79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Pr="001624DE" w:rsidR="005D41CA" w:rsidP="005D41CA" w:rsidRDefault="005D41CA" w14:paraId="3629CEB6" w14:textId="77777777">
            <w:pPr>
              <w:pStyle w:val="HeaderTable"/>
              <w:spacing w:before="0" w:after="0"/>
              <w:rPr>
                <w:rFonts w:eastAsiaTheme="minorHAnsi"/>
                <w:lang w:bidi="th-TH"/>
              </w:rPr>
            </w:pPr>
            <w:r w:rsidRPr="001624DE">
              <w:t>Voice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1624DE" w:rsidR="005D41CA" w:rsidP="005D41CA" w:rsidRDefault="005D41CA" w14:paraId="7CEBD9EE" w14:textId="77777777">
            <w:pPr>
              <w:spacing w:after="0"/>
              <w:jc w:val="center"/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22461E">
              <w:rPr>
                <w:rFonts w:ascii="Wingdings" w:hAnsi="Wingdings" w:eastAsia="Wingdings" w:cs="Wingdings"/>
              </w:rPr>
              <w:t>ü</w:t>
            </w:r>
          </w:p>
        </w:tc>
        <w:tc>
          <w:tcPr>
            <w:tcW w:w="141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1624DE" w:rsidR="005D41CA" w:rsidP="005D41CA" w:rsidRDefault="005D41CA" w14:paraId="7F147A0A" w14:textId="77777777">
            <w:pPr>
              <w:spacing w:after="0"/>
              <w:jc w:val="center"/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1624DE" w:rsidR="005D41CA" w:rsidP="005D41CA" w:rsidRDefault="005D41CA" w14:paraId="4F9AD821" w14:textId="77777777">
            <w:pPr>
              <w:spacing w:after="0"/>
              <w:jc w:val="center"/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</w:p>
        </w:tc>
      </w:tr>
      <w:tr w:rsidRPr="001624DE" w:rsidR="005D41CA" w:rsidTr="00E64372" w14:paraId="3243B276" w14:textId="77777777">
        <w:trPr>
          <w:trHeight w:val="267"/>
        </w:trPr>
        <w:tc>
          <w:tcPr>
            <w:tcW w:w="2516" w:type="dxa"/>
            <w:vMerge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C4D79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1624DE" w:rsidR="005D41CA" w:rsidP="005D41CA" w:rsidRDefault="005D41CA" w14:paraId="0F15EA96" w14:textId="77777777">
            <w:pPr>
              <w:pStyle w:val="HeaderTable"/>
              <w:spacing w:before="0" w:after="0"/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22461E" w:rsidR="005D41CA" w:rsidP="005D41CA" w:rsidRDefault="005D41CA" w14:paraId="56D53FB4" w14:textId="77777777">
            <w:pPr>
              <w:spacing w:after="0"/>
              <w:jc w:val="center"/>
            </w:pPr>
            <w:r w:rsidRPr="0022461E">
              <w:rPr>
                <w:rFonts w:ascii="Wingdings" w:hAnsi="Wingdings" w:eastAsia="Wingdings" w:cs="Wingdings"/>
              </w:rPr>
              <w:t>ü</w:t>
            </w:r>
          </w:p>
        </w:tc>
        <w:tc>
          <w:tcPr>
            <w:tcW w:w="141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1624DE" w:rsidR="005D41CA" w:rsidP="005D41CA" w:rsidRDefault="005D41CA" w14:paraId="4DF9CA9C" w14:textId="77777777">
            <w:pPr>
              <w:spacing w:after="0"/>
              <w:jc w:val="center"/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1624DE" w:rsidR="005D41CA" w:rsidP="005D41CA" w:rsidRDefault="005D41CA" w14:paraId="02DEA3EF" w14:textId="77777777">
            <w:pPr>
              <w:spacing w:after="0"/>
              <w:jc w:val="center"/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22461E">
              <w:rPr>
                <w:rFonts w:ascii="Wingdings" w:hAnsi="Wingdings" w:eastAsia="Wingdings" w:cs="Wingdings"/>
              </w:rPr>
              <w:t>ü</w:t>
            </w:r>
          </w:p>
        </w:tc>
      </w:tr>
      <w:tr w:rsidRPr="001624DE" w:rsidR="005D41CA" w:rsidTr="00E64372" w14:paraId="14543E95" w14:textId="77777777">
        <w:trPr>
          <w:trHeight w:val="267"/>
        </w:trPr>
        <w:tc>
          <w:tcPr>
            <w:tcW w:w="2516" w:type="dxa"/>
            <w:vMerge w:val="restart"/>
            <w:tcBorders>
              <w:top w:val="nil"/>
              <w:left w:val="single" w:color="auto" w:sz="8" w:space="0"/>
              <w:right w:val="single" w:color="auto" w:sz="8" w:space="0"/>
            </w:tcBorders>
            <w:shd w:val="clear" w:color="auto" w:fill="C4D79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Pr="001624DE" w:rsidR="005D41CA" w:rsidP="005D41CA" w:rsidRDefault="005D41CA" w14:paraId="6A2219E8" w14:textId="77777777">
            <w:pPr>
              <w:pStyle w:val="HeaderTable"/>
              <w:spacing w:before="0" w:after="0"/>
              <w:rPr>
                <w:rFonts w:eastAsiaTheme="minorHAnsi"/>
                <w:lang w:bidi="th-TH"/>
              </w:rPr>
            </w:pPr>
            <w:r w:rsidRPr="001624DE">
              <w:t>Data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1624DE" w:rsidR="005D41CA" w:rsidP="005D41CA" w:rsidRDefault="005D41CA" w14:paraId="3948BD3C" w14:textId="77777777">
            <w:pPr>
              <w:spacing w:after="0"/>
              <w:jc w:val="center"/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</w:p>
        </w:tc>
        <w:tc>
          <w:tcPr>
            <w:tcW w:w="141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1624DE" w:rsidR="005D41CA" w:rsidP="005D41CA" w:rsidRDefault="005D41CA" w14:paraId="36908C7A" w14:textId="77777777">
            <w:pPr>
              <w:spacing w:after="0"/>
              <w:jc w:val="center"/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22461E">
              <w:rPr>
                <w:rFonts w:ascii="Wingdings" w:hAnsi="Wingdings" w:eastAsia="Wingdings" w:cs="Wingdings"/>
              </w:rPr>
              <w:t>ü</w:t>
            </w:r>
          </w:p>
        </w:tc>
        <w:tc>
          <w:tcPr>
            <w:tcW w:w="209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1624DE" w:rsidR="005D41CA" w:rsidP="005D41CA" w:rsidRDefault="005D41CA" w14:paraId="6269EA74" w14:textId="77777777">
            <w:pPr>
              <w:spacing w:after="0"/>
              <w:jc w:val="center"/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</w:p>
        </w:tc>
      </w:tr>
      <w:tr w:rsidRPr="001624DE" w:rsidR="005D41CA" w:rsidTr="00E64372" w14:paraId="19F02B86" w14:textId="77777777">
        <w:trPr>
          <w:trHeight w:val="267"/>
        </w:trPr>
        <w:tc>
          <w:tcPr>
            <w:tcW w:w="2516" w:type="dxa"/>
            <w:vMerge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C4D79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1624DE" w:rsidR="005D41CA" w:rsidP="005D41CA" w:rsidRDefault="005D41CA" w14:paraId="7EF196D1" w14:textId="77777777">
            <w:pPr>
              <w:pStyle w:val="HeaderTable"/>
              <w:spacing w:before="0" w:after="0"/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1624DE" w:rsidR="005D41CA" w:rsidP="005D41CA" w:rsidRDefault="00467A5E" w14:paraId="1533D514" w14:textId="6A374B3F">
            <w:pPr>
              <w:spacing w:after="0"/>
              <w:jc w:val="center"/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22461E">
              <w:rPr>
                <w:rFonts w:ascii="Wingdings" w:hAnsi="Wingdings" w:eastAsia="Wingdings" w:cs="Wingdings"/>
              </w:rPr>
              <w:t>ü</w:t>
            </w:r>
          </w:p>
        </w:tc>
        <w:tc>
          <w:tcPr>
            <w:tcW w:w="141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22461E" w:rsidR="005D41CA" w:rsidP="005D41CA" w:rsidRDefault="005D41CA" w14:paraId="00820B34" w14:textId="2ED50A8A">
            <w:pPr>
              <w:spacing w:after="0"/>
              <w:jc w:val="center"/>
            </w:pPr>
            <w:r w:rsidRPr="0022461E">
              <w:rPr>
                <w:rFonts w:ascii="Wingdings" w:hAnsi="Wingdings" w:eastAsia="Wingdings" w:cs="Wingdings"/>
              </w:rPr>
              <w:t>ü</w:t>
            </w:r>
          </w:p>
        </w:tc>
        <w:tc>
          <w:tcPr>
            <w:tcW w:w="209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1624DE" w:rsidR="005D41CA" w:rsidP="005D41CA" w:rsidRDefault="005D41CA" w14:paraId="17F48071" w14:textId="4C77E690">
            <w:pPr>
              <w:spacing w:after="0"/>
              <w:jc w:val="center"/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22461E">
              <w:rPr>
                <w:rFonts w:ascii="Wingdings" w:hAnsi="Wingdings" w:eastAsia="Wingdings" w:cs="Wingdings"/>
              </w:rPr>
              <w:t>ü</w:t>
            </w:r>
          </w:p>
        </w:tc>
      </w:tr>
      <w:tr w:rsidRPr="001624DE" w:rsidR="005D41CA" w:rsidTr="00E64372" w14:paraId="62298FEF" w14:textId="77777777">
        <w:trPr>
          <w:trHeight w:val="267"/>
        </w:trPr>
        <w:tc>
          <w:tcPr>
            <w:tcW w:w="2516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C4D79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Pr="001624DE" w:rsidR="005D41CA" w:rsidP="005D41CA" w:rsidRDefault="005D41CA" w14:paraId="2DC262B3" w14:textId="77777777">
            <w:pPr>
              <w:pStyle w:val="HeaderTable"/>
              <w:spacing w:before="0" w:after="0"/>
              <w:rPr>
                <w:rFonts w:eastAsiaTheme="minorHAnsi"/>
                <w:lang w:bidi="th-TH"/>
              </w:rPr>
            </w:pPr>
            <w:r w:rsidRPr="001624DE">
              <w:t>Content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1624DE" w:rsidR="005D41CA" w:rsidP="005D41CA" w:rsidRDefault="005D41CA" w14:paraId="155132E7" w14:textId="77777777">
            <w:pPr>
              <w:spacing w:after="0"/>
              <w:jc w:val="center"/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</w:p>
        </w:tc>
        <w:tc>
          <w:tcPr>
            <w:tcW w:w="141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1624DE" w:rsidR="005D41CA" w:rsidP="005D41CA" w:rsidRDefault="005D41CA" w14:paraId="671A76C9" w14:textId="77777777">
            <w:pPr>
              <w:spacing w:after="0"/>
              <w:jc w:val="center"/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1624DE" w:rsidR="005D41CA" w:rsidP="005D41CA" w:rsidRDefault="005D41CA" w14:paraId="7D4BDB50" w14:textId="4682B6E7">
            <w:pPr>
              <w:spacing w:after="0"/>
              <w:jc w:val="center"/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22461E">
              <w:rPr>
                <w:rFonts w:ascii="Wingdings" w:hAnsi="Wingdings" w:eastAsia="Wingdings" w:cs="Wingdings"/>
              </w:rPr>
              <w:t>ü</w:t>
            </w:r>
          </w:p>
        </w:tc>
      </w:tr>
      <w:tr w:rsidRPr="001624DE" w:rsidR="005D41CA" w:rsidTr="00E64372" w14:paraId="28BE62DD" w14:textId="77777777">
        <w:trPr>
          <w:trHeight w:val="267"/>
        </w:trPr>
        <w:tc>
          <w:tcPr>
            <w:tcW w:w="2516" w:type="dxa"/>
            <w:vMerge w:val="restart"/>
            <w:tcBorders>
              <w:top w:val="nil"/>
              <w:left w:val="single" w:color="auto" w:sz="8" w:space="0"/>
              <w:right w:val="single" w:color="auto" w:sz="8" w:space="0"/>
            </w:tcBorders>
            <w:shd w:val="clear" w:color="auto" w:fill="C4D79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D41CA" w:rsidP="005D41CA" w:rsidRDefault="005D41CA" w14:paraId="6F83B809" w14:textId="77777777">
            <w:pPr>
              <w:pStyle w:val="HeaderTable"/>
              <w:spacing w:before="0" w:after="0"/>
            </w:pPr>
            <w:r>
              <w:t xml:space="preserve">Voice </w:t>
            </w:r>
            <w:r>
              <w:rPr>
                <w:rFonts w:cs="Angsana New"/>
                <w:bCs/>
                <w:cs/>
                <w:lang w:bidi="th-TH"/>
              </w:rPr>
              <w:t xml:space="preserve">+ </w:t>
            </w:r>
            <w:r>
              <w:t>Data</w:t>
            </w:r>
          </w:p>
          <w:p w:rsidR="005D41CA" w:rsidDel="005545F5" w:rsidP="005D41CA" w:rsidRDefault="005D41CA" w14:paraId="2B3826E9" w14:textId="77777777">
            <w:pPr>
              <w:pStyle w:val="HeaderTable"/>
              <w:spacing w:before="0" w:after="0"/>
            </w:pPr>
            <w:r w:rsidRPr="004502AB">
              <w:rPr>
                <w:rFonts w:cs="Angsana New"/>
                <w:bCs/>
                <w:cs/>
                <w:lang w:bidi="th-TH"/>
              </w:rPr>
              <w:t>(</w:t>
            </w:r>
            <w:r w:rsidRPr="004502AB">
              <w:rPr>
                <w:rFonts w:hint="cs" w:cs="Angsana New"/>
                <w:cs/>
                <w:lang w:bidi="th-TH"/>
              </w:rPr>
              <w:t xml:space="preserve">มี </w:t>
            </w:r>
            <w:r w:rsidRPr="004502AB">
              <w:rPr>
                <w:b w:val="0"/>
                <w:bCs/>
                <w:lang w:bidi="th-TH"/>
              </w:rPr>
              <w:t>Category Type</w:t>
            </w:r>
            <w:r w:rsidRPr="004502AB">
              <w:rPr>
                <w:lang w:bidi="th-TH"/>
              </w:rPr>
              <w:t xml:space="preserve"> &gt; 1</w:t>
            </w:r>
            <w:r w:rsidRPr="004502AB">
              <w:rPr>
                <w:rFonts w:cs="Angsana New"/>
                <w:bCs/>
                <w:cs/>
                <w:lang w:bidi="th-TH"/>
              </w:rPr>
              <w:t>)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22461E" w:rsidR="005D41CA" w:rsidP="005D41CA" w:rsidRDefault="005D41CA" w14:paraId="24397304" w14:textId="77777777">
            <w:pPr>
              <w:spacing w:after="0"/>
              <w:jc w:val="center"/>
            </w:pPr>
            <w:r w:rsidRPr="0022461E">
              <w:rPr>
                <w:rFonts w:ascii="Wingdings" w:hAnsi="Wingdings" w:eastAsia="Wingdings" w:cs="Wingdings"/>
              </w:rPr>
              <w:t>ü</w:t>
            </w:r>
          </w:p>
        </w:tc>
        <w:tc>
          <w:tcPr>
            <w:tcW w:w="141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22461E" w:rsidR="005D41CA" w:rsidP="005D41CA" w:rsidRDefault="005D41CA" w14:paraId="4AFE2709" w14:textId="77777777">
            <w:pPr>
              <w:spacing w:after="0"/>
              <w:jc w:val="center"/>
            </w:pPr>
            <w:r w:rsidRPr="0022461E">
              <w:rPr>
                <w:rFonts w:ascii="Wingdings" w:hAnsi="Wingdings" w:eastAsia="Wingdings" w:cs="Wingdings"/>
              </w:rPr>
              <w:t>ü</w:t>
            </w:r>
          </w:p>
        </w:tc>
        <w:tc>
          <w:tcPr>
            <w:tcW w:w="209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22461E" w:rsidR="005D41CA" w:rsidDel="005545F5" w:rsidP="005D41CA" w:rsidRDefault="005D41CA" w14:paraId="132C6228" w14:textId="77777777">
            <w:pPr>
              <w:spacing w:after="0"/>
              <w:jc w:val="center"/>
            </w:pPr>
          </w:p>
        </w:tc>
      </w:tr>
      <w:tr w:rsidRPr="001624DE" w:rsidR="00467A5E" w:rsidTr="00E64372" w14:paraId="428E6144" w14:textId="77777777">
        <w:trPr>
          <w:trHeight w:val="267"/>
        </w:trPr>
        <w:tc>
          <w:tcPr>
            <w:tcW w:w="2516" w:type="dxa"/>
            <w:vMerge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C4D79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Pr="001624DE" w:rsidR="00467A5E" w:rsidP="005D41CA" w:rsidRDefault="00467A5E" w14:paraId="2AE372F5" w14:textId="77777777">
            <w:pPr>
              <w:pStyle w:val="HeaderTable"/>
              <w:spacing w:before="0" w:after="0"/>
              <w:rPr>
                <w:rFonts w:eastAsiaTheme="minorHAnsi"/>
                <w:lang w:bidi="th-TH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1624DE" w:rsidR="00467A5E" w:rsidP="005D41CA" w:rsidRDefault="00467A5E" w14:paraId="72BDDD18" w14:textId="1FBA5FC3">
            <w:pPr>
              <w:spacing w:after="0"/>
              <w:jc w:val="center"/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</w:p>
        </w:tc>
        <w:tc>
          <w:tcPr>
            <w:tcW w:w="141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1624DE" w:rsidR="00467A5E" w:rsidP="005D41CA" w:rsidRDefault="00467A5E" w14:paraId="78D7D57B" w14:textId="4BF87EAD">
            <w:pPr>
              <w:spacing w:after="0"/>
              <w:jc w:val="center"/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1624DE" w:rsidR="00467A5E" w:rsidP="005D41CA" w:rsidRDefault="00467A5E" w14:paraId="0B25C1F4" w14:textId="17208D97">
            <w:pPr>
              <w:spacing w:after="0"/>
              <w:jc w:val="center"/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</w:p>
        </w:tc>
      </w:tr>
    </w:tbl>
    <w:p w:rsidR="00467A5E" w:rsidP="00467A5E" w:rsidRDefault="00467A5E" w14:paraId="2FBC9915" w14:textId="5133404A">
      <w:pPr>
        <w:pStyle w:val="Heading3"/>
        <w:numPr>
          <w:ilvl w:val="0"/>
          <w:numId w:val="388"/>
        </w:numPr>
        <w:rPr>
          <w:rFonts w:ascii="CordiaUPC" w:hAnsi="CordiaUPC" w:cs="CordiaUPC"/>
          <w:sz w:val="32"/>
          <w:szCs w:val="32"/>
        </w:rPr>
      </w:pPr>
      <w:r w:rsidRPr="005933EC">
        <w:rPr>
          <w:rFonts w:ascii="CordiaUPC" w:hAnsi="CordiaUPC" w:cs="Angsana New"/>
          <w:sz w:val="32"/>
          <w:szCs w:val="32"/>
          <w:cs/>
        </w:rPr>
        <w:t xml:space="preserve">ตาราง </w:t>
      </w:r>
      <w:r w:rsidRPr="005933EC">
        <w:rPr>
          <w:rFonts w:ascii="CordiaUPC" w:hAnsi="CordiaUPC" w:cs="CordiaUPC"/>
          <w:sz w:val="32"/>
          <w:szCs w:val="32"/>
        </w:rPr>
        <w:t xml:space="preserve">Logic </w:t>
      </w:r>
      <w:r w:rsidRPr="005933EC">
        <w:rPr>
          <w:rFonts w:ascii="CordiaUPC" w:hAnsi="CordiaUPC" w:cs="Angsana New"/>
          <w:sz w:val="32"/>
          <w:szCs w:val="32"/>
          <w:cs/>
        </w:rPr>
        <w:t xml:space="preserve">ของ </w:t>
      </w:r>
      <w:r w:rsidRPr="005933EC">
        <w:rPr>
          <w:rFonts w:ascii="CordiaUPC" w:hAnsi="CordiaUPC" w:cs="CordiaUPC"/>
          <w:sz w:val="32"/>
          <w:szCs w:val="32"/>
        </w:rPr>
        <w:t>PerformanceCategory</w:t>
      </w:r>
      <w:r>
        <w:rPr>
          <w:rFonts w:ascii="CordiaUPC" w:hAnsi="CordiaUPC" w:cs="CordiaUPC"/>
          <w:sz w:val="32"/>
          <w:szCs w:val="32"/>
        </w:rPr>
        <w:t xml:space="preserve"> Music</w:t>
      </w:r>
    </w:p>
    <w:tbl>
      <w:tblPr>
        <w:tblW w:w="6020" w:type="dxa"/>
        <w:tblInd w:w="10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16"/>
        <w:gridCol w:w="1410"/>
        <w:gridCol w:w="2094"/>
      </w:tblGrid>
      <w:tr w:rsidRPr="001624DE" w:rsidR="00467A5E" w:rsidTr="00E64372" w14:paraId="68C0852B" w14:textId="77777777">
        <w:trPr>
          <w:trHeight w:val="253"/>
        </w:trPr>
        <w:tc>
          <w:tcPr>
            <w:tcW w:w="2516" w:type="dxa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shd w:val="clear" w:color="auto" w:fill="92D05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67A5E" w:rsidP="00E64372" w:rsidRDefault="00467A5E" w14:paraId="2957E89A" w14:textId="77777777">
            <w:pPr>
              <w:pStyle w:val="HeaderTable"/>
              <w:jc w:val="right"/>
            </w:pPr>
            <w:r>
              <w:rPr>
                <w:noProof/>
                <w:lang w:bidi="th-TH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5C9AFF67" wp14:editId="290BBBE6">
                      <wp:simplePos x="0" y="0"/>
                      <wp:positionH relativeFrom="column">
                        <wp:posOffset>-62230</wp:posOffset>
                      </wp:positionH>
                      <wp:positionV relativeFrom="paragraph">
                        <wp:posOffset>-3810</wp:posOffset>
                      </wp:positionV>
                      <wp:extent cx="1562100" cy="1200150"/>
                      <wp:effectExtent l="0" t="0" r="1905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62100" cy="120015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 w14:anchorId="02E7443E">
                    <v:line id="Straight Connector 1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13]" from="-4.9pt,-.3pt" to="118.1pt,94.2pt" w14:anchorId="7DEE855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"/>
                  </w:pict>
                </mc:Fallback>
              </mc:AlternateContent>
            </w:r>
            <w:r>
              <w:t>Product Specification Category Type</w:t>
            </w:r>
          </w:p>
          <w:p w:rsidR="00467A5E" w:rsidP="00E64372" w:rsidRDefault="00467A5E" w14:paraId="2C831977" w14:textId="77777777">
            <w:pPr>
              <w:pStyle w:val="HeaderTable"/>
            </w:pPr>
          </w:p>
          <w:p w:rsidR="00467A5E" w:rsidP="00E64372" w:rsidRDefault="00467A5E" w14:paraId="3C74A294" w14:textId="77777777">
            <w:pPr>
              <w:pStyle w:val="HeaderTable"/>
            </w:pPr>
            <w:r w:rsidRPr="001624DE">
              <w:t xml:space="preserve">Performance </w:t>
            </w:r>
          </w:p>
          <w:p w:rsidRPr="001624DE" w:rsidR="00467A5E" w:rsidP="00E64372" w:rsidRDefault="00467A5E" w14:paraId="618DD205" w14:textId="77777777">
            <w:pPr>
              <w:pStyle w:val="HeaderTable"/>
              <w:rPr>
                <w:rFonts w:eastAsiaTheme="minorHAnsi"/>
                <w:lang w:bidi="th-TH"/>
              </w:rPr>
            </w:pPr>
            <w:r w:rsidRPr="001624DE">
              <w:t>Category</w:t>
            </w:r>
          </w:p>
        </w:tc>
        <w:tc>
          <w:tcPr>
            <w:tcW w:w="1410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8" w:space="0"/>
            </w:tcBorders>
            <w:shd w:val="clear" w:color="auto" w:fill="92D05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67A5E" w:rsidP="00E64372" w:rsidRDefault="00467A5E" w14:paraId="011FDE7E" w14:textId="77777777">
            <w:pPr>
              <w:pStyle w:val="HeaderTable"/>
              <w:jc w:val="center"/>
            </w:pPr>
            <w:r w:rsidRPr="001624DE">
              <w:t>Internet</w:t>
            </w:r>
          </w:p>
          <w:p w:rsidRPr="001624DE" w:rsidR="00467A5E" w:rsidP="00E64372" w:rsidRDefault="00467A5E" w14:paraId="3EA748F6" w14:textId="77777777">
            <w:pPr>
              <w:pStyle w:val="HeaderTable"/>
              <w:jc w:val="center"/>
              <w:rPr>
                <w:rFonts w:eastAsiaTheme="minorHAnsi"/>
                <w:lang w:bidi="th-TH"/>
              </w:rPr>
            </w:pPr>
            <w:r>
              <w:t>Vertical App</w:t>
            </w:r>
          </w:p>
        </w:tc>
        <w:tc>
          <w:tcPr>
            <w:tcW w:w="2094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8" w:space="0"/>
            </w:tcBorders>
            <w:shd w:val="clear" w:color="auto" w:fill="92D05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67A5E" w:rsidP="00E64372" w:rsidRDefault="00467A5E" w14:paraId="787F015F" w14:textId="77777777">
            <w:pPr>
              <w:pStyle w:val="HeaderTable"/>
              <w:jc w:val="center"/>
            </w:pPr>
            <w:r w:rsidRPr="00467A5E">
              <w:t>Karaoke</w:t>
            </w:r>
          </w:p>
          <w:p w:rsidRPr="001624DE" w:rsidR="00467A5E" w:rsidP="00E64372" w:rsidRDefault="00467A5E" w14:paraId="46F60F94" w14:textId="00438D38">
            <w:pPr>
              <w:pStyle w:val="HeaderTable"/>
              <w:jc w:val="center"/>
              <w:rPr>
                <w:rFonts w:eastAsiaTheme="minorHAnsi"/>
                <w:lang w:bidi="th-TH"/>
              </w:rPr>
            </w:pPr>
            <w:r w:rsidRPr="00467A5E">
              <w:t>Music Streaming</w:t>
            </w:r>
            <w:r w:rsidR="007B2B7F">
              <w:rPr>
                <w:rFonts w:eastAsiaTheme="minorHAnsi"/>
                <w:lang w:bidi="th-TH"/>
              </w:rPr>
              <w:br/>
            </w:r>
            <w:r w:rsidR="007B2B7F">
              <w:rPr>
                <w:rFonts w:eastAsiaTheme="minorHAnsi"/>
                <w:lang w:bidi="th-TH"/>
              </w:rPr>
              <w:t>VRBT</w:t>
            </w:r>
          </w:p>
        </w:tc>
      </w:tr>
      <w:tr w:rsidRPr="001624DE" w:rsidR="00467A5E" w:rsidTr="00E64372" w14:paraId="1721CA87" w14:textId="77777777">
        <w:trPr>
          <w:trHeight w:val="267"/>
        </w:trPr>
        <w:tc>
          <w:tcPr>
            <w:tcW w:w="2516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C4D79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Pr="001624DE" w:rsidR="00467A5E" w:rsidP="00E64372" w:rsidRDefault="00467A5E" w14:paraId="319BA61E" w14:textId="77777777">
            <w:pPr>
              <w:pStyle w:val="HeaderTable"/>
              <w:spacing w:before="0" w:after="0"/>
              <w:rPr>
                <w:rFonts w:eastAsiaTheme="minorHAnsi"/>
                <w:lang w:bidi="th-TH"/>
              </w:rPr>
            </w:pPr>
            <w:r w:rsidRPr="001624DE">
              <w:t>Content</w:t>
            </w:r>
          </w:p>
        </w:tc>
        <w:tc>
          <w:tcPr>
            <w:tcW w:w="1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1624DE" w:rsidR="00467A5E" w:rsidP="00E64372" w:rsidRDefault="00467A5E" w14:paraId="38CE0367" w14:textId="77777777">
            <w:pPr>
              <w:spacing w:after="0"/>
              <w:jc w:val="center"/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</w:p>
        </w:tc>
        <w:tc>
          <w:tcPr>
            <w:tcW w:w="2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1624DE" w:rsidR="00467A5E" w:rsidP="00E64372" w:rsidRDefault="00467A5E" w14:paraId="526566B3" w14:textId="77777777">
            <w:pPr>
              <w:spacing w:after="0"/>
              <w:jc w:val="center"/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22461E">
              <w:rPr>
                <w:rFonts w:ascii="Wingdings" w:hAnsi="Wingdings" w:eastAsia="Wingdings" w:cs="Wingdings"/>
              </w:rPr>
              <w:t>ü</w:t>
            </w:r>
          </w:p>
        </w:tc>
      </w:tr>
      <w:tr w:rsidRPr="001624DE" w:rsidR="00467A5E" w:rsidTr="00E64372" w14:paraId="3D4146B6" w14:textId="77777777">
        <w:trPr>
          <w:trHeight w:val="267"/>
        </w:trPr>
        <w:tc>
          <w:tcPr>
            <w:tcW w:w="2516" w:type="dxa"/>
            <w:vMerge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4D79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1624DE" w:rsidR="00467A5E" w:rsidP="00E64372" w:rsidRDefault="00467A5E" w14:paraId="27EE675D" w14:textId="77777777">
            <w:pPr>
              <w:pStyle w:val="HeaderTable"/>
              <w:spacing w:before="0" w:after="0"/>
            </w:pPr>
          </w:p>
        </w:tc>
        <w:tc>
          <w:tcPr>
            <w:tcW w:w="1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1624DE" w:rsidR="00467A5E" w:rsidP="00E64372" w:rsidRDefault="00467A5E" w14:paraId="0000214C" w14:textId="128CE6D9">
            <w:pPr>
              <w:spacing w:after="0"/>
              <w:jc w:val="center"/>
              <w:rPr>
                <w:rFonts w:asciiTheme="majorBidi" w:hAnsiTheme="majorBidi" w:cstheme="majorBidi"/>
                <w:color w:val="000000"/>
                <w:sz w:val="22"/>
                <w:szCs w:val="22"/>
              </w:rPr>
            </w:pPr>
            <w:r w:rsidRPr="0022461E">
              <w:rPr>
                <w:rFonts w:ascii="Wingdings" w:hAnsi="Wingdings" w:eastAsia="Wingdings" w:cs="Wingdings"/>
              </w:rPr>
              <w:t>ü</w:t>
            </w:r>
          </w:p>
        </w:tc>
        <w:tc>
          <w:tcPr>
            <w:tcW w:w="2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22461E" w:rsidR="00467A5E" w:rsidP="00E64372" w:rsidRDefault="00467A5E" w14:paraId="200A112A" w14:textId="4280D179">
            <w:pPr>
              <w:spacing w:after="0"/>
              <w:jc w:val="center"/>
            </w:pPr>
            <w:r w:rsidRPr="0022461E">
              <w:rPr>
                <w:rFonts w:ascii="Wingdings" w:hAnsi="Wingdings" w:eastAsia="Wingdings" w:cs="Wingdings"/>
              </w:rPr>
              <w:t>ü</w:t>
            </w:r>
          </w:p>
        </w:tc>
      </w:tr>
    </w:tbl>
    <w:p w:rsidRPr="00E64372" w:rsidR="00467A5E" w:rsidP="00E64372" w:rsidRDefault="00467A5E" w14:paraId="363630B9" w14:textId="77777777"/>
    <w:p w:rsidR="00A410BD" w:rsidP="00A410BD" w:rsidRDefault="00A410BD" w14:paraId="788A0319" w14:textId="3ABEF22D">
      <w:pPr>
        <w:pStyle w:val="Heading2"/>
        <w:numPr>
          <w:ilvl w:val="0"/>
          <w:numId w:val="1"/>
        </w:numPr>
        <w:ind w:left="426" w:hanging="426"/>
        <w:rPr>
          <w:rFonts w:ascii="CordiaUPC" w:hAnsi="CordiaUPC" w:cs="CordiaUPC"/>
          <w:sz w:val="36"/>
          <w:szCs w:val="36"/>
        </w:rPr>
      </w:pPr>
      <w:r>
        <w:rPr>
          <w:rFonts w:ascii="CordiaUPC" w:hAnsi="CordiaUPC" w:cs="CordiaUPC"/>
          <w:sz w:val="36"/>
          <w:szCs w:val="36"/>
        </w:rPr>
        <w:t>Mass Voice</w:t>
      </w:r>
    </w:p>
    <w:p w:rsidRPr="00180BBA" w:rsidR="00A410BD" w:rsidP="007055B4" w:rsidRDefault="00A410BD" w14:paraId="61A5CC9E" w14:textId="77777777">
      <w:pPr>
        <w:pStyle w:val="Heading3"/>
        <w:numPr>
          <w:ilvl w:val="0"/>
          <w:numId w:val="29"/>
        </w:numPr>
        <w:rPr>
          <w:rFonts w:ascii="CordiaUPC" w:hAnsi="CordiaUPC" w:cs="CordiaUPC"/>
          <w:sz w:val="32"/>
          <w:szCs w:val="40"/>
        </w:rPr>
      </w:pPr>
      <w:r w:rsidRPr="00180BBA">
        <w:rPr>
          <w:rFonts w:ascii="CordiaUPC" w:hAnsi="CordiaUPC" w:cs="CordiaUPC"/>
          <w:sz w:val="32"/>
          <w:szCs w:val="40"/>
        </w:rPr>
        <w:t>Field on Screen</w:t>
      </w:r>
    </w:p>
    <w:tbl>
      <w:tblPr>
        <w:tblW w:w="4977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488"/>
        <w:gridCol w:w="31"/>
        <w:gridCol w:w="1937"/>
        <w:gridCol w:w="50"/>
        <w:gridCol w:w="5469"/>
      </w:tblGrid>
      <w:tr w:rsidRPr="008979A8" w:rsidR="00A410BD" w:rsidTr="002206C7" w14:paraId="071BB91B" w14:textId="77777777">
        <w:trPr>
          <w:cantSplit/>
          <w:tblHeader/>
        </w:trPr>
        <w:tc>
          <w:tcPr>
            <w:tcW w:w="846" w:type="pct"/>
            <w:gridSpan w:val="2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A410BD" w:rsidP="00135C19" w:rsidRDefault="00A410BD" w14:paraId="30A7B107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Field Name</w:t>
            </w:r>
          </w:p>
        </w:tc>
        <w:tc>
          <w:tcPr>
            <w:tcW w:w="1079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A410BD" w:rsidP="00135C19" w:rsidRDefault="00A410BD" w14:paraId="2C3F150A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Type</w:t>
            </w:r>
          </w:p>
        </w:tc>
        <w:tc>
          <w:tcPr>
            <w:tcW w:w="3074" w:type="pct"/>
            <w:gridSpan w:val="2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A410BD" w:rsidP="00135C19" w:rsidRDefault="00A410BD" w14:paraId="0B16DCA7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Comments</w:t>
            </w:r>
          </w:p>
        </w:tc>
      </w:tr>
      <w:tr w:rsidRPr="008979A8" w:rsidR="00DF5D6A" w:rsidTr="00135C19" w14:paraId="184B3135" w14:textId="77777777">
        <w:trPr>
          <w:trHeight w:val="111"/>
        </w:trPr>
        <w:tc>
          <w:tcPr>
            <w:tcW w:w="5000" w:type="pct"/>
            <w:gridSpan w:val="5"/>
            <w:shd w:val="clear" w:color="auto" w:fill="C2D69B" w:themeFill="accent3" w:themeFillTint="99"/>
          </w:tcPr>
          <w:p w:rsidR="00AB2927" w:rsidP="00135C19" w:rsidRDefault="00AB2927" w14:paraId="08486EB1" w14:textId="599C2BD9">
            <w:pPr>
              <w:pStyle w:val="HeaderTable"/>
              <w:rPr>
                <w:b w:val="0"/>
                <w:bCs/>
                <w:lang w:bidi="th-TH"/>
              </w:rPr>
            </w:pPr>
            <w:r>
              <w:t>Tab Section</w:t>
            </w:r>
            <w:r>
              <w:br/>
            </w:r>
            <w:r w:rsidRPr="00A64494">
              <w:rPr>
                <w:b w:val="0"/>
                <w:bCs/>
              </w:rPr>
              <w:t>Visible</w:t>
            </w:r>
            <w:r w:rsidRPr="008226BF">
              <w:rPr>
                <w:rFonts w:cs="Angsana New"/>
                <w:bCs/>
                <w:cs/>
                <w:lang w:bidi="th-TH"/>
              </w:rPr>
              <w:t xml:space="preserve"> </w:t>
            </w:r>
            <w:r w:rsidRPr="00A64494">
              <w:rPr>
                <w:rFonts w:cs="Angsana New"/>
                <w:cs/>
                <w:lang w:bidi="th-TH"/>
              </w:rPr>
              <w:t>เมื่อ</w:t>
            </w:r>
            <w:r>
              <w:rPr>
                <w:rFonts w:hint="cs" w:cs="Angsana New"/>
                <w:cs/>
                <w:lang w:bidi="th-TH"/>
              </w:rPr>
              <w:t xml:space="preserve"> </w:t>
            </w:r>
            <w:r w:rsidRPr="00A64494">
              <w:rPr>
                <w:b w:val="0"/>
                <w:bCs/>
                <w:lang w:bidi="th-TH"/>
              </w:rPr>
              <w:t xml:space="preserve">customer Type </w:t>
            </w:r>
            <w:r w:rsidRPr="00A64494">
              <w:rPr>
                <w:rFonts w:cs="Angsana New"/>
                <w:b w:val="0"/>
                <w:bCs/>
                <w:cs/>
                <w:lang w:bidi="th-TH"/>
              </w:rPr>
              <w:t>= “</w:t>
            </w:r>
            <w:r w:rsidRPr="00A64494">
              <w:rPr>
                <w:b w:val="0"/>
                <w:bCs/>
                <w:lang w:bidi="th-TH"/>
              </w:rPr>
              <w:t>Pre</w:t>
            </w:r>
            <w:r w:rsidRPr="00A64494">
              <w:rPr>
                <w:rFonts w:cs="Angsana New"/>
                <w:b w:val="0"/>
                <w:bCs/>
                <w:cs/>
                <w:lang w:bidi="th-TH"/>
              </w:rPr>
              <w:t>-</w:t>
            </w:r>
            <w:r w:rsidRPr="00A64494">
              <w:rPr>
                <w:b w:val="0"/>
                <w:bCs/>
                <w:lang w:bidi="th-TH"/>
              </w:rPr>
              <w:t>paid</w:t>
            </w:r>
            <w:r w:rsidRPr="00A64494">
              <w:rPr>
                <w:rFonts w:cs="Angsana New"/>
                <w:b w:val="0"/>
                <w:bCs/>
                <w:cs/>
                <w:lang w:bidi="th-TH"/>
              </w:rPr>
              <w:t xml:space="preserve">” </w:t>
            </w:r>
            <w:r w:rsidRPr="002206C7" w:rsidR="00C36181">
              <w:rPr>
                <w:cs/>
                <w:lang w:bidi="th-TH"/>
              </w:rPr>
              <w:t>และ</w:t>
            </w:r>
            <w:r w:rsidRPr="00D97F36" w:rsidR="00C36181">
              <w:rPr>
                <w:b w:val="0"/>
                <w:bCs/>
              </w:rPr>
              <w:t xml:space="preserve">PriceType </w:t>
            </w:r>
            <w:r w:rsidRPr="00D97F36" w:rsidR="00C36181">
              <w:rPr>
                <w:b w:val="0"/>
                <w:bCs/>
                <w:cs/>
                <w:lang w:bidi="th-TH"/>
              </w:rPr>
              <w:t>= “</w:t>
            </w:r>
            <w:r w:rsidRPr="00D97F36" w:rsidR="00C36181">
              <w:rPr>
                <w:b w:val="0"/>
                <w:bCs/>
              </w:rPr>
              <w:t>Recurring</w:t>
            </w:r>
            <w:r w:rsidRPr="00D97F36" w:rsidR="00C36181">
              <w:rPr>
                <w:b w:val="0"/>
                <w:bCs/>
                <w:cs/>
                <w:lang w:bidi="th-TH"/>
              </w:rPr>
              <w:t>”</w:t>
            </w:r>
          </w:p>
          <w:p w:rsidR="00DF5D6A" w:rsidP="00135C19" w:rsidRDefault="00AB2927" w14:paraId="5A054C41" w14:textId="5845399D">
            <w:pPr>
              <w:pStyle w:val="HeaderTable"/>
              <w:rPr>
                <w:lang w:bidi="th-TH"/>
              </w:rPr>
            </w:pPr>
            <w:r w:rsidRPr="00A64494">
              <w:rPr>
                <w:rFonts w:cs="Angsana New"/>
                <w:cs/>
                <w:lang w:bidi="th-TH"/>
              </w:rPr>
              <w:t xml:space="preserve">ถ้าไม่ใช่ให้ </w:t>
            </w:r>
            <w:r w:rsidRPr="008226BF">
              <w:rPr>
                <w:b w:val="0"/>
                <w:bCs/>
                <w:lang w:bidi="th-TH"/>
              </w:rPr>
              <w:t>Invisible</w:t>
            </w:r>
            <w:r w:rsidRPr="00A64494">
              <w:rPr>
                <w:rFonts w:cs="Angsana New"/>
                <w:bCs/>
                <w:cs/>
                <w:lang w:bidi="th-TH"/>
              </w:rPr>
              <w:t xml:space="preserve"> </w:t>
            </w:r>
            <w:r w:rsidRPr="00A64494">
              <w:rPr>
                <w:rFonts w:cs="Angsana New"/>
                <w:cs/>
                <w:lang w:bidi="th-TH"/>
              </w:rPr>
              <w:t xml:space="preserve">และทำการเคลียร์ข้อมูลที่ </w:t>
            </w:r>
            <w:r w:rsidRPr="008226BF">
              <w:rPr>
                <w:b w:val="0"/>
                <w:bCs/>
                <w:lang w:bidi="th-TH"/>
              </w:rPr>
              <w:t xml:space="preserve">deductType </w:t>
            </w:r>
            <w:r w:rsidRPr="008226BF">
              <w:rPr>
                <w:rFonts w:cs="Angsana New"/>
                <w:b w:val="0"/>
                <w:bCs/>
                <w:cs/>
                <w:lang w:bidi="th-TH"/>
              </w:rPr>
              <w:t>= “</w:t>
            </w:r>
            <w:r w:rsidRPr="008226BF">
              <w:rPr>
                <w:b w:val="0"/>
                <w:bCs/>
                <w:lang w:bidi="th-TH"/>
              </w:rPr>
              <w:t>Deduct Fail</w:t>
            </w:r>
            <w:r w:rsidRPr="008226BF">
              <w:rPr>
                <w:rFonts w:cs="Angsana New"/>
                <w:b w:val="0"/>
                <w:bCs/>
                <w:cs/>
                <w:lang w:bidi="th-TH"/>
              </w:rPr>
              <w:t>”</w:t>
            </w:r>
            <w:r w:rsidR="00C73BAE">
              <w:rPr>
                <w:bCs/>
                <w:cs/>
                <w:lang w:bidi="th-TH"/>
              </w:rPr>
              <w:t xml:space="preserve"> </w:t>
            </w:r>
            <w:r w:rsidR="00C73BAE">
              <w:rPr>
                <w:rFonts w:hint="cs"/>
                <w:cs/>
                <w:lang w:bidi="th-TH"/>
              </w:rPr>
              <w:t xml:space="preserve">และ </w:t>
            </w:r>
            <w:r w:rsidRPr="00FE67BE" w:rsidR="00C73BAE">
              <w:rPr>
                <w:b w:val="0"/>
                <w:bCs/>
                <w:cs/>
                <w:lang w:bidi="th-TH"/>
              </w:rPr>
              <w:t>“</w:t>
            </w:r>
            <w:r w:rsidRPr="00FE67BE" w:rsidR="001052EB">
              <w:rPr>
                <w:b w:val="0"/>
                <w:bCs/>
              </w:rPr>
              <w:t>Partial</w:t>
            </w:r>
            <w:r w:rsidRPr="00C73BAE" w:rsidR="001052EB">
              <w:rPr>
                <w:bCs/>
                <w:cs/>
                <w:lang w:bidi="th-TH"/>
              </w:rPr>
              <w:t xml:space="preserve"> </w:t>
            </w:r>
            <w:r w:rsidRPr="00FE67BE" w:rsidR="00C73BAE">
              <w:rPr>
                <w:b w:val="0"/>
                <w:bCs/>
                <w:lang w:bidi="th-TH"/>
              </w:rPr>
              <w:t>Step</w:t>
            </w:r>
            <w:r w:rsidRPr="00FE67BE" w:rsidR="00C73BAE">
              <w:rPr>
                <w:b w:val="0"/>
                <w:bCs/>
                <w:cs/>
                <w:lang w:bidi="th-TH"/>
              </w:rPr>
              <w:t>”</w:t>
            </w:r>
          </w:p>
        </w:tc>
      </w:tr>
      <w:tr w:rsidRPr="008979A8" w:rsidR="00AB2927" w:rsidTr="002206C7" w14:paraId="1E9D5E0E" w14:textId="77777777">
        <w:trPr>
          <w:trHeight w:val="218"/>
        </w:trPr>
        <w:tc>
          <w:tcPr>
            <w:tcW w:w="846" w:type="pct"/>
            <w:gridSpan w:val="2"/>
          </w:tcPr>
          <w:p w:rsidR="00AB2927" w:rsidP="00A64494" w:rsidRDefault="00AB2927" w14:paraId="50D48624" w14:textId="256DDE80">
            <w:r>
              <w:t>Deduct Success</w:t>
            </w:r>
          </w:p>
        </w:tc>
        <w:tc>
          <w:tcPr>
            <w:tcW w:w="1076" w:type="pct"/>
          </w:tcPr>
          <w:p w:rsidR="00AB2927" w:rsidP="00A64494" w:rsidRDefault="00AB2927" w14:paraId="042B0353" w14:textId="0F85EEF8">
            <w:r>
              <w:t>Link</w:t>
            </w:r>
          </w:p>
        </w:tc>
        <w:tc>
          <w:tcPr>
            <w:tcW w:w="3078" w:type="pct"/>
            <w:gridSpan w:val="2"/>
          </w:tcPr>
          <w:p w:rsidR="00650F48" w:rsidP="00983CF7" w:rsidRDefault="00650F48" w14:paraId="404E05A2" w14:textId="4AFB149F">
            <w:r>
              <w:t xml:space="preserve">Visible </w:t>
            </w:r>
            <w:r>
              <w:rPr>
                <w:rFonts w:hint="cs"/>
                <w:cs/>
              </w:rPr>
              <w:t xml:space="preserve">เมื่อ </w:t>
            </w:r>
            <w:r>
              <w:t xml:space="preserve">productClass </w:t>
            </w:r>
            <w:r>
              <w:rPr>
                <w:rFonts w:cs="CordiaUPC"/>
                <w:cs/>
              </w:rPr>
              <w:t>=”</w:t>
            </w:r>
            <w:r>
              <w:t>Main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หรือ </w:t>
            </w:r>
            <w:r>
              <w:t xml:space="preserve">productClass </w:t>
            </w:r>
            <w:r>
              <w:rPr>
                <w:rFonts w:cs="CordiaUPC"/>
                <w:cs/>
              </w:rPr>
              <w:t>=”</w:t>
            </w:r>
            <w:r>
              <w:t>On Top, On Top Extra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และ </w:t>
            </w:r>
            <w:r w:rsidRPr="00C73BAE">
              <w:t>Partial Step Table Section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hint="cs"/>
                <w:cs/>
              </w:rPr>
              <w:t>มีค่า</w:t>
            </w:r>
          </w:p>
          <w:p w:rsidR="00C73BAE" w:rsidP="00387851" w:rsidRDefault="00AB2927" w14:paraId="0A36452E" w14:textId="77777777">
            <w:r>
              <w:rPr>
                <w:rFonts w:hint="cs"/>
                <w:cs/>
              </w:rPr>
              <w:t xml:space="preserve">เมื่อคลิกให้ </w:t>
            </w:r>
            <w:r>
              <w:t xml:space="preserve">Link </w:t>
            </w:r>
            <w:r>
              <w:rPr>
                <w:rFonts w:hint="cs"/>
                <w:cs/>
              </w:rPr>
              <w:t xml:space="preserve">ให้แสดง </w:t>
            </w:r>
            <w:r>
              <w:t xml:space="preserve">Detail Section </w:t>
            </w:r>
            <w:r>
              <w:rPr>
                <w:rFonts w:hint="cs"/>
                <w:cs/>
              </w:rPr>
              <w:t xml:space="preserve">พร้อมทั้ง </w:t>
            </w:r>
            <w:r>
              <w:t xml:space="preserve">Default </w:t>
            </w:r>
            <w:r>
              <w:rPr>
                <w:rFonts w:hint="cs"/>
                <w:cs/>
              </w:rPr>
              <w:t xml:space="preserve">ค่า </w:t>
            </w:r>
            <w:r>
              <w:t xml:space="preserve">deductType </w:t>
            </w:r>
            <w:r>
              <w:rPr>
                <w:rFonts w:cs="Angsana New"/>
                <w:cs/>
              </w:rPr>
              <w:t>= “</w:t>
            </w:r>
            <w:r>
              <w:t>Deduct Success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เมื่อมีการเพิ่มข้อมูลในแต่ละ </w:t>
            </w:r>
            <w:r>
              <w:t>Section</w:t>
            </w:r>
          </w:p>
          <w:p w:rsidR="001F525A" w:rsidP="00387851" w:rsidRDefault="001F525A" w14:paraId="4C15E3FF" w14:textId="77777777">
            <w:r>
              <w:t xml:space="preserve">Section </w:t>
            </w:r>
            <w:r>
              <w:rPr>
                <w:rFonts w:cs="CordiaUPC"/>
                <w:cs/>
              </w:rPr>
              <w:t>:</w:t>
            </w:r>
          </w:p>
          <w:p w:rsidR="001F525A" w:rsidP="001F525A" w:rsidRDefault="001F525A" w14:paraId="33DE291A" w14:textId="77777777">
            <w:pPr>
              <w:pStyle w:val="ListParagraph"/>
              <w:numPr>
                <w:ilvl w:val="0"/>
                <w:numId w:val="442"/>
              </w:numPr>
            </w:pPr>
            <w:r>
              <w:t>Mass Voice Free Resoure</w:t>
            </w:r>
          </w:p>
          <w:p w:rsidR="001F525A" w:rsidP="001F525A" w:rsidRDefault="001F525A" w14:paraId="28FFD73C" w14:textId="77777777">
            <w:pPr>
              <w:pStyle w:val="ListParagraph"/>
              <w:numPr>
                <w:ilvl w:val="0"/>
                <w:numId w:val="442"/>
              </w:numPr>
            </w:pPr>
            <w:r>
              <w:t>Mass Voice FN</w:t>
            </w:r>
          </w:p>
          <w:p w:rsidR="001F525A" w:rsidP="001F525A" w:rsidRDefault="001F525A" w14:paraId="090817E8" w14:textId="77777777">
            <w:pPr>
              <w:pStyle w:val="ListParagraph"/>
              <w:numPr>
                <w:ilvl w:val="0"/>
                <w:numId w:val="442"/>
              </w:numPr>
            </w:pPr>
            <w:r>
              <w:t>Mass Voice B Number</w:t>
            </w:r>
          </w:p>
          <w:p w:rsidR="001F525A" w:rsidP="001F525A" w:rsidRDefault="001F525A" w14:paraId="5C2C574E" w14:textId="77777777">
            <w:pPr>
              <w:pStyle w:val="ListParagraph"/>
              <w:numPr>
                <w:ilvl w:val="0"/>
                <w:numId w:val="442"/>
              </w:numPr>
            </w:pPr>
            <w:r>
              <w:t>Mass Voice Rating</w:t>
            </w:r>
          </w:p>
          <w:p w:rsidR="001F525A" w:rsidP="001F525A" w:rsidRDefault="001F525A" w14:paraId="0C9E47A7" w14:textId="77777777">
            <w:pPr>
              <w:pStyle w:val="ListParagraph"/>
              <w:numPr>
                <w:ilvl w:val="0"/>
                <w:numId w:val="442"/>
              </w:numPr>
            </w:pPr>
            <w:r>
              <w:t>Mass VDO Call Rating</w:t>
            </w:r>
          </w:p>
          <w:p w:rsidR="001F525A" w:rsidP="004868BC" w:rsidRDefault="001F525A" w14:paraId="3D311271" w14:textId="28434FFE">
            <w:pPr>
              <w:pStyle w:val="ListParagraph"/>
              <w:numPr>
                <w:ilvl w:val="0"/>
                <w:numId w:val="442"/>
              </w:numPr>
            </w:pPr>
            <w:r>
              <w:t>Mass Landline Rating</w:t>
            </w:r>
          </w:p>
        </w:tc>
      </w:tr>
      <w:tr w:rsidRPr="008979A8" w:rsidR="00140006" w:rsidTr="002206C7" w14:paraId="004A16B1" w14:textId="77777777">
        <w:trPr>
          <w:trHeight w:val="218"/>
        </w:trPr>
        <w:tc>
          <w:tcPr>
            <w:tcW w:w="846" w:type="pct"/>
            <w:gridSpan w:val="2"/>
          </w:tcPr>
          <w:p w:rsidR="00140006" w:rsidP="00A64494" w:rsidRDefault="00140006" w14:paraId="1E29BCB5" w14:textId="22469396">
            <w:pPr>
              <w:rPr>
                <w:cs/>
              </w:rPr>
            </w:pPr>
            <w:r w:rsidRPr="00140006">
              <w:t xml:space="preserve">partialStepChargeIncVat </w:t>
            </w:r>
            <w:r w:rsidRPr="00140006">
              <w:rPr>
                <w:rFonts w:cs="CordiaUPC"/>
                <w:cs/>
              </w:rPr>
              <w:t>+ “</w:t>
            </w:r>
            <w:r w:rsidRPr="00140006">
              <w:t>Baht</w:t>
            </w:r>
            <w:r w:rsidRPr="00140006">
              <w:rPr>
                <w:rFonts w:cs="CordiaUPC"/>
                <w:cs/>
              </w:rPr>
              <w:t xml:space="preserve">” + </w:t>
            </w:r>
            <w:r w:rsidRPr="00140006">
              <w:t xml:space="preserve">partialStepBillCycle </w:t>
            </w:r>
            <w:r w:rsidRPr="00140006">
              <w:rPr>
                <w:rFonts w:cs="CordiaUPC"/>
                <w:cs/>
              </w:rPr>
              <w:t xml:space="preserve">+ “ ” + </w:t>
            </w:r>
            <w:r w:rsidRPr="00140006">
              <w:t>partialStepBillCycleUnit</w:t>
            </w:r>
          </w:p>
        </w:tc>
        <w:tc>
          <w:tcPr>
            <w:tcW w:w="1076" w:type="pct"/>
          </w:tcPr>
          <w:p w:rsidR="00140006" w:rsidP="00A64494" w:rsidRDefault="00140006" w14:paraId="42392A8B" w14:textId="2ACC677E">
            <w:r>
              <w:t>Link</w:t>
            </w:r>
          </w:p>
        </w:tc>
        <w:tc>
          <w:tcPr>
            <w:tcW w:w="3078" w:type="pct"/>
            <w:gridSpan w:val="2"/>
          </w:tcPr>
          <w:p w:rsidR="00F7584B" w:rsidP="00983CF7" w:rsidRDefault="00F7584B" w14:paraId="179B2EE7" w14:textId="77777777">
            <w:r>
              <w:t xml:space="preserve">Visible </w:t>
            </w:r>
            <w:r>
              <w:rPr>
                <w:rFonts w:hint="cs"/>
                <w:cs/>
              </w:rPr>
              <w:t xml:space="preserve">เมื่อ </w:t>
            </w:r>
            <w:r w:rsidRPr="00C73BAE">
              <w:t>Partial Step Table Section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hint="cs"/>
                <w:cs/>
              </w:rPr>
              <w:t>มีค่า</w:t>
            </w:r>
          </w:p>
          <w:p w:rsidR="00C73BAE" w:rsidP="001052EB" w:rsidRDefault="00140006" w14:paraId="111FFE22" w14:textId="77777777">
            <w:r>
              <w:rPr>
                <w:rFonts w:hint="cs"/>
                <w:cs/>
              </w:rPr>
              <w:t xml:space="preserve">เมื่อคลิกให้ </w:t>
            </w:r>
            <w:r>
              <w:t xml:space="preserve">Link </w:t>
            </w:r>
            <w:r>
              <w:rPr>
                <w:rFonts w:hint="cs"/>
                <w:cs/>
              </w:rPr>
              <w:t xml:space="preserve">ให้แสดง </w:t>
            </w:r>
            <w:r>
              <w:t xml:space="preserve">Detail Section </w:t>
            </w:r>
            <w:r>
              <w:rPr>
                <w:rFonts w:hint="cs"/>
                <w:cs/>
              </w:rPr>
              <w:t xml:space="preserve">พร้อมทั้ง </w:t>
            </w:r>
            <w:r>
              <w:t xml:space="preserve">Default </w:t>
            </w:r>
            <w:r>
              <w:rPr>
                <w:rFonts w:hint="cs"/>
                <w:cs/>
              </w:rPr>
              <w:t xml:space="preserve">ค่า </w:t>
            </w:r>
            <w:r>
              <w:t xml:space="preserve">deductType </w:t>
            </w:r>
            <w:r>
              <w:rPr>
                <w:rFonts w:cs="Angsana New"/>
                <w:cs/>
              </w:rPr>
              <w:t>= “</w:t>
            </w:r>
            <w:r w:rsidR="001052EB">
              <w:t>Partia</w:t>
            </w:r>
            <w:r>
              <w:t>l Step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เมื่อมีการเพิ่มข้อมูลในแต่ละ </w:t>
            </w:r>
            <w:r>
              <w:t>Section</w:t>
            </w:r>
          </w:p>
          <w:p w:rsidR="00323C1A" w:rsidP="001052EB" w:rsidRDefault="00323C1A" w14:paraId="13045F9C" w14:textId="77777777">
            <w:r>
              <w:t xml:space="preserve">Section </w:t>
            </w:r>
            <w:r>
              <w:rPr>
                <w:rFonts w:cs="CordiaUPC"/>
                <w:cs/>
              </w:rPr>
              <w:t>:</w:t>
            </w:r>
          </w:p>
          <w:p w:rsidR="00323C1A" w:rsidP="00323C1A" w:rsidRDefault="00323C1A" w14:paraId="3D15DCB6" w14:textId="77777777">
            <w:pPr>
              <w:pStyle w:val="ListParagraph"/>
              <w:numPr>
                <w:ilvl w:val="0"/>
                <w:numId w:val="437"/>
              </w:numPr>
            </w:pPr>
            <w:r>
              <w:t>Mass Voice Free Resource</w:t>
            </w:r>
          </w:p>
          <w:p w:rsidR="00323C1A" w:rsidP="00323C1A" w:rsidRDefault="00323C1A" w14:paraId="760417C9" w14:textId="77777777">
            <w:pPr>
              <w:pStyle w:val="ListParagraph"/>
              <w:numPr>
                <w:ilvl w:val="0"/>
                <w:numId w:val="437"/>
              </w:numPr>
            </w:pPr>
            <w:r>
              <w:t>Mass Voice Rating</w:t>
            </w:r>
          </w:p>
          <w:p w:rsidR="00323C1A" w:rsidP="00323C1A" w:rsidRDefault="00323C1A" w14:paraId="54F44C07" w14:textId="77777777">
            <w:pPr>
              <w:pStyle w:val="ListParagraph"/>
              <w:numPr>
                <w:ilvl w:val="0"/>
                <w:numId w:val="437"/>
              </w:numPr>
            </w:pPr>
            <w:r>
              <w:t>Mass VDO Call Rating</w:t>
            </w:r>
          </w:p>
          <w:p w:rsidRPr="00140006" w:rsidR="00323C1A" w:rsidP="004868BC" w:rsidRDefault="00323C1A" w14:paraId="2621F894" w14:textId="71FE4D58">
            <w:pPr>
              <w:pStyle w:val="ListParagraph"/>
              <w:numPr>
                <w:ilvl w:val="0"/>
                <w:numId w:val="437"/>
              </w:numPr>
              <w:rPr>
                <w:cs/>
              </w:rPr>
            </w:pPr>
            <w:r>
              <w:t>Mass Landline Rating</w:t>
            </w:r>
          </w:p>
        </w:tc>
      </w:tr>
      <w:tr w:rsidRPr="008979A8" w:rsidR="00AB2927" w:rsidTr="002206C7" w14:paraId="4558A844" w14:textId="77777777">
        <w:trPr>
          <w:trHeight w:val="217"/>
        </w:trPr>
        <w:tc>
          <w:tcPr>
            <w:tcW w:w="846" w:type="pct"/>
            <w:gridSpan w:val="2"/>
          </w:tcPr>
          <w:p w:rsidR="00AB2927" w:rsidP="00A64494" w:rsidRDefault="00AB2927" w14:paraId="5E01E85F" w14:textId="02FD8F8C">
            <w:r>
              <w:t>Deduct Fail</w:t>
            </w:r>
          </w:p>
        </w:tc>
        <w:tc>
          <w:tcPr>
            <w:tcW w:w="1076" w:type="pct"/>
          </w:tcPr>
          <w:p w:rsidR="00AB2927" w:rsidP="00A64494" w:rsidRDefault="00AB2927" w14:paraId="0A3C60D4" w14:textId="202D585E">
            <w:r>
              <w:t>Link</w:t>
            </w:r>
          </w:p>
        </w:tc>
        <w:tc>
          <w:tcPr>
            <w:tcW w:w="3078" w:type="pct"/>
            <w:gridSpan w:val="2"/>
          </w:tcPr>
          <w:p w:rsidR="00F7584B" w:rsidP="00A64494" w:rsidRDefault="00F7584B" w14:paraId="4EC6A7FA" w14:textId="77777777">
            <w:r>
              <w:t xml:space="preserve">Visible </w:t>
            </w:r>
            <w:r>
              <w:rPr>
                <w:rFonts w:hint="cs"/>
                <w:cs/>
              </w:rPr>
              <w:t xml:space="preserve">เมื่อ </w:t>
            </w:r>
            <w:r>
              <w:t xml:space="preserve">productClass </w:t>
            </w:r>
            <w:r>
              <w:rPr>
                <w:rFonts w:cs="CordiaUPC"/>
                <w:cs/>
              </w:rPr>
              <w:t>=”</w:t>
            </w:r>
            <w:r>
              <w:t>Main</w:t>
            </w:r>
            <w:r>
              <w:rPr>
                <w:rFonts w:cs="CordiaUPC"/>
                <w:cs/>
              </w:rPr>
              <w:t>”</w:t>
            </w:r>
          </w:p>
          <w:p w:rsidR="00C73BAE" w:rsidP="00A64494" w:rsidRDefault="00AB2927" w14:paraId="468460BB" w14:textId="77777777">
            <w:r>
              <w:rPr>
                <w:rFonts w:hint="cs"/>
                <w:cs/>
              </w:rPr>
              <w:t xml:space="preserve">เมื่อคลิกให้ </w:t>
            </w:r>
            <w:r>
              <w:t xml:space="preserve">Link </w:t>
            </w:r>
            <w:r>
              <w:rPr>
                <w:rFonts w:hint="cs"/>
                <w:cs/>
              </w:rPr>
              <w:t xml:space="preserve">ให้แสดง </w:t>
            </w:r>
            <w:r>
              <w:t xml:space="preserve">Detail Section </w:t>
            </w:r>
            <w:r>
              <w:rPr>
                <w:rFonts w:hint="cs"/>
                <w:cs/>
              </w:rPr>
              <w:t xml:space="preserve">พร้อมทั้ง </w:t>
            </w:r>
            <w:r>
              <w:t xml:space="preserve">Default </w:t>
            </w:r>
            <w:r>
              <w:rPr>
                <w:rFonts w:hint="cs"/>
                <w:cs/>
              </w:rPr>
              <w:t xml:space="preserve">ค่า </w:t>
            </w:r>
            <w:r>
              <w:t xml:space="preserve">deductType </w:t>
            </w:r>
            <w:r>
              <w:rPr>
                <w:rFonts w:cs="Angsana New"/>
                <w:cs/>
              </w:rPr>
              <w:t>= “</w:t>
            </w:r>
            <w:r>
              <w:t>Deduct Fail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เมื่อมีการเพิ่มข้อมูลในแต่ละ </w:t>
            </w:r>
            <w:r>
              <w:t>Section</w:t>
            </w:r>
          </w:p>
          <w:p w:rsidR="001F525A" w:rsidP="00A64494" w:rsidRDefault="001F525A" w14:paraId="4669C53F" w14:textId="77777777">
            <w:r>
              <w:t xml:space="preserve">Section </w:t>
            </w:r>
            <w:r>
              <w:rPr>
                <w:rFonts w:cs="CordiaUPC"/>
                <w:cs/>
              </w:rPr>
              <w:t>:</w:t>
            </w:r>
          </w:p>
          <w:p w:rsidR="001F525A" w:rsidP="001F525A" w:rsidRDefault="001F525A" w14:paraId="7F067CD9" w14:textId="658C4A60">
            <w:pPr>
              <w:pStyle w:val="ListParagraph"/>
              <w:numPr>
                <w:ilvl w:val="0"/>
                <w:numId w:val="443"/>
              </w:numPr>
            </w:pPr>
            <w:r>
              <w:t>Mass Voice Free Resource</w:t>
            </w:r>
          </w:p>
          <w:p w:rsidR="001675F4" w:rsidP="001F525A" w:rsidRDefault="001675F4" w14:paraId="520E3FFB" w14:textId="587D393C">
            <w:pPr>
              <w:pStyle w:val="ListParagraph"/>
              <w:numPr>
                <w:ilvl w:val="0"/>
                <w:numId w:val="443"/>
              </w:numPr>
            </w:pPr>
            <w:r>
              <w:t>Mass Voice FN</w:t>
            </w:r>
          </w:p>
          <w:p w:rsidR="001675F4" w:rsidP="001F525A" w:rsidRDefault="001675F4" w14:paraId="57099DA5" w14:textId="73D5ACA5">
            <w:pPr>
              <w:pStyle w:val="ListParagraph"/>
              <w:numPr>
                <w:ilvl w:val="0"/>
                <w:numId w:val="443"/>
              </w:numPr>
            </w:pPr>
            <w:r>
              <w:t>Mass Voice B Number</w:t>
            </w:r>
          </w:p>
          <w:p w:rsidR="001F525A" w:rsidP="001F525A" w:rsidRDefault="001F525A" w14:paraId="31DA8D70" w14:textId="77777777">
            <w:pPr>
              <w:pStyle w:val="ListParagraph"/>
              <w:numPr>
                <w:ilvl w:val="0"/>
                <w:numId w:val="443"/>
              </w:numPr>
            </w:pPr>
            <w:r>
              <w:t>Mass Voice Rating</w:t>
            </w:r>
          </w:p>
          <w:p w:rsidR="001F525A" w:rsidP="001F525A" w:rsidRDefault="001F525A" w14:paraId="622909D5" w14:textId="77777777">
            <w:pPr>
              <w:pStyle w:val="ListParagraph"/>
              <w:numPr>
                <w:ilvl w:val="0"/>
                <w:numId w:val="443"/>
              </w:numPr>
            </w:pPr>
            <w:r>
              <w:t>Mass VDO Call Rating</w:t>
            </w:r>
          </w:p>
          <w:p w:rsidR="001F525A" w:rsidP="004868BC" w:rsidRDefault="001F525A" w14:paraId="00A4979A" w14:textId="0172A401">
            <w:pPr>
              <w:pStyle w:val="ListParagraph"/>
              <w:numPr>
                <w:ilvl w:val="0"/>
                <w:numId w:val="443"/>
              </w:numPr>
            </w:pPr>
            <w:r>
              <w:t>Mass Landline Rating</w:t>
            </w:r>
          </w:p>
        </w:tc>
      </w:tr>
      <w:tr w:rsidRPr="008979A8" w:rsidR="00AB2927" w:rsidTr="00135C19" w14:paraId="63CEC9F0" w14:textId="77777777">
        <w:trPr>
          <w:trHeight w:val="111"/>
        </w:trPr>
        <w:tc>
          <w:tcPr>
            <w:tcW w:w="5000" w:type="pct"/>
            <w:gridSpan w:val="5"/>
            <w:shd w:val="clear" w:color="auto" w:fill="C2D69B" w:themeFill="accent3" w:themeFillTint="99"/>
          </w:tcPr>
          <w:p w:rsidR="00AB2927" w:rsidP="00135C19" w:rsidRDefault="00AB2927" w14:paraId="059FF035" w14:textId="17EE20D2">
            <w:pPr>
              <w:pStyle w:val="HeaderTable"/>
            </w:pPr>
            <w:r>
              <w:t>End Tab Section</w:t>
            </w:r>
          </w:p>
        </w:tc>
      </w:tr>
      <w:tr w:rsidRPr="008979A8" w:rsidR="00C426A7" w:rsidTr="00135C19" w14:paraId="441E0B26" w14:textId="77777777">
        <w:trPr>
          <w:trHeight w:val="111"/>
        </w:trPr>
        <w:tc>
          <w:tcPr>
            <w:tcW w:w="5000" w:type="pct"/>
            <w:gridSpan w:val="5"/>
            <w:shd w:val="clear" w:color="auto" w:fill="C2D69B" w:themeFill="accent3" w:themeFillTint="99"/>
          </w:tcPr>
          <w:p w:rsidR="00C426A7" w:rsidP="00135C19" w:rsidRDefault="00C426A7" w14:paraId="0FDCB5F8" w14:textId="77777777">
            <w:pPr>
              <w:pStyle w:val="HeaderTable"/>
              <w:rPr>
                <w:lang w:bidi="th-TH"/>
              </w:rPr>
            </w:pPr>
            <w:r>
              <w:t>Detail Section</w:t>
            </w:r>
          </w:p>
          <w:p w:rsidR="00874F0E" w:rsidP="008226BF" w:rsidRDefault="00C426A7" w14:paraId="444A2BF6" w14:textId="72383F89">
            <w:pPr>
              <w:pStyle w:val="HeaderTable"/>
              <w:rPr>
                <w:lang w:bidi="th-TH"/>
              </w:rPr>
            </w:pPr>
            <w:r>
              <w:rPr>
                <w:rFonts w:hint="cs" w:cs="Angsana New"/>
                <w:cs/>
                <w:lang w:bidi="th-TH"/>
              </w:rPr>
              <w:t>ถ้า</w:t>
            </w:r>
            <w:r w:rsidR="003B3CC7">
              <w:rPr>
                <w:rFonts w:hint="cs" w:cs="Angsana New"/>
                <w:cs/>
                <w:lang w:bidi="th-TH"/>
              </w:rPr>
              <w:t>ไม่ใช่ของ</w:t>
            </w:r>
            <w:r>
              <w:rPr>
                <w:rFonts w:hint="cs" w:cs="Angsana New"/>
                <w:cs/>
                <w:lang w:bidi="th-TH"/>
              </w:rPr>
              <w:t xml:space="preserve"> </w:t>
            </w:r>
            <w:r w:rsidRPr="00A64494">
              <w:rPr>
                <w:b w:val="0"/>
                <w:bCs/>
              </w:rPr>
              <w:t>customerType</w:t>
            </w:r>
            <w:r w:rsidRPr="00A64494">
              <w:rPr>
                <w:rFonts w:cs="Angsana New"/>
                <w:bCs/>
                <w:cs/>
                <w:lang w:bidi="th-TH"/>
              </w:rPr>
              <w:t xml:space="preserve"> </w:t>
            </w:r>
            <w:r w:rsidR="00E06F02">
              <w:rPr>
                <w:rFonts w:cs="Angsana New"/>
                <w:bCs/>
                <w:cs/>
                <w:lang w:bidi="th-TH"/>
              </w:rPr>
              <w:t>=</w:t>
            </w:r>
            <w:r w:rsidRPr="00A64494">
              <w:rPr>
                <w:rFonts w:cs="Angsana New"/>
                <w:bCs/>
                <w:cs/>
                <w:lang w:bidi="th-TH"/>
              </w:rPr>
              <w:t xml:space="preserve"> </w:t>
            </w:r>
            <w:r w:rsidRPr="00A64494">
              <w:rPr>
                <w:rFonts w:cs="Angsana New"/>
                <w:b w:val="0"/>
                <w:bCs/>
                <w:cs/>
                <w:lang w:bidi="th-TH"/>
              </w:rPr>
              <w:t>“</w:t>
            </w:r>
            <w:r w:rsidRPr="00A64494">
              <w:rPr>
                <w:b w:val="0"/>
                <w:bCs/>
              </w:rPr>
              <w:t>Pre</w:t>
            </w:r>
            <w:r w:rsidRPr="00A64494">
              <w:rPr>
                <w:rFonts w:cs="Angsana New"/>
                <w:b w:val="0"/>
                <w:bCs/>
                <w:cs/>
                <w:lang w:bidi="th-TH"/>
              </w:rPr>
              <w:t>-</w:t>
            </w:r>
            <w:r w:rsidRPr="00A64494">
              <w:rPr>
                <w:b w:val="0"/>
                <w:bCs/>
              </w:rPr>
              <w:t>paid</w:t>
            </w:r>
            <w:r w:rsidRPr="00A64494">
              <w:rPr>
                <w:rFonts w:cs="Angsana New"/>
                <w:b w:val="0"/>
                <w:bCs/>
                <w:cs/>
                <w:lang w:bidi="th-TH"/>
              </w:rPr>
              <w:t>”</w:t>
            </w:r>
            <w:r w:rsidRPr="00A64494">
              <w:rPr>
                <w:rFonts w:cs="Angsana New"/>
                <w:bCs/>
                <w:cs/>
                <w:lang w:bidi="th-TH"/>
              </w:rPr>
              <w:t xml:space="preserve"> </w:t>
            </w:r>
            <w:r w:rsidRPr="0030648B" w:rsidR="00C36181">
              <w:rPr>
                <w:rFonts w:hint="cs"/>
                <w:cs/>
                <w:lang w:bidi="th-TH"/>
              </w:rPr>
              <w:t>และ</w:t>
            </w:r>
            <w:r w:rsidR="00C36181">
              <w:rPr>
                <w:bCs/>
                <w:cs/>
                <w:lang w:bidi="th-TH"/>
              </w:rPr>
              <w:t xml:space="preserve"> </w:t>
            </w:r>
            <w:r w:rsidRPr="00D97F36" w:rsidR="00C36181">
              <w:rPr>
                <w:b w:val="0"/>
                <w:bCs/>
              </w:rPr>
              <w:t xml:space="preserve">PriceType </w:t>
            </w:r>
            <w:r w:rsidRPr="00D97F36" w:rsidR="00C36181">
              <w:rPr>
                <w:b w:val="0"/>
                <w:bCs/>
                <w:cs/>
                <w:lang w:bidi="th-TH"/>
              </w:rPr>
              <w:t>= “</w:t>
            </w:r>
            <w:r w:rsidRPr="00D97F36" w:rsidR="00C36181">
              <w:rPr>
                <w:b w:val="0"/>
                <w:bCs/>
              </w:rPr>
              <w:t>Recurring</w:t>
            </w:r>
            <w:r w:rsidRPr="00D97F36" w:rsidR="00C36181">
              <w:rPr>
                <w:b w:val="0"/>
                <w:bCs/>
                <w:cs/>
                <w:lang w:bidi="th-TH"/>
              </w:rPr>
              <w:t>”</w:t>
            </w:r>
            <w:r w:rsidR="00D030C0">
              <w:rPr>
                <w:rFonts w:hint="cs" w:cs="Angsana New"/>
                <w:bCs/>
                <w:cs/>
                <w:lang w:bidi="th-TH"/>
              </w:rPr>
              <w:t xml:space="preserve"> </w:t>
            </w:r>
            <w:r w:rsidRPr="00FE67BE" w:rsidR="00D030C0">
              <w:rPr>
                <w:rFonts w:cs="Angsana New"/>
                <w:b w:val="0"/>
                <w:cs/>
                <w:lang w:bidi="th-TH"/>
              </w:rPr>
              <w:t>และ</w:t>
            </w:r>
            <w:r w:rsidRPr="00FE67BE" w:rsidR="00D030C0">
              <w:rPr>
                <w:b w:val="0"/>
              </w:rPr>
              <w:t xml:space="preserve"> Partial Step Table Section</w:t>
            </w:r>
            <w:r w:rsidR="00D030C0">
              <w:rPr>
                <w:bCs/>
                <w:cs/>
                <w:lang w:bidi="th-TH"/>
              </w:rPr>
              <w:t xml:space="preserve"> </w:t>
            </w:r>
            <w:r w:rsidR="00D030C0">
              <w:rPr>
                <w:rFonts w:hint="cs"/>
                <w:cs/>
                <w:lang w:bidi="th-TH"/>
              </w:rPr>
              <w:t>มีค่า</w:t>
            </w:r>
            <w:r w:rsidR="00D030C0">
              <w:rPr>
                <w:rFonts w:hint="cs" w:cs="Angsana New"/>
                <w:bCs/>
                <w:cs/>
                <w:lang w:bidi="th-TH"/>
              </w:rPr>
              <w:t xml:space="preserve"> </w:t>
            </w:r>
            <w:r w:rsidRPr="00A64494">
              <w:rPr>
                <w:rFonts w:cs="Angsana New"/>
                <w:bCs/>
                <w:cs/>
                <w:lang w:bidi="th-TH"/>
              </w:rPr>
              <w:t xml:space="preserve"> </w:t>
            </w:r>
            <w:r w:rsidRPr="00A64494">
              <w:rPr>
                <w:rFonts w:cs="Angsana New"/>
                <w:cs/>
                <w:lang w:bidi="th-TH"/>
              </w:rPr>
              <w:t xml:space="preserve">ให้แสดงข้อมูลภายใต้ </w:t>
            </w:r>
            <w:r w:rsidRPr="00A64494">
              <w:rPr>
                <w:b w:val="0"/>
                <w:bCs/>
              </w:rPr>
              <w:t>Section</w:t>
            </w:r>
            <w:r w:rsidRPr="00A64494">
              <w:rPr>
                <w:rFonts w:cs="Angsana New"/>
                <w:bCs/>
                <w:cs/>
                <w:lang w:bidi="th-TH"/>
              </w:rPr>
              <w:t xml:space="preserve"> </w:t>
            </w:r>
            <w:r w:rsidRPr="00A64494">
              <w:rPr>
                <w:rFonts w:cs="Angsana New"/>
                <w:cs/>
                <w:lang w:bidi="th-TH"/>
              </w:rPr>
              <w:t xml:space="preserve">ทันที </w:t>
            </w:r>
            <w:r w:rsidR="00874F0E">
              <w:rPr>
                <w:rFonts w:hint="cs" w:cs="Angsana New"/>
                <w:cs/>
                <w:lang w:bidi="th-TH"/>
              </w:rPr>
              <w:t xml:space="preserve">พร้อมทั้ง </w:t>
            </w:r>
            <w:r w:rsidRPr="00A64494" w:rsidR="00874F0E">
              <w:rPr>
                <w:b w:val="0"/>
                <w:bCs/>
              </w:rPr>
              <w:t>Default</w:t>
            </w:r>
            <w:r w:rsidR="00874F0E">
              <w:rPr>
                <w:rFonts w:cs="Angsana New"/>
                <w:bCs/>
                <w:cs/>
                <w:lang w:bidi="th-TH"/>
              </w:rPr>
              <w:t xml:space="preserve"> </w:t>
            </w:r>
            <w:r w:rsidR="00874F0E">
              <w:rPr>
                <w:rFonts w:hint="cs" w:cs="Angsana New"/>
                <w:cs/>
                <w:lang w:bidi="th-TH"/>
              </w:rPr>
              <w:t xml:space="preserve">ค่า </w:t>
            </w:r>
            <w:r w:rsidRPr="00A64494" w:rsidR="00874F0E">
              <w:rPr>
                <w:b w:val="0"/>
                <w:bCs/>
              </w:rPr>
              <w:t xml:space="preserve">deductType </w:t>
            </w:r>
            <w:r w:rsidRPr="00A64494" w:rsidR="00874F0E">
              <w:rPr>
                <w:rFonts w:cs="Angsana New"/>
                <w:b w:val="0"/>
                <w:bCs/>
                <w:cs/>
                <w:lang w:bidi="th-TH"/>
              </w:rPr>
              <w:t>= “</w:t>
            </w:r>
            <w:r w:rsidRPr="00A64494" w:rsidR="00874F0E">
              <w:rPr>
                <w:b w:val="0"/>
                <w:bCs/>
              </w:rPr>
              <w:t xml:space="preserve">Deduct </w:t>
            </w:r>
            <w:r w:rsidR="00874F0E">
              <w:rPr>
                <w:b w:val="0"/>
                <w:bCs/>
                <w:lang w:bidi="th-TH"/>
              </w:rPr>
              <w:t>Success</w:t>
            </w:r>
            <w:r w:rsidRPr="00FE67BE" w:rsidR="00874F0E">
              <w:rPr>
                <w:rFonts w:cs="Angsana New"/>
                <w:cs/>
                <w:lang w:bidi="th-TH"/>
              </w:rPr>
              <w:t xml:space="preserve">” </w:t>
            </w:r>
            <w:r w:rsidRPr="00983CF7" w:rsidR="00874F0E">
              <w:rPr>
                <w:rFonts w:hint="cs" w:cs="Angsana New"/>
                <w:cs/>
                <w:lang w:bidi="th-TH"/>
              </w:rPr>
              <w:t>เมื่อมีการเพิ่มข้อมูลใน</w:t>
            </w:r>
            <w:r w:rsidR="00874F0E">
              <w:rPr>
                <w:rFonts w:hint="cs" w:cs="Angsana New"/>
                <w:cs/>
                <w:lang w:bidi="th-TH"/>
              </w:rPr>
              <w:t xml:space="preserve">แต่ละ </w:t>
            </w:r>
            <w:r w:rsidRPr="00A64494" w:rsidR="00874F0E">
              <w:rPr>
                <w:b w:val="0"/>
                <w:bCs/>
              </w:rPr>
              <w:t>Section</w:t>
            </w:r>
          </w:p>
          <w:p w:rsidR="00C426A7" w:rsidP="00913928" w:rsidRDefault="00C426A7" w14:paraId="4B13728B" w14:textId="724E2E3B">
            <w:pPr>
              <w:rPr>
                <w:cs/>
              </w:rPr>
            </w:pPr>
            <w:r w:rsidRPr="00A64494">
              <w:rPr>
                <w:cs/>
              </w:rPr>
              <w:t>ถ้าไม่ใช่</w:t>
            </w:r>
            <w:r w:rsidR="00A21B62">
              <w:rPr>
                <w:rFonts w:hint="cs"/>
                <w:cs/>
              </w:rPr>
              <w:t>จะ</w:t>
            </w:r>
            <w:r w:rsidR="001265B4">
              <w:rPr>
                <w:rFonts w:hint="cs"/>
                <w:cs/>
              </w:rPr>
              <w:t xml:space="preserve"> </w:t>
            </w:r>
            <w:r w:rsidR="001265B4">
              <w:t xml:space="preserve">Default </w:t>
            </w:r>
            <w:r w:rsidR="001265B4">
              <w:rPr>
                <w:rFonts w:hint="cs"/>
                <w:cs/>
              </w:rPr>
              <w:t xml:space="preserve">แสดงข้อมูลตาม </w:t>
            </w:r>
            <w:r w:rsidR="001265B4">
              <w:t>Tab Section Deduct Success</w:t>
            </w:r>
          </w:p>
        </w:tc>
      </w:tr>
      <w:tr w:rsidRPr="008979A8" w:rsidR="00F10565" w:rsidTr="002206C7" w14:paraId="296FBF0D" w14:textId="77777777">
        <w:trPr>
          <w:trHeight w:val="111"/>
        </w:trPr>
        <w:tc>
          <w:tcPr>
            <w:tcW w:w="846" w:type="pct"/>
            <w:gridSpan w:val="2"/>
          </w:tcPr>
          <w:p w:rsidR="00F10565" w:rsidP="002206C7" w:rsidRDefault="00F10565" w14:paraId="636B854E" w14:textId="5EF2D06D">
            <w:r>
              <w:t>Copy From Deduct Success</w:t>
            </w:r>
          </w:p>
        </w:tc>
        <w:tc>
          <w:tcPr>
            <w:tcW w:w="1077" w:type="pct"/>
          </w:tcPr>
          <w:p w:rsidR="00F10565" w:rsidP="002206C7" w:rsidRDefault="00F10565" w14:paraId="2EE5DE53" w14:textId="2432DD2F">
            <w:r>
              <w:t>Button</w:t>
            </w:r>
          </w:p>
        </w:tc>
        <w:tc>
          <w:tcPr>
            <w:tcW w:w="3077" w:type="pct"/>
            <w:gridSpan w:val="2"/>
          </w:tcPr>
          <w:p w:rsidR="00F10565" w:rsidP="002206C7" w:rsidRDefault="00F10565" w14:paraId="0F9BF77E" w14:textId="0B62949D">
            <w:r>
              <w:t xml:space="preserve">Visible </w:t>
            </w:r>
            <w:r>
              <w:rPr>
                <w:rFonts w:hint="cs"/>
                <w:cs/>
              </w:rPr>
              <w:t xml:space="preserve">เมื่อ </w:t>
            </w:r>
            <w:r>
              <w:t xml:space="preserve">deductType </w:t>
            </w:r>
            <w:r>
              <w:rPr>
                <w:rFonts w:cs="CordiaUPC"/>
                <w:cs/>
              </w:rPr>
              <w:t>= “</w:t>
            </w:r>
            <w:r>
              <w:t>Deduct Fail</w:t>
            </w:r>
            <w:r>
              <w:rPr>
                <w:rFonts w:cs="CordiaUPC"/>
                <w:cs/>
              </w:rPr>
              <w:t>”</w:t>
            </w:r>
            <w:r w:rsidR="000F3F73">
              <w:rPr>
                <w:rFonts w:cs="CordiaUPC"/>
                <w:cs/>
              </w:rPr>
              <w:t xml:space="preserve"> </w:t>
            </w:r>
            <w:r w:rsidR="000F3F73">
              <w:rPr>
                <w:rFonts w:hint="cs"/>
                <w:cs/>
              </w:rPr>
              <w:t xml:space="preserve">และ </w:t>
            </w:r>
            <w:r w:rsidR="000F3F73">
              <w:rPr>
                <w:rFonts w:cs="CordiaUPC"/>
                <w:cs/>
              </w:rPr>
              <w:t>“</w:t>
            </w:r>
            <w:r w:rsidRPr="00C73BAE" w:rsidR="001052EB">
              <w:t>Partial</w:t>
            </w:r>
            <w:r w:rsidR="000F3F73">
              <w:t xml:space="preserve"> Step</w:t>
            </w:r>
            <w:r w:rsidR="000F3F73">
              <w:rPr>
                <w:rFonts w:cs="CordiaUPC"/>
                <w:cs/>
              </w:rPr>
              <w:t>”</w:t>
            </w:r>
          </w:p>
          <w:p w:rsidR="00F10565" w:rsidP="002206C7" w:rsidRDefault="000F3F73" w14:paraId="3967004B" w14:textId="6C5F012D">
            <w:pPr>
              <w:rPr>
                <w:rFonts w:cs="Angsana New"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deductType </w:t>
            </w:r>
            <w:r>
              <w:rPr>
                <w:rFonts w:cs="CordiaUPC"/>
                <w:cs/>
              </w:rPr>
              <w:t>= “</w:t>
            </w:r>
            <w:r>
              <w:t>Deduct Fail</w:t>
            </w:r>
            <w:r>
              <w:rPr>
                <w:rFonts w:cs="CordiaUPC"/>
                <w:cs/>
              </w:rPr>
              <w:t>”</w:t>
            </w:r>
            <w:r>
              <w:rPr>
                <w:rFonts w:hint="cs"/>
                <w:cs/>
              </w:rPr>
              <w:t xml:space="preserve"> </w:t>
            </w:r>
            <w:r w:rsidR="00F10565">
              <w:rPr>
                <w:rFonts w:hint="cs"/>
                <w:cs/>
              </w:rPr>
              <w:t xml:space="preserve">เมื่อคลิกให้ </w:t>
            </w:r>
            <w:r w:rsidR="00F10565">
              <w:t xml:space="preserve">Copy </w:t>
            </w:r>
            <w:r w:rsidR="00F10565">
              <w:rPr>
                <w:rFonts w:hint="cs"/>
                <w:cs/>
              </w:rPr>
              <w:t xml:space="preserve">ข้อมูลดังต่อไปนี้พร้อมทั้ง </w:t>
            </w:r>
            <w:r w:rsidR="00F10565">
              <w:t xml:space="preserve">Default </w:t>
            </w:r>
            <w:r w:rsidR="00F10565">
              <w:rPr>
                <w:rFonts w:hint="cs"/>
                <w:cs/>
              </w:rPr>
              <w:t xml:space="preserve">ค่า </w:t>
            </w:r>
            <w:r w:rsidR="00F10565">
              <w:t xml:space="preserve">deductType </w:t>
            </w:r>
            <w:r w:rsidR="00F10565">
              <w:rPr>
                <w:rFonts w:cs="Angsana New"/>
                <w:cs/>
              </w:rPr>
              <w:t>= “</w:t>
            </w:r>
            <w:r w:rsidR="00F10565">
              <w:t>Deduct Fail</w:t>
            </w:r>
            <w:r w:rsidR="00F10565">
              <w:rPr>
                <w:rFonts w:cs="Angsana New"/>
                <w:cs/>
              </w:rPr>
              <w:t>”</w:t>
            </w:r>
          </w:p>
          <w:p w:rsidR="00F10565" w:rsidP="002206C7" w:rsidRDefault="00F10565" w14:paraId="0B331CB8" w14:textId="77777777">
            <w:pPr>
              <w:pStyle w:val="ListParagraph"/>
              <w:numPr>
                <w:ilvl w:val="0"/>
                <w:numId w:val="360"/>
              </w:numPr>
            </w:pPr>
            <w:r>
              <w:t>Voice Free Resource</w:t>
            </w:r>
          </w:p>
          <w:p w:rsidR="00F10565" w:rsidP="002206C7" w:rsidRDefault="00F10565" w14:paraId="42E17E62" w14:textId="77777777">
            <w:pPr>
              <w:pStyle w:val="ListParagraph"/>
              <w:numPr>
                <w:ilvl w:val="0"/>
                <w:numId w:val="360"/>
              </w:numPr>
            </w:pPr>
            <w:r>
              <w:t>Voice FN</w:t>
            </w:r>
          </w:p>
          <w:p w:rsidR="00F10565" w:rsidP="002206C7" w:rsidRDefault="00F10565" w14:paraId="09B471A8" w14:textId="77777777">
            <w:pPr>
              <w:pStyle w:val="ListParagraph"/>
              <w:numPr>
                <w:ilvl w:val="0"/>
                <w:numId w:val="360"/>
              </w:numPr>
            </w:pPr>
            <w:r>
              <w:t>Voice B Number</w:t>
            </w:r>
          </w:p>
          <w:p w:rsidR="00F10565" w:rsidP="002206C7" w:rsidRDefault="00F10565" w14:paraId="3DC9140D" w14:textId="77777777">
            <w:pPr>
              <w:pStyle w:val="ListParagraph"/>
              <w:numPr>
                <w:ilvl w:val="0"/>
                <w:numId w:val="360"/>
              </w:numPr>
            </w:pPr>
            <w:r>
              <w:t>Voice Rating</w:t>
            </w:r>
          </w:p>
          <w:p w:rsidR="00F10565" w:rsidP="002206C7" w:rsidRDefault="00F10565" w14:paraId="35375F72" w14:textId="77777777">
            <w:pPr>
              <w:pStyle w:val="ListParagraph"/>
              <w:numPr>
                <w:ilvl w:val="0"/>
                <w:numId w:val="360"/>
              </w:numPr>
            </w:pPr>
            <w:r>
              <w:t>VDO Call Rating</w:t>
            </w:r>
          </w:p>
          <w:p w:rsidR="00F10565" w:rsidP="002206C7" w:rsidRDefault="00F10565" w14:paraId="1E226999" w14:textId="77777777">
            <w:pPr>
              <w:pStyle w:val="ListParagraph"/>
              <w:numPr>
                <w:ilvl w:val="0"/>
                <w:numId w:val="360"/>
              </w:numPr>
            </w:pPr>
            <w:r>
              <w:t>Landline Rating</w:t>
            </w:r>
          </w:p>
          <w:p w:rsidR="000F3F73" w:rsidP="000F3F73" w:rsidRDefault="000F3F73" w14:paraId="2939CEC0" w14:textId="526C71FF">
            <w:pPr>
              <w:rPr>
                <w:rFonts w:cs="Angsana New"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deductType </w:t>
            </w:r>
            <w:r>
              <w:rPr>
                <w:rFonts w:cs="CordiaUPC"/>
                <w:cs/>
              </w:rPr>
              <w:t>= “</w:t>
            </w:r>
            <w:r w:rsidRPr="00C73BAE" w:rsidR="001052EB">
              <w:t xml:space="preserve">Partial </w:t>
            </w:r>
            <w:r>
              <w:t>Step</w:t>
            </w:r>
            <w:r>
              <w:rPr>
                <w:rFonts w:cs="CordiaUPC"/>
                <w:cs/>
              </w:rPr>
              <w:t>”</w:t>
            </w:r>
            <w:r>
              <w:rPr>
                <w:rFonts w:hint="cs"/>
                <w:cs/>
              </w:rPr>
              <w:t xml:space="preserve"> เมื่อคลิกให้ </w:t>
            </w:r>
            <w:r>
              <w:t xml:space="preserve">Copy </w:t>
            </w:r>
            <w:r>
              <w:rPr>
                <w:rFonts w:hint="cs"/>
                <w:cs/>
              </w:rPr>
              <w:t xml:space="preserve">ข้อมูลดังต่อไปนี้พร้อมทั้ง </w:t>
            </w:r>
            <w:r>
              <w:t xml:space="preserve">Default </w:t>
            </w:r>
            <w:r>
              <w:rPr>
                <w:rFonts w:hint="cs"/>
                <w:cs/>
              </w:rPr>
              <w:t xml:space="preserve">ค่า </w:t>
            </w:r>
            <w:r>
              <w:t xml:space="preserve">deductType </w:t>
            </w:r>
            <w:r>
              <w:rPr>
                <w:rFonts w:cs="Angsana New"/>
                <w:cs/>
              </w:rPr>
              <w:t>= “</w:t>
            </w:r>
            <w:r w:rsidRPr="00C73BAE" w:rsidR="001052EB">
              <w:t xml:space="preserve">Partial </w:t>
            </w:r>
            <w:r w:rsidR="0010405E">
              <w:t>Step</w:t>
            </w:r>
            <w:r>
              <w:rPr>
                <w:rFonts w:cs="Angsana New"/>
                <w:cs/>
              </w:rPr>
              <w:t>”</w:t>
            </w:r>
          </w:p>
          <w:p w:rsidR="000F3F73" w:rsidP="00983CF7" w:rsidRDefault="000F3F73" w14:paraId="1E4952E3" w14:textId="77777777">
            <w:pPr>
              <w:pStyle w:val="ListParagraph"/>
              <w:numPr>
                <w:ilvl w:val="0"/>
                <w:numId w:val="360"/>
              </w:numPr>
            </w:pPr>
            <w:r>
              <w:t>Voice Free Resource</w:t>
            </w:r>
          </w:p>
          <w:p w:rsidR="00AE3BA7" w:rsidP="00983CF7" w:rsidRDefault="00AE3BA7" w14:paraId="6ACE3D94" w14:textId="77777777">
            <w:pPr>
              <w:pStyle w:val="ListParagraph"/>
              <w:numPr>
                <w:ilvl w:val="0"/>
                <w:numId w:val="360"/>
              </w:numPr>
            </w:pPr>
            <w:r>
              <w:t>Voice Rating</w:t>
            </w:r>
          </w:p>
          <w:p w:rsidR="00AE3BA7" w:rsidP="00983CF7" w:rsidRDefault="00AE3BA7" w14:paraId="3E2D9B31" w14:textId="77777777">
            <w:pPr>
              <w:pStyle w:val="ListParagraph"/>
              <w:numPr>
                <w:ilvl w:val="0"/>
                <w:numId w:val="360"/>
              </w:numPr>
            </w:pPr>
            <w:r>
              <w:t>VDO Call Rating</w:t>
            </w:r>
          </w:p>
          <w:p w:rsidR="00AE3BA7" w:rsidP="00983CF7" w:rsidRDefault="00AE3BA7" w14:paraId="0039188E" w14:textId="66D26814">
            <w:pPr>
              <w:pStyle w:val="ListParagraph"/>
              <w:numPr>
                <w:ilvl w:val="0"/>
                <w:numId w:val="360"/>
              </w:numPr>
            </w:pPr>
            <w:r>
              <w:t>Landline Rating</w:t>
            </w:r>
          </w:p>
        </w:tc>
      </w:tr>
      <w:tr w:rsidRPr="008979A8" w:rsidR="00A410BD" w:rsidTr="00135C19" w14:paraId="7E64F742" w14:textId="77777777">
        <w:trPr>
          <w:trHeight w:val="111"/>
        </w:trPr>
        <w:tc>
          <w:tcPr>
            <w:tcW w:w="5000" w:type="pct"/>
            <w:gridSpan w:val="5"/>
            <w:shd w:val="clear" w:color="auto" w:fill="C2D69B" w:themeFill="accent3" w:themeFillTint="99"/>
          </w:tcPr>
          <w:p w:rsidR="00A410BD" w:rsidP="00135C19" w:rsidRDefault="00A410BD" w14:paraId="309950F1" w14:textId="28556F42">
            <w:pPr>
              <w:pStyle w:val="HeaderTable"/>
            </w:pPr>
            <w:r>
              <w:t>Voice Free Resource</w:t>
            </w:r>
            <w:r w:rsidR="00553FED">
              <w:t xml:space="preserve"> Section</w:t>
            </w:r>
          </w:p>
          <w:p w:rsidR="003F2228" w:rsidP="003F2228" w:rsidRDefault="003F2228" w14:paraId="4D98EA65" w14:textId="4E62E0D4">
            <w:r>
              <w:t>Default Collapse</w:t>
            </w:r>
          </w:p>
        </w:tc>
      </w:tr>
      <w:tr w:rsidRPr="008979A8" w:rsidR="00A410BD" w:rsidTr="002206C7" w14:paraId="2C36E77D" w14:textId="77777777">
        <w:trPr>
          <w:trHeight w:val="243"/>
        </w:trPr>
        <w:tc>
          <w:tcPr>
            <w:tcW w:w="846" w:type="pct"/>
            <w:gridSpan w:val="2"/>
          </w:tcPr>
          <w:p w:rsidR="00A410BD" w:rsidP="00135C19" w:rsidRDefault="00A410BD" w14:paraId="026EA5A0" w14:textId="4B183CC1">
            <w:r>
              <w:t>Mass Voice Free Resource</w:t>
            </w:r>
          </w:p>
        </w:tc>
        <w:tc>
          <w:tcPr>
            <w:tcW w:w="1076" w:type="pct"/>
          </w:tcPr>
          <w:p w:rsidR="00A410BD" w:rsidP="00135C19" w:rsidRDefault="00A410BD" w14:paraId="69D4AE55" w14:textId="7BDF941F">
            <w:r>
              <w:t>Screen</w:t>
            </w:r>
          </w:p>
        </w:tc>
        <w:tc>
          <w:tcPr>
            <w:tcW w:w="3078" w:type="pct"/>
            <w:gridSpan w:val="2"/>
          </w:tcPr>
          <w:p w:rsidR="00A410BD" w:rsidP="00135C19" w:rsidRDefault="00A410BD" w14:paraId="3385B9D5" w14:textId="182C665C"/>
        </w:tc>
      </w:tr>
      <w:tr w:rsidRPr="008979A8" w:rsidR="00A410BD" w:rsidTr="00A410BD" w14:paraId="08245922" w14:textId="77777777">
        <w:trPr>
          <w:trHeight w:val="243"/>
        </w:trPr>
        <w:tc>
          <w:tcPr>
            <w:tcW w:w="5000" w:type="pct"/>
            <w:gridSpan w:val="5"/>
            <w:shd w:val="clear" w:color="auto" w:fill="C2D69B" w:themeFill="accent3" w:themeFillTint="99"/>
          </w:tcPr>
          <w:p w:rsidR="00A410BD" w:rsidP="00A410BD" w:rsidRDefault="00A410BD" w14:paraId="26182A88" w14:textId="1CD9FCCA">
            <w:pPr>
              <w:pStyle w:val="HeaderTable"/>
            </w:pPr>
            <w:r>
              <w:t>End Voice Free Resource</w:t>
            </w:r>
            <w:r w:rsidR="00553FED">
              <w:t xml:space="preserve"> Section</w:t>
            </w:r>
          </w:p>
        </w:tc>
      </w:tr>
      <w:tr w:rsidRPr="008979A8" w:rsidR="00AB7872" w:rsidTr="00A410BD" w14:paraId="132CB053" w14:textId="77777777">
        <w:trPr>
          <w:trHeight w:val="243"/>
        </w:trPr>
        <w:tc>
          <w:tcPr>
            <w:tcW w:w="5000" w:type="pct"/>
            <w:gridSpan w:val="5"/>
            <w:shd w:val="clear" w:color="auto" w:fill="C2D69B" w:themeFill="accent3" w:themeFillTint="99"/>
          </w:tcPr>
          <w:p w:rsidR="00AB7872" w:rsidP="00A410BD" w:rsidRDefault="003F2228" w14:paraId="461C15C1" w14:textId="77777777">
            <w:pPr>
              <w:pStyle w:val="HeaderTable"/>
              <w:rPr>
                <w:lang w:bidi="th-TH"/>
              </w:rPr>
            </w:pPr>
            <w:r>
              <w:rPr>
                <w:lang w:bidi="th-TH"/>
              </w:rPr>
              <w:t>Voice FN Section</w:t>
            </w:r>
          </w:p>
          <w:p w:rsidR="003F2228" w:rsidP="003F2228" w:rsidRDefault="003F2228" w14:paraId="2716078F" w14:textId="3E7B75A3">
            <w:r>
              <w:t>Default Collapse</w:t>
            </w:r>
          </w:p>
        </w:tc>
      </w:tr>
      <w:tr w:rsidRPr="008979A8" w:rsidR="00AB7872" w:rsidTr="002206C7" w14:paraId="0BD4E9C6" w14:textId="77777777">
        <w:trPr>
          <w:trHeight w:val="75"/>
        </w:trPr>
        <w:tc>
          <w:tcPr>
            <w:tcW w:w="829" w:type="pct"/>
          </w:tcPr>
          <w:p w:rsidR="00AB7872" w:rsidP="00AB7872" w:rsidRDefault="003F2228" w14:paraId="031411B2" w14:textId="27BCD437">
            <w:r>
              <w:t>Mass Voice FN</w:t>
            </w:r>
          </w:p>
        </w:tc>
        <w:tc>
          <w:tcPr>
            <w:tcW w:w="1124" w:type="pct"/>
            <w:gridSpan w:val="3"/>
          </w:tcPr>
          <w:p w:rsidR="00AB7872" w:rsidP="00AB7872" w:rsidRDefault="003F2228" w14:paraId="33F77EC1" w14:textId="55ED13AD">
            <w:r>
              <w:t>Screen</w:t>
            </w:r>
          </w:p>
        </w:tc>
        <w:tc>
          <w:tcPr>
            <w:tcW w:w="3047" w:type="pct"/>
          </w:tcPr>
          <w:p w:rsidR="00AB7872" w:rsidP="00AB7872" w:rsidRDefault="00AB7872" w14:paraId="34751C8C" w14:textId="28208827"/>
        </w:tc>
      </w:tr>
      <w:tr w:rsidRPr="008979A8" w:rsidR="00AB7872" w:rsidTr="00AB7872" w14:paraId="459EEDD0" w14:textId="77777777">
        <w:trPr>
          <w:trHeight w:val="72"/>
        </w:trPr>
        <w:tc>
          <w:tcPr>
            <w:tcW w:w="5000" w:type="pct"/>
            <w:gridSpan w:val="5"/>
            <w:shd w:val="clear" w:color="auto" w:fill="C2D69B" w:themeFill="accent3" w:themeFillTint="99"/>
          </w:tcPr>
          <w:p w:rsidR="00AB7872" w:rsidP="00AB7872" w:rsidRDefault="003F2228" w14:paraId="0B794028" w14:textId="54274D47">
            <w:pPr>
              <w:pStyle w:val="HeaderTable"/>
              <w:rPr>
                <w:lang w:bidi="th-TH"/>
              </w:rPr>
            </w:pPr>
            <w:r>
              <w:t>END</w:t>
            </w:r>
            <w:r>
              <w:rPr>
                <w:lang w:bidi="th-TH"/>
              </w:rPr>
              <w:t xml:space="preserve"> Voice FN Section</w:t>
            </w:r>
          </w:p>
        </w:tc>
      </w:tr>
      <w:tr w:rsidRPr="008979A8" w:rsidR="00AB7872" w:rsidTr="00AB7872" w14:paraId="5262E091" w14:textId="77777777">
        <w:trPr>
          <w:trHeight w:val="72"/>
        </w:trPr>
        <w:tc>
          <w:tcPr>
            <w:tcW w:w="5000" w:type="pct"/>
            <w:gridSpan w:val="5"/>
            <w:shd w:val="clear" w:color="auto" w:fill="C2D69B" w:themeFill="accent3" w:themeFillTint="99"/>
          </w:tcPr>
          <w:p w:rsidR="003F2228" w:rsidP="003F2228" w:rsidRDefault="003F2228" w14:paraId="4A003CE8" w14:textId="0A3C3E0F">
            <w:pPr>
              <w:pStyle w:val="HeaderTable"/>
              <w:rPr>
                <w:lang w:bidi="th-TH"/>
              </w:rPr>
            </w:pPr>
            <w:r>
              <w:rPr>
                <w:lang w:bidi="th-TH"/>
              </w:rPr>
              <w:t>Voice Special Number Section</w:t>
            </w:r>
          </w:p>
          <w:p w:rsidR="00AB7872" w:rsidP="005C325E" w:rsidRDefault="003F2228" w14:paraId="7D160FA3" w14:textId="062D63AE">
            <w:r>
              <w:t>Default Collapse</w:t>
            </w:r>
          </w:p>
        </w:tc>
      </w:tr>
      <w:tr w:rsidRPr="008979A8" w:rsidR="003F2228" w:rsidTr="002206C7" w14:paraId="688A7389" w14:textId="77777777">
        <w:trPr>
          <w:trHeight w:val="72"/>
        </w:trPr>
        <w:tc>
          <w:tcPr>
            <w:tcW w:w="829" w:type="pct"/>
          </w:tcPr>
          <w:p w:rsidR="003F2228" w:rsidP="003F2228" w:rsidRDefault="003F2228" w14:paraId="2190A83D" w14:textId="59C8B88B">
            <w:pPr>
              <w:rPr>
                <w:cs/>
              </w:rPr>
            </w:pPr>
            <w:r>
              <w:t xml:space="preserve">Mass Voice </w:t>
            </w:r>
            <w:r w:rsidR="00432CE9">
              <w:t>B</w:t>
            </w:r>
            <w:r>
              <w:t xml:space="preserve"> Number</w:t>
            </w:r>
          </w:p>
        </w:tc>
        <w:tc>
          <w:tcPr>
            <w:tcW w:w="1124" w:type="pct"/>
            <w:gridSpan w:val="3"/>
          </w:tcPr>
          <w:p w:rsidR="003F2228" w:rsidP="003F2228" w:rsidRDefault="003F2228" w14:paraId="4592EFAC" w14:textId="1D7B37D7">
            <w:r>
              <w:t>Screen</w:t>
            </w:r>
          </w:p>
        </w:tc>
        <w:tc>
          <w:tcPr>
            <w:tcW w:w="3047" w:type="pct"/>
          </w:tcPr>
          <w:p w:rsidR="003F2228" w:rsidP="003F2228" w:rsidRDefault="003F2228" w14:paraId="364DFA5C" w14:textId="0901B530"/>
        </w:tc>
      </w:tr>
      <w:tr w:rsidRPr="008979A8" w:rsidR="003F2228" w:rsidTr="00A410BD" w14:paraId="15F8ADE0" w14:textId="77777777">
        <w:trPr>
          <w:trHeight w:val="243"/>
        </w:trPr>
        <w:tc>
          <w:tcPr>
            <w:tcW w:w="5000" w:type="pct"/>
            <w:gridSpan w:val="5"/>
            <w:shd w:val="clear" w:color="auto" w:fill="C2D69B" w:themeFill="accent3" w:themeFillTint="99"/>
          </w:tcPr>
          <w:p w:rsidR="003F2228" w:rsidP="003F2228" w:rsidRDefault="003F2228" w14:paraId="02190C47" w14:textId="171C0F9E">
            <w:pPr>
              <w:pStyle w:val="HeaderTable"/>
              <w:rPr>
                <w:lang w:bidi="th-TH"/>
              </w:rPr>
            </w:pPr>
            <w:r>
              <w:rPr>
                <w:lang w:bidi="th-TH"/>
              </w:rPr>
              <w:t>End Voice Special Number Section</w:t>
            </w:r>
          </w:p>
        </w:tc>
      </w:tr>
      <w:tr w:rsidRPr="008979A8" w:rsidR="003F2228" w:rsidTr="00A410BD" w14:paraId="29104826" w14:textId="77777777">
        <w:trPr>
          <w:trHeight w:val="243"/>
        </w:trPr>
        <w:tc>
          <w:tcPr>
            <w:tcW w:w="5000" w:type="pct"/>
            <w:gridSpan w:val="5"/>
            <w:shd w:val="clear" w:color="auto" w:fill="C2D69B" w:themeFill="accent3" w:themeFillTint="99"/>
          </w:tcPr>
          <w:p w:rsidR="003F2228" w:rsidP="003F2228" w:rsidRDefault="003F2228" w14:paraId="02E38270" w14:textId="77777777">
            <w:pPr>
              <w:pStyle w:val="HeaderTable"/>
            </w:pPr>
            <w:r>
              <w:t>Voice Rating Section</w:t>
            </w:r>
          </w:p>
          <w:p w:rsidR="003C7A50" w:rsidP="005C325E" w:rsidRDefault="003C7A50" w14:paraId="79FAE42B" w14:textId="6D0FA23B">
            <w:r>
              <w:t>Default Collapse</w:t>
            </w:r>
          </w:p>
        </w:tc>
      </w:tr>
      <w:tr w:rsidRPr="008979A8" w:rsidR="003F2228" w:rsidTr="002206C7" w14:paraId="44B7BD32" w14:textId="77777777">
        <w:trPr>
          <w:trHeight w:val="243"/>
        </w:trPr>
        <w:tc>
          <w:tcPr>
            <w:tcW w:w="846" w:type="pct"/>
            <w:gridSpan w:val="2"/>
          </w:tcPr>
          <w:p w:rsidR="003F2228" w:rsidP="003F2228" w:rsidRDefault="003F2228" w14:paraId="57FDD368" w14:textId="54237A49">
            <w:r>
              <w:t>Mass Voice Rating</w:t>
            </w:r>
          </w:p>
        </w:tc>
        <w:tc>
          <w:tcPr>
            <w:tcW w:w="1076" w:type="pct"/>
          </w:tcPr>
          <w:p w:rsidR="003F2228" w:rsidP="003F2228" w:rsidRDefault="003F2228" w14:paraId="3FA4138C" w14:textId="70172E1D">
            <w:r>
              <w:t>Screen</w:t>
            </w:r>
          </w:p>
        </w:tc>
        <w:tc>
          <w:tcPr>
            <w:tcW w:w="3078" w:type="pct"/>
            <w:gridSpan w:val="2"/>
          </w:tcPr>
          <w:p w:rsidR="003F2228" w:rsidP="003F2228" w:rsidRDefault="003F2228" w14:paraId="148EC8BD" w14:textId="77777777"/>
        </w:tc>
      </w:tr>
      <w:tr w:rsidRPr="008979A8" w:rsidR="003F2228" w:rsidTr="00A410BD" w14:paraId="7382A770" w14:textId="77777777">
        <w:trPr>
          <w:trHeight w:val="243"/>
        </w:trPr>
        <w:tc>
          <w:tcPr>
            <w:tcW w:w="5000" w:type="pct"/>
            <w:gridSpan w:val="5"/>
            <w:shd w:val="clear" w:color="auto" w:fill="C2D69B" w:themeFill="accent3" w:themeFillTint="99"/>
          </w:tcPr>
          <w:p w:rsidR="003F2228" w:rsidP="003F2228" w:rsidRDefault="003F2228" w14:paraId="6F92F30A" w14:textId="33476F70">
            <w:pPr>
              <w:pStyle w:val="HeaderTable"/>
            </w:pPr>
            <w:r>
              <w:t>End Voice Rating Section</w:t>
            </w:r>
          </w:p>
        </w:tc>
      </w:tr>
      <w:tr w:rsidRPr="008979A8" w:rsidR="003F2228" w:rsidTr="00A410BD" w14:paraId="72ADA98B" w14:textId="77777777">
        <w:trPr>
          <w:trHeight w:val="243"/>
        </w:trPr>
        <w:tc>
          <w:tcPr>
            <w:tcW w:w="5000" w:type="pct"/>
            <w:gridSpan w:val="5"/>
            <w:shd w:val="clear" w:color="auto" w:fill="C2D69B" w:themeFill="accent3" w:themeFillTint="99"/>
          </w:tcPr>
          <w:p w:rsidR="003F2228" w:rsidP="003F2228" w:rsidRDefault="003F2228" w14:paraId="0BCF9D56" w14:textId="77777777">
            <w:pPr>
              <w:pStyle w:val="HeaderTable"/>
            </w:pPr>
            <w:r>
              <w:t>VDO Call Rating Section</w:t>
            </w:r>
          </w:p>
          <w:p w:rsidR="003C7A50" w:rsidP="005C325E" w:rsidRDefault="003C7A50" w14:paraId="0DBEFAF1" w14:textId="36D3A603">
            <w:r>
              <w:t>Default Collapse</w:t>
            </w:r>
          </w:p>
        </w:tc>
      </w:tr>
      <w:tr w:rsidRPr="008979A8" w:rsidR="003F2228" w:rsidTr="002206C7" w14:paraId="54687A53" w14:textId="77777777">
        <w:trPr>
          <w:trHeight w:val="243"/>
        </w:trPr>
        <w:tc>
          <w:tcPr>
            <w:tcW w:w="846" w:type="pct"/>
            <w:gridSpan w:val="2"/>
          </w:tcPr>
          <w:p w:rsidR="003F2228" w:rsidP="003F2228" w:rsidRDefault="003F2228" w14:paraId="76E1878F" w14:textId="0B39C62B">
            <w:r>
              <w:t>Mass VDO Call Rating</w:t>
            </w:r>
          </w:p>
        </w:tc>
        <w:tc>
          <w:tcPr>
            <w:tcW w:w="1076" w:type="pct"/>
          </w:tcPr>
          <w:p w:rsidR="003F2228" w:rsidP="003F2228" w:rsidRDefault="003F2228" w14:paraId="451A696B" w14:textId="24BFA48E">
            <w:r>
              <w:t>Screen</w:t>
            </w:r>
          </w:p>
        </w:tc>
        <w:tc>
          <w:tcPr>
            <w:tcW w:w="3078" w:type="pct"/>
            <w:gridSpan w:val="2"/>
          </w:tcPr>
          <w:p w:rsidR="003F2228" w:rsidP="003F2228" w:rsidRDefault="003F2228" w14:paraId="214AFA13" w14:textId="77777777"/>
        </w:tc>
      </w:tr>
      <w:tr w:rsidRPr="008979A8" w:rsidR="003F2228" w:rsidTr="00A410BD" w14:paraId="447C2F86" w14:textId="77777777">
        <w:trPr>
          <w:trHeight w:val="243"/>
        </w:trPr>
        <w:tc>
          <w:tcPr>
            <w:tcW w:w="5000" w:type="pct"/>
            <w:gridSpan w:val="5"/>
            <w:shd w:val="clear" w:color="auto" w:fill="C2D69B" w:themeFill="accent3" w:themeFillTint="99"/>
          </w:tcPr>
          <w:p w:rsidR="003F2228" w:rsidP="003F2228" w:rsidRDefault="003F2228" w14:paraId="2A16B721" w14:textId="065D8C33">
            <w:pPr>
              <w:pStyle w:val="HeaderTable"/>
            </w:pPr>
            <w:r>
              <w:t>End VDO Call Rating Section</w:t>
            </w:r>
          </w:p>
        </w:tc>
      </w:tr>
      <w:tr w:rsidRPr="008979A8" w:rsidR="003F2228" w:rsidTr="0077396A" w14:paraId="216989C3" w14:textId="77777777">
        <w:trPr>
          <w:trHeight w:val="469"/>
        </w:trPr>
        <w:tc>
          <w:tcPr>
            <w:tcW w:w="5000" w:type="pct"/>
            <w:gridSpan w:val="5"/>
            <w:shd w:val="clear" w:color="auto" w:fill="C2D69B" w:themeFill="accent3" w:themeFillTint="99"/>
          </w:tcPr>
          <w:p w:rsidR="003F2228" w:rsidP="003F2228" w:rsidRDefault="003F2228" w14:paraId="70949CA6" w14:textId="77777777">
            <w:pPr>
              <w:pStyle w:val="HeaderTable"/>
            </w:pPr>
            <w:r>
              <w:t>Landline Rating Section</w:t>
            </w:r>
          </w:p>
          <w:p w:rsidRPr="00A410BD" w:rsidR="003C7A50" w:rsidP="005C325E" w:rsidRDefault="003C7A50" w14:paraId="12F6CED5" w14:textId="104A8B29">
            <w:r>
              <w:t>Default Collapse</w:t>
            </w:r>
          </w:p>
        </w:tc>
      </w:tr>
      <w:tr w:rsidRPr="008979A8" w:rsidR="003F2228" w:rsidTr="002206C7" w14:paraId="1F9B8A71" w14:textId="77777777">
        <w:trPr>
          <w:trHeight w:val="243"/>
        </w:trPr>
        <w:tc>
          <w:tcPr>
            <w:tcW w:w="846" w:type="pct"/>
            <w:gridSpan w:val="2"/>
          </w:tcPr>
          <w:p w:rsidR="003F2228" w:rsidP="003F2228" w:rsidRDefault="003F2228" w14:paraId="68D6C325" w14:textId="39B886E0">
            <w:r>
              <w:t>Mass Landline Rating</w:t>
            </w:r>
          </w:p>
        </w:tc>
        <w:tc>
          <w:tcPr>
            <w:tcW w:w="1076" w:type="pct"/>
          </w:tcPr>
          <w:p w:rsidR="003F2228" w:rsidP="003F2228" w:rsidRDefault="003F2228" w14:paraId="12096352" w14:textId="55736362">
            <w:r>
              <w:t>Screen</w:t>
            </w:r>
          </w:p>
        </w:tc>
        <w:tc>
          <w:tcPr>
            <w:tcW w:w="3078" w:type="pct"/>
            <w:gridSpan w:val="2"/>
          </w:tcPr>
          <w:p w:rsidR="003F2228" w:rsidP="003F2228" w:rsidRDefault="003F2228" w14:paraId="0D340474" w14:textId="77777777"/>
        </w:tc>
      </w:tr>
      <w:tr w:rsidRPr="008979A8" w:rsidR="003F2228" w:rsidTr="00A410BD" w14:paraId="15CE0269" w14:textId="77777777">
        <w:trPr>
          <w:trHeight w:val="243"/>
        </w:trPr>
        <w:tc>
          <w:tcPr>
            <w:tcW w:w="5000" w:type="pct"/>
            <w:gridSpan w:val="5"/>
            <w:shd w:val="clear" w:color="auto" w:fill="C2D69B" w:themeFill="accent3" w:themeFillTint="99"/>
          </w:tcPr>
          <w:p w:rsidR="003F2228" w:rsidP="003F2228" w:rsidRDefault="003F2228" w14:paraId="74525684" w14:textId="6B6A6DD4">
            <w:pPr>
              <w:pStyle w:val="HeaderTable"/>
            </w:pPr>
            <w:r>
              <w:t>End Landline Rating Section</w:t>
            </w:r>
          </w:p>
        </w:tc>
      </w:tr>
      <w:tr w:rsidRPr="008979A8" w:rsidR="006B29B3" w:rsidTr="00A410BD" w14:paraId="4F78D2F7" w14:textId="77777777">
        <w:trPr>
          <w:trHeight w:val="243"/>
        </w:trPr>
        <w:tc>
          <w:tcPr>
            <w:tcW w:w="5000" w:type="pct"/>
            <w:gridSpan w:val="5"/>
            <w:shd w:val="clear" w:color="auto" w:fill="C2D69B" w:themeFill="accent3" w:themeFillTint="99"/>
          </w:tcPr>
          <w:p w:rsidR="006B29B3" w:rsidP="003F2228" w:rsidRDefault="006B29B3" w14:paraId="30D3FC0A" w14:textId="69422492">
            <w:pPr>
              <w:pStyle w:val="HeaderTable"/>
            </w:pPr>
            <w:r>
              <w:t>End Detail Section</w:t>
            </w:r>
          </w:p>
        </w:tc>
      </w:tr>
    </w:tbl>
    <w:p w:rsidR="00F9572E" w:rsidP="007055B4" w:rsidRDefault="00F9572E" w14:paraId="315EAAED" w14:textId="77777777">
      <w:pPr>
        <w:pStyle w:val="Heading3"/>
        <w:numPr>
          <w:ilvl w:val="0"/>
          <w:numId w:val="29"/>
        </w:numPr>
        <w:rPr>
          <w:rFonts w:ascii="CordiaUPC" w:hAnsi="CordiaUPC" w:cs="CordiaUPC"/>
          <w:sz w:val="32"/>
          <w:szCs w:val="32"/>
        </w:rPr>
      </w:pPr>
      <w:r w:rsidRPr="008979A8">
        <w:rPr>
          <w:rFonts w:ascii="CordiaUPC" w:hAnsi="CordiaUPC" w:cs="CordiaUPC"/>
          <w:sz w:val="32"/>
          <w:szCs w:val="32"/>
        </w:rPr>
        <w:t>Script Validation</w:t>
      </w:r>
    </w:p>
    <w:tbl>
      <w:tblPr>
        <w:tblW w:w="4938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385"/>
        <w:gridCol w:w="2896"/>
        <w:gridCol w:w="3314"/>
        <w:gridCol w:w="1309"/>
      </w:tblGrid>
      <w:tr w:rsidRPr="008979A8" w:rsidR="00F9572E" w:rsidTr="000A09FE" w14:paraId="13313EAA" w14:textId="77777777">
        <w:trPr>
          <w:cantSplit/>
          <w:tblHeader/>
        </w:trPr>
        <w:tc>
          <w:tcPr>
            <w:tcW w:w="778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F9572E" w:rsidP="000A09FE" w:rsidRDefault="00F9572E" w14:paraId="17D01C7E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Error Code</w:t>
            </w:r>
          </w:p>
        </w:tc>
        <w:tc>
          <w:tcPr>
            <w:tcW w:w="1626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F9572E" w:rsidP="000A09FE" w:rsidRDefault="00F9572E" w14:paraId="25E1D1CF" w14:textId="77777777">
            <w:pPr>
              <w:rPr>
                <w:rFonts w:cs="CordiaUPC"/>
                <w:b/>
                <w:bCs/>
              </w:rPr>
            </w:pPr>
            <w:r>
              <w:rPr>
                <w:rFonts w:cs="CordiaUPC"/>
                <w:b/>
                <w:bCs/>
              </w:rPr>
              <w:t xml:space="preserve">Error Message </w:t>
            </w:r>
          </w:p>
        </w:tc>
        <w:tc>
          <w:tcPr>
            <w:tcW w:w="1861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F9572E" w:rsidP="000A09FE" w:rsidRDefault="00F9572E" w14:paraId="633AC957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Logic</w:t>
            </w:r>
          </w:p>
        </w:tc>
        <w:tc>
          <w:tcPr>
            <w:tcW w:w="735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F9572E" w:rsidP="000A09FE" w:rsidRDefault="00F9572E" w14:paraId="614AF1F5" w14:textId="77777777">
            <w:pPr>
              <w:rPr>
                <w:rFonts w:cs="CordiaUPC"/>
                <w:b/>
                <w:bCs/>
              </w:rPr>
            </w:pPr>
            <w:r>
              <w:rPr>
                <w:rFonts w:cs="CordiaUPC"/>
                <w:b/>
                <w:bCs/>
              </w:rPr>
              <w:t>Submit Call</w:t>
            </w:r>
          </w:p>
        </w:tc>
      </w:tr>
      <w:tr w:rsidR="00F9572E" w:rsidTr="000A09FE" w14:paraId="74458E55" w14:textId="77777777">
        <w:tc>
          <w:tcPr>
            <w:tcW w:w="778" w:type="pct"/>
          </w:tcPr>
          <w:p w:rsidRPr="00792590" w:rsidR="00F9572E" w:rsidP="000A09FE" w:rsidRDefault="00F9572E" w14:paraId="633DC07E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hAnsi="CordiaUPC" w:cs="CordiaUPC"/>
                <w:sz w:val="28"/>
                <w:szCs w:val="28"/>
              </w:rPr>
              <w:t>00004</w:t>
            </w:r>
          </w:p>
        </w:tc>
        <w:tc>
          <w:tcPr>
            <w:tcW w:w="1626" w:type="pct"/>
          </w:tcPr>
          <w:p w:rsidRPr="00E02D8D" w:rsidR="00F9572E" w:rsidP="000A09FE" w:rsidRDefault="00F9572E" w14:paraId="530E9F94" w14:textId="63D5E078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Voice is required when Product Specification is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{1}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CordiaUPC"/>
              </w:rPr>
              <w:t xml:space="preserve">and Product Class is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{2}</w:t>
            </w:r>
            <w:r>
              <w:rPr>
                <w:rFonts w:cs="Angsana New"/>
                <w:cs/>
              </w:rPr>
              <w:t>”.</w:t>
            </w:r>
          </w:p>
        </w:tc>
        <w:tc>
          <w:tcPr>
            <w:tcW w:w="1861" w:type="pct"/>
          </w:tcPr>
          <w:p w:rsidR="00F9572E" w:rsidP="000A09FE" w:rsidRDefault="00F9572E" w14:paraId="730CC9A1" w14:textId="4DCF58CD">
            <w:pPr>
              <w:pStyle w:val="NoSpacing"/>
              <w:rPr>
                <w:rFonts w:ascii="CordiaUPC" w:hAnsi="CordiaUPC"/>
                <w:sz w:val="28"/>
              </w:rPr>
            </w:pPr>
            <w:r>
              <w:rPr>
                <w:rFonts w:hint="cs" w:ascii="CordiaUPC" w:hAnsi="CordiaUPC"/>
                <w:sz w:val="28"/>
                <w:cs/>
              </w:rPr>
              <w:t>ถ้า</w:t>
            </w:r>
            <w:r w:rsidRPr="00734543">
              <w:rPr>
                <w:rFonts w:hint="cs" w:ascii="CordiaUPC" w:hAnsi="CordiaUPC"/>
                <w:sz w:val="28"/>
                <w:cs/>
              </w:rPr>
              <w:t xml:space="preserve"> </w:t>
            </w:r>
            <w:r w:rsidRPr="00734543">
              <w:rPr>
                <w:rFonts w:ascii="CordiaUPC" w:hAnsi="CordiaUPC"/>
                <w:sz w:val="28"/>
              </w:rPr>
              <w:t xml:space="preserve">ProductSpecification </w:t>
            </w:r>
            <w:r w:rsidRPr="00734543">
              <w:rPr>
                <w:rFonts w:hint="cs" w:ascii="CordiaUPC" w:hAnsi="CordiaUPC"/>
                <w:sz w:val="28"/>
                <w:cs/>
              </w:rPr>
              <w:t xml:space="preserve">ที่เลือกมามีค่า </w:t>
            </w:r>
            <w:r w:rsidRPr="00734543">
              <w:rPr>
                <w:rFonts w:ascii="CordiaUPC" w:hAnsi="CordiaUPC"/>
                <w:sz w:val="28"/>
              </w:rPr>
              <w:t xml:space="preserve">Category Type </w:t>
            </w:r>
            <w:r w:rsidRPr="00734543">
              <w:rPr>
                <w:rFonts w:hint="cs" w:ascii="CordiaUPC" w:hAnsi="CordiaUPC"/>
                <w:sz w:val="28"/>
                <w:cs/>
              </w:rPr>
              <w:t xml:space="preserve">เป็น </w:t>
            </w:r>
            <w:r w:rsidRPr="00734543">
              <w:rPr>
                <w:rFonts w:ascii="CordiaUPC" w:hAnsi="CordiaUPC" w:cs="Angsana New"/>
                <w:sz w:val="28"/>
                <w:cs/>
              </w:rPr>
              <w:t>“</w:t>
            </w:r>
            <w:r>
              <w:t>Voice</w:t>
            </w:r>
            <w:r w:rsidRPr="00734543">
              <w:rPr>
                <w:rFonts w:ascii="CordiaUPC" w:hAnsi="CordiaUPC" w:cs="Angsana New"/>
                <w:sz w:val="28"/>
                <w:cs/>
              </w:rPr>
              <w:t>”</w:t>
            </w:r>
            <w:r>
              <w:rPr>
                <w:rFonts w:ascii="CordiaUPC" w:hAnsi="CordiaUPC" w:cs="Angsana New"/>
                <w:sz w:val="28"/>
                <w:cs/>
              </w:rPr>
              <w:t xml:space="preserve"> </w:t>
            </w:r>
            <w:r>
              <w:rPr>
                <w:rFonts w:hint="cs" w:ascii="CordiaUPC" w:hAnsi="CordiaUPC"/>
                <w:sz w:val="28"/>
                <w:cs/>
              </w:rPr>
              <w:t xml:space="preserve">และ </w:t>
            </w:r>
            <w:r>
              <w:rPr>
                <w:rFonts w:ascii="CordiaUPC" w:hAnsi="CordiaUPC"/>
                <w:sz w:val="28"/>
              </w:rPr>
              <w:t xml:space="preserve">Product Class </w:t>
            </w:r>
            <w:r>
              <w:rPr>
                <w:rFonts w:hint="cs" w:ascii="CordiaUPC" w:hAnsi="CordiaUPC"/>
                <w:sz w:val="28"/>
                <w:cs/>
              </w:rPr>
              <w:t xml:space="preserve">มีค่าเป็น </w:t>
            </w:r>
            <w:r>
              <w:rPr>
                <w:rFonts w:ascii="CordiaUPC" w:hAnsi="CordiaUPC" w:cs="Angsana New"/>
                <w:sz w:val="28"/>
                <w:cs/>
              </w:rPr>
              <w:t>“</w:t>
            </w:r>
            <w:r>
              <w:rPr>
                <w:rFonts w:ascii="CordiaUPC" w:hAnsi="CordiaUPC"/>
                <w:sz w:val="28"/>
              </w:rPr>
              <w:t>On</w:t>
            </w:r>
            <w:r>
              <w:rPr>
                <w:rFonts w:ascii="CordiaUPC" w:hAnsi="CordiaUPC" w:cs="Angsana New"/>
                <w:sz w:val="28"/>
                <w:cs/>
              </w:rPr>
              <w:t>-</w:t>
            </w:r>
            <w:r>
              <w:rPr>
                <w:rFonts w:ascii="CordiaUPC" w:hAnsi="CordiaUPC"/>
                <w:sz w:val="28"/>
              </w:rPr>
              <w:t>Top</w:t>
            </w:r>
            <w:r>
              <w:rPr>
                <w:rFonts w:ascii="CordiaUPC" w:hAnsi="CordiaUPC" w:cs="Angsana New"/>
                <w:sz w:val="28"/>
                <w:cs/>
              </w:rPr>
              <w:t xml:space="preserve">” </w:t>
            </w:r>
            <w:r>
              <w:rPr>
                <w:rFonts w:hint="cs" w:ascii="CordiaUPC" w:hAnsi="CordiaUPC"/>
                <w:sz w:val="28"/>
                <w:cs/>
              </w:rPr>
              <w:t xml:space="preserve">หรือ </w:t>
            </w:r>
            <w:r>
              <w:rPr>
                <w:rFonts w:ascii="CordiaUPC" w:hAnsi="CordiaUPC" w:cs="Angsana New"/>
                <w:sz w:val="28"/>
                <w:cs/>
              </w:rPr>
              <w:t>“</w:t>
            </w:r>
            <w:r>
              <w:rPr>
                <w:rFonts w:ascii="CordiaUPC" w:hAnsi="CordiaUPC"/>
                <w:sz w:val="28"/>
              </w:rPr>
              <w:t>On</w:t>
            </w:r>
            <w:r>
              <w:rPr>
                <w:rFonts w:ascii="CordiaUPC" w:hAnsi="CordiaUPC" w:cs="Angsana New"/>
                <w:sz w:val="28"/>
                <w:cs/>
              </w:rPr>
              <w:t>-</w:t>
            </w:r>
            <w:r>
              <w:rPr>
                <w:rFonts w:ascii="CordiaUPC" w:hAnsi="CordiaUPC"/>
                <w:sz w:val="28"/>
              </w:rPr>
              <w:t>Top Extra</w:t>
            </w:r>
            <w:r>
              <w:rPr>
                <w:rFonts w:ascii="CordiaUPC" w:hAnsi="CordiaUPC" w:cs="Angsana New"/>
                <w:sz w:val="28"/>
                <w:cs/>
              </w:rPr>
              <w:t xml:space="preserve">” </w:t>
            </w:r>
            <w:r>
              <w:rPr>
                <w:rFonts w:hint="cs" w:ascii="CordiaUPC" w:hAnsi="CordiaUPC"/>
                <w:sz w:val="28"/>
                <w:cs/>
              </w:rPr>
              <w:t xml:space="preserve">ดังนั้น </w:t>
            </w:r>
            <w:r>
              <w:rPr>
                <w:rFonts w:ascii="CordiaUPC" w:hAnsi="CordiaUPC"/>
                <w:sz w:val="28"/>
              </w:rPr>
              <w:t xml:space="preserve">Voice Free Resource </w:t>
            </w:r>
            <w:r>
              <w:rPr>
                <w:rFonts w:hint="cs" w:ascii="CordiaUPC" w:hAnsi="CordiaUPC"/>
                <w:sz w:val="28"/>
                <w:cs/>
              </w:rPr>
              <w:t>หรือ</w:t>
            </w:r>
            <w:r w:rsidR="001E3B2F">
              <w:rPr>
                <w:rFonts w:hint="cs" w:ascii="CordiaUPC" w:hAnsi="CordiaUPC"/>
                <w:sz w:val="28"/>
                <w:cs/>
              </w:rPr>
              <w:t xml:space="preserve"> </w:t>
            </w:r>
            <w:r w:rsidR="001E3B2F">
              <w:rPr>
                <w:rFonts w:ascii="CordiaUPC" w:hAnsi="CordiaUPC"/>
                <w:sz w:val="28"/>
              </w:rPr>
              <w:t xml:space="preserve">Voice FN </w:t>
            </w:r>
            <w:r w:rsidR="001E3B2F">
              <w:rPr>
                <w:rFonts w:hint="cs" w:ascii="CordiaUPC" w:hAnsi="CordiaUPC"/>
                <w:sz w:val="28"/>
                <w:cs/>
              </w:rPr>
              <w:t xml:space="preserve">หรือ </w:t>
            </w:r>
            <w:r w:rsidR="001E3B2F">
              <w:rPr>
                <w:rFonts w:ascii="CordiaUPC" w:hAnsi="CordiaUPC"/>
                <w:sz w:val="28"/>
              </w:rPr>
              <w:t xml:space="preserve">Voice B Number </w:t>
            </w:r>
            <w:r w:rsidR="001E3B2F">
              <w:rPr>
                <w:rFonts w:hint="cs" w:ascii="CordiaUPC" w:hAnsi="CordiaUPC"/>
                <w:sz w:val="28"/>
                <w:cs/>
              </w:rPr>
              <w:t>หรือ</w:t>
            </w:r>
            <w:r>
              <w:rPr>
                <w:rFonts w:hint="cs" w:ascii="CordiaUPC" w:hAnsi="CordiaUPC"/>
                <w:sz w:val="28"/>
                <w:cs/>
              </w:rPr>
              <w:t xml:space="preserve"> </w:t>
            </w:r>
            <w:r>
              <w:rPr>
                <w:rFonts w:ascii="CordiaUPC" w:hAnsi="CordiaUPC"/>
                <w:sz w:val="28"/>
              </w:rPr>
              <w:t xml:space="preserve">Voice Rating </w:t>
            </w:r>
            <w:r>
              <w:rPr>
                <w:rFonts w:hint="cs" w:ascii="CordiaUPC" w:hAnsi="CordiaUPC"/>
                <w:sz w:val="28"/>
                <w:cs/>
              </w:rPr>
              <w:t xml:space="preserve">หรือ </w:t>
            </w:r>
            <w:r>
              <w:rPr>
                <w:rFonts w:ascii="CordiaUPC" w:hAnsi="CordiaUPC"/>
                <w:sz w:val="28"/>
              </w:rPr>
              <w:t xml:space="preserve">VDO Call Rating </w:t>
            </w:r>
            <w:r>
              <w:rPr>
                <w:rFonts w:hint="cs" w:ascii="CordiaUPC" w:hAnsi="CordiaUPC"/>
                <w:sz w:val="28"/>
                <w:cs/>
              </w:rPr>
              <w:t xml:space="preserve">หรือ </w:t>
            </w:r>
            <w:r>
              <w:rPr>
                <w:rFonts w:ascii="CordiaUPC" w:hAnsi="CordiaUPC"/>
                <w:sz w:val="28"/>
              </w:rPr>
              <w:t xml:space="preserve">Landline Rating </w:t>
            </w:r>
            <w:r>
              <w:rPr>
                <w:rFonts w:hint="cs" w:ascii="CordiaUPC" w:hAnsi="CordiaUPC"/>
                <w:sz w:val="28"/>
                <w:cs/>
              </w:rPr>
              <w:t>ต้องมีค่าอย่างใดอย่างหนึ่ง</w:t>
            </w:r>
          </w:p>
          <w:p w:rsidR="00F9572E" w:rsidP="000A09FE" w:rsidRDefault="00F9572E" w14:paraId="4CA00FA9" w14:textId="25E9B8DE">
            <w:r>
              <w:t xml:space="preserve">{1} </w:t>
            </w:r>
            <w:r>
              <w:rPr>
                <w:rFonts w:hint="cs"/>
                <w:cs/>
              </w:rPr>
              <w:t xml:space="preserve">แทนค่าด้วย </w:t>
            </w:r>
            <w:r>
              <w:t xml:space="preserve">Product Specification </w:t>
            </w:r>
            <w:r>
              <w:rPr>
                <w:rFonts w:hint="cs"/>
                <w:cs/>
              </w:rPr>
              <w:t>ที่เลือกมาและมีค่า</w:t>
            </w:r>
            <w:r w:rsidRPr="00734543">
              <w:t xml:space="preserve"> Category Type </w:t>
            </w:r>
            <w:r w:rsidRPr="00734543">
              <w:rPr>
                <w:rFonts w:hint="cs"/>
                <w:cs/>
              </w:rPr>
              <w:t xml:space="preserve">เป็น </w:t>
            </w:r>
            <w:r w:rsidRPr="00734543">
              <w:rPr>
                <w:rFonts w:cs="Angsana New"/>
                <w:cs/>
              </w:rPr>
              <w:t>“</w:t>
            </w:r>
            <w:r w:rsidR="00C77E31">
              <w:t>Voice</w:t>
            </w:r>
            <w:r w:rsidRPr="00734543">
              <w:rPr>
                <w:rFonts w:cs="Angsana New"/>
                <w:cs/>
              </w:rPr>
              <w:t>”</w:t>
            </w:r>
          </w:p>
          <w:p w:rsidRPr="00792590" w:rsidR="00F9572E" w:rsidP="000A09FE" w:rsidRDefault="00F9572E" w14:paraId="3385AF12" w14:textId="77777777">
            <w:pPr>
              <w:rPr>
                <w:rFonts w:cs="CordiaUPC"/>
                <w:cs/>
              </w:rPr>
            </w:pPr>
            <w:r>
              <w:t xml:space="preserve">{2} </w:t>
            </w:r>
            <w:r>
              <w:rPr>
                <w:rFonts w:hint="cs"/>
                <w:cs/>
              </w:rPr>
              <w:t xml:space="preserve">แทนค่าด้วย </w:t>
            </w:r>
            <w:r>
              <w:t xml:space="preserve">Product Class </w:t>
            </w:r>
            <w:r>
              <w:rPr>
                <w:rFonts w:hint="cs"/>
                <w:cs/>
              </w:rPr>
              <w:t>ที่เลือกมา</w:t>
            </w:r>
          </w:p>
        </w:tc>
        <w:tc>
          <w:tcPr>
            <w:tcW w:w="735" w:type="pct"/>
          </w:tcPr>
          <w:p w:rsidR="00F9572E" w:rsidP="000A09FE" w:rsidRDefault="00F9572E" w14:paraId="2A9A15DD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</w:tbl>
    <w:p w:rsidRPr="008979A8" w:rsidR="00135C19" w:rsidP="00135C19" w:rsidRDefault="00135C19" w14:paraId="04C7B2D1" w14:textId="04F3390D">
      <w:pPr>
        <w:pStyle w:val="Heading2"/>
        <w:numPr>
          <w:ilvl w:val="0"/>
          <w:numId w:val="1"/>
        </w:numPr>
        <w:ind w:left="426" w:hanging="426"/>
        <w:rPr>
          <w:rFonts w:ascii="CordiaUPC" w:hAnsi="CordiaUPC" w:cs="CordiaUPC"/>
          <w:sz w:val="36"/>
          <w:szCs w:val="36"/>
        </w:rPr>
      </w:pPr>
      <w:r>
        <w:rPr>
          <w:rFonts w:ascii="CordiaUPC" w:hAnsi="CordiaUPC" w:cs="CordiaUPC"/>
          <w:sz w:val="36"/>
          <w:szCs w:val="36"/>
        </w:rPr>
        <w:t>Mass Voice</w:t>
      </w:r>
      <w:r w:rsidRPr="008979A8">
        <w:rPr>
          <w:rFonts w:ascii="CordiaUPC" w:hAnsi="CordiaUPC" w:cs="CordiaUPC"/>
          <w:sz w:val="36"/>
          <w:szCs w:val="36"/>
        </w:rPr>
        <w:t xml:space="preserve"> Free Resource</w:t>
      </w:r>
    </w:p>
    <w:p w:rsidRPr="00180BBA" w:rsidR="00135C19" w:rsidP="0006603F" w:rsidRDefault="00135C19" w14:paraId="7C23C02F" w14:textId="77777777">
      <w:pPr>
        <w:pStyle w:val="Heading3"/>
        <w:numPr>
          <w:ilvl w:val="0"/>
          <w:numId w:val="12"/>
        </w:numPr>
        <w:rPr>
          <w:rFonts w:ascii="CordiaUPC" w:hAnsi="CordiaUPC" w:cs="CordiaUPC"/>
          <w:sz w:val="32"/>
          <w:szCs w:val="40"/>
        </w:rPr>
      </w:pPr>
      <w:bookmarkStart w:name="_Toc505958883" w:id="7"/>
      <w:r w:rsidRPr="00180BBA">
        <w:rPr>
          <w:rFonts w:ascii="CordiaUPC" w:hAnsi="CordiaUPC" w:cs="CordiaUPC"/>
          <w:sz w:val="32"/>
          <w:szCs w:val="40"/>
        </w:rPr>
        <w:t>Field on Screen</w:t>
      </w:r>
    </w:p>
    <w:tbl>
      <w:tblPr>
        <w:tblW w:w="4977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841"/>
        <w:gridCol w:w="1616"/>
        <w:gridCol w:w="5518"/>
      </w:tblGrid>
      <w:tr w:rsidRPr="008979A8" w:rsidR="00135C19" w:rsidTr="00135C19" w14:paraId="46B25038" w14:textId="77777777">
        <w:trPr>
          <w:cantSplit/>
          <w:tblHeader/>
        </w:trPr>
        <w:tc>
          <w:tcPr>
            <w:tcW w:w="1026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135C19" w:rsidP="00135C19" w:rsidRDefault="00135C19" w14:paraId="0290B720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Field Name</w:t>
            </w:r>
          </w:p>
        </w:tc>
        <w:tc>
          <w:tcPr>
            <w:tcW w:w="900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135C19" w:rsidP="00135C19" w:rsidRDefault="00135C19" w14:paraId="04CDF768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Type</w:t>
            </w:r>
          </w:p>
        </w:tc>
        <w:tc>
          <w:tcPr>
            <w:tcW w:w="3074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135C19" w:rsidP="00135C19" w:rsidRDefault="00135C19" w14:paraId="6C990DC6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Comments</w:t>
            </w:r>
          </w:p>
        </w:tc>
      </w:tr>
      <w:tr w:rsidRPr="008979A8" w:rsidR="00135C19" w:rsidTr="00135C19" w14:paraId="6E6C85A0" w14:textId="77777777">
        <w:tc>
          <w:tcPr>
            <w:tcW w:w="5000" w:type="pct"/>
            <w:gridSpan w:val="3"/>
            <w:shd w:val="clear" w:color="auto" w:fill="C2D69B" w:themeFill="accent3" w:themeFillTint="99"/>
          </w:tcPr>
          <w:p w:rsidR="00135C19" w:rsidP="00135C19" w:rsidRDefault="00135C19" w14:paraId="41BC433E" w14:textId="77777777">
            <w:pPr>
              <w:pStyle w:val="HeaderTable"/>
              <w:rPr>
                <w:lang w:bidi="th-TH"/>
              </w:rPr>
            </w:pPr>
            <w:r>
              <w:t>Table Section</w:t>
            </w:r>
          </w:p>
        </w:tc>
      </w:tr>
      <w:tr w:rsidRPr="008979A8" w:rsidR="00CB1276" w:rsidTr="00135C19" w14:paraId="432404ED" w14:textId="77777777">
        <w:trPr>
          <w:trHeight w:val="111"/>
        </w:trPr>
        <w:tc>
          <w:tcPr>
            <w:tcW w:w="1026" w:type="pct"/>
          </w:tcPr>
          <w:p w:rsidRPr="00F03FBF" w:rsidR="00CB1276" w:rsidP="00CB1276" w:rsidRDefault="00CB1276" w14:paraId="75447C54" w14:textId="4E953B2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Usage Localize</w:t>
            </w:r>
            <w:r w:rsidR="000D224E">
              <w:rPr>
                <w:rFonts w:cs="CordiaUPC"/>
                <w:szCs w:val="36"/>
              </w:rPr>
              <w:t>d</w:t>
            </w:r>
          </w:p>
        </w:tc>
        <w:tc>
          <w:tcPr>
            <w:tcW w:w="900" w:type="pct"/>
          </w:tcPr>
          <w:p w:rsidR="00CB1276" w:rsidP="00CB1276" w:rsidRDefault="00CB1276" w14:paraId="5F629694" w14:textId="77777777">
            <w:pPr>
              <w:pStyle w:val="HeaderTable"/>
            </w:pPr>
          </w:p>
        </w:tc>
        <w:tc>
          <w:tcPr>
            <w:tcW w:w="3074" w:type="pct"/>
          </w:tcPr>
          <w:p w:rsidR="00CB1276" w:rsidP="00CB1276" w:rsidRDefault="00CB1276" w14:paraId="39196903" w14:textId="77777777">
            <w:pPr>
              <w:spacing w:after="0"/>
              <w:rPr>
                <w:cs/>
              </w:rPr>
            </w:pPr>
            <w:r w:rsidRPr="00BD6930">
              <w:rPr>
                <w:rFonts w:cs="Angsana New"/>
                <w:cs/>
              </w:rPr>
              <w:t xml:space="preserve">แสดงข้อมูลใน </w:t>
            </w:r>
            <w:r w:rsidRPr="00BD6930">
              <w:rPr>
                <w:rFonts w:cs="CordiaUPC"/>
              </w:rPr>
              <w:t>Format</w:t>
            </w:r>
          </w:p>
          <w:p w:rsidR="00F92624" w:rsidP="00CB1276" w:rsidRDefault="00CB1276" w14:paraId="77261EE0" w14:textId="4E0B1E16">
            <w:pPr>
              <w:spacing w:after="0"/>
              <w:rPr>
                <w:rFonts w:cs="Angsana New"/>
              </w:rPr>
            </w:pPr>
            <w:r>
              <w:rPr>
                <w:rFonts w:cs="CordiaUPC"/>
              </w:rPr>
              <w:t>usageLocalize</w:t>
            </w:r>
            <w:r w:rsidR="000D224E">
              <w:rPr>
                <w:rFonts w:cs="CordiaUPC"/>
              </w:rPr>
              <w:t>d</w:t>
            </w:r>
            <w:r>
              <w:rPr>
                <w:rFonts w:cs="CordiaUPC"/>
              </w:rPr>
              <w:t>Flag</w:t>
            </w:r>
          </w:p>
          <w:p w:rsidRPr="00BD6930" w:rsidR="00F92624" w:rsidP="00CB1276" w:rsidRDefault="00F92624" w14:paraId="6437938A" w14:textId="1A929CB9">
            <w:pPr>
              <w:spacing w:after="0"/>
              <w:rPr>
                <w:rFonts w:cs="Angsana New"/>
              </w:rPr>
            </w:pPr>
            <w:r>
              <w:rPr>
                <w:rFonts w:cs="Angsana New"/>
              </w:rPr>
              <w:t xml:space="preserve">Visible </w:t>
            </w:r>
            <w:r>
              <w:rPr>
                <w:rFonts w:hint="cs" w:cs="Angsana New"/>
                <w:cs/>
              </w:rPr>
              <w:t xml:space="preserve">เมื่อ </w:t>
            </w:r>
            <w:r>
              <w:rPr>
                <w:rFonts w:cs="Angsana New"/>
              </w:rPr>
              <w:t xml:space="preserve">product class </w:t>
            </w:r>
            <w:r>
              <w:rPr>
                <w:rFonts w:cs="CordiaUPC"/>
                <w:cs/>
              </w:rPr>
              <w:t>=”</w:t>
            </w:r>
            <w:r>
              <w:rPr>
                <w:rFonts w:cs="Angsana New"/>
              </w:rPr>
              <w:t>pre</w:t>
            </w:r>
            <w:r>
              <w:rPr>
                <w:rFonts w:cs="CordiaUPC"/>
                <w:cs/>
              </w:rPr>
              <w:t>-</w:t>
            </w:r>
            <w:r>
              <w:rPr>
                <w:rFonts w:cs="Angsana New"/>
              </w:rPr>
              <w:t>paid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และ </w:t>
            </w:r>
            <w:r>
              <w:rPr>
                <w:rFonts w:cs="Angsana New"/>
              </w:rPr>
              <w:t xml:space="preserve">customer type </w:t>
            </w:r>
            <w:r>
              <w:rPr>
                <w:rFonts w:cs="CordiaUPC"/>
                <w:cs/>
              </w:rPr>
              <w:t>= “</w:t>
            </w:r>
            <w:r>
              <w:rPr>
                <w:rFonts w:cs="Angsana New"/>
              </w:rPr>
              <w:t>On</w:t>
            </w:r>
            <w:r>
              <w:rPr>
                <w:rFonts w:cs="CordiaUPC"/>
                <w:cs/>
              </w:rPr>
              <w:t>-</w:t>
            </w:r>
            <w:r>
              <w:rPr>
                <w:rFonts w:cs="Angsana New"/>
              </w:rPr>
              <w:t xml:space="preserve">Top </w:t>
            </w:r>
            <w:r>
              <w:rPr>
                <w:rFonts w:hint="cs" w:cs="Angsana New"/>
                <w:cs/>
              </w:rPr>
              <w:t xml:space="preserve">หรือ </w:t>
            </w:r>
            <w:r>
              <w:rPr>
                <w:rFonts w:cs="Angsana New"/>
              </w:rPr>
              <w:t>On</w:t>
            </w:r>
            <w:r>
              <w:rPr>
                <w:rFonts w:cs="CordiaUPC"/>
                <w:cs/>
              </w:rPr>
              <w:t>-</w:t>
            </w:r>
            <w:r>
              <w:rPr>
                <w:rFonts w:cs="Angsana New"/>
              </w:rPr>
              <w:t>Top Extra</w:t>
            </w:r>
            <w:r>
              <w:rPr>
                <w:rFonts w:cs="CordiaUPC"/>
                <w:cs/>
              </w:rPr>
              <w:t>”</w:t>
            </w:r>
          </w:p>
        </w:tc>
      </w:tr>
      <w:tr w:rsidRPr="008979A8" w:rsidR="00CB1276" w:rsidTr="00135C19" w14:paraId="7AA4543A" w14:textId="77777777">
        <w:trPr>
          <w:trHeight w:val="111"/>
        </w:trPr>
        <w:tc>
          <w:tcPr>
            <w:tcW w:w="1026" w:type="pct"/>
          </w:tcPr>
          <w:p w:rsidRPr="00F03FBF" w:rsidR="00CB1276" w:rsidP="00CB1276" w:rsidRDefault="00CB1276" w14:paraId="544F3EBD" w14:textId="77777777">
            <w:pPr>
              <w:rPr>
                <w:rFonts w:cs="CordiaUPC"/>
              </w:rPr>
            </w:pPr>
            <w:r w:rsidRPr="00F03FBF">
              <w:rPr>
                <w:rFonts w:cs="CordiaUPC"/>
                <w:szCs w:val="36"/>
              </w:rPr>
              <w:t>Free Resource</w:t>
            </w:r>
          </w:p>
        </w:tc>
        <w:tc>
          <w:tcPr>
            <w:tcW w:w="900" w:type="pct"/>
          </w:tcPr>
          <w:p w:rsidR="00CB1276" w:rsidP="00CB1276" w:rsidRDefault="00CB1276" w14:paraId="7F26BCFC" w14:textId="77777777">
            <w:pPr>
              <w:pStyle w:val="HeaderTable"/>
            </w:pPr>
          </w:p>
        </w:tc>
        <w:tc>
          <w:tcPr>
            <w:tcW w:w="3074" w:type="pct"/>
          </w:tcPr>
          <w:p w:rsidRPr="00BD6930" w:rsidR="00CB1276" w:rsidP="00CB1276" w:rsidRDefault="00CB1276" w14:paraId="0C2D1812" w14:textId="77777777">
            <w:pPr>
              <w:spacing w:after="0"/>
              <w:rPr>
                <w:rFonts w:cs="CordiaUPC"/>
              </w:rPr>
            </w:pPr>
            <w:r w:rsidRPr="00BD6930">
              <w:rPr>
                <w:rFonts w:cs="Angsana New"/>
                <w:cs/>
              </w:rPr>
              <w:t xml:space="preserve">แสดงข้อมูลใน </w:t>
            </w:r>
            <w:r w:rsidRPr="00BD6930">
              <w:rPr>
                <w:rFonts w:cs="CordiaUPC"/>
              </w:rPr>
              <w:t>Format</w:t>
            </w:r>
          </w:p>
          <w:p w:rsidR="00CB1276" w:rsidP="00CB1276" w:rsidRDefault="00CB1276" w14:paraId="377CEA5B" w14:textId="0B4E8ABC">
            <w:pPr>
              <w:spacing w:after="0"/>
              <w:rPr>
                <w:rFonts w:cs="CordiaUPC"/>
              </w:rPr>
            </w:pPr>
            <w:r>
              <w:rPr>
                <w:rFonts w:cs="CordiaUPC"/>
              </w:rPr>
              <w:t>{</w:t>
            </w:r>
            <w:r w:rsidRPr="00BD6930">
              <w:rPr>
                <w:rFonts w:cs="CordiaUPC"/>
              </w:rPr>
              <w:t>freeResource</w:t>
            </w:r>
            <w:r>
              <w:rPr>
                <w:rFonts w:cs="CordiaUPC"/>
              </w:rPr>
              <w:t>}</w:t>
            </w:r>
            <w:r>
              <w:rPr>
                <w:rFonts w:cs="CordiaUPC"/>
                <w:cs/>
              </w:rPr>
              <w:t xml:space="preserve"> +</w:t>
            </w:r>
          </w:p>
          <w:p w:rsidR="00955527" w:rsidP="009F3BDE" w:rsidRDefault="00CB1276" w14:paraId="748F9675" w14:textId="77777777">
            <w:pPr>
              <w:spacing w:after="0"/>
            </w:pPr>
            <w:r>
              <w:rPr>
                <w:rFonts w:cs="CordiaUPC"/>
                <w:cs/>
              </w:rPr>
              <w:t>“(</w:t>
            </w:r>
            <w:r>
              <w:t>Commu Free Resource</w:t>
            </w:r>
            <w:r>
              <w:rPr>
                <w:rFonts w:cs="CordiaUPC"/>
                <w:cs/>
              </w:rPr>
              <w:t>: ”</w:t>
            </w:r>
            <w:r>
              <w:t>{</w:t>
            </w:r>
            <w:r>
              <w:rPr>
                <w:rFonts w:cs="Angsana New"/>
              </w:rPr>
              <w:t>commuF</w:t>
            </w:r>
            <w:r>
              <w:rPr>
                <w:rFonts w:cs="CordiaUPC"/>
              </w:rPr>
              <w:t>reeResource</w:t>
            </w:r>
            <w:r>
              <w:t>} {</w:t>
            </w:r>
            <w:r>
              <w:rPr>
                <w:rFonts w:cs="Angsana New"/>
              </w:rPr>
              <w:t>commuF</w:t>
            </w:r>
            <w:r>
              <w:rPr>
                <w:rFonts w:cs="CordiaUPC"/>
              </w:rPr>
              <w:t>reeResourceUnit</w:t>
            </w:r>
            <w:r>
              <w:t>}</w:t>
            </w:r>
            <w:r>
              <w:rPr>
                <w:rFonts w:cs="CordiaUPC"/>
                <w:cs/>
              </w:rPr>
              <w:t>+”)”</w:t>
            </w:r>
          </w:p>
          <w:p w:rsidR="009F3BDE" w:rsidP="009F3BDE" w:rsidRDefault="009F3BDE" w14:paraId="438C01E9" w14:textId="77777777">
            <w:pPr>
              <w:spacing w:after="0"/>
            </w:pPr>
            <w:r>
              <w:rPr>
                <w:rFonts w:hint="cs"/>
                <w:cs/>
              </w:rPr>
              <w:t xml:space="preserve">ถ้า </w:t>
            </w:r>
            <w:r>
              <w:t>daily</w:t>
            </w:r>
            <w:r>
              <w:rPr>
                <w:rFonts w:hint="cs"/>
                <w:cs/>
              </w:rPr>
              <w:t xml:space="preserve"> และ </w:t>
            </w:r>
            <w:r>
              <w:t xml:space="preserve">dailyUnit </w:t>
            </w:r>
            <w:r>
              <w:rPr>
                <w:rFonts w:hint="cs"/>
                <w:cs/>
              </w:rPr>
              <w:t>มีค่า</w:t>
            </w:r>
          </w:p>
          <w:p w:rsidR="009F3BDE" w:rsidP="009F3BDE" w:rsidRDefault="009F3BDE" w14:paraId="39011C38" w14:textId="6D3227C6">
            <w:pPr>
              <w:spacing w:after="0"/>
            </w:pPr>
            <w:r>
              <w:rPr>
                <w:rFonts w:hint="cs"/>
                <w:cs/>
              </w:rPr>
              <w:t xml:space="preserve"> </w:t>
            </w:r>
            <w:r>
              <w:rPr>
                <w:rFonts w:cs="CordiaUPC"/>
                <w:cs/>
              </w:rPr>
              <w:t>+ “</w:t>
            </w:r>
            <w:r>
              <w:t>Usage</w:t>
            </w:r>
            <w:r>
              <w:rPr>
                <w:rFonts w:cs="CordiaUPC"/>
                <w:cs/>
              </w:rPr>
              <w:t xml:space="preserve">: ” + </w:t>
            </w:r>
            <w:r>
              <w:t xml:space="preserve">{daily}{dailyUnit} </w:t>
            </w:r>
            <w:r>
              <w:rPr>
                <w:rFonts w:cs="CordiaUPC"/>
                <w:cs/>
              </w:rPr>
              <w:t xml:space="preserve">+ “”/ </w:t>
            </w:r>
            <w:r>
              <w:t>Day</w:t>
            </w:r>
          </w:p>
        </w:tc>
      </w:tr>
      <w:tr w:rsidRPr="008979A8" w:rsidR="00CB1276" w:rsidTr="00135C19" w14:paraId="66C08321" w14:textId="77777777">
        <w:trPr>
          <w:trHeight w:val="108"/>
        </w:trPr>
        <w:tc>
          <w:tcPr>
            <w:tcW w:w="1026" w:type="pct"/>
          </w:tcPr>
          <w:p w:rsidRPr="00F03FBF" w:rsidR="00CB1276" w:rsidP="00CB1276" w:rsidRDefault="00CB1276" w14:paraId="0D4024A4" w14:textId="77777777">
            <w:pPr>
              <w:rPr>
                <w:rFonts w:cs="CordiaUPC"/>
                <w:szCs w:val="36"/>
              </w:rPr>
            </w:pPr>
            <w:r w:rsidRPr="00F03FBF">
              <w:rPr>
                <w:rFonts w:cs="CordiaUPC"/>
                <w:szCs w:val="36"/>
              </w:rPr>
              <w:t>Duration</w:t>
            </w:r>
          </w:p>
        </w:tc>
        <w:tc>
          <w:tcPr>
            <w:tcW w:w="900" w:type="pct"/>
          </w:tcPr>
          <w:p w:rsidR="00CB1276" w:rsidP="00CB1276" w:rsidRDefault="00CB1276" w14:paraId="70CA6CE2" w14:textId="77777777">
            <w:pPr>
              <w:pStyle w:val="HeaderTable"/>
            </w:pPr>
          </w:p>
        </w:tc>
        <w:tc>
          <w:tcPr>
            <w:tcW w:w="3074" w:type="pct"/>
          </w:tcPr>
          <w:p w:rsidR="00CB1276" w:rsidP="00CB1276" w:rsidRDefault="00CB1276" w14:paraId="20C01AFB" w14:textId="77777777">
            <w:pPr>
              <w:spacing w:after="0"/>
            </w:pPr>
            <w:r>
              <w:rPr>
                <w:rFonts w:hint="cs"/>
                <w:cs/>
              </w:rPr>
              <w:t xml:space="preserve">แสดงข้อมูลใน </w:t>
            </w:r>
            <w:r>
              <w:t>Format</w:t>
            </w:r>
          </w:p>
          <w:p w:rsidR="00CB1276" w:rsidP="00CB1276" w:rsidRDefault="00CB1276" w14:paraId="04D7D2D9" w14:textId="7407AEE7">
            <w:pPr>
              <w:spacing w:after="0"/>
            </w:pPr>
            <w:r>
              <w:t>d</w:t>
            </w:r>
            <w:r w:rsidRPr="00BD6930">
              <w:t xml:space="preserve">urationFrom </w:t>
            </w:r>
            <w:r w:rsidRPr="00BD6930">
              <w:rPr>
                <w:rFonts w:cs="Angsana New"/>
                <w:cs/>
              </w:rPr>
              <w:t xml:space="preserve">+ “ </w:t>
            </w:r>
            <w:r>
              <w:rPr>
                <w:rFonts w:cs="Angsana New"/>
                <w:cs/>
              </w:rPr>
              <w:t>–</w:t>
            </w:r>
            <w:r w:rsidRPr="00BD6930">
              <w:rPr>
                <w:rFonts w:cs="Angsana New"/>
                <w:cs/>
              </w:rPr>
              <w:t xml:space="preserve"> ” </w:t>
            </w:r>
            <w:r>
              <w:t>d</w:t>
            </w:r>
            <w:r w:rsidRPr="00BD6930">
              <w:t xml:space="preserve">urationTo </w:t>
            </w:r>
            <w:r w:rsidRPr="00BD6930">
              <w:rPr>
                <w:rFonts w:cs="Angsana New"/>
                <w:cs/>
              </w:rPr>
              <w:t xml:space="preserve">+ “ ” + </w:t>
            </w:r>
            <w:r>
              <w:t>d</w:t>
            </w:r>
            <w:r w:rsidRPr="00BD6930">
              <w:t>urationUnit</w:t>
            </w:r>
          </w:p>
        </w:tc>
      </w:tr>
      <w:tr w:rsidRPr="008979A8" w:rsidR="00CB1276" w:rsidTr="00135C19" w14:paraId="5D8807AA" w14:textId="77777777">
        <w:trPr>
          <w:trHeight w:val="108"/>
        </w:trPr>
        <w:tc>
          <w:tcPr>
            <w:tcW w:w="1026" w:type="pct"/>
          </w:tcPr>
          <w:p w:rsidRPr="00F03FBF" w:rsidR="00CB1276" w:rsidP="00CB1276" w:rsidRDefault="00CB1276" w14:paraId="4F5DF4F1" w14:textId="469AE49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Bill Cycle</w:t>
            </w:r>
          </w:p>
        </w:tc>
        <w:tc>
          <w:tcPr>
            <w:tcW w:w="900" w:type="pct"/>
          </w:tcPr>
          <w:p w:rsidR="00CB1276" w:rsidP="00CB1276" w:rsidRDefault="00CB1276" w14:paraId="628A8F8D" w14:textId="77777777">
            <w:pPr>
              <w:pStyle w:val="HeaderTable"/>
            </w:pPr>
          </w:p>
        </w:tc>
        <w:tc>
          <w:tcPr>
            <w:tcW w:w="3074" w:type="pct"/>
          </w:tcPr>
          <w:p w:rsidR="00CB1276" w:rsidP="00CB1276" w:rsidRDefault="00CB1276" w14:paraId="699E1BBD" w14:textId="7F838FDF">
            <w:pPr>
              <w:spacing w:after="0"/>
            </w:pPr>
            <w:r>
              <w:t xml:space="preserve">Visible </w:t>
            </w:r>
            <w:r>
              <w:rPr>
                <w:rFonts w:hint="cs"/>
                <w:cs/>
              </w:rPr>
              <w:t xml:space="preserve">เมื่อ </w:t>
            </w:r>
            <w:r w:rsidRPr="00766CC1">
              <w:t>customerType</w:t>
            </w:r>
            <w:r>
              <w:rPr>
                <w:rFonts w:hint="cs"/>
                <w:cs/>
              </w:rPr>
              <w:t xml:space="preserve"> เป็น </w:t>
            </w:r>
            <w:r>
              <w:rPr>
                <w:rFonts w:cs="Angsana New"/>
                <w:cs/>
              </w:rPr>
              <w:t>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All</w:t>
            </w:r>
            <w:r>
              <w:rPr>
                <w:rFonts w:cs="Angsana New"/>
                <w:cs/>
              </w:rPr>
              <w:t>”</w:t>
            </w:r>
          </w:p>
          <w:p w:rsidR="00CB1276" w:rsidP="00CB1276" w:rsidRDefault="00CB1276" w14:paraId="22EC5F42" w14:textId="5C8B5DE6">
            <w:pPr>
              <w:spacing w:after="0"/>
            </w:pPr>
            <w:r>
              <w:rPr>
                <w:rFonts w:hint="cs"/>
                <w:cs/>
              </w:rPr>
              <w:t xml:space="preserve">แสดงข้อมูลใน </w:t>
            </w:r>
            <w:r>
              <w:t>Format</w:t>
            </w:r>
          </w:p>
          <w:p w:rsidR="00CB1276" w:rsidP="00CB1276" w:rsidRDefault="00CB1276" w14:paraId="78B1F16E" w14:textId="26F56EEC">
            <w:pPr>
              <w:spacing w:after="0"/>
              <w:rPr>
                <w:cs/>
              </w:rPr>
            </w:pPr>
            <w:r>
              <w:t xml:space="preserve">billCycleValue </w:t>
            </w:r>
            <w:r>
              <w:rPr>
                <w:rFonts w:cs="Angsana New"/>
                <w:cs/>
              </w:rPr>
              <w:t xml:space="preserve">+ “ “ + </w:t>
            </w:r>
            <w:r>
              <w:t>billCycleUnit</w:t>
            </w:r>
          </w:p>
        </w:tc>
      </w:tr>
      <w:tr w:rsidRPr="008979A8" w:rsidR="00CB1276" w:rsidTr="00135C19" w14:paraId="1DCFF47D" w14:textId="77777777">
        <w:trPr>
          <w:trHeight w:val="108"/>
        </w:trPr>
        <w:tc>
          <w:tcPr>
            <w:tcW w:w="1026" w:type="pct"/>
          </w:tcPr>
          <w:p w:rsidRPr="003A1FD8" w:rsidR="00CB1276" w:rsidP="00CB1276" w:rsidRDefault="00CB1276" w14:paraId="027380F4" w14:textId="77777777">
            <w:pPr>
              <w:rPr>
                <w:rFonts w:cs="CordiaUPC"/>
              </w:rPr>
            </w:pPr>
            <w:r w:rsidRPr="003A1FD8">
              <w:rPr>
                <w:rFonts w:cs="CordiaUPC"/>
              </w:rPr>
              <w:t>Action</w:t>
            </w:r>
          </w:p>
          <w:p w:rsidRPr="003A1FD8" w:rsidR="00CB1276" w:rsidP="00CB1276" w:rsidRDefault="00CB1276" w14:paraId="2426BCB3" w14:textId="77777777">
            <w:pPr>
              <w:pStyle w:val="ListParagraph"/>
              <w:numPr>
                <w:ilvl w:val="0"/>
                <w:numId w:val="13"/>
              </w:numPr>
              <w:rPr>
                <w:rFonts w:cs="CordiaUPC"/>
              </w:rPr>
            </w:pPr>
            <w:r w:rsidRPr="003A1FD8">
              <w:rPr>
                <w:rFonts w:hint="cs" w:cs="Angsana New"/>
                <w:cs/>
              </w:rPr>
              <w:t>ปุ่ม</w:t>
            </w:r>
            <w:r w:rsidRPr="003A1FD8">
              <w:rPr>
                <w:rFonts w:cs="CordiaUPC"/>
              </w:rPr>
              <w:t>Edit</w:t>
            </w:r>
          </w:p>
        </w:tc>
        <w:tc>
          <w:tcPr>
            <w:tcW w:w="900" w:type="pct"/>
          </w:tcPr>
          <w:p w:rsidR="00CB1276" w:rsidP="00CB1276" w:rsidRDefault="00CB1276" w14:paraId="7D21F15F" w14:textId="77777777">
            <w:r>
              <w:t>Button</w:t>
            </w:r>
          </w:p>
        </w:tc>
        <w:tc>
          <w:tcPr>
            <w:tcW w:w="3074" w:type="pct"/>
          </w:tcPr>
          <w:p w:rsidRPr="0079598B" w:rsidR="00CB1276" w:rsidP="00CB1276" w:rsidRDefault="00CB1276" w14:paraId="1A35D242" w14:textId="77777777">
            <w:pPr>
              <w:rPr>
                <w:rFonts w:cs="CordiaUPC"/>
                <w:cs/>
              </w:rPr>
            </w:pPr>
            <w:r w:rsidRPr="0079598B">
              <w:rPr>
                <w:rFonts w:cs="Angsana New"/>
                <w:cs/>
              </w:rPr>
              <w:t xml:space="preserve">เมื่อกดปุ่มให้ทำการ </w:t>
            </w:r>
            <w:r w:rsidRPr="0079598B">
              <w:rPr>
                <w:rFonts w:cs="CordiaUPC"/>
              </w:rPr>
              <w:t>Visible Detail Section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และดึงข้อมูลของ </w:t>
            </w:r>
            <w:r>
              <w:rPr>
                <w:rFonts w:cs="CordiaUPC"/>
              </w:rPr>
              <w:t xml:space="preserve">Row </w:t>
            </w:r>
            <w:r>
              <w:rPr>
                <w:rFonts w:hint="cs" w:cs="Angsana New"/>
                <w:cs/>
              </w:rPr>
              <w:t>นั้นๆ มาแสดง</w:t>
            </w:r>
          </w:p>
        </w:tc>
      </w:tr>
      <w:tr w:rsidRPr="008979A8" w:rsidR="00CB1276" w:rsidTr="00135C19" w14:paraId="26AF3FA2" w14:textId="77777777">
        <w:trPr>
          <w:trHeight w:val="108"/>
        </w:trPr>
        <w:tc>
          <w:tcPr>
            <w:tcW w:w="1026" w:type="pct"/>
          </w:tcPr>
          <w:p w:rsidRPr="003A1FD8" w:rsidR="00CB1276" w:rsidP="00CB1276" w:rsidRDefault="00CB1276" w14:paraId="4DE30FF7" w14:textId="77777777">
            <w:pPr>
              <w:rPr>
                <w:rFonts w:cs="CordiaUPC"/>
              </w:rPr>
            </w:pPr>
            <w:r w:rsidRPr="003A1FD8">
              <w:rPr>
                <w:rFonts w:cs="CordiaUPC"/>
              </w:rPr>
              <w:t>Action</w:t>
            </w:r>
          </w:p>
          <w:p w:rsidRPr="003A1FD8" w:rsidR="00CB1276" w:rsidP="00CB1276" w:rsidRDefault="00CB1276" w14:paraId="1AE8452F" w14:textId="77777777">
            <w:pPr>
              <w:pStyle w:val="ListParagraph"/>
              <w:numPr>
                <w:ilvl w:val="0"/>
                <w:numId w:val="14"/>
              </w:numPr>
              <w:rPr>
                <w:rFonts w:cs="CordiaUPC"/>
              </w:rPr>
            </w:pPr>
            <w:r w:rsidRPr="003A1FD8">
              <w:rPr>
                <w:rFonts w:hint="cs" w:cs="Angsana New"/>
                <w:cs/>
              </w:rPr>
              <w:t xml:space="preserve">ปุ่ม </w:t>
            </w:r>
            <w:r w:rsidRPr="003A1FD8">
              <w:rPr>
                <w:rFonts w:cs="CordiaUPC"/>
              </w:rPr>
              <w:t>Delete</w:t>
            </w:r>
          </w:p>
        </w:tc>
        <w:tc>
          <w:tcPr>
            <w:tcW w:w="900" w:type="pct"/>
          </w:tcPr>
          <w:p w:rsidR="00CB1276" w:rsidP="00CB1276" w:rsidRDefault="00CB1276" w14:paraId="5BB2D65E" w14:textId="77777777">
            <w:r>
              <w:t>Button</w:t>
            </w:r>
          </w:p>
        </w:tc>
        <w:tc>
          <w:tcPr>
            <w:tcW w:w="3074" w:type="pct"/>
          </w:tcPr>
          <w:p w:rsidRPr="0079598B" w:rsidR="00CB1276" w:rsidP="00CB1276" w:rsidRDefault="00CB1276" w14:paraId="76D6BA1F" w14:textId="77777777">
            <w:pPr>
              <w:rPr>
                <w:rFonts w:cs="CordiaUPC"/>
                <w:cs/>
              </w:rPr>
            </w:pPr>
            <w:r w:rsidRPr="0079598B">
              <w:rPr>
                <w:rFonts w:cs="Angsana New"/>
                <w:cs/>
              </w:rPr>
              <w:t>เมื่</w:t>
            </w:r>
            <w:r>
              <w:rPr>
                <w:rFonts w:hint="cs" w:cs="Angsana New"/>
                <w:cs/>
              </w:rPr>
              <w:t>อ</w:t>
            </w:r>
            <w:r w:rsidRPr="0079598B">
              <w:rPr>
                <w:rFonts w:cs="Angsana New"/>
                <w:cs/>
              </w:rPr>
              <w:t>กดปุ่มให้ทำการ</w:t>
            </w:r>
            <w:r>
              <w:rPr>
                <w:rFonts w:cs="CordiaUPC"/>
              </w:rPr>
              <w:t xml:space="preserve"> Delete </w:t>
            </w:r>
            <w:r>
              <w:rPr>
                <w:rFonts w:hint="cs" w:cs="Angsana New"/>
                <w:cs/>
              </w:rPr>
              <w:t xml:space="preserve">ข้อมูลของ </w:t>
            </w:r>
            <w:r>
              <w:rPr>
                <w:rFonts w:cs="CordiaUPC"/>
              </w:rPr>
              <w:t xml:space="preserve">Row </w:t>
            </w:r>
            <w:r>
              <w:rPr>
                <w:rFonts w:hint="cs" w:cs="Angsana New"/>
                <w:cs/>
              </w:rPr>
              <w:t>นั้นๆ</w:t>
            </w:r>
          </w:p>
        </w:tc>
      </w:tr>
      <w:tr w:rsidRPr="008979A8" w:rsidR="00CB1276" w:rsidTr="00135C19" w14:paraId="598D2B12" w14:textId="77777777">
        <w:trPr>
          <w:trHeight w:val="108"/>
        </w:trPr>
        <w:tc>
          <w:tcPr>
            <w:tcW w:w="1026" w:type="pct"/>
          </w:tcPr>
          <w:p w:rsidRPr="003A1FD8" w:rsidR="00CB1276" w:rsidP="00CB1276" w:rsidRDefault="00CB1276" w14:paraId="2C28F3CF" w14:textId="77777777">
            <w:pPr>
              <w:rPr>
                <w:rFonts w:cs="CordiaUPC"/>
              </w:rPr>
            </w:pPr>
            <w:r w:rsidRPr="003A1FD8">
              <w:rPr>
                <w:rFonts w:hint="cs" w:cs="Angsana New"/>
                <w:cs/>
              </w:rPr>
              <w:t xml:space="preserve">ปุ่ม </w:t>
            </w:r>
            <w:r w:rsidRPr="003A1FD8">
              <w:rPr>
                <w:rFonts w:cs="Angsana New"/>
                <w:cs/>
              </w:rPr>
              <w:t>+</w:t>
            </w:r>
          </w:p>
        </w:tc>
        <w:tc>
          <w:tcPr>
            <w:tcW w:w="900" w:type="pct"/>
          </w:tcPr>
          <w:p w:rsidR="00CB1276" w:rsidP="00CB1276" w:rsidRDefault="00CB1276" w14:paraId="3A1E0A64" w14:textId="77777777">
            <w:r>
              <w:t>Button</w:t>
            </w:r>
          </w:p>
        </w:tc>
        <w:tc>
          <w:tcPr>
            <w:tcW w:w="3074" w:type="pct"/>
          </w:tcPr>
          <w:p w:rsidR="00CB1276" w:rsidP="00CB1276" w:rsidRDefault="00CB1276" w14:paraId="21E03DAB" w14:textId="77777777">
            <w:pPr>
              <w:rPr>
                <w:rFonts w:cs="CordiaUPC"/>
              </w:rPr>
            </w:pPr>
            <w:r w:rsidRPr="007D14C9">
              <w:rPr>
                <w:rFonts w:cs="Angsana New"/>
                <w:cs/>
              </w:rPr>
              <w:t xml:space="preserve">เมื่อกดปุ่มให้ทำการ </w:t>
            </w:r>
            <w:r w:rsidRPr="007D14C9">
              <w:rPr>
                <w:rFonts w:cs="CordiaUPC"/>
              </w:rPr>
              <w:t>Visible Detail Section</w:t>
            </w:r>
          </w:p>
          <w:p w:rsidR="00CB1276" w:rsidP="00CB1276" w:rsidRDefault="00CB1276" w14:paraId="391FA904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 </w:t>
            </w:r>
            <w:r>
              <w:rPr>
                <w:rFonts w:cs="CordiaUPC"/>
              </w:rPr>
              <w:t xml:space="preserve">Default </w:t>
            </w:r>
            <w:r>
              <w:rPr>
                <w:rFonts w:hint="cs" w:cs="Angsana New"/>
                <w:cs/>
              </w:rPr>
              <w:t xml:space="preserve">ค่าใน </w:t>
            </w:r>
            <w:r>
              <w:rPr>
                <w:rFonts w:cs="CordiaUPC"/>
              </w:rPr>
              <w:t xml:space="preserve">Detail Section </w:t>
            </w:r>
            <w:r>
              <w:rPr>
                <w:rFonts w:hint="cs" w:cs="Angsana New"/>
                <w:cs/>
              </w:rPr>
              <w:t>ดังต่อไปนี้</w:t>
            </w:r>
          </w:p>
          <w:p w:rsidRPr="00733E95" w:rsidR="00CB1276" w:rsidP="00CB1276" w:rsidRDefault="00CB1276" w14:paraId="33B0C885" w14:textId="3E202512">
            <w:pPr>
              <w:pStyle w:val="ListParagraph"/>
              <w:numPr>
                <w:ilvl w:val="0"/>
                <w:numId w:val="14"/>
              </w:numPr>
              <w:rPr>
                <w:rFonts w:cs="CordiaUPC"/>
              </w:rPr>
            </w:pPr>
            <w:r w:rsidRPr="00733E95">
              <w:rPr>
                <w:rFonts w:cs="CordiaUPC"/>
              </w:rPr>
              <w:t xml:space="preserve">swopable </w:t>
            </w:r>
            <w:r w:rsidRPr="00733E95">
              <w:rPr>
                <w:rFonts w:cs="Angsana New"/>
                <w:cs/>
              </w:rPr>
              <w:t>= “</w:t>
            </w:r>
            <w:r w:rsidRPr="00733E95">
              <w:rPr>
                <w:rFonts w:cs="CordiaUPC"/>
              </w:rPr>
              <w:t>No</w:t>
            </w:r>
            <w:r w:rsidRPr="00733E95">
              <w:rPr>
                <w:rFonts w:cs="Angsana New"/>
                <w:cs/>
              </w:rPr>
              <w:t>”</w:t>
            </w:r>
          </w:p>
          <w:p w:rsidR="00CB1276" w:rsidP="00CB1276" w:rsidRDefault="00CB1276" w14:paraId="3174E3AD" w14:textId="77777777">
            <w:pPr>
              <w:pStyle w:val="ListParagraph"/>
              <w:numPr>
                <w:ilvl w:val="0"/>
                <w:numId w:val="14"/>
              </w:numPr>
              <w:rPr>
                <w:rFonts w:cs="CordiaUPC"/>
              </w:rPr>
            </w:pPr>
            <w:r>
              <w:rPr>
                <w:rFonts w:hint="cs" w:cs="Angsana New"/>
                <w:cs/>
              </w:rPr>
              <w:t>ถ้า</w:t>
            </w:r>
            <w:r>
              <w:rPr>
                <w:rFonts w:cs="CordiaUPC"/>
              </w:rPr>
              <w:t xml:space="preserve"> Promotion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CordiaUPC"/>
              </w:rPr>
              <w:t xml:space="preserve">Level </w:t>
            </w:r>
            <w:r>
              <w:rPr>
                <w:rFonts w:hint="cs" w:cs="Angsana New"/>
                <w:cs/>
              </w:rPr>
              <w:t xml:space="preserve">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Account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ให้ </w:t>
            </w:r>
            <w:r>
              <w:rPr>
                <w:rFonts w:cs="CordiaUPC"/>
              </w:rPr>
              <w:t xml:space="preserve">Default </w:t>
            </w:r>
            <w:r>
              <w:rPr>
                <w:rFonts w:hint="cs" w:cs="Angsana New"/>
                <w:cs/>
              </w:rPr>
              <w:t xml:space="preserve">ค่า </w:t>
            </w:r>
            <w:r>
              <w:rPr>
                <w:rFonts w:cs="CordiaUPC"/>
              </w:rPr>
              <w:t>shareAllow</w:t>
            </w:r>
            <w:r>
              <w:rPr>
                <w:rFonts w:hint="cs" w:cs="Angsana New"/>
                <w:cs/>
              </w:rPr>
              <w:t xml:space="preserve"> 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All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แต่ถ้าเป็น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Mobile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ให้ </w:t>
            </w:r>
            <w:r>
              <w:rPr>
                <w:rFonts w:cs="CordiaUPC"/>
              </w:rPr>
              <w:t xml:space="preserve">Default </w:t>
            </w:r>
            <w:r>
              <w:rPr>
                <w:rFonts w:hint="cs" w:cs="Angsana New"/>
                <w:cs/>
              </w:rPr>
              <w:t xml:space="preserve">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Master</w:t>
            </w:r>
            <w:r>
              <w:rPr>
                <w:rFonts w:cs="Angsana New"/>
                <w:cs/>
              </w:rPr>
              <w:t>”</w:t>
            </w:r>
          </w:p>
          <w:p w:rsidRPr="00BB37B4" w:rsidR="00CB1276" w:rsidP="00CB1276" w:rsidRDefault="00CB1276" w14:paraId="4C92EE3F" w14:textId="77777777">
            <w:pPr>
              <w:pStyle w:val="ListParagraph"/>
              <w:numPr>
                <w:ilvl w:val="0"/>
                <w:numId w:val="14"/>
              </w:numPr>
              <w:rPr>
                <w:rFonts w:cs="CordiaUPC"/>
              </w:rPr>
            </w:pPr>
            <w:r>
              <w:t xml:space="preserve">voiceQuotaRollOver </w:t>
            </w:r>
            <w:r>
              <w:rPr>
                <w:rFonts w:cs="Angsana New"/>
                <w:cs/>
              </w:rPr>
              <w:t>= “</w:t>
            </w:r>
            <w:r>
              <w:t>No</w:t>
            </w:r>
            <w:r>
              <w:rPr>
                <w:rFonts w:cs="Angsana New"/>
                <w:cs/>
              </w:rPr>
              <w:t>”</w:t>
            </w:r>
          </w:p>
          <w:p w:rsidR="00CB1276" w:rsidP="00CB1276" w:rsidRDefault="00CB1276" w14:paraId="5A25ABBA" w14:textId="43F43A63">
            <w:pPr>
              <w:pStyle w:val="ListParagraph"/>
              <w:numPr>
                <w:ilvl w:val="0"/>
                <w:numId w:val="14"/>
              </w:numPr>
              <w:rPr>
                <w:rFonts w:cs="CordiaUPC"/>
              </w:rPr>
            </w:pPr>
            <w:r>
              <w:rPr>
                <w:rFonts w:cs="CordiaUPC"/>
              </w:rPr>
              <w:t>d</w:t>
            </w:r>
            <w:r w:rsidRPr="008979A8">
              <w:rPr>
                <w:rFonts w:cs="CordiaUPC"/>
              </w:rPr>
              <w:t>urationType</w:t>
            </w:r>
            <w:r>
              <w:rPr>
                <w:rFonts w:cs="Angsana New"/>
                <w:cs/>
              </w:rPr>
              <w:t xml:space="preserve"> =  “</w:t>
            </w:r>
            <w:r>
              <w:rPr>
                <w:rFonts w:cs="CordiaUPC"/>
              </w:rPr>
              <w:t>Depend on Package</w:t>
            </w:r>
            <w:r>
              <w:rPr>
                <w:rFonts w:cs="Angsana New"/>
                <w:cs/>
              </w:rPr>
              <w:t>”</w:t>
            </w:r>
          </w:p>
          <w:p w:rsidRPr="00BF4250" w:rsidR="00CB1276" w:rsidP="00CB1276" w:rsidRDefault="00CB1276" w14:paraId="1BFA768C" w14:textId="6AEE88CF">
            <w:pPr>
              <w:pStyle w:val="ListParagraph"/>
              <w:numPr>
                <w:ilvl w:val="0"/>
                <w:numId w:val="14"/>
              </w:numPr>
              <w:rPr>
                <w:rFonts w:cs="CordiaUPC"/>
              </w:rPr>
            </w:pPr>
            <w:r w:rsidRPr="00BF4250">
              <w:rPr>
                <w:rFonts w:cs="CordiaUPC"/>
              </w:rPr>
              <w:t>durationFrom</w:t>
            </w:r>
            <w:r>
              <w:rPr>
                <w:rFonts w:cs="Angsana New"/>
                <w:cs/>
              </w:rPr>
              <w:t xml:space="preserve"> = </w:t>
            </w:r>
            <w:r>
              <w:rPr>
                <w:rFonts w:cs="CordiaUPC"/>
              </w:rPr>
              <w:t>1</w:t>
            </w:r>
          </w:p>
          <w:p w:rsidRPr="00BB37B4" w:rsidR="00CB1276" w:rsidP="00CB1276" w:rsidRDefault="00CB1276" w14:paraId="72A2ACC7" w14:textId="7B8E14E3">
            <w:pPr>
              <w:pStyle w:val="ListParagraph"/>
              <w:numPr>
                <w:ilvl w:val="0"/>
                <w:numId w:val="14"/>
              </w:numPr>
              <w:rPr>
                <w:rFonts w:cs="CordiaUPC"/>
              </w:rPr>
            </w:pPr>
            <w:r w:rsidRPr="00BF4250">
              <w:rPr>
                <w:rFonts w:cs="CordiaUPC"/>
              </w:rPr>
              <w:t xml:space="preserve">durationTo </w:t>
            </w:r>
            <w:r w:rsidRPr="00BF4250">
              <w:rPr>
                <w:rFonts w:cs="Angsana New"/>
                <w:cs/>
              </w:rPr>
              <w:t xml:space="preserve">= </w:t>
            </w:r>
            <w:r w:rsidRPr="00BF4250">
              <w:rPr>
                <w:rFonts w:cs="CordiaUPC"/>
              </w:rPr>
              <w:t xml:space="preserve">Copy </w:t>
            </w:r>
            <w:r w:rsidRPr="00BF4250">
              <w:rPr>
                <w:rFonts w:cs="Angsana New"/>
                <w:cs/>
              </w:rPr>
              <w:t xml:space="preserve">ค่ามาจาก </w:t>
            </w:r>
            <w:r w:rsidRPr="00BF4250">
              <w:rPr>
                <w:rFonts w:cs="CordiaUPC"/>
              </w:rPr>
              <w:t>package</w:t>
            </w:r>
            <w:r>
              <w:rPr>
                <w:rFonts w:cs="CordiaUPC"/>
              </w:rPr>
              <w:t>Duration</w:t>
            </w:r>
          </w:p>
          <w:p w:rsidR="00CB1276" w:rsidP="00CB1276" w:rsidRDefault="00CB1276" w14:paraId="0B70C27B" w14:textId="4763E3C6">
            <w:pPr>
              <w:pStyle w:val="ListParagraph"/>
              <w:numPr>
                <w:ilvl w:val="0"/>
                <w:numId w:val="14"/>
              </w:numPr>
              <w:rPr>
                <w:rFonts w:cs="CordiaUPC"/>
              </w:rPr>
            </w:pPr>
            <w:r w:rsidRPr="00BF4250">
              <w:rPr>
                <w:rFonts w:cs="CordiaUPC"/>
              </w:rPr>
              <w:t>durationUnit</w:t>
            </w:r>
            <w:r>
              <w:rPr>
                <w:rFonts w:cs="Angsana New"/>
                <w:cs/>
              </w:rPr>
              <w:t xml:space="preserve"> = </w:t>
            </w:r>
            <w:r w:rsidRPr="00BF4250">
              <w:rPr>
                <w:rFonts w:cs="CordiaUPC"/>
              </w:rPr>
              <w:t xml:space="preserve">Copy </w:t>
            </w:r>
            <w:r w:rsidRPr="00BF4250">
              <w:rPr>
                <w:rFonts w:cs="Angsana New"/>
                <w:cs/>
              </w:rPr>
              <w:t xml:space="preserve">ค่ามาจาก </w:t>
            </w:r>
            <w:r w:rsidRPr="00BF4250">
              <w:rPr>
                <w:rFonts w:cs="CordiaUPC"/>
              </w:rPr>
              <w:t>package</w:t>
            </w:r>
            <w:r>
              <w:rPr>
                <w:rFonts w:cs="CordiaUPC"/>
              </w:rPr>
              <w:t>DurationUnit</w:t>
            </w:r>
          </w:p>
          <w:p w:rsidR="00CB1276" w:rsidP="00CB1276" w:rsidRDefault="00CB1276" w14:paraId="5EBD77BB" w14:textId="77777777">
            <w:pPr>
              <w:pStyle w:val="ListParagraph"/>
              <w:numPr>
                <w:ilvl w:val="0"/>
                <w:numId w:val="14"/>
              </w:num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ถ้า </w:t>
            </w:r>
            <w:r>
              <w:rPr>
                <w:rFonts w:cs="CordiaUPC"/>
              </w:rPr>
              <w:t xml:space="preserve">customerType </w:t>
            </w:r>
            <w:r>
              <w:rPr>
                <w:rFonts w:cs="Angsana New"/>
                <w:cs/>
              </w:rPr>
              <w:t>= “</w:t>
            </w:r>
            <w:r>
              <w:rPr>
                <w:rFonts w:cs="CordiaUPC"/>
              </w:rPr>
              <w:t>Pre</w:t>
            </w:r>
            <w:r>
              <w:rPr>
                <w:rFonts w:cs="Angsana New"/>
                <w:cs/>
              </w:rPr>
              <w:t>-</w:t>
            </w:r>
            <w:r>
              <w:rPr>
                <w:rFonts w:cs="CordiaUPC"/>
              </w:rP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All</w:t>
            </w:r>
            <w:r>
              <w:rPr>
                <w:rFonts w:cs="Angsana New"/>
                <w:cs/>
              </w:rPr>
              <w:t>”</w:t>
            </w:r>
          </w:p>
          <w:p w:rsidR="00CB1276" w:rsidP="00CB1276" w:rsidRDefault="00CB1276" w14:paraId="2E64B405" w14:textId="77777777">
            <w:pPr>
              <w:pStyle w:val="ListParagraph"/>
              <w:numPr>
                <w:ilvl w:val="1"/>
                <w:numId w:val="14"/>
              </w:numPr>
              <w:rPr>
                <w:rFonts w:cs="CordiaUPC"/>
              </w:rPr>
            </w:pPr>
            <w:r>
              <w:rPr>
                <w:rFonts w:cs="CordiaUPC"/>
              </w:rPr>
              <w:t>billCycle</w:t>
            </w:r>
            <w:r w:rsidRPr="008979A8">
              <w:rPr>
                <w:rFonts w:cs="CordiaUPC"/>
              </w:rPr>
              <w:t>Type</w:t>
            </w:r>
            <w:r>
              <w:rPr>
                <w:rFonts w:cs="Angsana New"/>
                <w:cs/>
              </w:rPr>
              <w:t xml:space="preserve"> = ”</w:t>
            </w:r>
            <w:r>
              <w:rPr>
                <w:rFonts w:cs="CordiaUPC"/>
              </w:rPr>
              <w:t>Depend on Package</w:t>
            </w:r>
            <w:r>
              <w:rPr>
                <w:rFonts w:cs="Angsana New"/>
                <w:cs/>
              </w:rPr>
              <w:t>”</w:t>
            </w:r>
          </w:p>
          <w:p w:rsidR="00CB1276" w:rsidP="00CB1276" w:rsidRDefault="00CB1276" w14:paraId="2C03A799" w14:textId="63332D18">
            <w:pPr>
              <w:pStyle w:val="ListParagraph"/>
              <w:numPr>
                <w:ilvl w:val="1"/>
                <w:numId w:val="14"/>
              </w:numPr>
              <w:rPr>
                <w:rFonts w:cs="CordiaUPC"/>
              </w:rPr>
            </w:pPr>
            <w:r>
              <w:rPr>
                <w:rFonts w:cs="CordiaUPC"/>
              </w:rPr>
              <w:t xml:space="preserve">billCycleValue </w:t>
            </w:r>
            <w:r>
              <w:rPr>
                <w:rFonts w:cs="Angsana New"/>
                <w:cs/>
              </w:rPr>
              <w:t xml:space="preserve">= </w:t>
            </w:r>
            <w:r>
              <w:rPr>
                <w:rFonts w:cs="CordiaUPC"/>
              </w:rPr>
              <w:t xml:space="preserve">Copy </w:t>
            </w:r>
            <w:r>
              <w:rPr>
                <w:rFonts w:hint="cs" w:cs="Angsana New"/>
                <w:cs/>
              </w:rPr>
              <w:t xml:space="preserve">ค่ามาจาก </w:t>
            </w:r>
            <w:r>
              <w:rPr>
                <w:rFonts w:cs="CordiaUPC"/>
              </w:rPr>
              <w:t>packageBillCycle</w:t>
            </w:r>
          </w:p>
          <w:p w:rsidRPr="006D55AE" w:rsidR="00CB1276" w:rsidP="00CB1276" w:rsidRDefault="00CB1276" w14:paraId="2D816F07" w14:textId="58295023">
            <w:pPr>
              <w:pStyle w:val="ListParagraph"/>
              <w:numPr>
                <w:ilvl w:val="1"/>
                <w:numId w:val="14"/>
              </w:numPr>
              <w:rPr>
                <w:rFonts w:cs="CordiaUPC"/>
                <w:cs/>
              </w:rPr>
            </w:pPr>
            <w:r>
              <w:rPr>
                <w:rFonts w:cs="CordiaUPC"/>
              </w:rPr>
              <w:t>billCycleUnit</w:t>
            </w:r>
            <w:r>
              <w:rPr>
                <w:rFonts w:cs="Angsana New"/>
                <w:cs/>
              </w:rPr>
              <w:t xml:space="preserve"> = </w:t>
            </w:r>
            <w:r>
              <w:rPr>
                <w:rFonts w:cs="CordiaUPC"/>
              </w:rPr>
              <w:t xml:space="preserve">Copy </w:t>
            </w:r>
            <w:r>
              <w:rPr>
                <w:rFonts w:hint="cs" w:cs="Angsana New"/>
                <w:cs/>
              </w:rPr>
              <w:t xml:space="preserve">ค่ามาจาก </w:t>
            </w:r>
            <w:r>
              <w:rPr>
                <w:rFonts w:cs="CordiaUPC"/>
              </w:rPr>
              <w:t>packageBillCycleUnit</w:t>
            </w:r>
          </w:p>
        </w:tc>
      </w:tr>
      <w:tr w:rsidRPr="008979A8" w:rsidR="00CB1276" w:rsidTr="00135C19" w14:paraId="5CA8F3B3" w14:textId="77777777">
        <w:tc>
          <w:tcPr>
            <w:tcW w:w="5000" w:type="pct"/>
            <w:gridSpan w:val="3"/>
            <w:shd w:val="clear" w:color="auto" w:fill="C2D69B" w:themeFill="accent3" w:themeFillTint="99"/>
          </w:tcPr>
          <w:p w:rsidR="00CB1276" w:rsidP="00CB1276" w:rsidRDefault="00CB1276" w14:paraId="17BA2EFA" w14:textId="0EA3E123">
            <w:pPr>
              <w:pStyle w:val="HeaderTable"/>
            </w:pPr>
            <w:r>
              <w:t>End Table Section</w:t>
            </w:r>
          </w:p>
        </w:tc>
      </w:tr>
      <w:tr w:rsidRPr="008979A8" w:rsidR="00CB1276" w:rsidTr="00135C19" w14:paraId="29F5E63B" w14:textId="77777777">
        <w:tc>
          <w:tcPr>
            <w:tcW w:w="5000" w:type="pct"/>
            <w:gridSpan w:val="3"/>
            <w:shd w:val="clear" w:color="auto" w:fill="C2D69B" w:themeFill="accent3" w:themeFillTint="99"/>
          </w:tcPr>
          <w:p w:rsidRPr="008979A8" w:rsidR="00CB1276" w:rsidP="00CB1276" w:rsidRDefault="00CB1276" w14:paraId="589A13C9" w14:textId="77777777">
            <w:pPr>
              <w:pStyle w:val="HeaderTable"/>
            </w:pPr>
            <w:r>
              <w:t>Detail Section</w:t>
            </w:r>
          </w:p>
        </w:tc>
      </w:tr>
      <w:tr w:rsidRPr="008979A8" w:rsidR="00C261EE" w:rsidTr="00135C19" w14:paraId="32352397" w14:textId="77777777">
        <w:tc>
          <w:tcPr>
            <w:tcW w:w="1026" w:type="pct"/>
          </w:tcPr>
          <w:p w:rsidR="00C261EE" w:rsidP="00C261EE" w:rsidRDefault="00C261EE" w14:paraId="43E048DE" w14:textId="1B8E0072">
            <w:pPr>
              <w:rPr>
                <w:rFonts w:cs="CordiaUPC"/>
              </w:rPr>
            </w:pPr>
            <w:r>
              <w:rPr>
                <w:rFonts w:cs="CordiaUPC"/>
              </w:rPr>
              <w:t>usageLocalize</w:t>
            </w:r>
            <w:r w:rsidR="000D224E">
              <w:rPr>
                <w:rFonts w:cs="CordiaUPC"/>
              </w:rPr>
              <w:t>d</w:t>
            </w:r>
            <w:r>
              <w:rPr>
                <w:rFonts w:cs="CordiaUPC"/>
              </w:rPr>
              <w:t>Flag</w:t>
            </w:r>
          </w:p>
        </w:tc>
        <w:tc>
          <w:tcPr>
            <w:tcW w:w="900" w:type="pct"/>
          </w:tcPr>
          <w:p w:rsidRPr="008979A8" w:rsidR="00C261EE" w:rsidP="00C261EE" w:rsidRDefault="00C261EE" w14:paraId="0E583914" w14:textId="2B55966E">
            <w:pPr>
              <w:rPr>
                <w:rFonts w:cs="CordiaUPC"/>
              </w:rPr>
            </w:pPr>
            <w:r>
              <w:t>Radio Button</w:t>
            </w:r>
          </w:p>
        </w:tc>
        <w:tc>
          <w:tcPr>
            <w:tcW w:w="3074" w:type="pct"/>
          </w:tcPr>
          <w:p w:rsidR="00C261EE" w:rsidP="00C261EE" w:rsidRDefault="00C261EE" w14:paraId="0D78D00F" w14:textId="31B3CFB6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CordiaUPC"/>
              </w:rPr>
              <w:t>Usage Localize</w:t>
            </w:r>
            <w:r w:rsidR="000D224E">
              <w:rPr>
                <w:rFonts w:cs="CordiaUPC"/>
              </w:rPr>
              <w:t>d</w:t>
            </w:r>
          </w:p>
          <w:p w:rsidR="00C261EE" w:rsidP="00C261EE" w:rsidRDefault="00C261EE" w14:paraId="6ED2779C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Visible </w:t>
            </w:r>
            <w:r>
              <w:rPr>
                <w:rFonts w:hint="cs" w:cs="CordiaUPC"/>
                <w:cs/>
              </w:rPr>
              <w:t xml:space="preserve">เมื่อ </w:t>
            </w:r>
            <w:r>
              <w:rPr>
                <w:rFonts w:cs="CordiaUPC"/>
              </w:rPr>
              <w:t xml:space="preserve">customer type </w:t>
            </w:r>
            <w:r>
              <w:rPr>
                <w:rFonts w:cs="CordiaUPC"/>
                <w:cs/>
              </w:rPr>
              <w:t>= “</w:t>
            </w:r>
            <w:r>
              <w:rPr>
                <w:rFonts w:cs="CordiaUPC"/>
              </w:rPr>
              <w:t>Pre</w:t>
            </w:r>
            <w:r>
              <w:rPr>
                <w:rFonts w:cs="CordiaUPC"/>
                <w:cs/>
              </w:rPr>
              <w:t>-</w:t>
            </w:r>
            <w:r>
              <w:rPr>
                <w:rFonts w:cs="CordiaUPC"/>
              </w:rPr>
              <w:t>paid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 w:cs="CordiaUPC"/>
                <w:cs/>
              </w:rPr>
              <w:t xml:space="preserve">และ </w:t>
            </w:r>
            <w:r>
              <w:rPr>
                <w:rFonts w:cs="CordiaUPC"/>
              </w:rPr>
              <w:t xml:space="preserve">product class </w:t>
            </w:r>
            <w:r>
              <w:rPr>
                <w:rFonts w:cs="CordiaUPC"/>
                <w:cs/>
              </w:rPr>
              <w:t>= “</w:t>
            </w:r>
            <w:r>
              <w:rPr>
                <w:rFonts w:cs="CordiaUPC"/>
              </w:rPr>
              <w:t>On</w:t>
            </w:r>
            <w:r>
              <w:rPr>
                <w:rFonts w:cs="CordiaUPC"/>
                <w:cs/>
              </w:rPr>
              <w:t>-</w:t>
            </w:r>
            <w:r>
              <w:rPr>
                <w:rFonts w:cs="CordiaUPC"/>
              </w:rPr>
              <w:t xml:space="preserve">Top </w:t>
            </w:r>
            <w:r>
              <w:rPr>
                <w:rFonts w:hint="cs" w:cs="CordiaUPC"/>
                <w:cs/>
              </w:rPr>
              <w:t xml:space="preserve">หรือ </w:t>
            </w:r>
            <w:r>
              <w:rPr>
                <w:rFonts w:cs="CordiaUPC"/>
              </w:rPr>
              <w:t>On</w:t>
            </w:r>
            <w:r>
              <w:rPr>
                <w:rFonts w:cs="CordiaUPC"/>
                <w:cs/>
              </w:rPr>
              <w:t>-</w:t>
            </w:r>
            <w:r>
              <w:rPr>
                <w:rFonts w:cs="CordiaUPC"/>
              </w:rPr>
              <w:t>Top Extra</w:t>
            </w:r>
            <w:r>
              <w:rPr>
                <w:rFonts w:cs="CordiaUPC"/>
                <w:cs/>
              </w:rPr>
              <w:t>”</w:t>
            </w:r>
          </w:p>
          <w:p w:rsidRPr="008979A8" w:rsidR="00C261EE" w:rsidP="00C261EE" w:rsidRDefault="00C261EE" w14:paraId="6992723B" w14:textId="33AECA82">
            <w:pPr>
              <w:rPr>
                <w:rFonts w:cs="CordiaUPC"/>
              </w:rPr>
            </w:pPr>
            <w:r w:rsidRPr="004C3917">
              <w:t xml:space="preserve">List of Value </w:t>
            </w:r>
            <w:r w:rsidRPr="004C3917">
              <w:rPr>
                <w:rFonts w:cs="Angsana New"/>
                <w:cs/>
              </w:rPr>
              <w:t xml:space="preserve">: </w:t>
            </w:r>
            <w:r w:rsidRPr="00B916D9">
              <w:rPr>
                <w:rFonts w:cs="Angsana New"/>
                <w:cs/>
              </w:rPr>
              <w:t>ดึงข้อมูลจาก</w:t>
            </w:r>
            <w:r w:rsidRPr="00B916D9">
              <w:rPr>
                <w:rFonts w:cs="CordiaUPC"/>
              </w:rPr>
              <w:t xml:space="preserve">DB </w:t>
            </w:r>
            <w:r w:rsidRPr="00B916D9">
              <w:rPr>
                <w:rFonts w:cs="Angsana New"/>
                <w:cs/>
              </w:rPr>
              <w:t xml:space="preserve">ที่ </w:t>
            </w:r>
            <w:r w:rsidRPr="00B916D9">
              <w:rPr>
                <w:rFonts w:cs="CordiaUPC"/>
              </w:rPr>
              <w:t xml:space="preserve">Table FLW_CFG_LOV </w:t>
            </w:r>
            <w:r w:rsidRPr="00B916D9">
              <w:rPr>
                <w:rFonts w:cs="Angsana New"/>
                <w:cs/>
              </w:rPr>
              <w:t xml:space="preserve">โดย </w:t>
            </w:r>
            <w:r w:rsidRPr="00B916D9">
              <w:rPr>
                <w:rFonts w:cs="CordiaUPC"/>
              </w:rPr>
              <w:t xml:space="preserve">group_type </w:t>
            </w:r>
            <w:r w:rsidRPr="00B916D9">
              <w:rPr>
                <w:rFonts w:cs="Angsana New"/>
                <w:cs/>
              </w:rPr>
              <w:t>= ‘</w:t>
            </w:r>
            <w:r>
              <w:rPr>
                <w:rFonts w:cs="CordiaUPC"/>
              </w:rPr>
              <w:t>Usage Localize</w:t>
            </w:r>
            <w:r w:rsidR="000D224E">
              <w:rPr>
                <w:rFonts w:cs="Angsana New"/>
              </w:rPr>
              <w:t>d</w:t>
            </w:r>
            <w:r>
              <w:rPr>
                <w:rFonts w:cs="Angsana New"/>
                <w:cs/>
              </w:rPr>
              <w:t>’</w:t>
            </w:r>
          </w:p>
        </w:tc>
      </w:tr>
      <w:tr w:rsidRPr="008979A8" w:rsidR="00C261EE" w:rsidTr="00135C19" w14:paraId="3999E43B" w14:textId="77777777">
        <w:tc>
          <w:tcPr>
            <w:tcW w:w="1026" w:type="pct"/>
          </w:tcPr>
          <w:p w:rsidR="00C261EE" w:rsidP="00C261EE" w:rsidRDefault="00C261EE" w14:paraId="0EDDE27C" w14:textId="2CD9AA1A">
            <w:pPr>
              <w:rPr>
                <w:rFonts w:cs="CordiaUPC"/>
              </w:rPr>
            </w:pPr>
            <w:r>
              <w:rPr>
                <w:rFonts w:cs="CordiaUPC"/>
              </w:rPr>
              <w:t>priceTypePattern</w:t>
            </w:r>
          </w:p>
        </w:tc>
        <w:tc>
          <w:tcPr>
            <w:tcW w:w="900" w:type="pct"/>
          </w:tcPr>
          <w:p w:rsidR="00C261EE" w:rsidP="00C261EE" w:rsidRDefault="00C261EE" w14:paraId="714658EE" w14:textId="2C377BF6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>Drop Down List</w:t>
            </w:r>
          </w:p>
        </w:tc>
        <w:tc>
          <w:tcPr>
            <w:tcW w:w="3074" w:type="pct"/>
          </w:tcPr>
          <w:p w:rsidR="00C261EE" w:rsidP="00C261EE" w:rsidRDefault="00C261EE" w14:paraId="4BAA9F18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 xml:space="preserve">Label </w:t>
            </w:r>
            <w:r w:rsidRPr="008979A8">
              <w:rPr>
                <w:rFonts w:cs="Angsana New"/>
                <w:cs/>
              </w:rPr>
              <w:t xml:space="preserve">:  </w:t>
            </w:r>
            <w:r w:rsidRPr="008979A8">
              <w:rPr>
                <w:rFonts w:cs="Angsana New"/>
                <w:color w:val="FF0000"/>
                <w:cs/>
              </w:rPr>
              <w:t>*</w:t>
            </w:r>
            <w:r>
              <w:rPr>
                <w:rFonts w:cs="CordiaUPC"/>
                <w:color w:val="FF0000"/>
              </w:rPr>
              <w:t>Price Type Pattern</w:t>
            </w:r>
          </w:p>
          <w:p w:rsidR="00C261EE" w:rsidP="00C261EE" w:rsidRDefault="00C261EE" w14:paraId="6BA64285" w14:textId="2F415420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Default Value </w:t>
            </w:r>
            <w:r>
              <w:rPr>
                <w:rFonts w:cs="Angsana New"/>
                <w:cs/>
              </w:rPr>
              <w:t>: “</w:t>
            </w:r>
            <w:r>
              <w:rPr>
                <w:rFonts w:cs="CordiaUPC"/>
              </w:rPr>
              <w:t>Normal</w:t>
            </w:r>
            <w:r>
              <w:rPr>
                <w:rFonts w:cs="Angsana New"/>
                <w:cs/>
              </w:rPr>
              <w:t xml:space="preserve"> (</w:t>
            </w:r>
            <w:r>
              <w:rPr>
                <w:rFonts w:cs="CordiaUPC"/>
              </w:rPr>
              <w:t>All Time</w:t>
            </w:r>
            <w:r>
              <w:rPr>
                <w:rFonts w:cs="Angsana New"/>
                <w:cs/>
              </w:rPr>
              <w:t>)”</w:t>
            </w:r>
          </w:p>
          <w:p w:rsidR="00C261EE" w:rsidP="00C261EE" w:rsidRDefault="00C261EE" w14:paraId="32CE90E8" w14:textId="4BD6A8A6">
            <w:pPr>
              <w:rPr>
                <w:rFonts w:cs="CordiaUPC"/>
                <w:cs/>
              </w:rPr>
            </w:pPr>
            <w:r w:rsidRPr="004C3917">
              <w:t xml:space="preserve">List of Value </w:t>
            </w:r>
            <w:r w:rsidRPr="004C3917"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‘</w:t>
            </w:r>
            <w:r w:rsidRPr="00766800">
              <w:rPr>
                <w:rFonts w:cs="CordiaUPC"/>
              </w:rPr>
              <w:t>Mass Voice Price Type</w:t>
            </w:r>
            <w:r>
              <w:rPr>
                <w:rFonts w:cs="Angsana New"/>
                <w:cs/>
              </w:rPr>
              <w:t>’</w:t>
            </w:r>
          </w:p>
        </w:tc>
      </w:tr>
      <w:tr w:rsidRPr="008979A8" w:rsidR="00C261EE" w:rsidTr="00135C19" w14:paraId="0C0917AD" w14:textId="77777777">
        <w:tc>
          <w:tcPr>
            <w:tcW w:w="1026" w:type="pct"/>
          </w:tcPr>
          <w:p w:rsidR="00C261EE" w:rsidP="00C261EE" w:rsidRDefault="00C261EE" w14:paraId="598E219A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search</w:t>
            </w:r>
          </w:p>
        </w:tc>
        <w:tc>
          <w:tcPr>
            <w:tcW w:w="900" w:type="pct"/>
          </w:tcPr>
          <w:p w:rsidRPr="008979A8" w:rsidR="00C261EE" w:rsidP="00C261EE" w:rsidRDefault="00C261EE" w14:paraId="3CABE551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Text Box</w:t>
            </w:r>
          </w:p>
        </w:tc>
        <w:tc>
          <w:tcPr>
            <w:tcW w:w="3074" w:type="pct"/>
          </w:tcPr>
          <w:p w:rsidRPr="008979A8" w:rsidR="00C261EE" w:rsidP="00C261EE" w:rsidRDefault="00C261EE" w14:paraId="29891C22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เมื่อกรอกข้อมูลที่ </w:t>
            </w:r>
            <w:r>
              <w:rPr>
                <w:rFonts w:cs="CordiaUPC"/>
              </w:rPr>
              <w:t xml:space="preserve">Field </w:t>
            </w:r>
            <w:r>
              <w:rPr>
                <w:rFonts w:hint="cs" w:cs="Angsana New"/>
                <w:cs/>
              </w:rPr>
              <w:t xml:space="preserve">นี้ ระบบจะทำการ </w:t>
            </w:r>
            <w:r>
              <w:rPr>
                <w:rFonts w:cs="CordiaUPC"/>
              </w:rPr>
              <w:t xml:space="preserve">Filter List of Value </w:t>
            </w:r>
            <w:r>
              <w:rPr>
                <w:rFonts w:hint="cs" w:cs="Angsana New"/>
                <w:cs/>
              </w:rPr>
              <w:t xml:space="preserve">ของ </w:t>
            </w:r>
            <w:r>
              <w:rPr>
                <w:rFonts w:cs="CordiaUPC"/>
              </w:rPr>
              <w:t xml:space="preserve">Free Resource </w:t>
            </w:r>
            <w:r>
              <w:rPr>
                <w:rFonts w:hint="cs" w:cs="Angsana New"/>
                <w:cs/>
              </w:rPr>
              <w:t xml:space="preserve">ตามที่ </w:t>
            </w:r>
            <w:r>
              <w:rPr>
                <w:rFonts w:cs="CordiaUPC"/>
              </w:rPr>
              <w:t xml:space="preserve">User </w:t>
            </w:r>
            <w:r>
              <w:rPr>
                <w:rFonts w:hint="cs" w:cs="Angsana New"/>
                <w:cs/>
              </w:rPr>
              <w:t xml:space="preserve">กรอกมาตามเงื่อนไข </w:t>
            </w:r>
            <w:r>
              <w:rPr>
                <w:rFonts w:cs="Angsana New"/>
                <w:cs/>
              </w:rPr>
              <w:t>“%</w:t>
            </w:r>
            <w:r>
              <w:rPr>
                <w:rFonts w:cs="CordiaUPC"/>
              </w:rPr>
              <w:t>search</w:t>
            </w:r>
            <w:r>
              <w:rPr>
                <w:rFonts w:cs="Angsana New"/>
                <w:cs/>
              </w:rPr>
              <w:t>%”</w:t>
            </w:r>
          </w:p>
        </w:tc>
      </w:tr>
      <w:tr w:rsidRPr="008979A8" w:rsidR="00C261EE" w:rsidTr="00135C19" w14:paraId="0F862783" w14:textId="77777777">
        <w:tc>
          <w:tcPr>
            <w:tcW w:w="1026" w:type="pct"/>
          </w:tcPr>
          <w:p w:rsidRPr="008979A8" w:rsidR="00C261EE" w:rsidP="00C261EE" w:rsidRDefault="00C261EE" w14:paraId="53DDFAB9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freeResource</w:t>
            </w:r>
          </w:p>
        </w:tc>
        <w:tc>
          <w:tcPr>
            <w:tcW w:w="900" w:type="pct"/>
          </w:tcPr>
          <w:p w:rsidRPr="008979A8" w:rsidR="00C261EE" w:rsidP="00C261EE" w:rsidRDefault="00C261EE" w14:paraId="05E871DD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>Drop Down List</w:t>
            </w:r>
          </w:p>
        </w:tc>
        <w:tc>
          <w:tcPr>
            <w:tcW w:w="3074" w:type="pct"/>
          </w:tcPr>
          <w:p w:rsidR="00C261EE" w:rsidP="00C261EE" w:rsidRDefault="00C261EE" w14:paraId="4164D8EB" w14:textId="77777777">
            <w:pPr>
              <w:rPr>
                <w:rFonts w:cs="CordiaUPC"/>
                <w:color w:val="FF0000"/>
              </w:rPr>
            </w:pPr>
            <w:r w:rsidRPr="008979A8">
              <w:rPr>
                <w:rFonts w:cs="CordiaUPC"/>
              </w:rPr>
              <w:t xml:space="preserve">Label </w:t>
            </w:r>
            <w:r w:rsidRPr="008979A8">
              <w:rPr>
                <w:rFonts w:cs="Angsana New"/>
                <w:cs/>
              </w:rPr>
              <w:t xml:space="preserve">:  </w:t>
            </w:r>
            <w:r w:rsidRPr="008979A8">
              <w:rPr>
                <w:rFonts w:cs="Angsana New"/>
                <w:color w:val="FF0000"/>
                <w:cs/>
              </w:rPr>
              <w:t>*</w:t>
            </w:r>
            <w:r>
              <w:rPr>
                <w:rFonts w:cs="CordiaUPC"/>
                <w:color w:val="FF0000"/>
              </w:rPr>
              <w:t>Free Resource</w:t>
            </w:r>
          </w:p>
          <w:p w:rsidRPr="008979A8" w:rsidR="00C261EE" w:rsidP="00C261EE" w:rsidRDefault="00C261EE" w14:paraId="54E27A99" w14:textId="56247301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List of Value </w:t>
            </w:r>
            <w:r>
              <w:rPr>
                <w:rFonts w:cs="Angsana New"/>
                <w:cs/>
              </w:rPr>
              <w:t xml:space="preserve">: </w:t>
            </w:r>
            <w:r w:rsidRPr="008979A8">
              <w:rPr>
                <w:rFonts w:cs="Angsana New"/>
                <w:cs/>
              </w:rPr>
              <w:t>ดึงข้อมูล</w:t>
            </w:r>
            <w:r>
              <w:rPr>
                <w:rFonts w:hint="cs" w:cs="Angsana New"/>
                <w:cs/>
              </w:rPr>
              <w:t xml:space="preserve">จาก </w:t>
            </w:r>
            <w:r>
              <w:rPr>
                <w:rFonts w:cs="CordiaUPC"/>
              </w:rPr>
              <w:t xml:space="preserve">DB </w:t>
            </w:r>
            <w:r>
              <w:rPr>
                <w:rFonts w:hint="cs" w:cs="Angsana New"/>
                <w:cs/>
              </w:rPr>
              <w:t>ที่</w:t>
            </w:r>
            <w:r>
              <w:rPr>
                <w:rFonts w:cs="CordiaUPC"/>
              </w:rPr>
              <w:t xml:space="preserve"> MASS_</w:t>
            </w:r>
            <w:r w:rsidRPr="008979A8">
              <w:rPr>
                <w:rFonts w:cs="CordiaUPC"/>
              </w:rPr>
              <w:t>BUSINES</w:t>
            </w:r>
            <w:r>
              <w:rPr>
                <w:rFonts w:cs="CordiaUPC"/>
              </w:rPr>
              <w:t>S_VOICE</w:t>
            </w:r>
            <w:r w:rsidRPr="008979A8">
              <w:rPr>
                <w:rFonts w:cs="CordiaUPC"/>
              </w:rPr>
              <w:t xml:space="preserve">_FREE_RESOURCE </w:t>
            </w:r>
            <w:r>
              <w:rPr>
                <w:rFonts w:hint="cs" w:cs="Angsana New"/>
                <w:cs/>
              </w:rPr>
              <w:t xml:space="preserve">โดยนำ </w:t>
            </w:r>
            <w:r w:rsidRPr="008979A8">
              <w:rPr>
                <w:rFonts w:cs="CordiaUPC"/>
              </w:rPr>
              <w:t>free_resource_name</w:t>
            </w:r>
            <w:r w:rsidRPr="008979A8">
              <w:rPr>
                <w:rFonts w:cs="Angsana New"/>
                <w:cs/>
              </w:rPr>
              <w:t xml:space="preserve"> มาแสดง </w:t>
            </w:r>
          </w:p>
        </w:tc>
      </w:tr>
      <w:tr w:rsidRPr="008979A8" w:rsidR="00C261EE" w:rsidTr="00135C19" w14:paraId="15ADF067" w14:textId="77777777">
        <w:tc>
          <w:tcPr>
            <w:tcW w:w="1026" w:type="pct"/>
          </w:tcPr>
          <w:p w:rsidRPr="008979A8" w:rsidR="00C261EE" w:rsidP="00C261EE" w:rsidRDefault="00C261EE" w14:paraId="28A67D98" w14:textId="77777777">
            <w:pPr>
              <w:rPr>
                <w:rFonts w:cs="CordiaUPC"/>
              </w:rPr>
            </w:pPr>
            <w:r w:rsidRPr="008979A8">
              <w:rPr>
                <w:rFonts w:cs="Angsana New"/>
                <w:cs/>
              </w:rPr>
              <w:t xml:space="preserve">ปุ่ม </w:t>
            </w:r>
            <w:r w:rsidRPr="008979A8">
              <w:rPr>
                <w:rFonts w:cs="CordiaUPC"/>
              </w:rPr>
              <w:t>New</w:t>
            </w:r>
          </w:p>
        </w:tc>
        <w:tc>
          <w:tcPr>
            <w:tcW w:w="900" w:type="pct"/>
          </w:tcPr>
          <w:p w:rsidRPr="008979A8" w:rsidR="00C261EE" w:rsidP="00C261EE" w:rsidRDefault="00C261EE" w14:paraId="162D021E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>Button</w:t>
            </w:r>
          </w:p>
        </w:tc>
        <w:tc>
          <w:tcPr>
            <w:tcW w:w="3074" w:type="pct"/>
          </w:tcPr>
          <w:p w:rsidR="00C261EE" w:rsidP="00C261EE" w:rsidRDefault="00C261EE" w14:paraId="57B700D4" w14:textId="77777777">
            <w:pPr>
              <w:rPr>
                <w:rFonts w:cs="CordiaUPC"/>
              </w:rPr>
            </w:pPr>
            <w:r w:rsidRPr="008979A8">
              <w:rPr>
                <w:rFonts w:cs="Angsana New"/>
                <w:cs/>
              </w:rPr>
              <w:t xml:space="preserve">วางไว้หลัง </w:t>
            </w:r>
            <w:r>
              <w:rPr>
                <w:rFonts w:cs="CordiaUPC"/>
              </w:rPr>
              <w:t>Free Resource</w:t>
            </w:r>
          </w:p>
          <w:p w:rsidRPr="008979A8" w:rsidR="00C261EE" w:rsidP="00C261EE" w:rsidRDefault="00C261EE" w14:paraId="22A7AD3E" w14:textId="7469965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>เมื่อกดปุ่ม</w:t>
            </w:r>
            <w:r>
              <w:rPr>
                <w:rFonts w:cs="Angsana New"/>
                <w:cs/>
              </w:rPr>
              <w:t>ให</w:t>
            </w:r>
            <w:r>
              <w:rPr>
                <w:rFonts w:hint="cs" w:cs="Angsana New"/>
                <w:cs/>
              </w:rPr>
              <w:t xml:space="preserve">้ </w:t>
            </w:r>
            <w:r>
              <w:rPr>
                <w:rFonts w:cs="CordiaUPC"/>
              </w:rPr>
              <w:t>Visible</w:t>
            </w:r>
            <w:r w:rsidRPr="008979A8">
              <w:rPr>
                <w:rFonts w:cs="Angsana New"/>
                <w:cs/>
              </w:rPr>
              <w:t xml:space="preserve"> </w:t>
            </w:r>
            <w:r>
              <w:rPr>
                <w:rFonts w:cs="CordiaUPC"/>
              </w:rPr>
              <w:t>Mass Voice</w:t>
            </w:r>
            <w:r w:rsidRPr="008979A8">
              <w:rPr>
                <w:rFonts w:cs="CordiaUPC"/>
              </w:rPr>
              <w:t xml:space="preserve"> Free Resource On Shelf</w:t>
            </w:r>
            <w:r>
              <w:rPr>
                <w:rFonts w:cs="CordiaUPC"/>
              </w:rPr>
              <w:t xml:space="preserve"> Section</w:t>
            </w:r>
          </w:p>
        </w:tc>
      </w:tr>
      <w:tr w:rsidRPr="008979A8" w:rsidR="00C261EE" w:rsidTr="00135C19" w14:paraId="704C2352" w14:textId="77777777">
        <w:tc>
          <w:tcPr>
            <w:tcW w:w="1026" w:type="pct"/>
          </w:tcPr>
          <w:p w:rsidRPr="008979A8" w:rsidR="00C261EE" w:rsidP="00C261EE" w:rsidRDefault="00C261EE" w14:paraId="1938EAB3" w14:textId="47BD1EFD">
            <w:pPr>
              <w:rPr>
                <w:rFonts w:cs="Angsana New"/>
                <w:cs/>
              </w:rPr>
            </w:pPr>
            <w:r>
              <w:rPr>
                <w:rFonts w:cs="Angsana New"/>
              </w:rPr>
              <w:t>commuF</w:t>
            </w:r>
            <w:r>
              <w:rPr>
                <w:rFonts w:cs="CordiaUPC"/>
              </w:rPr>
              <w:t>reeResource</w:t>
            </w:r>
          </w:p>
        </w:tc>
        <w:tc>
          <w:tcPr>
            <w:tcW w:w="900" w:type="pct"/>
          </w:tcPr>
          <w:p w:rsidRPr="008979A8" w:rsidR="00C261EE" w:rsidP="00C261EE" w:rsidRDefault="00C261EE" w14:paraId="379098D7" w14:textId="0A7725CF">
            <w:pPr>
              <w:rPr>
                <w:rFonts w:cs="CordiaUPC"/>
              </w:rPr>
            </w:pPr>
            <w:r>
              <w:rPr>
                <w:rFonts w:cs="CordiaUPC"/>
              </w:rPr>
              <w:t>Text Box</w:t>
            </w:r>
          </w:p>
        </w:tc>
        <w:tc>
          <w:tcPr>
            <w:tcW w:w="3074" w:type="pct"/>
          </w:tcPr>
          <w:p w:rsidR="00C261EE" w:rsidP="00C261EE" w:rsidRDefault="00C261EE" w14:paraId="34A7187B" w14:textId="3353DE83">
            <w:pPr>
              <w:rPr>
                <w:rFonts w:cs="CordiaUPC"/>
                <w:color w:val="FF0000"/>
              </w:rPr>
            </w:pPr>
            <w:r>
              <w:rPr>
                <w:rFonts w:cs="CordiaUPC"/>
              </w:rP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9E4907">
              <w:rPr>
                <w:rFonts w:cs="Angsana New"/>
                <w:color w:val="FF0000"/>
                <w:cs/>
              </w:rPr>
              <w:t>*</w:t>
            </w:r>
            <w:r>
              <w:rPr>
                <w:rFonts w:cs="Angsana New"/>
                <w:color w:val="FF0000"/>
              </w:rPr>
              <w:t xml:space="preserve">Commu </w:t>
            </w:r>
            <w:r w:rsidRPr="009E4907">
              <w:rPr>
                <w:rFonts w:cs="CordiaUPC"/>
                <w:color w:val="FF0000"/>
              </w:rPr>
              <w:t xml:space="preserve">Free </w:t>
            </w:r>
            <w:r>
              <w:rPr>
                <w:rFonts w:cs="CordiaUPC"/>
                <w:color w:val="FF0000"/>
              </w:rPr>
              <w:t>Resource</w:t>
            </w:r>
          </w:p>
          <w:p w:rsidR="00C261EE" w:rsidP="00C261EE" w:rsidRDefault="00C261EE" w14:paraId="650141A9" w14:textId="77777777">
            <w:pPr>
              <w:rPr>
                <w:rFonts w:cs="Angsana New"/>
              </w:rPr>
            </w:pPr>
            <w:r w:rsidRPr="006B2F86">
              <w:rPr>
                <w:rFonts w:hint="cs" w:cs="Angsana New"/>
                <w:cs/>
              </w:rPr>
              <w:t>หมายเหตุ ใส่ได้เฉพาะ</w:t>
            </w:r>
            <w:r>
              <w:rPr>
                <w:rFonts w:hint="cs" w:cs="Angsana New"/>
                <w:cs/>
              </w:rPr>
              <w:t>ตัวเลขและจุดทศนิยมเท่านั้น</w:t>
            </w:r>
          </w:p>
          <w:p w:rsidRPr="008979A8" w:rsidR="00C261EE" w:rsidP="00C261EE" w:rsidRDefault="00C261EE" w14:paraId="41443258" w14:textId="66EFDEBA">
            <w:pPr>
              <w:rPr>
                <w:rFonts w:cs="Angsana New"/>
                <w:cs/>
              </w:rPr>
            </w:pPr>
            <w:r>
              <w:rPr>
                <w:rFonts w:cs="Angsana New"/>
              </w:rPr>
              <w:t xml:space="preserve">Default Value </w:t>
            </w:r>
            <w:r>
              <w:rPr>
                <w:rFonts w:cs="CordiaUPC"/>
                <w:cs/>
              </w:rPr>
              <w:t xml:space="preserve">: </w:t>
            </w:r>
            <w:r>
              <w:rPr>
                <w:rFonts w:cs="CordiaUPC"/>
              </w:rPr>
              <w:t>freeCall</w:t>
            </w:r>
          </w:p>
        </w:tc>
      </w:tr>
      <w:tr w:rsidRPr="008979A8" w:rsidR="00C261EE" w:rsidTr="00135C19" w14:paraId="359F4579" w14:textId="77777777">
        <w:tc>
          <w:tcPr>
            <w:tcW w:w="1026" w:type="pct"/>
          </w:tcPr>
          <w:p w:rsidR="00C261EE" w:rsidP="00C261EE" w:rsidRDefault="00C261EE" w14:paraId="6CE2C3AD" w14:textId="61D50475">
            <w:pPr>
              <w:rPr>
                <w:rFonts w:cs="Angsana New"/>
              </w:rPr>
            </w:pPr>
            <w:r>
              <w:rPr>
                <w:rFonts w:cs="Angsana New"/>
              </w:rPr>
              <w:t>commuF</w:t>
            </w:r>
            <w:r>
              <w:rPr>
                <w:rFonts w:cs="CordiaUPC"/>
              </w:rPr>
              <w:t>reeResourceUnit</w:t>
            </w:r>
          </w:p>
        </w:tc>
        <w:tc>
          <w:tcPr>
            <w:tcW w:w="900" w:type="pct"/>
          </w:tcPr>
          <w:p w:rsidRPr="008979A8" w:rsidR="00C261EE" w:rsidP="00C261EE" w:rsidRDefault="00C261EE" w14:paraId="5279AFD2" w14:textId="230A54A9">
            <w:pPr>
              <w:rPr>
                <w:rFonts w:cs="CordiaUPC"/>
              </w:rPr>
            </w:pPr>
            <w:r>
              <w:rPr>
                <w:rFonts w:cs="CordiaUPC"/>
              </w:rPr>
              <w:t>Drop down list</w:t>
            </w:r>
          </w:p>
        </w:tc>
        <w:tc>
          <w:tcPr>
            <w:tcW w:w="3074" w:type="pct"/>
          </w:tcPr>
          <w:p w:rsidR="00C261EE" w:rsidP="00C261EE" w:rsidRDefault="00C261EE" w14:paraId="51ED8825" w14:textId="2EEEF72A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วางบรรทัดเดียวกันกับ </w:t>
            </w:r>
            <w:r>
              <w:rPr>
                <w:rFonts w:cs="Angsana New"/>
              </w:rPr>
              <w:t>commuF</w:t>
            </w:r>
            <w:r>
              <w:rPr>
                <w:rFonts w:cs="CordiaUPC"/>
              </w:rPr>
              <w:t>reeResource</w:t>
            </w:r>
          </w:p>
          <w:p w:rsidR="00C261EE" w:rsidP="00C261EE" w:rsidRDefault="00C261EE" w14:paraId="3375B6A5" w14:textId="77777777">
            <w:pPr>
              <w:rPr>
                <w:rFonts w:cs="Angsana New"/>
              </w:rPr>
            </w:pPr>
            <w:r w:rsidRPr="004C3917">
              <w:t xml:space="preserve">List of Value </w:t>
            </w:r>
            <w:r w:rsidRPr="004C3917"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‘</w:t>
            </w:r>
            <w:r w:rsidRPr="001A7FCE">
              <w:rPr>
                <w:rFonts w:cs="CordiaUPC"/>
              </w:rPr>
              <w:t xml:space="preserve">Voice </w:t>
            </w:r>
            <w:r>
              <w:rPr>
                <w:rFonts w:cs="CordiaUPC"/>
              </w:rPr>
              <w:t>Free</w:t>
            </w:r>
            <w:r w:rsidRPr="001A7FCE">
              <w:rPr>
                <w:rFonts w:cs="CordiaUPC"/>
              </w:rPr>
              <w:t xml:space="preserve"> Unit</w:t>
            </w:r>
            <w:r>
              <w:rPr>
                <w:rFonts w:cs="Angsana New"/>
                <w:cs/>
              </w:rPr>
              <w:t>’</w:t>
            </w:r>
          </w:p>
          <w:p w:rsidRPr="008979A8" w:rsidR="00C261EE" w:rsidP="00C261EE" w:rsidRDefault="00C261EE" w14:paraId="215ADB64" w14:textId="230FE1C5">
            <w:pPr>
              <w:rPr>
                <w:rFonts w:cs="Angsana New"/>
                <w:cs/>
              </w:rPr>
            </w:pPr>
            <w:r>
              <w:rPr>
                <w:rFonts w:cs="Angsana New"/>
              </w:rPr>
              <w:t xml:space="preserve">Default Value </w:t>
            </w:r>
            <w:r>
              <w:rPr>
                <w:rFonts w:cs="CordiaUPC"/>
                <w:cs/>
              </w:rPr>
              <w:t xml:space="preserve">: </w:t>
            </w:r>
            <w:r>
              <w:rPr>
                <w:rFonts w:cs="CordiaUPC"/>
              </w:rPr>
              <w:t>freeCallUnit</w:t>
            </w:r>
          </w:p>
        </w:tc>
      </w:tr>
      <w:tr w:rsidRPr="008979A8" w:rsidR="00C261EE" w:rsidTr="00135C19" w14:paraId="19157FA0" w14:textId="77777777">
        <w:tc>
          <w:tcPr>
            <w:tcW w:w="1026" w:type="pct"/>
          </w:tcPr>
          <w:p w:rsidRPr="008979A8" w:rsidR="00C261EE" w:rsidP="00C261EE" w:rsidRDefault="00C261EE" w14:paraId="7922CAF8" w14:textId="2B1533F3">
            <w:pPr>
              <w:rPr>
                <w:rFonts w:cs="CordiaUPC"/>
                <w:cs/>
              </w:rPr>
            </w:pPr>
            <w:r>
              <w:rPr>
                <w:rFonts w:cs="CordiaUPC"/>
              </w:rPr>
              <w:t>peakTimeFlag</w:t>
            </w:r>
          </w:p>
        </w:tc>
        <w:tc>
          <w:tcPr>
            <w:tcW w:w="900" w:type="pct"/>
          </w:tcPr>
          <w:p w:rsidRPr="008979A8" w:rsidR="00C261EE" w:rsidP="00C261EE" w:rsidRDefault="00C261EE" w14:paraId="46D1742B" w14:textId="6776A859">
            <w:pPr>
              <w:rPr>
                <w:rFonts w:cs="CordiaUPC"/>
              </w:rPr>
            </w:pPr>
            <w:r>
              <w:rPr>
                <w:rFonts w:cs="CordiaUPC"/>
              </w:rPr>
              <w:t>Radio Button</w:t>
            </w:r>
          </w:p>
        </w:tc>
        <w:tc>
          <w:tcPr>
            <w:tcW w:w="3074" w:type="pct"/>
          </w:tcPr>
          <w:p w:rsidR="00C261EE" w:rsidP="00C261EE" w:rsidRDefault="00C261EE" w14:paraId="4E254B94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345909">
              <w:rPr>
                <w:rFonts w:cs="Angsana New"/>
                <w:color w:val="FF0000"/>
                <w:cs/>
              </w:rPr>
              <w:t>*</w:t>
            </w:r>
            <w:r w:rsidRPr="00345909">
              <w:rPr>
                <w:rFonts w:cs="CordiaUPC"/>
                <w:color w:val="FF0000"/>
              </w:rPr>
              <w:t>Peak Time Flag</w:t>
            </w:r>
          </w:p>
          <w:p w:rsidR="00C261EE" w:rsidP="00C261EE" w:rsidRDefault="00C261EE" w14:paraId="07D1402A" w14:textId="77777777">
            <w:pPr>
              <w:rPr>
                <w:rFonts w:cs="CordiaUPC"/>
                <w:cs/>
              </w:rPr>
            </w:pPr>
            <w:r>
              <w:rPr>
                <w:rFonts w:cs="CordiaUPC"/>
              </w:rPr>
              <w:t xml:space="preserve">Visble </w:t>
            </w:r>
            <w:r>
              <w:rPr>
                <w:rFonts w:hint="cs" w:cs="Angsana New"/>
                <w:cs/>
              </w:rPr>
              <w:t xml:space="preserve">เมื่อ </w:t>
            </w:r>
            <w:r>
              <w:rPr>
                <w:rFonts w:cs="CordiaUPC"/>
              </w:rPr>
              <w:t xml:space="preserve">Price Type Pattern </w:t>
            </w:r>
            <w:r>
              <w:rPr>
                <w:rFonts w:hint="cs" w:cs="Angsana New"/>
                <w:cs/>
              </w:rPr>
              <w:t xml:space="preserve">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 xml:space="preserve">Buffer </w:t>
            </w:r>
            <w:r>
              <w:rPr>
                <w:rFonts w:cs="Angsana New"/>
                <w:cs/>
              </w:rPr>
              <w:t>(</w:t>
            </w:r>
            <w:r>
              <w:rPr>
                <w:rFonts w:cs="CordiaUPC"/>
              </w:rPr>
              <w:t>Peak</w:t>
            </w:r>
            <w:r>
              <w:rPr>
                <w:rFonts w:cs="Angsana New"/>
                <w:cs/>
              </w:rPr>
              <w:t>/</w:t>
            </w:r>
            <w:r>
              <w:rPr>
                <w:rFonts w:cs="CordiaUPC"/>
              </w:rPr>
              <w:t>Off Peak</w:t>
            </w:r>
            <w:r>
              <w:rPr>
                <w:rFonts w:cs="Angsana New"/>
                <w:cs/>
              </w:rPr>
              <w:t xml:space="preserve">)” </w:t>
            </w:r>
            <w:r>
              <w:rPr>
                <w:rFonts w:hint="cs" w:cs="Angsana New"/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Buffer Special</w:t>
            </w:r>
            <w:r>
              <w:rPr>
                <w:rFonts w:cs="Angsana New"/>
                <w:cs/>
              </w:rPr>
              <w:t>(</w:t>
            </w:r>
            <w:r>
              <w:rPr>
                <w:rFonts w:cs="CordiaUPC"/>
              </w:rPr>
              <w:t>Peak</w:t>
            </w:r>
            <w:r>
              <w:rPr>
                <w:rFonts w:cs="Angsana New"/>
                <w:cs/>
              </w:rPr>
              <w:t>/</w:t>
            </w:r>
            <w:r>
              <w:rPr>
                <w:rFonts w:cs="CordiaUPC"/>
              </w:rPr>
              <w:t>Off Peak Special</w:t>
            </w:r>
            <w:r>
              <w:rPr>
                <w:rFonts w:cs="Angsana New"/>
                <w:cs/>
              </w:rPr>
              <w:t xml:space="preserve">)” </w:t>
            </w:r>
            <w:r>
              <w:rPr>
                <w:rFonts w:hint="cs" w:cs="Angsana New"/>
                <w:cs/>
              </w:rPr>
              <w:t xml:space="preserve">ถ้าไม่ใช่ให้ </w:t>
            </w:r>
            <w:r>
              <w:rPr>
                <w:rFonts w:cs="CordiaUPC"/>
              </w:rPr>
              <w:t xml:space="preserve">Invisible </w:t>
            </w:r>
            <w:r>
              <w:rPr>
                <w:rFonts w:hint="cs" w:cs="Angsana New"/>
                <w:cs/>
              </w:rPr>
              <w:t>และทำการเคลียร์ค่า</w:t>
            </w:r>
          </w:p>
          <w:p w:rsidRPr="008979A8" w:rsidR="00C261EE" w:rsidP="00C261EE" w:rsidRDefault="00C261EE" w14:paraId="6C627AFF" w14:textId="0197451B">
            <w:pPr>
              <w:rPr>
                <w:rFonts w:cs="CordiaUPC"/>
                <w:cs/>
              </w:rPr>
            </w:pPr>
            <w:r>
              <w:rPr>
                <w:rFonts w:cs="CordiaUPC"/>
              </w:rPr>
              <w:t xml:space="preserve">List of value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‘</w:t>
            </w:r>
            <w:r>
              <w:rPr>
                <w:rFonts w:cs="CordiaUPC"/>
              </w:rPr>
              <w:t>Peak Time Flag</w:t>
            </w:r>
            <w:r>
              <w:rPr>
                <w:rFonts w:cs="Angsana New"/>
                <w:cs/>
              </w:rPr>
              <w:t>’</w:t>
            </w:r>
          </w:p>
        </w:tc>
      </w:tr>
      <w:tr w:rsidRPr="008979A8" w:rsidR="00C261EE" w:rsidTr="00135C19" w14:paraId="7B894881" w14:textId="77777777">
        <w:tc>
          <w:tcPr>
            <w:tcW w:w="1026" w:type="pct"/>
          </w:tcPr>
          <w:p w:rsidRPr="008979A8" w:rsidR="00C261EE" w:rsidP="00C261EE" w:rsidRDefault="00C261EE" w14:paraId="3BDCBBE2" w14:textId="4F220DAD">
            <w:pPr>
              <w:rPr>
                <w:rFonts w:cs="CordiaUPC"/>
                <w:cs/>
              </w:rPr>
            </w:pPr>
            <w:r>
              <w:rPr>
                <w:rFonts w:cs="CordiaUPC"/>
              </w:rPr>
              <w:t>swopable</w:t>
            </w:r>
          </w:p>
        </w:tc>
        <w:tc>
          <w:tcPr>
            <w:tcW w:w="900" w:type="pct"/>
          </w:tcPr>
          <w:p w:rsidRPr="008979A8" w:rsidR="00C261EE" w:rsidP="00C261EE" w:rsidRDefault="00C261EE" w14:paraId="1E2092CA" w14:textId="687393FD">
            <w:pPr>
              <w:rPr>
                <w:rFonts w:cs="CordiaUPC"/>
              </w:rPr>
            </w:pPr>
            <w:r>
              <w:rPr>
                <w:rFonts w:cs="CordiaUPC"/>
              </w:rPr>
              <w:t>Radio Button</w:t>
            </w:r>
          </w:p>
        </w:tc>
        <w:tc>
          <w:tcPr>
            <w:tcW w:w="3074" w:type="pct"/>
          </w:tcPr>
          <w:p w:rsidR="00C261EE" w:rsidP="00C261EE" w:rsidRDefault="00C261EE" w14:paraId="0EA2D66F" w14:textId="180920FD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FF2912">
              <w:rPr>
                <w:rFonts w:cs="Angsana New"/>
                <w:color w:val="FF0000"/>
                <w:cs/>
              </w:rPr>
              <w:t>*</w:t>
            </w:r>
            <w:r w:rsidRPr="00FF2912">
              <w:rPr>
                <w:rFonts w:cs="CordiaUPC"/>
                <w:color w:val="FF0000"/>
              </w:rPr>
              <w:t>Swopable</w:t>
            </w:r>
          </w:p>
          <w:p w:rsidR="00C261EE" w:rsidP="00C261EE" w:rsidRDefault="00C261EE" w14:paraId="31435A62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Invisible</w:t>
            </w:r>
          </w:p>
          <w:p w:rsidRPr="008979A8" w:rsidR="00C261EE" w:rsidP="00C261EE" w:rsidRDefault="00C261EE" w14:paraId="62AC0002" w14:textId="23663488">
            <w:pPr>
              <w:rPr>
                <w:rFonts w:cs="CordiaUPC"/>
                <w:cs/>
              </w:rPr>
            </w:pPr>
            <w:r>
              <w:t xml:space="preserve">List of value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 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‘</w:t>
            </w:r>
            <w:r>
              <w:rPr>
                <w:rFonts w:cs="CordiaUPC"/>
              </w:rPr>
              <w:t>YesNoIndicator</w:t>
            </w:r>
            <w:r>
              <w:rPr>
                <w:rFonts w:cs="Angsana New"/>
                <w:cs/>
              </w:rPr>
              <w:t>’</w:t>
            </w:r>
          </w:p>
        </w:tc>
      </w:tr>
      <w:tr w:rsidRPr="008979A8" w:rsidR="00C261EE" w:rsidTr="00135C19" w14:paraId="72C77465" w14:textId="77777777">
        <w:tc>
          <w:tcPr>
            <w:tcW w:w="1026" w:type="pct"/>
          </w:tcPr>
          <w:p w:rsidRPr="008979A8" w:rsidR="00C261EE" w:rsidP="00C261EE" w:rsidRDefault="00C261EE" w14:paraId="66B6C02F" w14:textId="22F9FB48">
            <w:pPr>
              <w:rPr>
                <w:rFonts w:cs="CordiaUPC"/>
                <w:cs/>
              </w:rPr>
            </w:pPr>
            <w:r>
              <w:rPr>
                <w:rFonts w:cs="CordiaUPC"/>
              </w:rPr>
              <w:t>shareAllow</w:t>
            </w:r>
          </w:p>
        </w:tc>
        <w:tc>
          <w:tcPr>
            <w:tcW w:w="900" w:type="pct"/>
          </w:tcPr>
          <w:p w:rsidRPr="008979A8" w:rsidR="00C261EE" w:rsidP="00C261EE" w:rsidRDefault="00C261EE" w14:paraId="0BF7C1D7" w14:textId="734FAE93">
            <w:pPr>
              <w:rPr>
                <w:rFonts w:cs="CordiaUPC"/>
              </w:rPr>
            </w:pPr>
            <w:r>
              <w:rPr>
                <w:rFonts w:cs="CordiaUPC"/>
              </w:rPr>
              <w:t>Radio Button</w:t>
            </w:r>
          </w:p>
        </w:tc>
        <w:tc>
          <w:tcPr>
            <w:tcW w:w="3074" w:type="pct"/>
          </w:tcPr>
          <w:p w:rsidRPr="00FE3B79" w:rsidR="00C261EE" w:rsidP="00C261EE" w:rsidRDefault="00C261EE" w14:paraId="56CE5CF5" w14:textId="7FB76B58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FF2912">
              <w:rPr>
                <w:rFonts w:cs="Angsana New"/>
                <w:color w:val="FF0000"/>
                <w:cs/>
              </w:rPr>
              <w:t>*</w:t>
            </w:r>
            <w:r>
              <w:rPr>
                <w:rFonts w:cs="CordiaUPC"/>
                <w:color w:val="FF0000"/>
              </w:rPr>
              <w:t>Share Allow</w:t>
            </w:r>
            <w:r>
              <w:rPr>
                <w:rFonts w:cs="Angsana New"/>
                <w:color w:val="FF0000"/>
                <w:cs/>
              </w:rPr>
              <w:t xml:space="preserve"> : </w:t>
            </w:r>
            <w:r w:rsidRPr="00FE3B79">
              <w:rPr>
                <w:rFonts w:cs="Angsana New"/>
                <w:cs/>
              </w:rPr>
              <w:t>…</w:t>
            </w:r>
            <w:r w:rsidRPr="00FE3B79">
              <w:rPr>
                <w:rFonts w:cs="CordiaUPC"/>
              </w:rPr>
              <w:t>shareAllow</w:t>
            </w:r>
            <w:r w:rsidRPr="00FE3B79">
              <w:rPr>
                <w:rFonts w:cs="Angsana New"/>
                <w:cs/>
              </w:rPr>
              <w:t>… …</w:t>
            </w:r>
            <w:r w:rsidRPr="00FE3B79">
              <w:rPr>
                <w:rFonts w:cs="CordiaUPC"/>
              </w:rPr>
              <w:t>shareMember</w:t>
            </w:r>
            <w:r w:rsidRPr="00FE3B79">
              <w:rPr>
                <w:rFonts w:cs="Angsana New"/>
                <w:cs/>
              </w:rPr>
              <w:t xml:space="preserve">… </w:t>
            </w:r>
            <w:r w:rsidRPr="00FE3B79">
              <w:rPr>
                <w:rFonts w:cs="CordiaUPC"/>
              </w:rPr>
              <w:t>members</w:t>
            </w:r>
          </w:p>
          <w:p w:rsidR="00C261EE" w:rsidP="00C261EE" w:rsidRDefault="00C261EE" w14:paraId="45D1162B" w14:textId="5F205BE3">
            <w:pPr>
              <w:rPr>
                <w:rFonts w:cs="CordiaUPC"/>
                <w:cs/>
              </w:rPr>
            </w:pPr>
            <w:r>
              <w:rPr>
                <w:rFonts w:cs="CordiaUPC"/>
              </w:rPr>
              <w:t xml:space="preserve">Visible </w:t>
            </w:r>
            <w:r>
              <w:rPr>
                <w:rFonts w:hint="cs" w:cs="Angsana New"/>
                <w:cs/>
              </w:rPr>
              <w:t xml:space="preserve">เมื่อ </w:t>
            </w:r>
            <w:r>
              <w:rPr>
                <w:rFonts w:cs="CordiaUPC"/>
              </w:rPr>
              <w:t xml:space="preserve">Promotion Level </w:t>
            </w:r>
            <w:r>
              <w:rPr>
                <w:rFonts w:hint="cs" w:cs="Angsana New"/>
                <w:cs/>
              </w:rPr>
              <w:t>เป็น</w:t>
            </w:r>
            <w:r>
              <w:rPr>
                <w:rFonts w:cs="Angsana New"/>
                <w:cs/>
              </w:rPr>
              <w:t xml:space="preserve"> “</w:t>
            </w:r>
            <w:r>
              <w:rPr>
                <w:rFonts w:cs="CordiaUPC"/>
              </w:rPr>
              <w:t>Account</w:t>
            </w:r>
            <w:r>
              <w:rPr>
                <w:rFonts w:cs="Angsana New"/>
                <w:cs/>
              </w:rPr>
              <w:t>”</w:t>
            </w:r>
          </w:p>
          <w:p w:rsidRPr="008979A8" w:rsidR="00C261EE" w:rsidP="00C261EE" w:rsidRDefault="00C261EE" w14:paraId="3AD404C3" w14:textId="79B6C324">
            <w:pPr>
              <w:rPr>
                <w:rFonts w:cs="CordiaUPC"/>
                <w:cs/>
              </w:rPr>
            </w:pPr>
            <w:r>
              <w:t xml:space="preserve">List of value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 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‘</w:t>
            </w:r>
            <w:r w:rsidRPr="0022055B">
              <w:rPr>
                <w:rFonts w:cs="CordiaUPC"/>
              </w:rPr>
              <w:t>Mass Share Allow</w:t>
            </w:r>
            <w:r>
              <w:rPr>
                <w:rFonts w:cs="Angsana New"/>
                <w:cs/>
              </w:rPr>
              <w:t>’</w:t>
            </w:r>
          </w:p>
        </w:tc>
      </w:tr>
      <w:tr w:rsidRPr="008979A8" w:rsidR="00C261EE" w:rsidTr="00135C19" w14:paraId="0554A620" w14:textId="77777777">
        <w:tc>
          <w:tcPr>
            <w:tcW w:w="1026" w:type="pct"/>
          </w:tcPr>
          <w:p w:rsidRPr="008979A8" w:rsidR="00C261EE" w:rsidP="00C261EE" w:rsidRDefault="00C261EE" w14:paraId="5CAF7FC3" w14:textId="466D2BF4">
            <w:pPr>
              <w:rPr>
                <w:rFonts w:cs="CordiaUPC"/>
                <w:cs/>
              </w:rPr>
            </w:pPr>
            <w:r>
              <w:rPr>
                <w:rFonts w:cs="CordiaUPC"/>
              </w:rPr>
              <w:t>shareMember</w:t>
            </w:r>
          </w:p>
        </w:tc>
        <w:tc>
          <w:tcPr>
            <w:tcW w:w="900" w:type="pct"/>
          </w:tcPr>
          <w:p w:rsidRPr="008979A8" w:rsidR="00C261EE" w:rsidP="00C261EE" w:rsidRDefault="00C261EE" w14:paraId="53C54244" w14:textId="653C0F8C">
            <w:pPr>
              <w:rPr>
                <w:rFonts w:cs="CordiaUPC"/>
              </w:rPr>
            </w:pPr>
            <w:r>
              <w:rPr>
                <w:rFonts w:cs="CordiaUPC"/>
              </w:rPr>
              <w:t>TextBox</w:t>
            </w:r>
          </w:p>
        </w:tc>
        <w:tc>
          <w:tcPr>
            <w:tcW w:w="3074" w:type="pct"/>
          </w:tcPr>
          <w:p w:rsidR="00C261EE" w:rsidP="00C261EE" w:rsidRDefault="00C261EE" w14:paraId="747D707A" w14:textId="1CDDC5CF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ว่าบรรทัดเดียวกันกับ </w:t>
            </w:r>
            <w:r>
              <w:rPr>
                <w:rFonts w:cs="CordiaUPC"/>
              </w:rPr>
              <w:t>shareAllow</w:t>
            </w:r>
          </w:p>
          <w:p w:rsidRPr="008979A8" w:rsidR="00C261EE" w:rsidP="00C261EE" w:rsidRDefault="00C261EE" w14:paraId="518C1028" w14:textId="4BD99030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Visible </w:t>
            </w:r>
            <w:r>
              <w:rPr>
                <w:rFonts w:hint="cs" w:cs="Angsana New"/>
                <w:cs/>
              </w:rPr>
              <w:t>เมื่อ</w:t>
            </w:r>
            <w:r>
              <w:rPr>
                <w:rFonts w:cs="CordiaUPC"/>
              </w:rPr>
              <w:t xml:space="preserve"> shareAllow </w:t>
            </w:r>
            <w:r>
              <w:rPr>
                <w:rFonts w:hint="cs" w:cs="Angsana New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Member</w:t>
            </w:r>
            <w:r>
              <w:rPr>
                <w:rFonts w:cs="Angsana New"/>
                <w:cs/>
              </w:rPr>
              <w:t>”</w:t>
            </w:r>
          </w:p>
        </w:tc>
      </w:tr>
      <w:tr w:rsidRPr="008979A8" w:rsidR="00C261EE" w:rsidTr="00135C19" w14:paraId="7EBBCA50" w14:textId="77777777">
        <w:tc>
          <w:tcPr>
            <w:tcW w:w="1026" w:type="pct"/>
          </w:tcPr>
          <w:p w:rsidRPr="008979A8" w:rsidR="00C261EE" w:rsidP="00C261EE" w:rsidRDefault="00C261EE" w14:paraId="5F6556CA" w14:textId="782F29FA">
            <w:pPr>
              <w:rPr>
                <w:rFonts w:cs="CordiaUPC"/>
                <w:cs/>
              </w:rPr>
            </w:pPr>
            <w:r>
              <w:t>voiceQuotaRollOver</w:t>
            </w:r>
          </w:p>
        </w:tc>
        <w:tc>
          <w:tcPr>
            <w:tcW w:w="900" w:type="pct"/>
          </w:tcPr>
          <w:p w:rsidRPr="008979A8" w:rsidR="00C261EE" w:rsidP="00C261EE" w:rsidRDefault="00C261EE" w14:paraId="4DBF5E1F" w14:textId="47CD659F">
            <w:pPr>
              <w:rPr>
                <w:rFonts w:cs="CordiaUPC"/>
              </w:rPr>
            </w:pPr>
            <w:r>
              <w:rPr>
                <w:rFonts w:cs="CordiaUPC"/>
              </w:rPr>
              <w:t>Radio Button</w:t>
            </w:r>
          </w:p>
        </w:tc>
        <w:tc>
          <w:tcPr>
            <w:tcW w:w="3074" w:type="pct"/>
          </w:tcPr>
          <w:p w:rsidR="00C261EE" w:rsidP="00C261EE" w:rsidRDefault="00C261EE" w14:paraId="06A98222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A128DE">
              <w:rPr>
                <w:rFonts w:cs="Angsana New"/>
                <w:color w:val="FF0000"/>
                <w:cs/>
              </w:rPr>
              <w:t>*</w:t>
            </w:r>
            <w:r w:rsidRPr="00A128DE">
              <w:rPr>
                <w:rFonts w:cs="CordiaUPC"/>
                <w:color w:val="FF0000"/>
              </w:rPr>
              <w:t>Voice Quota Roll Over</w:t>
            </w:r>
          </w:p>
          <w:p w:rsidR="00C261EE" w:rsidP="00C261EE" w:rsidRDefault="00C261EE" w14:paraId="0526AE43" w14:textId="37F7EE46">
            <w:pPr>
              <w:rPr>
                <w:rFonts w:cs="CordiaUPC"/>
              </w:rPr>
            </w:pPr>
            <w:r>
              <w:t xml:space="preserve">List of value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 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‘</w:t>
            </w:r>
            <w:r>
              <w:rPr>
                <w:rFonts w:cs="CordiaUPC"/>
              </w:rPr>
              <w:t>YesNoIndicator</w:t>
            </w:r>
            <w:r>
              <w:rPr>
                <w:rFonts w:cs="Angsana New"/>
                <w:cs/>
              </w:rPr>
              <w:t>’</w:t>
            </w:r>
          </w:p>
          <w:p w:rsidR="00C261EE" w:rsidP="00C261EE" w:rsidRDefault="00C261EE" w14:paraId="5A9EAF32" w14:textId="32C0B5E5">
            <w:pPr>
              <w:rPr>
                <w:rFonts w:cs="CordiaUPC"/>
                <w:cs/>
              </w:rPr>
            </w:pPr>
            <w:r>
              <w:rPr>
                <w:rFonts w:cs="CordiaUPC"/>
              </w:rPr>
              <w:t xml:space="preserve">Visble </w:t>
            </w:r>
            <w:r>
              <w:rPr>
                <w:rFonts w:hint="cs" w:cs="Angsana New"/>
                <w:cs/>
              </w:rPr>
              <w:t xml:space="preserve">เมื่อ </w:t>
            </w:r>
            <w:r>
              <w:rPr>
                <w:rFonts w:cs="CordiaUPC"/>
              </w:rPr>
              <w:t xml:space="preserve">freeResource </w:t>
            </w:r>
            <w:r>
              <w:rPr>
                <w:rFonts w:hint="cs" w:cs="Angsana New"/>
                <w:cs/>
              </w:rPr>
              <w:t xml:space="preserve">ที่เลือกมามีค่า </w:t>
            </w:r>
            <w:r>
              <w:rPr>
                <w:rFonts w:cs="CordiaUPC"/>
              </w:rPr>
              <w:t>freeCallUnit</w:t>
            </w:r>
            <w:r>
              <w:rPr>
                <w:rFonts w:hint="cs" w:cs="Angsana New"/>
                <w:cs/>
              </w:rPr>
              <w:t xml:space="preserve"> ไม่ใช่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Baht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และ </w:t>
            </w:r>
            <w:r>
              <w:rPr>
                <w:rFonts w:cs="CordiaUPC"/>
              </w:rPr>
              <w:t xml:space="preserve">Default </w:t>
            </w:r>
            <w:r>
              <w:rPr>
                <w:rFonts w:hint="cs" w:cs="Angsana New"/>
                <w:cs/>
              </w:rPr>
              <w:t xml:space="preserve">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No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ถ้าไม่ใช่ให้ </w:t>
            </w:r>
            <w:r>
              <w:rPr>
                <w:rFonts w:cs="CordiaUPC"/>
              </w:rPr>
              <w:t xml:space="preserve">Invisible </w:t>
            </w:r>
            <w:r>
              <w:rPr>
                <w:rFonts w:hint="cs" w:cs="Angsana New"/>
                <w:cs/>
              </w:rPr>
              <w:t>และ</w:t>
            </w:r>
            <w:r>
              <w:rPr>
                <w:rFonts w:cs="CordiaUPC"/>
              </w:rPr>
              <w:t xml:space="preserve"> Default </w:t>
            </w:r>
            <w:r>
              <w:rPr>
                <w:rFonts w:hint="cs" w:cs="Angsana New"/>
                <w:cs/>
              </w:rPr>
              <w:t xml:space="preserve">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No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>ด้วย</w:t>
            </w:r>
          </w:p>
          <w:p w:rsidR="00C261EE" w:rsidP="00C261EE" w:rsidRDefault="00C261EE" w14:paraId="3E2907CA" w14:textId="13F237B1">
            <w:pPr>
              <w:rPr>
                <w:cs/>
              </w:rPr>
            </w:pPr>
            <w:r>
              <w:rPr>
                <w:rFonts w:hint="cs" w:cs="Angsana New"/>
                <w:cs/>
              </w:rPr>
              <w:t xml:space="preserve">เมื่อ </w:t>
            </w:r>
            <w:r>
              <w:t>voiceQuotaRollOver</w:t>
            </w:r>
            <w:r>
              <w:rPr>
                <w:rFonts w:hint="cs"/>
                <w:cs/>
              </w:rPr>
              <w:t xml:space="preserve"> มีค่าเป็น </w:t>
            </w:r>
            <w:r>
              <w:rPr>
                <w:rFonts w:cs="Angsana New"/>
                <w:cs/>
              </w:rPr>
              <w:t>“</w:t>
            </w:r>
            <w:r>
              <w:t>Yes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/>
                <w:cs/>
              </w:rPr>
              <w:t xml:space="preserve"> ให้ </w:t>
            </w:r>
            <w:r>
              <w:t xml:space="preserve">Visible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Default </w:t>
            </w:r>
            <w:r>
              <w:rPr>
                <w:rFonts w:hint="cs"/>
                <w:cs/>
              </w:rPr>
              <w:t>ดังต่อไปนี้</w:t>
            </w:r>
          </w:p>
          <w:p w:rsidRPr="00A128DE" w:rsidR="00C261EE" w:rsidP="00C261EE" w:rsidRDefault="00C261EE" w14:paraId="04542339" w14:textId="5B87EA96">
            <w:pPr>
              <w:pStyle w:val="ListParagraph"/>
              <w:numPr>
                <w:ilvl w:val="0"/>
                <w:numId w:val="128"/>
              </w:numPr>
              <w:rPr>
                <w:rFonts w:cs="CordiaUPC"/>
              </w:rPr>
            </w:pPr>
            <w:r>
              <w:t>maxRollOverQuota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 xml:space="preserve">= </w:t>
            </w:r>
            <w:r>
              <w:t xml:space="preserve">freeCall </w:t>
            </w:r>
            <w:r>
              <w:rPr>
                <w:rFonts w:hint="cs"/>
                <w:cs/>
              </w:rPr>
              <w:t xml:space="preserve">ของ </w:t>
            </w:r>
            <w:r>
              <w:t>freeResource</w:t>
            </w:r>
          </w:p>
          <w:p w:rsidRPr="00282EE6" w:rsidR="00C261EE" w:rsidP="00C261EE" w:rsidRDefault="00C261EE" w14:paraId="2ECF4F54" w14:textId="77777777">
            <w:pPr>
              <w:pStyle w:val="ListParagraph"/>
              <w:numPr>
                <w:ilvl w:val="0"/>
                <w:numId w:val="128"/>
              </w:numPr>
              <w:rPr>
                <w:rFonts w:cs="CordiaUPC"/>
              </w:rPr>
            </w:pPr>
            <w:r>
              <w:t>maxRollOverQuotaUnit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 xml:space="preserve">= </w:t>
            </w:r>
            <w:r>
              <w:t xml:space="preserve">freeCallUnit </w:t>
            </w:r>
            <w:r>
              <w:rPr>
                <w:rFonts w:hint="cs"/>
                <w:cs/>
              </w:rPr>
              <w:t xml:space="preserve">ของ </w:t>
            </w:r>
            <w:r>
              <w:t>freeResource</w:t>
            </w:r>
          </w:p>
          <w:p w:rsidRPr="00282EE6" w:rsidR="00C261EE" w:rsidP="00C261EE" w:rsidRDefault="00C261EE" w14:paraId="418AA3D4" w14:textId="3C0C687A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>ถ้าไม่ใช่ให้</w:t>
            </w:r>
            <w:r>
              <w:rPr>
                <w:rFonts w:cs="CordiaUPC"/>
              </w:rPr>
              <w:t xml:space="preserve"> Invisible </w:t>
            </w:r>
            <w:r>
              <w:rPr>
                <w:rFonts w:hint="cs" w:cs="Angsana New"/>
                <w:cs/>
              </w:rPr>
              <w:t>และเคลียร์ค่าด้วย</w:t>
            </w:r>
          </w:p>
        </w:tc>
      </w:tr>
      <w:tr w:rsidRPr="008979A8" w:rsidR="00C261EE" w:rsidTr="00135C19" w14:paraId="5ED774AB" w14:textId="77777777">
        <w:tc>
          <w:tcPr>
            <w:tcW w:w="1026" w:type="pct"/>
          </w:tcPr>
          <w:p w:rsidRPr="008979A8" w:rsidR="00C261EE" w:rsidP="00C261EE" w:rsidRDefault="00C261EE" w14:paraId="054D5827" w14:textId="2FF20288">
            <w:pPr>
              <w:rPr>
                <w:rFonts w:cs="CordiaUPC"/>
                <w:cs/>
              </w:rPr>
            </w:pPr>
            <w:r>
              <w:t>maxRollOverQuota</w:t>
            </w:r>
          </w:p>
        </w:tc>
        <w:tc>
          <w:tcPr>
            <w:tcW w:w="900" w:type="pct"/>
          </w:tcPr>
          <w:p w:rsidRPr="008979A8" w:rsidR="00C261EE" w:rsidP="00C261EE" w:rsidRDefault="00C261EE" w14:paraId="033B71AA" w14:textId="2DC0589C">
            <w:pPr>
              <w:rPr>
                <w:rFonts w:cs="CordiaUPC"/>
              </w:rPr>
            </w:pPr>
            <w:r>
              <w:rPr>
                <w:rFonts w:cs="CordiaUPC"/>
              </w:rPr>
              <w:t>Text Box</w:t>
            </w:r>
          </w:p>
        </w:tc>
        <w:tc>
          <w:tcPr>
            <w:tcW w:w="3074" w:type="pct"/>
          </w:tcPr>
          <w:p w:rsidR="00C261EE" w:rsidP="00C261EE" w:rsidRDefault="00C261EE" w14:paraId="1D606A9F" w14:textId="28F43D62">
            <w:pPr>
              <w:rPr>
                <w:rFonts w:cs="CordiaUPC"/>
                <w:color w:val="FF0000"/>
              </w:rPr>
            </w:pPr>
            <w:r>
              <w:rPr>
                <w:rFonts w:cs="CordiaUPC"/>
              </w:rP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9E4907">
              <w:rPr>
                <w:rFonts w:cs="Angsana New"/>
                <w:color w:val="FF0000"/>
                <w:cs/>
              </w:rPr>
              <w:t>*</w:t>
            </w:r>
            <w:r>
              <w:rPr>
                <w:rFonts w:cs="CordiaUPC"/>
                <w:color w:val="FF0000"/>
              </w:rPr>
              <w:t>Max</w:t>
            </w:r>
            <w:r w:rsidRPr="009E4907">
              <w:rPr>
                <w:rFonts w:cs="Angsana New"/>
                <w:color w:val="FF0000"/>
                <w:cs/>
              </w:rPr>
              <w:t xml:space="preserve"> </w:t>
            </w:r>
            <w:r>
              <w:rPr>
                <w:rFonts w:cs="CordiaUPC"/>
                <w:color w:val="FF0000"/>
              </w:rPr>
              <w:t>Ro</w:t>
            </w:r>
            <w:r w:rsidRPr="009E4907">
              <w:rPr>
                <w:rFonts w:cs="CordiaUPC"/>
                <w:color w:val="FF0000"/>
              </w:rPr>
              <w:t>l</w:t>
            </w:r>
            <w:r>
              <w:rPr>
                <w:rFonts w:cs="CordiaUPC"/>
                <w:color w:val="FF0000"/>
              </w:rPr>
              <w:t xml:space="preserve">l Over Quota </w:t>
            </w:r>
            <w:r>
              <w:rPr>
                <w:rFonts w:cs="Angsana New"/>
                <w:color w:val="FF0000"/>
                <w:cs/>
              </w:rPr>
              <w:t>: …</w:t>
            </w:r>
            <w:r>
              <w:rPr>
                <w:rFonts w:cs="CordiaUPC"/>
                <w:color w:val="FF0000"/>
              </w:rPr>
              <w:t>value</w:t>
            </w:r>
            <w:r>
              <w:rPr>
                <w:rFonts w:cs="Angsana New"/>
                <w:color w:val="FF0000"/>
                <w:cs/>
              </w:rPr>
              <w:t>... …</w:t>
            </w:r>
            <w:r>
              <w:rPr>
                <w:rFonts w:cs="CordiaUPC"/>
                <w:color w:val="FF0000"/>
              </w:rPr>
              <w:t>unit</w:t>
            </w:r>
            <w:r>
              <w:rPr>
                <w:rFonts w:cs="Angsana New"/>
                <w:color w:val="FF0000"/>
                <w:cs/>
              </w:rPr>
              <w:t>...</w:t>
            </w:r>
          </w:p>
          <w:p w:rsidRPr="008979A8" w:rsidR="00C261EE" w:rsidP="00C261EE" w:rsidRDefault="00C261EE" w14:paraId="1A8441A7" w14:textId="0472331B">
            <w:pPr>
              <w:rPr>
                <w:rFonts w:cs="CordiaUPC"/>
                <w:cs/>
              </w:rPr>
            </w:pPr>
            <w:r w:rsidRPr="006B2F86">
              <w:rPr>
                <w:rFonts w:hint="cs" w:cs="Angsana New"/>
                <w:cs/>
              </w:rPr>
              <w:t>หมายเหตุ ใส่ได้เฉพาะ</w:t>
            </w:r>
            <w:r>
              <w:rPr>
                <w:rFonts w:hint="cs" w:cs="Angsana New"/>
                <w:cs/>
              </w:rPr>
              <w:t>ตัวเลขและจุดทศนิยมเท่านั้น</w:t>
            </w:r>
          </w:p>
        </w:tc>
      </w:tr>
      <w:tr w:rsidRPr="008979A8" w:rsidR="00C261EE" w:rsidTr="00135C19" w14:paraId="5F99566B" w14:textId="77777777">
        <w:tc>
          <w:tcPr>
            <w:tcW w:w="1026" w:type="pct"/>
          </w:tcPr>
          <w:p w:rsidRPr="008979A8" w:rsidR="00C261EE" w:rsidP="00C261EE" w:rsidRDefault="00C261EE" w14:paraId="2AB52C8B" w14:textId="4606DA08">
            <w:pPr>
              <w:rPr>
                <w:rFonts w:cs="CordiaUPC"/>
                <w:cs/>
              </w:rPr>
            </w:pPr>
            <w:r>
              <w:t>maxRollOverQuotaUnit</w:t>
            </w:r>
          </w:p>
        </w:tc>
        <w:tc>
          <w:tcPr>
            <w:tcW w:w="900" w:type="pct"/>
          </w:tcPr>
          <w:p w:rsidRPr="008979A8" w:rsidR="00C261EE" w:rsidP="00C261EE" w:rsidRDefault="00C261EE" w14:paraId="037A9882" w14:textId="56A60FEA">
            <w:pPr>
              <w:rPr>
                <w:rFonts w:cs="CordiaUPC"/>
              </w:rPr>
            </w:pPr>
            <w:r>
              <w:rPr>
                <w:rFonts w:cs="CordiaUPC"/>
              </w:rPr>
              <w:t>Drop down list</w:t>
            </w:r>
          </w:p>
        </w:tc>
        <w:tc>
          <w:tcPr>
            <w:tcW w:w="3074" w:type="pct"/>
          </w:tcPr>
          <w:p w:rsidR="00C261EE" w:rsidP="00C261EE" w:rsidRDefault="00C261EE" w14:paraId="38827906" w14:textId="37CAB88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วางบรรทัดเดียวกันกับ </w:t>
            </w:r>
            <w:r>
              <w:t>maxRollOverQuota</w:t>
            </w:r>
          </w:p>
          <w:p w:rsidRPr="008979A8" w:rsidR="00C261EE" w:rsidP="00C261EE" w:rsidRDefault="00C261EE" w14:paraId="113955B2" w14:textId="039068EE">
            <w:pPr>
              <w:rPr>
                <w:rFonts w:cs="CordiaUPC"/>
                <w:cs/>
              </w:rPr>
            </w:pPr>
            <w:r w:rsidRPr="004C3917">
              <w:t xml:space="preserve">List of Value </w:t>
            </w:r>
            <w:r w:rsidRPr="004C3917"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‘</w:t>
            </w:r>
            <w:r w:rsidRPr="00EB73A2">
              <w:rPr>
                <w:rFonts w:cs="CordiaUPC"/>
              </w:rPr>
              <w:t>Voice Rate Unit</w:t>
            </w:r>
            <w:r>
              <w:rPr>
                <w:rFonts w:cs="Angsana New"/>
                <w:cs/>
              </w:rPr>
              <w:t>’</w:t>
            </w:r>
            <w:r>
              <w:rPr>
                <w:rFonts w:cs="CordiaUPC"/>
              </w:rPr>
              <w:t xml:space="preserve"> and lov_type </w:t>
            </w:r>
            <w:r>
              <w:rPr>
                <w:rFonts w:cs="Angsana New"/>
                <w:cs/>
              </w:rPr>
              <w:t>= ‘</w:t>
            </w:r>
            <w:r>
              <w:rPr>
                <w:rFonts w:cs="CordiaUPC"/>
              </w:rPr>
              <w:t>Per Duration</w:t>
            </w:r>
            <w:r>
              <w:rPr>
                <w:rFonts w:cs="Angsana New"/>
                <w:cs/>
              </w:rPr>
              <w:t>’</w:t>
            </w:r>
          </w:p>
        </w:tc>
      </w:tr>
      <w:tr w:rsidRPr="008979A8" w:rsidR="00C261EE" w:rsidTr="00135C19" w14:paraId="0AADFA2D" w14:textId="77777777">
        <w:tc>
          <w:tcPr>
            <w:tcW w:w="1026" w:type="pct"/>
          </w:tcPr>
          <w:p w:rsidR="00C261EE" w:rsidP="00C261EE" w:rsidRDefault="00C261EE" w14:paraId="46657823" w14:textId="4F633789">
            <w:r>
              <w:t>deductType</w:t>
            </w:r>
          </w:p>
        </w:tc>
        <w:tc>
          <w:tcPr>
            <w:tcW w:w="900" w:type="pct"/>
          </w:tcPr>
          <w:p w:rsidR="00C261EE" w:rsidP="00C261EE" w:rsidRDefault="00C261EE" w14:paraId="3DBEBFC4" w14:textId="77777777">
            <w:pPr>
              <w:rPr>
                <w:rFonts w:cs="CordiaUPC"/>
              </w:rPr>
            </w:pPr>
          </w:p>
        </w:tc>
        <w:tc>
          <w:tcPr>
            <w:tcW w:w="3074" w:type="pct"/>
          </w:tcPr>
          <w:p w:rsidR="00C261EE" w:rsidP="00C261EE" w:rsidRDefault="00C261EE" w14:paraId="59CF8F01" w14:textId="1E200578">
            <w:pPr>
              <w:rPr>
                <w:rFonts w:cs="CordiaUPC"/>
                <w:cs/>
              </w:rPr>
            </w:pPr>
            <w:r>
              <w:rPr>
                <w:rFonts w:cs="CordiaUPC"/>
              </w:rPr>
              <w:t>Invisible</w:t>
            </w:r>
          </w:p>
        </w:tc>
      </w:tr>
      <w:tr w:rsidRPr="008979A8" w:rsidR="00791593" w:rsidTr="00135C19" w14:paraId="5A88127A" w14:textId="77777777">
        <w:tc>
          <w:tcPr>
            <w:tcW w:w="1026" w:type="pct"/>
          </w:tcPr>
          <w:p w:rsidR="00791593" w:rsidP="00C261EE" w:rsidRDefault="00791593" w14:paraId="4B51F108" w14:textId="64E290CA">
            <w:r>
              <w:t>dailyFlag</w:t>
            </w:r>
          </w:p>
        </w:tc>
        <w:tc>
          <w:tcPr>
            <w:tcW w:w="900" w:type="pct"/>
          </w:tcPr>
          <w:p w:rsidR="00791593" w:rsidP="00C261EE" w:rsidRDefault="00791593" w14:paraId="219898A0" w14:textId="54821375">
            <w:pPr>
              <w:rPr>
                <w:rFonts w:cs="CordiaUPC"/>
              </w:rPr>
            </w:pPr>
            <w:r>
              <w:rPr>
                <w:rFonts w:cs="CordiaUPC"/>
              </w:rPr>
              <w:t>Radio Button</w:t>
            </w:r>
          </w:p>
        </w:tc>
        <w:tc>
          <w:tcPr>
            <w:tcW w:w="3074" w:type="pct"/>
          </w:tcPr>
          <w:p w:rsidRPr="004E5D49" w:rsidR="00791593" w:rsidP="00791593" w:rsidRDefault="00791593" w14:paraId="3BE4C387" w14:textId="1BBD9E60">
            <w:pPr>
              <w:rPr>
                <w:color w:val="FF0000"/>
              </w:rPr>
            </w:pPr>
            <w:r w:rsidRPr="004E5D49">
              <w:t xml:space="preserve">Label </w:t>
            </w:r>
            <w:r w:rsidRPr="004E5D49">
              <w:rPr>
                <w:rFonts w:cs="Angsana New"/>
                <w:cs/>
              </w:rPr>
              <w:t xml:space="preserve">: </w:t>
            </w:r>
            <w:r w:rsidRPr="00454247">
              <w:rPr>
                <w:rFonts w:cs="Angsana New"/>
              </w:rPr>
              <w:t>Daily</w:t>
            </w:r>
            <w:r>
              <w:rPr>
                <w:rFonts w:cs="Angsana New"/>
              </w:rPr>
              <w:t xml:space="preserve"> flag</w:t>
            </w:r>
            <w:r>
              <w:rPr>
                <w:rFonts w:cs="CordiaUPC"/>
                <w:cs/>
              </w:rPr>
              <w:t xml:space="preserve">: </w:t>
            </w:r>
          </w:p>
          <w:p w:rsidRPr="004E5D49" w:rsidR="00791593" w:rsidP="00791593" w:rsidRDefault="00791593" w14:paraId="522DE1B1" w14:textId="77777777">
            <w:pPr>
              <w:rPr>
                <w:rFonts w:cs="CordiaUPC"/>
              </w:rPr>
            </w:pPr>
            <w:r w:rsidRPr="004E5D49">
              <w:t xml:space="preserve">Default Value </w:t>
            </w:r>
            <w:r w:rsidRPr="004E5D49">
              <w:rPr>
                <w:rFonts w:cs="Angsana New"/>
                <w:cs/>
              </w:rPr>
              <w:t>: “</w:t>
            </w:r>
            <w:r w:rsidRPr="004E5D49">
              <w:t>No</w:t>
            </w:r>
            <w:r w:rsidRPr="004E5D49">
              <w:rPr>
                <w:rFonts w:cs="Angsana New"/>
                <w:cs/>
              </w:rPr>
              <w:t>”</w:t>
            </w:r>
          </w:p>
          <w:p w:rsidR="00791593" w:rsidP="00791593" w:rsidRDefault="00791593" w14:paraId="7623E7FF" w14:textId="153E5A31">
            <w:pPr>
              <w:rPr>
                <w:rFonts w:cs="CordiaUPC"/>
              </w:rPr>
            </w:pPr>
            <w:r w:rsidRPr="004E5D49">
              <w:t xml:space="preserve">List of Value </w:t>
            </w:r>
            <w:r w:rsidRPr="004E5D49">
              <w:rPr>
                <w:rFonts w:cs="Angsana New"/>
                <w:cs/>
              </w:rPr>
              <w:t xml:space="preserve">: </w:t>
            </w:r>
            <w:r w:rsidRPr="004E5D49">
              <w:rPr>
                <w:rFonts w:hint="cs"/>
                <w:cs/>
              </w:rPr>
              <w:t>ดึงข้อมูลจาก</w:t>
            </w:r>
            <w:r w:rsidRPr="004E5D49">
              <w:t xml:space="preserve">DB </w:t>
            </w:r>
            <w:r w:rsidRPr="004E5D49">
              <w:rPr>
                <w:rFonts w:hint="cs"/>
                <w:cs/>
              </w:rPr>
              <w:t>ที่</w:t>
            </w:r>
            <w:r w:rsidRPr="004E5D49">
              <w:t xml:space="preserve"> Table</w:t>
            </w:r>
            <w:r w:rsidRPr="004E5D49">
              <w:rPr>
                <w:rFonts w:hint="cs"/>
                <w:cs/>
              </w:rPr>
              <w:t xml:space="preserve"> </w:t>
            </w:r>
            <w:r w:rsidRPr="004E5D49">
              <w:t>FLW_CFG_LOV</w:t>
            </w:r>
            <w:r w:rsidRPr="004E5D49">
              <w:rPr>
                <w:rFonts w:cs="Angsana New"/>
                <w:cs/>
              </w:rPr>
              <w:t xml:space="preserve"> </w:t>
            </w:r>
            <w:r w:rsidRPr="004E5D49">
              <w:rPr>
                <w:rFonts w:hint="cs"/>
                <w:cs/>
              </w:rPr>
              <w:t xml:space="preserve">โดย </w:t>
            </w:r>
            <w:r w:rsidRPr="004E5D49">
              <w:t>group_type</w:t>
            </w:r>
            <w:r w:rsidRPr="004E5D49">
              <w:rPr>
                <w:rFonts w:hint="cs"/>
                <w:cs/>
              </w:rPr>
              <w:t xml:space="preserve"> </w:t>
            </w:r>
            <w:r w:rsidRPr="004E5D49">
              <w:rPr>
                <w:rFonts w:cs="Angsana New"/>
                <w:cs/>
              </w:rPr>
              <w:t>= ‘</w:t>
            </w:r>
            <w:r w:rsidRPr="004E5D49">
              <w:rPr>
                <w:rFonts w:cs="CordiaUPC"/>
              </w:rPr>
              <w:t>YesNoIndicator</w:t>
            </w:r>
            <w:r w:rsidRPr="004E5D49">
              <w:rPr>
                <w:rFonts w:cs="Angsana New"/>
                <w:cs/>
              </w:rPr>
              <w:t>’</w:t>
            </w:r>
          </w:p>
        </w:tc>
      </w:tr>
      <w:tr w:rsidRPr="008979A8" w:rsidR="00791593" w:rsidTr="00135C19" w14:paraId="5683C008" w14:textId="77777777">
        <w:tc>
          <w:tcPr>
            <w:tcW w:w="1026" w:type="pct"/>
          </w:tcPr>
          <w:p w:rsidR="00791593" w:rsidP="00C261EE" w:rsidRDefault="00791593" w14:paraId="41788276" w14:textId="27EB5648">
            <w:r>
              <w:t>daily</w:t>
            </w:r>
          </w:p>
        </w:tc>
        <w:tc>
          <w:tcPr>
            <w:tcW w:w="900" w:type="pct"/>
          </w:tcPr>
          <w:p w:rsidR="00791593" w:rsidP="00C261EE" w:rsidRDefault="00791593" w14:paraId="4731BFEF" w14:textId="683284C0">
            <w:pPr>
              <w:rPr>
                <w:rFonts w:cs="CordiaUPC"/>
              </w:rPr>
            </w:pPr>
            <w:r>
              <w:rPr>
                <w:rFonts w:cs="CordiaUPC"/>
              </w:rPr>
              <w:t>Text Box</w:t>
            </w:r>
          </w:p>
        </w:tc>
        <w:tc>
          <w:tcPr>
            <w:tcW w:w="3074" w:type="pct"/>
          </w:tcPr>
          <w:p w:rsidR="00791593" w:rsidP="00791593" w:rsidRDefault="00791593" w14:paraId="4B5FBC65" w14:textId="29F94466">
            <w:pPr>
              <w:rPr>
                <w:rFonts w:cs="CordiaUPC"/>
                <w:color w:val="FF0000"/>
              </w:rPr>
            </w:pPr>
            <w:r>
              <w:rPr>
                <w:rFonts w:cs="CordiaUPC"/>
              </w:rP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791593">
              <w:rPr>
                <w:rFonts w:cs="Angsana New"/>
              </w:rPr>
              <w:t>Daily</w:t>
            </w:r>
            <w:r w:rsidRPr="00454247">
              <w:rPr>
                <w:rFonts w:cs="CordiaUPC"/>
                <w:cs/>
              </w:rPr>
              <w:t xml:space="preserve"> </w:t>
            </w:r>
            <w:r w:rsidRPr="00454247">
              <w:rPr>
                <w:rFonts w:cs="Angsana New"/>
                <w:cs/>
              </w:rPr>
              <w:t>: …</w:t>
            </w:r>
            <w:r w:rsidRPr="00454247">
              <w:rPr>
                <w:rFonts w:cs="CordiaUPC"/>
              </w:rPr>
              <w:t>value</w:t>
            </w:r>
            <w:r w:rsidRPr="00454247">
              <w:rPr>
                <w:rFonts w:cs="Angsana New"/>
                <w:cs/>
              </w:rPr>
              <w:t>... …</w:t>
            </w:r>
            <w:r w:rsidRPr="00454247">
              <w:rPr>
                <w:rFonts w:cs="CordiaUPC"/>
              </w:rPr>
              <w:t>unit</w:t>
            </w:r>
            <w:r w:rsidRPr="00454247">
              <w:rPr>
                <w:rFonts w:cs="Angsana New"/>
                <w:cs/>
              </w:rPr>
              <w:t>...</w:t>
            </w:r>
          </w:p>
          <w:p w:rsidR="00812722" w:rsidP="00791593" w:rsidRDefault="00812722" w14:paraId="5AC1C882" w14:textId="66A31105">
            <w:pPr>
              <w:rPr>
                <w:rFonts w:cs="CordiaUPC"/>
                <w:color w:val="FF0000"/>
              </w:rPr>
            </w:pPr>
            <w:r>
              <w:rPr>
                <w:rFonts w:cs="CordiaUPC"/>
                <w:color w:val="FF0000"/>
              </w:rPr>
              <w:t xml:space="preserve">Visible </w:t>
            </w:r>
            <w:r>
              <w:rPr>
                <w:rFonts w:hint="cs" w:cs="CordiaUPC"/>
                <w:color w:val="FF0000"/>
                <w:cs/>
              </w:rPr>
              <w:t xml:space="preserve">เมื่อ </w:t>
            </w:r>
            <w:r>
              <w:t>dailyFlag</w:t>
            </w:r>
            <w:r>
              <w:rPr>
                <w:rFonts w:hint="cs" w:cs="CordiaUPC"/>
                <w:color w:val="FF0000"/>
                <w:cs/>
              </w:rPr>
              <w:t xml:space="preserve"> </w:t>
            </w:r>
            <w:r>
              <w:rPr>
                <w:rFonts w:cs="CordiaUPC"/>
                <w:color w:val="FF0000"/>
                <w:cs/>
              </w:rPr>
              <w:t>= “</w:t>
            </w:r>
            <w:r>
              <w:rPr>
                <w:rFonts w:cs="CordiaUPC"/>
                <w:color w:val="FF0000"/>
              </w:rPr>
              <w:t>Yes</w:t>
            </w:r>
            <w:r>
              <w:rPr>
                <w:rFonts w:cs="CordiaUPC"/>
                <w:color w:val="FF0000"/>
                <w:cs/>
              </w:rPr>
              <w:t>”</w:t>
            </w:r>
          </w:p>
          <w:p w:rsidR="00791593" w:rsidP="00791593" w:rsidRDefault="00791593" w14:paraId="5A9D1036" w14:textId="32CB4635">
            <w:pPr>
              <w:rPr>
                <w:rFonts w:cs="CordiaUPC"/>
              </w:rPr>
            </w:pPr>
            <w:r w:rsidRPr="006B2F86">
              <w:rPr>
                <w:rFonts w:hint="cs" w:cs="Angsana New"/>
                <w:cs/>
              </w:rPr>
              <w:t>หมายเหตุ ใส่ได้เฉพาะ</w:t>
            </w:r>
            <w:r>
              <w:rPr>
                <w:rFonts w:hint="cs" w:cs="Angsana New"/>
                <w:cs/>
              </w:rPr>
              <w:t>ตัวเลขและจุดทศนิยมเท่านั้น</w:t>
            </w:r>
          </w:p>
        </w:tc>
      </w:tr>
      <w:tr w:rsidRPr="008979A8" w:rsidR="00791593" w:rsidTr="00135C19" w14:paraId="279F2634" w14:textId="77777777">
        <w:tc>
          <w:tcPr>
            <w:tcW w:w="1026" w:type="pct"/>
          </w:tcPr>
          <w:p w:rsidR="00791593" w:rsidP="00C261EE" w:rsidRDefault="00791593" w14:paraId="34572794" w14:textId="3B2E58AE">
            <w:r>
              <w:t>dailyUnit</w:t>
            </w:r>
          </w:p>
        </w:tc>
        <w:tc>
          <w:tcPr>
            <w:tcW w:w="900" w:type="pct"/>
          </w:tcPr>
          <w:p w:rsidR="00791593" w:rsidP="00C261EE" w:rsidRDefault="00791593" w14:paraId="0E961982" w14:textId="79A9DF94">
            <w:pPr>
              <w:rPr>
                <w:rFonts w:cs="CordiaUPC"/>
              </w:rPr>
            </w:pPr>
            <w:r>
              <w:rPr>
                <w:rFonts w:cs="CordiaUPC"/>
              </w:rPr>
              <w:t>Drop down list</w:t>
            </w:r>
          </w:p>
        </w:tc>
        <w:tc>
          <w:tcPr>
            <w:tcW w:w="3074" w:type="pct"/>
          </w:tcPr>
          <w:p w:rsidR="00791593" w:rsidP="00791593" w:rsidRDefault="00791593" w14:paraId="5F7033FA" w14:textId="31D633E5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วางบรรทัดเดียวกันกับ </w:t>
            </w:r>
            <w:r>
              <w:t>daily</w:t>
            </w:r>
          </w:p>
          <w:p w:rsidRPr="00362C90" w:rsidR="00812722" w:rsidP="00791593" w:rsidRDefault="00812722" w14:paraId="0191A2AD" w14:textId="3262FB3F">
            <w:pPr>
              <w:rPr>
                <w:rFonts w:cs="CordiaUPC"/>
                <w:color w:val="FF0000"/>
              </w:rPr>
            </w:pPr>
            <w:r>
              <w:rPr>
                <w:rFonts w:cs="CordiaUPC"/>
                <w:color w:val="FF0000"/>
              </w:rPr>
              <w:t xml:space="preserve">Visible </w:t>
            </w:r>
            <w:r>
              <w:rPr>
                <w:rFonts w:hint="cs" w:cs="CordiaUPC"/>
                <w:color w:val="FF0000"/>
                <w:cs/>
              </w:rPr>
              <w:t xml:space="preserve">เมื่อ </w:t>
            </w:r>
            <w:r>
              <w:t>dailyFlag</w:t>
            </w:r>
            <w:r>
              <w:rPr>
                <w:rFonts w:hint="cs" w:cs="CordiaUPC"/>
                <w:color w:val="FF0000"/>
                <w:cs/>
              </w:rPr>
              <w:t xml:space="preserve"> </w:t>
            </w:r>
            <w:r>
              <w:rPr>
                <w:rFonts w:cs="CordiaUPC"/>
                <w:color w:val="FF0000"/>
                <w:cs/>
              </w:rPr>
              <w:t>= “</w:t>
            </w:r>
            <w:r>
              <w:rPr>
                <w:rFonts w:cs="CordiaUPC"/>
                <w:color w:val="FF0000"/>
              </w:rPr>
              <w:t>Yes</w:t>
            </w:r>
            <w:r>
              <w:rPr>
                <w:rFonts w:cs="CordiaUPC"/>
                <w:color w:val="FF0000"/>
                <w:cs/>
              </w:rPr>
              <w:t>”</w:t>
            </w:r>
          </w:p>
          <w:p w:rsidRPr="00454247" w:rsidR="00791593" w:rsidP="00791593" w:rsidRDefault="00791593" w14:paraId="2F5D414E" w14:textId="0BDE4766">
            <w:pPr>
              <w:rPr>
                <w:rFonts w:cs="Angsana New"/>
              </w:rPr>
            </w:pPr>
            <w:r w:rsidRPr="004C3917">
              <w:t xml:space="preserve">List of Value </w:t>
            </w:r>
            <w:r w:rsidRPr="004C3917"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‘</w:t>
            </w:r>
            <w:r w:rsidRPr="001A7FCE">
              <w:rPr>
                <w:rFonts w:cs="CordiaUPC"/>
              </w:rPr>
              <w:t xml:space="preserve">Voice </w:t>
            </w:r>
            <w:r>
              <w:rPr>
                <w:rFonts w:cs="CordiaUPC"/>
              </w:rPr>
              <w:t>Free</w:t>
            </w:r>
            <w:r w:rsidRPr="001A7FCE">
              <w:rPr>
                <w:rFonts w:cs="CordiaUPC"/>
              </w:rPr>
              <w:t xml:space="preserve"> Unit</w:t>
            </w:r>
            <w:r>
              <w:rPr>
                <w:rFonts w:cs="Angsana New"/>
                <w:cs/>
              </w:rPr>
              <w:t>’</w:t>
            </w:r>
          </w:p>
        </w:tc>
      </w:tr>
      <w:tr w:rsidRPr="008979A8" w:rsidR="00C261EE" w:rsidTr="00135C19" w14:paraId="2598A357" w14:textId="77777777">
        <w:tc>
          <w:tcPr>
            <w:tcW w:w="5000" w:type="pct"/>
            <w:gridSpan w:val="3"/>
            <w:shd w:val="clear" w:color="auto" w:fill="D6E3BC" w:themeFill="accent3" w:themeFillTint="66"/>
          </w:tcPr>
          <w:p w:rsidR="00C261EE" w:rsidP="00C261EE" w:rsidRDefault="00C261EE" w14:paraId="4CEC60D4" w14:textId="77777777">
            <w:pPr>
              <w:pStyle w:val="HeaderTable"/>
              <w:rPr>
                <w:rtl/>
              </w:rPr>
            </w:pPr>
            <w:r w:rsidRPr="008979A8">
              <w:t xml:space="preserve">Duration </w:t>
            </w:r>
            <w:r>
              <w:t>Section</w:t>
            </w:r>
          </w:p>
          <w:p w:rsidRPr="008979A8" w:rsidR="00C261EE" w:rsidP="00C261EE" w:rsidRDefault="00C261EE" w14:paraId="234B94D0" w14:textId="387B7718">
            <w:pPr>
              <w:rPr>
                <w:rtl/>
                <w:cs/>
              </w:rPr>
            </w:pPr>
            <w:r>
              <w:rPr>
                <w:rFonts w:hint="cs"/>
                <w:cs/>
              </w:rPr>
              <w:t xml:space="preserve">ถ้ามาจาก </w:t>
            </w:r>
            <w:r>
              <w:t xml:space="preserve">Tab Reward per Target Customer </w:t>
            </w:r>
            <w:r>
              <w:rPr>
                <w:rFonts w:hint="cs"/>
                <w:cs/>
              </w:rPr>
              <w:t xml:space="preserve">หรือ </w:t>
            </w:r>
            <w:r>
              <w:t>Customer Type</w:t>
            </w:r>
            <w:r>
              <w:rPr>
                <w:rFonts w:cs="CordiaUPC"/>
                <w:cs/>
              </w:rPr>
              <w:t xml:space="preserve"> = “</w:t>
            </w:r>
            <w:r>
              <w:t>Pre paid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Multi Duration </w:t>
            </w:r>
            <w:r>
              <w:rPr>
                <w:rFonts w:cs="CordiaUPC"/>
                <w:cs/>
              </w:rPr>
              <w:t>= “</w:t>
            </w:r>
            <w:r>
              <w:t>Yes</w:t>
            </w:r>
            <w:r>
              <w:rPr>
                <w:rFonts w:cs="CordiaUPC"/>
                <w:cs/>
              </w:rPr>
              <w:t>”</w:t>
            </w:r>
            <w:r>
              <w:rPr>
                <w:rFonts w:hint="cs"/>
                <w:cs/>
              </w:rPr>
              <w:t xml:space="preserve"> ให้ </w:t>
            </w:r>
            <w:r>
              <w:t xml:space="preserve">Visible </w:t>
            </w:r>
            <w:r>
              <w:rPr>
                <w:rFonts w:hint="cs"/>
                <w:cs/>
              </w:rPr>
              <w:t xml:space="preserve">ถ้าไม่ใช่ให้ </w:t>
            </w:r>
            <w:r>
              <w:t>Invisible</w:t>
            </w:r>
          </w:p>
        </w:tc>
      </w:tr>
      <w:tr w:rsidRPr="008979A8" w:rsidR="00C261EE" w:rsidTr="00135C19" w14:paraId="37E8B27C" w14:textId="77777777">
        <w:tc>
          <w:tcPr>
            <w:tcW w:w="1026" w:type="pct"/>
          </w:tcPr>
          <w:p w:rsidRPr="008979A8" w:rsidR="00C261EE" w:rsidP="00C261EE" w:rsidRDefault="00C261EE" w14:paraId="6BBF07C9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d</w:t>
            </w:r>
            <w:r w:rsidRPr="008979A8">
              <w:rPr>
                <w:rFonts w:cs="CordiaUPC"/>
              </w:rPr>
              <w:t>urationType</w:t>
            </w:r>
          </w:p>
        </w:tc>
        <w:tc>
          <w:tcPr>
            <w:tcW w:w="900" w:type="pct"/>
          </w:tcPr>
          <w:p w:rsidRPr="008979A8" w:rsidR="00C261EE" w:rsidP="00C261EE" w:rsidRDefault="00C261EE" w14:paraId="1A9A994A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>Radio Button</w:t>
            </w:r>
          </w:p>
        </w:tc>
        <w:tc>
          <w:tcPr>
            <w:tcW w:w="3074" w:type="pct"/>
          </w:tcPr>
          <w:p w:rsidR="00C261EE" w:rsidP="00C261EE" w:rsidRDefault="00C261EE" w14:paraId="37F77BAF" w14:textId="77777777">
            <w:pPr>
              <w:rPr>
                <w:rFonts w:cs="CordiaUPC"/>
                <w:color w:val="FF0000"/>
              </w:rPr>
            </w:pPr>
            <w:r w:rsidRPr="008979A8">
              <w:rPr>
                <w:rFonts w:cs="CordiaUPC"/>
              </w:rPr>
              <w:t xml:space="preserve">Label </w:t>
            </w:r>
            <w:r w:rsidRPr="008979A8">
              <w:rPr>
                <w:rFonts w:cs="Angsana New"/>
                <w:cs/>
              </w:rPr>
              <w:t xml:space="preserve">:  </w:t>
            </w:r>
            <w:r w:rsidRPr="008979A8">
              <w:rPr>
                <w:rFonts w:cs="Angsana New"/>
                <w:color w:val="FF0000"/>
                <w:cs/>
              </w:rPr>
              <w:t>*</w:t>
            </w:r>
            <w:r w:rsidRPr="008979A8">
              <w:rPr>
                <w:rFonts w:cs="CordiaUPC"/>
                <w:color w:val="FF0000"/>
              </w:rPr>
              <w:t>Duration Type</w:t>
            </w:r>
          </w:p>
          <w:p w:rsidR="00C261EE" w:rsidP="00C261EE" w:rsidRDefault="00C261EE" w14:paraId="2E11B2C8" w14:textId="6E457F00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List of Value </w:t>
            </w:r>
            <w:r w:rsidRPr="00B916D9">
              <w:rPr>
                <w:rFonts w:cs="Angsana New"/>
                <w:cs/>
              </w:rPr>
              <w:t>: ดึงข้อมูลจาก</w:t>
            </w:r>
            <w:r w:rsidRPr="00B916D9">
              <w:rPr>
                <w:rFonts w:cs="CordiaUPC"/>
              </w:rPr>
              <w:t xml:space="preserve">DB </w:t>
            </w:r>
            <w:r w:rsidRPr="00B916D9">
              <w:rPr>
                <w:rFonts w:cs="Angsana New"/>
                <w:cs/>
              </w:rPr>
              <w:t xml:space="preserve">ที่ </w:t>
            </w:r>
            <w:r w:rsidRPr="00B916D9">
              <w:rPr>
                <w:rFonts w:cs="CordiaUPC"/>
              </w:rPr>
              <w:t xml:space="preserve">Table FLW_CFG_LOV </w:t>
            </w:r>
            <w:r w:rsidRPr="00B916D9">
              <w:rPr>
                <w:rFonts w:cs="Angsana New"/>
                <w:cs/>
              </w:rPr>
              <w:t xml:space="preserve">โดย </w:t>
            </w:r>
            <w:r w:rsidRPr="00B916D9">
              <w:rPr>
                <w:rFonts w:cs="CordiaUPC"/>
              </w:rPr>
              <w:t xml:space="preserve">group_type </w:t>
            </w:r>
            <w:r w:rsidRPr="00B916D9">
              <w:rPr>
                <w:rFonts w:cs="Angsana New"/>
                <w:cs/>
              </w:rPr>
              <w:t>= ‘</w:t>
            </w:r>
            <w:r w:rsidRPr="008979A8">
              <w:rPr>
                <w:rFonts w:cs="CordiaUPC"/>
              </w:rPr>
              <w:t>Duration</w:t>
            </w:r>
            <w:r>
              <w:rPr>
                <w:rFonts w:cs="Angsana New"/>
                <w:cs/>
              </w:rPr>
              <w:t xml:space="preserve"> </w:t>
            </w:r>
            <w:r w:rsidRPr="008979A8">
              <w:rPr>
                <w:rFonts w:cs="CordiaUPC"/>
              </w:rPr>
              <w:t>Type</w:t>
            </w:r>
            <w:r>
              <w:rPr>
                <w:rFonts w:cs="Angsana New"/>
                <w:cs/>
              </w:rPr>
              <w:t>’</w:t>
            </w:r>
          </w:p>
          <w:p w:rsidRPr="008979A8" w:rsidR="00C261EE" w:rsidP="00C261EE" w:rsidRDefault="00C261EE" w14:paraId="7804650A" w14:textId="77777777">
            <w:pPr>
              <w:spacing w:after="0" w:line="259" w:lineRule="auto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เมื่อคลิกเลือกค่าเป็น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Depend on Package</w:t>
            </w:r>
            <w:r>
              <w:rPr>
                <w:rFonts w:cs="Angsana New"/>
                <w:cs/>
              </w:rPr>
              <w:t xml:space="preserve">” </w:t>
            </w:r>
            <w:r w:rsidRPr="008979A8">
              <w:rPr>
                <w:rFonts w:cs="Angsana New"/>
                <w:cs/>
              </w:rPr>
              <w:t xml:space="preserve">ให้ </w:t>
            </w:r>
            <w:r w:rsidRPr="008979A8">
              <w:rPr>
                <w:rFonts w:cs="CordiaUPC"/>
              </w:rPr>
              <w:t xml:space="preserve">Default </w:t>
            </w:r>
            <w:r w:rsidRPr="008979A8">
              <w:rPr>
                <w:rFonts w:cs="Angsana New"/>
                <w:cs/>
              </w:rPr>
              <w:t>ค่า</w:t>
            </w:r>
          </w:p>
          <w:p w:rsidR="00C261EE" w:rsidP="00C261EE" w:rsidRDefault="00C261EE" w14:paraId="5BA52E49" w14:textId="77777777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cs="CordiaUPC"/>
              </w:rPr>
            </w:pPr>
            <w:r>
              <w:rPr>
                <w:rFonts w:cs="CordiaUPC"/>
              </w:rPr>
              <w:t>d</w:t>
            </w:r>
            <w:r w:rsidRPr="008979A8">
              <w:rPr>
                <w:rFonts w:cs="CordiaUPC"/>
              </w:rPr>
              <w:t>uration</w:t>
            </w:r>
            <w:r>
              <w:rPr>
                <w:rFonts w:cs="CordiaUPC"/>
              </w:rPr>
              <w:t>F</w:t>
            </w:r>
            <w:r w:rsidRPr="008979A8">
              <w:rPr>
                <w:rFonts w:cs="CordiaUPC"/>
              </w:rPr>
              <w:t xml:space="preserve">rom </w:t>
            </w:r>
            <w:r w:rsidRPr="008979A8">
              <w:rPr>
                <w:rFonts w:cs="Angsana New"/>
                <w:cs/>
              </w:rPr>
              <w:t xml:space="preserve">= </w:t>
            </w:r>
            <w:r w:rsidRPr="008979A8">
              <w:rPr>
                <w:rFonts w:cs="CordiaUPC"/>
              </w:rPr>
              <w:t>1</w:t>
            </w:r>
          </w:p>
          <w:p w:rsidRPr="00AA7778" w:rsidR="00C261EE" w:rsidP="00C261EE" w:rsidRDefault="00C261EE" w14:paraId="6AED97E2" w14:textId="77777777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cs="CordiaUPC"/>
                <w:cs/>
              </w:rPr>
            </w:pPr>
            <w:r>
              <w:rPr>
                <w:rFonts w:cs="CordiaUPC"/>
              </w:rPr>
              <w:t>d</w:t>
            </w:r>
            <w:r w:rsidRPr="00AA7778">
              <w:rPr>
                <w:rFonts w:cs="CordiaUPC"/>
              </w:rPr>
              <w:t xml:space="preserve">urationTo </w:t>
            </w:r>
            <w:r w:rsidRPr="00AA7778">
              <w:rPr>
                <w:rFonts w:cs="Angsana New"/>
                <w:cs/>
              </w:rPr>
              <w:t xml:space="preserve">= </w:t>
            </w:r>
            <w:r>
              <w:rPr>
                <w:rFonts w:cs="CordiaUPC"/>
              </w:rPr>
              <w:t>p</w:t>
            </w:r>
            <w:r w:rsidRPr="00AA7778">
              <w:rPr>
                <w:rFonts w:cs="CordiaUPC"/>
              </w:rPr>
              <w:t>ackageDuration</w:t>
            </w:r>
          </w:p>
        </w:tc>
      </w:tr>
      <w:tr w:rsidRPr="008979A8" w:rsidR="00C261EE" w:rsidTr="00135C19" w14:paraId="6BE092F4" w14:textId="77777777">
        <w:tc>
          <w:tcPr>
            <w:tcW w:w="1026" w:type="pct"/>
          </w:tcPr>
          <w:p w:rsidRPr="008979A8" w:rsidR="00C261EE" w:rsidP="00C261EE" w:rsidRDefault="00C261EE" w14:paraId="751422C6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d</w:t>
            </w:r>
            <w:r w:rsidRPr="008979A8">
              <w:rPr>
                <w:rFonts w:cs="CordiaUPC"/>
              </w:rPr>
              <w:t>urationFrom</w:t>
            </w:r>
          </w:p>
        </w:tc>
        <w:tc>
          <w:tcPr>
            <w:tcW w:w="900" w:type="pct"/>
          </w:tcPr>
          <w:p w:rsidRPr="008979A8" w:rsidR="00C261EE" w:rsidP="00C261EE" w:rsidRDefault="00C261EE" w14:paraId="2086FD11" w14:textId="14A67505">
            <w:pPr>
              <w:rPr>
                <w:rFonts w:cs="CordiaUPC"/>
              </w:rPr>
            </w:pPr>
            <w:r>
              <w:rPr>
                <w:rFonts w:cs="CordiaUPC"/>
              </w:rPr>
              <w:t>Text Box</w:t>
            </w:r>
          </w:p>
        </w:tc>
        <w:tc>
          <w:tcPr>
            <w:tcW w:w="3074" w:type="pct"/>
          </w:tcPr>
          <w:p w:rsidR="00C261EE" w:rsidP="00C261EE" w:rsidRDefault="00C261EE" w14:paraId="75A747D2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 xml:space="preserve">Label </w:t>
            </w:r>
            <w:r w:rsidRPr="008979A8">
              <w:rPr>
                <w:rFonts w:cs="Angsana New"/>
                <w:cs/>
              </w:rPr>
              <w:t xml:space="preserve">:  </w:t>
            </w:r>
            <w:r w:rsidRPr="008979A8">
              <w:rPr>
                <w:rFonts w:cs="Angsana New"/>
                <w:color w:val="FF0000"/>
                <w:cs/>
              </w:rPr>
              <w:t>*</w:t>
            </w:r>
            <w:r w:rsidRPr="008979A8">
              <w:rPr>
                <w:rFonts w:cs="CordiaUPC"/>
                <w:color w:val="FF0000"/>
              </w:rPr>
              <w:t>Duration</w:t>
            </w:r>
            <w:r>
              <w:rPr>
                <w:rFonts w:cs="Angsana New"/>
                <w:cs/>
              </w:rPr>
              <w:t xml:space="preserve"> : …</w:t>
            </w:r>
            <w:r>
              <w:rPr>
                <w:rFonts w:cs="CordiaUPC"/>
              </w:rPr>
              <w:t>From</w:t>
            </w:r>
            <w:r>
              <w:rPr>
                <w:rFonts w:cs="Angsana New"/>
                <w:cs/>
              </w:rPr>
              <w:t xml:space="preserve">… </w:t>
            </w:r>
            <w:r>
              <w:rPr>
                <w:rFonts w:cs="CordiaUPC"/>
              </w:rPr>
              <w:t xml:space="preserve">to </w:t>
            </w:r>
            <w:r>
              <w:rPr>
                <w:rFonts w:cs="Angsana New"/>
                <w:cs/>
              </w:rPr>
              <w:t>…</w:t>
            </w:r>
            <w:r>
              <w:rPr>
                <w:rFonts w:cs="CordiaUPC"/>
              </w:rPr>
              <w:t>To</w:t>
            </w:r>
            <w:r>
              <w:rPr>
                <w:rFonts w:cs="Angsana New"/>
                <w:cs/>
              </w:rPr>
              <w:t>… …</w:t>
            </w:r>
            <w:r>
              <w:rPr>
                <w:rFonts w:cs="CordiaUPC"/>
              </w:rPr>
              <w:t>Unit</w:t>
            </w:r>
            <w:r>
              <w:rPr>
                <w:rFonts w:cs="Angsana New"/>
                <w:cs/>
              </w:rPr>
              <w:t>…</w:t>
            </w:r>
          </w:p>
          <w:p w:rsidR="00C261EE" w:rsidP="00C261EE" w:rsidRDefault="00C261EE" w14:paraId="2D7B2A8B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 xml:space="preserve">Enabled </w:t>
            </w:r>
            <w:r w:rsidRPr="008979A8">
              <w:rPr>
                <w:rFonts w:cs="Angsana New"/>
                <w:cs/>
              </w:rPr>
              <w:t xml:space="preserve">เมื่อ </w:t>
            </w:r>
            <w:r w:rsidRPr="008979A8">
              <w:rPr>
                <w:rFonts w:cs="CordiaUPC"/>
              </w:rPr>
              <w:t xml:space="preserve">Duration Type </w:t>
            </w:r>
            <w:r w:rsidRPr="008979A8">
              <w:rPr>
                <w:rFonts w:cs="Angsana New"/>
                <w:cs/>
              </w:rPr>
              <w:t>เป็น “</w:t>
            </w:r>
            <w:r w:rsidRPr="008979A8">
              <w:rPr>
                <w:rFonts w:cs="CordiaUPC"/>
              </w:rPr>
              <w:t>Specific</w:t>
            </w:r>
            <w:r w:rsidRPr="008979A8">
              <w:rPr>
                <w:rFonts w:cs="Angsana New"/>
                <w:cs/>
              </w:rPr>
              <w:t>”</w:t>
            </w:r>
          </w:p>
          <w:p w:rsidRPr="00ED17BA" w:rsidR="00C261EE" w:rsidP="00C261EE" w:rsidRDefault="00C261EE" w14:paraId="691BD5A9" w14:textId="66F36F90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>:</w:t>
            </w:r>
            <w:r>
              <w:rPr>
                <w:rFonts w:hint="cs" w:cs="Angsana New"/>
                <w:cs/>
              </w:rPr>
              <w:t xml:space="preserve"> ใส่ได้เฉพาะตัวเลขเท่านั้น</w:t>
            </w:r>
          </w:p>
        </w:tc>
      </w:tr>
      <w:tr w:rsidRPr="008979A8" w:rsidR="00C261EE" w:rsidTr="00135C19" w14:paraId="2E39CD35" w14:textId="77777777">
        <w:tc>
          <w:tcPr>
            <w:tcW w:w="1026" w:type="pct"/>
          </w:tcPr>
          <w:p w:rsidRPr="008979A8" w:rsidR="00C261EE" w:rsidP="00C261EE" w:rsidRDefault="00C261EE" w14:paraId="21727D53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d</w:t>
            </w:r>
            <w:r w:rsidRPr="008979A8">
              <w:rPr>
                <w:rFonts w:cs="CordiaUPC"/>
              </w:rPr>
              <w:t>urationTo</w:t>
            </w:r>
          </w:p>
        </w:tc>
        <w:tc>
          <w:tcPr>
            <w:tcW w:w="900" w:type="pct"/>
          </w:tcPr>
          <w:p w:rsidRPr="008979A8" w:rsidR="00C261EE" w:rsidP="00C261EE" w:rsidRDefault="00C261EE" w14:paraId="403E952C" w14:textId="78EC2D85">
            <w:pPr>
              <w:rPr>
                <w:rFonts w:cs="CordiaUPC"/>
              </w:rPr>
            </w:pPr>
            <w:r>
              <w:rPr>
                <w:rFonts w:cs="CordiaUPC"/>
              </w:rPr>
              <w:t>Text Box</w:t>
            </w:r>
          </w:p>
        </w:tc>
        <w:tc>
          <w:tcPr>
            <w:tcW w:w="3074" w:type="pct"/>
          </w:tcPr>
          <w:p w:rsidR="00C261EE" w:rsidP="00C261EE" w:rsidRDefault="00C261EE" w14:paraId="3BED7F6B" w14:textId="77777777">
            <w:pPr>
              <w:rPr>
                <w:rFonts w:cs="CordiaUPC"/>
              </w:rPr>
            </w:pPr>
            <w:r w:rsidRPr="008979A8">
              <w:rPr>
                <w:rFonts w:cs="Angsana New"/>
                <w:cs/>
              </w:rPr>
              <w:t xml:space="preserve">อยู่บรรทัดเดียวกับ </w:t>
            </w:r>
            <w:r w:rsidRPr="008979A8">
              <w:rPr>
                <w:rFonts w:cs="CordiaUPC"/>
              </w:rPr>
              <w:t>Duration From</w:t>
            </w:r>
          </w:p>
          <w:p w:rsidR="00C261EE" w:rsidP="00C261EE" w:rsidRDefault="00C261EE" w14:paraId="213DFBD2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 xml:space="preserve">Enabled </w:t>
            </w:r>
            <w:r w:rsidRPr="008979A8">
              <w:rPr>
                <w:rFonts w:cs="Angsana New"/>
                <w:cs/>
              </w:rPr>
              <w:t xml:space="preserve">เมื่อ </w:t>
            </w:r>
            <w:r w:rsidRPr="008979A8">
              <w:rPr>
                <w:rFonts w:cs="CordiaUPC"/>
              </w:rPr>
              <w:t xml:space="preserve">Duration Type </w:t>
            </w:r>
            <w:r w:rsidRPr="008979A8">
              <w:rPr>
                <w:rFonts w:cs="Angsana New"/>
                <w:cs/>
              </w:rPr>
              <w:t>เป็น “</w:t>
            </w:r>
            <w:r w:rsidRPr="008979A8">
              <w:rPr>
                <w:rFonts w:cs="CordiaUPC"/>
              </w:rPr>
              <w:t>Specific</w:t>
            </w:r>
            <w:r w:rsidRPr="008979A8">
              <w:rPr>
                <w:rFonts w:cs="Angsana New"/>
                <w:cs/>
              </w:rPr>
              <w:t>”</w:t>
            </w:r>
          </w:p>
          <w:p w:rsidRPr="008979A8" w:rsidR="00C261EE" w:rsidP="00C261EE" w:rsidRDefault="00C261EE" w14:paraId="61F279DC" w14:textId="1FAD3B35">
            <w:pPr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>:</w:t>
            </w:r>
            <w:r>
              <w:rPr>
                <w:rFonts w:hint="cs" w:cs="Angsana New"/>
                <w:cs/>
              </w:rPr>
              <w:t xml:space="preserve"> ใส่ได้เฉพาะตัวเลขเท่านั้น</w:t>
            </w:r>
          </w:p>
        </w:tc>
      </w:tr>
      <w:tr w:rsidRPr="008979A8" w:rsidR="00C261EE" w:rsidTr="00135C19" w14:paraId="44FB5167" w14:textId="77777777">
        <w:tc>
          <w:tcPr>
            <w:tcW w:w="1026" w:type="pct"/>
          </w:tcPr>
          <w:p w:rsidRPr="008979A8" w:rsidR="00C261EE" w:rsidP="00C261EE" w:rsidRDefault="00C261EE" w14:paraId="7A822D63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d</w:t>
            </w:r>
            <w:r w:rsidRPr="008979A8">
              <w:rPr>
                <w:rFonts w:cs="CordiaUPC"/>
              </w:rPr>
              <w:t>uration</w:t>
            </w:r>
            <w:r>
              <w:rPr>
                <w:rFonts w:cs="CordiaUPC"/>
              </w:rPr>
              <w:t>U</w:t>
            </w:r>
            <w:r w:rsidRPr="008979A8">
              <w:rPr>
                <w:rFonts w:cs="CordiaUPC"/>
              </w:rPr>
              <w:t>nit</w:t>
            </w:r>
          </w:p>
        </w:tc>
        <w:tc>
          <w:tcPr>
            <w:tcW w:w="900" w:type="pct"/>
          </w:tcPr>
          <w:p w:rsidRPr="008979A8" w:rsidR="00C261EE" w:rsidP="00C261EE" w:rsidRDefault="00C261EE" w14:paraId="6F142593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>Drop Down List</w:t>
            </w:r>
          </w:p>
        </w:tc>
        <w:tc>
          <w:tcPr>
            <w:tcW w:w="3074" w:type="pct"/>
          </w:tcPr>
          <w:p w:rsidR="00C261EE" w:rsidP="00C261EE" w:rsidRDefault="00C261EE" w14:paraId="790C4886" w14:textId="26AAEBBA">
            <w:pPr>
              <w:spacing w:after="160" w:line="259" w:lineRule="auto"/>
              <w:rPr>
                <w:rFonts w:cs="CordiaUPC"/>
              </w:rPr>
            </w:pPr>
            <w:r w:rsidRPr="008979A8">
              <w:rPr>
                <w:rFonts w:cs="Angsana New"/>
                <w:cs/>
              </w:rPr>
              <w:t xml:space="preserve">อยู่บรรทัดเดียวกับ </w:t>
            </w:r>
            <w:r w:rsidRPr="008979A8">
              <w:rPr>
                <w:rFonts w:cs="CordiaUPC"/>
              </w:rPr>
              <w:t>Duration From</w:t>
            </w:r>
          </w:p>
          <w:p w:rsidR="00C261EE" w:rsidP="00C261EE" w:rsidRDefault="00C261EE" w14:paraId="67472461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 xml:space="preserve">Enabled </w:t>
            </w:r>
            <w:r w:rsidRPr="008979A8">
              <w:rPr>
                <w:rFonts w:cs="Angsana New"/>
                <w:cs/>
              </w:rPr>
              <w:t xml:space="preserve">เมื่อ </w:t>
            </w:r>
            <w:r w:rsidRPr="008979A8">
              <w:rPr>
                <w:rFonts w:cs="CordiaUPC"/>
              </w:rPr>
              <w:t xml:space="preserve">Duration Type </w:t>
            </w:r>
            <w:r w:rsidRPr="008979A8">
              <w:rPr>
                <w:rFonts w:cs="Angsana New"/>
                <w:cs/>
              </w:rPr>
              <w:t>เป็น “</w:t>
            </w:r>
            <w:r w:rsidRPr="008979A8">
              <w:rPr>
                <w:rFonts w:cs="CordiaUPC"/>
              </w:rPr>
              <w:t>Specific</w:t>
            </w:r>
            <w:r w:rsidRPr="008979A8">
              <w:rPr>
                <w:rFonts w:cs="Angsana New"/>
                <w:cs/>
              </w:rPr>
              <w:t>”</w:t>
            </w:r>
          </w:p>
          <w:p w:rsidRPr="008979A8" w:rsidR="00C261EE" w:rsidP="00C261EE" w:rsidRDefault="00C261EE" w14:paraId="12D3088A" w14:textId="38FF33A5">
            <w:pPr>
              <w:rPr>
                <w:rFonts w:cs="CordiaUPC"/>
              </w:rPr>
            </w:pPr>
            <w:r w:rsidRPr="001142BC">
              <w:t xml:space="preserve">List of Value </w:t>
            </w:r>
            <w:r w:rsidRPr="001142BC">
              <w:rPr>
                <w:rFonts w:cs="Angsana New"/>
                <w:cs/>
              </w:rPr>
              <w:t xml:space="preserve">: </w:t>
            </w:r>
            <w:r w:rsidRPr="00B916D9">
              <w:rPr>
                <w:rFonts w:cs="Angsana New"/>
                <w:cs/>
              </w:rPr>
              <w:t>ดึงข้อมูลจาก</w:t>
            </w:r>
            <w:r w:rsidRPr="00B916D9">
              <w:rPr>
                <w:rFonts w:cs="CordiaUPC"/>
              </w:rPr>
              <w:t xml:space="preserve">DB </w:t>
            </w:r>
            <w:r w:rsidRPr="00B916D9">
              <w:rPr>
                <w:rFonts w:cs="Angsana New"/>
                <w:cs/>
              </w:rPr>
              <w:t xml:space="preserve">ที่ </w:t>
            </w:r>
            <w:r w:rsidRPr="00B916D9">
              <w:rPr>
                <w:rFonts w:cs="CordiaUPC"/>
              </w:rPr>
              <w:t xml:space="preserve">Table FLW_CFG_LOV </w:t>
            </w:r>
            <w:r w:rsidRPr="00B916D9">
              <w:rPr>
                <w:rFonts w:cs="Angsana New"/>
                <w:cs/>
              </w:rPr>
              <w:t xml:space="preserve">โดย </w:t>
            </w:r>
            <w:r w:rsidRPr="00B916D9">
              <w:rPr>
                <w:rFonts w:cs="CordiaUPC"/>
              </w:rPr>
              <w:t xml:space="preserve">group_type </w:t>
            </w:r>
            <w:r w:rsidRPr="00B916D9">
              <w:rPr>
                <w:rFonts w:cs="Angsana New"/>
                <w:cs/>
              </w:rPr>
              <w:t>= ‘</w:t>
            </w:r>
            <w:r w:rsidRPr="008979A8">
              <w:rPr>
                <w:rFonts w:cs="CordiaUPC"/>
              </w:rPr>
              <w:t>Duration</w:t>
            </w:r>
            <w:r>
              <w:rPr>
                <w:rFonts w:cs="CordiaUPC"/>
              </w:rPr>
              <w:t xml:space="preserve"> Unit</w:t>
            </w:r>
            <w:r>
              <w:rPr>
                <w:rFonts w:cs="Angsana New"/>
                <w:cs/>
              </w:rPr>
              <w:t xml:space="preserve">’ </w:t>
            </w:r>
            <w:r>
              <w:rPr>
                <w:rFonts w:hint="cs" w:cs="Angsana New"/>
                <w:cs/>
              </w:rPr>
              <w:t xml:space="preserve">และ </w:t>
            </w:r>
            <w:r>
              <w:rPr>
                <w:rFonts w:cs="CordiaUPC"/>
              </w:rPr>
              <w:t xml:space="preserve">par_row_id_concat </w:t>
            </w:r>
            <w:r>
              <w:rPr>
                <w:rFonts w:hint="cs" w:cs="Angsana New"/>
                <w:cs/>
              </w:rPr>
              <w:t xml:space="preserve">ประกอบด้วย </w:t>
            </w:r>
            <w:r w:rsidRPr="001142BC">
              <w:t>customerType</w:t>
            </w:r>
          </w:p>
        </w:tc>
      </w:tr>
      <w:tr w:rsidRPr="008979A8" w:rsidR="00C261EE" w:rsidTr="00135C19" w14:paraId="487888FD" w14:textId="77777777">
        <w:tc>
          <w:tcPr>
            <w:tcW w:w="5000" w:type="pct"/>
            <w:gridSpan w:val="3"/>
            <w:shd w:val="clear" w:color="auto" w:fill="D6E3BC" w:themeFill="accent3" w:themeFillTint="66"/>
          </w:tcPr>
          <w:p w:rsidRPr="008979A8" w:rsidR="00C261EE" w:rsidP="00C261EE" w:rsidRDefault="00C261EE" w14:paraId="786EA9E4" w14:textId="77777777">
            <w:pPr>
              <w:pStyle w:val="HeaderTable"/>
            </w:pPr>
            <w:r w:rsidRPr="008979A8">
              <w:t xml:space="preserve">End Duration </w:t>
            </w:r>
            <w:r>
              <w:t>Section</w:t>
            </w:r>
          </w:p>
        </w:tc>
      </w:tr>
      <w:tr w:rsidRPr="008979A8" w:rsidR="00C261EE" w:rsidTr="009A2226" w14:paraId="39E43B35" w14:textId="77777777">
        <w:tc>
          <w:tcPr>
            <w:tcW w:w="5000" w:type="pct"/>
            <w:gridSpan w:val="3"/>
            <w:shd w:val="clear" w:color="auto" w:fill="D6E3BC" w:themeFill="accent3" w:themeFillTint="66"/>
          </w:tcPr>
          <w:p w:rsidR="00C261EE" w:rsidP="00C261EE" w:rsidRDefault="00C261EE" w14:paraId="0C30D571" w14:textId="77777777">
            <w:pPr>
              <w:pStyle w:val="HeaderTable"/>
              <w:rPr>
                <w:lang w:bidi="th-TH"/>
              </w:rPr>
            </w:pPr>
            <w:r>
              <w:rPr>
                <w:lang w:bidi="th-TH"/>
              </w:rPr>
              <w:t>Bill Cycle Section</w:t>
            </w:r>
          </w:p>
          <w:p w:rsidRPr="009A2226" w:rsidR="00C261EE" w:rsidP="00C261EE" w:rsidRDefault="00C261EE" w14:paraId="526CFAF4" w14:textId="61347D85">
            <w:r>
              <w:rPr>
                <w:rFonts w:hint="cs"/>
                <w:cs/>
              </w:rPr>
              <w:t xml:space="preserve">ถ้ามาจาก </w:t>
            </w:r>
            <w:r>
              <w:t xml:space="preserve">Tab Reward per Target Customer </w:t>
            </w:r>
            <w:r>
              <w:rPr>
                <w:rFonts w:hint="cs"/>
                <w:cs/>
              </w:rPr>
              <w:t xml:space="preserve">หรือ </w:t>
            </w:r>
            <w:r>
              <w:t>Customer Type</w:t>
            </w:r>
            <w:r>
              <w:rPr>
                <w:rFonts w:cs="CordiaUPC"/>
                <w:cs/>
              </w:rPr>
              <w:t xml:space="preserve"> = “</w:t>
            </w:r>
            <w:r>
              <w:t>Pre paid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Multi Duration </w:t>
            </w:r>
            <w:r>
              <w:rPr>
                <w:rFonts w:cs="CordiaUPC"/>
                <w:cs/>
              </w:rPr>
              <w:t>= “</w:t>
            </w:r>
            <w:r>
              <w:t>Yes</w:t>
            </w:r>
            <w:r>
              <w:rPr>
                <w:rFonts w:cs="CordiaUPC"/>
                <w:cs/>
              </w:rPr>
              <w:t>”</w:t>
            </w:r>
            <w:r>
              <w:rPr>
                <w:rFonts w:hint="cs"/>
                <w:cs/>
              </w:rPr>
              <w:t xml:space="preserve"> ให้ </w:t>
            </w:r>
            <w:r>
              <w:t xml:space="preserve">Visible </w:t>
            </w:r>
            <w:r>
              <w:rPr>
                <w:rFonts w:hint="cs"/>
                <w:cs/>
              </w:rPr>
              <w:t xml:space="preserve">ถ้าไม่ใช่ให้ </w:t>
            </w:r>
            <w:r>
              <w:t>Invisible</w:t>
            </w:r>
          </w:p>
        </w:tc>
      </w:tr>
      <w:tr w:rsidRPr="008979A8" w:rsidR="00C261EE" w:rsidTr="00135C19" w14:paraId="1C30DEEC" w14:textId="77777777">
        <w:tc>
          <w:tcPr>
            <w:tcW w:w="1026" w:type="pct"/>
          </w:tcPr>
          <w:p w:rsidRPr="008979A8" w:rsidR="00C261EE" w:rsidP="00C261EE" w:rsidRDefault="00C261EE" w14:paraId="03C02E8F" w14:textId="67737DD2">
            <w:pPr>
              <w:rPr>
                <w:rFonts w:cs="CordiaUPC"/>
                <w:cs/>
              </w:rPr>
            </w:pPr>
            <w:r>
              <w:rPr>
                <w:rFonts w:cs="CordiaUPC"/>
              </w:rPr>
              <w:t>billCycle</w:t>
            </w:r>
            <w:r w:rsidRPr="008979A8">
              <w:rPr>
                <w:rFonts w:cs="CordiaUPC"/>
              </w:rPr>
              <w:t>Type</w:t>
            </w:r>
          </w:p>
        </w:tc>
        <w:tc>
          <w:tcPr>
            <w:tcW w:w="900" w:type="pct"/>
          </w:tcPr>
          <w:p w:rsidRPr="008979A8" w:rsidR="00C261EE" w:rsidP="00C261EE" w:rsidRDefault="00C261EE" w14:paraId="7EC6D04E" w14:textId="1554CE7D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>Radio Button</w:t>
            </w:r>
          </w:p>
        </w:tc>
        <w:tc>
          <w:tcPr>
            <w:tcW w:w="3074" w:type="pct"/>
          </w:tcPr>
          <w:p w:rsidR="00C261EE" w:rsidP="00C261EE" w:rsidRDefault="00C261EE" w14:paraId="71824016" w14:textId="4304BD1A">
            <w:pPr>
              <w:rPr>
                <w:rFonts w:cs="CordiaUPC"/>
                <w:color w:val="FF0000"/>
              </w:rPr>
            </w:pPr>
            <w:r w:rsidRPr="008979A8">
              <w:rPr>
                <w:rFonts w:cs="CordiaUPC"/>
              </w:rPr>
              <w:t xml:space="preserve">Label </w:t>
            </w:r>
            <w:r w:rsidRPr="008979A8">
              <w:rPr>
                <w:rFonts w:cs="Angsana New"/>
                <w:cs/>
              </w:rPr>
              <w:t xml:space="preserve">:  </w:t>
            </w:r>
            <w:r w:rsidRPr="008979A8">
              <w:rPr>
                <w:rFonts w:cs="Angsana New"/>
                <w:color w:val="FF0000"/>
                <w:cs/>
              </w:rPr>
              <w:t>*</w:t>
            </w:r>
            <w:r>
              <w:rPr>
                <w:rFonts w:cs="CordiaUPC"/>
                <w:color w:val="FF0000"/>
              </w:rPr>
              <w:t>Bill Cycle</w:t>
            </w:r>
            <w:r w:rsidRPr="008979A8">
              <w:rPr>
                <w:rFonts w:cs="CordiaUPC"/>
                <w:color w:val="FF0000"/>
              </w:rPr>
              <w:t xml:space="preserve"> Type</w:t>
            </w:r>
          </w:p>
          <w:p w:rsidR="00C261EE" w:rsidP="00C261EE" w:rsidRDefault="00C261EE" w14:paraId="64BAC140" w14:textId="40A2A24B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List of Value </w:t>
            </w:r>
            <w:r>
              <w:rPr>
                <w:rFonts w:cs="Angsana New"/>
                <w:cs/>
              </w:rPr>
              <w:t xml:space="preserve">: </w:t>
            </w:r>
            <w:r w:rsidRPr="00B916D9">
              <w:rPr>
                <w:rFonts w:cs="Angsana New"/>
                <w:cs/>
              </w:rPr>
              <w:t>ดึงข้อมูลจาก</w:t>
            </w:r>
            <w:r w:rsidRPr="00B916D9">
              <w:rPr>
                <w:rFonts w:cs="CordiaUPC"/>
              </w:rPr>
              <w:t xml:space="preserve">DB </w:t>
            </w:r>
            <w:r w:rsidRPr="00B916D9">
              <w:rPr>
                <w:rFonts w:cs="Angsana New"/>
                <w:cs/>
              </w:rPr>
              <w:t xml:space="preserve">ที่ </w:t>
            </w:r>
            <w:r w:rsidRPr="00B916D9">
              <w:rPr>
                <w:rFonts w:cs="CordiaUPC"/>
              </w:rPr>
              <w:t xml:space="preserve">Table FLW_CFG_LOV </w:t>
            </w:r>
            <w:r w:rsidRPr="00B916D9">
              <w:rPr>
                <w:rFonts w:cs="Angsana New"/>
                <w:cs/>
              </w:rPr>
              <w:t xml:space="preserve">โดย </w:t>
            </w:r>
            <w:r w:rsidRPr="00B916D9">
              <w:rPr>
                <w:rFonts w:cs="CordiaUPC"/>
              </w:rPr>
              <w:t xml:space="preserve">group_type </w:t>
            </w:r>
            <w:r w:rsidRPr="00B916D9">
              <w:rPr>
                <w:rFonts w:cs="Angsana New"/>
                <w:cs/>
              </w:rPr>
              <w:t>= ‘</w:t>
            </w:r>
            <w:r w:rsidRPr="008979A8">
              <w:rPr>
                <w:rFonts w:cs="CordiaUPC"/>
              </w:rPr>
              <w:t>Duration</w:t>
            </w:r>
            <w:r>
              <w:rPr>
                <w:rFonts w:cs="Angsana New"/>
                <w:cs/>
              </w:rPr>
              <w:t xml:space="preserve"> </w:t>
            </w:r>
            <w:r w:rsidRPr="008979A8">
              <w:rPr>
                <w:rFonts w:cs="CordiaUPC"/>
              </w:rPr>
              <w:t>Type</w:t>
            </w:r>
            <w:r>
              <w:rPr>
                <w:rFonts w:cs="Angsana New"/>
                <w:cs/>
              </w:rPr>
              <w:t>’</w:t>
            </w:r>
          </w:p>
          <w:p w:rsidRPr="008979A8" w:rsidR="00C261EE" w:rsidP="00C261EE" w:rsidRDefault="00C261EE" w14:paraId="6B949ECC" w14:textId="77777777">
            <w:pPr>
              <w:spacing w:after="0" w:line="259" w:lineRule="auto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เมื่อคลิกเลือกค่าเป็น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Depend on Package</w:t>
            </w:r>
            <w:r>
              <w:rPr>
                <w:rFonts w:cs="Angsana New"/>
                <w:cs/>
              </w:rPr>
              <w:t xml:space="preserve">” </w:t>
            </w:r>
            <w:r w:rsidRPr="008979A8">
              <w:rPr>
                <w:rFonts w:cs="Angsana New"/>
                <w:cs/>
              </w:rPr>
              <w:t xml:space="preserve">ให้ </w:t>
            </w:r>
            <w:r w:rsidRPr="008979A8">
              <w:rPr>
                <w:rFonts w:cs="CordiaUPC"/>
              </w:rPr>
              <w:t xml:space="preserve">Default </w:t>
            </w:r>
            <w:r w:rsidRPr="008979A8">
              <w:rPr>
                <w:rFonts w:cs="Angsana New"/>
                <w:cs/>
              </w:rPr>
              <w:t>ค่า</w:t>
            </w:r>
          </w:p>
          <w:p w:rsidR="00C261EE" w:rsidP="00C261EE" w:rsidRDefault="00C261EE" w14:paraId="3808CF6B" w14:textId="3242F729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cs="CordiaUPC"/>
              </w:rPr>
            </w:pPr>
            <w:r>
              <w:rPr>
                <w:rFonts w:cs="CordiaUPC"/>
              </w:rPr>
              <w:t>billCycleValue</w:t>
            </w:r>
            <w:r w:rsidRPr="008979A8">
              <w:rPr>
                <w:rFonts w:cs="Angsana New"/>
                <w:cs/>
              </w:rPr>
              <w:t xml:space="preserve"> = </w:t>
            </w:r>
            <w:r>
              <w:rPr>
                <w:rFonts w:cs="CordiaUPC"/>
              </w:rPr>
              <w:t>packageBillCycle</w:t>
            </w:r>
          </w:p>
          <w:p w:rsidRPr="0096008C" w:rsidR="00C261EE" w:rsidP="00C261EE" w:rsidRDefault="00C261EE" w14:paraId="2C322E8F" w14:textId="723B53A8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cs="CordiaUPC"/>
              </w:rPr>
            </w:pPr>
            <w:r>
              <w:rPr>
                <w:rFonts w:cs="CordiaUPC"/>
              </w:rPr>
              <w:t>billCycleUnit</w:t>
            </w:r>
            <w:r w:rsidRPr="00AA7778">
              <w:rPr>
                <w:rFonts w:cs="Angsana New"/>
                <w:cs/>
              </w:rPr>
              <w:t xml:space="preserve"> = </w:t>
            </w:r>
            <w:r>
              <w:rPr>
                <w:rFonts w:cs="CordiaUPC"/>
              </w:rPr>
              <w:t>packageBillCycleUnit</w:t>
            </w:r>
          </w:p>
        </w:tc>
      </w:tr>
      <w:tr w:rsidRPr="008979A8" w:rsidR="00C261EE" w:rsidTr="00135C19" w14:paraId="1D29A2D7" w14:textId="77777777">
        <w:tc>
          <w:tcPr>
            <w:tcW w:w="1026" w:type="pct"/>
          </w:tcPr>
          <w:p w:rsidRPr="008979A8" w:rsidR="00C261EE" w:rsidP="00C261EE" w:rsidRDefault="00C261EE" w14:paraId="69E97DD7" w14:textId="64D06E1D">
            <w:pPr>
              <w:rPr>
                <w:rFonts w:cs="CordiaUPC"/>
                <w:cs/>
              </w:rPr>
            </w:pPr>
            <w:r>
              <w:rPr>
                <w:rFonts w:cs="CordiaUPC"/>
              </w:rPr>
              <w:t>billCycleValue</w:t>
            </w:r>
          </w:p>
        </w:tc>
        <w:tc>
          <w:tcPr>
            <w:tcW w:w="900" w:type="pct"/>
          </w:tcPr>
          <w:p w:rsidRPr="008979A8" w:rsidR="00C261EE" w:rsidP="00C261EE" w:rsidRDefault="00C261EE" w14:paraId="3D8D9E9C" w14:textId="47AFB89A">
            <w:pPr>
              <w:rPr>
                <w:rFonts w:cs="CordiaUPC"/>
              </w:rPr>
            </w:pPr>
            <w:r>
              <w:rPr>
                <w:rFonts w:cs="CordiaUPC"/>
              </w:rPr>
              <w:t>Text Box</w:t>
            </w:r>
          </w:p>
        </w:tc>
        <w:tc>
          <w:tcPr>
            <w:tcW w:w="3074" w:type="pct"/>
          </w:tcPr>
          <w:p w:rsidR="00C261EE" w:rsidP="00C261EE" w:rsidRDefault="00C261EE" w14:paraId="18215489" w14:textId="6D3F0F42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 xml:space="preserve">Label </w:t>
            </w:r>
            <w:r w:rsidRPr="008979A8">
              <w:rPr>
                <w:rFonts w:cs="Angsana New"/>
                <w:cs/>
              </w:rPr>
              <w:t xml:space="preserve">:  </w:t>
            </w:r>
            <w:r>
              <w:rPr>
                <w:rFonts w:cs="Angsana New"/>
                <w:color w:val="FF0000"/>
                <w:cs/>
              </w:rPr>
              <w:t>*</w:t>
            </w:r>
            <w:r>
              <w:rPr>
                <w:rFonts w:cs="CordiaUPC"/>
                <w:color w:val="FF0000"/>
              </w:rPr>
              <w:t xml:space="preserve">Bill Cycle </w:t>
            </w:r>
            <w:r w:rsidRPr="0096008C">
              <w:rPr>
                <w:rFonts w:cs="Angsana New"/>
                <w:cs/>
              </w:rPr>
              <w:t>: …</w:t>
            </w:r>
            <w:r w:rsidRPr="0096008C">
              <w:rPr>
                <w:rFonts w:cs="CordiaUPC"/>
              </w:rPr>
              <w:t>Value</w:t>
            </w:r>
            <w:r w:rsidRPr="0096008C">
              <w:rPr>
                <w:rFonts w:cs="Angsana New"/>
                <w:cs/>
              </w:rPr>
              <w:t>… …</w:t>
            </w:r>
            <w:r w:rsidRPr="0096008C">
              <w:rPr>
                <w:rFonts w:cs="CordiaUPC"/>
              </w:rPr>
              <w:t>Unit</w:t>
            </w:r>
            <w:r w:rsidRPr="0096008C">
              <w:rPr>
                <w:rFonts w:cs="Angsana New"/>
                <w:cs/>
              </w:rPr>
              <w:t>…</w:t>
            </w:r>
          </w:p>
          <w:p w:rsidR="00C261EE" w:rsidP="00C261EE" w:rsidRDefault="00C261EE" w14:paraId="4F46A427" w14:textId="73EB2B28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 xml:space="preserve">Enabled </w:t>
            </w:r>
            <w:r w:rsidRPr="008979A8">
              <w:rPr>
                <w:rFonts w:cs="Angsana New"/>
                <w:cs/>
              </w:rPr>
              <w:t xml:space="preserve">เมื่อ </w:t>
            </w:r>
            <w:r>
              <w:rPr>
                <w:rFonts w:cs="CordiaUPC"/>
              </w:rPr>
              <w:t>billCycle</w:t>
            </w:r>
            <w:r w:rsidRPr="008979A8">
              <w:rPr>
                <w:rFonts w:cs="CordiaUPC"/>
              </w:rPr>
              <w:t>Type</w:t>
            </w:r>
            <w:r w:rsidRPr="008979A8">
              <w:rPr>
                <w:rFonts w:cs="Angsana New"/>
                <w:cs/>
              </w:rPr>
              <w:t xml:space="preserve"> เป็น “</w:t>
            </w:r>
            <w:r w:rsidRPr="008979A8">
              <w:rPr>
                <w:rFonts w:cs="CordiaUPC"/>
              </w:rPr>
              <w:t>Specific</w:t>
            </w:r>
            <w:r w:rsidRPr="008979A8">
              <w:rPr>
                <w:rFonts w:cs="Angsana New"/>
                <w:cs/>
              </w:rPr>
              <w:t>”</w:t>
            </w:r>
          </w:p>
          <w:p w:rsidRPr="0096008C" w:rsidR="00C261EE" w:rsidP="00C261EE" w:rsidRDefault="00C261EE" w14:paraId="7D0AAA06" w14:textId="0FE2486B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>:</w:t>
            </w:r>
            <w:r>
              <w:rPr>
                <w:rFonts w:hint="cs" w:cs="Angsana New"/>
                <w:cs/>
              </w:rPr>
              <w:t xml:space="preserve"> ใส่ได้เฉพาะตัวเลขเท่านั้น</w:t>
            </w:r>
          </w:p>
        </w:tc>
      </w:tr>
      <w:tr w:rsidRPr="008979A8" w:rsidR="00C261EE" w:rsidTr="00135C19" w14:paraId="3F3C9352" w14:textId="77777777">
        <w:tc>
          <w:tcPr>
            <w:tcW w:w="1026" w:type="pct"/>
          </w:tcPr>
          <w:p w:rsidRPr="008979A8" w:rsidR="00C261EE" w:rsidP="00C261EE" w:rsidRDefault="00C261EE" w14:paraId="52E96234" w14:textId="2B1D4C31">
            <w:pPr>
              <w:rPr>
                <w:rFonts w:cs="CordiaUPC"/>
                <w:cs/>
              </w:rPr>
            </w:pPr>
            <w:r>
              <w:rPr>
                <w:rFonts w:cs="CordiaUPC"/>
              </w:rPr>
              <w:t>billCycleUnit</w:t>
            </w:r>
          </w:p>
        </w:tc>
        <w:tc>
          <w:tcPr>
            <w:tcW w:w="900" w:type="pct"/>
          </w:tcPr>
          <w:p w:rsidRPr="008979A8" w:rsidR="00C261EE" w:rsidP="00C261EE" w:rsidRDefault="00C261EE" w14:paraId="5E69543C" w14:textId="1D1F8B04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>Drop Down List</w:t>
            </w:r>
          </w:p>
        </w:tc>
        <w:tc>
          <w:tcPr>
            <w:tcW w:w="3074" w:type="pct"/>
          </w:tcPr>
          <w:p w:rsidR="00C261EE" w:rsidP="00C261EE" w:rsidRDefault="00C261EE" w14:paraId="1D8247C8" w14:textId="49A7C0AE">
            <w:pPr>
              <w:spacing w:after="160" w:line="259" w:lineRule="auto"/>
              <w:rPr>
                <w:rFonts w:cs="CordiaUPC"/>
              </w:rPr>
            </w:pPr>
            <w:r w:rsidRPr="008979A8">
              <w:rPr>
                <w:rFonts w:cs="Angsana New"/>
                <w:cs/>
              </w:rPr>
              <w:t xml:space="preserve">อยู่บรรทัดเดียวกับ </w:t>
            </w:r>
            <w:r>
              <w:rPr>
                <w:rFonts w:cs="CordiaUPC"/>
              </w:rPr>
              <w:t>billCycleValue</w:t>
            </w:r>
          </w:p>
          <w:p w:rsidRPr="0096008C" w:rsidR="00C261EE" w:rsidP="00C261EE" w:rsidRDefault="00C261EE" w14:paraId="4397BBF6" w14:textId="58B7763C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 xml:space="preserve">Enabled </w:t>
            </w:r>
            <w:r w:rsidRPr="008979A8">
              <w:rPr>
                <w:rFonts w:cs="Angsana New"/>
                <w:cs/>
              </w:rPr>
              <w:t xml:space="preserve">เมื่อ </w:t>
            </w:r>
            <w:r>
              <w:rPr>
                <w:rFonts w:cs="CordiaUPC"/>
              </w:rPr>
              <w:t>billCycle</w:t>
            </w:r>
            <w:r w:rsidRPr="008979A8">
              <w:rPr>
                <w:rFonts w:cs="CordiaUPC"/>
              </w:rPr>
              <w:t>Type</w:t>
            </w:r>
            <w:r w:rsidRPr="008979A8">
              <w:rPr>
                <w:rFonts w:cs="Angsana New"/>
                <w:cs/>
              </w:rPr>
              <w:t xml:space="preserve"> เป็น “</w:t>
            </w:r>
            <w:r w:rsidRPr="008979A8">
              <w:rPr>
                <w:rFonts w:cs="CordiaUPC"/>
              </w:rPr>
              <w:t>Specific</w:t>
            </w:r>
            <w:r w:rsidRPr="008979A8">
              <w:rPr>
                <w:rFonts w:cs="Angsana New"/>
                <w:cs/>
              </w:rPr>
              <w:t>”</w:t>
            </w:r>
          </w:p>
          <w:p w:rsidRPr="008979A8" w:rsidR="00C261EE" w:rsidP="00C261EE" w:rsidRDefault="00C261EE" w14:paraId="09D1587E" w14:textId="60DCE08E">
            <w:pPr>
              <w:rPr>
                <w:b/>
                <w:bCs/>
              </w:rPr>
            </w:pPr>
            <w:r w:rsidRPr="001142BC">
              <w:t xml:space="preserve">List of Value </w:t>
            </w:r>
            <w:r w:rsidRPr="001142BC">
              <w:rPr>
                <w:rFonts w:cs="Angsana New"/>
                <w:cs/>
              </w:rPr>
              <w:t xml:space="preserve">: </w:t>
            </w:r>
            <w:r w:rsidRPr="00B916D9">
              <w:rPr>
                <w:rFonts w:cs="Angsana New"/>
                <w:cs/>
              </w:rPr>
              <w:t>ดึงข้อมูลจาก</w:t>
            </w:r>
            <w:r w:rsidRPr="00B916D9">
              <w:rPr>
                <w:rFonts w:cs="CordiaUPC"/>
              </w:rPr>
              <w:t xml:space="preserve">DB </w:t>
            </w:r>
            <w:r w:rsidRPr="00B916D9">
              <w:rPr>
                <w:rFonts w:cs="Angsana New"/>
                <w:cs/>
              </w:rPr>
              <w:t xml:space="preserve">ที่ </w:t>
            </w:r>
            <w:r w:rsidRPr="00B916D9">
              <w:rPr>
                <w:rFonts w:cs="CordiaUPC"/>
              </w:rPr>
              <w:t xml:space="preserve">Table FLW_CFG_LOV </w:t>
            </w:r>
            <w:r w:rsidRPr="00B916D9">
              <w:rPr>
                <w:rFonts w:cs="Angsana New"/>
                <w:cs/>
              </w:rPr>
              <w:t xml:space="preserve">โดย </w:t>
            </w:r>
            <w:r w:rsidRPr="00B916D9">
              <w:rPr>
                <w:rFonts w:cs="CordiaUPC"/>
              </w:rPr>
              <w:t xml:space="preserve">group_type </w:t>
            </w:r>
            <w:r w:rsidRPr="00B916D9">
              <w:rPr>
                <w:rFonts w:cs="Angsana New"/>
                <w:cs/>
              </w:rPr>
              <w:t>= ‘</w:t>
            </w:r>
            <w:r w:rsidRPr="008979A8">
              <w:rPr>
                <w:rFonts w:cs="CordiaUPC"/>
              </w:rPr>
              <w:t>Duration</w:t>
            </w:r>
            <w:r>
              <w:rPr>
                <w:rFonts w:cs="CordiaUPC"/>
              </w:rPr>
              <w:t xml:space="preserve"> Unit</w:t>
            </w:r>
            <w:r>
              <w:rPr>
                <w:rFonts w:cs="Angsana New"/>
                <w:cs/>
              </w:rPr>
              <w:t xml:space="preserve">’ </w:t>
            </w:r>
            <w:r>
              <w:rPr>
                <w:rFonts w:hint="cs" w:cs="Angsana New"/>
                <w:cs/>
              </w:rPr>
              <w:t xml:space="preserve">และ </w:t>
            </w:r>
            <w:r>
              <w:rPr>
                <w:rFonts w:cs="CordiaUPC"/>
              </w:rPr>
              <w:t xml:space="preserve">par_row_id_concat </w:t>
            </w:r>
            <w:r>
              <w:rPr>
                <w:rFonts w:hint="cs" w:cs="Angsana New"/>
                <w:cs/>
              </w:rPr>
              <w:t xml:space="preserve">ประกอบด้วย </w:t>
            </w:r>
            <w:r w:rsidRPr="001142BC">
              <w:t>customerType</w:t>
            </w:r>
          </w:p>
        </w:tc>
      </w:tr>
      <w:tr w:rsidRPr="008979A8" w:rsidR="00C261EE" w:rsidTr="009A2226" w14:paraId="7E7C84D5" w14:textId="77777777">
        <w:tc>
          <w:tcPr>
            <w:tcW w:w="5000" w:type="pct"/>
            <w:gridSpan w:val="3"/>
            <w:shd w:val="clear" w:color="auto" w:fill="D6E3BC" w:themeFill="accent3" w:themeFillTint="66"/>
          </w:tcPr>
          <w:p w:rsidRPr="009A2226" w:rsidR="00C261EE" w:rsidP="00C261EE" w:rsidRDefault="00C261EE" w14:paraId="579B5E46" w14:textId="62425006">
            <w:pPr>
              <w:pStyle w:val="HeaderTable"/>
            </w:pPr>
            <w:r>
              <w:rPr>
                <w:lang w:bidi="th-TH"/>
              </w:rPr>
              <w:t>End Bill Cycle Section</w:t>
            </w:r>
          </w:p>
        </w:tc>
      </w:tr>
      <w:tr w:rsidRPr="008979A8" w:rsidR="00C261EE" w:rsidTr="00135C19" w14:paraId="76CE2EB4" w14:textId="77777777">
        <w:tc>
          <w:tcPr>
            <w:tcW w:w="1026" w:type="pct"/>
          </w:tcPr>
          <w:p w:rsidRPr="008979A8" w:rsidR="00C261EE" w:rsidP="00C261EE" w:rsidRDefault="00C261EE" w14:paraId="532C20CF" w14:textId="77777777">
            <w:pPr>
              <w:rPr>
                <w:rFonts w:cs="CordiaUPC"/>
              </w:rPr>
            </w:pPr>
            <w:r w:rsidRPr="008979A8">
              <w:rPr>
                <w:rFonts w:cs="Angsana New"/>
                <w:cs/>
              </w:rPr>
              <w:t xml:space="preserve">ปุ่ม </w:t>
            </w:r>
            <w:r w:rsidRPr="008979A8">
              <w:rPr>
                <w:rFonts w:cs="CordiaUPC"/>
              </w:rPr>
              <w:t>Add</w:t>
            </w:r>
          </w:p>
        </w:tc>
        <w:tc>
          <w:tcPr>
            <w:tcW w:w="900" w:type="pct"/>
          </w:tcPr>
          <w:p w:rsidRPr="008979A8" w:rsidR="00C261EE" w:rsidP="00C261EE" w:rsidRDefault="00C261EE" w14:paraId="5EF3894D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>Button</w:t>
            </w:r>
          </w:p>
        </w:tc>
        <w:tc>
          <w:tcPr>
            <w:tcW w:w="3074" w:type="pct"/>
          </w:tcPr>
          <w:p w:rsidR="00C261EE" w:rsidP="00C261EE" w:rsidRDefault="00C261EE" w14:paraId="3FE74296" w14:textId="77777777">
            <w:pPr>
              <w:pStyle w:val="HeaderTable"/>
              <w:rPr>
                <w:b w:val="0"/>
                <w:bCs/>
                <w:lang w:bidi="th-TH"/>
              </w:rPr>
            </w:pPr>
            <w:r w:rsidRPr="008979A8">
              <w:rPr>
                <w:b w:val="0"/>
                <w:bCs/>
                <w:lang w:bidi="th-TH"/>
              </w:rPr>
              <w:t xml:space="preserve">Visible </w:t>
            </w:r>
            <w:r w:rsidRPr="008979A8">
              <w:rPr>
                <w:rFonts w:cs="Angsana New"/>
                <w:cs/>
                <w:lang w:bidi="th-TH"/>
              </w:rPr>
              <w:t>เมื่อมี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b w:val="0"/>
                <w:bCs/>
                <w:lang w:bidi="th-TH"/>
              </w:rPr>
              <w:t xml:space="preserve">Event </w:t>
            </w:r>
            <w:r w:rsidRPr="008979A8">
              <w:rPr>
                <w:rFonts w:cs="Angsana New"/>
                <w:cs/>
                <w:lang w:bidi="th-TH"/>
              </w:rPr>
              <w:t>มาจาก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b w:val="0"/>
                <w:bCs/>
                <w:lang w:bidi="th-TH"/>
              </w:rPr>
              <w:t xml:space="preserve">Table </w:t>
            </w:r>
            <w:r>
              <w:rPr>
                <w:b w:val="0"/>
                <w:bCs/>
                <w:lang w:bidi="th-TH"/>
              </w:rPr>
              <w:t>Section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rFonts w:cs="Angsana New"/>
                <w:cs/>
                <w:lang w:bidi="th-TH"/>
              </w:rPr>
              <w:t>เป็น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“</w:t>
            </w:r>
            <w:r w:rsidRPr="008979A8">
              <w:rPr>
                <w:b w:val="0"/>
                <w:bCs/>
                <w:lang w:bidi="th-TH"/>
              </w:rPr>
              <w:t>Add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>”</w:t>
            </w:r>
          </w:p>
          <w:p w:rsidR="00C261EE" w:rsidP="00C261EE" w:rsidRDefault="00C261EE" w14:paraId="25F258C0" w14:textId="77777777">
            <w:pPr>
              <w:spacing w:before="240" w:after="0"/>
            </w:pPr>
            <w:r>
              <w:rPr>
                <w:rFonts w:hint="cs"/>
                <w:cs/>
              </w:rPr>
              <w:t>เมื่อกดปุ่ม</w:t>
            </w:r>
          </w:p>
          <w:p w:rsidR="00C261EE" w:rsidP="00C261EE" w:rsidRDefault="00C261EE" w14:paraId="5D437293" w14:textId="77777777">
            <w:pPr>
              <w:pStyle w:val="ListParagraph"/>
              <w:numPr>
                <w:ilvl w:val="0"/>
                <w:numId w:val="4"/>
              </w:numPr>
              <w:spacing w:after="0" w:line="259" w:lineRule="auto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Validate </w:t>
            </w:r>
            <w:r>
              <w:rPr>
                <w:rFonts w:hint="cs" w:cs="Angsana New"/>
                <w:cs/>
              </w:rPr>
              <w:t>ข้อมูลในหน้าจอ</w:t>
            </w:r>
          </w:p>
          <w:p w:rsidRPr="00622722" w:rsidR="00C261EE" w:rsidP="00C261EE" w:rsidRDefault="00C261EE" w14:paraId="7F8F4D69" w14:textId="77777777">
            <w:pPr>
              <w:pStyle w:val="ListParagraph"/>
              <w:numPr>
                <w:ilvl w:val="0"/>
                <w:numId w:val="4"/>
              </w:numPr>
              <w:spacing w:after="0" w:line="259" w:lineRule="auto"/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Add </w:t>
            </w:r>
            <w:r>
              <w:rPr>
                <w:rFonts w:hint="cs" w:cs="Angsana New"/>
                <w:cs/>
              </w:rPr>
              <w:t xml:space="preserve">ข้อมูลลงในส่วนของ </w:t>
            </w:r>
            <w:r>
              <w:rPr>
                <w:rFonts w:cs="CordiaUPC"/>
              </w:rPr>
              <w:t>Table Section</w:t>
            </w:r>
          </w:p>
          <w:p w:rsidR="00C261EE" w:rsidP="00C261EE" w:rsidRDefault="00C261EE" w14:paraId="3799B772" w14:textId="77777777">
            <w:pPr>
              <w:pStyle w:val="ListParagraph"/>
              <w:numPr>
                <w:ilvl w:val="0"/>
                <w:numId w:val="27"/>
              </w:numPr>
            </w:pPr>
            <w:r>
              <w:rPr>
                <w:rFonts w:hint="cs"/>
                <w:cs/>
              </w:rPr>
              <w:t xml:space="preserve">ให้ทำการ </w:t>
            </w:r>
            <w:r>
              <w:t xml:space="preserve">Sort Row </w:t>
            </w:r>
            <w:r>
              <w:rPr>
                <w:rFonts w:hint="cs"/>
                <w:cs/>
              </w:rPr>
              <w:t xml:space="preserve">ตาม </w:t>
            </w:r>
            <w:r>
              <w:t xml:space="preserve">Logic </w:t>
            </w:r>
            <w:r>
              <w:rPr>
                <w:rFonts w:hint="cs"/>
                <w:cs/>
              </w:rPr>
              <w:t>และลำดับดังนี้</w:t>
            </w:r>
          </w:p>
          <w:p w:rsidR="00C261EE" w:rsidP="00C261EE" w:rsidRDefault="00C261EE" w14:paraId="1F1F6576" w14:textId="77777777">
            <w:pPr>
              <w:pStyle w:val="ListParagraph"/>
              <w:numPr>
                <w:ilvl w:val="0"/>
                <w:numId w:val="26"/>
              </w:numPr>
              <w:spacing w:after="160" w:line="259" w:lineRule="auto"/>
            </w:pPr>
            <w:r>
              <w:t>Duration From</w:t>
            </w:r>
          </w:p>
          <w:p w:rsidR="00C261EE" w:rsidP="00C261EE" w:rsidRDefault="00C261EE" w14:paraId="12841991" w14:textId="77777777">
            <w:pPr>
              <w:pStyle w:val="ListParagraph"/>
              <w:numPr>
                <w:ilvl w:val="0"/>
                <w:numId w:val="26"/>
              </w:numPr>
              <w:spacing w:after="160" w:line="259" w:lineRule="auto"/>
            </w:pPr>
            <w:r>
              <w:t>Duration To</w:t>
            </w:r>
          </w:p>
          <w:p w:rsidR="00C261EE" w:rsidP="00C261EE" w:rsidRDefault="00C261EE" w14:paraId="70D57DE7" w14:textId="77777777">
            <w:pPr>
              <w:pStyle w:val="ListParagraph"/>
              <w:numPr>
                <w:ilvl w:val="0"/>
                <w:numId w:val="26"/>
              </w:numPr>
              <w:spacing w:after="160" w:line="259" w:lineRule="auto"/>
            </w:pPr>
            <w:r>
              <w:t>Day Of Week</w:t>
            </w:r>
          </w:p>
          <w:p w:rsidR="00C261EE" w:rsidP="00C261EE" w:rsidRDefault="00C261EE" w14:paraId="494C09E4" w14:textId="77777777">
            <w:pPr>
              <w:pStyle w:val="ListParagraph"/>
              <w:numPr>
                <w:ilvl w:val="0"/>
                <w:numId w:val="26"/>
              </w:numPr>
              <w:spacing w:after="160" w:line="259" w:lineRule="auto"/>
            </w:pPr>
            <w:r>
              <w:t>From Timing</w:t>
            </w:r>
          </w:p>
          <w:p w:rsidRPr="00FF1A7B" w:rsidR="00C261EE" w:rsidP="00C261EE" w:rsidRDefault="00C261EE" w14:paraId="05245D27" w14:textId="77777777">
            <w:pPr>
              <w:pStyle w:val="ListParagraph"/>
              <w:numPr>
                <w:ilvl w:val="0"/>
                <w:numId w:val="26"/>
              </w:numPr>
              <w:spacing w:after="160" w:line="259" w:lineRule="auto"/>
            </w:pPr>
            <w:r>
              <w:t>To Timing</w:t>
            </w:r>
          </w:p>
          <w:p w:rsidRPr="008979A8" w:rsidR="00C261EE" w:rsidP="00C261EE" w:rsidRDefault="00C261EE" w14:paraId="5F16552B" w14:textId="77777777">
            <w:pPr>
              <w:pStyle w:val="ListParagraph"/>
              <w:numPr>
                <w:ilvl w:val="0"/>
                <w:numId w:val="4"/>
              </w:numPr>
              <w:spacing w:after="0" w:line="259" w:lineRule="auto"/>
            </w:pPr>
            <w:r w:rsidRPr="00667C8E">
              <w:rPr>
                <w:rFonts w:cs="Angsana New"/>
                <w:cs/>
              </w:rPr>
              <w:t>ให้ทำการเคลียร์ค่า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และ </w:t>
            </w:r>
            <w:r w:rsidRPr="00667C8E">
              <w:rPr>
                <w:rFonts w:cs="CordiaUPC"/>
              </w:rPr>
              <w:t>Invisible</w:t>
            </w:r>
            <w:r>
              <w:rPr>
                <w:rFonts w:cs="CordiaUPC"/>
                <w:szCs w:val="36"/>
              </w:rPr>
              <w:t xml:space="preserve"> Detail Section</w:t>
            </w:r>
          </w:p>
        </w:tc>
      </w:tr>
      <w:tr w:rsidRPr="008979A8" w:rsidR="00C261EE" w:rsidTr="00135C19" w14:paraId="701FFDDE" w14:textId="77777777">
        <w:tc>
          <w:tcPr>
            <w:tcW w:w="1026" w:type="pct"/>
          </w:tcPr>
          <w:p w:rsidRPr="008979A8" w:rsidR="00C261EE" w:rsidP="00C261EE" w:rsidRDefault="00C261EE" w14:paraId="5EE2B8A8" w14:textId="77777777">
            <w:pPr>
              <w:rPr>
                <w:rFonts w:cs="CordiaUPC"/>
              </w:rPr>
            </w:pPr>
            <w:r w:rsidRPr="008979A8">
              <w:rPr>
                <w:rFonts w:cs="Angsana New"/>
                <w:cs/>
              </w:rPr>
              <w:t xml:space="preserve">ปุ่ม </w:t>
            </w:r>
            <w:r w:rsidRPr="008979A8">
              <w:rPr>
                <w:rFonts w:cs="CordiaUPC"/>
              </w:rPr>
              <w:t>Update</w:t>
            </w:r>
          </w:p>
        </w:tc>
        <w:tc>
          <w:tcPr>
            <w:tcW w:w="900" w:type="pct"/>
          </w:tcPr>
          <w:p w:rsidRPr="008979A8" w:rsidR="00C261EE" w:rsidP="00C261EE" w:rsidRDefault="00C261EE" w14:paraId="3AD2FC3E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>Button</w:t>
            </w:r>
          </w:p>
        </w:tc>
        <w:tc>
          <w:tcPr>
            <w:tcW w:w="3074" w:type="pct"/>
          </w:tcPr>
          <w:p w:rsidR="00C261EE" w:rsidP="00C261EE" w:rsidRDefault="00C261EE" w14:paraId="4B23AFFD" w14:textId="77777777">
            <w:pPr>
              <w:pStyle w:val="HeaderTable"/>
              <w:spacing w:line="360" w:lineRule="auto"/>
              <w:rPr>
                <w:b w:val="0"/>
                <w:bCs/>
                <w:lang w:bidi="th-TH"/>
              </w:rPr>
            </w:pPr>
            <w:r w:rsidRPr="008979A8">
              <w:rPr>
                <w:b w:val="0"/>
                <w:bCs/>
                <w:lang w:bidi="th-TH"/>
              </w:rPr>
              <w:t xml:space="preserve">Visible </w:t>
            </w:r>
            <w:r w:rsidRPr="008979A8">
              <w:rPr>
                <w:rFonts w:cs="Angsana New"/>
                <w:cs/>
                <w:lang w:bidi="th-TH"/>
              </w:rPr>
              <w:t>เมื่อมี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b w:val="0"/>
                <w:bCs/>
                <w:lang w:bidi="th-TH"/>
              </w:rPr>
              <w:t xml:space="preserve">Event </w:t>
            </w:r>
            <w:r w:rsidRPr="008979A8">
              <w:rPr>
                <w:rFonts w:cs="Angsana New"/>
                <w:cs/>
                <w:lang w:bidi="th-TH"/>
              </w:rPr>
              <w:t>มาจาก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>
              <w:rPr>
                <w:b w:val="0"/>
                <w:bCs/>
                <w:lang w:bidi="th-TH"/>
              </w:rPr>
              <w:t>Table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>
              <w:rPr>
                <w:b w:val="0"/>
                <w:bCs/>
                <w:lang w:bidi="th-TH"/>
              </w:rPr>
              <w:t>Section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rFonts w:cs="Angsana New"/>
                <w:cs/>
                <w:lang w:bidi="th-TH"/>
              </w:rPr>
              <w:t>เป็น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“</w:t>
            </w:r>
            <w:r w:rsidRPr="008979A8">
              <w:rPr>
                <w:b w:val="0"/>
                <w:bCs/>
                <w:lang w:bidi="th-TH"/>
              </w:rPr>
              <w:t>Edit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>”</w:t>
            </w:r>
          </w:p>
          <w:p w:rsidR="00C261EE" w:rsidP="00C261EE" w:rsidRDefault="00C261EE" w14:paraId="3323521B" w14:textId="77777777">
            <w:pPr>
              <w:pStyle w:val="HeaderTable"/>
              <w:rPr>
                <w:lang w:bidi="th-TH"/>
              </w:rPr>
            </w:pPr>
            <w:r>
              <w:rPr>
                <w:rFonts w:hint="cs" w:cs="Angsana New"/>
                <w:cs/>
                <w:lang w:bidi="th-TH"/>
              </w:rPr>
              <w:t>เมื่อกดปุ่ม</w:t>
            </w:r>
          </w:p>
          <w:p w:rsidR="00C261EE" w:rsidP="00C261EE" w:rsidRDefault="00C261EE" w14:paraId="6D119D70" w14:textId="77777777">
            <w:pPr>
              <w:pStyle w:val="ListParagraph"/>
              <w:numPr>
                <w:ilvl w:val="0"/>
                <w:numId w:val="6"/>
              </w:numPr>
              <w:spacing w:after="160" w:line="259" w:lineRule="auto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Validate </w:t>
            </w:r>
            <w:r>
              <w:rPr>
                <w:rFonts w:hint="cs" w:cs="Angsana New"/>
                <w:cs/>
              </w:rPr>
              <w:t>ข้อมูลในหน้าจอ</w:t>
            </w:r>
          </w:p>
          <w:p w:rsidR="00C261EE" w:rsidP="00C261EE" w:rsidRDefault="00C261EE" w14:paraId="57D1C467" w14:textId="77777777">
            <w:pPr>
              <w:pStyle w:val="ListParagraph"/>
              <w:numPr>
                <w:ilvl w:val="0"/>
                <w:numId w:val="6"/>
              </w:numPr>
              <w:spacing w:after="160" w:line="259" w:lineRule="auto"/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Update </w:t>
            </w:r>
            <w:r>
              <w:rPr>
                <w:rFonts w:hint="cs" w:cs="Angsana New"/>
                <w:cs/>
              </w:rPr>
              <w:t xml:space="preserve">ข้อมูลลงในส่วนของ </w:t>
            </w:r>
            <w:r>
              <w:rPr>
                <w:rFonts w:cs="CordiaUPC"/>
              </w:rPr>
              <w:t xml:space="preserve">Table Section </w:t>
            </w:r>
          </w:p>
          <w:p w:rsidR="00C261EE" w:rsidP="00C261EE" w:rsidRDefault="00C261EE" w14:paraId="256880DB" w14:textId="77777777">
            <w:pPr>
              <w:pStyle w:val="ListParagraph"/>
              <w:numPr>
                <w:ilvl w:val="0"/>
                <w:numId w:val="27"/>
              </w:numPr>
            </w:pPr>
            <w:r>
              <w:rPr>
                <w:rFonts w:hint="cs"/>
                <w:cs/>
              </w:rPr>
              <w:t xml:space="preserve">ให้ทำการ </w:t>
            </w:r>
            <w:r>
              <w:t xml:space="preserve">Sort Row </w:t>
            </w:r>
            <w:r>
              <w:rPr>
                <w:rFonts w:hint="cs"/>
                <w:cs/>
              </w:rPr>
              <w:t xml:space="preserve">ตาม </w:t>
            </w:r>
            <w:r>
              <w:t xml:space="preserve">Logic </w:t>
            </w:r>
            <w:r>
              <w:rPr>
                <w:rFonts w:hint="cs"/>
                <w:cs/>
              </w:rPr>
              <w:t>และลำดับดังนี้</w:t>
            </w:r>
          </w:p>
          <w:p w:rsidR="00C261EE" w:rsidP="00C261EE" w:rsidRDefault="00C261EE" w14:paraId="35241871" w14:textId="77777777">
            <w:pPr>
              <w:pStyle w:val="ListParagraph"/>
              <w:numPr>
                <w:ilvl w:val="0"/>
                <w:numId w:val="26"/>
              </w:numPr>
              <w:spacing w:after="160" w:line="259" w:lineRule="auto"/>
            </w:pPr>
            <w:r>
              <w:t>Duration From</w:t>
            </w:r>
          </w:p>
          <w:p w:rsidR="00C261EE" w:rsidP="00C261EE" w:rsidRDefault="00C261EE" w14:paraId="44CA7A72" w14:textId="77777777">
            <w:pPr>
              <w:pStyle w:val="ListParagraph"/>
              <w:numPr>
                <w:ilvl w:val="0"/>
                <w:numId w:val="26"/>
              </w:numPr>
              <w:spacing w:after="160" w:line="259" w:lineRule="auto"/>
            </w:pPr>
            <w:r>
              <w:t>Duration To</w:t>
            </w:r>
          </w:p>
          <w:p w:rsidR="00C261EE" w:rsidP="00C261EE" w:rsidRDefault="00C261EE" w14:paraId="26C847A0" w14:textId="77777777">
            <w:pPr>
              <w:pStyle w:val="ListParagraph"/>
              <w:numPr>
                <w:ilvl w:val="0"/>
                <w:numId w:val="26"/>
              </w:numPr>
              <w:spacing w:after="160" w:line="259" w:lineRule="auto"/>
            </w:pPr>
            <w:r>
              <w:t>Day Of Week</w:t>
            </w:r>
          </w:p>
          <w:p w:rsidR="00C261EE" w:rsidP="00C261EE" w:rsidRDefault="00C261EE" w14:paraId="6C70814A" w14:textId="77777777">
            <w:pPr>
              <w:pStyle w:val="ListParagraph"/>
              <w:numPr>
                <w:ilvl w:val="0"/>
                <w:numId w:val="26"/>
              </w:numPr>
              <w:spacing w:after="160" w:line="259" w:lineRule="auto"/>
            </w:pPr>
            <w:r>
              <w:t>From Timing</w:t>
            </w:r>
          </w:p>
          <w:p w:rsidRPr="00FF1A7B" w:rsidR="00C261EE" w:rsidP="00C261EE" w:rsidRDefault="00C261EE" w14:paraId="331CEE9E" w14:textId="77777777">
            <w:pPr>
              <w:pStyle w:val="ListParagraph"/>
              <w:numPr>
                <w:ilvl w:val="0"/>
                <w:numId w:val="26"/>
              </w:numPr>
              <w:spacing w:after="160" w:line="259" w:lineRule="auto"/>
            </w:pPr>
            <w:r>
              <w:t>To Timing</w:t>
            </w:r>
          </w:p>
          <w:p w:rsidRPr="008979A8" w:rsidR="00C261EE" w:rsidP="00C261EE" w:rsidRDefault="00C261EE" w14:paraId="77FAEB40" w14:textId="77777777">
            <w:pPr>
              <w:pStyle w:val="ListParagraph"/>
              <w:numPr>
                <w:ilvl w:val="0"/>
                <w:numId w:val="6"/>
              </w:numPr>
              <w:spacing w:after="160" w:line="259" w:lineRule="auto"/>
              <w:rPr>
                <w:cs/>
              </w:rPr>
            </w:pPr>
            <w:r w:rsidRPr="00667C8E">
              <w:rPr>
                <w:rFonts w:cs="Angsana New"/>
                <w:cs/>
              </w:rPr>
              <w:t>ให้ทำการเคลียร์ค่า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และ </w:t>
            </w:r>
            <w:r w:rsidRPr="00667C8E">
              <w:rPr>
                <w:rFonts w:cs="CordiaUPC"/>
              </w:rPr>
              <w:t>Invisible</w:t>
            </w:r>
            <w:r>
              <w:rPr>
                <w:rFonts w:cs="CordiaUPC"/>
                <w:szCs w:val="36"/>
              </w:rPr>
              <w:t xml:space="preserve"> Detail Section</w:t>
            </w:r>
          </w:p>
        </w:tc>
      </w:tr>
      <w:tr w:rsidRPr="008979A8" w:rsidR="00C261EE" w:rsidTr="00135C19" w14:paraId="7427833A" w14:textId="77777777">
        <w:tc>
          <w:tcPr>
            <w:tcW w:w="1026" w:type="pct"/>
          </w:tcPr>
          <w:p w:rsidRPr="008979A8" w:rsidR="00C261EE" w:rsidP="00C261EE" w:rsidRDefault="00C261EE" w14:paraId="165B2529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ปุ่ม </w:t>
            </w:r>
            <w:r>
              <w:rPr>
                <w:rFonts w:cs="CordiaUPC"/>
              </w:rPr>
              <w:t>Cancel</w:t>
            </w:r>
          </w:p>
        </w:tc>
        <w:tc>
          <w:tcPr>
            <w:tcW w:w="900" w:type="pct"/>
          </w:tcPr>
          <w:p w:rsidRPr="008979A8" w:rsidR="00C261EE" w:rsidP="00C261EE" w:rsidRDefault="00C261EE" w14:paraId="41AD64F2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Button</w:t>
            </w:r>
          </w:p>
        </w:tc>
        <w:tc>
          <w:tcPr>
            <w:tcW w:w="3074" w:type="pct"/>
          </w:tcPr>
          <w:p w:rsidRPr="008979A8" w:rsidR="00C261EE" w:rsidP="00C261EE" w:rsidRDefault="00C261EE" w14:paraId="34066398" w14:textId="77777777">
            <w:pPr>
              <w:rPr>
                <w:b/>
                <w:bCs/>
              </w:rPr>
            </w:pPr>
            <w:r>
              <w:rPr>
                <w:rFonts w:hint="cs"/>
                <w:cs/>
              </w:rPr>
              <w:t xml:space="preserve">ให้ทำการเคลียร์ค่าใน </w:t>
            </w:r>
            <w:r>
              <w:t>Detail Section</w:t>
            </w:r>
            <w:r>
              <w:rPr>
                <w:rFonts w:hint="cs"/>
                <w:cs/>
              </w:rPr>
              <w:t xml:space="preserve"> และทำการ </w:t>
            </w:r>
            <w:r>
              <w:t>Invisible Detail Section</w:t>
            </w:r>
          </w:p>
        </w:tc>
      </w:tr>
      <w:tr w:rsidRPr="008979A8" w:rsidR="00C261EE" w:rsidTr="00135C19" w14:paraId="41E8060C" w14:textId="77777777">
        <w:tc>
          <w:tcPr>
            <w:tcW w:w="5000" w:type="pct"/>
            <w:gridSpan w:val="3"/>
            <w:shd w:val="clear" w:color="auto" w:fill="C2D69B" w:themeFill="accent3" w:themeFillTint="99"/>
          </w:tcPr>
          <w:p w:rsidRPr="008979A8" w:rsidR="00C261EE" w:rsidP="00C261EE" w:rsidRDefault="00C261EE" w14:paraId="2AE22D13" w14:textId="77777777">
            <w:pPr>
              <w:pStyle w:val="HeaderTable"/>
              <w:rPr>
                <w:b w:val="0"/>
                <w:bCs/>
                <w:lang w:bidi="th-TH"/>
              </w:rPr>
            </w:pPr>
            <w:r>
              <w:t>End Detail Section</w:t>
            </w:r>
          </w:p>
        </w:tc>
      </w:tr>
      <w:tr w:rsidRPr="008979A8" w:rsidR="00C261EE" w:rsidTr="00135C19" w14:paraId="218B9B5E" w14:textId="77777777">
        <w:tc>
          <w:tcPr>
            <w:tcW w:w="5000" w:type="pct"/>
            <w:gridSpan w:val="3"/>
            <w:shd w:val="clear" w:color="auto" w:fill="C2D69B" w:themeFill="accent3" w:themeFillTint="99"/>
          </w:tcPr>
          <w:p w:rsidRPr="00506339" w:rsidR="00C261EE" w:rsidP="00C261EE" w:rsidRDefault="00C261EE" w14:paraId="7D3CD385" w14:textId="162E7B6E">
            <w:pPr>
              <w:pStyle w:val="HeaderTable"/>
            </w:pPr>
            <w:r>
              <w:t xml:space="preserve">New Voice Free Resource </w:t>
            </w:r>
            <w:r>
              <w:rPr>
                <w:lang w:bidi="th-TH"/>
              </w:rPr>
              <w:t>Pattern Section</w:t>
            </w:r>
          </w:p>
        </w:tc>
      </w:tr>
      <w:tr w:rsidRPr="008979A8" w:rsidR="00C261EE" w:rsidTr="00135C19" w14:paraId="1FDFD257" w14:textId="77777777">
        <w:tc>
          <w:tcPr>
            <w:tcW w:w="1026" w:type="pct"/>
          </w:tcPr>
          <w:p w:rsidR="00C261EE" w:rsidP="00C261EE" w:rsidRDefault="00C261EE" w14:paraId="03D416FB" w14:textId="5D2DB69B">
            <w:pPr>
              <w:rPr>
                <w:rFonts w:cs="CordiaUPC"/>
                <w:cs/>
              </w:rPr>
            </w:pPr>
            <w:r>
              <w:rPr>
                <w:rFonts w:cs="CordiaUPC"/>
              </w:rPr>
              <w:t>Mass Voice Free Resource on Shelf</w:t>
            </w:r>
          </w:p>
        </w:tc>
        <w:tc>
          <w:tcPr>
            <w:tcW w:w="900" w:type="pct"/>
          </w:tcPr>
          <w:p w:rsidR="00C261EE" w:rsidP="00C261EE" w:rsidRDefault="00C261EE" w14:paraId="7A8246A4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Screen</w:t>
            </w:r>
          </w:p>
        </w:tc>
        <w:tc>
          <w:tcPr>
            <w:tcW w:w="3074" w:type="pct"/>
          </w:tcPr>
          <w:p w:rsidRPr="008979A8" w:rsidR="00C261EE" w:rsidP="00C261EE" w:rsidRDefault="00C261EE" w14:paraId="72DCE8E7" w14:textId="77777777">
            <w:pPr>
              <w:pStyle w:val="HeaderTable"/>
              <w:rPr>
                <w:b w:val="0"/>
                <w:bCs/>
                <w:lang w:bidi="th-TH"/>
              </w:rPr>
            </w:pPr>
          </w:p>
        </w:tc>
      </w:tr>
      <w:tr w:rsidRPr="008979A8" w:rsidR="00C261EE" w:rsidTr="00135C19" w14:paraId="3D0BCAF3" w14:textId="77777777">
        <w:tc>
          <w:tcPr>
            <w:tcW w:w="5000" w:type="pct"/>
            <w:gridSpan w:val="3"/>
            <w:shd w:val="clear" w:color="auto" w:fill="C2D69B" w:themeFill="accent3" w:themeFillTint="99"/>
          </w:tcPr>
          <w:p w:rsidRPr="008979A8" w:rsidR="00C261EE" w:rsidP="00C261EE" w:rsidRDefault="00C261EE" w14:paraId="68952726" w14:textId="494468C4">
            <w:pPr>
              <w:pStyle w:val="HeaderTable"/>
              <w:rPr>
                <w:b w:val="0"/>
                <w:bCs/>
                <w:lang w:bidi="th-TH"/>
              </w:rPr>
            </w:pPr>
            <w:r>
              <w:rPr>
                <w:lang w:bidi="th-TH"/>
              </w:rPr>
              <w:t xml:space="preserve">End </w:t>
            </w:r>
            <w:r>
              <w:t xml:space="preserve">New Voice Free Resource </w:t>
            </w:r>
            <w:r>
              <w:rPr>
                <w:lang w:bidi="th-TH"/>
              </w:rPr>
              <w:t>Pattern Section</w:t>
            </w:r>
          </w:p>
        </w:tc>
      </w:tr>
    </w:tbl>
    <w:p w:rsidR="00135C19" w:rsidP="0006603F" w:rsidRDefault="00135C19" w14:paraId="0875A692" w14:textId="0F309711">
      <w:pPr>
        <w:pStyle w:val="Heading3"/>
        <w:numPr>
          <w:ilvl w:val="0"/>
          <w:numId w:val="12"/>
        </w:numPr>
        <w:rPr>
          <w:rFonts w:ascii="CordiaUPC" w:hAnsi="CordiaUPC" w:cs="CordiaUPC"/>
          <w:sz w:val="32"/>
          <w:szCs w:val="32"/>
        </w:rPr>
      </w:pPr>
      <w:r w:rsidRPr="008979A8">
        <w:rPr>
          <w:rFonts w:ascii="CordiaUPC" w:hAnsi="CordiaUPC" w:cs="CordiaUPC"/>
          <w:sz w:val="32"/>
          <w:szCs w:val="32"/>
        </w:rPr>
        <w:t>Script Validation</w:t>
      </w:r>
      <w:bookmarkEnd w:id="7"/>
    </w:p>
    <w:tbl>
      <w:tblPr>
        <w:tblW w:w="4938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385"/>
        <w:gridCol w:w="2896"/>
        <w:gridCol w:w="3314"/>
        <w:gridCol w:w="1309"/>
      </w:tblGrid>
      <w:tr w:rsidRPr="008979A8" w:rsidR="00135C19" w:rsidTr="00135C19" w14:paraId="511417F5" w14:textId="77777777">
        <w:trPr>
          <w:cantSplit/>
          <w:tblHeader/>
        </w:trPr>
        <w:tc>
          <w:tcPr>
            <w:tcW w:w="778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135C19" w:rsidP="00135C19" w:rsidRDefault="00135C19" w14:paraId="2483DDCC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Error Code</w:t>
            </w:r>
          </w:p>
        </w:tc>
        <w:tc>
          <w:tcPr>
            <w:tcW w:w="1626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135C19" w:rsidP="00135C19" w:rsidRDefault="00135C19" w14:paraId="71E09BC5" w14:textId="77777777">
            <w:pPr>
              <w:rPr>
                <w:rFonts w:cs="CordiaUPC"/>
                <w:b/>
                <w:bCs/>
              </w:rPr>
            </w:pPr>
            <w:r>
              <w:rPr>
                <w:rFonts w:cs="CordiaUPC"/>
                <w:b/>
                <w:bCs/>
              </w:rPr>
              <w:t xml:space="preserve">Error Message </w:t>
            </w:r>
          </w:p>
        </w:tc>
        <w:tc>
          <w:tcPr>
            <w:tcW w:w="1861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135C19" w:rsidP="00135C19" w:rsidRDefault="00135C19" w14:paraId="50C4CB67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Logic</w:t>
            </w:r>
          </w:p>
        </w:tc>
        <w:tc>
          <w:tcPr>
            <w:tcW w:w="735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135C19" w:rsidP="00135C19" w:rsidRDefault="00135C19" w14:paraId="28BC0B8E" w14:textId="77777777">
            <w:pPr>
              <w:rPr>
                <w:rFonts w:cs="CordiaUPC"/>
                <w:b/>
                <w:bCs/>
              </w:rPr>
            </w:pPr>
            <w:r>
              <w:rPr>
                <w:rFonts w:cs="CordiaUPC"/>
                <w:b/>
                <w:bCs/>
              </w:rPr>
              <w:t>Submit Call</w:t>
            </w:r>
          </w:p>
        </w:tc>
      </w:tr>
      <w:tr w:rsidR="00D46C1C" w:rsidTr="00135C19" w14:paraId="587C2D33" w14:textId="77777777">
        <w:tc>
          <w:tcPr>
            <w:tcW w:w="778" w:type="pct"/>
          </w:tcPr>
          <w:p w:rsidR="00D46C1C" w:rsidP="00135C19" w:rsidRDefault="00D46C1C" w14:paraId="1AC80B1A" w14:textId="757A2D7C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26" w:type="pct"/>
          </w:tcPr>
          <w:p w:rsidR="00D46C1C" w:rsidP="00135C19" w:rsidRDefault="00D46C1C" w14:paraId="075EAD5B" w14:textId="5666A8D8">
            <w:pPr>
              <w:rPr>
                <w:rFonts w:cs="CordiaUPC"/>
              </w:rPr>
            </w:pPr>
            <w:r>
              <w:rPr>
                <w:rFonts w:cs="CordiaUPC"/>
              </w:rPr>
              <w:t>Price Type Pattern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D46C1C" w:rsidP="00135C19" w:rsidRDefault="00D46C1C" w14:paraId="562D256B" w14:textId="267B582E">
            <w:pPr>
              <w:rPr>
                <w:rFonts w:cs="CordiaUPC"/>
              </w:rPr>
            </w:pPr>
            <w:r>
              <w:rPr>
                <w:rFonts w:cs="CordiaUPC"/>
              </w:rPr>
              <w:t>priceTypePattern</w:t>
            </w:r>
            <w:r>
              <w:rPr>
                <w:rFonts w:hint="cs" w:cs="Angsana New"/>
                <w:cs/>
              </w:rPr>
              <w:t xml:space="preserve"> 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="00D46C1C" w:rsidP="00135C19" w:rsidRDefault="00D46C1C" w14:paraId="1D015DE7" w14:textId="77777777">
            <w:pPr>
              <w:rPr>
                <w:rFonts w:cs="CordiaUPC"/>
                <w:szCs w:val="36"/>
              </w:rPr>
            </w:pPr>
          </w:p>
        </w:tc>
      </w:tr>
      <w:tr w:rsidR="00D46C1C" w:rsidTr="00135C19" w14:paraId="76C35D5B" w14:textId="77777777">
        <w:tc>
          <w:tcPr>
            <w:tcW w:w="778" w:type="pct"/>
          </w:tcPr>
          <w:p w:rsidRPr="00792590" w:rsidR="00D46C1C" w:rsidP="00135C19" w:rsidRDefault="00D46C1C" w14:paraId="0AE7F5E3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26" w:type="pct"/>
          </w:tcPr>
          <w:p w:rsidRPr="00E02D8D" w:rsidR="00D46C1C" w:rsidP="00135C19" w:rsidRDefault="00D46C1C" w14:paraId="7FD0BDCF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Free Resource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Pr="00792590" w:rsidR="00D46C1C" w:rsidP="00135C19" w:rsidRDefault="00D46C1C" w14:paraId="060E9ED2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Free Resource</w:t>
            </w:r>
            <w:r w:rsidRPr="008979A8"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="00D46C1C" w:rsidP="00135C19" w:rsidRDefault="00D46C1C" w14:paraId="79EF9210" w14:textId="77777777">
            <w:pPr>
              <w:rPr>
                <w:rFonts w:cs="CordiaUPC"/>
                <w:szCs w:val="36"/>
              </w:rPr>
            </w:pPr>
          </w:p>
        </w:tc>
      </w:tr>
      <w:tr w:rsidR="00B01B33" w:rsidTr="00135C19" w14:paraId="3497D1CC" w14:textId="77777777">
        <w:tc>
          <w:tcPr>
            <w:tcW w:w="778" w:type="pct"/>
          </w:tcPr>
          <w:p w:rsidR="00B01B33" w:rsidP="00135C19" w:rsidRDefault="00B01B33" w14:paraId="35103548" w14:textId="60E4814D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26" w:type="pct"/>
          </w:tcPr>
          <w:p w:rsidRPr="00493D46" w:rsidR="00B01B33" w:rsidP="00135C19" w:rsidRDefault="00B01B33" w14:paraId="49D8D52F" w14:textId="2C4E3038">
            <w:pPr>
              <w:rPr>
                <w:rFonts w:cs="CordiaUPC"/>
              </w:rPr>
            </w:pPr>
            <w:r w:rsidRPr="00493D46">
              <w:rPr>
                <w:rFonts w:cs="Angsana New"/>
              </w:rPr>
              <w:t xml:space="preserve">Commu </w:t>
            </w:r>
            <w:r w:rsidRPr="00493D46">
              <w:rPr>
                <w:rFonts w:cs="CordiaUPC"/>
              </w:rPr>
              <w:t>Free Resource is required</w:t>
            </w:r>
            <w:r w:rsidRPr="00493D46"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Pr="00493D46" w:rsidR="00B01B33" w:rsidP="00135C19" w:rsidRDefault="00B01B33" w14:paraId="1E775799" w14:textId="4B52702A">
            <w:pPr>
              <w:rPr>
                <w:rFonts w:cs="CordiaUPC"/>
              </w:rPr>
            </w:pPr>
            <w:r w:rsidRPr="00493D46">
              <w:rPr>
                <w:rFonts w:cs="Angsana New"/>
              </w:rPr>
              <w:t>Commu</w:t>
            </w:r>
            <w:r w:rsidRPr="00493D46">
              <w:rPr>
                <w:rFonts w:cs="CordiaUPC"/>
              </w:rPr>
              <w:t xml:space="preserve"> Free Resource</w:t>
            </w:r>
            <w:r w:rsidRPr="00493D46">
              <w:rPr>
                <w:rFonts w:cs="Angsana New"/>
                <w:cs/>
              </w:rPr>
              <w:t xml:space="preserve"> </w:t>
            </w:r>
            <w:r w:rsidRPr="00493D46">
              <w:rPr>
                <w:rFonts w:hint="cs" w:cs="Angsana New"/>
                <w:cs/>
              </w:rPr>
              <w:t xml:space="preserve">เป็น </w:t>
            </w:r>
            <w:r w:rsidRPr="00493D46"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="00B01B33" w:rsidP="00135C19" w:rsidRDefault="00B01B33" w14:paraId="63685528" w14:textId="77777777">
            <w:pPr>
              <w:rPr>
                <w:rFonts w:cs="CordiaUPC"/>
                <w:szCs w:val="36"/>
              </w:rPr>
            </w:pPr>
          </w:p>
        </w:tc>
      </w:tr>
      <w:tr w:rsidR="00B01B33" w:rsidTr="00135C19" w14:paraId="417FA31F" w14:textId="77777777">
        <w:tc>
          <w:tcPr>
            <w:tcW w:w="778" w:type="pct"/>
          </w:tcPr>
          <w:p w:rsidR="00B01B33" w:rsidP="00135C19" w:rsidRDefault="00B01B33" w14:paraId="49BF8974" w14:textId="394141B6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26" w:type="pct"/>
          </w:tcPr>
          <w:p w:rsidRPr="00493D46" w:rsidR="00B01B33" w:rsidP="00135C19" w:rsidRDefault="00B01B33" w14:paraId="540904E0" w14:textId="4E9C8D37">
            <w:pPr>
              <w:rPr>
                <w:rFonts w:cs="CordiaUPC"/>
              </w:rPr>
            </w:pPr>
            <w:r w:rsidRPr="00493D46">
              <w:rPr>
                <w:rFonts w:cs="Angsana New"/>
              </w:rPr>
              <w:t xml:space="preserve">Commu </w:t>
            </w:r>
            <w:r w:rsidRPr="00493D46">
              <w:rPr>
                <w:rFonts w:cs="CordiaUPC"/>
              </w:rPr>
              <w:t>Free Resource Unit is required</w:t>
            </w:r>
            <w:r w:rsidRPr="00493D46"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Pr="00493D46" w:rsidR="00B01B33" w:rsidP="00135C19" w:rsidRDefault="00B01B33" w14:paraId="790CE821" w14:textId="229428B1">
            <w:pPr>
              <w:rPr>
                <w:rFonts w:cs="CordiaUPC"/>
              </w:rPr>
            </w:pPr>
            <w:r w:rsidRPr="00493D46">
              <w:rPr>
                <w:rFonts w:cs="Angsana New"/>
              </w:rPr>
              <w:t>Commu</w:t>
            </w:r>
            <w:r w:rsidRPr="00493D46">
              <w:rPr>
                <w:rFonts w:cs="CordiaUPC"/>
              </w:rPr>
              <w:t xml:space="preserve"> Free Resource Unit</w:t>
            </w:r>
            <w:r w:rsidRPr="00493D46">
              <w:rPr>
                <w:rFonts w:cs="Angsana New"/>
                <w:cs/>
              </w:rPr>
              <w:t xml:space="preserve"> </w:t>
            </w:r>
            <w:r w:rsidRPr="00493D46">
              <w:rPr>
                <w:rFonts w:hint="cs" w:cs="Angsana New"/>
                <w:cs/>
              </w:rPr>
              <w:t xml:space="preserve">เป็น </w:t>
            </w:r>
            <w:r w:rsidRPr="00493D46"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="00B01B33" w:rsidP="00135C19" w:rsidRDefault="00B01B33" w14:paraId="7F322342" w14:textId="77777777">
            <w:pPr>
              <w:rPr>
                <w:rFonts w:cs="CordiaUPC"/>
                <w:szCs w:val="36"/>
              </w:rPr>
            </w:pPr>
          </w:p>
        </w:tc>
      </w:tr>
      <w:tr w:rsidR="00ED77CB" w:rsidTr="00135C19" w14:paraId="5201C2A1" w14:textId="77777777">
        <w:tc>
          <w:tcPr>
            <w:tcW w:w="778" w:type="pct"/>
          </w:tcPr>
          <w:p w:rsidR="00ED77CB" w:rsidP="00135C19" w:rsidRDefault="00ED77CB" w14:paraId="25068FAE" w14:textId="14679B6C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>00004</w:t>
            </w:r>
          </w:p>
        </w:tc>
        <w:tc>
          <w:tcPr>
            <w:tcW w:w="1626" w:type="pct"/>
          </w:tcPr>
          <w:p w:rsidR="00ED77CB" w:rsidP="00135C19" w:rsidRDefault="00ED77CB" w14:paraId="07C2C35C" w14:textId="65C2353B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Peak Time Flag is required when Price Type Pattern is </w:t>
            </w:r>
            <w:r w:rsidRPr="00436A70">
              <w:rPr>
                <w:rFonts w:cs="Angsana New"/>
                <w:cs/>
              </w:rPr>
              <w:t>“</w:t>
            </w:r>
            <w:r w:rsidRPr="00436A70">
              <w:t xml:space="preserve">Buffet </w:t>
            </w:r>
            <w:r w:rsidRPr="00436A70">
              <w:rPr>
                <w:rFonts w:cs="Angsana New"/>
                <w:cs/>
              </w:rPr>
              <w:t>(</w:t>
            </w:r>
            <w:r w:rsidRPr="00436A70">
              <w:t>Peak</w:t>
            </w:r>
            <w:r w:rsidRPr="00436A70">
              <w:rPr>
                <w:rFonts w:cs="Angsana New"/>
                <w:cs/>
              </w:rPr>
              <w:t>/</w:t>
            </w:r>
            <w:r w:rsidRPr="00436A70">
              <w:t>Off Peak</w:t>
            </w:r>
            <w:r w:rsidRPr="00436A70">
              <w:rPr>
                <w:rFonts w:cs="Angsana New"/>
                <w:cs/>
              </w:rPr>
              <w:t>)”</w:t>
            </w:r>
            <w:r>
              <w:rPr>
                <w:rFonts w:cs="Angsana New"/>
                <w:cs/>
              </w:rPr>
              <w:t xml:space="preserve"> </w:t>
            </w:r>
            <w:r>
              <w:t xml:space="preserve">or </w:t>
            </w:r>
            <w:r>
              <w:rPr>
                <w:rFonts w:cs="Angsana New"/>
                <w:cs/>
              </w:rPr>
              <w:t>“</w:t>
            </w:r>
            <w:r w:rsidRPr="00436A70">
              <w:t>Buffet</w:t>
            </w:r>
            <w:r>
              <w:t xml:space="preserve"> Special</w:t>
            </w:r>
            <w:r w:rsidRPr="00436A70">
              <w:rPr>
                <w:rFonts w:cs="Angsana New"/>
                <w:cs/>
              </w:rPr>
              <w:t xml:space="preserve"> (</w:t>
            </w:r>
            <w:r w:rsidRPr="00436A70">
              <w:t>Peak</w:t>
            </w:r>
            <w:r w:rsidRPr="00436A70">
              <w:rPr>
                <w:rFonts w:cs="Angsana New"/>
                <w:cs/>
              </w:rPr>
              <w:t>/</w:t>
            </w:r>
            <w:r w:rsidRPr="00436A70">
              <w:t>Off Peak</w:t>
            </w:r>
            <w:r>
              <w:t xml:space="preserve"> Special</w:t>
            </w:r>
            <w:r w:rsidRPr="00436A70">
              <w:rPr>
                <w:rFonts w:cs="Angsana New"/>
                <w:cs/>
              </w:rPr>
              <w:t>)</w:t>
            </w:r>
            <w:r>
              <w:rPr>
                <w:rFonts w:cs="Angsana New"/>
                <w:cs/>
              </w:rPr>
              <w:t>”</w:t>
            </w:r>
          </w:p>
        </w:tc>
        <w:tc>
          <w:tcPr>
            <w:tcW w:w="1861" w:type="pct"/>
          </w:tcPr>
          <w:p w:rsidR="00ED77CB" w:rsidP="00135C19" w:rsidRDefault="00ED77CB" w14:paraId="55CD4CEE" w14:textId="6680FEB5">
            <w:pPr>
              <w:rPr>
                <w:rFonts w:cs="CordiaUPC"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PriceTypePattern </w:t>
            </w:r>
            <w:r>
              <w:rPr>
                <w:rFonts w:hint="cs"/>
                <w:cs/>
              </w:rPr>
              <w:t xml:space="preserve">มีค่าเท่ากับ </w:t>
            </w:r>
            <w:r>
              <w:rPr>
                <w:rFonts w:cs="Angsana New"/>
                <w:cs/>
              </w:rPr>
              <w:t>“</w:t>
            </w:r>
            <w:r>
              <w:t xml:space="preserve">Buffet </w:t>
            </w:r>
            <w:r>
              <w:rPr>
                <w:rFonts w:cs="Angsana New"/>
                <w:cs/>
              </w:rPr>
              <w:t>(</w:t>
            </w:r>
            <w:r>
              <w:t>Peak</w:t>
            </w:r>
            <w:r>
              <w:rPr>
                <w:rFonts w:cs="Angsana New"/>
                <w:cs/>
              </w:rPr>
              <w:t>/</w:t>
            </w:r>
            <w:r>
              <w:t>Off Peak</w:t>
            </w:r>
            <w:r>
              <w:rPr>
                <w:rFonts w:cs="Angsana New"/>
                <w:cs/>
              </w:rPr>
              <w:t xml:space="preserve">)” </w:t>
            </w:r>
            <w:r>
              <w:rPr>
                <w:rFonts w:hint="cs"/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 w:rsidRPr="00436A70">
              <w:t>Buffet</w:t>
            </w:r>
            <w:r>
              <w:t xml:space="preserve"> Special</w:t>
            </w:r>
            <w:r w:rsidRPr="00436A70">
              <w:rPr>
                <w:rFonts w:cs="Angsana New"/>
                <w:cs/>
              </w:rPr>
              <w:t xml:space="preserve"> (</w:t>
            </w:r>
            <w:r w:rsidRPr="00436A70">
              <w:t>Peak</w:t>
            </w:r>
            <w:r w:rsidRPr="00436A70">
              <w:rPr>
                <w:rFonts w:cs="Angsana New"/>
                <w:cs/>
              </w:rPr>
              <w:t>/</w:t>
            </w:r>
            <w:r w:rsidRPr="00436A70">
              <w:t>Off Peak</w:t>
            </w:r>
            <w:r>
              <w:t xml:space="preserve"> Special</w:t>
            </w:r>
            <w:r w:rsidRPr="00436A70">
              <w:rPr>
                <w:rFonts w:cs="Angsana New"/>
                <w:cs/>
              </w:rPr>
              <w:t>)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ดังนั้น </w:t>
            </w:r>
            <w:r>
              <w:t xml:space="preserve">peakTimeFlag </w:t>
            </w:r>
            <w:r>
              <w:rPr>
                <w:rFonts w:hint="cs"/>
                <w:cs/>
              </w:rPr>
              <w:t xml:space="preserve">จะต้องเป็น </w:t>
            </w:r>
            <w:r>
              <w:t>Mandatory</w:t>
            </w:r>
          </w:p>
        </w:tc>
        <w:tc>
          <w:tcPr>
            <w:tcW w:w="735" w:type="pct"/>
          </w:tcPr>
          <w:p w:rsidRPr="00CD78B8" w:rsidR="00ED77CB" w:rsidP="00135C19" w:rsidRDefault="00ED77CB" w14:paraId="400D1C41" w14:textId="77777777">
            <w:pPr>
              <w:rPr>
                <w:rFonts w:cs="CordiaUPC"/>
                <w:szCs w:val="36"/>
              </w:rPr>
            </w:pPr>
          </w:p>
        </w:tc>
      </w:tr>
      <w:tr w:rsidR="00ED77CB" w:rsidTr="00135C19" w14:paraId="3ECD3F72" w14:textId="77777777">
        <w:tc>
          <w:tcPr>
            <w:tcW w:w="778" w:type="pct"/>
          </w:tcPr>
          <w:p w:rsidRPr="000E5AB7" w:rsidR="00ED77CB" w:rsidP="00135C19" w:rsidRDefault="00ED77CB" w14:paraId="52F8DC8A" w14:textId="35A2AFA3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26" w:type="pct"/>
          </w:tcPr>
          <w:p w:rsidR="00ED77CB" w:rsidP="00135C19" w:rsidRDefault="00ED77CB" w14:paraId="30318E93" w14:textId="6BE95DBD">
            <w:pPr>
              <w:rPr>
                <w:rFonts w:cs="CordiaUPC"/>
              </w:rPr>
            </w:pPr>
            <w:r>
              <w:rPr>
                <w:rFonts w:cs="CordiaUPC"/>
              </w:rPr>
              <w:t>Swopable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ED77CB" w:rsidP="00135C19" w:rsidRDefault="00ED77CB" w14:paraId="78375B37" w14:textId="174FDE23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Swopable </w:t>
            </w:r>
            <w:r>
              <w:rPr>
                <w:rFonts w:hint="cs" w:cs="Angsana New"/>
                <w:cs/>
              </w:rPr>
              <w:t xml:space="preserve">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Pr="00CD78B8" w:rsidR="00ED77CB" w:rsidP="00135C19" w:rsidRDefault="00ED77CB" w14:paraId="7EB3478F" w14:textId="77777777">
            <w:pPr>
              <w:rPr>
                <w:rFonts w:cs="CordiaUPC"/>
                <w:szCs w:val="36"/>
              </w:rPr>
            </w:pPr>
          </w:p>
        </w:tc>
      </w:tr>
      <w:tr w:rsidR="00ED77CB" w:rsidTr="00135C19" w14:paraId="3F034D9F" w14:textId="77777777">
        <w:tc>
          <w:tcPr>
            <w:tcW w:w="778" w:type="pct"/>
          </w:tcPr>
          <w:p w:rsidRPr="000E5AB7" w:rsidR="00ED77CB" w:rsidP="00135C19" w:rsidRDefault="00ED77CB" w14:paraId="6307D40D" w14:textId="44889ADA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26" w:type="pct"/>
          </w:tcPr>
          <w:p w:rsidR="00ED77CB" w:rsidP="00135C19" w:rsidRDefault="00ED77CB" w14:paraId="3E5ED62F" w14:textId="13ACDE1D">
            <w:pPr>
              <w:rPr>
                <w:rFonts w:cs="CordiaUPC"/>
              </w:rPr>
            </w:pPr>
            <w:r>
              <w:rPr>
                <w:rFonts w:cs="CordiaUPC"/>
              </w:rPr>
              <w:t>Share Allow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ED77CB" w:rsidP="00135C19" w:rsidRDefault="00ED77CB" w14:paraId="574B8C49" w14:textId="2CE01EEB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shareAllow </w:t>
            </w:r>
            <w:r>
              <w:rPr>
                <w:rFonts w:hint="cs" w:cs="Angsana New"/>
                <w:cs/>
              </w:rPr>
              <w:t xml:space="preserve">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Pr="00CD78B8" w:rsidR="00ED77CB" w:rsidP="00135C19" w:rsidRDefault="00ED77CB" w14:paraId="0851A3BD" w14:textId="77777777">
            <w:pPr>
              <w:rPr>
                <w:rFonts w:cs="CordiaUPC"/>
                <w:szCs w:val="36"/>
              </w:rPr>
            </w:pPr>
          </w:p>
        </w:tc>
      </w:tr>
      <w:tr w:rsidR="00ED77CB" w:rsidTr="00135C19" w14:paraId="2B332BB7" w14:textId="77777777">
        <w:tc>
          <w:tcPr>
            <w:tcW w:w="778" w:type="pct"/>
          </w:tcPr>
          <w:p w:rsidRPr="000E5AB7" w:rsidR="00ED77CB" w:rsidP="00135C19" w:rsidRDefault="00ED77CB" w14:paraId="7CC59CEE" w14:textId="01739DE7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>
              <w:rPr>
                <w:rFonts w:ascii="CordiaUPC" w:hAnsi="CordiaUPC" w:cs="CordiaUPC"/>
                <w:sz w:val="28"/>
                <w:szCs w:val="28"/>
              </w:rPr>
              <w:t>0000</w:t>
            </w: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>4</w:t>
            </w:r>
          </w:p>
        </w:tc>
        <w:tc>
          <w:tcPr>
            <w:tcW w:w="1626" w:type="pct"/>
          </w:tcPr>
          <w:p w:rsidR="00ED77CB" w:rsidP="00135C19" w:rsidRDefault="00ED77CB" w14:paraId="4422644D" w14:textId="53737851">
            <w:pPr>
              <w:rPr>
                <w:rFonts w:cs="CordiaUPC"/>
              </w:rPr>
            </w:pPr>
            <w:r>
              <w:rPr>
                <w:rFonts w:cs="CordiaUPC"/>
              </w:rPr>
              <w:t>Share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cs="CordiaUPC"/>
              </w:rPr>
              <w:t>Member is required when Share Allow is</w:t>
            </w:r>
            <w:r>
              <w:rPr>
                <w:rFonts w:cs="Angsana New"/>
                <w:cs/>
              </w:rPr>
              <w:t xml:space="preserve"> “</w:t>
            </w:r>
            <w:r>
              <w:rPr>
                <w:rFonts w:cs="CordiaUPC"/>
              </w:rPr>
              <w:t>Member</w:t>
            </w:r>
            <w:r>
              <w:rPr>
                <w:rFonts w:cs="Angsana New"/>
                <w:cs/>
              </w:rPr>
              <w:t xml:space="preserve">”  </w:t>
            </w:r>
          </w:p>
        </w:tc>
        <w:tc>
          <w:tcPr>
            <w:tcW w:w="1861" w:type="pct"/>
          </w:tcPr>
          <w:p w:rsidR="00ED77CB" w:rsidP="00135C19" w:rsidRDefault="00ED77CB" w14:paraId="766EB1F7" w14:textId="4CDB4114">
            <w:pPr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ถ้า </w:t>
            </w:r>
            <w:r>
              <w:rPr>
                <w:rFonts w:cs="CordiaUPC"/>
              </w:rPr>
              <w:t>shareAllow</w:t>
            </w:r>
            <w:r>
              <w:rPr>
                <w:rFonts w:hint="cs" w:cs="Angsana New"/>
                <w:cs/>
              </w:rPr>
              <w:t xml:space="preserve"> มีค่าเป็น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Member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ดังนั้น </w:t>
            </w:r>
            <w:r>
              <w:rPr>
                <w:rFonts w:cs="CordiaUPC"/>
              </w:rPr>
              <w:t xml:space="preserve">shareMember </w:t>
            </w:r>
            <w:r>
              <w:rPr>
                <w:rFonts w:hint="cs" w:cs="Angsana New"/>
                <w:cs/>
              </w:rPr>
              <w:t xml:space="preserve">จะต้องเป็น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Pr="00CD78B8" w:rsidR="00ED77CB" w:rsidP="00135C19" w:rsidRDefault="00ED77CB" w14:paraId="0FAE4253" w14:textId="77777777">
            <w:pPr>
              <w:rPr>
                <w:rFonts w:cs="CordiaUPC"/>
                <w:szCs w:val="36"/>
              </w:rPr>
            </w:pPr>
          </w:p>
        </w:tc>
      </w:tr>
      <w:tr w:rsidR="00ED77CB" w:rsidTr="00135C19" w14:paraId="1304DF59" w14:textId="77777777">
        <w:tc>
          <w:tcPr>
            <w:tcW w:w="778" w:type="pct"/>
          </w:tcPr>
          <w:p w:rsidRPr="000E5AB7" w:rsidR="00ED77CB" w:rsidP="00135C19" w:rsidRDefault="00ED77CB" w14:paraId="11DE4004" w14:textId="084F4A73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BF197C">
              <w:rPr>
                <w:rFonts w:ascii="CordiaUPC" w:hAnsi="CordiaUPC" w:cs="CordiaUPC"/>
                <w:sz w:val="28"/>
                <w:szCs w:val="28"/>
              </w:rPr>
              <w:t>00023</w:t>
            </w:r>
          </w:p>
        </w:tc>
        <w:tc>
          <w:tcPr>
            <w:tcW w:w="1626" w:type="pct"/>
          </w:tcPr>
          <w:p w:rsidR="00ED77CB" w:rsidP="00135C19" w:rsidRDefault="00ED77CB" w14:paraId="164A9FD0" w14:textId="671FE571">
            <w:r>
              <w:rPr>
                <w:rFonts w:cs="CordiaUPC"/>
              </w:rPr>
              <w:t xml:space="preserve">Share Member </w:t>
            </w:r>
            <w:r>
              <w:t xml:space="preserve">must be Integer </w:t>
            </w:r>
            <w:r>
              <w:rPr>
                <w:rFonts w:cs="Angsana New"/>
                <w:cs/>
              </w:rPr>
              <w:t>(</w:t>
            </w:r>
            <w:r>
              <w:t>Min 2, Max 999,999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1861" w:type="pct"/>
          </w:tcPr>
          <w:p w:rsidR="00ED77CB" w:rsidP="00135C19" w:rsidRDefault="00ED77CB" w14:paraId="47E1B78B" w14:textId="65CDC462">
            <w:pPr>
              <w:rPr>
                <w:rFonts w:cs="CordiaUPC"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rPr>
                <w:rFonts w:cs="CordiaUPC"/>
              </w:rPr>
              <w:t xml:space="preserve">shareMember </w:t>
            </w:r>
            <w:r>
              <w:rPr>
                <w:rFonts w:hint="cs"/>
                <w:cs/>
              </w:rPr>
              <w:t xml:space="preserve">มีค่า ดังนั้น </w:t>
            </w:r>
            <w:r>
              <w:rPr>
                <w:rFonts w:cs="CordiaUPC"/>
              </w:rPr>
              <w:t xml:space="preserve">shareMember </w:t>
            </w:r>
            <w:r>
              <w:rPr>
                <w:rFonts w:hint="cs"/>
                <w:cs/>
              </w:rPr>
              <w:t xml:space="preserve">จะต้องเป็นจำนวนเต็มและมีค่าอยู่ในช่วง </w:t>
            </w:r>
            <w:r>
              <w:t xml:space="preserve">2 </w:t>
            </w:r>
            <w:r>
              <w:rPr>
                <w:rFonts w:cs="Angsana New"/>
                <w:cs/>
              </w:rPr>
              <w:t xml:space="preserve">– </w:t>
            </w:r>
            <w:r>
              <w:t>999,999</w:t>
            </w:r>
          </w:p>
        </w:tc>
        <w:tc>
          <w:tcPr>
            <w:tcW w:w="735" w:type="pct"/>
          </w:tcPr>
          <w:p w:rsidRPr="00CD78B8" w:rsidR="00ED77CB" w:rsidP="00135C19" w:rsidRDefault="00ED77CB" w14:paraId="394B2630" w14:textId="4C2276CC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ED77CB" w:rsidTr="00135C19" w14:paraId="2EBAF323" w14:textId="77777777">
        <w:tc>
          <w:tcPr>
            <w:tcW w:w="778" w:type="pct"/>
          </w:tcPr>
          <w:p w:rsidRPr="000E5AB7" w:rsidR="00ED77CB" w:rsidP="00135C19" w:rsidRDefault="00ED77CB" w14:paraId="1F264DD3" w14:textId="6192E63F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BF197C">
              <w:rPr>
                <w:rFonts w:ascii="CordiaUPC" w:hAnsi="CordiaUPC" w:cs="CordiaUPC"/>
                <w:sz w:val="28"/>
                <w:szCs w:val="28"/>
              </w:rPr>
              <w:t>00015</w:t>
            </w:r>
          </w:p>
        </w:tc>
        <w:tc>
          <w:tcPr>
            <w:tcW w:w="1626" w:type="pct"/>
          </w:tcPr>
          <w:p w:rsidR="00ED77CB" w:rsidP="00BF197C" w:rsidRDefault="00ED77CB" w14:paraId="1B844822" w14:textId="35E00D7A">
            <w:r>
              <w:rPr>
                <w:rFonts w:cs="CordiaUPC"/>
              </w:rPr>
              <w:t xml:space="preserve">Share Member </w:t>
            </w:r>
            <w:r w:rsidRPr="00BF197C">
              <w:t>m</w:t>
            </w:r>
            <w:r>
              <w:t xml:space="preserve">ust be less than or equal to </w:t>
            </w:r>
            <w:r w:rsidRPr="00BF197C">
              <w:t>No of Sharing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ED77CB" w:rsidP="00BF197C" w:rsidRDefault="00ED77CB" w14:paraId="3CD007D5" w14:textId="2BE8BB58">
            <w:pPr>
              <w:rPr>
                <w:rFonts w:cs="CordiaUPC"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rPr>
                <w:rFonts w:cs="CordiaUPC"/>
              </w:rPr>
              <w:t xml:space="preserve">shareMember </w:t>
            </w:r>
            <w:r>
              <w:rPr>
                <w:rFonts w:hint="cs"/>
                <w:cs/>
              </w:rPr>
              <w:t xml:space="preserve">มีค่า ดังนั้น </w:t>
            </w:r>
            <w:r>
              <w:rPr>
                <w:rFonts w:cs="CordiaUPC"/>
              </w:rPr>
              <w:t xml:space="preserve">shareMember </w:t>
            </w:r>
            <w:r>
              <w:rPr>
                <w:rFonts w:hint="cs"/>
                <w:cs/>
              </w:rPr>
              <w:t xml:space="preserve">จะต้องมีค่าน้อยกว่าหรือเท่ากับ </w:t>
            </w:r>
            <w:r>
              <w:t>noOfSharing</w:t>
            </w:r>
          </w:p>
        </w:tc>
        <w:tc>
          <w:tcPr>
            <w:tcW w:w="735" w:type="pct"/>
          </w:tcPr>
          <w:p w:rsidRPr="00CD78B8" w:rsidR="00ED77CB" w:rsidP="00135C19" w:rsidRDefault="00ED77CB" w14:paraId="13C95B29" w14:textId="095342DE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ED77CB" w:rsidTr="00135C19" w14:paraId="14F7C178" w14:textId="77777777">
        <w:tc>
          <w:tcPr>
            <w:tcW w:w="778" w:type="pct"/>
          </w:tcPr>
          <w:p w:rsidRPr="000E5AB7" w:rsidR="00ED77CB" w:rsidP="00135C19" w:rsidRDefault="00ED77CB" w14:paraId="6520E2D8" w14:textId="648AF9E4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hAnsi="CordiaUPC" w:cs="CordiaUPC"/>
                <w:sz w:val="28"/>
                <w:szCs w:val="28"/>
              </w:rPr>
              <w:t>0000</w:t>
            </w: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>1</w:t>
            </w:r>
          </w:p>
        </w:tc>
        <w:tc>
          <w:tcPr>
            <w:tcW w:w="1626" w:type="pct"/>
          </w:tcPr>
          <w:p w:rsidR="00ED77CB" w:rsidP="00BF197C" w:rsidRDefault="00ED77CB" w14:paraId="39AB70BB" w14:textId="558C25BF">
            <w:pPr>
              <w:rPr>
                <w:rFonts w:cs="CordiaUPC"/>
              </w:rPr>
            </w:pPr>
            <w:r>
              <w:t>Voice Quota Roll Over</w:t>
            </w:r>
            <w:r>
              <w:rPr>
                <w:rFonts w:cs="CordiaUPC"/>
              </w:rPr>
              <w:t xml:space="preserve">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ED77CB" w:rsidP="00135C19" w:rsidRDefault="00ED77CB" w14:paraId="01107DDE" w14:textId="09ACB6A7">
            <w:pPr>
              <w:rPr>
                <w:rFonts w:cs="CordiaUPC"/>
              </w:rPr>
            </w:pPr>
            <w:r>
              <w:t xml:space="preserve">voiceQuotaRollOver </w:t>
            </w:r>
            <w:r>
              <w:rPr>
                <w:rFonts w:hint="cs" w:cs="Angsana New"/>
                <w:cs/>
              </w:rPr>
              <w:t xml:space="preserve">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Pr="00CD78B8" w:rsidR="00ED77CB" w:rsidP="00135C19" w:rsidRDefault="00ED77CB" w14:paraId="70B96F82" w14:textId="77777777">
            <w:pPr>
              <w:rPr>
                <w:rFonts w:cs="CordiaUPC"/>
                <w:szCs w:val="36"/>
              </w:rPr>
            </w:pPr>
          </w:p>
        </w:tc>
      </w:tr>
      <w:tr w:rsidR="00ED77CB" w:rsidTr="00135C19" w14:paraId="1F6BFF51" w14:textId="77777777">
        <w:tc>
          <w:tcPr>
            <w:tcW w:w="778" w:type="pct"/>
          </w:tcPr>
          <w:p w:rsidRPr="000E5AB7" w:rsidR="00ED77CB" w:rsidP="00135C19" w:rsidRDefault="00ED77CB" w14:paraId="6B5604A1" w14:textId="5A786319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hAnsi="CordiaUPC" w:cs="CordiaUPC"/>
                <w:sz w:val="28"/>
                <w:szCs w:val="28"/>
              </w:rPr>
              <w:t>0004</w:t>
            </w:r>
          </w:p>
        </w:tc>
        <w:tc>
          <w:tcPr>
            <w:tcW w:w="1626" w:type="pct"/>
          </w:tcPr>
          <w:p w:rsidR="00ED77CB" w:rsidP="00135C19" w:rsidRDefault="00ED77CB" w14:paraId="5DFC9643" w14:textId="51C2DC3B">
            <w:pPr>
              <w:rPr>
                <w:rFonts w:cs="CordiaUPC"/>
              </w:rPr>
            </w:pPr>
            <w:r>
              <w:t>Max</w:t>
            </w:r>
            <w:r>
              <w:rPr>
                <w:rFonts w:hint="cs"/>
                <w:cs/>
              </w:rPr>
              <w:t xml:space="preserve"> </w:t>
            </w:r>
            <w:r>
              <w:t>Roll</w:t>
            </w:r>
            <w:r>
              <w:rPr>
                <w:rFonts w:hint="cs"/>
                <w:cs/>
              </w:rPr>
              <w:t xml:space="preserve"> </w:t>
            </w:r>
            <w:r>
              <w:t>Over</w:t>
            </w:r>
            <w:r>
              <w:rPr>
                <w:rFonts w:hint="cs"/>
                <w:cs/>
              </w:rPr>
              <w:t xml:space="preserve"> </w:t>
            </w:r>
            <w:r>
              <w:t xml:space="preserve">Quota is required when Voice Quota Roll Over is </w:t>
            </w:r>
            <w:r>
              <w:rPr>
                <w:rFonts w:cs="Angsana New"/>
                <w:cs/>
              </w:rPr>
              <w:t>“</w:t>
            </w:r>
            <w:r>
              <w:t>Yes</w:t>
            </w:r>
            <w:r>
              <w:rPr>
                <w:rFonts w:cs="Angsana New"/>
                <w:cs/>
              </w:rPr>
              <w:t>”.</w:t>
            </w:r>
          </w:p>
        </w:tc>
        <w:tc>
          <w:tcPr>
            <w:tcW w:w="1861" w:type="pct"/>
          </w:tcPr>
          <w:p w:rsidR="00ED77CB" w:rsidP="00135C19" w:rsidRDefault="00ED77CB" w14:paraId="3E1D7942" w14:textId="367469D1">
            <w:pPr>
              <w:rPr>
                <w:rFonts w:cs="CordiaUPC"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>voiceQuotaRollOver</w:t>
            </w:r>
            <w:r>
              <w:rPr>
                <w:rFonts w:hint="cs"/>
                <w:cs/>
              </w:rPr>
              <w:t xml:space="preserve"> มีค่าเป็น </w:t>
            </w:r>
            <w:r>
              <w:rPr>
                <w:rFonts w:cs="Angsana New"/>
                <w:cs/>
              </w:rPr>
              <w:t>“</w:t>
            </w:r>
            <w:r>
              <w:t>Yes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ดังนั้น </w:t>
            </w:r>
            <w:r>
              <w:t>maxRollOverQuota</w:t>
            </w:r>
            <w:r>
              <w:rPr>
                <w:rFonts w:hint="cs"/>
                <w:cs/>
              </w:rPr>
              <w:t xml:space="preserve"> จะต้องเป็น </w:t>
            </w:r>
            <w:r>
              <w:t>Mandatory</w:t>
            </w:r>
          </w:p>
        </w:tc>
        <w:tc>
          <w:tcPr>
            <w:tcW w:w="735" w:type="pct"/>
          </w:tcPr>
          <w:p w:rsidRPr="00CD78B8" w:rsidR="00ED77CB" w:rsidP="00135C19" w:rsidRDefault="00ED77CB" w14:paraId="0BC1A88E" w14:textId="77777777">
            <w:pPr>
              <w:rPr>
                <w:rFonts w:cs="CordiaUPC"/>
                <w:szCs w:val="36"/>
              </w:rPr>
            </w:pPr>
          </w:p>
        </w:tc>
      </w:tr>
      <w:tr w:rsidR="00ED77CB" w:rsidTr="00135C19" w14:paraId="7F7E7132" w14:textId="77777777">
        <w:tc>
          <w:tcPr>
            <w:tcW w:w="778" w:type="pct"/>
          </w:tcPr>
          <w:p w:rsidRPr="000E5AB7" w:rsidR="00ED77CB" w:rsidP="00135C19" w:rsidRDefault="00ED77CB" w14:paraId="412AF0D3" w14:textId="02FFA136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2A323A">
              <w:rPr>
                <w:rFonts w:cs="CordiaUPC"/>
              </w:rPr>
              <w:t>00023</w:t>
            </w:r>
          </w:p>
        </w:tc>
        <w:tc>
          <w:tcPr>
            <w:tcW w:w="1626" w:type="pct"/>
          </w:tcPr>
          <w:p w:rsidR="00ED77CB" w:rsidP="00135C19" w:rsidRDefault="00ED77CB" w14:paraId="2765A6B2" w14:textId="4AE585EF">
            <w:r>
              <w:t>Max</w:t>
            </w:r>
            <w:r>
              <w:rPr>
                <w:rFonts w:hint="cs"/>
                <w:cs/>
              </w:rPr>
              <w:t xml:space="preserve"> </w:t>
            </w:r>
            <w:r>
              <w:t>Roll</w:t>
            </w:r>
            <w:r>
              <w:rPr>
                <w:rFonts w:hint="cs"/>
                <w:cs/>
              </w:rPr>
              <w:t xml:space="preserve"> </w:t>
            </w:r>
            <w:r>
              <w:t>Over</w:t>
            </w:r>
            <w:r>
              <w:rPr>
                <w:rFonts w:hint="cs"/>
                <w:cs/>
              </w:rPr>
              <w:t xml:space="preserve"> </w:t>
            </w:r>
            <w:r>
              <w:t xml:space="preserve">Quota must be 2 decimal </w:t>
            </w:r>
            <w:r>
              <w:rPr>
                <w:rFonts w:cs="Angsana New"/>
                <w:cs/>
              </w:rPr>
              <w:t>(</w:t>
            </w:r>
            <w:r>
              <w:t>Min 0, Max 9,999,999,999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1861" w:type="pct"/>
          </w:tcPr>
          <w:p w:rsidR="00ED77CB" w:rsidP="00135C19" w:rsidRDefault="00ED77CB" w14:paraId="01B8BE8E" w14:textId="527C832A">
            <w:r>
              <w:rPr>
                <w:rFonts w:hint="cs"/>
                <w:cs/>
              </w:rPr>
              <w:t xml:space="preserve">ถ้า </w:t>
            </w:r>
            <w:r>
              <w:t>maxRollOverQuota</w:t>
            </w:r>
            <w:r>
              <w:rPr>
                <w:rFonts w:hint="cs"/>
                <w:cs/>
              </w:rPr>
              <w:t xml:space="preserve"> มีค่า ดังนั้น </w:t>
            </w:r>
            <w:r>
              <w:t>maxRollOverQuota</w:t>
            </w:r>
            <w:r>
              <w:rPr>
                <w:rFonts w:hint="cs"/>
                <w:cs/>
              </w:rPr>
              <w:t xml:space="preserve"> จะต้องเป็นตัวเลขทศนิยม </w:t>
            </w:r>
            <w:r>
              <w:t xml:space="preserve">2 </w:t>
            </w:r>
            <w:r>
              <w:rPr>
                <w:rFonts w:hint="cs"/>
                <w:cs/>
              </w:rPr>
              <w:t xml:space="preserve">ตำแหน่งและมีค่าอยู่ในช่วง </w:t>
            </w:r>
            <w:r>
              <w:t xml:space="preserve">0 </w:t>
            </w:r>
            <w:r>
              <w:rPr>
                <w:rFonts w:cs="Angsana New"/>
                <w:cs/>
              </w:rPr>
              <w:t xml:space="preserve">– </w:t>
            </w:r>
            <w:r>
              <w:t>9,999,999,999</w:t>
            </w:r>
          </w:p>
        </w:tc>
        <w:tc>
          <w:tcPr>
            <w:tcW w:w="735" w:type="pct"/>
          </w:tcPr>
          <w:p w:rsidRPr="00CD78B8" w:rsidR="00ED77CB" w:rsidP="00135C19" w:rsidRDefault="00ED77CB" w14:paraId="2772F06E" w14:textId="77777777">
            <w:pPr>
              <w:rPr>
                <w:rFonts w:cs="CordiaUPC"/>
                <w:szCs w:val="36"/>
              </w:rPr>
            </w:pPr>
          </w:p>
        </w:tc>
      </w:tr>
      <w:tr w:rsidR="00ED77CB" w:rsidTr="00135C19" w14:paraId="47817992" w14:textId="77777777">
        <w:tc>
          <w:tcPr>
            <w:tcW w:w="778" w:type="pct"/>
          </w:tcPr>
          <w:p w:rsidRPr="000E5AB7" w:rsidR="00ED77CB" w:rsidP="00135C19" w:rsidRDefault="00ED77CB" w14:paraId="0D2E94F4" w14:textId="2AFE3D33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hAnsi="CordiaUPC" w:cs="CordiaUPC"/>
                <w:sz w:val="28"/>
                <w:szCs w:val="28"/>
              </w:rPr>
              <w:t>0004</w:t>
            </w:r>
          </w:p>
        </w:tc>
        <w:tc>
          <w:tcPr>
            <w:tcW w:w="1626" w:type="pct"/>
          </w:tcPr>
          <w:p w:rsidR="00ED77CB" w:rsidP="00135C19" w:rsidRDefault="00ED77CB" w14:paraId="4F1515E7" w14:textId="2C2DC6A3">
            <w:pPr>
              <w:rPr>
                <w:rFonts w:cs="CordiaUPC"/>
              </w:rPr>
            </w:pPr>
            <w:r>
              <w:t xml:space="preserve">Max Roll Over Quota Unit is required when Voice Quota Roll Over is </w:t>
            </w:r>
            <w:r>
              <w:rPr>
                <w:rFonts w:cs="Angsana New"/>
                <w:cs/>
              </w:rPr>
              <w:t>“</w:t>
            </w:r>
            <w:r>
              <w:t>Yes</w:t>
            </w:r>
            <w:r>
              <w:rPr>
                <w:rFonts w:cs="Angsana New"/>
                <w:cs/>
              </w:rPr>
              <w:t>”.</w:t>
            </w:r>
          </w:p>
        </w:tc>
        <w:tc>
          <w:tcPr>
            <w:tcW w:w="1861" w:type="pct"/>
          </w:tcPr>
          <w:p w:rsidR="00ED77CB" w:rsidP="00135C19" w:rsidRDefault="00ED77CB" w14:paraId="76F620C5" w14:textId="2F6B95EA">
            <w:pPr>
              <w:rPr>
                <w:rFonts w:cs="CordiaUPC"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>voiceQuotaRollOver</w:t>
            </w:r>
            <w:r>
              <w:rPr>
                <w:rFonts w:hint="cs"/>
                <w:cs/>
              </w:rPr>
              <w:t xml:space="preserve"> มีค่าเป็น </w:t>
            </w:r>
            <w:r>
              <w:rPr>
                <w:rFonts w:cs="Angsana New"/>
                <w:cs/>
              </w:rPr>
              <w:t>“</w:t>
            </w:r>
            <w:r>
              <w:t>Yes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ดังนั้น </w:t>
            </w:r>
            <w:r>
              <w:t xml:space="preserve">maxRollOverQuotaUnit </w:t>
            </w:r>
            <w:r>
              <w:rPr>
                <w:rFonts w:hint="cs"/>
                <w:cs/>
              </w:rPr>
              <w:t xml:space="preserve">จะต้องเป็น </w:t>
            </w:r>
            <w:r>
              <w:t>Mandatory</w:t>
            </w:r>
          </w:p>
        </w:tc>
        <w:tc>
          <w:tcPr>
            <w:tcW w:w="735" w:type="pct"/>
          </w:tcPr>
          <w:p w:rsidRPr="00CD78B8" w:rsidR="00ED77CB" w:rsidP="00135C19" w:rsidRDefault="00ED77CB" w14:paraId="5B542E4F" w14:textId="77777777">
            <w:pPr>
              <w:rPr>
                <w:rFonts w:cs="CordiaUPC"/>
                <w:szCs w:val="36"/>
              </w:rPr>
            </w:pPr>
          </w:p>
        </w:tc>
      </w:tr>
      <w:tr w:rsidR="005E10BB" w:rsidTr="00135C19" w14:paraId="25F18413" w14:textId="77777777">
        <w:tc>
          <w:tcPr>
            <w:tcW w:w="778" w:type="pct"/>
          </w:tcPr>
          <w:p w:rsidR="005E10BB" w:rsidP="005E10BB" w:rsidRDefault="005E10BB" w14:paraId="025CEBAA" w14:textId="5EF8A87C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hAnsi="CordiaUPC" w:cs="CordiaUPC"/>
                <w:sz w:val="28"/>
                <w:szCs w:val="28"/>
              </w:rPr>
              <w:t>0000</w:t>
            </w: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>4</w:t>
            </w:r>
          </w:p>
        </w:tc>
        <w:tc>
          <w:tcPr>
            <w:tcW w:w="1626" w:type="pct"/>
          </w:tcPr>
          <w:p w:rsidR="005E10BB" w:rsidP="005E10BB" w:rsidRDefault="005E10BB" w14:paraId="41C98185" w14:textId="4AE6D443">
            <w:r>
              <w:rPr>
                <w:rFonts w:cs="CordiaUPC"/>
              </w:rPr>
              <w:t>Daily is required when Daily</w:t>
            </w:r>
            <w:r w:rsidR="004A79CD">
              <w:rPr>
                <w:rFonts w:cs="CordiaUPC"/>
              </w:rPr>
              <w:t xml:space="preserve"> flag</w:t>
            </w:r>
            <w:r>
              <w:rPr>
                <w:rFonts w:cs="CordiaUPC"/>
              </w:rPr>
              <w:t xml:space="preserve"> is</w:t>
            </w:r>
            <w:r w:rsidR="004A79CD">
              <w:rPr>
                <w:rFonts w:cs="CordiaUPC"/>
                <w:cs/>
              </w:rPr>
              <w:t xml:space="preserve"> ”</w:t>
            </w:r>
            <w:r w:rsidR="004A79CD">
              <w:rPr>
                <w:rFonts w:cs="Angsana New"/>
              </w:rPr>
              <w:t>Y</w:t>
            </w:r>
            <w:r w:rsidR="004A79CD">
              <w:rPr>
                <w:rFonts w:cs="CordiaUPC"/>
                <w:cs/>
              </w:rPr>
              <w:t>”</w:t>
            </w:r>
            <w:r>
              <w:rPr>
                <w:rFonts w:cs="CordiaUPC"/>
                <w:cs/>
              </w:rPr>
              <w:t>.</w:t>
            </w:r>
            <w:r>
              <w:rPr>
                <w:rFonts w:cs="Angsana New"/>
                <w:cs/>
              </w:rPr>
              <w:t xml:space="preserve">  </w:t>
            </w:r>
          </w:p>
        </w:tc>
        <w:tc>
          <w:tcPr>
            <w:tcW w:w="1861" w:type="pct"/>
          </w:tcPr>
          <w:p w:rsidRPr="005E10BB" w:rsidR="005E10BB" w:rsidP="005E10BB" w:rsidRDefault="005E10BB" w14:paraId="6A7A9DF6" w14:textId="1469EA21">
            <w:pPr>
              <w:rPr>
                <w:cs/>
              </w:rPr>
            </w:pPr>
            <w:r>
              <w:rPr>
                <w:rFonts w:hint="cs" w:cs="Angsana New"/>
                <w:cs/>
              </w:rPr>
              <w:t xml:space="preserve">ถ้า </w:t>
            </w:r>
            <w:r>
              <w:rPr>
                <w:rFonts w:cs="CordiaUPC"/>
              </w:rPr>
              <w:t>Daily</w:t>
            </w:r>
            <w:r>
              <w:rPr>
                <w:rFonts w:hint="cs" w:cs="Angsana New"/>
                <w:cs/>
              </w:rPr>
              <w:t xml:space="preserve"> </w:t>
            </w:r>
            <w:r w:rsidR="004A79CD">
              <w:rPr>
                <w:rFonts w:cs="CordiaUPC"/>
              </w:rPr>
              <w:t>flag</w:t>
            </w:r>
            <w:r w:rsidR="004A79CD">
              <w:rPr>
                <w:rFonts w:hint="cs"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>มีค่า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ดังนั้น </w:t>
            </w:r>
            <w:r>
              <w:rPr>
                <w:rFonts w:cs="CordiaUPC"/>
              </w:rPr>
              <w:t xml:space="preserve">Daily </w:t>
            </w:r>
            <w:r>
              <w:rPr>
                <w:rFonts w:hint="cs" w:cs="Angsana New"/>
                <w:cs/>
              </w:rPr>
              <w:t xml:space="preserve">จะต้องเป็น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Pr="00CD78B8" w:rsidR="005E10BB" w:rsidP="005E10BB" w:rsidRDefault="005E10BB" w14:paraId="7D0AE49E" w14:textId="77777777">
            <w:pPr>
              <w:rPr>
                <w:rFonts w:cs="CordiaUPC"/>
                <w:szCs w:val="36"/>
              </w:rPr>
            </w:pPr>
          </w:p>
        </w:tc>
      </w:tr>
      <w:tr w:rsidR="004A79CD" w:rsidTr="00135C19" w14:paraId="328BD215" w14:textId="77777777">
        <w:tc>
          <w:tcPr>
            <w:tcW w:w="778" w:type="pct"/>
          </w:tcPr>
          <w:p w:rsidR="004A79CD" w:rsidP="004A79CD" w:rsidRDefault="004A79CD" w14:paraId="18F6E950" w14:textId="0ED276C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hAnsi="CordiaUPC" w:cs="CordiaUPC"/>
                <w:sz w:val="28"/>
                <w:szCs w:val="28"/>
              </w:rPr>
              <w:t>0000</w:t>
            </w: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>4</w:t>
            </w:r>
          </w:p>
        </w:tc>
        <w:tc>
          <w:tcPr>
            <w:tcW w:w="1626" w:type="pct"/>
          </w:tcPr>
          <w:p w:rsidR="004A79CD" w:rsidP="004A79CD" w:rsidRDefault="004A79CD" w14:paraId="53616559" w14:textId="37DD355E">
            <w:pPr>
              <w:rPr>
                <w:rFonts w:cs="CordiaUPC"/>
              </w:rPr>
            </w:pPr>
            <w:r>
              <w:rPr>
                <w:rFonts w:cs="CordiaUPC"/>
              </w:rPr>
              <w:t>Daily Unit is required when Daily flag is</w:t>
            </w:r>
            <w:r>
              <w:rPr>
                <w:rFonts w:cs="CordiaUPC"/>
                <w:cs/>
              </w:rPr>
              <w:t xml:space="preserve"> ”</w:t>
            </w:r>
            <w:r>
              <w:rPr>
                <w:rFonts w:cs="Angsana New"/>
              </w:rPr>
              <w:t>Y</w:t>
            </w:r>
            <w:r>
              <w:rPr>
                <w:rFonts w:cs="CordiaUPC"/>
                <w:cs/>
              </w:rPr>
              <w:t>”.</w:t>
            </w:r>
            <w:r>
              <w:rPr>
                <w:rFonts w:cs="Angsana New"/>
                <w:cs/>
              </w:rPr>
              <w:t xml:space="preserve">  </w:t>
            </w:r>
          </w:p>
        </w:tc>
        <w:tc>
          <w:tcPr>
            <w:tcW w:w="1861" w:type="pct"/>
          </w:tcPr>
          <w:p w:rsidR="004A79CD" w:rsidP="004A79CD" w:rsidRDefault="004A79CD" w14:paraId="5A79E584" w14:textId="22E40664">
            <w:pPr>
              <w:rPr>
                <w:rFonts w:cs="Angsana New"/>
                <w:cs/>
              </w:rPr>
            </w:pPr>
            <w:r>
              <w:rPr>
                <w:rFonts w:hint="cs" w:cs="Angsana New"/>
                <w:cs/>
              </w:rPr>
              <w:t xml:space="preserve">ถ้า </w:t>
            </w:r>
            <w:r>
              <w:rPr>
                <w:rFonts w:cs="CordiaUPC"/>
              </w:rPr>
              <w:t>Daily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CordiaUPC"/>
              </w:rPr>
              <w:t>flag</w:t>
            </w:r>
            <w:r>
              <w:rPr>
                <w:rFonts w:hint="cs" w:cs="Angsana New"/>
                <w:cs/>
              </w:rPr>
              <w:t xml:space="preserve"> มีค่า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ดังนั้น </w:t>
            </w:r>
            <w:r>
              <w:rPr>
                <w:rFonts w:cs="CordiaUPC"/>
              </w:rPr>
              <w:t xml:space="preserve">Daily Unit </w:t>
            </w:r>
            <w:r>
              <w:rPr>
                <w:rFonts w:hint="cs" w:cs="Angsana New"/>
                <w:cs/>
              </w:rPr>
              <w:t xml:space="preserve">จะต้องเป็น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Pr="00CD78B8" w:rsidR="004A79CD" w:rsidP="004A79CD" w:rsidRDefault="004A79CD" w14:paraId="1166DF29" w14:textId="77777777">
            <w:pPr>
              <w:rPr>
                <w:rFonts w:cs="CordiaUPC"/>
                <w:szCs w:val="36"/>
              </w:rPr>
            </w:pPr>
          </w:p>
        </w:tc>
      </w:tr>
      <w:tr w:rsidR="005E10BB" w:rsidTr="00135C19" w14:paraId="225C83F3" w14:textId="77777777">
        <w:tc>
          <w:tcPr>
            <w:tcW w:w="778" w:type="pct"/>
          </w:tcPr>
          <w:p w:rsidRPr="00304DEB" w:rsidR="005E10BB" w:rsidP="005E10BB" w:rsidRDefault="005E10BB" w14:paraId="3FE15B7A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26" w:type="pct"/>
          </w:tcPr>
          <w:p w:rsidR="005E10BB" w:rsidP="005E10BB" w:rsidRDefault="005E10BB" w14:paraId="437F350E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Duration Type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5E10BB" w:rsidP="005E10BB" w:rsidRDefault="005E10BB" w14:paraId="02233CD8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Duration Type </w:t>
            </w:r>
            <w:r>
              <w:rPr>
                <w:rFonts w:hint="cs" w:cs="Angsana New"/>
                <w:cs/>
              </w:rPr>
              <w:t xml:space="preserve">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Pr="00CD78B8" w:rsidR="005E10BB" w:rsidP="005E10BB" w:rsidRDefault="005E10BB" w14:paraId="1CE1ED62" w14:textId="77777777">
            <w:pPr>
              <w:rPr>
                <w:rFonts w:cs="CordiaUPC"/>
                <w:szCs w:val="36"/>
              </w:rPr>
            </w:pPr>
          </w:p>
        </w:tc>
      </w:tr>
      <w:tr w:rsidR="005E10BB" w:rsidTr="00135C19" w14:paraId="26853AFB" w14:textId="77777777">
        <w:tc>
          <w:tcPr>
            <w:tcW w:w="778" w:type="pct"/>
          </w:tcPr>
          <w:p w:rsidRPr="00304DEB" w:rsidR="005E10BB" w:rsidP="005E10BB" w:rsidRDefault="005E10BB" w14:paraId="523EC65C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26" w:type="pct"/>
          </w:tcPr>
          <w:p w:rsidR="005E10BB" w:rsidP="005E10BB" w:rsidRDefault="005E10BB" w14:paraId="4D4CA365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Duration From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5E10BB" w:rsidP="005E10BB" w:rsidRDefault="005E10BB" w14:paraId="102529B8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Duration From </w:t>
            </w:r>
            <w:r>
              <w:rPr>
                <w:rFonts w:hint="cs" w:cs="Angsana New"/>
                <w:cs/>
              </w:rPr>
              <w:t xml:space="preserve">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Pr="00CD78B8" w:rsidR="005E10BB" w:rsidP="005E10BB" w:rsidRDefault="005E10BB" w14:paraId="7CBE2B04" w14:textId="77777777">
            <w:pPr>
              <w:rPr>
                <w:rFonts w:cs="CordiaUPC"/>
                <w:szCs w:val="36"/>
              </w:rPr>
            </w:pPr>
          </w:p>
        </w:tc>
      </w:tr>
      <w:tr w:rsidR="005E10BB" w:rsidTr="00135C19" w14:paraId="58209160" w14:textId="77777777">
        <w:tc>
          <w:tcPr>
            <w:tcW w:w="778" w:type="pct"/>
          </w:tcPr>
          <w:p w:rsidRPr="00304DEB" w:rsidR="005E10BB" w:rsidP="005E10BB" w:rsidRDefault="005E10BB" w14:paraId="603472D8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26" w:type="pct"/>
          </w:tcPr>
          <w:p w:rsidR="005E10BB" w:rsidP="005E10BB" w:rsidRDefault="005E10BB" w14:paraId="5726A322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Duration To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5E10BB" w:rsidP="005E10BB" w:rsidRDefault="005E10BB" w14:paraId="004D20F4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Duration To </w:t>
            </w:r>
            <w:r>
              <w:rPr>
                <w:rFonts w:hint="cs" w:cs="Angsana New"/>
                <w:cs/>
              </w:rPr>
              <w:t xml:space="preserve">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Pr="00CD78B8" w:rsidR="005E10BB" w:rsidP="005E10BB" w:rsidRDefault="005E10BB" w14:paraId="29F5DCB3" w14:textId="77777777">
            <w:pPr>
              <w:rPr>
                <w:rFonts w:cs="CordiaUPC"/>
                <w:szCs w:val="36"/>
              </w:rPr>
            </w:pPr>
          </w:p>
        </w:tc>
      </w:tr>
      <w:tr w:rsidR="005E10BB" w:rsidTr="00135C19" w14:paraId="47A6509F" w14:textId="77777777">
        <w:tc>
          <w:tcPr>
            <w:tcW w:w="778" w:type="pct"/>
          </w:tcPr>
          <w:p w:rsidRPr="000E5AB7" w:rsidR="005E10BB" w:rsidP="005E10BB" w:rsidRDefault="005E10BB" w14:paraId="7475E9A3" w14:textId="77777777">
            <w:pPr>
              <w:rPr>
                <w:rFonts w:cs="CordiaUPC"/>
              </w:rPr>
            </w:pPr>
            <w:r w:rsidRPr="00C40991">
              <w:t>00023</w:t>
            </w:r>
          </w:p>
        </w:tc>
        <w:tc>
          <w:tcPr>
            <w:tcW w:w="1626" w:type="pct"/>
          </w:tcPr>
          <w:p w:rsidR="005E10BB" w:rsidP="005E10BB" w:rsidRDefault="005E10BB" w14:paraId="6A910348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Duration From</w:t>
            </w:r>
            <w:r>
              <w:t xml:space="preserve"> must be Integer </w:t>
            </w:r>
            <w:r>
              <w:rPr>
                <w:rFonts w:cs="Angsana New"/>
                <w:cs/>
              </w:rPr>
              <w:t>(</w:t>
            </w:r>
            <w:r>
              <w:t>Min 1, Max 99,999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1861" w:type="pct"/>
          </w:tcPr>
          <w:p w:rsidR="005E10BB" w:rsidP="005E10BB" w:rsidRDefault="005E10BB" w14:paraId="5837BEBE" w14:textId="21F3D62B">
            <w:pPr>
              <w:rPr>
                <w:rFonts w:cs="CordiaUPC"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durationFrom </w:t>
            </w:r>
            <w:r>
              <w:rPr>
                <w:rFonts w:hint="cs"/>
                <w:cs/>
              </w:rPr>
              <w:t xml:space="preserve">มีค่า ดังนั้น </w:t>
            </w:r>
            <w:r>
              <w:rPr>
                <w:rFonts w:cs="CordiaUPC"/>
              </w:rPr>
              <w:t>Duration From</w:t>
            </w:r>
            <w:r>
              <w:rPr>
                <w:rFonts w:hint="cs"/>
                <w:cs/>
              </w:rPr>
              <w:t xml:space="preserve"> จะต้องเป็นจำนวนเต็มและมีค่าอยู่ในช่วง </w:t>
            </w:r>
            <w:r>
              <w:t xml:space="preserve">1 </w:t>
            </w:r>
            <w:r>
              <w:rPr>
                <w:rFonts w:cs="Angsana New"/>
                <w:cs/>
              </w:rPr>
              <w:t xml:space="preserve">– </w:t>
            </w:r>
            <w:r>
              <w:t>99,999</w:t>
            </w:r>
          </w:p>
        </w:tc>
        <w:tc>
          <w:tcPr>
            <w:tcW w:w="735" w:type="pct"/>
          </w:tcPr>
          <w:p w:rsidRPr="00CD78B8" w:rsidR="005E10BB" w:rsidP="005E10BB" w:rsidRDefault="005E10BB" w14:paraId="6D9D53D7" w14:textId="77777777">
            <w:pPr>
              <w:rPr>
                <w:rFonts w:cs="CordiaUPC"/>
                <w:szCs w:val="36"/>
              </w:rPr>
            </w:pPr>
          </w:p>
        </w:tc>
      </w:tr>
      <w:tr w:rsidR="005E10BB" w:rsidTr="00135C19" w14:paraId="4F67D2D9" w14:textId="77777777">
        <w:tc>
          <w:tcPr>
            <w:tcW w:w="778" w:type="pct"/>
          </w:tcPr>
          <w:p w:rsidRPr="000E5AB7" w:rsidR="005E10BB" w:rsidP="005E10BB" w:rsidRDefault="005E10BB" w14:paraId="526FC4CB" w14:textId="77777777">
            <w:pPr>
              <w:rPr>
                <w:rFonts w:cs="CordiaUPC"/>
              </w:rPr>
            </w:pPr>
            <w:r w:rsidRPr="00C40991">
              <w:t>00023</w:t>
            </w:r>
          </w:p>
        </w:tc>
        <w:tc>
          <w:tcPr>
            <w:tcW w:w="1626" w:type="pct"/>
          </w:tcPr>
          <w:p w:rsidR="005E10BB" w:rsidP="005E10BB" w:rsidRDefault="005E10BB" w14:paraId="24DD8234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Duration To</w:t>
            </w:r>
            <w:r w:rsidRPr="00CF160A">
              <w:rPr>
                <w:rFonts w:cs="Angsana New"/>
                <w:cs/>
              </w:rPr>
              <w:t xml:space="preserve"> </w:t>
            </w:r>
            <w:r>
              <w:t xml:space="preserve">must be Integer </w:t>
            </w:r>
            <w:r>
              <w:rPr>
                <w:rFonts w:cs="Angsana New"/>
                <w:cs/>
              </w:rPr>
              <w:t>(</w:t>
            </w:r>
            <w:r>
              <w:t>Min 1, Max 99,999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1861" w:type="pct"/>
          </w:tcPr>
          <w:p w:rsidR="005E10BB" w:rsidP="005E10BB" w:rsidRDefault="005E10BB" w14:paraId="60D8D24A" w14:textId="226BFF0C">
            <w:pPr>
              <w:rPr>
                <w:rFonts w:cs="CordiaUPC"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durationTo </w:t>
            </w:r>
            <w:r>
              <w:rPr>
                <w:rFonts w:hint="cs"/>
                <w:cs/>
              </w:rPr>
              <w:t xml:space="preserve">มีค่า ดังนั้น </w:t>
            </w:r>
            <w:r>
              <w:rPr>
                <w:rFonts w:cs="CordiaUPC"/>
              </w:rPr>
              <w:t>Duration To</w:t>
            </w:r>
            <w:r>
              <w:rPr>
                <w:rFonts w:hint="cs"/>
                <w:cs/>
              </w:rPr>
              <w:t xml:space="preserve"> จะต้องเป็นจำนวนเต็มและมีค่าอยู่ในช่วง </w:t>
            </w:r>
            <w:r>
              <w:t xml:space="preserve">1 </w:t>
            </w:r>
            <w:r>
              <w:rPr>
                <w:rFonts w:cs="Angsana New"/>
                <w:cs/>
              </w:rPr>
              <w:t xml:space="preserve">– </w:t>
            </w:r>
            <w:r>
              <w:t>99,999</w:t>
            </w:r>
          </w:p>
        </w:tc>
        <w:tc>
          <w:tcPr>
            <w:tcW w:w="735" w:type="pct"/>
          </w:tcPr>
          <w:p w:rsidRPr="00CD78B8" w:rsidR="005E10BB" w:rsidP="005E10BB" w:rsidRDefault="005E10BB" w14:paraId="79085312" w14:textId="77777777">
            <w:pPr>
              <w:rPr>
                <w:rFonts w:cs="CordiaUPC"/>
                <w:szCs w:val="36"/>
              </w:rPr>
            </w:pPr>
          </w:p>
        </w:tc>
      </w:tr>
      <w:tr w:rsidR="005E10BB" w:rsidTr="00135C19" w14:paraId="636CDDE1" w14:textId="77777777">
        <w:tc>
          <w:tcPr>
            <w:tcW w:w="778" w:type="pct"/>
          </w:tcPr>
          <w:p w:rsidRPr="00304DEB" w:rsidR="005E10BB" w:rsidP="005E10BB" w:rsidRDefault="005E10BB" w14:paraId="5D10ABAB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26" w:type="pct"/>
          </w:tcPr>
          <w:p w:rsidR="005E10BB" w:rsidP="005E10BB" w:rsidRDefault="005E10BB" w14:paraId="63969AFB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Duration Unit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5E10BB" w:rsidP="005E10BB" w:rsidRDefault="005E10BB" w14:paraId="23C4838D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Duration Unit </w:t>
            </w:r>
            <w:r>
              <w:rPr>
                <w:rFonts w:hint="cs" w:cs="Angsana New"/>
                <w:cs/>
              </w:rPr>
              <w:t xml:space="preserve">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Pr="00CD78B8" w:rsidR="005E10BB" w:rsidP="005E10BB" w:rsidRDefault="005E10BB" w14:paraId="44F76F12" w14:textId="77777777">
            <w:pPr>
              <w:rPr>
                <w:rFonts w:cs="CordiaUPC"/>
                <w:szCs w:val="36"/>
              </w:rPr>
            </w:pPr>
          </w:p>
        </w:tc>
      </w:tr>
      <w:tr w:rsidR="005E10BB" w:rsidTr="00135C19" w14:paraId="12B9A5A2" w14:textId="77777777">
        <w:tc>
          <w:tcPr>
            <w:tcW w:w="778" w:type="pct"/>
          </w:tcPr>
          <w:p w:rsidRPr="00304DEB" w:rsidR="005E10BB" w:rsidP="005E10BB" w:rsidRDefault="005E10BB" w14:paraId="6288E07F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0001</w:t>
            </w:r>
            <w:r>
              <w:rPr>
                <w:rFonts w:ascii="CordiaUPC" w:hAnsi="CordiaUPC" w:cs="CordiaUPC"/>
                <w:sz w:val="28"/>
                <w:szCs w:val="28"/>
              </w:rPr>
              <w:t>4</w:t>
            </w:r>
          </w:p>
        </w:tc>
        <w:tc>
          <w:tcPr>
            <w:tcW w:w="1626" w:type="pct"/>
          </w:tcPr>
          <w:p w:rsidR="005E10BB" w:rsidP="005E10BB" w:rsidRDefault="005E10BB" w14:paraId="38194739" w14:textId="77777777">
            <w:pPr>
              <w:rPr>
                <w:rFonts w:cs="CordiaUPC"/>
              </w:rPr>
            </w:pPr>
            <w:r w:rsidRPr="00060444">
              <w:rPr>
                <w:rFonts w:cs="CordiaUPC"/>
              </w:rPr>
              <w:t>Duration To</w:t>
            </w:r>
            <w:r w:rsidRPr="00060444">
              <w:rPr>
                <w:rFonts w:cs="Angsana New"/>
                <w:b/>
                <w:bCs/>
                <w:cs/>
              </w:rPr>
              <w:t xml:space="preserve"> </w:t>
            </w:r>
            <w:r w:rsidRPr="00060444">
              <w:rPr>
                <w:rFonts w:cs="CordiaUPC"/>
                <w:bCs/>
              </w:rPr>
              <w:t xml:space="preserve">must be greater than or equal to </w:t>
            </w:r>
            <w:r w:rsidRPr="00060444">
              <w:rPr>
                <w:rFonts w:cs="CordiaUPC"/>
              </w:rPr>
              <w:t>Duration</w:t>
            </w:r>
            <w:r w:rsidRPr="00060444">
              <w:rPr>
                <w:rFonts w:cs="CordiaUPC"/>
                <w:bCs/>
              </w:rPr>
              <w:t xml:space="preserve"> F</w:t>
            </w:r>
            <w:r w:rsidRPr="00060444">
              <w:rPr>
                <w:rFonts w:cs="CordiaUPC"/>
              </w:rPr>
              <w:t>rom</w:t>
            </w:r>
          </w:p>
        </w:tc>
        <w:tc>
          <w:tcPr>
            <w:tcW w:w="1861" w:type="pct"/>
          </w:tcPr>
          <w:p w:rsidRPr="008979A8" w:rsidR="005E10BB" w:rsidP="005E10BB" w:rsidRDefault="005E10BB" w14:paraId="3CCE1C71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 xml:space="preserve">Duration To </w:t>
            </w:r>
            <w:r w:rsidRPr="008979A8">
              <w:rPr>
                <w:rFonts w:cs="Angsana New"/>
                <w:cs/>
              </w:rPr>
              <w:t xml:space="preserve">จะต้องมีค่ามากกว่าหรือเท่ากับ </w:t>
            </w:r>
            <w:r w:rsidRPr="008979A8">
              <w:rPr>
                <w:rFonts w:cs="CordiaUPC"/>
              </w:rPr>
              <w:t>Duration From</w:t>
            </w:r>
          </w:p>
          <w:p w:rsidR="005E10BB" w:rsidP="005E10BB" w:rsidRDefault="005E10BB" w14:paraId="4A25E082" w14:textId="77777777">
            <w:pPr>
              <w:rPr>
                <w:rFonts w:cs="CordiaUPC"/>
                <w:cs/>
              </w:rPr>
            </w:pPr>
          </w:p>
        </w:tc>
        <w:tc>
          <w:tcPr>
            <w:tcW w:w="735" w:type="pct"/>
          </w:tcPr>
          <w:p w:rsidRPr="00CD78B8" w:rsidR="005E10BB" w:rsidP="005E10BB" w:rsidRDefault="005E10BB" w14:paraId="2A22C3AE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5E10BB" w:rsidTr="00135C19" w14:paraId="493E4EEA" w14:textId="77777777">
        <w:tc>
          <w:tcPr>
            <w:tcW w:w="778" w:type="pct"/>
          </w:tcPr>
          <w:p w:rsidRPr="00304DEB" w:rsidR="005E10BB" w:rsidP="005E10BB" w:rsidRDefault="005E10BB" w14:paraId="7713ECE6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0001</w:t>
            </w:r>
            <w:r>
              <w:rPr>
                <w:rFonts w:ascii="CordiaUPC" w:hAnsi="CordiaUPC" w:cs="CordiaUPC"/>
                <w:sz w:val="28"/>
                <w:szCs w:val="28"/>
              </w:rPr>
              <w:t>6</w:t>
            </w:r>
          </w:p>
        </w:tc>
        <w:tc>
          <w:tcPr>
            <w:tcW w:w="1626" w:type="pct"/>
          </w:tcPr>
          <w:p w:rsidRPr="00060444" w:rsidR="005E10BB" w:rsidP="005E10BB" w:rsidRDefault="005E10BB" w14:paraId="52742479" w14:textId="20EF7FC3">
            <w:pPr>
              <w:rPr>
                <w:rFonts w:cs="CordiaUPC"/>
              </w:rPr>
            </w:pPr>
            <w:r w:rsidRPr="00060444">
              <w:rPr>
                <w:rFonts w:cs="CordiaUPC"/>
              </w:rPr>
              <w:t xml:space="preserve">Duration To </w:t>
            </w:r>
            <w:r w:rsidRPr="00060444">
              <w:rPr>
                <w:rFonts w:cs="CordiaUPC"/>
                <w:bCs/>
              </w:rPr>
              <w:t>must be less than or equal to</w:t>
            </w:r>
            <w:r w:rsidRPr="00060444">
              <w:rPr>
                <w:rFonts w:cs="CordiaUPC"/>
              </w:rPr>
              <w:t xml:space="preserve"> Package Duration</w:t>
            </w:r>
            <w:r>
              <w:rPr>
                <w:rFonts w:cs="CordiaUPC"/>
              </w:rPr>
              <w:t xml:space="preserve"> when </w:t>
            </w:r>
            <w:r w:rsidRPr="00060444">
              <w:rPr>
                <w:rFonts w:cs="CordiaUPC"/>
              </w:rPr>
              <w:t xml:space="preserve">Duration Type is </w:t>
            </w:r>
            <w:r w:rsidRPr="00060444"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Specific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CordiaUPC"/>
              </w:rPr>
              <w:t xml:space="preserve">and Duration Unit is equal </w:t>
            </w:r>
            <w:r w:rsidRPr="00060444">
              <w:rPr>
                <w:rFonts w:cs="CordiaUPC"/>
              </w:rPr>
              <w:t>Package Duration</w:t>
            </w:r>
            <w:r>
              <w:rPr>
                <w:rFonts w:cs="CordiaUPC"/>
              </w:rPr>
              <w:t xml:space="preserve"> Unit</w:t>
            </w:r>
            <w:r w:rsidRPr="00060444"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5E10BB" w:rsidP="005E10BB" w:rsidRDefault="005E10BB" w14:paraId="077471D1" w14:textId="77777777">
            <w:pPr>
              <w:rPr>
                <w:rFonts w:cs="CordiaUPC"/>
              </w:rPr>
            </w:pPr>
            <w:r w:rsidRPr="008979A8">
              <w:rPr>
                <w:rFonts w:cs="Angsana New"/>
                <w:cs/>
              </w:rPr>
              <w:t>ถ้า</w:t>
            </w:r>
            <w:r w:rsidRPr="008979A8">
              <w:rPr>
                <w:rFonts w:cs="CordiaUPC"/>
              </w:rPr>
              <w:t xml:space="preserve"> Duration Type </w:t>
            </w:r>
            <w:r w:rsidRPr="008979A8">
              <w:rPr>
                <w:rFonts w:cs="Angsana New"/>
                <w:cs/>
              </w:rPr>
              <w:t>เท่ากับ “</w:t>
            </w:r>
            <w:r>
              <w:rPr>
                <w:rFonts w:cs="CordiaUPC"/>
              </w:rPr>
              <w:t>Specific</w:t>
            </w:r>
            <w:r w:rsidRPr="008979A8">
              <w:rPr>
                <w:rFonts w:cs="Angsana New"/>
                <w:cs/>
              </w:rPr>
              <w:t>”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และ </w:t>
            </w:r>
            <w:r>
              <w:rPr>
                <w:rFonts w:cs="CordiaUPC"/>
              </w:rPr>
              <w:t xml:space="preserve">Duration Unit </w:t>
            </w:r>
            <w:r>
              <w:rPr>
                <w:rFonts w:hint="cs" w:cs="Angsana New"/>
                <w:cs/>
              </w:rPr>
              <w:t xml:space="preserve">เท่ากับ </w:t>
            </w:r>
            <w:r>
              <w:rPr>
                <w:rFonts w:cs="CordiaUPC"/>
              </w:rPr>
              <w:t>Package Duration Unit</w:t>
            </w:r>
            <w:r w:rsidRPr="008979A8">
              <w:rPr>
                <w:rFonts w:cs="Angsana New"/>
                <w:cs/>
              </w:rPr>
              <w:t xml:space="preserve"> ดังนั้น</w:t>
            </w:r>
            <w:r>
              <w:rPr>
                <w:rFonts w:cs="Angsana New"/>
                <w:cs/>
              </w:rPr>
              <w:t xml:space="preserve"> </w:t>
            </w:r>
            <w:r w:rsidRPr="008979A8">
              <w:rPr>
                <w:rFonts w:cs="CordiaUPC"/>
              </w:rPr>
              <w:t xml:space="preserve">Duration To </w:t>
            </w:r>
            <w:r w:rsidRPr="008979A8">
              <w:rPr>
                <w:rFonts w:cs="Angsana New"/>
                <w:cs/>
              </w:rPr>
              <w:t xml:space="preserve">จะต้องมีค่าน้อยกว่าหรือเท่ากับ </w:t>
            </w:r>
            <w:r w:rsidRPr="008979A8">
              <w:rPr>
                <w:rFonts w:cs="CordiaUPC"/>
              </w:rPr>
              <w:t>Package</w:t>
            </w:r>
            <w:r w:rsidRPr="008979A8">
              <w:rPr>
                <w:rFonts w:cs="Angsana New"/>
                <w:cs/>
              </w:rPr>
              <w:t xml:space="preserve"> </w:t>
            </w:r>
            <w:r w:rsidRPr="008979A8">
              <w:rPr>
                <w:rFonts w:cs="CordiaUPC"/>
              </w:rPr>
              <w:t>Duration</w:t>
            </w:r>
          </w:p>
          <w:p w:rsidRPr="008979A8" w:rsidR="005E10BB" w:rsidP="005E10BB" w:rsidRDefault="005E10BB" w14:paraId="4CA8059B" w14:textId="3D9AD88E">
            <w:pPr>
              <w:rPr>
                <w:rFonts w:cs="CordiaUPC"/>
              </w:rPr>
            </w:pPr>
            <w:r>
              <w:rPr>
                <w:rFonts w:cs="CordiaUPC"/>
              </w:rPr>
              <w:t>Invisible</w:t>
            </w:r>
          </w:p>
        </w:tc>
        <w:tc>
          <w:tcPr>
            <w:tcW w:w="735" w:type="pct"/>
          </w:tcPr>
          <w:p w:rsidRPr="00CD78B8" w:rsidR="005E10BB" w:rsidP="005E10BB" w:rsidRDefault="005E10BB" w14:paraId="64EBE85E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5E10BB" w:rsidTr="00135C19" w14:paraId="208BF97E" w14:textId="77777777">
        <w:tc>
          <w:tcPr>
            <w:tcW w:w="778" w:type="pct"/>
          </w:tcPr>
          <w:p w:rsidRPr="00304DEB" w:rsidR="005E10BB" w:rsidP="005E10BB" w:rsidRDefault="005E10BB" w14:paraId="76664F01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0001</w:t>
            </w:r>
            <w:r>
              <w:rPr>
                <w:rFonts w:ascii="CordiaUPC" w:hAnsi="CordiaUPC" w:cs="CordiaUPC"/>
                <w:sz w:val="28"/>
                <w:szCs w:val="28"/>
              </w:rPr>
              <w:t>6</w:t>
            </w:r>
          </w:p>
        </w:tc>
        <w:tc>
          <w:tcPr>
            <w:tcW w:w="1626" w:type="pct"/>
          </w:tcPr>
          <w:p w:rsidRPr="00060444" w:rsidR="005E10BB" w:rsidP="005E10BB" w:rsidRDefault="005E10BB" w14:paraId="4DF1DE10" w14:textId="77777777">
            <w:pPr>
              <w:rPr>
                <w:rFonts w:cs="CordiaUPC"/>
              </w:rPr>
            </w:pPr>
            <w:r w:rsidRPr="00060444">
              <w:rPr>
                <w:rFonts w:cs="CordiaUPC"/>
              </w:rPr>
              <w:t xml:space="preserve">Duration To </w:t>
            </w:r>
            <w:r w:rsidRPr="00060444">
              <w:rPr>
                <w:rFonts w:cs="CordiaUPC"/>
                <w:bCs/>
              </w:rPr>
              <w:t>must be equal to</w:t>
            </w:r>
            <w:r w:rsidRPr="00060444">
              <w:rPr>
                <w:rFonts w:cs="CordiaUPC"/>
              </w:rPr>
              <w:t xml:space="preserve"> Package Duration when Duration Type is </w:t>
            </w:r>
            <w:r w:rsidRPr="00060444">
              <w:rPr>
                <w:rFonts w:cs="Angsana New"/>
                <w:cs/>
              </w:rPr>
              <w:t>“</w:t>
            </w:r>
            <w:r w:rsidRPr="00060444">
              <w:rPr>
                <w:rFonts w:cs="CordiaUPC"/>
              </w:rPr>
              <w:t>Depend on Package</w:t>
            </w:r>
            <w:r w:rsidRPr="00060444">
              <w:rPr>
                <w:rFonts w:cs="Angsana New"/>
                <w:cs/>
              </w:rPr>
              <w:t>”</w:t>
            </w:r>
          </w:p>
        </w:tc>
        <w:tc>
          <w:tcPr>
            <w:tcW w:w="1861" w:type="pct"/>
          </w:tcPr>
          <w:p w:rsidRPr="008979A8" w:rsidR="005E10BB" w:rsidP="005E10BB" w:rsidRDefault="005E10BB" w14:paraId="52E0D9AA" w14:textId="77777777">
            <w:pPr>
              <w:rPr>
                <w:rFonts w:cs="CordiaUPC"/>
              </w:rPr>
            </w:pPr>
            <w:r w:rsidRPr="008979A8">
              <w:rPr>
                <w:rFonts w:cs="Angsana New"/>
                <w:cs/>
              </w:rPr>
              <w:t>ถ้า</w:t>
            </w:r>
            <w:r w:rsidRPr="008979A8">
              <w:rPr>
                <w:rFonts w:cs="CordiaUPC"/>
              </w:rPr>
              <w:t xml:space="preserve"> Duration Type </w:t>
            </w:r>
            <w:r w:rsidRPr="008979A8">
              <w:rPr>
                <w:rFonts w:cs="Angsana New"/>
                <w:cs/>
              </w:rPr>
              <w:t>เท่ากับ “</w:t>
            </w:r>
            <w:r w:rsidRPr="008979A8">
              <w:rPr>
                <w:rFonts w:cs="CordiaUPC"/>
              </w:rPr>
              <w:t>Depend on Package</w:t>
            </w:r>
            <w:r w:rsidRPr="008979A8">
              <w:rPr>
                <w:rFonts w:cs="Angsana New"/>
                <w:cs/>
              </w:rPr>
              <w:t>” ดังนั้น</w:t>
            </w:r>
            <w:r w:rsidRPr="008979A8">
              <w:rPr>
                <w:rFonts w:cs="CordiaUPC"/>
              </w:rPr>
              <w:t xml:space="preserve"> Duration To </w:t>
            </w:r>
            <w:r w:rsidRPr="008979A8">
              <w:rPr>
                <w:rFonts w:cs="Angsana New"/>
                <w:cs/>
              </w:rPr>
              <w:t xml:space="preserve">จะต้องมีค่าเท่ากับ </w:t>
            </w:r>
            <w:r w:rsidRPr="008979A8">
              <w:rPr>
                <w:rFonts w:cs="CordiaUPC"/>
              </w:rPr>
              <w:t>Package</w:t>
            </w:r>
            <w:r w:rsidRPr="008979A8">
              <w:rPr>
                <w:rFonts w:cs="Angsana New"/>
                <w:cs/>
              </w:rPr>
              <w:t xml:space="preserve"> </w:t>
            </w:r>
            <w:r w:rsidRPr="008979A8">
              <w:rPr>
                <w:rFonts w:cs="CordiaUPC"/>
              </w:rPr>
              <w:t>Duration</w:t>
            </w:r>
          </w:p>
        </w:tc>
        <w:tc>
          <w:tcPr>
            <w:tcW w:w="735" w:type="pct"/>
          </w:tcPr>
          <w:p w:rsidRPr="00CD78B8" w:rsidR="005E10BB" w:rsidP="005E10BB" w:rsidRDefault="005E10BB" w14:paraId="170B1E09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5E10BB" w:rsidTr="00135C19" w14:paraId="35F5797C" w14:textId="77777777">
        <w:tc>
          <w:tcPr>
            <w:tcW w:w="778" w:type="pct"/>
          </w:tcPr>
          <w:p w:rsidRPr="00304DEB" w:rsidR="005E10BB" w:rsidP="005E10BB" w:rsidRDefault="005E10BB" w14:paraId="34EF0F6C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hAnsi="CordiaUPC" w:cs="CordiaUPC"/>
                <w:sz w:val="28"/>
                <w:szCs w:val="28"/>
              </w:rPr>
              <w:t>00005</w:t>
            </w:r>
          </w:p>
        </w:tc>
        <w:tc>
          <w:tcPr>
            <w:tcW w:w="1626" w:type="pct"/>
          </w:tcPr>
          <w:p w:rsidRPr="00060444" w:rsidR="005E10BB" w:rsidP="005E10BB" w:rsidRDefault="005E10BB" w14:paraId="522F61FF" w14:textId="77777777">
            <w:pPr>
              <w:rPr>
                <w:rFonts w:cs="CordiaUPC"/>
              </w:rPr>
            </w:pPr>
            <w:r w:rsidRPr="00060444">
              <w:rPr>
                <w:rFonts w:cs="CordiaUPC"/>
              </w:rPr>
              <w:t xml:space="preserve">Duration From </w:t>
            </w:r>
            <w:r w:rsidRPr="00060444">
              <w:rPr>
                <w:rFonts w:cs="CordiaUPC"/>
                <w:bCs/>
              </w:rPr>
              <w:t xml:space="preserve">must be </w:t>
            </w:r>
            <w:r w:rsidRPr="00060444">
              <w:rPr>
                <w:rFonts w:cs="Angsana New"/>
                <w:bCs/>
                <w:cs/>
              </w:rPr>
              <w:t>“</w:t>
            </w:r>
            <w:r w:rsidRPr="00060444">
              <w:rPr>
                <w:rFonts w:cs="CordiaUPC"/>
                <w:bCs/>
              </w:rPr>
              <w:t>1</w:t>
            </w:r>
            <w:r w:rsidRPr="00060444">
              <w:rPr>
                <w:rFonts w:cs="Angsana New"/>
                <w:bCs/>
                <w:cs/>
              </w:rPr>
              <w:t xml:space="preserve">” </w:t>
            </w:r>
            <w:r w:rsidRPr="00060444">
              <w:rPr>
                <w:rFonts w:cs="CordiaUPC"/>
              </w:rPr>
              <w:t xml:space="preserve"> when Duration Type is </w:t>
            </w:r>
            <w:r w:rsidRPr="00060444">
              <w:rPr>
                <w:rFonts w:cs="Angsana New"/>
                <w:cs/>
              </w:rPr>
              <w:t>“</w:t>
            </w:r>
            <w:r w:rsidRPr="00060444">
              <w:rPr>
                <w:rFonts w:cs="CordiaUPC"/>
              </w:rPr>
              <w:t>Depend on Package</w:t>
            </w:r>
            <w:r w:rsidRPr="00060444">
              <w:rPr>
                <w:rFonts w:cs="Angsana New"/>
                <w:cs/>
              </w:rPr>
              <w:t>”</w:t>
            </w:r>
          </w:p>
        </w:tc>
        <w:tc>
          <w:tcPr>
            <w:tcW w:w="1861" w:type="pct"/>
          </w:tcPr>
          <w:p w:rsidRPr="008979A8" w:rsidR="005E10BB" w:rsidP="005E10BB" w:rsidRDefault="005E10BB" w14:paraId="7ECF6393" w14:textId="77777777">
            <w:pPr>
              <w:rPr>
                <w:rFonts w:cs="CordiaUPC"/>
                <w:cs/>
              </w:rPr>
            </w:pPr>
            <w:r w:rsidRPr="008979A8">
              <w:rPr>
                <w:rFonts w:cs="Angsana New"/>
                <w:cs/>
              </w:rPr>
              <w:t>ถ้า</w:t>
            </w:r>
            <w:r w:rsidRPr="008979A8">
              <w:rPr>
                <w:rFonts w:cs="CordiaUPC"/>
              </w:rPr>
              <w:t xml:space="preserve"> Duration Type </w:t>
            </w:r>
            <w:r w:rsidRPr="008979A8">
              <w:rPr>
                <w:rFonts w:cs="Angsana New"/>
                <w:cs/>
              </w:rPr>
              <w:t>เท่ากับ “</w:t>
            </w:r>
            <w:r w:rsidRPr="008979A8">
              <w:rPr>
                <w:rFonts w:cs="CordiaUPC"/>
              </w:rPr>
              <w:t>Depend on Package</w:t>
            </w:r>
            <w:r w:rsidRPr="008979A8">
              <w:rPr>
                <w:rFonts w:cs="Angsana New"/>
                <w:cs/>
              </w:rPr>
              <w:t>” ดังนั้น</w:t>
            </w:r>
            <w:r w:rsidRPr="008979A8">
              <w:rPr>
                <w:rFonts w:cs="CordiaUPC"/>
              </w:rPr>
              <w:t xml:space="preserve"> Duration From </w:t>
            </w:r>
            <w:r w:rsidRPr="008979A8">
              <w:rPr>
                <w:rFonts w:cs="Angsana New"/>
                <w:cs/>
              </w:rPr>
              <w:t xml:space="preserve">จะต้องมีค่าเป็น </w:t>
            </w:r>
            <w:r w:rsidRPr="008979A8">
              <w:rPr>
                <w:rFonts w:cs="CordiaUPC"/>
              </w:rPr>
              <w:t xml:space="preserve">1 </w:t>
            </w:r>
            <w:r w:rsidRPr="008979A8">
              <w:rPr>
                <w:rFonts w:cs="Angsana New"/>
                <w:cs/>
              </w:rPr>
              <w:t>เสมอ</w:t>
            </w:r>
          </w:p>
        </w:tc>
        <w:tc>
          <w:tcPr>
            <w:tcW w:w="735" w:type="pct"/>
          </w:tcPr>
          <w:p w:rsidRPr="00CD78B8" w:rsidR="005E10BB" w:rsidP="005E10BB" w:rsidRDefault="005E10BB" w14:paraId="752C0CD7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5E10BB" w:rsidTr="00135C19" w14:paraId="4EF46CE1" w14:textId="77777777">
        <w:tc>
          <w:tcPr>
            <w:tcW w:w="778" w:type="pct"/>
          </w:tcPr>
          <w:p w:rsidRPr="00304DEB" w:rsidR="005E10BB" w:rsidP="005E10BB" w:rsidRDefault="005E10BB" w14:paraId="25425ABF" w14:textId="260ED375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hAnsi="CordiaUPC" w:cs="CordiaUPC"/>
                <w:sz w:val="28"/>
                <w:szCs w:val="28"/>
              </w:rPr>
              <w:t>00005</w:t>
            </w:r>
          </w:p>
        </w:tc>
        <w:tc>
          <w:tcPr>
            <w:tcW w:w="1626" w:type="pct"/>
          </w:tcPr>
          <w:p w:rsidRPr="00060444" w:rsidR="005E10BB" w:rsidP="005E10BB" w:rsidRDefault="005E10BB" w14:paraId="7DA01CE9" w14:textId="0CF84D62">
            <w:pPr>
              <w:rPr>
                <w:rFonts w:cs="CordiaUPC"/>
              </w:rPr>
            </w:pPr>
            <w:r w:rsidRPr="00060444">
              <w:rPr>
                <w:rFonts w:cs="CordiaUPC"/>
              </w:rPr>
              <w:t xml:space="preserve">Duration Unit </w:t>
            </w:r>
            <w:r w:rsidRPr="00060444">
              <w:rPr>
                <w:rFonts w:cs="CordiaUPC"/>
                <w:bCs/>
              </w:rPr>
              <w:t>must be equal to</w:t>
            </w:r>
            <w:r w:rsidRPr="00060444">
              <w:rPr>
                <w:rFonts w:cs="CordiaUPC"/>
              </w:rPr>
              <w:t xml:space="preserve"> Package Duration Unit</w:t>
            </w:r>
            <w:r>
              <w:rPr>
                <w:rFonts w:hint="cs" w:cs="Angsana New"/>
                <w:cs/>
              </w:rPr>
              <w:t xml:space="preserve"> </w:t>
            </w:r>
            <w:r w:rsidRPr="00060444">
              <w:rPr>
                <w:rFonts w:cs="CordiaUPC"/>
              </w:rPr>
              <w:t xml:space="preserve">when Duration Type is </w:t>
            </w:r>
            <w:r w:rsidRPr="00060444">
              <w:rPr>
                <w:rFonts w:cs="Angsana New"/>
                <w:cs/>
              </w:rPr>
              <w:t>“</w:t>
            </w:r>
            <w:r w:rsidRPr="00060444">
              <w:rPr>
                <w:rFonts w:cs="CordiaUPC"/>
              </w:rPr>
              <w:t>Depend on Package</w:t>
            </w:r>
            <w:r w:rsidRPr="00060444">
              <w:rPr>
                <w:rFonts w:cs="Angsana New"/>
                <w:cs/>
              </w:rPr>
              <w:t>”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Pr="008979A8" w:rsidR="005E10BB" w:rsidP="005E10BB" w:rsidRDefault="005E10BB" w14:paraId="02821A73" w14:textId="3E78F17A">
            <w:pPr>
              <w:rPr>
                <w:rFonts w:cs="CordiaUPC"/>
                <w:cs/>
              </w:rPr>
            </w:pPr>
            <w:r w:rsidRPr="008979A8">
              <w:rPr>
                <w:rFonts w:cs="Angsana New"/>
                <w:cs/>
              </w:rPr>
              <w:t>ถ้า</w:t>
            </w:r>
            <w:r w:rsidRPr="008979A8">
              <w:rPr>
                <w:rFonts w:cs="CordiaUPC"/>
              </w:rPr>
              <w:t xml:space="preserve"> Duration Type </w:t>
            </w:r>
            <w:r w:rsidRPr="008979A8">
              <w:rPr>
                <w:rFonts w:cs="Angsana New"/>
                <w:cs/>
              </w:rPr>
              <w:t>เท่ากับ “</w:t>
            </w:r>
            <w:r w:rsidRPr="008979A8">
              <w:rPr>
                <w:rFonts w:cs="CordiaUPC"/>
              </w:rPr>
              <w:t>Depend on Package</w:t>
            </w:r>
            <w:r w:rsidRPr="008979A8">
              <w:rPr>
                <w:rFonts w:cs="Angsana New"/>
                <w:cs/>
              </w:rPr>
              <w:t xml:space="preserve">” ดังนั้น </w:t>
            </w:r>
            <w:r w:rsidRPr="008979A8">
              <w:rPr>
                <w:rFonts w:cs="CordiaUPC"/>
              </w:rPr>
              <w:t xml:space="preserve">Duration Unit  </w:t>
            </w:r>
            <w:r w:rsidRPr="008979A8">
              <w:rPr>
                <w:rFonts w:cs="Angsana New"/>
                <w:cs/>
              </w:rPr>
              <w:t xml:space="preserve">จะต้องมีค่าเท่ากับ </w:t>
            </w:r>
            <w:r w:rsidRPr="008979A8">
              <w:rPr>
                <w:rFonts w:cs="CordiaUPC"/>
              </w:rPr>
              <w:t>Package</w:t>
            </w:r>
            <w:r w:rsidRPr="008979A8">
              <w:rPr>
                <w:rFonts w:cs="Angsana New"/>
                <w:cs/>
              </w:rPr>
              <w:t xml:space="preserve"> </w:t>
            </w:r>
            <w:r w:rsidRPr="008979A8">
              <w:rPr>
                <w:rFonts w:cs="CordiaUPC"/>
              </w:rPr>
              <w:t>Duration Unit</w:t>
            </w:r>
          </w:p>
        </w:tc>
        <w:tc>
          <w:tcPr>
            <w:tcW w:w="735" w:type="pct"/>
          </w:tcPr>
          <w:p w:rsidRPr="00CD78B8" w:rsidR="005E10BB" w:rsidP="005E10BB" w:rsidRDefault="005E10BB" w14:paraId="543D4E5F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5E10BB" w:rsidTr="00135C19" w14:paraId="52367734" w14:textId="77777777">
        <w:tc>
          <w:tcPr>
            <w:tcW w:w="778" w:type="pct"/>
          </w:tcPr>
          <w:p w:rsidR="005E10BB" w:rsidP="005E10BB" w:rsidRDefault="005E10BB" w14:paraId="10D0DE47" w14:textId="47E54965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26" w:type="pct"/>
          </w:tcPr>
          <w:p w:rsidRPr="00060444" w:rsidR="005E10BB" w:rsidP="005E10BB" w:rsidRDefault="005E10BB" w14:paraId="37EBF1E1" w14:textId="4230AF3F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Bill Cycle Type is required when </w:t>
            </w:r>
            <w:r>
              <w:t>C</w:t>
            </w:r>
            <w:r w:rsidRPr="00766CC1">
              <w:t>ustomer</w:t>
            </w:r>
            <w:r>
              <w:rPr>
                <w:rFonts w:cs="Angsana New"/>
                <w:cs/>
              </w:rPr>
              <w:t xml:space="preserve"> </w:t>
            </w:r>
            <w:r w:rsidRPr="00766CC1">
              <w:t>Type</w:t>
            </w:r>
            <w:r>
              <w:t xml:space="preserve"> is </w:t>
            </w:r>
            <w:r>
              <w:rPr>
                <w:rFonts w:cs="Angsana New"/>
                <w:cs/>
              </w:rPr>
              <w:t>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>”.</w:t>
            </w:r>
          </w:p>
        </w:tc>
        <w:tc>
          <w:tcPr>
            <w:tcW w:w="1861" w:type="pct"/>
          </w:tcPr>
          <w:p w:rsidRPr="008979A8" w:rsidR="005E10BB" w:rsidP="005E10BB" w:rsidRDefault="005E10BB" w14:paraId="71AB2565" w14:textId="014B74F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ถ้า </w:t>
            </w:r>
            <w:r w:rsidRPr="00766CC1">
              <w:t>customerType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Pre</w:t>
            </w:r>
            <w:r>
              <w:rPr>
                <w:rFonts w:cs="Angsana New"/>
                <w:cs/>
              </w:rPr>
              <w:t>-</w:t>
            </w:r>
            <w:r>
              <w:rPr>
                <w:rFonts w:cs="CordiaUPC"/>
              </w:rP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ดังนั้น </w:t>
            </w:r>
            <w:r>
              <w:rPr>
                <w:rFonts w:cs="CordiaUPC"/>
              </w:rPr>
              <w:t xml:space="preserve">Bill Cycle Type </w:t>
            </w:r>
            <w:r>
              <w:rPr>
                <w:rFonts w:hint="cs" w:cs="Angsana New"/>
                <w:cs/>
              </w:rPr>
              <w:t xml:space="preserve">จะต้องเป็น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="005E10BB" w:rsidP="005E10BB" w:rsidRDefault="005E10BB" w14:paraId="4DC679AB" w14:textId="1DEA6565">
            <w:pPr>
              <w:rPr>
                <w:rFonts w:cs="CordiaUPC"/>
                <w:szCs w:val="36"/>
              </w:rPr>
            </w:pPr>
            <w:r w:rsidRPr="001B0BC3">
              <w:rPr>
                <w:rFonts w:cs="CordiaUPC"/>
                <w:szCs w:val="36"/>
              </w:rPr>
              <w:t>Yes</w:t>
            </w:r>
          </w:p>
        </w:tc>
      </w:tr>
      <w:tr w:rsidR="005E10BB" w:rsidTr="00135C19" w14:paraId="70621674" w14:textId="77777777">
        <w:tc>
          <w:tcPr>
            <w:tcW w:w="778" w:type="pct"/>
          </w:tcPr>
          <w:p w:rsidR="005E10BB" w:rsidP="005E10BB" w:rsidRDefault="005E10BB" w14:paraId="0E87D6D1" w14:textId="5C5622E2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26" w:type="pct"/>
          </w:tcPr>
          <w:p w:rsidRPr="00060444" w:rsidR="005E10BB" w:rsidP="005E10BB" w:rsidRDefault="005E10BB" w14:paraId="0C48CA00" w14:textId="0F85DD6F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Bill Cycle Value is required when </w:t>
            </w:r>
            <w:r>
              <w:t>C</w:t>
            </w:r>
            <w:r w:rsidRPr="00766CC1">
              <w:t>ustomer</w:t>
            </w:r>
            <w:r>
              <w:rPr>
                <w:rFonts w:cs="Angsana New"/>
                <w:cs/>
              </w:rPr>
              <w:t xml:space="preserve"> </w:t>
            </w:r>
            <w:r w:rsidRPr="00766CC1">
              <w:t>Type</w:t>
            </w:r>
            <w:r>
              <w:t xml:space="preserve"> is </w:t>
            </w:r>
            <w:r>
              <w:rPr>
                <w:rFonts w:cs="Angsana New"/>
                <w:cs/>
              </w:rPr>
              <w:t>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>”.</w:t>
            </w:r>
          </w:p>
        </w:tc>
        <w:tc>
          <w:tcPr>
            <w:tcW w:w="1861" w:type="pct"/>
          </w:tcPr>
          <w:p w:rsidRPr="008979A8" w:rsidR="005E10BB" w:rsidP="005E10BB" w:rsidRDefault="005E10BB" w14:paraId="5F7A0CB5" w14:textId="2859E2EF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ถ้า </w:t>
            </w:r>
            <w:r w:rsidRPr="00766CC1">
              <w:t>customerType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Pre</w:t>
            </w:r>
            <w:r>
              <w:rPr>
                <w:rFonts w:cs="Angsana New"/>
                <w:cs/>
              </w:rPr>
              <w:t>-</w:t>
            </w:r>
            <w:r>
              <w:rPr>
                <w:rFonts w:cs="CordiaUPC"/>
              </w:rP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ดังนั้น </w:t>
            </w:r>
            <w:r>
              <w:rPr>
                <w:rFonts w:cs="CordiaUPC"/>
              </w:rPr>
              <w:t xml:space="preserve">Bill Cycle Value </w:t>
            </w:r>
            <w:r>
              <w:rPr>
                <w:rFonts w:hint="cs" w:cs="Angsana New"/>
                <w:cs/>
              </w:rPr>
              <w:t xml:space="preserve">จะต้องเป็น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="005E10BB" w:rsidP="005E10BB" w:rsidRDefault="005E10BB" w14:paraId="68466A1F" w14:textId="44409C99">
            <w:pPr>
              <w:rPr>
                <w:rFonts w:cs="CordiaUPC"/>
                <w:szCs w:val="36"/>
              </w:rPr>
            </w:pPr>
            <w:r w:rsidRPr="001B0BC3">
              <w:rPr>
                <w:rFonts w:cs="CordiaUPC"/>
                <w:szCs w:val="36"/>
              </w:rPr>
              <w:t>Yes</w:t>
            </w:r>
          </w:p>
        </w:tc>
      </w:tr>
      <w:tr w:rsidR="005E10BB" w:rsidTr="00135C19" w14:paraId="45FD4881" w14:textId="77777777">
        <w:tc>
          <w:tcPr>
            <w:tcW w:w="778" w:type="pct"/>
          </w:tcPr>
          <w:p w:rsidR="005E10BB" w:rsidP="005E10BB" w:rsidRDefault="005E10BB" w14:paraId="7E044F41" w14:textId="04151E01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26" w:type="pct"/>
          </w:tcPr>
          <w:p w:rsidRPr="00060444" w:rsidR="005E10BB" w:rsidP="005E10BB" w:rsidRDefault="005E10BB" w14:paraId="06617F35" w14:textId="39A8EE22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Bill Cycle Unit is required when </w:t>
            </w:r>
            <w:r>
              <w:t>C</w:t>
            </w:r>
            <w:r w:rsidRPr="00766CC1">
              <w:t>ustomer</w:t>
            </w:r>
            <w:r>
              <w:rPr>
                <w:rFonts w:cs="Angsana New"/>
                <w:cs/>
              </w:rPr>
              <w:t xml:space="preserve"> </w:t>
            </w:r>
            <w:r w:rsidRPr="00766CC1">
              <w:t>Type</w:t>
            </w:r>
            <w:r>
              <w:t xml:space="preserve"> is </w:t>
            </w:r>
            <w:r>
              <w:rPr>
                <w:rFonts w:cs="Angsana New"/>
                <w:cs/>
              </w:rPr>
              <w:t>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>”.</w:t>
            </w:r>
          </w:p>
        </w:tc>
        <w:tc>
          <w:tcPr>
            <w:tcW w:w="1861" w:type="pct"/>
          </w:tcPr>
          <w:p w:rsidRPr="008979A8" w:rsidR="005E10BB" w:rsidP="005E10BB" w:rsidRDefault="005E10BB" w14:paraId="6559BAD7" w14:textId="5A8E412F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ถ้า </w:t>
            </w:r>
            <w:r w:rsidRPr="00766CC1">
              <w:t>customerType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Pre</w:t>
            </w:r>
            <w:r>
              <w:rPr>
                <w:rFonts w:cs="Angsana New"/>
                <w:cs/>
              </w:rPr>
              <w:t>-</w:t>
            </w:r>
            <w:r>
              <w:rPr>
                <w:rFonts w:cs="CordiaUPC"/>
              </w:rP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ดังนั้น </w:t>
            </w:r>
            <w:r>
              <w:rPr>
                <w:rFonts w:cs="CordiaUPC"/>
              </w:rPr>
              <w:t xml:space="preserve">Bill Cycle Unit </w:t>
            </w:r>
            <w:r>
              <w:rPr>
                <w:rFonts w:hint="cs" w:cs="Angsana New"/>
                <w:cs/>
              </w:rPr>
              <w:t xml:space="preserve">จะต้องเป็น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="005E10BB" w:rsidP="005E10BB" w:rsidRDefault="005E10BB" w14:paraId="3E61B8DA" w14:textId="7DC4694D">
            <w:pPr>
              <w:rPr>
                <w:rFonts w:cs="CordiaUPC"/>
                <w:szCs w:val="36"/>
              </w:rPr>
            </w:pPr>
            <w:r w:rsidRPr="001B0BC3">
              <w:rPr>
                <w:rFonts w:cs="CordiaUPC"/>
                <w:szCs w:val="36"/>
              </w:rPr>
              <w:t>Yes</w:t>
            </w:r>
          </w:p>
        </w:tc>
      </w:tr>
      <w:tr w:rsidR="005E10BB" w:rsidTr="00135C19" w14:paraId="2B72694F" w14:textId="77777777">
        <w:tc>
          <w:tcPr>
            <w:tcW w:w="778" w:type="pct"/>
          </w:tcPr>
          <w:p w:rsidRPr="000E5AB7" w:rsidR="005E10BB" w:rsidP="005E10BB" w:rsidRDefault="005E10BB" w14:paraId="340B91B7" w14:textId="6050AF29">
            <w:pPr>
              <w:rPr>
                <w:rFonts w:cs="CordiaUPC"/>
              </w:rPr>
            </w:pPr>
            <w:r w:rsidRPr="00C40991">
              <w:t>00023</w:t>
            </w:r>
          </w:p>
        </w:tc>
        <w:tc>
          <w:tcPr>
            <w:tcW w:w="1626" w:type="pct"/>
          </w:tcPr>
          <w:p w:rsidR="005E10BB" w:rsidP="005E10BB" w:rsidRDefault="005E10BB" w14:paraId="3AE1E083" w14:textId="2121245A">
            <w:pPr>
              <w:rPr>
                <w:rFonts w:cs="CordiaUPC"/>
              </w:rPr>
            </w:pPr>
            <w:r>
              <w:rPr>
                <w:rFonts w:cs="CordiaUPC"/>
              </w:rPr>
              <w:t>Bill Cycle Value</w:t>
            </w:r>
            <w:r>
              <w:t xml:space="preserve"> must be Integer </w:t>
            </w:r>
            <w:r>
              <w:rPr>
                <w:rFonts w:cs="Angsana New"/>
                <w:cs/>
              </w:rPr>
              <w:t>(</w:t>
            </w:r>
            <w:r>
              <w:t>Min 1, Max 99,999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1861" w:type="pct"/>
          </w:tcPr>
          <w:p w:rsidR="005E10BB" w:rsidP="005E10BB" w:rsidRDefault="005E10BB" w14:paraId="066EE2ED" w14:textId="24243784">
            <w:pPr>
              <w:rPr>
                <w:rFonts w:cs="CordiaUPC"/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billCycleValue </w:t>
            </w:r>
            <w:r>
              <w:rPr>
                <w:rFonts w:hint="cs"/>
                <w:cs/>
              </w:rPr>
              <w:t xml:space="preserve">มีค่า ดังนั้น </w:t>
            </w:r>
            <w:r>
              <w:t xml:space="preserve">billCycleValue </w:t>
            </w:r>
            <w:r>
              <w:rPr>
                <w:rFonts w:hint="cs"/>
                <w:cs/>
              </w:rPr>
              <w:t xml:space="preserve">จะต้องเป็นจำนวนเต็มและมีค่าอยู่ในช่วง </w:t>
            </w:r>
            <w:r>
              <w:t xml:space="preserve">1 </w:t>
            </w:r>
            <w:r>
              <w:rPr>
                <w:rFonts w:cs="Angsana New"/>
                <w:cs/>
              </w:rPr>
              <w:t xml:space="preserve">– </w:t>
            </w:r>
            <w:r>
              <w:t>99,999</w:t>
            </w:r>
          </w:p>
        </w:tc>
        <w:tc>
          <w:tcPr>
            <w:tcW w:w="735" w:type="pct"/>
          </w:tcPr>
          <w:p w:rsidRPr="001B0BC3" w:rsidR="005E10BB" w:rsidP="005E10BB" w:rsidRDefault="005E10BB" w14:paraId="67044FB3" w14:textId="77777777">
            <w:pPr>
              <w:rPr>
                <w:rFonts w:cs="CordiaUPC"/>
                <w:szCs w:val="36"/>
              </w:rPr>
            </w:pPr>
          </w:p>
        </w:tc>
      </w:tr>
      <w:tr w:rsidR="005E10BB" w:rsidTr="00135C19" w14:paraId="3DDEABBD" w14:textId="77777777">
        <w:tc>
          <w:tcPr>
            <w:tcW w:w="778" w:type="pct"/>
          </w:tcPr>
          <w:p w:rsidRPr="000E5AB7" w:rsidR="005E10BB" w:rsidP="005E10BB" w:rsidRDefault="005E10BB" w14:paraId="5F3EC906" w14:textId="1CC655DB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0001</w:t>
            </w:r>
            <w:r>
              <w:rPr>
                <w:rFonts w:ascii="CordiaUPC" w:hAnsi="CordiaUPC" w:cs="CordiaUPC"/>
                <w:sz w:val="28"/>
                <w:szCs w:val="28"/>
              </w:rPr>
              <w:t>6</w:t>
            </w:r>
          </w:p>
        </w:tc>
        <w:tc>
          <w:tcPr>
            <w:tcW w:w="1626" w:type="pct"/>
          </w:tcPr>
          <w:p w:rsidR="005E10BB" w:rsidP="005E10BB" w:rsidRDefault="005E10BB" w14:paraId="06B2D668" w14:textId="1C58BA8C">
            <w:pPr>
              <w:rPr>
                <w:rFonts w:cs="CordiaUPC"/>
              </w:rPr>
            </w:pPr>
            <w:r>
              <w:rPr>
                <w:rFonts w:cs="CordiaUPC"/>
              </w:rPr>
              <w:t>Bill Cycle Value</w:t>
            </w:r>
            <w:r>
              <w:rPr>
                <w:rFonts w:cs="Angsana New"/>
                <w:cs/>
              </w:rPr>
              <w:t xml:space="preserve"> </w:t>
            </w:r>
            <w:r w:rsidRPr="00060444">
              <w:rPr>
                <w:rFonts w:cs="CordiaUPC"/>
                <w:bCs/>
              </w:rPr>
              <w:t>must be equal to</w:t>
            </w:r>
            <w:r w:rsidRPr="00060444">
              <w:rPr>
                <w:rFonts w:cs="CordiaUPC"/>
              </w:rPr>
              <w:t xml:space="preserve"> Package Duration when Duration Type is </w:t>
            </w:r>
            <w:r w:rsidRPr="00060444">
              <w:rPr>
                <w:rFonts w:cs="Angsana New"/>
                <w:cs/>
              </w:rPr>
              <w:t>“</w:t>
            </w:r>
            <w:r w:rsidRPr="00060444">
              <w:rPr>
                <w:rFonts w:cs="CordiaUPC"/>
              </w:rPr>
              <w:t>Depend on Package</w:t>
            </w:r>
            <w:r w:rsidRPr="00060444">
              <w:rPr>
                <w:rFonts w:cs="Angsana New"/>
                <w:cs/>
              </w:rPr>
              <w:t>”</w:t>
            </w:r>
          </w:p>
        </w:tc>
        <w:tc>
          <w:tcPr>
            <w:tcW w:w="1861" w:type="pct"/>
          </w:tcPr>
          <w:p w:rsidR="005E10BB" w:rsidP="005E10BB" w:rsidRDefault="005E10BB" w14:paraId="15D8047D" w14:textId="1F263288">
            <w:pPr>
              <w:rPr>
                <w:rFonts w:cs="CordiaUPC"/>
                <w:cs/>
              </w:rPr>
            </w:pPr>
            <w:r w:rsidRPr="008979A8">
              <w:rPr>
                <w:rFonts w:cs="Angsana New"/>
                <w:cs/>
              </w:rPr>
              <w:t xml:space="preserve">ถ้า </w:t>
            </w:r>
            <w:r>
              <w:rPr>
                <w:rFonts w:cs="CordiaUPC"/>
              </w:rPr>
              <w:t>Bill Cycle</w:t>
            </w:r>
            <w:r w:rsidRPr="008979A8">
              <w:rPr>
                <w:rFonts w:cs="CordiaUPC"/>
              </w:rPr>
              <w:t xml:space="preserve"> Type </w:t>
            </w:r>
            <w:r w:rsidRPr="008979A8">
              <w:rPr>
                <w:rFonts w:cs="Angsana New"/>
                <w:cs/>
              </w:rPr>
              <w:t>เท่ากับ “</w:t>
            </w:r>
            <w:r w:rsidRPr="008979A8">
              <w:rPr>
                <w:rFonts w:cs="CordiaUPC"/>
              </w:rPr>
              <w:t>Depend on Package</w:t>
            </w:r>
            <w:r w:rsidRPr="008979A8">
              <w:rPr>
                <w:rFonts w:cs="Angsana New"/>
                <w:cs/>
              </w:rPr>
              <w:t xml:space="preserve">” ดังนั้น </w:t>
            </w:r>
            <w:r>
              <w:rPr>
                <w:rFonts w:cs="CordiaUPC"/>
              </w:rPr>
              <w:t>Bill Cycle Value</w:t>
            </w:r>
            <w:r w:rsidRPr="008979A8">
              <w:rPr>
                <w:rFonts w:cs="Angsana New"/>
                <w:cs/>
              </w:rPr>
              <w:t xml:space="preserve"> จะต้องมีค่าเท่ากับ </w:t>
            </w:r>
            <w:r w:rsidRPr="008979A8">
              <w:rPr>
                <w:rFonts w:cs="CordiaUPC"/>
              </w:rPr>
              <w:t>Package</w:t>
            </w:r>
            <w:r w:rsidRPr="008979A8">
              <w:rPr>
                <w:rFonts w:cs="Angsana New"/>
                <w:cs/>
              </w:rPr>
              <w:t xml:space="preserve"> </w:t>
            </w:r>
            <w:r>
              <w:rPr>
                <w:rFonts w:cs="CordiaUPC"/>
              </w:rPr>
              <w:t>Bill Cycle</w:t>
            </w:r>
          </w:p>
        </w:tc>
        <w:tc>
          <w:tcPr>
            <w:tcW w:w="735" w:type="pct"/>
          </w:tcPr>
          <w:p w:rsidRPr="001B0BC3" w:rsidR="005E10BB" w:rsidP="005E10BB" w:rsidRDefault="005E10BB" w14:paraId="1B30E570" w14:textId="470DA04C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5E10BB" w:rsidTr="00135C19" w14:paraId="28A225AB" w14:textId="77777777">
        <w:tc>
          <w:tcPr>
            <w:tcW w:w="778" w:type="pct"/>
          </w:tcPr>
          <w:p w:rsidRPr="000E5AB7" w:rsidR="005E10BB" w:rsidP="005E10BB" w:rsidRDefault="005E10BB" w14:paraId="226F5864" w14:textId="5BD52D0B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0001</w:t>
            </w:r>
            <w:r>
              <w:rPr>
                <w:rFonts w:ascii="CordiaUPC" w:hAnsi="CordiaUPC" w:cs="CordiaUPC"/>
                <w:sz w:val="28"/>
                <w:szCs w:val="28"/>
              </w:rPr>
              <w:t>6</w:t>
            </w:r>
          </w:p>
        </w:tc>
        <w:tc>
          <w:tcPr>
            <w:tcW w:w="1626" w:type="pct"/>
          </w:tcPr>
          <w:p w:rsidR="005E10BB" w:rsidP="005E10BB" w:rsidRDefault="005E10BB" w14:paraId="249EA8EE" w14:textId="03FD63AF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Bill Cycle Unit </w:t>
            </w:r>
            <w:r w:rsidRPr="00060444">
              <w:rPr>
                <w:rFonts w:cs="CordiaUPC"/>
                <w:bCs/>
              </w:rPr>
              <w:t>must be equal to</w:t>
            </w:r>
            <w:r w:rsidRPr="00060444">
              <w:rPr>
                <w:rFonts w:cs="CordiaUPC"/>
              </w:rPr>
              <w:t xml:space="preserve"> Package Duration when Duration Type is </w:t>
            </w:r>
            <w:r w:rsidRPr="00060444">
              <w:rPr>
                <w:rFonts w:cs="Angsana New"/>
                <w:cs/>
              </w:rPr>
              <w:t>“</w:t>
            </w:r>
            <w:r w:rsidRPr="00060444">
              <w:rPr>
                <w:rFonts w:cs="CordiaUPC"/>
              </w:rPr>
              <w:t>Depend on Package</w:t>
            </w:r>
            <w:r w:rsidRPr="00060444">
              <w:rPr>
                <w:rFonts w:cs="Angsana New"/>
                <w:cs/>
              </w:rPr>
              <w:t>”</w:t>
            </w:r>
          </w:p>
        </w:tc>
        <w:tc>
          <w:tcPr>
            <w:tcW w:w="1861" w:type="pct"/>
          </w:tcPr>
          <w:p w:rsidR="005E10BB" w:rsidP="005E10BB" w:rsidRDefault="005E10BB" w14:paraId="75C37991" w14:textId="510E9882">
            <w:pPr>
              <w:rPr>
                <w:rFonts w:cs="CordiaUPC"/>
                <w:cs/>
              </w:rPr>
            </w:pPr>
            <w:r w:rsidRPr="008979A8">
              <w:rPr>
                <w:rFonts w:cs="Angsana New"/>
                <w:cs/>
              </w:rPr>
              <w:t xml:space="preserve">ถ้า </w:t>
            </w:r>
            <w:r>
              <w:rPr>
                <w:rFonts w:cs="CordiaUPC"/>
              </w:rPr>
              <w:t>Bill Cycle</w:t>
            </w:r>
            <w:r w:rsidRPr="008979A8">
              <w:rPr>
                <w:rFonts w:cs="CordiaUPC"/>
              </w:rPr>
              <w:t xml:space="preserve"> Type </w:t>
            </w:r>
            <w:r w:rsidRPr="008979A8">
              <w:rPr>
                <w:rFonts w:cs="Angsana New"/>
                <w:cs/>
              </w:rPr>
              <w:t>เท่ากับ “</w:t>
            </w:r>
            <w:r w:rsidRPr="008979A8">
              <w:rPr>
                <w:rFonts w:cs="CordiaUPC"/>
              </w:rPr>
              <w:t>Depend on Package</w:t>
            </w:r>
            <w:r w:rsidRPr="008979A8">
              <w:rPr>
                <w:rFonts w:cs="Angsana New"/>
                <w:cs/>
              </w:rPr>
              <w:t xml:space="preserve">” ดังนั้น </w:t>
            </w:r>
            <w:r>
              <w:rPr>
                <w:rFonts w:cs="CordiaUPC"/>
              </w:rPr>
              <w:t>Bill Cycle Unit</w:t>
            </w:r>
            <w:r w:rsidRPr="008979A8">
              <w:rPr>
                <w:rFonts w:cs="Angsana New"/>
                <w:cs/>
              </w:rPr>
              <w:t xml:space="preserve"> จะต้องมีค่าเท่ากับ </w:t>
            </w:r>
            <w:r w:rsidRPr="008979A8">
              <w:rPr>
                <w:rFonts w:cs="CordiaUPC"/>
              </w:rPr>
              <w:t>Package</w:t>
            </w:r>
            <w:r w:rsidRPr="008979A8">
              <w:rPr>
                <w:rFonts w:cs="Angsana New"/>
                <w:cs/>
              </w:rPr>
              <w:t xml:space="preserve"> </w:t>
            </w:r>
            <w:r>
              <w:rPr>
                <w:rFonts w:cs="CordiaUPC"/>
              </w:rPr>
              <w:t>Bill Cycle Unit</w:t>
            </w:r>
          </w:p>
        </w:tc>
        <w:tc>
          <w:tcPr>
            <w:tcW w:w="735" w:type="pct"/>
          </w:tcPr>
          <w:p w:rsidRPr="001B0BC3" w:rsidR="005E10BB" w:rsidP="005E10BB" w:rsidRDefault="005E10BB" w14:paraId="671B97F9" w14:textId="3A378AD5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</w:tbl>
    <w:p w:rsidRPr="008979A8" w:rsidR="00135C19" w:rsidP="0006603F" w:rsidRDefault="00135C19" w14:paraId="1201C078" w14:textId="77777777">
      <w:pPr>
        <w:pStyle w:val="Heading3"/>
        <w:numPr>
          <w:ilvl w:val="0"/>
          <w:numId w:val="12"/>
        </w:numPr>
        <w:spacing w:after="240"/>
        <w:rPr>
          <w:rFonts w:ascii="CordiaUPC" w:hAnsi="CordiaUPC" w:cs="CordiaUPC"/>
          <w:sz w:val="32"/>
          <w:szCs w:val="32"/>
        </w:rPr>
      </w:pPr>
      <w:r w:rsidRPr="008979A8">
        <w:rPr>
          <w:rFonts w:ascii="CordiaUPC" w:hAnsi="CordiaUPC" w:cs="CordiaUPC"/>
          <w:sz w:val="32"/>
          <w:szCs w:val="32"/>
        </w:rPr>
        <w:t>Mapping to DB</w:t>
      </w:r>
    </w:p>
    <w:tbl>
      <w:tblPr>
        <w:tblW w:w="4977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348"/>
        <w:gridCol w:w="2486"/>
        <w:gridCol w:w="4141"/>
      </w:tblGrid>
      <w:tr w:rsidRPr="008979A8" w:rsidR="00135C19" w:rsidTr="00135C19" w14:paraId="621076F3" w14:textId="77777777">
        <w:trPr>
          <w:cantSplit/>
          <w:tblHeader/>
        </w:trPr>
        <w:tc>
          <w:tcPr>
            <w:tcW w:w="1308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135C19" w:rsidP="00135C19" w:rsidRDefault="00135C19" w14:paraId="68416F11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Database Table</w:t>
            </w:r>
          </w:p>
        </w:tc>
        <w:tc>
          <w:tcPr>
            <w:tcW w:w="1385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135C19" w:rsidP="00135C19" w:rsidRDefault="00135C19" w14:paraId="314ED736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Database Column</w:t>
            </w:r>
          </w:p>
        </w:tc>
        <w:tc>
          <w:tcPr>
            <w:tcW w:w="2307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135C19" w:rsidP="00135C19" w:rsidRDefault="00135C19" w14:paraId="38A30C02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Field on Screen</w:t>
            </w:r>
          </w:p>
        </w:tc>
      </w:tr>
      <w:tr w:rsidRPr="008979A8" w:rsidR="000A571F" w:rsidTr="00135C19" w14:paraId="0FE43F6D" w14:textId="77777777">
        <w:tc>
          <w:tcPr>
            <w:tcW w:w="1308" w:type="pct"/>
            <w:vMerge w:val="restart"/>
          </w:tcPr>
          <w:p w:rsidRPr="008979A8" w:rsidR="000A571F" w:rsidP="00135C19" w:rsidRDefault="000A571F" w14:paraId="2CB03A65" w14:textId="3004F0A5">
            <w:pPr>
              <w:rPr>
                <w:rFonts w:cs="CordiaUPC"/>
              </w:rPr>
            </w:pPr>
            <w:r>
              <w:rPr>
                <w:rFonts w:cs="CordiaUPC"/>
              </w:rPr>
              <w:t>MASS_VOICE</w:t>
            </w:r>
            <w:r w:rsidRPr="000C1C00">
              <w:rPr>
                <w:rFonts w:cs="CordiaUPC"/>
              </w:rPr>
              <w:t>_FREE_RESOURCE</w:t>
            </w:r>
          </w:p>
        </w:tc>
        <w:tc>
          <w:tcPr>
            <w:tcW w:w="1385" w:type="pct"/>
          </w:tcPr>
          <w:p w:rsidRPr="008979A8" w:rsidR="000A571F" w:rsidP="00135C19" w:rsidRDefault="000A571F" w14:paraId="7FBD00AA" w14:textId="77777777">
            <w:pPr>
              <w:spacing w:after="0"/>
              <w:rPr>
                <w:rFonts w:cs="CordiaUPC"/>
              </w:rPr>
            </w:pPr>
            <w:r w:rsidRPr="00944318">
              <w:rPr>
                <w:szCs w:val="36"/>
              </w:rPr>
              <w:t>ROW_ID</w:t>
            </w:r>
          </w:p>
        </w:tc>
        <w:tc>
          <w:tcPr>
            <w:tcW w:w="2307" w:type="pct"/>
          </w:tcPr>
          <w:p w:rsidR="000A571F" w:rsidP="00135C19" w:rsidRDefault="000A571F" w14:paraId="10CF8102" w14:textId="77777777">
            <w:pPr>
              <w:spacing w:after="0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ครั้งแรก</w:t>
            </w:r>
          </w:p>
          <w:p w:rsidR="000A571F" w:rsidP="00135C19" w:rsidRDefault="000A571F" w14:paraId="0394D7F6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ให้ระบบ </w:t>
            </w:r>
            <w:r>
              <w:rPr>
                <w:rFonts w:cs="CordiaUPC"/>
              </w:rPr>
              <w:t xml:space="preserve">Auto Generate </w:t>
            </w:r>
          </w:p>
          <w:p w:rsidR="000A571F" w:rsidP="00135C19" w:rsidRDefault="000A571F" w14:paraId="002DAE9F" w14:textId="77777777">
            <w:pPr>
              <w:spacing w:after="0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ครั้งถัดไป</w:t>
            </w:r>
          </w:p>
          <w:p w:rsidRPr="008979A8" w:rsidR="000A571F" w:rsidP="00135C19" w:rsidRDefault="000A571F" w14:paraId="7390AA5A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ให้ใช้ </w:t>
            </w:r>
            <w:r>
              <w:rPr>
                <w:rFonts w:cs="CordiaUPC"/>
              </w:rPr>
              <w:t xml:space="preserve">Row ID </w:t>
            </w:r>
            <w:r>
              <w:rPr>
                <w:rFonts w:hint="cs" w:cs="Angsana New"/>
                <w:cs/>
              </w:rPr>
              <w:t>เดิม</w:t>
            </w:r>
          </w:p>
        </w:tc>
      </w:tr>
      <w:tr w:rsidRPr="008979A8" w:rsidR="000A571F" w:rsidTr="00135C19" w14:paraId="765C3CFB" w14:textId="77777777">
        <w:tc>
          <w:tcPr>
            <w:tcW w:w="1308" w:type="pct"/>
            <w:vMerge/>
          </w:tcPr>
          <w:p w:rsidRPr="008979A8" w:rsidR="000A571F" w:rsidP="00135C19" w:rsidRDefault="000A571F" w14:paraId="4261FCB5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0A571F" w:rsidP="00135C19" w:rsidRDefault="000A571F" w14:paraId="442889DD" w14:textId="77777777">
            <w:pPr>
              <w:spacing w:after="0"/>
              <w:rPr>
                <w:rFonts w:cs="CordiaUPC"/>
              </w:rPr>
            </w:pPr>
            <w:r>
              <w:rPr>
                <w:rFonts w:cs="CordiaUPC"/>
              </w:rPr>
              <w:t>REFERENCE</w:t>
            </w:r>
            <w:r w:rsidRPr="008979A8">
              <w:rPr>
                <w:rFonts w:cs="CordiaUPC"/>
              </w:rPr>
              <w:t>_ROW_ID</w:t>
            </w:r>
          </w:p>
        </w:tc>
        <w:tc>
          <w:tcPr>
            <w:tcW w:w="2307" w:type="pct"/>
          </w:tcPr>
          <w:p w:rsidRPr="00F673F8" w:rsidR="000A571F" w:rsidP="00F673F8" w:rsidRDefault="000A571F" w14:paraId="623DC284" w14:textId="2B41CE44">
            <w:r w:rsidRPr="00F673F8">
              <w:rPr>
                <w:rFonts w:hint="cs"/>
                <w:cs/>
              </w:rPr>
              <w:t>ให้</w:t>
            </w:r>
            <w:r w:rsidRPr="00F673F8">
              <w:rPr>
                <w:cs/>
              </w:rPr>
              <w:t>ใช้</w:t>
            </w:r>
            <w:r w:rsidRPr="00F673F8">
              <w:rPr>
                <w:rFonts w:hint="cs"/>
                <w:cs/>
              </w:rPr>
              <w:t xml:space="preserve"> </w:t>
            </w:r>
            <w:r w:rsidRPr="00F673F8">
              <w:t>MASS_PO_DETAIL</w:t>
            </w:r>
            <w:r w:rsidRPr="00F673F8">
              <w:rPr>
                <w:cs/>
              </w:rPr>
              <w:t>.</w:t>
            </w:r>
            <w:r w:rsidRPr="00F673F8">
              <w:t>ROW_ID</w:t>
            </w:r>
            <w:r w:rsidRPr="00F673F8">
              <w:rPr>
                <w:rFonts w:hint="cs"/>
                <w:cs/>
              </w:rPr>
              <w:t xml:space="preserve"> เดิม</w:t>
            </w:r>
          </w:p>
        </w:tc>
      </w:tr>
      <w:tr w:rsidRPr="008979A8" w:rsidR="000A571F" w:rsidTr="00135C19" w14:paraId="51E426B2" w14:textId="77777777">
        <w:tc>
          <w:tcPr>
            <w:tcW w:w="1308" w:type="pct"/>
            <w:vMerge/>
          </w:tcPr>
          <w:p w:rsidRPr="008979A8" w:rsidR="000A571F" w:rsidP="00135C19" w:rsidRDefault="000A571F" w14:paraId="2F285813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0A571F" w:rsidP="00135C19" w:rsidRDefault="000A571F" w14:paraId="39C7AE6A" w14:textId="1692D29C">
            <w:pPr>
              <w:spacing w:after="0"/>
              <w:rPr>
                <w:rFonts w:cs="CordiaUPC"/>
              </w:rPr>
            </w:pPr>
            <w:r>
              <w:rPr>
                <w:rFonts w:cs="CordiaUPC"/>
              </w:rPr>
              <w:t>REWARD_ROW_ID</w:t>
            </w:r>
          </w:p>
        </w:tc>
        <w:tc>
          <w:tcPr>
            <w:tcW w:w="2307" w:type="pct"/>
          </w:tcPr>
          <w:p w:rsidRPr="00C11331" w:rsidR="000A571F" w:rsidP="00F673F8" w:rsidRDefault="000A571F" w14:paraId="1E798959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>Tab Reward per Target Customer</w:t>
            </w:r>
          </w:p>
          <w:p w:rsidRPr="00E42349" w:rsidR="000A571F" w:rsidP="00E42349" w:rsidRDefault="000A571F" w14:paraId="3C7AE65C" w14:textId="7BD9EB3C">
            <w:pPr>
              <w:pStyle w:val="ListParagraph"/>
              <w:numPr>
                <w:ilvl w:val="0"/>
                <w:numId w:val="6"/>
              </w:numPr>
              <w:rPr>
                <w:rFonts w:cs="CordiaUPC"/>
                <w:cs/>
              </w:rPr>
            </w:pPr>
            <w:r>
              <w:rPr>
                <w:rFonts w:cs="CordiaUPC"/>
              </w:rPr>
              <w:t>MASS_REWARD_TARGET_CUSTOMER</w:t>
            </w:r>
            <w:r>
              <w:rPr>
                <w:rFonts w:cs="Angsana New"/>
                <w:cs/>
              </w:rPr>
              <w:t>.</w:t>
            </w:r>
            <w:r>
              <w:rPr>
                <w:rFonts w:cs="CordiaUPC"/>
              </w:rPr>
              <w:t>ROW_ID</w:t>
            </w:r>
          </w:p>
        </w:tc>
      </w:tr>
      <w:tr w:rsidRPr="008979A8" w:rsidR="000A571F" w:rsidTr="00135C19" w14:paraId="1EFBA872" w14:textId="77777777">
        <w:tc>
          <w:tcPr>
            <w:tcW w:w="1308" w:type="pct"/>
            <w:vMerge/>
          </w:tcPr>
          <w:p w:rsidRPr="008979A8" w:rsidR="000A571F" w:rsidP="00135C19" w:rsidRDefault="000A571F" w14:paraId="63B6DF9A" w14:textId="330D2966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0A571F" w:rsidP="00135C19" w:rsidRDefault="000A571F" w14:paraId="79ACFF64" w14:textId="20826191">
            <w:pPr>
              <w:spacing w:after="0"/>
              <w:rPr>
                <w:rFonts w:cs="CordiaUPC"/>
              </w:rPr>
            </w:pPr>
            <w:r>
              <w:rPr>
                <w:rFonts w:cs="CordiaUPC"/>
              </w:rPr>
              <w:t>PRICE_TYPE_PATTERN</w:t>
            </w:r>
          </w:p>
        </w:tc>
        <w:tc>
          <w:tcPr>
            <w:tcW w:w="2307" w:type="pct"/>
          </w:tcPr>
          <w:p w:rsidR="000A571F" w:rsidP="00B23FFB" w:rsidRDefault="000A571F" w14:paraId="7CCEA778" w14:textId="5BD31882">
            <w:pPr>
              <w:rPr>
                <w:rFonts w:cs="CordiaUPC"/>
                <w:cs/>
              </w:rPr>
            </w:pPr>
            <w:r>
              <w:rPr>
                <w:rFonts w:cs="CordiaUPC"/>
              </w:rPr>
              <w:t>priceTypePattern</w:t>
            </w:r>
          </w:p>
        </w:tc>
      </w:tr>
      <w:tr w:rsidRPr="008979A8" w:rsidR="000A571F" w:rsidTr="00135C19" w14:paraId="49670ADD" w14:textId="77777777">
        <w:tc>
          <w:tcPr>
            <w:tcW w:w="1308" w:type="pct"/>
            <w:vMerge/>
          </w:tcPr>
          <w:p w:rsidRPr="008979A8" w:rsidR="000A571F" w:rsidP="00135C19" w:rsidRDefault="000A571F" w14:paraId="4B9C7320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0A571F" w:rsidP="00B23FFB" w:rsidRDefault="000A571F" w14:paraId="1E30C6C9" w14:textId="054F8134">
            <w:pPr>
              <w:spacing w:after="0"/>
              <w:rPr>
                <w:rFonts w:cs="CordiaUPC"/>
              </w:rPr>
            </w:pPr>
            <w:r w:rsidRPr="00944318">
              <w:rPr>
                <w:szCs w:val="36"/>
              </w:rPr>
              <w:t>BUSINESS_</w:t>
            </w:r>
            <w:r>
              <w:rPr>
                <w:szCs w:val="36"/>
              </w:rPr>
              <w:t>VOICE_FREE_RESOURCE_ROW_ID</w:t>
            </w:r>
          </w:p>
        </w:tc>
        <w:tc>
          <w:tcPr>
            <w:tcW w:w="2307" w:type="pct"/>
          </w:tcPr>
          <w:p w:rsidRPr="008979A8" w:rsidR="000A571F" w:rsidP="00B23FFB" w:rsidRDefault="000A571F" w14:paraId="5046DBB2" w14:textId="7F2B6DFC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>ให้</w:t>
            </w:r>
            <w:r>
              <w:rPr>
                <w:rFonts w:cs="Angsana New"/>
                <w:cs/>
              </w:rPr>
              <w:t>ใช</w:t>
            </w:r>
            <w:r>
              <w:rPr>
                <w:rFonts w:hint="cs" w:cs="Angsana New"/>
                <w:cs/>
              </w:rPr>
              <w:t xml:space="preserve">้ </w:t>
            </w:r>
            <w:r>
              <w:rPr>
                <w:rFonts w:cs="CordiaUPC"/>
              </w:rPr>
              <w:t>MASS_</w:t>
            </w:r>
            <w:r w:rsidRPr="008979A8">
              <w:rPr>
                <w:rFonts w:cs="CordiaUPC"/>
              </w:rPr>
              <w:t>BUSINESS_</w:t>
            </w:r>
            <w:r>
              <w:rPr>
                <w:rFonts w:cs="CordiaUPC"/>
              </w:rPr>
              <w:t>VOICE</w:t>
            </w:r>
            <w:r w:rsidRPr="008979A8">
              <w:rPr>
                <w:rFonts w:cs="CordiaUPC"/>
              </w:rPr>
              <w:t>_FREE_RESOURCE</w:t>
            </w:r>
            <w:r w:rsidRPr="008979A8">
              <w:rPr>
                <w:rFonts w:cs="Angsana New"/>
                <w:cs/>
              </w:rPr>
              <w:t>.</w:t>
            </w:r>
            <w:r w:rsidRPr="008979A8">
              <w:rPr>
                <w:rFonts w:cs="CordiaUPC"/>
              </w:rPr>
              <w:t>ROW_ID</w:t>
            </w:r>
          </w:p>
        </w:tc>
      </w:tr>
      <w:tr w:rsidRPr="008979A8" w:rsidR="000A571F" w:rsidTr="00135C19" w14:paraId="628C4DC4" w14:textId="77777777">
        <w:tc>
          <w:tcPr>
            <w:tcW w:w="1308" w:type="pct"/>
            <w:vMerge/>
          </w:tcPr>
          <w:p w:rsidRPr="008979A8" w:rsidR="000A571F" w:rsidP="00135C19" w:rsidRDefault="000A571F" w14:paraId="111899E7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0A571F" w:rsidP="00135C19" w:rsidRDefault="000A571F" w14:paraId="77D4EFAF" w14:textId="77777777">
            <w:pPr>
              <w:spacing w:after="0"/>
              <w:rPr>
                <w:rFonts w:cs="CordiaUPC"/>
              </w:rPr>
            </w:pPr>
            <w:r w:rsidRPr="008979A8">
              <w:rPr>
                <w:rFonts w:cs="CordiaUPC"/>
              </w:rPr>
              <w:t>FREE_RESOURCE_TYPE</w:t>
            </w:r>
          </w:p>
        </w:tc>
        <w:tc>
          <w:tcPr>
            <w:tcW w:w="2307" w:type="pct"/>
          </w:tcPr>
          <w:p w:rsidR="000A571F" w:rsidP="00135C19" w:rsidRDefault="000A571F" w14:paraId="039A8975" w14:textId="2F15CC0D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>Tab Voice</w:t>
            </w:r>
          </w:p>
          <w:p w:rsidR="000A571F" w:rsidP="00E42349" w:rsidRDefault="000A571F" w14:paraId="553CFB06" w14:textId="77777777">
            <w:pPr>
              <w:pStyle w:val="ListParagraph"/>
              <w:numPr>
                <w:ilvl w:val="0"/>
                <w:numId w:val="294"/>
              </w:numPr>
              <w:rPr>
                <w:rFonts w:cs="CordiaUPC"/>
              </w:rPr>
            </w:pPr>
            <w:r w:rsidRPr="00E42349">
              <w:rPr>
                <w:rFonts w:cs="Angsana New"/>
                <w:cs/>
              </w:rPr>
              <w:t xml:space="preserve">ให้ </w:t>
            </w:r>
            <w:r w:rsidRPr="00E42349">
              <w:rPr>
                <w:rFonts w:cs="CordiaUPC"/>
              </w:rPr>
              <w:t xml:space="preserve">Default </w:t>
            </w:r>
            <w:r w:rsidRPr="00E42349">
              <w:rPr>
                <w:rFonts w:cs="Angsana New"/>
                <w:cs/>
              </w:rPr>
              <w:t>ค่าเป็น “</w:t>
            </w:r>
            <w:r w:rsidRPr="00E42349">
              <w:rPr>
                <w:rFonts w:cs="CordiaUPC"/>
              </w:rPr>
              <w:t>Product Pricing</w:t>
            </w:r>
            <w:r w:rsidRPr="00E42349">
              <w:rPr>
                <w:rFonts w:cs="Angsana New"/>
                <w:cs/>
              </w:rPr>
              <w:t>”</w:t>
            </w:r>
          </w:p>
          <w:p w:rsidRPr="00E42349" w:rsidR="000A571F" w:rsidP="00F673F8" w:rsidRDefault="000A571F" w14:paraId="56824E32" w14:textId="63311643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>Tab Reward per Target Customer</w:t>
            </w:r>
          </w:p>
          <w:p w:rsidRPr="00E42349" w:rsidR="000A571F" w:rsidP="00E42349" w:rsidRDefault="000A571F" w14:paraId="3EFBF254" w14:textId="4DF1F64A">
            <w:pPr>
              <w:pStyle w:val="ListParagraph"/>
              <w:numPr>
                <w:ilvl w:val="0"/>
                <w:numId w:val="294"/>
              </w:numPr>
              <w:rPr>
                <w:rFonts w:cs="CordiaUPC"/>
              </w:rPr>
            </w:pPr>
            <w:r w:rsidRPr="00C11331">
              <w:rPr>
                <w:rFonts w:cs="Angsana New"/>
                <w:cs/>
              </w:rPr>
              <w:t xml:space="preserve">ให้ </w:t>
            </w:r>
            <w:r w:rsidRPr="00C11331">
              <w:rPr>
                <w:rFonts w:cs="CordiaUPC"/>
              </w:rPr>
              <w:t xml:space="preserve">Default </w:t>
            </w:r>
            <w:r w:rsidRPr="00C11331">
              <w:rPr>
                <w:rFonts w:cs="Angsana New"/>
                <w:cs/>
              </w:rPr>
              <w:t>ค่าเป็น “</w:t>
            </w:r>
            <w:r>
              <w:rPr>
                <w:rFonts w:cs="CordiaUPC"/>
              </w:rPr>
              <w:t>Reward per Target Customer</w:t>
            </w:r>
            <w:r w:rsidRPr="00C11331">
              <w:rPr>
                <w:rFonts w:cs="Angsana New"/>
                <w:cs/>
              </w:rPr>
              <w:t>”</w:t>
            </w:r>
          </w:p>
        </w:tc>
      </w:tr>
      <w:tr w:rsidRPr="008979A8" w:rsidR="000A571F" w:rsidTr="00135C19" w14:paraId="00000A26" w14:textId="77777777">
        <w:tc>
          <w:tcPr>
            <w:tcW w:w="1308" w:type="pct"/>
            <w:vMerge/>
          </w:tcPr>
          <w:p w:rsidRPr="008979A8" w:rsidR="000A571F" w:rsidP="00135C19" w:rsidRDefault="000A571F" w14:paraId="2468D280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0A571F" w:rsidP="00135C19" w:rsidRDefault="000A571F" w14:paraId="64604766" w14:textId="28AB9875">
            <w:pPr>
              <w:spacing w:after="0"/>
              <w:rPr>
                <w:rFonts w:cs="CordiaUPC"/>
              </w:rPr>
            </w:pPr>
            <w:r>
              <w:t>SWOPABLE</w:t>
            </w:r>
          </w:p>
        </w:tc>
        <w:tc>
          <w:tcPr>
            <w:tcW w:w="2307" w:type="pct"/>
          </w:tcPr>
          <w:p w:rsidRPr="008979A8" w:rsidR="000A571F" w:rsidP="00135C19" w:rsidRDefault="000A571F" w14:paraId="5C9FF828" w14:textId="74FEEAE9">
            <w:pPr>
              <w:rPr>
                <w:rFonts w:cs="CordiaUPC"/>
                <w:cs/>
              </w:rPr>
            </w:pPr>
            <w:r>
              <w:rPr>
                <w:rFonts w:cs="CordiaUPC"/>
              </w:rPr>
              <w:t>swopable</w:t>
            </w:r>
          </w:p>
        </w:tc>
      </w:tr>
      <w:tr w:rsidRPr="008979A8" w:rsidR="000A571F" w:rsidTr="00135C19" w14:paraId="33084EC5" w14:textId="77777777">
        <w:tc>
          <w:tcPr>
            <w:tcW w:w="1308" w:type="pct"/>
            <w:vMerge/>
          </w:tcPr>
          <w:p w:rsidRPr="008979A8" w:rsidR="000A571F" w:rsidP="00135C19" w:rsidRDefault="000A571F" w14:paraId="6D45A74E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0A571F" w:rsidP="00135C19" w:rsidRDefault="000A571F" w14:paraId="24303FAB" w14:textId="5A0486A3">
            <w:pPr>
              <w:spacing w:after="0"/>
              <w:rPr>
                <w:rFonts w:cs="CordiaUPC"/>
              </w:rPr>
            </w:pPr>
            <w:r>
              <w:t>VOICE_QUOTA_ROLL_OVER</w:t>
            </w:r>
          </w:p>
        </w:tc>
        <w:tc>
          <w:tcPr>
            <w:tcW w:w="2307" w:type="pct"/>
          </w:tcPr>
          <w:p w:rsidRPr="008979A8" w:rsidR="000A571F" w:rsidP="00135C19" w:rsidRDefault="000A571F" w14:paraId="6A073EFD" w14:textId="3A8C433B">
            <w:pPr>
              <w:rPr>
                <w:rFonts w:cs="CordiaUPC"/>
                <w:cs/>
              </w:rPr>
            </w:pPr>
            <w:r>
              <w:t>voiceQuotaRollOver</w:t>
            </w:r>
          </w:p>
        </w:tc>
      </w:tr>
      <w:tr w:rsidRPr="008979A8" w:rsidR="000A571F" w:rsidTr="00135C19" w14:paraId="27901466" w14:textId="77777777">
        <w:tc>
          <w:tcPr>
            <w:tcW w:w="1308" w:type="pct"/>
            <w:vMerge/>
          </w:tcPr>
          <w:p w:rsidRPr="008979A8" w:rsidR="000A571F" w:rsidP="00135C19" w:rsidRDefault="000A571F" w14:paraId="1C9211B3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0A571F" w:rsidP="00135C19" w:rsidRDefault="000A571F" w14:paraId="2ABDB4DB" w14:textId="7AADF5A6">
            <w:pPr>
              <w:spacing w:after="0"/>
              <w:rPr>
                <w:rFonts w:cs="CordiaUPC"/>
              </w:rPr>
            </w:pPr>
            <w:r>
              <w:t>MAX_ROLL_OVER_QUOTA</w:t>
            </w:r>
          </w:p>
        </w:tc>
        <w:tc>
          <w:tcPr>
            <w:tcW w:w="2307" w:type="pct"/>
          </w:tcPr>
          <w:p w:rsidRPr="008979A8" w:rsidR="000A571F" w:rsidP="00135C19" w:rsidRDefault="000A571F" w14:paraId="4ACFF8FE" w14:textId="46306175">
            <w:pPr>
              <w:rPr>
                <w:rFonts w:cs="CordiaUPC"/>
                <w:cs/>
              </w:rPr>
            </w:pPr>
            <w:r>
              <w:t>maxRollOverQuota</w:t>
            </w:r>
          </w:p>
        </w:tc>
      </w:tr>
      <w:tr w:rsidRPr="008979A8" w:rsidR="000A571F" w:rsidTr="00135C19" w14:paraId="47D81E06" w14:textId="77777777">
        <w:tc>
          <w:tcPr>
            <w:tcW w:w="1308" w:type="pct"/>
            <w:vMerge/>
          </w:tcPr>
          <w:p w:rsidRPr="008979A8" w:rsidR="000A571F" w:rsidP="00135C19" w:rsidRDefault="000A571F" w14:paraId="392CF969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0A571F" w:rsidP="00135C19" w:rsidRDefault="000A571F" w14:paraId="0D68FB07" w14:textId="7EB5EAB8">
            <w:pPr>
              <w:spacing w:after="0"/>
              <w:rPr>
                <w:rFonts w:cs="CordiaUPC"/>
              </w:rPr>
            </w:pPr>
            <w:r>
              <w:t>MAX_ROLL_OVER_QUOTA_UNIT</w:t>
            </w:r>
          </w:p>
        </w:tc>
        <w:tc>
          <w:tcPr>
            <w:tcW w:w="2307" w:type="pct"/>
          </w:tcPr>
          <w:p w:rsidRPr="008979A8" w:rsidR="000A571F" w:rsidP="00135C19" w:rsidRDefault="000A571F" w14:paraId="0F72F2C5" w14:textId="4917AB08">
            <w:pPr>
              <w:rPr>
                <w:rFonts w:cs="CordiaUPC"/>
                <w:cs/>
              </w:rPr>
            </w:pPr>
            <w:r>
              <w:t>maxRollOverQuotaUnit</w:t>
            </w:r>
          </w:p>
        </w:tc>
      </w:tr>
      <w:tr w:rsidRPr="008979A8" w:rsidR="000A571F" w:rsidTr="00135C19" w14:paraId="70A9F9F4" w14:textId="77777777">
        <w:tc>
          <w:tcPr>
            <w:tcW w:w="1308" w:type="pct"/>
            <w:vMerge/>
          </w:tcPr>
          <w:p w:rsidRPr="008979A8" w:rsidR="000A571F" w:rsidP="00135C19" w:rsidRDefault="000A571F" w14:paraId="49049755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0A571F" w:rsidP="00135C19" w:rsidRDefault="000A571F" w14:paraId="502E78D6" w14:textId="23FA9A25">
            <w:pPr>
              <w:spacing w:after="0"/>
              <w:rPr>
                <w:rFonts w:cs="CordiaUPC"/>
              </w:rPr>
            </w:pPr>
            <w:r>
              <w:t>SHARE_ALLOW</w:t>
            </w:r>
          </w:p>
        </w:tc>
        <w:tc>
          <w:tcPr>
            <w:tcW w:w="2307" w:type="pct"/>
          </w:tcPr>
          <w:p w:rsidRPr="008979A8" w:rsidR="000A571F" w:rsidP="00135C19" w:rsidRDefault="000A571F" w14:paraId="21DE853B" w14:textId="7286EDBE">
            <w:pPr>
              <w:rPr>
                <w:rFonts w:cs="CordiaUPC"/>
                <w:cs/>
              </w:rPr>
            </w:pPr>
            <w:r>
              <w:rPr>
                <w:rFonts w:cs="CordiaUPC"/>
              </w:rPr>
              <w:t>shareAllow</w:t>
            </w:r>
          </w:p>
        </w:tc>
      </w:tr>
      <w:tr w:rsidRPr="008979A8" w:rsidR="000A571F" w:rsidTr="00135C19" w14:paraId="4CAEBACA" w14:textId="77777777">
        <w:tc>
          <w:tcPr>
            <w:tcW w:w="1308" w:type="pct"/>
            <w:vMerge/>
          </w:tcPr>
          <w:p w:rsidRPr="008979A8" w:rsidR="000A571F" w:rsidP="00135C19" w:rsidRDefault="000A571F" w14:paraId="0A83CD88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0A571F" w:rsidP="00135C19" w:rsidRDefault="000A571F" w14:paraId="7D70A029" w14:textId="6640C23B">
            <w:pPr>
              <w:spacing w:after="0"/>
              <w:rPr>
                <w:rFonts w:cs="CordiaUPC"/>
              </w:rPr>
            </w:pPr>
            <w:r>
              <w:rPr>
                <w:rFonts w:cs="CordiaUPC"/>
              </w:rPr>
              <w:t>SHARE_MEMBER</w:t>
            </w:r>
          </w:p>
        </w:tc>
        <w:tc>
          <w:tcPr>
            <w:tcW w:w="2307" w:type="pct"/>
          </w:tcPr>
          <w:p w:rsidR="000A571F" w:rsidP="00135C19" w:rsidRDefault="000A571F" w14:paraId="64BD4937" w14:textId="3A112F41">
            <w:pPr>
              <w:rPr>
                <w:rFonts w:cs="CordiaUPC"/>
              </w:rPr>
            </w:pPr>
            <w:r>
              <w:rPr>
                <w:rFonts w:cs="CordiaUPC"/>
              </w:rPr>
              <w:t>shareMember</w:t>
            </w:r>
          </w:p>
        </w:tc>
      </w:tr>
      <w:tr w:rsidRPr="008979A8" w:rsidR="000A571F" w:rsidTr="00135C19" w14:paraId="34975A00" w14:textId="77777777">
        <w:tc>
          <w:tcPr>
            <w:tcW w:w="1308" w:type="pct"/>
            <w:vMerge/>
          </w:tcPr>
          <w:p w:rsidRPr="008979A8" w:rsidR="000A571F" w:rsidP="00135C19" w:rsidRDefault="000A571F" w14:paraId="3B903C75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0A571F" w:rsidP="00135C19" w:rsidRDefault="000A571F" w14:paraId="276C2FB2" w14:textId="77777777">
            <w:pPr>
              <w:spacing w:after="0"/>
              <w:rPr>
                <w:rFonts w:cs="CordiaUPC"/>
              </w:rPr>
            </w:pPr>
            <w:r w:rsidRPr="008979A8">
              <w:rPr>
                <w:rFonts w:cs="CordiaUPC"/>
              </w:rPr>
              <w:t>DURATION_TYPE</w:t>
            </w:r>
          </w:p>
        </w:tc>
        <w:tc>
          <w:tcPr>
            <w:tcW w:w="2307" w:type="pct"/>
          </w:tcPr>
          <w:p w:rsidRPr="008979A8" w:rsidR="000A571F" w:rsidP="00135C19" w:rsidRDefault="000A571F" w14:paraId="7C6E754F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d</w:t>
            </w:r>
            <w:r w:rsidRPr="008979A8">
              <w:rPr>
                <w:rFonts w:cs="CordiaUPC"/>
              </w:rPr>
              <w:t>urationType</w:t>
            </w:r>
          </w:p>
        </w:tc>
      </w:tr>
      <w:tr w:rsidRPr="008979A8" w:rsidR="000A571F" w:rsidTr="00135C19" w14:paraId="4984E1D2" w14:textId="77777777">
        <w:tc>
          <w:tcPr>
            <w:tcW w:w="1308" w:type="pct"/>
            <w:vMerge/>
          </w:tcPr>
          <w:p w:rsidRPr="008979A8" w:rsidR="000A571F" w:rsidP="00135C19" w:rsidRDefault="000A571F" w14:paraId="2D64870C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0A571F" w:rsidP="00135C19" w:rsidRDefault="000A571F" w14:paraId="049D910F" w14:textId="77777777">
            <w:pPr>
              <w:spacing w:after="0"/>
              <w:rPr>
                <w:rFonts w:cs="CordiaUPC"/>
              </w:rPr>
            </w:pPr>
            <w:r w:rsidRPr="008979A8">
              <w:rPr>
                <w:rFonts w:cs="CordiaUPC"/>
              </w:rPr>
              <w:t>DURATION_FROM</w:t>
            </w:r>
          </w:p>
        </w:tc>
        <w:tc>
          <w:tcPr>
            <w:tcW w:w="2307" w:type="pct"/>
          </w:tcPr>
          <w:p w:rsidRPr="008979A8" w:rsidR="000A571F" w:rsidP="00135C19" w:rsidRDefault="000A571F" w14:paraId="2BD29AAE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d</w:t>
            </w:r>
            <w:r w:rsidRPr="008979A8">
              <w:rPr>
                <w:rFonts w:cs="CordiaUPC"/>
              </w:rPr>
              <w:t>urationFrom</w:t>
            </w:r>
          </w:p>
        </w:tc>
      </w:tr>
      <w:tr w:rsidRPr="008979A8" w:rsidR="000A571F" w:rsidTr="00135C19" w14:paraId="30EBC3F7" w14:textId="77777777">
        <w:tc>
          <w:tcPr>
            <w:tcW w:w="1308" w:type="pct"/>
            <w:vMerge/>
          </w:tcPr>
          <w:p w:rsidRPr="008979A8" w:rsidR="000A571F" w:rsidP="00135C19" w:rsidRDefault="000A571F" w14:paraId="09D8229D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0A571F" w:rsidP="00135C19" w:rsidRDefault="000A571F" w14:paraId="43B49509" w14:textId="77777777">
            <w:pPr>
              <w:spacing w:after="0"/>
              <w:rPr>
                <w:rFonts w:cs="CordiaUPC"/>
              </w:rPr>
            </w:pPr>
            <w:r w:rsidRPr="008979A8">
              <w:rPr>
                <w:rFonts w:cs="CordiaUPC"/>
              </w:rPr>
              <w:t>DURATION_TO</w:t>
            </w:r>
          </w:p>
        </w:tc>
        <w:tc>
          <w:tcPr>
            <w:tcW w:w="2307" w:type="pct"/>
          </w:tcPr>
          <w:p w:rsidRPr="008979A8" w:rsidR="000A571F" w:rsidP="00135C19" w:rsidRDefault="000A571F" w14:paraId="01C6565C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d</w:t>
            </w:r>
            <w:r w:rsidRPr="008979A8">
              <w:rPr>
                <w:rFonts w:cs="CordiaUPC"/>
              </w:rPr>
              <w:t>urationTo</w:t>
            </w:r>
          </w:p>
        </w:tc>
      </w:tr>
      <w:tr w:rsidRPr="008979A8" w:rsidR="000A571F" w:rsidTr="00135C19" w14:paraId="2931368E" w14:textId="77777777">
        <w:tc>
          <w:tcPr>
            <w:tcW w:w="1308" w:type="pct"/>
            <w:vMerge/>
          </w:tcPr>
          <w:p w:rsidRPr="008979A8" w:rsidR="000A571F" w:rsidP="00135C19" w:rsidRDefault="000A571F" w14:paraId="5FC9AB94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0A571F" w:rsidP="00135C19" w:rsidRDefault="000A571F" w14:paraId="56C83D3B" w14:textId="77777777">
            <w:pPr>
              <w:spacing w:after="0"/>
              <w:rPr>
                <w:rFonts w:cs="CordiaUPC"/>
              </w:rPr>
            </w:pPr>
            <w:r w:rsidRPr="008979A8">
              <w:rPr>
                <w:rFonts w:cs="CordiaUPC"/>
              </w:rPr>
              <w:t>DURATION_UNIT</w:t>
            </w:r>
          </w:p>
        </w:tc>
        <w:tc>
          <w:tcPr>
            <w:tcW w:w="2307" w:type="pct"/>
          </w:tcPr>
          <w:p w:rsidRPr="008979A8" w:rsidR="000A571F" w:rsidP="00135C19" w:rsidRDefault="000A571F" w14:paraId="5AE1F2EC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d</w:t>
            </w:r>
            <w:r w:rsidRPr="008979A8">
              <w:rPr>
                <w:rFonts w:cs="CordiaUPC"/>
              </w:rPr>
              <w:t>urationUnit</w:t>
            </w:r>
          </w:p>
        </w:tc>
      </w:tr>
      <w:tr w:rsidRPr="008979A8" w:rsidR="000A571F" w:rsidTr="00135C19" w14:paraId="7A2837FA" w14:textId="77777777">
        <w:tc>
          <w:tcPr>
            <w:tcW w:w="1308" w:type="pct"/>
            <w:vMerge/>
          </w:tcPr>
          <w:p w:rsidRPr="008979A8" w:rsidR="000A571F" w:rsidP="00135C19" w:rsidRDefault="000A571F" w14:paraId="594864C0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0A571F" w:rsidP="00135C19" w:rsidRDefault="000A571F" w14:paraId="494DF337" w14:textId="2F916E63">
            <w:pPr>
              <w:spacing w:after="0"/>
              <w:rPr>
                <w:rFonts w:cs="CordiaUPC"/>
              </w:rPr>
            </w:pPr>
            <w:r>
              <w:rPr>
                <w:szCs w:val="36"/>
              </w:rPr>
              <w:t>BILL_CYCLE_TYPE</w:t>
            </w:r>
          </w:p>
        </w:tc>
        <w:tc>
          <w:tcPr>
            <w:tcW w:w="2307" w:type="pct"/>
          </w:tcPr>
          <w:p w:rsidR="000A571F" w:rsidP="00135C19" w:rsidRDefault="000A571F" w14:paraId="4E785A2C" w14:textId="0A11DD54">
            <w:pPr>
              <w:rPr>
                <w:rFonts w:cs="CordiaUPC"/>
              </w:rPr>
            </w:pPr>
            <w:r>
              <w:rPr>
                <w:rFonts w:cs="CordiaUPC"/>
              </w:rPr>
              <w:t>billCycleType</w:t>
            </w:r>
          </w:p>
        </w:tc>
      </w:tr>
      <w:tr w:rsidRPr="008979A8" w:rsidR="000A571F" w:rsidTr="00135C19" w14:paraId="12AF0AFC" w14:textId="77777777">
        <w:tc>
          <w:tcPr>
            <w:tcW w:w="1308" w:type="pct"/>
            <w:vMerge/>
          </w:tcPr>
          <w:p w:rsidRPr="008979A8" w:rsidR="000A571F" w:rsidP="00135C19" w:rsidRDefault="000A571F" w14:paraId="73F86488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0A571F" w:rsidP="00135C19" w:rsidRDefault="000A571F" w14:paraId="1B35B935" w14:textId="79449012">
            <w:pPr>
              <w:spacing w:after="0"/>
              <w:rPr>
                <w:rFonts w:cs="CordiaUPC"/>
              </w:rPr>
            </w:pPr>
            <w:r>
              <w:rPr>
                <w:szCs w:val="36"/>
              </w:rPr>
              <w:t>BILL_CYCLE_VALUE</w:t>
            </w:r>
          </w:p>
        </w:tc>
        <w:tc>
          <w:tcPr>
            <w:tcW w:w="2307" w:type="pct"/>
          </w:tcPr>
          <w:p w:rsidR="000A571F" w:rsidP="00135C19" w:rsidRDefault="000A571F" w14:paraId="770EED35" w14:textId="6A648DD2">
            <w:pPr>
              <w:rPr>
                <w:rFonts w:cs="CordiaUPC"/>
              </w:rPr>
            </w:pPr>
            <w:r>
              <w:rPr>
                <w:rFonts w:cs="CordiaUPC"/>
              </w:rPr>
              <w:t>billCycleValue</w:t>
            </w:r>
          </w:p>
        </w:tc>
      </w:tr>
      <w:tr w:rsidRPr="008979A8" w:rsidR="000A571F" w:rsidTr="00135C19" w14:paraId="048F6F36" w14:textId="77777777">
        <w:tc>
          <w:tcPr>
            <w:tcW w:w="1308" w:type="pct"/>
            <w:vMerge/>
          </w:tcPr>
          <w:p w:rsidRPr="008979A8" w:rsidR="000A571F" w:rsidP="00135C19" w:rsidRDefault="000A571F" w14:paraId="60451B6B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0A571F" w:rsidP="00135C19" w:rsidRDefault="000A571F" w14:paraId="5639C8B6" w14:textId="56580703">
            <w:pPr>
              <w:spacing w:after="0"/>
              <w:rPr>
                <w:rFonts w:cs="CordiaUPC"/>
              </w:rPr>
            </w:pPr>
            <w:r>
              <w:rPr>
                <w:szCs w:val="36"/>
              </w:rPr>
              <w:t>BILL_CYCLE_UNIT</w:t>
            </w:r>
          </w:p>
        </w:tc>
        <w:tc>
          <w:tcPr>
            <w:tcW w:w="2307" w:type="pct"/>
          </w:tcPr>
          <w:p w:rsidR="000A571F" w:rsidP="00135C19" w:rsidRDefault="000A571F" w14:paraId="01D5DD17" w14:textId="561EB4BC">
            <w:pPr>
              <w:rPr>
                <w:rFonts w:cs="CordiaUPC"/>
              </w:rPr>
            </w:pPr>
            <w:r>
              <w:rPr>
                <w:rFonts w:cs="CordiaUPC"/>
              </w:rPr>
              <w:t>billCycleUnit</w:t>
            </w:r>
          </w:p>
        </w:tc>
      </w:tr>
      <w:tr w:rsidRPr="008979A8" w:rsidR="000A571F" w:rsidTr="00135C19" w14:paraId="5F95E631" w14:textId="77777777">
        <w:tc>
          <w:tcPr>
            <w:tcW w:w="1308" w:type="pct"/>
            <w:vMerge/>
          </w:tcPr>
          <w:p w:rsidRPr="008979A8" w:rsidR="000A571F" w:rsidP="00135C19" w:rsidRDefault="000A571F" w14:paraId="1B5CE962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0A571F" w:rsidP="00135C19" w:rsidRDefault="000A571F" w14:paraId="567218C9" w14:textId="4270A4E6">
            <w:pPr>
              <w:spacing w:after="0"/>
              <w:rPr>
                <w:szCs w:val="36"/>
              </w:rPr>
            </w:pPr>
            <w:r>
              <w:t>PEAK_TIME_FLAG</w:t>
            </w:r>
          </w:p>
        </w:tc>
        <w:tc>
          <w:tcPr>
            <w:tcW w:w="2307" w:type="pct"/>
          </w:tcPr>
          <w:p w:rsidR="000A571F" w:rsidP="00135C19" w:rsidRDefault="000A571F" w14:paraId="722DBC18" w14:textId="7672E5EA">
            <w:pPr>
              <w:rPr>
                <w:rFonts w:cs="CordiaUPC"/>
              </w:rPr>
            </w:pPr>
            <w:r>
              <w:rPr>
                <w:rFonts w:cs="CordiaUPC"/>
              </w:rPr>
              <w:t>peakTimeFlag</w:t>
            </w:r>
          </w:p>
        </w:tc>
      </w:tr>
      <w:tr w:rsidRPr="008979A8" w:rsidR="000A571F" w:rsidTr="00135C19" w14:paraId="5026D48D" w14:textId="77777777">
        <w:tc>
          <w:tcPr>
            <w:tcW w:w="1308" w:type="pct"/>
            <w:vMerge/>
          </w:tcPr>
          <w:p w:rsidRPr="008979A8" w:rsidR="000A571F" w:rsidP="00135C19" w:rsidRDefault="000A571F" w14:paraId="29668CC3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0A571F" w:rsidP="00135C19" w:rsidRDefault="000A571F" w14:paraId="5E32EC94" w14:textId="63D45D58">
            <w:pPr>
              <w:spacing w:after="0"/>
            </w:pPr>
            <w:r>
              <w:t>DEDUCT_TYPE</w:t>
            </w:r>
          </w:p>
        </w:tc>
        <w:tc>
          <w:tcPr>
            <w:tcW w:w="2307" w:type="pct"/>
          </w:tcPr>
          <w:p w:rsidR="000A571F" w:rsidP="00135C19" w:rsidRDefault="000A571F" w14:paraId="62AADE81" w14:textId="1BE35625">
            <w:pPr>
              <w:rPr>
                <w:rFonts w:cs="CordiaUPC"/>
              </w:rPr>
            </w:pPr>
            <w:r>
              <w:rPr>
                <w:rFonts w:cs="CordiaUPC"/>
              </w:rPr>
              <w:t>deductType</w:t>
            </w:r>
          </w:p>
        </w:tc>
      </w:tr>
    </w:tbl>
    <w:p w:rsidRPr="008979A8" w:rsidR="00135C19" w:rsidP="00135C19" w:rsidRDefault="00135C19" w14:paraId="6006B1DC" w14:textId="5A84A4CA">
      <w:pPr>
        <w:pStyle w:val="Heading2"/>
        <w:numPr>
          <w:ilvl w:val="0"/>
          <w:numId w:val="1"/>
        </w:numPr>
        <w:ind w:left="426" w:hanging="426"/>
        <w:rPr>
          <w:rFonts w:ascii="CordiaUPC" w:hAnsi="CordiaUPC" w:cs="CordiaUPC"/>
          <w:sz w:val="36"/>
          <w:szCs w:val="36"/>
        </w:rPr>
      </w:pPr>
      <w:r>
        <w:rPr>
          <w:rFonts w:ascii="CordiaUPC" w:hAnsi="CordiaUPC" w:cs="CordiaUPC"/>
          <w:sz w:val="36"/>
          <w:szCs w:val="36"/>
        </w:rPr>
        <w:t>Mass Voice Free Resource</w:t>
      </w:r>
      <w:r w:rsidRPr="008979A8">
        <w:rPr>
          <w:rFonts w:ascii="CordiaUPC" w:hAnsi="CordiaUPC" w:cs="CordiaUPC"/>
          <w:sz w:val="36"/>
          <w:szCs w:val="36"/>
        </w:rPr>
        <w:t xml:space="preserve"> on Shelf</w:t>
      </w:r>
    </w:p>
    <w:p w:rsidRPr="008979A8" w:rsidR="00135C19" w:rsidP="001D4AC7" w:rsidRDefault="00135C19" w14:paraId="7BE241AD" w14:textId="77777777">
      <w:pPr>
        <w:pStyle w:val="Heading3"/>
        <w:numPr>
          <w:ilvl w:val="0"/>
          <w:numId w:val="3"/>
        </w:numPr>
        <w:rPr>
          <w:rFonts w:ascii="CordiaUPC" w:hAnsi="CordiaUPC" w:cs="CordiaUPC"/>
          <w:sz w:val="32"/>
          <w:szCs w:val="40"/>
        </w:rPr>
      </w:pPr>
      <w:r w:rsidRPr="008979A8">
        <w:rPr>
          <w:rFonts w:ascii="CordiaUPC" w:hAnsi="CordiaUPC" w:cs="CordiaUPC"/>
          <w:sz w:val="32"/>
          <w:szCs w:val="40"/>
        </w:rPr>
        <w:t>Field on Screen</w:t>
      </w:r>
    </w:p>
    <w:tbl>
      <w:tblPr>
        <w:tblW w:w="4977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521"/>
        <w:gridCol w:w="1635"/>
        <w:gridCol w:w="5819"/>
      </w:tblGrid>
      <w:tr w:rsidRPr="008979A8" w:rsidR="00135C19" w:rsidTr="00135C19" w14:paraId="50F7EAD9" w14:textId="77777777">
        <w:trPr>
          <w:cantSplit/>
          <w:tblHeader/>
        </w:trPr>
        <w:tc>
          <w:tcPr>
            <w:tcW w:w="847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135C19" w:rsidP="00135C19" w:rsidRDefault="00135C19" w14:paraId="31FE743F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Field Name</w:t>
            </w:r>
          </w:p>
        </w:tc>
        <w:tc>
          <w:tcPr>
            <w:tcW w:w="911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135C19" w:rsidP="00135C19" w:rsidRDefault="00135C19" w14:paraId="09BE6C08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Type</w:t>
            </w:r>
          </w:p>
        </w:tc>
        <w:tc>
          <w:tcPr>
            <w:tcW w:w="3242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135C19" w:rsidP="00135C19" w:rsidRDefault="00135C19" w14:paraId="69432BE5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Comments</w:t>
            </w:r>
          </w:p>
        </w:tc>
      </w:tr>
      <w:tr w:rsidRPr="008979A8" w:rsidR="004361B4" w:rsidTr="00135C19" w14:paraId="1011712E" w14:textId="77777777">
        <w:tc>
          <w:tcPr>
            <w:tcW w:w="847" w:type="pct"/>
          </w:tcPr>
          <w:p w:rsidR="004361B4" w:rsidP="004361B4" w:rsidRDefault="004361B4" w14:paraId="35310EC3" w14:textId="40453A00">
            <w:pPr>
              <w:rPr>
                <w:rFonts w:cs="CordiaUPC"/>
              </w:rPr>
            </w:pPr>
            <w:r>
              <w:rPr>
                <w:rFonts w:cs="CordiaUPC"/>
              </w:rPr>
              <w:t>copyFrom</w:t>
            </w:r>
          </w:p>
        </w:tc>
        <w:tc>
          <w:tcPr>
            <w:tcW w:w="911" w:type="pct"/>
          </w:tcPr>
          <w:p w:rsidR="004361B4" w:rsidP="004361B4" w:rsidRDefault="004361B4" w14:paraId="361024C9" w14:textId="3ACEF73B">
            <w:pPr>
              <w:rPr>
                <w:rFonts w:cs="CordiaUPC"/>
              </w:rPr>
            </w:pPr>
            <w:r>
              <w:rPr>
                <w:rFonts w:cs="CordiaUPC"/>
              </w:rPr>
              <w:t>Drop Down List</w:t>
            </w:r>
          </w:p>
        </w:tc>
        <w:tc>
          <w:tcPr>
            <w:tcW w:w="3242" w:type="pct"/>
          </w:tcPr>
          <w:p w:rsidR="004361B4" w:rsidP="004361B4" w:rsidRDefault="004361B4" w14:paraId="30EF551F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CordiaUPC"/>
              </w:rPr>
              <w:t>Copy From</w:t>
            </w:r>
          </w:p>
          <w:p w:rsidR="004361B4" w:rsidP="004361B4" w:rsidRDefault="004361B4" w14:paraId="7FB19B87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List of value </w:t>
            </w:r>
            <w:r>
              <w:rPr>
                <w:rFonts w:cs="Angsana New"/>
                <w:cs/>
              </w:rPr>
              <w:t xml:space="preserve">: </w:t>
            </w:r>
            <w:r w:rsidRPr="008979A8">
              <w:rPr>
                <w:rFonts w:cs="Angsana New"/>
                <w:cs/>
              </w:rPr>
              <w:t xml:space="preserve">ดึงข้อมูล </w:t>
            </w:r>
            <w:r w:rsidRPr="008979A8">
              <w:rPr>
                <w:rFonts w:cs="CordiaUPC"/>
              </w:rPr>
              <w:t>free_resource_name</w:t>
            </w:r>
            <w:r w:rsidRPr="008979A8">
              <w:rPr>
                <w:rFonts w:cs="Angsana New"/>
                <w:cs/>
              </w:rPr>
              <w:t xml:space="preserve"> จาก </w:t>
            </w:r>
            <w:r>
              <w:rPr>
                <w:rFonts w:cs="CordiaUPC"/>
              </w:rPr>
              <w:t>MASS</w:t>
            </w:r>
            <w:r w:rsidRPr="00F33A0D">
              <w:rPr>
                <w:rFonts w:cs="CordiaUPC"/>
              </w:rPr>
              <w:t>_BUSINESS_</w:t>
            </w:r>
            <w:r>
              <w:rPr>
                <w:rFonts w:cs="CordiaUPC"/>
              </w:rPr>
              <w:t>VOICE</w:t>
            </w:r>
            <w:r w:rsidRPr="00F33A0D">
              <w:rPr>
                <w:rFonts w:cs="CordiaUPC"/>
              </w:rPr>
              <w:t>_FREE_RESOURCE</w:t>
            </w:r>
            <w:r w:rsidRPr="008979A8">
              <w:rPr>
                <w:rFonts w:cs="CordiaUPC"/>
              </w:rPr>
              <w:t xml:space="preserve"> Table </w:t>
            </w:r>
            <w:r w:rsidRPr="008979A8">
              <w:rPr>
                <w:rFonts w:cs="Angsana New"/>
                <w:cs/>
              </w:rPr>
              <w:t>มาแสดง</w:t>
            </w:r>
          </w:p>
          <w:p w:rsidR="00782FC9" w:rsidP="004361B4" w:rsidRDefault="00782FC9" w14:paraId="245FF39C" w14:textId="5BA87989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 w:cs="Angsana New"/>
                <w:cs/>
              </w:rPr>
              <w:t xml:space="preserve">สามารถ </w:t>
            </w:r>
            <w:r>
              <w:rPr>
                <w:rFonts w:cs="CordiaUPC"/>
              </w:rPr>
              <w:t xml:space="preserve">Search </w:t>
            </w:r>
            <w:r>
              <w:rPr>
                <w:rFonts w:hint="cs" w:cs="Angsana New"/>
                <w:cs/>
              </w:rPr>
              <w:t>ได้</w:t>
            </w:r>
          </w:p>
        </w:tc>
      </w:tr>
      <w:tr w:rsidRPr="008979A8" w:rsidR="004361B4" w:rsidTr="00135C19" w14:paraId="5EA35934" w14:textId="77777777">
        <w:tc>
          <w:tcPr>
            <w:tcW w:w="847" w:type="pct"/>
          </w:tcPr>
          <w:p w:rsidR="004361B4" w:rsidP="004361B4" w:rsidRDefault="004361B4" w14:paraId="082FAC75" w14:textId="0FFC6DA0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ปุ่ม </w:t>
            </w:r>
            <w:r>
              <w:rPr>
                <w:rFonts w:cs="CordiaUPC"/>
              </w:rPr>
              <w:t>Copy</w:t>
            </w:r>
          </w:p>
        </w:tc>
        <w:tc>
          <w:tcPr>
            <w:tcW w:w="911" w:type="pct"/>
          </w:tcPr>
          <w:p w:rsidR="004361B4" w:rsidP="004361B4" w:rsidRDefault="004361B4" w14:paraId="27F7C791" w14:textId="62063A50">
            <w:pPr>
              <w:rPr>
                <w:rFonts w:cs="CordiaUPC"/>
              </w:rPr>
            </w:pPr>
            <w:r>
              <w:rPr>
                <w:rFonts w:cs="CordiaUPC"/>
              </w:rPr>
              <w:t>Button</w:t>
            </w:r>
          </w:p>
        </w:tc>
        <w:tc>
          <w:tcPr>
            <w:tcW w:w="3242" w:type="pct"/>
          </w:tcPr>
          <w:p w:rsidR="004361B4" w:rsidP="004361B4" w:rsidRDefault="004361B4" w14:paraId="67AFCEF4" w14:textId="23F7E8D4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>เมื่อกดปุ่มให้ทำการ</w:t>
            </w:r>
            <w:r>
              <w:rPr>
                <w:rFonts w:cs="CordiaUPC"/>
              </w:rPr>
              <w:t xml:space="preserve"> Copy </w:t>
            </w:r>
            <w:r>
              <w:rPr>
                <w:rFonts w:hint="cs" w:cs="Angsana New"/>
                <w:cs/>
              </w:rPr>
              <w:t xml:space="preserve">ข้อมูลใน </w:t>
            </w:r>
            <w:r>
              <w:rPr>
                <w:rFonts w:cs="CordiaUPC"/>
              </w:rPr>
              <w:t>Default</w:t>
            </w:r>
            <w:r>
              <w:rPr>
                <w:rFonts w:hint="cs" w:cs="Angsana New"/>
                <w:cs/>
              </w:rPr>
              <w:t xml:space="preserve"> ค่า</w:t>
            </w:r>
          </w:p>
        </w:tc>
      </w:tr>
      <w:tr w:rsidRPr="008979A8" w:rsidR="004361B4" w:rsidTr="00135C19" w14:paraId="4919F2D9" w14:textId="77777777">
        <w:tc>
          <w:tcPr>
            <w:tcW w:w="847" w:type="pct"/>
          </w:tcPr>
          <w:p w:rsidR="004361B4" w:rsidP="004361B4" w:rsidRDefault="004361B4" w14:paraId="51F96DEF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freeResourceName</w:t>
            </w:r>
          </w:p>
        </w:tc>
        <w:tc>
          <w:tcPr>
            <w:tcW w:w="911" w:type="pct"/>
          </w:tcPr>
          <w:p w:rsidR="004361B4" w:rsidP="004361B4" w:rsidRDefault="004361B4" w14:paraId="68FB4143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 Text Box</w:t>
            </w:r>
          </w:p>
        </w:tc>
        <w:tc>
          <w:tcPr>
            <w:tcW w:w="3242" w:type="pct"/>
          </w:tcPr>
          <w:p w:rsidRPr="008979A8" w:rsidR="004361B4" w:rsidP="004361B4" w:rsidRDefault="004361B4" w14:paraId="0A03A692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9E4907">
              <w:rPr>
                <w:rFonts w:cs="Angsana New"/>
                <w:color w:val="FF0000"/>
                <w:cs/>
              </w:rPr>
              <w:t>*</w:t>
            </w:r>
            <w:r w:rsidRPr="009E4907">
              <w:rPr>
                <w:rFonts w:cs="CordiaUPC"/>
                <w:color w:val="FF0000"/>
              </w:rPr>
              <w:t xml:space="preserve">Free Resource </w:t>
            </w:r>
            <w:r>
              <w:rPr>
                <w:rFonts w:cs="CordiaUPC"/>
                <w:color w:val="FF0000"/>
              </w:rPr>
              <w:t xml:space="preserve">Pattern </w:t>
            </w:r>
            <w:r w:rsidRPr="009E4907">
              <w:rPr>
                <w:rFonts w:cs="CordiaUPC"/>
                <w:color w:val="FF0000"/>
              </w:rPr>
              <w:t>Name</w:t>
            </w:r>
          </w:p>
        </w:tc>
      </w:tr>
      <w:tr w:rsidRPr="008979A8" w:rsidR="004361B4" w:rsidTr="00135C19" w14:paraId="2557C8A0" w14:textId="77777777">
        <w:tc>
          <w:tcPr>
            <w:tcW w:w="847" w:type="pct"/>
          </w:tcPr>
          <w:p w:rsidR="004361B4" w:rsidP="004361B4" w:rsidRDefault="004361B4" w14:paraId="03865770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ปุ่ม </w:t>
            </w:r>
            <w:r>
              <w:rPr>
                <w:rFonts w:cs="CordiaUPC"/>
              </w:rPr>
              <w:t>Generate Name</w:t>
            </w:r>
          </w:p>
        </w:tc>
        <w:tc>
          <w:tcPr>
            <w:tcW w:w="911" w:type="pct"/>
          </w:tcPr>
          <w:p w:rsidR="004361B4" w:rsidP="004361B4" w:rsidRDefault="004361B4" w14:paraId="53D506AE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Button</w:t>
            </w:r>
          </w:p>
        </w:tc>
        <w:tc>
          <w:tcPr>
            <w:tcW w:w="3242" w:type="pct"/>
          </w:tcPr>
          <w:p w:rsidR="004361B4" w:rsidP="004361B4" w:rsidRDefault="004361B4" w14:paraId="2E6E1462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วางบรรทัดเดียวกันกับ </w:t>
            </w:r>
            <w:r>
              <w:rPr>
                <w:rFonts w:cs="CordiaUPC"/>
              </w:rPr>
              <w:t>Free Resource Name</w:t>
            </w:r>
          </w:p>
          <w:p w:rsidR="004361B4" w:rsidP="004361B4" w:rsidRDefault="004361B4" w14:paraId="5010BEE7" w14:textId="77777777">
            <w:pPr>
              <w:spacing w:after="0"/>
              <w:rPr>
                <w:rFonts w:cs="CordiaUPC"/>
              </w:rPr>
            </w:pPr>
            <w:r>
              <w:rPr>
                <w:rFonts w:hint="cs" w:cs="Angsana New"/>
                <w:cs/>
              </w:rPr>
              <w:t>เมื่อกดปุ่ม</w:t>
            </w:r>
          </w:p>
          <w:p w:rsidRPr="00870089" w:rsidR="004361B4" w:rsidP="004361B4" w:rsidRDefault="004361B4" w14:paraId="2D7892D0" w14:textId="77777777">
            <w:pPr>
              <w:rPr>
                <w:rFonts w:cs="CordiaUPC"/>
              </w:rPr>
            </w:pPr>
            <w:r w:rsidRPr="00870089">
              <w:rPr>
                <w:rFonts w:cs="Angsana New"/>
                <w:cs/>
              </w:rPr>
              <w:t xml:space="preserve">ให้ทำการ </w:t>
            </w:r>
            <w:r w:rsidRPr="00870089">
              <w:rPr>
                <w:rFonts w:cs="CordiaUPC"/>
              </w:rPr>
              <w:t xml:space="preserve">Generate Name </w:t>
            </w:r>
            <w:r w:rsidRPr="00870089">
              <w:rPr>
                <w:rFonts w:cs="Angsana New"/>
                <w:cs/>
              </w:rPr>
              <w:t xml:space="preserve">ตาม </w:t>
            </w:r>
            <w:r w:rsidRPr="00870089">
              <w:rPr>
                <w:rFonts w:cs="CordiaUPC"/>
              </w:rPr>
              <w:t xml:space="preserve">Logic </w:t>
            </w:r>
            <w:r w:rsidRPr="00870089">
              <w:rPr>
                <w:rFonts w:cs="Angsana New"/>
                <w:cs/>
              </w:rPr>
              <w:t>ดังนี้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ไป </w:t>
            </w:r>
            <w:r>
              <w:rPr>
                <w:rFonts w:cs="CordiaUPC"/>
              </w:rPr>
              <w:t xml:space="preserve">Auto Populated </w:t>
            </w:r>
            <w:r>
              <w:rPr>
                <w:rFonts w:hint="cs" w:cs="Angsana New"/>
                <w:cs/>
              </w:rPr>
              <w:t xml:space="preserve">ที่ </w:t>
            </w:r>
            <w:r>
              <w:rPr>
                <w:rFonts w:cs="CordiaUPC"/>
              </w:rPr>
              <w:t>Field</w:t>
            </w:r>
            <w:r>
              <w:rPr>
                <w:rFonts w:cs="Angsana New"/>
                <w:cs/>
              </w:rPr>
              <w:t xml:space="preserve"> “</w:t>
            </w:r>
            <w:r>
              <w:rPr>
                <w:rFonts w:cs="CordiaUPC"/>
              </w:rPr>
              <w:t>freeResourceName</w:t>
            </w:r>
            <w:r>
              <w:rPr>
                <w:rFonts w:cs="Angsana New"/>
                <w:cs/>
              </w:rPr>
              <w:t>”</w:t>
            </w:r>
          </w:p>
          <w:p w:rsidRPr="00870089" w:rsidR="004361B4" w:rsidP="004361B4" w:rsidRDefault="004361B4" w14:paraId="05A508D0" w14:textId="77777777">
            <w:pPr>
              <w:rPr>
                <w:rFonts w:cs="CordiaUPC"/>
              </w:rPr>
            </w:pPr>
            <w:r w:rsidRPr="00870089">
              <w:rPr>
                <w:rFonts w:cs="CordiaUPC"/>
              </w:rPr>
              <w:t xml:space="preserve">Format </w:t>
            </w:r>
            <w:r w:rsidRPr="00870089">
              <w:rPr>
                <w:rFonts w:cs="Angsana New"/>
                <w:cs/>
              </w:rPr>
              <w:t xml:space="preserve">: </w:t>
            </w:r>
            <w:r w:rsidRPr="00870089">
              <w:rPr>
                <w:rFonts w:cs="CordiaUPC"/>
              </w:rPr>
              <w:t xml:space="preserve">{Allocate} {DayOfWeek} {FromTiming} </w:t>
            </w:r>
            <w:r w:rsidRPr="00870089">
              <w:rPr>
                <w:rFonts w:cs="Angsana New"/>
                <w:cs/>
              </w:rPr>
              <w:t xml:space="preserve">– </w:t>
            </w:r>
            <w:r w:rsidRPr="00870089">
              <w:rPr>
                <w:rFonts w:cs="CordiaUPC"/>
              </w:rPr>
              <w:t>{ToTiming} {FreeCall} {FreeCallUnit}</w:t>
            </w:r>
          </w:p>
          <w:p w:rsidRPr="00870089" w:rsidR="004361B4" w:rsidP="004361B4" w:rsidRDefault="004361B4" w14:paraId="274FBF79" w14:textId="77777777">
            <w:pPr>
              <w:spacing w:after="0"/>
              <w:ind w:left="452"/>
              <w:rPr>
                <w:rFonts w:cs="CordiaUPC"/>
              </w:rPr>
            </w:pPr>
            <w:r w:rsidRPr="00870089">
              <w:rPr>
                <w:rFonts w:cs="CordiaUPC"/>
              </w:rPr>
              <w:t>o</w:t>
            </w:r>
            <w:r w:rsidRPr="00870089">
              <w:rPr>
                <w:rFonts w:cs="CordiaUPC"/>
              </w:rPr>
              <w:tab/>
            </w:r>
            <w:r w:rsidRPr="00870089">
              <w:rPr>
                <w:rFonts w:cs="CordiaUPC"/>
              </w:rPr>
              <w:t xml:space="preserve">{Allocate} </w:t>
            </w:r>
            <w:r w:rsidRPr="00870089">
              <w:rPr>
                <w:rFonts w:cs="Angsana New"/>
                <w:cs/>
              </w:rPr>
              <w:t xml:space="preserve">: ถ้า </w:t>
            </w:r>
            <w:r w:rsidRPr="00870089">
              <w:rPr>
                <w:rFonts w:cs="CordiaUPC"/>
              </w:rPr>
              <w:t xml:space="preserve">Allocate </w:t>
            </w:r>
            <w:r w:rsidRPr="00870089">
              <w:rPr>
                <w:rFonts w:cs="Angsana New"/>
                <w:cs/>
              </w:rPr>
              <w:t xml:space="preserve">ที่เลือกมีมากกว่า </w:t>
            </w:r>
            <w:r w:rsidRPr="00870089">
              <w:rPr>
                <w:rFonts w:cs="CordiaUPC"/>
                <w:cs/>
              </w:rPr>
              <w:t xml:space="preserve">1 </w:t>
            </w:r>
            <w:r w:rsidRPr="00870089">
              <w:rPr>
                <w:rFonts w:cs="Angsana New"/>
                <w:cs/>
              </w:rPr>
              <w:t>ค่าให้คั่นด้วย “/” เช่น “</w:t>
            </w:r>
            <w:r w:rsidRPr="00870089">
              <w:rPr>
                <w:rFonts w:cs="CordiaUPC"/>
              </w:rPr>
              <w:t>Voice</w:t>
            </w:r>
            <w:r w:rsidRPr="00870089">
              <w:rPr>
                <w:rFonts w:cs="Angsana New"/>
                <w:cs/>
              </w:rPr>
              <w:t>/</w:t>
            </w:r>
            <w:r>
              <w:rPr>
                <w:rFonts w:cs="CordiaUPC"/>
              </w:rPr>
              <w:t>VDO Call</w:t>
            </w:r>
            <w:r w:rsidRPr="00870089">
              <w:rPr>
                <w:rFonts w:cs="Angsana New"/>
                <w:cs/>
              </w:rPr>
              <w:t>” เป็นต้น</w:t>
            </w:r>
            <w:r>
              <w:rPr>
                <w:rFonts w:cs="Angsana New"/>
                <w:cs/>
              </w:rPr>
              <w:t xml:space="preserve"> (</w:t>
            </w:r>
            <w:r>
              <w:rPr>
                <w:rFonts w:hint="cs"/>
                <w:cs/>
              </w:rPr>
              <w:t xml:space="preserve">ต้อง </w:t>
            </w:r>
            <w:r>
              <w:t xml:space="preserve">Sort </w:t>
            </w:r>
            <w:r>
              <w:rPr>
                <w:rFonts w:hint="cs"/>
                <w:cs/>
              </w:rPr>
              <w:t>ตามตัวอักษรด้วย</w:t>
            </w:r>
            <w:r>
              <w:rPr>
                <w:rFonts w:cs="Angsana New"/>
                <w:cs/>
              </w:rPr>
              <w:t>)</w:t>
            </w:r>
          </w:p>
          <w:p w:rsidRPr="00870089" w:rsidR="004361B4" w:rsidP="004361B4" w:rsidRDefault="004361B4" w14:paraId="3971495E" w14:textId="77777777">
            <w:pPr>
              <w:spacing w:after="0"/>
              <w:ind w:left="452"/>
              <w:rPr>
                <w:rFonts w:cs="CordiaUPC"/>
              </w:rPr>
            </w:pPr>
            <w:r w:rsidRPr="00870089">
              <w:rPr>
                <w:rFonts w:cs="CordiaUPC"/>
              </w:rPr>
              <w:t>o</w:t>
            </w:r>
            <w:r w:rsidRPr="00870089">
              <w:rPr>
                <w:rFonts w:cs="CordiaUPC"/>
              </w:rPr>
              <w:tab/>
            </w:r>
            <w:r w:rsidRPr="00870089">
              <w:rPr>
                <w:rFonts w:cs="CordiaUPC"/>
              </w:rPr>
              <w:t xml:space="preserve">{DayOfWeek} </w:t>
            </w:r>
            <w:r w:rsidRPr="00870089">
              <w:rPr>
                <w:rFonts w:cs="Angsana New"/>
                <w:cs/>
              </w:rPr>
              <w:t xml:space="preserve">: ถ้า </w:t>
            </w:r>
            <w:r w:rsidRPr="00870089">
              <w:rPr>
                <w:rFonts w:cs="CordiaUPC"/>
              </w:rPr>
              <w:t xml:space="preserve">PriceTypePattern </w:t>
            </w:r>
            <w:r w:rsidRPr="00870089">
              <w:rPr>
                <w:rFonts w:cs="Angsana New"/>
                <w:cs/>
              </w:rPr>
              <w:t>เป็น “</w:t>
            </w:r>
            <w:r w:rsidRPr="00870089">
              <w:rPr>
                <w:rFonts w:cs="CordiaUPC"/>
              </w:rPr>
              <w:t xml:space="preserve">Buffet Special </w:t>
            </w:r>
            <w:r w:rsidRPr="00870089">
              <w:rPr>
                <w:rFonts w:cs="Angsana New"/>
                <w:cs/>
              </w:rPr>
              <w:t>(</w:t>
            </w:r>
            <w:r w:rsidRPr="00870089">
              <w:rPr>
                <w:rFonts w:cs="CordiaUPC"/>
              </w:rPr>
              <w:t>Peak</w:t>
            </w:r>
            <w:r w:rsidRPr="00870089">
              <w:rPr>
                <w:rFonts w:cs="Angsana New"/>
                <w:cs/>
              </w:rPr>
              <w:t>/</w:t>
            </w:r>
            <w:r w:rsidRPr="00870089">
              <w:rPr>
                <w:rFonts w:cs="CordiaUPC"/>
              </w:rPr>
              <w:t>Off Peak Special</w:t>
            </w:r>
            <w:r w:rsidRPr="00870089">
              <w:rPr>
                <w:rFonts w:cs="Angsana New"/>
                <w:cs/>
              </w:rPr>
              <w:t xml:space="preserve">)” ให้แทนค่าจาก </w:t>
            </w:r>
            <w:r w:rsidRPr="00870089">
              <w:rPr>
                <w:rFonts w:cs="CordiaUPC"/>
              </w:rPr>
              <w:t xml:space="preserve">DayOfWeek </w:t>
            </w:r>
            <w:r w:rsidRPr="00870089">
              <w:rPr>
                <w:rFonts w:cs="Angsana New"/>
                <w:cs/>
              </w:rPr>
              <w:t>ที่ใส่มา แต่ถ้าไม่ใช่ให้แทนด้วยค่าว่าง</w:t>
            </w:r>
          </w:p>
          <w:p w:rsidRPr="00870089" w:rsidR="004361B4" w:rsidP="004361B4" w:rsidRDefault="004361B4" w14:paraId="4A186EC5" w14:textId="77777777">
            <w:pPr>
              <w:spacing w:after="0"/>
              <w:ind w:left="452"/>
              <w:rPr>
                <w:rFonts w:cs="CordiaUPC"/>
              </w:rPr>
            </w:pPr>
            <w:r w:rsidRPr="00870089">
              <w:rPr>
                <w:rFonts w:cs="CordiaUPC"/>
              </w:rPr>
              <w:t>o</w:t>
            </w:r>
            <w:r w:rsidRPr="00870089">
              <w:rPr>
                <w:rFonts w:cs="CordiaUPC"/>
              </w:rPr>
              <w:tab/>
            </w:r>
            <w:r w:rsidRPr="00870089">
              <w:rPr>
                <w:rFonts w:cs="CordiaUPC"/>
              </w:rPr>
              <w:t>{FromTiming}</w:t>
            </w:r>
            <w:r w:rsidRPr="00870089">
              <w:rPr>
                <w:rFonts w:cs="Angsana New"/>
                <w:cs/>
              </w:rPr>
              <w:t xml:space="preserve"> – </w:t>
            </w:r>
            <w:r w:rsidRPr="00870089">
              <w:rPr>
                <w:rFonts w:cs="CordiaUPC"/>
              </w:rPr>
              <w:t xml:space="preserve">{ToTiming} </w:t>
            </w:r>
            <w:r w:rsidRPr="00870089">
              <w:rPr>
                <w:rFonts w:cs="Angsana New"/>
                <w:cs/>
              </w:rPr>
              <w:t xml:space="preserve">: ถ้า </w:t>
            </w:r>
            <w:r w:rsidRPr="00870089">
              <w:rPr>
                <w:rFonts w:cs="CordiaUPC"/>
              </w:rPr>
              <w:t xml:space="preserve">PriceTypePattern </w:t>
            </w:r>
            <w:r w:rsidRPr="00870089">
              <w:rPr>
                <w:rFonts w:cs="Angsana New"/>
                <w:cs/>
              </w:rPr>
              <w:t xml:space="preserve">เป็น </w:t>
            </w:r>
            <w:r>
              <w:rPr>
                <w:rFonts w:cs="Angsana New"/>
                <w:cs/>
              </w:rPr>
              <w:t>“</w:t>
            </w:r>
            <w:r w:rsidRPr="00870089">
              <w:rPr>
                <w:rFonts w:cs="CordiaUPC"/>
              </w:rPr>
              <w:t xml:space="preserve">Buffet Special </w:t>
            </w:r>
            <w:r w:rsidRPr="00870089">
              <w:rPr>
                <w:rFonts w:cs="Angsana New"/>
                <w:cs/>
              </w:rPr>
              <w:t>(</w:t>
            </w:r>
            <w:r w:rsidRPr="00870089">
              <w:rPr>
                <w:rFonts w:cs="CordiaUPC"/>
              </w:rPr>
              <w:t>Peak</w:t>
            </w:r>
            <w:r w:rsidRPr="00870089">
              <w:rPr>
                <w:rFonts w:cs="Angsana New"/>
                <w:cs/>
              </w:rPr>
              <w:t>/</w:t>
            </w:r>
            <w:r w:rsidRPr="00870089">
              <w:rPr>
                <w:rFonts w:cs="CordiaUPC"/>
              </w:rPr>
              <w:t>Off Peak</w:t>
            </w:r>
            <w:r>
              <w:rPr>
                <w:rFonts w:cs="Angsana New"/>
                <w:cs/>
              </w:rPr>
              <w:t>)”</w:t>
            </w:r>
            <w:r w:rsidRPr="00870089"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หรือ </w:t>
            </w:r>
            <w:r w:rsidRPr="00870089">
              <w:rPr>
                <w:rFonts w:cs="Angsana New"/>
                <w:cs/>
              </w:rPr>
              <w:t>“</w:t>
            </w:r>
            <w:r w:rsidRPr="00870089">
              <w:rPr>
                <w:rFonts w:cs="CordiaUPC"/>
              </w:rPr>
              <w:t xml:space="preserve">Buffet Special </w:t>
            </w:r>
            <w:r w:rsidRPr="00870089">
              <w:rPr>
                <w:rFonts w:cs="Angsana New"/>
                <w:cs/>
              </w:rPr>
              <w:t>(</w:t>
            </w:r>
            <w:r w:rsidRPr="00870089">
              <w:rPr>
                <w:rFonts w:cs="CordiaUPC"/>
              </w:rPr>
              <w:t>Peak</w:t>
            </w:r>
            <w:r w:rsidRPr="00870089">
              <w:rPr>
                <w:rFonts w:cs="Angsana New"/>
                <w:cs/>
              </w:rPr>
              <w:t>/</w:t>
            </w:r>
            <w:r w:rsidRPr="00870089">
              <w:rPr>
                <w:rFonts w:cs="CordiaUPC"/>
              </w:rPr>
              <w:t>Off Peak Special</w:t>
            </w:r>
            <w:r w:rsidRPr="00870089">
              <w:rPr>
                <w:rFonts w:cs="Angsana New"/>
                <w:cs/>
              </w:rPr>
              <w:t xml:space="preserve">)” ให้แทนค่าจาก </w:t>
            </w:r>
            <w:r w:rsidRPr="00870089">
              <w:rPr>
                <w:rFonts w:cs="CordiaUPC"/>
              </w:rPr>
              <w:t xml:space="preserve">FromTiming </w:t>
            </w:r>
            <w:r w:rsidRPr="00870089">
              <w:rPr>
                <w:rFonts w:cs="Angsana New"/>
                <w:cs/>
              </w:rPr>
              <w:t xml:space="preserve">และ </w:t>
            </w:r>
            <w:r w:rsidRPr="00870089">
              <w:rPr>
                <w:rFonts w:cs="CordiaUPC"/>
              </w:rPr>
              <w:t xml:space="preserve">ToTiming </w:t>
            </w:r>
            <w:r w:rsidRPr="00870089">
              <w:rPr>
                <w:rFonts w:cs="Angsana New"/>
                <w:cs/>
              </w:rPr>
              <w:t>ที่ใส่มา แต่ถ้าไม่ใช่ให้แทนด้วยค่าว่างและไม่ต้องมีขีดกลาง</w:t>
            </w:r>
          </w:p>
          <w:p w:rsidRPr="00870089" w:rsidR="004361B4" w:rsidP="004361B4" w:rsidRDefault="004361B4" w14:paraId="265E4A51" w14:textId="77777777">
            <w:pPr>
              <w:spacing w:after="0"/>
              <w:ind w:left="452"/>
              <w:rPr>
                <w:rFonts w:cs="CordiaUPC"/>
              </w:rPr>
            </w:pPr>
            <w:r w:rsidRPr="00870089">
              <w:rPr>
                <w:rFonts w:cs="CordiaUPC"/>
              </w:rPr>
              <w:t>o</w:t>
            </w:r>
            <w:r w:rsidRPr="00870089">
              <w:rPr>
                <w:rFonts w:cs="CordiaUPC"/>
              </w:rPr>
              <w:tab/>
            </w:r>
            <w:r w:rsidRPr="00870089">
              <w:rPr>
                <w:rFonts w:cs="CordiaUPC"/>
              </w:rPr>
              <w:t xml:space="preserve">{FreeCall}  </w:t>
            </w:r>
            <w:r w:rsidRPr="00870089">
              <w:rPr>
                <w:rFonts w:cs="Angsana New"/>
                <w:cs/>
              </w:rPr>
              <w:t xml:space="preserve">: แทนค่าจาก </w:t>
            </w:r>
            <w:r w:rsidRPr="00870089">
              <w:rPr>
                <w:rFonts w:cs="CordiaUPC"/>
              </w:rPr>
              <w:t xml:space="preserve">FreeCall </w:t>
            </w:r>
            <w:r w:rsidRPr="00870089">
              <w:rPr>
                <w:rFonts w:cs="Angsana New"/>
                <w:cs/>
              </w:rPr>
              <w:t>ที่ใส่มา</w:t>
            </w:r>
          </w:p>
          <w:p w:rsidRPr="00870089" w:rsidR="004361B4" w:rsidP="004361B4" w:rsidRDefault="004361B4" w14:paraId="0A55DB99" w14:textId="77777777">
            <w:pPr>
              <w:spacing w:after="0"/>
              <w:ind w:left="452"/>
              <w:rPr>
                <w:rFonts w:cs="CordiaUPC"/>
              </w:rPr>
            </w:pPr>
            <w:r w:rsidRPr="00870089">
              <w:rPr>
                <w:rFonts w:cs="CordiaUPC"/>
              </w:rPr>
              <w:t>o</w:t>
            </w:r>
            <w:r w:rsidRPr="00870089">
              <w:rPr>
                <w:rFonts w:cs="CordiaUPC"/>
              </w:rPr>
              <w:tab/>
            </w:r>
            <w:r w:rsidRPr="00870089">
              <w:rPr>
                <w:rFonts w:cs="CordiaUPC"/>
              </w:rPr>
              <w:t>{FreeCallUnit}</w:t>
            </w:r>
            <w:r w:rsidRPr="00870089">
              <w:rPr>
                <w:rFonts w:cs="Angsana New"/>
                <w:cs/>
              </w:rPr>
              <w:t xml:space="preserve"> : แทนค่าจาก </w:t>
            </w:r>
            <w:r w:rsidRPr="00870089">
              <w:rPr>
                <w:rFonts w:cs="CordiaUPC"/>
              </w:rPr>
              <w:t>FreeCallUnit</w:t>
            </w:r>
            <w:r w:rsidRPr="00870089">
              <w:rPr>
                <w:rFonts w:cs="Angsana New"/>
                <w:cs/>
              </w:rPr>
              <w:t xml:space="preserve"> ที่ใส่มา</w:t>
            </w:r>
          </w:p>
          <w:p w:rsidRPr="008979A8" w:rsidR="004361B4" w:rsidP="004361B4" w:rsidRDefault="004361B4" w14:paraId="1AD62BB7" w14:textId="77777777">
            <w:pPr>
              <w:rPr>
                <w:rFonts w:cs="CordiaUPC"/>
                <w:cs/>
              </w:rPr>
            </w:pPr>
            <w:r w:rsidRPr="00870089">
              <w:rPr>
                <w:rFonts w:cs="Angsana New"/>
                <w:cs/>
              </w:rPr>
              <w:t xml:space="preserve">หมายเหตุ : ช่องว่างระหว่างตัวแปรควรจะมีแค่ </w:t>
            </w:r>
            <w:r w:rsidRPr="00870089">
              <w:rPr>
                <w:rFonts w:cs="CordiaUPC"/>
                <w:cs/>
              </w:rPr>
              <w:t xml:space="preserve">1 </w:t>
            </w:r>
            <w:r w:rsidRPr="00870089">
              <w:rPr>
                <w:rFonts w:cs="Angsana New"/>
                <w:cs/>
              </w:rPr>
              <w:t>ช่องว่าง (</w:t>
            </w:r>
            <w:r w:rsidRPr="00870089">
              <w:rPr>
                <w:rFonts w:cs="CordiaUPC"/>
              </w:rPr>
              <w:t>Space</w:t>
            </w:r>
            <w:r w:rsidRPr="00870089">
              <w:rPr>
                <w:rFonts w:cs="Angsana New"/>
                <w:cs/>
              </w:rPr>
              <w:t>) เท่านั้น</w:t>
            </w:r>
          </w:p>
        </w:tc>
      </w:tr>
      <w:tr w:rsidRPr="008979A8" w:rsidR="004361B4" w:rsidTr="00135C19" w14:paraId="12F84E52" w14:textId="77777777">
        <w:tc>
          <w:tcPr>
            <w:tcW w:w="847" w:type="pct"/>
          </w:tcPr>
          <w:p w:rsidR="004361B4" w:rsidP="004361B4" w:rsidRDefault="004361B4" w14:paraId="33B85DFE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techGenerateName</w:t>
            </w:r>
          </w:p>
        </w:tc>
        <w:tc>
          <w:tcPr>
            <w:tcW w:w="911" w:type="pct"/>
          </w:tcPr>
          <w:p w:rsidR="004361B4" w:rsidP="004361B4" w:rsidRDefault="004361B4" w14:paraId="42FAB822" w14:textId="77777777">
            <w:pPr>
              <w:rPr>
                <w:rFonts w:cs="CordiaUPC"/>
              </w:rPr>
            </w:pPr>
          </w:p>
        </w:tc>
        <w:tc>
          <w:tcPr>
            <w:tcW w:w="3242" w:type="pct"/>
          </w:tcPr>
          <w:p w:rsidR="004361B4" w:rsidP="004361B4" w:rsidRDefault="004361B4" w14:paraId="2776C88B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Invisible</w:t>
            </w:r>
          </w:p>
        </w:tc>
      </w:tr>
      <w:tr w:rsidRPr="008979A8" w:rsidR="004361B4" w:rsidTr="00135C19" w14:paraId="0E6113A3" w14:textId="77777777">
        <w:tc>
          <w:tcPr>
            <w:tcW w:w="847" w:type="pct"/>
          </w:tcPr>
          <w:p w:rsidR="004361B4" w:rsidP="004361B4" w:rsidRDefault="004361B4" w14:paraId="5AE160C0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allocate</w:t>
            </w:r>
          </w:p>
        </w:tc>
        <w:tc>
          <w:tcPr>
            <w:tcW w:w="911" w:type="pct"/>
          </w:tcPr>
          <w:p w:rsidRPr="008979A8" w:rsidR="004361B4" w:rsidP="004361B4" w:rsidRDefault="004361B4" w14:paraId="13499219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Shuttle</w:t>
            </w:r>
          </w:p>
        </w:tc>
        <w:tc>
          <w:tcPr>
            <w:tcW w:w="3242" w:type="pct"/>
          </w:tcPr>
          <w:p w:rsidR="004361B4" w:rsidP="004361B4" w:rsidRDefault="004361B4" w14:paraId="08769596" w14:textId="77777777">
            <w:pPr>
              <w:rPr>
                <w:rFonts w:cs="CordiaUPC"/>
                <w:color w:val="FF0000"/>
              </w:rPr>
            </w:pPr>
            <w:r>
              <w:rPr>
                <w:rFonts w:cs="CordiaUPC"/>
              </w:rP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9E4907">
              <w:rPr>
                <w:rFonts w:cs="Angsana New"/>
                <w:color w:val="FF0000"/>
                <w:cs/>
              </w:rPr>
              <w:t>*</w:t>
            </w:r>
            <w:r w:rsidRPr="009E4907">
              <w:rPr>
                <w:rFonts w:cs="CordiaUPC"/>
                <w:color w:val="FF0000"/>
              </w:rPr>
              <w:t>Allocate</w:t>
            </w:r>
          </w:p>
          <w:p w:rsidR="004361B4" w:rsidP="004361B4" w:rsidRDefault="004361B4" w14:paraId="3D305F67" w14:textId="77777777">
            <w:pPr>
              <w:rPr>
                <w:rFonts w:cs="CordiaUPC"/>
              </w:rPr>
            </w:pPr>
            <w:r w:rsidRPr="00AE3523">
              <w:rPr>
                <w:rFonts w:cs="CordiaUPC"/>
              </w:rPr>
              <w:t xml:space="preserve">List of Value </w:t>
            </w:r>
            <w:r w:rsidRPr="00AE3523"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‘</w:t>
            </w:r>
            <w:r w:rsidRPr="001A7FCE">
              <w:rPr>
                <w:rFonts w:cs="CordiaUPC"/>
              </w:rPr>
              <w:t>Voice Allocate Type</w:t>
            </w:r>
            <w:r>
              <w:rPr>
                <w:rFonts w:cs="Angsana New"/>
                <w:cs/>
              </w:rPr>
              <w:t>’</w:t>
            </w:r>
          </w:p>
          <w:p w:rsidRPr="008979A8" w:rsidR="004361B4" w:rsidP="004361B4" w:rsidRDefault="004361B4" w14:paraId="4855606D" w14:textId="791FD72D">
            <w:pPr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เมื่อเลือก </w:t>
            </w:r>
            <w:r>
              <w:rPr>
                <w:rFonts w:cs="CordiaUPC"/>
              </w:rPr>
              <w:t xml:space="preserve">allocate </w:t>
            </w:r>
            <w:r>
              <w:rPr>
                <w:rFonts w:hint="cs" w:cs="Angsana New"/>
                <w:cs/>
              </w:rPr>
              <w:t xml:space="preserve">ที่มีค่า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Voice Other Network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Landline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ให้ </w:t>
            </w:r>
            <w:r>
              <w:rPr>
                <w:rFonts w:cs="CordiaUPC"/>
              </w:rPr>
              <w:t xml:space="preserve">Auto Populate </w:t>
            </w:r>
            <w:r>
              <w:rPr>
                <w:rFonts w:hint="cs" w:cs="Angsana New"/>
                <w:cs/>
              </w:rPr>
              <w:t xml:space="preserve">ค่า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Voice Other Network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Landline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 w:cs="Angsana New"/>
                <w:cs/>
              </w:rPr>
              <w:t xml:space="preserve"> ไปด้วยทั้งคู่เสมอ</w:t>
            </w:r>
          </w:p>
        </w:tc>
      </w:tr>
      <w:tr w:rsidRPr="008979A8" w:rsidR="004361B4" w:rsidTr="00135C19" w14:paraId="03F715CE" w14:textId="77777777">
        <w:tc>
          <w:tcPr>
            <w:tcW w:w="847" w:type="pct"/>
          </w:tcPr>
          <w:p w:rsidR="004361B4" w:rsidP="004361B4" w:rsidRDefault="004361B4" w14:paraId="3D3B061E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freeCall</w:t>
            </w:r>
          </w:p>
        </w:tc>
        <w:tc>
          <w:tcPr>
            <w:tcW w:w="911" w:type="pct"/>
          </w:tcPr>
          <w:p w:rsidRPr="008979A8" w:rsidR="004361B4" w:rsidP="004361B4" w:rsidRDefault="004361B4" w14:paraId="1C6685B1" w14:textId="46FEE631">
            <w:pPr>
              <w:rPr>
                <w:rFonts w:cs="CordiaUPC"/>
              </w:rPr>
            </w:pPr>
            <w:r>
              <w:rPr>
                <w:rFonts w:cs="CordiaUPC"/>
              </w:rPr>
              <w:t>Text Box</w:t>
            </w:r>
          </w:p>
        </w:tc>
        <w:tc>
          <w:tcPr>
            <w:tcW w:w="3242" w:type="pct"/>
          </w:tcPr>
          <w:p w:rsidR="004361B4" w:rsidP="004361B4" w:rsidRDefault="004361B4" w14:paraId="3BD1B873" w14:textId="77777777">
            <w:pPr>
              <w:rPr>
                <w:rFonts w:cs="CordiaUPC"/>
                <w:color w:val="FF0000"/>
              </w:rPr>
            </w:pPr>
            <w:r>
              <w:rPr>
                <w:rFonts w:cs="CordiaUPC"/>
              </w:rP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9E4907">
              <w:rPr>
                <w:rFonts w:cs="Angsana New"/>
                <w:color w:val="FF0000"/>
                <w:cs/>
              </w:rPr>
              <w:t>*</w:t>
            </w:r>
            <w:r w:rsidRPr="009E4907">
              <w:rPr>
                <w:rFonts w:cs="CordiaUPC"/>
                <w:color w:val="FF0000"/>
              </w:rPr>
              <w:t>Free Call</w:t>
            </w:r>
          </w:p>
          <w:p w:rsidRPr="008979A8" w:rsidR="004361B4" w:rsidP="004361B4" w:rsidRDefault="004361B4" w14:paraId="24239425" w14:textId="7654D0E2">
            <w:pPr>
              <w:rPr>
                <w:rFonts w:cs="CordiaUPC"/>
                <w:cs/>
              </w:rPr>
            </w:pPr>
            <w:r w:rsidRPr="006B2F86">
              <w:rPr>
                <w:rFonts w:hint="cs" w:cs="Angsana New"/>
                <w:cs/>
              </w:rPr>
              <w:t>หมายเหตุ ใส่ได้เฉพาะ</w:t>
            </w:r>
            <w:r>
              <w:rPr>
                <w:rFonts w:hint="cs" w:cs="Angsana New"/>
                <w:cs/>
              </w:rPr>
              <w:t>ตัวเลขและจุดทศนิยมเท่านั้น</w:t>
            </w:r>
          </w:p>
        </w:tc>
      </w:tr>
      <w:tr w:rsidRPr="008979A8" w:rsidR="004361B4" w:rsidTr="00135C19" w14:paraId="5A9218FC" w14:textId="77777777">
        <w:tc>
          <w:tcPr>
            <w:tcW w:w="847" w:type="pct"/>
          </w:tcPr>
          <w:p w:rsidR="004361B4" w:rsidP="004361B4" w:rsidRDefault="004361B4" w14:paraId="390C2274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freeCallUnit</w:t>
            </w:r>
          </w:p>
        </w:tc>
        <w:tc>
          <w:tcPr>
            <w:tcW w:w="911" w:type="pct"/>
          </w:tcPr>
          <w:p w:rsidRPr="008979A8" w:rsidR="004361B4" w:rsidP="004361B4" w:rsidRDefault="004361B4" w14:paraId="219292D6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Drop Down List</w:t>
            </w:r>
          </w:p>
        </w:tc>
        <w:tc>
          <w:tcPr>
            <w:tcW w:w="3242" w:type="pct"/>
          </w:tcPr>
          <w:p w:rsidR="004361B4" w:rsidP="004361B4" w:rsidRDefault="004361B4" w14:paraId="0F17D54A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วางบรรทัดเดียวกันกับ </w:t>
            </w:r>
            <w:r>
              <w:rPr>
                <w:rFonts w:cs="CordiaUPC"/>
              </w:rPr>
              <w:t>Free Call</w:t>
            </w:r>
          </w:p>
          <w:p w:rsidRPr="009E4907" w:rsidR="004361B4" w:rsidP="004361B4" w:rsidRDefault="004361B4" w14:paraId="205E3E8B" w14:textId="642AA296">
            <w:pPr>
              <w:rPr>
                <w:rFonts w:cs="CordiaUPC"/>
                <w:cs/>
              </w:rPr>
            </w:pPr>
            <w:r w:rsidRPr="004C3917">
              <w:t xml:space="preserve">List of Value </w:t>
            </w:r>
            <w:r w:rsidRPr="004C3917"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‘</w:t>
            </w:r>
            <w:r w:rsidRPr="001A7FCE">
              <w:rPr>
                <w:rFonts w:cs="CordiaUPC"/>
              </w:rPr>
              <w:t xml:space="preserve">Voice </w:t>
            </w:r>
            <w:r>
              <w:rPr>
                <w:rFonts w:cs="CordiaUPC"/>
              </w:rPr>
              <w:t>Free</w:t>
            </w:r>
            <w:r w:rsidRPr="001A7FCE">
              <w:rPr>
                <w:rFonts w:cs="CordiaUPC"/>
              </w:rPr>
              <w:t xml:space="preserve"> Unit</w:t>
            </w:r>
            <w:r>
              <w:rPr>
                <w:rFonts w:cs="Angsana New"/>
                <w:cs/>
              </w:rPr>
              <w:t>’</w:t>
            </w:r>
          </w:p>
        </w:tc>
      </w:tr>
      <w:tr w:rsidRPr="008979A8" w:rsidR="004361B4" w:rsidTr="00135C19" w14:paraId="0AB80C45" w14:textId="77777777">
        <w:tc>
          <w:tcPr>
            <w:tcW w:w="847" w:type="pct"/>
          </w:tcPr>
          <w:p w:rsidRPr="008979A8" w:rsidR="004361B4" w:rsidP="004361B4" w:rsidRDefault="004361B4" w14:paraId="31D5681F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priceTypePattern</w:t>
            </w:r>
          </w:p>
        </w:tc>
        <w:tc>
          <w:tcPr>
            <w:tcW w:w="911" w:type="pct"/>
          </w:tcPr>
          <w:p w:rsidRPr="008979A8" w:rsidR="004361B4" w:rsidP="004361B4" w:rsidRDefault="004361B4" w14:paraId="6308284E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>Drop Down List</w:t>
            </w:r>
          </w:p>
        </w:tc>
        <w:tc>
          <w:tcPr>
            <w:tcW w:w="3242" w:type="pct"/>
          </w:tcPr>
          <w:p w:rsidR="004361B4" w:rsidP="004361B4" w:rsidRDefault="004361B4" w14:paraId="4AFF1745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 xml:space="preserve">Label </w:t>
            </w:r>
            <w:r w:rsidRPr="008979A8">
              <w:rPr>
                <w:rFonts w:cs="Angsana New"/>
                <w:cs/>
              </w:rPr>
              <w:t xml:space="preserve">:  </w:t>
            </w:r>
            <w:r w:rsidRPr="008979A8">
              <w:rPr>
                <w:rFonts w:cs="Angsana New"/>
                <w:color w:val="FF0000"/>
                <w:cs/>
              </w:rPr>
              <w:t>*</w:t>
            </w:r>
            <w:r>
              <w:rPr>
                <w:rFonts w:cs="CordiaUPC"/>
                <w:color w:val="FF0000"/>
              </w:rPr>
              <w:t>Price Type Pattern</w:t>
            </w:r>
          </w:p>
          <w:p w:rsidR="004361B4" w:rsidP="004361B4" w:rsidRDefault="004361B4" w14:paraId="372C913A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Default Value </w:t>
            </w:r>
            <w:r>
              <w:rPr>
                <w:rFonts w:cs="Angsana New"/>
                <w:cs/>
              </w:rPr>
              <w:t>: “</w:t>
            </w:r>
            <w:r>
              <w:rPr>
                <w:rFonts w:cs="CordiaUPC"/>
              </w:rPr>
              <w:t>Normal</w:t>
            </w:r>
            <w:r>
              <w:rPr>
                <w:rFonts w:cs="Angsana New"/>
                <w:cs/>
              </w:rPr>
              <w:t>”</w:t>
            </w:r>
          </w:p>
          <w:p w:rsidRPr="008979A8" w:rsidR="004361B4" w:rsidP="004361B4" w:rsidRDefault="004361B4" w14:paraId="43CC2BC5" w14:textId="42AF75D0">
            <w:pPr>
              <w:rPr>
                <w:rFonts w:cs="CordiaUPC"/>
              </w:rPr>
            </w:pPr>
            <w:r w:rsidRPr="004C3917">
              <w:t xml:space="preserve">List of Value </w:t>
            </w:r>
            <w:r w:rsidRPr="004C3917"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‘</w:t>
            </w:r>
            <w:r>
              <w:rPr>
                <w:rFonts w:cs="CordiaUPC"/>
              </w:rPr>
              <w:t>Mass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CordiaUPC"/>
              </w:rPr>
              <w:t>Voice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CordiaUPC"/>
              </w:rPr>
              <w:t>Price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CordiaUPC"/>
              </w:rPr>
              <w:t>Type</w:t>
            </w:r>
            <w:r>
              <w:rPr>
                <w:rFonts w:cs="Angsana New"/>
                <w:cs/>
              </w:rPr>
              <w:t>’</w:t>
            </w:r>
          </w:p>
        </w:tc>
      </w:tr>
      <w:tr w:rsidRPr="008979A8" w:rsidR="004361B4" w:rsidTr="00135C19" w14:paraId="1CE0FA96" w14:textId="77777777">
        <w:tc>
          <w:tcPr>
            <w:tcW w:w="847" w:type="pct"/>
          </w:tcPr>
          <w:p w:rsidRPr="008979A8" w:rsidR="004361B4" w:rsidP="004361B4" w:rsidRDefault="004361B4" w14:paraId="51BB7587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dayOfWeek</w:t>
            </w:r>
          </w:p>
        </w:tc>
        <w:tc>
          <w:tcPr>
            <w:tcW w:w="911" w:type="pct"/>
          </w:tcPr>
          <w:p w:rsidRPr="008979A8" w:rsidR="004361B4" w:rsidP="004361B4" w:rsidRDefault="004361B4" w14:paraId="1F989A4E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Drop Down List</w:t>
            </w:r>
          </w:p>
        </w:tc>
        <w:tc>
          <w:tcPr>
            <w:tcW w:w="3242" w:type="pct"/>
          </w:tcPr>
          <w:p w:rsidR="004361B4" w:rsidP="004361B4" w:rsidRDefault="004361B4" w14:paraId="3C646925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 xml:space="preserve">Label </w:t>
            </w:r>
            <w:r w:rsidRPr="008979A8">
              <w:rPr>
                <w:rFonts w:cs="Angsana New"/>
                <w:cs/>
              </w:rPr>
              <w:t xml:space="preserve">:  </w:t>
            </w:r>
            <w:r w:rsidRPr="008979A8">
              <w:rPr>
                <w:rFonts w:cs="Angsana New"/>
                <w:color w:val="FF0000"/>
                <w:cs/>
              </w:rPr>
              <w:t>*</w:t>
            </w:r>
            <w:r>
              <w:rPr>
                <w:rFonts w:cs="CordiaUPC"/>
                <w:color w:val="FF0000"/>
              </w:rPr>
              <w:t>Day of Week</w:t>
            </w:r>
          </w:p>
          <w:p w:rsidR="004361B4" w:rsidP="004361B4" w:rsidRDefault="004361B4" w14:paraId="73227CDE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Default Value </w:t>
            </w:r>
            <w:r>
              <w:rPr>
                <w:rFonts w:cs="Angsana New"/>
                <w:cs/>
              </w:rPr>
              <w:t>: “</w:t>
            </w:r>
            <w:r>
              <w:rPr>
                <w:rFonts w:cs="CordiaUPC"/>
              </w:rPr>
              <w:t>Everyday</w:t>
            </w:r>
            <w:r>
              <w:rPr>
                <w:rFonts w:cs="Angsana New"/>
                <w:cs/>
              </w:rPr>
              <w:t>”</w:t>
            </w:r>
          </w:p>
          <w:p w:rsidR="004361B4" w:rsidP="004361B4" w:rsidRDefault="004361B4" w14:paraId="0D1D34FB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Enable </w:t>
            </w:r>
            <w:r>
              <w:rPr>
                <w:rFonts w:hint="cs" w:cs="Angsana New"/>
                <w:cs/>
              </w:rPr>
              <w:t xml:space="preserve">เมื่อ </w:t>
            </w:r>
            <w:r>
              <w:rPr>
                <w:rFonts w:cs="CordiaUPC"/>
              </w:rPr>
              <w:t xml:space="preserve">Price Type Pattern </w:t>
            </w:r>
            <w:r>
              <w:rPr>
                <w:rFonts w:hint="cs" w:cs="Angsana New"/>
                <w:cs/>
              </w:rPr>
              <w:t xml:space="preserve">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Buffer Special</w:t>
            </w:r>
            <w:r>
              <w:rPr>
                <w:rFonts w:cs="Angsana New"/>
                <w:cs/>
              </w:rPr>
              <w:t>(</w:t>
            </w:r>
            <w:r>
              <w:rPr>
                <w:rFonts w:cs="CordiaUPC"/>
              </w:rPr>
              <w:t>Peak</w:t>
            </w:r>
            <w:r>
              <w:rPr>
                <w:rFonts w:cs="Angsana New"/>
                <w:cs/>
              </w:rPr>
              <w:t>/</w:t>
            </w:r>
            <w:r>
              <w:rPr>
                <w:rFonts w:cs="CordiaUPC"/>
              </w:rPr>
              <w:t>Off Peak Special</w:t>
            </w:r>
            <w:r>
              <w:rPr>
                <w:rFonts w:cs="Angsana New"/>
                <w:cs/>
              </w:rPr>
              <w:t>)”</w:t>
            </w:r>
            <w:r w:rsidRPr="008979A8">
              <w:rPr>
                <w:rFonts w:cs="Angsana New"/>
                <w:cs/>
              </w:rPr>
              <w:t xml:space="preserve"> </w:t>
            </w:r>
          </w:p>
          <w:p w:rsidRPr="008979A8" w:rsidR="004361B4" w:rsidP="004361B4" w:rsidRDefault="004361B4" w14:paraId="34863D0D" w14:textId="4544AE5C">
            <w:pPr>
              <w:rPr>
                <w:rFonts w:cs="CordiaUPC"/>
                <w:cs/>
              </w:rPr>
            </w:pPr>
            <w:r w:rsidRPr="004C3917">
              <w:t xml:space="preserve">List of Value </w:t>
            </w:r>
            <w:r w:rsidRPr="004C3917"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‘</w:t>
            </w:r>
            <w:r w:rsidRPr="006D1D32">
              <w:rPr>
                <w:rFonts w:cs="CordiaUPC"/>
              </w:rPr>
              <w:t>Day of week</w:t>
            </w:r>
            <w:r>
              <w:rPr>
                <w:rFonts w:cs="Angsana New"/>
                <w:cs/>
              </w:rPr>
              <w:t>’</w:t>
            </w:r>
          </w:p>
        </w:tc>
      </w:tr>
      <w:tr w:rsidRPr="008979A8" w:rsidR="004361B4" w:rsidTr="00135C19" w14:paraId="3DD4B7B3" w14:textId="77777777">
        <w:tc>
          <w:tcPr>
            <w:tcW w:w="847" w:type="pct"/>
          </w:tcPr>
          <w:p w:rsidRPr="008979A8" w:rsidR="004361B4" w:rsidP="004361B4" w:rsidRDefault="004361B4" w14:paraId="7DF9FE51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fromTiming</w:t>
            </w:r>
          </w:p>
        </w:tc>
        <w:tc>
          <w:tcPr>
            <w:tcW w:w="911" w:type="pct"/>
          </w:tcPr>
          <w:p w:rsidRPr="008979A8" w:rsidR="004361B4" w:rsidP="004361B4" w:rsidRDefault="004361B4" w14:paraId="7A9E619C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Time</w:t>
            </w:r>
          </w:p>
        </w:tc>
        <w:tc>
          <w:tcPr>
            <w:tcW w:w="3242" w:type="pct"/>
          </w:tcPr>
          <w:p w:rsidR="004361B4" w:rsidP="004361B4" w:rsidRDefault="004361B4" w14:paraId="29138500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 xml:space="preserve">Label </w:t>
            </w:r>
            <w:r w:rsidRPr="008979A8">
              <w:rPr>
                <w:rFonts w:cs="Angsana New"/>
                <w:cs/>
              </w:rPr>
              <w:t xml:space="preserve">:  </w:t>
            </w:r>
            <w:r w:rsidRPr="008979A8">
              <w:rPr>
                <w:rFonts w:cs="Angsana New"/>
                <w:color w:val="FF0000"/>
                <w:cs/>
              </w:rPr>
              <w:t>*</w:t>
            </w:r>
            <w:r>
              <w:rPr>
                <w:rFonts w:cs="CordiaUPC"/>
                <w:color w:val="FF0000"/>
              </w:rPr>
              <w:t>From Timing</w:t>
            </w:r>
          </w:p>
          <w:p w:rsidR="004361B4" w:rsidP="004361B4" w:rsidRDefault="004361B4" w14:paraId="6CE2170E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Default Value </w:t>
            </w:r>
            <w:r>
              <w:rPr>
                <w:rFonts w:cs="Angsana New"/>
                <w:cs/>
              </w:rPr>
              <w:t>: “</w:t>
            </w:r>
            <w:r>
              <w:rPr>
                <w:rFonts w:cs="CordiaUPC"/>
              </w:rPr>
              <w:t>00</w:t>
            </w:r>
            <w:r>
              <w:rPr>
                <w:rFonts w:cs="Angsana New"/>
                <w:cs/>
              </w:rPr>
              <w:t>:</w:t>
            </w:r>
            <w:r>
              <w:rPr>
                <w:rFonts w:cs="CordiaUPC"/>
              </w:rPr>
              <w:t>00</w:t>
            </w:r>
            <w:r>
              <w:rPr>
                <w:rFonts w:cs="Angsana New"/>
                <w:cs/>
              </w:rPr>
              <w:t>:</w:t>
            </w:r>
            <w:r>
              <w:rPr>
                <w:rFonts w:cs="CordiaUPC"/>
              </w:rPr>
              <w:t>00</w:t>
            </w:r>
            <w:r>
              <w:rPr>
                <w:rFonts w:cs="Angsana New"/>
                <w:cs/>
              </w:rPr>
              <w:t>”</w:t>
            </w:r>
          </w:p>
          <w:p w:rsidRPr="008979A8" w:rsidR="004361B4" w:rsidP="004361B4" w:rsidRDefault="004361B4" w14:paraId="389B6DEC" w14:textId="77777777">
            <w:pPr>
              <w:rPr>
                <w:rFonts w:cs="CordiaUPC"/>
                <w:cs/>
              </w:rPr>
            </w:pPr>
            <w:r>
              <w:rPr>
                <w:rFonts w:cs="CordiaUPC"/>
              </w:rPr>
              <w:t xml:space="preserve">Enable </w:t>
            </w:r>
            <w:r>
              <w:rPr>
                <w:rFonts w:hint="cs" w:cs="Angsana New"/>
                <w:cs/>
              </w:rPr>
              <w:t xml:space="preserve">เมื่อ </w:t>
            </w:r>
            <w:r>
              <w:rPr>
                <w:rFonts w:cs="CordiaUPC"/>
              </w:rPr>
              <w:t xml:space="preserve">Price Type Pattern </w:t>
            </w:r>
            <w:r>
              <w:rPr>
                <w:rFonts w:hint="cs" w:cs="Angsana New"/>
                <w:cs/>
              </w:rPr>
              <w:t xml:space="preserve">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 xml:space="preserve">Buffer </w:t>
            </w:r>
            <w:r>
              <w:rPr>
                <w:rFonts w:cs="Angsana New"/>
                <w:cs/>
              </w:rPr>
              <w:t>(</w:t>
            </w:r>
            <w:r>
              <w:rPr>
                <w:rFonts w:cs="CordiaUPC"/>
              </w:rPr>
              <w:t>Peak</w:t>
            </w:r>
            <w:r>
              <w:rPr>
                <w:rFonts w:cs="Angsana New"/>
                <w:cs/>
              </w:rPr>
              <w:t>/</w:t>
            </w:r>
            <w:r>
              <w:rPr>
                <w:rFonts w:cs="CordiaUPC"/>
              </w:rPr>
              <w:t>Off Peak</w:t>
            </w:r>
            <w:r>
              <w:rPr>
                <w:rFonts w:cs="Angsana New"/>
                <w:cs/>
              </w:rPr>
              <w:t xml:space="preserve">)” </w:t>
            </w:r>
            <w:r>
              <w:rPr>
                <w:rFonts w:hint="cs" w:cs="Angsana New"/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Buffer Special</w:t>
            </w:r>
            <w:r>
              <w:rPr>
                <w:rFonts w:cs="Angsana New"/>
                <w:cs/>
              </w:rPr>
              <w:t>(</w:t>
            </w:r>
            <w:r>
              <w:rPr>
                <w:rFonts w:cs="CordiaUPC"/>
              </w:rPr>
              <w:t>Peak</w:t>
            </w:r>
            <w:r>
              <w:rPr>
                <w:rFonts w:cs="Angsana New"/>
                <w:cs/>
              </w:rPr>
              <w:t>/</w:t>
            </w:r>
            <w:r>
              <w:rPr>
                <w:rFonts w:cs="CordiaUPC"/>
              </w:rPr>
              <w:t>Off Peak Special</w:t>
            </w:r>
            <w:r>
              <w:rPr>
                <w:rFonts w:cs="Angsana New"/>
                <w:cs/>
              </w:rPr>
              <w:t>)”</w:t>
            </w:r>
          </w:p>
        </w:tc>
      </w:tr>
      <w:tr w:rsidRPr="008979A8" w:rsidR="004361B4" w:rsidTr="00135C19" w14:paraId="0088A353" w14:textId="77777777">
        <w:tc>
          <w:tcPr>
            <w:tcW w:w="847" w:type="pct"/>
          </w:tcPr>
          <w:p w:rsidRPr="008979A8" w:rsidR="004361B4" w:rsidP="004361B4" w:rsidRDefault="004361B4" w14:paraId="24981403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toTiming</w:t>
            </w:r>
          </w:p>
        </w:tc>
        <w:tc>
          <w:tcPr>
            <w:tcW w:w="911" w:type="pct"/>
          </w:tcPr>
          <w:p w:rsidRPr="008979A8" w:rsidR="004361B4" w:rsidP="004361B4" w:rsidRDefault="004361B4" w14:paraId="79448397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Time</w:t>
            </w:r>
          </w:p>
        </w:tc>
        <w:tc>
          <w:tcPr>
            <w:tcW w:w="3242" w:type="pct"/>
          </w:tcPr>
          <w:p w:rsidR="004361B4" w:rsidP="004361B4" w:rsidRDefault="004361B4" w14:paraId="54792327" w14:textId="77777777">
            <w:pPr>
              <w:rPr>
                <w:rFonts w:cs="CordiaUPC"/>
                <w:color w:val="FF0000"/>
              </w:rPr>
            </w:pPr>
            <w:r w:rsidRPr="008979A8">
              <w:rPr>
                <w:rFonts w:cs="CordiaUPC"/>
              </w:rPr>
              <w:t xml:space="preserve">Label </w:t>
            </w:r>
            <w:r w:rsidRPr="008979A8">
              <w:rPr>
                <w:rFonts w:cs="Angsana New"/>
                <w:cs/>
              </w:rPr>
              <w:t xml:space="preserve">:  </w:t>
            </w:r>
            <w:r w:rsidRPr="008979A8">
              <w:rPr>
                <w:rFonts w:cs="Angsana New"/>
                <w:color w:val="FF0000"/>
                <w:cs/>
              </w:rPr>
              <w:t>*</w:t>
            </w:r>
            <w:r>
              <w:rPr>
                <w:rFonts w:cs="CordiaUPC"/>
                <w:color w:val="FF0000"/>
              </w:rPr>
              <w:t>To Timing</w:t>
            </w:r>
          </w:p>
          <w:p w:rsidR="004361B4" w:rsidP="004361B4" w:rsidRDefault="004361B4" w14:paraId="46466D34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Default Value </w:t>
            </w:r>
            <w:r>
              <w:rPr>
                <w:rFonts w:cs="Angsana New"/>
                <w:cs/>
              </w:rPr>
              <w:t>: “</w:t>
            </w:r>
            <w:r>
              <w:rPr>
                <w:rFonts w:cs="CordiaUPC"/>
              </w:rPr>
              <w:t>23</w:t>
            </w:r>
            <w:r>
              <w:rPr>
                <w:rFonts w:cs="Angsana New"/>
                <w:cs/>
              </w:rPr>
              <w:t>:</w:t>
            </w:r>
            <w:r>
              <w:rPr>
                <w:rFonts w:cs="CordiaUPC"/>
              </w:rPr>
              <w:t>59</w:t>
            </w:r>
            <w:r>
              <w:rPr>
                <w:rFonts w:cs="Angsana New"/>
                <w:cs/>
              </w:rPr>
              <w:t>:</w:t>
            </w:r>
            <w:r>
              <w:rPr>
                <w:rFonts w:cs="CordiaUPC"/>
              </w:rPr>
              <w:t>59</w:t>
            </w:r>
            <w:r>
              <w:rPr>
                <w:rFonts w:cs="Angsana New"/>
                <w:cs/>
              </w:rPr>
              <w:t>”</w:t>
            </w:r>
          </w:p>
          <w:p w:rsidRPr="008979A8" w:rsidR="004361B4" w:rsidP="004361B4" w:rsidRDefault="004361B4" w14:paraId="16D83C29" w14:textId="77777777">
            <w:pPr>
              <w:rPr>
                <w:rFonts w:cs="CordiaUPC"/>
                <w:cs/>
              </w:rPr>
            </w:pPr>
            <w:r>
              <w:rPr>
                <w:rFonts w:cs="CordiaUPC"/>
              </w:rPr>
              <w:t xml:space="preserve">Enable </w:t>
            </w:r>
            <w:r>
              <w:rPr>
                <w:rFonts w:hint="cs" w:cs="Angsana New"/>
                <w:cs/>
              </w:rPr>
              <w:t xml:space="preserve">เมื่อ </w:t>
            </w:r>
            <w:r>
              <w:rPr>
                <w:rFonts w:cs="CordiaUPC"/>
              </w:rPr>
              <w:t xml:space="preserve">Price Type Pattern </w:t>
            </w:r>
            <w:r>
              <w:rPr>
                <w:rFonts w:hint="cs" w:cs="Angsana New"/>
                <w:cs/>
              </w:rPr>
              <w:t xml:space="preserve">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 xml:space="preserve">Buffer </w:t>
            </w:r>
            <w:r>
              <w:rPr>
                <w:rFonts w:cs="Angsana New"/>
                <w:cs/>
              </w:rPr>
              <w:t>(</w:t>
            </w:r>
            <w:r>
              <w:rPr>
                <w:rFonts w:cs="CordiaUPC"/>
              </w:rPr>
              <w:t>Peak</w:t>
            </w:r>
            <w:r>
              <w:rPr>
                <w:rFonts w:cs="Angsana New"/>
                <w:cs/>
              </w:rPr>
              <w:t>/</w:t>
            </w:r>
            <w:r>
              <w:rPr>
                <w:rFonts w:cs="CordiaUPC"/>
              </w:rPr>
              <w:t>Off Peak</w:t>
            </w:r>
            <w:r>
              <w:rPr>
                <w:rFonts w:cs="Angsana New"/>
                <w:cs/>
              </w:rPr>
              <w:t xml:space="preserve">)” </w:t>
            </w:r>
            <w:r>
              <w:rPr>
                <w:rFonts w:hint="cs" w:cs="Angsana New"/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Buffer Special</w:t>
            </w:r>
            <w:r>
              <w:rPr>
                <w:rFonts w:cs="Angsana New"/>
                <w:cs/>
              </w:rPr>
              <w:t>(</w:t>
            </w:r>
            <w:r>
              <w:rPr>
                <w:rFonts w:cs="CordiaUPC"/>
              </w:rPr>
              <w:t>Peak</w:t>
            </w:r>
            <w:r>
              <w:rPr>
                <w:rFonts w:cs="Angsana New"/>
                <w:cs/>
              </w:rPr>
              <w:t>/</w:t>
            </w:r>
            <w:r>
              <w:rPr>
                <w:rFonts w:cs="CordiaUPC"/>
              </w:rPr>
              <w:t>Off Peak Special</w:t>
            </w:r>
            <w:r>
              <w:rPr>
                <w:rFonts w:cs="Angsana New"/>
                <w:cs/>
              </w:rPr>
              <w:t>)”</w:t>
            </w:r>
          </w:p>
        </w:tc>
      </w:tr>
      <w:tr w:rsidRPr="008979A8" w:rsidR="004361B4" w:rsidTr="00135C19" w14:paraId="6B0073CC" w14:textId="77777777">
        <w:tc>
          <w:tcPr>
            <w:tcW w:w="847" w:type="pct"/>
          </w:tcPr>
          <w:p w:rsidR="004361B4" w:rsidP="004361B4" w:rsidRDefault="004361B4" w14:paraId="14EE63FF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ปุ่ม </w:t>
            </w:r>
            <w:r>
              <w:rPr>
                <w:rFonts w:cs="CordiaUPC"/>
              </w:rPr>
              <w:t>Create</w:t>
            </w:r>
          </w:p>
        </w:tc>
        <w:tc>
          <w:tcPr>
            <w:tcW w:w="911" w:type="pct"/>
          </w:tcPr>
          <w:p w:rsidR="004361B4" w:rsidP="004361B4" w:rsidRDefault="004361B4" w14:paraId="187EF400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Button</w:t>
            </w:r>
          </w:p>
        </w:tc>
        <w:tc>
          <w:tcPr>
            <w:tcW w:w="3242" w:type="pct"/>
          </w:tcPr>
          <w:p w:rsidRPr="00B86ABB" w:rsidR="004361B4" w:rsidP="004361B4" w:rsidRDefault="004361B4" w14:paraId="5963521E" w14:textId="77777777">
            <w:pPr>
              <w:spacing w:after="0" w:line="259" w:lineRule="auto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>เมื่อกดปุ่ม</w:t>
            </w:r>
          </w:p>
          <w:p w:rsidR="004361B4" w:rsidP="004361B4" w:rsidRDefault="004361B4" w14:paraId="52522E3D" w14:textId="77777777">
            <w:pPr>
              <w:pStyle w:val="ListParagraph"/>
              <w:numPr>
                <w:ilvl w:val="0"/>
                <w:numId w:val="5"/>
              </w:numPr>
              <w:spacing w:after="0" w:line="259" w:lineRule="auto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Generate </w:t>
            </w:r>
            <w:r>
              <w:rPr>
                <w:rFonts w:hint="cs" w:cs="Angsana New"/>
                <w:cs/>
              </w:rPr>
              <w:t xml:space="preserve">ข้อมูลไว้ที่ </w:t>
            </w:r>
            <w:r>
              <w:rPr>
                <w:rFonts w:cs="CordiaUPC"/>
              </w:rPr>
              <w:t>tech</w:t>
            </w:r>
            <w:r w:rsidRPr="00870089">
              <w:rPr>
                <w:rFonts w:cs="CordiaUPC"/>
              </w:rPr>
              <w:t>GenerateName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โดยใช้ </w:t>
            </w:r>
            <w:r>
              <w:rPr>
                <w:rFonts w:cs="CordiaUPC"/>
              </w:rPr>
              <w:t xml:space="preserve">Logic </w:t>
            </w:r>
            <w:r>
              <w:rPr>
                <w:rFonts w:hint="cs" w:cs="Angsana New"/>
                <w:cs/>
              </w:rPr>
              <w:t xml:space="preserve">เดียวกันกับปุ่ม </w:t>
            </w:r>
            <w:r>
              <w:rPr>
                <w:rFonts w:cs="CordiaUPC"/>
              </w:rPr>
              <w:t>Generate Name</w:t>
            </w:r>
          </w:p>
          <w:p w:rsidR="004361B4" w:rsidP="004361B4" w:rsidRDefault="004361B4" w14:paraId="35C4BA85" w14:textId="77777777">
            <w:pPr>
              <w:pStyle w:val="ListParagraph"/>
              <w:numPr>
                <w:ilvl w:val="0"/>
                <w:numId w:val="5"/>
              </w:numPr>
              <w:spacing w:after="0" w:line="259" w:lineRule="auto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Validate </w:t>
            </w:r>
            <w:r>
              <w:rPr>
                <w:rFonts w:hint="cs" w:cs="Angsana New"/>
                <w:cs/>
              </w:rPr>
              <w:t>ข้อมูลในหน้าจอ</w:t>
            </w:r>
          </w:p>
          <w:p w:rsidR="004361B4" w:rsidP="004361B4" w:rsidRDefault="004361B4" w14:paraId="57344A6B" w14:textId="6EA8AB06">
            <w:pPr>
              <w:pStyle w:val="ListParagraph"/>
              <w:numPr>
                <w:ilvl w:val="0"/>
                <w:numId w:val="5"/>
              </w:numPr>
              <w:spacing w:after="0" w:line="259" w:lineRule="auto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Insert </w:t>
            </w:r>
            <w:r>
              <w:rPr>
                <w:rFonts w:hint="cs" w:cs="Angsana New"/>
                <w:cs/>
              </w:rPr>
              <w:t xml:space="preserve">ข้อมูลลง </w:t>
            </w:r>
            <w:r>
              <w:rPr>
                <w:rFonts w:cs="CordiaUPC"/>
              </w:rPr>
              <w:t xml:space="preserve">DB </w:t>
            </w:r>
            <w:r>
              <w:rPr>
                <w:rFonts w:hint="cs" w:cs="Angsana New"/>
                <w:cs/>
              </w:rPr>
              <w:t xml:space="preserve">ที่ </w:t>
            </w:r>
            <w:r>
              <w:rPr>
                <w:rFonts w:cs="CordiaUPC"/>
              </w:rPr>
              <w:t>MASS</w:t>
            </w:r>
            <w:r w:rsidRPr="008979A8">
              <w:rPr>
                <w:rFonts w:cs="CordiaUPC"/>
              </w:rPr>
              <w:t>_</w:t>
            </w:r>
            <w:r>
              <w:rPr>
                <w:rFonts w:cs="CordiaUPC"/>
              </w:rPr>
              <w:t>BUSINESS_VOICE</w:t>
            </w:r>
            <w:r w:rsidRPr="008979A8">
              <w:rPr>
                <w:rFonts w:cs="CordiaUPC"/>
              </w:rPr>
              <w:t>_FREE_RESOURCE</w:t>
            </w:r>
          </w:p>
          <w:p w:rsidR="004361B4" w:rsidP="004361B4" w:rsidRDefault="004361B4" w14:paraId="0C17DD5D" w14:textId="3315BC7C">
            <w:pPr>
              <w:pStyle w:val="ListParagraph"/>
              <w:numPr>
                <w:ilvl w:val="0"/>
                <w:numId w:val="5"/>
              </w:numPr>
              <w:spacing w:after="0" w:line="259" w:lineRule="auto"/>
              <w:rPr>
                <w:rFonts w:cs="CordiaUPC"/>
              </w:rPr>
            </w:pPr>
            <w:r w:rsidRPr="00B86ABB">
              <w:rPr>
                <w:rFonts w:hint="cs" w:cs="Angsana New"/>
                <w:cs/>
              </w:rPr>
              <w:t>ให้ทำการเคลียร์ค่า</w:t>
            </w:r>
            <w:r w:rsidRPr="00B86ABB">
              <w:rPr>
                <w:rFonts w:cs="Angsana New"/>
                <w:cs/>
              </w:rPr>
              <w:t xml:space="preserve"> </w:t>
            </w:r>
            <w:r w:rsidRPr="00B86ABB">
              <w:rPr>
                <w:rFonts w:hint="cs" w:cs="Angsana New"/>
                <w:cs/>
              </w:rPr>
              <w:t xml:space="preserve">และ </w:t>
            </w:r>
            <w:r w:rsidRPr="00B86ABB">
              <w:rPr>
                <w:rFonts w:cs="CordiaUPC"/>
              </w:rPr>
              <w:t xml:space="preserve">Invisible </w:t>
            </w:r>
            <w:r>
              <w:t>New Voice Free Resource Pattern</w:t>
            </w:r>
            <w:r w:rsidRPr="00B86ABB">
              <w:rPr>
                <w:rFonts w:cs="CordiaUPC"/>
              </w:rPr>
              <w:t xml:space="preserve"> Section</w:t>
            </w:r>
          </w:p>
          <w:p w:rsidRPr="00B86ABB" w:rsidR="004361B4" w:rsidP="004361B4" w:rsidRDefault="004361B4" w14:paraId="0A94013F" w14:textId="6BEEC558">
            <w:pPr>
              <w:pStyle w:val="ListParagraph"/>
              <w:numPr>
                <w:ilvl w:val="0"/>
                <w:numId w:val="5"/>
              </w:numPr>
              <w:spacing w:after="0" w:line="259" w:lineRule="auto"/>
              <w:rPr>
                <w:rFonts w:cs="CordiaUPC"/>
              </w:rPr>
            </w:pPr>
            <w:r w:rsidRPr="00B86ABB">
              <w:rPr>
                <w:rFonts w:hint="cs" w:cs="Angsana New"/>
                <w:cs/>
              </w:rPr>
              <w:t xml:space="preserve">ให้ </w:t>
            </w:r>
            <w:r w:rsidRPr="00B86ABB">
              <w:rPr>
                <w:rFonts w:cs="CordiaUPC"/>
              </w:rPr>
              <w:t xml:space="preserve">Auto Populated </w:t>
            </w:r>
            <w:r w:rsidRPr="00B86ABB">
              <w:rPr>
                <w:rFonts w:hint="cs" w:cs="Angsana New"/>
                <w:cs/>
              </w:rPr>
              <w:t xml:space="preserve">ค่า </w:t>
            </w:r>
            <w:r w:rsidRPr="00B86ABB">
              <w:rPr>
                <w:rFonts w:cs="CordiaUPC"/>
              </w:rPr>
              <w:t xml:space="preserve">Free Resource </w:t>
            </w:r>
            <w:r w:rsidRPr="00B86ABB">
              <w:rPr>
                <w:rFonts w:hint="cs" w:cs="Angsana New"/>
                <w:cs/>
              </w:rPr>
              <w:t>ที่หน้าจอ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cs="CordiaUPC"/>
              </w:rPr>
              <w:t>Mass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cs="CordiaUPC"/>
              </w:rPr>
              <w:t xml:space="preserve">Voice Free Resource </w:t>
            </w:r>
            <w:r w:rsidRPr="00B86ABB">
              <w:rPr>
                <w:rFonts w:hint="cs" w:cs="Angsana New"/>
                <w:cs/>
              </w:rPr>
              <w:t>ให้เป็นค่าที่เพิ่งสร้างขึ้นมาใหม่</w:t>
            </w:r>
            <w:r>
              <w:rPr>
                <w:rFonts w:cs="Angsana New"/>
                <w:cs/>
              </w:rPr>
              <w:t xml:space="preserve"> </w:t>
            </w:r>
            <w:r w:rsidRPr="00212956">
              <w:rPr>
                <w:rFonts w:cs="Angsana New"/>
                <w:cs/>
              </w:rPr>
              <w:t xml:space="preserve">ถ้าเงื่อนไขตรงกับที่มีอยู่ใน </w:t>
            </w:r>
            <w:r w:rsidRPr="00212956">
              <w:rPr>
                <w:rFonts w:cs="CordiaUPC"/>
              </w:rPr>
              <w:t>List</w:t>
            </w:r>
          </w:p>
        </w:tc>
      </w:tr>
      <w:tr w:rsidRPr="008979A8" w:rsidR="004361B4" w:rsidTr="00135C19" w14:paraId="00787ABB" w14:textId="77777777">
        <w:tc>
          <w:tcPr>
            <w:tcW w:w="847" w:type="pct"/>
          </w:tcPr>
          <w:p w:rsidR="004361B4" w:rsidP="004361B4" w:rsidRDefault="004361B4" w14:paraId="0B6755DE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ปุ่ม </w:t>
            </w:r>
            <w:r>
              <w:rPr>
                <w:rFonts w:cs="CordiaUPC"/>
              </w:rPr>
              <w:t>Cancel</w:t>
            </w:r>
          </w:p>
        </w:tc>
        <w:tc>
          <w:tcPr>
            <w:tcW w:w="911" w:type="pct"/>
          </w:tcPr>
          <w:p w:rsidR="004361B4" w:rsidP="004361B4" w:rsidRDefault="004361B4" w14:paraId="1655E9C3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Button</w:t>
            </w:r>
          </w:p>
        </w:tc>
        <w:tc>
          <w:tcPr>
            <w:tcW w:w="3242" w:type="pct"/>
          </w:tcPr>
          <w:p w:rsidR="004361B4" w:rsidP="004361B4" w:rsidRDefault="004361B4" w14:paraId="78F59595" w14:textId="6D4B152D">
            <w:pPr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>เมื่อกดปุ่มให้ทำการเคลียร์ค่า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และ </w:t>
            </w:r>
            <w:r>
              <w:rPr>
                <w:rFonts w:cs="CordiaUPC"/>
              </w:rPr>
              <w:t>Invisible Mass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cs="CordiaUPC"/>
              </w:rPr>
              <w:t>Voice Free Resource On Shelf Section</w:t>
            </w:r>
          </w:p>
        </w:tc>
      </w:tr>
    </w:tbl>
    <w:p w:rsidR="00135C19" w:rsidP="001D4AC7" w:rsidRDefault="00135C19" w14:paraId="29090651" w14:textId="77777777">
      <w:pPr>
        <w:pStyle w:val="Heading3"/>
        <w:numPr>
          <w:ilvl w:val="0"/>
          <w:numId w:val="3"/>
        </w:numPr>
        <w:rPr>
          <w:rFonts w:ascii="CordiaUPC" w:hAnsi="CordiaUPC" w:cs="CordiaUPC"/>
          <w:sz w:val="32"/>
          <w:szCs w:val="32"/>
        </w:rPr>
      </w:pPr>
      <w:r w:rsidRPr="008979A8">
        <w:rPr>
          <w:rFonts w:ascii="CordiaUPC" w:hAnsi="CordiaUPC" w:cs="CordiaUPC"/>
          <w:sz w:val="32"/>
          <w:szCs w:val="32"/>
        </w:rPr>
        <w:t>Script Validation</w:t>
      </w:r>
    </w:p>
    <w:tbl>
      <w:tblPr>
        <w:tblW w:w="4938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385"/>
        <w:gridCol w:w="2896"/>
        <w:gridCol w:w="3314"/>
        <w:gridCol w:w="1309"/>
      </w:tblGrid>
      <w:tr w:rsidRPr="008979A8" w:rsidR="00135C19" w:rsidTr="00135C19" w14:paraId="1FB63326" w14:textId="77777777">
        <w:trPr>
          <w:cantSplit/>
          <w:tblHeader/>
        </w:trPr>
        <w:tc>
          <w:tcPr>
            <w:tcW w:w="778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135C19" w:rsidP="00135C19" w:rsidRDefault="00135C19" w14:paraId="5A44159C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Error Code</w:t>
            </w:r>
          </w:p>
        </w:tc>
        <w:tc>
          <w:tcPr>
            <w:tcW w:w="1626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135C19" w:rsidP="00135C19" w:rsidRDefault="00135C19" w14:paraId="00FDF241" w14:textId="77777777">
            <w:pPr>
              <w:rPr>
                <w:rFonts w:cs="CordiaUPC"/>
                <w:b/>
                <w:bCs/>
              </w:rPr>
            </w:pPr>
            <w:r>
              <w:rPr>
                <w:rFonts w:cs="CordiaUPC"/>
                <w:b/>
                <w:bCs/>
              </w:rPr>
              <w:t xml:space="preserve">Error Message </w:t>
            </w:r>
          </w:p>
        </w:tc>
        <w:tc>
          <w:tcPr>
            <w:tcW w:w="1861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135C19" w:rsidP="00135C19" w:rsidRDefault="00135C19" w14:paraId="29436B0D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Logic</w:t>
            </w:r>
          </w:p>
        </w:tc>
        <w:tc>
          <w:tcPr>
            <w:tcW w:w="735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135C19" w:rsidP="00135C19" w:rsidRDefault="00135C19" w14:paraId="1A6E977C" w14:textId="77777777">
            <w:pPr>
              <w:rPr>
                <w:rFonts w:cs="CordiaUPC"/>
                <w:b/>
                <w:bCs/>
              </w:rPr>
            </w:pPr>
            <w:r>
              <w:rPr>
                <w:rFonts w:cs="CordiaUPC"/>
                <w:b/>
                <w:bCs/>
              </w:rPr>
              <w:t>Submit Call</w:t>
            </w:r>
          </w:p>
        </w:tc>
      </w:tr>
      <w:tr w:rsidR="00135C19" w:rsidTr="00135C19" w14:paraId="1D6EBE04" w14:textId="77777777">
        <w:tc>
          <w:tcPr>
            <w:tcW w:w="778" w:type="pct"/>
          </w:tcPr>
          <w:p w:rsidRPr="00792590" w:rsidR="00135C19" w:rsidP="00135C19" w:rsidRDefault="00135C19" w14:paraId="2BD4F263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>
              <w:rPr>
                <w:rFonts w:ascii="CordiaUPC" w:hAnsi="CordiaUPC" w:cs="CordiaUPC"/>
                <w:sz w:val="28"/>
                <w:szCs w:val="28"/>
              </w:rPr>
              <w:t>0000</w:t>
            </w:r>
            <w:r>
              <w:rPr>
                <w:rFonts w:hint="cs" w:ascii="CordiaUPC" w:hAnsi="CordiaUPC" w:cs="CordiaUPC"/>
                <w:sz w:val="28"/>
                <w:szCs w:val="28"/>
                <w:cs/>
                <w:lang w:bidi="th-TH"/>
              </w:rPr>
              <w:t>3</w:t>
            </w:r>
          </w:p>
        </w:tc>
        <w:tc>
          <w:tcPr>
            <w:tcW w:w="1626" w:type="pct"/>
          </w:tcPr>
          <w:p w:rsidRPr="00E02D8D" w:rsidR="00135C19" w:rsidP="00135C19" w:rsidRDefault="00135C19" w14:paraId="23639D4A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Free Resource Pattern Name </w:t>
            </w:r>
            <w:r w:rsidRPr="00302CE5">
              <w:rPr>
                <w:rFonts w:cs="CordiaUPC"/>
              </w:rPr>
              <w:t xml:space="preserve"> must be unique</w:t>
            </w:r>
            <w:r w:rsidRPr="00302CE5"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Pr="00792590" w:rsidR="00135C19" w:rsidP="00135C19" w:rsidRDefault="00135C19" w14:paraId="3F95EF7F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Free Resource Name </w:t>
            </w:r>
            <w:r>
              <w:rPr>
                <w:rFonts w:hint="cs" w:cs="Angsana New"/>
                <w:cs/>
              </w:rPr>
              <w:t xml:space="preserve">ซ้ำกับที่มีอยู่แล้วใน </w:t>
            </w:r>
            <w:r>
              <w:rPr>
                <w:rFonts w:cs="CordiaUPC"/>
              </w:rPr>
              <w:t>Database</w:t>
            </w:r>
          </w:p>
        </w:tc>
        <w:tc>
          <w:tcPr>
            <w:tcW w:w="735" w:type="pct"/>
          </w:tcPr>
          <w:p w:rsidR="00135C19" w:rsidP="00135C19" w:rsidRDefault="00135C19" w14:paraId="7611A187" w14:textId="77777777">
            <w:pPr>
              <w:rPr>
                <w:rFonts w:cs="CordiaUPC"/>
                <w:szCs w:val="36"/>
              </w:rPr>
            </w:pPr>
          </w:p>
        </w:tc>
      </w:tr>
      <w:tr w:rsidR="00135C19" w:rsidTr="00135C19" w14:paraId="6CBEEB1F" w14:textId="77777777">
        <w:tc>
          <w:tcPr>
            <w:tcW w:w="778" w:type="pct"/>
          </w:tcPr>
          <w:p w:rsidR="00135C19" w:rsidP="00135C19" w:rsidRDefault="00135C19" w14:paraId="3C7C709A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0001</w:t>
            </w:r>
            <w:r>
              <w:rPr>
                <w:rFonts w:hint="cs" w:ascii="CordiaUPC" w:hAnsi="CordiaUPC" w:cs="CordiaUPC"/>
                <w:sz w:val="28"/>
                <w:szCs w:val="28"/>
                <w:cs/>
                <w:lang w:bidi="th-TH"/>
              </w:rPr>
              <w:t>8</w:t>
            </w:r>
          </w:p>
        </w:tc>
        <w:tc>
          <w:tcPr>
            <w:tcW w:w="1626" w:type="pct"/>
          </w:tcPr>
          <w:p w:rsidRPr="00E02D8D" w:rsidR="00135C19" w:rsidP="00135C19" w:rsidRDefault="00135C19" w14:paraId="0CF892EC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Free Resource Pattern is duplicate with {Free Resource Name </w:t>
            </w:r>
            <w:r w:rsidRPr="00302CE5"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>ที่ซ้ำ</w:t>
            </w:r>
            <w:r>
              <w:rPr>
                <w:rFonts w:cs="CordiaUPC"/>
              </w:rPr>
              <w:t>}</w:t>
            </w:r>
          </w:p>
        </w:tc>
        <w:tc>
          <w:tcPr>
            <w:tcW w:w="1861" w:type="pct"/>
          </w:tcPr>
          <w:p w:rsidR="00135C19" w:rsidP="00135C19" w:rsidRDefault="00135C19" w14:paraId="37292C72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</w:rPr>
              <w:t>Tech Generate Name</w:t>
            </w:r>
            <w:r>
              <w:rPr>
                <w:rFonts w:hint="cs" w:cs="Angsana New"/>
                <w:cs/>
              </w:rPr>
              <w:t xml:space="preserve"> ซ้ำกับที่มีอยู่แล้วใน </w:t>
            </w:r>
            <w:r>
              <w:rPr>
                <w:rFonts w:cs="CordiaUPC"/>
              </w:rPr>
              <w:t>Database</w:t>
            </w:r>
          </w:p>
        </w:tc>
        <w:tc>
          <w:tcPr>
            <w:tcW w:w="735" w:type="pct"/>
          </w:tcPr>
          <w:p w:rsidR="00135C19" w:rsidP="00135C19" w:rsidRDefault="00135C19" w14:paraId="419ADA8B" w14:textId="77777777">
            <w:pPr>
              <w:rPr>
                <w:rFonts w:cs="CordiaUPC"/>
                <w:szCs w:val="36"/>
              </w:rPr>
            </w:pPr>
          </w:p>
        </w:tc>
      </w:tr>
      <w:tr w:rsidR="00135C19" w:rsidTr="00135C19" w14:paraId="35A97972" w14:textId="77777777">
        <w:tc>
          <w:tcPr>
            <w:tcW w:w="778" w:type="pct"/>
          </w:tcPr>
          <w:p w:rsidRPr="002259C2" w:rsidR="00135C19" w:rsidP="00135C19" w:rsidRDefault="00135C19" w14:paraId="734F024A" w14:textId="77777777">
            <w:r>
              <w:t>00001</w:t>
            </w:r>
          </w:p>
        </w:tc>
        <w:tc>
          <w:tcPr>
            <w:tcW w:w="1626" w:type="pct"/>
          </w:tcPr>
          <w:p w:rsidR="00135C19" w:rsidP="00135C19" w:rsidRDefault="00135C19" w14:paraId="3917BECE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Free Resource Pattern Name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Pr="008979A8" w:rsidR="00135C19" w:rsidP="00135C19" w:rsidRDefault="00135C19" w14:paraId="5EFFAA4B" w14:textId="77777777">
            <w:pPr>
              <w:rPr>
                <w:rFonts w:cs="CordiaUPC"/>
                <w:cs/>
              </w:rPr>
            </w:pPr>
            <w:r>
              <w:rPr>
                <w:rFonts w:cs="CordiaUPC"/>
              </w:rPr>
              <w:t xml:space="preserve">Free Resource Name </w:t>
            </w:r>
            <w:r>
              <w:rPr>
                <w:rFonts w:hint="cs" w:cs="Angsana New"/>
                <w:cs/>
              </w:rPr>
              <w:t xml:space="preserve">จะต้องเป็น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="00135C19" w:rsidP="00135C19" w:rsidRDefault="00135C19" w14:paraId="1134E7B3" w14:textId="77777777">
            <w:pPr>
              <w:rPr>
                <w:rFonts w:cs="CordiaUPC"/>
                <w:szCs w:val="36"/>
              </w:rPr>
            </w:pPr>
          </w:p>
        </w:tc>
      </w:tr>
      <w:tr w:rsidR="00135C19" w:rsidTr="00135C19" w14:paraId="0F73863F" w14:textId="77777777">
        <w:tc>
          <w:tcPr>
            <w:tcW w:w="778" w:type="pct"/>
          </w:tcPr>
          <w:p w:rsidR="00135C19" w:rsidP="00135C19" w:rsidRDefault="00135C19" w14:paraId="41A4E5D4" w14:textId="77777777">
            <w:r>
              <w:rPr>
                <w:rFonts w:cs="CordiaUPC"/>
              </w:rPr>
              <w:t>00025</w:t>
            </w:r>
          </w:p>
        </w:tc>
        <w:tc>
          <w:tcPr>
            <w:tcW w:w="1626" w:type="pct"/>
          </w:tcPr>
          <w:p w:rsidR="00135C19" w:rsidP="00135C19" w:rsidRDefault="00135C19" w14:paraId="6E11C091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Free Resource Pattern Name </w:t>
            </w:r>
            <w:r>
              <w:t>can</w:t>
            </w:r>
            <w:r w:rsidRPr="00755E0A">
              <w:t>not</w:t>
            </w:r>
            <w:r>
              <w:t xml:space="preserve"> contain</w:t>
            </w:r>
            <w:r w:rsidRPr="00755E0A">
              <w:t xml:space="preserve"> Special Characters</w:t>
            </w:r>
            <w:r>
              <w:rPr>
                <w:rFonts w:cs="Angsana New"/>
                <w:cs/>
              </w:rPr>
              <w:t xml:space="preserve"> (“</w:t>
            </w:r>
            <w:r>
              <w:t>|</w:t>
            </w:r>
            <w:r>
              <w:rPr>
                <w:rFonts w:cs="Angsana New"/>
                <w:cs/>
              </w:rPr>
              <w:t>” (</w:t>
            </w:r>
            <w:r>
              <w:t>Pipe</w:t>
            </w:r>
            <w:r>
              <w:rPr>
                <w:rFonts w:cs="Angsana New"/>
                <w:cs/>
              </w:rPr>
              <w:t xml:space="preserve">) </w:t>
            </w:r>
            <w:r>
              <w:t>and Double Space and Start or End with</w:t>
            </w:r>
            <w:r>
              <w:rPr>
                <w:rFonts w:hint="cs"/>
                <w:cs/>
              </w:rPr>
              <w:t xml:space="preserve"> </w:t>
            </w:r>
            <w:r>
              <w:t>Space</w:t>
            </w:r>
            <w:r>
              <w:rPr>
                <w:rFonts w:cs="Angsana New"/>
                <w:cs/>
              </w:rPr>
              <w:t>)</w:t>
            </w:r>
            <w:r w:rsidRPr="00755E0A"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135C19" w:rsidP="00135C19" w:rsidRDefault="00135C19" w14:paraId="3A15709D" w14:textId="77777777">
            <w:r>
              <w:t xml:space="preserve">PO Name </w:t>
            </w:r>
            <w:r>
              <w:rPr>
                <w:rFonts w:hint="cs"/>
                <w:cs/>
              </w:rPr>
              <w:t>ห้ามมีอักขระพิเศษ</w:t>
            </w:r>
          </w:p>
          <w:p w:rsidR="00135C19" w:rsidP="00135C19" w:rsidRDefault="00135C19" w14:paraId="638E0D47" w14:textId="77777777">
            <w:pPr>
              <w:spacing w:after="0"/>
            </w:pPr>
            <w:r>
              <w:t xml:space="preserve">List of Special Character </w:t>
            </w:r>
            <w:r>
              <w:rPr>
                <w:rFonts w:cs="Angsana New"/>
                <w:cs/>
              </w:rPr>
              <w:t>:</w:t>
            </w:r>
          </w:p>
          <w:p w:rsidR="00135C19" w:rsidP="00135C19" w:rsidRDefault="00135C19" w14:paraId="5BA03941" w14:textId="77777777">
            <w:pPr>
              <w:rPr>
                <w:rFonts w:cs="CordiaUPC"/>
              </w:rPr>
            </w:pPr>
            <w:r w:rsidRPr="001624DE">
              <w:t>|</w:t>
            </w:r>
            <w:r>
              <w:rPr>
                <w:rFonts w:cs="Angsana New"/>
                <w:cs/>
              </w:rPr>
              <w:t xml:space="preserve"> (</w:t>
            </w:r>
            <w:r>
              <w:t>Pipe</w:t>
            </w:r>
            <w:r>
              <w:rPr>
                <w:rFonts w:cs="Angsana New"/>
                <w:cs/>
              </w:rPr>
              <w:t xml:space="preserve">)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Double Space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Space </w:t>
            </w:r>
            <w:r>
              <w:rPr>
                <w:rFonts w:hint="cs"/>
                <w:cs/>
              </w:rPr>
              <w:t>หน้าและหลัง</w:t>
            </w:r>
          </w:p>
        </w:tc>
        <w:tc>
          <w:tcPr>
            <w:tcW w:w="735" w:type="pct"/>
          </w:tcPr>
          <w:p w:rsidR="00135C19" w:rsidP="00135C19" w:rsidRDefault="00135C19" w14:paraId="2CC15200" w14:textId="77777777">
            <w:pPr>
              <w:rPr>
                <w:rFonts w:cs="CordiaUPC"/>
                <w:szCs w:val="36"/>
              </w:rPr>
            </w:pPr>
          </w:p>
        </w:tc>
      </w:tr>
      <w:tr w:rsidR="00135C19" w:rsidTr="00135C19" w14:paraId="55154B01" w14:textId="77777777">
        <w:tc>
          <w:tcPr>
            <w:tcW w:w="778" w:type="pct"/>
          </w:tcPr>
          <w:p w:rsidRPr="000E5AB7" w:rsidR="00135C19" w:rsidP="00135C19" w:rsidRDefault="00135C19" w14:paraId="5DF1D3DC" w14:textId="77777777">
            <w:pPr>
              <w:rPr>
                <w:rFonts w:cs="CordiaUPC"/>
              </w:rPr>
            </w:pPr>
            <w:r w:rsidRPr="00082CD9">
              <w:t>00001</w:t>
            </w:r>
          </w:p>
        </w:tc>
        <w:tc>
          <w:tcPr>
            <w:tcW w:w="1626" w:type="pct"/>
          </w:tcPr>
          <w:p w:rsidR="00135C19" w:rsidP="00135C19" w:rsidRDefault="00135C19" w14:paraId="215988DF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Allocate is required</w:t>
            </w:r>
          </w:p>
        </w:tc>
        <w:tc>
          <w:tcPr>
            <w:tcW w:w="1861" w:type="pct"/>
          </w:tcPr>
          <w:p w:rsidR="00135C19" w:rsidP="00135C19" w:rsidRDefault="00135C19" w14:paraId="02E4A6B6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Allocate </w:t>
            </w:r>
            <w:r>
              <w:rPr>
                <w:rFonts w:hint="cs" w:cs="Angsana New"/>
                <w:cs/>
              </w:rPr>
              <w:t xml:space="preserve">จะต้องเป็น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="00135C19" w:rsidP="00135C19" w:rsidRDefault="00135C19" w14:paraId="18DC4379" w14:textId="77777777">
            <w:pPr>
              <w:rPr>
                <w:rFonts w:cs="CordiaUPC"/>
                <w:szCs w:val="36"/>
              </w:rPr>
            </w:pPr>
          </w:p>
        </w:tc>
      </w:tr>
      <w:tr w:rsidR="00135C19" w:rsidTr="00135C19" w14:paraId="66E683E0" w14:textId="77777777">
        <w:tc>
          <w:tcPr>
            <w:tcW w:w="778" w:type="pct"/>
          </w:tcPr>
          <w:p w:rsidRPr="000E5AB7" w:rsidR="00135C19" w:rsidP="00135C19" w:rsidRDefault="00135C19" w14:paraId="2CEB523C" w14:textId="77777777">
            <w:pPr>
              <w:rPr>
                <w:rFonts w:cs="CordiaUPC"/>
              </w:rPr>
            </w:pPr>
            <w:r w:rsidRPr="00082CD9">
              <w:t>00001</w:t>
            </w:r>
          </w:p>
        </w:tc>
        <w:tc>
          <w:tcPr>
            <w:tcW w:w="1626" w:type="pct"/>
          </w:tcPr>
          <w:p w:rsidR="00135C19" w:rsidP="00135C19" w:rsidRDefault="00135C19" w14:paraId="5ABE9EB6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Free Call is required</w:t>
            </w:r>
          </w:p>
        </w:tc>
        <w:tc>
          <w:tcPr>
            <w:tcW w:w="1861" w:type="pct"/>
          </w:tcPr>
          <w:p w:rsidR="00135C19" w:rsidP="00135C19" w:rsidRDefault="00135C19" w14:paraId="5DDBA0EE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Free Call </w:t>
            </w:r>
            <w:r>
              <w:rPr>
                <w:rFonts w:hint="cs" w:cs="Angsana New"/>
                <w:cs/>
              </w:rPr>
              <w:t xml:space="preserve">จะต้องเป็น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="00135C19" w:rsidP="00135C19" w:rsidRDefault="00135C19" w14:paraId="4DB9AB1E" w14:textId="77777777">
            <w:pPr>
              <w:rPr>
                <w:rFonts w:cs="CordiaUPC"/>
                <w:szCs w:val="36"/>
              </w:rPr>
            </w:pPr>
          </w:p>
        </w:tc>
      </w:tr>
      <w:tr w:rsidR="00135C19" w:rsidTr="00135C19" w14:paraId="10D3F1D3" w14:textId="77777777">
        <w:tc>
          <w:tcPr>
            <w:tcW w:w="778" w:type="pct"/>
          </w:tcPr>
          <w:p w:rsidRPr="003E0874" w:rsidR="00135C19" w:rsidP="00135C19" w:rsidRDefault="00135C19" w14:paraId="345E0A62" w14:textId="77777777">
            <w:r w:rsidRPr="002A323A">
              <w:rPr>
                <w:rFonts w:cs="CordiaUPC"/>
              </w:rPr>
              <w:t>00023</w:t>
            </w:r>
          </w:p>
        </w:tc>
        <w:tc>
          <w:tcPr>
            <w:tcW w:w="1626" w:type="pct"/>
          </w:tcPr>
          <w:p w:rsidR="00135C19" w:rsidP="00135C19" w:rsidRDefault="00135C19" w14:paraId="16C11B8F" w14:textId="6BCE14DE">
            <w:pPr>
              <w:rPr>
                <w:rFonts w:cs="CordiaUPC"/>
              </w:rPr>
            </w:pPr>
            <w:r>
              <w:t>Fr</w:t>
            </w:r>
            <w:r w:rsidRPr="00F53026">
              <w:t>ee</w:t>
            </w:r>
            <w:r>
              <w:t xml:space="preserve"> Call must be 2 decimal </w:t>
            </w:r>
            <w:r>
              <w:rPr>
                <w:rFonts w:cs="Angsana New"/>
                <w:cs/>
              </w:rPr>
              <w:t>(</w:t>
            </w:r>
            <w:r>
              <w:t>Min 0</w:t>
            </w:r>
            <w:r w:rsidR="00187E2C">
              <w:rPr>
                <w:rFonts w:cs="Angsana New"/>
                <w:cs/>
              </w:rPr>
              <w:t>.</w:t>
            </w:r>
            <w:r w:rsidR="00187E2C">
              <w:t>01</w:t>
            </w:r>
            <w:r>
              <w:t>, Max 9,999,999,999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1861" w:type="pct"/>
          </w:tcPr>
          <w:p w:rsidR="00135C19" w:rsidP="00135C19" w:rsidRDefault="00135C19" w14:paraId="094AFB25" w14:textId="5C0373F2">
            <w:pPr>
              <w:rPr>
                <w:rFonts w:cs="CordiaUPC"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>Fr</w:t>
            </w:r>
            <w:r w:rsidRPr="00F53026">
              <w:t>ee</w:t>
            </w:r>
            <w:r>
              <w:t xml:space="preserve"> Call </w:t>
            </w:r>
            <w:r>
              <w:rPr>
                <w:rFonts w:hint="cs"/>
                <w:cs/>
              </w:rPr>
              <w:t xml:space="preserve">มีค่า ดังนั้น </w:t>
            </w:r>
            <w:r>
              <w:t>Fr</w:t>
            </w:r>
            <w:r w:rsidRPr="00F53026">
              <w:t>ee</w:t>
            </w:r>
            <w:r>
              <w:t xml:space="preserve"> Call </w:t>
            </w:r>
            <w:r>
              <w:rPr>
                <w:rFonts w:hint="cs"/>
                <w:cs/>
              </w:rPr>
              <w:t xml:space="preserve">จะต้องเป็นตัวเลขทศนิยม </w:t>
            </w:r>
            <w:r>
              <w:t xml:space="preserve">2 </w:t>
            </w:r>
            <w:r>
              <w:rPr>
                <w:rFonts w:hint="cs"/>
                <w:cs/>
              </w:rPr>
              <w:t xml:space="preserve">ตำแหน่งและมีค่าอยู่ในช่วง </w:t>
            </w:r>
            <w:r>
              <w:t>0</w:t>
            </w:r>
            <w:r w:rsidR="00187E2C">
              <w:rPr>
                <w:rFonts w:cs="Angsana New"/>
                <w:cs/>
              </w:rPr>
              <w:t>.</w:t>
            </w:r>
            <w:r w:rsidR="00187E2C">
              <w:t>01</w:t>
            </w:r>
            <w:r>
              <w:rPr>
                <w:rFonts w:cs="Angsana New"/>
                <w:cs/>
              </w:rPr>
              <w:t xml:space="preserve"> – </w:t>
            </w:r>
            <w:r>
              <w:t>9,999,999,999</w:t>
            </w:r>
          </w:p>
        </w:tc>
        <w:tc>
          <w:tcPr>
            <w:tcW w:w="735" w:type="pct"/>
          </w:tcPr>
          <w:p w:rsidR="00135C19" w:rsidP="00135C19" w:rsidRDefault="00135C19" w14:paraId="1C9164C7" w14:textId="77777777">
            <w:pPr>
              <w:rPr>
                <w:rFonts w:cs="CordiaUPC"/>
                <w:szCs w:val="36"/>
              </w:rPr>
            </w:pPr>
          </w:p>
        </w:tc>
      </w:tr>
      <w:tr w:rsidR="00135C19" w:rsidTr="00135C19" w14:paraId="5689215A" w14:textId="77777777">
        <w:tc>
          <w:tcPr>
            <w:tcW w:w="778" w:type="pct"/>
          </w:tcPr>
          <w:p w:rsidRPr="000E5AB7" w:rsidR="00135C19" w:rsidP="00135C19" w:rsidRDefault="00135C19" w14:paraId="2DF0E2BA" w14:textId="77777777">
            <w:pPr>
              <w:rPr>
                <w:rFonts w:cs="CordiaUPC"/>
              </w:rPr>
            </w:pPr>
            <w:r w:rsidRPr="003E0874">
              <w:t>00001</w:t>
            </w:r>
          </w:p>
        </w:tc>
        <w:tc>
          <w:tcPr>
            <w:tcW w:w="1626" w:type="pct"/>
          </w:tcPr>
          <w:p w:rsidR="00135C19" w:rsidP="00135C19" w:rsidRDefault="00135C19" w14:paraId="0D36C075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Free Call Unit is required</w:t>
            </w:r>
          </w:p>
        </w:tc>
        <w:tc>
          <w:tcPr>
            <w:tcW w:w="1861" w:type="pct"/>
          </w:tcPr>
          <w:p w:rsidR="00135C19" w:rsidP="00135C19" w:rsidRDefault="00135C19" w14:paraId="0881F58A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Free Call Unit </w:t>
            </w:r>
            <w:r>
              <w:rPr>
                <w:rFonts w:hint="cs" w:cs="Angsana New"/>
                <w:cs/>
              </w:rPr>
              <w:t xml:space="preserve">จะต้องเป็น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="00135C19" w:rsidP="00135C19" w:rsidRDefault="00135C19" w14:paraId="7CB568F9" w14:textId="77777777">
            <w:pPr>
              <w:rPr>
                <w:rFonts w:cs="CordiaUPC"/>
                <w:szCs w:val="36"/>
              </w:rPr>
            </w:pPr>
          </w:p>
        </w:tc>
      </w:tr>
      <w:tr w:rsidR="00135C19" w:rsidTr="00135C19" w14:paraId="29390DFB" w14:textId="77777777">
        <w:tc>
          <w:tcPr>
            <w:tcW w:w="778" w:type="pct"/>
          </w:tcPr>
          <w:p w:rsidRPr="000E5AB7" w:rsidR="00135C19" w:rsidP="00135C19" w:rsidRDefault="00135C19" w14:paraId="65D14E23" w14:textId="77777777">
            <w:pPr>
              <w:rPr>
                <w:rFonts w:cs="CordiaUPC"/>
              </w:rPr>
            </w:pPr>
            <w:r w:rsidRPr="003E0874">
              <w:t>00001</w:t>
            </w:r>
          </w:p>
        </w:tc>
        <w:tc>
          <w:tcPr>
            <w:tcW w:w="1626" w:type="pct"/>
          </w:tcPr>
          <w:p w:rsidR="00135C19" w:rsidP="00135C19" w:rsidRDefault="00135C19" w14:paraId="29AF89C1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Price Type Pattern is required</w:t>
            </w:r>
          </w:p>
        </w:tc>
        <w:tc>
          <w:tcPr>
            <w:tcW w:w="1861" w:type="pct"/>
          </w:tcPr>
          <w:p w:rsidR="00135C19" w:rsidP="00135C19" w:rsidRDefault="00135C19" w14:paraId="4E448050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Price Type Pattern </w:t>
            </w:r>
            <w:r>
              <w:rPr>
                <w:rFonts w:hint="cs" w:cs="Angsana New"/>
                <w:cs/>
              </w:rPr>
              <w:t xml:space="preserve">จะต้องเป็น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="00135C19" w:rsidP="00135C19" w:rsidRDefault="00135C19" w14:paraId="34FB56AE" w14:textId="77777777">
            <w:pPr>
              <w:rPr>
                <w:rFonts w:cs="CordiaUPC"/>
                <w:szCs w:val="36"/>
              </w:rPr>
            </w:pPr>
          </w:p>
        </w:tc>
      </w:tr>
      <w:tr w:rsidR="00135C19" w:rsidTr="00135C19" w14:paraId="57BEF457" w14:textId="77777777">
        <w:tc>
          <w:tcPr>
            <w:tcW w:w="778" w:type="pct"/>
          </w:tcPr>
          <w:p w:rsidRPr="000E5AB7" w:rsidR="00135C19" w:rsidP="00135C19" w:rsidRDefault="00135C19" w14:paraId="0CDA1594" w14:textId="77777777">
            <w:pPr>
              <w:rPr>
                <w:rFonts w:cs="CordiaUPC"/>
              </w:rPr>
            </w:pPr>
            <w:r w:rsidRPr="003E0874">
              <w:t>00001</w:t>
            </w:r>
          </w:p>
        </w:tc>
        <w:tc>
          <w:tcPr>
            <w:tcW w:w="1626" w:type="pct"/>
          </w:tcPr>
          <w:p w:rsidR="00135C19" w:rsidP="00135C19" w:rsidRDefault="00135C19" w14:paraId="257A7581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Day of Week is required</w:t>
            </w:r>
          </w:p>
        </w:tc>
        <w:tc>
          <w:tcPr>
            <w:tcW w:w="1861" w:type="pct"/>
          </w:tcPr>
          <w:p w:rsidR="00135C19" w:rsidP="00135C19" w:rsidRDefault="00135C19" w14:paraId="65FAAC2E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Day of Week </w:t>
            </w:r>
            <w:r>
              <w:rPr>
                <w:rFonts w:hint="cs" w:cs="Angsana New"/>
                <w:cs/>
              </w:rPr>
              <w:t xml:space="preserve">จะต้องเป็น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="00135C19" w:rsidP="00135C19" w:rsidRDefault="00135C19" w14:paraId="5CAC4424" w14:textId="77777777">
            <w:pPr>
              <w:rPr>
                <w:rFonts w:cs="CordiaUPC"/>
                <w:szCs w:val="36"/>
              </w:rPr>
            </w:pPr>
          </w:p>
        </w:tc>
      </w:tr>
      <w:tr w:rsidR="00135C19" w:rsidTr="00135C19" w14:paraId="79D863C8" w14:textId="77777777">
        <w:tc>
          <w:tcPr>
            <w:tcW w:w="778" w:type="pct"/>
          </w:tcPr>
          <w:p w:rsidRPr="000E5AB7" w:rsidR="00135C19" w:rsidP="00135C19" w:rsidRDefault="00135C19" w14:paraId="53B09096" w14:textId="77777777">
            <w:pPr>
              <w:rPr>
                <w:rFonts w:cs="CordiaUPC"/>
              </w:rPr>
            </w:pPr>
            <w:r w:rsidRPr="003E0874">
              <w:t>00001</w:t>
            </w:r>
          </w:p>
        </w:tc>
        <w:tc>
          <w:tcPr>
            <w:tcW w:w="1626" w:type="pct"/>
          </w:tcPr>
          <w:p w:rsidR="00135C19" w:rsidP="00135C19" w:rsidRDefault="00135C19" w14:paraId="37A7A24F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From Timing is required</w:t>
            </w:r>
          </w:p>
        </w:tc>
        <w:tc>
          <w:tcPr>
            <w:tcW w:w="1861" w:type="pct"/>
          </w:tcPr>
          <w:p w:rsidR="00135C19" w:rsidP="00135C19" w:rsidRDefault="00135C19" w14:paraId="350A860B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From Timing </w:t>
            </w:r>
            <w:r>
              <w:rPr>
                <w:rFonts w:hint="cs" w:cs="Angsana New"/>
                <w:cs/>
              </w:rPr>
              <w:t xml:space="preserve">จะต้องเป็น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="00135C19" w:rsidP="00135C19" w:rsidRDefault="00135C19" w14:paraId="6FC52990" w14:textId="77777777">
            <w:pPr>
              <w:rPr>
                <w:rFonts w:cs="CordiaUPC"/>
                <w:szCs w:val="36"/>
              </w:rPr>
            </w:pPr>
          </w:p>
        </w:tc>
      </w:tr>
      <w:tr w:rsidR="00135C19" w:rsidTr="00135C19" w14:paraId="34152ACE" w14:textId="77777777">
        <w:tc>
          <w:tcPr>
            <w:tcW w:w="778" w:type="pct"/>
          </w:tcPr>
          <w:p w:rsidRPr="000E5AB7" w:rsidR="00135C19" w:rsidP="00135C19" w:rsidRDefault="00135C19" w14:paraId="7D78F433" w14:textId="77777777">
            <w:pPr>
              <w:rPr>
                <w:rFonts w:cs="CordiaUPC"/>
              </w:rPr>
            </w:pPr>
            <w:r w:rsidRPr="003E0874">
              <w:t>00001</w:t>
            </w:r>
          </w:p>
        </w:tc>
        <w:tc>
          <w:tcPr>
            <w:tcW w:w="1626" w:type="pct"/>
          </w:tcPr>
          <w:p w:rsidR="00135C19" w:rsidP="00135C19" w:rsidRDefault="00135C19" w14:paraId="243D552B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To Timing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cs="CordiaUPC"/>
              </w:rPr>
              <w:t>is required</w:t>
            </w:r>
          </w:p>
        </w:tc>
        <w:tc>
          <w:tcPr>
            <w:tcW w:w="1861" w:type="pct"/>
          </w:tcPr>
          <w:p w:rsidR="00135C19" w:rsidP="00135C19" w:rsidRDefault="00135C19" w14:paraId="5FF92A36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To Timing </w:t>
            </w:r>
            <w:r>
              <w:rPr>
                <w:rFonts w:hint="cs" w:cs="Angsana New"/>
                <w:cs/>
              </w:rPr>
              <w:t xml:space="preserve">จะต้องเป็น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="00135C19" w:rsidP="00135C19" w:rsidRDefault="00135C19" w14:paraId="74D5406A" w14:textId="77777777">
            <w:pPr>
              <w:rPr>
                <w:rFonts w:cs="CordiaUPC"/>
                <w:szCs w:val="36"/>
              </w:rPr>
            </w:pPr>
          </w:p>
        </w:tc>
      </w:tr>
    </w:tbl>
    <w:p w:rsidRPr="008979A8" w:rsidR="00135C19" w:rsidP="001D4AC7" w:rsidRDefault="00135C19" w14:paraId="2B17E3E6" w14:textId="77777777">
      <w:pPr>
        <w:pStyle w:val="Heading3"/>
        <w:numPr>
          <w:ilvl w:val="0"/>
          <w:numId w:val="3"/>
        </w:numPr>
        <w:spacing w:after="240"/>
        <w:rPr>
          <w:rFonts w:ascii="CordiaUPC" w:hAnsi="CordiaUPC" w:cs="CordiaUPC"/>
          <w:sz w:val="32"/>
          <w:szCs w:val="32"/>
        </w:rPr>
      </w:pPr>
      <w:r w:rsidRPr="008979A8">
        <w:rPr>
          <w:rFonts w:ascii="CordiaUPC" w:hAnsi="CordiaUPC" w:cs="CordiaUPC"/>
          <w:sz w:val="32"/>
          <w:szCs w:val="32"/>
        </w:rPr>
        <w:t>Mapping to DB</w:t>
      </w:r>
    </w:p>
    <w:tbl>
      <w:tblPr>
        <w:tblW w:w="4977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348"/>
        <w:gridCol w:w="2486"/>
        <w:gridCol w:w="4141"/>
      </w:tblGrid>
      <w:tr w:rsidRPr="008979A8" w:rsidR="00135C19" w:rsidTr="00135C19" w14:paraId="79E3D0C2" w14:textId="77777777">
        <w:trPr>
          <w:cantSplit/>
          <w:tblHeader/>
        </w:trPr>
        <w:tc>
          <w:tcPr>
            <w:tcW w:w="1308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135C19" w:rsidP="00135C19" w:rsidRDefault="00135C19" w14:paraId="4E8EB7D6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Database Table</w:t>
            </w:r>
          </w:p>
        </w:tc>
        <w:tc>
          <w:tcPr>
            <w:tcW w:w="1385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135C19" w:rsidP="00135C19" w:rsidRDefault="00135C19" w14:paraId="542F58F1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Database Column</w:t>
            </w:r>
          </w:p>
        </w:tc>
        <w:tc>
          <w:tcPr>
            <w:tcW w:w="2307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135C19" w:rsidP="00135C19" w:rsidRDefault="00135C19" w14:paraId="37740B57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Field on Screen</w:t>
            </w:r>
          </w:p>
        </w:tc>
      </w:tr>
      <w:tr w:rsidRPr="008979A8" w:rsidR="00135C19" w:rsidTr="00135C19" w14:paraId="4B025477" w14:textId="77777777">
        <w:tc>
          <w:tcPr>
            <w:tcW w:w="1308" w:type="pct"/>
            <w:vMerge w:val="restart"/>
          </w:tcPr>
          <w:p w:rsidRPr="008979A8" w:rsidR="00135C19" w:rsidP="00D777F1" w:rsidRDefault="00D777F1" w14:paraId="33CC9F9C" w14:textId="2AAF4733">
            <w:pPr>
              <w:rPr>
                <w:rFonts w:cs="CordiaUPC"/>
              </w:rPr>
            </w:pPr>
            <w:r>
              <w:rPr>
                <w:rFonts w:cs="CordiaUPC"/>
              </w:rPr>
              <w:t>MASS</w:t>
            </w:r>
            <w:r w:rsidRPr="00F33A0D" w:rsidR="00135C19">
              <w:rPr>
                <w:rFonts w:cs="CordiaUPC"/>
              </w:rPr>
              <w:t>_BUSINESS_</w:t>
            </w:r>
            <w:r>
              <w:rPr>
                <w:rFonts w:cs="CordiaUPC"/>
              </w:rPr>
              <w:t>VOICE</w:t>
            </w:r>
            <w:r w:rsidRPr="00F33A0D" w:rsidR="00135C19">
              <w:rPr>
                <w:rFonts w:cs="CordiaUPC"/>
              </w:rPr>
              <w:t>_FREE_RESOURCE</w:t>
            </w:r>
          </w:p>
        </w:tc>
        <w:tc>
          <w:tcPr>
            <w:tcW w:w="1385" w:type="pct"/>
          </w:tcPr>
          <w:p w:rsidRPr="008979A8" w:rsidR="00135C19" w:rsidP="00135C19" w:rsidRDefault="00135C19" w14:paraId="4C13E456" w14:textId="77777777">
            <w:pPr>
              <w:spacing w:after="0"/>
              <w:rPr>
                <w:rFonts w:cs="CordiaUPC"/>
              </w:rPr>
            </w:pPr>
            <w:r>
              <w:rPr>
                <w:rFonts w:cs="CordiaUPC"/>
              </w:rPr>
              <w:t>ROW_ID</w:t>
            </w:r>
          </w:p>
        </w:tc>
        <w:tc>
          <w:tcPr>
            <w:tcW w:w="2307" w:type="pct"/>
          </w:tcPr>
          <w:p w:rsidRPr="008979A8" w:rsidR="00135C19" w:rsidP="00135C19" w:rsidRDefault="00135C19" w14:paraId="322B87B7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ให้ระบบ </w:t>
            </w:r>
            <w:r>
              <w:rPr>
                <w:rFonts w:cs="CordiaUPC"/>
              </w:rPr>
              <w:t>Auto Generate</w:t>
            </w:r>
          </w:p>
        </w:tc>
      </w:tr>
      <w:tr w:rsidRPr="008979A8" w:rsidR="00135C19" w:rsidTr="00135C19" w14:paraId="65940624" w14:textId="77777777">
        <w:tc>
          <w:tcPr>
            <w:tcW w:w="1308" w:type="pct"/>
            <w:vMerge/>
          </w:tcPr>
          <w:p w:rsidRPr="008979A8" w:rsidR="00135C19" w:rsidP="00135C19" w:rsidRDefault="00135C19" w14:paraId="336F4308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135C19" w:rsidP="00135C19" w:rsidRDefault="00135C19" w14:paraId="4E6B4FAA" w14:textId="77777777">
            <w:pPr>
              <w:spacing w:after="0"/>
              <w:rPr>
                <w:rFonts w:cs="CordiaUPC"/>
              </w:rPr>
            </w:pPr>
            <w:r w:rsidRPr="008979A8">
              <w:rPr>
                <w:rFonts w:cs="CordiaUPC"/>
              </w:rPr>
              <w:t>FREE_RESOURCE_NAME</w:t>
            </w:r>
          </w:p>
        </w:tc>
        <w:tc>
          <w:tcPr>
            <w:tcW w:w="2307" w:type="pct"/>
          </w:tcPr>
          <w:p w:rsidR="00135C19" w:rsidP="00135C19" w:rsidRDefault="00135C19" w14:paraId="05DC0AB9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freeResourceName</w:t>
            </w:r>
          </w:p>
        </w:tc>
      </w:tr>
      <w:tr w:rsidRPr="008979A8" w:rsidR="00135C19" w:rsidTr="00135C19" w14:paraId="41DFAC60" w14:textId="77777777">
        <w:tc>
          <w:tcPr>
            <w:tcW w:w="1308" w:type="pct"/>
            <w:vMerge/>
          </w:tcPr>
          <w:p w:rsidRPr="008979A8" w:rsidR="00135C19" w:rsidP="00135C19" w:rsidRDefault="00135C19" w14:paraId="7ABC6FFC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135C19" w:rsidP="00135C19" w:rsidRDefault="00135C19" w14:paraId="2A211FBE" w14:textId="77777777">
            <w:pPr>
              <w:spacing w:after="0"/>
              <w:rPr>
                <w:rFonts w:cs="CordiaUPC"/>
              </w:rPr>
            </w:pPr>
            <w:r w:rsidRPr="008979A8">
              <w:rPr>
                <w:rFonts w:cs="CordiaUPC"/>
              </w:rPr>
              <w:t>TECH_GENERATE_NAME</w:t>
            </w:r>
          </w:p>
        </w:tc>
        <w:tc>
          <w:tcPr>
            <w:tcW w:w="2307" w:type="pct"/>
          </w:tcPr>
          <w:p w:rsidR="00135C19" w:rsidP="00135C19" w:rsidRDefault="00135C19" w14:paraId="53CB85FA" w14:textId="77777777">
            <w:pPr>
              <w:rPr>
                <w:rFonts w:cs="CordiaUPC"/>
                <w:cs/>
              </w:rPr>
            </w:pPr>
            <w:r>
              <w:rPr>
                <w:rFonts w:cs="CordiaUPC"/>
              </w:rPr>
              <w:t>techGenerateName</w:t>
            </w:r>
          </w:p>
        </w:tc>
      </w:tr>
      <w:tr w:rsidRPr="008979A8" w:rsidR="00135C19" w:rsidTr="00135C19" w14:paraId="4101CEB1" w14:textId="77777777">
        <w:tc>
          <w:tcPr>
            <w:tcW w:w="1308" w:type="pct"/>
            <w:vMerge/>
          </w:tcPr>
          <w:p w:rsidRPr="008979A8" w:rsidR="00135C19" w:rsidP="00135C19" w:rsidRDefault="00135C19" w14:paraId="4F1A1A15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135C19" w:rsidP="00135C19" w:rsidRDefault="00135C19" w14:paraId="376777EA" w14:textId="77777777">
            <w:pPr>
              <w:spacing w:after="0"/>
              <w:rPr>
                <w:rFonts w:cs="CordiaUPC"/>
              </w:rPr>
            </w:pPr>
            <w:r w:rsidRPr="008979A8">
              <w:rPr>
                <w:rFonts w:cs="CordiaUPC"/>
              </w:rPr>
              <w:t>PRICE_TYPE_PATTERN</w:t>
            </w:r>
          </w:p>
        </w:tc>
        <w:tc>
          <w:tcPr>
            <w:tcW w:w="2307" w:type="pct"/>
          </w:tcPr>
          <w:p w:rsidR="00135C19" w:rsidP="00135C19" w:rsidRDefault="00135C19" w14:paraId="17700F25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priceTypePattern</w:t>
            </w:r>
          </w:p>
        </w:tc>
      </w:tr>
      <w:tr w:rsidRPr="008979A8" w:rsidR="00135C19" w:rsidTr="00135C19" w14:paraId="0D720A1F" w14:textId="77777777">
        <w:tc>
          <w:tcPr>
            <w:tcW w:w="1308" w:type="pct"/>
            <w:vMerge/>
          </w:tcPr>
          <w:p w:rsidRPr="008979A8" w:rsidR="00135C19" w:rsidP="00135C19" w:rsidRDefault="00135C19" w14:paraId="7D632461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135C19" w:rsidP="00135C19" w:rsidRDefault="00135C19" w14:paraId="5F779366" w14:textId="77777777">
            <w:pPr>
              <w:spacing w:after="0"/>
              <w:rPr>
                <w:rFonts w:cs="CordiaUPC"/>
              </w:rPr>
            </w:pPr>
            <w:r w:rsidRPr="008979A8">
              <w:rPr>
                <w:rFonts w:cs="CordiaUPC"/>
              </w:rPr>
              <w:t>DAY_OF_WEEK</w:t>
            </w:r>
          </w:p>
        </w:tc>
        <w:tc>
          <w:tcPr>
            <w:tcW w:w="2307" w:type="pct"/>
          </w:tcPr>
          <w:p w:rsidR="00135C19" w:rsidP="00135C19" w:rsidRDefault="00135C19" w14:paraId="095E9B22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dayOfWeek</w:t>
            </w:r>
          </w:p>
        </w:tc>
      </w:tr>
      <w:tr w:rsidRPr="008979A8" w:rsidR="00135C19" w:rsidTr="00135C19" w14:paraId="61B1A63B" w14:textId="77777777">
        <w:tc>
          <w:tcPr>
            <w:tcW w:w="1308" w:type="pct"/>
            <w:vMerge/>
          </w:tcPr>
          <w:p w:rsidRPr="008979A8" w:rsidR="00135C19" w:rsidP="00135C19" w:rsidRDefault="00135C19" w14:paraId="6AFB0586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135C19" w:rsidP="00135C19" w:rsidRDefault="00135C19" w14:paraId="3B0FE3B6" w14:textId="77777777">
            <w:pPr>
              <w:spacing w:after="0"/>
              <w:rPr>
                <w:rFonts w:cs="CordiaUPC"/>
              </w:rPr>
            </w:pPr>
            <w:r w:rsidRPr="008979A8">
              <w:rPr>
                <w:rFonts w:cs="CordiaUPC"/>
              </w:rPr>
              <w:t>FROM_TIMING</w:t>
            </w:r>
          </w:p>
        </w:tc>
        <w:tc>
          <w:tcPr>
            <w:tcW w:w="2307" w:type="pct"/>
          </w:tcPr>
          <w:p w:rsidRPr="008979A8" w:rsidR="00135C19" w:rsidP="00135C19" w:rsidRDefault="00135C19" w14:paraId="6B9F84AC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fromTiming</w:t>
            </w:r>
          </w:p>
        </w:tc>
      </w:tr>
      <w:tr w:rsidRPr="008979A8" w:rsidR="00135C19" w:rsidTr="00135C19" w14:paraId="07A33CCD" w14:textId="77777777">
        <w:tc>
          <w:tcPr>
            <w:tcW w:w="1308" w:type="pct"/>
            <w:vMerge/>
          </w:tcPr>
          <w:p w:rsidRPr="008979A8" w:rsidR="00135C19" w:rsidP="00135C19" w:rsidRDefault="00135C19" w14:paraId="77430710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135C19" w:rsidP="00135C19" w:rsidRDefault="00135C19" w14:paraId="6172E4A6" w14:textId="77777777">
            <w:pPr>
              <w:spacing w:after="0"/>
              <w:rPr>
                <w:rFonts w:cs="CordiaUPC"/>
              </w:rPr>
            </w:pPr>
            <w:r w:rsidRPr="008979A8">
              <w:rPr>
                <w:rFonts w:cs="CordiaUPC"/>
              </w:rPr>
              <w:t>TO_TIMING</w:t>
            </w:r>
          </w:p>
        </w:tc>
        <w:tc>
          <w:tcPr>
            <w:tcW w:w="2307" w:type="pct"/>
          </w:tcPr>
          <w:p w:rsidRPr="008979A8" w:rsidR="00135C19" w:rsidP="00135C19" w:rsidRDefault="00135C19" w14:paraId="0FBAAD9E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toTiming</w:t>
            </w:r>
          </w:p>
        </w:tc>
      </w:tr>
      <w:tr w:rsidRPr="008979A8" w:rsidR="00135C19" w:rsidTr="00135C19" w14:paraId="37607DF7" w14:textId="77777777">
        <w:tc>
          <w:tcPr>
            <w:tcW w:w="1308" w:type="pct"/>
            <w:vMerge/>
          </w:tcPr>
          <w:p w:rsidRPr="008979A8" w:rsidR="00135C19" w:rsidP="00135C19" w:rsidRDefault="00135C19" w14:paraId="1C603301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135C19" w:rsidP="00135C19" w:rsidRDefault="00135C19" w14:paraId="31917F7C" w14:textId="77777777">
            <w:pPr>
              <w:spacing w:after="0"/>
              <w:rPr>
                <w:rFonts w:cs="CordiaUPC"/>
              </w:rPr>
            </w:pPr>
            <w:r w:rsidRPr="008979A8">
              <w:rPr>
                <w:rFonts w:cs="CordiaUPC"/>
              </w:rPr>
              <w:t>FREE_RESOURCE</w:t>
            </w:r>
          </w:p>
        </w:tc>
        <w:tc>
          <w:tcPr>
            <w:tcW w:w="2307" w:type="pct"/>
          </w:tcPr>
          <w:p w:rsidR="00135C19" w:rsidP="00135C19" w:rsidRDefault="00135C19" w14:paraId="35D494E2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freeCall</w:t>
            </w:r>
          </w:p>
        </w:tc>
      </w:tr>
      <w:tr w:rsidRPr="008979A8" w:rsidR="00135C19" w:rsidTr="00135C19" w14:paraId="698E2C6A" w14:textId="77777777">
        <w:tc>
          <w:tcPr>
            <w:tcW w:w="1308" w:type="pct"/>
            <w:vMerge/>
          </w:tcPr>
          <w:p w:rsidRPr="008979A8" w:rsidR="00135C19" w:rsidP="00135C19" w:rsidRDefault="00135C19" w14:paraId="0BCD3ABC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135C19" w:rsidP="00135C19" w:rsidRDefault="00135C19" w14:paraId="5B52F525" w14:textId="77777777">
            <w:pPr>
              <w:spacing w:after="0"/>
              <w:rPr>
                <w:rFonts w:cs="CordiaUPC"/>
              </w:rPr>
            </w:pPr>
            <w:r w:rsidRPr="008979A8">
              <w:rPr>
                <w:rFonts w:cs="CordiaUPC"/>
              </w:rPr>
              <w:t>FREE_RESOURCE_UNIT</w:t>
            </w:r>
          </w:p>
        </w:tc>
        <w:tc>
          <w:tcPr>
            <w:tcW w:w="2307" w:type="pct"/>
          </w:tcPr>
          <w:p w:rsidR="00135C19" w:rsidP="00135C19" w:rsidRDefault="00135C19" w14:paraId="189364C9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freeCallUnit</w:t>
            </w:r>
          </w:p>
        </w:tc>
      </w:tr>
      <w:tr w:rsidRPr="008979A8" w:rsidR="00135C19" w:rsidTr="00135C19" w14:paraId="01E14B89" w14:textId="77777777">
        <w:tc>
          <w:tcPr>
            <w:tcW w:w="1308" w:type="pct"/>
            <w:vMerge/>
          </w:tcPr>
          <w:p w:rsidRPr="008979A8" w:rsidR="00135C19" w:rsidP="00135C19" w:rsidRDefault="00135C19" w14:paraId="0E4ABD98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135C19" w:rsidP="00135C19" w:rsidRDefault="00135C19" w14:paraId="645836F3" w14:textId="77777777">
            <w:pPr>
              <w:spacing w:after="0"/>
              <w:rPr>
                <w:rFonts w:cs="CordiaUPC"/>
              </w:rPr>
            </w:pPr>
            <w:r w:rsidRPr="008979A8">
              <w:rPr>
                <w:rFonts w:cs="CordiaUPC"/>
              </w:rPr>
              <w:t>STATUS</w:t>
            </w:r>
          </w:p>
        </w:tc>
        <w:tc>
          <w:tcPr>
            <w:tcW w:w="2307" w:type="pct"/>
          </w:tcPr>
          <w:p w:rsidRPr="008979A8" w:rsidR="00135C19" w:rsidP="00135C19" w:rsidRDefault="00135C19" w14:paraId="2740F41A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Default </w:t>
            </w:r>
            <w:r>
              <w:rPr>
                <w:rFonts w:hint="cs" w:cs="Angsana New"/>
                <w:cs/>
              </w:rPr>
              <w:t xml:space="preserve">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Draft</w:t>
            </w:r>
            <w:r>
              <w:rPr>
                <w:rFonts w:cs="Angsana New"/>
                <w:cs/>
              </w:rPr>
              <w:t>”</w:t>
            </w:r>
          </w:p>
        </w:tc>
      </w:tr>
      <w:tr w:rsidRPr="008979A8" w:rsidR="00135C19" w:rsidTr="00135C19" w14:paraId="3C5C9EAE" w14:textId="77777777">
        <w:tc>
          <w:tcPr>
            <w:tcW w:w="1308" w:type="pct"/>
            <w:vMerge/>
          </w:tcPr>
          <w:p w:rsidRPr="008979A8" w:rsidR="00135C19" w:rsidP="00135C19" w:rsidRDefault="00135C19" w14:paraId="3B1B8230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135C19" w:rsidP="00135C19" w:rsidRDefault="00135C19" w14:paraId="295E46DB" w14:textId="77777777">
            <w:pPr>
              <w:spacing w:after="0"/>
              <w:rPr>
                <w:rFonts w:cs="CordiaUPC"/>
              </w:rPr>
            </w:pPr>
            <w:r>
              <w:rPr>
                <w:color w:val="000000"/>
              </w:rPr>
              <w:t>CREATED_DATETIME</w:t>
            </w:r>
          </w:p>
        </w:tc>
        <w:tc>
          <w:tcPr>
            <w:tcW w:w="2307" w:type="pct"/>
          </w:tcPr>
          <w:p w:rsidR="00135C19" w:rsidP="00135C19" w:rsidRDefault="00135C19" w14:paraId="20D0FAC1" w14:textId="77777777">
            <w:pPr>
              <w:spacing w:after="0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ครั้งแรก</w:t>
            </w:r>
          </w:p>
          <w:p w:rsidR="00135C19" w:rsidP="00135C19" w:rsidRDefault="00135C19" w14:paraId="0C3084A0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Default Value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CordiaUPC"/>
              </w:rPr>
              <w:t>Current DateTime</w:t>
            </w:r>
          </w:p>
        </w:tc>
      </w:tr>
      <w:tr w:rsidRPr="008979A8" w:rsidR="00135C19" w:rsidTr="00135C19" w14:paraId="2EE2773A" w14:textId="77777777">
        <w:tc>
          <w:tcPr>
            <w:tcW w:w="1308" w:type="pct"/>
            <w:vMerge/>
          </w:tcPr>
          <w:p w:rsidRPr="008979A8" w:rsidR="00135C19" w:rsidP="00135C19" w:rsidRDefault="00135C19" w14:paraId="484047A9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135C19" w:rsidP="00135C19" w:rsidRDefault="00135C19" w14:paraId="6509FF0D" w14:textId="77777777">
            <w:pPr>
              <w:spacing w:after="0"/>
              <w:rPr>
                <w:rFonts w:cs="CordiaUPC"/>
              </w:rPr>
            </w:pPr>
            <w:r w:rsidRPr="005977F8">
              <w:rPr>
                <w:color w:val="000000"/>
              </w:rPr>
              <w:t>CREATED_BY</w:t>
            </w:r>
          </w:p>
        </w:tc>
        <w:tc>
          <w:tcPr>
            <w:tcW w:w="2307" w:type="pct"/>
          </w:tcPr>
          <w:p w:rsidR="00135C19" w:rsidP="00135C19" w:rsidRDefault="00135C19" w14:paraId="4B8A7BB3" w14:textId="77777777">
            <w:pPr>
              <w:spacing w:after="0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ครั้งแรก</w:t>
            </w:r>
          </w:p>
          <w:p w:rsidR="00135C19" w:rsidP="00135C19" w:rsidRDefault="00135C19" w14:paraId="1AB86409" w14:textId="77777777">
            <w:pPr>
              <w:rPr>
                <w:rFonts w:cs="CordiaUPC"/>
                <w:cs/>
              </w:rPr>
            </w:pPr>
            <w:r>
              <w:rPr>
                <w:rFonts w:cs="CordiaUPC"/>
              </w:rPr>
              <w:t xml:space="preserve">Username </w:t>
            </w:r>
            <w:r>
              <w:rPr>
                <w:rFonts w:hint="cs" w:cs="Angsana New"/>
                <w:cs/>
              </w:rPr>
              <w:t xml:space="preserve">ที่ใช้ </w:t>
            </w:r>
            <w:r>
              <w:rPr>
                <w:rFonts w:cs="CordiaUPC"/>
              </w:rPr>
              <w:t>Login</w:t>
            </w:r>
          </w:p>
        </w:tc>
      </w:tr>
      <w:tr w:rsidRPr="008979A8" w:rsidR="00135C19" w:rsidTr="00135C19" w14:paraId="1FEE8655" w14:textId="77777777">
        <w:tc>
          <w:tcPr>
            <w:tcW w:w="1308" w:type="pct"/>
            <w:vMerge/>
          </w:tcPr>
          <w:p w:rsidRPr="008979A8" w:rsidR="00135C19" w:rsidP="00135C19" w:rsidRDefault="00135C19" w14:paraId="4104AA43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135C19" w:rsidP="00135C19" w:rsidRDefault="00135C19" w14:paraId="6B049D09" w14:textId="77777777">
            <w:pPr>
              <w:spacing w:after="0"/>
              <w:rPr>
                <w:rFonts w:cs="CordiaUPC"/>
              </w:rPr>
            </w:pPr>
            <w:r>
              <w:rPr>
                <w:color w:val="000000"/>
              </w:rPr>
              <w:t>UPDATED_DATETIME</w:t>
            </w:r>
          </w:p>
        </w:tc>
        <w:tc>
          <w:tcPr>
            <w:tcW w:w="2307" w:type="pct"/>
          </w:tcPr>
          <w:p w:rsidR="00135C19" w:rsidP="00135C19" w:rsidRDefault="00135C19" w14:paraId="2B09542A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Default Value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CordiaUPC"/>
              </w:rPr>
              <w:t>Current DateTime</w:t>
            </w:r>
          </w:p>
        </w:tc>
      </w:tr>
      <w:tr w:rsidRPr="008979A8" w:rsidR="00135C19" w:rsidTr="00135C19" w14:paraId="3C4F0FE5" w14:textId="77777777">
        <w:tc>
          <w:tcPr>
            <w:tcW w:w="1308" w:type="pct"/>
            <w:vMerge/>
          </w:tcPr>
          <w:p w:rsidRPr="008979A8" w:rsidR="00135C19" w:rsidP="00135C19" w:rsidRDefault="00135C19" w14:paraId="1CA431C3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135C19" w:rsidP="00135C19" w:rsidRDefault="00135C19" w14:paraId="6215D93C" w14:textId="77777777">
            <w:pPr>
              <w:spacing w:after="0"/>
              <w:rPr>
                <w:rFonts w:cs="CordiaUPC"/>
              </w:rPr>
            </w:pPr>
            <w:r w:rsidRPr="005977F8">
              <w:rPr>
                <w:color w:val="000000"/>
              </w:rPr>
              <w:t>UPDATED_BY</w:t>
            </w:r>
          </w:p>
        </w:tc>
        <w:tc>
          <w:tcPr>
            <w:tcW w:w="2307" w:type="pct"/>
          </w:tcPr>
          <w:p w:rsidR="00135C19" w:rsidP="00135C19" w:rsidRDefault="00135C19" w14:paraId="7B3BB300" w14:textId="77777777">
            <w:pPr>
              <w:rPr>
                <w:rFonts w:cs="CordiaUPC"/>
                <w:cs/>
              </w:rPr>
            </w:pPr>
            <w:r>
              <w:rPr>
                <w:rFonts w:cs="CordiaUPC"/>
              </w:rPr>
              <w:t xml:space="preserve">Username </w:t>
            </w:r>
            <w:r>
              <w:rPr>
                <w:rFonts w:hint="cs" w:cs="Angsana New"/>
                <w:cs/>
              </w:rPr>
              <w:t xml:space="preserve">ที่ใช้ </w:t>
            </w:r>
            <w:r>
              <w:rPr>
                <w:rFonts w:cs="CordiaUPC"/>
              </w:rPr>
              <w:t>Login</w:t>
            </w:r>
          </w:p>
        </w:tc>
      </w:tr>
      <w:tr w:rsidRPr="008979A8" w:rsidR="00135C19" w:rsidTr="00135C19" w14:paraId="0D6D0329" w14:textId="77777777">
        <w:tc>
          <w:tcPr>
            <w:tcW w:w="1308" w:type="pct"/>
            <w:vMerge/>
          </w:tcPr>
          <w:p w:rsidRPr="008979A8" w:rsidR="00135C19" w:rsidP="00135C19" w:rsidRDefault="00135C19" w14:paraId="402198A3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135C19" w:rsidP="00135C19" w:rsidRDefault="00135C19" w14:paraId="63E973E3" w14:textId="77777777">
            <w:pPr>
              <w:spacing w:after="0"/>
              <w:rPr>
                <w:rFonts w:cs="CordiaUPC"/>
              </w:rPr>
            </w:pPr>
            <w:r>
              <w:rPr>
                <w:rFonts w:cs="CordiaUPC"/>
              </w:rPr>
              <w:t>NOTE</w:t>
            </w:r>
          </w:p>
        </w:tc>
        <w:tc>
          <w:tcPr>
            <w:tcW w:w="2307" w:type="pct"/>
          </w:tcPr>
          <w:p w:rsidR="00135C19" w:rsidP="00135C19" w:rsidRDefault="00135C19" w14:paraId="0E0FC108" w14:textId="77777777">
            <w:pPr>
              <w:rPr>
                <w:rFonts w:cs="CordiaUPC"/>
              </w:rPr>
            </w:pPr>
          </w:p>
        </w:tc>
      </w:tr>
      <w:tr w:rsidRPr="008979A8" w:rsidR="00175BB6" w:rsidTr="00135C19" w14:paraId="3E411531" w14:textId="77777777">
        <w:tc>
          <w:tcPr>
            <w:tcW w:w="1308" w:type="pct"/>
            <w:vMerge w:val="restart"/>
          </w:tcPr>
          <w:p w:rsidRPr="008979A8" w:rsidR="00175BB6" w:rsidP="00951645" w:rsidRDefault="00175BB6" w14:paraId="77692CD8" w14:textId="3A2B904B">
            <w:pPr>
              <w:rPr>
                <w:rFonts w:cs="CordiaUPC"/>
              </w:rPr>
            </w:pPr>
            <w:r>
              <w:rPr>
                <w:rFonts w:cs="CordiaUPC"/>
              </w:rPr>
              <w:t>MASS_BUSINESS_VOICE</w:t>
            </w:r>
            <w:r w:rsidRPr="00F33A0D">
              <w:rPr>
                <w:rFonts w:cs="CordiaUPC"/>
              </w:rPr>
              <w:t>_FREE_RESOURCE</w:t>
            </w:r>
            <w:r>
              <w:rPr>
                <w:rFonts w:cs="CordiaUPC"/>
              </w:rPr>
              <w:t>_ALLOCATE</w:t>
            </w:r>
          </w:p>
        </w:tc>
        <w:tc>
          <w:tcPr>
            <w:tcW w:w="1385" w:type="pct"/>
          </w:tcPr>
          <w:p w:rsidR="00175BB6" w:rsidP="00135C19" w:rsidRDefault="00175BB6" w14:paraId="18EA4AA4" w14:textId="3B4F18D4">
            <w:pPr>
              <w:spacing w:after="0"/>
              <w:rPr>
                <w:rFonts w:cs="CordiaUPC"/>
              </w:rPr>
            </w:pPr>
            <w:r>
              <w:rPr>
                <w:rFonts w:cs="CordiaUPC"/>
              </w:rPr>
              <w:t>ROW_ID</w:t>
            </w:r>
          </w:p>
        </w:tc>
        <w:tc>
          <w:tcPr>
            <w:tcW w:w="2307" w:type="pct"/>
          </w:tcPr>
          <w:p w:rsidR="00175BB6" w:rsidP="00135C19" w:rsidRDefault="00175BB6" w14:paraId="6F3E25E8" w14:textId="38C8806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ให้ระบบ </w:t>
            </w:r>
            <w:r>
              <w:rPr>
                <w:rFonts w:cs="CordiaUPC"/>
              </w:rPr>
              <w:t>Auto Generate</w:t>
            </w:r>
          </w:p>
        </w:tc>
      </w:tr>
      <w:tr w:rsidRPr="008979A8" w:rsidR="00175BB6" w:rsidTr="00135C19" w14:paraId="14CB44E6" w14:textId="77777777">
        <w:tc>
          <w:tcPr>
            <w:tcW w:w="1308" w:type="pct"/>
            <w:vMerge/>
          </w:tcPr>
          <w:p w:rsidRPr="008979A8" w:rsidR="00175BB6" w:rsidP="00135C19" w:rsidRDefault="00175BB6" w14:paraId="61D6BF75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175BB6" w:rsidP="00135C19" w:rsidRDefault="00175BB6" w14:paraId="067BD05C" w14:textId="7553E025">
            <w:pPr>
              <w:spacing w:after="0"/>
              <w:rPr>
                <w:rFonts w:cs="CordiaUPC"/>
              </w:rPr>
            </w:pPr>
            <w:r w:rsidRPr="00F33A0D">
              <w:rPr>
                <w:rFonts w:cs="CordiaUPC"/>
              </w:rPr>
              <w:t>BUSINESS_</w:t>
            </w:r>
            <w:r>
              <w:rPr>
                <w:rFonts w:cs="CordiaUPC"/>
              </w:rPr>
              <w:t>VOICE</w:t>
            </w:r>
            <w:r w:rsidRPr="00F33A0D">
              <w:rPr>
                <w:rFonts w:cs="CordiaUPC"/>
              </w:rPr>
              <w:t>_FREE_RESOURCE</w:t>
            </w:r>
            <w:r>
              <w:rPr>
                <w:rFonts w:cs="CordiaUPC"/>
              </w:rPr>
              <w:t>_ROW_ID</w:t>
            </w:r>
          </w:p>
        </w:tc>
        <w:tc>
          <w:tcPr>
            <w:tcW w:w="2307" w:type="pct"/>
          </w:tcPr>
          <w:p w:rsidR="00175BB6" w:rsidP="00135C19" w:rsidRDefault="00175BB6" w14:paraId="56F51FA1" w14:textId="4DB3C0DD">
            <w:pPr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ให้ใช้ </w:t>
            </w:r>
            <w:r>
              <w:rPr>
                <w:rFonts w:cs="CordiaUPC"/>
              </w:rPr>
              <w:t>MASS</w:t>
            </w:r>
            <w:r w:rsidRPr="00F33A0D">
              <w:rPr>
                <w:rFonts w:cs="CordiaUPC"/>
              </w:rPr>
              <w:t>_BUSINESS_</w:t>
            </w:r>
            <w:r>
              <w:rPr>
                <w:rFonts w:cs="CordiaUPC"/>
              </w:rPr>
              <w:t>VOICE</w:t>
            </w:r>
            <w:r w:rsidRPr="00F33A0D">
              <w:rPr>
                <w:rFonts w:cs="CordiaUPC"/>
              </w:rPr>
              <w:t>_FREE_RESOURCE</w:t>
            </w:r>
            <w:r>
              <w:rPr>
                <w:rFonts w:cs="Angsana New"/>
                <w:cs/>
              </w:rPr>
              <w:t>.</w:t>
            </w:r>
            <w:r>
              <w:rPr>
                <w:rFonts w:cs="CordiaUPC"/>
              </w:rPr>
              <w:t xml:space="preserve">ROW_ID </w:t>
            </w:r>
            <w:r>
              <w:rPr>
                <w:rFonts w:hint="cs" w:cs="Angsana New"/>
                <w:cs/>
              </w:rPr>
              <w:t>เดิม</w:t>
            </w:r>
          </w:p>
        </w:tc>
      </w:tr>
      <w:tr w:rsidRPr="008979A8" w:rsidR="00175BB6" w:rsidTr="00135C19" w14:paraId="31E3248C" w14:textId="77777777">
        <w:tc>
          <w:tcPr>
            <w:tcW w:w="1308" w:type="pct"/>
            <w:vMerge/>
          </w:tcPr>
          <w:p w:rsidRPr="008979A8" w:rsidR="00175BB6" w:rsidP="00135C19" w:rsidRDefault="00175BB6" w14:paraId="551EE420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175BB6" w:rsidP="00135C19" w:rsidRDefault="00175BB6" w14:paraId="1D227EC9" w14:textId="49CAE29B">
            <w:pPr>
              <w:spacing w:after="0"/>
              <w:rPr>
                <w:rFonts w:cs="CordiaUPC"/>
              </w:rPr>
            </w:pPr>
            <w:r w:rsidRPr="008979A8">
              <w:rPr>
                <w:rFonts w:cs="CordiaUPC"/>
              </w:rPr>
              <w:t>ALLOCATE</w:t>
            </w:r>
            <w:r>
              <w:rPr>
                <w:rFonts w:cs="CordiaUPC"/>
              </w:rPr>
              <w:t>_VOICE</w:t>
            </w:r>
          </w:p>
        </w:tc>
        <w:tc>
          <w:tcPr>
            <w:tcW w:w="2307" w:type="pct"/>
          </w:tcPr>
          <w:p w:rsidR="00175BB6" w:rsidP="00135C19" w:rsidRDefault="00175BB6" w14:paraId="4F66B2B8" w14:textId="0764392A">
            <w:pPr>
              <w:rPr>
                <w:rFonts w:cs="CordiaUPC"/>
              </w:rPr>
            </w:pPr>
            <w:r>
              <w:rPr>
                <w:rFonts w:cs="CordiaUPC"/>
              </w:rPr>
              <w:t>allocate</w:t>
            </w:r>
          </w:p>
        </w:tc>
      </w:tr>
    </w:tbl>
    <w:p w:rsidRPr="008979A8" w:rsidR="00FF4933" w:rsidP="00FF4933" w:rsidRDefault="00FF4933" w14:paraId="4DAB7585" w14:textId="1535C58D">
      <w:pPr>
        <w:pStyle w:val="Heading2"/>
        <w:numPr>
          <w:ilvl w:val="0"/>
          <w:numId w:val="1"/>
        </w:numPr>
        <w:ind w:left="426" w:hanging="426"/>
        <w:rPr>
          <w:rFonts w:ascii="CordiaUPC" w:hAnsi="CordiaUPC" w:cs="CordiaUPC"/>
          <w:sz w:val="36"/>
          <w:szCs w:val="36"/>
        </w:rPr>
      </w:pPr>
      <w:r>
        <w:rPr>
          <w:rFonts w:ascii="CordiaUPC" w:hAnsi="CordiaUPC" w:cs="CordiaUPC"/>
          <w:sz w:val="36"/>
          <w:szCs w:val="36"/>
        </w:rPr>
        <w:t>Mass Voice</w:t>
      </w:r>
      <w:r w:rsidRPr="008979A8">
        <w:rPr>
          <w:rFonts w:ascii="CordiaUPC" w:hAnsi="CordiaUPC" w:cs="Angsana New"/>
          <w:sz w:val="36"/>
          <w:szCs w:val="36"/>
          <w:cs/>
        </w:rPr>
        <w:t xml:space="preserve"> </w:t>
      </w:r>
      <w:r>
        <w:rPr>
          <w:rFonts w:ascii="CordiaUPC" w:hAnsi="CordiaUPC" w:cs="CordiaUPC"/>
          <w:sz w:val="36"/>
          <w:szCs w:val="36"/>
        </w:rPr>
        <w:t>FN</w:t>
      </w:r>
    </w:p>
    <w:p w:rsidRPr="00180BBA" w:rsidR="00FF4933" w:rsidP="00BB3F68" w:rsidRDefault="00FF4933" w14:paraId="45C85AB0" w14:textId="77777777">
      <w:pPr>
        <w:pStyle w:val="Heading3"/>
        <w:numPr>
          <w:ilvl w:val="0"/>
          <w:numId w:val="118"/>
        </w:numPr>
        <w:rPr>
          <w:rFonts w:ascii="CordiaUPC" w:hAnsi="CordiaUPC" w:cs="CordiaUPC"/>
          <w:sz w:val="32"/>
          <w:szCs w:val="40"/>
        </w:rPr>
      </w:pPr>
      <w:r w:rsidRPr="00180BBA">
        <w:rPr>
          <w:rFonts w:ascii="CordiaUPC" w:hAnsi="CordiaUPC" w:cs="CordiaUPC"/>
          <w:sz w:val="32"/>
          <w:szCs w:val="40"/>
        </w:rPr>
        <w:t>Field on Screen</w:t>
      </w:r>
    </w:p>
    <w:tbl>
      <w:tblPr>
        <w:tblW w:w="4977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793"/>
        <w:gridCol w:w="48"/>
        <w:gridCol w:w="1616"/>
        <w:gridCol w:w="5518"/>
      </w:tblGrid>
      <w:tr w:rsidRPr="008979A8" w:rsidR="00FF4933" w:rsidTr="00983793" w14:paraId="364BFCB3" w14:textId="77777777">
        <w:trPr>
          <w:cantSplit/>
          <w:tblHeader/>
        </w:trPr>
        <w:tc>
          <w:tcPr>
            <w:tcW w:w="1026" w:type="pct"/>
            <w:gridSpan w:val="2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FF4933" w:rsidP="00832ED6" w:rsidRDefault="00FF4933" w14:paraId="324BF6F1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Field Name</w:t>
            </w:r>
          </w:p>
        </w:tc>
        <w:tc>
          <w:tcPr>
            <w:tcW w:w="900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FF4933" w:rsidP="00832ED6" w:rsidRDefault="00FF4933" w14:paraId="274D4FB2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Type</w:t>
            </w:r>
          </w:p>
        </w:tc>
        <w:tc>
          <w:tcPr>
            <w:tcW w:w="3074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FF4933" w:rsidP="00832ED6" w:rsidRDefault="00FF4933" w14:paraId="5BF738D4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Comments</w:t>
            </w:r>
          </w:p>
        </w:tc>
      </w:tr>
      <w:tr w:rsidRPr="008979A8" w:rsidR="00FF4933" w:rsidTr="00983793" w14:paraId="1A92514C" w14:textId="77777777">
        <w:tc>
          <w:tcPr>
            <w:tcW w:w="5000" w:type="pct"/>
            <w:gridSpan w:val="4"/>
            <w:shd w:val="clear" w:color="auto" w:fill="C2D69B" w:themeFill="accent3" w:themeFillTint="99"/>
          </w:tcPr>
          <w:p w:rsidR="00FF4933" w:rsidP="00832ED6" w:rsidRDefault="00FF4933" w14:paraId="1C2A3725" w14:textId="77777777">
            <w:pPr>
              <w:pStyle w:val="HeaderTable"/>
              <w:rPr>
                <w:lang w:bidi="th-TH"/>
              </w:rPr>
            </w:pPr>
            <w:r>
              <w:t>Table Section</w:t>
            </w:r>
          </w:p>
        </w:tc>
      </w:tr>
      <w:tr w:rsidRPr="008979A8" w:rsidR="00A27ABB" w:rsidTr="00983793" w14:paraId="02DD6E7E" w14:textId="77777777">
        <w:trPr>
          <w:trHeight w:val="111"/>
        </w:trPr>
        <w:tc>
          <w:tcPr>
            <w:tcW w:w="1026" w:type="pct"/>
            <w:gridSpan w:val="2"/>
          </w:tcPr>
          <w:p w:rsidR="00A27ABB" w:rsidP="00A27ABB" w:rsidRDefault="00A27ABB" w14:paraId="6E914BB7" w14:textId="539B9B6B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Usage Localize</w:t>
            </w:r>
            <w:r w:rsidR="000D224E">
              <w:rPr>
                <w:rFonts w:cs="CordiaUPC"/>
                <w:szCs w:val="36"/>
              </w:rPr>
              <w:t>d</w:t>
            </w:r>
          </w:p>
        </w:tc>
        <w:tc>
          <w:tcPr>
            <w:tcW w:w="900" w:type="pct"/>
          </w:tcPr>
          <w:p w:rsidR="00A27ABB" w:rsidP="00A27ABB" w:rsidRDefault="00A27ABB" w14:paraId="5712A756" w14:textId="77777777">
            <w:pPr>
              <w:pStyle w:val="HeaderTable"/>
            </w:pPr>
          </w:p>
        </w:tc>
        <w:tc>
          <w:tcPr>
            <w:tcW w:w="3074" w:type="pct"/>
          </w:tcPr>
          <w:p w:rsidR="00A27ABB" w:rsidP="00A27ABB" w:rsidRDefault="00A27ABB" w14:paraId="1901B664" w14:textId="77777777">
            <w:pPr>
              <w:spacing w:after="0"/>
              <w:rPr>
                <w:cs/>
              </w:rPr>
            </w:pPr>
            <w:r w:rsidRPr="00BD6930">
              <w:rPr>
                <w:rFonts w:cs="Angsana New"/>
                <w:cs/>
              </w:rPr>
              <w:t xml:space="preserve">แสดงข้อมูลใน </w:t>
            </w:r>
            <w:r w:rsidRPr="00BD6930">
              <w:rPr>
                <w:rFonts w:cs="CordiaUPC"/>
              </w:rPr>
              <w:t>Format</w:t>
            </w:r>
          </w:p>
          <w:p w:rsidR="00A27ABB" w:rsidP="00A27ABB" w:rsidRDefault="00A27ABB" w14:paraId="71BED272" w14:textId="13A62892">
            <w:pPr>
              <w:spacing w:after="0"/>
              <w:rPr>
                <w:rFonts w:cs="Angsana New"/>
              </w:rPr>
            </w:pPr>
            <w:r>
              <w:rPr>
                <w:rFonts w:cs="CordiaUPC"/>
              </w:rPr>
              <w:t>usageLocalize</w:t>
            </w:r>
            <w:r w:rsidR="000D224E">
              <w:rPr>
                <w:rFonts w:cs="CordiaUPC"/>
              </w:rPr>
              <w:t>d</w:t>
            </w:r>
            <w:r>
              <w:rPr>
                <w:rFonts w:cs="CordiaUPC"/>
              </w:rPr>
              <w:t>Flag</w:t>
            </w:r>
          </w:p>
          <w:p w:rsidRPr="00BD6930" w:rsidR="00A27ABB" w:rsidP="00A27ABB" w:rsidRDefault="00A27ABB" w14:paraId="01AA71D3" w14:textId="409C617D">
            <w:pPr>
              <w:spacing w:after="0"/>
              <w:rPr>
                <w:rFonts w:cs="Angsana New"/>
                <w:cs/>
              </w:rPr>
            </w:pPr>
            <w:r>
              <w:rPr>
                <w:rFonts w:cs="Angsana New"/>
              </w:rPr>
              <w:t xml:space="preserve">Visible </w:t>
            </w:r>
            <w:r>
              <w:rPr>
                <w:rFonts w:hint="cs" w:cs="Angsana New"/>
                <w:cs/>
              </w:rPr>
              <w:t xml:space="preserve">เมื่อ </w:t>
            </w:r>
            <w:r>
              <w:rPr>
                <w:rFonts w:cs="Angsana New"/>
              </w:rPr>
              <w:t xml:space="preserve">product class </w:t>
            </w:r>
            <w:r>
              <w:rPr>
                <w:rFonts w:cs="CordiaUPC"/>
                <w:cs/>
              </w:rPr>
              <w:t>=”</w:t>
            </w:r>
            <w:r>
              <w:rPr>
                <w:rFonts w:cs="Angsana New"/>
              </w:rPr>
              <w:t>pre</w:t>
            </w:r>
            <w:r>
              <w:rPr>
                <w:rFonts w:cs="CordiaUPC"/>
                <w:cs/>
              </w:rPr>
              <w:t>-</w:t>
            </w:r>
            <w:r>
              <w:rPr>
                <w:rFonts w:cs="Angsana New"/>
              </w:rPr>
              <w:t>paid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และ </w:t>
            </w:r>
            <w:r>
              <w:rPr>
                <w:rFonts w:cs="Angsana New"/>
              </w:rPr>
              <w:t xml:space="preserve">customer type </w:t>
            </w:r>
            <w:r>
              <w:rPr>
                <w:rFonts w:cs="CordiaUPC"/>
                <w:cs/>
              </w:rPr>
              <w:t>= “</w:t>
            </w:r>
            <w:r>
              <w:rPr>
                <w:rFonts w:cs="Angsana New"/>
              </w:rPr>
              <w:t>On</w:t>
            </w:r>
            <w:r>
              <w:rPr>
                <w:rFonts w:cs="CordiaUPC"/>
                <w:cs/>
              </w:rPr>
              <w:t>-</w:t>
            </w:r>
            <w:r>
              <w:rPr>
                <w:rFonts w:cs="Angsana New"/>
              </w:rPr>
              <w:t xml:space="preserve">Top </w:t>
            </w:r>
            <w:r>
              <w:rPr>
                <w:rFonts w:hint="cs" w:cs="Angsana New"/>
                <w:cs/>
              </w:rPr>
              <w:t xml:space="preserve">หรือ </w:t>
            </w:r>
            <w:r>
              <w:rPr>
                <w:rFonts w:cs="Angsana New"/>
              </w:rPr>
              <w:t>On</w:t>
            </w:r>
            <w:r>
              <w:rPr>
                <w:rFonts w:cs="CordiaUPC"/>
                <w:cs/>
              </w:rPr>
              <w:t>-</w:t>
            </w:r>
            <w:r>
              <w:rPr>
                <w:rFonts w:cs="Angsana New"/>
              </w:rPr>
              <w:t>Top Extra</w:t>
            </w:r>
            <w:r>
              <w:rPr>
                <w:rFonts w:cs="CordiaUPC"/>
                <w:cs/>
              </w:rPr>
              <w:t>”</w:t>
            </w:r>
          </w:p>
        </w:tc>
      </w:tr>
      <w:tr w:rsidRPr="008979A8" w:rsidR="00A27ABB" w:rsidTr="00983793" w14:paraId="0CE61C44" w14:textId="77777777">
        <w:trPr>
          <w:trHeight w:val="111"/>
        </w:trPr>
        <w:tc>
          <w:tcPr>
            <w:tcW w:w="1026" w:type="pct"/>
            <w:gridSpan w:val="2"/>
          </w:tcPr>
          <w:p w:rsidRPr="00F03FBF" w:rsidR="00A27ABB" w:rsidP="00A27ABB" w:rsidRDefault="00A27ABB" w14:paraId="7A4595B1" w14:textId="524D47BA">
            <w:pPr>
              <w:rPr>
                <w:rFonts w:cs="CordiaUPC"/>
              </w:rPr>
            </w:pPr>
            <w:r>
              <w:rPr>
                <w:rFonts w:cs="CordiaUPC"/>
                <w:szCs w:val="36"/>
              </w:rPr>
              <w:t>Voice FN</w:t>
            </w:r>
          </w:p>
        </w:tc>
        <w:tc>
          <w:tcPr>
            <w:tcW w:w="900" w:type="pct"/>
          </w:tcPr>
          <w:p w:rsidR="00A27ABB" w:rsidP="00A27ABB" w:rsidRDefault="00A27ABB" w14:paraId="5A8C9345" w14:textId="77777777">
            <w:pPr>
              <w:pStyle w:val="HeaderTable"/>
            </w:pPr>
          </w:p>
        </w:tc>
        <w:tc>
          <w:tcPr>
            <w:tcW w:w="3074" w:type="pct"/>
          </w:tcPr>
          <w:p w:rsidR="00A27ABB" w:rsidP="00A27ABB" w:rsidRDefault="00A27ABB" w14:paraId="5DFAB487" w14:textId="556651B9">
            <w:pPr>
              <w:spacing w:after="0"/>
              <w:rPr>
                <w:rFonts w:cs="CordiaUPC"/>
              </w:rPr>
            </w:pPr>
            <w:r w:rsidRPr="00BD6930">
              <w:rPr>
                <w:rFonts w:cs="Angsana New"/>
                <w:cs/>
              </w:rPr>
              <w:t xml:space="preserve">แสดงข้อมูลใน </w:t>
            </w:r>
            <w:r w:rsidRPr="00BD6930">
              <w:rPr>
                <w:rFonts w:cs="CordiaUPC"/>
              </w:rPr>
              <w:t>Format</w:t>
            </w:r>
          </w:p>
          <w:p w:rsidRPr="007C474E" w:rsidR="00A27ABB" w:rsidP="00A27ABB" w:rsidRDefault="00A27ABB" w14:paraId="75EC7F8C" w14:textId="69C3855E">
            <w:pPr>
              <w:spacing w:after="0"/>
              <w:rPr>
                <w:rFonts w:cs="CordiaUPC"/>
              </w:rPr>
            </w:pP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 xml:space="preserve">Call FN </w:t>
            </w:r>
            <w:r>
              <w:rPr>
                <w:rFonts w:cs="Angsana New"/>
                <w:cs/>
              </w:rPr>
              <w:t xml:space="preserve">” + </w:t>
            </w:r>
            <w:r>
              <w:rPr>
                <w:rFonts w:cs="CordiaUPC"/>
              </w:rPr>
              <w:t>maxFNNumber</w:t>
            </w:r>
            <w:r>
              <w:rPr>
                <w:rFonts w:cs="Angsana New"/>
                <w:cs/>
              </w:rPr>
              <w:t xml:space="preserve"> + “ </w:t>
            </w:r>
            <w:r>
              <w:rPr>
                <w:rFonts w:cs="CordiaUPC"/>
              </w:rPr>
              <w:t xml:space="preserve">numbers in </w:t>
            </w:r>
            <w:r>
              <w:rPr>
                <w:rFonts w:cs="Angsana New"/>
                <w:cs/>
              </w:rPr>
              <w:t xml:space="preserve">” + </w:t>
            </w:r>
            <w:r>
              <w:rPr>
                <w:rFonts w:cs="CordiaUPC"/>
              </w:rPr>
              <w:t>fnNetwork</w:t>
            </w:r>
          </w:p>
        </w:tc>
      </w:tr>
      <w:tr w:rsidRPr="008979A8" w:rsidR="00A27ABB" w:rsidTr="00983793" w14:paraId="3EB23474" w14:textId="77777777">
        <w:trPr>
          <w:trHeight w:val="111"/>
        </w:trPr>
        <w:tc>
          <w:tcPr>
            <w:tcW w:w="1026" w:type="pct"/>
            <w:gridSpan w:val="2"/>
          </w:tcPr>
          <w:p w:rsidR="00A27ABB" w:rsidP="00A27ABB" w:rsidRDefault="00A27ABB" w14:paraId="1FE27F49" w14:textId="55932393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 xml:space="preserve">Free </w:t>
            </w:r>
            <w:r>
              <w:rPr>
                <w:rFonts w:cs="Angsana New"/>
                <w:cs/>
              </w:rPr>
              <w:t xml:space="preserve">/ </w:t>
            </w:r>
            <w:r>
              <w:rPr>
                <w:rFonts w:cs="CordiaUPC"/>
                <w:szCs w:val="36"/>
              </w:rPr>
              <w:t>Charge</w:t>
            </w:r>
          </w:p>
        </w:tc>
        <w:tc>
          <w:tcPr>
            <w:tcW w:w="900" w:type="pct"/>
          </w:tcPr>
          <w:p w:rsidR="00A27ABB" w:rsidP="00A27ABB" w:rsidRDefault="00A27ABB" w14:paraId="4F39D1B6" w14:textId="77777777">
            <w:pPr>
              <w:pStyle w:val="HeaderTable"/>
            </w:pPr>
          </w:p>
        </w:tc>
        <w:tc>
          <w:tcPr>
            <w:tcW w:w="3074" w:type="pct"/>
          </w:tcPr>
          <w:p w:rsidRPr="00BD6930" w:rsidR="00A27ABB" w:rsidP="00A27ABB" w:rsidRDefault="00A27ABB" w14:paraId="41428E8B" w14:textId="77777777">
            <w:pPr>
              <w:spacing w:after="0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ถ้า </w:t>
            </w:r>
            <w:r>
              <w:rPr>
                <w:rFonts w:cs="CordiaUPC"/>
              </w:rPr>
              <w:t xml:space="preserve">fnType </w:t>
            </w:r>
            <w:r>
              <w:rPr>
                <w:rFonts w:hint="cs" w:cs="Angsana New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Free Call</w:t>
            </w:r>
            <w:r>
              <w:rPr>
                <w:rFonts w:cs="Angsana New"/>
                <w:cs/>
              </w:rPr>
              <w:t>”</w:t>
            </w:r>
          </w:p>
          <w:p w:rsidR="00A27ABB" w:rsidP="00A27ABB" w:rsidRDefault="00A27ABB" w14:paraId="45ECCC0C" w14:textId="49811EDD">
            <w:pPr>
              <w:spacing w:after="0"/>
              <w:rPr>
                <w:rFonts w:cs="CordiaUPC"/>
              </w:rPr>
            </w:pPr>
            <w:r>
              <w:rPr>
                <w:rFonts w:cs="CordiaUPC"/>
              </w:rPr>
              <w:t>d</w:t>
            </w:r>
            <w:r w:rsidRPr="00870089">
              <w:rPr>
                <w:rFonts w:cs="CordiaUPC"/>
              </w:rPr>
              <w:t>ayOfWeek</w:t>
            </w:r>
            <w:r>
              <w:rPr>
                <w:rFonts w:hint="cs" w:cs="Angsana New"/>
                <w:cs/>
              </w:rPr>
              <w:t xml:space="preserve"> + </w:t>
            </w:r>
            <w:r>
              <w:rPr>
                <w:rFonts w:cs="Angsana New"/>
                <w:cs/>
              </w:rPr>
              <w:t>“ ”</w:t>
            </w:r>
            <w:r>
              <w:rPr>
                <w:rFonts w:hint="cs" w:cs="Angsana New"/>
                <w:cs/>
              </w:rPr>
              <w:t xml:space="preserve"> +</w:t>
            </w:r>
            <w:r w:rsidRPr="00870089">
              <w:rPr>
                <w:rFonts w:cs="CordiaUPC"/>
              </w:rPr>
              <w:t xml:space="preserve"> {FromTiming} </w:t>
            </w:r>
            <w:r>
              <w:rPr>
                <w:rFonts w:cs="Angsana New"/>
                <w:cs/>
              </w:rPr>
              <w:t xml:space="preserve">+ “ </w:t>
            </w:r>
            <w:r w:rsidRPr="00870089">
              <w:rPr>
                <w:rFonts w:cs="Angsana New"/>
                <w:cs/>
              </w:rPr>
              <w:t>–</w:t>
            </w:r>
            <w:r>
              <w:rPr>
                <w:rFonts w:cs="Angsana New"/>
                <w:cs/>
              </w:rPr>
              <w:t xml:space="preserve"> “ +</w:t>
            </w:r>
            <w:r w:rsidRPr="00870089">
              <w:rPr>
                <w:rFonts w:cs="Angsana New"/>
                <w:cs/>
              </w:rPr>
              <w:t xml:space="preserve"> </w:t>
            </w:r>
            <w:r w:rsidRPr="00870089">
              <w:rPr>
                <w:rFonts w:cs="CordiaUPC"/>
              </w:rPr>
              <w:t xml:space="preserve">{ToTiming} </w:t>
            </w:r>
            <w:r>
              <w:rPr>
                <w:rFonts w:hint="cs" w:cs="Angsana New"/>
                <w:cs/>
              </w:rPr>
              <w:t xml:space="preserve">+ </w:t>
            </w:r>
            <w:r>
              <w:rPr>
                <w:rFonts w:cs="Angsana New"/>
                <w:cs/>
              </w:rPr>
              <w:t xml:space="preserve">“ </w:t>
            </w:r>
            <w:r>
              <w:rPr>
                <w:rFonts w:cs="CordiaUPC"/>
              </w:rPr>
              <w:t xml:space="preserve">Free </w:t>
            </w:r>
            <w:r>
              <w:rPr>
                <w:rFonts w:cs="Angsana New"/>
                <w:cs/>
              </w:rPr>
              <w:t xml:space="preserve">” + </w:t>
            </w:r>
            <w:r>
              <w:rPr>
                <w:rFonts w:cs="CordiaUPC"/>
              </w:rPr>
              <w:t xml:space="preserve">fnFreeCall </w:t>
            </w:r>
            <w:r>
              <w:rPr>
                <w:rFonts w:cs="Angsana New"/>
                <w:cs/>
              </w:rPr>
              <w:t xml:space="preserve">+ “ “ + </w:t>
            </w:r>
            <w:r>
              <w:rPr>
                <w:rFonts w:cs="CordiaUPC"/>
              </w:rPr>
              <w:t xml:space="preserve">fnFreeCallUnit </w:t>
            </w:r>
          </w:p>
          <w:p w:rsidR="00A27ABB" w:rsidP="00A27ABB" w:rsidRDefault="00A27ABB" w14:paraId="6304912E" w14:textId="77777777">
            <w:pPr>
              <w:spacing w:after="0"/>
              <w:rPr>
                <w:rFonts w:cs="CordiaUPC"/>
              </w:rPr>
            </w:pPr>
          </w:p>
          <w:p w:rsidRPr="00BD6930" w:rsidR="00A27ABB" w:rsidP="00A27ABB" w:rsidRDefault="00A27ABB" w14:paraId="09566E0D" w14:textId="77777777">
            <w:pPr>
              <w:spacing w:after="0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ถ้า </w:t>
            </w:r>
            <w:r>
              <w:rPr>
                <w:rFonts w:cs="CordiaUPC"/>
              </w:rPr>
              <w:t xml:space="preserve">fnType </w:t>
            </w:r>
            <w:r>
              <w:rPr>
                <w:rFonts w:hint="cs" w:cs="Angsana New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Special Rate</w:t>
            </w:r>
            <w:r>
              <w:rPr>
                <w:rFonts w:cs="Angsana New"/>
                <w:cs/>
              </w:rPr>
              <w:t>”</w:t>
            </w:r>
          </w:p>
          <w:p w:rsidR="00A27ABB" w:rsidP="00A27ABB" w:rsidRDefault="00A27ABB" w14:paraId="50C9F175" w14:textId="27B9A116">
            <w:pPr>
              <w:spacing w:after="0"/>
            </w:pPr>
            <w:r>
              <w:rPr>
                <w:rFonts w:cs="Angsana New"/>
                <w:cs/>
              </w:rPr>
              <w:t xml:space="preserve"> </w:t>
            </w:r>
            <w:r>
              <w:rPr>
                <w:rFonts w:cs="CordiaUPC"/>
              </w:rPr>
              <w:t>d</w:t>
            </w:r>
            <w:r w:rsidRPr="00870089">
              <w:rPr>
                <w:rFonts w:cs="CordiaUPC"/>
              </w:rPr>
              <w:t>ayOfWeek</w:t>
            </w:r>
            <w:r>
              <w:rPr>
                <w:rFonts w:hint="cs" w:cs="Angsana New"/>
                <w:cs/>
              </w:rPr>
              <w:t xml:space="preserve"> + </w:t>
            </w:r>
            <w:r>
              <w:rPr>
                <w:rFonts w:cs="Angsana New"/>
                <w:cs/>
              </w:rPr>
              <w:t>“ ”</w:t>
            </w:r>
            <w:r>
              <w:rPr>
                <w:rFonts w:hint="cs" w:cs="Angsana New"/>
                <w:cs/>
              </w:rPr>
              <w:t xml:space="preserve"> +</w:t>
            </w:r>
            <w:r w:rsidRPr="00870089">
              <w:rPr>
                <w:rFonts w:cs="CordiaUPC"/>
              </w:rPr>
              <w:t xml:space="preserve"> {FromTiming} </w:t>
            </w:r>
            <w:r>
              <w:rPr>
                <w:rFonts w:cs="Angsana New"/>
                <w:cs/>
              </w:rPr>
              <w:t xml:space="preserve">+ “ </w:t>
            </w:r>
            <w:r w:rsidRPr="00870089">
              <w:rPr>
                <w:rFonts w:cs="Angsana New"/>
                <w:cs/>
              </w:rPr>
              <w:t>–</w:t>
            </w:r>
            <w:r>
              <w:rPr>
                <w:rFonts w:cs="Angsana New"/>
                <w:cs/>
              </w:rPr>
              <w:t xml:space="preserve"> “ +</w:t>
            </w:r>
            <w:r w:rsidRPr="00870089">
              <w:rPr>
                <w:rFonts w:cs="Angsana New"/>
                <w:cs/>
              </w:rPr>
              <w:t xml:space="preserve"> </w:t>
            </w:r>
            <w:r w:rsidRPr="00870089">
              <w:rPr>
                <w:rFonts w:cs="CordiaUPC"/>
              </w:rPr>
              <w:t xml:space="preserve">{ToTiming} </w:t>
            </w:r>
            <w:r>
              <w:rPr>
                <w:rFonts w:hint="cs" w:cs="Angsana New"/>
                <w:cs/>
              </w:rPr>
              <w:t xml:space="preserve">+ </w:t>
            </w:r>
            <w:r>
              <w:rPr>
                <w:rFonts w:cs="Angsana New"/>
                <w:cs/>
              </w:rPr>
              <w:t xml:space="preserve">“ </w:t>
            </w:r>
            <w:r>
              <w:rPr>
                <w:rFonts w:cs="CordiaUPC"/>
              </w:rPr>
              <w:t xml:space="preserve">Charge excluding vat </w:t>
            </w:r>
            <w:r>
              <w:rPr>
                <w:rFonts w:cs="Angsana New"/>
                <w:cs/>
              </w:rPr>
              <w:t xml:space="preserve">” + </w:t>
            </w:r>
            <w:r>
              <w:t>fnRateExcVat</w:t>
            </w:r>
            <w:r>
              <w:rPr>
                <w:rFonts w:cs="Angsana New"/>
                <w:cs/>
              </w:rPr>
              <w:t xml:space="preserve"> + “ </w:t>
            </w:r>
            <w:r>
              <w:rPr>
                <w:rFonts w:cs="CordiaUPC"/>
              </w:rPr>
              <w:t xml:space="preserve">Baht per </w:t>
            </w:r>
            <w:r>
              <w:rPr>
                <w:rFonts w:cs="Angsana New"/>
                <w:cs/>
              </w:rPr>
              <w:t xml:space="preserve">“ + </w:t>
            </w:r>
            <w:r>
              <w:t>fnRateUnit</w:t>
            </w:r>
          </w:p>
          <w:p w:rsidR="00A27ABB" w:rsidP="00A27ABB" w:rsidRDefault="00A27ABB" w14:paraId="2387D4FA" w14:textId="77777777">
            <w:pPr>
              <w:spacing w:after="0"/>
            </w:pPr>
            <w:r>
              <w:rPr>
                <w:rFonts w:cs="CordiaUPC"/>
              </w:rPr>
              <w:t>d</w:t>
            </w:r>
            <w:r w:rsidRPr="00870089">
              <w:rPr>
                <w:rFonts w:cs="CordiaUPC"/>
              </w:rPr>
              <w:t>ayOfWeek</w:t>
            </w:r>
            <w:r>
              <w:rPr>
                <w:rFonts w:hint="cs" w:cs="Angsana New"/>
                <w:cs/>
              </w:rPr>
              <w:t xml:space="preserve"> + </w:t>
            </w:r>
            <w:r>
              <w:rPr>
                <w:rFonts w:cs="Angsana New"/>
                <w:cs/>
              </w:rPr>
              <w:t>“ ”</w:t>
            </w:r>
            <w:r>
              <w:rPr>
                <w:rFonts w:hint="cs" w:cs="Angsana New"/>
                <w:cs/>
              </w:rPr>
              <w:t xml:space="preserve"> +</w:t>
            </w:r>
            <w:r w:rsidRPr="00870089">
              <w:rPr>
                <w:rFonts w:cs="CordiaUPC"/>
              </w:rPr>
              <w:t xml:space="preserve"> {FromTiming} </w:t>
            </w:r>
            <w:r>
              <w:rPr>
                <w:rFonts w:cs="Angsana New"/>
                <w:cs/>
              </w:rPr>
              <w:t xml:space="preserve">+ “ </w:t>
            </w:r>
            <w:r w:rsidRPr="00870089">
              <w:rPr>
                <w:rFonts w:cs="Angsana New"/>
                <w:cs/>
              </w:rPr>
              <w:t>–</w:t>
            </w:r>
            <w:r>
              <w:rPr>
                <w:rFonts w:cs="Angsana New"/>
                <w:cs/>
              </w:rPr>
              <w:t xml:space="preserve"> “ +</w:t>
            </w:r>
            <w:r w:rsidRPr="00870089">
              <w:rPr>
                <w:rFonts w:cs="Angsana New"/>
                <w:cs/>
              </w:rPr>
              <w:t xml:space="preserve"> </w:t>
            </w:r>
            <w:r w:rsidRPr="00870089">
              <w:rPr>
                <w:rFonts w:cs="CordiaUPC"/>
              </w:rPr>
              <w:t xml:space="preserve">{ToTiming} </w:t>
            </w:r>
            <w:r>
              <w:rPr>
                <w:rFonts w:hint="cs" w:cs="Angsana New"/>
                <w:cs/>
              </w:rPr>
              <w:t xml:space="preserve">+ </w:t>
            </w:r>
            <w:r>
              <w:rPr>
                <w:rFonts w:cs="Angsana New"/>
                <w:cs/>
              </w:rPr>
              <w:t xml:space="preserve">“ </w:t>
            </w:r>
            <w:r>
              <w:rPr>
                <w:rFonts w:cs="CordiaUPC"/>
              </w:rPr>
              <w:t xml:space="preserve">Charge including vat </w:t>
            </w:r>
            <w:r>
              <w:rPr>
                <w:rFonts w:cs="Angsana New"/>
                <w:cs/>
              </w:rPr>
              <w:t xml:space="preserve">” + </w:t>
            </w:r>
            <w:r>
              <w:t>fnRateIncVat</w:t>
            </w:r>
            <w:r>
              <w:rPr>
                <w:rFonts w:cs="Angsana New"/>
                <w:cs/>
              </w:rPr>
              <w:t xml:space="preserve"> + “ </w:t>
            </w:r>
            <w:r>
              <w:rPr>
                <w:rFonts w:cs="CordiaUPC"/>
              </w:rPr>
              <w:t xml:space="preserve">Baht per </w:t>
            </w:r>
            <w:r>
              <w:rPr>
                <w:rFonts w:cs="Angsana New"/>
                <w:cs/>
              </w:rPr>
              <w:t xml:space="preserve">“ + </w:t>
            </w:r>
            <w:r>
              <w:t>fnRateUnit</w:t>
            </w:r>
          </w:p>
          <w:p w:rsidR="00A27ABB" w:rsidP="00A27ABB" w:rsidRDefault="00A27ABB" w14:paraId="37CE346D" w14:textId="77777777">
            <w:pPr>
              <w:spacing w:after="0"/>
              <w:rPr>
                <w:rFonts w:cs="CordiaUPC"/>
              </w:rPr>
            </w:pPr>
          </w:p>
          <w:p w:rsidR="00A27ABB" w:rsidP="00A27ABB" w:rsidRDefault="00A27ABB" w14:paraId="1B2B9FBC" w14:textId="739BB726">
            <w:pPr>
              <w:spacing w:after="0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หมายเหตุ </w:t>
            </w:r>
          </w:p>
          <w:p w:rsidRPr="001870C5" w:rsidR="00A27ABB" w:rsidP="00A27ABB" w:rsidRDefault="00A27ABB" w14:paraId="5CD8BDEB" w14:textId="5D18CADE">
            <w:pPr>
              <w:pStyle w:val="ListParagraph"/>
              <w:numPr>
                <w:ilvl w:val="0"/>
                <w:numId w:val="259"/>
              </w:numPr>
              <w:spacing w:after="0"/>
              <w:rPr>
                <w:rFonts w:cs="CordiaUPC"/>
              </w:rPr>
            </w:pPr>
            <w:r w:rsidRPr="001870C5">
              <w:rPr>
                <w:rFonts w:cs="CordiaUPC"/>
              </w:rPr>
              <w:t xml:space="preserve">{DayOfWeek} </w:t>
            </w:r>
            <w:r w:rsidRPr="001870C5">
              <w:rPr>
                <w:rFonts w:cs="Angsana New"/>
                <w:cs/>
              </w:rPr>
              <w:t xml:space="preserve">: ถ้า </w:t>
            </w:r>
            <w:r w:rsidRPr="001870C5">
              <w:rPr>
                <w:rFonts w:cs="CordiaUPC"/>
              </w:rPr>
              <w:t xml:space="preserve">PriceTypePattern </w:t>
            </w:r>
            <w:r w:rsidRPr="001870C5">
              <w:rPr>
                <w:rFonts w:cs="Angsana New"/>
                <w:cs/>
              </w:rPr>
              <w:t>เป็น “</w:t>
            </w:r>
            <w:r w:rsidRPr="001870C5">
              <w:rPr>
                <w:rFonts w:cs="CordiaUPC"/>
              </w:rPr>
              <w:t xml:space="preserve">Buffet Special </w:t>
            </w:r>
            <w:r w:rsidRPr="001870C5">
              <w:rPr>
                <w:rFonts w:cs="Angsana New"/>
                <w:cs/>
              </w:rPr>
              <w:t>(</w:t>
            </w:r>
            <w:r w:rsidRPr="001870C5">
              <w:rPr>
                <w:rFonts w:cs="CordiaUPC"/>
              </w:rPr>
              <w:t>Peak</w:t>
            </w:r>
            <w:r w:rsidRPr="001870C5">
              <w:rPr>
                <w:rFonts w:cs="Angsana New"/>
                <w:cs/>
              </w:rPr>
              <w:t>/</w:t>
            </w:r>
            <w:r w:rsidRPr="001870C5">
              <w:rPr>
                <w:rFonts w:cs="CordiaUPC"/>
              </w:rPr>
              <w:t>Off Peak Special</w:t>
            </w:r>
            <w:r w:rsidRPr="001870C5">
              <w:rPr>
                <w:rFonts w:cs="Angsana New"/>
                <w:cs/>
              </w:rPr>
              <w:t xml:space="preserve">)” ให้แทนค่าจาก </w:t>
            </w:r>
            <w:r w:rsidRPr="001870C5">
              <w:rPr>
                <w:rFonts w:cs="CordiaUPC"/>
              </w:rPr>
              <w:t xml:space="preserve">DayOfWeek </w:t>
            </w:r>
            <w:r w:rsidRPr="001870C5">
              <w:rPr>
                <w:rFonts w:cs="Angsana New"/>
                <w:cs/>
              </w:rPr>
              <w:t>ที่ใส่มา แต่ถ้าไม่ใช่ให้แทนด้วยค่าว่าง</w:t>
            </w:r>
          </w:p>
          <w:p w:rsidRPr="001870C5" w:rsidR="00A27ABB" w:rsidP="00A27ABB" w:rsidRDefault="00A27ABB" w14:paraId="782F03D0" w14:textId="766A940A">
            <w:pPr>
              <w:pStyle w:val="ListParagraph"/>
              <w:numPr>
                <w:ilvl w:val="0"/>
                <w:numId w:val="259"/>
              </w:numPr>
              <w:spacing w:after="0"/>
              <w:rPr>
                <w:rFonts w:cs="CordiaUPC"/>
                <w:cs/>
              </w:rPr>
            </w:pPr>
            <w:r>
              <w:rPr>
                <w:rFonts w:cs="CordiaUPC"/>
              </w:rPr>
              <w:t>{</w:t>
            </w:r>
            <w:r w:rsidRPr="00870089">
              <w:rPr>
                <w:rFonts w:cs="CordiaUPC"/>
              </w:rPr>
              <w:t>FromTiming}</w:t>
            </w:r>
            <w:r w:rsidRPr="00870089">
              <w:rPr>
                <w:rFonts w:cs="Angsana New"/>
                <w:cs/>
              </w:rPr>
              <w:t xml:space="preserve"> – </w:t>
            </w:r>
            <w:r w:rsidRPr="00870089">
              <w:rPr>
                <w:rFonts w:cs="CordiaUPC"/>
              </w:rPr>
              <w:t xml:space="preserve">{ToTiming} </w:t>
            </w:r>
            <w:r w:rsidRPr="00870089">
              <w:rPr>
                <w:rFonts w:cs="Angsana New"/>
                <w:cs/>
              </w:rPr>
              <w:t xml:space="preserve">: ถ้า </w:t>
            </w:r>
            <w:r w:rsidRPr="00870089">
              <w:rPr>
                <w:rFonts w:cs="CordiaUPC"/>
              </w:rPr>
              <w:t xml:space="preserve">PriceTypePattern </w:t>
            </w:r>
            <w:r w:rsidRPr="00870089">
              <w:rPr>
                <w:rFonts w:cs="Angsana New"/>
                <w:cs/>
              </w:rPr>
              <w:t xml:space="preserve">เป็น </w:t>
            </w:r>
            <w:r>
              <w:rPr>
                <w:rFonts w:cs="Angsana New"/>
                <w:cs/>
              </w:rPr>
              <w:t>“</w:t>
            </w:r>
            <w:r w:rsidRPr="00870089">
              <w:rPr>
                <w:rFonts w:cs="CordiaUPC"/>
              </w:rPr>
              <w:t xml:space="preserve">Buffet Special </w:t>
            </w:r>
            <w:r w:rsidRPr="00870089">
              <w:rPr>
                <w:rFonts w:cs="Angsana New"/>
                <w:cs/>
              </w:rPr>
              <w:t>(</w:t>
            </w:r>
            <w:r w:rsidRPr="00870089">
              <w:rPr>
                <w:rFonts w:cs="CordiaUPC"/>
              </w:rPr>
              <w:t>Peak</w:t>
            </w:r>
            <w:r w:rsidRPr="00870089">
              <w:rPr>
                <w:rFonts w:cs="Angsana New"/>
                <w:cs/>
              </w:rPr>
              <w:t>/</w:t>
            </w:r>
            <w:r w:rsidRPr="00870089">
              <w:rPr>
                <w:rFonts w:cs="CordiaUPC"/>
              </w:rPr>
              <w:t>Off Peak</w:t>
            </w:r>
            <w:r>
              <w:rPr>
                <w:rFonts w:cs="Angsana New"/>
                <w:cs/>
              </w:rPr>
              <w:t>)”</w:t>
            </w:r>
            <w:r w:rsidRPr="00870089"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หรือ </w:t>
            </w:r>
            <w:r w:rsidRPr="00870089">
              <w:rPr>
                <w:rFonts w:cs="Angsana New"/>
                <w:cs/>
              </w:rPr>
              <w:t>“</w:t>
            </w:r>
            <w:r w:rsidRPr="00870089">
              <w:rPr>
                <w:rFonts w:cs="CordiaUPC"/>
              </w:rPr>
              <w:t xml:space="preserve">Buffet Special </w:t>
            </w:r>
            <w:r w:rsidRPr="00870089">
              <w:rPr>
                <w:rFonts w:cs="Angsana New"/>
                <w:cs/>
              </w:rPr>
              <w:t>(</w:t>
            </w:r>
            <w:r w:rsidRPr="00870089">
              <w:rPr>
                <w:rFonts w:cs="CordiaUPC"/>
              </w:rPr>
              <w:t>Peak</w:t>
            </w:r>
            <w:r w:rsidRPr="00870089">
              <w:rPr>
                <w:rFonts w:cs="Angsana New"/>
                <w:cs/>
              </w:rPr>
              <w:t>/</w:t>
            </w:r>
            <w:r w:rsidRPr="00870089">
              <w:rPr>
                <w:rFonts w:cs="CordiaUPC"/>
              </w:rPr>
              <w:t>Off Peak Special</w:t>
            </w:r>
            <w:r w:rsidRPr="00870089">
              <w:rPr>
                <w:rFonts w:cs="Angsana New"/>
                <w:cs/>
              </w:rPr>
              <w:t xml:space="preserve">)” ให้แทนค่าจาก </w:t>
            </w:r>
            <w:r w:rsidRPr="00870089">
              <w:rPr>
                <w:rFonts w:cs="CordiaUPC"/>
              </w:rPr>
              <w:t xml:space="preserve">FromTiming </w:t>
            </w:r>
            <w:r w:rsidRPr="00870089">
              <w:rPr>
                <w:rFonts w:cs="Angsana New"/>
                <w:cs/>
              </w:rPr>
              <w:t xml:space="preserve">และ </w:t>
            </w:r>
            <w:r w:rsidRPr="00870089">
              <w:rPr>
                <w:rFonts w:cs="CordiaUPC"/>
              </w:rPr>
              <w:t xml:space="preserve">ToTiming </w:t>
            </w:r>
            <w:r w:rsidRPr="00870089">
              <w:rPr>
                <w:rFonts w:cs="Angsana New"/>
                <w:cs/>
              </w:rPr>
              <w:t>ที่ใส่มา แต่ถ้าไม่ใช่ให้แทนด้วยค่าว่างและไม่ต้องมีขีดกลาง</w:t>
            </w:r>
          </w:p>
        </w:tc>
      </w:tr>
      <w:tr w:rsidRPr="008979A8" w:rsidR="00A27ABB" w:rsidTr="00983793" w14:paraId="64F0EF36" w14:textId="77777777">
        <w:trPr>
          <w:trHeight w:val="108"/>
        </w:trPr>
        <w:tc>
          <w:tcPr>
            <w:tcW w:w="1026" w:type="pct"/>
            <w:gridSpan w:val="2"/>
          </w:tcPr>
          <w:p w:rsidRPr="00F03FBF" w:rsidR="00A27ABB" w:rsidP="00A27ABB" w:rsidRDefault="00A27ABB" w14:paraId="72D720A9" w14:textId="77777777">
            <w:pPr>
              <w:rPr>
                <w:rFonts w:cs="CordiaUPC"/>
                <w:szCs w:val="36"/>
              </w:rPr>
            </w:pPr>
            <w:r w:rsidRPr="00F03FBF">
              <w:rPr>
                <w:rFonts w:cs="CordiaUPC"/>
                <w:szCs w:val="36"/>
              </w:rPr>
              <w:t>Duration</w:t>
            </w:r>
          </w:p>
        </w:tc>
        <w:tc>
          <w:tcPr>
            <w:tcW w:w="900" w:type="pct"/>
          </w:tcPr>
          <w:p w:rsidR="00A27ABB" w:rsidP="00A27ABB" w:rsidRDefault="00A27ABB" w14:paraId="420CE9EE" w14:textId="77777777">
            <w:pPr>
              <w:pStyle w:val="HeaderTable"/>
            </w:pPr>
          </w:p>
        </w:tc>
        <w:tc>
          <w:tcPr>
            <w:tcW w:w="3074" w:type="pct"/>
          </w:tcPr>
          <w:p w:rsidR="00A27ABB" w:rsidP="00A27ABB" w:rsidRDefault="00A27ABB" w14:paraId="04773717" w14:textId="77777777">
            <w:pPr>
              <w:spacing w:after="0"/>
            </w:pPr>
            <w:r>
              <w:rPr>
                <w:rFonts w:hint="cs"/>
                <w:cs/>
              </w:rPr>
              <w:t xml:space="preserve">แสดงข้อมูลใน </w:t>
            </w:r>
            <w:r>
              <w:t>Format</w:t>
            </w:r>
          </w:p>
          <w:p w:rsidR="00A27ABB" w:rsidP="00A27ABB" w:rsidRDefault="00A27ABB" w14:paraId="6C8928D9" w14:textId="1C7299B9">
            <w:pPr>
              <w:spacing w:after="0"/>
            </w:pPr>
            <w:r>
              <w:t>d</w:t>
            </w:r>
            <w:r w:rsidRPr="00BD6930">
              <w:t xml:space="preserve">urationFrom </w:t>
            </w:r>
            <w:r w:rsidRPr="00BD6930">
              <w:rPr>
                <w:rFonts w:cs="Angsana New"/>
                <w:cs/>
              </w:rPr>
              <w:t xml:space="preserve">+ “ </w:t>
            </w:r>
            <w:r>
              <w:rPr>
                <w:rFonts w:cs="Angsana New"/>
                <w:cs/>
              </w:rPr>
              <w:t>–</w:t>
            </w:r>
            <w:r w:rsidRPr="00BD6930">
              <w:rPr>
                <w:rFonts w:cs="Angsana New"/>
                <w:cs/>
              </w:rPr>
              <w:t xml:space="preserve"> ” </w:t>
            </w:r>
            <w:r>
              <w:t>d</w:t>
            </w:r>
            <w:r w:rsidRPr="00BD6930">
              <w:t xml:space="preserve">urationTo </w:t>
            </w:r>
            <w:r w:rsidRPr="00BD6930">
              <w:rPr>
                <w:rFonts w:cs="Angsana New"/>
                <w:cs/>
              </w:rPr>
              <w:t xml:space="preserve">+ “ ” + </w:t>
            </w:r>
            <w:r>
              <w:t>d</w:t>
            </w:r>
            <w:r w:rsidRPr="00BD6930">
              <w:t>urationUnit</w:t>
            </w:r>
          </w:p>
        </w:tc>
      </w:tr>
      <w:tr w:rsidRPr="008979A8" w:rsidR="00A27ABB" w:rsidTr="00983793" w14:paraId="45379BDB" w14:textId="77777777">
        <w:trPr>
          <w:trHeight w:val="108"/>
        </w:trPr>
        <w:tc>
          <w:tcPr>
            <w:tcW w:w="1026" w:type="pct"/>
            <w:gridSpan w:val="2"/>
          </w:tcPr>
          <w:p w:rsidRPr="00F03FBF" w:rsidR="00A27ABB" w:rsidP="00A27ABB" w:rsidRDefault="00A27ABB" w14:paraId="0A15D77E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Bill Cycle</w:t>
            </w:r>
          </w:p>
        </w:tc>
        <w:tc>
          <w:tcPr>
            <w:tcW w:w="900" w:type="pct"/>
          </w:tcPr>
          <w:p w:rsidR="00A27ABB" w:rsidP="00A27ABB" w:rsidRDefault="00A27ABB" w14:paraId="02F8AD55" w14:textId="77777777">
            <w:pPr>
              <w:pStyle w:val="HeaderTable"/>
            </w:pPr>
          </w:p>
        </w:tc>
        <w:tc>
          <w:tcPr>
            <w:tcW w:w="3074" w:type="pct"/>
          </w:tcPr>
          <w:p w:rsidR="00A27ABB" w:rsidP="00A27ABB" w:rsidRDefault="00A27ABB" w14:paraId="191E3DF8" w14:textId="7C9E7292">
            <w:pPr>
              <w:spacing w:after="0"/>
            </w:pPr>
            <w:r>
              <w:t xml:space="preserve">Visible </w:t>
            </w:r>
            <w:r>
              <w:rPr>
                <w:rFonts w:hint="cs"/>
                <w:cs/>
              </w:rPr>
              <w:t xml:space="preserve">เมื่อ </w:t>
            </w:r>
            <w:r w:rsidRPr="00766CC1">
              <w:t>customerType</w:t>
            </w:r>
            <w:r>
              <w:rPr>
                <w:rFonts w:hint="cs"/>
                <w:cs/>
              </w:rPr>
              <w:t xml:space="preserve"> เป็น </w:t>
            </w:r>
            <w:r>
              <w:rPr>
                <w:rFonts w:cs="Angsana New"/>
                <w:cs/>
              </w:rPr>
              <w:t>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 w:cs="Angsana New"/>
                <w:cs/>
              </w:rPr>
              <w:t xml:space="preserve"> หรือ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All</w:t>
            </w:r>
            <w:r>
              <w:rPr>
                <w:rFonts w:cs="Angsana New"/>
                <w:cs/>
              </w:rPr>
              <w:t>”</w:t>
            </w:r>
          </w:p>
          <w:p w:rsidR="00A27ABB" w:rsidP="00A27ABB" w:rsidRDefault="00A27ABB" w14:paraId="383C0D64" w14:textId="77777777">
            <w:pPr>
              <w:spacing w:after="0"/>
            </w:pPr>
            <w:r>
              <w:rPr>
                <w:rFonts w:hint="cs"/>
                <w:cs/>
              </w:rPr>
              <w:t xml:space="preserve">แสดงข้อมูลใน </w:t>
            </w:r>
            <w:r>
              <w:t>Format</w:t>
            </w:r>
          </w:p>
          <w:p w:rsidR="00A27ABB" w:rsidP="00A27ABB" w:rsidRDefault="00A27ABB" w14:paraId="72DA8BF1" w14:textId="77777777">
            <w:pPr>
              <w:spacing w:after="0"/>
              <w:rPr>
                <w:cs/>
              </w:rPr>
            </w:pPr>
            <w:r>
              <w:t xml:space="preserve">billCycleValue </w:t>
            </w:r>
            <w:r>
              <w:rPr>
                <w:rFonts w:cs="Angsana New"/>
                <w:cs/>
              </w:rPr>
              <w:t xml:space="preserve">+ “ “ + </w:t>
            </w:r>
            <w:r>
              <w:t>billCycleUnit</w:t>
            </w:r>
          </w:p>
        </w:tc>
      </w:tr>
      <w:tr w:rsidRPr="008979A8" w:rsidR="00A27ABB" w:rsidTr="00983793" w14:paraId="78B15062" w14:textId="77777777">
        <w:trPr>
          <w:trHeight w:val="108"/>
        </w:trPr>
        <w:tc>
          <w:tcPr>
            <w:tcW w:w="1026" w:type="pct"/>
            <w:gridSpan w:val="2"/>
          </w:tcPr>
          <w:p w:rsidRPr="003A1FD8" w:rsidR="00A27ABB" w:rsidP="00A27ABB" w:rsidRDefault="00A27ABB" w14:paraId="0162EB6B" w14:textId="77777777">
            <w:pPr>
              <w:rPr>
                <w:rFonts w:cs="CordiaUPC"/>
              </w:rPr>
            </w:pPr>
            <w:r w:rsidRPr="003A1FD8">
              <w:rPr>
                <w:rFonts w:cs="CordiaUPC"/>
              </w:rPr>
              <w:t>Action</w:t>
            </w:r>
          </w:p>
          <w:p w:rsidRPr="003A1FD8" w:rsidR="00A27ABB" w:rsidP="00A27ABB" w:rsidRDefault="00A27ABB" w14:paraId="4AEE0697" w14:textId="77777777">
            <w:pPr>
              <w:pStyle w:val="ListParagraph"/>
              <w:numPr>
                <w:ilvl w:val="0"/>
                <w:numId w:val="13"/>
              </w:numPr>
              <w:rPr>
                <w:rFonts w:cs="CordiaUPC"/>
              </w:rPr>
            </w:pPr>
            <w:r w:rsidRPr="003A1FD8">
              <w:rPr>
                <w:rFonts w:hint="cs" w:cs="Angsana New"/>
                <w:cs/>
              </w:rPr>
              <w:t>ปุ่ม</w:t>
            </w:r>
            <w:r w:rsidRPr="003A1FD8">
              <w:rPr>
                <w:rFonts w:cs="CordiaUPC"/>
              </w:rPr>
              <w:t>Edit</w:t>
            </w:r>
          </w:p>
        </w:tc>
        <w:tc>
          <w:tcPr>
            <w:tcW w:w="900" w:type="pct"/>
          </w:tcPr>
          <w:p w:rsidR="00A27ABB" w:rsidP="00A27ABB" w:rsidRDefault="00A27ABB" w14:paraId="287FBAD4" w14:textId="77777777">
            <w:r>
              <w:t>Button</w:t>
            </w:r>
          </w:p>
        </w:tc>
        <w:tc>
          <w:tcPr>
            <w:tcW w:w="3074" w:type="pct"/>
          </w:tcPr>
          <w:p w:rsidRPr="0079598B" w:rsidR="00A27ABB" w:rsidP="00A27ABB" w:rsidRDefault="00A27ABB" w14:paraId="472F3281" w14:textId="77777777">
            <w:pPr>
              <w:rPr>
                <w:rFonts w:cs="CordiaUPC"/>
                <w:cs/>
              </w:rPr>
            </w:pPr>
            <w:r w:rsidRPr="0079598B">
              <w:rPr>
                <w:rFonts w:cs="Angsana New"/>
                <w:cs/>
              </w:rPr>
              <w:t xml:space="preserve">เมื่อกดปุ่มให้ทำการ </w:t>
            </w:r>
            <w:r w:rsidRPr="0079598B">
              <w:rPr>
                <w:rFonts w:cs="CordiaUPC"/>
              </w:rPr>
              <w:t>Visible Detail Section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และดึงข้อมูลของ </w:t>
            </w:r>
            <w:r>
              <w:rPr>
                <w:rFonts w:cs="CordiaUPC"/>
              </w:rPr>
              <w:t xml:space="preserve">Row </w:t>
            </w:r>
            <w:r>
              <w:rPr>
                <w:rFonts w:hint="cs" w:cs="Angsana New"/>
                <w:cs/>
              </w:rPr>
              <w:t>นั้นๆ มาแสดง</w:t>
            </w:r>
          </w:p>
        </w:tc>
      </w:tr>
      <w:tr w:rsidRPr="008979A8" w:rsidR="00A27ABB" w:rsidTr="00983793" w14:paraId="73FC913B" w14:textId="77777777">
        <w:trPr>
          <w:trHeight w:val="108"/>
        </w:trPr>
        <w:tc>
          <w:tcPr>
            <w:tcW w:w="1026" w:type="pct"/>
            <w:gridSpan w:val="2"/>
          </w:tcPr>
          <w:p w:rsidRPr="003A1FD8" w:rsidR="00A27ABB" w:rsidP="00A27ABB" w:rsidRDefault="00A27ABB" w14:paraId="4565B16B" w14:textId="77777777">
            <w:pPr>
              <w:rPr>
                <w:rFonts w:cs="CordiaUPC"/>
              </w:rPr>
            </w:pPr>
            <w:r w:rsidRPr="003A1FD8">
              <w:rPr>
                <w:rFonts w:cs="CordiaUPC"/>
              </w:rPr>
              <w:t>Action</w:t>
            </w:r>
          </w:p>
          <w:p w:rsidRPr="003A1FD8" w:rsidR="00A27ABB" w:rsidP="00A27ABB" w:rsidRDefault="00A27ABB" w14:paraId="69542C69" w14:textId="77777777">
            <w:pPr>
              <w:pStyle w:val="ListParagraph"/>
              <w:numPr>
                <w:ilvl w:val="0"/>
                <w:numId w:val="14"/>
              </w:numPr>
              <w:rPr>
                <w:rFonts w:cs="CordiaUPC"/>
              </w:rPr>
            </w:pPr>
            <w:r w:rsidRPr="003A1FD8">
              <w:rPr>
                <w:rFonts w:hint="cs" w:cs="Angsana New"/>
                <w:cs/>
              </w:rPr>
              <w:t xml:space="preserve">ปุ่ม </w:t>
            </w:r>
            <w:r w:rsidRPr="003A1FD8">
              <w:rPr>
                <w:rFonts w:cs="CordiaUPC"/>
              </w:rPr>
              <w:t>Delete</w:t>
            </w:r>
          </w:p>
        </w:tc>
        <w:tc>
          <w:tcPr>
            <w:tcW w:w="900" w:type="pct"/>
          </w:tcPr>
          <w:p w:rsidR="00A27ABB" w:rsidP="00A27ABB" w:rsidRDefault="00A27ABB" w14:paraId="5D38B07A" w14:textId="77777777">
            <w:r>
              <w:t>Button</w:t>
            </w:r>
          </w:p>
        </w:tc>
        <w:tc>
          <w:tcPr>
            <w:tcW w:w="3074" w:type="pct"/>
          </w:tcPr>
          <w:p w:rsidRPr="0079598B" w:rsidR="00A27ABB" w:rsidP="00A27ABB" w:rsidRDefault="00A27ABB" w14:paraId="62D72D95" w14:textId="77777777">
            <w:pPr>
              <w:rPr>
                <w:rFonts w:cs="CordiaUPC"/>
                <w:cs/>
              </w:rPr>
            </w:pPr>
            <w:r w:rsidRPr="0079598B">
              <w:rPr>
                <w:rFonts w:cs="Angsana New"/>
                <w:cs/>
              </w:rPr>
              <w:t>เมื่</w:t>
            </w:r>
            <w:r>
              <w:rPr>
                <w:rFonts w:hint="cs" w:cs="Angsana New"/>
                <w:cs/>
              </w:rPr>
              <w:t>อ</w:t>
            </w:r>
            <w:r w:rsidRPr="0079598B">
              <w:rPr>
                <w:rFonts w:cs="Angsana New"/>
                <w:cs/>
              </w:rPr>
              <w:t>กดปุ่มให้ทำการ</w:t>
            </w:r>
            <w:r>
              <w:rPr>
                <w:rFonts w:cs="CordiaUPC"/>
              </w:rPr>
              <w:t xml:space="preserve"> Delete </w:t>
            </w:r>
            <w:r>
              <w:rPr>
                <w:rFonts w:hint="cs" w:cs="Angsana New"/>
                <w:cs/>
              </w:rPr>
              <w:t xml:space="preserve">ข้อมูลของ </w:t>
            </w:r>
            <w:r>
              <w:rPr>
                <w:rFonts w:cs="CordiaUPC"/>
              </w:rPr>
              <w:t xml:space="preserve">Row </w:t>
            </w:r>
            <w:r>
              <w:rPr>
                <w:rFonts w:hint="cs" w:cs="Angsana New"/>
                <w:cs/>
              </w:rPr>
              <w:t>นั้นๆ</w:t>
            </w:r>
          </w:p>
        </w:tc>
      </w:tr>
      <w:tr w:rsidRPr="008979A8" w:rsidR="00A27ABB" w:rsidTr="00983793" w14:paraId="0125F29D" w14:textId="77777777">
        <w:trPr>
          <w:trHeight w:val="108"/>
        </w:trPr>
        <w:tc>
          <w:tcPr>
            <w:tcW w:w="1026" w:type="pct"/>
            <w:gridSpan w:val="2"/>
          </w:tcPr>
          <w:p w:rsidRPr="003A1FD8" w:rsidR="00A27ABB" w:rsidP="00A27ABB" w:rsidRDefault="00A27ABB" w14:paraId="3B5C780C" w14:textId="77777777">
            <w:pPr>
              <w:rPr>
                <w:rFonts w:cs="CordiaUPC"/>
              </w:rPr>
            </w:pPr>
            <w:r w:rsidRPr="003A1FD8">
              <w:rPr>
                <w:rFonts w:hint="cs" w:cs="Angsana New"/>
                <w:cs/>
              </w:rPr>
              <w:t xml:space="preserve">ปุ่ม </w:t>
            </w:r>
            <w:r w:rsidRPr="003A1FD8">
              <w:rPr>
                <w:rFonts w:cs="Angsana New"/>
                <w:cs/>
              </w:rPr>
              <w:t>+</w:t>
            </w:r>
          </w:p>
        </w:tc>
        <w:tc>
          <w:tcPr>
            <w:tcW w:w="900" w:type="pct"/>
          </w:tcPr>
          <w:p w:rsidR="00A27ABB" w:rsidP="00A27ABB" w:rsidRDefault="00A27ABB" w14:paraId="657648B0" w14:textId="77777777">
            <w:r>
              <w:t>Button</w:t>
            </w:r>
          </w:p>
        </w:tc>
        <w:tc>
          <w:tcPr>
            <w:tcW w:w="3074" w:type="pct"/>
          </w:tcPr>
          <w:p w:rsidR="00A27ABB" w:rsidP="00A27ABB" w:rsidRDefault="00A27ABB" w14:paraId="7D49012C" w14:textId="77777777">
            <w:pPr>
              <w:rPr>
                <w:rFonts w:cs="CordiaUPC"/>
              </w:rPr>
            </w:pPr>
            <w:r w:rsidRPr="007D14C9">
              <w:rPr>
                <w:rFonts w:cs="Angsana New"/>
                <w:cs/>
              </w:rPr>
              <w:t xml:space="preserve">เมื่อกดปุ่มให้ทำการ </w:t>
            </w:r>
            <w:r w:rsidRPr="007D14C9">
              <w:rPr>
                <w:rFonts w:cs="CordiaUPC"/>
              </w:rPr>
              <w:t>Visible Detail Section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และทำการ </w:t>
            </w:r>
          </w:p>
          <w:p w:rsidR="00A27ABB" w:rsidP="00A27ABB" w:rsidRDefault="00A27ABB" w14:paraId="4E90911E" w14:textId="527F6B6C">
            <w:r>
              <w:rPr>
                <w:rFonts w:cs="CordiaUPC"/>
              </w:rPr>
              <w:t>Default</w:t>
            </w:r>
            <w:r>
              <w:rPr>
                <w:rFonts w:hint="cs" w:cs="Angsana New"/>
                <w:cs/>
              </w:rPr>
              <w:t xml:space="preserve"> ค่าใน</w:t>
            </w:r>
            <w:r>
              <w:t xml:space="preserve">Manage FN Number Table Section </w:t>
            </w:r>
            <w:r>
              <w:rPr>
                <w:rFonts w:hint="cs"/>
                <w:cs/>
              </w:rPr>
              <w:t>ดังนี้</w:t>
            </w:r>
          </w:p>
          <w:p w:rsidRPr="00E42349" w:rsidR="00A27ABB" w:rsidP="00A27ABB" w:rsidRDefault="00A27ABB" w14:paraId="71CEA07F" w14:textId="77777777">
            <w:pPr>
              <w:pStyle w:val="ListParagraph"/>
              <w:numPr>
                <w:ilvl w:val="0"/>
                <w:numId w:val="14"/>
              </w:numPr>
            </w:pPr>
            <w:r>
              <w:rPr>
                <w:rFonts w:hint="cs"/>
                <w:cs/>
              </w:rPr>
              <w:t xml:space="preserve">ให้ </w:t>
            </w:r>
            <w:r>
              <w:t xml:space="preserve">Default </w:t>
            </w:r>
            <w:r>
              <w:rPr>
                <w:rFonts w:hint="cs"/>
                <w:cs/>
              </w:rPr>
              <w:t>ค่าตาม</w:t>
            </w:r>
            <w:r>
              <w:t xml:space="preserve"> Table MANAGE_FN_CHANNEL </w:t>
            </w:r>
            <w:r>
              <w:rPr>
                <w:rFonts w:hint="cs"/>
                <w:cs/>
              </w:rPr>
              <w:t xml:space="preserve">และ </w:t>
            </w:r>
            <w:r>
              <w:t>MANAGE_FN_CHANNEL_FEE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เฉพาะที่ </w:t>
            </w:r>
            <w:r>
              <w:t xml:space="preserve">status </w:t>
            </w:r>
            <w:r>
              <w:rPr>
                <w:rFonts w:cs="Angsana New"/>
                <w:cs/>
              </w:rPr>
              <w:t>= “</w:t>
            </w:r>
            <w:r>
              <w:t>Active</w:t>
            </w:r>
            <w:r>
              <w:rPr>
                <w:rFonts w:cs="Angsana New"/>
                <w:cs/>
              </w:rPr>
              <w:t xml:space="preserve">” </w:t>
            </w:r>
          </w:p>
          <w:p w:rsidRPr="00E42349" w:rsidR="00A27ABB" w:rsidP="00A27ABB" w:rsidRDefault="00A27ABB" w14:paraId="4B34F029" w14:textId="71291A92">
            <w:pPr>
              <w:pStyle w:val="ListParagraph"/>
              <w:numPr>
                <w:ilvl w:val="1"/>
                <w:numId w:val="14"/>
              </w:numPr>
            </w:pPr>
            <w:r>
              <w:rPr>
                <w:rFonts w:hint="cs" w:cs="Angsana New"/>
                <w:cs/>
              </w:rPr>
              <w:t xml:space="preserve">ถ้า </w:t>
            </w:r>
            <w:r>
              <w:rPr>
                <w:rFonts w:cs="CordiaUPC"/>
              </w:rPr>
              <w:t xml:space="preserve">customerType </w:t>
            </w:r>
            <w:r>
              <w:rPr>
                <w:rFonts w:cs="Angsana New"/>
                <w:cs/>
              </w:rPr>
              <w:t>= “</w:t>
            </w:r>
            <w:r>
              <w:rPr>
                <w:rFonts w:cs="CordiaUPC"/>
              </w:rPr>
              <w:t>Post</w:t>
            </w:r>
            <w:r>
              <w:rPr>
                <w:rFonts w:cs="Angsana New"/>
                <w:cs/>
              </w:rPr>
              <w:t>-</w:t>
            </w:r>
            <w:r>
              <w:rPr>
                <w:rFonts w:cs="CordiaUPC"/>
              </w:rP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All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>ให้</w:t>
            </w:r>
            <w:r>
              <w:rPr>
                <w:rFonts w:cs="CordiaUPC"/>
              </w:rPr>
              <w:t xml:space="preserve"> Default </w:t>
            </w:r>
            <w:r>
              <w:rPr>
                <w:rFonts w:hint="cs" w:cs="Angsana New"/>
                <w:cs/>
              </w:rPr>
              <w:t xml:space="preserve">ค่า </w:t>
            </w:r>
            <w:r>
              <w:rPr>
                <w:rFonts w:cs="CordiaUPC"/>
              </w:rPr>
              <w:t xml:space="preserve">Fee </w:t>
            </w:r>
            <w:r>
              <w:rPr>
                <w:rFonts w:hint="cs" w:cs="Angsana New"/>
                <w:cs/>
              </w:rPr>
              <w:t>จาก</w:t>
            </w:r>
            <w:r>
              <w:rPr>
                <w:rFonts w:cs="CordiaUPC"/>
              </w:rPr>
              <w:t xml:space="preserve"> POSTPAID_FEE_EXC_VAT </w:t>
            </w:r>
            <w:r>
              <w:rPr>
                <w:rFonts w:cs="Angsana New"/>
                <w:cs/>
              </w:rPr>
              <w:t xml:space="preserve">/ </w:t>
            </w:r>
            <w:r>
              <w:rPr>
                <w:rFonts w:cs="CordiaUPC"/>
              </w:rPr>
              <w:t xml:space="preserve">POSTPAID_FEE_INC_VAT </w:t>
            </w:r>
          </w:p>
          <w:p w:rsidR="00A27ABB" w:rsidP="00A27ABB" w:rsidRDefault="00A27ABB" w14:paraId="50ED5424" w14:textId="380CA11E">
            <w:pPr>
              <w:pStyle w:val="ListParagraph"/>
              <w:numPr>
                <w:ilvl w:val="1"/>
                <w:numId w:val="14"/>
              </w:numPr>
            </w:pPr>
            <w:r>
              <w:rPr>
                <w:rFonts w:hint="cs" w:cs="Angsana New"/>
                <w:cs/>
              </w:rPr>
              <w:t xml:space="preserve">ถ้า </w:t>
            </w:r>
            <w:r>
              <w:rPr>
                <w:rFonts w:cs="CordiaUPC"/>
              </w:rPr>
              <w:t xml:space="preserve">customerType </w:t>
            </w:r>
            <w:r>
              <w:rPr>
                <w:rFonts w:cs="Angsana New"/>
                <w:cs/>
              </w:rPr>
              <w:t>= “</w:t>
            </w:r>
            <w:r>
              <w:rPr>
                <w:rFonts w:cs="CordiaUPC"/>
              </w:rPr>
              <w:t>Pre</w:t>
            </w:r>
            <w:r>
              <w:rPr>
                <w:rFonts w:cs="Angsana New"/>
                <w:cs/>
              </w:rPr>
              <w:t>-</w:t>
            </w:r>
            <w:r>
              <w:rPr>
                <w:rFonts w:cs="CordiaUPC"/>
              </w:rP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>ให้</w:t>
            </w:r>
            <w:r>
              <w:rPr>
                <w:rFonts w:cs="CordiaUPC"/>
              </w:rPr>
              <w:t xml:space="preserve"> Default </w:t>
            </w:r>
            <w:r>
              <w:rPr>
                <w:rFonts w:hint="cs" w:cs="Angsana New"/>
                <w:cs/>
              </w:rPr>
              <w:t xml:space="preserve">ค่า </w:t>
            </w:r>
            <w:r>
              <w:rPr>
                <w:rFonts w:cs="CordiaUPC"/>
              </w:rPr>
              <w:t xml:space="preserve">Fee </w:t>
            </w:r>
            <w:r>
              <w:rPr>
                <w:rFonts w:hint="cs" w:cs="Angsana New"/>
                <w:cs/>
              </w:rPr>
              <w:t>จาก</w:t>
            </w:r>
            <w:r>
              <w:rPr>
                <w:rFonts w:cs="CordiaUPC"/>
              </w:rPr>
              <w:t xml:space="preserve"> PREPAID_FEE_EXC_VAT </w:t>
            </w:r>
            <w:r>
              <w:rPr>
                <w:rFonts w:cs="Angsana New"/>
                <w:cs/>
              </w:rPr>
              <w:t xml:space="preserve">/ </w:t>
            </w:r>
            <w:r>
              <w:rPr>
                <w:rFonts w:cs="CordiaUPC"/>
              </w:rPr>
              <w:t xml:space="preserve">PREPAID_FEE_INC_VAT </w:t>
            </w:r>
          </w:p>
          <w:p w:rsidR="00A27ABB" w:rsidP="00A27ABB" w:rsidRDefault="00A27ABB" w14:paraId="173D4372" w14:textId="7BCECFA6">
            <w:pPr>
              <w:rPr>
                <w:cs/>
              </w:rPr>
            </w:pPr>
            <w:r>
              <w:t xml:space="preserve">Defaut </w:t>
            </w:r>
            <w:r>
              <w:rPr>
                <w:rFonts w:hint="cs"/>
                <w:cs/>
              </w:rPr>
              <w:t>ค่าดังต่อไปนี้</w:t>
            </w:r>
          </w:p>
          <w:p w:rsidR="00A27ABB" w:rsidP="00A27ABB" w:rsidRDefault="00A27ABB" w14:paraId="2F004D24" w14:textId="12B8FABC">
            <w:pPr>
              <w:pStyle w:val="ListParagraph"/>
              <w:numPr>
                <w:ilvl w:val="0"/>
                <w:numId w:val="14"/>
              </w:numPr>
              <w:rPr>
                <w:rFonts w:cs="CordiaUPC"/>
              </w:rPr>
            </w:pPr>
            <w:r>
              <w:rPr>
                <w:rFonts w:cs="CordiaUPC"/>
              </w:rPr>
              <w:t xml:space="preserve">priceTypePattern </w:t>
            </w:r>
            <w:r>
              <w:rPr>
                <w:rFonts w:cs="Angsana New"/>
                <w:cs/>
              </w:rPr>
              <w:t>= “</w:t>
            </w:r>
            <w:r>
              <w:rPr>
                <w:rFonts w:cs="CordiaUPC"/>
              </w:rPr>
              <w:t>Normal</w:t>
            </w:r>
            <w:r>
              <w:rPr>
                <w:rFonts w:cs="Angsana New"/>
                <w:cs/>
              </w:rPr>
              <w:t>”</w:t>
            </w:r>
          </w:p>
          <w:p w:rsidR="00A27ABB" w:rsidP="00A27ABB" w:rsidRDefault="00A27ABB" w14:paraId="5D77ADA6" w14:textId="2B993B40">
            <w:pPr>
              <w:pStyle w:val="ListParagraph"/>
              <w:numPr>
                <w:ilvl w:val="0"/>
                <w:numId w:val="14"/>
              </w:numPr>
              <w:rPr>
                <w:rFonts w:cs="CordiaUPC"/>
              </w:rPr>
            </w:pPr>
            <w:r>
              <w:rPr>
                <w:rFonts w:cs="CordiaUPC"/>
              </w:rPr>
              <w:t xml:space="preserve">dayOfWeek </w:t>
            </w:r>
            <w:r>
              <w:rPr>
                <w:rFonts w:cs="Angsana New"/>
                <w:cs/>
              </w:rPr>
              <w:t>= “</w:t>
            </w:r>
            <w:r>
              <w:rPr>
                <w:rFonts w:cs="CordiaUPC"/>
              </w:rPr>
              <w:t>Everyday</w:t>
            </w:r>
            <w:r>
              <w:rPr>
                <w:rFonts w:cs="Angsana New"/>
                <w:cs/>
              </w:rPr>
              <w:t>”</w:t>
            </w:r>
          </w:p>
          <w:p w:rsidR="00A27ABB" w:rsidP="00A27ABB" w:rsidRDefault="00A27ABB" w14:paraId="58549174" w14:textId="4BB7DBC8">
            <w:pPr>
              <w:pStyle w:val="ListParagraph"/>
              <w:numPr>
                <w:ilvl w:val="0"/>
                <w:numId w:val="14"/>
              </w:numPr>
              <w:rPr>
                <w:rFonts w:cs="CordiaUPC"/>
              </w:rPr>
            </w:pPr>
            <w:r>
              <w:rPr>
                <w:rFonts w:cs="CordiaUPC"/>
              </w:rPr>
              <w:t xml:space="preserve">fromTiming </w:t>
            </w:r>
            <w:r>
              <w:rPr>
                <w:rFonts w:cs="Angsana New"/>
                <w:cs/>
              </w:rPr>
              <w:t>= “</w:t>
            </w:r>
            <w:r>
              <w:rPr>
                <w:rFonts w:cs="CordiaUPC"/>
              </w:rPr>
              <w:t>00</w:t>
            </w:r>
            <w:r>
              <w:rPr>
                <w:rFonts w:cs="Angsana New"/>
                <w:cs/>
              </w:rPr>
              <w:t>:</w:t>
            </w:r>
            <w:r>
              <w:rPr>
                <w:rFonts w:cs="CordiaUPC"/>
              </w:rPr>
              <w:t>00</w:t>
            </w:r>
            <w:r>
              <w:rPr>
                <w:rFonts w:cs="Angsana New"/>
                <w:cs/>
              </w:rPr>
              <w:t>:</w:t>
            </w:r>
            <w:r>
              <w:rPr>
                <w:rFonts w:cs="CordiaUPC"/>
              </w:rPr>
              <w:t>00</w:t>
            </w:r>
            <w:r>
              <w:rPr>
                <w:rFonts w:cs="Angsana New"/>
                <w:cs/>
              </w:rPr>
              <w:t>”</w:t>
            </w:r>
          </w:p>
          <w:p w:rsidR="00A27ABB" w:rsidP="00A27ABB" w:rsidRDefault="00A27ABB" w14:paraId="7C0207B5" w14:textId="1FECBF0D">
            <w:pPr>
              <w:pStyle w:val="ListParagraph"/>
              <w:numPr>
                <w:ilvl w:val="0"/>
                <w:numId w:val="14"/>
              </w:numPr>
              <w:rPr>
                <w:rFonts w:cs="CordiaUPC"/>
              </w:rPr>
            </w:pPr>
            <w:r>
              <w:rPr>
                <w:rFonts w:cs="CordiaUPC"/>
              </w:rPr>
              <w:t xml:space="preserve">toTiming </w:t>
            </w:r>
            <w:r>
              <w:rPr>
                <w:rFonts w:cs="Angsana New"/>
                <w:cs/>
              </w:rPr>
              <w:t>= “</w:t>
            </w:r>
            <w:r>
              <w:rPr>
                <w:rFonts w:cs="CordiaUPC"/>
              </w:rPr>
              <w:t>23</w:t>
            </w:r>
            <w:r>
              <w:rPr>
                <w:rFonts w:cs="Angsana New"/>
                <w:cs/>
              </w:rPr>
              <w:t>:</w:t>
            </w:r>
            <w:r>
              <w:rPr>
                <w:rFonts w:cs="CordiaUPC"/>
              </w:rPr>
              <w:t>59</w:t>
            </w:r>
            <w:r>
              <w:rPr>
                <w:rFonts w:cs="Angsana New"/>
                <w:cs/>
              </w:rPr>
              <w:t>:</w:t>
            </w:r>
            <w:r>
              <w:rPr>
                <w:rFonts w:cs="CordiaUPC"/>
              </w:rPr>
              <w:t>59</w:t>
            </w:r>
            <w:r>
              <w:rPr>
                <w:rFonts w:cs="Angsana New"/>
                <w:cs/>
              </w:rPr>
              <w:t>”</w:t>
            </w:r>
          </w:p>
          <w:p w:rsidR="00A27ABB" w:rsidP="00A27ABB" w:rsidRDefault="00A27ABB" w14:paraId="2F79A15B" w14:textId="0EC17709">
            <w:pPr>
              <w:pStyle w:val="ListParagraph"/>
              <w:numPr>
                <w:ilvl w:val="0"/>
                <w:numId w:val="14"/>
              </w:numPr>
              <w:rPr>
                <w:rFonts w:cs="CordiaUPC"/>
              </w:rPr>
            </w:pPr>
            <w:r>
              <w:rPr>
                <w:rFonts w:cs="CordiaUPC"/>
              </w:rPr>
              <w:t>d</w:t>
            </w:r>
            <w:r w:rsidRPr="008979A8">
              <w:rPr>
                <w:rFonts w:cs="CordiaUPC"/>
              </w:rPr>
              <w:t>urationType</w:t>
            </w:r>
            <w:r>
              <w:rPr>
                <w:rFonts w:cs="Angsana New"/>
                <w:cs/>
              </w:rPr>
              <w:t xml:space="preserve"> =  “</w:t>
            </w:r>
            <w:r>
              <w:rPr>
                <w:rFonts w:cs="CordiaUPC"/>
              </w:rPr>
              <w:t>Depend on Package</w:t>
            </w:r>
            <w:r>
              <w:rPr>
                <w:rFonts w:cs="Angsana New"/>
                <w:cs/>
              </w:rPr>
              <w:t>”</w:t>
            </w:r>
          </w:p>
          <w:p w:rsidRPr="00BF4250" w:rsidR="00A27ABB" w:rsidP="00A27ABB" w:rsidRDefault="00A27ABB" w14:paraId="682FF03B" w14:textId="77777777">
            <w:pPr>
              <w:pStyle w:val="ListParagraph"/>
              <w:numPr>
                <w:ilvl w:val="0"/>
                <w:numId w:val="14"/>
              </w:numPr>
              <w:rPr>
                <w:rFonts w:cs="CordiaUPC"/>
              </w:rPr>
            </w:pPr>
            <w:r w:rsidRPr="00BF4250">
              <w:rPr>
                <w:rFonts w:cs="CordiaUPC"/>
              </w:rPr>
              <w:t>durationFrom</w:t>
            </w:r>
            <w:r>
              <w:rPr>
                <w:rFonts w:cs="Angsana New"/>
                <w:cs/>
              </w:rPr>
              <w:t xml:space="preserve"> = </w:t>
            </w:r>
            <w:r>
              <w:rPr>
                <w:rFonts w:cs="CordiaUPC"/>
              </w:rPr>
              <w:t>1</w:t>
            </w:r>
          </w:p>
          <w:p w:rsidRPr="00C014B2" w:rsidR="00A27ABB" w:rsidP="00A27ABB" w:rsidRDefault="00A27ABB" w14:paraId="121FEEEA" w14:textId="77777777">
            <w:pPr>
              <w:pStyle w:val="ListParagraph"/>
              <w:numPr>
                <w:ilvl w:val="0"/>
                <w:numId w:val="14"/>
              </w:numPr>
              <w:rPr>
                <w:rFonts w:cs="CordiaUPC"/>
              </w:rPr>
            </w:pPr>
            <w:r w:rsidRPr="00BF4250">
              <w:rPr>
                <w:rFonts w:cs="CordiaUPC"/>
              </w:rPr>
              <w:t xml:space="preserve">durationTo </w:t>
            </w:r>
            <w:r w:rsidRPr="00BF4250">
              <w:rPr>
                <w:rFonts w:cs="Angsana New"/>
                <w:cs/>
              </w:rPr>
              <w:t xml:space="preserve">= </w:t>
            </w:r>
            <w:r w:rsidRPr="00BF4250">
              <w:rPr>
                <w:rFonts w:cs="CordiaUPC"/>
              </w:rPr>
              <w:t xml:space="preserve">Copy </w:t>
            </w:r>
            <w:r w:rsidRPr="00BF4250">
              <w:rPr>
                <w:rFonts w:cs="Angsana New"/>
                <w:cs/>
              </w:rPr>
              <w:t xml:space="preserve">ค่ามาจาก </w:t>
            </w:r>
            <w:r w:rsidRPr="00BF4250">
              <w:rPr>
                <w:rFonts w:cs="CordiaUPC"/>
              </w:rPr>
              <w:t>package</w:t>
            </w:r>
            <w:r>
              <w:rPr>
                <w:rFonts w:cs="CordiaUPC"/>
              </w:rPr>
              <w:t>Duration</w:t>
            </w:r>
          </w:p>
          <w:p w:rsidR="00A27ABB" w:rsidP="00A27ABB" w:rsidRDefault="00A27ABB" w14:paraId="6E1D3490" w14:textId="77777777">
            <w:pPr>
              <w:pStyle w:val="ListParagraph"/>
              <w:numPr>
                <w:ilvl w:val="0"/>
                <w:numId w:val="14"/>
              </w:numPr>
              <w:rPr>
                <w:rFonts w:cs="CordiaUPC"/>
              </w:rPr>
            </w:pPr>
            <w:r w:rsidRPr="00BF4250">
              <w:rPr>
                <w:rFonts w:cs="CordiaUPC"/>
              </w:rPr>
              <w:t>durationUnit</w:t>
            </w:r>
            <w:r>
              <w:rPr>
                <w:rFonts w:cs="Angsana New"/>
                <w:cs/>
              </w:rPr>
              <w:t xml:space="preserve"> = </w:t>
            </w:r>
            <w:r w:rsidRPr="00BF4250">
              <w:rPr>
                <w:rFonts w:cs="CordiaUPC"/>
              </w:rPr>
              <w:t xml:space="preserve">Copy </w:t>
            </w:r>
            <w:r w:rsidRPr="00BF4250">
              <w:rPr>
                <w:rFonts w:cs="Angsana New"/>
                <w:cs/>
              </w:rPr>
              <w:t xml:space="preserve">ค่ามาจาก </w:t>
            </w:r>
            <w:r w:rsidRPr="00BF4250">
              <w:rPr>
                <w:rFonts w:cs="CordiaUPC"/>
              </w:rPr>
              <w:t>package</w:t>
            </w:r>
            <w:r>
              <w:rPr>
                <w:rFonts w:cs="CordiaUPC"/>
              </w:rPr>
              <w:t>DurationUnit</w:t>
            </w:r>
          </w:p>
          <w:p w:rsidR="00A27ABB" w:rsidP="00A27ABB" w:rsidRDefault="00A27ABB" w14:paraId="717662EF" w14:textId="77777777">
            <w:pPr>
              <w:pStyle w:val="ListParagraph"/>
              <w:numPr>
                <w:ilvl w:val="0"/>
                <w:numId w:val="14"/>
              </w:num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ถ้า </w:t>
            </w:r>
            <w:r>
              <w:rPr>
                <w:rFonts w:cs="CordiaUPC"/>
              </w:rPr>
              <w:t xml:space="preserve">customerType </w:t>
            </w:r>
            <w:r>
              <w:rPr>
                <w:rFonts w:cs="Angsana New"/>
                <w:cs/>
              </w:rPr>
              <w:t>= “</w:t>
            </w:r>
            <w:r>
              <w:rPr>
                <w:rFonts w:cs="CordiaUPC"/>
              </w:rPr>
              <w:t>Pre</w:t>
            </w:r>
            <w:r>
              <w:rPr>
                <w:rFonts w:cs="Angsana New"/>
                <w:cs/>
              </w:rPr>
              <w:t>-</w:t>
            </w:r>
            <w:r>
              <w:rPr>
                <w:rFonts w:cs="CordiaUPC"/>
              </w:rP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All</w:t>
            </w:r>
            <w:r>
              <w:rPr>
                <w:rFonts w:cs="Angsana New"/>
                <w:cs/>
              </w:rPr>
              <w:t>”</w:t>
            </w:r>
          </w:p>
          <w:p w:rsidR="00A27ABB" w:rsidP="00A27ABB" w:rsidRDefault="00A27ABB" w14:paraId="65BE56F2" w14:textId="77777777">
            <w:pPr>
              <w:pStyle w:val="ListParagraph"/>
              <w:numPr>
                <w:ilvl w:val="1"/>
                <w:numId w:val="14"/>
              </w:numPr>
              <w:rPr>
                <w:rFonts w:cs="CordiaUPC"/>
              </w:rPr>
            </w:pPr>
            <w:r>
              <w:rPr>
                <w:rFonts w:cs="CordiaUPC"/>
              </w:rPr>
              <w:t>billCycle</w:t>
            </w:r>
            <w:r w:rsidRPr="008979A8">
              <w:rPr>
                <w:rFonts w:cs="CordiaUPC"/>
              </w:rPr>
              <w:t>Type</w:t>
            </w:r>
            <w:r>
              <w:rPr>
                <w:rFonts w:cs="Angsana New"/>
                <w:cs/>
              </w:rPr>
              <w:t xml:space="preserve"> = ”</w:t>
            </w:r>
            <w:r>
              <w:rPr>
                <w:rFonts w:cs="CordiaUPC"/>
              </w:rPr>
              <w:t>Depend on Package</w:t>
            </w:r>
            <w:r>
              <w:rPr>
                <w:rFonts w:cs="Angsana New"/>
                <w:cs/>
              </w:rPr>
              <w:t>”</w:t>
            </w:r>
          </w:p>
          <w:p w:rsidR="00A27ABB" w:rsidP="00A27ABB" w:rsidRDefault="00A27ABB" w14:paraId="61C7FF8E" w14:textId="77777777">
            <w:pPr>
              <w:pStyle w:val="ListParagraph"/>
              <w:numPr>
                <w:ilvl w:val="1"/>
                <w:numId w:val="14"/>
              </w:numPr>
              <w:rPr>
                <w:rFonts w:cs="CordiaUPC"/>
              </w:rPr>
            </w:pPr>
            <w:r>
              <w:rPr>
                <w:rFonts w:cs="CordiaUPC"/>
              </w:rPr>
              <w:t xml:space="preserve">billCycleValue </w:t>
            </w:r>
            <w:r>
              <w:rPr>
                <w:rFonts w:cs="Angsana New"/>
                <w:cs/>
              </w:rPr>
              <w:t xml:space="preserve">= </w:t>
            </w:r>
            <w:r>
              <w:rPr>
                <w:rFonts w:cs="CordiaUPC"/>
              </w:rPr>
              <w:t xml:space="preserve">Copy </w:t>
            </w:r>
            <w:r>
              <w:rPr>
                <w:rFonts w:hint="cs" w:cs="Angsana New"/>
                <w:cs/>
              </w:rPr>
              <w:t xml:space="preserve">ค่ามาจาก </w:t>
            </w:r>
            <w:r>
              <w:rPr>
                <w:rFonts w:cs="CordiaUPC"/>
              </w:rPr>
              <w:t>packageBillCycle</w:t>
            </w:r>
          </w:p>
          <w:p w:rsidR="00A27ABB" w:rsidP="00A27ABB" w:rsidRDefault="00A27ABB" w14:paraId="76766BF2" w14:textId="77777777">
            <w:pPr>
              <w:pStyle w:val="ListParagraph"/>
              <w:numPr>
                <w:ilvl w:val="1"/>
                <w:numId w:val="14"/>
              </w:numPr>
              <w:rPr>
                <w:rFonts w:cs="CordiaUPC"/>
              </w:rPr>
            </w:pPr>
            <w:r w:rsidRPr="00BB37B4">
              <w:rPr>
                <w:rFonts w:cs="CordiaUPC"/>
              </w:rPr>
              <w:t xml:space="preserve">billCycleUnit </w:t>
            </w:r>
            <w:r w:rsidRPr="00BB37B4">
              <w:rPr>
                <w:rFonts w:cs="Angsana New"/>
                <w:cs/>
              </w:rPr>
              <w:t xml:space="preserve">= </w:t>
            </w:r>
            <w:r w:rsidRPr="00BB37B4">
              <w:rPr>
                <w:rFonts w:cs="CordiaUPC"/>
              </w:rPr>
              <w:t xml:space="preserve">Copy </w:t>
            </w:r>
            <w:r w:rsidRPr="00BB37B4">
              <w:rPr>
                <w:rFonts w:cs="Angsana New"/>
                <w:cs/>
              </w:rPr>
              <w:t xml:space="preserve">ค่ามาจาก </w:t>
            </w:r>
            <w:r w:rsidRPr="00BB37B4">
              <w:rPr>
                <w:rFonts w:cs="CordiaUPC"/>
              </w:rPr>
              <w:t>packageBillCycleUnit</w:t>
            </w:r>
          </w:p>
          <w:p w:rsidR="00A27ABB" w:rsidP="00A27ABB" w:rsidRDefault="00A27ABB" w14:paraId="06B9A0D7" w14:textId="77777777">
            <w:pPr>
              <w:pStyle w:val="ListParagraph"/>
              <w:numPr>
                <w:ilvl w:val="0"/>
                <w:numId w:val="14"/>
              </w:num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ถ้า </w:t>
            </w:r>
            <w:r>
              <w:rPr>
                <w:rFonts w:cs="CordiaUPC"/>
              </w:rPr>
              <w:t xml:space="preserve">customerType </w:t>
            </w:r>
            <w:r>
              <w:rPr>
                <w:rFonts w:cs="Angsana New"/>
                <w:cs/>
              </w:rPr>
              <w:t>= “</w:t>
            </w:r>
            <w:r>
              <w:rPr>
                <w:rFonts w:cs="CordiaUPC"/>
              </w:rPr>
              <w:t>Pre</w:t>
            </w:r>
            <w:r>
              <w:rPr>
                <w:rFonts w:cs="Angsana New"/>
                <w:cs/>
              </w:rPr>
              <w:t>-</w:t>
            </w:r>
            <w:r>
              <w:rPr>
                <w:rFonts w:cs="CordiaUPC"/>
              </w:rPr>
              <w:t>paid</w:t>
            </w:r>
            <w:r>
              <w:rPr>
                <w:rFonts w:cs="Angsana New"/>
                <w:cs/>
              </w:rPr>
              <w:t>”</w:t>
            </w:r>
          </w:p>
          <w:p w:rsidR="00A27ABB" w:rsidP="00A27ABB" w:rsidRDefault="00A27ABB" w14:paraId="596C286E" w14:textId="1B351147">
            <w:pPr>
              <w:pStyle w:val="ListParagraph"/>
              <w:numPr>
                <w:ilvl w:val="1"/>
                <w:numId w:val="14"/>
              </w:numPr>
              <w:rPr>
                <w:rFonts w:cs="CordiaUPC"/>
              </w:rPr>
            </w:pPr>
            <w:r>
              <w:rPr>
                <w:rFonts w:cs="CordiaUPC"/>
              </w:rPr>
              <w:t xml:space="preserve">fnType </w:t>
            </w:r>
            <w:r>
              <w:rPr>
                <w:rFonts w:cs="Angsana New"/>
                <w:cs/>
              </w:rPr>
              <w:t>= “</w:t>
            </w:r>
            <w:r>
              <w:rPr>
                <w:rFonts w:cs="CordiaUPC"/>
              </w:rPr>
              <w:t>Special Rate</w:t>
            </w:r>
            <w:r>
              <w:rPr>
                <w:rFonts w:cs="Angsana New"/>
                <w:cs/>
              </w:rPr>
              <w:t>”</w:t>
            </w:r>
          </w:p>
          <w:p w:rsidRPr="00BB37B4" w:rsidR="00A27ABB" w:rsidP="00A27ABB" w:rsidRDefault="00A27ABB" w14:paraId="05CF6A19" w14:textId="3766310D">
            <w:pPr>
              <w:pStyle w:val="ListParagraph"/>
              <w:numPr>
                <w:ilvl w:val="1"/>
                <w:numId w:val="14"/>
              </w:numPr>
              <w:rPr>
                <w:rFonts w:cs="CordiaUPC"/>
              </w:rPr>
            </w:pPr>
            <w:r>
              <w:t xml:space="preserve">fnRateIncVat </w:t>
            </w:r>
            <w:r>
              <w:rPr>
                <w:rFonts w:cs="Angsana New"/>
                <w:cs/>
              </w:rPr>
              <w:t xml:space="preserve">= </w:t>
            </w:r>
            <w:r>
              <w:t>0</w:t>
            </w:r>
            <w:r>
              <w:rPr>
                <w:rFonts w:cs="Angsana New"/>
                <w:cs/>
              </w:rPr>
              <w:t>.</w:t>
            </w:r>
            <w:r>
              <w:t>02</w:t>
            </w:r>
          </w:p>
        </w:tc>
      </w:tr>
      <w:tr w:rsidRPr="008979A8" w:rsidR="00A27ABB" w:rsidTr="00983793" w14:paraId="50B962FF" w14:textId="77777777">
        <w:tc>
          <w:tcPr>
            <w:tcW w:w="5000" w:type="pct"/>
            <w:gridSpan w:val="4"/>
            <w:shd w:val="clear" w:color="auto" w:fill="C2D69B" w:themeFill="accent3" w:themeFillTint="99"/>
          </w:tcPr>
          <w:p w:rsidR="00A27ABB" w:rsidP="00A27ABB" w:rsidRDefault="00A27ABB" w14:paraId="27D926FC" w14:textId="77777777">
            <w:pPr>
              <w:pStyle w:val="HeaderTable"/>
            </w:pPr>
            <w:r>
              <w:t>End Table Section</w:t>
            </w:r>
          </w:p>
        </w:tc>
      </w:tr>
      <w:tr w:rsidRPr="008979A8" w:rsidR="00A27ABB" w:rsidTr="00983793" w14:paraId="6C79DCF5" w14:textId="77777777">
        <w:tc>
          <w:tcPr>
            <w:tcW w:w="5000" w:type="pct"/>
            <w:gridSpan w:val="4"/>
            <w:shd w:val="clear" w:color="auto" w:fill="C2D69B" w:themeFill="accent3" w:themeFillTint="99"/>
          </w:tcPr>
          <w:p w:rsidRPr="008979A8" w:rsidR="00A27ABB" w:rsidP="00A27ABB" w:rsidRDefault="00A27ABB" w14:paraId="7317A09F" w14:textId="77777777">
            <w:pPr>
              <w:pStyle w:val="HeaderTable"/>
            </w:pPr>
            <w:r>
              <w:t>Detail Section</w:t>
            </w:r>
          </w:p>
        </w:tc>
      </w:tr>
      <w:tr w:rsidRPr="008979A8" w:rsidR="00A27ABB" w:rsidTr="00983793" w14:paraId="0886B949" w14:textId="77777777">
        <w:tc>
          <w:tcPr>
            <w:tcW w:w="1026" w:type="pct"/>
            <w:gridSpan w:val="2"/>
          </w:tcPr>
          <w:p w:rsidR="00A27ABB" w:rsidP="00A27ABB" w:rsidRDefault="00A27ABB" w14:paraId="254AD826" w14:textId="686F3491">
            <w:pPr>
              <w:rPr>
                <w:rFonts w:cs="CordiaUPC"/>
              </w:rPr>
            </w:pPr>
            <w:r>
              <w:rPr>
                <w:rFonts w:cs="CordiaUPC"/>
              </w:rPr>
              <w:t>usageLocalize</w:t>
            </w:r>
            <w:r w:rsidR="000D224E">
              <w:rPr>
                <w:rFonts w:cs="CordiaUPC"/>
              </w:rPr>
              <w:t>d</w:t>
            </w:r>
            <w:r>
              <w:rPr>
                <w:rFonts w:cs="CordiaUPC"/>
              </w:rPr>
              <w:t>Flag</w:t>
            </w:r>
          </w:p>
        </w:tc>
        <w:tc>
          <w:tcPr>
            <w:tcW w:w="900" w:type="pct"/>
          </w:tcPr>
          <w:p w:rsidR="00A27ABB" w:rsidP="00A27ABB" w:rsidRDefault="00A27ABB" w14:paraId="4352FD93" w14:textId="5A4B9192">
            <w:pPr>
              <w:rPr>
                <w:rFonts w:cs="CordiaUPC"/>
              </w:rPr>
            </w:pPr>
            <w:r>
              <w:t>Radio Button</w:t>
            </w:r>
          </w:p>
        </w:tc>
        <w:tc>
          <w:tcPr>
            <w:tcW w:w="3074" w:type="pct"/>
          </w:tcPr>
          <w:p w:rsidR="00A27ABB" w:rsidP="00A27ABB" w:rsidRDefault="00A27ABB" w14:paraId="201C61E3" w14:textId="0D407C1D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CordiaUPC"/>
              </w:rPr>
              <w:t>Usage Localize</w:t>
            </w:r>
            <w:r w:rsidR="000D224E">
              <w:rPr>
                <w:rFonts w:cs="CordiaUPC"/>
              </w:rPr>
              <w:t>d</w:t>
            </w:r>
          </w:p>
          <w:p w:rsidR="00A27ABB" w:rsidP="00A27ABB" w:rsidRDefault="00A27ABB" w14:paraId="7BE3FEC1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Visible </w:t>
            </w:r>
            <w:r>
              <w:rPr>
                <w:rFonts w:hint="cs" w:cs="CordiaUPC"/>
                <w:cs/>
              </w:rPr>
              <w:t xml:space="preserve">เมื่อ </w:t>
            </w:r>
            <w:r>
              <w:rPr>
                <w:rFonts w:cs="CordiaUPC"/>
              </w:rPr>
              <w:t xml:space="preserve">customer type </w:t>
            </w:r>
            <w:r>
              <w:rPr>
                <w:rFonts w:cs="CordiaUPC"/>
                <w:cs/>
              </w:rPr>
              <w:t>= “</w:t>
            </w:r>
            <w:r>
              <w:rPr>
                <w:rFonts w:cs="CordiaUPC"/>
              </w:rPr>
              <w:t>Pre</w:t>
            </w:r>
            <w:r>
              <w:rPr>
                <w:rFonts w:cs="CordiaUPC"/>
                <w:cs/>
              </w:rPr>
              <w:t>-</w:t>
            </w:r>
            <w:r>
              <w:rPr>
                <w:rFonts w:cs="CordiaUPC"/>
              </w:rPr>
              <w:t>paid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 w:cs="CordiaUPC"/>
                <w:cs/>
              </w:rPr>
              <w:t xml:space="preserve">และ </w:t>
            </w:r>
            <w:r>
              <w:rPr>
                <w:rFonts w:cs="CordiaUPC"/>
              </w:rPr>
              <w:t xml:space="preserve">product class </w:t>
            </w:r>
            <w:r>
              <w:rPr>
                <w:rFonts w:cs="CordiaUPC"/>
                <w:cs/>
              </w:rPr>
              <w:t>= “</w:t>
            </w:r>
            <w:r>
              <w:rPr>
                <w:rFonts w:cs="CordiaUPC"/>
              </w:rPr>
              <w:t>On</w:t>
            </w:r>
            <w:r>
              <w:rPr>
                <w:rFonts w:cs="CordiaUPC"/>
                <w:cs/>
              </w:rPr>
              <w:t>-</w:t>
            </w:r>
            <w:r>
              <w:rPr>
                <w:rFonts w:cs="CordiaUPC"/>
              </w:rPr>
              <w:t xml:space="preserve">Top </w:t>
            </w:r>
            <w:r>
              <w:rPr>
                <w:rFonts w:hint="cs" w:cs="CordiaUPC"/>
                <w:cs/>
              </w:rPr>
              <w:t xml:space="preserve">หรือ </w:t>
            </w:r>
            <w:r>
              <w:rPr>
                <w:rFonts w:cs="CordiaUPC"/>
              </w:rPr>
              <w:t>On</w:t>
            </w:r>
            <w:r>
              <w:rPr>
                <w:rFonts w:cs="CordiaUPC"/>
                <w:cs/>
              </w:rPr>
              <w:t>-</w:t>
            </w:r>
            <w:r>
              <w:rPr>
                <w:rFonts w:cs="CordiaUPC"/>
              </w:rPr>
              <w:t>Top Extra</w:t>
            </w:r>
            <w:r>
              <w:rPr>
                <w:rFonts w:cs="CordiaUPC"/>
                <w:cs/>
              </w:rPr>
              <w:t>”</w:t>
            </w:r>
          </w:p>
          <w:p w:rsidRPr="008979A8" w:rsidR="00A27ABB" w:rsidP="00A27ABB" w:rsidRDefault="00A27ABB" w14:paraId="61D6CD16" w14:textId="7DE62B6A">
            <w:pPr>
              <w:rPr>
                <w:rFonts w:cs="CordiaUPC"/>
              </w:rPr>
            </w:pPr>
            <w:r w:rsidRPr="004C3917">
              <w:t xml:space="preserve">List of Value </w:t>
            </w:r>
            <w:r w:rsidRPr="004C3917">
              <w:rPr>
                <w:rFonts w:cs="Angsana New"/>
                <w:cs/>
              </w:rPr>
              <w:t xml:space="preserve">: </w:t>
            </w:r>
            <w:r w:rsidRPr="00B916D9">
              <w:rPr>
                <w:rFonts w:cs="Angsana New"/>
                <w:cs/>
              </w:rPr>
              <w:t>ดึงข้อมูลจาก</w:t>
            </w:r>
            <w:r w:rsidRPr="00B916D9">
              <w:rPr>
                <w:rFonts w:cs="CordiaUPC"/>
              </w:rPr>
              <w:t xml:space="preserve">DB </w:t>
            </w:r>
            <w:r w:rsidRPr="00B916D9">
              <w:rPr>
                <w:rFonts w:cs="Angsana New"/>
                <w:cs/>
              </w:rPr>
              <w:t xml:space="preserve">ที่ </w:t>
            </w:r>
            <w:r w:rsidRPr="00B916D9">
              <w:rPr>
                <w:rFonts w:cs="CordiaUPC"/>
              </w:rPr>
              <w:t xml:space="preserve">Table FLW_CFG_LOV </w:t>
            </w:r>
            <w:r w:rsidRPr="00B916D9">
              <w:rPr>
                <w:rFonts w:cs="Angsana New"/>
                <w:cs/>
              </w:rPr>
              <w:t xml:space="preserve">โดย </w:t>
            </w:r>
            <w:r w:rsidRPr="00B916D9">
              <w:rPr>
                <w:rFonts w:cs="CordiaUPC"/>
              </w:rPr>
              <w:t xml:space="preserve">group_type </w:t>
            </w:r>
            <w:r w:rsidRPr="00B916D9">
              <w:rPr>
                <w:rFonts w:cs="Angsana New"/>
                <w:cs/>
              </w:rPr>
              <w:t>= ‘</w:t>
            </w:r>
            <w:r>
              <w:rPr>
                <w:rFonts w:cs="CordiaUPC"/>
              </w:rPr>
              <w:t>Usage Localize</w:t>
            </w:r>
            <w:r w:rsidR="000D224E">
              <w:rPr>
                <w:rFonts w:cs="CordiaUPC"/>
              </w:rPr>
              <w:t>d</w:t>
            </w:r>
            <w:r>
              <w:rPr>
                <w:rFonts w:cs="Angsana New"/>
                <w:cs/>
              </w:rPr>
              <w:t>’</w:t>
            </w:r>
          </w:p>
        </w:tc>
      </w:tr>
      <w:tr w:rsidRPr="008979A8" w:rsidR="00A27ABB" w:rsidTr="00983793" w14:paraId="5A08D330" w14:textId="77777777">
        <w:tc>
          <w:tcPr>
            <w:tcW w:w="1026" w:type="pct"/>
            <w:gridSpan w:val="2"/>
          </w:tcPr>
          <w:p w:rsidR="00A27ABB" w:rsidP="00A27ABB" w:rsidRDefault="00A27ABB" w14:paraId="1A1EA41C" w14:textId="0B05E27E">
            <w:pPr>
              <w:rPr>
                <w:rFonts w:cs="CordiaUPC"/>
              </w:rPr>
            </w:pPr>
            <w:r>
              <w:rPr>
                <w:rFonts w:cs="CordiaUPC"/>
              </w:rPr>
              <w:t>maxFNNumber</w:t>
            </w:r>
          </w:p>
        </w:tc>
        <w:tc>
          <w:tcPr>
            <w:tcW w:w="900" w:type="pct"/>
          </w:tcPr>
          <w:p w:rsidR="00A27ABB" w:rsidP="00A27ABB" w:rsidRDefault="00A27ABB" w14:paraId="248A7873" w14:textId="572027DA">
            <w:pPr>
              <w:rPr>
                <w:rFonts w:cs="CordiaUPC"/>
              </w:rPr>
            </w:pPr>
            <w:r>
              <w:rPr>
                <w:rFonts w:cs="CordiaUPC"/>
              </w:rPr>
              <w:t>Text Box</w:t>
            </w:r>
          </w:p>
        </w:tc>
        <w:tc>
          <w:tcPr>
            <w:tcW w:w="3074" w:type="pct"/>
          </w:tcPr>
          <w:p w:rsidR="00A27ABB" w:rsidP="00A27ABB" w:rsidRDefault="00A27ABB" w14:paraId="6F3BA90B" w14:textId="7F9F9460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 xml:space="preserve">Label </w:t>
            </w:r>
            <w:r w:rsidRPr="008979A8">
              <w:rPr>
                <w:rFonts w:cs="Angsana New"/>
                <w:cs/>
              </w:rPr>
              <w:t xml:space="preserve">:  </w:t>
            </w:r>
            <w:r w:rsidRPr="008979A8">
              <w:rPr>
                <w:rFonts w:cs="Angsana New"/>
                <w:color w:val="FF0000"/>
                <w:cs/>
              </w:rPr>
              <w:t>*</w:t>
            </w:r>
            <w:r>
              <w:rPr>
                <w:rFonts w:cs="CordiaUPC"/>
                <w:color w:val="FF0000"/>
              </w:rPr>
              <w:t xml:space="preserve">Max FN </w:t>
            </w:r>
            <w:r>
              <w:rPr>
                <w:rFonts w:cs="Angsana New"/>
                <w:color w:val="FF0000"/>
                <w:cs/>
              </w:rPr>
              <w:t xml:space="preserve">: </w:t>
            </w:r>
            <w:r w:rsidRPr="002E75A4">
              <w:rPr>
                <w:rFonts w:cs="Angsana New"/>
                <w:cs/>
              </w:rPr>
              <w:t xml:space="preserve">…… </w:t>
            </w:r>
            <w:r w:rsidRPr="002E75A4">
              <w:rPr>
                <w:rFonts w:cs="CordiaUPC"/>
              </w:rPr>
              <w:t>numbers</w:t>
            </w:r>
          </w:p>
          <w:p w:rsidR="00A27ABB" w:rsidP="00A27ABB" w:rsidRDefault="00A27ABB" w14:paraId="717663D0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Max Length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CordiaUPC"/>
              </w:rPr>
              <w:t xml:space="preserve">1 </w:t>
            </w:r>
            <w:r>
              <w:rPr>
                <w:rFonts w:hint="cs" w:cs="Angsana New"/>
                <w:cs/>
              </w:rPr>
              <w:t>ตัวอักษร</w:t>
            </w:r>
          </w:p>
          <w:p w:rsidR="00A27ABB" w:rsidP="00A27ABB" w:rsidRDefault="00A27ABB" w14:paraId="12F848AD" w14:textId="26422E02">
            <w:pPr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 w:cs="Angsana New"/>
                <w:cs/>
              </w:rPr>
              <w:t>ใส่ได้เฉพาะตัวเลขเท่านั้น</w:t>
            </w:r>
          </w:p>
        </w:tc>
      </w:tr>
      <w:tr w:rsidRPr="008979A8" w:rsidR="00A27ABB" w:rsidTr="00983793" w14:paraId="67133BF6" w14:textId="77777777">
        <w:tc>
          <w:tcPr>
            <w:tcW w:w="1026" w:type="pct"/>
            <w:gridSpan w:val="2"/>
          </w:tcPr>
          <w:p w:rsidR="00A27ABB" w:rsidP="00A27ABB" w:rsidRDefault="00A27ABB" w14:paraId="1F9AB713" w14:textId="1DD650E3">
            <w:pPr>
              <w:rPr>
                <w:rFonts w:cs="CordiaUPC"/>
              </w:rPr>
            </w:pPr>
            <w:r>
              <w:rPr>
                <w:rFonts w:cs="CordiaUPC"/>
              </w:rPr>
              <w:t>fnNetwork</w:t>
            </w:r>
          </w:p>
        </w:tc>
        <w:tc>
          <w:tcPr>
            <w:tcW w:w="900" w:type="pct"/>
          </w:tcPr>
          <w:p w:rsidRPr="008979A8" w:rsidR="00A27ABB" w:rsidP="00A27ABB" w:rsidRDefault="00A27ABB" w14:paraId="0D6E1731" w14:textId="654652F7">
            <w:pPr>
              <w:rPr>
                <w:rFonts w:cs="CordiaUPC"/>
              </w:rPr>
            </w:pPr>
            <w:r>
              <w:rPr>
                <w:rFonts w:cs="CordiaUPC"/>
              </w:rPr>
              <w:t>Drop down list</w:t>
            </w:r>
          </w:p>
        </w:tc>
        <w:tc>
          <w:tcPr>
            <w:tcW w:w="3074" w:type="pct"/>
          </w:tcPr>
          <w:p w:rsidR="00A27ABB" w:rsidP="00A27ABB" w:rsidRDefault="00A27ABB" w14:paraId="55E9AD30" w14:textId="22E0FF2F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602FF8">
              <w:rPr>
                <w:rFonts w:cs="Angsana New"/>
                <w:color w:val="FF0000"/>
                <w:cs/>
              </w:rPr>
              <w:t>*</w:t>
            </w:r>
            <w:r>
              <w:rPr>
                <w:rFonts w:cs="CordiaUPC"/>
                <w:color w:val="FF0000"/>
              </w:rPr>
              <w:t xml:space="preserve">FN </w:t>
            </w:r>
            <w:r w:rsidRPr="00602FF8">
              <w:rPr>
                <w:rFonts w:cs="CordiaUPC"/>
                <w:color w:val="FF0000"/>
              </w:rPr>
              <w:t>Network</w:t>
            </w:r>
          </w:p>
          <w:p w:rsidRPr="008979A8" w:rsidR="00A27ABB" w:rsidP="00A27ABB" w:rsidRDefault="00A27ABB" w14:paraId="537C6A9F" w14:textId="00A5F404">
            <w:pPr>
              <w:rPr>
                <w:rFonts w:cs="CordiaUPC"/>
              </w:rPr>
            </w:pPr>
            <w:r w:rsidRPr="00602FF8">
              <w:rPr>
                <w:rFonts w:cs="CordiaUPC"/>
              </w:rPr>
              <w:t xml:space="preserve">List of Value </w:t>
            </w:r>
            <w:r w:rsidRPr="00602FF8"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‘</w:t>
            </w:r>
            <w:r w:rsidRPr="00A26B07">
              <w:rPr>
                <w:rFonts w:cs="CordiaUPC"/>
              </w:rPr>
              <w:t>Voice Network</w:t>
            </w:r>
            <w:r>
              <w:rPr>
                <w:rFonts w:cs="Angsana New"/>
                <w:cs/>
              </w:rPr>
              <w:t>’</w:t>
            </w:r>
          </w:p>
        </w:tc>
      </w:tr>
      <w:tr w:rsidRPr="008979A8" w:rsidR="00A27ABB" w:rsidTr="00983793" w14:paraId="7FA93E22" w14:textId="77777777">
        <w:tc>
          <w:tcPr>
            <w:tcW w:w="1026" w:type="pct"/>
            <w:gridSpan w:val="2"/>
          </w:tcPr>
          <w:p w:rsidRPr="008979A8" w:rsidR="00A27ABB" w:rsidP="00A27ABB" w:rsidRDefault="00A27ABB" w14:paraId="67F04347" w14:textId="33549CD5">
            <w:pPr>
              <w:rPr>
                <w:rFonts w:cs="CordiaUPC"/>
              </w:rPr>
            </w:pPr>
            <w:r>
              <w:rPr>
                <w:rFonts w:cs="CordiaUPC"/>
              </w:rPr>
              <w:t>fnType</w:t>
            </w:r>
          </w:p>
        </w:tc>
        <w:tc>
          <w:tcPr>
            <w:tcW w:w="900" w:type="pct"/>
          </w:tcPr>
          <w:p w:rsidRPr="008979A8" w:rsidR="00A27ABB" w:rsidP="00A27ABB" w:rsidRDefault="00A27ABB" w14:paraId="0751DEC0" w14:textId="3C7234CB">
            <w:pPr>
              <w:rPr>
                <w:rFonts w:cs="CordiaUPC"/>
              </w:rPr>
            </w:pPr>
            <w:r>
              <w:rPr>
                <w:rFonts w:cs="CordiaUPC"/>
              </w:rPr>
              <w:t>Drop down list</w:t>
            </w:r>
          </w:p>
        </w:tc>
        <w:tc>
          <w:tcPr>
            <w:tcW w:w="3074" w:type="pct"/>
          </w:tcPr>
          <w:p w:rsidR="00A27ABB" w:rsidP="00A27ABB" w:rsidRDefault="00A27ABB" w14:paraId="04602F0F" w14:textId="410B4ACB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602FF8">
              <w:rPr>
                <w:rFonts w:cs="Angsana New"/>
                <w:color w:val="FF0000"/>
                <w:cs/>
              </w:rPr>
              <w:t>*</w:t>
            </w:r>
            <w:r>
              <w:rPr>
                <w:rFonts w:cs="CordiaUPC"/>
                <w:color w:val="FF0000"/>
              </w:rPr>
              <w:t>FN Type</w:t>
            </w:r>
          </w:p>
          <w:p w:rsidR="00A27ABB" w:rsidP="00A27ABB" w:rsidRDefault="00A27ABB" w14:paraId="56FE7BB9" w14:textId="77777777">
            <w:pPr>
              <w:rPr>
                <w:rFonts w:cs="CordiaUPC"/>
              </w:rPr>
            </w:pPr>
            <w:r w:rsidRPr="00602FF8">
              <w:rPr>
                <w:rFonts w:cs="CordiaUPC"/>
              </w:rPr>
              <w:t xml:space="preserve">List of Value </w:t>
            </w:r>
            <w:r w:rsidRPr="00602FF8"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‘</w:t>
            </w:r>
            <w:r w:rsidRPr="00A26B07">
              <w:rPr>
                <w:rFonts w:cs="CordiaUPC"/>
              </w:rPr>
              <w:t xml:space="preserve">Voice </w:t>
            </w:r>
            <w:r>
              <w:rPr>
                <w:rFonts w:cs="CordiaUPC"/>
              </w:rPr>
              <w:t>FN Type</w:t>
            </w:r>
            <w:r>
              <w:rPr>
                <w:rFonts w:cs="Angsana New"/>
                <w:cs/>
              </w:rPr>
              <w:t>’</w:t>
            </w:r>
          </w:p>
          <w:p w:rsidR="00A27ABB" w:rsidP="00A27ABB" w:rsidRDefault="00A27ABB" w14:paraId="0CFB55D8" w14:textId="3C3D446A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ถ้า </w:t>
            </w:r>
            <w:r>
              <w:rPr>
                <w:rFonts w:cs="CordiaUPC"/>
              </w:rPr>
              <w:t xml:space="preserve">user </w:t>
            </w:r>
            <w:r>
              <w:rPr>
                <w:rFonts w:hint="cs" w:cs="Angsana New"/>
                <w:cs/>
              </w:rPr>
              <w:t xml:space="preserve">เลือก </w:t>
            </w:r>
            <w:r>
              <w:rPr>
                <w:rFonts w:cs="CordiaUPC"/>
              </w:rPr>
              <w:t xml:space="preserve">fnType </w:t>
            </w:r>
            <w:r>
              <w:rPr>
                <w:rFonts w:hint="cs" w:cs="Angsana New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Free Call</w:t>
            </w:r>
            <w:r>
              <w:rPr>
                <w:rFonts w:cs="Angsana New"/>
                <w:cs/>
              </w:rPr>
              <w:t>”</w:t>
            </w:r>
          </w:p>
          <w:p w:rsidR="00A27ABB" w:rsidP="00A27ABB" w:rsidRDefault="00A27ABB" w14:paraId="3774C1C0" w14:textId="77777777">
            <w:pPr>
              <w:pStyle w:val="ListParagraph"/>
              <w:numPr>
                <w:ilvl w:val="0"/>
                <w:numId w:val="14"/>
              </w:num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 </w:t>
            </w:r>
            <w:r>
              <w:rPr>
                <w:rFonts w:cs="CordiaUPC"/>
              </w:rPr>
              <w:t xml:space="preserve">Visible </w:t>
            </w:r>
            <w:r>
              <w:rPr>
                <w:rFonts w:hint="cs" w:cs="Angsana New"/>
                <w:cs/>
              </w:rPr>
              <w:t xml:space="preserve">บรรทัด </w:t>
            </w:r>
            <w:r>
              <w:rPr>
                <w:rFonts w:cs="CordiaUPC"/>
              </w:rPr>
              <w:t>FN</w:t>
            </w:r>
            <w:r>
              <w:rPr>
                <w:szCs w:val="36"/>
              </w:rPr>
              <w:t xml:space="preserve"> Free Call</w:t>
            </w:r>
          </w:p>
          <w:p w:rsidR="00A27ABB" w:rsidP="00A27ABB" w:rsidRDefault="00A27ABB" w14:paraId="34B06DC7" w14:textId="77777777">
            <w:pPr>
              <w:pStyle w:val="ListParagraph"/>
              <w:numPr>
                <w:ilvl w:val="0"/>
                <w:numId w:val="14"/>
              </w:num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 </w:t>
            </w:r>
            <w:r>
              <w:rPr>
                <w:rFonts w:cs="CordiaUPC"/>
              </w:rPr>
              <w:t xml:space="preserve">Invisible </w:t>
            </w:r>
            <w:r>
              <w:rPr>
                <w:rFonts w:hint="cs" w:cs="Angsana New"/>
                <w:cs/>
              </w:rPr>
              <w:t xml:space="preserve">บรรทัด </w:t>
            </w:r>
            <w:r w:rsidRPr="00CE6762">
              <w:rPr>
                <w:rFonts w:cs="CordiaUPC"/>
              </w:rPr>
              <w:t>FN Rate Excluding VAT</w:t>
            </w:r>
            <w:r>
              <w:rPr>
                <w:rFonts w:hint="cs" w:cs="Angsana New"/>
                <w:cs/>
              </w:rPr>
              <w:t xml:space="preserve"> และ </w:t>
            </w:r>
            <w:r w:rsidRPr="00CE6762">
              <w:rPr>
                <w:rFonts w:cs="CordiaUPC"/>
              </w:rPr>
              <w:t xml:space="preserve">FN Rate </w:t>
            </w:r>
            <w:r>
              <w:rPr>
                <w:rFonts w:cs="CordiaUPC"/>
              </w:rPr>
              <w:t>In</w:t>
            </w:r>
            <w:r w:rsidRPr="00CE6762">
              <w:rPr>
                <w:rFonts w:cs="CordiaUPC"/>
              </w:rPr>
              <w:t>cluding VAT</w:t>
            </w:r>
            <w:r>
              <w:rPr>
                <w:rFonts w:cs="Angsana New"/>
                <w:cs/>
              </w:rPr>
              <w:t xml:space="preserve"> </w:t>
            </w:r>
            <w:r w:rsidRPr="00CE6762">
              <w:rPr>
                <w:rFonts w:hint="cs" w:cs="Angsana New"/>
                <w:cs/>
              </w:rPr>
              <w:t xml:space="preserve">พร้อมทั้ง </w:t>
            </w:r>
            <w:r w:rsidRPr="00CE6762">
              <w:rPr>
                <w:rFonts w:cs="CordiaUPC"/>
              </w:rPr>
              <w:t xml:space="preserve">Clear </w:t>
            </w:r>
            <w:r w:rsidRPr="00CE6762">
              <w:rPr>
                <w:rFonts w:hint="cs" w:cs="Angsana New"/>
                <w:cs/>
              </w:rPr>
              <w:t>ค่า</w:t>
            </w:r>
          </w:p>
          <w:p w:rsidRPr="00CE6762" w:rsidR="00A27ABB" w:rsidP="00A27ABB" w:rsidRDefault="00A27ABB" w14:paraId="534FD50E" w14:textId="7874D230">
            <w:pPr>
              <w:rPr>
                <w:rFonts w:cs="CordiaUPC"/>
              </w:rPr>
            </w:pPr>
            <w:r w:rsidRPr="00CE6762">
              <w:rPr>
                <w:rFonts w:hint="cs" w:cs="Angsana New"/>
                <w:cs/>
              </w:rPr>
              <w:t xml:space="preserve">ถ้า </w:t>
            </w:r>
            <w:r w:rsidRPr="00CE6762">
              <w:rPr>
                <w:rFonts w:cs="CordiaUPC"/>
              </w:rPr>
              <w:t xml:space="preserve">user </w:t>
            </w:r>
            <w:r w:rsidRPr="00CE6762">
              <w:rPr>
                <w:rFonts w:hint="cs" w:cs="Angsana New"/>
                <w:cs/>
              </w:rPr>
              <w:t xml:space="preserve">เลือก </w:t>
            </w:r>
            <w:r w:rsidRPr="00CE6762">
              <w:rPr>
                <w:rFonts w:cs="CordiaUPC"/>
              </w:rPr>
              <w:t xml:space="preserve">fnType </w:t>
            </w:r>
            <w:r w:rsidRPr="00CE6762">
              <w:rPr>
                <w:rFonts w:hint="cs" w:cs="Angsana New"/>
                <w:cs/>
              </w:rPr>
              <w:t xml:space="preserve">มีค่าเป็น </w:t>
            </w:r>
            <w:r w:rsidRPr="00CE6762">
              <w:rPr>
                <w:rFonts w:cs="Angsana New"/>
                <w:cs/>
              </w:rPr>
              <w:t>“</w:t>
            </w:r>
            <w:r w:rsidRPr="00CE6762">
              <w:rPr>
                <w:rFonts w:cs="CordiaUPC"/>
              </w:rPr>
              <w:t>Special Rate</w:t>
            </w:r>
            <w:r w:rsidRPr="00CE6762">
              <w:rPr>
                <w:rFonts w:cs="Angsana New"/>
                <w:cs/>
              </w:rPr>
              <w:t>”</w:t>
            </w:r>
          </w:p>
          <w:p w:rsidR="00A27ABB" w:rsidP="00A27ABB" w:rsidRDefault="00A27ABB" w14:paraId="471EA4E8" w14:textId="77777777">
            <w:pPr>
              <w:pStyle w:val="ListParagraph"/>
              <w:numPr>
                <w:ilvl w:val="0"/>
                <w:numId w:val="14"/>
              </w:num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 </w:t>
            </w:r>
            <w:r>
              <w:rPr>
                <w:rFonts w:cs="CordiaUPC"/>
              </w:rPr>
              <w:t xml:space="preserve">Visible </w:t>
            </w:r>
            <w:r>
              <w:rPr>
                <w:rFonts w:hint="cs" w:cs="Angsana New"/>
                <w:cs/>
              </w:rPr>
              <w:t xml:space="preserve">บรรทัด </w:t>
            </w:r>
            <w:r w:rsidRPr="00CE6762">
              <w:rPr>
                <w:rFonts w:cs="CordiaUPC"/>
              </w:rPr>
              <w:t>FN Rate Excluding VAT</w:t>
            </w:r>
            <w:r>
              <w:rPr>
                <w:rFonts w:hint="cs" w:cs="Angsana New"/>
                <w:cs/>
              </w:rPr>
              <w:t xml:space="preserve"> และ </w:t>
            </w:r>
            <w:r w:rsidRPr="00CE6762">
              <w:rPr>
                <w:rFonts w:cs="CordiaUPC"/>
              </w:rPr>
              <w:t xml:space="preserve">FN Rate </w:t>
            </w:r>
            <w:r>
              <w:rPr>
                <w:rFonts w:cs="CordiaUPC"/>
              </w:rPr>
              <w:t>In</w:t>
            </w:r>
            <w:r w:rsidRPr="00CE6762">
              <w:rPr>
                <w:rFonts w:cs="CordiaUPC"/>
              </w:rPr>
              <w:t>cluding VAT</w:t>
            </w:r>
          </w:p>
          <w:p w:rsidRPr="00CE6762" w:rsidR="00A27ABB" w:rsidP="00A27ABB" w:rsidRDefault="00A27ABB" w14:paraId="750FF14E" w14:textId="2B6F8EDE">
            <w:pPr>
              <w:pStyle w:val="ListParagraph"/>
              <w:numPr>
                <w:ilvl w:val="0"/>
                <w:numId w:val="14"/>
              </w:num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 </w:t>
            </w:r>
            <w:r>
              <w:rPr>
                <w:rFonts w:cs="CordiaUPC"/>
              </w:rPr>
              <w:t xml:space="preserve">Invisible </w:t>
            </w:r>
            <w:r>
              <w:rPr>
                <w:rFonts w:hint="cs" w:cs="Angsana New"/>
                <w:cs/>
              </w:rPr>
              <w:t xml:space="preserve">บรรทัด </w:t>
            </w:r>
            <w:r>
              <w:rPr>
                <w:rFonts w:cs="CordiaUPC"/>
              </w:rPr>
              <w:t>FN</w:t>
            </w:r>
            <w:r>
              <w:rPr>
                <w:szCs w:val="36"/>
              </w:rPr>
              <w:t xml:space="preserve"> Free Call </w:t>
            </w:r>
            <w:r w:rsidRPr="00CE6762">
              <w:rPr>
                <w:rFonts w:hint="cs" w:cs="Angsana New"/>
                <w:cs/>
              </w:rPr>
              <w:t xml:space="preserve">พร้อมทั้ง </w:t>
            </w:r>
            <w:r w:rsidRPr="00CE6762">
              <w:rPr>
                <w:rFonts w:cs="CordiaUPC"/>
              </w:rPr>
              <w:t xml:space="preserve">Clear </w:t>
            </w:r>
            <w:r w:rsidRPr="00CE6762">
              <w:rPr>
                <w:rFonts w:hint="cs" w:cs="Angsana New"/>
                <w:cs/>
              </w:rPr>
              <w:t>ค่า</w:t>
            </w:r>
          </w:p>
        </w:tc>
      </w:tr>
      <w:tr w:rsidRPr="008979A8" w:rsidR="00A27ABB" w:rsidTr="00983793" w14:paraId="233BCD07" w14:textId="77777777">
        <w:tc>
          <w:tcPr>
            <w:tcW w:w="1026" w:type="pct"/>
            <w:gridSpan w:val="2"/>
          </w:tcPr>
          <w:p w:rsidRPr="008979A8" w:rsidR="00A27ABB" w:rsidP="00A27ABB" w:rsidRDefault="00A27ABB" w14:paraId="49DFAD31" w14:textId="32019B4C">
            <w:pPr>
              <w:rPr>
                <w:rFonts w:cs="CordiaUPC"/>
              </w:rPr>
            </w:pPr>
            <w:r>
              <w:t>fnRateExcVat</w:t>
            </w:r>
          </w:p>
        </w:tc>
        <w:tc>
          <w:tcPr>
            <w:tcW w:w="900" w:type="pct"/>
          </w:tcPr>
          <w:p w:rsidRPr="008979A8" w:rsidR="00A27ABB" w:rsidP="00A27ABB" w:rsidRDefault="00A27ABB" w14:paraId="25041F9F" w14:textId="58818385">
            <w:pPr>
              <w:rPr>
                <w:rFonts w:cs="CordiaUPC"/>
              </w:rPr>
            </w:pPr>
            <w:r>
              <w:rPr>
                <w:rFonts w:cs="CordiaUPC"/>
              </w:rPr>
              <w:t>Text Box</w:t>
            </w:r>
          </w:p>
        </w:tc>
        <w:tc>
          <w:tcPr>
            <w:tcW w:w="3074" w:type="pct"/>
          </w:tcPr>
          <w:p w:rsidR="00A27ABB" w:rsidP="00A27ABB" w:rsidRDefault="00A27ABB" w14:paraId="6A8298C3" w14:textId="662B707F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3A41A5">
              <w:rPr>
                <w:rFonts w:cs="Angsana New"/>
                <w:color w:val="FF0000"/>
                <w:cs/>
              </w:rPr>
              <w:t>*</w:t>
            </w:r>
            <w:r>
              <w:rPr>
                <w:rFonts w:cs="CordiaUPC"/>
                <w:color w:val="FF0000"/>
              </w:rPr>
              <w:t xml:space="preserve">FN </w:t>
            </w:r>
            <w:r w:rsidRPr="003A41A5">
              <w:rPr>
                <w:rFonts w:cs="CordiaUPC"/>
                <w:color w:val="FF0000"/>
              </w:rPr>
              <w:t>Rate Excluding VAT</w:t>
            </w:r>
            <w:r>
              <w:rPr>
                <w:rFonts w:cs="Angsana New"/>
                <w:color w:val="FF0000"/>
                <w:cs/>
              </w:rPr>
              <w:t xml:space="preserve"> : </w:t>
            </w:r>
            <w:r w:rsidRPr="003A41A5">
              <w:rPr>
                <w:rFonts w:cs="Angsana New"/>
                <w:cs/>
              </w:rPr>
              <w:t>…</w:t>
            </w:r>
            <w:r w:rsidRPr="003A41A5">
              <w:rPr>
                <w:rFonts w:cs="CordiaUPC"/>
              </w:rPr>
              <w:t>Value</w:t>
            </w:r>
            <w:r w:rsidRPr="003A41A5">
              <w:rPr>
                <w:rFonts w:cs="Angsana New"/>
                <w:cs/>
              </w:rPr>
              <w:t xml:space="preserve">… </w:t>
            </w:r>
            <w:r>
              <w:rPr>
                <w:rFonts w:cs="CordiaUPC"/>
              </w:rPr>
              <w:t>Baht per</w:t>
            </w:r>
            <w:r>
              <w:rPr>
                <w:rFonts w:cs="Angsana New"/>
                <w:cs/>
              </w:rPr>
              <w:t xml:space="preserve"> </w:t>
            </w:r>
            <w:r w:rsidRPr="003A41A5">
              <w:rPr>
                <w:rFonts w:cs="Angsana New"/>
                <w:cs/>
              </w:rPr>
              <w:t>…</w:t>
            </w:r>
            <w:r w:rsidRPr="003A41A5">
              <w:rPr>
                <w:rFonts w:cs="CordiaUPC"/>
              </w:rPr>
              <w:t>Unit</w:t>
            </w:r>
            <w:r w:rsidRPr="003A41A5">
              <w:rPr>
                <w:rFonts w:cs="Angsana New"/>
                <w:cs/>
              </w:rPr>
              <w:t>…</w:t>
            </w:r>
          </w:p>
          <w:p w:rsidR="00A27ABB" w:rsidP="00A27ABB" w:rsidRDefault="00A27ABB" w14:paraId="2F2B64AE" w14:textId="3D5B9584">
            <w:pPr>
              <w:spacing w:after="0"/>
            </w:pPr>
            <w:r>
              <w:rPr>
                <w:rFonts w:hint="cs"/>
                <w:cs/>
              </w:rPr>
              <w:t xml:space="preserve">เมื่อ </w:t>
            </w:r>
            <w:r>
              <w:t xml:space="preserve">User </w:t>
            </w:r>
            <w:r>
              <w:rPr>
                <w:rFonts w:hint="cs"/>
                <w:cs/>
              </w:rPr>
              <w:t xml:space="preserve">กรอกข้อมูลที่ </w:t>
            </w:r>
            <w:r>
              <w:t xml:space="preserve">Field </w:t>
            </w:r>
            <w:r>
              <w:rPr>
                <w:rFonts w:hint="cs"/>
                <w:cs/>
              </w:rPr>
              <w:t>นี้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และ </w:t>
            </w:r>
            <w:r>
              <w:t>fnRateIncVat</w:t>
            </w:r>
            <w:r>
              <w:rPr>
                <w:rFonts w:hint="cs"/>
                <w:cs/>
              </w:rPr>
              <w:t xml:space="preserve"> มีค่าเป็นค่าว่างให้ระบบทำการคำนวนค่า </w:t>
            </w:r>
            <w:r>
              <w:t>fnRateIncVat</w:t>
            </w:r>
            <w:r>
              <w:rPr>
                <w:rFonts w:hint="cs"/>
                <w:cs/>
              </w:rPr>
              <w:t xml:space="preserve"> ตามสูตรดังนี้</w:t>
            </w:r>
            <w:r>
              <w:t xml:space="preserve"> fnRateExcVat</w:t>
            </w:r>
            <w:r>
              <w:rPr>
                <w:rFonts w:cs="Angsana New"/>
                <w:cs/>
              </w:rPr>
              <w:t xml:space="preserve"> * </w:t>
            </w:r>
            <w:r>
              <w:t xml:space="preserve">VAT </w:t>
            </w:r>
            <w:r>
              <w:rPr>
                <w:rFonts w:hint="cs"/>
                <w:cs/>
              </w:rPr>
              <w:t xml:space="preserve">และจะต้องปัดทศนิยมให้เหลือแค่ </w:t>
            </w:r>
            <w:r>
              <w:t>3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>ตำแหน่งตามหลักคณิตศาสตร์</w:t>
            </w:r>
          </w:p>
          <w:p w:rsidRPr="008979A8" w:rsidR="00A27ABB" w:rsidP="00A27ABB" w:rsidRDefault="00A27ABB" w14:paraId="2A3DE30A" w14:textId="2EC23A02">
            <w:pPr>
              <w:rPr>
                <w:rFonts w:cs="CordiaUPC"/>
              </w:rPr>
            </w:pPr>
            <w:r>
              <w:rPr>
                <w:rFonts w:hint="cs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ใส่ได้เฉพาะตัวเลขและจุดทศนิยมเท่านั้น</w:t>
            </w:r>
          </w:p>
        </w:tc>
      </w:tr>
      <w:tr w:rsidRPr="008979A8" w:rsidR="00A27ABB" w:rsidTr="00983793" w14:paraId="67C37D82" w14:textId="77777777">
        <w:tc>
          <w:tcPr>
            <w:tcW w:w="1026" w:type="pct"/>
            <w:gridSpan w:val="2"/>
          </w:tcPr>
          <w:p w:rsidRPr="008979A8" w:rsidR="00A27ABB" w:rsidP="00A27ABB" w:rsidRDefault="00A27ABB" w14:paraId="48354994" w14:textId="419CD94E">
            <w:pPr>
              <w:rPr>
                <w:rFonts w:cs="CordiaUPC"/>
              </w:rPr>
            </w:pPr>
            <w:r>
              <w:t>fnRateUnit</w:t>
            </w:r>
          </w:p>
        </w:tc>
        <w:tc>
          <w:tcPr>
            <w:tcW w:w="900" w:type="pct"/>
          </w:tcPr>
          <w:p w:rsidRPr="008979A8" w:rsidR="00A27ABB" w:rsidP="00A27ABB" w:rsidRDefault="00A27ABB" w14:paraId="3F5489E8" w14:textId="03B8C609">
            <w:pPr>
              <w:rPr>
                <w:rFonts w:cs="CordiaUPC"/>
              </w:rPr>
            </w:pPr>
            <w:r>
              <w:rPr>
                <w:rFonts w:cs="CordiaUPC"/>
              </w:rPr>
              <w:t>Drop Down List</w:t>
            </w:r>
          </w:p>
        </w:tc>
        <w:tc>
          <w:tcPr>
            <w:tcW w:w="3074" w:type="pct"/>
          </w:tcPr>
          <w:p w:rsidR="00A27ABB" w:rsidP="00A27ABB" w:rsidRDefault="00A27ABB" w14:paraId="62920B4D" w14:textId="1A6CE62D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วางบรรทัดเดียวกันกับ </w:t>
            </w:r>
            <w:r>
              <w:t>fnRateExcVat</w:t>
            </w:r>
          </w:p>
          <w:p w:rsidR="00A27ABB" w:rsidP="00A27ABB" w:rsidRDefault="00A27ABB" w14:paraId="17C8867B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Default Value </w:t>
            </w:r>
            <w:r>
              <w:rPr>
                <w:rFonts w:cs="Angsana New"/>
                <w:cs/>
              </w:rPr>
              <w:t>: “</w:t>
            </w:r>
            <w:r>
              <w:rPr>
                <w:rFonts w:cs="CordiaUPC"/>
              </w:rPr>
              <w:t>Minute</w:t>
            </w:r>
            <w:r>
              <w:rPr>
                <w:rFonts w:cs="Angsana New"/>
                <w:cs/>
              </w:rPr>
              <w:t>”</w:t>
            </w:r>
          </w:p>
          <w:p w:rsidRPr="008979A8" w:rsidR="00A27ABB" w:rsidP="00A27ABB" w:rsidRDefault="00A27ABB" w14:paraId="293B6CA3" w14:textId="24F68E57">
            <w:pPr>
              <w:rPr>
                <w:rFonts w:cs="CordiaUPC"/>
              </w:rPr>
            </w:pPr>
            <w:r w:rsidRPr="004C3917">
              <w:t xml:space="preserve">List of Value </w:t>
            </w:r>
            <w:r w:rsidRPr="004C3917"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‘</w:t>
            </w:r>
            <w:r w:rsidRPr="00EB73A2">
              <w:rPr>
                <w:rFonts w:cs="CordiaUPC"/>
              </w:rPr>
              <w:t>Voice Rate Unit</w:t>
            </w:r>
            <w:r>
              <w:rPr>
                <w:rFonts w:cs="Angsana New"/>
                <w:cs/>
              </w:rPr>
              <w:t>’</w:t>
            </w:r>
            <w:r>
              <w:rPr>
                <w:rFonts w:cs="CordiaUPC"/>
              </w:rPr>
              <w:t xml:space="preserve"> and lov_type </w:t>
            </w:r>
            <w:r>
              <w:rPr>
                <w:rFonts w:cs="Angsana New"/>
                <w:cs/>
              </w:rPr>
              <w:t>= ‘</w:t>
            </w:r>
            <w:r>
              <w:rPr>
                <w:rFonts w:cs="CordiaUPC"/>
              </w:rPr>
              <w:t>Per Duration</w:t>
            </w:r>
            <w:r>
              <w:rPr>
                <w:rFonts w:cs="Angsana New"/>
                <w:cs/>
              </w:rPr>
              <w:t>’</w:t>
            </w:r>
          </w:p>
        </w:tc>
      </w:tr>
      <w:tr w:rsidRPr="008979A8" w:rsidR="00A27ABB" w:rsidTr="00983793" w14:paraId="4EEEADD2" w14:textId="77777777">
        <w:tc>
          <w:tcPr>
            <w:tcW w:w="1026" w:type="pct"/>
            <w:gridSpan w:val="2"/>
          </w:tcPr>
          <w:p w:rsidRPr="008979A8" w:rsidR="00A27ABB" w:rsidP="00A27ABB" w:rsidRDefault="00A27ABB" w14:paraId="51B2CB54" w14:textId="5722AEF6">
            <w:pPr>
              <w:rPr>
                <w:rFonts w:cs="CordiaUPC"/>
              </w:rPr>
            </w:pPr>
            <w:r>
              <w:t>fnRateIncVat</w:t>
            </w:r>
          </w:p>
        </w:tc>
        <w:tc>
          <w:tcPr>
            <w:tcW w:w="900" w:type="pct"/>
          </w:tcPr>
          <w:p w:rsidRPr="008979A8" w:rsidR="00A27ABB" w:rsidP="00A27ABB" w:rsidRDefault="00A27ABB" w14:paraId="532F2CF5" w14:textId="4E7792F8">
            <w:pPr>
              <w:rPr>
                <w:rFonts w:cs="CordiaUPC"/>
              </w:rPr>
            </w:pPr>
            <w:r>
              <w:rPr>
                <w:rFonts w:cs="CordiaUPC"/>
              </w:rPr>
              <w:t>Text Box</w:t>
            </w:r>
          </w:p>
        </w:tc>
        <w:tc>
          <w:tcPr>
            <w:tcW w:w="3074" w:type="pct"/>
          </w:tcPr>
          <w:p w:rsidR="00A27ABB" w:rsidP="00A27ABB" w:rsidRDefault="00A27ABB" w14:paraId="5C4E08D6" w14:textId="4C3A3106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3A41A5">
              <w:rPr>
                <w:rFonts w:cs="Angsana New"/>
                <w:color w:val="FF0000"/>
                <w:cs/>
              </w:rPr>
              <w:t>*</w:t>
            </w:r>
            <w:r>
              <w:rPr>
                <w:rFonts w:cs="CordiaUPC"/>
                <w:color w:val="FF0000"/>
              </w:rPr>
              <w:t xml:space="preserve">FN </w:t>
            </w:r>
            <w:r w:rsidRPr="003A41A5">
              <w:rPr>
                <w:rFonts w:cs="CordiaUPC"/>
                <w:color w:val="FF0000"/>
              </w:rPr>
              <w:t xml:space="preserve">Rate </w:t>
            </w:r>
            <w:r>
              <w:rPr>
                <w:rFonts w:cs="CordiaUPC"/>
                <w:color w:val="FF0000"/>
              </w:rPr>
              <w:t>In</w:t>
            </w:r>
            <w:r w:rsidRPr="003A41A5">
              <w:rPr>
                <w:rFonts w:cs="CordiaUPC"/>
                <w:color w:val="FF0000"/>
              </w:rPr>
              <w:t>cluding VAT</w:t>
            </w:r>
            <w:r>
              <w:rPr>
                <w:rFonts w:cs="Angsana New"/>
                <w:color w:val="FF0000"/>
                <w:cs/>
              </w:rPr>
              <w:t xml:space="preserve"> : </w:t>
            </w:r>
            <w:r w:rsidRPr="003A41A5">
              <w:rPr>
                <w:rFonts w:cs="Angsana New"/>
                <w:cs/>
              </w:rPr>
              <w:t>…</w:t>
            </w:r>
            <w:r w:rsidRPr="003A41A5">
              <w:rPr>
                <w:rFonts w:cs="CordiaUPC"/>
              </w:rPr>
              <w:t>Value</w:t>
            </w:r>
            <w:r w:rsidRPr="003A41A5">
              <w:rPr>
                <w:rFonts w:cs="Angsana New"/>
                <w:cs/>
              </w:rPr>
              <w:t>…</w:t>
            </w:r>
          </w:p>
          <w:p w:rsidR="00A27ABB" w:rsidP="00A27ABB" w:rsidRDefault="00A27ABB" w14:paraId="38B5E44A" w14:textId="486113F4">
            <w:pPr>
              <w:spacing w:after="0"/>
            </w:pPr>
            <w:r>
              <w:rPr>
                <w:rFonts w:hint="cs"/>
                <w:cs/>
              </w:rPr>
              <w:t xml:space="preserve">เมื่อ </w:t>
            </w:r>
            <w:r>
              <w:t xml:space="preserve">User </w:t>
            </w:r>
            <w:r>
              <w:rPr>
                <w:rFonts w:hint="cs"/>
                <w:cs/>
              </w:rPr>
              <w:t xml:space="preserve">กรอกข้อมูลที่ </w:t>
            </w:r>
            <w:r>
              <w:t xml:space="preserve">Field </w:t>
            </w:r>
            <w:r>
              <w:rPr>
                <w:rFonts w:hint="cs"/>
                <w:cs/>
              </w:rPr>
              <w:t>นี้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และ </w:t>
            </w:r>
            <w:r>
              <w:t>fnRateExcVat</w:t>
            </w:r>
            <w:r>
              <w:rPr>
                <w:rFonts w:hint="cs"/>
                <w:cs/>
              </w:rPr>
              <w:t xml:space="preserve"> มีค่าเป็นค่าว่างให้ระบบทำการคำนวนค่า </w:t>
            </w:r>
            <w:r>
              <w:t>fnRateExcVat</w:t>
            </w:r>
            <w:r>
              <w:rPr>
                <w:rFonts w:hint="cs"/>
                <w:cs/>
              </w:rPr>
              <w:t xml:space="preserve"> ตามสูตรดังนี้</w:t>
            </w:r>
            <w:r>
              <w:t xml:space="preserve"> fnRateIncVat</w:t>
            </w:r>
            <w:r>
              <w:rPr>
                <w:rFonts w:cs="Angsana New"/>
                <w:cs/>
              </w:rPr>
              <w:t xml:space="preserve"> / </w:t>
            </w:r>
            <w:r>
              <w:t xml:space="preserve">VAT </w:t>
            </w:r>
            <w:r>
              <w:rPr>
                <w:rFonts w:hint="cs"/>
                <w:cs/>
              </w:rPr>
              <w:t xml:space="preserve">และจะต้องปัดทศนิยมให้เหลือแค่ </w:t>
            </w:r>
            <w:r>
              <w:t>3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>ตำแหน่งตามหลักคณิตศาสตร์</w:t>
            </w:r>
          </w:p>
          <w:p w:rsidRPr="008979A8" w:rsidR="00A27ABB" w:rsidP="00A27ABB" w:rsidRDefault="00A27ABB" w14:paraId="53DC8BDE" w14:textId="3503CFF6">
            <w:pPr>
              <w:rPr>
                <w:rFonts w:cs="CordiaUPC"/>
              </w:rPr>
            </w:pPr>
            <w:r>
              <w:rPr>
                <w:rFonts w:hint="cs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ใส่ได้เฉพาะตัวเลขและจุดทศนิยมเท่านั้น</w:t>
            </w:r>
          </w:p>
        </w:tc>
      </w:tr>
      <w:tr w:rsidRPr="008979A8" w:rsidR="00A27ABB" w:rsidTr="00983793" w14:paraId="1E006CFD" w14:textId="77777777">
        <w:tc>
          <w:tcPr>
            <w:tcW w:w="1026" w:type="pct"/>
            <w:gridSpan w:val="2"/>
          </w:tcPr>
          <w:p w:rsidRPr="008979A8" w:rsidR="00A27ABB" w:rsidP="00A27ABB" w:rsidRDefault="00A27ABB" w14:paraId="098DF81E" w14:textId="019252D5">
            <w:pPr>
              <w:rPr>
                <w:rFonts w:cs="CordiaUPC"/>
              </w:rPr>
            </w:pPr>
            <w:r>
              <w:rPr>
                <w:szCs w:val="36"/>
              </w:rPr>
              <w:t>fnFreeCall</w:t>
            </w:r>
          </w:p>
        </w:tc>
        <w:tc>
          <w:tcPr>
            <w:tcW w:w="900" w:type="pct"/>
          </w:tcPr>
          <w:p w:rsidRPr="008979A8" w:rsidR="00A27ABB" w:rsidP="00A27ABB" w:rsidRDefault="00A27ABB" w14:paraId="26745218" w14:textId="0D22BA94">
            <w:pPr>
              <w:rPr>
                <w:rFonts w:cs="CordiaUPC"/>
              </w:rPr>
            </w:pPr>
            <w:r>
              <w:rPr>
                <w:rFonts w:cs="CordiaUPC"/>
              </w:rPr>
              <w:t>Text Box</w:t>
            </w:r>
          </w:p>
        </w:tc>
        <w:tc>
          <w:tcPr>
            <w:tcW w:w="3074" w:type="pct"/>
          </w:tcPr>
          <w:p w:rsidR="00A27ABB" w:rsidP="00A27ABB" w:rsidRDefault="00A27ABB" w14:paraId="1499D9F3" w14:textId="58A7B12E">
            <w:pPr>
              <w:rPr>
                <w:rFonts w:cs="CordiaUPC"/>
                <w:color w:val="FF0000"/>
                <w:cs/>
              </w:rPr>
            </w:pPr>
            <w:r>
              <w:rPr>
                <w:rFonts w:cs="CordiaUPC"/>
              </w:rPr>
              <w:t>Label</w:t>
            </w:r>
            <w:r>
              <w:rPr>
                <w:rFonts w:cs="Angsana New"/>
                <w:cs/>
              </w:rPr>
              <w:t xml:space="preserve"> : </w:t>
            </w:r>
            <w:r w:rsidRPr="009E4907">
              <w:rPr>
                <w:rFonts w:cs="Angsana New"/>
                <w:color w:val="FF0000"/>
                <w:cs/>
              </w:rPr>
              <w:t>*</w:t>
            </w:r>
            <w:r>
              <w:rPr>
                <w:rFonts w:cs="CordiaUPC"/>
                <w:color w:val="FF0000"/>
              </w:rPr>
              <w:t xml:space="preserve">FN </w:t>
            </w:r>
            <w:r w:rsidRPr="009E4907">
              <w:rPr>
                <w:rFonts w:cs="CordiaUPC"/>
                <w:color w:val="FF0000"/>
              </w:rPr>
              <w:t>Free Call</w:t>
            </w:r>
          </w:p>
          <w:p w:rsidRPr="008979A8" w:rsidR="00A27ABB" w:rsidP="00A27ABB" w:rsidRDefault="00A27ABB" w14:paraId="577E293A" w14:textId="5F1F7349">
            <w:pPr>
              <w:rPr>
                <w:rFonts w:cs="CordiaUPC"/>
              </w:rPr>
            </w:pPr>
            <w:r w:rsidRPr="006B2F86">
              <w:rPr>
                <w:rFonts w:hint="cs" w:cs="Angsana New"/>
                <w:cs/>
              </w:rPr>
              <w:t>หมายเหตุ ใส่ได้เฉพาะ</w:t>
            </w:r>
            <w:r>
              <w:rPr>
                <w:rFonts w:hint="cs" w:cs="Angsana New"/>
                <w:cs/>
              </w:rPr>
              <w:t>ตัวเลขและจุดทศนิยมเท่านั้น</w:t>
            </w:r>
          </w:p>
        </w:tc>
      </w:tr>
      <w:tr w:rsidRPr="008979A8" w:rsidR="00A27ABB" w:rsidTr="00983793" w14:paraId="12D59B9C" w14:textId="77777777">
        <w:tc>
          <w:tcPr>
            <w:tcW w:w="1026" w:type="pct"/>
            <w:gridSpan w:val="2"/>
          </w:tcPr>
          <w:p w:rsidRPr="008979A8" w:rsidR="00A27ABB" w:rsidP="00A27ABB" w:rsidRDefault="00A27ABB" w14:paraId="1161F45D" w14:textId="0373EFD0">
            <w:pPr>
              <w:rPr>
                <w:rFonts w:cs="CordiaUPC"/>
              </w:rPr>
            </w:pPr>
            <w:r>
              <w:rPr>
                <w:szCs w:val="36"/>
              </w:rPr>
              <w:t>fnFreeCallUnit</w:t>
            </w:r>
          </w:p>
        </w:tc>
        <w:tc>
          <w:tcPr>
            <w:tcW w:w="900" w:type="pct"/>
          </w:tcPr>
          <w:p w:rsidRPr="008979A8" w:rsidR="00A27ABB" w:rsidP="00A27ABB" w:rsidRDefault="00A27ABB" w14:paraId="75E84E14" w14:textId="5496AF1B">
            <w:pPr>
              <w:rPr>
                <w:rFonts w:cs="CordiaUPC"/>
              </w:rPr>
            </w:pPr>
            <w:r>
              <w:rPr>
                <w:rFonts w:cs="CordiaUPC"/>
              </w:rPr>
              <w:t>Drop Down List</w:t>
            </w:r>
          </w:p>
        </w:tc>
        <w:tc>
          <w:tcPr>
            <w:tcW w:w="3074" w:type="pct"/>
          </w:tcPr>
          <w:p w:rsidR="00A27ABB" w:rsidP="00A27ABB" w:rsidRDefault="00A27ABB" w14:paraId="33C874C1" w14:textId="206E2D19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วางบรรทัดเดียวกันกับ </w:t>
            </w:r>
            <w:r>
              <w:rPr>
                <w:szCs w:val="36"/>
              </w:rPr>
              <w:t>fnFreeCall</w:t>
            </w:r>
          </w:p>
          <w:p w:rsidRPr="008979A8" w:rsidR="00A27ABB" w:rsidP="00A27ABB" w:rsidRDefault="00A27ABB" w14:paraId="6C083B3E" w14:textId="2C33D0B4">
            <w:pPr>
              <w:rPr>
                <w:rFonts w:cs="CordiaUPC"/>
              </w:rPr>
            </w:pPr>
            <w:r w:rsidRPr="004C3917">
              <w:t xml:space="preserve">List of Value </w:t>
            </w:r>
            <w:r w:rsidRPr="004C3917"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‘</w:t>
            </w:r>
            <w:r w:rsidRPr="001A7FCE">
              <w:rPr>
                <w:rFonts w:cs="CordiaUPC"/>
              </w:rPr>
              <w:t xml:space="preserve">Voice </w:t>
            </w:r>
            <w:r>
              <w:rPr>
                <w:rFonts w:cs="CordiaUPC"/>
              </w:rPr>
              <w:t>Free</w:t>
            </w:r>
            <w:r w:rsidRPr="001A7FCE">
              <w:rPr>
                <w:rFonts w:cs="CordiaUPC"/>
              </w:rPr>
              <w:t xml:space="preserve"> Unit</w:t>
            </w:r>
            <w:r>
              <w:rPr>
                <w:rFonts w:cs="Angsana New"/>
                <w:cs/>
              </w:rPr>
              <w:t>’</w:t>
            </w:r>
          </w:p>
        </w:tc>
      </w:tr>
      <w:tr w:rsidRPr="008979A8" w:rsidR="00A27ABB" w:rsidTr="00983793" w14:paraId="2DB4CC27" w14:textId="77777777">
        <w:tc>
          <w:tcPr>
            <w:tcW w:w="1026" w:type="pct"/>
            <w:gridSpan w:val="2"/>
          </w:tcPr>
          <w:p w:rsidR="00A27ABB" w:rsidP="00A27ABB" w:rsidRDefault="00A27ABB" w14:paraId="4014B48D" w14:textId="0ACDBE50">
            <w:pPr>
              <w:rPr>
                <w:szCs w:val="36"/>
              </w:rPr>
            </w:pPr>
            <w:r>
              <w:rPr>
                <w:rFonts w:cs="CordiaUPC"/>
              </w:rPr>
              <w:t>priceTypePattern</w:t>
            </w:r>
          </w:p>
        </w:tc>
        <w:tc>
          <w:tcPr>
            <w:tcW w:w="900" w:type="pct"/>
          </w:tcPr>
          <w:p w:rsidR="00A27ABB" w:rsidP="00A27ABB" w:rsidRDefault="00A27ABB" w14:paraId="755F5DEF" w14:textId="120ABC76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>Drop Down List</w:t>
            </w:r>
          </w:p>
        </w:tc>
        <w:tc>
          <w:tcPr>
            <w:tcW w:w="3074" w:type="pct"/>
          </w:tcPr>
          <w:p w:rsidR="00A27ABB" w:rsidP="00A27ABB" w:rsidRDefault="00A27ABB" w14:paraId="40ECBF17" w14:textId="2F7479F8">
            <w:pPr>
              <w:rPr>
                <w:rFonts w:cs="CordiaUPC"/>
                <w:color w:val="FF0000"/>
              </w:rPr>
            </w:pPr>
            <w:r w:rsidRPr="008979A8">
              <w:rPr>
                <w:rFonts w:cs="CordiaUPC"/>
              </w:rPr>
              <w:t xml:space="preserve">Label </w:t>
            </w:r>
            <w:r w:rsidRPr="008979A8">
              <w:rPr>
                <w:rFonts w:cs="Angsana New"/>
                <w:cs/>
              </w:rPr>
              <w:t xml:space="preserve">:  </w:t>
            </w:r>
            <w:r w:rsidRPr="008979A8">
              <w:rPr>
                <w:rFonts w:cs="Angsana New"/>
                <w:color w:val="FF0000"/>
                <w:cs/>
              </w:rPr>
              <w:t>*</w:t>
            </w:r>
            <w:r>
              <w:rPr>
                <w:rFonts w:cs="CordiaUPC"/>
                <w:color w:val="FF0000"/>
              </w:rPr>
              <w:t>Price Type Pattern</w:t>
            </w:r>
          </w:p>
          <w:p w:rsidRPr="0046164E" w:rsidR="00A27ABB" w:rsidP="00A27ABB" w:rsidRDefault="00A27ABB" w14:paraId="2277ED52" w14:textId="3E81B81D">
            <w:pPr>
              <w:rPr>
                <w:rFonts w:cs="CordiaUPC"/>
              </w:rPr>
            </w:pPr>
            <w:r w:rsidRPr="001870C5">
              <w:rPr>
                <w:rFonts w:cs="CordiaUPC"/>
              </w:rPr>
              <w:t>Visible</w:t>
            </w:r>
            <w:r w:rsidRPr="001870C5">
              <w:rPr>
                <w:rFonts w:cs="Angsana New"/>
                <w:cs/>
              </w:rPr>
              <w:t xml:space="preserve"> เมื่อ </w:t>
            </w:r>
            <w:r w:rsidRPr="001870C5">
              <w:rPr>
                <w:rFonts w:cs="CordiaUPC"/>
              </w:rPr>
              <w:t xml:space="preserve">customerType </w:t>
            </w:r>
            <w:r w:rsidRPr="001870C5">
              <w:rPr>
                <w:rFonts w:cs="Angsana New"/>
                <w:cs/>
              </w:rPr>
              <w:t>= “</w:t>
            </w:r>
            <w:r w:rsidRPr="001870C5">
              <w:rPr>
                <w:rFonts w:cs="CordiaUPC"/>
              </w:rPr>
              <w:t>Pre</w:t>
            </w:r>
            <w:r w:rsidRPr="001870C5">
              <w:rPr>
                <w:rFonts w:cs="Angsana New"/>
                <w:cs/>
              </w:rPr>
              <w:t>-</w:t>
            </w:r>
            <w:r w:rsidRPr="001870C5">
              <w:rPr>
                <w:rFonts w:cs="CordiaUPC"/>
              </w:rPr>
              <w:t>paid</w:t>
            </w:r>
            <w:r w:rsidRPr="001870C5">
              <w:rPr>
                <w:rFonts w:cs="Angsana New"/>
                <w:cs/>
              </w:rPr>
              <w:t>”</w:t>
            </w:r>
          </w:p>
          <w:p w:rsidR="00A27ABB" w:rsidP="00A27ABB" w:rsidRDefault="00A27ABB" w14:paraId="66A39C6C" w14:textId="0A947488">
            <w:pPr>
              <w:rPr>
                <w:rFonts w:cs="CordiaUPC"/>
                <w:cs/>
              </w:rPr>
            </w:pPr>
            <w:r w:rsidRPr="004C3917">
              <w:t xml:space="preserve">List of Value </w:t>
            </w:r>
            <w:r w:rsidRPr="004C3917"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‘</w:t>
            </w:r>
            <w:r>
              <w:rPr>
                <w:rFonts w:cs="CordiaUPC"/>
              </w:rPr>
              <w:t>Mass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CordiaUPC"/>
              </w:rPr>
              <w:t>Voice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CordiaUPC"/>
              </w:rPr>
              <w:t>Price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CordiaUPC"/>
              </w:rPr>
              <w:t>Type</w:t>
            </w:r>
            <w:r>
              <w:rPr>
                <w:rFonts w:cs="Angsana New"/>
                <w:cs/>
              </w:rPr>
              <w:t>’</w:t>
            </w:r>
            <w:r>
              <w:rPr>
                <w:rFonts w:cs="CordiaUPC"/>
              </w:rPr>
              <w:t xml:space="preserve"> and </w:t>
            </w:r>
          </w:p>
        </w:tc>
      </w:tr>
      <w:tr w:rsidRPr="008979A8" w:rsidR="00A27ABB" w:rsidTr="00983793" w14:paraId="44726994" w14:textId="77777777">
        <w:tc>
          <w:tcPr>
            <w:tcW w:w="1026" w:type="pct"/>
            <w:gridSpan w:val="2"/>
          </w:tcPr>
          <w:p w:rsidR="00A27ABB" w:rsidP="00A27ABB" w:rsidRDefault="00A27ABB" w14:paraId="1319E5DD" w14:textId="76A7F8B3">
            <w:pPr>
              <w:rPr>
                <w:szCs w:val="36"/>
              </w:rPr>
            </w:pPr>
            <w:r>
              <w:rPr>
                <w:rFonts w:cs="CordiaUPC"/>
              </w:rPr>
              <w:t>dayOfWeek</w:t>
            </w:r>
          </w:p>
        </w:tc>
        <w:tc>
          <w:tcPr>
            <w:tcW w:w="900" w:type="pct"/>
          </w:tcPr>
          <w:p w:rsidR="00A27ABB" w:rsidP="00A27ABB" w:rsidRDefault="00A27ABB" w14:paraId="63940AC7" w14:textId="24FCDE92">
            <w:pPr>
              <w:rPr>
                <w:rFonts w:cs="CordiaUPC"/>
              </w:rPr>
            </w:pPr>
            <w:r>
              <w:rPr>
                <w:rFonts w:cs="CordiaUPC"/>
              </w:rPr>
              <w:t>Drop Down List</w:t>
            </w:r>
          </w:p>
        </w:tc>
        <w:tc>
          <w:tcPr>
            <w:tcW w:w="3074" w:type="pct"/>
          </w:tcPr>
          <w:p w:rsidR="00A27ABB" w:rsidP="00A27ABB" w:rsidRDefault="00A27ABB" w14:paraId="13F33E1D" w14:textId="10402D0B">
            <w:pPr>
              <w:rPr>
                <w:rFonts w:cs="CordiaUPC"/>
                <w:color w:val="FF0000"/>
              </w:rPr>
            </w:pPr>
            <w:r w:rsidRPr="008979A8">
              <w:rPr>
                <w:rFonts w:cs="CordiaUPC"/>
              </w:rPr>
              <w:t xml:space="preserve">Label </w:t>
            </w:r>
            <w:r w:rsidRPr="008979A8">
              <w:rPr>
                <w:rFonts w:cs="Angsana New"/>
                <w:cs/>
              </w:rPr>
              <w:t xml:space="preserve">:  </w:t>
            </w:r>
            <w:r w:rsidRPr="008979A8">
              <w:rPr>
                <w:rFonts w:cs="Angsana New"/>
                <w:color w:val="FF0000"/>
                <w:cs/>
              </w:rPr>
              <w:t>*</w:t>
            </w:r>
            <w:r>
              <w:rPr>
                <w:rFonts w:cs="CordiaUPC"/>
                <w:color w:val="FF0000"/>
              </w:rPr>
              <w:t>Day of Week</w:t>
            </w:r>
          </w:p>
          <w:p w:rsidRPr="0046164E" w:rsidR="00A27ABB" w:rsidP="00A27ABB" w:rsidRDefault="00A27ABB" w14:paraId="090CC7C1" w14:textId="2BF47BD4">
            <w:pPr>
              <w:rPr>
                <w:rFonts w:cs="CordiaUPC"/>
              </w:rPr>
            </w:pPr>
            <w:r w:rsidRPr="001870C5">
              <w:rPr>
                <w:rFonts w:cs="CordiaUPC"/>
              </w:rPr>
              <w:t>Visible</w:t>
            </w:r>
            <w:r w:rsidRPr="001870C5">
              <w:rPr>
                <w:rFonts w:cs="Angsana New"/>
                <w:cs/>
              </w:rPr>
              <w:t xml:space="preserve"> เมื่อ </w:t>
            </w:r>
            <w:r w:rsidRPr="001870C5">
              <w:rPr>
                <w:rFonts w:cs="CordiaUPC"/>
              </w:rPr>
              <w:t xml:space="preserve">customerType </w:t>
            </w:r>
            <w:r w:rsidRPr="001870C5">
              <w:rPr>
                <w:rFonts w:cs="Angsana New"/>
                <w:cs/>
              </w:rPr>
              <w:t>= “</w:t>
            </w:r>
            <w:r w:rsidRPr="001870C5">
              <w:rPr>
                <w:rFonts w:cs="CordiaUPC"/>
              </w:rPr>
              <w:t>Pre</w:t>
            </w:r>
            <w:r w:rsidRPr="001870C5">
              <w:rPr>
                <w:rFonts w:cs="Angsana New"/>
                <w:cs/>
              </w:rPr>
              <w:t>-</w:t>
            </w:r>
            <w:r w:rsidRPr="001870C5">
              <w:rPr>
                <w:rFonts w:cs="CordiaUPC"/>
              </w:rPr>
              <w:t>paid</w:t>
            </w:r>
            <w:r w:rsidRPr="001870C5">
              <w:rPr>
                <w:rFonts w:cs="Angsana New"/>
                <w:cs/>
              </w:rPr>
              <w:t>”</w:t>
            </w:r>
          </w:p>
          <w:p w:rsidR="00A27ABB" w:rsidP="00A27ABB" w:rsidRDefault="00A27ABB" w14:paraId="7BB0CD43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Enable </w:t>
            </w:r>
            <w:r>
              <w:rPr>
                <w:rFonts w:hint="cs" w:cs="Angsana New"/>
                <w:cs/>
              </w:rPr>
              <w:t xml:space="preserve">เมื่อ </w:t>
            </w:r>
            <w:r>
              <w:rPr>
                <w:rFonts w:cs="CordiaUPC"/>
              </w:rPr>
              <w:t xml:space="preserve">Price Type Pattern </w:t>
            </w:r>
            <w:r>
              <w:rPr>
                <w:rFonts w:hint="cs" w:cs="Angsana New"/>
                <w:cs/>
              </w:rPr>
              <w:t xml:space="preserve">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Buffer Special</w:t>
            </w:r>
            <w:r>
              <w:rPr>
                <w:rFonts w:cs="Angsana New"/>
                <w:cs/>
              </w:rPr>
              <w:t>(</w:t>
            </w:r>
            <w:r>
              <w:rPr>
                <w:rFonts w:cs="CordiaUPC"/>
              </w:rPr>
              <w:t>Peak</w:t>
            </w:r>
            <w:r>
              <w:rPr>
                <w:rFonts w:cs="Angsana New"/>
                <w:cs/>
              </w:rPr>
              <w:t>/</w:t>
            </w:r>
            <w:r>
              <w:rPr>
                <w:rFonts w:cs="CordiaUPC"/>
              </w:rPr>
              <w:t>Off Peak Special</w:t>
            </w:r>
            <w:r>
              <w:rPr>
                <w:rFonts w:cs="Angsana New"/>
                <w:cs/>
              </w:rPr>
              <w:t>)”</w:t>
            </w:r>
            <w:r w:rsidRPr="008979A8">
              <w:rPr>
                <w:rFonts w:cs="Angsana New"/>
                <w:cs/>
              </w:rPr>
              <w:t xml:space="preserve"> </w:t>
            </w:r>
          </w:p>
          <w:p w:rsidR="00A27ABB" w:rsidP="00A27ABB" w:rsidRDefault="00A27ABB" w14:paraId="416E6DAD" w14:textId="48BF89FC">
            <w:pPr>
              <w:rPr>
                <w:rFonts w:cs="CordiaUPC"/>
                <w:cs/>
              </w:rPr>
            </w:pPr>
            <w:r w:rsidRPr="004C3917">
              <w:t xml:space="preserve">List of Value </w:t>
            </w:r>
            <w:r w:rsidRPr="004C3917"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‘</w:t>
            </w:r>
            <w:r w:rsidRPr="006D1D32">
              <w:rPr>
                <w:rFonts w:cs="CordiaUPC"/>
              </w:rPr>
              <w:t>Day of week</w:t>
            </w:r>
            <w:r>
              <w:rPr>
                <w:rFonts w:cs="Angsana New"/>
                <w:cs/>
              </w:rPr>
              <w:t>’</w:t>
            </w:r>
          </w:p>
        </w:tc>
      </w:tr>
      <w:tr w:rsidRPr="008979A8" w:rsidR="00A27ABB" w:rsidTr="00983793" w14:paraId="0D3307CA" w14:textId="77777777">
        <w:tc>
          <w:tcPr>
            <w:tcW w:w="1026" w:type="pct"/>
            <w:gridSpan w:val="2"/>
          </w:tcPr>
          <w:p w:rsidR="00A27ABB" w:rsidP="00A27ABB" w:rsidRDefault="00A27ABB" w14:paraId="5E6F3C43" w14:textId="771D721E">
            <w:pPr>
              <w:rPr>
                <w:szCs w:val="36"/>
              </w:rPr>
            </w:pPr>
            <w:r>
              <w:rPr>
                <w:rFonts w:cs="CordiaUPC"/>
              </w:rPr>
              <w:t>fromTiming</w:t>
            </w:r>
          </w:p>
        </w:tc>
        <w:tc>
          <w:tcPr>
            <w:tcW w:w="900" w:type="pct"/>
          </w:tcPr>
          <w:p w:rsidR="00A27ABB" w:rsidP="00A27ABB" w:rsidRDefault="00A27ABB" w14:paraId="6C67C84E" w14:textId="3FAFE67B">
            <w:pPr>
              <w:rPr>
                <w:rFonts w:cs="CordiaUPC"/>
              </w:rPr>
            </w:pPr>
            <w:r>
              <w:rPr>
                <w:rFonts w:cs="CordiaUPC"/>
              </w:rPr>
              <w:t>Time</w:t>
            </w:r>
          </w:p>
        </w:tc>
        <w:tc>
          <w:tcPr>
            <w:tcW w:w="3074" w:type="pct"/>
          </w:tcPr>
          <w:p w:rsidR="00A27ABB" w:rsidP="00A27ABB" w:rsidRDefault="00A27ABB" w14:paraId="5A29C0A4" w14:textId="5D3F398C">
            <w:pPr>
              <w:rPr>
                <w:rFonts w:cs="CordiaUPC"/>
                <w:color w:val="FF0000"/>
              </w:rPr>
            </w:pPr>
            <w:r w:rsidRPr="008979A8">
              <w:rPr>
                <w:rFonts w:cs="CordiaUPC"/>
              </w:rPr>
              <w:t xml:space="preserve">Label </w:t>
            </w:r>
            <w:r w:rsidRPr="008979A8">
              <w:rPr>
                <w:rFonts w:cs="Angsana New"/>
                <w:cs/>
              </w:rPr>
              <w:t xml:space="preserve">:  </w:t>
            </w:r>
            <w:r w:rsidRPr="008979A8">
              <w:rPr>
                <w:rFonts w:cs="Angsana New"/>
                <w:color w:val="FF0000"/>
                <w:cs/>
              </w:rPr>
              <w:t>*</w:t>
            </w:r>
            <w:r>
              <w:rPr>
                <w:rFonts w:cs="CordiaUPC"/>
                <w:color w:val="FF0000"/>
              </w:rPr>
              <w:t>From Timing</w:t>
            </w:r>
          </w:p>
          <w:p w:rsidRPr="0046164E" w:rsidR="00A27ABB" w:rsidP="00A27ABB" w:rsidRDefault="00A27ABB" w14:paraId="5D8F9F47" w14:textId="0EF4F1EE">
            <w:pPr>
              <w:rPr>
                <w:rFonts w:cs="CordiaUPC"/>
              </w:rPr>
            </w:pPr>
            <w:r w:rsidRPr="001870C5">
              <w:rPr>
                <w:rFonts w:cs="CordiaUPC"/>
              </w:rPr>
              <w:t>Visible</w:t>
            </w:r>
            <w:r w:rsidRPr="001870C5">
              <w:rPr>
                <w:rFonts w:cs="Angsana New"/>
                <w:cs/>
              </w:rPr>
              <w:t xml:space="preserve"> เมื่อ </w:t>
            </w:r>
            <w:r w:rsidRPr="001870C5">
              <w:rPr>
                <w:rFonts w:cs="CordiaUPC"/>
              </w:rPr>
              <w:t xml:space="preserve">customerType </w:t>
            </w:r>
            <w:r w:rsidRPr="001870C5">
              <w:rPr>
                <w:rFonts w:cs="Angsana New"/>
                <w:cs/>
              </w:rPr>
              <w:t>= “</w:t>
            </w:r>
            <w:r w:rsidRPr="001870C5">
              <w:rPr>
                <w:rFonts w:cs="CordiaUPC"/>
              </w:rPr>
              <w:t>Pre</w:t>
            </w:r>
            <w:r w:rsidRPr="001870C5">
              <w:rPr>
                <w:rFonts w:cs="Angsana New"/>
                <w:cs/>
              </w:rPr>
              <w:t>-</w:t>
            </w:r>
            <w:r w:rsidRPr="001870C5">
              <w:rPr>
                <w:rFonts w:cs="CordiaUPC"/>
              </w:rPr>
              <w:t>paid</w:t>
            </w:r>
            <w:r w:rsidRPr="001870C5">
              <w:rPr>
                <w:rFonts w:cs="Angsana New"/>
                <w:cs/>
              </w:rPr>
              <w:t>”</w:t>
            </w:r>
          </w:p>
          <w:p w:rsidR="00A27ABB" w:rsidP="00A27ABB" w:rsidRDefault="00A27ABB" w14:paraId="647C3CBD" w14:textId="67B82202">
            <w:pPr>
              <w:rPr>
                <w:rFonts w:cs="CordiaUPC"/>
                <w:cs/>
              </w:rPr>
            </w:pPr>
            <w:r>
              <w:rPr>
                <w:rFonts w:cs="CordiaUPC"/>
              </w:rPr>
              <w:t xml:space="preserve">Enable </w:t>
            </w:r>
            <w:r>
              <w:rPr>
                <w:rFonts w:hint="cs" w:cs="Angsana New"/>
                <w:cs/>
              </w:rPr>
              <w:t xml:space="preserve">เมื่อ </w:t>
            </w:r>
            <w:r>
              <w:rPr>
                <w:rFonts w:cs="CordiaUPC"/>
              </w:rPr>
              <w:t xml:space="preserve">Price Type Pattern </w:t>
            </w:r>
            <w:r>
              <w:rPr>
                <w:rFonts w:hint="cs" w:cs="Angsana New"/>
                <w:cs/>
              </w:rPr>
              <w:t xml:space="preserve">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 xml:space="preserve">Buffer </w:t>
            </w:r>
            <w:r>
              <w:rPr>
                <w:rFonts w:cs="Angsana New"/>
                <w:cs/>
              </w:rPr>
              <w:t>(</w:t>
            </w:r>
            <w:r>
              <w:rPr>
                <w:rFonts w:cs="CordiaUPC"/>
              </w:rPr>
              <w:t>Peak</w:t>
            </w:r>
            <w:r>
              <w:rPr>
                <w:rFonts w:cs="Angsana New"/>
                <w:cs/>
              </w:rPr>
              <w:t>/</w:t>
            </w:r>
            <w:r>
              <w:rPr>
                <w:rFonts w:cs="CordiaUPC"/>
              </w:rPr>
              <w:t>Off Peak</w:t>
            </w:r>
            <w:r>
              <w:rPr>
                <w:rFonts w:cs="Angsana New"/>
                <w:cs/>
              </w:rPr>
              <w:t xml:space="preserve">)” </w:t>
            </w:r>
            <w:r>
              <w:rPr>
                <w:rFonts w:hint="cs" w:cs="Angsana New"/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Buffer Special</w:t>
            </w:r>
            <w:r>
              <w:rPr>
                <w:rFonts w:cs="Angsana New"/>
                <w:cs/>
              </w:rPr>
              <w:t>(</w:t>
            </w:r>
            <w:r>
              <w:rPr>
                <w:rFonts w:cs="CordiaUPC"/>
              </w:rPr>
              <w:t>Peak</w:t>
            </w:r>
            <w:r>
              <w:rPr>
                <w:rFonts w:cs="Angsana New"/>
                <w:cs/>
              </w:rPr>
              <w:t>/</w:t>
            </w:r>
            <w:r>
              <w:rPr>
                <w:rFonts w:cs="CordiaUPC"/>
              </w:rPr>
              <w:t>Off Peak Special</w:t>
            </w:r>
            <w:r>
              <w:rPr>
                <w:rFonts w:cs="Angsana New"/>
                <w:cs/>
              </w:rPr>
              <w:t>)”</w:t>
            </w:r>
          </w:p>
        </w:tc>
      </w:tr>
      <w:tr w:rsidRPr="008979A8" w:rsidR="00A27ABB" w:rsidTr="00983793" w14:paraId="3F2629F7" w14:textId="77777777">
        <w:tc>
          <w:tcPr>
            <w:tcW w:w="1026" w:type="pct"/>
            <w:gridSpan w:val="2"/>
          </w:tcPr>
          <w:p w:rsidR="00A27ABB" w:rsidP="00A27ABB" w:rsidRDefault="00A27ABB" w14:paraId="74492389" w14:textId="1DFDA103">
            <w:pPr>
              <w:rPr>
                <w:szCs w:val="36"/>
              </w:rPr>
            </w:pPr>
            <w:r>
              <w:rPr>
                <w:rFonts w:cs="CordiaUPC"/>
              </w:rPr>
              <w:t>toTiming</w:t>
            </w:r>
          </w:p>
        </w:tc>
        <w:tc>
          <w:tcPr>
            <w:tcW w:w="900" w:type="pct"/>
          </w:tcPr>
          <w:p w:rsidR="00A27ABB" w:rsidP="00A27ABB" w:rsidRDefault="00A27ABB" w14:paraId="34E537A1" w14:textId="2616B45A">
            <w:pPr>
              <w:rPr>
                <w:rFonts w:cs="CordiaUPC"/>
              </w:rPr>
            </w:pPr>
            <w:r>
              <w:rPr>
                <w:rFonts w:cs="CordiaUPC"/>
              </w:rPr>
              <w:t>Time</w:t>
            </w:r>
          </w:p>
        </w:tc>
        <w:tc>
          <w:tcPr>
            <w:tcW w:w="3074" w:type="pct"/>
          </w:tcPr>
          <w:p w:rsidR="00A27ABB" w:rsidP="00A27ABB" w:rsidRDefault="00A27ABB" w14:paraId="5011A661" w14:textId="65F1FE7E">
            <w:pPr>
              <w:rPr>
                <w:rFonts w:cs="CordiaUPC"/>
                <w:color w:val="FF0000"/>
              </w:rPr>
            </w:pPr>
            <w:r w:rsidRPr="008979A8">
              <w:rPr>
                <w:rFonts w:cs="CordiaUPC"/>
              </w:rPr>
              <w:t xml:space="preserve">Label </w:t>
            </w:r>
            <w:r w:rsidRPr="008979A8">
              <w:rPr>
                <w:rFonts w:cs="Angsana New"/>
                <w:cs/>
              </w:rPr>
              <w:t xml:space="preserve">:  </w:t>
            </w:r>
            <w:r w:rsidRPr="008979A8">
              <w:rPr>
                <w:rFonts w:cs="Angsana New"/>
                <w:color w:val="FF0000"/>
                <w:cs/>
              </w:rPr>
              <w:t>*</w:t>
            </w:r>
            <w:r>
              <w:rPr>
                <w:rFonts w:cs="CordiaUPC"/>
                <w:color w:val="FF0000"/>
              </w:rPr>
              <w:t>To Timing</w:t>
            </w:r>
          </w:p>
          <w:p w:rsidRPr="001870C5" w:rsidR="00A27ABB" w:rsidP="00A27ABB" w:rsidRDefault="00A27ABB" w14:paraId="0FBD091C" w14:textId="083B3154">
            <w:pPr>
              <w:rPr>
                <w:rFonts w:cs="CordiaUPC"/>
              </w:rPr>
            </w:pPr>
            <w:r w:rsidRPr="001870C5">
              <w:rPr>
                <w:rFonts w:cs="CordiaUPC"/>
              </w:rPr>
              <w:t>Visible</w:t>
            </w:r>
            <w:r w:rsidRPr="001870C5">
              <w:rPr>
                <w:rFonts w:cs="Angsana New"/>
                <w:cs/>
              </w:rPr>
              <w:t xml:space="preserve"> เมื่อ </w:t>
            </w:r>
            <w:r w:rsidRPr="001870C5">
              <w:rPr>
                <w:rFonts w:cs="CordiaUPC"/>
              </w:rPr>
              <w:t xml:space="preserve">customerType </w:t>
            </w:r>
            <w:r w:rsidRPr="001870C5">
              <w:rPr>
                <w:rFonts w:cs="Angsana New"/>
                <w:cs/>
              </w:rPr>
              <w:t>= “</w:t>
            </w:r>
            <w:r w:rsidRPr="001870C5">
              <w:rPr>
                <w:rFonts w:cs="CordiaUPC"/>
              </w:rPr>
              <w:t>Pre</w:t>
            </w:r>
            <w:r w:rsidRPr="001870C5">
              <w:rPr>
                <w:rFonts w:cs="Angsana New"/>
                <w:cs/>
              </w:rPr>
              <w:t>-</w:t>
            </w:r>
            <w:r w:rsidRPr="001870C5">
              <w:rPr>
                <w:rFonts w:cs="CordiaUPC"/>
              </w:rPr>
              <w:t>paid</w:t>
            </w:r>
            <w:r w:rsidRPr="001870C5">
              <w:rPr>
                <w:rFonts w:cs="Angsana New"/>
                <w:cs/>
              </w:rPr>
              <w:t>”</w:t>
            </w:r>
          </w:p>
          <w:p w:rsidR="00A27ABB" w:rsidP="00A27ABB" w:rsidRDefault="00A27ABB" w14:paraId="5893F4E0" w14:textId="43B0E2DA">
            <w:pPr>
              <w:rPr>
                <w:rFonts w:cs="CordiaUPC"/>
                <w:cs/>
              </w:rPr>
            </w:pPr>
            <w:r>
              <w:rPr>
                <w:rFonts w:cs="CordiaUPC"/>
              </w:rPr>
              <w:t xml:space="preserve">Enable </w:t>
            </w:r>
            <w:r>
              <w:rPr>
                <w:rFonts w:hint="cs" w:cs="Angsana New"/>
                <w:cs/>
              </w:rPr>
              <w:t xml:space="preserve">เมื่อ </w:t>
            </w:r>
            <w:r>
              <w:rPr>
                <w:rFonts w:cs="CordiaUPC"/>
              </w:rPr>
              <w:t xml:space="preserve">Price Type Pattern </w:t>
            </w:r>
            <w:r>
              <w:rPr>
                <w:rFonts w:hint="cs" w:cs="Angsana New"/>
                <w:cs/>
              </w:rPr>
              <w:t xml:space="preserve">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 xml:space="preserve">Buffer </w:t>
            </w:r>
            <w:r>
              <w:rPr>
                <w:rFonts w:cs="Angsana New"/>
                <w:cs/>
              </w:rPr>
              <w:t>(</w:t>
            </w:r>
            <w:r>
              <w:rPr>
                <w:rFonts w:cs="CordiaUPC"/>
              </w:rPr>
              <w:t>Peak</w:t>
            </w:r>
            <w:r>
              <w:rPr>
                <w:rFonts w:cs="Angsana New"/>
                <w:cs/>
              </w:rPr>
              <w:t>/</w:t>
            </w:r>
            <w:r>
              <w:rPr>
                <w:rFonts w:cs="CordiaUPC"/>
              </w:rPr>
              <w:t>Off Peak</w:t>
            </w:r>
            <w:r>
              <w:rPr>
                <w:rFonts w:cs="Angsana New"/>
                <w:cs/>
              </w:rPr>
              <w:t xml:space="preserve">)” </w:t>
            </w:r>
            <w:r>
              <w:rPr>
                <w:rFonts w:hint="cs" w:cs="Angsana New"/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Buffer Special</w:t>
            </w:r>
            <w:r>
              <w:rPr>
                <w:rFonts w:cs="Angsana New"/>
                <w:cs/>
              </w:rPr>
              <w:t>(</w:t>
            </w:r>
            <w:r>
              <w:rPr>
                <w:rFonts w:cs="CordiaUPC"/>
              </w:rPr>
              <w:t>Peak</w:t>
            </w:r>
            <w:r>
              <w:rPr>
                <w:rFonts w:cs="Angsana New"/>
                <w:cs/>
              </w:rPr>
              <w:t>/</w:t>
            </w:r>
            <w:r>
              <w:rPr>
                <w:rFonts w:cs="CordiaUPC"/>
              </w:rPr>
              <w:t>Off Peak Special</w:t>
            </w:r>
            <w:r>
              <w:rPr>
                <w:rFonts w:cs="Angsana New"/>
                <w:cs/>
              </w:rPr>
              <w:t>)”</w:t>
            </w:r>
          </w:p>
        </w:tc>
      </w:tr>
      <w:tr w:rsidRPr="008979A8" w:rsidR="00A27ABB" w:rsidTr="00983793" w14:paraId="526F1232" w14:textId="77777777">
        <w:tc>
          <w:tcPr>
            <w:tcW w:w="1026" w:type="pct"/>
            <w:gridSpan w:val="2"/>
          </w:tcPr>
          <w:p w:rsidR="00A27ABB" w:rsidP="00A27ABB" w:rsidRDefault="00A27ABB" w14:paraId="474AB12F" w14:textId="40CB9310">
            <w:pPr>
              <w:rPr>
                <w:rFonts w:cs="CordiaUPC"/>
              </w:rPr>
            </w:pPr>
            <w:r>
              <w:rPr>
                <w:rFonts w:cs="CordiaUPC"/>
              </w:rPr>
              <w:t>peakTimeFlag</w:t>
            </w:r>
          </w:p>
        </w:tc>
        <w:tc>
          <w:tcPr>
            <w:tcW w:w="900" w:type="pct"/>
          </w:tcPr>
          <w:p w:rsidR="00A27ABB" w:rsidP="00A27ABB" w:rsidRDefault="00A27ABB" w14:paraId="177C385C" w14:textId="5CD5AB12">
            <w:pPr>
              <w:rPr>
                <w:rFonts w:cs="CordiaUPC"/>
              </w:rPr>
            </w:pPr>
            <w:r>
              <w:rPr>
                <w:rFonts w:cs="CordiaUPC"/>
              </w:rPr>
              <w:t>Radio Button</w:t>
            </w:r>
          </w:p>
        </w:tc>
        <w:tc>
          <w:tcPr>
            <w:tcW w:w="3074" w:type="pct"/>
          </w:tcPr>
          <w:p w:rsidR="00A27ABB" w:rsidP="00A27ABB" w:rsidRDefault="00A27ABB" w14:paraId="0C10BEB7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345909">
              <w:rPr>
                <w:rFonts w:cs="Angsana New"/>
                <w:color w:val="FF0000"/>
                <w:cs/>
              </w:rPr>
              <w:t>*</w:t>
            </w:r>
            <w:r w:rsidRPr="00345909">
              <w:rPr>
                <w:rFonts w:cs="CordiaUPC"/>
                <w:color w:val="FF0000"/>
              </w:rPr>
              <w:t>Peak Time Flag</w:t>
            </w:r>
          </w:p>
          <w:p w:rsidR="00A27ABB" w:rsidP="00A27ABB" w:rsidRDefault="00A27ABB" w14:paraId="7971188A" w14:textId="5C38C4E8">
            <w:pPr>
              <w:rPr>
                <w:rFonts w:cs="CordiaUPC"/>
                <w:cs/>
              </w:rPr>
            </w:pPr>
            <w:r>
              <w:rPr>
                <w:rFonts w:cs="CordiaUPC"/>
              </w:rPr>
              <w:t xml:space="preserve">Visble </w:t>
            </w:r>
            <w:r>
              <w:rPr>
                <w:rFonts w:hint="cs" w:cs="Angsana New"/>
                <w:cs/>
              </w:rPr>
              <w:t xml:space="preserve">เมื่อ </w:t>
            </w:r>
            <w:r w:rsidRPr="001870C5">
              <w:rPr>
                <w:rFonts w:cs="CordiaUPC"/>
              </w:rPr>
              <w:t xml:space="preserve">customerType </w:t>
            </w:r>
            <w:r w:rsidRPr="001870C5">
              <w:rPr>
                <w:rFonts w:cs="Angsana New"/>
                <w:cs/>
              </w:rPr>
              <w:t>= “</w:t>
            </w:r>
            <w:r w:rsidRPr="001870C5">
              <w:rPr>
                <w:rFonts w:cs="CordiaUPC"/>
              </w:rPr>
              <w:t>Pre</w:t>
            </w:r>
            <w:r w:rsidRPr="001870C5">
              <w:rPr>
                <w:rFonts w:cs="Angsana New"/>
                <w:cs/>
              </w:rPr>
              <w:t>-</w:t>
            </w:r>
            <w:r w:rsidRPr="001870C5">
              <w:rPr>
                <w:rFonts w:cs="CordiaUPC"/>
              </w:rPr>
              <w:t>paid</w:t>
            </w:r>
            <w:r w:rsidRPr="001870C5">
              <w:rPr>
                <w:rFonts w:cs="Angsana New"/>
                <w:cs/>
              </w:rPr>
              <w:t>”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และ </w:t>
            </w:r>
            <w:r>
              <w:rPr>
                <w:rFonts w:cs="CordiaUPC"/>
              </w:rPr>
              <w:t xml:space="preserve">Price Type Pattern </w:t>
            </w:r>
            <w:r>
              <w:rPr>
                <w:rFonts w:hint="cs" w:cs="Angsana New"/>
                <w:cs/>
              </w:rPr>
              <w:t xml:space="preserve">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 xml:space="preserve">Buffer </w:t>
            </w:r>
            <w:r>
              <w:rPr>
                <w:rFonts w:cs="Angsana New"/>
                <w:cs/>
              </w:rPr>
              <w:t>(</w:t>
            </w:r>
            <w:r>
              <w:rPr>
                <w:rFonts w:cs="CordiaUPC"/>
              </w:rPr>
              <w:t>Peak</w:t>
            </w:r>
            <w:r>
              <w:rPr>
                <w:rFonts w:cs="Angsana New"/>
                <w:cs/>
              </w:rPr>
              <w:t>/</w:t>
            </w:r>
            <w:r>
              <w:rPr>
                <w:rFonts w:cs="CordiaUPC"/>
              </w:rPr>
              <w:t>Off Peak</w:t>
            </w:r>
            <w:r>
              <w:rPr>
                <w:rFonts w:cs="Angsana New"/>
                <w:cs/>
              </w:rPr>
              <w:t xml:space="preserve">)” </w:t>
            </w:r>
            <w:r>
              <w:rPr>
                <w:rFonts w:hint="cs" w:cs="Angsana New"/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Buffer Special</w:t>
            </w:r>
            <w:r>
              <w:rPr>
                <w:rFonts w:cs="Angsana New"/>
                <w:cs/>
              </w:rPr>
              <w:t>(</w:t>
            </w:r>
            <w:r>
              <w:rPr>
                <w:rFonts w:cs="CordiaUPC"/>
              </w:rPr>
              <w:t>Peak</w:t>
            </w:r>
            <w:r>
              <w:rPr>
                <w:rFonts w:cs="Angsana New"/>
                <w:cs/>
              </w:rPr>
              <w:t>/</w:t>
            </w:r>
            <w:r>
              <w:rPr>
                <w:rFonts w:cs="CordiaUPC"/>
              </w:rPr>
              <w:t>Off Peak Special</w:t>
            </w:r>
            <w:r>
              <w:rPr>
                <w:rFonts w:cs="Angsana New"/>
                <w:cs/>
              </w:rPr>
              <w:t xml:space="preserve">)” </w:t>
            </w:r>
            <w:r>
              <w:rPr>
                <w:rFonts w:hint="cs" w:cs="Angsana New"/>
                <w:cs/>
              </w:rPr>
              <w:t xml:space="preserve">ถ้าไม่ใช่ให้ </w:t>
            </w:r>
            <w:r>
              <w:rPr>
                <w:rFonts w:cs="CordiaUPC"/>
              </w:rPr>
              <w:t xml:space="preserve">Invisible </w:t>
            </w:r>
            <w:r>
              <w:rPr>
                <w:rFonts w:hint="cs" w:cs="Angsana New"/>
                <w:cs/>
              </w:rPr>
              <w:t>และทำการเคลียร์ค่า</w:t>
            </w:r>
          </w:p>
          <w:p w:rsidRPr="008979A8" w:rsidR="00A27ABB" w:rsidP="00A27ABB" w:rsidRDefault="00A27ABB" w14:paraId="138AE490" w14:textId="52AAE146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List of value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‘</w:t>
            </w:r>
            <w:r>
              <w:rPr>
                <w:rFonts w:cs="CordiaUPC"/>
              </w:rPr>
              <w:t>Peak Time Flag</w:t>
            </w:r>
            <w:r>
              <w:rPr>
                <w:rFonts w:cs="Angsana New"/>
                <w:cs/>
              </w:rPr>
              <w:t>’</w:t>
            </w:r>
          </w:p>
        </w:tc>
      </w:tr>
      <w:tr w:rsidRPr="008979A8" w:rsidR="00A27ABB" w:rsidTr="00983793" w14:paraId="672E788E" w14:textId="77777777">
        <w:tc>
          <w:tcPr>
            <w:tcW w:w="1026" w:type="pct"/>
            <w:gridSpan w:val="2"/>
          </w:tcPr>
          <w:p w:rsidR="00A27ABB" w:rsidP="00A27ABB" w:rsidRDefault="00A27ABB" w14:paraId="08614A63" w14:textId="7CD3D239">
            <w:pPr>
              <w:rPr>
                <w:rFonts w:cs="CordiaUPC"/>
              </w:rPr>
            </w:pPr>
            <w:r>
              <w:rPr>
                <w:rFonts w:cs="CordiaUPC"/>
              </w:rPr>
              <w:t>deductType</w:t>
            </w:r>
          </w:p>
        </w:tc>
        <w:tc>
          <w:tcPr>
            <w:tcW w:w="900" w:type="pct"/>
          </w:tcPr>
          <w:p w:rsidR="00A27ABB" w:rsidP="00A27ABB" w:rsidRDefault="00A27ABB" w14:paraId="176F5BB5" w14:textId="77777777">
            <w:pPr>
              <w:rPr>
                <w:rFonts w:cs="CordiaUPC"/>
              </w:rPr>
            </w:pPr>
          </w:p>
        </w:tc>
        <w:tc>
          <w:tcPr>
            <w:tcW w:w="3074" w:type="pct"/>
          </w:tcPr>
          <w:p w:rsidR="00A27ABB" w:rsidP="00A27ABB" w:rsidRDefault="00A27ABB" w14:paraId="261DFAE2" w14:textId="6534D176">
            <w:pPr>
              <w:rPr>
                <w:rFonts w:cs="CordiaUPC"/>
              </w:rPr>
            </w:pPr>
            <w:r>
              <w:rPr>
                <w:rFonts w:cs="CordiaUPC"/>
              </w:rPr>
              <w:t>Invisible</w:t>
            </w:r>
          </w:p>
        </w:tc>
      </w:tr>
      <w:tr w:rsidRPr="008979A8" w:rsidR="00A27ABB" w:rsidTr="00983793" w14:paraId="225B6719" w14:textId="77777777">
        <w:tc>
          <w:tcPr>
            <w:tcW w:w="5000" w:type="pct"/>
            <w:gridSpan w:val="4"/>
            <w:shd w:val="clear" w:color="auto" w:fill="D6E3BC" w:themeFill="accent3" w:themeFillTint="66"/>
          </w:tcPr>
          <w:p w:rsidR="00A27ABB" w:rsidP="00A27ABB" w:rsidRDefault="00A27ABB" w14:paraId="06B329E8" w14:textId="510F3374">
            <w:pPr>
              <w:pStyle w:val="HeaderTable"/>
            </w:pPr>
            <w:r>
              <w:t>Manage FN Number</w:t>
            </w:r>
            <w:r>
              <w:rPr>
                <w:rFonts w:hint="cs" w:cs="Angsana New"/>
                <w:rtl/>
                <w:cs/>
                <w:lang w:bidi="th-TH"/>
              </w:rPr>
              <w:t xml:space="preserve"> </w:t>
            </w:r>
            <w:r>
              <w:t>Section</w:t>
            </w:r>
          </w:p>
        </w:tc>
      </w:tr>
      <w:tr w:rsidRPr="008979A8" w:rsidR="00A27ABB" w:rsidTr="00983793" w14:paraId="748D5CDC" w14:textId="77777777">
        <w:tc>
          <w:tcPr>
            <w:tcW w:w="5000" w:type="pct"/>
            <w:gridSpan w:val="4"/>
            <w:shd w:val="clear" w:color="auto" w:fill="D6E3BC" w:themeFill="accent3" w:themeFillTint="66"/>
          </w:tcPr>
          <w:p w:rsidR="00A27ABB" w:rsidP="00A27ABB" w:rsidRDefault="00A27ABB" w14:paraId="307ADD6D" w14:textId="6B9B6A2B">
            <w:pPr>
              <w:pStyle w:val="HeaderTable"/>
              <w:rPr>
                <w:lang w:bidi="th-TH"/>
              </w:rPr>
            </w:pPr>
            <w:r>
              <w:t>Manage FN Number</w:t>
            </w:r>
            <w:r>
              <w:rPr>
                <w:rFonts w:hint="cs" w:cs="Angsana New"/>
                <w:cs/>
                <w:lang w:bidi="th-TH"/>
              </w:rPr>
              <w:t xml:space="preserve"> </w:t>
            </w:r>
            <w:r>
              <w:rPr>
                <w:lang w:bidi="th-TH"/>
              </w:rPr>
              <w:t>Table Section</w:t>
            </w:r>
          </w:p>
        </w:tc>
      </w:tr>
      <w:tr w:rsidRPr="008979A8" w:rsidR="00A27ABB" w:rsidTr="00983793" w14:paraId="07678506" w14:textId="77777777">
        <w:tc>
          <w:tcPr>
            <w:tcW w:w="1026" w:type="pct"/>
            <w:gridSpan w:val="2"/>
          </w:tcPr>
          <w:p w:rsidR="00A27ABB" w:rsidP="00A27ABB" w:rsidRDefault="00A27ABB" w14:paraId="38860CC6" w14:textId="21BF1032">
            <w:pPr>
              <w:rPr>
                <w:szCs w:val="36"/>
              </w:rPr>
            </w:pPr>
            <w:r>
              <w:rPr>
                <w:szCs w:val="36"/>
              </w:rPr>
              <w:t>Channel</w:t>
            </w:r>
          </w:p>
        </w:tc>
        <w:tc>
          <w:tcPr>
            <w:tcW w:w="900" w:type="pct"/>
          </w:tcPr>
          <w:p w:rsidR="00A27ABB" w:rsidP="00A27ABB" w:rsidRDefault="00A27ABB" w14:paraId="09A4E79E" w14:textId="77777777">
            <w:pPr>
              <w:rPr>
                <w:rFonts w:cs="CordiaUPC"/>
              </w:rPr>
            </w:pPr>
          </w:p>
        </w:tc>
        <w:tc>
          <w:tcPr>
            <w:tcW w:w="3074" w:type="pct"/>
          </w:tcPr>
          <w:p w:rsidR="00A27ABB" w:rsidP="00A27ABB" w:rsidRDefault="00A27ABB" w14:paraId="05BA9412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แสดงใน </w:t>
            </w:r>
            <w:r>
              <w:rPr>
                <w:rFonts w:cs="CordiaUPC"/>
              </w:rPr>
              <w:t>Format</w:t>
            </w:r>
          </w:p>
          <w:p w:rsidR="00A27ABB" w:rsidP="00A27ABB" w:rsidRDefault="00A27ABB" w14:paraId="16564A27" w14:textId="410CFA54">
            <w:pPr>
              <w:rPr>
                <w:rFonts w:cs="CordiaUPC"/>
              </w:rPr>
            </w:pPr>
            <w:r>
              <w:rPr>
                <w:rFonts w:cs="CordiaUPC"/>
              </w:rPr>
              <w:t>channel</w:t>
            </w:r>
          </w:p>
        </w:tc>
      </w:tr>
      <w:tr w:rsidRPr="008979A8" w:rsidR="00A27ABB" w:rsidTr="00983793" w14:paraId="5C08B088" w14:textId="77777777">
        <w:tc>
          <w:tcPr>
            <w:tcW w:w="1026" w:type="pct"/>
            <w:gridSpan w:val="2"/>
          </w:tcPr>
          <w:p w:rsidR="00A27ABB" w:rsidP="00A27ABB" w:rsidRDefault="00A27ABB" w14:paraId="2966FC44" w14:textId="633DEC8C">
            <w:pPr>
              <w:rPr>
                <w:szCs w:val="36"/>
              </w:rPr>
            </w:pPr>
            <w:r>
              <w:rPr>
                <w:szCs w:val="36"/>
              </w:rPr>
              <w:t>Action Fee</w:t>
            </w:r>
          </w:p>
        </w:tc>
        <w:tc>
          <w:tcPr>
            <w:tcW w:w="900" w:type="pct"/>
          </w:tcPr>
          <w:p w:rsidR="00A27ABB" w:rsidP="00A27ABB" w:rsidRDefault="00A27ABB" w14:paraId="6EE8824F" w14:textId="77777777">
            <w:pPr>
              <w:rPr>
                <w:rFonts w:cs="CordiaUPC"/>
              </w:rPr>
            </w:pPr>
          </w:p>
        </w:tc>
        <w:tc>
          <w:tcPr>
            <w:tcW w:w="3074" w:type="pct"/>
          </w:tcPr>
          <w:p w:rsidR="00A27ABB" w:rsidP="00A27ABB" w:rsidRDefault="00A27ABB" w14:paraId="36CCF009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แสดงใน </w:t>
            </w:r>
            <w:r>
              <w:rPr>
                <w:rFonts w:cs="CordiaUPC"/>
              </w:rPr>
              <w:t>Format</w:t>
            </w:r>
          </w:p>
          <w:p w:rsidR="00A27ABB" w:rsidP="00A27ABB" w:rsidRDefault="00A27ABB" w14:paraId="130DBE4B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actionFN </w:t>
            </w:r>
            <w:r>
              <w:rPr>
                <w:rFonts w:cs="Angsana New"/>
                <w:cs/>
              </w:rPr>
              <w:t xml:space="preserve">+  “ </w:t>
            </w:r>
            <w:r>
              <w:rPr>
                <w:rFonts w:cs="CordiaUPC"/>
              </w:rPr>
              <w:t xml:space="preserve">excluding vat </w:t>
            </w:r>
            <w:r>
              <w:rPr>
                <w:rFonts w:cs="Angsana New"/>
                <w:cs/>
              </w:rPr>
              <w:t xml:space="preserve">“ + </w:t>
            </w:r>
            <w:r>
              <w:rPr>
                <w:rFonts w:cs="CordiaUPC"/>
              </w:rPr>
              <w:t xml:space="preserve">feeExcVat </w:t>
            </w:r>
            <w:r>
              <w:rPr>
                <w:rFonts w:cs="Angsana New"/>
                <w:cs/>
              </w:rPr>
              <w:t xml:space="preserve">+ “ </w:t>
            </w:r>
            <w:r>
              <w:rPr>
                <w:rFonts w:cs="CordiaUPC"/>
              </w:rPr>
              <w:t xml:space="preserve">Baht including vat </w:t>
            </w:r>
            <w:r>
              <w:rPr>
                <w:rFonts w:cs="Angsana New"/>
                <w:cs/>
              </w:rPr>
              <w:t xml:space="preserve">” + </w:t>
            </w:r>
            <w:r>
              <w:rPr>
                <w:rFonts w:cs="CordiaUPC"/>
              </w:rPr>
              <w:t xml:space="preserve">feeIncVat </w:t>
            </w:r>
            <w:r>
              <w:rPr>
                <w:rFonts w:cs="Angsana New"/>
                <w:cs/>
              </w:rPr>
              <w:t xml:space="preserve">+ “ </w:t>
            </w:r>
            <w:r>
              <w:rPr>
                <w:rFonts w:cs="CordiaUPC"/>
              </w:rPr>
              <w:t>Baht</w:t>
            </w:r>
            <w:r>
              <w:rPr>
                <w:rFonts w:cs="Angsana New"/>
                <w:cs/>
              </w:rPr>
              <w:t xml:space="preserve">”  </w:t>
            </w:r>
          </w:p>
          <w:p w:rsidRPr="0064543B" w:rsidR="00A27ABB" w:rsidP="00A27ABB" w:rsidRDefault="00A27ABB" w14:paraId="68DC0715" w14:textId="69D591E2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 w:cs="Angsana New"/>
                <w:cs/>
              </w:rPr>
              <w:t xml:space="preserve">ถ้ามีมากกว่า </w:t>
            </w:r>
            <w:r>
              <w:rPr>
                <w:rFonts w:cs="CordiaUPC"/>
              </w:rPr>
              <w:t xml:space="preserve">1 </w:t>
            </w:r>
            <w:r>
              <w:rPr>
                <w:rFonts w:hint="cs" w:cs="Angsana New"/>
                <w:cs/>
              </w:rPr>
              <w:t>ค่า ให้ขึ้นบรรทัดใหม่</w:t>
            </w:r>
          </w:p>
        </w:tc>
      </w:tr>
      <w:tr w:rsidRPr="008979A8" w:rsidR="00A27ABB" w:rsidTr="00983793" w14:paraId="1233F487" w14:textId="77777777">
        <w:tc>
          <w:tcPr>
            <w:tcW w:w="1026" w:type="pct"/>
            <w:gridSpan w:val="2"/>
          </w:tcPr>
          <w:p w:rsidRPr="003A1FD8" w:rsidR="00A27ABB" w:rsidP="00A27ABB" w:rsidRDefault="00A27ABB" w14:paraId="39C50DD7" w14:textId="77777777">
            <w:pPr>
              <w:rPr>
                <w:rFonts w:cs="CordiaUPC"/>
              </w:rPr>
            </w:pPr>
            <w:r w:rsidRPr="003A1FD8">
              <w:rPr>
                <w:rFonts w:cs="CordiaUPC"/>
              </w:rPr>
              <w:t>Action</w:t>
            </w:r>
          </w:p>
          <w:p w:rsidRPr="008F0AF1" w:rsidR="00A27ABB" w:rsidP="00A27ABB" w:rsidRDefault="00A27ABB" w14:paraId="459EAC02" w14:textId="57B0CED7">
            <w:pPr>
              <w:pStyle w:val="ListParagraph"/>
              <w:numPr>
                <w:ilvl w:val="0"/>
                <w:numId w:val="120"/>
              </w:numPr>
              <w:rPr>
                <w:szCs w:val="36"/>
              </w:rPr>
            </w:pPr>
            <w:r w:rsidRPr="008F0AF1">
              <w:rPr>
                <w:rFonts w:hint="cs" w:cs="Angsana New"/>
                <w:cs/>
              </w:rPr>
              <w:t>ปุ่ม</w:t>
            </w:r>
            <w:r w:rsidRPr="008F0AF1">
              <w:rPr>
                <w:rFonts w:cs="CordiaUPC"/>
              </w:rPr>
              <w:t>Edit</w:t>
            </w:r>
          </w:p>
        </w:tc>
        <w:tc>
          <w:tcPr>
            <w:tcW w:w="900" w:type="pct"/>
          </w:tcPr>
          <w:p w:rsidR="00A27ABB" w:rsidP="00A27ABB" w:rsidRDefault="00A27ABB" w14:paraId="73399719" w14:textId="34FBF0DD">
            <w:pPr>
              <w:rPr>
                <w:rFonts w:cs="CordiaUPC"/>
              </w:rPr>
            </w:pPr>
            <w:r>
              <w:t>Button</w:t>
            </w:r>
          </w:p>
        </w:tc>
        <w:tc>
          <w:tcPr>
            <w:tcW w:w="3074" w:type="pct"/>
          </w:tcPr>
          <w:p w:rsidR="00A27ABB" w:rsidP="00A27ABB" w:rsidRDefault="00A27ABB" w14:paraId="03669A23" w14:textId="40541132">
            <w:pPr>
              <w:rPr>
                <w:rFonts w:cs="CordiaUPC"/>
                <w:cs/>
              </w:rPr>
            </w:pPr>
            <w:r w:rsidRPr="0079598B">
              <w:rPr>
                <w:rFonts w:cs="Angsana New"/>
                <w:cs/>
              </w:rPr>
              <w:t xml:space="preserve">เมื่อกดปุ่มให้ทำการ </w:t>
            </w:r>
            <w:r w:rsidRPr="0079598B">
              <w:rPr>
                <w:rFonts w:cs="CordiaUPC"/>
              </w:rPr>
              <w:t>Visible Detail Section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และดึงข้อมูลของ </w:t>
            </w:r>
            <w:r>
              <w:rPr>
                <w:rFonts w:cs="CordiaUPC"/>
              </w:rPr>
              <w:t xml:space="preserve">Row </w:t>
            </w:r>
            <w:r>
              <w:rPr>
                <w:rFonts w:hint="cs" w:cs="Angsana New"/>
                <w:cs/>
              </w:rPr>
              <w:t>นั้นๆ มาแสดง</w:t>
            </w:r>
          </w:p>
        </w:tc>
      </w:tr>
      <w:tr w:rsidRPr="008979A8" w:rsidR="00A27ABB" w:rsidTr="00983793" w14:paraId="23E798D8" w14:textId="77777777">
        <w:tc>
          <w:tcPr>
            <w:tcW w:w="1026" w:type="pct"/>
            <w:gridSpan w:val="2"/>
          </w:tcPr>
          <w:p w:rsidRPr="003A1FD8" w:rsidR="00A27ABB" w:rsidP="00A27ABB" w:rsidRDefault="00A27ABB" w14:paraId="74248CDE" w14:textId="77777777">
            <w:pPr>
              <w:rPr>
                <w:rFonts w:cs="CordiaUPC"/>
              </w:rPr>
            </w:pPr>
            <w:r w:rsidRPr="003A1FD8">
              <w:rPr>
                <w:rFonts w:cs="CordiaUPC"/>
              </w:rPr>
              <w:t>Action</w:t>
            </w:r>
          </w:p>
          <w:p w:rsidRPr="008F0AF1" w:rsidR="00A27ABB" w:rsidP="00A27ABB" w:rsidRDefault="00A27ABB" w14:paraId="1CA6930E" w14:textId="393D1B75">
            <w:pPr>
              <w:pStyle w:val="ListParagraph"/>
              <w:numPr>
                <w:ilvl w:val="0"/>
                <w:numId w:val="121"/>
              </w:numPr>
              <w:rPr>
                <w:szCs w:val="36"/>
              </w:rPr>
            </w:pPr>
            <w:r w:rsidRPr="008F0AF1">
              <w:rPr>
                <w:rFonts w:hint="cs" w:cs="Angsana New"/>
                <w:cs/>
              </w:rPr>
              <w:t xml:space="preserve">ปุ่ม </w:t>
            </w:r>
            <w:r w:rsidRPr="008F0AF1">
              <w:rPr>
                <w:rFonts w:cs="CordiaUPC"/>
              </w:rPr>
              <w:t>Delete</w:t>
            </w:r>
          </w:p>
        </w:tc>
        <w:tc>
          <w:tcPr>
            <w:tcW w:w="900" w:type="pct"/>
          </w:tcPr>
          <w:p w:rsidR="00A27ABB" w:rsidP="00A27ABB" w:rsidRDefault="00A27ABB" w14:paraId="3D645069" w14:textId="78532640">
            <w:pPr>
              <w:rPr>
                <w:rFonts w:cs="CordiaUPC"/>
              </w:rPr>
            </w:pPr>
            <w:r>
              <w:t>Button</w:t>
            </w:r>
          </w:p>
        </w:tc>
        <w:tc>
          <w:tcPr>
            <w:tcW w:w="3074" w:type="pct"/>
          </w:tcPr>
          <w:p w:rsidR="00A27ABB" w:rsidP="00A27ABB" w:rsidRDefault="00A27ABB" w14:paraId="4C6D9B32" w14:textId="28EF61C8">
            <w:pPr>
              <w:rPr>
                <w:rFonts w:cs="CordiaUPC"/>
                <w:cs/>
              </w:rPr>
            </w:pPr>
            <w:r w:rsidRPr="0079598B">
              <w:rPr>
                <w:rFonts w:cs="Angsana New"/>
                <w:cs/>
              </w:rPr>
              <w:t>เมื่</w:t>
            </w:r>
            <w:r>
              <w:rPr>
                <w:rFonts w:hint="cs" w:cs="Angsana New"/>
                <w:cs/>
              </w:rPr>
              <w:t>อ</w:t>
            </w:r>
            <w:r w:rsidRPr="0079598B">
              <w:rPr>
                <w:rFonts w:cs="Angsana New"/>
                <w:cs/>
              </w:rPr>
              <w:t>กดปุ่มให้ทำการ</w:t>
            </w:r>
            <w:r>
              <w:rPr>
                <w:rFonts w:cs="CordiaUPC"/>
              </w:rPr>
              <w:t xml:space="preserve"> Delete </w:t>
            </w:r>
            <w:r>
              <w:rPr>
                <w:rFonts w:hint="cs" w:cs="Angsana New"/>
                <w:cs/>
              </w:rPr>
              <w:t xml:space="preserve">ข้อมูลของ </w:t>
            </w:r>
            <w:r>
              <w:rPr>
                <w:rFonts w:cs="CordiaUPC"/>
              </w:rPr>
              <w:t xml:space="preserve">Row </w:t>
            </w:r>
            <w:r>
              <w:rPr>
                <w:rFonts w:hint="cs" w:cs="Angsana New"/>
                <w:cs/>
              </w:rPr>
              <w:t>นั้นๆ</w:t>
            </w:r>
          </w:p>
        </w:tc>
      </w:tr>
      <w:tr w:rsidRPr="008979A8" w:rsidR="00A27ABB" w:rsidTr="00983793" w14:paraId="4EA2CDFF" w14:textId="77777777">
        <w:tc>
          <w:tcPr>
            <w:tcW w:w="1026" w:type="pct"/>
            <w:gridSpan w:val="2"/>
          </w:tcPr>
          <w:p w:rsidR="00A27ABB" w:rsidP="00A27ABB" w:rsidRDefault="00A27ABB" w14:paraId="6E3061F3" w14:textId="02870B4E">
            <w:pPr>
              <w:rPr>
                <w:szCs w:val="36"/>
              </w:rPr>
            </w:pPr>
            <w:r w:rsidRPr="003A1FD8">
              <w:rPr>
                <w:rFonts w:hint="cs" w:cs="Angsana New"/>
                <w:cs/>
              </w:rPr>
              <w:t xml:space="preserve">ปุ่ม </w:t>
            </w:r>
            <w:r w:rsidRPr="003A1FD8">
              <w:rPr>
                <w:rFonts w:cs="Angsana New"/>
                <w:cs/>
              </w:rPr>
              <w:t>+</w:t>
            </w:r>
          </w:p>
        </w:tc>
        <w:tc>
          <w:tcPr>
            <w:tcW w:w="900" w:type="pct"/>
          </w:tcPr>
          <w:p w:rsidR="00A27ABB" w:rsidP="00A27ABB" w:rsidRDefault="00A27ABB" w14:paraId="512A9532" w14:textId="11C9540E">
            <w:pPr>
              <w:rPr>
                <w:rFonts w:cs="CordiaUPC"/>
              </w:rPr>
            </w:pPr>
            <w:r>
              <w:t>Button</w:t>
            </w:r>
          </w:p>
        </w:tc>
        <w:tc>
          <w:tcPr>
            <w:tcW w:w="3074" w:type="pct"/>
          </w:tcPr>
          <w:p w:rsidR="00A27ABB" w:rsidP="00A27ABB" w:rsidRDefault="00A27ABB" w14:paraId="69AA8AFC" w14:textId="73AA50B6">
            <w:pPr>
              <w:rPr>
                <w:rFonts w:cs="CordiaUPC"/>
                <w:cs/>
              </w:rPr>
            </w:pPr>
            <w:r w:rsidRPr="007D14C9">
              <w:rPr>
                <w:rFonts w:cs="Angsana New"/>
                <w:cs/>
              </w:rPr>
              <w:t xml:space="preserve">เมื่อกดปุ่มให้ทำการ </w:t>
            </w:r>
            <w:r w:rsidRPr="007D14C9">
              <w:rPr>
                <w:rFonts w:cs="CordiaUPC"/>
              </w:rPr>
              <w:t>Visible Detail Section</w:t>
            </w:r>
          </w:p>
        </w:tc>
      </w:tr>
      <w:tr w:rsidRPr="008979A8" w:rsidR="00A27ABB" w:rsidTr="00983793" w14:paraId="1C8C343C" w14:textId="77777777">
        <w:tc>
          <w:tcPr>
            <w:tcW w:w="5000" w:type="pct"/>
            <w:gridSpan w:val="4"/>
            <w:shd w:val="clear" w:color="auto" w:fill="D6E3BC" w:themeFill="accent3" w:themeFillTint="66"/>
          </w:tcPr>
          <w:p w:rsidR="00A27ABB" w:rsidP="00A27ABB" w:rsidRDefault="00A27ABB" w14:paraId="4A00D22F" w14:textId="10472E8B">
            <w:pPr>
              <w:pStyle w:val="HeaderTable"/>
              <w:rPr>
                <w:rtl/>
                <w:cs/>
              </w:rPr>
            </w:pPr>
            <w:r>
              <w:t>End Manage FN Number</w:t>
            </w:r>
            <w:r>
              <w:rPr>
                <w:rFonts w:hint="cs" w:cs="Angsana New"/>
                <w:cs/>
                <w:lang w:bidi="th-TH"/>
              </w:rPr>
              <w:t xml:space="preserve"> </w:t>
            </w:r>
            <w:r>
              <w:rPr>
                <w:lang w:bidi="th-TH"/>
              </w:rPr>
              <w:t>Table Section</w:t>
            </w:r>
          </w:p>
        </w:tc>
      </w:tr>
      <w:tr w:rsidRPr="008979A8" w:rsidR="00A27ABB" w:rsidTr="00983793" w14:paraId="19176798" w14:textId="77777777">
        <w:tc>
          <w:tcPr>
            <w:tcW w:w="5000" w:type="pct"/>
            <w:gridSpan w:val="4"/>
            <w:shd w:val="clear" w:color="auto" w:fill="D6E3BC" w:themeFill="accent3" w:themeFillTint="66"/>
          </w:tcPr>
          <w:p w:rsidR="00A27ABB" w:rsidP="00A27ABB" w:rsidRDefault="00A27ABB" w14:paraId="54068489" w14:textId="663F5DF3">
            <w:pPr>
              <w:pStyle w:val="HeaderTable"/>
            </w:pPr>
            <w:r>
              <w:t>Manage FN Number</w:t>
            </w:r>
            <w:r>
              <w:rPr>
                <w:rFonts w:hint="cs" w:cs="Angsana New"/>
                <w:cs/>
                <w:lang w:bidi="th-TH"/>
              </w:rPr>
              <w:t xml:space="preserve"> </w:t>
            </w:r>
            <w:r>
              <w:rPr>
                <w:lang w:bidi="th-TH"/>
              </w:rPr>
              <w:t>Detail Section</w:t>
            </w:r>
          </w:p>
        </w:tc>
      </w:tr>
      <w:tr w:rsidRPr="008979A8" w:rsidR="00A27ABB" w:rsidTr="00983793" w14:paraId="10C2361F" w14:textId="77777777">
        <w:trPr>
          <w:trHeight w:val="111"/>
        </w:trPr>
        <w:tc>
          <w:tcPr>
            <w:tcW w:w="999" w:type="pct"/>
          </w:tcPr>
          <w:p w:rsidR="00A27ABB" w:rsidP="00A27ABB" w:rsidRDefault="00A27ABB" w14:paraId="47FB20D4" w14:textId="74058013">
            <w:r>
              <w:t>channel</w:t>
            </w:r>
          </w:p>
        </w:tc>
        <w:tc>
          <w:tcPr>
            <w:tcW w:w="927" w:type="pct"/>
            <w:gridSpan w:val="2"/>
          </w:tcPr>
          <w:p w:rsidR="00A27ABB" w:rsidP="00A27ABB" w:rsidRDefault="00A27ABB" w14:paraId="08274441" w14:textId="5E9CA3AE">
            <w:r>
              <w:t>Drop down list</w:t>
            </w:r>
          </w:p>
        </w:tc>
        <w:tc>
          <w:tcPr>
            <w:tcW w:w="3074" w:type="pct"/>
          </w:tcPr>
          <w:p w:rsidR="00A27ABB" w:rsidP="00A27ABB" w:rsidRDefault="00A27ABB" w14:paraId="36F2D489" w14:textId="77777777">
            <w:pPr>
              <w:rPr>
                <w:color w:val="FF0000"/>
              </w:rPr>
            </w:pPr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98769D">
              <w:rPr>
                <w:rFonts w:cs="Angsana New"/>
                <w:color w:val="FF0000"/>
                <w:cs/>
              </w:rPr>
              <w:t>*</w:t>
            </w:r>
            <w:r w:rsidRPr="0098769D">
              <w:rPr>
                <w:color w:val="FF0000"/>
              </w:rPr>
              <w:t>Channel</w:t>
            </w:r>
          </w:p>
          <w:p w:rsidR="00A27ABB" w:rsidP="00A27ABB" w:rsidRDefault="00A27ABB" w14:paraId="31EDF44F" w14:textId="3DDA42D9">
            <w:r>
              <w:t xml:space="preserve">List of value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 xml:space="preserve">ดึงข้อมูลจาก </w:t>
            </w:r>
            <w:r>
              <w:t xml:space="preserve">DB </w:t>
            </w:r>
            <w:r>
              <w:rPr>
                <w:rFonts w:hint="cs"/>
                <w:cs/>
              </w:rPr>
              <w:t xml:space="preserve">ที่ </w:t>
            </w:r>
            <w:r>
              <w:t>Table MANAGE_FN_CHANNEL</w:t>
            </w:r>
          </w:p>
        </w:tc>
      </w:tr>
      <w:tr w:rsidRPr="008979A8" w:rsidR="00A27ABB" w:rsidTr="00983793" w14:paraId="1E62B9A6" w14:textId="77777777">
        <w:trPr>
          <w:trHeight w:val="108"/>
        </w:trPr>
        <w:tc>
          <w:tcPr>
            <w:tcW w:w="5000" w:type="pct"/>
            <w:gridSpan w:val="4"/>
            <w:shd w:val="clear" w:color="auto" w:fill="D6E3BC" w:themeFill="accent3" w:themeFillTint="66"/>
          </w:tcPr>
          <w:p w:rsidR="00A27ABB" w:rsidP="00A27ABB" w:rsidRDefault="00A27ABB" w14:paraId="4FB99A56" w14:textId="1CFA3402">
            <w:pPr>
              <w:pStyle w:val="HeaderTable"/>
            </w:pPr>
            <w:r>
              <w:t>Action Fee Table Section</w:t>
            </w:r>
          </w:p>
        </w:tc>
      </w:tr>
      <w:tr w:rsidRPr="008979A8" w:rsidR="00A27ABB" w:rsidTr="00983793" w14:paraId="2F0D50DF" w14:textId="77777777">
        <w:trPr>
          <w:trHeight w:val="108"/>
        </w:trPr>
        <w:tc>
          <w:tcPr>
            <w:tcW w:w="999" w:type="pct"/>
          </w:tcPr>
          <w:p w:rsidR="00A27ABB" w:rsidP="00A27ABB" w:rsidRDefault="00A27ABB" w14:paraId="4C78D811" w14:textId="3D00A083">
            <w:r>
              <w:t>Action</w:t>
            </w:r>
          </w:p>
        </w:tc>
        <w:tc>
          <w:tcPr>
            <w:tcW w:w="927" w:type="pct"/>
            <w:gridSpan w:val="2"/>
          </w:tcPr>
          <w:p w:rsidR="00A27ABB" w:rsidP="00A27ABB" w:rsidRDefault="00A27ABB" w14:paraId="5305D7F2" w14:textId="77777777"/>
        </w:tc>
        <w:tc>
          <w:tcPr>
            <w:tcW w:w="3074" w:type="pct"/>
          </w:tcPr>
          <w:p w:rsidR="00A27ABB" w:rsidP="00A27ABB" w:rsidRDefault="00A27ABB" w14:paraId="03E84793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แสดงใน </w:t>
            </w:r>
            <w:r>
              <w:rPr>
                <w:rFonts w:cs="CordiaUPC"/>
              </w:rPr>
              <w:t>Format</w:t>
            </w:r>
          </w:p>
          <w:p w:rsidR="00A27ABB" w:rsidP="00A27ABB" w:rsidRDefault="00A27ABB" w14:paraId="223A3B9A" w14:textId="010E91A5">
            <w:r>
              <w:rPr>
                <w:rFonts w:cs="CordiaUPC"/>
              </w:rPr>
              <w:t>channel</w:t>
            </w:r>
          </w:p>
        </w:tc>
      </w:tr>
      <w:tr w:rsidRPr="008979A8" w:rsidR="00A27ABB" w:rsidTr="00983793" w14:paraId="5542A179" w14:textId="77777777">
        <w:trPr>
          <w:trHeight w:val="108"/>
        </w:trPr>
        <w:tc>
          <w:tcPr>
            <w:tcW w:w="999" w:type="pct"/>
          </w:tcPr>
          <w:p w:rsidR="00A27ABB" w:rsidP="00A27ABB" w:rsidRDefault="00A27ABB" w14:paraId="2785EE83" w14:textId="00B32034">
            <w:r>
              <w:t>Fee</w:t>
            </w:r>
          </w:p>
        </w:tc>
        <w:tc>
          <w:tcPr>
            <w:tcW w:w="927" w:type="pct"/>
            <w:gridSpan w:val="2"/>
          </w:tcPr>
          <w:p w:rsidR="00A27ABB" w:rsidP="00A27ABB" w:rsidRDefault="00A27ABB" w14:paraId="581BD10F" w14:textId="77777777"/>
        </w:tc>
        <w:tc>
          <w:tcPr>
            <w:tcW w:w="3074" w:type="pct"/>
          </w:tcPr>
          <w:p w:rsidR="00A27ABB" w:rsidP="00A27ABB" w:rsidRDefault="00A27ABB" w14:paraId="26F6261C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แสดงใน </w:t>
            </w:r>
            <w:r>
              <w:rPr>
                <w:rFonts w:cs="CordiaUPC"/>
              </w:rPr>
              <w:t>Format</w:t>
            </w:r>
          </w:p>
          <w:p w:rsidR="00A27ABB" w:rsidP="00A27ABB" w:rsidRDefault="00A27ABB" w14:paraId="0CC178B5" w14:textId="77777777">
            <w:pPr>
              <w:rPr>
                <w:szCs w:val="36"/>
              </w:rPr>
            </w:pP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 xml:space="preserve">Excluding VAT </w:t>
            </w:r>
            <w:r>
              <w:rPr>
                <w:rFonts w:cs="Angsana New"/>
                <w:cs/>
              </w:rPr>
              <w:t xml:space="preserve">” + </w:t>
            </w:r>
            <w:r>
              <w:rPr>
                <w:szCs w:val="36"/>
              </w:rPr>
              <w:t xml:space="preserve">feeExcVat </w:t>
            </w:r>
            <w:r>
              <w:rPr>
                <w:rFonts w:cs="Angsana New"/>
                <w:cs/>
              </w:rPr>
              <w:t xml:space="preserve">+ “ </w:t>
            </w:r>
            <w:r>
              <w:rPr>
                <w:szCs w:val="36"/>
              </w:rPr>
              <w:t>Baht</w:t>
            </w:r>
            <w:r>
              <w:rPr>
                <w:rFonts w:cs="Angsana New"/>
                <w:cs/>
              </w:rPr>
              <w:t>”</w:t>
            </w:r>
          </w:p>
          <w:p w:rsidR="00A27ABB" w:rsidP="00A27ABB" w:rsidRDefault="00A27ABB" w14:paraId="3E301281" w14:textId="614E6CAC"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 xml:space="preserve">Including VAT </w:t>
            </w:r>
            <w:r>
              <w:rPr>
                <w:rFonts w:cs="Angsana New"/>
                <w:cs/>
              </w:rPr>
              <w:t xml:space="preserve">” + </w:t>
            </w:r>
            <w:r>
              <w:rPr>
                <w:szCs w:val="36"/>
              </w:rPr>
              <w:t xml:space="preserve">feeIncVat </w:t>
            </w:r>
            <w:r>
              <w:rPr>
                <w:rFonts w:cs="Angsana New"/>
                <w:cs/>
              </w:rPr>
              <w:t xml:space="preserve">+ “ </w:t>
            </w:r>
            <w:r>
              <w:rPr>
                <w:szCs w:val="36"/>
              </w:rPr>
              <w:t>Baht</w:t>
            </w:r>
            <w:r>
              <w:rPr>
                <w:rFonts w:cs="Angsana New"/>
                <w:cs/>
              </w:rPr>
              <w:t>”</w:t>
            </w:r>
          </w:p>
        </w:tc>
      </w:tr>
      <w:tr w:rsidRPr="008979A8" w:rsidR="00A27ABB" w:rsidTr="00983793" w14:paraId="07048959" w14:textId="77777777">
        <w:trPr>
          <w:trHeight w:val="108"/>
        </w:trPr>
        <w:tc>
          <w:tcPr>
            <w:tcW w:w="999" w:type="pct"/>
          </w:tcPr>
          <w:p w:rsidRPr="003A1FD8" w:rsidR="00A27ABB" w:rsidP="00A27ABB" w:rsidRDefault="00A27ABB" w14:paraId="58F29CA9" w14:textId="77777777">
            <w:pPr>
              <w:rPr>
                <w:rFonts w:cs="CordiaUPC"/>
              </w:rPr>
            </w:pPr>
            <w:r w:rsidRPr="003A1FD8">
              <w:rPr>
                <w:rFonts w:cs="CordiaUPC"/>
              </w:rPr>
              <w:t>Action</w:t>
            </w:r>
          </w:p>
          <w:p w:rsidR="00A27ABB" w:rsidP="00A27ABB" w:rsidRDefault="00A27ABB" w14:paraId="1318F226" w14:textId="6E70DDCD">
            <w:pPr>
              <w:pStyle w:val="ListParagraph"/>
              <w:numPr>
                <w:ilvl w:val="0"/>
                <w:numId w:val="121"/>
              </w:numPr>
            </w:pPr>
            <w:r w:rsidRPr="0098769D">
              <w:rPr>
                <w:rFonts w:hint="cs" w:cs="Angsana New"/>
                <w:cs/>
              </w:rPr>
              <w:t>ปุ่ม</w:t>
            </w:r>
            <w:r w:rsidRPr="0098769D">
              <w:rPr>
                <w:rFonts w:cs="CordiaUPC"/>
              </w:rPr>
              <w:t>Edit</w:t>
            </w:r>
          </w:p>
        </w:tc>
        <w:tc>
          <w:tcPr>
            <w:tcW w:w="927" w:type="pct"/>
            <w:gridSpan w:val="2"/>
          </w:tcPr>
          <w:p w:rsidR="00A27ABB" w:rsidP="00A27ABB" w:rsidRDefault="00A27ABB" w14:paraId="3F0E5161" w14:textId="7AF9FC94">
            <w:r>
              <w:t>Button</w:t>
            </w:r>
          </w:p>
        </w:tc>
        <w:tc>
          <w:tcPr>
            <w:tcW w:w="3074" w:type="pct"/>
          </w:tcPr>
          <w:p w:rsidR="00A27ABB" w:rsidP="00A27ABB" w:rsidRDefault="00A27ABB" w14:paraId="2354CB36" w14:textId="635BA463">
            <w:r w:rsidRPr="0079598B">
              <w:rPr>
                <w:rFonts w:cs="Angsana New"/>
                <w:cs/>
              </w:rPr>
              <w:t xml:space="preserve">เมื่อกดปุ่มให้ทำการ </w:t>
            </w:r>
            <w:r w:rsidRPr="0079598B">
              <w:rPr>
                <w:rFonts w:cs="CordiaUPC"/>
              </w:rPr>
              <w:t>Visible Detail Section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และดึงข้อมูลของ </w:t>
            </w:r>
            <w:r>
              <w:rPr>
                <w:rFonts w:cs="CordiaUPC"/>
              </w:rPr>
              <w:t xml:space="preserve">Row </w:t>
            </w:r>
            <w:r>
              <w:rPr>
                <w:rFonts w:hint="cs" w:cs="Angsana New"/>
                <w:cs/>
              </w:rPr>
              <w:t>นั้นๆ มาแสดง</w:t>
            </w:r>
          </w:p>
        </w:tc>
      </w:tr>
      <w:tr w:rsidRPr="008979A8" w:rsidR="00A27ABB" w:rsidTr="00983793" w14:paraId="66BB7FF8" w14:textId="77777777">
        <w:trPr>
          <w:trHeight w:val="108"/>
        </w:trPr>
        <w:tc>
          <w:tcPr>
            <w:tcW w:w="999" w:type="pct"/>
          </w:tcPr>
          <w:p w:rsidRPr="003A1FD8" w:rsidR="00A27ABB" w:rsidP="00A27ABB" w:rsidRDefault="00A27ABB" w14:paraId="4DBE5616" w14:textId="77777777">
            <w:pPr>
              <w:rPr>
                <w:rFonts w:cs="CordiaUPC"/>
              </w:rPr>
            </w:pPr>
            <w:r w:rsidRPr="003A1FD8">
              <w:rPr>
                <w:rFonts w:cs="CordiaUPC"/>
              </w:rPr>
              <w:t>Action</w:t>
            </w:r>
          </w:p>
          <w:p w:rsidR="00A27ABB" w:rsidP="00A27ABB" w:rsidRDefault="00A27ABB" w14:paraId="36F45D62" w14:textId="19F967F4">
            <w:pPr>
              <w:pStyle w:val="ListParagraph"/>
              <w:numPr>
                <w:ilvl w:val="0"/>
                <w:numId w:val="121"/>
              </w:numPr>
            </w:pPr>
            <w:r w:rsidRPr="0098769D">
              <w:rPr>
                <w:rFonts w:hint="cs" w:cs="Angsana New"/>
                <w:cs/>
              </w:rPr>
              <w:t xml:space="preserve">ปุ่ม </w:t>
            </w:r>
            <w:r w:rsidRPr="0098769D">
              <w:rPr>
                <w:rFonts w:cs="CordiaUPC"/>
              </w:rPr>
              <w:t>Delete</w:t>
            </w:r>
          </w:p>
        </w:tc>
        <w:tc>
          <w:tcPr>
            <w:tcW w:w="927" w:type="pct"/>
            <w:gridSpan w:val="2"/>
          </w:tcPr>
          <w:p w:rsidR="00A27ABB" w:rsidP="00A27ABB" w:rsidRDefault="00A27ABB" w14:paraId="57AF4E2B" w14:textId="1015CCF1">
            <w:r>
              <w:t>Button</w:t>
            </w:r>
          </w:p>
        </w:tc>
        <w:tc>
          <w:tcPr>
            <w:tcW w:w="3074" w:type="pct"/>
          </w:tcPr>
          <w:p w:rsidR="00A27ABB" w:rsidP="00A27ABB" w:rsidRDefault="00A27ABB" w14:paraId="581CDF9D" w14:textId="2F63F01A">
            <w:r w:rsidRPr="0079598B">
              <w:rPr>
                <w:rFonts w:cs="Angsana New"/>
                <w:cs/>
              </w:rPr>
              <w:t>เมื่</w:t>
            </w:r>
            <w:r>
              <w:rPr>
                <w:rFonts w:hint="cs" w:cs="Angsana New"/>
                <w:cs/>
              </w:rPr>
              <w:t>อ</w:t>
            </w:r>
            <w:r w:rsidRPr="0079598B">
              <w:rPr>
                <w:rFonts w:cs="Angsana New"/>
                <w:cs/>
              </w:rPr>
              <w:t>กดปุ่มให้ทำการ</w:t>
            </w:r>
            <w:r>
              <w:rPr>
                <w:rFonts w:cs="CordiaUPC"/>
              </w:rPr>
              <w:t xml:space="preserve"> Delete </w:t>
            </w:r>
            <w:r>
              <w:rPr>
                <w:rFonts w:hint="cs" w:cs="Angsana New"/>
                <w:cs/>
              </w:rPr>
              <w:t xml:space="preserve">ข้อมูลของ </w:t>
            </w:r>
            <w:r>
              <w:rPr>
                <w:rFonts w:cs="CordiaUPC"/>
              </w:rPr>
              <w:t xml:space="preserve">Row </w:t>
            </w:r>
            <w:r>
              <w:rPr>
                <w:rFonts w:hint="cs" w:cs="Angsana New"/>
                <w:cs/>
              </w:rPr>
              <w:t>นั้นๆ</w:t>
            </w:r>
          </w:p>
        </w:tc>
      </w:tr>
      <w:tr w:rsidRPr="008979A8" w:rsidR="00A27ABB" w:rsidTr="00983793" w14:paraId="44F774BF" w14:textId="77777777">
        <w:trPr>
          <w:trHeight w:val="108"/>
        </w:trPr>
        <w:tc>
          <w:tcPr>
            <w:tcW w:w="999" w:type="pct"/>
          </w:tcPr>
          <w:p w:rsidR="00A27ABB" w:rsidP="00A27ABB" w:rsidRDefault="00A27ABB" w14:paraId="022FCEC3" w14:textId="27FED1EA">
            <w:r w:rsidRPr="003A1FD8">
              <w:rPr>
                <w:rFonts w:hint="cs" w:cs="Angsana New"/>
                <w:cs/>
              </w:rPr>
              <w:t xml:space="preserve">ปุ่ม </w:t>
            </w:r>
            <w:r w:rsidRPr="003A1FD8">
              <w:rPr>
                <w:rFonts w:cs="Angsana New"/>
                <w:cs/>
              </w:rPr>
              <w:t>+</w:t>
            </w:r>
          </w:p>
        </w:tc>
        <w:tc>
          <w:tcPr>
            <w:tcW w:w="927" w:type="pct"/>
            <w:gridSpan w:val="2"/>
          </w:tcPr>
          <w:p w:rsidR="00A27ABB" w:rsidP="00A27ABB" w:rsidRDefault="00A27ABB" w14:paraId="7F1BAD2F" w14:textId="75C7C7E2">
            <w:r>
              <w:t>Button</w:t>
            </w:r>
          </w:p>
        </w:tc>
        <w:tc>
          <w:tcPr>
            <w:tcW w:w="3074" w:type="pct"/>
          </w:tcPr>
          <w:p w:rsidR="00A27ABB" w:rsidP="00A27ABB" w:rsidRDefault="00A27ABB" w14:paraId="4229498D" w14:textId="0C4C2D0E">
            <w:r w:rsidRPr="007D14C9">
              <w:rPr>
                <w:rFonts w:cs="Angsana New"/>
                <w:cs/>
              </w:rPr>
              <w:t xml:space="preserve">เมื่อกดปุ่มให้ทำการ </w:t>
            </w:r>
            <w:r w:rsidRPr="007D14C9">
              <w:rPr>
                <w:rFonts w:cs="CordiaUPC"/>
              </w:rPr>
              <w:t>Visible Detail Section</w:t>
            </w:r>
          </w:p>
        </w:tc>
      </w:tr>
      <w:tr w:rsidRPr="008979A8" w:rsidR="00A27ABB" w:rsidTr="00983793" w14:paraId="061B73F3" w14:textId="77777777">
        <w:trPr>
          <w:trHeight w:val="108"/>
        </w:trPr>
        <w:tc>
          <w:tcPr>
            <w:tcW w:w="5000" w:type="pct"/>
            <w:gridSpan w:val="4"/>
            <w:shd w:val="clear" w:color="auto" w:fill="D6E3BC" w:themeFill="accent3" w:themeFillTint="66"/>
          </w:tcPr>
          <w:p w:rsidR="00A27ABB" w:rsidP="00A27ABB" w:rsidRDefault="00A27ABB" w14:paraId="6446AB03" w14:textId="13834D25">
            <w:pPr>
              <w:pStyle w:val="HeaderTable"/>
            </w:pPr>
            <w:r>
              <w:t>End Action Fee Table Section</w:t>
            </w:r>
          </w:p>
        </w:tc>
      </w:tr>
      <w:tr w:rsidRPr="008979A8" w:rsidR="00A27ABB" w:rsidTr="00983793" w14:paraId="2B313001" w14:textId="77777777">
        <w:tc>
          <w:tcPr>
            <w:tcW w:w="5000" w:type="pct"/>
            <w:gridSpan w:val="4"/>
            <w:shd w:val="clear" w:color="auto" w:fill="D6E3BC" w:themeFill="accent3" w:themeFillTint="66"/>
          </w:tcPr>
          <w:p w:rsidR="00A27ABB" w:rsidP="00A27ABB" w:rsidRDefault="00A27ABB" w14:paraId="3576D75F" w14:textId="3E768CE9">
            <w:pPr>
              <w:pStyle w:val="HeaderTable"/>
              <w:rPr>
                <w:rtl/>
                <w:cs/>
              </w:rPr>
            </w:pPr>
            <w:r>
              <w:t>Action Fee</w:t>
            </w:r>
            <w:r>
              <w:rPr>
                <w:rFonts w:hint="cs" w:cs="Angsana New"/>
                <w:cs/>
                <w:lang w:bidi="th-TH"/>
              </w:rPr>
              <w:t xml:space="preserve"> </w:t>
            </w:r>
            <w:r>
              <w:rPr>
                <w:lang w:bidi="th-TH"/>
              </w:rPr>
              <w:t>Detail Section</w:t>
            </w:r>
          </w:p>
        </w:tc>
      </w:tr>
      <w:tr w:rsidRPr="008979A8" w:rsidR="00A27ABB" w:rsidTr="00983793" w14:paraId="27EC07E6" w14:textId="77777777">
        <w:tc>
          <w:tcPr>
            <w:tcW w:w="1026" w:type="pct"/>
            <w:gridSpan w:val="2"/>
          </w:tcPr>
          <w:p w:rsidR="00A27ABB" w:rsidP="00A27ABB" w:rsidRDefault="00A27ABB" w14:paraId="0F1E3F0B" w14:textId="545E398A">
            <w:pPr>
              <w:rPr>
                <w:szCs w:val="36"/>
              </w:rPr>
            </w:pPr>
            <w:r>
              <w:rPr>
                <w:szCs w:val="36"/>
              </w:rPr>
              <w:t>actionFN</w:t>
            </w:r>
          </w:p>
        </w:tc>
        <w:tc>
          <w:tcPr>
            <w:tcW w:w="900" w:type="pct"/>
          </w:tcPr>
          <w:p w:rsidR="00A27ABB" w:rsidP="00A27ABB" w:rsidRDefault="00A27ABB" w14:paraId="166546BD" w14:textId="0BD84F9D">
            <w:pPr>
              <w:rPr>
                <w:rFonts w:cs="CordiaUPC"/>
              </w:rPr>
            </w:pPr>
            <w:r>
              <w:rPr>
                <w:rFonts w:cs="CordiaUPC"/>
              </w:rPr>
              <w:t>Drop Down List</w:t>
            </w:r>
          </w:p>
        </w:tc>
        <w:tc>
          <w:tcPr>
            <w:tcW w:w="3074" w:type="pct"/>
          </w:tcPr>
          <w:p w:rsidR="00A27ABB" w:rsidP="00A27ABB" w:rsidRDefault="00A27ABB" w14:paraId="14ABF2D6" w14:textId="77777777">
            <w:pPr>
              <w:rPr>
                <w:rFonts w:cs="CordiaUPC"/>
                <w:color w:val="FF0000"/>
              </w:rPr>
            </w:pPr>
            <w:r>
              <w:rPr>
                <w:rFonts w:cs="CordiaUPC"/>
              </w:rP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CF1739">
              <w:rPr>
                <w:rFonts w:cs="Angsana New"/>
                <w:color w:val="FF0000"/>
                <w:cs/>
              </w:rPr>
              <w:t>*</w:t>
            </w:r>
            <w:r w:rsidRPr="00CF1739">
              <w:rPr>
                <w:rFonts w:cs="CordiaUPC"/>
                <w:color w:val="FF0000"/>
              </w:rPr>
              <w:t>Action</w:t>
            </w:r>
          </w:p>
          <w:p w:rsidR="00A27ABB" w:rsidP="00A27ABB" w:rsidRDefault="00A27ABB" w14:paraId="46578DE9" w14:textId="53515B22">
            <w:pPr>
              <w:rPr>
                <w:rFonts w:cs="CordiaUPC"/>
                <w:cs/>
              </w:rPr>
            </w:pPr>
            <w:r w:rsidRPr="004C3917">
              <w:t xml:space="preserve">List of Value </w:t>
            </w:r>
            <w:r w:rsidRPr="004C3917"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‘</w:t>
            </w:r>
            <w:r w:rsidRPr="00CF1739">
              <w:rPr>
                <w:rFonts w:cs="CordiaUPC"/>
              </w:rPr>
              <w:t>Voice FN Action Type</w:t>
            </w:r>
            <w:r>
              <w:rPr>
                <w:rFonts w:cs="Angsana New"/>
                <w:cs/>
              </w:rPr>
              <w:t>’</w:t>
            </w:r>
          </w:p>
        </w:tc>
      </w:tr>
      <w:tr w:rsidRPr="008979A8" w:rsidR="00A27ABB" w:rsidTr="00983793" w14:paraId="51D01539" w14:textId="77777777">
        <w:tc>
          <w:tcPr>
            <w:tcW w:w="1026" w:type="pct"/>
            <w:gridSpan w:val="2"/>
          </w:tcPr>
          <w:p w:rsidR="00A27ABB" w:rsidP="00A27ABB" w:rsidRDefault="00A27ABB" w14:paraId="24F7DDBF" w14:textId="27DDEAE0">
            <w:pPr>
              <w:rPr>
                <w:szCs w:val="36"/>
              </w:rPr>
            </w:pPr>
            <w:r>
              <w:rPr>
                <w:szCs w:val="36"/>
              </w:rPr>
              <w:t>feeExcVat</w:t>
            </w:r>
          </w:p>
        </w:tc>
        <w:tc>
          <w:tcPr>
            <w:tcW w:w="900" w:type="pct"/>
          </w:tcPr>
          <w:p w:rsidR="00A27ABB" w:rsidP="00A27ABB" w:rsidRDefault="00A27ABB" w14:paraId="54029E09" w14:textId="7933588E">
            <w:pPr>
              <w:rPr>
                <w:rFonts w:cs="CordiaUPC"/>
              </w:rPr>
            </w:pPr>
            <w:r>
              <w:rPr>
                <w:rFonts w:cs="CordiaUPC"/>
              </w:rPr>
              <w:t>Text Box</w:t>
            </w:r>
          </w:p>
        </w:tc>
        <w:tc>
          <w:tcPr>
            <w:tcW w:w="3074" w:type="pct"/>
          </w:tcPr>
          <w:p w:rsidR="00A27ABB" w:rsidP="00A27ABB" w:rsidRDefault="00A27ABB" w14:paraId="6D46D12D" w14:textId="6C55F651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E6732E">
              <w:rPr>
                <w:rFonts w:cs="Angsana New"/>
                <w:color w:val="FF0000"/>
                <w:cs/>
              </w:rPr>
              <w:t>*</w:t>
            </w:r>
            <w:r w:rsidRPr="00E6732E">
              <w:rPr>
                <w:rFonts w:cs="CordiaUPC"/>
                <w:color w:val="FF0000"/>
              </w:rPr>
              <w:t xml:space="preserve">Fee Excluding VAT </w:t>
            </w:r>
            <w:r>
              <w:rPr>
                <w:rFonts w:cs="Angsana New"/>
                <w:cs/>
              </w:rPr>
              <w:t xml:space="preserve">: …… </w:t>
            </w:r>
            <w:r>
              <w:rPr>
                <w:rFonts w:cs="CordiaUPC"/>
              </w:rPr>
              <w:t>Baht</w:t>
            </w:r>
          </w:p>
          <w:p w:rsidR="00A27ABB" w:rsidP="00A27ABB" w:rsidRDefault="00A27ABB" w14:paraId="4FB0FC07" w14:textId="4D7429F7">
            <w:pPr>
              <w:spacing w:after="0"/>
              <w:rPr>
                <w:rFonts w:cs="CordiaUPC"/>
              </w:rPr>
            </w:pPr>
            <w:r>
              <w:rPr>
                <w:rFonts w:hint="cs"/>
                <w:cs/>
              </w:rPr>
              <w:t xml:space="preserve">เมื่อ </w:t>
            </w:r>
            <w:r>
              <w:t xml:space="preserve">User </w:t>
            </w:r>
            <w:r>
              <w:rPr>
                <w:rFonts w:hint="cs"/>
                <w:cs/>
              </w:rPr>
              <w:t xml:space="preserve">กรอกข้อมูลที่ </w:t>
            </w:r>
            <w:r>
              <w:t xml:space="preserve">Field </w:t>
            </w:r>
            <w:r>
              <w:rPr>
                <w:rFonts w:hint="cs"/>
                <w:cs/>
              </w:rPr>
              <w:t>นี้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และ </w:t>
            </w:r>
            <w:r>
              <w:rPr>
                <w:szCs w:val="36"/>
              </w:rPr>
              <w:t>feeIncVat</w:t>
            </w:r>
            <w:r>
              <w:rPr>
                <w:rFonts w:hint="cs"/>
                <w:cs/>
              </w:rPr>
              <w:t xml:space="preserve"> มีค่าเป็นค่าว่างให้ระบบทำการคำนวนค่า </w:t>
            </w:r>
            <w:r>
              <w:rPr>
                <w:szCs w:val="36"/>
              </w:rPr>
              <w:t>feeIncVat</w:t>
            </w:r>
            <w:r>
              <w:rPr>
                <w:rFonts w:hint="cs"/>
                <w:cs/>
              </w:rPr>
              <w:t xml:space="preserve"> ตามสูตรดังนี้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szCs w:val="36"/>
              </w:rPr>
              <w:t>feeExcVat</w:t>
            </w:r>
            <w:r>
              <w:rPr>
                <w:rFonts w:cs="Angsana New"/>
                <w:cs/>
              </w:rPr>
              <w:t xml:space="preserve"> * </w:t>
            </w:r>
            <w:r>
              <w:t xml:space="preserve">VAT </w:t>
            </w:r>
            <w:r>
              <w:rPr>
                <w:rFonts w:hint="cs"/>
                <w:cs/>
              </w:rPr>
              <w:t xml:space="preserve">และจะต้องปัดทศนิยมให้เหลือแค่ </w:t>
            </w:r>
            <w:r>
              <w:t>3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>ตำแหน่งตามหลักคณิตศาสตร์</w:t>
            </w:r>
          </w:p>
          <w:p w:rsidR="00A27ABB" w:rsidP="00A27ABB" w:rsidRDefault="00A27ABB" w14:paraId="03759B36" w14:textId="4EAD669F">
            <w:pPr>
              <w:spacing w:after="0"/>
              <w:rPr>
                <w:rFonts w:cs="CordiaUPC"/>
                <w:cs/>
              </w:rPr>
            </w:pPr>
            <w:r w:rsidRPr="006B2F86">
              <w:rPr>
                <w:rFonts w:hint="cs" w:cs="Angsana New"/>
                <w:cs/>
              </w:rPr>
              <w:t>หมายเหตุ ใส่ได้เฉพาะ</w:t>
            </w:r>
            <w:r>
              <w:rPr>
                <w:rFonts w:hint="cs" w:cs="Angsana New"/>
                <w:cs/>
              </w:rPr>
              <w:t>ตัวเลขและจุดทศนิยมเท่านั้น</w:t>
            </w:r>
          </w:p>
        </w:tc>
      </w:tr>
      <w:tr w:rsidRPr="008979A8" w:rsidR="00A27ABB" w:rsidTr="00983793" w14:paraId="1D14D160" w14:textId="77777777">
        <w:tc>
          <w:tcPr>
            <w:tcW w:w="1026" w:type="pct"/>
            <w:gridSpan w:val="2"/>
          </w:tcPr>
          <w:p w:rsidR="00A27ABB" w:rsidP="00A27ABB" w:rsidRDefault="00A27ABB" w14:paraId="05E29550" w14:textId="78476BFD">
            <w:pPr>
              <w:rPr>
                <w:szCs w:val="36"/>
              </w:rPr>
            </w:pPr>
            <w:r>
              <w:rPr>
                <w:szCs w:val="36"/>
              </w:rPr>
              <w:t>feeIncVat</w:t>
            </w:r>
          </w:p>
        </w:tc>
        <w:tc>
          <w:tcPr>
            <w:tcW w:w="900" w:type="pct"/>
          </w:tcPr>
          <w:p w:rsidR="00A27ABB" w:rsidP="00A27ABB" w:rsidRDefault="00A27ABB" w14:paraId="6086C04E" w14:textId="663D3EF3">
            <w:pPr>
              <w:rPr>
                <w:rFonts w:cs="CordiaUPC"/>
              </w:rPr>
            </w:pPr>
            <w:r>
              <w:rPr>
                <w:rFonts w:cs="CordiaUPC"/>
              </w:rPr>
              <w:t>Text Box</w:t>
            </w:r>
          </w:p>
        </w:tc>
        <w:tc>
          <w:tcPr>
            <w:tcW w:w="3074" w:type="pct"/>
          </w:tcPr>
          <w:p w:rsidR="00A27ABB" w:rsidP="00A27ABB" w:rsidRDefault="00A27ABB" w14:paraId="1EC2FE34" w14:textId="55BCE7A8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E6732E">
              <w:rPr>
                <w:rFonts w:cs="Angsana New"/>
                <w:color w:val="FF0000"/>
                <w:cs/>
              </w:rPr>
              <w:t>*</w:t>
            </w:r>
            <w:r w:rsidRPr="00E6732E">
              <w:rPr>
                <w:rFonts w:cs="CordiaUPC"/>
                <w:color w:val="FF0000"/>
              </w:rPr>
              <w:t xml:space="preserve">Fee </w:t>
            </w:r>
            <w:r>
              <w:rPr>
                <w:rFonts w:cs="CordiaUPC"/>
                <w:color w:val="FF0000"/>
              </w:rPr>
              <w:t>In</w:t>
            </w:r>
            <w:r w:rsidRPr="00E6732E">
              <w:rPr>
                <w:rFonts w:cs="CordiaUPC"/>
                <w:color w:val="FF0000"/>
              </w:rPr>
              <w:t xml:space="preserve">cluding VAT </w:t>
            </w:r>
            <w:r>
              <w:rPr>
                <w:rFonts w:cs="Angsana New"/>
                <w:cs/>
              </w:rPr>
              <w:t xml:space="preserve">: …… </w:t>
            </w:r>
            <w:r>
              <w:rPr>
                <w:rFonts w:cs="CordiaUPC"/>
              </w:rPr>
              <w:t>Baht</w:t>
            </w:r>
          </w:p>
          <w:p w:rsidRPr="00790CB5" w:rsidR="00A27ABB" w:rsidP="00A27ABB" w:rsidRDefault="00A27ABB" w14:paraId="4B0FFDC9" w14:textId="79441028">
            <w:pPr>
              <w:spacing w:after="0"/>
            </w:pPr>
            <w:r>
              <w:rPr>
                <w:rFonts w:hint="cs"/>
                <w:cs/>
              </w:rPr>
              <w:t xml:space="preserve">เมื่อ </w:t>
            </w:r>
            <w:r>
              <w:t xml:space="preserve">User </w:t>
            </w:r>
            <w:r>
              <w:rPr>
                <w:rFonts w:hint="cs"/>
                <w:cs/>
              </w:rPr>
              <w:t xml:space="preserve">กรอกข้อมูลที่ </w:t>
            </w:r>
            <w:r>
              <w:t xml:space="preserve">Field </w:t>
            </w:r>
            <w:r>
              <w:rPr>
                <w:rFonts w:hint="cs"/>
                <w:cs/>
              </w:rPr>
              <w:t>นี้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และ </w:t>
            </w:r>
            <w:r>
              <w:rPr>
                <w:szCs w:val="36"/>
              </w:rPr>
              <w:t>feeExcVat</w:t>
            </w:r>
            <w:r>
              <w:rPr>
                <w:rFonts w:hint="cs"/>
                <w:cs/>
              </w:rPr>
              <w:t xml:space="preserve"> มีค่าเป็นค่าว่างให้ระบบทำการคำนวนค่า </w:t>
            </w:r>
            <w:r>
              <w:rPr>
                <w:szCs w:val="36"/>
              </w:rPr>
              <w:t>feeExcVat</w:t>
            </w:r>
            <w:r>
              <w:rPr>
                <w:rFonts w:hint="cs"/>
                <w:cs/>
              </w:rPr>
              <w:t xml:space="preserve"> ตามสูตรดังนี้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szCs w:val="36"/>
              </w:rPr>
              <w:t>feeIncVat</w:t>
            </w:r>
            <w:r>
              <w:rPr>
                <w:rFonts w:cs="Angsana New"/>
                <w:cs/>
              </w:rPr>
              <w:t xml:space="preserve"> / </w:t>
            </w:r>
            <w:r>
              <w:t xml:space="preserve">VAT </w:t>
            </w:r>
            <w:r>
              <w:rPr>
                <w:rFonts w:hint="cs"/>
                <w:cs/>
              </w:rPr>
              <w:t xml:space="preserve">และจะต้องปัดทศนิยมให้เหลือแค่ </w:t>
            </w:r>
            <w:r>
              <w:t>3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>ตำแหน่งตามหลักคณิตศาสตร์</w:t>
            </w:r>
          </w:p>
          <w:p w:rsidR="00A27ABB" w:rsidP="00A27ABB" w:rsidRDefault="00A27ABB" w14:paraId="2C8C4A8D" w14:textId="399EC7BD">
            <w:pPr>
              <w:rPr>
                <w:rFonts w:cs="CordiaUPC"/>
                <w:cs/>
              </w:rPr>
            </w:pPr>
            <w:r w:rsidRPr="006B2F86">
              <w:rPr>
                <w:rFonts w:hint="cs" w:cs="Angsana New"/>
                <w:cs/>
              </w:rPr>
              <w:t>หมายเหตุ ใส่ได้เฉพาะ</w:t>
            </w:r>
            <w:r>
              <w:rPr>
                <w:rFonts w:hint="cs" w:cs="Angsana New"/>
                <w:cs/>
              </w:rPr>
              <w:t>ตัวเลขและจุดทศนิยมเท่านั้น</w:t>
            </w:r>
          </w:p>
        </w:tc>
      </w:tr>
      <w:tr w:rsidRPr="008979A8" w:rsidR="00A27ABB" w:rsidTr="00983793" w14:paraId="634AFB32" w14:textId="77777777">
        <w:tc>
          <w:tcPr>
            <w:tcW w:w="1026" w:type="pct"/>
            <w:gridSpan w:val="2"/>
          </w:tcPr>
          <w:p w:rsidR="00A27ABB" w:rsidP="00A27ABB" w:rsidRDefault="00A27ABB" w14:paraId="42B114A9" w14:textId="2CBA7920">
            <w:pPr>
              <w:rPr>
                <w:szCs w:val="36"/>
              </w:rPr>
            </w:pPr>
            <w:r w:rsidRPr="008979A8">
              <w:rPr>
                <w:rFonts w:cs="Angsana New"/>
                <w:cs/>
              </w:rPr>
              <w:t xml:space="preserve">ปุ่ม </w:t>
            </w:r>
            <w:r w:rsidRPr="008979A8">
              <w:rPr>
                <w:rFonts w:cs="CordiaUPC"/>
              </w:rPr>
              <w:t>Add</w:t>
            </w:r>
          </w:p>
        </w:tc>
        <w:tc>
          <w:tcPr>
            <w:tcW w:w="900" w:type="pct"/>
          </w:tcPr>
          <w:p w:rsidR="00A27ABB" w:rsidP="00A27ABB" w:rsidRDefault="00A27ABB" w14:paraId="1E72677F" w14:textId="08C5966C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>Button</w:t>
            </w:r>
          </w:p>
        </w:tc>
        <w:tc>
          <w:tcPr>
            <w:tcW w:w="3074" w:type="pct"/>
          </w:tcPr>
          <w:p w:rsidR="00A27ABB" w:rsidP="00A27ABB" w:rsidRDefault="00A27ABB" w14:paraId="1F285FE3" w14:textId="77777777">
            <w:pPr>
              <w:pStyle w:val="HeaderTable"/>
              <w:rPr>
                <w:b w:val="0"/>
                <w:bCs/>
                <w:lang w:bidi="th-TH"/>
              </w:rPr>
            </w:pPr>
            <w:r w:rsidRPr="008979A8">
              <w:rPr>
                <w:b w:val="0"/>
                <w:bCs/>
                <w:lang w:bidi="th-TH"/>
              </w:rPr>
              <w:t xml:space="preserve">Visible </w:t>
            </w:r>
            <w:r w:rsidRPr="008979A8">
              <w:rPr>
                <w:rFonts w:cs="Angsana New"/>
                <w:cs/>
                <w:lang w:bidi="th-TH"/>
              </w:rPr>
              <w:t>เมื่อมี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b w:val="0"/>
                <w:bCs/>
                <w:lang w:bidi="th-TH"/>
              </w:rPr>
              <w:t xml:space="preserve">Event </w:t>
            </w:r>
            <w:r w:rsidRPr="008979A8">
              <w:rPr>
                <w:rFonts w:cs="Angsana New"/>
                <w:cs/>
                <w:lang w:bidi="th-TH"/>
              </w:rPr>
              <w:t>มาจาก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b w:val="0"/>
                <w:bCs/>
                <w:lang w:bidi="th-TH"/>
              </w:rPr>
              <w:t xml:space="preserve">Table </w:t>
            </w:r>
            <w:r>
              <w:rPr>
                <w:b w:val="0"/>
                <w:bCs/>
                <w:lang w:bidi="th-TH"/>
              </w:rPr>
              <w:t>Section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rFonts w:cs="Angsana New"/>
                <w:cs/>
                <w:lang w:bidi="th-TH"/>
              </w:rPr>
              <w:t>เป็น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“</w:t>
            </w:r>
            <w:r w:rsidRPr="008979A8">
              <w:rPr>
                <w:b w:val="0"/>
                <w:bCs/>
                <w:lang w:bidi="th-TH"/>
              </w:rPr>
              <w:t>Add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>”</w:t>
            </w:r>
          </w:p>
          <w:p w:rsidR="00A27ABB" w:rsidP="00A27ABB" w:rsidRDefault="00A27ABB" w14:paraId="6AF35936" w14:textId="77777777">
            <w:pPr>
              <w:spacing w:before="240" w:after="0"/>
            </w:pPr>
            <w:r>
              <w:rPr>
                <w:rFonts w:hint="cs"/>
                <w:cs/>
              </w:rPr>
              <w:t>เมื่อกดปุ่ม</w:t>
            </w:r>
          </w:p>
          <w:p w:rsidR="00A27ABB" w:rsidP="00A27ABB" w:rsidRDefault="00A27ABB" w14:paraId="14B24CFA" w14:textId="77777777">
            <w:pPr>
              <w:pStyle w:val="ListParagraph"/>
              <w:numPr>
                <w:ilvl w:val="0"/>
                <w:numId w:val="4"/>
              </w:numPr>
              <w:spacing w:after="0" w:line="259" w:lineRule="auto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Validate </w:t>
            </w:r>
            <w:r>
              <w:rPr>
                <w:rFonts w:hint="cs" w:cs="Angsana New"/>
                <w:cs/>
              </w:rPr>
              <w:t>ข้อมูลในหน้าจอ</w:t>
            </w:r>
          </w:p>
          <w:p w:rsidRPr="00622722" w:rsidR="00A27ABB" w:rsidP="00A27ABB" w:rsidRDefault="00A27ABB" w14:paraId="173FDD14" w14:textId="77777777">
            <w:pPr>
              <w:pStyle w:val="ListParagraph"/>
              <w:numPr>
                <w:ilvl w:val="0"/>
                <w:numId w:val="4"/>
              </w:numPr>
              <w:spacing w:after="0" w:line="259" w:lineRule="auto"/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Add </w:t>
            </w:r>
            <w:r>
              <w:rPr>
                <w:rFonts w:hint="cs" w:cs="Angsana New"/>
                <w:cs/>
              </w:rPr>
              <w:t xml:space="preserve">ข้อมูลลงในส่วนของ </w:t>
            </w:r>
            <w:r>
              <w:rPr>
                <w:rFonts w:cs="CordiaUPC"/>
              </w:rPr>
              <w:t>Table Section</w:t>
            </w:r>
          </w:p>
          <w:p w:rsidR="00A27ABB" w:rsidP="00A27ABB" w:rsidRDefault="00A27ABB" w14:paraId="0810FBF8" w14:textId="77777777">
            <w:pPr>
              <w:pStyle w:val="ListParagraph"/>
              <w:numPr>
                <w:ilvl w:val="0"/>
                <w:numId w:val="27"/>
              </w:numPr>
            </w:pPr>
            <w:r>
              <w:rPr>
                <w:rFonts w:hint="cs"/>
                <w:cs/>
              </w:rPr>
              <w:t xml:space="preserve">ให้ทำการ </w:t>
            </w:r>
            <w:r>
              <w:t xml:space="preserve">Sort Row </w:t>
            </w:r>
            <w:r>
              <w:rPr>
                <w:rFonts w:hint="cs"/>
                <w:cs/>
              </w:rPr>
              <w:t xml:space="preserve">ตาม </w:t>
            </w:r>
            <w:r>
              <w:t xml:space="preserve">Logic </w:t>
            </w:r>
            <w:r>
              <w:rPr>
                <w:rFonts w:hint="cs"/>
                <w:cs/>
              </w:rPr>
              <w:t>และลำดับดังนี้</w:t>
            </w:r>
          </w:p>
          <w:p w:rsidRPr="00FF1A7B" w:rsidR="00A27ABB" w:rsidP="00A27ABB" w:rsidRDefault="00A27ABB" w14:paraId="004B54A0" w14:textId="7E3B6721">
            <w:pPr>
              <w:pStyle w:val="ListParagraph"/>
              <w:numPr>
                <w:ilvl w:val="0"/>
                <w:numId w:val="26"/>
              </w:numPr>
              <w:spacing w:after="160" w:line="259" w:lineRule="auto"/>
            </w:pPr>
            <w:r>
              <w:t xml:space="preserve">Action </w:t>
            </w:r>
            <w:r>
              <w:rPr>
                <w:rFonts w:cs="Angsana New"/>
                <w:cs/>
              </w:rPr>
              <w:t>(</w:t>
            </w:r>
            <w:r>
              <w:rPr>
                <w:rFonts w:hint="cs"/>
                <w:cs/>
              </w:rPr>
              <w:t xml:space="preserve">เหมือนใน </w:t>
            </w:r>
            <w:r>
              <w:t>Drop Down List</w:t>
            </w:r>
            <w:r>
              <w:rPr>
                <w:rFonts w:cs="Angsana New"/>
                <w:cs/>
              </w:rPr>
              <w:t>)</w:t>
            </w:r>
          </w:p>
          <w:p w:rsidRPr="00CF1739" w:rsidR="00A27ABB" w:rsidP="00A27ABB" w:rsidRDefault="00A27ABB" w14:paraId="25F92D48" w14:textId="64FA3E43">
            <w:pPr>
              <w:pStyle w:val="ListParagraph"/>
              <w:numPr>
                <w:ilvl w:val="0"/>
                <w:numId w:val="4"/>
              </w:numPr>
              <w:spacing w:after="0" w:line="259" w:lineRule="auto"/>
              <w:rPr>
                <w:rFonts w:cs="CordiaUPC"/>
                <w:cs/>
              </w:rPr>
            </w:pPr>
            <w:r w:rsidRPr="00CF1739">
              <w:rPr>
                <w:rFonts w:cs="Angsana New"/>
                <w:cs/>
              </w:rPr>
              <w:t xml:space="preserve">ให้ทำการเคลียร์ค่า </w:t>
            </w:r>
            <w:r w:rsidRPr="00CF1739">
              <w:rPr>
                <w:rFonts w:hint="cs" w:cs="Angsana New"/>
                <w:cs/>
              </w:rPr>
              <w:t xml:space="preserve">และ </w:t>
            </w:r>
            <w:r w:rsidRPr="00CF1739">
              <w:rPr>
                <w:rFonts w:cs="CordiaUPC"/>
              </w:rPr>
              <w:t>Invisible</w:t>
            </w:r>
            <w:r w:rsidRPr="00CF1739">
              <w:rPr>
                <w:rFonts w:cs="CordiaUPC"/>
                <w:szCs w:val="36"/>
              </w:rPr>
              <w:t xml:space="preserve"> Detail Section</w:t>
            </w:r>
          </w:p>
        </w:tc>
      </w:tr>
      <w:tr w:rsidRPr="008979A8" w:rsidR="00A27ABB" w:rsidTr="00983793" w14:paraId="7506BBD8" w14:textId="77777777">
        <w:tc>
          <w:tcPr>
            <w:tcW w:w="1026" w:type="pct"/>
            <w:gridSpan w:val="2"/>
          </w:tcPr>
          <w:p w:rsidR="00A27ABB" w:rsidP="00A27ABB" w:rsidRDefault="00A27ABB" w14:paraId="5FDDD4A3" w14:textId="6F337CC3">
            <w:pPr>
              <w:rPr>
                <w:szCs w:val="36"/>
              </w:rPr>
            </w:pPr>
            <w:r w:rsidRPr="008979A8">
              <w:rPr>
                <w:rFonts w:cs="Angsana New"/>
                <w:cs/>
              </w:rPr>
              <w:t xml:space="preserve">ปุ่ม </w:t>
            </w:r>
            <w:r w:rsidRPr="008979A8">
              <w:rPr>
                <w:rFonts w:cs="CordiaUPC"/>
              </w:rPr>
              <w:t>Update</w:t>
            </w:r>
          </w:p>
        </w:tc>
        <w:tc>
          <w:tcPr>
            <w:tcW w:w="900" w:type="pct"/>
          </w:tcPr>
          <w:p w:rsidR="00A27ABB" w:rsidP="00A27ABB" w:rsidRDefault="00A27ABB" w14:paraId="5C3361AE" w14:textId="254626B3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>Button</w:t>
            </w:r>
          </w:p>
        </w:tc>
        <w:tc>
          <w:tcPr>
            <w:tcW w:w="3074" w:type="pct"/>
          </w:tcPr>
          <w:p w:rsidR="00A27ABB" w:rsidP="00A27ABB" w:rsidRDefault="00A27ABB" w14:paraId="0F475D33" w14:textId="77777777">
            <w:pPr>
              <w:pStyle w:val="HeaderTable"/>
              <w:spacing w:line="360" w:lineRule="auto"/>
              <w:rPr>
                <w:b w:val="0"/>
                <w:bCs/>
                <w:lang w:bidi="th-TH"/>
              </w:rPr>
            </w:pPr>
            <w:r w:rsidRPr="008979A8">
              <w:rPr>
                <w:b w:val="0"/>
                <w:bCs/>
                <w:lang w:bidi="th-TH"/>
              </w:rPr>
              <w:t xml:space="preserve">Visible </w:t>
            </w:r>
            <w:r w:rsidRPr="008979A8">
              <w:rPr>
                <w:rFonts w:cs="Angsana New"/>
                <w:cs/>
                <w:lang w:bidi="th-TH"/>
              </w:rPr>
              <w:t>เมื่อมี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b w:val="0"/>
                <w:bCs/>
                <w:lang w:bidi="th-TH"/>
              </w:rPr>
              <w:t xml:space="preserve">Event </w:t>
            </w:r>
            <w:r w:rsidRPr="008979A8">
              <w:rPr>
                <w:rFonts w:cs="Angsana New"/>
                <w:cs/>
                <w:lang w:bidi="th-TH"/>
              </w:rPr>
              <w:t>มาจาก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>
              <w:rPr>
                <w:b w:val="0"/>
                <w:bCs/>
                <w:lang w:bidi="th-TH"/>
              </w:rPr>
              <w:t>Table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>
              <w:rPr>
                <w:b w:val="0"/>
                <w:bCs/>
                <w:lang w:bidi="th-TH"/>
              </w:rPr>
              <w:t>Section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rFonts w:cs="Angsana New"/>
                <w:cs/>
                <w:lang w:bidi="th-TH"/>
              </w:rPr>
              <w:t>เป็น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“</w:t>
            </w:r>
            <w:r w:rsidRPr="008979A8">
              <w:rPr>
                <w:b w:val="0"/>
                <w:bCs/>
                <w:lang w:bidi="th-TH"/>
              </w:rPr>
              <w:t>Edit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>”</w:t>
            </w:r>
          </w:p>
          <w:p w:rsidR="00A27ABB" w:rsidP="00A27ABB" w:rsidRDefault="00A27ABB" w14:paraId="3FCF1B89" w14:textId="77777777">
            <w:pPr>
              <w:pStyle w:val="HeaderTable"/>
              <w:rPr>
                <w:lang w:bidi="th-TH"/>
              </w:rPr>
            </w:pPr>
            <w:r>
              <w:rPr>
                <w:rFonts w:hint="cs" w:cs="Angsana New"/>
                <w:cs/>
                <w:lang w:bidi="th-TH"/>
              </w:rPr>
              <w:t>เมื่อกดปุ่ม</w:t>
            </w:r>
          </w:p>
          <w:p w:rsidR="00A27ABB" w:rsidP="00A27ABB" w:rsidRDefault="00A27ABB" w14:paraId="71A9593C" w14:textId="77777777">
            <w:pPr>
              <w:pStyle w:val="ListParagraph"/>
              <w:numPr>
                <w:ilvl w:val="0"/>
                <w:numId w:val="4"/>
              </w:numPr>
              <w:spacing w:after="0" w:line="259" w:lineRule="auto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Validate </w:t>
            </w:r>
            <w:r>
              <w:rPr>
                <w:rFonts w:hint="cs" w:cs="Angsana New"/>
                <w:cs/>
              </w:rPr>
              <w:t>ข้อมูลในหน้าจอ</w:t>
            </w:r>
          </w:p>
          <w:p w:rsidRPr="00622722" w:rsidR="00A27ABB" w:rsidP="00A27ABB" w:rsidRDefault="00A27ABB" w14:paraId="08D15241" w14:textId="1021A841">
            <w:pPr>
              <w:pStyle w:val="ListParagraph"/>
              <w:numPr>
                <w:ilvl w:val="0"/>
                <w:numId w:val="4"/>
              </w:numPr>
              <w:spacing w:after="0" w:line="259" w:lineRule="auto"/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Update </w:t>
            </w:r>
            <w:r>
              <w:rPr>
                <w:rFonts w:hint="cs" w:cs="Angsana New"/>
                <w:cs/>
              </w:rPr>
              <w:t xml:space="preserve">ข้อมูลลงในส่วนของ </w:t>
            </w:r>
            <w:r>
              <w:rPr>
                <w:rFonts w:cs="CordiaUPC"/>
              </w:rPr>
              <w:t>Table Section</w:t>
            </w:r>
          </w:p>
          <w:p w:rsidR="00A27ABB" w:rsidP="00A27ABB" w:rsidRDefault="00A27ABB" w14:paraId="614D3A0A" w14:textId="77777777">
            <w:pPr>
              <w:pStyle w:val="ListParagraph"/>
              <w:numPr>
                <w:ilvl w:val="0"/>
                <w:numId w:val="27"/>
              </w:numPr>
            </w:pPr>
            <w:r>
              <w:rPr>
                <w:rFonts w:hint="cs"/>
                <w:cs/>
              </w:rPr>
              <w:t xml:space="preserve">ให้ทำการ </w:t>
            </w:r>
            <w:r>
              <w:t xml:space="preserve">Sort Row </w:t>
            </w:r>
            <w:r>
              <w:rPr>
                <w:rFonts w:hint="cs"/>
                <w:cs/>
              </w:rPr>
              <w:t xml:space="preserve">ตาม </w:t>
            </w:r>
            <w:r>
              <w:t xml:space="preserve">Logic </w:t>
            </w:r>
            <w:r>
              <w:rPr>
                <w:rFonts w:hint="cs"/>
                <w:cs/>
              </w:rPr>
              <w:t>และลำดับดังนี้</w:t>
            </w:r>
          </w:p>
          <w:p w:rsidRPr="00FF1A7B" w:rsidR="00A27ABB" w:rsidP="00A27ABB" w:rsidRDefault="00A27ABB" w14:paraId="6AB874D6" w14:textId="77777777">
            <w:pPr>
              <w:pStyle w:val="ListParagraph"/>
              <w:numPr>
                <w:ilvl w:val="0"/>
                <w:numId w:val="26"/>
              </w:numPr>
              <w:spacing w:after="160" w:line="259" w:lineRule="auto"/>
            </w:pPr>
            <w:r>
              <w:t xml:space="preserve">Action </w:t>
            </w:r>
            <w:r>
              <w:rPr>
                <w:rFonts w:cs="Angsana New"/>
                <w:cs/>
              </w:rPr>
              <w:t>(</w:t>
            </w:r>
            <w:r>
              <w:rPr>
                <w:rFonts w:hint="cs"/>
                <w:cs/>
              </w:rPr>
              <w:t xml:space="preserve">เหมือนใน </w:t>
            </w:r>
            <w:r>
              <w:t>Drop Down List</w:t>
            </w:r>
            <w:r>
              <w:rPr>
                <w:rFonts w:cs="Angsana New"/>
                <w:cs/>
              </w:rPr>
              <w:t>)</w:t>
            </w:r>
          </w:p>
          <w:p w:rsidR="00A27ABB" w:rsidP="00A27ABB" w:rsidRDefault="00A27ABB" w14:paraId="3A3742B4" w14:textId="41672277">
            <w:pPr>
              <w:pStyle w:val="ListParagraph"/>
              <w:numPr>
                <w:ilvl w:val="0"/>
                <w:numId w:val="4"/>
              </w:numPr>
              <w:spacing w:after="0" w:line="259" w:lineRule="auto"/>
              <w:rPr>
                <w:rFonts w:cs="CordiaUPC"/>
                <w:cs/>
              </w:rPr>
            </w:pPr>
            <w:r w:rsidRPr="00CF1739">
              <w:rPr>
                <w:rFonts w:cs="Angsana New"/>
                <w:cs/>
              </w:rPr>
              <w:t xml:space="preserve">ให้ทำการเคลียร์ค่า </w:t>
            </w:r>
            <w:r w:rsidRPr="00CF1739">
              <w:rPr>
                <w:rFonts w:hint="cs" w:cs="Angsana New"/>
                <w:cs/>
              </w:rPr>
              <w:t xml:space="preserve">และ </w:t>
            </w:r>
            <w:r w:rsidRPr="00CF1739">
              <w:rPr>
                <w:rFonts w:cs="CordiaUPC"/>
              </w:rPr>
              <w:t>Invisible</w:t>
            </w:r>
            <w:r w:rsidRPr="00CF1739">
              <w:rPr>
                <w:rFonts w:cs="CordiaUPC"/>
                <w:szCs w:val="36"/>
              </w:rPr>
              <w:t xml:space="preserve"> Detail Section</w:t>
            </w:r>
          </w:p>
        </w:tc>
      </w:tr>
      <w:tr w:rsidRPr="008979A8" w:rsidR="00A27ABB" w:rsidTr="00983793" w14:paraId="44D6C807" w14:textId="77777777">
        <w:tc>
          <w:tcPr>
            <w:tcW w:w="1026" w:type="pct"/>
            <w:gridSpan w:val="2"/>
          </w:tcPr>
          <w:p w:rsidR="00A27ABB" w:rsidP="00A27ABB" w:rsidRDefault="00A27ABB" w14:paraId="7096D2F9" w14:textId="46DF65E0">
            <w:pPr>
              <w:rPr>
                <w:szCs w:val="36"/>
              </w:rPr>
            </w:pPr>
            <w:r>
              <w:rPr>
                <w:rFonts w:hint="cs" w:cs="Angsana New"/>
                <w:cs/>
              </w:rPr>
              <w:t xml:space="preserve">ปุ่ม </w:t>
            </w:r>
            <w:r>
              <w:rPr>
                <w:rFonts w:cs="CordiaUPC"/>
              </w:rPr>
              <w:t>Cancel</w:t>
            </w:r>
          </w:p>
        </w:tc>
        <w:tc>
          <w:tcPr>
            <w:tcW w:w="900" w:type="pct"/>
          </w:tcPr>
          <w:p w:rsidR="00A27ABB" w:rsidP="00A27ABB" w:rsidRDefault="00A27ABB" w14:paraId="652892B7" w14:textId="03540B49">
            <w:pPr>
              <w:rPr>
                <w:rFonts w:cs="CordiaUPC"/>
              </w:rPr>
            </w:pPr>
            <w:r>
              <w:rPr>
                <w:rFonts w:cs="CordiaUPC"/>
              </w:rPr>
              <w:t>Button</w:t>
            </w:r>
          </w:p>
        </w:tc>
        <w:tc>
          <w:tcPr>
            <w:tcW w:w="3074" w:type="pct"/>
          </w:tcPr>
          <w:p w:rsidR="00A27ABB" w:rsidP="00A27ABB" w:rsidRDefault="00A27ABB" w14:paraId="609164D9" w14:textId="4A4198E1">
            <w:pPr>
              <w:rPr>
                <w:rFonts w:cs="CordiaUPC"/>
                <w:cs/>
              </w:rPr>
            </w:pPr>
            <w:r>
              <w:rPr>
                <w:rFonts w:hint="cs"/>
                <w:cs/>
              </w:rPr>
              <w:t xml:space="preserve">ให้ทำการเคลียร์ค่าใน </w:t>
            </w:r>
            <w:r>
              <w:t>Detail Section</w:t>
            </w:r>
            <w:r>
              <w:rPr>
                <w:rFonts w:hint="cs"/>
                <w:cs/>
              </w:rPr>
              <w:t xml:space="preserve"> และทำการ </w:t>
            </w:r>
            <w:r>
              <w:t>Invisible Detail Section</w:t>
            </w:r>
          </w:p>
        </w:tc>
      </w:tr>
      <w:tr w:rsidRPr="008979A8" w:rsidR="00A27ABB" w:rsidTr="00983793" w14:paraId="5E2B4C4E" w14:textId="77777777">
        <w:tc>
          <w:tcPr>
            <w:tcW w:w="5000" w:type="pct"/>
            <w:gridSpan w:val="4"/>
            <w:shd w:val="clear" w:color="auto" w:fill="D6E3BC" w:themeFill="accent3" w:themeFillTint="66"/>
          </w:tcPr>
          <w:p w:rsidR="00A27ABB" w:rsidP="00A27ABB" w:rsidRDefault="00A27ABB" w14:paraId="155AF9BC" w14:textId="3E1B3037">
            <w:pPr>
              <w:pStyle w:val="HeaderTable"/>
            </w:pPr>
            <w:r>
              <w:t>End Action Fee Detail Section</w:t>
            </w:r>
          </w:p>
        </w:tc>
      </w:tr>
      <w:tr w:rsidRPr="008979A8" w:rsidR="00A27ABB" w:rsidTr="00983793" w14:paraId="067FE1F0" w14:textId="77777777">
        <w:trPr>
          <w:trHeight w:val="145"/>
        </w:trPr>
        <w:tc>
          <w:tcPr>
            <w:tcW w:w="999" w:type="pct"/>
          </w:tcPr>
          <w:p w:rsidR="00A27ABB" w:rsidP="00A27ABB" w:rsidRDefault="00A27ABB" w14:paraId="5B4EEE90" w14:textId="6DB0B191">
            <w:r w:rsidRPr="008979A8">
              <w:rPr>
                <w:rFonts w:cs="Angsana New"/>
                <w:cs/>
              </w:rPr>
              <w:t xml:space="preserve">ปุ่ม </w:t>
            </w:r>
            <w:r w:rsidRPr="008979A8">
              <w:rPr>
                <w:rFonts w:cs="CordiaUPC"/>
              </w:rPr>
              <w:t>Add</w:t>
            </w:r>
          </w:p>
        </w:tc>
        <w:tc>
          <w:tcPr>
            <w:tcW w:w="927" w:type="pct"/>
            <w:gridSpan w:val="2"/>
          </w:tcPr>
          <w:p w:rsidR="00A27ABB" w:rsidP="00A27ABB" w:rsidRDefault="00A27ABB" w14:paraId="7E22E7E5" w14:textId="2E990B07">
            <w:r w:rsidRPr="008979A8">
              <w:rPr>
                <w:rFonts w:cs="CordiaUPC"/>
              </w:rPr>
              <w:t>Button</w:t>
            </w:r>
          </w:p>
        </w:tc>
        <w:tc>
          <w:tcPr>
            <w:tcW w:w="3074" w:type="pct"/>
          </w:tcPr>
          <w:p w:rsidR="00A27ABB" w:rsidP="00A27ABB" w:rsidRDefault="00A27ABB" w14:paraId="4048E5FB" w14:textId="77777777">
            <w:pPr>
              <w:pStyle w:val="HeaderTable"/>
              <w:rPr>
                <w:b w:val="0"/>
                <w:bCs/>
                <w:lang w:bidi="th-TH"/>
              </w:rPr>
            </w:pPr>
            <w:r w:rsidRPr="008979A8">
              <w:rPr>
                <w:b w:val="0"/>
                <w:bCs/>
                <w:lang w:bidi="th-TH"/>
              </w:rPr>
              <w:t xml:space="preserve">Visible </w:t>
            </w:r>
            <w:r w:rsidRPr="008979A8">
              <w:rPr>
                <w:rFonts w:cs="Angsana New"/>
                <w:cs/>
                <w:lang w:bidi="th-TH"/>
              </w:rPr>
              <w:t>เมื่อมี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b w:val="0"/>
                <w:bCs/>
                <w:lang w:bidi="th-TH"/>
              </w:rPr>
              <w:t xml:space="preserve">Event </w:t>
            </w:r>
            <w:r w:rsidRPr="008979A8">
              <w:rPr>
                <w:rFonts w:cs="Angsana New"/>
                <w:cs/>
                <w:lang w:bidi="th-TH"/>
              </w:rPr>
              <w:t>มาจาก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b w:val="0"/>
                <w:bCs/>
                <w:lang w:bidi="th-TH"/>
              </w:rPr>
              <w:t xml:space="preserve">Table </w:t>
            </w:r>
            <w:r>
              <w:rPr>
                <w:b w:val="0"/>
                <w:bCs/>
                <w:lang w:bidi="th-TH"/>
              </w:rPr>
              <w:t>Section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rFonts w:cs="Angsana New"/>
                <w:cs/>
                <w:lang w:bidi="th-TH"/>
              </w:rPr>
              <w:t>เป็น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“</w:t>
            </w:r>
            <w:r w:rsidRPr="008979A8">
              <w:rPr>
                <w:b w:val="0"/>
                <w:bCs/>
                <w:lang w:bidi="th-TH"/>
              </w:rPr>
              <w:t>Add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>”</w:t>
            </w:r>
          </w:p>
          <w:p w:rsidR="00A27ABB" w:rsidP="00A27ABB" w:rsidRDefault="00A27ABB" w14:paraId="47ABB13D" w14:textId="77777777">
            <w:pPr>
              <w:spacing w:before="240" w:after="0"/>
            </w:pPr>
            <w:r>
              <w:rPr>
                <w:rFonts w:hint="cs"/>
                <w:cs/>
              </w:rPr>
              <w:t>เมื่อกดปุ่ม</w:t>
            </w:r>
          </w:p>
          <w:p w:rsidR="00A27ABB" w:rsidP="00A27ABB" w:rsidRDefault="00A27ABB" w14:paraId="20BB4FF2" w14:textId="77777777">
            <w:pPr>
              <w:pStyle w:val="ListParagraph"/>
              <w:numPr>
                <w:ilvl w:val="0"/>
                <w:numId w:val="4"/>
              </w:numPr>
              <w:spacing w:after="0" w:line="259" w:lineRule="auto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Validate </w:t>
            </w:r>
            <w:r>
              <w:rPr>
                <w:rFonts w:hint="cs" w:cs="Angsana New"/>
                <w:cs/>
              </w:rPr>
              <w:t>ข้อมูลในหน้าจอ</w:t>
            </w:r>
          </w:p>
          <w:p w:rsidRPr="00222908" w:rsidR="00A27ABB" w:rsidP="00A27ABB" w:rsidRDefault="00A27ABB" w14:paraId="6FF0DFFD" w14:textId="77777777">
            <w:pPr>
              <w:pStyle w:val="ListParagraph"/>
              <w:numPr>
                <w:ilvl w:val="0"/>
                <w:numId w:val="4"/>
              </w:numPr>
              <w:spacing w:after="0" w:line="259" w:lineRule="auto"/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Add </w:t>
            </w:r>
            <w:r>
              <w:rPr>
                <w:rFonts w:hint="cs" w:cs="Angsana New"/>
                <w:cs/>
              </w:rPr>
              <w:t xml:space="preserve">ข้อมูลลงในส่วนของ </w:t>
            </w:r>
            <w:r>
              <w:rPr>
                <w:rFonts w:cs="CordiaUPC"/>
              </w:rPr>
              <w:t>Table Section</w:t>
            </w:r>
          </w:p>
          <w:p w:rsidR="00A27ABB" w:rsidP="00A27ABB" w:rsidRDefault="00A27ABB" w14:paraId="41A8DF00" w14:textId="06CDDE5B">
            <w:pPr>
              <w:pStyle w:val="ListParagraph"/>
              <w:numPr>
                <w:ilvl w:val="0"/>
                <w:numId w:val="4"/>
              </w:numPr>
              <w:spacing w:after="0" w:line="259" w:lineRule="auto"/>
            </w:pPr>
            <w:r w:rsidRPr="00222908">
              <w:rPr>
                <w:rFonts w:cs="Angsana New"/>
                <w:cs/>
              </w:rPr>
              <w:t xml:space="preserve">ให้ทำการเคลียร์ค่า </w:t>
            </w:r>
            <w:r w:rsidRPr="00222908">
              <w:rPr>
                <w:rFonts w:hint="cs" w:cs="Angsana New"/>
                <w:cs/>
              </w:rPr>
              <w:t xml:space="preserve">และ </w:t>
            </w:r>
            <w:r w:rsidRPr="00222908">
              <w:rPr>
                <w:rFonts w:cs="CordiaUPC"/>
              </w:rPr>
              <w:t>Invisible</w:t>
            </w:r>
            <w:r w:rsidRPr="00222908">
              <w:rPr>
                <w:rFonts w:cs="CordiaUPC"/>
                <w:szCs w:val="36"/>
              </w:rPr>
              <w:t xml:space="preserve"> Detail Section</w:t>
            </w:r>
          </w:p>
        </w:tc>
      </w:tr>
      <w:tr w:rsidRPr="008979A8" w:rsidR="00A27ABB" w:rsidTr="00983793" w14:paraId="54AED1A9" w14:textId="77777777">
        <w:trPr>
          <w:trHeight w:val="145"/>
        </w:trPr>
        <w:tc>
          <w:tcPr>
            <w:tcW w:w="999" w:type="pct"/>
          </w:tcPr>
          <w:p w:rsidR="00A27ABB" w:rsidP="00A27ABB" w:rsidRDefault="00A27ABB" w14:paraId="706F8058" w14:textId="5A31A3E7">
            <w:r w:rsidRPr="008979A8">
              <w:rPr>
                <w:rFonts w:cs="Angsana New"/>
                <w:cs/>
              </w:rPr>
              <w:t xml:space="preserve">ปุ่ม </w:t>
            </w:r>
            <w:r w:rsidRPr="008979A8">
              <w:rPr>
                <w:rFonts w:cs="CordiaUPC"/>
              </w:rPr>
              <w:t>Update</w:t>
            </w:r>
          </w:p>
        </w:tc>
        <w:tc>
          <w:tcPr>
            <w:tcW w:w="927" w:type="pct"/>
            <w:gridSpan w:val="2"/>
          </w:tcPr>
          <w:p w:rsidR="00A27ABB" w:rsidP="00A27ABB" w:rsidRDefault="00A27ABB" w14:paraId="009B9ABF" w14:textId="3D69C550">
            <w:r w:rsidRPr="008979A8">
              <w:rPr>
                <w:rFonts w:cs="CordiaUPC"/>
              </w:rPr>
              <w:t>Button</w:t>
            </w:r>
          </w:p>
        </w:tc>
        <w:tc>
          <w:tcPr>
            <w:tcW w:w="3074" w:type="pct"/>
          </w:tcPr>
          <w:p w:rsidR="00A27ABB" w:rsidP="00A27ABB" w:rsidRDefault="00A27ABB" w14:paraId="1DC35339" w14:textId="77777777">
            <w:pPr>
              <w:pStyle w:val="HeaderTable"/>
              <w:spacing w:line="360" w:lineRule="auto"/>
              <w:rPr>
                <w:b w:val="0"/>
                <w:bCs/>
                <w:lang w:bidi="th-TH"/>
              </w:rPr>
            </w:pPr>
            <w:r w:rsidRPr="008979A8">
              <w:rPr>
                <w:b w:val="0"/>
                <w:bCs/>
                <w:lang w:bidi="th-TH"/>
              </w:rPr>
              <w:t xml:space="preserve">Visible </w:t>
            </w:r>
            <w:r w:rsidRPr="008979A8">
              <w:rPr>
                <w:rFonts w:cs="Angsana New"/>
                <w:cs/>
                <w:lang w:bidi="th-TH"/>
              </w:rPr>
              <w:t>เมื่อมี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b w:val="0"/>
                <w:bCs/>
                <w:lang w:bidi="th-TH"/>
              </w:rPr>
              <w:t xml:space="preserve">Event </w:t>
            </w:r>
            <w:r w:rsidRPr="008979A8">
              <w:rPr>
                <w:rFonts w:cs="Angsana New"/>
                <w:cs/>
                <w:lang w:bidi="th-TH"/>
              </w:rPr>
              <w:t>มาจาก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>
              <w:rPr>
                <w:b w:val="0"/>
                <w:bCs/>
                <w:lang w:bidi="th-TH"/>
              </w:rPr>
              <w:t>Table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>
              <w:rPr>
                <w:b w:val="0"/>
                <w:bCs/>
                <w:lang w:bidi="th-TH"/>
              </w:rPr>
              <w:t>Section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rFonts w:cs="Angsana New"/>
                <w:cs/>
                <w:lang w:bidi="th-TH"/>
              </w:rPr>
              <w:t>เป็น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“</w:t>
            </w:r>
            <w:r w:rsidRPr="008979A8">
              <w:rPr>
                <w:b w:val="0"/>
                <w:bCs/>
                <w:lang w:bidi="th-TH"/>
              </w:rPr>
              <w:t>Edit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>”</w:t>
            </w:r>
          </w:p>
          <w:p w:rsidR="00A27ABB" w:rsidP="00A27ABB" w:rsidRDefault="00A27ABB" w14:paraId="695C7E48" w14:textId="77777777">
            <w:pPr>
              <w:pStyle w:val="HeaderTable"/>
              <w:rPr>
                <w:lang w:bidi="th-TH"/>
              </w:rPr>
            </w:pPr>
            <w:r>
              <w:rPr>
                <w:rFonts w:hint="cs" w:cs="Angsana New"/>
                <w:cs/>
                <w:lang w:bidi="th-TH"/>
              </w:rPr>
              <w:t>เมื่อกดปุ่ม</w:t>
            </w:r>
          </w:p>
          <w:p w:rsidR="00A27ABB" w:rsidP="00A27ABB" w:rsidRDefault="00A27ABB" w14:paraId="1C65826D" w14:textId="77777777">
            <w:pPr>
              <w:pStyle w:val="ListParagraph"/>
              <w:numPr>
                <w:ilvl w:val="0"/>
                <w:numId w:val="4"/>
              </w:numPr>
              <w:spacing w:after="0" w:line="259" w:lineRule="auto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Validate </w:t>
            </w:r>
            <w:r>
              <w:rPr>
                <w:rFonts w:hint="cs" w:cs="Angsana New"/>
                <w:cs/>
              </w:rPr>
              <w:t>ข้อมูลในหน้าจอ</w:t>
            </w:r>
          </w:p>
          <w:p w:rsidRPr="00222908" w:rsidR="00A27ABB" w:rsidP="00A27ABB" w:rsidRDefault="00A27ABB" w14:paraId="5B9A023E" w14:textId="77777777">
            <w:pPr>
              <w:pStyle w:val="ListParagraph"/>
              <w:numPr>
                <w:ilvl w:val="0"/>
                <w:numId w:val="4"/>
              </w:numPr>
              <w:spacing w:after="0" w:line="259" w:lineRule="auto"/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Update </w:t>
            </w:r>
            <w:r>
              <w:rPr>
                <w:rFonts w:hint="cs" w:cs="Angsana New"/>
                <w:cs/>
              </w:rPr>
              <w:t xml:space="preserve">ข้อมูลลงในส่วนของ </w:t>
            </w:r>
            <w:r>
              <w:rPr>
                <w:rFonts w:cs="CordiaUPC"/>
              </w:rPr>
              <w:t>Table Section</w:t>
            </w:r>
          </w:p>
          <w:p w:rsidR="00A27ABB" w:rsidP="00A27ABB" w:rsidRDefault="00A27ABB" w14:paraId="1860CD40" w14:textId="3E54DF56">
            <w:pPr>
              <w:pStyle w:val="ListParagraph"/>
              <w:numPr>
                <w:ilvl w:val="0"/>
                <w:numId w:val="4"/>
              </w:numPr>
              <w:spacing w:after="0" w:line="259" w:lineRule="auto"/>
            </w:pPr>
            <w:r w:rsidRPr="00222908">
              <w:rPr>
                <w:rFonts w:cs="Angsana New"/>
                <w:cs/>
              </w:rPr>
              <w:t xml:space="preserve">ให้ทำการเคลียร์ค่า </w:t>
            </w:r>
            <w:r w:rsidRPr="00222908">
              <w:rPr>
                <w:rFonts w:hint="cs" w:cs="Angsana New"/>
                <w:cs/>
              </w:rPr>
              <w:t xml:space="preserve">และ </w:t>
            </w:r>
            <w:r w:rsidRPr="00222908">
              <w:rPr>
                <w:rFonts w:cs="CordiaUPC"/>
              </w:rPr>
              <w:t>Invisible</w:t>
            </w:r>
            <w:r w:rsidRPr="00222908">
              <w:rPr>
                <w:rFonts w:cs="CordiaUPC"/>
                <w:szCs w:val="36"/>
              </w:rPr>
              <w:t xml:space="preserve"> Detail Section</w:t>
            </w:r>
          </w:p>
        </w:tc>
      </w:tr>
      <w:tr w:rsidRPr="008979A8" w:rsidR="00A27ABB" w:rsidTr="00983793" w14:paraId="227B7B94" w14:textId="77777777">
        <w:trPr>
          <w:trHeight w:val="145"/>
        </w:trPr>
        <w:tc>
          <w:tcPr>
            <w:tcW w:w="999" w:type="pct"/>
          </w:tcPr>
          <w:p w:rsidR="00A27ABB" w:rsidP="00A27ABB" w:rsidRDefault="00A27ABB" w14:paraId="6D8E12FF" w14:textId="0BEAD758">
            <w:r>
              <w:rPr>
                <w:rFonts w:hint="cs" w:cs="Angsana New"/>
                <w:cs/>
              </w:rPr>
              <w:t xml:space="preserve">ปุ่ม </w:t>
            </w:r>
            <w:r>
              <w:rPr>
                <w:rFonts w:cs="CordiaUPC"/>
              </w:rPr>
              <w:t>Cancel</w:t>
            </w:r>
          </w:p>
        </w:tc>
        <w:tc>
          <w:tcPr>
            <w:tcW w:w="927" w:type="pct"/>
            <w:gridSpan w:val="2"/>
          </w:tcPr>
          <w:p w:rsidR="00A27ABB" w:rsidP="00A27ABB" w:rsidRDefault="00A27ABB" w14:paraId="7E7BBE4A" w14:textId="4B53FE98">
            <w:r>
              <w:rPr>
                <w:rFonts w:cs="CordiaUPC"/>
              </w:rPr>
              <w:t>Button</w:t>
            </w:r>
          </w:p>
        </w:tc>
        <w:tc>
          <w:tcPr>
            <w:tcW w:w="3074" w:type="pct"/>
          </w:tcPr>
          <w:p w:rsidR="00A27ABB" w:rsidP="00A27ABB" w:rsidRDefault="00A27ABB" w14:paraId="51AE3030" w14:textId="705AECD3">
            <w:r>
              <w:rPr>
                <w:rFonts w:hint="cs"/>
                <w:cs/>
              </w:rPr>
              <w:t xml:space="preserve">ให้ทำการเคลียร์ค่าใน </w:t>
            </w:r>
            <w:r>
              <w:t>Detail Section</w:t>
            </w:r>
            <w:r>
              <w:rPr>
                <w:rFonts w:hint="cs"/>
                <w:cs/>
              </w:rPr>
              <w:t xml:space="preserve"> และทำการ </w:t>
            </w:r>
            <w:r>
              <w:t>Invisible Detail Section</w:t>
            </w:r>
          </w:p>
        </w:tc>
      </w:tr>
      <w:tr w:rsidRPr="008979A8" w:rsidR="00A27ABB" w:rsidTr="00983793" w14:paraId="020DEB27" w14:textId="77777777">
        <w:tc>
          <w:tcPr>
            <w:tcW w:w="5000" w:type="pct"/>
            <w:gridSpan w:val="4"/>
            <w:shd w:val="clear" w:color="auto" w:fill="D6E3BC" w:themeFill="accent3" w:themeFillTint="66"/>
          </w:tcPr>
          <w:p w:rsidR="00A27ABB" w:rsidP="00A27ABB" w:rsidRDefault="00A27ABB" w14:paraId="00240CDB" w14:textId="23F68F3F">
            <w:pPr>
              <w:pStyle w:val="HeaderTable"/>
              <w:rPr>
                <w:rtl/>
                <w:cs/>
              </w:rPr>
            </w:pPr>
            <w:r>
              <w:t>End Manage FN Number</w:t>
            </w:r>
            <w:r>
              <w:rPr>
                <w:rFonts w:hint="cs" w:cs="Angsana New"/>
                <w:cs/>
                <w:lang w:bidi="th-TH"/>
              </w:rPr>
              <w:t xml:space="preserve"> </w:t>
            </w:r>
            <w:r>
              <w:rPr>
                <w:lang w:bidi="th-TH"/>
              </w:rPr>
              <w:t>Detail Section</w:t>
            </w:r>
          </w:p>
        </w:tc>
      </w:tr>
      <w:tr w:rsidRPr="008979A8" w:rsidR="00A27ABB" w:rsidTr="00983793" w14:paraId="033B2A55" w14:textId="77777777">
        <w:tc>
          <w:tcPr>
            <w:tcW w:w="5000" w:type="pct"/>
            <w:gridSpan w:val="4"/>
            <w:shd w:val="clear" w:color="auto" w:fill="D6E3BC" w:themeFill="accent3" w:themeFillTint="66"/>
          </w:tcPr>
          <w:p w:rsidR="00A27ABB" w:rsidP="00A27ABB" w:rsidRDefault="00A27ABB" w14:paraId="5E126861" w14:textId="7EF32F0A">
            <w:pPr>
              <w:pStyle w:val="HeaderTable"/>
              <w:rPr>
                <w:cs/>
                <w:lang w:bidi="th-TH"/>
              </w:rPr>
            </w:pPr>
            <w:r>
              <w:t>End Manage FN Number Section</w:t>
            </w:r>
          </w:p>
        </w:tc>
      </w:tr>
      <w:tr w:rsidRPr="008979A8" w:rsidR="00A27ABB" w:rsidTr="00983793" w14:paraId="276C8F24" w14:textId="77777777">
        <w:tc>
          <w:tcPr>
            <w:tcW w:w="5000" w:type="pct"/>
            <w:gridSpan w:val="4"/>
            <w:shd w:val="clear" w:color="auto" w:fill="D6E3BC" w:themeFill="accent3" w:themeFillTint="66"/>
          </w:tcPr>
          <w:p w:rsidR="00A27ABB" w:rsidP="00A27ABB" w:rsidRDefault="00A27ABB" w14:paraId="3DB9463C" w14:textId="77777777">
            <w:pPr>
              <w:pStyle w:val="HeaderTable"/>
              <w:rPr>
                <w:rtl/>
              </w:rPr>
            </w:pPr>
            <w:r w:rsidRPr="008979A8">
              <w:t xml:space="preserve">Duration </w:t>
            </w:r>
            <w:r>
              <w:t>Section</w:t>
            </w:r>
          </w:p>
          <w:p w:rsidRPr="008979A8" w:rsidR="00A27ABB" w:rsidP="00A27ABB" w:rsidRDefault="00A27ABB" w14:paraId="07C83A2D" w14:textId="0E65373D">
            <w:pPr>
              <w:pStyle w:val="HeaderTable"/>
              <w:rPr>
                <w:rtl/>
                <w:cs/>
              </w:rPr>
            </w:pPr>
            <w:r>
              <w:rPr>
                <w:rFonts w:hint="cs"/>
                <w:cs/>
                <w:lang w:bidi="th-TH"/>
              </w:rPr>
              <w:t xml:space="preserve">ถ้า </w:t>
            </w:r>
            <w:r>
              <w:t>Customer Type</w:t>
            </w:r>
            <w:r>
              <w:rPr>
                <w:bCs/>
                <w:cs/>
                <w:lang w:bidi="th-TH"/>
              </w:rPr>
              <w:t xml:space="preserve"> = “</w:t>
            </w:r>
            <w:r>
              <w:t>Pre paid</w:t>
            </w:r>
            <w:r>
              <w:rPr>
                <w:bCs/>
                <w:cs/>
                <w:lang w:bidi="th-TH"/>
              </w:rPr>
              <w:t xml:space="preserve">” </w:t>
            </w:r>
            <w:r>
              <w:rPr>
                <w:rFonts w:hint="cs"/>
                <w:cs/>
                <w:lang w:bidi="th-TH"/>
              </w:rPr>
              <w:t xml:space="preserve">และ </w:t>
            </w:r>
            <w:r>
              <w:t xml:space="preserve">Multi Duration </w:t>
            </w:r>
            <w:r>
              <w:rPr>
                <w:bCs/>
                <w:cs/>
                <w:lang w:bidi="th-TH"/>
              </w:rPr>
              <w:t>= “</w:t>
            </w:r>
            <w:r>
              <w:t>Yes</w:t>
            </w:r>
            <w:r>
              <w:rPr>
                <w:bCs/>
                <w:cs/>
                <w:lang w:bidi="th-TH"/>
              </w:rPr>
              <w:t>”</w:t>
            </w:r>
            <w:r>
              <w:rPr>
                <w:rFonts w:hint="cs"/>
                <w:cs/>
                <w:lang w:bidi="th-TH"/>
              </w:rPr>
              <w:t xml:space="preserve"> ให้ </w:t>
            </w:r>
            <w:r>
              <w:t xml:space="preserve">Visible </w:t>
            </w:r>
            <w:r>
              <w:rPr>
                <w:rFonts w:hint="cs"/>
                <w:cs/>
                <w:lang w:bidi="th-TH"/>
              </w:rPr>
              <w:t xml:space="preserve">ถ้าไม่ใช่ให้ </w:t>
            </w:r>
            <w:r>
              <w:t>Invisible</w:t>
            </w:r>
          </w:p>
        </w:tc>
      </w:tr>
      <w:tr w:rsidRPr="008979A8" w:rsidR="00A27ABB" w:rsidTr="00983793" w14:paraId="3D03434A" w14:textId="77777777">
        <w:tc>
          <w:tcPr>
            <w:tcW w:w="1026" w:type="pct"/>
            <w:gridSpan w:val="2"/>
          </w:tcPr>
          <w:p w:rsidRPr="008979A8" w:rsidR="00A27ABB" w:rsidP="00A27ABB" w:rsidRDefault="00A27ABB" w14:paraId="0ABC13CD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d</w:t>
            </w:r>
            <w:r w:rsidRPr="008979A8">
              <w:rPr>
                <w:rFonts w:cs="CordiaUPC"/>
              </w:rPr>
              <w:t>urationType</w:t>
            </w:r>
          </w:p>
        </w:tc>
        <w:tc>
          <w:tcPr>
            <w:tcW w:w="900" w:type="pct"/>
          </w:tcPr>
          <w:p w:rsidRPr="008979A8" w:rsidR="00A27ABB" w:rsidP="00A27ABB" w:rsidRDefault="00A27ABB" w14:paraId="6C504A08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>Radio Button</w:t>
            </w:r>
          </w:p>
        </w:tc>
        <w:tc>
          <w:tcPr>
            <w:tcW w:w="3074" w:type="pct"/>
          </w:tcPr>
          <w:p w:rsidR="00A27ABB" w:rsidP="00A27ABB" w:rsidRDefault="00A27ABB" w14:paraId="5F34F556" w14:textId="77777777">
            <w:pPr>
              <w:rPr>
                <w:rFonts w:cs="CordiaUPC"/>
                <w:color w:val="FF0000"/>
              </w:rPr>
            </w:pPr>
            <w:r w:rsidRPr="008979A8">
              <w:rPr>
                <w:rFonts w:cs="CordiaUPC"/>
              </w:rPr>
              <w:t xml:space="preserve">Label </w:t>
            </w:r>
            <w:r w:rsidRPr="008979A8">
              <w:rPr>
                <w:rFonts w:cs="Angsana New"/>
                <w:cs/>
              </w:rPr>
              <w:t xml:space="preserve">:  </w:t>
            </w:r>
            <w:r w:rsidRPr="008979A8">
              <w:rPr>
                <w:rFonts w:cs="Angsana New"/>
                <w:color w:val="FF0000"/>
                <w:cs/>
              </w:rPr>
              <w:t>*</w:t>
            </w:r>
            <w:r w:rsidRPr="008979A8">
              <w:rPr>
                <w:rFonts w:cs="CordiaUPC"/>
                <w:color w:val="FF0000"/>
              </w:rPr>
              <w:t>Duration Type</w:t>
            </w:r>
          </w:p>
          <w:p w:rsidR="00A27ABB" w:rsidP="00A27ABB" w:rsidRDefault="00A27ABB" w14:paraId="6E5F4A16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List of Value </w:t>
            </w:r>
            <w:r w:rsidRPr="00B916D9">
              <w:rPr>
                <w:rFonts w:cs="Angsana New"/>
                <w:cs/>
              </w:rPr>
              <w:t>: ดึงข้อมูลจาก</w:t>
            </w:r>
            <w:r w:rsidRPr="00B916D9">
              <w:rPr>
                <w:rFonts w:cs="CordiaUPC"/>
              </w:rPr>
              <w:t xml:space="preserve">DB </w:t>
            </w:r>
            <w:r w:rsidRPr="00B916D9">
              <w:rPr>
                <w:rFonts w:cs="Angsana New"/>
                <w:cs/>
              </w:rPr>
              <w:t xml:space="preserve">ที่ </w:t>
            </w:r>
            <w:r w:rsidRPr="00B916D9">
              <w:rPr>
                <w:rFonts w:cs="CordiaUPC"/>
              </w:rPr>
              <w:t xml:space="preserve">Table FLW_CFG_LOV </w:t>
            </w:r>
            <w:r w:rsidRPr="00B916D9">
              <w:rPr>
                <w:rFonts w:cs="Angsana New"/>
                <w:cs/>
              </w:rPr>
              <w:t xml:space="preserve">โดย </w:t>
            </w:r>
            <w:r w:rsidRPr="00B916D9">
              <w:rPr>
                <w:rFonts w:cs="CordiaUPC"/>
              </w:rPr>
              <w:t xml:space="preserve">group_type </w:t>
            </w:r>
            <w:r w:rsidRPr="00B916D9">
              <w:rPr>
                <w:rFonts w:cs="Angsana New"/>
                <w:cs/>
              </w:rPr>
              <w:t>= ‘</w:t>
            </w:r>
            <w:r w:rsidRPr="008979A8">
              <w:rPr>
                <w:rFonts w:cs="CordiaUPC"/>
              </w:rPr>
              <w:t>Duration</w:t>
            </w:r>
            <w:r>
              <w:rPr>
                <w:rFonts w:cs="Angsana New"/>
                <w:cs/>
              </w:rPr>
              <w:t xml:space="preserve"> </w:t>
            </w:r>
            <w:r w:rsidRPr="008979A8">
              <w:rPr>
                <w:rFonts w:cs="CordiaUPC"/>
              </w:rPr>
              <w:t>Type</w:t>
            </w:r>
            <w:r>
              <w:rPr>
                <w:rFonts w:cs="Angsana New"/>
                <w:cs/>
              </w:rPr>
              <w:t>’</w:t>
            </w:r>
          </w:p>
          <w:p w:rsidRPr="008979A8" w:rsidR="00A27ABB" w:rsidP="00A27ABB" w:rsidRDefault="00A27ABB" w14:paraId="58AA1910" w14:textId="77777777">
            <w:pPr>
              <w:spacing w:after="0" w:line="259" w:lineRule="auto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เมื่อคลิกเลือกค่าเป็น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Depend on Package</w:t>
            </w:r>
            <w:r>
              <w:rPr>
                <w:rFonts w:cs="Angsana New"/>
                <w:cs/>
              </w:rPr>
              <w:t xml:space="preserve">” </w:t>
            </w:r>
            <w:r w:rsidRPr="008979A8">
              <w:rPr>
                <w:rFonts w:cs="Angsana New"/>
                <w:cs/>
              </w:rPr>
              <w:t xml:space="preserve">ให้ </w:t>
            </w:r>
            <w:r w:rsidRPr="008979A8">
              <w:rPr>
                <w:rFonts w:cs="CordiaUPC"/>
              </w:rPr>
              <w:t xml:space="preserve">Default </w:t>
            </w:r>
            <w:r w:rsidRPr="008979A8">
              <w:rPr>
                <w:rFonts w:cs="Angsana New"/>
                <w:cs/>
              </w:rPr>
              <w:t>ค่า</w:t>
            </w:r>
          </w:p>
          <w:p w:rsidR="00A27ABB" w:rsidP="00A27ABB" w:rsidRDefault="00A27ABB" w14:paraId="10906A62" w14:textId="77777777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cs="CordiaUPC"/>
              </w:rPr>
            </w:pPr>
            <w:r>
              <w:rPr>
                <w:rFonts w:cs="CordiaUPC"/>
              </w:rPr>
              <w:t>d</w:t>
            </w:r>
            <w:r w:rsidRPr="008979A8">
              <w:rPr>
                <w:rFonts w:cs="CordiaUPC"/>
              </w:rPr>
              <w:t>uration</w:t>
            </w:r>
            <w:r>
              <w:rPr>
                <w:rFonts w:cs="CordiaUPC"/>
              </w:rPr>
              <w:t>F</w:t>
            </w:r>
            <w:r w:rsidRPr="008979A8">
              <w:rPr>
                <w:rFonts w:cs="CordiaUPC"/>
              </w:rPr>
              <w:t xml:space="preserve">rom </w:t>
            </w:r>
            <w:r w:rsidRPr="008979A8">
              <w:rPr>
                <w:rFonts w:cs="Angsana New"/>
                <w:cs/>
              </w:rPr>
              <w:t xml:space="preserve">= </w:t>
            </w:r>
            <w:r w:rsidRPr="008979A8">
              <w:rPr>
                <w:rFonts w:cs="CordiaUPC"/>
              </w:rPr>
              <w:t>1</w:t>
            </w:r>
          </w:p>
          <w:p w:rsidRPr="00AA7778" w:rsidR="00A27ABB" w:rsidP="00A27ABB" w:rsidRDefault="00A27ABB" w14:paraId="0F4DF6D7" w14:textId="77777777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cs="CordiaUPC"/>
                <w:cs/>
              </w:rPr>
            </w:pPr>
            <w:r>
              <w:rPr>
                <w:rFonts w:cs="CordiaUPC"/>
              </w:rPr>
              <w:t>d</w:t>
            </w:r>
            <w:r w:rsidRPr="00AA7778">
              <w:rPr>
                <w:rFonts w:cs="CordiaUPC"/>
              </w:rPr>
              <w:t xml:space="preserve">urationTo </w:t>
            </w:r>
            <w:r w:rsidRPr="00AA7778">
              <w:rPr>
                <w:rFonts w:cs="Angsana New"/>
                <w:cs/>
              </w:rPr>
              <w:t xml:space="preserve">= </w:t>
            </w:r>
            <w:r>
              <w:rPr>
                <w:rFonts w:cs="CordiaUPC"/>
              </w:rPr>
              <w:t>p</w:t>
            </w:r>
            <w:r w:rsidRPr="00AA7778">
              <w:rPr>
                <w:rFonts w:cs="CordiaUPC"/>
              </w:rPr>
              <w:t>ackageDuration</w:t>
            </w:r>
          </w:p>
        </w:tc>
      </w:tr>
      <w:tr w:rsidRPr="008979A8" w:rsidR="00A27ABB" w:rsidTr="00983793" w14:paraId="65457416" w14:textId="77777777">
        <w:tc>
          <w:tcPr>
            <w:tcW w:w="1026" w:type="pct"/>
            <w:gridSpan w:val="2"/>
          </w:tcPr>
          <w:p w:rsidRPr="008979A8" w:rsidR="00A27ABB" w:rsidP="00A27ABB" w:rsidRDefault="00A27ABB" w14:paraId="413935AA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d</w:t>
            </w:r>
            <w:r w:rsidRPr="008979A8">
              <w:rPr>
                <w:rFonts w:cs="CordiaUPC"/>
              </w:rPr>
              <w:t>urationFrom</w:t>
            </w:r>
          </w:p>
        </w:tc>
        <w:tc>
          <w:tcPr>
            <w:tcW w:w="900" w:type="pct"/>
          </w:tcPr>
          <w:p w:rsidRPr="008979A8" w:rsidR="00A27ABB" w:rsidP="00A27ABB" w:rsidRDefault="00A27ABB" w14:paraId="4ACC950C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Text Box</w:t>
            </w:r>
          </w:p>
        </w:tc>
        <w:tc>
          <w:tcPr>
            <w:tcW w:w="3074" w:type="pct"/>
          </w:tcPr>
          <w:p w:rsidR="00A27ABB" w:rsidP="00A27ABB" w:rsidRDefault="00A27ABB" w14:paraId="257EC27B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 xml:space="preserve">Label </w:t>
            </w:r>
            <w:r w:rsidRPr="008979A8">
              <w:rPr>
                <w:rFonts w:cs="Angsana New"/>
                <w:cs/>
              </w:rPr>
              <w:t xml:space="preserve">:  </w:t>
            </w:r>
            <w:r w:rsidRPr="008979A8">
              <w:rPr>
                <w:rFonts w:cs="Angsana New"/>
                <w:color w:val="FF0000"/>
                <w:cs/>
              </w:rPr>
              <w:t>*</w:t>
            </w:r>
            <w:r w:rsidRPr="008979A8">
              <w:rPr>
                <w:rFonts w:cs="CordiaUPC"/>
                <w:color w:val="FF0000"/>
              </w:rPr>
              <w:t>Duration</w:t>
            </w:r>
            <w:r>
              <w:rPr>
                <w:rFonts w:cs="Angsana New"/>
                <w:cs/>
              </w:rPr>
              <w:t xml:space="preserve"> : …</w:t>
            </w:r>
            <w:r>
              <w:rPr>
                <w:rFonts w:cs="CordiaUPC"/>
              </w:rPr>
              <w:t>From</w:t>
            </w:r>
            <w:r>
              <w:rPr>
                <w:rFonts w:cs="Angsana New"/>
                <w:cs/>
              </w:rPr>
              <w:t xml:space="preserve">… </w:t>
            </w:r>
            <w:r>
              <w:rPr>
                <w:rFonts w:cs="CordiaUPC"/>
              </w:rPr>
              <w:t xml:space="preserve">to </w:t>
            </w:r>
            <w:r>
              <w:rPr>
                <w:rFonts w:cs="Angsana New"/>
                <w:cs/>
              </w:rPr>
              <w:t>…</w:t>
            </w:r>
            <w:r>
              <w:rPr>
                <w:rFonts w:cs="CordiaUPC"/>
              </w:rPr>
              <w:t>To</w:t>
            </w:r>
            <w:r>
              <w:rPr>
                <w:rFonts w:cs="Angsana New"/>
                <w:cs/>
              </w:rPr>
              <w:t>… …</w:t>
            </w:r>
            <w:r>
              <w:rPr>
                <w:rFonts w:cs="CordiaUPC"/>
              </w:rPr>
              <w:t>Unit</w:t>
            </w:r>
            <w:r>
              <w:rPr>
                <w:rFonts w:cs="Angsana New"/>
                <w:cs/>
              </w:rPr>
              <w:t>…</w:t>
            </w:r>
          </w:p>
          <w:p w:rsidR="00A27ABB" w:rsidP="00A27ABB" w:rsidRDefault="00A27ABB" w14:paraId="0AF7A95A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 xml:space="preserve">Enabled </w:t>
            </w:r>
            <w:r w:rsidRPr="008979A8">
              <w:rPr>
                <w:rFonts w:cs="Angsana New"/>
                <w:cs/>
              </w:rPr>
              <w:t xml:space="preserve">เมื่อ </w:t>
            </w:r>
            <w:r w:rsidRPr="008979A8">
              <w:rPr>
                <w:rFonts w:cs="CordiaUPC"/>
              </w:rPr>
              <w:t xml:space="preserve">Duration Type </w:t>
            </w:r>
            <w:r w:rsidRPr="008979A8">
              <w:rPr>
                <w:rFonts w:cs="Angsana New"/>
                <w:cs/>
              </w:rPr>
              <w:t>เป็น “</w:t>
            </w:r>
            <w:r w:rsidRPr="008979A8">
              <w:rPr>
                <w:rFonts w:cs="CordiaUPC"/>
              </w:rPr>
              <w:t>Specific</w:t>
            </w:r>
            <w:r w:rsidRPr="008979A8">
              <w:rPr>
                <w:rFonts w:cs="Angsana New"/>
                <w:cs/>
              </w:rPr>
              <w:t>”</w:t>
            </w:r>
          </w:p>
          <w:p w:rsidRPr="00ED17BA" w:rsidR="00A27ABB" w:rsidP="00A27ABB" w:rsidRDefault="00A27ABB" w14:paraId="60883AD2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>:</w:t>
            </w:r>
            <w:r>
              <w:rPr>
                <w:rFonts w:hint="cs" w:cs="Angsana New"/>
                <w:cs/>
              </w:rPr>
              <w:t xml:space="preserve"> ใส่ได้เฉพาะตัวเลขเท่านั้น</w:t>
            </w:r>
          </w:p>
        </w:tc>
      </w:tr>
      <w:tr w:rsidRPr="008979A8" w:rsidR="00A27ABB" w:rsidTr="00983793" w14:paraId="601273BB" w14:textId="77777777">
        <w:tc>
          <w:tcPr>
            <w:tcW w:w="1026" w:type="pct"/>
            <w:gridSpan w:val="2"/>
          </w:tcPr>
          <w:p w:rsidRPr="008979A8" w:rsidR="00A27ABB" w:rsidP="00A27ABB" w:rsidRDefault="00A27ABB" w14:paraId="34835C1D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d</w:t>
            </w:r>
            <w:r w:rsidRPr="008979A8">
              <w:rPr>
                <w:rFonts w:cs="CordiaUPC"/>
              </w:rPr>
              <w:t>urationTo</w:t>
            </w:r>
          </w:p>
        </w:tc>
        <w:tc>
          <w:tcPr>
            <w:tcW w:w="900" w:type="pct"/>
          </w:tcPr>
          <w:p w:rsidRPr="008979A8" w:rsidR="00A27ABB" w:rsidP="00A27ABB" w:rsidRDefault="00A27ABB" w14:paraId="2E71A27F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Text Box</w:t>
            </w:r>
          </w:p>
        </w:tc>
        <w:tc>
          <w:tcPr>
            <w:tcW w:w="3074" w:type="pct"/>
          </w:tcPr>
          <w:p w:rsidR="00A27ABB" w:rsidP="00A27ABB" w:rsidRDefault="00A27ABB" w14:paraId="5873B36F" w14:textId="77777777">
            <w:pPr>
              <w:rPr>
                <w:rFonts w:cs="CordiaUPC"/>
              </w:rPr>
            </w:pPr>
            <w:r w:rsidRPr="008979A8">
              <w:rPr>
                <w:rFonts w:cs="Angsana New"/>
                <w:cs/>
              </w:rPr>
              <w:t xml:space="preserve">อยู่บรรทัดเดียวกับ </w:t>
            </w:r>
            <w:r w:rsidRPr="008979A8">
              <w:rPr>
                <w:rFonts w:cs="CordiaUPC"/>
              </w:rPr>
              <w:t>Duration From</w:t>
            </w:r>
          </w:p>
          <w:p w:rsidR="00A27ABB" w:rsidP="00A27ABB" w:rsidRDefault="00A27ABB" w14:paraId="40A58EA1" w14:textId="381E7C44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 xml:space="preserve">Enabled </w:t>
            </w:r>
            <w:r w:rsidRPr="008979A8">
              <w:rPr>
                <w:rFonts w:cs="Angsana New"/>
                <w:cs/>
              </w:rPr>
              <w:t xml:space="preserve">เมื่อ </w:t>
            </w:r>
            <w:r w:rsidRPr="008979A8">
              <w:rPr>
                <w:rFonts w:cs="CordiaUPC"/>
              </w:rPr>
              <w:t xml:space="preserve">Duration Type </w:t>
            </w:r>
            <w:r w:rsidRPr="008979A8">
              <w:rPr>
                <w:rFonts w:cs="Angsana New"/>
                <w:cs/>
              </w:rPr>
              <w:t>เป็น “</w:t>
            </w:r>
            <w:r w:rsidRPr="008979A8">
              <w:rPr>
                <w:rFonts w:cs="CordiaUPC"/>
              </w:rPr>
              <w:t>Specific</w:t>
            </w:r>
            <w:r w:rsidRPr="008979A8">
              <w:rPr>
                <w:rFonts w:cs="Angsana New"/>
                <w:cs/>
              </w:rPr>
              <w:t>”</w:t>
            </w:r>
          </w:p>
          <w:p w:rsidRPr="008979A8" w:rsidR="00A27ABB" w:rsidP="00A27ABB" w:rsidRDefault="00A27ABB" w14:paraId="2A5D805F" w14:textId="77777777">
            <w:pPr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>:</w:t>
            </w:r>
            <w:r>
              <w:rPr>
                <w:rFonts w:hint="cs" w:cs="Angsana New"/>
                <w:cs/>
              </w:rPr>
              <w:t xml:space="preserve"> ใส่ได้เฉพาะตัวเลขเท่านั้น</w:t>
            </w:r>
          </w:p>
        </w:tc>
      </w:tr>
      <w:tr w:rsidRPr="008979A8" w:rsidR="00A27ABB" w:rsidTr="00983793" w14:paraId="06DB8014" w14:textId="77777777">
        <w:tc>
          <w:tcPr>
            <w:tcW w:w="1026" w:type="pct"/>
            <w:gridSpan w:val="2"/>
          </w:tcPr>
          <w:p w:rsidRPr="008979A8" w:rsidR="00A27ABB" w:rsidP="00A27ABB" w:rsidRDefault="00A27ABB" w14:paraId="3EEEC81E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d</w:t>
            </w:r>
            <w:r w:rsidRPr="008979A8">
              <w:rPr>
                <w:rFonts w:cs="CordiaUPC"/>
              </w:rPr>
              <w:t>uration</w:t>
            </w:r>
            <w:r>
              <w:rPr>
                <w:rFonts w:cs="CordiaUPC"/>
              </w:rPr>
              <w:t>U</w:t>
            </w:r>
            <w:r w:rsidRPr="008979A8">
              <w:rPr>
                <w:rFonts w:cs="CordiaUPC"/>
              </w:rPr>
              <w:t>nit</w:t>
            </w:r>
          </w:p>
        </w:tc>
        <w:tc>
          <w:tcPr>
            <w:tcW w:w="900" w:type="pct"/>
          </w:tcPr>
          <w:p w:rsidRPr="008979A8" w:rsidR="00A27ABB" w:rsidP="00A27ABB" w:rsidRDefault="00A27ABB" w14:paraId="697FF20D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>Drop Down List</w:t>
            </w:r>
          </w:p>
        </w:tc>
        <w:tc>
          <w:tcPr>
            <w:tcW w:w="3074" w:type="pct"/>
          </w:tcPr>
          <w:p w:rsidR="00A27ABB" w:rsidP="00A27ABB" w:rsidRDefault="00A27ABB" w14:paraId="03689A7F" w14:textId="149F8925">
            <w:pPr>
              <w:spacing w:after="160" w:line="259" w:lineRule="auto"/>
              <w:rPr>
                <w:rFonts w:cs="CordiaUPC"/>
              </w:rPr>
            </w:pPr>
            <w:r w:rsidRPr="008979A8">
              <w:rPr>
                <w:rFonts w:cs="Angsana New"/>
                <w:cs/>
              </w:rPr>
              <w:t xml:space="preserve">อยู่บรรทัดเดียวกับ </w:t>
            </w:r>
            <w:r w:rsidRPr="008979A8">
              <w:rPr>
                <w:rFonts w:cs="CordiaUPC"/>
              </w:rPr>
              <w:t>Duration From</w:t>
            </w:r>
          </w:p>
          <w:p w:rsidR="00A27ABB" w:rsidP="00A27ABB" w:rsidRDefault="00A27ABB" w14:paraId="5EFBB2EE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 xml:space="preserve">Enabled </w:t>
            </w:r>
            <w:r w:rsidRPr="008979A8">
              <w:rPr>
                <w:rFonts w:cs="Angsana New"/>
                <w:cs/>
              </w:rPr>
              <w:t xml:space="preserve">เมื่อ </w:t>
            </w:r>
            <w:r w:rsidRPr="008979A8">
              <w:rPr>
                <w:rFonts w:cs="CordiaUPC"/>
              </w:rPr>
              <w:t xml:space="preserve">Duration Type </w:t>
            </w:r>
            <w:r w:rsidRPr="008979A8">
              <w:rPr>
                <w:rFonts w:cs="Angsana New"/>
                <w:cs/>
              </w:rPr>
              <w:t>เป็น “</w:t>
            </w:r>
            <w:r w:rsidRPr="008979A8">
              <w:rPr>
                <w:rFonts w:cs="CordiaUPC"/>
              </w:rPr>
              <w:t>Specific</w:t>
            </w:r>
            <w:r w:rsidRPr="008979A8">
              <w:rPr>
                <w:rFonts w:cs="Angsana New"/>
                <w:cs/>
              </w:rPr>
              <w:t>”</w:t>
            </w:r>
          </w:p>
          <w:p w:rsidRPr="008979A8" w:rsidR="00A27ABB" w:rsidP="00A27ABB" w:rsidRDefault="00A27ABB" w14:paraId="5D1EEF9F" w14:textId="678F4B8A">
            <w:pPr>
              <w:rPr>
                <w:rFonts w:cs="CordiaUPC"/>
              </w:rPr>
            </w:pPr>
            <w:r w:rsidRPr="001142BC">
              <w:t xml:space="preserve">List of Value </w:t>
            </w:r>
            <w:r w:rsidRPr="001142BC">
              <w:rPr>
                <w:rFonts w:cs="Angsana New"/>
                <w:cs/>
              </w:rPr>
              <w:t xml:space="preserve">: </w:t>
            </w:r>
            <w:r w:rsidRPr="00B916D9">
              <w:rPr>
                <w:rFonts w:cs="Angsana New"/>
                <w:cs/>
              </w:rPr>
              <w:t>ดึงข้อมูลจาก</w:t>
            </w:r>
            <w:r w:rsidRPr="00B916D9">
              <w:rPr>
                <w:rFonts w:cs="CordiaUPC"/>
              </w:rPr>
              <w:t xml:space="preserve">DB </w:t>
            </w:r>
            <w:r w:rsidRPr="00B916D9">
              <w:rPr>
                <w:rFonts w:cs="Angsana New"/>
                <w:cs/>
              </w:rPr>
              <w:t xml:space="preserve">ที่ </w:t>
            </w:r>
            <w:r w:rsidRPr="00B916D9">
              <w:rPr>
                <w:rFonts w:cs="CordiaUPC"/>
              </w:rPr>
              <w:t xml:space="preserve">Table FLW_CFG_LOV </w:t>
            </w:r>
            <w:r w:rsidRPr="00B916D9">
              <w:rPr>
                <w:rFonts w:cs="Angsana New"/>
                <w:cs/>
              </w:rPr>
              <w:t xml:space="preserve">โดย </w:t>
            </w:r>
            <w:r w:rsidRPr="00B916D9">
              <w:rPr>
                <w:rFonts w:cs="CordiaUPC"/>
              </w:rPr>
              <w:t xml:space="preserve">group_type </w:t>
            </w:r>
            <w:r w:rsidRPr="00B916D9">
              <w:rPr>
                <w:rFonts w:cs="Angsana New"/>
                <w:cs/>
              </w:rPr>
              <w:t>= ‘</w:t>
            </w:r>
            <w:r w:rsidRPr="008979A8">
              <w:rPr>
                <w:rFonts w:cs="CordiaUPC"/>
              </w:rPr>
              <w:t>Duration</w:t>
            </w:r>
            <w:r>
              <w:rPr>
                <w:rFonts w:cs="CordiaUPC"/>
              </w:rPr>
              <w:t xml:space="preserve"> Unit</w:t>
            </w:r>
            <w:r>
              <w:rPr>
                <w:rFonts w:cs="Angsana New"/>
                <w:cs/>
              </w:rPr>
              <w:t xml:space="preserve">’ </w:t>
            </w:r>
            <w:r>
              <w:rPr>
                <w:rFonts w:hint="cs" w:cs="Angsana New"/>
                <w:cs/>
              </w:rPr>
              <w:t xml:space="preserve">และ </w:t>
            </w:r>
            <w:r>
              <w:rPr>
                <w:rFonts w:cs="CordiaUPC"/>
              </w:rPr>
              <w:t xml:space="preserve">par_row_id_concat </w:t>
            </w:r>
            <w:r>
              <w:rPr>
                <w:rFonts w:hint="cs" w:cs="Angsana New"/>
                <w:cs/>
              </w:rPr>
              <w:t xml:space="preserve">ประกอบด้วย </w:t>
            </w:r>
            <w:r w:rsidRPr="001142BC">
              <w:t>customerType</w:t>
            </w:r>
          </w:p>
        </w:tc>
      </w:tr>
      <w:tr w:rsidRPr="008979A8" w:rsidR="00A27ABB" w:rsidTr="00983793" w14:paraId="3717528E" w14:textId="77777777">
        <w:tc>
          <w:tcPr>
            <w:tcW w:w="5000" w:type="pct"/>
            <w:gridSpan w:val="4"/>
            <w:shd w:val="clear" w:color="auto" w:fill="D6E3BC" w:themeFill="accent3" w:themeFillTint="66"/>
          </w:tcPr>
          <w:p w:rsidRPr="008979A8" w:rsidR="00A27ABB" w:rsidP="00A27ABB" w:rsidRDefault="00A27ABB" w14:paraId="2DCD4686" w14:textId="77777777">
            <w:pPr>
              <w:pStyle w:val="HeaderTable"/>
            </w:pPr>
            <w:r w:rsidRPr="008979A8">
              <w:t xml:space="preserve">End Duration </w:t>
            </w:r>
            <w:r>
              <w:t>Section</w:t>
            </w:r>
          </w:p>
        </w:tc>
      </w:tr>
      <w:tr w:rsidRPr="008979A8" w:rsidR="00A27ABB" w:rsidTr="00983793" w14:paraId="70E3473A" w14:textId="77777777">
        <w:tc>
          <w:tcPr>
            <w:tcW w:w="5000" w:type="pct"/>
            <w:gridSpan w:val="4"/>
            <w:shd w:val="clear" w:color="auto" w:fill="D6E3BC" w:themeFill="accent3" w:themeFillTint="66"/>
          </w:tcPr>
          <w:p w:rsidR="00A27ABB" w:rsidP="00A27ABB" w:rsidRDefault="00A27ABB" w14:paraId="14C6DD31" w14:textId="77777777">
            <w:pPr>
              <w:pStyle w:val="HeaderTable"/>
              <w:rPr>
                <w:lang w:bidi="th-TH"/>
              </w:rPr>
            </w:pPr>
            <w:r>
              <w:rPr>
                <w:lang w:bidi="th-TH"/>
              </w:rPr>
              <w:t>Bill Cycle Section</w:t>
            </w:r>
          </w:p>
          <w:p w:rsidRPr="009A2226" w:rsidR="00A27ABB" w:rsidP="00A27ABB" w:rsidRDefault="00A27ABB" w14:paraId="2C205ED8" w14:textId="5C04D88E">
            <w:pPr>
              <w:pStyle w:val="HeaderTable"/>
            </w:pPr>
            <w:r>
              <w:rPr>
                <w:rFonts w:hint="cs"/>
                <w:cs/>
                <w:lang w:bidi="th-TH"/>
              </w:rPr>
              <w:t xml:space="preserve">ถ้า </w:t>
            </w:r>
            <w:r>
              <w:t>Customer Type</w:t>
            </w:r>
            <w:r>
              <w:rPr>
                <w:bCs/>
                <w:cs/>
                <w:lang w:bidi="th-TH"/>
              </w:rPr>
              <w:t xml:space="preserve"> = “</w:t>
            </w:r>
            <w:r>
              <w:t>Pre paid</w:t>
            </w:r>
            <w:r>
              <w:rPr>
                <w:bCs/>
                <w:cs/>
                <w:lang w:bidi="th-TH"/>
              </w:rPr>
              <w:t xml:space="preserve">” </w:t>
            </w:r>
            <w:r>
              <w:rPr>
                <w:rFonts w:hint="cs"/>
                <w:cs/>
                <w:lang w:bidi="th-TH"/>
              </w:rPr>
              <w:t xml:space="preserve">และ </w:t>
            </w:r>
            <w:r>
              <w:t xml:space="preserve">Multi Duration </w:t>
            </w:r>
            <w:r>
              <w:rPr>
                <w:bCs/>
                <w:cs/>
                <w:lang w:bidi="th-TH"/>
              </w:rPr>
              <w:t>= “</w:t>
            </w:r>
            <w:r>
              <w:t>Yes</w:t>
            </w:r>
            <w:r>
              <w:rPr>
                <w:bCs/>
                <w:cs/>
                <w:lang w:bidi="th-TH"/>
              </w:rPr>
              <w:t>”</w:t>
            </w:r>
            <w:r>
              <w:rPr>
                <w:rFonts w:hint="cs"/>
                <w:cs/>
                <w:lang w:bidi="th-TH"/>
              </w:rPr>
              <w:t xml:space="preserve"> ให้ </w:t>
            </w:r>
            <w:r>
              <w:t xml:space="preserve">Visible </w:t>
            </w:r>
            <w:r>
              <w:rPr>
                <w:rFonts w:hint="cs"/>
                <w:cs/>
                <w:lang w:bidi="th-TH"/>
              </w:rPr>
              <w:t xml:space="preserve">ถ้าไม่ใช่ให้ </w:t>
            </w:r>
            <w:r>
              <w:t>Invisible</w:t>
            </w:r>
          </w:p>
        </w:tc>
      </w:tr>
      <w:tr w:rsidRPr="008979A8" w:rsidR="00A27ABB" w:rsidTr="00983793" w14:paraId="6316BDB9" w14:textId="77777777">
        <w:tc>
          <w:tcPr>
            <w:tcW w:w="1026" w:type="pct"/>
            <w:gridSpan w:val="2"/>
          </w:tcPr>
          <w:p w:rsidRPr="008979A8" w:rsidR="00A27ABB" w:rsidP="00A27ABB" w:rsidRDefault="00A27ABB" w14:paraId="5A307634" w14:textId="77777777">
            <w:pPr>
              <w:rPr>
                <w:rFonts w:cs="CordiaUPC"/>
                <w:cs/>
              </w:rPr>
            </w:pPr>
            <w:r>
              <w:rPr>
                <w:rFonts w:cs="CordiaUPC"/>
              </w:rPr>
              <w:t>billCycle</w:t>
            </w:r>
            <w:r w:rsidRPr="008979A8">
              <w:rPr>
                <w:rFonts w:cs="CordiaUPC"/>
              </w:rPr>
              <w:t>Type</w:t>
            </w:r>
          </w:p>
        </w:tc>
        <w:tc>
          <w:tcPr>
            <w:tcW w:w="900" w:type="pct"/>
          </w:tcPr>
          <w:p w:rsidRPr="008979A8" w:rsidR="00A27ABB" w:rsidP="00A27ABB" w:rsidRDefault="00A27ABB" w14:paraId="103385BB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>Radio Button</w:t>
            </w:r>
          </w:p>
        </w:tc>
        <w:tc>
          <w:tcPr>
            <w:tcW w:w="3074" w:type="pct"/>
          </w:tcPr>
          <w:p w:rsidR="00A27ABB" w:rsidP="00A27ABB" w:rsidRDefault="00A27ABB" w14:paraId="239E0C6F" w14:textId="77777777">
            <w:pPr>
              <w:rPr>
                <w:rFonts w:cs="CordiaUPC"/>
                <w:color w:val="FF0000"/>
              </w:rPr>
            </w:pPr>
            <w:r w:rsidRPr="008979A8">
              <w:rPr>
                <w:rFonts w:cs="CordiaUPC"/>
              </w:rPr>
              <w:t xml:space="preserve">Label </w:t>
            </w:r>
            <w:r w:rsidRPr="008979A8">
              <w:rPr>
                <w:rFonts w:cs="Angsana New"/>
                <w:cs/>
              </w:rPr>
              <w:t xml:space="preserve">:  </w:t>
            </w:r>
            <w:r w:rsidRPr="008979A8">
              <w:rPr>
                <w:rFonts w:cs="Angsana New"/>
                <w:color w:val="FF0000"/>
                <w:cs/>
              </w:rPr>
              <w:t>*</w:t>
            </w:r>
            <w:r>
              <w:rPr>
                <w:rFonts w:cs="CordiaUPC"/>
                <w:color w:val="FF0000"/>
              </w:rPr>
              <w:t>Bill Cycle</w:t>
            </w:r>
            <w:r w:rsidRPr="008979A8">
              <w:rPr>
                <w:rFonts w:cs="CordiaUPC"/>
                <w:color w:val="FF0000"/>
              </w:rPr>
              <w:t xml:space="preserve"> Type</w:t>
            </w:r>
          </w:p>
          <w:p w:rsidR="00A27ABB" w:rsidP="00A27ABB" w:rsidRDefault="00A27ABB" w14:paraId="6D5E695C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List of Value </w:t>
            </w:r>
            <w:r>
              <w:rPr>
                <w:rFonts w:cs="Angsana New"/>
                <w:cs/>
              </w:rPr>
              <w:t xml:space="preserve">: </w:t>
            </w:r>
            <w:r w:rsidRPr="00B916D9">
              <w:rPr>
                <w:rFonts w:cs="Angsana New"/>
                <w:cs/>
              </w:rPr>
              <w:t>ดึงข้อมูลจาก</w:t>
            </w:r>
            <w:r w:rsidRPr="00B916D9">
              <w:rPr>
                <w:rFonts w:cs="CordiaUPC"/>
              </w:rPr>
              <w:t xml:space="preserve">DB </w:t>
            </w:r>
            <w:r w:rsidRPr="00B916D9">
              <w:rPr>
                <w:rFonts w:cs="Angsana New"/>
                <w:cs/>
              </w:rPr>
              <w:t xml:space="preserve">ที่ </w:t>
            </w:r>
            <w:r w:rsidRPr="00B916D9">
              <w:rPr>
                <w:rFonts w:cs="CordiaUPC"/>
              </w:rPr>
              <w:t xml:space="preserve">Table FLW_CFG_LOV </w:t>
            </w:r>
            <w:r w:rsidRPr="00B916D9">
              <w:rPr>
                <w:rFonts w:cs="Angsana New"/>
                <w:cs/>
              </w:rPr>
              <w:t xml:space="preserve">โดย </w:t>
            </w:r>
            <w:r w:rsidRPr="00B916D9">
              <w:rPr>
                <w:rFonts w:cs="CordiaUPC"/>
              </w:rPr>
              <w:t xml:space="preserve">group_type </w:t>
            </w:r>
            <w:r w:rsidRPr="00B916D9">
              <w:rPr>
                <w:rFonts w:cs="Angsana New"/>
                <w:cs/>
              </w:rPr>
              <w:t>= ‘</w:t>
            </w:r>
            <w:r w:rsidRPr="008979A8">
              <w:rPr>
                <w:rFonts w:cs="CordiaUPC"/>
              </w:rPr>
              <w:t>Duration</w:t>
            </w:r>
            <w:r>
              <w:rPr>
                <w:rFonts w:cs="Angsana New"/>
                <w:cs/>
              </w:rPr>
              <w:t xml:space="preserve"> </w:t>
            </w:r>
            <w:r w:rsidRPr="008979A8">
              <w:rPr>
                <w:rFonts w:cs="CordiaUPC"/>
              </w:rPr>
              <w:t>Type</w:t>
            </w:r>
            <w:r>
              <w:rPr>
                <w:rFonts w:cs="Angsana New"/>
                <w:cs/>
              </w:rPr>
              <w:t>’</w:t>
            </w:r>
          </w:p>
          <w:p w:rsidRPr="008979A8" w:rsidR="00A27ABB" w:rsidP="00A27ABB" w:rsidRDefault="00A27ABB" w14:paraId="59FCED20" w14:textId="77777777">
            <w:pPr>
              <w:spacing w:after="0" w:line="259" w:lineRule="auto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เมื่อคลิกเลือกค่าเป็น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Depend on Package</w:t>
            </w:r>
            <w:r>
              <w:rPr>
                <w:rFonts w:cs="Angsana New"/>
                <w:cs/>
              </w:rPr>
              <w:t xml:space="preserve">” </w:t>
            </w:r>
            <w:r w:rsidRPr="008979A8">
              <w:rPr>
                <w:rFonts w:cs="Angsana New"/>
                <w:cs/>
              </w:rPr>
              <w:t xml:space="preserve">ให้ </w:t>
            </w:r>
            <w:r w:rsidRPr="008979A8">
              <w:rPr>
                <w:rFonts w:cs="CordiaUPC"/>
              </w:rPr>
              <w:t xml:space="preserve">Default </w:t>
            </w:r>
            <w:r w:rsidRPr="008979A8">
              <w:rPr>
                <w:rFonts w:cs="Angsana New"/>
                <w:cs/>
              </w:rPr>
              <w:t>ค่า</w:t>
            </w:r>
          </w:p>
          <w:p w:rsidR="00A27ABB" w:rsidP="00A27ABB" w:rsidRDefault="00A27ABB" w14:paraId="5721CFFF" w14:textId="77777777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cs="CordiaUPC"/>
              </w:rPr>
            </w:pPr>
            <w:r>
              <w:rPr>
                <w:rFonts w:cs="CordiaUPC"/>
              </w:rPr>
              <w:t>billCycleValue</w:t>
            </w:r>
            <w:r w:rsidRPr="008979A8">
              <w:rPr>
                <w:rFonts w:cs="Angsana New"/>
                <w:cs/>
              </w:rPr>
              <w:t xml:space="preserve"> = </w:t>
            </w:r>
            <w:r>
              <w:rPr>
                <w:rFonts w:cs="CordiaUPC"/>
              </w:rPr>
              <w:t>packageBillCycle</w:t>
            </w:r>
          </w:p>
          <w:p w:rsidRPr="0096008C" w:rsidR="00A27ABB" w:rsidP="00A27ABB" w:rsidRDefault="00A27ABB" w14:paraId="47354EA4" w14:textId="77777777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cs="CordiaUPC"/>
              </w:rPr>
            </w:pPr>
            <w:r>
              <w:rPr>
                <w:rFonts w:cs="CordiaUPC"/>
              </w:rPr>
              <w:t>billCycleUnit</w:t>
            </w:r>
            <w:r w:rsidRPr="00AA7778">
              <w:rPr>
                <w:rFonts w:cs="Angsana New"/>
                <w:cs/>
              </w:rPr>
              <w:t xml:space="preserve"> = </w:t>
            </w:r>
            <w:r>
              <w:rPr>
                <w:rFonts w:cs="CordiaUPC"/>
              </w:rPr>
              <w:t>packageBillCycleUnit</w:t>
            </w:r>
          </w:p>
        </w:tc>
      </w:tr>
      <w:tr w:rsidRPr="008979A8" w:rsidR="00A27ABB" w:rsidTr="00983793" w14:paraId="1795BB66" w14:textId="77777777">
        <w:tc>
          <w:tcPr>
            <w:tcW w:w="1026" w:type="pct"/>
            <w:gridSpan w:val="2"/>
          </w:tcPr>
          <w:p w:rsidRPr="008979A8" w:rsidR="00A27ABB" w:rsidP="00A27ABB" w:rsidRDefault="00A27ABB" w14:paraId="7A793B5E" w14:textId="77777777">
            <w:pPr>
              <w:rPr>
                <w:rFonts w:cs="CordiaUPC"/>
                <w:cs/>
              </w:rPr>
            </w:pPr>
            <w:r>
              <w:rPr>
                <w:rFonts w:cs="CordiaUPC"/>
              </w:rPr>
              <w:t>billCycleValue</w:t>
            </w:r>
          </w:p>
        </w:tc>
        <w:tc>
          <w:tcPr>
            <w:tcW w:w="900" w:type="pct"/>
          </w:tcPr>
          <w:p w:rsidRPr="008979A8" w:rsidR="00A27ABB" w:rsidP="00A27ABB" w:rsidRDefault="00A27ABB" w14:paraId="17E78B33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Text Box</w:t>
            </w:r>
          </w:p>
        </w:tc>
        <w:tc>
          <w:tcPr>
            <w:tcW w:w="3074" w:type="pct"/>
          </w:tcPr>
          <w:p w:rsidR="00A27ABB" w:rsidP="00A27ABB" w:rsidRDefault="00A27ABB" w14:paraId="28D3D55B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 xml:space="preserve">Label </w:t>
            </w:r>
            <w:r w:rsidRPr="008979A8">
              <w:rPr>
                <w:rFonts w:cs="Angsana New"/>
                <w:cs/>
              </w:rPr>
              <w:t xml:space="preserve">:  </w:t>
            </w:r>
            <w:r>
              <w:rPr>
                <w:rFonts w:cs="Angsana New"/>
                <w:color w:val="FF0000"/>
                <w:cs/>
              </w:rPr>
              <w:t>*</w:t>
            </w:r>
            <w:r>
              <w:rPr>
                <w:rFonts w:cs="CordiaUPC"/>
                <w:color w:val="FF0000"/>
              </w:rPr>
              <w:t xml:space="preserve">Bill Cycle </w:t>
            </w:r>
            <w:r w:rsidRPr="0096008C">
              <w:rPr>
                <w:rFonts w:cs="Angsana New"/>
                <w:cs/>
              </w:rPr>
              <w:t>: …</w:t>
            </w:r>
            <w:r w:rsidRPr="0096008C">
              <w:rPr>
                <w:rFonts w:cs="CordiaUPC"/>
              </w:rPr>
              <w:t>Value</w:t>
            </w:r>
            <w:r w:rsidRPr="0096008C">
              <w:rPr>
                <w:rFonts w:cs="Angsana New"/>
                <w:cs/>
              </w:rPr>
              <w:t>… …</w:t>
            </w:r>
            <w:r w:rsidRPr="0096008C">
              <w:rPr>
                <w:rFonts w:cs="CordiaUPC"/>
              </w:rPr>
              <w:t>Unit</w:t>
            </w:r>
            <w:r w:rsidRPr="0096008C">
              <w:rPr>
                <w:rFonts w:cs="Angsana New"/>
                <w:cs/>
              </w:rPr>
              <w:t>…</w:t>
            </w:r>
          </w:p>
          <w:p w:rsidR="00A27ABB" w:rsidP="00A27ABB" w:rsidRDefault="00A27ABB" w14:paraId="61ACD5E1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 xml:space="preserve">Enabled </w:t>
            </w:r>
            <w:r w:rsidRPr="008979A8">
              <w:rPr>
                <w:rFonts w:cs="Angsana New"/>
                <w:cs/>
              </w:rPr>
              <w:t xml:space="preserve">เมื่อ </w:t>
            </w:r>
            <w:r>
              <w:rPr>
                <w:rFonts w:cs="CordiaUPC"/>
              </w:rPr>
              <w:t>billCycle</w:t>
            </w:r>
            <w:r w:rsidRPr="008979A8">
              <w:rPr>
                <w:rFonts w:cs="CordiaUPC"/>
              </w:rPr>
              <w:t>Type</w:t>
            </w:r>
            <w:r w:rsidRPr="008979A8">
              <w:rPr>
                <w:rFonts w:cs="Angsana New"/>
                <w:cs/>
              </w:rPr>
              <w:t xml:space="preserve"> เป็น “</w:t>
            </w:r>
            <w:r w:rsidRPr="008979A8">
              <w:rPr>
                <w:rFonts w:cs="CordiaUPC"/>
              </w:rPr>
              <w:t>Specific</w:t>
            </w:r>
            <w:r w:rsidRPr="008979A8">
              <w:rPr>
                <w:rFonts w:cs="Angsana New"/>
                <w:cs/>
              </w:rPr>
              <w:t>”</w:t>
            </w:r>
          </w:p>
          <w:p w:rsidRPr="0096008C" w:rsidR="00A27ABB" w:rsidP="00A27ABB" w:rsidRDefault="00A27ABB" w14:paraId="1B8D5229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>:</w:t>
            </w:r>
            <w:r>
              <w:rPr>
                <w:rFonts w:hint="cs" w:cs="Angsana New"/>
                <w:cs/>
              </w:rPr>
              <w:t xml:space="preserve"> ใส่ได้เฉพาะตัวเลขเท่านั้น</w:t>
            </w:r>
          </w:p>
        </w:tc>
      </w:tr>
      <w:tr w:rsidRPr="008979A8" w:rsidR="00A27ABB" w:rsidTr="00983793" w14:paraId="4B456C84" w14:textId="77777777">
        <w:tc>
          <w:tcPr>
            <w:tcW w:w="1026" w:type="pct"/>
            <w:gridSpan w:val="2"/>
          </w:tcPr>
          <w:p w:rsidRPr="008979A8" w:rsidR="00A27ABB" w:rsidP="00A27ABB" w:rsidRDefault="00A27ABB" w14:paraId="6642FCFD" w14:textId="77777777">
            <w:pPr>
              <w:rPr>
                <w:rFonts w:cs="CordiaUPC"/>
                <w:cs/>
              </w:rPr>
            </w:pPr>
            <w:r>
              <w:rPr>
                <w:rFonts w:cs="CordiaUPC"/>
              </w:rPr>
              <w:t>billCycleUnit</w:t>
            </w:r>
          </w:p>
        </w:tc>
        <w:tc>
          <w:tcPr>
            <w:tcW w:w="900" w:type="pct"/>
          </w:tcPr>
          <w:p w:rsidRPr="008979A8" w:rsidR="00A27ABB" w:rsidP="00A27ABB" w:rsidRDefault="00A27ABB" w14:paraId="32F053F2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>Drop Down List</w:t>
            </w:r>
          </w:p>
        </w:tc>
        <w:tc>
          <w:tcPr>
            <w:tcW w:w="3074" w:type="pct"/>
          </w:tcPr>
          <w:p w:rsidR="00A27ABB" w:rsidP="00A27ABB" w:rsidRDefault="00A27ABB" w14:paraId="48D1432E" w14:textId="77777777">
            <w:pPr>
              <w:spacing w:after="160" w:line="259" w:lineRule="auto"/>
              <w:rPr>
                <w:rFonts w:cs="CordiaUPC"/>
              </w:rPr>
            </w:pPr>
            <w:r w:rsidRPr="008979A8">
              <w:rPr>
                <w:rFonts w:cs="Angsana New"/>
                <w:cs/>
              </w:rPr>
              <w:t xml:space="preserve">อยู่บรรทัดเดียวกับ </w:t>
            </w:r>
            <w:r>
              <w:rPr>
                <w:rFonts w:cs="CordiaUPC"/>
              </w:rPr>
              <w:t>billCycleValue</w:t>
            </w:r>
          </w:p>
          <w:p w:rsidRPr="0096008C" w:rsidR="00A27ABB" w:rsidP="00A27ABB" w:rsidRDefault="00A27ABB" w14:paraId="1F0B1481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 xml:space="preserve">Enabled </w:t>
            </w:r>
            <w:r w:rsidRPr="008979A8">
              <w:rPr>
                <w:rFonts w:cs="Angsana New"/>
                <w:cs/>
              </w:rPr>
              <w:t xml:space="preserve">เมื่อ </w:t>
            </w:r>
            <w:r>
              <w:rPr>
                <w:rFonts w:cs="CordiaUPC"/>
              </w:rPr>
              <w:t>billCycle</w:t>
            </w:r>
            <w:r w:rsidRPr="008979A8">
              <w:rPr>
                <w:rFonts w:cs="CordiaUPC"/>
              </w:rPr>
              <w:t>Type</w:t>
            </w:r>
            <w:r w:rsidRPr="008979A8">
              <w:rPr>
                <w:rFonts w:cs="Angsana New"/>
                <w:cs/>
              </w:rPr>
              <w:t xml:space="preserve"> เป็น “</w:t>
            </w:r>
            <w:r w:rsidRPr="008979A8">
              <w:rPr>
                <w:rFonts w:cs="CordiaUPC"/>
              </w:rPr>
              <w:t>Specific</w:t>
            </w:r>
            <w:r w:rsidRPr="008979A8">
              <w:rPr>
                <w:rFonts w:cs="Angsana New"/>
                <w:cs/>
              </w:rPr>
              <w:t>”</w:t>
            </w:r>
          </w:p>
          <w:p w:rsidRPr="008979A8" w:rsidR="00A27ABB" w:rsidP="00A27ABB" w:rsidRDefault="00A27ABB" w14:paraId="31CAC71D" w14:textId="1825D28F">
            <w:pPr>
              <w:rPr>
                <w:b/>
                <w:bCs/>
              </w:rPr>
            </w:pPr>
            <w:r w:rsidRPr="001142BC">
              <w:t xml:space="preserve">List of Value </w:t>
            </w:r>
            <w:r w:rsidRPr="001142BC">
              <w:rPr>
                <w:rFonts w:cs="Angsana New"/>
                <w:cs/>
              </w:rPr>
              <w:t xml:space="preserve">: </w:t>
            </w:r>
            <w:r w:rsidRPr="00B916D9">
              <w:rPr>
                <w:rFonts w:cs="Angsana New"/>
                <w:cs/>
              </w:rPr>
              <w:t>ดึงข้อมูลจาก</w:t>
            </w:r>
            <w:r w:rsidRPr="00B916D9">
              <w:rPr>
                <w:rFonts w:cs="CordiaUPC"/>
              </w:rPr>
              <w:t xml:space="preserve">DB </w:t>
            </w:r>
            <w:r w:rsidRPr="00B916D9">
              <w:rPr>
                <w:rFonts w:cs="Angsana New"/>
                <w:cs/>
              </w:rPr>
              <w:t xml:space="preserve">ที่ </w:t>
            </w:r>
            <w:r w:rsidRPr="00B916D9">
              <w:rPr>
                <w:rFonts w:cs="CordiaUPC"/>
              </w:rPr>
              <w:t xml:space="preserve">Table FLW_CFG_LOV </w:t>
            </w:r>
            <w:r w:rsidRPr="00B916D9">
              <w:rPr>
                <w:rFonts w:cs="Angsana New"/>
                <w:cs/>
              </w:rPr>
              <w:t xml:space="preserve">โดย </w:t>
            </w:r>
            <w:r w:rsidRPr="00B916D9">
              <w:rPr>
                <w:rFonts w:cs="CordiaUPC"/>
              </w:rPr>
              <w:t xml:space="preserve">group_type </w:t>
            </w:r>
            <w:r w:rsidRPr="00B916D9">
              <w:rPr>
                <w:rFonts w:cs="Angsana New"/>
                <w:cs/>
              </w:rPr>
              <w:t>= ‘</w:t>
            </w:r>
            <w:r w:rsidRPr="008979A8">
              <w:rPr>
                <w:rFonts w:cs="CordiaUPC"/>
              </w:rPr>
              <w:t>Duration</w:t>
            </w:r>
            <w:r>
              <w:rPr>
                <w:rFonts w:cs="CordiaUPC"/>
              </w:rPr>
              <w:t xml:space="preserve"> Unit</w:t>
            </w:r>
            <w:r>
              <w:rPr>
                <w:rFonts w:cs="Angsana New"/>
                <w:cs/>
              </w:rPr>
              <w:t xml:space="preserve">’ </w:t>
            </w:r>
            <w:r>
              <w:rPr>
                <w:rFonts w:hint="cs" w:cs="Angsana New"/>
                <w:cs/>
              </w:rPr>
              <w:t xml:space="preserve">และ </w:t>
            </w:r>
            <w:r>
              <w:rPr>
                <w:rFonts w:cs="CordiaUPC"/>
              </w:rPr>
              <w:t xml:space="preserve">par_row_id_concat </w:t>
            </w:r>
            <w:r>
              <w:rPr>
                <w:rFonts w:hint="cs" w:cs="Angsana New"/>
                <w:cs/>
              </w:rPr>
              <w:t xml:space="preserve">ประกอบด้วย </w:t>
            </w:r>
            <w:r w:rsidRPr="001142BC">
              <w:t>customerType</w:t>
            </w:r>
          </w:p>
        </w:tc>
      </w:tr>
      <w:tr w:rsidRPr="008979A8" w:rsidR="00A27ABB" w:rsidTr="00983793" w14:paraId="3BB0CBDA" w14:textId="77777777">
        <w:tc>
          <w:tcPr>
            <w:tcW w:w="5000" w:type="pct"/>
            <w:gridSpan w:val="4"/>
            <w:shd w:val="clear" w:color="auto" w:fill="D6E3BC" w:themeFill="accent3" w:themeFillTint="66"/>
          </w:tcPr>
          <w:p w:rsidRPr="009A2226" w:rsidR="00A27ABB" w:rsidP="00A27ABB" w:rsidRDefault="00A27ABB" w14:paraId="4160DAA5" w14:textId="77777777">
            <w:pPr>
              <w:pStyle w:val="HeaderTable"/>
            </w:pPr>
            <w:r>
              <w:rPr>
                <w:lang w:bidi="th-TH"/>
              </w:rPr>
              <w:t>End Bill Cycle Section</w:t>
            </w:r>
          </w:p>
        </w:tc>
      </w:tr>
      <w:tr w:rsidRPr="008979A8" w:rsidR="00A27ABB" w:rsidTr="00983793" w14:paraId="0F798E91" w14:textId="77777777">
        <w:tc>
          <w:tcPr>
            <w:tcW w:w="1026" w:type="pct"/>
            <w:gridSpan w:val="2"/>
          </w:tcPr>
          <w:p w:rsidRPr="008979A8" w:rsidR="00A27ABB" w:rsidP="00A27ABB" w:rsidRDefault="00A27ABB" w14:paraId="088930DB" w14:textId="77777777">
            <w:pPr>
              <w:rPr>
                <w:rFonts w:cs="CordiaUPC"/>
              </w:rPr>
            </w:pPr>
            <w:r w:rsidRPr="008979A8">
              <w:rPr>
                <w:rFonts w:cs="Angsana New"/>
                <w:cs/>
              </w:rPr>
              <w:t xml:space="preserve">ปุ่ม </w:t>
            </w:r>
            <w:r w:rsidRPr="008979A8">
              <w:rPr>
                <w:rFonts w:cs="CordiaUPC"/>
              </w:rPr>
              <w:t>Add</w:t>
            </w:r>
          </w:p>
        </w:tc>
        <w:tc>
          <w:tcPr>
            <w:tcW w:w="900" w:type="pct"/>
          </w:tcPr>
          <w:p w:rsidRPr="008979A8" w:rsidR="00A27ABB" w:rsidP="00A27ABB" w:rsidRDefault="00A27ABB" w14:paraId="1224000D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>Button</w:t>
            </w:r>
          </w:p>
        </w:tc>
        <w:tc>
          <w:tcPr>
            <w:tcW w:w="3074" w:type="pct"/>
          </w:tcPr>
          <w:p w:rsidR="00A27ABB" w:rsidP="00A27ABB" w:rsidRDefault="00A27ABB" w14:paraId="0A22B8EF" w14:textId="77777777">
            <w:pPr>
              <w:pStyle w:val="HeaderTable"/>
              <w:rPr>
                <w:b w:val="0"/>
                <w:bCs/>
                <w:lang w:bidi="th-TH"/>
              </w:rPr>
            </w:pPr>
            <w:r w:rsidRPr="008979A8">
              <w:rPr>
                <w:b w:val="0"/>
                <w:bCs/>
                <w:lang w:bidi="th-TH"/>
              </w:rPr>
              <w:t xml:space="preserve">Visible </w:t>
            </w:r>
            <w:r w:rsidRPr="008979A8">
              <w:rPr>
                <w:rFonts w:cs="Angsana New"/>
                <w:cs/>
                <w:lang w:bidi="th-TH"/>
              </w:rPr>
              <w:t>เมื่อมี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b w:val="0"/>
                <w:bCs/>
                <w:lang w:bidi="th-TH"/>
              </w:rPr>
              <w:t xml:space="preserve">Event </w:t>
            </w:r>
            <w:r w:rsidRPr="008979A8">
              <w:rPr>
                <w:rFonts w:cs="Angsana New"/>
                <w:cs/>
                <w:lang w:bidi="th-TH"/>
              </w:rPr>
              <w:t>มาจาก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b w:val="0"/>
                <w:bCs/>
                <w:lang w:bidi="th-TH"/>
              </w:rPr>
              <w:t xml:space="preserve">Table </w:t>
            </w:r>
            <w:r>
              <w:rPr>
                <w:b w:val="0"/>
                <w:bCs/>
                <w:lang w:bidi="th-TH"/>
              </w:rPr>
              <w:t>Section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rFonts w:cs="Angsana New"/>
                <w:cs/>
                <w:lang w:bidi="th-TH"/>
              </w:rPr>
              <w:t>เป็น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“</w:t>
            </w:r>
            <w:r w:rsidRPr="008979A8">
              <w:rPr>
                <w:b w:val="0"/>
                <w:bCs/>
                <w:lang w:bidi="th-TH"/>
              </w:rPr>
              <w:t>Add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>”</w:t>
            </w:r>
          </w:p>
          <w:p w:rsidR="00A27ABB" w:rsidP="00A27ABB" w:rsidRDefault="00A27ABB" w14:paraId="711D63DD" w14:textId="77777777">
            <w:pPr>
              <w:spacing w:before="240" w:after="0"/>
            </w:pPr>
            <w:r>
              <w:rPr>
                <w:rFonts w:hint="cs"/>
                <w:cs/>
              </w:rPr>
              <w:t>เมื่อกดปุ่ม</w:t>
            </w:r>
          </w:p>
          <w:p w:rsidR="00A27ABB" w:rsidP="00A27ABB" w:rsidRDefault="00A27ABB" w14:paraId="0F8D1A96" w14:textId="77777777">
            <w:pPr>
              <w:pStyle w:val="ListParagraph"/>
              <w:numPr>
                <w:ilvl w:val="0"/>
                <w:numId w:val="4"/>
              </w:numPr>
              <w:spacing w:after="0" w:line="259" w:lineRule="auto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Validate </w:t>
            </w:r>
            <w:r>
              <w:rPr>
                <w:rFonts w:hint="cs" w:cs="Angsana New"/>
                <w:cs/>
              </w:rPr>
              <w:t>ข้อมูลในหน้าจอ</w:t>
            </w:r>
          </w:p>
          <w:p w:rsidRPr="00622722" w:rsidR="00A27ABB" w:rsidP="00A27ABB" w:rsidRDefault="00A27ABB" w14:paraId="3341A55D" w14:textId="77777777">
            <w:pPr>
              <w:pStyle w:val="ListParagraph"/>
              <w:numPr>
                <w:ilvl w:val="0"/>
                <w:numId w:val="4"/>
              </w:numPr>
              <w:spacing w:after="0" w:line="259" w:lineRule="auto"/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Add </w:t>
            </w:r>
            <w:r>
              <w:rPr>
                <w:rFonts w:hint="cs" w:cs="Angsana New"/>
                <w:cs/>
              </w:rPr>
              <w:t xml:space="preserve">ข้อมูลลงในส่วนของ </w:t>
            </w:r>
            <w:r>
              <w:rPr>
                <w:rFonts w:cs="CordiaUPC"/>
              </w:rPr>
              <w:t>Table Section</w:t>
            </w:r>
          </w:p>
          <w:p w:rsidR="00A27ABB" w:rsidP="00A27ABB" w:rsidRDefault="00A27ABB" w14:paraId="7871B573" w14:textId="77777777">
            <w:pPr>
              <w:pStyle w:val="ListParagraph"/>
              <w:numPr>
                <w:ilvl w:val="0"/>
                <w:numId w:val="27"/>
              </w:numPr>
            </w:pPr>
            <w:r>
              <w:rPr>
                <w:rFonts w:hint="cs"/>
                <w:cs/>
              </w:rPr>
              <w:t xml:space="preserve">ให้ทำการ </w:t>
            </w:r>
            <w:r>
              <w:t xml:space="preserve">Sort Row </w:t>
            </w:r>
            <w:r>
              <w:rPr>
                <w:rFonts w:hint="cs"/>
                <w:cs/>
              </w:rPr>
              <w:t xml:space="preserve">ตาม </w:t>
            </w:r>
            <w:r>
              <w:t xml:space="preserve">Logic </w:t>
            </w:r>
            <w:r>
              <w:rPr>
                <w:rFonts w:hint="cs"/>
                <w:cs/>
              </w:rPr>
              <w:t>และลำดับดังนี้</w:t>
            </w:r>
          </w:p>
          <w:p w:rsidR="00A27ABB" w:rsidP="00A27ABB" w:rsidRDefault="00A27ABB" w14:paraId="3D4B06B9" w14:textId="77777777">
            <w:pPr>
              <w:pStyle w:val="ListParagraph"/>
              <w:numPr>
                <w:ilvl w:val="0"/>
                <w:numId w:val="26"/>
              </w:numPr>
              <w:spacing w:after="160" w:line="259" w:lineRule="auto"/>
            </w:pPr>
            <w:r>
              <w:t>Duration From</w:t>
            </w:r>
          </w:p>
          <w:p w:rsidRPr="00FF1A7B" w:rsidR="00A27ABB" w:rsidP="00A27ABB" w:rsidRDefault="00A27ABB" w14:paraId="5C2F99CA" w14:textId="3EA0E1CE">
            <w:pPr>
              <w:pStyle w:val="ListParagraph"/>
              <w:numPr>
                <w:ilvl w:val="0"/>
                <w:numId w:val="26"/>
              </w:numPr>
              <w:spacing w:after="160" w:line="259" w:lineRule="auto"/>
            </w:pPr>
            <w:r>
              <w:t>Duration To</w:t>
            </w:r>
          </w:p>
          <w:p w:rsidRPr="008979A8" w:rsidR="00A27ABB" w:rsidP="00A27ABB" w:rsidRDefault="00A27ABB" w14:paraId="292BC6E2" w14:textId="77777777">
            <w:pPr>
              <w:pStyle w:val="ListParagraph"/>
              <w:numPr>
                <w:ilvl w:val="0"/>
                <w:numId w:val="4"/>
              </w:numPr>
              <w:spacing w:after="0" w:line="259" w:lineRule="auto"/>
            </w:pPr>
            <w:r w:rsidRPr="00667C8E">
              <w:rPr>
                <w:rFonts w:cs="Angsana New"/>
                <w:cs/>
              </w:rPr>
              <w:t>ให้ทำการเคลียร์ค่า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และ </w:t>
            </w:r>
            <w:r w:rsidRPr="00667C8E">
              <w:rPr>
                <w:rFonts w:cs="CordiaUPC"/>
              </w:rPr>
              <w:t>Invisible</w:t>
            </w:r>
            <w:r>
              <w:rPr>
                <w:rFonts w:cs="CordiaUPC"/>
                <w:szCs w:val="36"/>
              </w:rPr>
              <w:t xml:space="preserve"> Detail Section</w:t>
            </w:r>
          </w:p>
        </w:tc>
      </w:tr>
      <w:tr w:rsidRPr="008979A8" w:rsidR="00A27ABB" w:rsidTr="00983793" w14:paraId="73547E02" w14:textId="77777777">
        <w:tc>
          <w:tcPr>
            <w:tcW w:w="1026" w:type="pct"/>
            <w:gridSpan w:val="2"/>
          </w:tcPr>
          <w:p w:rsidRPr="008979A8" w:rsidR="00A27ABB" w:rsidP="00A27ABB" w:rsidRDefault="00A27ABB" w14:paraId="455F0893" w14:textId="77777777">
            <w:pPr>
              <w:rPr>
                <w:rFonts w:cs="CordiaUPC"/>
              </w:rPr>
            </w:pPr>
            <w:r w:rsidRPr="008979A8">
              <w:rPr>
                <w:rFonts w:cs="Angsana New"/>
                <w:cs/>
              </w:rPr>
              <w:t xml:space="preserve">ปุ่ม </w:t>
            </w:r>
            <w:r w:rsidRPr="008979A8">
              <w:rPr>
                <w:rFonts w:cs="CordiaUPC"/>
              </w:rPr>
              <w:t>Update</w:t>
            </w:r>
          </w:p>
        </w:tc>
        <w:tc>
          <w:tcPr>
            <w:tcW w:w="900" w:type="pct"/>
          </w:tcPr>
          <w:p w:rsidRPr="008979A8" w:rsidR="00A27ABB" w:rsidP="00A27ABB" w:rsidRDefault="00A27ABB" w14:paraId="69D8B635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>Button</w:t>
            </w:r>
          </w:p>
        </w:tc>
        <w:tc>
          <w:tcPr>
            <w:tcW w:w="3074" w:type="pct"/>
          </w:tcPr>
          <w:p w:rsidR="00A27ABB" w:rsidP="00A27ABB" w:rsidRDefault="00A27ABB" w14:paraId="39D3020B" w14:textId="77777777">
            <w:pPr>
              <w:pStyle w:val="HeaderTable"/>
              <w:spacing w:line="360" w:lineRule="auto"/>
              <w:rPr>
                <w:b w:val="0"/>
                <w:bCs/>
                <w:lang w:bidi="th-TH"/>
              </w:rPr>
            </w:pPr>
            <w:r w:rsidRPr="008979A8">
              <w:rPr>
                <w:b w:val="0"/>
                <w:bCs/>
                <w:lang w:bidi="th-TH"/>
              </w:rPr>
              <w:t xml:space="preserve">Visible </w:t>
            </w:r>
            <w:r w:rsidRPr="008979A8">
              <w:rPr>
                <w:rFonts w:cs="Angsana New"/>
                <w:cs/>
                <w:lang w:bidi="th-TH"/>
              </w:rPr>
              <w:t>เมื่อมี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b w:val="0"/>
                <w:bCs/>
                <w:lang w:bidi="th-TH"/>
              </w:rPr>
              <w:t xml:space="preserve">Event </w:t>
            </w:r>
            <w:r w:rsidRPr="008979A8">
              <w:rPr>
                <w:rFonts w:cs="Angsana New"/>
                <w:cs/>
                <w:lang w:bidi="th-TH"/>
              </w:rPr>
              <w:t>มาจาก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>
              <w:rPr>
                <w:b w:val="0"/>
                <w:bCs/>
                <w:lang w:bidi="th-TH"/>
              </w:rPr>
              <w:t>Table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>
              <w:rPr>
                <w:b w:val="0"/>
                <w:bCs/>
                <w:lang w:bidi="th-TH"/>
              </w:rPr>
              <w:t>Section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rFonts w:cs="Angsana New"/>
                <w:cs/>
                <w:lang w:bidi="th-TH"/>
              </w:rPr>
              <w:t>เป็น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“</w:t>
            </w:r>
            <w:r w:rsidRPr="008979A8">
              <w:rPr>
                <w:b w:val="0"/>
                <w:bCs/>
                <w:lang w:bidi="th-TH"/>
              </w:rPr>
              <w:t>Edit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>”</w:t>
            </w:r>
          </w:p>
          <w:p w:rsidR="00A27ABB" w:rsidP="00A27ABB" w:rsidRDefault="00A27ABB" w14:paraId="6F024453" w14:textId="77777777">
            <w:pPr>
              <w:pStyle w:val="HeaderTable"/>
              <w:rPr>
                <w:lang w:bidi="th-TH"/>
              </w:rPr>
            </w:pPr>
            <w:r>
              <w:rPr>
                <w:rFonts w:hint="cs" w:cs="Angsana New"/>
                <w:cs/>
                <w:lang w:bidi="th-TH"/>
              </w:rPr>
              <w:t>เมื่อกดปุ่ม</w:t>
            </w:r>
          </w:p>
          <w:p w:rsidR="00A27ABB" w:rsidP="00A27ABB" w:rsidRDefault="00A27ABB" w14:paraId="4504064F" w14:textId="77777777">
            <w:pPr>
              <w:pStyle w:val="ListParagraph"/>
              <w:numPr>
                <w:ilvl w:val="0"/>
                <w:numId w:val="6"/>
              </w:numPr>
              <w:spacing w:after="160" w:line="259" w:lineRule="auto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Validate </w:t>
            </w:r>
            <w:r>
              <w:rPr>
                <w:rFonts w:hint="cs" w:cs="Angsana New"/>
                <w:cs/>
              </w:rPr>
              <w:t>ข้อมูลในหน้าจอ</w:t>
            </w:r>
          </w:p>
          <w:p w:rsidR="00A27ABB" w:rsidP="00A27ABB" w:rsidRDefault="00A27ABB" w14:paraId="4672DCBD" w14:textId="77777777">
            <w:pPr>
              <w:pStyle w:val="ListParagraph"/>
              <w:numPr>
                <w:ilvl w:val="0"/>
                <w:numId w:val="6"/>
              </w:numPr>
              <w:spacing w:after="160" w:line="259" w:lineRule="auto"/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Update </w:t>
            </w:r>
            <w:r>
              <w:rPr>
                <w:rFonts w:hint="cs" w:cs="Angsana New"/>
                <w:cs/>
              </w:rPr>
              <w:t xml:space="preserve">ข้อมูลลงในส่วนของ </w:t>
            </w:r>
            <w:r>
              <w:rPr>
                <w:rFonts w:cs="CordiaUPC"/>
              </w:rPr>
              <w:t xml:space="preserve">Table Section </w:t>
            </w:r>
          </w:p>
          <w:p w:rsidR="00A27ABB" w:rsidP="00A27ABB" w:rsidRDefault="00A27ABB" w14:paraId="3F8B28E9" w14:textId="77777777">
            <w:pPr>
              <w:pStyle w:val="ListParagraph"/>
              <w:numPr>
                <w:ilvl w:val="0"/>
                <w:numId w:val="27"/>
              </w:numPr>
            </w:pPr>
            <w:r>
              <w:rPr>
                <w:rFonts w:hint="cs"/>
                <w:cs/>
              </w:rPr>
              <w:t xml:space="preserve">ให้ทำการ </w:t>
            </w:r>
            <w:r>
              <w:t xml:space="preserve">Sort Row </w:t>
            </w:r>
            <w:r>
              <w:rPr>
                <w:rFonts w:hint="cs"/>
                <w:cs/>
              </w:rPr>
              <w:t xml:space="preserve">ตาม </w:t>
            </w:r>
            <w:r>
              <w:t xml:space="preserve">Logic </w:t>
            </w:r>
            <w:r>
              <w:rPr>
                <w:rFonts w:hint="cs"/>
                <w:cs/>
              </w:rPr>
              <w:t>และลำดับดังนี้</w:t>
            </w:r>
          </w:p>
          <w:p w:rsidR="00A27ABB" w:rsidP="00A27ABB" w:rsidRDefault="00A27ABB" w14:paraId="58AD3BD9" w14:textId="77777777">
            <w:pPr>
              <w:pStyle w:val="ListParagraph"/>
              <w:numPr>
                <w:ilvl w:val="0"/>
                <w:numId w:val="26"/>
              </w:numPr>
              <w:spacing w:after="160" w:line="259" w:lineRule="auto"/>
            </w:pPr>
            <w:r>
              <w:t>Duration From</w:t>
            </w:r>
          </w:p>
          <w:p w:rsidR="00A27ABB" w:rsidP="00A27ABB" w:rsidRDefault="00A27ABB" w14:paraId="08DDDF6F" w14:textId="77777777">
            <w:pPr>
              <w:pStyle w:val="ListParagraph"/>
              <w:numPr>
                <w:ilvl w:val="0"/>
                <w:numId w:val="26"/>
              </w:numPr>
              <w:spacing w:after="160" w:line="259" w:lineRule="auto"/>
            </w:pPr>
            <w:r>
              <w:t>Duration To</w:t>
            </w:r>
          </w:p>
          <w:p w:rsidRPr="008979A8" w:rsidR="00A27ABB" w:rsidP="00A27ABB" w:rsidRDefault="00A27ABB" w14:paraId="6990CEA5" w14:textId="77777777">
            <w:pPr>
              <w:pStyle w:val="ListParagraph"/>
              <w:numPr>
                <w:ilvl w:val="0"/>
                <w:numId w:val="6"/>
              </w:numPr>
              <w:spacing w:after="160" w:line="259" w:lineRule="auto"/>
              <w:rPr>
                <w:cs/>
              </w:rPr>
            </w:pPr>
            <w:r w:rsidRPr="00667C8E">
              <w:rPr>
                <w:rFonts w:cs="Angsana New"/>
                <w:cs/>
              </w:rPr>
              <w:t>ให้ทำการเคลียร์ค่า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และ </w:t>
            </w:r>
            <w:r w:rsidRPr="00667C8E">
              <w:rPr>
                <w:rFonts w:cs="CordiaUPC"/>
              </w:rPr>
              <w:t>Invisible</w:t>
            </w:r>
            <w:r>
              <w:rPr>
                <w:rFonts w:cs="CordiaUPC"/>
                <w:szCs w:val="36"/>
              </w:rPr>
              <w:t xml:space="preserve"> Detail Section</w:t>
            </w:r>
          </w:p>
        </w:tc>
      </w:tr>
      <w:tr w:rsidRPr="008979A8" w:rsidR="00A27ABB" w:rsidTr="00983793" w14:paraId="1971489C" w14:textId="77777777">
        <w:tc>
          <w:tcPr>
            <w:tcW w:w="1026" w:type="pct"/>
            <w:gridSpan w:val="2"/>
          </w:tcPr>
          <w:p w:rsidRPr="008979A8" w:rsidR="00A27ABB" w:rsidP="00A27ABB" w:rsidRDefault="00A27ABB" w14:paraId="0B730C6A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ปุ่ม </w:t>
            </w:r>
            <w:r>
              <w:rPr>
                <w:rFonts w:cs="CordiaUPC"/>
              </w:rPr>
              <w:t>Cancel</w:t>
            </w:r>
          </w:p>
        </w:tc>
        <w:tc>
          <w:tcPr>
            <w:tcW w:w="900" w:type="pct"/>
          </w:tcPr>
          <w:p w:rsidRPr="008979A8" w:rsidR="00A27ABB" w:rsidP="00A27ABB" w:rsidRDefault="00A27ABB" w14:paraId="57AFF162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Button</w:t>
            </w:r>
          </w:p>
        </w:tc>
        <w:tc>
          <w:tcPr>
            <w:tcW w:w="3074" w:type="pct"/>
          </w:tcPr>
          <w:p w:rsidRPr="008979A8" w:rsidR="00A27ABB" w:rsidP="00A27ABB" w:rsidRDefault="00A27ABB" w14:paraId="13CC2342" w14:textId="77777777">
            <w:pPr>
              <w:rPr>
                <w:b/>
                <w:bCs/>
              </w:rPr>
            </w:pPr>
            <w:r>
              <w:rPr>
                <w:rFonts w:hint="cs"/>
                <w:cs/>
              </w:rPr>
              <w:t xml:space="preserve">ให้ทำการเคลียร์ค่าใน </w:t>
            </w:r>
            <w:r>
              <w:t>Detail Section</w:t>
            </w:r>
            <w:r>
              <w:rPr>
                <w:rFonts w:hint="cs"/>
                <w:cs/>
              </w:rPr>
              <w:t xml:space="preserve"> และทำการ </w:t>
            </w:r>
            <w:r>
              <w:t>Invisible Detail Section</w:t>
            </w:r>
          </w:p>
        </w:tc>
      </w:tr>
      <w:tr w:rsidRPr="008979A8" w:rsidR="00A27ABB" w:rsidTr="00983793" w14:paraId="29CE867B" w14:textId="77777777">
        <w:tc>
          <w:tcPr>
            <w:tcW w:w="5000" w:type="pct"/>
            <w:gridSpan w:val="4"/>
            <w:shd w:val="clear" w:color="auto" w:fill="C2D69B" w:themeFill="accent3" w:themeFillTint="99"/>
          </w:tcPr>
          <w:p w:rsidRPr="008979A8" w:rsidR="00A27ABB" w:rsidP="00A27ABB" w:rsidRDefault="00A27ABB" w14:paraId="29FB53E7" w14:textId="77777777">
            <w:pPr>
              <w:pStyle w:val="HeaderTable"/>
              <w:rPr>
                <w:b w:val="0"/>
                <w:bCs/>
                <w:lang w:bidi="th-TH"/>
              </w:rPr>
            </w:pPr>
            <w:r>
              <w:t>End Detail Section</w:t>
            </w:r>
          </w:p>
        </w:tc>
      </w:tr>
    </w:tbl>
    <w:p w:rsidR="00FF4933" w:rsidP="00BB3F68" w:rsidRDefault="00FF4933" w14:paraId="7503DF64" w14:textId="77777777">
      <w:pPr>
        <w:pStyle w:val="Heading3"/>
        <w:numPr>
          <w:ilvl w:val="0"/>
          <w:numId w:val="118"/>
        </w:numPr>
        <w:rPr>
          <w:rFonts w:ascii="CordiaUPC" w:hAnsi="CordiaUPC" w:cs="CordiaUPC"/>
          <w:sz w:val="32"/>
          <w:szCs w:val="32"/>
        </w:rPr>
      </w:pPr>
      <w:r w:rsidRPr="008979A8">
        <w:rPr>
          <w:rFonts w:ascii="CordiaUPC" w:hAnsi="CordiaUPC" w:cs="CordiaUPC"/>
          <w:sz w:val="32"/>
          <w:szCs w:val="32"/>
        </w:rPr>
        <w:t>Script Validation</w:t>
      </w:r>
    </w:p>
    <w:tbl>
      <w:tblPr>
        <w:tblW w:w="4938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385"/>
        <w:gridCol w:w="2896"/>
        <w:gridCol w:w="3314"/>
        <w:gridCol w:w="1309"/>
      </w:tblGrid>
      <w:tr w:rsidRPr="008979A8" w:rsidR="00FF4933" w:rsidTr="00832ED6" w14:paraId="40EA9775" w14:textId="77777777">
        <w:trPr>
          <w:cantSplit/>
          <w:tblHeader/>
        </w:trPr>
        <w:tc>
          <w:tcPr>
            <w:tcW w:w="778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FF4933" w:rsidP="00832ED6" w:rsidRDefault="00FF4933" w14:paraId="309DFF3B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Error Code</w:t>
            </w:r>
          </w:p>
        </w:tc>
        <w:tc>
          <w:tcPr>
            <w:tcW w:w="1626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FF4933" w:rsidP="00832ED6" w:rsidRDefault="00FF4933" w14:paraId="385556AC" w14:textId="77777777">
            <w:pPr>
              <w:rPr>
                <w:rFonts w:cs="CordiaUPC"/>
                <w:b/>
                <w:bCs/>
              </w:rPr>
            </w:pPr>
            <w:r>
              <w:rPr>
                <w:rFonts w:cs="CordiaUPC"/>
                <w:b/>
                <w:bCs/>
              </w:rPr>
              <w:t xml:space="preserve">Error Message </w:t>
            </w:r>
          </w:p>
        </w:tc>
        <w:tc>
          <w:tcPr>
            <w:tcW w:w="1861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FF4933" w:rsidP="00832ED6" w:rsidRDefault="00FF4933" w14:paraId="3CEACEF7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Logic</w:t>
            </w:r>
          </w:p>
        </w:tc>
        <w:tc>
          <w:tcPr>
            <w:tcW w:w="735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FF4933" w:rsidP="00832ED6" w:rsidRDefault="00FF4933" w14:paraId="1712A257" w14:textId="77777777">
            <w:pPr>
              <w:rPr>
                <w:rFonts w:cs="CordiaUPC"/>
                <w:b/>
                <w:bCs/>
              </w:rPr>
            </w:pPr>
            <w:r>
              <w:rPr>
                <w:rFonts w:cs="CordiaUPC"/>
                <w:b/>
                <w:bCs/>
              </w:rPr>
              <w:t>Submit Call</w:t>
            </w:r>
          </w:p>
        </w:tc>
      </w:tr>
      <w:tr w:rsidR="00FF4933" w:rsidTr="00832ED6" w14:paraId="3035065A" w14:textId="77777777">
        <w:tc>
          <w:tcPr>
            <w:tcW w:w="778" w:type="pct"/>
          </w:tcPr>
          <w:p w:rsidR="00FF4933" w:rsidP="00832ED6" w:rsidRDefault="00FF4933" w14:paraId="02C131A8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26" w:type="pct"/>
          </w:tcPr>
          <w:p w:rsidR="00FF4933" w:rsidP="00832ED6" w:rsidRDefault="002E75A4" w14:paraId="489ABED1" w14:textId="72882A8D">
            <w:pPr>
              <w:rPr>
                <w:rFonts w:cs="CordiaUPC"/>
              </w:rPr>
            </w:pPr>
            <w:r>
              <w:rPr>
                <w:rFonts w:cs="CordiaUPC"/>
              </w:rPr>
              <w:t>Max FN</w:t>
            </w:r>
            <w:r w:rsidR="00FF4933">
              <w:rPr>
                <w:rFonts w:cs="Angsana New"/>
                <w:cs/>
              </w:rPr>
              <w:t xml:space="preserve"> </w:t>
            </w:r>
            <w:r>
              <w:rPr>
                <w:rFonts w:cs="CordiaUPC"/>
              </w:rPr>
              <w:t xml:space="preserve">Number </w:t>
            </w:r>
            <w:r w:rsidR="00FF4933">
              <w:rPr>
                <w:rFonts w:cs="CordiaUPC"/>
              </w:rPr>
              <w:t>is required</w:t>
            </w:r>
            <w:r w:rsidR="00FF4933"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FF4933" w:rsidP="00832ED6" w:rsidRDefault="002E75A4" w14:paraId="73972806" w14:textId="04279602">
            <w:pPr>
              <w:rPr>
                <w:rFonts w:cs="CordiaUPC"/>
              </w:rPr>
            </w:pPr>
            <w:r>
              <w:rPr>
                <w:rFonts w:cs="CordiaUPC"/>
              </w:rPr>
              <w:t>maxFNNumber</w:t>
            </w:r>
            <w:r w:rsidR="00FF4933">
              <w:rPr>
                <w:rFonts w:hint="cs" w:cs="Angsana New"/>
                <w:cs/>
              </w:rPr>
              <w:t xml:space="preserve"> เป็น </w:t>
            </w:r>
            <w:r w:rsidR="00FF4933"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="00FF4933" w:rsidP="00832ED6" w:rsidRDefault="00FF4933" w14:paraId="08E765B2" w14:textId="77777777">
            <w:pPr>
              <w:rPr>
                <w:rFonts w:cs="CordiaUPC"/>
                <w:szCs w:val="36"/>
              </w:rPr>
            </w:pPr>
          </w:p>
        </w:tc>
      </w:tr>
      <w:tr w:rsidR="002E75A4" w:rsidTr="00832ED6" w14:paraId="764C0AB1" w14:textId="77777777">
        <w:tc>
          <w:tcPr>
            <w:tcW w:w="778" w:type="pct"/>
          </w:tcPr>
          <w:p w:rsidRPr="00792590" w:rsidR="002E75A4" w:rsidP="002E75A4" w:rsidRDefault="002E75A4" w14:paraId="7D41765F" w14:textId="06EEF999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2E75A4">
              <w:rPr>
                <w:rFonts w:ascii="CordiaUPC" w:hAnsi="CordiaUPC" w:eastAsiaTheme="minorHAnsi" w:cstheme="minorBidi"/>
                <w:sz w:val="28"/>
                <w:szCs w:val="28"/>
                <w:lang w:bidi="th-TH"/>
              </w:rPr>
              <w:t>00023</w:t>
            </w:r>
          </w:p>
        </w:tc>
        <w:tc>
          <w:tcPr>
            <w:tcW w:w="1626" w:type="pct"/>
          </w:tcPr>
          <w:p w:rsidRPr="00E02D8D" w:rsidR="002E75A4" w:rsidP="002E75A4" w:rsidRDefault="002E75A4" w14:paraId="536705E2" w14:textId="75F08363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Max FN Number </w:t>
            </w:r>
            <w:r>
              <w:t xml:space="preserve">must be Integer </w:t>
            </w:r>
            <w:r>
              <w:rPr>
                <w:rFonts w:cs="Angsana New"/>
                <w:cs/>
              </w:rPr>
              <w:t>(</w:t>
            </w:r>
            <w:r>
              <w:t>Min 1, Max 5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1861" w:type="pct"/>
          </w:tcPr>
          <w:p w:rsidRPr="00792590" w:rsidR="002E75A4" w:rsidP="002E75A4" w:rsidRDefault="002E75A4" w14:paraId="3259942E" w14:textId="73800EB8">
            <w:pPr>
              <w:rPr>
                <w:rFonts w:cs="CordiaUPC"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rPr>
                <w:rFonts w:cs="CordiaUPC"/>
              </w:rPr>
              <w:t>maxFNNumber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มีค่า ดังนั้น </w:t>
            </w:r>
            <w:r>
              <w:rPr>
                <w:rFonts w:cs="CordiaUPC"/>
              </w:rPr>
              <w:t>maxFNNumber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จะต้องเป็นจำนวนเต็มและมีค่าอยู่ในช่วง </w:t>
            </w:r>
            <w:r>
              <w:t xml:space="preserve">1 </w:t>
            </w:r>
            <w:r w:rsidR="00FF6536">
              <w:rPr>
                <w:rFonts w:cs="Angsana New"/>
                <w:cs/>
              </w:rPr>
              <w:t>–</w:t>
            </w:r>
            <w:r>
              <w:rPr>
                <w:rFonts w:cs="Angsana New"/>
                <w:cs/>
              </w:rPr>
              <w:t xml:space="preserve"> </w:t>
            </w:r>
            <w:r>
              <w:t>5</w:t>
            </w:r>
          </w:p>
        </w:tc>
        <w:tc>
          <w:tcPr>
            <w:tcW w:w="735" w:type="pct"/>
          </w:tcPr>
          <w:p w:rsidR="002E75A4" w:rsidP="002E75A4" w:rsidRDefault="002E75A4" w14:paraId="319683D3" w14:textId="77777777">
            <w:pPr>
              <w:rPr>
                <w:rFonts w:cs="CordiaUPC"/>
                <w:szCs w:val="36"/>
              </w:rPr>
            </w:pPr>
          </w:p>
        </w:tc>
      </w:tr>
      <w:tr w:rsidR="00832ED6" w:rsidTr="00832ED6" w14:paraId="3C20D0D2" w14:textId="77777777">
        <w:tc>
          <w:tcPr>
            <w:tcW w:w="778" w:type="pct"/>
          </w:tcPr>
          <w:p w:rsidRPr="00DF5090" w:rsidR="00832ED6" w:rsidP="00832ED6" w:rsidRDefault="00832ED6" w14:paraId="0B41A2F0" w14:textId="27F9AE02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 w:rsidRPr="00695DD5">
              <w:rPr>
                <w:rFonts w:ascii="CordiaUPC" w:hAnsi="CordiaUPC" w:cs="CordiaUPC"/>
                <w:sz w:val="28"/>
                <w:szCs w:val="28"/>
                <w:lang w:bidi="th-TH"/>
              </w:rPr>
              <w:t>00001</w:t>
            </w:r>
          </w:p>
        </w:tc>
        <w:tc>
          <w:tcPr>
            <w:tcW w:w="1626" w:type="pct"/>
          </w:tcPr>
          <w:p w:rsidR="00832ED6" w:rsidP="00832ED6" w:rsidRDefault="00832ED6" w14:paraId="70147E11" w14:textId="3F0144F9">
            <w:pPr>
              <w:rPr>
                <w:rFonts w:cs="CordiaUPC"/>
              </w:rPr>
            </w:pPr>
            <w:r>
              <w:rPr>
                <w:rFonts w:cs="CordiaUPC"/>
              </w:rPr>
              <w:t>FN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CordiaUPC"/>
              </w:rPr>
              <w:t>Network</w:t>
            </w:r>
            <w:r>
              <w:t xml:space="preserve">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832ED6" w:rsidP="00832ED6" w:rsidRDefault="00832ED6" w14:paraId="5D354ACF" w14:textId="2A7250D0">
            <w:r>
              <w:t xml:space="preserve">fnNetwork </w:t>
            </w:r>
            <w:r>
              <w:rPr>
                <w:rFonts w:hint="cs" w:cs="Angsana New"/>
                <w:cs/>
              </w:rPr>
              <w:t xml:space="preserve">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Pr="00CD78B8" w:rsidR="00832ED6" w:rsidP="00832ED6" w:rsidRDefault="00832ED6" w14:paraId="6083D21F" w14:textId="77777777">
            <w:pPr>
              <w:rPr>
                <w:rFonts w:cs="CordiaUPC"/>
                <w:szCs w:val="36"/>
              </w:rPr>
            </w:pPr>
          </w:p>
        </w:tc>
      </w:tr>
      <w:tr w:rsidR="00832ED6" w:rsidTr="00832ED6" w14:paraId="06362598" w14:textId="77777777">
        <w:tc>
          <w:tcPr>
            <w:tcW w:w="778" w:type="pct"/>
          </w:tcPr>
          <w:p w:rsidRPr="00DF5090" w:rsidR="00832ED6" w:rsidP="00832ED6" w:rsidRDefault="00832ED6" w14:paraId="51F7CECC" w14:textId="309554D9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 w:rsidRPr="00695DD5">
              <w:rPr>
                <w:rFonts w:ascii="CordiaUPC" w:hAnsi="CordiaUPC" w:cs="CordiaUPC"/>
                <w:sz w:val="28"/>
                <w:szCs w:val="28"/>
                <w:lang w:bidi="th-TH"/>
              </w:rPr>
              <w:t>00001</w:t>
            </w:r>
          </w:p>
        </w:tc>
        <w:tc>
          <w:tcPr>
            <w:tcW w:w="1626" w:type="pct"/>
          </w:tcPr>
          <w:p w:rsidR="00832ED6" w:rsidP="00832ED6" w:rsidRDefault="00832ED6" w14:paraId="2AC53F07" w14:textId="13638867">
            <w:pPr>
              <w:rPr>
                <w:rFonts w:cs="CordiaUPC"/>
              </w:rPr>
            </w:pPr>
            <w:r>
              <w:rPr>
                <w:rFonts w:cs="CordiaUPC"/>
              </w:rPr>
              <w:t>FN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CordiaUPC"/>
              </w:rPr>
              <w:t>Type</w:t>
            </w:r>
            <w:r>
              <w:t xml:space="preserve">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832ED6" w:rsidP="00832ED6" w:rsidRDefault="00832ED6" w14:paraId="6C0FBDFE" w14:textId="6A3332E6">
            <w:r>
              <w:t xml:space="preserve">fnType </w:t>
            </w:r>
            <w:r>
              <w:rPr>
                <w:rFonts w:hint="cs" w:cs="Angsana New"/>
                <w:cs/>
              </w:rPr>
              <w:t xml:space="preserve">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Pr="00CD78B8" w:rsidR="00832ED6" w:rsidP="00832ED6" w:rsidRDefault="00832ED6" w14:paraId="32F899EF" w14:textId="77777777">
            <w:pPr>
              <w:rPr>
                <w:rFonts w:cs="CordiaUPC"/>
                <w:szCs w:val="36"/>
              </w:rPr>
            </w:pPr>
          </w:p>
        </w:tc>
      </w:tr>
      <w:tr w:rsidR="00832ED6" w:rsidTr="00832ED6" w14:paraId="36E82A07" w14:textId="77777777">
        <w:tc>
          <w:tcPr>
            <w:tcW w:w="778" w:type="pct"/>
          </w:tcPr>
          <w:p w:rsidRPr="00DF5090" w:rsidR="00832ED6" w:rsidP="00832ED6" w:rsidRDefault="00832ED6" w14:paraId="659B500D" w14:textId="1B3CD63E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>00004</w:t>
            </w:r>
          </w:p>
        </w:tc>
        <w:tc>
          <w:tcPr>
            <w:tcW w:w="1626" w:type="pct"/>
          </w:tcPr>
          <w:p w:rsidR="00832ED6" w:rsidP="00832ED6" w:rsidRDefault="00832ED6" w14:paraId="125AE256" w14:textId="1281E1B3">
            <w:pPr>
              <w:rPr>
                <w:rFonts w:cs="CordiaUPC"/>
              </w:rPr>
            </w:pPr>
            <w:r w:rsidRPr="00832ED6">
              <w:rPr>
                <w:rFonts w:cs="CordiaUPC"/>
              </w:rPr>
              <w:t xml:space="preserve">FN Rate </w:t>
            </w:r>
            <w:r>
              <w:rPr>
                <w:rFonts w:cs="CordiaUPC"/>
              </w:rPr>
              <w:t>Ex</w:t>
            </w:r>
            <w:r w:rsidRPr="00832ED6">
              <w:rPr>
                <w:rFonts w:cs="CordiaUPC"/>
              </w:rPr>
              <w:t xml:space="preserve">cluding VAT </w:t>
            </w:r>
            <w:r w:rsidRPr="00D151BA">
              <w:rPr>
                <w:rFonts w:cs="CordiaUPC"/>
              </w:rPr>
              <w:t>is required</w:t>
            </w:r>
            <w:r>
              <w:rPr>
                <w:rFonts w:cs="CordiaUPC"/>
              </w:rPr>
              <w:t xml:space="preserve"> when FN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CordiaUPC"/>
              </w:rPr>
              <w:t>Type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cs="CordiaUPC"/>
              </w:rPr>
              <w:t xml:space="preserve">is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Special Rate</w:t>
            </w:r>
            <w:r>
              <w:rPr>
                <w:rFonts w:cs="Angsana New"/>
                <w:cs/>
              </w:rPr>
              <w:t>”.</w:t>
            </w:r>
          </w:p>
        </w:tc>
        <w:tc>
          <w:tcPr>
            <w:tcW w:w="1861" w:type="pct"/>
          </w:tcPr>
          <w:p w:rsidR="00832ED6" w:rsidP="00832ED6" w:rsidRDefault="00832ED6" w14:paraId="43A9A807" w14:textId="78D0457C">
            <w:r>
              <w:rPr>
                <w:rFonts w:hint="cs"/>
                <w:cs/>
              </w:rPr>
              <w:t>ถ้า</w:t>
            </w:r>
            <w:r w:rsidRPr="00734543">
              <w:rPr>
                <w:rFonts w:hint="cs"/>
                <w:cs/>
              </w:rPr>
              <w:t xml:space="preserve"> </w:t>
            </w:r>
            <w:r>
              <w:t xml:space="preserve">fnType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t>Special Rate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ดังนั้น </w:t>
            </w:r>
            <w:r>
              <w:t>fnRateExcVat</w:t>
            </w:r>
            <w:r w:rsidRPr="00143329">
              <w:rPr>
                <w:cs/>
              </w:rPr>
              <w:t xml:space="preserve"> เป็น </w:t>
            </w:r>
            <w:r>
              <w:t>Mandatory</w:t>
            </w:r>
          </w:p>
        </w:tc>
        <w:tc>
          <w:tcPr>
            <w:tcW w:w="735" w:type="pct"/>
          </w:tcPr>
          <w:p w:rsidRPr="00CD78B8" w:rsidR="00832ED6" w:rsidP="00832ED6" w:rsidRDefault="00832ED6" w14:paraId="5E9FE384" w14:textId="77777777">
            <w:pPr>
              <w:rPr>
                <w:rFonts w:cs="CordiaUPC"/>
                <w:szCs w:val="36"/>
              </w:rPr>
            </w:pPr>
          </w:p>
        </w:tc>
      </w:tr>
      <w:tr w:rsidR="00832ED6" w:rsidTr="00832ED6" w14:paraId="154A196C" w14:textId="77777777">
        <w:tc>
          <w:tcPr>
            <w:tcW w:w="778" w:type="pct"/>
          </w:tcPr>
          <w:p w:rsidRPr="00DF5090" w:rsidR="00832ED6" w:rsidP="00832ED6" w:rsidRDefault="00832ED6" w14:paraId="03A117AD" w14:textId="73663E12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 w:rsidRPr="00832ED6">
              <w:rPr>
                <w:rFonts w:ascii="CordiaUPC" w:hAnsi="CordiaUPC" w:cs="CordiaUPC"/>
                <w:sz w:val="28"/>
                <w:szCs w:val="28"/>
                <w:lang w:bidi="th-TH"/>
              </w:rPr>
              <w:t>00023</w:t>
            </w:r>
          </w:p>
        </w:tc>
        <w:tc>
          <w:tcPr>
            <w:tcW w:w="1626" w:type="pct"/>
          </w:tcPr>
          <w:p w:rsidR="00832ED6" w:rsidP="00832ED6" w:rsidRDefault="00832ED6" w14:paraId="5616061D" w14:textId="5A909025">
            <w:pPr>
              <w:rPr>
                <w:rFonts w:cs="CordiaUPC"/>
              </w:rPr>
            </w:pPr>
            <w:r w:rsidRPr="00832ED6">
              <w:rPr>
                <w:rFonts w:cs="CordiaUPC"/>
              </w:rPr>
              <w:t xml:space="preserve">FN Rate </w:t>
            </w:r>
            <w:r>
              <w:rPr>
                <w:rFonts w:cs="CordiaUPC"/>
              </w:rPr>
              <w:t>Ex</w:t>
            </w:r>
            <w:r w:rsidRPr="00832ED6">
              <w:rPr>
                <w:rFonts w:cs="CordiaUPC"/>
              </w:rPr>
              <w:t xml:space="preserve">cluding VAT </w:t>
            </w:r>
            <w:r>
              <w:t xml:space="preserve">must be 3 decimal </w:t>
            </w:r>
            <w:r>
              <w:rPr>
                <w:rFonts w:cs="Angsana New"/>
                <w:cs/>
              </w:rPr>
              <w:t>(</w:t>
            </w:r>
            <w:r>
              <w:t>Min 0, Max 999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1861" w:type="pct"/>
          </w:tcPr>
          <w:p w:rsidR="00832ED6" w:rsidP="00832ED6" w:rsidRDefault="00832ED6" w14:paraId="25F55E34" w14:textId="7916F4B8">
            <w:r>
              <w:rPr>
                <w:rFonts w:hint="cs"/>
                <w:cs/>
              </w:rPr>
              <w:t xml:space="preserve">ถ้า </w:t>
            </w:r>
            <w:r>
              <w:t>fnRateExcVat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มีค่า ดังนั้น </w:t>
            </w:r>
            <w:r>
              <w:t>fnRateExcVat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จะต้องเป็นตัวเลขทศนิยม </w:t>
            </w:r>
            <w:r>
              <w:t>3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ตำแหน่งและมีค่าอยู่ในช่วง </w:t>
            </w:r>
            <w:r>
              <w:t xml:space="preserve">0 </w:t>
            </w:r>
            <w:r>
              <w:rPr>
                <w:rFonts w:cs="Angsana New"/>
                <w:cs/>
              </w:rPr>
              <w:t xml:space="preserve">– </w:t>
            </w:r>
            <w:r>
              <w:t>999</w:t>
            </w:r>
          </w:p>
        </w:tc>
        <w:tc>
          <w:tcPr>
            <w:tcW w:w="735" w:type="pct"/>
          </w:tcPr>
          <w:p w:rsidRPr="00CD78B8" w:rsidR="00832ED6" w:rsidP="00832ED6" w:rsidRDefault="00832ED6" w14:paraId="512BB84C" w14:textId="77777777">
            <w:pPr>
              <w:rPr>
                <w:rFonts w:cs="CordiaUPC"/>
                <w:szCs w:val="36"/>
              </w:rPr>
            </w:pPr>
          </w:p>
        </w:tc>
      </w:tr>
      <w:tr w:rsidR="00832ED6" w:rsidTr="00832ED6" w14:paraId="008A2B91" w14:textId="77777777">
        <w:tc>
          <w:tcPr>
            <w:tcW w:w="778" w:type="pct"/>
          </w:tcPr>
          <w:p w:rsidRPr="00304DEB" w:rsidR="00832ED6" w:rsidP="00832ED6" w:rsidRDefault="00832ED6" w14:paraId="71DCA719" w14:textId="43248ADC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>00004</w:t>
            </w:r>
          </w:p>
        </w:tc>
        <w:tc>
          <w:tcPr>
            <w:tcW w:w="1626" w:type="pct"/>
          </w:tcPr>
          <w:p w:rsidR="00832ED6" w:rsidP="00832ED6" w:rsidRDefault="00832ED6" w14:paraId="390358D4" w14:textId="769F28EF">
            <w:pPr>
              <w:rPr>
                <w:rFonts w:cs="CordiaUPC"/>
              </w:rPr>
            </w:pPr>
            <w:r w:rsidRPr="00832ED6">
              <w:rPr>
                <w:rFonts w:cs="CordiaUPC"/>
              </w:rPr>
              <w:t xml:space="preserve">FN Rate </w:t>
            </w:r>
            <w:r>
              <w:rPr>
                <w:rFonts w:cs="CordiaUPC"/>
              </w:rPr>
              <w:t xml:space="preserve">Unit </w:t>
            </w:r>
            <w:r>
              <w:t xml:space="preserve">is required </w:t>
            </w:r>
            <w:r>
              <w:rPr>
                <w:rFonts w:cs="CordiaUPC"/>
              </w:rPr>
              <w:t>when FN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CordiaUPC"/>
              </w:rPr>
              <w:t>Type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cs="CordiaUPC"/>
              </w:rPr>
              <w:t xml:space="preserve">is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Special Rate</w:t>
            </w:r>
            <w:r>
              <w:rPr>
                <w:rFonts w:cs="Angsana New"/>
                <w:cs/>
              </w:rPr>
              <w:t>”.</w:t>
            </w:r>
          </w:p>
        </w:tc>
        <w:tc>
          <w:tcPr>
            <w:tcW w:w="1861" w:type="pct"/>
          </w:tcPr>
          <w:p w:rsidR="00832ED6" w:rsidP="00832ED6" w:rsidRDefault="00832ED6" w14:paraId="50738279" w14:textId="284541BE">
            <w:pPr>
              <w:rPr>
                <w:rFonts w:cs="CordiaUPC"/>
              </w:rPr>
            </w:pPr>
            <w:r>
              <w:rPr>
                <w:rFonts w:hint="cs"/>
                <w:cs/>
              </w:rPr>
              <w:t>ถ้า</w:t>
            </w:r>
            <w:r w:rsidRPr="00734543">
              <w:rPr>
                <w:rFonts w:hint="cs"/>
                <w:cs/>
              </w:rPr>
              <w:t xml:space="preserve"> </w:t>
            </w:r>
            <w:r>
              <w:t xml:space="preserve">fnType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t>Special Rate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ดังนั้น </w:t>
            </w:r>
            <w:r w:rsidR="007C474E">
              <w:t>fnRateUnit</w:t>
            </w:r>
            <w:r w:rsidRPr="000A685E" w:rsidR="007C474E">
              <w:rPr>
                <w:rFonts w:hint="cs"/>
                <w:cs/>
              </w:rPr>
              <w:t xml:space="preserve"> </w:t>
            </w:r>
            <w:r w:rsidRPr="000A685E">
              <w:rPr>
                <w:rFonts w:hint="cs"/>
                <w:cs/>
              </w:rPr>
              <w:t xml:space="preserve">จะต้องเป็น </w:t>
            </w:r>
            <w:r w:rsidRPr="000A685E">
              <w:t>Mandatory</w:t>
            </w:r>
          </w:p>
        </w:tc>
        <w:tc>
          <w:tcPr>
            <w:tcW w:w="735" w:type="pct"/>
          </w:tcPr>
          <w:p w:rsidRPr="00CD78B8" w:rsidR="00832ED6" w:rsidP="00832ED6" w:rsidRDefault="00832ED6" w14:paraId="7A614467" w14:textId="77777777">
            <w:pPr>
              <w:rPr>
                <w:rFonts w:cs="CordiaUPC"/>
                <w:szCs w:val="36"/>
              </w:rPr>
            </w:pPr>
          </w:p>
        </w:tc>
      </w:tr>
      <w:tr w:rsidR="00832ED6" w:rsidTr="00832ED6" w14:paraId="4D8787ED" w14:textId="77777777">
        <w:tc>
          <w:tcPr>
            <w:tcW w:w="778" w:type="pct"/>
          </w:tcPr>
          <w:p w:rsidRPr="00304DEB" w:rsidR="00832ED6" w:rsidP="00832ED6" w:rsidRDefault="00832ED6" w14:paraId="4FB60ECD" w14:textId="4E1D1F22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>00004</w:t>
            </w:r>
          </w:p>
        </w:tc>
        <w:tc>
          <w:tcPr>
            <w:tcW w:w="1626" w:type="pct"/>
          </w:tcPr>
          <w:p w:rsidR="00832ED6" w:rsidP="00832ED6" w:rsidRDefault="00832ED6" w14:paraId="1662A000" w14:textId="6E2DB491">
            <w:pPr>
              <w:rPr>
                <w:rFonts w:cs="CordiaUPC"/>
              </w:rPr>
            </w:pPr>
            <w:r w:rsidRPr="00832ED6">
              <w:rPr>
                <w:rFonts w:cs="CordiaUPC"/>
              </w:rPr>
              <w:t xml:space="preserve">FN Rate </w:t>
            </w:r>
            <w:r>
              <w:rPr>
                <w:rFonts w:cs="CordiaUPC"/>
              </w:rPr>
              <w:t>In</w:t>
            </w:r>
            <w:r w:rsidRPr="00832ED6">
              <w:rPr>
                <w:rFonts w:cs="CordiaUPC"/>
              </w:rPr>
              <w:t xml:space="preserve">cluding VAT </w:t>
            </w:r>
            <w:r w:rsidRPr="00D151BA">
              <w:rPr>
                <w:rFonts w:cs="CordiaUPC"/>
              </w:rPr>
              <w:t>is required</w:t>
            </w:r>
            <w:r>
              <w:rPr>
                <w:rFonts w:cs="CordiaUPC"/>
              </w:rPr>
              <w:t xml:space="preserve"> when FN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CordiaUPC"/>
              </w:rPr>
              <w:t>Type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cs="CordiaUPC"/>
              </w:rPr>
              <w:t xml:space="preserve">is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Special Rate</w:t>
            </w:r>
            <w:r>
              <w:rPr>
                <w:rFonts w:cs="Angsana New"/>
                <w:cs/>
              </w:rPr>
              <w:t>”.</w:t>
            </w:r>
          </w:p>
        </w:tc>
        <w:tc>
          <w:tcPr>
            <w:tcW w:w="1861" w:type="pct"/>
          </w:tcPr>
          <w:p w:rsidR="00832ED6" w:rsidP="00832ED6" w:rsidRDefault="00832ED6" w14:paraId="60A0D08D" w14:textId="2D7E9936">
            <w:pPr>
              <w:rPr>
                <w:rFonts w:cs="CordiaUPC"/>
              </w:rPr>
            </w:pPr>
            <w:r>
              <w:rPr>
                <w:rFonts w:hint="cs"/>
                <w:cs/>
              </w:rPr>
              <w:t>ถ้า</w:t>
            </w:r>
            <w:r w:rsidRPr="00734543">
              <w:rPr>
                <w:rFonts w:hint="cs"/>
                <w:cs/>
              </w:rPr>
              <w:t xml:space="preserve"> </w:t>
            </w:r>
            <w:r>
              <w:t xml:space="preserve">fnType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t>Special Rate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ดังนั้น </w:t>
            </w:r>
            <w:r>
              <w:t>fnRateIncVat</w:t>
            </w:r>
            <w:r w:rsidRPr="00143329">
              <w:rPr>
                <w:cs/>
              </w:rPr>
              <w:t xml:space="preserve"> เป็น </w:t>
            </w:r>
            <w:r>
              <w:t>Mandatory</w:t>
            </w:r>
          </w:p>
        </w:tc>
        <w:tc>
          <w:tcPr>
            <w:tcW w:w="735" w:type="pct"/>
          </w:tcPr>
          <w:p w:rsidRPr="00CD78B8" w:rsidR="00832ED6" w:rsidP="00832ED6" w:rsidRDefault="00832ED6" w14:paraId="146DA60A" w14:textId="77777777">
            <w:pPr>
              <w:rPr>
                <w:rFonts w:cs="CordiaUPC"/>
                <w:szCs w:val="36"/>
              </w:rPr>
            </w:pPr>
          </w:p>
        </w:tc>
      </w:tr>
      <w:tr w:rsidR="00832ED6" w:rsidTr="00832ED6" w14:paraId="4000D46A" w14:textId="77777777">
        <w:tc>
          <w:tcPr>
            <w:tcW w:w="778" w:type="pct"/>
          </w:tcPr>
          <w:p w:rsidRPr="00304DEB" w:rsidR="00832ED6" w:rsidP="00832ED6" w:rsidRDefault="00832ED6" w14:paraId="63767513" w14:textId="4851CED0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832ED6">
              <w:rPr>
                <w:rFonts w:ascii="CordiaUPC" w:hAnsi="CordiaUPC" w:cs="CordiaUPC"/>
                <w:sz w:val="28"/>
                <w:szCs w:val="28"/>
                <w:lang w:bidi="th-TH"/>
              </w:rPr>
              <w:t>00023</w:t>
            </w:r>
          </w:p>
        </w:tc>
        <w:tc>
          <w:tcPr>
            <w:tcW w:w="1626" w:type="pct"/>
          </w:tcPr>
          <w:p w:rsidR="00832ED6" w:rsidP="00832ED6" w:rsidRDefault="00832ED6" w14:paraId="52763BE8" w14:textId="515CD93A">
            <w:pPr>
              <w:rPr>
                <w:rFonts w:cs="CordiaUPC"/>
              </w:rPr>
            </w:pPr>
            <w:r w:rsidRPr="00832ED6">
              <w:rPr>
                <w:rFonts w:cs="CordiaUPC"/>
              </w:rPr>
              <w:t xml:space="preserve">FN Rate </w:t>
            </w:r>
            <w:r w:rsidR="00681C61">
              <w:rPr>
                <w:rFonts w:cs="CordiaUPC"/>
              </w:rPr>
              <w:t>In</w:t>
            </w:r>
            <w:r w:rsidRPr="00832ED6">
              <w:rPr>
                <w:rFonts w:cs="CordiaUPC"/>
              </w:rPr>
              <w:t xml:space="preserve">cluding VAT </w:t>
            </w:r>
            <w:r>
              <w:t xml:space="preserve">must be 3 decimal </w:t>
            </w:r>
            <w:r>
              <w:rPr>
                <w:rFonts w:cs="Angsana New"/>
                <w:cs/>
              </w:rPr>
              <w:t>(</w:t>
            </w:r>
            <w:r>
              <w:t>Min 0, Max 999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1861" w:type="pct"/>
          </w:tcPr>
          <w:p w:rsidR="00832ED6" w:rsidP="00832ED6" w:rsidRDefault="00832ED6" w14:paraId="1CE5239A" w14:textId="69EEE601">
            <w:pPr>
              <w:rPr>
                <w:rFonts w:cs="CordiaUPC"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>fnRate</w:t>
            </w:r>
            <w:r w:rsidR="00681C61">
              <w:t>In</w:t>
            </w:r>
            <w:r>
              <w:t>cVat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มีค่า ดังนั้น </w:t>
            </w:r>
            <w:r w:rsidR="00681C61">
              <w:t>fnRateIncVat</w:t>
            </w:r>
            <w:r w:rsidR="00681C61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จะต้องเป็นตัวเลขทศนิยม </w:t>
            </w:r>
            <w:r>
              <w:t>3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ตำแหน่งและมีค่าอยู่ในช่วง </w:t>
            </w:r>
            <w:r>
              <w:t xml:space="preserve">0 </w:t>
            </w:r>
            <w:r>
              <w:rPr>
                <w:rFonts w:cs="Angsana New"/>
                <w:cs/>
              </w:rPr>
              <w:t xml:space="preserve">– </w:t>
            </w:r>
            <w:r>
              <w:t>999</w:t>
            </w:r>
          </w:p>
        </w:tc>
        <w:tc>
          <w:tcPr>
            <w:tcW w:w="735" w:type="pct"/>
          </w:tcPr>
          <w:p w:rsidRPr="00CD78B8" w:rsidR="00832ED6" w:rsidP="00832ED6" w:rsidRDefault="00832ED6" w14:paraId="1D938923" w14:textId="77777777">
            <w:pPr>
              <w:rPr>
                <w:rFonts w:cs="CordiaUPC"/>
                <w:szCs w:val="36"/>
              </w:rPr>
            </w:pPr>
          </w:p>
        </w:tc>
      </w:tr>
      <w:tr w:rsidR="00681C61" w:rsidTr="00832ED6" w14:paraId="2FD2BB1F" w14:textId="77777777">
        <w:tc>
          <w:tcPr>
            <w:tcW w:w="778" w:type="pct"/>
          </w:tcPr>
          <w:p w:rsidRPr="00304DEB" w:rsidR="00681C61" w:rsidP="00681C61" w:rsidRDefault="00681C61" w14:paraId="5E432EB8" w14:textId="142940CE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>00004</w:t>
            </w:r>
          </w:p>
        </w:tc>
        <w:tc>
          <w:tcPr>
            <w:tcW w:w="1626" w:type="pct"/>
          </w:tcPr>
          <w:p w:rsidR="00681C61" w:rsidP="00681C61" w:rsidRDefault="00681C61" w14:paraId="526443F3" w14:textId="7A3B4925">
            <w:pPr>
              <w:rPr>
                <w:rFonts w:cs="CordiaUPC"/>
              </w:rPr>
            </w:pPr>
            <w:r w:rsidRPr="00832ED6">
              <w:rPr>
                <w:rFonts w:cs="CordiaUPC"/>
              </w:rPr>
              <w:t xml:space="preserve">FN </w:t>
            </w:r>
            <w:r>
              <w:rPr>
                <w:rFonts w:cs="CordiaUPC"/>
              </w:rPr>
              <w:t>Free Call</w:t>
            </w:r>
            <w:r w:rsidRPr="00832ED6">
              <w:rPr>
                <w:rFonts w:cs="Angsana New"/>
                <w:cs/>
              </w:rPr>
              <w:t xml:space="preserve"> </w:t>
            </w:r>
            <w:r w:rsidRPr="00D151BA">
              <w:rPr>
                <w:rFonts w:cs="CordiaUPC"/>
              </w:rPr>
              <w:t>is required</w:t>
            </w:r>
            <w:r>
              <w:rPr>
                <w:rFonts w:cs="CordiaUPC"/>
              </w:rPr>
              <w:t xml:space="preserve"> when FN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CordiaUPC"/>
              </w:rPr>
              <w:t>Type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cs="CordiaUPC"/>
              </w:rPr>
              <w:t xml:space="preserve">is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Free Call</w:t>
            </w:r>
            <w:r>
              <w:rPr>
                <w:rFonts w:cs="Angsana New"/>
                <w:cs/>
              </w:rPr>
              <w:t>”.</w:t>
            </w:r>
          </w:p>
        </w:tc>
        <w:tc>
          <w:tcPr>
            <w:tcW w:w="1861" w:type="pct"/>
          </w:tcPr>
          <w:p w:rsidR="00681C61" w:rsidP="00681C61" w:rsidRDefault="00681C61" w14:paraId="6B8FABD3" w14:textId="15A3572C">
            <w:pPr>
              <w:rPr>
                <w:rFonts w:cs="CordiaUPC"/>
              </w:rPr>
            </w:pPr>
            <w:r>
              <w:rPr>
                <w:rFonts w:hint="cs"/>
                <w:cs/>
              </w:rPr>
              <w:t>ถ้า</w:t>
            </w:r>
            <w:r w:rsidRPr="00734543">
              <w:rPr>
                <w:rFonts w:hint="cs"/>
                <w:cs/>
              </w:rPr>
              <w:t xml:space="preserve"> </w:t>
            </w:r>
            <w:r>
              <w:t>fnType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t>Free Call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ดังนั้น </w:t>
            </w:r>
            <w:r>
              <w:rPr>
                <w:szCs w:val="36"/>
              </w:rPr>
              <w:t>fnFreeCall</w:t>
            </w:r>
            <w:r w:rsidRPr="00143329">
              <w:rPr>
                <w:cs/>
              </w:rPr>
              <w:t xml:space="preserve"> เป็น </w:t>
            </w:r>
            <w:r>
              <w:t>Mandatory</w:t>
            </w:r>
          </w:p>
        </w:tc>
        <w:tc>
          <w:tcPr>
            <w:tcW w:w="735" w:type="pct"/>
          </w:tcPr>
          <w:p w:rsidRPr="00CD78B8" w:rsidR="00681C61" w:rsidP="00681C61" w:rsidRDefault="00681C61" w14:paraId="01BFA2BC" w14:textId="77777777">
            <w:pPr>
              <w:rPr>
                <w:rFonts w:cs="CordiaUPC"/>
                <w:szCs w:val="36"/>
              </w:rPr>
            </w:pPr>
          </w:p>
        </w:tc>
      </w:tr>
      <w:tr w:rsidR="00681C61" w:rsidTr="00832ED6" w14:paraId="38C2039D" w14:textId="77777777">
        <w:tc>
          <w:tcPr>
            <w:tcW w:w="778" w:type="pct"/>
          </w:tcPr>
          <w:p w:rsidRPr="00304DEB" w:rsidR="00681C61" w:rsidP="00681C61" w:rsidRDefault="00681C61" w14:paraId="36BDE071" w14:textId="23F8BA3B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832ED6">
              <w:rPr>
                <w:rFonts w:ascii="CordiaUPC" w:hAnsi="CordiaUPC" w:cs="CordiaUPC"/>
                <w:sz w:val="28"/>
                <w:szCs w:val="28"/>
                <w:lang w:bidi="th-TH"/>
              </w:rPr>
              <w:t>00023</w:t>
            </w:r>
          </w:p>
        </w:tc>
        <w:tc>
          <w:tcPr>
            <w:tcW w:w="1626" w:type="pct"/>
          </w:tcPr>
          <w:p w:rsidR="00681C61" w:rsidP="00681C61" w:rsidRDefault="00681C61" w14:paraId="2D582D2A" w14:textId="36F0D80B">
            <w:pPr>
              <w:rPr>
                <w:rFonts w:cs="CordiaUPC"/>
              </w:rPr>
            </w:pPr>
            <w:r w:rsidRPr="00832ED6">
              <w:rPr>
                <w:rFonts w:cs="CordiaUPC"/>
              </w:rPr>
              <w:t xml:space="preserve">FN </w:t>
            </w:r>
            <w:r>
              <w:rPr>
                <w:rFonts w:cs="CordiaUPC"/>
              </w:rPr>
              <w:t>Free Call</w:t>
            </w:r>
            <w:r w:rsidRPr="00832ED6">
              <w:rPr>
                <w:rFonts w:cs="Angsana New"/>
                <w:cs/>
              </w:rPr>
              <w:t xml:space="preserve"> </w:t>
            </w:r>
            <w:r>
              <w:t xml:space="preserve">must be 2 decimal </w:t>
            </w:r>
            <w:r>
              <w:rPr>
                <w:rFonts w:cs="Angsana New"/>
                <w:cs/>
              </w:rPr>
              <w:t>(</w:t>
            </w:r>
            <w:r>
              <w:t>Min 0</w:t>
            </w:r>
            <w:r>
              <w:rPr>
                <w:rFonts w:cs="Angsana New"/>
                <w:cs/>
              </w:rPr>
              <w:t>.</w:t>
            </w:r>
            <w:r>
              <w:t>01, Max 9,999,999,999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1861" w:type="pct"/>
          </w:tcPr>
          <w:p w:rsidR="00681C61" w:rsidP="00681C61" w:rsidRDefault="00681C61" w14:paraId="2AC95D21" w14:textId="4890712C">
            <w:pPr>
              <w:rPr>
                <w:rFonts w:cs="CordiaUPC"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>fnRateIncVat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มีค่า ดังนั้น </w:t>
            </w:r>
            <w:r>
              <w:t>fnRateIncVat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จะต้องเป็นตัวเลขทศนิยม </w:t>
            </w:r>
            <w:r>
              <w:t>2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ตำแหน่งและมีค่าอยู่ในช่วง </w:t>
            </w:r>
            <w:r>
              <w:t>0</w:t>
            </w:r>
            <w:r>
              <w:rPr>
                <w:rFonts w:cs="Angsana New"/>
                <w:cs/>
              </w:rPr>
              <w:t>.</w:t>
            </w:r>
            <w:r>
              <w:t xml:space="preserve">01 </w:t>
            </w:r>
            <w:r>
              <w:rPr>
                <w:rFonts w:cs="Angsana New"/>
                <w:cs/>
              </w:rPr>
              <w:t xml:space="preserve">– </w:t>
            </w:r>
            <w:r>
              <w:t>9,999,999,999</w:t>
            </w:r>
          </w:p>
        </w:tc>
        <w:tc>
          <w:tcPr>
            <w:tcW w:w="735" w:type="pct"/>
          </w:tcPr>
          <w:p w:rsidRPr="00CD78B8" w:rsidR="00681C61" w:rsidP="00681C61" w:rsidRDefault="00681C61" w14:paraId="0A068FA9" w14:textId="77777777">
            <w:pPr>
              <w:rPr>
                <w:rFonts w:cs="CordiaUPC"/>
                <w:szCs w:val="36"/>
              </w:rPr>
            </w:pPr>
          </w:p>
        </w:tc>
      </w:tr>
      <w:tr w:rsidR="00681C61" w:rsidTr="00832ED6" w14:paraId="14F0064B" w14:textId="77777777">
        <w:tc>
          <w:tcPr>
            <w:tcW w:w="778" w:type="pct"/>
          </w:tcPr>
          <w:p w:rsidRPr="00304DEB" w:rsidR="00681C61" w:rsidP="00681C61" w:rsidRDefault="00681C61" w14:paraId="061160E0" w14:textId="656BA682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>00004</w:t>
            </w:r>
          </w:p>
        </w:tc>
        <w:tc>
          <w:tcPr>
            <w:tcW w:w="1626" w:type="pct"/>
          </w:tcPr>
          <w:p w:rsidR="00681C61" w:rsidP="00681C61" w:rsidRDefault="00681C61" w14:paraId="63BE25BF" w14:textId="514E7519">
            <w:pPr>
              <w:rPr>
                <w:rFonts w:cs="CordiaUPC"/>
              </w:rPr>
            </w:pPr>
            <w:r w:rsidRPr="00832ED6">
              <w:rPr>
                <w:rFonts w:cs="CordiaUPC"/>
              </w:rPr>
              <w:t xml:space="preserve">FN </w:t>
            </w:r>
            <w:r>
              <w:rPr>
                <w:rFonts w:cs="CordiaUPC"/>
              </w:rPr>
              <w:t>Free Call</w:t>
            </w:r>
            <w:r w:rsidRPr="00832ED6">
              <w:rPr>
                <w:rFonts w:cs="Angsana New"/>
                <w:cs/>
              </w:rPr>
              <w:t xml:space="preserve"> </w:t>
            </w:r>
            <w:r>
              <w:rPr>
                <w:rFonts w:cs="CordiaUPC"/>
              </w:rPr>
              <w:t xml:space="preserve">Unit </w:t>
            </w:r>
            <w:r>
              <w:t xml:space="preserve">is required </w:t>
            </w:r>
            <w:r>
              <w:rPr>
                <w:rFonts w:cs="CordiaUPC"/>
              </w:rPr>
              <w:t>when FN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CordiaUPC"/>
              </w:rPr>
              <w:t>Type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cs="CordiaUPC"/>
              </w:rPr>
              <w:t xml:space="preserve">is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Free Call</w:t>
            </w:r>
            <w:r>
              <w:rPr>
                <w:rFonts w:cs="Angsana New"/>
                <w:cs/>
              </w:rPr>
              <w:t>”.</w:t>
            </w:r>
          </w:p>
        </w:tc>
        <w:tc>
          <w:tcPr>
            <w:tcW w:w="1861" w:type="pct"/>
          </w:tcPr>
          <w:p w:rsidR="00681C61" w:rsidP="00681C61" w:rsidRDefault="00681C61" w14:paraId="10BB0F52" w14:textId="11D288B8">
            <w:pPr>
              <w:rPr>
                <w:rFonts w:cs="CordiaUPC"/>
              </w:rPr>
            </w:pPr>
            <w:r>
              <w:rPr>
                <w:rFonts w:hint="cs"/>
                <w:cs/>
              </w:rPr>
              <w:t>ถ้า</w:t>
            </w:r>
            <w:r w:rsidRPr="00734543">
              <w:rPr>
                <w:rFonts w:hint="cs"/>
                <w:cs/>
              </w:rPr>
              <w:t xml:space="preserve"> </w:t>
            </w:r>
            <w:r>
              <w:t xml:space="preserve">fnType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t>Free Call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ดังนั้น </w:t>
            </w:r>
            <w:r>
              <w:rPr>
                <w:szCs w:val="36"/>
              </w:rPr>
              <w:t>fnFreeCallUnit</w:t>
            </w:r>
            <w:r w:rsidRPr="00143329">
              <w:rPr>
                <w:cs/>
              </w:rPr>
              <w:t xml:space="preserve"> เป็น </w:t>
            </w:r>
            <w:r>
              <w:t>Mandatory</w:t>
            </w:r>
          </w:p>
        </w:tc>
        <w:tc>
          <w:tcPr>
            <w:tcW w:w="735" w:type="pct"/>
          </w:tcPr>
          <w:p w:rsidRPr="00CD78B8" w:rsidR="00681C61" w:rsidP="00681C61" w:rsidRDefault="00681C61" w14:paraId="734764B9" w14:textId="77777777">
            <w:pPr>
              <w:rPr>
                <w:rFonts w:cs="CordiaUPC"/>
                <w:szCs w:val="36"/>
              </w:rPr>
            </w:pPr>
          </w:p>
        </w:tc>
      </w:tr>
      <w:tr w:rsidR="00615218" w:rsidTr="00832ED6" w14:paraId="67E0A752" w14:textId="77777777">
        <w:tc>
          <w:tcPr>
            <w:tcW w:w="778" w:type="pct"/>
          </w:tcPr>
          <w:p w:rsidRPr="000E5AB7" w:rsidR="00615218" w:rsidP="00615218" w:rsidRDefault="00615218" w14:paraId="7E6FE10D" w14:textId="3C4D08C8">
            <w:pPr>
              <w:rPr>
                <w:rFonts w:cs="CordiaUPC"/>
              </w:rPr>
            </w:pPr>
            <w:r w:rsidRPr="003E0874">
              <w:t>00001</w:t>
            </w:r>
          </w:p>
        </w:tc>
        <w:tc>
          <w:tcPr>
            <w:tcW w:w="1626" w:type="pct"/>
          </w:tcPr>
          <w:p w:rsidR="00615218" w:rsidP="00615218" w:rsidRDefault="00615218" w14:paraId="2519A0CB" w14:textId="7256B001">
            <w:pPr>
              <w:rPr>
                <w:rFonts w:cs="CordiaUPC"/>
              </w:rPr>
            </w:pPr>
            <w:r>
              <w:rPr>
                <w:rFonts w:cs="CordiaUPC"/>
              </w:rPr>
              <w:t>Price Type Pattern is required</w:t>
            </w:r>
          </w:p>
        </w:tc>
        <w:tc>
          <w:tcPr>
            <w:tcW w:w="1861" w:type="pct"/>
          </w:tcPr>
          <w:p w:rsidR="00615218" w:rsidP="00615218" w:rsidRDefault="00615218" w14:paraId="633A4E81" w14:textId="02AAFDEB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Price Type Pattern </w:t>
            </w:r>
            <w:r>
              <w:rPr>
                <w:rFonts w:hint="cs" w:cs="Angsana New"/>
                <w:cs/>
              </w:rPr>
              <w:t xml:space="preserve">จะต้องเป็น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Pr="00CD78B8" w:rsidR="00615218" w:rsidP="00615218" w:rsidRDefault="00615218" w14:paraId="4EE2A4FF" w14:textId="77777777">
            <w:pPr>
              <w:rPr>
                <w:rFonts w:cs="CordiaUPC"/>
                <w:szCs w:val="36"/>
              </w:rPr>
            </w:pPr>
          </w:p>
        </w:tc>
      </w:tr>
      <w:tr w:rsidR="00615218" w:rsidTr="00832ED6" w14:paraId="0537C066" w14:textId="77777777">
        <w:tc>
          <w:tcPr>
            <w:tcW w:w="778" w:type="pct"/>
          </w:tcPr>
          <w:p w:rsidRPr="000E5AB7" w:rsidR="00615218" w:rsidP="00615218" w:rsidRDefault="00615218" w14:paraId="307FE914" w14:textId="74DBD50B">
            <w:pPr>
              <w:rPr>
                <w:rFonts w:cs="CordiaUPC"/>
              </w:rPr>
            </w:pPr>
            <w:r w:rsidRPr="003E0874">
              <w:t>00001</w:t>
            </w:r>
          </w:p>
        </w:tc>
        <w:tc>
          <w:tcPr>
            <w:tcW w:w="1626" w:type="pct"/>
          </w:tcPr>
          <w:p w:rsidR="00615218" w:rsidP="00615218" w:rsidRDefault="00615218" w14:paraId="361D7A82" w14:textId="3088FB70">
            <w:pPr>
              <w:rPr>
                <w:rFonts w:cs="CordiaUPC"/>
              </w:rPr>
            </w:pPr>
            <w:r>
              <w:rPr>
                <w:rFonts w:cs="CordiaUPC"/>
              </w:rPr>
              <w:t>Day of Week is required</w:t>
            </w:r>
          </w:p>
        </w:tc>
        <w:tc>
          <w:tcPr>
            <w:tcW w:w="1861" w:type="pct"/>
          </w:tcPr>
          <w:p w:rsidR="00615218" w:rsidP="00615218" w:rsidRDefault="00615218" w14:paraId="23F1A9B1" w14:textId="1222CC96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Day of Week </w:t>
            </w:r>
            <w:r>
              <w:rPr>
                <w:rFonts w:hint="cs" w:cs="Angsana New"/>
                <w:cs/>
              </w:rPr>
              <w:t xml:space="preserve">จะต้องเป็น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Pr="00CD78B8" w:rsidR="00615218" w:rsidP="00615218" w:rsidRDefault="00615218" w14:paraId="0907A453" w14:textId="77777777">
            <w:pPr>
              <w:rPr>
                <w:rFonts w:cs="CordiaUPC"/>
                <w:szCs w:val="36"/>
              </w:rPr>
            </w:pPr>
          </w:p>
        </w:tc>
      </w:tr>
      <w:tr w:rsidR="00615218" w:rsidTr="00832ED6" w14:paraId="35F4E1EB" w14:textId="77777777">
        <w:tc>
          <w:tcPr>
            <w:tcW w:w="778" w:type="pct"/>
          </w:tcPr>
          <w:p w:rsidRPr="000E5AB7" w:rsidR="00615218" w:rsidP="00615218" w:rsidRDefault="00615218" w14:paraId="6CDB1C96" w14:textId="5C0F4240">
            <w:pPr>
              <w:rPr>
                <w:rFonts w:cs="CordiaUPC"/>
              </w:rPr>
            </w:pPr>
            <w:r w:rsidRPr="003E0874">
              <w:t>00001</w:t>
            </w:r>
          </w:p>
        </w:tc>
        <w:tc>
          <w:tcPr>
            <w:tcW w:w="1626" w:type="pct"/>
          </w:tcPr>
          <w:p w:rsidR="00615218" w:rsidP="00615218" w:rsidRDefault="00615218" w14:paraId="2CE4AABE" w14:textId="506D6E16">
            <w:pPr>
              <w:rPr>
                <w:rFonts w:cs="CordiaUPC"/>
              </w:rPr>
            </w:pPr>
            <w:r>
              <w:rPr>
                <w:rFonts w:cs="CordiaUPC"/>
              </w:rPr>
              <w:t>From Timing is required</w:t>
            </w:r>
          </w:p>
        </w:tc>
        <w:tc>
          <w:tcPr>
            <w:tcW w:w="1861" w:type="pct"/>
          </w:tcPr>
          <w:p w:rsidR="00615218" w:rsidP="00615218" w:rsidRDefault="00615218" w14:paraId="5B77056D" w14:textId="11251DDC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From Timing </w:t>
            </w:r>
            <w:r>
              <w:rPr>
                <w:rFonts w:hint="cs" w:cs="Angsana New"/>
                <w:cs/>
              </w:rPr>
              <w:t xml:space="preserve">จะต้องเป็น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Pr="00CD78B8" w:rsidR="00615218" w:rsidP="00615218" w:rsidRDefault="00615218" w14:paraId="00180E9A" w14:textId="77777777">
            <w:pPr>
              <w:rPr>
                <w:rFonts w:cs="CordiaUPC"/>
                <w:szCs w:val="36"/>
              </w:rPr>
            </w:pPr>
          </w:p>
        </w:tc>
      </w:tr>
      <w:tr w:rsidR="00615218" w:rsidTr="00832ED6" w14:paraId="63F5C51B" w14:textId="77777777">
        <w:tc>
          <w:tcPr>
            <w:tcW w:w="778" w:type="pct"/>
          </w:tcPr>
          <w:p w:rsidRPr="000E5AB7" w:rsidR="00615218" w:rsidP="00615218" w:rsidRDefault="00615218" w14:paraId="46DCBE07" w14:textId="57F7288F">
            <w:pPr>
              <w:rPr>
                <w:rFonts w:cs="CordiaUPC"/>
              </w:rPr>
            </w:pPr>
            <w:r w:rsidRPr="003E0874">
              <w:t>00001</w:t>
            </w:r>
          </w:p>
        </w:tc>
        <w:tc>
          <w:tcPr>
            <w:tcW w:w="1626" w:type="pct"/>
          </w:tcPr>
          <w:p w:rsidR="00615218" w:rsidP="00615218" w:rsidRDefault="00615218" w14:paraId="1D72FC7E" w14:textId="3FDBD329">
            <w:pPr>
              <w:rPr>
                <w:rFonts w:cs="CordiaUPC"/>
              </w:rPr>
            </w:pPr>
            <w:r>
              <w:rPr>
                <w:rFonts w:cs="CordiaUPC"/>
              </w:rPr>
              <w:t>To Timing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cs="CordiaUPC"/>
              </w:rPr>
              <w:t>is required</w:t>
            </w:r>
          </w:p>
        </w:tc>
        <w:tc>
          <w:tcPr>
            <w:tcW w:w="1861" w:type="pct"/>
          </w:tcPr>
          <w:p w:rsidR="00615218" w:rsidP="00615218" w:rsidRDefault="00615218" w14:paraId="5F4D4177" w14:textId="6F40A43C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To Timing </w:t>
            </w:r>
            <w:r>
              <w:rPr>
                <w:rFonts w:hint="cs" w:cs="Angsana New"/>
                <w:cs/>
              </w:rPr>
              <w:t xml:space="preserve">จะต้องเป็น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Pr="00CD78B8" w:rsidR="00615218" w:rsidP="00615218" w:rsidRDefault="00615218" w14:paraId="31D56E50" w14:textId="77777777">
            <w:pPr>
              <w:rPr>
                <w:rFonts w:cs="CordiaUPC"/>
                <w:szCs w:val="36"/>
              </w:rPr>
            </w:pPr>
          </w:p>
        </w:tc>
      </w:tr>
      <w:tr w:rsidR="003F11A0" w:rsidTr="00832ED6" w14:paraId="307F8944" w14:textId="77777777">
        <w:tc>
          <w:tcPr>
            <w:tcW w:w="778" w:type="pct"/>
          </w:tcPr>
          <w:p w:rsidRPr="003E0874" w:rsidR="003F11A0" w:rsidP="00615218" w:rsidRDefault="003F11A0" w14:paraId="2BE23195" w14:textId="350EA2EE">
            <w:r>
              <w:rPr>
                <w:rFonts w:cs="CordiaUPC"/>
              </w:rPr>
              <w:t>00004</w:t>
            </w:r>
          </w:p>
        </w:tc>
        <w:tc>
          <w:tcPr>
            <w:tcW w:w="1626" w:type="pct"/>
          </w:tcPr>
          <w:p w:rsidR="003F11A0" w:rsidP="00615218" w:rsidRDefault="003F11A0" w14:paraId="1F94E5D7" w14:textId="08B21806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Peak Time Flag is required when Customer Type </w:t>
            </w:r>
            <w:r>
              <w:rPr>
                <w:rFonts w:cs="Angsana New"/>
                <w:cs/>
              </w:rPr>
              <w:t>= “</w:t>
            </w:r>
            <w:r>
              <w:rPr>
                <w:rFonts w:cs="CordiaUPC"/>
              </w:rPr>
              <w:t>Pre</w:t>
            </w:r>
            <w:r>
              <w:rPr>
                <w:rFonts w:cs="Angsana New"/>
                <w:cs/>
              </w:rPr>
              <w:t>-</w:t>
            </w:r>
            <w:r>
              <w:rPr>
                <w:rFonts w:cs="CordiaUPC"/>
              </w:rPr>
              <w:t>paid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CordiaUPC"/>
              </w:rPr>
              <w:t xml:space="preserve">Price Type Pattern is </w:t>
            </w:r>
            <w:r w:rsidRPr="00436A70">
              <w:rPr>
                <w:rFonts w:cs="Angsana New"/>
                <w:cs/>
              </w:rPr>
              <w:t>“</w:t>
            </w:r>
            <w:r w:rsidRPr="00436A70">
              <w:t xml:space="preserve">Buffet </w:t>
            </w:r>
            <w:r w:rsidRPr="00436A70">
              <w:rPr>
                <w:rFonts w:cs="Angsana New"/>
                <w:cs/>
              </w:rPr>
              <w:t>(</w:t>
            </w:r>
            <w:r w:rsidRPr="00436A70">
              <w:t>Peak</w:t>
            </w:r>
            <w:r w:rsidRPr="00436A70">
              <w:rPr>
                <w:rFonts w:cs="Angsana New"/>
                <w:cs/>
              </w:rPr>
              <w:t>/</w:t>
            </w:r>
            <w:r w:rsidRPr="00436A70">
              <w:t>Off Peak</w:t>
            </w:r>
            <w:r w:rsidRPr="00436A70">
              <w:rPr>
                <w:rFonts w:cs="Angsana New"/>
                <w:cs/>
              </w:rPr>
              <w:t>)”</w:t>
            </w:r>
            <w:r>
              <w:rPr>
                <w:rFonts w:cs="Angsana New"/>
                <w:cs/>
              </w:rPr>
              <w:t xml:space="preserve"> </w:t>
            </w:r>
            <w:r>
              <w:t xml:space="preserve">or </w:t>
            </w:r>
            <w:r>
              <w:rPr>
                <w:rFonts w:cs="Angsana New"/>
                <w:cs/>
              </w:rPr>
              <w:t>“</w:t>
            </w:r>
            <w:r w:rsidRPr="00436A70">
              <w:t>Buffet</w:t>
            </w:r>
            <w:r>
              <w:t xml:space="preserve"> Special</w:t>
            </w:r>
            <w:r w:rsidRPr="00436A70">
              <w:rPr>
                <w:rFonts w:cs="Angsana New"/>
                <w:cs/>
              </w:rPr>
              <w:t xml:space="preserve"> (</w:t>
            </w:r>
            <w:r w:rsidRPr="00436A70">
              <w:t>Peak</w:t>
            </w:r>
            <w:r w:rsidRPr="00436A70">
              <w:rPr>
                <w:rFonts w:cs="Angsana New"/>
                <w:cs/>
              </w:rPr>
              <w:t>/</w:t>
            </w:r>
            <w:r w:rsidRPr="00436A70">
              <w:t>Off Peak</w:t>
            </w:r>
            <w:r>
              <w:t xml:space="preserve"> Special</w:t>
            </w:r>
            <w:r w:rsidRPr="00436A70">
              <w:rPr>
                <w:rFonts w:cs="Angsana New"/>
                <w:cs/>
              </w:rPr>
              <w:t>)</w:t>
            </w:r>
            <w:r>
              <w:rPr>
                <w:rFonts w:cs="Angsana New"/>
                <w:cs/>
              </w:rPr>
              <w:t>”</w:t>
            </w:r>
          </w:p>
        </w:tc>
        <w:tc>
          <w:tcPr>
            <w:tcW w:w="1861" w:type="pct"/>
          </w:tcPr>
          <w:p w:rsidR="003F11A0" w:rsidP="00615218" w:rsidRDefault="003F11A0" w14:paraId="2E42323D" w14:textId="71F93827">
            <w:pPr>
              <w:rPr>
                <w:rFonts w:cs="CordiaUPC"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>customerType</w:t>
            </w:r>
            <w:r>
              <w:rPr>
                <w:rFonts w:cs="Angsana New"/>
                <w:cs/>
              </w:rPr>
              <w:t xml:space="preserve"> = 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PriceTypePattern </w:t>
            </w:r>
            <w:r>
              <w:rPr>
                <w:rFonts w:hint="cs"/>
                <w:cs/>
              </w:rPr>
              <w:t xml:space="preserve">มีค่าเท่ากับ </w:t>
            </w:r>
            <w:r>
              <w:rPr>
                <w:rFonts w:cs="Angsana New"/>
                <w:cs/>
              </w:rPr>
              <w:t>“</w:t>
            </w:r>
            <w:r>
              <w:t xml:space="preserve">Buffet </w:t>
            </w:r>
            <w:r>
              <w:rPr>
                <w:rFonts w:cs="Angsana New"/>
                <w:cs/>
              </w:rPr>
              <w:t>(</w:t>
            </w:r>
            <w:r>
              <w:t>Peak</w:t>
            </w:r>
            <w:r>
              <w:rPr>
                <w:rFonts w:cs="Angsana New"/>
                <w:cs/>
              </w:rPr>
              <w:t>/</w:t>
            </w:r>
            <w:r>
              <w:t>Off Peak</w:t>
            </w:r>
            <w:r>
              <w:rPr>
                <w:rFonts w:cs="Angsana New"/>
                <w:cs/>
              </w:rPr>
              <w:t xml:space="preserve">)” </w:t>
            </w:r>
            <w:r>
              <w:rPr>
                <w:rFonts w:hint="cs"/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 w:rsidRPr="00436A70">
              <w:t>Buffet</w:t>
            </w:r>
            <w:r>
              <w:t xml:space="preserve"> Special</w:t>
            </w:r>
            <w:r w:rsidRPr="00436A70">
              <w:rPr>
                <w:rFonts w:cs="Angsana New"/>
                <w:cs/>
              </w:rPr>
              <w:t xml:space="preserve"> (</w:t>
            </w:r>
            <w:r w:rsidRPr="00436A70">
              <w:t>Peak</w:t>
            </w:r>
            <w:r w:rsidRPr="00436A70">
              <w:rPr>
                <w:rFonts w:cs="Angsana New"/>
                <w:cs/>
              </w:rPr>
              <w:t>/</w:t>
            </w:r>
            <w:r w:rsidRPr="00436A70">
              <w:t>Off Peak</w:t>
            </w:r>
            <w:r>
              <w:t xml:space="preserve"> Special</w:t>
            </w:r>
            <w:r w:rsidRPr="00436A70">
              <w:rPr>
                <w:rFonts w:cs="Angsana New"/>
                <w:cs/>
              </w:rPr>
              <w:t>)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ดังนั้น </w:t>
            </w:r>
            <w:r>
              <w:t xml:space="preserve">peakTimeFlag </w:t>
            </w:r>
            <w:r>
              <w:rPr>
                <w:rFonts w:hint="cs"/>
                <w:cs/>
              </w:rPr>
              <w:t xml:space="preserve">จะต้องเป็น </w:t>
            </w:r>
            <w:r>
              <w:t>Mandatory</w:t>
            </w:r>
          </w:p>
        </w:tc>
        <w:tc>
          <w:tcPr>
            <w:tcW w:w="735" w:type="pct"/>
          </w:tcPr>
          <w:p w:rsidRPr="00CD78B8" w:rsidR="003F11A0" w:rsidP="00615218" w:rsidRDefault="003F11A0" w14:paraId="3C8E0C6D" w14:textId="77777777">
            <w:pPr>
              <w:rPr>
                <w:rFonts w:cs="CordiaUPC"/>
                <w:szCs w:val="36"/>
              </w:rPr>
            </w:pPr>
          </w:p>
        </w:tc>
      </w:tr>
      <w:tr w:rsidR="003F11A0" w:rsidTr="00832ED6" w14:paraId="5BDA270D" w14:textId="77777777">
        <w:tc>
          <w:tcPr>
            <w:tcW w:w="778" w:type="pct"/>
          </w:tcPr>
          <w:p w:rsidRPr="00C40991" w:rsidR="003F11A0" w:rsidP="00615218" w:rsidRDefault="003F11A0" w14:paraId="7BA83F94" w14:textId="3E1ACB9A">
            <w:r w:rsidRPr="000E5AB7">
              <w:rPr>
                <w:rFonts w:cs="CordiaUPC"/>
              </w:rPr>
              <w:t>00001</w:t>
            </w:r>
          </w:p>
        </w:tc>
        <w:tc>
          <w:tcPr>
            <w:tcW w:w="1626" w:type="pct"/>
          </w:tcPr>
          <w:p w:rsidR="003F11A0" w:rsidP="00615218" w:rsidRDefault="003F11A0" w14:paraId="009C0595" w14:textId="2501B28E">
            <w:pPr>
              <w:rPr>
                <w:rFonts w:cs="CordiaUPC"/>
              </w:rPr>
            </w:pPr>
            <w:r>
              <w:rPr>
                <w:rFonts w:cs="CordiaUPC"/>
              </w:rPr>
              <w:t>Duration Type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3F11A0" w:rsidP="00615218" w:rsidRDefault="003F11A0" w14:paraId="7C8EDF7F" w14:textId="4D2BC2BC">
            <w:pPr>
              <w:rPr>
                <w:cs/>
              </w:rPr>
            </w:pPr>
            <w:r>
              <w:rPr>
                <w:rFonts w:cs="CordiaUPC"/>
              </w:rPr>
              <w:t xml:space="preserve">Duration Type </w:t>
            </w:r>
            <w:r>
              <w:rPr>
                <w:rFonts w:hint="cs" w:cs="Angsana New"/>
                <w:cs/>
              </w:rPr>
              <w:t xml:space="preserve">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Pr="00CD78B8" w:rsidR="003F11A0" w:rsidP="00615218" w:rsidRDefault="003F11A0" w14:paraId="1020F816" w14:textId="77777777">
            <w:pPr>
              <w:rPr>
                <w:rFonts w:cs="CordiaUPC"/>
                <w:szCs w:val="36"/>
              </w:rPr>
            </w:pPr>
          </w:p>
        </w:tc>
      </w:tr>
      <w:tr w:rsidR="003F11A0" w:rsidTr="00832ED6" w14:paraId="4E262BA3" w14:textId="77777777">
        <w:tc>
          <w:tcPr>
            <w:tcW w:w="778" w:type="pct"/>
          </w:tcPr>
          <w:p w:rsidRPr="00C40991" w:rsidR="003F11A0" w:rsidP="00615218" w:rsidRDefault="003F11A0" w14:paraId="5B190D5D" w14:textId="22DA7546">
            <w:r w:rsidRPr="000E5AB7">
              <w:rPr>
                <w:rFonts w:cs="CordiaUPC"/>
              </w:rPr>
              <w:t>00001</w:t>
            </w:r>
          </w:p>
        </w:tc>
        <w:tc>
          <w:tcPr>
            <w:tcW w:w="1626" w:type="pct"/>
          </w:tcPr>
          <w:p w:rsidR="003F11A0" w:rsidP="00615218" w:rsidRDefault="003F11A0" w14:paraId="6B229B59" w14:textId="31D1C324">
            <w:pPr>
              <w:rPr>
                <w:rFonts w:cs="CordiaUPC"/>
              </w:rPr>
            </w:pPr>
            <w:r>
              <w:rPr>
                <w:rFonts w:cs="CordiaUPC"/>
              </w:rPr>
              <w:t>Duration From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3F11A0" w:rsidP="00615218" w:rsidRDefault="003F11A0" w14:paraId="29AE9B1F" w14:textId="57380535">
            <w:pPr>
              <w:rPr>
                <w:cs/>
              </w:rPr>
            </w:pPr>
            <w:r>
              <w:rPr>
                <w:rFonts w:cs="CordiaUPC"/>
              </w:rPr>
              <w:t xml:space="preserve">Duration From </w:t>
            </w:r>
            <w:r>
              <w:rPr>
                <w:rFonts w:hint="cs" w:cs="Angsana New"/>
                <w:cs/>
              </w:rPr>
              <w:t xml:space="preserve">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Pr="00CD78B8" w:rsidR="003F11A0" w:rsidP="00615218" w:rsidRDefault="003F11A0" w14:paraId="2A81BC6B" w14:textId="77777777">
            <w:pPr>
              <w:rPr>
                <w:rFonts w:cs="CordiaUPC"/>
                <w:szCs w:val="36"/>
              </w:rPr>
            </w:pPr>
          </w:p>
        </w:tc>
      </w:tr>
      <w:tr w:rsidR="003F11A0" w:rsidTr="00832ED6" w14:paraId="1E562456" w14:textId="77777777">
        <w:tc>
          <w:tcPr>
            <w:tcW w:w="778" w:type="pct"/>
          </w:tcPr>
          <w:p w:rsidRPr="00C40991" w:rsidR="003F11A0" w:rsidP="00615218" w:rsidRDefault="003F11A0" w14:paraId="2964F318" w14:textId="1B2CA6E3">
            <w:r w:rsidRPr="000E5AB7">
              <w:rPr>
                <w:rFonts w:cs="CordiaUPC"/>
              </w:rPr>
              <w:t>00001</w:t>
            </w:r>
          </w:p>
        </w:tc>
        <w:tc>
          <w:tcPr>
            <w:tcW w:w="1626" w:type="pct"/>
          </w:tcPr>
          <w:p w:rsidR="003F11A0" w:rsidP="00615218" w:rsidRDefault="003F11A0" w14:paraId="20CEA242" w14:textId="1B0B03C5">
            <w:pPr>
              <w:rPr>
                <w:rFonts w:cs="CordiaUPC"/>
              </w:rPr>
            </w:pPr>
            <w:r>
              <w:rPr>
                <w:rFonts w:cs="CordiaUPC"/>
              </w:rPr>
              <w:t>Duration To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3F11A0" w:rsidP="00615218" w:rsidRDefault="003F11A0" w14:paraId="32337CD8" w14:textId="109C63FA">
            <w:pPr>
              <w:rPr>
                <w:cs/>
              </w:rPr>
            </w:pPr>
            <w:r>
              <w:rPr>
                <w:rFonts w:cs="CordiaUPC"/>
              </w:rPr>
              <w:t xml:space="preserve">Duration To </w:t>
            </w:r>
            <w:r>
              <w:rPr>
                <w:rFonts w:hint="cs" w:cs="Angsana New"/>
                <w:cs/>
              </w:rPr>
              <w:t xml:space="preserve">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Pr="00CD78B8" w:rsidR="003F11A0" w:rsidP="00615218" w:rsidRDefault="003F11A0" w14:paraId="7C492D27" w14:textId="77777777">
            <w:pPr>
              <w:rPr>
                <w:rFonts w:cs="CordiaUPC"/>
                <w:szCs w:val="36"/>
              </w:rPr>
            </w:pPr>
          </w:p>
        </w:tc>
      </w:tr>
      <w:tr w:rsidR="003F11A0" w:rsidTr="00832ED6" w14:paraId="5D4F2E53" w14:textId="77777777">
        <w:tc>
          <w:tcPr>
            <w:tcW w:w="778" w:type="pct"/>
          </w:tcPr>
          <w:p w:rsidRPr="000E5AB7" w:rsidR="003F11A0" w:rsidP="00615218" w:rsidRDefault="003F11A0" w14:paraId="0BA952D1" w14:textId="77777777">
            <w:pPr>
              <w:rPr>
                <w:rFonts w:cs="CordiaUPC"/>
              </w:rPr>
            </w:pPr>
            <w:r w:rsidRPr="00C40991">
              <w:t>00023</w:t>
            </w:r>
          </w:p>
        </w:tc>
        <w:tc>
          <w:tcPr>
            <w:tcW w:w="1626" w:type="pct"/>
          </w:tcPr>
          <w:p w:rsidR="003F11A0" w:rsidP="00615218" w:rsidRDefault="003F11A0" w14:paraId="79DAE640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Duration From</w:t>
            </w:r>
            <w:r>
              <w:t xml:space="preserve"> must be Integer </w:t>
            </w:r>
            <w:r>
              <w:rPr>
                <w:rFonts w:cs="Angsana New"/>
                <w:cs/>
              </w:rPr>
              <w:t>(</w:t>
            </w:r>
            <w:r>
              <w:t>Min 1, Max 99,999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1861" w:type="pct"/>
          </w:tcPr>
          <w:p w:rsidR="003F11A0" w:rsidP="00615218" w:rsidRDefault="003F11A0" w14:paraId="5DC02CA5" w14:textId="12C191BF">
            <w:pPr>
              <w:rPr>
                <w:rFonts w:cs="CordiaUPC"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durationFrom </w:t>
            </w:r>
            <w:r>
              <w:rPr>
                <w:rFonts w:hint="cs"/>
                <w:cs/>
              </w:rPr>
              <w:t xml:space="preserve">มีค่า ดังนั้น </w:t>
            </w:r>
            <w:r>
              <w:rPr>
                <w:rFonts w:cs="CordiaUPC"/>
              </w:rPr>
              <w:t>Duration From</w:t>
            </w:r>
            <w:r>
              <w:rPr>
                <w:rFonts w:hint="cs"/>
                <w:cs/>
              </w:rPr>
              <w:t xml:space="preserve"> จะต้องเป็นจำนวนเต็มและมีค่าอยู่ในช่วง </w:t>
            </w:r>
            <w:r>
              <w:t xml:space="preserve">1 </w:t>
            </w:r>
            <w:r>
              <w:rPr>
                <w:rFonts w:cs="Angsana New"/>
                <w:cs/>
              </w:rPr>
              <w:t xml:space="preserve">– </w:t>
            </w:r>
            <w:r>
              <w:t>99,999</w:t>
            </w:r>
          </w:p>
        </w:tc>
        <w:tc>
          <w:tcPr>
            <w:tcW w:w="735" w:type="pct"/>
          </w:tcPr>
          <w:p w:rsidRPr="00CD78B8" w:rsidR="003F11A0" w:rsidP="00615218" w:rsidRDefault="003F11A0" w14:paraId="307D9879" w14:textId="77777777">
            <w:pPr>
              <w:rPr>
                <w:rFonts w:cs="CordiaUPC"/>
                <w:szCs w:val="36"/>
              </w:rPr>
            </w:pPr>
          </w:p>
        </w:tc>
      </w:tr>
      <w:tr w:rsidR="003F11A0" w:rsidTr="00832ED6" w14:paraId="4537A4B2" w14:textId="77777777">
        <w:tc>
          <w:tcPr>
            <w:tcW w:w="778" w:type="pct"/>
          </w:tcPr>
          <w:p w:rsidRPr="000E5AB7" w:rsidR="003F11A0" w:rsidP="00615218" w:rsidRDefault="003F11A0" w14:paraId="41B11439" w14:textId="77777777">
            <w:pPr>
              <w:rPr>
                <w:rFonts w:cs="CordiaUPC"/>
              </w:rPr>
            </w:pPr>
            <w:r w:rsidRPr="00C40991">
              <w:t>00023</w:t>
            </w:r>
          </w:p>
        </w:tc>
        <w:tc>
          <w:tcPr>
            <w:tcW w:w="1626" w:type="pct"/>
          </w:tcPr>
          <w:p w:rsidR="003F11A0" w:rsidP="00615218" w:rsidRDefault="003F11A0" w14:paraId="4161A207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Duration To</w:t>
            </w:r>
            <w:r w:rsidRPr="00CF160A">
              <w:rPr>
                <w:rFonts w:cs="Angsana New"/>
                <w:cs/>
              </w:rPr>
              <w:t xml:space="preserve"> </w:t>
            </w:r>
            <w:r>
              <w:t xml:space="preserve">must be Integer </w:t>
            </w:r>
            <w:r>
              <w:rPr>
                <w:rFonts w:cs="Angsana New"/>
                <w:cs/>
              </w:rPr>
              <w:t>(</w:t>
            </w:r>
            <w:r>
              <w:t>Min 1, Max 99,999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1861" w:type="pct"/>
          </w:tcPr>
          <w:p w:rsidR="003F11A0" w:rsidP="00615218" w:rsidRDefault="003F11A0" w14:paraId="5991BFC8" w14:textId="27010B41">
            <w:pPr>
              <w:rPr>
                <w:rFonts w:cs="CordiaUPC"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durationTo </w:t>
            </w:r>
            <w:r>
              <w:rPr>
                <w:rFonts w:hint="cs"/>
                <w:cs/>
              </w:rPr>
              <w:t xml:space="preserve">มีค่า ดังนั้น </w:t>
            </w:r>
            <w:r>
              <w:rPr>
                <w:rFonts w:cs="CordiaUPC"/>
              </w:rPr>
              <w:t>Duration To</w:t>
            </w:r>
            <w:r>
              <w:rPr>
                <w:rFonts w:hint="cs"/>
                <w:cs/>
              </w:rPr>
              <w:t xml:space="preserve"> จะต้องเป็นจำนวนเต็มและมีค่าอยู่ในช่วง </w:t>
            </w:r>
            <w:r>
              <w:t xml:space="preserve">1 </w:t>
            </w:r>
            <w:r>
              <w:rPr>
                <w:rFonts w:cs="Angsana New"/>
                <w:cs/>
              </w:rPr>
              <w:t xml:space="preserve">– </w:t>
            </w:r>
            <w:r>
              <w:t>99,999</w:t>
            </w:r>
          </w:p>
        </w:tc>
        <w:tc>
          <w:tcPr>
            <w:tcW w:w="735" w:type="pct"/>
          </w:tcPr>
          <w:p w:rsidRPr="00CD78B8" w:rsidR="003F11A0" w:rsidP="00615218" w:rsidRDefault="003F11A0" w14:paraId="4777424F" w14:textId="77777777">
            <w:pPr>
              <w:rPr>
                <w:rFonts w:cs="CordiaUPC"/>
                <w:szCs w:val="36"/>
              </w:rPr>
            </w:pPr>
          </w:p>
        </w:tc>
      </w:tr>
      <w:tr w:rsidR="003F11A0" w:rsidTr="00832ED6" w14:paraId="3B38445C" w14:textId="77777777">
        <w:tc>
          <w:tcPr>
            <w:tcW w:w="778" w:type="pct"/>
          </w:tcPr>
          <w:p w:rsidRPr="00304DEB" w:rsidR="003F11A0" w:rsidP="00615218" w:rsidRDefault="003F11A0" w14:paraId="02B60BE5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26" w:type="pct"/>
          </w:tcPr>
          <w:p w:rsidR="003F11A0" w:rsidP="00615218" w:rsidRDefault="003F11A0" w14:paraId="1CF311C2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Duration Unit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3F11A0" w:rsidP="00615218" w:rsidRDefault="003F11A0" w14:paraId="33FCF07C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Duration Unit </w:t>
            </w:r>
            <w:r>
              <w:rPr>
                <w:rFonts w:hint="cs" w:cs="Angsana New"/>
                <w:cs/>
              </w:rPr>
              <w:t xml:space="preserve">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Pr="00CD78B8" w:rsidR="003F11A0" w:rsidP="00615218" w:rsidRDefault="003F11A0" w14:paraId="09A28796" w14:textId="77777777">
            <w:pPr>
              <w:rPr>
                <w:rFonts w:cs="CordiaUPC"/>
                <w:szCs w:val="36"/>
              </w:rPr>
            </w:pPr>
          </w:p>
        </w:tc>
      </w:tr>
      <w:tr w:rsidR="003F11A0" w:rsidTr="00832ED6" w14:paraId="73108024" w14:textId="77777777">
        <w:tc>
          <w:tcPr>
            <w:tcW w:w="778" w:type="pct"/>
          </w:tcPr>
          <w:p w:rsidRPr="00304DEB" w:rsidR="003F11A0" w:rsidP="00615218" w:rsidRDefault="003F11A0" w14:paraId="78A3401B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0001</w:t>
            </w:r>
            <w:r>
              <w:rPr>
                <w:rFonts w:ascii="CordiaUPC" w:hAnsi="CordiaUPC" w:cs="CordiaUPC"/>
                <w:sz w:val="28"/>
                <w:szCs w:val="28"/>
              </w:rPr>
              <w:t>4</w:t>
            </w:r>
          </w:p>
        </w:tc>
        <w:tc>
          <w:tcPr>
            <w:tcW w:w="1626" w:type="pct"/>
          </w:tcPr>
          <w:p w:rsidR="003F11A0" w:rsidP="00615218" w:rsidRDefault="003F11A0" w14:paraId="29DF3EFA" w14:textId="77777777">
            <w:pPr>
              <w:rPr>
                <w:rFonts w:cs="CordiaUPC"/>
              </w:rPr>
            </w:pPr>
            <w:r w:rsidRPr="00060444">
              <w:rPr>
                <w:rFonts w:cs="CordiaUPC"/>
              </w:rPr>
              <w:t>Duration To</w:t>
            </w:r>
            <w:r w:rsidRPr="00060444">
              <w:rPr>
                <w:rFonts w:cs="Angsana New"/>
                <w:b/>
                <w:bCs/>
                <w:cs/>
              </w:rPr>
              <w:t xml:space="preserve"> </w:t>
            </w:r>
            <w:r w:rsidRPr="00060444">
              <w:rPr>
                <w:rFonts w:cs="CordiaUPC"/>
                <w:bCs/>
              </w:rPr>
              <w:t xml:space="preserve">must be greater than or equal to </w:t>
            </w:r>
            <w:r w:rsidRPr="00060444">
              <w:rPr>
                <w:rFonts w:cs="CordiaUPC"/>
              </w:rPr>
              <w:t>Duration</w:t>
            </w:r>
            <w:r w:rsidRPr="00060444">
              <w:rPr>
                <w:rFonts w:cs="CordiaUPC"/>
                <w:bCs/>
              </w:rPr>
              <w:t xml:space="preserve"> F</w:t>
            </w:r>
            <w:r w:rsidRPr="00060444">
              <w:rPr>
                <w:rFonts w:cs="CordiaUPC"/>
              </w:rPr>
              <w:t>rom</w:t>
            </w:r>
          </w:p>
        </w:tc>
        <w:tc>
          <w:tcPr>
            <w:tcW w:w="1861" w:type="pct"/>
          </w:tcPr>
          <w:p w:rsidRPr="008979A8" w:rsidR="003F11A0" w:rsidP="00615218" w:rsidRDefault="003F11A0" w14:paraId="747FB756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 xml:space="preserve">Duration To </w:t>
            </w:r>
            <w:r w:rsidRPr="008979A8">
              <w:rPr>
                <w:rFonts w:cs="Angsana New"/>
                <w:cs/>
              </w:rPr>
              <w:t xml:space="preserve">จะต้องมีค่ามากกว่าหรือเท่ากับ </w:t>
            </w:r>
            <w:r w:rsidRPr="008979A8">
              <w:rPr>
                <w:rFonts w:cs="CordiaUPC"/>
              </w:rPr>
              <w:t>Duration From</w:t>
            </w:r>
          </w:p>
          <w:p w:rsidR="003F11A0" w:rsidP="00615218" w:rsidRDefault="003F11A0" w14:paraId="62A9591F" w14:textId="77777777">
            <w:pPr>
              <w:rPr>
                <w:rFonts w:cs="CordiaUPC"/>
                <w:cs/>
              </w:rPr>
            </w:pPr>
          </w:p>
        </w:tc>
        <w:tc>
          <w:tcPr>
            <w:tcW w:w="735" w:type="pct"/>
          </w:tcPr>
          <w:p w:rsidRPr="00CD78B8" w:rsidR="003F11A0" w:rsidP="00615218" w:rsidRDefault="003F11A0" w14:paraId="15CCF645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3F11A0" w:rsidTr="00832ED6" w14:paraId="62ED756B" w14:textId="77777777">
        <w:tc>
          <w:tcPr>
            <w:tcW w:w="778" w:type="pct"/>
          </w:tcPr>
          <w:p w:rsidRPr="00304DEB" w:rsidR="003F11A0" w:rsidP="00615218" w:rsidRDefault="003F11A0" w14:paraId="5B10E56E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0001</w:t>
            </w:r>
            <w:r>
              <w:rPr>
                <w:rFonts w:ascii="CordiaUPC" w:hAnsi="CordiaUPC" w:cs="CordiaUPC"/>
                <w:sz w:val="28"/>
                <w:szCs w:val="28"/>
              </w:rPr>
              <w:t>6</w:t>
            </w:r>
          </w:p>
        </w:tc>
        <w:tc>
          <w:tcPr>
            <w:tcW w:w="1626" w:type="pct"/>
          </w:tcPr>
          <w:p w:rsidRPr="00060444" w:rsidR="003F11A0" w:rsidP="00615218" w:rsidRDefault="003F11A0" w14:paraId="323E8CA5" w14:textId="629FC8E4">
            <w:pPr>
              <w:rPr>
                <w:rFonts w:cs="CordiaUPC"/>
              </w:rPr>
            </w:pPr>
            <w:r w:rsidRPr="00060444">
              <w:rPr>
                <w:rFonts w:cs="CordiaUPC"/>
              </w:rPr>
              <w:t xml:space="preserve">Duration To </w:t>
            </w:r>
            <w:r w:rsidRPr="00060444">
              <w:rPr>
                <w:rFonts w:cs="CordiaUPC"/>
                <w:bCs/>
              </w:rPr>
              <w:t>must be less than or equal to</w:t>
            </w:r>
            <w:r w:rsidRPr="00060444">
              <w:rPr>
                <w:rFonts w:cs="CordiaUPC"/>
              </w:rPr>
              <w:t xml:space="preserve"> Package Duration</w:t>
            </w:r>
            <w:r>
              <w:rPr>
                <w:rFonts w:cs="CordiaUPC"/>
              </w:rPr>
              <w:t xml:space="preserve"> when </w:t>
            </w:r>
            <w:r w:rsidRPr="00060444">
              <w:rPr>
                <w:rFonts w:cs="CordiaUPC"/>
              </w:rPr>
              <w:t xml:space="preserve">Duration Type is </w:t>
            </w:r>
            <w:r w:rsidRPr="00060444"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Specific</w:t>
            </w:r>
            <w:r>
              <w:rPr>
                <w:rFonts w:cs="Angsana New"/>
                <w:cs/>
              </w:rPr>
              <w:t>”</w:t>
            </w:r>
            <w:r w:rsidR="00A53AFE">
              <w:rPr>
                <w:rFonts w:cs="Angsana New"/>
                <w:cs/>
              </w:rPr>
              <w:t xml:space="preserve"> </w:t>
            </w:r>
            <w:r w:rsidRPr="00A53AFE" w:rsidR="00A53AFE">
              <w:rPr>
                <w:rFonts w:cs="CordiaUPC"/>
              </w:rPr>
              <w:t>and Duration Unit is equal Package Duration Unit</w:t>
            </w:r>
            <w:r w:rsidRPr="00060444"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D96FB2" w:rsidP="00587FF4" w:rsidRDefault="003F11A0" w14:paraId="795985D3" w14:textId="77777777">
            <w:pPr>
              <w:rPr>
                <w:rFonts w:cs="CordiaUPC"/>
              </w:rPr>
            </w:pPr>
            <w:r w:rsidRPr="008979A8">
              <w:rPr>
                <w:rFonts w:cs="Angsana New"/>
                <w:cs/>
              </w:rPr>
              <w:t>ถ้า</w:t>
            </w:r>
            <w:r w:rsidRPr="008979A8">
              <w:rPr>
                <w:rFonts w:cs="CordiaUPC"/>
              </w:rPr>
              <w:t xml:space="preserve"> Duration Type </w:t>
            </w:r>
            <w:r w:rsidRPr="008979A8">
              <w:rPr>
                <w:rFonts w:cs="Angsana New"/>
                <w:cs/>
              </w:rPr>
              <w:t>เท่ากับ “</w:t>
            </w:r>
            <w:r>
              <w:rPr>
                <w:rFonts w:cs="CordiaUPC"/>
              </w:rPr>
              <w:t>Specific</w:t>
            </w:r>
            <w:r w:rsidRPr="008979A8">
              <w:rPr>
                <w:rFonts w:cs="Angsana New"/>
                <w:cs/>
              </w:rPr>
              <w:t xml:space="preserve">” </w:t>
            </w:r>
            <w:r w:rsidRPr="00A53AFE" w:rsidR="00A53AFE">
              <w:rPr>
                <w:rFonts w:cs="Angsana New"/>
                <w:cs/>
              </w:rPr>
              <w:t xml:space="preserve">และ </w:t>
            </w:r>
            <w:r w:rsidRPr="00A53AFE" w:rsidR="00A53AFE">
              <w:rPr>
                <w:rFonts w:cs="CordiaUPC"/>
              </w:rPr>
              <w:t xml:space="preserve">Duration Unit </w:t>
            </w:r>
            <w:r w:rsidRPr="00A53AFE" w:rsidR="00A53AFE">
              <w:rPr>
                <w:rFonts w:cs="Angsana New"/>
                <w:cs/>
              </w:rPr>
              <w:t xml:space="preserve">เท่ากับ </w:t>
            </w:r>
            <w:r w:rsidRPr="00A53AFE" w:rsidR="00A53AFE">
              <w:rPr>
                <w:rFonts w:cs="CordiaUPC"/>
              </w:rPr>
              <w:t xml:space="preserve">Package Duration Unit </w:t>
            </w:r>
            <w:r w:rsidRPr="008979A8">
              <w:rPr>
                <w:rFonts w:cs="Angsana New"/>
                <w:cs/>
              </w:rPr>
              <w:t>ดังนั้น</w:t>
            </w:r>
            <w:r>
              <w:rPr>
                <w:rFonts w:cs="Angsana New"/>
                <w:cs/>
              </w:rPr>
              <w:t xml:space="preserve"> </w:t>
            </w:r>
            <w:r w:rsidRPr="008979A8">
              <w:rPr>
                <w:rFonts w:cs="CordiaUPC"/>
              </w:rPr>
              <w:t xml:space="preserve">Duration To </w:t>
            </w:r>
            <w:r w:rsidRPr="008979A8">
              <w:rPr>
                <w:rFonts w:cs="Angsana New"/>
                <w:cs/>
              </w:rPr>
              <w:t xml:space="preserve">จะต้องมีค่าน้อยกว่าหรือเท่ากับ </w:t>
            </w:r>
            <w:r w:rsidRPr="008979A8">
              <w:rPr>
                <w:rFonts w:cs="CordiaUPC"/>
              </w:rPr>
              <w:t>Package</w:t>
            </w:r>
            <w:r w:rsidRPr="008979A8">
              <w:rPr>
                <w:rFonts w:cs="Angsana New"/>
                <w:cs/>
              </w:rPr>
              <w:t xml:space="preserve"> </w:t>
            </w:r>
            <w:r w:rsidRPr="008979A8">
              <w:rPr>
                <w:rFonts w:cs="CordiaUPC"/>
              </w:rPr>
              <w:t>Duration</w:t>
            </w:r>
          </w:p>
          <w:p w:rsidRPr="008979A8" w:rsidR="002113FA" w:rsidP="00587FF4" w:rsidRDefault="002113FA" w14:paraId="24A66E0F" w14:textId="7A6FD57A">
            <w:pPr>
              <w:rPr>
                <w:rFonts w:cs="CordiaUPC"/>
              </w:rPr>
            </w:pPr>
            <w:r>
              <w:rPr>
                <w:rFonts w:cs="CordiaUPC"/>
              </w:rPr>
              <w:t>Invisible</w:t>
            </w:r>
          </w:p>
        </w:tc>
        <w:tc>
          <w:tcPr>
            <w:tcW w:w="735" w:type="pct"/>
          </w:tcPr>
          <w:p w:rsidRPr="00CD78B8" w:rsidR="003F11A0" w:rsidP="00615218" w:rsidRDefault="003F11A0" w14:paraId="1FD9004E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3F11A0" w:rsidTr="00832ED6" w14:paraId="65AD8794" w14:textId="77777777">
        <w:tc>
          <w:tcPr>
            <w:tcW w:w="778" w:type="pct"/>
          </w:tcPr>
          <w:p w:rsidRPr="00304DEB" w:rsidR="003F11A0" w:rsidP="00615218" w:rsidRDefault="003F11A0" w14:paraId="4ABE75D8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0001</w:t>
            </w:r>
            <w:r>
              <w:rPr>
                <w:rFonts w:ascii="CordiaUPC" w:hAnsi="CordiaUPC" w:cs="CordiaUPC"/>
                <w:sz w:val="28"/>
                <w:szCs w:val="28"/>
              </w:rPr>
              <w:t>6</w:t>
            </w:r>
          </w:p>
        </w:tc>
        <w:tc>
          <w:tcPr>
            <w:tcW w:w="1626" w:type="pct"/>
          </w:tcPr>
          <w:p w:rsidRPr="00060444" w:rsidR="003F11A0" w:rsidP="00615218" w:rsidRDefault="003F11A0" w14:paraId="07BBAF7F" w14:textId="77777777">
            <w:pPr>
              <w:rPr>
                <w:rFonts w:cs="CordiaUPC"/>
              </w:rPr>
            </w:pPr>
            <w:r w:rsidRPr="00060444">
              <w:rPr>
                <w:rFonts w:cs="CordiaUPC"/>
              </w:rPr>
              <w:t xml:space="preserve">Duration To </w:t>
            </w:r>
            <w:r w:rsidRPr="00060444">
              <w:rPr>
                <w:rFonts w:cs="CordiaUPC"/>
                <w:bCs/>
              </w:rPr>
              <w:t>must be equal to</w:t>
            </w:r>
            <w:r w:rsidRPr="00060444">
              <w:rPr>
                <w:rFonts w:cs="CordiaUPC"/>
              </w:rPr>
              <w:t xml:space="preserve"> Package Duration when Duration Type is </w:t>
            </w:r>
            <w:r w:rsidRPr="00060444">
              <w:rPr>
                <w:rFonts w:cs="Angsana New"/>
                <w:cs/>
              </w:rPr>
              <w:t>“</w:t>
            </w:r>
            <w:r w:rsidRPr="00060444">
              <w:rPr>
                <w:rFonts w:cs="CordiaUPC"/>
              </w:rPr>
              <w:t>Depend on Package</w:t>
            </w:r>
            <w:r w:rsidRPr="00060444">
              <w:rPr>
                <w:rFonts w:cs="Angsana New"/>
                <w:cs/>
              </w:rPr>
              <w:t>”</w:t>
            </w:r>
          </w:p>
        </w:tc>
        <w:tc>
          <w:tcPr>
            <w:tcW w:w="1861" w:type="pct"/>
          </w:tcPr>
          <w:p w:rsidRPr="008979A8" w:rsidR="003F11A0" w:rsidP="00615218" w:rsidRDefault="003F11A0" w14:paraId="46484E50" w14:textId="77777777">
            <w:pPr>
              <w:rPr>
                <w:rFonts w:cs="CordiaUPC"/>
              </w:rPr>
            </w:pPr>
            <w:r w:rsidRPr="008979A8">
              <w:rPr>
                <w:rFonts w:cs="Angsana New"/>
                <w:cs/>
              </w:rPr>
              <w:t>ถ้า</w:t>
            </w:r>
            <w:r w:rsidRPr="008979A8">
              <w:rPr>
                <w:rFonts w:cs="CordiaUPC"/>
              </w:rPr>
              <w:t xml:space="preserve"> Duration Type </w:t>
            </w:r>
            <w:r w:rsidRPr="008979A8">
              <w:rPr>
                <w:rFonts w:cs="Angsana New"/>
                <w:cs/>
              </w:rPr>
              <w:t>เท่ากับ “</w:t>
            </w:r>
            <w:r w:rsidRPr="008979A8">
              <w:rPr>
                <w:rFonts w:cs="CordiaUPC"/>
              </w:rPr>
              <w:t>Depend on Package</w:t>
            </w:r>
            <w:r w:rsidRPr="008979A8">
              <w:rPr>
                <w:rFonts w:cs="Angsana New"/>
                <w:cs/>
              </w:rPr>
              <w:t>” ดังนั้น</w:t>
            </w:r>
            <w:r w:rsidRPr="008979A8">
              <w:rPr>
                <w:rFonts w:cs="CordiaUPC"/>
              </w:rPr>
              <w:t xml:space="preserve"> Duration To </w:t>
            </w:r>
            <w:r w:rsidRPr="008979A8">
              <w:rPr>
                <w:rFonts w:cs="Angsana New"/>
                <w:cs/>
              </w:rPr>
              <w:t xml:space="preserve">จะต้องมีค่าเท่ากับ </w:t>
            </w:r>
            <w:r w:rsidRPr="008979A8">
              <w:rPr>
                <w:rFonts w:cs="CordiaUPC"/>
              </w:rPr>
              <w:t>Package</w:t>
            </w:r>
            <w:r w:rsidRPr="008979A8">
              <w:rPr>
                <w:rFonts w:cs="Angsana New"/>
                <w:cs/>
              </w:rPr>
              <w:t xml:space="preserve"> </w:t>
            </w:r>
            <w:r w:rsidRPr="008979A8">
              <w:rPr>
                <w:rFonts w:cs="CordiaUPC"/>
              </w:rPr>
              <w:t>Duration</w:t>
            </w:r>
          </w:p>
        </w:tc>
        <w:tc>
          <w:tcPr>
            <w:tcW w:w="735" w:type="pct"/>
          </w:tcPr>
          <w:p w:rsidRPr="00CD78B8" w:rsidR="003F11A0" w:rsidP="00615218" w:rsidRDefault="003F11A0" w14:paraId="5EF12F39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3F11A0" w:rsidTr="00832ED6" w14:paraId="35625F98" w14:textId="77777777">
        <w:tc>
          <w:tcPr>
            <w:tcW w:w="778" w:type="pct"/>
          </w:tcPr>
          <w:p w:rsidRPr="00304DEB" w:rsidR="003F11A0" w:rsidP="00615218" w:rsidRDefault="003F11A0" w14:paraId="4D372BDB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hAnsi="CordiaUPC" w:cs="CordiaUPC"/>
                <w:sz w:val="28"/>
                <w:szCs w:val="28"/>
              </w:rPr>
              <w:t>00005</w:t>
            </w:r>
          </w:p>
        </w:tc>
        <w:tc>
          <w:tcPr>
            <w:tcW w:w="1626" w:type="pct"/>
          </w:tcPr>
          <w:p w:rsidRPr="00060444" w:rsidR="003F11A0" w:rsidP="00615218" w:rsidRDefault="003F11A0" w14:paraId="589A4A65" w14:textId="77777777">
            <w:pPr>
              <w:rPr>
                <w:rFonts w:cs="CordiaUPC"/>
              </w:rPr>
            </w:pPr>
            <w:r w:rsidRPr="00060444">
              <w:rPr>
                <w:rFonts w:cs="CordiaUPC"/>
              </w:rPr>
              <w:t xml:space="preserve">Duration From </w:t>
            </w:r>
            <w:r w:rsidRPr="00060444">
              <w:rPr>
                <w:rFonts w:cs="CordiaUPC"/>
                <w:bCs/>
              </w:rPr>
              <w:t xml:space="preserve">must be </w:t>
            </w:r>
            <w:r w:rsidRPr="00060444">
              <w:rPr>
                <w:rFonts w:cs="Angsana New"/>
                <w:bCs/>
                <w:cs/>
              </w:rPr>
              <w:t>“</w:t>
            </w:r>
            <w:r w:rsidRPr="00060444">
              <w:rPr>
                <w:rFonts w:cs="CordiaUPC"/>
                <w:bCs/>
              </w:rPr>
              <w:t>1</w:t>
            </w:r>
            <w:r w:rsidRPr="00060444">
              <w:rPr>
                <w:rFonts w:cs="Angsana New"/>
                <w:bCs/>
                <w:cs/>
              </w:rPr>
              <w:t xml:space="preserve">” </w:t>
            </w:r>
            <w:r w:rsidRPr="00060444">
              <w:rPr>
                <w:rFonts w:cs="CordiaUPC"/>
              </w:rPr>
              <w:t xml:space="preserve"> when Duration Type is </w:t>
            </w:r>
            <w:r w:rsidRPr="00060444">
              <w:rPr>
                <w:rFonts w:cs="Angsana New"/>
                <w:cs/>
              </w:rPr>
              <w:t>“</w:t>
            </w:r>
            <w:r w:rsidRPr="00060444">
              <w:rPr>
                <w:rFonts w:cs="CordiaUPC"/>
              </w:rPr>
              <w:t>Depend on Package</w:t>
            </w:r>
            <w:r w:rsidRPr="00060444">
              <w:rPr>
                <w:rFonts w:cs="Angsana New"/>
                <w:cs/>
              </w:rPr>
              <w:t>”</w:t>
            </w:r>
          </w:p>
        </w:tc>
        <w:tc>
          <w:tcPr>
            <w:tcW w:w="1861" w:type="pct"/>
          </w:tcPr>
          <w:p w:rsidRPr="008979A8" w:rsidR="003F11A0" w:rsidP="00615218" w:rsidRDefault="003F11A0" w14:paraId="3224FCBA" w14:textId="77777777">
            <w:pPr>
              <w:rPr>
                <w:rFonts w:cs="CordiaUPC"/>
                <w:cs/>
              </w:rPr>
            </w:pPr>
            <w:r w:rsidRPr="008979A8">
              <w:rPr>
                <w:rFonts w:cs="Angsana New"/>
                <w:cs/>
              </w:rPr>
              <w:t>ถ้า</w:t>
            </w:r>
            <w:r w:rsidRPr="008979A8">
              <w:rPr>
                <w:rFonts w:cs="CordiaUPC"/>
              </w:rPr>
              <w:t xml:space="preserve"> Duration Type </w:t>
            </w:r>
            <w:r w:rsidRPr="008979A8">
              <w:rPr>
                <w:rFonts w:cs="Angsana New"/>
                <w:cs/>
              </w:rPr>
              <w:t>เท่ากับ “</w:t>
            </w:r>
            <w:r w:rsidRPr="008979A8">
              <w:rPr>
                <w:rFonts w:cs="CordiaUPC"/>
              </w:rPr>
              <w:t>Depend on Package</w:t>
            </w:r>
            <w:r w:rsidRPr="008979A8">
              <w:rPr>
                <w:rFonts w:cs="Angsana New"/>
                <w:cs/>
              </w:rPr>
              <w:t>” ดังนั้น</w:t>
            </w:r>
            <w:r w:rsidRPr="008979A8">
              <w:rPr>
                <w:rFonts w:cs="CordiaUPC"/>
              </w:rPr>
              <w:t xml:space="preserve"> Duration From </w:t>
            </w:r>
            <w:r w:rsidRPr="008979A8">
              <w:rPr>
                <w:rFonts w:cs="Angsana New"/>
                <w:cs/>
              </w:rPr>
              <w:t xml:space="preserve">จะต้องมีค่าเป็น </w:t>
            </w:r>
            <w:r w:rsidRPr="008979A8">
              <w:rPr>
                <w:rFonts w:cs="CordiaUPC"/>
              </w:rPr>
              <w:t xml:space="preserve">1 </w:t>
            </w:r>
            <w:r w:rsidRPr="008979A8">
              <w:rPr>
                <w:rFonts w:cs="Angsana New"/>
                <w:cs/>
              </w:rPr>
              <w:t>เสมอ</w:t>
            </w:r>
          </w:p>
        </w:tc>
        <w:tc>
          <w:tcPr>
            <w:tcW w:w="735" w:type="pct"/>
          </w:tcPr>
          <w:p w:rsidRPr="00CD78B8" w:rsidR="003F11A0" w:rsidP="00615218" w:rsidRDefault="003F11A0" w14:paraId="500044F6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3F11A0" w:rsidTr="00832ED6" w14:paraId="0D4F9E93" w14:textId="77777777">
        <w:tc>
          <w:tcPr>
            <w:tcW w:w="778" w:type="pct"/>
          </w:tcPr>
          <w:p w:rsidRPr="00304DEB" w:rsidR="003F11A0" w:rsidP="00615218" w:rsidRDefault="00A53AFE" w14:paraId="19FA15F9" w14:textId="21D2EB00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A53AFE">
              <w:rPr>
                <w:rFonts w:ascii="CordiaUPC" w:hAnsi="CordiaUPC" w:cs="CordiaUPC"/>
                <w:sz w:val="28"/>
                <w:szCs w:val="28"/>
              </w:rPr>
              <w:t>00005</w:t>
            </w:r>
          </w:p>
        </w:tc>
        <w:tc>
          <w:tcPr>
            <w:tcW w:w="1626" w:type="pct"/>
          </w:tcPr>
          <w:p w:rsidRPr="00060444" w:rsidR="003F11A0" w:rsidP="00615218" w:rsidRDefault="003F11A0" w14:paraId="2A29BD70" w14:textId="425990FC">
            <w:pPr>
              <w:rPr>
                <w:rFonts w:cs="CordiaUPC"/>
              </w:rPr>
            </w:pPr>
            <w:r w:rsidRPr="00060444">
              <w:rPr>
                <w:rFonts w:cs="CordiaUPC"/>
              </w:rPr>
              <w:t xml:space="preserve">Duration Unit </w:t>
            </w:r>
            <w:r w:rsidRPr="00060444">
              <w:rPr>
                <w:rFonts w:cs="CordiaUPC"/>
                <w:bCs/>
              </w:rPr>
              <w:t>must be equal to</w:t>
            </w:r>
            <w:r w:rsidRPr="00060444">
              <w:rPr>
                <w:rFonts w:cs="CordiaUPC"/>
              </w:rPr>
              <w:t xml:space="preserve"> Package Duration Unit</w:t>
            </w:r>
            <w:r w:rsidR="00A53AFE">
              <w:rPr>
                <w:rFonts w:cs="Angsana New"/>
                <w:cs/>
              </w:rPr>
              <w:t xml:space="preserve"> </w:t>
            </w:r>
            <w:r w:rsidRPr="00A53AFE" w:rsidR="00A53AFE">
              <w:rPr>
                <w:rFonts w:cs="CordiaUPC"/>
              </w:rPr>
              <w:t xml:space="preserve">when Duration Type is </w:t>
            </w:r>
            <w:r w:rsidRPr="00A53AFE" w:rsidR="00A53AFE">
              <w:rPr>
                <w:rFonts w:cs="Angsana New"/>
                <w:cs/>
              </w:rPr>
              <w:t>“</w:t>
            </w:r>
            <w:r w:rsidRPr="00A53AFE" w:rsidR="00A53AFE">
              <w:rPr>
                <w:rFonts w:cs="CordiaUPC"/>
              </w:rPr>
              <w:t>Depend on Package</w:t>
            </w:r>
            <w:r w:rsidRPr="00A53AFE" w:rsidR="00A53AFE">
              <w:rPr>
                <w:rFonts w:cs="Angsana New"/>
                <w:cs/>
              </w:rPr>
              <w:t>”.</w:t>
            </w:r>
          </w:p>
        </w:tc>
        <w:tc>
          <w:tcPr>
            <w:tcW w:w="1861" w:type="pct"/>
          </w:tcPr>
          <w:p w:rsidRPr="008979A8" w:rsidR="003F11A0" w:rsidP="00615218" w:rsidRDefault="00A53AFE" w14:paraId="1E552C35" w14:textId="2256EE3D">
            <w:pPr>
              <w:rPr>
                <w:rFonts w:cs="CordiaUPC"/>
                <w:cs/>
              </w:rPr>
            </w:pPr>
            <w:r w:rsidRPr="00A53AFE">
              <w:rPr>
                <w:rFonts w:cs="Angsana New"/>
                <w:cs/>
              </w:rPr>
              <w:t xml:space="preserve">ถ้า </w:t>
            </w:r>
            <w:r w:rsidRPr="00A53AFE">
              <w:rPr>
                <w:rFonts w:cs="CordiaUPC"/>
              </w:rPr>
              <w:t xml:space="preserve">Duration Type </w:t>
            </w:r>
            <w:r w:rsidRPr="00A53AFE">
              <w:rPr>
                <w:rFonts w:cs="Angsana New"/>
                <w:cs/>
              </w:rPr>
              <w:t>เท่ากับ “</w:t>
            </w:r>
            <w:r w:rsidRPr="00A53AFE">
              <w:rPr>
                <w:rFonts w:cs="CordiaUPC"/>
              </w:rPr>
              <w:t>Depend on Package</w:t>
            </w:r>
            <w:r w:rsidRPr="00A53AFE">
              <w:rPr>
                <w:rFonts w:cs="Angsana New"/>
                <w:cs/>
              </w:rPr>
              <w:t xml:space="preserve">” ดังนั้น </w:t>
            </w:r>
            <w:r w:rsidRPr="008979A8" w:rsidR="003F11A0">
              <w:rPr>
                <w:rFonts w:cs="CordiaUPC"/>
              </w:rPr>
              <w:t xml:space="preserve">Duration Unit  </w:t>
            </w:r>
            <w:r w:rsidRPr="008979A8" w:rsidR="003F11A0">
              <w:rPr>
                <w:rFonts w:cs="Angsana New"/>
                <w:cs/>
              </w:rPr>
              <w:t xml:space="preserve">จะต้องมีค่าเท่ากับ </w:t>
            </w:r>
            <w:r w:rsidRPr="008979A8" w:rsidR="003F11A0">
              <w:rPr>
                <w:rFonts w:cs="CordiaUPC"/>
              </w:rPr>
              <w:t>Package</w:t>
            </w:r>
            <w:r w:rsidRPr="008979A8" w:rsidR="003F11A0">
              <w:rPr>
                <w:rFonts w:cs="Angsana New"/>
                <w:cs/>
              </w:rPr>
              <w:t xml:space="preserve"> </w:t>
            </w:r>
            <w:r w:rsidRPr="008979A8" w:rsidR="003F11A0">
              <w:rPr>
                <w:rFonts w:cs="CordiaUPC"/>
              </w:rPr>
              <w:t>Duration Unit</w:t>
            </w:r>
          </w:p>
        </w:tc>
        <w:tc>
          <w:tcPr>
            <w:tcW w:w="735" w:type="pct"/>
          </w:tcPr>
          <w:p w:rsidRPr="00CD78B8" w:rsidR="003F11A0" w:rsidP="00615218" w:rsidRDefault="003F11A0" w14:paraId="448DC1C6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3F11A0" w:rsidTr="00832ED6" w14:paraId="7C25AEB2" w14:textId="77777777">
        <w:tc>
          <w:tcPr>
            <w:tcW w:w="778" w:type="pct"/>
          </w:tcPr>
          <w:p w:rsidR="003F11A0" w:rsidP="00615218" w:rsidRDefault="003F11A0" w14:paraId="4283387B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26" w:type="pct"/>
          </w:tcPr>
          <w:p w:rsidRPr="00060444" w:rsidR="003F11A0" w:rsidP="00615218" w:rsidRDefault="003F11A0" w14:paraId="3F1AA0AC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Bill Cycle Type is required when </w:t>
            </w:r>
            <w:r>
              <w:t>C</w:t>
            </w:r>
            <w:r w:rsidRPr="00766CC1">
              <w:t>ustomer</w:t>
            </w:r>
            <w:r>
              <w:rPr>
                <w:rFonts w:cs="Angsana New"/>
                <w:cs/>
              </w:rPr>
              <w:t xml:space="preserve"> </w:t>
            </w:r>
            <w:r w:rsidRPr="00766CC1">
              <w:t>Type</w:t>
            </w:r>
            <w:r>
              <w:t xml:space="preserve"> is </w:t>
            </w:r>
            <w:r>
              <w:rPr>
                <w:rFonts w:cs="Angsana New"/>
                <w:cs/>
              </w:rPr>
              <w:t>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>”.</w:t>
            </w:r>
          </w:p>
        </w:tc>
        <w:tc>
          <w:tcPr>
            <w:tcW w:w="1861" w:type="pct"/>
          </w:tcPr>
          <w:p w:rsidRPr="008979A8" w:rsidR="003F11A0" w:rsidP="00615218" w:rsidRDefault="003F11A0" w14:paraId="7B92C617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ถ้า </w:t>
            </w:r>
            <w:r w:rsidRPr="00766CC1">
              <w:t>customerType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Pre</w:t>
            </w:r>
            <w:r>
              <w:rPr>
                <w:rFonts w:cs="Angsana New"/>
                <w:cs/>
              </w:rPr>
              <w:t>-</w:t>
            </w:r>
            <w:r>
              <w:rPr>
                <w:rFonts w:cs="CordiaUPC"/>
              </w:rP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ดังนั้น </w:t>
            </w:r>
            <w:r>
              <w:rPr>
                <w:rFonts w:cs="CordiaUPC"/>
              </w:rPr>
              <w:t xml:space="preserve">Bill Cycle Type </w:t>
            </w:r>
            <w:r>
              <w:rPr>
                <w:rFonts w:hint="cs" w:cs="Angsana New"/>
                <w:cs/>
              </w:rPr>
              <w:t xml:space="preserve">จะต้องเป็น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="003F11A0" w:rsidP="00615218" w:rsidRDefault="003F11A0" w14:paraId="48C657DE" w14:textId="77777777">
            <w:pPr>
              <w:rPr>
                <w:rFonts w:cs="CordiaUPC"/>
                <w:szCs w:val="36"/>
              </w:rPr>
            </w:pPr>
            <w:r w:rsidRPr="001B0BC3">
              <w:rPr>
                <w:rFonts w:cs="CordiaUPC"/>
                <w:szCs w:val="36"/>
              </w:rPr>
              <w:t>Yes</w:t>
            </w:r>
          </w:p>
        </w:tc>
      </w:tr>
      <w:tr w:rsidR="003F11A0" w:rsidTr="00832ED6" w14:paraId="1D8F3759" w14:textId="77777777">
        <w:tc>
          <w:tcPr>
            <w:tcW w:w="778" w:type="pct"/>
          </w:tcPr>
          <w:p w:rsidR="003F11A0" w:rsidP="00615218" w:rsidRDefault="003F11A0" w14:paraId="4CABD4B4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26" w:type="pct"/>
          </w:tcPr>
          <w:p w:rsidRPr="00060444" w:rsidR="003F11A0" w:rsidP="00615218" w:rsidRDefault="003F11A0" w14:paraId="770BE8E9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Bill Cycle Value is required when </w:t>
            </w:r>
            <w:r>
              <w:t>C</w:t>
            </w:r>
            <w:r w:rsidRPr="00766CC1">
              <w:t>ustomer</w:t>
            </w:r>
            <w:r>
              <w:rPr>
                <w:rFonts w:cs="Angsana New"/>
                <w:cs/>
              </w:rPr>
              <w:t xml:space="preserve"> </w:t>
            </w:r>
            <w:r w:rsidRPr="00766CC1">
              <w:t>Type</w:t>
            </w:r>
            <w:r>
              <w:t xml:space="preserve"> is </w:t>
            </w:r>
            <w:r>
              <w:rPr>
                <w:rFonts w:cs="Angsana New"/>
                <w:cs/>
              </w:rPr>
              <w:t>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>”.</w:t>
            </w:r>
          </w:p>
        </w:tc>
        <w:tc>
          <w:tcPr>
            <w:tcW w:w="1861" w:type="pct"/>
          </w:tcPr>
          <w:p w:rsidRPr="008979A8" w:rsidR="003F11A0" w:rsidP="00615218" w:rsidRDefault="003F11A0" w14:paraId="1EF32596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ถ้า </w:t>
            </w:r>
            <w:r w:rsidRPr="00766CC1">
              <w:t>customerType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Pre</w:t>
            </w:r>
            <w:r>
              <w:rPr>
                <w:rFonts w:cs="Angsana New"/>
                <w:cs/>
              </w:rPr>
              <w:t>-</w:t>
            </w:r>
            <w:r>
              <w:rPr>
                <w:rFonts w:cs="CordiaUPC"/>
              </w:rP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ดังนั้น </w:t>
            </w:r>
            <w:r>
              <w:rPr>
                <w:rFonts w:cs="CordiaUPC"/>
              </w:rPr>
              <w:t xml:space="preserve">Bill Cycle Value </w:t>
            </w:r>
            <w:r>
              <w:rPr>
                <w:rFonts w:hint="cs" w:cs="Angsana New"/>
                <w:cs/>
              </w:rPr>
              <w:t xml:space="preserve">จะต้องเป็น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="003F11A0" w:rsidP="00615218" w:rsidRDefault="003F11A0" w14:paraId="70F5B78B" w14:textId="77777777">
            <w:pPr>
              <w:rPr>
                <w:rFonts w:cs="CordiaUPC"/>
                <w:szCs w:val="36"/>
              </w:rPr>
            </w:pPr>
            <w:r w:rsidRPr="001B0BC3">
              <w:rPr>
                <w:rFonts w:cs="CordiaUPC"/>
                <w:szCs w:val="36"/>
              </w:rPr>
              <w:t>Yes</w:t>
            </w:r>
          </w:p>
        </w:tc>
      </w:tr>
      <w:tr w:rsidR="003F11A0" w:rsidTr="00832ED6" w14:paraId="3BA8EFDD" w14:textId="77777777">
        <w:tc>
          <w:tcPr>
            <w:tcW w:w="778" w:type="pct"/>
          </w:tcPr>
          <w:p w:rsidR="003F11A0" w:rsidP="00615218" w:rsidRDefault="003F11A0" w14:paraId="1A4B21E2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26" w:type="pct"/>
          </w:tcPr>
          <w:p w:rsidRPr="00060444" w:rsidR="003F11A0" w:rsidP="00615218" w:rsidRDefault="003F11A0" w14:paraId="4F5F98B1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Bill Cycle Unit is required when </w:t>
            </w:r>
            <w:r>
              <w:t>C</w:t>
            </w:r>
            <w:r w:rsidRPr="00766CC1">
              <w:t>ustomer</w:t>
            </w:r>
            <w:r>
              <w:rPr>
                <w:rFonts w:cs="Angsana New"/>
                <w:cs/>
              </w:rPr>
              <w:t xml:space="preserve"> </w:t>
            </w:r>
            <w:r w:rsidRPr="00766CC1">
              <w:t>Type</w:t>
            </w:r>
            <w:r>
              <w:t xml:space="preserve"> is </w:t>
            </w:r>
            <w:r>
              <w:rPr>
                <w:rFonts w:cs="Angsana New"/>
                <w:cs/>
              </w:rPr>
              <w:t>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>”.</w:t>
            </w:r>
          </w:p>
        </w:tc>
        <w:tc>
          <w:tcPr>
            <w:tcW w:w="1861" w:type="pct"/>
          </w:tcPr>
          <w:p w:rsidRPr="008979A8" w:rsidR="003F11A0" w:rsidP="00615218" w:rsidRDefault="003F11A0" w14:paraId="2171A3FB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ถ้า </w:t>
            </w:r>
            <w:r w:rsidRPr="00766CC1">
              <w:t>customerType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Pre</w:t>
            </w:r>
            <w:r>
              <w:rPr>
                <w:rFonts w:cs="Angsana New"/>
                <w:cs/>
              </w:rPr>
              <w:t>-</w:t>
            </w:r>
            <w:r>
              <w:rPr>
                <w:rFonts w:cs="CordiaUPC"/>
              </w:rP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ดังนั้น </w:t>
            </w:r>
            <w:r>
              <w:rPr>
                <w:rFonts w:cs="CordiaUPC"/>
              </w:rPr>
              <w:t xml:space="preserve">Bill Cycle Unit </w:t>
            </w:r>
            <w:r>
              <w:rPr>
                <w:rFonts w:hint="cs" w:cs="Angsana New"/>
                <w:cs/>
              </w:rPr>
              <w:t xml:space="preserve">จะต้องเป็น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="003F11A0" w:rsidP="00615218" w:rsidRDefault="003F11A0" w14:paraId="1FAC9A52" w14:textId="77777777">
            <w:pPr>
              <w:rPr>
                <w:rFonts w:cs="CordiaUPC"/>
                <w:szCs w:val="36"/>
              </w:rPr>
            </w:pPr>
            <w:r w:rsidRPr="001B0BC3">
              <w:rPr>
                <w:rFonts w:cs="CordiaUPC"/>
                <w:szCs w:val="36"/>
              </w:rPr>
              <w:t>Yes</w:t>
            </w:r>
          </w:p>
        </w:tc>
      </w:tr>
      <w:tr w:rsidR="003F11A0" w:rsidTr="00832ED6" w14:paraId="4FE17E49" w14:textId="77777777">
        <w:tc>
          <w:tcPr>
            <w:tcW w:w="778" w:type="pct"/>
          </w:tcPr>
          <w:p w:rsidRPr="000E5AB7" w:rsidR="003F11A0" w:rsidP="00615218" w:rsidRDefault="003F11A0" w14:paraId="5B06D457" w14:textId="77777777">
            <w:pPr>
              <w:rPr>
                <w:rFonts w:cs="CordiaUPC"/>
              </w:rPr>
            </w:pPr>
            <w:r w:rsidRPr="00C40991">
              <w:t>00023</w:t>
            </w:r>
          </w:p>
        </w:tc>
        <w:tc>
          <w:tcPr>
            <w:tcW w:w="1626" w:type="pct"/>
          </w:tcPr>
          <w:p w:rsidR="003F11A0" w:rsidP="00615218" w:rsidRDefault="003F11A0" w14:paraId="300CEC64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Bill Cycle Value</w:t>
            </w:r>
            <w:r>
              <w:t xml:space="preserve"> must be Integer </w:t>
            </w:r>
            <w:r>
              <w:rPr>
                <w:rFonts w:cs="Angsana New"/>
                <w:cs/>
              </w:rPr>
              <w:t>(</w:t>
            </w:r>
            <w:r>
              <w:t>Min 1, Max 99,999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1861" w:type="pct"/>
          </w:tcPr>
          <w:p w:rsidR="003F11A0" w:rsidP="00615218" w:rsidRDefault="003F11A0" w14:paraId="7AD5898C" w14:textId="6E197F4C">
            <w:pPr>
              <w:rPr>
                <w:rFonts w:cs="CordiaUPC"/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billCycleValue </w:t>
            </w:r>
            <w:r>
              <w:rPr>
                <w:rFonts w:hint="cs"/>
                <w:cs/>
              </w:rPr>
              <w:t xml:space="preserve">มีค่า ดังนั้น </w:t>
            </w:r>
            <w:r>
              <w:t xml:space="preserve">billCycleValue </w:t>
            </w:r>
            <w:r>
              <w:rPr>
                <w:rFonts w:hint="cs"/>
                <w:cs/>
              </w:rPr>
              <w:t xml:space="preserve">จะต้องเป็นจำนวนเต็มและมีค่าอยู่ในช่วง </w:t>
            </w:r>
            <w:r>
              <w:t xml:space="preserve">1 </w:t>
            </w:r>
            <w:r>
              <w:rPr>
                <w:rFonts w:cs="Angsana New"/>
                <w:cs/>
              </w:rPr>
              <w:t xml:space="preserve">– </w:t>
            </w:r>
            <w:r>
              <w:t>99,999</w:t>
            </w:r>
          </w:p>
        </w:tc>
        <w:tc>
          <w:tcPr>
            <w:tcW w:w="735" w:type="pct"/>
          </w:tcPr>
          <w:p w:rsidRPr="001B0BC3" w:rsidR="003F11A0" w:rsidP="00615218" w:rsidRDefault="003F11A0" w14:paraId="6D0ABC2A" w14:textId="77777777">
            <w:pPr>
              <w:rPr>
                <w:rFonts w:cs="CordiaUPC"/>
                <w:szCs w:val="36"/>
              </w:rPr>
            </w:pPr>
          </w:p>
        </w:tc>
      </w:tr>
      <w:tr w:rsidR="003F11A0" w:rsidTr="00832ED6" w14:paraId="650CDC0D" w14:textId="77777777">
        <w:tc>
          <w:tcPr>
            <w:tcW w:w="778" w:type="pct"/>
          </w:tcPr>
          <w:p w:rsidRPr="000E5AB7" w:rsidR="003F11A0" w:rsidP="00615218" w:rsidRDefault="003F11A0" w14:paraId="18B68712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0001</w:t>
            </w:r>
            <w:r>
              <w:rPr>
                <w:rFonts w:ascii="CordiaUPC" w:hAnsi="CordiaUPC" w:cs="CordiaUPC"/>
                <w:sz w:val="28"/>
                <w:szCs w:val="28"/>
              </w:rPr>
              <w:t>6</w:t>
            </w:r>
          </w:p>
        </w:tc>
        <w:tc>
          <w:tcPr>
            <w:tcW w:w="1626" w:type="pct"/>
          </w:tcPr>
          <w:p w:rsidR="003F11A0" w:rsidP="00615218" w:rsidRDefault="003F11A0" w14:paraId="2D687B22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Bill Cycle Value</w:t>
            </w:r>
            <w:r>
              <w:rPr>
                <w:rFonts w:cs="Angsana New"/>
                <w:cs/>
              </w:rPr>
              <w:t xml:space="preserve"> </w:t>
            </w:r>
            <w:r w:rsidRPr="00060444">
              <w:rPr>
                <w:rFonts w:cs="CordiaUPC"/>
                <w:bCs/>
              </w:rPr>
              <w:t>must be equal to</w:t>
            </w:r>
            <w:r w:rsidRPr="00060444">
              <w:rPr>
                <w:rFonts w:cs="CordiaUPC"/>
              </w:rPr>
              <w:t xml:space="preserve"> Package Duration when Duration Type is </w:t>
            </w:r>
            <w:r w:rsidRPr="00060444">
              <w:rPr>
                <w:rFonts w:cs="Angsana New"/>
                <w:cs/>
              </w:rPr>
              <w:t>“</w:t>
            </w:r>
            <w:r w:rsidRPr="00060444">
              <w:rPr>
                <w:rFonts w:cs="CordiaUPC"/>
              </w:rPr>
              <w:t>Depend on Package</w:t>
            </w:r>
            <w:r w:rsidRPr="00060444">
              <w:rPr>
                <w:rFonts w:cs="Angsana New"/>
                <w:cs/>
              </w:rPr>
              <w:t>”</w:t>
            </w:r>
          </w:p>
        </w:tc>
        <w:tc>
          <w:tcPr>
            <w:tcW w:w="1861" w:type="pct"/>
          </w:tcPr>
          <w:p w:rsidR="003F11A0" w:rsidP="00615218" w:rsidRDefault="003F11A0" w14:paraId="1C4886AB" w14:textId="77777777">
            <w:pPr>
              <w:rPr>
                <w:rFonts w:cs="CordiaUPC"/>
                <w:cs/>
              </w:rPr>
            </w:pPr>
            <w:r w:rsidRPr="008979A8">
              <w:rPr>
                <w:rFonts w:cs="Angsana New"/>
                <w:cs/>
              </w:rPr>
              <w:t xml:space="preserve">ถ้า </w:t>
            </w:r>
            <w:r>
              <w:rPr>
                <w:rFonts w:cs="CordiaUPC"/>
              </w:rPr>
              <w:t>Bill Cycle</w:t>
            </w:r>
            <w:r w:rsidRPr="008979A8">
              <w:rPr>
                <w:rFonts w:cs="CordiaUPC"/>
              </w:rPr>
              <w:t xml:space="preserve"> Type </w:t>
            </w:r>
            <w:r w:rsidRPr="008979A8">
              <w:rPr>
                <w:rFonts w:cs="Angsana New"/>
                <w:cs/>
              </w:rPr>
              <w:t>เท่ากับ “</w:t>
            </w:r>
            <w:r w:rsidRPr="008979A8">
              <w:rPr>
                <w:rFonts w:cs="CordiaUPC"/>
              </w:rPr>
              <w:t>Depend on Package</w:t>
            </w:r>
            <w:r w:rsidRPr="008979A8">
              <w:rPr>
                <w:rFonts w:cs="Angsana New"/>
                <w:cs/>
              </w:rPr>
              <w:t xml:space="preserve">” ดังนั้น </w:t>
            </w:r>
            <w:r>
              <w:rPr>
                <w:rFonts w:cs="CordiaUPC"/>
              </w:rPr>
              <w:t>Bill Cycle Value</w:t>
            </w:r>
            <w:r w:rsidRPr="008979A8">
              <w:rPr>
                <w:rFonts w:cs="Angsana New"/>
                <w:cs/>
              </w:rPr>
              <w:t xml:space="preserve"> จะต้องมีค่าเท่ากับ </w:t>
            </w:r>
            <w:r w:rsidRPr="008979A8">
              <w:rPr>
                <w:rFonts w:cs="CordiaUPC"/>
              </w:rPr>
              <w:t>Package</w:t>
            </w:r>
            <w:r w:rsidRPr="008979A8">
              <w:rPr>
                <w:rFonts w:cs="Angsana New"/>
                <w:cs/>
              </w:rPr>
              <w:t xml:space="preserve"> </w:t>
            </w:r>
            <w:r>
              <w:rPr>
                <w:rFonts w:cs="CordiaUPC"/>
              </w:rPr>
              <w:t>Bill Cycle</w:t>
            </w:r>
          </w:p>
        </w:tc>
        <w:tc>
          <w:tcPr>
            <w:tcW w:w="735" w:type="pct"/>
          </w:tcPr>
          <w:p w:rsidRPr="001B0BC3" w:rsidR="003F11A0" w:rsidP="00615218" w:rsidRDefault="003F11A0" w14:paraId="25631442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3F11A0" w:rsidTr="00832ED6" w14:paraId="3B7666A6" w14:textId="77777777">
        <w:tc>
          <w:tcPr>
            <w:tcW w:w="778" w:type="pct"/>
          </w:tcPr>
          <w:p w:rsidRPr="000E5AB7" w:rsidR="003F11A0" w:rsidP="00615218" w:rsidRDefault="003F11A0" w14:paraId="3962C1C7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0001</w:t>
            </w:r>
            <w:r>
              <w:rPr>
                <w:rFonts w:ascii="CordiaUPC" w:hAnsi="CordiaUPC" w:cs="CordiaUPC"/>
                <w:sz w:val="28"/>
                <w:szCs w:val="28"/>
              </w:rPr>
              <w:t>6</w:t>
            </w:r>
          </w:p>
        </w:tc>
        <w:tc>
          <w:tcPr>
            <w:tcW w:w="1626" w:type="pct"/>
          </w:tcPr>
          <w:p w:rsidR="003F11A0" w:rsidP="00615218" w:rsidRDefault="003F11A0" w14:paraId="1CB0CE14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Bill Cycle Unit </w:t>
            </w:r>
            <w:r w:rsidRPr="00060444">
              <w:rPr>
                <w:rFonts w:cs="CordiaUPC"/>
                <w:bCs/>
              </w:rPr>
              <w:t>must be equal to</w:t>
            </w:r>
            <w:r w:rsidRPr="00060444">
              <w:rPr>
                <w:rFonts w:cs="CordiaUPC"/>
                <w:cs/>
              </w:rPr>
              <w:t xml:space="preserve"> </w:t>
            </w:r>
            <w:r w:rsidRPr="00060444">
              <w:rPr>
                <w:rFonts w:cs="CordiaUPC"/>
              </w:rPr>
              <w:t xml:space="preserve">Package Duration when Duration Type is </w:t>
            </w:r>
            <w:r w:rsidRPr="00060444">
              <w:rPr>
                <w:rFonts w:cs="Angsana New"/>
                <w:cs/>
              </w:rPr>
              <w:t>“</w:t>
            </w:r>
            <w:r w:rsidRPr="00060444">
              <w:rPr>
                <w:rFonts w:cs="CordiaUPC"/>
              </w:rPr>
              <w:t>Depend on Package</w:t>
            </w:r>
            <w:r w:rsidRPr="00060444">
              <w:rPr>
                <w:rFonts w:cs="Angsana New"/>
                <w:cs/>
              </w:rPr>
              <w:t>”</w:t>
            </w:r>
          </w:p>
        </w:tc>
        <w:tc>
          <w:tcPr>
            <w:tcW w:w="1861" w:type="pct"/>
          </w:tcPr>
          <w:p w:rsidR="003F11A0" w:rsidP="00615218" w:rsidRDefault="003F11A0" w14:paraId="45DEA67D" w14:textId="77777777">
            <w:pPr>
              <w:rPr>
                <w:rFonts w:cs="CordiaUPC"/>
                <w:cs/>
              </w:rPr>
            </w:pPr>
            <w:r w:rsidRPr="008979A8">
              <w:rPr>
                <w:rFonts w:cs="Angsana New"/>
                <w:cs/>
              </w:rPr>
              <w:t xml:space="preserve">ถ้า </w:t>
            </w:r>
            <w:r>
              <w:rPr>
                <w:rFonts w:cs="CordiaUPC"/>
              </w:rPr>
              <w:t>Bill Cycle</w:t>
            </w:r>
            <w:r w:rsidRPr="008979A8">
              <w:rPr>
                <w:rFonts w:cs="CordiaUPC"/>
              </w:rPr>
              <w:t xml:space="preserve"> Type </w:t>
            </w:r>
            <w:r w:rsidRPr="008979A8">
              <w:rPr>
                <w:rFonts w:cs="Angsana New"/>
                <w:cs/>
              </w:rPr>
              <w:t>เท่ากับ “</w:t>
            </w:r>
            <w:r w:rsidRPr="008979A8">
              <w:rPr>
                <w:rFonts w:cs="CordiaUPC"/>
              </w:rPr>
              <w:t>Depend on Package</w:t>
            </w:r>
            <w:r w:rsidRPr="008979A8">
              <w:rPr>
                <w:rFonts w:cs="Angsana New"/>
                <w:cs/>
              </w:rPr>
              <w:t xml:space="preserve">” ดังนั้น </w:t>
            </w:r>
            <w:r>
              <w:rPr>
                <w:rFonts w:cs="CordiaUPC"/>
              </w:rPr>
              <w:t>Bill Cycle Unit</w:t>
            </w:r>
            <w:r w:rsidRPr="008979A8">
              <w:rPr>
                <w:rFonts w:cs="Angsana New"/>
                <w:cs/>
              </w:rPr>
              <w:t xml:space="preserve"> จะต้องมีค่าเท่ากับ </w:t>
            </w:r>
            <w:r w:rsidRPr="008979A8">
              <w:rPr>
                <w:rFonts w:cs="CordiaUPC"/>
              </w:rPr>
              <w:t>Package</w:t>
            </w:r>
            <w:r w:rsidRPr="008979A8">
              <w:rPr>
                <w:rFonts w:cs="Angsana New"/>
                <w:cs/>
              </w:rPr>
              <w:t xml:space="preserve"> </w:t>
            </w:r>
            <w:r>
              <w:rPr>
                <w:rFonts w:cs="CordiaUPC"/>
              </w:rPr>
              <w:t>Bill Cycle Unit</w:t>
            </w:r>
          </w:p>
        </w:tc>
        <w:tc>
          <w:tcPr>
            <w:tcW w:w="735" w:type="pct"/>
          </w:tcPr>
          <w:p w:rsidRPr="001B0BC3" w:rsidR="003F11A0" w:rsidP="00615218" w:rsidRDefault="003F11A0" w14:paraId="09A5DF5B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3F11A0" w:rsidTr="006B5EF1" w14:paraId="1F5F69AE" w14:textId="77777777">
        <w:tc>
          <w:tcPr>
            <w:tcW w:w="5000" w:type="pct"/>
            <w:gridSpan w:val="4"/>
            <w:shd w:val="clear" w:color="auto" w:fill="C2D69B" w:themeFill="accent3" w:themeFillTint="99"/>
          </w:tcPr>
          <w:p w:rsidR="003F11A0" w:rsidP="00615218" w:rsidRDefault="003F11A0" w14:paraId="26A191B4" w14:textId="10082C8B">
            <w:pPr>
              <w:pStyle w:val="HeaderTable"/>
            </w:pPr>
            <w:r>
              <w:t>Manage FN Number</w:t>
            </w:r>
            <w:r>
              <w:rPr>
                <w:rFonts w:hint="cs" w:cs="Angsana New"/>
                <w:cs/>
                <w:lang w:bidi="th-TH"/>
              </w:rPr>
              <w:t xml:space="preserve"> </w:t>
            </w:r>
            <w:r>
              <w:rPr>
                <w:lang w:bidi="th-TH"/>
              </w:rPr>
              <w:t>Detail Section</w:t>
            </w:r>
          </w:p>
        </w:tc>
      </w:tr>
      <w:tr w:rsidR="003F11A0" w:rsidTr="00832ED6" w14:paraId="5C3C8E62" w14:textId="77777777">
        <w:tc>
          <w:tcPr>
            <w:tcW w:w="778" w:type="pct"/>
          </w:tcPr>
          <w:p w:rsidRPr="000E5AB7" w:rsidR="003F11A0" w:rsidP="00615218" w:rsidRDefault="003F11A0" w14:paraId="0DCE54CA" w14:textId="2A496C39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26" w:type="pct"/>
          </w:tcPr>
          <w:p w:rsidR="003F11A0" w:rsidP="00615218" w:rsidRDefault="003F11A0" w14:paraId="3F978F84" w14:textId="3CFDECF6">
            <w:pPr>
              <w:rPr>
                <w:rFonts w:cs="CordiaUPC"/>
              </w:rPr>
            </w:pPr>
            <w:r>
              <w:rPr>
                <w:rFonts w:cs="CordiaUPC"/>
              </w:rPr>
              <w:t>Channel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Pr="008979A8" w:rsidR="003F11A0" w:rsidP="00615218" w:rsidRDefault="003F11A0" w14:paraId="34699565" w14:textId="26E6C20A">
            <w:pPr>
              <w:rPr>
                <w:rFonts w:cs="CordiaUPC"/>
                <w:cs/>
              </w:rPr>
            </w:pPr>
            <w:r>
              <w:rPr>
                <w:rFonts w:cs="CordiaUPC"/>
              </w:rPr>
              <w:t xml:space="preserve">Channel </w:t>
            </w:r>
            <w:r>
              <w:rPr>
                <w:rFonts w:hint="cs" w:cs="Angsana New"/>
                <w:cs/>
              </w:rPr>
              <w:t xml:space="preserve">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="003F11A0" w:rsidP="00615218" w:rsidRDefault="003F11A0" w14:paraId="51950062" w14:textId="77777777">
            <w:pPr>
              <w:rPr>
                <w:rFonts w:cs="CordiaUPC"/>
                <w:szCs w:val="36"/>
              </w:rPr>
            </w:pPr>
          </w:p>
        </w:tc>
      </w:tr>
      <w:tr w:rsidR="003F11A0" w:rsidTr="00832ED6" w14:paraId="7BE92DC8" w14:textId="77777777">
        <w:tc>
          <w:tcPr>
            <w:tcW w:w="778" w:type="pct"/>
          </w:tcPr>
          <w:p w:rsidRPr="000E5AB7" w:rsidR="003F11A0" w:rsidP="00615218" w:rsidRDefault="003F11A0" w14:paraId="0F1FF616" w14:textId="3CB0C779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F8391B">
              <w:rPr>
                <w:rFonts w:ascii="CordiaUPC" w:hAnsi="CordiaUPC" w:cs="CordiaUPC"/>
                <w:sz w:val="28"/>
                <w:szCs w:val="28"/>
              </w:rPr>
              <w:t>00024</w:t>
            </w:r>
          </w:p>
        </w:tc>
        <w:tc>
          <w:tcPr>
            <w:tcW w:w="1626" w:type="pct"/>
          </w:tcPr>
          <w:p w:rsidR="003F11A0" w:rsidP="00615218" w:rsidRDefault="003F11A0" w14:paraId="58306EC6" w14:textId="1D8FBB01">
            <w:pPr>
              <w:rPr>
                <w:rFonts w:cs="CordiaUPC"/>
              </w:rPr>
            </w:pPr>
            <w:r>
              <w:t>Action Fee must have value at least 1 row</w:t>
            </w:r>
            <w:r>
              <w:rPr>
                <w:cs/>
              </w:rPr>
              <w:t>.</w:t>
            </w:r>
          </w:p>
        </w:tc>
        <w:tc>
          <w:tcPr>
            <w:tcW w:w="1861" w:type="pct"/>
          </w:tcPr>
          <w:p w:rsidRPr="008979A8" w:rsidR="003F11A0" w:rsidP="00615218" w:rsidRDefault="003F11A0" w14:paraId="55169864" w14:textId="2ECE7397">
            <w:pPr>
              <w:rPr>
                <w:rFonts w:cs="CordiaUPC"/>
                <w:cs/>
              </w:rPr>
            </w:pPr>
            <w:r>
              <w:rPr>
                <w:rFonts w:hint="cs"/>
                <w:cs/>
              </w:rPr>
              <w:t xml:space="preserve">จะต้องมี </w:t>
            </w:r>
            <w:r>
              <w:t xml:space="preserve">Action Fee Table </w:t>
            </w:r>
            <w:r>
              <w:rPr>
                <w:rFonts w:hint="cs"/>
                <w:cs/>
              </w:rPr>
              <w:t xml:space="preserve">อย่างน้อย </w:t>
            </w:r>
            <w:r>
              <w:t>1 Row</w:t>
            </w:r>
            <w:r>
              <w:rPr>
                <w:rFonts w:hint="cs"/>
                <w:cs/>
              </w:rPr>
              <w:t xml:space="preserve"> </w:t>
            </w:r>
          </w:p>
        </w:tc>
        <w:tc>
          <w:tcPr>
            <w:tcW w:w="735" w:type="pct"/>
          </w:tcPr>
          <w:p w:rsidR="003F11A0" w:rsidP="00615218" w:rsidRDefault="003F11A0" w14:paraId="5EE114D6" w14:textId="77777777">
            <w:pPr>
              <w:rPr>
                <w:rFonts w:cs="CordiaUPC"/>
                <w:szCs w:val="36"/>
              </w:rPr>
            </w:pPr>
          </w:p>
        </w:tc>
      </w:tr>
      <w:tr w:rsidR="003F11A0" w:rsidTr="006B5EF1" w14:paraId="7C816E71" w14:textId="77777777">
        <w:tc>
          <w:tcPr>
            <w:tcW w:w="5000" w:type="pct"/>
            <w:gridSpan w:val="4"/>
            <w:shd w:val="clear" w:color="auto" w:fill="C2D69B" w:themeFill="accent3" w:themeFillTint="99"/>
          </w:tcPr>
          <w:p w:rsidR="003F11A0" w:rsidP="00615218" w:rsidRDefault="003F11A0" w14:paraId="7D24814D" w14:textId="08CC0418">
            <w:pPr>
              <w:pStyle w:val="HeaderTable"/>
            </w:pPr>
            <w:r>
              <w:t>End Manage FN Number</w:t>
            </w:r>
            <w:r>
              <w:rPr>
                <w:rFonts w:hint="cs" w:cs="Angsana New"/>
                <w:cs/>
                <w:lang w:bidi="th-TH"/>
              </w:rPr>
              <w:t xml:space="preserve"> </w:t>
            </w:r>
            <w:r>
              <w:rPr>
                <w:lang w:bidi="th-TH"/>
              </w:rPr>
              <w:t>Detail Section</w:t>
            </w:r>
          </w:p>
        </w:tc>
      </w:tr>
      <w:tr w:rsidR="003F11A0" w:rsidTr="00500F95" w14:paraId="0DD9053F" w14:textId="77777777">
        <w:tc>
          <w:tcPr>
            <w:tcW w:w="5000" w:type="pct"/>
            <w:gridSpan w:val="4"/>
            <w:shd w:val="clear" w:color="auto" w:fill="C2D69B" w:themeFill="accent3" w:themeFillTint="99"/>
          </w:tcPr>
          <w:p w:rsidR="003F11A0" w:rsidP="00615218" w:rsidRDefault="003F11A0" w14:paraId="267FBF42" w14:textId="5F7F036B">
            <w:pPr>
              <w:pStyle w:val="HeaderTable"/>
            </w:pPr>
            <w:r>
              <w:t>Action Fee</w:t>
            </w:r>
            <w:r>
              <w:rPr>
                <w:rFonts w:hint="cs" w:cs="Angsana New"/>
                <w:cs/>
                <w:lang w:bidi="th-TH"/>
              </w:rPr>
              <w:t xml:space="preserve"> </w:t>
            </w:r>
            <w:r>
              <w:rPr>
                <w:lang w:bidi="th-TH"/>
              </w:rPr>
              <w:t>Detail Section</w:t>
            </w:r>
          </w:p>
        </w:tc>
      </w:tr>
      <w:tr w:rsidR="003F11A0" w:rsidTr="00832ED6" w14:paraId="6F86A4EC" w14:textId="77777777">
        <w:tc>
          <w:tcPr>
            <w:tcW w:w="778" w:type="pct"/>
          </w:tcPr>
          <w:p w:rsidRPr="000E5AB7" w:rsidR="003F11A0" w:rsidP="00615218" w:rsidRDefault="003F11A0" w14:paraId="59AAF330" w14:textId="5E775B3B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26" w:type="pct"/>
          </w:tcPr>
          <w:p w:rsidR="003F11A0" w:rsidP="00615218" w:rsidRDefault="003F11A0" w14:paraId="0E406636" w14:textId="35E4FA60">
            <w:pPr>
              <w:rPr>
                <w:rFonts w:cs="CordiaUPC"/>
              </w:rPr>
            </w:pPr>
            <w:r>
              <w:rPr>
                <w:rFonts w:cs="CordiaUPC"/>
              </w:rPr>
              <w:t>Action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Pr="008979A8" w:rsidR="003F11A0" w:rsidP="00615218" w:rsidRDefault="003F11A0" w14:paraId="579DDD10" w14:textId="70555DAB">
            <w:pPr>
              <w:rPr>
                <w:rFonts w:cs="CordiaUPC"/>
                <w:cs/>
              </w:rPr>
            </w:pPr>
            <w:r>
              <w:rPr>
                <w:rFonts w:cs="CordiaUPC"/>
              </w:rPr>
              <w:t xml:space="preserve">actionFN </w:t>
            </w:r>
            <w:r>
              <w:rPr>
                <w:rFonts w:hint="cs" w:cs="Angsana New"/>
                <w:cs/>
              </w:rPr>
              <w:t xml:space="preserve">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="003F11A0" w:rsidP="00615218" w:rsidRDefault="003F11A0" w14:paraId="5E369889" w14:textId="77777777">
            <w:pPr>
              <w:rPr>
                <w:rFonts w:cs="CordiaUPC"/>
                <w:szCs w:val="36"/>
              </w:rPr>
            </w:pPr>
          </w:p>
        </w:tc>
      </w:tr>
      <w:tr w:rsidR="003F11A0" w:rsidTr="00832ED6" w14:paraId="316C8181" w14:textId="77777777">
        <w:tc>
          <w:tcPr>
            <w:tcW w:w="778" w:type="pct"/>
          </w:tcPr>
          <w:p w:rsidRPr="000E5AB7" w:rsidR="003F11A0" w:rsidP="00615218" w:rsidRDefault="003F11A0" w14:paraId="1B71D3D1" w14:textId="4D23AD90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930239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26" w:type="pct"/>
          </w:tcPr>
          <w:p w:rsidR="003F11A0" w:rsidP="00615218" w:rsidRDefault="003F11A0" w14:paraId="78D7C9EC" w14:textId="43945873">
            <w:pPr>
              <w:rPr>
                <w:rFonts w:cs="CordiaUPC"/>
              </w:rPr>
            </w:pPr>
            <w:r>
              <w:rPr>
                <w:rFonts w:cs="CordiaUPC"/>
              </w:rPr>
              <w:t>Fee Excluding VAT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Pr="008979A8" w:rsidR="003F11A0" w:rsidP="00615218" w:rsidRDefault="003F11A0" w14:paraId="096A4A24" w14:textId="319C7C72">
            <w:pPr>
              <w:rPr>
                <w:rFonts w:cs="CordiaUPC"/>
                <w:cs/>
              </w:rPr>
            </w:pPr>
            <w:r>
              <w:rPr>
                <w:rFonts w:cs="CordiaUPC"/>
              </w:rPr>
              <w:t xml:space="preserve">feeExcVat </w:t>
            </w:r>
            <w:r>
              <w:rPr>
                <w:rFonts w:hint="cs" w:cs="Angsana New"/>
                <w:cs/>
              </w:rPr>
              <w:t xml:space="preserve">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="003F11A0" w:rsidP="00615218" w:rsidRDefault="003F11A0" w14:paraId="4DAAEDAA" w14:textId="77777777">
            <w:pPr>
              <w:rPr>
                <w:rFonts w:cs="CordiaUPC"/>
                <w:szCs w:val="36"/>
              </w:rPr>
            </w:pPr>
          </w:p>
        </w:tc>
      </w:tr>
      <w:tr w:rsidR="003F11A0" w:rsidTr="00832ED6" w14:paraId="5FA8A06B" w14:textId="77777777">
        <w:tc>
          <w:tcPr>
            <w:tcW w:w="778" w:type="pct"/>
          </w:tcPr>
          <w:p w:rsidRPr="00930239" w:rsidR="003F11A0" w:rsidP="00615218" w:rsidRDefault="003F11A0" w14:paraId="5F2E3AAD" w14:textId="71D6E9A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832ED6">
              <w:rPr>
                <w:rFonts w:ascii="CordiaUPC" w:hAnsi="CordiaUPC" w:cs="CordiaUPC"/>
                <w:sz w:val="28"/>
                <w:szCs w:val="28"/>
                <w:lang w:bidi="th-TH"/>
              </w:rPr>
              <w:t>00023</w:t>
            </w:r>
          </w:p>
        </w:tc>
        <w:tc>
          <w:tcPr>
            <w:tcW w:w="1626" w:type="pct"/>
          </w:tcPr>
          <w:p w:rsidR="003F11A0" w:rsidP="00615218" w:rsidRDefault="003F11A0" w14:paraId="0B8DEDE5" w14:textId="7E0B79F5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Fee Excluding VAT </w:t>
            </w:r>
            <w:r>
              <w:t xml:space="preserve">must be </w:t>
            </w:r>
            <w:r w:rsidR="005364AA">
              <w:rPr>
                <w:rFonts w:hint="cs"/>
                <w:cs/>
              </w:rPr>
              <w:t>3</w:t>
            </w:r>
            <w:r>
              <w:t xml:space="preserve"> decimal </w:t>
            </w:r>
            <w:r>
              <w:rPr>
                <w:rFonts w:cs="Angsana New"/>
                <w:cs/>
              </w:rPr>
              <w:t>(</w:t>
            </w:r>
            <w:r>
              <w:t>Min 0, Max 9,999,999,999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1861" w:type="pct"/>
          </w:tcPr>
          <w:p w:rsidRPr="008979A8" w:rsidR="003F11A0" w:rsidP="00615218" w:rsidRDefault="003F11A0" w14:paraId="5EEC2502" w14:textId="1952AD2F">
            <w:pPr>
              <w:rPr>
                <w:rFonts w:cs="CordiaUPC"/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rPr>
                <w:rFonts w:cs="CordiaUPC"/>
              </w:rPr>
              <w:t xml:space="preserve">feeExcVat </w:t>
            </w:r>
            <w:r>
              <w:rPr>
                <w:rFonts w:hint="cs"/>
                <w:cs/>
              </w:rPr>
              <w:t xml:space="preserve">มีค่า ดังนั้น </w:t>
            </w:r>
            <w:r>
              <w:rPr>
                <w:rFonts w:cs="CordiaUPC"/>
              </w:rPr>
              <w:t xml:space="preserve">feeExcVat </w:t>
            </w:r>
            <w:r>
              <w:rPr>
                <w:rFonts w:hint="cs"/>
                <w:cs/>
              </w:rPr>
              <w:t xml:space="preserve">จะต้องเป็นตัวเลขทศนิยม </w:t>
            </w:r>
            <w:r w:rsidR="005364AA">
              <w:rPr>
                <w:rFonts w:hint="cs"/>
                <w:cs/>
              </w:rPr>
              <w:t>3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ตำแหน่งและมีค่าอยู่ในช่วง </w:t>
            </w:r>
            <w:r>
              <w:t xml:space="preserve">0 </w:t>
            </w:r>
            <w:r>
              <w:rPr>
                <w:rFonts w:cs="Angsana New"/>
                <w:cs/>
              </w:rPr>
              <w:t xml:space="preserve">– </w:t>
            </w:r>
            <w:r>
              <w:t>9,999,999,999</w:t>
            </w:r>
          </w:p>
        </w:tc>
        <w:tc>
          <w:tcPr>
            <w:tcW w:w="735" w:type="pct"/>
          </w:tcPr>
          <w:p w:rsidR="003F11A0" w:rsidP="00615218" w:rsidRDefault="003F11A0" w14:paraId="2454AE1F" w14:textId="77777777">
            <w:pPr>
              <w:rPr>
                <w:rFonts w:cs="CordiaUPC"/>
                <w:szCs w:val="36"/>
              </w:rPr>
            </w:pPr>
          </w:p>
        </w:tc>
      </w:tr>
      <w:tr w:rsidR="003F11A0" w:rsidTr="00832ED6" w14:paraId="73690C2B" w14:textId="77777777">
        <w:tc>
          <w:tcPr>
            <w:tcW w:w="778" w:type="pct"/>
          </w:tcPr>
          <w:p w:rsidRPr="000E5AB7" w:rsidR="003F11A0" w:rsidP="00615218" w:rsidRDefault="003F11A0" w14:paraId="4EEDC58C" w14:textId="6CC654A3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930239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26" w:type="pct"/>
          </w:tcPr>
          <w:p w:rsidR="003F11A0" w:rsidP="00615218" w:rsidRDefault="003F11A0" w14:paraId="12C05E49" w14:textId="5996D40E">
            <w:pPr>
              <w:rPr>
                <w:rFonts w:cs="CordiaUPC"/>
              </w:rPr>
            </w:pPr>
            <w:r>
              <w:rPr>
                <w:rFonts w:cs="CordiaUPC"/>
              </w:rPr>
              <w:t>Fee Including VAT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Pr="008979A8" w:rsidR="003F11A0" w:rsidP="00615218" w:rsidRDefault="003F11A0" w14:paraId="78EDC280" w14:textId="76A14617">
            <w:pPr>
              <w:rPr>
                <w:rFonts w:cs="CordiaUPC"/>
                <w:cs/>
              </w:rPr>
            </w:pPr>
            <w:r>
              <w:rPr>
                <w:rFonts w:cs="CordiaUPC"/>
              </w:rPr>
              <w:t xml:space="preserve">feeIncVat </w:t>
            </w:r>
            <w:r>
              <w:rPr>
                <w:rFonts w:hint="cs" w:cs="Angsana New"/>
                <w:cs/>
              </w:rPr>
              <w:t xml:space="preserve">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="003F11A0" w:rsidP="00615218" w:rsidRDefault="003F11A0" w14:paraId="544B9A3E" w14:textId="77777777">
            <w:pPr>
              <w:rPr>
                <w:rFonts w:cs="CordiaUPC"/>
                <w:szCs w:val="36"/>
              </w:rPr>
            </w:pPr>
          </w:p>
        </w:tc>
      </w:tr>
      <w:tr w:rsidR="003F11A0" w:rsidTr="00832ED6" w14:paraId="4292C9F9" w14:textId="77777777">
        <w:tc>
          <w:tcPr>
            <w:tcW w:w="778" w:type="pct"/>
          </w:tcPr>
          <w:p w:rsidRPr="000E5AB7" w:rsidR="003F11A0" w:rsidP="00615218" w:rsidRDefault="003F11A0" w14:paraId="2004D10C" w14:textId="07E3B388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832ED6">
              <w:rPr>
                <w:rFonts w:ascii="CordiaUPC" w:hAnsi="CordiaUPC" w:cs="CordiaUPC"/>
                <w:sz w:val="28"/>
                <w:szCs w:val="28"/>
                <w:lang w:bidi="th-TH"/>
              </w:rPr>
              <w:t>00023</w:t>
            </w:r>
          </w:p>
        </w:tc>
        <w:tc>
          <w:tcPr>
            <w:tcW w:w="1626" w:type="pct"/>
          </w:tcPr>
          <w:p w:rsidR="003F11A0" w:rsidP="00615218" w:rsidRDefault="003F11A0" w14:paraId="73D483E9" w14:textId="13CA9D3F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Fee Including VAT </w:t>
            </w:r>
            <w:r>
              <w:t xml:space="preserve">must be </w:t>
            </w:r>
            <w:r w:rsidR="005364AA">
              <w:rPr>
                <w:rFonts w:hint="cs"/>
                <w:cs/>
              </w:rPr>
              <w:t>3</w:t>
            </w:r>
            <w:r>
              <w:t xml:space="preserve"> decimal </w:t>
            </w:r>
            <w:r>
              <w:rPr>
                <w:rFonts w:cs="Angsana New"/>
                <w:cs/>
              </w:rPr>
              <w:t>(</w:t>
            </w:r>
            <w:r>
              <w:t>Min 0, Max 9,999,999,999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1861" w:type="pct"/>
          </w:tcPr>
          <w:p w:rsidRPr="008979A8" w:rsidR="003F11A0" w:rsidP="00615218" w:rsidRDefault="003F11A0" w14:paraId="3AD57795" w14:textId="5EFF4410">
            <w:pPr>
              <w:rPr>
                <w:rFonts w:cs="CordiaUPC"/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rPr>
                <w:rFonts w:cs="CordiaUPC"/>
              </w:rPr>
              <w:t xml:space="preserve">feeIncVat </w:t>
            </w:r>
            <w:r>
              <w:rPr>
                <w:rFonts w:hint="cs"/>
                <w:cs/>
              </w:rPr>
              <w:t xml:space="preserve">มีค่า ดังนั้น </w:t>
            </w:r>
            <w:r>
              <w:rPr>
                <w:rFonts w:cs="CordiaUPC"/>
              </w:rPr>
              <w:t xml:space="preserve">feeIncVat </w:t>
            </w:r>
            <w:r>
              <w:rPr>
                <w:rFonts w:hint="cs"/>
                <w:cs/>
              </w:rPr>
              <w:t xml:space="preserve">จะต้องเป็นตัวเลขทศนิยม </w:t>
            </w:r>
            <w:r w:rsidR="005364AA">
              <w:rPr>
                <w:rFonts w:hint="cs"/>
                <w:cs/>
              </w:rPr>
              <w:t>3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ตำแหน่งและมีค่าอยู่ในช่วง </w:t>
            </w:r>
            <w:r>
              <w:t xml:space="preserve">0 </w:t>
            </w:r>
            <w:r>
              <w:rPr>
                <w:rFonts w:cs="Angsana New"/>
                <w:cs/>
              </w:rPr>
              <w:t xml:space="preserve">– </w:t>
            </w:r>
            <w:r>
              <w:t>9,999,999,999</w:t>
            </w:r>
          </w:p>
        </w:tc>
        <w:tc>
          <w:tcPr>
            <w:tcW w:w="735" w:type="pct"/>
          </w:tcPr>
          <w:p w:rsidR="003F11A0" w:rsidP="00615218" w:rsidRDefault="003F11A0" w14:paraId="2A59655F" w14:textId="77777777">
            <w:pPr>
              <w:rPr>
                <w:rFonts w:cs="CordiaUPC"/>
                <w:szCs w:val="36"/>
              </w:rPr>
            </w:pPr>
          </w:p>
        </w:tc>
      </w:tr>
      <w:tr w:rsidR="003F11A0" w:rsidTr="00500F95" w14:paraId="08CBC10E" w14:textId="77777777">
        <w:tc>
          <w:tcPr>
            <w:tcW w:w="5000" w:type="pct"/>
            <w:gridSpan w:val="4"/>
            <w:shd w:val="clear" w:color="auto" w:fill="C2D69B" w:themeFill="accent3" w:themeFillTint="99"/>
          </w:tcPr>
          <w:p w:rsidR="003F11A0" w:rsidP="00615218" w:rsidRDefault="003F11A0" w14:paraId="789BB716" w14:textId="38E8B250">
            <w:pPr>
              <w:pStyle w:val="HeaderTable"/>
            </w:pPr>
            <w:r>
              <w:t>End Action Fee</w:t>
            </w:r>
            <w:r>
              <w:rPr>
                <w:rFonts w:hint="cs" w:cs="Angsana New"/>
                <w:cs/>
                <w:lang w:bidi="th-TH"/>
              </w:rPr>
              <w:t xml:space="preserve"> </w:t>
            </w:r>
            <w:r>
              <w:rPr>
                <w:lang w:bidi="th-TH"/>
              </w:rPr>
              <w:t>Detail Section</w:t>
            </w:r>
          </w:p>
        </w:tc>
      </w:tr>
    </w:tbl>
    <w:p w:rsidRPr="008979A8" w:rsidR="00FF4933" w:rsidP="00BB3F68" w:rsidRDefault="00FF4933" w14:paraId="484CB7CF" w14:textId="77777777">
      <w:pPr>
        <w:pStyle w:val="Heading3"/>
        <w:numPr>
          <w:ilvl w:val="0"/>
          <w:numId w:val="118"/>
        </w:numPr>
        <w:spacing w:after="240"/>
        <w:rPr>
          <w:rFonts w:ascii="CordiaUPC" w:hAnsi="CordiaUPC" w:cs="CordiaUPC"/>
          <w:sz w:val="32"/>
          <w:szCs w:val="32"/>
        </w:rPr>
      </w:pPr>
      <w:r w:rsidRPr="008979A8">
        <w:rPr>
          <w:rFonts w:ascii="CordiaUPC" w:hAnsi="CordiaUPC" w:cs="CordiaUPC"/>
          <w:sz w:val="32"/>
          <w:szCs w:val="32"/>
        </w:rPr>
        <w:t>Mapping to DB</w:t>
      </w:r>
    </w:p>
    <w:tbl>
      <w:tblPr>
        <w:tblW w:w="4977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348"/>
        <w:gridCol w:w="2486"/>
        <w:gridCol w:w="4141"/>
      </w:tblGrid>
      <w:tr w:rsidRPr="008979A8" w:rsidR="00FF4933" w:rsidTr="00832ED6" w14:paraId="75B3319C" w14:textId="77777777">
        <w:trPr>
          <w:cantSplit/>
          <w:tblHeader/>
        </w:trPr>
        <w:tc>
          <w:tcPr>
            <w:tcW w:w="1308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FF4933" w:rsidP="00832ED6" w:rsidRDefault="00FF4933" w14:paraId="4234614E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Database Table</w:t>
            </w:r>
          </w:p>
        </w:tc>
        <w:tc>
          <w:tcPr>
            <w:tcW w:w="1385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FF4933" w:rsidP="00832ED6" w:rsidRDefault="00FF4933" w14:paraId="6E85D6C2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Database Column</w:t>
            </w:r>
          </w:p>
        </w:tc>
        <w:tc>
          <w:tcPr>
            <w:tcW w:w="2307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FF4933" w:rsidP="00832ED6" w:rsidRDefault="00FF4933" w14:paraId="1F8CC01F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Field on Screen</w:t>
            </w:r>
          </w:p>
        </w:tc>
      </w:tr>
      <w:tr w:rsidRPr="008979A8" w:rsidR="005D231E" w:rsidTr="00832ED6" w14:paraId="59852790" w14:textId="77777777">
        <w:tc>
          <w:tcPr>
            <w:tcW w:w="1308" w:type="pct"/>
            <w:vMerge w:val="restart"/>
          </w:tcPr>
          <w:p w:rsidRPr="008979A8" w:rsidR="005D231E" w:rsidP="00D60304" w:rsidRDefault="005D231E" w14:paraId="76833165" w14:textId="6E59E3D7">
            <w:pPr>
              <w:rPr>
                <w:rFonts w:cs="CordiaUPC"/>
              </w:rPr>
            </w:pPr>
            <w:r>
              <w:t>MASS_VOICE_FN</w:t>
            </w:r>
          </w:p>
        </w:tc>
        <w:tc>
          <w:tcPr>
            <w:tcW w:w="1385" w:type="pct"/>
          </w:tcPr>
          <w:p w:rsidRPr="008979A8" w:rsidR="005D231E" w:rsidP="00D60304" w:rsidRDefault="005D231E" w14:paraId="220AD61F" w14:textId="13099C23">
            <w:pPr>
              <w:spacing w:after="0"/>
              <w:rPr>
                <w:rFonts w:cs="CordiaUPC"/>
              </w:rPr>
            </w:pPr>
            <w:r>
              <w:rPr>
                <w:szCs w:val="36"/>
              </w:rPr>
              <w:t>ROW_ID</w:t>
            </w:r>
          </w:p>
        </w:tc>
        <w:tc>
          <w:tcPr>
            <w:tcW w:w="2307" w:type="pct"/>
          </w:tcPr>
          <w:p w:rsidR="005D231E" w:rsidP="00D60304" w:rsidRDefault="005D231E" w14:paraId="14C5226E" w14:textId="77777777">
            <w:pPr>
              <w:spacing w:after="0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ครั้งแรก</w:t>
            </w:r>
          </w:p>
          <w:p w:rsidR="005D231E" w:rsidP="00D60304" w:rsidRDefault="005D231E" w14:paraId="69C68E28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ให้ระบบ </w:t>
            </w:r>
            <w:r>
              <w:rPr>
                <w:rFonts w:cs="CordiaUPC"/>
              </w:rPr>
              <w:t xml:space="preserve">Auto Generate </w:t>
            </w:r>
          </w:p>
          <w:p w:rsidR="005D231E" w:rsidP="00D60304" w:rsidRDefault="005D231E" w14:paraId="01487737" w14:textId="77777777">
            <w:pPr>
              <w:spacing w:after="0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ครั้งถัดไป</w:t>
            </w:r>
          </w:p>
          <w:p w:rsidRPr="008979A8" w:rsidR="005D231E" w:rsidP="00D60304" w:rsidRDefault="005D231E" w14:paraId="541234EC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ให้ใช้ </w:t>
            </w:r>
            <w:r>
              <w:rPr>
                <w:rFonts w:cs="CordiaUPC"/>
              </w:rPr>
              <w:t xml:space="preserve">Row ID </w:t>
            </w:r>
            <w:r>
              <w:rPr>
                <w:rFonts w:hint="cs" w:cs="Angsana New"/>
                <w:cs/>
              </w:rPr>
              <w:t>เดิม</w:t>
            </w:r>
          </w:p>
        </w:tc>
      </w:tr>
      <w:tr w:rsidRPr="008979A8" w:rsidR="005D231E" w:rsidTr="00832ED6" w14:paraId="651A80C5" w14:textId="77777777">
        <w:tc>
          <w:tcPr>
            <w:tcW w:w="1308" w:type="pct"/>
            <w:vMerge/>
          </w:tcPr>
          <w:p w:rsidRPr="008979A8" w:rsidR="005D231E" w:rsidP="00D60304" w:rsidRDefault="005D231E" w14:paraId="644B9ED8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5D231E" w:rsidP="00D60304" w:rsidRDefault="005D231E" w14:paraId="4419B503" w14:textId="72B7AC20">
            <w:pPr>
              <w:spacing w:after="0"/>
              <w:rPr>
                <w:rFonts w:cs="CordiaUPC"/>
              </w:rPr>
            </w:pPr>
            <w:r>
              <w:t>REFERENCE</w:t>
            </w:r>
            <w:r>
              <w:rPr>
                <w:szCs w:val="36"/>
              </w:rPr>
              <w:t>_ROW_ID</w:t>
            </w:r>
          </w:p>
        </w:tc>
        <w:tc>
          <w:tcPr>
            <w:tcW w:w="2307" w:type="pct"/>
          </w:tcPr>
          <w:p w:rsidRPr="008979A8" w:rsidR="005D231E" w:rsidP="00D60304" w:rsidRDefault="005D231E" w14:paraId="29420730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>ให้</w:t>
            </w:r>
            <w:r w:rsidRPr="008979A8">
              <w:rPr>
                <w:rFonts w:cs="Angsana New"/>
                <w:cs/>
              </w:rPr>
              <w:t>ใช้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CordiaUPC"/>
              </w:rPr>
              <w:t>MASS_PO_DETAIL</w:t>
            </w:r>
            <w:r w:rsidRPr="008979A8">
              <w:rPr>
                <w:rFonts w:cs="Angsana New"/>
                <w:cs/>
              </w:rPr>
              <w:t>.</w:t>
            </w:r>
            <w:r w:rsidRPr="008979A8">
              <w:rPr>
                <w:rFonts w:cs="CordiaUPC"/>
              </w:rPr>
              <w:t>ROW_ID</w:t>
            </w:r>
            <w:r>
              <w:rPr>
                <w:rFonts w:hint="cs" w:cs="Angsana New"/>
                <w:cs/>
              </w:rPr>
              <w:t xml:space="preserve"> เดิม</w:t>
            </w:r>
          </w:p>
        </w:tc>
      </w:tr>
      <w:tr w:rsidRPr="008979A8" w:rsidR="005D231E" w:rsidTr="00832ED6" w14:paraId="038E1CC4" w14:textId="77777777">
        <w:tc>
          <w:tcPr>
            <w:tcW w:w="1308" w:type="pct"/>
            <w:vMerge/>
          </w:tcPr>
          <w:p w:rsidRPr="008979A8" w:rsidR="005D231E" w:rsidP="00D60304" w:rsidRDefault="005D231E" w14:paraId="44CAF895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5D231E" w:rsidP="00D60304" w:rsidRDefault="005D231E" w14:paraId="39AF3F00" w14:textId="0B53376C">
            <w:pPr>
              <w:spacing w:after="0"/>
              <w:rPr>
                <w:rFonts w:cs="CordiaUPC"/>
              </w:rPr>
            </w:pPr>
            <w:r>
              <w:rPr>
                <w:szCs w:val="36"/>
              </w:rPr>
              <w:t>FREE_RESOURCE_TYPE</w:t>
            </w:r>
          </w:p>
        </w:tc>
        <w:tc>
          <w:tcPr>
            <w:tcW w:w="2307" w:type="pct"/>
          </w:tcPr>
          <w:p w:rsidR="005D231E" w:rsidP="00D60304" w:rsidRDefault="005D231E" w14:paraId="1310B8CC" w14:textId="0EAD7984">
            <w:pPr>
              <w:rPr>
                <w:rFonts w:cs="CordiaUPC"/>
                <w:cs/>
              </w:rPr>
            </w:pPr>
            <w:r w:rsidRPr="008979A8">
              <w:rPr>
                <w:rFonts w:cs="Angsana New"/>
                <w:cs/>
              </w:rPr>
              <w:t xml:space="preserve">ให้ </w:t>
            </w:r>
            <w:r w:rsidRPr="008979A8">
              <w:rPr>
                <w:rFonts w:cs="CordiaUPC"/>
              </w:rPr>
              <w:t xml:space="preserve">Default </w:t>
            </w:r>
            <w:r w:rsidRPr="008979A8">
              <w:rPr>
                <w:rFonts w:cs="Angsana New"/>
                <w:cs/>
              </w:rPr>
              <w:t>ค่าเป็น “</w:t>
            </w:r>
            <w:r w:rsidRPr="008979A8">
              <w:rPr>
                <w:rFonts w:cs="CordiaUPC"/>
              </w:rPr>
              <w:t>Product Pricing</w:t>
            </w:r>
            <w:r w:rsidRPr="008979A8">
              <w:rPr>
                <w:rFonts w:cs="Angsana New"/>
                <w:cs/>
              </w:rPr>
              <w:t>”</w:t>
            </w:r>
          </w:p>
        </w:tc>
      </w:tr>
      <w:tr w:rsidRPr="008979A8" w:rsidR="005D231E" w:rsidTr="00832ED6" w14:paraId="7A1E4ED7" w14:textId="77777777">
        <w:tc>
          <w:tcPr>
            <w:tcW w:w="1308" w:type="pct"/>
            <w:vMerge/>
          </w:tcPr>
          <w:p w:rsidRPr="008979A8" w:rsidR="005D231E" w:rsidP="00D60304" w:rsidRDefault="005D231E" w14:paraId="7DF23695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5D231E" w:rsidP="00D60304" w:rsidRDefault="005D231E" w14:paraId="5024F8D9" w14:textId="1281DE03">
            <w:pPr>
              <w:spacing w:after="0"/>
              <w:rPr>
                <w:rFonts w:cs="CordiaUPC"/>
              </w:rPr>
            </w:pPr>
            <w:r>
              <w:t>MAX_FN_NUMBER</w:t>
            </w:r>
          </w:p>
        </w:tc>
        <w:tc>
          <w:tcPr>
            <w:tcW w:w="2307" w:type="pct"/>
          </w:tcPr>
          <w:p w:rsidRPr="008979A8" w:rsidR="005D231E" w:rsidP="00D60304" w:rsidRDefault="005D231E" w14:paraId="356B8D73" w14:textId="05258A58">
            <w:pPr>
              <w:rPr>
                <w:rFonts w:cs="CordiaUPC"/>
              </w:rPr>
            </w:pPr>
            <w:r>
              <w:rPr>
                <w:rFonts w:cs="CordiaUPC"/>
              </w:rPr>
              <w:t>maxFNNumber</w:t>
            </w:r>
          </w:p>
        </w:tc>
      </w:tr>
      <w:tr w:rsidRPr="008979A8" w:rsidR="005D231E" w:rsidTr="00832ED6" w14:paraId="799FDF8E" w14:textId="77777777">
        <w:tc>
          <w:tcPr>
            <w:tcW w:w="1308" w:type="pct"/>
            <w:vMerge/>
          </w:tcPr>
          <w:p w:rsidRPr="008979A8" w:rsidR="005D231E" w:rsidP="00D60304" w:rsidRDefault="005D231E" w14:paraId="77C374AE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5D231E" w:rsidP="00D60304" w:rsidRDefault="005D231E" w14:paraId="20602AAD" w14:textId="1B2EE046">
            <w:pPr>
              <w:spacing w:after="0"/>
              <w:rPr>
                <w:rFonts w:cs="CordiaUPC"/>
              </w:rPr>
            </w:pPr>
            <w:r>
              <w:rPr>
                <w:szCs w:val="36"/>
              </w:rPr>
              <w:t>FN_NETWORK</w:t>
            </w:r>
          </w:p>
        </w:tc>
        <w:tc>
          <w:tcPr>
            <w:tcW w:w="2307" w:type="pct"/>
          </w:tcPr>
          <w:p w:rsidRPr="008979A8" w:rsidR="005D231E" w:rsidP="00D60304" w:rsidRDefault="005D231E" w14:paraId="2452053E" w14:textId="0C39042D">
            <w:pPr>
              <w:rPr>
                <w:rFonts w:cs="CordiaUPC"/>
              </w:rPr>
            </w:pPr>
            <w:r>
              <w:rPr>
                <w:rFonts w:cs="CordiaUPC"/>
              </w:rPr>
              <w:t>fnNetwork</w:t>
            </w:r>
          </w:p>
        </w:tc>
      </w:tr>
      <w:tr w:rsidRPr="008979A8" w:rsidR="005D231E" w:rsidTr="00832ED6" w14:paraId="447720CA" w14:textId="77777777">
        <w:tc>
          <w:tcPr>
            <w:tcW w:w="1308" w:type="pct"/>
            <w:vMerge/>
          </w:tcPr>
          <w:p w:rsidRPr="008979A8" w:rsidR="005D231E" w:rsidP="00D60304" w:rsidRDefault="005D231E" w14:paraId="548522C3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5D231E" w:rsidP="00D60304" w:rsidRDefault="005D231E" w14:paraId="12936FE7" w14:textId="705EA655">
            <w:pPr>
              <w:spacing w:after="0"/>
              <w:rPr>
                <w:rFonts w:cs="CordiaUPC"/>
              </w:rPr>
            </w:pPr>
            <w:r>
              <w:rPr>
                <w:szCs w:val="36"/>
              </w:rPr>
              <w:t>FN_TYPE</w:t>
            </w:r>
          </w:p>
        </w:tc>
        <w:tc>
          <w:tcPr>
            <w:tcW w:w="2307" w:type="pct"/>
          </w:tcPr>
          <w:p w:rsidRPr="008979A8" w:rsidR="005D231E" w:rsidP="00D60304" w:rsidRDefault="005D231E" w14:paraId="3D38BB52" w14:textId="0261DA4A">
            <w:pPr>
              <w:rPr>
                <w:rFonts w:cs="CordiaUPC"/>
                <w:cs/>
              </w:rPr>
            </w:pPr>
            <w:r>
              <w:rPr>
                <w:rFonts w:cs="CordiaUPC"/>
              </w:rPr>
              <w:t>fnType</w:t>
            </w:r>
          </w:p>
        </w:tc>
      </w:tr>
      <w:tr w:rsidRPr="008979A8" w:rsidR="005D231E" w:rsidTr="00832ED6" w14:paraId="0F684BF5" w14:textId="77777777">
        <w:tc>
          <w:tcPr>
            <w:tcW w:w="1308" w:type="pct"/>
            <w:vMerge/>
          </w:tcPr>
          <w:p w:rsidRPr="008979A8" w:rsidR="005D231E" w:rsidP="00D60304" w:rsidRDefault="005D231E" w14:paraId="2931C3B8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5D231E" w:rsidP="00D60304" w:rsidRDefault="005D231E" w14:paraId="752E379E" w14:textId="7A2000F6">
            <w:pPr>
              <w:spacing w:after="0"/>
              <w:rPr>
                <w:rFonts w:cs="CordiaUPC"/>
              </w:rPr>
            </w:pPr>
            <w:r>
              <w:t>FN_RATE_EXC_VAT</w:t>
            </w:r>
          </w:p>
        </w:tc>
        <w:tc>
          <w:tcPr>
            <w:tcW w:w="2307" w:type="pct"/>
          </w:tcPr>
          <w:p w:rsidRPr="008979A8" w:rsidR="005D231E" w:rsidP="00D60304" w:rsidRDefault="005D231E" w14:paraId="09189712" w14:textId="7EFFF53D">
            <w:pPr>
              <w:rPr>
                <w:rFonts w:cs="CordiaUPC"/>
                <w:cs/>
              </w:rPr>
            </w:pPr>
            <w:r>
              <w:t>fnRateExcVat</w:t>
            </w:r>
          </w:p>
        </w:tc>
      </w:tr>
      <w:tr w:rsidRPr="008979A8" w:rsidR="005D231E" w:rsidTr="00832ED6" w14:paraId="70D4D2D6" w14:textId="77777777">
        <w:tc>
          <w:tcPr>
            <w:tcW w:w="1308" w:type="pct"/>
            <w:vMerge/>
          </w:tcPr>
          <w:p w:rsidRPr="008979A8" w:rsidR="005D231E" w:rsidP="00D60304" w:rsidRDefault="005D231E" w14:paraId="2F36B53F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5D231E" w:rsidP="00D60304" w:rsidRDefault="005D231E" w14:paraId="60D3F10D" w14:textId="38D1E7C3">
            <w:pPr>
              <w:spacing w:after="0"/>
              <w:rPr>
                <w:rFonts w:cs="CordiaUPC"/>
              </w:rPr>
            </w:pPr>
            <w:r>
              <w:t>FN_RATE_EXC_VAT_UNIT</w:t>
            </w:r>
          </w:p>
        </w:tc>
        <w:tc>
          <w:tcPr>
            <w:tcW w:w="2307" w:type="pct"/>
          </w:tcPr>
          <w:p w:rsidRPr="008979A8" w:rsidR="005D231E" w:rsidP="00D60304" w:rsidRDefault="005D231E" w14:paraId="3DD35E48" w14:textId="3C701362">
            <w:pPr>
              <w:rPr>
                <w:rFonts w:cs="CordiaUPC"/>
                <w:cs/>
              </w:rPr>
            </w:pPr>
            <w:r>
              <w:t>fnRateExcVatUnit</w:t>
            </w:r>
          </w:p>
        </w:tc>
      </w:tr>
      <w:tr w:rsidRPr="008979A8" w:rsidR="005D231E" w:rsidTr="00832ED6" w14:paraId="10D6166D" w14:textId="77777777">
        <w:tc>
          <w:tcPr>
            <w:tcW w:w="1308" w:type="pct"/>
            <w:vMerge/>
          </w:tcPr>
          <w:p w:rsidRPr="008979A8" w:rsidR="005D231E" w:rsidP="00D60304" w:rsidRDefault="005D231E" w14:paraId="2FA93E0D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5D231E" w:rsidP="00D60304" w:rsidRDefault="005D231E" w14:paraId="0ABE3831" w14:textId="67B4EA32">
            <w:pPr>
              <w:spacing w:after="0"/>
              <w:rPr>
                <w:rFonts w:cs="CordiaUPC"/>
              </w:rPr>
            </w:pPr>
            <w:r>
              <w:t>FN_RATE_INC_VAT</w:t>
            </w:r>
          </w:p>
        </w:tc>
        <w:tc>
          <w:tcPr>
            <w:tcW w:w="2307" w:type="pct"/>
          </w:tcPr>
          <w:p w:rsidRPr="008979A8" w:rsidR="005D231E" w:rsidP="00D60304" w:rsidRDefault="005D231E" w14:paraId="3E7E5D82" w14:textId="32A46880">
            <w:pPr>
              <w:rPr>
                <w:rFonts w:cs="CordiaUPC"/>
                <w:cs/>
              </w:rPr>
            </w:pPr>
            <w:r>
              <w:t>fnRateIncVat</w:t>
            </w:r>
          </w:p>
        </w:tc>
      </w:tr>
      <w:tr w:rsidRPr="008979A8" w:rsidR="005D231E" w:rsidTr="00832ED6" w14:paraId="0DB9D272" w14:textId="77777777">
        <w:tc>
          <w:tcPr>
            <w:tcW w:w="1308" w:type="pct"/>
            <w:vMerge/>
          </w:tcPr>
          <w:p w:rsidRPr="008979A8" w:rsidR="005D231E" w:rsidP="00D60304" w:rsidRDefault="005D231E" w14:paraId="27CE9AFB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5D231E" w:rsidP="00D60304" w:rsidRDefault="005D231E" w14:paraId="3C1C46DB" w14:textId="22896F82">
            <w:pPr>
              <w:spacing w:after="0"/>
              <w:rPr>
                <w:rFonts w:cs="CordiaUPC"/>
              </w:rPr>
            </w:pPr>
            <w:r>
              <w:t>FN_RATE_INC_VAT_UNIT</w:t>
            </w:r>
          </w:p>
        </w:tc>
        <w:tc>
          <w:tcPr>
            <w:tcW w:w="2307" w:type="pct"/>
          </w:tcPr>
          <w:p w:rsidR="005D231E" w:rsidP="00D60304" w:rsidRDefault="005D231E" w14:paraId="23D717D3" w14:textId="6849BE6E">
            <w:pPr>
              <w:rPr>
                <w:rFonts w:cs="CordiaUPC"/>
              </w:rPr>
            </w:pPr>
            <w:r>
              <w:t>fnRateIncVatUnit</w:t>
            </w:r>
          </w:p>
        </w:tc>
      </w:tr>
      <w:tr w:rsidRPr="008979A8" w:rsidR="005D231E" w:rsidTr="00832ED6" w14:paraId="3B15E366" w14:textId="77777777">
        <w:tc>
          <w:tcPr>
            <w:tcW w:w="1308" w:type="pct"/>
            <w:vMerge/>
          </w:tcPr>
          <w:p w:rsidRPr="008979A8" w:rsidR="005D231E" w:rsidP="00D60304" w:rsidRDefault="005D231E" w14:paraId="2CCB1C42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5D231E" w:rsidP="00D60304" w:rsidRDefault="005D231E" w14:paraId="0707D657" w14:textId="0D87A4EC">
            <w:pPr>
              <w:spacing w:after="0"/>
              <w:rPr>
                <w:rFonts w:cs="CordiaUPC"/>
              </w:rPr>
            </w:pPr>
            <w:r>
              <w:rPr>
                <w:szCs w:val="36"/>
              </w:rPr>
              <w:t>FN_FREE_CALL</w:t>
            </w:r>
          </w:p>
        </w:tc>
        <w:tc>
          <w:tcPr>
            <w:tcW w:w="2307" w:type="pct"/>
          </w:tcPr>
          <w:p w:rsidR="005D231E" w:rsidP="00D60304" w:rsidRDefault="005D231E" w14:paraId="52B66A39" w14:textId="701B6A2F">
            <w:pPr>
              <w:rPr>
                <w:rFonts w:cs="CordiaUPC"/>
              </w:rPr>
            </w:pPr>
            <w:r>
              <w:rPr>
                <w:szCs w:val="36"/>
              </w:rPr>
              <w:t>fnFreeCall</w:t>
            </w:r>
          </w:p>
        </w:tc>
      </w:tr>
      <w:tr w:rsidRPr="008979A8" w:rsidR="005D231E" w:rsidTr="00832ED6" w14:paraId="4E14857F" w14:textId="77777777">
        <w:tc>
          <w:tcPr>
            <w:tcW w:w="1308" w:type="pct"/>
            <w:vMerge/>
          </w:tcPr>
          <w:p w:rsidRPr="008979A8" w:rsidR="005D231E" w:rsidP="00D60304" w:rsidRDefault="005D231E" w14:paraId="51C19FF6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5D231E" w:rsidP="00D60304" w:rsidRDefault="005D231E" w14:paraId="0C228D64" w14:textId="27CEAB48">
            <w:pPr>
              <w:spacing w:after="0"/>
              <w:rPr>
                <w:rFonts w:cs="CordiaUPC"/>
              </w:rPr>
            </w:pPr>
            <w:r>
              <w:rPr>
                <w:szCs w:val="36"/>
              </w:rPr>
              <w:t>FN_FREE_CALL_UNIT</w:t>
            </w:r>
          </w:p>
        </w:tc>
        <w:tc>
          <w:tcPr>
            <w:tcW w:w="2307" w:type="pct"/>
          </w:tcPr>
          <w:p w:rsidR="005D231E" w:rsidP="00D60304" w:rsidRDefault="005D231E" w14:paraId="2496F3D2" w14:textId="66C58050">
            <w:pPr>
              <w:rPr>
                <w:rFonts w:cs="CordiaUPC"/>
              </w:rPr>
            </w:pPr>
            <w:r>
              <w:rPr>
                <w:szCs w:val="36"/>
              </w:rPr>
              <w:t>fnFreeCallUnit</w:t>
            </w:r>
          </w:p>
        </w:tc>
      </w:tr>
      <w:tr w:rsidRPr="008979A8" w:rsidR="005D231E" w:rsidTr="00832ED6" w14:paraId="2CC52EF7" w14:textId="77777777">
        <w:tc>
          <w:tcPr>
            <w:tcW w:w="1308" w:type="pct"/>
            <w:vMerge/>
          </w:tcPr>
          <w:p w:rsidRPr="008979A8" w:rsidR="005D231E" w:rsidP="00D60304" w:rsidRDefault="005D231E" w14:paraId="04523A8C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5D231E" w:rsidP="00D60304" w:rsidRDefault="005D231E" w14:paraId="619CC56E" w14:textId="3E8DAFD0">
            <w:pPr>
              <w:spacing w:after="0"/>
              <w:rPr>
                <w:rFonts w:cs="CordiaUPC"/>
              </w:rPr>
            </w:pPr>
            <w:r>
              <w:rPr>
                <w:szCs w:val="36"/>
              </w:rPr>
              <w:t>DURATION_TYPE</w:t>
            </w:r>
          </w:p>
        </w:tc>
        <w:tc>
          <w:tcPr>
            <w:tcW w:w="2307" w:type="pct"/>
          </w:tcPr>
          <w:p w:rsidR="005D231E" w:rsidP="00D60304" w:rsidRDefault="005D231E" w14:paraId="564EEC1E" w14:textId="7F32AEE6">
            <w:pPr>
              <w:rPr>
                <w:rFonts w:cs="CordiaUPC"/>
              </w:rPr>
            </w:pPr>
            <w:r>
              <w:rPr>
                <w:rFonts w:cs="CordiaUPC"/>
              </w:rPr>
              <w:t>d</w:t>
            </w:r>
            <w:r w:rsidRPr="008979A8">
              <w:rPr>
                <w:rFonts w:cs="CordiaUPC"/>
              </w:rPr>
              <w:t>urationType</w:t>
            </w:r>
          </w:p>
        </w:tc>
      </w:tr>
      <w:tr w:rsidRPr="008979A8" w:rsidR="005D231E" w:rsidTr="00832ED6" w14:paraId="3698BB4C" w14:textId="77777777">
        <w:tc>
          <w:tcPr>
            <w:tcW w:w="1308" w:type="pct"/>
            <w:vMerge/>
          </w:tcPr>
          <w:p w:rsidRPr="008979A8" w:rsidR="005D231E" w:rsidP="00D60304" w:rsidRDefault="005D231E" w14:paraId="23A77B12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5D231E" w:rsidP="00D60304" w:rsidRDefault="005D231E" w14:paraId="6B292400" w14:textId="5C9EA36A">
            <w:pPr>
              <w:spacing w:after="0"/>
              <w:rPr>
                <w:rFonts w:cs="CordiaUPC"/>
              </w:rPr>
            </w:pPr>
            <w:r>
              <w:rPr>
                <w:szCs w:val="36"/>
              </w:rPr>
              <w:t>DURATION_FROM</w:t>
            </w:r>
          </w:p>
        </w:tc>
        <w:tc>
          <w:tcPr>
            <w:tcW w:w="2307" w:type="pct"/>
          </w:tcPr>
          <w:p w:rsidR="005D231E" w:rsidP="00D60304" w:rsidRDefault="005D231E" w14:paraId="2456F243" w14:textId="566CAA62">
            <w:pPr>
              <w:rPr>
                <w:rFonts w:cs="CordiaUPC"/>
              </w:rPr>
            </w:pPr>
            <w:r>
              <w:rPr>
                <w:rFonts w:cs="CordiaUPC"/>
              </w:rPr>
              <w:t>d</w:t>
            </w:r>
            <w:r w:rsidRPr="008979A8">
              <w:rPr>
                <w:rFonts w:cs="CordiaUPC"/>
              </w:rPr>
              <w:t>urationFrom</w:t>
            </w:r>
          </w:p>
        </w:tc>
      </w:tr>
      <w:tr w:rsidRPr="008979A8" w:rsidR="005D231E" w:rsidTr="00832ED6" w14:paraId="54752344" w14:textId="77777777">
        <w:tc>
          <w:tcPr>
            <w:tcW w:w="1308" w:type="pct"/>
            <w:vMerge/>
          </w:tcPr>
          <w:p w:rsidRPr="008979A8" w:rsidR="005D231E" w:rsidP="00D60304" w:rsidRDefault="005D231E" w14:paraId="1C562CFA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5D231E" w:rsidP="00D60304" w:rsidRDefault="005D231E" w14:paraId="3108288C" w14:textId="4CF00614">
            <w:pPr>
              <w:spacing w:after="0"/>
              <w:rPr>
                <w:rFonts w:cs="CordiaUPC"/>
              </w:rPr>
            </w:pPr>
            <w:r>
              <w:rPr>
                <w:szCs w:val="36"/>
              </w:rPr>
              <w:t>DURATION_TO</w:t>
            </w:r>
          </w:p>
        </w:tc>
        <w:tc>
          <w:tcPr>
            <w:tcW w:w="2307" w:type="pct"/>
          </w:tcPr>
          <w:p w:rsidR="005D231E" w:rsidP="00D60304" w:rsidRDefault="005D231E" w14:paraId="21083F67" w14:textId="21D1631F">
            <w:pPr>
              <w:rPr>
                <w:rFonts w:cs="CordiaUPC"/>
              </w:rPr>
            </w:pPr>
            <w:r>
              <w:rPr>
                <w:rFonts w:cs="CordiaUPC"/>
              </w:rPr>
              <w:t>d</w:t>
            </w:r>
            <w:r w:rsidRPr="008979A8">
              <w:rPr>
                <w:rFonts w:cs="CordiaUPC"/>
              </w:rPr>
              <w:t>urationTo</w:t>
            </w:r>
          </w:p>
        </w:tc>
      </w:tr>
      <w:tr w:rsidRPr="008979A8" w:rsidR="005D231E" w:rsidTr="00832ED6" w14:paraId="76A70A4C" w14:textId="77777777">
        <w:tc>
          <w:tcPr>
            <w:tcW w:w="1308" w:type="pct"/>
            <w:vMerge/>
          </w:tcPr>
          <w:p w:rsidRPr="008979A8" w:rsidR="005D231E" w:rsidP="00D60304" w:rsidRDefault="005D231E" w14:paraId="2CD6C12B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5D231E" w:rsidP="00D60304" w:rsidRDefault="005D231E" w14:paraId="45BD63D1" w14:textId="2F260EAC">
            <w:pPr>
              <w:spacing w:after="0"/>
              <w:rPr>
                <w:rFonts w:cs="CordiaUPC"/>
              </w:rPr>
            </w:pPr>
            <w:r>
              <w:rPr>
                <w:szCs w:val="36"/>
              </w:rPr>
              <w:t>DURATION_UNIT</w:t>
            </w:r>
          </w:p>
        </w:tc>
        <w:tc>
          <w:tcPr>
            <w:tcW w:w="2307" w:type="pct"/>
          </w:tcPr>
          <w:p w:rsidR="005D231E" w:rsidP="00D60304" w:rsidRDefault="005D231E" w14:paraId="0DAB1090" w14:textId="78D456DA">
            <w:pPr>
              <w:rPr>
                <w:rFonts w:cs="CordiaUPC"/>
              </w:rPr>
            </w:pPr>
            <w:r>
              <w:rPr>
                <w:rFonts w:cs="CordiaUPC"/>
              </w:rPr>
              <w:t>d</w:t>
            </w:r>
            <w:r w:rsidRPr="008979A8">
              <w:rPr>
                <w:rFonts w:cs="CordiaUPC"/>
              </w:rPr>
              <w:t>urationUnit</w:t>
            </w:r>
          </w:p>
        </w:tc>
      </w:tr>
      <w:tr w:rsidRPr="008979A8" w:rsidR="005D231E" w:rsidTr="00832ED6" w14:paraId="3F35A449" w14:textId="77777777">
        <w:tc>
          <w:tcPr>
            <w:tcW w:w="1308" w:type="pct"/>
            <w:vMerge/>
          </w:tcPr>
          <w:p w:rsidRPr="008979A8" w:rsidR="005D231E" w:rsidP="00D60304" w:rsidRDefault="005D231E" w14:paraId="05504818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5D231E" w:rsidP="00D60304" w:rsidRDefault="005D231E" w14:paraId="73EA7DC8" w14:textId="620DBB6B">
            <w:pPr>
              <w:spacing w:after="0"/>
              <w:rPr>
                <w:rFonts w:cs="CordiaUPC"/>
              </w:rPr>
            </w:pPr>
            <w:r>
              <w:rPr>
                <w:szCs w:val="36"/>
              </w:rPr>
              <w:t>BILL_CYCLE_TYPE</w:t>
            </w:r>
          </w:p>
        </w:tc>
        <w:tc>
          <w:tcPr>
            <w:tcW w:w="2307" w:type="pct"/>
          </w:tcPr>
          <w:p w:rsidRPr="008979A8" w:rsidR="005D231E" w:rsidP="00D60304" w:rsidRDefault="005D231E" w14:paraId="05E86349" w14:textId="0514EB0D">
            <w:pPr>
              <w:rPr>
                <w:rFonts w:cs="CordiaUPC"/>
              </w:rPr>
            </w:pPr>
            <w:r>
              <w:rPr>
                <w:rFonts w:cs="CordiaUPC"/>
              </w:rPr>
              <w:t>billCycleType</w:t>
            </w:r>
          </w:p>
        </w:tc>
      </w:tr>
      <w:tr w:rsidRPr="008979A8" w:rsidR="005D231E" w:rsidTr="00832ED6" w14:paraId="49BCC3A3" w14:textId="77777777">
        <w:tc>
          <w:tcPr>
            <w:tcW w:w="1308" w:type="pct"/>
            <w:vMerge/>
          </w:tcPr>
          <w:p w:rsidRPr="008979A8" w:rsidR="005D231E" w:rsidP="00D60304" w:rsidRDefault="005D231E" w14:paraId="07EC6A47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5D231E" w:rsidP="00D60304" w:rsidRDefault="005D231E" w14:paraId="13B5CC89" w14:textId="43DBD708">
            <w:pPr>
              <w:spacing w:after="0"/>
              <w:rPr>
                <w:rFonts w:cs="CordiaUPC"/>
              </w:rPr>
            </w:pPr>
            <w:r>
              <w:rPr>
                <w:szCs w:val="36"/>
              </w:rPr>
              <w:t>BILL_CYCLE_VALUE</w:t>
            </w:r>
          </w:p>
        </w:tc>
        <w:tc>
          <w:tcPr>
            <w:tcW w:w="2307" w:type="pct"/>
          </w:tcPr>
          <w:p w:rsidRPr="008979A8" w:rsidR="005D231E" w:rsidP="00D60304" w:rsidRDefault="005D231E" w14:paraId="407453B9" w14:textId="0E89FCF6">
            <w:pPr>
              <w:rPr>
                <w:rFonts w:cs="CordiaUPC"/>
              </w:rPr>
            </w:pPr>
            <w:r>
              <w:rPr>
                <w:rFonts w:cs="CordiaUPC"/>
              </w:rPr>
              <w:t>billCycleValue</w:t>
            </w:r>
          </w:p>
        </w:tc>
      </w:tr>
      <w:tr w:rsidRPr="008979A8" w:rsidR="005D231E" w:rsidTr="00832ED6" w14:paraId="7A2EB5B9" w14:textId="77777777">
        <w:tc>
          <w:tcPr>
            <w:tcW w:w="1308" w:type="pct"/>
            <w:vMerge/>
          </w:tcPr>
          <w:p w:rsidRPr="008979A8" w:rsidR="005D231E" w:rsidP="00D60304" w:rsidRDefault="005D231E" w14:paraId="69AA1F7A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5D231E" w:rsidP="00D60304" w:rsidRDefault="005D231E" w14:paraId="3E866E4D" w14:textId="63D51B9B">
            <w:pPr>
              <w:spacing w:after="0"/>
              <w:rPr>
                <w:rFonts w:cs="CordiaUPC"/>
              </w:rPr>
            </w:pPr>
            <w:r>
              <w:rPr>
                <w:szCs w:val="36"/>
              </w:rPr>
              <w:t>BILL_CYCLE_UNIT</w:t>
            </w:r>
          </w:p>
        </w:tc>
        <w:tc>
          <w:tcPr>
            <w:tcW w:w="2307" w:type="pct"/>
          </w:tcPr>
          <w:p w:rsidRPr="008979A8" w:rsidR="005D231E" w:rsidP="00D60304" w:rsidRDefault="005D231E" w14:paraId="464257CA" w14:textId="5EBA156C">
            <w:pPr>
              <w:rPr>
                <w:rFonts w:cs="CordiaUPC"/>
              </w:rPr>
            </w:pPr>
            <w:r>
              <w:rPr>
                <w:rFonts w:cs="CordiaUPC"/>
              </w:rPr>
              <w:t>billCycleUnit</w:t>
            </w:r>
          </w:p>
        </w:tc>
      </w:tr>
      <w:tr w:rsidRPr="008979A8" w:rsidR="005D231E" w:rsidTr="00832ED6" w14:paraId="4E99B4DB" w14:textId="77777777">
        <w:tc>
          <w:tcPr>
            <w:tcW w:w="1308" w:type="pct"/>
            <w:vMerge/>
          </w:tcPr>
          <w:p w:rsidRPr="008979A8" w:rsidR="005D231E" w:rsidP="00AA546C" w:rsidRDefault="005D231E" w14:paraId="741E41CF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5D231E" w:rsidP="00AA546C" w:rsidRDefault="005D231E" w14:paraId="47CF906B" w14:textId="193E0EEE">
            <w:pPr>
              <w:spacing w:after="0"/>
              <w:rPr>
                <w:szCs w:val="36"/>
              </w:rPr>
            </w:pPr>
            <w:r w:rsidRPr="008979A8">
              <w:rPr>
                <w:rFonts w:cs="CordiaUPC"/>
              </w:rPr>
              <w:t>PRICE_TYPE_PATTERN</w:t>
            </w:r>
          </w:p>
        </w:tc>
        <w:tc>
          <w:tcPr>
            <w:tcW w:w="2307" w:type="pct"/>
          </w:tcPr>
          <w:p w:rsidR="005D231E" w:rsidP="00AA546C" w:rsidRDefault="005D231E" w14:paraId="00E43A35" w14:textId="7CCF6CF7">
            <w:pPr>
              <w:rPr>
                <w:rFonts w:cs="CordiaUPC"/>
              </w:rPr>
            </w:pPr>
            <w:r>
              <w:rPr>
                <w:rFonts w:cs="CordiaUPC"/>
              </w:rPr>
              <w:t>priceTypePattern</w:t>
            </w:r>
          </w:p>
        </w:tc>
      </w:tr>
      <w:tr w:rsidRPr="008979A8" w:rsidR="005D231E" w:rsidTr="00832ED6" w14:paraId="239ADB49" w14:textId="77777777">
        <w:tc>
          <w:tcPr>
            <w:tcW w:w="1308" w:type="pct"/>
            <w:vMerge/>
          </w:tcPr>
          <w:p w:rsidRPr="008979A8" w:rsidR="005D231E" w:rsidP="00AA546C" w:rsidRDefault="005D231E" w14:paraId="79BC18D6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5D231E" w:rsidP="00AA546C" w:rsidRDefault="005D231E" w14:paraId="4011C8E5" w14:textId="3C943BE3">
            <w:pPr>
              <w:spacing w:after="0"/>
              <w:rPr>
                <w:szCs w:val="36"/>
              </w:rPr>
            </w:pPr>
            <w:r w:rsidRPr="008979A8">
              <w:rPr>
                <w:rFonts w:cs="CordiaUPC"/>
              </w:rPr>
              <w:t>DAY_OF_WEEK</w:t>
            </w:r>
          </w:p>
        </w:tc>
        <w:tc>
          <w:tcPr>
            <w:tcW w:w="2307" w:type="pct"/>
          </w:tcPr>
          <w:p w:rsidR="005D231E" w:rsidP="00AA546C" w:rsidRDefault="005D231E" w14:paraId="0554DC7A" w14:textId="1DCA4C8F">
            <w:pPr>
              <w:rPr>
                <w:rFonts w:cs="CordiaUPC"/>
              </w:rPr>
            </w:pPr>
            <w:r>
              <w:rPr>
                <w:rFonts w:cs="CordiaUPC"/>
              </w:rPr>
              <w:t>dayOfWeek</w:t>
            </w:r>
          </w:p>
        </w:tc>
      </w:tr>
      <w:tr w:rsidRPr="008979A8" w:rsidR="005D231E" w:rsidTr="00832ED6" w14:paraId="31A221A0" w14:textId="77777777">
        <w:tc>
          <w:tcPr>
            <w:tcW w:w="1308" w:type="pct"/>
            <w:vMerge/>
          </w:tcPr>
          <w:p w:rsidRPr="008979A8" w:rsidR="005D231E" w:rsidP="00AA546C" w:rsidRDefault="005D231E" w14:paraId="06DB4462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5D231E" w:rsidP="00AA546C" w:rsidRDefault="005D231E" w14:paraId="24DB144F" w14:textId="74E7BC4C">
            <w:pPr>
              <w:spacing w:after="0"/>
              <w:rPr>
                <w:szCs w:val="36"/>
              </w:rPr>
            </w:pPr>
            <w:r w:rsidRPr="008979A8">
              <w:rPr>
                <w:rFonts w:cs="CordiaUPC"/>
              </w:rPr>
              <w:t>FROM_TIMING</w:t>
            </w:r>
          </w:p>
        </w:tc>
        <w:tc>
          <w:tcPr>
            <w:tcW w:w="2307" w:type="pct"/>
          </w:tcPr>
          <w:p w:rsidR="005D231E" w:rsidP="00AA546C" w:rsidRDefault="005D231E" w14:paraId="03A6D0BA" w14:textId="792FB235">
            <w:pPr>
              <w:rPr>
                <w:rFonts w:cs="CordiaUPC"/>
              </w:rPr>
            </w:pPr>
            <w:r>
              <w:rPr>
                <w:rFonts w:cs="CordiaUPC"/>
              </w:rPr>
              <w:t>fromTiming</w:t>
            </w:r>
          </w:p>
        </w:tc>
      </w:tr>
      <w:tr w:rsidRPr="008979A8" w:rsidR="005D231E" w:rsidTr="00832ED6" w14:paraId="6B5CC37B" w14:textId="77777777">
        <w:tc>
          <w:tcPr>
            <w:tcW w:w="1308" w:type="pct"/>
            <w:vMerge/>
          </w:tcPr>
          <w:p w:rsidRPr="008979A8" w:rsidR="005D231E" w:rsidP="00AA546C" w:rsidRDefault="005D231E" w14:paraId="33F0B77D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5D231E" w:rsidP="00AA546C" w:rsidRDefault="005D231E" w14:paraId="34BC1160" w14:textId="35D48C2C">
            <w:pPr>
              <w:spacing w:after="0"/>
              <w:rPr>
                <w:szCs w:val="36"/>
              </w:rPr>
            </w:pPr>
            <w:r w:rsidRPr="008979A8">
              <w:rPr>
                <w:rFonts w:cs="CordiaUPC"/>
              </w:rPr>
              <w:t>TO_TIMING</w:t>
            </w:r>
          </w:p>
        </w:tc>
        <w:tc>
          <w:tcPr>
            <w:tcW w:w="2307" w:type="pct"/>
          </w:tcPr>
          <w:p w:rsidR="005D231E" w:rsidP="00AA546C" w:rsidRDefault="005D231E" w14:paraId="2DF356FC" w14:textId="361243A2">
            <w:pPr>
              <w:rPr>
                <w:rFonts w:cs="CordiaUPC"/>
              </w:rPr>
            </w:pPr>
            <w:r>
              <w:rPr>
                <w:rFonts w:cs="CordiaUPC"/>
              </w:rPr>
              <w:t>toTiming</w:t>
            </w:r>
          </w:p>
        </w:tc>
      </w:tr>
      <w:tr w:rsidRPr="008979A8" w:rsidR="005D231E" w:rsidTr="00832ED6" w14:paraId="57AA76C5" w14:textId="77777777">
        <w:tc>
          <w:tcPr>
            <w:tcW w:w="1308" w:type="pct"/>
            <w:vMerge/>
          </w:tcPr>
          <w:p w:rsidRPr="008979A8" w:rsidR="005D231E" w:rsidP="00AA546C" w:rsidRDefault="005D231E" w14:paraId="6F56CF6F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5D231E" w:rsidP="00AA546C" w:rsidRDefault="005D231E" w14:paraId="7060B767" w14:textId="1F590149">
            <w:pPr>
              <w:spacing w:after="0"/>
              <w:rPr>
                <w:rFonts w:cs="CordiaUPC"/>
              </w:rPr>
            </w:pPr>
            <w:r>
              <w:t>PEAK_TIME_FLAG</w:t>
            </w:r>
          </w:p>
        </w:tc>
        <w:tc>
          <w:tcPr>
            <w:tcW w:w="2307" w:type="pct"/>
          </w:tcPr>
          <w:p w:rsidR="005D231E" w:rsidP="00AA546C" w:rsidRDefault="005D231E" w14:paraId="4968E1C7" w14:textId="34930C3C">
            <w:pPr>
              <w:rPr>
                <w:rFonts w:cs="CordiaUPC"/>
              </w:rPr>
            </w:pPr>
            <w:r>
              <w:rPr>
                <w:rFonts w:cs="CordiaUPC"/>
              </w:rPr>
              <w:t>peakTimeFlag</w:t>
            </w:r>
          </w:p>
        </w:tc>
      </w:tr>
      <w:tr w:rsidRPr="008979A8" w:rsidR="005D231E" w:rsidTr="00832ED6" w14:paraId="38BD3936" w14:textId="77777777">
        <w:tc>
          <w:tcPr>
            <w:tcW w:w="1308" w:type="pct"/>
            <w:vMerge/>
          </w:tcPr>
          <w:p w:rsidRPr="008979A8" w:rsidR="005D231E" w:rsidP="00AA546C" w:rsidRDefault="005D231E" w14:paraId="3E257D26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5D231E" w:rsidP="00AA546C" w:rsidRDefault="005D231E" w14:paraId="3F3EFE62" w14:textId="5BAFD150">
            <w:pPr>
              <w:spacing w:after="0"/>
            </w:pPr>
            <w:r>
              <w:t>DEDUCT_TYPE</w:t>
            </w:r>
          </w:p>
        </w:tc>
        <w:tc>
          <w:tcPr>
            <w:tcW w:w="2307" w:type="pct"/>
          </w:tcPr>
          <w:p w:rsidR="005D231E" w:rsidP="00AA546C" w:rsidRDefault="005D231E" w14:paraId="6EB1DECC" w14:textId="02FDCCD2">
            <w:pPr>
              <w:rPr>
                <w:rFonts w:cs="CordiaUPC"/>
              </w:rPr>
            </w:pPr>
            <w:r>
              <w:rPr>
                <w:rFonts w:cs="CordiaUPC"/>
              </w:rPr>
              <w:t>deductType</w:t>
            </w:r>
          </w:p>
        </w:tc>
      </w:tr>
      <w:tr w:rsidRPr="008979A8" w:rsidR="00ED77CB" w:rsidTr="00832ED6" w14:paraId="18981779" w14:textId="77777777">
        <w:tc>
          <w:tcPr>
            <w:tcW w:w="1308" w:type="pct"/>
            <w:vMerge w:val="restart"/>
          </w:tcPr>
          <w:p w:rsidR="00ED77CB" w:rsidP="00AA546C" w:rsidRDefault="00ED77CB" w14:paraId="0912E202" w14:textId="0F204CD1">
            <w:r>
              <w:t>MASS_VOICE_FN_CHANNEL</w:t>
            </w:r>
          </w:p>
        </w:tc>
        <w:tc>
          <w:tcPr>
            <w:tcW w:w="1385" w:type="pct"/>
          </w:tcPr>
          <w:p w:rsidRPr="00A032F5" w:rsidR="00ED77CB" w:rsidP="00AA546C" w:rsidRDefault="00ED77CB" w14:paraId="34751E79" w14:textId="0FF5F2C1">
            <w:pPr>
              <w:spacing w:after="0"/>
            </w:pPr>
            <w:r>
              <w:t>ROW_ID</w:t>
            </w:r>
          </w:p>
        </w:tc>
        <w:tc>
          <w:tcPr>
            <w:tcW w:w="2307" w:type="pct"/>
          </w:tcPr>
          <w:p w:rsidR="00ED77CB" w:rsidP="00AA546C" w:rsidRDefault="00ED77CB" w14:paraId="57BCDCA2" w14:textId="77777777">
            <w:pPr>
              <w:spacing w:after="0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ครั้งแรก</w:t>
            </w:r>
          </w:p>
          <w:p w:rsidR="00ED77CB" w:rsidP="00AA546C" w:rsidRDefault="00ED77CB" w14:paraId="03691084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ให้ระบบ </w:t>
            </w:r>
            <w:r>
              <w:rPr>
                <w:rFonts w:cs="CordiaUPC"/>
              </w:rPr>
              <w:t xml:space="preserve">Auto Generate </w:t>
            </w:r>
          </w:p>
          <w:p w:rsidR="00ED77CB" w:rsidP="00AA546C" w:rsidRDefault="00ED77CB" w14:paraId="70AB4D60" w14:textId="77777777">
            <w:pPr>
              <w:spacing w:after="0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ครั้งถัดไป</w:t>
            </w:r>
          </w:p>
          <w:p w:rsidR="00ED77CB" w:rsidP="00AA546C" w:rsidRDefault="00ED77CB" w14:paraId="0C1EE732" w14:textId="76C44944">
            <w:pPr>
              <w:spacing w:after="0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ให้ใช้ </w:t>
            </w:r>
            <w:r>
              <w:rPr>
                <w:rFonts w:cs="CordiaUPC"/>
              </w:rPr>
              <w:t xml:space="preserve">Row ID </w:t>
            </w:r>
            <w:r>
              <w:rPr>
                <w:rFonts w:hint="cs" w:cs="Angsana New"/>
                <w:cs/>
              </w:rPr>
              <w:t>เดิม</w:t>
            </w:r>
          </w:p>
        </w:tc>
      </w:tr>
      <w:tr w:rsidRPr="008979A8" w:rsidR="00ED77CB" w:rsidTr="00832ED6" w14:paraId="727A714D" w14:textId="77777777">
        <w:tc>
          <w:tcPr>
            <w:tcW w:w="1308" w:type="pct"/>
            <w:vMerge/>
          </w:tcPr>
          <w:p w:rsidR="00ED77CB" w:rsidP="00AA546C" w:rsidRDefault="00ED77CB" w14:paraId="4C687F86" w14:textId="77777777"/>
        </w:tc>
        <w:tc>
          <w:tcPr>
            <w:tcW w:w="1385" w:type="pct"/>
          </w:tcPr>
          <w:p w:rsidR="00ED77CB" w:rsidP="00AA546C" w:rsidRDefault="00ED77CB" w14:paraId="5FF11B1C" w14:textId="696E8DC8">
            <w:pPr>
              <w:spacing w:after="0"/>
            </w:pPr>
            <w:r>
              <w:t>MASS_VOICE_FN_ROW_ID</w:t>
            </w:r>
          </w:p>
        </w:tc>
        <w:tc>
          <w:tcPr>
            <w:tcW w:w="2307" w:type="pct"/>
          </w:tcPr>
          <w:p w:rsidR="00ED77CB" w:rsidP="00AA546C" w:rsidRDefault="00ED77CB" w14:paraId="3FA9DC6F" w14:textId="6F7CB6CC">
            <w:pPr>
              <w:spacing w:after="0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ให้ใช้ </w:t>
            </w:r>
            <w:r>
              <w:t>MASS_VOICE_FN</w:t>
            </w:r>
            <w:r>
              <w:rPr>
                <w:rFonts w:cs="Angsana New"/>
                <w:cs/>
              </w:rPr>
              <w:t>.</w:t>
            </w:r>
            <w:r>
              <w:t xml:space="preserve">ROW_ID </w:t>
            </w:r>
            <w:r>
              <w:rPr>
                <w:rFonts w:hint="cs"/>
                <w:cs/>
              </w:rPr>
              <w:t>เดิม</w:t>
            </w:r>
          </w:p>
        </w:tc>
      </w:tr>
      <w:tr w:rsidRPr="008979A8" w:rsidR="00ED77CB" w:rsidTr="00832ED6" w14:paraId="708311BD" w14:textId="77777777">
        <w:tc>
          <w:tcPr>
            <w:tcW w:w="1308" w:type="pct"/>
            <w:vMerge/>
          </w:tcPr>
          <w:p w:rsidR="00ED77CB" w:rsidP="00AA546C" w:rsidRDefault="00ED77CB" w14:paraId="5D55FD13" w14:textId="77777777"/>
        </w:tc>
        <w:tc>
          <w:tcPr>
            <w:tcW w:w="1385" w:type="pct"/>
          </w:tcPr>
          <w:p w:rsidR="00ED77CB" w:rsidP="00AA546C" w:rsidRDefault="00ED77CB" w14:paraId="46DA9CA4" w14:textId="7DDBB9F0">
            <w:pPr>
              <w:spacing w:after="0"/>
            </w:pPr>
            <w:r>
              <w:t>CHANNEL_NAME</w:t>
            </w:r>
          </w:p>
        </w:tc>
        <w:tc>
          <w:tcPr>
            <w:tcW w:w="2307" w:type="pct"/>
          </w:tcPr>
          <w:p w:rsidR="00ED77CB" w:rsidP="00AA546C" w:rsidRDefault="00ED77CB" w14:paraId="4BB81825" w14:textId="1B54E18B">
            <w:pPr>
              <w:spacing w:after="0"/>
              <w:rPr>
                <w:rFonts w:cs="CordiaUPC"/>
                <w:cs/>
              </w:rPr>
            </w:pPr>
            <w:r>
              <w:t>channel</w:t>
            </w:r>
          </w:p>
        </w:tc>
      </w:tr>
      <w:tr w:rsidRPr="008979A8" w:rsidR="00ED77CB" w:rsidTr="00832ED6" w14:paraId="7DCF51D7" w14:textId="77777777">
        <w:tc>
          <w:tcPr>
            <w:tcW w:w="1308" w:type="pct"/>
            <w:vMerge w:val="restart"/>
          </w:tcPr>
          <w:p w:rsidRPr="008979A8" w:rsidR="00ED77CB" w:rsidP="00AA546C" w:rsidRDefault="00ED77CB" w14:paraId="03BB4C3C" w14:textId="04FBD13F">
            <w:pPr>
              <w:rPr>
                <w:rFonts w:cs="CordiaUPC"/>
              </w:rPr>
            </w:pPr>
            <w:r>
              <w:t>MASS_VOICE_FN_CHANNEL_FEE</w:t>
            </w:r>
          </w:p>
        </w:tc>
        <w:tc>
          <w:tcPr>
            <w:tcW w:w="1385" w:type="pct"/>
          </w:tcPr>
          <w:p w:rsidR="00ED77CB" w:rsidP="00AA546C" w:rsidRDefault="00ED77CB" w14:paraId="43685BA9" w14:textId="16E74734">
            <w:pPr>
              <w:spacing w:after="0"/>
              <w:rPr>
                <w:szCs w:val="36"/>
              </w:rPr>
            </w:pPr>
            <w:r>
              <w:t>ROW_ID</w:t>
            </w:r>
          </w:p>
        </w:tc>
        <w:tc>
          <w:tcPr>
            <w:tcW w:w="2307" w:type="pct"/>
          </w:tcPr>
          <w:p w:rsidR="00ED77CB" w:rsidP="00AA546C" w:rsidRDefault="00ED77CB" w14:paraId="75C95F1D" w14:textId="77777777">
            <w:pPr>
              <w:spacing w:after="0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ครั้งแรก</w:t>
            </w:r>
          </w:p>
          <w:p w:rsidR="00ED77CB" w:rsidP="00AA546C" w:rsidRDefault="00ED77CB" w14:paraId="4952D405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ให้ระบบ </w:t>
            </w:r>
            <w:r>
              <w:rPr>
                <w:rFonts w:cs="CordiaUPC"/>
              </w:rPr>
              <w:t xml:space="preserve">Auto Generate </w:t>
            </w:r>
          </w:p>
          <w:p w:rsidR="00ED77CB" w:rsidP="00AA546C" w:rsidRDefault="00ED77CB" w14:paraId="099CA0A8" w14:textId="77777777">
            <w:pPr>
              <w:spacing w:after="0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ครั้งถัดไป</w:t>
            </w:r>
          </w:p>
          <w:p w:rsidR="00ED77CB" w:rsidP="00AA546C" w:rsidRDefault="00ED77CB" w14:paraId="15912F46" w14:textId="58CC028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ให้ใช้ </w:t>
            </w:r>
            <w:r>
              <w:rPr>
                <w:rFonts w:cs="CordiaUPC"/>
              </w:rPr>
              <w:t xml:space="preserve">Row ID </w:t>
            </w:r>
            <w:r>
              <w:rPr>
                <w:rFonts w:hint="cs" w:cs="Angsana New"/>
                <w:cs/>
              </w:rPr>
              <w:t>เดิม</w:t>
            </w:r>
          </w:p>
        </w:tc>
      </w:tr>
      <w:tr w:rsidRPr="008979A8" w:rsidR="00ED77CB" w:rsidTr="00832ED6" w14:paraId="3CB991E3" w14:textId="77777777">
        <w:tc>
          <w:tcPr>
            <w:tcW w:w="1308" w:type="pct"/>
            <w:vMerge/>
          </w:tcPr>
          <w:p w:rsidRPr="008979A8" w:rsidR="00ED77CB" w:rsidP="00AA546C" w:rsidRDefault="00ED77CB" w14:paraId="158394E7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ED77CB" w:rsidP="00AA546C" w:rsidRDefault="00ED77CB" w14:paraId="73F415B1" w14:textId="41A3489E">
            <w:pPr>
              <w:spacing w:after="0"/>
              <w:rPr>
                <w:szCs w:val="36"/>
              </w:rPr>
            </w:pPr>
            <w:r>
              <w:t>MASS_VOICE_FN_ROW_ID</w:t>
            </w:r>
          </w:p>
        </w:tc>
        <w:tc>
          <w:tcPr>
            <w:tcW w:w="2307" w:type="pct"/>
          </w:tcPr>
          <w:p w:rsidR="00ED77CB" w:rsidP="00AA546C" w:rsidRDefault="00ED77CB" w14:paraId="75F114D8" w14:textId="4B04616C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>ให้</w:t>
            </w:r>
            <w:r w:rsidRPr="008979A8">
              <w:rPr>
                <w:rFonts w:cs="Angsana New"/>
                <w:cs/>
              </w:rPr>
              <w:t>ใช้</w:t>
            </w:r>
            <w:r>
              <w:rPr>
                <w:rFonts w:hint="cs" w:cs="Angsana New"/>
                <w:cs/>
              </w:rPr>
              <w:t xml:space="preserve"> </w:t>
            </w:r>
            <w:r>
              <w:t>MASS_VOICE_FN_CHANNEL</w:t>
            </w:r>
            <w:r w:rsidRPr="008979A8">
              <w:rPr>
                <w:rFonts w:cs="Angsana New"/>
                <w:cs/>
              </w:rPr>
              <w:t>.</w:t>
            </w:r>
            <w:r w:rsidRPr="008979A8">
              <w:rPr>
                <w:rFonts w:cs="CordiaUPC"/>
              </w:rPr>
              <w:t>ROW_ID</w:t>
            </w:r>
            <w:r>
              <w:rPr>
                <w:rFonts w:hint="cs" w:cs="Angsana New"/>
                <w:cs/>
              </w:rPr>
              <w:t xml:space="preserve"> เดิม</w:t>
            </w:r>
          </w:p>
        </w:tc>
      </w:tr>
      <w:tr w:rsidRPr="008979A8" w:rsidR="00ED77CB" w:rsidTr="00832ED6" w14:paraId="66652EAA" w14:textId="77777777">
        <w:tc>
          <w:tcPr>
            <w:tcW w:w="1308" w:type="pct"/>
            <w:vMerge/>
          </w:tcPr>
          <w:p w:rsidRPr="008979A8" w:rsidR="00ED77CB" w:rsidP="00AA546C" w:rsidRDefault="00ED77CB" w14:paraId="361E8F33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ED77CB" w:rsidP="00AA546C" w:rsidRDefault="00ED77CB" w14:paraId="4D687A48" w14:textId="3025AE1D">
            <w:pPr>
              <w:spacing w:after="0"/>
              <w:rPr>
                <w:szCs w:val="36"/>
              </w:rPr>
            </w:pPr>
            <w:r>
              <w:t>ACTION_FN</w:t>
            </w:r>
          </w:p>
        </w:tc>
        <w:tc>
          <w:tcPr>
            <w:tcW w:w="2307" w:type="pct"/>
          </w:tcPr>
          <w:p w:rsidR="00ED77CB" w:rsidP="00AA546C" w:rsidRDefault="00ED77CB" w14:paraId="3C28056E" w14:textId="41B0E632">
            <w:pPr>
              <w:rPr>
                <w:rFonts w:cs="CordiaUPC"/>
              </w:rPr>
            </w:pPr>
            <w:r>
              <w:rPr>
                <w:rFonts w:cs="CordiaUPC"/>
              </w:rPr>
              <w:t>actionFN</w:t>
            </w:r>
          </w:p>
        </w:tc>
      </w:tr>
      <w:tr w:rsidRPr="008979A8" w:rsidR="00ED77CB" w:rsidTr="00832ED6" w14:paraId="43279FAB" w14:textId="77777777">
        <w:tc>
          <w:tcPr>
            <w:tcW w:w="1308" w:type="pct"/>
            <w:vMerge/>
          </w:tcPr>
          <w:p w:rsidRPr="008979A8" w:rsidR="00ED77CB" w:rsidP="00AA546C" w:rsidRDefault="00ED77CB" w14:paraId="452348AB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ED77CB" w:rsidP="00AA546C" w:rsidRDefault="00ED77CB" w14:paraId="75A79AC4" w14:textId="30956AC6">
            <w:pPr>
              <w:spacing w:after="0"/>
              <w:rPr>
                <w:szCs w:val="36"/>
              </w:rPr>
            </w:pPr>
            <w:r>
              <w:t>FEE_EXC_VAT</w:t>
            </w:r>
          </w:p>
        </w:tc>
        <w:tc>
          <w:tcPr>
            <w:tcW w:w="2307" w:type="pct"/>
          </w:tcPr>
          <w:p w:rsidR="00ED77CB" w:rsidP="00AA546C" w:rsidRDefault="00ED77CB" w14:paraId="39E93874" w14:textId="4D0FD9CD">
            <w:pPr>
              <w:rPr>
                <w:rFonts w:cs="CordiaUPC"/>
              </w:rPr>
            </w:pPr>
            <w:r>
              <w:rPr>
                <w:rFonts w:cs="CordiaUPC"/>
              </w:rPr>
              <w:t>feeExcVat</w:t>
            </w:r>
          </w:p>
        </w:tc>
      </w:tr>
      <w:tr w:rsidRPr="008979A8" w:rsidR="00ED77CB" w:rsidTr="00832ED6" w14:paraId="6F11592D" w14:textId="77777777">
        <w:tc>
          <w:tcPr>
            <w:tcW w:w="1308" w:type="pct"/>
            <w:vMerge/>
          </w:tcPr>
          <w:p w:rsidRPr="008979A8" w:rsidR="00ED77CB" w:rsidP="00AA546C" w:rsidRDefault="00ED77CB" w14:paraId="622541AE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ED77CB" w:rsidP="00AA546C" w:rsidRDefault="00ED77CB" w14:paraId="4A5592E4" w14:textId="6F2DF868">
            <w:pPr>
              <w:spacing w:after="0"/>
              <w:rPr>
                <w:szCs w:val="36"/>
              </w:rPr>
            </w:pPr>
            <w:r>
              <w:t>FEE_INC_VAT</w:t>
            </w:r>
          </w:p>
        </w:tc>
        <w:tc>
          <w:tcPr>
            <w:tcW w:w="2307" w:type="pct"/>
          </w:tcPr>
          <w:p w:rsidR="00ED77CB" w:rsidP="00AA546C" w:rsidRDefault="00ED77CB" w14:paraId="4FF11722" w14:textId="34B5EF37">
            <w:pPr>
              <w:rPr>
                <w:rFonts w:cs="CordiaUPC"/>
              </w:rPr>
            </w:pPr>
            <w:r>
              <w:rPr>
                <w:rFonts w:cs="CordiaUPC"/>
              </w:rPr>
              <w:t>feeIncVat</w:t>
            </w:r>
          </w:p>
        </w:tc>
      </w:tr>
    </w:tbl>
    <w:p w:rsidRPr="008979A8" w:rsidR="00432CE9" w:rsidP="00432CE9" w:rsidRDefault="00432CE9" w14:paraId="6976142A" w14:textId="41B2973F">
      <w:pPr>
        <w:pStyle w:val="Heading2"/>
        <w:numPr>
          <w:ilvl w:val="0"/>
          <w:numId w:val="1"/>
        </w:numPr>
        <w:ind w:left="426" w:hanging="426"/>
        <w:rPr>
          <w:rFonts w:ascii="CordiaUPC" w:hAnsi="CordiaUPC" w:cs="CordiaUPC"/>
          <w:sz w:val="36"/>
          <w:szCs w:val="36"/>
        </w:rPr>
      </w:pPr>
      <w:r>
        <w:rPr>
          <w:rFonts w:ascii="CordiaUPC" w:hAnsi="CordiaUPC" w:cs="CordiaUPC"/>
          <w:sz w:val="36"/>
          <w:szCs w:val="36"/>
        </w:rPr>
        <w:t>Mass Voice</w:t>
      </w:r>
      <w:r w:rsidRPr="008979A8">
        <w:rPr>
          <w:rFonts w:ascii="CordiaUPC" w:hAnsi="CordiaUPC" w:cs="Angsana New"/>
          <w:sz w:val="36"/>
          <w:szCs w:val="36"/>
          <w:cs/>
        </w:rPr>
        <w:t xml:space="preserve"> </w:t>
      </w:r>
      <w:r>
        <w:rPr>
          <w:rFonts w:ascii="CordiaUPC" w:hAnsi="CordiaUPC" w:cs="CordiaUPC"/>
          <w:sz w:val="36"/>
          <w:szCs w:val="36"/>
        </w:rPr>
        <w:t>B Number</w:t>
      </w:r>
    </w:p>
    <w:p w:rsidRPr="00180BBA" w:rsidR="00432CE9" w:rsidP="00BB3F68" w:rsidRDefault="00432CE9" w14:paraId="71F0784E" w14:textId="77777777">
      <w:pPr>
        <w:pStyle w:val="Heading3"/>
        <w:numPr>
          <w:ilvl w:val="0"/>
          <w:numId w:val="119"/>
        </w:numPr>
        <w:rPr>
          <w:rFonts w:ascii="CordiaUPC" w:hAnsi="CordiaUPC" w:cs="CordiaUPC"/>
          <w:sz w:val="32"/>
          <w:szCs w:val="40"/>
        </w:rPr>
      </w:pPr>
      <w:r w:rsidRPr="00180BBA">
        <w:rPr>
          <w:rFonts w:ascii="CordiaUPC" w:hAnsi="CordiaUPC" w:cs="CordiaUPC"/>
          <w:sz w:val="32"/>
          <w:szCs w:val="40"/>
        </w:rPr>
        <w:t>Field on Screen</w:t>
      </w:r>
    </w:p>
    <w:tbl>
      <w:tblPr>
        <w:tblW w:w="4977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841"/>
        <w:gridCol w:w="1616"/>
        <w:gridCol w:w="5518"/>
      </w:tblGrid>
      <w:tr w:rsidRPr="008979A8" w:rsidR="00432CE9" w:rsidTr="00432CE9" w14:paraId="17545CE8" w14:textId="77777777">
        <w:trPr>
          <w:cantSplit/>
          <w:tblHeader/>
        </w:trPr>
        <w:tc>
          <w:tcPr>
            <w:tcW w:w="1026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432CE9" w:rsidP="00432CE9" w:rsidRDefault="00432CE9" w14:paraId="31443B80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Field Name</w:t>
            </w:r>
          </w:p>
        </w:tc>
        <w:tc>
          <w:tcPr>
            <w:tcW w:w="900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432CE9" w:rsidP="00432CE9" w:rsidRDefault="00432CE9" w14:paraId="21AB7E62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Type</w:t>
            </w:r>
          </w:p>
        </w:tc>
        <w:tc>
          <w:tcPr>
            <w:tcW w:w="3074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432CE9" w:rsidP="00432CE9" w:rsidRDefault="00432CE9" w14:paraId="4B1C4A1F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Comments</w:t>
            </w:r>
          </w:p>
        </w:tc>
      </w:tr>
      <w:tr w:rsidRPr="008979A8" w:rsidR="00432CE9" w:rsidTr="00432CE9" w14:paraId="47C3D269" w14:textId="77777777">
        <w:tc>
          <w:tcPr>
            <w:tcW w:w="5000" w:type="pct"/>
            <w:gridSpan w:val="3"/>
            <w:shd w:val="clear" w:color="auto" w:fill="C2D69B" w:themeFill="accent3" w:themeFillTint="99"/>
          </w:tcPr>
          <w:p w:rsidR="00432CE9" w:rsidP="00432CE9" w:rsidRDefault="00432CE9" w14:paraId="1A7CFB5D" w14:textId="77777777">
            <w:pPr>
              <w:pStyle w:val="HeaderTable"/>
              <w:rPr>
                <w:lang w:bidi="th-TH"/>
              </w:rPr>
            </w:pPr>
            <w:r>
              <w:t>Table Section</w:t>
            </w:r>
          </w:p>
        </w:tc>
      </w:tr>
      <w:tr w:rsidRPr="008979A8" w:rsidR="00137036" w:rsidTr="00432CE9" w14:paraId="5C728623" w14:textId="77777777">
        <w:trPr>
          <w:trHeight w:val="111"/>
        </w:trPr>
        <w:tc>
          <w:tcPr>
            <w:tcW w:w="1026" w:type="pct"/>
          </w:tcPr>
          <w:p w:rsidR="00137036" w:rsidP="00137036" w:rsidRDefault="00137036" w14:paraId="2A040623" w14:textId="021C7B45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Usage Localize</w:t>
            </w:r>
            <w:r w:rsidR="000D224E">
              <w:rPr>
                <w:rFonts w:cs="CordiaUPC"/>
                <w:szCs w:val="36"/>
              </w:rPr>
              <w:t>d</w:t>
            </w:r>
          </w:p>
        </w:tc>
        <w:tc>
          <w:tcPr>
            <w:tcW w:w="900" w:type="pct"/>
          </w:tcPr>
          <w:p w:rsidR="00137036" w:rsidP="00137036" w:rsidRDefault="00137036" w14:paraId="776C3E89" w14:textId="77777777">
            <w:pPr>
              <w:pStyle w:val="HeaderTable"/>
            </w:pPr>
          </w:p>
        </w:tc>
        <w:tc>
          <w:tcPr>
            <w:tcW w:w="3074" w:type="pct"/>
          </w:tcPr>
          <w:p w:rsidR="00137036" w:rsidP="00137036" w:rsidRDefault="00137036" w14:paraId="6A49A783" w14:textId="77777777">
            <w:pPr>
              <w:spacing w:after="0"/>
              <w:rPr>
                <w:cs/>
              </w:rPr>
            </w:pPr>
            <w:r w:rsidRPr="00BD6930">
              <w:rPr>
                <w:rFonts w:cs="Angsana New"/>
                <w:cs/>
              </w:rPr>
              <w:t xml:space="preserve">แสดงข้อมูลใน </w:t>
            </w:r>
            <w:r w:rsidRPr="00BD6930">
              <w:rPr>
                <w:rFonts w:cs="CordiaUPC"/>
              </w:rPr>
              <w:t>Format</w:t>
            </w:r>
          </w:p>
          <w:p w:rsidR="00137036" w:rsidP="00137036" w:rsidRDefault="00137036" w14:paraId="26AC4E25" w14:textId="19B1BFFD">
            <w:pPr>
              <w:spacing w:after="0"/>
              <w:rPr>
                <w:rFonts w:cs="Angsana New"/>
              </w:rPr>
            </w:pPr>
            <w:r>
              <w:rPr>
                <w:rFonts w:cs="CordiaUPC"/>
              </w:rPr>
              <w:t>usageLocalize</w:t>
            </w:r>
            <w:r w:rsidR="000D224E">
              <w:rPr>
                <w:rFonts w:cs="CordiaUPC"/>
              </w:rPr>
              <w:t>d</w:t>
            </w:r>
            <w:r>
              <w:rPr>
                <w:rFonts w:cs="CordiaUPC"/>
              </w:rPr>
              <w:t>Flag</w:t>
            </w:r>
          </w:p>
          <w:p w:rsidRPr="00BD6930" w:rsidR="00137036" w:rsidP="00137036" w:rsidRDefault="00137036" w14:paraId="0EA7F519" w14:textId="3B3E9717">
            <w:pPr>
              <w:spacing w:after="0"/>
              <w:rPr>
                <w:rFonts w:cs="Angsana New"/>
                <w:cs/>
              </w:rPr>
            </w:pPr>
            <w:r>
              <w:rPr>
                <w:rFonts w:cs="Angsana New"/>
              </w:rPr>
              <w:t xml:space="preserve">Visible </w:t>
            </w:r>
            <w:r>
              <w:rPr>
                <w:rFonts w:hint="cs" w:cs="Angsana New"/>
                <w:cs/>
              </w:rPr>
              <w:t xml:space="preserve">เมื่อ </w:t>
            </w:r>
            <w:r>
              <w:rPr>
                <w:rFonts w:cs="Angsana New"/>
              </w:rPr>
              <w:t xml:space="preserve">product class </w:t>
            </w:r>
            <w:r>
              <w:rPr>
                <w:rFonts w:cs="CordiaUPC"/>
                <w:cs/>
              </w:rPr>
              <w:t>=”</w:t>
            </w:r>
            <w:r>
              <w:rPr>
                <w:rFonts w:cs="Angsana New"/>
              </w:rPr>
              <w:t>pre</w:t>
            </w:r>
            <w:r>
              <w:rPr>
                <w:rFonts w:cs="CordiaUPC"/>
                <w:cs/>
              </w:rPr>
              <w:t>-</w:t>
            </w:r>
            <w:r>
              <w:rPr>
                <w:rFonts w:cs="Angsana New"/>
              </w:rPr>
              <w:t>paid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และ </w:t>
            </w:r>
            <w:r>
              <w:rPr>
                <w:rFonts w:cs="Angsana New"/>
              </w:rPr>
              <w:t xml:space="preserve">customer type </w:t>
            </w:r>
            <w:r>
              <w:rPr>
                <w:rFonts w:cs="CordiaUPC"/>
                <w:cs/>
              </w:rPr>
              <w:t>= “</w:t>
            </w:r>
            <w:r>
              <w:rPr>
                <w:rFonts w:cs="Angsana New"/>
              </w:rPr>
              <w:t>On</w:t>
            </w:r>
            <w:r>
              <w:rPr>
                <w:rFonts w:cs="CordiaUPC"/>
                <w:cs/>
              </w:rPr>
              <w:t>-</w:t>
            </w:r>
            <w:r>
              <w:rPr>
                <w:rFonts w:cs="Angsana New"/>
              </w:rPr>
              <w:t xml:space="preserve">Top </w:t>
            </w:r>
            <w:r>
              <w:rPr>
                <w:rFonts w:hint="cs" w:cs="Angsana New"/>
                <w:cs/>
              </w:rPr>
              <w:t xml:space="preserve">หรือ </w:t>
            </w:r>
            <w:r>
              <w:rPr>
                <w:rFonts w:cs="Angsana New"/>
              </w:rPr>
              <w:t>On</w:t>
            </w:r>
            <w:r>
              <w:rPr>
                <w:rFonts w:cs="CordiaUPC"/>
                <w:cs/>
              </w:rPr>
              <w:t>-</w:t>
            </w:r>
            <w:r>
              <w:rPr>
                <w:rFonts w:cs="Angsana New"/>
              </w:rPr>
              <w:t>Top Extra</w:t>
            </w:r>
            <w:r>
              <w:rPr>
                <w:rFonts w:cs="CordiaUPC"/>
                <w:cs/>
              </w:rPr>
              <w:t>”</w:t>
            </w:r>
          </w:p>
        </w:tc>
      </w:tr>
      <w:tr w:rsidRPr="008979A8" w:rsidR="00137036" w:rsidTr="00432CE9" w14:paraId="37B8D355" w14:textId="77777777">
        <w:trPr>
          <w:trHeight w:val="111"/>
        </w:trPr>
        <w:tc>
          <w:tcPr>
            <w:tcW w:w="1026" w:type="pct"/>
          </w:tcPr>
          <w:p w:rsidRPr="00F03FBF" w:rsidR="00137036" w:rsidP="00137036" w:rsidRDefault="00137036" w14:paraId="3E6BE5C1" w14:textId="26CCEDD6">
            <w:pPr>
              <w:rPr>
                <w:rFonts w:cs="CordiaUPC"/>
              </w:rPr>
            </w:pPr>
            <w:r>
              <w:rPr>
                <w:rFonts w:cs="CordiaUPC"/>
                <w:szCs w:val="36"/>
              </w:rPr>
              <w:t>Special Number</w:t>
            </w:r>
          </w:p>
        </w:tc>
        <w:tc>
          <w:tcPr>
            <w:tcW w:w="900" w:type="pct"/>
          </w:tcPr>
          <w:p w:rsidR="00137036" w:rsidP="00137036" w:rsidRDefault="00137036" w14:paraId="4C59EE43" w14:textId="77777777">
            <w:pPr>
              <w:pStyle w:val="HeaderTable"/>
            </w:pPr>
          </w:p>
        </w:tc>
        <w:tc>
          <w:tcPr>
            <w:tcW w:w="3074" w:type="pct"/>
          </w:tcPr>
          <w:p w:rsidR="00137036" w:rsidP="00137036" w:rsidRDefault="00137036" w14:paraId="2566B48F" w14:textId="77777777">
            <w:pPr>
              <w:spacing w:after="0"/>
              <w:rPr>
                <w:rFonts w:cs="CordiaUPC"/>
              </w:rPr>
            </w:pPr>
            <w:r w:rsidRPr="00BD6930">
              <w:rPr>
                <w:rFonts w:cs="Angsana New"/>
                <w:cs/>
              </w:rPr>
              <w:t xml:space="preserve">แสดงข้อมูลใน </w:t>
            </w:r>
            <w:r w:rsidRPr="00BD6930">
              <w:rPr>
                <w:rFonts w:cs="CordiaUPC"/>
              </w:rPr>
              <w:t>Format</w:t>
            </w:r>
          </w:p>
          <w:p w:rsidR="00137036" w:rsidP="00137036" w:rsidRDefault="00137036" w14:paraId="66A6E090" w14:textId="77777777">
            <w:pPr>
              <w:spacing w:after="0"/>
              <w:rPr>
                <w:rFonts w:cs="CordiaUPC"/>
              </w:rPr>
            </w:pPr>
            <w:r>
              <w:rPr>
                <w:rFonts w:cs="CordiaUPC"/>
              </w:rPr>
              <w:t>bNumber</w:t>
            </w:r>
          </w:p>
          <w:p w:rsidRPr="007C474E" w:rsidR="00137036" w:rsidP="00137036" w:rsidRDefault="00137036" w14:paraId="6B6C6057" w14:textId="65DB66C1">
            <w:pPr>
              <w:spacing w:after="0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ถ้ามีค่ามากกว่า </w:t>
            </w:r>
            <w:r>
              <w:rPr>
                <w:rFonts w:cs="CordiaUPC"/>
              </w:rPr>
              <w:t xml:space="preserve">1 </w:t>
            </w:r>
            <w:r>
              <w:rPr>
                <w:rFonts w:hint="cs" w:cs="Angsana New"/>
                <w:cs/>
              </w:rPr>
              <w:t>ค่า ให้ขึ้นบรรทัดใหม่</w:t>
            </w:r>
          </w:p>
        </w:tc>
      </w:tr>
      <w:tr w:rsidRPr="008979A8" w:rsidR="00137036" w:rsidTr="00432CE9" w14:paraId="75CA3D15" w14:textId="77777777">
        <w:trPr>
          <w:trHeight w:val="111"/>
        </w:trPr>
        <w:tc>
          <w:tcPr>
            <w:tcW w:w="1026" w:type="pct"/>
          </w:tcPr>
          <w:p w:rsidR="00137036" w:rsidP="00137036" w:rsidRDefault="00137036" w14:paraId="07FDDCD6" w14:textId="3A11EE6C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 xml:space="preserve">Free </w:t>
            </w:r>
            <w:r>
              <w:rPr>
                <w:rFonts w:cs="Angsana New"/>
                <w:cs/>
              </w:rPr>
              <w:t xml:space="preserve">/ </w:t>
            </w:r>
            <w:r>
              <w:rPr>
                <w:rFonts w:cs="CordiaUPC"/>
                <w:szCs w:val="36"/>
              </w:rPr>
              <w:t>Charge</w:t>
            </w:r>
          </w:p>
        </w:tc>
        <w:tc>
          <w:tcPr>
            <w:tcW w:w="900" w:type="pct"/>
          </w:tcPr>
          <w:p w:rsidR="00137036" w:rsidP="00137036" w:rsidRDefault="00137036" w14:paraId="310DA408" w14:textId="77777777">
            <w:pPr>
              <w:pStyle w:val="HeaderTable"/>
            </w:pPr>
          </w:p>
        </w:tc>
        <w:tc>
          <w:tcPr>
            <w:tcW w:w="3074" w:type="pct"/>
          </w:tcPr>
          <w:p w:rsidR="00137036" w:rsidP="00137036" w:rsidRDefault="00137036" w14:paraId="6C6BC6AC" w14:textId="77777777">
            <w:pPr>
              <w:spacing w:after="0"/>
              <w:rPr>
                <w:rFonts w:cs="CordiaUPC"/>
              </w:rPr>
            </w:pPr>
            <w:r w:rsidRPr="00BD6930">
              <w:rPr>
                <w:rFonts w:cs="Angsana New"/>
                <w:cs/>
              </w:rPr>
              <w:t xml:space="preserve">แสดงข้อมูลใน </w:t>
            </w:r>
            <w:r w:rsidRPr="00BD6930">
              <w:rPr>
                <w:rFonts w:cs="CordiaUPC"/>
              </w:rPr>
              <w:t>Format</w:t>
            </w:r>
          </w:p>
          <w:p w:rsidRPr="00BD6930" w:rsidR="00137036" w:rsidP="00137036" w:rsidRDefault="00137036" w14:paraId="7DB1AB64" w14:textId="652E92BE">
            <w:pPr>
              <w:spacing w:after="0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ถ้า </w:t>
            </w:r>
            <w:r>
              <w:rPr>
                <w:rFonts w:cs="CordiaUPC"/>
              </w:rPr>
              <w:t xml:space="preserve">bNumberType </w:t>
            </w:r>
            <w:r>
              <w:rPr>
                <w:rFonts w:hint="cs" w:cs="Angsana New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Free Call</w:t>
            </w:r>
            <w:r>
              <w:rPr>
                <w:rFonts w:cs="Angsana New"/>
                <w:cs/>
              </w:rPr>
              <w:t>”</w:t>
            </w:r>
          </w:p>
          <w:p w:rsidR="00137036" w:rsidP="00137036" w:rsidRDefault="00137036" w14:paraId="240925B9" w14:textId="13B15F12">
            <w:pPr>
              <w:spacing w:after="0"/>
              <w:rPr>
                <w:rFonts w:cs="CordiaUPC"/>
              </w:rPr>
            </w:pP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 xml:space="preserve">Free </w:t>
            </w:r>
            <w:r>
              <w:rPr>
                <w:rFonts w:cs="Angsana New"/>
                <w:cs/>
              </w:rPr>
              <w:t xml:space="preserve">” + </w:t>
            </w:r>
            <w:r>
              <w:rPr>
                <w:rFonts w:cs="CordiaUPC"/>
              </w:rPr>
              <w:t xml:space="preserve">bFreeCall </w:t>
            </w:r>
            <w:r>
              <w:rPr>
                <w:rFonts w:cs="Angsana New"/>
                <w:cs/>
              </w:rPr>
              <w:t xml:space="preserve">+ “ “ + </w:t>
            </w:r>
            <w:r>
              <w:rPr>
                <w:rFonts w:cs="CordiaUPC"/>
              </w:rPr>
              <w:t xml:space="preserve">bFreeCallUnit </w:t>
            </w:r>
          </w:p>
          <w:p w:rsidRPr="00BD6930" w:rsidR="00137036" w:rsidP="00137036" w:rsidRDefault="00137036" w14:paraId="0DF8F091" w14:textId="68CC3E9D">
            <w:pPr>
              <w:spacing w:after="0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ถ้า </w:t>
            </w:r>
            <w:r>
              <w:rPr>
                <w:rFonts w:cs="CordiaUPC"/>
              </w:rPr>
              <w:t xml:space="preserve">bNumberType </w:t>
            </w:r>
            <w:r>
              <w:rPr>
                <w:rFonts w:hint="cs" w:cs="Angsana New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Special Rate</w:t>
            </w:r>
            <w:r>
              <w:rPr>
                <w:rFonts w:cs="Angsana New"/>
                <w:cs/>
              </w:rPr>
              <w:t>”</w:t>
            </w:r>
          </w:p>
          <w:p w:rsidR="00137036" w:rsidP="00137036" w:rsidRDefault="00137036" w14:paraId="67C60AB9" w14:textId="068A33B7">
            <w:pPr>
              <w:spacing w:after="0"/>
            </w:pP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 xml:space="preserve">Charge excluding vat </w:t>
            </w:r>
            <w:r>
              <w:rPr>
                <w:rFonts w:cs="Angsana New"/>
                <w:cs/>
              </w:rPr>
              <w:t xml:space="preserve">” + </w:t>
            </w:r>
            <w:r>
              <w:rPr>
                <w:rFonts w:cs="CordiaUPC"/>
              </w:rPr>
              <w:t>b</w:t>
            </w:r>
            <w:r>
              <w:t>RateExcVat</w:t>
            </w:r>
            <w:r>
              <w:rPr>
                <w:rFonts w:cs="Angsana New"/>
                <w:cs/>
              </w:rPr>
              <w:t xml:space="preserve"> + “ </w:t>
            </w:r>
            <w:r>
              <w:rPr>
                <w:rFonts w:cs="CordiaUPC"/>
              </w:rPr>
              <w:t xml:space="preserve">Baht per </w:t>
            </w:r>
            <w:r>
              <w:rPr>
                <w:rFonts w:cs="Angsana New"/>
                <w:cs/>
              </w:rPr>
              <w:t xml:space="preserve">“ + </w:t>
            </w:r>
            <w:r>
              <w:t>bRateUnit</w:t>
            </w:r>
          </w:p>
          <w:p w:rsidRPr="00BD6930" w:rsidR="00137036" w:rsidP="00137036" w:rsidRDefault="00137036" w14:paraId="735A99C6" w14:textId="4B9802EB">
            <w:pPr>
              <w:spacing w:after="0"/>
              <w:rPr>
                <w:rFonts w:cs="CordiaUPC"/>
                <w:cs/>
              </w:rPr>
            </w:pP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 xml:space="preserve">Charge including vat </w:t>
            </w:r>
            <w:r>
              <w:rPr>
                <w:rFonts w:cs="Angsana New"/>
                <w:cs/>
              </w:rPr>
              <w:t xml:space="preserve">” + </w:t>
            </w:r>
            <w:r>
              <w:t>bRateIncVat</w:t>
            </w:r>
            <w:r>
              <w:rPr>
                <w:rFonts w:cs="Angsana New"/>
                <w:cs/>
              </w:rPr>
              <w:t xml:space="preserve"> + “ </w:t>
            </w:r>
            <w:r>
              <w:rPr>
                <w:rFonts w:cs="CordiaUPC"/>
              </w:rPr>
              <w:t xml:space="preserve">Baht per </w:t>
            </w:r>
            <w:r>
              <w:rPr>
                <w:rFonts w:cs="Angsana New"/>
                <w:cs/>
              </w:rPr>
              <w:t xml:space="preserve">“ + </w:t>
            </w:r>
            <w:r>
              <w:t>bRateUnit</w:t>
            </w:r>
          </w:p>
        </w:tc>
      </w:tr>
      <w:tr w:rsidRPr="008979A8" w:rsidR="00137036" w:rsidTr="00432CE9" w14:paraId="67BCDD13" w14:textId="77777777">
        <w:trPr>
          <w:trHeight w:val="108"/>
        </w:trPr>
        <w:tc>
          <w:tcPr>
            <w:tcW w:w="1026" w:type="pct"/>
          </w:tcPr>
          <w:p w:rsidRPr="00F03FBF" w:rsidR="00137036" w:rsidP="00137036" w:rsidRDefault="00137036" w14:paraId="489022BE" w14:textId="77777777">
            <w:pPr>
              <w:rPr>
                <w:rFonts w:cs="CordiaUPC"/>
                <w:szCs w:val="36"/>
              </w:rPr>
            </w:pPr>
            <w:r w:rsidRPr="00F03FBF">
              <w:rPr>
                <w:rFonts w:cs="CordiaUPC"/>
                <w:szCs w:val="36"/>
              </w:rPr>
              <w:t>Duration</w:t>
            </w:r>
          </w:p>
        </w:tc>
        <w:tc>
          <w:tcPr>
            <w:tcW w:w="900" w:type="pct"/>
          </w:tcPr>
          <w:p w:rsidR="00137036" w:rsidP="00137036" w:rsidRDefault="00137036" w14:paraId="5C91BC12" w14:textId="77777777">
            <w:pPr>
              <w:pStyle w:val="HeaderTable"/>
            </w:pPr>
          </w:p>
        </w:tc>
        <w:tc>
          <w:tcPr>
            <w:tcW w:w="3074" w:type="pct"/>
          </w:tcPr>
          <w:p w:rsidR="00137036" w:rsidP="00137036" w:rsidRDefault="00137036" w14:paraId="5DE8F1B4" w14:textId="77777777">
            <w:pPr>
              <w:spacing w:after="0"/>
            </w:pPr>
            <w:r>
              <w:rPr>
                <w:rFonts w:hint="cs"/>
                <w:cs/>
              </w:rPr>
              <w:t xml:space="preserve">แสดงข้อมูลใน </w:t>
            </w:r>
            <w:r>
              <w:t>Format</w:t>
            </w:r>
          </w:p>
          <w:p w:rsidR="00137036" w:rsidP="00137036" w:rsidRDefault="00137036" w14:paraId="4C8D6733" w14:textId="633579C6">
            <w:pPr>
              <w:spacing w:after="0"/>
            </w:pPr>
            <w:r>
              <w:t>d</w:t>
            </w:r>
            <w:r w:rsidRPr="00BD6930">
              <w:t xml:space="preserve">urationFrom </w:t>
            </w:r>
            <w:r w:rsidRPr="00BD6930">
              <w:rPr>
                <w:rFonts w:cs="Angsana New"/>
                <w:cs/>
              </w:rPr>
              <w:t xml:space="preserve">+ “ </w:t>
            </w:r>
            <w:r>
              <w:rPr>
                <w:rFonts w:cs="Angsana New"/>
                <w:cs/>
              </w:rPr>
              <w:t>–</w:t>
            </w:r>
            <w:r w:rsidRPr="00BD6930">
              <w:rPr>
                <w:rFonts w:cs="Angsana New"/>
                <w:cs/>
              </w:rPr>
              <w:t xml:space="preserve"> ” </w:t>
            </w:r>
            <w:r>
              <w:t>d</w:t>
            </w:r>
            <w:r w:rsidRPr="00BD6930">
              <w:t>urationTo</w:t>
            </w:r>
            <w:r w:rsidRPr="00BD6930">
              <w:rPr>
                <w:rFonts w:cs="Angsana New"/>
                <w:cs/>
              </w:rPr>
              <w:t xml:space="preserve"> + “ ” + </w:t>
            </w:r>
            <w:r>
              <w:t>d</w:t>
            </w:r>
            <w:r w:rsidRPr="00BD6930">
              <w:t>urationUnit</w:t>
            </w:r>
          </w:p>
        </w:tc>
      </w:tr>
      <w:tr w:rsidRPr="008979A8" w:rsidR="00137036" w:rsidTr="00432CE9" w14:paraId="176D1919" w14:textId="77777777">
        <w:trPr>
          <w:trHeight w:val="108"/>
        </w:trPr>
        <w:tc>
          <w:tcPr>
            <w:tcW w:w="1026" w:type="pct"/>
          </w:tcPr>
          <w:p w:rsidRPr="00F03FBF" w:rsidR="00137036" w:rsidP="00137036" w:rsidRDefault="00137036" w14:paraId="537A2207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Bill Cycle</w:t>
            </w:r>
          </w:p>
        </w:tc>
        <w:tc>
          <w:tcPr>
            <w:tcW w:w="900" w:type="pct"/>
          </w:tcPr>
          <w:p w:rsidR="00137036" w:rsidP="00137036" w:rsidRDefault="00137036" w14:paraId="0F78579D" w14:textId="77777777">
            <w:pPr>
              <w:pStyle w:val="HeaderTable"/>
            </w:pPr>
          </w:p>
        </w:tc>
        <w:tc>
          <w:tcPr>
            <w:tcW w:w="3074" w:type="pct"/>
          </w:tcPr>
          <w:p w:rsidR="00137036" w:rsidP="00137036" w:rsidRDefault="00137036" w14:paraId="16C5D92F" w14:textId="057CD27B">
            <w:pPr>
              <w:spacing w:after="0"/>
            </w:pPr>
            <w:r>
              <w:t xml:space="preserve">Visible </w:t>
            </w:r>
            <w:r>
              <w:rPr>
                <w:rFonts w:hint="cs"/>
                <w:cs/>
              </w:rPr>
              <w:t xml:space="preserve">เมื่อ </w:t>
            </w:r>
            <w:r w:rsidRPr="00766CC1">
              <w:t>customerType</w:t>
            </w:r>
            <w:r>
              <w:rPr>
                <w:rFonts w:hint="cs"/>
                <w:cs/>
              </w:rPr>
              <w:t xml:space="preserve"> เป็น </w:t>
            </w:r>
            <w:r>
              <w:rPr>
                <w:rFonts w:cs="Angsana New"/>
                <w:cs/>
              </w:rPr>
              <w:t>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 w:cs="Angsana New"/>
                <w:cs/>
              </w:rPr>
              <w:t xml:space="preserve"> หรือ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All</w:t>
            </w:r>
            <w:r>
              <w:rPr>
                <w:rFonts w:cs="Angsana New"/>
                <w:cs/>
              </w:rPr>
              <w:t>”</w:t>
            </w:r>
          </w:p>
          <w:p w:rsidR="00137036" w:rsidP="00137036" w:rsidRDefault="00137036" w14:paraId="3F29ADED" w14:textId="77777777">
            <w:pPr>
              <w:spacing w:after="0"/>
            </w:pPr>
            <w:r>
              <w:rPr>
                <w:rFonts w:hint="cs"/>
                <w:cs/>
              </w:rPr>
              <w:t xml:space="preserve">แสดงข้อมูลใน </w:t>
            </w:r>
            <w:r>
              <w:t>Format</w:t>
            </w:r>
          </w:p>
          <w:p w:rsidR="00137036" w:rsidP="00137036" w:rsidRDefault="00137036" w14:paraId="3D022C5F" w14:textId="77777777">
            <w:pPr>
              <w:spacing w:after="0"/>
              <w:rPr>
                <w:cs/>
              </w:rPr>
            </w:pPr>
            <w:r>
              <w:t xml:space="preserve">billCycleValue </w:t>
            </w:r>
            <w:r>
              <w:rPr>
                <w:rFonts w:cs="Angsana New"/>
                <w:cs/>
              </w:rPr>
              <w:t xml:space="preserve">+ “ “ + </w:t>
            </w:r>
            <w:r>
              <w:t>billCycleUnit</w:t>
            </w:r>
          </w:p>
        </w:tc>
      </w:tr>
      <w:tr w:rsidRPr="008979A8" w:rsidR="00137036" w:rsidTr="00432CE9" w14:paraId="6DF54FA5" w14:textId="77777777">
        <w:trPr>
          <w:trHeight w:val="108"/>
        </w:trPr>
        <w:tc>
          <w:tcPr>
            <w:tcW w:w="1026" w:type="pct"/>
          </w:tcPr>
          <w:p w:rsidRPr="003A1FD8" w:rsidR="00137036" w:rsidP="00137036" w:rsidRDefault="00137036" w14:paraId="4F688CBA" w14:textId="77777777">
            <w:pPr>
              <w:rPr>
                <w:rFonts w:cs="CordiaUPC"/>
              </w:rPr>
            </w:pPr>
            <w:r w:rsidRPr="003A1FD8">
              <w:rPr>
                <w:rFonts w:cs="CordiaUPC"/>
              </w:rPr>
              <w:t>Action</w:t>
            </w:r>
          </w:p>
          <w:p w:rsidRPr="003A1FD8" w:rsidR="00137036" w:rsidP="00137036" w:rsidRDefault="00137036" w14:paraId="78EBA1B2" w14:textId="77777777">
            <w:pPr>
              <w:pStyle w:val="ListParagraph"/>
              <w:numPr>
                <w:ilvl w:val="0"/>
                <w:numId w:val="13"/>
              </w:numPr>
              <w:rPr>
                <w:rFonts w:cs="CordiaUPC"/>
              </w:rPr>
            </w:pPr>
            <w:r w:rsidRPr="003A1FD8">
              <w:rPr>
                <w:rFonts w:hint="cs" w:cs="Angsana New"/>
                <w:cs/>
              </w:rPr>
              <w:t>ปุ่ม</w:t>
            </w:r>
            <w:r w:rsidRPr="003A1FD8">
              <w:rPr>
                <w:rFonts w:cs="CordiaUPC"/>
              </w:rPr>
              <w:t>Edit</w:t>
            </w:r>
          </w:p>
        </w:tc>
        <w:tc>
          <w:tcPr>
            <w:tcW w:w="900" w:type="pct"/>
          </w:tcPr>
          <w:p w:rsidR="00137036" w:rsidP="00137036" w:rsidRDefault="00137036" w14:paraId="02A7199C" w14:textId="77777777">
            <w:r>
              <w:t>Button</w:t>
            </w:r>
          </w:p>
        </w:tc>
        <w:tc>
          <w:tcPr>
            <w:tcW w:w="3074" w:type="pct"/>
          </w:tcPr>
          <w:p w:rsidRPr="0079598B" w:rsidR="00137036" w:rsidP="00137036" w:rsidRDefault="00137036" w14:paraId="5F8E3788" w14:textId="77777777">
            <w:pPr>
              <w:rPr>
                <w:rFonts w:cs="CordiaUPC"/>
                <w:cs/>
              </w:rPr>
            </w:pPr>
            <w:r w:rsidRPr="0079598B">
              <w:rPr>
                <w:rFonts w:cs="Angsana New"/>
                <w:cs/>
              </w:rPr>
              <w:t xml:space="preserve">เมื่อกดปุ่มให้ทำการ </w:t>
            </w:r>
            <w:r w:rsidRPr="0079598B">
              <w:rPr>
                <w:rFonts w:cs="CordiaUPC"/>
              </w:rPr>
              <w:t>Visible Detail Section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และดึงข้อมูลของ </w:t>
            </w:r>
            <w:r>
              <w:rPr>
                <w:rFonts w:cs="CordiaUPC"/>
              </w:rPr>
              <w:t xml:space="preserve">Row </w:t>
            </w:r>
            <w:r>
              <w:rPr>
                <w:rFonts w:hint="cs" w:cs="Angsana New"/>
                <w:cs/>
              </w:rPr>
              <w:t>นั้นๆ มาแสดง</w:t>
            </w:r>
          </w:p>
        </w:tc>
      </w:tr>
      <w:tr w:rsidRPr="008979A8" w:rsidR="00137036" w:rsidTr="00432CE9" w14:paraId="5B9D9AA7" w14:textId="77777777">
        <w:trPr>
          <w:trHeight w:val="108"/>
        </w:trPr>
        <w:tc>
          <w:tcPr>
            <w:tcW w:w="1026" w:type="pct"/>
          </w:tcPr>
          <w:p w:rsidRPr="003A1FD8" w:rsidR="00137036" w:rsidP="00137036" w:rsidRDefault="00137036" w14:paraId="76FD6BB8" w14:textId="77777777">
            <w:pPr>
              <w:rPr>
                <w:rFonts w:cs="CordiaUPC"/>
              </w:rPr>
            </w:pPr>
            <w:r w:rsidRPr="003A1FD8">
              <w:rPr>
                <w:rFonts w:cs="CordiaUPC"/>
              </w:rPr>
              <w:t>Action</w:t>
            </w:r>
          </w:p>
          <w:p w:rsidRPr="003A1FD8" w:rsidR="00137036" w:rsidP="00137036" w:rsidRDefault="00137036" w14:paraId="731A5891" w14:textId="77777777">
            <w:pPr>
              <w:pStyle w:val="ListParagraph"/>
              <w:numPr>
                <w:ilvl w:val="0"/>
                <w:numId w:val="14"/>
              </w:numPr>
              <w:rPr>
                <w:rFonts w:cs="CordiaUPC"/>
              </w:rPr>
            </w:pPr>
            <w:r w:rsidRPr="003A1FD8">
              <w:rPr>
                <w:rFonts w:hint="cs" w:cs="Angsana New"/>
                <w:cs/>
              </w:rPr>
              <w:t xml:space="preserve">ปุ่ม </w:t>
            </w:r>
            <w:r w:rsidRPr="003A1FD8">
              <w:rPr>
                <w:rFonts w:cs="CordiaUPC"/>
              </w:rPr>
              <w:t>Delete</w:t>
            </w:r>
          </w:p>
        </w:tc>
        <w:tc>
          <w:tcPr>
            <w:tcW w:w="900" w:type="pct"/>
          </w:tcPr>
          <w:p w:rsidR="00137036" w:rsidP="00137036" w:rsidRDefault="00137036" w14:paraId="54C4B413" w14:textId="77777777">
            <w:r>
              <w:t>Button</w:t>
            </w:r>
          </w:p>
        </w:tc>
        <w:tc>
          <w:tcPr>
            <w:tcW w:w="3074" w:type="pct"/>
          </w:tcPr>
          <w:p w:rsidRPr="0079598B" w:rsidR="00137036" w:rsidP="00137036" w:rsidRDefault="00137036" w14:paraId="193D316B" w14:textId="77777777">
            <w:pPr>
              <w:rPr>
                <w:rFonts w:cs="CordiaUPC"/>
                <w:cs/>
              </w:rPr>
            </w:pPr>
            <w:r w:rsidRPr="0079598B">
              <w:rPr>
                <w:rFonts w:cs="Angsana New"/>
                <w:cs/>
              </w:rPr>
              <w:t>เมื่</w:t>
            </w:r>
            <w:r>
              <w:rPr>
                <w:rFonts w:hint="cs" w:cs="Angsana New"/>
                <w:cs/>
              </w:rPr>
              <w:t>อ</w:t>
            </w:r>
            <w:r w:rsidRPr="0079598B">
              <w:rPr>
                <w:rFonts w:cs="Angsana New"/>
                <w:cs/>
              </w:rPr>
              <w:t>กดปุ่มให้ทำการ</w:t>
            </w:r>
            <w:r>
              <w:rPr>
                <w:rFonts w:cs="CordiaUPC"/>
              </w:rPr>
              <w:t xml:space="preserve"> Delete </w:t>
            </w:r>
            <w:r>
              <w:rPr>
                <w:rFonts w:hint="cs" w:cs="Angsana New"/>
                <w:cs/>
              </w:rPr>
              <w:t xml:space="preserve">ข้อมูลของ </w:t>
            </w:r>
            <w:r>
              <w:rPr>
                <w:rFonts w:cs="CordiaUPC"/>
              </w:rPr>
              <w:t xml:space="preserve">Row </w:t>
            </w:r>
            <w:r>
              <w:rPr>
                <w:rFonts w:hint="cs" w:cs="Angsana New"/>
                <w:cs/>
              </w:rPr>
              <w:t>นั้นๆ</w:t>
            </w:r>
          </w:p>
        </w:tc>
      </w:tr>
      <w:tr w:rsidRPr="008979A8" w:rsidR="00137036" w:rsidTr="00432CE9" w14:paraId="78F69598" w14:textId="77777777">
        <w:trPr>
          <w:trHeight w:val="108"/>
        </w:trPr>
        <w:tc>
          <w:tcPr>
            <w:tcW w:w="1026" w:type="pct"/>
          </w:tcPr>
          <w:p w:rsidRPr="003A1FD8" w:rsidR="00137036" w:rsidP="00137036" w:rsidRDefault="00137036" w14:paraId="4842EF21" w14:textId="77777777">
            <w:pPr>
              <w:rPr>
                <w:rFonts w:cs="CordiaUPC"/>
              </w:rPr>
            </w:pPr>
            <w:r w:rsidRPr="003A1FD8">
              <w:rPr>
                <w:rFonts w:hint="cs" w:cs="Angsana New"/>
                <w:cs/>
              </w:rPr>
              <w:t xml:space="preserve">ปุ่ม </w:t>
            </w:r>
            <w:r w:rsidRPr="003A1FD8">
              <w:rPr>
                <w:rFonts w:cs="Angsana New"/>
                <w:cs/>
              </w:rPr>
              <w:t>+</w:t>
            </w:r>
          </w:p>
        </w:tc>
        <w:tc>
          <w:tcPr>
            <w:tcW w:w="900" w:type="pct"/>
          </w:tcPr>
          <w:p w:rsidR="00137036" w:rsidP="00137036" w:rsidRDefault="00137036" w14:paraId="4ADCA57F" w14:textId="77777777">
            <w:r>
              <w:t>Button</w:t>
            </w:r>
          </w:p>
        </w:tc>
        <w:tc>
          <w:tcPr>
            <w:tcW w:w="3074" w:type="pct"/>
          </w:tcPr>
          <w:p w:rsidR="00137036" w:rsidP="00137036" w:rsidRDefault="00137036" w14:paraId="2279D6E6" w14:textId="77777777">
            <w:pPr>
              <w:rPr>
                <w:rFonts w:cs="CordiaUPC"/>
              </w:rPr>
            </w:pPr>
            <w:r w:rsidRPr="007D14C9">
              <w:rPr>
                <w:rFonts w:cs="Angsana New"/>
                <w:cs/>
              </w:rPr>
              <w:t xml:space="preserve">เมื่อกดปุ่มให้ทำการ </w:t>
            </w:r>
            <w:r w:rsidRPr="007D14C9">
              <w:rPr>
                <w:rFonts w:cs="CordiaUPC"/>
              </w:rPr>
              <w:t>Visible Detail Section</w:t>
            </w:r>
          </w:p>
          <w:p w:rsidR="00137036" w:rsidP="00137036" w:rsidRDefault="00137036" w14:paraId="3735F745" w14:textId="77777777">
            <w:pPr>
              <w:rPr>
                <w:cs/>
              </w:rPr>
            </w:pPr>
            <w:r>
              <w:t xml:space="preserve">Defaut </w:t>
            </w:r>
            <w:r>
              <w:rPr>
                <w:rFonts w:hint="cs"/>
                <w:cs/>
              </w:rPr>
              <w:t>ค่าดังต่อไปนี้</w:t>
            </w:r>
          </w:p>
          <w:p w:rsidR="00137036" w:rsidP="00137036" w:rsidRDefault="00137036" w14:paraId="73F41ABB" w14:textId="77777777">
            <w:pPr>
              <w:pStyle w:val="ListParagraph"/>
              <w:numPr>
                <w:ilvl w:val="0"/>
                <w:numId w:val="14"/>
              </w:numPr>
              <w:rPr>
                <w:rFonts w:cs="CordiaUPC"/>
              </w:rPr>
            </w:pPr>
            <w:r>
              <w:rPr>
                <w:rFonts w:cs="CordiaUPC"/>
              </w:rPr>
              <w:t>d</w:t>
            </w:r>
            <w:r w:rsidRPr="008979A8">
              <w:rPr>
                <w:rFonts w:cs="CordiaUPC"/>
              </w:rPr>
              <w:t>urationType</w:t>
            </w:r>
            <w:r>
              <w:rPr>
                <w:rFonts w:cs="Angsana New"/>
                <w:cs/>
              </w:rPr>
              <w:t xml:space="preserve"> =  “</w:t>
            </w:r>
            <w:r>
              <w:rPr>
                <w:rFonts w:cs="CordiaUPC"/>
              </w:rPr>
              <w:t>Depend on Package</w:t>
            </w:r>
            <w:r>
              <w:rPr>
                <w:rFonts w:cs="Angsana New"/>
                <w:cs/>
              </w:rPr>
              <w:t>”</w:t>
            </w:r>
          </w:p>
          <w:p w:rsidRPr="00BF4250" w:rsidR="00137036" w:rsidP="00137036" w:rsidRDefault="00137036" w14:paraId="76B2791B" w14:textId="77777777">
            <w:pPr>
              <w:pStyle w:val="ListParagraph"/>
              <w:numPr>
                <w:ilvl w:val="0"/>
                <w:numId w:val="14"/>
              </w:numPr>
              <w:rPr>
                <w:rFonts w:cs="CordiaUPC"/>
              </w:rPr>
            </w:pPr>
            <w:r w:rsidRPr="00BF4250">
              <w:rPr>
                <w:rFonts w:cs="CordiaUPC"/>
              </w:rPr>
              <w:t>durationFrom</w:t>
            </w:r>
            <w:r>
              <w:rPr>
                <w:rFonts w:cs="Angsana New"/>
                <w:cs/>
              </w:rPr>
              <w:t xml:space="preserve"> = </w:t>
            </w:r>
            <w:r>
              <w:rPr>
                <w:rFonts w:cs="CordiaUPC"/>
              </w:rPr>
              <w:t>1</w:t>
            </w:r>
          </w:p>
          <w:p w:rsidRPr="00C014B2" w:rsidR="00137036" w:rsidP="00137036" w:rsidRDefault="00137036" w14:paraId="37DD06B5" w14:textId="77777777">
            <w:pPr>
              <w:pStyle w:val="ListParagraph"/>
              <w:numPr>
                <w:ilvl w:val="0"/>
                <w:numId w:val="14"/>
              </w:numPr>
              <w:rPr>
                <w:rFonts w:cs="CordiaUPC"/>
              </w:rPr>
            </w:pPr>
            <w:r w:rsidRPr="00BF4250">
              <w:rPr>
                <w:rFonts w:cs="CordiaUPC"/>
              </w:rPr>
              <w:t xml:space="preserve">durationTo </w:t>
            </w:r>
            <w:r w:rsidRPr="00BF4250">
              <w:rPr>
                <w:rFonts w:cs="Angsana New"/>
                <w:cs/>
              </w:rPr>
              <w:t xml:space="preserve">= </w:t>
            </w:r>
            <w:r w:rsidRPr="00BF4250">
              <w:rPr>
                <w:rFonts w:cs="CordiaUPC"/>
              </w:rPr>
              <w:t xml:space="preserve">Copy </w:t>
            </w:r>
            <w:r w:rsidRPr="00BF4250">
              <w:rPr>
                <w:rFonts w:cs="Angsana New"/>
                <w:cs/>
              </w:rPr>
              <w:t xml:space="preserve">ค่ามาจาก </w:t>
            </w:r>
            <w:r w:rsidRPr="00BF4250">
              <w:rPr>
                <w:rFonts w:cs="CordiaUPC"/>
              </w:rPr>
              <w:t>package</w:t>
            </w:r>
            <w:r>
              <w:rPr>
                <w:rFonts w:cs="CordiaUPC"/>
              </w:rPr>
              <w:t>Duration</w:t>
            </w:r>
          </w:p>
          <w:p w:rsidR="00137036" w:rsidP="00137036" w:rsidRDefault="00137036" w14:paraId="35571802" w14:textId="77777777">
            <w:pPr>
              <w:pStyle w:val="ListParagraph"/>
              <w:numPr>
                <w:ilvl w:val="0"/>
                <w:numId w:val="14"/>
              </w:numPr>
              <w:rPr>
                <w:rFonts w:cs="CordiaUPC"/>
              </w:rPr>
            </w:pPr>
            <w:r w:rsidRPr="00BF4250">
              <w:rPr>
                <w:rFonts w:cs="CordiaUPC"/>
              </w:rPr>
              <w:t>durationUnit</w:t>
            </w:r>
            <w:r>
              <w:rPr>
                <w:rFonts w:cs="Angsana New"/>
                <w:cs/>
              </w:rPr>
              <w:t xml:space="preserve"> = </w:t>
            </w:r>
            <w:r w:rsidRPr="00BF4250">
              <w:rPr>
                <w:rFonts w:cs="CordiaUPC"/>
              </w:rPr>
              <w:t xml:space="preserve">Copy </w:t>
            </w:r>
            <w:r w:rsidRPr="00BF4250">
              <w:rPr>
                <w:rFonts w:cs="Angsana New"/>
                <w:cs/>
              </w:rPr>
              <w:t xml:space="preserve">ค่ามาจาก </w:t>
            </w:r>
            <w:r w:rsidRPr="00BF4250">
              <w:rPr>
                <w:rFonts w:cs="CordiaUPC"/>
              </w:rPr>
              <w:t>package</w:t>
            </w:r>
            <w:r>
              <w:rPr>
                <w:rFonts w:cs="CordiaUPC"/>
              </w:rPr>
              <w:t>DurationUnit</w:t>
            </w:r>
          </w:p>
          <w:p w:rsidR="00137036" w:rsidP="00137036" w:rsidRDefault="00137036" w14:paraId="6940DECA" w14:textId="77777777">
            <w:pPr>
              <w:pStyle w:val="ListParagraph"/>
              <w:numPr>
                <w:ilvl w:val="0"/>
                <w:numId w:val="14"/>
              </w:num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ถ้า </w:t>
            </w:r>
            <w:r>
              <w:rPr>
                <w:rFonts w:cs="CordiaUPC"/>
              </w:rPr>
              <w:t xml:space="preserve">customerType </w:t>
            </w:r>
            <w:r>
              <w:rPr>
                <w:rFonts w:cs="Angsana New"/>
                <w:cs/>
              </w:rPr>
              <w:t>= “</w:t>
            </w:r>
            <w:r>
              <w:rPr>
                <w:rFonts w:cs="CordiaUPC"/>
              </w:rPr>
              <w:t>Pre</w:t>
            </w:r>
            <w:r>
              <w:rPr>
                <w:rFonts w:cs="Angsana New"/>
                <w:cs/>
              </w:rPr>
              <w:t>-</w:t>
            </w:r>
            <w:r>
              <w:rPr>
                <w:rFonts w:cs="CordiaUPC"/>
              </w:rP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All</w:t>
            </w:r>
            <w:r>
              <w:rPr>
                <w:rFonts w:cs="Angsana New"/>
                <w:cs/>
              </w:rPr>
              <w:t>”</w:t>
            </w:r>
          </w:p>
          <w:p w:rsidR="00137036" w:rsidP="00137036" w:rsidRDefault="00137036" w14:paraId="78AFD1F5" w14:textId="77777777">
            <w:pPr>
              <w:pStyle w:val="ListParagraph"/>
              <w:numPr>
                <w:ilvl w:val="1"/>
                <w:numId w:val="14"/>
              </w:numPr>
              <w:rPr>
                <w:rFonts w:cs="CordiaUPC"/>
              </w:rPr>
            </w:pPr>
            <w:r>
              <w:rPr>
                <w:rFonts w:cs="CordiaUPC"/>
              </w:rPr>
              <w:t>billCycle</w:t>
            </w:r>
            <w:r w:rsidRPr="008979A8">
              <w:rPr>
                <w:rFonts w:cs="CordiaUPC"/>
              </w:rPr>
              <w:t>Type</w:t>
            </w:r>
            <w:r>
              <w:rPr>
                <w:rFonts w:cs="Angsana New"/>
                <w:cs/>
              </w:rPr>
              <w:t xml:space="preserve"> = ”</w:t>
            </w:r>
            <w:r>
              <w:rPr>
                <w:rFonts w:cs="CordiaUPC"/>
              </w:rPr>
              <w:t>Depend on Package</w:t>
            </w:r>
            <w:r>
              <w:rPr>
                <w:rFonts w:cs="Angsana New"/>
                <w:cs/>
              </w:rPr>
              <w:t>”</w:t>
            </w:r>
          </w:p>
          <w:p w:rsidR="00137036" w:rsidP="00137036" w:rsidRDefault="00137036" w14:paraId="5E47BF2B" w14:textId="77777777">
            <w:pPr>
              <w:pStyle w:val="ListParagraph"/>
              <w:numPr>
                <w:ilvl w:val="1"/>
                <w:numId w:val="14"/>
              </w:numPr>
              <w:rPr>
                <w:rFonts w:cs="CordiaUPC"/>
              </w:rPr>
            </w:pPr>
            <w:r>
              <w:rPr>
                <w:rFonts w:cs="CordiaUPC"/>
              </w:rPr>
              <w:t xml:space="preserve">billCycleValue </w:t>
            </w:r>
            <w:r>
              <w:rPr>
                <w:rFonts w:cs="Angsana New"/>
                <w:cs/>
              </w:rPr>
              <w:t xml:space="preserve">= </w:t>
            </w:r>
            <w:r>
              <w:rPr>
                <w:rFonts w:cs="CordiaUPC"/>
              </w:rPr>
              <w:t xml:space="preserve">Copy </w:t>
            </w:r>
            <w:r>
              <w:rPr>
                <w:rFonts w:hint="cs" w:cs="Angsana New"/>
                <w:cs/>
              </w:rPr>
              <w:t xml:space="preserve">ค่ามาจาก </w:t>
            </w:r>
            <w:r>
              <w:rPr>
                <w:rFonts w:cs="CordiaUPC"/>
              </w:rPr>
              <w:t>packageBillCycle</w:t>
            </w:r>
          </w:p>
          <w:p w:rsidRPr="00BB37B4" w:rsidR="00137036" w:rsidP="00137036" w:rsidRDefault="00137036" w14:paraId="0DC5D12E" w14:textId="64D519B2">
            <w:pPr>
              <w:pStyle w:val="ListParagraph"/>
              <w:numPr>
                <w:ilvl w:val="1"/>
                <w:numId w:val="14"/>
              </w:numPr>
              <w:rPr>
                <w:rFonts w:cs="CordiaUPC"/>
                <w:cs/>
              </w:rPr>
            </w:pPr>
            <w:r w:rsidRPr="00BB37B4">
              <w:rPr>
                <w:rFonts w:cs="CordiaUPC"/>
              </w:rPr>
              <w:t xml:space="preserve">billCycleUnit </w:t>
            </w:r>
            <w:r w:rsidRPr="00BB37B4">
              <w:rPr>
                <w:rFonts w:cs="Angsana New"/>
                <w:cs/>
              </w:rPr>
              <w:t xml:space="preserve">= </w:t>
            </w:r>
            <w:r w:rsidRPr="00BB37B4">
              <w:rPr>
                <w:rFonts w:cs="CordiaUPC"/>
              </w:rPr>
              <w:t xml:space="preserve">Copy </w:t>
            </w:r>
            <w:r w:rsidRPr="00BB37B4">
              <w:rPr>
                <w:rFonts w:cs="Angsana New"/>
                <w:cs/>
              </w:rPr>
              <w:t xml:space="preserve">ค่ามาจาก </w:t>
            </w:r>
            <w:r w:rsidRPr="00BB37B4">
              <w:rPr>
                <w:rFonts w:cs="CordiaUPC"/>
              </w:rPr>
              <w:t>packageBillCycleUnit</w:t>
            </w:r>
          </w:p>
        </w:tc>
      </w:tr>
      <w:tr w:rsidRPr="008979A8" w:rsidR="00137036" w:rsidTr="00432CE9" w14:paraId="74C425B0" w14:textId="77777777">
        <w:tc>
          <w:tcPr>
            <w:tcW w:w="5000" w:type="pct"/>
            <w:gridSpan w:val="3"/>
            <w:shd w:val="clear" w:color="auto" w:fill="C2D69B" w:themeFill="accent3" w:themeFillTint="99"/>
          </w:tcPr>
          <w:p w:rsidR="00137036" w:rsidP="00137036" w:rsidRDefault="00137036" w14:paraId="26D5D7CA" w14:textId="77777777">
            <w:pPr>
              <w:pStyle w:val="HeaderTable"/>
            </w:pPr>
            <w:r>
              <w:t>End Table Section</w:t>
            </w:r>
          </w:p>
        </w:tc>
      </w:tr>
      <w:tr w:rsidRPr="008979A8" w:rsidR="00137036" w:rsidTr="00432CE9" w14:paraId="690C0295" w14:textId="77777777">
        <w:tc>
          <w:tcPr>
            <w:tcW w:w="5000" w:type="pct"/>
            <w:gridSpan w:val="3"/>
            <w:shd w:val="clear" w:color="auto" w:fill="C2D69B" w:themeFill="accent3" w:themeFillTint="99"/>
          </w:tcPr>
          <w:p w:rsidRPr="008979A8" w:rsidR="00137036" w:rsidP="00137036" w:rsidRDefault="00137036" w14:paraId="23E6D1D1" w14:textId="77777777">
            <w:pPr>
              <w:pStyle w:val="HeaderTable"/>
            </w:pPr>
            <w:r>
              <w:t>Detail Section</w:t>
            </w:r>
          </w:p>
        </w:tc>
      </w:tr>
      <w:tr w:rsidRPr="008979A8" w:rsidR="00137036" w:rsidTr="008E3E22" w14:paraId="5E79C83A" w14:textId="77777777">
        <w:tc>
          <w:tcPr>
            <w:tcW w:w="5000" w:type="pct"/>
            <w:gridSpan w:val="3"/>
            <w:shd w:val="clear" w:color="auto" w:fill="C2D69B" w:themeFill="accent3" w:themeFillTint="99"/>
          </w:tcPr>
          <w:p w:rsidR="00137036" w:rsidP="00137036" w:rsidRDefault="00137036" w14:paraId="3B58F347" w14:textId="1EBFA712">
            <w:pPr>
              <w:pStyle w:val="HeaderTable"/>
              <w:rPr>
                <w:rtl/>
                <w:cs/>
              </w:rPr>
            </w:pPr>
            <w:r>
              <w:t>Special Number Table Section</w:t>
            </w:r>
          </w:p>
        </w:tc>
      </w:tr>
      <w:tr w:rsidRPr="008979A8" w:rsidR="00FE0F11" w:rsidTr="00432CE9" w14:paraId="75993F9A" w14:textId="77777777">
        <w:tc>
          <w:tcPr>
            <w:tcW w:w="1026" w:type="pct"/>
          </w:tcPr>
          <w:p w:rsidR="00FE0F11" w:rsidP="00FE0F11" w:rsidRDefault="00FE0F11" w14:paraId="29880E6C" w14:textId="7F37A400">
            <w:pPr>
              <w:rPr>
                <w:rFonts w:cs="CordiaUPC"/>
              </w:rPr>
            </w:pPr>
            <w:r>
              <w:rPr>
                <w:rFonts w:hint="cs"/>
                <w:cs/>
              </w:rPr>
              <w:t xml:space="preserve">ปุ่ม </w:t>
            </w:r>
            <w:r>
              <w:t>Download Template</w:t>
            </w:r>
          </w:p>
        </w:tc>
        <w:tc>
          <w:tcPr>
            <w:tcW w:w="900" w:type="pct"/>
          </w:tcPr>
          <w:p w:rsidR="00FE0F11" w:rsidP="00FE0F11" w:rsidRDefault="00FE0F11" w14:paraId="639E2092" w14:textId="149B8598">
            <w:pPr>
              <w:rPr>
                <w:rFonts w:cs="CordiaUPC"/>
              </w:rPr>
            </w:pPr>
            <w:r>
              <w:t>Button</w:t>
            </w:r>
          </w:p>
        </w:tc>
        <w:tc>
          <w:tcPr>
            <w:tcW w:w="3074" w:type="pct"/>
          </w:tcPr>
          <w:p w:rsidR="00FE0F11" w:rsidP="00FE0F11" w:rsidRDefault="00FE0F11" w14:paraId="2D60D9C8" w14:textId="77777777">
            <w:pPr>
              <w:rPr>
                <w:rFonts w:cs="CordiaUPC"/>
              </w:rPr>
            </w:pPr>
            <w:r>
              <w:rPr>
                <w:rFonts w:hint="cs"/>
                <w:cs/>
              </w:rPr>
              <w:t xml:space="preserve">เมื่อกดปุ่มให้สามารถ </w:t>
            </w:r>
            <w:r>
              <w:t xml:space="preserve">Download </w:t>
            </w:r>
            <w:r>
              <w:rPr>
                <w:rFonts w:hint="cs"/>
                <w:cs/>
              </w:rPr>
              <w:t xml:space="preserve">ไฟล์ที่อยู่บน </w:t>
            </w:r>
            <w:r>
              <w:t xml:space="preserve">NAS </w:t>
            </w:r>
            <w:r>
              <w:rPr>
                <w:rFonts w:hint="cs"/>
                <w:cs/>
              </w:rPr>
              <w:t>ชื่อ</w:t>
            </w:r>
          </w:p>
          <w:p w:rsidRPr="00BD6930" w:rsidR="00FE0F11" w:rsidP="00FE0F11" w:rsidRDefault="00FE0F11" w14:paraId="44546AFD" w14:textId="4CEDF978">
            <w:pPr>
              <w:spacing w:after="0"/>
              <w:rPr>
                <w:rFonts w:cs="Angsana New"/>
                <w:cs/>
              </w:rPr>
            </w:pPr>
            <w:r w:rsidRPr="00C37A26">
              <w:rPr>
                <w:rFonts w:cs="CordiaUPC"/>
              </w:rPr>
              <w:t>Template</w:t>
            </w:r>
            <w:r w:rsidRPr="00C37A26">
              <w:rPr>
                <w:rFonts w:cs="Angsana New"/>
                <w:cs/>
              </w:rPr>
              <w:t>//</w:t>
            </w:r>
            <w:r w:rsidRPr="005E4798" w:rsidR="005E4798">
              <w:rPr>
                <w:rFonts w:cs="CordiaUPC"/>
              </w:rPr>
              <w:t>Special Number</w:t>
            </w:r>
            <w:r w:rsidRPr="00C37A26">
              <w:rPr>
                <w:rFonts w:cs="Angsana New"/>
                <w:cs/>
              </w:rPr>
              <w:t>//</w:t>
            </w:r>
            <w:r w:rsidRPr="005E4798" w:rsidR="005E4798">
              <w:rPr>
                <w:rFonts w:cs="CordiaUPC"/>
              </w:rPr>
              <w:t>Special Number</w:t>
            </w:r>
            <w:r w:rsidRPr="00C37A26">
              <w:rPr>
                <w:rFonts w:cs="Angsana New"/>
                <w:cs/>
              </w:rPr>
              <w:t>.</w:t>
            </w:r>
            <w:r w:rsidRPr="00C37A26">
              <w:rPr>
                <w:rFonts w:cs="CordiaUPC"/>
              </w:rPr>
              <w:t>xls</w:t>
            </w:r>
            <w:r>
              <w:t>x</w:t>
            </w:r>
          </w:p>
        </w:tc>
      </w:tr>
      <w:tr w:rsidRPr="008979A8" w:rsidR="00FE0F11" w:rsidTr="00432CE9" w14:paraId="39769142" w14:textId="77777777">
        <w:tc>
          <w:tcPr>
            <w:tcW w:w="1026" w:type="pct"/>
          </w:tcPr>
          <w:p w:rsidR="00FE0F11" w:rsidP="00FE0F11" w:rsidRDefault="00FE0F11" w14:paraId="0AB7C24D" w14:textId="5CBAA913">
            <w:pPr>
              <w:rPr>
                <w:rFonts w:cs="CordiaUPC"/>
              </w:rPr>
            </w:pPr>
            <w:r>
              <w:rPr>
                <w:rFonts w:hint="cs"/>
                <w:cs/>
              </w:rPr>
              <w:t xml:space="preserve">ปุ่ม </w:t>
            </w:r>
            <w:r>
              <w:t>Browse</w:t>
            </w:r>
          </w:p>
        </w:tc>
        <w:tc>
          <w:tcPr>
            <w:tcW w:w="900" w:type="pct"/>
          </w:tcPr>
          <w:p w:rsidR="00FE0F11" w:rsidP="00FE0F11" w:rsidRDefault="00FE0F11" w14:paraId="46A5C6A9" w14:textId="7FF52C45">
            <w:pPr>
              <w:rPr>
                <w:rFonts w:cs="CordiaUPC"/>
              </w:rPr>
            </w:pPr>
            <w:r>
              <w:t>Browse File</w:t>
            </w:r>
          </w:p>
        </w:tc>
        <w:tc>
          <w:tcPr>
            <w:tcW w:w="3074" w:type="pct"/>
          </w:tcPr>
          <w:p w:rsidRPr="00BD6930" w:rsidR="00FE0F11" w:rsidP="00FE0F11" w:rsidRDefault="00FE0F11" w14:paraId="60C32530" w14:textId="7BB04242">
            <w:pPr>
              <w:spacing w:after="0"/>
              <w:rPr>
                <w:rFonts w:cs="Angsana New"/>
                <w:cs/>
              </w:rPr>
            </w:pPr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>
              <w:t xml:space="preserve">Upload File </w:t>
            </w:r>
          </w:p>
        </w:tc>
      </w:tr>
      <w:tr w:rsidRPr="008979A8" w:rsidR="00FE0F11" w:rsidTr="00432CE9" w14:paraId="4A5BE4FB" w14:textId="77777777">
        <w:tc>
          <w:tcPr>
            <w:tcW w:w="1026" w:type="pct"/>
          </w:tcPr>
          <w:p w:rsidR="00FE0F11" w:rsidP="00FE0F11" w:rsidRDefault="00FE0F11" w14:paraId="14AF5D42" w14:textId="33EACD19">
            <w:pPr>
              <w:rPr>
                <w:rFonts w:cs="CordiaUPC"/>
              </w:rPr>
            </w:pPr>
            <w:r>
              <w:t>uploadType</w:t>
            </w:r>
          </w:p>
        </w:tc>
        <w:tc>
          <w:tcPr>
            <w:tcW w:w="900" w:type="pct"/>
          </w:tcPr>
          <w:p w:rsidR="00FE0F11" w:rsidP="00FE0F11" w:rsidRDefault="00FE0F11" w14:paraId="26995D02" w14:textId="51CAF9F1">
            <w:pPr>
              <w:rPr>
                <w:rFonts w:cs="CordiaUPC"/>
              </w:rPr>
            </w:pPr>
            <w:r>
              <w:t>Radio Button</w:t>
            </w:r>
          </w:p>
        </w:tc>
        <w:tc>
          <w:tcPr>
            <w:tcW w:w="3074" w:type="pct"/>
          </w:tcPr>
          <w:p w:rsidR="00FE0F11" w:rsidP="00FE0F11" w:rsidRDefault="00FE0F11" w14:paraId="72E385CA" w14:textId="77777777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>
              <w:t xml:space="preserve">Upload Type </w:t>
            </w:r>
          </w:p>
          <w:p w:rsidRPr="00BD6930" w:rsidR="00FE0F11" w:rsidP="00FE0F11" w:rsidRDefault="00FE0F11" w14:paraId="6491D9C2" w14:textId="1D907E29">
            <w:pPr>
              <w:spacing w:after="0"/>
              <w:rPr>
                <w:rFonts w:cs="Angsana New"/>
                <w:cs/>
              </w:rPr>
            </w:pPr>
            <w:r>
              <w:t xml:space="preserve">List of Value </w:t>
            </w:r>
            <w:r>
              <w:rPr>
                <w:rFonts w:cs="Angsana New"/>
                <w:cs/>
              </w:rPr>
              <w:t xml:space="preserve">: </w:t>
            </w:r>
            <w:r w:rsidRPr="002F5318">
              <w:rPr>
                <w:rFonts w:cs="Cordia New"/>
                <w:cs/>
              </w:rPr>
              <w:t>ดึงข้อมูลจาก</w:t>
            </w:r>
            <w:r w:rsidRPr="002F5318">
              <w:t xml:space="preserve">DB </w:t>
            </w:r>
            <w:r w:rsidRPr="002F5318">
              <w:rPr>
                <w:rFonts w:cs="Cordia New"/>
                <w:cs/>
              </w:rPr>
              <w:t xml:space="preserve">ที่ </w:t>
            </w:r>
            <w:r w:rsidRPr="002F5318">
              <w:t xml:space="preserve">Table FLW_CFG_LOV </w:t>
            </w:r>
            <w:r w:rsidRPr="002F5318">
              <w:rPr>
                <w:rFonts w:cs="Cordia New"/>
                <w:cs/>
              </w:rPr>
              <w:t xml:space="preserve">โดย </w:t>
            </w:r>
            <w:r w:rsidRPr="002F5318">
              <w:t xml:space="preserve">group_type </w:t>
            </w:r>
            <w:r w:rsidRPr="002F5318">
              <w:rPr>
                <w:rFonts w:cs="Angsana New"/>
                <w:cs/>
              </w:rPr>
              <w:t>= ‘</w:t>
            </w:r>
            <w:r>
              <w:t>Upload Type</w:t>
            </w:r>
            <w:r w:rsidRPr="002F5318">
              <w:rPr>
                <w:rFonts w:cs="Angsana New"/>
                <w:cs/>
              </w:rPr>
              <w:t>’</w:t>
            </w:r>
          </w:p>
        </w:tc>
      </w:tr>
      <w:tr w:rsidRPr="008979A8" w:rsidR="00FE0F11" w:rsidTr="00432CE9" w14:paraId="7DB52C77" w14:textId="77777777">
        <w:tc>
          <w:tcPr>
            <w:tcW w:w="1026" w:type="pct"/>
          </w:tcPr>
          <w:p w:rsidR="00FE0F11" w:rsidP="00FE0F11" w:rsidRDefault="00FE0F11" w14:paraId="426C548A" w14:textId="4B44B466">
            <w:pPr>
              <w:rPr>
                <w:rFonts w:cs="CordiaUPC"/>
              </w:rPr>
            </w:pPr>
            <w:r>
              <w:rPr>
                <w:rFonts w:hint="cs"/>
                <w:cs/>
              </w:rPr>
              <w:t xml:space="preserve">ปุ่ม </w:t>
            </w:r>
            <w:r>
              <w:t>Upload</w:t>
            </w:r>
          </w:p>
        </w:tc>
        <w:tc>
          <w:tcPr>
            <w:tcW w:w="900" w:type="pct"/>
          </w:tcPr>
          <w:p w:rsidR="00FE0F11" w:rsidP="00FE0F11" w:rsidRDefault="00FE0F11" w14:paraId="50F4066D" w14:textId="25C98E2A">
            <w:pPr>
              <w:rPr>
                <w:rFonts w:cs="CordiaUPC"/>
              </w:rPr>
            </w:pPr>
            <w:r>
              <w:t>Button</w:t>
            </w:r>
          </w:p>
        </w:tc>
        <w:tc>
          <w:tcPr>
            <w:tcW w:w="3074" w:type="pct"/>
          </w:tcPr>
          <w:p w:rsidR="00FE0F11" w:rsidP="00FE0F11" w:rsidRDefault="00FE0F11" w14:paraId="405FA452" w14:textId="77777777">
            <w:pPr>
              <w:spacing w:after="0"/>
              <w:rPr>
                <w:rFonts w:cs="CordiaUPC"/>
                <w:cs/>
              </w:rPr>
            </w:pPr>
            <w:r>
              <w:rPr>
                <w:rFonts w:cs="CordiaUPC"/>
              </w:rPr>
              <w:t xml:space="preserve">Visible </w:t>
            </w:r>
            <w:r>
              <w:rPr>
                <w:rFonts w:hint="cs" w:cs="Angsana New"/>
                <w:cs/>
              </w:rPr>
              <w:t xml:space="preserve">เมื่อมีการกดปุ่ม </w:t>
            </w:r>
            <w:r>
              <w:rPr>
                <w:rFonts w:cs="CordiaUPC"/>
              </w:rPr>
              <w:t xml:space="preserve">Browse </w:t>
            </w:r>
            <w:r>
              <w:rPr>
                <w:rFonts w:hint="cs" w:cs="Angsana New"/>
                <w:cs/>
              </w:rPr>
              <w:t xml:space="preserve">แล้วมีไฟล์แนบและ </w:t>
            </w:r>
            <w:r>
              <w:t>uploadType</w:t>
            </w:r>
            <w:r>
              <w:rPr>
                <w:rFonts w:hint="cs"/>
                <w:cs/>
              </w:rPr>
              <w:t xml:space="preserve"> มีค่า</w:t>
            </w:r>
          </w:p>
          <w:p w:rsidR="00FE0F11" w:rsidP="00FE0F11" w:rsidRDefault="00FE0F11" w14:paraId="302FA712" w14:textId="5A92EE03">
            <w:pPr>
              <w:spacing w:after="0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เมื่อกดปุ่มระบบจะทำการอ่านไฟล์ที่แนบมาจากปุ่ม </w:t>
            </w:r>
            <w:r>
              <w:rPr>
                <w:rFonts w:cs="CordiaUPC"/>
              </w:rPr>
              <w:t xml:space="preserve">Browse </w:t>
            </w:r>
            <w:r>
              <w:rPr>
                <w:rFonts w:hint="cs" w:cs="Angsana New"/>
                <w:cs/>
              </w:rPr>
              <w:t xml:space="preserve">และเก็บข้อมูลและแสดงใน </w:t>
            </w:r>
            <w:r w:rsidRPr="00D32AC4" w:rsidR="00D32AC4">
              <w:t xml:space="preserve">Voice Special Number Detail </w:t>
            </w:r>
            <w:r>
              <w:t xml:space="preserve">Table </w:t>
            </w:r>
            <w:r>
              <w:rPr>
                <w:rFonts w:hint="cs"/>
                <w:cs/>
              </w:rPr>
              <w:t>โดยระบบ</w:t>
            </w:r>
          </w:p>
          <w:p w:rsidRPr="00BA729D" w:rsidR="00FE0F11" w:rsidP="00FE0F11" w:rsidRDefault="00FE0F11" w14:paraId="2F2929BE" w14:textId="064CC2DF">
            <w:pPr>
              <w:pStyle w:val="ListParagraph"/>
              <w:numPr>
                <w:ilvl w:val="0"/>
                <w:numId w:val="269"/>
              </w:numPr>
              <w:spacing w:after="0"/>
              <w:rPr>
                <w:rFonts w:cs="CordiaUPC"/>
              </w:rPr>
            </w:pPr>
            <w:r w:rsidRPr="00BA729D">
              <w:rPr>
                <w:rFonts w:hint="cs" w:cs="Angsana New"/>
                <w:cs/>
              </w:rPr>
              <w:t xml:space="preserve">ถ้า </w:t>
            </w:r>
            <w:r>
              <w:t>uploadType</w:t>
            </w:r>
            <w:r>
              <w:rPr>
                <w:rFonts w:hint="cs"/>
                <w:cs/>
              </w:rPr>
              <w:t xml:space="preserve"> มีค่าเป็น </w:t>
            </w:r>
            <w:r>
              <w:rPr>
                <w:rFonts w:cs="Angsana New"/>
                <w:cs/>
              </w:rPr>
              <w:t>“</w:t>
            </w:r>
            <w:r>
              <w:t>Replace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ให้เคลียร์ข้อมูลใน </w:t>
            </w:r>
            <w:r w:rsidRPr="00D32AC4" w:rsidR="00707CE0">
              <w:t>Voice Special Number Detail</w:t>
            </w:r>
            <w:r>
              <w:t xml:space="preserve"> Table </w:t>
            </w:r>
            <w:r w:rsidRPr="00BA729D">
              <w:rPr>
                <w:rFonts w:hint="cs" w:cs="Angsana New"/>
                <w:cs/>
              </w:rPr>
              <w:t xml:space="preserve">ก่อนแล้วจึงโหลดข้อมูลจาก </w:t>
            </w:r>
            <w:r w:rsidRPr="00BA729D">
              <w:rPr>
                <w:rFonts w:cs="CordiaUPC"/>
              </w:rPr>
              <w:t xml:space="preserve">Excel </w:t>
            </w:r>
          </w:p>
          <w:p w:rsidR="00FE0F11" w:rsidP="00FE0F11" w:rsidRDefault="00FE0F11" w14:paraId="59332D72" w14:textId="30A47022">
            <w:pPr>
              <w:pStyle w:val="ListParagraph"/>
              <w:numPr>
                <w:ilvl w:val="0"/>
                <w:numId w:val="269"/>
              </w:numPr>
              <w:spacing w:after="0"/>
              <w:rPr>
                <w:rFonts w:cs="CordiaUPC"/>
              </w:rPr>
            </w:pPr>
            <w:r w:rsidRPr="00BA729D">
              <w:rPr>
                <w:rFonts w:hint="cs" w:cs="Angsana New"/>
                <w:cs/>
              </w:rPr>
              <w:t xml:space="preserve">ถ้า </w:t>
            </w:r>
            <w:r>
              <w:t>uploadType</w:t>
            </w:r>
            <w:r>
              <w:rPr>
                <w:rFonts w:hint="cs"/>
                <w:cs/>
              </w:rPr>
              <w:t xml:space="preserve"> มีค่าเป็น </w:t>
            </w:r>
            <w:r>
              <w:rPr>
                <w:rFonts w:cs="Angsana New"/>
                <w:cs/>
              </w:rPr>
              <w:t>“</w:t>
            </w:r>
            <w:r>
              <w:t>Append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>ให้</w:t>
            </w:r>
            <w:r w:rsidRPr="00BA729D">
              <w:rPr>
                <w:rFonts w:hint="cs" w:cs="Angsana New"/>
                <w:cs/>
              </w:rPr>
              <w:t xml:space="preserve">โหลดข้อมูลจาก </w:t>
            </w:r>
            <w:r w:rsidRPr="00BA729D">
              <w:rPr>
                <w:rFonts w:cs="CordiaUPC"/>
              </w:rPr>
              <w:t>Excel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ลงต่อท้ายใน </w:t>
            </w:r>
            <w:r w:rsidRPr="00D32AC4" w:rsidR="00707CE0">
              <w:t>Voice Special Number Detail</w:t>
            </w:r>
            <w:r>
              <w:t xml:space="preserve"> Table</w:t>
            </w:r>
          </w:p>
          <w:p w:rsidR="00FE0F11" w:rsidP="00FE0F11" w:rsidRDefault="00FE0F11" w14:paraId="1B635CF0" w14:textId="77777777">
            <w:r>
              <w:rPr>
                <w:rFonts w:hint="cs" w:cs="Angsana New"/>
                <w:cs/>
              </w:rPr>
              <w:t xml:space="preserve">หลังจาก </w:t>
            </w:r>
            <w:r>
              <w:rPr>
                <w:rFonts w:cs="CordiaUPC"/>
              </w:rPr>
              <w:t xml:space="preserve">Upload </w:t>
            </w:r>
            <w:r>
              <w:rPr>
                <w:rFonts w:hint="cs" w:cs="Angsana New"/>
                <w:cs/>
              </w:rPr>
              <w:t xml:space="preserve">แล้วให้เคลียร์ค่า </w:t>
            </w:r>
            <w:r>
              <w:rPr>
                <w:rFonts w:cs="CordiaUPC"/>
              </w:rPr>
              <w:t xml:space="preserve">File </w:t>
            </w:r>
            <w:r>
              <w:rPr>
                <w:rFonts w:hint="cs" w:cs="Angsana New"/>
                <w:cs/>
              </w:rPr>
              <w:t xml:space="preserve">ที่ </w:t>
            </w:r>
            <w:r>
              <w:rPr>
                <w:rFonts w:cs="CordiaUPC"/>
              </w:rPr>
              <w:t xml:space="preserve">upload </w:t>
            </w:r>
            <w:r>
              <w:rPr>
                <w:rFonts w:hint="cs" w:cs="Angsana New"/>
                <w:cs/>
              </w:rPr>
              <w:t xml:space="preserve">มาและ </w:t>
            </w:r>
            <w:r>
              <w:t>uploadType</w:t>
            </w:r>
          </w:p>
          <w:p w:rsidR="00FE0F11" w:rsidP="00FE0F11" w:rsidRDefault="00FE0F11" w14:paraId="4DF11397" w14:textId="0A46A3EE">
            <w:r>
              <w:rPr>
                <w:rFonts w:hint="cs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 xml:space="preserve">ถ้าข้อมูลที่ </w:t>
            </w:r>
            <w:r>
              <w:t xml:space="preserve">Upload </w:t>
            </w:r>
            <w:r w:rsidR="00D32AC4">
              <w:rPr>
                <w:rFonts w:hint="cs"/>
                <w:cs/>
              </w:rPr>
              <w:t>ซ้ำกัน</w:t>
            </w:r>
            <w:r>
              <w:rPr>
                <w:rFonts w:hint="cs"/>
                <w:cs/>
              </w:rPr>
              <w:t xml:space="preserve">จะแสดงข้อมูล </w:t>
            </w:r>
            <w:r>
              <w:t>Warning</w:t>
            </w:r>
            <w:r>
              <w:rPr>
                <w:rFonts w:hint="cs"/>
                <w:cs/>
              </w:rPr>
              <w:t xml:space="preserve"> </w:t>
            </w:r>
            <w:r>
              <w:t>Message</w:t>
            </w:r>
            <w:r>
              <w:rPr>
                <w:rFonts w:hint="cs"/>
                <w:cs/>
              </w:rPr>
              <w:t xml:space="preserve"> และให้ </w:t>
            </w:r>
            <w:r>
              <w:t xml:space="preserve">Highlight </w:t>
            </w:r>
            <w:r>
              <w:rPr>
                <w:rFonts w:hint="cs"/>
                <w:cs/>
              </w:rPr>
              <w:t xml:space="preserve">สีเหลืองที่ </w:t>
            </w:r>
            <w:r>
              <w:t xml:space="preserve">Row </w:t>
            </w:r>
            <w:r>
              <w:rPr>
                <w:rFonts w:hint="cs"/>
                <w:cs/>
              </w:rPr>
              <w:t>นั้นด้วย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>ดังนี้</w:t>
            </w:r>
          </w:p>
          <w:p w:rsidR="00FE0F11" w:rsidP="00FE0F11" w:rsidRDefault="00D32AC4" w14:paraId="34896EBC" w14:textId="60B2766E">
            <w:r>
              <w:t>s</w:t>
            </w:r>
            <w:r w:rsidRPr="00D32AC4">
              <w:t>pecialNumber</w:t>
            </w:r>
            <w:r w:rsidRPr="003322B7" w:rsidR="00FE0F11">
              <w:rPr>
                <w:rFonts w:cs="Angsana New"/>
                <w:cs/>
              </w:rPr>
              <w:t xml:space="preserve"> + " </w:t>
            </w:r>
            <w:r w:rsidRPr="003322B7" w:rsidR="00FE0F11">
              <w:t>not found</w:t>
            </w:r>
            <w:r w:rsidRPr="003322B7" w:rsidR="00FE0F11">
              <w:rPr>
                <w:rFonts w:cs="Angsana New"/>
                <w:cs/>
              </w:rPr>
              <w:t>."</w:t>
            </w:r>
          </w:p>
          <w:p w:rsidR="00FE0F11" w:rsidP="00FE0F11" w:rsidRDefault="00FE0F11" w14:paraId="1769E4D6" w14:textId="77777777">
            <w:r>
              <w:t>Example</w:t>
            </w:r>
          </w:p>
          <w:p w:rsidRPr="00BD6930" w:rsidR="00FE0F11" w:rsidP="00FE0F11" w:rsidRDefault="00D32AC4" w14:paraId="3CA76AB3" w14:textId="3BF2C8F8">
            <w:pPr>
              <w:spacing w:after="0"/>
              <w:rPr>
                <w:rFonts w:cs="Angsana New"/>
                <w:cs/>
              </w:rPr>
            </w:pPr>
            <w:r>
              <w:t>021234567</w:t>
            </w:r>
            <w:r w:rsidR="00FE0F11">
              <w:t xml:space="preserve"> not found</w:t>
            </w:r>
            <w:r w:rsidR="00FE0F11">
              <w:rPr>
                <w:rFonts w:cs="Angsana New"/>
                <w:cs/>
              </w:rPr>
              <w:t>.</w:t>
            </w:r>
          </w:p>
        </w:tc>
      </w:tr>
      <w:tr w:rsidRPr="008979A8" w:rsidR="00FE0F11" w:rsidTr="00432CE9" w14:paraId="47B08A72" w14:textId="77777777">
        <w:tc>
          <w:tcPr>
            <w:tcW w:w="1026" w:type="pct"/>
          </w:tcPr>
          <w:p w:rsidR="00FE0F11" w:rsidP="00FE0F11" w:rsidRDefault="00FE0F11" w14:paraId="5BCD0403" w14:textId="4E1F012F">
            <w:pPr>
              <w:rPr>
                <w:rFonts w:cs="CordiaUPC"/>
              </w:rPr>
            </w:pPr>
            <w:r>
              <w:rPr>
                <w:rFonts w:cs="CordiaUPC"/>
              </w:rPr>
              <w:t>Special Number</w:t>
            </w:r>
          </w:p>
        </w:tc>
        <w:tc>
          <w:tcPr>
            <w:tcW w:w="900" w:type="pct"/>
          </w:tcPr>
          <w:p w:rsidR="00FE0F11" w:rsidP="00FE0F11" w:rsidRDefault="00FE0F11" w14:paraId="631FDE99" w14:textId="77777777">
            <w:pPr>
              <w:rPr>
                <w:rFonts w:cs="CordiaUPC"/>
              </w:rPr>
            </w:pPr>
          </w:p>
        </w:tc>
        <w:tc>
          <w:tcPr>
            <w:tcW w:w="3074" w:type="pct"/>
          </w:tcPr>
          <w:p w:rsidR="00FE0F11" w:rsidP="00FE0F11" w:rsidRDefault="00FE0F11" w14:paraId="35C959A9" w14:textId="77777777">
            <w:pPr>
              <w:spacing w:after="0"/>
              <w:rPr>
                <w:rFonts w:cs="CordiaUPC"/>
              </w:rPr>
            </w:pPr>
            <w:r w:rsidRPr="00BD6930">
              <w:rPr>
                <w:rFonts w:cs="Angsana New"/>
                <w:cs/>
              </w:rPr>
              <w:t xml:space="preserve">แสดงข้อมูลใน </w:t>
            </w:r>
            <w:r w:rsidRPr="00BD6930">
              <w:rPr>
                <w:rFonts w:cs="CordiaUPC"/>
              </w:rPr>
              <w:t>Format</w:t>
            </w:r>
          </w:p>
          <w:p w:rsidR="00FE0F11" w:rsidP="00FE0F11" w:rsidRDefault="00FE0F11" w14:paraId="58AB88EB" w14:textId="67A834EC">
            <w:pPr>
              <w:spacing w:after="0"/>
              <w:rPr>
                <w:rFonts w:cs="CordiaUPC"/>
                <w:cs/>
              </w:rPr>
            </w:pPr>
            <w:r>
              <w:rPr>
                <w:rFonts w:cs="CordiaUPC"/>
              </w:rPr>
              <w:t>bNumber</w:t>
            </w:r>
          </w:p>
        </w:tc>
      </w:tr>
      <w:tr w:rsidRPr="008979A8" w:rsidR="00FE0F11" w:rsidTr="00432CE9" w14:paraId="6E6D7CCD" w14:textId="77777777">
        <w:tc>
          <w:tcPr>
            <w:tcW w:w="1026" w:type="pct"/>
          </w:tcPr>
          <w:p w:rsidRPr="003A1FD8" w:rsidR="00FE0F11" w:rsidP="00FE0F11" w:rsidRDefault="00FE0F11" w14:paraId="0354DA07" w14:textId="77777777">
            <w:pPr>
              <w:rPr>
                <w:rFonts w:cs="CordiaUPC"/>
              </w:rPr>
            </w:pPr>
            <w:r w:rsidRPr="003A1FD8">
              <w:rPr>
                <w:rFonts w:cs="CordiaUPC"/>
              </w:rPr>
              <w:t>Action</w:t>
            </w:r>
          </w:p>
          <w:p w:rsidRPr="003F517F" w:rsidR="00FE0F11" w:rsidP="00FE0F11" w:rsidRDefault="00FE0F11" w14:paraId="5ABC008B" w14:textId="693CE820">
            <w:pPr>
              <w:pStyle w:val="ListParagraph"/>
              <w:numPr>
                <w:ilvl w:val="0"/>
                <w:numId w:val="14"/>
              </w:numPr>
              <w:rPr>
                <w:rFonts w:cs="CordiaUPC"/>
              </w:rPr>
            </w:pPr>
            <w:r w:rsidRPr="003F517F">
              <w:rPr>
                <w:rFonts w:hint="cs" w:cs="Angsana New"/>
                <w:cs/>
              </w:rPr>
              <w:t>ปุ่ม</w:t>
            </w:r>
            <w:r w:rsidRPr="003F517F">
              <w:rPr>
                <w:rFonts w:cs="CordiaUPC"/>
              </w:rPr>
              <w:t>Edit</w:t>
            </w:r>
          </w:p>
        </w:tc>
        <w:tc>
          <w:tcPr>
            <w:tcW w:w="900" w:type="pct"/>
          </w:tcPr>
          <w:p w:rsidR="00FE0F11" w:rsidP="00FE0F11" w:rsidRDefault="00FE0F11" w14:paraId="796DB91F" w14:textId="60A20C8F">
            <w:pPr>
              <w:rPr>
                <w:rFonts w:cs="CordiaUPC"/>
              </w:rPr>
            </w:pPr>
            <w:r>
              <w:t>Button</w:t>
            </w:r>
          </w:p>
        </w:tc>
        <w:tc>
          <w:tcPr>
            <w:tcW w:w="3074" w:type="pct"/>
          </w:tcPr>
          <w:p w:rsidR="00FE0F11" w:rsidP="00FE0F11" w:rsidRDefault="00FE0F11" w14:paraId="0163D84C" w14:textId="43C8C13C">
            <w:pPr>
              <w:rPr>
                <w:rFonts w:cs="CordiaUPC"/>
                <w:cs/>
              </w:rPr>
            </w:pPr>
            <w:r w:rsidRPr="0079598B">
              <w:rPr>
                <w:rFonts w:cs="Angsana New"/>
                <w:cs/>
              </w:rPr>
              <w:t xml:space="preserve">เมื่อกดปุ่มให้ทำการ </w:t>
            </w:r>
            <w:r w:rsidRPr="0079598B">
              <w:rPr>
                <w:rFonts w:cs="CordiaUPC"/>
              </w:rPr>
              <w:t>Visible Detail Section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และดึงข้อมูลของ </w:t>
            </w:r>
            <w:r>
              <w:rPr>
                <w:rFonts w:cs="CordiaUPC"/>
              </w:rPr>
              <w:t xml:space="preserve">Row </w:t>
            </w:r>
            <w:r>
              <w:rPr>
                <w:rFonts w:hint="cs" w:cs="Angsana New"/>
                <w:cs/>
              </w:rPr>
              <w:t>นั้นๆ มาแสดง</w:t>
            </w:r>
          </w:p>
        </w:tc>
      </w:tr>
      <w:tr w:rsidRPr="008979A8" w:rsidR="00FE0F11" w:rsidTr="00432CE9" w14:paraId="568EC649" w14:textId="77777777">
        <w:tc>
          <w:tcPr>
            <w:tcW w:w="1026" w:type="pct"/>
          </w:tcPr>
          <w:p w:rsidRPr="003A1FD8" w:rsidR="00FE0F11" w:rsidP="00FE0F11" w:rsidRDefault="00FE0F11" w14:paraId="07A9FB3C" w14:textId="77777777">
            <w:pPr>
              <w:rPr>
                <w:rFonts w:cs="CordiaUPC"/>
              </w:rPr>
            </w:pPr>
            <w:r w:rsidRPr="003A1FD8">
              <w:rPr>
                <w:rFonts w:cs="CordiaUPC"/>
              </w:rPr>
              <w:t>Action</w:t>
            </w:r>
          </w:p>
          <w:p w:rsidRPr="003F517F" w:rsidR="00FE0F11" w:rsidP="00FE0F11" w:rsidRDefault="00FE0F11" w14:paraId="7A57269C" w14:textId="1F17D782">
            <w:pPr>
              <w:pStyle w:val="ListParagraph"/>
              <w:numPr>
                <w:ilvl w:val="0"/>
                <w:numId w:val="14"/>
              </w:numPr>
              <w:rPr>
                <w:rFonts w:cs="CordiaUPC"/>
              </w:rPr>
            </w:pPr>
            <w:r w:rsidRPr="003F517F">
              <w:rPr>
                <w:rFonts w:hint="cs" w:cs="Angsana New"/>
                <w:cs/>
              </w:rPr>
              <w:t xml:space="preserve">ปุ่ม </w:t>
            </w:r>
            <w:r w:rsidRPr="003F517F">
              <w:rPr>
                <w:rFonts w:cs="CordiaUPC"/>
              </w:rPr>
              <w:t>Delete</w:t>
            </w:r>
          </w:p>
        </w:tc>
        <w:tc>
          <w:tcPr>
            <w:tcW w:w="900" w:type="pct"/>
          </w:tcPr>
          <w:p w:rsidR="00FE0F11" w:rsidP="00FE0F11" w:rsidRDefault="00FE0F11" w14:paraId="7C711505" w14:textId="70B35E3B">
            <w:pPr>
              <w:rPr>
                <w:rFonts w:cs="CordiaUPC"/>
              </w:rPr>
            </w:pPr>
            <w:r>
              <w:t>Button</w:t>
            </w:r>
          </w:p>
        </w:tc>
        <w:tc>
          <w:tcPr>
            <w:tcW w:w="3074" w:type="pct"/>
          </w:tcPr>
          <w:p w:rsidR="00FE0F11" w:rsidP="00FE0F11" w:rsidRDefault="00FE0F11" w14:paraId="194065D1" w14:textId="2C32ECA1">
            <w:pPr>
              <w:rPr>
                <w:rFonts w:cs="CordiaUPC"/>
                <w:cs/>
              </w:rPr>
            </w:pPr>
            <w:r w:rsidRPr="0079598B">
              <w:rPr>
                <w:rFonts w:cs="Angsana New"/>
                <w:cs/>
              </w:rPr>
              <w:t>เมื่</w:t>
            </w:r>
            <w:r>
              <w:rPr>
                <w:rFonts w:hint="cs" w:cs="Angsana New"/>
                <w:cs/>
              </w:rPr>
              <w:t>อ</w:t>
            </w:r>
            <w:r w:rsidRPr="0079598B">
              <w:rPr>
                <w:rFonts w:cs="Angsana New"/>
                <w:cs/>
              </w:rPr>
              <w:t>กดปุ่มให้ทำการ</w:t>
            </w:r>
            <w:r>
              <w:rPr>
                <w:rFonts w:cs="CordiaUPC"/>
              </w:rPr>
              <w:t xml:space="preserve"> Delete </w:t>
            </w:r>
            <w:r>
              <w:rPr>
                <w:rFonts w:hint="cs" w:cs="Angsana New"/>
                <w:cs/>
              </w:rPr>
              <w:t xml:space="preserve">ข้อมูลของ </w:t>
            </w:r>
            <w:r>
              <w:rPr>
                <w:rFonts w:cs="CordiaUPC"/>
              </w:rPr>
              <w:t xml:space="preserve">Row </w:t>
            </w:r>
            <w:r>
              <w:rPr>
                <w:rFonts w:hint="cs" w:cs="Angsana New"/>
                <w:cs/>
              </w:rPr>
              <w:t>นั้นๆ</w:t>
            </w:r>
          </w:p>
        </w:tc>
      </w:tr>
      <w:tr w:rsidRPr="008979A8" w:rsidR="00FE0F11" w:rsidTr="00432CE9" w14:paraId="13437236" w14:textId="77777777">
        <w:tc>
          <w:tcPr>
            <w:tcW w:w="1026" w:type="pct"/>
          </w:tcPr>
          <w:p w:rsidR="00FE0F11" w:rsidP="00FE0F11" w:rsidRDefault="00FE0F11" w14:paraId="01034652" w14:textId="38ACA53F">
            <w:pPr>
              <w:rPr>
                <w:rFonts w:cs="CordiaUPC"/>
              </w:rPr>
            </w:pPr>
            <w:r w:rsidRPr="003A1FD8">
              <w:rPr>
                <w:rFonts w:hint="cs" w:cs="Angsana New"/>
                <w:cs/>
              </w:rPr>
              <w:t xml:space="preserve">ปุ่ม </w:t>
            </w:r>
            <w:r w:rsidRPr="003A1FD8">
              <w:rPr>
                <w:rFonts w:cs="Angsana New"/>
                <w:cs/>
              </w:rPr>
              <w:t>+</w:t>
            </w:r>
          </w:p>
        </w:tc>
        <w:tc>
          <w:tcPr>
            <w:tcW w:w="900" w:type="pct"/>
          </w:tcPr>
          <w:p w:rsidR="00FE0F11" w:rsidP="00FE0F11" w:rsidRDefault="00FE0F11" w14:paraId="75AD64D1" w14:textId="524C23AC">
            <w:pPr>
              <w:rPr>
                <w:rFonts w:cs="CordiaUPC"/>
              </w:rPr>
            </w:pPr>
            <w:r>
              <w:t>Button</w:t>
            </w:r>
          </w:p>
        </w:tc>
        <w:tc>
          <w:tcPr>
            <w:tcW w:w="3074" w:type="pct"/>
          </w:tcPr>
          <w:p w:rsidR="00FE0F11" w:rsidP="00FE0F11" w:rsidRDefault="00FE0F11" w14:paraId="1801AC80" w14:textId="4E0169C1">
            <w:pPr>
              <w:rPr>
                <w:rFonts w:cs="CordiaUPC"/>
                <w:cs/>
              </w:rPr>
            </w:pPr>
            <w:r w:rsidRPr="007D14C9">
              <w:rPr>
                <w:rFonts w:cs="Angsana New"/>
                <w:cs/>
              </w:rPr>
              <w:t xml:space="preserve">เมื่อกดปุ่มให้ทำการ </w:t>
            </w:r>
            <w:r w:rsidRPr="007D14C9">
              <w:rPr>
                <w:rFonts w:cs="CordiaUPC"/>
              </w:rPr>
              <w:t>Visible Detail Section</w:t>
            </w:r>
          </w:p>
        </w:tc>
      </w:tr>
      <w:tr w:rsidRPr="008979A8" w:rsidR="00FE0F11" w:rsidTr="008E3E22" w14:paraId="7FF685D0" w14:textId="77777777">
        <w:tc>
          <w:tcPr>
            <w:tcW w:w="5000" w:type="pct"/>
            <w:gridSpan w:val="3"/>
            <w:shd w:val="clear" w:color="auto" w:fill="C2D69B" w:themeFill="accent3" w:themeFillTint="99"/>
          </w:tcPr>
          <w:p w:rsidR="00FE0F11" w:rsidP="00FE0F11" w:rsidRDefault="00FE0F11" w14:paraId="62B97626" w14:textId="3782DB00">
            <w:pPr>
              <w:pStyle w:val="HeaderTable"/>
              <w:rPr>
                <w:rtl/>
                <w:cs/>
              </w:rPr>
            </w:pPr>
            <w:r>
              <w:t>End Special Number Table Section</w:t>
            </w:r>
          </w:p>
        </w:tc>
      </w:tr>
      <w:tr w:rsidRPr="008979A8" w:rsidR="00FE0F11" w:rsidTr="008E3E22" w14:paraId="6365690C" w14:textId="77777777">
        <w:tc>
          <w:tcPr>
            <w:tcW w:w="5000" w:type="pct"/>
            <w:gridSpan w:val="3"/>
            <w:shd w:val="clear" w:color="auto" w:fill="C2D69B" w:themeFill="accent3" w:themeFillTint="99"/>
          </w:tcPr>
          <w:p w:rsidRPr="008979A8" w:rsidR="00FE0F11" w:rsidP="00FE0F11" w:rsidRDefault="00FE0F11" w14:paraId="0CC7ADDB" w14:textId="71D4C5C9">
            <w:pPr>
              <w:pStyle w:val="HeaderTable"/>
            </w:pPr>
            <w:r>
              <w:t>Special Number Detail Section</w:t>
            </w:r>
          </w:p>
        </w:tc>
      </w:tr>
      <w:tr w:rsidRPr="008979A8" w:rsidR="00FE0F11" w:rsidTr="00432CE9" w14:paraId="6B88F46A" w14:textId="77777777">
        <w:tc>
          <w:tcPr>
            <w:tcW w:w="1026" w:type="pct"/>
          </w:tcPr>
          <w:p w:rsidR="00FE0F11" w:rsidP="00FE0F11" w:rsidRDefault="00FE0F11" w14:paraId="7BC1ECF5" w14:textId="60A274BA">
            <w:pPr>
              <w:rPr>
                <w:rFonts w:cs="CordiaUPC"/>
              </w:rPr>
            </w:pPr>
            <w:r>
              <w:rPr>
                <w:rFonts w:cs="CordiaUPC"/>
              </w:rPr>
              <w:t>bNumber</w:t>
            </w:r>
          </w:p>
        </w:tc>
        <w:tc>
          <w:tcPr>
            <w:tcW w:w="900" w:type="pct"/>
          </w:tcPr>
          <w:p w:rsidRPr="008979A8" w:rsidR="00FE0F11" w:rsidP="00FE0F11" w:rsidRDefault="00FE0F11" w14:paraId="59AC6C50" w14:textId="61237482">
            <w:pPr>
              <w:rPr>
                <w:rFonts w:cs="CordiaUPC"/>
              </w:rPr>
            </w:pPr>
            <w:r>
              <w:rPr>
                <w:rFonts w:cs="CordiaUPC"/>
              </w:rPr>
              <w:t>TextBox</w:t>
            </w:r>
          </w:p>
        </w:tc>
        <w:tc>
          <w:tcPr>
            <w:tcW w:w="3074" w:type="pct"/>
          </w:tcPr>
          <w:p w:rsidRPr="008979A8" w:rsidR="00FE0F11" w:rsidP="00FE0F11" w:rsidRDefault="00FE0F11" w14:paraId="46C415E6" w14:textId="6F7C6231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1505FE">
              <w:rPr>
                <w:rFonts w:cs="Angsana New"/>
                <w:color w:val="FF0000"/>
                <w:cs/>
              </w:rPr>
              <w:t>*</w:t>
            </w:r>
            <w:r w:rsidRPr="001505FE">
              <w:rPr>
                <w:rFonts w:cs="CordiaUPC"/>
                <w:color w:val="FF0000"/>
              </w:rPr>
              <w:t>Special Number</w:t>
            </w:r>
          </w:p>
        </w:tc>
      </w:tr>
      <w:tr w:rsidRPr="008979A8" w:rsidR="00FE0F11" w:rsidTr="00432CE9" w14:paraId="1D0604A6" w14:textId="77777777">
        <w:tc>
          <w:tcPr>
            <w:tcW w:w="1026" w:type="pct"/>
          </w:tcPr>
          <w:p w:rsidR="00FE0F11" w:rsidP="00FE0F11" w:rsidRDefault="00FE0F11" w14:paraId="00157AE0" w14:textId="68C1BCE7">
            <w:pPr>
              <w:rPr>
                <w:rFonts w:cs="CordiaUPC"/>
              </w:rPr>
            </w:pPr>
            <w:r w:rsidRPr="008979A8">
              <w:rPr>
                <w:rFonts w:cs="Angsana New"/>
                <w:cs/>
              </w:rPr>
              <w:t xml:space="preserve">ปุ่ม </w:t>
            </w:r>
            <w:r w:rsidRPr="008979A8">
              <w:rPr>
                <w:rFonts w:cs="CordiaUPC"/>
              </w:rPr>
              <w:t>Add</w:t>
            </w:r>
          </w:p>
        </w:tc>
        <w:tc>
          <w:tcPr>
            <w:tcW w:w="900" w:type="pct"/>
          </w:tcPr>
          <w:p w:rsidRPr="008979A8" w:rsidR="00FE0F11" w:rsidP="00FE0F11" w:rsidRDefault="00FE0F11" w14:paraId="53179A4C" w14:textId="6B78EBC4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>Button</w:t>
            </w:r>
          </w:p>
        </w:tc>
        <w:tc>
          <w:tcPr>
            <w:tcW w:w="3074" w:type="pct"/>
          </w:tcPr>
          <w:p w:rsidR="00FE0F11" w:rsidP="00FE0F11" w:rsidRDefault="00FE0F11" w14:paraId="18F9B617" w14:textId="77777777">
            <w:pPr>
              <w:pStyle w:val="HeaderTable"/>
              <w:rPr>
                <w:b w:val="0"/>
                <w:bCs/>
                <w:lang w:bidi="th-TH"/>
              </w:rPr>
            </w:pPr>
            <w:r w:rsidRPr="008979A8">
              <w:rPr>
                <w:b w:val="0"/>
                <w:bCs/>
                <w:lang w:bidi="th-TH"/>
              </w:rPr>
              <w:t xml:space="preserve">Visible </w:t>
            </w:r>
            <w:r w:rsidRPr="008979A8">
              <w:rPr>
                <w:rFonts w:cs="Angsana New"/>
                <w:cs/>
                <w:lang w:bidi="th-TH"/>
              </w:rPr>
              <w:t>เมื่อมี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b w:val="0"/>
                <w:bCs/>
                <w:lang w:bidi="th-TH"/>
              </w:rPr>
              <w:t xml:space="preserve">Event </w:t>
            </w:r>
            <w:r w:rsidRPr="008979A8">
              <w:rPr>
                <w:rFonts w:cs="Angsana New"/>
                <w:cs/>
                <w:lang w:bidi="th-TH"/>
              </w:rPr>
              <w:t>มาจาก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b w:val="0"/>
                <w:bCs/>
                <w:lang w:bidi="th-TH"/>
              </w:rPr>
              <w:t xml:space="preserve">Table </w:t>
            </w:r>
            <w:r>
              <w:rPr>
                <w:b w:val="0"/>
                <w:bCs/>
                <w:lang w:bidi="th-TH"/>
              </w:rPr>
              <w:t>Section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rFonts w:cs="Angsana New"/>
                <w:cs/>
                <w:lang w:bidi="th-TH"/>
              </w:rPr>
              <w:t>เป็น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“</w:t>
            </w:r>
            <w:r w:rsidRPr="008979A8">
              <w:rPr>
                <w:b w:val="0"/>
                <w:bCs/>
                <w:lang w:bidi="th-TH"/>
              </w:rPr>
              <w:t>Add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>”</w:t>
            </w:r>
          </w:p>
          <w:p w:rsidR="00FE0F11" w:rsidP="00FE0F11" w:rsidRDefault="00FE0F11" w14:paraId="3ECB5BCF" w14:textId="77777777">
            <w:pPr>
              <w:spacing w:before="240" w:after="0"/>
            </w:pPr>
            <w:r>
              <w:rPr>
                <w:rFonts w:hint="cs"/>
                <w:cs/>
              </w:rPr>
              <w:t>เมื่อกดปุ่ม</w:t>
            </w:r>
          </w:p>
          <w:p w:rsidR="00FE0F11" w:rsidP="00FE0F11" w:rsidRDefault="00FE0F11" w14:paraId="1A8DEAAB" w14:textId="77777777">
            <w:pPr>
              <w:pStyle w:val="ListParagraph"/>
              <w:numPr>
                <w:ilvl w:val="0"/>
                <w:numId w:val="4"/>
              </w:numPr>
              <w:spacing w:after="0" w:line="259" w:lineRule="auto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Validate </w:t>
            </w:r>
            <w:r>
              <w:rPr>
                <w:rFonts w:hint="cs" w:cs="Angsana New"/>
                <w:cs/>
              </w:rPr>
              <w:t>ข้อมูลในหน้าจอ</w:t>
            </w:r>
          </w:p>
          <w:p w:rsidRPr="003F517F" w:rsidR="00FE0F11" w:rsidP="00FE0F11" w:rsidRDefault="00FE0F11" w14:paraId="7B98AE12" w14:textId="77777777">
            <w:pPr>
              <w:pStyle w:val="ListParagraph"/>
              <w:numPr>
                <w:ilvl w:val="0"/>
                <w:numId w:val="4"/>
              </w:numPr>
              <w:spacing w:after="0" w:line="259" w:lineRule="auto"/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Add </w:t>
            </w:r>
            <w:r>
              <w:rPr>
                <w:rFonts w:hint="cs" w:cs="Angsana New"/>
                <w:cs/>
              </w:rPr>
              <w:t xml:space="preserve">ข้อมูลลงในส่วนของ </w:t>
            </w:r>
            <w:r>
              <w:rPr>
                <w:rFonts w:cs="CordiaUPC"/>
              </w:rPr>
              <w:t>Table Section</w:t>
            </w:r>
          </w:p>
          <w:p w:rsidRPr="003F517F" w:rsidR="00FE0F11" w:rsidP="00FE0F11" w:rsidRDefault="00FE0F11" w14:paraId="4B8734EB" w14:textId="0D79254D">
            <w:pPr>
              <w:pStyle w:val="ListParagraph"/>
              <w:numPr>
                <w:ilvl w:val="0"/>
                <w:numId w:val="4"/>
              </w:numPr>
              <w:spacing w:after="0" w:line="259" w:lineRule="auto"/>
            </w:pPr>
            <w:r w:rsidRPr="003F517F">
              <w:rPr>
                <w:rFonts w:cs="Angsana New"/>
                <w:cs/>
              </w:rPr>
              <w:t xml:space="preserve">ให้ทำการเคลียร์ค่า </w:t>
            </w:r>
            <w:r w:rsidRPr="003F517F">
              <w:rPr>
                <w:rFonts w:hint="cs" w:cs="Angsana New"/>
                <w:cs/>
              </w:rPr>
              <w:t xml:space="preserve">และ </w:t>
            </w:r>
            <w:r w:rsidRPr="003F517F">
              <w:rPr>
                <w:rFonts w:cs="CordiaUPC"/>
              </w:rPr>
              <w:t>Invisible</w:t>
            </w:r>
            <w:r w:rsidRPr="003F517F">
              <w:rPr>
                <w:rFonts w:cs="CordiaUPC"/>
                <w:szCs w:val="36"/>
              </w:rPr>
              <w:t xml:space="preserve"> Detail Section</w:t>
            </w:r>
          </w:p>
        </w:tc>
      </w:tr>
      <w:tr w:rsidRPr="008979A8" w:rsidR="00FE0F11" w:rsidTr="00432CE9" w14:paraId="4B06166A" w14:textId="77777777">
        <w:tc>
          <w:tcPr>
            <w:tcW w:w="1026" w:type="pct"/>
          </w:tcPr>
          <w:p w:rsidR="00FE0F11" w:rsidP="00FE0F11" w:rsidRDefault="00FE0F11" w14:paraId="1375C5FE" w14:textId="15A3A059">
            <w:pPr>
              <w:rPr>
                <w:rFonts w:cs="CordiaUPC"/>
              </w:rPr>
            </w:pPr>
            <w:r w:rsidRPr="008979A8">
              <w:rPr>
                <w:rFonts w:cs="Angsana New"/>
                <w:cs/>
              </w:rPr>
              <w:t xml:space="preserve">ปุ่ม </w:t>
            </w:r>
            <w:r w:rsidRPr="008979A8">
              <w:rPr>
                <w:rFonts w:cs="CordiaUPC"/>
              </w:rPr>
              <w:t>Update</w:t>
            </w:r>
          </w:p>
        </w:tc>
        <w:tc>
          <w:tcPr>
            <w:tcW w:w="900" w:type="pct"/>
          </w:tcPr>
          <w:p w:rsidRPr="008979A8" w:rsidR="00FE0F11" w:rsidP="00FE0F11" w:rsidRDefault="00FE0F11" w14:paraId="28396349" w14:textId="414B448F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>Button</w:t>
            </w:r>
          </w:p>
        </w:tc>
        <w:tc>
          <w:tcPr>
            <w:tcW w:w="3074" w:type="pct"/>
          </w:tcPr>
          <w:p w:rsidR="00FE0F11" w:rsidP="00FE0F11" w:rsidRDefault="00FE0F11" w14:paraId="7F91EDB3" w14:textId="77777777">
            <w:pPr>
              <w:pStyle w:val="HeaderTable"/>
              <w:spacing w:line="360" w:lineRule="auto"/>
              <w:rPr>
                <w:b w:val="0"/>
                <w:bCs/>
                <w:lang w:bidi="th-TH"/>
              </w:rPr>
            </w:pPr>
            <w:r w:rsidRPr="008979A8">
              <w:rPr>
                <w:b w:val="0"/>
                <w:bCs/>
                <w:lang w:bidi="th-TH"/>
              </w:rPr>
              <w:t xml:space="preserve">Visible </w:t>
            </w:r>
            <w:r w:rsidRPr="008979A8">
              <w:rPr>
                <w:rFonts w:cs="Angsana New"/>
                <w:cs/>
                <w:lang w:bidi="th-TH"/>
              </w:rPr>
              <w:t>เมื่อมี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b w:val="0"/>
                <w:bCs/>
                <w:lang w:bidi="th-TH"/>
              </w:rPr>
              <w:t xml:space="preserve">Event </w:t>
            </w:r>
            <w:r w:rsidRPr="008979A8">
              <w:rPr>
                <w:rFonts w:cs="Angsana New"/>
                <w:cs/>
                <w:lang w:bidi="th-TH"/>
              </w:rPr>
              <w:t>มาจาก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>
              <w:rPr>
                <w:b w:val="0"/>
                <w:bCs/>
                <w:lang w:bidi="th-TH"/>
              </w:rPr>
              <w:t>Table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>
              <w:rPr>
                <w:b w:val="0"/>
                <w:bCs/>
                <w:lang w:bidi="th-TH"/>
              </w:rPr>
              <w:t>Section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rFonts w:cs="Angsana New"/>
                <w:cs/>
                <w:lang w:bidi="th-TH"/>
              </w:rPr>
              <w:t>เป็น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“</w:t>
            </w:r>
            <w:r w:rsidRPr="008979A8">
              <w:rPr>
                <w:b w:val="0"/>
                <w:bCs/>
                <w:lang w:bidi="th-TH"/>
              </w:rPr>
              <w:t>Edit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>”</w:t>
            </w:r>
          </w:p>
          <w:p w:rsidR="00FE0F11" w:rsidP="00FE0F11" w:rsidRDefault="00FE0F11" w14:paraId="1C58DE5F" w14:textId="77777777">
            <w:pPr>
              <w:pStyle w:val="HeaderTable"/>
              <w:rPr>
                <w:lang w:bidi="th-TH"/>
              </w:rPr>
            </w:pPr>
            <w:r>
              <w:rPr>
                <w:rFonts w:hint="cs" w:cs="Angsana New"/>
                <w:cs/>
                <w:lang w:bidi="th-TH"/>
              </w:rPr>
              <w:t>เมื่อกดปุ่ม</w:t>
            </w:r>
          </w:p>
          <w:p w:rsidR="00FE0F11" w:rsidP="00FE0F11" w:rsidRDefault="00FE0F11" w14:paraId="18579D2F" w14:textId="77777777">
            <w:pPr>
              <w:pStyle w:val="ListParagraph"/>
              <w:numPr>
                <w:ilvl w:val="0"/>
                <w:numId w:val="6"/>
              </w:numPr>
              <w:spacing w:after="160" w:line="259" w:lineRule="auto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Validate </w:t>
            </w:r>
            <w:r>
              <w:rPr>
                <w:rFonts w:hint="cs" w:cs="Angsana New"/>
                <w:cs/>
              </w:rPr>
              <w:t>ข้อมูลในหน้าจอ</w:t>
            </w:r>
          </w:p>
          <w:p w:rsidRPr="003F517F" w:rsidR="00FE0F11" w:rsidP="00FE0F11" w:rsidRDefault="00FE0F11" w14:paraId="1080C5EB" w14:textId="77777777">
            <w:pPr>
              <w:pStyle w:val="ListParagraph"/>
              <w:numPr>
                <w:ilvl w:val="0"/>
                <w:numId w:val="6"/>
              </w:numPr>
              <w:spacing w:after="160" w:line="259" w:lineRule="auto"/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Update </w:t>
            </w:r>
            <w:r>
              <w:rPr>
                <w:rFonts w:hint="cs" w:cs="Angsana New"/>
                <w:cs/>
              </w:rPr>
              <w:t xml:space="preserve">ข้อมูลลงในส่วนของ </w:t>
            </w:r>
            <w:r>
              <w:rPr>
                <w:rFonts w:cs="CordiaUPC"/>
              </w:rPr>
              <w:t xml:space="preserve">Table Section </w:t>
            </w:r>
          </w:p>
          <w:p w:rsidRPr="003F517F" w:rsidR="00FE0F11" w:rsidP="00FE0F11" w:rsidRDefault="00FE0F11" w14:paraId="3CA2C255" w14:textId="10E3DC22">
            <w:pPr>
              <w:pStyle w:val="ListParagraph"/>
              <w:numPr>
                <w:ilvl w:val="0"/>
                <w:numId w:val="6"/>
              </w:numPr>
              <w:spacing w:after="160" w:line="259" w:lineRule="auto"/>
            </w:pPr>
            <w:r w:rsidRPr="003F517F">
              <w:rPr>
                <w:rFonts w:cs="Angsana New"/>
                <w:cs/>
              </w:rPr>
              <w:t xml:space="preserve">ให้ทำการเคลียร์ค่า </w:t>
            </w:r>
            <w:r w:rsidRPr="003F517F">
              <w:rPr>
                <w:rFonts w:hint="cs" w:cs="Angsana New"/>
                <w:cs/>
              </w:rPr>
              <w:t xml:space="preserve">และ </w:t>
            </w:r>
            <w:r w:rsidRPr="003F517F">
              <w:rPr>
                <w:rFonts w:cs="CordiaUPC"/>
              </w:rPr>
              <w:t>Invisible</w:t>
            </w:r>
            <w:r w:rsidRPr="003F517F">
              <w:rPr>
                <w:rFonts w:cs="CordiaUPC"/>
                <w:szCs w:val="36"/>
              </w:rPr>
              <w:t xml:space="preserve"> Detail Section</w:t>
            </w:r>
          </w:p>
        </w:tc>
      </w:tr>
      <w:tr w:rsidRPr="008979A8" w:rsidR="00FE0F11" w:rsidTr="00432CE9" w14:paraId="702D131B" w14:textId="77777777">
        <w:tc>
          <w:tcPr>
            <w:tcW w:w="1026" w:type="pct"/>
          </w:tcPr>
          <w:p w:rsidR="00FE0F11" w:rsidP="00FE0F11" w:rsidRDefault="00FE0F11" w14:paraId="06E302FE" w14:textId="69C39CFB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ปุ่ม </w:t>
            </w:r>
            <w:r>
              <w:rPr>
                <w:rFonts w:cs="CordiaUPC"/>
              </w:rPr>
              <w:t>Cancel</w:t>
            </w:r>
          </w:p>
        </w:tc>
        <w:tc>
          <w:tcPr>
            <w:tcW w:w="900" w:type="pct"/>
          </w:tcPr>
          <w:p w:rsidRPr="008979A8" w:rsidR="00FE0F11" w:rsidP="00FE0F11" w:rsidRDefault="00FE0F11" w14:paraId="4DF67AAD" w14:textId="106A3E4D">
            <w:pPr>
              <w:rPr>
                <w:rFonts w:cs="CordiaUPC"/>
              </w:rPr>
            </w:pPr>
            <w:r>
              <w:rPr>
                <w:rFonts w:cs="CordiaUPC"/>
              </w:rPr>
              <w:t>Button</w:t>
            </w:r>
          </w:p>
        </w:tc>
        <w:tc>
          <w:tcPr>
            <w:tcW w:w="3074" w:type="pct"/>
          </w:tcPr>
          <w:p w:rsidRPr="008979A8" w:rsidR="00FE0F11" w:rsidP="00FE0F11" w:rsidRDefault="00FE0F11" w14:paraId="03CD25BA" w14:textId="56E4BFC7">
            <w:pPr>
              <w:rPr>
                <w:rFonts w:cs="CordiaUPC"/>
              </w:rPr>
            </w:pPr>
            <w:r>
              <w:rPr>
                <w:rFonts w:hint="cs"/>
                <w:cs/>
              </w:rPr>
              <w:t xml:space="preserve">ให้ทำการเคลียร์ค่าใน </w:t>
            </w:r>
            <w:r>
              <w:t>Detail Section</w:t>
            </w:r>
            <w:r>
              <w:rPr>
                <w:rFonts w:hint="cs"/>
                <w:cs/>
              </w:rPr>
              <w:t xml:space="preserve"> และทำการ </w:t>
            </w:r>
            <w:r>
              <w:t>Invisible Detail Section</w:t>
            </w:r>
          </w:p>
        </w:tc>
      </w:tr>
      <w:tr w:rsidRPr="008979A8" w:rsidR="00FE0F11" w:rsidTr="008E3E22" w14:paraId="5A01D40F" w14:textId="77777777">
        <w:tc>
          <w:tcPr>
            <w:tcW w:w="5000" w:type="pct"/>
            <w:gridSpan w:val="3"/>
            <w:shd w:val="clear" w:color="auto" w:fill="C2D69B" w:themeFill="accent3" w:themeFillTint="99"/>
          </w:tcPr>
          <w:p w:rsidRPr="008979A8" w:rsidR="00FE0F11" w:rsidP="00FE0F11" w:rsidRDefault="00FE0F11" w14:paraId="54EB17ED" w14:textId="2279324C">
            <w:pPr>
              <w:pStyle w:val="HeaderTable"/>
            </w:pPr>
            <w:r>
              <w:t>End Special Number Detail Section</w:t>
            </w:r>
          </w:p>
        </w:tc>
      </w:tr>
      <w:tr w:rsidRPr="008979A8" w:rsidR="00FE0F11" w:rsidTr="00432CE9" w14:paraId="0B502EE8" w14:textId="77777777">
        <w:tc>
          <w:tcPr>
            <w:tcW w:w="1026" w:type="pct"/>
          </w:tcPr>
          <w:p w:rsidR="00FE0F11" w:rsidP="00FE0F11" w:rsidRDefault="00FE0F11" w14:paraId="372363EA" w14:textId="531F100C">
            <w:pPr>
              <w:rPr>
                <w:rFonts w:cs="CordiaUPC"/>
              </w:rPr>
            </w:pPr>
            <w:r>
              <w:rPr>
                <w:rFonts w:cs="CordiaUPC"/>
              </w:rPr>
              <w:t>usageLocalizedFlag</w:t>
            </w:r>
          </w:p>
        </w:tc>
        <w:tc>
          <w:tcPr>
            <w:tcW w:w="900" w:type="pct"/>
          </w:tcPr>
          <w:p w:rsidR="00FE0F11" w:rsidP="00FE0F11" w:rsidRDefault="00FE0F11" w14:paraId="63BCD302" w14:textId="54D8C471">
            <w:pPr>
              <w:rPr>
                <w:rFonts w:cs="CordiaUPC"/>
              </w:rPr>
            </w:pPr>
            <w:r>
              <w:t>Radio Button</w:t>
            </w:r>
          </w:p>
        </w:tc>
        <w:tc>
          <w:tcPr>
            <w:tcW w:w="3074" w:type="pct"/>
          </w:tcPr>
          <w:p w:rsidR="00FE0F11" w:rsidP="00FE0F11" w:rsidRDefault="00FE0F11" w14:paraId="1AF511CC" w14:textId="69B7839C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CordiaUPC"/>
              </w:rPr>
              <w:t>Usage Localized</w:t>
            </w:r>
          </w:p>
          <w:p w:rsidR="00FE0F11" w:rsidP="00FE0F11" w:rsidRDefault="00FE0F11" w14:paraId="46B8846B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Visible </w:t>
            </w:r>
            <w:r>
              <w:rPr>
                <w:rFonts w:hint="cs" w:cs="CordiaUPC"/>
                <w:cs/>
              </w:rPr>
              <w:t xml:space="preserve">เมื่อ </w:t>
            </w:r>
            <w:r>
              <w:rPr>
                <w:rFonts w:cs="CordiaUPC"/>
              </w:rPr>
              <w:t xml:space="preserve">customer type </w:t>
            </w:r>
            <w:r>
              <w:rPr>
                <w:rFonts w:cs="CordiaUPC"/>
                <w:cs/>
              </w:rPr>
              <w:t>= “</w:t>
            </w:r>
            <w:r>
              <w:rPr>
                <w:rFonts w:cs="CordiaUPC"/>
              </w:rPr>
              <w:t>Pre</w:t>
            </w:r>
            <w:r>
              <w:rPr>
                <w:rFonts w:cs="CordiaUPC"/>
                <w:cs/>
              </w:rPr>
              <w:t>-</w:t>
            </w:r>
            <w:r>
              <w:rPr>
                <w:rFonts w:cs="CordiaUPC"/>
              </w:rPr>
              <w:t>paid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 w:cs="CordiaUPC"/>
                <w:cs/>
              </w:rPr>
              <w:t xml:space="preserve">และ </w:t>
            </w:r>
            <w:r>
              <w:rPr>
                <w:rFonts w:cs="CordiaUPC"/>
              </w:rPr>
              <w:t xml:space="preserve">product class </w:t>
            </w:r>
            <w:r>
              <w:rPr>
                <w:rFonts w:cs="CordiaUPC"/>
                <w:cs/>
              </w:rPr>
              <w:t>= “</w:t>
            </w:r>
            <w:r>
              <w:rPr>
                <w:rFonts w:cs="CordiaUPC"/>
              </w:rPr>
              <w:t>On</w:t>
            </w:r>
            <w:r>
              <w:rPr>
                <w:rFonts w:cs="CordiaUPC"/>
                <w:cs/>
              </w:rPr>
              <w:t>-</w:t>
            </w:r>
            <w:r>
              <w:rPr>
                <w:rFonts w:cs="CordiaUPC"/>
              </w:rPr>
              <w:t xml:space="preserve">Top </w:t>
            </w:r>
            <w:r>
              <w:rPr>
                <w:rFonts w:hint="cs" w:cs="CordiaUPC"/>
                <w:cs/>
              </w:rPr>
              <w:t xml:space="preserve">หรือ </w:t>
            </w:r>
            <w:r>
              <w:rPr>
                <w:rFonts w:cs="CordiaUPC"/>
              </w:rPr>
              <w:t>On</w:t>
            </w:r>
            <w:r>
              <w:rPr>
                <w:rFonts w:cs="CordiaUPC"/>
                <w:cs/>
              </w:rPr>
              <w:t>-</w:t>
            </w:r>
            <w:r>
              <w:rPr>
                <w:rFonts w:cs="CordiaUPC"/>
              </w:rPr>
              <w:t>Top Extra</w:t>
            </w:r>
            <w:r>
              <w:rPr>
                <w:rFonts w:cs="CordiaUPC"/>
                <w:cs/>
              </w:rPr>
              <w:t>”</w:t>
            </w:r>
          </w:p>
          <w:p w:rsidR="00FE0F11" w:rsidP="00FE0F11" w:rsidRDefault="00FE0F11" w14:paraId="5DF7ED1C" w14:textId="4040DD0D">
            <w:pPr>
              <w:rPr>
                <w:rFonts w:cs="CordiaUPC"/>
              </w:rPr>
            </w:pPr>
            <w:r w:rsidRPr="004C3917">
              <w:t xml:space="preserve">List of Value </w:t>
            </w:r>
            <w:r w:rsidRPr="004C3917">
              <w:rPr>
                <w:rFonts w:cs="Angsana New"/>
                <w:cs/>
              </w:rPr>
              <w:t xml:space="preserve">: </w:t>
            </w:r>
            <w:r w:rsidRPr="00B916D9">
              <w:rPr>
                <w:rFonts w:cs="Angsana New"/>
                <w:cs/>
              </w:rPr>
              <w:t>ดึงข้อมูลจาก</w:t>
            </w:r>
            <w:r w:rsidRPr="00B916D9">
              <w:rPr>
                <w:rFonts w:cs="CordiaUPC"/>
              </w:rPr>
              <w:t xml:space="preserve">DB </w:t>
            </w:r>
            <w:r w:rsidRPr="00B916D9">
              <w:rPr>
                <w:rFonts w:cs="Angsana New"/>
                <w:cs/>
              </w:rPr>
              <w:t xml:space="preserve">ที่ </w:t>
            </w:r>
            <w:r w:rsidRPr="00B916D9">
              <w:rPr>
                <w:rFonts w:cs="CordiaUPC"/>
              </w:rPr>
              <w:t xml:space="preserve">Table FLW_CFG_LOV </w:t>
            </w:r>
            <w:r w:rsidRPr="00B916D9">
              <w:rPr>
                <w:rFonts w:cs="Angsana New"/>
                <w:cs/>
              </w:rPr>
              <w:t xml:space="preserve">โดย </w:t>
            </w:r>
            <w:r w:rsidRPr="00B916D9">
              <w:rPr>
                <w:rFonts w:cs="CordiaUPC"/>
              </w:rPr>
              <w:t xml:space="preserve">group_type </w:t>
            </w:r>
            <w:r w:rsidRPr="00B916D9">
              <w:rPr>
                <w:rFonts w:cs="Angsana New"/>
                <w:cs/>
              </w:rPr>
              <w:t>= ‘</w:t>
            </w:r>
            <w:r>
              <w:rPr>
                <w:rFonts w:cs="CordiaUPC"/>
              </w:rPr>
              <w:t>Usage Localized</w:t>
            </w:r>
            <w:r>
              <w:rPr>
                <w:rFonts w:cs="Angsana New"/>
                <w:cs/>
              </w:rPr>
              <w:t>’</w:t>
            </w:r>
          </w:p>
        </w:tc>
      </w:tr>
      <w:tr w:rsidRPr="008979A8" w:rsidR="00FE0F11" w:rsidTr="00432CE9" w14:paraId="15B5B243" w14:textId="77777777">
        <w:tc>
          <w:tcPr>
            <w:tcW w:w="1026" w:type="pct"/>
          </w:tcPr>
          <w:p w:rsidRPr="008979A8" w:rsidR="00FE0F11" w:rsidP="00FE0F11" w:rsidRDefault="00FE0F11" w14:paraId="1331320C" w14:textId="6AADF1D1">
            <w:pPr>
              <w:rPr>
                <w:rFonts w:cs="CordiaUPC"/>
              </w:rPr>
            </w:pPr>
            <w:r>
              <w:rPr>
                <w:rFonts w:cs="CordiaUPC"/>
              </w:rPr>
              <w:t>bNumberType</w:t>
            </w:r>
          </w:p>
        </w:tc>
        <w:tc>
          <w:tcPr>
            <w:tcW w:w="900" w:type="pct"/>
          </w:tcPr>
          <w:p w:rsidRPr="008979A8" w:rsidR="00FE0F11" w:rsidP="00FE0F11" w:rsidRDefault="00FE0F11" w14:paraId="6159ADBB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Drop down list</w:t>
            </w:r>
          </w:p>
        </w:tc>
        <w:tc>
          <w:tcPr>
            <w:tcW w:w="3074" w:type="pct"/>
          </w:tcPr>
          <w:p w:rsidR="00FE0F11" w:rsidP="00FE0F11" w:rsidRDefault="00FE0F11" w14:paraId="486AC1B0" w14:textId="6E023359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602FF8">
              <w:rPr>
                <w:rFonts w:cs="Angsana New"/>
                <w:color w:val="FF0000"/>
                <w:cs/>
              </w:rPr>
              <w:t>*</w:t>
            </w:r>
            <w:r>
              <w:rPr>
                <w:rFonts w:cs="CordiaUPC"/>
                <w:color w:val="FF0000"/>
              </w:rPr>
              <w:t>Special Number Type</w:t>
            </w:r>
          </w:p>
          <w:p w:rsidR="00FE0F11" w:rsidP="00FE0F11" w:rsidRDefault="00FE0F11" w14:paraId="42956636" w14:textId="550F5852">
            <w:pPr>
              <w:rPr>
                <w:rFonts w:cs="CordiaUPC"/>
              </w:rPr>
            </w:pPr>
            <w:r w:rsidRPr="00602FF8">
              <w:rPr>
                <w:rFonts w:cs="CordiaUPC"/>
              </w:rPr>
              <w:t xml:space="preserve">List of Value </w:t>
            </w:r>
            <w:r w:rsidRPr="00602FF8"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rPr>
                <w:rFonts w:cs="Angsana New"/>
                <w:cs/>
              </w:rPr>
              <w:t xml:space="preserve"> 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‘</w:t>
            </w:r>
            <w:r w:rsidRPr="007A5B4F">
              <w:rPr>
                <w:rFonts w:cs="CordiaUPC"/>
              </w:rPr>
              <w:t>Voice B Number Type</w:t>
            </w:r>
            <w:r>
              <w:rPr>
                <w:rFonts w:cs="Angsana New"/>
                <w:cs/>
              </w:rPr>
              <w:t>’</w:t>
            </w:r>
          </w:p>
          <w:p w:rsidR="00FE0F11" w:rsidP="00FE0F11" w:rsidRDefault="00FE0F11" w14:paraId="787F0752" w14:textId="4D916BA1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ถ้า </w:t>
            </w:r>
            <w:r>
              <w:rPr>
                <w:rFonts w:cs="CordiaUPC"/>
              </w:rPr>
              <w:t xml:space="preserve">user </w:t>
            </w:r>
            <w:r>
              <w:rPr>
                <w:rFonts w:hint="cs" w:cs="Angsana New"/>
                <w:cs/>
              </w:rPr>
              <w:t>เลือก</w:t>
            </w:r>
            <w:r>
              <w:rPr>
                <w:rFonts w:cs="CordiaUPC"/>
              </w:rPr>
              <w:t xml:space="preserve"> bNumberType</w:t>
            </w:r>
            <w:r>
              <w:rPr>
                <w:rFonts w:hint="cs" w:cs="Angsana New"/>
                <w:cs/>
              </w:rPr>
              <w:t xml:space="preserve"> มีค่าเป็น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Free Call</w:t>
            </w:r>
            <w:r>
              <w:rPr>
                <w:rFonts w:cs="Angsana New"/>
                <w:cs/>
              </w:rPr>
              <w:t>”</w:t>
            </w:r>
          </w:p>
          <w:p w:rsidR="00FE0F11" w:rsidP="00FE0F11" w:rsidRDefault="00FE0F11" w14:paraId="3C48CF99" w14:textId="0EF92390">
            <w:pPr>
              <w:pStyle w:val="ListParagraph"/>
              <w:numPr>
                <w:ilvl w:val="0"/>
                <w:numId w:val="14"/>
              </w:num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 </w:t>
            </w:r>
            <w:r>
              <w:rPr>
                <w:rFonts w:cs="CordiaUPC"/>
              </w:rPr>
              <w:t xml:space="preserve">Visible </w:t>
            </w:r>
            <w:r>
              <w:rPr>
                <w:rFonts w:hint="cs" w:cs="Angsana New"/>
                <w:cs/>
              </w:rPr>
              <w:t xml:space="preserve">บรรทัด </w:t>
            </w:r>
            <w:r>
              <w:rPr>
                <w:rFonts w:cs="CordiaUPC"/>
              </w:rPr>
              <w:t xml:space="preserve">Special Number </w:t>
            </w:r>
            <w:r>
              <w:rPr>
                <w:szCs w:val="36"/>
              </w:rPr>
              <w:t>Free Call</w:t>
            </w:r>
          </w:p>
          <w:p w:rsidR="00FE0F11" w:rsidP="00FE0F11" w:rsidRDefault="00FE0F11" w14:paraId="5050EF55" w14:textId="701DD8DA">
            <w:pPr>
              <w:pStyle w:val="ListParagraph"/>
              <w:numPr>
                <w:ilvl w:val="0"/>
                <w:numId w:val="14"/>
              </w:num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 </w:t>
            </w:r>
            <w:r>
              <w:rPr>
                <w:rFonts w:cs="CordiaUPC"/>
              </w:rPr>
              <w:t xml:space="preserve">Invisible </w:t>
            </w:r>
            <w:r>
              <w:rPr>
                <w:rFonts w:hint="cs" w:cs="Angsana New"/>
                <w:cs/>
              </w:rPr>
              <w:t xml:space="preserve">บรรทัด </w:t>
            </w:r>
            <w:r>
              <w:rPr>
                <w:rFonts w:cs="CordiaUPC"/>
              </w:rPr>
              <w:t>Special Number</w:t>
            </w:r>
            <w:r w:rsidRPr="00CE6762">
              <w:rPr>
                <w:rFonts w:cs="CordiaUPC"/>
              </w:rPr>
              <w:t xml:space="preserve"> Rate Excluding VAT</w:t>
            </w:r>
            <w:r>
              <w:rPr>
                <w:rFonts w:hint="cs" w:cs="Angsana New"/>
                <w:cs/>
              </w:rPr>
              <w:t xml:space="preserve"> และ </w:t>
            </w:r>
            <w:r>
              <w:rPr>
                <w:rFonts w:cs="CordiaUPC"/>
              </w:rPr>
              <w:t>Special Number</w:t>
            </w:r>
            <w:r w:rsidRPr="00CE6762">
              <w:rPr>
                <w:rFonts w:cs="CordiaUPC"/>
              </w:rPr>
              <w:t xml:space="preserve"> Rate </w:t>
            </w:r>
            <w:r>
              <w:rPr>
                <w:rFonts w:cs="CordiaUPC"/>
              </w:rPr>
              <w:t>In</w:t>
            </w:r>
            <w:r w:rsidRPr="00CE6762">
              <w:rPr>
                <w:rFonts w:cs="CordiaUPC"/>
              </w:rPr>
              <w:t>cluding VAT</w:t>
            </w:r>
            <w:r>
              <w:rPr>
                <w:rFonts w:cs="Angsana New"/>
                <w:cs/>
              </w:rPr>
              <w:t xml:space="preserve"> </w:t>
            </w:r>
            <w:r w:rsidRPr="00CE6762">
              <w:rPr>
                <w:rFonts w:hint="cs" w:cs="Angsana New"/>
                <w:cs/>
              </w:rPr>
              <w:t xml:space="preserve">พร้อมทั้ง </w:t>
            </w:r>
            <w:r w:rsidRPr="00CE6762">
              <w:rPr>
                <w:rFonts w:cs="CordiaUPC"/>
              </w:rPr>
              <w:t xml:space="preserve">Clear </w:t>
            </w:r>
            <w:r w:rsidRPr="00CE6762">
              <w:rPr>
                <w:rFonts w:hint="cs" w:cs="Angsana New"/>
                <w:cs/>
              </w:rPr>
              <w:t>ค่า</w:t>
            </w:r>
          </w:p>
          <w:p w:rsidRPr="00CE6762" w:rsidR="00FE0F11" w:rsidP="00FE0F11" w:rsidRDefault="00FE0F11" w14:paraId="4BFA660C" w14:textId="2A1F89FB">
            <w:pPr>
              <w:rPr>
                <w:rFonts w:cs="CordiaUPC"/>
              </w:rPr>
            </w:pPr>
            <w:r w:rsidRPr="00CE6762">
              <w:rPr>
                <w:rFonts w:hint="cs" w:cs="Angsana New"/>
                <w:cs/>
              </w:rPr>
              <w:t xml:space="preserve">ถ้า </w:t>
            </w:r>
            <w:r w:rsidRPr="00CE6762">
              <w:rPr>
                <w:rFonts w:cs="CordiaUPC"/>
              </w:rPr>
              <w:t xml:space="preserve">user </w:t>
            </w:r>
            <w:r w:rsidRPr="00CE6762">
              <w:rPr>
                <w:rFonts w:hint="cs" w:cs="Angsana New"/>
                <w:cs/>
              </w:rPr>
              <w:t xml:space="preserve">เลือก </w:t>
            </w:r>
            <w:r>
              <w:rPr>
                <w:rFonts w:cs="CordiaUPC"/>
              </w:rPr>
              <w:t>bNumberType</w:t>
            </w:r>
            <w:r w:rsidRPr="00CE6762">
              <w:rPr>
                <w:rFonts w:hint="cs" w:cs="Angsana New"/>
                <w:cs/>
              </w:rPr>
              <w:t xml:space="preserve"> มีค่าเป็น </w:t>
            </w:r>
            <w:r w:rsidRPr="00CE6762">
              <w:rPr>
                <w:rFonts w:cs="Angsana New"/>
                <w:cs/>
              </w:rPr>
              <w:t>“</w:t>
            </w:r>
            <w:r w:rsidRPr="00CE6762">
              <w:rPr>
                <w:rFonts w:cs="CordiaUPC"/>
              </w:rPr>
              <w:t>Special Rate</w:t>
            </w:r>
            <w:r w:rsidRPr="00CE6762">
              <w:rPr>
                <w:rFonts w:cs="Angsana New"/>
                <w:cs/>
              </w:rPr>
              <w:t>”</w:t>
            </w:r>
          </w:p>
          <w:p w:rsidR="00FE0F11" w:rsidP="00FE0F11" w:rsidRDefault="00FE0F11" w14:paraId="6029AFDA" w14:textId="28637179">
            <w:pPr>
              <w:pStyle w:val="ListParagraph"/>
              <w:numPr>
                <w:ilvl w:val="0"/>
                <w:numId w:val="14"/>
              </w:num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 </w:t>
            </w:r>
            <w:r>
              <w:rPr>
                <w:rFonts w:cs="CordiaUPC"/>
              </w:rPr>
              <w:t xml:space="preserve">Visible </w:t>
            </w:r>
            <w:r>
              <w:rPr>
                <w:rFonts w:hint="cs" w:cs="Angsana New"/>
                <w:cs/>
              </w:rPr>
              <w:t xml:space="preserve">บรรทัด </w:t>
            </w:r>
            <w:r>
              <w:rPr>
                <w:rFonts w:cs="CordiaUPC"/>
              </w:rPr>
              <w:t>Special Number</w:t>
            </w:r>
            <w:r w:rsidRPr="00CE6762">
              <w:rPr>
                <w:rFonts w:cs="CordiaUPC"/>
              </w:rPr>
              <w:t xml:space="preserve"> Rate Excluding VAT</w:t>
            </w:r>
            <w:r>
              <w:rPr>
                <w:rFonts w:hint="cs" w:cs="Angsana New"/>
                <w:cs/>
              </w:rPr>
              <w:t xml:space="preserve"> และ </w:t>
            </w:r>
            <w:r>
              <w:rPr>
                <w:rFonts w:cs="CordiaUPC"/>
              </w:rPr>
              <w:t>Special Number</w:t>
            </w:r>
            <w:r w:rsidRPr="00CE6762">
              <w:rPr>
                <w:rFonts w:cs="CordiaUPC"/>
              </w:rPr>
              <w:t xml:space="preserve"> Rate </w:t>
            </w:r>
            <w:r>
              <w:rPr>
                <w:rFonts w:cs="CordiaUPC"/>
              </w:rPr>
              <w:t>In</w:t>
            </w:r>
            <w:r w:rsidRPr="00CE6762">
              <w:rPr>
                <w:rFonts w:cs="CordiaUPC"/>
              </w:rPr>
              <w:t>cluding VAT</w:t>
            </w:r>
          </w:p>
          <w:p w:rsidRPr="00CE6762" w:rsidR="00FE0F11" w:rsidP="00FE0F11" w:rsidRDefault="00FE0F11" w14:paraId="3A4C21B3" w14:textId="7BA888E0">
            <w:pPr>
              <w:pStyle w:val="ListParagraph"/>
              <w:numPr>
                <w:ilvl w:val="0"/>
                <w:numId w:val="14"/>
              </w:num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 </w:t>
            </w:r>
            <w:r>
              <w:rPr>
                <w:rFonts w:cs="CordiaUPC"/>
              </w:rPr>
              <w:t xml:space="preserve">Invisible </w:t>
            </w:r>
            <w:r>
              <w:rPr>
                <w:rFonts w:hint="cs" w:cs="Angsana New"/>
                <w:cs/>
              </w:rPr>
              <w:t xml:space="preserve">บรรทัด </w:t>
            </w:r>
            <w:r>
              <w:rPr>
                <w:rFonts w:cs="CordiaUPC"/>
              </w:rPr>
              <w:t>Special Number</w:t>
            </w:r>
            <w:r>
              <w:rPr>
                <w:szCs w:val="36"/>
              </w:rPr>
              <w:t xml:space="preserve"> Free Call </w:t>
            </w:r>
            <w:r w:rsidRPr="00CE6762">
              <w:rPr>
                <w:rFonts w:hint="cs" w:cs="Angsana New"/>
                <w:cs/>
              </w:rPr>
              <w:t xml:space="preserve">พร้อมทั้ง </w:t>
            </w:r>
            <w:r w:rsidRPr="00CE6762">
              <w:rPr>
                <w:rFonts w:cs="CordiaUPC"/>
              </w:rPr>
              <w:t xml:space="preserve">Clear </w:t>
            </w:r>
            <w:r w:rsidRPr="00CE6762">
              <w:rPr>
                <w:rFonts w:hint="cs" w:cs="Angsana New"/>
                <w:cs/>
              </w:rPr>
              <w:t>ค่า</w:t>
            </w:r>
          </w:p>
        </w:tc>
      </w:tr>
      <w:tr w:rsidRPr="008979A8" w:rsidR="00FE0F11" w:rsidTr="00432CE9" w14:paraId="694B606D" w14:textId="77777777">
        <w:tc>
          <w:tcPr>
            <w:tcW w:w="1026" w:type="pct"/>
          </w:tcPr>
          <w:p w:rsidRPr="008979A8" w:rsidR="00FE0F11" w:rsidP="00FE0F11" w:rsidRDefault="00FE0F11" w14:paraId="76846CD5" w14:textId="66C2A79C">
            <w:pPr>
              <w:rPr>
                <w:rFonts w:cs="CordiaUPC"/>
              </w:rPr>
            </w:pPr>
            <w:r>
              <w:t>bRateExcVat</w:t>
            </w:r>
          </w:p>
        </w:tc>
        <w:tc>
          <w:tcPr>
            <w:tcW w:w="900" w:type="pct"/>
          </w:tcPr>
          <w:p w:rsidRPr="008979A8" w:rsidR="00FE0F11" w:rsidP="00FE0F11" w:rsidRDefault="00FE0F11" w14:paraId="515025EF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Text Box</w:t>
            </w:r>
          </w:p>
        </w:tc>
        <w:tc>
          <w:tcPr>
            <w:tcW w:w="3074" w:type="pct"/>
          </w:tcPr>
          <w:p w:rsidR="00FE0F11" w:rsidP="00FE0F11" w:rsidRDefault="00FE0F11" w14:paraId="0ACC13B9" w14:textId="0BD60DBB">
            <w:pPr>
              <w:rPr>
                <w:rFonts w:cs="CordiaUPC"/>
              </w:rPr>
            </w:pPr>
            <w:r>
              <w:rPr>
                <w:rFonts w:cs="CordiaUPC"/>
              </w:rPr>
              <w:t>Label</w:t>
            </w:r>
            <w:r>
              <w:rPr>
                <w:rFonts w:cs="Angsana New"/>
                <w:cs/>
              </w:rPr>
              <w:t xml:space="preserve"> : </w:t>
            </w:r>
            <w:r w:rsidRPr="003A41A5">
              <w:rPr>
                <w:rFonts w:cs="Angsana New"/>
                <w:color w:val="FF0000"/>
                <w:cs/>
              </w:rPr>
              <w:t>*</w:t>
            </w:r>
            <w:r>
              <w:rPr>
                <w:rFonts w:cs="CordiaUPC"/>
                <w:color w:val="FF0000"/>
              </w:rPr>
              <w:t xml:space="preserve">Special Number </w:t>
            </w:r>
            <w:r w:rsidRPr="003A41A5">
              <w:rPr>
                <w:rFonts w:cs="CordiaUPC"/>
                <w:color w:val="FF0000"/>
              </w:rPr>
              <w:t>Rate Excluding VAT</w:t>
            </w:r>
            <w:r>
              <w:rPr>
                <w:rFonts w:cs="Angsana New"/>
                <w:color w:val="FF0000"/>
                <w:cs/>
              </w:rPr>
              <w:t xml:space="preserve"> : </w:t>
            </w:r>
            <w:r w:rsidRPr="003A41A5">
              <w:rPr>
                <w:rFonts w:cs="Angsana New"/>
                <w:cs/>
              </w:rPr>
              <w:t>…</w:t>
            </w:r>
            <w:r w:rsidRPr="003A41A5">
              <w:rPr>
                <w:rFonts w:cs="CordiaUPC"/>
              </w:rPr>
              <w:t>Value</w:t>
            </w:r>
            <w:r w:rsidRPr="003A41A5">
              <w:rPr>
                <w:rFonts w:cs="Angsana New"/>
                <w:cs/>
              </w:rPr>
              <w:t xml:space="preserve">… </w:t>
            </w:r>
            <w:r>
              <w:rPr>
                <w:rFonts w:cs="CordiaUPC"/>
              </w:rPr>
              <w:t>Baht per</w:t>
            </w:r>
            <w:r>
              <w:rPr>
                <w:rFonts w:cs="Angsana New"/>
                <w:cs/>
              </w:rPr>
              <w:t xml:space="preserve"> </w:t>
            </w:r>
            <w:r w:rsidRPr="003A41A5">
              <w:rPr>
                <w:rFonts w:cs="Angsana New"/>
                <w:cs/>
              </w:rPr>
              <w:t>…</w:t>
            </w:r>
            <w:r w:rsidRPr="003A41A5">
              <w:rPr>
                <w:rFonts w:cs="CordiaUPC"/>
              </w:rPr>
              <w:t>Unit</w:t>
            </w:r>
            <w:r w:rsidRPr="003A41A5">
              <w:rPr>
                <w:rFonts w:cs="Angsana New"/>
                <w:cs/>
              </w:rPr>
              <w:t>…</w:t>
            </w:r>
          </w:p>
          <w:p w:rsidR="00FE0F11" w:rsidP="00FE0F11" w:rsidRDefault="00FE0F11" w14:paraId="521D6823" w14:textId="1C3AFF4E">
            <w:pPr>
              <w:spacing w:after="0"/>
            </w:pPr>
            <w:r>
              <w:rPr>
                <w:rFonts w:hint="cs"/>
                <w:cs/>
              </w:rPr>
              <w:t xml:space="preserve">เมื่อ </w:t>
            </w:r>
            <w:r>
              <w:t xml:space="preserve">User </w:t>
            </w:r>
            <w:r>
              <w:rPr>
                <w:rFonts w:hint="cs"/>
                <w:cs/>
              </w:rPr>
              <w:t xml:space="preserve">กรอกข้อมูลที่ </w:t>
            </w:r>
            <w:r>
              <w:t xml:space="preserve">Field </w:t>
            </w:r>
            <w:r>
              <w:rPr>
                <w:rFonts w:hint="cs"/>
                <w:cs/>
              </w:rPr>
              <w:t>นี้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และ </w:t>
            </w:r>
            <w:r>
              <w:t>bRateIncVat</w:t>
            </w:r>
            <w:r>
              <w:rPr>
                <w:rFonts w:hint="cs"/>
                <w:cs/>
              </w:rPr>
              <w:t xml:space="preserve"> มีค่าเป็นค่าว่างให้ระบบทำการคำนวนค่า </w:t>
            </w:r>
            <w:r>
              <w:t>bRateIncVat</w:t>
            </w:r>
            <w:r>
              <w:rPr>
                <w:rFonts w:hint="cs"/>
                <w:cs/>
              </w:rPr>
              <w:t xml:space="preserve"> ตามสูตรดังนี้</w:t>
            </w:r>
            <w:r>
              <w:t xml:space="preserve"> bRateExcVat</w:t>
            </w:r>
            <w:r>
              <w:rPr>
                <w:rFonts w:cs="Angsana New"/>
                <w:cs/>
              </w:rPr>
              <w:t xml:space="preserve"> * </w:t>
            </w:r>
            <w:r>
              <w:t xml:space="preserve">VAT </w:t>
            </w:r>
            <w:r>
              <w:rPr>
                <w:rFonts w:hint="cs"/>
                <w:cs/>
              </w:rPr>
              <w:t xml:space="preserve">และจะต้องปัดทศนิยมให้เหลือแค่ </w:t>
            </w:r>
            <w:r>
              <w:t>3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>ตำแหน่งตามหลักคณิตศาสตร์</w:t>
            </w:r>
          </w:p>
          <w:p w:rsidRPr="008979A8" w:rsidR="00FE0F11" w:rsidP="00FE0F11" w:rsidRDefault="00FE0F11" w14:paraId="4D30EEF1" w14:textId="77777777">
            <w:pPr>
              <w:rPr>
                <w:rFonts w:cs="CordiaUPC"/>
              </w:rPr>
            </w:pPr>
            <w:r>
              <w:rPr>
                <w:rFonts w:hint="cs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ใส่ได้เฉพาะตัวเลขและจุดทศนิยมเท่านั้น</w:t>
            </w:r>
          </w:p>
        </w:tc>
      </w:tr>
      <w:tr w:rsidRPr="008979A8" w:rsidR="00FE0F11" w:rsidTr="00432CE9" w14:paraId="1505DC09" w14:textId="77777777">
        <w:tc>
          <w:tcPr>
            <w:tcW w:w="1026" w:type="pct"/>
          </w:tcPr>
          <w:p w:rsidRPr="008979A8" w:rsidR="00FE0F11" w:rsidP="00FE0F11" w:rsidRDefault="00FE0F11" w14:paraId="0BBF1D60" w14:textId="0D70D081">
            <w:pPr>
              <w:rPr>
                <w:rFonts w:cs="CordiaUPC"/>
              </w:rPr>
            </w:pPr>
            <w:r>
              <w:t>bRateUnit</w:t>
            </w:r>
          </w:p>
        </w:tc>
        <w:tc>
          <w:tcPr>
            <w:tcW w:w="900" w:type="pct"/>
          </w:tcPr>
          <w:p w:rsidRPr="008979A8" w:rsidR="00FE0F11" w:rsidP="00FE0F11" w:rsidRDefault="00FE0F11" w14:paraId="3DD6B54E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Drop Down List</w:t>
            </w:r>
          </w:p>
        </w:tc>
        <w:tc>
          <w:tcPr>
            <w:tcW w:w="3074" w:type="pct"/>
          </w:tcPr>
          <w:p w:rsidR="00FE0F11" w:rsidP="00FE0F11" w:rsidRDefault="00FE0F11" w14:paraId="70F64B79" w14:textId="3FF8BD4B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วางบรรทัดเดียวกันกับ </w:t>
            </w:r>
            <w:r>
              <w:t>bRateExcVat</w:t>
            </w:r>
          </w:p>
          <w:p w:rsidR="00FE0F11" w:rsidP="00FE0F11" w:rsidRDefault="00FE0F11" w14:paraId="33BA4E81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Default Value </w:t>
            </w:r>
            <w:r>
              <w:rPr>
                <w:rFonts w:cs="Angsana New"/>
                <w:cs/>
              </w:rPr>
              <w:t>: “</w:t>
            </w:r>
            <w:r>
              <w:rPr>
                <w:rFonts w:cs="CordiaUPC"/>
              </w:rPr>
              <w:t>Minute</w:t>
            </w:r>
            <w:r>
              <w:rPr>
                <w:rFonts w:cs="Angsana New"/>
                <w:cs/>
              </w:rPr>
              <w:t>”</w:t>
            </w:r>
          </w:p>
          <w:p w:rsidRPr="008979A8" w:rsidR="00FE0F11" w:rsidP="00FE0F11" w:rsidRDefault="00FE0F11" w14:paraId="0D6273EC" w14:textId="21BF69B7">
            <w:pPr>
              <w:rPr>
                <w:rFonts w:cs="CordiaUPC"/>
              </w:rPr>
            </w:pPr>
            <w:r w:rsidRPr="004C3917">
              <w:t xml:space="preserve">List of Value </w:t>
            </w:r>
            <w:r w:rsidRPr="004C3917"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‘</w:t>
            </w:r>
            <w:r w:rsidRPr="00EB73A2">
              <w:rPr>
                <w:rFonts w:cs="CordiaUPC"/>
              </w:rPr>
              <w:t>Voice Rate Unit</w:t>
            </w:r>
            <w:r>
              <w:rPr>
                <w:rFonts w:cs="Angsana New"/>
                <w:cs/>
              </w:rPr>
              <w:t>’</w:t>
            </w:r>
            <w:r>
              <w:rPr>
                <w:rFonts w:cs="CordiaUPC"/>
              </w:rPr>
              <w:t xml:space="preserve"> and lov_type </w:t>
            </w:r>
            <w:r>
              <w:rPr>
                <w:rFonts w:cs="Angsana New"/>
                <w:cs/>
              </w:rPr>
              <w:t>= ‘</w:t>
            </w:r>
            <w:r>
              <w:rPr>
                <w:rFonts w:cs="CordiaUPC"/>
              </w:rPr>
              <w:t>Per Duration</w:t>
            </w:r>
            <w:r>
              <w:rPr>
                <w:rFonts w:cs="Angsana New"/>
                <w:cs/>
              </w:rPr>
              <w:t>’</w:t>
            </w:r>
          </w:p>
        </w:tc>
      </w:tr>
      <w:tr w:rsidRPr="008979A8" w:rsidR="00FE0F11" w:rsidTr="00432CE9" w14:paraId="4887B749" w14:textId="77777777">
        <w:tc>
          <w:tcPr>
            <w:tcW w:w="1026" w:type="pct"/>
          </w:tcPr>
          <w:p w:rsidRPr="008979A8" w:rsidR="00FE0F11" w:rsidP="00FE0F11" w:rsidRDefault="00FE0F11" w14:paraId="1CD6FAB2" w14:textId="657D6FC5">
            <w:pPr>
              <w:rPr>
                <w:rFonts w:cs="CordiaUPC"/>
              </w:rPr>
            </w:pPr>
            <w:r>
              <w:t>bRateIncVat</w:t>
            </w:r>
          </w:p>
        </w:tc>
        <w:tc>
          <w:tcPr>
            <w:tcW w:w="900" w:type="pct"/>
          </w:tcPr>
          <w:p w:rsidRPr="008979A8" w:rsidR="00FE0F11" w:rsidP="00FE0F11" w:rsidRDefault="00FE0F11" w14:paraId="7E5C45B1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Text Box</w:t>
            </w:r>
          </w:p>
        </w:tc>
        <w:tc>
          <w:tcPr>
            <w:tcW w:w="3074" w:type="pct"/>
          </w:tcPr>
          <w:p w:rsidR="00FE0F11" w:rsidP="00FE0F11" w:rsidRDefault="00FE0F11" w14:paraId="34EA9EFF" w14:textId="7F68E7F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3A41A5">
              <w:rPr>
                <w:rFonts w:cs="Angsana New"/>
                <w:color w:val="FF0000"/>
                <w:cs/>
              </w:rPr>
              <w:t>*</w:t>
            </w:r>
            <w:r>
              <w:rPr>
                <w:rFonts w:cs="CordiaUPC"/>
                <w:color w:val="FF0000"/>
              </w:rPr>
              <w:t xml:space="preserve">Special Number </w:t>
            </w:r>
            <w:r w:rsidRPr="003A41A5">
              <w:rPr>
                <w:rFonts w:cs="CordiaUPC"/>
                <w:color w:val="FF0000"/>
              </w:rPr>
              <w:t xml:space="preserve">Rate </w:t>
            </w:r>
            <w:r>
              <w:rPr>
                <w:rFonts w:cs="CordiaUPC"/>
                <w:color w:val="FF0000"/>
              </w:rPr>
              <w:t>In</w:t>
            </w:r>
            <w:r w:rsidRPr="003A41A5">
              <w:rPr>
                <w:rFonts w:cs="CordiaUPC"/>
                <w:color w:val="FF0000"/>
              </w:rPr>
              <w:t>cluding VAT</w:t>
            </w:r>
            <w:r>
              <w:rPr>
                <w:rFonts w:cs="Angsana New"/>
                <w:color w:val="FF0000"/>
                <w:cs/>
              </w:rPr>
              <w:t xml:space="preserve"> : </w:t>
            </w:r>
            <w:r w:rsidRPr="003A41A5">
              <w:rPr>
                <w:rFonts w:cs="Angsana New"/>
                <w:cs/>
              </w:rPr>
              <w:t>…</w:t>
            </w:r>
            <w:r w:rsidRPr="003A41A5">
              <w:rPr>
                <w:rFonts w:cs="CordiaUPC"/>
              </w:rPr>
              <w:t>Value</w:t>
            </w:r>
            <w:r w:rsidRPr="003A41A5">
              <w:rPr>
                <w:rFonts w:cs="Angsana New"/>
                <w:cs/>
              </w:rPr>
              <w:t>…</w:t>
            </w:r>
          </w:p>
          <w:p w:rsidR="00FE0F11" w:rsidP="00FE0F11" w:rsidRDefault="00FE0F11" w14:paraId="27E274AE" w14:textId="7D834EF5">
            <w:pPr>
              <w:spacing w:after="0"/>
            </w:pPr>
            <w:r>
              <w:rPr>
                <w:rFonts w:hint="cs"/>
                <w:cs/>
              </w:rPr>
              <w:t xml:space="preserve">เมื่อ </w:t>
            </w:r>
            <w:r>
              <w:t xml:space="preserve">User </w:t>
            </w:r>
            <w:r>
              <w:rPr>
                <w:rFonts w:hint="cs"/>
                <w:cs/>
              </w:rPr>
              <w:t xml:space="preserve">กรอกข้อมูลที่ </w:t>
            </w:r>
            <w:r>
              <w:t xml:space="preserve">Field </w:t>
            </w:r>
            <w:r>
              <w:rPr>
                <w:rFonts w:hint="cs"/>
                <w:cs/>
              </w:rPr>
              <w:t>นี้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และ </w:t>
            </w:r>
            <w:r>
              <w:t>bRateExcVat</w:t>
            </w:r>
            <w:r>
              <w:rPr>
                <w:rFonts w:hint="cs"/>
                <w:cs/>
              </w:rPr>
              <w:t xml:space="preserve"> มีค่าเป็นค่าว่างให้ระบบทำการคำนวนค่า </w:t>
            </w:r>
            <w:r>
              <w:t>bRateExcVat</w:t>
            </w:r>
            <w:r>
              <w:rPr>
                <w:rFonts w:hint="cs"/>
                <w:cs/>
              </w:rPr>
              <w:t xml:space="preserve"> ตามสูตรดังนี้</w:t>
            </w:r>
            <w:r>
              <w:rPr>
                <w:rFonts w:cs="Angsana New"/>
                <w:cs/>
              </w:rPr>
              <w:t xml:space="preserve"> </w:t>
            </w:r>
            <w:r>
              <w:t>bRateIncVat</w:t>
            </w:r>
            <w:r>
              <w:rPr>
                <w:rFonts w:cs="Angsana New"/>
                <w:cs/>
              </w:rPr>
              <w:t xml:space="preserve"> / </w:t>
            </w:r>
            <w:r>
              <w:t xml:space="preserve">VAT </w:t>
            </w:r>
            <w:r>
              <w:rPr>
                <w:rFonts w:hint="cs"/>
                <w:cs/>
              </w:rPr>
              <w:t xml:space="preserve">และจะต้องปัดทศนิยมให้เหลือแค่ </w:t>
            </w:r>
            <w:r>
              <w:t>3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>ตำแหน่งตามหลักคณิตศาสตร์</w:t>
            </w:r>
          </w:p>
          <w:p w:rsidRPr="008979A8" w:rsidR="00FE0F11" w:rsidP="00FE0F11" w:rsidRDefault="00FE0F11" w14:paraId="35A2FB19" w14:textId="77777777">
            <w:pPr>
              <w:rPr>
                <w:rFonts w:cs="CordiaUPC"/>
              </w:rPr>
            </w:pPr>
            <w:r>
              <w:rPr>
                <w:rFonts w:hint="cs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ใส่ได้เฉพาะตัวเลขและจุดทศนิยมเท่านั้น</w:t>
            </w:r>
          </w:p>
        </w:tc>
      </w:tr>
      <w:tr w:rsidRPr="008979A8" w:rsidR="00FE0F11" w:rsidTr="00432CE9" w14:paraId="3F9B5542" w14:textId="77777777">
        <w:tc>
          <w:tcPr>
            <w:tcW w:w="1026" w:type="pct"/>
          </w:tcPr>
          <w:p w:rsidRPr="008979A8" w:rsidR="00FE0F11" w:rsidP="00FE0F11" w:rsidRDefault="00FE0F11" w14:paraId="198F571F" w14:textId="0EB3442E">
            <w:pPr>
              <w:rPr>
                <w:rFonts w:cs="CordiaUPC"/>
              </w:rPr>
            </w:pPr>
            <w:r>
              <w:rPr>
                <w:szCs w:val="36"/>
              </w:rPr>
              <w:t>bFreeCall</w:t>
            </w:r>
          </w:p>
        </w:tc>
        <w:tc>
          <w:tcPr>
            <w:tcW w:w="900" w:type="pct"/>
          </w:tcPr>
          <w:p w:rsidRPr="008979A8" w:rsidR="00FE0F11" w:rsidP="00FE0F11" w:rsidRDefault="00FE0F11" w14:paraId="2B0DED72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Text Box</w:t>
            </w:r>
          </w:p>
        </w:tc>
        <w:tc>
          <w:tcPr>
            <w:tcW w:w="3074" w:type="pct"/>
          </w:tcPr>
          <w:p w:rsidR="00FE0F11" w:rsidP="00FE0F11" w:rsidRDefault="00FE0F11" w14:paraId="505AF632" w14:textId="34509137">
            <w:pPr>
              <w:rPr>
                <w:rFonts w:cs="CordiaUPC"/>
                <w:color w:val="FF0000"/>
                <w:cs/>
              </w:rPr>
            </w:pPr>
            <w:r>
              <w:rPr>
                <w:rFonts w:cs="CordiaUPC"/>
              </w:rP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9E4907">
              <w:rPr>
                <w:rFonts w:cs="Angsana New"/>
                <w:color w:val="FF0000"/>
                <w:cs/>
              </w:rPr>
              <w:t>*</w:t>
            </w:r>
            <w:r>
              <w:rPr>
                <w:rFonts w:cs="CordiaUPC"/>
                <w:color w:val="FF0000"/>
              </w:rPr>
              <w:t xml:space="preserve">Special Number </w:t>
            </w:r>
            <w:r w:rsidRPr="009E4907">
              <w:rPr>
                <w:rFonts w:cs="CordiaUPC"/>
                <w:color w:val="FF0000"/>
              </w:rPr>
              <w:t>Free Call</w:t>
            </w:r>
          </w:p>
          <w:p w:rsidRPr="008979A8" w:rsidR="00FE0F11" w:rsidP="00FE0F11" w:rsidRDefault="00FE0F11" w14:paraId="4CA3B674" w14:textId="77777777">
            <w:pPr>
              <w:rPr>
                <w:rFonts w:cs="CordiaUPC"/>
              </w:rPr>
            </w:pPr>
            <w:r w:rsidRPr="006B2F86">
              <w:rPr>
                <w:rFonts w:hint="cs" w:cs="Angsana New"/>
                <w:cs/>
              </w:rPr>
              <w:t>หมายเหตุ ใส่ได้เฉพาะ</w:t>
            </w:r>
            <w:r>
              <w:rPr>
                <w:rFonts w:hint="cs" w:cs="Angsana New"/>
                <w:cs/>
              </w:rPr>
              <w:t>ตัวเลขและจุดทศนิยมเท่านั้น</w:t>
            </w:r>
          </w:p>
        </w:tc>
      </w:tr>
      <w:tr w:rsidRPr="008979A8" w:rsidR="00FE0F11" w:rsidTr="00432CE9" w14:paraId="68B21F45" w14:textId="77777777">
        <w:tc>
          <w:tcPr>
            <w:tcW w:w="1026" w:type="pct"/>
          </w:tcPr>
          <w:p w:rsidRPr="008979A8" w:rsidR="00FE0F11" w:rsidP="00FE0F11" w:rsidRDefault="00FE0F11" w14:paraId="4522AC01" w14:textId="0B069FF3">
            <w:pPr>
              <w:rPr>
                <w:rFonts w:cs="CordiaUPC"/>
              </w:rPr>
            </w:pPr>
            <w:r>
              <w:rPr>
                <w:szCs w:val="36"/>
              </w:rPr>
              <w:t>bFreeCallUnit</w:t>
            </w:r>
          </w:p>
        </w:tc>
        <w:tc>
          <w:tcPr>
            <w:tcW w:w="900" w:type="pct"/>
          </w:tcPr>
          <w:p w:rsidRPr="008979A8" w:rsidR="00FE0F11" w:rsidP="00FE0F11" w:rsidRDefault="00FE0F11" w14:paraId="5E2D72D6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Drop Down List</w:t>
            </w:r>
          </w:p>
        </w:tc>
        <w:tc>
          <w:tcPr>
            <w:tcW w:w="3074" w:type="pct"/>
          </w:tcPr>
          <w:p w:rsidR="00FE0F11" w:rsidP="00FE0F11" w:rsidRDefault="00FE0F11" w14:paraId="109B58BB" w14:textId="43253E1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วางบรรทัดเดียวกันกับ </w:t>
            </w:r>
            <w:r>
              <w:rPr>
                <w:rFonts w:cs="CordiaUPC"/>
              </w:rPr>
              <w:t>b</w:t>
            </w:r>
            <w:r>
              <w:rPr>
                <w:szCs w:val="36"/>
              </w:rPr>
              <w:t>FreeCall</w:t>
            </w:r>
          </w:p>
          <w:p w:rsidRPr="008979A8" w:rsidR="00FE0F11" w:rsidP="00FE0F11" w:rsidRDefault="00FE0F11" w14:paraId="32A7C15F" w14:textId="77777777">
            <w:pPr>
              <w:rPr>
                <w:rFonts w:cs="CordiaUPC"/>
              </w:rPr>
            </w:pPr>
            <w:r w:rsidRPr="004C3917">
              <w:t xml:space="preserve">List of Value </w:t>
            </w:r>
            <w:r w:rsidRPr="004C3917"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‘</w:t>
            </w:r>
            <w:r w:rsidRPr="001A7FCE">
              <w:rPr>
                <w:rFonts w:cs="CordiaUPC"/>
              </w:rPr>
              <w:t xml:space="preserve">Voice </w:t>
            </w:r>
            <w:r>
              <w:rPr>
                <w:rFonts w:cs="CordiaUPC"/>
              </w:rPr>
              <w:t>Free</w:t>
            </w:r>
            <w:r w:rsidRPr="001A7FCE">
              <w:rPr>
                <w:rFonts w:cs="CordiaUPC"/>
              </w:rPr>
              <w:t xml:space="preserve"> Unit</w:t>
            </w:r>
            <w:r>
              <w:rPr>
                <w:rFonts w:cs="Angsana New"/>
                <w:cs/>
              </w:rPr>
              <w:t>’</w:t>
            </w:r>
          </w:p>
        </w:tc>
      </w:tr>
      <w:tr w:rsidRPr="008979A8" w:rsidR="00FE0F11" w:rsidTr="00432CE9" w14:paraId="4D68FC5C" w14:textId="77777777">
        <w:tc>
          <w:tcPr>
            <w:tcW w:w="1026" w:type="pct"/>
          </w:tcPr>
          <w:p w:rsidR="00FE0F11" w:rsidP="00FE0F11" w:rsidRDefault="00FE0F11" w14:paraId="1BAC1394" w14:textId="4FA63AF3">
            <w:pPr>
              <w:rPr>
                <w:szCs w:val="36"/>
              </w:rPr>
            </w:pPr>
            <w:r>
              <w:rPr>
                <w:szCs w:val="36"/>
              </w:rPr>
              <w:t>deductType</w:t>
            </w:r>
          </w:p>
        </w:tc>
        <w:tc>
          <w:tcPr>
            <w:tcW w:w="900" w:type="pct"/>
          </w:tcPr>
          <w:p w:rsidR="00FE0F11" w:rsidP="00FE0F11" w:rsidRDefault="00FE0F11" w14:paraId="3377DC40" w14:textId="77777777">
            <w:pPr>
              <w:rPr>
                <w:rFonts w:cs="CordiaUPC"/>
              </w:rPr>
            </w:pPr>
          </w:p>
        </w:tc>
        <w:tc>
          <w:tcPr>
            <w:tcW w:w="3074" w:type="pct"/>
          </w:tcPr>
          <w:p w:rsidR="00FE0F11" w:rsidP="00FE0F11" w:rsidRDefault="00FE0F11" w14:paraId="184941AB" w14:textId="37305AD6">
            <w:pPr>
              <w:rPr>
                <w:rFonts w:cs="CordiaUPC"/>
                <w:cs/>
              </w:rPr>
            </w:pPr>
            <w:r>
              <w:rPr>
                <w:rFonts w:cs="CordiaUPC"/>
              </w:rPr>
              <w:t>Invisible</w:t>
            </w:r>
          </w:p>
        </w:tc>
      </w:tr>
      <w:tr w:rsidRPr="008979A8" w:rsidR="00FE0F11" w:rsidTr="00432CE9" w14:paraId="396BEF21" w14:textId="77777777">
        <w:tc>
          <w:tcPr>
            <w:tcW w:w="5000" w:type="pct"/>
            <w:gridSpan w:val="3"/>
            <w:shd w:val="clear" w:color="auto" w:fill="D6E3BC" w:themeFill="accent3" w:themeFillTint="66"/>
          </w:tcPr>
          <w:p w:rsidR="00FE0F11" w:rsidP="00FE0F11" w:rsidRDefault="00FE0F11" w14:paraId="5E74B622" w14:textId="77777777">
            <w:pPr>
              <w:pStyle w:val="HeaderTable"/>
              <w:rPr>
                <w:rtl/>
              </w:rPr>
            </w:pPr>
            <w:r w:rsidRPr="008979A8">
              <w:t xml:space="preserve">Duration </w:t>
            </w:r>
            <w:r>
              <w:t>Section</w:t>
            </w:r>
          </w:p>
          <w:p w:rsidRPr="008979A8" w:rsidR="00FE0F11" w:rsidP="00FE0F11" w:rsidRDefault="00FE0F11" w14:paraId="3E7C162F" w14:textId="40F49EAC">
            <w:pPr>
              <w:pStyle w:val="HeaderTable"/>
              <w:rPr>
                <w:rtl/>
                <w:cs/>
              </w:rPr>
            </w:pPr>
            <w:r>
              <w:rPr>
                <w:rFonts w:hint="cs"/>
                <w:cs/>
                <w:lang w:bidi="th-TH"/>
              </w:rPr>
              <w:t xml:space="preserve">ถ้า </w:t>
            </w:r>
            <w:r>
              <w:t>Customer Type</w:t>
            </w:r>
            <w:r>
              <w:rPr>
                <w:bCs/>
                <w:cs/>
                <w:lang w:bidi="th-TH"/>
              </w:rPr>
              <w:t xml:space="preserve"> = “</w:t>
            </w:r>
            <w:r>
              <w:t>Pre paid</w:t>
            </w:r>
            <w:r>
              <w:rPr>
                <w:bCs/>
                <w:cs/>
                <w:lang w:bidi="th-TH"/>
              </w:rPr>
              <w:t xml:space="preserve">” </w:t>
            </w:r>
            <w:r>
              <w:rPr>
                <w:rFonts w:hint="cs"/>
                <w:cs/>
                <w:lang w:bidi="th-TH"/>
              </w:rPr>
              <w:t xml:space="preserve">และ </w:t>
            </w:r>
            <w:r>
              <w:t xml:space="preserve">Multi Duration </w:t>
            </w:r>
            <w:r>
              <w:rPr>
                <w:bCs/>
                <w:cs/>
                <w:lang w:bidi="th-TH"/>
              </w:rPr>
              <w:t>= “</w:t>
            </w:r>
            <w:r>
              <w:t>Yes</w:t>
            </w:r>
            <w:r>
              <w:rPr>
                <w:bCs/>
                <w:cs/>
                <w:lang w:bidi="th-TH"/>
              </w:rPr>
              <w:t>”</w:t>
            </w:r>
            <w:r>
              <w:rPr>
                <w:rFonts w:hint="cs"/>
                <w:cs/>
                <w:lang w:bidi="th-TH"/>
              </w:rPr>
              <w:t xml:space="preserve"> ให้ </w:t>
            </w:r>
            <w:r>
              <w:t xml:space="preserve">Visible </w:t>
            </w:r>
            <w:r>
              <w:rPr>
                <w:rFonts w:hint="cs"/>
                <w:cs/>
                <w:lang w:bidi="th-TH"/>
              </w:rPr>
              <w:t xml:space="preserve">ถ้าไม่ใช่ให้ </w:t>
            </w:r>
            <w:r>
              <w:t>Invisible</w:t>
            </w:r>
          </w:p>
        </w:tc>
      </w:tr>
      <w:tr w:rsidRPr="008979A8" w:rsidR="00FE0F11" w:rsidTr="00432CE9" w14:paraId="2508426D" w14:textId="77777777">
        <w:tc>
          <w:tcPr>
            <w:tcW w:w="1026" w:type="pct"/>
          </w:tcPr>
          <w:p w:rsidRPr="008979A8" w:rsidR="00FE0F11" w:rsidP="00FE0F11" w:rsidRDefault="00FE0F11" w14:paraId="7CC18799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d</w:t>
            </w:r>
            <w:r w:rsidRPr="008979A8">
              <w:rPr>
                <w:rFonts w:cs="CordiaUPC"/>
              </w:rPr>
              <w:t>urationType</w:t>
            </w:r>
          </w:p>
        </w:tc>
        <w:tc>
          <w:tcPr>
            <w:tcW w:w="900" w:type="pct"/>
          </w:tcPr>
          <w:p w:rsidRPr="008979A8" w:rsidR="00FE0F11" w:rsidP="00FE0F11" w:rsidRDefault="00FE0F11" w14:paraId="277BE4C8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>Radio Button</w:t>
            </w:r>
          </w:p>
        </w:tc>
        <w:tc>
          <w:tcPr>
            <w:tcW w:w="3074" w:type="pct"/>
          </w:tcPr>
          <w:p w:rsidR="00FE0F11" w:rsidP="00FE0F11" w:rsidRDefault="00FE0F11" w14:paraId="57048B38" w14:textId="77777777">
            <w:pPr>
              <w:rPr>
                <w:rFonts w:cs="CordiaUPC"/>
                <w:color w:val="FF0000"/>
              </w:rPr>
            </w:pPr>
            <w:r w:rsidRPr="008979A8">
              <w:rPr>
                <w:rFonts w:cs="CordiaUPC"/>
              </w:rPr>
              <w:t xml:space="preserve">Label </w:t>
            </w:r>
            <w:r w:rsidRPr="008979A8">
              <w:rPr>
                <w:rFonts w:cs="Angsana New"/>
                <w:cs/>
              </w:rPr>
              <w:t xml:space="preserve">:  </w:t>
            </w:r>
            <w:r w:rsidRPr="008979A8">
              <w:rPr>
                <w:rFonts w:cs="Angsana New"/>
                <w:color w:val="FF0000"/>
                <w:cs/>
              </w:rPr>
              <w:t>*</w:t>
            </w:r>
            <w:r w:rsidRPr="008979A8">
              <w:rPr>
                <w:rFonts w:cs="CordiaUPC"/>
                <w:color w:val="FF0000"/>
              </w:rPr>
              <w:t>Duration Type</w:t>
            </w:r>
          </w:p>
          <w:p w:rsidR="00FE0F11" w:rsidP="00FE0F11" w:rsidRDefault="00FE0F11" w14:paraId="7F097962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List of Value </w:t>
            </w:r>
            <w:r w:rsidRPr="00B916D9">
              <w:rPr>
                <w:rFonts w:cs="Angsana New"/>
                <w:cs/>
              </w:rPr>
              <w:t>: ดึงข้อมูลจาก</w:t>
            </w:r>
            <w:r w:rsidRPr="00B916D9">
              <w:rPr>
                <w:rFonts w:cs="CordiaUPC"/>
              </w:rPr>
              <w:t xml:space="preserve">DB </w:t>
            </w:r>
            <w:r w:rsidRPr="00B916D9">
              <w:rPr>
                <w:rFonts w:cs="Angsana New"/>
                <w:cs/>
              </w:rPr>
              <w:t xml:space="preserve">ที่ </w:t>
            </w:r>
            <w:r w:rsidRPr="00B916D9">
              <w:rPr>
                <w:rFonts w:cs="CordiaUPC"/>
              </w:rPr>
              <w:t xml:space="preserve">Table FLW_CFG_LOV </w:t>
            </w:r>
            <w:r w:rsidRPr="00B916D9">
              <w:rPr>
                <w:rFonts w:cs="Angsana New"/>
                <w:cs/>
              </w:rPr>
              <w:t xml:space="preserve">โดย </w:t>
            </w:r>
            <w:r w:rsidRPr="00B916D9">
              <w:rPr>
                <w:rFonts w:cs="CordiaUPC"/>
              </w:rPr>
              <w:t xml:space="preserve">group_type </w:t>
            </w:r>
            <w:r w:rsidRPr="00B916D9">
              <w:rPr>
                <w:rFonts w:cs="Angsana New"/>
                <w:cs/>
              </w:rPr>
              <w:t>= ‘</w:t>
            </w:r>
            <w:r w:rsidRPr="008979A8">
              <w:rPr>
                <w:rFonts w:cs="CordiaUPC"/>
              </w:rPr>
              <w:t>Duration</w:t>
            </w:r>
            <w:r>
              <w:rPr>
                <w:rFonts w:cs="Angsana New"/>
                <w:cs/>
              </w:rPr>
              <w:t xml:space="preserve"> </w:t>
            </w:r>
            <w:r w:rsidRPr="008979A8">
              <w:rPr>
                <w:rFonts w:cs="CordiaUPC"/>
              </w:rPr>
              <w:t>Type</w:t>
            </w:r>
            <w:r>
              <w:rPr>
                <w:rFonts w:cs="Angsana New"/>
                <w:cs/>
              </w:rPr>
              <w:t>’</w:t>
            </w:r>
          </w:p>
          <w:p w:rsidRPr="008979A8" w:rsidR="00FE0F11" w:rsidP="00FE0F11" w:rsidRDefault="00FE0F11" w14:paraId="2982AA46" w14:textId="77777777">
            <w:pPr>
              <w:spacing w:after="0" w:line="259" w:lineRule="auto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เมื่อคลิกเลือกค่าเป็น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Depend on Package</w:t>
            </w:r>
            <w:r>
              <w:rPr>
                <w:rFonts w:cs="Angsana New"/>
                <w:cs/>
              </w:rPr>
              <w:t xml:space="preserve">” </w:t>
            </w:r>
            <w:r w:rsidRPr="008979A8">
              <w:rPr>
                <w:rFonts w:cs="Angsana New"/>
                <w:cs/>
              </w:rPr>
              <w:t xml:space="preserve">ให้ </w:t>
            </w:r>
            <w:r w:rsidRPr="008979A8">
              <w:rPr>
                <w:rFonts w:cs="CordiaUPC"/>
              </w:rPr>
              <w:t xml:space="preserve">Default </w:t>
            </w:r>
            <w:r w:rsidRPr="008979A8">
              <w:rPr>
                <w:rFonts w:cs="Angsana New"/>
                <w:cs/>
              </w:rPr>
              <w:t>ค่า</w:t>
            </w:r>
          </w:p>
          <w:p w:rsidR="00FE0F11" w:rsidP="00FE0F11" w:rsidRDefault="00FE0F11" w14:paraId="14CB1B12" w14:textId="77777777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cs="CordiaUPC"/>
              </w:rPr>
            </w:pPr>
            <w:r>
              <w:rPr>
                <w:rFonts w:cs="CordiaUPC"/>
              </w:rPr>
              <w:t>d</w:t>
            </w:r>
            <w:r w:rsidRPr="008979A8">
              <w:rPr>
                <w:rFonts w:cs="CordiaUPC"/>
              </w:rPr>
              <w:t>uration</w:t>
            </w:r>
            <w:r>
              <w:rPr>
                <w:rFonts w:cs="CordiaUPC"/>
              </w:rPr>
              <w:t>F</w:t>
            </w:r>
            <w:r w:rsidRPr="008979A8">
              <w:rPr>
                <w:rFonts w:cs="CordiaUPC"/>
              </w:rPr>
              <w:t xml:space="preserve">rom </w:t>
            </w:r>
            <w:r w:rsidRPr="008979A8">
              <w:rPr>
                <w:rFonts w:cs="Angsana New"/>
                <w:cs/>
              </w:rPr>
              <w:t xml:space="preserve">= </w:t>
            </w:r>
            <w:r w:rsidRPr="008979A8">
              <w:rPr>
                <w:rFonts w:cs="CordiaUPC"/>
              </w:rPr>
              <w:t>1</w:t>
            </w:r>
          </w:p>
          <w:p w:rsidRPr="00AA7778" w:rsidR="00FE0F11" w:rsidP="00FE0F11" w:rsidRDefault="00FE0F11" w14:paraId="4EDA3AA2" w14:textId="77777777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cs="CordiaUPC"/>
                <w:cs/>
              </w:rPr>
            </w:pPr>
            <w:r>
              <w:rPr>
                <w:rFonts w:cs="CordiaUPC"/>
              </w:rPr>
              <w:t>d</w:t>
            </w:r>
            <w:r w:rsidRPr="00AA7778">
              <w:rPr>
                <w:rFonts w:cs="CordiaUPC"/>
              </w:rPr>
              <w:t xml:space="preserve">urationTo </w:t>
            </w:r>
            <w:r w:rsidRPr="00AA7778">
              <w:rPr>
                <w:rFonts w:cs="Angsana New"/>
                <w:cs/>
              </w:rPr>
              <w:t xml:space="preserve">= </w:t>
            </w:r>
            <w:r>
              <w:rPr>
                <w:rFonts w:cs="CordiaUPC"/>
              </w:rPr>
              <w:t>p</w:t>
            </w:r>
            <w:r w:rsidRPr="00AA7778">
              <w:rPr>
                <w:rFonts w:cs="CordiaUPC"/>
              </w:rPr>
              <w:t>ackageDuration</w:t>
            </w:r>
          </w:p>
        </w:tc>
      </w:tr>
      <w:tr w:rsidRPr="008979A8" w:rsidR="00FE0F11" w:rsidTr="00432CE9" w14:paraId="2F9CCEDA" w14:textId="77777777">
        <w:tc>
          <w:tcPr>
            <w:tcW w:w="1026" w:type="pct"/>
          </w:tcPr>
          <w:p w:rsidRPr="008979A8" w:rsidR="00FE0F11" w:rsidP="00FE0F11" w:rsidRDefault="00FE0F11" w14:paraId="48E926D0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d</w:t>
            </w:r>
            <w:r w:rsidRPr="008979A8">
              <w:rPr>
                <w:rFonts w:cs="CordiaUPC"/>
              </w:rPr>
              <w:t>urationFrom</w:t>
            </w:r>
          </w:p>
        </w:tc>
        <w:tc>
          <w:tcPr>
            <w:tcW w:w="900" w:type="pct"/>
          </w:tcPr>
          <w:p w:rsidRPr="008979A8" w:rsidR="00FE0F11" w:rsidP="00FE0F11" w:rsidRDefault="00FE0F11" w14:paraId="3382E3E3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Text Box</w:t>
            </w:r>
          </w:p>
        </w:tc>
        <w:tc>
          <w:tcPr>
            <w:tcW w:w="3074" w:type="pct"/>
          </w:tcPr>
          <w:p w:rsidR="00FE0F11" w:rsidP="00FE0F11" w:rsidRDefault="00FE0F11" w14:paraId="3F6D4BA3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 xml:space="preserve">Label </w:t>
            </w:r>
            <w:r w:rsidRPr="008979A8">
              <w:rPr>
                <w:rFonts w:cs="Angsana New"/>
                <w:cs/>
              </w:rPr>
              <w:t xml:space="preserve">:  </w:t>
            </w:r>
            <w:r w:rsidRPr="008979A8">
              <w:rPr>
                <w:rFonts w:cs="Angsana New"/>
                <w:color w:val="FF0000"/>
                <w:cs/>
              </w:rPr>
              <w:t>*</w:t>
            </w:r>
            <w:r w:rsidRPr="008979A8">
              <w:rPr>
                <w:rFonts w:cs="CordiaUPC"/>
                <w:color w:val="FF0000"/>
              </w:rPr>
              <w:t>Duration</w:t>
            </w:r>
            <w:r>
              <w:rPr>
                <w:rFonts w:cs="Angsana New"/>
                <w:cs/>
              </w:rPr>
              <w:t xml:space="preserve"> : …</w:t>
            </w:r>
            <w:r>
              <w:rPr>
                <w:rFonts w:cs="CordiaUPC"/>
              </w:rPr>
              <w:t>From</w:t>
            </w:r>
            <w:r>
              <w:rPr>
                <w:rFonts w:cs="Angsana New"/>
                <w:cs/>
              </w:rPr>
              <w:t xml:space="preserve">… </w:t>
            </w:r>
            <w:r>
              <w:rPr>
                <w:rFonts w:cs="CordiaUPC"/>
              </w:rPr>
              <w:t xml:space="preserve">to </w:t>
            </w:r>
            <w:r>
              <w:rPr>
                <w:rFonts w:cs="Angsana New"/>
                <w:cs/>
              </w:rPr>
              <w:t>…</w:t>
            </w:r>
            <w:r>
              <w:rPr>
                <w:rFonts w:cs="CordiaUPC"/>
              </w:rPr>
              <w:t>To</w:t>
            </w:r>
            <w:r>
              <w:rPr>
                <w:rFonts w:cs="Angsana New"/>
                <w:cs/>
              </w:rPr>
              <w:t>… …</w:t>
            </w:r>
            <w:r>
              <w:rPr>
                <w:rFonts w:cs="CordiaUPC"/>
              </w:rPr>
              <w:t>Unit</w:t>
            </w:r>
            <w:r>
              <w:rPr>
                <w:rFonts w:cs="Angsana New"/>
                <w:cs/>
              </w:rPr>
              <w:t>…</w:t>
            </w:r>
          </w:p>
          <w:p w:rsidR="00FE0F11" w:rsidP="00FE0F11" w:rsidRDefault="00FE0F11" w14:paraId="5EFB93B0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 xml:space="preserve">Enabled </w:t>
            </w:r>
            <w:r w:rsidRPr="008979A8">
              <w:rPr>
                <w:rFonts w:cs="Angsana New"/>
                <w:cs/>
              </w:rPr>
              <w:t xml:space="preserve">เมื่อ </w:t>
            </w:r>
            <w:r w:rsidRPr="008979A8">
              <w:rPr>
                <w:rFonts w:cs="CordiaUPC"/>
              </w:rPr>
              <w:t xml:space="preserve">Duration Type </w:t>
            </w:r>
            <w:r w:rsidRPr="008979A8">
              <w:rPr>
                <w:rFonts w:cs="Angsana New"/>
                <w:cs/>
              </w:rPr>
              <w:t>เป็น “</w:t>
            </w:r>
            <w:r w:rsidRPr="008979A8">
              <w:rPr>
                <w:rFonts w:cs="CordiaUPC"/>
              </w:rPr>
              <w:t>Specific</w:t>
            </w:r>
            <w:r w:rsidRPr="008979A8">
              <w:rPr>
                <w:rFonts w:cs="Angsana New"/>
                <w:cs/>
              </w:rPr>
              <w:t>”</w:t>
            </w:r>
          </w:p>
          <w:p w:rsidRPr="00ED17BA" w:rsidR="00FE0F11" w:rsidP="00FE0F11" w:rsidRDefault="00FE0F11" w14:paraId="4BCA6BF7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>:</w:t>
            </w:r>
            <w:r>
              <w:rPr>
                <w:rFonts w:hint="cs" w:cs="Angsana New"/>
                <w:cs/>
              </w:rPr>
              <w:t xml:space="preserve"> ใส่ได้เฉพาะตัวเลขเท่านั้น</w:t>
            </w:r>
          </w:p>
        </w:tc>
      </w:tr>
      <w:tr w:rsidRPr="008979A8" w:rsidR="00FE0F11" w:rsidTr="00432CE9" w14:paraId="55F3445C" w14:textId="77777777">
        <w:tc>
          <w:tcPr>
            <w:tcW w:w="1026" w:type="pct"/>
          </w:tcPr>
          <w:p w:rsidRPr="008979A8" w:rsidR="00FE0F11" w:rsidP="00FE0F11" w:rsidRDefault="00FE0F11" w14:paraId="2DB85F28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d</w:t>
            </w:r>
            <w:r w:rsidRPr="008979A8">
              <w:rPr>
                <w:rFonts w:cs="CordiaUPC"/>
              </w:rPr>
              <w:t>urationTo</w:t>
            </w:r>
          </w:p>
        </w:tc>
        <w:tc>
          <w:tcPr>
            <w:tcW w:w="900" w:type="pct"/>
          </w:tcPr>
          <w:p w:rsidRPr="008979A8" w:rsidR="00FE0F11" w:rsidP="00FE0F11" w:rsidRDefault="00FE0F11" w14:paraId="152752D5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Text Box</w:t>
            </w:r>
          </w:p>
        </w:tc>
        <w:tc>
          <w:tcPr>
            <w:tcW w:w="3074" w:type="pct"/>
          </w:tcPr>
          <w:p w:rsidR="00FE0F11" w:rsidP="00FE0F11" w:rsidRDefault="00FE0F11" w14:paraId="20A16BEE" w14:textId="77777777">
            <w:pPr>
              <w:rPr>
                <w:rFonts w:cs="CordiaUPC"/>
              </w:rPr>
            </w:pPr>
            <w:r w:rsidRPr="008979A8">
              <w:rPr>
                <w:rFonts w:cs="Angsana New"/>
                <w:cs/>
              </w:rPr>
              <w:t xml:space="preserve">อยู่บรรทัดเดียวกับ </w:t>
            </w:r>
            <w:r w:rsidRPr="008979A8">
              <w:rPr>
                <w:rFonts w:cs="CordiaUPC"/>
              </w:rPr>
              <w:t>Duration From</w:t>
            </w:r>
          </w:p>
          <w:p w:rsidR="00FE0F11" w:rsidP="00FE0F11" w:rsidRDefault="00FE0F11" w14:paraId="6BB645ED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 xml:space="preserve">Enabled </w:t>
            </w:r>
            <w:r w:rsidRPr="008979A8">
              <w:rPr>
                <w:rFonts w:cs="Angsana New"/>
                <w:cs/>
              </w:rPr>
              <w:t xml:space="preserve">เมื่อ </w:t>
            </w:r>
            <w:r w:rsidRPr="008979A8">
              <w:rPr>
                <w:rFonts w:cs="CordiaUPC"/>
              </w:rPr>
              <w:t xml:space="preserve">Duration Type </w:t>
            </w:r>
            <w:r w:rsidRPr="008979A8">
              <w:rPr>
                <w:rFonts w:cs="Angsana New"/>
                <w:cs/>
              </w:rPr>
              <w:t>เป็น “</w:t>
            </w:r>
            <w:r w:rsidRPr="008979A8">
              <w:rPr>
                <w:rFonts w:cs="CordiaUPC"/>
              </w:rPr>
              <w:t>Specific</w:t>
            </w:r>
            <w:r w:rsidRPr="008979A8">
              <w:rPr>
                <w:rFonts w:cs="Angsana New"/>
                <w:cs/>
              </w:rPr>
              <w:t>”</w:t>
            </w:r>
          </w:p>
          <w:p w:rsidRPr="008979A8" w:rsidR="00FE0F11" w:rsidP="00FE0F11" w:rsidRDefault="00FE0F11" w14:paraId="4AF93857" w14:textId="77777777">
            <w:pPr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>:</w:t>
            </w:r>
            <w:r>
              <w:rPr>
                <w:rFonts w:hint="cs" w:cs="Angsana New"/>
                <w:cs/>
              </w:rPr>
              <w:t xml:space="preserve"> ใส่ได้เฉพาะตัวเลขเท่านั้น</w:t>
            </w:r>
          </w:p>
        </w:tc>
      </w:tr>
      <w:tr w:rsidRPr="008979A8" w:rsidR="00FE0F11" w:rsidTr="00432CE9" w14:paraId="55859D9B" w14:textId="77777777">
        <w:tc>
          <w:tcPr>
            <w:tcW w:w="1026" w:type="pct"/>
          </w:tcPr>
          <w:p w:rsidRPr="008979A8" w:rsidR="00FE0F11" w:rsidP="00FE0F11" w:rsidRDefault="00FE0F11" w14:paraId="709266B2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d</w:t>
            </w:r>
            <w:r w:rsidRPr="008979A8">
              <w:rPr>
                <w:rFonts w:cs="CordiaUPC"/>
              </w:rPr>
              <w:t>uration</w:t>
            </w:r>
            <w:r>
              <w:rPr>
                <w:rFonts w:cs="CordiaUPC"/>
              </w:rPr>
              <w:t>U</w:t>
            </w:r>
            <w:r w:rsidRPr="008979A8">
              <w:rPr>
                <w:rFonts w:cs="CordiaUPC"/>
              </w:rPr>
              <w:t>nit</w:t>
            </w:r>
          </w:p>
        </w:tc>
        <w:tc>
          <w:tcPr>
            <w:tcW w:w="900" w:type="pct"/>
          </w:tcPr>
          <w:p w:rsidRPr="008979A8" w:rsidR="00FE0F11" w:rsidP="00FE0F11" w:rsidRDefault="00FE0F11" w14:paraId="3B7A9C5F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>Drop Down List</w:t>
            </w:r>
          </w:p>
        </w:tc>
        <w:tc>
          <w:tcPr>
            <w:tcW w:w="3074" w:type="pct"/>
          </w:tcPr>
          <w:p w:rsidR="00FE0F11" w:rsidP="00FE0F11" w:rsidRDefault="00FE0F11" w14:paraId="4376FA0F" w14:textId="01E31346">
            <w:pPr>
              <w:spacing w:after="160" w:line="259" w:lineRule="auto"/>
              <w:rPr>
                <w:rFonts w:cs="CordiaUPC"/>
              </w:rPr>
            </w:pPr>
            <w:r w:rsidRPr="008979A8">
              <w:rPr>
                <w:rFonts w:cs="Angsana New"/>
                <w:cs/>
              </w:rPr>
              <w:t xml:space="preserve">อยู่บรรทัดเดียวกับ </w:t>
            </w:r>
            <w:r w:rsidRPr="008979A8">
              <w:rPr>
                <w:rFonts w:cs="CordiaUPC"/>
              </w:rPr>
              <w:t>Duration From</w:t>
            </w:r>
          </w:p>
          <w:p w:rsidR="00FE0F11" w:rsidP="00FE0F11" w:rsidRDefault="00FE0F11" w14:paraId="4663F2DB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 xml:space="preserve">Enabled </w:t>
            </w:r>
            <w:r w:rsidRPr="008979A8">
              <w:rPr>
                <w:rFonts w:cs="Angsana New"/>
                <w:cs/>
              </w:rPr>
              <w:t xml:space="preserve">เมื่อ </w:t>
            </w:r>
            <w:r w:rsidRPr="008979A8">
              <w:rPr>
                <w:rFonts w:cs="CordiaUPC"/>
              </w:rPr>
              <w:t xml:space="preserve">Duration Type </w:t>
            </w:r>
            <w:r w:rsidRPr="008979A8">
              <w:rPr>
                <w:rFonts w:cs="Angsana New"/>
                <w:cs/>
              </w:rPr>
              <w:t>เป็น “</w:t>
            </w:r>
            <w:r w:rsidRPr="008979A8">
              <w:rPr>
                <w:rFonts w:cs="CordiaUPC"/>
              </w:rPr>
              <w:t>Specific</w:t>
            </w:r>
            <w:r w:rsidRPr="008979A8">
              <w:rPr>
                <w:rFonts w:cs="Angsana New"/>
                <w:cs/>
              </w:rPr>
              <w:t>”</w:t>
            </w:r>
          </w:p>
          <w:p w:rsidRPr="008979A8" w:rsidR="00FE0F11" w:rsidP="00FE0F11" w:rsidRDefault="00FE0F11" w14:paraId="21BFC8C3" w14:textId="437072FC">
            <w:pPr>
              <w:rPr>
                <w:rFonts w:cs="CordiaUPC"/>
              </w:rPr>
            </w:pPr>
            <w:r w:rsidRPr="001142BC">
              <w:t xml:space="preserve">List of Value </w:t>
            </w:r>
            <w:r w:rsidRPr="001142BC">
              <w:rPr>
                <w:rFonts w:cs="Angsana New"/>
                <w:cs/>
              </w:rPr>
              <w:t xml:space="preserve">: </w:t>
            </w:r>
            <w:r w:rsidRPr="00B916D9">
              <w:rPr>
                <w:rFonts w:cs="Angsana New"/>
                <w:cs/>
              </w:rPr>
              <w:t>ดึงข้อมูลจาก</w:t>
            </w:r>
            <w:r w:rsidRPr="00B916D9">
              <w:rPr>
                <w:rFonts w:cs="CordiaUPC"/>
              </w:rPr>
              <w:t xml:space="preserve">DB </w:t>
            </w:r>
            <w:r w:rsidRPr="00B916D9">
              <w:rPr>
                <w:rFonts w:cs="Angsana New"/>
                <w:cs/>
              </w:rPr>
              <w:t xml:space="preserve">ที่ </w:t>
            </w:r>
            <w:r w:rsidRPr="00B916D9">
              <w:rPr>
                <w:rFonts w:cs="CordiaUPC"/>
              </w:rPr>
              <w:t xml:space="preserve">Table FLW_CFG_LOV </w:t>
            </w:r>
            <w:r w:rsidRPr="00B916D9">
              <w:rPr>
                <w:rFonts w:cs="Angsana New"/>
                <w:cs/>
              </w:rPr>
              <w:t xml:space="preserve">โดย </w:t>
            </w:r>
            <w:r w:rsidRPr="00B916D9">
              <w:rPr>
                <w:rFonts w:cs="CordiaUPC"/>
              </w:rPr>
              <w:t xml:space="preserve">group_type </w:t>
            </w:r>
            <w:r w:rsidRPr="00B916D9">
              <w:rPr>
                <w:rFonts w:cs="Angsana New"/>
                <w:cs/>
              </w:rPr>
              <w:t>= ‘</w:t>
            </w:r>
            <w:r w:rsidRPr="008979A8">
              <w:rPr>
                <w:rFonts w:cs="CordiaUPC"/>
              </w:rPr>
              <w:t>Duration</w:t>
            </w:r>
            <w:r>
              <w:rPr>
                <w:rFonts w:cs="CordiaUPC"/>
              </w:rPr>
              <w:t xml:space="preserve"> Unit</w:t>
            </w:r>
            <w:r>
              <w:rPr>
                <w:rFonts w:cs="Angsana New"/>
                <w:cs/>
              </w:rPr>
              <w:t xml:space="preserve">’ </w:t>
            </w:r>
            <w:r>
              <w:rPr>
                <w:rFonts w:hint="cs" w:cs="Angsana New"/>
                <w:cs/>
              </w:rPr>
              <w:t xml:space="preserve">และ </w:t>
            </w:r>
            <w:r>
              <w:rPr>
                <w:rFonts w:cs="CordiaUPC"/>
              </w:rPr>
              <w:t xml:space="preserve">par_row_id_concat </w:t>
            </w:r>
            <w:r>
              <w:rPr>
                <w:rFonts w:hint="cs" w:cs="Angsana New"/>
                <w:cs/>
              </w:rPr>
              <w:t xml:space="preserve">ประกอบด้วย </w:t>
            </w:r>
            <w:r w:rsidRPr="001142BC">
              <w:t>customerType</w:t>
            </w:r>
          </w:p>
        </w:tc>
      </w:tr>
      <w:tr w:rsidRPr="008979A8" w:rsidR="00FE0F11" w:rsidTr="00432CE9" w14:paraId="41C017EA" w14:textId="77777777">
        <w:tc>
          <w:tcPr>
            <w:tcW w:w="5000" w:type="pct"/>
            <w:gridSpan w:val="3"/>
            <w:shd w:val="clear" w:color="auto" w:fill="D6E3BC" w:themeFill="accent3" w:themeFillTint="66"/>
          </w:tcPr>
          <w:p w:rsidRPr="008979A8" w:rsidR="00FE0F11" w:rsidP="00FE0F11" w:rsidRDefault="00FE0F11" w14:paraId="01FC2911" w14:textId="77777777">
            <w:pPr>
              <w:pStyle w:val="HeaderTable"/>
            </w:pPr>
            <w:r w:rsidRPr="008979A8">
              <w:t xml:space="preserve">End Duration </w:t>
            </w:r>
            <w:r>
              <w:t>Section</w:t>
            </w:r>
          </w:p>
        </w:tc>
      </w:tr>
      <w:tr w:rsidRPr="008979A8" w:rsidR="00FE0F11" w:rsidTr="00432CE9" w14:paraId="17FAA0B1" w14:textId="77777777">
        <w:tc>
          <w:tcPr>
            <w:tcW w:w="5000" w:type="pct"/>
            <w:gridSpan w:val="3"/>
            <w:shd w:val="clear" w:color="auto" w:fill="D6E3BC" w:themeFill="accent3" w:themeFillTint="66"/>
          </w:tcPr>
          <w:p w:rsidR="00FE0F11" w:rsidP="00FE0F11" w:rsidRDefault="00FE0F11" w14:paraId="01624255" w14:textId="77777777">
            <w:pPr>
              <w:pStyle w:val="HeaderTable"/>
              <w:rPr>
                <w:lang w:bidi="th-TH"/>
              </w:rPr>
            </w:pPr>
            <w:r>
              <w:rPr>
                <w:lang w:bidi="th-TH"/>
              </w:rPr>
              <w:t>Bill Cycle Section</w:t>
            </w:r>
          </w:p>
          <w:p w:rsidRPr="009A2226" w:rsidR="00FE0F11" w:rsidP="00FE0F11" w:rsidRDefault="00FE0F11" w14:paraId="31976496" w14:textId="0377F339">
            <w:pPr>
              <w:pStyle w:val="HeaderTable"/>
            </w:pPr>
            <w:r>
              <w:rPr>
                <w:rFonts w:hint="cs"/>
                <w:cs/>
                <w:lang w:bidi="th-TH"/>
              </w:rPr>
              <w:t xml:space="preserve">ถ้า </w:t>
            </w:r>
            <w:r>
              <w:t>Customer Type</w:t>
            </w:r>
            <w:r>
              <w:rPr>
                <w:bCs/>
                <w:cs/>
                <w:lang w:bidi="th-TH"/>
              </w:rPr>
              <w:t xml:space="preserve"> = “</w:t>
            </w:r>
            <w:r>
              <w:t>Pre paid</w:t>
            </w:r>
            <w:r>
              <w:rPr>
                <w:bCs/>
                <w:cs/>
                <w:lang w:bidi="th-TH"/>
              </w:rPr>
              <w:t xml:space="preserve">” </w:t>
            </w:r>
            <w:r>
              <w:rPr>
                <w:rFonts w:hint="cs"/>
                <w:cs/>
                <w:lang w:bidi="th-TH"/>
              </w:rPr>
              <w:t xml:space="preserve">และ </w:t>
            </w:r>
            <w:r>
              <w:t xml:space="preserve">Multi Duration </w:t>
            </w:r>
            <w:r>
              <w:rPr>
                <w:bCs/>
                <w:cs/>
                <w:lang w:bidi="th-TH"/>
              </w:rPr>
              <w:t>= “</w:t>
            </w:r>
            <w:r>
              <w:t>Yes</w:t>
            </w:r>
            <w:r>
              <w:rPr>
                <w:bCs/>
                <w:cs/>
                <w:lang w:bidi="th-TH"/>
              </w:rPr>
              <w:t>”</w:t>
            </w:r>
            <w:r>
              <w:rPr>
                <w:rFonts w:hint="cs"/>
                <w:cs/>
                <w:lang w:bidi="th-TH"/>
              </w:rPr>
              <w:t xml:space="preserve"> ให้ </w:t>
            </w:r>
            <w:r>
              <w:t xml:space="preserve">Visible </w:t>
            </w:r>
            <w:r>
              <w:rPr>
                <w:rFonts w:hint="cs"/>
                <w:cs/>
                <w:lang w:bidi="th-TH"/>
              </w:rPr>
              <w:t xml:space="preserve">ถ้าไม่ใช่ให้ </w:t>
            </w:r>
            <w:r>
              <w:t>Invisible</w:t>
            </w:r>
          </w:p>
        </w:tc>
      </w:tr>
      <w:tr w:rsidRPr="008979A8" w:rsidR="00FE0F11" w:rsidTr="00432CE9" w14:paraId="3056278E" w14:textId="77777777">
        <w:tc>
          <w:tcPr>
            <w:tcW w:w="1026" w:type="pct"/>
          </w:tcPr>
          <w:p w:rsidRPr="008979A8" w:rsidR="00FE0F11" w:rsidP="00FE0F11" w:rsidRDefault="00FE0F11" w14:paraId="04F36F3F" w14:textId="77777777">
            <w:pPr>
              <w:rPr>
                <w:rFonts w:cs="CordiaUPC"/>
                <w:cs/>
              </w:rPr>
            </w:pPr>
            <w:r>
              <w:rPr>
                <w:rFonts w:cs="CordiaUPC"/>
              </w:rPr>
              <w:t>billCycle</w:t>
            </w:r>
            <w:r w:rsidRPr="008979A8">
              <w:rPr>
                <w:rFonts w:cs="CordiaUPC"/>
              </w:rPr>
              <w:t>Type</w:t>
            </w:r>
          </w:p>
        </w:tc>
        <w:tc>
          <w:tcPr>
            <w:tcW w:w="900" w:type="pct"/>
          </w:tcPr>
          <w:p w:rsidRPr="008979A8" w:rsidR="00FE0F11" w:rsidP="00FE0F11" w:rsidRDefault="00FE0F11" w14:paraId="09FF83EB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>Radio Button</w:t>
            </w:r>
          </w:p>
        </w:tc>
        <w:tc>
          <w:tcPr>
            <w:tcW w:w="3074" w:type="pct"/>
          </w:tcPr>
          <w:p w:rsidR="00FE0F11" w:rsidP="00FE0F11" w:rsidRDefault="00FE0F11" w14:paraId="2A7476CC" w14:textId="77777777">
            <w:pPr>
              <w:rPr>
                <w:rFonts w:cs="CordiaUPC"/>
                <w:color w:val="FF0000"/>
              </w:rPr>
            </w:pPr>
            <w:r w:rsidRPr="008979A8">
              <w:rPr>
                <w:rFonts w:cs="CordiaUPC"/>
              </w:rPr>
              <w:t xml:space="preserve">Label </w:t>
            </w:r>
            <w:r w:rsidRPr="008979A8">
              <w:rPr>
                <w:rFonts w:cs="Angsana New"/>
                <w:cs/>
              </w:rPr>
              <w:t xml:space="preserve">:  </w:t>
            </w:r>
            <w:r w:rsidRPr="008979A8">
              <w:rPr>
                <w:rFonts w:cs="Angsana New"/>
                <w:color w:val="FF0000"/>
                <w:cs/>
              </w:rPr>
              <w:t>*</w:t>
            </w:r>
            <w:r>
              <w:rPr>
                <w:rFonts w:cs="CordiaUPC"/>
                <w:color w:val="FF0000"/>
              </w:rPr>
              <w:t>Bill Cycle</w:t>
            </w:r>
            <w:r w:rsidRPr="008979A8">
              <w:rPr>
                <w:rFonts w:cs="CordiaUPC"/>
                <w:color w:val="FF0000"/>
              </w:rPr>
              <w:t xml:space="preserve"> Type</w:t>
            </w:r>
          </w:p>
          <w:p w:rsidR="00FE0F11" w:rsidP="00FE0F11" w:rsidRDefault="00FE0F11" w14:paraId="4380B261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List of Value </w:t>
            </w:r>
            <w:r>
              <w:rPr>
                <w:rFonts w:cs="Angsana New"/>
                <w:cs/>
              </w:rPr>
              <w:t xml:space="preserve">: </w:t>
            </w:r>
            <w:r w:rsidRPr="00B916D9">
              <w:rPr>
                <w:rFonts w:cs="Angsana New"/>
                <w:cs/>
              </w:rPr>
              <w:t>ดึงข้อมูลจาก</w:t>
            </w:r>
            <w:r w:rsidRPr="00B916D9">
              <w:rPr>
                <w:rFonts w:cs="CordiaUPC"/>
              </w:rPr>
              <w:t xml:space="preserve">DB </w:t>
            </w:r>
            <w:r w:rsidRPr="00B916D9">
              <w:rPr>
                <w:rFonts w:cs="Angsana New"/>
                <w:cs/>
              </w:rPr>
              <w:t xml:space="preserve">ที่ </w:t>
            </w:r>
            <w:r w:rsidRPr="00B916D9">
              <w:rPr>
                <w:rFonts w:cs="CordiaUPC"/>
              </w:rPr>
              <w:t xml:space="preserve">Table FLW_CFG_LOV </w:t>
            </w:r>
            <w:r w:rsidRPr="00B916D9">
              <w:rPr>
                <w:rFonts w:cs="Angsana New"/>
                <w:cs/>
              </w:rPr>
              <w:t xml:space="preserve">โดย </w:t>
            </w:r>
            <w:r w:rsidRPr="00B916D9">
              <w:rPr>
                <w:rFonts w:cs="CordiaUPC"/>
              </w:rPr>
              <w:t xml:space="preserve">group_type </w:t>
            </w:r>
            <w:r w:rsidRPr="00B916D9">
              <w:rPr>
                <w:rFonts w:cs="Angsana New"/>
                <w:cs/>
              </w:rPr>
              <w:t>= ‘</w:t>
            </w:r>
            <w:r w:rsidRPr="008979A8">
              <w:rPr>
                <w:rFonts w:cs="CordiaUPC"/>
              </w:rPr>
              <w:t>Duration</w:t>
            </w:r>
            <w:r>
              <w:rPr>
                <w:rFonts w:cs="Angsana New"/>
                <w:cs/>
              </w:rPr>
              <w:t xml:space="preserve"> </w:t>
            </w:r>
            <w:r w:rsidRPr="008979A8">
              <w:rPr>
                <w:rFonts w:cs="CordiaUPC"/>
              </w:rPr>
              <w:t>Type</w:t>
            </w:r>
            <w:r>
              <w:rPr>
                <w:rFonts w:cs="Angsana New"/>
                <w:cs/>
              </w:rPr>
              <w:t>’</w:t>
            </w:r>
          </w:p>
          <w:p w:rsidRPr="008979A8" w:rsidR="00FE0F11" w:rsidP="00FE0F11" w:rsidRDefault="00FE0F11" w14:paraId="3B4816E5" w14:textId="77777777">
            <w:pPr>
              <w:spacing w:after="0" w:line="259" w:lineRule="auto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เมื่อคลิกเลือกค่าเป็น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Depend on Package</w:t>
            </w:r>
            <w:r>
              <w:rPr>
                <w:rFonts w:cs="Angsana New"/>
                <w:cs/>
              </w:rPr>
              <w:t xml:space="preserve">” </w:t>
            </w:r>
            <w:r w:rsidRPr="008979A8">
              <w:rPr>
                <w:rFonts w:cs="Angsana New"/>
                <w:cs/>
              </w:rPr>
              <w:t xml:space="preserve">ให้ </w:t>
            </w:r>
            <w:r w:rsidRPr="008979A8">
              <w:rPr>
                <w:rFonts w:cs="CordiaUPC"/>
              </w:rPr>
              <w:t xml:space="preserve">Default </w:t>
            </w:r>
            <w:r w:rsidRPr="008979A8">
              <w:rPr>
                <w:rFonts w:cs="Angsana New"/>
                <w:cs/>
              </w:rPr>
              <w:t>ค่า</w:t>
            </w:r>
          </w:p>
          <w:p w:rsidR="00FE0F11" w:rsidP="00FE0F11" w:rsidRDefault="00FE0F11" w14:paraId="57A318FF" w14:textId="77777777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cs="CordiaUPC"/>
              </w:rPr>
            </w:pPr>
            <w:r>
              <w:rPr>
                <w:rFonts w:cs="CordiaUPC"/>
              </w:rPr>
              <w:t>billCycleValue</w:t>
            </w:r>
            <w:r w:rsidRPr="008979A8">
              <w:rPr>
                <w:rFonts w:cs="Angsana New"/>
                <w:cs/>
              </w:rPr>
              <w:t xml:space="preserve"> = </w:t>
            </w:r>
            <w:r>
              <w:rPr>
                <w:rFonts w:cs="CordiaUPC"/>
              </w:rPr>
              <w:t>packageBillCycle</w:t>
            </w:r>
          </w:p>
          <w:p w:rsidRPr="0096008C" w:rsidR="00FE0F11" w:rsidP="00FE0F11" w:rsidRDefault="00FE0F11" w14:paraId="2702C541" w14:textId="77777777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cs="CordiaUPC"/>
              </w:rPr>
            </w:pPr>
            <w:r>
              <w:rPr>
                <w:rFonts w:cs="CordiaUPC"/>
              </w:rPr>
              <w:t>billCycleUnit</w:t>
            </w:r>
            <w:r w:rsidRPr="00AA7778">
              <w:rPr>
                <w:rFonts w:cs="Angsana New"/>
                <w:cs/>
              </w:rPr>
              <w:t xml:space="preserve"> = </w:t>
            </w:r>
            <w:r>
              <w:rPr>
                <w:rFonts w:cs="CordiaUPC"/>
              </w:rPr>
              <w:t>packageBillCycleUnit</w:t>
            </w:r>
          </w:p>
        </w:tc>
      </w:tr>
      <w:tr w:rsidRPr="008979A8" w:rsidR="00FE0F11" w:rsidTr="00432CE9" w14:paraId="37620737" w14:textId="77777777">
        <w:tc>
          <w:tcPr>
            <w:tcW w:w="1026" w:type="pct"/>
          </w:tcPr>
          <w:p w:rsidRPr="008979A8" w:rsidR="00FE0F11" w:rsidP="00FE0F11" w:rsidRDefault="00FE0F11" w14:paraId="74383D5D" w14:textId="77777777">
            <w:pPr>
              <w:rPr>
                <w:rFonts w:cs="CordiaUPC"/>
                <w:cs/>
              </w:rPr>
            </w:pPr>
            <w:r>
              <w:rPr>
                <w:rFonts w:cs="CordiaUPC"/>
              </w:rPr>
              <w:t>billCycleValue</w:t>
            </w:r>
          </w:p>
        </w:tc>
        <w:tc>
          <w:tcPr>
            <w:tcW w:w="900" w:type="pct"/>
          </w:tcPr>
          <w:p w:rsidRPr="008979A8" w:rsidR="00FE0F11" w:rsidP="00FE0F11" w:rsidRDefault="00FE0F11" w14:paraId="2C96FD44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Text Box</w:t>
            </w:r>
          </w:p>
        </w:tc>
        <w:tc>
          <w:tcPr>
            <w:tcW w:w="3074" w:type="pct"/>
          </w:tcPr>
          <w:p w:rsidR="00FE0F11" w:rsidP="00FE0F11" w:rsidRDefault="00FE0F11" w14:paraId="377EE382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 xml:space="preserve">Label </w:t>
            </w:r>
            <w:r w:rsidRPr="008979A8">
              <w:rPr>
                <w:rFonts w:cs="Angsana New"/>
                <w:cs/>
              </w:rPr>
              <w:t xml:space="preserve">:  </w:t>
            </w:r>
            <w:r>
              <w:rPr>
                <w:rFonts w:cs="Angsana New"/>
                <w:color w:val="FF0000"/>
                <w:cs/>
              </w:rPr>
              <w:t>*</w:t>
            </w:r>
            <w:r>
              <w:rPr>
                <w:rFonts w:cs="CordiaUPC"/>
                <w:color w:val="FF0000"/>
              </w:rPr>
              <w:t xml:space="preserve">Bill Cycle </w:t>
            </w:r>
            <w:r w:rsidRPr="0096008C">
              <w:rPr>
                <w:rFonts w:cs="Angsana New"/>
                <w:cs/>
              </w:rPr>
              <w:t>: …</w:t>
            </w:r>
            <w:r w:rsidRPr="0096008C">
              <w:rPr>
                <w:rFonts w:cs="CordiaUPC"/>
              </w:rPr>
              <w:t>Value</w:t>
            </w:r>
            <w:r w:rsidRPr="0096008C">
              <w:rPr>
                <w:rFonts w:cs="Angsana New"/>
                <w:cs/>
              </w:rPr>
              <w:t>… …</w:t>
            </w:r>
            <w:r w:rsidRPr="0096008C">
              <w:rPr>
                <w:rFonts w:cs="CordiaUPC"/>
              </w:rPr>
              <w:t>Unit</w:t>
            </w:r>
            <w:r w:rsidRPr="0096008C">
              <w:rPr>
                <w:rFonts w:cs="Angsana New"/>
                <w:cs/>
              </w:rPr>
              <w:t>…</w:t>
            </w:r>
          </w:p>
          <w:p w:rsidR="00FE0F11" w:rsidP="00FE0F11" w:rsidRDefault="00FE0F11" w14:paraId="19EAC8D9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 xml:space="preserve">Enabled </w:t>
            </w:r>
            <w:r w:rsidRPr="008979A8">
              <w:rPr>
                <w:rFonts w:cs="Angsana New"/>
                <w:cs/>
              </w:rPr>
              <w:t xml:space="preserve">เมื่อ </w:t>
            </w:r>
            <w:r>
              <w:rPr>
                <w:rFonts w:cs="CordiaUPC"/>
              </w:rPr>
              <w:t>billCycle</w:t>
            </w:r>
            <w:r w:rsidRPr="008979A8">
              <w:rPr>
                <w:rFonts w:cs="CordiaUPC"/>
              </w:rPr>
              <w:t>Type</w:t>
            </w:r>
            <w:r w:rsidRPr="008979A8">
              <w:rPr>
                <w:rFonts w:cs="Angsana New"/>
                <w:cs/>
              </w:rPr>
              <w:t xml:space="preserve"> เป็น “</w:t>
            </w:r>
            <w:r w:rsidRPr="008979A8">
              <w:rPr>
                <w:rFonts w:cs="CordiaUPC"/>
              </w:rPr>
              <w:t>Specific</w:t>
            </w:r>
            <w:r w:rsidRPr="008979A8">
              <w:rPr>
                <w:rFonts w:cs="Angsana New"/>
                <w:cs/>
              </w:rPr>
              <w:t>”</w:t>
            </w:r>
          </w:p>
          <w:p w:rsidRPr="0096008C" w:rsidR="00FE0F11" w:rsidP="00FE0F11" w:rsidRDefault="00FE0F11" w14:paraId="17B289ED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>:</w:t>
            </w:r>
            <w:r>
              <w:rPr>
                <w:rFonts w:hint="cs" w:cs="Angsana New"/>
                <w:cs/>
              </w:rPr>
              <w:t xml:space="preserve"> ใส่ได้เฉพาะตัวเลขเท่านั้น</w:t>
            </w:r>
          </w:p>
        </w:tc>
      </w:tr>
      <w:tr w:rsidRPr="008979A8" w:rsidR="00FE0F11" w:rsidTr="00432CE9" w14:paraId="191D2D8C" w14:textId="77777777">
        <w:tc>
          <w:tcPr>
            <w:tcW w:w="1026" w:type="pct"/>
          </w:tcPr>
          <w:p w:rsidRPr="008979A8" w:rsidR="00FE0F11" w:rsidP="00FE0F11" w:rsidRDefault="00FE0F11" w14:paraId="46BB92B6" w14:textId="77777777">
            <w:pPr>
              <w:rPr>
                <w:rFonts w:cs="CordiaUPC"/>
                <w:cs/>
              </w:rPr>
            </w:pPr>
            <w:r>
              <w:rPr>
                <w:rFonts w:cs="CordiaUPC"/>
              </w:rPr>
              <w:t>billCycleUnit</w:t>
            </w:r>
          </w:p>
        </w:tc>
        <w:tc>
          <w:tcPr>
            <w:tcW w:w="900" w:type="pct"/>
          </w:tcPr>
          <w:p w:rsidRPr="008979A8" w:rsidR="00FE0F11" w:rsidP="00FE0F11" w:rsidRDefault="00FE0F11" w14:paraId="24F81FC5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>Drop Down List</w:t>
            </w:r>
          </w:p>
        </w:tc>
        <w:tc>
          <w:tcPr>
            <w:tcW w:w="3074" w:type="pct"/>
          </w:tcPr>
          <w:p w:rsidR="00FE0F11" w:rsidP="00FE0F11" w:rsidRDefault="00FE0F11" w14:paraId="5DE77F43" w14:textId="77777777">
            <w:pPr>
              <w:spacing w:after="160" w:line="259" w:lineRule="auto"/>
              <w:rPr>
                <w:rFonts w:cs="CordiaUPC"/>
              </w:rPr>
            </w:pPr>
            <w:r w:rsidRPr="008979A8">
              <w:rPr>
                <w:rFonts w:cs="Angsana New"/>
                <w:cs/>
              </w:rPr>
              <w:t xml:space="preserve">อยู่บรรทัดเดียวกับ </w:t>
            </w:r>
            <w:r>
              <w:rPr>
                <w:rFonts w:cs="CordiaUPC"/>
              </w:rPr>
              <w:t>billCycleValue</w:t>
            </w:r>
          </w:p>
          <w:p w:rsidRPr="0096008C" w:rsidR="00FE0F11" w:rsidP="00FE0F11" w:rsidRDefault="00FE0F11" w14:paraId="150A1E1C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 xml:space="preserve">Enabled </w:t>
            </w:r>
            <w:r w:rsidRPr="008979A8">
              <w:rPr>
                <w:rFonts w:cs="Angsana New"/>
                <w:cs/>
              </w:rPr>
              <w:t xml:space="preserve">เมื่อ </w:t>
            </w:r>
            <w:r>
              <w:rPr>
                <w:rFonts w:cs="CordiaUPC"/>
              </w:rPr>
              <w:t>billCycle</w:t>
            </w:r>
            <w:r w:rsidRPr="008979A8">
              <w:rPr>
                <w:rFonts w:cs="CordiaUPC"/>
              </w:rPr>
              <w:t>Type</w:t>
            </w:r>
            <w:r w:rsidRPr="008979A8">
              <w:rPr>
                <w:rFonts w:cs="Angsana New"/>
                <w:cs/>
              </w:rPr>
              <w:t xml:space="preserve"> เป็น “</w:t>
            </w:r>
            <w:r w:rsidRPr="008979A8">
              <w:rPr>
                <w:rFonts w:cs="CordiaUPC"/>
              </w:rPr>
              <w:t>Specific</w:t>
            </w:r>
            <w:r w:rsidRPr="008979A8">
              <w:rPr>
                <w:rFonts w:cs="Angsana New"/>
                <w:cs/>
              </w:rPr>
              <w:t>”</w:t>
            </w:r>
          </w:p>
          <w:p w:rsidRPr="008979A8" w:rsidR="00FE0F11" w:rsidP="00FE0F11" w:rsidRDefault="00FE0F11" w14:paraId="537DB888" w14:textId="2EE61F76">
            <w:pPr>
              <w:rPr>
                <w:b/>
                <w:bCs/>
              </w:rPr>
            </w:pPr>
            <w:r w:rsidRPr="001142BC">
              <w:t xml:space="preserve">List of Value </w:t>
            </w:r>
            <w:r w:rsidRPr="001142BC">
              <w:rPr>
                <w:rFonts w:cs="Angsana New"/>
                <w:cs/>
              </w:rPr>
              <w:t xml:space="preserve">: </w:t>
            </w:r>
            <w:r w:rsidRPr="00B916D9">
              <w:rPr>
                <w:rFonts w:cs="Angsana New"/>
                <w:cs/>
              </w:rPr>
              <w:t>ดึงข้อมูลจาก</w:t>
            </w:r>
            <w:r w:rsidRPr="00B916D9">
              <w:rPr>
                <w:rFonts w:cs="CordiaUPC"/>
              </w:rPr>
              <w:t xml:space="preserve">DB </w:t>
            </w:r>
            <w:r w:rsidRPr="00B916D9">
              <w:rPr>
                <w:rFonts w:cs="Angsana New"/>
                <w:cs/>
              </w:rPr>
              <w:t xml:space="preserve">ที่ </w:t>
            </w:r>
            <w:r w:rsidRPr="00B916D9">
              <w:rPr>
                <w:rFonts w:cs="CordiaUPC"/>
              </w:rPr>
              <w:t xml:space="preserve">Table FLW_CFG_LOV </w:t>
            </w:r>
            <w:r w:rsidRPr="00B916D9">
              <w:rPr>
                <w:rFonts w:cs="Angsana New"/>
                <w:cs/>
              </w:rPr>
              <w:t xml:space="preserve">โดย </w:t>
            </w:r>
            <w:r w:rsidRPr="00B916D9">
              <w:rPr>
                <w:rFonts w:cs="CordiaUPC"/>
              </w:rPr>
              <w:t xml:space="preserve">group_type </w:t>
            </w:r>
            <w:r w:rsidRPr="00B916D9">
              <w:rPr>
                <w:rFonts w:cs="Angsana New"/>
                <w:cs/>
              </w:rPr>
              <w:t>= ‘</w:t>
            </w:r>
            <w:r w:rsidRPr="008979A8">
              <w:rPr>
                <w:rFonts w:cs="CordiaUPC"/>
              </w:rPr>
              <w:t>Duration</w:t>
            </w:r>
            <w:r>
              <w:rPr>
                <w:rFonts w:cs="CordiaUPC"/>
              </w:rPr>
              <w:t xml:space="preserve"> Unit</w:t>
            </w:r>
            <w:r>
              <w:rPr>
                <w:rFonts w:cs="Angsana New"/>
                <w:cs/>
              </w:rPr>
              <w:t xml:space="preserve">’ </w:t>
            </w:r>
            <w:r>
              <w:rPr>
                <w:rFonts w:hint="cs" w:cs="Angsana New"/>
                <w:cs/>
              </w:rPr>
              <w:t xml:space="preserve">และ </w:t>
            </w:r>
            <w:r>
              <w:rPr>
                <w:rFonts w:cs="CordiaUPC"/>
              </w:rPr>
              <w:t xml:space="preserve">par_row_id_concat </w:t>
            </w:r>
            <w:r>
              <w:rPr>
                <w:rFonts w:hint="cs" w:cs="Angsana New"/>
                <w:cs/>
              </w:rPr>
              <w:t xml:space="preserve">ประกอบด้วย </w:t>
            </w:r>
            <w:r w:rsidRPr="001142BC">
              <w:t>customerType</w:t>
            </w:r>
          </w:p>
        </w:tc>
      </w:tr>
      <w:tr w:rsidRPr="008979A8" w:rsidR="00FE0F11" w:rsidTr="00432CE9" w14:paraId="4E6A5BF6" w14:textId="77777777">
        <w:tc>
          <w:tcPr>
            <w:tcW w:w="5000" w:type="pct"/>
            <w:gridSpan w:val="3"/>
            <w:shd w:val="clear" w:color="auto" w:fill="D6E3BC" w:themeFill="accent3" w:themeFillTint="66"/>
          </w:tcPr>
          <w:p w:rsidRPr="009A2226" w:rsidR="00FE0F11" w:rsidP="00FE0F11" w:rsidRDefault="00FE0F11" w14:paraId="0F691C2B" w14:textId="77777777">
            <w:pPr>
              <w:pStyle w:val="HeaderTable"/>
            </w:pPr>
            <w:r>
              <w:rPr>
                <w:lang w:bidi="th-TH"/>
              </w:rPr>
              <w:t>End Bill Cycle Section</w:t>
            </w:r>
          </w:p>
        </w:tc>
      </w:tr>
      <w:tr w:rsidRPr="008979A8" w:rsidR="00FE0F11" w:rsidTr="00432CE9" w14:paraId="7B3713F5" w14:textId="77777777">
        <w:tc>
          <w:tcPr>
            <w:tcW w:w="1026" w:type="pct"/>
          </w:tcPr>
          <w:p w:rsidRPr="008979A8" w:rsidR="00FE0F11" w:rsidP="00FE0F11" w:rsidRDefault="00FE0F11" w14:paraId="6156CB00" w14:textId="77777777">
            <w:pPr>
              <w:rPr>
                <w:rFonts w:cs="CordiaUPC"/>
              </w:rPr>
            </w:pPr>
            <w:r w:rsidRPr="008979A8">
              <w:rPr>
                <w:rFonts w:cs="Angsana New"/>
                <w:cs/>
              </w:rPr>
              <w:t xml:space="preserve">ปุ่ม </w:t>
            </w:r>
            <w:r w:rsidRPr="008979A8">
              <w:rPr>
                <w:rFonts w:cs="CordiaUPC"/>
              </w:rPr>
              <w:t>Add</w:t>
            </w:r>
          </w:p>
        </w:tc>
        <w:tc>
          <w:tcPr>
            <w:tcW w:w="900" w:type="pct"/>
          </w:tcPr>
          <w:p w:rsidRPr="008979A8" w:rsidR="00FE0F11" w:rsidP="00FE0F11" w:rsidRDefault="00FE0F11" w14:paraId="59B6A8A6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>Button</w:t>
            </w:r>
          </w:p>
        </w:tc>
        <w:tc>
          <w:tcPr>
            <w:tcW w:w="3074" w:type="pct"/>
          </w:tcPr>
          <w:p w:rsidR="00FE0F11" w:rsidP="00FE0F11" w:rsidRDefault="00FE0F11" w14:paraId="4F70C67D" w14:textId="77777777">
            <w:pPr>
              <w:pStyle w:val="HeaderTable"/>
              <w:rPr>
                <w:b w:val="0"/>
                <w:bCs/>
                <w:lang w:bidi="th-TH"/>
              </w:rPr>
            </w:pPr>
            <w:r w:rsidRPr="008979A8">
              <w:rPr>
                <w:b w:val="0"/>
                <w:bCs/>
                <w:lang w:bidi="th-TH"/>
              </w:rPr>
              <w:t xml:space="preserve">Visible </w:t>
            </w:r>
            <w:r w:rsidRPr="008979A8">
              <w:rPr>
                <w:rFonts w:cs="Angsana New"/>
                <w:cs/>
                <w:lang w:bidi="th-TH"/>
              </w:rPr>
              <w:t>เมื่อมี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b w:val="0"/>
                <w:bCs/>
                <w:lang w:bidi="th-TH"/>
              </w:rPr>
              <w:t xml:space="preserve">Event </w:t>
            </w:r>
            <w:r w:rsidRPr="008979A8">
              <w:rPr>
                <w:rFonts w:cs="Angsana New"/>
                <w:cs/>
                <w:lang w:bidi="th-TH"/>
              </w:rPr>
              <w:t>มาจาก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b w:val="0"/>
                <w:bCs/>
                <w:lang w:bidi="th-TH"/>
              </w:rPr>
              <w:t xml:space="preserve">Table </w:t>
            </w:r>
            <w:r>
              <w:rPr>
                <w:b w:val="0"/>
                <w:bCs/>
                <w:lang w:bidi="th-TH"/>
              </w:rPr>
              <w:t>Section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rFonts w:cs="Angsana New"/>
                <w:cs/>
                <w:lang w:bidi="th-TH"/>
              </w:rPr>
              <w:t>เป็น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“</w:t>
            </w:r>
            <w:r w:rsidRPr="008979A8">
              <w:rPr>
                <w:b w:val="0"/>
                <w:bCs/>
                <w:lang w:bidi="th-TH"/>
              </w:rPr>
              <w:t>Add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>”</w:t>
            </w:r>
          </w:p>
          <w:p w:rsidR="00FE0F11" w:rsidP="00FE0F11" w:rsidRDefault="00FE0F11" w14:paraId="347B8F9D" w14:textId="77777777">
            <w:pPr>
              <w:spacing w:before="240" w:after="0"/>
            </w:pPr>
            <w:r>
              <w:rPr>
                <w:rFonts w:hint="cs"/>
                <w:cs/>
              </w:rPr>
              <w:t>เมื่อกดปุ่ม</w:t>
            </w:r>
          </w:p>
          <w:p w:rsidR="00FE0F11" w:rsidP="00FE0F11" w:rsidRDefault="00FE0F11" w14:paraId="03414A96" w14:textId="77777777">
            <w:pPr>
              <w:pStyle w:val="ListParagraph"/>
              <w:numPr>
                <w:ilvl w:val="0"/>
                <w:numId w:val="4"/>
              </w:numPr>
              <w:spacing w:after="0" w:line="259" w:lineRule="auto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Validate </w:t>
            </w:r>
            <w:r>
              <w:rPr>
                <w:rFonts w:hint="cs" w:cs="Angsana New"/>
                <w:cs/>
              </w:rPr>
              <w:t>ข้อมูลในหน้าจอ</w:t>
            </w:r>
          </w:p>
          <w:p w:rsidRPr="00622722" w:rsidR="00FE0F11" w:rsidP="00FE0F11" w:rsidRDefault="00FE0F11" w14:paraId="7AD71A14" w14:textId="77777777">
            <w:pPr>
              <w:pStyle w:val="ListParagraph"/>
              <w:numPr>
                <w:ilvl w:val="0"/>
                <w:numId w:val="4"/>
              </w:numPr>
              <w:spacing w:after="0" w:line="259" w:lineRule="auto"/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Add </w:t>
            </w:r>
            <w:r>
              <w:rPr>
                <w:rFonts w:hint="cs" w:cs="Angsana New"/>
                <w:cs/>
              </w:rPr>
              <w:t xml:space="preserve">ข้อมูลลงในส่วนของ </w:t>
            </w:r>
            <w:r>
              <w:rPr>
                <w:rFonts w:cs="CordiaUPC"/>
              </w:rPr>
              <w:t>Table Section</w:t>
            </w:r>
          </w:p>
          <w:p w:rsidR="00FE0F11" w:rsidP="00FE0F11" w:rsidRDefault="00FE0F11" w14:paraId="29107D50" w14:textId="77777777">
            <w:pPr>
              <w:pStyle w:val="ListParagraph"/>
              <w:numPr>
                <w:ilvl w:val="0"/>
                <w:numId w:val="27"/>
              </w:numPr>
            </w:pPr>
            <w:r>
              <w:rPr>
                <w:rFonts w:hint="cs"/>
                <w:cs/>
              </w:rPr>
              <w:t xml:space="preserve">ให้ทำการ </w:t>
            </w:r>
            <w:r>
              <w:t xml:space="preserve">Sort Row </w:t>
            </w:r>
            <w:r>
              <w:rPr>
                <w:rFonts w:hint="cs"/>
                <w:cs/>
              </w:rPr>
              <w:t xml:space="preserve">ตาม </w:t>
            </w:r>
            <w:r>
              <w:t xml:space="preserve">Logic </w:t>
            </w:r>
            <w:r>
              <w:rPr>
                <w:rFonts w:hint="cs"/>
                <w:cs/>
              </w:rPr>
              <w:t>และลำดับดังนี้</w:t>
            </w:r>
          </w:p>
          <w:p w:rsidR="00FE0F11" w:rsidP="00FE0F11" w:rsidRDefault="00FE0F11" w14:paraId="78A41CD5" w14:textId="77777777">
            <w:pPr>
              <w:pStyle w:val="ListParagraph"/>
              <w:numPr>
                <w:ilvl w:val="0"/>
                <w:numId w:val="26"/>
              </w:numPr>
              <w:spacing w:after="160" w:line="259" w:lineRule="auto"/>
            </w:pPr>
            <w:r>
              <w:t>Duration From</w:t>
            </w:r>
          </w:p>
          <w:p w:rsidRPr="00FF1A7B" w:rsidR="00FE0F11" w:rsidP="00FE0F11" w:rsidRDefault="00FE0F11" w14:paraId="4AF30F1D" w14:textId="77777777">
            <w:pPr>
              <w:pStyle w:val="ListParagraph"/>
              <w:numPr>
                <w:ilvl w:val="0"/>
                <w:numId w:val="26"/>
              </w:numPr>
              <w:spacing w:after="160" w:line="259" w:lineRule="auto"/>
            </w:pPr>
            <w:r>
              <w:t>Duration To</w:t>
            </w:r>
          </w:p>
          <w:p w:rsidRPr="008979A8" w:rsidR="00FE0F11" w:rsidP="00FE0F11" w:rsidRDefault="00FE0F11" w14:paraId="6997AF90" w14:textId="77777777">
            <w:pPr>
              <w:pStyle w:val="ListParagraph"/>
              <w:numPr>
                <w:ilvl w:val="0"/>
                <w:numId w:val="4"/>
              </w:numPr>
              <w:spacing w:after="0" w:line="259" w:lineRule="auto"/>
            </w:pPr>
            <w:r w:rsidRPr="00667C8E">
              <w:rPr>
                <w:rFonts w:cs="Angsana New"/>
                <w:cs/>
              </w:rPr>
              <w:t>ให้ทำการเคลียร์ค่า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และ </w:t>
            </w:r>
            <w:r w:rsidRPr="00667C8E">
              <w:rPr>
                <w:rFonts w:cs="CordiaUPC"/>
              </w:rPr>
              <w:t>Invisible</w:t>
            </w:r>
            <w:r>
              <w:rPr>
                <w:rFonts w:cs="CordiaUPC"/>
                <w:szCs w:val="36"/>
              </w:rPr>
              <w:t xml:space="preserve"> Detail Section</w:t>
            </w:r>
          </w:p>
        </w:tc>
      </w:tr>
      <w:tr w:rsidRPr="008979A8" w:rsidR="00FE0F11" w:rsidTr="00432CE9" w14:paraId="702CE858" w14:textId="77777777">
        <w:tc>
          <w:tcPr>
            <w:tcW w:w="1026" w:type="pct"/>
          </w:tcPr>
          <w:p w:rsidRPr="008979A8" w:rsidR="00FE0F11" w:rsidP="00FE0F11" w:rsidRDefault="00FE0F11" w14:paraId="0B058662" w14:textId="77777777">
            <w:pPr>
              <w:rPr>
                <w:rFonts w:cs="CordiaUPC"/>
              </w:rPr>
            </w:pPr>
            <w:r w:rsidRPr="008979A8">
              <w:rPr>
                <w:rFonts w:cs="Angsana New"/>
                <w:cs/>
              </w:rPr>
              <w:t xml:space="preserve">ปุ่ม </w:t>
            </w:r>
            <w:r w:rsidRPr="008979A8">
              <w:rPr>
                <w:rFonts w:cs="CordiaUPC"/>
              </w:rPr>
              <w:t>Update</w:t>
            </w:r>
          </w:p>
        </w:tc>
        <w:tc>
          <w:tcPr>
            <w:tcW w:w="900" w:type="pct"/>
          </w:tcPr>
          <w:p w:rsidRPr="008979A8" w:rsidR="00FE0F11" w:rsidP="00FE0F11" w:rsidRDefault="00FE0F11" w14:paraId="6E011220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>Button</w:t>
            </w:r>
          </w:p>
        </w:tc>
        <w:tc>
          <w:tcPr>
            <w:tcW w:w="3074" w:type="pct"/>
          </w:tcPr>
          <w:p w:rsidR="00FE0F11" w:rsidP="00FE0F11" w:rsidRDefault="00FE0F11" w14:paraId="3A213C21" w14:textId="77777777">
            <w:pPr>
              <w:pStyle w:val="HeaderTable"/>
              <w:spacing w:line="360" w:lineRule="auto"/>
              <w:rPr>
                <w:b w:val="0"/>
                <w:bCs/>
                <w:lang w:bidi="th-TH"/>
              </w:rPr>
            </w:pPr>
            <w:r w:rsidRPr="008979A8">
              <w:rPr>
                <w:b w:val="0"/>
                <w:bCs/>
                <w:lang w:bidi="th-TH"/>
              </w:rPr>
              <w:t xml:space="preserve">Visible </w:t>
            </w:r>
            <w:r w:rsidRPr="008979A8">
              <w:rPr>
                <w:rFonts w:cs="Angsana New"/>
                <w:cs/>
                <w:lang w:bidi="th-TH"/>
              </w:rPr>
              <w:t>เมื่อมี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b w:val="0"/>
                <w:bCs/>
                <w:lang w:bidi="th-TH"/>
              </w:rPr>
              <w:t xml:space="preserve">Event </w:t>
            </w:r>
            <w:r w:rsidRPr="008979A8">
              <w:rPr>
                <w:rFonts w:cs="Angsana New"/>
                <w:cs/>
                <w:lang w:bidi="th-TH"/>
              </w:rPr>
              <w:t>มาจาก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>
              <w:rPr>
                <w:b w:val="0"/>
                <w:bCs/>
                <w:lang w:bidi="th-TH"/>
              </w:rPr>
              <w:t>Table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>
              <w:rPr>
                <w:b w:val="0"/>
                <w:bCs/>
                <w:lang w:bidi="th-TH"/>
              </w:rPr>
              <w:t>Section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rFonts w:cs="Angsana New"/>
                <w:cs/>
                <w:lang w:bidi="th-TH"/>
              </w:rPr>
              <w:t>เป็น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“</w:t>
            </w:r>
            <w:r w:rsidRPr="008979A8">
              <w:rPr>
                <w:b w:val="0"/>
                <w:bCs/>
                <w:lang w:bidi="th-TH"/>
              </w:rPr>
              <w:t>Edit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>”</w:t>
            </w:r>
          </w:p>
          <w:p w:rsidR="00FE0F11" w:rsidP="00FE0F11" w:rsidRDefault="00FE0F11" w14:paraId="280C840C" w14:textId="77777777">
            <w:pPr>
              <w:pStyle w:val="HeaderTable"/>
              <w:rPr>
                <w:lang w:bidi="th-TH"/>
              </w:rPr>
            </w:pPr>
            <w:r>
              <w:rPr>
                <w:rFonts w:hint="cs" w:cs="Angsana New"/>
                <w:cs/>
                <w:lang w:bidi="th-TH"/>
              </w:rPr>
              <w:t>เมื่อกดปุ่ม</w:t>
            </w:r>
          </w:p>
          <w:p w:rsidR="00FE0F11" w:rsidP="00FE0F11" w:rsidRDefault="00FE0F11" w14:paraId="033293D5" w14:textId="77777777">
            <w:pPr>
              <w:pStyle w:val="ListParagraph"/>
              <w:numPr>
                <w:ilvl w:val="0"/>
                <w:numId w:val="6"/>
              </w:numPr>
              <w:spacing w:after="160" w:line="259" w:lineRule="auto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Validate </w:t>
            </w:r>
            <w:r>
              <w:rPr>
                <w:rFonts w:hint="cs" w:cs="Angsana New"/>
                <w:cs/>
              </w:rPr>
              <w:t>ข้อมูลในหน้าจอ</w:t>
            </w:r>
          </w:p>
          <w:p w:rsidR="00FE0F11" w:rsidP="00FE0F11" w:rsidRDefault="00FE0F11" w14:paraId="465E1331" w14:textId="77777777">
            <w:pPr>
              <w:pStyle w:val="ListParagraph"/>
              <w:numPr>
                <w:ilvl w:val="0"/>
                <w:numId w:val="6"/>
              </w:numPr>
              <w:spacing w:after="160" w:line="259" w:lineRule="auto"/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Update </w:t>
            </w:r>
            <w:r>
              <w:rPr>
                <w:rFonts w:hint="cs" w:cs="Angsana New"/>
                <w:cs/>
              </w:rPr>
              <w:t xml:space="preserve">ข้อมูลลงในส่วนของ </w:t>
            </w:r>
            <w:r>
              <w:rPr>
                <w:rFonts w:cs="CordiaUPC"/>
              </w:rPr>
              <w:t xml:space="preserve">Table Section </w:t>
            </w:r>
          </w:p>
          <w:p w:rsidR="00FE0F11" w:rsidP="00FE0F11" w:rsidRDefault="00FE0F11" w14:paraId="22131D37" w14:textId="77777777">
            <w:pPr>
              <w:pStyle w:val="ListParagraph"/>
              <w:numPr>
                <w:ilvl w:val="0"/>
                <w:numId w:val="27"/>
              </w:numPr>
            </w:pPr>
            <w:r>
              <w:rPr>
                <w:rFonts w:hint="cs"/>
                <w:cs/>
              </w:rPr>
              <w:t xml:space="preserve">ให้ทำการ </w:t>
            </w:r>
            <w:r>
              <w:t xml:space="preserve">Sort Row </w:t>
            </w:r>
            <w:r>
              <w:rPr>
                <w:rFonts w:hint="cs"/>
                <w:cs/>
              </w:rPr>
              <w:t xml:space="preserve">ตาม </w:t>
            </w:r>
            <w:r>
              <w:t xml:space="preserve">Logic </w:t>
            </w:r>
            <w:r>
              <w:rPr>
                <w:rFonts w:hint="cs"/>
                <w:cs/>
              </w:rPr>
              <w:t>และลำดับดังนี้</w:t>
            </w:r>
          </w:p>
          <w:p w:rsidR="00FE0F11" w:rsidP="00FE0F11" w:rsidRDefault="00FE0F11" w14:paraId="52548C5D" w14:textId="77777777">
            <w:pPr>
              <w:pStyle w:val="ListParagraph"/>
              <w:numPr>
                <w:ilvl w:val="0"/>
                <w:numId w:val="26"/>
              </w:numPr>
              <w:spacing w:after="160" w:line="259" w:lineRule="auto"/>
            </w:pPr>
            <w:r>
              <w:t>Duration From</w:t>
            </w:r>
          </w:p>
          <w:p w:rsidR="00FE0F11" w:rsidP="00FE0F11" w:rsidRDefault="00FE0F11" w14:paraId="1099AD45" w14:textId="77777777">
            <w:pPr>
              <w:pStyle w:val="ListParagraph"/>
              <w:numPr>
                <w:ilvl w:val="0"/>
                <w:numId w:val="26"/>
              </w:numPr>
              <w:spacing w:after="160" w:line="259" w:lineRule="auto"/>
            </w:pPr>
            <w:r>
              <w:t>Duration To</w:t>
            </w:r>
          </w:p>
          <w:p w:rsidRPr="008979A8" w:rsidR="00FE0F11" w:rsidP="00FE0F11" w:rsidRDefault="00FE0F11" w14:paraId="7298EF9A" w14:textId="77777777">
            <w:pPr>
              <w:pStyle w:val="ListParagraph"/>
              <w:numPr>
                <w:ilvl w:val="0"/>
                <w:numId w:val="6"/>
              </w:numPr>
              <w:spacing w:after="160" w:line="259" w:lineRule="auto"/>
              <w:rPr>
                <w:cs/>
              </w:rPr>
            </w:pPr>
            <w:r w:rsidRPr="00667C8E">
              <w:rPr>
                <w:rFonts w:cs="Angsana New"/>
                <w:cs/>
              </w:rPr>
              <w:t>ให้ทำการเคลียร์ค่า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และ </w:t>
            </w:r>
            <w:r w:rsidRPr="00667C8E">
              <w:rPr>
                <w:rFonts w:cs="CordiaUPC"/>
              </w:rPr>
              <w:t>Invisible</w:t>
            </w:r>
            <w:r>
              <w:rPr>
                <w:rFonts w:cs="CordiaUPC"/>
                <w:szCs w:val="36"/>
              </w:rPr>
              <w:t xml:space="preserve"> Detail Section</w:t>
            </w:r>
          </w:p>
        </w:tc>
      </w:tr>
      <w:tr w:rsidRPr="008979A8" w:rsidR="00FE0F11" w:rsidTr="00432CE9" w14:paraId="295D7EB8" w14:textId="77777777">
        <w:tc>
          <w:tcPr>
            <w:tcW w:w="1026" w:type="pct"/>
          </w:tcPr>
          <w:p w:rsidRPr="008979A8" w:rsidR="00FE0F11" w:rsidP="00FE0F11" w:rsidRDefault="00FE0F11" w14:paraId="05DA6C7C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ปุ่ม </w:t>
            </w:r>
            <w:r>
              <w:rPr>
                <w:rFonts w:cs="CordiaUPC"/>
              </w:rPr>
              <w:t>Cancel</w:t>
            </w:r>
          </w:p>
        </w:tc>
        <w:tc>
          <w:tcPr>
            <w:tcW w:w="900" w:type="pct"/>
          </w:tcPr>
          <w:p w:rsidRPr="008979A8" w:rsidR="00FE0F11" w:rsidP="00FE0F11" w:rsidRDefault="00FE0F11" w14:paraId="278095E8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Button</w:t>
            </w:r>
          </w:p>
        </w:tc>
        <w:tc>
          <w:tcPr>
            <w:tcW w:w="3074" w:type="pct"/>
          </w:tcPr>
          <w:p w:rsidRPr="008979A8" w:rsidR="00FE0F11" w:rsidP="00FE0F11" w:rsidRDefault="00FE0F11" w14:paraId="0B03BC5A" w14:textId="77777777">
            <w:pPr>
              <w:rPr>
                <w:b/>
                <w:bCs/>
              </w:rPr>
            </w:pPr>
            <w:r>
              <w:rPr>
                <w:rFonts w:hint="cs"/>
                <w:cs/>
              </w:rPr>
              <w:t xml:space="preserve">ให้ทำการเคลียร์ค่าใน </w:t>
            </w:r>
            <w:r>
              <w:t>Detail Section</w:t>
            </w:r>
            <w:r>
              <w:rPr>
                <w:rFonts w:hint="cs"/>
                <w:cs/>
              </w:rPr>
              <w:t xml:space="preserve"> และทำการ </w:t>
            </w:r>
            <w:r>
              <w:t>Invisible Detail Section</w:t>
            </w:r>
          </w:p>
        </w:tc>
      </w:tr>
      <w:tr w:rsidRPr="008979A8" w:rsidR="00FE0F11" w:rsidTr="00432CE9" w14:paraId="7B1597B3" w14:textId="77777777">
        <w:tc>
          <w:tcPr>
            <w:tcW w:w="5000" w:type="pct"/>
            <w:gridSpan w:val="3"/>
            <w:shd w:val="clear" w:color="auto" w:fill="C2D69B" w:themeFill="accent3" w:themeFillTint="99"/>
          </w:tcPr>
          <w:p w:rsidRPr="008979A8" w:rsidR="00FE0F11" w:rsidP="00FE0F11" w:rsidRDefault="00FE0F11" w14:paraId="02D33143" w14:textId="77777777">
            <w:pPr>
              <w:pStyle w:val="HeaderTable"/>
              <w:rPr>
                <w:b w:val="0"/>
                <w:bCs/>
                <w:lang w:bidi="th-TH"/>
              </w:rPr>
            </w:pPr>
            <w:r>
              <w:t>End Detail Section</w:t>
            </w:r>
          </w:p>
        </w:tc>
      </w:tr>
    </w:tbl>
    <w:p w:rsidR="00432CE9" w:rsidP="00BB3F68" w:rsidRDefault="00432CE9" w14:paraId="0669AF5C" w14:textId="77777777">
      <w:pPr>
        <w:pStyle w:val="Heading3"/>
        <w:numPr>
          <w:ilvl w:val="0"/>
          <w:numId w:val="119"/>
        </w:numPr>
        <w:rPr>
          <w:rFonts w:ascii="CordiaUPC" w:hAnsi="CordiaUPC" w:cs="CordiaUPC"/>
          <w:sz w:val="32"/>
          <w:szCs w:val="32"/>
        </w:rPr>
      </w:pPr>
      <w:r w:rsidRPr="008979A8">
        <w:rPr>
          <w:rFonts w:ascii="CordiaUPC" w:hAnsi="CordiaUPC" w:cs="CordiaUPC"/>
          <w:sz w:val="32"/>
          <w:szCs w:val="32"/>
        </w:rPr>
        <w:t>Script Validation</w:t>
      </w:r>
    </w:p>
    <w:tbl>
      <w:tblPr>
        <w:tblW w:w="4938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385"/>
        <w:gridCol w:w="2896"/>
        <w:gridCol w:w="3314"/>
        <w:gridCol w:w="1309"/>
      </w:tblGrid>
      <w:tr w:rsidRPr="008979A8" w:rsidR="00432CE9" w:rsidTr="00432CE9" w14:paraId="07C0B5E1" w14:textId="77777777">
        <w:trPr>
          <w:cantSplit/>
          <w:tblHeader/>
        </w:trPr>
        <w:tc>
          <w:tcPr>
            <w:tcW w:w="778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432CE9" w:rsidP="00432CE9" w:rsidRDefault="00432CE9" w14:paraId="1F79143F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Error Code</w:t>
            </w:r>
          </w:p>
        </w:tc>
        <w:tc>
          <w:tcPr>
            <w:tcW w:w="1626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432CE9" w:rsidP="00432CE9" w:rsidRDefault="00432CE9" w14:paraId="030A74BB" w14:textId="77777777">
            <w:pPr>
              <w:rPr>
                <w:rFonts w:cs="CordiaUPC"/>
                <w:b/>
                <w:bCs/>
              </w:rPr>
            </w:pPr>
            <w:r>
              <w:rPr>
                <w:rFonts w:cs="CordiaUPC"/>
                <w:b/>
                <w:bCs/>
              </w:rPr>
              <w:t xml:space="preserve">Error Message </w:t>
            </w:r>
          </w:p>
        </w:tc>
        <w:tc>
          <w:tcPr>
            <w:tcW w:w="1861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432CE9" w:rsidP="00432CE9" w:rsidRDefault="00432CE9" w14:paraId="432CD41E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Logic</w:t>
            </w:r>
          </w:p>
        </w:tc>
        <w:tc>
          <w:tcPr>
            <w:tcW w:w="735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432CE9" w:rsidP="00432CE9" w:rsidRDefault="00432CE9" w14:paraId="29D266DB" w14:textId="77777777">
            <w:pPr>
              <w:rPr>
                <w:rFonts w:cs="CordiaUPC"/>
                <w:b/>
                <w:bCs/>
              </w:rPr>
            </w:pPr>
            <w:r>
              <w:rPr>
                <w:rFonts w:cs="CordiaUPC"/>
                <w:b/>
                <w:bCs/>
              </w:rPr>
              <w:t>Submit Call</w:t>
            </w:r>
          </w:p>
        </w:tc>
      </w:tr>
      <w:tr w:rsidR="001505FE" w:rsidTr="001505FE" w14:paraId="43B2E8EC" w14:textId="77777777">
        <w:tc>
          <w:tcPr>
            <w:tcW w:w="5000" w:type="pct"/>
            <w:gridSpan w:val="4"/>
            <w:shd w:val="clear" w:color="auto" w:fill="C2D69B" w:themeFill="accent3" w:themeFillTint="99"/>
          </w:tcPr>
          <w:p w:rsidRPr="00CD78B8" w:rsidR="001505FE" w:rsidP="001505FE" w:rsidRDefault="001505FE" w14:paraId="3EB1BD2B" w14:textId="11364260">
            <w:pPr>
              <w:pStyle w:val="HeaderTable"/>
            </w:pPr>
            <w:r>
              <w:t>Special Number Detail Section</w:t>
            </w:r>
          </w:p>
        </w:tc>
      </w:tr>
      <w:tr w:rsidR="001505FE" w:rsidTr="00432CE9" w14:paraId="2364D639" w14:textId="77777777">
        <w:tc>
          <w:tcPr>
            <w:tcW w:w="778" w:type="pct"/>
          </w:tcPr>
          <w:p w:rsidRPr="00695DD5" w:rsidR="001505FE" w:rsidP="001505FE" w:rsidRDefault="001505FE" w14:paraId="22DB20FF" w14:textId="78BF8FCD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 w:rsidRPr="00695DD5">
              <w:rPr>
                <w:rFonts w:ascii="CordiaUPC" w:hAnsi="CordiaUPC" w:cs="CordiaUPC"/>
                <w:sz w:val="28"/>
                <w:szCs w:val="28"/>
                <w:lang w:bidi="th-TH"/>
              </w:rPr>
              <w:t>00001</w:t>
            </w:r>
          </w:p>
        </w:tc>
        <w:tc>
          <w:tcPr>
            <w:tcW w:w="1626" w:type="pct"/>
          </w:tcPr>
          <w:p w:rsidR="001505FE" w:rsidP="001505FE" w:rsidRDefault="001505FE" w14:paraId="4B8D9BDF" w14:textId="674F27F1">
            <w:pPr>
              <w:rPr>
                <w:rFonts w:cs="CordiaUPC"/>
              </w:rPr>
            </w:pPr>
            <w:r>
              <w:rPr>
                <w:rFonts w:cs="CordiaUPC"/>
              </w:rPr>
              <w:t>Special Number</w:t>
            </w:r>
            <w:r>
              <w:t xml:space="preserve">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1505FE" w:rsidP="001505FE" w:rsidRDefault="001505FE" w14:paraId="12A18D8F" w14:textId="076AFFBE">
            <w:r>
              <w:t xml:space="preserve">bNumber </w:t>
            </w:r>
            <w:r>
              <w:rPr>
                <w:rFonts w:hint="cs" w:cs="Angsana New"/>
                <w:cs/>
              </w:rPr>
              <w:t xml:space="preserve">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Pr="00CD78B8" w:rsidR="001505FE" w:rsidP="001505FE" w:rsidRDefault="001505FE" w14:paraId="5AC06EBB" w14:textId="77777777">
            <w:pPr>
              <w:rPr>
                <w:rFonts w:cs="CordiaUPC"/>
                <w:szCs w:val="36"/>
              </w:rPr>
            </w:pPr>
          </w:p>
        </w:tc>
      </w:tr>
      <w:tr w:rsidR="001505FE" w:rsidTr="001505FE" w14:paraId="61F340A3" w14:textId="77777777">
        <w:tc>
          <w:tcPr>
            <w:tcW w:w="5000" w:type="pct"/>
            <w:gridSpan w:val="4"/>
            <w:shd w:val="clear" w:color="auto" w:fill="C2D69B" w:themeFill="accent3" w:themeFillTint="99"/>
          </w:tcPr>
          <w:p w:rsidRPr="00CD78B8" w:rsidR="001505FE" w:rsidP="001505FE" w:rsidRDefault="001505FE" w14:paraId="6B316B6E" w14:textId="043F58D0">
            <w:pPr>
              <w:pStyle w:val="HeaderTable"/>
            </w:pPr>
            <w:r>
              <w:t>End Special Number Detail Section</w:t>
            </w:r>
          </w:p>
        </w:tc>
      </w:tr>
      <w:tr w:rsidR="0065083A" w:rsidTr="00432CE9" w14:paraId="3458B045" w14:textId="77777777">
        <w:tc>
          <w:tcPr>
            <w:tcW w:w="778" w:type="pct"/>
          </w:tcPr>
          <w:p w:rsidRPr="00695DD5" w:rsidR="0065083A" w:rsidP="0065083A" w:rsidRDefault="0065083A" w14:paraId="4AA8A5F9" w14:textId="1B6A37E4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 w:rsidRPr="00F8391B">
              <w:rPr>
                <w:rFonts w:ascii="CordiaUPC" w:hAnsi="CordiaUPC" w:cs="CordiaUPC"/>
                <w:sz w:val="28"/>
                <w:szCs w:val="28"/>
              </w:rPr>
              <w:t>00024</w:t>
            </w:r>
          </w:p>
        </w:tc>
        <w:tc>
          <w:tcPr>
            <w:tcW w:w="1626" w:type="pct"/>
          </w:tcPr>
          <w:p w:rsidR="0065083A" w:rsidP="0065083A" w:rsidRDefault="0065083A" w14:paraId="42F425B6" w14:textId="00D4058E">
            <w:pPr>
              <w:rPr>
                <w:rFonts w:cs="CordiaUPC"/>
              </w:rPr>
            </w:pPr>
            <w:r>
              <w:t>Special Number must have value at least 1 row</w:t>
            </w:r>
            <w:r>
              <w:rPr>
                <w:cs/>
              </w:rPr>
              <w:t>.</w:t>
            </w:r>
          </w:p>
        </w:tc>
        <w:tc>
          <w:tcPr>
            <w:tcW w:w="1861" w:type="pct"/>
          </w:tcPr>
          <w:p w:rsidR="0065083A" w:rsidP="0065083A" w:rsidRDefault="0065083A" w14:paraId="2B57924E" w14:textId="263D7DB8">
            <w:r>
              <w:rPr>
                <w:rFonts w:hint="cs"/>
                <w:cs/>
              </w:rPr>
              <w:t xml:space="preserve">จะต้องมี </w:t>
            </w:r>
            <w:r>
              <w:t xml:space="preserve">Special Number Table </w:t>
            </w:r>
            <w:r>
              <w:rPr>
                <w:rFonts w:hint="cs"/>
                <w:cs/>
              </w:rPr>
              <w:t xml:space="preserve">อย่างน้อย </w:t>
            </w:r>
            <w:r>
              <w:t>1 Row</w:t>
            </w:r>
            <w:r>
              <w:rPr>
                <w:rFonts w:hint="cs"/>
                <w:cs/>
              </w:rPr>
              <w:t xml:space="preserve"> </w:t>
            </w:r>
          </w:p>
        </w:tc>
        <w:tc>
          <w:tcPr>
            <w:tcW w:w="735" w:type="pct"/>
          </w:tcPr>
          <w:p w:rsidRPr="00CD78B8" w:rsidR="0065083A" w:rsidP="0065083A" w:rsidRDefault="0065083A" w14:paraId="59949659" w14:textId="77777777">
            <w:pPr>
              <w:rPr>
                <w:rFonts w:cs="CordiaUPC"/>
                <w:szCs w:val="36"/>
              </w:rPr>
            </w:pPr>
          </w:p>
        </w:tc>
      </w:tr>
      <w:tr w:rsidR="0065083A" w:rsidTr="00432CE9" w14:paraId="06446E67" w14:textId="77777777">
        <w:tc>
          <w:tcPr>
            <w:tcW w:w="778" w:type="pct"/>
          </w:tcPr>
          <w:p w:rsidRPr="00DF5090" w:rsidR="0065083A" w:rsidP="0065083A" w:rsidRDefault="0065083A" w14:paraId="419E7875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 w:rsidRPr="00695DD5">
              <w:rPr>
                <w:rFonts w:ascii="CordiaUPC" w:hAnsi="CordiaUPC" w:cs="CordiaUPC"/>
                <w:sz w:val="28"/>
                <w:szCs w:val="28"/>
                <w:lang w:bidi="th-TH"/>
              </w:rPr>
              <w:t>00001</w:t>
            </w:r>
          </w:p>
        </w:tc>
        <w:tc>
          <w:tcPr>
            <w:tcW w:w="1626" w:type="pct"/>
          </w:tcPr>
          <w:p w:rsidR="0065083A" w:rsidP="0065083A" w:rsidRDefault="0065083A" w14:paraId="777FE85B" w14:textId="1CA524B9">
            <w:pPr>
              <w:rPr>
                <w:rFonts w:cs="CordiaUPC"/>
              </w:rPr>
            </w:pPr>
            <w:r>
              <w:rPr>
                <w:rFonts w:cs="CordiaUPC"/>
              </w:rPr>
              <w:t>Special Number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CordiaUPC"/>
              </w:rPr>
              <w:t>Type</w:t>
            </w:r>
            <w:r>
              <w:t xml:space="preserve">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65083A" w:rsidP="0065083A" w:rsidRDefault="0065083A" w14:paraId="0101F2AF" w14:textId="5FBEC5B8">
            <w:r>
              <w:t xml:space="preserve">bNumberType </w:t>
            </w:r>
            <w:r>
              <w:rPr>
                <w:rFonts w:hint="cs" w:cs="Angsana New"/>
                <w:cs/>
              </w:rPr>
              <w:t xml:space="preserve">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Pr="00CD78B8" w:rsidR="0065083A" w:rsidP="0065083A" w:rsidRDefault="0065083A" w14:paraId="42C7CE5C" w14:textId="77777777">
            <w:pPr>
              <w:rPr>
                <w:rFonts w:cs="CordiaUPC"/>
                <w:szCs w:val="36"/>
              </w:rPr>
            </w:pPr>
          </w:p>
        </w:tc>
      </w:tr>
      <w:tr w:rsidR="0065083A" w:rsidTr="00432CE9" w14:paraId="568C3E0E" w14:textId="77777777">
        <w:tc>
          <w:tcPr>
            <w:tcW w:w="778" w:type="pct"/>
          </w:tcPr>
          <w:p w:rsidRPr="00DF5090" w:rsidR="0065083A" w:rsidP="0065083A" w:rsidRDefault="0065083A" w14:paraId="0A4C0F3B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>00004</w:t>
            </w:r>
          </w:p>
        </w:tc>
        <w:tc>
          <w:tcPr>
            <w:tcW w:w="1626" w:type="pct"/>
          </w:tcPr>
          <w:p w:rsidR="0065083A" w:rsidP="0065083A" w:rsidRDefault="0065083A" w14:paraId="22F10B8C" w14:textId="362D478C">
            <w:pPr>
              <w:rPr>
                <w:rFonts w:cs="CordiaUPC"/>
              </w:rPr>
            </w:pPr>
            <w:r>
              <w:rPr>
                <w:rFonts w:cs="CordiaUPC"/>
              </w:rPr>
              <w:t>Special Number</w:t>
            </w:r>
            <w:r w:rsidRPr="00832ED6">
              <w:rPr>
                <w:rFonts w:cs="CordiaUPC"/>
              </w:rPr>
              <w:t xml:space="preserve"> Rate </w:t>
            </w:r>
            <w:r>
              <w:rPr>
                <w:rFonts w:cs="CordiaUPC"/>
              </w:rPr>
              <w:t>Ex</w:t>
            </w:r>
            <w:r w:rsidRPr="00832ED6">
              <w:rPr>
                <w:rFonts w:cs="CordiaUPC"/>
              </w:rPr>
              <w:t xml:space="preserve">cluding VAT </w:t>
            </w:r>
            <w:r w:rsidRPr="00D151BA">
              <w:rPr>
                <w:rFonts w:cs="CordiaUPC"/>
              </w:rPr>
              <w:t>is required</w:t>
            </w:r>
            <w:r>
              <w:rPr>
                <w:rFonts w:cs="CordiaUPC"/>
              </w:rPr>
              <w:t xml:space="preserve"> when Special Number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CordiaUPC"/>
              </w:rPr>
              <w:t>Type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cs="CordiaUPC"/>
              </w:rPr>
              <w:t xml:space="preserve">is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Special Rate</w:t>
            </w:r>
            <w:r>
              <w:rPr>
                <w:rFonts w:cs="Angsana New"/>
                <w:cs/>
              </w:rPr>
              <w:t>”.</w:t>
            </w:r>
          </w:p>
        </w:tc>
        <w:tc>
          <w:tcPr>
            <w:tcW w:w="1861" w:type="pct"/>
          </w:tcPr>
          <w:p w:rsidR="0065083A" w:rsidP="0065083A" w:rsidRDefault="0065083A" w14:paraId="1454CDC8" w14:textId="3B11BDF9">
            <w:r>
              <w:rPr>
                <w:rFonts w:hint="cs"/>
                <w:cs/>
              </w:rPr>
              <w:t>ถ้า</w:t>
            </w:r>
            <w:r w:rsidRPr="00734543">
              <w:rPr>
                <w:rFonts w:hint="cs"/>
                <w:cs/>
              </w:rPr>
              <w:t xml:space="preserve"> </w:t>
            </w:r>
            <w:r>
              <w:t xml:space="preserve">bNumberType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t>Special Rate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ดังนั้น </w:t>
            </w:r>
            <w:r>
              <w:t>bRateExcVat</w:t>
            </w:r>
            <w:r w:rsidRPr="00143329">
              <w:rPr>
                <w:cs/>
              </w:rPr>
              <w:t xml:space="preserve"> เป็น </w:t>
            </w:r>
            <w:r>
              <w:t>Mandatory</w:t>
            </w:r>
          </w:p>
        </w:tc>
        <w:tc>
          <w:tcPr>
            <w:tcW w:w="735" w:type="pct"/>
          </w:tcPr>
          <w:p w:rsidRPr="00CD78B8" w:rsidR="0065083A" w:rsidP="0065083A" w:rsidRDefault="0065083A" w14:paraId="146735EB" w14:textId="77777777">
            <w:pPr>
              <w:rPr>
                <w:rFonts w:cs="CordiaUPC"/>
                <w:szCs w:val="36"/>
              </w:rPr>
            </w:pPr>
          </w:p>
        </w:tc>
      </w:tr>
      <w:tr w:rsidR="0065083A" w:rsidTr="00432CE9" w14:paraId="0CE36B51" w14:textId="77777777">
        <w:tc>
          <w:tcPr>
            <w:tcW w:w="778" w:type="pct"/>
          </w:tcPr>
          <w:p w:rsidRPr="00DF5090" w:rsidR="0065083A" w:rsidP="0065083A" w:rsidRDefault="0065083A" w14:paraId="5D357614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 w:rsidRPr="00832ED6">
              <w:rPr>
                <w:rFonts w:ascii="CordiaUPC" w:hAnsi="CordiaUPC" w:cs="CordiaUPC"/>
                <w:sz w:val="28"/>
                <w:szCs w:val="28"/>
                <w:lang w:bidi="th-TH"/>
              </w:rPr>
              <w:t>00023</w:t>
            </w:r>
          </w:p>
        </w:tc>
        <w:tc>
          <w:tcPr>
            <w:tcW w:w="1626" w:type="pct"/>
          </w:tcPr>
          <w:p w:rsidR="0065083A" w:rsidP="0065083A" w:rsidRDefault="0065083A" w14:paraId="66FFB2AF" w14:textId="16DAC863">
            <w:pPr>
              <w:rPr>
                <w:rFonts w:cs="CordiaUPC"/>
              </w:rPr>
            </w:pPr>
            <w:r>
              <w:rPr>
                <w:rFonts w:cs="CordiaUPC"/>
              </w:rPr>
              <w:t>Special Number</w:t>
            </w:r>
            <w:r w:rsidRPr="00832ED6">
              <w:rPr>
                <w:rFonts w:cs="CordiaUPC"/>
              </w:rPr>
              <w:t xml:space="preserve"> Rate </w:t>
            </w:r>
            <w:r>
              <w:rPr>
                <w:rFonts w:cs="CordiaUPC"/>
              </w:rPr>
              <w:t>Ex</w:t>
            </w:r>
            <w:r w:rsidRPr="00832ED6">
              <w:rPr>
                <w:rFonts w:cs="CordiaUPC"/>
              </w:rPr>
              <w:t xml:space="preserve">cluding VAT </w:t>
            </w:r>
            <w:r>
              <w:t xml:space="preserve">must be 3 decimal </w:t>
            </w:r>
            <w:r>
              <w:rPr>
                <w:rFonts w:cs="Angsana New"/>
                <w:cs/>
              </w:rPr>
              <w:t>(</w:t>
            </w:r>
            <w:r>
              <w:t>Min 0, Max 999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1861" w:type="pct"/>
          </w:tcPr>
          <w:p w:rsidR="0065083A" w:rsidP="0065083A" w:rsidRDefault="0065083A" w14:paraId="7A76C01B" w14:textId="01023CE2">
            <w:r>
              <w:rPr>
                <w:rFonts w:hint="cs"/>
                <w:cs/>
              </w:rPr>
              <w:t xml:space="preserve">ถ้า </w:t>
            </w:r>
            <w:r>
              <w:t>bRateExcVat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มีค่า ดังนั้น </w:t>
            </w:r>
            <w:r>
              <w:t>bRateExcVat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จะต้องเป็นตัวเลขทศนิยม </w:t>
            </w:r>
            <w:r>
              <w:t>3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ตำแหน่งและมีค่าอยู่ในช่วง </w:t>
            </w:r>
            <w:r>
              <w:t xml:space="preserve">0 </w:t>
            </w:r>
            <w:r>
              <w:rPr>
                <w:rFonts w:cs="Angsana New"/>
                <w:cs/>
              </w:rPr>
              <w:t xml:space="preserve">– </w:t>
            </w:r>
            <w:r>
              <w:t>999</w:t>
            </w:r>
          </w:p>
        </w:tc>
        <w:tc>
          <w:tcPr>
            <w:tcW w:w="735" w:type="pct"/>
          </w:tcPr>
          <w:p w:rsidRPr="00CD78B8" w:rsidR="0065083A" w:rsidP="0065083A" w:rsidRDefault="0065083A" w14:paraId="38B4D886" w14:textId="77777777">
            <w:pPr>
              <w:rPr>
                <w:rFonts w:cs="CordiaUPC"/>
                <w:szCs w:val="36"/>
              </w:rPr>
            </w:pPr>
          </w:p>
        </w:tc>
      </w:tr>
      <w:tr w:rsidR="0065083A" w:rsidTr="00432CE9" w14:paraId="58224425" w14:textId="77777777">
        <w:tc>
          <w:tcPr>
            <w:tcW w:w="778" w:type="pct"/>
          </w:tcPr>
          <w:p w:rsidRPr="00304DEB" w:rsidR="0065083A" w:rsidP="0065083A" w:rsidRDefault="0065083A" w14:paraId="0B98C5B7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>00004</w:t>
            </w:r>
          </w:p>
        </w:tc>
        <w:tc>
          <w:tcPr>
            <w:tcW w:w="1626" w:type="pct"/>
          </w:tcPr>
          <w:p w:rsidR="0065083A" w:rsidP="0065083A" w:rsidRDefault="0065083A" w14:paraId="7EE5B54C" w14:textId="59185FA4">
            <w:pPr>
              <w:rPr>
                <w:rFonts w:cs="CordiaUPC"/>
              </w:rPr>
            </w:pPr>
            <w:r>
              <w:rPr>
                <w:rFonts w:cs="CordiaUPC"/>
              </w:rPr>
              <w:t>Special Number</w:t>
            </w:r>
            <w:r w:rsidRPr="00832ED6">
              <w:rPr>
                <w:rFonts w:cs="CordiaUPC"/>
              </w:rPr>
              <w:t xml:space="preserve"> Rate </w:t>
            </w:r>
            <w:r>
              <w:rPr>
                <w:rFonts w:cs="CordiaUPC"/>
              </w:rPr>
              <w:t xml:space="preserve">Unit </w:t>
            </w:r>
            <w:r>
              <w:t xml:space="preserve">is required </w:t>
            </w:r>
            <w:r>
              <w:rPr>
                <w:rFonts w:cs="CordiaUPC"/>
              </w:rPr>
              <w:t>when Special Number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CordiaUPC"/>
              </w:rPr>
              <w:t>Type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cs="CordiaUPC"/>
              </w:rPr>
              <w:t xml:space="preserve">is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Special Rate</w:t>
            </w:r>
            <w:r>
              <w:rPr>
                <w:rFonts w:cs="Angsana New"/>
                <w:cs/>
              </w:rPr>
              <w:t>”.</w:t>
            </w:r>
          </w:p>
        </w:tc>
        <w:tc>
          <w:tcPr>
            <w:tcW w:w="1861" w:type="pct"/>
          </w:tcPr>
          <w:p w:rsidR="0065083A" w:rsidP="0065083A" w:rsidRDefault="0065083A" w14:paraId="4D69312D" w14:textId="72A9BBE8">
            <w:pPr>
              <w:rPr>
                <w:rFonts w:cs="CordiaUPC"/>
              </w:rPr>
            </w:pPr>
            <w:r>
              <w:rPr>
                <w:rFonts w:hint="cs"/>
                <w:cs/>
              </w:rPr>
              <w:t>ถ้า</w:t>
            </w:r>
            <w:r>
              <w:t xml:space="preserve">bNumberType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t>Special Rate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ดังนั้น </w:t>
            </w:r>
            <w:r>
              <w:t>bRateUnit</w:t>
            </w:r>
            <w:r w:rsidRPr="000A685E">
              <w:rPr>
                <w:rFonts w:hint="cs"/>
                <w:cs/>
              </w:rPr>
              <w:t xml:space="preserve"> จะต้องเป็น </w:t>
            </w:r>
            <w:r w:rsidRPr="000A685E">
              <w:t>Mandatory</w:t>
            </w:r>
          </w:p>
        </w:tc>
        <w:tc>
          <w:tcPr>
            <w:tcW w:w="735" w:type="pct"/>
          </w:tcPr>
          <w:p w:rsidRPr="00CD78B8" w:rsidR="0065083A" w:rsidP="0065083A" w:rsidRDefault="0065083A" w14:paraId="57905BE5" w14:textId="77777777">
            <w:pPr>
              <w:rPr>
                <w:rFonts w:cs="CordiaUPC"/>
                <w:szCs w:val="36"/>
              </w:rPr>
            </w:pPr>
          </w:p>
        </w:tc>
      </w:tr>
      <w:tr w:rsidR="0065083A" w:rsidTr="00432CE9" w14:paraId="3F06D6C8" w14:textId="77777777">
        <w:tc>
          <w:tcPr>
            <w:tcW w:w="778" w:type="pct"/>
          </w:tcPr>
          <w:p w:rsidRPr="00304DEB" w:rsidR="0065083A" w:rsidP="0065083A" w:rsidRDefault="0065083A" w14:paraId="359D251F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>00004</w:t>
            </w:r>
          </w:p>
        </w:tc>
        <w:tc>
          <w:tcPr>
            <w:tcW w:w="1626" w:type="pct"/>
          </w:tcPr>
          <w:p w:rsidR="0065083A" w:rsidP="0065083A" w:rsidRDefault="0065083A" w14:paraId="68A5DC64" w14:textId="24B34AE3">
            <w:pPr>
              <w:rPr>
                <w:rFonts w:cs="CordiaUPC"/>
              </w:rPr>
            </w:pPr>
            <w:r>
              <w:rPr>
                <w:rFonts w:cs="CordiaUPC"/>
              </w:rPr>
              <w:t>Special Number</w:t>
            </w:r>
            <w:r>
              <w:rPr>
                <w:rFonts w:hint="cs" w:cs="Angsana New"/>
                <w:cs/>
              </w:rPr>
              <w:t xml:space="preserve"> </w:t>
            </w:r>
            <w:r w:rsidRPr="00832ED6">
              <w:rPr>
                <w:rFonts w:cs="CordiaUPC"/>
              </w:rPr>
              <w:t xml:space="preserve">Rate </w:t>
            </w:r>
            <w:r>
              <w:rPr>
                <w:rFonts w:cs="CordiaUPC"/>
              </w:rPr>
              <w:t>In</w:t>
            </w:r>
            <w:r w:rsidRPr="00832ED6">
              <w:rPr>
                <w:rFonts w:cs="CordiaUPC"/>
              </w:rPr>
              <w:t xml:space="preserve">cluding VAT </w:t>
            </w:r>
            <w:r w:rsidRPr="00D151BA">
              <w:rPr>
                <w:rFonts w:cs="CordiaUPC"/>
              </w:rPr>
              <w:t>is required</w:t>
            </w:r>
            <w:r>
              <w:rPr>
                <w:rFonts w:cs="CordiaUPC"/>
              </w:rPr>
              <w:t xml:space="preserve"> when Special Number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CordiaUPC"/>
              </w:rPr>
              <w:t>Type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cs="CordiaUPC"/>
              </w:rPr>
              <w:t xml:space="preserve">is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Special Rate</w:t>
            </w:r>
            <w:r>
              <w:rPr>
                <w:rFonts w:cs="Angsana New"/>
                <w:cs/>
              </w:rPr>
              <w:t>”.</w:t>
            </w:r>
          </w:p>
        </w:tc>
        <w:tc>
          <w:tcPr>
            <w:tcW w:w="1861" w:type="pct"/>
          </w:tcPr>
          <w:p w:rsidR="0065083A" w:rsidP="0065083A" w:rsidRDefault="0065083A" w14:paraId="3E04E921" w14:textId="6D640AE9">
            <w:pPr>
              <w:rPr>
                <w:rFonts w:cs="CordiaUPC"/>
              </w:rPr>
            </w:pPr>
            <w:r>
              <w:rPr>
                <w:rFonts w:hint="cs"/>
                <w:cs/>
              </w:rPr>
              <w:t>ถ้า</w:t>
            </w:r>
            <w:r w:rsidRPr="00734543">
              <w:rPr>
                <w:rFonts w:hint="cs"/>
                <w:cs/>
              </w:rPr>
              <w:t xml:space="preserve"> </w:t>
            </w:r>
            <w:r>
              <w:t xml:space="preserve">bNumberType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t>Special Rate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ดังนั้น </w:t>
            </w:r>
            <w:r>
              <w:t>bRateIncVat</w:t>
            </w:r>
            <w:r w:rsidRPr="00143329">
              <w:rPr>
                <w:cs/>
              </w:rPr>
              <w:t xml:space="preserve"> เป็น </w:t>
            </w:r>
            <w:r>
              <w:t>Mandatory</w:t>
            </w:r>
          </w:p>
        </w:tc>
        <w:tc>
          <w:tcPr>
            <w:tcW w:w="735" w:type="pct"/>
          </w:tcPr>
          <w:p w:rsidRPr="00CD78B8" w:rsidR="0065083A" w:rsidP="0065083A" w:rsidRDefault="0065083A" w14:paraId="5D707A0B" w14:textId="77777777">
            <w:pPr>
              <w:rPr>
                <w:rFonts w:cs="CordiaUPC"/>
                <w:szCs w:val="36"/>
              </w:rPr>
            </w:pPr>
          </w:p>
        </w:tc>
      </w:tr>
      <w:tr w:rsidR="0065083A" w:rsidTr="00432CE9" w14:paraId="58969FF2" w14:textId="77777777">
        <w:tc>
          <w:tcPr>
            <w:tcW w:w="778" w:type="pct"/>
          </w:tcPr>
          <w:p w:rsidRPr="00304DEB" w:rsidR="0065083A" w:rsidP="0065083A" w:rsidRDefault="0065083A" w14:paraId="046A87E2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832ED6">
              <w:rPr>
                <w:rFonts w:ascii="CordiaUPC" w:hAnsi="CordiaUPC" w:cs="CordiaUPC"/>
                <w:sz w:val="28"/>
                <w:szCs w:val="28"/>
                <w:lang w:bidi="th-TH"/>
              </w:rPr>
              <w:t>00023</w:t>
            </w:r>
          </w:p>
        </w:tc>
        <w:tc>
          <w:tcPr>
            <w:tcW w:w="1626" w:type="pct"/>
          </w:tcPr>
          <w:p w:rsidR="0065083A" w:rsidP="0065083A" w:rsidRDefault="0065083A" w14:paraId="05EB98AF" w14:textId="5215E430">
            <w:pPr>
              <w:rPr>
                <w:rFonts w:cs="CordiaUPC"/>
              </w:rPr>
            </w:pPr>
            <w:r>
              <w:rPr>
                <w:rFonts w:cs="CordiaUPC"/>
              </w:rPr>
              <w:t>Special Number</w:t>
            </w:r>
            <w:r w:rsidRPr="00832ED6">
              <w:rPr>
                <w:rFonts w:cs="CordiaUPC"/>
              </w:rPr>
              <w:t xml:space="preserve"> Rate </w:t>
            </w:r>
            <w:r>
              <w:rPr>
                <w:rFonts w:cs="CordiaUPC"/>
              </w:rPr>
              <w:t>In</w:t>
            </w:r>
            <w:r w:rsidRPr="00832ED6">
              <w:rPr>
                <w:rFonts w:cs="CordiaUPC"/>
              </w:rPr>
              <w:t xml:space="preserve">cluding VAT </w:t>
            </w:r>
            <w:r>
              <w:t xml:space="preserve">must be 3 decimal </w:t>
            </w:r>
            <w:r>
              <w:rPr>
                <w:rFonts w:cs="Angsana New"/>
                <w:cs/>
              </w:rPr>
              <w:t>(</w:t>
            </w:r>
            <w:r>
              <w:t>Min 0, Max 999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1861" w:type="pct"/>
          </w:tcPr>
          <w:p w:rsidR="0065083A" w:rsidP="0065083A" w:rsidRDefault="0065083A" w14:paraId="3A4D322A" w14:textId="027F5667">
            <w:pPr>
              <w:rPr>
                <w:rFonts w:cs="CordiaUPC"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>bRateIncVat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มีค่า ดังนั้น </w:t>
            </w:r>
            <w:r>
              <w:t>bRateIncVat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จะต้องเป็นตัวเลขทศนิยม </w:t>
            </w:r>
            <w:r>
              <w:t>3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ตำแหน่งและมีค่าอยู่ในช่วง </w:t>
            </w:r>
            <w:r>
              <w:t xml:space="preserve">0 </w:t>
            </w:r>
            <w:r>
              <w:rPr>
                <w:rFonts w:cs="Angsana New"/>
                <w:cs/>
              </w:rPr>
              <w:t xml:space="preserve">– </w:t>
            </w:r>
            <w:r>
              <w:t>999</w:t>
            </w:r>
          </w:p>
        </w:tc>
        <w:tc>
          <w:tcPr>
            <w:tcW w:w="735" w:type="pct"/>
          </w:tcPr>
          <w:p w:rsidRPr="00CD78B8" w:rsidR="0065083A" w:rsidP="0065083A" w:rsidRDefault="0065083A" w14:paraId="3E8A3EC3" w14:textId="77777777">
            <w:pPr>
              <w:rPr>
                <w:rFonts w:cs="CordiaUPC"/>
                <w:szCs w:val="36"/>
              </w:rPr>
            </w:pPr>
          </w:p>
        </w:tc>
      </w:tr>
      <w:tr w:rsidR="0065083A" w:rsidTr="00432CE9" w14:paraId="5BEA7004" w14:textId="77777777">
        <w:tc>
          <w:tcPr>
            <w:tcW w:w="778" w:type="pct"/>
          </w:tcPr>
          <w:p w:rsidRPr="00304DEB" w:rsidR="0065083A" w:rsidP="0065083A" w:rsidRDefault="0065083A" w14:paraId="2582F057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>00004</w:t>
            </w:r>
          </w:p>
        </w:tc>
        <w:tc>
          <w:tcPr>
            <w:tcW w:w="1626" w:type="pct"/>
          </w:tcPr>
          <w:p w:rsidR="0065083A" w:rsidP="0065083A" w:rsidRDefault="0065083A" w14:paraId="2B4B02E3" w14:textId="42364EC4">
            <w:pPr>
              <w:rPr>
                <w:rFonts w:cs="CordiaUPC"/>
              </w:rPr>
            </w:pPr>
            <w:r>
              <w:rPr>
                <w:rFonts w:cs="CordiaUPC"/>
              </w:rPr>
              <w:t>Special Number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CordiaUPC"/>
              </w:rPr>
              <w:t>Free Call</w:t>
            </w:r>
            <w:r w:rsidRPr="00832ED6">
              <w:rPr>
                <w:rFonts w:cs="Angsana New"/>
                <w:cs/>
              </w:rPr>
              <w:t xml:space="preserve"> </w:t>
            </w:r>
            <w:r w:rsidRPr="00D151BA">
              <w:rPr>
                <w:rFonts w:cs="CordiaUPC"/>
              </w:rPr>
              <w:t>is required</w:t>
            </w:r>
            <w:r>
              <w:rPr>
                <w:rFonts w:cs="CordiaUPC"/>
              </w:rPr>
              <w:t xml:space="preserve"> when Special Number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CordiaUPC"/>
              </w:rPr>
              <w:t>Type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cs="CordiaUPC"/>
              </w:rPr>
              <w:t xml:space="preserve">is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Free Call</w:t>
            </w:r>
            <w:r>
              <w:rPr>
                <w:rFonts w:cs="Angsana New"/>
                <w:cs/>
              </w:rPr>
              <w:t>”.</w:t>
            </w:r>
          </w:p>
        </w:tc>
        <w:tc>
          <w:tcPr>
            <w:tcW w:w="1861" w:type="pct"/>
          </w:tcPr>
          <w:p w:rsidR="0065083A" w:rsidP="0065083A" w:rsidRDefault="0065083A" w14:paraId="77BA8AAA" w14:textId="7BE2914B">
            <w:pPr>
              <w:rPr>
                <w:rFonts w:cs="CordiaUPC"/>
              </w:rPr>
            </w:pPr>
            <w:r>
              <w:rPr>
                <w:rFonts w:hint="cs"/>
                <w:cs/>
              </w:rPr>
              <w:t>ถ้า</w:t>
            </w:r>
            <w:r w:rsidRPr="00734543">
              <w:rPr>
                <w:rFonts w:hint="cs"/>
                <w:cs/>
              </w:rPr>
              <w:t xml:space="preserve"> </w:t>
            </w:r>
            <w:r>
              <w:t xml:space="preserve">bNumberType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t>Free Call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ดังนั้น </w:t>
            </w:r>
            <w:r>
              <w:t>b</w:t>
            </w:r>
            <w:r>
              <w:rPr>
                <w:szCs w:val="36"/>
              </w:rPr>
              <w:t>FreeCall</w:t>
            </w:r>
            <w:r w:rsidRPr="00143329">
              <w:rPr>
                <w:cs/>
              </w:rPr>
              <w:t xml:space="preserve"> เป็น </w:t>
            </w:r>
            <w:r>
              <w:t>Mandatory</w:t>
            </w:r>
          </w:p>
        </w:tc>
        <w:tc>
          <w:tcPr>
            <w:tcW w:w="735" w:type="pct"/>
          </w:tcPr>
          <w:p w:rsidRPr="00CD78B8" w:rsidR="0065083A" w:rsidP="0065083A" w:rsidRDefault="0065083A" w14:paraId="4A66918B" w14:textId="77777777">
            <w:pPr>
              <w:rPr>
                <w:rFonts w:cs="CordiaUPC"/>
                <w:szCs w:val="36"/>
              </w:rPr>
            </w:pPr>
          </w:p>
        </w:tc>
      </w:tr>
      <w:tr w:rsidR="0065083A" w:rsidTr="00432CE9" w14:paraId="0919CDCE" w14:textId="77777777">
        <w:tc>
          <w:tcPr>
            <w:tcW w:w="778" w:type="pct"/>
          </w:tcPr>
          <w:p w:rsidRPr="00304DEB" w:rsidR="0065083A" w:rsidP="0065083A" w:rsidRDefault="0065083A" w14:paraId="4BD82038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  <w:cs/>
                <w:lang w:bidi="th-TH"/>
              </w:rPr>
            </w:pPr>
            <w:r w:rsidRPr="00832ED6">
              <w:rPr>
                <w:rFonts w:ascii="CordiaUPC" w:hAnsi="CordiaUPC" w:cs="CordiaUPC"/>
                <w:sz w:val="28"/>
                <w:szCs w:val="28"/>
                <w:lang w:bidi="th-TH"/>
              </w:rPr>
              <w:t>00023</w:t>
            </w:r>
          </w:p>
        </w:tc>
        <w:tc>
          <w:tcPr>
            <w:tcW w:w="1626" w:type="pct"/>
          </w:tcPr>
          <w:p w:rsidR="0065083A" w:rsidP="0065083A" w:rsidRDefault="0065083A" w14:paraId="3D58EB39" w14:textId="5E6DC171">
            <w:pPr>
              <w:rPr>
                <w:rFonts w:cs="CordiaUPC"/>
              </w:rPr>
            </w:pPr>
            <w:r>
              <w:rPr>
                <w:rFonts w:cs="CordiaUPC"/>
              </w:rPr>
              <w:t>Special Number</w:t>
            </w:r>
            <w:r w:rsidRPr="00832ED6">
              <w:rPr>
                <w:rFonts w:cs="Angsana New"/>
                <w:cs/>
              </w:rPr>
              <w:t xml:space="preserve"> </w:t>
            </w:r>
            <w:r>
              <w:rPr>
                <w:rFonts w:cs="CordiaUPC"/>
              </w:rPr>
              <w:t>Free Call</w:t>
            </w:r>
            <w:r w:rsidRPr="00832ED6">
              <w:rPr>
                <w:rFonts w:cs="Angsana New"/>
                <w:cs/>
              </w:rPr>
              <w:t xml:space="preserve"> </w:t>
            </w:r>
            <w:r>
              <w:t xml:space="preserve">must be 2 decimal </w:t>
            </w:r>
            <w:r>
              <w:rPr>
                <w:rFonts w:cs="Angsana New"/>
                <w:cs/>
              </w:rPr>
              <w:t>(</w:t>
            </w:r>
            <w:r>
              <w:t>Min 0</w:t>
            </w:r>
            <w:r>
              <w:rPr>
                <w:rFonts w:cs="Angsana New"/>
                <w:cs/>
              </w:rPr>
              <w:t>.</w:t>
            </w:r>
            <w:r>
              <w:t>01, Max 9,999,999,999</w:t>
            </w:r>
            <w:r>
              <w:rPr>
                <w:rFonts w:cs="Angsana New"/>
                <w:cs/>
              </w:rPr>
              <w:t>)</w:t>
            </w:r>
            <w:r w:rsidR="009516E0">
              <w:rPr>
                <w:rFonts w:cs="CordiaUPC"/>
              </w:rPr>
              <w:t xml:space="preserve"> or </w:t>
            </w:r>
            <w:r w:rsidR="009516E0">
              <w:rPr>
                <w:rFonts w:cs="CordiaUPC"/>
                <w:cs/>
              </w:rPr>
              <w:t xml:space="preserve">“ </w:t>
            </w:r>
            <w:r w:rsidR="009016EC">
              <w:rPr>
                <w:rFonts w:cs="CordiaUPC"/>
                <w:cs/>
              </w:rPr>
              <w:t xml:space="preserve">+ </w:t>
            </w:r>
            <w:r w:rsidR="009516E0">
              <w:rPr>
                <w:rFonts w:cs="CordiaUPC"/>
                <w:cs/>
              </w:rPr>
              <w:t xml:space="preserve">* </w:t>
            </w:r>
            <w:r w:rsidR="009516E0">
              <w:rPr>
                <w:rFonts w:cs="CordiaUPC"/>
              </w:rPr>
              <w:t xml:space="preserve"># </w:t>
            </w:r>
            <w:r w:rsidR="009516E0">
              <w:rPr>
                <w:rFonts w:cs="CordiaUPC"/>
                <w:cs/>
              </w:rPr>
              <w:t>”</w:t>
            </w:r>
          </w:p>
        </w:tc>
        <w:tc>
          <w:tcPr>
            <w:tcW w:w="1861" w:type="pct"/>
          </w:tcPr>
          <w:p w:rsidR="0065083A" w:rsidP="0065083A" w:rsidRDefault="0065083A" w14:paraId="1744AC3F" w14:textId="7D4A75F9">
            <w:pPr>
              <w:rPr>
                <w:rFonts w:cs="CordiaUPC"/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 w:rsidR="00CF2DDF">
              <w:t>b</w:t>
            </w:r>
            <w:r w:rsidR="00CF2DDF">
              <w:rPr>
                <w:szCs w:val="36"/>
              </w:rPr>
              <w:t>FreeCall</w:t>
            </w:r>
            <w:r w:rsidRPr="00143329" w:rsidR="00CF2DDF">
              <w:rPr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มีค่า ดังนั้น </w:t>
            </w:r>
            <w:r w:rsidR="00CF2DDF">
              <w:t>b</w:t>
            </w:r>
            <w:r w:rsidR="00CF2DDF">
              <w:rPr>
                <w:szCs w:val="36"/>
              </w:rPr>
              <w:t>FreeCall</w:t>
            </w:r>
            <w:r w:rsidRPr="00143329" w:rsidR="00CF2DDF">
              <w:rPr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จะต้องเป็นตัวเลขทศนิยม </w:t>
            </w:r>
            <w:r>
              <w:t>2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ตำแหน่งและมีค่าอยู่ในช่วง </w:t>
            </w:r>
            <w:r>
              <w:t>0</w:t>
            </w:r>
            <w:r>
              <w:rPr>
                <w:rFonts w:cs="Angsana New"/>
                <w:cs/>
              </w:rPr>
              <w:t>.</w:t>
            </w:r>
            <w:r>
              <w:t xml:space="preserve">01 </w:t>
            </w:r>
            <w:r>
              <w:rPr>
                <w:rFonts w:cs="Angsana New"/>
                <w:cs/>
              </w:rPr>
              <w:t xml:space="preserve">– </w:t>
            </w:r>
            <w:r>
              <w:t>9,999,999,999</w:t>
            </w:r>
            <w:r w:rsidR="009516E0">
              <w:rPr>
                <w:rFonts w:cs="CordiaUPC"/>
                <w:cs/>
              </w:rPr>
              <w:t xml:space="preserve"> </w:t>
            </w:r>
            <w:r w:rsidR="009516E0">
              <w:rPr>
                <w:rFonts w:hint="cs" w:cs="CordiaUPC"/>
                <w:cs/>
              </w:rPr>
              <w:t xml:space="preserve">หรือ </w:t>
            </w:r>
            <w:r w:rsidR="009516E0">
              <w:rPr>
                <w:rFonts w:cs="CordiaUPC"/>
                <w:cs/>
              </w:rPr>
              <w:t>“</w:t>
            </w:r>
            <w:r w:rsidR="009016EC">
              <w:rPr>
                <w:rFonts w:cs="CordiaUPC"/>
                <w:cs/>
              </w:rPr>
              <w:t xml:space="preserve">+ * </w:t>
            </w:r>
            <w:r w:rsidR="009016EC">
              <w:rPr>
                <w:rFonts w:cs="CordiaUPC"/>
              </w:rPr>
              <w:t>#</w:t>
            </w:r>
            <w:r w:rsidR="004D0456">
              <w:rPr>
                <w:rFonts w:cs="CordiaUPC"/>
                <w:cs/>
              </w:rPr>
              <w:t xml:space="preserve"> </w:t>
            </w:r>
            <w:r w:rsidR="009516E0">
              <w:rPr>
                <w:rFonts w:cs="CordiaUPC"/>
                <w:cs/>
              </w:rPr>
              <w:t>”</w:t>
            </w:r>
            <w:r w:rsidR="009516E0">
              <w:rPr>
                <w:rFonts w:hint="cs" w:cs="CordiaUPC"/>
                <w:cs/>
              </w:rPr>
              <w:t xml:space="preserve"> </w:t>
            </w:r>
          </w:p>
        </w:tc>
        <w:tc>
          <w:tcPr>
            <w:tcW w:w="735" w:type="pct"/>
          </w:tcPr>
          <w:p w:rsidRPr="00CD78B8" w:rsidR="0065083A" w:rsidP="0065083A" w:rsidRDefault="0065083A" w14:paraId="4090ABC0" w14:textId="77777777">
            <w:pPr>
              <w:rPr>
                <w:rFonts w:cs="CordiaUPC"/>
                <w:szCs w:val="36"/>
              </w:rPr>
            </w:pPr>
          </w:p>
        </w:tc>
      </w:tr>
      <w:tr w:rsidR="0065083A" w:rsidTr="00432CE9" w14:paraId="7CE158CD" w14:textId="77777777">
        <w:tc>
          <w:tcPr>
            <w:tcW w:w="778" w:type="pct"/>
          </w:tcPr>
          <w:p w:rsidRPr="00304DEB" w:rsidR="0065083A" w:rsidP="0065083A" w:rsidRDefault="0065083A" w14:paraId="3DF8FE46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>00004</w:t>
            </w:r>
          </w:p>
        </w:tc>
        <w:tc>
          <w:tcPr>
            <w:tcW w:w="1626" w:type="pct"/>
          </w:tcPr>
          <w:p w:rsidR="0065083A" w:rsidP="0065083A" w:rsidRDefault="0065083A" w14:paraId="143FA43D" w14:textId="200427C2">
            <w:pPr>
              <w:rPr>
                <w:rFonts w:cs="CordiaUPC"/>
              </w:rPr>
            </w:pPr>
            <w:r>
              <w:rPr>
                <w:rFonts w:cs="CordiaUPC"/>
              </w:rPr>
              <w:t>Special Number</w:t>
            </w:r>
            <w:r w:rsidRPr="00832ED6">
              <w:rPr>
                <w:rFonts w:cs="Angsana New"/>
                <w:cs/>
              </w:rPr>
              <w:t xml:space="preserve"> </w:t>
            </w:r>
            <w:r>
              <w:rPr>
                <w:rFonts w:cs="CordiaUPC"/>
              </w:rPr>
              <w:t>Free Call</w:t>
            </w:r>
            <w:r w:rsidRPr="00832ED6">
              <w:rPr>
                <w:rFonts w:cs="Angsana New"/>
                <w:cs/>
              </w:rPr>
              <w:t xml:space="preserve"> </w:t>
            </w:r>
            <w:r>
              <w:rPr>
                <w:rFonts w:cs="CordiaUPC"/>
              </w:rPr>
              <w:t xml:space="preserve">Unit </w:t>
            </w:r>
            <w:r>
              <w:t xml:space="preserve">is required </w:t>
            </w:r>
            <w:r>
              <w:rPr>
                <w:rFonts w:cs="CordiaUPC"/>
              </w:rPr>
              <w:t>when FN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CordiaUPC"/>
              </w:rPr>
              <w:t>Type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cs="CordiaUPC"/>
              </w:rPr>
              <w:t xml:space="preserve">is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Free Call</w:t>
            </w:r>
            <w:r>
              <w:rPr>
                <w:rFonts w:cs="Angsana New"/>
                <w:cs/>
              </w:rPr>
              <w:t>”.</w:t>
            </w:r>
          </w:p>
        </w:tc>
        <w:tc>
          <w:tcPr>
            <w:tcW w:w="1861" w:type="pct"/>
          </w:tcPr>
          <w:p w:rsidR="0065083A" w:rsidP="0065083A" w:rsidRDefault="0065083A" w14:paraId="688C85B5" w14:textId="066D4559">
            <w:pPr>
              <w:rPr>
                <w:rFonts w:cs="CordiaUPC"/>
              </w:rPr>
            </w:pPr>
            <w:r>
              <w:rPr>
                <w:rFonts w:hint="cs"/>
                <w:cs/>
              </w:rPr>
              <w:t>ถ้า</w:t>
            </w:r>
            <w:r w:rsidRPr="00734543">
              <w:rPr>
                <w:rFonts w:hint="cs"/>
                <w:cs/>
              </w:rPr>
              <w:t xml:space="preserve"> </w:t>
            </w:r>
            <w:r>
              <w:t xml:space="preserve">bNumberType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t>Free Call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ดังนั้น </w:t>
            </w:r>
            <w:r>
              <w:t>b</w:t>
            </w:r>
            <w:r>
              <w:rPr>
                <w:szCs w:val="36"/>
              </w:rPr>
              <w:t>FreeCallUnit</w:t>
            </w:r>
            <w:r w:rsidRPr="00143329">
              <w:rPr>
                <w:cs/>
              </w:rPr>
              <w:t xml:space="preserve"> เป็น </w:t>
            </w:r>
            <w:r>
              <w:t>Mandatory</w:t>
            </w:r>
          </w:p>
        </w:tc>
        <w:tc>
          <w:tcPr>
            <w:tcW w:w="735" w:type="pct"/>
          </w:tcPr>
          <w:p w:rsidRPr="00CD78B8" w:rsidR="0065083A" w:rsidP="0065083A" w:rsidRDefault="0065083A" w14:paraId="71F270E1" w14:textId="77777777">
            <w:pPr>
              <w:rPr>
                <w:rFonts w:cs="CordiaUPC"/>
                <w:szCs w:val="36"/>
              </w:rPr>
            </w:pPr>
          </w:p>
        </w:tc>
      </w:tr>
      <w:tr w:rsidR="00F95790" w:rsidTr="00432CE9" w14:paraId="3659D266" w14:textId="77777777">
        <w:tc>
          <w:tcPr>
            <w:tcW w:w="778" w:type="pct"/>
          </w:tcPr>
          <w:p w:rsidRPr="00C40991" w:rsidR="00F95790" w:rsidP="0065083A" w:rsidRDefault="00F95790" w14:paraId="7595A84C" w14:textId="5B6694FF">
            <w:r w:rsidRPr="000E5AB7">
              <w:rPr>
                <w:rFonts w:cs="CordiaUPC"/>
              </w:rPr>
              <w:t>00001</w:t>
            </w:r>
          </w:p>
        </w:tc>
        <w:tc>
          <w:tcPr>
            <w:tcW w:w="1626" w:type="pct"/>
          </w:tcPr>
          <w:p w:rsidR="00F95790" w:rsidP="0065083A" w:rsidRDefault="00F95790" w14:paraId="09667269" w14:textId="096EE6E9">
            <w:pPr>
              <w:rPr>
                <w:rFonts w:cs="CordiaUPC"/>
              </w:rPr>
            </w:pPr>
            <w:r>
              <w:rPr>
                <w:rFonts w:cs="CordiaUPC"/>
              </w:rPr>
              <w:t>Duration Type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F95790" w:rsidP="0065083A" w:rsidRDefault="00F95790" w14:paraId="3A3FD0EE" w14:textId="7E9D3E2D">
            <w:pPr>
              <w:rPr>
                <w:cs/>
              </w:rPr>
            </w:pPr>
            <w:r>
              <w:rPr>
                <w:rFonts w:cs="CordiaUPC"/>
              </w:rPr>
              <w:t xml:space="preserve">Duration Type </w:t>
            </w:r>
            <w:r>
              <w:rPr>
                <w:rFonts w:hint="cs" w:cs="Angsana New"/>
                <w:cs/>
              </w:rPr>
              <w:t xml:space="preserve">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Pr="00CD78B8" w:rsidR="00F95790" w:rsidP="0065083A" w:rsidRDefault="00F95790" w14:paraId="3D3F0970" w14:textId="77777777">
            <w:pPr>
              <w:rPr>
                <w:rFonts w:cs="CordiaUPC"/>
                <w:szCs w:val="36"/>
              </w:rPr>
            </w:pPr>
          </w:p>
        </w:tc>
      </w:tr>
      <w:tr w:rsidR="00F95790" w:rsidTr="00432CE9" w14:paraId="18BABD5F" w14:textId="77777777">
        <w:tc>
          <w:tcPr>
            <w:tcW w:w="778" w:type="pct"/>
          </w:tcPr>
          <w:p w:rsidRPr="00C40991" w:rsidR="00F95790" w:rsidP="0065083A" w:rsidRDefault="00F95790" w14:paraId="2EE95C30" w14:textId="716733C3">
            <w:r w:rsidRPr="000E5AB7">
              <w:rPr>
                <w:rFonts w:cs="CordiaUPC"/>
              </w:rPr>
              <w:t>00001</w:t>
            </w:r>
          </w:p>
        </w:tc>
        <w:tc>
          <w:tcPr>
            <w:tcW w:w="1626" w:type="pct"/>
          </w:tcPr>
          <w:p w:rsidR="00F95790" w:rsidP="0065083A" w:rsidRDefault="00F95790" w14:paraId="49825BB4" w14:textId="1F39C3F1">
            <w:pPr>
              <w:rPr>
                <w:rFonts w:cs="CordiaUPC"/>
              </w:rPr>
            </w:pPr>
            <w:r>
              <w:rPr>
                <w:rFonts w:cs="CordiaUPC"/>
              </w:rPr>
              <w:t>Duration From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F95790" w:rsidP="0065083A" w:rsidRDefault="00F95790" w14:paraId="2904E00F" w14:textId="061EB106">
            <w:pPr>
              <w:rPr>
                <w:cs/>
              </w:rPr>
            </w:pPr>
            <w:r>
              <w:rPr>
                <w:rFonts w:cs="CordiaUPC"/>
              </w:rPr>
              <w:t xml:space="preserve">Duration From </w:t>
            </w:r>
            <w:r>
              <w:rPr>
                <w:rFonts w:hint="cs" w:cs="Angsana New"/>
                <w:cs/>
              </w:rPr>
              <w:t xml:space="preserve">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Pr="00CD78B8" w:rsidR="00F95790" w:rsidP="0065083A" w:rsidRDefault="00F95790" w14:paraId="3B1466DB" w14:textId="77777777">
            <w:pPr>
              <w:rPr>
                <w:rFonts w:cs="CordiaUPC"/>
                <w:szCs w:val="36"/>
              </w:rPr>
            </w:pPr>
          </w:p>
        </w:tc>
      </w:tr>
      <w:tr w:rsidR="00F95790" w:rsidTr="00432CE9" w14:paraId="48E05A7A" w14:textId="77777777">
        <w:tc>
          <w:tcPr>
            <w:tcW w:w="778" w:type="pct"/>
          </w:tcPr>
          <w:p w:rsidRPr="00C40991" w:rsidR="00F95790" w:rsidP="0065083A" w:rsidRDefault="00F95790" w14:paraId="4EFFA8DF" w14:textId="6279D6B2">
            <w:r w:rsidRPr="000E5AB7">
              <w:rPr>
                <w:rFonts w:cs="CordiaUPC"/>
              </w:rPr>
              <w:t>00001</w:t>
            </w:r>
          </w:p>
        </w:tc>
        <w:tc>
          <w:tcPr>
            <w:tcW w:w="1626" w:type="pct"/>
          </w:tcPr>
          <w:p w:rsidR="00F95790" w:rsidP="0065083A" w:rsidRDefault="00F95790" w14:paraId="40FE582A" w14:textId="772E483F">
            <w:pPr>
              <w:rPr>
                <w:rFonts w:cs="CordiaUPC"/>
              </w:rPr>
            </w:pPr>
            <w:r>
              <w:rPr>
                <w:rFonts w:cs="CordiaUPC"/>
              </w:rPr>
              <w:t>Duration To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F95790" w:rsidP="0065083A" w:rsidRDefault="00F95790" w14:paraId="78892556" w14:textId="45969412">
            <w:pPr>
              <w:rPr>
                <w:cs/>
              </w:rPr>
            </w:pPr>
            <w:r>
              <w:rPr>
                <w:rFonts w:cs="CordiaUPC"/>
              </w:rPr>
              <w:t xml:space="preserve">Duration To </w:t>
            </w:r>
            <w:r>
              <w:rPr>
                <w:rFonts w:hint="cs" w:cs="Angsana New"/>
                <w:cs/>
              </w:rPr>
              <w:t xml:space="preserve">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Pr="00CD78B8" w:rsidR="00F95790" w:rsidP="0065083A" w:rsidRDefault="00F95790" w14:paraId="406A4B87" w14:textId="77777777">
            <w:pPr>
              <w:rPr>
                <w:rFonts w:cs="CordiaUPC"/>
                <w:szCs w:val="36"/>
              </w:rPr>
            </w:pPr>
          </w:p>
        </w:tc>
      </w:tr>
      <w:tr w:rsidR="00F95790" w:rsidTr="00432CE9" w14:paraId="7CDBFCBF" w14:textId="77777777">
        <w:tc>
          <w:tcPr>
            <w:tcW w:w="778" w:type="pct"/>
          </w:tcPr>
          <w:p w:rsidRPr="000E5AB7" w:rsidR="00F95790" w:rsidP="0065083A" w:rsidRDefault="00F95790" w14:paraId="424ADEDC" w14:textId="77777777">
            <w:pPr>
              <w:rPr>
                <w:rFonts w:cs="CordiaUPC"/>
              </w:rPr>
            </w:pPr>
            <w:r w:rsidRPr="00C40991">
              <w:t>00023</w:t>
            </w:r>
          </w:p>
        </w:tc>
        <w:tc>
          <w:tcPr>
            <w:tcW w:w="1626" w:type="pct"/>
          </w:tcPr>
          <w:p w:rsidR="00F95790" w:rsidP="0065083A" w:rsidRDefault="00F95790" w14:paraId="4D547F2B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Duration From</w:t>
            </w:r>
            <w:r>
              <w:t xml:space="preserve"> must be Integer </w:t>
            </w:r>
            <w:r>
              <w:rPr>
                <w:rFonts w:cs="Angsana New"/>
                <w:cs/>
              </w:rPr>
              <w:t>(</w:t>
            </w:r>
            <w:r>
              <w:t>Min 1, Max 99,999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1861" w:type="pct"/>
          </w:tcPr>
          <w:p w:rsidR="00F95790" w:rsidP="0065083A" w:rsidRDefault="00F95790" w14:paraId="3D9F7CB2" w14:textId="158D81D1">
            <w:pPr>
              <w:rPr>
                <w:rFonts w:cs="CordiaUPC"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durationFrom </w:t>
            </w:r>
            <w:r>
              <w:rPr>
                <w:rFonts w:hint="cs"/>
                <w:cs/>
              </w:rPr>
              <w:t xml:space="preserve">มีค่า ดังนั้น </w:t>
            </w:r>
            <w:r>
              <w:rPr>
                <w:rFonts w:cs="CordiaUPC"/>
              </w:rPr>
              <w:t>Duration From</w:t>
            </w:r>
            <w:r>
              <w:rPr>
                <w:rFonts w:hint="cs"/>
                <w:cs/>
              </w:rPr>
              <w:t xml:space="preserve"> จะต้องเป็นจำนวนเต็มและมีค่าอยู่ในช่วง </w:t>
            </w:r>
            <w:r>
              <w:t xml:space="preserve">1 </w:t>
            </w:r>
            <w:r w:rsidR="00FF6536">
              <w:rPr>
                <w:rFonts w:cs="Angsana New"/>
                <w:cs/>
              </w:rPr>
              <w:t>–</w:t>
            </w:r>
            <w:r>
              <w:rPr>
                <w:rFonts w:cs="Angsana New"/>
                <w:cs/>
              </w:rPr>
              <w:t xml:space="preserve"> </w:t>
            </w:r>
            <w:r>
              <w:t>99,999</w:t>
            </w:r>
          </w:p>
        </w:tc>
        <w:tc>
          <w:tcPr>
            <w:tcW w:w="735" w:type="pct"/>
          </w:tcPr>
          <w:p w:rsidRPr="00CD78B8" w:rsidR="00F95790" w:rsidP="0065083A" w:rsidRDefault="00F95790" w14:paraId="2A7F9DF8" w14:textId="77777777">
            <w:pPr>
              <w:rPr>
                <w:rFonts w:cs="CordiaUPC"/>
                <w:szCs w:val="36"/>
              </w:rPr>
            </w:pPr>
          </w:p>
        </w:tc>
      </w:tr>
      <w:tr w:rsidR="00F95790" w:rsidTr="00432CE9" w14:paraId="78559EE1" w14:textId="77777777">
        <w:tc>
          <w:tcPr>
            <w:tcW w:w="778" w:type="pct"/>
          </w:tcPr>
          <w:p w:rsidRPr="000E5AB7" w:rsidR="00F95790" w:rsidP="0065083A" w:rsidRDefault="00F95790" w14:paraId="1E7C1A6F" w14:textId="77777777">
            <w:pPr>
              <w:rPr>
                <w:rFonts w:cs="CordiaUPC"/>
              </w:rPr>
            </w:pPr>
            <w:r w:rsidRPr="00C40991">
              <w:t>00023</w:t>
            </w:r>
          </w:p>
        </w:tc>
        <w:tc>
          <w:tcPr>
            <w:tcW w:w="1626" w:type="pct"/>
          </w:tcPr>
          <w:p w:rsidR="00F95790" w:rsidP="0065083A" w:rsidRDefault="00F95790" w14:paraId="1A0ECF4C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Duration To</w:t>
            </w:r>
            <w:r w:rsidRPr="00CF160A">
              <w:rPr>
                <w:rFonts w:cs="Angsana New"/>
                <w:cs/>
              </w:rPr>
              <w:t xml:space="preserve"> </w:t>
            </w:r>
            <w:r>
              <w:t xml:space="preserve">must be Integer </w:t>
            </w:r>
            <w:r>
              <w:rPr>
                <w:rFonts w:cs="Angsana New"/>
                <w:cs/>
              </w:rPr>
              <w:t>(</w:t>
            </w:r>
            <w:r>
              <w:t>Min 1, Max 99,999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1861" w:type="pct"/>
          </w:tcPr>
          <w:p w:rsidR="00F95790" w:rsidP="0065083A" w:rsidRDefault="00F95790" w14:paraId="45334836" w14:textId="70B9DD14">
            <w:pPr>
              <w:rPr>
                <w:rFonts w:cs="CordiaUPC"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durationTo </w:t>
            </w:r>
            <w:r>
              <w:rPr>
                <w:rFonts w:hint="cs"/>
                <w:cs/>
              </w:rPr>
              <w:t xml:space="preserve">มีค่า ดังนั้น </w:t>
            </w:r>
            <w:r>
              <w:rPr>
                <w:rFonts w:cs="CordiaUPC"/>
              </w:rPr>
              <w:t>Duration To</w:t>
            </w:r>
            <w:r>
              <w:rPr>
                <w:rFonts w:hint="cs"/>
                <w:cs/>
              </w:rPr>
              <w:t xml:space="preserve"> จะต้องเป็นจำนวนเต็มและมีค่าอยู่ในช่วง </w:t>
            </w:r>
            <w:r>
              <w:t xml:space="preserve">1 </w:t>
            </w:r>
            <w:r w:rsidR="00FF6536">
              <w:rPr>
                <w:rFonts w:cs="Angsana New"/>
                <w:cs/>
              </w:rPr>
              <w:t>–</w:t>
            </w:r>
            <w:r>
              <w:rPr>
                <w:rFonts w:cs="Angsana New"/>
                <w:cs/>
              </w:rPr>
              <w:t xml:space="preserve"> </w:t>
            </w:r>
            <w:r>
              <w:t>99,999</w:t>
            </w:r>
          </w:p>
        </w:tc>
        <w:tc>
          <w:tcPr>
            <w:tcW w:w="735" w:type="pct"/>
          </w:tcPr>
          <w:p w:rsidRPr="00CD78B8" w:rsidR="00F95790" w:rsidP="0065083A" w:rsidRDefault="00F95790" w14:paraId="5B6622E5" w14:textId="77777777">
            <w:pPr>
              <w:rPr>
                <w:rFonts w:cs="CordiaUPC"/>
                <w:szCs w:val="36"/>
              </w:rPr>
            </w:pPr>
          </w:p>
        </w:tc>
      </w:tr>
      <w:tr w:rsidR="00F95790" w:rsidTr="00432CE9" w14:paraId="1ACC3828" w14:textId="77777777">
        <w:tc>
          <w:tcPr>
            <w:tcW w:w="778" w:type="pct"/>
          </w:tcPr>
          <w:p w:rsidRPr="00304DEB" w:rsidR="00F95790" w:rsidP="0065083A" w:rsidRDefault="00F95790" w14:paraId="07BD08F7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26" w:type="pct"/>
          </w:tcPr>
          <w:p w:rsidR="00F95790" w:rsidP="0065083A" w:rsidRDefault="00F95790" w14:paraId="7A0D9C81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Duration Unit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F95790" w:rsidP="0065083A" w:rsidRDefault="00F95790" w14:paraId="773A0A94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Duration Unit </w:t>
            </w:r>
            <w:r>
              <w:rPr>
                <w:rFonts w:hint="cs" w:cs="Angsana New"/>
                <w:cs/>
              </w:rPr>
              <w:t xml:space="preserve">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Pr="00CD78B8" w:rsidR="00F95790" w:rsidP="0065083A" w:rsidRDefault="00F95790" w14:paraId="08B4CA94" w14:textId="77777777">
            <w:pPr>
              <w:rPr>
                <w:rFonts w:cs="CordiaUPC"/>
                <w:szCs w:val="36"/>
              </w:rPr>
            </w:pPr>
          </w:p>
        </w:tc>
      </w:tr>
      <w:tr w:rsidR="00F95790" w:rsidTr="00432CE9" w14:paraId="6F9EE270" w14:textId="77777777">
        <w:tc>
          <w:tcPr>
            <w:tcW w:w="778" w:type="pct"/>
          </w:tcPr>
          <w:p w:rsidRPr="00304DEB" w:rsidR="00F95790" w:rsidP="0065083A" w:rsidRDefault="00F95790" w14:paraId="27930656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0001</w:t>
            </w:r>
            <w:r>
              <w:rPr>
                <w:rFonts w:ascii="CordiaUPC" w:hAnsi="CordiaUPC" w:cs="CordiaUPC"/>
                <w:sz w:val="28"/>
                <w:szCs w:val="28"/>
              </w:rPr>
              <w:t>4</w:t>
            </w:r>
          </w:p>
        </w:tc>
        <w:tc>
          <w:tcPr>
            <w:tcW w:w="1626" w:type="pct"/>
          </w:tcPr>
          <w:p w:rsidR="00F95790" w:rsidP="0065083A" w:rsidRDefault="00F95790" w14:paraId="4E66E6BC" w14:textId="77777777">
            <w:pPr>
              <w:rPr>
                <w:rFonts w:cs="CordiaUPC"/>
              </w:rPr>
            </w:pPr>
            <w:r w:rsidRPr="00060444">
              <w:rPr>
                <w:rFonts w:cs="CordiaUPC"/>
              </w:rPr>
              <w:t>Duration To</w:t>
            </w:r>
            <w:r w:rsidRPr="00060444">
              <w:rPr>
                <w:rFonts w:cs="Angsana New"/>
                <w:b/>
                <w:bCs/>
                <w:cs/>
              </w:rPr>
              <w:t xml:space="preserve"> </w:t>
            </w:r>
            <w:r w:rsidRPr="00060444">
              <w:rPr>
                <w:rFonts w:cs="CordiaUPC"/>
                <w:bCs/>
              </w:rPr>
              <w:t xml:space="preserve">must be greater than or equal to </w:t>
            </w:r>
            <w:r w:rsidRPr="00060444">
              <w:rPr>
                <w:rFonts w:cs="CordiaUPC"/>
              </w:rPr>
              <w:t>Duration</w:t>
            </w:r>
            <w:r w:rsidRPr="00060444">
              <w:rPr>
                <w:rFonts w:cs="CordiaUPC"/>
                <w:bCs/>
              </w:rPr>
              <w:t xml:space="preserve"> F</w:t>
            </w:r>
            <w:r w:rsidRPr="00060444">
              <w:rPr>
                <w:rFonts w:cs="CordiaUPC"/>
              </w:rPr>
              <w:t>rom</w:t>
            </w:r>
          </w:p>
        </w:tc>
        <w:tc>
          <w:tcPr>
            <w:tcW w:w="1861" w:type="pct"/>
          </w:tcPr>
          <w:p w:rsidRPr="008979A8" w:rsidR="00F95790" w:rsidP="0065083A" w:rsidRDefault="00F95790" w14:paraId="5CAE9DCD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 xml:space="preserve">Duration To </w:t>
            </w:r>
            <w:r w:rsidRPr="008979A8">
              <w:rPr>
                <w:rFonts w:cs="Angsana New"/>
                <w:cs/>
              </w:rPr>
              <w:t xml:space="preserve">จะต้องมีค่ามากกว่าหรือเท่ากับ </w:t>
            </w:r>
            <w:r w:rsidRPr="008979A8">
              <w:rPr>
                <w:rFonts w:cs="CordiaUPC"/>
              </w:rPr>
              <w:t>Duration From</w:t>
            </w:r>
          </w:p>
          <w:p w:rsidR="00F95790" w:rsidP="0065083A" w:rsidRDefault="00F95790" w14:paraId="31E8A3B4" w14:textId="77777777">
            <w:pPr>
              <w:rPr>
                <w:rFonts w:cs="CordiaUPC"/>
                <w:cs/>
              </w:rPr>
            </w:pPr>
          </w:p>
        </w:tc>
        <w:tc>
          <w:tcPr>
            <w:tcW w:w="735" w:type="pct"/>
          </w:tcPr>
          <w:p w:rsidRPr="00CD78B8" w:rsidR="00F95790" w:rsidP="0065083A" w:rsidRDefault="00F95790" w14:paraId="44DD0F40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F95790" w:rsidTr="00432CE9" w14:paraId="08D4022D" w14:textId="77777777">
        <w:tc>
          <w:tcPr>
            <w:tcW w:w="778" w:type="pct"/>
          </w:tcPr>
          <w:p w:rsidRPr="00304DEB" w:rsidR="00F95790" w:rsidP="0065083A" w:rsidRDefault="00F95790" w14:paraId="3D61DADF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0001</w:t>
            </w:r>
            <w:r>
              <w:rPr>
                <w:rFonts w:ascii="CordiaUPC" w:hAnsi="CordiaUPC" w:cs="CordiaUPC"/>
                <w:sz w:val="28"/>
                <w:szCs w:val="28"/>
              </w:rPr>
              <w:t>6</w:t>
            </w:r>
          </w:p>
        </w:tc>
        <w:tc>
          <w:tcPr>
            <w:tcW w:w="1626" w:type="pct"/>
          </w:tcPr>
          <w:p w:rsidRPr="00060444" w:rsidR="00F95790" w:rsidP="0065083A" w:rsidRDefault="00F95790" w14:paraId="6E168456" w14:textId="5B642B58">
            <w:pPr>
              <w:rPr>
                <w:rFonts w:cs="CordiaUPC"/>
              </w:rPr>
            </w:pPr>
            <w:r w:rsidRPr="00060444">
              <w:rPr>
                <w:rFonts w:cs="CordiaUPC"/>
              </w:rPr>
              <w:t xml:space="preserve">Duration To </w:t>
            </w:r>
            <w:r w:rsidRPr="00060444">
              <w:rPr>
                <w:rFonts w:cs="CordiaUPC"/>
                <w:bCs/>
              </w:rPr>
              <w:t>must be less than or equal to</w:t>
            </w:r>
            <w:r w:rsidRPr="00060444">
              <w:rPr>
                <w:rFonts w:cs="CordiaUPC"/>
              </w:rPr>
              <w:t xml:space="preserve"> Package Duration</w:t>
            </w:r>
            <w:r>
              <w:rPr>
                <w:rFonts w:cs="CordiaUPC"/>
              </w:rPr>
              <w:t xml:space="preserve"> when </w:t>
            </w:r>
            <w:r w:rsidRPr="00060444">
              <w:rPr>
                <w:rFonts w:cs="CordiaUPC"/>
              </w:rPr>
              <w:t xml:space="preserve">Duration Type is </w:t>
            </w:r>
            <w:r w:rsidRPr="00060444"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Specific</w:t>
            </w:r>
            <w:r>
              <w:rPr>
                <w:rFonts w:cs="Angsana New"/>
                <w:cs/>
              </w:rPr>
              <w:t>”</w:t>
            </w:r>
            <w:r w:rsidRPr="00A53AFE" w:rsidR="00A53AFE">
              <w:rPr>
                <w:rFonts w:cs="CordiaUPC"/>
                <w:cs/>
              </w:rPr>
              <w:t xml:space="preserve"> </w:t>
            </w:r>
            <w:r w:rsidRPr="00A53AFE" w:rsidR="00A53AFE">
              <w:rPr>
                <w:rFonts w:cs="CordiaUPC"/>
              </w:rPr>
              <w:t>and Duration Unit is equal Package Duration Unit</w:t>
            </w:r>
            <w:r w:rsidRPr="00060444"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D96FB2" w:rsidP="00587FF4" w:rsidRDefault="00F95790" w14:paraId="3662D542" w14:textId="77777777">
            <w:pPr>
              <w:rPr>
                <w:rFonts w:cs="CordiaUPC"/>
              </w:rPr>
            </w:pPr>
            <w:r w:rsidRPr="008979A8">
              <w:rPr>
                <w:rFonts w:cs="Angsana New"/>
                <w:cs/>
              </w:rPr>
              <w:t>ถ้า</w:t>
            </w:r>
            <w:r w:rsidRPr="008979A8">
              <w:rPr>
                <w:rFonts w:cs="CordiaUPC"/>
              </w:rPr>
              <w:t xml:space="preserve"> Duration Type </w:t>
            </w:r>
            <w:r w:rsidRPr="008979A8">
              <w:rPr>
                <w:rFonts w:cs="Angsana New"/>
                <w:cs/>
              </w:rPr>
              <w:t>เท่ากับ “</w:t>
            </w:r>
            <w:r>
              <w:rPr>
                <w:rFonts w:cs="CordiaUPC"/>
              </w:rPr>
              <w:t>Specific</w:t>
            </w:r>
            <w:r w:rsidRPr="008979A8">
              <w:rPr>
                <w:rFonts w:cs="Angsana New"/>
                <w:cs/>
              </w:rPr>
              <w:t xml:space="preserve">” </w:t>
            </w:r>
            <w:r w:rsidRPr="00A53AFE" w:rsidR="00A53AFE">
              <w:rPr>
                <w:rFonts w:cs="Angsana New"/>
                <w:cs/>
              </w:rPr>
              <w:t xml:space="preserve">และ </w:t>
            </w:r>
            <w:r w:rsidRPr="00A53AFE" w:rsidR="00A53AFE">
              <w:rPr>
                <w:rFonts w:cs="CordiaUPC"/>
              </w:rPr>
              <w:t xml:space="preserve">Duration Unit </w:t>
            </w:r>
            <w:r w:rsidRPr="00A53AFE" w:rsidR="00A53AFE">
              <w:rPr>
                <w:rFonts w:cs="Angsana New"/>
                <w:cs/>
              </w:rPr>
              <w:t xml:space="preserve">เท่ากับ </w:t>
            </w:r>
            <w:r w:rsidRPr="00A53AFE" w:rsidR="00A53AFE">
              <w:rPr>
                <w:rFonts w:cs="CordiaUPC"/>
              </w:rPr>
              <w:t xml:space="preserve">Package Duration Unit </w:t>
            </w:r>
            <w:r w:rsidRPr="008979A8">
              <w:rPr>
                <w:rFonts w:cs="Angsana New"/>
                <w:cs/>
              </w:rPr>
              <w:t>ดังนั้น</w:t>
            </w:r>
            <w:r>
              <w:rPr>
                <w:rFonts w:cs="Angsana New"/>
                <w:cs/>
              </w:rPr>
              <w:t xml:space="preserve"> </w:t>
            </w:r>
            <w:r w:rsidRPr="008979A8">
              <w:rPr>
                <w:rFonts w:cs="CordiaUPC"/>
              </w:rPr>
              <w:t xml:space="preserve">Duration To </w:t>
            </w:r>
            <w:r w:rsidRPr="008979A8">
              <w:rPr>
                <w:rFonts w:cs="Angsana New"/>
                <w:cs/>
              </w:rPr>
              <w:t xml:space="preserve">จะต้องมีค่าน้อยกว่าหรือเท่ากับ </w:t>
            </w:r>
            <w:r w:rsidRPr="008979A8">
              <w:rPr>
                <w:rFonts w:cs="CordiaUPC"/>
              </w:rPr>
              <w:t>Package</w:t>
            </w:r>
            <w:r w:rsidRPr="008979A8">
              <w:rPr>
                <w:rFonts w:cs="Angsana New"/>
                <w:cs/>
              </w:rPr>
              <w:t xml:space="preserve"> </w:t>
            </w:r>
            <w:r w:rsidRPr="008979A8">
              <w:rPr>
                <w:rFonts w:cs="CordiaUPC"/>
              </w:rPr>
              <w:t>Duration</w:t>
            </w:r>
          </w:p>
          <w:p w:rsidRPr="008979A8" w:rsidR="002113FA" w:rsidP="00587FF4" w:rsidRDefault="002113FA" w14:paraId="70DFC396" w14:textId="089C0545">
            <w:pPr>
              <w:rPr>
                <w:rFonts w:cs="CordiaUPC"/>
              </w:rPr>
            </w:pPr>
            <w:r>
              <w:rPr>
                <w:rFonts w:cs="CordiaUPC"/>
              </w:rPr>
              <w:t>Invisible</w:t>
            </w:r>
          </w:p>
        </w:tc>
        <w:tc>
          <w:tcPr>
            <w:tcW w:w="735" w:type="pct"/>
          </w:tcPr>
          <w:p w:rsidRPr="00CD78B8" w:rsidR="00F95790" w:rsidP="0065083A" w:rsidRDefault="00F95790" w14:paraId="535F4482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F95790" w:rsidTr="00432CE9" w14:paraId="361ECA5A" w14:textId="77777777">
        <w:tc>
          <w:tcPr>
            <w:tcW w:w="778" w:type="pct"/>
          </w:tcPr>
          <w:p w:rsidRPr="00304DEB" w:rsidR="00F95790" w:rsidP="0065083A" w:rsidRDefault="00F95790" w14:paraId="48642EBF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0001</w:t>
            </w:r>
            <w:r>
              <w:rPr>
                <w:rFonts w:ascii="CordiaUPC" w:hAnsi="CordiaUPC" w:cs="CordiaUPC"/>
                <w:sz w:val="28"/>
                <w:szCs w:val="28"/>
              </w:rPr>
              <w:t>6</w:t>
            </w:r>
          </w:p>
        </w:tc>
        <w:tc>
          <w:tcPr>
            <w:tcW w:w="1626" w:type="pct"/>
          </w:tcPr>
          <w:p w:rsidRPr="00060444" w:rsidR="00F95790" w:rsidP="0065083A" w:rsidRDefault="00F95790" w14:paraId="46622A48" w14:textId="77777777">
            <w:pPr>
              <w:rPr>
                <w:rFonts w:cs="CordiaUPC"/>
              </w:rPr>
            </w:pPr>
            <w:r w:rsidRPr="00060444">
              <w:rPr>
                <w:rFonts w:cs="CordiaUPC"/>
              </w:rPr>
              <w:t xml:space="preserve">Duration To </w:t>
            </w:r>
            <w:r w:rsidRPr="00060444">
              <w:rPr>
                <w:rFonts w:cs="CordiaUPC"/>
                <w:bCs/>
              </w:rPr>
              <w:t>must be equal to</w:t>
            </w:r>
            <w:r w:rsidRPr="00060444">
              <w:rPr>
                <w:rFonts w:cs="CordiaUPC"/>
              </w:rPr>
              <w:t xml:space="preserve"> Package Duration when Duration Type is </w:t>
            </w:r>
            <w:r w:rsidRPr="00060444">
              <w:rPr>
                <w:rFonts w:cs="Angsana New"/>
                <w:cs/>
              </w:rPr>
              <w:t>“</w:t>
            </w:r>
            <w:r w:rsidRPr="00060444">
              <w:rPr>
                <w:rFonts w:cs="CordiaUPC"/>
              </w:rPr>
              <w:t>Depend on Package</w:t>
            </w:r>
            <w:r w:rsidRPr="00060444">
              <w:rPr>
                <w:rFonts w:cs="Angsana New"/>
                <w:cs/>
              </w:rPr>
              <w:t>”</w:t>
            </w:r>
          </w:p>
        </w:tc>
        <w:tc>
          <w:tcPr>
            <w:tcW w:w="1861" w:type="pct"/>
          </w:tcPr>
          <w:p w:rsidRPr="008979A8" w:rsidR="00F95790" w:rsidP="0065083A" w:rsidRDefault="00F95790" w14:paraId="3EFCDE47" w14:textId="77777777">
            <w:pPr>
              <w:rPr>
                <w:rFonts w:cs="CordiaUPC"/>
              </w:rPr>
            </w:pPr>
            <w:r w:rsidRPr="008979A8">
              <w:rPr>
                <w:rFonts w:cs="Angsana New"/>
                <w:cs/>
              </w:rPr>
              <w:t>ถ้า</w:t>
            </w:r>
            <w:r w:rsidRPr="008979A8">
              <w:rPr>
                <w:rFonts w:cs="CordiaUPC"/>
              </w:rPr>
              <w:t xml:space="preserve"> Duration Type </w:t>
            </w:r>
            <w:r w:rsidRPr="008979A8">
              <w:rPr>
                <w:rFonts w:cs="Angsana New"/>
                <w:cs/>
              </w:rPr>
              <w:t>เท่ากับ “</w:t>
            </w:r>
            <w:r w:rsidRPr="008979A8">
              <w:rPr>
                <w:rFonts w:cs="CordiaUPC"/>
              </w:rPr>
              <w:t>Depend on Package</w:t>
            </w:r>
            <w:r w:rsidRPr="008979A8">
              <w:rPr>
                <w:rFonts w:cs="Angsana New"/>
                <w:cs/>
              </w:rPr>
              <w:t>” ดังนั้น</w:t>
            </w:r>
            <w:r w:rsidRPr="008979A8">
              <w:rPr>
                <w:rFonts w:cs="CordiaUPC"/>
              </w:rPr>
              <w:t xml:space="preserve"> Duration To </w:t>
            </w:r>
            <w:r w:rsidRPr="008979A8">
              <w:rPr>
                <w:rFonts w:cs="Angsana New"/>
                <w:cs/>
              </w:rPr>
              <w:t xml:space="preserve">จะต้องมีค่าเท่ากับ </w:t>
            </w:r>
            <w:r w:rsidRPr="008979A8">
              <w:rPr>
                <w:rFonts w:cs="CordiaUPC"/>
              </w:rPr>
              <w:t>Package</w:t>
            </w:r>
            <w:r w:rsidRPr="008979A8">
              <w:rPr>
                <w:rFonts w:cs="Angsana New"/>
                <w:cs/>
              </w:rPr>
              <w:t xml:space="preserve"> </w:t>
            </w:r>
            <w:r w:rsidRPr="008979A8">
              <w:rPr>
                <w:rFonts w:cs="CordiaUPC"/>
              </w:rPr>
              <w:t>Duration</w:t>
            </w:r>
          </w:p>
        </w:tc>
        <w:tc>
          <w:tcPr>
            <w:tcW w:w="735" w:type="pct"/>
          </w:tcPr>
          <w:p w:rsidRPr="00CD78B8" w:rsidR="00F95790" w:rsidP="0065083A" w:rsidRDefault="00F95790" w14:paraId="05E826A2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F95790" w:rsidTr="00432CE9" w14:paraId="32DA293F" w14:textId="77777777">
        <w:tc>
          <w:tcPr>
            <w:tcW w:w="778" w:type="pct"/>
          </w:tcPr>
          <w:p w:rsidRPr="00304DEB" w:rsidR="00F95790" w:rsidP="0065083A" w:rsidRDefault="00F95790" w14:paraId="5645ACB2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hAnsi="CordiaUPC" w:cs="CordiaUPC"/>
                <w:sz w:val="28"/>
                <w:szCs w:val="28"/>
              </w:rPr>
              <w:t>00005</w:t>
            </w:r>
          </w:p>
        </w:tc>
        <w:tc>
          <w:tcPr>
            <w:tcW w:w="1626" w:type="pct"/>
          </w:tcPr>
          <w:p w:rsidRPr="00060444" w:rsidR="00F95790" w:rsidP="0065083A" w:rsidRDefault="00F95790" w14:paraId="49FF05E0" w14:textId="77777777">
            <w:pPr>
              <w:rPr>
                <w:rFonts w:cs="CordiaUPC"/>
              </w:rPr>
            </w:pPr>
            <w:r w:rsidRPr="00060444">
              <w:rPr>
                <w:rFonts w:cs="CordiaUPC"/>
              </w:rPr>
              <w:t xml:space="preserve">Duration From </w:t>
            </w:r>
            <w:r w:rsidRPr="00060444">
              <w:rPr>
                <w:rFonts w:cs="CordiaUPC"/>
                <w:bCs/>
              </w:rPr>
              <w:t xml:space="preserve">must be </w:t>
            </w:r>
            <w:r w:rsidRPr="00060444">
              <w:rPr>
                <w:rFonts w:cs="Angsana New"/>
                <w:bCs/>
                <w:cs/>
              </w:rPr>
              <w:t>“</w:t>
            </w:r>
            <w:r w:rsidRPr="00060444">
              <w:rPr>
                <w:rFonts w:cs="CordiaUPC"/>
                <w:bCs/>
              </w:rPr>
              <w:t>1</w:t>
            </w:r>
            <w:r w:rsidRPr="00060444">
              <w:rPr>
                <w:rFonts w:cs="Angsana New"/>
                <w:bCs/>
                <w:cs/>
              </w:rPr>
              <w:t xml:space="preserve">” </w:t>
            </w:r>
            <w:r w:rsidRPr="00060444">
              <w:rPr>
                <w:rFonts w:cs="CordiaUPC"/>
              </w:rPr>
              <w:t xml:space="preserve"> when Duration Type is </w:t>
            </w:r>
            <w:r w:rsidRPr="00060444">
              <w:rPr>
                <w:rFonts w:cs="Angsana New"/>
                <w:cs/>
              </w:rPr>
              <w:t>“</w:t>
            </w:r>
            <w:r w:rsidRPr="00060444">
              <w:rPr>
                <w:rFonts w:cs="CordiaUPC"/>
              </w:rPr>
              <w:t>Depend on Package</w:t>
            </w:r>
            <w:r w:rsidRPr="00060444">
              <w:rPr>
                <w:rFonts w:cs="Angsana New"/>
                <w:cs/>
              </w:rPr>
              <w:t>”</w:t>
            </w:r>
          </w:p>
        </w:tc>
        <w:tc>
          <w:tcPr>
            <w:tcW w:w="1861" w:type="pct"/>
          </w:tcPr>
          <w:p w:rsidRPr="008979A8" w:rsidR="00F95790" w:rsidP="0065083A" w:rsidRDefault="00F95790" w14:paraId="57913AB7" w14:textId="77777777">
            <w:pPr>
              <w:rPr>
                <w:rFonts w:cs="CordiaUPC"/>
                <w:cs/>
              </w:rPr>
            </w:pPr>
            <w:r w:rsidRPr="008979A8">
              <w:rPr>
                <w:rFonts w:cs="Angsana New"/>
                <w:cs/>
              </w:rPr>
              <w:t>ถ้า</w:t>
            </w:r>
            <w:r w:rsidRPr="008979A8">
              <w:rPr>
                <w:rFonts w:cs="CordiaUPC"/>
              </w:rPr>
              <w:t xml:space="preserve"> Duration Type </w:t>
            </w:r>
            <w:r w:rsidRPr="008979A8">
              <w:rPr>
                <w:rFonts w:cs="Angsana New"/>
                <w:cs/>
              </w:rPr>
              <w:t>เท่ากับ “</w:t>
            </w:r>
            <w:r w:rsidRPr="008979A8">
              <w:rPr>
                <w:rFonts w:cs="CordiaUPC"/>
              </w:rPr>
              <w:t>Depend on Package</w:t>
            </w:r>
            <w:r w:rsidRPr="008979A8">
              <w:rPr>
                <w:rFonts w:cs="Angsana New"/>
                <w:cs/>
              </w:rPr>
              <w:t>” ดังนั้น</w:t>
            </w:r>
            <w:r w:rsidRPr="008979A8">
              <w:rPr>
                <w:rFonts w:cs="CordiaUPC"/>
              </w:rPr>
              <w:t xml:space="preserve"> Duration From </w:t>
            </w:r>
            <w:r w:rsidRPr="008979A8">
              <w:rPr>
                <w:rFonts w:cs="Angsana New"/>
                <w:cs/>
              </w:rPr>
              <w:t xml:space="preserve">จะต้องมีค่าเป็น </w:t>
            </w:r>
            <w:r w:rsidRPr="008979A8">
              <w:rPr>
                <w:rFonts w:cs="CordiaUPC"/>
              </w:rPr>
              <w:t xml:space="preserve">1 </w:t>
            </w:r>
            <w:r w:rsidRPr="008979A8">
              <w:rPr>
                <w:rFonts w:cs="Angsana New"/>
                <w:cs/>
              </w:rPr>
              <w:t>เสมอ</w:t>
            </w:r>
          </w:p>
        </w:tc>
        <w:tc>
          <w:tcPr>
            <w:tcW w:w="735" w:type="pct"/>
          </w:tcPr>
          <w:p w:rsidRPr="00CD78B8" w:rsidR="00F95790" w:rsidP="0065083A" w:rsidRDefault="00F95790" w14:paraId="79865E3C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F95790" w:rsidTr="00432CE9" w14:paraId="6E566BD2" w14:textId="77777777">
        <w:tc>
          <w:tcPr>
            <w:tcW w:w="778" w:type="pct"/>
          </w:tcPr>
          <w:p w:rsidRPr="00304DEB" w:rsidR="00F95790" w:rsidP="0065083A" w:rsidRDefault="00A53AFE" w14:paraId="766D1CB1" w14:textId="338E1B05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A53AFE">
              <w:rPr>
                <w:rFonts w:ascii="CordiaUPC" w:hAnsi="CordiaUPC" w:cs="CordiaUPC"/>
                <w:sz w:val="28"/>
                <w:szCs w:val="28"/>
              </w:rPr>
              <w:t>00005</w:t>
            </w:r>
          </w:p>
        </w:tc>
        <w:tc>
          <w:tcPr>
            <w:tcW w:w="1626" w:type="pct"/>
          </w:tcPr>
          <w:p w:rsidRPr="00060444" w:rsidR="00F95790" w:rsidP="0065083A" w:rsidRDefault="00F95790" w14:paraId="52F2A517" w14:textId="71F2B9ED">
            <w:pPr>
              <w:rPr>
                <w:rFonts w:cs="CordiaUPC"/>
              </w:rPr>
            </w:pPr>
            <w:r w:rsidRPr="00060444">
              <w:rPr>
                <w:rFonts w:cs="CordiaUPC"/>
              </w:rPr>
              <w:t xml:space="preserve">Duration Unit </w:t>
            </w:r>
            <w:r w:rsidRPr="00060444">
              <w:rPr>
                <w:rFonts w:cs="CordiaUPC"/>
                <w:bCs/>
              </w:rPr>
              <w:t>must be equal to</w:t>
            </w:r>
            <w:r w:rsidRPr="00060444">
              <w:rPr>
                <w:rFonts w:cs="CordiaUPC"/>
              </w:rPr>
              <w:t xml:space="preserve"> Package Duration Unit</w:t>
            </w:r>
            <w:r w:rsidR="00A53AFE">
              <w:rPr>
                <w:rFonts w:cs="Angsana New"/>
                <w:cs/>
              </w:rPr>
              <w:t xml:space="preserve"> </w:t>
            </w:r>
            <w:r w:rsidRPr="00A53AFE" w:rsidR="00A53AFE">
              <w:rPr>
                <w:rFonts w:cs="CordiaUPC"/>
              </w:rPr>
              <w:t xml:space="preserve">when Duration Type is </w:t>
            </w:r>
            <w:r w:rsidRPr="00A53AFE" w:rsidR="00A53AFE">
              <w:rPr>
                <w:rFonts w:cs="Angsana New"/>
                <w:cs/>
              </w:rPr>
              <w:t>“</w:t>
            </w:r>
            <w:r w:rsidRPr="00A53AFE" w:rsidR="00A53AFE">
              <w:rPr>
                <w:rFonts w:cs="CordiaUPC"/>
              </w:rPr>
              <w:t>Depend on Package</w:t>
            </w:r>
            <w:r w:rsidRPr="00A53AFE" w:rsidR="00A53AFE">
              <w:rPr>
                <w:rFonts w:cs="Angsana New"/>
                <w:cs/>
              </w:rPr>
              <w:t>”.</w:t>
            </w:r>
          </w:p>
        </w:tc>
        <w:tc>
          <w:tcPr>
            <w:tcW w:w="1861" w:type="pct"/>
          </w:tcPr>
          <w:p w:rsidRPr="008979A8" w:rsidR="00F95790" w:rsidP="0065083A" w:rsidRDefault="00A53AFE" w14:paraId="41B447AF" w14:textId="421D1710">
            <w:pPr>
              <w:rPr>
                <w:rFonts w:cs="CordiaUPC"/>
                <w:cs/>
              </w:rPr>
            </w:pPr>
            <w:r w:rsidRPr="00A53AFE">
              <w:rPr>
                <w:rFonts w:cs="Angsana New"/>
                <w:cs/>
              </w:rPr>
              <w:t xml:space="preserve">ถ้า </w:t>
            </w:r>
            <w:r w:rsidRPr="00A53AFE">
              <w:rPr>
                <w:rFonts w:cs="CordiaUPC"/>
              </w:rPr>
              <w:t xml:space="preserve">Duration Type </w:t>
            </w:r>
            <w:r w:rsidRPr="00A53AFE">
              <w:rPr>
                <w:rFonts w:cs="Angsana New"/>
                <w:cs/>
              </w:rPr>
              <w:t>เท่ากับ “</w:t>
            </w:r>
            <w:r w:rsidRPr="00A53AFE">
              <w:rPr>
                <w:rFonts w:cs="CordiaUPC"/>
              </w:rPr>
              <w:t>Depend on Package</w:t>
            </w:r>
            <w:r w:rsidRPr="00A53AFE">
              <w:rPr>
                <w:rFonts w:cs="Angsana New"/>
                <w:cs/>
              </w:rPr>
              <w:t xml:space="preserve">” ดังนั้น </w:t>
            </w:r>
            <w:r w:rsidRPr="008979A8" w:rsidR="00F95790">
              <w:rPr>
                <w:rFonts w:cs="CordiaUPC"/>
              </w:rPr>
              <w:t xml:space="preserve">Duration Unit  </w:t>
            </w:r>
            <w:r w:rsidRPr="008979A8" w:rsidR="00F95790">
              <w:rPr>
                <w:rFonts w:cs="Angsana New"/>
                <w:cs/>
              </w:rPr>
              <w:t xml:space="preserve">จะต้องมีค่าเท่ากับ </w:t>
            </w:r>
            <w:r w:rsidRPr="008979A8" w:rsidR="00F95790">
              <w:rPr>
                <w:rFonts w:cs="CordiaUPC"/>
              </w:rPr>
              <w:t>Package</w:t>
            </w:r>
            <w:r w:rsidRPr="008979A8" w:rsidR="00F95790">
              <w:rPr>
                <w:rFonts w:cs="Angsana New"/>
                <w:cs/>
              </w:rPr>
              <w:t xml:space="preserve"> </w:t>
            </w:r>
            <w:r w:rsidRPr="008979A8" w:rsidR="00F95790">
              <w:rPr>
                <w:rFonts w:cs="CordiaUPC"/>
              </w:rPr>
              <w:t>Duration Unit</w:t>
            </w:r>
          </w:p>
        </w:tc>
        <w:tc>
          <w:tcPr>
            <w:tcW w:w="735" w:type="pct"/>
          </w:tcPr>
          <w:p w:rsidRPr="00CD78B8" w:rsidR="00F95790" w:rsidP="0065083A" w:rsidRDefault="00F95790" w14:paraId="3C2EE6BB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F95790" w:rsidTr="00432CE9" w14:paraId="042E31D2" w14:textId="77777777">
        <w:tc>
          <w:tcPr>
            <w:tcW w:w="778" w:type="pct"/>
          </w:tcPr>
          <w:p w:rsidR="00F95790" w:rsidP="0065083A" w:rsidRDefault="00F95790" w14:paraId="047359F8" w14:textId="0C345AF8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hAnsi="CordiaUPC" w:cs="CordiaUPC"/>
                <w:sz w:val="28"/>
                <w:szCs w:val="28"/>
              </w:rPr>
              <w:t>00004</w:t>
            </w:r>
          </w:p>
        </w:tc>
        <w:tc>
          <w:tcPr>
            <w:tcW w:w="1626" w:type="pct"/>
          </w:tcPr>
          <w:p w:rsidRPr="00060444" w:rsidR="00F95790" w:rsidP="0065083A" w:rsidRDefault="00F95790" w14:paraId="584F2A2D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Bill Cycle Type is required when </w:t>
            </w:r>
            <w:r>
              <w:t>C</w:t>
            </w:r>
            <w:r w:rsidRPr="00766CC1">
              <w:t>ustomer</w:t>
            </w:r>
            <w:r>
              <w:rPr>
                <w:rFonts w:cs="Angsana New"/>
                <w:cs/>
              </w:rPr>
              <w:t xml:space="preserve"> </w:t>
            </w:r>
            <w:r w:rsidRPr="00766CC1">
              <w:t>Type</w:t>
            </w:r>
            <w:r>
              <w:t xml:space="preserve"> is </w:t>
            </w:r>
            <w:r>
              <w:rPr>
                <w:rFonts w:cs="Angsana New"/>
                <w:cs/>
              </w:rPr>
              <w:t>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>”.</w:t>
            </w:r>
          </w:p>
        </w:tc>
        <w:tc>
          <w:tcPr>
            <w:tcW w:w="1861" w:type="pct"/>
          </w:tcPr>
          <w:p w:rsidRPr="008979A8" w:rsidR="00F95790" w:rsidP="0065083A" w:rsidRDefault="00F95790" w14:paraId="7011EB31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ถ้า </w:t>
            </w:r>
            <w:r w:rsidRPr="00766CC1">
              <w:t>customerType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Pre</w:t>
            </w:r>
            <w:r>
              <w:rPr>
                <w:rFonts w:cs="Angsana New"/>
                <w:cs/>
              </w:rPr>
              <w:t>-</w:t>
            </w:r>
            <w:r>
              <w:rPr>
                <w:rFonts w:cs="CordiaUPC"/>
              </w:rP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ดังนั้น </w:t>
            </w:r>
            <w:r>
              <w:rPr>
                <w:rFonts w:cs="CordiaUPC"/>
              </w:rPr>
              <w:t xml:space="preserve">Bill Cycle Type </w:t>
            </w:r>
            <w:r>
              <w:rPr>
                <w:rFonts w:hint="cs" w:cs="Angsana New"/>
                <w:cs/>
              </w:rPr>
              <w:t xml:space="preserve">จะต้องเป็น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="00F95790" w:rsidP="0065083A" w:rsidRDefault="00F95790" w14:paraId="7A78B7C0" w14:textId="77777777">
            <w:pPr>
              <w:rPr>
                <w:rFonts w:cs="CordiaUPC"/>
                <w:szCs w:val="36"/>
              </w:rPr>
            </w:pPr>
            <w:r w:rsidRPr="001B0BC3">
              <w:rPr>
                <w:rFonts w:cs="CordiaUPC"/>
                <w:szCs w:val="36"/>
              </w:rPr>
              <w:t>Yes</w:t>
            </w:r>
          </w:p>
        </w:tc>
      </w:tr>
      <w:tr w:rsidR="00F95790" w:rsidTr="00432CE9" w14:paraId="33AC3309" w14:textId="77777777">
        <w:tc>
          <w:tcPr>
            <w:tcW w:w="778" w:type="pct"/>
          </w:tcPr>
          <w:p w:rsidR="00F95790" w:rsidP="0065083A" w:rsidRDefault="00F95790" w14:paraId="7B39FC82" w14:textId="077BA31C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hAnsi="CordiaUPC" w:cs="CordiaUPC"/>
                <w:sz w:val="28"/>
                <w:szCs w:val="28"/>
              </w:rPr>
              <w:t>00004</w:t>
            </w:r>
          </w:p>
        </w:tc>
        <w:tc>
          <w:tcPr>
            <w:tcW w:w="1626" w:type="pct"/>
          </w:tcPr>
          <w:p w:rsidRPr="00060444" w:rsidR="00F95790" w:rsidP="0065083A" w:rsidRDefault="00F95790" w14:paraId="7A990268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Bill Cycle Value is required when </w:t>
            </w:r>
            <w:r>
              <w:t>C</w:t>
            </w:r>
            <w:r w:rsidRPr="00766CC1">
              <w:t>ustomer</w:t>
            </w:r>
            <w:r>
              <w:rPr>
                <w:rFonts w:cs="Angsana New"/>
                <w:cs/>
              </w:rPr>
              <w:t xml:space="preserve"> </w:t>
            </w:r>
            <w:r w:rsidRPr="00766CC1">
              <w:t>Type</w:t>
            </w:r>
            <w:r>
              <w:t xml:space="preserve"> is </w:t>
            </w:r>
            <w:r>
              <w:rPr>
                <w:rFonts w:cs="Angsana New"/>
                <w:cs/>
              </w:rPr>
              <w:t>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>”.</w:t>
            </w:r>
          </w:p>
        </w:tc>
        <w:tc>
          <w:tcPr>
            <w:tcW w:w="1861" w:type="pct"/>
          </w:tcPr>
          <w:p w:rsidRPr="008979A8" w:rsidR="00F95790" w:rsidP="0065083A" w:rsidRDefault="00F95790" w14:paraId="5AFE414C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ถ้า </w:t>
            </w:r>
            <w:r w:rsidRPr="00766CC1">
              <w:t>customerType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Pre</w:t>
            </w:r>
            <w:r>
              <w:rPr>
                <w:rFonts w:cs="Angsana New"/>
                <w:cs/>
              </w:rPr>
              <w:t>-</w:t>
            </w:r>
            <w:r>
              <w:rPr>
                <w:rFonts w:cs="CordiaUPC"/>
              </w:rP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ดังนั้น </w:t>
            </w:r>
            <w:r>
              <w:rPr>
                <w:rFonts w:cs="CordiaUPC"/>
              </w:rPr>
              <w:t xml:space="preserve">Bill Cycle Value </w:t>
            </w:r>
            <w:r>
              <w:rPr>
                <w:rFonts w:hint="cs" w:cs="Angsana New"/>
                <w:cs/>
              </w:rPr>
              <w:t xml:space="preserve">จะต้องเป็น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="00F95790" w:rsidP="0065083A" w:rsidRDefault="00F95790" w14:paraId="671BE1A4" w14:textId="77777777">
            <w:pPr>
              <w:rPr>
                <w:rFonts w:cs="CordiaUPC"/>
                <w:szCs w:val="36"/>
              </w:rPr>
            </w:pPr>
            <w:r w:rsidRPr="001B0BC3">
              <w:rPr>
                <w:rFonts w:cs="CordiaUPC"/>
                <w:szCs w:val="36"/>
              </w:rPr>
              <w:t>Yes</w:t>
            </w:r>
          </w:p>
        </w:tc>
      </w:tr>
      <w:tr w:rsidR="00F95790" w:rsidTr="00432CE9" w14:paraId="288FDC4E" w14:textId="77777777">
        <w:tc>
          <w:tcPr>
            <w:tcW w:w="778" w:type="pct"/>
          </w:tcPr>
          <w:p w:rsidR="00F95790" w:rsidP="0065083A" w:rsidRDefault="00F95790" w14:paraId="702EADAB" w14:textId="23109120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hAnsi="CordiaUPC" w:cs="CordiaUPC"/>
                <w:sz w:val="28"/>
                <w:szCs w:val="28"/>
              </w:rPr>
              <w:t>00004</w:t>
            </w:r>
          </w:p>
        </w:tc>
        <w:tc>
          <w:tcPr>
            <w:tcW w:w="1626" w:type="pct"/>
          </w:tcPr>
          <w:p w:rsidRPr="00060444" w:rsidR="00F95790" w:rsidP="0065083A" w:rsidRDefault="00F95790" w14:paraId="49C96B50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Bill Cycle Unit is required when </w:t>
            </w:r>
            <w:r>
              <w:t>C</w:t>
            </w:r>
            <w:r w:rsidRPr="00766CC1">
              <w:t>ustomer</w:t>
            </w:r>
            <w:r>
              <w:rPr>
                <w:rFonts w:cs="Angsana New"/>
                <w:cs/>
              </w:rPr>
              <w:t xml:space="preserve"> </w:t>
            </w:r>
            <w:r w:rsidRPr="00766CC1">
              <w:t>Type</w:t>
            </w:r>
            <w:r>
              <w:t xml:space="preserve"> is </w:t>
            </w:r>
            <w:r>
              <w:rPr>
                <w:rFonts w:cs="Angsana New"/>
                <w:cs/>
              </w:rPr>
              <w:t>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>”.</w:t>
            </w:r>
          </w:p>
        </w:tc>
        <w:tc>
          <w:tcPr>
            <w:tcW w:w="1861" w:type="pct"/>
          </w:tcPr>
          <w:p w:rsidRPr="008979A8" w:rsidR="00F95790" w:rsidP="0065083A" w:rsidRDefault="00F95790" w14:paraId="4F26AF02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ถ้า </w:t>
            </w:r>
            <w:r w:rsidRPr="00766CC1">
              <w:t>customerType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Pre</w:t>
            </w:r>
            <w:r>
              <w:rPr>
                <w:rFonts w:cs="Angsana New"/>
                <w:cs/>
              </w:rPr>
              <w:t>-</w:t>
            </w:r>
            <w:r>
              <w:rPr>
                <w:rFonts w:cs="CordiaUPC"/>
              </w:rP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ดังนั้น </w:t>
            </w:r>
            <w:r>
              <w:rPr>
                <w:rFonts w:cs="CordiaUPC"/>
              </w:rPr>
              <w:t xml:space="preserve">Bill Cycle Unit </w:t>
            </w:r>
            <w:r>
              <w:rPr>
                <w:rFonts w:hint="cs" w:cs="Angsana New"/>
                <w:cs/>
              </w:rPr>
              <w:t xml:space="preserve">จะต้องเป็น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="00F95790" w:rsidP="0065083A" w:rsidRDefault="00F95790" w14:paraId="1A14BC7E" w14:textId="77777777">
            <w:pPr>
              <w:rPr>
                <w:rFonts w:cs="CordiaUPC"/>
                <w:szCs w:val="36"/>
              </w:rPr>
            </w:pPr>
            <w:r w:rsidRPr="001B0BC3">
              <w:rPr>
                <w:rFonts w:cs="CordiaUPC"/>
                <w:szCs w:val="36"/>
              </w:rPr>
              <w:t>Yes</w:t>
            </w:r>
          </w:p>
        </w:tc>
      </w:tr>
      <w:tr w:rsidR="00F95790" w:rsidTr="00432CE9" w14:paraId="431D3D6E" w14:textId="77777777">
        <w:tc>
          <w:tcPr>
            <w:tcW w:w="778" w:type="pct"/>
          </w:tcPr>
          <w:p w:rsidRPr="000E5AB7" w:rsidR="00F95790" w:rsidP="0065083A" w:rsidRDefault="00F95790" w14:paraId="32036E75" w14:textId="77777777">
            <w:pPr>
              <w:rPr>
                <w:rFonts w:cs="CordiaUPC"/>
              </w:rPr>
            </w:pPr>
            <w:r w:rsidRPr="00C40991">
              <w:t>00023</w:t>
            </w:r>
          </w:p>
        </w:tc>
        <w:tc>
          <w:tcPr>
            <w:tcW w:w="1626" w:type="pct"/>
          </w:tcPr>
          <w:p w:rsidR="00F95790" w:rsidP="0065083A" w:rsidRDefault="00F95790" w14:paraId="48B15B57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Bill Cycle Value</w:t>
            </w:r>
            <w:r>
              <w:t xml:space="preserve"> must be Integer </w:t>
            </w:r>
            <w:r>
              <w:rPr>
                <w:rFonts w:cs="Angsana New"/>
                <w:cs/>
              </w:rPr>
              <w:t>(</w:t>
            </w:r>
            <w:r>
              <w:t>Min 1, Max 99,999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1861" w:type="pct"/>
          </w:tcPr>
          <w:p w:rsidR="00F95790" w:rsidP="0065083A" w:rsidRDefault="00F95790" w14:paraId="5709F477" w14:textId="25634446">
            <w:pPr>
              <w:rPr>
                <w:rFonts w:cs="CordiaUPC"/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billCycleValue </w:t>
            </w:r>
            <w:r>
              <w:rPr>
                <w:rFonts w:hint="cs"/>
                <w:cs/>
              </w:rPr>
              <w:t xml:space="preserve">มีค่า ดังนั้น </w:t>
            </w:r>
            <w:r>
              <w:t xml:space="preserve">billCycleValue </w:t>
            </w:r>
            <w:r>
              <w:rPr>
                <w:rFonts w:hint="cs"/>
                <w:cs/>
              </w:rPr>
              <w:t xml:space="preserve">จะต้องเป็นจำนวนเต็มและมีค่าอยู่ในช่วง </w:t>
            </w:r>
            <w:r>
              <w:t xml:space="preserve">1 </w:t>
            </w:r>
            <w:r w:rsidR="00FF6536">
              <w:rPr>
                <w:rFonts w:cs="Angsana New"/>
                <w:cs/>
              </w:rPr>
              <w:t>–</w:t>
            </w:r>
            <w:r>
              <w:rPr>
                <w:rFonts w:cs="Angsana New"/>
                <w:cs/>
              </w:rPr>
              <w:t xml:space="preserve"> </w:t>
            </w:r>
            <w:r>
              <w:t>99,999</w:t>
            </w:r>
          </w:p>
        </w:tc>
        <w:tc>
          <w:tcPr>
            <w:tcW w:w="735" w:type="pct"/>
          </w:tcPr>
          <w:p w:rsidRPr="001B0BC3" w:rsidR="00F95790" w:rsidP="0065083A" w:rsidRDefault="00F95790" w14:paraId="33F46D98" w14:textId="77777777">
            <w:pPr>
              <w:rPr>
                <w:rFonts w:cs="CordiaUPC"/>
                <w:szCs w:val="36"/>
              </w:rPr>
            </w:pPr>
          </w:p>
        </w:tc>
      </w:tr>
      <w:tr w:rsidR="00F95790" w:rsidTr="00432CE9" w14:paraId="75397BAE" w14:textId="77777777">
        <w:tc>
          <w:tcPr>
            <w:tcW w:w="778" w:type="pct"/>
          </w:tcPr>
          <w:p w:rsidRPr="000E5AB7" w:rsidR="00F95790" w:rsidP="0065083A" w:rsidRDefault="00F95790" w14:paraId="53CA7D4D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0001</w:t>
            </w:r>
            <w:r>
              <w:rPr>
                <w:rFonts w:ascii="CordiaUPC" w:hAnsi="CordiaUPC" w:cs="CordiaUPC"/>
                <w:sz w:val="28"/>
                <w:szCs w:val="28"/>
              </w:rPr>
              <w:t>6</w:t>
            </w:r>
          </w:p>
        </w:tc>
        <w:tc>
          <w:tcPr>
            <w:tcW w:w="1626" w:type="pct"/>
          </w:tcPr>
          <w:p w:rsidR="00F95790" w:rsidP="0065083A" w:rsidRDefault="00F95790" w14:paraId="1A35D2BC" w14:textId="3585CED0">
            <w:pPr>
              <w:rPr>
                <w:rFonts w:cs="CordiaUPC"/>
              </w:rPr>
            </w:pPr>
            <w:r>
              <w:rPr>
                <w:rFonts w:cs="CordiaUPC"/>
              </w:rPr>
              <w:t>Bill Cycle Value</w:t>
            </w:r>
            <w:r>
              <w:rPr>
                <w:rFonts w:cs="Angsana New"/>
                <w:cs/>
              </w:rPr>
              <w:t xml:space="preserve"> </w:t>
            </w:r>
            <w:r w:rsidRPr="00060444">
              <w:rPr>
                <w:rFonts w:cs="CordiaUPC"/>
                <w:bCs/>
              </w:rPr>
              <w:t>must be equal to</w:t>
            </w:r>
            <w:r w:rsidRPr="00060444">
              <w:rPr>
                <w:rFonts w:cs="CordiaUPC"/>
              </w:rPr>
              <w:t xml:space="preserve"> Package Duration when </w:t>
            </w:r>
            <w:r>
              <w:rPr>
                <w:rFonts w:cs="CordiaUPC"/>
              </w:rPr>
              <w:t xml:space="preserve">Bill Cycle </w:t>
            </w:r>
            <w:r w:rsidRPr="00060444">
              <w:rPr>
                <w:rFonts w:cs="CordiaUPC"/>
              </w:rPr>
              <w:t xml:space="preserve">Type is </w:t>
            </w:r>
            <w:r w:rsidRPr="00060444">
              <w:rPr>
                <w:rFonts w:cs="Angsana New"/>
                <w:cs/>
              </w:rPr>
              <w:t>“</w:t>
            </w:r>
            <w:r w:rsidRPr="00060444">
              <w:rPr>
                <w:rFonts w:cs="CordiaUPC"/>
              </w:rPr>
              <w:t>Depend on Package</w:t>
            </w:r>
            <w:r w:rsidRPr="00060444">
              <w:rPr>
                <w:rFonts w:cs="Angsana New"/>
                <w:cs/>
              </w:rPr>
              <w:t>”</w:t>
            </w:r>
          </w:p>
        </w:tc>
        <w:tc>
          <w:tcPr>
            <w:tcW w:w="1861" w:type="pct"/>
          </w:tcPr>
          <w:p w:rsidR="00F95790" w:rsidP="0065083A" w:rsidRDefault="00F95790" w14:paraId="1DE22F05" w14:textId="77777777">
            <w:pPr>
              <w:rPr>
                <w:rFonts w:cs="CordiaUPC"/>
                <w:cs/>
              </w:rPr>
            </w:pPr>
            <w:r w:rsidRPr="008979A8">
              <w:rPr>
                <w:rFonts w:cs="Angsana New"/>
                <w:cs/>
              </w:rPr>
              <w:t xml:space="preserve">ถ้า </w:t>
            </w:r>
            <w:r>
              <w:rPr>
                <w:rFonts w:cs="CordiaUPC"/>
              </w:rPr>
              <w:t>Bill Cycle</w:t>
            </w:r>
            <w:r w:rsidRPr="008979A8">
              <w:rPr>
                <w:rFonts w:cs="CordiaUPC"/>
              </w:rPr>
              <w:t xml:space="preserve"> Type </w:t>
            </w:r>
            <w:r w:rsidRPr="008979A8">
              <w:rPr>
                <w:rFonts w:cs="Angsana New"/>
                <w:cs/>
              </w:rPr>
              <w:t>เท่ากับ “</w:t>
            </w:r>
            <w:r w:rsidRPr="008979A8">
              <w:rPr>
                <w:rFonts w:cs="CordiaUPC"/>
              </w:rPr>
              <w:t>Depend on Package</w:t>
            </w:r>
            <w:r w:rsidRPr="008979A8">
              <w:rPr>
                <w:rFonts w:cs="Angsana New"/>
                <w:cs/>
              </w:rPr>
              <w:t xml:space="preserve">” ดังนั้น </w:t>
            </w:r>
            <w:r>
              <w:rPr>
                <w:rFonts w:cs="CordiaUPC"/>
              </w:rPr>
              <w:t>Bill Cycle Value</w:t>
            </w:r>
            <w:r w:rsidRPr="008979A8">
              <w:rPr>
                <w:rFonts w:cs="Angsana New"/>
                <w:cs/>
              </w:rPr>
              <w:t xml:space="preserve"> จะต้องมีค่าเท่ากับ </w:t>
            </w:r>
            <w:r w:rsidRPr="008979A8">
              <w:rPr>
                <w:rFonts w:cs="CordiaUPC"/>
              </w:rPr>
              <w:t>Package</w:t>
            </w:r>
            <w:r w:rsidRPr="008979A8">
              <w:rPr>
                <w:rFonts w:cs="Angsana New"/>
                <w:cs/>
              </w:rPr>
              <w:t xml:space="preserve"> </w:t>
            </w:r>
            <w:r>
              <w:rPr>
                <w:rFonts w:cs="CordiaUPC"/>
              </w:rPr>
              <w:t>Bill Cycle</w:t>
            </w:r>
          </w:p>
        </w:tc>
        <w:tc>
          <w:tcPr>
            <w:tcW w:w="735" w:type="pct"/>
          </w:tcPr>
          <w:p w:rsidRPr="001B0BC3" w:rsidR="00F95790" w:rsidP="0065083A" w:rsidRDefault="00F95790" w14:paraId="0932998D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F95790" w:rsidTr="00432CE9" w14:paraId="3E43A92C" w14:textId="77777777">
        <w:tc>
          <w:tcPr>
            <w:tcW w:w="778" w:type="pct"/>
          </w:tcPr>
          <w:p w:rsidRPr="000E5AB7" w:rsidR="00F95790" w:rsidP="0065083A" w:rsidRDefault="00F95790" w14:paraId="394AAAA9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0001</w:t>
            </w:r>
            <w:r>
              <w:rPr>
                <w:rFonts w:ascii="CordiaUPC" w:hAnsi="CordiaUPC" w:cs="CordiaUPC"/>
                <w:sz w:val="28"/>
                <w:szCs w:val="28"/>
              </w:rPr>
              <w:t>6</w:t>
            </w:r>
          </w:p>
        </w:tc>
        <w:tc>
          <w:tcPr>
            <w:tcW w:w="1626" w:type="pct"/>
          </w:tcPr>
          <w:p w:rsidR="00F95790" w:rsidP="0065083A" w:rsidRDefault="00F95790" w14:paraId="0081F754" w14:textId="4680001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Bill Cycle Unit </w:t>
            </w:r>
            <w:r w:rsidRPr="00060444">
              <w:rPr>
                <w:rFonts w:cs="CordiaUPC"/>
                <w:bCs/>
              </w:rPr>
              <w:t>must be equal to</w:t>
            </w:r>
            <w:r w:rsidRPr="00060444">
              <w:rPr>
                <w:rFonts w:cs="CordiaUPC"/>
              </w:rPr>
              <w:t xml:space="preserve"> Package Duration when </w:t>
            </w:r>
            <w:r>
              <w:rPr>
                <w:rFonts w:cs="CordiaUPC"/>
              </w:rPr>
              <w:t xml:space="preserve">Bill Cycle </w:t>
            </w:r>
            <w:r w:rsidRPr="00060444">
              <w:rPr>
                <w:rFonts w:cs="CordiaUPC"/>
              </w:rPr>
              <w:t xml:space="preserve">Type is </w:t>
            </w:r>
            <w:r w:rsidRPr="00060444">
              <w:rPr>
                <w:rFonts w:cs="Angsana New"/>
                <w:cs/>
              </w:rPr>
              <w:t>“</w:t>
            </w:r>
            <w:r w:rsidRPr="00060444">
              <w:rPr>
                <w:rFonts w:cs="CordiaUPC"/>
              </w:rPr>
              <w:t>Depend on Package</w:t>
            </w:r>
            <w:r w:rsidRPr="00060444">
              <w:rPr>
                <w:rFonts w:cs="Angsana New"/>
                <w:cs/>
              </w:rPr>
              <w:t>”</w:t>
            </w:r>
          </w:p>
        </w:tc>
        <w:tc>
          <w:tcPr>
            <w:tcW w:w="1861" w:type="pct"/>
          </w:tcPr>
          <w:p w:rsidR="00F95790" w:rsidP="0065083A" w:rsidRDefault="00F95790" w14:paraId="14FA1481" w14:textId="77777777">
            <w:pPr>
              <w:rPr>
                <w:rFonts w:cs="CordiaUPC"/>
                <w:cs/>
              </w:rPr>
            </w:pPr>
            <w:r w:rsidRPr="008979A8">
              <w:rPr>
                <w:rFonts w:cs="Angsana New"/>
                <w:cs/>
              </w:rPr>
              <w:t xml:space="preserve">ถ้า </w:t>
            </w:r>
            <w:r>
              <w:rPr>
                <w:rFonts w:cs="CordiaUPC"/>
              </w:rPr>
              <w:t>Bill Cycle</w:t>
            </w:r>
            <w:r w:rsidRPr="008979A8">
              <w:rPr>
                <w:rFonts w:cs="CordiaUPC"/>
              </w:rPr>
              <w:t xml:space="preserve"> Type </w:t>
            </w:r>
            <w:r w:rsidRPr="008979A8">
              <w:rPr>
                <w:rFonts w:cs="Angsana New"/>
                <w:cs/>
              </w:rPr>
              <w:t>เท่ากับ “</w:t>
            </w:r>
            <w:r w:rsidRPr="008979A8">
              <w:rPr>
                <w:rFonts w:cs="CordiaUPC"/>
              </w:rPr>
              <w:t>Depend on Package</w:t>
            </w:r>
            <w:r w:rsidRPr="008979A8">
              <w:rPr>
                <w:rFonts w:cs="Angsana New"/>
                <w:cs/>
              </w:rPr>
              <w:t xml:space="preserve">” ดังนั้น </w:t>
            </w:r>
            <w:r>
              <w:rPr>
                <w:rFonts w:cs="CordiaUPC"/>
              </w:rPr>
              <w:t>Bill Cycle Unit</w:t>
            </w:r>
            <w:r w:rsidRPr="008979A8">
              <w:rPr>
                <w:rFonts w:cs="Angsana New"/>
                <w:cs/>
              </w:rPr>
              <w:t xml:space="preserve"> จะต้องมีค่าเท่ากับ </w:t>
            </w:r>
            <w:r w:rsidRPr="008979A8">
              <w:rPr>
                <w:rFonts w:cs="CordiaUPC"/>
              </w:rPr>
              <w:t>Package</w:t>
            </w:r>
            <w:r w:rsidRPr="008979A8">
              <w:rPr>
                <w:rFonts w:cs="Angsana New"/>
                <w:cs/>
              </w:rPr>
              <w:t xml:space="preserve"> </w:t>
            </w:r>
            <w:r>
              <w:rPr>
                <w:rFonts w:cs="CordiaUPC"/>
              </w:rPr>
              <w:t>Bill Cycle Unit</w:t>
            </w:r>
          </w:p>
        </w:tc>
        <w:tc>
          <w:tcPr>
            <w:tcW w:w="735" w:type="pct"/>
          </w:tcPr>
          <w:p w:rsidRPr="001B0BC3" w:rsidR="00F95790" w:rsidP="0065083A" w:rsidRDefault="00F95790" w14:paraId="58F15B2D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</w:tbl>
    <w:p w:rsidRPr="008979A8" w:rsidR="00432CE9" w:rsidP="00BB3F68" w:rsidRDefault="00432CE9" w14:paraId="44BDDAA5" w14:textId="77777777">
      <w:pPr>
        <w:pStyle w:val="Heading3"/>
        <w:numPr>
          <w:ilvl w:val="0"/>
          <w:numId w:val="119"/>
        </w:numPr>
        <w:spacing w:after="240"/>
        <w:rPr>
          <w:rFonts w:ascii="CordiaUPC" w:hAnsi="CordiaUPC" w:cs="CordiaUPC"/>
          <w:sz w:val="32"/>
          <w:szCs w:val="32"/>
        </w:rPr>
      </w:pPr>
      <w:r w:rsidRPr="008979A8">
        <w:rPr>
          <w:rFonts w:ascii="CordiaUPC" w:hAnsi="CordiaUPC" w:cs="CordiaUPC"/>
          <w:sz w:val="32"/>
          <w:szCs w:val="32"/>
        </w:rPr>
        <w:t>Mapping to DB</w:t>
      </w:r>
    </w:p>
    <w:tbl>
      <w:tblPr>
        <w:tblW w:w="4977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348"/>
        <w:gridCol w:w="2486"/>
        <w:gridCol w:w="4141"/>
      </w:tblGrid>
      <w:tr w:rsidRPr="008979A8" w:rsidR="00432CE9" w:rsidTr="00432CE9" w14:paraId="7EAA7DC6" w14:textId="77777777">
        <w:trPr>
          <w:cantSplit/>
          <w:tblHeader/>
        </w:trPr>
        <w:tc>
          <w:tcPr>
            <w:tcW w:w="1308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432CE9" w:rsidP="00432CE9" w:rsidRDefault="00432CE9" w14:paraId="4279C7BB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Database Table</w:t>
            </w:r>
          </w:p>
        </w:tc>
        <w:tc>
          <w:tcPr>
            <w:tcW w:w="1385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432CE9" w:rsidP="00432CE9" w:rsidRDefault="00432CE9" w14:paraId="54F017F7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Database Column</w:t>
            </w:r>
          </w:p>
        </w:tc>
        <w:tc>
          <w:tcPr>
            <w:tcW w:w="2307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432CE9" w:rsidP="00432CE9" w:rsidRDefault="00432CE9" w14:paraId="19D44011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Field on Screen</w:t>
            </w:r>
          </w:p>
        </w:tc>
      </w:tr>
      <w:tr w:rsidRPr="008979A8" w:rsidR="008226BF" w:rsidTr="00432CE9" w14:paraId="6850664D" w14:textId="77777777">
        <w:tc>
          <w:tcPr>
            <w:tcW w:w="1308" w:type="pct"/>
            <w:vMerge w:val="restart"/>
          </w:tcPr>
          <w:p w:rsidRPr="008979A8" w:rsidR="008226BF" w:rsidP="00432CE9" w:rsidRDefault="008226BF" w14:paraId="6DA81E92" w14:textId="679D40F6">
            <w:pPr>
              <w:rPr>
                <w:rFonts w:cs="CordiaUPC"/>
              </w:rPr>
            </w:pPr>
            <w:r>
              <w:t>MASS_VOICE_B_NUMBER</w:t>
            </w:r>
          </w:p>
        </w:tc>
        <w:tc>
          <w:tcPr>
            <w:tcW w:w="1385" w:type="pct"/>
          </w:tcPr>
          <w:p w:rsidRPr="008979A8" w:rsidR="008226BF" w:rsidP="00432CE9" w:rsidRDefault="008226BF" w14:paraId="65A9BACD" w14:textId="77777777">
            <w:pPr>
              <w:spacing w:after="0"/>
              <w:rPr>
                <w:rFonts w:cs="CordiaUPC"/>
              </w:rPr>
            </w:pPr>
            <w:r>
              <w:rPr>
                <w:szCs w:val="36"/>
              </w:rPr>
              <w:t>ROW_ID</w:t>
            </w:r>
          </w:p>
        </w:tc>
        <w:tc>
          <w:tcPr>
            <w:tcW w:w="2307" w:type="pct"/>
          </w:tcPr>
          <w:p w:rsidR="008226BF" w:rsidP="00432CE9" w:rsidRDefault="008226BF" w14:paraId="3B703CBD" w14:textId="77777777">
            <w:pPr>
              <w:spacing w:after="0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ครั้งแรก</w:t>
            </w:r>
          </w:p>
          <w:p w:rsidR="008226BF" w:rsidP="00432CE9" w:rsidRDefault="008226BF" w14:paraId="5BD6F893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ให้ระบบ </w:t>
            </w:r>
            <w:r>
              <w:rPr>
                <w:rFonts w:cs="CordiaUPC"/>
              </w:rPr>
              <w:t xml:space="preserve">Auto Generate </w:t>
            </w:r>
          </w:p>
          <w:p w:rsidR="008226BF" w:rsidP="00432CE9" w:rsidRDefault="008226BF" w14:paraId="610AF80A" w14:textId="77777777">
            <w:pPr>
              <w:spacing w:after="0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ครั้งถัดไป</w:t>
            </w:r>
          </w:p>
          <w:p w:rsidRPr="008979A8" w:rsidR="008226BF" w:rsidP="00432CE9" w:rsidRDefault="008226BF" w14:paraId="7CDA9343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ให้ใช้ </w:t>
            </w:r>
            <w:r>
              <w:rPr>
                <w:rFonts w:cs="CordiaUPC"/>
              </w:rPr>
              <w:t xml:space="preserve">Row ID </w:t>
            </w:r>
            <w:r>
              <w:rPr>
                <w:rFonts w:hint="cs" w:cs="Angsana New"/>
                <w:cs/>
              </w:rPr>
              <w:t>เดิม</w:t>
            </w:r>
          </w:p>
        </w:tc>
      </w:tr>
      <w:tr w:rsidRPr="008979A8" w:rsidR="008226BF" w:rsidTr="00432CE9" w14:paraId="479E0D1B" w14:textId="77777777">
        <w:tc>
          <w:tcPr>
            <w:tcW w:w="1308" w:type="pct"/>
            <w:vMerge/>
          </w:tcPr>
          <w:p w:rsidRPr="008979A8" w:rsidR="008226BF" w:rsidP="00432CE9" w:rsidRDefault="008226BF" w14:paraId="6F7186A4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8226BF" w:rsidP="00432CE9" w:rsidRDefault="008226BF" w14:paraId="71472647" w14:textId="77777777">
            <w:pPr>
              <w:spacing w:after="0"/>
              <w:rPr>
                <w:rFonts w:cs="CordiaUPC"/>
              </w:rPr>
            </w:pPr>
            <w:r>
              <w:t>REFERENCE</w:t>
            </w:r>
            <w:r>
              <w:rPr>
                <w:szCs w:val="36"/>
              </w:rPr>
              <w:t>_ROW_ID</w:t>
            </w:r>
          </w:p>
        </w:tc>
        <w:tc>
          <w:tcPr>
            <w:tcW w:w="2307" w:type="pct"/>
          </w:tcPr>
          <w:p w:rsidRPr="008979A8" w:rsidR="008226BF" w:rsidP="00432CE9" w:rsidRDefault="008226BF" w14:paraId="519476CA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>ให้</w:t>
            </w:r>
            <w:r w:rsidRPr="008979A8">
              <w:rPr>
                <w:rFonts w:cs="Angsana New"/>
                <w:cs/>
              </w:rPr>
              <w:t>ใช้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CordiaUPC"/>
              </w:rPr>
              <w:t>MASS_PO_DETAIL</w:t>
            </w:r>
            <w:r w:rsidRPr="008979A8">
              <w:rPr>
                <w:rFonts w:cs="Angsana New"/>
                <w:cs/>
              </w:rPr>
              <w:t>.</w:t>
            </w:r>
            <w:r w:rsidRPr="008979A8">
              <w:rPr>
                <w:rFonts w:cs="CordiaUPC"/>
              </w:rPr>
              <w:t>ROW_ID</w:t>
            </w:r>
            <w:r>
              <w:rPr>
                <w:rFonts w:hint="cs" w:cs="Angsana New"/>
                <w:cs/>
              </w:rPr>
              <w:t xml:space="preserve"> เดิม</w:t>
            </w:r>
          </w:p>
        </w:tc>
      </w:tr>
      <w:tr w:rsidRPr="008979A8" w:rsidR="008226BF" w:rsidTr="00432CE9" w14:paraId="42045376" w14:textId="77777777">
        <w:tc>
          <w:tcPr>
            <w:tcW w:w="1308" w:type="pct"/>
            <w:vMerge/>
          </w:tcPr>
          <w:p w:rsidRPr="008979A8" w:rsidR="008226BF" w:rsidP="00432CE9" w:rsidRDefault="008226BF" w14:paraId="1569A9F7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8226BF" w:rsidP="00432CE9" w:rsidRDefault="008226BF" w14:paraId="11AA2474" w14:textId="77777777">
            <w:pPr>
              <w:spacing w:after="0"/>
              <w:rPr>
                <w:rFonts w:cs="CordiaUPC"/>
              </w:rPr>
            </w:pPr>
            <w:r>
              <w:rPr>
                <w:szCs w:val="36"/>
              </w:rPr>
              <w:t>FREE_RESOURCE_TYPE</w:t>
            </w:r>
          </w:p>
        </w:tc>
        <w:tc>
          <w:tcPr>
            <w:tcW w:w="2307" w:type="pct"/>
          </w:tcPr>
          <w:p w:rsidR="008226BF" w:rsidP="00432CE9" w:rsidRDefault="008226BF" w14:paraId="474520B3" w14:textId="77777777">
            <w:pPr>
              <w:rPr>
                <w:rFonts w:cs="CordiaUPC"/>
                <w:cs/>
              </w:rPr>
            </w:pPr>
            <w:r w:rsidRPr="008979A8">
              <w:rPr>
                <w:rFonts w:cs="Angsana New"/>
                <w:cs/>
              </w:rPr>
              <w:t xml:space="preserve">ให้ </w:t>
            </w:r>
            <w:r w:rsidRPr="008979A8">
              <w:rPr>
                <w:rFonts w:cs="CordiaUPC"/>
              </w:rPr>
              <w:t xml:space="preserve">Default </w:t>
            </w:r>
            <w:r w:rsidRPr="008979A8">
              <w:rPr>
                <w:rFonts w:cs="Angsana New"/>
                <w:cs/>
              </w:rPr>
              <w:t>ค่าเป็น “</w:t>
            </w:r>
            <w:r w:rsidRPr="008979A8">
              <w:rPr>
                <w:rFonts w:cs="CordiaUPC"/>
              </w:rPr>
              <w:t>Product Pricing</w:t>
            </w:r>
            <w:r w:rsidRPr="008979A8">
              <w:rPr>
                <w:rFonts w:cs="Angsana New"/>
                <w:cs/>
              </w:rPr>
              <w:t>”</w:t>
            </w:r>
          </w:p>
        </w:tc>
      </w:tr>
      <w:tr w:rsidRPr="008979A8" w:rsidR="008226BF" w:rsidTr="00432CE9" w14:paraId="62CE6A69" w14:textId="77777777">
        <w:tc>
          <w:tcPr>
            <w:tcW w:w="1308" w:type="pct"/>
            <w:vMerge/>
          </w:tcPr>
          <w:p w:rsidRPr="008979A8" w:rsidR="008226BF" w:rsidP="001505FE" w:rsidRDefault="008226BF" w14:paraId="3B02A6F1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8226BF" w:rsidP="001505FE" w:rsidRDefault="008226BF" w14:paraId="6FCB338E" w14:textId="4404ED66">
            <w:pPr>
              <w:spacing w:after="0"/>
              <w:rPr>
                <w:rFonts w:cs="CordiaUPC"/>
              </w:rPr>
            </w:pPr>
            <w:r>
              <w:rPr>
                <w:szCs w:val="36"/>
              </w:rPr>
              <w:t>B_NUMBER_TYPE</w:t>
            </w:r>
          </w:p>
        </w:tc>
        <w:tc>
          <w:tcPr>
            <w:tcW w:w="2307" w:type="pct"/>
          </w:tcPr>
          <w:p w:rsidRPr="008979A8" w:rsidR="008226BF" w:rsidP="001505FE" w:rsidRDefault="008226BF" w14:paraId="6185BDC7" w14:textId="1782511A">
            <w:pPr>
              <w:rPr>
                <w:rFonts w:cs="CordiaUPC"/>
              </w:rPr>
            </w:pPr>
            <w:r>
              <w:rPr>
                <w:rFonts w:cs="CordiaUPC"/>
              </w:rPr>
              <w:t>bNumberType</w:t>
            </w:r>
          </w:p>
        </w:tc>
      </w:tr>
      <w:tr w:rsidRPr="008979A8" w:rsidR="008226BF" w:rsidTr="00432CE9" w14:paraId="0EB76A41" w14:textId="77777777">
        <w:tc>
          <w:tcPr>
            <w:tcW w:w="1308" w:type="pct"/>
            <w:vMerge/>
          </w:tcPr>
          <w:p w:rsidRPr="008979A8" w:rsidR="008226BF" w:rsidP="001505FE" w:rsidRDefault="008226BF" w14:paraId="23D5264C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8226BF" w:rsidP="001505FE" w:rsidRDefault="008226BF" w14:paraId="432AF785" w14:textId="0C143B73">
            <w:pPr>
              <w:spacing w:after="0"/>
              <w:rPr>
                <w:rFonts w:cs="CordiaUPC"/>
              </w:rPr>
            </w:pPr>
            <w:r>
              <w:t>B_RATE_EXC_VAT</w:t>
            </w:r>
          </w:p>
        </w:tc>
        <w:tc>
          <w:tcPr>
            <w:tcW w:w="2307" w:type="pct"/>
          </w:tcPr>
          <w:p w:rsidRPr="008979A8" w:rsidR="008226BF" w:rsidP="001505FE" w:rsidRDefault="008226BF" w14:paraId="62666ED9" w14:textId="7C0B232D">
            <w:pPr>
              <w:rPr>
                <w:rFonts w:cs="CordiaUPC"/>
              </w:rPr>
            </w:pPr>
            <w:r>
              <w:t>bRateExcVat</w:t>
            </w:r>
          </w:p>
        </w:tc>
      </w:tr>
      <w:tr w:rsidRPr="008979A8" w:rsidR="008226BF" w:rsidTr="00432CE9" w14:paraId="6783ED63" w14:textId="77777777">
        <w:tc>
          <w:tcPr>
            <w:tcW w:w="1308" w:type="pct"/>
            <w:vMerge/>
          </w:tcPr>
          <w:p w:rsidRPr="008979A8" w:rsidR="008226BF" w:rsidP="001505FE" w:rsidRDefault="008226BF" w14:paraId="2D73F6E9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8226BF" w:rsidP="001505FE" w:rsidRDefault="008226BF" w14:paraId="54D4246E" w14:textId="7F3952A3">
            <w:pPr>
              <w:spacing w:after="0"/>
              <w:rPr>
                <w:rFonts w:cs="CordiaUPC"/>
              </w:rPr>
            </w:pPr>
            <w:r>
              <w:t>B_RATE_EXC_VAT_UNIT</w:t>
            </w:r>
          </w:p>
        </w:tc>
        <w:tc>
          <w:tcPr>
            <w:tcW w:w="2307" w:type="pct"/>
          </w:tcPr>
          <w:p w:rsidRPr="008979A8" w:rsidR="008226BF" w:rsidP="001505FE" w:rsidRDefault="008226BF" w14:paraId="69867D5B" w14:textId="3B40A33A">
            <w:pPr>
              <w:rPr>
                <w:rFonts w:cs="CordiaUPC"/>
                <w:cs/>
              </w:rPr>
            </w:pPr>
            <w:r>
              <w:t>bRateUnit</w:t>
            </w:r>
          </w:p>
        </w:tc>
      </w:tr>
      <w:tr w:rsidRPr="008979A8" w:rsidR="008226BF" w:rsidTr="00432CE9" w14:paraId="0B16AA60" w14:textId="77777777">
        <w:tc>
          <w:tcPr>
            <w:tcW w:w="1308" w:type="pct"/>
            <w:vMerge/>
          </w:tcPr>
          <w:p w:rsidRPr="008979A8" w:rsidR="008226BF" w:rsidP="001505FE" w:rsidRDefault="008226BF" w14:paraId="4B36ED4B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8226BF" w:rsidP="001505FE" w:rsidRDefault="008226BF" w14:paraId="153A3987" w14:textId="55242954">
            <w:pPr>
              <w:spacing w:after="0"/>
              <w:rPr>
                <w:rFonts w:cs="CordiaUPC"/>
              </w:rPr>
            </w:pPr>
            <w:r>
              <w:t>B_RATE_INC_VAT</w:t>
            </w:r>
          </w:p>
        </w:tc>
        <w:tc>
          <w:tcPr>
            <w:tcW w:w="2307" w:type="pct"/>
          </w:tcPr>
          <w:p w:rsidRPr="008979A8" w:rsidR="008226BF" w:rsidP="001505FE" w:rsidRDefault="008226BF" w14:paraId="75BDBD5E" w14:textId="256E955F">
            <w:pPr>
              <w:rPr>
                <w:rFonts w:cs="CordiaUPC"/>
                <w:cs/>
              </w:rPr>
            </w:pPr>
            <w:r>
              <w:t>bRateIncVat</w:t>
            </w:r>
          </w:p>
        </w:tc>
      </w:tr>
      <w:tr w:rsidRPr="008979A8" w:rsidR="008226BF" w:rsidTr="00432CE9" w14:paraId="208A3DCD" w14:textId="77777777">
        <w:tc>
          <w:tcPr>
            <w:tcW w:w="1308" w:type="pct"/>
            <w:vMerge/>
          </w:tcPr>
          <w:p w:rsidRPr="008979A8" w:rsidR="008226BF" w:rsidP="001505FE" w:rsidRDefault="008226BF" w14:paraId="7F92D5A6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8226BF" w:rsidP="001505FE" w:rsidRDefault="008226BF" w14:paraId="3F1B4B06" w14:textId="67526DEE">
            <w:pPr>
              <w:spacing w:after="0"/>
              <w:rPr>
                <w:rFonts w:cs="CordiaUPC"/>
              </w:rPr>
            </w:pPr>
            <w:r>
              <w:t>B_RATE_INC_VAT_UNIT</w:t>
            </w:r>
          </w:p>
        </w:tc>
        <w:tc>
          <w:tcPr>
            <w:tcW w:w="2307" w:type="pct"/>
          </w:tcPr>
          <w:p w:rsidRPr="008979A8" w:rsidR="008226BF" w:rsidP="001505FE" w:rsidRDefault="008226BF" w14:paraId="1519F9A0" w14:textId="1FBF6763">
            <w:pPr>
              <w:rPr>
                <w:rFonts w:cs="CordiaUPC"/>
                <w:cs/>
              </w:rPr>
            </w:pPr>
            <w:r>
              <w:t>bRateUnit</w:t>
            </w:r>
          </w:p>
        </w:tc>
      </w:tr>
      <w:tr w:rsidRPr="008979A8" w:rsidR="008226BF" w:rsidTr="00432CE9" w14:paraId="3B57E75F" w14:textId="77777777">
        <w:tc>
          <w:tcPr>
            <w:tcW w:w="1308" w:type="pct"/>
            <w:vMerge/>
          </w:tcPr>
          <w:p w:rsidRPr="008979A8" w:rsidR="008226BF" w:rsidP="001505FE" w:rsidRDefault="008226BF" w14:paraId="7271B0AB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8226BF" w:rsidP="001505FE" w:rsidRDefault="008226BF" w14:paraId="0E93901A" w14:textId="60502B4F">
            <w:pPr>
              <w:spacing w:after="0"/>
              <w:rPr>
                <w:rFonts w:cs="CordiaUPC"/>
              </w:rPr>
            </w:pPr>
            <w:r>
              <w:rPr>
                <w:szCs w:val="36"/>
              </w:rPr>
              <w:t>B_FREE_CALL</w:t>
            </w:r>
          </w:p>
        </w:tc>
        <w:tc>
          <w:tcPr>
            <w:tcW w:w="2307" w:type="pct"/>
          </w:tcPr>
          <w:p w:rsidRPr="008979A8" w:rsidR="008226BF" w:rsidP="001505FE" w:rsidRDefault="008226BF" w14:paraId="4E0BF236" w14:textId="4670B92E">
            <w:pPr>
              <w:rPr>
                <w:rFonts w:cs="CordiaUPC"/>
                <w:cs/>
              </w:rPr>
            </w:pPr>
            <w:r>
              <w:rPr>
                <w:szCs w:val="36"/>
              </w:rPr>
              <w:t>bFreeCall</w:t>
            </w:r>
          </w:p>
        </w:tc>
      </w:tr>
      <w:tr w:rsidRPr="008979A8" w:rsidR="008226BF" w:rsidTr="00432CE9" w14:paraId="2B604FE4" w14:textId="77777777">
        <w:tc>
          <w:tcPr>
            <w:tcW w:w="1308" w:type="pct"/>
            <w:vMerge/>
          </w:tcPr>
          <w:p w:rsidRPr="008979A8" w:rsidR="008226BF" w:rsidP="001505FE" w:rsidRDefault="008226BF" w14:paraId="3653F49D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8226BF" w:rsidP="001505FE" w:rsidRDefault="008226BF" w14:paraId="4DDC015A" w14:textId="7E9A6C75">
            <w:pPr>
              <w:spacing w:after="0"/>
              <w:rPr>
                <w:rFonts w:cs="CordiaUPC"/>
              </w:rPr>
            </w:pPr>
            <w:r>
              <w:rPr>
                <w:szCs w:val="36"/>
              </w:rPr>
              <w:t>B_FREE_CALL_UNIT</w:t>
            </w:r>
          </w:p>
        </w:tc>
        <w:tc>
          <w:tcPr>
            <w:tcW w:w="2307" w:type="pct"/>
          </w:tcPr>
          <w:p w:rsidR="008226BF" w:rsidP="001505FE" w:rsidRDefault="008226BF" w14:paraId="0C2CBD21" w14:textId="2066C039">
            <w:pPr>
              <w:rPr>
                <w:rFonts w:cs="CordiaUPC"/>
              </w:rPr>
            </w:pPr>
            <w:r>
              <w:rPr>
                <w:szCs w:val="36"/>
              </w:rPr>
              <w:t>bFreeCallUnit</w:t>
            </w:r>
          </w:p>
        </w:tc>
      </w:tr>
      <w:tr w:rsidRPr="008979A8" w:rsidR="008226BF" w:rsidTr="00432CE9" w14:paraId="79D63ADC" w14:textId="77777777">
        <w:tc>
          <w:tcPr>
            <w:tcW w:w="1308" w:type="pct"/>
            <w:vMerge/>
          </w:tcPr>
          <w:p w:rsidRPr="008979A8" w:rsidR="008226BF" w:rsidP="001505FE" w:rsidRDefault="008226BF" w14:paraId="28E59A72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8226BF" w:rsidP="001505FE" w:rsidRDefault="008226BF" w14:paraId="0B62DF3C" w14:textId="053FC0E4">
            <w:pPr>
              <w:spacing w:after="0"/>
              <w:rPr>
                <w:rFonts w:cs="CordiaUPC"/>
              </w:rPr>
            </w:pPr>
            <w:r>
              <w:rPr>
                <w:szCs w:val="36"/>
              </w:rPr>
              <w:t>DURATION_TYPE</w:t>
            </w:r>
          </w:p>
        </w:tc>
        <w:tc>
          <w:tcPr>
            <w:tcW w:w="2307" w:type="pct"/>
          </w:tcPr>
          <w:p w:rsidR="008226BF" w:rsidP="001505FE" w:rsidRDefault="008226BF" w14:paraId="6B1AAFC6" w14:textId="74DB4025">
            <w:pPr>
              <w:rPr>
                <w:rFonts w:cs="CordiaUPC"/>
              </w:rPr>
            </w:pPr>
            <w:r>
              <w:rPr>
                <w:rFonts w:cs="CordiaUPC"/>
              </w:rPr>
              <w:t>d</w:t>
            </w:r>
            <w:r w:rsidRPr="008979A8">
              <w:rPr>
                <w:rFonts w:cs="CordiaUPC"/>
              </w:rPr>
              <w:t>urationType</w:t>
            </w:r>
          </w:p>
        </w:tc>
      </w:tr>
      <w:tr w:rsidRPr="008979A8" w:rsidR="008226BF" w:rsidTr="00432CE9" w14:paraId="6BF39DB7" w14:textId="77777777">
        <w:tc>
          <w:tcPr>
            <w:tcW w:w="1308" w:type="pct"/>
            <w:vMerge/>
          </w:tcPr>
          <w:p w:rsidRPr="008979A8" w:rsidR="008226BF" w:rsidP="001505FE" w:rsidRDefault="008226BF" w14:paraId="2A9CF48C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8226BF" w:rsidP="001505FE" w:rsidRDefault="008226BF" w14:paraId="625E649E" w14:textId="79D78C05">
            <w:pPr>
              <w:spacing w:after="0"/>
              <w:rPr>
                <w:rFonts w:cs="CordiaUPC"/>
              </w:rPr>
            </w:pPr>
            <w:r>
              <w:rPr>
                <w:szCs w:val="36"/>
              </w:rPr>
              <w:t>DURATION_FROM</w:t>
            </w:r>
          </w:p>
        </w:tc>
        <w:tc>
          <w:tcPr>
            <w:tcW w:w="2307" w:type="pct"/>
          </w:tcPr>
          <w:p w:rsidR="008226BF" w:rsidP="001505FE" w:rsidRDefault="008226BF" w14:paraId="5A46DF5B" w14:textId="1A38C5BA">
            <w:pPr>
              <w:rPr>
                <w:rFonts w:cs="CordiaUPC"/>
              </w:rPr>
            </w:pPr>
            <w:r>
              <w:rPr>
                <w:rFonts w:cs="CordiaUPC"/>
              </w:rPr>
              <w:t>d</w:t>
            </w:r>
            <w:r w:rsidRPr="008979A8">
              <w:rPr>
                <w:rFonts w:cs="CordiaUPC"/>
              </w:rPr>
              <w:t>urationFrom</w:t>
            </w:r>
          </w:p>
        </w:tc>
      </w:tr>
      <w:tr w:rsidRPr="008979A8" w:rsidR="008226BF" w:rsidTr="00432CE9" w14:paraId="0866F835" w14:textId="77777777">
        <w:tc>
          <w:tcPr>
            <w:tcW w:w="1308" w:type="pct"/>
            <w:vMerge/>
          </w:tcPr>
          <w:p w:rsidRPr="008979A8" w:rsidR="008226BF" w:rsidP="001505FE" w:rsidRDefault="008226BF" w14:paraId="7BF678C0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8226BF" w:rsidP="001505FE" w:rsidRDefault="008226BF" w14:paraId="398366F2" w14:textId="5D238790">
            <w:pPr>
              <w:spacing w:after="0"/>
              <w:rPr>
                <w:rFonts w:cs="CordiaUPC"/>
              </w:rPr>
            </w:pPr>
            <w:r>
              <w:rPr>
                <w:szCs w:val="36"/>
              </w:rPr>
              <w:t>DURATION_TO</w:t>
            </w:r>
          </w:p>
        </w:tc>
        <w:tc>
          <w:tcPr>
            <w:tcW w:w="2307" w:type="pct"/>
          </w:tcPr>
          <w:p w:rsidR="008226BF" w:rsidP="001505FE" w:rsidRDefault="008226BF" w14:paraId="01111BDF" w14:textId="0F0634D5">
            <w:pPr>
              <w:rPr>
                <w:rFonts w:cs="CordiaUPC"/>
              </w:rPr>
            </w:pPr>
            <w:r>
              <w:rPr>
                <w:rFonts w:cs="CordiaUPC"/>
              </w:rPr>
              <w:t>d</w:t>
            </w:r>
            <w:r w:rsidRPr="008979A8">
              <w:rPr>
                <w:rFonts w:cs="CordiaUPC"/>
              </w:rPr>
              <w:t>urationTo</w:t>
            </w:r>
          </w:p>
        </w:tc>
      </w:tr>
      <w:tr w:rsidRPr="008979A8" w:rsidR="008226BF" w:rsidTr="00432CE9" w14:paraId="5F1BB8AA" w14:textId="77777777">
        <w:tc>
          <w:tcPr>
            <w:tcW w:w="1308" w:type="pct"/>
            <w:vMerge/>
          </w:tcPr>
          <w:p w:rsidRPr="008979A8" w:rsidR="008226BF" w:rsidP="001505FE" w:rsidRDefault="008226BF" w14:paraId="714CB396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8226BF" w:rsidP="001505FE" w:rsidRDefault="008226BF" w14:paraId="26927EE3" w14:textId="371480F2">
            <w:pPr>
              <w:spacing w:after="0"/>
              <w:rPr>
                <w:rFonts w:cs="CordiaUPC"/>
              </w:rPr>
            </w:pPr>
            <w:r>
              <w:rPr>
                <w:szCs w:val="36"/>
              </w:rPr>
              <w:t>DURATION_UNIT</w:t>
            </w:r>
          </w:p>
        </w:tc>
        <w:tc>
          <w:tcPr>
            <w:tcW w:w="2307" w:type="pct"/>
          </w:tcPr>
          <w:p w:rsidR="008226BF" w:rsidP="001505FE" w:rsidRDefault="008226BF" w14:paraId="5D1A9039" w14:textId="7C25950F">
            <w:pPr>
              <w:rPr>
                <w:rFonts w:cs="CordiaUPC"/>
              </w:rPr>
            </w:pPr>
            <w:r>
              <w:rPr>
                <w:rFonts w:cs="CordiaUPC"/>
              </w:rPr>
              <w:t>d</w:t>
            </w:r>
            <w:r w:rsidRPr="008979A8">
              <w:rPr>
                <w:rFonts w:cs="CordiaUPC"/>
              </w:rPr>
              <w:t>urationUnit</w:t>
            </w:r>
          </w:p>
        </w:tc>
      </w:tr>
      <w:tr w:rsidRPr="008979A8" w:rsidR="008226BF" w:rsidTr="00432CE9" w14:paraId="4FA54E4A" w14:textId="77777777">
        <w:tc>
          <w:tcPr>
            <w:tcW w:w="1308" w:type="pct"/>
            <w:vMerge/>
          </w:tcPr>
          <w:p w:rsidRPr="008979A8" w:rsidR="008226BF" w:rsidP="001505FE" w:rsidRDefault="008226BF" w14:paraId="4588496B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8226BF" w:rsidP="001505FE" w:rsidRDefault="008226BF" w14:paraId="18756AC9" w14:textId="28A39164">
            <w:pPr>
              <w:spacing w:after="0"/>
              <w:rPr>
                <w:rFonts w:cs="CordiaUPC"/>
              </w:rPr>
            </w:pPr>
            <w:r>
              <w:rPr>
                <w:szCs w:val="36"/>
              </w:rPr>
              <w:t>BILL_CYCLE_TYPE</w:t>
            </w:r>
          </w:p>
        </w:tc>
        <w:tc>
          <w:tcPr>
            <w:tcW w:w="2307" w:type="pct"/>
          </w:tcPr>
          <w:p w:rsidR="008226BF" w:rsidP="001505FE" w:rsidRDefault="008226BF" w14:paraId="6B8E5D7C" w14:textId="48D45DCE">
            <w:pPr>
              <w:rPr>
                <w:rFonts w:cs="CordiaUPC"/>
              </w:rPr>
            </w:pPr>
            <w:r>
              <w:rPr>
                <w:rFonts w:cs="CordiaUPC"/>
              </w:rPr>
              <w:t>billCycleType</w:t>
            </w:r>
          </w:p>
        </w:tc>
      </w:tr>
      <w:tr w:rsidRPr="008979A8" w:rsidR="008226BF" w:rsidTr="00432CE9" w14:paraId="1A076FC3" w14:textId="77777777">
        <w:tc>
          <w:tcPr>
            <w:tcW w:w="1308" w:type="pct"/>
            <w:vMerge/>
          </w:tcPr>
          <w:p w:rsidRPr="008979A8" w:rsidR="008226BF" w:rsidP="001505FE" w:rsidRDefault="008226BF" w14:paraId="13B94A9F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8226BF" w:rsidP="001505FE" w:rsidRDefault="008226BF" w14:paraId="46707227" w14:textId="260D7C20">
            <w:pPr>
              <w:spacing w:after="0"/>
              <w:rPr>
                <w:rFonts w:cs="CordiaUPC"/>
              </w:rPr>
            </w:pPr>
            <w:r>
              <w:rPr>
                <w:szCs w:val="36"/>
              </w:rPr>
              <w:t>BILL_CYCLE_VALUE</w:t>
            </w:r>
          </w:p>
        </w:tc>
        <w:tc>
          <w:tcPr>
            <w:tcW w:w="2307" w:type="pct"/>
          </w:tcPr>
          <w:p w:rsidR="008226BF" w:rsidP="001505FE" w:rsidRDefault="008226BF" w14:paraId="62D82B71" w14:textId="161F7D55">
            <w:pPr>
              <w:rPr>
                <w:rFonts w:cs="CordiaUPC"/>
              </w:rPr>
            </w:pPr>
            <w:r>
              <w:rPr>
                <w:rFonts w:cs="CordiaUPC"/>
              </w:rPr>
              <w:t>billCycleValue</w:t>
            </w:r>
          </w:p>
        </w:tc>
      </w:tr>
      <w:tr w:rsidRPr="008979A8" w:rsidR="008226BF" w:rsidTr="00432CE9" w14:paraId="61A531A8" w14:textId="77777777">
        <w:tc>
          <w:tcPr>
            <w:tcW w:w="1308" w:type="pct"/>
            <w:vMerge/>
          </w:tcPr>
          <w:p w:rsidRPr="008979A8" w:rsidR="008226BF" w:rsidP="001505FE" w:rsidRDefault="008226BF" w14:paraId="2A5739EC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8226BF" w:rsidP="001505FE" w:rsidRDefault="008226BF" w14:paraId="6F55E168" w14:textId="6E5FA672">
            <w:pPr>
              <w:spacing w:after="0"/>
              <w:rPr>
                <w:rFonts w:cs="CordiaUPC"/>
              </w:rPr>
            </w:pPr>
            <w:r>
              <w:rPr>
                <w:szCs w:val="36"/>
              </w:rPr>
              <w:t>BILL_CYCLE_UNIT</w:t>
            </w:r>
          </w:p>
        </w:tc>
        <w:tc>
          <w:tcPr>
            <w:tcW w:w="2307" w:type="pct"/>
          </w:tcPr>
          <w:p w:rsidRPr="008979A8" w:rsidR="008226BF" w:rsidP="001505FE" w:rsidRDefault="008226BF" w14:paraId="4CB54858" w14:textId="5117E305">
            <w:pPr>
              <w:rPr>
                <w:rFonts w:cs="CordiaUPC"/>
              </w:rPr>
            </w:pPr>
            <w:r>
              <w:rPr>
                <w:rFonts w:cs="CordiaUPC"/>
              </w:rPr>
              <w:t>billCycleUnit</w:t>
            </w:r>
          </w:p>
        </w:tc>
      </w:tr>
      <w:tr w:rsidRPr="008979A8" w:rsidR="008226BF" w:rsidTr="00432CE9" w14:paraId="21560E06" w14:textId="77777777">
        <w:tc>
          <w:tcPr>
            <w:tcW w:w="1308" w:type="pct"/>
            <w:vMerge/>
          </w:tcPr>
          <w:p w:rsidRPr="008979A8" w:rsidR="008226BF" w:rsidP="001505FE" w:rsidRDefault="008226BF" w14:paraId="65C5AF6F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8226BF" w:rsidP="001505FE" w:rsidRDefault="008226BF" w14:paraId="6BE82DE2" w14:textId="4508BE37">
            <w:pPr>
              <w:spacing w:after="0"/>
              <w:rPr>
                <w:szCs w:val="36"/>
              </w:rPr>
            </w:pPr>
            <w:r>
              <w:rPr>
                <w:szCs w:val="36"/>
              </w:rPr>
              <w:t>DEDUCT_TYPE</w:t>
            </w:r>
          </w:p>
        </w:tc>
        <w:tc>
          <w:tcPr>
            <w:tcW w:w="2307" w:type="pct"/>
          </w:tcPr>
          <w:p w:rsidR="008226BF" w:rsidP="001505FE" w:rsidRDefault="008226BF" w14:paraId="45351AE8" w14:textId="7B761726">
            <w:pPr>
              <w:rPr>
                <w:rFonts w:cs="CordiaUPC"/>
              </w:rPr>
            </w:pPr>
            <w:r>
              <w:rPr>
                <w:rFonts w:cs="CordiaUPC"/>
              </w:rPr>
              <w:t>deductType</w:t>
            </w:r>
          </w:p>
        </w:tc>
      </w:tr>
      <w:tr w:rsidRPr="008979A8" w:rsidR="001505FE" w:rsidTr="00432CE9" w14:paraId="243F8069" w14:textId="77777777">
        <w:tc>
          <w:tcPr>
            <w:tcW w:w="1308" w:type="pct"/>
            <w:vMerge w:val="restart"/>
          </w:tcPr>
          <w:p w:rsidRPr="008979A8" w:rsidR="001505FE" w:rsidP="001505FE" w:rsidRDefault="001505FE" w14:paraId="2E0E5FB1" w14:textId="172CBDB0">
            <w:pPr>
              <w:rPr>
                <w:rFonts w:cs="CordiaUPC"/>
              </w:rPr>
            </w:pPr>
            <w:r>
              <w:t>MASS_VOICE_B_NUMBER_DETAIL</w:t>
            </w:r>
          </w:p>
        </w:tc>
        <w:tc>
          <w:tcPr>
            <w:tcW w:w="1385" w:type="pct"/>
          </w:tcPr>
          <w:p w:rsidR="001505FE" w:rsidP="001505FE" w:rsidRDefault="001505FE" w14:paraId="7879D3ED" w14:textId="5EB762E0">
            <w:pPr>
              <w:spacing w:after="0"/>
              <w:rPr>
                <w:szCs w:val="36"/>
              </w:rPr>
            </w:pPr>
            <w:r>
              <w:rPr>
                <w:szCs w:val="36"/>
              </w:rPr>
              <w:t>ROW_ID</w:t>
            </w:r>
          </w:p>
        </w:tc>
        <w:tc>
          <w:tcPr>
            <w:tcW w:w="2307" w:type="pct"/>
          </w:tcPr>
          <w:p w:rsidR="001505FE" w:rsidP="001505FE" w:rsidRDefault="001505FE" w14:paraId="3C5922E3" w14:textId="77777777">
            <w:pPr>
              <w:spacing w:after="0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ครั้งแรก</w:t>
            </w:r>
          </w:p>
          <w:p w:rsidR="001505FE" w:rsidP="001505FE" w:rsidRDefault="001505FE" w14:paraId="429C2D70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ให้ระบบ </w:t>
            </w:r>
            <w:r>
              <w:rPr>
                <w:rFonts w:cs="CordiaUPC"/>
              </w:rPr>
              <w:t xml:space="preserve">Auto Generate </w:t>
            </w:r>
          </w:p>
          <w:p w:rsidR="001505FE" w:rsidP="001505FE" w:rsidRDefault="001505FE" w14:paraId="7C880CC2" w14:textId="77777777">
            <w:pPr>
              <w:spacing w:after="0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ครั้งถัดไป</w:t>
            </w:r>
          </w:p>
          <w:p w:rsidR="001505FE" w:rsidP="001505FE" w:rsidRDefault="001505FE" w14:paraId="74C42800" w14:textId="0A5E5DF9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ให้ใช้ </w:t>
            </w:r>
            <w:r>
              <w:rPr>
                <w:rFonts w:cs="CordiaUPC"/>
              </w:rPr>
              <w:t xml:space="preserve">Row ID </w:t>
            </w:r>
            <w:r>
              <w:rPr>
                <w:rFonts w:hint="cs" w:cs="Angsana New"/>
                <w:cs/>
              </w:rPr>
              <w:t>เดิม</w:t>
            </w:r>
          </w:p>
        </w:tc>
      </w:tr>
      <w:tr w:rsidRPr="008979A8" w:rsidR="001505FE" w:rsidTr="00432CE9" w14:paraId="1A743EFB" w14:textId="77777777">
        <w:tc>
          <w:tcPr>
            <w:tcW w:w="1308" w:type="pct"/>
            <w:vMerge/>
          </w:tcPr>
          <w:p w:rsidRPr="008979A8" w:rsidR="001505FE" w:rsidP="001505FE" w:rsidRDefault="001505FE" w14:paraId="332E1217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1505FE" w:rsidP="001505FE" w:rsidRDefault="001505FE" w14:paraId="0978BCF3" w14:textId="2FE48FF5">
            <w:pPr>
              <w:spacing w:after="0"/>
              <w:rPr>
                <w:szCs w:val="36"/>
              </w:rPr>
            </w:pPr>
            <w:r>
              <w:t>MASS_VOICE_B_NUMBER</w:t>
            </w:r>
            <w:r w:rsidRPr="00944318">
              <w:t>_ROW_ID</w:t>
            </w:r>
          </w:p>
        </w:tc>
        <w:tc>
          <w:tcPr>
            <w:tcW w:w="2307" w:type="pct"/>
          </w:tcPr>
          <w:p w:rsidR="001505FE" w:rsidP="001505FE" w:rsidRDefault="001505FE" w14:paraId="77F5596A" w14:textId="601A2CB3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>ให้</w:t>
            </w:r>
            <w:r w:rsidRPr="008979A8">
              <w:rPr>
                <w:rFonts w:cs="Angsana New"/>
                <w:cs/>
              </w:rPr>
              <w:t>ใช้</w:t>
            </w:r>
            <w:r>
              <w:rPr>
                <w:rFonts w:hint="cs" w:cs="Angsana New"/>
                <w:cs/>
              </w:rPr>
              <w:t xml:space="preserve"> </w:t>
            </w:r>
            <w:r>
              <w:t>MASS_VOICE_B_NUMBER</w:t>
            </w:r>
            <w:r w:rsidRPr="008979A8">
              <w:rPr>
                <w:rFonts w:cs="Angsana New"/>
                <w:cs/>
              </w:rPr>
              <w:t>.</w:t>
            </w:r>
            <w:r w:rsidRPr="008979A8">
              <w:rPr>
                <w:rFonts w:cs="CordiaUPC"/>
              </w:rPr>
              <w:t>ROW_ID</w:t>
            </w:r>
            <w:r>
              <w:rPr>
                <w:rFonts w:hint="cs" w:cs="Angsana New"/>
                <w:cs/>
              </w:rPr>
              <w:t xml:space="preserve"> เดิม</w:t>
            </w:r>
          </w:p>
        </w:tc>
      </w:tr>
      <w:tr w:rsidRPr="008979A8" w:rsidR="001505FE" w:rsidTr="00432CE9" w14:paraId="60575ED1" w14:textId="77777777">
        <w:tc>
          <w:tcPr>
            <w:tcW w:w="1308" w:type="pct"/>
            <w:vMerge/>
          </w:tcPr>
          <w:p w:rsidRPr="008979A8" w:rsidR="001505FE" w:rsidP="001505FE" w:rsidRDefault="001505FE" w14:paraId="78A0E63E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1505FE" w:rsidP="001505FE" w:rsidRDefault="001505FE" w14:paraId="4FADC82A" w14:textId="7AA5642F">
            <w:pPr>
              <w:spacing w:after="0"/>
              <w:rPr>
                <w:szCs w:val="36"/>
              </w:rPr>
            </w:pPr>
            <w:r>
              <w:t>B_NUMBER</w:t>
            </w:r>
          </w:p>
        </w:tc>
        <w:tc>
          <w:tcPr>
            <w:tcW w:w="2307" w:type="pct"/>
          </w:tcPr>
          <w:p w:rsidR="001505FE" w:rsidP="001505FE" w:rsidRDefault="001505FE" w14:paraId="58E4E5F9" w14:textId="2DA5D545">
            <w:pPr>
              <w:rPr>
                <w:rFonts w:cs="CordiaUPC"/>
              </w:rPr>
            </w:pPr>
            <w:r>
              <w:rPr>
                <w:rFonts w:cs="CordiaUPC"/>
              </w:rPr>
              <w:t>bNumber</w:t>
            </w:r>
          </w:p>
        </w:tc>
      </w:tr>
    </w:tbl>
    <w:p w:rsidRPr="001A75AB" w:rsidR="00F9348E" w:rsidP="00F9348E" w:rsidRDefault="00F9348E" w14:paraId="792B94C7" w14:textId="50E424E8">
      <w:pPr>
        <w:pStyle w:val="Heading2"/>
        <w:numPr>
          <w:ilvl w:val="0"/>
          <w:numId w:val="1"/>
        </w:numPr>
        <w:ind w:left="426" w:hanging="426"/>
        <w:rPr>
          <w:rFonts w:ascii="CordiaUPC" w:hAnsi="CordiaUPC" w:cs="CordiaUPC"/>
          <w:sz w:val="36"/>
          <w:szCs w:val="36"/>
        </w:rPr>
      </w:pPr>
      <w:r>
        <w:rPr>
          <w:rFonts w:ascii="CordiaUPC" w:hAnsi="CordiaUPC" w:cs="CordiaUPC"/>
          <w:sz w:val="36"/>
          <w:szCs w:val="36"/>
        </w:rPr>
        <w:t>Mass Voice</w:t>
      </w:r>
      <w:r w:rsidRPr="00F33A0D">
        <w:rPr>
          <w:rFonts w:ascii="CordiaUPC" w:hAnsi="CordiaUPC" w:cs="CordiaUPC"/>
          <w:sz w:val="36"/>
          <w:szCs w:val="36"/>
        </w:rPr>
        <w:t xml:space="preserve"> Rating</w:t>
      </w:r>
    </w:p>
    <w:p w:rsidRPr="00180BBA" w:rsidR="00F9348E" w:rsidP="00BB3F68" w:rsidRDefault="00F9348E" w14:paraId="17F7826B" w14:textId="77777777">
      <w:pPr>
        <w:pStyle w:val="Heading3"/>
        <w:numPr>
          <w:ilvl w:val="0"/>
          <w:numId w:val="65"/>
        </w:numPr>
        <w:rPr>
          <w:rFonts w:ascii="CordiaUPC" w:hAnsi="CordiaUPC" w:cs="CordiaUPC"/>
          <w:sz w:val="32"/>
          <w:szCs w:val="40"/>
        </w:rPr>
      </w:pPr>
      <w:r w:rsidRPr="00180BBA">
        <w:rPr>
          <w:rFonts w:ascii="CordiaUPC" w:hAnsi="CordiaUPC" w:cs="CordiaUPC"/>
          <w:sz w:val="32"/>
          <w:szCs w:val="40"/>
        </w:rPr>
        <w:t>Field on Screen</w:t>
      </w:r>
    </w:p>
    <w:tbl>
      <w:tblPr>
        <w:tblW w:w="4977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841"/>
        <w:gridCol w:w="1616"/>
        <w:gridCol w:w="5518"/>
      </w:tblGrid>
      <w:tr w:rsidRPr="008979A8" w:rsidR="00F9348E" w:rsidTr="00F9348E" w14:paraId="594E1EB1" w14:textId="77777777">
        <w:trPr>
          <w:cantSplit/>
          <w:tblHeader/>
        </w:trPr>
        <w:tc>
          <w:tcPr>
            <w:tcW w:w="1026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F9348E" w:rsidP="00F9348E" w:rsidRDefault="00F9348E" w14:paraId="0D52FA8C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Field Name</w:t>
            </w:r>
          </w:p>
        </w:tc>
        <w:tc>
          <w:tcPr>
            <w:tcW w:w="900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F9348E" w:rsidP="00F9348E" w:rsidRDefault="00F9348E" w14:paraId="43627EC3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Type</w:t>
            </w:r>
          </w:p>
        </w:tc>
        <w:tc>
          <w:tcPr>
            <w:tcW w:w="3074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F9348E" w:rsidP="00F9348E" w:rsidRDefault="00F9348E" w14:paraId="34A5D7A2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Comments</w:t>
            </w:r>
          </w:p>
        </w:tc>
      </w:tr>
      <w:tr w:rsidRPr="008979A8" w:rsidR="00F9348E" w:rsidTr="00F9348E" w14:paraId="0DE098E4" w14:textId="77777777">
        <w:trPr>
          <w:trHeight w:val="111"/>
        </w:trPr>
        <w:tc>
          <w:tcPr>
            <w:tcW w:w="1026" w:type="pct"/>
          </w:tcPr>
          <w:p w:rsidR="00F9348E" w:rsidP="00F9348E" w:rsidRDefault="00F9348E" w14:paraId="24FC5906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priceTypePattern</w:t>
            </w:r>
          </w:p>
        </w:tc>
        <w:tc>
          <w:tcPr>
            <w:tcW w:w="900" w:type="pct"/>
          </w:tcPr>
          <w:p w:rsidR="00F9348E" w:rsidP="00F9348E" w:rsidRDefault="00F9348E" w14:paraId="7FF00428" w14:textId="77777777">
            <w:r>
              <w:t>Drop down list</w:t>
            </w:r>
          </w:p>
        </w:tc>
        <w:tc>
          <w:tcPr>
            <w:tcW w:w="3074" w:type="pct"/>
          </w:tcPr>
          <w:p w:rsidR="00F9348E" w:rsidP="00F9348E" w:rsidRDefault="00F9348E" w14:paraId="35DC6F96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 xml:space="preserve">Label </w:t>
            </w:r>
            <w:r w:rsidRPr="008979A8">
              <w:rPr>
                <w:rFonts w:cs="Angsana New"/>
                <w:cs/>
              </w:rPr>
              <w:t xml:space="preserve">:  </w:t>
            </w:r>
            <w:r w:rsidRPr="008979A8">
              <w:rPr>
                <w:rFonts w:cs="Angsana New"/>
                <w:color w:val="FF0000"/>
                <w:cs/>
              </w:rPr>
              <w:t>*</w:t>
            </w:r>
            <w:r>
              <w:rPr>
                <w:rFonts w:cs="CordiaUPC"/>
                <w:color w:val="FF0000"/>
              </w:rPr>
              <w:t>Price Type Pattern</w:t>
            </w:r>
          </w:p>
          <w:p w:rsidR="00F9348E" w:rsidP="00F9348E" w:rsidRDefault="00F9348E" w14:paraId="64B1AD79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Disable </w:t>
            </w:r>
            <w:r>
              <w:rPr>
                <w:rFonts w:hint="cs" w:cs="Angsana New"/>
                <w:cs/>
              </w:rPr>
              <w:t xml:space="preserve">เมื่อ ใน </w:t>
            </w:r>
            <w:r>
              <w:rPr>
                <w:rFonts w:cs="CordiaUPC"/>
              </w:rPr>
              <w:t>Table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CordiaUPC"/>
              </w:rPr>
              <w:t xml:space="preserve">Section </w:t>
            </w:r>
            <w:r>
              <w:rPr>
                <w:rFonts w:hint="cs" w:cs="Angsana New"/>
                <w:cs/>
              </w:rPr>
              <w:t xml:space="preserve">มีจำนวน </w:t>
            </w:r>
            <w:r>
              <w:rPr>
                <w:rFonts w:cs="CordiaUPC"/>
              </w:rPr>
              <w:t xml:space="preserve">Row </w:t>
            </w:r>
            <w:r>
              <w:rPr>
                <w:rFonts w:hint="cs" w:cs="Angsana New"/>
                <w:cs/>
              </w:rPr>
              <w:t xml:space="preserve">อย่างน้อย </w:t>
            </w:r>
            <w:r>
              <w:rPr>
                <w:rFonts w:cs="CordiaUPC"/>
              </w:rPr>
              <w:t>1 Row</w:t>
            </w:r>
          </w:p>
          <w:p w:rsidR="00F9348E" w:rsidP="00F9348E" w:rsidRDefault="00F9348E" w14:paraId="0F58EEF3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Default Value </w:t>
            </w:r>
            <w:r>
              <w:rPr>
                <w:rFonts w:cs="Angsana New"/>
                <w:cs/>
              </w:rPr>
              <w:t>: “</w:t>
            </w:r>
            <w:r>
              <w:rPr>
                <w:rFonts w:cs="CordiaUPC"/>
              </w:rPr>
              <w:t xml:space="preserve">Normal </w:t>
            </w:r>
            <w:r>
              <w:rPr>
                <w:rFonts w:cs="Angsana New"/>
                <w:cs/>
              </w:rPr>
              <w:t>(</w:t>
            </w:r>
            <w:r>
              <w:rPr>
                <w:rFonts w:cs="CordiaUPC"/>
              </w:rPr>
              <w:t>All</w:t>
            </w:r>
            <w:r>
              <w:rPr>
                <w:rFonts w:cs="Angsana New"/>
                <w:cs/>
              </w:rPr>
              <w:t>-</w:t>
            </w:r>
            <w:r>
              <w:rPr>
                <w:rFonts w:cs="CordiaUPC"/>
              </w:rPr>
              <w:t>Time</w:t>
            </w:r>
            <w:r>
              <w:rPr>
                <w:rFonts w:cs="Angsana New"/>
                <w:cs/>
              </w:rPr>
              <w:t>)”</w:t>
            </w:r>
          </w:p>
          <w:p w:rsidRPr="00BD6930" w:rsidR="00F9348E" w:rsidP="00F9348E" w:rsidRDefault="00F9348E" w14:paraId="61D39AA5" w14:textId="759B0B4E">
            <w:pPr>
              <w:spacing w:after="0"/>
              <w:rPr>
                <w:rFonts w:cs="CordiaUPC"/>
                <w:cs/>
              </w:rPr>
            </w:pPr>
            <w:r w:rsidRPr="004C3917">
              <w:t xml:space="preserve">List of Value </w:t>
            </w:r>
            <w:r w:rsidRPr="004C3917">
              <w:rPr>
                <w:rFonts w:cs="Angsana New"/>
                <w:cs/>
              </w:rPr>
              <w:t xml:space="preserve">: </w:t>
            </w:r>
            <w:r w:rsidRPr="004C3917" w:rsidR="008F4D5E">
              <w:rPr>
                <w:rFonts w:cs="Angsana New"/>
                <w:cs/>
              </w:rPr>
              <w:t xml:space="preserve">: </w:t>
            </w:r>
            <w:r w:rsidR="008F4D5E">
              <w:rPr>
                <w:rFonts w:hint="cs"/>
                <w:cs/>
              </w:rPr>
              <w:t>ดึงข้อมูล</w:t>
            </w:r>
            <w:r w:rsidRPr="002B59E6" w:rsidR="008F4D5E">
              <w:rPr>
                <w:rFonts w:hint="cs"/>
                <w:cs/>
              </w:rPr>
              <w:t>จาก</w:t>
            </w:r>
            <w:r w:rsidR="008F4D5E">
              <w:t xml:space="preserve">DB </w:t>
            </w:r>
            <w:r w:rsidR="008F4D5E">
              <w:rPr>
                <w:rFonts w:hint="cs"/>
                <w:cs/>
              </w:rPr>
              <w:t>ที่</w:t>
            </w:r>
            <w:r w:rsidR="008F4D5E">
              <w:t xml:space="preserve"> Table</w:t>
            </w:r>
            <w:r w:rsidR="008F4D5E">
              <w:rPr>
                <w:rFonts w:hint="cs"/>
                <w:cs/>
              </w:rPr>
              <w:t xml:space="preserve"> </w:t>
            </w:r>
            <w:r w:rsidR="008F4D5E">
              <w:t>FLW_CFG_LOV</w:t>
            </w:r>
            <w:r w:rsidRPr="002B59E6" w:rsidR="008F4D5E">
              <w:rPr>
                <w:rFonts w:cs="Angsana New"/>
                <w:cs/>
              </w:rPr>
              <w:t xml:space="preserve"> </w:t>
            </w:r>
            <w:r w:rsidR="008F4D5E">
              <w:rPr>
                <w:rFonts w:hint="cs"/>
                <w:cs/>
              </w:rPr>
              <w:t xml:space="preserve">โดย </w:t>
            </w:r>
            <w:r w:rsidRPr="008F4D5E" w:rsidR="008F4D5E">
              <w:t>group_type</w:t>
            </w:r>
            <w:r w:rsidR="008F4D5E">
              <w:rPr>
                <w:rFonts w:hint="cs"/>
                <w:cs/>
              </w:rPr>
              <w:t xml:space="preserve"> </w:t>
            </w:r>
            <w:r w:rsidR="008F4D5E">
              <w:rPr>
                <w:rFonts w:cs="Angsana New"/>
                <w:cs/>
              </w:rPr>
              <w:t>=</w:t>
            </w:r>
            <w:r w:rsidRPr="002B59E6" w:rsidR="008F4D5E">
              <w:rPr>
                <w:rFonts w:cs="Angsana New"/>
                <w:cs/>
              </w:rPr>
              <w:t xml:space="preserve"> </w:t>
            </w:r>
            <w:r w:rsidR="008F4D5E">
              <w:rPr>
                <w:rFonts w:cs="Angsana New"/>
                <w:cs/>
              </w:rPr>
              <w:t>‘</w:t>
            </w:r>
            <w:r w:rsidR="008F4D5E">
              <w:rPr>
                <w:rFonts w:cs="CordiaUPC"/>
              </w:rPr>
              <w:t>Mass</w:t>
            </w:r>
            <w:r w:rsidR="004A4E5B">
              <w:rPr>
                <w:rFonts w:cs="Angsana New"/>
                <w:cs/>
              </w:rPr>
              <w:t xml:space="preserve"> </w:t>
            </w:r>
            <w:r w:rsidR="008F4D5E">
              <w:rPr>
                <w:rFonts w:cs="CordiaUPC"/>
              </w:rPr>
              <w:t>Voice</w:t>
            </w:r>
            <w:r w:rsidR="004A4E5B">
              <w:rPr>
                <w:rFonts w:cs="Angsana New"/>
                <w:cs/>
              </w:rPr>
              <w:t xml:space="preserve"> </w:t>
            </w:r>
            <w:r w:rsidR="008F4D5E">
              <w:rPr>
                <w:rFonts w:cs="CordiaUPC"/>
              </w:rPr>
              <w:t>Price</w:t>
            </w:r>
            <w:r w:rsidR="004A4E5B">
              <w:rPr>
                <w:rFonts w:cs="Angsana New"/>
                <w:cs/>
              </w:rPr>
              <w:t xml:space="preserve"> </w:t>
            </w:r>
            <w:r w:rsidR="008F4D5E">
              <w:rPr>
                <w:rFonts w:cs="CordiaUPC"/>
              </w:rPr>
              <w:t>Type</w:t>
            </w:r>
            <w:r w:rsidR="008F4D5E">
              <w:rPr>
                <w:rFonts w:cs="Angsana New"/>
                <w:cs/>
              </w:rPr>
              <w:t>’</w:t>
            </w:r>
          </w:p>
        </w:tc>
      </w:tr>
      <w:tr w:rsidRPr="008979A8" w:rsidR="002C5480" w:rsidTr="00F9348E" w14:paraId="58C0D904" w14:textId="77777777">
        <w:trPr>
          <w:trHeight w:val="111"/>
        </w:trPr>
        <w:tc>
          <w:tcPr>
            <w:tcW w:w="1026" w:type="pct"/>
          </w:tcPr>
          <w:p w:rsidR="002C5480" w:rsidP="00F9348E" w:rsidRDefault="002C5480" w14:paraId="3AC0B9D1" w14:textId="795242BF">
            <w:pPr>
              <w:rPr>
                <w:rFonts w:cs="CordiaUPC"/>
              </w:rPr>
            </w:pPr>
            <w:r>
              <w:rPr>
                <w:rFonts w:cs="CordiaUPC"/>
              </w:rPr>
              <w:t>deductType</w:t>
            </w:r>
          </w:p>
        </w:tc>
        <w:tc>
          <w:tcPr>
            <w:tcW w:w="900" w:type="pct"/>
          </w:tcPr>
          <w:p w:rsidR="002C5480" w:rsidP="00F9348E" w:rsidRDefault="002C5480" w14:paraId="0EA561F8" w14:textId="77777777"/>
        </w:tc>
        <w:tc>
          <w:tcPr>
            <w:tcW w:w="3074" w:type="pct"/>
          </w:tcPr>
          <w:p w:rsidRPr="008979A8" w:rsidR="002C5480" w:rsidP="00F9348E" w:rsidRDefault="002C5480" w14:paraId="79AC0ECD" w14:textId="63D7807C">
            <w:pPr>
              <w:rPr>
                <w:rFonts w:cs="CordiaUPC"/>
              </w:rPr>
            </w:pPr>
            <w:r>
              <w:rPr>
                <w:rFonts w:cs="CordiaUPC"/>
              </w:rPr>
              <w:t>Invisible</w:t>
            </w:r>
          </w:p>
        </w:tc>
      </w:tr>
      <w:tr w:rsidRPr="008979A8" w:rsidR="00F9348E" w:rsidTr="00F9348E" w14:paraId="0E3DB907" w14:textId="77777777">
        <w:trPr>
          <w:trHeight w:val="111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Pr="007175E7" w:rsidR="00F9348E" w:rsidP="00F9348E" w:rsidRDefault="00F9348E" w14:paraId="7C561A59" w14:textId="77777777">
            <w:pPr>
              <w:pStyle w:val="HeaderTable"/>
              <w:rPr>
                <w:rtl/>
                <w:cs/>
              </w:rPr>
            </w:pPr>
            <w:r>
              <w:t>Table Section</w:t>
            </w:r>
          </w:p>
        </w:tc>
      </w:tr>
      <w:tr w:rsidRPr="008979A8" w:rsidR="00B84217" w:rsidTr="00F9348E" w14:paraId="7EEEAC64" w14:textId="77777777">
        <w:trPr>
          <w:trHeight w:val="111"/>
        </w:trPr>
        <w:tc>
          <w:tcPr>
            <w:tcW w:w="1026" w:type="pct"/>
          </w:tcPr>
          <w:p w:rsidR="00B84217" w:rsidP="00B84217" w:rsidRDefault="00B84217" w14:paraId="3519997D" w14:textId="136D0C59">
            <w:pPr>
              <w:rPr>
                <w:rFonts w:cs="CordiaUPC"/>
              </w:rPr>
            </w:pPr>
            <w:r>
              <w:rPr>
                <w:rFonts w:cs="CordiaUPC"/>
                <w:szCs w:val="36"/>
              </w:rPr>
              <w:t>Usage Localize</w:t>
            </w:r>
            <w:r w:rsidR="000D224E">
              <w:rPr>
                <w:rFonts w:cs="CordiaUPC"/>
              </w:rPr>
              <w:t>d</w:t>
            </w:r>
          </w:p>
        </w:tc>
        <w:tc>
          <w:tcPr>
            <w:tcW w:w="900" w:type="pct"/>
          </w:tcPr>
          <w:p w:rsidR="00B84217" w:rsidP="00B84217" w:rsidRDefault="00B84217" w14:paraId="322214D2" w14:textId="77777777">
            <w:pPr>
              <w:pStyle w:val="HeaderTable"/>
            </w:pPr>
          </w:p>
        </w:tc>
        <w:tc>
          <w:tcPr>
            <w:tcW w:w="3074" w:type="pct"/>
          </w:tcPr>
          <w:p w:rsidR="00B84217" w:rsidP="00B84217" w:rsidRDefault="00B84217" w14:paraId="277DBD91" w14:textId="77777777">
            <w:pPr>
              <w:spacing w:after="0"/>
              <w:rPr>
                <w:cs/>
              </w:rPr>
            </w:pPr>
            <w:r w:rsidRPr="00BD6930">
              <w:rPr>
                <w:rFonts w:cs="Angsana New"/>
                <w:cs/>
              </w:rPr>
              <w:t xml:space="preserve">แสดงข้อมูลใน </w:t>
            </w:r>
            <w:r w:rsidRPr="00BD6930">
              <w:rPr>
                <w:rFonts w:cs="CordiaUPC"/>
              </w:rPr>
              <w:t>Format</w:t>
            </w:r>
          </w:p>
          <w:p w:rsidR="00B84217" w:rsidP="00B84217" w:rsidRDefault="00B84217" w14:paraId="1DDE3068" w14:textId="597F76E4">
            <w:pPr>
              <w:spacing w:after="0"/>
              <w:rPr>
                <w:rFonts w:cs="Angsana New"/>
              </w:rPr>
            </w:pPr>
            <w:r>
              <w:rPr>
                <w:rFonts w:cs="CordiaUPC"/>
              </w:rPr>
              <w:t>usageLocalize</w:t>
            </w:r>
            <w:r w:rsidR="000D224E">
              <w:rPr>
                <w:rFonts w:cs="CordiaUPC"/>
              </w:rPr>
              <w:t>d</w:t>
            </w:r>
            <w:r>
              <w:rPr>
                <w:rFonts w:cs="CordiaUPC"/>
              </w:rPr>
              <w:t>Flag</w:t>
            </w:r>
          </w:p>
          <w:p w:rsidRPr="00BD6930" w:rsidR="00B84217" w:rsidP="00B84217" w:rsidRDefault="00B84217" w14:paraId="60858FE8" w14:textId="6FF3B941">
            <w:pPr>
              <w:spacing w:after="0"/>
              <w:rPr>
                <w:rFonts w:cs="Angsana New"/>
                <w:cs/>
              </w:rPr>
            </w:pPr>
            <w:r>
              <w:rPr>
                <w:rFonts w:cs="Angsana New"/>
              </w:rPr>
              <w:t xml:space="preserve">Visible </w:t>
            </w:r>
            <w:r>
              <w:rPr>
                <w:rFonts w:hint="cs" w:cs="Angsana New"/>
                <w:cs/>
              </w:rPr>
              <w:t xml:space="preserve">เมื่อ </w:t>
            </w:r>
            <w:r>
              <w:rPr>
                <w:rFonts w:cs="Angsana New"/>
              </w:rPr>
              <w:t xml:space="preserve">product class </w:t>
            </w:r>
            <w:r>
              <w:rPr>
                <w:rFonts w:cs="CordiaUPC"/>
                <w:cs/>
              </w:rPr>
              <w:t>=”</w:t>
            </w:r>
            <w:r>
              <w:rPr>
                <w:rFonts w:cs="Angsana New"/>
              </w:rPr>
              <w:t>pre</w:t>
            </w:r>
            <w:r>
              <w:rPr>
                <w:rFonts w:cs="CordiaUPC"/>
                <w:cs/>
              </w:rPr>
              <w:t>-</w:t>
            </w:r>
            <w:r>
              <w:rPr>
                <w:rFonts w:cs="Angsana New"/>
              </w:rPr>
              <w:t>paid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และ </w:t>
            </w:r>
            <w:r>
              <w:rPr>
                <w:rFonts w:cs="Angsana New"/>
              </w:rPr>
              <w:t xml:space="preserve">customer type </w:t>
            </w:r>
            <w:r>
              <w:rPr>
                <w:rFonts w:cs="CordiaUPC"/>
                <w:cs/>
              </w:rPr>
              <w:t>= “</w:t>
            </w:r>
            <w:r>
              <w:rPr>
                <w:rFonts w:cs="Angsana New"/>
              </w:rPr>
              <w:t>On</w:t>
            </w:r>
            <w:r>
              <w:rPr>
                <w:rFonts w:cs="CordiaUPC"/>
                <w:cs/>
              </w:rPr>
              <w:t>-</w:t>
            </w:r>
            <w:r>
              <w:rPr>
                <w:rFonts w:cs="Angsana New"/>
              </w:rPr>
              <w:t xml:space="preserve">Top </w:t>
            </w:r>
            <w:r>
              <w:rPr>
                <w:rFonts w:hint="cs" w:cs="Angsana New"/>
                <w:cs/>
              </w:rPr>
              <w:t xml:space="preserve">หรือ </w:t>
            </w:r>
            <w:r>
              <w:rPr>
                <w:rFonts w:cs="Angsana New"/>
              </w:rPr>
              <w:t>On</w:t>
            </w:r>
            <w:r>
              <w:rPr>
                <w:rFonts w:cs="CordiaUPC"/>
                <w:cs/>
              </w:rPr>
              <w:t>-</w:t>
            </w:r>
            <w:r>
              <w:rPr>
                <w:rFonts w:cs="Angsana New"/>
              </w:rPr>
              <w:t>Top Extra</w:t>
            </w:r>
            <w:r>
              <w:rPr>
                <w:rFonts w:cs="CordiaUPC"/>
                <w:cs/>
              </w:rPr>
              <w:t>”</w:t>
            </w:r>
          </w:p>
        </w:tc>
      </w:tr>
      <w:tr w:rsidRPr="008979A8" w:rsidR="00B84217" w:rsidTr="00F9348E" w14:paraId="53CDF222" w14:textId="77777777">
        <w:trPr>
          <w:trHeight w:val="111"/>
        </w:trPr>
        <w:tc>
          <w:tcPr>
            <w:tcW w:w="1026" w:type="pct"/>
          </w:tcPr>
          <w:p w:rsidRPr="00F03FBF" w:rsidR="00B84217" w:rsidP="00B84217" w:rsidRDefault="00B84217" w14:paraId="70EFFC36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Network</w:t>
            </w:r>
          </w:p>
        </w:tc>
        <w:tc>
          <w:tcPr>
            <w:tcW w:w="900" w:type="pct"/>
          </w:tcPr>
          <w:p w:rsidR="00B84217" w:rsidP="00B84217" w:rsidRDefault="00B84217" w14:paraId="41AB8613" w14:textId="77777777">
            <w:pPr>
              <w:pStyle w:val="HeaderTable"/>
            </w:pPr>
          </w:p>
        </w:tc>
        <w:tc>
          <w:tcPr>
            <w:tcW w:w="3074" w:type="pct"/>
          </w:tcPr>
          <w:p w:rsidRPr="00BD6930" w:rsidR="00B84217" w:rsidP="00B84217" w:rsidRDefault="00B84217" w14:paraId="6C435473" w14:textId="77777777">
            <w:pPr>
              <w:spacing w:after="0"/>
              <w:rPr>
                <w:rFonts w:cs="CordiaUPC"/>
              </w:rPr>
            </w:pPr>
            <w:r w:rsidRPr="00BD6930">
              <w:rPr>
                <w:rFonts w:cs="Angsana New"/>
                <w:cs/>
              </w:rPr>
              <w:t xml:space="preserve">แสดงข้อมูลใน </w:t>
            </w:r>
            <w:r w:rsidRPr="00BD6930">
              <w:rPr>
                <w:rFonts w:cs="CordiaUPC"/>
              </w:rPr>
              <w:t>Format</w:t>
            </w:r>
          </w:p>
          <w:p w:rsidR="00B84217" w:rsidP="00B84217" w:rsidRDefault="00B84217" w14:paraId="6E0BBFE7" w14:textId="77777777">
            <w:pPr>
              <w:spacing w:after="0"/>
            </w:pPr>
            <w:r>
              <w:rPr>
                <w:rFonts w:cs="CordiaUPC"/>
              </w:rPr>
              <w:t>network</w:t>
            </w:r>
          </w:p>
        </w:tc>
      </w:tr>
      <w:tr w:rsidRPr="008979A8" w:rsidR="00B84217" w:rsidTr="00F9348E" w14:paraId="29847D7C" w14:textId="77777777">
        <w:trPr>
          <w:trHeight w:val="108"/>
        </w:trPr>
        <w:tc>
          <w:tcPr>
            <w:tcW w:w="1026" w:type="pct"/>
          </w:tcPr>
          <w:p w:rsidRPr="00F03FBF" w:rsidR="00B84217" w:rsidP="00B84217" w:rsidRDefault="00B84217" w14:paraId="1ECEEDE0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Time Period</w:t>
            </w:r>
          </w:p>
        </w:tc>
        <w:tc>
          <w:tcPr>
            <w:tcW w:w="900" w:type="pct"/>
          </w:tcPr>
          <w:p w:rsidR="00B84217" w:rsidP="00B84217" w:rsidRDefault="00B84217" w14:paraId="038876F5" w14:textId="77777777">
            <w:pPr>
              <w:pStyle w:val="HeaderTable"/>
            </w:pPr>
          </w:p>
        </w:tc>
        <w:tc>
          <w:tcPr>
            <w:tcW w:w="3074" w:type="pct"/>
          </w:tcPr>
          <w:p w:rsidR="00B84217" w:rsidP="00B84217" w:rsidRDefault="00B84217" w14:paraId="25483A8C" w14:textId="77777777">
            <w:pPr>
              <w:tabs>
                <w:tab w:val="center" w:pos="2717"/>
              </w:tabs>
              <w:spacing w:after="0"/>
            </w:pPr>
            <w:r>
              <w:rPr>
                <w:rFonts w:hint="cs"/>
                <w:cs/>
              </w:rPr>
              <w:t xml:space="preserve">แสดงข้อมูลใน </w:t>
            </w:r>
            <w:r>
              <w:t>Format</w:t>
            </w:r>
            <w:r>
              <w:tab/>
            </w:r>
          </w:p>
          <w:p w:rsidR="00B84217" w:rsidP="00B84217" w:rsidRDefault="00B84217" w14:paraId="5EFAC069" w14:textId="77777777">
            <w:pPr>
              <w:pStyle w:val="ListParagraph"/>
              <w:numPr>
                <w:ilvl w:val="0"/>
                <w:numId w:val="66"/>
              </w:numPr>
              <w:spacing w:after="0"/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priceTypePattern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  <w:szCs w:val="36"/>
              </w:rPr>
              <w:t xml:space="preserve">Normal </w:t>
            </w:r>
            <w:r>
              <w:rPr>
                <w:rFonts w:cs="Angsana New"/>
                <w:cs/>
              </w:rPr>
              <w:t>(</w:t>
            </w:r>
            <w:r>
              <w:rPr>
                <w:rFonts w:cs="CordiaUPC"/>
                <w:szCs w:val="36"/>
              </w:rPr>
              <w:t>All</w:t>
            </w:r>
            <w:r>
              <w:rPr>
                <w:rFonts w:cs="Angsana New"/>
                <w:cs/>
              </w:rPr>
              <w:t>-</w:t>
            </w:r>
            <w:r>
              <w:rPr>
                <w:rFonts w:cs="CordiaUPC"/>
                <w:szCs w:val="36"/>
              </w:rPr>
              <w:t>Time</w:t>
            </w:r>
            <w:r>
              <w:rPr>
                <w:rFonts w:cs="Angsana New"/>
                <w:cs/>
              </w:rPr>
              <w:t xml:space="preserve">)” </w:t>
            </w:r>
            <w:r>
              <w:rPr>
                <w:rFonts w:hint="cs"/>
                <w:cs/>
              </w:rPr>
              <w:t xml:space="preserve">ให้แสดงค่าเป็น </w:t>
            </w:r>
            <w:r>
              <w:rPr>
                <w:rFonts w:cs="Angsana New"/>
                <w:cs/>
              </w:rPr>
              <w:t>“</w:t>
            </w:r>
            <w:r>
              <w:t>All Time</w:t>
            </w:r>
            <w:r>
              <w:rPr>
                <w:rFonts w:cs="Angsana New"/>
                <w:cs/>
              </w:rPr>
              <w:t>”</w:t>
            </w:r>
          </w:p>
          <w:p w:rsidR="00B84217" w:rsidP="00B84217" w:rsidRDefault="00B84217" w14:paraId="54B454C9" w14:textId="77777777">
            <w:pPr>
              <w:pStyle w:val="ListParagraph"/>
              <w:numPr>
                <w:ilvl w:val="0"/>
                <w:numId w:val="66"/>
              </w:numPr>
              <w:spacing w:after="0"/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priceTypePattern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  <w:szCs w:val="36"/>
              </w:rPr>
              <w:t xml:space="preserve">Buffet </w:t>
            </w:r>
            <w:r>
              <w:rPr>
                <w:rFonts w:cs="Angsana New"/>
                <w:cs/>
              </w:rPr>
              <w:t>(</w:t>
            </w:r>
            <w:r>
              <w:rPr>
                <w:rFonts w:cs="CordiaUPC"/>
                <w:szCs w:val="36"/>
              </w:rPr>
              <w:t>Peak</w:t>
            </w:r>
            <w:r>
              <w:rPr>
                <w:rFonts w:cs="Angsana New"/>
                <w:cs/>
              </w:rPr>
              <w:t>/</w:t>
            </w:r>
            <w:r>
              <w:rPr>
                <w:rFonts w:cs="CordiaUPC"/>
                <w:szCs w:val="36"/>
              </w:rPr>
              <w:t>Off Peak</w:t>
            </w:r>
            <w:r>
              <w:rPr>
                <w:rFonts w:cs="Angsana New"/>
                <w:cs/>
              </w:rPr>
              <w:t xml:space="preserve">)” </w:t>
            </w:r>
            <w:r>
              <w:rPr>
                <w:rFonts w:hint="cs"/>
                <w:cs/>
              </w:rPr>
              <w:t xml:space="preserve">ให้แสดงค่าเป็น </w:t>
            </w:r>
            <w:r>
              <w:t xml:space="preserve">fromTiming </w:t>
            </w:r>
            <w:r>
              <w:rPr>
                <w:rFonts w:cs="Angsana New"/>
                <w:cs/>
              </w:rPr>
              <w:t xml:space="preserve">+ “ – “ + </w:t>
            </w:r>
            <w:r>
              <w:t>to Timing</w:t>
            </w:r>
          </w:p>
          <w:p w:rsidR="00B84217" w:rsidP="00B84217" w:rsidRDefault="00B84217" w14:paraId="2525784A" w14:textId="77777777">
            <w:pPr>
              <w:pStyle w:val="ListParagraph"/>
              <w:numPr>
                <w:ilvl w:val="0"/>
                <w:numId w:val="66"/>
              </w:numPr>
              <w:spacing w:after="0"/>
              <w:rPr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priceTypePattern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  <w:szCs w:val="36"/>
              </w:rPr>
              <w:t xml:space="preserve">Buffet Special </w:t>
            </w:r>
            <w:r>
              <w:rPr>
                <w:rFonts w:cs="Angsana New"/>
                <w:cs/>
              </w:rPr>
              <w:t>(</w:t>
            </w:r>
            <w:r>
              <w:rPr>
                <w:rFonts w:cs="CordiaUPC"/>
                <w:szCs w:val="36"/>
              </w:rPr>
              <w:t>Peak</w:t>
            </w:r>
            <w:r>
              <w:rPr>
                <w:rFonts w:cs="Angsana New"/>
                <w:cs/>
              </w:rPr>
              <w:t>/</w:t>
            </w:r>
            <w:r>
              <w:rPr>
                <w:rFonts w:cs="CordiaUPC"/>
                <w:szCs w:val="36"/>
              </w:rPr>
              <w:t>Off Peak Special</w:t>
            </w:r>
            <w:r>
              <w:rPr>
                <w:rFonts w:cs="Angsana New"/>
                <w:cs/>
              </w:rPr>
              <w:t xml:space="preserve">)” </w:t>
            </w:r>
            <w:r>
              <w:rPr>
                <w:rFonts w:hint="cs"/>
                <w:cs/>
              </w:rPr>
              <w:t xml:space="preserve">ให้แสดงค่าเป็น </w:t>
            </w:r>
            <w:r>
              <w:t xml:space="preserve">dayOfWeek </w:t>
            </w:r>
            <w:r>
              <w:rPr>
                <w:rFonts w:cs="Angsana New"/>
                <w:cs/>
              </w:rPr>
              <w:t xml:space="preserve">+ “ “ + </w:t>
            </w:r>
            <w:r>
              <w:t xml:space="preserve">fromTiming </w:t>
            </w:r>
            <w:r>
              <w:rPr>
                <w:rFonts w:cs="Angsana New"/>
                <w:cs/>
              </w:rPr>
              <w:t xml:space="preserve">+ “ – “ + </w:t>
            </w:r>
            <w:r>
              <w:t>to Timing</w:t>
            </w:r>
          </w:p>
        </w:tc>
      </w:tr>
      <w:tr w:rsidRPr="008979A8" w:rsidR="00B84217" w:rsidTr="00F9348E" w14:paraId="3ECF1B25" w14:textId="77777777">
        <w:trPr>
          <w:trHeight w:val="108"/>
        </w:trPr>
        <w:tc>
          <w:tcPr>
            <w:tcW w:w="1026" w:type="pct"/>
          </w:tcPr>
          <w:p w:rsidRPr="00F03FBF" w:rsidR="00B84217" w:rsidP="00B84217" w:rsidRDefault="00B84217" w14:paraId="5ACEC647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Rate Excluding VAT</w:t>
            </w:r>
          </w:p>
        </w:tc>
        <w:tc>
          <w:tcPr>
            <w:tcW w:w="900" w:type="pct"/>
          </w:tcPr>
          <w:p w:rsidR="00B84217" w:rsidP="00B84217" w:rsidRDefault="00B84217" w14:paraId="49996F87" w14:textId="77777777">
            <w:pPr>
              <w:pStyle w:val="HeaderTable"/>
            </w:pPr>
          </w:p>
        </w:tc>
        <w:tc>
          <w:tcPr>
            <w:tcW w:w="3074" w:type="pct"/>
          </w:tcPr>
          <w:p w:rsidR="00B84217" w:rsidP="00B84217" w:rsidRDefault="00B84217" w14:paraId="1E5870CD" w14:textId="77777777">
            <w:pPr>
              <w:spacing w:after="0"/>
            </w:pPr>
            <w:r>
              <w:rPr>
                <w:rFonts w:hint="cs"/>
                <w:cs/>
              </w:rPr>
              <w:t xml:space="preserve">แสดงข้อมูลใน </w:t>
            </w:r>
            <w:r>
              <w:t>Format</w:t>
            </w:r>
          </w:p>
          <w:p w:rsidR="00B84217" w:rsidP="00B84217" w:rsidRDefault="00B84217" w14:paraId="7210CB3F" w14:textId="77777777">
            <w:pPr>
              <w:pStyle w:val="ListParagraph"/>
              <w:numPr>
                <w:ilvl w:val="0"/>
                <w:numId w:val="67"/>
              </w:numPr>
              <w:spacing w:after="0"/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stepRateFlag </w:t>
            </w:r>
            <w:r>
              <w:rPr>
                <w:rFonts w:hint="cs"/>
                <w:cs/>
              </w:rPr>
              <w:t xml:space="preserve">เป็น </w:t>
            </w:r>
            <w:r>
              <w:rPr>
                <w:rFonts w:cs="Angsana New"/>
                <w:cs/>
              </w:rPr>
              <w:t>“</w:t>
            </w:r>
            <w:r>
              <w:t>Yes</w:t>
            </w:r>
            <w:r>
              <w:rPr>
                <w:rFonts w:cs="Angsana New"/>
                <w:cs/>
              </w:rPr>
              <w:t xml:space="preserve">” </w:t>
            </w:r>
          </w:p>
          <w:p w:rsidR="00B84217" w:rsidP="00B84217" w:rsidRDefault="00B84217" w14:paraId="41EC2B62" w14:textId="05726CEF">
            <w:pPr>
              <w:pStyle w:val="ListParagraph"/>
              <w:numPr>
                <w:ilvl w:val="1"/>
                <w:numId w:val="67"/>
              </w:numPr>
              <w:spacing w:after="0"/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stepRate </w:t>
            </w:r>
            <w:r>
              <w:rPr>
                <w:rFonts w:hint="cs"/>
                <w:cs/>
              </w:rPr>
              <w:t xml:space="preserve">ใน </w:t>
            </w:r>
            <w:r>
              <w:t xml:space="preserve">Row </w:t>
            </w:r>
            <w:r>
              <w:rPr>
                <w:rFonts w:hint="cs"/>
                <w:cs/>
              </w:rPr>
              <w:t xml:space="preserve">ที่ </w:t>
            </w:r>
            <w:r>
              <w:t>1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>ให้แสดงค่าเป็น</w:t>
            </w:r>
            <w:r>
              <w:rPr>
                <w:rFonts w:cs="Angsana New"/>
                <w:cs/>
              </w:rPr>
              <w:t xml:space="preserve"> “</w:t>
            </w:r>
            <w:r>
              <w:t xml:space="preserve">First </w:t>
            </w:r>
            <w:r>
              <w:rPr>
                <w:rFonts w:cs="Angsana New"/>
                <w:cs/>
              </w:rPr>
              <w:t xml:space="preserve">” + </w:t>
            </w:r>
            <w:r>
              <w:t xml:space="preserve">stepDuration </w:t>
            </w:r>
            <w:r>
              <w:rPr>
                <w:rFonts w:cs="Angsana New"/>
                <w:cs/>
              </w:rPr>
              <w:t xml:space="preserve">+ </w:t>
            </w:r>
            <w:r>
              <w:t xml:space="preserve">stepDurationUnit </w:t>
            </w:r>
            <w:r>
              <w:rPr>
                <w:rFonts w:cs="Angsana New"/>
                <w:cs/>
              </w:rPr>
              <w:t xml:space="preserve">+ “ ” + </w:t>
            </w:r>
            <w:r>
              <w:t xml:space="preserve">stepExcludingVAT </w:t>
            </w:r>
            <w:r>
              <w:rPr>
                <w:rFonts w:cs="Angsana New"/>
                <w:cs/>
              </w:rPr>
              <w:t xml:space="preserve">+ “ </w:t>
            </w:r>
            <w:r>
              <w:t>Baht</w:t>
            </w:r>
            <w:r>
              <w:rPr>
                <w:rFonts w:cs="Angsana New"/>
                <w:cs/>
              </w:rPr>
              <w:t>”</w:t>
            </w:r>
          </w:p>
          <w:p w:rsidR="00B84217" w:rsidP="00B84217" w:rsidRDefault="00B84217" w14:paraId="5A49EC6E" w14:textId="6C3EFC95">
            <w:pPr>
              <w:pStyle w:val="ListParagraph"/>
              <w:numPr>
                <w:ilvl w:val="1"/>
                <w:numId w:val="67"/>
              </w:numPr>
              <w:spacing w:after="0"/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stepRate </w:t>
            </w:r>
            <w:r>
              <w:rPr>
                <w:rFonts w:hint="cs"/>
                <w:cs/>
              </w:rPr>
              <w:t xml:space="preserve">ใน </w:t>
            </w:r>
            <w:r>
              <w:t xml:space="preserve">Row </w:t>
            </w:r>
            <w:r>
              <w:rPr>
                <w:rFonts w:hint="cs"/>
                <w:cs/>
              </w:rPr>
              <w:t xml:space="preserve">ที่ </w:t>
            </w:r>
            <w:r>
              <w:t>2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>เป็นต้นไป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ให้แสดงค่าเป็น </w:t>
            </w:r>
            <w:r>
              <w:t xml:space="preserve">stepDurationFrom </w:t>
            </w:r>
            <w:r>
              <w:rPr>
                <w:rFonts w:cs="Angsana New"/>
                <w:cs/>
              </w:rPr>
              <w:t xml:space="preserve">+ “ – “ </w:t>
            </w:r>
            <w:r>
              <w:t xml:space="preserve">stepDurationTo </w:t>
            </w:r>
            <w:r>
              <w:rPr>
                <w:rFonts w:cs="Angsana New"/>
                <w:cs/>
              </w:rPr>
              <w:t xml:space="preserve">+ </w:t>
            </w:r>
            <w:r>
              <w:t xml:space="preserve">stepDurationUnit </w:t>
            </w:r>
            <w:r>
              <w:rPr>
                <w:rFonts w:cs="Angsana New"/>
                <w:cs/>
              </w:rPr>
              <w:t xml:space="preserve">+ “ ” + </w:t>
            </w:r>
            <w:r>
              <w:t xml:space="preserve">stepExcludingVAT </w:t>
            </w:r>
            <w:r>
              <w:rPr>
                <w:rFonts w:cs="Angsana New"/>
                <w:cs/>
              </w:rPr>
              <w:t xml:space="preserve">+ “ </w:t>
            </w:r>
            <w:r>
              <w:t>Baht</w:t>
            </w:r>
            <w:r>
              <w:rPr>
                <w:rFonts w:cs="Angsana New"/>
                <w:cs/>
              </w:rPr>
              <w:t>”</w:t>
            </w:r>
          </w:p>
          <w:p w:rsidRPr="00FF77EE" w:rsidR="00B84217" w:rsidP="00B84217" w:rsidRDefault="00B84217" w14:paraId="5608B460" w14:textId="6ACA7155">
            <w:pPr>
              <w:pStyle w:val="ListParagraph"/>
              <w:numPr>
                <w:ilvl w:val="1"/>
                <w:numId w:val="67"/>
              </w:numPr>
              <w:spacing w:after="0"/>
            </w:pPr>
            <w:r>
              <w:rPr>
                <w:rFonts w:hint="cs" w:cs="Angsana New"/>
                <w:cs/>
              </w:rPr>
              <w:t xml:space="preserve">ถ้า </w:t>
            </w:r>
            <w:r>
              <w:rPr>
                <w:rFonts w:cs="CordiaUPC"/>
              </w:rPr>
              <w:t>rateFollowByMainPro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= “</w:t>
            </w:r>
            <w:r>
              <w:rPr>
                <w:rFonts w:cs="CordiaUPC"/>
              </w:rPr>
              <w:t>Yes</w:t>
            </w:r>
            <w:r>
              <w:rPr>
                <w:rFonts w:cs="Angsana New"/>
                <w:cs/>
              </w:rPr>
              <w:t>”</w:t>
            </w:r>
          </w:p>
          <w:p w:rsidRPr="00FF77EE" w:rsidR="00B84217" w:rsidP="00B84217" w:rsidRDefault="00B84217" w14:paraId="736AC97B" w14:textId="7C19B0D9">
            <w:pPr>
              <w:pStyle w:val="ListParagraph"/>
              <w:numPr>
                <w:ilvl w:val="2"/>
                <w:numId w:val="67"/>
              </w:numPr>
              <w:spacing w:after="0"/>
            </w:pP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Exceed Rate Follow By Main Promotion</w:t>
            </w:r>
            <w:r>
              <w:rPr>
                <w:rFonts w:cs="Angsana New"/>
                <w:cs/>
              </w:rPr>
              <w:t>”</w:t>
            </w:r>
          </w:p>
          <w:p w:rsidR="00B84217" w:rsidP="00B84217" w:rsidRDefault="00B84217" w14:paraId="6860292E" w14:textId="2F65ADD4">
            <w:pPr>
              <w:pStyle w:val="ListParagraph"/>
              <w:numPr>
                <w:ilvl w:val="1"/>
                <w:numId w:val="67"/>
              </w:numPr>
              <w:spacing w:after="0"/>
            </w:pPr>
            <w:r>
              <w:rPr>
                <w:rFonts w:hint="cs" w:cs="Angsana New"/>
                <w:cs/>
              </w:rPr>
              <w:t xml:space="preserve">ถ้า </w:t>
            </w:r>
            <w:r>
              <w:rPr>
                <w:rFonts w:cs="CordiaUPC"/>
              </w:rPr>
              <w:t>rateFollowByMainPro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= “</w:t>
            </w:r>
            <w:r>
              <w:rPr>
                <w:rFonts w:cs="CordiaUPC"/>
              </w:rPr>
              <w:t>No</w:t>
            </w:r>
            <w:r>
              <w:rPr>
                <w:rFonts w:cs="Angsana New"/>
                <w:cs/>
              </w:rPr>
              <w:t>”</w:t>
            </w:r>
          </w:p>
          <w:p w:rsidR="00B84217" w:rsidP="00B84217" w:rsidRDefault="00B84217" w14:paraId="11C9B0A5" w14:textId="7962955B">
            <w:pPr>
              <w:pStyle w:val="ListParagraph"/>
              <w:numPr>
                <w:ilvl w:val="2"/>
                <w:numId w:val="67"/>
              </w:numPr>
              <w:spacing w:after="0"/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rateDuration </w:t>
            </w:r>
            <w:r>
              <w:rPr>
                <w:rFonts w:cs="Angsana New"/>
                <w:cs/>
              </w:rPr>
              <w:t>= “</w:t>
            </w:r>
            <w:r>
              <w:t>1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ให้แสดงค่าเป็น </w:t>
            </w:r>
            <w:r>
              <w:rPr>
                <w:rFonts w:cs="Angsana New"/>
                <w:cs/>
              </w:rPr>
              <w:t>“</w:t>
            </w:r>
            <w:r>
              <w:t>exceed</w:t>
            </w:r>
            <w:r>
              <w:rPr>
                <w:rFonts w:cs="Angsana New"/>
                <w:cs/>
              </w:rPr>
              <w:t xml:space="preserve">” + </w:t>
            </w:r>
            <w:r>
              <w:t xml:space="preserve">rateExcludingVAT </w:t>
            </w:r>
            <w:r>
              <w:rPr>
                <w:rFonts w:cs="Angsana New"/>
                <w:cs/>
              </w:rPr>
              <w:t>+ “</w:t>
            </w:r>
            <w:r>
              <w:t>Baht</w:t>
            </w:r>
            <w:r>
              <w:rPr>
                <w:rFonts w:cs="Angsana New"/>
                <w:cs/>
              </w:rPr>
              <w:t xml:space="preserve">/” + </w:t>
            </w:r>
            <w:r>
              <w:t>rateUnit</w:t>
            </w:r>
          </w:p>
          <w:p w:rsidR="00B84217" w:rsidP="00B84217" w:rsidRDefault="00B84217" w14:paraId="681D4651" w14:textId="6E867C5A">
            <w:pPr>
              <w:pStyle w:val="ListParagraph"/>
              <w:numPr>
                <w:ilvl w:val="2"/>
                <w:numId w:val="67"/>
              </w:numPr>
              <w:spacing w:after="0"/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rateDuration &gt; </w:t>
            </w:r>
            <w:r>
              <w:rPr>
                <w:rFonts w:cs="Angsana New"/>
                <w:cs/>
              </w:rPr>
              <w:t>“</w:t>
            </w:r>
            <w:r>
              <w:t>1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ให้แสดงค่าเป็น </w:t>
            </w:r>
            <w:r>
              <w:rPr>
                <w:rFonts w:cs="Angsana New"/>
                <w:cs/>
              </w:rPr>
              <w:t>“</w:t>
            </w:r>
            <w:r>
              <w:t>exceed</w:t>
            </w:r>
            <w:r>
              <w:rPr>
                <w:rFonts w:cs="Angsana New"/>
                <w:cs/>
              </w:rPr>
              <w:t xml:space="preserve">” + </w:t>
            </w:r>
            <w:r>
              <w:t xml:space="preserve">rateExcludingVAT </w:t>
            </w:r>
            <w:r>
              <w:rPr>
                <w:rFonts w:cs="Angsana New"/>
                <w:cs/>
              </w:rPr>
              <w:t>+ “</w:t>
            </w:r>
            <w:r>
              <w:t>Baht</w:t>
            </w:r>
            <w:r>
              <w:rPr>
                <w:rFonts w:cs="Angsana New"/>
                <w:cs/>
              </w:rPr>
              <w:t xml:space="preserve">/” + </w:t>
            </w:r>
            <w:r>
              <w:t xml:space="preserve">rateDuration </w:t>
            </w:r>
            <w:r>
              <w:rPr>
                <w:rFonts w:cs="Angsana New"/>
                <w:cs/>
              </w:rPr>
              <w:t xml:space="preserve">+ “ ” + </w:t>
            </w:r>
            <w:r>
              <w:t>rateUnit</w:t>
            </w:r>
          </w:p>
          <w:p w:rsidR="00B84217" w:rsidP="00B84217" w:rsidRDefault="00B84217" w14:paraId="24219903" w14:textId="77777777">
            <w:pPr>
              <w:pStyle w:val="ListParagraph"/>
              <w:numPr>
                <w:ilvl w:val="0"/>
                <w:numId w:val="67"/>
              </w:numPr>
              <w:spacing w:after="0"/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stepRateFlag </w:t>
            </w:r>
            <w:r>
              <w:rPr>
                <w:rFonts w:hint="cs"/>
                <w:cs/>
              </w:rPr>
              <w:t xml:space="preserve">เป็น </w:t>
            </w:r>
            <w:r>
              <w:rPr>
                <w:rFonts w:cs="Angsana New"/>
                <w:cs/>
              </w:rPr>
              <w:t>“</w:t>
            </w:r>
            <w:r>
              <w:t>No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>ให้แสดงค่าเป็น</w:t>
            </w:r>
            <w:r>
              <w:rPr>
                <w:rFonts w:cs="Angsana New"/>
                <w:cs/>
              </w:rPr>
              <w:t xml:space="preserve"> </w:t>
            </w:r>
          </w:p>
          <w:p w:rsidR="00B84217" w:rsidP="00B84217" w:rsidRDefault="00B84217" w14:paraId="3674A4D1" w14:textId="14C8E25B">
            <w:pPr>
              <w:pStyle w:val="ListParagraph"/>
              <w:numPr>
                <w:ilvl w:val="1"/>
                <w:numId w:val="67"/>
              </w:numPr>
              <w:spacing w:after="0"/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rateDuration </w:t>
            </w:r>
            <w:r>
              <w:rPr>
                <w:rFonts w:cs="Angsana New"/>
                <w:cs/>
              </w:rPr>
              <w:t>= “</w:t>
            </w:r>
            <w:r>
              <w:t>1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ให้แสดงค่าเป็น </w:t>
            </w:r>
            <w:r>
              <w:rPr>
                <w:rFonts w:cs="Angsana New"/>
                <w:cs/>
              </w:rPr>
              <w:t xml:space="preserve"> </w:t>
            </w:r>
            <w:r>
              <w:t xml:space="preserve"> rateExcludingVAT </w:t>
            </w:r>
            <w:r>
              <w:rPr>
                <w:rFonts w:cs="Angsana New"/>
                <w:cs/>
              </w:rPr>
              <w:t>+ “</w:t>
            </w:r>
            <w:r>
              <w:t>Baht</w:t>
            </w:r>
            <w:r>
              <w:rPr>
                <w:rFonts w:cs="Angsana New"/>
                <w:cs/>
              </w:rPr>
              <w:t xml:space="preserve">/” + </w:t>
            </w:r>
            <w:r>
              <w:t>rateUnit</w:t>
            </w:r>
          </w:p>
          <w:p w:rsidR="00B84217" w:rsidP="00B84217" w:rsidRDefault="00B84217" w14:paraId="1C493050" w14:textId="31D4217D">
            <w:pPr>
              <w:pStyle w:val="ListParagraph"/>
              <w:numPr>
                <w:ilvl w:val="1"/>
                <w:numId w:val="67"/>
              </w:numPr>
              <w:spacing w:after="0"/>
              <w:rPr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>rateDuration &gt;</w:t>
            </w:r>
            <w:r>
              <w:rPr>
                <w:rFonts w:cs="Angsana New"/>
                <w:cs/>
              </w:rPr>
              <w:t xml:space="preserve"> “</w:t>
            </w:r>
            <w:r>
              <w:t>1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ให้แสดงค่าเป็น </w:t>
            </w:r>
            <w:r>
              <w:t xml:space="preserve">rateExcludingVAT </w:t>
            </w:r>
            <w:r>
              <w:rPr>
                <w:rFonts w:cs="Angsana New"/>
                <w:cs/>
              </w:rPr>
              <w:t>+ “</w:t>
            </w:r>
            <w:r>
              <w:t>Baht</w:t>
            </w:r>
            <w:r>
              <w:rPr>
                <w:rFonts w:cs="Angsana New"/>
                <w:cs/>
              </w:rPr>
              <w:t xml:space="preserve">/” + </w:t>
            </w:r>
            <w:r>
              <w:t xml:space="preserve">rateDuration </w:t>
            </w:r>
            <w:r>
              <w:rPr>
                <w:rFonts w:cs="Angsana New"/>
                <w:cs/>
              </w:rPr>
              <w:t xml:space="preserve">+ “ ” + </w:t>
            </w:r>
            <w:r>
              <w:t>rateUnit</w:t>
            </w:r>
          </w:p>
        </w:tc>
      </w:tr>
      <w:tr w:rsidRPr="008979A8" w:rsidR="00B84217" w:rsidTr="00F9348E" w14:paraId="5A594A9A" w14:textId="77777777">
        <w:trPr>
          <w:trHeight w:val="108"/>
        </w:trPr>
        <w:tc>
          <w:tcPr>
            <w:tcW w:w="1026" w:type="pct"/>
          </w:tcPr>
          <w:p w:rsidRPr="00F03FBF" w:rsidR="00B84217" w:rsidP="00B84217" w:rsidRDefault="00B84217" w14:paraId="2A51291E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Rate Including VAT</w:t>
            </w:r>
          </w:p>
        </w:tc>
        <w:tc>
          <w:tcPr>
            <w:tcW w:w="900" w:type="pct"/>
          </w:tcPr>
          <w:p w:rsidR="00B84217" w:rsidP="00B84217" w:rsidRDefault="00B84217" w14:paraId="06A3331A" w14:textId="77777777">
            <w:pPr>
              <w:pStyle w:val="HeaderTable"/>
            </w:pPr>
          </w:p>
        </w:tc>
        <w:tc>
          <w:tcPr>
            <w:tcW w:w="3074" w:type="pct"/>
          </w:tcPr>
          <w:p w:rsidR="00B84217" w:rsidP="00B84217" w:rsidRDefault="00B84217" w14:paraId="3DEC1FB2" w14:textId="77777777">
            <w:pPr>
              <w:spacing w:after="0"/>
            </w:pPr>
            <w:r>
              <w:rPr>
                <w:rFonts w:hint="cs"/>
                <w:cs/>
              </w:rPr>
              <w:t xml:space="preserve">แสดงข้อมูลใน </w:t>
            </w:r>
            <w:r>
              <w:t>Format</w:t>
            </w:r>
          </w:p>
          <w:p w:rsidR="00B84217" w:rsidP="00B84217" w:rsidRDefault="00B84217" w14:paraId="20BBE0D5" w14:textId="4714B65B">
            <w:pPr>
              <w:pStyle w:val="ListParagraph"/>
              <w:numPr>
                <w:ilvl w:val="0"/>
                <w:numId w:val="67"/>
              </w:numPr>
              <w:spacing w:after="0"/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stepRateFlag </w:t>
            </w:r>
            <w:r>
              <w:rPr>
                <w:rFonts w:hint="cs"/>
                <w:cs/>
              </w:rPr>
              <w:t xml:space="preserve">เป็น </w:t>
            </w:r>
            <w:r>
              <w:rPr>
                <w:rFonts w:cs="Angsana New"/>
                <w:cs/>
              </w:rPr>
              <w:t>“</w:t>
            </w:r>
            <w:r>
              <w:t>Yes</w:t>
            </w:r>
            <w:r>
              <w:rPr>
                <w:rFonts w:cs="Angsana New"/>
                <w:cs/>
              </w:rPr>
              <w:t xml:space="preserve">” </w:t>
            </w:r>
          </w:p>
          <w:p w:rsidR="00B84217" w:rsidP="00B84217" w:rsidRDefault="00B84217" w14:paraId="62AD0286" w14:textId="3CD08FFD">
            <w:pPr>
              <w:pStyle w:val="ListParagraph"/>
              <w:numPr>
                <w:ilvl w:val="1"/>
                <w:numId w:val="67"/>
              </w:numPr>
              <w:spacing w:after="0"/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stepRate </w:t>
            </w:r>
            <w:r>
              <w:rPr>
                <w:rFonts w:hint="cs"/>
                <w:cs/>
              </w:rPr>
              <w:t xml:space="preserve">ใน </w:t>
            </w:r>
            <w:r>
              <w:t xml:space="preserve">Row </w:t>
            </w:r>
            <w:r>
              <w:rPr>
                <w:rFonts w:hint="cs"/>
                <w:cs/>
              </w:rPr>
              <w:t xml:space="preserve">ที่ </w:t>
            </w:r>
            <w:r>
              <w:t xml:space="preserve">1 </w:t>
            </w:r>
            <w:r>
              <w:rPr>
                <w:rFonts w:hint="cs"/>
                <w:cs/>
              </w:rPr>
              <w:t>ให้แสดงค่าเป็น</w:t>
            </w:r>
            <w:r>
              <w:rPr>
                <w:rFonts w:cs="Angsana New"/>
                <w:cs/>
              </w:rPr>
              <w:t xml:space="preserve"> “</w:t>
            </w:r>
            <w:r>
              <w:t xml:space="preserve">First </w:t>
            </w:r>
            <w:r>
              <w:rPr>
                <w:rFonts w:cs="Angsana New"/>
                <w:cs/>
              </w:rPr>
              <w:t xml:space="preserve">” + </w:t>
            </w:r>
            <w:r>
              <w:t xml:space="preserve">stepDuration </w:t>
            </w:r>
            <w:r>
              <w:rPr>
                <w:rFonts w:cs="Angsana New"/>
                <w:cs/>
              </w:rPr>
              <w:t xml:space="preserve">+ </w:t>
            </w:r>
            <w:r>
              <w:t xml:space="preserve">stepDurationUnit </w:t>
            </w:r>
            <w:r>
              <w:rPr>
                <w:rFonts w:cs="Angsana New"/>
                <w:cs/>
              </w:rPr>
              <w:t xml:space="preserve">+ “ ” + </w:t>
            </w:r>
            <w:r>
              <w:t xml:space="preserve">stepIncludingVAT </w:t>
            </w:r>
            <w:r>
              <w:rPr>
                <w:rFonts w:cs="Angsana New"/>
                <w:cs/>
              </w:rPr>
              <w:t xml:space="preserve">+ “ </w:t>
            </w:r>
            <w:r>
              <w:t>Baht</w:t>
            </w:r>
            <w:r>
              <w:rPr>
                <w:rFonts w:cs="Angsana New"/>
                <w:cs/>
              </w:rPr>
              <w:t>”</w:t>
            </w:r>
          </w:p>
          <w:p w:rsidRPr="00FF77EE" w:rsidR="00B84217" w:rsidP="00B84217" w:rsidRDefault="00B84217" w14:paraId="2246C2E5" w14:textId="71508DFA">
            <w:pPr>
              <w:pStyle w:val="ListParagraph"/>
              <w:numPr>
                <w:ilvl w:val="1"/>
                <w:numId w:val="67"/>
              </w:numPr>
              <w:spacing w:after="0"/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stepRate </w:t>
            </w:r>
            <w:r>
              <w:rPr>
                <w:rFonts w:hint="cs"/>
                <w:cs/>
              </w:rPr>
              <w:t xml:space="preserve">ใน </w:t>
            </w:r>
            <w:r>
              <w:t xml:space="preserve">Row </w:t>
            </w:r>
            <w:r>
              <w:rPr>
                <w:rFonts w:hint="cs"/>
                <w:cs/>
              </w:rPr>
              <w:t xml:space="preserve">ที่ </w:t>
            </w:r>
            <w:r>
              <w:t xml:space="preserve">2 </w:t>
            </w:r>
            <w:r>
              <w:rPr>
                <w:rFonts w:hint="cs"/>
                <w:cs/>
              </w:rPr>
              <w:t>เป็นต้นไป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ให้แสดงค่าเป็น </w:t>
            </w:r>
            <w:r>
              <w:t xml:space="preserve">stepDurationFrom </w:t>
            </w:r>
            <w:r>
              <w:rPr>
                <w:rFonts w:cs="Angsana New"/>
                <w:cs/>
              </w:rPr>
              <w:t xml:space="preserve">+ “ – “ </w:t>
            </w:r>
            <w:r>
              <w:t xml:space="preserve">stepDurationTo </w:t>
            </w:r>
            <w:r>
              <w:rPr>
                <w:rFonts w:cs="Angsana New"/>
                <w:cs/>
              </w:rPr>
              <w:t xml:space="preserve">+ </w:t>
            </w:r>
            <w:r>
              <w:t xml:space="preserve">stepDurationUnit </w:t>
            </w:r>
            <w:r>
              <w:rPr>
                <w:rFonts w:cs="Angsana New"/>
                <w:cs/>
              </w:rPr>
              <w:t xml:space="preserve">+ “ ” + </w:t>
            </w:r>
            <w:r>
              <w:t xml:space="preserve">stepIncludingVAT </w:t>
            </w:r>
            <w:r>
              <w:rPr>
                <w:rFonts w:cs="Angsana New"/>
                <w:cs/>
              </w:rPr>
              <w:t xml:space="preserve">+ “ </w:t>
            </w:r>
            <w:r>
              <w:t>Baht</w:t>
            </w:r>
            <w:r>
              <w:rPr>
                <w:rFonts w:cs="Angsana New"/>
                <w:cs/>
              </w:rPr>
              <w:t>”</w:t>
            </w:r>
          </w:p>
          <w:p w:rsidRPr="00F942AD" w:rsidR="00B84217" w:rsidP="00B84217" w:rsidRDefault="00B84217" w14:paraId="1BF1D8B0" w14:textId="77777777">
            <w:pPr>
              <w:pStyle w:val="ListParagraph"/>
              <w:numPr>
                <w:ilvl w:val="1"/>
                <w:numId w:val="67"/>
              </w:numPr>
              <w:spacing w:after="0"/>
            </w:pPr>
            <w:r>
              <w:rPr>
                <w:rFonts w:hint="cs" w:cs="Angsana New"/>
                <w:cs/>
              </w:rPr>
              <w:t xml:space="preserve">ถ้า </w:t>
            </w:r>
            <w:r>
              <w:rPr>
                <w:rFonts w:cs="CordiaUPC"/>
              </w:rPr>
              <w:t>rateFollowByMainPro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= “</w:t>
            </w:r>
            <w:r>
              <w:rPr>
                <w:rFonts w:cs="CordiaUPC"/>
              </w:rPr>
              <w:t>Yes</w:t>
            </w:r>
            <w:r>
              <w:rPr>
                <w:rFonts w:cs="Angsana New"/>
                <w:cs/>
              </w:rPr>
              <w:t>”</w:t>
            </w:r>
          </w:p>
          <w:p w:rsidRPr="00FF77EE" w:rsidR="00B84217" w:rsidP="00B84217" w:rsidRDefault="00B84217" w14:paraId="3A63A65C" w14:textId="751461B8">
            <w:pPr>
              <w:pStyle w:val="ListParagraph"/>
              <w:numPr>
                <w:ilvl w:val="2"/>
                <w:numId w:val="67"/>
              </w:numPr>
              <w:spacing w:after="0"/>
            </w:pP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Exceed Rate Follow By Main Promotion</w:t>
            </w:r>
            <w:r>
              <w:rPr>
                <w:rFonts w:cs="Angsana New"/>
                <w:cs/>
              </w:rPr>
              <w:t>”</w:t>
            </w:r>
          </w:p>
          <w:p w:rsidR="00B84217" w:rsidP="00B84217" w:rsidRDefault="00B84217" w14:paraId="29F5B560" w14:textId="43286D3A">
            <w:pPr>
              <w:pStyle w:val="ListParagraph"/>
              <w:numPr>
                <w:ilvl w:val="1"/>
                <w:numId w:val="67"/>
              </w:numPr>
              <w:spacing w:after="0"/>
            </w:pPr>
            <w:r>
              <w:rPr>
                <w:rFonts w:hint="cs" w:cs="Angsana New"/>
                <w:cs/>
              </w:rPr>
              <w:t xml:space="preserve">ถ้า </w:t>
            </w:r>
            <w:r>
              <w:rPr>
                <w:rFonts w:cs="CordiaUPC"/>
              </w:rPr>
              <w:t>rateFollowByMainPro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= “</w:t>
            </w:r>
            <w:r>
              <w:rPr>
                <w:rFonts w:cs="CordiaUPC"/>
              </w:rPr>
              <w:t>No</w:t>
            </w:r>
            <w:r>
              <w:rPr>
                <w:rFonts w:cs="Angsana New"/>
                <w:cs/>
              </w:rPr>
              <w:t>”</w:t>
            </w:r>
          </w:p>
          <w:p w:rsidR="00B84217" w:rsidP="00B84217" w:rsidRDefault="00B84217" w14:paraId="26BA4DC2" w14:textId="1F53AD19">
            <w:pPr>
              <w:pStyle w:val="ListParagraph"/>
              <w:numPr>
                <w:ilvl w:val="2"/>
                <w:numId w:val="67"/>
              </w:numPr>
              <w:spacing w:after="0"/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rateDuration </w:t>
            </w:r>
            <w:r>
              <w:rPr>
                <w:rFonts w:cs="Angsana New"/>
                <w:cs/>
              </w:rPr>
              <w:t>= “</w:t>
            </w:r>
            <w:r>
              <w:t>1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ให้แสดงค่าเป็น </w:t>
            </w:r>
            <w:r>
              <w:rPr>
                <w:rFonts w:cs="Angsana New"/>
                <w:cs/>
              </w:rPr>
              <w:t>“</w:t>
            </w:r>
            <w:r>
              <w:t>exceed</w:t>
            </w:r>
            <w:r>
              <w:rPr>
                <w:rFonts w:cs="Angsana New"/>
                <w:cs/>
              </w:rPr>
              <w:t xml:space="preserve">” + </w:t>
            </w:r>
            <w:r>
              <w:t xml:space="preserve">rateIncludingVAT </w:t>
            </w:r>
            <w:r>
              <w:rPr>
                <w:rFonts w:cs="Angsana New"/>
                <w:cs/>
              </w:rPr>
              <w:t>+ “</w:t>
            </w:r>
            <w:r>
              <w:t>Baht</w:t>
            </w:r>
            <w:r>
              <w:rPr>
                <w:rFonts w:cs="Angsana New"/>
                <w:cs/>
              </w:rPr>
              <w:t xml:space="preserve">/” + </w:t>
            </w:r>
            <w:r>
              <w:t>rateUnit</w:t>
            </w:r>
          </w:p>
          <w:p w:rsidR="00B84217" w:rsidP="00B84217" w:rsidRDefault="00B84217" w14:paraId="6B3440A0" w14:textId="0EC9A9B6">
            <w:pPr>
              <w:pStyle w:val="ListParagraph"/>
              <w:numPr>
                <w:ilvl w:val="2"/>
                <w:numId w:val="67"/>
              </w:numPr>
              <w:spacing w:after="0"/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rateDuration &gt; </w:t>
            </w:r>
            <w:r>
              <w:rPr>
                <w:rFonts w:cs="Angsana New"/>
                <w:cs/>
              </w:rPr>
              <w:t>“</w:t>
            </w:r>
            <w:r>
              <w:t>1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ให้แสดงค่าเป็น </w:t>
            </w:r>
            <w:r>
              <w:rPr>
                <w:rFonts w:cs="Angsana New"/>
                <w:cs/>
              </w:rPr>
              <w:t>“</w:t>
            </w:r>
            <w:r>
              <w:t>exceed</w:t>
            </w:r>
            <w:r>
              <w:rPr>
                <w:rFonts w:cs="Angsana New"/>
                <w:cs/>
              </w:rPr>
              <w:t xml:space="preserve">” + </w:t>
            </w:r>
            <w:r>
              <w:t xml:space="preserve">rateIncludingVAT </w:t>
            </w:r>
            <w:r>
              <w:rPr>
                <w:rFonts w:cs="Angsana New"/>
                <w:cs/>
              </w:rPr>
              <w:t>+ “</w:t>
            </w:r>
            <w:r>
              <w:t>Baht</w:t>
            </w:r>
            <w:r>
              <w:rPr>
                <w:rFonts w:cs="Angsana New"/>
                <w:cs/>
              </w:rPr>
              <w:t xml:space="preserve">/” + </w:t>
            </w:r>
            <w:r>
              <w:t xml:space="preserve">rateDuration </w:t>
            </w:r>
            <w:r>
              <w:rPr>
                <w:rFonts w:cs="Angsana New"/>
                <w:cs/>
              </w:rPr>
              <w:t xml:space="preserve">+ “ ” + </w:t>
            </w:r>
            <w:r>
              <w:t>rateUnit</w:t>
            </w:r>
          </w:p>
          <w:p w:rsidR="00B84217" w:rsidP="00B84217" w:rsidRDefault="00B84217" w14:paraId="2749C42C" w14:textId="77777777">
            <w:pPr>
              <w:pStyle w:val="ListParagraph"/>
              <w:numPr>
                <w:ilvl w:val="0"/>
                <w:numId w:val="67"/>
              </w:numPr>
              <w:spacing w:after="0"/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stepRateFlag </w:t>
            </w:r>
            <w:r>
              <w:rPr>
                <w:rFonts w:hint="cs"/>
                <w:cs/>
              </w:rPr>
              <w:t xml:space="preserve">เป็น </w:t>
            </w:r>
            <w:r>
              <w:rPr>
                <w:rFonts w:cs="Angsana New"/>
                <w:cs/>
              </w:rPr>
              <w:t>“</w:t>
            </w:r>
            <w:r>
              <w:t>No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>ให้แสดงค่าเป็น</w:t>
            </w:r>
            <w:r>
              <w:rPr>
                <w:rFonts w:cs="Angsana New"/>
                <w:cs/>
              </w:rPr>
              <w:t xml:space="preserve"> </w:t>
            </w:r>
          </w:p>
          <w:p w:rsidR="00B84217" w:rsidP="00B84217" w:rsidRDefault="00B84217" w14:paraId="53F7A346" w14:textId="079B249A">
            <w:pPr>
              <w:pStyle w:val="ListParagraph"/>
              <w:numPr>
                <w:ilvl w:val="1"/>
                <w:numId w:val="67"/>
              </w:numPr>
              <w:spacing w:after="0"/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rateDuration </w:t>
            </w:r>
            <w:r>
              <w:rPr>
                <w:rFonts w:cs="Angsana New"/>
                <w:cs/>
              </w:rPr>
              <w:t>= “</w:t>
            </w:r>
            <w:r>
              <w:t>1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ให้แสดงค่าเป็น </w:t>
            </w:r>
            <w:r>
              <w:t xml:space="preserve">  rateIncludingVAT </w:t>
            </w:r>
            <w:r>
              <w:rPr>
                <w:rFonts w:cs="Angsana New"/>
                <w:cs/>
              </w:rPr>
              <w:t>+ “</w:t>
            </w:r>
            <w:r>
              <w:t>Baht</w:t>
            </w:r>
            <w:r>
              <w:rPr>
                <w:rFonts w:cs="Angsana New"/>
                <w:cs/>
              </w:rPr>
              <w:t xml:space="preserve">/” + </w:t>
            </w:r>
            <w:r>
              <w:t>rateUnit</w:t>
            </w:r>
          </w:p>
          <w:p w:rsidRPr="0064149B" w:rsidR="00B84217" w:rsidP="00B84217" w:rsidRDefault="00B84217" w14:paraId="6A0B9B7F" w14:textId="127FF723">
            <w:pPr>
              <w:pStyle w:val="ListParagraph"/>
              <w:numPr>
                <w:ilvl w:val="1"/>
                <w:numId w:val="67"/>
              </w:numPr>
              <w:spacing w:after="0"/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rateDuration &gt; </w:t>
            </w:r>
            <w:r>
              <w:rPr>
                <w:rFonts w:cs="Angsana New"/>
                <w:cs/>
              </w:rPr>
              <w:t>“</w:t>
            </w:r>
            <w:r>
              <w:t>1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ให้แสดงค่าเป็น </w:t>
            </w:r>
            <w:r>
              <w:t xml:space="preserve">rateIncludingVAT </w:t>
            </w:r>
            <w:r>
              <w:rPr>
                <w:rFonts w:cs="Angsana New"/>
                <w:cs/>
              </w:rPr>
              <w:t>+ “</w:t>
            </w:r>
            <w:r>
              <w:t>Baht</w:t>
            </w:r>
            <w:r>
              <w:rPr>
                <w:rFonts w:cs="Angsana New"/>
                <w:cs/>
              </w:rPr>
              <w:t xml:space="preserve">/” + </w:t>
            </w:r>
            <w:r>
              <w:t xml:space="preserve">rateDuration </w:t>
            </w:r>
            <w:r>
              <w:rPr>
                <w:rFonts w:cs="Angsana New"/>
                <w:cs/>
              </w:rPr>
              <w:t xml:space="preserve">+ “ ” + </w:t>
            </w:r>
            <w:r>
              <w:t>rateUnit</w:t>
            </w:r>
          </w:p>
        </w:tc>
      </w:tr>
      <w:tr w:rsidRPr="008979A8" w:rsidR="00B84217" w:rsidTr="00F9348E" w14:paraId="7E6F4673" w14:textId="77777777">
        <w:trPr>
          <w:trHeight w:val="108"/>
        </w:trPr>
        <w:tc>
          <w:tcPr>
            <w:tcW w:w="1026" w:type="pct"/>
          </w:tcPr>
          <w:p w:rsidRPr="003A1FD8" w:rsidR="00B84217" w:rsidP="00B84217" w:rsidRDefault="00B84217" w14:paraId="2E8FCC44" w14:textId="77777777">
            <w:pPr>
              <w:rPr>
                <w:rFonts w:cs="CordiaUPC"/>
              </w:rPr>
            </w:pPr>
            <w:r w:rsidRPr="003A1FD8">
              <w:rPr>
                <w:rFonts w:cs="CordiaUPC"/>
              </w:rPr>
              <w:t>Action</w:t>
            </w:r>
          </w:p>
          <w:p w:rsidRPr="003A1FD8" w:rsidR="00B84217" w:rsidP="00B84217" w:rsidRDefault="00B84217" w14:paraId="5D9C09C5" w14:textId="77777777">
            <w:pPr>
              <w:pStyle w:val="ListParagraph"/>
              <w:numPr>
                <w:ilvl w:val="0"/>
                <w:numId w:val="13"/>
              </w:numPr>
              <w:rPr>
                <w:rFonts w:cs="CordiaUPC"/>
              </w:rPr>
            </w:pPr>
            <w:r w:rsidRPr="003A1FD8">
              <w:rPr>
                <w:rFonts w:hint="cs" w:cs="Angsana New"/>
                <w:cs/>
              </w:rPr>
              <w:t>ปุ่ม</w:t>
            </w:r>
            <w:r>
              <w:rPr>
                <w:rFonts w:cs="Angsana New"/>
                <w:cs/>
              </w:rPr>
              <w:t xml:space="preserve"> </w:t>
            </w:r>
            <w:r w:rsidRPr="003A1FD8">
              <w:rPr>
                <w:rFonts w:cs="CordiaUPC"/>
              </w:rPr>
              <w:t>Edit</w:t>
            </w:r>
          </w:p>
        </w:tc>
        <w:tc>
          <w:tcPr>
            <w:tcW w:w="900" w:type="pct"/>
          </w:tcPr>
          <w:p w:rsidR="00B84217" w:rsidP="00B84217" w:rsidRDefault="00B84217" w14:paraId="462FA5D4" w14:textId="77777777">
            <w:r>
              <w:t>Button</w:t>
            </w:r>
          </w:p>
        </w:tc>
        <w:tc>
          <w:tcPr>
            <w:tcW w:w="3074" w:type="pct"/>
          </w:tcPr>
          <w:p w:rsidRPr="0079598B" w:rsidR="00B84217" w:rsidP="00B84217" w:rsidRDefault="00B84217" w14:paraId="2CF998FF" w14:textId="77777777">
            <w:pPr>
              <w:rPr>
                <w:rFonts w:cs="CordiaUPC"/>
                <w:cs/>
              </w:rPr>
            </w:pPr>
            <w:r w:rsidRPr="0079598B">
              <w:rPr>
                <w:rFonts w:cs="Angsana New"/>
                <w:cs/>
              </w:rPr>
              <w:t xml:space="preserve">เมื่อกดปุ่มให้ทำการ </w:t>
            </w:r>
            <w:r w:rsidRPr="0079598B">
              <w:rPr>
                <w:rFonts w:cs="CordiaUPC"/>
              </w:rPr>
              <w:t>Visible Detail Section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และดึงข้อมูลของ </w:t>
            </w:r>
            <w:r>
              <w:rPr>
                <w:rFonts w:cs="CordiaUPC"/>
              </w:rPr>
              <w:t xml:space="preserve">Row </w:t>
            </w:r>
            <w:r>
              <w:rPr>
                <w:rFonts w:hint="cs" w:cs="Angsana New"/>
                <w:cs/>
              </w:rPr>
              <w:t>นั้นๆ มาแสดง</w:t>
            </w:r>
          </w:p>
        </w:tc>
      </w:tr>
      <w:tr w:rsidRPr="008979A8" w:rsidR="00B84217" w:rsidTr="00F9348E" w14:paraId="410AE7AE" w14:textId="77777777">
        <w:trPr>
          <w:trHeight w:val="108"/>
        </w:trPr>
        <w:tc>
          <w:tcPr>
            <w:tcW w:w="1026" w:type="pct"/>
          </w:tcPr>
          <w:p w:rsidRPr="003A1FD8" w:rsidR="00B84217" w:rsidP="00B84217" w:rsidRDefault="00B84217" w14:paraId="0DEEA57D" w14:textId="77777777">
            <w:pPr>
              <w:rPr>
                <w:rFonts w:cs="CordiaUPC"/>
              </w:rPr>
            </w:pPr>
            <w:r w:rsidRPr="003A1FD8">
              <w:rPr>
                <w:rFonts w:cs="CordiaUPC"/>
              </w:rPr>
              <w:t>Action</w:t>
            </w:r>
          </w:p>
          <w:p w:rsidRPr="00285067" w:rsidR="00B84217" w:rsidP="00B84217" w:rsidRDefault="00B84217" w14:paraId="174F5BB1" w14:textId="77777777">
            <w:pPr>
              <w:pStyle w:val="ListParagraph"/>
              <w:numPr>
                <w:ilvl w:val="0"/>
                <w:numId w:val="13"/>
              </w:numPr>
              <w:rPr>
                <w:rFonts w:cs="CordiaUPC"/>
              </w:rPr>
            </w:pPr>
            <w:r w:rsidRPr="00285067">
              <w:rPr>
                <w:rFonts w:hint="cs" w:cs="Angsana New"/>
                <w:cs/>
              </w:rPr>
              <w:t>ปุ่ม</w:t>
            </w:r>
            <w:r>
              <w:rPr>
                <w:rFonts w:cs="CordiaUPC"/>
              </w:rPr>
              <w:t xml:space="preserve"> Copy</w:t>
            </w:r>
          </w:p>
        </w:tc>
        <w:tc>
          <w:tcPr>
            <w:tcW w:w="900" w:type="pct"/>
          </w:tcPr>
          <w:p w:rsidR="00B84217" w:rsidP="00B84217" w:rsidRDefault="00B84217" w14:paraId="5A7D6061" w14:textId="77777777">
            <w:r>
              <w:t>Button</w:t>
            </w:r>
          </w:p>
        </w:tc>
        <w:tc>
          <w:tcPr>
            <w:tcW w:w="3074" w:type="pct"/>
          </w:tcPr>
          <w:p w:rsidRPr="0079598B" w:rsidR="00B84217" w:rsidP="00B84217" w:rsidRDefault="00B84217" w14:paraId="16E7433B" w14:textId="77777777">
            <w:pPr>
              <w:rPr>
                <w:rFonts w:cs="CordiaUPC"/>
                <w:cs/>
              </w:rPr>
            </w:pPr>
            <w:r w:rsidRPr="0079598B">
              <w:rPr>
                <w:rFonts w:cs="Angsana New"/>
                <w:cs/>
              </w:rPr>
              <w:t xml:space="preserve">เมื่อกดปุ่มให้ทำการ </w:t>
            </w:r>
            <w:r>
              <w:rPr>
                <w:rFonts w:cs="CordiaUPC"/>
              </w:rPr>
              <w:t>Visible Detail</w:t>
            </w:r>
            <w:r w:rsidRPr="0079598B">
              <w:rPr>
                <w:rFonts w:cs="CordiaUPC"/>
              </w:rPr>
              <w:t xml:space="preserve"> Section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>และ</w:t>
            </w:r>
            <w:r>
              <w:rPr>
                <w:rFonts w:cs="CordiaUPC"/>
              </w:rPr>
              <w:t xml:space="preserve"> Copy </w:t>
            </w:r>
            <w:r>
              <w:rPr>
                <w:rFonts w:hint="cs" w:cs="Angsana New"/>
                <w:cs/>
              </w:rPr>
              <w:t xml:space="preserve">ข้อมูลของ </w:t>
            </w:r>
            <w:r>
              <w:rPr>
                <w:rFonts w:cs="CordiaUPC"/>
              </w:rPr>
              <w:t xml:space="preserve">Row </w:t>
            </w:r>
            <w:r>
              <w:rPr>
                <w:rFonts w:hint="cs" w:cs="Angsana New"/>
                <w:cs/>
              </w:rPr>
              <w:t xml:space="preserve">นั้นๆ มาแสดงเพื่อสร้างเป็น </w:t>
            </w:r>
            <w:r>
              <w:rPr>
                <w:rFonts w:cs="CordiaUPC"/>
              </w:rPr>
              <w:t xml:space="preserve">Row </w:t>
            </w:r>
            <w:r>
              <w:rPr>
                <w:rFonts w:hint="cs" w:cs="Angsana New"/>
                <w:cs/>
              </w:rPr>
              <w:t>ใหม่</w:t>
            </w:r>
          </w:p>
        </w:tc>
      </w:tr>
      <w:tr w:rsidRPr="008979A8" w:rsidR="00B84217" w:rsidTr="00F9348E" w14:paraId="6CBB33E4" w14:textId="77777777">
        <w:trPr>
          <w:trHeight w:val="108"/>
        </w:trPr>
        <w:tc>
          <w:tcPr>
            <w:tcW w:w="1026" w:type="pct"/>
          </w:tcPr>
          <w:p w:rsidRPr="003A1FD8" w:rsidR="00B84217" w:rsidP="00B84217" w:rsidRDefault="00B84217" w14:paraId="5A66CF5B" w14:textId="77777777">
            <w:pPr>
              <w:rPr>
                <w:rFonts w:cs="CordiaUPC"/>
              </w:rPr>
            </w:pPr>
            <w:r w:rsidRPr="003A1FD8">
              <w:rPr>
                <w:rFonts w:cs="CordiaUPC"/>
              </w:rPr>
              <w:t>Action</w:t>
            </w:r>
          </w:p>
          <w:p w:rsidRPr="003A1FD8" w:rsidR="00B84217" w:rsidP="00B84217" w:rsidRDefault="00B84217" w14:paraId="352DCB66" w14:textId="77777777">
            <w:pPr>
              <w:pStyle w:val="ListParagraph"/>
              <w:numPr>
                <w:ilvl w:val="0"/>
                <w:numId w:val="14"/>
              </w:numPr>
              <w:rPr>
                <w:rFonts w:cs="CordiaUPC"/>
              </w:rPr>
            </w:pPr>
            <w:r w:rsidRPr="003A1FD8">
              <w:rPr>
                <w:rFonts w:hint="cs" w:cs="Angsana New"/>
                <w:cs/>
              </w:rPr>
              <w:t xml:space="preserve">ปุ่ม </w:t>
            </w:r>
            <w:r w:rsidRPr="003A1FD8">
              <w:rPr>
                <w:rFonts w:cs="CordiaUPC"/>
              </w:rPr>
              <w:t>Delete</w:t>
            </w:r>
          </w:p>
        </w:tc>
        <w:tc>
          <w:tcPr>
            <w:tcW w:w="900" w:type="pct"/>
          </w:tcPr>
          <w:p w:rsidR="00B84217" w:rsidP="00B84217" w:rsidRDefault="00B84217" w14:paraId="38E0CCC4" w14:textId="77777777">
            <w:r>
              <w:t>Button</w:t>
            </w:r>
          </w:p>
        </w:tc>
        <w:tc>
          <w:tcPr>
            <w:tcW w:w="3074" w:type="pct"/>
          </w:tcPr>
          <w:p w:rsidR="00B84217" w:rsidP="00B84217" w:rsidRDefault="00B84217" w14:paraId="231C4456" w14:textId="77777777">
            <w:pPr>
              <w:rPr>
                <w:rFonts w:cs="CordiaUPC"/>
              </w:rPr>
            </w:pPr>
            <w:r w:rsidRPr="0079598B">
              <w:rPr>
                <w:rFonts w:cs="Angsana New"/>
                <w:cs/>
              </w:rPr>
              <w:t>เมื่</w:t>
            </w:r>
            <w:r>
              <w:rPr>
                <w:rFonts w:hint="cs" w:cs="Angsana New"/>
                <w:cs/>
              </w:rPr>
              <w:t>อ</w:t>
            </w:r>
            <w:r w:rsidRPr="0079598B">
              <w:rPr>
                <w:rFonts w:cs="Angsana New"/>
                <w:cs/>
              </w:rPr>
              <w:t>กดปุ่มให้ทำการ</w:t>
            </w:r>
            <w:r>
              <w:rPr>
                <w:rFonts w:cs="CordiaUPC"/>
              </w:rPr>
              <w:t xml:space="preserve"> Delete </w:t>
            </w:r>
            <w:r>
              <w:rPr>
                <w:rFonts w:hint="cs" w:cs="Angsana New"/>
                <w:cs/>
              </w:rPr>
              <w:t xml:space="preserve">ข้อมูลของ </w:t>
            </w:r>
            <w:r>
              <w:rPr>
                <w:rFonts w:cs="CordiaUPC"/>
              </w:rPr>
              <w:t xml:space="preserve">Row </w:t>
            </w:r>
            <w:r>
              <w:rPr>
                <w:rFonts w:hint="cs" w:cs="Angsana New"/>
                <w:cs/>
              </w:rPr>
              <w:t>นั้นๆ</w:t>
            </w:r>
          </w:p>
          <w:p w:rsidRPr="00D151BA" w:rsidR="00B84217" w:rsidP="00B84217" w:rsidRDefault="00B84217" w14:paraId="0E765583" w14:textId="77777777">
            <w:pPr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ถ้าลบจนเหลือ </w:t>
            </w:r>
            <w:r>
              <w:rPr>
                <w:rFonts w:cs="CordiaUPC"/>
              </w:rPr>
              <w:t xml:space="preserve">0 Row </w:t>
            </w:r>
            <w:r>
              <w:rPr>
                <w:rFonts w:hint="cs" w:cs="Angsana New"/>
                <w:cs/>
              </w:rPr>
              <w:t xml:space="preserve">ให้ทำการเคลียร์ค่า </w:t>
            </w:r>
            <w:r>
              <w:rPr>
                <w:rFonts w:cs="CordiaUPC"/>
              </w:rPr>
              <w:t>priceTypePattern</w:t>
            </w:r>
            <w:r>
              <w:rPr>
                <w:rFonts w:hint="cs" w:cs="Angsana New"/>
                <w:cs/>
              </w:rPr>
              <w:t xml:space="preserve"> ด้วย</w:t>
            </w:r>
          </w:p>
        </w:tc>
      </w:tr>
      <w:tr w:rsidRPr="008979A8" w:rsidR="00B84217" w:rsidTr="00F9348E" w14:paraId="62A63AA8" w14:textId="77777777">
        <w:trPr>
          <w:trHeight w:val="108"/>
        </w:trPr>
        <w:tc>
          <w:tcPr>
            <w:tcW w:w="1026" w:type="pct"/>
          </w:tcPr>
          <w:p w:rsidRPr="003A1FD8" w:rsidR="00B84217" w:rsidP="00B84217" w:rsidRDefault="00B84217" w14:paraId="64C29F99" w14:textId="77777777">
            <w:pPr>
              <w:rPr>
                <w:rFonts w:cs="CordiaUPC"/>
              </w:rPr>
            </w:pPr>
            <w:r w:rsidRPr="003A1FD8">
              <w:rPr>
                <w:rFonts w:hint="cs" w:cs="Angsana New"/>
                <w:cs/>
              </w:rPr>
              <w:t xml:space="preserve">ปุ่ม </w:t>
            </w:r>
            <w:r w:rsidRPr="003A1FD8">
              <w:rPr>
                <w:rFonts w:cs="Angsana New"/>
                <w:cs/>
              </w:rPr>
              <w:t>+</w:t>
            </w:r>
          </w:p>
        </w:tc>
        <w:tc>
          <w:tcPr>
            <w:tcW w:w="900" w:type="pct"/>
          </w:tcPr>
          <w:p w:rsidR="00B84217" w:rsidP="00B84217" w:rsidRDefault="00B84217" w14:paraId="19718E78" w14:textId="77777777">
            <w:r>
              <w:t>Button</w:t>
            </w:r>
          </w:p>
        </w:tc>
        <w:tc>
          <w:tcPr>
            <w:tcW w:w="3074" w:type="pct"/>
          </w:tcPr>
          <w:p w:rsidR="00B84217" w:rsidP="00B84217" w:rsidRDefault="00B84217" w14:paraId="34735BEC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Enable </w:t>
            </w:r>
            <w:r>
              <w:rPr>
                <w:rFonts w:hint="cs" w:cs="Angsana New"/>
                <w:cs/>
              </w:rPr>
              <w:t xml:space="preserve">เมื่อ </w:t>
            </w:r>
            <w:r>
              <w:rPr>
                <w:rFonts w:cs="CordiaUPC"/>
              </w:rPr>
              <w:t xml:space="preserve">priceTypePattern </w:t>
            </w:r>
            <w:r>
              <w:rPr>
                <w:rFonts w:hint="cs" w:cs="Angsana New"/>
                <w:cs/>
              </w:rPr>
              <w:t>มีค่า</w:t>
            </w:r>
          </w:p>
          <w:p w:rsidRPr="007D14C9" w:rsidR="00B84217" w:rsidP="00B84217" w:rsidRDefault="00B84217" w14:paraId="489A4DC4" w14:textId="77777777">
            <w:pPr>
              <w:rPr>
                <w:rFonts w:cs="CordiaUPC"/>
                <w:cs/>
              </w:rPr>
            </w:pPr>
            <w:r w:rsidRPr="007D14C9">
              <w:rPr>
                <w:rFonts w:cs="Angsana New"/>
                <w:cs/>
              </w:rPr>
              <w:t xml:space="preserve">เมื่อกดปุ่มให้ทำการ </w:t>
            </w:r>
            <w:r w:rsidRPr="007D14C9">
              <w:rPr>
                <w:rFonts w:cs="CordiaUPC"/>
              </w:rPr>
              <w:t>Visible Detail Section</w:t>
            </w:r>
          </w:p>
        </w:tc>
      </w:tr>
      <w:tr w:rsidRPr="008979A8" w:rsidR="00B84217" w:rsidTr="00F9348E" w14:paraId="141A87F1" w14:textId="77777777">
        <w:tc>
          <w:tcPr>
            <w:tcW w:w="5000" w:type="pct"/>
            <w:gridSpan w:val="3"/>
            <w:shd w:val="clear" w:color="auto" w:fill="C2D69B" w:themeFill="accent3" w:themeFillTint="99"/>
          </w:tcPr>
          <w:p w:rsidR="00B84217" w:rsidP="00B84217" w:rsidRDefault="00B84217" w14:paraId="1E2532CC" w14:textId="77777777">
            <w:pPr>
              <w:pStyle w:val="HeaderTable"/>
            </w:pPr>
            <w:r>
              <w:t>End Table Section</w:t>
            </w:r>
          </w:p>
        </w:tc>
      </w:tr>
      <w:tr w:rsidRPr="008979A8" w:rsidR="00B84217" w:rsidTr="00F9348E" w14:paraId="5146561D" w14:textId="77777777">
        <w:tc>
          <w:tcPr>
            <w:tcW w:w="5000" w:type="pct"/>
            <w:gridSpan w:val="3"/>
            <w:shd w:val="clear" w:color="auto" w:fill="C2D69B" w:themeFill="accent3" w:themeFillTint="99"/>
          </w:tcPr>
          <w:p w:rsidRPr="008979A8" w:rsidR="00B84217" w:rsidP="00B84217" w:rsidRDefault="00B84217" w14:paraId="58DDD522" w14:textId="77777777">
            <w:pPr>
              <w:pStyle w:val="HeaderTable"/>
            </w:pPr>
            <w:r>
              <w:t>Detail Section</w:t>
            </w:r>
          </w:p>
        </w:tc>
      </w:tr>
      <w:tr w:rsidRPr="008979A8" w:rsidR="00B84217" w:rsidTr="00F9348E" w14:paraId="0989FAE0" w14:textId="77777777">
        <w:tc>
          <w:tcPr>
            <w:tcW w:w="1026" w:type="pct"/>
          </w:tcPr>
          <w:p w:rsidR="00B84217" w:rsidP="00B84217" w:rsidRDefault="00B84217" w14:paraId="6BA7CF3B" w14:textId="0A00EA63">
            <w:pPr>
              <w:rPr>
                <w:rFonts w:cs="CordiaUPC"/>
              </w:rPr>
            </w:pPr>
            <w:r>
              <w:rPr>
                <w:rFonts w:cs="CordiaUPC"/>
              </w:rPr>
              <w:t>usageLocalize</w:t>
            </w:r>
            <w:r w:rsidR="000D224E">
              <w:rPr>
                <w:rFonts w:cs="CordiaUPC"/>
              </w:rPr>
              <w:t>d</w:t>
            </w:r>
            <w:r>
              <w:rPr>
                <w:rFonts w:cs="CordiaUPC"/>
              </w:rPr>
              <w:t>Flag</w:t>
            </w:r>
          </w:p>
        </w:tc>
        <w:tc>
          <w:tcPr>
            <w:tcW w:w="900" w:type="pct"/>
          </w:tcPr>
          <w:p w:rsidR="00B84217" w:rsidP="00B84217" w:rsidRDefault="00B84217" w14:paraId="1FC5F968" w14:textId="62BAF01C">
            <w:pPr>
              <w:rPr>
                <w:rFonts w:cs="CordiaUPC"/>
              </w:rPr>
            </w:pPr>
            <w:r>
              <w:t>Radio Button</w:t>
            </w:r>
          </w:p>
        </w:tc>
        <w:tc>
          <w:tcPr>
            <w:tcW w:w="3074" w:type="pct"/>
          </w:tcPr>
          <w:p w:rsidR="00B84217" w:rsidP="00B84217" w:rsidRDefault="00B84217" w14:paraId="389A51D1" w14:textId="602C9E79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CordiaUPC"/>
              </w:rPr>
              <w:t>Usage Localize</w:t>
            </w:r>
            <w:r w:rsidR="000D224E">
              <w:rPr>
                <w:rFonts w:cs="CordiaUPC"/>
              </w:rPr>
              <w:t>d</w:t>
            </w:r>
          </w:p>
          <w:p w:rsidR="00B84217" w:rsidP="00B84217" w:rsidRDefault="00B84217" w14:paraId="13418B22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Visible </w:t>
            </w:r>
            <w:r>
              <w:rPr>
                <w:rFonts w:hint="cs" w:cs="CordiaUPC"/>
                <w:cs/>
              </w:rPr>
              <w:t xml:space="preserve">เมื่อ </w:t>
            </w:r>
            <w:r>
              <w:rPr>
                <w:rFonts w:cs="CordiaUPC"/>
              </w:rPr>
              <w:t xml:space="preserve">customer type </w:t>
            </w:r>
            <w:r>
              <w:rPr>
                <w:rFonts w:cs="CordiaUPC"/>
                <w:cs/>
              </w:rPr>
              <w:t>= “</w:t>
            </w:r>
            <w:r>
              <w:rPr>
                <w:rFonts w:cs="CordiaUPC"/>
              </w:rPr>
              <w:t>Pre</w:t>
            </w:r>
            <w:r>
              <w:rPr>
                <w:rFonts w:cs="CordiaUPC"/>
                <w:cs/>
              </w:rPr>
              <w:t>-</w:t>
            </w:r>
            <w:r>
              <w:rPr>
                <w:rFonts w:cs="CordiaUPC"/>
              </w:rPr>
              <w:t>paid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 w:cs="CordiaUPC"/>
                <w:cs/>
              </w:rPr>
              <w:t xml:space="preserve">และ </w:t>
            </w:r>
            <w:r>
              <w:rPr>
                <w:rFonts w:cs="CordiaUPC"/>
              </w:rPr>
              <w:t xml:space="preserve">product class </w:t>
            </w:r>
            <w:r>
              <w:rPr>
                <w:rFonts w:cs="CordiaUPC"/>
                <w:cs/>
              </w:rPr>
              <w:t>= “</w:t>
            </w:r>
            <w:r>
              <w:rPr>
                <w:rFonts w:cs="CordiaUPC"/>
              </w:rPr>
              <w:t>On</w:t>
            </w:r>
            <w:r>
              <w:rPr>
                <w:rFonts w:cs="CordiaUPC"/>
                <w:cs/>
              </w:rPr>
              <w:t>-</w:t>
            </w:r>
            <w:r>
              <w:rPr>
                <w:rFonts w:cs="CordiaUPC"/>
              </w:rPr>
              <w:t xml:space="preserve">Top </w:t>
            </w:r>
            <w:r>
              <w:rPr>
                <w:rFonts w:hint="cs" w:cs="CordiaUPC"/>
                <w:cs/>
              </w:rPr>
              <w:t xml:space="preserve">หรือ </w:t>
            </w:r>
            <w:r>
              <w:rPr>
                <w:rFonts w:cs="CordiaUPC"/>
              </w:rPr>
              <w:t>On</w:t>
            </w:r>
            <w:r>
              <w:rPr>
                <w:rFonts w:cs="CordiaUPC"/>
                <w:cs/>
              </w:rPr>
              <w:t>-</w:t>
            </w:r>
            <w:r>
              <w:rPr>
                <w:rFonts w:cs="CordiaUPC"/>
              </w:rPr>
              <w:t>Top Extra</w:t>
            </w:r>
            <w:r>
              <w:rPr>
                <w:rFonts w:cs="CordiaUPC"/>
                <w:cs/>
              </w:rPr>
              <w:t>”</w:t>
            </w:r>
          </w:p>
          <w:p w:rsidR="00B84217" w:rsidP="00B84217" w:rsidRDefault="00B84217" w14:paraId="08FDBEB6" w14:textId="2AC85EE0">
            <w:pPr>
              <w:rPr>
                <w:rFonts w:cs="CordiaUPC"/>
              </w:rPr>
            </w:pPr>
            <w:r w:rsidRPr="004C3917">
              <w:t xml:space="preserve">List of Value </w:t>
            </w:r>
            <w:r w:rsidRPr="004C3917">
              <w:rPr>
                <w:rFonts w:cs="Angsana New"/>
                <w:cs/>
              </w:rPr>
              <w:t xml:space="preserve">: </w:t>
            </w:r>
            <w:r w:rsidRPr="00B916D9">
              <w:rPr>
                <w:rFonts w:cs="Angsana New"/>
                <w:cs/>
              </w:rPr>
              <w:t>ดึงข้อมูลจาก</w:t>
            </w:r>
            <w:r w:rsidRPr="00B916D9">
              <w:rPr>
                <w:rFonts w:cs="CordiaUPC"/>
              </w:rPr>
              <w:t xml:space="preserve">DB </w:t>
            </w:r>
            <w:r w:rsidRPr="00B916D9">
              <w:rPr>
                <w:rFonts w:cs="Angsana New"/>
                <w:cs/>
              </w:rPr>
              <w:t xml:space="preserve">ที่ </w:t>
            </w:r>
            <w:r w:rsidRPr="00B916D9">
              <w:rPr>
                <w:rFonts w:cs="CordiaUPC"/>
              </w:rPr>
              <w:t xml:space="preserve">Table FLW_CFG_LOV </w:t>
            </w:r>
            <w:r w:rsidRPr="00B916D9">
              <w:rPr>
                <w:rFonts w:cs="Angsana New"/>
                <w:cs/>
              </w:rPr>
              <w:t xml:space="preserve">โดย </w:t>
            </w:r>
            <w:r w:rsidRPr="00B916D9">
              <w:rPr>
                <w:rFonts w:cs="CordiaUPC"/>
              </w:rPr>
              <w:t xml:space="preserve">group_type </w:t>
            </w:r>
            <w:r w:rsidRPr="00B916D9">
              <w:rPr>
                <w:rFonts w:cs="Angsana New"/>
                <w:cs/>
              </w:rPr>
              <w:t>= ‘</w:t>
            </w:r>
            <w:r>
              <w:rPr>
                <w:rFonts w:cs="CordiaUPC"/>
              </w:rPr>
              <w:t>Usage Localize</w:t>
            </w:r>
            <w:r w:rsidR="000D224E">
              <w:rPr>
                <w:rFonts w:hint="cs" w:cs="Angsana New"/>
                <w:cs/>
              </w:rPr>
              <w:t>ก</w:t>
            </w:r>
            <w:r>
              <w:rPr>
                <w:rFonts w:cs="Angsana New"/>
                <w:cs/>
              </w:rPr>
              <w:t>’</w:t>
            </w:r>
          </w:p>
        </w:tc>
      </w:tr>
      <w:tr w:rsidRPr="008979A8" w:rsidR="00B84217" w:rsidTr="00F9348E" w14:paraId="447126B8" w14:textId="77777777">
        <w:tc>
          <w:tcPr>
            <w:tcW w:w="1026" w:type="pct"/>
          </w:tcPr>
          <w:p w:rsidR="00B84217" w:rsidP="00B84217" w:rsidRDefault="00B84217" w14:paraId="12626B6F" w14:textId="4F604757">
            <w:pPr>
              <w:rPr>
                <w:rFonts w:cs="CordiaUPC"/>
              </w:rPr>
            </w:pPr>
            <w:r>
              <w:rPr>
                <w:rFonts w:cs="CordiaUPC"/>
              </w:rPr>
              <w:t>Network</w:t>
            </w:r>
          </w:p>
        </w:tc>
        <w:tc>
          <w:tcPr>
            <w:tcW w:w="900" w:type="pct"/>
          </w:tcPr>
          <w:p w:rsidRPr="008979A8" w:rsidR="00B84217" w:rsidP="00B84217" w:rsidRDefault="00B84217" w14:paraId="64C02D15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Drop down list</w:t>
            </w:r>
          </w:p>
        </w:tc>
        <w:tc>
          <w:tcPr>
            <w:tcW w:w="3074" w:type="pct"/>
          </w:tcPr>
          <w:p w:rsidR="00B84217" w:rsidP="00B84217" w:rsidRDefault="00B84217" w14:paraId="3B8E5B77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602FF8">
              <w:rPr>
                <w:rFonts w:cs="Angsana New"/>
                <w:color w:val="FF0000"/>
                <w:cs/>
              </w:rPr>
              <w:t>*</w:t>
            </w:r>
            <w:r w:rsidRPr="00602FF8">
              <w:rPr>
                <w:rFonts w:cs="CordiaUPC"/>
                <w:color w:val="FF0000"/>
              </w:rPr>
              <w:t>Network</w:t>
            </w:r>
          </w:p>
          <w:p w:rsidRPr="00602FF8" w:rsidR="00B84217" w:rsidP="00B84217" w:rsidRDefault="00B84217" w14:paraId="5F57C017" w14:textId="67060DC4">
            <w:pPr>
              <w:spacing w:after="0"/>
              <w:rPr>
                <w:rFonts w:cs="CordiaUPC"/>
              </w:rPr>
            </w:pPr>
            <w:r w:rsidRPr="00602FF8">
              <w:rPr>
                <w:rFonts w:cs="CordiaUPC"/>
              </w:rPr>
              <w:t xml:space="preserve">List of Value </w:t>
            </w:r>
            <w:r w:rsidRPr="00602FF8"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‘</w:t>
            </w:r>
            <w:r w:rsidRPr="00A26B07">
              <w:rPr>
                <w:rFonts w:cs="CordiaUPC"/>
              </w:rPr>
              <w:t>Voice Network</w:t>
            </w:r>
            <w:r>
              <w:rPr>
                <w:rFonts w:cs="Angsana New"/>
                <w:cs/>
              </w:rPr>
              <w:t>’</w:t>
            </w:r>
          </w:p>
        </w:tc>
      </w:tr>
      <w:tr w:rsidRPr="008979A8" w:rsidR="00B84217" w:rsidTr="00F9348E" w14:paraId="2EF0040C" w14:textId="77777777">
        <w:tc>
          <w:tcPr>
            <w:tcW w:w="1026" w:type="pct"/>
          </w:tcPr>
          <w:p w:rsidR="00B84217" w:rsidP="00B84217" w:rsidRDefault="00B84217" w14:paraId="43E73E0E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dayOfWeek</w:t>
            </w:r>
          </w:p>
        </w:tc>
        <w:tc>
          <w:tcPr>
            <w:tcW w:w="900" w:type="pct"/>
          </w:tcPr>
          <w:p w:rsidR="00B84217" w:rsidP="00B84217" w:rsidRDefault="00B84217" w14:paraId="1944776E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Drop down list</w:t>
            </w:r>
          </w:p>
        </w:tc>
        <w:tc>
          <w:tcPr>
            <w:tcW w:w="3074" w:type="pct"/>
          </w:tcPr>
          <w:p w:rsidR="00B84217" w:rsidP="00B84217" w:rsidRDefault="00B84217" w14:paraId="72A6705A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 xml:space="preserve">Label </w:t>
            </w:r>
            <w:r w:rsidRPr="008979A8">
              <w:rPr>
                <w:rFonts w:cs="Angsana New"/>
                <w:cs/>
              </w:rPr>
              <w:t xml:space="preserve">:  </w:t>
            </w:r>
            <w:r w:rsidRPr="008979A8">
              <w:rPr>
                <w:rFonts w:cs="Angsana New"/>
                <w:color w:val="FF0000"/>
                <w:cs/>
              </w:rPr>
              <w:t>*</w:t>
            </w:r>
            <w:r>
              <w:rPr>
                <w:rFonts w:cs="CordiaUPC"/>
                <w:color w:val="FF0000"/>
              </w:rPr>
              <w:t>Day of Week</w:t>
            </w:r>
          </w:p>
          <w:p w:rsidR="00B84217" w:rsidP="00B84217" w:rsidRDefault="00B84217" w14:paraId="76313224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Default Value </w:t>
            </w:r>
            <w:r>
              <w:rPr>
                <w:rFonts w:cs="Angsana New"/>
                <w:cs/>
              </w:rPr>
              <w:t>: “</w:t>
            </w:r>
            <w:r>
              <w:rPr>
                <w:rFonts w:cs="CordiaUPC"/>
              </w:rPr>
              <w:t>Everyday</w:t>
            </w:r>
            <w:r>
              <w:rPr>
                <w:rFonts w:cs="Angsana New"/>
                <w:cs/>
              </w:rPr>
              <w:t>”</w:t>
            </w:r>
          </w:p>
          <w:p w:rsidR="00B84217" w:rsidP="00B84217" w:rsidRDefault="00B84217" w14:paraId="585D7C3F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Enable </w:t>
            </w:r>
            <w:r>
              <w:rPr>
                <w:rFonts w:hint="cs" w:cs="Angsana New"/>
                <w:cs/>
              </w:rPr>
              <w:t xml:space="preserve">เมื่อ </w:t>
            </w:r>
            <w:r>
              <w:rPr>
                <w:rFonts w:cs="CordiaUPC"/>
              </w:rPr>
              <w:t xml:space="preserve">Price Type Pattern </w:t>
            </w:r>
            <w:r>
              <w:rPr>
                <w:rFonts w:hint="cs" w:cs="Angsana New"/>
                <w:cs/>
              </w:rPr>
              <w:t xml:space="preserve">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Buffer Special</w:t>
            </w:r>
            <w:r>
              <w:rPr>
                <w:rFonts w:cs="Angsana New"/>
                <w:cs/>
              </w:rPr>
              <w:t>(</w:t>
            </w:r>
            <w:r>
              <w:rPr>
                <w:rFonts w:cs="CordiaUPC"/>
              </w:rPr>
              <w:t>Peak</w:t>
            </w:r>
            <w:r>
              <w:rPr>
                <w:rFonts w:cs="Angsana New"/>
                <w:cs/>
              </w:rPr>
              <w:t>/</w:t>
            </w:r>
            <w:r>
              <w:rPr>
                <w:rFonts w:cs="CordiaUPC"/>
              </w:rPr>
              <w:t>Off Peak Special</w:t>
            </w:r>
            <w:r>
              <w:rPr>
                <w:rFonts w:cs="Angsana New"/>
                <w:cs/>
              </w:rPr>
              <w:t>)”</w:t>
            </w:r>
            <w:r w:rsidRPr="008979A8">
              <w:rPr>
                <w:rFonts w:cs="Angsana New"/>
                <w:cs/>
              </w:rPr>
              <w:t xml:space="preserve"> </w:t>
            </w:r>
          </w:p>
          <w:p w:rsidR="00B84217" w:rsidP="00B84217" w:rsidRDefault="00B84217" w14:paraId="15746FC1" w14:textId="6CB085CE">
            <w:pPr>
              <w:rPr>
                <w:rFonts w:cs="CordiaUPC"/>
                <w:cs/>
              </w:rPr>
            </w:pPr>
            <w:r w:rsidRPr="004C3917">
              <w:t xml:space="preserve">List of Value </w:t>
            </w:r>
            <w:r w:rsidRPr="004C3917"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‘</w:t>
            </w:r>
            <w:r w:rsidRPr="004A4E5B">
              <w:rPr>
                <w:rFonts w:cs="CordiaUPC"/>
              </w:rPr>
              <w:t>Day of week</w:t>
            </w:r>
            <w:r>
              <w:rPr>
                <w:rFonts w:cs="Angsana New"/>
                <w:cs/>
              </w:rPr>
              <w:t>’</w:t>
            </w:r>
          </w:p>
        </w:tc>
      </w:tr>
      <w:tr w:rsidRPr="008979A8" w:rsidR="00B84217" w:rsidTr="00F9348E" w14:paraId="18B24CFC" w14:textId="77777777">
        <w:tc>
          <w:tcPr>
            <w:tcW w:w="1026" w:type="pct"/>
          </w:tcPr>
          <w:p w:rsidR="00B84217" w:rsidP="00B84217" w:rsidRDefault="00B84217" w14:paraId="48D81E65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fromTiming</w:t>
            </w:r>
          </w:p>
        </w:tc>
        <w:tc>
          <w:tcPr>
            <w:tcW w:w="900" w:type="pct"/>
          </w:tcPr>
          <w:p w:rsidR="00B84217" w:rsidP="00B84217" w:rsidRDefault="00B84217" w14:paraId="2612E0F5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Time</w:t>
            </w:r>
          </w:p>
        </w:tc>
        <w:tc>
          <w:tcPr>
            <w:tcW w:w="3074" w:type="pct"/>
          </w:tcPr>
          <w:p w:rsidR="00B84217" w:rsidP="00B84217" w:rsidRDefault="00B84217" w14:paraId="3D4CEFCB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 xml:space="preserve">Label </w:t>
            </w:r>
            <w:r w:rsidRPr="008979A8">
              <w:rPr>
                <w:rFonts w:cs="Angsana New"/>
                <w:cs/>
              </w:rPr>
              <w:t xml:space="preserve">:  </w:t>
            </w:r>
            <w:r w:rsidRPr="008979A8">
              <w:rPr>
                <w:rFonts w:cs="Angsana New"/>
                <w:color w:val="FF0000"/>
                <w:cs/>
              </w:rPr>
              <w:t>*</w:t>
            </w:r>
            <w:r>
              <w:rPr>
                <w:rFonts w:cs="CordiaUPC"/>
                <w:color w:val="FF0000"/>
              </w:rPr>
              <w:t>From Timing</w:t>
            </w:r>
          </w:p>
          <w:p w:rsidR="00B84217" w:rsidP="00B84217" w:rsidRDefault="00B84217" w14:paraId="4B9821F3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Default Value </w:t>
            </w:r>
            <w:r>
              <w:rPr>
                <w:rFonts w:cs="Angsana New"/>
                <w:cs/>
              </w:rPr>
              <w:t>: “</w:t>
            </w:r>
            <w:r>
              <w:rPr>
                <w:rFonts w:cs="CordiaUPC"/>
              </w:rPr>
              <w:t>00</w:t>
            </w:r>
            <w:r>
              <w:rPr>
                <w:rFonts w:cs="Angsana New"/>
                <w:cs/>
              </w:rPr>
              <w:t>:</w:t>
            </w:r>
            <w:r>
              <w:rPr>
                <w:rFonts w:cs="CordiaUPC"/>
              </w:rPr>
              <w:t>00</w:t>
            </w:r>
            <w:r>
              <w:rPr>
                <w:rFonts w:cs="Angsana New"/>
                <w:cs/>
              </w:rPr>
              <w:t>:</w:t>
            </w:r>
            <w:r>
              <w:rPr>
                <w:rFonts w:cs="CordiaUPC"/>
              </w:rPr>
              <w:t>00</w:t>
            </w:r>
            <w:r>
              <w:rPr>
                <w:rFonts w:cs="Angsana New"/>
                <w:cs/>
              </w:rPr>
              <w:t>”</w:t>
            </w:r>
          </w:p>
          <w:p w:rsidR="00B84217" w:rsidP="00B84217" w:rsidRDefault="00B84217" w14:paraId="265B5400" w14:textId="77777777">
            <w:pPr>
              <w:rPr>
                <w:rFonts w:cs="CordiaUPC"/>
                <w:cs/>
              </w:rPr>
            </w:pPr>
            <w:r>
              <w:rPr>
                <w:rFonts w:cs="CordiaUPC"/>
              </w:rPr>
              <w:t xml:space="preserve">Enable </w:t>
            </w:r>
            <w:r>
              <w:rPr>
                <w:rFonts w:hint="cs" w:cs="Angsana New"/>
                <w:cs/>
              </w:rPr>
              <w:t xml:space="preserve">เมื่อ </w:t>
            </w:r>
            <w:r>
              <w:rPr>
                <w:rFonts w:cs="CordiaUPC"/>
              </w:rPr>
              <w:t xml:space="preserve">Price Type Pattern </w:t>
            </w:r>
            <w:r>
              <w:rPr>
                <w:rFonts w:hint="cs" w:cs="Angsana New"/>
                <w:cs/>
              </w:rPr>
              <w:t xml:space="preserve">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 xml:space="preserve">Buffer </w:t>
            </w:r>
            <w:r>
              <w:rPr>
                <w:rFonts w:cs="Angsana New"/>
                <w:cs/>
              </w:rPr>
              <w:t>(</w:t>
            </w:r>
            <w:r>
              <w:rPr>
                <w:rFonts w:cs="CordiaUPC"/>
              </w:rPr>
              <w:t>Peak</w:t>
            </w:r>
            <w:r>
              <w:rPr>
                <w:rFonts w:cs="Angsana New"/>
                <w:cs/>
              </w:rPr>
              <w:t>/</w:t>
            </w:r>
            <w:r>
              <w:rPr>
                <w:rFonts w:cs="CordiaUPC"/>
              </w:rPr>
              <w:t>Off Peak</w:t>
            </w:r>
            <w:r>
              <w:rPr>
                <w:rFonts w:cs="Angsana New"/>
                <w:cs/>
              </w:rPr>
              <w:t xml:space="preserve">)” </w:t>
            </w:r>
            <w:r>
              <w:rPr>
                <w:rFonts w:hint="cs" w:cs="Angsana New"/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Buffer Special</w:t>
            </w:r>
            <w:r>
              <w:rPr>
                <w:rFonts w:cs="Angsana New"/>
                <w:cs/>
              </w:rPr>
              <w:t>(</w:t>
            </w:r>
            <w:r>
              <w:rPr>
                <w:rFonts w:cs="CordiaUPC"/>
              </w:rPr>
              <w:t>Peak</w:t>
            </w:r>
            <w:r>
              <w:rPr>
                <w:rFonts w:cs="Angsana New"/>
                <w:cs/>
              </w:rPr>
              <w:t>/</w:t>
            </w:r>
            <w:r>
              <w:rPr>
                <w:rFonts w:cs="CordiaUPC"/>
              </w:rPr>
              <w:t>Off Peak Special</w:t>
            </w:r>
            <w:r>
              <w:rPr>
                <w:rFonts w:cs="Angsana New"/>
                <w:cs/>
              </w:rPr>
              <w:t>)”</w:t>
            </w:r>
          </w:p>
        </w:tc>
      </w:tr>
      <w:tr w:rsidRPr="008979A8" w:rsidR="00B84217" w:rsidTr="00F9348E" w14:paraId="68F2FF7D" w14:textId="77777777">
        <w:tc>
          <w:tcPr>
            <w:tcW w:w="1026" w:type="pct"/>
          </w:tcPr>
          <w:p w:rsidR="00B84217" w:rsidP="00B84217" w:rsidRDefault="00B84217" w14:paraId="0B400FE1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toTiming</w:t>
            </w:r>
          </w:p>
        </w:tc>
        <w:tc>
          <w:tcPr>
            <w:tcW w:w="900" w:type="pct"/>
          </w:tcPr>
          <w:p w:rsidR="00B84217" w:rsidP="00B84217" w:rsidRDefault="00B84217" w14:paraId="33ADE449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Time</w:t>
            </w:r>
          </w:p>
        </w:tc>
        <w:tc>
          <w:tcPr>
            <w:tcW w:w="3074" w:type="pct"/>
          </w:tcPr>
          <w:p w:rsidR="00B84217" w:rsidP="00B84217" w:rsidRDefault="00B84217" w14:paraId="311B8B2E" w14:textId="77777777">
            <w:pPr>
              <w:rPr>
                <w:rFonts w:cs="CordiaUPC"/>
                <w:color w:val="FF0000"/>
              </w:rPr>
            </w:pPr>
            <w:r w:rsidRPr="008979A8">
              <w:rPr>
                <w:rFonts w:cs="CordiaUPC"/>
              </w:rPr>
              <w:t xml:space="preserve">Label </w:t>
            </w:r>
            <w:r w:rsidRPr="008979A8">
              <w:rPr>
                <w:rFonts w:cs="Angsana New"/>
                <w:cs/>
              </w:rPr>
              <w:t xml:space="preserve">:  </w:t>
            </w:r>
            <w:r w:rsidRPr="008979A8">
              <w:rPr>
                <w:rFonts w:cs="Angsana New"/>
                <w:color w:val="FF0000"/>
                <w:cs/>
              </w:rPr>
              <w:t>*</w:t>
            </w:r>
            <w:r>
              <w:rPr>
                <w:rFonts w:cs="CordiaUPC"/>
                <w:color w:val="FF0000"/>
              </w:rPr>
              <w:t>To Timing</w:t>
            </w:r>
          </w:p>
          <w:p w:rsidRPr="006C701F" w:rsidR="00B84217" w:rsidP="00B84217" w:rsidRDefault="00B84217" w14:paraId="08B72234" w14:textId="77777777">
            <w:pPr>
              <w:rPr>
                <w:rFonts w:cs="CordiaUPC"/>
              </w:rPr>
            </w:pPr>
            <w:r w:rsidRPr="006C701F">
              <w:rPr>
                <w:rFonts w:cs="CordiaUPC"/>
              </w:rPr>
              <w:t xml:space="preserve">Default Value </w:t>
            </w:r>
            <w:r w:rsidRPr="006C701F">
              <w:rPr>
                <w:rFonts w:cs="Angsana New"/>
                <w:cs/>
              </w:rPr>
              <w:t xml:space="preserve">: เมื่อ </w:t>
            </w:r>
            <w:r w:rsidRPr="006C701F">
              <w:rPr>
                <w:rFonts w:cs="CordiaUPC"/>
              </w:rPr>
              <w:t xml:space="preserve">Price Type Pattern </w:t>
            </w:r>
            <w:r w:rsidRPr="006C701F">
              <w:rPr>
                <w:rFonts w:cs="Angsana New"/>
                <w:cs/>
              </w:rPr>
              <w:t xml:space="preserve">มีค่าเป็น </w:t>
            </w:r>
            <w:r w:rsidRPr="006C701F">
              <w:rPr>
                <w:rFonts w:cs="CordiaUPC"/>
              </w:rPr>
              <w:t xml:space="preserve">Normal </w:t>
            </w:r>
            <w:r w:rsidRPr="006C701F">
              <w:rPr>
                <w:rFonts w:cs="Angsana New"/>
                <w:cs/>
              </w:rPr>
              <w:t>ให้มีค่าเป็น “</w:t>
            </w:r>
            <w:r w:rsidRPr="006C701F">
              <w:rPr>
                <w:rFonts w:cs="CordiaUPC"/>
              </w:rPr>
              <w:t>23</w:t>
            </w:r>
            <w:r w:rsidRPr="006C701F">
              <w:rPr>
                <w:rFonts w:cs="Angsana New"/>
                <w:cs/>
              </w:rPr>
              <w:t>:</w:t>
            </w:r>
            <w:r w:rsidRPr="006C701F">
              <w:rPr>
                <w:rFonts w:cs="CordiaUPC"/>
              </w:rPr>
              <w:t>59</w:t>
            </w:r>
            <w:r w:rsidRPr="006C701F">
              <w:rPr>
                <w:rFonts w:cs="Angsana New"/>
                <w:cs/>
              </w:rPr>
              <w:t>:</w:t>
            </w:r>
            <w:r w:rsidRPr="006C701F">
              <w:rPr>
                <w:rFonts w:cs="CordiaUPC"/>
              </w:rPr>
              <w:t>59</w:t>
            </w:r>
            <w:r w:rsidRPr="006C701F">
              <w:rPr>
                <w:rFonts w:cs="Angsana New"/>
                <w:cs/>
              </w:rPr>
              <w:t xml:space="preserve">” </w:t>
            </w:r>
          </w:p>
          <w:p w:rsidR="00B84217" w:rsidP="00B84217" w:rsidRDefault="00B84217" w14:paraId="74A7EB18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Enable </w:t>
            </w:r>
            <w:r>
              <w:rPr>
                <w:rFonts w:hint="cs" w:cs="Angsana New"/>
                <w:cs/>
              </w:rPr>
              <w:t xml:space="preserve">เมื่อ </w:t>
            </w:r>
            <w:r>
              <w:rPr>
                <w:rFonts w:cs="CordiaUPC"/>
              </w:rPr>
              <w:t xml:space="preserve">productClass </w:t>
            </w:r>
            <w:r>
              <w:rPr>
                <w:rFonts w:hint="cs" w:cs="Angsana New"/>
                <w:cs/>
              </w:rPr>
              <w:t xml:space="preserve">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On</w:t>
            </w:r>
            <w:r>
              <w:rPr>
                <w:rFonts w:cs="Angsana New"/>
                <w:cs/>
              </w:rPr>
              <w:t>-</w:t>
            </w:r>
            <w:r>
              <w:rPr>
                <w:rFonts w:cs="CordiaUPC"/>
              </w:rPr>
              <w:t>Top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On</w:t>
            </w:r>
            <w:r>
              <w:rPr>
                <w:rFonts w:cs="Angsana New"/>
                <w:cs/>
              </w:rPr>
              <w:t>-</w:t>
            </w:r>
            <w:r>
              <w:rPr>
                <w:rFonts w:cs="CordiaUPC"/>
              </w:rPr>
              <w:t>Top Extra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และ </w:t>
            </w:r>
            <w:r>
              <w:rPr>
                <w:rFonts w:cs="CordiaUPC"/>
              </w:rPr>
              <w:t xml:space="preserve">Price Type Pattern </w:t>
            </w:r>
            <w:r>
              <w:rPr>
                <w:rFonts w:hint="cs" w:cs="Angsana New"/>
                <w:cs/>
              </w:rPr>
              <w:t xml:space="preserve">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 xml:space="preserve">Buffer </w:t>
            </w:r>
            <w:r>
              <w:rPr>
                <w:rFonts w:cs="Angsana New"/>
                <w:cs/>
              </w:rPr>
              <w:t>(</w:t>
            </w:r>
            <w:r>
              <w:rPr>
                <w:rFonts w:cs="CordiaUPC"/>
              </w:rPr>
              <w:t>Peak</w:t>
            </w:r>
            <w:r>
              <w:rPr>
                <w:rFonts w:cs="Angsana New"/>
                <w:cs/>
              </w:rPr>
              <w:t>/</w:t>
            </w:r>
            <w:r>
              <w:rPr>
                <w:rFonts w:cs="CordiaUPC"/>
              </w:rPr>
              <w:t>Off Peak</w:t>
            </w:r>
            <w:r>
              <w:rPr>
                <w:rFonts w:cs="Angsana New"/>
                <w:cs/>
              </w:rPr>
              <w:t xml:space="preserve">)” </w:t>
            </w:r>
            <w:r>
              <w:rPr>
                <w:rFonts w:hint="cs" w:cs="Angsana New"/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Buffer Special</w:t>
            </w:r>
            <w:r>
              <w:rPr>
                <w:rFonts w:cs="Angsana New"/>
                <w:cs/>
              </w:rPr>
              <w:t>(</w:t>
            </w:r>
            <w:r>
              <w:rPr>
                <w:rFonts w:cs="CordiaUPC"/>
              </w:rPr>
              <w:t>Peak</w:t>
            </w:r>
            <w:r>
              <w:rPr>
                <w:rFonts w:cs="Angsana New"/>
                <w:cs/>
              </w:rPr>
              <w:t>/</w:t>
            </w:r>
            <w:r>
              <w:rPr>
                <w:rFonts w:cs="CordiaUPC"/>
              </w:rPr>
              <w:t>Off Peak Special</w:t>
            </w:r>
            <w:r>
              <w:rPr>
                <w:rFonts w:cs="Angsana New"/>
                <w:cs/>
              </w:rPr>
              <w:t>)”</w:t>
            </w:r>
          </w:p>
        </w:tc>
      </w:tr>
      <w:tr w:rsidRPr="008979A8" w:rsidR="00B84217" w:rsidTr="00F9348E" w14:paraId="077E37C0" w14:textId="77777777">
        <w:tc>
          <w:tcPr>
            <w:tcW w:w="1026" w:type="pct"/>
          </w:tcPr>
          <w:p w:rsidR="00B84217" w:rsidP="00B84217" w:rsidRDefault="00B84217" w14:paraId="1CFA2503" w14:textId="1E9E5B9A">
            <w:pPr>
              <w:rPr>
                <w:rFonts w:cs="CordiaUPC"/>
              </w:rPr>
            </w:pPr>
            <w:r>
              <w:rPr>
                <w:rFonts w:cs="CordiaUPC"/>
              </w:rPr>
              <w:t>peakTimeFlag</w:t>
            </w:r>
          </w:p>
        </w:tc>
        <w:tc>
          <w:tcPr>
            <w:tcW w:w="900" w:type="pct"/>
          </w:tcPr>
          <w:p w:rsidR="00B84217" w:rsidP="00B84217" w:rsidRDefault="00B84217" w14:paraId="436AAB6C" w14:textId="3C7A139A">
            <w:pPr>
              <w:rPr>
                <w:rFonts w:cs="CordiaUPC"/>
              </w:rPr>
            </w:pPr>
            <w:r>
              <w:rPr>
                <w:rFonts w:cs="CordiaUPC"/>
              </w:rPr>
              <w:t>Radio Button</w:t>
            </w:r>
          </w:p>
        </w:tc>
        <w:tc>
          <w:tcPr>
            <w:tcW w:w="3074" w:type="pct"/>
          </w:tcPr>
          <w:p w:rsidR="00B84217" w:rsidP="00B84217" w:rsidRDefault="00B84217" w14:paraId="2404870A" w14:textId="0E9BF428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264A12">
              <w:rPr>
                <w:rFonts w:cs="Angsana New"/>
                <w:color w:val="FF0000"/>
                <w:cs/>
              </w:rPr>
              <w:t>*</w:t>
            </w:r>
            <w:r w:rsidRPr="00264A12">
              <w:rPr>
                <w:rFonts w:cs="CordiaUPC"/>
                <w:color w:val="FF0000"/>
              </w:rPr>
              <w:t>Peak Time Flag</w:t>
            </w:r>
          </w:p>
          <w:p w:rsidR="00B84217" w:rsidP="00B84217" w:rsidRDefault="00B84217" w14:paraId="3C2CF6CA" w14:textId="45E034CA">
            <w:pPr>
              <w:rPr>
                <w:rFonts w:cs="CordiaUPC"/>
                <w:cs/>
              </w:rPr>
            </w:pPr>
            <w:r>
              <w:rPr>
                <w:rFonts w:cs="CordiaUPC"/>
              </w:rPr>
              <w:t xml:space="preserve">Visble </w:t>
            </w:r>
            <w:r>
              <w:rPr>
                <w:rFonts w:hint="cs" w:cs="Angsana New"/>
                <w:cs/>
              </w:rPr>
              <w:t xml:space="preserve">เมื่อ </w:t>
            </w:r>
            <w:r>
              <w:rPr>
                <w:rFonts w:cs="CordiaUPC"/>
              </w:rPr>
              <w:t xml:space="preserve">Price Type Pattern </w:t>
            </w:r>
            <w:r>
              <w:rPr>
                <w:rFonts w:hint="cs" w:cs="Angsana New"/>
                <w:cs/>
              </w:rPr>
              <w:t xml:space="preserve">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Buffer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cs="Angsana New"/>
                <w:cs/>
              </w:rPr>
              <w:t>(</w:t>
            </w:r>
            <w:r>
              <w:rPr>
                <w:rFonts w:cs="CordiaUPC"/>
              </w:rPr>
              <w:t>Peak</w:t>
            </w:r>
            <w:r>
              <w:rPr>
                <w:rFonts w:cs="Angsana New"/>
                <w:cs/>
              </w:rPr>
              <w:t>/</w:t>
            </w:r>
            <w:r>
              <w:rPr>
                <w:rFonts w:cs="CordiaUPC"/>
              </w:rPr>
              <w:t>Off Peak</w:t>
            </w:r>
            <w:r>
              <w:rPr>
                <w:rFonts w:cs="Angsana New"/>
                <w:cs/>
              </w:rPr>
              <w:t xml:space="preserve">)” </w:t>
            </w:r>
            <w:r>
              <w:rPr>
                <w:rFonts w:hint="cs" w:cs="Angsana New"/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Buffer Special</w:t>
            </w:r>
            <w:r>
              <w:rPr>
                <w:rFonts w:cs="Angsana New"/>
                <w:cs/>
              </w:rPr>
              <w:t>(</w:t>
            </w:r>
            <w:r>
              <w:rPr>
                <w:rFonts w:cs="CordiaUPC"/>
              </w:rPr>
              <w:t>Peak</w:t>
            </w:r>
            <w:r>
              <w:rPr>
                <w:rFonts w:cs="Angsana New"/>
                <w:cs/>
              </w:rPr>
              <w:t>/</w:t>
            </w:r>
            <w:r>
              <w:rPr>
                <w:rFonts w:cs="CordiaUPC"/>
              </w:rPr>
              <w:t>Off Peak Special</w:t>
            </w:r>
            <w:r>
              <w:rPr>
                <w:rFonts w:cs="Angsana New"/>
                <w:cs/>
              </w:rPr>
              <w:t xml:space="preserve">)” </w:t>
            </w:r>
            <w:r>
              <w:rPr>
                <w:rFonts w:hint="cs" w:cs="Angsana New"/>
                <w:cs/>
              </w:rPr>
              <w:t xml:space="preserve">ถ้าไม่ใช่ให้ </w:t>
            </w:r>
            <w:r>
              <w:rPr>
                <w:rFonts w:cs="CordiaUPC"/>
              </w:rPr>
              <w:t xml:space="preserve">Invisible </w:t>
            </w:r>
            <w:r>
              <w:rPr>
                <w:rFonts w:hint="cs" w:cs="Angsana New"/>
                <w:cs/>
              </w:rPr>
              <w:t>และทำการเคลียร์ค่า</w:t>
            </w:r>
          </w:p>
          <w:p w:rsidRPr="008979A8" w:rsidR="00B84217" w:rsidP="00B84217" w:rsidRDefault="00B84217" w14:paraId="6E3F2513" w14:textId="762A3B50">
            <w:pPr>
              <w:rPr>
                <w:rFonts w:cs="CordiaUPC"/>
                <w:cs/>
              </w:rPr>
            </w:pPr>
            <w:r>
              <w:rPr>
                <w:rFonts w:cs="CordiaUPC"/>
              </w:rPr>
              <w:t xml:space="preserve">List of value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‘</w:t>
            </w:r>
            <w:r>
              <w:rPr>
                <w:rFonts w:cs="CordiaUPC"/>
              </w:rPr>
              <w:t>Peak Time Flag</w:t>
            </w:r>
            <w:r>
              <w:rPr>
                <w:rFonts w:cs="Angsana New"/>
                <w:cs/>
              </w:rPr>
              <w:t>’</w:t>
            </w:r>
          </w:p>
        </w:tc>
      </w:tr>
      <w:tr w:rsidRPr="008979A8" w:rsidR="00B84217" w:rsidTr="00F9348E" w14:paraId="3556B973" w14:textId="77777777">
        <w:tc>
          <w:tcPr>
            <w:tcW w:w="1026" w:type="pct"/>
          </w:tcPr>
          <w:p w:rsidR="00B84217" w:rsidP="00B84217" w:rsidRDefault="00B84217" w14:paraId="67B0CF43" w14:textId="5B154A77">
            <w:pPr>
              <w:rPr>
                <w:rFonts w:cs="CordiaUPC"/>
              </w:rPr>
            </w:pPr>
            <w:r>
              <w:rPr>
                <w:rFonts w:cs="CordiaUPC"/>
              </w:rPr>
              <w:t>rateFollowByMainPro</w:t>
            </w:r>
          </w:p>
        </w:tc>
        <w:tc>
          <w:tcPr>
            <w:tcW w:w="900" w:type="pct"/>
          </w:tcPr>
          <w:p w:rsidR="00B84217" w:rsidP="00B84217" w:rsidRDefault="00B84217" w14:paraId="050C2126" w14:textId="5AD6A154">
            <w:pPr>
              <w:rPr>
                <w:rFonts w:cs="CordiaUPC"/>
              </w:rPr>
            </w:pPr>
            <w:r>
              <w:rPr>
                <w:rFonts w:cs="CordiaUPC"/>
              </w:rPr>
              <w:t>Radio Button</w:t>
            </w:r>
          </w:p>
        </w:tc>
        <w:tc>
          <w:tcPr>
            <w:tcW w:w="3074" w:type="pct"/>
          </w:tcPr>
          <w:p w:rsidR="00B84217" w:rsidP="00B84217" w:rsidRDefault="00B84217" w14:paraId="34837801" w14:textId="2BEA3F3E">
            <w:pPr>
              <w:rPr>
                <w:rFonts w:cs="CordiaUPC"/>
                <w:color w:val="FF0000"/>
              </w:rPr>
            </w:pPr>
            <w:r>
              <w:rPr>
                <w:rFonts w:cs="CordiaUPC"/>
              </w:rPr>
              <w:t xml:space="preserve">Label </w:t>
            </w:r>
            <w:r>
              <w:rPr>
                <w:rFonts w:cs="Angsana New"/>
                <w:cs/>
              </w:rPr>
              <w:t xml:space="preserve">:  </w:t>
            </w:r>
            <w:r w:rsidRPr="00FF77EE">
              <w:rPr>
                <w:rFonts w:cs="Angsana New"/>
                <w:color w:val="FF0000"/>
                <w:cs/>
              </w:rPr>
              <w:t>*</w:t>
            </w:r>
            <w:r w:rsidRPr="00FF77EE">
              <w:rPr>
                <w:rFonts w:cs="CordiaUPC"/>
                <w:color w:val="FF0000"/>
              </w:rPr>
              <w:t>Exceed Rate Follow by Main Promotion</w:t>
            </w:r>
          </w:p>
          <w:p w:rsidRPr="0086559D" w:rsidR="00B84217" w:rsidP="00B84217" w:rsidRDefault="00B84217" w14:paraId="5488F1C8" w14:textId="338FCB68">
            <w:pPr>
              <w:rPr>
                <w:rFonts w:cs="CordiaUPC"/>
              </w:rPr>
            </w:pPr>
            <w:r w:rsidRPr="00FF77EE">
              <w:rPr>
                <w:rFonts w:cs="CordiaUPC"/>
              </w:rPr>
              <w:t xml:space="preserve">Visible </w:t>
            </w:r>
            <w:r>
              <w:rPr>
                <w:rFonts w:hint="cs" w:cs="Angsana New"/>
                <w:cs/>
              </w:rPr>
              <w:t xml:space="preserve">เมื่อ </w:t>
            </w:r>
            <w:r>
              <w:rPr>
                <w:rFonts w:cs="CordiaUPC"/>
              </w:rPr>
              <w:t xml:space="preserve">customerType </w:t>
            </w:r>
            <w:r>
              <w:rPr>
                <w:rFonts w:cs="Angsana New"/>
                <w:cs/>
              </w:rPr>
              <w:t>= “</w:t>
            </w:r>
            <w:r>
              <w:rPr>
                <w:rFonts w:cs="CordiaUPC"/>
              </w:rPr>
              <w:t>Pre</w:t>
            </w:r>
            <w:r>
              <w:rPr>
                <w:rFonts w:cs="Angsana New"/>
                <w:cs/>
              </w:rPr>
              <w:t>-</w:t>
            </w:r>
            <w:r>
              <w:rPr>
                <w:rFonts w:cs="CordiaUPC"/>
              </w:rP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และ </w:t>
            </w:r>
            <w:r>
              <w:rPr>
                <w:rFonts w:cs="CordiaUPC"/>
              </w:rPr>
              <w:t xml:space="preserve">Product Class </w:t>
            </w:r>
            <w:r>
              <w:rPr>
                <w:rFonts w:hint="cs" w:cs="Angsana New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On</w:t>
            </w:r>
            <w:r>
              <w:rPr>
                <w:rFonts w:cs="Angsana New"/>
                <w:cs/>
              </w:rPr>
              <w:t>-</w:t>
            </w:r>
            <w:r>
              <w:rPr>
                <w:rFonts w:cs="CordiaUPC"/>
              </w:rPr>
              <w:t>Top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On</w:t>
            </w:r>
            <w:r>
              <w:rPr>
                <w:rFonts w:cs="Angsana New"/>
                <w:cs/>
              </w:rPr>
              <w:t>-</w:t>
            </w:r>
            <w:r>
              <w:rPr>
                <w:rFonts w:cs="CordiaUPC"/>
              </w:rPr>
              <w:t>Top Extra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และ </w:t>
            </w:r>
            <w:r>
              <w:rPr>
                <w:rFonts w:cs="CordiaUPC"/>
              </w:rPr>
              <w:t>stepRateFlag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= “</w:t>
            </w:r>
            <w:r>
              <w:rPr>
                <w:rFonts w:cs="CordiaUPC"/>
              </w:rPr>
              <w:t>Yes</w:t>
            </w:r>
            <w:r>
              <w:rPr>
                <w:rFonts w:cs="Angsana New"/>
                <w:cs/>
              </w:rPr>
              <w:t>”</w:t>
            </w:r>
          </w:p>
          <w:p w:rsidRPr="00FF77EE" w:rsidR="00B84217" w:rsidP="00B84217" w:rsidRDefault="00B84217" w14:paraId="115DFCE7" w14:textId="437EC40D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Default Value </w:t>
            </w:r>
            <w:r>
              <w:rPr>
                <w:rFonts w:cs="Angsana New"/>
                <w:cs/>
              </w:rPr>
              <w:t>:  “</w:t>
            </w:r>
            <w:r>
              <w:rPr>
                <w:rFonts w:cs="CordiaUPC"/>
              </w:rPr>
              <w:t>No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 w:cs="Angsana New"/>
                <w:cs/>
              </w:rPr>
              <w:t xml:space="preserve"> เมื่อ </w:t>
            </w:r>
            <w:r>
              <w:rPr>
                <w:rFonts w:cs="CordiaUPC"/>
              </w:rPr>
              <w:t xml:space="preserve">customerType </w:t>
            </w:r>
            <w:r>
              <w:rPr>
                <w:rFonts w:cs="Angsana New"/>
                <w:cs/>
              </w:rPr>
              <w:t>= “</w:t>
            </w:r>
            <w:r>
              <w:rPr>
                <w:rFonts w:cs="CordiaUPC"/>
              </w:rPr>
              <w:t>Pre</w:t>
            </w:r>
            <w:r>
              <w:rPr>
                <w:rFonts w:cs="Angsana New"/>
                <w:cs/>
              </w:rPr>
              <w:t>-</w:t>
            </w:r>
            <w:r>
              <w:rPr>
                <w:rFonts w:cs="CordiaUPC"/>
              </w:rP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และ </w:t>
            </w:r>
            <w:r>
              <w:rPr>
                <w:rFonts w:cs="CordiaUPC"/>
              </w:rPr>
              <w:t xml:space="preserve">Product Class </w:t>
            </w:r>
            <w:r>
              <w:rPr>
                <w:rFonts w:hint="cs" w:cs="Angsana New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On</w:t>
            </w:r>
            <w:r>
              <w:rPr>
                <w:rFonts w:cs="Angsana New"/>
                <w:cs/>
              </w:rPr>
              <w:t>-</w:t>
            </w:r>
            <w:r>
              <w:rPr>
                <w:rFonts w:cs="CordiaUPC"/>
              </w:rPr>
              <w:t>Top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On</w:t>
            </w:r>
            <w:r>
              <w:rPr>
                <w:rFonts w:cs="Angsana New"/>
                <w:cs/>
              </w:rPr>
              <w:t>-</w:t>
            </w:r>
            <w:r>
              <w:rPr>
                <w:rFonts w:cs="CordiaUPC"/>
              </w:rPr>
              <w:t>Top Extra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และ </w:t>
            </w:r>
            <w:r>
              <w:rPr>
                <w:rFonts w:cs="CordiaUPC"/>
              </w:rPr>
              <w:t>stepRateFlag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= “</w:t>
            </w:r>
            <w:r>
              <w:rPr>
                <w:rFonts w:cs="CordiaUPC"/>
              </w:rPr>
              <w:t>Yes</w:t>
            </w:r>
            <w:r>
              <w:rPr>
                <w:rFonts w:cs="Angsana New"/>
                <w:cs/>
              </w:rPr>
              <w:t>”</w:t>
            </w:r>
          </w:p>
          <w:p w:rsidR="00B84217" w:rsidP="00B84217" w:rsidRDefault="00B84217" w14:paraId="14528C5A" w14:textId="77777777">
            <w:pPr>
              <w:rPr>
                <w:rFonts w:cs="CordiaUPC"/>
              </w:rPr>
            </w:pPr>
            <w:r w:rsidRPr="004C3917">
              <w:t xml:space="preserve">List of Value </w:t>
            </w:r>
            <w:r w:rsidRPr="004C3917"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‘</w:t>
            </w:r>
            <w:r>
              <w:rPr>
                <w:rFonts w:cs="CordiaUPC"/>
              </w:rPr>
              <w:t>YesNoIndicator</w:t>
            </w:r>
            <w:r>
              <w:rPr>
                <w:rFonts w:cs="Angsana New"/>
                <w:cs/>
              </w:rPr>
              <w:t>’</w:t>
            </w:r>
          </w:p>
          <w:p w:rsidR="00B84217" w:rsidP="00B84217" w:rsidRDefault="00B84217" w14:paraId="7EC3EDAE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เมื่อเลือกค่าเป็น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Yes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ให้ </w:t>
            </w:r>
            <w:r>
              <w:rPr>
                <w:rFonts w:cs="CordiaUPC"/>
              </w:rPr>
              <w:t xml:space="preserve">Disable </w:t>
            </w:r>
            <w:r>
              <w:rPr>
                <w:rFonts w:hint="cs" w:cs="Angsana New"/>
                <w:cs/>
              </w:rPr>
              <w:t xml:space="preserve">และเคลียร์ค่า </w:t>
            </w:r>
            <w:r>
              <w:rPr>
                <w:rFonts w:cs="CordiaUPC"/>
              </w:rPr>
              <w:t xml:space="preserve">Field </w:t>
            </w:r>
            <w:r>
              <w:rPr>
                <w:rFonts w:hint="cs" w:cs="Angsana New"/>
                <w:cs/>
              </w:rPr>
              <w:t>ดังต่อไปนี้</w:t>
            </w:r>
          </w:p>
          <w:p w:rsidRPr="00832CBD" w:rsidR="00B84217" w:rsidP="00B84217" w:rsidRDefault="00B84217" w14:paraId="1C82EC9D" w14:textId="77777777">
            <w:pPr>
              <w:pStyle w:val="ListParagraph"/>
              <w:numPr>
                <w:ilvl w:val="0"/>
                <w:numId w:val="14"/>
              </w:numPr>
              <w:rPr>
                <w:rFonts w:cs="CordiaUPC"/>
              </w:rPr>
            </w:pPr>
            <w:r w:rsidRPr="00832CBD">
              <w:rPr>
                <w:rFonts w:cs="CordiaUPC"/>
              </w:rPr>
              <w:t>rateExcludingVAT</w:t>
            </w:r>
          </w:p>
          <w:p w:rsidRPr="00832CBD" w:rsidR="00B84217" w:rsidP="00B84217" w:rsidRDefault="00B84217" w14:paraId="65BC0C9D" w14:textId="77777777">
            <w:pPr>
              <w:pStyle w:val="ListParagraph"/>
              <w:numPr>
                <w:ilvl w:val="0"/>
                <w:numId w:val="14"/>
              </w:numPr>
              <w:rPr>
                <w:rFonts w:cs="CordiaUPC"/>
              </w:rPr>
            </w:pPr>
            <w:r w:rsidRPr="00832CBD">
              <w:rPr>
                <w:rFonts w:cs="CordiaUPC"/>
              </w:rPr>
              <w:t>rateDuration</w:t>
            </w:r>
          </w:p>
          <w:p w:rsidRPr="00832CBD" w:rsidR="00B84217" w:rsidP="00B84217" w:rsidRDefault="00B84217" w14:paraId="7A3CCB1B" w14:textId="77777777">
            <w:pPr>
              <w:pStyle w:val="ListParagraph"/>
              <w:numPr>
                <w:ilvl w:val="0"/>
                <w:numId w:val="14"/>
              </w:numPr>
              <w:rPr>
                <w:rFonts w:cs="CordiaUPC"/>
              </w:rPr>
            </w:pPr>
            <w:r w:rsidRPr="00832CBD">
              <w:rPr>
                <w:rFonts w:cs="CordiaUPC"/>
              </w:rPr>
              <w:t>rateUnit</w:t>
            </w:r>
          </w:p>
          <w:p w:rsidR="00B84217" w:rsidP="00B84217" w:rsidRDefault="00B84217" w14:paraId="534879AE" w14:textId="77777777">
            <w:pPr>
              <w:pStyle w:val="ListParagraph"/>
              <w:numPr>
                <w:ilvl w:val="0"/>
                <w:numId w:val="14"/>
              </w:numPr>
              <w:rPr>
                <w:rFonts w:cs="CordiaUPC"/>
              </w:rPr>
            </w:pPr>
            <w:r w:rsidRPr="00832CBD">
              <w:rPr>
                <w:rFonts w:cs="CordiaUPC"/>
              </w:rPr>
              <w:t>rateIncludingVAT</w:t>
            </w:r>
          </w:p>
          <w:p w:rsidRPr="00FF77EE" w:rsidR="00B84217" w:rsidP="00B84217" w:rsidRDefault="00B84217" w14:paraId="3D60602F" w14:textId="3A47AAF9">
            <w:pPr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แต่ถ้าเลือกเป็น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No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>ให้</w:t>
            </w:r>
            <w:r>
              <w:rPr>
                <w:rFonts w:cs="CordiaUPC"/>
              </w:rPr>
              <w:t xml:space="preserve"> Enable</w:t>
            </w:r>
          </w:p>
        </w:tc>
      </w:tr>
      <w:tr w:rsidRPr="008979A8" w:rsidR="00B84217" w:rsidTr="00F9348E" w14:paraId="731D3009" w14:textId="77777777">
        <w:tc>
          <w:tcPr>
            <w:tcW w:w="1026" w:type="pct"/>
          </w:tcPr>
          <w:p w:rsidR="00B84217" w:rsidP="00B84217" w:rsidRDefault="00B84217" w14:paraId="4D403D58" w14:textId="3D8223F2">
            <w:pPr>
              <w:rPr>
                <w:rFonts w:cs="CordiaUPC"/>
              </w:rPr>
            </w:pPr>
            <w:r>
              <w:rPr>
                <w:rFonts w:cs="CordiaUPC"/>
              </w:rPr>
              <w:t>rateExcludingVAT</w:t>
            </w:r>
          </w:p>
        </w:tc>
        <w:tc>
          <w:tcPr>
            <w:tcW w:w="900" w:type="pct"/>
          </w:tcPr>
          <w:p w:rsidR="00B84217" w:rsidP="00B84217" w:rsidRDefault="00B84217" w14:paraId="347E3821" w14:textId="102ECD28">
            <w:pPr>
              <w:rPr>
                <w:rFonts w:cs="CordiaUPC"/>
              </w:rPr>
            </w:pPr>
            <w:r>
              <w:rPr>
                <w:rFonts w:cs="CordiaUPC"/>
              </w:rPr>
              <w:t>Text Box</w:t>
            </w:r>
          </w:p>
        </w:tc>
        <w:tc>
          <w:tcPr>
            <w:tcW w:w="3074" w:type="pct"/>
          </w:tcPr>
          <w:p w:rsidR="00B84217" w:rsidP="00B84217" w:rsidRDefault="00B84217" w14:paraId="693C17B0" w14:textId="10692974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3A41A5">
              <w:rPr>
                <w:rFonts w:cs="Angsana New"/>
                <w:color w:val="FF0000"/>
                <w:cs/>
              </w:rPr>
              <w:t>*</w:t>
            </w:r>
            <w:r w:rsidRPr="003A41A5">
              <w:rPr>
                <w:rFonts w:cs="CordiaUPC"/>
                <w:color w:val="FF0000"/>
              </w:rPr>
              <w:t>Rate Excluding VAT</w:t>
            </w:r>
            <w:r>
              <w:rPr>
                <w:rFonts w:cs="Angsana New"/>
                <w:color w:val="FF0000"/>
                <w:cs/>
              </w:rPr>
              <w:t xml:space="preserve"> : </w:t>
            </w:r>
            <w:r w:rsidRPr="003A41A5">
              <w:rPr>
                <w:rFonts w:cs="Angsana New"/>
                <w:cs/>
              </w:rPr>
              <w:t>…</w:t>
            </w:r>
            <w:r w:rsidRPr="003A41A5">
              <w:rPr>
                <w:rFonts w:cs="CordiaUPC"/>
              </w:rPr>
              <w:t>Value</w:t>
            </w:r>
            <w:r w:rsidRPr="003A41A5">
              <w:rPr>
                <w:rFonts w:cs="Angsana New"/>
                <w:cs/>
              </w:rPr>
              <w:t xml:space="preserve">… </w:t>
            </w:r>
            <w:r>
              <w:rPr>
                <w:rFonts w:cs="CordiaUPC"/>
              </w:rPr>
              <w:t>Baht per</w:t>
            </w:r>
            <w:r>
              <w:rPr>
                <w:rFonts w:cs="Angsana New"/>
                <w:cs/>
              </w:rPr>
              <w:t xml:space="preserve"> …</w:t>
            </w:r>
            <w:r>
              <w:rPr>
                <w:rFonts w:cs="CordiaUPC"/>
              </w:rPr>
              <w:t>Duration</w:t>
            </w:r>
            <w:r>
              <w:rPr>
                <w:rFonts w:cs="Angsana New"/>
                <w:cs/>
              </w:rPr>
              <w:t xml:space="preserve">… </w:t>
            </w:r>
            <w:r w:rsidRPr="003A41A5">
              <w:rPr>
                <w:rFonts w:cs="Angsana New"/>
                <w:cs/>
              </w:rPr>
              <w:t>…</w:t>
            </w:r>
            <w:r w:rsidRPr="003A41A5">
              <w:rPr>
                <w:rFonts w:cs="CordiaUPC"/>
              </w:rPr>
              <w:t>Unit</w:t>
            </w:r>
            <w:r w:rsidRPr="003A41A5">
              <w:rPr>
                <w:rFonts w:cs="Angsana New"/>
                <w:cs/>
              </w:rPr>
              <w:t>…</w:t>
            </w:r>
          </w:p>
          <w:p w:rsidR="00B84217" w:rsidP="00B84217" w:rsidRDefault="00B84217" w14:paraId="6E81302D" w14:textId="4BD364BC">
            <w:pPr>
              <w:spacing w:after="0"/>
            </w:pPr>
            <w:r>
              <w:rPr>
                <w:rFonts w:hint="cs"/>
                <w:cs/>
              </w:rPr>
              <w:t xml:space="preserve">เมื่อ </w:t>
            </w:r>
            <w:r>
              <w:t xml:space="preserve">User </w:t>
            </w:r>
            <w:r>
              <w:rPr>
                <w:rFonts w:hint="cs"/>
                <w:cs/>
              </w:rPr>
              <w:t xml:space="preserve">กรอกข้อมูลที่ </w:t>
            </w:r>
            <w:r>
              <w:t xml:space="preserve">Field </w:t>
            </w:r>
            <w:r>
              <w:rPr>
                <w:rFonts w:hint="cs"/>
                <w:cs/>
              </w:rPr>
              <w:t>นี้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และ </w:t>
            </w:r>
            <w:r>
              <w:t>rateIncludingVAT</w:t>
            </w:r>
            <w:r>
              <w:rPr>
                <w:rFonts w:hint="cs"/>
                <w:cs/>
              </w:rPr>
              <w:t xml:space="preserve"> มีค่าเป็นค่าว่างให้ระบบทำการคำนวนค่า </w:t>
            </w:r>
            <w:r>
              <w:t>rateIncludingVAT</w:t>
            </w:r>
            <w:r>
              <w:rPr>
                <w:rFonts w:hint="cs"/>
                <w:cs/>
              </w:rPr>
              <w:t xml:space="preserve"> ตามสูตรดังนี้</w:t>
            </w:r>
            <w:r>
              <w:t xml:space="preserve"> rateExcluding</w:t>
            </w:r>
            <w:r w:rsidRPr="001F45E3">
              <w:t>VAT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 xml:space="preserve">* </w:t>
            </w:r>
            <w:r>
              <w:t xml:space="preserve">VAT </w:t>
            </w:r>
            <w:r>
              <w:rPr>
                <w:rFonts w:hint="cs"/>
                <w:cs/>
              </w:rPr>
              <w:t xml:space="preserve">และจะต้องปัดทศนิยมให้เหลือแค่ </w:t>
            </w:r>
            <w:r>
              <w:t>3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>ตำแหน่งตามหลักคณิตศาสตร์</w:t>
            </w:r>
          </w:p>
          <w:p w:rsidRPr="00596684" w:rsidR="00B84217" w:rsidP="00B84217" w:rsidRDefault="00B84217" w14:paraId="4165A2A3" w14:textId="6D221479">
            <w:pPr>
              <w:spacing w:after="0"/>
            </w:pPr>
            <w:r>
              <w:rPr>
                <w:rFonts w:hint="cs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ใส่ได้เฉพาะตัวเลขและจุดทศนิยมเท่านั้น</w:t>
            </w:r>
          </w:p>
        </w:tc>
      </w:tr>
      <w:tr w:rsidRPr="008979A8" w:rsidR="00B84217" w:rsidTr="00F9348E" w14:paraId="4EB537A1" w14:textId="77777777">
        <w:tc>
          <w:tcPr>
            <w:tcW w:w="1026" w:type="pct"/>
          </w:tcPr>
          <w:p w:rsidR="00B84217" w:rsidP="00B84217" w:rsidRDefault="00B84217" w14:paraId="097A938C" w14:textId="14565FE1">
            <w:pPr>
              <w:rPr>
                <w:rFonts w:cs="CordiaUPC"/>
              </w:rPr>
            </w:pPr>
            <w:r>
              <w:rPr>
                <w:rFonts w:cs="CordiaUPC"/>
              </w:rPr>
              <w:t>rateDuration</w:t>
            </w:r>
          </w:p>
        </w:tc>
        <w:tc>
          <w:tcPr>
            <w:tcW w:w="900" w:type="pct"/>
          </w:tcPr>
          <w:p w:rsidR="00B84217" w:rsidP="00B84217" w:rsidRDefault="00B84217" w14:paraId="3E7B1111" w14:textId="684D9FA3">
            <w:pPr>
              <w:rPr>
                <w:rFonts w:cs="CordiaUPC"/>
              </w:rPr>
            </w:pPr>
            <w:r>
              <w:rPr>
                <w:rFonts w:cs="CordiaUPC"/>
              </w:rPr>
              <w:t>Text Box</w:t>
            </w:r>
          </w:p>
        </w:tc>
        <w:tc>
          <w:tcPr>
            <w:tcW w:w="3074" w:type="pct"/>
          </w:tcPr>
          <w:p w:rsidR="00B84217" w:rsidP="00B84217" w:rsidRDefault="00B84217" w14:paraId="51A299EE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วางบรรทัดเดียวกันกับ </w:t>
            </w:r>
            <w:r>
              <w:rPr>
                <w:rFonts w:cs="CordiaUPC"/>
              </w:rPr>
              <w:t>rateExcludingVAT</w:t>
            </w:r>
          </w:p>
          <w:p w:rsidR="00B84217" w:rsidP="00B84217" w:rsidRDefault="00B84217" w14:paraId="5B9C00A2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Default Value </w:t>
            </w:r>
            <w:r>
              <w:rPr>
                <w:rFonts w:cs="Angsana New"/>
                <w:cs/>
              </w:rPr>
              <w:t>: “</w:t>
            </w:r>
            <w:r>
              <w:rPr>
                <w:rFonts w:cs="CordiaUPC"/>
              </w:rPr>
              <w:t>1</w:t>
            </w:r>
            <w:r>
              <w:rPr>
                <w:rFonts w:cs="Angsana New"/>
                <w:cs/>
              </w:rPr>
              <w:t>”</w:t>
            </w:r>
          </w:p>
          <w:p w:rsidRPr="003D20AA" w:rsidR="00B84217" w:rsidP="00B84217" w:rsidRDefault="00B84217" w14:paraId="161E483D" w14:textId="77777777">
            <w:r>
              <w:t xml:space="preserve">Enable </w:t>
            </w:r>
            <w:r>
              <w:rPr>
                <w:rFonts w:hint="cs"/>
                <w:cs/>
              </w:rPr>
              <w:t xml:space="preserve">เมื่อ </w:t>
            </w:r>
            <w:r>
              <w:t xml:space="preserve">customerType </w:t>
            </w:r>
            <w:r>
              <w:rPr>
                <w:rFonts w:cs="Angsana New"/>
                <w:cs/>
              </w:rPr>
              <w:t>= 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>”</w:t>
            </w:r>
          </w:p>
          <w:p w:rsidR="00B84217" w:rsidP="00B84217" w:rsidRDefault="00B84217" w14:paraId="124A7D4A" w14:textId="0AD14050">
            <w:pPr>
              <w:rPr>
                <w:rFonts w:cs="CordiaUPC"/>
              </w:rPr>
            </w:pPr>
            <w:r>
              <w:rPr>
                <w:rFonts w:hint="cs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ใส่ได้เฉพาะตัวเลข</w:t>
            </w:r>
          </w:p>
        </w:tc>
      </w:tr>
      <w:tr w:rsidRPr="008979A8" w:rsidR="00B84217" w:rsidTr="00F9348E" w14:paraId="1E44703F" w14:textId="77777777">
        <w:tc>
          <w:tcPr>
            <w:tcW w:w="1026" w:type="pct"/>
          </w:tcPr>
          <w:p w:rsidR="00B84217" w:rsidP="00B84217" w:rsidRDefault="00B84217" w14:paraId="41C8CDE5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rateUnit</w:t>
            </w:r>
          </w:p>
        </w:tc>
        <w:tc>
          <w:tcPr>
            <w:tcW w:w="900" w:type="pct"/>
          </w:tcPr>
          <w:p w:rsidR="00B84217" w:rsidP="00B84217" w:rsidRDefault="00B84217" w14:paraId="4F8F9126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Drop Down List</w:t>
            </w:r>
          </w:p>
        </w:tc>
        <w:tc>
          <w:tcPr>
            <w:tcW w:w="3074" w:type="pct"/>
          </w:tcPr>
          <w:p w:rsidR="00B84217" w:rsidP="00B84217" w:rsidRDefault="00B84217" w14:paraId="51C0392B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วางบรรทัดเดียวกันกับ </w:t>
            </w:r>
            <w:r>
              <w:rPr>
                <w:rFonts w:cs="CordiaUPC"/>
              </w:rPr>
              <w:t>rateExcludingVAT</w:t>
            </w:r>
          </w:p>
          <w:p w:rsidR="00B84217" w:rsidP="00B84217" w:rsidRDefault="00B84217" w14:paraId="565E02B5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Default Value </w:t>
            </w:r>
            <w:r>
              <w:rPr>
                <w:rFonts w:cs="Angsana New"/>
                <w:cs/>
              </w:rPr>
              <w:t>: “</w:t>
            </w:r>
            <w:r>
              <w:rPr>
                <w:rFonts w:cs="CordiaUPC"/>
              </w:rPr>
              <w:t>Minute</w:t>
            </w:r>
            <w:r>
              <w:rPr>
                <w:rFonts w:cs="Angsana New"/>
                <w:cs/>
              </w:rPr>
              <w:t>”</w:t>
            </w:r>
          </w:p>
          <w:p w:rsidR="00B84217" w:rsidP="00B84217" w:rsidRDefault="00B84217" w14:paraId="6F9ABCA8" w14:textId="47474E3F">
            <w:pPr>
              <w:rPr>
                <w:rFonts w:cs="CordiaUPC"/>
                <w:cs/>
              </w:rPr>
            </w:pPr>
            <w:r w:rsidRPr="004C3917">
              <w:t xml:space="preserve">List of Value </w:t>
            </w:r>
            <w:r w:rsidRPr="004C3917"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‘</w:t>
            </w:r>
            <w:r w:rsidRPr="00EB73A2">
              <w:rPr>
                <w:rFonts w:cs="CordiaUPC"/>
              </w:rPr>
              <w:t>Voice Rate Unit</w:t>
            </w:r>
            <w:r>
              <w:rPr>
                <w:rFonts w:cs="Angsana New"/>
                <w:cs/>
              </w:rPr>
              <w:t>’</w:t>
            </w:r>
            <w:r>
              <w:rPr>
                <w:rFonts w:cs="CordiaUPC"/>
              </w:rPr>
              <w:t xml:space="preserve"> and lov_type </w:t>
            </w:r>
            <w:r>
              <w:rPr>
                <w:rFonts w:cs="Angsana New"/>
                <w:cs/>
              </w:rPr>
              <w:t>= ‘</w:t>
            </w:r>
            <w:r>
              <w:rPr>
                <w:rFonts w:cs="CordiaUPC"/>
              </w:rPr>
              <w:t>Per Duration</w:t>
            </w:r>
            <w:r>
              <w:rPr>
                <w:rFonts w:cs="Angsana New"/>
                <w:cs/>
              </w:rPr>
              <w:t>’</w:t>
            </w:r>
          </w:p>
        </w:tc>
      </w:tr>
      <w:tr w:rsidRPr="008979A8" w:rsidR="00B84217" w:rsidTr="00F9348E" w14:paraId="6541BC25" w14:textId="77777777">
        <w:tc>
          <w:tcPr>
            <w:tcW w:w="1026" w:type="pct"/>
          </w:tcPr>
          <w:p w:rsidR="00B84217" w:rsidP="00B84217" w:rsidRDefault="00B84217" w14:paraId="4292D410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rateIncludingVAT</w:t>
            </w:r>
          </w:p>
        </w:tc>
        <w:tc>
          <w:tcPr>
            <w:tcW w:w="900" w:type="pct"/>
          </w:tcPr>
          <w:p w:rsidR="00B84217" w:rsidP="00B84217" w:rsidRDefault="00B84217" w14:paraId="15DE45FA" w14:textId="56872093">
            <w:pPr>
              <w:rPr>
                <w:rFonts w:cs="CordiaUPC"/>
              </w:rPr>
            </w:pPr>
            <w:r>
              <w:rPr>
                <w:rFonts w:cs="CordiaUPC"/>
              </w:rPr>
              <w:t>Text Box</w:t>
            </w:r>
          </w:p>
        </w:tc>
        <w:tc>
          <w:tcPr>
            <w:tcW w:w="3074" w:type="pct"/>
          </w:tcPr>
          <w:p w:rsidR="00B84217" w:rsidP="00B84217" w:rsidRDefault="00B84217" w14:paraId="0B2F4B56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Label</w:t>
            </w:r>
            <w:r>
              <w:rPr>
                <w:rFonts w:cs="Angsana New"/>
                <w:cs/>
              </w:rPr>
              <w:t xml:space="preserve"> : </w:t>
            </w:r>
            <w:r w:rsidRPr="003A41A5">
              <w:rPr>
                <w:rFonts w:cs="Angsana New"/>
                <w:color w:val="FF0000"/>
                <w:cs/>
              </w:rPr>
              <w:t>*</w:t>
            </w:r>
            <w:r w:rsidRPr="003A41A5">
              <w:rPr>
                <w:rFonts w:cs="CordiaUPC"/>
                <w:color w:val="FF0000"/>
              </w:rPr>
              <w:t xml:space="preserve">Rate </w:t>
            </w:r>
            <w:r>
              <w:rPr>
                <w:rFonts w:cs="CordiaUPC"/>
                <w:color w:val="FF0000"/>
              </w:rPr>
              <w:t>In</w:t>
            </w:r>
            <w:r w:rsidRPr="003A41A5">
              <w:rPr>
                <w:rFonts w:cs="CordiaUPC"/>
                <w:color w:val="FF0000"/>
              </w:rPr>
              <w:t>cluding VAT</w:t>
            </w:r>
            <w:r>
              <w:rPr>
                <w:rFonts w:cs="Angsana New"/>
                <w:color w:val="FF0000"/>
                <w:cs/>
              </w:rPr>
              <w:t xml:space="preserve"> : </w:t>
            </w:r>
            <w:r w:rsidRPr="00596684">
              <w:rPr>
                <w:rFonts w:cs="Angsana New"/>
                <w:cs/>
              </w:rPr>
              <w:t>…</w:t>
            </w:r>
            <w:r w:rsidRPr="00596684">
              <w:rPr>
                <w:rFonts w:cs="CordiaUPC"/>
              </w:rPr>
              <w:t>Value</w:t>
            </w:r>
            <w:r w:rsidRPr="00596684">
              <w:rPr>
                <w:rFonts w:cs="Angsana New"/>
                <w:cs/>
              </w:rPr>
              <w:t>…</w:t>
            </w:r>
          </w:p>
          <w:p w:rsidR="00B84217" w:rsidP="00B84217" w:rsidRDefault="00B84217" w14:paraId="18F98F8E" w14:textId="48C13ED2">
            <w:r>
              <w:rPr>
                <w:rFonts w:hint="cs"/>
                <w:cs/>
              </w:rPr>
              <w:t xml:space="preserve">เมื่อ </w:t>
            </w:r>
            <w:r>
              <w:t xml:space="preserve">User </w:t>
            </w:r>
            <w:r>
              <w:rPr>
                <w:rFonts w:hint="cs"/>
                <w:cs/>
              </w:rPr>
              <w:t xml:space="preserve">กรอกข้อมูลที่ </w:t>
            </w:r>
            <w:r>
              <w:t xml:space="preserve">Field </w:t>
            </w:r>
            <w:r>
              <w:rPr>
                <w:rFonts w:hint="cs"/>
                <w:cs/>
              </w:rPr>
              <w:t>นี้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และ </w:t>
            </w:r>
            <w:r>
              <w:t>rateExcludingVAT</w:t>
            </w:r>
            <w:r>
              <w:rPr>
                <w:rFonts w:hint="cs"/>
                <w:cs/>
              </w:rPr>
              <w:t xml:space="preserve"> มีค่าเป็นค่าว่างให้ระบบทำการคำนวนค่า </w:t>
            </w:r>
            <w:r>
              <w:t>rateExcludingVAT</w:t>
            </w:r>
            <w:r>
              <w:rPr>
                <w:rFonts w:hint="cs"/>
                <w:cs/>
              </w:rPr>
              <w:t xml:space="preserve"> ตามสูตรดังนี้</w:t>
            </w:r>
            <w:r>
              <w:rPr>
                <w:rFonts w:cs="Angsana New"/>
                <w:cs/>
              </w:rPr>
              <w:t xml:space="preserve"> </w:t>
            </w:r>
            <w:r>
              <w:t>rateIncluding</w:t>
            </w:r>
            <w:r w:rsidRPr="001F45E3">
              <w:t>VAT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 xml:space="preserve">/ </w:t>
            </w:r>
            <w:r>
              <w:t>VAT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และจะต้องปัดทศนิยมให้เหลือแค่ </w:t>
            </w:r>
            <w:r>
              <w:t>3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>ตำแหน่งตามหลักคณิตศาสตร์</w:t>
            </w:r>
          </w:p>
          <w:p w:rsidRPr="00062AE3" w:rsidR="00B84217" w:rsidP="00B84217" w:rsidRDefault="00B84217" w14:paraId="3069C89B" w14:textId="3905007F">
            <w:pPr>
              <w:rPr>
                <w:rFonts w:cs="CordiaUPC"/>
                <w:cs/>
              </w:rPr>
            </w:pPr>
            <w:r>
              <w:rPr>
                <w:rFonts w:hint="cs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ใส่ได้เฉพาะตัวเลขและจุดทศนิยมเท่านั้น</w:t>
            </w:r>
          </w:p>
        </w:tc>
      </w:tr>
      <w:tr w:rsidRPr="008979A8" w:rsidR="00B84217" w:rsidTr="00F9348E" w14:paraId="16582853" w14:textId="77777777">
        <w:tc>
          <w:tcPr>
            <w:tcW w:w="1026" w:type="pct"/>
          </w:tcPr>
          <w:p w:rsidR="00B84217" w:rsidP="00B84217" w:rsidRDefault="00B84217" w14:paraId="25DBCF7A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stepRateFlag</w:t>
            </w:r>
          </w:p>
        </w:tc>
        <w:tc>
          <w:tcPr>
            <w:tcW w:w="900" w:type="pct"/>
          </w:tcPr>
          <w:p w:rsidR="00B84217" w:rsidP="00B84217" w:rsidRDefault="00B84217" w14:paraId="7CB354B5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Radio Button</w:t>
            </w:r>
          </w:p>
        </w:tc>
        <w:tc>
          <w:tcPr>
            <w:tcW w:w="3074" w:type="pct"/>
          </w:tcPr>
          <w:p w:rsidR="00B84217" w:rsidP="00B84217" w:rsidRDefault="00B84217" w14:paraId="06C59859" w14:textId="77777777">
            <w:pPr>
              <w:rPr>
                <w:color w:val="FF0000"/>
              </w:rPr>
            </w:pPr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3A41A5">
              <w:rPr>
                <w:rFonts w:cs="Angsana New"/>
                <w:color w:val="FF0000"/>
                <w:cs/>
              </w:rPr>
              <w:t>*</w:t>
            </w:r>
            <w:r w:rsidRPr="003A41A5">
              <w:rPr>
                <w:color w:val="FF0000"/>
              </w:rPr>
              <w:t>Step Rate</w:t>
            </w:r>
          </w:p>
          <w:p w:rsidR="00B84217" w:rsidP="00B84217" w:rsidRDefault="00B84217" w14:paraId="657233B8" w14:textId="76F7F525">
            <w:pPr>
              <w:rPr>
                <w:rFonts w:cs="CordiaUPC"/>
              </w:rPr>
            </w:pPr>
            <w:r>
              <w:t xml:space="preserve">Default Value </w:t>
            </w:r>
            <w:r>
              <w:rPr>
                <w:rFonts w:cs="Angsana New"/>
                <w:cs/>
              </w:rPr>
              <w:t>: “</w:t>
            </w:r>
            <w:r>
              <w:t>No</w:t>
            </w:r>
            <w:r>
              <w:rPr>
                <w:rFonts w:cs="Angsana New"/>
                <w:cs/>
              </w:rPr>
              <w:t>”</w:t>
            </w:r>
          </w:p>
          <w:p w:rsidR="00B84217" w:rsidP="00B84217" w:rsidRDefault="00B84217" w14:paraId="11CA67B6" w14:textId="2B5BF51A">
            <w:r>
              <w:rPr>
                <w:rFonts w:cs="CordiaUPC"/>
              </w:rPr>
              <w:t xml:space="preserve">Disable </w:t>
            </w:r>
            <w:r>
              <w:rPr>
                <w:rFonts w:hint="cs" w:cs="Angsana New"/>
                <w:cs/>
              </w:rPr>
              <w:t xml:space="preserve">และ </w:t>
            </w:r>
            <w:r>
              <w:rPr>
                <w:rFonts w:cs="CordiaUPC"/>
              </w:rPr>
              <w:t xml:space="preserve">set </w:t>
            </w:r>
            <w:r>
              <w:rPr>
                <w:rFonts w:hint="cs" w:cs="Angsana New"/>
                <w:cs/>
              </w:rPr>
              <w:t xml:space="preserve">เป็นค่า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NO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เมื่อ </w:t>
            </w:r>
            <w:r>
              <w:rPr>
                <w:rFonts w:cs="CordiaUPC"/>
              </w:rPr>
              <w:t>customerType</w:t>
            </w:r>
            <w:r>
              <w:rPr>
                <w:rFonts w:cs="Angsana New"/>
                <w:cs/>
              </w:rPr>
              <w:t xml:space="preserve"> = “</w:t>
            </w:r>
            <w:r>
              <w:rPr>
                <w:rFonts w:cs="CordiaUPC"/>
              </w:rPr>
              <w:t>Post</w:t>
            </w:r>
            <w:r>
              <w:rPr>
                <w:rFonts w:cs="Angsana New"/>
                <w:cs/>
              </w:rPr>
              <w:t>-</w:t>
            </w:r>
            <w:r>
              <w:rPr>
                <w:rFonts w:cs="CordiaUPC"/>
              </w:rP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และ </w:t>
            </w:r>
            <w:r>
              <w:rPr>
                <w:rFonts w:cs="CordiaUPC"/>
              </w:rPr>
              <w:t xml:space="preserve">productClass </w:t>
            </w:r>
            <w:r>
              <w:rPr>
                <w:rFonts w:cs="Angsana New"/>
                <w:cs/>
              </w:rPr>
              <w:t>= “</w:t>
            </w:r>
            <w:r>
              <w:rPr>
                <w:rFonts w:cs="CordiaUPC"/>
              </w:rPr>
              <w:t>On</w:t>
            </w:r>
            <w:r>
              <w:rPr>
                <w:rFonts w:cs="Angsana New"/>
                <w:cs/>
              </w:rPr>
              <w:t>-</w:t>
            </w:r>
            <w:r>
              <w:rPr>
                <w:rFonts w:cs="CordiaUPC"/>
              </w:rPr>
              <w:t>Top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On</w:t>
            </w:r>
            <w:r>
              <w:rPr>
                <w:rFonts w:cs="Angsana New"/>
                <w:cs/>
              </w:rPr>
              <w:t>-</w:t>
            </w:r>
            <w:r>
              <w:rPr>
                <w:rFonts w:cs="CordiaUPC"/>
              </w:rPr>
              <w:t>Top Extra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ถ้าไม่ใช่ให้ </w:t>
            </w:r>
            <w:r>
              <w:rPr>
                <w:rFonts w:cs="CordiaUPC"/>
              </w:rPr>
              <w:t>Enable</w:t>
            </w:r>
          </w:p>
          <w:p w:rsidR="00B84217" w:rsidP="00B84217" w:rsidRDefault="00B84217" w14:paraId="69370C2F" w14:textId="4650CAB3">
            <w:pPr>
              <w:rPr>
                <w:rFonts w:cs="CordiaUPC"/>
              </w:rPr>
            </w:pPr>
            <w:r w:rsidRPr="004C3917">
              <w:t xml:space="preserve">List of Value </w:t>
            </w:r>
            <w:r w:rsidRPr="004C3917"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‘</w:t>
            </w:r>
            <w:r>
              <w:rPr>
                <w:rFonts w:cs="CordiaUPC"/>
              </w:rPr>
              <w:t>YesNoIndicator</w:t>
            </w:r>
            <w:r>
              <w:rPr>
                <w:rFonts w:cs="Angsana New"/>
                <w:cs/>
              </w:rPr>
              <w:t>’</w:t>
            </w:r>
          </w:p>
          <w:p w:rsidR="00B84217" w:rsidP="00B84217" w:rsidRDefault="00B84217" w14:paraId="7FDB47F4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เมื่อเลือก </w:t>
            </w:r>
            <w:r>
              <w:rPr>
                <w:rFonts w:cs="CordiaUPC"/>
              </w:rPr>
              <w:t xml:space="preserve">Step Rate </w:t>
            </w:r>
            <w:r>
              <w:rPr>
                <w:rFonts w:hint="cs" w:cs="Angsana New"/>
                <w:cs/>
              </w:rPr>
              <w:t xml:space="preserve">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Yes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ให้ </w:t>
            </w:r>
            <w:r>
              <w:rPr>
                <w:rFonts w:cs="CordiaUPC"/>
              </w:rPr>
              <w:t>Visible Step Rate Section</w:t>
            </w:r>
            <w:r>
              <w:rPr>
                <w:rFonts w:hint="cs" w:cs="Angsana New"/>
                <w:cs/>
              </w:rPr>
              <w:t xml:space="preserve"> และ </w:t>
            </w:r>
            <w:r>
              <w:rPr>
                <w:rFonts w:cs="CordiaUPC"/>
              </w:rPr>
              <w:t xml:space="preserve">Set </w:t>
            </w:r>
            <w:r>
              <w:rPr>
                <w:rFonts w:hint="cs" w:cs="Angsana New"/>
                <w:cs/>
              </w:rPr>
              <w:t xml:space="preserve">ค่า </w:t>
            </w:r>
            <w:r>
              <w:rPr>
                <w:rFonts w:cs="CordiaUPC"/>
              </w:rPr>
              <w:t xml:space="preserve">Default Value </w:t>
            </w:r>
            <w:r>
              <w:rPr>
                <w:rFonts w:hint="cs" w:cs="Angsana New"/>
                <w:cs/>
              </w:rPr>
              <w:t>ดังนี้</w:t>
            </w:r>
          </w:p>
          <w:p w:rsidRPr="00E35214" w:rsidR="00B84217" w:rsidP="00B84217" w:rsidRDefault="00B84217" w14:paraId="1A645687" w14:textId="77777777">
            <w:pPr>
              <w:pStyle w:val="ListParagraph"/>
              <w:numPr>
                <w:ilvl w:val="0"/>
                <w:numId w:val="14"/>
              </w:numPr>
              <w:rPr>
                <w:rFonts w:cs="CordiaUPC"/>
              </w:rPr>
            </w:pPr>
            <w:r>
              <w:rPr>
                <w:rFonts w:cs="CordiaUPC"/>
              </w:rPr>
              <w:t xml:space="preserve">stepDurationUnit </w:t>
            </w:r>
            <w:r>
              <w:rPr>
                <w:rFonts w:cs="Angsana New"/>
                <w:cs/>
              </w:rPr>
              <w:t>= “</w:t>
            </w:r>
            <w:r>
              <w:rPr>
                <w:rFonts w:cs="CordiaUPC"/>
              </w:rPr>
              <w:t>Minute</w:t>
            </w:r>
            <w:r>
              <w:rPr>
                <w:rFonts w:cs="Angsana New"/>
                <w:cs/>
              </w:rPr>
              <w:t>”</w:t>
            </w:r>
          </w:p>
        </w:tc>
      </w:tr>
      <w:tr w:rsidRPr="008979A8" w:rsidR="00B84217" w:rsidTr="00F9348E" w14:paraId="1703C86C" w14:textId="77777777">
        <w:tc>
          <w:tcPr>
            <w:tcW w:w="1026" w:type="pct"/>
          </w:tcPr>
          <w:p w:rsidR="00B84217" w:rsidP="00B84217" w:rsidRDefault="00B84217" w14:paraId="4BDDB071" w14:textId="072C8851">
            <w:pPr>
              <w:rPr>
                <w:rFonts w:cs="CordiaUPC"/>
              </w:rPr>
            </w:pPr>
            <w:r>
              <w:rPr>
                <w:rFonts w:cs="CordiaUPC"/>
              </w:rPr>
              <w:t>deductType</w:t>
            </w:r>
          </w:p>
        </w:tc>
        <w:tc>
          <w:tcPr>
            <w:tcW w:w="900" w:type="pct"/>
          </w:tcPr>
          <w:p w:rsidR="00B84217" w:rsidP="00B84217" w:rsidRDefault="00B84217" w14:paraId="12C6B30C" w14:textId="77777777">
            <w:pPr>
              <w:rPr>
                <w:rFonts w:cs="CordiaUPC"/>
              </w:rPr>
            </w:pPr>
          </w:p>
        </w:tc>
        <w:tc>
          <w:tcPr>
            <w:tcW w:w="3074" w:type="pct"/>
          </w:tcPr>
          <w:p w:rsidR="00B84217" w:rsidP="00B84217" w:rsidRDefault="00B84217" w14:paraId="6BCF9E96" w14:textId="52763DED">
            <w:r>
              <w:t>Invisible</w:t>
            </w:r>
          </w:p>
        </w:tc>
      </w:tr>
      <w:tr w:rsidRPr="008979A8" w:rsidR="00B84217" w:rsidTr="00F9348E" w14:paraId="2AC1886D" w14:textId="77777777">
        <w:tc>
          <w:tcPr>
            <w:tcW w:w="5000" w:type="pct"/>
            <w:gridSpan w:val="3"/>
            <w:shd w:val="clear" w:color="auto" w:fill="C2D69B" w:themeFill="accent3" w:themeFillTint="99"/>
          </w:tcPr>
          <w:p w:rsidR="00B84217" w:rsidP="00B84217" w:rsidRDefault="00B84217" w14:paraId="4F0FC33B" w14:textId="77777777">
            <w:pPr>
              <w:pStyle w:val="HeaderTable"/>
            </w:pPr>
            <w:r>
              <w:t>Step Rate Section</w:t>
            </w:r>
          </w:p>
        </w:tc>
      </w:tr>
      <w:tr w:rsidRPr="008979A8" w:rsidR="00B84217" w:rsidTr="007763C8" w14:paraId="670184E6" w14:textId="77777777">
        <w:tc>
          <w:tcPr>
            <w:tcW w:w="5000" w:type="pct"/>
            <w:gridSpan w:val="3"/>
            <w:shd w:val="clear" w:color="auto" w:fill="C2D69B" w:themeFill="accent3" w:themeFillTint="99"/>
          </w:tcPr>
          <w:p w:rsidR="00B84217" w:rsidP="00B84217" w:rsidRDefault="00B84217" w14:paraId="5F279B75" w14:textId="77777777">
            <w:pPr>
              <w:pStyle w:val="HeaderTable"/>
            </w:pPr>
            <w:r>
              <w:t>Step Rate Table Section</w:t>
            </w:r>
          </w:p>
          <w:p w:rsidR="00B84217" w:rsidP="00B84217" w:rsidRDefault="00B84217" w14:paraId="6838D2F2" w14:textId="48BE4176">
            <w:pPr>
              <w:pStyle w:val="HeaderTable"/>
              <w:rPr>
                <w:cs/>
                <w:lang w:bidi="th-TH"/>
              </w:rPr>
            </w:pPr>
            <w:r>
              <w:t xml:space="preserve">Visible </w:t>
            </w:r>
            <w:r>
              <w:rPr>
                <w:rFonts w:hint="cs" w:cs="Angsana New"/>
                <w:cs/>
                <w:lang w:bidi="th-TH"/>
              </w:rPr>
              <w:t xml:space="preserve">เมื่อ </w:t>
            </w:r>
            <w:r>
              <w:rPr>
                <w:lang w:bidi="th-TH"/>
              </w:rPr>
              <w:t xml:space="preserve">StepRateFlag </w:t>
            </w:r>
            <w:r>
              <w:rPr>
                <w:rFonts w:hint="cs" w:cs="Angsana New"/>
                <w:cs/>
                <w:lang w:bidi="th-TH"/>
              </w:rPr>
              <w:t xml:space="preserve">เป็น </w:t>
            </w:r>
            <w:r>
              <w:rPr>
                <w:rFonts w:cs="Angsana New"/>
                <w:bCs/>
                <w:cs/>
                <w:lang w:bidi="th-TH"/>
              </w:rPr>
              <w:t>“</w:t>
            </w:r>
            <w:r>
              <w:rPr>
                <w:lang w:bidi="th-TH"/>
              </w:rPr>
              <w:t>Y</w:t>
            </w:r>
            <w:r>
              <w:rPr>
                <w:rFonts w:cs="Angsana New"/>
                <w:bCs/>
                <w:cs/>
                <w:lang w:bidi="th-TH"/>
              </w:rPr>
              <w:t>”</w:t>
            </w:r>
          </w:p>
        </w:tc>
      </w:tr>
      <w:tr w:rsidRPr="008979A8" w:rsidR="00B84217" w:rsidTr="00552FA9" w14:paraId="4C3FECE1" w14:textId="77777777">
        <w:tc>
          <w:tcPr>
            <w:tcW w:w="1026" w:type="pct"/>
          </w:tcPr>
          <w:p w:rsidR="00B84217" w:rsidP="00B84217" w:rsidRDefault="00B84217" w14:paraId="4054567A" w14:textId="64964515">
            <w:pPr>
              <w:rPr>
                <w:rFonts w:cs="CordiaUPC"/>
              </w:rPr>
            </w:pPr>
            <w:r>
              <w:rPr>
                <w:rFonts w:cs="CordiaUPC"/>
              </w:rPr>
              <w:t>Step Rate Excluding VAT</w:t>
            </w:r>
          </w:p>
        </w:tc>
        <w:tc>
          <w:tcPr>
            <w:tcW w:w="900" w:type="pct"/>
          </w:tcPr>
          <w:p w:rsidR="00B84217" w:rsidP="00B84217" w:rsidRDefault="00B84217" w14:paraId="7E8667E0" w14:textId="77777777">
            <w:pPr>
              <w:rPr>
                <w:rFonts w:cs="CordiaUPC"/>
              </w:rPr>
            </w:pPr>
          </w:p>
        </w:tc>
        <w:tc>
          <w:tcPr>
            <w:tcW w:w="3074" w:type="pct"/>
          </w:tcPr>
          <w:p w:rsidR="00B84217" w:rsidP="00B84217" w:rsidRDefault="00B84217" w14:paraId="271F3B70" w14:textId="77777777">
            <w:pPr>
              <w:spacing w:after="0"/>
            </w:pPr>
            <w:r>
              <w:rPr>
                <w:rFonts w:hint="cs"/>
                <w:cs/>
              </w:rPr>
              <w:t xml:space="preserve">แสดงข้อมูลใน </w:t>
            </w:r>
            <w:r>
              <w:t>Format</w:t>
            </w:r>
          </w:p>
          <w:p w:rsidR="00B84217" w:rsidP="00B84217" w:rsidRDefault="00B84217" w14:paraId="3E19A9B6" w14:textId="73DE8817">
            <w:pPr>
              <w:pStyle w:val="ListParagraph"/>
              <w:numPr>
                <w:ilvl w:val="0"/>
                <w:numId w:val="67"/>
              </w:numPr>
              <w:spacing w:after="0"/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stepRate </w:t>
            </w:r>
            <w:r>
              <w:rPr>
                <w:rFonts w:hint="cs"/>
                <w:cs/>
              </w:rPr>
              <w:t xml:space="preserve">ใน </w:t>
            </w:r>
            <w:r>
              <w:t xml:space="preserve">Row </w:t>
            </w:r>
            <w:r>
              <w:rPr>
                <w:rFonts w:hint="cs"/>
                <w:cs/>
              </w:rPr>
              <w:t xml:space="preserve">ที่ </w:t>
            </w:r>
            <w:r>
              <w:t xml:space="preserve">1 </w:t>
            </w:r>
            <w:r>
              <w:rPr>
                <w:rFonts w:hint="cs"/>
                <w:cs/>
              </w:rPr>
              <w:t>ให้แสดงค่าเป็น</w:t>
            </w:r>
            <w:r>
              <w:rPr>
                <w:rFonts w:cs="Angsana New"/>
                <w:cs/>
              </w:rPr>
              <w:t xml:space="preserve"> “</w:t>
            </w:r>
            <w:r>
              <w:t xml:space="preserve">First </w:t>
            </w:r>
            <w:r>
              <w:rPr>
                <w:rFonts w:cs="Angsana New"/>
                <w:cs/>
              </w:rPr>
              <w:t xml:space="preserve">” + </w:t>
            </w:r>
            <w:r>
              <w:rPr>
                <w:rFonts w:cs="CordiaUPC"/>
              </w:rPr>
              <w:t>stepDurationTo</w:t>
            </w:r>
            <w:r>
              <w:rPr>
                <w:rFonts w:cs="Angsana New"/>
                <w:cs/>
              </w:rPr>
              <w:t xml:space="preserve"> +</w:t>
            </w:r>
            <w:r>
              <w:t xml:space="preserve"> stepDurationUnit </w:t>
            </w:r>
            <w:r>
              <w:rPr>
                <w:rFonts w:cs="Angsana New"/>
                <w:cs/>
              </w:rPr>
              <w:t xml:space="preserve">+ “ ” + </w:t>
            </w:r>
            <w:r>
              <w:t xml:space="preserve">stepExcludingVAT </w:t>
            </w:r>
            <w:r>
              <w:rPr>
                <w:rFonts w:cs="Angsana New"/>
                <w:cs/>
              </w:rPr>
              <w:t xml:space="preserve">+ “ </w:t>
            </w:r>
            <w:r>
              <w:t>Baht</w:t>
            </w:r>
            <w:r>
              <w:rPr>
                <w:rFonts w:cs="Angsana New"/>
                <w:cs/>
              </w:rPr>
              <w:t>”</w:t>
            </w:r>
          </w:p>
          <w:p w:rsidRPr="00552FA9" w:rsidR="00B84217" w:rsidP="00B84217" w:rsidRDefault="00B84217" w14:paraId="054BE940" w14:textId="323844A1">
            <w:pPr>
              <w:pStyle w:val="ListParagraph"/>
              <w:numPr>
                <w:ilvl w:val="0"/>
                <w:numId w:val="67"/>
              </w:numPr>
              <w:spacing w:after="0"/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stepRate </w:t>
            </w:r>
            <w:r>
              <w:rPr>
                <w:rFonts w:hint="cs"/>
                <w:cs/>
              </w:rPr>
              <w:t xml:space="preserve">ใน </w:t>
            </w:r>
            <w:r>
              <w:t xml:space="preserve">Row </w:t>
            </w:r>
            <w:r>
              <w:rPr>
                <w:rFonts w:hint="cs"/>
                <w:cs/>
              </w:rPr>
              <w:t xml:space="preserve">ที่ </w:t>
            </w:r>
            <w:r>
              <w:t xml:space="preserve">2 </w:t>
            </w:r>
            <w:r>
              <w:rPr>
                <w:rFonts w:hint="cs"/>
                <w:cs/>
              </w:rPr>
              <w:t>เป็นต้นไป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ให้แสดงค่าเป็น </w:t>
            </w:r>
            <w:r>
              <w:t xml:space="preserve">stepDurationFrom </w:t>
            </w:r>
            <w:r>
              <w:rPr>
                <w:rFonts w:cs="Angsana New"/>
                <w:cs/>
              </w:rPr>
              <w:t xml:space="preserve">+ “ – “ </w:t>
            </w:r>
            <w:r>
              <w:t xml:space="preserve">stepDurationTo </w:t>
            </w:r>
            <w:r>
              <w:rPr>
                <w:rFonts w:cs="Angsana New"/>
                <w:cs/>
              </w:rPr>
              <w:t xml:space="preserve">+ </w:t>
            </w:r>
            <w:r>
              <w:t xml:space="preserve">stepDurationUnit </w:t>
            </w:r>
            <w:r>
              <w:rPr>
                <w:rFonts w:cs="Angsana New"/>
                <w:cs/>
              </w:rPr>
              <w:t xml:space="preserve">+ “ ” + </w:t>
            </w:r>
            <w:r>
              <w:t xml:space="preserve">stepExcludingVAT </w:t>
            </w:r>
            <w:r>
              <w:rPr>
                <w:rFonts w:cs="Angsana New"/>
                <w:cs/>
              </w:rPr>
              <w:t xml:space="preserve">+ “ </w:t>
            </w:r>
            <w:r>
              <w:t>Baht</w:t>
            </w:r>
            <w:r>
              <w:rPr>
                <w:rFonts w:cs="Angsana New"/>
                <w:cs/>
              </w:rPr>
              <w:t>”</w:t>
            </w:r>
          </w:p>
        </w:tc>
      </w:tr>
      <w:tr w:rsidRPr="008979A8" w:rsidR="00B84217" w:rsidTr="00552FA9" w14:paraId="5EAB16CB" w14:textId="77777777">
        <w:tc>
          <w:tcPr>
            <w:tcW w:w="1026" w:type="pct"/>
          </w:tcPr>
          <w:p w:rsidR="00B84217" w:rsidP="00B84217" w:rsidRDefault="00B84217" w14:paraId="3D85C230" w14:textId="265DF25D">
            <w:pPr>
              <w:rPr>
                <w:rFonts w:cs="CordiaUPC"/>
              </w:rPr>
            </w:pPr>
            <w:r>
              <w:rPr>
                <w:rFonts w:cs="CordiaUPC"/>
              </w:rPr>
              <w:t>Step Rate Including VAT</w:t>
            </w:r>
          </w:p>
        </w:tc>
        <w:tc>
          <w:tcPr>
            <w:tcW w:w="900" w:type="pct"/>
          </w:tcPr>
          <w:p w:rsidR="00B84217" w:rsidP="00B84217" w:rsidRDefault="00B84217" w14:paraId="4F7787E6" w14:textId="77777777">
            <w:pPr>
              <w:rPr>
                <w:rFonts w:cs="CordiaUPC"/>
              </w:rPr>
            </w:pPr>
          </w:p>
        </w:tc>
        <w:tc>
          <w:tcPr>
            <w:tcW w:w="3074" w:type="pct"/>
          </w:tcPr>
          <w:p w:rsidR="00B84217" w:rsidP="00B84217" w:rsidRDefault="00B84217" w14:paraId="739F3FAE" w14:textId="77777777">
            <w:pPr>
              <w:spacing w:after="0"/>
            </w:pPr>
            <w:r>
              <w:rPr>
                <w:rFonts w:hint="cs"/>
                <w:cs/>
              </w:rPr>
              <w:t xml:space="preserve">แสดงข้อมูลใน </w:t>
            </w:r>
            <w:r>
              <w:t>Format</w:t>
            </w:r>
          </w:p>
          <w:p w:rsidR="00B84217" w:rsidP="00B84217" w:rsidRDefault="00B84217" w14:paraId="3F5AE1BC" w14:textId="340138AE">
            <w:pPr>
              <w:pStyle w:val="ListParagraph"/>
              <w:numPr>
                <w:ilvl w:val="0"/>
                <w:numId w:val="67"/>
              </w:numPr>
              <w:spacing w:after="0"/>
            </w:pPr>
            <w:r>
              <w:rPr>
                <w:rFonts w:hint="cs"/>
                <w:cs/>
              </w:rPr>
              <w:t xml:space="preserve">ถ้า </w:t>
            </w:r>
            <w:r>
              <w:t>stepRate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ใน </w:t>
            </w:r>
            <w:r>
              <w:t xml:space="preserve">Row </w:t>
            </w:r>
            <w:r>
              <w:rPr>
                <w:rFonts w:hint="cs"/>
                <w:cs/>
              </w:rPr>
              <w:t xml:space="preserve">ที่ </w:t>
            </w:r>
            <w:r>
              <w:t xml:space="preserve">1 </w:t>
            </w:r>
            <w:r>
              <w:rPr>
                <w:rFonts w:hint="cs"/>
                <w:cs/>
              </w:rPr>
              <w:t>ให้แสดงค่าเป็น</w:t>
            </w:r>
            <w:r>
              <w:rPr>
                <w:rFonts w:cs="Angsana New"/>
                <w:cs/>
              </w:rPr>
              <w:t xml:space="preserve"> “</w:t>
            </w:r>
            <w:r>
              <w:t xml:space="preserve">First </w:t>
            </w:r>
            <w:r>
              <w:rPr>
                <w:rFonts w:cs="Angsana New"/>
                <w:cs/>
              </w:rPr>
              <w:t xml:space="preserve">” + </w:t>
            </w:r>
            <w:r>
              <w:rPr>
                <w:rFonts w:cs="CordiaUPC"/>
              </w:rPr>
              <w:t>stepDurationTo</w:t>
            </w:r>
            <w:r>
              <w:rPr>
                <w:rFonts w:cs="Angsana New"/>
                <w:cs/>
              </w:rPr>
              <w:t xml:space="preserve"> + </w:t>
            </w:r>
            <w:r>
              <w:t xml:space="preserve">stepDurationUnit </w:t>
            </w:r>
            <w:r>
              <w:rPr>
                <w:rFonts w:cs="Angsana New"/>
                <w:cs/>
              </w:rPr>
              <w:t xml:space="preserve">+ “ ” + </w:t>
            </w:r>
            <w:r>
              <w:t xml:space="preserve">stepIncludingVAT </w:t>
            </w:r>
            <w:r>
              <w:rPr>
                <w:rFonts w:cs="Angsana New"/>
                <w:cs/>
              </w:rPr>
              <w:t xml:space="preserve">+ “ </w:t>
            </w:r>
            <w:r>
              <w:t>Baht</w:t>
            </w:r>
            <w:r>
              <w:rPr>
                <w:rFonts w:cs="Angsana New"/>
                <w:cs/>
              </w:rPr>
              <w:t>”</w:t>
            </w:r>
          </w:p>
          <w:p w:rsidR="00B84217" w:rsidP="00B84217" w:rsidRDefault="00B84217" w14:paraId="37A561F0" w14:textId="33ADB3F3">
            <w:pPr>
              <w:pStyle w:val="ListParagraph"/>
              <w:numPr>
                <w:ilvl w:val="0"/>
                <w:numId w:val="67"/>
              </w:numPr>
              <w:spacing w:after="0"/>
              <w:rPr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stepRate </w:t>
            </w:r>
            <w:r>
              <w:rPr>
                <w:rFonts w:hint="cs"/>
                <w:cs/>
              </w:rPr>
              <w:t xml:space="preserve">ใน </w:t>
            </w:r>
            <w:r>
              <w:t xml:space="preserve">Row </w:t>
            </w:r>
            <w:r>
              <w:rPr>
                <w:rFonts w:hint="cs"/>
                <w:cs/>
              </w:rPr>
              <w:t xml:space="preserve">ที่ </w:t>
            </w:r>
            <w:r>
              <w:t xml:space="preserve">2 </w:t>
            </w:r>
            <w:r>
              <w:rPr>
                <w:rFonts w:hint="cs"/>
                <w:cs/>
              </w:rPr>
              <w:t>เป็นต้นไป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ให้แสดงค่าเป็น </w:t>
            </w:r>
            <w:r>
              <w:t xml:space="preserve">stepDurationFrom </w:t>
            </w:r>
            <w:r>
              <w:rPr>
                <w:rFonts w:cs="Angsana New"/>
                <w:cs/>
              </w:rPr>
              <w:t xml:space="preserve">+ “ – “ </w:t>
            </w:r>
            <w:r>
              <w:t xml:space="preserve">stepDurationTo </w:t>
            </w:r>
            <w:r>
              <w:rPr>
                <w:rFonts w:cs="Angsana New"/>
                <w:cs/>
              </w:rPr>
              <w:t xml:space="preserve">+ </w:t>
            </w:r>
            <w:r>
              <w:t xml:space="preserve">stepDurationUnit </w:t>
            </w:r>
            <w:r>
              <w:rPr>
                <w:rFonts w:cs="Angsana New"/>
                <w:cs/>
              </w:rPr>
              <w:t xml:space="preserve">+ “ ” + </w:t>
            </w:r>
            <w:r>
              <w:t xml:space="preserve">stepIncludingVAT </w:t>
            </w:r>
            <w:r>
              <w:rPr>
                <w:rFonts w:cs="Angsana New"/>
                <w:cs/>
              </w:rPr>
              <w:t xml:space="preserve">+ “ </w:t>
            </w:r>
            <w:r>
              <w:t>Baht</w:t>
            </w:r>
            <w:r>
              <w:rPr>
                <w:rFonts w:cs="Angsana New"/>
                <w:cs/>
              </w:rPr>
              <w:t>”</w:t>
            </w:r>
          </w:p>
        </w:tc>
      </w:tr>
      <w:tr w:rsidRPr="008979A8" w:rsidR="00B84217" w:rsidTr="00F9348E" w14:paraId="6744DE80" w14:textId="77777777">
        <w:tc>
          <w:tcPr>
            <w:tcW w:w="1026" w:type="pct"/>
          </w:tcPr>
          <w:p w:rsidRPr="003A1FD8" w:rsidR="00B84217" w:rsidP="00B84217" w:rsidRDefault="00B84217" w14:paraId="724A2FB3" w14:textId="77777777">
            <w:pPr>
              <w:rPr>
                <w:rFonts w:cs="CordiaUPC"/>
              </w:rPr>
            </w:pPr>
            <w:r w:rsidRPr="003A1FD8">
              <w:rPr>
                <w:rFonts w:cs="CordiaUPC"/>
              </w:rPr>
              <w:t>Action</w:t>
            </w:r>
          </w:p>
          <w:p w:rsidRPr="0094039F" w:rsidR="00B84217" w:rsidP="00B84217" w:rsidRDefault="00B84217" w14:paraId="4E3AF5E4" w14:textId="2314C9E9">
            <w:pPr>
              <w:pStyle w:val="ListParagraph"/>
              <w:numPr>
                <w:ilvl w:val="0"/>
                <w:numId w:val="96"/>
              </w:numPr>
              <w:rPr>
                <w:rFonts w:cs="CordiaUPC"/>
              </w:rPr>
            </w:pPr>
            <w:r w:rsidRPr="0094039F">
              <w:rPr>
                <w:rFonts w:hint="cs" w:cs="Angsana New"/>
                <w:cs/>
              </w:rPr>
              <w:t>ปุ่ม</w:t>
            </w:r>
            <w:r w:rsidRPr="0094039F">
              <w:rPr>
                <w:rFonts w:cs="CordiaUPC"/>
              </w:rPr>
              <w:t xml:space="preserve"> Edit</w:t>
            </w:r>
          </w:p>
        </w:tc>
        <w:tc>
          <w:tcPr>
            <w:tcW w:w="900" w:type="pct"/>
          </w:tcPr>
          <w:p w:rsidR="00B84217" w:rsidP="00B84217" w:rsidRDefault="00B84217" w14:paraId="46F8152D" w14:textId="6F92A810">
            <w:pPr>
              <w:rPr>
                <w:rFonts w:cs="CordiaUPC"/>
              </w:rPr>
            </w:pPr>
            <w:r>
              <w:t>Button</w:t>
            </w:r>
          </w:p>
        </w:tc>
        <w:tc>
          <w:tcPr>
            <w:tcW w:w="3074" w:type="pct"/>
          </w:tcPr>
          <w:p w:rsidR="00B84217" w:rsidP="00B84217" w:rsidRDefault="00B84217" w14:paraId="36514806" w14:textId="68466565">
            <w:pPr>
              <w:rPr>
                <w:rFonts w:cs="CordiaUPC"/>
              </w:rPr>
            </w:pPr>
            <w:r w:rsidRPr="0079598B">
              <w:rPr>
                <w:rFonts w:cs="Angsana New"/>
                <w:cs/>
              </w:rPr>
              <w:t xml:space="preserve">เมื่อกดปุ่มให้ทำการ </w:t>
            </w:r>
            <w:r w:rsidRPr="0079598B">
              <w:rPr>
                <w:rFonts w:cs="CordiaUPC"/>
              </w:rPr>
              <w:t>Visible Detail Section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และดึงข้อมูลของ </w:t>
            </w:r>
            <w:r>
              <w:rPr>
                <w:rFonts w:cs="CordiaUPC"/>
              </w:rPr>
              <w:t xml:space="preserve">Row </w:t>
            </w:r>
            <w:r>
              <w:rPr>
                <w:rFonts w:hint="cs" w:cs="Angsana New"/>
                <w:cs/>
              </w:rPr>
              <w:t>นั้นๆ มาแสดง</w:t>
            </w:r>
          </w:p>
        </w:tc>
      </w:tr>
      <w:tr w:rsidRPr="008979A8" w:rsidR="00B84217" w:rsidTr="00F9348E" w14:paraId="5A44E5EB" w14:textId="77777777">
        <w:tc>
          <w:tcPr>
            <w:tcW w:w="1026" w:type="pct"/>
          </w:tcPr>
          <w:p w:rsidRPr="003A1FD8" w:rsidR="00B84217" w:rsidP="00B84217" w:rsidRDefault="00B84217" w14:paraId="6FACCFFF" w14:textId="77777777">
            <w:pPr>
              <w:rPr>
                <w:rFonts w:cs="CordiaUPC"/>
              </w:rPr>
            </w:pPr>
            <w:r w:rsidRPr="003A1FD8">
              <w:rPr>
                <w:rFonts w:cs="CordiaUPC"/>
              </w:rPr>
              <w:t>Action</w:t>
            </w:r>
          </w:p>
          <w:p w:rsidRPr="0094039F" w:rsidR="00B84217" w:rsidP="00B84217" w:rsidRDefault="00B84217" w14:paraId="5818C9E9" w14:textId="53B45096">
            <w:pPr>
              <w:pStyle w:val="ListParagraph"/>
              <w:numPr>
                <w:ilvl w:val="0"/>
                <w:numId w:val="96"/>
              </w:numPr>
              <w:rPr>
                <w:rFonts w:cs="CordiaUPC"/>
              </w:rPr>
            </w:pPr>
            <w:r w:rsidRPr="0094039F">
              <w:rPr>
                <w:rFonts w:hint="cs" w:cs="Angsana New"/>
                <w:cs/>
              </w:rPr>
              <w:t>ปุ่ม</w:t>
            </w:r>
            <w:r w:rsidRPr="0094039F">
              <w:rPr>
                <w:rFonts w:cs="CordiaUPC"/>
              </w:rPr>
              <w:t xml:space="preserve"> Copy</w:t>
            </w:r>
          </w:p>
        </w:tc>
        <w:tc>
          <w:tcPr>
            <w:tcW w:w="900" w:type="pct"/>
          </w:tcPr>
          <w:p w:rsidR="00B84217" w:rsidP="00B84217" w:rsidRDefault="00B84217" w14:paraId="4A06E1AF" w14:textId="47847A83">
            <w:pPr>
              <w:rPr>
                <w:rFonts w:cs="CordiaUPC"/>
              </w:rPr>
            </w:pPr>
            <w:r>
              <w:t>Button</w:t>
            </w:r>
          </w:p>
        </w:tc>
        <w:tc>
          <w:tcPr>
            <w:tcW w:w="3074" w:type="pct"/>
          </w:tcPr>
          <w:p w:rsidR="00B84217" w:rsidP="00B84217" w:rsidRDefault="00B84217" w14:paraId="050CE1F3" w14:textId="405CBC45">
            <w:pPr>
              <w:rPr>
                <w:rFonts w:cs="CordiaUPC"/>
              </w:rPr>
            </w:pPr>
            <w:r w:rsidRPr="0079598B">
              <w:rPr>
                <w:rFonts w:cs="Angsana New"/>
                <w:cs/>
              </w:rPr>
              <w:t xml:space="preserve">เมื่อกดปุ่มให้ทำการ </w:t>
            </w:r>
            <w:r>
              <w:rPr>
                <w:rFonts w:cs="CordiaUPC"/>
              </w:rPr>
              <w:t>Visible Detail</w:t>
            </w:r>
            <w:r w:rsidRPr="0079598B">
              <w:rPr>
                <w:rFonts w:cs="CordiaUPC"/>
              </w:rPr>
              <w:t xml:space="preserve"> Section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>และ</w:t>
            </w:r>
            <w:r>
              <w:rPr>
                <w:rFonts w:cs="CordiaUPC"/>
              </w:rPr>
              <w:t xml:space="preserve"> Copy </w:t>
            </w:r>
            <w:r>
              <w:rPr>
                <w:rFonts w:hint="cs" w:cs="Angsana New"/>
                <w:cs/>
              </w:rPr>
              <w:t xml:space="preserve">ข้อมูลของ </w:t>
            </w:r>
            <w:r>
              <w:rPr>
                <w:rFonts w:cs="CordiaUPC"/>
              </w:rPr>
              <w:t xml:space="preserve">Row </w:t>
            </w:r>
            <w:r>
              <w:rPr>
                <w:rFonts w:hint="cs" w:cs="Angsana New"/>
                <w:cs/>
              </w:rPr>
              <w:t xml:space="preserve">นั้นๆ มาแสดงเพื่อสร้างเป็น </w:t>
            </w:r>
            <w:r>
              <w:rPr>
                <w:rFonts w:cs="CordiaUPC"/>
              </w:rPr>
              <w:t xml:space="preserve">Row </w:t>
            </w:r>
            <w:r>
              <w:rPr>
                <w:rFonts w:hint="cs" w:cs="Angsana New"/>
                <w:cs/>
              </w:rPr>
              <w:t>ใหม่</w:t>
            </w:r>
          </w:p>
        </w:tc>
      </w:tr>
      <w:tr w:rsidRPr="008979A8" w:rsidR="00B84217" w:rsidTr="00F9348E" w14:paraId="0C5ACBF4" w14:textId="77777777">
        <w:tc>
          <w:tcPr>
            <w:tcW w:w="1026" w:type="pct"/>
          </w:tcPr>
          <w:p w:rsidRPr="003A1FD8" w:rsidR="00B84217" w:rsidP="00B84217" w:rsidRDefault="00B84217" w14:paraId="40AF8440" w14:textId="77777777">
            <w:pPr>
              <w:rPr>
                <w:rFonts w:cs="CordiaUPC"/>
              </w:rPr>
            </w:pPr>
            <w:r w:rsidRPr="003A1FD8">
              <w:rPr>
                <w:rFonts w:cs="CordiaUPC"/>
              </w:rPr>
              <w:t>Action</w:t>
            </w:r>
          </w:p>
          <w:p w:rsidRPr="0094039F" w:rsidR="00B84217" w:rsidP="00B84217" w:rsidRDefault="00B84217" w14:paraId="638FA524" w14:textId="28715548">
            <w:pPr>
              <w:pStyle w:val="ListParagraph"/>
              <w:numPr>
                <w:ilvl w:val="0"/>
                <w:numId w:val="96"/>
              </w:numPr>
              <w:rPr>
                <w:rFonts w:cs="CordiaUPC"/>
              </w:rPr>
            </w:pPr>
            <w:r w:rsidRPr="0094039F">
              <w:rPr>
                <w:rFonts w:hint="cs" w:cs="Angsana New"/>
                <w:cs/>
              </w:rPr>
              <w:t xml:space="preserve">ปุ่ม </w:t>
            </w:r>
            <w:r w:rsidRPr="0094039F">
              <w:rPr>
                <w:rFonts w:cs="CordiaUPC"/>
              </w:rPr>
              <w:t>Delete</w:t>
            </w:r>
          </w:p>
        </w:tc>
        <w:tc>
          <w:tcPr>
            <w:tcW w:w="900" w:type="pct"/>
          </w:tcPr>
          <w:p w:rsidR="00B84217" w:rsidP="00B84217" w:rsidRDefault="00B84217" w14:paraId="18BF3504" w14:textId="1EE17051">
            <w:pPr>
              <w:rPr>
                <w:rFonts w:cs="CordiaUPC"/>
              </w:rPr>
            </w:pPr>
            <w:r>
              <w:t>Button</w:t>
            </w:r>
          </w:p>
        </w:tc>
        <w:tc>
          <w:tcPr>
            <w:tcW w:w="3074" w:type="pct"/>
          </w:tcPr>
          <w:p w:rsidR="00B84217" w:rsidP="00B84217" w:rsidRDefault="00B84217" w14:paraId="499EA001" w14:textId="77777777">
            <w:pPr>
              <w:rPr>
                <w:rFonts w:cs="CordiaUPC"/>
              </w:rPr>
            </w:pPr>
            <w:r w:rsidRPr="0079598B">
              <w:rPr>
                <w:rFonts w:cs="Angsana New"/>
                <w:cs/>
              </w:rPr>
              <w:t>เมื่</w:t>
            </w:r>
            <w:r>
              <w:rPr>
                <w:rFonts w:hint="cs" w:cs="Angsana New"/>
                <w:cs/>
              </w:rPr>
              <w:t>อ</w:t>
            </w:r>
            <w:r w:rsidRPr="0079598B">
              <w:rPr>
                <w:rFonts w:cs="Angsana New"/>
                <w:cs/>
              </w:rPr>
              <w:t>กดปุ่มให้ทำการ</w:t>
            </w:r>
            <w:r>
              <w:rPr>
                <w:rFonts w:cs="CordiaUPC"/>
              </w:rPr>
              <w:t xml:space="preserve"> Delete </w:t>
            </w:r>
            <w:r>
              <w:rPr>
                <w:rFonts w:hint="cs" w:cs="Angsana New"/>
                <w:cs/>
              </w:rPr>
              <w:t xml:space="preserve">ข้อมูลของ </w:t>
            </w:r>
            <w:r>
              <w:rPr>
                <w:rFonts w:cs="CordiaUPC"/>
              </w:rPr>
              <w:t xml:space="preserve">Row </w:t>
            </w:r>
            <w:r>
              <w:rPr>
                <w:rFonts w:hint="cs" w:cs="Angsana New"/>
                <w:cs/>
              </w:rPr>
              <w:t>นั้นๆ</w:t>
            </w:r>
          </w:p>
          <w:p w:rsidR="00B84217" w:rsidP="00B84217" w:rsidRDefault="00B84217" w14:paraId="7A61933F" w14:textId="656D1244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ถ้าลบจนเหลือ </w:t>
            </w:r>
            <w:r>
              <w:rPr>
                <w:rFonts w:cs="CordiaUPC"/>
              </w:rPr>
              <w:t xml:space="preserve">0 Row </w:t>
            </w:r>
            <w:r>
              <w:rPr>
                <w:rFonts w:hint="cs" w:cs="Angsana New"/>
                <w:cs/>
              </w:rPr>
              <w:t xml:space="preserve">ให้ทำการเคลียร์ค่า </w:t>
            </w:r>
            <w:r>
              <w:rPr>
                <w:rFonts w:cs="CordiaUPC"/>
              </w:rPr>
              <w:t>priceTypePattern</w:t>
            </w:r>
            <w:r>
              <w:rPr>
                <w:rFonts w:hint="cs" w:cs="Angsana New"/>
                <w:cs/>
              </w:rPr>
              <w:t xml:space="preserve"> ด้วย</w:t>
            </w:r>
          </w:p>
        </w:tc>
      </w:tr>
      <w:tr w:rsidRPr="008979A8" w:rsidR="00B84217" w:rsidTr="00F9348E" w14:paraId="4B5400FA" w14:textId="77777777">
        <w:tc>
          <w:tcPr>
            <w:tcW w:w="1026" w:type="pct"/>
          </w:tcPr>
          <w:p w:rsidR="00B84217" w:rsidP="00B84217" w:rsidRDefault="00B84217" w14:paraId="124F110E" w14:textId="2462949E">
            <w:pPr>
              <w:rPr>
                <w:rFonts w:cs="CordiaUPC"/>
              </w:rPr>
            </w:pPr>
            <w:r w:rsidRPr="003A1FD8">
              <w:rPr>
                <w:rFonts w:hint="cs" w:cs="Angsana New"/>
                <w:cs/>
              </w:rPr>
              <w:t xml:space="preserve">ปุ่ม </w:t>
            </w:r>
            <w:r w:rsidRPr="003A1FD8">
              <w:rPr>
                <w:rFonts w:cs="Angsana New"/>
                <w:cs/>
              </w:rPr>
              <w:t>+</w:t>
            </w:r>
          </w:p>
        </w:tc>
        <w:tc>
          <w:tcPr>
            <w:tcW w:w="900" w:type="pct"/>
          </w:tcPr>
          <w:p w:rsidR="00B84217" w:rsidP="00B84217" w:rsidRDefault="00B84217" w14:paraId="7E4E0F83" w14:textId="74EC4A09">
            <w:pPr>
              <w:rPr>
                <w:rFonts w:cs="CordiaUPC"/>
              </w:rPr>
            </w:pPr>
            <w:r>
              <w:t>Button</w:t>
            </w:r>
          </w:p>
        </w:tc>
        <w:tc>
          <w:tcPr>
            <w:tcW w:w="3074" w:type="pct"/>
          </w:tcPr>
          <w:p w:rsidR="00B84217" w:rsidP="00B84217" w:rsidRDefault="00B84217" w14:paraId="27E136E7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Enable </w:t>
            </w:r>
            <w:r>
              <w:rPr>
                <w:rFonts w:hint="cs" w:cs="Angsana New"/>
                <w:cs/>
              </w:rPr>
              <w:t xml:space="preserve">เมื่อ </w:t>
            </w:r>
            <w:r>
              <w:rPr>
                <w:rFonts w:cs="CordiaUPC"/>
              </w:rPr>
              <w:t xml:space="preserve">priceTypePattern </w:t>
            </w:r>
            <w:r>
              <w:rPr>
                <w:rFonts w:hint="cs" w:cs="Angsana New"/>
                <w:cs/>
              </w:rPr>
              <w:t>มีค่า</w:t>
            </w:r>
          </w:p>
          <w:p w:rsidR="00B84217" w:rsidP="00B84217" w:rsidRDefault="00B84217" w14:paraId="13B61518" w14:textId="06040AAC">
            <w:pPr>
              <w:rPr>
                <w:rFonts w:cs="CordiaUPC"/>
              </w:rPr>
            </w:pPr>
            <w:r w:rsidRPr="007D14C9">
              <w:rPr>
                <w:rFonts w:cs="Angsana New"/>
                <w:cs/>
              </w:rPr>
              <w:t xml:space="preserve">เมื่อกดปุ่มให้ทำการ </w:t>
            </w:r>
            <w:r w:rsidRPr="007D14C9">
              <w:rPr>
                <w:rFonts w:cs="CordiaUPC"/>
              </w:rPr>
              <w:t>Visible Detail Section</w:t>
            </w:r>
          </w:p>
        </w:tc>
      </w:tr>
      <w:tr w:rsidRPr="008979A8" w:rsidR="00B84217" w:rsidTr="007763C8" w14:paraId="32B0133A" w14:textId="77777777">
        <w:tc>
          <w:tcPr>
            <w:tcW w:w="5000" w:type="pct"/>
            <w:gridSpan w:val="3"/>
            <w:shd w:val="clear" w:color="auto" w:fill="C2D69B" w:themeFill="accent3" w:themeFillTint="99"/>
          </w:tcPr>
          <w:p w:rsidR="00B84217" w:rsidP="00B84217" w:rsidRDefault="00B84217" w14:paraId="2193805C" w14:textId="690104E9">
            <w:pPr>
              <w:pStyle w:val="HeaderTable"/>
            </w:pPr>
            <w:r>
              <w:t>End Step Rate Table Section</w:t>
            </w:r>
          </w:p>
        </w:tc>
      </w:tr>
      <w:tr w:rsidRPr="008979A8" w:rsidR="00B84217" w:rsidTr="00EC21B5" w14:paraId="27BD046F" w14:textId="77777777">
        <w:tc>
          <w:tcPr>
            <w:tcW w:w="5000" w:type="pct"/>
            <w:gridSpan w:val="3"/>
            <w:shd w:val="clear" w:color="auto" w:fill="C2D69B" w:themeFill="accent3" w:themeFillTint="99"/>
          </w:tcPr>
          <w:p w:rsidR="00B84217" w:rsidP="00B84217" w:rsidRDefault="00B84217" w14:paraId="61983884" w14:textId="12F8D6BD">
            <w:pPr>
              <w:pStyle w:val="HeaderTable"/>
            </w:pPr>
            <w:r>
              <w:t>Step Rate Detail Section</w:t>
            </w:r>
          </w:p>
        </w:tc>
      </w:tr>
      <w:tr w:rsidRPr="008979A8" w:rsidR="00B84217" w:rsidTr="00F9348E" w14:paraId="2F2A6896" w14:textId="77777777">
        <w:tc>
          <w:tcPr>
            <w:tcW w:w="1026" w:type="pct"/>
          </w:tcPr>
          <w:p w:rsidR="00B84217" w:rsidP="00B84217" w:rsidRDefault="00B84217" w14:paraId="5D9B76D7" w14:textId="3B6BE203">
            <w:pPr>
              <w:rPr>
                <w:rFonts w:cs="CordiaUPC"/>
              </w:rPr>
            </w:pPr>
            <w:r>
              <w:rPr>
                <w:rFonts w:cs="CordiaUPC"/>
              </w:rPr>
              <w:t>stepDurationFrom</w:t>
            </w:r>
          </w:p>
        </w:tc>
        <w:tc>
          <w:tcPr>
            <w:tcW w:w="900" w:type="pct"/>
          </w:tcPr>
          <w:p w:rsidR="00B84217" w:rsidP="00B84217" w:rsidRDefault="00B84217" w14:paraId="302B0D9E" w14:textId="50F02BC2">
            <w:pPr>
              <w:rPr>
                <w:rFonts w:cs="CordiaUPC"/>
              </w:rPr>
            </w:pPr>
            <w:r>
              <w:rPr>
                <w:rFonts w:cs="CordiaUPC"/>
              </w:rPr>
              <w:t>Text Box</w:t>
            </w:r>
          </w:p>
        </w:tc>
        <w:tc>
          <w:tcPr>
            <w:tcW w:w="3074" w:type="pct"/>
          </w:tcPr>
          <w:p w:rsidR="00B84217" w:rsidP="00B84217" w:rsidRDefault="00B84217" w14:paraId="0FDA8894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E273D2">
              <w:rPr>
                <w:rFonts w:cs="Angsana New"/>
                <w:color w:val="FF0000"/>
                <w:cs/>
              </w:rPr>
              <w:t>*</w:t>
            </w:r>
            <w:r>
              <w:rPr>
                <w:rFonts w:cs="CordiaUPC"/>
                <w:color w:val="FF0000"/>
              </w:rPr>
              <w:t>Step Duration</w:t>
            </w:r>
            <w:r w:rsidRPr="00E273D2">
              <w:rPr>
                <w:rFonts w:cs="Angsana New"/>
                <w:color w:val="FF0000"/>
                <w:cs/>
              </w:rPr>
              <w:t xml:space="preserve"> </w:t>
            </w:r>
            <w:r>
              <w:rPr>
                <w:rFonts w:cs="Angsana New"/>
                <w:cs/>
              </w:rPr>
              <w:t>: …</w:t>
            </w:r>
            <w:r>
              <w:rPr>
                <w:rFonts w:cs="CordiaUPC"/>
              </w:rPr>
              <w:t>From</w:t>
            </w:r>
            <w:r>
              <w:rPr>
                <w:rFonts w:cs="Angsana New"/>
                <w:cs/>
              </w:rPr>
              <w:t>…</w:t>
            </w:r>
            <w:r>
              <w:rPr>
                <w:rFonts w:cs="CordiaUPC"/>
              </w:rPr>
              <w:t xml:space="preserve">  to </w:t>
            </w:r>
            <w:r>
              <w:rPr>
                <w:rFonts w:cs="Angsana New"/>
                <w:cs/>
              </w:rPr>
              <w:t>…</w:t>
            </w:r>
            <w:r>
              <w:rPr>
                <w:rFonts w:cs="CordiaUPC"/>
              </w:rPr>
              <w:t>To</w:t>
            </w:r>
            <w:r>
              <w:rPr>
                <w:rFonts w:cs="Angsana New"/>
                <w:cs/>
              </w:rPr>
              <w:t>… …</w:t>
            </w:r>
            <w:r>
              <w:rPr>
                <w:rFonts w:cs="CordiaUPC"/>
              </w:rPr>
              <w:t>Unit</w:t>
            </w:r>
            <w:r>
              <w:rPr>
                <w:rFonts w:cs="Angsana New"/>
                <w:cs/>
              </w:rPr>
              <w:t>…</w:t>
            </w:r>
          </w:p>
          <w:p w:rsidR="00B84217" w:rsidP="00B84217" w:rsidRDefault="00B84217" w14:paraId="7EB6355F" w14:textId="4DB647D1">
            <w:pPr>
              <w:rPr>
                <w:rFonts w:cs="CordiaUPC"/>
                <w:cs/>
              </w:rPr>
            </w:pPr>
            <w:r>
              <w:rPr>
                <w:rFonts w:cs="CordiaUPC"/>
              </w:rPr>
              <w:t>Disabled</w:t>
            </w:r>
          </w:p>
        </w:tc>
      </w:tr>
      <w:tr w:rsidRPr="008979A8" w:rsidR="00B84217" w:rsidTr="00F9348E" w14:paraId="2FF56120" w14:textId="77777777">
        <w:tc>
          <w:tcPr>
            <w:tcW w:w="1026" w:type="pct"/>
          </w:tcPr>
          <w:p w:rsidR="00B84217" w:rsidP="00B84217" w:rsidRDefault="00B84217" w14:paraId="012F6473" w14:textId="739BCF48">
            <w:pPr>
              <w:rPr>
                <w:rFonts w:cs="CordiaUPC"/>
              </w:rPr>
            </w:pPr>
            <w:r>
              <w:rPr>
                <w:rFonts w:cs="CordiaUPC"/>
              </w:rPr>
              <w:t>stepDurationTo</w:t>
            </w:r>
          </w:p>
        </w:tc>
        <w:tc>
          <w:tcPr>
            <w:tcW w:w="900" w:type="pct"/>
          </w:tcPr>
          <w:p w:rsidR="00B84217" w:rsidP="00B84217" w:rsidRDefault="00B84217" w14:paraId="122D371E" w14:textId="28CB882C">
            <w:pPr>
              <w:rPr>
                <w:rFonts w:cs="CordiaUPC"/>
              </w:rPr>
            </w:pPr>
            <w:r>
              <w:rPr>
                <w:rFonts w:cs="CordiaUPC"/>
              </w:rPr>
              <w:t>Text Box</w:t>
            </w:r>
          </w:p>
        </w:tc>
        <w:tc>
          <w:tcPr>
            <w:tcW w:w="3074" w:type="pct"/>
          </w:tcPr>
          <w:p w:rsidR="00B84217" w:rsidP="00B84217" w:rsidRDefault="00B84217" w14:paraId="2F7BAB89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อยู่บรรทัดเดียวกันกับ </w:t>
            </w:r>
            <w:r>
              <w:rPr>
                <w:rFonts w:cs="CordiaUPC"/>
              </w:rPr>
              <w:t>stepDurationFrom</w:t>
            </w:r>
          </w:p>
          <w:p w:rsidR="00B84217" w:rsidP="00B84217" w:rsidRDefault="00B84217" w14:paraId="6BA83B3C" w14:textId="36707718">
            <w:pPr>
              <w:rPr>
                <w:rFonts w:cs="CordiaUPC"/>
                <w:cs/>
              </w:rPr>
            </w:pPr>
            <w:r>
              <w:rPr>
                <w:rFonts w:hint="cs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ใส่ได้เฉพาะตัวเลข</w:t>
            </w:r>
          </w:p>
        </w:tc>
      </w:tr>
      <w:tr w:rsidRPr="008979A8" w:rsidR="00B84217" w:rsidTr="00F9348E" w14:paraId="6B61DF53" w14:textId="77777777">
        <w:tc>
          <w:tcPr>
            <w:tcW w:w="1026" w:type="pct"/>
          </w:tcPr>
          <w:p w:rsidR="00B84217" w:rsidP="00B84217" w:rsidRDefault="00B84217" w14:paraId="08FB0BB3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stepDurationUnit</w:t>
            </w:r>
          </w:p>
        </w:tc>
        <w:tc>
          <w:tcPr>
            <w:tcW w:w="900" w:type="pct"/>
          </w:tcPr>
          <w:p w:rsidR="00B84217" w:rsidP="00B84217" w:rsidRDefault="00B84217" w14:paraId="21FC9743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Drop Down List</w:t>
            </w:r>
          </w:p>
        </w:tc>
        <w:tc>
          <w:tcPr>
            <w:tcW w:w="3074" w:type="pct"/>
          </w:tcPr>
          <w:p w:rsidR="00B84217" w:rsidP="00B84217" w:rsidRDefault="00B84217" w14:paraId="7243B8E2" w14:textId="1493540A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อยู่บรรทัดเดียวกันกับ </w:t>
            </w:r>
            <w:r>
              <w:rPr>
                <w:rFonts w:cs="CordiaUPC"/>
              </w:rPr>
              <w:t>stepDurationFrom</w:t>
            </w:r>
          </w:p>
          <w:p w:rsidRPr="00FD035A" w:rsidR="00B84217" w:rsidP="00B84217" w:rsidRDefault="00B84217" w14:paraId="2B18A43F" w14:textId="1591ACA4">
            <w:pPr>
              <w:rPr>
                <w:rFonts w:ascii="Segoe UI" w:hAnsi="Segoe UI" w:eastAsia="Times New Roman" w:cs="Segoe UI"/>
                <w:color w:val="1A1A1A"/>
                <w:sz w:val="20"/>
                <w:szCs w:val="20"/>
              </w:rPr>
            </w:pPr>
            <w:r>
              <w:t>L</w:t>
            </w:r>
            <w:r w:rsidRPr="004C3917">
              <w:t xml:space="preserve">ist of Value </w:t>
            </w:r>
            <w:r w:rsidRPr="004C3917"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‘</w:t>
            </w:r>
            <w:r w:rsidRPr="00EB73A2">
              <w:rPr>
                <w:rFonts w:cs="CordiaUPC"/>
              </w:rPr>
              <w:t>Voice Rate Unit</w:t>
            </w:r>
            <w:r>
              <w:rPr>
                <w:rFonts w:cs="Angsana New"/>
                <w:cs/>
              </w:rPr>
              <w:t>’</w:t>
            </w:r>
            <w:r>
              <w:rPr>
                <w:rFonts w:cs="CordiaUPC"/>
              </w:rPr>
              <w:t xml:space="preserve"> and lov_type </w:t>
            </w:r>
            <w:r>
              <w:rPr>
                <w:rFonts w:cs="Angsana New"/>
                <w:cs/>
              </w:rPr>
              <w:t>= ‘</w:t>
            </w:r>
            <w:r>
              <w:rPr>
                <w:rFonts w:cs="CordiaUPC"/>
              </w:rPr>
              <w:t>Per Duration</w:t>
            </w:r>
            <w:r>
              <w:rPr>
                <w:rFonts w:cs="Angsana New"/>
                <w:cs/>
              </w:rPr>
              <w:t>’</w:t>
            </w:r>
          </w:p>
        </w:tc>
      </w:tr>
      <w:tr w:rsidRPr="008979A8" w:rsidR="00B84217" w:rsidTr="00F9348E" w14:paraId="0CBE76DC" w14:textId="77777777">
        <w:tc>
          <w:tcPr>
            <w:tcW w:w="1026" w:type="pct"/>
          </w:tcPr>
          <w:p w:rsidR="00B84217" w:rsidP="00B84217" w:rsidRDefault="00B84217" w14:paraId="24C15636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stepExcludingVAT</w:t>
            </w:r>
          </w:p>
        </w:tc>
        <w:tc>
          <w:tcPr>
            <w:tcW w:w="900" w:type="pct"/>
          </w:tcPr>
          <w:p w:rsidR="00B84217" w:rsidP="00B84217" w:rsidRDefault="00B84217" w14:paraId="28150E31" w14:textId="240F088B">
            <w:pPr>
              <w:rPr>
                <w:rFonts w:cs="CordiaUPC"/>
              </w:rPr>
            </w:pPr>
            <w:r>
              <w:rPr>
                <w:rFonts w:cs="CordiaUPC"/>
              </w:rPr>
              <w:t>Text Box</w:t>
            </w:r>
          </w:p>
        </w:tc>
        <w:tc>
          <w:tcPr>
            <w:tcW w:w="3074" w:type="pct"/>
          </w:tcPr>
          <w:p w:rsidR="00B84217" w:rsidP="00B84217" w:rsidRDefault="00B84217" w14:paraId="4ACE2699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Label </w:t>
            </w:r>
            <w:r w:rsidRPr="00E273D2">
              <w:rPr>
                <w:rFonts w:cs="Angsana New"/>
                <w:color w:val="FF0000"/>
                <w:cs/>
              </w:rPr>
              <w:t>: *</w:t>
            </w:r>
            <w:r w:rsidRPr="00E273D2">
              <w:rPr>
                <w:rFonts w:cs="CordiaUPC"/>
                <w:color w:val="FF0000"/>
              </w:rPr>
              <w:t xml:space="preserve">Charge Excluding VAT </w:t>
            </w:r>
            <w:r>
              <w:rPr>
                <w:rFonts w:cs="Angsana New"/>
                <w:cs/>
              </w:rPr>
              <w:t>: …</w:t>
            </w:r>
            <w:r>
              <w:rPr>
                <w:rFonts w:cs="CordiaUPC"/>
              </w:rPr>
              <w:t>Value</w:t>
            </w:r>
            <w:r>
              <w:rPr>
                <w:rFonts w:cs="Angsana New"/>
                <w:cs/>
              </w:rPr>
              <w:t xml:space="preserve">… </w:t>
            </w:r>
            <w:r>
              <w:rPr>
                <w:rFonts w:cs="CordiaUPC"/>
              </w:rPr>
              <w:t>Baht</w:t>
            </w:r>
          </w:p>
          <w:p w:rsidR="00B84217" w:rsidP="00B84217" w:rsidRDefault="00B84217" w14:paraId="36E464E1" w14:textId="1D697E0C">
            <w:r>
              <w:rPr>
                <w:rFonts w:hint="cs"/>
                <w:cs/>
              </w:rPr>
              <w:t xml:space="preserve">เมื่อ </w:t>
            </w:r>
            <w:r>
              <w:t xml:space="preserve">User </w:t>
            </w:r>
            <w:r>
              <w:rPr>
                <w:rFonts w:hint="cs"/>
                <w:cs/>
              </w:rPr>
              <w:t xml:space="preserve">กรอกข้อมูลที่ </w:t>
            </w:r>
            <w:r>
              <w:t xml:space="preserve">Field </w:t>
            </w:r>
            <w:r>
              <w:rPr>
                <w:rFonts w:hint="cs"/>
                <w:cs/>
              </w:rPr>
              <w:t>นี้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และ </w:t>
            </w:r>
            <w:r>
              <w:t>stepRateIncludingVAT</w:t>
            </w:r>
            <w:r>
              <w:rPr>
                <w:rFonts w:hint="cs"/>
                <w:cs/>
              </w:rPr>
              <w:t xml:space="preserve"> มีค่าเป็นค่าว่างให้ระบบทำการคำนวนค่า </w:t>
            </w:r>
            <w:r>
              <w:t>stepRateIncludingVAT</w:t>
            </w:r>
            <w:r>
              <w:rPr>
                <w:rFonts w:hint="cs"/>
                <w:cs/>
              </w:rPr>
              <w:t xml:space="preserve"> ตามสูตรดังนี้</w:t>
            </w:r>
            <w:r>
              <w:t xml:space="preserve"> stepRateExcluding</w:t>
            </w:r>
            <w:r w:rsidRPr="001F45E3">
              <w:t>VAT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 xml:space="preserve">* </w:t>
            </w:r>
            <w:r>
              <w:t>VAT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และจะต้องปัดทศนิยมให้เหลือแค่ </w:t>
            </w:r>
            <w:r>
              <w:t>3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>ตำแหน่งตามหลักคณิตศาสตร์</w:t>
            </w:r>
          </w:p>
          <w:p w:rsidRPr="00030A50" w:rsidR="00B84217" w:rsidP="00B84217" w:rsidRDefault="00B84217" w14:paraId="61AB8948" w14:textId="72FECDAC">
            <w:pPr>
              <w:rPr>
                <w:rFonts w:cs="CordiaUPC"/>
                <w:cs/>
              </w:rPr>
            </w:pPr>
            <w:r>
              <w:rPr>
                <w:rFonts w:hint="cs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ใส่ได้เฉพาะตัวเลขและจุดทศนิยมเท่านั้น</w:t>
            </w:r>
          </w:p>
        </w:tc>
      </w:tr>
      <w:tr w:rsidRPr="008979A8" w:rsidR="00B84217" w:rsidTr="00F9348E" w14:paraId="70693F11" w14:textId="77777777">
        <w:tc>
          <w:tcPr>
            <w:tcW w:w="1026" w:type="pct"/>
          </w:tcPr>
          <w:p w:rsidR="00B84217" w:rsidP="00B84217" w:rsidRDefault="00B84217" w14:paraId="01E29863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stepIncludingVAT</w:t>
            </w:r>
          </w:p>
        </w:tc>
        <w:tc>
          <w:tcPr>
            <w:tcW w:w="900" w:type="pct"/>
          </w:tcPr>
          <w:p w:rsidR="00B84217" w:rsidP="00B84217" w:rsidRDefault="00B84217" w14:paraId="6CFCC5DC" w14:textId="51B20E88">
            <w:pPr>
              <w:rPr>
                <w:rFonts w:cs="CordiaUPC"/>
              </w:rPr>
            </w:pPr>
            <w:r>
              <w:rPr>
                <w:rFonts w:cs="CordiaUPC"/>
              </w:rPr>
              <w:t>Text Box</w:t>
            </w:r>
          </w:p>
        </w:tc>
        <w:tc>
          <w:tcPr>
            <w:tcW w:w="3074" w:type="pct"/>
          </w:tcPr>
          <w:p w:rsidR="00B84217" w:rsidP="00B84217" w:rsidRDefault="00B84217" w14:paraId="383F7618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E273D2">
              <w:rPr>
                <w:rFonts w:cs="Angsana New"/>
                <w:color w:val="FF0000"/>
                <w:cs/>
              </w:rPr>
              <w:t>*</w:t>
            </w:r>
            <w:r w:rsidRPr="00E273D2">
              <w:rPr>
                <w:rFonts w:cs="CordiaUPC"/>
                <w:color w:val="FF0000"/>
              </w:rPr>
              <w:t xml:space="preserve">Charge </w:t>
            </w:r>
            <w:r>
              <w:rPr>
                <w:rFonts w:cs="CordiaUPC"/>
                <w:color w:val="FF0000"/>
              </w:rPr>
              <w:t>In</w:t>
            </w:r>
            <w:r w:rsidRPr="00E273D2">
              <w:rPr>
                <w:rFonts w:cs="CordiaUPC"/>
                <w:color w:val="FF0000"/>
              </w:rPr>
              <w:t xml:space="preserve">cluding VAT </w:t>
            </w:r>
            <w:r>
              <w:rPr>
                <w:rFonts w:cs="Angsana New"/>
                <w:cs/>
              </w:rPr>
              <w:t>: …</w:t>
            </w:r>
            <w:r>
              <w:rPr>
                <w:rFonts w:cs="CordiaUPC"/>
              </w:rPr>
              <w:t>Value</w:t>
            </w:r>
            <w:r>
              <w:rPr>
                <w:rFonts w:cs="Angsana New"/>
                <w:cs/>
              </w:rPr>
              <w:t xml:space="preserve">… </w:t>
            </w:r>
            <w:r>
              <w:rPr>
                <w:rFonts w:cs="CordiaUPC"/>
              </w:rPr>
              <w:t>Baht</w:t>
            </w:r>
          </w:p>
          <w:p w:rsidR="00B84217" w:rsidP="00B84217" w:rsidRDefault="00B84217" w14:paraId="342539B2" w14:textId="1460FAAE">
            <w:r>
              <w:rPr>
                <w:rFonts w:hint="cs"/>
                <w:cs/>
              </w:rPr>
              <w:t xml:space="preserve">เมื่อ </w:t>
            </w:r>
            <w:r>
              <w:t xml:space="preserve">User </w:t>
            </w:r>
            <w:r>
              <w:rPr>
                <w:rFonts w:hint="cs"/>
                <w:cs/>
              </w:rPr>
              <w:t xml:space="preserve">กรอกข้อมูลที่ </w:t>
            </w:r>
            <w:r>
              <w:t xml:space="preserve">Field </w:t>
            </w:r>
            <w:r>
              <w:rPr>
                <w:rFonts w:hint="cs"/>
                <w:cs/>
              </w:rPr>
              <w:t>นี้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และ </w:t>
            </w:r>
            <w:r>
              <w:t>stepRateExcludingVAT</w:t>
            </w:r>
            <w:r>
              <w:rPr>
                <w:rFonts w:hint="cs"/>
                <w:cs/>
              </w:rPr>
              <w:t xml:space="preserve"> มีค่าเป็นค่าว่างให้ระบบทำการคำนวนค่า </w:t>
            </w:r>
            <w:r>
              <w:t>stepRateExcludingVAT</w:t>
            </w:r>
            <w:r>
              <w:rPr>
                <w:rFonts w:hint="cs"/>
                <w:cs/>
              </w:rPr>
              <w:t xml:space="preserve"> ตามสูตรดังนี้</w:t>
            </w:r>
            <w:r>
              <w:rPr>
                <w:rFonts w:cs="Angsana New"/>
                <w:cs/>
              </w:rPr>
              <w:t xml:space="preserve"> </w:t>
            </w:r>
            <w:r>
              <w:t>stepRateIncluding</w:t>
            </w:r>
            <w:r w:rsidRPr="001F45E3">
              <w:t>VAT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 xml:space="preserve">/ </w:t>
            </w:r>
            <w:r>
              <w:t>VAT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และจะต้องปัดทศนิยมให้เหลือแค่ </w:t>
            </w:r>
            <w:r>
              <w:t>3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>ตำแหน่งตามหลักคณิตศาสตร์</w:t>
            </w:r>
          </w:p>
          <w:p w:rsidRPr="00030A50" w:rsidR="00B84217" w:rsidP="00B84217" w:rsidRDefault="00B84217" w14:paraId="75A25A25" w14:textId="13231F09">
            <w:pPr>
              <w:rPr>
                <w:rFonts w:cs="CordiaUPC"/>
                <w:cs/>
              </w:rPr>
            </w:pPr>
            <w:r>
              <w:rPr>
                <w:rFonts w:hint="cs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ใส่ได้เฉพาะตัวเลขและจุดทศนิยมเท่านั้น</w:t>
            </w:r>
          </w:p>
        </w:tc>
      </w:tr>
      <w:tr w:rsidRPr="008979A8" w:rsidR="00B84217" w:rsidTr="00F9348E" w14:paraId="25BACA04" w14:textId="77777777">
        <w:tc>
          <w:tcPr>
            <w:tcW w:w="1026" w:type="pct"/>
          </w:tcPr>
          <w:p w:rsidR="00B84217" w:rsidP="00B84217" w:rsidRDefault="00B84217" w14:paraId="094B4256" w14:textId="1149B15A">
            <w:pPr>
              <w:rPr>
                <w:rFonts w:cs="CordiaUPC"/>
              </w:rPr>
            </w:pPr>
            <w:r w:rsidRPr="008979A8">
              <w:rPr>
                <w:rFonts w:cs="Angsana New"/>
                <w:cs/>
              </w:rPr>
              <w:t xml:space="preserve">ปุ่ม </w:t>
            </w:r>
            <w:r w:rsidRPr="008979A8">
              <w:rPr>
                <w:rFonts w:cs="CordiaUPC"/>
              </w:rPr>
              <w:t>Add</w:t>
            </w:r>
          </w:p>
        </w:tc>
        <w:tc>
          <w:tcPr>
            <w:tcW w:w="900" w:type="pct"/>
          </w:tcPr>
          <w:p w:rsidR="00B84217" w:rsidP="00B84217" w:rsidRDefault="00B84217" w14:paraId="273C8C26" w14:textId="53258E8E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>Button</w:t>
            </w:r>
          </w:p>
        </w:tc>
        <w:tc>
          <w:tcPr>
            <w:tcW w:w="3074" w:type="pct"/>
          </w:tcPr>
          <w:p w:rsidRPr="00596684" w:rsidR="00B84217" w:rsidP="00B84217" w:rsidRDefault="00B84217" w14:paraId="62DAB4A7" w14:textId="0639CF2F">
            <w:pPr>
              <w:pStyle w:val="HeaderTable"/>
              <w:rPr>
                <w:b w:val="0"/>
                <w:bCs/>
              </w:rPr>
            </w:pPr>
            <w:r w:rsidRPr="008979A8">
              <w:rPr>
                <w:b w:val="0"/>
                <w:bCs/>
                <w:lang w:bidi="th-TH"/>
              </w:rPr>
              <w:t xml:space="preserve">Visible </w:t>
            </w:r>
            <w:r w:rsidRPr="008979A8">
              <w:rPr>
                <w:rFonts w:cs="Angsana New"/>
                <w:cs/>
                <w:lang w:bidi="th-TH"/>
              </w:rPr>
              <w:t>เมื่อมี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b w:val="0"/>
                <w:bCs/>
                <w:lang w:bidi="th-TH"/>
              </w:rPr>
              <w:t xml:space="preserve">Event </w:t>
            </w:r>
            <w:r w:rsidRPr="008979A8">
              <w:rPr>
                <w:rFonts w:cs="Angsana New"/>
                <w:cs/>
                <w:lang w:bidi="th-TH"/>
              </w:rPr>
              <w:t>มาจาก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B832E7">
              <w:rPr>
                <w:b w:val="0"/>
                <w:bCs/>
              </w:rPr>
              <w:t>Step Rate</w:t>
            </w:r>
            <w:r>
              <w:rPr>
                <w:rFonts w:cs="Angsana New"/>
                <w:bCs/>
                <w:cs/>
                <w:lang w:bidi="th-TH"/>
              </w:rPr>
              <w:t xml:space="preserve"> </w:t>
            </w:r>
            <w:r w:rsidRPr="008979A8">
              <w:rPr>
                <w:b w:val="0"/>
                <w:bCs/>
                <w:lang w:bidi="th-TH"/>
              </w:rPr>
              <w:t xml:space="preserve">Table </w:t>
            </w:r>
            <w:r>
              <w:rPr>
                <w:b w:val="0"/>
                <w:bCs/>
                <w:lang w:bidi="th-TH"/>
              </w:rPr>
              <w:t>Section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rFonts w:cs="Angsana New"/>
                <w:cs/>
                <w:lang w:bidi="th-TH"/>
              </w:rPr>
              <w:t>เป็น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596684">
              <w:rPr>
                <w:rFonts w:cs="Angsana New"/>
                <w:b w:val="0"/>
                <w:bCs/>
                <w:cs/>
                <w:lang w:bidi="th-TH"/>
              </w:rPr>
              <w:t>“</w:t>
            </w:r>
            <w:r w:rsidRPr="00596684">
              <w:rPr>
                <w:b w:val="0"/>
                <w:bCs/>
              </w:rPr>
              <w:t>Add</w:t>
            </w:r>
            <w:r w:rsidRPr="00596684">
              <w:rPr>
                <w:rFonts w:cs="Angsana New"/>
                <w:b w:val="0"/>
                <w:bCs/>
                <w:cs/>
                <w:lang w:bidi="th-TH"/>
              </w:rPr>
              <w:t xml:space="preserve">” </w:t>
            </w:r>
            <w:r w:rsidRPr="00596684">
              <w:rPr>
                <w:rFonts w:cs="Angsana New"/>
                <w:cs/>
                <w:lang w:bidi="th-TH"/>
              </w:rPr>
              <w:t>หรือ</w:t>
            </w:r>
            <w:r w:rsidRPr="00596684">
              <w:rPr>
                <w:rFonts w:cs="Angsana New"/>
                <w:b w:val="0"/>
                <w:bCs/>
                <w:rtl/>
                <w:cs/>
                <w:lang w:bidi="th-TH"/>
              </w:rPr>
              <w:t xml:space="preserve"> </w:t>
            </w:r>
            <w:r w:rsidRPr="00596684">
              <w:rPr>
                <w:rFonts w:cs="Angsana New"/>
                <w:b w:val="0"/>
                <w:bCs/>
                <w:cs/>
                <w:lang w:bidi="th-TH"/>
              </w:rPr>
              <w:t>“</w:t>
            </w:r>
            <w:r w:rsidRPr="00596684">
              <w:rPr>
                <w:b w:val="0"/>
                <w:bCs/>
              </w:rPr>
              <w:t>Copy</w:t>
            </w:r>
            <w:r w:rsidRPr="00596684">
              <w:rPr>
                <w:rFonts w:cs="Angsana New"/>
                <w:b w:val="0"/>
                <w:bCs/>
                <w:cs/>
                <w:lang w:bidi="th-TH"/>
              </w:rPr>
              <w:t>”</w:t>
            </w:r>
          </w:p>
          <w:p w:rsidR="00B84217" w:rsidP="00B84217" w:rsidRDefault="00B84217" w14:paraId="7B51470D" w14:textId="77777777">
            <w:pPr>
              <w:spacing w:before="240" w:after="0"/>
            </w:pPr>
            <w:r>
              <w:rPr>
                <w:rFonts w:hint="cs"/>
                <w:cs/>
              </w:rPr>
              <w:t>เมื่อกดปุ่ม</w:t>
            </w:r>
          </w:p>
          <w:p w:rsidR="00B84217" w:rsidP="00B84217" w:rsidRDefault="00B84217" w14:paraId="781FBC80" w14:textId="333C0FFC">
            <w:pPr>
              <w:pStyle w:val="ListParagraph"/>
              <w:numPr>
                <w:ilvl w:val="0"/>
                <w:numId w:val="68"/>
              </w:numPr>
              <w:spacing w:after="0" w:line="259" w:lineRule="auto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Validate </w:t>
            </w:r>
            <w:r>
              <w:rPr>
                <w:rFonts w:hint="cs" w:cs="Angsana New"/>
                <w:cs/>
              </w:rPr>
              <w:t xml:space="preserve">ข้อมูลในหน้าจอในส่วน </w:t>
            </w:r>
            <w:r>
              <w:t xml:space="preserve">Step Rate </w:t>
            </w:r>
            <w:r>
              <w:rPr>
                <w:rFonts w:cs="CordiaUPC"/>
              </w:rPr>
              <w:t>Detail Section</w:t>
            </w:r>
          </w:p>
          <w:p w:rsidRPr="0072210C" w:rsidR="00B84217" w:rsidP="00B84217" w:rsidRDefault="00B84217" w14:paraId="748F6139" w14:textId="2481FD8C">
            <w:pPr>
              <w:pStyle w:val="ListParagraph"/>
              <w:numPr>
                <w:ilvl w:val="0"/>
                <w:numId w:val="68"/>
              </w:numPr>
              <w:spacing w:after="0" w:line="259" w:lineRule="auto"/>
            </w:pPr>
            <w:r>
              <w:t xml:space="preserve">Sort Row </w:t>
            </w:r>
            <w:r>
              <w:rPr>
                <w:rFonts w:hint="cs"/>
                <w:cs/>
              </w:rPr>
              <w:t xml:space="preserve">ตาม </w:t>
            </w:r>
            <w:r>
              <w:rPr>
                <w:rFonts w:cs="CordiaUPC"/>
              </w:rPr>
              <w:t>stepDurationTo</w:t>
            </w:r>
          </w:p>
          <w:p w:rsidR="00B84217" w:rsidP="00B84217" w:rsidRDefault="00B84217" w14:paraId="161E86EF" w14:textId="5968F252">
            <w:pPr>
              <w:pStyle w:val="ListParagraph"/>
              <w:numPr>
                <w:ilvl w:val="0"/>
                <w:numId w:val="68"/>
              </w:numPr>
            </w:pPr>
            <w:r>
              <w:rPr>
                <w:rFonts w:hint="cs"/>
                <w:cs/>
              </w:rPr>
              <w:t xml:space="preserve">ให้ทำการคำนวน </w:t>
            </w:r>
            <w:r>
              <w:t>stepDurationFrom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ตาม </w:t>
            </w:r>
            <w:r>
              <w:t xml:space="preserve">Logic </w:t>
            </w:r>
            <w:r>
              <w:rPr>
                <w:rFonts w:hint="cs"/>
                <w:cs/>
              </w:rPr>
              <w:t>ดังนี้</w:t>
            </w:r>
          </w:p>
          <w:p w:rsidR="00B84217" w:rsidP="00B84217" w:rsidRDefault="00B84217" w14:paraId="6EBEEFD8" w14:textId="2BBB9775">
            <w:pPr>
              <w:pStyle w:val="ListParagraph"/>
              <w:numPr>
                <w:ilvl w:val="1"/>
                <w:numId w:val="68"/>
              </w:numPr>
            </w:pPr>
            <w:r>
              <w:rPr>
                <w:rFonts w:hint="cs"/>
                <w:cs/>
              </w:rPr>
              <w:t xml:space="preserve">ถ้าเป็น </w:t>
            </w:r>
            <w:r>
              <w:t xml:space="preserve">Row </w:t>
            </w:r>
            <w:r>
              <w:rPr>
                <w:rFonts w:hint="cs"/>
                <w:cs/>
              </w:rPr>
              <w:t xml:space="preserve">แรกให้ </w:t>
            </w:r>
            <w:r>
              <w:t>stepDurationFrom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>เท่ากับ</w:t>
            </w:r>
            <w:r>
              <w:t xml:space="preserve"> 1</w:t>
            </w:r>
          </w:p>
          <w:p w:rsidR="00B84217" w:rsidP="00B84217" w:rsidRDefault="00B84217" w14:paraId="05BA4370" w14:textId="57BA189F">
            <w:pPr>
              <w:pStyle w:val="ListParagraph"/>
              <w:numPr>
                <w:ilvl w:val="1"/>
                <w:numId w:val="68"/>
              </w:numPr>
            </w:pPr>
            <w:r>
              <w:rPr>
                <w:rFonts w:hint="cs"/>
                <w:cs/>
              </w:rPr>
              <w:t xml:space="preserve">ถ้าไม่ใช่ </w:t>
            </w:r>
            <w:r>
              <w:t xml:space="preserve">Row </w:t>
            </w:r>
            <w:r>
              <w:rPr>
                <w:rFonts w:hint="cs"/>
                <w:cs/>
              </w:rPr>
              <w:t>แรกให้</w:t>
            </w:r>
            <w:r>
              <w:rPr>
                <w:rFonts w:cs="Angsana New"/>
                <w:cs/>
              </w:rPr>
              <w:t xml:space="preserve"> </w:t>
            </w:r>
            <w:r>
              <w:t xml:space="preserve">stepDurationFrom </w:t>
            </w:r>
            <w:r>
              <w:rPr>
                <w:rFonts w:hint="cs"/>
                <w:cs/>
              </w:rPr>
              <w:t>เท่ากับ</w:t>
            </w:r>
            <w:r>
              <w:t>StepDurationTo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ของ </w:t>
            </w:r>
            <w:r>
              <w:t xml:space="preserve">Row </w:t>
            </w:r>
            <w:r>
              <w:rPr>
                <w:rFonts w:hint="cs"/>
                <w:cs/>
              </w:rPr>
              <w:t xml:space="preserve">ก่อนหน้าบวกด้วย </w:t>
            </w:r>
            <w:r>
              <w:t>1</w:t>
            </w:r>
          </w:p>
          <w:p w:rsidRPr="0072210C" w:rsidR="00B84217" w:rsidP="00B84217" w:rsidRDefault="00B84217" w14:paraId="58D95C67" w14:textId="2E0417F9">
            <w:pPr>
              <w:pStyle w:val="ListParagraph"/>
              <w:numPr>
                <w:ilvl w:val="0"/>
                <w:numId w:val="68"/>
              </w:numPr>
            </w:pPr>
            <w:r w:rsidRPr="0072210C">
              <w:rPr>
                <w:rFonts w:cs="Angsana New"/>
                <w:cs/>
              </w:rPr>
              <w:t xml:space="preserve">ให้ทำการเคลียร์ค่า </w:t>
            </w:r>
            <w:r w:rsidRPr="0072210C">
              <w:rPr>
                <w:rFonts w:hint="cs" w:cs="Angsana New"/>
                <w:cs/>
              </w:rPr>
              <w:t xml:space="preserve">และ </w:t>
            </w:r>
            <w:r w:rsidRPr="0072210C">
              <w:rPr>
                <w:rFonts w:cs="CordiaUPC"/>
              </w:rPr>
              <w:t>Invisible</w:t>
            </w:r>
            <w:r w:rsidRPr="0072210C">
              <w:rPr>
                <w:rFonts w:cs="CordiaUPC"/>
                <w:szCs w:val="36"/>
              </w:rPr>
              <w:t xml:space="preserve"> Detail Section</w:t>
            </w:r>
          </w:p>
        </w:tc>
      </w:tr>
      <w:tr w:rsidRPr="008979A8" w:rsidR="00B84217" w:rsidTr="00F9348E" w14:paraId="3B73CDBB" w14:textId="77777777">
        <w:tc>
          <w:tcPr>
            <w:tcW w:w="1026" w:type="pct"/>
          </w:tcPr>
          <w:p w:rsidR="00B84217" w:rsidP="00B84217" w:rsidRDefault="00B84217" w14:paraId="0C022012" w14:textId="713C2360">
            <w:pPr>
              <w:rPr>
                <w:rFonts w:cs="CordiaUPC"/>
              </w:rPr>
            </w:pPr>
            <w:r w:rsidRPr="008979A8">
              <w:rPr>
                <w:rFonts w:cs="Angsana New"/>
                <w:cs/>
              </w:rPr>
              <w:t xml:space="preserve">ปุ่ม </w:t>
            </w:r>
            <w:r w:rsidRPr="008979A8">
              <w:rPr>
                <w:rFonts w:cs="CordiaUPC"/>
              </w:rPr>
              <w:t>Update</w:t>
            </w:r>
          </w:p>
        </w:tc>
        <w:tc>
          <w:tcPr>
            <w:tcW w:w="900" w:type="pct"/>
          </w:tcPr>
          <w:p w:rsidR="00B84217" w:rsidP="00B84217" w:rsidRDefault="00B84217" w14:paraId="48951AC5" w14:textId="2B260972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>Button</w:t>
            </w:r>
          </w:p>
        </w:tc>
        <w:tc>
          <w:tcPr>
            <w:tcW w:w="3074" w:type="pct"/>
          </w:tcPr>
          <w:p w:rsidR="00B84217" w:rsidP="00B84217" w:rsidRDefault="00B84217" w14:paraId="6D451FB8" w14:textId="77777777">
            <w:pPr>
              <w:pStyle w:val="HeaderTable"/>
              <w:spacing w:line="360" w:lineRule="auto"/>
              <w:rPr>
                <w:b w:val="0"/>
                <w:bCs/>
                <w:lang w:bidi="th-TH"/>
              </w:rPr>
            </w:pPr>
            <w:r w:rsidRPr="008979A8">
              <w:rPr>
                <w:b w:val="0"/>
                <w:bCs/>
                <w:lang w:bidi="th-TH"/>
              </w:rPr>
              <w:t xml:space="preserve">Visible </w:t>
            </w:r>
            <w:r w:rsidRPr="008979A8">
              <w:rPr>
                <w:rFonts w:cs="Angsana New"/>
                <w:cs/>
                <w:lang w:bidi="th-TH"/>
              </w:rPr>
              <w:t>เมื่อมี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b w:val="0"/>
                <w:bCs/>
                <w:lang w:bidi="th-TH"/>
              </w:rPr>
              <w:t xml:space="preserve">Event </w:t>
            </w:r>
            <w:r w:rsidRPr="008979A8">
              <w:rPr>
                <w:rFonts w:cs="Angsana New"/>
                <w:cs/>
                <w:lang w:bidi="th-TH"/>
              </w:rPr>
              <w:t>มาจาก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>
              <w:rPr>
                <w:b w:val="0"/>
                <w:bCs/>
                <w:lang w:bidi="th-TH"/>
              </w:rPr>
              <w:t>Table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>
              <w:rPr>
                <w:b w:val="0"/>
                <w:bCs/>
                <w:lang w:bidi="th-TH"/>
              </w:rPr>
              <w:t>Section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rFonts w:cs="Angsana New"/>
                <w:cs/>
                <w:lang w:bidi="th-TH"/>
              </w:rPr>
              <w:t>เป็น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“</w:t>
            </w:r>
            <w:r w:rsidRPr="008979A8">
              <w:rPr>
                <w:b w:val="0"/>
                <w:bCs/>
                <w:lang w:bidi="th-TH"/>
              </w:rPr>
              <w:t>Edit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>”</w:t>
            </w:r>
          </w:p>
          <w:p w:rsidR="00B84217" w:rsidP="00B84217" w:rsidRDefault="00B84217" w14:paraId="4E5BC2B0" w14:textId="77777777">
            <w:pPr>
              <w:spacing w:before="240" w:after="0"/>
            </w:pPr>
            <w:r>
              <w:rPr>
                <w:rFonts w:hint="cs"/>
                <w:cs/>
              </w:rPr>
              <w:t>เมื่อกดปุ่ม</w:t>
            </w:r>
          </w:p>
          <w:p w:rsidR="00B84217" w:rsidP="00B84217" w:rsidRDefault="00B84217" w14:paraId="3148AE88" w14:textId="77777777">
            <w:pPr>
              <w:pStyle w:val="ListParagraph"/>
              <w:numPr>
                <w:ilvl w:val="0"/>
                <w:numId w:val="68"/>
              </w:numPr>
              <w:spacing w:after="0" w:line="259" w:lineRule="auto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Validate </w:t>
            </w:r>
            <w:r>
              <w:rPr>
                <w:rFonts w:hint="cs" w:cs="Angsana New"/>
                <w:cs/>
              </w:rPr>
              <w:t xml:space="preserve">ข้อมูลในหน้าจอในส่วน </w:t>
            </w:r>
            <w:r>
              <w:t xml:space="preserve">Step Rate </w:t>
            </w:r>
            <w:r>
              <w:rPr>
                <w:rFonts w:cs="CordiaUPC"/>
              </w:rPr>
              <w:t>Detail Section</w:t>
            </w:r>
          </w:p>
          <w:p w:rsidRPr="0072210C" w:rsidR="00B84217" w:rsidP="00B84217" w:rsidRDefault="00B84217" w14:paraId="4C5C7404" w14:textId="77777777">
            <w:pPr>
              <w:pStyle w:val="ListParagraph"/>
              <w:numPr>
                <w:ilvl w:val="0"/>
                <w:numId w:val="68"/>
              </w:numPr>
              <w:spacing w:after="0" w:line="259" w:lineRule="auto"/>
            </w:pPr>
            <w:r>
              <w:t xml:space="preserve">Sort Row </w:t>
            </w:r>
            <w:r>
              <w:rPr>
                <w:rFonts w:hint="cs"/>
                <w:cs/>
              </w:rPr>
              <w:t xml:space="preserve">ตาม </w:t>
            </w:r>
            <w:r>
              <w:rPr>
                <w:rFonts w:cs="CordiaUPC"/>
              </w:rPr>
              <w:t>stepDurationTo</w:t>
            </w:r>
          </w:p>
          <w:p w:rsidR="00B84217" w:rsidP="00B84217" w:rsidRDefault="00B84217" w14:paraId="6604DF3C" w14:textId="77777777">
            <w:pPr>
              <w:pStyle w:val="ListParagraph"/>
              <w:numPr>
                <w:ilvl w:val="0"/>
                <w:numId w:val="68"/>
              </w:numPr>
            </w:pPr>
            <w:r>
              <w:rPr>
                <w:rFonts w:hint="cs"/>
                <w:cs/>
              </w:rPr>
              <w:t xml:space="preserve">ให้ทำการคำนวน </w:t>
            </w:r>
            <w:r>
              <w:t xml:space="preserve">stepDurationFrom </w:t>
            </w:r>
            <w:r>
              <w:rPr>
                <w:rFonts w:hint="cs"/>
                <w:cs/>
              </w:rPr>
              <w:t xml:space="preserve">ตาม </w:t>
            </w:r>
            <w:r>
              <w:t xml:space="preserve">Logic </w:t>
            </w:r>
            <w:r>
              <w:rPr>
                <w:rFonts w:hint="cs"/>
                <w:cs/>
              </w:rPr>
              <w:t>ดังนี้</w:t>
            </w:r>
          </w:p>
          <w:p w:rsidR="00B84217" w:rsidP="00B84217" w:rsidRDefault="00B84217" w14:paraId="63F500C6" w14:textId="77777777">
            <w:pPr>
              <w:pStyle w:val="ListParagraph"/>
              <w:numPr>
                <w:ilvl w:val="1"/>
                <w:numId w:val="68"/>
              </w:numPr>
            </w:pPr>
            <w:r>
              <w:rPr>
                <w:rFonts w:hint="cs"/>
                <w:cs/>
              </w:rPr>
              <w:t xml:space="preserve">ถ้าเป็น </w:t>
            </w:r>
            <w:r>
              <w:t xml:space="preserve">Row </w:t>
            </w:r>
            <w:r>
              <w:rPr>
                <w:rFonts w:hint="cs"/>
                <w:cs/>
              </w:rPr>
              <w:t xml:space="preserve">แรกให้ </w:t>
            </w:r>
            <w:r>
              <w:t xml:space="preserve">stepDurationFrom </w:t>
            </w:r>
            <w:r>
              <w:rPr>
                <w:rFonts w:hint="cs"/>
                <w:cs/>
              </w:rPr>
              <w:t>เท่ากับ</w:t>
            </w:r>
            <w:r>
              <w:t xml:space="preserve"> 1</w:t>
            </w:r>
          </w:p>
          <w:p w:rsidR="00B84217" w:rsidP="00B84217" w:rsidRDefault="00B84217" w14:paraId="492B8F0F" w14:textId="77777777">
            <w:pPr>
              <w:pStyle w:val="ListParagraph"/>
              <w:numPr>
                <w:ilvl w:val="1"/>
                <w:numId w:val="68"/>
              </w:numPr>
            </w:pPr>
            <w:r>
              <w:rPr>
                <w:rFonts w:hint="cs"/>
                <w:cs/>
              </w:rPr>
              <w:t xml:space="preserve">ถ้าไม่ใช่ </w:t>
            </w:r>
            <w:r>
              <w:t xml:space="preserve">Row </w:t>
            </w:r>
            <w:r>
              <w:rPr>
                <w:rFonts w:hint="cs"/>
                <w:cs/>
              </w:rPr>
              <w:t>แรกให้</w:t>
            </w:r>
            <w:r>
              <w:t xml:space="preserve"> stepDurationFrom </w:t>
            </w:r>
            <w:r>
              <w:rPr>
                <w:rFonts w:hint="cs"/>
                <w:cs/>
              </w:rPr>
              <w:t>เท่ากับ</w:t>
            </w:r>
            <w:r>
              <w:t xml:space="preserve">StepDurationTo </w:t>
            </w:r>
            <w:r>
              <w:rPr>
                <w:rFonts w:hint="cs"/>
                <w:cs/>
              </w:rPr>
              <w:t xml:space="preserve">ของ </w:t>
            </w:r>
            <w:r>
              <w:t xml:space="preserve">Row </w:t>
            </w:r>
            <w:r>
              <w:rPr>
                <w:rFonts w:hint="cs"/>
                <w:cs/>
              </w:rPr>
              <w:t xml:space="preserve">ก่อนหน้าบวกด้วย </w:t>
            </w:r>
            <w:r>
              <w:t>1</w:t>
            </w:r>
          </w:p>
          <w:p w:rsidRPr="00935707" w:rsidR="00B84217" w:rsidP="00B84217" w:rsidRDefault="00B84217" w14:paraId="1B30D54E" w14:textId="7A719291">
            <w:pPr>
              <w:pStyle w:val="ListParagraph"/>
              <w:numPr>
                <w:ilvl w:val="0"/>
                <w:numId w:val="68"/>
              </w:numPr>
            </w:pPr>
            <w:r w:rsidRPr="00935707">
              <w:rPr>
                <w:rFonts w:cs="Angsana New"/>
                <w:cs/>
              </w:rPr>
              <w:t xml:space="preserve">ให้ทำการเคลียร์ค่า </w:t>
            </w:r>
            <w:r w:rsidRPr="00935707">
              <w:rPr>
                <w:rFonts w:hint="cs" w:cs="Angsana New"/>
                <w:cs/>
              </w:rPr>
              <w:t xml:space="preserve">และ </w:t>
            </w:r>
            <w:r w:rsidRPr="00935707">
              <w:rPr>
                <w:rFonts w:cs="CordiaUPC"/>
              </w:rPr>
              <w:t>Invisible</w:t>
            </w:r>
            <w:r w:rsidRPr="00935707">
              <w:rPr>
                <w:rFonts w:cs="CordiaUPC"/>
                <w:szCs w:val="36"/>
              </w:rPr>
              <w:t xml:space="preserve"> Detail Section</w:t>
            </w:r>
          </w:p>
        </w:tc>
      </w:tr>
      <w:tr w:rsidRPr="008979A8" w:rsidR="00B84217" w:rsidTr="00F9348E" w14:paraId="54CBC96B" w14:textId="77777777">
        <w:tc>
          <w:tcPr>
            <w:tcW w:w="1026" w:type="pct"/>
          </w:tcPr>
          <w:p w:rsidR="00B84217" w:rsidP="00B84217" w:rsidRDefault="00B84217" w14:paraId="64A841D8" w14:textId="5D6BA91F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ปุ่ม </w:t>
            </w:r>
            <w:r>
              <w:rPr>
                <w:rFonts w:cs="CordiaUPC"/>
              </w:rPr>
              <w:t>Cancel</w:t>
            </w:r>
          </w:p>
        </w:tc>
        <w:tc>
          <w:tcPr>
            <w:tcW w:w="900" w:type="pct"/>
          </w:tcPr>
          <w:p w:rsidR="00B84217" w:rsidP="00B84217" w:rsidRDefault="00B84217" w14:paraId="25F2DD2D" w14:textId="0643F4AA">
            <w:pPr>
              <w:rPr>
                <w:rFonts w:cs="CordiaUPC"/>
              </w:rPr>
            </w:pPr>
            <w:r>
              <w:rPr>
                <w:rFonts w:cs="CordiaUPC"/>
              </w:rPr>
              <w:t>Button</w:t>
            </w:r>
          </w:p>
        </w:tc>
        <w:tc>
          <w:tcPr>
            <w:tcW w:w="3074" w:type="pct"/>
          </w:tcPr>
          <w:p w:rsidR="00B84217" w:rsidP="00B84217" w:rsidRDefault="00B84217" w14:paraId="711BDBCA" w14:textId="780DCE88">
            <w:pPr>
              <w:rPr>
                <w:rFonts w:cs="CordiaUPC"/>
              </w:rPr>
            </w:pPr>
            <w:r>
              <w:rPr>
                <w:rFonts w:hint="cs"/>
                <w:cs/>
              </w:rPr>
              <w:t xml:space="preserve">ให้ทำการเคลียร์ค่าใน </w:t>
            </w:r>
            <w:r>
              <w:t>Detail Section</w:t>
            </w:r>
            <w:r>
              <w:rPr>
                <w:rFonts w:hint="cs"/>
                <w:cs/>
              </w:rPr>
              <w:t xml:space="preserve"> และทำการ </w:t>
            </w:r>
            <w:r>
              <w:t>Invisible Detail Section</w:t>
            </w:r>
          </w:p>
        </w:tc>
      </w:tr>
      <w:tr w:rsidRPr="008979A8" w:rsidR="00B84217" w:rsidTr="00EC21B5" w14:paraId="3D87CF41" w14:textId="77777777">
        <w:tc>
          <w:tcPr>
            <w:tcW w:w="5000" w:type="pct"/>
            <w:gridSpan w:val="3"/>
            <w:shd w:val="clear" w:color="auto" w:fill="C2D69B" w:themeFill="accent3" w:themeFillTint="99"/>
          </w:tcPr>
          <w:p w:rsidR="00B84217" w:rsidP="00B84217" w:rsidRDefault="00B84217" w14:paraId="51B8E721" w14:textId="781B59C4">
            <w:pPr>
              <w:pStyle w:val="HeaderTable"/>
            </w:pPr>
            <w:r>
              <w:t>End Step Rate Detail</w:t>
            </w:r>
          </w:p>
        </w:tc>
      </w:tr>
      <w:tr w:rsidRPr="008979A8" w:rsidR="00B84217" w:rsidTr="00F9348E" w14:paraId="3153602A" w14:textId="77777777">
        <w:tc>
          <w:tcPr>
            <w:tcW w:w="5000" w:type="pct"/>
            <w:gridSpan w:val="3"/>
            <w:shd w:val="clear" w:color="auto" w:fill="C2D69B" w:themeFill="accent3" w:themeFillTint="99"/>
          </w:tcPr>
          <w:p w:rsidR="00B84217" w:rsidP="00B84217" w:rsidRDefault="00B84217" w14:paraId="10A5524F" w14:textId="77777777">
            <w:pPr>
              <w:pStyle w:val="HeaderTable"/>
              <w:rPr>
                <w:rtl/>
                <w:cs/>
              </w:rPr>
            </w:pPr>
            <w:r>
              <w:t>End Step Rate Section</w:t>
            </w:r>
          </w:p>
        </w:tc>
      </w:tr>
      <w:tr w:rsidRPr="008979A8" w:rsidR="00B84217" w:rsidTr="00F9348E" w14:paraId="0F0B83B9" w14:textId="77777777">
        <w:tc>
          <w:tcPr>
            <w:tcW w:w="1026" w:type="pct"/>
          </w:tcPr>
          <w:p w:rsidR="00B84217" w:rsidP="00B84217" w:rsidRDefault="00B84217" w14:paraId="669CFF53" w14:textId="77777777">
            <w:pPr>
              <w:rPr>
                <w:rFonts w:cs="CordiaUPC"/>
              </w:rPr>
            </w:pPr>
            <w:r w:rsidRPr="008979A8">
              <w:rPr>
                <w:rFonts w:cs="Angsana New"/>
                <w:cs/>
              </w:rPr>
              <w:t xml:space="preserve">ปุ่ม </w:t>
            </w:r>
            <w:r w:rsidRPr="008979A8">
              <w:rPr>
                <w:rFonts w:cs="CordiaUPC"/>
              </w:rPr>
              <w:t>Add</w:t>
            </w:r>
          </w:p>
        </w:tc>
        <w:tc>
          <w:tcPr>
            <w:tcW w:w="900" w:type="pct"/>
          </w:tcPr>
          <w:p w:rsidR="00B84217" w:rsidP="00B84217" w:rsidRDefault="00B84217" w14:paraId="2FFC0BB7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>Button</w:t>
            </w:r>
          </w:p>
        </w:tc>
        <w:tc>
          <w:tcPr>
            <w:tcW w:w="3074" w:type="pct"/>
          </w:tcPr>
          <w:p w:rsidRPr="00596684" w:rsidR="00B84217" w:rsidP="00B84217" w:rsidRDefault="00B84217" w14:paraId="735A28EB" w14:textId="77777777">
            <w:pPr>
              <w:pStyle w:val="HeaderTable"/>
              <w:rPr>
                <w:b w:val="0"/>
                <w:bCs/>
              </w:rPr>
            </w:pPr>
            <w:r w:rsidRPr="008979A8">
              <w:rPr>
                <w:b w:val="0"/>
                <w:bCs/>
                <w:lang w:bidi="th-TH"/>
              </w:rPr>
              <w:t xml:space="preserve">Visible </w:t>
            </w:r>
            <w:r w:rsidRPr="008979A8">
              <w:rPr>
                <w:rFonts w:cs="Angsana New"/>
                <w:cs/>
                <w:lang w:bidi="th-TH"/>
              </w:rPr>
              <w:t>เมื่อมี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b w:val="0"/>
                <w:bCs/>
                <w:lang w:bidi="th-TH"/>
              </w:rPr>
              <w:t xml:space="preserve">Event </w:t>
            </w:r>
            <w:r w:rsidRPr="008979A8">
              <w:rPr>
                <w:rFonts w:cs="Angsana New"/>
                <w:cs/>
                <w:lang w:bidi="th-TH"/>
              </w:rPr>
              <w:t>มาจาก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b w:val="0"/>
                <w:bCs/>
                <w:lang w:bidi="th-TH"/>
              </w:rPr>
              <w:t xml:space="preserve">Table </w:t>
            </w:r>
            <w:r>
              <w:rPr>
                <w:b w:val="0"/>
                <w:bCs/>
                <w:lang w:bidi="th-TH"/>
              </w:rPr>
              <w:t>Section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rFonts w:cs="Angsana New"/>
                <w:cs/>
                <w:lang w:bidi="th-TH"/>
              </w:rPr>
              <w:t>เป็น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596684">
              <w:rPr>
                <w:rFonts w:cs="Angsana New"/>
                <w:b w:val="0"/>
                <w:bCs/>
                <w:cs/>
                <w:lang w:bidi="th-TH"/>
              </w:rPr>
              <w:t>“</w:t>
            </w:r>
            <w:r w:rsidRPr="00596684">
              <w:rPr>
                <w:b w:val="0"/>
                <w:bCs/>
              </w:rPr>
              <w:t>Add</w:t>
            </w:r>
            <w:r w:rsidRPr="00596684">
              <w:rPr>
                <w:rFonts w:cs="Angsana New"/>
                <w:b w:val="0"/>
                <w:bCs/>
                <w:cs/>
                <w:lang w:bidi="th-TH"/>
              </w:rPr>
              <w:t xml:space="preserve">” </w:t>
            </w:r>
            <w:r w:rsidRPr="00596684">
              <w:rPr>
                <w:rFonts w:cs="Angsana New"/>
                <w:cs/>
                <w:lang w:bidi="th-TH"/>
              </w:rPr>
              <w:t>หรือ</w:t>
            </w:r>
            <w:r w:rsidRPr="00596684">
              <w:rPr>
                <w:rFonts w:cs="Angsana New"/>
                <w:b w:val="0"/>
                <w:bCs/>
                <w:rtl/>
                <w:cs/>
                <w:lang w:bidi="th-TH"/>
              </w:rPr>
              <w:t xml:space="preserve"> </w:t>
            </w:r>
            <w:r w:rsidRPr="00596684">
              <w:rPr>
                <w:rFonts w:cs="Angsana New"/>
                <w:b w:val="0"/>
                <w:bCs/>
                <w:cs/>
                <w:lang w:bidi="th-TH"/>
              </w:rPr>
              <w:t>“</w:t>
            </w:r>
            <w:r w:rsidRPr="00596684">
              <w:rPr>
                <w:b w:val="0"/>
                <w:bCs/>
              </w:rPr>
              <w:t>Copy</w:t>
            </w:r>
            <w:r w:rsidRPr="00596684">
              <w:rPr>
                <w:rFonts w:cs="Angsana New"/>
                <w:b w:val="0"/>
                <w:bCs/>
                <w:cs/>
                <w:lang w:bidi="th-TH"/>
              </w:rPr>
              <w:t>”</w:t>
            </w:r>
          </w:p>
          <w:p w:rsidR="00B84217" w:rsidP="00B84217" w:rsidRDefault="00B84217" w14:paraId="64E0BD79" w14:textId="77777777">
            <w:pPr>
              <w:spacing w:before="240" w:after="0"/>
            </w:pPr>
            <w:r>
              <w:rPr>
                <w:rFonts w:hint="cs"/>
                <w:cs/>
              </w:rPr>
              <w:t>เมื่อกดปุ่ม</w:t>
            </w:r>
          </w:p>
          <w:p w:rsidR="00B84217" w:rsidP="00B84217" w:rsidRDefault="00B84217" w14:paraId="1CD1BFC6" w14:textId="77777777">
            <w:pPr>
              <w:pStyle w:val="ListParagraph"/>
              <w:numPr>
                <w:ilvl w:val="0"/>
                <w:numId w:val="68"/>
              </w:numPr>
              <w:spacing w:after="0" w:line="259" w:lineRule="auto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Validate </w:t>
            </w:r>
            <w:r>
              <w:rPr>
                <w:rFonts w:hint="cs" w:cs="Angsana New"/>
                <w:cs/>
              </w:rPr>
              <w:t xml:space="preserve">ข้อมูลในหน้าจอในส่วน </w:t>
            </w:r>
            <w:r>
              <w:rPr>
                <w:rFonts w:cs="CordiaUPC"/>
              </w:rPr>
              <w:t>Detail Section</w:t>
            </w:r>
          </w:p>
          <w:p w:rsidRPr="00D50FB8" w:rsidR="00B84217" w:rsidP="00B84217" w:rsidRDefault="00B84217" w14:paraId="35B6C93A" w14:textId="77777777">
            <w:pPr>
              <w:pStyle w:val="ListParagraph"/>
              <w:numPr>
                <w:ilvl w:val="0"/>
                <w:numId w:val="68"/>
              </w:numPr>
              <w:spacing w:after="0" w:line="259" w:lineRule="auto"/>
            </w:pPr>
            <w:r>
              <w:t xml:space="preserve">Sort Row </w:t>
            </w:r>
            <w:r>
              <w:rPr>
                <w:rFonts w:hint="cs"/>
                <w:cs/>
              </w:rPr>
              <w:t xml:space="preserve">ตาม </w:t>
            </w:r>
            <w:r>
              <w:t xml:space="preserve">network </w:t>
            </w:r>
            <w:r>
              <w:rPr>
                <w:rFonts w:cs="Angsana New"/>
                <w:cs/>
              </w:rPr>
              <w:t>(</w:t>
            </w:r>
            <w:r>
              <w:t xml:space="preserve">All Network, </w:t>
            </w:r>
            <w:r>
              <w:rPr>
                <w:szCs w:val="36"/>
              </w:rPr>
              <w:t>AIS Network</w:t>
            </w:r>
            <w:r>
              <w:t>, Other Network</w:t>
            </w:r>
            <w:r>
              <w:rPr>
                <w:rFonts w:cs="Angsana New"/>
                <w:cs/>
              </w:rPr>
              <w:t>)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(</w:t>
            </w:r>
            <w:r>
              <w:rPr>
                <w:rFonts w:hint="cs"/>
                <w:cs/>
              </w:rPr>
              <w:t xml:space="preserve">รวมถึงข้อมูลที่กำลังจะ </w:t>
            </w:r>
            <w:r>
              <w:t xml:space="preserve">Add </w:t>
            </w:r>
            <w:r>
              <w:rPr>
                <w:rFonts w:hint="cs"/>
                <w:cs/>
              </w:rPr>
              <w:t>เข้ามาใหม่</w:t>
            </w:r>
            <w:r>
              <w:rPr>
                <w:rFonts w:cs="Angsana New"/>
                <w:cs/>
              </w:rPr>
              <w:t>)</w:t>
            </w:r>
          </w:p>
          <w:p w:rsidR="00B84217" w:rsidP="00B84217" w:rsidRDefault="00B84217" w14:paraId="405275AF" w14:textId="77777777">
            <w:pPr>
              <w:pStyle w:val="ListParagraph"/>
              <w:numPr>
                <w:ilvl w:val="0"/>
                <w:numId w:val="68"/>
              </w:numPr>
              <w:spacing w:after="0" w:line="259" w:lineRule="auto"/>
            </w:pPr>
            <w:r>
              <w:t xml:space="preserve">Sort Row </w:t>
            </w:r>
            <w:r>
              <w:rPr>
                <w:rFonts w:hint="cs"/>
                <w:cs/>
              </w:rPr>
              <w:t xml:space="preserve">ตาม </w:t>
            </w:r>
            <w:r>
              <w:t xml:space="preserve">dayOfWeek </w:t>
            </w:r>
            <w:r>
              <w:rPr>
                <w:rFonts w:cs="Angsana New"/>
                <w:cs/>
              </w:rPr>
              <w:t>(</w:t>
            </w:r>
            <w:r>
              <w:t xml:space="preserve">Everyday, </w:t>
            </w:r>
            <w:r>
              <w:rPr>
                <w:szCs w:val="36"/>
              </w:rPr>
              <w:t>Weekday</w:t>
            </w:r>
            <w:r>
              <w:t>, Weekend</w:t>
            </w:r>
            <w:r>
              <w:rPr>
                <w:rFonts w:cs="Angsana New"/>
                <w:cs/>
              </w:rPr>
              <w:t>)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(</w:t>
            </w:r>
            <w:r>
              <w:rPr>
                <w:rFonts w:hint="cs"/>
                <w:cs/>
              </w:rPr>
              <w:t xml:space="preserve">รวมถึงข้อมูลที่กำลังจะ </w:t>
            </w:r>
            <w:r>
              <w:t xml:space="preserve">Add </w:t>
            </w:r>
            <w:r>
              <w:rPr>
                <w:rFonts w:hint="cs"/>
                <w:cs/>
              </w:rPr>
              <w:t>เข้ามาใหม่</w:t>
            </w:r>
            <w:r>
              <w:rPr>
                <w:rFonts w:cs="Angsana New"/>
                <w:cs/>
              </w:rPr>
              <w:t>)</w:t>
            </w:r>
          </w:p>
          <w:p w:rsidR="00B84217" w:rsidP="00B84217" w:rsidRDefault="00B84217" w14:paraId="36799C95" w14:textId="77777777">
            <w:pPr>
              <w:pStyle w:val="ListParagraph"/>
              <w:numPr>
                <w:ilvl w:val="0"/>
                <w:numId w:val="68"/>
              </w:numPr>
              <w:spacing w:after="0" w:line="259" w:lineRule="auto"/>
            </w:pPr>
            <w:r>
              <w:t xml:space="preserve">Sort Row </w:t>
            </w:r>
            <w:r>
              <w:rPr>
                <w:rFonts w:hint="cs"/>
                <w:cs/>
              </w:rPr>
              <w:t xml:space="preserve">ตาม </w:t>
            </w:r>
            <w:r>
              <w:t xml:space="preserve">fromTiming </w:t>
            </w:r>
            <w:r>
              <w:rPr>
                <w:rFonts w:cs="Angsana New"/>
                <w:cs/>
              </w:rPr>
              <w:t>(</w:t>
            </w:r>
            <w:r>
              <w:t>AM, PM</w:t>
            </w:r>
            <w:r>
              <w:rPr>
                <w:rFonts w:cs="Angsana New"/>
                <w:cs/>
              </w:rPr>
              <w:t>) (</w:t>
            </w:r>
            <w:r>
              <w:rPr>
                <w:rFonts w:hint="cs"/>
                <w:cs/>
              </w:rPr>
              <w:t xml:space="preserve">รวมถึงข้อมูลที่กำลังจะ </w:t>
            </w:r>
            <w:r>
              <w:t xml:space="preserve">Add </w:t>
            </w:r>
            <w:r>
              <w:rPr>
                <w:rFonts w:hint="cs"/>
                <w:cs/>
              </w:rPr>
              <w:t>เข้ามาใหม่</w:t>
            </w:r>
            <w:r>
              <w:rPr>
                <w:rFonts w:cs="Angsana New"/>
                <w:cs/>
              </w:rPr>
              <w:t>)</w:t>
            </w:r>
          </w:p>
          <w:p w:rsidR="00B84217" w:rsidP="00B84217" w:rsidRDefault="00B84217" w14:paraId="7278CA15" w14:textId="791E9637">
            <w:pPr>
              <w:pStyle w:val="ListParagraph"/>
              <w:numPr>
                <w:ilvl w:val="0"/>
                <w:numId w:val="68"/>
              </w:numPr>
              <w:spacing w:after="0" w:line="259" w:lineRule="auto"/>
            </w:pPr>
            <w:r>
              <w:rPr>
                <w:rFonts w:hint="cs"/>
                <w:cs/>
              </w:rPr>
              <w:t xml:space="preserve">ถ้าเป็น </w:t>
            </w:r>
            <w:r>
              <w:t xml:space="preserve">productClass </w:t>
            </w:r>
            <w:r>
              <w:rPr>
                <w:rFonts w:hint="cs"/>
                <w:cs/>
              </w:rPr>
              <w:t xml:space="preserve">เป็นค่า </w:t>
            </w:r>
            <w:r>
              <w:rPr>
                <w:rFonts w:cs="Angsana New"/>
                <w:cs/>
              </w:rPr>
              <w:t>“</w:t>
            </w:r>
            <w:r>
              <w:t>Main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ให้ </w:t>
            </w:r>
            <w:r>
              <w:t xml:space="preserve">Auto populated toTiming </w:t>
            </w:r>
            <w:r>
              <w:rPr>
                <w:rFonts w:hint="cs"/>
                <w:cs/>
              </w:rPr>
              <w:t xml:space="preserve">ตาม </w:t>
            </w:r>
            <w:r>
              <w:t xml:space="preserve">Logic </w:t>
            </w:r>
            <w:r>
              <w:rPr>
                <w:rFonts w:hint="cs"/>
                <w:cs/>
              </w:rPr>
              <w:t>ด้านล่าง</w:t>
            </w:r>
            <w:r>
              <w:rPr>
                <w:rFonts w:cs="Angsana New"/>
                <w:cs/>
              </w:rPr>
              <w:t xml:space="preserve"> </w:t>
            </w:r>
          </w:p>
          <w:p w:rsidR="00B84217" w:rsidP="00B84217" w:rsidRDefault="00B84217" w14:paraId="1EED6C2F" w14:textId="77777777">
            <w:pPr>
              <w:pStyle w:val="ListParagraph"/>
              <w:numPr>
                <w:ilvl w:val="1"/>
                <w:numId w:val="68"/>
              </w:numPr>
              <w:spacing w:after="0" w:line="259" w:lineRule="auto"/>
            </w:pPr>
            <w:r>
              <w:rPr>
                <w:rFonts w:hint="cs"/>
                <w:cs/>
              </w:rPr>
              <w:t xml:space="preserve">ถ้าไม่ใช่ </w:t>
            </w:r>
            <w:r>
              <w:t xml:space="preserve">Row </w:t>
            </w:r>
            <w:r>
              <w:rPr>
                <w:rFonts w:hint="cs"/>
                <w:cs/>
              </w:rPr>
              <w:t xml:space="preserve">สุดท้ายให้นำ </w:t>
            </w:r>
            <w:r>
              <w:t xml:space="preserve">fromTiming </w:t>
            </w:r>
            <w:r>
              <w:rPr>
                <w:rFonts w:hint="cs"/>
                <w:cs/>
              </w:rPr>
              <w:t xml:space="preserve">ของ </w:t>
            </w:r>
            <w:r>
              <w:t xml:space="preserve">Row </w:t>
            </w:r>
            <w:r>
              <w:rPr>
                <w:rFonts w:hint="cs"/>
                <w:cs/>
              </w:rPr>
              <w:t xml:space="preserve">ถัดไป ลบด้วย </w:t>
            </w:r>
            <w:r>
              <w:t>1</w:t>
            </w:r>
            <w:r>
              <w:rPr>
                <w:rFonts w:hint="cs"/>
                <w:cs/>
              </w:rPr>
              <w:t xml:space="preserve"> วินาที</w:t>
            </w:r>
          </w:p>
          <w:p w:rsidR="00B84217" w:rsidP="00B84217" w:rsidRDefault="00B84217" w14:paraId="155C17ED" w14:textId="77777777">
            <w:pPr>
              <w:pStyle w:val="ListParagraph"/>
              <w:numPr>
                <w:ilvl w:val="1"/>
                <w:numId w:val="68"/>
              </w:numPr>
              <w:spacing w:after="0" w:line="259" w:lineRule="auto"/>
            </w:pPr>
            <w:r>
              <w:rPr>
                <w:rFonts w:hint="cs"/>
                <w:cs/>
              </w:rPr>
              <w:t xml:space="preserve">ถ้าเป็น </w:t>
            </w:r>
            <w:r>
              <w:t xml:space="preserve">Row </w:t>
            </w:r>
            <w:r>
              <w:rPr>
                <w:rFonts w:hint="cs"/>
                <w:cs/>
              </w:rPr>
              <w:t xml:space="preserve">สุดท้ายให้นำ </w:t>
            </w:r>
            <w:r>
              <w:t xml:space="preserve">fromTiming </w:t>
            </w:r>
            <w:r>
              <w:rPr>
                <w:rFonts w:hint="cs"/>
                <w:cs/>
              </w:rPr>
              <w:t xml:space="preserve">ของ </w:t>
            </w:r>
            <w:r>
              <w:t xml:space="preserve">Row </w:t>
            </w:r>
            <w:r>
              <w:rPr>
                <w:rFonts w:hint="cs"/>
                <w:cs/>
              </w:rPr>
              <w:t xml:space="preserve">แรก ลบด้วย </w:t>
            </w:r>
            <w:r>
              <w:t>1</w:t>
            </w:r>
            <w:r>
              <w:rPr>
                <w:rFonts w:hint="cs"/>
                <w:cs/>
              </w:rPr>
              <w:t xml:space="preserve"> วินาที</w:t>
            </w:r>
          </w:p>
          <w:p w:rsidRPr="00F411C7" w:rsidR="00B84217" w:rsidP="00B84217" w:rsidRDefault="00B84217" w14:paraId="090E9234" w14:textId="77777777">
            <w:pPr>
              <w:pStyle w:val="ListParagraph"/>
              <w:numPr>
                <w:ilvl w:val="0"/>
                <w:numId w:val="68"/>
              </w:numPr>
              <w:spacing w:after="0" w:line="259" w:lineRule="auto"/>
              <w:rPr>
                <w:cs/>
              </w:rPr>
            </w:pPr>
            <w:r w:rsidRPr="00F411C7">
              <w:rPr>
                <w:rFonts w:cs="Angsana New"/>
                <w:cs/>
              </w:rPr>
              <w:t xml:space="preserve">ให้ทำการเคลียร์ค่า </w:t>
            </w:r>
            <w:r w:rsidRPr="00F411C7">
              <w:rPr>
                <w:rFonts w:hint="cs" w:cs="Angsana New"/>
                <w:cs/>
              </w:rPr>
              <w:t xml:space="preserve">และ </w:t>
            </w:r>
            <w:r w:rsidRPr="00F411C7">
              <w:rPr>
                <w:rFonts w:cs="CordiaUPC"/>
              </w:rPr>
              <w:t>Invisible</w:t>
            </w:r>
            <w:r w:rsidRPr="00F411C7">
              <w:rPr>
                <w:rFonts w:cs="CordiaUPC"/>
                <w:szCs w:val="36"/>
              </w:rPr>
              <w:t xml:space="preserve"> Detail Section</w:t>
            </w:r>
          </w:p>
        </w:tc>
      </w:tr>
      <w:tr w:rsidRPr="008979A8" w:rsidR="00B84217" w:rsidTr="00F9348E" w14:paraId="1DCBD80A" w14:textId="77777777">
        <w:tc>
          <w:tcPr>
            <w:tcW w:w="1026" w:type="pct"/>
          </w:tcPr>
          <w:p w:rsidR="00B84217" w:rsidP="00B84217" w:rsidRDefault="00B84217" w14:paraId="47C917D7" w14:textId="77777777">
            <w:pPr>
              <w:rPr>
                <w:rFonts w:cs="CordiaUPC"/>
              </w:rPr>
            </w:pPr>
            <w:r w:rsidRPr="008979A8">
              <w:rPr>
                <w:rFonts w:cs="Angsana New"/>
                <w:cs/>
              </w:rPr>
              <w:t xml:space="preserve">ปุ่ม </w:t>
            </w:r>
            <w:r w:rsidRPr="008979A8">
              <w:rPr>
                <w:rFonts w:cs="CordiaUPC"/>
              </w:rPr>
              <w:t>Update</w:t>
            </w:r>
          </w:p>
        </w:tc>
        <w:tc>
          <w:tcPr>
            <w:tcW w:w="900" w:type="pct"/>
          </w:tcPr>
          <w:p w:rsidR="00B84217" w:rsidP="00B84217" w:rsidRDefault="00B84217" w14:paraId="08A45F76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>Button</w:t>
            </w:r>
          </w:p>
        </w:tc>
        <w:tc>
          <w:tcPr>
            <w:tcW w:w="3074" w:type="pct"/>
          </w:tcPr>
          <w:p w:rsidR="00B84217" w:rsidP="00B84217" w:rsidRDefault="00B84217" w14:paraId="24EEE8DE" w14:textId="77777777">
            <w:pPr>
              <w:pStyle w:val="HeaderTable"/>
              <w:spacing w:line="360" w:lineRule="auto"/>
              <w:rPr>
                <w:b w:val="0"/>
                <w:bCs/>
                <w:lang w:bidi="th-TH"/>
              </w:rPr>
            </w:pPr>
            <w:r w:rsidRPr="008979A8">
              <w:rPr>
                <w:b w:val="0"/>
                <w:bCs/>
                <w:lang w:bidi="th-TH"/>
              </w:rPr>
              <w:t xml:space="preserve">Visible </w:t>
            </w:r>
            <w:r w:rsidRPr="008979A8">
              <w:rPr>
                <w:rFonts w:cs="Angsana New"/>
                <w:cs/>
                <w:lang w:bidi="th-TH"/>
              </w:rPr>
              <w:t>เมื่อมี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b w:val="0"/>
                <w:bCs/>
                <w:lang w:bidi="th-TH"/>
              </w:rPr>
              <w:t xml:space="preserve">Event </w:t>
            </w:r>
            <w:r w:rsidRPr="008979A8">
              <w:rPr>
                <w:rFonts w:cs="Angsana New"/>
                <w:cs/>
                <w:lang w:bidi="th-TH"/>
              </w:rPr>
              <w:t>มาจาก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>
              <w:rPr>
                <w:b w:val="0"/>
                <w:bCs/>
                <w:lang w:bidi="th-TH"/>
              </w:rPr>
              <w:t>Table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>
              <w:rPr>
                <w:b w:val="0"/>
                <w:bCs/>
                <w:lang w:bidi="th-TH"/>
              </w:rPr>
              <w:t>Section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rFonts w:cs="Angsana New"/>
                <w:cs/>
                <w:lang w:bidi="th-TH"/>
              </w:rPr>
              <w:t>เป็น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“</w:t>
            </w:r>
            <w:r w:rsidRPr="008979A8">
              <w:rPr>
                <w:b w:val="0"/>
                <w:bCs/>
                <w:lang w:bidi="th-TH"/>
              </w:rPr>
              <w:t>Edit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>”</w:t>
            </w:r>
          </w:p>
          <w:p w:rsidR="00B84217" w:rsidP="00B84217" w:rsidRDefault="00B84217" w14:paraId="7C684C8F" w14:textId="77777777">
            <w:pPr>
              <w:spacing w:before="240" w:after="0"/>
            </w:pPr>
            <w:r>
              <w:rPr>
                <w:rFonts w:hint="cs"/>
                <w:cs/>
              </w:rPr>
              <w:t>เมื่อกดปุ่ม</w:t>
            </w:r>
          </w:p>
          <w:p w:rsidR="00B84217" w:rsidP="00B84217" w:rsidRDefault="00B84217" w14:paraId="484E07D4" w14:textId="77777777">
            <w:pPr>
              <w:pStyle w:val="ListParagraph"/>
              <w:numPr>
                <w:ilvl w:val="0"/>
                <w:numId w:val="6"/>
              </w:numPr>
              <w:spacing w:after="0" w:line="259" w:lineRule="auto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Validate </w:t>
            </w:r>
            <w:r>
              <w:rPr>
                <w:rFonts w:hint="cs" w:cs="Angsana New"/>
                <w:cs/>
              </w:rPr>
              <w:t>ข้อมูลในหน้าจอ</w:t>
            </w:r>
          </w:p>
          <w:p w:rsidRPr="00D50FB8" w:rsidR="00B84217" w:rsidP="00B84217" w:rsidRDefault="00B84217" w14:paraId="748F2FD9" w14:textId="77777777">
            <w:pPr>
              <w:pStyle w:val="ListParagraph"/>
              <w:numPr>
                <w:ilvl w:val="0"/>
                <w:numId w:val="6"/>
              </w:numPr>
              <w:spacing w:after="0" w:line="259" w:lineRule="auto"/>
            </w:pPr>
            <w:r>
              <w:t xml:space="preserve">Sort Row </w:t>
            </w:r>
            <w:r>
              <w:rPr>
                <w:rFonts w:hint="cs"/>
                <w:cs/>
              </w:rPr>
              <w:t xml:space="preserve">ตาม </w:t>
            </w:r>
            <w:r>
              <w:t xml:space="preserve">Network </w:t>
            </w:r>
            <w:r>
              <w:rPr>
                <w:rFonts w:cs="Angsana New"/>
                <w:cs/>
              </w:rPr>
              <w:t>(</w:t>
            </w:r>
            <w:r>
              <w:t xml:space="preserve">All Network, </w:t>
            </w:r>
            <w:r>
              <w:rPr>
                <w:szCs w:val="36"/>
              </w:rPr>
              <w:t>AIS Network</w:t>
            </w:r>
            <w:r>
              <w:t>, Other Network</w:t>
            </w:r>
            <w:r>
              <w:rPr>
                <w:rFonts w:cs="Angsana New"/>
                <w:cs/>
              </w:rPr>
              <w:t>)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(</w:t>
            </w:r>
            <w:r>
              <w:rPr>
                <w:rFonts w:hint="cs"/>
                <w:cs/>
              </w:rPr>
              <w:t xml:space="preserve">รวมถึงข้อมูลที่กำลังจะ </w:t>
            </w:r>
            <w:r>
              <w:t xml:space="preserve">Add </w:t>
            </w:r>
            <w:r>
              <w:rPr>
                <w:rFonts w:hint="cs"/>
                <w:cs/>
              </w:rPr>
              <w:t>เข้ามาใหม่</w:t>
            </w:r>
            <w:r>
              <w:rPr>
                <w:rFonts w:cs="Angsana New"/>
                <w:cs/>
              </w:rPr>
              <w:t>)</w:t>
            </w:r>
          </w:p>
          <w:p w:rsidR="00B84217" w:rsidP="00B84217" w:rsidRDefault="00B84217" w14:paraId="342B7DE3" w14:textId="77777777">
            <w:pPr>
              <w:pStyle w:val="ListParagraph"/>
              <w:numPr>
                <w:ilvl w:val="0"/>
                <w:numId w:val="6"/>
              </w:numPr>
              <w:spacing w:after="0" w:line="259" w:lineRule="auto"/>
            </w:pPr>
            <w:r>
              <w:t xml:space="preserve">Sort Row </w:t>
            </w:r>
            <w:r>
              <w:rPr>
                <w:rFonts w:hint="cs"/>
                <w:cs/>
              </w:rPr>
              <w:t xml:space="preserve">ตาม </w:t>
            </w:r>
            <w:r>
              <w:t xml:space="preserve">Day of week </w:t>
            </w:r>
            <w:r>
              <w:rPr>
                <w:rFonts w:cs="Angsana New"/>
                <w:cs/>
              </w:rPr>
              <w:t>(</w:t>
            </w:r>
            <w:r>
              <w:t xml:space="preserve">Everyday, </w:t>
            </w:r>
            <w:r>
              <w:rPr>
                <w:szCs w:val="36"/>
              </w:rPr>
              <w:t>Weekday</w:t>
            </w:r>
            <w:r>
              <w:t>, Weekend</w:t>
            </w:r>
            <w:r>
              <w:rPr>
                <w:rFonts w:cs="Angsana New"/>
                <w:cs/>
              </w:rPr>
              <w:t>)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(</w:t>
            </w:r>
            <w:r>
              <w:rPr>
                <w:rFonts w:hint="cs"/>
                <w:cs/>
              </w:rPr>
              <w:t xml:space="preserve">รวมถึงข้อมูลที่กำลังจะ </w:t>
            </w:r>
            <w:r>
              <w:t xml:space="preserve">Add </w:t>
            </w:r>
            <w:r>
              <w:rPr>
                <w:rFonts w:hint="cs"/>
                <w:cs/>
              </w:rPr>
              <w:t>เข้ามาใหม่</w:t>
            </w:r>
            <w:r>
              <w:rPr>
                <w:rFonts w:cs="Angsana New"/>
                <w:cs/>
              </w:rPr>
              <w:t>)</w:t>
            </w:r>
          </w:p>
          <w:p w:rsidR="00B84217" w:rsidP="00B84217" w:rsidRDefault="00B84217" w14:paraId="0389303B" w14:textId="77777777">
            <w:pPr>
              <w:pStyle w:val="ListParagraph"/>
              <w:numPr>
                <w:ilvl w:val="0"/>
                <w:numId w:val="6"/>
              </w:numPr>
              <w:spacing w:after="0" w:line="259" w:lineRule="auto"/>
            </w:pPr>
            <w:r>
              <w:t xml:space="preserve">Sort Row </w:t>
            </w:r>
            <w:r>
              <w:rPr>
                <w:rFonts w:hint="cs"/>
                <w:cs/>
              </w:rPr>
              <w:t xml:space="preserve">ตาม </w:t>
            </w:r>
            <w:r>
              <w:t xml:space="preserve">FromTiming </w:t>
            </w:r>
            <w:r>
              <w:rPr>
                <w:rFonts w:cs="Angsana New"/>
                <w:cs/>
              </w:rPr>
              <w:t>(</w:t>
            </w:r>
            <w:r>
              <w:t>AM, PM</w:t>
            </w:r>
            <w:r>
              <w:rPr>
                <w:rFonts w:cs="Angsana New"/>
                <w:cs/>
              </w:rPr>
              <w:t>) (</w:t>
            </w:r>
            <w:r>
              <w:rPr>
                <w:rFonts w:hint="cs"/>
                <w:cs/>
              </w:rPr>
              <w:t xml:space="preserve">รวมถึงข้อมูลที่กำลังจะ </w:t>
            </w:r>
            <w:r>
              <w:t xml:space="preserve">Add </w:t>
            </w:r>
            <w:r>
              <w:rPr>
                <w:rFonts w:hint="cs"/>
                <w:cs/>
              </w:rPr>
              <w:t>เข้ามาใหม่</w:t>
            </w:r>
            <w:r>
              <w:rPr>
                <w:rFonts w:cs="Angsana New"/>
                <w:cs/>
              </w:rPr>
              <w:t>)</w:t>
            </w:r>
          </w:p>
          <w:p w:rsidR="00B84217" w:rsidP="00B84217" w:rsidRDefault="00B84217" w14:paraId="410BF4D7" w14:textId="640BD474">
            <w:pPr>
              <w:pStyle w:val="ListParagraph"/>
              <w:numPr>
                <w:ilvl w:val="0"/>
                <w:numId w:val="6"/>
              </w:numPr>
              <w:spacing w:after="0" w:line="259" w:lineRule="auto"/>
            </w:pPr>
            <w:r>
              <w:rPr>
                <w:rFonts w:hint="cs"/>
                <w:cs/>
              </w:rPr>
              <w:t xml:space="preserve">ถ้าเป็น </w:t>
            </w:r>
            <w:r>
              <w:t>Product</w:t>
            </w:r>
            <w:r>
              <w:rPr>
                <w:rFonts w:hint="cs"/>
                <w:cs/>
              </w:rPr>
              <w:t xml:space="preserve"> </w:t>
            </w:r>
            <w:r>
              <w:t>Class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เป็นค่า </w:t>
            </w:r>
            <w:r>
              <w:rPr>
                <w:rFonts w:cs="Angsana New"/>
                <w:cs/>
              </w:rPr>
              <w:t>“</w:t>
            </w:r>
            <w:r>
              <w:t>Main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ให้ </w:t>
            </w:r>
            <w:r>
              <w:t xml:space="preserve">Auto populated ToTiming </w:t>
            </w:r>
            <w:r>
              <w:rPr>
                <w:rFonts w:hint="cs"/>
                <w:cs/>
              </w:rPr>
              <w:t xml:space="preserve">ตาม </w:t>
            </w:r>
            <w:r>
              <w:t xml:space="preserve">Logic </w:t>
            </w:r>
            <w:r>
              <w:rPr>
                <w:rFonts w:hint="cs"/>
                <w:cs/>
              </w:rPr>
              <w:t>ด้านล่าง</w:t>
            </w:r>
            <w:r>
              <w:rPr>
                <w:rFonts w:cs="Angsana New"/>
                <w:cs/>
              </w:rPr>
              <w:t xml:space="preserve"> </w:t>
            </w:r>
          </w:p>
          <w:p w:rsidR="00B84217" w:rsidP="00B84217" w:rsidRDefault="00B84217" w14:paraId="02BCB8CC" w14:textId="77777777">
            <w:pPr>
              <w:pStyle w:val="ListParagraph"/>
              <w:numPr>
                <w:ilvl w:val="1"/>
                <w:numId w:val="6"/>
              </w:numPr>
              <w:spacing w:after="0" w:line="259" w:lineRule="auto"/>
            </w:pPr>
            <w:r>
              <w:rPr>
                <w:rFonts w:hint="cs"/>
                <w:cs/>
              </w:rPr>
              <w:t xml:space="preserve">ถ้าไม่ใช่ </w:t>
            </w:r>
            <w:r>
              <w:t xml:space="preserve">Row </w:t>
            </w:r>
            <w:r>
              <w:rPr>
                <w:rFonts w:hint="cs"/>
                <w:cs/>
              </w:rPr>
              <w:t xml:space="preserve">สุดท้ายให้นำ </w:t>
            </w:r>
            <w:r>
              <w:t xml:space="preserve">FromTiming </w:t>
            </w:r>
            <w:r>
              <w:rPr>
                <w:rFonts w:hint="cs"/>
                <w:cs/>
              </w:rPr>
              <w:t xml:space="preserve">ของ </w:t>
            </w:r>
            <w:r>
              <w:t xml:space="preserve">Row </w:t>
            </w:r>
            <w:r>
              <w:rPr>
                <w:rFonts w:hint="cs"/>
                <w:cs/>
              </w:rPr>
              <w:t xml:space="preserve">ถัดไป ลบด้วย </w:t>
            </w:r>
            <w:r>
              <w:t>1</w:t>
            </w:r>
            <w:r>
              <w:rPr>
                <w:rFonts w:hint="cs"/>
                <w:cs/>
              </w:rPr>
              <w:t xml:space="preserve"> วินาที</w:t>
            </w:r>
          </w:p>
          <w:p w:rsidR="00B84217" w:rsidP="00B84217" w:rsidRDefault="00B84217" w14:paraId="1D0A11AD" w14:textId="77777777">
            <w:pPr>
              <w:pStyle w:val="ListParagraph"/>
              <w:numPr>
                <w:ilvl w:val="1"/>
                <w:numId w:val="6"/>
              </w:numPr>
              <w:spacing w:after="0" w:line="259" w:lineRule="auto"/>
            </w:pPr>
            <w:r>
              <w:rPr>
                <w:rFonts w:hint="cs"/>
                <w:cs/>
              </w:rPr>
              <w:t xml:space="preserve">ถ้าเป็น </w:t>
            </w:r>
            <w:r>
              <w:t xml:space="preserve">Row </w:t>
            </w:r>
            <w:r>
              <w:rPr>
                <w:rFonts w:hint="cs"/>
                <w:cs/>
              </w:rPr>
              <w:t xml:space="preserve">สุดท้ายให้นำ </w:t>
            </w:r>
            <w:r>
              <w:t xml:space="preserve">FromTiming </w:t>
            </w:r>
            <w:r>
              <w:rPr>
                <w:rFonts w:hint="cs"/>
                <w:cs/>
              </w:rPr>
              <w:t xml:space="preserve">ของ </w:t>
            </w:r>
            <w:r>
              <w:t xml:space="preserve">Row </w:t>
            </w:r>
            <w:r>
              <w:rPr>
                <w:rFonts w:hint="cs"/>
                <w:cs/>
              </w:rPr>
              <w:t xml:space="preserve">แรก ลบด้วย </w:t>
            </w:r>
            <w:r>
              <w:t>1</w:t>
            </w:r>
            <w:r>
              <w:rPr>
                <w:rFonts w:hint="cs"/>
                <w:cs/>
              </w:rPr>
              <w:t xml:space="preserve"> วินาที</w:t>
            </w:r>
          </w:p>
          <w:p w:rsidRPr="00F411C7" w:rsidR="00B84217" w:rsidP="00B84217" w:rsidRDefault="00B84217" w14:paraId="2654C9BB" w14:textId="77777777">
            <w:pPr>
              <w:pStyle w:val="ListParagraph"/>
              <w:numPr>
                <w:ilvl w:val="0"/>
                <w:numId w:val="6"/>
              </w:numPr>
              <w:spacing w:after="160" w:line="259" w:lineRule="auto"/>
              <w:rPr>
                <w:cs/>
              </w:rPr>
            </w:pPr>
            <w:r w:rsidRPr="00F411C7">
              <w:rPr>
                <w:rFonts w:cs="Angsana New"/>
                <w:cs/>
              </w:rPr>
              <w:t xml:space="preserve">ให้ทำการเคลียร์ค่า </w:t>
            </w:r>
            <w:r w:rsidRPr="00F411C7">
              <w:rPr>
                <w:rFonts w:hint="cs" w:cs="Angsana New"/>
                <w:cs/>
              </w:rPr>
              <w:t xml:space="preserve">และ </w:t>
            </w:r>
            <w:r w:rsidRPr="00F411C7">
              <w:rPr>
                <w:rFonts w:cs="CordiaUPC"/>
              </w:rPr>
              <w:t>Invisible</w:t>
            </w:r>
            <w:r w:rsidRPr="00F411C7">
              <w:rPr>
                <w:rFonts w:cs="CordiaUPC"/>
                <w:szCs w:val="36"/>
              </w:rPr>
              <w:t xml:space="preserve"> Detail Section</w:t>
            </w:r>
          </w:p>
        </w:tc>
      </w:tr>
      <w:tr w:rsidRPr="008979A8" w:rsidR="00B84217" w:rsidTr="00F9348E" w14:paraId="21C6B99F" w14:textId="77777777">
        <w:tc>
          <w:tcPr>
            <w:tcW w:w="1026" w:type="pct"/>
          </w:tcPr>
          <w:p w:rsidR="00B84217" w:rsidP="00B84217" w:rsidRDefault="00B84217" w14:paraId="302BA797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ปุ่ม </w:t>
            </w:r>
            <w:r>
              <w:rPr>
                <w:rFonts w:cs="CordiaUPC"/>
              </w:rPr>
              <w:t>Cancel</w:t>
            </w:r>
          </w:p>
        </w:tc>
        <w:tc>
          <w:tcPr>
            <w:tcW w:w="900" w:type="pct"/>
          </w:tcPr>
          <w:p w:rsidR="00B84217" w:rsidP="00B84217" w:rsidRDefault="00B84217" w14:paraId="15C908ED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Button</w:t>
            </w:r>
          </w:p>
        </w:tc>
        <w:tc>
          <w:tcPr>
            <w:tcW w:w="3074" w:type="pct"/>
          </w:tcPr>
          <w:p w:rsidR="00B84217" w:rsidP="00B84217" w:rsidRDefault="00B84217" w14:paraId="5C6820FF" w14:textId="77777777">
            <w:pPr>
              <w:rPr>
                <w:rFonts w:cs="CordiaUPC"/>
                <w:cs/>
              </w:rPr>
            </w:pPr>
            <w:r>
              <w:rPr>
                <w:rFonts w:hint="cs"/>
                <w:cs/>
              </w:rPr>
              <w:t xml:space="preserve">ให้ทำการเคลียร์ค่าใน </w:t>
            </w:r>
            <w:r>
              <w:t>Detail Section</w:t>
            </w:r>
            <w:r>
              <w:rPr>
                <w:rFonts w:hint="cs"/>
                <w:cs/>
              </w:rPr>
              <w:t xml:space="preserve"> และทำการ </w:t>
            </w:r>
            <w:r>
              <w:t>Invisible Detail Section</w:t>
            </w:r>
          </w:p>
        </w:tc>
      </w:tr>
      <w:tr w:rsidRPr="008979A8" w:rsidR="00B84217" w:rsidTr="00F9348E" w14:paraId="25B3A553" w14:textId="77777777">
        <w:tc>
          <w:tcPr>
            <w:tcW w:w="5000" w:type="pct"/>
            <w:gridSpan w:val="3"/>
            <w:shd w:val="clear" w:color="auto" w:fill="C2D69B" w:themeFill="accent3" w:themeFillTint="99"/>
          </w:tcPr>
          <w:p w:rsidR="00B84217" w:rsidP="00B84217" w:rsidRDefault="00B84217" w14:paraId="5FCBBA36" w14:textId="77777777">
            <w:pPr>
              <w:pStyle w:val="HeaderTable"/>
              <w:rPr>
                <w:rtl/>
                <w:cs/>
              </w:rPr>
            </w:pPr>
            <w:r>
              <w:t>End Detail Section</w:t>
            </w:r>
          </w:p>
        </w:tc>
      </w:tr>
    </w:tbl>
    <w:p w:rsidRPr="008979A8" w:rsidR="00F9348E" w:rsidP="00BB3F68" w:rsidRDefault="00F9348E" w14:paraId="77DA36B8" w14:textId="77777777">
      <w:pPr>
        <w:pStyle w:val="Heading3"/>
        <w:numPr>
          <w:ilvl w:val="0"/>
          <w:numId w:val="65"/>
        </w:numPr>
        <w:rPr>
          <w:rFonts w:ascii="CordiaUPC" w:hAnsi="CordiaUPC" w:cs="CordiaUPC"/>
          <w:sz w:val="32"/>
          <w:szCs w:val="32"/>
        </w:rPr>
      </w:pPr>
      <w:r w:rsidRPr="008979A8">
        <w:rPr>
          <w:rFonts w:ascii="CordiaUPC" w:hAnsi="CordiaUPC" w:cs="CordiaUPC"/>
          <w:sz w:val="32"/>
          <w:szCs w:val="32"/>
        </w:rPr>
        <w:t>Script Validation</w:t>
      </w:r>
    </w:p>
    <w:tbl>
      <w:tblPr>
        <w:tblW w:w="4938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386"/>
        <w:gridCol w:w="2899"/>
        <w:gridCol w:w="3314"/>
        <w:gridCol w:w="1305"/>
      </w:tblGrid>
      <w:tr w:rsidRPr="008979A8" w:rsidR="00F9348E" w:rsidTr="00F9348E" w14:paraId="10E284C4" w14:textId="77777777">
        <w:trPr>
          <w:cantSplit/>
          <w:tblHeader/>
        </w:trPr>
        <w:tc>
          <w:tcPr>
            <w:tcW w:w="778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F9348E" w:rsidP="00F9348E" w:rsidRDefault="00F9348E" w14:paraId="09721B52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Error Code</w:t>
            </w:r>
          </w:p>
        </w:tc>
        <w:tc>
          <w:tcPr>
            <w:tcW w:w="1628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F9348E" w:rsidP="00F9348E" w:rsidRDefault="00F9348E" w14:paraId="798ED09C" w14:textId="77777777">
            <w:pPr>
              <w:rPr>
                <w:rFonts w:cs="CordiaUPC"/>
                <w:b/>
                <w:bCs/>
              </w:rPr>
            </w:pPr>
            <w:r>
              <w:rPr>
                <w:rFonts w:cs="CordiaUPC"/>
                <w:b/>
                <w:bCs/>
              </w:rPr>
              <w:t xml:space="preserve">Error Message </w:t>
            </w:r>
          </w:p>
        </w:tc>
        <w:tc>
          <w:tcPr>
            <w:tcW w:w="1861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F9348E" w:rsidP="00F9348E" w:rsidRDefault="00F9348E" w14:paraId="76E5D6DF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Logic</w:t>
            </w:r>
          </w:p>
        </w:tc>
        <w:tc>
          <w:tcPr>
            <w:tcW w:w="733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F9348E" w:rsidP="00F9348E" w:rsidRDefault="00F9348E" w14:paraId="6A711FEC" w14:textId="77777777">
            <w:pPr>
              <w:rPr>
                <w:rFonts w:cs="CordiaUPC"/>
                <w:b/>
                <w:bCs/>
              </w:rPr>
            </w:pPr>
            <w:r>
              <w:rPr>
                <w:rFonts w:cs="CordiaUPC"/>
                <w:b/>
                <w:bCs/>
              </w:rPr>
              <w:t>Submit Call</w:t>
            </w:r>
          </w:p>
        </w:tc>
      </w:tr>
      <w:tr w:rsidR="00F9348E" w:rsidTr="00F9348E" w14:paraId="0AED85C3" w14:textId="77777777">
        <w:tc>
          <w:tcPr>
            <w:tcW w:w="778" w:type="pct"/>
          </w:tcPr>
          <w:p w:rsidRPr="00792590" w:rsidR="00F9348E" w:rsidP="00F9348E" w:rsidRDefault="00F9348E" w14:paraId="5D0C197C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>00004</w:t>
            </w:r>
          </w:p>
        </w:tc>
        <w:tc>
          <w:tcPr>
            <w:tcW w:w="1628" w:type="pct"/>
          </w:tcPr>
          <w:p w:rsidRPr="00E02D8D" w:rsidR="00F9348E" w:rsidP="00BE1F76" w:rsidRDefault="00F9348E" w14:paraId="343A926C" w14:textId="22F9447B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On </w:t>
            </w:r>
            <w:r w:rsidR="00CB2E7A">
              <w:rPr>
                <w:rFonts w:cs="CordiaUPC"/>
              </w:rPr>
              <w:t xml:space="preserve">Voice </w:t>
            </w:r>
            <w:r>
              <w:rPr>
                <w:rFonts w:cs="CordiaUPC"/>
              </w:rPr>
              <w:t xml:space="preserve">Rating, </w:t>
            </w:r>
            <w:r w:rsidRPr="00622722">
              <w:rPr>
                <w:rFonts w:cs="CordiaUPC"/>
              </w:rPr>
              <w:t>Price Type Pattern</w:t>
            </w:r>
            <w:r w:rsidRPr="00D151BA">
              <w:rPr>
                <w:rFonts w:cs="CordiaUPC"/>
              </w:rPr>
              <w:t xml:space="preserve"> is required</w:t>
            </w:r>
            <w:r w:rsidR="00BE1F76">
              <w:rPr>
                <w:rFonts w:cs="CordiaUPC"/>
              </w:rPr>
              <w:t xml:space="preserve"> when </w:t>
            </w:r>
            <w:r w:rsidR="00CB2E7A">
              <w:rPr>
                <w:rFonts w:cs="CordiaUPC"/>
              </w:rPr>
              <w:t xml:space="preserve">Product Class is </w:t>
            </w:r>
            <w:r w:rsidR="00CB2E7A">
              <w:rPr>
                <w:rFonts w:cs="Angsana New"/>
                <w:cs/>
              </w:rPr>
              <w:t>“</w:t>
            </w:r>
            <w:r w:rsidR="00CB2E7A">
              <w:rPr>
                <w:rFonts w:cs="CordiaUPC"/>
              </w:rPr>
              <w:t>Main</w:t>
            </w:r>
            <w:r w:rsidR="00CB2E7A">
              <w:rPr>
                <w:rFonts w:cs="Angsana New"/>
                <w:cs/>
              </w:rPr>
              <w:t>”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F9348E" w:rsidP="00A64494" w:rsidRDefault="00F9348E" w14:paraId="33C3A871" w14:textId="77777777">
            <w:pPr>
              <w:pStyle w:val="NoSpacing"/>
              <w:spacing w:after="240"/>
              <w:rPr>
                <w:rFonts w:ascii="CordiaUPC" w:hAnsi="CordiaUPC"/>
                <w:sz w:val="28"/>
              </w:rPr>
            </w:pPr>
            <w:r>
              <w:rPr>
                <w:rFonts w:hint="cs" w:ascii="CordiaUPC" w:hAnsi="CordiaUPC"/>
                <w:sz w:val="28"/>
                <w:cs/>
              </w:rPr>
              <w:t>ถ้า</w:t>
            </w:r>
            <w:r w:rsidRPr="00734543">
              <w:rPr>
                <w:rFonts w:hint="cs" w:ascii="CordiaUPC" w:hAnsi="CordiaUPC"/>
                <w:sz w:val="28"/>
                <w:cs/>
              </w:rPr>
              <w:t xml:space="preserve"> </w:t>
            </w:r>
            <w:r w:rsidR="00CB2E7A">
              <w:rPr>
                <w:rFonts w:ascii="CordiaUPC" w:hAnsi="CordiaUPC"/>
                <w:sz w:val="28"/>
              </w:rPr>
              <w:t xml:space="preserve">Product Class </w:t>
            </w:r>
            <w:r w:rsidR="00CB2E7A">
              <w:rPr>
                <w:rFonts w:hint="cs" w:ascii="CordiaUPC" w:hAnsi="CordiaUPC"/>
                <w:sz w:val="28"/>
                <w:cs/>
              </w:rPr>
              <w:t xml:space="preserve">มีค่าเป็น </w:t>
            </w:r>
            <w:r w:rsidR="00CB2E7A">
              <w:rPr>
                <w:rFonts w:ascii="CordiaUPC" w:hAnsi="CordiaUPC" w:cs="Angsana New"/>
                <w:sz w:val="28"/>
                <w:cs/>
              </w:rPr>
              <w:t>“</w:t>
            </w:r>
            <w:r w:rsidR="00CB2E7A">
              <w:rPr>
                <w:rFonts w:ascii="CordiaUPC" w:hAnsi="CordiaUPC"/>
                <w:sz w:val="28"/>
              </w:rPr>
              <w:t>Main</w:t>
            </w:r>
            <w:r w:rsidR="00CB2E7A">
              <w:rPr>
                <w:rFonts w:ascii="CordiaUPC" w:hAnsi="CordiaUPC" w:cs="Angsana New"/>
                <w:sz w:val="28"/>
                <w:cs/>
              </w:rPr>
              <w:t xml:space="preserve">” </w:t>
            </w:r>
            <w:r>
              <w:rPr>
                <w:rFonts w:hint="cs" w:ascii="CordiaUPC" w:hAnsi="CordiaUPC"/>
                <w:sz w:val="28"/>
                <w:cs/>
              </w:rPr>
              <w:t xml:space="preserve">ดังนั้น </w:t>
            </w:r>
            <w:r w:rsidRPr="00143329">
              <w:rPr>
                <w:rFonts w:ascii="CordiaUPC" w:hAnsi="CordiaUPC"/>
                <w:sz w:val="28"/>
              </w:rPr>
              <w:t>Price Type Pattern</w:t>
            </w:r>
            <w:r w:rsidRPr="00143329">
              <w:rPr>
                <w:rFonts w:ascii="CordiaUPC" w:hAnsi="CordiaUPC"/>
                <w:sz w:val="28"/>
                <w:cs/>
              </w:rPr>
              <w:t xml:space="preserve"> เป็น </w:t>
            </w:r>
            <w:r w:rsidR="00BE1F76">
              <w:rPr>
                <w:rFonts w:ascii="CordiaUPC" w:hAnsi="CordiaUPC"/>
                <w:sz w:val="28"/>
              </w:rPr>
              <w:t>Mandatory</w:t>
            </w:r>
          </w:p>
          <w:p w:rsidRPr="00BE1F76" w:rsidR="00F65401" w:rsidP="00E06F02" w:rsidRDefault="00F65401" w14:paraId="71DDEFE4" w14:textId="58D5E0DC">
            <w:pPr>
              <w:pStyle w:val="NoSpacing"/>
              <w:rPr>
                <w:rFonts w:ascii="CordiaUPC" w:hAnsi="CordiaUPC"/>
                <w:sz w:val="28"/>
                <w:cs/>
              </w:rPr>
            </w:pPr>
            <w:r>
              <w:rPr>
                <w:rFonts w:hint="cs" w:ascii="CordiaUPC" w:hAnsi="CordiaUPC"/>
                <w:sz w:val="28"/>
                <w:cs/>
              </w:rPr>
              <w:t>หมายเหตุ เฉพาะ</w:t>
            </w:r>
            <w:r w:rsidR="00E06F02">
              <w:rPr>
                <w:rFonts w:hint="cs" w:ascii="CordiaUPC" w:hAnsi="CordiaUPC"/>
                <w:sz w:val="28"/>
                <w:cs/>
              </w:rPr>
              <w:t>เคสไม่ใช่ของ</w:t>
            </w:r>
            <w:r>
              <w:rPr>
                <w:rFonts w:hint="cs" w:ascii="CordiaUPC" w:hAnsi="CordiaUPC"/>
                <w:sz w:val="28"/>
                <w:cs/>
              </w:rPr>
              <w:t xml:space="preserve"> </w:t>
            </w:r>
            <w:r>
              <w:rPr>
                <w:rFonts w:ascii="CordiaUPC" w:hAnsi="CordiaUPC"/>
                <w:sz w:val="28"/>
              </w:rPr>
              <w:t xml:space="preserve">customerType </w:t>
            </w:r>
            <w:r w:rsidR="00E06F02">
              <w:rPr>
                <w:rFonts w:ascii="CordiaUPC" w:hAnsi="CordiaUPC" w:cs="Angsana New"/>
                <w:sz w:val="28"/>
                <w:cs/>
              </w:rPr>
              <w:t>=</w:t>
            </w:r>
            <w:r>
              <w:rPr>
                <w:rFonts w:ascii="CordiaUPC" w:hAnsi="CordiaUPC" w:cs="Angsana New"/>
                <w:sz w:val="28"/>
                <w:cs/>
              </w:rPr>
              <w:t xml:space="preserve"> “</w:t>
            </w:r>
            <w:r>
              <w:rPr>
                <w:rFonts w:ascii="CordiaUPC" w:hAnsi="CordiaUPC"/>
                <w:sz w:val="28"/>
              </w:rPr>
              <w:t>Pre</w:t>
            </w:r>
            <w:r>
              <w:rPr>
                <w:rFonts w:ascii="CordiaUPC" w:hAnsi="CordiaUPC" w:cs="Angsana New"/>
                <w:sz w:val="28"/>
                <w:cs/>
              </w:rPr>
              <w:t>-</w:t>
            </w:r>
            <w:r>
              <w:rPr>
                <w:rFonts w:ascii="CordiaUPC" w:hAnsi="CordiaUPC"/>
                <w:sz w:val="28"/>
              </w:rPr>
              <w:t>paid</w:t>
            </w:r>
            <w:r>
              <w:rPr>
                <w:rFonts w:ascii="CordiaUPC" w:hAnsi="CordiaUPC" w:cs="Angsana New"/>
                <w:sz w:val="28"/>
                <w:cs/>
              </w:rPr>
              <w:t xml:space="preserve">” </w:t>
            </w:r>
            <w:r>
              <w:rPr>
                <w:rFonts w:hint="cs" w:ascii="CordiaUPC" w:hAnsi="CordiaUPC"/>
                <w:sz w:val="28"/>
                <w:cs/>
              </w:rPr>
              <w:t xml:space="preserve">และ </w:t>
            </w:r>
            <w:r>
              <w:rPr>
                <w:rFonts w:ascii="CordiaUPC" w:hAnsi="CordiaUPC"/>
                <w:sz w:val="28"/>
              </w:rPr>
              <w:t xml:space="preserve">productClass </w:t>
            </w:r>
            <w:r w:rsidR="00E06F02">
              <w:rPr>
                <w:rFonts w:ascii="CordiaUPC" w:hAnsi="CordiaUPC" w:cs="Angsana New"/>
                <w:sz w:val="28"/>
                <w:cs/>
              </w:rPr>
              <w:t>=</w:t>
            </w:r>
            <w:r>
              <w:rPr>
                <w:rFonts w:ascii="CordiaUPC" w:hAnsi="CordiaUPC" w:cs="Angsana New"/>
                <w:sz w:val="28"/>
                <w:cs/>
              </w:rPr>
              <w:t xml:space="preserve"> “</w:t>
            </w:r>
            <w:r>
              <w:rPr>
                <w:rFonts w:ascii="CordiaUPC" w:hAnsi="CordiaUPC"/>
                <w:sz w:val="28"/>
              </w:rPr>
              <w:t>Main</w:t>
            </w:r>
            <w:r>
              <w:rPr>
                <w:rFonts w:ascii="CordiaUPC" w:hAnsi="CordiaUPC" w:cs="Angsana New"/>
                <w:sz w:val="28"/>
                <w:cs/>
              </w:rPr>
              <w:t>”</w:t>
            </w:r>
          </w:p>
        </w:tc>
        <w:tc>
          <w:tcPr>
            <w:tcW w:w="733" w:type="pct"/>
          </w:tcPr>
          <w:p w:rsidR="00F9348E" w:rsidP="00F9348E" w:rsidRDefault="00F9348E" w14:paraId="6A48EE5E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F65401" w:rsidTr="00F9348E" w14:paraId="4FDB3BD5" w14:textId="77777777">
        <w:tc>
          <w:tcPr>
            <w:tcW w:w="778" w:type="pct"/>
          </w:tcPr>
          <w:p w:rsidR="00F65401" w:rsidP="00F9348E" w:rsidRDefault="00F65401" w14:paraId="07EA2BDB" w14:textId="40BA3717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>00004</w:t>
            </w:r>
          </w:p>
        </w:tc>
        <w:tc>
          <w:tcPr>
            <w:tcW w:w="1628" w:type="pct"/>
          </w:tcPr>
          <w:p w:rsidR="00F65401" w:rsidP="00E06F02" w:rsidRDefault="00E06F02" w14:paraId="3DA12589" w14:textId="179085AF">
            <w:pPr>
              <w:rPr>
                <w:rFonts w:cs="CordiaUPC"/>
              </w:rPr>
            </w:pPr>
            <w:r>
              <w:t xml:space="preserve">On {1}, </w:t>
            </w:r>
            <w:r w:rsidR="00F65401">
              <w:rPr>
                <w:rFonts w:cs="CordiaUPC"/>
              </w:rPr>
              <w:t xml:space="preserve">On Voice Rating, </w:t>
            </w:r>
            <w:r w:rsidRPr="00622722" w:rsidR="00F65401">
              <w:rPr>
                <w:rFonts w:cs="CordiaUPC"/>
              </w:rPr>
              <w:t>Price Type Pattern</w:t>
            </w:r>
            <w:r w:rsidRPr="00D151BA" w:rsidR="00F65401">
              <w:rPr>
                <w:rFonts w:cs="CordiaUPC"/>
              </w:rPr>
              <w:t xml:space="preserve"> is required</w:t>
            </w:r>
            <w:r w:rsidR="00F65401">
              <w:rPr>
                <w:rFonts w:cs="CordiaUPC"/>
              </w:rPr>
              <w:t xml:space="preserve"> when Product Class is </w:t>
            </w:r>
            <w:r w:rsidR="00F65401">
              <w:rPr>
                <w:rFonts w:cs="Angsana New"/>
                <w:cs/>
              </w:rPr>
              <w:t>“</w:t>
            </w:r>
            <w:r w:rsidR="00F65401">
              <w:rPr>
                <w:rFonts w:cs="CordiaUPC"/>
              </w:rPr>
              <w:t>Main</w:t>
            </w:r>
            <w:r w:rsidR="00F65401">
              <w:rPr>
                <w:rFonts w:cs="Angsana New"/>
                <w:cs/>
              </w:rPr>
              <w:t>”.</w:t>
            </w:r>
          </w:p>
        </w:tc>
        <w:tc>
          <w:tcPr>
            <w:tcW w:w="1861" w:type="pct"/>
          </w:tcPr>
          <w:p w:rsidR="00F65401" w:rsidP="00A64494" w:rsidRDefault="00F65401" w14:paraId="3DAE7729" w14:textId="77777777">
            <w:pPr>
              <w:pStyle w:val="NoSpacing"/>
              <w:spacing w:after="240"/>
              <w:rPr>
                <w:rFonts w:ascii="CordiaUPC" w:hAnsi="CordiaUPC"/>
                <w:sz w:val="28"/>
              </w:rPr>
            </w:pPr>
            <w:r>
              <w:rPr>
                <w:rFonts w:hint="cs" w:ascii="CordiaUPC" w:hAnsi="CordiaUPC"/>
                <w:sz w:val="28"/>
                <w:cs/>
              </w:rPr>
              <w:t>ถ้า</w:t>
            </w:r>
            <w:r w:rsidRPr="00734543">
              <w:rPr>
                <w:rFonts w:hint="cs" w:ascii="CordiaUPC" w:hAnsi="CordiaUPC"/>
                <w:sz w:val="28"/>
                <w:cs/>
              </w:rPr>
              <w:t xml:space="preserve"> </w:t>
            </w:r>
            <w:r>
              <w:rPr>
                <w:rFonts w:ascii="CordiaUPC" w:hAnsi="CordiaUPC"/>
                <w:sz w:val="28"/>
              </w:rPr>
              <w:t xml:space="preserve">Product Class </w:t>
            </w:r>
            <w:r>
              <w:rPr>
                <w:rFonts w:hint="cs" w:ascii="CordiaUPC" w:hAnsi="CordiaUPC"/>
                <w:sz w:val="28"/>
                <w:cs/>
              </w:rPr>
              <w:t xml:space="preserve">มีค่าเป็น </w:t>
            </w:r>
            <w:r>
              <w:rPr>
                <w:rFonts w:ascii="CordiaUPC" w:hAnsi="CordiaUPC" w:cs="Angsana New"/>
                <w:sz w:val="28"/>
                <w:cs/>
              </w:rPr>
              <w:t>“</w:t>
            </w:r>
            <w:r>
              <w:rPr>
                <w:rFonts w:ascii="CordiaUPC" w:hAnsi="CordiaUPC"/>
                <w:sz w:val="28"/>
              </w:rPr>
              <w:t>Main</w:t>
            </w:r>
            <w:r>
              <w:rPr>
                <w:rFonts w:ascii="CordiaUPC" w:hAnsi="CordiaUPC" w:cs="Angsana New"/>
                <w:sz w:val="28"/>
                <w:cs/>
              </w:rPr>
              <w:t xml:space="preserve">” </w:t>
            </w:r>
            <w:r>
              <w:rPr>
                <w:rFonts w:hint="cs" w:ascii="CordiaUPC" w:hAnsi="CordiaUPC"/>
                <w:sz w:val="28"/>
                <w:cs/>
              </w:rPr>
              <w:t xml:space="preserve">ดังนั้น </w:t>
            </w:r>
            <w:r w:rsidRPr="00143329">
              <w:rPr>
                <w:rFonts w:ascii="CordiaUPC" w:hAnsi="CordiaUPC"/>
                <w:sz w:val="28"/>
              </w:rPr>
              <w:t>Price Type Pattern</w:t>
            </w:r>
            <w:r w:rsidRPr="00143329">
              <w:rPr>
                <w:rFonts w:ascii="CordiaUPC" w:hAnsi="CordiaUPC"/>
                <w:sz w:val="28"/>
                <w:cs/>
              </w:rPr>
              <w:t xml:space="preserve"> เป็น </w:t>
            </w:r>
            <w:r>
              <w:rPr>
                <w:rFonts w:ascii="CordiaUPC" w:hAnsi="CordiaUPC"/>
                <w:sz w:val="28"/>
              </w:rPr>
              <w:t>Mandatory</w:t>
            </w:r>
          </w:p>
          <w:p w:rsidR="00F65401" w:rsidP="00A64494" w:rsidRDefault="00F65401" w14:paraId="50F1D3CA" w14:textId="77777777">
            <w:pPr>
              <w:pStyle w:val="NoSpacing"/>
              <w:spacing w:after="240"/>
              <w:rPr>
                <w:rFonts w:ascii="CordiaUPC" w:hAnsi="CordiaUPC"/>
                <w:sz w:val="28"/>
              </w:rPr>
            </w:pPr>
            <w:r>
              <w:rPr>
                <w:rFonts w:hint="cs" w:ascii="CordiaUPC" w:hAnsi="CordiaUPC"/>
                <w:sz w:val="28"/>
                <w:cs/>
              </w:rPr>
              <w:t xml:space="preserve">หมายเหตุ เฉพาะเคส </w:t>
            </w:r>
            <w:r>
              <w:rPr>
                <w:rFonts w:ascii="CordiaUPC" w:hAnsi="CordiaUPC"/>
                <w:sz w:val="28"/>
              </w:rPr>
              <w:t xml:space="preserve">customerType </w:t>
            </w:r>
            <w:r>
              <w:rPr>
                <w:rFonts w:ascii="CordiaUPC" w:hAnsi="CordiaUPC" w:cs="Angsana New"/>
                <w:sz w:val="28"/>
                <w:cs/>
              </w:rPr>
              <w:t>= “</w:t>
            </w:r>
            <w:r>
              <w:rPr>
                <w:rFonts w:ascii="CordiaUPC" w:hAnsi="CordiaUPC"/>
                <w:sz w:val="28"/>
              </w:rPr>
              <w:t>Pre</w:t>
            </w:r>
            <w:r>
              <w:rPr>
                <w:rFonts w:ascii="CordiaUPC" w:hAnsi="CordiaUPC" w:cs="Angsana New"/>
                <w:sz w:val="28"/>
                <w:cs/>
              </w:rPr>
              <w:t>-</w:t>
            </w:r>
            <w:r>
              <w:rPr>
                <w:rFonts w:ascii="CordiaUPC" w:hAnsi="CordiaUPC"/>
                <w:sz w:val="28"/>
              </w:rPr>
              <w:t>paid</w:t>
            </w:r>
            <w:r>
              <w:rPr>
                <w:rFonts w:ascii="CordiaUPC" w:hAnsi="CordiaUPC" w:cs="Angsana New"/>
                <w:sz w:val="28"/>
                <w:cs/>
              </w:rPr>
              <w:t xml:space="preserve">” </w:t>
            </w:r>
            <w:r>
              <w:rPr>
                <w:rFonts w:hint="cs" w:ascii="CordiaUPC" w:hAnsi="CordiaUPC"/>
                <w:sz w:val="28"/>
                <w:cs/>
              </w:rPr>
              <w:t xml:space="preserve">และ </w:t>
            </w:r>
            <w:r>
              <w:rPr>
                <w:rFonts w:ascii="CordiaUPC" w:hAnsi="CordiaUPC"/>
                <w:sz w:val="28"/>
              </w:rPr>
              <w:t xml:space="preserve">productClass </w:t>
            </w:r>
            <w:r>
              <w:rPr>
                <w:rFonts w:ascii="CordiaUPC" w:hAnsi="CordiaUPC" w:cs="Angsana New"/>
                <w:sz w:val="28"/>
                <w:cs/>
              </w:rPr>
              <w:t>= “</w:t>
            </w:r>
            <w:r>
              <w:rPr>
                <w:rFonts w:ascii="CordiaUPC" w:hAnsi="CordiaUPC"/>
                <w:sz w:val="28"/>
              </w:rPr>
              <w:t>Main</w:t>
            </w:r>
            <w:r>
              <w:rPr>
                <w:rFonts w:ascii="CordiaUPC" w:hAnsi="CordiaUPC" w:cs="Angsana New"/>
                <w:sz w:val="28"/>
                <w:cs/>
              </w:rPr>
              <w:t>”</w:t>
            </w:r>
            <w:r>
              <w:rPr>
                <w:rFonts w:hint="cs" w:ascii="CordiaUPC" w:hAnsi="CordiaUPC"/>
                <w:sz w:val="28"/>
                <w:cs/>
              </w:rPr>
              <w:t xml:space="preserve"> และโดย </w:t>
            </w:r>
            <w:r>
              <w:rPr>
                <w:rFonts w:ascii="CordiaUPC" w:hAnsi="CordiaUPC"/>
                <w:sz w:val="28"/>
              </w:rPr>
              <w:t xml:space="preserve">Validate </w:t>
            </w:r>
            <w:r>
              <w:rPr>
                <w:rFonts w:hint="cs" w:ascii="CordiaUPC" w:hAnsi="CordiaUPC"/>
                <w:sz w:val="28"/>
                <w:cs/>
              </w:rPr>
              <w:t xml:space="preserve">แยกแต่ละ </w:t>
            </w:r>
            <w:r>
              <w:rPr>
                <w:rFonts w:ascii="CordiaUPC" w:hAnsi="CordiaUPC"/>
                <w:sz w:val="28"/>
              </w:rPr>
              <w:t>deductType</w:t>
            </w:r>
          </w:p>
          <w:p w:rsidR="00F65401" w:rsidP="00F9348E" w:rsidRDefault="00F65401" w14:paraId="6A29BC5A" w14:textId="6856D0DC">
            <w:pPr>
              <w:pStyle w:val="NoSpacing"/>
              <w:rPr>
                <w:rFonts w:ascii="CordiaUPC" w:hAnsi="CordiaUPC"/>
                <w:sz w:val="28"/>
                <w:cs/>
              </w:rPr>
            </w:pPr>
            <w:r>
              <w:rPr>
                <w:rFonts w:ascii="CordiaUPC" w:hAnsi="CordiaUPC"/>
                <w:sz w:val="28"/>
              </w:rPr>
              <w:t xml:space="preserve">{1} </w:t>
            </w:r>
            <w:r>
              <w:rPr>
                <w:rFonts w:ascii="CordiaUPC" w:hAnsi="CordiaUPC" w:cs="Angsana New"/>
                <w:sz w:val="28"/>
                <w:cs/>
              </w:rPr>
              <w:t xml:space="preserve">= </w:t>
            </w:r>
            <w:r>
              <w:rPr>
                <w:rFonts w:ascii="CordiaUPC" w:hAnsi="CordiaUPC"/>
                <w:sz w:val="28"/>
              </w:rPr>
              <w:t>deductType</w:t>
            </w:r>
          </w:p>
        </w:tc>
        <w:tc>
          <w:tcPr>
            <w:tcW w:w="733" w:type="pct"/>
          </w:tcPr>
          <w:p w:rsidR="00F65401" w:rsidP="00F9348E" w:rsidRDefault="00F65401" w14:paraId="5E2BC2C1" w14:textId="3A3559AD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F65401" w:rsidTr="00F9348E" w14:paraId="12AECF72" w14:textId="77777777">
        <w:tc>
          <w:tcPr>
            <w:tcW w:w="778" w:type="pct"/>
          </w:tcPr>
          <w:p w:rsidR="00F65401" w:rsidP="00F9348E" w:rsidRDefault="00F65401" w14:paraId="553135BF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 w:rsidRPr="00D17863">
              <w:rPr>
                <w:rFonts w:ascii="CordiaUPC" w:hAnsi="CordiaUPC" w:cs="CordiaUPC"/>
                <w:sz w:val="28"/>
                <w:szCs w:val="28"/>
                <w:lang w:bidi="th-TH"/>
              </w:rPr>
              <w:t>00028</w:t>
            </w:r>
          </w:p>
        </w:tc>
        <w:tc>
          <w:tcPr>
            <w:tcW w:w="1628" w:type="pct"/>
          </w:tcPr>
          <w:p w:rsidRPr="00D151BA" w:rsidR="00F65401" w:rsidP="00CB2E7A" w:rsidRDefault="00F65401" w14:paraId="5BE7CB28" w14:textId="11A041FE">
            <w:pPr>
              <w:rPr>
                <w:rFonts w:cs="CordiaUPC"/>
              </w:rPr>
            </w:pPr>
            <w:r>
              <w:t xml:space="preserve">At least one rows on </w:t>
            </w:r>
            <w:r>
              <w:rPr>
                <w:rFonts w:cs="CordiaUPC"/>
              </w:rPr>
              <w:t xml:space="preserve">Voice </w:t>
            </w:r>
            <w:r>
              <w:t>Rating Table, Day of Week must not be</w:t>
            </w:r>
            <w:r w:rsidRPr="006F184C">
              <w:rPr>
                <w:rFonts w:cs="Angsana New"/>
                <w:cs/>
              </w:rPr>
              <w:t xml:space="preserve"> “</w:t>
            </w:r>
            <w:r w:rsidRPr="00436A70">
              <w:t>Everyday</w:t>
            </w:r>
            <w:r w:rsidRPr="006F184C">
              <w:rPr>
                <w:rFonts w:cs="Angsana New"/>
                <w:cs/>
              </w:rPr>
              <w:t>”</w:t>
            </w:r>
            <w:r>
              <w:t xml:space="preserve"> when Price Type Pattern is </w:t>
            </w:r>
            <w:r w:rsidRPr="00436A70">
              <w:rPr>
                <w:rFonts w:cs="Angsana New"/>
                <w:cs/>
              </w:rPr>
              <w:t>“</w:t>
            </w:r>
            <w:r w:rsidRPr="00436A70">
              <w:t xml:space="preserve">Buffet </w:t>
            </w:r>
            <w:r>
              <w:t>Special</w:t>
            </w:r>
            <w:r w:rsidRPr="00436A70">
              <w:rPr>
                <w:rFonts w:cs="Angsana New"/>
                <w:cs/>
              </w:rPr>
              <w:t>(</w:t>
            </w:r>
            <w:r w:rsidRPr="00436A70">
              <w:t>Peak</w:t>
            </w:r>
            <w:r w:rsidRPr="00436A70">
              <w:rPr>
                <w:rFonts w:cs="Angsana New"/>
                <w:cs/>
              </w:rPr>
              <w:t>/</w:t>
            </w:r>
            <w:r w:rsidRPr="00436A70">
              <w:t>Off Peak</w:t>
            </w:r>
            <w:r>
              <w:t xml:space="preserve"> Special</w:t>
            </w:r>
            <w:r w:rsidRPr="00436A70">
              <w:rPr>
                <w:rFonts w:cs="Angsana New"/>
                <w:cs/>
              </w:rPr>
              <w:t>)”</w:t>
            </w:r>
          </w:p>
        </w:tc>
        <w:tc>
          <w:tcPr>
            <w:tcW w:w="1861" w:type="pct"/>
          </w:tcPr>
          <w:p w:rsidR="00F65401" w:rsidP="00F9348E" w:rsidRDefault="00F65401" w14:paraId="6669B783" w14:textId="77777777">
            <w:r>
              <w:rPr>
                <w:rFonts w:hint="cs"/>
                <w:cs/>
              </w:rPr>
              <w:t xml:space="preserve">ถ้า </w:t>
            </w:r>
            <w:r>
              <w:t xml:space="preserve">PriceTypePattern </w:t>
            </w:r>
            <w:r>
              <w:rPr>
                <w:rFonts w:hint="cs"/>
                <w:cs/>
              </w:rPr>
              <w:t xml:space="preserve">มีค่าเท่ากับ </w:t>
            </w:r>
            <w:r>
              <w:rPr>
                <w:rFonts w:cs="Angsana New"/>
                <w:cs/>
              </w:rPr>
              <w:t>“</w:t>
            </w:r>
            <w:r>
              <w:t xml:space="preserve">Buffet Special </w:t>
            </w:r>
            <w:r>
              <w:rPr>
                <w:rFonts w:cs="Angsana New"/>
                <w:cs/>
              </w:rPr>
              <w:t>(</w:t>
            </w:r>
            <w:r>
              <w:t>Peak</w:t>
            </w:r>
            <w:r>
              <w:rPr>
                <w:rFonts w:cs="Angsana New"/>
                <w:cs/>
              </w:rPr>
              <w:t>/</w:t>
            </w:r>
            <w:r>
              <w:t>Off Peak Special</w:t>
            </w:r>
            <w:r>
              <w:rPr>
                <w:rFonts w:cs="Angsana New"/>
                <w:cs/>
              </w:rPr>
              <w:t xml:space="preserve">)” </w:t>
            </w:r>
          </w:p>
          <w:p w:rsidR="00F65401" w:rsidP="00A64494" w:rsidRDefault="00F65401" w14:paraId="1ABFB01A" w14:textId="77777777">
            <w:pPr>
              <w:pStyle w:val="NoSpacing"/>
              <w:spacing w:after="240"/>
              <w:rPr>
                <w:rFonts w:ascii="CordiaUPC" w:hAnsi="CordiaUPC" w:cs="CordiaUPC"/>
                <w:sz w:val="28"/>
              </w:rPr>
            </w:pPr>
            <w:r w:rsidRPr="00622722">
              <w:rPr>
                <w:rFonts w:ascii="CordiaUPC" w:hAnsi="CordiaUPC"/>
                <w:sz w:val="28"/>
                <w:cs/>
              </w:rPr>
              <w:t xml:space="preserve">ดังนั้น ค่า </w:t>
            </w:r>
            <w:r w:rsidRPr="00622722">
              <w:rPr>
                <w:rFonts w:ascii="CordiaUPC" w:hAnsi="CordiaUPC"/>
                <w:sz w:val="28"/>
              </w:rPr>
              <w:t xml:space="preserve">DayOfWeek </w:t>
            </w:r>
            <w:r w:rsidRPr="00622722">
              <w:rPr>
                <w:rFonts w:ascii="CordiaUPC" w:hAnsi="CordiaUPC"/>
                <w:sz w:val="28"/>
                <w:cs/>
              </w:rPr>
              <w:t xml:space="preserve">ภายใน </w:t>
            </w:r>
            <w:r w:rsidRPr="00622722">
              <w:rPr>
                <w:rFonts w:ascii="CordiaUPC" w:hAnsi="CordiaUPC"/>
                <w:sz w:val="28"/>
              </w:rPr>
              <w:t xml:space="preserve">Voice Rating Table </w:t>
            </w:r>
            <w:r w:rsidRPr="00622722">
              <w:rPr>
                <w:rFonts w:ascii="CordiaUPC" w:hAnsi="CordiaUPC"/>
                <w:sz w:val="28"/>
                <w:cs/>
              </w:rPr>
              <w:t xml:space="preserve">อย่างน้อย </w:t>
            </w:r>
            <w:r w:rsidRPr="00622722">
              <w:rPr>
                <w:rFonts w:ascii="CordiaUPC" w:hAnsi="CordiaUPC"/>
                <w:sz w:val="28"/>
              </w:rPr>
              <w:t xml:space="preserve">1 Rows </w:t>
            </w:r>
            <w:r w:rsidRPr="00622722">
              <w:rPr>
                <w:rFonts w:ascii="CordiaUPC" w:hAnsi="CordiaUPC"/>
                <w:sz w:val="28"/>
                <w:cs/>
              </w:rPr>
              <w:t xml:space="preserve">จะต้องมีค่าที่ไม่ใช่ </w:t>
            </w:r>
            <w:r w:rsidRPr="00622722">
              <w:rPr>
                <w:rFonts w:ascii="CordiaUPC" w:hAnsi="CordiaUPC" w:cs="Angsana New"/>
                <w:sz w:val="28"/>
                <w:cs/>
              </w:rPr>
              <w:t>“</w:t>
            </w:r>
            <w:r w:rsidRPr="00622722">
              <w:rPr>
                <w:rFonts w:ascii="CordiaUPC" w:hAnsi="CordiaUPC"/>
                <w:sz w:val="28"/>
              </w:rPr>
              <w:t>Everyday</w:t>
            </w:r>
            <w:r w:rsidRPr="00622722">
              <w:rPr>
                <w:rFonts w:ascii="CordiaUPC" w:hAnsi="CordiaUPC" w:cs="Angsana New"/>
                <w:sz w:val="28"/>
                <w:cs/>
              </w:rPr>
              <w:t>”</w:t>
            </w:r>
          </w:p>
          <w:p w:rsidRPr="00D151BA" w:rsidR="00EF138B" w:rsidP="00E06F02" w:rsidRDefault="00EF138B" w14:paraId="00B211B5" w14:textId="0597FDFF">
            <w:pPr>
              <w:pStyle w:val="NoSpacing"/>
              <w:rPr>
                <w:rFonts w:ascii="CordiaUPC" w:hAnsi="CordiaUPC"/>
                <w:sz w:val="28"/>
              </w:rPr>
            </w:pPr>
            <w:r>
              <w:rPr>
                <w:rFonts w:hint="cs" w:ascii="CordiaUPC" w:hAnsi="CordiaUPC"/>
                <w:sz w:val="28"/>
                <w:cs/>
              </w:rPr>
              <w:t>หมายเหตุ เฉพาะ</w:t>
            </w:r>
            <w:r w:rsidR="00E06F02">
              <w:rPr>
                <w:rFonts w:hint="cs" w:ascii="CordiaUPC" w:hAnsi="CordiaUPC"/>
                <w:sz w:val="28"/>
                <w:cs/>
              </w:rPr>
              <w:t>เคสไม่ใช่ของ</w:t>
            </w:r>
            <w:r>
              <w:rPr>
                <w:rFonts w:hint="cs" w:ascii="CordiaUPC" w:hAnsi="CordiaUPC"/>
                <w:sz w:val="28"/>
                <w:cs/>
              </w:rPr>
              <w:t xml:space="preserve"> </w:t>
            </w:r>
            <w:r>
              <w:rPr>
                <w:rFonts w:ascii="CordiaUPC" w:hAnsi="CordiaUPC"/>
                <w:sz w:val="28"/>
              </w:rPr>
              <w:t xml:space="preserve">customerType </w:t>
            </w:r>
            <w:r w:rsidR="00E06F02">
              <w:rPr>
                <w:rFonts w:ascii="CordiaUPC" w:hAnsi="CordiaUPC" w:cs="Angsana New"/>
                <w:sz w:val="28"/>
                <w:cs/>
              </w:rPr>
              <w:t>=</w:t>
            </w:r>
            <w:r>
              <w:rPr>
                <w:rFonts w:ascii="CordiaUPC" w:hAnsi="CordiaUPC" w:cs="Angsana New"/>
                <w:sz w:val="28"/>
                <w:cs/>
              </w:rPr>
              <w:t xml:space="preserve"> “</w:t>
            </w:r>
            <w:r>
              <w:rPr>
                <w:rFonts w:ascii="CordiaUPC" w:hAnsi="CordiaUPC"/>
                <w:sz w:val="28"/>
              </w:rPr>
              <w:t>Pre</w:t>
            </w:r>
            <w:r>
              <w:rPr>
                <w:rFonts w:ascii="CordiaUPC" w:hAnsi="CordiaUPC" w:cs="Angsana New"/>
                <w:sz w:val="28"/>
                <w:cs/>
              </w:rPr>
              <w:t>-</w:t>
            </w:r>
            <w:r>
              <w:rPr>
                <w:rFonts w:ascii="CordiaUPC" w:hAnsi="CordiaUPC"/>
                <w:sz w:val="28"/>
              </w:rPr>
              <w:t>paid</w:t>
            </w:r>
            <w:r>
              <w:rPr>
                <w:rFonts w:ascii="CordiaUPC" w:hAnsi="CordiaUPC" w:cs="Angsana New"/>
                <w:sz w:val="28"/>
                <w:cs/>
              </w:rPr>
              <w:t xml:space="preserve">” </w:t>
            </w:r>
            <w:r>
              <w:rPr>
                <w:rFonts w:hint="cs" w:ascii="CordiaUPC" w:hAnsi="CordiaUPC"/>
                <w:sz w:val="28"/>
                <w:cs/>
              </w:rPr>
              <w:t xml:space="preserve">และ </w:t>
            </w:r>
            <w:r>
              <w:rPr>
                <w:rFonts w:ascii="CordiaUPC" w:hAnsi="CordiaUPC"/>
                <w:sz w:val="28"/>
              </w:rPr>
              <w:t xml:space="preserve">productClass </w:t>
            </w:r>
            <w:r w:rsidR="00E06F02">
              <w:rPr>
                <w:rFonts w:ascii="CordiaUPC" w:hAnsi="CordiaUPC" w:cs="Angsana New"/>
                <w:sz w:val="28"/>
                <w:cs/>
              </w:rPr>
              <w:t>=</w:t>
            </w:r>
            <w:r>
              <w:rPr>
                <w:rFonts w:ascii="CordiaUPC" w:hAnsi="CordiaUPC" w:cs="Angsana New"/>
                <w:sz w:val="28"/>
                <w:cs/>
              </w:rPr>
              <w:t xml:space="preserve"> “</w:t>
            </w:r>
            <w:r>
              <w:rPr>
                <w:rFonts w:ascii="CordiaUPC" w:hAnsi="CordiaUPC"/>
                <w:sz w:val="28"/>
              </w:rPr>
              <w:t>Main</w:t>
            </w:r>
            <w:r>
              <w:rPr>
                <w:rFonts w:ascii="CordiaUPC" w:hAnsi="CordiaUPC" w:cs="Angsana New"/>
                <w:sz w:val="28"/>
                <w:cs/>
              </w:rPr>
              <w:t>”</w:t>
            </w:r>
          </w:p>
        </w:tc>
        <w:tc>
          <w:tcPr>
            <w:tcW w:w="733" w:type="pct"/>
          </w:tcPr>
          <w:p w:rsidR="00F65401" w:rsidP="00F9348E" w:rsidRDefault="00F65401" w14:paraId="4A5DFC8F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EF138B" w:rsidTr="00F9348E" w14:paraId="04DBB407" w14:textId="77777777">
        <w:tc>
          <w:tcPr>
            <w:tcW w:w="778" w:type="pct"/>
          </w:tcPr>
          <w:p w:rsidRPr="00D17863" w:rsidR="00EF138B" w:rsidP="00F9348E" w:rsidRDefault="00EF138B" w14:paraId="28B80B1D" w14:textId="1DAB26E8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 w:rsidRPr="00D17863">
              <w:rPr>
                <w:rFonts w:ascii="CordiaUPC" w:hAnsi="CordiaUPC" w:cs="CordiaUPC"/>
                <w:sz w:val="28"/>
                <w:szCs w:val="28"/>
                <w:lang w:bidi="th-TH"/>
              </w:rPr>
              <w:t>00028</w:t>
            </w:r>
          </w:p>
        </w:tc>
        <w:tc>
          <w:tcPr>
            <w:tcW w:w="1628" w:type="pct"/>
          </w:tcPr>
          <w:p w:rsidR="00EF138B" w:rsidP="00CB2E7A" w:rsidRDefault="00EF138B" w14:paraId="378F1A4C" w14:textId="0D0078D8">
            <w:r>
              <w:t xml:space="preserve">On {1}, </w:t>
            </w:r>
            <w:r>
              <w:rPr>
                <w:rFonts w:hint="cs"/>
                <w:cs/>
              </w:rPr>
              <w:t xml:space="preserve"> </w:t>
            </w:r>
            <w:r>
              <w:t xml:space="preserve">At least one rows on </w:t>
            </w:r>
            <w:r>
              <w:rPr>
                <w:rFonts w:cs="CordiaUPC"/>
              </w:rPr>
              <w:t xml:space="preserve">Voice </w:t>
            </w:r>
            <w:r>
              <w:t>Rating Table, Day of Week must not be</w:t>
            </w:r>
            <w:r w:rsidRPr="006F184C">
              <w:rPr>
                <w:rFonts w:cs="Angsana New"/>
                <w:cs/>
              </w:rPr>
              <w:t xml:space="preserve"> “</w:t>
            </w:r>
            <w:r w:rsidRPr="00436A70">
              <w:t>Everyday</w:t>
            </w:r>
            <w:r w:rsidRPr="006F184C">
              <w:rPr>
                <w:rFonts w:cs="Angsana New"/>
                <w:cs/>
              </w:rPr>
              <w:t>”</w:t>
            </w:r>
            <w:r>
              <w:t xml:space="preserve"> when Price Type Pattern is </w:t>
            </w:r>
            <w:r w:rsidRPr="00436A70">
              <w:rPr>
                <w:rFonts w:cs="Angsana New"/>
                <w:cs/>
              </w:rPr>
              <w:t>“</w:t>
            </w:r>
            <w:r w:rsidRPr="00436A70">
              <w:t xml:space="preserve">Buffet </w:t>
            </w:r>
            <w:r>
              <w:t>Special</w:t>
            </w:r>
            <w:r w:rsidRPr="00436A70">
              <w:rPr>
                <w:rFonts w:cs="Angsana New"/>
                <w:cs/>
              </w:rPr>
              <w:t>(</w:t>
            </w:r>
            <w:r w:rsidRPr="00436A70">
              <w:t>Peak</w:t>
            </w:r>
            <w:r w:rsidRPr="00436A70">
              <w:rPr>
                <w:rFonts w:cs="Angsana New"/>
                <w:cs/>
              </w:rPr>
              <w:t>/</w:t>
            </w:r>
            <w:r w:rsidRPr="00436A70">
              <w:t>Off Peak</w:t>
            </w:r>
            <w:r>
              <w:t xml:space="preserve"> Special</w:t>
            </w:r>
            <w:r w:rsidRPr="00436A70">
              <w:rPr>
                <w:rFonts w:cs="Angsana New"/>
                <w:cs/>
              </w:rPr>
              <w:t>)”</w:t>
            </w:r>
          </w:p>
        </w:tc>
        <w:tc>
          <w:tcPr>
            <w:tcW w:w="1861" w:type="pct"/>
          </w:tcPr>
          <w:p w:rsidR="00EF138B" w:rsidP="00EF138B" w:rsidRDefault="00EF138B" w14:paraId="06F13B9E" w14:textId="77777777">
            <w:r>
              <w:rPr>
                <w:rFonts w:hint="cs"/>
                <w:cs/>
              </w:rPr>
              <w:t xml:space="preserve">ถ้า </w:t>
            </w:r>
            <w:r>
              <w:t xml:space="preserve">PriceTypePattern </w:t>
            </w:r>
            <w:r>
              <w:rPr>
                <w:rFonts w:hint="cs"/>
                <w:cs/>
              </w:rPr>
              <w:t xml:space="preserve">มีค่าเท่ากับ </w:t>
            </w:r>
            <w:r>
              <w:rPr>
                <w:rFonts w:cs="Angsana New"/>
                <w:cs/>
              </w:rPr>
              <w:t>“</w:t>
            </w:r>
            <w:r>
              <w:t xml:space="preserve">Buffet Special </w:t>
            </w:r>
            <w:r>
              <w:rPr>
                <w:rFonts w:cs="Angsana New"/>
                <w:cs/>
              </w:rPr>
              <w:t>(</w:t>
            </w:r>
            <w:r>
              <w:t>Peak</w:t>
            </w:r>
            <w:r>
              <w:rPr>
                <w:rFonts w:cs="Angsana New"/>
                <w:cs/>
              </w:rPr>
              <w:t>/</w:t>
            </w:r>
            <w:r>
              <w:t>Off Peak Special</w:t>
            </w:r>
            <w:r>
              <w:rPr>
                <w:rFonts w:cs="Angsana New"/>
                <w:cs/>
              </w:rPr>
              <w:t xml:space="preserve">)” </w:t>
            </w:r>
          </w:p>
          <w:p w:rsidR="00EF138B" w:rsidP="00F9348E" w:rsidRDefault="00EF138B" w14:paraId="0F16DA0A" w14:textId="77777777">
            <w:pPr>
              <w:rPr>
                <w:rFonts w:cs="CordiaUPC"/>
              </w:rPr>
            </w:pPr>
            <w:r w:rsidRPr="00622722">
              <w:rPr>
                <w:cs/>
              </w:rPr>
              <w:t xml:space="preserve">ดังนั้น ค่า </w:t>
            </w:r>
            <w:r w:rsidRPr="00622722">
              <w:t xml:space="preserve">DayOfWeek </w:t>
            </w:r>
            <w:r w:rsidRPr="00622722">
              <w:rPr>
                <w:cs/>
              </w:rPr>
              <w:t xml:space="preserve">ภายใน </w:t>
            </w:r>
            <w:r w:rsidRPr="00622722">
              <w:t xml:space="preserve">Voice Rating Table </w:t>
            </w:r>
            <w:r w:rsidRPr="00622722">
              <w:rPr>
                <w:cs/>
              </w:rPr>
              <w:t xml:space="preserve">อย่างน้อย </w:t>
            </w:r>
            <w:r w:rsidRPr="00622722">
              <w:t xml:space="preserve">1 Rows </w:t>
            </w:r>
            <w:r w:rsidRPr="00622722">
              <w:rPr>
                <w:cs/>
              </w:rPr>
              <w:t xml:space="preserve">จะต้องมีค่าที่ไม่ใช่ </w:t>
            </w:r>
            <w:r w:rsidRPr="00622722">
              <w:rPr>
                <w:rFonts w:cs="Angsana New"/>
                <w:cs/>
              </w:rPr>
              <w:t>“</w:t>
            </w:r>
            <w:r w:rsidRPr="00622722">
              <w:t>Everyday</w:t>
            </w:r>
            <w:r w:rsidRPr="00622722">
              <w:rPr>
                <w:rFonts w:cs="Angsana New"/>
                <w:cs/>
              </w:rPr>
              <w:t>”</w:t>
            </w:r>
          </w:p>
          <w:p w:rsidRPr="00BD405D" w:rsidR="00BD405D" w:rsidP="00A64494" w:rsidRDefault="00BD405D" w14:paraId="07F0A962" w14:textId="0301B8B1">
            <w:pPr>
              <w:pStyle w:val="NoSpacing"/>
              <w:rPr>
                <w:cs/>
              </w:rPr>
            </w:pPr>
            <w:r>
              <w:rPr>
                <w:rFonts w:hint="cs" w:ascii="CordiaUPC" w:hAnsi="CordiaUPC"/>
                <w:sz w:val="28"/>
                <w:cs/>
              </w:rPr>
              <w:t xml:space="preserve">หมายเหตุ เฉพาะเคส </w:t>
            </w:r>
            <w:r>
              <w:rPr>
                <w:rFonts w:ascii="CordiaUPC" w:hAnsi="CordiaUPC"/>
                <w:sz w:val="28"/>
              </w:rPr>
              <w:t xml:space="preserve">customerType </w:t>
            </w:r>
            <w:r>
              <w:rPr>
                <w:rFonts w:ascii="CordiaUPC" w:hAnsi="CordiaUPC" w:cs="Angsana New"/>
                <w:sz w:val="28"/>
                <w:cs/>
              </w:rPr>
              <w:t>= “</w:t>
            </w:r>
            <w:r>
              <w:rPr>
                <w:rFonts w:ascii="CordiaUPC" w:hAnsi="CordiaUPC"/>
                <w:sz w:val="28"/>
              </w:rPr>
              <w:t>Pre</w:t>
            </w:r>
            <w:r>
              <w:rPr>
                <w:rFonts w:ascii="CordiaUPC" w:hAnsi="CordiaUPC" w:cs="Angsana New"/>
                <w:sz w:val="28"/>
                <w:cs/>
              </w:rPr>
              <w:t>-</w:t>
            </w:r>
            <w:r>
              <w:rPr>
                <w:rFonts w:ascii="CordiaUPC" w:hAnsi="CordiaUPC"/>
                <w:sz w:val="28"/>
              </w:rPr>
              <w:t>paid</w:t>
            </w:r>
            <w:r>
              <w:rPr>
                <w:rFonts w:ascii="CordiaUPC" w:hAnsi="CordiaUPC" w:cs="Angsana New"/>
                <w:sz w:val="28"/>
                <w:cs/>
              </w:rPr>
              <w:t xml:space="preserve">” </w:t>
            </w:r>
            <w:r>
              <w:rPr>
                <w:rFonts w:hint="cs" w:ascii="CordiaUPC" w:hAnsi="CordiaUPC"/>
                <w:sz w:val="28"/>
                <w:cs/>
              </w:rPr>
              <w:t xml:space="preserve">และ </w:t>
            </w:r>
            <w:r>
              <w:rPr>
                <w:rFonts w:ascii="CordiaUPC" w:hAnsi="CordiaUPC"/>
                <w:sz w:val="28"/>
              </w:rPr>
              <w:t xml:space="preserve">productClass </w:t>
            </w:r>
            <w:r>
              <w:rPr>
                <w:rFonts w:ascii="CordiaUPC" w:hAnsi="CordiaUPC" w:cs="Angsana New"/>
                <w:sz w:val="28"/>
                <w:cs/>
              </w:rPr>
              <w:t>= “</w:t>
            </w:r>
            <w:r>
              <w:rPr>
                <w:rFonts w:ascii="CordiaUPC" w:hAnsi="CordiaUPC"/>
                <w:sz w:val="28"/>
              </w:rPr>
              <w:t>Main</w:t>
            </w:r>
            <w:r>
              <w:rPr>
                <w:rFonts w:ascii="CordiaUPC" w:hAnsi="CordiaUPC" w:cs="Angsana New"/>
                <w:sz w:val="28"/>
                <w:cs/>
              </w:rPr>
              <w:t>”</w:t>
            </w:r>
            <w:r>
              <w:rPr>
                <w:rFonts w:hint="cs" w:ascii="CordiaUPC" w:hAnsi="CordiaUPC"/>
                <w:sz w:val="28"/>
                <w:cs/>
              </w:rPr>
              <w:t xml:space="preserve"> โดย </w:t>
            </w:r>
            <w:r>
              <w:rPr>
                <w:rFonts w:ascii="CordiaUPC" w:hAnsi="CordiaUPC"/>
                <w:sz w:val="28"/>
              </w:rPr>
              <w:t xml:space="preserve">Validate </w:t>
            </w:r>
            <w:r>
              <w:rPr>
                <w:rFonts w:hint="cs" w:ascii="CordiaUPC" w:hAnsi="CordiaUPC"/>
                <w:sz w:val="28"/>
                <w:cs/>
              </w:rPr>
              <w:t xml:space="preserve">แยกแต่ละ </w:t>
            </w:r>
            <w:r>
              <w:rPr>
                <w:rFonts w:ascii="CordiaUPC" w:hAnsi="CordiaUPC"/>
                <w:sz w:val="28"/>
              </w:rPr>
              <w:t xml:space="preserve">deductType </w:t>
            </w:r>
            <w:r>
              <w:rPr>
                <w:rFonts w:hint="cs" w:ascii="CordiaUPC" w:hAnsi="CordiaUPC"/>
                <w:sz w:val="28"/>
                <w:cs/>
              </w:rPr>
              <w:t xml:space="preserve">และจะ </w:t>
            </w:r>
            <w:r>
              <w:rPr>
                <w:rFonts w:ascii="CordiaUPC" w:hAnsi="CordiaUPC"/>
                <w:sz w:val="28"/>
              </w:rPr>
              <w:t xml:space="preserve">Validate </w:t>
            </w:r>
            <w:r>
              <w:rPr>
                <w:rFonts w:hint="cs" w:ascii="CordiaUPC" w:hAnsi="CordiaUPC"/>
                <w:sz w:val="28"/>
                <w:cs/>
              </w:rPr>
              <w:t xml:space="preserve">เมื่อ </w:t>
            </w:r>
            <w:r>
              <w:rPr>
                <w:rFonts w:ascii="CordiaUPC" w:hAnsi="CordiaUPC"/>
                <w:sz w:val="28"/>
              </w:rPr>
              <w:t xml:space="preserve">deductType </w:t>
            </w:r>
            <w:r>
              <w:rPr>
                <w:rFonts w:hint="cs" w:ascii="CordiaUPC" w:hAnsi="CordiaUPC"/>
                <w:sz w:val="28"/>
                <w:cs/>
              </w:rPr>
              <w:t>นั้นๆมีค่า</w:t>
            </w:r>
            <w:r>
              <w:rPr>
                <w:rFonts w:ascii="CordiaUPC" w:hAnsi="CordiaUPC"/>
                <w:sz w:val="28"/>
              </w:rPr>
              <w:t xml:space="preserve"> Voice Rating Table </w:t>
            </w:r>
            <w:r>
              <w:rPr>
                <w:rFonts w:hint="cs" w:ascii="CordiaUPC" w:hAnsi="CordiaUPC"/>
                <w:sz w:val="28"/>
                <w:cs/>
              </w:rPr>
              <w:t xml:space="preserve">อย่างน้อย </w:t>
            </w:r>
            <w:r>
              <w:rPr>
                <w:rFonts w:ascii="CordiaUPC" w:hAnsi="CordiaUPC"/>
                <w:sz w:val="28"/>
              </w:rPr>
              <w:t>1 Row</w:t>
            </w:r>
          </w:p>
        </w:tc>
        <w:tc>
          <w:tcPr>
            <w:tcW w:w="733" w:type="pct"/>
          </w:tcPr>
          <w:p w:rsidR="00EF138B" w:rsidP="00F9348E" w:rsidRDefault="00EF138B" w14:paraId="369ECAED" w14:textId="70AC7E40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EF138B" w:rsidTr="00F9348E" w14:paraId="141BB9E0" w14:textId="77777777">
        <w:tc>
          <w:tcPr>
            <w:tcW w:w="778" w:type="pct"/>
          </w:tcPr>
          <w:p w:rsidR="00EF138B" w:rsidP="00F9348E" w:rsidRDefault="00EF138B" w14:paraId="57591105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>00029</w:t>
            </w:r>
          </w:p>
          <w:p w:rsidR="00EF138B" w:rsidP="00F9348E" w:rsidRDefault="00EF138B" w14:paraId="0EEEC709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</w:p>
        </w:tc>
        <w:tc>
          <w:tcPr>
            <w:tcW w:w="1628" w:type="pct"/>
          </w:tcPr>
          <w:p w:rsidRPr="00D151BA" w:rsidR="00EF138B" w:rsidP="00CB2E7A" w:rsidRDefault="00EF138B" w14:paraId="79564C0E" w14:textId="2C39CD77">
            <w:pPr>
              <w:rPr>
                <w:rFonts w:cs="CordiaUPC"/>
              </w:rPr>
            </w:pPr>
            <w:r>
              <w:t xml:space="preserve">On </w:t>
            </w:r>
            <w:r>
              <w:rPr>
                <w:rFonts w:cs="CordiaUPC"/>
              </w:rPr>
              <w:t>Voice</w:t>
            </w:r>
            <w:r>
              <w:rPr>
                <w:rFonts w:cs="Angsana New"/>
                <w:cs/>
              </w:rPr>
              <w:t xml:space="preserve"> </w:t>
            </w:r>
            <w:r>
              <w:t xml:space="preserve">Rating Table, On </w:t>
            </w:r>
            <w:r w:rsidRPr="0080054C">
              <w:t>Rate AIS Network</w:t>
            </w:r>
            <w:r>
              <w:t xml:space="preserve">, </w:t>
            </w:r>
            <w:r w:rsidRPr="006442CC">
              <w:t>Day Of Week, From Timing and To Timing values must cover the 7 days and 24 hours without holes</w:t>
            </w:r>
            <w:r>
              <w:t xml:space="preserve"> when Product Class is </w:t>
            </w:r>
            <w:r>
              <w:rPr>
                <w:rFonts w:cs="Angsana New"/>
                <w:cs/>
              </w:rPr>
              <w:t>“</w:t>
            </w:r>
            <w:r>
              <w:t>Main</w:t>
            </w:r>
            <w:r>
              <w:rPr>
                <w:rFonts w:cs="Angsana New"/>
                <w:cs/>
              </w:rPr>
              <w:t>”</w:t>
            </w:r>
            <w:r w:rsidRPr="006442CC"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EF138B" w:rsidP="00F9348E" w:rsidRDefault="00EF138B" w14:paraId="7EB0A03B" w14:textId="77777777">
            <w:pPr>
              <w:pStyle w:val="NoSpacing"/>
              <w:rPr>
                <w:rFonts w:ascii="CordiaUPC" w:hAnsi="CordiaUPC"/>
                <w:sz w:val="28"/>
              </w:rPr>
            </w:pPr>
            <w:r>
              <w:rPr>
                <w:rFonts w:hint="cs"/>
                <w:cs/>
              </w:rPr>
              <w:t xml:space="preserve">ถ้า </w:t>
            </w:r>
            <w:r w:rsidRPr="00622722">
              <w:rPr>
                <w:rFonts w:ascii="CordiaUPC" w:hAnsi="CordiaUPC"/>
                <w:sz w:val="28"/>
              </w:rPr>
              <w:t xml:space="preserve">Product Class </w:t>
            </w:r>
            <w:r w:rsidRPr="00622722">
              <w:rPr>
                <w:rFonts w:ascii="CordiaUPC" w:hAnsi="CordiaUPC"/>
                <w:sz w:val="28"/>
                <w:cs/>
              </w:rPr>
              <w:t xml:space="preserve">มีค่าเป็น </w:t>
            </w:r>
            <w:r w:rsidRPr="00622722">
              <w:rPr>
                <w:rFonts w:ascii="CordiaUPC" w:hAnsi="CordiaUPC" w:cs="Angsana New"/>
                <w:sz w:val="28"/>
                <w:cs/>
              </w:rPr>
              <w:t>“</w:t>
            </w:r>
            <w:r w:rsidRPr="00622722">
              <w:rPr>
                <w:rFonts w:ascii="CordiaUPC" w:hAnsi="CordiaUPC"/>
                <w:sz w:val="28"/>
              </w:rPr>
              <w:t>Main</w:t>
            </w:r>
            <w:r w:rsidRPr="00622722">
              <w:rPr>
                <w:rFonts w:ascii="CordiaUPC" w:hAnsi="CordiaUPC" w:cs="Angsana New"/>
                <w:sz w:val="28"/>
                <w:cs/>
              </w:rPr>
              <w:t xml:space="preserve">” </w:t>
            </w:r>
            <w:r w:rsidRPr="00622722">
              <w:rPr>
                <w:rFonts w:ascii="CordiaUPC" w:hAnsi="CordiaUPC"/>
                <w:sz w:val="28"/>
                <w:cs/>
              </w:rPr>
              <w:t>ดังนั้น ค่า</w:t>
            </w:r>
            <w:r w:rsidRPr="00622722">
              <w:rPr>
                <w:rFonts w:ascii="CordiaUPC" w:hAnsi="CordiaUPC"/>
                <w:sz w:val="28"/>
              </w:rPr>
              <w:t xml:space="preserve"> Day Of Week, From Timing and To Timing </w:t>
            </w:r>
            <w:r w:rsidRPr="00622722">
              <w:rPr>
                <w:rFonts w:ascii="CordiaUPC" w:hAnsi="CordiaUPC"/>
                <w:sz w:val="28"/>
                <w:cs/>
              </w:rPr>
              <w:t xml:space="preserve">ภายใน </w:t>
            </w:r>
            <w:r w:rsidRPr="00622722">
              <w:rPr>
                <w:rFonts w:ascii="CordiaUPC" w:hAnsi="CordiaUPC"/>
                <w:sz w:val="28"/>
              </w:rPr>
              <w:t>AIS</w:t>
            </w:r>
            <w:r>
              <w:rPr>
                <w:rFonts w:ascii="CordiaUPC" w:hAnsi="CordiaUPC" w:cs="Angsana New"/>
                <w:sz w:val="28"/>
                <w:cs/>
              </w:rPr>
              <w:t xml:space="preserve"> </w:t>
            </w:r>
            <w:r w:rsidRPr="00622722">
              <w:rPr>
                <w:rFonts w:ascii="CordiaUPC" w:hAnsi="CordiaUPC"/>
                <w:sz w:val="28"/>
              </w:rPr>
              <w:t xml:space="preserve">Network </w:t>
            </w:r>
            <w:r w:rsidRPr="00622722">
              <w:rPr>
                <w:rFonts w:ascii="CordiaUPC" w:hAnsi="CordiaUPC"/>
                <w:sz w:val="28"/>
                <w:cs/>
              </w:rPr>
              <w:t xml:space="preserve">จะต้องครบ </w:t>
            </w:r>
            <w:r w:rsidRPr="00622722">
              <w:rPr>
                <w:rFonts w:ascii="CordiaUPC" w:hAnsi="CordiaUPC"/>
                <w:sz w:val="28"/>
              </w:rPr>
              <w:t xml:space="preserve">7 </w:t>
            </w:r>
            <w:r w:rsidRPr="00622722">
              <w:rPr>
                <w:rFonts w:ascii="CordiaUPC" w:hAnsi="CordiaUPC"/>
                <w:sz w:val="28"/>
                <w:cs/>
              </w:rPr>
              <w:t xml:space="preserve">วัน </w:t>
            </w:r>
            <w:r w:rsidRPr="00622722">
              <w:rPr>
                <w:rFonts w:ascii="CordiaUPC" w:hAnsi="CordiaUPC"/>
                <w:sz w:val="28"/>
              </w:rPr>
              <w:t>24</w:t>
            </w:r>
            <w:r w:rsidRPr="00622722">
              <w:rPr>
                <w:rFonts w:ascii="CordiaUPC" w:hAnsi="CordiaUPC"/>
                <w:sz w:val="28"/>
                <w:cs/>
              </w:rPr>
              <w:t xml:space="preserve"> ชั่วโมง</w:t>
            </w:r>
          </w:p>
          <w:p w:rsidR="00EF138B" w:rsidP="00F9348E" w:rsidRDefault="00EF138B" w14:paraId="58FFEE0B" w14:textId="77777777">
            <w:pPr>
              <w:pStyle w:val="NoSpacing"/>
              <w:rPr>
                <w:rFonts w:ascii="CordiaUPC" w:hAnsi="CordiaUPC"/>
                <w:sz w:val="28"/>
              </w:rPr>
            </w:pPr>
          </w:p>
          <w:p w:rsidR="00EF138B" w:rsidP="00F9348E" w:rsidRDefault="00EF138B" w14:paraId="4308B02D" w14:textId="77777777">
            <w:pPr>
              <w:pStyle w:val="NoSpacing"/>
              <w:rPr>
                <w:rFonts w:ascii="CordiaUPC" w:hAnsi="CordiaUPC"/>
                <w:sz w:val="28"/>
              </w:rPr>
            </w:pPr>
            <w:r>
              <w:rPr>
                <w:rFonts w:hint="cs" w:ascii="CordiaUPC" w:hAnsi="CordiaUPC"/>
                <w:sz w:val="28"/>
                <w:cs/>
              </w:rPr>
              <w:t xml:space="preserve">หมายเหตุ ต้องรวม </w:t>
            </w:r>
            <w:r>
              <w:rPr>
                <w:rFonts w:ascii="CordiaUPC" w:hAnsi="CordiaUPC"/>
                <w:sz w:val="28"/>
              </w:rPr>
              <w:t xml:space="preserve">All Network </w:t>
            </w:r>
            <w:r>
              <w:rPr>
                <w:rFonts w:hint="cs" w:ascii="CordiaUPC" w:hAnsi="CordiaUPC"/>
                <w:sz w:val="28"/>
                <w:cs/>
              </w:rPr>
              <w:t xml:space="preserve">กับ </w:t>
            </w:r>
            <w:r>
              <w:rPr>
                <w:rFonts w:ascii="CordiaUPC" w:hAnsi="CordiaUPC"/>
                <w:sz w:val="28"/>
              </w:rPr>
              <w:t xml:space="preserve">AIS Network </w:t>
            </w:r>
            <w:r>
              <w:rPr>
                <w:rFonts w:hint="cs" w:ascii="CordiaUPC" w:hAnsi="CordiaUPC"/>
                <w:sz w:val="28"/>
                <w:cs/>
              </w:rPr>
              <w:t xml:space="preserve">ก่อน </w:t>
            </w:r>
            <w:r>
              <w:rPr>
                <w:rFonts w:ascii="CordiaUPC" w:hAnsi="CordiaUPC"/>
                <w:sz w:val="28"/>
              </w:rPr>
              <w:t>Validate 7</w:t>
            </w:r>
            <w:r>
              <w:rPr>
                <w:rFonts w:ascii="CordiaUPC" w:hAnsi="CordiaUPC" w:cs="Angsana New"/>
                <w:sz w:val="28"/>
                <w:cs/>
              </w:rPr>
              <w:t>*</w:t>
            </w:r>
            <w:r>
              <w:rPr>
                <w:rFonts w:ascii="CordiaUPC" w:hAnsi="CordiaUPC"/>
                <w:sz w:val="28"/>
              </w:rPr>
              <w:t>24</w:t>
            </w:r>
          </w:p>
          <w:p w:rsidRPr="00D151BA" w:rsidR="00EF138B" w:rsidP="00E06F02" w:rsidRDefault="00EF138B" w14:paraId="6D5C0A83" w14:textId="10ACAA6E">
            <w:pPr>
              <w:pStyle w:val="NoSpacing"/>
              <w:rPr>
                <w:rFonts w:ascii="CordiaUPC" w:hAnsi="CordiaUPC"/>
                <w:sz w:val="28"/>
              </w:rPr>
            </w:pPr>
            <w:r>
              <w:rPr>
                <w:rFonts w:hint="cs" w:ascii="CordiaUPC" w:hAnsi="CordiaUPC"/>
                <w:sz w:val="28"/>
                <w:cs/>
              </w:rPr>
              <w:t>เฉพาะ</w:t>
            </w:r>
            <w:r w:rsidR="00E06F02">
              <w:rPr>
                <w:rFonts w:hint="cs" w:ascii="CordiaUPC" w:hAnsi="CordiaUPC"/>
                <w:sz w:val="28"/>
                <w:cs/>
              </w:rPr>
              <w:t xml:space="preserve">เคสไม่ใช่ของ </w:t>
            </w:r>
            <w:r>
              <w:rPr>
                <w:rFonts w:ascii="CordiaUPC" w:hAnsi="CordiaUPC"/>
                <w:sz w:val="28"/>
              </w:rPr>
              <w:t xml:space="preserve">customerType </w:t>
            </w:r>
            <w:r w:rsidR="00E06F02">
              <w:rPr>
                <w:rFonts w:ascii="CordiaUPC" w:hAnsi="CordiaUPC" w:cs="Angsana New"/>
                <w:sz w:val="28"/>
                <w:cs/>
              </w:rPr>
              <w:t>=</w:t>
            </w:r>
            <w:r>
              <w:rPr>
                <w:rFonts w:ascii="CordiaUPC" w:hAnsi="CordiaUPC" w:cs="Angsana New"/>
                <w:sz w:val="28"/>
                <w:cs/>
              </w:rPr>
              <w:t xml:space="preserve"> “</w:t>
            </w:r>
            <w:r>
              <w:rPr>
                <w:rFonts w:ascii="CordiaUPC" w:hAnsi="CordiaUPC"/>
                <w:sz w:val="28"/>
              </w:rPr>
              <w:t>Pre</w:t>
            </w:r>
            <w:r>
              <w:rPr>
                <w:rFonts w:ascii="CordiaUPC" w:hAnsi="CordiaUPC" w:cs="Angsana New"/>
                <w:sz w:val="28"/>
                <w:cs/>
              </w:rPr>
              <w:t>-</w:t>
            </w:r>
            <w:r>
              <w:rPr>
                <w:rFonts w:ascii="CordiaUPC" w:hAnsi="CordiaUPC"/>
                <w:sz w:val="28"/>
              </w:rPr>
              <w:t>paid</w:t>
            </w:r>
            <w:r>
              <w:rPr>
                <w:rFonts w:ascii="CordiaUPC" w:hAnsi="CordiaUPC" w:cs="Angsana New"/>
                <w:sz w:val="28"/>
                <w:cs/>
              </w:rPr>
              <w:t xml:space="preserve">” </w:t>
            </w:r>
            <w:r>
              <w:rPr>
                <w:rFonts w:hint="cs" w:ascii="CordiaUPC" w:hAnsi="CordiaUPC"/>
                <w:sz w:val="28"/>
                <w:cs/>
              </w:rPr>
              <w:t xml:space="preserve">และ </w:t>
            </w:r>
            <w:r>
              <w:rPr>
                <w:rFonts w:ascii="CordiaUPC" w:hAnsi="CordiaUPC"/>
                <w:sz w:val="28"/>
              </w:rPr>
              <w:t xml:space="preserve">productClass </w:t>
            </w:r>
            <w:r w:rsidR="00E06F02">
              <w:rPr>
                <w:rFonts w:ascii="CordiaUPC" w:hAnsi="CordiaUPC" w:cs="Angsana New"/>
                <w:sz w:val="28"/>
                <w:cs/>
              </w:rPr>
              <w:t>=</w:t>
            </w:r>
            <w:r>
              <w:rPr>
                <w:rFonts w:ascii="CordiaUPC" w:hAnsi="CordiaUPC" w:cs="Angsana New"/>
                <w:sz w:val="28"/>
                <w:cs/>
              </w:rPr>
              <w:t xml:space="preserve"> “</w:t>
            </w:r>
            <w:r>
              <w:rPr>
                <w:rFonts w:ascii="CordiaUPC" w:hAnsi="CordiaUPC"/>
                <w:sz w:val="28"/>
              </w:rPr>
              <w:t>Main</w:t>
            </w:r>
            <w:r>
              <w:rPr>
                <w:rFonts w:ascii="CordiaUPC" w:hAnsi="CordiaUPC" w:cs="Angsana New"/>
                <w:sz w:val="28"/>
                <w:cs/>
              </w:rPr>
              <w:t>”</w:t>
            </w:r>
          </w:p>
        </w:tc>
        <w:tc>
          <w:tcPr>
            <w:tcW w:w="733" w:type="pct"/>
          </w:tcPr>
          <w:p w:rsidR="00EF138B" w:rsidP="00F9348E" w:rsidRDefault="00EF138B" w14:paraId="7F0C40B7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E06F02" w:rsidTr="00F9348E" w14:paraId="76DD35FC" w14:textId="77777777">
        <w:tc>
          <w:tcPr>
            <w:tcW w:w="778" w:type="pct"/>
          </w:tcPr>
          <w:p w:rsidR="00E06F02" w:rsidP="00E06F02" w:rsidRDefault="00E06F02" w14:paraId="602E64EE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>00029</w:t>
            </w:r>
          </w:p>
          <w:p w:rsidR="00E06F02" w:rsidP="000E5F3A" w:rsidRDefault="00E06F02" w14:paraId="08733168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</w:p>
        </w:tc>
        <w:tc>
          <w:tcPr>
            <w:tcW w:w="1628" w:type="pct"/>
          </w:tcPr>
          <w:p w:rsidR="00E06F02" w:rsidP="00E06F02" w:rsidRDefault="00E06F02" w14:paraId="463B089F" w14:textId="219B3D0D">
            <w:r>
              <w:t xml:space="preserve">On {1}, On </w:t>
            </w:r>
            <w:r>
              <w:rPr>
                <w:rFonts w:cs="CordiaUPC"/>
              </w:rPr>
              <w:t>Voice</w:t>
            </w:r>
            <w:r>
              <w:rPr>
                <w:rFonts w:cs="Angsana New"/>
                <w:cs/>
              </w:rPr>
              <w:t xml:space="preserve"> </w:t>
            </w:r>
            <w:r>
              <w:t xml:space="preserve">Rating Table, On </w:t>
            </w:r>
            <w:r w:rsidRPr="0080054C">
              <w:t>Rate AIS Network</w:t>
            </w:r>
            <w:r>
              <w:t xml:space="preserve">, </w:t>
            </w:r>
            <w:r w:rsidRPr="006442CC">
              <w:t>Day Of Week, From Timing and To Timing values must cover the 7 days and 24 hours without holes</w:t>
            </w:r>
            <w:r>
              <w:t xml:space="preserve"> when Product Class is </w:t>
            </w:r>
            <w:r>
              <w:rPr>
                <w:rFonts w:cs="Angsana New"/>
                <w:cs/>
              </w:rPr>
              <w:t>“</w:t>
            </w:r>
            <w:r>
              <w:t>Main</w:t>
            </w:r>
            <w:r>
              <w:rPr>
                <w:rFonts w:cs="Angsana New"/>
                <w:cs/>
              </w:rPr>
              <w:t>”</w:t>
            </w:r>
            <w:r w:rsidRPr="006442CC"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E06F02" w:rsidP="00E06F02" w:rsidRDefault="00E06F02" w14:paraId="10150DB3" w14:textId="77777777">
            <w:pPr>
              <w:pStyle w:val="NoSpacing"/>
              <w:rPr>
                <w:rFonts w:ascii="CordiaUPC" w:hAnsi="CordiaUPC"/>
                <w:sz w:val="28"/>
              </w:rPr>
            </w:pPr>
            <w:r>
              <w:rPr>
                <w:rFonts w:hint="cs"/>
                <w:cs/>
              </w:rPr>
              <w:t xml:space="preserve">ถ้า </w:t>
            </w:r>
            <w:r w:rsidRPr="00622722">
              <w:rPr>
                <w:rFonts w:ascii="CordiaUPC" w:hAnsi="CordiaUPC"/>
                <w:sz w:val="28"/>
              </w:rPr>
              <w:t xml:space="preserve">Product Class </w:t>
            </w:r>
            <w:r w:rsidRPr="00622722">
              <w:rPr>
                <w:rFonts w:ascii="CordiaUPC" w:hAnsi="CordiaUPC"/>
                <w:sz w:val="28"/>
                <w:cs/>
              </w:rPr>
              <w:t xml:space="preserve">มีค่าเป็น </w:t>
            </w:r>
            <w:r w:rsidRPr="00622722">
              <w:rPr>
                <w:rFonts w:ascii="CordiaUPC" w:hAnsi="CordiaUPC" w:cs="Angsana New"/>
                <w:sz w:val="28"/>
                <w:cs/>
              </w:rPr>
              <w:t>“</w:t>
            </w:r>
            <w:r w:rsidRPr="00622722">
              <w:rPr>
                <w:rFonts w:ascii="CordiaUPC" w:hAnsi="CordiaUPC"/>
                <w:sz w:val="28"/>
              </w:rPr>
              <w:t>Main</w:t>
            </w:r>
            <w:r w:rsidRPr="00622722">
              <w:rPr>
                <w:rFonts w:ascii="CordiaUPC" w:hAnsi="CordiaUPC" w:cs="Angsana New"/>
                <w:sz w:val="28"/>
                <w:cs/>
              </w:rPr>
              <w:t xml:space="preserve">” </w:t>
            </w:r>
            <w:r w:rsidRPr="00622722">
              <w:rPr>
                <w:rFonts w:ascii="CordiaUPC" w:hAnsi="CordiaUPC"/>
                <w:sz w:val="28"/>
                <w:cs/>
              </w:rPr>
              <w:t>ดังนั้น ค่า</w:t>
            </w:r>
            <w:r w:rsidRPr="00622722">
              <w:rPr>
                <w:rFonts w:ascii="CordiaUPC" w:hAnsi="CordiaUPC"/>
                <w:sz w:val="28"/>
              </w:rPr>
              <w:t xml:space="preserve"> Day Of Week, From Timing and To Timing </w:t>
            </w:r>
            <w:r w:rsidRPr="00622722">
              <w:rPr>
                <w:rFonts w:ascii="CordiaUPC" w:hAnsi="CordiaUPC"/>
                <w:sz w:val="28"/>
                <w:cs/>
              </w:rPr>
              <w:t xml:space="preserve">ภายใน </w:t>
            </w:r>
            <w:r w:rsidRPr="00622722">
              <w:rPr>
                <w:rFonts w:ascii="CordiaUPC" w:hAnsi="CordiaUPC"/>
                <w:sz w:val="28"/>
              </w:rPr>
              <w:t>AIS</w:t>
            </w:r>
            <w:r>
              <w:rPr>
                <w:rFonts w:ascii="CordiaUPC" w:hAnsi="CordiaUPC" w:cs="Angsana New"/>
                <w:sz w:val="28"/>
                <w:cs/>
              </w:rPr>
              <w:t xml:space="preserve"> </w:t>
            </w:r>
            <w:r w:rsidRPr="00622722">
              <w:rPr>
                <w:rFonts w:ascii="CordiaUPC" w:hAnsi="CordiaUPC"/>
                <w:sz w:val="28"/>
              </w:rPr>
              <w:t xml:space="preserve">Network </w:t>
            </w:r>
            <w:r w:rsidRPr="00622722">
              <w:rPr>
                <w:rFonts w:ascii="CordiaUPC" w:hAnsi="CordiaUPC"/>
                <w:sz w:val="28"/>
                <w:cs/>
              </w:rPr>
              <w:t xml:space="preserve">จะต้องครบ </w:t>
            </w:r>
            <w:r w:rsidRPr="00622722">
              <w:rPr>
                <w:rFonts w:ascii="CordiaUPC" w:hAnsi="CordiaUPC"/>
                <w:sz w:val="28"/>
              </w:rPr>
              <w:t xml:space="preserve">7 </w:t>
            </w:r>
            <w:r w:rsidRPr="00622722">
              <w:rPr>
                <w:rFonts w:ascii="CordiaUPC" w:hAnsi="CordiaUPC"/>
                <w:sz w:val="28"/>
                <w:cs/>
              </w:rPr>
              <w:t xml:space="preserve">วัน </w:t>
            </w:r>
            <w:r w:rsidRPr="00622722">
              <w:rPr>
                <w:rFonts w:ascii="CordiaUPC" w:hAnsi="CordiaUPC"/>
                <w:sz w:val="28"/>
              </w:rPr>
              <w:t>24</w:t>
            </w:r>
            <w:r w:rsidRPr="00622722">
              <w:rPr>
                <w:rFonts w:ascii="CordiaUPC" w:hAnsi="CordiaUPC"/>
                <w:sz w:val="28"/>
                <w:cs/>
              </w:rPr>
              <w:t xml:space="preserve"> ชั่วโมง</w:t>
            </w:r>
          </w:p>
          <w:p w:rsidR="00E06F02" w:rsidP="00E06F02" w:rsidRDefault="00E06F02" w14:paraId="12BB414E" w14:textId="77777777">
            <w:pPr>
              <w:pStyle w:val="NoSpacing"/>
              <w:rPr>
                <w:rFonts w:ascii="CordiaUPC" w:hAnsi="CordiaUPC"/>
                <w:sz w:val="28"/>
              </w:rPr>
            </w:pPr>
          </w:p>
          <w:p w:rsidR="00E06F02" w:rsidP="00E06F02" w:rsidRDefault="00E06F02" w14:paraId="34C5066F" w14:textId="77777777">
            <w:pPr>
              <w:pStyle w:val="NoSpacing"/>
              <w:rPr>
                <w:rFonts w:ascii="CordiaUPC" w:hAnsi="CordiaUPC"/>
                <w:sz w:val="28"/>
              </w:rPr>
            </w:pPr>
            <w:r>
              <w:rPr>
                <w:rFonts w:hint="cs" w:ascii="CordiaUPC" w:hAnsi="CordiaUPC"/>
                <w:sz w:val="28"/>
                <w:cs/>
              </w:rPr>
              <w:t xml:space="preserve">หมายเหตุ ต้องรวม </w:t>
            </w:r>
            <w:r>
              <w:rPr>
                <w:rFonts w:ascii="CordiaUPC" w:hAnsi="CordiaUPC"/>
                <w:sz w:val="28"/>
              </w:rPr>
              <w:t xml:space="preserve">All Network </w:t>
            </w:r>
            <w:r>
              <w:rPr>
                <w:rFonts w:hint="cs" w:ascii="CordiaUPC" w:hAnsi="CordiaUPC"/>
                <w:sz w:val="28"/>
                <w:cs/>
              </w:rPr>
              <w:t xml:space="preserve">กับ </w:t>
            </w:r>
            <w:r>
              <w:rPr>
                <w:rFonts w:ascii="CordiaUPC" w:hAnsi="CordiaUPC"/>
                <w:sz w:val="28"/>
              </w:rPr>
              <w:t xml:space="preserve">AIS Network </w:t>
            </w:r>
            <w:r>
              <w:rPr>
                <w:rFonts w:hint="cs" w:ascii="CordiaUPC" w:hAnsi="CordiaUPC"/>
                <w:sz w:val="28"/>
                <w:cs/>
              </w:rPr>
              <w:t xml:space="preserve">ก่อน </w:t>
            </w:r>
            <w:r>
              <w:rPr>
                <w:rFonts w:ascii="CordiaUPC" w:hAnsi="CordiaUPC"/>
                <w:sz w:val="28"/>
              </w:rPr>
              <w:t>Validate 7</w:t>
            </w:r>
            <w:r>
              <w:rPr>
                <w:rFonts w:ascii="CordiaUPC" w:hAnsi="CordiaUPC" w:cs="Angsana New"/>
                <w:sz w:val="28"/>
                <w:cs/>
              </w:rPr>
              <w:t>*</w:t>
            </w:r>
            <w:r>
              <w:rPr>
                <w:rFonts w:ascii="CordiaUPC" w:hAnsi="CordiaUPC"/>
                <w:sz w:val="28"/>
              </w:rPr>
              <w:t>24</w:t>
            </w:r>
          </w:p>
          <w:p w:rsidR="00E06F02" w:rsidP="00E06F02" w:rsidRDefault="00E06F02" w14:paraId="0594938A" w14:textId="77777777">
            <w:pPr>
              <w:pStyle w:val="NoSpacing"/>
              <w:spacing w:after="240"/>
              <w:rPr>
                <w:rFonts w:ascii="CordiaUPC" w:hAnsi="CordiaUPC"/>
                <w:sz w:val="28"/>
              </w:rPr>
            </w:pPr>
            <w:r>
              <w:rPr>
                <w:rFonts w:hint="cs" w:ascii="CordiaUPC" w:hAnsi="CordiaUPC"/>
                <w:sz w:val="28"/>
                <w:cs/>
              </w:rPr>
              <w:t xml:space="preserve">เฉพาะเคส </w:t>
            </w:r>
            <w:r>
              <w:rPr>
                <w:rFonts w:ascii="CordiaUPC" w:hAnsi="CordiaUPC"/>
                <w:sz w:val="28"/>
              </w:rPr>
              <w:t xml:space="preserve">customerType </w:t>
            </w:r>
            <w:r>
              <w:rPr>
                <w:rFonts w:ascii="CordiaUPC" w:hAnsi="CordiaUPC" w:cs="Angsana New"/>
                <w:sz w:val="28"/>
                <w:cs/>
              </w:rPr>
              <w:t>= “</w:t>
            </w:r>
            <w:r>
              <w:rPr>
                <w:rFonts w:ascii="CordiaUPC" w:hAnsi="CordiaUPC"/>
                <w:sz w:val="28"/>
              </w:rPr>
              <w:t>Pre</w:t>
            </w:r>
            <w:r>
              <w:rPr>
                <w:rFonts w:ascii="CordiaUPC" w:hAnsi="CordiaUPC" w:cs="Angsana New"/>
                <w:sz w:val="28"/>
                <w:cs/>
              </w:rPr>
              <w:t>-</w:t>
            </w:r>
            <w:r>
              <w:rPr>
                <w:rFonts w:ascii="CordiaUPC" w:hAnsi="CordiaUPC"/>
                <w:sz w:val="28"/>
              </w:rPr>
              <w:t>paid</w:t>
            </w:r>
            <w:r>
              <w:rPr>
                <w:rFonts w:ascii="CordiaUPC" w:hAnsi="CordiaUPC" w:cs="Angsana New"/>
                <w:sz w:val="28"/>
                <w:cs/>
              </w:rPr>
              <w:t xml:space="preserve">” </w:t>
            </w:r>
            <w:r>
              <w:rPr>
                <w:rFonts w:hint="cs" w:ascii="CordiaUPC" w:hAnsi="CordiaUPC"/>
                <w:sz w:val="28"/>
                <w:cs/>
              </w:rPr>
              <w:t xml:space="preserve">และ </w:t>
            </w:r>
            <w:r>
              <w:rPr>
                <w:rFonts w:ascii="CordiaUPC" w:hAnsi="CordiaUPC"/>
                <w:sz w:val="28"/>
              </w:rPr>
              <w:t xml:space="preserve">productClass </w:t>
            </w:r>
            <w:r>
              <w:rPr>
                <w:rFonts w:ascii="CordiaUPC" w:hAnsi="CordiaUPC" w:cs="Angsana New"/>
                <w:sz w:val="28"/>
                <w:cs/>
              </w:rPr>
              <w:t>= “</w:t>
            </w:r>
            <w:r>
              <w:rPr>
                <w:rFonts w:ascii="CordiaUPC" w:hAnsi="CordiaUPC"/>
                <w:sz w:val="28"/>
              </w:rPr>
              <w:t>Main</w:t>
            </w:r>
            <w:r>
              <w:rPr>
                <w:rFonts w:ascii="CordiaUPC" w:hAnsi="CordiaUPC" w:cs="Angsana New"/>
                <w:sz w:val="28"/>
                <w:cs/>
              </w:rPr>
              <w:t>”</w:t>
            </w:r>
            <w:r>
              <w:rPr>
                <w:rFonts w:hint="cs" w:ascii="CordiaUPC" w:hAnsi="CordiaUPC"/>
                <w:sz w:val="28"/>
                <w:cs/>
              </w:rPr>
              <w:t xml:space="preserve"> โดย </w:t>
            </w:r>
            <w:r>
              <w:rPr>
                <w:rFonts w:ascii="CordiaUPC" w:hAnsi="CordiaUPC"/>
                <w:sz w:val="28"/>
              </w:rPr>
              <w:t xml:space="preserve">Validate </w:t>
            </w:r>
            <w:r>
              <w:rPr>
                <w:rFonts w:hint="cs" w:ascii="CordiaUPC" w:hAnsi="CordiaUPC"/>
                <w:sz w:val="28"/>
                <w:cs/>
              </w:rPr>
              <w:t xml:space="preserve">แยกแต่ละ </w:t>
            </w:r>
            <w:r>
              <w:rPr>
                <w:rFonts w:ascii="CordiaUPC" w:hAnsi="CordiaUPC"/>
                <w:sz w:val="28"/>
              </w:rPr>
              <w:t xml:space="preserve">deductType </w:t>
            </w:r>
            <w:r>
              <w:rPr>
                <w:rFonts w:hint="cs" w:ascii="CordiaUPC" w:hAnsi="CordiaUPC"/>
                <w:sz w:val="28"/>
                <w:cs/>
              </w:rPr>
              <w:t xml:space="preserve">และจะ </w:t>
            </w:r>
            <w:r>
              <w:rPr>
                <w:rFonts w:ascii="CordiaUPC" w:hAnsi="CordiaUPC"/>
                <w:sz w:val="28"/>
              </w:rPr>
              <w:t xml:space="preserve">Validate </w:t>
            </w:r>
            <w:r>
              <w:rPr>
                <w:rFonts w:hint="cs" w:ascii="CordiaUPC" w:hAnsi="CordiaUPC"/>
                <w:sz w:val="28"/>
                <w:cs/>
              </w:rPr>
              <w:t xml:space="preserve">เมื่อ </w:t>
            </w:r>
            <w:r>
              <w:rPr>
                <w:rFonts w:ascii="CordiaUPC" w:hAnsi="CordiaUPC"/>
                <w:sz w:val="28"/>
              </w:rPr>
              <w:t xml:space="preserve">deductType </w:t>
            </w:r>
            <w:r>
              <w:rPr>
                <w:rFonts w:hint="cs" w:ascii="CordiaUPC" w:hAnsi="CordiaUPC"/>
                <w:sz w:val="28"/>
                <w:cs/>
              </w:rPr>
              <w:t>นั้นๆมีค่า</w:t>
            </w:r>
            <w:r>
              <w:rPr>
                <w:rFonts w:ascii="CordiaUPC" w:hAnsi="CordiaUPC"/>
                <w:sz w:val="28"/>
              </w:rPr>
              <w:t xml:space="preserve"> Voice Rating Table </w:t>
            </w:r>
            <w:r>
              <w:rPr>
                <w:rFonts w:hint="cs" w:ascii="CordiaUPC" w:hAnsi="CordiaUPC"/>
                <w:sz w:val="28"/>
                <w:cs/>
              </w:rPr>
              <w:t xml:space="preserve">อย่างน้อย </w:t>
            </w:r>
            <w:r>
              <w:rPr>
                <w:rFonts w:ascii="CordiaUPC" w:hAnsi="CordiaUPC"/>
                <w:sz w:val="28"/>
              </w:rPr>
              <w:t>1 Row</w:t>
            </w:r>
          </w:p>
          <w:p w:rsidR="00E06F02" w:rsidP="000E5F3A" w:rsidRDefault="00E06F02" w14:paraId="61C68B2F" w14:textId="2FECC5FD">
            <w:pPr>
              <w:pStyle w:val="NoSpacing"/>
              <w:rPr>
                <w:cs/>
              </w:rPr>
            </w:pPr>
            <w:r>
              <w:rPr>
                <w:rFonts w:ascii="CordiaUPC" w:hAnsi="CordiaUPC"/>
                <w:sz w:val="28"/>
              </w:rPr>
              <w:t xml:space="preserve">{1} </w:t>
            </w:r>
            <w:r>
              <w:rPr>
                <w:rFonts w:ascii="CordiaUPC" w:hAnsi="CordiaUPC" w:cs="Angsana New"/>
                <w:sz w:val="28"/>
                <w:cs/>
              </w:rPr>
              <w:t xml:space="preserve">= </w:t>
            </w:r>
            <w:r>
              <w:rPr>
                <w:rFonts w:ascii="CordiaUPC" w:hAnsi="CordiaUPC"/>
                <w:sz w:val="28"/>
              </w:rPr>
              <w:t>deductType</w:t>
            </w:r>
          </w:p>
        </w:tc>
        <w:tc>
          <w:tcPr>
            <w:tcW w:w="733" w:type="pct"/>
          </w:tcPr>
          <w:p w:rsidR="00E06F02" w:rsidP="00F9348E" w:rsidRDefault="00E06F02" w14:paraId="18D67899" w14:textId="29743EDF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E06F02" w:rsidTr="00F9348E" w14:paraId="7EDAFB61" w14:textId="77777777">
        <w:tc>
          <w:tcPr>
            <w:tcW w:w="778" w:type="pct"/>
          </w:tcPr>
          <w:p w:rsidR="00E06F02" w:rsidP="00F9348E" w:rsidRDefault="00E06F02" w14:paraId="06B67090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>00029</w:t>
            </w:r>
          </w:p>
        </w:tc>
        <w:tc>
          <w:tcPr>
            <w:tcW w:w="1628" w:type="pct"/>
          </w:tcPr>
          <w:p w:rsidR="00E06F02" w:rsidP="00CB2E7A" w:rsidRDefault="00E06F02" w14:paraId="200901E8" w14:textId="5A493EF6">
            <w:pPr>
              <w:rPr>
                <w:rFonts w:cs="CordiaUPC"/>
              </w:rPr>
            </w:pPr>
            <w:r>
              <w:t xml:space="preserve">On </w:t>
            </w:r>
            <w:r>
              <w:rPr>
                <w:rFonts w:cs="CordiaUPC"/>
              </w:rPr>
              <w:t>Voice</w:t>
            </w:r>
            <w:r>
              <w:rPr>
                <w:rFonts w:cs="Angsana New"/>
                <w:cs/>
              </w:rPr>
              <w:t xml:space="preserve"> </w:t>
            </w:r>
            <w:r>
              <w:t xml:space="preserve">Rating Table, On </w:t>
            </w:r>
            <w:r w:rsidRPr="0080054C">
              <w:t xml:space="preserve">Rate </w:t>
            </w:r>
            <w:r>
              <w:t>Other</w:t>
            </w:r>
            <w:r w:rsidRPr="0080054C">
              <w:t xml:space="preserve"> Network</w:t>
            </w:r>
            <w:r>
              <w:t xml:space="preserve">, </w:t>
            </w:r>
            <w:r w:rsidRPr="006442CC">
              <w:t>Day Of Week, From Timing and To Timing values must cover the 7 days and 24 hours without holes</w:t>
            </w:r>
            <w:r>
              <w:t xml:space="preserve"> when Product Class is </w:t>
            </w:r>
            <w:r>
              <w:rPr>
                <w:rFonts w:cs="Angsana New"/>
                <w:cs/>
              </w:rPr>
              <w:t>“</w:t>
            </w:r>
            <w:r>
              <w:t>Main</w:t>
            </w:r>
            <w:r>
              <w:rPr>
                <w:rFonts w:cs="Angsana New"/>
                <w:cs/>
              </w:rPr>
              <w:t>”</w:t>
            </w:r>
            <w:r w:rsidRPr="006442CC"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E06F02" w:rsidP="00F9348E" w:rsidRDefault="00E06F02" w14:paraId="149AE099" w14:textId="77777777">
            <w:pPr>
              <w:pStyle w:val="NoSpacing"/>
              <w:rPr>
                <w:rFonts w:ascii="CordiaUPC" w:hAnsi="CordiaUPC"/>
                <w:sz w:val="28"/>
              </w:rPr>
            </w:pPr>
            <w:r w:rsidRPr="00622722">
              <w:rPr>
                <w:rFonts w:ascii="CordiaUPC" w:hAnsi="CordiaUPC"/>
                <w:sz w:val="28"/>
                <w:cs/>
              </w:rPr>
              <w:t xml:space="preserve">ถ้า </w:t>
            </w:r>
            <w:r w:rsidRPr="00622722">
              <w:rPr>
                <w:rFonts w:ascii="CordiaUPC" w:hAnsi="CordiaUPC"/>
                <w:sz w:val="28"/>
              </w:rPr>
              <w:t xml:space="preserve">Product Class </w:t>
            </w:r>
            <w:r w:rsidRPr="00622722">
              <w:rPr>
                <w:rFonts w:ascii="CordiaUPC" w:hAnsi="CordiaUPC"/>
                <w:sz w:val="28"/>
                <w:cs/>
              </w:rPr>
              <w:t xml:space="preserve">มีค่าเป็น </w:t>
            </w:r>
            <w:r w:rsidRPr="00622722">
              <w:rPr>
                <w:rFonts w:ascii="CordiaUPC" w:hAnsi="CordiaUPC" w:cs="Angsana New"/>
                <w:sz w:val="28"/>
                <w:cs/>
              </w:rPr>
              <w:t>“</w:t>
            </w:r>
            <w:r w:rsidRPr="00622722">
              <w:rPr>
                <w:rFonts w:ascii="CordiaUPC" w:hAnsi="CordiaUPC"/>
                <w:sz w:val="28"/>
              </w:rPr>
              <w:t>Main</w:t>
            </w:r>
            <w:r w:rsidRPr="00622722">
              <w:rPr>
                <w:rFonts w:ascii="CordiaUPC" w:hAnsi="CordiaUPC" w:cs="Angsana New"/>
                <w:sz w:val="28"/>
                <w:cs/>
              </w:rPr>
              <w:t xml:space="preserve">” </w:t>
            </w:r>
            <w:r w:rsidRPr="00622722">
              <w:rPr>
                <w:rFonts w:ascii="CordiaUPC" w:hAnsi="CordiaUPC"/>
                <w:sz w:val="28"/>
                <w:cs/>
              </w:rPr>
              <w:t>ดังนั้น ค่า</w:t>
            </w:r>
            <w:r w:rsidRPr="00622722">
              <w:rPr>
                <w:rFonts w:ascii="CordiaUPC" w:hAnsi="CordiaUPC"/>
                <w:sz w:val="28"/>
              </w:rPr>
              <w:t xml:space="preserve"> Day Of Week, From Timing and To Timing </w:t>
            </w:r>
            <w:r w:rsidRPr="00622722">
              <w:rPr>
                <w:rFonts w:ascii="CordiaUPC" w:hAnsi="CordiaUPC"/>
                <w:sz w:val="28"/>
                <w:cs/>
              </w:rPr>
              <w:t xml:space="preserve">ภายใน </w:t>
            </w:r>
            <w:r w:rsidRPr="00622722">
              <w:rPr>
                <w:rFonts w:ascii="CordiaUPC" w:hAnsi="CordiaUPC"/>
                <w:sz w:val="28"/>
              </w:rPr>
              <w:t>Other</w:t>
            </w:r>
            <w:r>
              <w:rPr>
                <w:rFonts w:ascii="CordiaUPC" w:hAnsi="CordiaUPC" w:cs="Angsana New"/>
                <w:sz w:val="28"/>
                <w:cs/>
              </w:rPr>
              <w:t xml:space="preserve"> </w:t>
            </w:r>
            <w:r w:rsidRPr="00622722">
              <w:rPr>
                <w:rFonts w:ascii="CordiaUPC" w:hAnsi="CordiaUPC"/>
                <w:sz w:val="28"/>
              </w:rPr>
              <w:t xml:space="preserve">Network </w:t>
            </w:r>
            <w:r w:rsidRPr="00622722">
              <w:rPr>
                <w:rFonts w:ascii="CordiaUPC" w:hAnsi="CordiaUPC"/>
                <w:sz w:val="28"/>
                <w:cs/>
              </w:rPr>
              <w:t xml:space="preserve">จะต้องครบ </w:t>
            </w:r>
            <w:r w:rsidRPr="00622722">
              <w:rPr>
                <w:rFonts w:ascii="CordiaUPC" w:hAnsi="CordiaUPC"/>
                <w:sz w:val="28"/>
              </w:rPr>
              <w:t xml:space="preserve">7 </w:t>
            </w:r>
            <w:r w:rsidRPr="00622722">
              <w:rPr>
                <w:rFonts w:ascii="CordiaUPC" w:hAnsi="CordiaUPC"/>
                <w:sz w:val="28"/>
                <w:cs/>
              </w:rPr>
              <w:t xml:space="preserve">วัน </w:t>
            </w:r>
            <w:r w:rsidRPr="00622722">
              <w:rPr>
                <w:rFonts w:ascii="CordiaUPC" w:hAnsi="CordiaUPC"/>
                <w:sz w:val="28"/>
              </w:rPr>
              <w:t>24</w:t>
            </w:r>
            <w:r w:rsidRPr="00622722">
              <w:rPr>
                <w:rFonts w:ascii="CordiaUPC" w:hAnsi="CordiaUPC"/>
                <w:sz w:val="28"/>
                <w:cs/>
              </w:rPr>
              <w:t xml:space="preserve"> ชั่วโมง</w:t>
            </w:r>
          </w:p>
          <w:p w:rsidR="00E06F02" w:rsidP="00F9348E" w:rsidRDefault="00E06F02" w14:paraId="14A713B8" w14:textId="77777777">
            <w:pPr>
              <w:pStyle w:val="NoSpacing"/>
              <w:rPr>
                <w:rFonts w:ascii="CordiaUPC" w:hAnsi="CordiaUPC"/>
                <w:sz w:val="28"/>
              </w:rPr>
            </w:pPr>
          </w:p>
          <w:p w:rsidR="00E06F02" w:rsidP="00F9348E" w:rsidRDefault="00E06F02" w14:paraId="65456FA8" w14:textId="77777777">
            <w:pPr>
              <w:pStyle w:val="NoSpacing"/>
              <w:rPr>
                <w:rFonts w:ascii="CordiaUPC" w:hAnsi="CordiaUPC"/>
                <w:sz w:val="28"/>
              </w:rPr>
            </w:pPr>
            <w:r>
              <w:rPr>
                <w:rFonts w:hint="cs" w:ascii="CordiaUPC" w:hAnsi="CordiaUPC"/>
                <w:sz w:val="28"/>
                <w:cs/>
              </w:rPr>
              <w:t xml:space="preserve">หมายเหตุ ต้องรวม </w:t>
            </w:r>
            <w:r>
              <w:rPr>
                <w:rFonts w:ascii="CordiaUPC" w:hAnsi="CordiaUPC"/>
                <w:sz w:val="28"/>
              </w:rPr>
              <w:t xml:space="preserve">All Network </w:t>
            </w:r>
            <w:r>
              <w:rPr>
                <w:rFonts w:hint="cs" w:ascii="CordiaUPC" w:hAnsi="CordiaUPC"/>
                <w:sz w:val="28"/>
                <w:cs/>
              </w:rPr>
              <w:t xml:space="preserve">กับ </w:t>
            </w:r>
            <w:r>
              <w:rPr>
                <w:rFonts w:ascii="CordiaUPC" w:hAnsi="CordiaUPC"/>
                <w:sz w:val="28"/>
              </w:rPr>
              <w:t xml:space="preserve">Other Network </w:t>
            </w:r>
            <w:r>
              <w:rPr>
                <w:rFonts w:hint="cs" w:ascii="CordiaUPC" w:hAnsi="CordiaUPC"/>
                <w:sz w:val="28"/>
                <w:cs/>
              </w:rPr>
              <w:t xml:space="preserve">ก่อน </w:t>
            </w:r>
            <w:r>
              <w:rPr>
                <w:rFonts w:ascii="CordiaUPC" w:hAnsi="CordiaUPC"/>
                <w:sz w:val="28"/>
              </w:rPr>
              <w:t>Validate 7</w:t>
            </w:r>
            <w:r>
              <w:rPr>
                <w:rFonts w:ascii="CordiaUPC" w:hAnsi="CordiaUPC" w:cs="Angsana New"/>
                <w:sz w:val="28"/>
                <w:cs/>
              </w:rPr>
              <w:t>*</w:t>
            </w:r>
            <w:r>
              <w:rPr>
                <w:rFonts w:ascii="CordiaUPC" w:hAnsi="CordiaUPC"/>
                <w:sz w:val="28"/>
              </w:rPr>
              <w:t>24</w:t>
            </w:r>
          </w:p>
          <w:p w:rsidRPr="00D151BA" w:rsidR="00E06F02" w:rsidP="003B3CC7" w:rsidRDefault="00E06F02" w14:paraId="68AC2DEB" w14:textId="62945FC4">
            <w:pPr>
              <w:pStyle w:val="NoSpacing"/>
              <w:rPr>
                <w:rFonts w:ascii="CordiaUPC" w:hAnsi="CordiaUPC"/>
                <w:sz w:val="28"/>
              </w:rPr>
            </w:pPr>
            <w:r>
              <w:rPr>
                <w:rFonts w:hint="cs" w:ascii="CordiaUPC" w:hAnsi="CordiaUPC"/>
                <w:sz w:val="28"/>
                <w:cs/>
              </w:rPr>
              <w:t xml:space="preserve">เฉพาะเคสไม่ใช่ของ </w:t>
            </w:r>
            <w:r>
              <w:rPr>
                <w:rFonts w:ascii="CordiaUPC" w:hAnsi="CordiaUPC"/>
                <w:sz w:val="28"/>
              </w:rPr>
              <w:t xml:space="preserve">customerType </w:t>
            </w:r>
            <w:r>
              <w:rPr>
                <w:rFonts w:ascii="CordiaUPC" w:hAnsi="CordiaUPC" w:cs="Angsana New"/>
                <w:sz w:val="28"/>
                <w:cs/>
              </w:rPr>
              <w:t>= “</w:t>
            </w:r>
            <w:r>
              <w:rPr>
                <w:rFonts w:ascii="CordiaUPC" w:hAnsi="CordiaUPC"/>
                <w:sz w:val="28"/>
              </w:rPr>
              <w:t>Pre</w:t>
            </w:r>
            <w:r>
              <w:rPr>
                <w:rFonts w:ascii="CordiaUPC" w:hAnsi="CordiaUPC" w:cs="Angsana New"/>
                <w:sz w:val="28"/>
                <w:cs/>
              </w:rPr>
              <w:t>-</w:t>
            </w:r>
            <w:r>
              <w:rPr>
                <w:rFonts w:ascii="CordiaUPC" w:hAnsi="CordiaUPC"/>
                <w:sz w:val="28"/>
              </w:rPr>
              <w:t>paid</w:t>
            </w:r>
            <w:r>
              <w:rPr>
                <w:rFonts w:ascii="CordiaUPC" w:hAnsi="CordiaUPC" w:cs="Angsana New"/>
                <w:sz w:val="28"/>
                <w:cs/>
              </w:rPr>
              <w:t xml:space="preserve">” </w:t>
            </w:r>
            <w:r>
              <w:rPr>
                <w:rFonts w:hint="cs" w:ascii="CordiaUPC" w:hAnsi="CordiaUPC"/>
                <w:sz w:val="28"/>
                <w:cs/>
              </w:rPr>
              <w:t xml:space="preserve">และ </w:t>
            </w:r>
            <w:r>
              <w:rPr>
                <w:rFonts w:ascii="CordiaUPC" w:hAnsi="CordiaUPC"/>
                <w:sz w:val="28"/>
              </w:rPr>
              <w:t xml:space="preserve">productClass </w:t>
            </w:r>
            <w:r>
              <w:rPr>
                <w:rFonts w:ascii="CordiaUPC" w:hAnsi="CordiaUPC" w:cs="Angsana New"/>
                <w:sz w:val="28"/>
                <w:cs/>
              </w:rPr>
              <w:t>= “</w:t>
            </w:r>
            <w:r>
              <w:rPr>
                <w:rFonts w:ascii="CordiaUPC" w:hAnsi="CordiaUPC"/>
                <w:sz w:val="28"/>
              </w:rPr>
              <w:t>Main</w:t>
            </w:r>
          </w:p>
        </w:tc>
        <w:tc>
          <w:tcPr>
            <w:tcW w:w="733" w:type="pct"/>
          </w:tcPr>
          <w:p w:rsidR="00E06F02" w:rsidP="00F9348E" w:rsidRDefault="00E06F02" w14:paraId="306A736D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E06F02" w:rsidTr="00F9348E" w14:paraId="1D79E76D" w14:textId="77777777">
        <w:tc>
          <w:tcPr>
            <w:tcW w:w="778" w:type="pct"/>
          </w:tcPr>
          <w:p w:rsidR="00E06F02" w:rsidP="00F9348E" w:rsidRDefault="00E06F02" w14:paraId="15C66BBC" w14:textId="423FE209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>00029</w:t>
            </w:r>
          </w:p>
        </w:tc>
        <w:tc>
          <w:tcPr>
            <w:tcW w:w="1628" w:type="pct"/>
          </w:tcPr>
          <w:p w:rsidR="00E06F02" w:rsidP="00E06F02" w:rsidRDefault="00E06F02" w14:paraId="781FB999" w14:textId="16CDC83E">
            <w:r>
              <w:t xml:space="preserve">On {1}, On </w:t>
            </w:r>
            <w:r>
              <w:rPr>
                <w:rFonts w:cs="CordiaUPC"/>
              </w:rPr>
              <w:t>Voice</w:t>
            </w:r>
            <w:r>
              <w:rPr>
                <w:rFonts w:cs="Angsana New"/>
                <w:cs/>
              </w:rPr>
              <w:t xml:space="preserve"> </w:t>
            </w:r>
            <w:r>
              <w:t xml:space="preserve">Rating Table, </w:t>
            </w:r>
            <w:r w:rsidRPr="0080054C">
              <w:t xml:space="preserve">Rate </w:t>
            </w:r>
            <w:r>
              <w:t>Other</w:t>
            </w:r>
            <w:r w:rsidRPr="0080054C">
              <w:t xml:space="preserve"> Network</w:t>
            </w:r>
            <w:r>
              <w:t xml:space="preserve">, </w:t>
            </w:r>
            <w:r w:rsidRPr="006442CC">
              <w:t>Day Of Week, From Timing and To Timing values must cover the 7 days and 24 hours without holes</w:t>
            </w:r>
            <w:r>
              <w:t xml:space="preserve"> when Product Class is </w:t>
            </w:r>
            <w:r>
              <w:rPr>
                <w:rFonts w:cs="Angsana New"/>
                <w:cs/>
              </w:rPr>
              <w:t>“</w:t>
            </w:r>
            <w:r>
              <w:t>Main</w:t>
            </w:r>
            <w:r>
              <w:rPr>
                <w:rFonts w:cs="Angsana New"/>
                <w:cs/>
              </w:rPr>
              <w:t>”</w:t>
            </w:r>
            <w:r w:rsidRPr="006442CC"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E06F02" w:rsidP="00E06F02" w:rsidRDefault="00E06F02" w14:paraId="542A7B3C" w14:textId="77777777">
            <w:pPr>
              <w:pStyle w:val="NoSpacing"/>
              <w:rPr>
                <w:rFonts w:ascii="CordiaUPC" w:hAnsi="CordiaUPC"/>
                <w:sz w:val="28"/>
              </w:rPr>
            </w:pPr>
            <w:r w:rsidRPr="00622722">
              <w:rPr>
                <w:rFonts w:ascii="CordiaUPC" w:hAnsi="CordiaUPC"/>
                <w:sz w:val="28"/>
                <w:cs/>
              </w:rPr>
              <w:t xml:space="preserve">ถ้า </w:t>
            </w:r>
            <w:r w:rsidRPr="00622722">
              <w:rPr>
                <w:rFonts w:ascii="CordiaUPC" w:hAnsi="CordiaUPC"/>
                <w:sz w:val="28"/>
              </w:rPr>
              <w:t xml:space="preserve">Product Class </w:t>
            </w:r>
            <w:r w:rsidRPr="00622722">
              <w:rPr>
                <w:rFonts w:ascii="CordiaUPC" w:hAnsi="CordiaUPC"/>
                <w:sz w:val="28"/>
                <w:cs/>
              </w:rPr>
              <w:t xml:space="preserve">มีค่าเป็น </w:t>
            </w:r>
            <w:r w:rsidRPr="00622722">
              <w:rPr>
                <w:rFonts w:ascii="CordiaUPC" w:hAnsi="CordiaUPC" w:cs="Angsana New"/>
                <w:sz w:val="28"/>
                <w:cs/>
              </w:rPr>
              <w:t>“</w:t>
            </w:r>
            <w:r w:rsidRPr="00622722">
              <w:rPr>
                <w:rFonts w:ascii="CordiaUPC" w:hAnsi="CordiaUPC"/>
                <w:sz w:val="28"/>
              </w:rPr>
              <w:t>Main</w:t>
            </w:r>
            <w:r w:rsidRPr="00622722">
              <w:rPr>
                <w:rFonts w:ascii="CordiaUPC" w:hAnsi="CordiaUPC" w:cs="Angsana New"/>
                <w:sz w:val="28"/>
                <w:cs/>
              </w:rPr>
              <w:t xml:space="preserve">” </w:t>
            </w:r>
            <w:r w:rsidRPr="00622722">
              <w:rPr>
                <w:rFonts w:ascii="CordiaUPC" w:hAnsi="CordiaUPC"/>
                <w:sz w:val="28"/>
                <w:cs/>
              </w:rPr>
              <w:t>ดังนั้น ค่า</w:t>
            </w:r>
            <w:r w:rsidRPr="00622722">
              <w:rPr>
                <w:rFonts w:ascii="CordiaUPC" w:hAnsi="CordiaUPC"/>
                <w:sz w:val="28"/>
              </w:rPr>
              <w:t xml:space="preserve"> Day Of Week, From Timing and To Timing </w:t>
            </w:r>
            <w:r w:rsidRPr="00622722">
              <w:rPr>
                <w:rFonts w:ascii="CordiaUPC" w:hAnsi="CordiaUPC"/>
                <w:sz w:val="28"/>
                <w:cs/>
              </w:rPr>
              <w:t xml:space="preserve">ภายใน </w:t>
            </w:r>
            <w:r w:rsidRPr="00622722">
              <w:rPr>
                <w:rFonts w:ascii="CordiaUPC" w:hAnsi="CordiaUPC"/>
                <w:sz w:val="28"/>
              </w:rPr>
              <w:t>Other</w:t>
            </w:r>
            <w:r>
              <w:rPr>
                <w:rFonts w:ascii="CordiaUPC" w:hAnsi="CordiaUPC" w:cs="Angsana New"/>
                <w:sz w:val="28"/>
                <w:cs/>
              </w:rPr>
              <w:t xml:space="preserve"> </w:t>
            </w:r>
            <w:r w:rsidRPr="00622722">
              <w:rPr>
                <w:rFonts w:ascii="CordiaUPC" w:hAnsi="CordiaUPC"/>
                <w:sz w:val="28"/>
              </w:rPr>
              <w:t xml:space="preserve">Network </w:t>
            </w:r>
            <w:r w:rsidRPr="00622722">
              <w:rPr>
                <w:rFonts w:ascii="CordiaUPC" w:hAnsi="CordiaUPC"/>
                <w:sz w:val="28"/>
                <w:cs/>
              </w:rPr>
              <w:t xml:space="preserve">จะต้องครบ </w:t>
            </w:r>
            <w:r w:rsidRPr="00622722">
              <w:rPr>
                <w:rFonts w:ascii="CordiaUPC" w:hAnsi="CordiaUPC"/>
                <w:sz w:val="28"/>
              </w:rPr>
              <w:t xml:space="preserve">7 </w:t>
            </w:r>
            <w:r w:rsidRPr="00622722">
              <w:rPr>
                <w:rFonts w:ascii="CordiaUPC" w:hAnsi="CordiaUPC"/>
                <w:sz w:val="28"/>
                <w:cs/>
              </w:rPr>
              <w:t xml:space="preserve">วัน </w:t>
            </w:r>
            <w:r w:rsidRPr="00622722">
              <w:rPr>
                <w:rFonts w:ascii="CordiaUPC" w:hAnsi="CordiaUPC"/>
                <w:sz w:val="28"/>
              </w:rPr>
              <w:t>24</w:t>
            </w:r>
            <w:r w:rsidRPr="00622722">
              <w:rPr>
                <w:rFonts w:ascii="CordiaUPC" w:hAnsi="CordiaUPC"/>
                <w:sz w:val="28"/>
                <w:cs/>
              </w:rPr>
              <w:t xml:space="preserve"> ชั่วโมง</w:t>
            </w:r>
          </w:p>
          <w:p w:rsidR="00E06F02" w:rsidP="00E06F02" w:rsidRDefault="00E06F02" w14:paraId="7CC68F8D" w14:textId="77777777">
            <w:pPr>
              <w:pStyle w:val="NoSpacing"/>
              <w:rPr>
                <w:rFonts w:ascii="CordiaUPC" w:hAnsi="CordiaUPC"/>
                <w:sz w:val="28"/>
              </w:rPr>
            </w:pPr>
          </w:p>
          <w:p w:rsidR="00E06F02" w:rsidP="00E06F02" w:rsidRDefault="00E06F02" w14:paraId="687DFD7F" w14:textId="77777777">
            <w:pPr>
              <w:pStyle w:val="NoSpacing"/>
              <w:rPr>
                <w:rFonts w:ascii="CordiaUPC" w:hAnsi="CordiaUPC"/>
                <w:sz w:val="28"/>
              </w:rPr>
            </w:pPr>
            <w:r>
              <w:rPr>
                <w:rFonts w:hint="cs" w:ascii="CordiaUPC" w:hAnsi="CordiaUPC"/>
                <w:sz w:val="28"/>
                <w:cs/>
              </w:rPr>
              <w:t xml:space="preserve">หมายเหตุ ต้องรวม </w:t>
            </w:r>
            <w:r>
              <w:rPr>
                <w:rFonts w:ascii="CordiaUPC" w:hAnsi="CordiaUPC"/>
                <w:sz w:val="28"/>
              </w:rPr>
              <w:t xml:space="preserve">All Network </w:t>
            </w:r>
            <w:r>
              <w:rPr>
                <w:rFonts w:hint="cs" w:ascii="CordiaUPC" w:hAnsi="CordiaUPC"/>
                <w:sz w:val="28"/>
                <w:cs/>
              </w:rPr>
              <w:t xml:space="preserve">กับ </w:t>
            </w:r>
            <w:r>
              <w:rPr>
                <w:rFonts w:ascii="CordiaUPC" w:hAnsi="CordiaUPC"/>
                <w:sz w:val="28"/>
              </w:rPr>
              <w:t xml:space="preserve">Other Network </w:t>
            </w:r>
            <w:r>
              <w:rPr>
                <w:rFonts w:hint="cs" w:ascii="CordiaUPC" w:hAnsi="CordiaUPC"/>
                <w:sz w:val="28"/>
                <w:cs/>
              </w:rPr>
              <w:t xml:space="preserve">ก่อน </w:t>
            </w:r>
            <w:r>
              <w:rPr>
                <w:rFonts w:ascii="CordiaUPC" w:hAnsi="CordiaUPC"/>
                <w:sz w:val="28"/>
              </w:rPr>
              <w:t>Validate 7</w:t>
            </w:r>
            <w:r>
              <w:rPr>
                <w:rFonts w:ascii="CordiaUPC" w:hAnsi="CordiaUPC" w:cs="Angsana New"/>
                <w:sz w:val="28"/>
                <w:cs/>
              </w:rPr>
              <w:t>*</w:t>
            </w:r>
            <w:r>
              <w:rPr>
                <w:rFonts w:ascii="CordiaUPC" w:hAnsi="CordiaUPC"/>
                <w:sz w:val="28"/>
              </w:rPr>
              <w:t>24</w:t>
            </w:r>
          </w:p>
          <w:p w:rsidR="00E06F02" w:rsidP="000E5F3A" w:rsidRDefault="00E06F02" w14:paraId="70EF36D5" w14:textId="77777777">
            <w:pPr>
              <w:pStyle w:val="NoSpacing"/>
              <w:rPr>
                <w:rFonts w:ascii="CordiaUPC" w:hAnsi="CordiaUPC"/>
                <w:sz w:val="28"/>
              </w:rPr>
            </w:pPr>
            <w:r>
              <w:rPr>
                <w:rFonts w:hint="cs" w:ascii="CordiaUPC" w:hAnsi="CordiaUPC"/>
                <w:sz w:val="28"/>
                <w:cs/>
              </w:rPr>
              <w:t>เฉพาะ</w:t>
            </w:r>
            <w:r>
              <w:rPr>
                <w:rFonts w:ascii="CordiaUPC" w:hAnsi="CordiaUPC"/>
                <w:sz w:val="28"/>
              </w:rPr>
              <w:t xml:space="preserve"> customerType </w:t>
            </w:r>
            <w:r>
              <w:rPr>
                <w:rFonts w:ascii="CordiaUPC" w:hAnsi="CordiaUPC" w:cs="Angsana New"/>
                <w:sz w:val="28"/>
                <w:cs/>
              </w:rPr>
              <w:t>= “</w:t>
            </w:r>
            <w:r>
              <w:rPr>
                <w:rFonts w:ascii="CordiaUPC" w:hAnsi="CordiaUPC"/>
                <w:sz w:val="28"/>
              </w:rPr>
              <w:t>Pre</w:t>
            </w:r>
            <w:r>
              <w:rPr>
                <w:rFonts w:ascii="CordiaUPC" w:hAnsi="CordiaUPC" w:cs="Angsana New"/>
                <w:sz w:val="28"/>
                <w:cs/>
              </w:rPr>
              <w:t>-</w:t>
            </w:r>
            <w:r>
              <w:rPr>
                <w:rFonts w:ascii="CordiaUPC" w:hAnsi="CordiaUPC"/>
                <w:sz w:val="28"/>
              </w:rPr>
              <w:t>paid</w:t>
            </w:r>
            <w:r>
              <w:rPr>
                <w:rFonts w:ascii="CordiaUPC" w:hAnsi="CordiaUPC" w:cs="Angsana New"/>
                <w:sz w:val="28"/>
                <w:cs/>
              </w:rPr>
              <w:t xml:space="preserve">” </w:t>
            </w:r>
            <w:r>
              <w:rPr>
                <w:rFonts w:hint="cs" w:ascii="CordiaUPC" w:hAnsi="CordiaUPC"/>
                <w:sz w:val="28"/>
                <w:cs/>
              </w:rPr>
              <w:t xml:space="preserve">และ </w:t>
            </w:r>
            <w:r>
              <w:rPr>
                <w:rFonts w:ascii="CordiaUPC" w:hAnsi="CordiaUPC"/>
                <w:sz w:val="28"/>
              </w:rPr>
              <w:t xml:space="preserve">productClass </w:t>
            </w:r>
            <w:r>
              <w:rPr>
                <w:rFonts w:ascii="CordiaUPC" w:hAnsi="CordiaUPC" w:cs="Angsana New"/>
                <w:sz w:val="28"/>
                <w:cs/>
              </w:rPr>
              <w:t>= “</w:t>
            </w:r>
            <w:r>
              <w:rPr>
                <w:rFonts w:ascii="CordiaUPC" w:hAnsi="CordiaUPC"/>
                <w:sz w:val="28"/>
              </w:rPr>
              <w:t>Main</w:t>
            </w:r>
            <w:r>
              <w:rPr>
                <w:rFonts w:ascii="CordiaUPC" w:hAnsi="CordiaUPC" w:cs="Angsana New"/>
                <w:sz w:val="28"/>
                <w:cs/>
              </w:rPr>
              <w:t>”</w:t>
            </w:r>
            <w:r>
              <w:rPr>
                <w:rFonts w:hint="cs" w:ascii="CordiaUPC" w:hAnsi="CordiaUPC"/>
                <w:sz w:val="28"/>
                <w:cs/>
              </w:rPr>
              <w:t xml:space="preserve"> โดย </w:t>
            </w:r>
            <w:r>
              <w:rPr>
                <w:rFonts w:ascii="CordiaUPC" w:hAnsi="CordiaUPC"/>
                <w:sz w:val="28"/>
              </w:rPr>
              <w:t xml:space="preserve">Validate </w:t>
            </w:r>
            <w:r>
              <w:rPr>
                <w:rFonts w:hint="cs" w:ascii="CordiaUPC" w:hAnsi="CordiaUPC"/>
                <w:sz w:val="28"/>
                <w:cs/>
              </w:rPr>
              <w:t xml:space="preserve">แยกแต่ละ </w:t>
            </w:r>
            <w:r>
              <w:rPr>
                <w:rFonts w:ascii="CordiaUPC" w:hAnsi="CordiaUPC"/>
                <w:sz w:val="28"/>
              </w:rPr>
              <w:t xml:space="preserve">deductType </w:t>
            </w:r>
            <w:r>
              <w:rPr>
                <w:rFonts w:hint="cs" w:ascii="CordiaUPC" w:hAnsi="CordiaUPC"/>
                <w:sz w:val="28"/>
                <w:cs/>
              </w:rPr>
              <w:t xml:space="preserve">และจะ </w:t>
            </w:r>
            <w:r>
              <w:rPr>
                <w:rFonts w:ascii="CordiaUPC" w:hAnsi="CordiaUPC"/>
                <w:sz w:val="28"/>
              </w:rPr>
              <w:t xml:space="preserve">Validate </w:t>
            </w:r>
            <w:r>
              <w:rPr>
                <w:rFonts w:hint="cs" w:ascii="CordiaUPC" w:hAnsi="CordiaUPC"/>
                <w:sz w:val="28"/>
                <w:cs/>
              </w:rPr>
              <w:t xml:space="preserve">เมื่อ </w:t>
            </w:r>
            <w:r>
              <w:rPr>
                <w:rFonts w:ascii="CordiaUPC" w:hAnsi="CordiaUPC"/>
                <w:sz w:val="28"/>
              </w:rPr>
              <w:t xml:space="preserve">deductType </w:t>
            </w:r>
            <w:r>
              <w:rPr>
                <w:rFonts w:hint="cs" w:ascii="CordiaUPC" w:hAnsi="CordiaUPC"/>
                <w:sz w:val="28"/>
                <w:cs/>
              </w:rPr>
              <w:t>นั้นๆมีค่า</w:t>
            </w:r>
            <w:r>
              <w:rPr>
                <w:rFonts w:ascii="CordiaUPC" w:hAnsi="CordiaUPC"/>
                <w:sz w:val="28"/>
              </w:rPr>
              <w:t xml:space="preserve"> Voice Rating Table</w:t>
            </w:r>
            <w:r>
              <w:rPr>
                <w:rFonts w:hint="cs" w:ascii="CordiaUPC" w:hAnsi="CordiaUPC"/>
                <w:sz w:val="28"/>
                <w:cs/>
              </w:rPr>
              <w:t xml:space="preserve"> อย่างน้อย </w:t>
            </w:r>
            <w:r>
              <w:rPr>
                <w:rFonts w:ascii="CordiaUPC" w:hAnsi="CordiaUPC"/>
                <w:sz w:val="28"/>
              </w:rPr>
              <w:t>1 Row</w:t>
            </w:r>
          </w:p>
          <w:p w:rsidR="00E06F02" w:rsidP="000E5F3A" w:rsidRDefault="00E06F02" w14:paraId="24178D2E" w14:textId="77777777">
            <w:pPr>
              <w:pStyle w:val="NoSpacing"/>
              <w:rPr>
                <w:rFonts w:ascii="CordiaUPC" w:hAnsi="CordiaUPC"/>
                <w:sz w:val="28"/>
              </w:rPr>
            </w:pPr>
          </w:p>
          <w:p w:rsidRPr="00622722" w:rsidR="00E06F02" w:rsidP="000E5F3A" w:rsidRDefault="00E06F02" w14:paraId="74202C86" w14:textId="368FE4AB">
            <w:pPr>
              <w:pStyle w:val="NoSpacing"/>
              <w:rPr>
                <w:rFonts w:ascii="CordiaUPC" w:hAnsi="CordiaUPC"/>
                <w:sz w:val="28"/>
                <w:cs/>
              </w:rPr>
            </w:pPr>
            <w:r>
              <w:rPr>
                <w:rFonts w:ascii="CordiaUPC" w:hAnsi="CordiaUPC"/>
                <w:sz w:val="28"/>
              </w:rPr>
              <w:t xml:space="preserve">{1} </w:t>
            </w:r>
            <w:r>
              <w:rPr>
                <w:rFonts w:ascii="CordiaUPC" w:hAnsi="CordiaUPC" w:cs="Angsana New"/>
                <w:sz w:val="28"/>
                <w:cs/>
              </w:rPr>
              <w:t xml:space="preserve">= </w:t>
            </w:r>
            <w:r>
              <w:rPr>
                <w:rFonts w:ascii="CordiaUPC" w:hAnsi="CordiaUPC"/>
                <w:sz w:val="28"/>
              </w:rPr>
              <w:t>deductType</w:t>
            </w:r>
          </w:p>
        </w:tc>
        <w:tc>
          <w:tcPr>
            <w:tcW w:w="733" w:type="pct"/>
          </w:tcPr>
          <w:p w:rsidR="00E06F02" w:rsidP="00F9348E" w:rsidRDefault="00E06F02" w14:paraId="1158F9F5" w14:textId="04125CCA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E06F02" w:rsidTr="00F9348E" w14:paraId="55FD8984" w14:textId="77777777">
        <w:tc>
          <w:tcPr>
            <w:tcW w:w="778" w:type="pct"/>
          </w:tcPr>
          <w:p w:rsidR="00E06F02" w:rsidP="00F9348E" w:rsidRDefault="00E06F02" w14:paraId="31EAAFD3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>00009</w:t>
            </w:r>
          </w:p>
        </w:tc>
        <w:tc>
          <w:tcPr>
            <w:tcW w:w="1628" w:type="pct"/>
          </w:tcPr>
          <w:p w:rsidR="00E06F02" w:rsidP="00CB2E7A" w:rsidRDefault="00E06F02" w14:paraId="13680799" w14:textId="18D4A68E">
            <w:pPr>
              <w:rPr>
                <w:rFonts w:cs="CordiaUPC"/>
              </w:rPr>
            </w:pPr>
            <w:r>
              <w:t xml:space="preserve">On </w:t>
            </w:r>
            <w:r>
              <w:rPr>
                <w:rFonts w:cs="CordiaUPC"/>
              </w:rPr>
              <w:t>Voice</w:t>
            </w:r>
            <w:r>
              <w:rPr>
                <w:rFonts w:cs="Angsana New"/>
                <w:cs/>
              </w:rPr>
              <w:t xml:space="preserve"> </w:t>
            </w:r>
            <w:r>
              <w:t xml:space="preserve">Rating Table, On </w:t>
            </w:r>
            <w:r w:rsidRPr="0080054C">
              <w:t>Rate AIS Network</w:t>
            </w:r>
            <w:r>
              <w:t xml:space="preserve">, </w:t>
            </w:r>
            <w:r w:rsidRPr="0080054C">
              <w:t>Day Of W</w:t>
            </w:r>
            <w:r>
              <w:t xml:space="preserve">eek, From Timing and To Timing </w:t>
            </w:r>
            <w:r w:rsidRPr="0080054C">
              <w:t>values must not be overlapping</w:t>
            </w:r>
            <w:r w:rsidRPr="0080054C"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E06F02" w:rsidP="00F9348E" w:rsidRDefault="00E06F02" w14:paraId="603A3F3D" w14:textId="1211E5ED">
            <w:pPr>
              <w:pStyle w:val="NoSpacing"/>
              <w:rPr>
                <w:rFonts w:ascii="CordiaUPC" w:hAnsi="CordiaUPC"/>
                <w:sz w:val="28"/>
              </w:rPr>
            </w:pPr>
            <w:r w:rsidRPr="00622722">
              <w:rPr>
                <w:rFonts w:ascii="CordiaUPC" w:hAnsi="CordiaUPC"/>
                <w:sz w:val="28"/>
                <w:cs/>
              </w:rPr>
              <w:t>ค่า</w:t>
            </w:r>
            <w:r w:rsidRPr="00622722">
              <w:rPr>
                <w:rFonts w:ascii="CordiaUPC" w:hAnsi="CordiaUPC"/>
                <w:sz w:val="28"/>
              </w:rPr>
              <w:t xml:space="preserve"> Day Of Week, From Timing and To Timing </w:t>
            </w:r>
            <w:r w:rsidRPr="00622722">
              <w:rPr>
                <w:rFonts w:ascii="CordiaUPC" w:hAnsi="CordiaUPC"/>
                <w:sz w:val="28"/>
                <w:cs/>
              </w:rPr>
              <w:t xml:space="preserve">ภายใน </w:t>
            </w:r>
            <w:r w:rsidRPr="00622722">
              <w:rPr>
                <w:rFonts w:ascii="CordiaUPC" w:hAnsi="CordiaUPC"/>
                <w:sz w:val="28"/>
              </w:rPr>
              <w:t>AIS</w:t>
            </w:r>
            <w:r>
              <w:rPr>
                <w:rFonts w:ascii="CordiaUPC" w:hAnsi="CordiaUPC" w:cs="Angsana New"/>
                <w:sz w:val="28"/>
                <w:cs/>
              </w:rPr>
              <w:t xml:space="preserve"> </w:t>
            </w:r>
            <w:r w:rsidRPr="00622722">
              <w:rPr>
                <w:rFonts w:ascii="CordiaUPC" w:hAnsi="CordiaUPC"/>
                <w:sz w:val="28"/>
              </w:rPr>
              <w:t xml:space="preserve">Network </w:t>
            </w:r>
            <w:r w:rsidRPr="00622722">
              <w:rPr>
                <w:rFonts w:ascii="CordiaUPC" w:hAnsi="CordiaUPC"/>
                <w:sz w:val="28"/>
                <w:cs/>
              </w:rPr>
              <w:t>ต้องห้ามมีค่าทับซ้อนกัน</w:t>
            </w:r>
            <w:r>
              <w:rPr>
                <w:rFonts w:hint="cs" w:ascii="CordiaUPC" w:hAnsi="CordiaUPC"/>
                <w:sz w:val="28"/>
                <w:cs/>
              </w:rPr>
              <w:t xml:space="preserve">หมายเหตุ ต้องรวม </w:t>
            </w:r>
            <w:r>
              <w:rPr>
                <w:rFonts w:ascii="CordiaUPC" w:hAnsi="CordiaUPC"/>
                <w:sz w:val="28"/>
              </w:rPr>
              <w:t xml:space="preserve">All Network </w:t>
            </w:r>
            <w:r>
              <w:rPr>
                <w:rFonts w:hint="cs" w:ascii="CordiaUPC" w:hAnsi="CordiaUPC"/>
                <w:sz w:val="28"/>
                <w:cs/>
              </w:rPr>
              <w:t xml:space="preserve">กับ </w:t>
            </w:r>
            <w:r>
              <w:rPr>
                <w:rFonts w:ascii="CordiaUPC" w:hAnsi="CordiaUPC"/>
                <w:sz w:val="28"/>
              </w:rPr>
              <w:t xml:space="preserve">AIS Network </w:t>
            </w:r>
            <w:r>
              <w:rPr>
                <w:rFonts w:hint="cs" w:ascii="CordiaUPC" w:hAnsi="CordiaUPC"/>
                <w:sz w:val="28"/>
                <w:cs/>
              </w:rPr>
              <w:t>ก่อน</w:t>
            </w:r>
            <w:r>
              <w:rPr>
                <w:rFonts w:ascii="CordiaUPC" w:hAnsi="CordiaUPC"/>
                <w:sz w:val="28"/>
              </w:rPr>
              <w:t xml:space="preserve"> Validate Overlapping</w:t>
            </w:r>
          </w:p>
          <w:p w:rsidRPr="00D151BA" w:rsidR="00E06F02" w:rsidP="00F9348E" w:rsidRDefault="00E06F02" w14:paraId="35899A85" w14:textId="40DDC4FE">
            <w:pPr>
              <w:pStyle w:val="NoSpacing"/>
              <w:rPr>
                <w:rFonts w:ascii="CordiaUPC" w:hAnsi="CordiaUPC"/>
                <w:sz w:val="28"/>
              </w:rPr>
            </w:pPr>
            <w:r>
              <w:rPr>
                <w:rFonts w:hint="cs" w:ascii="CordiaUPC" w:hAnsi="CordiaUPC"/>
                <w:sz w:val="28"/>
                <w:cs/>
              </w:rPr>
              <w:t xml:space="preserve">เฉพาะเคสไม่ใช่ของ </w:t>
            </w:r>
            <w:r>
              <w:rPr>
                <w:rFonts w:ascii="CordiaUPC" w:hAnsi="CordiaUPC"/>
                <w:sz w:val="28"/>
              </w:rPr>
              <w:t>customerType</w:t>
            </w:r>
            <w:r>
              <w:rPr>
                <w:rFonts w:ascii="CordiaUPC" w:hAnsi="CordiaUPC" w:cs="CordiaUPC"/>
                <w:sz w:val="28"/>
                <w:cs/>
              </w:rPr>
              <w:t xml:space="preserve"> </w:t>
            </w:r>
            <w:r>
              <w:rPr>
                <w:rFonts w:ascii="CordiaUPC" w:hAnsi="CordiaUPC" w:cs="Angsana New"/>
                <w:sz w:val="28"/>
                <w:cs/>
              </w:rPr>
              <w:t>= “</w:t>
            </w:r>
            <w:r>
              <w:rPr>
                <w:rFonts w:ascii="CordiaUPC" w:hAnsi="CordiaUPC"/>
                <w:sz w:val="28"/>
              </w:rPr>
              <w:t>Pre</w:t>
            </w:r>
            <w:r>
              <w:rPr>
                <w:rFonts w:ascii="CordiaUPC" w:hAnsi="CordiaUPC" w:cs="Angsana New"/>
                <w:sz w:val="28"/>
                <w:cs/>
              </w:rPr>
              <w:t>-</w:t>
            </w:r>
            <w:r>
              <w:rPr>
                <w:rFonts w:ascii="CordiaUPC" w:hAnsi="CordiaUPC"/>
                <w:sz w:val="28"/>
              </w:rPr>
              <w:t>paid</w:t>
            </w:r>
            <w:r>
              <w:rPr>
                <w:rFonts w:ascii="CordiaUPC" w:hAnsi="CordiaUPC" w:cs="Angsana New"/>
                <w:sz w:val="28"/>
                <w:cs/>
              </w:rPr>
              <w:t xml:space="preserve">” </w:t>
            </w:r>
            <w:r>
              <w:rPr>
                <w:rFonts w:hint="cs" w:ascii="CordiaUPC" w:hAnsi="CordiaUPC"/>
                <w:sz w:val="28"/>
                <w:cs/>
              </w:rPr>
              <w:t xml:space="preserve">และ </w:t>
            </w:r>
            <w:r>
              <w:rPr>
                <w:rFonts w:ascii="CordiaUPC" w:hAnsi="CordiaUPC"/>
                <w:sz w:val="28"/>
              </w:rPr>
              <w:t xml:space="preserve">productClass </w:t>
            </w:r>
            <w:r>
              <w:rPr>
                <w:rFonts w:ascii="CordiaUPC" w:hAnsi="CordiaUPC" w:cs="Angsana New"/>
                <w:sz w:val="28"/>
                <w:cs/>
              </w:rPr>
              <w:t>= “</w:t>
            </w:r>
            <w:r>
              <w:rPr>
                <w:rFonts w:ascii="CordiaUPC" w:hAnsi="CordiaUPC"/>
                <w:sz w:val="28"/>
              </w:rPr>
              <w:t>Main</w:t>
            </w:r>
          </w:p>
        </w:tc>
        <w:tc>
          <w:tcPr>
            <w:tcW w:w="733" w:type="pct"/>
          </w:tcPr>
          <w:p w:rsidR="00E06F02" w:rsidP="00F9348E" w:rsidRDefault="00E06F02" w14:paraId="7AF9A360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E06F02" w:rsidTr="00F9348E" w14:paraId="4E93FD2A" w14:textId="77777777">
        <w:tc>
          <w:tcPr>
            <w:tcW w:w="778" w:type="pct"/>
          </w:tcPr>
          <w:p w:rsidR="00E06F02" w:rsidP="00F9348E" w:rsidRDefault="00E06F02" w14:paraId="1410179A" w14:textId="774BF018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>00009</w:t>
            </w:r>
          </w:p>
        </w:tc>
        <w:tc>
          <w:tcPr>
            <w:tcW w:w="1628" w:type="pct"/>
          </w:tcPr>
          <w:p w:rsidR="00E06F02" w:rsidP="00E06F02" w:rsidRDefault="00E06F02" w14:paraId="48661E86" w14:textId="7F4EDC16">
            <w:r>
              <w:t xml:space="preserve">On {1}, On </w:t>
            </w:r>
            <w:r>
              <w:rPr>
                <w:rFonts w:cs="CordiaUPC"/>
              </w:rPr>
              <w:t>Voice</w:t>
            </w:r>
            <w:r>
              <w:rPr>
                <w:rFonts w:cs="Angsana New"/>
                <w:cs/>
              </w:rPr>
              <w:t xml:space="preserve"> </w:t>
            </w:r>
            <w:r>
              <w:t xml:space="preserve">Rating Table, On </w:t>
            </w:r>
            <w:r w:rsidRPr="0080054C">
              <w:t>Rate AIS Network</w:t>
            </w:r>
            <w:r>
              <w:t xml:space="preserve">, </w:t>
            </w:r>
            <w:r w:rsidRPr="0080054C">
              <w:t>Day Of W</w:t>
            </w:r>
            <w:r>
              <w:t xml:space="preserve">eek, From Timing and To Timing </w:t>
            </w:r>
            <w:r w:rsidRPr="0080054C">
              <w:t>values must not be overlapping</w:t>
            </w:r>
            <w:r w:rsidRPr="0080054C"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E06F02" w:rsidP="00A64494" w:rsidRDefault="00E06F02" w14:paraId="3085B939" w14:textId="3D846819">
            <w:pPr>
              <w:pStyle w:val="NoSpacing"/>
              <w:spacing w:after="240"/>
              <w:rPr>
                <w:rFonts w:ascii="CordiaUPC" w:hAnsi="CordiaUPC"/>
                <w:sz w:val="28"/>
              </w:rPr>
            </w:pPr>
            <w:r w:rsidRPr="00622722">
              <w:rPr>
                <w:rFonts w:ascii="CordiaUPC" w:hAnsi="CordiaUPC"/>
                <w:sz w:val="28"/>
                <w:cs/>
              </w:rPr>
              <w:t>ค่า</w:t>
            </w:r>
            <w:r w:rsidRPr="00622722">
              <w:rPr>
                <w:rFonts w:ascii="CordiaUPC" w:hAnsi="CordiaUPC"/>
                <w:sz w:val="28"/>
              </w:rPr>
              <w:t xml:space="preserve"> Day Of Week, From Timing and To Timing </w:t>
            </w:r>
            <w:r w:rsidRPr="00622722">
              <w:rPr>
                <w:rFonts w:ascii="CordiaUPC" w:hAnsi="CordiaUPC"/>
                <w:sz w:val="28"/>
                <w:cs/>
              </w:rPr>
              <w:t xml:space="preserve">ภายใน </w:t>
            </w:r>
            <w:r w:rsidRPr="00622722">
              <w:rPr>
                <w:rFonts w:ascii="CordiaUPC" w:hAnsi="CordiaUPC"/>
                <w:sz w:val="28"/>
              </w:rPr>
              <w:t>AIS</w:t>
            </w:r>
            <w:r>
              <w:rPr>
                <w:rFonts w:ascii="CordiaUPC" w:hAnsi="CordiaUPC" w:cs="Angsana New"/>
                <w:sz w:val="28"/>
                <w:cs/>
              </w:rPr>
              <w:t xml:space="preserve"> </w:t>
            </w:r>
            <w:r w:rsidRPr="00622722">
              <w:rPr>
                <w:rFonts w:ascii="CordiaUPC" w:hAnsi="CordiaUPC"/>
                <w:sz w:val="28"/>
              </w:rPr>
              <w:t xml:space="preserve">Network </w:t>
            </w:r>
            <w:r w:rsidRPr="00622722">
              <w:rPr>
                <w:rFonts w:ascii="CordiaUPC" w:hAnsi="CordiaUPC"/>
                <w:sz w:val="28"/>
                <w:cs/>
              </w:rPr>
              <w:t>ต้องห้ามมีค่าทับซ้อนกัน</w:t>
            </w:r>
          </w:p>
          <w:p w:rsidR="00E06F02" w:rsidP="00E06F02" w:rsidRDefault="00E06F02" w14:paraId="151F871E" w14:textId="77777777">
            <w:pPr>
              <w:pStyle w:val="NoSpacing"/>
              <w:rPr>
                <w:rFonts w:ascii="CordiaUPC" w:hAnsi="CordiaUPC"/>
                <w:sz w:val="28"/>
              </w:rPr>
            </w:pPr>
            <w:r>
              <w:rPr>
                <w:rFonts w:hint="cs" w:ascii="CordiaUPC" w:hAnsi="CordiaUPC"/>
                <w:sz w:val="28"/>
                <w:cs/>
              </w:rPr>
              <w:t xml:space="preserve">หมายเหตุ ต้องรวม </w:t>
            </w:r>
            <w:r>
              <w:rPr>
                <w:rFonts w:ascii="CordiaUPC" w:hAnsi="CordiaUPC"/>
                <w:sz w:val="28"/>
              </w:rPr>
              <w:t xml:space="preserve">All Network </w:t>
            </w:r>
            <w:r>
              <w:rPr>
                <w:rFonts w:hint="cs" w:ascii="CordiaUPC" w:hAnsi="CordiaUPC"/>
                <w:sz w:val="28"/>
                <w:cs/>
              </w:rPr>
              <w:t xml:space="preserve">กับ </w:t>
            </w:r>
            <w:r>
              <w:rPr>
                <w:rFonts w:ascii="CordiaUPC" w:hAnsi="CordiaUPC"/>
                <w:sz w:val="28"/>
              </w:rPr>
              <w:t xml:space="preserve">AIS Network </w:t>
            </w:r>
            <w:r>
              <w:rPr>
                <w:rFonts w:hint="cs" w:ascii="CordiaUPC" w:hAnsi="CordiaUPC"/>
                <w:sz w:val="28"/>
                <w:cs/>
              </w:rPr>
              <w:t>ก่อน</w:t>
            </w:r>
            <w:r>
              <w:rPr>
                <w:rFonts w:ascii="CordiaUPC" w:hAnsi="CordiaUPC"/>
                <w:sz w:val="28"/>
              </w:rPr>
              <w:t xml:space="preserve"> Validate Overlapping</w:t>
            </w:r>
          </w:p>
          <w:p w:rsidR="00E06F02" w:rsidP="00A64494" w:rsidRDefault="00E06F02" w14:paraId="5C83C722" w14:textId="024322D4">
            <w:pPr>
              <w:pStyle w:val="NoSpacing"/>
              <w:spacing w:after="240"/>
              <w:rPr>
                <w:rFonts w:ascii="CordiaUPC" w:hAnsi="CordiaUPC"/>
                <w:sz w:val="28"/>
              </w:rPr>
            </w:pPr>
            <w:r>
              <w:rPr>
                <w:rFonts w:hint="cs" w:ascii="CordiaUPC" w:hAnsi="CordiaUPC"/>
                <w:sz w:val="28"/>
                <w:cs/>
              </w:rPr>
              <w:t xml:space="preserve">เฉพาะเคส </w:t>
            </w:r>
            <w:r>
              <w:rPr>
                <w:rFonts w:ascii="CordiaUPC" w:hAnsi="CordiaUPC"/>
                <w:sz w:val="28"/>
              </w:rPr>
              <w:t xml:space="preserve">customerType </w:t>
            </w:r>
            <w:r>
              <w:rPr>
                <w:rFonts w:ascii="CordiaUPC" w:hAnsi="CordiaUPC" w:cs="Angsana New"/>
                <w:sz w:val="28"/>
                <w:cs/>
              </w:rPr>
              <w:t>= “</w:t>
            </w:r>
            <w:r>
              <w:rPr>
                <w:rFonts w:ascii="CordiaUPC" w:hAnsi="CordiaUPC"/>
                <w:sz w:val="28"/>
              </w:rPr>
              <w:t>Pre</w:t>
            </w:r>
            <w:r>
              <w:rPr>
                <w:rFonts w:ascii="CordiaUPC" w:hAnsi="CordiaUPC" w:cs="Angsana New"/>
                <w:sz w:val="28"/>
                <w:cs/>
              </w:rPr>
              <w:t>-</w:t>
            </w:r>
            <w:r>
              <w:rPr>
                <w:rFonts w:ascii="CordiaUPC" w:hAnsi="CordiaUPC"/>
                <w:sz w:val="28"/>
              </w:rPr>
              <w:t>paid</w:t>
            </w:r>
            <w:r>
              <w:rPr>
                <w:rFonts w:ascii="CordiaUPC" w:hAnsi="CordiaUPC" w:cs="Angsana New"/>
                <w:sz w:val="28"/>
                <w:cs/>
              </w:rPr>
              <w:t xml:space="preserve">” </w:t>
            </w:r>
            <w:r>
              <w:rPr>
                <w:rFonts w:hint="cs" w:ascii="CordiaUPC" w:hAnsi="CordiaUPC"/>
                <w:sz w:val="28"/>
                <w:cs/>
              </w:rPr>
              <w:t xml:space="preserve">และ </w:t>
            </w:r>
            <w:r>
              <w:rPr>
                <w:rFonts w:ascii="CordiaUPC" w:hAnsi="CordiaUPC"/>
                <w:sz w:val="28"/>
              </w:rPr>
              <w:t xml:space="preserve">productClass </w:t>
            </w:r>
            <w:r>
              <w:rPr>
                <w:rFonts w:ascii="CordiaUPC" w:hAnsi="CordiaUPC" w:cs="Angsana New"/>
                <w:sz w:val="28"/>
                <w:cs/>
              </w:rPr>
              <w:t>= “</w:t>
            </w:r>
            <w:r>
              <w:rPr>
                <w:rFonts w:ascii="CordiaUPC" w:hAnsi="CordiaUPC"/>
                <w:sz w:val="28"/>
              </w:rPr>
              <w:t xml:space="preserve">Main </w:t>
            </w:r>
            <w:r>
              <w:rPr>
                <w:rFonts w:hint="cs" w:ascii="CordiaUPC" w:hAnsi="CordiaUPC"/>
                <w:sz w:val="28"/>
                <w:cs/>
              </w:rPr>
              <w:t xml:space="preserve">โดย </w:t>
            </w:r>
            <w:r>
              <w:rPr>
                <w:rFonts w:ascii="CordiaUPC" w:hAnsi="CordiaUPC"/>
                <w:sz w:val="28"/>
              </w:rPr>
              <w:t xml:space="preserve">Validate </w:t>
            </w:r>
            <w:r>
              <w:rPr>
                <w:rFonts w:hint="cs" w:ascii="CordiaUPC" w:hAnsi="CordiaUPC"/>
                <w:sz w:val="28"/>
                <w:cs/>
              </w:rPr>
              <w:t xml:space="preserve">แยกแต่ละ </w:t>
            </w:r>
            <w:r>
              <w:rPr>
                <w:rFonts w:ascii="CordiaUPC" w:hAnsi="CordiaUPC"/>
                <w:sz w:val="28"/>
              </w:rPr>
              <w:t xml:space="preserve">deductType </w:t>
            </w:r>
            <w:r>
              <w:rPr>
                <w:rFonts w:hint="cs" w:ascii="CordiaUPC" w:hAnsi="CordiaUPC"/>
                <w:sz w:val="28"/>
                <w:cs/>
              </w:rPr>
              <w:t xml:space="preserve">และจะ </w:t>
            </w:r>
            <w:r>
              <w:rPr>
                <w:rFonts w:ascii="CordiaUPC" w:hAnsi="CordiaUPC"/>
                <w:sz w:val="28"/>
              </w:rPr>
              <w:t xml:space="preserve">Validate </w:t>
            </w:r>
            <w:r>
              <w:rPr>
                <w:rFonts w:hint="cs" w:ascii="CordiaUPC" w:hAnsi="CordiaUPC"/>
                <w:sz w:val="28"/>
                <w:cs/>
              </w:rPr>
              <w:t xml:space="preserve">เมื่อ </w:t>
            </w:r>
            <w:r>
              <w:rPr>
                <w:rFonts w:ascii="CordiaUPC" w:hAnsi="CordiaUPC"/>
                <w:sz w:val="28"/>
              </w:rPr>
              <w:t xml:space="preserve">deductType </w:t>
            </w:r>
            <w:r>
              <w:rPr>
                <w:rFonts w:hint="cs" w:ascii="CordiaUPC" w:hAnsi="CordiaUPC"/>
                <w:sz w:val="28"/>
                <w:cs/>
              </w:rPr>
              <w:t>นั้นๆมีค่า</w:t>
            </w:r>
            <w:r>
              <w:rPr>
                <w:rFonts w:ascii="CordiaUPC" w:hAnsi="CordiaUPC"/>
                <w:sz w:val="28"/>
              </w:rPr>
              <w:t xml:space="preserve"> Voice Rating Table</w:t>
            </w:r>
            <w:r>
              <w:rPr>
                <w:rFonts w:hint="cs" w:ascii="CordiaUPC" w:hAnsi="CordiaUPC"/>
                <w:sz w:val="28"/>
                <w:cs/>
              </w:rPr>
              <w:t xml:space="preserve"> อย่างน้อย </w:t>
            </w:r>
            <w:r>
              <w:rPr>
                <w:rFonts w:ascii="CordiaUPC" w:hAnsi="CordiaUPC"/>
                <w:sz w:val="28"/>
              </w:rPr>
              <w:t>1 Row</w:t>
            </w:r>
          </w:p>
          <w:p w:rsidRPr="00622722" w:rsidR="00E06F02" w:rsidP="00E06F02" w:rsidRDefault="00E06F02" w14:paraId="10ADE1A2" w14:textId="467B4642">
            <w:pPr>
              <w:pStyle w:val="NoSpacing"/>
              <w:rPr>
                <w:rFonts w:ascii="CordiaUPC" w:hAnsi="CordiaUPC"/>
                <w:sz w:val="28"/>
                <w:cs/>
              </w:rPr>
            </w:pPr>
            <w:r>
              <w:rPr>
                <w:rFonts w:ascii="CordiaUPC" w:hAnsi="CordiaUPC"/>
                <w:sz w:val="28"/>
              </w:rPr>
              <w:t xml:space="preserve">{1} </w:t>
            </w:r>
            <w:r>
              <w:rPr>
                <w:rFonts w:ascii="CordiaUPC" w:hAnsi="CordiaUPC" w:cs="Angsana New"/>
                <w:sz w:val="28"/>
                <w:cs/>
              </w:rPr>
              <w:t xml:space="preserve">= </w:t>
            </w:r>
            <w:r>
              <w:rPr>
                <w:rFonts w:ascii="CordiaUPC" w:hAnsi="CordiaUPC"/>
                <w:sz w:val="28"/>
              </w:rPr>
              <w:t>deductType</w:t>
            </w:r>
          </w:p>
        </w:tc>
        <w:tc>
          <w:tcPr>
            <w:tcW w:w="733" w:type="pct"/>
          </w:tcPr>
          <w:p w:rsidR="00E06F02" w:rsidP="00F9348E" w:rsidRDefault="00E06F02" w14:paraId="79B5CD5A" w14:textId="13CAB6B2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E06F02" w:rsidTr="00F9348E" w14:paraId="1F2CE417" w14:textId="77777777">
        <w:tc>
          <w:tcPr>
            <w:tcW w:w="778" w:type="pct"/>
          </w:tcPr>
          <w:p w:rsidR="00E06F02" w:rsidP="00F9348E" w:rsidRDefault="00E06F02" w14:paraId="7A917FAA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>00009</w:t>
            </w:r>
          </w:p>
        </w:tc>
        <w:tc>
          <w:tcPr>
            <w:tcW w:w="1628" w:type="pct"/>
          </w:tcPr>
          <w:p w:rsidR="00E06F02" w:rsidP="00CB2E7A" w:rsidRDefault="00E06F02" w14:paraId="3ADBA07B" w14:textId="58DA603C">
            <w:pPr>
              <w:rPr>
                <w:rFonts w:cs="CordiaUPC"/>
              </w:rPr>
            </w:pPr>
            <w:r>
              <w:t xml:space="preserve">On </w:t>
            </w:r>
            <w:r>
              <w:rPr>
                <w:rFonts w:cs="CordiaUPC"/>
              </w:rPr>
              <w:t>Voice</w:t>
            </w:r>
            <w:r>
              <w:rPr>
                <w:rFonts w:cs="Angsana New"/>
                <w:cs/>
              </w:rPr>
              <w:t xml:space="preserve"> </w:t>
            </w:r>
            <w:r>
              <w:t>Rating Table, On</w:t>
            </w:r>
            <w:r>
              <w:rPr>
                <w:rFonts w:cs="Angsana New"/>
                <w:cs/>
              </w:rPr>
              <w:t xml:space="preserve"> </w:t>
            </w:r>
            <w:r w:rsidRPr="0080054C">
              <w:t xml:space="preserve">Rate </w:t>
            </w:r>
            <w:r>
              <w:t>Other</w:t>
            </w:r>
            <w:r w:rsidRPr="0080054C">
              <w:t xml:space="preserve"> Network</w:t>
            </w:r>
            <w:r>
              <w:t>,</w:t>
            </w:r>
            <w:r w:rsidRPr="0080054C">
              <w:t xml:space="preserve"> Day Of Week, From Timing and To Timing values must not be overlapping</w:t>
            </w:r>
            <w:r w:rsidRPr="0080054C"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E06F02" w:rsidP="00F9348E" w:rsidRDefault="00E06F02" w14:paraId="16A8751D" w14:textId="77777777">
            <w:pPr>
              <w:pStyle w:val="NoSpacing"/>
              <w:rPr>
                <w:rFonts w:ascii="CordiaUPC" w:hAnsi="CordiaUPC"/>
                <w:sz w:val="28"/>
              </w:rPr>
            </w:pPr>
            <w:r w:rsidRPr="00622722">
              <w:rPr>
                <w:rFonts w:ascii="CordiaUPC" w:hAnsi="CordiaUPC"/>
                <w:sz w:val="28"/>
                <w:cs/>
              </w:rPr>
              <w:t>ค่า</w:t>
            </w:r>
            <w:r w:rsidRPr="00622722">
              <w:rPr>
                <w:rFonts w:ascii="CordiaUPC" w:hAnsi="CordiaUPC"/>
                <w:sz w:val="28"/>
              </w:rPr>
              <w:t xml:space="preserve"> Day Of Week, From Timing and To Timing </w:t>
            </w:r>
            <w:r w:rsidRPr="00622722">
              <w:rPr>
                <w:rFonts w:ascii="CordiaUPC" w:hAnsi="CordiaUPC"/>
                <w:sz w:val="28"/>
                <w:cs/>
              </w:rPr>
              <w:t xml:space="preserve">ภายใน </w:t>
            </w:r>
            <w:r w:rsidRPr="00622722">
              <w:rPr>
                <w:rFonts w:ascii="CordiaUPC" w:hAnsi="CordiaUPC"/>
                <w:sz w:val="28"/>
              </w:rPr>
              <w:t>Other</w:t>
            </w:r>
            <w:r>
              <w:rPr>
                <w:rFonts w:ascii="CordiaUPC" w:hAnsi="CordiaUPC" w:cs="Angsana New"/>
                <w:sz w:val="28"/>
                <w:cs/>
              </w:rPr>
              <w:t xml:space="preserve"> </w:t>
            </w:r>
            <w:r w:rsidRPr="00622722">
              <w:rPr>
                <w:rFonts w:ascii="CordiaUPC" w:hAnsi="CordiaUPC"/>
                <w:sz w:val="28"/>
              </w:rPr>
              <w:t xml:space="preserve">Network </w:t>
            </w:r>
            <w:r w:rsidRPr="00622722">
              <w:rPr>
                <w:rFonts w:ascii="CordiaUPC" w:hAnsi="CordiaUPC"/>
                <w:sz w:val="28"/>
                <w:cs/>
              </w:rPr>
              <w:t>ต้องห้ามมีค่าทับซ้อนกัน</w:t>
            </w:r>
          </w:p>
          <w:p w:rsidR="00E06F02" w:rsidP="00F9348E" w:rsidRDefault="00E06F02" w14:paraId="57A198A0" w14:textId="77777777">
            <w:pPr>
              <w:pStyle w:val="NoSpacing"/>
              <w:rPr>
                <w:rFonts w:ascii="CordiaUPC" w:hAnsi="CordiaUPC"/>
                <w:sz w:val="28"/>
              </w:rPr>
            </w:pPr>
          </w:p>
          <w:p w:rsidR="00E06F02" w:rsidP="00F9348E" w:rsidRDefault="00E06F02" w14:paraId="46E538B0" w14:textId="77777777">
            <w:pPr>
              <w:pStyle w:val="NoSpacing"/>
              <w:rPr>
                <w:rFonts w:ascii="CordiaUPC" w:hAnsi="CordiaUPC"/>
                <w:sz w:val="28"/>
              </w:rPr>
            </w:pPr>
            <w:r>
              <w:rPr>
                <w:rFonts w:hint="cs" w:ascii="CordiaUPC" w:hAnsi="CordiaUPC"/>
                <w:sz w:val="28"/>
                <w:cs/>
              </w:rPr>
              <w:t xml:space="preserve">หมายเหตุ ต้องรวม </w:t>
            </w:r>
            <w:r>
              <w:rPr>
                <w:rFonts w:ascii="CordiaUPC" w:hAnsi="CordiaUPC"/>
                <w:sz w:val="28"/>
              </w:rPr>
              <w:t xml:space="preserve">All Network </w:t>
            </w:r>
            <w:r>
              <w:rPr>
                <w:rFonts w:hint="cs" w:ascii="CordiaUPC" w:hAnsi="CordiaUPC"/>
                <w:sz w:val="28"/>
                <w:cs/>
              </w:rPr>
              <w:t xml:space="preserve">กับ </w:t>
            </w:r>
            <w:r>
              <w:rPr>
                <w:rFonts w:ascii="CordiaUPC" w:hAnsi="CordiaUPC"/>
                <w:sz w:val="28"/>
              </w:rPr>
              <w:t xml:space="preserve">Other Network </w:t>
            </w:r>
            <w:r>
              <w:rPr>
                <w:rFonts w:hint="cs" w:ascii="CordiaUPC" w:hAnsi="CordiaUPC"/>
                <w:sz w:val="28"/>
                <w:cs/>
              </w:rPr>
              <w:t>ก่อน</w:t>
            </w:r>
            <w:r>
              <w:rPr>
                <w:rFonts w:ascii="CordiaUPC" w:hAnsi="CordiaUPC"/>
                <w:sz w:val="28"/>
              </w:rPr>
              <w:t xml:space="preserve"> Validate Overlapping</w:t>
            </w:r>
          </w:p>
          <w:p w:rsidRPr="00D151BA" w:rsidR="00E06F02" w:rsidP="00F9348E" w:rsidRDefault="00E06F02" w14:paraId="6D6909B7" w14:textId="55765452">
            <w:pPr>
              <w:pStyle w:val="NoSpacing"/>
              <w:rPr>
                <w:rFonts w:ascii="CordiaUPC" w:hAnsi="CordiaUPC"/>
                <w:sz w:val="28"/>
              </w:rPr>
            </w:pPr>
            <w:r>
              <w:rPr>
                <w:rFonts w:hint="cs" w:ascii="CordiaUPC" w:hAnsi="CordiaUPC"/>
                <w:sz w:val="28"/>
                <w:cs/>
              </w:rPr>
              <w:t xml:space="preserve">เฉพาะเคสไม่ใช่ของ </w:t>
            </w:r>
            <w:r>
              <w:rPr>
                <w:rFonts w:ascii="CordiaUPC" w:hAnsi="CordiaUPC"/>
                <w:sz w:val="28"/>
              </w:rPr>
              <w:t xml:space="preserve">customerType </w:t>
            </w:r>
            <w:r>
              <w:rPr>
                <w:rFonts w:ascii="CordiaUPC" w:hAnsi="CordiaUPC" w:cs="Angsana New"/>
                <w:sz w:val="28"/>
                <w:cs/>
              </w:rPr>
              <w:t>= “</w:t>
            </w:r>
            <w:r>
              <w:rPr>
                <w:rFonts w:ascii="CordiaUPC" w:hAnsi="CordiaUPC"/>
                <w:sz w:val="28"/>
              </w:rPr>
              <w:t>Pre</w:t>
            </w:r>
            <w:r>
              <w:rPr>
                <w:rFonts w:ascii="CordiaUPC" w:hAnsi="CordiaUPC" w:cs="Angsana New"/>
                <w:sz w:val="28"/>
                <w:cs/>
              </w:rPr>
              <w:t>-</w:t>
            </w:r>
            <w:r>
              <w:rPr>
                <w:rFonts w:ascii="CordiaUPC" w:hAnsi="CordiaUPC"/>
                <w:sz w:val="28"/>
              </w:rPr>
              <w:t>paid</w:t>
            </w:r>
            <w:r>
              <w:rPr>
                <w:rFonts w:ascii="CordiaUPC" w:hAnsi="CordiaUPC" w:cs="Angsana New"/>
                <w:sz w:val="28"/>
                <w:cs/>
              </w:rPr>
              <w:t xml:space="preserve">” </w:t>
            </w:r>
            <w:r>
              <w:rPr>
                <w:rFonts w:hint="cs" w:ascii="CordiaUPC" w:hAnsi="CordiaUPC"/>
                <w:sz w:val="28"/>
                <w:cs/>
              </w:rPr>
              <w:t xml:space="preserve">และ </w:t>
            </w:r>
            <w:r>
              <w:rPr>
                <w:rFonts w:ascii="CordiaUPC" w:hAnsi="CordiaUPC"/>
                <w:sz w:val="28"/>
              </w:rPr>
              <w:t xml:space="preserve">productClass </w:t>
            </w:r>
            <w:r>
              <w:rPr>
                <w:rFonts w:ascii="CordiaUPC" w:hAnsi="CordiaUPC" w:cs="Angsana New"/>
                <w:sz w:val="28"/>
                <w:cs/>
              </w:rPr>
              <w:t>= “</w:t>
            </w:r>
            <w:r>
              <w:rPr>
                <w:rFonts w:ascii="CordiaUPC" w:hAnsi="CordiaUPC"/>
                <w:sz w:val="28"/>
              </w:rPr>
              <w:t>Main</w:t>
            </w:r>
          </w:p>
        </w:tc>
        <w:tc>
          <w:tcPr>
            <w:tcW w:w="733" w:type="pct"/>
          </w:tcPr>
          <w:p w:rsidR="00E06F02" w:rsidP="00F9348E" w:rsidRDefault="00E06F02" w14:paraId="71A69848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E06F02" w:rsidTr="00F9348E" w14:paraId="164C219A" w14:textId="77777777">
        <w:tc>
          <w:tcPr>
            <w:tcW w:w="778" w:type="pct"/>
          </w:tcPr>
          <w:p w:rsidR="00E06F02" w:rsidP="00F9348E" w:rsidRDefault="00E06F02" w14:paraId="722BC125" w14:textId="18AD9056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>00009</w:t>
            </w:r>
          </w:p>
        </w:tc>
        <w:tc>
          <w:tcPr>
            <w:tcW w:w="1628" w:type="pct"/>
          </w:tcPr>
          <w:p w:rsidR="00E06F02" w:rsidP="00CB2E7A" w:rsidRDefault="00E06F02" w14:paraId="139DA01B" w14:textId="5586E0CC">
            <w:r>
              <w:t xml:space="preserve">On {1}, On </w:t>
            </w:r>
            <w:r>
              <w:rPr>
                <w:rFonts w:cs="CordiaUPC"/>
              </w:rPr>
              <w:t>Voice</w:t>
            </w:r>
            <w:r>
              <w:rPr>
                <w:rFonts w:cs="Angsana New"/>
                <w:cs/>
              </w:rPr>
              <w:t xml:space="preserve"> </w:t>
            </w:r>
            <w:r>
              <w:t xml:space="preserve">Rating Table, On </w:t>
            </w:r>
            <w:r w:rsidRPr="0080054C">
              <w:t>Rate AIS Network</w:t>
            </w:r>
            <w:r>
              <w:t xml:space="preserve">, </w:t>
            </w:r>
            <w:r w:rsidRPr="0080054C">
              <w:t>Day Of W</w:t>
            </w:r>
            <w:r>
              <w:t xml:space="preserve">eek, From Timing and To Timing </w:t>
            </w:r>
            <w:r w:rsidRPr="0080054C">
              <w:t>values must not be overlapping</w:t>
            </w:r>
            <w:r w:rsidRPr="0080054C"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E06F02" w:rsidP="00E06F02" w:rsidRDefault="00E06F02" w14:paraId="326ADCBC" w14:textId="77777777">
            <w:pPr>
              <w:pStyle w:val="NoSpacing"/>
              <w:rPr>
                <w:rFonts w:ascii="CordiaUPC" w:hAnsi="CordiaUPC"/>
                <w:sz w:val="28"/>
              </w:rPr>
            </w:pPr>
            <w:r w:rsidRPr="00622722">
              <w:rPr>
                <w:rFonts w:ascii="CordiaUPC" w:hAnsi="CordiaUPC"/>
                <w:sz w:val="28"/>
                <w:cs/>
              </w:rPr>
              <w:t>ค่า</w:t>
            </w:r>
            <w:r w:rsidRPr="00622722">
              <w:rPr>
                <w:rFonts w:ascii="CordiaUPC" w:hAnsi="CordiaUPC"/>
                <w:sz w:val="28"/>
              </w:rPr>
              <w:t xml:space="preserve"> Day Of Week, From Timing and To Timing </w:t>
            </w:r>
            <w:r w:rsidRPr="00622722">
              <w:rPr>
                <w:rFonts w:ascii="CordiaUPC" w:hAnsi="CordiaUPC"/>
                <w:sz w:val="28"/>
                <w:cs/>
              </w:rPr>
              <w:t xml:space="preserve">ภายใน </w:t>
            </w:r>
            <w:r w:rsidRPr="00622722">
              <w:rPr>
                <w:rFonts w:ascii="CordiaUPC" w:hAnsi="CordiaUPC"/>
                <w:sz w:val="28"/>
              </w:rPr>
              <w:t>AIS</w:t>
            </w:r>
            <w:r>
              <w:rPr>
                <w:rFonts w:ascii="CordiaUPC" w:hAnsi="CordiaUPC" w:cs="Angsana New"/>
                <w:sz w:val="28"/>
                <w:cs/>
              </w:rPr>
              <w:t xml:space="preserve"> </w:t>
            </w:r>
            <w:r w:rsidRPr="00622722">
              <w:rPr>
                <w:rFonts w:ascii="CordiaUPC" w:hAnsi="CordiaUPC"/>
                <w:sz w:val="28"/>
              </w:rPr>
              <w:t xml:space="preserve">Network </w:t>
            </w:r>
            <w:r w:rsidRPr="00622722">
              <w:rPr>
                <w:rFonts w:ascii="CordiaUPC" w:hAnsi="CordiaUPC"/>
                <w:sz w:val="28"/>
                <w:cs/>
              </w:rPr>
              <w:t>ต้องห้ามมีค่าทับซ้อนกัน</w:t>
            </w:r>
          </w:p>
          <w:p w:rsidR="00E06F02" w:rsidP="00E06F02" w:rsidRDefault="00E06F02" w14:paraId="48A2DDFB" w14:textId="77777777">
            <w:pPr>
              <w:pStyle w:val="NoSpacing"/>
              <w:rPr>
                <w:rFonts w:ascii="CordiaUPC" w:hAnsi="CordiaUPC"/>
                <w:sz w:val="28"/>
              </w:rPr>
            </w:pPr>
          </w:p>
          <w:p w:rsidR="00E06F02" w:rsidP="00E06F02" w:rsidRDefault="00E06F02" w14:paraId="2B2ABD2D" w14:textId="77777777">
            <w:pPr>
              <w:pStyle w:val="NoSpacing"/>
              <w:rPr>
                <w:rFonts w:ascii="CordiaUPC" w:hAnsi="CordiaUPC"/>
                <w:sz w:val="28"/>
              </w:rPr>
            </w:pPr>
            <w:r>
              <w:rPr>
                <w:rFonts w:hint="cs" w:ascii="CordiaUPC" w:hAnsi="CordiaUPC"/>
                <w:sz w:val="28"/>
                <w:cs/>
              </w:rPr>
              <w:t xml:space="preserve">หมายเหตุ ต้องรวม </w:t>
            </w:r>
            <w:r>
              <w:rPr>
                <w:rFonts w:ascii="CordiaUPC" w:hAnsi="CordiaUPC"/>
                <w:sz w:val="28"/>
              </w:rPr>
              <w:t xml:space="preserve">All Network </w:t>
            </w:r>
            <w:r>
              <w:rPr>
                <w:rFonts w:hint="cs" w:ascii="CordiaUPC" w:hAnsi="CordiaUPC"/>
                <w:sz w:val="28"/>
                <w:cs/>
              </w:rPr>
              <w:t xml:space="preserve">กับ </w:t>
            </w:r>
            <w:r>
              <w:rPr>
                <w:rFonts w:ascii="CordiaUPC" w:hAnsi="CordiaUPC"/>
                <w:sz w:val="28"/>
              </w:rPr>
              <w:t xml:space="preserve">AIS Network </w:t>
            </w:r>
            <w:r>
              <w:rPr>
                <w:rFonts w:hint="cs" w:ascii="CordiaUPC" w:hAnsi="CordiaUPC"/>
                <w:sz w:val="28"/>
                <w:cs/>
              </w:rPr>
              <w:t>ก่อน</w:t>
            </w:r>
            <w:r>
              <w:rPr>
                <w:rFonts w:ascii="CordiaUPC" w:hAnsi="CordiaUPC"/>
                <w:sz w:val="28"/>
              </w:rPr>
              <w:t xml:space="preserve"> Validate Overlapping</w:t>
            </w:r>
          </w:p>
          <w:p w:rsidR="00E06F02" w:rsidP="00A64494" w:rsidRDefault="00E06F02" w14:paraId="6C0AF589" w14:textId="77777777">
            <w:pPr>
              <w:pStyle w:val="NoSpacing"/>
              <w:spacing w:after="240"/>
              <w:rPr>
                <w:rFonts w:ascii="CordiaUPC" w:hAnsi="CordiaUPC"/>
                <w:sz w:val="28"/>
              </w:rPr>
            </w:pPr>
            <w:r>
              <w:rPr>
                <w:rFonts w:hint="cs" w:ascii="CordiaUPC" w:hAnsi="CordiaUPC"/>
                <w:sz w:val="28"/>
                <w:cs/>
              </w:rPr>
              <w:t xml:space="preserve">เฉพาะเคส </w:t>
            </w:r>
            <w:r>
              <w:rPr>
                <w:rFonts w:ascii="CordiaUPC" w:hAnsi="CordiaUPC"/>
                <w:sz w:val="28"/>
              </w:rPr>
              <w:t xml:space="preserve">customerType </w:t>
            </w:r>
            <w:r>
              <w:rPr>
                <w:rFonts w:ascii="CordiaUPC" w:hAnsi="CordiaUPC" w:cs="Angsana New"/>
                <w:sz w:val="28"/>
                <w:cs/>
              </w:rPr>
              <w:t>= “</w:t>
            </w:r>
            <w:r>
              <w:rPr>
                <w:rFonts w:ascii="CordiaUPC" w:hAnsi="CordiaUPC"/>
                <w:sz w:val="28"/>
              </w:rPr>
              <w:t>Pre</w:t>
            </w:r>
            <w:r>
              <w:rPr>
                <w:rFonts w:ascii="CordiaUPC" w:hAnsi="CordiaUPC" w:cs="Angsana New"/>
                <w:sz w:val="28"/>
                <w:cs/>
              </w:rPr>
              <w:t>-</w:t>
            </w:r>
            <w:r>
              <w:rPr>
                <w:rFonts w:ascii="CordiaUPC" w:hAnsi="CordiaUPC"/>
                <w:sz w:val="28"/>
              </w:rPr>
              <w:t>paid</w:t>
            </w:r>
            <w:r>
              <w:rPr>
                <w:rFonts w:ascii="CordiaUPC" w:hAnsi="CordiaUPC" w:cs="Angsana New"/>
                <w:sz w:val="28"/>
                <w:cs/>
              </w:rPr>
              <w:t xml:space="preserve">” </w:t>
            </w:r>
            <w:r>
              <w:rPr>
                <w:rFonts w:hint="cs" w:ascii="CordiaUPC" w:hAnsi="CordiaUPC"/>
                <w:sz w:val="28"/>
                <w:cs/>
              </w:rPr>
              <w:t xml:space="preserve">และ </w:t>
            </w:r>
            <w:r>
              <w:rPr>
                <w:rFonts w:ascii="CordiaUPC" w:hAnsi="CordiaUPC"/>
                <w:sz w:val="28"/>
              </w:rPr>
              <w:t xml:space="preserve">productClass </w:t>
            </w:r>
            <w:r>
              <w:rPr>
                <w:rFonts w:ascii="CordiaUPC" w:hAnsi="CordiaUPC" w:cs="Angsana New"/>
                <w:sz w:val="28"/>
                <w:cs/>
              </w:rPr>
              <w:t>= “</w:t>
            </w:r>
            <w:r>
              <w:rPr>
                <w:rFonts w:ascii="CordiaUPC" w:hAnsi="CordiaUPC"/>
                <w:sz w:val="28"/>
              </w:rPr>
              <w:t xml:space="preserve">Main </w:t>
            </w:r>
            <w:r>
              <w:rPr>
                <w:rFonts w:hint="cs" w:ascii="CordiaUPC" w:hAnsi="CordiaUPC"/>
                <w:sz w:val="28"/>
                <w:cs/>
              </w:rPr>
              <w:t xml:space="preserve">โดย </w:t>
            </w:r>
            <w:r>
              <w:rPr>
                <w:rFonts w:ascii="CordiaUPC" w:hAnsi="CordiaUPC"/>
                <w:sz w:val="28"/>
              </w:rPr>
              <w:t xml:space="preserve">Validate </w:t>
            </w:r>
            <w:r>
              <w:rPr>
                <w:rFonts w:hint="cs" w:ascii="CordiaUPC" w:hAnsi="CordiaUPC"/>
                <w:sz w:val="28"/>
                <w:cs/>
              </w:rPr>
              <w:t xml:space="preserve">แยกแต่ละ </w:t>
            </w:r>
            <w:r>
              <w:rPr>
                <w:rFonts w:ascii="CordiaUPC" w:hAnsi="CordiaUPC"/>
                <w:sz w:val="28"/>
              </w:rPr>
              <w:t xml:space="preserve">deductType </w:t>
            </w:r>
            <w:r>
              <w:rPr>
                <w:rFonts w:hint="cs" w:ascii="CordiaUPC" w:hAnsi="CordiaUPC"/>
                <w:sz w:val="28"/>
                <w:cs/>
              </w:rPr>
              <w:t xml:space="preserve">และจะ </w:t>
            </w:r>
            <w:r>
              <w:rPr>
                <w:rFonts w:ascii="CordiaUPC" w:hAnsi="CordiaUPC"/>
                <w:sz w:val="28"/>
              </w:rPr>
              <w:t xml:space="preserve">Validate </w:t>
            </w:r>
            <w:r>
              <w:rPr>
                <w:rFonts w:hint="cs" w:ascii="CordiaUPC" w:hAnsi="CordiaUPC"/>
                <w:sz w:val="28"/>
                <w:cs/>
              </w:rPr>
              <w:t xml:space="preserve">เมื่อ </w:t>
            </w:r>
            <w:r>
              <w:rPr>
                <w:rFonts w:ascii="CordiaUPC" w:hAnsi="CordiaUPC"/>
                <w:sz w:val="28"/>
              </w:rPr>
              <w:t xml:space="preserve">deductType </w:t>
            </w:r>
            <w:r>
              <w:rPr>
                <w:rFonts w:hint="cs" w:ascii="CordiaUPC" w:hAnsi="CordiaUPC"/>
                <w:sz w:val="28"/>
                <w:cs/>
              </w:rPr>
              <w:t>นั้นๆมีค่า</w:t>
            </w:r>
            <w:r>
              <w:rPr>
                <w:rFonts w:ascii="CordiaUPC" w:hAnsi="CordiaUPC"/>
                <w:sz w:val="28"/>
              </w:rPr>
              <w:t xml:space="preserve"> Voice Rating Table</w:t>
            </w:r>
            <w:r>
              <w:rPr>
                <w:rFonts w:hint="cs" w:ascii="CordiaUPC" w:hAnsi="CordiaUPC"/>
                <w:sz w:val="28"/>
                <w:cs/>
              </w:rPr>
              <w:t xml:space="preserve"> อย่างน้อย </w:t>
            </w:r>
            <w:r>
              <w:rPr>
                <w:rFonts w:ascii="CordiaUPC" w:hAnsi="CordiaUPC"/>
                <w:sz w:val="28"/>
              </w:rPr>
              <w:t>1 Row</w:t>
            </w:r>
          </w:p>
          <w:p w:rsidRPr="00622722" w:rsidR="00E3420A" w:rsidP="000E5F3A" w:rsidRDefault="00E3420A" w14:paraId="2113E26F" w14:textId="7B7A6CCC">
            <w:pPr>
              <w:pStyle w:val="NoSpacing"/>
              <w:rPr>
                <w:rFonts w:ascii="CordiaUPC" w:hAnsi="CordiaUPC"/>
                <w:sz w:val="28"/>
                <w:cs/>
              </w:rPr>
            </w:pPr>
            <w:r>
              <w:rPr>
                <w:rFonts w:ascii="CordiaUPC" w:hAnsi="CordiaUPC"/>
                <w:sz w:val="28"/>
              </w:rPr>
              <w:t xml:space="preserve">{1} </w:t>
            </w:r>
            <w:r>
              <w:rPr>
                <w:rFonts w:ascii="CordiaUPC" w:hAnsi="CordiaUPC" w:cs="Angsana New"/>
                <w:sz w:val="28"/>
                <w:cs/>
              </w:rPr>
              <w:t xml:space="preserve">= </w:t>
            </w:r>
            <w:r>
              <w:rPr>
                <w:rFonts w:ascii="CordiaUPC" w:hAnsi="CordiaUPC"/>
                <w:sz w:val="28"/>
              </w:rPr>
              <w:t>deductType</w:t>
            </w:r>
          </w:p>
        </w:tc>
        <w:tc>
          <w:tcPr>
            <w:tcW w:w="733" w:type="pct"/>
          </w:tcPr>
          <w:p w:rsidR="00E06F02" w:rsidP="00F9348E" w:rsidRDefault="00E06F02" w14:paraId="12E27FC3" w14:textId="4E3007BD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E06F02" w:rsidTr="00F9348E" w14:paraId="3CB39E2D" w14:textId="77777777">
        <w:tc>
          <w:tcPr>
            <w:tcW w:w="778" w:type="pct"/>
          </w:tcPr>
          <w:p w:rsidR="00E06F02" w:rsidP="00F9348E" w:rsidRDefault="00E06F02" w14:paraId="1837096B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>00004</w:t>
            </w:r>
          </w:p>
        </w:tc>
        <w:tc>
          <w:tcPr>
            <w:tcW w:w="1628" w:type="pct"/>
          </w:tcPr>
          <w:p w:rsidR="00E06F02" w:rsidP="00CB2E7A" w:rsidRDefault="00E06F02" w14:paraId="12711727" w14:textId="4CEC1308">
            <w:pPr>
              <w:rPr>
                <w:rFonts w:cs="CordiaUPC"/>
              </w:rPr>
            </w:pPr>
            <w:r>
              <w:t xml:space="preserve">On </w:t>
            </w:r>
            <w:r>
              <w:rPr>
                <w:rFonts w:cs="CordiaUPC"/>
              </w:rPr>
              <w:t>Voice</w:t>
            </w:r>
            <w:r>
              <w:rPr>
                <w:rFonts w:cs="Angsana New"/>
                <w:cs/>
              </w:rPr>
              <w:t xml:space="preserve"> </w:t>
            </w:r>
            <w:r>
              <w:t xml:space="preserve">Rating Table, Rate AIS </w:t>
            </w:r>
            <w:r w:rsidRPr="00CA47C1">
              <w:t xml:space="preserve">Network is </w:t>
            </w:r>
            <w:r>
              <w:t xml:space="preserve">required when Product Class is </w:t>
            </w:r>
            <w:r>
              <w:rPr>
                <w:rFonts w:cs="Angsana New"/>
                <w:cs/>
              </w:rPr>
              <w:t>“</w:t>
            </w:r>
            <w:r>
              <w:t>Main</w:t>
            </w:r>
            <w:r>
              <w:rPr>
                <w:rFonts w:cs="Angsana New"/>
                <w:cs/>
              </w:rPr>
              <w:t>”</w:t>
            </w:r>
            <w:r w:rsidRPr="00CA47C1"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E06F02" w:rsidP="00F9348E" w:rsidRDefault="00E06F02" w14:paraId="1791FF5F" w14:textId="77777777">
            <w:pPr>
              <w:pStyle w:val="NoSpacing"/>
              <w:rPr>
                <w:rFonts w:ascii="CordiaUPC" w:hAnsi="CordiaUPC"/>
                <w:sz w:val="28"/>
              </w:rPr>
            </w:pPr>
            <w:r w:rsidRPr="00622722">
              <w:rPr>
                <w:rFonts w:ascii="CordiaUPC" w:hAnsi="CordiaUPC"/>
                <w:sz w:val="28"/>
                <w:cs/>
              </w:rPr>
              <w:t xml:space="preserve">ถ้า </w:t>
            </w:r>
            <w:r w:rsidRPr="00622722">
              <w:rPr>
                <w:rFonts w:ascii="CordiaUPC" w:hAnsi="CordiaUPC"/>
                <w:sz w:val="28"/>
              </w:rPr>
              <w:t xml:space="preserve">Product Class </w:t>
            </w:r>
            <w:r w:rsidRPr="00622722">
              <w:rPr>
                <w:rFonts w:ascii="CordiaUPC" w:hAnsi="CordiaUPC"/>
                <w:sz w:val="28"/>
                <w:cs/>
              </w:rPr>
              <w:t xml:space="preserve">มีค่าเป็น </w:t>
            </w:r>
            <w:r w:rsidRPr="00622722">
              <w:rPr>
                <w:rFonts w:ascii="CordiaUPC" w:hAnsi="CordiaUPC" w:cs="Angsana New"/>
                <w:sz w:val="28"/>
                <w:cs/>
              </w:rPr>
              <w:t>“</w:t>
            </w:r>
            <w:r w:rsidRPr="00622722">
              <w:rPr>
                <w:rFonts w:ascii="CordiaUPC" w:hAnsi="CordiaUPC"/>
                <w:sz w:val="28"/>
              </w:rPr>
              <w:t>Main</w:t>
            </w:r>
            <w:r w:rsidRPr="00622722">
              <w:rPr>
                <w:rFonts w:ascii="CordiaUPC" w:hAnsi="CordiaUPC" w:cs="Angsana New"/>
                <w:sz w:val="28"/>
                <w:cs/>
              </w:rPr>
              <w:t xml:space="preserve">” </w:t>
            </w:r>
            <w:r w:rsidRPr="00622722">
              <w:rPr>
                <w:rFonts w:ascii="CordiaUPC" w:hAnsi="CordiaUPC"/>
                <w:sz w:val="28"/>
                <w:cs/>
              </w:rPr>
              <w:t xml:space="preserve">ดังนั้น </w:t>
            </w:r>
            <w:r w:rsidRPr="00622722">
              <w:rPr>
                <w:rFonts w:ascii="CordiaUPC" w:hAnsi="CordiaUPC"/>
                <w:sz w:val="28"/>
              </w:rPr>
              <w:t>AIS</w:t>
            </w:r>
            <w:r>
              <w:rPr>
                <w:rFonts w:ascii="CordiaUPC" w:hAnsi="CordiaUPC" w:cs="Angsana New"/>
                <w:sz w:val="28"/>
                <w:cs/>
              </w:rPr>
              <w:t xml:space="preserve"> </w:t>
            </w:r>
            <w:r w:rsidRPr="00622722">
              <w:rPr>
                <w:rFonts w:ascii="CordiaUPC" w:hAnsi="CordiaUPC"/>
                <w:sz w:val="28"/>
              </w:rPr>
              <w:t>N</w:t>
            </w:r>
            <w:r w:rsidRPr="00D151BA">
              <w:rPr>
                <w:rFonts w:ascii="CordiaUPC" w:hAnsi="CordiaUPC"/>
                <w:sz w:val="28"/>
              </w:rPr>
              <w:t>etwork</w:t>
            </w:r>
            <w:r>
              <w:rPr>
                <w:rFonts w:ascii="CordiaUPC" w:hAnsi="CordiaUPC" w:cs="Angsana New"/>
                <w:sz w:val="28"/>
                <w:cs/>
              </w:rPr>
              <w:t xml:space="preserve"> </w:t>
            </w:r>
            <w:r>
              <w:rPr>
                <w:rFonts w:hint="cs" w:ascii="CordiaUPC" w:hAnsi="CordiaUPC"/>
                <w:sz w:val="28"/>
                <w:cs/>
              </w:rPr>
              <w:t xml:space="preserve">จะต้องมีอย่างน้อย </w:t>
            </w:r>
            <w:r>
              <w:rPr>
                <w:rFonts w:ascii="CordiaUPC" w:hAnsi="CordiaUPC"/>
                <w:sz w:val="28"/>
              </w:rPr>
              <w:t>1 Rows</w:t>
            </w:r>
          </w:p>
          <w:p w:rsidR="00E06F02" w:rsidP="00F9348E" w:rsidRDefault="00E06F02" w14:paraId="56FEAEEF" w14:textId="77777777">
            <w:pPr>
              <w:pStyle w:val="NoSpacing"/>
              <w:rPr>
                <w:rFonts w:ascii="CordiaUPC" w:hAnsi="CordiaUPC"/>
                <w:sz w:val="28"/>
              </w:rPr>
            </w:pPr>
          </w:p>
          <w:p w:rsidR="00E06F02" w:rsidP="00F9348E" w:rsidRDefault="00E06F02" w14:paraId="339BC119" w14:textId="77777777">
            <w:pPr>
              <w:pStyle w:val="NoSpacing"/>
              <w:rPr>
                <w:rFonts w:ascii="CordiaUPC" w:hAnsi="CordiaUPC"/>
                <w:sz w:val="28"/>
              </w:rPr>
            </w:pPr>
            <w:r>
              <w:rPr>
                <w:rFonts w:hint="cs" w:ascii="CordiaUPC" w:hAnsi="CordiaUPC"/>
                <w:sz w:val="28"/>
                <w:cs/>
              </w:rPr>
              <w:t xml:space="preserve">หมายเหตุ ต้องรวม </w:t>
            </w:r>
            <w:r>
              <w:rPr>
                <w:rFonts w:ascii="CordiaUPC" w:hAnsi="CordiaUPC"/>
                <w:sz w:val="28"/>
              </w:rPr>
              <w:t xml:space="preserve">All Network </w:t>
            </w:r>
            <w:r>
              <w:rPr>
                <w:rFonts w:hint="cs" w:ascii="CordiaUPC" w:hAnsi="CordiaUPC"/>
                <w:sz w:val="28"/>
                <w:cs/>
              </w:rPr>
              <w:t xml:space="preserve">กับ </w:t>
            </w:r>
            <w:r>
              <w:rPr>
                <w:rFonts w:ascii="CordiaUPC" w:hAnsi="CordiaUPC"/>
                <w:sz w:val="28"/>
              </w:rPr>
              <w:t xml:space="preserve">AIS Network </w:t>
            </w:r>
            <w:r>
              <w:rPr>
                <w:rFonts w:hint="cs" w:ascii="CordiaUPC" w:hAnsi="CordiaUPC"/>
                <w:sz w:val="28"/>
                <w:cs/>
              </w:rPr>
              <w:t xml:space="preserve">ก่อน </w:t>
            </w:r>
            <w:r>
              <w:rPr>
                <w:rFonts w:ascii="CordiaUPC" w:hAnsi="CordiaUPC"/>
                <w:sz w:val="28"/>
              </w:rPr>
              <w:t>Validate</w:t>
            </w:r>
          </w:p>
          <w:p w:rsidRPr="005A0E22" w:rsidR="00E06F02" w:rsidP="006E1C0B" w:rsidRDefault="00E06F02" w14:paraId="0389F559" w14:textId="2B10B2AC">
            <w:pPr>
              <w:pStyle w:val="NoSpacing"/>
              <w:rPr>
                <w:rFonts w:ascii="CordiaUPC" w:hAnsi="CordiaUPC"/>
                <w:sz w:val="28"/>
                <w:cs/>
              </w:rPr>
            </w:pPr>
            <w:r>
              <w:rPr>
                <w:rFonts w:hint="cs" w:ascii="CordiaUPC" w:hAnsi="CordiaUPC"/>
                <w:sz w:val="28"/>
                <w:cs/>
              </w:rPr>
              <w:t xml:space="preserve">เฉพาะเคส </w:t>
            </w:r>
            <w:r w:rsidR="006E1C0B">
              <w:rPr>
                <w:rFonts w:ascii="CordiaUPC" w:hAnsi="CordiaUPC"/>
                <w:sz w:val="28"/>
              </w:rPr>
              <w:t xml:space="preserve">deductType </w:t>
            </w:r>
            <w:r w:rsidR="006E1C0B">
              <w:rPr>
                <w:rFonts w:ascii="CordiaUPC" w:hAnsi="CordiaUPC" w:cs="Angsana New"/>
                <w:sz w:val="28"/>
                <w:cs/>
              </w:rPr>
              <w:t>= “</w:t>
            </w:r>
            <w:r w:rsidR="006E1C0B">
              <w:rPr>
                <w:rFonts w:ascii="CordiaUPC" w:hAnsi="CordiaUPC"/>
                <w:sz w:val="28"/>
              </w:rPr>
              <w:t>Deduct Success</w:t>
            </w:r>
            <w:r w:rsidR="006E1C0B">
              <w:rPr>
                <w:rFonts w:ascii="CordiaUPC" w:hAnsi="CordiaUPC" w:cs="Angsana New"/>
                <w:sz w:val="28"/>
                <w:cs/>
              </w:rPr>
              <w:t>”</w:t>
            </w:r>
          </w:p>
        </w:tc>
        <w:tc>
          <w:tcPr>
            <w:tcW w:w="733" w:type="pct"/>
          </w:tcPr>
          <w:p w:rsidR="00E06F02" w:rsidP="00F9348E" w:rsidRDefault="00E06F02" w14:paraId="5E9607BC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E06F02" w:rsidTr="00F9348E" w14:paraId="763ACB0A" w14:textId="77777777">
        <w:tc>
          <w:tcPr>
            <w:tcW w:w="778" w:type="pct"/>
          </w:tcPr>
          <w:p w:rsidR="00E06F02" w:rsidP="00F9348E" w:rsidRDefault="00E06F02" w14:paraId="51C7E6E2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>00004</w:t>
            </w:r>
          </w:p>
        </w:tc>
        <w:tc>
          <w:tcPr>
            <w:tcW w:w="1628" w:type="pct"/>
          </w:tcPr>
          <w:p w:rsidR="00E06F02" w:rsidP="00CB2E7A" w:rsidRDefault="00E06F02" w14:paraId="7CF15154" w14:textId="631FC487">
            <w:pPr>
              <w:rPr>
                <w:rFonts w:cs="CordiaUPC"/>
              </w:rPr>
            </w:pPr>
            <w:r>
              <w:t xml:space="preserve">On </w:t>
            </w:r>
            <w:r>
              <w:rPr>
                <w:rFonts w:cs="CordiaUPC"/>
              </w:rPr>
              <w:t>Voice</w:t>
            </w:r>
            <w:r>
              <w:rPr>
                <w:rFonts w:cs="Angsana New"/>
                <w:cs/>
              </w:rPr>
              <w:t xml:space="preserve"> </w:t>
            </w:r>
            <w:r>
              <w:t xml:space="preserve">Rating Table, </w:t>
            </w:r>
            <w:r w:rsidRPr="00CA47C1">
              <w:t>Rate</w:t>
            </w:r>
            <w:r>
              <w:rPr>
                <w:rFonts w:cs="Angsana New"/>
                <w:cs/>
              </w:rPr>
              <w:t xml:space="preserve"> </w:t>
            </w:r>
            <w:r w:rsidRPr="00CA47C1">
              <w:t>Other</w:t>
            </w:r>
            <w:r>
              <w:rPr>
                <w:rFonts w:cs="Angsana New"/>
                <w:cs/>
              </w:rPr>
              <w:t xml:space="preserve"> </w:t>
            </w:r>
            <w:r w:rsidRPr="00CA47C1">
              <w:t xml:space="preserve">Network is </w:t>
            </w:r>
            <w:r>
              <w:t xml:space="preserve">required when Product Class is </w:t>
            </w:r>
            <w:r>
              <w:rPr>
                <w:rFonts w:cs="Angsana New"/>
                <w:cs/>
              </w:rPr>
              <w:t>“</w:t>
            </w:r>
            <w:r>
              <w:t>Main</w:t>
            </w:r>
            <w:r>
              <w:rPr>
                <w:rFonts w:cs="Angsana New"/>
                <w:cs/>
              </w:rPr>
              <w:t>”</w:t>
            </w:r>
            <w:r w:rsidRPr="00CA47C1"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E06F02" w:rsidP="00F9348E" w:rsidRDefault="00E06F02" w14:paraId="50C9EC90" w14:textId="77777777">
            <w:pPr>
              <w:pStyle w:val="NoSpacing"/>
              <w:rPr>
                <w:rFonts w:ascii="CordiaUPC" w:hAnsi="CordiaUPC"/>
                <w:sz w:val="28"/>
              </w:rPr>
            </w:pPr>
            <w:r w:rsidRPr="00BC1FF4">
              <w:rPr>
                <w:rFonts w:hint="cs" w:ascii="CordiaUPC" w:hAnsi="CordiaUPC"/>
                <w:sz w:val="28"/>
                <w:cs/>
              </w:rPr>
              <w:t xml:space="preserve">ถ้า </w:t>
            </w:r>
            <w:r w:rsidRPr="00BC1FF4">
              <w:rPr>
                <w:rFonts w:ascii="CordiaUPC" w:hAnsi="CordiaUPC"/>
                <w:sz w:val="28"/>
              </w:rPr>
              <w:t xml:space="preserve">Product Class </w:t>
            </w:r>
            <w:r w:rsidRPr="00BC1FF4">
              <w:rPr>
                <w:rFonts w:hint="cs" w:ascii="CordiaUPC" w:hAnsi="CordiaUPC"/>
                <w:sz w:val="28"/>
                <w:cs/>
              </w:rPr>
              <w:t xml:space="preserve">มีค่าเป็น </w:t>
            </w:r>
            <w:r w:rsidRPr="00BC1FF4">
              <w:rPr>
                <w:rFonts w:ascii="CordiaUPC" w:hAnsi="CordiaUPC" w:cs="Angsana New"/>
                <w:sz w:val="28"/>
                <w:cs/>
              </w:rPr>
              <w:t>“</w:t>
            </w:r>
            <w:r w:rsidRPr="00BC1FF4">
              <w:rPr>
                <w:rFonts w:ascii="CordiaUPC" w:hAnsi="CordiaUPC"/>
                <w:sz w:val="28"/>
              </w:rPr>
              <w:t>Main</w:t>
            </w:r>
            <w:r w:rsidRPr="00BC1FF4">
              <w:rPr>
                <w:rFonts w:ascii="CordiaUPC" w:hAnsi="CordiaUPC" w:cs="Angsana New"/>
                <w:sz w:val="28"/>
                <w:cs/>
              </w:rPr>
              <w:t xml:space="preserve">” </w:t>
            </w:r>
            <w:r w:rsidRPr="00BC1FF4">
              <w:rPr>
                <w:rFonts w:hint="cs" w:ascii="CordiaUPC" w:hAnsi="CordiaUPC"/>
                <w:sz w:val="28"/>
                <w:cs/>
              </w:rPr>
              <w:t xml:space="preserve">ดังนั้น </w:t>
            </w:r>
            <w:r>
              <w:rPr>
                <w:rFonts w:ascii="CordiaUPC" w:hAnsi="CordiaUPC"/>
                <w:sz w:val="28"/>
              </w:rPr>
              <w:t xml:space="preserve">Other </w:t>
            </w:r>
            <w:r w:rsidRPr="00BC1FF4">
              <w:rPr>
                <w:rFonts w:ascii="CordiaUPC" w:hAnsi="CordiaUPC"/>
                <w:sz w:val="28"/>
              </w:rPr>
              <w:t>Network</w:t>
            </w:r>
            <w:r>
              <w:rPr>
                <w:rFonts w:ascii="CordiaUPC" w:hAnsi="CordiaUPC" w:cs="Angsana New"/>
                <w:sz w:val="28"/>
                <w:cs/>
              </w:rPr>
              <w:t xml:space="preserve"> </w:t>
            </w:r>
            <w:r>
              <w:rPr>
                <w:rFonts w:hint="cs" w:ascii="CordiaUPC" w:hAnsi="CordiaUPC"/>
                <w:sz w:val="28"/>
                <w:cs/>
              </w:rPr>
              <w:t xml:space="preserve">จะต้องมีอย่างน้อย </w:t>
            </w:r>
            <w:r>
              <w:rPr>
                <w:rFonts w:ascii="CordiaUPC" w:hAnsi="CordiaUPC"/>
                <w:sz w:val="28"/>
              </w:rPr>
              <w:t>1 Rows</w:t>
            </w:r>
          </w:p>
          <w:p w:rsidR="00E06F02" w:rsidP="00F9348E" w:rsidRDefault="00E06F02" w14:paraId="6D8543A0" w14:textId="77777777">
            <w:pPr>
              <w:pStyle w:val="NoSpacing"/>
              <w:rPr>
                <w:rFonts w:ascii="CordiaUPC" w:hAnsi="CordiaUPC"/>
                <w:sz w:val="28"/>
              </w:rPr>
            </w:pPr>
          </w:p>
          <w:p w:rsidR="00E06F02" w:rsidP="00F9348E" w:rsidRDefault="00E06F02" w14:paraId="643F2211" w14:textId="77777777">
            <w:pPr>
              <w:pStyle w:val="NoSpacing"/>
              <w:rPr>
                <w:rFonts w:ascii="CordiaUPC" w:hAnsi="CordiaUPC"/>
                <w:sz w:val="28"/>
              </w:rPr>
            </w:pPr>
            <w:r>
              <w:rPr>
                <w:rFonts w:hint="cs" w:ascii="CordiaUPC" w:hAnsi="CordiaUPC"/>
                <w:sz w:val="28"/>
                <w:cs/>
              </w:rPr>
              <w:t xml:space="preserve">หมายเหตุ ต้องรวม </w:t>
            </w:r>
            <w:r>
              <w:rPr>
                <w:rFonts w:ascii="CordiaUPC" w:hAnsi="CordiaUPC"/>
                <w:sz w:val="28"/>
              </w:rPr>
              <w:t xml:space="preserve">All Network </w:t>
            </w:r>
            <w:r>
              <w:rPr>
                <w:rFonts w:hint="cs" w:ascii="CordiaUPC" w:hAnsi="CordiaUPC"/>
                <w:sz w:val="28"/>
                <w:cs/>
              </w:rPr>
              <w:t xml:space="preserve">กับ </w:t>
            </w:r>
            <w:r>
              <w:rPr>
                <w:rFonts w:ascii="CordiaUPC" w:hAnsi="CordiaUPC"/>
                <w:sz w:val="28"/>
              </w:rPr>
              <w:t xml:space="preserve">Other Network </w:t>
            </w:r>
            <w:r>
              <w:rPr>
                <w:rFonts w:hint="cs" w:ascii="CordiaUPC" w:hAnsi="CordiaUPC"/>
                <w:sz w:val="28"/>
                <w:cs/>
              </w:rPr>
              <w:t xml:space="preserve">ก่อน </w:t>
            </w:r>
            <w:r>
              <w:rPr>
                <w:rFonts w:ascii="CordiaUPC" w:hAnsi="CordiaUPC"/>
                <w:sz w:val="28"/>
              </w:rPr>
              <w:t>Validate</w:t>
            </w:r>
          </w:p>
          <w:p w:rsidRPr="00D151BA" w:rsidR="00E06F02" w:rsidP="00F9348E" w:rsidRDefault="00E06F02" w14:paraId="2C803FDF" w14:textId="1FF4A154">
            <w:pPr>
              <w:pStyle w:val="NoSpacing"/>
              <w:rPr>
                <w:rFonts w:ascii="CordiaUPC" w:hAnsi="CordiaUPC"/>
                <w:sz w:val="28"/>
              </w:rPr>
            </w:pPr>
            <w:r>
              <w:rPr>
                <w:rFonts w:hint="cs" w:ascii="CordiaUPC" w:hAnsi="CordiaUPC"/>
                <w:sz w:val="28"/>
                <w:cs/>
              </w:rPr>
              <w:t xml:space="preserve">เฉพาะเคส </w:t>
            </w:r>
            <w:r w:rsidR="006E1C0B">
              <w:rPr>
                <w:rFonts w:ascii="CordiaUPC" w:hAnsi="CordiaUPC"/>
                <w:sz w:val="28"/>
              </w:rPr>
              <w:t xml:space="preserve">deductType </w:t>
            </w:r>
            <w:r w:rsidR="006E1C0B">
              <w:rPr>
                <w:rFonts w:ascii="CordiaUPC" w:hAnsi="CordiaUPC" w:cs="Angsana New"/>
                <w:sz w:val="28"/>
                <w:cs/>
              </w:rPr>
              <w:t>= “</w:t>
            </w:r>
            <w:r w:rsidR="006E1C0B">
              <w:rPr>
                <w:rFonts w:ascii="CordiaUPC" w:hAnsi="CordiaUPC"/>
                <w:sz w:val="28"/>
              </w:rPr>
              <w:t>Deduct Success</w:t>
            </w:r>
            <w:r w:rsidR="006E1C0B">
              <w:rPr>
                <w:rFonts w:ascii="CordiaUPC" w:hAnsi="CordiaUPC" w:cs="Angsana New"/>
                <w:sz w:val="28"/>
                <w:cs/>
              </w:rPr>
              <w:t>”</w:t>
            </w:r>
          </w:p>
        </w:tc>
        <w:tc>
          <w:tcPr>
            <w:tcW w:w="733" w:type="pct"/>
          </w:tcPr>
          <w:p w:rsidR="00E06F02" w:rsidP="00F9348E" w:rsidRDefault="00E06F02" w14:paraId="4F1F1378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E06F02" w:rsidTr="00F9348E" w14:paraId="5FC132B9" w14:textId="77777777">
        <w:tc>
          <w:tcPr>
            <w:tcW w:w="778" w:type="pct"/>
          </w:tcPr>
          <w:p w:rsidR="00E06F02" w:rsidP="00F9348E" w:rsidRDefault="00E06F02" w14:paraId="488C46C7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>00005</w:t>
            </w:r>
          </w:p>
        </w:tc>
        <w:tc>
          <w:tcPr>
            <w:tcW w:w="1628" w:type="pct"/>
          </w:tcPr>
          <w:p w:rsidR="00E06F02" w:rsidP="00CB2E7A" w:rsidRDefault="00E06F02" w14:paraId="48841BC8" w14:textId="673984F2">
            <w:pPr>
              <w:rPr>
                <w:rFonts w:cs="CordiaUPC"/>
              </w:rPr>
            </w:pPr>
            <w:r>
              <w:t xml:space="preserve">All rows in </w:t>
            </w:r>
            <w:r>
              <w:rPr>
                <w:rFonts w:cs="CordiaUPC"/>
              </w:rPr>
              <w:t>Voice</w:t>
            </w:r>
            <w:r>
              <w:rPr>
                <w:rFonts w:cs="Angsana New"/>
                <w:cs/>
              </w:rPr>
              <w:t xml:space="preserve"> </w:t>
            </w:r>
            <w:r>
              <w:t>Rating Table, Day of Week must be</w:t>
            </w:r>
            <w:r w:rsidRPr="006F184C">
              <w:rPr>
                <w:rFonts w:cs="Angsana New"/>
                <w:cs/>
              </w:rPr>
              <w:t xml:space="preserve"> “</w:t>
            </w:r>
            <w:r w:rsidRPr="00436A70">
              <w:t>Everyday</w:t>
            </w:r>
            <w:r w:rsidRPr="006F184C">
              <w:rPr>
                <w:rFonts w:cs="Angsana New"/>
                <w:cs/>
              </w:rPr>
              <w:t>”</w:t>
            </w:r>
            <w:r>
              <w:t xml:space="preserve"> when Price Type Pattern is </w:t>
            </w:r>
            <w:r>
              <w:rPr>
                <w:rFonts w:cs="Angsana New"/>
                <w:cs/>
              </w:rPr>
              <w:t>“</w:t>
            </w:r>
            <w:r>
              <w:t xml:space="preserve">Normal </w:t>
            </w:r>
            <w:r>
              <w:rPr>
                <w:rFonts w:cs="Angsana New"/>
                <w:cs/>
              </w:rPr>
              <w:t>(</w:t>
            </w:r>
            <w:r>
              <w:t>All</w:t>
            </w:r>
            <w:r>
              <w:rPr>
                <w:rFonts w:cs="Angsana New"/>
                <w:cs/>
              </w:rPr>
              <w:t>-</w:t>
            </w:r>
            <w:r>
              <w:t>Time</w:t>
            </w:r>
            <w:r>
              <w:rPr>
                <w:rFonts w:cs="Angsana New"/>
                <w:cs/>
              </w:rPr>
              <w:t xml:space="preserve">)” </w:t>
            </w:r>
            <w:r>
              <w:t xml:space="preserve">or </w:t>
            </w:r>
            <w:r w:rsidRPr="00436A70">
              <w:rPr>
                <w:rFonts w:cs="Angsana New"/>
                <w:cs/>
              </w:rPr>
              <w:t>“</w:t>
            </w:r>
            <w:r w:rsidRPr="00436A70">
              <w:t xml:space="preserve">Buffet </w:t>
            </w:r>
            <w:r w:rsidRPr="00436A70">
              <w:rPr>
                <w:rFonts w:cs="Angsana New"/>
                <w:cs/>
              </w:rPr>
              <w:t>(</w:t>
            </w:r>
            <w:r w:rsidRPr="00436A70">
              <w:t>Peak</w:t>
            </w:r>
            <w:r w:rsidRPr="00436A70">
              <w:rPr>
                <w:rFonts w:cs="Angsana New"/>
                <w:cs/>
              </w:rPr>
              <w:t>/</w:t>
            </w:r>
            <w:r w:rsidRPr="00436A70">
              <w:t>Off Peak</w:t>
            </w:r>
            <w:r w:rsidRPr="00436A70">
              <w:rPr>
                <w:rFonts w:cs="Angsana New"/>
                <w:cs/>
              </w:rPr>
              <w:t>)”</w:t>
            </w:r>
          </w:p>
        </w:tc>
        <w:tc>
          <w:tcPr>
            <w:tcW w:w="1861" w:type="pct"/>
          </w:tcPr>
          <w:p w:rsidR="00E3420A" w:rsidP="00F9348E" w:rsidRDefault="00E06F02" w14:paraId="38BE49CA" w14:textId="77777777">
            <w:pPr>
              <w:rPr>
                <w:rFonts w:cs="CordiaUPC"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PriceTypePattern </w:t>
            </w:r>
            <w:r>
              <w:rPr>
                <w:rFonts w:hint="cs"/>
                <w:cs/>
              </w:rPr>
              <w:t xml:space="preserve">มีค่าเท่ากับ </w:t>
            </w:r>
            <w:r>
              <w:rPr>
                <w:rFonts w:cs="Angsana New"/>
                <w:cs/>
              </w:rPr>
              <w:t>“</w:t>
            </w:r>
            <w:r>
              <w:t xml:space="preserve">Buffet </w:t>
            </w:r>
            <w:r>
              <w:rPr>
                <w:rFonts w:cs="Angsana New"/>
                <w:cs/>
              </w:rPr>
              <w:t>(</w:t>
            </w:r>
            <w:r>
              <w:t>Peak</w:t>
            </w:r>
            <w:r>
              <w:rPr>
                <w:rFonts w:cs="Angsana New"/>
                <w:cs/>
              </w:rPr>
              <w:t>/</w:t>
            </w:r>
            <w:r>
              <w:t>Off Peak</w:t>
            </w:r>
            <w:r>
              <w:rPr>
                <w:rFonts w:cs="Angsana New"/>
                <w:cs/>
              </w:rPr>
              <w:t xml:space="preserve">)” </w:t>
            </w:r>
            <w:r>
              <w:rPr>
                <w:rFonts w:hint="cs"/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>
              <w:t xml:space="preserve">Normal </w:t>
            </w:r>
            <w:r>
              <w:rPr>
                <w:rFonts w:cs="Angsana New"/>
                <w:cs/>
              </w:rPr>
              <w:t>(</w:t>
            </w:r>
            <w:r>
              <w:t>All</w:t>
            </w:r>
            <w:r>
              <w:rPr>
                <w:rFonts w:cs="Angsana New"/>
                <w:cs/>
              </w:rPr>
              <w:t>-</w:t>
            </w:r>
            <w:r>
              <w:t>Time</w:t>
            </w:r>
            <w:r>
              <w:rPr>
                <w:rFonts w:cs="Angsana New"/>
                <w:cs/>
              </w:rPr>
              <w:t xml:space="preserve">)” </w:t>
            </w:r>
            <w:r w:rsidRPr="00D151BA">
              <w:rPr>
                <w:rFonts w:hint="cs"/>
                <w:cs/>
              </w:rPr>
              <w:t xml:space="preserve">ดังนั้น ค่า </w:t>
            </w:r>
            <w:r w:rsidRPr="008A20D2">
              <w:t xml:space="preserve">DayOfWeek </w:t>
            </w:r>
            <w:r w:rsidRPr="008A20D2">
              <w:rPr>
                <w:rFonts w:hint="cs"/>
                <w:cs/>
              </w:rPr>
              <w:t xml:space="preserve">ภายใน </w:t>
            </w:r>
            <w:r w:rsidRPr="008A20D2">
              <w:t>Voice Rating Table</w:t>
            </w:r>
            <w:r w:rsidRPr="008A20D2">
              <w:rPr>
                <w:rFonts w:hint="cs"/>
                <w:cs/>
              </w:rPr>
              <w:t xml:space="preserve"> ต้องมีค่าเท่ากับ </w:t>
            </w:r>
            <w:r w:rsidRPr="008A20D2">
              <w:rPr>
                <w:rFonts w:cs="Angsana New"/>
                <w:cs/>
              </w:rPr>
              <w:t>“</w:t>
            </w:r>
            <w:r w:rsidRPr="008A20D2">
              <w:t>Everyday</w:t>
            </w:r>
            <w:r w:rsidRPr="008A20D2">
              <w:rPr>
                <w:rFonts w:cs="Angsana New"/>
                <w:cs/>
              </w:rPr>
              <w:t>”</w:t>
            </w:r>
          </w:p>
          <w:p w:rsidRPr="00D151BA" w:rsidR="00E06F02" w:rsidP="00F9348E" w:rsidRDefault="00E3420A" w14:paraId="0F2A992E" w14:textId="45E874F2">
            <w:r>
              <w:rPr>
                <w:rFonts w:hint="cs"/>
                <w:cs/>
              </w:rPr>
              <w:t xml:space="preserve">หมายเหตุ เฉพาะเคสไม่ใช่ของ </w:t>
            </w:r>
            <w:r>
              <w:t xml:space="preserve">customerType </w:t>
            </w:r>
            <w:r>
              <w:rPr>
                <w:rFonts w:cs="Angsana New"/>
                <w:cs/>
              </w:rPr>
              <w:t>= 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productClass </w:t>
            </w:r>
            <w:r>
              <w:rPr>
                <w:rFonts w:cs="Angsana New"/>
                <w:cs/>
              </w:rPr>
              <w:t>= “</w:t>
            </w:r>
            <w:r>
              <w:t>Main</w:t>
            </w:r>
            <w:r w:rsidR="00E06F02">
              <w:rPr>
                <w:rFonts w:cs="Angsana New"/>
                <w:cs/>
              </w:rPr>
              <w:t xml:space="preserve"> </w:t>
            </w:r>
          </w:p>
        </w:tc>
        <w:tc>
          <w:tcPr>
            <w:tcW w:w="733" w:type="pct"/>
          </w:tcPr>
          <w:p w:rsidR="00E06F02" w:rsidP="00F9348E" w:rsidRDefault="00E06F02" w14:paraId="70434529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E3420A" w:rsidTr="00F9348E" w14:paraId="5A5BFD51" w14:textId="77777777">
        <w:tc>
          <w:tcPr>
            <w:tcW w:w="778" w:type="pct"/>
          </w:tcPr>
          <w:p w:rsidR="00E3420A" w:rsidP="00F9348E" w:rsidRDefault="00E3420A" w14:paraId="6B558185" w14:textId="32616965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>00005</w:t>
            </w:r>
          </w:p>
        </w:tc>
        <w:tc>
          <w:tcPr>
            <w:tcW w:w="1628" w:type="pct"/>
          </w:tcPr>
          <w:p w:rsidR="00E3420A" w:rsidP="00CB2E7A" w:rsidRDefault="00E3420A" w14:paraId="4A56BC15" w14:textId="6843ACBC">
            <w:r>
              <w:t xml:space="preserve">On {1}, All rows in </w:t>
            </w:r>
            <w:r>
              <w:rPr>
                <w:rFonts w:cs="CordiaUPC"/>
              </w:rPr>
              <w:t>Voice</w:t>
            </w:r>
            <w:r>
              <w:rPr>
                <w:rFonts w:cs="Angsana New"/>
                <w:cs/>
              </w:rPr>
              <w:t xml:space="preserve"> </w:t>
            </w:r>
            <w:r>
              <w:t>Rating Table, Day of Week must be</w:t>
            </w:r>
            <w:r w:rsidRPr="006F184C">
              <w:rPr>
                <w:rFonts w:cs="Angsana New"/>
                <w:cs/>
              </w:rPr>
              <w:t xml:space="preserve"> “</w:t>
            </w:r>
            <w:r w:rsidRPr="00436A70">
              <w:t>Everyday</w:t>
            </w:r>
            <w:r w:rsidRPr="006F184C">
              <w:rPr>
                <w:rFonts w:cs="Angsana New"/>
                <w:cs/>
              </w:rPr>
              <w:t>”</w:t>
            </w:r>
            <w:r>
              <w:t xml:space="preserve"> when Price Type Pattern is </w:t>
            </w:r>
            <w:r>
              <w:rPr>
                <w:rFonts w:cs="Angsana New"/>
                <w:cs/>
              </w:rPr>
              <w:t>“</w:t>
            </w:r>
            <w:r>
              <w:t xml:space="preserve">Normal </w:t>
            </w:r>
            <w:r>
              <w:rPr>
                <w:rFonts w:cs="Angsana New"/>
                <w:cs/>
              </w:rPr>
              <w:t>(</w:t>
            </w:r>
            <w:r>
              <w:t>All</w:t>
            </w:r>
            <w:r>
              <w:rPr>
                <w:rFonts w:cs="Angsana New"/>
                <w:cs/>
              </w:rPr>
              <w:t>-</w:t>
            </w:r>
            <w:r>
              <w:t>Time</w:t>
            </w:r>
            <w:r>
              <w:rPr>
                <w:rFonts w:cs="Angsana New"/>
                <w:cs/>
              </w:rPr>
              <w:t xml:space="preserve">)” </w:t>
            </w:r>
            <w:r>
              <w:t xml:space="preserve">or </w:t>
            </w:r>
            <w:r w:rsidRPr="00436A70">
              <w:rPr>
                <w:rFonts w:cs="Angsana New"/>
                <w:cs/>
              </w:rPr>
              <w:t>“</w:t>
            </w:r>
            <w:r w:rsidRPr="00436A70">
              <w:t xml:space="preserve">Buffet </w:t>
            </w:r>
            <w:r w:rsidRPr="00436A70">
              <w:rPr>
                <w:rFonts w:cs="Angsana New"/>
                <w:cs/>
              </w:rPr>
              <w:t>(</w:t>
            </w:r>
            <w:r w:rsidRPr="00436A70">
              <w:t>Peak</w:t>
            </w:r>
            <w:r w:rsidRPr="00436A70">
              <w:rPr>
                <w:rFonts w:cs="Angsana New"/>
                <w:cs/>
              </w:rPr>
              <w:t>/</w:t>
            </w:r>
            <w:r w:rsidRPr="00436A70">
              <w:t>Off Peak</w:t>
            </w:r>
            <w:r w:rsidRPr="00436A70">
              <w:rPr>
                <w:rFonts w:cs="Angsana New"/>
                <w:cs/>
              </w:rPr>
              <w:t>)”</w:t>
            </w:r>
          </w:p>
        </w:tc>
        <w:tc>
          <w:tcPr>
            <w:tcW w:w="1861" w:type="pct"/>
          </w:tcPr>
          <w:p w:rsidR="00E3420A" w:rsidP="003542FF" w:rsidRDefault="00E3420A" w14:paraId="6B97715E" w14:textId="77777777">
            <w:pPr>
              <w:rPr>
                <w:rFonts w:cs="CordiaUPC"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PriceTypePattern </w:t>
            </w:r>
            <w:r>
              <w:rPr>
                <w:rFonts w:hint="cs"/>
                <w:cs/>
              </w:rPr>
              <w:t xml:space="preserve">มีค่าเท่ากับ </w:t>
            </w:r>
            <w:r>
              <w:rPr>
                <w:rFonts w:cs="Angsana New"/>
                <w:cs/>
              </w:rPr>
              <w:t>“</w:t>
            </w:r>
            <w:r>
              <w:t xml:space="preserve">Buffet </w:t>
            </w:r>
            <w:r>
              <w:rPr>
                <w:rFonts w:cs="Angsana New"/>
                <w:cs/>
              </w:rPr>
              <w:t>(</w:t>
            </w:r>
            <w:r>
              <w:t>Peak</w:t>
            </w:r>
            <w:r>
              <w:rPr>
                <w:rFonts w:cs="Angsana New"/>
                <w:cs/>
              </w:rPr>
              <w:t>/</w:t>
            </w:r>
            <w:r>
              <w:t>Off Peak</w:t>
            </w:r>
            <w:r>
              <w:rPr>
                <w:rFonts w:cs="Angsana New"/>
                <w:cs/>
              </w:rPr>
              <w:t xml:space="preserve">)” </w:t>
            </w:r>
            <w:r>
              <w:rPr>
                <w:rFonts w:hint="cs"/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>
              <w:t xml:space="preserve">Normal </w:t>
            </w:r>
            <w:r>
              <w:rPr>
                <w:rFonts w:cs="Angsana New"/>
                <w:cs/>
              </w:rPr>
              <w:t>(</w:t>
            </w:r>
            <w:r>
              <w:t>All</w:t>
            </w:r>
            <w:r>
              <w:rPr>
                <w:rFonts w:cs="Angsana New"/>
                <w:cs/>
              </w:rPr>
              <w:t>-</w:t>
            </w:r>
            <w:r>
              <w:t>Time</w:t>
            </w:r>
            <w:r>
              <w:rPr>
                <w:rFonts w:cs="Angsana New"/>
                <w:cs/>
              </w:rPr>
              <w:t xml:space="preserve">)” </w:t>
            </w:r>
            <w:r w:rsidRPr="00D151BA">
              <w:rPr>
                <w:rFonts w:hint="cs"/>
                <w:cs/>
              </w:rPr>
              <w:t xml:space="preserve">ดังนั้น ค่า </w:t>
            </w:r>
            <w:r w:rsidRPr="008A20D2">
              <w:t xml:space="preserve">DayOfWeek </w:t>
            </w:r>
            <w:r w:rsidRPr="008A20D2">
              <w:rPr>
                <w:rFonts w:hint="cs"/>
                <w:cs/>
              </w:rPr>
              <w:t xml:space="preserve">ภายใน </w:t>
            </w:r>
            <w:r w:rsidRPr="008A20D2">
              <w:t>Voice Rating Table</w:t>
            </w:r>
            <w:r w:rsidRPr="008A20D2">
              <w:rPr>
                <w:rFonts w:hint="cs"/>
                <w:cs/>
              </w:rPr>
              <w:t xml:space="preserve"> ต้องมีค่าเท่ากับ </w:t>
            </w:r>
            <w:r w:rsidRPr="008A20D2">
              <w:rPr>
                <w:rFonts w:cs="Angsana New"/>
                <w:cs/>
              </w:rPr>
              <w:t>“</w:t>
            </w:r>
            <w:r w:rsidRPr="008A20D2">
              <w:t>Everyday</w:t>
            </w:r>
            <w:r w:rsidRPr="008A20D2">
              <w:rPr>
                <w:rFonts w:cs="Angsana New"/>
                <w:cs/>
              </w:rPr>
              <w:t>”</w:t>
            </w:r>
          </w:p>
          <w:p w:rsidR="00E3420A" w:rsidP="00F9348E" w:rsidRDefault="00E3420A" w14:paraId="6E01F162" w14:textId="77777777">
            <w:r>
              <w:rPr>
                <w:rFonts w:hint="cs"/>
                <w:cs/>
              </w:rPr>
              <w:t xml:space="preserve">หมายเหตุ เฉพาะเคส </w:t>
            </w:r>
            <w:r>
              <w:t xml:space="preserve">customerType </w:t>
            </w:r>
            <w:r>
              <w:rPr>
                <w:rFonts w:cs="Angsana New"/>
                <w:cs/>
              </w:rPr>
              <w:t>= 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productClass </w:t>
            </w:r>
            <w:r>
              <w:rPr>
                <w:rFonts w:cs="Angsana New"/>
                <w:cs/>
              </w:rPr>
              <w:t>= “</w:t>
            </w:r>
            <w:r>
              <w:t xml:space="preserve">Main </w:t>
            </w:r>
            <w:r>
              <w:rPr>
                <w:rFonts w:hint="cs"/>
                <w:cs/>
              </w:rPr>
              <w:t xml:space="preserve">โดย </w:t>
            </w:r>
            <w:r>
              <w:t xml:space="preserve">Validate </w:t>
            </w:r>
            <w:r>
              <w:rPr>
                <w:rFonts w:hint="cs"/>
                <w:cs/>
              </w:rPr>
              <w:t xml:space="preserve">แยกแต่ละ </w:t>
            </w:r>
            <w:r>
              <w:t>deductType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และจะ </w:t>
            </w:r>
            <w:r>
              <w:t xml:space="preserve">Validate </w:t>
            </w:r>
            <w:r>
              <w:rPr>
                <w:rFonts w:hint="cs"/>
                <w:cs/>
              </w:rPr>
              <w:t xml:space="preserve">เมื่อ </w:t>
            </w:r>
            <w:r>
              <w:t xml:space="preserve">deductType </w:t>
            </w:r>
            <w:r>
              <w:rPr>
                <w:rFonts w:hint="cs"/>
                <w:cs/>
              </w:rPr>
              <w:t>นั้นๆมีค่า</w:t>
            </w:r>
            <w:r>
              <w:t xml:space="preserve"> Voice Rating Table</w:t>
            </w:r>
            <w:r>
              <w:rPr>
                <w:rFonts w:hint="cs"/>
                <w:cs/>
              </w:rPr>
              <w:t xml:space="preserve"> อย่างน้อย </w:t>
            </w:r>
            <w:r>
              <w:t>1 Row</w:t>
            </w:r>
          </w:p>
          <w:p w:rsidR="00E3420A" w:rsidP="00F9348E" w:rsidRDefault="00E3420A" w14:paraId="7C7A59B3" w14:textId="5B96255A">
            <w:pPr>
              <w:rPr>
                <w:cs/>
              </w:rPr>
            </w:pPr>
            <w:r>
              <w:t xml:space="preserve">{1} </w:t>
            </w:r>
            <w:r>
              <w:rPr>
                <w:rFonts w:cs="Angsana New"/>
                <w:cs/>
              </w:rPr>
              <w:t xml:space="preserve">= </w:t>
            </w:r>
            <w:r>
              <w:t>deductType</w:t>
            </w:r>
          </w:p>
        </w:tc>
        <w:tc>
          <w:tcPr>
            <w:tcW w:w="733" w:type="pct"/>
          </w:tcPr>
          <w:p w:rsidR="00E3420A" w:rsidP="00F9348E" w:rsidRDefault="00E3420A" w14:paraId="7CD033B1" w14:textId="10E6014F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E3420A" w:rsidTr="00F9348E" w14:paraId="20C49E2B" w14:textId="77777777">
        <w:tc>
          <w:tcPr>
            <w:tcW w:w="5000" w:type="pct"/>
            <w:gridSpan w:val="4"/>
            <w:shd w:val="clear" w:color="auto" w:fill="C2D69B" w:themeFill="accent3" w:themeFillTint="99"/>
          </w:tcPr>
          <w:p w:rsidR="00E3420A" w:rsidP="00F9348E" w:rsidRDefault="00E3420A" w14:paraId="11C3D4BA" w14:textId="77777777">
            <w:pPr>
              <w:pStyle w:val="HeaderTable"/>
              <w:rPr>
                <w:szCs w:val="36"/>
              </w:rPr>
            </w:pPr>
            <w:r>
              <w:t>Detail Section</w:t>
            </w:r>
          </w:p>
        </w:tc>
      </w:tr>
      <w:tr w:rsidR="00E3420A" w:rsidTr="00F9348E" w14:paraId="26636F3A" w14:textId="77777777">
        <w:tc>
          <w:tcPr>
            <w:tcW w:w="778" w:type="pct"/>
          </w:tcPr>
          <w:p w:rsidR="00E3420A" w:rsidP="00F9348E" w:rsidRDefault="00E3420A" w14:paraId="31F48CBF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>00001</w:t>
            </w:r>
          </w:p>
        </w:tc>
        <w:tc>
          <w:tcPr>
            <w:tcW w:w="1628" w:type="pct"/>
          </w:tcPr>
          <w:p w:rsidRPr="00C3121D" w:rsidR="00E3420A" w:rsidP="00F9348E" w:rsidRDefault="00E3420A" w14:paraId="0DC84CE9" w14:textId="77777777">
            <w:r>
              <w:rPr>
                <w:rFonts w:cs="CordiaUPC"/>
              </w:rPr>
              <w:t>Network</w:t>
            </w:r>
            <w:r>
              <w:t xml:space="preserve">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Pr="00C3121D" w:rsidR="00E3420A" w:rsidP="00F9348E" w:rsidRDefault="00E3420A" w14:paraId="583B5219" w14:textId="77777777">
            <w:r>
              <w:t xml:space="preserve">Network </w:t>
            </w:r>
            <w:r>
              <w:rPr>
                <w:rFonts w:hint="cs"/>
                <w:cs/>
              </w:rPr>
              <w:t xml:space="preserve">จะต้องเป็น </w:t>
            </w:r>
            <w:r>
              <w:t>Mandatory</w:t>
            </w:r>
          </w:p>
        </w:tc>
        <w:tc>
          <w:tcPr>
            <w:tcW w:w="733" w:type="pct"/>
          </w:tcPr>
          <w:p w:rsidR="00E3420A" w:rsidP="00F9348E" w:rsidRDefault="00E3420A" w14:paraId="76C95F8C" w14:textId="77777777">
            <w:pPr>
              <w:rPr>
                <w:rFonts w:cs="CordiaUPC"/>
                <w:szCs w:val="36"/>
              </w:rPr>
            </w:pPr>
          </w:p>
        </w:tc>
      </w:tr>
      <w:tr w:rsidR="00E3420A" w:rsidTr="00F9348E" w14:paraId="3E748D2D" w14:textId="77777777">
        <w:tc>
          <w:tcPr>
            <w:tcW w:w="778" w:type="pct"/>
          </w:tcPr>
          <w:p w:rsidR="00E3420A" w:rsidP="00F9348E" w:rsidRDefault="00E3420A" w14:paraId="4FAED72A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 w:rsidRPr="00DF5090">
              <w:rPr>
                <w:rFonts w:ascii="CordiaUPC" w:hAnsi="CordiaUPC" w:cs="CordiaUPC"/>
                <w:sz w:val="28"/>
                <w:szCs w:val="28"/>
                <w:lang w:bidi="th-TH"/>
              </w:rPr>
              <w:t>00001</w:t>
            </w:r>
          </w:p>
        </w:tc>
        <w:tc>
          <w:tcPr>
            <w:tcW w:w="1628" w:type="pct"/>
          </w:tcPr>
          <w:p w:rsidRPr="00C3121D" w:rsidR="00E3420A" w:rsidP="00F9348E" w:rsidRDefault="00E3420A" w14:paraId="018150F6" w14:textId="77777777">
            <w:r>
              <w:rPr>
                <w:rFonts w:cs="CordiaUPC"/>
              </w:rPr>
              <w:t>Day Of Week</w:t>
            </w:r>
            <w:r>
              <w:t xml:space="preserve">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Pr="00C3121D" w:rsidR="00E3420A" w:rsidP="00F9348E" w:rsidRDefault="00E3420A" w14:paraId="590B93A8" w14:textId="77777777">
            <w:r>
              <w:t>Day of Week</w:t>
            </w:r>
            <w:r w:rsidRPr="000A685E">
              <w:rPr>
                <w:rFonts w:cs="Angsana New"/>
                <w:cs/>
              </w:rPr>
              <w:t xml:space="preserve"> </w:t>
            </w:r>
            <w:r w:rsidRPr="000A685E">
              <w:rPr>
                <w:rFonts w:hint="cs"/>
                <w:cs/>
              </w:rPr>
              <w:t xml:space="preserve">จะต้องเป็น </w:t>
            </w:r>
            <w:r w:rsidRPr="000A685E">
              <w:t>Mandatory</w:t>
            </w:r>
          </w:p>
        </w:tc>
        <w:tc>
          <w:tcPr>
            <w:tcW w:w="733" w:type="pct"/>
          </w:tcPr>
          <w:p w:rsidR="00E3420A" w:rsidP="00F9348E" w:rsidRDefault="00E3420A" w14:paraId="2C2C66E8" w14:textId="77777777">
            <w:pPr>
              <w:rPr>
                <w:rFonts w:cs="CordiaUPC"/>
                <w:szCs w:val="36"/>
              </w:rPr>
            </w:pPr>
          </w:p>
        </w:tc>
      </w:tr>
      <w:tr w:rsidR="00E3420A" w:rsidTr="00F9348E" w14:paraId="6CDE2157" w14:textId="77777777">
        <w:tc>
          <w:tcPr>
            <w:tcW w:w="778" w:type="pct"/>
          </w:tcPr>
          <w:p w:rsidR="00E3420A" w:rsidP="00F9348E" w:rsidRDefault="00E3420A" w14:paraId="1858C859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 w:rsidRPr="00DF5090">
              <w:rPr>
                <w:rFonts w:ascii="CordiaUPC" w:hAnsi="CordiaUPC" w:cs="CordiaUPC"/>
                <w:sz w:val="28"/>
                <w:szCs w:val="28"/>
                <w:lang w:bidi="th-TH"/>
              </w:rPr>
              <w:t>00001</w:t>
            </w:r>
          </w:p>
        </w:tc>
        <w:tc>
          <w:tcPr>
            <w:tcW w:w="1628" w:type="pct"/>
          </w:tcPr>
          <w:p w:rsidRPr="00C3121D" w:rsidR="00E3420A" w:rsidP="00F9348E" w:rsidRDefault="00E3420A" w14:paraId="210ABF5F" w14:textId="77777777">
            <w:r>
              <w:rPr>
                <w:rFonts w:cs="CordiaUPC"/>
              </w:rPr>
              <w:t>From Timing</w:t>
            </w:r>
            <w:r>
              <w:t xml:space="preserve">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Pr="00C3121D" w:rsidR="00E3420A" w:rsidP="00F9348E" w:rsidRDefault="00E3420A" w14:paraId="345C6C77" w14:textId="77777777">
            <w:r>
              <w:t>From Timing</w:t>
            </w:r>
            <w:r w:rsidRPr="000A685E">
              <w:rPr>
                <w:rFonts w:cs="Angsana New"/>
                <w:cs/>
              </w:rPr>
              <w:t xml:space="preserve"> </w:t>
            </w:r>
            <w:r w:rsidRPr="000A685E">
              <w:rPr>
                <w:rFonts w:hint="cs"/>
                <w:cs/>
              </w:rPr>
              <w:t xml:space="preserve">จะต้องเป็น </w:t>
            </w:r>
            <w:r w:rsidRPr="000A685E">
              <w:t>Mandatory</w:t>
            </w:r>
          </w:p>
        </w:tc>
        <w:tc>
          <w:tcPr>
            <w:tcW w:w="733" w:type="pct"/>
          </w:tcPr>
          <w:p w:rsidR="00E3420A" w:rsidP="00F9348E" w:rsidRDefault="00E3420A" w14:paraId="58B9D99C" w14:textId="77777777">
            <w:pPr>
              <w:rPr>
                <w:rFonts w:cs="CordiaUPC"/>
                <w:szCs w:val="36"/>
              </w:rPr>
            </w:pPr>
          </w:p>
        </w:tc>
      </w:tr>
      <w:tr w:rsidR="00E3420A" w:rsidTr="00F9348E" w14:paraId="1A7980BF" w14:textId="77777777">
        <w:tc>
          <w:tcPr>
            <w:tcW w:w="778" w:type="pct"/>
          </w:tcPr>
          <w:p w:rsidR="00E3420A" w:rsidP="00F9348E" w:rsidRDefault="00E3420A" w14:paraId="20B2077C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 w:rsidRPr="00DF5090">
              <w:rPr>
                <w:rFonts w:ascii="CordiaUPC" w:hAnsi="CordiaUPC" w:cs="CordiaUPC"/>
                <w:sz w:val="28"/>
                <w:szCs w:val="28"/>
                <w:lang w:bidi="th-TH"/>
              </w:rPr>
              <w:t>00001</w:t>
            </w:r>
          </w:p>
        </w:tc>
        <w:tc>
          <w:tcPr>
            <w:tcW w:w="1628" w:type="pct"/>
          </w:tcPr>
          <w:p w:rsidRPr="00C3121D" w:rsidR="00E3420A" w:rsidP="00F9348E" w:rsidRDefault="00E3420A" w14:paraId="68D5E3B4" w14:textId="77777777">
            <w:r>
              <w:rPr>
                <w:rFonts w:cs="CordiaUPC"/>
              </w:rPr>
              <w:t>To Timing</w:t>
            </w:r>
            <w:r>
              <w:t xml:space="preserve">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E3420A" w:rsidP="00F9348E" w:rsidRDefault="00E3420A" w14:paraId="708D716A" w14:textId="77777777">
            <w:r>
              <w:t>To Timing</w:t>
            </w:r>
            <w:r w:rsidRPr="000A685E">
              <w:rPr>
                <w:rFonts w:cs="Angsana New"/>
                <w:cs/>
              </w:rPr>
              <w:t xml:space="preserve"> </w:t>
            </w:r>
            <w:r w:rsidRPr="000A685E">
              <w:rPr>
                <w:rFonts w:hint="cs"/>
                <w:cs/>
              </w:rPr>
              <w:t xml:space="preserve">จะต้องเป็น </w:t>
            </w:r>
            <w:r w:rsidRPr="000A685E">
              <w:t>Mandatory</w:t>
            </w:r>
          </w:p>
          <w:p w:rsidRPr="00C3121D" w:rsidR="00E3420A" w:rsidP="00F9348E" w:rsidRDefault="00E3420A" w14:paraId="7D44E777" w14:textId="77777777">
            <w:r>
              <w:rPr>
                <w:rFonts w:hint="cs"/>
                <w:cs/>
              </w:rPr>
              <w:t xml:space="preserve">หมายเหตุ สำหรับ </w:t>
            </w:r>
            <w:r>
              <w:t xml:space="preserve">Product Class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t>Main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ให้ </w:t>
            </w:r>
            <w:r>
              <w:t xml:space="preserve">Validate </w:t>
            </w:r>
            <w:r>
              <w:rPr>
                <w:rFonts w:hint="cs"/>
                <w:cs/>
              </w:rPr>
              <w:t xml:space="preserve">หลังจากระบบทำการ </w:t>
            </w:r>
            <w:r>
              <w:t xml:space="preserve">Auto Generate </w:t>
            </w:r>
            <w:r>
              <w:rPr>
                <w:rFonts w:hint="cs"/>
                <w:cs/>
              </w:rPr>
              <w:t>เรียบร้อยแล้ว</w:t>
            </w:r>
          </w:p>
        </w:tc>
        <w:tc>
          <w:tcPr>
            <w:tcW w:w="733" w:type="pct"/>
          </w:tcPr>
          <w:p w:rsidR="00E3420A" w:rsidP="00F9348E" w:rsidRDefault="00E3420A" w14:paraId="5770B917" w14:textId="77777777">
            <w:pPr>
              <w:rPr>
                <w:rFonts w:cs="CordiaUPC"/>
                <w:szCs w:val="36"/>
              </w:rPr>
            </w:pPr>
          </w:p>
        </w:tc>
      </w:tr>
      <w:tr w:rsidR="00E3420A" w:rsidTr="00F9348E" w14:paraId="6B4155CF" w14:textId="77777777">
        <w:tc>
          <w:tcPr>
            <w:tcW w:w="778" w:type="pct"/>
          </w:tcPr>
          <w:p w:rsidRPr="00DF5090" w:rsidR="00E3420A" w:rsidP="00F9348E" w:rsidRDefault="00E3420A" w14:paraId="21D46B06" w14:textId="4485DE29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>00004</w:t>
            </w:r>
          </w:p>
        </w:tc>
        <w:tc>
          <w:tcPr>
            <w:tcW w:w="1628" w:type="pct"/>
          </w:tcPr>
          <w:p w:rsidR="00E3420A" w:rsidP="00865EC2" w:rsidRDefault="00E3420A" w14:paraId="6D1A785A" w14:textId="095A602C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Peak Time Flag is required when Price Type Pattern is </w:t>
            </w:r>
            <w:r w:rsidRPr="00436A70">
              <w:rPr>
                <w:rFonts w:cs="Angsana New"/>
                <w:cs/>
              </w:rPr>
              <w:t>“</w:t>
            </w:r>
            <w:r w:rsidRPr="00436A70">
              <w:t xml:space="preserve">Buffet </w:t>
            </w:r>
            <w:r w:rsidRPr="00436A70">
              <w:rPr>
                <w:rFonts w:cs="Angsana New"/>
                <w:cs/>
              </w:rPr>
              <w:t>(</w:t>
            </w:r>
            <w:r w:rsidRPr="00436A70">
              <w:t>Peak</w:t>
            </w:r>
            <w:r w:rsidRPr="00436A70">
              <w:rPr>
                <w:rFonts w:cs="Angsana New"/>
                <w:cs/>
              </w:rPr>
              <w:t>/</w:t>
            </w:r>
            <w:r w:rsidRPr="00436A70">
              <w:t>Off Peak</w:t>
            </w:r>
            <w:r w:rsidRPr="00436A70">
              <w:rPr>
                <w:rFonts w:cs="Angsana New"/>
                <w:cs/>
              </w:rPr>
              <w:t>)”</w:t>
            </w:r>
            <w:r>
              <w:rPr>
                <w:rFonts w:cs="Angsana New"/>
                <w:cs/>
              </w:rPr>
              <w:t xml:space="preserve"> </w:t>
            </w:r>
            <w:r>
              <w:t xml:space="preserve">or </w:t>
            </w:r>
            <w:r>
              <w:rPr>
                <w:rFonts w:cs="Angsana New"/>
                <w:cs/>
              </w:rPr>
              <w:t>“</w:t>
            </w:r>
            <w:r w:rsidRPr="00436A70">
              <w:t>Buffet</w:t>
            </w:r>
            <w:r>
              <w:t xml:space="preserve"> Special</w:t>
            </w:r>
            <w:r w:rsidRPr="00436A70">
              <w:rPr>
                <w:rFonts w:cs="Angsana New"/>
                <w:cs/>
              </w:rPr>
              <w:t xml:space="preserve"> (</w:t>
            </w:r>
            <w:r w:rsidRPr="00436A70">
              <w:t>Peak</w:t>
            </w:r>
            <w:r w:rsidRPr="00436A70">
              <w:rPr>
                <w:rFonts w:cs="Angsana New"/>
                <w:cs/>
              </w:rPr>
              <w:t>/</w:t>
            </w:r>
            <w:r w:rsidRPr="00436A70">
              <w:t>Off Peak</w:t>
            </w:r>
            <w:r>
              <w:t xml:space="preserve"> Special</w:t>
            </w:r>
            <w:r w:rsidRPr="00436A70">
              <w:rPr>
                <w:rFonts w:cs="Angsana New"/>
                <w:cs/>
              </w:rPr>
              <w:t>)</w:t>
            </w:r>
            <w:r>
              <w:rPr>
                <w:rFonts w:cs="Angsana New"/>
                <w:cs/>
              </w:rPr>
              <w:t>”</w:t>
            </w:r>
          </w:p>
        </w:tc>
        <w:tc>
          <w:tcPr>
            <w:tcW w:w="1861" w:type="pct"/>
          </w:tcPr>
          <w:p w:rsidR="00E3420A" w:rsidP="00F9348E" w:rsidRDefault="00E3420A" w14:paraId="2B881739" w14:textId="0133F3B7">
            <w:r>
              <w:rPr>
                <w:rFonts w:hint="cs"/>
                <w:cs/>
              </w:rPr>
              <w:t xml:space="preserve">ถ้า </w:t>
            </w:r>
            <w:r>
              <w:t xml:space="preserve">PriceTypePattern </w:t>
            </w:r>
            <w:r>
              <w:rPr>
                <w:rFonts w:hint="cs"/>
                <w:cs/>
              </w:rPr>
              <w:t xml:space="preserve">มีค่าเท่ากับ </w:t>
            </w:r>
            <w:r>
              <w:rPr>
                <w:rFonts w:cs="Angsana New"/>
                <w:cs/>
              </w:rPr>
              <w:t>“</w:t>
            </w:r>
            <w:r>
              <w:t xml:space="preserve">Buffet </w:t>
            </w:r>
            <w:r>
              <w:rPr>
                <w:rFonts w:cs="Angsana New"/>
                <w:cs/>
              </w:rPr>
              <w:t>(</w:t>
            </w:r>
            <w:r>
              <w:t>Peak</w:t>
            </w:r>
            <w:r>
              <w:rPr>
                <w:rFonts w:cs="Angsana New"/>
                <w:cs/>
              </w:rPr>
              <w:t>/</w:t>
            </w:r>
            <w:r>
              <w:t>Off Peak</w:t>
            </w:r>
            <w:r>
              <w:rPr>
                <w:rFonts w:cs="Angsana New"/>
                <w:cs/>
              </w:rPr>
              <w:t xml:space="preserve">)” </w:t>
            </w:r>
            <w:r>
              <w:rPr>
                <w:rFonts w:hint="cs"/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 w:rsidRPr="00436A70">
              <w:t>Buffet</w:t>
            </w:r>
            <w:r>
              <w:t xml:space="preserve"> Special</w:t>
            </w:r>
            <w:r w:rsidRPr="00436A70">
              <w:rPr>
                <w:rFonts w:cs="Angsana New"/>
                <w:cs/>
              </w:rPr>
              <w:t xml:space="preserve"> (</w:t>
            </w:r>
            <w:r w:rsidRPr="00436A70">
              <w:t>Peak</w:t>
            </w:r>
            <w:r w:rsidRPr="00436A70">
              <w:rPr>
                <w:rFonts w:cs="Angsana New"/>
                <w:cs/>
              </w:rPr>
              <w:t>/</w:t>
            </w:r>
            <w:r w:rsidRPr="00436A70">
              <w:t>Off Peak</w:t>
            </w:r>
            <w:r>
              <w:t xml:space="preserve"> Special</w:t>
            </w:r>
            <w:r w:rsidRPr="00436A70">
              <w:rPr>
                <w:rFonts w:cs="Angsana New"/>
                <w:cs/>
              </w:rPr>
              <w:t>)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ดังนั้น </w:t>
            </w:r>
            <w:r>
              <w:t xml:space="preserve">peakTimeFlag </w:t>
            </w:r>
            <w:r>
              <w:rPr>
                <w:rFonts w:hint="cs"/>
                <w:cs/>
              </w:rPr>
              <w:t xml:space="preserve">จะต้องเป็น </w:t>
            </w:r>
            <w:r>
              <w:t>Mandatory</w:t>
            </w:r>
          </w:p>
        </w:tc>
        <w:tc>
          <w:tcPr>
            <w:tcW w:w="733" w:type="pct"/>
          </w:tcPr>
          <w:p w:rsidR="00E3420A" w:rsidP="00F9348E" w:rsidRDefault="00E3420A" w14:paraId="1EEFA95F" w14:textId="2F7E6944">
            <w:pPr>
              <w:rPr>
                <w:rFonts w:cs="CordiaUPC"/>
                <w:szCs w:val="36"/>
              </w:rPr>
            </w:pPr>
          </w:p>
        </w:tc>
      </w:tr>
      <w:tr w:rsidR="00E3420A" w:rsidTr="00F9348E" w14:paraId="6FAD8B1C" w14:textId="77777777">
        <w:tc>
          <w:tcPr>
            <w:tcW w:w="778" w:type="pct"/>
          </w:tcPr>
          <w:p w:rsidRPr="00DF5090" w:rsidR="00E3420A" w:rsidP="00F9348E" w:rsidRDefault="00E3420A" w14:paraId="7DCA94A9" w14:textId="011B2D25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>00004</w:t>
            </w:r>
          </w:p>
        </w:tc>
        <w:tc>
          <w:tcPr>
            <w:tcW w:w="1628" w:type="pct"/>
          </w:tcPr>
          <w:p w:rsidRPr="0086559D" w:rsidR="00E3420A" w:rsidP="00F9348E" w:rsidRDefault="00E3420A" w14:paraId="5FB602C4" w14:textId="6BD546E9">
            <w:pPr>
              <w:rPr>
                <w:rFonts w:cs="CordiaUPC"/>
              </w:rPr>
            </w:pPr>
            <w:r w:rsidRPr="00FF77EE">
              <w:rPr>
                <w:rFonts w:cs="CordiaUPC"/>
              </w:rPr>
              <w:t>Exceed Rate Follow by Main Promotion is required when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CordiaUPC"/>
              </w:rPr>
              <w:t xml:space="preserve">Customer Type is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Pre</w:t>
            </w:r>
            <w:r>
              <w:rPr>
                <w:rFonts w:cs="Angsana New"/>
                <w:cs/>
              </w:rPr>
              <w:t>-</w:t>
            </w:r>
            <w:r>
              <w:rPr>
                <w:rFonts w:cs="CordiaUPC"/>
              </w:rPr>
              <w:t>paid</w:t>
            </w:r>
            <w:r>
              <w:rPr>
                <w:rFonts w:cs="Angsana New"/>
                <w:cs/>
              </w:rPr>
              <w:t>”</w:t>
            </w:r>
            <w:r>
              <w:rPr>
                <w:rFonts w:cs="CordiaUPC"/>
              </w:rPr>
              <w:t xml:space="preserve"> and</w:t>
            </w:r>
            <w:r>
              <w:rPr>
                <w:rFonts w:cs="Angsana New"/>
                <w:cs/>
              </w:rPr>
              <w:t xml:space="preserve"> </w:t>
            </w:r>
            <w:r w:rsidRPr="00FF77EE">
              <w:rPr>
                <w:rFonts w:cs="Angsana New"/>
                <w:cs/>
              </w:rPr>
              <w:t xml:space="preserve"> </w:t>
            </w:r>
            <w:r w:rsidRPr="00FF77EE">
              <w:rPr>
                <w:rFonts w:cs="CordiaUPC"/>
              </w:rPr>
              <w:t>Produ</w:t>
            </w:r>
            <w:r>
              <w:rPr>
                <w:rFonts w:cs="CordiaUPC"/>
              </w:rPr>
              <w:t>ct C</w:t>
            </w:r>
            <w:r w:rsidRPr="00FF77EE">
              <w:rPr>
                <w:rFonts w:cs="CordiaUPC"/>
              </w:rPr>
              <w:t xml:space="preserve">lass is </w:t>
            </w:r>
            <w:r w:rsidRPr="00FF77EE">
              <w:rPr>
                <w:rFonts w:cs="Angsana New"/>
                <w:cs/>
              </w:rPr>
              <w:t>“</w:t>
            </w:r>
            <w:r w:rsidRPr="00FF77EE">
              <w:rPr>
                <w:rFonts w:cs="CordiaUPC"/>
              </w:rPr>
              <w:t>On</w:t>
            </w:r>
            <w:r w:rsidRPr="00FF77EE">
              <w:rPr>
                <w:rFonts w:cs="Angsana New"/>
                <w:cs/>
              </w:rPr>
              <w:t>-</w:t>
            </w:r>
            <w:r w:rsidRPr="00FF77EE">
              <w:rPr>
                <w:rFonts w:cs="CordiaUPC"/>
              </w:rPr>
              <w:t>Top</w:t>
            </w:r>
            <w:r w:rsidRPr="00FF77EE">
              <w:rPr>
                <w:rFonts w:cs="Angsana New"/>
                <w:cs/>
              </w:rPr>
              <w:t xml:space="preserve">” </w:t>
            </w:r>
            <w:r w:rsidRPr="00FF77EE">
              <w:rPr>
                <w:rFonts w:cs="CordiaUPC"/>
              </w:rPr>
              <w:t xml:space="preserve">or </w:t>
            </w:r>
            <w:r w:rsidRPr="00FF77EE">
              <w:rPr>
                <w:rFonts w:cs="Angsana New"/>
                <w:cs/>
              </w:rPr>
              <w:t>“</w:t>
            </w:r>
            <w:r w:rsidRPr="00FF77EE">
              <w:rPr>
                <w:rFonts w:cs="CordiaUPC"/>
              </w:rPr>
              <w:t>On</w:t>
            </w:r>
            <w:r w:rsidRPr="00FF77EE">
              <w:rPr>
                <w:rFonts w:cs="Angsana New"/>
                <w:cs/>
              </w:rPr>
              <w:t>-</w:t>
            </w:r>
            <w:r w:rsidRPr="00FF77EE">
              <w:rPr>
                <w:rFonts w:cs="CordiaUPC"/>
              </w:rPr>
              <w:t>Top Extra</w:t>
            </w:r>
            <w:r w:rsidRPr="00FF77EE">
              <w:rPr>
                <w:rFonts w:cs="Angsana New"/>
                <w:cs/>
              </w:rPr>
              <w:t>”</w:t>
            </w:r>
            <w:r>
              <w:rPr>
                <w:rFonts w:cs="CordiaUPC"/>
              </w:rPr>
              <w:t xml:space="preserve"> and Step Rate Flag </w:t>
            </w:r>
            <w:r>
              <w:rPr>
                <w:rFonts w:cs="Angsana New"/>
                <w:cs/>
              </w:rPr>
              <w:t>= “</w:t>
            </w:r>
            <w:r>
              <w:rPr>
                <w:rFonts w:cs="CordiaUPC"/>
              </w:rPr>
              <w:t>Yes</w:t>
            </w:r>
            <w:r>
              <w:rPr>
                <w:rFonts w:cs="Angsana New"/>
                <w:cs/>
              </w:rPr>
              <w:t>”</w:t>
            </w:r>
          </w:p>
        </w:tc>
        <w:tc>
          <w:tcPr>
            <w:tcW w:w="1861" w:type="pct"/>
          </w:tcPr>
          <w:p w:rsidRPr="0086559D" w:rsidR="00E3420A" w:rsidP="00F9348E" w:rsidRDefault="00E3420A" w14:paraId="6494FE48" w14:textId="46460C96">
            <w:r>
              <w:rPr>
                <w:rFonts w:hint="cs" w:cs="Angsana New"/>
                <w:cs/>
              </w:rPr>
              <w:t xml:space="preserve">ถ้า </w:t>
            </w:r>
            <w:r>
              <w:rPr>
                <w:rFonts w:cs="CordiaUPC"/>
              </w:rPr>
              <w:t xml:space="preserve">customerType </w:t>
            </w:r>
            <w:r>
              <w:rPr>
                <w:rFonts w:hint="cs" w:cs="Angsana New"/>
                <w:cs/>
              </w:rPr>
              <w:t>มีค่าเป็น</w:t>
            </w:r>
            <w:r>
              <w:rPr>
                <w:rFonts w:cs="Angsana New"/>
                <w:cs/>
              </w:rPr>
              <w:t xml:space="preserve"> “</w:t>
            </w:r>
            <w:r>
              <w:rPr>
                <w:rFonts w:cs="CordiaUPC"/>
              </w:rPr>
              <w:t>Pre</w:t>
            </w:r>
            <w:r>
              <w:rPr>
                <w:rFonts w:cs="Angsana New"/>
                <w:cs/>
              </w:rPr>
              <w:t>-</w:t>
            </w:r>
            <w:r>
              <w:rPr>
                <w:rFonts w:cs="CordiaUPC"/>
              </w:rP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และ </w:t>
            </w:r>
            <w:r>
              <w:rPr>
                <w:rFonts w:cs="CordiaUPC"/>
              </w:rPr>
              <w:t xml:space="preserve">productClass </w:t>
            </w:r>
            <w:r>
              <w:rPr>
                <w:rFonts w:hint="cs" w:cs="Angsana New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On</w:t>
            </w:r>
            <w:r>
              <w:rPr>
                <w:rFonts w:cs="Angsana New"/>
                <w:cs/>
              </w:rPr>
              <w:t>-</w:t>
            </w:r>
            <w:r>
              <w:rPr>
                <w:rFonts w:cs="CordiaUPC"/>
              </w:rPr>
              <w:t>Top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>หรือ</w:t>
            </w:r>
            <w:r>
              <w:rPr>
                <w:rFonts w:cs="Angsana New"/>
                <w:cs/>
              </w:rPr>
              <w:t xml:space="preserve"> “</w:t>
            </w:r>
            <w:r>
              <w:rPr>
                <w:rFonts w:cs="CordiaUPC"/>
              </w:rPr>
              <w:t>On</w:t>
            </w:r>
            <w:r>
              <w:rPr>
                <w:rFonts w:cs="Angsana New"/>
                <w:cs/>
              </w:rPr>
              <w:t>-</w:t>
            </w:r>
            <w:r>
              <w:rPr>
                <w:rFonts w:cs="CordiaUPC"/>
              </w:rPr>
              <w:t>Top Extra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และ </w:t>
            </w:r>
            <w:r>
              <w:rPr>
                <w:rFonts w:cs="CordiaUPC"/>
              </w:rPr>
              <w:t>stepRateFlag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= “</w:t>
            </w:r>
            <w:r>
              <w:rPr>
                <w:rFonts w:cs="CordiaUPC"/>
              </w:rPr>
              <w:t>Yes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ดังนั้น </w:t>
            </w:r>
            <w:r w:rsidRPr="00FF77EE">
              <w:rPr>
                <w:rFonts w:cs="CordiaUPC"/>
              </w:rPr>
              <w:t>rateFollowByMainPro</w:t>
            </w:r>
            <w:r>
              <w:rPr>
                <w:rFonts w:hint="cs" w:cs="Angsana New"/>
                <w:cs/>
              </w:rPr>
              <w:t xml:space="preserve"> จะต้องเป็น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3" w:type="pct"/>
          </w:tcPr>
          <w:p w:rsidR="00E3420A" w:rsidP="00F9348E" w:rsidRDefault="00E3420A" w14:paraId="42EBEB45" w14:textId="77777777">
            <w:pPr>
              <w:rPr>
                <w:rFonts w:cs="CordiaUPC"/>
                <w:szCs w:val="36"/>
              </w:rPr>
            </w:pPr>
          </w:p>
        </w:tc>
      </w:tr>
      <w:tr w:rsidR="00E3420A" w:rsidTr="00F9348E" w14:paraId="6A4FB6DA" w14:textId="77777777">
        <w:tc>
          <w:tcPr>
            <w:tcW w:w="778" w:type="pct"/>
          </w:tcPr>
          <w:p w:rsidR="00E3420A" w:rsidP="00F9348E" w:rsidRDefault="00E3420A" w14:paraId="424CED9D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 w:rsidRPr="00DF5090">
              <w:rPr>
                <w:rFonts w:ascii="CordiaUPC" w:hAnsi="CordiaUPC" w:cs="CordiaUPC"/>
                <w:sz w:val="28"/>
                <w:szCs w:val="28"/>
                <w:lang w:bidi="th-TH"/>
              </w:rPr>
              <w:t>00001</w:t>
            </w:r>
          </w:p>
        </w:tc>
        <w:tc>
          <w:tcPr>
            <w:tcW w:w="1628" w:type="pct"/>
          </w:tcPr>
          <w:p w:rsidRPr="00C3121D" w:rsidR="00E3420A" w:rsidP="00F9348E" w:rsidRDefault="00E3420A" w14:paraId="1C446BCA" w14:textId="77777777">
            <w:r>
              <w:rPr>
                <w:rFonts w:cs="CordiaUPC"/>
              </w:rPr>
              <w:t>Rate Excluding VAT</w:t>
            </w:r>
            <w:r>
              <w:t xml:space="preserve">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Pr="00C3121D" w:rsidR="00E3420A" w:rsidP="00F9348E" w:rsidRDefault="00E3420A" w14:paraId="07E7F05D" w14:textId="707EE19D">
            <w:r>
              <w:rPr>
                <w:rFonts w:hint="cs" w:cs="Angsana New"/>
                <w:cs/>
              </w:rPr>
              <w:t xml:space="preserve">ถ้า </w:t>
            </w:r>
            <w:r w:rsidRPr="00693103">
              <w:rPr>
                <w:rFonts w:cs="CordiaUPC"/>
              </w:rPr>
              <w:t>rateFollowByMainPro</w:t>
            </w:r>
            <w:r>
              <w:rPr>
                <w:rFonts w:hint="cs" w:cs="Angsana New"/>
                <w:cs/>
              </w:rPr>
              <w:t xml:space="preserve"> มีค่าเป็น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No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หรือ ค่าว่าง ดังนั้น </w:t>
            </w:r>
            <w:r>
              <w:t>Rate Excluding VAT</w:t>
            </w:r>
            <w:r w:rsidRPr="000A685E">
              <w:rPr>
                <w:rFonts w:cs="Angsana New"/>
                <w:cs/>
              </w:rPr>
              <w:t xml:space="preserve"> </w:t>
            </w:r>
            <w:r w:rsidRPr="000A685E">
              <w:rPr>
                <w:rFonts w:hint="cs"/>
                <w:cs/>
              </w:rPr>
              <w:t xml:space="preserve">จะต้องเป็น </w:t>
            </w:r>
            <w:r w:rsidRPr="000A685E">
              <w:t>Mandatory</w:t>
            </w:r>
          </w:p>
        </w:tc>
        <w:tc>
          <w:tcPr>
            <w:tcW w:w="733" w:type="pct"/>
          </w:tcPr>
          <w:p w:rsidR="00E3420A" w:rsidP="00F9348E" w:rsidRDefault="00E3420A" w14:paraId="67FCDA4D" w14:textId="77777777">
            <w:pPr>
              <w:rPr>
                <w:rFonts w:cs="CordiaUPC"/>
                <w:szCs w:val="36"/>
              </w:rPr>
            </w:pPr>
          </w:p>
        </w:tc>
      </w:tr>
      <w:tr w:rsidR="00E3420A" w:rsidTr="00F9348E" w14:paraId="1697A84F" w14:textId="77777777">
        <w:tc>
          <w:tcPr>
            <w:tcW w:w="778" w:type="pct"/>
          </w:tcPr>
          <w:p w:rsidRPr="00DF5090" w:rsidR="00E3420A" w:rsidP="00F9348E" w:rsidRDefault="00E3420A" w14:paraId="0F26C534" w14:textId="77777777">
            <w:r w:rsidRPr="002A323A">
              <w:t>00023</w:t>
            </w:r>
          </w:p>
        </w:tc>
        <w:tc>
          <w:tcPr>
            <w:tcW w:w="1628" w:type="pct"/>
          </w:tcPr>
          <w:p w:rsidR="00E3420A" w:rsidP="00F9348E" w:rsidRDefault="00E3420A" w14:paraId="5D6826F8" w14:textId="6A2FC8D4">
            <w:pPr>
              <w:rPr>
                <w:rFonts w:cs="CordiaUPC"/>
              </w:rPr>
            </w:pPr>
            <w:r>
              <w:rPr>
                <w:rFonts w:cs="CordiaUPC"/>
              </w:rPr>
              <w:t>Rate Excluding VAT</w:t>
            </w:r>
            <w:r>
              <w:t xml:space="preserve"> must be 3 decimal </w:t>
            </w:r>
            <w:r>
              <w:rPr>
                <w:rFonts w:cs="Angsana New"/>
                <w:cs/>
              </w:rPr>
              <w:t>(</w:t>
            </w:r>
            <w:r>
              <w:t>Min 0, Max 999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1861" w:type="pct"/>
          </w:tcPr>
          <w:p w:rsidR="00E3420A" w:rsidP="00F9348E" w:rsidRDefault="00E3420A" w14:paraId="7FABD214" w14:textId="5BDE0100">
            <w:r>
              <w:rPr>
                <w:rFonts w:hint="cs"/>
                <w:cs/>
              </w:rPr>
              <w:t xml:space="preserve">ถ้า </w:t>
            </w:r>
            <w:r>
              <w:rPr>
                <w:rFonts w:cs="CordiaUPC"/>
              </w:rPr>
              <w:t>Rate Excluding VAT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มีค่า ดังนั้น </w:t>
            </w:r>
            <w:r>
              <w:rPr>
                <w:rFonts w:cs="CordiaUPC"/>
              </w:rPr>
              <w:t>Rate Excluding VAT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จะต้องเป็นตัวเลขทศนิยม </w:t>
            </w:r>
            <w:r>
              <w:t>3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ตำแหน่งและมีค่าอยู่ในช่วง </w:t>
            </w:r>
            <w:r>
              <w:t xml:space="preserve">0 </w:t>
            </w:r>
            <w:r>
              <w:rPr>
                <w:rFonts w:cs="Angsana New"/>
                <w:cs/>
              </w:rPr>
              <w:t xml:space="preserve">– </w:t>
            </w:r>
            <w:r>
              <w:t>999</w:t>
            </w:r>
          </w:p>
        </w:tc>
        <w:tc>
          <w:tcPr>
            <w:tcW w:w="733" w:type="pct"/>
          </w:tcPr>
          <w:p w:rsidR="00E3420A" w:rsidP="00F9348E" w:rsidRDefault="00E3420A" w14:paraId="7DA74F3C" w14:textId="77777777">
            <w:pPr>
              <w:rPr>
                <w:rFonts w:cs="CordiaUPC"/>
                <w:szCs w:val="36"/>
              </w:rPr>
            </w:pPr>
          </w:p>
        </w:tc>
      </w:tr>
      <w:tr w:rsidR="00E3420A" w:rsidTr="00F9348E" w14:paraId="6B6ED975" w14:textId="77777777">
        <w:tc>
          <w:tcPr>
            <w:tcW w:w="778" w:type="pct"/>
          </w:tcPr>
          <w:p w:rsidRPr="002A323A" w:rsidR="00E3420A" w:rsidP="00F9348E" w:rsidRDefault="00E3420A" w14:paraId="7F6E4298" w14:textId="49D1AF79">
            <w:r w:rsidRPr="00DF5090">
              <w:rPr>
                <w:rFonts w:cs="CordiaUPC"/>
              </w:rPr>
              <w:t>00001</w:t>
            </w:r>
          </w:p>
        </w:tc>
        <w:tc>
          <w:tcPr>
            <w:tcW w:w="1628" w:type="pct"/>
          </w:tcPr>
          <w:p w:rsidR="00E3420A" w:rsidP="00F9348E" w:rsidRDefault="00E3420A" w14:paraId="43FDBC8D" w14:textId="5C867368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Rate Duration </w:t>
            </w:r>
            <w:r>
              <w:t>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E3420A" w:rsidP="00F9348E" w:rsidRDefault="00E3420A" w14:paraId="78374676" w14:textId="1841C0DC">
            <w:pPr>
              <w:rPr>
                <w:cs/>
              </w:rPr>
            </w:pPr>
            <w:r>
              <w:rPr>
                <w:rFonts w:hint="cs" w:cs="Angsana New"/>
                <w:cs/>
              </w:rPr>
              <w:t xml:space="preserve">ถ้า </w:t>
            </w:r>
            <w:r w:rsidRPr="00693103">
              <w:rPr>
                <w:rFonts w:cs="CordiaUPC"/>
              </w:rPr>
              <w:t>rateFollowByMainPro</w:t>
            </w:r>
            <w:r>
              <w:rPr>
                <w:rFonts w:hint="cs" w:cs="Angsana New"/>
                <w:cs/>
              </w:rPr>
              <w:t xml:space="preserve"> มีค่าเป็น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No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หรือ ค่าว่าง ดังนั้น </w:t>
            </w:r>
            <w:r>
              <w:t>Rate Duration</w:t>
            </w:r>
            <w:r w:rsidRPr="000A685E">
              <w:rPr>
                <w:rFonts w:cs="Angsana New"/>
                <w:cs/>
              </w:rPr>
              <w:t xml:space="preserve"> </w:t>
            </w:r>
            <w:r w:rsidRPr="000A685E">
              <w:rPr>
                <w:rFonts w:hint="cs"/>
                <w:cs/>
              </w:rPr>
              <w:t xml:space="preserve">จะต้องเป็น </w:t>
            </w:r>
            <w:r w:rsidRPr="000A685E">
              <w:t>Mandatory</w:t>
            </w:r>
          </w:p>
        </w:tc>
        <w:tc>
          <w:tcPr>
            <w:tcW w:w="733" w:type="pct"/>
          </w:tcPr>
          <w:p w:rsidR="00E3420A" w:rsidP="00F9348E" w:rsidRDefault="00E3420A" w14:paraId="7B970384" w14:textId="77777777">
            <w:pPr>
              <w:rPr>
                <w:rFonts w:cs="CordiaUPC"/>
                <w:szCs w:val="36"/>
              </w:rPr>
            </w:pPr>
          </w:p>
        </w:tc>
      </w:tr>
      <w:tr w:rsidR="00E3420A" w:rsidTr="00F9348E" w14:paraId="36129AB4" w14:textId="77777777">
        <w:tc>
          <w:tcPr>
            <w:tcW w:w="778" w:type="pct"/>
          </w:tcPr>
          <w:p w:rsidRPr="00DF5090" w:rsidR="00E3420A" w:rsidP="00F9348E" w:rsidRDefault="00E3420A" w14:paraId="688D3933" w14:textId="1C20EA92">
            <w:pPr>
              <w:rPr>
                <w:rFonts w:cs="CordiaUPC"/>
              </w:rPr>
            </w:pPr>
            <w:r w:rsidRPr="002A323A">
              <w:t>00023</w:t>
            </w:r>
          </w:p>
        </w:tc>
        <w:tc>
          <w:tcPr>
            <w:tcW w:w="1628" w:type="pct"/>
          </w:tcPr>
          <w:p w:rsidR="00E3420A" w:rsidP="00F9348E" w:rsidRDefault="00E3420A" w14:paraId="0CD8504B" w14:textId="7828A913">
            <w:pPr>
              <w:rPr>
                <w:rFonts w:cs="CordiaUPC"/>
              </w:rPr>
            </w:pPr>
            <w:r>
              <w:rPr>
                <w:rFonts w:cs="CordiaUPC"/>
              </w:rPr>
              <w:t>Rate Duration</w:t>
            </w:r>
            <w:r>
              <w:t xml:space="preserve"> must be Integer </w:t>
            </w:r>
            <w:r>
              <w:rPr>
                <w:rFonts w:cs="Angsana New"/>
                <w:cs/>
              </w:rPr>
              <w:t>(</w:t>
            </w:r>
            <w:r>
              <w:t>Min 1, Max 99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1861" w:type="pct"/>
          </w:tcPr>
          <w:p w:rsidR="00E3420A" w:rsidP="00D810F8" w:rsidRDefault="00E3420A" w14:paraId="618CFCE6" w14:textId="1897B1A4">
            <w:r>
              <w:rPr>
                <w:rFonts w:hint="cs"/>
                <w:cs/>
              </w:rPr>
              <w:t xml:space="preserve">ถ้า </w:t>
            </w:r>
            <w:r>
              <w:rPr>
                <w:rFonts w:cs="CordiaUPC"/>
              </w:rPr>
              <w:t>Rate Duration</w:t>
            </w:r>
            <w:r>
              <w:rPr>
                <w:rFonts w:hint="cs"/>
                <w:cs/>
              </w:rPr>
              <w:t xml:space="preserve"> มีค่า ดังนั้น </w:t>
            </w:r>
            <w:r>
              <w:rPr>
                <w:rFonts w:cs="CordiaUPC"/>
              </w:rPr>
              <w:t>Rate Duration</w:t>
            </w:r>
            <w:r>
              <w:rPr>
                <w:rFonts w:hint="cs"/>
                <w:cs/>
              </w:rPr>
              <w:t xml:space="preserve"> จะต้องเป็นจำนวนเต็มและมีค่าอยู่ในช่วง </w:t>
            </w:r>
            <w:r>
              <w:t xml:space="preserve">1 </w:t>
            </w:r>
            <w:r>
              <w:rPr>
                <w:rFonts w:cs="Angsana New"/>
                <w:cs/>
              </w:rPr>
              <w:t xml:space="preserve">– </w:t>
            </w:r>
            <w:r>
              <w:t>99</w:t>
            </w:r>
          </w:p>
        </w:tc>
        <w:tc>
          <w:tcPr>
            <w:tcW w:w="733" w:type="pct"/>
          </w:tcPr>
          <w:p w:rsidR="00E3420A" w:rsidP="00F9348E" w:rsidRDefault="00E3420A" w14:paraId="78CEF179" w14:textId="77777777">
            <w:pPr>
              <w:rPr>
                <w:rFonts w:cs="CordiaUPC"/>
                <w:szCs w:val="36"/>
              </w:rPr>
            </w:pPr>
          </w:p>
        </w:tc>
      </w:tr>
      <w:tr w:rsidR="00E3420A" w:rsidTr="00F9348E" w14:paraId="3411583A" w14:textId="77777777">
        <w:tc>
          <w:tcPr>
            <w:tcW w:w="778" w:type="pct"/>
          </w:tcPr>
          <w:p w:rsidR="00E3420A" w:rsidP="00F9348E" w:rsidRDefault="00E3420A" w14:paraId="5320ADBF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 w:rsidRPr="00DF5090">
              <w:rPr>
                <w:rFonts w:ascii="CordiaUPC" w:hAnsi="CordiaUPC" w:cs="CordiaUPC"/>
                <w:sz w:val="28"/>
                <w:szCs w:val="28"/>
                <w:lang w:bidi="th-TH"/>
              </w:rPr>
              <w:t>00001</w:t>
            </w:r>
          </w:p>
        </w:tc>
        <w:tc>
          <w:tcPr>
            <w:tcW w:w="1628" w:type="pct"/>
          </w:tcPr>
          <w:p w:rsidRPr="00C3121D" w:rsidR="00E3420A" w:rsidP="00F9348E" w:rsidRDefault="00E3420A" w14:paraId="27B66A6E" w14:textId="77777777">
            <w:r>
              <w:rPr>
                <w:rFonts w:cs="CordiaUPC"/>
              </w:rPr>
              <w:t xml:space="preserve">Rate Unit </w:t>
            </w:r>
            <w:r>
              <w:t>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Pr="00C3121D" w:rsidR="00E3420A" w:rsidP="00F9348E" w:rsidRDefault="00E3420A" w14:paraId="1C1DC2F9" w14:textId="2D907EBB">
            <w:r>
              <w:rPr>
                <w:rFonts w:hint="cs" w:cs="Angsana New"/>
                <w:cs/>
              </w:rPr>
              <w:t xml:space="preserve">ถ้า </w:t>
            </w:r>
            <w:r w:rsidRPr="00693103">
              <w:rPr>
                <w:rFonts w:cs="CordiaUPC"/>
              </w:rPr>
              <w:t>rateFollowByMainPro</w:t>
            </w:r>
            <w:r>
              <w:rPr>
                <w:rFonts w:hint="cs" w:cs="Angsana New"/>
                <w:cs/>
              </w:rPr>
              <w:t xml:space="preserve"> มีค่าเป็น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No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หรือ ค่าว่าง ดังนั้น </w:t>
            </w:r>
            <w:r>
              <w:t>Rate Unit</w:t>
            </w:r>
            <w:r w:rsidRPr="000A685E">
              <w:rPr>
                <w:rFonts w:cs="Angsana New"/>
                <w:cs/>
              </w:rPr>
              <w:t xml:space="preserve"> </w:t>
            </w:r>
            <w:r w:rsidRPr="000A685E">
              <w:rPr>
                <w:rFonts w:hint="cs"/>
                <w:cs/>
              </w:rPr>
              <w:t xml:space="preserve">จะต้องเป็น </w:t>
            </w:r>
            <w:r w:rsidRPr="000A685E">
              <w:t>Mandatory</w:t>
            </w:r>
          </w:p>
        </w:tc>
        <w:tc>
          <w:tcPr>
            <w:tcW w:w="733" w:type="pct"/>
          </w:tcPr>
          <w:p w:rsidR="00E3420A" w:rsidP="00F9348E" w:rsidRDefault="00E3420A" w14:paraId="3CCD8919" w14:textId="77777777">
            <w:pPr>
              <w:rPr>
                <w:rFonts w:cs="CordiaUPC"/>
                <w:szCs w:val="36"/>
              </w:rPr>
            </w:pPr>
          </w:p>
        </w:tc>
      </w:tr>
      <w:tr w:rsidR="00E3420A" w:rsidTr="00F9348E" w14:paraId="16755B9A" w14:textId="77777777">
        <w:tc>
          <w:tcPr>
            <w:tcW w:w="778" w:type="pct"/>
          </w:tcPr>
          <w:p w:rsidR="00E3420A" w:rsidP="00F9348E" w:rsidRDefault="00E3420A" w14:paraId="1872823D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 w:rsidRPr="00DF5090">
              <w:rPr>
                <w:rFonts w:ascii="CordiaUPC" w:hAnsi="CordiaUPC" w:cs="CordiaUPC"/>
                <w:sz w:val="28"/>
                <w:szCs w:val="28"/>
                <w:lang w:bidi="th-TH"/>
              </w:rPr>
              <w:t>00001</w:t>
            </w:r>
          </w:p>
        </w:tc>
        <w:tc>
          <w:tcPr>
            <w:tcW w:w="1628" w:type="pct"/>
          </w:tcPr>
          <w:p w:rsidRPr="00C3121D" w:rsidR="00E3420A" w:rsidP="00F9348E" w:rsidRDefault="00E3420A" w14:paraId="7BFB177A" w14:textId="77777777">
            <w:r>
              <w:rPr>
                <w:rFonts w:cs="CordiaUPC"/>
              </w:rPr>
              <w:t xml:space="preserve">Rate Including VAT </w:t>
            </w:r>
            <w:r>
              <w:t>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Pr="00C3121D" w:rsidR="00E3420A" w:rsidP="00F9348E" w:rsidRDefault="00E3420A" w14:paraId="6AC0A1CC" w14:textId="3735EF2B">
            <w:r>
              <w:rPr>
                <w:rFonts w:hint="cs" w:cs="Angsana New"/>
                <w:cs/>
              </w:rPr>
              <w:t xml:space="preserve">ถ้า </w:t>
            </w:r>
            <w:r w:rsidRPr="00693103">
              <w:rPr>
                <w:rFonts w:cs="CordiaUPC"/>
              </w:rPr>
              <w:t>rateFollowByMainPro</w:t>
            </w:r>
            <w:r>
              <w:rPr>
                <w:rFonts w:hint="cs" w:cs="Angsana New"/>
                <w:cs/>
              </w:rPr>
              <w:t xml:space="preserve"> มีค่าเป็น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No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หรือ ค่าว่าง ดังนั้น </w:t>
            </w:r>
            <w:r>
              <w:t>Rate Including VAT</w:t>
            </w:r>
            <w:r w:rsidRPr="000A685E">
              <w:rPr>
                <w:rFonts w:cs="Angsana New"/>
                <w:cs/>
              </w:rPr>
              <w:t xml:space="preserve"> </w:t>
            </w:r>
            <w:r w:rsidRPr="000A685E">
              <w:rPr>
                <w:rFonts w:hint="cs"/>
                <w:cs/>
              </w:rPr>
              <w:t xml:space="preserve">จะต้องเป็น </w:t>
            </w:r>
            <w:r w:rsidRPr="000A685E">
              <w:t>Mandatory</w:t>
            </w:r>
          </w:p>
        </w:tc>
        <w:tc>
          <w:tcPr>
            <w:tcW w:w="733" w:type="pct"/>
          </w:tcPr>
          <w:p w:rsidR="00E3420A" w:rsidP="00F9348E" w:rsidRDefault="00E3420A" w14:paraId="7B0C0053" w14:textId="77777777">
            <w:pPr>
              <w:rPr>
                <w:rFonts w:cs="CordiaUPC"/>
                <w:szCs w:val="36"/>
              </w:rPr>
            </w:pPr>
          </w:p>
        </w:tc>
      </w:tr>
      <w:tr w:rsidR="00E3420A" w:rsidTr="00F9348E" w14:paraId="160FF6C7" w14:textId="77777777">
        <w:tc>
          <w:tcPr>
            <w:tcW w:w="778" w:type="pct"/>
          </w:tcPr>
          <w:p w:rsidRPr="00DF5090" w:rsidR="00E3420A" w:rsidP="00F9348E" w:rsidRDefault="00E3420A" w14:paraId="2F47E8B4" w14:textId="77777777">
            <w:pPr>
              <w:rPr>
                <w:rFonts w:cs="CordiaUPC"/>
              </w:rPr>
            </w:pPr>
            <w:r w:rsidRPr="002A323A">
              <w:t>00023</w:t>
            </w:r>
          </w:p>
        </w:tc>
        <w:tc>
          <w:tcPr>
            <w:tcW w:w="1628" w:type="pct"/>
          </w:tcPr>
          <w:p w:rsidR="00E3420A" w:rsidP="00F9348E" w:rsidRDefault="00E3420A" w14:paraId="74B71F59" w14:textId="0265E4B0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Rate Including VAT </w:t>
            </w:r>
            <w:r>
              <w:t xml:space="preserve">must be 3 decimal </w:t>
            </w:r>
            <w:r>
              <w:rPr>
                <w:rFonts w:cs="Angsana New"/>
                <w:cs/>
              </w:rPr>
              <w:t>(</w:t>
            </w:r>
            <w:r>
              <w:t>Min 0, Max 999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1861" w:type="pct"/>
          </w:tcPr>
          <w:p w:rsidR="00E3420A" w:rsidP="00F9348E" w:rsidRDefault="00E3420A" w14:paraId="303A90FE" w14:textId="1F9516B5">
            <w:r>
              <w:rPr>
                <w:rFonts w:hint="cs"/>
                <w:cs/>
              </w:rPr>
              <w:t xml:space="preserve">ถ้า </w:t>
            </w:r>
            <w:r>
              <w:rPr>
                <w:rFonts w:cs="CordiaUPC"/>
              </w:rPr>
              <w:t xml:space="preserve">Rate Including VAT </w:t>
            </w:r>
            <w:r>
              <w:rPr>
                <w:rFonts w:hint="cs"/>
                <w:cs/>
              </w:rPr>
              <w:t xml:space="preserve">มีค่า ดังนั้น </w:t>
            </w:r>
            <w:r>
              <w:rPr>
                <w:rFonts w:cs="CordiaUPC"/>
              </w:rPr>
              <w:t>Rate Including VAT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จะต้องเป็นตัวเลขทศนิยม </w:t>
            </w:r>
            <w:r>
              <w:t>3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ตำแหน่งและมีค่าอยู่ในช่วง </w:t>
            </w:r>
            <w:r>
              <w:t xml:space="preserve">0 </w:t>
            </w:r>
            <w:r>
              <w:rPr>
                <w:rFonts w:cs="Angsana New"/>
                <w:cs/>
              </w:rPr>
              <w:t xml:space="preserve">– </w:t>
            </w:r>
            <w:r>
              <w:t>999</w:t>
            </w:r>
          </w:p>
        </w:tc>
        <w:tc>
          <w:tcPr>
            <w:tcW w:w="733" w:type="pct"/>
          </w:tcPr>
          <w:p w:rsidR="00E3420A" w:rsidP="00F9348E" w:rsidRDefault="00E3420A" w14:paraId="51D93D42" w14:textId="77777777">
            <w:pPr>
              <w:rPr>
                <w:rFonts w:cs="CordiaUPC"/>
                <w:szCs w:val="36"/>
              </w:rPr>
            </w:pPr>
          </w:p>
        </w:tc>
      </w:tr>
      <w:tr w:rsidR="00E3420A" w:rsidTr="00F9348E" w14:paraId="04497F4C" w14:textId="77777777">
        <w:tc>
          <w:tcPr>
            <w:tcW w:w="778" w:type="pct"/>
          </w:tcPr>
          <w:p w:rsidRPr="002A323A" w:rsidR="00E3420A" w:rsidP="00F9348E" w:rsidRDefault="00E3420A" w14:paraId="7D7AF60C" w14:textId="77777777">
            <w:r w:rsidRPr="007C6298">
              <w:rPr>
                <w:rFonts w:cs="CordiaUPC"/>
              </w:rPr>
              <w:t>00015</w:t>
            </w:r>
          </w:p>
        </w:tc>
        <w:tc>
          <w:tcPr>
            <w:tcW w:w="1628" w:type="pct"/>
          </w:tcPr>
          <w:p w:rsidR="00E3420A" w:rsidP="00F9348E" w:rsidRDefault="00E3420A" w14:paraId="713E2EAE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Rate </w:t>
            </w:r>
            <w:r>
              <w:t xml:space="preserve">Excluding VAT must be less than or equal to </w:t>
            </w:r>
            <w:r>
              <w:rPr>
                <w:rFonts w:cs="CordiaUPC"/>
              </w:rPr>
              <w:t xml:space="preserve">Rate </w:t>
            </w:r>
            <w:r>
              <w:t>Including VAT</w:t>
            </w:r>
            <w:r w:rsidRPr="007C6298"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E3420A" w:rsidP="00F9348E" w:rsidRDefault="00E3420A" w14:paraId="7991C105" w14:textId="77777777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rPr>
                <w:rFonts w:cs="CordiaUPC"/>
              </w:rPr>
              <w:t xml:space="preserve">Rate </w:t>
            </w:r>
            <w:r>
              <w:t xml:space="preserve">Excluding VAT </w:t>
            </w:r>
            <w:r>
              <w:rPr>
                <w:rFonts w:hint="cs"/>
                <w:cs/>
              </w:rPr>
              <w:t>และ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cs="CordiaUPC"/>
              </w:rPr>
              <w:t xml:space="preserve">Rate </w:t>
            </w:r>
            <w:r>
              <w:t xml:space="preserve">Including VAT </w:t>
            </w:r>
            <w:r>
              <w:rPr>
                <w:rFonts w:hint="cs"/>
                <w:cs/>
              </w:rPr>
              <w:t xml:space="preserve">มีค่า ดังนั้น </w:t>
            </w:r>
            <w:r>
              <w:rPr>
                <w:rFonts w:cs="CordiaUPC"/>
              </w:rPr>
              <w:t xml:space="preserve">Rate </w:t>
            </w:r>
            <w:r>
              <w:t>Excluding VAT</w:t>
            </w:r>
            <w:r>
              <w:rPr>
                <w:rFonts w:hint="cs"/>
                <w:cs/>
              </w:rPr>
              <w:t xml:space="preserve"> จะต้องมีค่าน้อยกว่าหรือเท่ากับ </w:t>
            </w:r>
            <w:r>
              <w:rPr>
                <w:rFonts w:cs="CordiaUPC"/>
              </w:rPr>
              <w:t xml:space="preserve">Rate </w:t>
            </w:r>
            <w:r>
              <w:t>Including VAT</w:t>
            </w:r>
          </w:p>
        </w:tc>
        <w:tc>
          <w:tcPr>
            <w:tcW w:w="733" w:type="pct"/>
          </w:tcPr>
          <w:p w:rsidR="00E3420A" w:rsidP="00F9348E" w:rsidRDefault="00E3420A" w14:paraId="67A6C7BD" w14:textId="77777777">
            <w:pPr>
              <w:rPr>
                <w:rFonts w:cs="CordiaUPC"/>
                <w:szCs w:val="36"/>
              </w:rPr>
            </w:pPr>
          </w:p>
        </w:tc>
      </w:tr>
      <w:tr w:rsidR="00E3420A" w:rsidTr="00F9348E" w14:paraId="6BACC4C6" w14:textId="77777777">
        <w:tc>
          <w:tcPr>
            <w:tcW w:w="778" w:type="pct"/>
          </w:tcPr>
          <w:p w:rsidR="00E3420A" w:rsidP="00F9348E" w:rsidRDefault="00E3420A" w14:paraId="12A52DBA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 w:rsidRPr="00DF5090">
              <w:rPr>
                <w:rFonts w:ascii="CordiaUPC" w:hAnsi="CordiaUPC" w:cs="CordiaUPC"/>
                <w:sz w:val="28"/>
                <w:szCs w:val="28"/>
                <w:lang w:bidi="th-TH"/>
              </w:rPr>
              <w:t>00001</w:t>
            </w:r>
          </w:p>
        </w:tc>
        <w:tc>
          <w:tcPr>
            <w:tcW w:w="1628" w:type="pct"/>
          </w:tcPr>
          <w:p w:rsidRPr="00C3121D" w:rsidR="00E3420A" w:rsidP="00F9348E" w:rsidRDefault="00E3420A" w14:paraId="65D7E500" w14:textId="77777777">
            <w:r>
              <w:rPr>
                <w:rFonts w:cs="CordiaUPC"/>
              </w:rPr>
              <w:t>Step Rate Flag</w:t>
            </w:r>
            <w:r>
              <w:t xml:space="preserve"> is required</w:t>
            </w:r>
          </w:p>
        </w:tc>
        <w:tc>
          <w:tcPr>
            <w:tcW w:w="1861" w:type="pct"/>
          </w:tcPr>
          <w:p w:rsidRPr="00C3121D" w:rsidR="00E3420A" w:rsidP="00F9348E" w:rsidRDefault="00E3420A" w14:paraId="26792631" w14:textId="77777777">
            <w:r>
              <w:t>Rate Including VAT</w:t>
            </w:r>
            <w:r w:rsidRPr="000A685E">
              <w:rPr>
                <w:rFonts w:cs="Angsana New"/>
                <w:cs/>
              </w:rPr>
              <w:t xml:space="preserve"> </w:t>
            </w:r>
            <w:r w:rsidRPr="000A685E">
              <w:rPr>
                <w:rFonts w:hint="cs"/>
                <w:cs/>
              </w:rPr>
              <w:t xml:space="preserve">จะต้องเป็น </w:t>
            </w:r>
            <w:r w:rsidRPr="000A685E">
              <w:t>Mandatory</w:t>
            </w:r>
          </w:p>
        </w:tc>
        <w:tc>
          <w:tcPr>
            <w:tcW w:w="733" w:type="pct"/>
          </w:tcPr>
          <w:p w:rsidR="00E3420A" w:rsidP="00F9348E" w:rsidRDefault="00E3420A" w14:paraId="10BADC94" w14:textId="77777777">
            <w:pPr>
              <w:rPr>
                <w:rFonts w:cs="CordiaUPC"/>
                <w:szCs w:val="36"/>
              </w:rPr>
            </w:pPr>
          </w:p>
        </w:tc>
      </w:tr>
      <w:tr w:rsidR="00E3420A" w:rsidTr="00F9348E" w14:paraId="6299F9CE" w14:textId="77777777">
        <w:tc>
          <w:tcPr>
            <w:tcW w:w="778" w:type="pct"/>
          </w:tcPr>
          <w:p w:rsidR="00E3420A" w:rsidP="00F9348E" w:rsidRDefault="00E3420A" w14:paraId="7CFB31A1" w14:textId="4BA7C3D9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>00004</w:t>
            </w:r>
          </w:p>
        </w:tc>
        <w:tc>
          <w:tcPr>
            <w:tcW w:w="1628" w:type="pct"/>
          </w:tcPr>
          <w:p w:rsidR="00E3420A" w:rsidP="00552FA9" w:rsidRDefault="00E3420A" w14:paraId="4BABD6B0" w14:textId="1CCB5013">
            <w:pPr>
              <w:rPr>
                <w:rFonts w:cs="CordiaUPC"/>
              </w:rPr>
            </w:pPr>
            <w:r>
              <w:rPr>
                <w:rFonts w:cs="CordiaUPC"/>
              </w:rPr>
              <w:t>Step Rate</w:t>
            </w:r>
            <w:r>
              <w:t xml:space="preserve"> is required when Step Rate Flag is </w:t>
            </w:r>
            <w:r>
              <w:rPr>
                <w:rFonts w:cs="Angsana New"/>
                <w:cs/>
              </w:rPr>
              <w:t>“</w:t>
            </w:r>
            <w:r>
              <w:t>Yes</w:t>
            </w:r>
            <w:r>
              <w:rPr>
                <w:rFonts w:cs="Angsana New"/>
                <w:cs/>
              </w:rPr>
              <w:t>”</w:t>
            </w:r>
          </w:p>
        </w:tc>
        <w:tc>
          <w:tcPr>
            <w:tcW w:w="1861" w:type="pct"/>
          </w:tcPr>
          <w:p w:rsidR="00E3420A" w:rsidP="00552FA9" w:rsidRDefault="00E3420A" w14:paraId="1A57F8AE" w14:textId="75826A04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เมื่อ </w:t>
            </w:r>
            <w:r>
              <w:t xml:space="preserve">Step Rate Flag is </w:t>
            </w:r>
            <w:r>
              <w:rPr>
                <w:rFonts w:cs="Angsana New"/>
                <w:cs/>
              </w:rPr>
              <w:t>“</w:t>
            </w:r>
            <w:r>
              <w:t>Yes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ดังนั้น </w:t>
            </w:r>
            <w:r>
              <w:rPr>
                <w:rFonts w:cs="CordiaUPC"/>
              </w:rPr>
              <w:t>Step Rate</w:t>
            </w:r>
            <w:r>
              <w:t xml:space="preserve"> Table </w:t>
            </w:r>
            <w:r>
              <w:rPr>
                <w:rFonts w:hint="cs"/>
                <w:cs/>
              </w:rPr>
              <w:t xml:space="preserve">จะต้องมีอย่างน้อย </w:t>
            </w:r>
            <w:r>
              <w:t xml:space="preserve">1 Row </w:t>
            </w:r>
          </w:p>
        </w:tc>
        <w:tc>
          <w:tcPr>
            <w:tcW w:w="733" w:type="pct"/>
          </w:tcPr>
          <w:p w:rsidR="00E3420A" w:rsidP="00F9348E" w:rsidRDefault="00E3420A" w14:paraId="3BEBDD6A" w14:textId="77777777">
            <w:pPr>
              <w:rPr>
                <w:rFonts w:cs="CordiaUPC"/>
                <w:szCs w:val="36"/>
              </w:rPr>
            </w:pPr>
          </w:p>
        </w:tc>
      </w:tr>
      <w:tr w:rsidR="00AC7BEB" w:rsidTr="00F9348E" w14:paraId="1AE04EA7" w14:textId="77777777">
        <w:tc>
          <w:tcPr>
            <w:tcW w:w="778" w:type="pct"/>
          </w:tcPr>
          <w:p w:rsidR="00AC7BEB" w:rsidP="00AC7BEB" w:rsidRDefault="00AC7BEB" w14:paraId="3705C03A" w14:textId="4FB5EA47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 w:rsidRPr="007C6298">
              <w:rPr>
                <w:rFonts w:cs="CordiaUPC"/>
              </w:rPr>
              <w:t>00015</w:t>
            </w:r>
          </w:p>
        </w:tc>
        <w:tc>
          <w:tcPr>
            <w:tcW w:w="1628" w:type="pct"/>
          </w:tcPr>
          <w:p w:rsidR="00AC7BEB" w:rsidP="00AC7BEB" w:rsidRDefault="00AC7BEB" w14:paraId="72AC40CB" w14:textId="68FAFBC3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Rate </w:t>
            </w:r>
            <w:r>
              <w:t>Excluding VAT must be less than or equal to</w:t>
            </w:r>
            <w:r>
              <w:rPr>
                <w:rFonts w:hint="cs" w:cs="CordiaUPC"/>
                <w:cs/>
              </w:rPr>
              <w:t xml:space="preserve"> </w:t>
            </w:r>
            <w:r>
              <w:rPr>
                <w:rFonts w:cs="CordiaUPC"/>
              </w:rPr>
              <w:t>1</w:t>
            </w:r>
            <w:r>
              <w:rPr>
                <w:rFonts w:cs="CordiaUPC"/>
                <w:cs/>
              </w:rPr>
              <w:t>.</w:t>
            </w:r>
            <w:r>
              <w:rPr>
                <w:rFonts w:cs="CordiaUPC"/>
              </w:rPr>
              <w:t xml:space="preserve">60 </w:t>
            </w:r>
            <w:r>
              <w:t>Baht</w:t>
            </w:r>
            <w:r>
              <w:rPr>
                <w:rFonts w:cs="CordiaUPC"/>
                <w:cs/>
              </w:rPr>
              <w:t xml:space="preserve"> /</w:t>
            </w:r>
            <w:r>
              <w:rPr>
                <w:rFonts w:cs="CordiaUPC"/>
              </w:rPr>
              <w:t>Minute</w:t>
            </w:r>
            <w:r w:rsidRPr="007C6298"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AC7BEB" w:rsidP="00AC7BEB" w:rsidRDefault="00AC7BEB" w14:paraId="32072ECC" w14:textId="4E690F9B">
            <w:r>
              <w:rPr>
                <w:rFonts w:hint="cs"/>
                <w:cs/>
              </w:rPr>
              <w:t xml:space="preserve">ถ้า </w:t>
            </w:r>
            <w:r>
              <w:rPr>
                <w:rFonts w:cs="CordiaUPC"/>
              </w:rPr>
              <w:t xml:space="preserve">Rate </w:t>
            </w:r>
            <w:r>
              <w:t xml:space="preserve">Excluding VAT </w:t>
            </w:r>
            <w:r>
              <w:rPr>
                <w:rFonts w:hint="cs"/>
                <w:cs/>
              </w:rPr>
              <w:t xml:space="preserve">มีค่า ดังนั้น </w:t>
            </w:r>
            <w:r>
              <w:rPr>
                <w:rFonts w:cs="CordiaUPC"/>
              </w:rPr>
              <w:t xml:space="preserve">Rate </w:t>
            </w:r>
            <w:r>
              <w:t>Excluding VAT</w:t>
            </w:r>
            <w:r>
              <w:rPr>
                <w:rFonts w:hint="cs"/>
                <w:cs/>
              </w:rPr>
              <w:t xml:space="preserve"> จะต้องมีค่าน้อยกว่าหรือเท่ากับ </w:t>
            </w:r>
            <w:r>
              <w:rPr>
                <w:rFonts w:cs="CordiaUPC"/>
              </w:rPr>
              <w:t>1</w:t>
            </w:r>
            <w:r>
              <w:rPr>
                <w:rFonts w:cs="CordiaUPC"/>
                <w:cs/>
              </w:rPr>
              <w:t>.</w:t>
            </w:r>
            <w:r>
              <w:rPr>
                <w:rFonts w:cs="CordiaUPC"/>
              </w:rPr>
              <w:t xml:space="preserve">60 </w:t>
            </w:r>
            <w:r>
              <w:t>Baht</w:t>
            </w:r>
            <w:r>
              <w:rPr>
                <w:rFonts w:cs="CordiaUPC"/>
                <w:cs/>
              </w:rPr>
              <w:t xml:space="preserve"> /</w:t>
            </w:r>
            <w:r>
              <w:rPr>
                <w:rFonts w:cs="CordiaUPC"/>
              </w:rPr>
              <w:t>Minute</w:t>
            </w:r>
          </w:p>
          <w:p w:rsidRPr="00AC7BEB" w:rsidR="003C4EF1" w:rsidP="00AC7BEB" w:rsidRDefault="003C4EF1" w14:paraId="553E8FC6" w14:textId="770DD383">
            <w:r>
              <w:t xml:space="preserve">Visible </w:t>
            </w:r>
            <w:r>
              <w:rPr>
                <w:rFonts w:hint="cs"/>
                <w:cs/>
              </w:rPr>
              <w:t xml:space="preserve">เมื่อ </w:t>
            </w:r>
            <w:r>
              <w:t xml:space="preserve">Customer Type </w:t>
            </w:r>
            <w:r>
              <w:rPr>
                <w:rFonts w:cs="CordiaUPC"/>
                <w:cs/>
              </w:rPr>
              <w:t>= “</w:t>
            </w:r>
            <w:r>
              <w:t>Post piad</w:t>
            </w:r>
            <w:r>
              <w:rPr>
                <w:rFonts w:cs="CordiaUPC"/>
                <w:cs/>
              </w:rPr>
              <w:t>”</w:t>
            </w:r>
            <w:r w:rsidR="003E221F">
              <w:rPr>
                <w:rFonts w:cs="CordiaUPC"/>
                <w:cs/>
              </w:rPr>
              <w:t xml:space="preserve"> </w:t>
            </w:r>
            <w:r w:rsidR="003E221F">
              <w:rPr>
                <w:rFonts w:hint="cs"/>
                <w:cs/>
              </w:rPr>
              <w:t xml:space="preserve">และ </w:t>
            </w:r>
            <w:r w:rsidR="003E221F">
              <w:t xml:space="preserve">productClass </w:t>
            </w:r>
            <w:r w:rsidR="003E221F">
              <w:rPr>
                <w:rFonts w:cs="CordiaUPC"/>
                <w:cs/>
              </w:rPr>
              <w:t>= “</w:t>
            </w:r>
            <w:r w:rsidR="003E221F">
              <w:t>Main</w:t>
            </w:r>
            <w:r w:rsidR="003E221F">
              <w:rPr>
                <w:rFonts w:cs="CordiaUPC"/>
                <w:cs/>
              </w:rPr>
              <w:t>”</w:t>
            </w:r>
          </w:p>
        </w:tc>
        <w:tc>
          <w:tcPr>
            <w:tcW w:w="733" w:type="pct"/>
          </w:tcPr>
          <w:p w:rsidR="00AC7BEB" w:rsidP="00AC7BEB" w:rsidRDefault="00AC7BEB" w14:paraId="5C1E8BA6" w14:textId="77777777">
            <w:pPr>
              <w:rPr>
                <w:rFonts w:cs="CordiaUPC"/>
                <w:szCs w:val="36"/>
              </w:rPr>
            </w:pPr>
          </w:p>
        </w:tc>
      </w:tr>
      <w:tr w:rsidR="00AC7BEB" w:rsidTr="00552FA9" w14:paraId="0E79A8D2" w14:textId="77777777">
        <w:tc>
          <w:tcPr>
            <w:tcW w:w="5000" w:type="pct"/>
            <w:gridSpan w:val="4"/>
            <w:shd w:val="clear" w:color="auto" w:fill="C2D69B" w:themeFill="accent3" w:themeFillTint="99"/>
          </w:tcPr>
          <w:p w:rsidR="00AC7BEB" w:rsidP="00AC7BEB" w:rsidRDefault="00AC7BEB" w14:paraId="54C46C40" w14:textId="312031D0">
            <w:pPr>
              <w:pStyle w:val="HeaderTable"/>
              <w:rPr>
                <w:lang w:bidi="th-TH"/>
              </w:rPr>
            </w:pPr>
            <w:r>
              <w:rPr>
                <w:lang w:bidi="th-TH"/>
              </w:rPr>
              <w:t>Step Rate Detail Section</w:t>
            </w:r>
          </w:p>
        </w:tc>
      </w:tr>
      <w:tr w:rsidR="00AC7BEB" w:rsidTr="00F9348E" w14:paraId="3F5C472E" w14:textId="77777777">
        <w:tc>
          <w:tcPr>
            <w:tcW w:w="778" w:type="pct"/>
          </w:tcPr>
          <w:p w:rsidR="00AC7BEB" w:rsidP="00AC7BEB" w:rsidRDefault="00AC7BEB" w14:paraId="5E05C3CF" w14:textId="4F16F18D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>00001</w:t>
            </w:r>
          </w:p>
        </w:tc>
        <w:tc>
          <w:tcPr>
            <w:tcW w:w="1628" w:type="pct"/>
          </w:tcPr>
          <w:p w:rsidRPr="00C3121D" w:rsidR="00AC7BEB" w:rsidP="00AC7BEB" w:rsidRDefault="00AC7BEB" w14:paraId="1E35BAFC" w14:textId="606FF60C">
            <w:r>
              <w:rPr>
                <w:rFonts w:cs="CordiaUPC"/>
              </w:rPr>
              <w:t>Step Duration</w:t>
            </w:r>
            <w:r>
              <w:t xml:space="preserve"> From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Pr="00C3121D" w:rsidR="00AC7BEB" w:rsidP="00AC7BEB" w:rsidRDefault="00AC7BEB" w14:paraId="0E5326C6" w14:textId="0AD5390F">
            <w:pPr>
              <w:rPr>
                <w:cs/>
              </w:rPr>
            </w:pPr>
            <w:r>
              <w:rPr>
                <w:rFonts w:cs="CordiaUPC"/>
              </w:rPr>
              <w:t xml:space="preserve">Step Duration From </w:t>
            </w:r>
            <w:r w:rsidRPr="000A685E">
              <w:rPr>
                <w:rFonts w:hint="cs"/>
                <w:cs/>
              </w:rPr>
              <w:t xml:space="preserve">จะต้องเป็น </w:t>
            </w:r>
            <w:r w:rsidRPr="000A685E">
              <w:t>Mandatory</w:t>
            </w:r>
            <w:r>
              <w:rPr>
                <w:rFonts w:cs="Angsana New"/>
                <w:cs/>
              </w:rPr>
              <w:t xml:space="preserve"> </w:t>
            </w:r>
          </w:p>
        </w:tc>
        <w:tc>
          <w:tcPr>
            <w:tcW w:w="733" w:type="pct"/>
          </w:tcPr>
          <w:p w:rsidR="00AC7BEB" w:rsidP="00AC7BEB" w:rsidRDefault="00AC7BEB" w14:paraId="27032983" w14:textId="77777777">
            <w:pPr>
              <w:rPr>
                <w:rFonts w:cs="CordiaUPC"/>
                <w:szCs w:val="36"/>
              </w:rPr>
            </w:pPr>
          </w:p>
        </w:tc>
      </w:tr>
      <w:tr w:rsidR="00AC7BEB" w:rsidTr="00F9348E" w14:paraId="6D896820" w14:textId="77777777">
        <w:tc>
          <w:tcPr>
            <w:tcW w:w="778" w:type="pct"/>
          </w:tcPr>
          <w:p w:rsidR="00AC7BEB" w:rsidP="00AC7BEB" w:rsidRDefault="00AC7BEB" w14:paraId="5B162E4F" w14:textId="2EA663CB">
            <w:pPr>
              <w:rPr>
                <w:rFonts w:cs="CordiaUPC"/>
              </w:rPr>
            </w:pPr>
            <w:r w:rsidRPr="002A323A">
              <w:t>00023</w:t>
            </w:r>
          </w:p>
        </w:tc>
        <w:tc>
          <w:tcPr>
            <w:tcW w:w="1628" w:type="pct"/>
          </w:tcPr>
          <w:p w:rsidR="00AC7BEB" w:rsidP="00AC7BEB" w:rsidRDefault="00AC7BEB" w14:paraId="7CFB6AF5" w14:textId="35771942">
            <w:pPr>
              <w:rPr>
                <w:rFonts w:cs="CordiaUPC"/>
              </w:rPr>
            </w:pPr>
            <w:r>
              <w:rPr>
                <w:rFonts w:cs="CordiaUPC"/>
              </w:rPr>
              <w:t>Step Duration</w:t>
            </w:r>
            <w:r>
              <w:t xml:space="preserve"> From must be Integer </w:t>
            </w:r>
            <w:r>
              <w:rPr>
                <w:rFonts w:cs="Angsana New"/>
                <w:cs/>
              </w:rPr>
              <w:t>(</w:t>
            </w:r>
            <w:r>
              <w:t>Min 1, Max 99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1861" w:type="pct"/>
          </w:tcPr>
          <w:p w:rsidR="00AC7BEB" w:rsidP="00AC7BEB" w:rsidRDefault="00AC7BEB" w14:paraId="5443262C" w14:textId="6238EF57">
            <w:pPr>
              <w:rPr>
                <w:rFonts w:cs="CordiaUPC"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rPr>
                <w:rFonts w:cs="CordiaUPC"/>
              </w:rPr>
              <w:t>Step Duration From</w:t>
            </w:r>
            <w:r>
              <w:rPr>
                <w:rFonts w:hint="cs"/>
                <w:cs/>
              </w:rPr>
              <w:t xml:space="preserve"> มีค่า ดังนั้น </w:t>
            </w:r>
            <w:r>
              <w:rPr>
                <w:rFonts w:cs="CordiaUPC"/>
              </w:rPr>
              <w:t>Step Duration From</w:t>
            </w:r>
            <w:r>
              <w:rPr>
                <w:rFonts w:hint="cs"/>
                <w:cs/>
              </w:rPr>
              <w:t xml:space="preserve"> จะต้องเป็นจำนวนเต็มและมีค่าอยู่ในช่วง </w:t>
            </w:r>
            <w:r>
              <w:t xml:space="preserve">1 </w:t>
            </w:r>
            <w:r>
              <w:rPr>
                <w:rFonts w:cs="Angsana New"/>
                <w:cs/>
              </w:rPr>
              <w:t xml:space="preserve">– </w:t>
            </w:r>
            <w:r>
              <w:t>99</w:t>
            </w:r>
          </w:p>
        </w:tc>
        <w:tc>
          <w:tcPr>
            <w:tcW w:w="733" w:type="pct"/>
          </w:tcPr>
          <w:p w:rsidR="00AC7BEB" w:rsidP="00AC7BEB" w:rsidRDefault="00AC7BEB" w14:paraId="2F1C58DA" w14:textId="77777777">
            <w:pPr>
              <w:rPr>
                <w:rFonts w:cs="CordiaUPC"/>
                <w:szCs w:val="36"/>
              </w:rPr>
            </w:pPr>
          </w:p>
        </w:tc>
      </w:tr>
      <w:tr w:rsidR="00AC7BEB" w:rsidTr="00F9348E" w14:paraId="2A248E5B" w14:textId="77777777">
        <w:tc>
          <w:tcPr>
            <w:tcW w:w="778" w:type="pct"/>
          </w:tcPr>
          <w:p w:rsidR="00AC7BEB" w:rsidP="00AC7BEB" w:rsidRDefault="00AC7BEB" w14:paraId="1E6EB7A5" w14:textId="6A4AFB00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>00001</w:t>
            </w:r>
          </w:p>
        </w:tc>
        <w:tc>
          <w:tcPr>
            <w:tcW w:w="1628" w:type="pct"/>
          </w:tcPr>
          <w:p w:rsidR="00AC7BEB" w:rsidP="00AC7BEB" w:rsidRDefault="00AC7BEB" w14:paraId="1887FA67" w14:textId="695290D3">
            <w:pPr>
              <w:rPr>
                <w:rFonts w:cs="CordiaUPC"/>
              </w:rPr>
            </w:pPr>
            <w:r>
              <w:rPr>
                <w:rFonts w:cs="CordiaUPC"/>
              </w:rPr>
              <w:t>Step Duration</w:t>
            </w:r>
            <w:r>
              <w:t xml:space="preserve"> To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AC7BEB" w:rsidP="00AC7BEB" w:rsidRDefault="00AC7BEB" w14:paraId="339E0381" w14:textId="274ED7B4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Step Duration To </w:t>
            </w:r>
            <w:r w:rsidRPr="000A685E">
              <w:rPr>
                <w:rFonts w:hint="cs"/>
                <w:cs/>
              </w:rPr>
              <w:t xml:space="preserve">จะต้องเป็น </w:t>
            </w:r>
            <w:r w:rsidRPr="000A685E">
              <w:t>Mandatory</w:t>
            </w:r>
            <w:r>
              <w:rPr>
                <w:rFonts w:cs="Angsana New"/>
                <w:cs/>
              </w:rPr>
              <w:t xml:space="preserve"> </w:t>
            </w:r>
          </w:p>
        </w:tc>
        <w:tc>
          <w:tcPr>
            <w:tcW w:w="733" w:type="pct"/>
          </w:tcPr>
          <w:p w:rsidR="00AC7BEB" w:rsidP="00AC7BEB" w:rsidRDefault="00AC7BEB" w14:paraId="4FF94DA5" w14:textId="77777777">
            <w:pPr>
              <w:rPr>
                <w:rFonts w:cs="CordiaUPC"/>
                <w:szCs w:val="36"/>
              </w:rPr>
            </w:pPr>
          </w:p>
        </w:tc>
      </w:tr>
      <w:tr w:rsidR="00AC7BEB" w:rsidTr="00F9348E" w14:paraId="06D7EF60" w14:textId="77777777">
        <w:tc>
          <w:tcPr>
            <w:tcW w:w="778" w:type="pct"/>
          </w:tcPr>
          <w:p w:rsidRPr="00195974" w:rsidR="00AC7BEB" w:rsidP="00AC7BEB" w:rsidRDefault="00AC7BEB" w14:paraId="52237937" w14:textId="77569A52">
            <w:r w:rsidRPr="002A323A">
              <w:t>00023</w:t>
            </w:r>
          </w:p>
        </w:tc>
        <w:tc>
          <w:tcPr>
            <w:tcW w:w="1628" w:type="pct"/>
          </w:tcPr>
          <w:p w:rsidR="00AC7BEB" w:rsidP="00AC7BEB" w:rsidRDefault="00AC7BEB" w14:paraId="35EE1417" w14:textId="2B347032">
            <w:pPr>
              <w:rPr>
                <w:rFonts w:cs="CordiaUPC"/>
              </w:rPr>
            </w:pPr>
            <w:r>
              <w:rPr>
                <w:rFonts w:cs="CordiaUPC"/>
              </w:rPr>
              <w:t>Step Duration</w:t>
            </w:r>
            <w:r>
              <w:t xml:space="preserve"> To must be Integer </w:t>
            </w:r>
            <w:r>
              <w:rPr>
                <w:rFonts w:cs="Angsana New"/>
                <w:cs/>
              </w:rPr>
              <w:t>(</w:t>
            </w:r>
            <w:r>
              <w:t>Min 1, Max 99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1861" w:type="pct"/>
          </w:tcPr>
          <w:p w:rsidRPr="00B90624" w:rsidR="00AC7BEB" w:rsidP="00AC7BEB" w:rsidRDefault="00AC7BEB" w14:paraId="0985796C" w14:textId="35647DF7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rPr>
                <w:rFonts w:cs="CordiaUPC"/>
              </w:rPr>
              <w:t>Step Duration</w:t>
            </w:r>
            <w:r>
              <w:rPr>
                <w:rFonts w:hint="cs"/>
                <w:cs/>
              </w:rPr>
              <w:t xml:space="preserve"> </w:t>
            </w:r>
            <w:r>
              <w:t xml:space="preserve">To </w:t>
            </w:r>
            <w:r>
              <w:rPr>
                <w:rFonts w:hint="cs"/>
                <w:cs/>
              </w:rPr>
              <w:t xml:space="preserve">มีค่า ดังนั้น </w:t>
            </w:r>
            <w:r>
              <w:rPr>
                <w:rFonts w:cs="CordiaUPC"/>
              </w:rPr>
              <w:t>Step Duration To</w:t>
            </w:r>
            <w:r>
              <w:rPr>
                <w:rFonts w:hint="cs"/>
                <w:cs/>
              </w:rPr>
              <w:t xml:space="preserve"> จะต้องเป็นจำนวนเต็มและมีค่าอยู่ในช่วง </w:t>
            </w:r>
            <w:r>
              <w:t xml:space="preserve">1 </w:t>
            </w:r>
            <w:r>
              <w:rPr>
                <w:rFonts w:cs="Angsana New"/>
                <w:cs/>
              </w:rPr>
              <w:t xml:space="preserve">– </w:t>
            </w:r>
            <w:r>
              <w:t>99</w:t>
            </w:r>
          </w:p>
        </w:tc>
        <w:tc>
          <w:tcPr>
            <w:tcW w:w="733" w:type="pct"/>
          </w:tcPr>
          <w:p w:rsidR="00AC7BEB" w:rsidP="00AC7BEB" w:rsidRDefault="00AC7BEB" w14:paraId="608FC726" w14:textId="77777777">
            <w:pPr>
              <w:rPr>
                <w:rFonts w:cs="CordiaUPC"/>
                <w:szCs w:val="36"/>
              </w:rPr>
            </w:pPr>
          </w:p>
        </w:tc>
      </w:tr>
      <w:tr w:rsidR="00AC7BEB" w:rsidTr="00F9348E" w14:paraId="1306276A" w14:textId="77777777">
        <w:tc>
          <w:tcPr>
            <w:tcW w:w="778" w:type="pct"/>
          </w:tcPr>
          <w:p w:rsidRPr="002A323A" w:rsidR="00AC7BEB" w:rsidP="00AC7BEB" w:rsidRDefault="00AC7BEB" w14:paraId="77859E50" w14:textId="428846A3">
            <w:r>
              <w:t>0000</w:t>
            </w:r>
            <w:r w:rsidRPr="002A323A">
              <w:t>3</w:t>
            </w:r>
          </w:p>
        </w:tc>
        <w:tc>
          <w:tcPr>
            <w:tcW w:w="1628" w:type="pct"/>
          </w:tcPr>
          <w:p w:rsidR="00AC7BEB" w:rsidP="00AC7BEB" w:rsidRDefault="00AC7BEB" w14:paraId="5C174FDB" w14:textId="58B7A588">
            <w:pPr>
              <w:rPr>
                <w:rFonts w:cs="CordiaUPC"/>
              </w:rPr>
            </w:pPr>
            <w:r>
              <w:rPr>
                <w:rFonts w:cs="CordiaUPC"/>
              </w:rPr>
              <w:t>Step Duration</w:t>
            </w:r>
            <w:r>
              <w:t xml:space="preserve"> To</w:t>
            </w:r>
            <w:r>
              <w:rPr>
                <w:rFonts w:cs="Angsana New"/>
                <w:cs/>
              </w:rPr>
              <w:t xml:space="preserve"> </w:t>
            </w:r>
            <w:r w:rsidRPr="00866AAC">
              <w:rPr>
                <w:rFonts w:cs="CordiaUPC"/>
              </w:rPr>
              <w:t>must be unique</w:t>
            </w:r>
            <w:r w:rsidRPr="00866AAC"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AC7BEB" w:rsidP="00AC7BEB" w:rsidRDefault="00AC7BEB" w14:paraId="055F7AE0" w14:textId="0AC77F70">
            <w:pPr>
              <w:rPr>
                <w:cs/>
              </w:rPr>
            </w:pPr>
            <w:r>
              <w:rPr>
                <w:rFonts w:cs="CordiaUPC"/>
              </w:rPr>
              <w:t>Step Duration</w:t>
            </w:r>
            <w:r>
              <w:t xml:space="preserve"> To </w:t>
            </w:r>
            <w:r>
              <w:rPr>
                <w:rFonts w:hint="cs"/>
                <w:cs/>
              </w:rPr>
              <w:t xml:space="preserve">ต้องไม่ซ้ำกับ </w:t>
            </w:r>
            <w:r>
              <w:t xml:space="preserve">StepDurionRateDetail row </w:t>
            </w:r>
            <w:r>
              <w:rPr>
                <w:rFonts w:hint="cs"/>
                <w:cs/>
              </w:rPr>
              <w:t>อื่นๆ</w:t>
            </w:r>
          </w:p>
        </w:tc>
        <w:tc>
          <w:tcPr>
            <w:tcW w:w="733" w:type="pct"/>
          </w:tcPr>
          <w:p w:rsidR="00AC7BEB" w:rsidP="00AC7BEB" w:rsidRDefault="00AC7BEB" w14:paraId="3AF98F95" w14:textId="77777777">
            <w:pPr>
              <w:rPr>
                <w:rFonts w:cs="CordiaUPC"/>
                <w:szCs w:val="36"/>
              </w:rPr>
            </w:pPr>
          </w:p>
        </w:tc>
      </w:tr>
      <w:tr w:rsidR="00AC7BEB" w:rsidTr="00F9348E" w14:paraId="51C716F5" w14:textId="77777777">
        <w:tc>
          <w:tcPr>
            <w:tcW w:w="778" w:type="pct"/>
          </w:tcPr>
          <w:p w:rsidR="00AC7BEB" w:rsidP="00AC7BEB" w:rsidRDefault="00AC7BEB" w14:paraId="2506DEF0" w14:textId="5127A159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>00001</w:t>
            </w:r>
          </w:p>
        </w:tc>
        <w:tc>
          <w:tcPr>
            <w:tcW w:w="1628" w:type="pct"/>
          </w:tcPr>
          <w:p w:rsidR="00AC7BEB" w:rsidP="00AC7BEB" w:rsidRDefault="00AC7BEB" w14:paraId="13A36559" w14:textId="20BD7099">
            <w:r>
              <w:rPr>
                <w:rFonts w:cs="CordiaUPC"/>
              </w:rPr>
              <w:t>Step Duration Unit</w:t>
            </w:r>
            <w:r>
              <w:t xml:space="preserve">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AC7BEB" w:rsidP="00AC7BEB" w:rsidRDefault="00AC7BEB" w14:paraId="7E73B7BB" w14:textId="1E955841">
            <w:pPr>
              <w:rPr>
                <w:cs/>
              </w:rPr>
            </w:pPr>
            <w:r>
              <w:rPr>
                <w:rFonts w:cs="CordiaUPC"/>
              </w:rPr>
              <w:t xml:space="preserve">Step Duration Unit </w:t>
            </w:r>
            <w:r w:rsidRPr="000A685E">
              <w:rPr>
                <w:rFonts w:hint="cs"/>
                <w:cs/>
              </w:rPr>
              <w:t xml:space="preserve">จะต้องเป็น </w:t>
            </w:r>
            <w:r w:rsidRPr="000A685E">
              <w:t>Mandatory</w:t>
            </w:r>
            <w:r>
              <w:rPr>
                <w:rFonts w:cs="Angsana New"/>
                <w:cs/>
              </w:rPr>
              <w:t xml:space="preserve"> </w:t>
            </w:r>
          </w:p>
        </w:tc>
        <w:tc>
          <w:tcPr>
            <w:tcW w:w="733" w:type="pct"/>
          </w:tcPr>
          <w:p w:rsidR="00AC7BEB" w:rsidP="00AC7BEB" w:rsidRDefault="00AC7BEB" w14:paraId="385C8E2D" w14:textId="77777777">
            <w:pPr>
              <w:rPr>
                <w:rFonts w:cs="CordiaUPC"/>
                <w:szCs w:val="36"/>
              </w:rPr>
            </w:pPr>
          </w:p>
        </w:tc>
      </w:tr>
      <w:tr w:rsidR="00AC7BEB" w:rsidTr="00F9348E" w14:paraId="417DB230" w14:textId="77777777">
        <w:tc>
          <w:tcPr>
            <w:tcW w:w="778" w:type="pct"/>
          </w:tcPr>
          <w:p w:rsidR="00AC7BEB" w:rsidP="00AC7BEB" w:rsidRDefault="00AC7BEB" w14:paraId="5DC8A133" w14:textId="32D7318A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>00001</w:t>
            </w:r>
          </w:p>
        </w:tc>
        <w:tc>
          <w:tcPr>
            <w:tcW w:w="1628" w:type="pct"/>
          </w:tcPr>
          <w:p w:rsidR="00AC7BEB" w:rsidP="00AC7BEB" w:rsidRDefault="00AC7BEB" w14:paraId="74DD0674" w14:textId="409A9BF8">
            <w:r>
              <w:rPr>
                <w:rFonts w:cs="CordiaUPC"/>
              </w:rPr>
              <w:t>Step Charge Excluding VAT</w:t>
            </w:r>
            <w:r>
              <w:t xml:space="preserve">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AC7BEB" w:rsidP="00AC7BEB" w:rsidRDefault="00AC7BEB" w14:paraId="5E4D83AE" w14:textId="56669C5C">
            <w:pPr>
              <w:rPr>
                <w:cs/>
              </w:rPr>
            </w:pPr>
            <w:r>
              <w:rPr>
                <w:rFonts w:cs="CordiaUPC"/>
              </w:rPr>
              <w:t xml:space="preserve">Step Excluding VAT </w:t>
            </w:r>
            <w:r w:rsidRPr="000A685E">
              <w:rPr>
                <w:rFonts w:hint="cs"/>
                <w:cs/>
              </w:rPr>
              <w:t xml:space="preserve">จะต้องเป็น </w:t>
            </w:r>
            <w:r w:rsidRPr="000A685E">
              <w:t>Mandatory</w:t>
            </w:r>
            <w:r>
              <w:rPr>
                <w:rFonts w:cs="Angsana New"/>
                <w:cs/>
              </w:rPr>
              <w:t xml:space="preserve"> </w:t>
            </w:r>
          </w:p>
        </w:tc>
        <w:tc>
          <w:tcPr>
            <w:tcW w:w="733" w:type="pct"/>
          </w:tcPr>
          <w:p w:rsidR="00AC7BEB" w:rsidP="00AC7BEB" w:rsidRDefault="00AC7BEB" w14:paraId="5EC187A5" w14:textId="77777777">
            <w:pPr>
              <w:rPr>
                <w:rFonts w:cs="CordiaUPC"/>
                <w:szCs w:val="36"/>
              </w:rPr>
            </w:pPr>
          </w:p>
        </w:tc>
      </w:tr>
      <w:tr w:rsidR="00AC7BEB" w:rsidTr="00F9348E" w14:paraId="32AB64CD" w14:textId="77777777">
        <w:tc>
          <w:tcPr>
            <w:tcW w:w="778" w:type="pct"/>
          </w:tcPr>
          <w:p w:rsidRPr="00195974" w:rsidR="00AC7BEB" w:rsidP="00AC7BEB" w:rsidRDefault="00AC7BEB" w14:paraId="0E29AED6" w14:textId="77777777">
            <w:pPr>
              <w:rPr>
                <w:rFonts w:cs="CordiaUPC"/>
              </w:rPr>
            </w:pPr>
            <w:r w:rsidRPr="002A323A">
              <w:t>00023</w:t>
            </w:r>
          </w:p>
        </w:tc>
        <w:tc>
          <w:tcPr>
            <w:tcW w:w="1628" w:type="pct"/>
          </w:tcPr>
          <w:p w:rsidR="00AC7BEB" w:rsidP="00AC7BEB" w:rsidRDefault="00AC7BEB" w14:paraId="70250196" w14:textId="065E4CF1">
            <w:pPr>
              <w:rPr>
                <w:rFonts w:cs="CordiaUPC"/>
              </w:rPr>
            </w:pPr>
            <w:r>
              <w:rPr>
                <w:rFonts w:cs="CordiaUPC"/>
              </w:rPr>
              <w:t>Step Charge Excluding VAT</w:t>
            </w:r>
            <w:r>
              <w:t xml:space="preserve"> must be 3 decimal </w:t>
            </w:r>
            <w:r>
              <w:rPr>
                <w:rFonts w:cs="Angsana New"/>
                <w:cs/>
              </w:rPr>
              <w:t>(</w:t>
            </w:r>
            <w:r>
              <w:t>Min 0, Max 999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1861" w:type="pct"/>
          </w:tcPr>
          <w:p w:rsidR="00AC7BEB" w:rsidP="00AC7BEB" w:rsidRDefault="00AC7BEB" w14:paraId="56BABA06" w14:textId="2DD7604F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rPr>
                <w:rFonts w:cs="CordiaUPC"/>
              </w:rPr>
              <w:t>Step Excluding VAT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มีค่า ดังนั้น </w:t>
            </w:r>
            <w:r>
              <w:rPr>
                <w:rFonts w:cs="CordiaUPC"/>
              </w:rPr>
              <w:t>Step Excluding VAT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จะต้องเป็นตัวเลขทศนิยม </w:t>
            </w:r>
            <w:r>
              <w:t>3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ตำแหน่งและมีค่าอยู่ในช่วง </w:t>
            </w:r>
            <w:r>
              <w:t xml:space="preserve">0 </w:t>
            </w:r>
            <w:r>
              <w:rPr>
                <w:rFonts w:cs="Angsana New"/>
                <w:cs/>
              </w:rPr>
              <w:t xml:space="preserve">– </w:t>
            </w:r>
            <w:r>
              <w:t>999</w:t>
            </w:r>
          </w:p>
        </w:tc>
        <w:tc>
          <w:tcPr>
            <w:tcW w:w="733" w:type="pct"/>
          </w:tcPr>
          <w:p w:rsidR="00AC7BEB" w:rsidP="00AC7BEB" w:rsidRDefault="00AC7BEB" w14:paraId="547F4C9F" w14:textId="77777777">
            <w:pPr>
              <w:rPr>
                <w:rFonts w:cs="CordiaUPC"/>
                <w:szCs w:val="36"/>
              </w:rPr>
            </w:pPr>
          </w:p>
        </w:tc>
      </w:tr>
      <w:tr w:rsidR="00AC7BEB" w:rsidTr="00F9348E" w14:paraId="59A90F9D" w14:textId="77777777">
        <w:tc>
          <w:tcPr>
            <w:tcW w:w="778" w:type="pct"/>
          </w:tcPr>
          <w:p w:rsidR="00AC7BEB" w:rsidP="00AC7BEB" w:rsidRDefault="00AC7BEB" w14:paraId="7446DBAB" w14:textId="55797EA3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>00001</w:t>
            </w:r>
          </w:p>
        </w:tc>
        <w:tc>
          <w:tcPr>
            <w:tcW w:w="1628" w:type="pct"/>
          </w:tcPr>
          <w:p w:rsidR="00AC7BEB" w:rsidP="00AC7BEB" w:rsidRDefault="00AC7BEB" w14:paraId="5D662F19" w14:textId="6ABA76D7">
            <w:pPr>
              <w:rPr>
                <w:rFonts w:cs="CordiaUPC"/>
              </w:rPr>
            </w:pPr>
            <w:r>
              <w:rPr>
                <w:rFonts w:cs="CordiaUPC"/>
              </w:rPr>
              <w:t>Step Charge Including VAT</w:t>
            </w:r>
            <w:r>
              <w:t xml:space="preserve">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AC7BEB" w:rsidP="00AC7BEB" w:rsidRDefault="00AC7BEB" w14:paraId="3429B537" w14:textId="2A8569C1">
            <w:pPr>
              <w:rPr>
                <w:cs/>
              </w:rPr>
            </w:pPr>
            <w:r>
              <w:rPr>
                <w:rFonts w:cs="CordiaUPC"/>
              </w:rPr>
              <w:t xml:space="preserve">Step Including VAT </w:t>
            </w:r>
            <w:r w:rsidRPr="000A685E">
              <w:rPr>
                <w:rFonts w:hint="cs"/>
                <w:cs/>
              </w:rPr>
              <w:t xml:space="preserve">จะต้องเป็น </w:t>
            </w:r>
            <w:r w:rsidRPr="000A685E">
              <w:t>Mandatory</w:t>
            </w:r>
            <w:r>
              <w:rPr>
                <w:rFonts w:cs="Angsana New"/>
                <w:cs/>
              </w:rPr>
              <w:t xml:space="preserve"> </w:t>
            </w:r>
          </w:p>
        </w:tc>
        <w:tc>
          <w:tcPr>
            <w:tcW w:w="733" w:type="pct"/>
          </w:tcPr>
          <w:p w:rsidR="00AC7BEB" w:rsidP="00AC7BEB" w:rsidRDefault="00AC7BEB" w14:paraId="3F19BE5F" w14:textId="77777777">
            <w:pPr>
              <w:rPr>
                <w:rFonts w:cs="CordiaUPC"/>
                <w:szCs w:val="36"/>
              </w:rPr>
            </w:pPr>
          </w:p>
        </w:tc>
      </w:tr>
      <w:tr w:rsidR="00AC7BEB" w:rsidTr="00F9348E" w14:paraId="1B00DE3C" w14:textId="77777777">
        <w:tc>
          <w:tcPr>
            <w:tcW w:w="778" w:type="pct"/>
          </w:tcPr>
          <w:p w:rsidR="00AC7BEB" w:rsidP="00AC7BEB" w:rsidRDefault="00AC7BEB" w14:paraId="45C8D05A" w14:textId="77777777">
            <w:r w:rsidRPr="002A323A">
              <w:t>00023</w:t>
            </w:r>
          </w:p>
        </w:tc>
        <w:tc>
          <w:tcPr>
            <w:tcW w:w="1628" w:type="pct"/>
          </w:tcPr>
          <w:p w:rsidR="00AC7BEB" w:rsidP="00AC7BEB" w:rsidRDefault="00AC7BEB" w14:paraId="43EDF020" w14:textId="0E6E0647">
            <w:r>
              <w:rPr>
                <w:rFonts w:cs="CordiaUPC"/>
              </w:rPr>
              <w:t>Step Charge Including VAT</w:t>
            </w:r>
            <w:r>
              <w:t xml:space="preserve"> must be 3 decimal </w:t>
            </w:r>
            <w:r>
              <w:rPr>
                <w:rFonts w:cs="Angsana New"/>
                <w:cs/>
              </w:rPr>
              <w:t>(</w:t>
            </w:r>
            <w:r>
              <w:t>Min 0, Max 999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1861" w:type="pct"/>
          </w:tcPr>
          <w:p w:rsidR="00AC7BEB" w:rsidP="00AC7BEB" w:rsidRDefault="00AC7BEB" w14:paraId="1A21D6E4" w14:textId="392EBE1B">
            <w:r>
              <w:rPr>
                <w:rFonts w:hint="cs"/>
                <w:cs/>
              </w:rPr>
              <w:t xml:space="preserve">ถ้า </w:t>
            </w:r>
            <w:r>
              <w:rPr>
                <w:rFonts w:cs="CordiaUPC"/>
              </w:rPr>
              <w:t>Step Including VAT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มีค่า ดังนั้น </w:t>
            </w:r>
            <w:r>
              <w:rPr>
                <w:rFonts w:cs="CordiaUPC"/>
              </w:rPr>
              <w:t>Step Including VAT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จะต้องเป็นตัวเลขทศนิยม </w:t>
            </w:r>
            <w:r>
              <w:t>3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ตำแหน่งและมีค่าอยู่ในช่วง </w:t>
            </w:r>
            <w:r>
              <w:t xml:space="preserve">0 </w:t>
            </w:r>
            <w:r>
              <w:rPr>
                <w:rFonts w:cs="Angsana New"/>
                <w:cs/>
              </w:rPr>
              <w:t xml:space="preserve">– </w:t>
            </w:r>
            <w:r>
              <w:t>999</w:t>
            </w:r>
          </w:p>
        </w:tc>
        <w:tc>
          <w:tcPr>
            <w:tcW w:w="733" w:type="pct"/>
          </w:tcPr>
          <w:p w:rsidR="00AC7BEB" w:rsidP="00AC7BEB" w:rsidRDefault="00AC7BEB" w14:paraId="1F3DA573" w14:textId="77777777"/>
        </w:tc>
      </w:tr>
      <w:tr w:rsidR="00AC7BEB" w:rsidTr="00F9348E" w14:paraId="4C403EB5" w14:textId="77777777">
        <w:tc>
          <w:tcPr>
            <w:tcW w:w="778" w:type="pct"/>
          </w:tcPr>
          <w:p w:rsidRPr="002A323A" w:rsidR="00AC7BEB" w:rsidP="00AC7BEB" w:rsidRDefault="00AC7BEB" w14:paraId="0B5A52C8" w14:textId="77777777">
            <w:r w:rsidRPr="007C6298">
              <w:rPr>
                <w:rFonts w:cs="CordiaUPC"/>
              </w:rPr>
              <w:t>00015</w:t>
            </w:r>
          </w:p>
        </w:tc>
        <w:tc>
          <w:tcPr>
            <w:tcW w:w="1628" w:type="pct"/>
          </w:tcPr>
          <w:p w:rsidR="00AC7BEB" w:rsidP="00AC7BEB" w:rsidRDefault="00AC7BEB" w14:paraId="232671DD" w14:textId="71D0DF4C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Step Charge </w:t>
            </w:r>
            <w:r>
              <w:t xml:space="preserve">Excluding VAT must be less than or equal to </w:t>
            </w:r>
            <w:r>
              <w:rPr>
                <w:rFonts w:cs="CordiaUPC"/>
              </w:rPr>
              <w:t xml:space="preserve">Step Charge </w:t>
            </w:r>
            <w:r>
              <w:t>Including VAT</w:t>
            </w:r>
            <w:r w:rsidRPr="007C6298"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AC7BEB" w:rsidP="00AC7BEB" w:rsidRDefault="00AC7BEB" w14:paraId="14EAEF66" w14:textId="77777777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rPr>
                <w:rFonts w:cs="CordiaUPC"/>
              </w:rPr>
              <w:t xml:space="preserve">Step </w:t>
            </w:r>
            <w:r>
              <w:t xml:space="preserve">Excluding VAT </w:t>
            </w:r>
            <w:r>
              <w:rPr>
                <w:rFonts w:hint="cs"/>
                <w:cs/>
              </w:rPr>
              <w:t>และ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cs="CordiaUPC"/>
              </w:rPr>
              <w:t xml:space="preserve">Step </w:t>
            </w:r>
            <w:r>
              <w:t xml:space="preserve">Including VAT </w:t>
            </w:r>
            <w:r>
              <w:rPr>
                <w:rFonts w:hint="cs"/>
                <w:cs/>
              </w:rPr>
              <w:t xml:space="preserve">มีค่า ดังนั้น </w:t>
            </w:r>
            <w:r>
              <w:rPr>
                <w:rFonts w:cs="CordiaUPC"/>
              </w:rPr>
              <w:t xml:space="preserve">Step </w:t>
            </w:r>
            <w:r>
              <w:t>Excluding VAT</w:t>
            </w:r>
            <w:r>
              <w:rPr>
                <w:rFonts w:hint="cs"/>
                <w:cs/>
              </w:rPr>
              <w:t xml:space="preserve"> จะต้องมีค่าน้อยกว่าหรือเท่ากับ </w:t>
            </w:r>
            <w:r>
              <w:rPr>
                <w:rFonts w:cs="CordiaUPC"/>
              </w:rPr>
              <w:t xml:space="preserve">Step </w:t>
            </w:r>
            <w:r>
              <w:t>Including VAT</w:t>
            </w:r>
          </w:p>
        </w:tc>
        <w:tc>
          <w:tcPr>
            <w:tcW w:w="733" w:type="pct"/>
          </w:tcPr>
          <w:p w:rsidR="00AC7BEB" w:rsidP="00AC7BEB" w:rsidRDefault="00AC7BEB" w14:paraId="13EED3CE" w14:textId="77777777"/>
        </w:tc>
      </w:tr>
      <w:tr w:rsidR="00AC7BEB" w:rsidTr="00552FA9" w14:paraId="349531ED" w14:textId="77777777">
        <w:tc>
          <w:tcPr>
            <w:tcW w:w="5000" w:type="pct"/>
            <w:gridSpan w:val="4"/>
            <w:shd w:val="clear" w:color="auto" w:fill="C2D69B" w:themeFill="accent3" w:themeFillTint="99"/>
          </w:tcPr>
          <w:p w:rsidR="00AC7BEB" w:rsidP="00AC7BEB" w:rsidRDefault="00AC7BEB" w14:paraId="217F881B" w14:textId="297DD88D">
            <w:pPr>
              <w:pStyle w:val="HeaderTable"/>
            </w:pPr>
            <w:r>
              <w:rPr>
                <w:lang w:bidi="th-TH"/>
              </w:rPr>
              <w:t>End Step Rate Detail Section</w:t>
            </w:r>
          </w:p>
        </w:tc>
      </w:tr>
      <w:tr w:rsidR="00AC7BEB" w:rsidTr="00F9348E" w14:paraId="750F64D0" w14:textId="77777777">
        <w:tc>
          <w:tcPr>
            <w:tcW w:w="5000" w:type="pct"/>
            <w:gridSpan w:val="4"/>
            <w:shd w:val="clear" w:color="auto" w:fill="C2D69B" w:themeFill="accent3" w:themeFillTint="99"/>
          </w:tcPr>
          <w:p w:rsidR="00AC7BEB" w:rsidP="00AC7BEB" w:rsidRDefault="00AC7BEB" w14:paraId="57B27A6C" w14:textId="5BE9687F">
            <w:pPr>
              <w:pStyle w:val="HeaderTable"/>
            </w:pPr>
            <w:r>
              <w:t>End Detail Section</w:t>
            </w:r>
          </w:p>
        </w:tc>
      </w:tr>
    </w:tbl>
    <w:p w:rsidRPr="008979A8" w:rsidR="00F9348E" w:rsidP="00BB3F68" w:rsidRDefault="00F9348E" w14:paraId="6A9B68C2" w14:textId="77777777">
      <w:pPr>
        <w:pStyle w:val="Heading3"/>
        <w:numPr>
          <w:ilvl w:val="0"/>
          <w:numId w:val="65"/>
        </w:numPr>
        <w:rPr>
          <w:rFonts w:ascii="CordiaUPC" w:hAnsi="CordiaUPC" w:cs="CordiaUPC"/>
          <w:sz w:val="32"/>
          <w:szCs w:val="32"/>
        </w:rPr>
      </w:pPr>
      <w:r w:rsidRPr="008979A8">
        <w:rPr>
          <w:rFonts w:ascii="CordiaUPC" w:hAnsi="CordiaUPC" w:cs="CordiaUPC"/>
          <w:sz w:val="32"/>
          <w:szCs w:val="32"/>
        </w:rPr>
        <w:t>Mapping to DB</w:t>
      </w:r>
    </w:p>
    <w:tbl>
      <w:tblPr>
        <w:tblW w:w="4977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348"/>
        <w:gridCol w:w="2486"/>
        <w:gridCol w:w="4141"/>
      </w:tblGrid>
      <w:tr w:rsidRPr="008979A8" w:rsidR="00F9348E" w:rsidTr="00F9348E" w14:paraId="014D3370" w14:textId="77777777">
        <w:trPr>
          <w:cantSplit/>
          <w:tblHeader/>
        </w:trPr>
        <w:tc>
          <w:tcPr>
            <w:tcW w:w="1308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F9348E" w:rsidP="00F9348E" w:rsidRDefault="00F9348E" w14:paraId="670EDB93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Database Table</w:t>
            </w:r>
          </w:p>
        </w:tc>
        <w:tc>
          <w:tcPr>
            <w:tcW w:w="1385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F9348E" w:rsidP="00F9348E" w:rsidRDefault="00F9348E" w14:paraId="400A9555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Database Column</w:t>
            </w:r>
          </w:p>
        </w:tc>
        <w:tc>
          <w:tcPr>
            <w:tcW w:w="2307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F9348E" w:rsidP="00F9348E" w:rsidRDefault="00F9348E" w14:paraId="710FAC2D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Field on Screen</w:t>
            </w:r>
          </w:p>
        </w:tc>
      </w:tr>
      <w:tr w:rsidRPr="008979A8" w:rsidR="00B45A4D" w:rsidTr="00F9348E" w14:paraId="061D9D86" w14:textId="77777777">
        <w:tc>
          <w:tcPr>
            <w:tcW w:w="1308" w:type="pct"/>
            <w:vMerge w:val="restart"/>
          </w:tcPr>
          <w:p w:rsidRPr="008979A8" w:rsidR="00B45A4D" w:rsidP="002E1155" w:rsidRDefault="00B45A4D" w14:paraId="09BAF12F" w14:textId="2A9606EA">
            <w:pPr>
              <w:rPr>
                <w:rFonts w:cs="CordiaUPC"/>
              </w:rPr>
            </w:pPr>
            <w:r>
              <w:rPr>
                <w:szCs w:val="44"/>
              </w:rPr>
              <w:t>MASS</w:t>
            </w:r>
            <w:r w:rsidRPr="00944318">
              <w:rPr>
                <w:szCs w:val="44"/>
              </w:rPr>
              <w:t>_</w:t>
            </w:r>
            <w:r>
              <w:rPr>
                <w:szCs w:val="44"/>
              </w:rPr>
              <w:t>VOICE</w:t>
            </w:r>
            <w:r w:rsidRPr="00944318">
              <w:rPr>
                <w:szCs w:val="44"/>
              </w:rPr>
              <w:t>_RATING_PATTERN</w:t>
            </w:r>
          </w:p>
        </w:tc>
        <w:tc>
          <w:tcPr>
            <w:tcW w:w="1385" w:type="pct"/>
          </w:tcPr>
          <w:p w:rsidRPr="008979A8" w:rsidR="00B45A4D" w:rsidP="00F9348E" w:rsidRDefault="00B45A4D" w14:paraId="63C352F8" w14:textId="77777777">
            <w:pPr>
              <w:spacing w:after="0"/>
              <w:rPr>
                <w:rFonts w:cs="CordiaUPC"/>
              </w:rPr>
            </w:pPr>
            <w:r w:rsidRPr="00944318">
              <w:t>ROW_ID</w:t>
            </w:r>
          </w:p>
        </w:tc>
        <w:tc>
          <w:tcPr>
            <w:tcW w:w="2307" w:type="pct"/>
          </w:tcPr>
          <w:p w:rsidR="00B45A4D" w:rsidP="00F9348E" w:rsidRDefault="00B45A4D" w14:paraId="5752D097" w14:textId="77777777">
            <w:pPr>
              <w:spacing w:after="0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ครั้งแรก</w:t>
            </w:r>
          </w:p>
          <w:p w:rsidR="00B45A4D" w:rsidP="00F9348E" w:rsidRDefault="00B45A4D" w14:paraId="1F1926F2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ให้ระบบ </w:t>
            </w:r>
            <w:r>
              <w:rPr>
                <w:rFonts w:cs="CordiaUPC"/>
              </w:rPr>
              <w:t xml:space="preserve">Auto Generate </w:t>
            </w:r>
          </w:p>
          <w:p w:rsidR="00B45A4D" w:rsidP="00F9348E" w:rsidRDefault="00B45A4D" w14:paraId="22F7CF95" w14:textId="77777777">
            <w:pPr>
              <w:spacing w:after="0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ครั้งถัดไป</w:t>
            </w:r>
          </w:p>
          <w:p w:rsidRPr="008979A8" w:rsidR="00B45A4D" w:rsidP="00F9348E" w:rsidRDefault="00B45A4D" w14:paraId="17E34D6A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ให้ใช้ </w:t>
            </w:r>
            <w:r>
              <w:rPr>
                <w:rFonts w:cs="CordiaUPC"/>
              </w:rPr>
              <w:t xml:space="preserve">Row ID </w:t>
            </w:r>
            <w:r>
              <w:rPr>
                <w:rFonts w:hint="cs" w:cs="Angsana New"/>
                <w:cs/>
              </w:rPr>
              <w:t>เดิม</w:t>
            </w:r>
          </w:p>
        </w:tc>
      </w:tr>
      <w:tr w:rsidRPr="008979A8" w:rsidR="00B45A4D" w:rsidTr="00F9348E" w14:paraId="44811827" w14:textId="77777777">
        <w:tc>
          <w:tcPr>
            <w:tcW w:w="1308" w:type="pct"/>
            <w:vMerge/>
          </w:tcPr>
          <w:p w:rsidRPr="008979A8" w:rsidR="00B45A4D" w:rsidP="00F9348E" w:rsidRDefault="00B45A4D" w14:paraId="3930D221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B45A4D" w:rsidP="00F9348E" w:rsidRDefault="00B45A4D" w14:paraId="20FA1B86" w14:textId="430E9F93">
            <w:r>
              <w:t>MASS_</w:t>
            </w:r>
            <w:r w:rsidRPr="00944318">
              <w:t>PO</w:t>
            </w:r>
            <w:r>
              <w:t>_DETAIL</w:t>
            </w:r>
          </w:p>
          <w:p w:rsidRPr="008979A8" w:rsidR="00B45A4D" w:rsidP="00F9348E" w:rsidRDefault="00B45A4D" w14:paraId="35FEADDC" w14:textId="77777777">
            <w:pPr>
              <w:spacing w:after="0"/>
              <w:rPr>
                <w:rFonts w:cs="CordiaUPC"/>
              </w:rPr>
            </w:pPr>
            <w:r w:rsidRPr="00944318">
              <w:t>_ROW_ID</w:t>
            </w:r>
          </w:p>
        </w:tc>
        <w:tc>
          <w:tcPr>
            <w:tcW w:w="2307" w:type="pct"/>
          </w:tcPr>
          <w:p w:rsidR="00B45A4D" w:rsidP="002E1155" w:rsidRDefault="00B45A4D" w14:paraId="0660A405" w14:textId="37FCE513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>ให้</w:t>
            </w:r>
            <w:r w:rsidRPr="008979A8">
              <w:rPr>
                <w:rFonts w:cs="Angsana New"/>
                <w:cs/>
              </w:rPr>
              <w:t>ใช้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CordiaUPC"/>
              </w:rPr>
              <w:t>MASS</w:t>
            </w:r>
            <w:r w:rsidRPr="008979A8">
              <w:rPr>
                <w:rFonts w:cs="CordiaUPC"/>
              </w:rPr>
              <w:t>_P</w:t>
            </w:r>
            <w:r>
              <w:rPr>
                <w:rFonts w:cs="CordiaUPC"/>
              </w:rPr>
              <w:t>O_DETAIL</w:t>
            </w:r>
            <w:r w:rsidRPr="008979A8">
              <w:rPr>
                <w:rFonts w:cs="Angsana New"/>
                <w:cs/>
              </w:rPr>
              <w:t>.</w:t>
            </w:r>
            <w:r w:rsidRPr="008979A8">
              <w:rPr>
                <w:rFonts w:cs="CordiaUPC"/>
              </w:rPr>
              <w:t>ROW_ID</w:t>
            </w:r>
            <w:r>
              <w:rPr>
                <w:rFonts w:hint="cs" w:cs="Angsana New"/>
                <w:cs/>
              </w:rPr>
              <w:t xml:space="preserve"> เดิม</w:t>
            </w:r>
          </w:p>
        </w:tc>
      </w:tr>
      <w:tr w:rsidRPr="008979A8" w:rsidR="00B45A4D" w:rsidTr="00F9348E" w14:paraId="61D7B9F3" w14:textId="77777777">
        <w:tc>
          <w:tcPr>
            <w:tcW w:w="1308" w:type="pct"/>
            <w:vMerge/>
          </w:tcPr>
          <w:p w:rsidRPr="008979A8" w:rsidR="00B45A4D" w:rsidP="00F9348E" w:rsidRDefault="00B45A4D" w14:paraId="27885CD2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B45A4D" w:rsidP="00F9348E" w:rsidRDefault="00B45A4D" w14:paraId="355DB729" w14:textId="77777777">
            <w:pPr>
              <w:spacing w:after="0"/>
            </w:pPr>
            <w:r w:rsidRPr="00944318">
              <w:t>RATE_PRODUCT_TYPE</w:t>
            </w:r>
          </w:p>
        </w:tc>
        <w:tc>
          <w:tcPr>
            <w:tcW w:w="2307" w:type="pct"/>
          </w:tcPr>
          <w:p w:rsidR="00B45A4D" w:rsidP="002E1155" w:rsidRDefault="00B45A4D" w14:paraId="674875AF" w14:textId="7B9740C4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Default Value </w:t>
            </w:r>
            <w:r>
              <w:rPr>
                <w:rFonts w:cs="Angsana New"/>
                <w:cs/>
              </w:rPr>
              <w:t>: “</w:t>
            </w:r>
            <w:r>
              <w:rPr>
                <w:rFonts w:cs="CordiaUPC"/>
              </w:rPr>
              <w:t>Voice</w:t>
            </w:r>
            <w:r>
              <w:rPr>
                <w:rFonts w:cs="Angsana New"/>
                <w:cs/>
              </w:rPr>
              <w:t>”</w:t>
            </w:r>
          </w:p>
        </w:tc>
      </w:tr>
      <w:tr w:rsidRPr="008979A8" w:rsidR="00B45A4D" w:rsidTr="00F9348E" w14:paraId="69109B2D" w14:textId="77777777">
        <w:tc>
          <w:tcPr>
            <w:tcW w:w="1308" w:type="pct"/>
            <w:vMerge/>
          </w:tcPr>
          <w:p w:rsidRPr="008979A8" w:rsidR="00B45A4D" w:rsidP="00F9348E" w:rsidRDefault="00B45A4D" w14:paraId="2C059764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B45A4D" w:rsidP="00F9348E" w:rsidRDefault="00B45A4D" w14:paraId="6D8D9152" w14:textId="77777777">
            <w:pPr>
              <w:spacing w:after="0"/>
            </w:pPr>
            <w:r w:rsidRPr="00944318">
              <w:t>PRICE_TYPE_PATTERN</w:t>
            </w:r>
          </w:p>
        </w:tc>
        <w:tc>
          <w:tcPr>
            <w:tcW w:w="2307" w:type="pct"/>
          </w:tcPr>
          <w:p w:rsidR="00B45A4D" w:rsidP="00F9348E" w:rsidRDefault="00B45A4D" w14:paraId="6B0CE741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priceTypePattern</w:t>
            </w:r>
          </w:p>
        </w:tc>
      </w:tr>
      <w:tr w:rsidRPr="008979A8" w:rsidR="00B45A4D" w:rsidTr="00F9348E" w14:paraId="2A129055" w14:textId="77777777">
        <w:tc>
          <w:tcPr>
            <w:tcW w:w="1308" w:type="pct"/>
            <w:vMerge/>
          </w:tcPr>
          <w:p w:rsidRPr="008979A8" w:rsidR="00B45A4D" w:rsidP="00F9348E" w:rsidRDefault="00B45A4D" w14:paraId="45D66F14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944318" w:rsidR="00B45A4D" w:rsidP="00F9348E" w:rsidRDefault="00B45A4D" w14:paraId="4E701ACC" w14:textId="04AAFB36">
            <w:pPr>
              <w:spacing w:after="0"/>
            </w:pPr>
            <w:r>
              <w:rPr>
                <w:rFonts w:cs="CordiaUPC"/>
              </w:rPr>
              <w:t>DEDUCT_TYPE</w:t>
            </w:r>
          </w:p>
        </w:tc>
        <w:tc>
          <w:tcPr>
            <w:tcW w:w="2307" w:type="pct"/>
          </w:tcPr>
          <w:p w:rsidR="00B45A4D" w:rsidP="00F9348E" w:rsidRDefault="00B45A4D" w14:paraId="3DC0D75B" w14:textId="67C0CC8D">
            <w:pPr>
              <w:rPr>
                <w:rFonts w:cs="CordiaUPC"/>
              </w:rPr>
            </w:pPr>
            <w:r>
              <w:rPr>
                <w:rFonts w:cs="CordiaUPC"/>
              </w:rPr>
              <w:t>deductType</w:t>
            </w:r>
          </w:p>
        </w:tc>
      </w:tr>
      <w:tr w:rsidRPr="008979A8" w:rsidR="00625068" w:rsidTr="00F9348E" w14:paraId="7863407B" w14:textId="77777777">
        <w:tc>
          <w:tcPr>
            <w:tcW w:w="1308" w:type="pct"/>
            <w:vMerge w:val="restart"/>
          </w:tcPr>
          <w:p w:rsidRPr="008979A8" w:rsidR="00625068" w:rsidP="002E1155" w:rsidRDefault="00625068" w14:paraId="3D1E0336" w14:textId="206CF28B">
            <w:pPr>
              <w:rPr>
                <w:rFonts w:cs="CordiaUPC"/>
              </w:rPr>
            </w:pPr>
            <w:r>
              <w:rPr>
                <w:szCs w:val="44"/>
              </w:rPr>
              <w:t>MASS</w:t>
            </w:r>
            <w:r w:rsidRPr="00944318">
              <w:rPr>
                <w:szCs w:val="44"/>
              </w:rPr>
              <w:t>_</w:t>
            </w:r>
            <w:r>
              <w:rPr>
                <w:szCs w:val="44"/>
              </w:rPr>
              <w:t>VOICE</w:t>
            </w:r>
            <w:r w:rsidRPr="00944318">
              <w:rPr>
                <w:szCs w:val="44"/>
              </w:rPr>
              <w:t>_RAT</w:t>
            </w:r>
            <w:r w:rsidRPr="00944318">
              <w:t>ING</w:t>
            </w:r>
          </w:p>
        </w:tc>
        <w:tc>
          <w:tcPr>
            <w:tcW w:w="1385" w:type="pct"/>
          </w:tcPr>
          <w:p w:rsidR="00625068" w:rsidP="00F9348E" w:rsidRDefault="00625068" w14:paraId="436DFDBE" w14:textId="77777777">
            <w:pPr>
              <w:spacing w:after="0"/>
            </w:pPr>
            <w:r w:rsidRPr="00944318">
              <w:t>ROW_ID</w:t>
            </w:r>
          </w:p>
        </w:tc>
        <w:tc>
          <w:tcPr>
            <w:tcW w:w="2307" w:type="pct"/>
          </w:tcPr>
          <w:p w:rsidR="00625068" w:rsidP="00F9348E" w:rsidRDefault="00625068" w14:paraId="6DAC34AB" w14:textId="77777777">
            <w:pPr>
              <w:spacing w:after="0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ครั้งแรก</w:t>
            </w:r>
          </w:p>
          <w:p w:rsidR="00625068" w:rsidP="00F9348E" w:rsidRDefault="00625068" w14:paraId="026D6B60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ให้ระบบ </w:t>
            </w:r>
            <w:r>
              <w:rPr>
                <w:rFonts w:cs="CordiaUPC"/>
              </w:rPr>
              <w:t xml:space="preserve">Auto Generate </w:t>
            </w:r>
          </w:p>
          <w:p w:rsidR="00625068" w:rsidP="00F9348E" w:rsidRDefault="00625068" w14:paraId="3ABD010A" w14:textId="77777777">
            <w:pPr>
              <w:spacing w:after="0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ครั้งถัดไป</w:t>
            </w:r>
          </w:p>
          <w:p w:rsidR="00625068" w:rsidP="00F9348E" w:rsidRDefault="00625068" w14:paraId="7FDDBB31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ให้ใช้ </w:t>
            </w:r>
            <w:r>
              <w:rPr>
                <w:rFonts w:cs="CordiaUPC"/>
              </w:rPr>
              <w:t xml:space="preserve">Row ID </w:t>
            </w:r>
            <w:r>
              <w:rPr>
                <w:rFonts w:hint="cs" w:cs="Angsana New"/>
                <w:cs/>
              </w:rPr>
              <w:t>เดิม</w:t>
            </w:r>
          </w:p>
        </w:tc>
      </w:tr>
      <w:tr w:rsidRPr="008979A8" w:rsidR="00625068" w:rsidTr="00F9348E" w14:paraId="012FE64E" w14:textId="77777777">
        <w:tc>
          <w:tcPr>
            <w:tcW w:w="1308" w:type="pct"/>
            <w:vMerge/>
          </w:tcPr>
          <w:p w:rsidR="00625068" w:rsidP="00F9348E" w:rsidRDefault="00625068" w14:paraId="12ADAE4A" w14:textId="77777777">
            <w:pPr>
              <w:rPr>
                <w:szCs w:val="44"/>
              </w:rPr>
            </w:pPr>
          </w:p>
        </w:tc>
        <w:tc>
          <w:tcPr>
            <w:tcW w:w="1385" w:type="pct"/>
          </w:tcPr>
          <w:p w:rsidR="00625068" w:rsidP="00F9348E" w:rsidRDefault="00625068" w14:paraId="2C040D3F" w14:textId="77777777">
            <w:pPr>
              <w:spacing w:after="0"/>
            </w:pPr>
            <w:r w:rsidRPr="00944318">
              <w:t>RATE_NETWORK</w:t>
            </w:r>
          </w:p>
        </w:tc>
        <w:tc>
          <w:tcPr>
            <w:tcW w:w="2307" w:type="pct"/>
          </w:tcPr>
          <w:p w:rsidR="00625068" w:rsidP="00F9348E" w:rsidRDefault="00625068" w14:paraId="327D04DA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network</w:t>
            </w:r>
          </w:p>
        </w:tc>
      </w:tr>
      <w:tr w:rsidRPr="008979A8" w:rsidR="00625068" w:rsidTr="00F9348E" w14:paraId="2A22B5E1" w14:textId="77777777">
        <w:tc>
          <w:tcPr>
            <w:tcW w:w="1308" w:type="pct"/>
            <w:vMerge/>
          </w:tcPr>
          <w:p w:rsidR="00625068" w:rsidP="00F9348E" w:rsidRDefault="00625068" w14:paraId="25A30046" w14:textId="77777777">
            <w:pPr>
              <w:rPr>
                <w:szCs w:val="44"/>
              </w:rPr>
            </w:pPr>
          </w:p>
        </w:tc>
        <w:tc>
          <w:tcPr>
            <w:tcW w:w="1385" w:type="pct"/>
          </w:tcPr>
          <w:p w:rsidRPr="002E1155" w:rsidR="00625068" w:rsidP="002E1155" w:rsidRDefault="00625068" w14:paraId="4C90D996" w14:textId="59910F39">
            <w:pPr>
              <w:rPr>
                <w:szCs w:val="44"/>
              </w:rPr>
            </w:pPr>
            <w:r>
              <w:rPr>
                <w:szCs w:val="44"/>
              </w:rPr>
              <w:t>MASS_VOICE_</w:t>
            </w:r>
            <w:r w:rsidRPr="00944318">
              <w:rPr>
                <w:szCs w:val="44"/>
              </w:rPr>
              <w:t>RATING_PATTERN</w:t>
            </w:r>
            <w:r w:rsidRPr="00944318">
              <w:t>_ROW_ID</w:t>
            </w:r>
          </w:p>
        </w:tc>
        <w:tc>
          <w:tcPr>
            <w:tcW w:w="2307" w:type="pct"/>
          </w:tcPr>
          <w:p w:rsidR="00625068" w:rsidP="00F9348E" w:rsidRDefault="00625068" w14:paraId="6BF827FB" w14:textId="251943FE">
            <w:pPr>
              <w:rPr>
                <w:rFonts w:cs="CordiaUPC"/>
              </w:rPr>
            </w:pPr>
            <w:r>
              <w:rPr>
                <w:szCs w:val="44"/>
              </w:rPr>
              <w:t>MASS_VOICE_</w:t>
            </w:r>
            <w:r w:rsidRPr="00944318">
              <w:rPr>
                <w:szCs w:val="44"/>
              </w:rPr>
              <w:t>RATING_PATTERN</w:t>
            </w:r>
            <w:r>
              <w:rPr>
                <w:rFonts w:cs="Angsana New"/>
                <w:cs/>
              </w:rPr>
              <w:t>.</w:t>
            </w:r>
            <w:r>
              <w:rPr>
                <w:rFonts w:cs="CordiaUPC"/>
              </w:rPr>
              <w:t>ROW_ID</w:t>
            </w:r>
            <w:r w:rsidDel="00B05C39">
              <w:rPr>
                <w:rFonts w:cs="Angsana New"/>
                <w:cs/>
              </w:rPr>
              <w:t xml:space="preserve"> </w:t>
            </w:r>
          </w:p>
        </w:tc>
      </w:tr>
      <w:tr w:rsidRPr="008979A8" w:rsidR="00625068" w:rsidTr="00F9348E" w14:paraId="2609F062" w14:textId="77777777">
        <w:tc>
          <w:tcPr>
            <w:tcW w:w="1308" w:type="pct"/>
            <w:vMerge/>
          </w:tcPr>
          <w:p w:rsidR="00625068" w:rsidP="00F9348E" w:rsidRDefault="00625068" w14:paraId="10A84F95" w14:textId="77777777">
            <w:pPr>
              <w:rPr>
                <w:szCs w:val="44"/>
              </w:rPr>
            </w:pPr>
          </w:p>
        </w:tc>
        <w:tc>
          <w:tcPr>
            <w:tcW w:w="1385" w:type="pct"/>
          </w:tcPr>
          <w:p w:rsidR="00625068" w:rsidP="00F9348E" w:rsidRDefault="00625068" w14:paraId="2401CE9D" w14:textId="77777777">
            <w:pPr>
              <w:spacing w:after="0"/>
            </w:pPr>
            <w:r w:rsidRPr="00944318">
              <w:t>DAY_OF_WEEK</w:t>
            </w:r>
          </w:p>
        </w:tc>
        <w:tc>
          <w:tcPr>
            <w:tcW w:w="2307" w:type="pct"/>
          </w:tcPr>
          <w:p w:rsidR="00625068" w:rsidP="00F9348E" w:rsidRDefault="00625068" w14:paraId="74601B73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dayOfWeek</w:t>
            </w:r>
          </w:p>
        </w:tc>
      </w:tr>
      <w:tr w:rsidRPr="008979A8" w:rsidR="00625068" w:rsidTr="00F9348E" w14:paraId="6CC79A9F" w14:textId="77777777">
        <w:tc>
          <w:tcPr>
            <w:tcW w:w="1308" w:type="pct"/>
            <w:vMerge/>
          </w:tcPr>
          <w:p w:rsidR="00625068" w:rsidP="00F9348E" w:rsidRDefault="00625068" w14:paraId="66579EC4" w14:textId="77777777">
            <w:pPr>
              <w:rPr>
                <w:szCs w:val="44"/>
              </w:rPr>
            </w:pPr>
          </w:p>
        </w:tc>
        <w:tc>
          <w:tcPr>
            <w:tcW w:w="1385" w:type="pct"/>
          </w:tcPr>
          <w:p w:rsidR="00625068" w:rsidP="00F9348E" w:rsidRDefault="00625068" w14:paraId="4A72A3C3" w14:textId="77777777">
            <w:pPr>
              <w:spacing w:after="0"/>
            </w:pPr>
            <w:r w:rsidRPr="00944318">
              <w:t>FROM_TIMING</w:t>
            </w:r>
          </w:p>
        </w:tc>
        <w:tc>
          <w:tcPr>
            <w:tcW w:w="2307" w:type="pct"/>
          </w:tcPr>
          <w:p w:rsidR="00625068" w:rsidP="00F9348E" w:rsidRDefault="00625068" w14:paraId="2B015286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fromTiming</w:t>
            </w:r>
          </w:p>
        </w:tc>
      </w:tr>
      <w:tr w:rsidRPr="008979A8" w:rsidR="00625068" w:rsidTr="00F9348E" w14:paraId="2F5633F1" w14:textId="77777777">
        <w:tc>
          <w:tcPr>
            <w:tcW w:w="1308" w:type="pct"/>
            <w:vMerge/>
          </w:tcPr>
          <w:p w:rsidR="00625068" w:rsidP="00F9348E" w:rsidRDefault="00625068" w14:paraId="4083AB97" w14:textId="77777777">
            <w:pPr>
              <w:rPr>
                <w:szCs w:val="44"/>
              </w:rPr>
            </w:pPr>
          </w:p>
        </w:tc>
        <w:tc>
          <w:tcPr>
            <w:tcW w:w="1385" w:type="pct"/>
          </w:tcPr>
          <w:p w:rsidR="00625068" w:rsidP="00F9348E" w:rsidRDefault="00625068" w14:paraId="165A9401" w14:textId="77777777">
            <w:pPr>
              <w:spacing w:after="0"/>
            </w:pPr>
            <w:r w:rsidRPr="00944318">
              <w:t>TO_TIMING</w:t>
            </w:r>
          </w:p>
        </w:tc>
        <w:tc>
          <w:tcPr>
            <w:tcW w:w="2307" w:type="pct"/>
          </w:tcPr>
          <w:p w:rsidR="00625068" w:rsidP="00F9348E" w:rsidRDefault="00625068" w14:paraId="2BEC9D2B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toTiming</w:t>
            </w:r>
          </w:p>
        </w:tc>
      </w:tr>
      <w:tr w:rsidRPr="008979A8" w:rsidR="00625068" w:rsidTr="00F9348E" w14:paraId="1EDD9EE4" w14:textId="77777777">
        <w:tc>
          <w:tcPr>
            <w:tcW w:w="1308" w:type="pct"/>
            <w:vMerge/>
          </w:tcPr>
          <w:p w:rsidR="00625068" w:rsidP="00F9348E" w:rsidRDefault="00625068" w14:paraId="19137CAB" w14:textId="77777777">
            <w:pPr>
              <w:rPr>
                <w:szCs w:val="44"/>
              </w:rPr>
            </w:pPr>
          </w:p>
        </w:tc>
        <w:tc>
          <w:tcPr>
            <w:tcW w:w="1385" w:type="pct"/>
          </w:tcPr>
          <w:p w:rsidR="00625068" w:rsidP="00F9348E" w:rsidRDefault="00625068" w14:paraId="1BA276FA" w14:textId="77777777">
            <w:pPr>
              <w:spacing w:after="0"/>
            </w:pPr>
            <w:r w:rsidRPr="00944318">
              <w:t>STEP_RATE_FLAG</w:t>
            </w:r>
          </w:p>
        </w:tc>
        <w:tc>
          <w:tcPr>
            <w:tcW w:w="2307" w:type="pct"/>
          </w:tcPr>
          <w:p w:rsidR="00625068" w:rsidP="00F9348E" w:rsidRDefault="00625068" w14:paraId="42BB19E8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stepRateFlag</w:t>
            </w:r>
          </w:p>
        </w:tc>
      </w:tr>
      <w:tr w:rsidRPr="008979A8" w:rsidR="00625068" w:rsidTr="00F9348E" w14:paraId="71341E84" w14:textId="77777777">
        <w:tc>
          <w:tcPr>
            <w:tcW w:w="1308" w:type="pct"/>
            <w:vMerge/>
          </w:tcPr>
          <w:p w:rsidR="00625068" w:rsidP="00F9348E" w:rsidRDefault="00625068" w14:paraId="77439066" w14:textId="77777777">
            <w:pPr>
              <w:rPr>
                <w:szCs w:val="44"/>
              </w:rPr>
            </w:pPr>
          </w:p>
        </w:tc>
        <w:tc>
          <w:tcPr>
            <w:tcW w:w="1385" w:type="pct"/>
          </w:tcPr>
          <w:p w:rsidR="00625068" w:rsidP="00F9348E" w:rsidRDefault="00625068" w14:paraId="7607A23F" w14:textId="77777777">
            <w:pPr>
              <w:spacing w:after="0"/>
            </w:pPr>
            <w:r w:rsidRPr="00944318">
              <w:t>EXCEED_RATE_EXC_VAT</w:t>
            </w:r>
          </w:p>
        </w:tc>
        <w:tc>
          <w:tcPr>
            <w:tcW w:w="2307" w:type="pct"/>
          </w:tcPr>
          <w:p w:rsidR="00625068" w:rsidP="00F9348E" w:rsidRDefault="00625068" w14:paraId="1DE83B35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rateExcludingVAT</w:t>
            </w:r>
          </w:p>
        </w:tc>
      </w:tr>
      <w:tr w:rsidRPr="008979A8" w:rsidR="00625068" w:rsidTr="00F9348E" w14:paraId="1A4C5B68" w14:textId="77777777">
        <w:tc>
          <w:tcPr>
            <w:tcW w:w="1308" w:type="pct"/>
            <w:vMerge/>
          </w:tcPr>
          <w:p w:rsidR="00625068" w:rsidP="00F9348E" w:rsidRDefault="00625068" w14:paraId="7F18F6FF" w14:textId="77777777">
            <w:pPr>
              <w:rPr>
                <w:szCs w:val="44"/>
              </w:rPr>
            </w:pPr>
          </w:p>
        </w:tc>
        <w:tc>
          <w:tcPr>
            <w:tcW w:w="1385" w:type="pct"/>
          </w:tcPr>
          <w:p w:rsidRPr="00944318" w:rsidR="00625068" w:rsidP="00F9348E" w:rsidRDefault="00625068" w14:paraId="7BC8A219" w14:textId="715EE12B">
            <w:r w:rsidRPr="00944318">
              <w:t>EXCEED_RATE_EXC_VAT</w:t>
            </w:r>
            <w:r>
              <w:t>_DURATION</w:t>
            </w:r>
          </w:p>
        </w:tc>
        <w:tc>
          <w:tcPr>
            <w:tcW w:w="2307" w:type="pct"/>
          </w:tcPr>
          <w:p w:rsidR="00625068" w:rsidP="00F9348E" w:rsidRDefault="00625068" w14:paraId="5AFF96E3" w14:textId="50FCD17B">
            <w:pPr>
              <w:rPr>
                <w:rFonts w:cs="CordiaUPC"/>
              </w:rPr>
            </w:pPr>
            <w:r>
              <w:rPr>
                <w:rFonts w:cs="CordiaUPC"/>
              </w:rPr>
              <w:t>rateDuration</w:t>
            </w:r>
          </w:p>
        </w:tc>
      </w:tr>
      <w:tr w:rsidRPr="008979A8" w:rsidR="00625068" w:rsidTr="00F9348E" w14:paraId="7B8E39F2" w14:textId="77777777">
        <w:tc>
          <w:tcPr>
            <w:tcW w:w="1308" w:type="pct"/>
            <w:vMerge/>
          </w:tcPr>
          <w:p w:rsidR="00625068" w:rsidP="00F9348E" w:rsidRDefault="00625068" w14:paraId="7783ABFB" w14:textId="77777777">
            <w:pPr>
              <w:rPr>
                <w:szCs w:val="44"/>
              </w:rPr>
            </w:pPr>
          </w:p>
        </w:tc>
        <w:tc>
          <w:tcPr>
            <w:tcW w:w="1385" w:type="pct"/>
          </w:tcPr>
          <w:p w:rsidRPr="00944318" w:rsidR="00625068" w:rsidP="00F9348E" w:rsidRDefault="00625068" w14:paraId="1169AA1B" w14:textId="77777777">
            <w:r w:rsidRPr="00944318">
              <w:t>EXCEED_RATE_EXC_VAT</w:t>
            </w:r>
          </w:p>
          <w:p w:rsidR="00625068" w:rsidP="00F9348E" w:rsidRDefault="00625068" w14:paraId="1DAF9345" w14:textId="77777777">
            <w:r w:rsidRPr="00944318">
              <w:t>_UNIT</w:t>
            </w:r>
          </w:p>
        </w:tc>
        <w:tc>
          <w:tcPr>
            <w:tcW w:w="2307" w:type="pct"/>
          </w:tcPr>
          <w:p w:rsidR="00625068" w:rsidP="00F9348E" w:rsidRDefault="00625068" w14:paraId="73B18026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rateUnit</w:t>
            </w:r>
          </w:p>
        </w:tc>
      </w:tr>
      <w:tr w:rsidRPr="008979A8" w:rsidR="00625068" w:rsidTr="00F9348E" w14:paraId="56F5D789" w14:textId="77777777">
        <w:tc>
          <w:tcPr>
            <w:tcW w:w="1308" w:type="pct"/>
            <w:vMerge/>
          </w:tcPr>
          <w:p w:rsidR="00625068" w:rsidP="00F9348E" w:rsidRDefault="00625068" w14:paraId="1A51FAC4" w14:textId="77777777">
            <w:pPr>
              <w:rPr>
                <w:szCs w:val="44"/>
              </w:rPr>
            </w:pPr>
          </w:p>
        </w:tc>
        <w:tc>
          <w:tcPr>
            <w:tcW w:w="1385" w:type="pct"/>
          </w:tcPr>
          <w:p w:rsidR="00625068" w:rsidP="00F9348E" w:rsidRDefault="00625068" w14:paraId="560E02CD" w14:textId="77777777">
            <w:r w:rsidRPr="00944318">
              <w:t>EXCEED_RATE_INC_VAT</w:t>
            </w:r>
          </w:p>
        </w:tc>
        <w:tc>
          <w:tcPr>
            <w:tcW w:w="2307" w:type="pct"/>
          </w:tcPr>
          <w:p w:rsidR="00625068" w:rsidP="00F9348E" w:rsidRDefault="00625068" w14:paraId="728E44E4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rateIncludingVAT</w:t>
            </w:r>
          </w:p>
        </w:tc>
      </w:tr>
      <w:tr w:rsidRPr="008979A8" w:rsidR="00625068" w:rsidTr="00F9348E" w14:paraId="24B170F9" w14:textId="77777777">
        <w:tc>
          <w:tcPr>
            <w:tcW w:w="1308" w:type="pct"/>
            <w:vMerge/>
          </w:tcPr>
          <w:p w:rsidR="00625068" w:rsidP="00F9348E" w:rsidRDefault="00625068" w14:paraId="168E971C" w14:textId="77777777">
            <w:pPr>
              <w:rPr>
                <w:szCs w:val="44"/>
              </w:rPr>
            </w:pPr>
          </w:p>
        </w:tc>
        <w:tc>
          <w:tcPr>
            <w:tcW w:w="1385" w:type="pct"/>
          </w:tcPr>
          <w:p w:rsidRPr="00944318" w:rsidR="00625068" w:rsidP="00F9348E" w:rsidRDefault="00625068" w14:paraId="7747DDA4" w14:textId="42601CCA">
            <w:r w:rsidRPr="006F4618">
              <w:t>EXCEED_RATE_INC_VAT</w:t>
            </w:r>
            <w:r>
              <w:t>_DURATION</w:t>
            </w:r>
          </w:p>
        </w:tc>
        <w:tc>
          <w:tcPr>
            <w:tcW w:w="2307" w:type="pct"/>
          </w:tcPr>
          <w:p w:rsidR="00625068" w:rsidP="00F9348E" w:rsidRDefault="00625068" w14:paraId="1B0EDFEE" w14:textId="1E6E96FE">
            <w:pPr>
              <w:rPr>
                <w:rFonts w:cs="CordiaUPC"/>
              </w:rPr>
            </w:pPr>
            <w:r>
              <w:rPr>
                <w:rFonts w:cs="CordiaUPC"/>
              </w:rPr>
              <w:t>rateDuration</w:t>
            </w:r>
          </w:p>
        </w:tc>
      </w:tr>
      <w:tr w:rsidRPr="008979A8" w:rsidR="00625068" w:rsidTr="00F9348E" w14:paraId="4CE40423" w14:textId="77777777">
        <w:tc>
          <w:tcPr>
            <w:tcW w:w="1308" w:type="pct"/>
            <w:vMerge/>
          </w:tcPr>
          <w:p w:rsidR="00625068" w:rsidP="00F9348E" w:rsidRDefault="00625068" w14:paraId="305A9496" w14:textId="77777777">
            <w:pPr>
              <w:rPr>
                <w:szCs w:val="44"/>
              </w:rPr>
            </w:pPr>
          </w:p>
        </w:tc>
        <w:tc>
          <w:tcPr>
            <w:tcW w:w="1385" w:type="pct"/>
          </w:tcPr>
          <w:p w:rsidRPr="00944318" w:rsidR="00625068" w:rsidP="00F9348E" w:rsidRDefault="00625068" w14:paraId="1E0314F6" w14:textId="77777777">
            <w:r w:rsidRPr="00944318">
              <w:t>EXCEED_RATE_</w:t>
            </w:r>
            <w:r>
              <w:t>INC</w:t>
            </w:r>
            <w:r w:rsidRPr="00944318">
              <w:t>_VAT</w:t>
            </w:r>
          </w:p>
          <w:p w:rsidRPr="00944318" w:rsidR="00625068" w:rsidP="00F9348E" w:rsidRDefault="00625068" w14:paraId="7747EC5E" w14:textId="77777777">
            <w:r w:rsidRPr="00944318">
              <w:t>_UNIT</w:t>
            </w:r>
          </w:p>
        </w:tc>
        <w:tc>
          <w:tcPr>
            <w:tcW w:w="2307" w:type="pct"/>
          </w:tcPr>
          <w:p w:rsidR="00625068" w:rsidP="00F9348E" w:rsidRDefault="00625068" w14:paraId="1D43CB89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rateUnit</w:t>
            </w:r>
          </w:p>
        </w:tc>
      </w:tr>
      <w:tr w:rsidRPr="008979A8" w:rsidR="00625068" w:rsidTr="00F9348E" w14:paraId="7919F47A" w14:textId="77777777">
        <w:tc>
          <w:tcPr>
            <w:tcW w:w="1308" w:type="pct"/>
            <w:vMerge/>
          </w:tcPr>
          <w:p w:rsidR="00625068" w:rsidP="00F9348E" w:rsidRDefault="00625068" w14:paraId="3BDDAE3F" w14:textId="77777777">
            <w:pPr>
              <w:rPr>
                <w:szCs w:val="44"/>
              </w:rPr>
            </w:pPr>
          </w:p>
        </w:tc>
        <w:tc>
          <w:tcPr>
            <w:tcW w:w="1385" w:type="pct"/>
          </w:tcPr>
          <w:p w:rsidRPr="00944318" w:rsidR="00625068" w:rsidP="00F9348E" w:rsidRDefault="00625068" w14:paraId="427269B9" w14:textId="6DDA3D09">
            <w:r>
              <w:t>PEAK_TIME_FLAG</w:t>
            </w:r>
          </w:p>
        </w:tc>
        <w:tc>
          <w:tcPr>
            <w:tcW w:w="2307" w:type="pct"/>
          </w:tcPr>
          <w:p w:rsidR="00625068" w:rsidP="00F9348E" w:rsidRDefault="00625068" w14:paraId="3A4EB8F2" w14:textId="291CF768">
            <w:pPr>
              <w:rPr>
                <w:rFonts w:cs="CordiaUPC"/>
              </w:rPr>
            </w:pPr>
            <w:r>
              <w:rPr>
                <w:rFonts w:cs="CordiaUPC"/>
              </w:rPr>
              <w:t>peakTimeFlag</w:t>
            </w:r>
          </w:p>
        </w:tc>
      </w:tr>
      <w:tr w:rsidRPr="008979A8" w:rsidR="00625068" w:rsidTr="00F9348E" w14:paraId="4B385B9A" w14:textId="77777777">
        <w:tc>
          <w:tcPr>
            <w:tcW w:w="1308" w:type="pct"/>
            <w:vMerge/>
          </w:tcPr>
          <w:p w:rsidR="00625068" w:rsidP="00F9348E" w:rsidRDefault="00625068" w14:paraId="655FF7C9" w14:textId="77777777">
            <w:pPr>
              <w:rPr>
                <w:szCs w:val="44"/>
              </w:rPr>
            </w:pPr>
          </w:p>
        </w:tc>
        <w:tc>
          <w:tcPr>
            <w:tcW w:w="1385" w:type="pct"/>
          </w:tcPr>
          <w:p w:rsidR="00625068" w:rsidP="00F9348E" w:rsidRDefault="00625068" w14:paraId="2DB1C65E" w14:textId="296AC497">
            <w:r>
              <w:t>EXCEED_RATE_FOLLOW_BY_MAIN_PRO</w:t>
            </w:r>
          </w:p>
        </w:tc>
        <w:tc>
          <w:tcPr>
            <w:tcW w:w="2307" w:type="pct"/>
          </w:tcPr>
          <w:p w:rsidR="00625068" w:rsidP="00F9348E" w:rsidRDefault="0067798A" w14:paraId="1813D0A7" w14:textId="01830F48">
            <w:pPr>
              <w:rPr>
                <w:rFonts w:cs="CordiaUPC"/>
              </w:rPr>
            </w:pPr>
            <w:r>
              <w:rPr>
                <w:rFonts w:cs="CordiaUPC"/>
              </w:rPr>
              <w:t>rateFollowByMainPro</w:t>
            </w:r>
          </w:p>
        </w:tc>
      </w:tr>
      <w:tr w:rsidRPr="008979A8" w:rsidR="00625068" w:rsidTr="00F9348E" w14:paraId="2B828291" w14:textId="77777777">
        <w:tc>
          <w:tcPr>
            <w:tcW w:w="1308" w:type="pct"/>
            <w:vMerge w:val="restart"/>
          </w:tcPr>
          <w:p w:rsidR="00625068" w:rsidP="002E1155" w:rsidRDefault="00625068" w14:paraId="2571F9C2" w14:textId="055F9C3C">
            <w:pPr>
              <w:rPr>
                <w:szCs w:val="44"/>
              </w:rPr>
            </w:pPr>
            <w:r>
              <w:rPr>
                <w:szCs w:val="44"/>
              </w:rPr>
              <w:t>MASS</w:t>
            </w:r>
            <w:r w:rsidRPr="00944318">
              <w:rPr>
                <w:szCs w:val="44"/>
              </w:rPr>
              <w:t>_</w:t>
            </w:r>
            <w:r>
              <w:rPr>
                <w:szCs w:val="44"/>
              </w:rPr>
              <w:t>VOICE</w:t>
            </w:r>
            <w:r w:rsidRPr="00944318">
              <w:rPr>
                <w:szCs w:val="44"/>
              </w:rPr>
              <w:t>_</w:t>
            </w:r>
            <w:r>
              <w:rPr>
                <w:szCs w:val="44"/>
              </w:rPr>
              <w:t>STEP_</w:t>
            </w:r>
            <w:r w:rsidRPr="00944318">
              <w:rPr>
                <w:szCs w:val="44"/>
              </w:rPr>
              <w:t>RAT</w:t>
            </w:r>
            <w:r w:rsidRPr="00944318">
              <w:t>ING</w:t>
            </w:r>
          </w:p>
        </w:tc>
        <w:tc>
          <w:tcPr>
            <w:tcW w:w="1385" w:type="pct"/>
          </w:tcPr>
          <w:p w:rsidR="00625068" w:rsidP="00F9348E" w:rsidRDefault="00625068" w14:paraId="20874478" w14:textId="5C0BFD25">
            <w:pPr>
              <w:rPr>
                <w:szCs w:val="44"/>
              </w:rPr>
            </w:pPr>
            <w:r>
              <w:rPr>
                <w:szCs w:val="44"/>
              </w:rPr>
              <w:t>ROW_ID</w:t>
            </w:r>
          </w:p>
        </w:tc>
        <w:tc>
          <w:tcPr>
            <w:tcW w:w="2307" w:type="pct"/>
          </w:tcPr>
          <w:p w:rsidR="00625068" w:rsidP="002E1155" w:rsidRDefault="00625068" w14:paraId="530561ED" w14:textId="77777777">
            <w:pPr>
              <w:spacing w:after="0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ครั้งแรก</w:t>
            </w:r>
          </w:p>
          <w:p w:rsidR="00625068" w:rsidP="002E1155" w:rsidRDefault="00625068" w14:paraId="108AA3A2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ให้ระบบ </w:t>
            </w:r>
            <w:r>
              <w:rPr>
                <w:rFonts w:cs="CordiaUPC"/>
              </w:rPr>
              <w:t xml:space="preserve">Auto Generate </w:t>
            </w:r>
          </w:p>
          <w:p w:rsidR="00625068" w:rsidP="002E1155" w:rsidRDefault="00625068" w14:paraId="31B42BDC" w14:textId="77777777">
            <w:pPr>
              <w:spacing w:after="0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ครั้งถัดไป</w:t>
            </w:r>
          </w:p>
          <w:p w:rsidR="00625068" w:rsidP="002E1155" w:rsidRDefault="00625068" w14:paraId="005A83E4" w14:textId="68035EA0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ให้ใช้ </w:t>
            </w:r>
            <w:r>
              <w:rPr>
                <w:rFonts w:cs="CordiaUPC"/>
              </w:rPr>
              <w:t xml:space="preserve">Row ID </w:t>
            </w:r>
            <w:r>
              <w:rPr>
                <w:rFonts w:hint="cs" w:cs="Angsana New"/>
                <w:cs/>
              </w:rPr>
              <w:t>เดิม</w:t>
            </w:r>
          </w:p>
        </w:tc>
      </w:tr>
      <w:tr w:rsidRPr="008979A8" w:rsidR="00625068" w:rsidTr="00F9348E" w14:paraId="68CD7D24" w14:textId="77777777">
        <w:tc>
          <w:tcPr>
            <w:tcW w:w="1308" w:type="pct"/>
            <w:vMerge/>
          </w:tcPr>
          <w:p w:rsidR="00625068" w:rsidP="002E1155" w:rsidRDefault="00625068" w14:paraId="0F1E86F5" w14:textId="16603F0D">
            <w:pPr>
              <w:rPr>
                <w:szCs w:val="44"/>
              </w:rPr>
            </w:pPr>
          </w:p>
        </w:tc>
        <w:tc>
          <w:tcPr>
            <w:tcW w:w="1385" w:type="pct"/>
          </w:tcPr>
          <w:p w:rsidRPr="00944318" w:rsidR="00625068" w:rsidP="00F9348E" w:rsidRDefault="00625068" w14:paraId="212C22F9" w14:textId="29953128">
            <w:r>
              <w:rPr>
                <w:szCs w:val="44"/>
              </w:rPr>
              <w:t>MASS</w:t>
            </w:r>
            <w:r w:rsidRPr="00944318">
              <w:rPr>
                <w:szCs w:val="44"/>
              </w:rPr>
              <w:t>_</w:t>
            </w:r>
            <w:r>
              <w:rPr>
                <w:szCs w:val="44"/>
              </w:rPr>
              <w:t>VOICE</w:t>
            </w:r>
            <w:r w:rsidRPr="00944318">
              <w:rPr>
                <w:szCs w:val="44"/>
              </w:rPr>
              <w:t>_RAT</w:t>
            </w:r>
            <w:r w:rsidRPr="00944318">
              <w:t>ING</w:t>
            </w:r>
            <w:r>
              <w:t>_ROW_ID</w:t>
            </w:r>
          </w:p>
        </w:tc>
        <w:tc>
          <w:tcPr>
            <w:tcW w:w="2307" w:type="pct"/>
          </w:tcPr>
          <w:p w:rsidR="00625068" w:rsidP="002E1155" w:rsidRDefault="00625068" w14:paraId="35466640" w14:textId="19B32303">
            <w:pPr>
              <w:rPr>
                <w:rFonts w:cs="CordiaUPC"/>
              </w:rPr>
            </w:pPr>
            <w:r>
              <w:rPr>
                <w:szCs w:val="44"/>
              </w:rPr>
              <w:t>MASS_VOICE_</w:t>
            </w:r>
            <w:r w:rsidRPr="00944318">
              <w:rPr>
                <w:szCs w:val="44"/>
              </w:rPr>
              <w:t>RATING</w:t>
            </w:r>
            <w:r>
              <w:rPr>
                <w:rFonts w:cs="Angsana New"/>
                <w:cs/>
              </w:rPr>
              <w:t>.</w:t>
            </w:r>
            <w:r>
              <w:rPr>
                <w:rFonts w:cs="CordiaUPC"/>
              </w:rPr>
              <w:t>ROW_ID</w:t>
            </w:r>
          </w:p>
        </w:tc>
      </w:tr>
      <w:tr w:rsidRPr="008979A8" w:rsidR="00625068" w:rsidTr="00F9348E" w14:paraId="7F5C99DE" w14:textId="77777777">
        <w:tc>
          <w:tcPr>
            <w:tcW w:w="1308" w:type="pct"/>
            <w:vMerge/>
          </w:tcPr>
          <w:p w:rsidR="00625068" w:rsidP="00F9348E" w:rsidRDefault="00625068" w14:paraId="72785CEC" w14:textId="77777777">
            <w:pPr>
              <w:rPr>
                <w:szCs w:val="44"/>
              </w:rPr>
            </w:pPr>
          </w:p>
        </w:tc>
        <w:tc>
          <w:tcPr>
            <w:tcW w:w="1385" w:type="pct"/>
          </w:tcPr>
          <w:p w:rsidRPr="00944318" w:rsidR="00625068" w:rsidP="00F9348E" w:rsidRDefault="00625068" w14:paraId="0E91CFA2" w14:textId="74D7B04F">
            <w:r w:rsidRPr="00944318">
              <w:t>STEP_DURATION</w:t>
            </w:r>
            <w:r>
              <w:t>_FROM</w:t>
            </w:r>
          </w:p>
        </w:tc>
        <w:tc>
          <w:tcPr>
            <w:tcW w:w="2307" w:type="pct"/>
          </w:tcPr>
          <w:p w:rsidR="00625068" w:rsidP="00F9348E" w:rsidRDefault="00625068" w14:paraId="0AD7441C" w14:textId="69098E4A">
            <w:pPr>
              <w:rPr>
                <w:rFonts w:cs="CordiaUPC"/>
              </w:rPr>
            </w:pPr>
            <w:r>
              <w:rPr>
                <w:rFonts w:cs="CordiaUPC"/>
              </w:rPr>
              <w:t>stepDurationFrom</w:t>
            </w:r>
          </w:p>
        </w:tc>
      </w:tr>
      <w:tr w:rsidRPr="008979A8" w:rsidR="00625068" w:rsidTr="00F9348E" w14:paraId="08DEF923" w14:textId="77777777">
        <w:tc>
          <w:tcPr>
            <w:tcW w:w="1308" w:type="pct"/>
            <w:vMerge/>
          </w:tcPr>
          <w:p w:rsidR="00625068" w:rsidP="00F9348E" w:rsidRDefault="00625068" w14:paraId="2A3EF474" w14:textId="77777777">
            <w:pPr>
              <w:rPr>
                <w:szCs w:val="44"/>
              </w:rPr>
            </w:pPr>
          </w:p>
        </w:tc>
        <w:tc>
          <w:tcPr>
            <w:tcW w:w="1385" w:type="pct"/>
          </w:tcPr>
          <w:p w:rsidRPr="00944318" w:rsidR="00625068" w:rsidP="00F9348E" w:rsidRDefault="00625068" w14:paraId="4C34D9AF" w14:textId="1193AABB">
            <w:r w:rsidRPr="00944318">
              <w:t>STEP_DURATION</w:t>
            </w:r>
            <w:r>
              <w:t>_TO</w:t>
            </w:r>
          </w:p>
        </w:tc>
        <w:tc>
          <w:tcPr>
            <w:tcW w:w="2307" w:type="pct"/>
          </w:tcPr>
          <w:p w:rsidR="00625068" w:rsidP="00F9348E" w:rsidRDefault="00625068" w14:paraId="228FFCB9" w14:textId="5968F07A">
            <w:pPr>
              <w:rPr>
                <w:rFonts w:cs="CordiaUPC"/>
              </w:rPr>
            </w:pPr>
            <w:r>
              <w:rPr>
                <w:rFonts w:cs="CordiaUPC"/>
              </w:rPr>
              <w:t>stepDurationTo</w:t>
            </w:r>
          </w:p>
        </w:tc>
      </w:tr>
      <w:tr w:rsidRPr="008979A8" w:rsidR="00625068" w:rsidTr="00F9348E" w14:paraId="76A87937" w14:textId="77777777">
        <w:tc>
          <w:tcPr>
            <w:tcW w:w="1308" w:type="pct"/>
            <w:vMerge/>
          </w:tcPr>
          <w:p w:rsidR="00625068" w:rsidP="00F9348E" w:rsidRDefault="00625068" w14:paraId="1E87E697" w14:textId="77777777">
            <w:pPr>
              <w:rPr>
                <w:szCs w:val="44"/>
              </w:rPr>
            </w:pPr>
          </w:p>
        </w:tc>
        <w:tc>
          <w:tcPr>
            <w:tcW w:w="1385" w:type="pct"/>
          </w:tcPr>
          <w:p w:rsidRPr="00944318" w:rsidR="00625068" w:rsidP="00F9348E" w:rsidRDefault="00625068" w14:paraId="5EA5FBF5" w14:textId="09B07BBF">
            <w:r w:rsidRPr="00944318">
              <w:t>STEP_DURATION_UNIT</w:t>
            </w:r>
          </w:p>
        </w:tc>
        <w:tc>
          <w:tcPr>
            <w:tcW w:w="2307" w:type="pct"/>
          </w:tcPr>
          <w:p w:rsidR="00625068" w:rsidP="00F9348E" w:rsidRDefault="00625068" w14:paraId="20BFBC53" w14:textId="52881498">
            <w:pPr>
              <w:rPr>
                <w:rFonts w:cs="CordiaUPC"/>
              </w:rPr>
            </w:pPr>
            <w:r>
              <w:rPr>
                <w:rFonts w:cs="CordiaUPC"/>
              </w:rPr>
              <w:t>stepDurationUnit</w:t>
            </w:r>
          </w:p>
        </w:tc>
      </w:tr>
      <w:tr w:rsidRPr="008979A8" w:rsidR="00625068" w:rsidTr="00F9348E" w14:paraId="4E59BB4D" w14:textId="77777777">
        <w:tc>
          <w:tcPr>
            <w:tcW w:w="1308" w:type="pct"/>
            <w:vMerge/>
          </w:tcPr>
          <w:p w:rsidR="00625068" w:rsidP="00F9348E" w:rsidRDefault="00625068" w14:paraId="383F349B" w14:textId="77777777">
            <w:pPr>
              <w:rPr>
                <w:szCs w:val="44"/>
              </w:rPr>
            </w:pPr>
          </w:p>
        </w:tc>
        <w:tc>
          <w:tcPr>
            <w:tcW w:w="1385" w:type="pct"/>
          </w:tcPr>
          <w:p w:rsidRPr="00944318" w:rsidR="00625068" w:rsidP="00F9348E" w:rsidRDefault="00625068" w14:paraId="6BD20170" w14:textId="498AECA0">
            <w:r w:rsidRPr="00944318">
              <w:t>STEP_RATE_EXC_VAT</w:t>
            </w:r>
          </w:p>
        </w:tc>
        <w:tc>
          <w:tcPr>
            <w:tcW w:w="2307" w:type="pct"/>
          </w:tcPr>
          <w:p w:rsidR="00625068" w:rsidP="00F9348E" w:rsidRDefault="00625068" w14:paraId="728E0B70" w14:textId="71A4950E">
            <w:pPr>
              <w:rPr>
                <w:rFonts w:cs="CordiaUPC"/>
              </w:rPr>
            </w:pPr>
            <w:r>
              <w:rPr>
                <w:rFonts w:cs="CordiaUPC"/>
              </w:rPr>
              <w:t>stepExcludingVAT</w:t>
            </w:r>
          </w:p>
        </w:tc>
      </w:tr>
      <w:tr w:rsidRPr="008979A8" w:rsidR="00625068" w:rsidTr="00F9348E" w14:paraId="0053AA41" w14:textId="77777777">
        <w:tc>
          <w:tcPr>
            <w:tcW w:w="1308" w:type="pct"/>
            <w:vMerge/>
          </w:tcPr>
          <w:p w:rsidR="00625068" w:rsidP="00F9348E" w:rsidRDefault="00625068" w14:paraId="5F404139" w14:textId="77777777">
            <w:pPr>
              <w:rPr>
                <w:szCs w:val="44"/>
              </w:rPr>
            </w:pPr>
          </w:p>
        </w:tc>
        <w:tc>
          <w:tcPr>
            <w:tcW w:w="1385" w:type="pct"/>
          </w:tcPr>
          <w:p w:rsidRPr="00944318" w:rsidR="00625068" w:rsidP="00F9348E" w:rsidRDefault="00625068" w14:paraId="3F1306B7" w14:textId="24B74154">
            <w:r w:rsidRPr="00944318">
              <w:t>STEP_RATE_INC_VAT</w:t>
            </w:r>
          </w:p>
        </w:tc>
        <w:tc>
          <w:tcPr>
            <w:tcW w:w="2307" w:type="pct"/>
          </w:tcPr>
          <w:p w:rsidR="00625068" w:rsidP="00F9348E" w:rsidRDefault="00625068" w14:paraId="57F5809B" w14:textId="2551F275">
            <w:pPr>
              <w:rPr>
                <w:rFonts w:cs="CordiaUPC"/>
              </w:rPr>
            </w:pPr>
            <w:r>
              <w:rPr>
                <w:rFonts w:cs="CordiaUPC"/>
              </w:rPr>
              <w:t>stepIncludingVAT</w:t>
            </w:r>
          </w:p>
        </w:tc>
      </w:tr>
    </w:tbl>
    <w:p w:rsidRPr="001A75AB" w:rsidR="00CB2E7A" w:rsidP="00CB2E7A" w:rsidRDefault="00CB2E7A" w14:paraId="11CD66DF" w14:textId="0AC6AB59">
      <w:pPr>
        <w:pStyle w:val="Heading2"/>
        <w:numPr>
          <w:ilvl w:val="0"/>
          <w:numId w:val="1"/>
        </w:numPr>
        <w:ind w:left="426" w:hanging="426"/>
        <w:rPr>
          <w:rFonts w:ascii="CordiaUPC" w:hAnsi="CordiaUPC" w:cs="CordiaUPC"/>
          <w:sz w:val="36"/>
          <w:szCs w:val="36"/>
        </w:rPr>
      </w:pPr>
      <w:r>
        <w:rPr>
          <w:rFonts w:ascii="CordiaUPC" w:hAnsi="CordiaUPC" w:cs="CordiaUPC"/>
          <w:sz w:val="36"/>
          <w:szCs w:val="36"/>
        </w:rPr>
        <w:t>Mass VDO Call</w:t>
      </w:r>
      <w:r w:rsidRPr="00F33A0D">
        <w:rPr>
          <w:rFonts w:ascii="CordiaUPC" w:hAnsi="CordiaUPC" w:cs="CordiaUPC"/>
          <w:sz w:val="36"/>
          <w:szCs w:val="36"/>
        </w:rPr>
        <w:t xml:space="preserve"> Rating</w:t>
      </w:r>
    </w:p>
    <w:p w:rsidRPr="00180BBA" w:rsidR="00CB2E7A" w:rsidP="00BB3F68" w:rsidRDefault="00CB2E7A" w14:paraId="0FF03149" w14:textId="77777777">
      <w:pPr>
        <w:pStyle w:val="Heading3"/>
        <w:numPr>
          <w:ilvl w:val="0"/>
          <w:numId w:val="69"/>
        </w:numPr>
        <w:rPr>
          <w:rFonts w:ascii="CordiaUPC" w:hAnsi="CordiaUPC" w:cs="CordiaUPC"/>
          <w:sz w:val="32"/>
          <w:szCs w:val="40"/>
        </w:rPr>
      </w:pPr>
      <w:r w:rsidRPr="00180BBA">
        <w:rPr>
          <w:rFonts w:ascii="CordiaUPC" w:hAnsi="CordiaUPC" w:cs="CordiaUPC"/>
          <w:sz w:val="32"/>
          <w:szCs w:val="40"/>
        </w:rPr>
        <w:t>Field on Screen</w:t>
      </w:r>
    </w:p>
    <w:tbl>
      <w:tblPr>
        <w:tblW w:w="4977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841"/>
        <w:gridCol w:w="1616"/>
        <w:gridCol w:w="5518"/>
      </w:tblGrid>
      <w:tr w:rsidRPr="008979A8" w:rsidR="00CB2E7A" w:rsidTr="0055648C" w14:paraId="73A4C35D" w14:textId="77777777">
        <w:trPr>
          <w:cantSplit/>
          <w:tblHeader/>
        </w:trPr>
        <w:tc>
          <w:tcPr>
            <w:tcW w:w="1026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CB2E7A" w:rsidP="0055648C" w:rsidRDefault="00CB2E7A" w14:paraId="0C9F80CF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Field Name</w:t>
            </w:r>
          </w:p>
        </w:tc>
        <w:tc>
          <w:tcPr>
            <w:tcW w:w="900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CB2E7A" w:rsidP="0055648C" w:rsidRDefault="00CB2E7A" w14:paraId="5E1D3D05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Type</w:t>
            </w:r>
          </w:p>
        </w:tc>
        <w:tc>
          <w:tcPr>
            <w:tcW w:w="3074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CB2E7A" w:rsidP="0055648C" w:rsidRDefault="00CB2E7A" w14:paraId="22BACF05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Comments</w:t>
            </w:r>
          </w:p>
        </w:tc>
      </w:tr>
      <w:tr w:rsidRPr="008979A8" w:rsidR="00DB294A" w:rsidTr="0055648C" w14:paraId="30EC53A1" w14:textId="77777777">
        <w:trPr>
          <w:trHeight w:val="111"/>
        </w:trPr>
        <w:tc>
          <w:tcPr>
            <w:tcW w:w="1026" w:type="pct"/>
          </w:tcPr>
          <w:p w:rsidR="00DB294A" w:rsidP="0055648C" w:rsidRDefault="00DB294A" w14:paraId="0539D3E8" w14:textId="54776708">
            <w:pPr>
              <w:rPr>
                <w:rFonts w:cs="CordiaUPC"/>
              </w:rPr>
            </w:pPr>
            <w:r>
              <w:rPr>
                <w:rFonts w:cs="CordiaUPC"/>
              </w:rPr>
              <w:t>Copy From Voice Rating Other Network</w:t>
            </w:r>
          </w:p>
        </w:tc>
        <w:tc>
          <w:tcPr>
            <w:tcW w:w="900" w:type="pct"/>
          </w:tcPr>
          <w:p w:rsidR="00DB294A" w:rsidP="0055648C" w:rsidRDefault="00DB294A" w14:paraId="168314DF" w14:textId="75510A9F">
            <w:r>
              <w:t>Button</w:t>
            </w:r>
          </w:p>
        </w:tc>
        <w:tc>
          <w:tcPr>
            <w:tcW w:w="3074" w:type="pct"/>
          </w:tcPr>
          <w:p w:rsidR="00DB294A" w:rsidP="0055648C" w:rsidRDefault="00DB294A" w14:paraId="38ABE259" w14:textId="041EE63F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เมื่อกดปุ่มให้ทำการ </w:t>
            </w:r>
            <w:r>
              <w:rPr>
                <w:rFonts w:cs="CordiaUPC"/>
              </w:rPr>
              <w:t xml:space="preserve">Copy </w:t>
            </w:r>
            <w:r>
              <w:rPr>
                <w:rFonts w:hint="cs" w:cs="Angsana New"/>
                <w:cs/>
              </w:rPr>
              <w:t xml:space="preserve">ค่าจาก </w:t>
            </w:r>
            <w:r>
              <w:rPr>
                <w:rFonts w:cs="CordiaUPC"/>
              </w:rPr>
              <w:t xml:space="preserve">Voice Rating </w:t>
            </w:r>
            <w:r>
              <w:rPr>
                <w:rFonts w:hint="cs" w:cs="Angsana New"/>
                <w:cs/>
              </w:rPr>
              <w:t xml:space="preserve">ที่มีค่า </w:t>
            </w:r>
            <w:r>
              <w:rPr>
                <w:rFonts w:cs="CordiaUPC"/>
              </w:rPr>
              <w:t xml:space="preserve">Other Network </w:t>
            </w:r>
            <w:r>
              <w:rPr>
                <w:rFonts w:hint="cs" w:cs="Angsana New"/>
                <w:cs/>
              </w:rPr>
              <w:t xml:space="preserve">หรือ </w:t>
            </w:r>
            <w:r>
              <w:rPr>
                <w:rFonts w:cs="CordiaUPC"/>
              </w:rPr>
              <w:t xml:space="preserve">All Network </w:t>
            </w:r>
            <w:r w:rsidR="00855BFD">
              <w:rPr>
                <w:rFonts w:hint="cs" w:cs="Angsana New"/>
                <w:cs/>
              </w:rPr>
              <w:t xml:space="preserve">เฉพาะที่ </w:t>
            </w:r>
            <w:r w:rsidR="00855BFD">
              <w:rPr>
                <w:rFonts w:cs="CordiaUPC"/>
              </w:rPr>
              <w:t xml:space="preserve">deductType </w:t>
            </w:r>
            <w:r w:rsidR="00855BFD">
              <w:rPr>
                <w:rFonts w:hint="cs" w:cs="Angsana New"/>
                <w:cs/>
              </w:rPr>
              <w:t>เดียวกัน</w:t>
            </w:r>
            <w:r>
              <w:rPr>
                <w:rFonts w:hint="cs" w:cs="Angsana New"/>
                <w:cs/>
              </w:rPr>
              <w:t xml:space="preserve">มาลงที่ </w:t>
            </w:r>
            <w:r>
              <w:rPr>
                <w:rFonts w:cs="CordiaUPC"/>
              </w:rPr>
              <w:t>Table Section</w:t>
            </w:r>
            <w:r w:rsidR="006261C1">
              <w:rPr>
                <w:rFonts w:hint="cs" w:cs="Angsana New"/>
                <w:cs/>
              </w:rPr>
              <w:t xml:space="preserve"> โดยที่ค่า </w:t>
            </w:r>
            <w:r w:rsidR="006261C1">
              <w:rPr>
                <w:rFonts w:cs="CordiaUPC"/>
              </w:rPr>
              <w:t xml:space="preserve">Network </w:t>
            </w:r>
            <w:r w:rsidR="006261C1">
              <w:rPr>
                <w:rFonts w:hint="cs" w:cs="Angsana New"/>
                <w:cs/>
              </w:rPr>
              <w:t xml:space="preserve">มีค่าเป็น </w:t>
            </w:r>
            <w:r w:rsidR="006261C1">
              <w:rPr>
                <w:rFonts w:cs="Angsana New"/>
                <w:cs/>
              </w:rPr>
              <w:t>“</w:t>
            </w:r>
            <w:r w:rsidR="006261C1">
              <w:rPr>
                <w:rFonts w:cs="CordiaUPC"/>
              </w:rPr>
              <w:t>All Network</w:t>
            </w:r>
            <w:r w:rsidR="006261C1">
              <w:rPr>
                <w:rFonts w:cs="Angsana New"/>
                <w:cs/>
              </w:rPr>
              <w:t>”</w:t>
            </w:r>
            <w:r>
              <w:rPr>
                <w:rFonts w:cs="Angsana New"/>
                <w:cs/>
              </w:rPr>
              <w:t xml:space="preserve"> </w:t>
            </w:r>
            <w:r w:rsidR="006261C1">
              <w:rPr>
                <w:rFonts w:hint="cs" w:cs="Angsana New"/>
                <w:cs/>
              </w:rPr>
              <w:t xml:space="preserve">และทำการ </w:t>
            </w:r>
            <w:r w:rsidR="006261C1">
              <w:rPr>
                <w:rFonts w:cs="CordiaUPC"/>
              </w:rPr>
              <w:t xml:space="preserve">Auto Populate </w:t>
            </w:r>
            <w:r w:rsidR="006261C1">
              <w:rPr>
                <w:rFonts w:hint="cs" w:cs="Angsana New"/>
                <w:cs/>
              </w:rPr>
              <w:t xml:space="preserve">ค่า </w:t>
            </w:r>
            <w:r w:rsidR="006261C1">
              <w:rPr>
                <w:rFonts w:cs="CordiaUPC"/>
              </w:rPr>
              <w:t xml:space="preserve">priceTypePattern </w:t>
            </w:r>
            <w:r w:rsidR="006261C1">
              <w:rPr>
                <w:rFonts w:hint="cs" w:cs="Angsana New"/>
                <w:cs/>
              </w:rPr>
              <w:t xml:space="preserve">ตาม </w:t>
            </w:r>
            <w:r w:rsidR="006261C1">
              <w:rPr>
                <w:rFonts w:cs="CordiaUPC"/>
              </w:rPr>
              <w:t xml:space="preserve">Logic </w:t>
            </w:r>
            <w:r w:rsidR="006261C1">
              <w:rPr>
                <w:rFonts w:hint="cs" w:cs="Angsana New"/>
                <w:cs/>
              </w:rPr>
              <w:t>ดังนี้</w:t>
            </w:r>
          </w:p>
          <w:p w:rsidRPr="006261C1" w:rsidR="006261C1" w:rsidP="00BB3F68" w:rsidRDefault="006261C1" w14:paraId="70EDDFC0" w14:textId="77777777">
            <w:pPr>
              <w:pStyle w:val="ListParagraph"/>
              <w:numPr>
                <w:ilvl w:val="0"/>
                <w:numId w:val="99"/>
              </w:num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ถ้าข้อมูลที่มาลงที่ </w:t>
            </w:r>
            <w:r>
              <w:rPr>
                <w:rFonts w:cs="CordiaUPC"/>
              </w:rPr>
              <w:t xml:space="preserve">Table Section </w:t>
            </w:r>
            <w:r>
              <w:rPr>
                <w:rFonts w:hint="cs" w:cs="Angsana New"/>
                <w:cs/>
              </w:rPr>
              <w:t xml:space="preserve">ใน </w:t>
            </w:r>
            <w:r>
              <w:rPr>
                <w:rFonts w:cs="CordiaUPC"/>
              </w:rPr>
              <w:t xml:space="preserve">Row </w:t>
            </w:r>
            <w:r>
              <w:rPr>
                <w:rFonts w:hint="cs" w:cs="Angsana New"/>
                <w:cs/>
              </w:rPr>
              <w:t xml:space="preserve">ใด </w:t>
            </w:r>
            <w:r>
              <w:rPr>
                <w:rFonts w:cs="CordiaUPC"/>
              </w:rPr>
              <w:t xml:space="preserve">Row </w:t>
            </w:r>
            <w:r>
              <w:rPr>
                <w:rFonts w:hint="cs" w:cs="Angsana New"/>
                <w:cs/>
              </w:rPr>
              <w:t>หนึ่งมีค่า</w:t>
            </w:r>
            <w:r>
              <w:rPr>
                <w:rFonts w:cs="Angsana New"/>
                <w:cs/>
              </w:rPr>
              <w:t xml:space="preserve"> </w:t>
            </w:r>
            <w:r>
              <w:t>dayOfWeek</w:t>
            </w:r>
            <w:r>
              <w:rPr>
                <w:rFonts w:hint="cs"/>
                <w:cs/>
              </w:rPr>
              <w:t xml:space="preserve"> ไม่ใช่ </w:t>
            </w:r>
            <w:r>
              <w:rPr>
                <w:rFonts w:cs="Angsana New"/>
                <w:cs/>
              </w:rPr>
              <w:t>“</w:t>
            </w:r>
            <w:r>
              <w:t>Everyday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ให้ </w:t>
            </w:r>
            <w:r>
              <w:t xml:space="preserve">Default </w:t>
            </w:r>
            <w:r>
              <w:rPr>
                <w:rFonts w:hint="cs"/>
                <w:cs/>
              </w:rPr>
              <w:t xml:space="preserve">ค่าเป็น </w:t>
            </w:r>
            <w:r>
              <w:rPr>
                <w:rFonts w:cs="Angsana New"/>
                <w:cs/>
              </w:rPr>
              <w:t>“</w:t>
            </w:r>
            <w:r w:rsidRPr="006261C1">
              <w:t xml:space="preserve">Buffet Special </w:t>
            </w:r>
            <w:r w:rsidRPr="006261C1">
              <w:rPr>
                <w:rFonts w:cs="Angsana New"/>
                <w:cs/>
              </w:rPr>
              <w:t>(</w:t>
            </w:r>
            <w:r w:rsidRPr="006261C1">
              <w:t>Peak</w:t>
            </w:r>
            <w:r w:rsidRPr="006261C1">
              <w:rPr>
                <w:rFonts w:cs="Angsana New"/>
                <w:cs/>
              </w:rPr>
              <w:t>/</w:t>
            </w:r>
            <w:r w:rsidRPr="006261C1">
              <w:t>Off Peak Special</w:t>
            </w:r>
            <w:r w:rsidRPr="006261C1">
              <w:rPr>
                <w:rFonts w:cs="Angsana New"/>
                <w:cs/>
              </w:rPr>
              <w:t>)</w:t>
            </w:r>
            <w:r>
              <w:rPr>
                <w:rFonts w:cs="Angsana New"/>
                <w:cs/>
              </w:rPr>
              <w:t>”</w:t>
            </w:r>
          </w:p>
          <w:p w:rsidRPr="006261C1" w:rsidR="006261C1" w:rsidP="00BB3F68" w:rsidRDefault="006261C1" w14:paraId="5C5802DC" w14:textId="01690C10">
            <w:pPr>
              <w:pStyle w:val="ListParagraph"/>
              <w:numPr>
                <w:ilvl w:val="0"/>
                <w:numId w:val="99"/>
              </w:num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ถ้าข้อมูลที่มาลงที่ </w:t>
            </w:r>
            <w:r>
              <w:rPr>
                <w:rFonts w:cs="CordiaUPC"/>
              </w:rPr>
              <w:t xml:space="preserve">Table Section </w:t>
            </w:r>
            <w:r>
              <w:rPr>
                <w:rFonts w:hint="cs" w:cs="Angsana New"/>
                <w:cs/>
              </w:rPr>
              <w:t xml:space="preserve">มีแค่ </w:t>
            </w:r>
            <w:r>
              <w:rPr>
                <w:rFonts w:cs="CordiaUPC"/>
              </w:rPr>
              <w:t>1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CordiaUPC"/>
              </w:rPr>
              <w:t xml:space="preserve">Row </w:t>
            </w:r>
            <w:r>
              <w:rPr>
                <w:rFonts w:hint="cs"/>
                <w:cs/>
              </w:rPr>
              <w:t>และมีค่า</w:t>
            </w:r>
            <w:r>
              <w:t xml:space="preserve"> dayOfWeek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“</w:t>
            </w:r>
            <w:r>
              <w:t>Everyday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fromTiming </w:t>
            </w:r>
            <w:r>
              <w:rPr>
                <w:rFonts w:cs="Angsana New"/>
                <w:cs/>
              </w:rPr>
              <w:t>= “</w:t>
            </w:r>
            <w:r>
              <w:t>00</w:t>
            </w:r>
            <w:r>
              <w:rPr>
                <w:rFonts w:cs="Angsana New"/>
                <w:cs/>
              </w:rPr>
              <w:t>:</w:t>
            </w:r>
            <w:r>
              <w:t>00</w:t>
            </w:r>
            <w:r>
              <w:rPr>
                <w:rFonts w:cs="Angsana New"/>
                <w:cs/>
              </w:rPr>
              <w:t>:</w:t>
            </w:r>
            <w:r>
              <w:t>00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และ </w:t>
            </w:r>
            <w:r>
              <w:t>toTiming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 “</w:t>
            </w:r>
            <w:r>
              <w:t>23</w:t>
            </w:r>
            <w:r>
              <w:rPr>
                <w:rFonts w:cs="Angsana New"/>
                <w:cs/>
              </w:rPr>
              <w:t>:</w:t>
            </w:r>
            <w:r>
              <w:t>59</w:t>
            </w:r>
            <w:r>
              <w:rPr>
                <w:rFonts w:cs="Angsana New"/>
                <w:cs/>
              </w:rPr>
              <w:t>:</w:t>
            </w:r>
            <w:r>
              <w:t>59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ให้ </w:t>
            </w:r>
            <w:r>
              <w:t xml:space="preserve">Default </w:t>
            </w:r>
            <w:r>
              <w:rPr>
                <w:rFonts w:hint="cs"/>
                <w:cs/>
              </w:rPr>
              <w:t xml:space="preserve">ค่าเป็น </w:t>
            </w:r>
            <w:r>
              <w:rPr>
                <w:rFonts w:cs="Angsana New"/>
                <w:cs/>
              </w:rPr>
              <w:t>“</w:t>
            </w:r>
            <w:r w:rsidRPr="006261C1">
              <w:t xml:space="preserve">Normal </w:t>
            </w:r>
            <w:r w:rsidRPr="006261C1">
              <w:rPr>
                <w:rFonts w:cs="Angsana New"/>
                <w:cs/>
              </w:rPr>
              <w:t>(</w:t>
            </w:r>
            <w:r w:rsidRPr="006261C1">
              <w:t>All Time</w:t>
            </w:r>
            <w:r w:rsidRPr="006261C1">
              <w:rPr>
                <w:rFonts w:cs="Angsana New"/>
                <w:cs/>
              </w:rPr>
              <w:t>)</w:t>
            </w:r>
            <w:r>
              <w:rPr>
                <w:rFonts w:cs="Angsana New"/>
                <w:cs/>
              </w:rPr>
              <w:t>”</w:t>
            </w:r>
            <w:r w:rsidR="00C432C1">
              <w:rPr>
                <w:rFonts w:cs="Angsana New"/>
                <w:cs/>
              </w:rPr>
              <w:t xml:space="preserve"> </w:t>
            </w:r>
            <w:r w:rsidR="00C432C1">
              <w:rPr>
                <w:rFonts w:hint="cs" w:cs="Angsana New"/>
                <w:cs/>
              </w:rPr>
              <w:t xml:space="preserve">และเคลียร์ </w:t>
            </w:r>
            <w:r w:rsidR="00C432C1">
              <w:rPr>
                <w:rFonts w:cs="CordiaUPC"/>
              </w:rPr>
              <w:t>peakTimeFlag</w:t>
            </w:r>
          </w:p>
          <w:p w:rsidRPr="006261C1" w:rsidR="006261C1" w:rsidP="00BB3F68" w:rsidRDefault="006261C1" w14:paraId="3DC45B38" w14:textId="75205FBE">
            <w:pPr>
              <w:pStyle w:val="ListParagraph"/>
              <w:numPr>
                <w:ilvl w:val="0"/>
                <w:numId w:val="99"/>
              </w:numPr>
              <w:rPr>
                <w:rFonts w:cs="CordiaUPC"/>
                <w:cs/>
              </w:rPr>
            </w:pPr>
            <w:r>
              <w:rPr>
                <w:rFonts w:hint="cs"/>
                <w:cs/>
              </w:rPr>
              <w:t xml:space="preserve">ถ้าไม่ใช่ ให้ </w:t>
            </w:r>
            <w:r>
              <w:t xml:space="preserve">Default </w:t>
            </w:r>
            <w:r>
              <w:rPr>
                <w:rFonts w:hint="cs"/>
                <w:cs/>
              </w:rPr>
              <w:t xml:space="preserve">ค่าเป็น </w:t>
            </w:r>
            <w:r>
              <w:rPr>
                <w:rFonts w:cs="Angsana New"/>
                <w:cs/>
              </w:rPr>
              <w:t>“</w:t>
            </w:r>
            <w:r w:rsidRPr="006261C1">
              <w:t xml:space="preserve">Buffet </w:t>
            </w:r>
            <w:r w:rsidRPr="006261C1">
              <w:rPr>
                <w:rFonts w:cs="Angsana New"/>
                <w:cs/>
              </w:rPr>
              <w:t>(</w:t>
            </w:r>
            <w:r w:rsidRPr="006261C1">
              <w:t>Peak</w:t>
            </w:r>
            <w:r w:rsidRPr="006261C1">
              <w:rPr>
                <w:rFonts w:cs="Angsana New"/>
                <w:cs/>
              </w:rPr>
              <w:t>/</w:t>
            </w:r>
            <w:r w:rsidRPr="006261C1">
              <w:t>Off Peak</w:t>
            </w:r>
            <w:r w:rsidRPr="006261C1">
              <w:rPr>
                <w:rFonts w:cs="Angsana New"/>
                <w:cs/>
              </w:rPr>
              <w:t>)</w:t>
            </w:r>
            <w:r>
              <w:rPr>
                <w:rFonts w:cs="Angsana New"/>
                <w:cs/>
              </w:rPr>
              <w:t>”</w:t>
            </w:r>
          </w:p>
        </w:tc>
      </w:tr>
      <w:tr w:rsidRPr="008979A8" w:rsidR="00CB2E7A" w:rsidTr="0055648C" w14:paraId="22D1928A" w14:textId="77777777">
        <w:trPr>
          <w:trHeight w:val="111"/>
        </w:trPr>
        <w:tc>
          <w:tcPr>
            <w:tcW w:w="1026" w:type="pct"/>
          </w:tcPr>
          <w:p w:rsidR="00CB2E7A" w:rsidP="0055648C" w:rsidRDefault="00CB2E7A" w14:paraId="12E7AABE" w14:textId="4356C7C2">
            <w:pPr>
              <w:rPr>
                <w:rFonts w:cs="CordiaUPC"/>
              </w:rPr>
            </w:pPr>
            <w:r>
              <w:rPr>
                <w:rFonts w:cs="CordiaUPC"/>
              </w:rPr>
              <w:t>priceTypePattern</w:t>
            </w:r>
          </w:p>
        </w:tc>
        <w:tc>
          <w:tcPr>
            <w:tcW w:w="900" w:type="pct"/>
          </w:tcPr>
          <w:p w:rsidR="00CB2E7A" w:rsidP="0055648C" w:rsidRDefault="00CB2E7A" w14:paraId="5C8DFA7C" w14:textId="77777777">
            <w:r>
              <w:t>Drop down list</w:t>
            </w:r>
          </w:p>
        </w:tc>
        <w:tc>
          <w:tcPr>
            <w:tcW w:w="3074" w:type="pct"/>
          </w:tcPr>
          <w:p w:rsidR="00CB2E7A" w:rsidP="0055648C" w:rsidRDefault="00CB2E7A" w14:paraId="4DCF617B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 xml:space="preserve">Label </w:t>
            </w:r>
            <w:r w:rsidRPr="008979A8">
              <w:rPr>
                <w:rFonts w:cs="Angsana New"/>
                <w:cs/>
              </w:rPr>
              <w:t xml:space="preserve">:  </w:t>
            </w:r>
            <w:r w:rsidRPr="008979A8">
              <w:rPr>
                <w:rFonts w:cs="Angsana New"/>
                <w:color w:val="FF0000"/>
                <w:cs/>
              </w:rPr>
              <w:t>*</w:t>
            </w:r>
            <w:r>
              <w:rPr>
                <w:rFonts w:cs="CordiaUPC"/>
                <w:color w:val="FF0000"/>
              </w:rPr>
              <w:t>Price Type Pattern</w:t>
            </w:r>
          </w:p>
          <w:p w:rsidR="00CB2E7A" w:rsidP="0055648C" w:rsidRDefault="00CB2E7A" w14:paraId="27DB7DE2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Disable </w:t>
            </w:r>
            <w:r>
              <w:rPr>
                <w:rFonts w:hint="cs" w:cs="Angsana New"/>
                <w:cs/>
              </w:rPr>
              <w:t xml:space="preserve">เมื่อ ใน </w:t>
            </w:r>
            <w:r>
              <w:rPr>
                <w:rFonts w:cs="CordiaUPC"/>
              </w:rPr>
              <w:t>Table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CordiaUPC"/>
              </w:rPr>
              <w:t xml:space="preserve">Section </w:t>
            </w:r>
            <w:r>
              <w:rPr>
                <w:rFonts w:hint="cs" w:cs="Angsana New"/>
                <w:cs/>
              </w:rPr>
              <w:t xml:space="preserve">มีจำนวน </w:t>
            </w:r>
            <w:r>
              <w:rPr>
                <w:rFonts w:cs="CordiaUPC"/>
              </w:rPr>
              <w:t xml:space="preserve">Row </w:t>
            </w:r>
            <w:r>
              <w:rPr>
                <w:rFonts w:hint="cs" w:cs="Angsana New"/>
                <w:cs/>
              </w:rPr>
              <w:t xml:space="preserve">อย่างน้อย </w:t>
            </w:r>
            <w:r>
              <w:rPr>
                <w:rFonts w:cs="CordiaUPC"/>
              </w:rPr>
              <w:t>1 Row</w:t>
            </w:r>
          </w:p>
          <w:p w:rsidR="00CB2E7A" w:rsidP="0055648C" w:rsidRDefault="00CB2E7A" w14:paraId="2A79048B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Default Value </w:t>
            </w:r>
            <w:r>
              <w:rPr>
                <w:rFonts w:cs="Angsana New"/>
                <w:cs/>
              </w:rPr>
              <w:t>: “</w:t>
            </w:r>
            <w:r>
              <w:rPr>
                <w:rFonts w:cs="CordiaUPC"/>
              </w:rPr>
              <w:t xml:space="preserve">Normal </w:t>
            </w:r>
            <w:r>
              <w:rPr>
                <w:rFonts w:cs="Angsana New"/>
                <w:cs/>
              </w:rPr>
              <w:t>(</w:t>
            </w:r>
            <w:r>
              <w:rPr>
                <w:rFonts w:cs="CordiaUPC"/>
              </w:rPr>
              <w:t>All</w:t>
            </w:r>
            <w:r>
              <w:rPr>
                <w:rFonts w:cs="Angsana New"/>
                <w:cs/>
              </w:rPr>
              <w:t>-</w:t>
            </w:r>
            <w:r>
              <w:rPr>
                <w:rFonts w:cs="CordiaUPC"/>
              </w:rPr>
              <w:t>Time</w:t>
            </w:r>
            <w:r>
              <w:rPr>
                <w:rFonts w:cs="Angsana New"/>
                <w:cs/>
              </w:rPr>
              <w:t>)”</w:t>
            </w:r>
          </w:p>
          <w:p w:rsidRPr="00BD6930" w:rsidR="00CB2E7A" w:rsidP="0055648C" w:rsidRDefault="00CB2E7A" w14:paraId="7FB0203C" w14:textId="30C3958A">
            <w:pPr>
              <w:spacing w:after="0"/>
              <w:rPr>
                <w:rFonts w:cs="CordiaUPC"/>
                <w:cs/>
              </w:rPr>
            </w:pPr>
            <w:r w:rsidRPr="004C3917">
              <w:t xml:space="preserve">List of Value </w:t>
            </w:r>
            <w:r w:rsidRPr="004C3917">
              <w:rPr>
                <w:rFonts w:cs="Angsana New"/>
                <w:cs/>
              </w:rPr>
              <w:t xml:space="preserve">: </w:t>
            </w:r>
            <w:r w:rsidRPr="004C3917" w:rsidR="008F4D5E">
              <w:rPr>
                <w:rFonts w:cs="Angsana New"/>
                <w:cs/>
              </w:rPr>
              <w:t xml:space="preserve">: </w:t>
            </w:r>
            <w:r w:rsidR="008F4D5E">
              <w:rPr>
                <w:rFonts w:hint="cs"/>
                <w:cs/>
              </w:rPr>
              <w:t>ดึงข้อมูล</w:t>
            </w:r>
            <w:r w:rsidRPr="002B59E6" w:rsidR="008F4D5E">
              <w:rPr>
                <w:rFonts w:hint="cs"/>
                <w:cs/>
              </w:rPr>
              <w:t>จาก</w:t>
            </w:r>
            <w:r w:rsidR="008F4D5E">
              <w:t xml:space="preserve">DB </w:t>
            </w:r>
            <w:r w:rsidR="008F4D5E">
              <w:rPr>
                <w:rFonts w:hint="cs"/>
                <w:cs/>
              </w:rPr>
              <w:t>ที่</w:t>
            </w:r>
            <w:r w:rsidR="008F4D5E">
              <w:t xml:space="preserve"> Table</w:t>
            </w:r>
            <w:r w:rsidR="008F4D5E">
              <w:rPr>
                <w:rFonts w:hint="cs"/>
                <w:cs/>
              </w:rPr>
              <w:t xml:space="preserve"> </w:t>
            </w:r>
            <w:r w:rsidR="008F4D5E">
              <w:t>FLW_CFG_LOV</w:t>
            </w:r>
            <w:r w:rsidRPr="002B59E6" w:rsidR="008F4D5E">
              <w:rPr>
                <w:rFonts w:cs="Angsana New"/>
                <w:cs/>
              </w:rPr>
              <w:t xml:space="preserve"> </w:t>
            </w:r>
            <w:r w:rsidR="008F4D5E">
              <w:rPr>
                <w:rFonts w:hint="cs"/>
                <w:cs/>
              </w:rPr>
              <w:t xml:space="preserve">โดย </w:t>
            </w:r>
            <w:r w:rsidRPr="008F4D5E" w:rsidR="008F4D5E">
              <w:t>group_type</w:t>
            </w:r>
            <w:r w:rsidR="008F4D5E">
              <w:rPr>
                <w:rFonts w:hint="cs"/>
                <w:cs/>
              </w:rPr>
              <w:t xml:space="preserve"> </w:t>
            </w:r>
            <w:r w:rsidR="008F4D5E">
              <w:rPr>
                <w:rFonts w:cs="Angsana New"/>
                <w:cs/>
              </w:rPr>
              <w:t>=</w:t>
            </w:r>
            <w:r w:rsidRPr="002B59E6" w:rsidR="008F4D5E">
              <w:rPr>
                <w:rFonts w:cs="Angsana New"/>
                <w:cs/>
              </w:rPr>
              <w:t xml:space="preserve"> </w:t>
            </w:r>
            <w:r w:rsidR="008F4D5E">
              <w:rPr>
                <w:rFonts w:cs="Angsana New"/>
                <w:cs/>
              </w:rPr>
              <w:t>‘</w:t>
            </w:r>
            <w:r w:rsidR="008F4D5E">
              <w:rPr>
                <w:rFonts w:cs="CordiaUPC"/>
              </w:rPr>
              <w:t>Mass</w:t>
            </w:r>
            <w:r w:rsidR="007C44DB">
              <w:rPr>
                <w:rFonts w:cs="Angsana New"/>
                <w:cs/>
              </w:rPr>
              <w:t xml:space="preserve"> </w:t>
            </w:r>
            <w:r w:rsidR="008F4D5E">
              <w:rPr>
                <w:rFonts w:cs="CordiaUPC"/>
              </w:rPr>
              <w:t>Voice</w:t>
            </w:r>
            <w:r w:rsidR="007C44DB">
              <w:rPr>
                <w:rFonts w:cs="Angsana New"/>
                <w:cs/>
              </w:rPr>
              <w:t xml:space="preserve"> </w:t>
            </w:r>
            <w:r w:rsidR="008F4D5E">
              <w:rPr>
                <w:rFonts w:cs="CordiaUPC"/>
              </w:rPr>
              <w:t>Price</w:t>
            </w:r>
            <w:r w:rsidR="007C44DB">
              <w:rPr>
                <w:rFonts w:cs="Angsana New"/>
                <w:cs/>
              </w:rPr>
              <w:t xml:space="preserve"> </w:t>
            </w:r>
            <w:r w:rsidR="008F4D5E">
              <w:rPr>
                <w:rFonts w:cs="CordiaUPC"/>
              </w:rPr>
              <w:t>Type</w:t>
            </w:r>
            <w:r w:rsidR="008F4D5E">
              <w:rPr>
                <w:rFonts w:cs="Angsana New"/>
                <w:cs/>
              </w:rPr>
              <w:t>’</w:t>
            </w:r>
          </w:p>
        </w:tc>
      </w:tr>
      <w:tr w:rsidRPr="008979A8" w:rsidR="00855BFD" w:rsidTr="0055648C" w14:paraId="0A4E339E" w14:textId="77777777">
        <w:trPr>
          <w:trHeight w:val="111"/>
        </w:trPr>
        <w:tc>
          <w:tcPr>
            <w:tcW w:w="1026" w:type="pct"/>
          </w:tcPr>
          <w:p w:rsidR="00855BFD" w:rsidP="0055648C" w:rsidRDefault="00855BFD" w14:paraId="2A29D841" w14:textId="2E3BF115">
            <w:pPr>
              <w:rPr>
                <w:rFonts w:cs="CordiaUPC"/>
              </w:rPr>
            </w:pPr>
            <w:r>
              <w:rPr>
                <w:rFonts w:cs="CordiaUPC"/>
              </w:rPr>
              <w:t>deductType</w:t>
            </w:r>
          </w:p>
        </w:tc>
        <w:tc>
          <w:tcPr>
            <w:tcW w:w="900" w:type="pct"/>
          </w:tcPr>
          <w:p w:rsidR="00855BFD" w:rsidP="0055648C" w:rsidRDefault="00855BFD" w14:paraId="2259F7B4" w14:textId="77777777"/>
        </w:tc>
        <w:tc>
          <w:tcPr>
            <w:tcW w:w="3074" w:type="pct"/>
          </w:tcPr>
          <w:p w:rsidRPr="008979A8" w:rsidR="00855BFD" w:rsidP="0055648C" w:rsidRDefault="00855BFD" w14:paraId="70806FCE" w14:textId="4C9C6EDF">
            <w:pPr>
              <w:rPr>
                <w:rFonts w:cs="CordiaUPC"/>
              </w:rPr>
            </w:pPr>
            <w:r>
              <w:rPr>
                <w:rFonts w:cs="CordiaUPC"/>
              </w:rPr>
              <w:t>Invisible</w:t>
            </w:r>
          </w:p>
        </w:tc>
      </w:tr>
      <w:tr w:rsidRPr="008979A8" w:rsidR="00855BFD" w:rsidTr="0055648C" w14:paraId="68001157" w14:textId="77777777">
        <w:trPr>
          <w:trHeight w:val="111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Pr="007175E7" w:rsidR="00855BFD" w:rsidP="0055648C" w:rsidRDefault="00855BFD" w14:paraId="5CEF6B9B" w14:textId="77777777">
            <w:pPr>
              <w:pStyle w:val="HeaderTable"/>
              <w:rPr>
                <w:rtl/>
                <w:cs/>
              </w:rPr>
            </w:pPr>
            <w:r>
              <w:t>Table Section</w:t>
            </w:r>
          </w:p>
        </w:tc>
      </w:tr>
      <w:tr w:rsidRPr="008979A8" w:rsidR="006B5C8B" w:rsidTr="0055648C" w14:paraId="60E3B589" w14:textId="77777777">
        <w:trPr>
          <w:trHeight w:val="111"/>
        </w:trPr>
        <w:tc>
          <w:tcPr>
            <w:tcW w:w="1026" w:type="pct"/>
          </w:tcPr>
          <w:p w:rsidR="006B5C8B" w:rsidP="006B5C8B" w:rsidRDefault="006B5C8B" w14:paraId="02ECB670" w14:textId="63EC85D3">
            <w:pPr>
              <w:rPr>
                <w:rFonts w:cs="CordiaUPC"/>
              </w:rPr>
            </w:pPr>
            <w:r>
              <w:rPr>
                <w:rFonts w:cs="CordiaUPC"/>
                <w:szCs w:val="36"/>
              </w:rPr>
              <w:t>Usage Localize</w:t>
            </w:r>
            <w:r w:rsidR="000D224E">
              <w:rPr>
                <w:rFonts w:cs="CordiaUPC"/>
              </w:rPr>
              <w:t>d</w:t>
            </w:r>
          </w:p>
        </w:tc>
        <w:tc>
          <w:tcPr>
            <w:tcW w:w="900" w:type="pct"/>
          </w:tcPr>
          <w:p w:rsidR="006B5C8B" w:rsidP="006B5C8B" w:rsidRDefault="006B5C8B" w14:paraId="4E1F9179" w14:textId="77777777">
            <w:pPr>
              <w:pStyle w:val="HeaderTable"/>
            </w:pPr>
          </w:p>
        </w:tc>
        <w:tc>
          <w:tcPr>
            <w:tcW w:w="3074" w:type="pct"/>
          </w:tcPr>
          <w:p w:rsidR="006B5C8B" w:rsidP="006B5C8B" w:rsidRDefault="006B5C8B" w14:paraId="786277B5" w14:textId="77777777">
            <w:pPr>
              <w:spacing w:after="0"/>
              <w:rPr>
                <w:cs/>
              </w:rPr>
            </w:pPr>
            <w:r w:rsidRPr="00BD6930">
              <w:rPr>
                <w:rFonts w:cs="Angsana New"/>
                <w:cs/>
              </w:rPr>
              <w:t xml:space="preserve">แสดงข้อมูลใน </w:t>
            </w:r>
            <w:r w:rsidRPr="00BD6930">
              <w:rPr>
                <w:rFonts w:cs="CordiaUPC"/>
              </w:rPr>
              <w:t>Format</w:t>
            </w:r>
          </w:p>
          <w:p w:rsidR="006B5C8B" w:rsidP="006B5C8B" w:rsidRDefault="006B5C8B" w14:paraId="7497436D" w14:textId="03D6D050">
            <w:pPr>
              <w:spacing w:after="0"/>
              <w:rPr>
                <w:rFonts w:cs="Angsana New"/>
              </w:rPr>
            </w:pPr>
            <w:r>
              <w:rPr>
                <w:rFonts w:cs="CordiaUPC"/>
              </w:rPr>
              <w:t>usageLocalize</w:t>
            </w:r>
            <w:r w:rsidR="000D224E">
              <w:rPr>
                <w:rFonts w:cs="CordiaUPC"/>
              </w:rPr>
              <w:t>d</w:t>
            </w:r>
            <w:r>
              <w:rPr>
                <w:rFonts w:cs="CordiaUPC"/>
              </w:rPr>
              <w:t>Flag</w:t>
            </w:r>
          </w:p>
          <w:p w:rsidRPr="00BD6930" w:rsidR="006B5C8B" w:rsidP="006B5C8B" w:rsidRDefault="006B5C8B" w14:paraId="2C1C9DEF" w14:textId="6A02A35B">
            <w:pPr>
              <w:spacing w:after="0"/>
              <w:rPr>
                <w:rFonts w:cs="Angsana New"/>
                <w:cs/>
              </w:rPr>
            </w:pPr>
            <w:r>
              <w:rPr>
                <w:rFonts w:cs="Angsana New"/>
              </w:rPr>
              <w:t xml:space="preserve">Visible </w:t>
            </w:r>
            <w:r>
              <w:rPr>
                <w:rFonts w:hint="cs" w:cs="Angsana New"/>
                <w:cs/>
              </w:rPr>
              <w:t xml:space="preserve">เมื่อ </w:t>
            </w:r>
            <w:r>
              <w:rPr>
                <w:rFonts w:cs="Angsana New"/>
              </w:rPr>
              <w:t xml:space="preserve">product class </w:t>
            </w:r>
            <w:r>
              <w:rPr>
                <w:rFonts w:cs="CordiaUPC"/>
                <w:cs/>
              </w:rPr>
              <w:t>=”</w:t>
            </w:r>
            <w:r>
              <w:rPr>
                <w:rFonts w:cs="Angsana New"/>
              </w:rPr>
              <w:t>pre</w:t>
            </w:r>
            <w:r>
              <w:rPr>
                <w:rFonts w:cs="CordiaUPC"/>
                <w:cs/>
              </w:rPr>
              <w:t>-</w:t>
            </w:r>
            <w:r>
              <w:rPr>
                <w:rFonts w:cs="Angsana New"/>
              </w:rPr>
              <w:t>paid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และ </w:t>
            </w:r>
            <w:r>
              <w:rPr>
                <w:rFonts w:cs="Angsana New"/>
              </w:rPr>
              <w:t xml:space="preserve">customer type </w:t>
            </w:r>
            <w:r>
              <w:rPr>
                <w:rFonts w:cs="CordiaUPC"/>
                <w:cs/>
              </w:rPr>
              <w:t>= “</w:t>
            </w:r>
            <w:r>
              <w:rPr>
                <w:rFonts w:cs="Angsana New"/>
              </w:rPr>
              <w:t>On</w:t>
            </w:r>
            <w:r>
              <w:rPr>
                <w:rFonts w:cs="CordiaUPC"/>
                <w:cs/>
              </w:rPr>
              <w:t>-</w:t>
            </w:r>
            <w:r>
              <w:rPr>
                <w:rFonts w:cs="Angsana New"/>
              </w:rPr>
              <w:t xml:space="preserve">Top </w:t>
            </w:r>
            <w:r>
              <w:rPr>
                <w:rFonts w:hint="cs" w:cs="Angsana New"/>
                <w:cs/>
              </w:rPr>
              <w:t xml:space="preserve">หรือ </w:t>
            </w:r>
            <w:r>
              <w:rPr>
                <w:rFonts w:cs="Angsana New"/>
              </w:rPr>
              <w:t>On</w:t>
            </w:r>
            <w:r>
              <w:rPr>
                <w:rFonts w:cs="CordiaUPC"/>
                <w:cs/>
              </w:rPr>
              <w:t>-</w:t>
            </w:r>
            <w:r>
              <w:rPr>
                <w:rFonts w:cs="Angsana New"/>
              </w:rPr>
              <w:t>Top Extra</w:t>
            </w:r>
            <w:r>
              <w:rPr>
                <w:rFonts w:cs="CordiaUPC"/>
                <w:cs/>
              </w:rPr>
              <w:t>”</w:t>
            </w:r>
          </w:p>
        </w:tc>
      </w:tr>
      <w:tr w:rsidRPr="008979A8" w:rsidR="006B5C8B" w:rsidTr="0055648C" w14:paraId="7EAF4A7A" w14:textId="77777777">
        <w:trPr>
          <w:trHeight w:val="111"/>
        </w:trPr>
        <w:tc>
          <w:tcPr>
            <w:tcW w:w="1026" w:type="pct"/>
          </w:tcPr>
          <w:p w:rsidRPr="00F03FBF" w:rsidR="006B5C8B" w:rsidP="006B5C8B" w:rsidRDefault="006B5C8B" w14:paraId="65A6365B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Network</w:t>
            </w:r>
          </w:p>
        </w:tc>
        <w:tc>
          <w:tcPr>
            <w:tcW w:w="900" w:type="pct"/>
          </w:tcPr>
          <w:p w:rsidR="006B5C8B" w:rsidP="006B5C8B" w:rsidRDefault="006B5C8B" w14:paraId="348035A6" w14:textId="77777777">
            <w:pPr>
              <w:pStyle w:val="HeaderTable"/>
            </w:pPr>
          </w:p>
        </w:tc>
        <w:tc>
          <w:tcPr>
            <w:tcW w:w="3074" w:type="pct"/>
          </w:tcPr>
          <w:p w:rsidRPr="00BD6930" w:rsidR="006B5C8B" w:rsidP="006B5C8B" w:rsidRDefault="006B5C8B" w14:paraId="3596ED0F" w14:textId="77777777">
            <w:pPr>
              <w:spacing w:after="0"/>
              <w:rPr>
                <w:rFonts w:cs="CordiaUPC"/>
              </w:rPr>
            </w:pPr>
            <w:r w:rsidRPr="00BD6930">
              <w:rPr>
                <w:rFonts w:cs="Angsana New"/>
                <w:cs/>
              </w:rPr>
              <w:t xml:space="preserve">แสดงข้อมูลใน </w:t>
            </w:r>
            <w:r w:rsidRPr="00BD6930">
              <w:rPr>
                <w:rFonts w:cs="CordiaUPC"/>
              </w:rPr>
              <w:t>Format</w:t>
            </w:r>
          </w:p>
          <w:p w:rsidR="006B5C8B" w:rsidP="006B5C8B" w:rsidRDefault="006B5C8B" w14:paraId="7A11246C" w14:textId="77777777">
            <w:pPr>
              <w:spacing w:after="0"/>
            </w:pPr>
            <w:r>
              <w:rPr>
                <w:rFonts w:cs="CordiaUPC"/>
              </w:rPr>
              <w:t>network</w:t>
            </w:r>
          </w:p>
        </w:tc>
      </w:tr>
      <w:tr w:rsidRPr="008979A8" w:rsidR="006B5C8B" w:rsidTr="0055648C" w14:paraId="4F5CC76D" w14:textId="77777777">
        <w:trPr>
          <w:trHeight w:val="108"/>
        </w:trPr>
        <w:tc>
          <w:tcPr>
            <w:tcW w:w="1026" w:type="pct"/>
          </w:tcPr>
          <w:p w:rsidRPr="00F03FBF" w:rsidR="006B5C8B" w:rsidP="006B5C8B" w:rsidRDefault="006B5C8B" w14:paraId="25C92548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Time Period</w:t>
            </w:r>
          </w:p>
        </w:tc>
        <w:tc>
          <w:tcPr>
            <w:tcW w:w="900" w:type="pct"/>
          </w:tcPr>
          <w:p w:rsidR="006B5C8B" w:rsidP="006B5C8B" w:rsidRDefault="006B5C8B" w14:paraId="30A7F17B" w14:textId="77777777">
            <w:pPr>
              <w:pStyle w:val="HeaderTable"/>
            </w:pPr>
          </w:p>
        </w:tc>
        <w:tc>
          <w:tcPr>
            <w:tcW w:w="3074" w:type="pct"/>
          </w:tcPr>
          <w:p w:rsidR="006B5C8B" w:rsidP="006B5C8B" w:rsidRDefault="006B5C8B" w14:paraId="35E7C99C" w14:textId="77777777">
            <w:pPr>
              <w:tabs>
                <w:tab w:val="center" w:pos="2717"/>
              </w:tabs>
              <w:spacing w:after="0"/>
            </w:pPr>
            <w:r>
              <w:rPr>
                <w:rFonts w:hint="cs"/>
                <w:cs/>
              </w:rPr>
              <w:t xml:space="preserve">แสดงข้อมูลใน </w:t>
            </w:r>
            <w:r>
              <w:t>Format</w:t>
            </w:r>
            <w:r>
              <w:tab/>
            </w:r>
          </w:p>
          <w:p w:rsidR="006B5C8B" w:rsidP="006B5C8B" w:rsidRDefault="006B5C8B" w14:paraId="182E3BEB" w14:textId="77777777">
            <w:pPr>
              <w:pStyle w:val="ListParagraph"/>
              <w:numPr>
                <w:ilvl w:val="0"/>
                <w:numId w:val="66"/>
              </w:numPr>
              <w:spacing w:after="0"/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priceTypePattern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  <w:szCs w:val="36"/>
              </w:rPr>
              <w:t xml:space="preserve">Normal </w:t>
            </w:r>
            <w:r>
              <w:rPr>
                <w:rFonts w:cs="Angsana New"/>
                <w:cs/>
              </w:rPr>
              <w:t>(</w:t>
            </w:r>
            <w:r>
              <w:rPr>
                <w:rFonts w:cs="CordiaUPC"/>
                <w:szCs w:val="36"/>
              </w:rPr>
              <w:t>All</w:t>
            </w:r>
            <w:r>
              <w:rPr>
                <w:rFonts w:cs="Angsana New"/>
                <w:cs/>
              </w:rPr>
              <w:t>-</w:t>
            </w:r>
            <w:r>
              <w:rPr>
                <w:rFonts w:cs="CordiaUPC"/>
                <w:szCs w:val="36"/>
              </w:rPr>
              <w:t>Time</w:t>
            </w:r>
            <w:r>
              <w:rPr>
                <w:rFonts w:cs="Angsana New"/>
                <w:cs/>
              </w:rPr>
              <w:t xml:space="preserve">)” </w:t>
            </w:r>
            <w:r>
              <w:rPr>
                <w:rFonts w:hint="cs"/>
                <w:cs/>
              </w:rPr>
              <w:t xml:space="preserve">ให้แสดงค่าเป็น </w:t>
            </w:r>
            <w:r>
              <w:rPr>
                <w:rFonts w:cs="Angsana New"/>
                <w:cs/>
              </w:rPr>
              <w:t>“</w:t>
            </w:r>
            <w:r>
              <w:t>All Time</w:t>
            </w:r>
            <w:r>
              <w:rPr>
                <w:rFonts w:cs="Angsana New"/>
                <w:cs/>
              </w:rPr>
              <w:t>”</w:t>
            </w:r>
          </w:p>
          <w:p w:rsidR="006B5C8B" w:rsidP="006B5C8B" w:rsidRDefault="006B5C8B" w14:paraId="40BD5C78" w14:textId="77777777">
            <w:pPr>
              <w:pStyle w:val="ListParagraph"/>
              <w:numPr>
                <w:ilvl w:val="0"/>
                <w:numId w:val="66"/>
              </w:numPr>
              <w:spacing w:after="0"/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priceTypePattern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  <w:szCs w:val="36"/>
              </w:rPr>
              <w:t xml:space="preserve">Buffet </w:t>
            </w:r>
            <w:r>
              <w:rPr>
                <w:rFonts w:cs="Angsana New"/>
                <w:cs/>
              </w:rPr>
              <w:t>(</w:t>
            </w:r>
            <w:r>
              <w:rPr>
                <w:rFonts w:cs="CordiaUPC"/>
                <w:szCs w:val="36"/>
              </w:rPr>
              <w:t>Peak</w:t>
            </w:r>
            <w:r>
              <w:rPr>
                <w:rFonts w:cs="Angsana New"/>
                <w:cs/>
              </w:rPr>
              <w:t>/</w:t>
            </w:r>
            <w:r>
              <w:rPr>
                <w:rFonts w:cs="CordiaUPC"/>
                <w:szCs w:val="36"/>
              </w:rPr>
              <w:t>Off Peak</w:t>
            </w:r>
            <w:r>
              <w:rPr>
                <w:rFonts w:cs="Angsana New"/>
                <w:cs/>
              </w:rPr>
              <w:t xml:space="preserve">)” </w:t>
            </w:r>
            <w:r>
              <w:rPr>
                <w:rFonts w:hint="cs"/>
                <w:cs/>
              </w:rPr>
              <w:t xml:space="preserve">ให้แสดงค่าเป็น </w:t>
            </w:r>
            <w:r>
              <w:t xml:space="preserve">fromTiming </w:t>
            </w:r>
            <w:r>
              <w:rPr>
                <w:rFonts w:cs="Angsana New"/>
                <w:cs/>
              </w:rPr>
              <w:t xml:space="preserve">+ “ – “ + </w:t>
            </w:r>
            <w:r>
              <w:t>to Timing</w:t>
            </w:r>
          </w:p>
          <w:p w:rsidR="006B5C8B" w:rsidP="006B5C8B" w:rsidRDefault="006B5C8B" w14:paraId="3B9146FA" w14:textId="24520FC5">
            <w:pPr>
              <w:pStyle w:val="ListParagraph"/>
              <w:numPr>
                <w:ilvl w:val="0"/>
                <w:numId w:val="66"/>
              </w:numPr>
              <w:spacing w:after="0"/>
              <w:rPr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priceTypePattern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  <w:szCs w:val="36"/>
              </w:rPr>
              <w:t xml:space="preserve">Buffet Special </w:t>
            </w:r>
            <w:r>
              <w:rPr>
                <w:rFonts w:cs="Angsana New"/>
                <w:cs/>
              </w:rPr>
              <w:t>(</w:t>
            </w:r>
            <w:r>
              <w:rPr>
                <w:rFonts w:cs="CordiaUPC"/>
                <w:szCs w:val="36"/>
              </w:rPr>
              <w:t>Peak</w:t>
            </w:r>
            <w:r>
              <w:rPr>
                <w:rFonts w:cs="Angsana New"/>
                <w:cs/>
              </w:rPr>
              <w:t>/</w:t>
            </w:r>
            <w:r>
              <w:rPr>
                <w:rFonts w:cs="CordiaUPC"/>
                <w:szCs w:val="36"/>
              </w:rPr>
              <w:t>Off Peak Special</w:t>
            </w:r>
            <w:r>
              <w:rPr>
                <w:rFonts w:cs="Angsana New"/>
                <w:cs/>
              </w:rPr>
              <w:t xml:space="preserve">)” </w:t>
            </w:r>
            <w:r>
              <w:rPr>
                <w:rFonts w:hint="cs"/>
                <w:cs/>
              </w:rPr>
              <w:t xml:space="preserve">ให้แสดงค่าเป็น </w:t>
            </w:r>
            <w:r>
              <w:t xml:space="preserve">dayOfWeek </w:t>
            </w:r>
            <w:r>
              <w:rPr>
                <w:rFonts w:cs="Angsana New"/>
                <w:cs/>
              </w:rPr>
              <w:t xml:space="preserve">+ “ “ + </w:t>
            </w:r>
            <w:r>
              <w:t xml:space="preserve">fromTiming </w:t>
            </w:r>
            <w:r>
              <w:rPr>
                <w:rFonts w:cs="Angsana New"/>
                <w:cs/>
              </w:rPr>
              <w:t xml:space="preserve">+ “ – “ + </w:t>
            </w:r>
            <w:r>
              <w:t>toTiming</w:t>
            </w:r>
          </w:p>
        </w:tc>
      </w:tr>
      <w:tr w:rsidRPr="008979A8" w:rsidR="006B5C8B" w:rsidTr="0055648C" w14:paraId="341338D2" w14:textId="77777777">
        <w:trPr>
          <w:trHeight w:val="108"/>
        </w:trPr>
        <w:tc>
          <w:tcPr>
            <w:tcW w:w="1026" w:type="pct"/>
          </w:tcPr>
          <w:p w:rsidRPr="00F03FBF" w:rsidR="006B5C8B" w:rsidP="006B5C8B" w:rsidRDefault="006B5C8B" w14:paraId="355B7BF0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Rate Excluding VAT</w:t>
            </w:r>
          </w:p>
        </w:tc>
        <w:tc>
          <w:tcPr>
            <w:tcW w:w="900" w:type="pct"/>
          </w:tcPr>
          <w:p w:rsidR="006B5C8B" w:rsidP="006B5C8B" w:rsidRDefault="006B5C8B" w14:paraId="11AE69C7" w14:textId="77777777">
            <w:pPr>
              <w:pStyle w:val="HeaderTable"/>
            </w:pPr>
          </w:p>
        </w:tc>
        <w:tc>
          <w:tcPr>
            <w:tcW w:w="3074" w:type="pct"/>
          </w:tcPr>
          <w:p w:rsidR="006B5C8B" w:rsidP="006B5C8B" w:rsidRDefault="006B5C8B" w14:paraId="6B1CA49F" w14:textId="77777777">
            <w:pPr>
              <w:spacing w:after="0"/>
            </w:pPr>
            <w:r>
              <w:rPr>
                <w:rFonts w:hint="cs"/>
                <w:cs/>
              </w:rPr>
              <w:t xml:space="preserve">แสดงข้อมูลใน </w:t>
            </w:r>
            <w:r>
              <w:t>Format</w:t>
            </w:r>
          </w:p>
          <w:p w:rsidR="006B5C8B" w:rsidP="006B5C8B" w:rsidRDefault="006B5C8B" w14:paraId="44E463D8" w14:textId="77777777">
            <w:pPr>
              <w:pStyle w:val="ListParagraph"/>
              <w:numPr>
                <w:ilvl w:val="0"/>
                <w:numId w:val="67"/>
              </w:numPr>
              <w:spacing w:after="0"/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stepRateFlag </w:t>
            </w:r>
            <w:r>
              <w:rPr>
                <w:rFonts w:hint="cs"/>
                <w:cs/>
              </w:rPr>
              <w:t xml:space="preserve">เป็น </w:t>
            </w:r>
            <w:r>
              <w:rPr>
                <w:rFonts w:cs="Angsana New"/>
                <w:cs/>
              </w:rPr>
              <w:t>“</w:t>
            </w:r>
            <w:r>
              <w:t>Yes</w:t>
            </w:r>
            <w:r>
              <w:rPr>
                <w:rFonts w:cs="Angsana New"/>
                <w:cs/>
              </w:rPr>
              <w:t xml:space="preserve">” </w:t>
            </w:r>
          </w:p>
          <w:p w:rsidR="006B5C8B" w:rsidP="006B5C8B" w:rsidRDefault="006B5C8B" w14:paraId="08D72785" w14:textId="77777777">
            <w:pPr>
              <w:pStyle w:val="ListParagraph"/>
              <w:numPr>
                <w:ilvl w:val="1"/>
                <w:numId w:val="67"/>
              </w:numPr>
              <w:spacing w:after="0"/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stepRate </w:t>
            </w:r>
            <w:r>
              <w:rPr>
                <w:rFonts w:hint="cs"/>
                <w:cs/>
              </w:rPr>
              <w:t xml:space="preserve">ใน </w:t>
            </w:r>
            <w:r>
              <w:t xml:space="preserve">Row </w:t>
            </w:r>
            <w:r>
              <w:rPr>
                <w:rFonts w:hint="cs"/>
                <w:cs/>
              </w:rPr>
              <w:t xml:space="preserve">ที่ </w:t>
            </w:r>
            <w:r>
              <w:t xml:space="preserve">1 </w:t>
            </w:r>
            <w:r>
              <w:rPr>
                <w:rFonts w:hint="cs"/>
                <w:cs/>
              </w:rPr>
              <w:t>ให้แสดงค่าเป็น</w:t>
            </w:r>
            <w:r>
              <w:rPr>
                <w:rFonts w:cs="Angsana New"/>
                <w:cs/>
              </w:rPr>
              <w:t xml:space="preserve"> “</w:t>
            </w:r>
            <w:r>
              <w:t xml:space="preserve">First </w:t>
            </w:r>
            <w:r>
              <w:rPr>
                <w:rFonts w:cs="Angsana New"/>
                <w:cs/>
              </w:rPr>
              <w:t xml:space="preserve">” + </w:t>
            </w:r>
            <w:r>
              <w:t xml:space="preserve">stepDuration </w:t>
            </w:r>
            <w:r>
              <w:rPr>
                <w:rFonts w:cs="Angsana New"/>
                <w:cs/>
              </w:rPr>
              <w:t xml:space="preserve">+ </w:t>
            </w:r>
            <w:r>
              <w:t xml:space="preserve">stepDurationUnit </w:t>
            </w:r>
            <w:r>
              <w:rPr>
                <w:rFonts w:cs="Angsana New"/>
                <w:cs/>
              </w:rPr>
              <w:t xml:space="preserve">+ “ ” + </w:t>
            </w:r>
            <w:r>
              <w:t xml:space="preserve">stepExcludingVAT </w:t>
            </w:r>
            <w:r>
              <w:rPr>
                <w:rFonts w:cs="Angsana New"/>
                <w:cs/>
              </w:rPr>
              <w:t xml:space="preserve">+ “ </w:t>
            </w:r>
            <w:r>
              <w:t>Baht</w:t>
            </w:r>
            <w:r>
              <w:rPr>
                <w:rFonts w:cs="Angsana New"/>
                <w:cs/>
              </w:rPr>
              <w:t>”</w:t>
            </w:r>
          </w:p>
          <w:p w:rsidR="006B5C8B" w:rsidP="006B5C8B" w:rsidRDefault="006B5C8B" w14:paraId="4113C8D2" w14:textId="29DD347D">
            <w:pPr>
              <w:pStyle w:val="ListParagraph"/>
              <w:numPr>
                <w:ilvl w:val="1"/>
                <w:numId w:val="67"/>
              </w:numPr>
              <w:spacing w:after="0"/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stepRate </w:t>
            </w:r>
            <w:r>
              <w:rPr>
                <w:rFonts w:hint="cs"/>
                <w:cs/>
              </w:rPr>
              <w:t xml:space="preserve">ใน </w:t>
            </w:r>
            <w:r>
              <w:t xml:space="preserve">Row </w:t>
            </w:r>
            <w:r>
              <w:rPr>
                <w:rFonts w:hint="cs"/>
                <w:cs/>
              </w:rPr>
              <w:t xml:space="preserve">ที่ </w:t>
            </w:r>
            <w:r>
              <w:t xml:space="preserve">2 </w:t>
            </w:r>
            <w:r>
              <w:rPr>
                <w:rFonts w:hint="cs"/>
                <w:cs/>
              </w:rPr>
              <w:t>เป็นต้นไป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ให้แสดงค่าเป็น </w:t>
            </w:r>
            <w:r>
              <w:t xml:space="preserve">stepDurationFrom </w:t>
            </w:r>
            <w:r>
              <w:rPr>
                <w:rFonts w:cs="Angsana New"/>
                <w:cs/>
              </w:rPr>
              <w:t xml:space="preserve">+ “ – “ </w:t>
            </w:r>
            <w:r>
              <w:t xml:space="preserve">stepDurationTo </w:t>
            </w:r>
            <w:r>
              <w:rPr>
                <w:rFonts w:cs="Angsana New"/>
                <w:cs/>
              </w:rPr>
              <w:t xml:space="preserve">+ </w:t>
            </w:r>
            <w:r>
              <w:t xml:space="preserve">stepDurationUnit </w:t>
            </w:r>
            <w:r>
              <w:rPr>
                <w:rFonts w:cs="Angsana New"/>
                <w:cs/>
              </w:rPr>
              <w:t xml:space="preserve">+ “ ” + </w:t>
            </w:r>
            <w:r>
              <w:t xml:space="preserve">stepExcludingVAT </w:t>
            </w:r>
            <w:r>
              <w:rPr>
                <w:rFonts w:cs="Angsana New"/>
                <w:cs/>
              </w:rPr>
              <w:t xml:space="preserve">+ “ </w:t>
            </w:r>
            <w:r>
              <w:t>Baht</w:t>
            </w:r>
            <w:r>
              <w:rPr>
                <w:rFonts w:cs="Angsana New"/>
                <w:cs/>
              </w:rPr>
              <w:t>”</w:t>
            </w:r>
          </w:p>
          <w:p w:rsidRPr="00F942AD" w:rsidR="006B5C8B" w:rsidP="006B5C8B" w:rsidRDefault="006B5C8B" w14:paraId="6C154808" w14:textId="77777777">
            <w:pPr>
              <w:pStyle w:val="ListParagraph"/>
              <w:numPr>
                <w:ilvl w:val="1"/>
                <w:numId w:val="67"/>
              </w:numPr>
              <w:spacing w:after="0"/>
            </w:pPr>
            <w:r>
              <w:rPr>
                <w:rFonts w:hint="cs" w:cs="Angsana New"/>
                <w:cs/>
              </w:rPr>
              <w:t xml:space="preserve">ถ้า </w:t>
            </w:r>
            <w:r>
              <w:rPr>
                <w:rFonts w:cs="CordiaUPC"/>
              </w:rPr>
              <w:t>rateFollowByMainPro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= “</w:t>
            </w:r>
            <w:r>
              <w:rPr>
                <w:rFonts w:cs="CordiaUPC"/>
              </w:rPr>
              <w:t>Yes</w:t>
            </w:r>
            <w:r>
              <w:rPr>
                <w:rFonts w:cs="Angsana New"/>
                <w:cs/>
              </w:rPr>
              <w:t>”</w:t>
            </w:r>
          </w:p>
          <w:p w:rsidRPr="00F942AD" w:rsidR="006B5C8B" w:rsidP="006B5C8B" w:rsidRDefault="006B5C8B" w14:paraId="07793E91" w14:textId="77777777">
            <w:pPr>
              <w:pStyle w:val="ListParagraph"/>
              <w:numPr>
                <w:ilvl w:val="2"/>
                <w:numId w:val="67"/>
              </w:numPr>
              <w:spacing w:after="0"/>
            </w:pP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Exceed Rate Follow By Main Promotion</w:t>
            </w:r>
            <w:r>
              <w:rPr>
                <w:rFonts w:cs="Angsana New"/>
                <w:cs/>
              </w:rPr>
              <w:t>”</w:t>
            </w:r>
          </w:p>
          <w:p w:rsidR="006B5C8B" w:rsidP="006B5C8B" w:rsidRDefault="006B5C8B" w14:paraId="5161E444" w14:textId="77777777">
            <w:pPr>
              <w:pStyle w:val="ListParagraph"/>
              <w:numPr>
                <w:ilvl w:val="1"/>
                <w:numId w:val="67"/>
              </w:numPr>
              <w:spacing w:after="0"/>
            </w:pPr>
            <w:r>
              <w:rPr>
                <w:rFonts w:hint="cs" w:cs="Angsana New"/>
                <w:cs/>
              </w:rPr>
              <w:t xml:space="preserve">ถ้า </w:t>
            </w:r>
            <w:r>
              <w:rPr>
                <w:rFonts w:cs="CordiaUPC"/>
              </w:rPr>
              <w:t>rateFollowByMainPro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= “</w:t>
            </w:r>
            <w:r>
              <w:rPr>
                <w:rFonts w:cs="CordiaUPC"/>
              </w:rPr>
              <w:t>No</w:t>
            </w:r>
            <w:r>
              <w:rPr>
                <w:rFonts w:cs="Angsana New"/>
                <w:cs/>
              </w:rPr>
              <w:t>”</w:t>
            </w:r>
          </w:p>
          <w:p w:rsidR="006B5C8B" w:rsidP="006B5C8B" w:rsidRDefault="006B5C8B" w14:paraId="2D0F0528" w14:textId="77777777">
            <w:pPr>
              <w:pStyle w:val="ListParagraph"/>
              <w:numPr>
                <w:ilvl w:val="2"/>
                <w:numId w:val="67"/>
              </w:numPr>
              <w:spacing w:after="0"/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rateDuration </w:t>
            </w:r>
            <w:r>
              <w:rPr>
                <w:rFonts w:cs="Angsana New"/>
                <w:cs/>
              </w:rPr>
              <w:t>= “</w:t>
            </w:r>
            <w:r>
              <w:t>1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ให้แสดงค่าเป็น </w:t>
            </w:r>
            <w:r>
              <w:rPr>
                <w:rFonts w:cs="Angsana New"/>
                <w:cs/>
              </w:rPr>
              <w:t>“</w:t>
            </w:r>
            <w:r>
              <w:t>exceed</w:t>
            </w:r>
            <w:r>
              <w:rPr>
                <w:rFonts w:cs="Angsana New"/>
                <w:cs/>
              </w:rPr>
              <w:t xml:space="preserve">” + </w:t>
            </w:r>
            <w:r>
              <w:t xml:space="preserve">rateExcludingVAT </w:t>
            </w:r>
            <w:r>
              <w:rPr>
                <w:rFonts w:cs="Angsana New"/>
                <w:cs/>
              </w:rPr>
              <w:t>+ “</w:t>
            </w:r>
            <w:r>
              <w:t>Baht</w:t>
            </w:r>
            <w:r>
              <w:rPr>
                <w:rFonts w:cs="Angsana New"/>
                <w:cs/>
              </w:rPr>
              <w:t xml:space="preserve">/” + </w:t>
            </w:r>
            <w:r>
              <w:t>rateUnit</w:t>
            </w:r>
          </w:p>
          <w:p w:rsidR="006B5C8B" w:rsidP="006B5C8B" w:rsidRDefault="006B5C8B" w14:paraId="34458FAC" w14:textId="77777777">
            <w:pPr>
              <w:pStyle w:val="ListParagraph"/>
              <w:numPr>
                <w:ilvl w:val="2"/>
                <w:numId w:val="67"/>
              </w:numPr>
              <w:spacing w:after="0"/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rateDuration &gt; </w:t>
            </w:r>
            <w:r>
              <w:rPr>
                <w:rFonts w:cs="Angsana New"/>
                <w:cs/>
              </w:rPr>
              <w:t>“</w:t>
            </w:r>
            <w:r>
              <w:t>1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ให้แสดงค่าเป็น </w:t>
            </w:r>
            <w:r>
              <w:rPr>
                <w:rFonts w:cs="Angsana New"/>
                <w:cs/>
              </w:rPr>
              <w:t>“</w:t>
            </w:r>
            <w:r>
              <w:t>exceed</w:t>
            </w:r>
            <w:r>
              <w:rPr>
                <w:rFonts w:cs="Angsana New"/>
                <w:cs/>
              </w:rPr>
              <w:t xml:space="preserve">” + </w:t>
            </w:r>
            <w:r>
              <w:t xml:space="preserve">rateExcludingVAT </w:t>
            </w:r>
            <w:r>
              <w:rPr>
                <w:rFonts w:cs="Angsana New"/>
                <w:cs/>
              </w:rPr>
              <w:t>+ “</w:t>
            </w:r>
            <w:r>
              <w:t>Baht</w:t>
            </w:r>
            <w:r>
              <w:rPr>
                <w:rFonts w:cs="Angsana New"/>
                <w:cs/>
              </w:rPr>
              <w:t xml:space="preserve">/” + </w:t>
            </w:r>
            <w:r>
              <w:t xml:space="preserve">rateDuration </w:t>
            </w:r>
            <w:r>
              <w:rPr>
                <w:rFonts w:cs="Angsana New"/>
                <w:cs/>
              </w:rPr>
              <w:t xml:space="preserve">+ “ ” + </w:t>
            </w:r>
            <w:r>
              <w:t>rateUnit</w:t>
            </w:r>
          </w:p>
          <w:p w:rsidR="006B5C8B" w:rsidP="006B5C8B" w:rsidRDefault="006B5C8B" w14:paraId="0DBD3797" w14:textId="77777777">
            <w:pPr>
              <w:pStyle w:val="ListParagraph"/>
              <w:numPr>
                <w:ilvl w:val="0"/>
                <w:numId w:val="67"/>
              </w:numPr>
              <w:spacing w:after="0"/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stepRateFlag </w:t>
            </w:r>
            <w:r>
              <w:rPr>
                <w:rFonts w:hint="cs"/>
                <w:cs/>
              </w:rPr>
              <w:t xml:space="preserve">เป็น </w:t>
            </w:r>
            <w:r>
              <w:rPr>
                <w:rFonts w:cs="Angsana New"/>
                <w:cs/>
              </w:rPr>
              <w:t>“</w:t>
            </w:r>
            <w:r>
              <w:t>No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>ให้แสดงค่าเป็น</w:t>
            </w:r>
            <w:r>
              <w:rPr>
                <w:rFonts w:cs="Angsana New"/>
                <w:cs/>
              </w:rPr>
              <w:t xml:space="preserve"> </w:t>
            </w:r>
          </w:p>
          <w:p w:rsidR="006B5C8B" w:rsidP="006B5C8B" w:rsidRDefault="006B5C8B" w14:paraId="2F0A4957" w14:textId="77777777">
            <w:pPr>
              <w:pStyle w:val="ListParagraph"/>
              <w:numPr>
                <w:ilvl w:val="1"/>
                <w:numId w:val="67"/>
              </w:numPr>
              <w:spacing w:after="0"/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rateDuration </w:t>
            </w:r>
            <w:r>
              <w:rPr>
                <w:rFonts w:cs="Angsana New"/>
                <w:cs/>
              </w:rPr>
              <w:t>= “</w:t>
            </w:r>
            <w:r>
              <w:t>1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ให้แสดงค่าเป็น </w:t>
            </w:r>
            <w:r>
              <w:t xml:space="preserve">  rateExcludingVAT </w:t>
            </w:r>
            <w:r>
              <w:rPr>
                <w:rFonts w:cs="Angsana New"/>
                <w:cs/>
              </w:rPr>
              <w:t>+ “</w:t>
            </w:r>
            <w:r>
              <w:t>Baht</w:t>
            </w:r>
            <w:r>
              <w:rPr>
                <w:rFonts w:cs="Angsana New"/>
                <w:cs/>
              </w:rPr>
              <w:t xml:space="preserve">/” + </w:t>
            </w:r>
            <w:r>
              <w:t>rateUnit</w:t>
            </w:r>
          </w:p>
          <w:p w:rsidR="006B5C8B" w:rsidP="006B5C8B" w:rsidRDefault="006B5C8B" w14:paraId="7A734B0D" w14:textId="38AC4BE6">
            <w:pPr>
              <w:pStyle w:val="ListParagraph"/>
              <w:numPr>
                <w:ilvl w:val="1"/>
                <w:numId w:val="67"/>
              </w:numPr>
              <w:spacing w:after="0"/>
              <w:rPr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rateDuration &gt; </w:t>
            </w:r>
            <w:r>
              <w:rPr>
                <w:rFonts w:cs="Angsana New"/>
                <w:cs/>
              </w:rPr>
              <w:t>“</w:t>
            </w:r>
            <w:r>
              <w:t>1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ให้แสดงค่าเป็น </w:t>
            </w:r>
            <w:r>
              <w:t xml:space="preserve">rateExcludingVAT </w:t>
            </w:r>
            <w:r>
              <w:rPr>
                <w:rFonts w:cs="Angsana New"/>
                <w:cs/>
              </w:rPr>
              <w:t>+ “</w:t>
            </w:r>
            <w:r>
              <w:t>Baht</w:t>
            </w:r>
            <w:r>
              <w:rPr>
                <w:rFonts w:cs="Angsana New"/>
                <w:cs/>
              </w:rPr>
              <w:t xml:space="preserve">/” + </w:t>
            </w:r>
            <w:r>
              <w:t xml:space="preserve">rateDuration </w:t>
            </w:r>
            <w:r>
              <w:rPr>
                <w:rFonts w:cs="Angsana New"/>
                <w:cs/>
              </w:rPr>
              <w:t xml:space="preserve">+ “ ” + </w:t>
            </w:r>
            <w:r>
              <w:t>rateUnit</w:t>
            </w:r>
          </w:p>
        </w:tc>
      </w:tr>
      <w:tr w:rsidRPr="008979A8" w:rsidR="006B5C8B" w:rsidTr="0055648C" w14:paraId="586BCEEF" w14:textId="77777777">
        <w:trPr>
          <w:trHeight w:val="108"/>
        </w:trPr>
        <w:tc>
          <w:tcPr>
            <w:tcW w:w="1026" w:type="pct"/>
          </w:tcPr>
          <w:p w:rsidRPr="00F03FBF" w:rsidR="006B5C8B" w:rsidP="006B5C8B" w:rsidRDefault="006B5C8B" w14:paraId="607796F2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Rate Including VAT</w:t>
            </w:r>
          </w:p>
        </w:tc>
        <w:tc>
          <w:tcPr>
            <w:tcW w:w="900" w:type="pct"/>
          </w:tcPr>
          <w:p w:rsidR="006B5C8B" w:rsidP="006B5C8B" w:rsidRDefault="006B5C8B" w14:paraId="66E6A6C4" w14:textId="77777777">
            <w:pPr>
              <w:pStyle w:val="HeaderTable"/>
            </w:pPr>
          </w:p>
        </w:tc>
        <w:tc>
          <w:tcPr>
            <w:tcW w:w="3074" w:type="pct"/>
          </w:tcPr>
          <w:p w:rsidR="006B5C8B" w:rsidP="006B5C8B" w:rsidRDefault="006B5C8B" w14:paraId="399899C6" w14:textId="77777777">
            <w:pPr>
              <w:spacing w:after="0"/>
            </w:pPr>
            <w:r>
              <w:rPr>
                <w:rFonts w:hint="cs"/>
                <w:cs/>
              </w:rPr>
              <w:t xml:space="preserve">แสดงข้อมูลใน </w:t>
            </w:r>
            <w:r>
              <w:t>Format</w:t>
            </w:r>
          </w:p>
          <w:p w:rsidR="006B5C8B" w:rsidP="006B5C8B" w:rsidRDefault="006B5C8B" w14:paraId="2E502256" w14:textId="77777777">
            <w:pPr>
              <w:pStyle w:val="ListParagraph"/>
              <w:numPr>
                <w:ilvl w:val="0"/>
                <w:numId w:val="67"/>
              </w:numPr>
              <w:spacing w:after="0"/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stepRateFlag </w:t>
            </w:r>
            <w:r>
              <w:rPr>
                <w:rFonts w:hint="cs"/>
                <w:cs/>
              </w:rPr>
              <w:t xml:space="preserve">เป็น </w:t>
            </w:r>
            <w:r>
              <w:rPr>
                <w:rFonts w:cs="Angsana New"/>
                <w:cs/>
              </w:rPr>
              <w:t>“</w:t>
            </w:r>
            <w:r>
              <w:t>Yes</w:t>
            </w:r>
            <w:r>
              <w:rPr>
                <w:rFonts w:cs="Angsana New"/>
                <w:cs/>
              </w:rPr>
              <w:t xml:space="preserve">” </w:t>
            </w:r>
          </w:p>
          <w:p w:rsidR="006B5C8B" w:rsidP="006B5C8B" w:rsidRDefault="006B5C8B" w14:paraId="53421C2D" w14:textId="77777777">
            <w:pPr>
              <w:pStyle w:val="ListParagraph"/>
              <w:numPr>
                <w:ilvl w:val="1"/>
                <w:numId w:val="67"/>
              </w:numPr>
              <w:spacing w:after="0"/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stepRate </w:t>
            </w:r>
            <w:r>
              <w:rPr>
                <w:rFonts w:hint="cs"/>
                <w:cs/>
              </w:rPr>
              <w:t xml:space="preserve">ใน </w:t>
            </w:r>
            <w:r>
              <w:t xml:space="preserve">Row </w:t>
            </w:r>
            <w:r>
              <w:rPr>
                <w:rFonts w:hint="cs"/>
                <w:cs/>
              </w:rPr>
              <w:t xml:space="preserve">ที่ </w:t>
            </w:r>
            <w:r>
              <w:t xml:space="preserve">1 </w:t>
            </w:r>
            <w:r>
              <w:rPr>
                <w:rFonts w:hint="cs"/>
                <w:cs/>
              </w:rPr>
              <w:t>ให้แสดงค่าเป็น</w:t>
            </w:r>
            <w:r>
              <w:rPr>
                <w:rFonts w:cs="Angsana New"/>
                <w:cs/>
              </w:rPr>
              <w:t xml:space="preserve"> “</w:t>
            </w:r>
            <w:r>
              <w:t xml:space="preserve">First </w:t>
            </w:r>
            <w:r>
              <w:rPr>
                <w:rFonts w:cs="Angsana New"/>
                <w:cs/>
              </w:rPr>
              <w:t xml:space="preserve">” + </w:t>
            </w:r>
            <w:r>
              <w:t xml:space="preserve">stepDuration </w:t>
            </w:r>
            <w:r>
              <w:rPr>
                <w:rFonts w:cs="Angsana New"/>
                <w:cs/>
              </w:rPr>
              <w:t xml:space="preserve">+ </w:t>
            </w:r>
            <w:r>
              <w:t xml:space="preserve">stepDurationUnit </w:t>
            </w:r>
            <w:r>
              <w:rPr>
                <w:rFonts w:cs="Angsana New"/>
                <w:cs/>
              </w:rPr>
              <w:t xml:space="preserve">+ “ ” + </w:t>
            </w:r>
            <w:r>
              <w:t xml:space="preserve">stepIncludingVAT </w:t>
            </w:r>
            <w:r>
              <w:rPr>
                <w:rFonts w:cs="Angsana New"/>
                <w:cs/>
              </w:rPr>
              <w:t xml:space="preserve">+ “ </w:t>
            </w:r>
            <w:r>
              <w:t>Baht</w:t>
            </w:r>
            <w:r>
              <w:rPr>
                <w:rFonts w:cs="Angsana New"/>
                <w:cs/>
              </w:rPr>
              <w:t>”</w:t>
            </w:r>
          </w:p>
          <w:p w:rsidR="006B5C8B" w:rsidP="006B5C8B" w:rsidRDefault="006B5C8B" w14:paraId="2A3FC982" w14:textId="263376A1">
            <w:pPr>
              <w:pStyle w:val="ListParagraph"/>
              <w:numPr>
                <w:ilvl w:val="1"/>
                <w:numId w:val="67"/>
              </w:numPr>
              <w:spacing w:after="0"/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stepRate </w:t>
            </w:r>
            <w:r>
              <w:rPr>
                <w:rFonts w:hint="cs"/>
                <w:cs/>
              </w:rPr>
              <w:t xml:space="preserve">ใน </w:t>
            </w:r>
            <w:r>
              <w:t xml:space="preserve">Row </w:t>
            </w:r>
            <w:r>
              <w:rPr>
                <w:rFonts w:hint="cs"/>
                <w:cs/>
              </w:rPr>
              <w:t xml:space="preserve">ที่ </w:t>
            </w:r>
            <w:r>
              <w:t xml:space="preserve">2 </w:t>
            </w:r>
            <w:r>
              <w:rPr>
                <w:rFonts w:hint="cs"/>
                <w:cs/>
              </w:rPr>
              <w:t>เป็นต้นไป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ให้แสดงค่าเป็น </w:t>
            </w:r>
            <w:r>
              <w:t xml:space="preserve">stepDurationFrom </w:t>
            </w:r>
            <w:r>
              <w:rPr>
                <w:rFonts w:cs="Angsana New"/>
                <w:cs/>
              </w:rPr>
              <w:t xml:space="preserve">+ “ – “ </w:t>
            </w:r>
            <w:r>
              <w:t xml:space="preserve">stepDurationTo </w:t>
            </w:r>
            <w:r>
              <w:rPr>
                <w:rFonts w:cs="Angsana New"/>
                <w:cs/>
              </w:rPr>
              <w:t xml:space="preserve">+ </w:t>
            </w:r>
            <w:r>
              <w:t xml:space="preserve">stepDurationUnit </w:t>
            </w:r>
            <w:r>
              <w:rPr>
                <w:rFonts w:cs="Angsana New"/>
                <w:cs/>
              </w:rPr>
              <w:t xml:space="preserve">+ “ ” + </w:t>
            </w:r>
            <w:r>
              <w:t xml:space="preserve">stepIncludingVAT </w:t>
            </w:r>
            <w:r>
              <w:rPr>
                <w:rFonts w:cs="Angsana New"/>
                <w:cs/>
              </w:rPr>
              <w:t xml:space="preserve">+ “ </w:t>
            </w:r>
            <w:r>
              <w:t>Baht</w:t>
            </w:r>
            <w:r>
              <w:rPr>
                <w:rFonts w:cs="Angsana New"/>
                <w:cs/>
              </w:rPr>
              <w:t>”</w:t>
            </w:r>
          </w:p>
          <w:p w:rsidRPr="00F942AD" w:rsidR="006B5C8B" w:rsidP="006B5C8B" w:rsidRDefault="006B5C8B" w14:paraId="3DB5F950" w14:textId="77777777">
            <w:pPr>
              <w:pStyle w:val="ListParagraph"/>
              <w:numPr>
                <w:ilvl w:val="1"/>
                <w:numId w:val="67"/>
              </w:numPr>
              <w:spacing w:after="0"/>
            </w:pPr>
            <w:r>
              <w:rPr>
                <w:rFonts w:hint="cs" w:cs="Angsana New"/>
                <w:cs/>
              </w:rPr>
              <w:t xml:space="preserve">ถ้า </w:t>
            </w:r>
            <w:r>
              <w:rPr>
                <w:rFonts w:cs="CordiaUPC"/>
              </w:rPr>
              <w:t>rateFollowByMainPro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= “</w:t>
            </w:r>
            <w:r>
              <w:rPr>
                <w:rFonts w:cs="CordiaUPC"/>
              </w:rPr>
              <w:t>Yes</w:t>
            </w:r>
            <w:r>
              <w:rPr>
                <w:rFonts w:cs="Angsana New"/>
                <w:cs/>
              </w:rPr>
              <w:t>”</w:t>
            </w:r>
          </w:p>
          <w:p w:rsidRPr="00F942AD" w:rsidR="006B5C8B" w:rsidP="006B5C8B" w:rsidRDefault="006B5C8B" w14:paraId="092A38F3" w14:textId="77777777">
            <w:pPr>
              <w:pStyle w:val="ListParagraph"/>
              <w:numPr>
                <w:ilvl w:val="2"/>
                <w:numId w:val="67"/>
              </w:numPr>
              <w:spacing w:after="0"/>
            </w:pP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Exceed Rate Follow By Main Promotion</w:t>
            </w:r>
            <w:r>
              <w:rPr>
                <w:rFonts w:cs="Angsana New"/>
                <w:cs/>
              </w:rPr>
              <w:t>”</w:t>
            </w:r>
          </w:p>
          <w:p w:rsidR="006B5C8B" w:rsidP="006B5C8B" w:rsidRDefault="006B5C8B" w14:paraId="33D76F4F" w14:textId="77777777">
            <w:pPr>
              <w:pStyle w:val="ListParagraph"/>
              <w:numPr>
                <w:ilvl w:val="1"/>
                <w:numId w:val="67"/>
              </w:numPr>
              <w:spacing w:after="0"/>
            </w:pPr>
            <w:r>
              <w:rPr>
                <w:rFonts w:hint="cs" w:cs="Angsana New"/>
                <w:cs/>
              </w:rPr>
              <w:t xml:space="preserve">ถ้า </w:t>
            </w:r>
            <w:r>
              <w:rPr>
                <w:rFonts w:cs="CordiaUPC"/>
              </w:rPr>
              <w:t>rateFollowByMainPro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= “</w:t>
            </w:r>
            <w:r>
              <w:rPr>
                <w:rFonts w:cs="CordiaUPC"/>
              </w:rPr>
              <w:t>No</w:t>
            </w:r>
            <w:r>
              <w:rPr>
                <w:rFonts w:cs="Angsana New"/>
                <w:cs/>
              </w:rPr>
              <w:t>”</w:t>
            </w:r>
          </w:p>
          <w:p w:rsidR="006B5C8B" w:rsidP="006B5C8B" w:rsidRDefault="006B5C8B" w14:paraId="6BA57F8A" w14:textId="0F6266E2">
            <w:pPr>
              <w:pStyle w:val="ListParagraph"/>
              <w:numPr>
                <w:ilvl w:val="2"/>
                <w:numId w:val="67"/>
              </w:numPr>
              <w:spacing w:after="0"/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rateDuration </w:t>
            </w:r>
            <w:r>
              <w:rPr>
                <w:rFonts w:cs="Angsana New"/>
                <w:cs/>
              </w:rPr>
              <w:t>= “</w:t>
            </w:r>
            <w:r>
              <w:t>1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ให้แสดงค่าเป็น </w:t>
            </w:r>
            <w:r>
              <w:rPr>
                <w:rFonts w:cs="Angsana New"/>
                <w:cs/>
              </w:rPr>
              <w:t>“</w:t>
            </w:r>
            <w:r>
              <w:t>exceed</w:t>
            </w:r>
            <w:r>
              <w:rPr>
                <w:rFonts w:cs="Angsana New"/>
                <w:cs/>
              </w:rPr>
              <w:t xml:space="preserve">” + </w:t>
            </w:r>
            <w:r>
              <w:t xml:space="preserve">rateIncludingVAT </w:t>
            </w:r>
            <w:r>
              <w:rPr>
                <w:rFonts w:cs="Angsana New"/>
                <w:cs/>
              </w:rPr>
              <w:t>+ “</w:t>
            </w:r>
            <w:r>
              <w:t>Baht</w:t>
            </w:r>
            <w:r>
              <w:rPr>
                <w:rFonts w:cs="Angsana New"/>
                <w:cs/>
              </w:rPr>
              <w:t xml:space="preserve">/” + </w:t>
            </w:r>
            <w:r>
              <w:t>rateUnit</w:t>
            </w:r>
          </w:p>
          <w:p w:rsidR="006B5C8B" w:rsidP="006B5C8B" w:rsidRDefault="006B5C8B" w14:paraId="471ACAF7" w14:textId="41ECF1EB">
            <w:pPr>
              <w:pStyle w:val="ListParagraph"/>
              <w:numPr>
                <w:ilvl w:val="2"/>
                <w:numId w:val="67"/>
              </w:numPr>
              <w:spacing w:after="0"/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rateDuration &gt; </w:t>
            </w:r>
            <w:r>
              <w:rPr>
                <w:rFonts w:cs="Angsana New"/>
                <w:cs/>
              </w:rPr>
              <w:t>“</w:t>
            </w:r>
            <w:r>
              <w:t>1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ให้แสดงค่าเป็น </w:t>
            </w:r>
            <w:r>
              <w:rPr>
                <w:rFonts w:cs="Angsana New"/>
                <w:cs/>
              </w:rPr>
              <w:t>“</w:t>
            </w:r>
            <w:r>
              <w:t>exceed</w:t>
            </w:r>
            <w:r>
              <w:rPr>
                <w:rFonts w:cs="Angsana New"/>
                <w:cs/>
              </w:rPr>
              <w:t xml:space="preserve">” + </w:t>
            </w:r>
            <w:r>
              <w:t xml:space="preserve">rateIncludingVAT </w:t>
            </w:r>
            <w:r>
              <w:rPr>
                <w:rFonts w:cs="Angsana New"/>
                <w:cs/>
              </w:rPr>
              <w:t>+ “</w:t>
            </w:r>
            <w:r>
              <w:t>Baht</w:t>
            </w:r>
            <w:r>
              <w:rPr>
                <w:rFonts w:cs="Angsana New"/>
                <w:cs/>
              </w:rPr>
              <w:t xml:space="preserve">/” + </w:t>
            </w:r>
            <w:r>
              <w:t xml:space="preserve">rateDuration </w:t>
            </w:r>
            <w:r>
              <w:rPr>
                <w:rFonts w:cs="Angsana New"/>
                <w:cs/>
              </w:rPr>
              <w:t xml:space="preserve">+ “ ” + </w:t>
            </w:r>
            <w:r>
              <w:t>rateUnit</w:t>
            </w:r>
          </w:p>
          <w:p w:rsidR="006B5C8B" w:rsidP="006B5C8B" w:rsidRDefault="006B5C8B" w14:paraId="5CFAEA2E" w14:textId="77777777">
            <w:pPr>
              <w:pStyle w:val="ListParagraph"/>
              <w:numPr>
                <w:ilvl w:val="0"/>
                <w:numId w:val="67"/>
              </w:numPr>
              <w:spacing w:after="0"/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stepRateFlag </w:t>
            </w:r>
            <w:r>
              <w:rPr>
                <w:rFonts w:hint="cs"/>
                <w:cs/>
              </w:rPr>
              <w:t xml:space="preserve">เป็น </w:t>
            </w:r>
            <w:r>
              <w:rPr>
                <w:rFonts w:cs="Angsana New"/>
                <w:cs/>
              </w:rPr>
              <w:t>“</w:t>
            </w:r>
            <w:r>
              <w:t>No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>ให้แสดงค่าเป็น</w:t>
            </w:r>
            <w:r>
              <w:rPr>
                <w:rFonts w:cs="Angsana New"/>
                <w:cs/>
              </w:rPr>
              <w:t xml:space="preserve"> </w:t>
            </w:r>
          </w:p>
          <w:p w:rsidR="006B5C8B" w:rsidP="006B5C8B" w:rsidRDefault="006B5C8B" w14:paraId="20F6CB31" w14:textId="5719FADE">
            <w:pPr>
              <w:pStyle w:val="ListParagraph"/>
              <w:numPr>
                <w:ilvl w:val="1"/>
                <w:numId w:val="67"/>
              </w:numPr>
              <w:spacing w:after="0"/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rateDuration </w:t>
            </w:r>
            <w:r>
              <w:rPr>
                <w:rFonts w:cs="Angsana New"/>
                <w:cs/>
              </w:rPr>
              <w:t>= “</w:t>
            </w:r>
            <w:r>
              <w:t>1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ให้แสดงค่าเป็น </w:t>
            </w:r>
            <w:r>
              <w:t xml:space="preserve">  rateIncludingVAT </w:t>
            </w:r>
            <w:r>
              <w:rPr>
                <w:rFonts w:cs="Angsana New"/>
                <w:cs/>
              </w:rPr>
              <w:t>+ “</w:t>
            </w:r>
            <w:r>
              <w:t>Baht</w:t>
            </w:r>
            <w:r>
              <w:rPr>
                <w:rFonts w:cs="Angsana New"/>
                <w:cs/>
              </w:rPr>
              <w:t xml:space="preserve">/” + </w:t>
            </w:r>
            <w:r>
              <w:t>rateUnit</w:t>
            </w:r>
          </w:p>
          <w:p w:rsidRPr="0064149B" w:rsidR="006B5C8B" w:rsidP="006B5C8B" w:rsidRDefault="006B5C8B" w14:paraId="7B1464CC" w14:textId="67AECFBA">
            <w:pPr>
              <w:pStyle w:val="ListParagraph"/>
              <w:numPr>
                <w:ilvl w:val="1"/>
                <w:numId w:val="67"/>
              </w:numPr>
              <w:spacing w:after="0"/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rateDuration &gt; </w:t>
            </w:r>
            <w:r>
              <w:rPr>
                <w:rFonts w:cs="Angsana New"/>
                <w:cs/>
              </w:rPr>
              <w:t>“</w:t>
            </w:r>
            <w:r>
              <w:t>1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ให้แสดงค่าเป็น </w:t>
            </w:r>
            <w:r>
              <w:t xml:space="preserve">rateIncludingVAT </w:t>
            </w:r>
            <w:r>
              <w:rPr>
                <w:rFonts w:cs="Angsana New"/>
                <w:cs/>
              </w:rPr>
              <w:t>+ “</w:t>
            </w:r>
            <w:r>
              <w:t>Baht</w:t>
            </w:r>
            <w:r>
              <w:rPr>
                <w:rFonts w:cs="Angsana New"/>
                <w:cs/>
              </w:rPr>
              <w:t xml:space="preserve">/” + </w:t>
            </w:r>
            <w:r>
              <w:t xml:space="preserve">rateDuration </w:t>
            </w:r>
            <w:r>
              <w:rPr>
                <w:rFonts w:cs="Angsana New"/>
                <w:cs/>
              </w:rPr>
              <w:t xml:space="preserve">+ “ ” + </w:t>
            </w:r>
            <w:r>
              <w:t>rateUnit</w:t>
            </w:r>
          </w:p>
        </w:tc>
      </w:tr>
      <w:tr w:rsidRPr="008979A8" w:rsidR="006B5C8B" w:rsidTr="0055648C" w14:paraId="1AC51980" w14:textId="77777777">
        <w:trPr>
          <w:trHeight w:val="108"/>
        </w:trPr>
        <w:tc>
          <w:tcPr>
            <w:tcW w:w="1026" w:type="pct"/>
          </w:tcPr>
          <w:p w:rsidRPr="003A1FD8" w:rsidR="006B5C8B" w:rsidP="006B5C8B" w:rsidRDefault="006B5C8B" w14:paraId="3AEE8529" w14:textId="77777777">
            <w:pPr>
              <w:rPr>
                <w:rFonts w:cs="CordiaUPC"/>
              </w:rPr>
            </w:pPr>
            <w:r w:rsidRPr="003A1FD8">
              <w:rPr>
                <w:rFonts w:cs="CordiaUPC"/>
              </w:rPr>
              <w:t>Action</w:t>
            </w:r>
          </w:p>
          <w:p w:rsidRPr="003A1FD8" w:rsidR="006B5C8B" w:rsidP="006B5C8B" w:rsidRDefault="006B5C8B" w14:paraId="6B7743AB" w14:textId="77777777">
            <w:pPr>
              <w:pStyle w:val="ListParagraph"/>
              <w:numPr>
                <w:ilvl w:val="0"/>
                <w:numId w:val="13"/>
              </w:numPr>
              <w:rPr>
                <w:rFonts w:cs="CordiaUPC"/>
              </w:rPr>
            </w:pPr>
            <w:r w:rsidRPr="003A1FD8">
              <w:rPr>
                <w:rFonts w:hint="cs" w:cs="Angsana New"/>
                <w:cs/>
              </w:rPr>
              <w:t>ปุ่ม</w:t>
            </w:r>
            <w:r>
              <w:rPr>
                <w:rFonts w:cs="Angsana New"/>
                <w:cs/>
              </w:rPr>
              <w:t xml:space="preserve"> </w:t>
            </w:r>
            <w:r w:rsidRPr="003A1FD8">
              <w:rPr>
                <w:rFonts w:cs="CordiaUPC"/>
              </w:rPr>
              <w:t>Edit</w:t>
            </w:r>
          </w:p>
        </w:tc>
        <w:tc>
          <w:tcPr>
            <w:tcW w:w="900" w:type="pct"/>
          </w:tcPr>
          <w:p w:rsidR="006B5C8B" w:rsidP="006B5C8B" w:rsidRDefault="006B5C8B" w14:paraId="596BE5CA" w14:textId="77777777">
            <w:r>
              <w:t>Button</w:t>
            </w:r>
          </w:p>
        </w:tc>
        <w:tc>
          <w:tcPr>
            <w:tcW w:w="3074" w:type="pct"/>
          </w:tcPr>
          <w:p w:rsidRPr="0079598B" w:rsidR="006B5C8B" w:rsidP="006B5C8B" w:rsidRDefault="006B5C8B" w14:paraId="1B5B5B2A" w14:textId="77777777">
            <w:pPr>
              <w:rPr>
                <w:rFonts w:cs="CordiaUPC"/>
                <w:cs/>
              </w:rPr>
            </w:pPr>
            <w:r w:rsidRPr="0079598B">
              <w:rPr>
                <w:rFonts w:cs="Angsana New"/>
                <w:cs/>
              </w:rPr>
              <w:t xml:space="preserve">เมื่อกดปุ่มให้ทำการ </w:t>
            </w:r>
            <w:r w:rsidRPr="0079598B">
              <w:rPr>
                <w:rFonts w:cs="CordiaUPC"/>
              </w:rPr>
              <w:t>Visible Detail Section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และดึงข้อมูลของ </w:t>
            </w:r>
            <w:r>
              <w:rPr>
                <w:rFonts w:cs="CordiaUPC"/>
              </w:rPr>
              <w:t xml:space="preserve">Row </w:t>
            </w:r>
            <w:r>
              <w:rPr>
                <w:rFonts w:hint="cs" w:cs="Angsana New"/>
                <w:cs/>
              </w:rPr>
              <w:t>นั้นๆ มาแสดง</w:t>
            </w:r>
          </w:p>
        </w:tc>
      </w:tr>
      <w:tr w:rsidRPr="008979A8" w:rsidR="006B5C8B" w:rsidTr="0055648C" w14:paraId="545EC45D" w14:textId="77777777">
        <w:trPr>
          <w:trHeight w:val="108"/>
        </w:trPr>
        <w:tc>
          <w:tcPr>
            <w:tcW w:w="1026" w:type="pct"/>
          </w:tcPr>
          <w:p w:rsidRPr="003A1FD8" w:rsidR="006B5C8B" w:rsidP="006B5C8B" w:rsidRDefault="006B5C8B" w14:paraId="167002AB" w14:textId="77777777">
            <w:pPr>
              <w:rPr>
                <w:rFonts w:cs="CordiaUPC"/>
              </w:rPr>
            </w:pPr>
            <w:r w:rsidRPr="003A1FD8">
              <w:rPr>
                <w:rFonts w:cs="CordiaUPC"/>
              </w:rPr>
              <w:t>Action</w:t>
            </w:r>
          </w:p>
          <w:p w:rsidRPr="00285067" w:rsidR="006B5C8B" w:rsidP="006B5C8B" w:rsidRDefault="006B5C8B" w14:paraId="62231251" w14:textId="77777777">
            <w:pPr>
              <w:pStyle w:val="ListParagraph"/>
              <w:numPr>
                <w:ilvl w:val="0"/>
                <w:numId w:val="13"/>
              </w:numPr>
              <w:rPr>
                <w:rFonts w:cs="CordiaUPC"/>
              </w:rPr>
            </w:pPr>
            <w:r w:rsidRPr="00285067">
              <w:rPr>
                <w:rFonts w:hint="cs" w:cs="Angsana New"/>
                <w:cs/>
              </w:rPr>
              <w:t>ปุ่ม</w:t>
            </w:r>
            <w:r>
              <w:rPr>
                <w:rFonts w:cs="CordiaUPC"/>
              </w:rPr>
              <w:t xml:space="preserve"> Copy</w:t>
            </w:r>
          </w:p>
        </w:tc>
        <w:tc>
          <w:tcPr>
            <w:tcW w:w="900" w:type="pct"/>
          </w:tcPr>
          <w:p w:rsidR="006B5C8B" w:rsidP="006B5C8B" w:rsidRDefault="006B5C8B" w14:paraId="7682901A" w14:textId="77777777">
            <w:r>
              <w:t>Button</w:t>
            </w:r>
          </w:p>
        </w:tc>
        <w:tc>
          <w:tcPr>
            <w:tcW w:w="3074" w:type="pct"/>
          </w:tcPr>
          <w:p w:rsidRPr="0079598B" w:rsidR="006B5C8B" w:rsidP="006B5C8B" w:rsidRDefault="006B5C8B" w14:paraId="09DF3E1E" w14:textId="77777777">
            <w:pPr>
              <w:rPr>
                <w:rFonts w:cs="CordiaUPC"/>
                <w:cs/>
              </w:rPr>
            </w:pPr>
            <w:r w:rsidRPr="0079598B">
              <w:rPr>
                <w:rFonts w:cs="Angsana New"/>
                <w:cs/>
              </w:rPr>
              <w:t xml:space="preserve">เมื่อกดปุ่มให้ทำการ </w:t>
            </w:r>
            <w:r>
              <w:rPr>
                <w:rFonts w:cs="CordiaUPC"/>
              </w:rPr>
              <w:t>Visible Detail</w:t>
            </w:r>
            <w:r w:rsidRPr="0079598B">
              <w:rPr>
                <w:rFonts w:cs="CordiaUPC"/>
              </w:rPr>
              <w:t xml:space="preserve"> Section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>และ</w:t>
            </w:r>
            <w:r>
              <w:rPr>
                <w:rFonts w:cs="CordiaUPC"/>
              </w:rPr>
              <w:t xml:space="preserve"> Copy </w:t>
            </w:r>
            <w:r>
              <w:rPr>
                <w:rFonts w:hint="cs" w:cs="Angsana New"/>
                <w:cs/>
              </w:rPr>
              <w:t xml:space="preserve">ข้อมูลของ </w:t>
            </w:r>
            <w:r>
              <w:rPr>
                <w:rFonts w:cs="CordiaUPC"/>
              </w:rPr>
              <w:t xml:space="preserve">Row </w:t>
            </w:r>
            <w:r>
              <w:rPr>
                <w:rFonts w:hint="cs" w:cs="Angsana New"/>
                <w:cs/>
              </w:rPr>
              <w:t xml:space="preserve">นั้นๆ มาแสดงเพื่อสร้างเป็น </w:t>
            </w:r>
            <w:r>
              <w:rPr>
                <w:rFonts w:cs="CordiaUPC"/>
              </w:rPr>
              <w:t xml:space="preserve">Row </w:t>
            </w:r>
            <w:r>
              <w:rPr>
                <w:rFonts w:hint="cs" w:cs="Angsana New"/>
                <w:cs/>
              </w:rPr>
              <w:t>ใหม่</w:t>
            </w:r>
          </w:p>
        </w:tc>
      </w:tr>
      <w:tr w:rsidRPr="008979A8" w:rsidR="006B5C8B" w:rsidTr="0055648C" w14:paraId="15B9396A" w14:textId="77777777">
        <w:trPr>
          <w:trHeight w:val="108"/>
        </w:trPr>
        <w:tc>
          <w:tcPr>
            <w:tcW w:w="1026" w:type="pct"/>
          </w:tcPr>
          <w:p w:rsidRPr="003A1FD8" w:rsidR="006B5C8B" w:rsidP="006B5C8B" w:rsidRDefault="006B5C8B" w14:paraId="529FF7DB" w14:textId="77777777">
            <w:pPr>
              <w:rPr>
                <w:rFonts w:cs="CordiaUPC"/>
              </w:rPr>
            </w:pPr>
            <w:r w:rsidRPr="003A1FD8">
              <w:rPr>
                <w:rFonts w:cs="CordiaUPC"/>
              </w:rPr>
              <w:t>Action</w:t>
            </w:r>
          </w:p>
          <w:p w:rsidRPr="003A1FD8" w:rsidR="006B5C8B" w:rsidP="006B5C8B" w:rsidRDefault="006B5C8B" w14:paraId="5DF45EC1" w14:textId="77777777">
            <w:pPr>
              <w:pStyle w:val="ListParagraph"/>
              <w:numPr>
                <w:ilvl w:val="0"/>
                <w:numId w:val="14"/>
              </w:numPr>
              <w:rPr>
                <w:rFonts w:cs="CordiaUPC"/>
              </w:rPr>
            </w:pPr>
            <w:r w:rsidRPr="003A1FD8">
              <w:rPr>
                <w:rFonts w:hint="cs" w:cs="Angsana New"/>
                <w:cs/>
              </w:rPr>
              <w:t xml:space="preserve">ปุ่ม </w:t>
            </w:r>
            <w:r w:rsidRPr="003A1FD8">
              <w:rPr>
                <w:rFonts w:cs="CordiaUPC"/>
              </w:rPr>
              <w:t>Delete</w:t>
            </w:r>
          </w:p>
        </w:tc>
        <w:tc>
          <w:tcPr>
            <w:tcW w:w="900" w:type="pct"/>
          </w:tcPr>
          <w:p w:rsidR="006B5C8B" w:rsidP="006B5C8B" w:rsidRDefault="006B5C8B" w14:paraId="02E3F5EC" w14:textId="77777777">
            <w:r>
              <w:t>Button</w:t>
            </w:r>
          </w:p>
        </w:tc>
        <w:tc>
          <w:tcPr>
            <w:tcW w:w="3074" w:type="pct"/>
          </w:tcPr>
          <w:p w:rsidR="006B5C8B" w:rsidP="006B5C8B" w:rsidRDefault="006B5C8B" w14:paraId="7E5E101C" w14:textId="77777777">
            <w:pPr>
              <w:rPr>
                <w:rFonts w:cs="CordiaUPC"/>
              </w:rPr>
            </w:pPr>
            <w:r w:rsidRPr="0079598B">
              <w:rPr>
                <w:rFonts w:cs="Angsana New"/>
                <w:cs/>
              </w:rPr>
              <w:t>เมื่</w:t>
            </w:r>
            <w:r>
              <w:rPr>
                <w:rFonts w:hint="cs" w:cs="Angsana New"/>
                <w:cs/>
              </w:rPr>
              <w:t>อ</w:t>
            </w:r>
            <w:r w:rsidRPr="0079598B">
              <w:rPr>
                <w:rFonts w:cs="Angsana New"/>
                <w:cs/>
              </w:rPr>
              <w:t>กดปุ่มให้ทำการ</w:t>
            </w:r>
            <w:r>
              <w:rPr>
                <w:rFonts w:cs="CordiaUPC"/>
              </w:rPr>
              <w:t xml:space="preserve"> Delete </w:t>
            </w:r>
            <w:r>
              <w:rPr>
                <w:rFonts w:hint="cs" w:cs="Angsana New"/>
                <w:cs/>
              </w:rPr>
              <w:t xml:space="preserve">ข้อมูลของ </w:t>
            </w:r>
            <w:r>
              <w:rPr>
                <w:rFonts w:cs="CordiaUPC"/>
              </w:rPr>
              <w:t xml:space="preserve">Row </w:t>
            </w:r>
            <w:r>
              <w:rPr>
                <w:rFonts w:hint="cs" w:cs="Angsana New"/>
                <w:cs/>
              </w:rPr>
              <w:t>นั้นๆ</w:t>
            </w:r>
          </w:p>
          <w:p w:rsidRPr="00D151BA" w:rsidR="006B5C8B" w:rsidP="006B5C8B" w:rsidRDefault="006B5C8B" w14:paraId="799CF6E9" w14:textId="77777777">
            <w:pPr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ถ้าลบจนเหลือ </w:t>
            </w:r>
            <w:r>
              <w:rPr>
                <w:rFonts w:cs="CordiaUPC"/>
              </w:rPr>
              <w:t xml:space="preserve">0 Row </w:t>
            </w:r>
            <w:r>
              <w:rPr>
                <w:rFonts w:hint="cs" w:cs="Angsana New"/>
                <w:cs/>
              </w:rPr>
              <w:t xml:space="preserve">ให้ทำการเคลียร์ค่า </w:t>
            </w:r>
            <w:r>
              <w:rPr>
                <w:rFonts w:cs="CordiaUPC"/>
              </w:rPr>
              <w:t>priceTypePattern</w:t>
            </w:r>
            <w:r>
              <w:rPr>
                <w:rFonts w:hint="cs" w:cs="Angsana New"/>
                <w:cs/>
              </w:rPr>
              <w:t xml:space="preserve"> ด้วย</w:t>
            </w:r>
          </w:p>
        </w:tc>
      </w:tr>
      <w:tr w:rsidRPr="008979A8" w:rsidR="006B5C8B" w:rsidTr="0055648C" w14:paraId="6C38C28A" w14:textId="77777777">
        <w:trPr>
          <w:trHeight w:val="108"/>
        </w:trPr>
        <w:tc>
          <w:tcPr>
            <w:tcW w:w="1026" w:type="pct"/>
          </w:tcPr>
          <w:p w:rsidRPr="003A1FD8" w:rsidR="006B5C8B" w:rsidP="006B5C8B" w:rsidRDefault="006B5C8B" w14:paraId="7DDC5937" w14:textId="77777777">
            <w:pPr>
              <w:rPr>
                <w:rFonts w:cs="CordiaUPC"/>
              </w:rPr>
            </w:pPr>
            <w:r w:rsidRPr="003A1FD8">
              <w:rPr>
                <w:rFonts w:hint="cs" w:cs="Angsana New"/>
                <w:cs/>
              </w:rPr>
              <w:t xml:space="preserve">ปุ่ม </w:t>
            </w:r>
            <w:r w:rsidRPr="003A1FD8">
              <w:rPr>
                <w:rFonts w:cs="Angsana New"/>
                <w:cs/>
              </w:rPr>
              <w:t>+</w:t>
            </w:r>
          </w:p>
        </w:tc>
        <w:tc>
          <w:tcPr>
            <w:tcW w:w="900" w:type="pct"/>
          </w:tcPr>
          <w:p w:rsidR="006B5C8B" w:rsidP="006B5C8B" w:rsidRDefault="006B5C8B" w14:paraId="09579EA7" w14:textId="77777777">
            <w:r>
              <w:t>Button</w:t>
            </w:r>
          </w:p>
        </w:tc>
        <w:tc>
          <w:tcPr>
            <w:tcW w:w="3074" w:type="pct"/>
          </w:tcPr>
          <w:p w:rsidR="006B5C8B" w:rsidP="006B5C8B" w:rsidRDefault="006B5C8B" w14:paraId="016E0FF7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Enable </w:t>
            </w:r>
            <w:r>
              <w:rPr>
                <w:rFonts w:hint="cs" w:cs="Angsana New"/>
                <w:cs/>
              </w:rPr>
              <w:t xml:space="preserve">เมื่อ </w:t>
            </w:r>
            <w:r>
              <w:rPr>
                <w:rFonts w:cs="CordiaUPC"/>
              </w:rPr>
              <w:t xml:space="preserve">priceTypePattern </w:t>
            </w:r>
            <w:r>
              <w:rPr>
                <w:rFonts w:hint="cs" w:cs="Angsana New"/>
                <w:cs/>
              </w:rPr>
              <w:t>มีค่า</w:t>
            </w:r>
          </w:p>
          <w:p w:rsidRPr="007D14C9" w:rsidR="006B5C8B" w:rsidP="006B5C8B" w:rsidRDefault="006B5C8B" w14:paraId="7667190B" w14:textId="77777777">
            <w:pPr>
              <w:rPr>
                <w:rFonts w:cs="CordiaUPC"/>
                <w:cs/>
              </w:rPr>
            </w:pPr>
            <w:r w:rsidRPr="007D14C9">
              <w:rPr>
                <w:rFonts w:cs="Angsana New"/>
                <w:cs/>
              </w:rPr>
              <w:t xml:space="preserve">เมื่อกดปุ่มให้ทำการ </w:t>
            </w:r>
            <w:r w:rsidRPr="007D14C9">
              <w:rPr>
                <w:rFonts w:cs="CordiaUPC"/>
              </w:rPr>
              <w:t>Visible Detail Section</w:t>
            </w:r>
          </w:p>
        </w:tc>
      </w:tr>
      <w:tr w:rsidRPr="008979A8" w:rsidR="006B5C8B" w:rsidTr="0055648C" w14:paraId="1353443C" w14:textId="77777777">
        <w:tc>
          <w:tcPr>
            <w:tcW w:w="5000" w:type="pct"/>
            <w:gridSpan w:val="3"/>
            <w:shd w:val="clear" w:color="auto" w:fill="C2D69B" w:themeFill="accent3" w:themeFillTint="99"/>
          </w:tcPr>
          <w:p w:rsidR="006B5C8B" w:rsidP="006B5C8B" w:rsidRDefault="006B5C8B" w14:paraId="588C2423" w14:textId="77777777">
            <w:pPr>
              <w:pStyle w:val="HeaderTable"/>
            </w:pPr>
            <w:r>
              <w:t>End Table Section</w:t>
            </w:r>
          </w:p>
        </w:tc>
      </w:tr>
      <w:tr w:rsidRPr="008979A8" w:rsidR="006B5C8B" w:rsidTr="0055648C" w14:paraId="0CE413D2" w14:textId="77777777">
        <w:tc>
          <w:tcPr>
            <w:tcW w:w="5000" w:type="pct"/>
            <w:gridSpan w:val="3"/>
            <w:shd w:val="clear" w:color="auto" w:fill="C2D69B" w:themeFill="accent3" w:themeFillTint="99"/>
          </w:tcPr>
          <w:p w:rsidRPr="008979A8" w:rsidR="006B5C8B" w:rsidP="006B5C8B" w:rsidRDefault="006B5C8B" w14:paraId="7C6D6C63" w14:textId="77777777">
            <w:pPr>
              <w:pStyle w:val="HeaderTable"/>
            </w:pPr>
            <w:r>
              <w:t>Detail Section</w:t>
            </w:r>
          </w:p>
        </w:tc>
      </w:tr>
      <w:tr w:rsidRPr="008979A8" w:rsidR="006B5C8B" w:rsidTr="0055648C" w14:paraId="4C2E19AE" w14:textId="77777777">
        <w:tc>
          <w:tcPr>
            <w:tcW w:w="1026" w:type="pct"/>
          </w:tcPr>
          <w:p w:rsidR="006B5C8B" w:rsidP="006B5C8B" w:rsidRDefault="006B5C8B" w14:paraId="24607D68" w14:textId="09F57C46">
            <w:pPr>
              <w:rPr>
                <w:rFonts w:cs="CordiaUPC"/>
              </w:rPr>
            </w:pPr>
            <w:r>
              <w:rPr>
                <w:rFonts w:cs="CordiaUPC"/>
              </w:rPr>
              <w:t>usageLocalize</w:t>
            </w:r>
            <w:r w:rsidR="000D224E">
              <w:rPr>
                <w:rFonts w:cs="CordiaUPC"/>
              </w:rPr>
              <w:t>d</w:t>
            </w:r>
            <w:r>
              <w:rPr>
                <w:rFonts w:cs="CordiaUPC"/>
              </w:rPr>
              <w:t>Flag</w:t>
            </w:r>
          </w:p>
        </w:tc>
        <w:tc>
          <w:tcPr>
            <w:tcW w:w="900" w:type="pct"/>
          </w:tcPr>
          <w:p w:rsidR="006B5C8B" w:rsidP="006B5C8B" w:rsidRDefault="006B5C8B" w14:paraId="24B7D27A" w14:textId="66F58D25">
            <w:pPr>
              <w:rPr>
                <w:rFonts w:cs="CordiaUPC"/>
              </w:rPr>
            </w:pPr>
            <w:r>
              <w:t>Radio Button</w:t>
            </w:r>
          </w:p>
        </w:tc>
        <w:tc>
          <w:tcPr>
            <w:tcW w:w="3074" w:type="pct"/>
          </w:tcPr>
          <w:p w:rsidR="006B5C8B" w:rsidP="006B5C8B" w:rsidRDefault="006B5C8B" w14:paraId="7534C311" w14:textId="29AD36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CordiaUPC"/>
              </w:rPr>
              <w:t>Usage Localize</w:t>
            </w:r>
            <w:r w:rsidR="000D224E">
              <w:rPr>
                <w:rFonts w:cs="CordiaUPC"/>
              </w:rPr>
              <w:t>d</w:t>
            </w:r>
          </w:p>
          <w:p w:rsidR="006B5C8B" w:rsidP="006B5C8B" w:rsidRDefault="006B5C8B" w14:paraId="042C6255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Visible </w:t>
            </w:r>
            <w:r>
              <w:rPr>
                <w:rFonts w:hint="cs" w:cs="CordiaUPC"/>
                <w:cs/>
              </w:rPr>
              <w:t xml:space="preserve">เมื่อ </w:t>
            </w:r>
            <w:r>
              <w:rPr>
                <w:rFonts w:cs="CordiaUPC"/>
              </w:rPr>
              <w:t xml:space="preserve">customer type </w:t>
            </w:r>
            <w:r>
              <w:rPr>
                <w:rFonts w:cs="CordiaUPC"/>
                <w:cs/>
              </w:rPr>
              <w:t>= “</w:t>
            </w:r>
            <w:r>
              <w:rPr>
                <w:rFonts w:cs="CordiaUPC"/>
              </w:rPr>
              <w:t>Pre</w:t>
            </w:r>
            <w:r>
              <w:rPr>
                <w:rFonts w:cs="CordiaUPC"/>
                <w:cs/>
              </w:rPr>
              <w:t>-</w:t>
            </w:r>
            <w:r>
              <w:rPr>
                <w:rFonts w:cs="CordiaUPC"/>
              </w:rPr>
              <w:t>paid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 w:cs="CordiaUPC"/>
                <w:cs/>
              </w:rPr>
              <w:t xml:space="preserve">และ </w:t>
            </w:r>
            <w:r>
              <w:rPr>
                <w:rFonts w:cs="CordiaUPC"/>
              </w:rPr>
              <w:t xml:space="preserve">product class </w:t>
            </w:r>
            <w:r>
              <w:rPr>
                <w:rFonts w:cs="CordiaUPC"/>
                <w:cs/>
              </w:rPr>
              <w:t>= “</w:t>
            </w:r>
            <w:r>
              <w:rPr>
                <w:rFonts w:cs="CordiaUPC"/>
              </w:rPr>
              <w:t>On</w:t>
            </w:r>
            <w:r>
              <w:rPr>
                <w:rFonts w:cs="CordiaUPC"/>
                <w:cs/>
              </w:rPr>
              <w:t>-</w:t>
            </w:r>
            <w:r>
              <w:rPr>
                <w:rFonts w:cs="CordiaUPC"/>
              </w:rPr>
              <w:t xml:space="preserve">Top </w:t>
            </w:r>
            <w:r>
              <w:rPr>
                <w:rFonts w:hint="cs" w:cs="CordiaUPC"/>
                <w:cs/>
              </w:rPr>
              <w:t xml:space="preserve">หรือ </w:t>
            </w:r>
            <w:r>
              <w:rPr>
                <w:rFonts w:cs="CordiaUPC"/>
              </w:rPr>
              <w:t>On</w:t>
            </w:r>
            <w:r>
              <w:rPr>
                <w:rFonts w:cs="CordiaUPC"/>
                <w:cs/>
              </w:rPr>
              <w:t>-</w:t>
            </w:r>
            <w:r>
              <w:rPr>
                <w:rFonts w:cs="CordiaUPC"/>
              </w:rPr>
              <w:t>Top Extra</w:t>
            </w:r>
            <w:r>
              <w:rPr>
                <w:rFonts w:cs="CordiaUPC"/>
                <w:cs/>
              </w:rPr>
              <w:t>”</w:t>
            </w:r>
          </w:p>
          <w:p w:rsidR="006B5C8B" w:rsidP="006B5C8B" w:rsidRDefault="006B5C8B" w14:paraId="3B12680A" w14:textId="75B9BAC4">
            <w:pPr>
              <w:spacing w:after="0"/>
              <w:rPr>
                <w:rFonts w:cs="CordiaUPC"/>
              </w:rPr>
            </w:pPr>
            <w:r w:rsidRPr="004C3917">
              <w:t xml:space="preserve">List of Value </w:t>
            </w:r>
            <w:r w:rsidRPr="004C3917">
              <w:rPr>
                <w:rFonts w:cs="Angsana New"/>
                <w:cs/>
              </w:rPr>
              <w:t xml:space="preserve">: </w:t>
            </w:r>
            <w:r w:rsidRPr="00B916D9">
              <w:rPr>
                <w:rFonts w:cs="Angsana New"/>
                <w:cs/>
              </w:rPr>
              <w:t>ดึงข้อมูลจาก</w:t>
            </w:r>
            <w:r w:rsidRPr="00B916D9">
              <w:rPr>
                <w:rFonts w:cs="CordiaUPC"/>
              </w:rPr>
              <w:t xml:space="preserve">DB </w:t>
            </w:r>
            <w:r w:rsidRPr="00B916D9">
              <w:rPr>
                <w:rFonts w:cs="Angsana New"/>
                <w:cs/>
              </w:rPr>
              <w:t xml:space="preserve">ที่ </w:t>
            </w:r>
            <w:r w:rsidRPr="00B916D9">
              <w:rPr>
                <w:rFonts w:cs="CordiaUPC"/>
              </w:rPr>
              <w:t xml:space="preserve">Table FLW_CFG_LOV </w:t>
            </w:r>
            <w:r w:rsidRPr="00B916D9">
              <w:rPr>
                <w:rFonts w:cs="Angsana New"/>
                <w:cs/>
              </w:rPr>
              <w:t xml:space="preserve">โดย </w:t>
            </w:r>
            <w:r w:rsidRPr="00B916D9">
              <w:rPr>
                <w:rFonts w:cs="CordiaUPC"/>
              </w:rPr>
              <w:t xml:space="preserve">group_type </w:t>
            </w:r>
            <w:r w:rsidRPr="00B916D9">
              <w:rPr>
                <w:rFonts w:cs="Angsana New"/>
                <w:cs/>
              </w:rPr>
              <w:t>= ‘</w:t>
            </w:r>
            <w:r>
              <w:rPr>
                <w:rFonts w:cs="CordiaUPC"/>
              </w:rPr>
              <w:t>Usage Localize</w:t>
            </w:r>
            <w:r w:rsidR="000D224E">
              <w:rPr>
                <w:rFonts w:cs="Angsana New"/>
              </w:rPr>
              <w:t>d</w:t>
            </w:r>
            <w:r>
              <w:rPr>
                <w:rFonts w:cs="Angsana New"/>
                <w:cs/>
              </w:rPr>
              <w:t>’</w:t>
            </w:r>
          </w:p>
        </w:tc>
      </w:tr>
      <w:tr w:rsidRPr="008979A8" w:rsidR="006B5C8B" w:rsidTr="0055648C" w14:paraId="4D7CF246" w14:textId="77777777">
        <w:tc>
          <w:tcPr>
            <w:tcW w:w="1026" w:type="pct"/>
          </w:tcPr>
          <w:p w:rsidR="006B5C8B" w:rsidP="006B5C8B" w:rsidRDefault="006B5C8B" w14:paraId="24D90A86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Network</w:t>
            </w:r>
          </w:p>
        </w:tc>
        <w:tc>
          <w:tcPr>
            <w:tcW w:w="900" w:type="pct"/>
          </w:tcPr>
          <w:p w:rsidRPr="008979A8" w:rsidR="006B5C8B" w:rsidP="006B5C8B" w:rsidRDefault="006B5C8B" w14:paraId="3575891A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Drop down list</w:t>
            </w:r>
          </w:p>
        </w:tc>
        <w:tc>
          <w:tcPr>
            <w:tcW w:w="3074" w:type="pct"/>
          </w:tcPr>
          <w:p w:rsidR="006B5C8B" w:rsidP="006B5C8B" w:rsidRDefault="006B5C8B" w14:paraId="0C974300" w14:textId="1E2E3591">
            <w:pPr>
              <w:spacing w:after="0"/>
              <w:rPr>
                <w:rFonts w:cs="CordiaUPC"/>
              </w:rPr>
            </w:pPr>
            <w:r>
              <w:rPr>
                <w:rFonts w:cs="CordiaUPC"/>
              </w:rP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602FF8">
              <w:rPr>
                <w:rFonts w:cs="Angsana New"/>
                <w:color w:val="FF0000"/>
                <w:cs/>
              </w:rPr>
              <w:t>*</w:t>
            </w:r>
            <w:r w:rsidRPr="00602FF8">
              <w:rPr>
                <w:rFonts w:cs="CordiaUPC"/>
                <w:color w:val="FF0000"/>
              </w:rPr>
              <w:t>Network</w:t>
            </w:r>
          </w:p>
          <w:p w:rsidR="006B5C8B" w:rsidP="006B5C8B" w:rsidRDefault="006B5C8B" w14:paraId="7D0042E3" w14:textId="4E42B5DA">
            <w:pPr>
              <w:spacing w:after="0"/>
            </w:pPr>
            <w:r>
              <w:t xml:space="preserve">Enable </w:t>
            </w:r>
            <w:r>
              <w:rPr>
                <w:rFonts w:hint="cs"/>
                <w:cs/>
              </w:rPr>
              <w:t xml:space="preserve">เมื่อ </w:t>
            </w:r>
            <w:r w:rsidRPr="00766CC1">
              <w:t>customerType</w:t>
            </w:r>
            <w:r>
              <w:rPr>
                <w:rFonts w:hint="cs"/>
                <w:cs/>
              </w:rPr>
              <w:t xml:space="preserve"> เป็น </w:t>
            </w:r>
            <w:r>
              <w:rPr>
                <w:rFonts w:cs="Angsana New"/>
                <w:cs/>
              </w:rPr>
              <w:t>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>”</w:t>
            </w:r>
          </w:p>
          <w:p w:rsidR="006B5C8B" w:rsidP="006B5C8B" w:rsidRDefault="006B5C8B" w14:paraId="08C6C028" w14:textId="3EF81966">
            <w:pPr>
              <w:spacing w:after="0"/>
              <w:rPr>
                <w:rFonts w:cs="CordiaUPC"/>
              </w:rPr>
            </w:pPr>
            <w:r>
              <w:rPr>
                <w:rFonts w:cs="CordiaUPC"/>
              </w:rPr>
              <w:t xml:space="preserve">Default Value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CordiaUPC"/>
              </w:rPr>
              <w:t>All Network</w:t>
            </w:r>
          </w:p>
          <w:p w:rsidR="006B5C8B" w:rsidP="006B5C8B" w:rsidRDefault="006B5C8B" w14:paraId="635BD45E" w14:textId="4736AD02">
            <w:pPr>
              <w:spacing w:after="0"/>
              <w:rPr>
                <w:rFonts w:cs="CordiaUPC"/>
              </w:rPr>
            </w:pPr>
            <w:r w:rsidRPr="00602FF8">
              <w:rPr>
                <w:rFonts w:cs="CordiaUPC"/>
              </w:rPr>
              <w:t xml:space="preserve">List of Value </w:t>
            </w:r>
            <w:r w:rsidRPr="00602FF8"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‘</w:t>
            </w:r>
            <w:r w:rsidRPr="007C44DB">
              <w:rPr>
                <w:rFonts w:cs="CordiaUPC"/>
              </w:rPr>
              <w:t>Voice Network</w:t>
            </w:r>
            <w:r>
              <w:rPr>
                <w:rFonts w:cs="Angsana New"/>
                <w:cs/>
              </w:rPr>
              <w:t>’</w:t>
            </w:r>
          </w:p>
          <w:p w:rsidRPr="00602FF8" w:rsidR="006B5C8B" w:rsidP="006B5C8B" w:rsidRDefault="006B5C8B" w14:paraId="61D5431F" w14:textId="15084CAD">
            <w:pPr>
              <w:spacing w:after="0"/>
              <w:rPr>
                <w:rFonts w:cs="CordiaUPC"/>
              </w:rPr>
            </w:pPr>
          </w:p>
        </w:tc>
      </w:tr>
      <w:tr w:rsidRPr="008979A8" w:rsidR="006B5C8B" w:rsidTr="0055648C" w14:paraId="3145BEA0" w14:textId="77777777">
        <w:tc>
          <w:tcPr>
            <w:tcW w:w="1026" w:type="pct"/>
          </w:tcPr>
          <w:p w:rsidR="006B5C8B" w:rsidP="006B5C8B" w:rsidRDefault="006B5C8B" w14:paraId="4D67447D" w14:textId="4BC669C4">
            <w:pPr>
              <w:rPr>
                <w:rFonts w:cs="CordiaUPC"/>
              </w:rPr>
            </w:pPr>
            <w:r>
              <w:rPr>
                <w:rFonts w:cs="CordiaUPC"/>
              </w:rPr>
              <w:t>dayOfWeek</w:t>
            </w:r>
          </w:p>
        </w:tc>
        <w:tc>
          <w:tcPr>
            <w:tcW w:w="900" w:type="pct"/>
          </w:tcPr>
          <w:p w:rsidR="006B5C8B" w:rsidP="006B5C8B" w:rsidRDefault="006B5C8B" w14:paraId="0DBB602E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Drop down list</w:t>
            </w:r>
          </w:p>
        </w:tc>
        <w:tc>
          <w:tcPr>
            <w:tcW w:w="3074" w:type="pct"/>
          </w:tcPr>
          <w:p w:rsidR="006B5C8B" w:rsidP="006B5C8B" w:rsidRDefault="006B5C8B" w14:paraId="68658659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 xml:space="preserve">Label </w:t>
            </w:r>
            <w:r w:rsidRPr="008979A8">
              <w:rPr>
                <w:rFonts w:cs="Angsana New"/>
                <w:cs/>
              </w:rPr>
              <w:t xml:space="preserve">:  </w:t>
            </w:r>
            <w:r w:rsidRPr="008979A8">
              <w:rPr>
                <w:rFonts w:cs="Angsana New"/>
                <w:color w:val="FF0000"/>
                <w:cs/>
              </w:rPr>
              <w:t>*</w:t>
            </w:r>
            <w:r>
              <w:rPr>
                <w:rFonts w:cs="CordiaUPC"/>
                <w:color w:val="FF0000"/>
              </w:rPr>
              <w:t>Day of Week</w:t>
            </w:r>
          </w:p>
          <w:p w:rsidR="006B5C8B" w:rsidP="006B5C8B" w:rsidRDefault="006B5C8B" w14:paraId="19DFE2AB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Default Value </w:t>
            </w:r>
            <w:r>
              <w:rPr>
                <w:rFonts w:cs="Angsana New"/>
                <w:cs/>
              </w:rPr>
              <w:t>: “</w:t>
            </w:r>
            <w:r>
              <w:rPr>
                <w:rFonts w:cs="CordiaUPC"/>
              </w:rPr>
              <w:t>Everyday</w:t>
            </w:r>
            <w:r>
              <w:rPr>
                <w:rFonts w:cs="Angsana New"/>
                <w:cs/>
              </w:rPr>
              <w:t>”</w:t>
            </w:r>
          </w:p>
          <w:p w:rsidR="006B5C8B" w:rsidP="006B5C8B" w:rsidRDefault="006B5C8B" w14:paraId="3D0787E6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Enable </w:t>
            </w:r>
            <w:r>
              <w:rPr>
                <w:rFonts w:hint="cs" w:cs="Angsana New"/>
                <w:cs/>
              </w:rPr>
              <w:t xml:space="preserve">เมื่อ </w:t>
            </w:r>
            <w:r>
              <w:rPr>
                <w:rFonts w:cs="CordiaUPC"/>
              </w:rPr>
              <w:t xml:space="preserve">Price Type Pattern </w:t>
            </w:r>
            <w:r>
              <w:rPr>
                <w:rFonts w:hint="cs" w:cs="Angsana New"/>
                <w:cs/>
              </w:rPr>
              <w:t xml:space="preserve">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Buffer Special</w:t>
            </w:r>
            <w:r>
              <w:rPr>
                <w:rFonts w:cs="Angsana New"/>
                <w:cs/>
              </w:rPr>
              <w:t>(</w:t>
            </w:r>
            <w:r>
              <w:rPr>
                <w:rFonts w:cs="CordiaUPC"/>
              </w:rPr>
              <w:t>Peak</w:t>
            </w:r>
            <w:r>
              <w:rPr>
                <w:rFonts w:cs="Angsana New"/>
                <w:cs/>
              </w:rPr>
              <w:t>/</w:t>
            </w:r>
            <w:r>
              <w:rPr>
                <w:rFonts w:cs="CordiaUPC"/>
              </w:rPr>
              <w:t>Off Peak Special</w:t>
            </w:r>
            <w:r>
              <w:rPr>
                <w:rFonts w:cs="Angsana New"/>
                <w:cs/>
              </w:rPr>
              <w:t>)”</w:t>
            </w:r>
            <w:r w:rsidRPr="008979A8">
              <w:rPr>
                <w:rFonts w:cs="Angsana New"/>
                <w:cs/>
              </w:rPr>
              <w:t xml:space="preserve"> </w:t>
            </w:r>
          </w:p>
          <w:p w:rsidR="006B5C8B" w:rsidP="006B5C8B" w:rsidRDefault="006B5C8B" w14:paraId="64F54ADC" w14:textId="539ED270">
            <w:pPr>
              <w:rPr>
                <w:rFonts w:cs="CordiaUPC"/>
                <w:cs/>
              </w:rPr>
            </w:pPr>
            <w:r w:rsidRPr="004C3917">
              <w:t xml:space="preserve">List of Value </w:t>
            </w:r>
            <w:r w:rsidRPr="004C3917"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‘</w:t>
            </w:r>
            <w:r>
              <w:rPr>
                <w:rFonts w:cs="CordiaUPC"/>
              </w:rPr>
              <w:t>Day of week</w:t>
            </w:r>
            <w:r>
              <w:rPr>
                <w:rFonts w:cs="Angsana New"/>
                <w:cs/>
              </w:rPr>
              <w:t>’</w:t>
            </w:r>
          </w:p>
        </w:tc>
      </w:tr>
      <w:tr w:rsidRPr="008979A8" w:rsidR="006B5C8B" w:rsidTr="0055648C" w14:paraId="1CBFDCB0" w14:textId="77777777">
        <w:tc>
          <w:tcPr>
            <w:tcW w:w="1026" w:type="pct"/>
          </w:tcPr>
          <w:p w:rsidR="006B5C8B" w:rsidP="006B5C8B" w:rsidRDefault="006B5C8B" w14:paraId="5BAEDEC2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fromTiming</w:t>
            </w:r>
          </w:p>
        </w:tc>
        <w:tc>
          <w:tcPr>
            <w:tcW w:w="900" w:type="pct"/>
          </w:tcPr>
          <w:p w:rsidR="006B5C8B" w:rsidP="006B5C8B" w:rsidRDefault="006B5C8B" w14:paraId="5EA4A220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Time</w:t>
            </w:r>
          </w:p>
        </w:tc>
        <w:tc>
          <w:tcPr>
            <w:tcW w:w="3074" w:type="pct"/>
          </w:tcPr>
          <w:p w:rsidR="006B5C8B" w:rsidP="006B5C8B" w:rsidRDefault="006B5C8B" w14:paraId="6CEC83CF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 xml:space="preserve">Label </w:t>
            </w:r>
            <w:r w:rsidRPr="008979A8">
              <w:rPr>
                <w:rFonts w:cs="Angsana New"/>
                <w:cs/>
              </w:rPr>
              <w:t xml:space="preserve">:  </w:t>
            </w:r>
            <w:r w:rsidRPr="008979A8">
              <w:rPr>
                <w:rFonts w:cs="Angsana New"/>
                <w:color w:val="FF0000"/>
                <w:cs/>
              </w:rPr>
              <w:t>*</w:t>
            </w:r>
            <w:r>
              <w:rPr>
                <w:rFonts w:cs="CordiaUPC"/>
                <w:color w:val="FF0000"/>
              </w:rPr>
              <w:t>From Timing</w:t>
            </w:r>
          </w:p>
          <w:p w:rsidR="006B5C8B" w:rsidP="006B5C8B" w:rsidRDefault="006B5C8B" w14:paraId="48898267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Default Value </w:t>
            </w:r>
            <w:r>
              <w:rPr>
                <w:rFonts w:cs="Angsana New"/>
                <w:cs/>
              </w:rPr>
              <w:t>: “</w:t>
            </w:r>
            <w:r>
              <w:rPr>
                <w:rFonts w:cs="CordiaUPC"/>
              </w:rPr>
              <w:t>00</w:t>
            </w:r>
            <w:r>
              <w:rPr>
                <w:rFonts w:cs="Angsana New"/>
                <w:cs/>
              </w:rPr>
              <w:t>:</w:t>
            </w:r>
            <w:r>
              <w:rPr>
                <w:rFonts w:cs="CordiaUPC"/>
              </w:rPr>
              <w:t>00</w:t>
            </w:r>
            <w:r>
              <w:rPr>
                <w:rFonts w:cs="Angsana New"/>
                <w:cs/>
              </w:rPr>
              <w:t>:</w:t>
            </w:r>
            <w:r>
              <w:rPr>
                <w:rFonts w:cs="CordiaUPC"/>
              </w:rPr>
              <w:t>00</w:t>
            </w:r>
            <w:r>
              <w:rPr>
                <w:rFonts w:cs="Angsana New"/>
                <w:cs/>
              </w:rPr>
              <w:t>”</w:t>
            </w:r>
          </w:p>
          <w:p w:rsidR="006B5C8B" w:rsidP="006B5C8B" w:rsidRDefault="006B5C8B" w14:paraId="5E5C79F7" w14:textId="77777777">
            <w:pPr>
              <w:rPr>
                <w:rFonts w:cs="CordiaUPC"/>
                <w:cs/>
              </w:rPr>
            </w:pPr>
            <w:r>
              <w:rPr>
                <w:rFonts w:cs="CordiaUPC"/>
              </w:rPr>
              <w:t xml:space="preserve">Enable </w:t>
            </w:r>
            <w:r>
              <w:rPr>
                <w:rFonts w:hint="cs" w:cs="Angsana New"/>
                <w:cs/>
              </w:rPr>
              <w:t xml:space="preserve">เมื่อ </w:t>
            </w:r>
            <w:r>
              <w:rPr>
                <w:rFonts w:cs="CordiaUPC"/>
              </w:rPr>
              <w:t xml:space="preserve">Price Type Pattern </w:t>
            </w:r>
            <w:r>
              <w:rPr>
                <w:rFonts w:hint="cs" w:cs="Angsana New"/>
                <w:cs/>
              </w:rPr>
              <w:t xml:space="preserve">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 xml:space="preserve">Buffer </w:t>
            </w:r>
            <w:r>
              <w:rPr>
                <w:rFonts w:cs="Angsana New"/>
                <w:cs/>
              </w:rPr>
              <w:t>(</w:t>
            </w:r>
            <w:r>
              <w:rPr>
                <w:rFonts w:cs="CordiaUPC"/>
              </w:rPr>
              <w:t>Peak</w:t>
            </w:r>
            <w:r>
              <w:rPr>
                <w:rFonts w:cs="Angsana New"/>
                <w:cs/>
              </w:rPr>
              <w:t>/</w:t>
            </w:r>
            <w:r>
              <w:rPr>
                <w:rFonts w:cs="CordiaUPC"/>
              </w:rPr>
              <w:t>Off Peak</w:t>
            </w:r>
            <w:r>
              <w:rPr>
                <w:rFonts w:cs="Angsana New"/>
                <w:cs/>
              </w:rPr>
              <w:t xml:space="preserve">)” </w:t>
            </w:r>
            <w:r>
              <w:rPr>
                <w:rFonts w:hint="cs" w:cs="Angsana New"/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Buffer Special</w:t>
            </w:r>
            <w:r>
              <w:rPr>
                <w:rFonts w:cs="Angsana New"/>
                <w:cs/>
              </w:rPr>
              <w:t>(</w:t>
            </w:r>
            <w:r>
              <w:rPr>
                <w:rFonts w:cs="CordiaUPC"/>
              </w:rPr>
              <w:t>Peak</w:t>
            </w:r>
            <w:r>
              <w:rPr>
                <w:rFonts w:cs="Angsana New"/>
                <w:cs/>
              </w:rPr>
              <w:t>/</w:t>
            </w:r>
            <w:r>
              <w:rPr>
                <w:rFonts w:cs="CordiaUPC"/>
              </w:rPr>
              <w:t>Off Peak Special</w:t>
            </w:r>
            <w:r>
              <w:rPr>
                <w:rFonts w:cs="Angsana New"/>
                <w:cs/>
              </w:rPr>
              <w:t>)”</w:t>
            </w:r>
          </w:p>
        </w:tc>
      </w:tr>
      <w:tr w:rsidRPr="008979A8" w:rsidR="006B5C8B" w:rsidTr="0055648C" w14:paraId="7B708D5A" w14:textId="77777777">
        <w:tc>
          <w:tcPr>
            <w:tcW w:w="1026" w:type="pct"/>
          </w:tcPr>
          <w:p w:rsidR="006B5C8B" w:rsidP="006B5C8B" w:rsidRDefault="006B5C8B" w14:paraId="07820B41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toTiming</w:t>
            </w:r>
          </w:p>
        </w:tc>
        <w:tc>
          <w:tcPr>
            <w:tcW w:w="900" w:type="pct"/>
          </w:tcPr>
          <w:p w:rsidR="006B5C8B" w:rsidP="006B5C8B" w:rsidRDefault="006B5C8B" w14:paraId="22F682C0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Time</w:t>
            </w:r>
          </w:p>
        </w:tc>
        <w:tc>
          <w:tcPr>
            <w:tcW w:w="3074" w:type="pct"/>
          </w:tcPr>
          <w:p w:rsidR="006B5C8B" w:rsidP="006B5C8B" w:rsidRDefault="006B5C8B" w14:paraId="6602B3D3" w14:textId="77777777">
            <w:pPr>
              <w:rPr>
                <w:rFonts w:cs="CordiaUPC"/>
                <w:color w:val="FF0000"/>
              </w:rPr>
            </w:pPr>
            <w:r w:rsidRPr="008979A8">
              <w:rPr>
                <w:rFonts w:cs="CordiaUPC"/>
              </w:rPr>
              <w:t xml:space="preserve">Label </w:t>
            </w:r>
            <w:r w:rsidRPr="008979A8">
              <w:rPr>
                <w:rFonts w:cs="Angsana New"/>
                <w:cs/>
              </w:rPr>
              <w:t xml:space="preserve">:  </w:t>
            </w:r>
            <w:r w:rsidRPr="008979A8">
              <w:rPr>
                <w:rFonts w:cs="Angsana New"/>
                <w:color w:val="FF0000"/>
                <w:cs/>
              </w:rPr>
              <w:t>*</w:t>
            </w:r>
            <w:r>
              <w:rPr>
                <w:rFonts w:cs="CordiaUPC"/>
                <w:color w:val="FF0000"/>
              </w:rPr>
              <w:t>To Timing</w:t>
            </w:r>
          </w:p>
          <w:p w:rsidRPr="006C701F" w:rsidR="006B5C8B" w:rsidP="006B5C8B" w:rsidRDefault="006B5C8B" w14:paraId="10B988B6" w14:textId="77777777">
            <w:pPr>
              <w:rPr>
                <w:rFonts w:cs="CordiaUPC"/>
              </w:rPr>
            </w:pPr>
            <w:r w:rsidRPr="006C701F">
              <w:rPr>
                <w:rFonts w:cs="CordiaUPC"/>
              </w:rPr>
              <w:t xml:space="preserve">Default Value </w:t>
            </w:r>
            <w:r w:rsidRPr="006C701F">
              <w:rPr>
                <w:rFonts w:cs="Angsana New"/>
                <w:cs/>
              </w:rPr>
              <w:t xml:space="preserve">: เมื่อ </w:t>
            </w:r>
            <w:r w:rsidRPr="006C701F">
              <w:rPr>
                <w:rFonts w:cs="CordiaUPC"/>
              </w:rPr>
              <w:t xml:space="preserve">Price Type Pattern </w:t>
            </w:r>
            <w:r w:rsidRPr="006C701F">
              <w:rPr>
                <w:rFonts w:cs="Angsana New"/>
                <w:cs/>
              </w:rPr>
              <w:t xml:space="preserve">มีค่าเป็น </w:t>
            </w:r>
            <w:r w:rsidRPr="006C701F">
              <w:rPr>
                <w:rFonts w:cs="CordiaUPC"/>
              </w:rPr>
              <w:t xml:space="preserve">Normal </w:t>
            </w:r>
            <w:r w:rsidRPr="006C701F">
              <w:rPr>
                <w:rFonts w:cs="Angsana New"/>
                <w:cs/>
              </w:rPr>
              <w:t>ให้มีค่าเป็น “</w:t>
            </w:r>
            <w:r w:rsidRPr="006C701F">
              <w:rPr>
                <w:rFonts w:cs="CordiaUPC"/>
              </w:rPr>
              <w:t>23</w:t>
            </w:r>
            <w:r w:rsidRPr="006C701F">
              <w:rPr>
                <w:rFonts w:cs="Angsana New"/>
                <w:cs/>
              </w:rPr>
              <w:t>:</w:t>
            </w:r>
            <w:r w:rsidRPr="006C701F">
              <w:rPr>
                <w:rFonts w:cs="CordiaUPC"/>
              </w:rPr>
              <w:t>59</w:t>
            </w:r>
            <w:r w:rsidRPr="006C701F">
              <w:rPr>
                <w:rFonts w:cs="Angsana New"/>
                <w:cs/>
              </w:rPr>
              <w:t>:</w:t>
            </w:r>
            <w:r w:rsidRPr="006C701F">
              <w:rPr>
                <w:rFonts w:cs="CordiaUPC"/>
              </w:rPr>
              <w:t>59</w:t>
            </w:r>
            <w:r w:rsidRPr="006C701F">
              <w:rPr>
                <w:rFonts w:cs="Angsana New"/>
                <w:cs/>
              </w:rPr>
              <w:t xml:space="preserve">” </w:t>
            </w:r>
          </w:p>
          <w:p w:rsidR="006B5C8B" w:rsidP="006B5C8B" w:rsidRDefault="006B5C8B" w14:paraId="38BE668A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Enable </w:t>
            </w:r>
            <w:r>
              <w:rPr>
                <w:rFonts w:hint="cs" w:cs="Angsana New"/>
                <w:cs/>
              </w:rPr>
              <w:t xml:space="preserve">เมื่อ </w:t>
            </w:r>
            <w:r>
              <w:rPr>
                <w:rFonts w:cs="CordiaUPC"/>
              </w:rPr>
              <w:t xml:space="preserve">productClass </w:t>
            </w:r>
            <w:r>
              <w:rPr>
                <w:rFonts w:hint="cs" w:cs="Angsana New"/>
                <w:cs/>
              </w:rPr>
              <w:t xml:space="preserve">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On</w:t>
            </w:r>
            <w:r>
              <w:rPr>
                <w:rFonts w:cs="Angsana New"/>
                <w:cs/>
              </w:rPr>
              <w:t>-</w:t>
            </w:r>
            <w:r>
              <w:rPr>
                <w:rFonts w:cs="CordiaUPC"/>
              </w:rPr>
              <w:t>Top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On</w:t>
            </w:r>
            <w:r>
              <w:rPr>
                <w:rFonts w:cs="Angsana New"/>
                <w:cs/>
              </w:rPr>
              <w:t>-</w:t>
            </w:r>
            <w:r>
              <w:rPr>
                <w:rFonts w:cs="CordiaUPC"/>
              </w:rPr>
              <w:t>Top Extra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และ </w:t>
            </w:r>
            <w:r>
              <w:rPr>
                <w:rFonts w:cs="CordiaUPC"/>
              </w:rPr>
              <w:t xml:space="preserve">Price Type Pattern </w:t>
            </w:r>
            <w:r>
              <w:rPr>
                <w:rFonts w:hint="cs" w:cs="Angsana New"/>
                <w:cs/>
              </w:rPr>
              <w:t xml:space="preserve">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 xml:space="preserve">Buffer </w:t>
            </w:r>
            <w:r>
              <w:rPr>
                <w:rFonts w:cs="Angsana New"/>
                <w:cs/>
              </w:rPr>
              <w:t>(</w:t>
            </w:r>
            <w:r>
              <w:rPr>
                <w:rFonts w:cs="CordiaUPC"/>
              </w:rPr>
              <w:t>Peak</w:t>
            </w:r>
            <w:r>
              <w:rPr>
                <w:rFonts w:cs="Angsana New"/>
                <w:cs/>
              </w:rPr>
              <w:t>/</w:t>
            </w:r>
            <w:r>
              <w:rPr>
                <w:rFonts w:cs="CordiaUPC"/>
              </w:rPr>
              <w:t>Off Peak</w:t>
            </w:r>
            <w:r>
              <w:rPr>
                <w:rFonts w:cs="Angsana New"/>
                <w:cs/>
              </w:rPr>
              <w:t xml:space="preserve">)” </w:t>
            </w:r>
            <w:r>
              <w:rPr>
                <w:rFonts w:hint="cs" w:cs="Angsana New"/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Buffer Special</w:t>
            </w:r>
            <w:r>
              <w:rPr>
                <w:rFonts w:cs="Angsana New"/>
                <w:cs/>
              </w:rPr>
              <w:t>(</w:t>
            </w:r>
            <w:r>
              <w:rPr>
                <w:rFonts w:cs="CordiaUPC"/>
              </w:rPr>
              <w:t>Peak</w:t>
            </w:r>
            <w:r>
              <w:rPr>
                <w:rFonts w:cs="Angsana New"/>
                <w:cs/>
              </w:rPr>
              <w:t>/</w:t>
            </w:r>
            <w:r>
              <w:rPr>
                <w:rFonts w:cs="CordiaUPC"/>
              </w:rPr>
              <w:t>Off Peak Special</w:t>
            </w:r>
            <w:r>
              <w:rPr>
                <w:rFonts w:cs="Angsana New"/>
                <w:cs/>
              </w:rPr>
              <w:t>)”</w:t>
            </w:r>
          </w:p>
        </w:tc>
      </w:tr>
      <w:tr w:rsidRPr="008979A8" w:rsidR="006B5C8B" w:rsidTr="0055648C" w14:paraId="6779789F" w14:textId="77777777">
        <w:tc>
          <w:tcPr>
            <w:tcW w:w="1026" w:type="pct"/>
          </w:tcPr>
          <w:p w:rsidR="006B5C8B" w:rsidP="006B5C8B" w:rsidRDefault="006B5C8B" w14:paraId="4CFEA6EE" w14:textId="07D30373">
            <w:pPr>
              <w:rPr>
                <w:rFonts w:cs="CordiaUPC"/>
              </w:rPr>
            </w:pPr>
            <w:r>
              <w:rPr>
                <w:rFonts w:cs="CordiaUPC"/>
              </w:rPr>
              <w:t>peakTimeFlag</w:t>
            </w:r>
          </w:p>
        </w:tc>
        <w:tc>
          <w:tcPr>
            <w:tcW w:w="900" w:type="pct"/>
          </w:tcPr>
          <w:p w:rsidR="006B5C8B" w:rsidP="006B5C8B" w:rsidRDefault="006B5C8B" w14:paraId="6056E807" w14:textId="453807AD">
            <w:pPr>
              <w:rPr>
                <w:rFonts w:cs="CordiaUPC"/>
              </w:rPr>
            </w:pPr>
            <w:r>
              <w:rPr>
                <w:rFonts w:cs="CordiaUPC"/>
              </w:rPr>
              <w:t>Radio Button</w:t>
            </w:r>
          </w:p>
        </w:tc>
        <w:tc>
          <w:tcPr>
            <w:tcW w:w="3074" w:type="pct"/>
          </w:tcPr>
          <w:p w:rsidR="006B5C8B" w:rsidP="006B5C8B" w:rsidRDefault="006B5C8B" w14:paraId="118B5AD5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345909">
              <w:rPr>
                <w:rFonts w:cs="Angsana New"/>
                <w:color w:val="FF0000"/>
                <w:cs/>
              </w:rPr>
              <w:t>*</w:t>
            </w:r>
            <w:r w:rsidRPr="00345909">
              <w:rPr>
                <w:rFonts w:cs="CordiaUPC"/>
                <w:color w:val="FF0000"/>
              </w:rPr>
              <w:t>Peak Time Flag</w:t>
            </w:r>
          </w:p>
          <w:p w:rsidR="006B5C8B" w:rsidP="006B5C8B" w:rsidRDefault="006B5C8B" w14:paraId="2A284ED5" w14:textId="77777777">
            <w:pPr>
              <w:rPr>
                <w:rFonts w:cs="CordiaUPC"/>
                <w:cs/>
              </w:rPr>
            </w:pPr>
            <w:r>
              <w:rPr>
                <w:rFonts w:cs="CordiaUPC"/>
              </w:rPr>
              <w:t xml:space="preserve">Visble </w:t>
            </w:r>
            <w:r>
              <w:rPr>
                <w:rFonts w:hint="cs" w:cs="Angsana New"/>
                <w:cs/>
              </w:rPr>
              <w:t xml:space="preserve">เมื่อ </w:t>
            </w:r>
            <w:r>
              <w:rPr>
                <w:rFonts w:cs="CordiaUPC"/>
              </w:rPr>
              <w:t xml:space="preserve">Price Type Pattern </w:t>
            </w:r>
            <w:r>
              <w:rPr>
                <w:rFonts w:hint="cs" w:cs="Angsana New"/>
                <w:cs/>
              </w:rPr>
              <w:t xml:space="preserve">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 xml:space="preserve">Buffer </w:t>
            </w:r>
            <w:r>
              <w:rPr>
                <w:rFonts w:cs="Angsana New"/>
                <w:cs/>
              </w:rPr>
              <w:t>(</w:t>
            </w:r>
            <w:r>
              <w:rPr>
                <w:rFonts w:cs="CordiaUPC"/>
              </w:rPr>
              <w:t>Peak</w:t>
            </w:r>
            <w:r>
              <w:rPr>
                <w:rFonts w:cs="Angsana New"/>
                <w:cs/>
              </w:rPr>
              <w:t>/</w:t>
            </w:r>
            <w:r>
              <w:rPr>
                <w:rFonts w:cs="CordiaUPC"/>
              </w:rPr>
              <w:t>Off Peak</w:t>
            </w:r>
            <w:r>
              <w:rPr>
                <w:rFonts w:cs="Angsana New"/>
                <w:cs/>
              </w:rPr>
              <w:t xml:space="preserve">)” </w:t>
            </w:r>
            <w:r>
              <w:rPr>
                <w:rFonts w:hint="cs" w:cs="Angsana New"/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Buffer Special</w:t>
            </w:r>
            <w:r>
              <w:rPr>
                <w:rFonts w:cs="Angsana New"/>
                <w:cs/>
              </w:rPr>
              <w:t>(</w:t>
            </w:r>
            <w:r>
              <w:rPr>
                <w:rFonts w:cs="CordiaUPC"/>
              </w:rPr>
              <w:t>Peak</w:t>
            </w:r>
            <w:r>
              <w:rPr>
                <w:rFonts w:cs="Angsana New"/>
                <w:cs/>
              </w:rPr>
              <w:t>/</w:t>
            </w:r>
            <w:r>
              <w:rPr>
                <w:rFonts w:cs="CordiaUPC"/>
              </w:rPr>
              <w:t>Off Peak Special</w:t>
            </w:r>
            <w:r>
              <w:rPr>
                <w:rFonts w:cs="Angsana New"/>
                <w:cs/>
              </w:rPr>
              <w:t xml:space="preserve">)” </w:t>
            </w:r>
            <w:r>
              <w:rPr>
                <w:rFonts w:hint="cs" w:cs="Angsana New"/>
                <w:cs/>
              </w:rPr>
              <w:t xml:space="preserve">ถ้าไม่ใช่ให้ </w:t>
            </w:r>
            <w:r>
              <w:rPr>
                <w:rFonts w:cs="CordiaUPC"/>
              </w:rPr>
              <w:t xml:space="preserve">Invisible </w:t>
            </w:r>
            <w:r>
              <w:rPr>
                <w:rFonts w:hint="cs" w:cs="Angsana New"/>
                <w:cs/>
              </w:rPr>
              <w:t>และทำการเคลียร์ค่า</w:t>
            </w:r>
          </w:p>
          <w:p w:rsidR="006B5C8B" w:rsidP="006B5C8B" w:rsidRDefault="006B5C8B" w14:paraId="01104025" w14:textId="676516B8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List of value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‘</w:t>
            </w:r>
            <w:r>
              <w:rPr>
                <w:rFonts w:cs="CordiaUPC"/>
              </w:rPr>
              <w:t>Peak Time Flag</w:t>
            </w:r>
            <w:r>
              <w:rPr>
                <w:rFonts w:cs="Angsana New"/>
                <w:cs/>
              </w:rPr>
              <w:t>’</w:t>
            </w:r>
          </w:p>
        </w:tc>
      </w:tr>
      <w:tr w:rsidRPr="008979A8" w:rsidR="006B5C8B" w:rsidTr="0055648C" w14:paraId="197D95F2" w14:textId="77777777">
        <w:tc>
          <w:tcPr>
            <w:tcW w:w="1026" w:type="pct"/>
          </w:tcPr>
          <w:p w:rsidR="006B5C8B" w:rsidP="006B5C8B" w:rsidRDefault="006B5C8B" w14:paraId="680F5935" w14:textId="32DAA35A">
            <w:pPr>
              <w:rPr>
                <w:rFonts w:cs="CordiaUPC"/>
              </w:rPr>
            </w:pPr>
            <w:r>
              <w:rPr>
                <w:rFonts w:cs="CordiaUPC"/>
              </w:rPr>
              <w:t>rateFollowByMainPro</w:t>
            </w:r>
          </w:p>
        </w:tc>
        <w:tc>
          <w:tcPr>
            <w:tcW w:w="900" w:type="pct"/>
          </w:tcPr>
          <w:p w:rsidR="006B5C8B" w:rsidP="006B5C8B" w:rsidRDefault="006B5C8B" w14:paraId="2FDE2989" w14:textId="08B98D63">
            <w:pPr>
              <w:rPr>
                <w:rFonts w:cs="CordiaUPC"/>
              </w:rPr>
            </w:pPr>
            <w:r>
              <w:rPr>
                <w:rFonts w:cs="CordiaUPC"/>
              </w:rPr>
              <w:t>Radio Button</w:t>
            </w:r>
          </w:p>
        </w:tc>
        <w:tc>
          <w:tcPr>
            <w:tcW w:w="3074" w:type="pct"/>
          </w:tcPr>
          <w:p w:rsidR="006B5C8B" w:rsidP="006B5C8B" w:rsidRDefault="006B5C8B" w14:paraId="5171D2B3" w14:textId="77777777">
            <w:pPr>
              <w:rPr>
                <w:rFonts w:cs="CordiaUPC"/>
                <w:color w:val="FF0000"/>
              </w:rPr>
            </w:pPr>
            <w:r>
              <w:rPr>
                <w:rFonts w:cs="CordiaUPC"/>
              </w:rPr>
              <w:t xml:space="preserve">Label </w:t>
            </w:r>
            <w:r>
              <w:rPr>
                <w:rFonts w:cs="Angsana New"/>
                <w:cs/>
              </w:rPr>
              <w:t xml:space="preserve">:  </w:t>
            </w:r>
            <w:r w:rsidRPr="00F942AD">
              <w:rPr>
                <w:rFonts w:cs="Angsana New"/>
                <w:color w:val="FF0000"/>
                <w:cs/>
              </w:rPr>
              <w:t>*</w:t>
            </w:r>
            <w:r w:rsidRPr="00F942AD">
              <w:rPr>
                <w:rFonts w:cs="CordiaUPC"/>
                <w:color w:val="FF0000"/>
              </w:rPr>
              <w:t>Exceed Rate Follow by Main Promotion</w:t>
            </w:r>
          </w:p>
          <w:p w:rsidRPr="0086559D" w:rsidR="006B5C8B" w:rsidP="006B5C8B" w:rsidRDefault="006B5C8B" w14:paraId="16ACFEA9" w14:textId="77777777">
            <w:pPr>
              <w:rPr>
                <w:rFonts w:cs="CordiaUPC"/>
              </w:rPr>
            </w:pPr>
            <w:r w:rsidRPr="00F942AD">
              <w:rPr>
                <w:rFonts w:cs="CordiaUPC"/>
              </w:rPr>
              <w:t xml:space="preserve">Visible </w:t>
            </w:r>
            <w:r>
              <w:rPr>
                <w:rFonts w:hint="cs" w:cs="Angsana New"/>
                <w:cs/>
              </w:rPr>
              <w:t xml:space="preserve">เมื่อ </w:t>
            </w:r>
            <w:r>
              <w:rPr>
                <w:rFonts w:cs="CordiaUPC"/>
              </w:rPr>
              <w:t xml:space="preserve">customerType </w:t>
            </w:r>
            <w:r>
              <w:rPr>
                <w:rFonts w:cs="Angsana New"/>
                <w:cs/>
              </w:rPr>
              <w:t>= “</w:t>
            </w:r>
            <w:r>
              <w:rPr>
                <w:rFonts w:cs="CordiaUPC"/>
              </w:rPr>
              <w:t>Pre</w:t>
            </w:r>
            <w:r>
              <w:rPr>
                <w:rFonts w:cs="Angsana New"/>
                <w:cs/>
              </w:rPr>
              <w:t>-</w:t>
            </w:r>
            <w:r>
              <w:rPr>
                <w:rFonts w:cs="CordiaUPC"/>
              </w:rP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และ </w:t>
            </w:r>
            <w:r>
              <w:rPr>
                <w:rFonts w:cs="CordiaUPC"/>
              </w:rPr>
              <w:t xml:space="preserve">Product Class </w:t>
            </w:r>
            <w:r>
              <w:rPr>
                <w:rFonts w:hint="cs" w:cs="Angsana New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On</w:t>
            </w:r>
            <w:r>
              <w:rPr>
                <w:rFonts w:cs="Angsana New"/>
                <w:cs/>
              </w:rPr>
              <w:t>-</w:t>
            </w:r>
            <w:r>
              <w:rPr>
                <w:rFonts w:cs="CordiaUPC"/>
              </w:rPr>
              <w:t>Top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On</w:t>
            </w:r>
            <w:r>
              <w:rPr>
                <w:rFonts w:cs="Angsana New"/>
                <w:cs/>
              </w:rPr>
              <w:t>-</w:t>
            </w:r>
            <w:r>
              <w:rPr>
                <w:rFonts w:cs="CordiaUPC"/>
              </w:rPr>
              <w:t>Top Extra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และ </w:t>
            </w:r>
            <w:r>
              <w:rPr>
                <w:rFonts w:cs="CordiaUPC"/>
              </w:rPr>
              <w:t>stepRateFlag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= “</w:t>
            </w:r>
            <w:r>
              <w:rPr>
                <w:rFonts w:cs="CordiaUPC"/>
              </w:rPr>
              <w:t>Yes</w:t>
            </w:r>
            <w:r>
              <w:rPr>
                <w:rFonts w:cs="Angsana New"/>
                <w:cs/>
              </w:rPr>
              <w:t>”</w:t>
            </w:r>
          </w:p>
          <w:p w:rsidRPr="00F942AD" w:rsidR="006B5C8B" w:rsidP="006B5C8B" w:rsidRDefault="006B5C8B" w14:paraId="05B266E0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Default Value </w:t>
            </w:r>
            <w:r>
              <w:rPr>
                <w:rFonts w:cs="Angsana New"/>
                <w:cs/>
              </w:rPr>
              <w:t>:  “</w:t>
            </w:r>
            <w:r>
              <w:rPr>
                <w:rFonts w:cs="CordiaUPC"/>
              </w:rPr>
              <w:t>No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 w:cs="Angsana New"/>
                <w:cs/>
              </w:rPr>
              <w:t xml:space="preserve"> เมื่อ </w:t>
            </w:r>
            <w:r>
              <w:rPr>
                <w:rFonts w:cs="CordiaUPC"/>
              </w:rPr>
              <w:t xml:space="preserve">customerType </w:t>
            </w:r>
            <w:r>
              <w:rPr>
                <w:rFonts w:cs="Angsana New"/>
                <w:cs/>
              </w:rPr>
              <w:t>= “</w:t>
            </w:r>
            <w:r>
              <w:rPr>
                <w:rFonts w:cs="CordiaUPC"/>
              </w:rPr>
              <w:t>Pre</w:t>
            </w:r>
            <w:r>
              <w:rPr>
                <w:rFonts w:cs="Angsana New"/>
                <w:cs/>
              </w:rPr>
              <w:t>-</w:t>
            </w:r>
            <w:r>
              <w:rPr>
                <w:rFonts w:cs="CordiaUPC"/>
              </w:rP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และ </w:t>
            </w:r>
            <w:r>
              <w:rPr>
                <w:rFonts w:cs="CordiaUPC"/>
              </w:rPr>
              <w:t xml:space="preserve">Product Class </w:t>
            </w:r>
            <w:r>
              <w:rPr>
                <w:rFonts w:hint="cs" w:cs="Angsana New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On</w:t>
            </w:r>
            <w:r>
              <w:rPr>
                <w:rFonts w:cs="Angsana New"/>
                <w:cs/>
              </w:rPr>
              <w:t>-</w:t>
            </w:r>
            <w:r>
              <w:rPr>
                <w:rFonts w:cs="CordiaUPC"/>
              </w:rPr>
              <w:t>Top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On</w:t>
            </w:r>
            <w:r>
              <w:rPr>
                <w:rFonts w:cs="Angsana New"/>
                <w:cs/>
              </w:rPr>
              <w:t>-</w:t>
            </w:r>
            <w:r>
              <w:rPr>
                <w:rFonts w:cs="CordiaUPC"/>
              </w:rPr>
              <w:t>Top Extra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และ </w:t>
            </w:r>
            <w:r>
              <w:rPr>
                <w:rFonts w:cs="CordiaUPC"/>
              </w:rPr>
              <w:t>stepRateFlag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= “</w:t>
            </w:r>
            <w:r>
              <w:rPr>
                <w:rFonts w:cs="CordiaUPC"/>
              </w:rPr>
              <w:t>Yes</w:t>
            </w:r>
            <w:r>
              <w:rPr>
                <w:rFonts w:cs="Angsana New"/>
                <w:cs/>
              </w:rPr>
              <w:t>”</w:t>
            </w:r>
          </w:p>
          <w:p w:rsidR="006B5C8B" w:rsidP="006B5C8B" w:rsidRDefault="006B5C8B" w14:paraId="28214BCF" w14:textId="77777777">
            <w:pPr>
              <w:rPr>
                <w:rFonts w:cs="CordiaUPC"/>
              </w:rPr>
            </w:pPr>
            <w:r w:rsidRPr="004C3917">
              <w:t xml:space="preserve">List of Value </w:t>
            </w:r>
            <w:r w:rsidRPr="004C3917"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‘</w:t>
            </w:r>
            <w:r>
              <w:rPr>
                <w:rFonts w:cs="CordiaUPC"/>
              </w:rPr>
              <w:t>YesNoIndicator</w:t>
            </w:r>
            <w:r>
              <w:rPr>
                <w:rFonts w:cs="Angsana New"/>
                <w:cs/>
              </w:rPr>
              <w:t>’</w:t>
            </w:r>
          </w:p>
          <w:p w:rsidR="006B5C8B" w:rsidP="006B5C8B" w:rsidRDefault="006B5C8B" w14:paraId="20661307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เมื่อเลือกค่าเป็น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Yes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ให้ </w:t>
            </w:r>
            <w:r>
              <w:rPr>
                <w:rFonts w:cs="CordiaUPC"/>
              </w:rPr>
              <w:t xml:space="preserve">Disable </w:t>
            </w:r>
            <w:r>
              <w:rPr>
                <w:rFonts w:hint="cs" w:cs="Angsana New"/>
                <w:cs/>
              </w:rPr>
              <w:t xml:space="preserve">และเคลียร์ค่า </w:t>
            </w:r>
            <w:r>
              <w:rPr>
                <w:rFonts w:cs="CordiaUPC"/>
              </w:rPr>
              <w:t xml:space="preserve">Field </w:t>
            </w:r>
            <w:r>
              <w:rPr>
                <w:rFonts w:hint="cs" w:cs="Angsana New"/>
                <w:cs/>
              </w:rPr>
              <w:t>ดังต่อไปนี้</w:t>
            </w:r>
          </w:p>
          <w:p w:rsidRPr="00832CBD" w:rsidR="006B5C8B" w:rsidP="006B5C8B" w:rsidRDefault="006B5C8B" w14:paraId="06F4AA52" w14:textId="77777777">
            <w:pPr>
              <w:pStyle w:val="ListParagraph"/>
              <w:numPr>
                <w:ilvl w:val="0"/>
                <w:numId w:val="14"/>
              </w:numPr>
              <w:rPr>
                <w:rFonts w:cs="CordiaUPC"/>
              </w:rPr>
            </w:pPr>
            <w:r w:rsidRPr="00832CBD">
              <w:rPr>
                <w:rFonts w:cs="CordiaUPC"/>
              </w:rPr>
              <w:t>rateExcludingVAT</w:t>
            </w:r>
          </w:p>
          <w:p w:rsidRPr="00832CBD" w:rsidR="006B5C8B" w:rsidP="006B5C8B" w:rsidRDefault="006B5C8B" w14:paraId="7336B6CC" w14:textId="77777777">
            <w:pPr>
              <w:pStyle w:val="ListParagraph"/>
              <w:numPr>
                <w:ilvl w:val="0"/>
                <w:numId w:val="14"/>
              </w:numPr>
              <w:rPr>
                <w:rFonts w:cs="CordiaUPC"/>
              </w:rPr>
            </w:pPr>
            <w:r w:rsidRPr="00832CBD">
              <w:rPr>
                <w:rFonts w:cs="CordiaUPC"/>
              </w:rPr>
              <w:t>rateDuration</w:t>
            </w:r>
          </w:p>
          <w:p w:rsidRPr="00832CBD" w:rsidR="006B5C8B" w:rsidP="006B5C8B" w:rsidRDefault="006B5C8B" w14:paraId="150F93FE" w14:textId="77777777">
            <w:pPr>
              <w:pStyle w:val="ListParagraph"/>
              <w:numPr>
                <w:ilvl w:val="0"/>
                <w:numId w:val="14"/>
              </w:numPr>
              <w:rPr>
                <w:rFonts w:cs="CordiaUPC"/>
              </w:rPr>
            </w:pPr>
            <w:r w:rsidRPr="00832CBD">
              <w:rPr>
                <w:rFonts w:cs="CordiaUPC"/>
              </w:rPr>
              <w:t>rateUnit</w:t>
            </w:r>
          </w:p>
          <w:p w:rsidR="006B5C8B" w:rsidP="006B5C8B" w:rsidRDefault="006B5C8B" w14:paraId="11AD2FB3" w14:textId="77777777">
            <w:pPr>
              <w:pStyle w:val="ListParagraph"/>
              <w:numPr>
                <w:ilvl w:val="0"/>
                <w:numId w:val="14"/>
              </w:numPr>
              <w:rPr>
                <w:rFonts w:cs="CordiaUPC"/>
              </w:rPr>
            </w:pPr>
            <w:r w:rsidRPr="00832CBD">
              <w:rPr>
                <w:rFonts w:cs="CordiaUPC"/>
              </w:rPr>
              <w:t>rateIncludingVAT</w:t>
            </w:r>
          </w:p>
          <w:p w:rsidR="006B5C8B" w:rsidP="006B5C8B" w:rsidRDefault="006B5C8B" w14:paraId="78EC3A18" w14:textId="3C0B90E3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แต่ถ้าเลือกเป็น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No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>ให้</w:t>
            </w:r>
            <w:r>
              <w:rPr>
                <w:rFonts w:cs="CordiaUPC"/>
              </w:rPr>
              <w:t xml:space="preserve"> Enable</w:t>
            </w:r>
          </w:p>
        </w:tc>
      </w:tr>
      <w:tr w:rsidRPr="008979A8" w:rsidR="006B5C8B" w:rsidTr="0055648C" w14:paraId="7853EA7C" w14:textId="77777777">
        <w:tc>
          <w:tcPr>
            <w:tcW w:w="1026" w:type="pct"/>
          </w:tcPr>
          <w:p w:rsidR="006B5C8B" w:rsidP="006B5C8B" w:rsidRDefault="006B5C8B" w14:paraId="27EBB201" w14:textId="0F160B47">
            <w:pPr>
              <w:rPr>
                <w:rFonts w:cs="CordiaUPC"/>
              </w:rPr>
            </w:pPr>
            <w:r>
              <w:rPr>
                <w:rFonts w:cs="CordiaUPC"/>
              </w:rPr>
              <w:t>rateExcludingVAT</w:t>
            </w:r>
          </w:p>
        </w:tc>
        <w:tc>
          <w:tcPr>
            <w:tcW w:w="900" w:type="pct"/>
          </w:tcPr>
          <w:p w:rsidR="006B5C8B" w:rsidP="006B5C8B" w:rsidRDefault="006B5C8B" w14:paraId="18189107" w14:textId="3C794BC8">
            <w:pPr>
              <w:rPr>
                <w:rFonts w:cs="CordiaUPC"/>
              </w:rPr>
            </w:pPr>
            <w:r>
              <w:rPr>
                <w:rFonts w:cs="CordiaUPC"/>
              </w:rPr>
              <w:t>Text Box</w:t>
            </w:r>
          </w:p>
        </w:tc>
        <w:tc>
          <w:tcPr>
            <w:tcW w:w="3074" w:type="pct"/>
          </w:tcPr>
          <w:p w:rsidR="006B5C8B" w:rsidP="006B5C8B" w:rsidRDefault="006B5C8B" w14:paraId="527A9B0A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3A41A5">
              <w:rPr>
                <w:rFonts w:cs="Angsana New"/>
                <w:color w:val="FF0000"/>
                <w:cs/>
              </w:rPr>
              <w:t>*</w:t>
            </w:r>
            <w:r w:rsidRPr="003A41A5">
              <w:rPr>
                <w:rFonts w:cs="CordiaUPC"/>
                <w:color w:val="FF0000"/>
              </w:rPr>
              <w:t>Rate Excluding VAT</w:t>
            </w:r>
            <w:r>
              <w:rPr>
                <w:rFonts w:cs="Angsana New"/>
                <w:color w:val="FF0000"/>
                <w:cs/>
              </w:rPr>
              <w:t xml:space="preserve"> : </w:t>
            </w:r>
            <w:r w:rsidRPr="003A41A5">
              <w:rPr>
                <w:rFonts w:cs="Angsana New"/>
                <w:cs/>
              </w:rPr>
              <w:t>…</w:t>
            </w:r>
            <w:r w:rsidRPr="003A41A5">
              <w:rPr>
                <w:rFonts w:cs="CordiaUPC"/>
              </w:rPr>
              <w:t>Value</w:t>
            </w:r>
            <w:r w:rsidRPr="003A41A5">
              <w:rPr>
                <w:rFonts w:cs="Angsana New"/>
                <w:cs/>
              </w:rPr>
              <w:t xml:space="preserve">… </w:t>
            </w:r>
            <w:r>
              <w:rPr>
                <w:rFonts w:cs="CordiaUPC"/>
              </w:rPr>
              <w:t xml:space="preserve">Baht per </w:t>
            </w:r>
            <w:r>
              <w:rPr>
                <w:rFonts w:cs="Angsana New"/>
                <w:cs/>
              </w:rPr>
              <w:t>…</w:t>
            </w:r>
            <w:r>
              <w:rPr>
                <w:rFonts w:cs="CordiaUPC"/>
              </w:rPr>
              <w:t>Duration</w:t>
            </w:r>
            <w:r>
              <w:rPr>
                <w:rFonts w:cs="Angsana New"/>
                <w:cs/>
              </w:rPr>
              <w:t xml:space="preserve">… </w:t>
            </w:r>
            <w:r w:rsidRPr="003A41A5">
              <w:rPr>
                <w:rFonts w:cs="Angsana New"/>
                <w:cs/>
              </w:rPr>
              <w:t>…</w:t>
            </w:r>
            <w:r w:rsidRPr="003A41A5">
              <w:rPr>
                <w:rFonts w:cs="CordiaUPC"/>
              </w:rPr>
              <w:t>Unit</w:t>
            </w:r>
            <w:r w:rsidRPr="003A41A5">
              <w:rPr>
                <w:rFonts w:cs="Angsana New"/>
                <w:cs/>
              </w:rPr>
              <w:t>…</w:t>
            </w:r>
          </w:p>
          <w:p w:rsidR="006B5C8B" w:rsidP="006B5C8B" w:rsidRDefault="006B5C8B" w14:paraId="449AB0A4" w14:textId="462B3CBA">
            <w:pPr>
              <w:spacing w:after="0"/>
            </w:pPr>
            <w:r>
              <w:rPr>
                <w:rFonts w:hint="cs"/>
                <w:cs/>
              </w:rPr>
              <w:t xml:space="preserve">เมื่อ </w:t>
            </w:r>
            <w:r>
              <w:t xml:space="preserve">User </w:t>
            </w:r>
            <w:r>
              <w:rPr>
                <w:rFonts w:hint="cs"/>
                <w:cs/>
              </w:rPr>
              <w:t xml:space="preserve">กรอกข้อมูลที่ </w:t>
            </w:r>
            <w:r>
              <w:t xml:space="preserve">Field </w:t>
            </w:r>
            <w:r>
              <w:rPr>
                <w:rFonts w:hint="cs"/>
                <w:cs/>
              </w:rPr>
              <w:t>นี้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และ </w:t>
            </w:r>
            <w:r>
              <w:t>rateIncludingVAT</w:t>
            </w:r>
            <w:r>
              <w:rPr>
                <w:rFonts w:hint="cs"/>
                <w:cs/>
              </w:rPr>
              <w:t xml:space="preserve"> มีค่าเป็นค่าว่างให้ระบบทำการคำนวนค่า </w:t>
            </w:r>
            <w:r>
              <w:t>rateIncludingVAT</w:t>
            </w:r>
            <w:r>
              <w:rPr>
                <w:rFonts w:hint="cs"/>
                <w:cs/>
              </w:rPr>
              <w:t xml:space="preserve"> ตามสูตรดังนี้</w:t>
            </w:r>
            <w:r>
              <w:rPr>
                <w:rFonts w:cs="Angsana New"/>
                <w:cs/>
              </w:rPr>
              <w:t xml:space="preserve"> </w:t>
            </w:r>
            <w:r>
              <w:t>rateExcluding</w:t>
            </w:r>
            <w:r w:rsidRPr="001F45E3">
              <w:t>VAT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 xml:space="preserve">* </w:t>
            </w:r>
            <w:r>
              <w:t xml:space="preserve">VAT </w:t>
            </w:r>
            <w:r>
              <w:rPr>
                <w:rFonts w:hint="cs"/>
                <w:cs/>
              </w:rPr>
              <w:t xml:space="preserve">และจะต้องปัดทศนิยมให้เหลือแค่ </w:t>
            </w:r>
            <w:r>
              <w:t>3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>ตำแหน่งตามหลักคณิตศาสตร์</w:t>
            </w:r>
          </w:p>
          <w:p w:rsidRPr="00596684" w:rsidR="006B5C8B" w:rsidP="006B5C8B" w:rsidRDefault="006B5C8B" w14:paraId="3B3B9871" w14:textId="7D774D87">
            <w:pPr>
              <w:spacing w:after="0"/>
            </w:pPr>
            <w:r>
              <w:rPr>
                <w:rFonts w:hint="cs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ใส่ได้เฉพาะตัวเลขและจุดทศนิยมเท่านั้น</w:t>
            </w:r>
          </w:p>
        </w:tc>
      </w:tr>
      <w:tr w:rsidRPr="008979A8" w:rsidR="006B5C8B" w:rsidTr="0055648C" w14:paraId="6DEBA7F2" w14:textId="77777777">
        <w:tc>
          <w:tcPr>
            <w:tcW w:w="1026" w:type="pct"/>
          </w:tcPr>
          <w:p w:rsidR="006B5C8B" w:rsidP="006B5C8B" w:rsidRDefault="006B5C8B" w14:paraId="64768FE0" w14:textId="64E63EF5">
            <w:pPr>
              <w:rPr>
                <w:rFonts w:cs="CordiaUPC"/>
              </w:rPr>
            </w:pPr>
            <w:r>
              <w:rPr>
                <w:rFonts w:cs="CordiaUPC"/>
              </w:rPr>
              <w:t>rateDuration</w:t>
            </w:r>
          </w:p>
        </w:tc>
        <w:tc>
          <w:tcPr>
            <w:tcW w:w="900" w:type="pct"/>
          </w:tcPr>
          <w:p w:rsidR="006B5C8B" w:rsidP="006B5C8B" w:rsidRDefault="006B5C8B" w14:paraId="337A7A63" w14:textId="700A3436">
            <w:pPr>
              <w:rPr>
                <w:rFonts w:cs="CordiaUPC"/>
              </w:rPr>
            </w:pPr>
            <w:r>
              <w:rPr>
                <w:rFonts w:cs="CordiaUPC"/>
              </w:rPr>
              <w:t>Text Box</w:t>
            </w:r>
          </w:p>
        </w:tc>
        <w:tc>
          <w:tcPr>
            <w:tcW w:w="3074" w:type="pct"/>
          </w:tcPr>
          <w:p w:rsidR="006B5C8B" w:rsidP="006B5C8B" w:rsidRDefault="006B5C8B" w14:paraId="5281FB72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วางบรรทัดเดียวกันกับ </w:t>
            </w:r>
            <w:r>
              <w:rPr>
                <w:rFonts w:cs="CordiaUPC"/>
              </w:rPr>
              <w:t>rateExcludingVAT</w:t>
            </w:r>
          </w:p>
          <w:p w:rsidR="006B5C8B" w:rsidP="006B5C8B" w:rsidRDefault="006B5C8B" w14:paraId="5F9819C1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Default Value </w:t>
            </w:r>
            <w:r>
              <w:rPr>
                <w:rFonts w:cs="Angsana New"/>
                <w:cs/>
              </w:rPr>
              <w:t>: “</w:t>
            </w:r>
            <w:r>
              <w:rPr>
                <w:rFonts w:cs="CordiaUPC"/>
              </w:rPr>
              <w:t>1</w:t>
            </w:r>
            <w:r>
              <w:rPr>
                <w:rFonts w:cs="Angsana New"/>
                <w:cs/>
              </w:rPr>
              <w:t>”</w:t>
            </w:r>
          </w:p>
          <w:p w:rsidRPr="003D20AA" w:rsidR="006B5C8B" w:rsidP="006B5C8B" w:rsidRDefault="006B5C8B" w14:paraId="44DBEAE1" w14:textId="2A2E1EAC">
            <w:r>
              <w:t xml:space="preserve">Enable </w:t>
            </w:r>
            <w:r>
              <w:rPr>
                <w:rFonts w:hint="cs"/>
                <w:cs/>
              </w:rPr>
              <w:t xml:space="preserve">เมื่อ </w:t>
            </w:r>
            <w:r>
              <w:t xml:space="preserve">customerType </w:t>
            </w:r>
            <w:r>
              <w:rPr>
                <w:rFonts w:cs="Angsana New"/>
                <w:cs/>
              </w:rPr>
              <w:t>= 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>”</w:t>
            </w:r>
          </w:p>
          <w:p w:rsidR="006B5C8B" w:rsidP="006B5C8B" w:rsidRDefault="006B5C8B" w14:paraId="7CB60506" w14:textId="6920FD0B">
            <w:pPr>
              <w:rPr>
                <w:rFonts w:cs="CordiaUPC"/>
              </w:rPr>
            </w:pPr>
            <w:r>
              <w:rPr>
                <w:rFonts w:hint="cs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ใส่ได้เฉพาะตัวเลข</w:t>
            </w:r>
          </w:p>
        </w:tc>
      </w:tr>
      <w:tr w:rsidRPr="008979A8" w:rsidR="006B5C8B" w:rsidTr="0055648C" w14:paraId="5715ED03" w14:textId="77777777">
        <w:tc>
          <w:tcPr>
            <w:tcW w:w="1026" w:type="pct"/>
          </w:tcPr>
          <w:p w:rsidR="006B5C8B" w:rsidP="006B5C8B" w:rsidRDefault="006B5C8B" w14:paraId="46578EA2" w14:textId="4178CEB4">
            <w:pPr>
              <w:rPr>
                <w:rFonts w:cs="CordiaUPC"/>
              </w:rPr>
            </w:pPr>
            <w:r>
              <w:rPr>
                <w:rFonts w:cs="CordiaUPC"/>
              </w:rPr>
              <w:t>rateUnit</w:t>
            </w:r>
          </w:p>
        </w:tc>
        <w:tc>
          <w:tcPr>
            <w:tcW w:w="900" w:type="pct"/>
          </w:tcPr>
          <w:p w:rsidR="006B5C8B" w:rsidP="006B5C8B" w:rsidRDefault="006B5C8B" w14:paraId="2807B2CC" w14:textId="2C9E04CC">
            <w:pPr>
              <w:rPr>
                <w:rFonts w:cs="CordiaUPC"/>
              </w:rPr>
            </w:pPr>
            <w:r>
              <w:rPr>
                <w:rFonts w:cs="CordiaUPC"/>
              </w:rPr>
              <w:t>Drop Down List</w:t>
            </w:r>
          </w:p>
        </w:tc>
        <w:tc>
          <w:tcPr>
            <w:tcW w:w="3074" w:type="pct"/>
          </w:tcPr>
          <w:p w:rsidR="006B5C8B" w:rsidP="006B5C8B" w:rsidRDefault="006B5C8B" w14:paraId="1494305B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วางบรรทัดเดียวกันกับ </w:t>
            </w:r>
            <w:r>
              <w:rPr>
                <w:rFonts w:cs="CordiaUPC"/>
              </w:rPr>
              <w:t>rateExcludingVAT</w:t>
            </w:r>
          </w:p>
          <w:p w:rsidR="006B5C8B" w:rsidP="006B5C8B" w:rsidRDefault="006B5C8B" w14:paraId="140FC770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Default Value </w:t>
            </w:r>
            <w:r>
              <w:rPr>
                <w:rFonts w:cs="Angsana New"/>
                <w:cs/>
              </w:rPr>
              <w:t>: “</w:t>
            </w:r>
            <w:r>
              <w:rPr>
                <w:rFonts w:cs="CordiaUPC"/>
              </w:rPr>
              <w:t>Minute</w:t>
            </w:r>
            <w:r>
              <w:rPr>
                <w:rFonts w:cs="Angsana New"/>
                <w:cs/>
              </w:rPr>
              <w:t>”</w:t>
            </w:r>
          </w:p>
          <w:p w:rsidR="006B5C8B" w:rsidP="006B5C8B" w:rsidRDefault="006B5C8B" w14:paraId="5970CA83" w14:textId="1098DCAF">
            <w:pPr>
              <w:rPr>
                <w:rFonts w:cs="CordiaUPC"/>
                <w:cs/>
              </w:rPr>
            </w:pPr>
            <w:r w:rsidRPr="004C3917">
              <w:t xml:space="preserve">List of Value </w:t>
            </w:r>
            <w:r w:rsidRPr="004C3917"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‘</w:t>
            </w:r>
            <w:r w:rsidRPr="00EB73A2">
              <w:rPr>
                <w:rFonts w:cs="CordiaUPC"/>
              </w:rPr>
              <w:t>Voice Rate Unit</w:t>
            </w:r>
            <w:r>
              <w:rPr>
                <w:rFonts w:cs="Angsana New"/>
                <w:cs/>
              </w:rPr>
              <w:t>’</w:t>
            </w:r>
            <w:r>
              <w:rPr>
                <w:rFonts w:cs="CordiaUPC"/>
              </w:rPr>
              <w:t xml:space="preserve"> and lov_type </w:t>
            </w:r>
            <w:r>
              <w:rPr>
                <w:rFonts w:cs="Angsana New"/>
                <w:cs/>
              </w:rPr>
              <w:t>= ‘</w:t>
            </w:r>
            <w:r>
              <w:rPr>
                <w:rFonts w:cs="CordiaUPC"/>
              </w:rPr>
              <w:t>Per Duration</w:t>
            </w:r>
            <w:r>
              <w:rPr>
                <w:rFonts w:cs="Angsana New"/>
                <w:cs/>
              </w:rPr>
              <w:t>’</w:t>
            </w:r>
          </w:p>
        </w:tc>
      </w:tr>
      <w:tr w:rsidRPr="008979A8" w:rsidR="006B5C8B" w:rsidTr="0055648C" w14:paraId="3B578246" w14:textId="77777777">
        <w:tc>
          <w:tcPr>
            <w:tcW w:w="1026" w:type="pct"/>
          </w:tcPr>
          <w:p w:rsidR="006B5C8B" w:rsidP="006B5C8B" w:rsidRDefault="006B5C8B" w14:paraId="7F327BBB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rateIncludingVAT</w:t>
            </w:r>
          </w:p>
        </w:tc>
        <w:tc>
          <w:tcPr>
            <w:tcW w:w="900" w:type="pct"/>
          </w:tcPr>
          <w:p w:rsidR="006B5C8B" w:rsidP="006B5C8B" w:rsidRDefault="006B5C8B" w14:paraId="4EC1A780" w14:textId="5EE919CB">
            <w:pPr>
              <w:rPr>
                <w:rFonts w:cs="CordiaUPC"/>
              </w:rPr>
            </w:pPr>
            <w:r>
              <w:rPr>
                <w:rFonts w:cs="CordiaUPC"/>
              </w:rPr>
              <w:t>Text Box</w:t>
            </w:r>
          </w:p>
        </w:tc>
        <w:tc>
          <w:tcPr>
            <w:tcW w:w="3074" w:type="pct"/>
          </w:tcPr>
          <w:p w:rsidR="006B5C8B" w:rsidP="006B5C8B" w:rsidRDefault="006B5C8B" w14:paraId="7643A8FF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3A41A5">
              <w:rPr>
                <w:rFonts w:cs="Angsana New"/>
                <w:color w:val="FF0000"/>
                <w:cs/>
              </w:rPr>
              <w:t>*</w:t>
            </w:r>
            <w:r w:rsidRPr="003A41A5">
              <w:rPr>
                <w:rFonts w:cs="CordiaUPC"/>
                <w:color w:val="FF0000"/>
              </w:rPr>
              <w:t xml:space="preserve">Rate </w:t>
            </w:r>
            <w:r>
              <w:rPr>
                <w:rFonts w:cs="CordiaUPC"/>
                <w:color w:val="FF0000"/>
              </w:rPr>
              <w:t>In</w:t>
            </w:r>
            <w:r w:rsidRPr="003A41A5">
              <w:rPr>
                <w:rFonts w:cs="CordiaUPC"/>
                <w:color w:val="FF0000"/>
              </w:rPr>
              <w:t>cluding VAT</w:t>
            </w:r>
            <w:r>
              <w:rPr>
                <w:rFonts w:cs="Angsana New"/>
                <w:color w:val="FF0000"/>
                <w:cs/>
              </w:rPr>
              <w:t xml:space="preserve"> : </w:t>
            </w:r>
            <w:r w:rsidRPr="00596684">
              <w:rPr>
                <w:rFonts w:cs="Angsana New"/>
                <w:cs/>
              </w:rPr>
              <w:t>…</w:t>
            </w:r>
            <w:r w:rsidRPr="00596684">
              <w:rPr>
                <w:rFonts w:cs="CordiaUPC"/>
              </w:rPr>
              <w:t>Value</w:t>
            </w:r>
            <w:r w:rsidRPr="00596684">
              <w:rPr>
                <w:rFonts w:cs="Angsana New"/>
                <w:cs/>
              </w:rPr>
              <w:t>…</w:t>
            </w:r>
          </w:p>
          <w:p w:rsidR="006B5C8B" w:rsidP="006B5C8B" w:rsidRDefault="006B5C8B" w14:paraId="37B2991A" w14:textId="4900FCD2">
            <w:r>
              <w:rPr>
                <w:rFonts w:hint="cs"/>
                <w:cs/>
              </w:rPr>
              <w:t xml:space="preserve">เมื่อ </w:t>
            </w:r>
            <w:r>
              <w:t xml:space="preserve">User </w:t>
            </w:r>
            <w:r>
              <w:rPr>
                <w:rFonts w:hint="cs"/>
                <w:cs/>
              </w:rPr>
              <w:t xml:space="preserve">กรอกข้อมูลที่ </w:t>
            </w:r>
            <w:r>
              <w:t xml:space="preserve">Field </w:t>
            </w:r>
            <w:r>
              <w:rPr>
                <w:rFonts w:hint="cs"/>
                <w:cs/>
              </w:rPr>
              <w:t>นี้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และ </w:t>
            </w:r>
            <w:r>
              <w:t>rateExcludingVAT</w:t>
            </w:r>
            <w:r>
              <w:rPr>
                <w:rFonts w:hint="cs"/>
                <w:cs/>
              </w:rPr>
              <w:t xml:space="preserve"> มีค่าเป็นค่าว่างให้ระบบทำการคำนวนค่า </w:t>
            </w:r>
            <w:r>
              <w:t>rateExcludingVAT</w:t>
            </w:r>
            <w:r>
              <w:rPr>
                <w:rFonts w:hint="cs"/>
                <w:cs/>
              </w:rPr>
              <w:t xml:space="preserve"> ตามสูตรดังนี้</w:t>
            </w:r>
            <w:r>
              <w:rPr>
                <w:rFonts w:cs="Angsana New"/>
                <w:cs/>
              </w:rPr>
              <w:t xml:space="preserve"> </w:t>
            </w:r>
            <w:r>
              <w:t>rateIncluding</w:t>
            </w:r>
            <w:r w:rsidRPr="001F45E3">
              <w:t>VAT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 xml:space="preserve">/ </w:t>
            </w:r>
            <w:r>
              <w:t>VAT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และจะต้องปัดทศนิยมให้เหลือแค่ </w:t>
            </w:r>
            <w:r>
              <w:t>3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>ตำแหน่งตามหลักคณิตศาสตร์</w:t>
            </w:r>
          </w:p>
          <w:p w:rsidRPr="00062AE3" w:rsidR="006B5C8B" w:rsidP="006B5C8B" w:rsidRDefault="006B5C8B" w14:paraId="1CB73420" w14:textId="59A83D94">
            <w:pPr>
              <w:rPr>
                <w:rFonts w:cs="CordiaUPC"/>
                <w:cs/>
              </w:rPr>
            </w:pPr>
            <w:r>
              <w:rPr>
                <w:rFonts w:hint="cs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ใส่ได้เฉพาะตัวเลขและจุดทศนิยมเท่านั้น</w:t>
            </w:r>
          </w:p>
        </w:tc>
      </w:tr>
      <w:tr w:rsidRPr="008979A8" w:rsidR="006B5C8B" w:rsidTr="0055648C" w14:paraId="2C9D73AD" w14:textId="77777777">
        <w:tc>
          <w:tcPr>
            <w:tcW w:w="1026" w:type="pct"/>
          </w:tcPr>
          <w:p w:rsidR="006B5C8B" w:rsidP="006B5C8B" w:rsidRDefault="006B5C8B" w14:paraId="272D7852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stepRateFlag</w:t>
            </w:r>
          </w:p>
        </w:tc>
        <w:tc>
          <w:tcPr>
            <w:tcW w:w="900" w:type="pct"/>
          </w:tcPr>
          <w:p w:rsidR="006B5C8B" w:rsidP="006B5C8B" w:rsidRDefault="006B5C8B" w14:paraId="166DA0CE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Radio Button</w:t>
            </w:r>
          </w:p>
        </w:tc>
        <w:tc>
          <w:tcPr>
            <w:tcW w:w="3074" w:type="pct"/>
          </w:tcPr>
          <w:p w:rsidR="006B5C8B" w:rsidP="006B5C8B" w:rsidRDefault="006B5C8B" w14:paraId="06BECF76" w14:textId="77777777">
            <w:pPr>
              <w:rPr>
                <w:color w:val="FF0000"/>
              </w:rPr>
            </w:pPr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3A41A5">
              <w:rPr>
                <w:rFonts w:cs="Angsana New"/>
                <w:color w:val="FF0000"/>
                <w:cs/>
              </w:rPr>
              <w:t>*</w:t>
            </w:r>
            <w:r w:rsidRPr="003A41A5">
              <w:rPr>
                <w:color w:val="FF0000"/>
              </w:rPr>
              <w:t>Step Rate</w:t>
            </w:r>
          </w:p>
          <w:p w:rsidR="006B5C8B" w:rsidP="006B5C8B" w:rsidRDefault="006B5C8B" w14:paraId="6129A66D" w14:textId="77777777">
            <w:pPr>
              <w:rPr>
                <w:rFonts w:cs="CordiaUPC"/>
              </w:rPr>
            </w:pPr>
            <w:r>
              <w:t xml:space="preserve">Default Value </w:t>
            </w:r>
            <w:r>
              <w:rPr>
                <w:rFonts w:cs="Angsana New"/>
                <w:cs/>
              </w:rPr>
              <w:t>: “</w:t>
            </w:r>
            <w:r>
              <w:t>No</w:t>
            </w:r>
            <w:r>
              <w:rPr>
                <w:rFonts w:cs="Angsana New"/>
                <w:cs/>
              </w:rPr>
              <w:t>”</w:t>
            </w:r>
          </w:p>
          <w:p w:rsidR="006B5C8B" w:rsidP="006B5C8B" w:rsidRDefault="006B5C8B" w14:paraId="49042AC6" w14:textId="05C46334">
            <w:r>
              <w:rPr>
                <w:rFonts w:cs="CordiaUPC"/>
              </w:rPr>
              <w:t xml:space="preserve">Disable </w:t>
            </w:r>
            <w:r>
              <w:rPr>
                <w:rFonts w:hint="cs" w:cs="Angsana New"/>
                <w:cs/>
              </w:rPr>
              <w:t xml:space="preserve">และ </w:t>
            </w:r>
            <w:r>
              <w:rPr>
                <w:rFonts w:cs="CordiaUPC"/>
              </w:rPr>
              <w:t xml:space="preserve">set </w:t>
            </w:r>
            <w:r>
              <w:rPr>
                <w:rFonts w:hint="cs" w:cs="Angsana New"/>
                <w:cs/>
              </w:rPr>
              <w:t xml:space="preserve">เป็นค่า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NO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เมื่อ </w:t>
            </w:r>
            <w:r>
              <w:rPr>
                <w:rFonts w:cs="CordiaUPC"/>
              </w:rPr>
              <w:t>customerType</w:t>
            </w:r>
            <w:r>
              <w:rPr>
                <w:rFonts w:cs="Angsana New"/>
                <w:cs/>
              </w:rPr>
              <w:t xml:space="preserve"> = “</w:t>
            </w:r>
            <w:r>
              <w:rPr>
                <w:rFonts w:cs="CordiaUPC"/>
              </w:rPr>
              <w:t>Post</w:t>
            </w:r>
            <w:r>
              <w:rPr>
                <w:rFonts w:cs="Angsana New"/>
                <w:cs/>
              </w:rPr>
              <w:t>-</w:t>
            </w:r>
            <w:r>
              <w:rPr>
                <w:rFonts w:cs="CordiaUPC"/>
              </w:rP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และ </w:t>
            </w:r>
            <w:r>
              <w:rPr>
                <w:rFonts w:cs="CordiaUPC"/>
              </w:rPr>
              <w:t xml:space="preserve">productClass </w:t>
            </w:r>
            <w:r>
              <w:rPr>
                <w:rFonts w:cs="Angsana New"/>
                <w:cs/>
              </w:rPr>
              <w:t>= “</w:t>
            </w:r>
            <w:r>
              <w:rPr>
                <w:rFonts w:cs="CordiaUPC"/>
              </w:rPr>
              <w:t>On</w:t>
            </w:r>
            <w:r>
              <w:rPr>
                <w:rFonts w:cs="Angsana New"/>
                <w:cs/>
              </w:rPr>
              <w:t>-</w:t>
            </w:r>
            <w:r>
              <w:rPr>
                <w:rFonts w:cs="CordiaUPC"/>
              </w:rPr>
              <w:t>Top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On</w:t>
            </w:r>
            <w:r>
              <w:rPr>
                <w:rFonts w:cs="Angsana New"/>
                <w:cs/>
              </w:rPr>
              <w:t>-</w:t>
            </w:r>
            <w:r>
              <w:rPr>
                <w:rFonts w:cs="CordiaUPC"/>
              </w:rPr>
              <w:t>Top Extra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ถ้าไม่ใช่ให้ </w:t>
            </w:r>
            <w:r>
              <w:rPr>
                <w:rFonts w:cs="CordiaUPC"/>
              </w:rPr>
              <w:t>Enable</w:t>
            </w:r>
          </w:p>
          <w:p w:rsidR="006B5C8B" w:rsidP="006B5C8B" w:rsidRDefault="006B5C8B" w14:paraId="15E28528" w14:textId="6E063CEE">
            <w:pPr>
              <w:rPr>
                <w:rFonts w:cs="CordiaUPC"/>
              </w:rPr>
            </w:pPr>
            <w:r w:rsidRPr="004C3917">
              <w:t xml:space="preserve">List of Value </w:t>
            </w:r>
            <w:r w:rsidRPr="004C3917"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‘</w:t>
            </w:r>
            <w:r>
              <w:rPr>
                <w:rFonts w:cs="CordiaUPC"/>
              </w:rPr>
              <w:t>YesNoIndicator</w:t>
            </w:r>
            <w:r>
              <w:rPr>
                <w:rFonts w:cs="Angsana New"/>
                <w:cs/>
              </w:rPr>
              <w:t>’</w:t>
            </w:r>
          </w:p>
          <w:p w:rsidR="006B5C8B" w:rsidP="006B5C8B" w:rsidRDefault="006B5C8B" w14:paraId="2E1B160A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เมื่อเลือก </w:t>
            </w:r>
            <w:r>
              <w:rPr>
                <w:rFonts w:cs="CordiaUPC"/>
              </w:rPr>
              <w:t xml:space="preserve">Step Rate </w:t>
            </w:r>
            <w:r>
              <w:rPr>
                <w:rFonts w:hint="cs" w:cs="Angsana New"/>
                <w:cs/>
              </w:rPr>
              <w:t xml:space="preserve">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Yes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ให้ </w:t>
            </w:r>
            <w:r>
              <w:rPr>
                <w:rFonts w:cs="CordiaUPC"/>
              </w:rPr>
              <w:t>Visible Step Rate Section</w:t>
            </w:r>
            <w:r>
              <w:rPr>
                <w:rFonts w:hint="cs" w:cs="Angsana New"/>
                <w:cs/>
              </w:rPr>
              <w:t xml:space="preserve"> และ </w:t>
            </w:r>
            <w:r>
              <w:rPr>
                <w:rFonts w:cs="CordiaUPC"/>
              </w:rPr>
              <w:t xml:space="preserve">Set </w:t>
            </w:r>
            <w:r>
              <w:rPr>
                <w:rFonts w:hint="cs" w:cs="Angsana New"/>
                <w:cs/>
              </w:rPr>
              <w:t xml:space="preserve">ค่า </w:t>
            </w:r>
            <w:r>
              <w:rPr>
                <w:rFonts w:cs="CordiaUPC"/>
              </w:rPr>
              <w:t xml:space="preserve">Default Value </w:t>
            </w:r>
            <w:r>
              <w:rPr>
                <w:rFonts w:hint="cs" w:cs="Angsana New"/>
                <w:cs/>
              </w:rPr>
              <w:t>ดังนี้</w:t>
            </w:r>
          </w:p>
          <w:p w:rsidRPr="00E35214" w:rsidR="006B5C8B" w:rsidP="006B5C8B" w:rsidRDefault="006B5C8B" w14:paraId="6029548C" w14:textId="77777777">
            <w:pPr>
              <w:pStyle w:val="ListParagraph"/>
              <w:numPr>
                <w:ilvl w:val="0"/>
                <w:numId w:val="14"/>
              </w:numPr>
              <w:rPr>
                <w:rFonts w:cs="CordiaUPC"/>
              </w:rPr>
            </w:pPr>
            <w:r>
              <w:rPr>
                <w:rFonts w:cs="CordiaUPC"/>
              </w:rPr>
              <w:t xml:space="preserve">stepDurationUnit </w:t>
            </w:r>
            <w:r>
              <w:rPr>
                <w:rFonts w:cs="Angsana New"/>
                <w:cs/>
              </w:rPr>
              <w:t>= “</w:t>
            </w:r>
            <w:r>
              <w:rPr>
                <w:rFonts w:cs="CordiaUPC"/>
              </w:rPr>
              <w:t>Minute</w:t>
            </w:r>
            <w:r>
              <w:rPr>
                <w:rFonts w:cs="Angsana New"/>
                <w:cs/>
              </w:rPr>
              <w:t>”</w:t>
            </w:r>
          </w:p>
        </w:tc>
      </w:tr>
      <w:tr w:rsidRPr="008979A8" w:rsidR="006B5C8B" w:rsidTr="0055648C" w14:paraId="476D410E" w14:textId="77777777">
        <w:tc>
          <w:tcPr>
            <w:tcW w:w="5000" w:type="pct"/>
            <w:gridSpan w:val="3"/>
            <w:shd w:val="clear" w:color="auto" w:fill="C2D69B" w:themeFill="accent3" w:themeFillTint="99"/>
          </w:tcPr>
          <w:p w:rsidR="006B5C8B" w:rsidP="006B5C8B" w:rsidRDefault="006B5C8B" w14:paraId="2F6B6E25" w14:textId="77777777">
            <w:pPr>
              <w:pStyle w:val="HeaderTable"/>
            </w:pPr>
            <w:r>
              <w:t>Step Rate Section</w:t>
            </w:r>
          </w:p>
        </w:tc>
      </w:tr>
      <w:tr w:rsidRPr="008979A8" w:rsidR="006B5C8B" w:rsidTr="0055648C" w14:paraId="65889AAC" w14:textId="77777777">
        <w:tc>
          <w:tcPr>
            <w:tcW w:w="5000" w:type="pct"/>
            <w:gridSpan w:val="3"/>
            <w:shd w:val="clear" w:color="auto" w:fill="C2D69B" w:themeFill="accent3" w:themeFillTint="99"/>
          </w:tcPr>
          <w:p w:rsidR="006B5C8B" w:rsidP="006B5C8B" w:rsidRDefault="006B5C8B" w14:paraId="45659818" w14:textId="77777777">
            <w:pPr>
              <w:pStyle w:val="HeaderTable"/>
            </w:pPr>
            <w:r>
              <w:t>Step Rate Table Section</w:t>
            </w:r>
          </w:p>
        </w:tc>
      </w:tr>
      <w:tr w:rsidRPr="008979A8" w:rsidR="006B5C8B" w:rsidTr="0055648C" w14:paraId="43DBBF77" w14:textId="77777777">
        <w:tc>
          <w:tcPr>
            <w:tcW w:w="1026" w:type="pct"/>
          </w:tcPr>
          <w:p w:rsidR="006B5C8B" w:rsidP="006B5C8B" w:rsidRDefault="006B5C8B" w14:paraId="44A29D0A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Step Rate</w:t>
            </w:r>
          </w:p>
        </w:tc>
        <w:tc>
          <w:tcPr>
            <w:tcW w:w="900" w:type="pct"/>
          </w:tcPr>
          <w:p w:rsidR="006B5C8B" w:rsidP="006B5C8B" w:rsidRDefault="006B5C8B" w14:paraId="2D6F5955" w14:textId="77777777">
            <w:pPr>
              <w:rPr>
                <w:rFonts w:cs="CordiaUPC"/>
              </w:rPr>
            </w:pPr>
          </w:p>
        </w:tc>
        <w:tc>
          <w:tcPr>
            <w:tcW w:w="3074" w:type="pct"/>
          </w:tcPr>
          <w:p w:rsidR="006B5C8B" w:rsidP="006B5C8B" w:rsidRDefault="006B5C8B" w14:paraId="23C2DD69" w14:textId="77777777">
            <w:pPr>
              <w:spacing w:after="0"/>
            </w:pPr>
            <w:r>
              <w:rPr>
                <w:rFonts w:hint="cs"/>
                <w:cs/>
              </w:rPr>
              <w:t xml:space="preserve">แสดงข้อมูลใน </w:t>
            </w:r>
            <w:r>
              <w:t>Format</w:t>
            </w:r>
          </w:p>
          <w:p w:rsidR="006B5C8B" w:rsidP="006B5C8B" w:rsidRDefault="006B5C8B" w14:paraId="05B4BC39" w14:textId="77777777">
            <w:pPr>
              <w:pStyle w:val="ListParagraph"/>
              <w:numPr>
                <w:ilvl w:val="0"/>
                <w:numId w:val="67"/>
              </w:numPr>
              <w:spacing w:after="0"/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stepRate </w:t>
            </w:r>
            <w:r>
              <w:rPr>
                <w:rFonts w:hint="cs"/>
                <w:cs/>
              </w:rPr>
              <w:t xml:space="preserve">ใน </w:t>
            </w:r>
            <w:r>
              <w:t xml:space="preserve">Row </w:t>
            </w:r>
            <w:r>
              <w:rPr>
                <w:rFonts w:hint="cs"/>
                <w:cs/>
              </w:rPr>
              <w:t xml:space="preserve">ที่ </w:t>
            </w:r>
            <w:r>
              <w:t xml:space="preserve">1 </w:t>
            </w:r>
            <w:r>
              <w:rPr>
                <w:rFonts w:hint="cs"/>
                <w:cs/>
              </w:rPr>
              <w:t>ให้แสดงค่าเป็น</w:t>
            </w:r>
            <w:r>
              <w:rPr>
                <w:rFonts w:cs="Angsana New"/>
                <w:cs/>
              </w:rPr>
              <w:t xml:space="preserve"> “</w:t>
            </w:r>
            <w:r>
              <w:t xml:space="preserve">First </w:t>
            </w:r>
            <w:r>
              <w:rPr>
                <w:rFonts w:cs="Angsana New"/>
                <w:cs/>
              </w:rPr>
              <w:t xml:space="preserve">” + </w:t>
            </w:r>
            <w:r>
              <w:t xml:space="preserve">stepDuration </w:t>
            </w:r>
            <w:r>
              <w:rPr>
                <w:rFonts w:cs="Angsana New"/>
                <w:cs/>
              </w:rPr>
              <w:t xml:space="preserve">+ </w:t>
            </w:r>
            <w:r>
              <w:t xml:space="preserve">stepDurationUnit </w:t>
            </w:r>
            <w:r>
              <w:rPr>
                <w:rFonts w:cs="Angsana New"/>
                <w:cs/>
              </w:rPr>
              <w:t xml:space="preserve">+ “ ” + </w:t>
            </w:r>
            <w:r>
              <w:t xml:space="preserve">stepIncludingVAT </w:t>
            </w:r>
            <w:r>
              <w:rPr>
                <w:rFonts w:cs="Angsana New"/>
                <w:cs/>
              </w:rPr>
              <w:t xml:space="preserve">+ “ </w:t>
            </w:r>
            <w:r>
              <w:t>Baht</w:t>
            </w:r>
            <w:r>
              <w:rPr>
                <w:rFonts w:cs="Angsana New"/>
                <w:cs/>
              </w:rPr>
              <w:t>”</w:t>
            </w:r>
          </w:p>
          <w:p w:rsidRPr="00552FA9" w:rsidR="006B5C8B" w:rsidP="006B5C8B" w:rsidRDefault="006B5C8B" w14:paraId="01A5773B" w14:textId="1F5AC273">
            <w:pPr>
              <w:pStyle w:val="ListParagraph"/>
              <w:numPr>
                <w:ilvl w:val="0"/>
                <w:numId w:val="67"/>
              </w:numPr>
              <w:spacing w:after="0"/>
            </w:pPr>
            <w:r>
              <w:rPr>
                <w:rFonts w:hint="cs"/>
                <w:cs/>
              </w:rPr>
              <w:t xml:space="preserve">ถ้า </w:t>
            </w:r>
            <w:r>
              <w:t>stepRate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ใน </w:t>
            </w:r>
            <w:r>
              <w:t xml:space="preserve">Row </w:t>
            </w:r>
            <w:r>
              <w:rPr>
                <w:rFonts w:hint="cs"/>
                <w:cs/>
              </w:rPr>
              <w:t xml:space="preserve">ที่ </w:t>
            </w:r>
            <w:r>
              <w:t xml:space="preserve">2 </w:t>
            </w:r>
            <w:r>
              <w:rPr>
                <w:rFonts w:hint="cs"/>
                <w:cs/>
              </w:rPr>
              <w:t>เป็นต้นไป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ให้แสดงค่าเป็น </w:t>
            </w:r>
            <w:r>
              <w:t xml:space="preserve">stepDurationFrom </w:t>
            </w:r>
            <w:r>
              <w:rPr>
                <w:rFonts w:cs="Angsana New"/>
                <w:cs/>
              </w:rPr>
              <w:t xml:space="preserve">+ “ – “ </w:t>
            </w:r>
            <w:r>
              <w:t xml:space="preserve">stepDurationTo </w:t>
            </w:r>
            <w:r>
              <w:rPr>
                <w:rFonts w:cs="Angsana New"/>
                <w:cs/>
              </w:rPr>
              <w:t xml:space="preserve">+ </w:t>
            </w:r>
            <w:r>
              <w:t xml:space="preserve">stepDurationUnit </w:t>
            </w:r>
            <w:r>
              <w:rPr>
                <w:rFonts w:cs="Angsana New"/>
                <w:cs/>
              </w:rPr>
              <w:t xml:space="preserve">+ “ ” + </w:t>
            </w:r>
            <w:r>
              <w:t xml:space="preserve">stepIncludingVAT </w:t>
            </w:r>
            <w:r>
              <w:rPr>
                <w:rFonts w:cs="Angsana New"/>
                <w:cs/>
              </w:rPr>
              <w:t xml:space="preserve">+ “ </w:t>
            </w:r>
            <w:r>
              <w:t>Baht</w:t>
            </w:r>
            <w:r>
              <w:rPr>
                <w:rFonts w:cs="Angsana New"/>
                <w:cs/>
              </w:rPr>
              <w:t>”</w:t>
            </w:r>
          </w:p>
        </w:tc>
      </w:tr>
      <w:tr w:rsidRPr="008979A8" w:rsidR="006B5C8B" w:rsidTr="0055648C" w14:paraId="68C8BEC7" w14:textId="77777777">
        <w:tc>
          <w:tcPr>
            <w:tcW w:w="1026" w:type="pct"/>
          </w:tcPr>
          <w:p w:rsidRPr="003A1FD8" w:rsidR="006B5C8B" w:rsidP="006B5C8B" w:rsidRDefault="006B5C8B" w14:paraId="604D1870" w14:textId="77777777">
            <w:pPr>
              <w:rPr>
                <w:rFonts w:cs="CordiaUPC"/>
              </w:rPr>
            </w:pPr>
            <w:r w:rsidRPr="003A1FD8">
              <w:rPr>
                <w:rFonts w:cs="CordiaUPC"/>
              </w:rPr>
              <w:t>Action</w:t>
            </w:r>
          </w:p>
          <w:p w:rsidR="006B5C8B" w:rsidP="006B5C8B" w:rsidRDefault="006B5C8B" w14:paraId="08AF6EB0" w14:textId="77777777">
            <w:pPr>
              <w:rPr>
                <w:rFonts w:cs="CordiaUPC"/>
              </w:rPr>
            </w:pPr>
            <w:r w:rsidRPr="003A1FD8">
              <w:rPr>
                <w:rFonts w:hint="cs" w:cs="Angsana New"/>
                <w:cs/>
              </w:rPr>
              <w:t>ปุ่ม</w:t>
            </w:r>
            <w:r>
              <w:rPr>
                <w:rFonts w:cs="Angsana New"/>
                <w:cs/>
              </w:rPr>
              <w:t xml:space="preserve"> </w:t>
            </w:r>
            <w:r w:rsidRPr="003A1FD8">
              <w:rPr>
                <w:rFonts w:cs="CordiaUPC"/>
              </w:rPr>
              <w:t>Edit</w:t>
            </w:r>
          </w:p>
        </w:tc>
        <w:tc>
          <w:tcPr>
            <w:tcW w:w="900" w:type="pct"/>
          </w:tcPr>
          <w:p w:rsidR="006B5C8B" w:rsidP="006B5C8B" w:rsidRDefault="006B5C8B" w14:paraId="4D35FBED" w14:textId="77777777">
            <w:pPr>
              <w:rPr>
                <w:rFonts w:cs="CordiaUPC"/>
              </w:rPr>
            </w:pPr>
            <w:r>
              <w:t>Button</w:t>
            </w:r>
          </w:p>
        </w:tc>
        <w:tc>
          <w:tcPr>
            <w:tcW w:w="3074" w:type="pct"/>
          </w:tcPr>
          <w:p w:rsidR="006B5C8B" w:rsidP="006B5C8B" w:rsidRDefault="006B5C8B" w14:paraId="2B0E9076" w14:textId="77777777">
            <w:pPr>
              <w:rPr>
                <w:rFonts w:cs="CordiaUPC"/>
              </w:rPr>
            </w:pPr>
            <w:r w:rsidRPr="0079598B">
              <w:rPr>
                <w:rFonts w:cs="Angsana New"/>
                <w:cs/>
              </w:rPr>
              <w:t xml:space="preserve">เมื่อกดปุ่มให้ทำการ </w:t>
            </w:r>
            <w:r w:rsidRPr="0079598B">
              <w:rPr>
                <w:rFonts w:cs="CordiaUPC"/>
              </w:rPr>
              <w:t>Visible Detail Section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และดึงข้อมูลของ </w:t>
            </w:r>
            <w:r>
              <w:rPr>
                <w:rFonts w:cs="CordiaUPC"/>
              </w:rPr>
              <w:t xml:space="preserve">Row </w:t>
            </w:r>
            <w:r>
              <w:rPr>
                <w:rFonts w:hint="cs" w:cs="Angsana New"/>
                <w:cs/>
              </w:rPr>
              <w:t>นั้นๆ มาแสดง</w:t>
            </w:r>
          </w:p>
        </w:tc>
      </w:tr>
      <w:tr w:rsidRPr="008979A8" w:rsidR="006B5C8B" w:rsidTr="0055648C" w14:paraId="32877CFC" w14:textId="77777777">
        <w:tc>
          <w:tcPr>
            <w:tcW w:w="1026" w:type="pct"/>
          </w:tcPr>
          <w:p w:rsidRPr="003A1FD8" w:rsidR="006B5C8B" w:rsidP="006B5C8B" w:rsidRDefault="006B5C8B" w14:paraId="784BD62B" w14:textId="77777777">
            <w:pPr>
              <w:rPr>
                <w:rFonts w:cs="CordiaUPC"/>
              </w:rPr>
            </w:pPr>
            <w:r w:rsidRPr="003A1FD8">
              <w:rPr>
                <w:rFonts w:cs="CordiaUPC"/>
              </w:rPr>
              <w:t>Action</w:t>
            </w:r>
          </w:p>
          <w:p w:rsidR="006B5C8B" w:rsidP="006B5C8B" w:rsidRDefault="006B5C8B" w14:paraId="106435D2" w14:textId="77777777">
            <w:pPr>
              <w:rPr>
                <w:rFonts w:cs="CordiaUPC"/>
              </w:rPr>
            </w:pPr>
            <w:r w:rsidRPr="00285067">
              <w:rPr>
                <w:rFonts w:hint="cs" w:cs="Angsana New"/>
                <w:cs/>
              </w:rPr>
              <w:t>ปุ่ม</w:t>
            </w:r>
            <w:r>
              <w:rPr>
                <w:rFonts w:cs="CordiaUPC"/>
              </w:rPr>
              <w:t xml:space="preserve"> Copy</w:t>
            </w:r>
          </w:p>
        </w:tc>
        <w:tc>
          <w:tcPr>
            <w:tcW w:w="900" w:type="pct"/>
          </w:tcPr>
          <w:p w:rsidR="006B5C8B" w:rsidP="006B5C8B" w:rsidRDefault="006B5C8B" w14:paraId="6F71790D" w14:textId="77777777">
            <w:pPr>
              <w:rPr>
                <w:rFonts w:cs="CordiaUPC"/>
              </w:rPr>
            </w:pPr>
            <w:r>
              <w:t>Button</w:t>
            </w:r>
          </w:p>
        </w:tc>
        <w:tc>
          <w:tcPr>
            <w:tcW w:w="3074" w:type="pct"/>
          </w:tcPr>
          <w:p w:rsidR="006B5C8B" w:rsidP="006B5C8B" w:rsidRDefault="006B5C8B" w14:paraId="6F3DD7AA" w14:textId="77777777">
            <w:pPr>
              <w:rPr>
                <w:rFonts w:cs="CordiaUPC"/>
              </w:rPr>
            </w:pPr>
            <w:r w:rsidRPr="0079598B">
              <w:rPr>
                <w:rFonts w:cs="Angsana New"/>
                <w:cs/>
              </w:rPr>
              <w:t xml:space="preserve">เมื่อกดปุ่มให้ทำการ </w:t>
            </w:r>
            <w:r>
              <w:rPr>
                <w:rFonts w:cs="CordiaUPC"/>
              </w:rPr>
              <w:t>Visible Detail</w:t>
            </w:r>
            <w:r w:rsidRPr="0079598B">
              <w:rPr>
                <w:rFonts w:cs="CordiaUPC"/>
              </w:rPr>
              <w:t xml:space="preserve"> Section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>และ</w:t>
            </w:r>
            <w:r>
              <w:rPr>
                <w:rFonts w:cs="CordiaUPC"/>
              </w:rPr>
              <w:t xml:space="preserve"> Copy </w:t>
            </w:r>
            <w:r>
              <w:rPr>
                <w:rFonts w:hint="cs" w:cs="Angsana New"/>
                <w:cs/>
              </w:rPr>
              <w:t xml:space="preserve">ข้อมูลของ </w:t>
            </w:r>
            <w:r>
              <w:rPr>
                <w:rFonts w:cs="CordiaUPC"/>
              </w:rPr>
              <w:t xml:space="preserve">Row </w:t>
            </w:r>
            <w:r>
              <w:rPr>
                <w:rFonts w:hint="cs" w:cs="Angsana New"/>
                <w:cs/>
              </w:rPr>
              <w:t xml:space="preserve">นั้นๆ มาแสดงเพื่อสร้างเป็น </w:t>
            </w:r>
            <w:r>
              <w:rPr>
                <w:rFonts w:cs="CordiaUPC"/>
              </w:rPr>
              <w:t xml:space="preserve">Row </w:t>
            </w:r>
            <w:r>
              <w:rPr>
                <w:rFonts w:hint="cs" w:cs="Angsana New"/>
                <w:cs/>
              </w:rPr>
              <w:t>ใหม่</w:t>
            </w:r>
          </w:p>
        </w:tc>
      </w:tr>
      <w:tr w:rsidRPr="008979A8" w:rsidR="006B5C8B" w:rsidTr="0055648C" w14:paraId="1E5C85C0" w14:textId="77777777">
        <w:tc>
          <w:tcPr>
            <w:tcW w:w="1026" w:type="pct"/>
          </w:tcPr>
          <w:p w:rsidRPr="003A1FD8" w:rsidR="006B5C8B" w:rsidP="006B5C8B" w:rsidRDefault="006B5C8B" w14:paraId="12D29C80" w14:textId="77777777">
            <w:pPr>
              <w:rPr>
                <w:rFonts w:cs="CordiaUPC"/>
              </w:rPr>
            </w:pPr>
            <w:r w:rsidRPr="003A1FD8">
              <w:rPr>
                <w:rFonts w:cs="CordiaUPC"/>
              </w:rPr>
              <w:t>Action</w:t>
            </w:r>
          </w:p>
          <w:p w:rsidR="006B5C8B" w:rsidP="006B5C8B" w:rsidRDefault="006B5C8B" w14:paraId="34CAA2E2" w14:textId="77777777">
            <w:pPr>
              <w:rPr>
                <w:rFonts w:cs="CordiaUPC"/>
              </w:rPr>
            </w:pPr>
            <w:r w:rsidRPr="003A1FD8">
              <w:rPr>
                <w:rFonts w:hint="cs" w:cs="Angsana New"/>
                <w:cs/>
              </w:rPr>
              <w:t xml:space="preserve">ปุ่ม </w:t>
            </w:r>
            <w:r w:rsidRPr="003A1FD8">
              <w:rPr>
                <w:rFonts w:cs="CordiaUPC"/>
              </w:rPr>
              <w:t>Delete</w:t>
            </w:r>
          </w:p>
        </w:tc>
        <w:tc>
          <w:tcPr>
            <w:tcW w:w="900" w:type="pct"/>
          </w:tcPr>
          <w:p w:rsidR="006B5C8B" w:rsidP="006B5C8B" w:rsidRDefault="006B5C8B" w14:paraId="5CD77D69" w14:textId="77777777">
            <w:pPr>
              <w:rPr>
                <w:rFonts w:cs="CordiaUPC"/>
              </w:rPr>
            </w:pPr>
            <w:r>
              <w:t>Button</w:t>
            </w:r>
          </w:p>
        </w:tc>
        <w:tc>
          <w:tcPr>
            <w:tcW w:w="3074" w:type="pct"/>
          </w:tcPr>
          <w:p w:rsidR="006B5C8B" w:rsidP="006B5C8B" w:rsidRDefault="006B5C8B" w14:paraId="51F2FFA8" w14:textId="77777777">
            <w:pPr>
              <w:rPr>
                <w:rFonts w:cs="CordiaUPC"/>
              </w:rPr>
            </w:pPr>
            <w:r w:rsidRPr="0079598B">
              <w:rPr>
                <w:rFonts w:cs="Angsana New"/>
                <w:cs/>
              </w:rPr>
              <w:t>เมื่</w:t>
            </w:r>
            <w:r>
              <w:rPr>
                <w:rFonts w:hint="cs" w:cs="Angsana New"/>
                <w:cs/>
              </w:rPr>
              <w:t>อ</w:t>
            </w:r>
            <w:r w:rsidRPr="0079598B">
              <w:rPr>
                <w:rFonts w:cs="Angsana New"/>
                <w:cs/>
              </w:rPr>
              <w:t>กดปุ่มให้ทำการ</w:t>
            </w:r>
            <w:r>
              <w:rPr>
                <w:rFonts w:cs="CordiaUPC"/>
              </w:rPr>
              <w:t xml:space="preserve"> Delete </w:t>
            </w:r>
            <w:r>
              <w:rPr>
                <w:rFonts w:hint="cs" w:cs="Angsana New"/>
                <w:cs/>
              </w:rPr>
              <w:t xml:space="preserve">ข้อมูลของ </w:t>
            </w:r>
            <w:r>
              <w:rPr>
                <w:rFonts w:cs="CordiaUPC"/>
              </w:rPr>
              <w:t xml:space="preserve">Row </w:t>
            </w:r>
            <w:r>
              <w:rPr>
                <w:rFonts w:hint="cs" w:cs="Angsana New"/>
                <w:cs/>
              </w:rPr>
              <w:t>นั้นๆ</w:t>
            </w:r>
          </w:p>
          <w:p w:rsidR="006B5C8B" w:rsidP="006B5C8B" w:rsidRDefault="006B5C8B" w14:paraId="7246BA0D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ถ้าลบจนเหลือ </w:t>
            </w:r>
            <w:r>
              <w:rPr>
                <w:rFonts w:cs="CordiaUPC"/>
              </w:rPr>
              <w:t xml:space="preserve">0 Row </w:t>
            </w:r>
            <w:r>
              <w:rPr>
                <w:rFonts w:hint="cs" w:cs="Angsana New"/>
                <w:cs/>
              </w:rPr>
              <w:t xml:space="preserve">ให้ทำการเคลียร์ค่า </w:t>
            </w:r>
            <w:r>
              <w:rPr>
                <w:rFonts w:cs="CordiaUPC"/>
              </w:rPr>
              <w:t>priceTypePattern</w:t>
            </w:r>
            <w:r>
              <w:rPr>
                <w:rFonts w:hint="cs" w:cs="Angsana New"/>
                <w:cs/>
              </w:rPr>
              <w:t xml:space="preserve"> ด้วย</w:t>
            </w:r>
          </w:p>
        </w:tc>
      </w:tr>
      <w:tr w:rsidRPr="008979A8" w:rsidR="006B5C8B" w:rsidTr="0055648C" w14:paraId="1A5D9F20" w14:textId="77777777">
        <w:tc>
          <w:tcPr>
            <w:tcW w:w="1026" w:type="pct"/>
          </w:tcPr>
          <w:p w:rsidR="006B5C8B" w:rsidP="006B5C8B" w:rsidRDefault="006B5C8B" w14:paraId="5E83E87F" w14:textId="77777777">
            <w:pPr>
              <w:rPr>
                <w:rFonts w:cs="CordiaUPC"/>
              </w:rPr>
            </w:pPr>
            <w:r w:rsidRPr="003A1FD8">
              <w:rPr>
                <w:rFonts w:hint="cs" w:cs="Angsana New"/>
                <w:cs/>
              </w:rPr>
              <w:t xml:space="preserve">ปุ่ม </w:t>
            </w:r>
            <w:r w:rsidRPr="003A1FD8">
              <w:rPr>
                <w:rFonts w:cs="Angsana New"/>
                <w:cs/>
              </w:rPr>
              <w:t>+</w:t>
            </w:r>
          </w:p>
        </w:tc>
        <w:tc>
          <w:tcPr>
            <w:tcW w:w="900" w:type="pct"/>
          </w:tcPr>
          <w:p w:rsidR="006B5C8B" w:rsidP="006B5C8B" w:rsidRDefault="006B5C8B" w14:paraId="057B3080" w14:textId="77777777">
            <w:pPr>
              <w:rPr>
                <w:rFonts w:cs="CordiaUPC"/>
              </w:rPr>
            </w:pPr>
            <w:r>
              <w:t>Button</w:t>
            </w:r>
          </w:p>
        </w:tc>
        <w:tc>
          <w:tcPr>
            <w:tcW w:w="3074" w:type="pct"/>
          </w:tcPr>
          <w:p w:rsidR="006B5C8B" w:rsidP="006B5C8B" w:rsidRDefault="006B5C8B" w14:paraId="6200423D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Enable </w:t>
            </w:r>
            <w:r>
              <w:rPr>
                <w:rFonts w:hint="cs" w:cs="Angsana New"/>
                <w:cs/>
              </w:rPr>
              <w:t xml:space="preserve">เมื่อ </w:t>
            </w:r>
            <w:r>
              <w:rPr>
                <w:rFonts w:cs="CordiaUPC"/>
              </w:rPr>
              <w:t xml:space="preserve">priceTypePattern </w:t>
            </w:r>
            <w:r>
              <w:rPr>
                <w:rFonts w:hint="cs" w:cs="Angsana New"/>
                <w:cs/>
              </w:rPr>
              <w:t>มีค่า</w:t>
            </w:r>
          </w:p>
          <w:p w:rsidR="006B5C8B" w:rsidP="006B5C8B" w:rsidRDefault="006B5C8B" w14:paraId="3EFA10A7" w14:textId="77777777">
            <w:pPr>
              <w:rPr>
                <w:rFonts w:cs="CordiaUPC"/>
              </w:rPr>
            </w:pPr>
            <w:r w:rsidRPr="007D14C9">
              <w:rPr>
                <w:rFonts w:cs="Angsana New"/>
                <w:cs/>
              </w:rPr>
              <w:t xml:space="preserve">เมื่อกดปุ่มให้ทำการ </w:t>
            </w:r>
            <w:r w:rsidRPr="007D14C9">
              <w:rPr>
                <w:rFonts w:cs="CordiaUPC"/>
              </w:rPr>
              <w:t>Visible Detail Section</w:t>
            </w:r>
          </w:p>
        </w:tc>
      </w:tr>
      <w:tr w:rsidRPr="008979A8" w:rsidR="006B5C8B" w:rsidTr="0055648C" w14:paraId="7FE2264F" w14:textId="77777777">
        <w:tc>
          <w:tcPr>
            <w:tcW w:w="5000" w:type="pct"/>
            <w:gridSpan w:val="3"/>
            <w:shd w:val="clear" w:color="auto" w:fill="C2D69B" w:themeFill="accent3" w:themeFillTint="99"/>
          </w:tcPr>
          <w:p w:rsidR="006B5C8B" w:rsidP="006B5C8B" w:rsidRDefault="006B5C8B" w14:paraId="14AE5AE8" w14:textId="77777777">
            <w:pPr>
              <w:pStyle w:val="HeaderTable"/>
            </w:pPr>
            <w:r>
              <w:t>End Step Rate Table Section</w:t>
            </w:r>
          </w:p>
        </w:tc>
      </w:tr>
      <w:tr w:rsidRPr="008979A8" w:rsidR="006B5C8B" w:rsidTr="0055648C" w14:paraId="58528939" w14:textId="77777777">
        <w:tc>
          <w:tcPr>
            <w:tcW w:w="5000" w:type="pct"/>
            <w:gridSpan w:val="3"/>
            <w:shd w:val="clear" w:color="auto" w:fill="C2D69B" w:themeFill="accent3" w:themeFillTint="99"/>
          </w:tcPr>
          <w:p w:rsidR="006B5C8B" w:rsidP="006B5C8B" w:rsidRDefault="006B5C8B" w14:paraId="21E48F19" w14:textId="77777777">
            <w:pPr>
              <w:pStyle w:val="HeaderTable"/>
            </w:pPr>
            <w:r>
              <w:t>Step Rate Detail Section</w:t>
            </w:r>
          </w:p>
        </w:tc>
      </w:tr>
      <w:tr w:rsidRPr="008979A8" w:rsidR="006B5C8B" w:rsidTr="0055648C" w14:paraId="06D5CFC0" w14:textId="77777777">
        <w:tc>
          <w:tcPr>
            <w:tcW w:w="1026" w:type="pct"/>
          </w:tcPr>
          <w:p w:rsidR="006B5C8B" w:rsidP="006B5C8B" w:rsidRDefault="006B5C8B" w14:paraId="7167330F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stepDurationFrom</w:t>
            </w:r>
          </w:p>
        </w:tc>
        <w:tc>
          <w:tcPr>
            <w:tcW w:w="900" w:type="pct"/>
          </w:tcPr>
          <w:p w:rsidR="006B5C8B" w:rsidP="006B5C8B" w:rsidRDefault="006B5C8B" w14:paraId="1F1EC11C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Text Box</w:t>
            </w:r>
          </w:p>
        </w:tc>
        <w:tc>
          <w:tcPr>
            <w:tcW w:w="3074" w:type="pct"/>
          </w:tcPr>
          <w:p w:rsidR="006B5C8B" w:rsidP="006B5C8B" w:rsidRDefault="006B5C8B" w14:paraId="79E30FFB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E273D2">
              <w:rPr>
                <w:rFonts w:cs="Angsana New"/>
                <w:color w:val="FF0000"/>
                <w:cs/>
              </w:rPr>
              <w:t>*</w:t>
            </w:r>
            <w:r>
              <w:rPr>
                <w:rFonts w:cs="CordiaUPC"/>
                <w:color w:val="FF0000"/>
              </w:rPr>
              <w:t>Step Duration</w:t>
            </w:r>
            <w:r w:rsidRPr="00E273D2">
              <w:rPr>
                <w:rFonts w:cs="Angsana New"/>
                <w:color w:val="FF0000"/>
                <w:cs/>
              </w:rPr>
              <w:t xml:space="preserve"> </w:t>
            </w:r>
            <w:r>
              <w:rPr>
                <w:rFonts w:cs="Angsana New"/>
                <w:cs/>
              </w:rPr>
              <w:t>: …</w:t>
            </w:r>
            <w:r>
              <w:rPr>
                <w:rFonts w:cs="CordiaUPC"/>
              </w:rPr>
              <w:t>From</w:t>
            </w:r>
            <w:r>
              <w:rPr>
                <w:rFonts w:cs="Angsana New"/>
                <w:cs/>
              </w:rPr>
              <w:t xml:space="preserve">…  </w:t>
            </w:r>
            <w:r>
              <w:rPr>
                <w:rFonts w:cs="CordiaUPC"/>
              </w:rPr>
              <w:t xml:space="preserve">to </w:t>
            </w:r>
            <w:r>
              <w:rPr>
                <w:rFonts w:cs="Angsana New"/>
                <w:cs/>
              </w:rPr>
              <w:t>…</w:t>
            </w:r>
            <w:r>
              <w:rPr>
                <w:rFonts w:cs="CordiaUPC"/>
              </w:rPr>
              <w:t>To</w:t>
            </w:r>
            <w:r>
              <w:rPr>
                <w:rFonts w:cs="Angsana New"/>
                <w:cs/>
              </w:rPr>
              <w:t>… …</w:t>
            </w:r>
            <w:r>
              <w:rPr>
                <w:rFonts w:cs="CordiaUPC"/>
              </w:rPr>
              <w:t>Unit</w:t>
            </w:r>
            <w:r>
              <w:rPr>
                <w:rFonts w:cs="Angsana New"/>
                <w:cs/>
              </w:rPr>
              <w:t>…</w:t>
            </w:r>
          </w:p>
          <w:p w:rsidR="006B5C8B" w:rsidP="006B5C8B" w:rsidRDefault="006B5C8B" w14:paraId="16E914F6" w14:textId="77777777">
            <w:pPr>
              <w:rPr>
                <w:rFonts w:cs="CordiaUPC"/>
                <w:cs/>
              </w:rPr>
            </w:pPr>
            <w:r>
              <w:rPr>
                <w:rFonts w:cs="CordiaUPC"/>
              </w:rPr>
              <w:t>Disabled</w:t>
            </w:r>
          </w:p>
        </w:tc>
      </w:tr>
      <w:tr w:rsidRPr="008979A8" w:rsidR="006B5C8B" w:rsidTr="0055648C" w14:paraId="41D0C5F3" w14:textId="77777777">
        <w:tc>
          <w:tcPr>
            <w:tcW w:w="1026" w:type="pct"/>
          </w:tcPr>
          <w:p w:rsidR="006B5C8B" w:rsidP="006B5C8B" w:rsidRDefault="006B5C8B" w14:paraId="538FBCEF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stepDurationTo</w:t>
            </w:r>
          </w:p>
        </w:tc>
        <w:tc>
          <w:tcPr>
            <w:tcW w:w="900" w:type="pct"/>
          </w:tcPr>
          <w:p w:rsidR="006B5C8B" w:rsidP="006B5C8B" w:rsidRDefault="006B5C8B" w14:paraId="4C5001E7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Text Box</w:t>
            </w:r>
          </w:p>
        </w:tc>
        <w:tc>
          <w:tcPr>
            <w:tcW w:w="3074" w:type="pct"/>
          </w:tcPr>
          <w:p w:rsidR="006B5C8B" w:rsidP="006B5C8B" w:rsidRDefault="006B5C8B" w14:paraId="1395A2C5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อยู่บรรทัดเดียวกันกับ </w:t>
            </w:r>
            <w:r>
              <w:rPr>
                <w:rFonts w:cs="CordiaUPC"/>
              </w:rPr>
              <w:t>stepDurationFrom</w:t>
            </w:r>
          </w:p>
          <w:p w:rsidR="006B5C8B" w:rsidP="006B5C8B" w:rsidRDefault="006B5C8B" w14:paraId="3465D608" w14:textId="6E922B3E">
            <w:pPr>
              <w:rPr>
                <w:rFonts w:cs="CordiaUPC"/>
                <w:cs/>
              </w:rPr>
            </w:pPr>
            <w:r>
              <w:rPr>
                <w:rFonts w:hint="cs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ใส่ได้เฉพาะตัวเลข</w:t>
            </w:r>
          </w:p>
        </w:tc>
      </w:tr>
      <w:tr w:rsidRPr="008979A8" w:rsidR="006B5C8B" w:rsidTr="0055648C" w14:paraId="55866E14" w14:textId="77777777">
        <w:tc>
          <w:tcPr>
            <w:tcW w:w="1026" w:type="pct"/>
          </w:tcPr>
          <w:p w:rsidR="006B5C8B" w:rsidP="006B5C8B" w:rsidRDefault="006B5C8B" w14:paraId="0146DB57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stepDurationUnit</w:t>
            </w:r>
          </w:p>
        </w:tc>
        <w:tc>
          <w:tcPr>
            <w:tcW w:w="900" w:type="pct"/>
          </w:tcPr>
          <w:p w:rsidR="006B5C8B" w:rsidP="006B5C8B" w:rsidRDefault="006B5C8B" w14:paraId="165946D7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Drop Down List</w:t>
            </w:r>
          </w:p>
        </w:tc>
        <w:tc>
          <w:tcPr>
            <w:tcW w:w="3074" w:type="pct"/>
          </w:tcPr>
          <w:p w:rsidR="006B5C8B" w:rsidP="006B5C8B" w:rsidRDefault="006B5C8B" w14:paraId="79FF5C5A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อยู่บรรทัดเดียวกันกับ </w:t>
            </w:r>
            <w:r>
              <w:rPr>
                <w:rFonts w:cs="CordiaUPC"/>
              </w:rPr>
              <w:t>stepDurationFrom</w:t>
            </w:r>
          </w:p>
          <w:p w:rsidRPr="00FD035A" w:rsidR="006B5C8B" w:rsidP="006B5C8B" w:rsidRDefault="006B5C8B" w14:paraId="5486E184" w14:textId="5356D587">
            <w:pPr>
              <w:rPr>
                <w:rFonts w:ascii="Segoe UI" w:hAnsi="Segoe UI" w:eastAsia="Times New Roman" w:cs="Segoe UI"/>
                <w:color w:val="1A1A1A"/>
                <w:sz w:val="20"/>
                <w:szCs w:val="20"/>
              </w:rPr>
            </w:pPr>
            <w:r>
              <w:t>L</w:t>
            </w:r>
            <w:r w:rsidRPr="004C3917">
              <w:t xml:space="preserve">ist of Value </w:t>
            </w:r>
            <w:r w:rsidRPr="004C3917"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‘</w:t>
            </w:r>
            <w:r w:rsidRPr="00EB73A2">
              <w:rPr>
                <w:rFonts w:cs="CordiaUPC"/>
              </w:rPr>
              <w:t>Voice Rate Unit</w:t>
            </w:r>
            <w:r>
              <w:rPr>
                <w:rFonts w:cs="Angsana New"/>
                <w:cs/>
              </w:rPr>
              <w:t>’</w:t>
            </w:r>
            <w:r>
              <w:rPr>
                <w:rFonts w:cs="CordiaUPC"/>
              </w:rPr>
              <w:t xml:space="preserve"> and lov_type </w:t>
            </w:r>
            <w:r>
              <w:rPr>
                <w:rFonts w:cs="Angsana New"/>
                <w:cs/>
              </w:rPr>
              <w:t>= ‘</w:t>
            </w:r>
            <w:r>
              <w:rPr>
                <w:rFonts w:cs="CordiaUPC"/>
              </w:rPr>
              <w:t>Per Duration</w:t>
            </w:r>
            <w:r>
              <w:rPr>
                <w:rFonts w:cs="Angsana New"/>
                <w:cs/>
              </w:rPr>
              <w:t>’</w:t>
            </w:r>
          </w:p>
        </w:tc>
      </w:tr>
      <w:tr w:rsidRPr="008979A8" w:rsidR="006B5C8B" w:rsidTr="0055648C" w14:paraId="62D61BDA" w14:textId="77777777">
        <w:tc>
          <w:tcPr>
            <w:tcW w:w="1026" w:type="pct"/>
          </w:tcPr>
          <w:p w:rsidR="006B5C8B" w:rsidP="006B5C8B" w:rsidRDefault="006B5C8B" w14:paraId="2139C90A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stepExcludingVAT</w:t>
            </w:r>
          </w:p>
        </w:tc>
        <w:tc>
          <w:tcPr>
            <w:tcW w:w="900" w:type="pct"/>
          </w:tcPr>
          <w:p w:rsidR="006B5C8B" w:rsidP="006B5C8B" w:rsidRDefault="006B5C8B" w14:paraId="40E23AF5" w14:textId="4B584A52">
            <w:pPr>
              <w:rPr>
                <w:rFonts w:cs="CordiaUPC"/>
              </w:rPr>
            </w:pPr>
            <w:r>
              <w:rPr>
                <w:rFonts w:cs="CordiaUPC"/>
              </w:rPr>
              <w:t>Text Box</w:t>
            </w:r>
          </w:p>
        </w:tc>
        <w:tc>
          <w:tcPr>
            <w:tcW w:w="3074" w:type="pct"/>
          </w:tcPr>
          <w:p w:rsidR="006B5C8B" w:rsidP="006B5C8B" w:rsidRDefault="006B5C8B" w14:paraId="41FC96EE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Label </w:t>
            </w:r>
            <w:r w:rsidRPr="00E273D2">
              <w:rPr>
                <w:rFonts w:cs="Angsana New"/>
                <w:color w:val="FF0000"/>
                <w:cs/>
              </w:rPr>
              <w:t>: *</w:t>
            </w:r>
            <w:r w:rsidRPr="00E273D2">
              <w:rPr>
                <w:rFonts w:cs="CordiaUPC"/>
                <w:color w:val="FF0000"/>
              </w:rPr>
              <w:t xml:space="preserve">Charge Excluding VAT </w:t>
            </w:r>
            <w:r>
              <w:rPr>
                <w:rFonts w:cs="Angsana New"/>
                <w:cs/>
              </w:rPr>
              <w:t>: …</w:t>
            </w:r>
            <w:r>
              <w:rPr>
                <w:rFonts w:cs="CordiaUPC"/>
              </w:rPr>
              <w:t>Value</w:t>
            </w:r>
            <w:r>
              <w:rPr>
                <w:rFonts w:cs="Angsana New"/>
                <w:cs/>
              </w:rPr>
              <w:t xml:space="preserve">… </w:t>
            </w:r>
            <w:r>
              <w:rPr>
                <w:rFonts w:cs="CordiaUPC"/>
              </w:rPr>
              <w:t>Baht</w:t>
            </w:r>
          </w:p>
          <w:p w:rsidR="006B5C8B" w:rsidP="006B5C8B" w:rsidRDefault="006B5C8B" w14:paraId="24B3F2B2" w14:textId="190FB5B5">
            <w:r>
              <w:rPr>
                <w:rFonts w:hint="cs"/>
                <w:cs/>
              </w:rPr>
              <w:t xml:space="preserve">เมื่อ </w:t>
            </w:r>
            <w:r>
              <w:t xml:space="preserve">User </w:t>
            </w:r>
            <w:r>
              <w:rPr>
                <w:rFonts w:hint="cs"/>
                <w:cs/>
              </w:rPr>
              <w:t xml:space="preserve">กรอกข้อมูลที่ </w:t>
            </w:r>
            <w:r>
              <w:t xml:space="preserve">Field </w:t>
            </w:r>
            <w:r>
              <w:rPr>
                <w:rFonts w:hint="cs"/>
                <w:cs/>
              </w:rPr>
              <w:t>นี้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และ </w:t>
            </w:r>
            <w:r>
              <w:t>stepRateIncludingVAT</w:t>
            </w:r>
            <w:r>
              <w:rPr>
                <w:rFonts w:hint="cs"/>
                <w:cs/>
              </w:rPr>
              <w:t xml:space="preserve"> มีค่าเป็นค่าว่างให้ระบบทำการคำนวนค่า </w:t>
            </w:r>
            <w:r>
              <w:t>stepRateIncludingVAT</w:t>
            </w:r>
            <w:r>
              <w:rPr>
                <w:rFonts w:hint="cs"/>
                <w:cs/>
              </w:rPr>
              <w:t xml:space="preserve"> ตามสูตรดังนี้</w:t>
            </w:r>
            <w:r>
              <w:t xml:space="preserve"> stepRateExcluding</w:t>
            </w:r>
            <w:r w:rsidRPr="001F45E3">
              <w:t>VAT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 xml:space="preserve">* </w:t>
            </w:r>
            <w:r>
              <w:t>VAT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และจะต้องปัดทศนิยมให้เหลือแค่ </w:t>
            </w:r>
            <w:r>
              <w:t>3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>ตำแหน่งตามหลักคณิตศาสตร์</w:t>
            </w:r>
          </w:p>
          <w:p w:rsidRPr="00030A50" w:rsidR="006B5C8B" w:rsidP="006B5C8B" w:rsidRDefault="006B5C8B" w14:paraId="1236FEB5" w14:textId="267261AB">
            <w:pPr>
              <w:rPr>
                <w:rFonts w:cs="CordiaUPC"/>
                <w:cs/>
              </w:rPr>
            </w:pPr>
            <w:r>
              <w:rPr>
                <w:rFonts w:hint="cs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ใส่ได้เฉพาะตัวเลขและจุดทศนิยมเท่านั้น</w:t>
            </w:r>
          </w:p>
        </w:tc>
      </w:tr>
      <w:tr w:rsidRPr="008979A8" w:rsidR="006B5C8B" w:rsidTr="0055648C" w14:paraId="1F2DCA5A" w14:textId="77777777">
        <w:tc>
          <w:tcPr>
            <w:tcW w:w="1026" w:type="pct"/>
          </w:tcPr>
          <w:p w:rsidR="006B5C8B" w:rsidP="006B5C8B" w:rsidRDefault="006B5C8B" w14:paraId="4AF75994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stepIncludingVAT</w:t>
            </w:r>
          </w:p>
        </w:tc>
        <w:tc>
          <w:tcPr>
            <w:tcW w:w="900" w:type="pct"/>
          </w:tcPr>
          <w:p w:rsidR="006B5C8B" w:rsidP="006B5C8B" w:rsidRDefault="006B5C8B" w14:paraId="0E346560" w14:textId="39EB947E">
            <w:pPr>
              <w:rPr>
                <w:rFonts w:cs="CordiaUPC"/>
              </w:rPr>
            </w:pPr>
            <w:r>
              <w:rPr>
                <w:rFonts w:cs="CordiaUPC"/>
              </w:rPr>
              <w:t>Text Box</w:t>
            </w:r>
          </w:p>
        </w:tc>
        <w:tc>
          <w:tcPr>
            <w:tcW w:w="3074" w:type="pct"/>
          </w:tcPr>
          <w:p w:rsidR="006B5C8B" w:rsidP="006B5C8B" w:rsidRDefault="006B5C8B" w14:paraId="0B21C8DA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E273D2">
              <w:rPr>
                <w:rFonts w:cs="Angsana New"/>
                <w:color w:val="FF0000"/>
                <w:cs/>
              </w:rPr>
              <w:t>*</w:t>
            </w:r>
            <w:r w:rsidRPr="00E273D2">
              <w:rPr>
                <w:rFonts w:cs="CordiaUPC"/>
                <w:color w:val="FF0000"/>
              </w:rPr>
              <w:t xml:space="preserve">Charge </w:t>
            </w:r>
            <w:r>
              <w:rPr>
                <w:rFonts w:cs="CordiaUPC"/>
                <w:color w:val="FF0000"/>
              </w:rPr>
              <w:t>In</w:t>
            </w:r>
            <w:r w:rsidRPr="00E273D2">
              <w:rPr>
                <w:rFonts w:cs="CordiaUPC"/>
                <w:color w:val="FF0000"/>
              </w:rPr>
              <w:t xml:space="preserve">cluding VAT </w:t>
            </w:r>
            <w:r>
              <w:rPr>
                <w:rFonts w:cs="Angsana New"/>
                <w:cs/>
              </w:rPr>
              <w:t>: …</w:t>
            </w:r>
            <w:r>
              <w:rPr>
                <w:rFonts w:cs="CordiaUPC"/>
              </w:rPr>
              <w:t>Value</w:t>
            </w:r>
            <w:r>
              <w:rPr>
                <w:rFonts w:cs="Angsana New"/>
                <w:cs/>
              </w:rPr>
              <w:t xml:space="preserve">… </w:t>
            </w:r>
            <w:r>
              <w:rPr>
                <w:rFonts w:cs="CordiaUPC"/>
              </w:rPr>
              <w:t>Baht</w:t>
            </w:r>
          </w:p>
          <w:p w:rsidR="006B5C8B" w:rsidP="006B5C8B" w:rsidRDefault="006B5C8B" w14:paraId="1DAC67F0" w14:textId="35AF8C42">
            <w:r>
              <w:rPr>
                <w:rFonts w:hint="cs"/>
                <w:cs/>
              </w:rPr>
              <w:t xml:space="preserve">เมื่อ </w:t>
            </w:r>
            <w:r>
              <w:t xml:space="preserve">User </w:t>
            </w:r>
            <w:r>
              <w:rPr>
                <w:rFonts w:hint="cs"/>
                <w:cs/>
              </w:rPr>
              <w:t xml:space="preserve">กรอกข้อมูลที่ </w:t>
            </w:r>
            <w:r>
              <w:t xml:space="preserve">Field </w:t>
            </w:r>
            <w:r>
              <w:rPr>
                <w:rFonts w:hint="cs"/>
                <w:cs/>
              </w:rPr>
              <w:t>นี้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และ </w:t>
            </w:r>
            <w:r>
              <w:t>stepRateExcludingVAT</w:t>
            </w:r>
            <w:r>
              <w:rPr>
                <w:rFonts w:hint="cs"/>
                <w:cs/>
              </w:rPr>
              <w:t xml:space="preserve"> มีค่าเป็นค่าว่างให้ระบบทำการคำนวนค่า </w:t>
            </w:r>
            <w:r>
              <w:t>stepRateExcludingVAT</w:t>
            </w:r>
            <w:r>
              <w:rPr>
                <w:rFonts w:hint="cs"/>
                <w:cs/>
              </w:rPr>
              <w:t xml:space="preserve"> ตามสูตรดังนี้</w:t>
            </w:r>
            <w:r>
              <w:t xml:space="preserve"> stepRateIncluding</w:t>
            </w:r>
            <w:r w:rsidRPr="001F45E3">
              <w:t>VAT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 xml:space="preserve">/ </w:t>
            </w:r>
            <w:r>
              <w:t>VAT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และจะต้องปัดทศนิยมให้เหลือแค่ </w:t>
            </w:r>
            <w:r>
              <w:t>3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>ตำแหน่งตามหลักคณิตศาสตร์</w:t>
            </w:r>
          </w:p>
          <w:p w:rsidRPr="00030A50" w:rsidR="006B5C8B" w:rsidP="006B5C8B" w:rsidRDefault="006B5C8B" w14:paraId="2A2316C8" w14:textId="7A1C2492">
            <w:pPr>
              <w:rPr>
                <w:rFonts w:cs="CordiaUPC"/>
                <w:cs/>
              </w:rPr>
            </w:pPr>
            <w:r>
              <w:rPr>
                <w:rFonts w:hint="cs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ใส่ได้เฉพาะตัวเลขและจุดทศนิยมเท่านั้น</w:t>
            </w:r>
          </w:p>
        </w:tc>
      </w:tr>
      <w:tr w:rsidRPr="008979A8" w:rsidR="006B5C8B" w:rsidTr="0055648C" w14:paraId="58F5A6D8" w14:textId="77777777">
        <w:tc>
          <w:tcPr>
            <w:tcW w:w="1026" w:type="pct"/>
          </w:tcPr>
          <w:p w:rsidR="006B5C8B" w:rsidP="006B5C8B" w:rsidRDefault="006B5C8B" w14:paraId="3AB8B46A" w14:textId="77777777">
            <w:pPr>
              <w:rPr>
                <w:rFonts w:cs="CordiaUPC"/>
              </w:rPr>
            </w:pPr>
            <w:r w:rsidRPr="008979A8">
              <w:rPr>
                <w:rFonts w:cs="Angsana New"/>
                <w:cs/>
              </w:rPr>
              <w:t xml:space="preserve">ปุ่ม </w:t>
            </w:r>
            <w:r w:rsidRPr="008979A8">
              <w:rPr>
                <w:rFonts w:cs="CordiaUPC"/>
              </w:rPr>
              <w:t>Add</w:t>
            </w:r>
          </w:p>
        </w:tc>
        <w:tc>
          <w:tcPr>
            <w:tcW w:w="900" w:type="pct"/>
          </w:tcPr>
          <w:p w:rsidR="006B5C8B" w:rsidP="006B5C8B" w:rsidRDefault="006B5C8B" w14:paraId="5AEE188E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>Button</w:t>
            </w:r>
          </w:p>
        </w:tc>
        <w:tc>
          <w:tcPr>
            <w:tcW w:w="3074" w:type="pct"/>
          </w:tcPr>
          <w:p w:rsidRPr="00596684" w:rsidR="006B5C8B" w:rsidP="006B5C8B" w:rsidRDefault="006B5C8B" w14:paraId="7B30D573" w14:textId="77777777">
            <w:pPr>
              <w:pStyle w:val="HeaderTable"/>
              <w:rPr>
                <w:b w:val="0"/>
                <w:bCs/>
              </w:rPr>
            </w:pPr>
            <w:r w:rsidRPr="008979A8">
              <w:rPr>
                <w:b w:val="0"/>
                <w:bCs/>
                <w:lang w:bidi="th-TH"/>
              </w:rPr>
              <w:t xml:space="preserve">Visible </w:t>
            </w:r>
            <w:r w:rsidRPr="008979A8">
              <w:rPr>
                <w:rFonts w:cs="Angsana New"/>
                <w:cs/>
                <w:lang w:bidi="th-TH"/>
              </w:rPr>
              <w:t>เมื่อมี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b w:val="0"/>
                <w:bCs/>
                <w:lang w:bidi="th-TH"/>
              </w:rPr>
              <w:t xml:space="preserve">Event </w:t>
            </w:r>
            <w:r w:rsidRPr="008979A8">
              <w:rPr>
                <w:rFonts w:cs="Angsana New"/>
                <w:cs/>
                <w:lang w:bidi="th-TH"/>
              </w:rPr>
              <w:t>มาจาก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>
              <w:t xml:space="preserve">Step Rate </w:t>
            </w:r>
            <w:r w:rsidRPr="008979A8">
              <w:rPr>
                <w:b w:val="0"/>
                <w:bCs/>
                <w:lang w:bidi="th-TH"/>
              </w:rPr>
              <w:t xml:space="preserve">Table </w:t>
            </w:r>
            <w:r>
              <w:rPr>
                <w:b w:val="0"/>
                <w:bCs/>
                <w:lang w:bidi="th-TH"/>
              </w:rPr>
              <w:t>Section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rFonts w:cs="Angsana New"/>
                <w:cs/>
                <w:lang w:bidi="th-TH"/>
              </w:rPr>
              <w:t>เป็น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596684">
              <w:rPr>
                <w:rFonts w:cs="Angsana New"/>
                <w:b w:val="0"/>
                <w:bCs/>
                <w:cs/>
                <w:lang w:bidi="th-TH"/>
              </w:rPr>
              <w:t>“</w:t>
            </w:r>
            <w:r w:rsidRPr="00596684">
              <w:rPr>
                <w:b w:val="0"/>
                <w:bCs/>
              </w:rPr>
              <w:t>Add</w:t>
            </w:r>
            <w:r w:rsidRPr="00596684">
              <w:rPr>
                <w:rFonts w:cs="Angsana New"/>
                <w:b w:val="0"/>
                <w:bCs/>
                <w:cs/>
                <w:lang w:bidi="th-TH"/>
              </w:rPr>
              <w:t xml:space="preserve">” </w:t>
            </w:r>
            <w:r w:rsidRPr="00596684">
              <w:rPr>
                <w:rFonts w:cs="Angsana New"/>
                <w:cs/>
                <w:lang w:bidi="th-TH"/>
              </w:rPr>
              <w:t>หรือ</w:t>
            </w:r>
            <w:r w:rsidRPr="00596684">
              <w:rPr>
                <w:rFonts w:cs="Angsana New"/>
                <w:b w:val="0"/>
                <w:bCs/>
                <w:rtl/>
                <w:cs/>
                <w:lang w:bidi="th-TH"/>
              </w:rPr>
              <w:t xml:space="preserve"> </w:t>
            </w:r>
            <w:r w:rsidRPr="00596684">
              <w:rPr>
                <w:rFonts w:cs="Angsana New"/>
                <w:b w:val="0"/>
                <w:bCs/>
                <w:cs/>
                <w:lang w:bidi="th-TH"/>
              </w:rPr>
              <w:t>“</w:t>
            </w:r>
            <w:r w:rsidRPr="00596684">
              <w:rPr>
                <w:b w:val="0"/>
                <w:bCs/>
              </w:rPr>
              <w:t>Copy</w:t>
            </w:r>
            <w:r w:rsidRPr="00596684">
              <w:rPr>
                <w:rFonts w:cs="Angsana New"/>
                <w:b w:val="0"/>
                <w:bCs/>
                <w:cs/>
                <w:lang w:bidi="th-TH"/>
              </w:rPr>
              <w:t>”</w:t>
            </w:r>
          </w:p>
          <w:p w:rsidR="006B5C8B" w:rsidP="006B5C8B" w:rsidRDefault="006B5C8B" w14:paraId="1B79A320" w14:textId="77777777">
            <w:pPr>
              <w:spacing w:before="240" w:after="0"/>
            </w:pPr>
            <w:r>
              <w:rPr>
                <w:rFonts w:hint="cs"/>
                <w:cs/>
              </w:rPr>
              <w:t>เมื่อกดปุ่ม</w:t>
            </w:r>
          </w:p>
          <w:p w:rsidR="006B5C8B" w:rsidP="006B5C8B" w:rsidRDefault="006B5C8B" w14:paraId="2473D054" w14:textId="77777777">
            <w:pPr>
              <w:pStyle w:val="ListParagraph"/>
              <w:numPr>
                <w:ilvl w:val="0"/>
                <w:numId w:val="68"/>
              </w:numPr>
              <w:spacing w:after="0" w:line="259" w:lineRule="auto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Validate </w:t>
            </w:r>
            <w:r>
              <w:rPr>
                <w:rFonts w:hint="cs" w:cs="Angsana New"/>
                <w:cs/>
              </w:rPr>
              <w:t xml:space="preserve">ข้อมูลในหน้าจอในส่วน </w:t>
            </w:r>
            <w:r>
              <w:t xml:space="preserve">Step Rate </w:t>
            </w:r>
            <w:r>
              <w:rPr>
                <w:rFonts w:cs="CordiaUPC"/>
              </w:rPr>
              <w:t>Detail Section</w:t>
            </w:r>
          </w:p>
          <w:p w:rsidRPr="0072210C" w:rsidR="006B5C8B" w:rsidP="006B5C8B" w:rsidRDefault="006B5C8B" w14:paraId="0A0BE7DB" w14:textId="77777777">
            <w:pPr>
              <w:pStyle w:val="ListParagraph"/>
              <w:numPr>
                <w:ilvl w:val="0"/>
                <w:numId w:val="68"/>
              </w:numPr>
              <w:spacing w:after="0" w:line="259" w:lineRule="auto"/>
            </w:pPr>
            <w:r>
              <w:t xml:space="preserve">Sort Row </w:t>
            </w:r>
            <w:r>
              <w:rPr>
                <w:rFonts w:hint="cs"/>
                <w:cs/>
              </w:rPr>
              <w:t xml:space="preserve">ตาม </w:t>
            </w:r>
            <w:r>
              <w:rPr>
                <w:rFonts w:cs="CordiaUPC"/>
              </w:rPr>
              <w:t>stepDurationTo</w:t>
            </w:r>
          </w:p>
          <w:p w:rsidR="006B5C8B" w:rsidP="006B5C8B" w:rsidRDefault="006B5C8B" w14:paraId="05CA7F06" w14:textId="77777777">
            <w:pPr>
              <w:pStyle w:val="ListParagraph"/>
              <w:numPr>
                <w:ilvl w:val="0"/>
                <w:numId w:val="68"/>
              </w:numPr>
            </w:pPr>
            <w:r>
              <w:rPr>
                <w:rFonts w:hint="cs"/>
                <w:cs/>
              </w:rPr>
              <w:t xml:space="preserve">ให้ทำการคำนวน </w:t>
            </w:r>
            <w:r>
              <w:t xml:space="preserve">stepDurationFrom </w:t>
            </w:r>
            <w:r>
              <w:rPr>
                <w:rFonts w:hint="cs"/>
                <w:cs/>
              </w:rPr>
              <w:t xml:space="preserve">ตาม </w:t>
            </w:r>
            <w:r>
              <w:t xml:space="preserve">Logic </w:t>
            </w:r>
            <w:r>
              <w:rPr>
                <w:rFonts w:hint="cs"/>
                <w:cs/>
              </w:rPr>
              <w:t>ดังนี้</w:t>
            </w:r>
          </w:p>
          <w:p w:rsidR="006B5C8B" w:rsidP="006B5C8B" w:rsidRDefault="006B5C8B" w14:paraId="4477C114" w14:textId="77777777">
            <w:pPr>
              <w:pStyle w:val="ListParagraph"/>
              <w:numPr>
                <w:ilvl w:val="1"/>
                <w:numId w:val="68"/>
              </w:numPr>
            </w:pPr>
            <w:r>
              <w:rPr>
                <w:rFonts w:hint="cs"/>
                <w:cs/>
              </w:rPr>
              <w:t xml:space="preserve">ถ้าเป็น </w:t>
            </w:r>
            <w:r>
              <w:t xml:space="preserve">Row </w:t>
            </w:r>
            <w:r>
              <w:rPr>
                <w:rFonts w:hint="cs"/>
                <w:cs/>
              </w:rPr>
              <w:t xml:space="preserve">แรกให้ </w:t>
            </w:r>
            <w:r>
              <w:t xml:space="preserve">stepDurationFrom </w:t>
            </w:r>
            <w:r>
              <w:rPr>
                <w:rFonts w:hint="cs"/>
                <w:cs/>
              </w:rPr>
              <w:t>เท่ากับ</w:t>
            </w:r>
            <w:r>
              <w:t xml:space="preserve"> 1</w:t>
            </w:r>
          </w:p>
          <w:p w:rsidR="006B5C8B" w:rsidP="006B5C8B" w:rsidRDefault="006B5C8B" w14:paraId="4136E313" w14:textId="77777777">
            <w:pPr>
              <w:pStyle w:val="ListParagraph"/>
              <w:numPr>
                <w:ilvl w:val="1"/>
                <w:numId w:val="68"/>
              </w:numPr>
            </w:pPr>
            <w:r>
              <w:rPr>
                <w:rFonts w:hint="cs"/>
                <w:cs/>
              </w:rPr>
              <w:t xml:space="preserve">ถ้าไม่ใช่ </w:t>
            </w:r>
            <w:r>
              <w:t xml:space="preserve">Row </w:t>
            </w:r>
            <w:r>
              <w:rPr>
                <w:rFonts w:hint="cs"/>
                <w:cs/>
              </w:rPr>
              <w:t>แรกให้</w:t>
            </w:r>
            <w:r>
              <w:t xml:space="preserve"> stepDurationFrom </w:t>
            </w:r>
            <w:r>
              <w:rPr>
                <w:rFonts w:hint="cs"/>
                <w:cs/>
              </w:rPr>
              <w:t>เท่ากับ</w:t>
            </w:r>
            <w:r>
              <w:t xml:space="preserve">StepDurationTo </w:t>
            </w:r>
            <w:r>
              <w:rPr>
                <w:rFonts w:hint="cs"/>
                <w:cs/>
              </w:rPr>
              <w:t xml:space="preserve">ของ </w:t>
            </w:r>
            <w:r>
              <w:t xml:space="preserve">Row </w:t>
            </w:r>
            <w:r>
              <w:rPr>
                <w:rFonts w:hint="cs"/>
                <w:cs/>
              </w:rPr>
              <w:t xml:space="preserve">ก่อนหน้าบวกด้วย </w:t>
            </w:r>
            <w:r>
              <w:t>1</w:t>
            </w:r>
          </w:p>
          <w:p w:rsidRPr="0072210C" w:rsidR="006B5C8B" w:rsidP="006B5C8B" w:rsidRDefault="006B5C8B" w14:paraId="71B21C54" w14:textId="77777777">
            <w:pPr>
              <w:pStyle w:val="ListParagraph"/>
              <w:numPr>
                <w:ilvl w:val="0"/>
                <w:numId w:val="68"/>
              </w:numPr>
            </w:pPr>
            <w:r w:rsidRPr="0072210C">
              <w:rPr>
                <w:rFonts w:cs="Angsana New"/>
                <w:cs/>
              </w:rPr>
              <w:t xml:space="preserve">ให้ทำการเคลียร์ค่า </w:t>
            </w:r>
            <w:r w:rsidRPr="0072210C">
              <w:rPr>
                <w:rFonts w:hint="cs" w:cs="Angsana New"/>
                <w:cs/>
              </w:rPr>
              <w:t xml:space="preserve">และ </w:t>
            </w:r>
            <w:r w:rsidRPr="0072210C">
              <w:rPr>
                <w:rFonts w:cs="CordiaUPC"/>
              </w:rPr>
              <w:t>Invisible</w:t>
            </w:r>
            <w:r w:rsidRPr="0072210C">
              <w:rPr>
                <w:rFonts w:cs="CordiaUPC"/>
                <w:szCs w:val="36"/>
              </w:rPr>
              <w:t xml:space="preserve"> Detail Section</w:t>
            </w:r>
          </w:p>
        </w:tc>
      </w:tr>
      <w:tr w:rsidRPr="008979A8" w:rsidR="006B5C8B" w:rsidTr="0055648C" w14:paraId="6DDA91D5" w14:textId="77777777">
        <w:tc>
          <w:tcPr>
            <w:tcW w:w="1026" w:type="pct"/>
          </w:tcPr>
          <w:p w:rsidR="006B5C8B" w:rsidP="006B5C8B" w:rsidRDefault="006B5C8B" w14:paraId="630E8EB3" w14:textId="77777777">
            <w:pPr>
              <w:rPr>
                <w:rFonts w:cs="CordiaUPC"/>
              </w:rPr>
            </w:pPr>
            <w:r w:rsidRPr="008979A8">
              <w:rPr>
                <w:rFonts w:cs="Angsana New"/>
                <w:cs/>
              </w:rPr>
              <w:t xml:space="preserve">ปุ่ม </w:t>
            </w:r>
            <w:r w:rsidRPr="008979A8">
              <w:rPr>
                <w:rFonts w:cs="CordiaUPC"/>
              </w:rPr>
              <w:t>Update</w:t>
            </w:r>
          </w:p>
        </w:tc>
        <w:tc>
          <w:tcPr>
            <w:tcW w:w="900" w:type="pct"/>
          </w:tcPr>
          <w:p w:rsidR="006B5C8B" w:rsidP="006B5C8B" w:rsidRDefault="006B5C8B" w14:paraId="408547E3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>Button</w:t>
            </w:r>
          </w:p>
        </w:tc>
        <w:tc>
          <w:tcPr>
            <w:tcW w:w="3074" w:type="pct"/>
          </w:tcPr>
          <w:p w:rsidR="006B5C8B" w:rsidP="006B5C8B" w:rsidRDefault="006B5C8B" w14:paraId="5423A7A8" w14:textId="77777777">
            <w:pPr>
              <w:pStyle w:val="HeaderTable"/>
              <w:spacing w:line="360" w:lineRule="auto"/>
              <w:rPr>
                <w:b w:val="0"/>
                <w:bCs/>
                <w:lang w:bidi="th-TH"/>
              </w:rPr>
            </w:pPr>
            <w:r w:rsidRPr="008979A8">
              <w:rPr>
                <w:b w:val="0"/>
                <w:bCs/>
                <w:lang w:bidi="th-TH"/>
              </w:rPr>
              <w:t xml:space="preserve">Visible </w:t>
            </w:r>
            <w:r w:rsidRPr="008979A8">
              <w:rPr>
                <w:rFonts w:cs="Angsana New"/>
                <w:cs/>
                <w:lang w:bidi="th-TH"/>
              </w:rPr>
              <w:t>เมื่อมี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b w:val="0"/>
                <w:bCs/>
                <w:lang w:bidi="th-TH"/>
              </w:rPr>
              <w:t xml:space="preserve">Event </w:t>
            </w:r>
            <w:r w:rsidRPr="008979A8">
              <w:rPr>
                <w:rFonts w:cs="Angsana New"/>
                <w:cs/>
                <w:lang w:bidi="th-TH"/>
              </w:rPr>
              <w:t>มาจาก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>
              <w:rPr>
                <w:b w:val="0"/>
                <w:bCs/>
                <w:lang w:bidi="th-TH"/>
              </w:rPr>
              <w:t>Table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>
              <w:rPr>
                <w:b w:val="0"/>
                <w:bCs/>
                <w:lang w:bidi="th-TH"/>
              </w:rPr>
              <w:t>Section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rFonts w:cs="Angsana New"/>
                <w:cs/>
                <w:lang w:bidi="th-TH"/>
              </w:rPr>
              <w:t>เป็น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“</w:t>
            </w:r>
            <w:r w:rsidRPr="008979A8">
              <w:rPr>
                <w:b w:val="0"/>
                <w:bCs/>
                <w:lang w:bidi="th-TH"/>
              </w:rPr>
              <w:t>Edit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>”</w:t>
            </w:r>
          </w:p>
          <w:p w:rsidR="006B5C8B" w:rsidP="006B5C8B" w:rsidRDefault="006B5C8B" w14:paraId="76E3A9DA" w14:textId="77777777">
            <w:pPr>
              <w:spacing w:before="240" w:after="0"/>
            </w:pPr>
            <w:r>
              <w:rPr>
                <w:rFonts w:hint="cs"/>
                <w:cs/>
              </w:rPr>
              <w:t>เมื่อกดปุ่ม</w:t>
            </w:r>
          </w:p>
          <w:p w:rsidR="006B5C8B" w:rsidP="006B5C8B" w:rsidRDefault="006B5C8B" w14:paraId="16F7F786" w14:textId="77777777">
            <w:pPr>
              <w:pStyle w:val="ListParagraph"/>
              <w:numPr>
                <w:ilvl w:val="0"/>
                <w:numId w:val="68"/>
              </w:numPr>
              <w:spacing w:after="0" w:line="259" w:lineRule="auto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Validate </w:t>
            </w:r>
            <w:r>
              <w:rPr>
                <w:rFonts w:hint="cs" w:cs="Angsana New"/>
                <w:cs/>
              </w:rPr>
              <w:t xml:space="preserve">ข้อมูลในหน้าจอในส่วน </w:t>
            </w:r>
            <w:r>
              <w:t xml:space="preserve">Step Rate </w:t>
            </w:r>
            <w:r>
              <w:rPr>
                <w:rFonts w:cs="CordiaUPC"/>
              </w:rPr>
              <w:t>Detail Section</w:t>
            </w:r>
          </w:p>
          <w:p w:rsidRPr="0072210C" w:rsidR="006B5C8B" w:rsidP="006B5C8B" w:rsidRDefault="006B5C8B" w14:paraId="41DF95BD" w14:textId="77777777">
            <w:pPr>
              <w:pStyle w:val="ListParagraph"/>
              <w:numPr>
                <w:ilvl w:val="0"/>
                <w:numId w:val="68"/>
              </w:numPr>
              <w:spacing w:after="0" w:line="259" w:lineRule="auto"/>
            </w:pPr>
            <w:r>
              <w:t xml:space="preserve">Sort Row </w:t>
            </w:r>
            <w:r>
              <w:rPr>
                <w:rFonts w:hint="cs"/>
                <w:cs/>
              </w:rPr>
              <w:t xml:space="preserve">ตาม </w:t>
            </w:r>
            <w:r>
              <w:rPr>
                <w:rFonts w:cs="CordiaUPC"/>
              </w:rPr>
              <w:t>stepDurationTo</w:t>
            </w:r>
          </w:p>
          <w:p w:rsidR="006B5C8B" w:rsidP="006B5C8B" w:rsidRDefault="006B5C8B" w14:paraId="39804722" w14:textId="77777777">
            <w:pPr>
              <w:pStyle w:val="ListParagraph"/>
              <w:numPr>
                <w:ilvl w:val="0"/>
                <w:numId w:val="68"/>
              </w:numPr>
            </w:pPr>
            <w:r>
              <w:rPr>
                <w:rFonts w:hint="cs"/>
                <w:cs/>
              </w:rPr>
              <w:t xml:space="preserve">ให้ทำการคำนวน </w:t>
            </w:r>
            <w:r>
              <w:t xml:space="preserve">stepDurationFrom </w:t>
            </w:r>
            <w:r>
              <w:rPr>
                <w:rFonts w:hint="cs"/>
                <w:cs/>
              </w:rPr>
              <w:t xml:space="preserve">ตาม </w:t>
            </w:r>
            <w:r>
              <w:t xml:space="preserve">Logic </w:t>
            </w:r>
            <w:r>
              <w:rPr>
                <w:rFonts w:hint="cs"/>
                <w:cs/>
              </w:rPr>
              <w:t>ดังนี้</w:t>
            </w:r>
          </w:p>
          <w:p w:rsidR="006B5C8B" w:rsidP="006B5C8B" w:rsidRDefault="006B5C8B" w14:paraId="0935A42B" w14:textId="77777777">
            <w:pPr>
              <w:pStyle w:val="ListParagraph"/>
              <w:numPr>
                <w:ilvl w:val="1"/>
                <w:numId w:val="68"/>
              </w:numPr>
            </w:pPr>
            <w:r>
              <w:rPr>
                <w:rFonts w:hint="cs"/>
                <w:cs/>
              </w:rPr>
              <w:t xml:space="preserve">ถ้าเป็น </w:t>
            </w:r>
            <w:r>
              <w:t xml:space="preserve">Row </w:t>
            </w:r>
            <w:r>
              <w:rPr>
                <w:rFonts w:hint="cs"/>
                <w:cs/>
              </w:rPr>
              <w:t xml:space="preserve">แรกให้ </w:t>
            </w:r>
            <w:r>
              <w:t xml:space="preserve">stepDurationFrom </w:t>
            </w:r>
            <w:r>
              <w:rPr>
                <w:rFonts w:hint="cs"/>
                <w:cs/>
              </w:rPr>
              <w:t>เท่ากับ</w:t>
            </w:r>
            <w:r>
              <w:t xml:space="preserve"> 1</w:t>
            </w:r>
          </w:p>
          <w:p w:rsidR="006B5C8B" w:rsidP="006B5C8B" w:rsidRDefault="006B5C8B" w14:paraId="69E7BDAA" w14:textId="77777777">
            <w:pPr>
              <w:pStyle w:val="ListParagraph"/>
              <w:numPr>
                <w:ilvl w:val="1"/>
                <w:numId w:val="68"/>
              </w:numPr>
            </w:pPr>
            <w:r>
              <w:rPr>
                <w:rFonts w:hint="cs"/>
                <w:cs/>
              </w:rPr>
              <w:t xml:space="preserve">ถ้าไม่ใช่ </w:t>
            </w:r>
            <w:r>
              <w:t xml:space="preserve">Row </w:t>
            </w:r>
            <w:r>
              <w:rPr>
                <w:rFonts w:hint="cs"/>
                <w:cs/>
              </w:rPr>
              <w:t>แรกให้</w:t>
            </w:r>
            <w:r>
              <w:t xml:space="preserve"> stepDurationFrom </w:t>
            </w:r>
            <w:r>
              <w:rPr>
                <w:rFonts w:hint="cs"/>
                <w:cs/>
              </w:rPr>
              <w:t>เท่ากับ</w:t>
            </w:r>
            <w:r>
              <w:t xml:space="preserve">StepDurationTo </w:t>
            </w:r>
            <w:r>
              <w:rPr>
                <w:rFonts w:hint="cs"/>
                <w:cs/>
              </w:rPr>
              <w:t xml:space="preserve">ของ </w:t>
            </w:r>
            <w:r>
              <w:t xml:space="preserve">Row </w:t>
            </w:r>
            <w:r>
              <w:rPr>
                <w:rFonts w:hint="cs"/>
                <w:cs/>
              </w:rPr>
              <w:t xml:space="preserve">ก่อนหน้าบวกด้วย </w:t>
            </w:r>
            <w:r>
              <w:t>1</w:t>
            </w:r>
          </w:p>
          <w:p w:rsidRPr="00935707" w:rsidR="006B5C8B" w:rsidP="006B5C8B" w:rsidRDefault="006B5C8B" w14:paraId="7A641DDD" w14:textId="77777777">
            <w:pPr>
              <w:pStyle w:val="ListParagraph"/>
              <w:numPr>
                <w:ilvl w:val="0"/>
                <w:numId w:val="68"/>
              </w:numPr>
            </w:pPr>
            <w:r w:rsidRPr="00935707">
              <w:rPr>
                <w:rFonts w:cs="Angsana New"/>
                <w:cs/>
              </w:rPr>
              <w:t xml:space="preserve">ให้ทำการเคลียร์ค่า </w:t>
            </w:r>
            <w:r w:rsidRPr="00935707">
              <w:rPr>
                <w:rFonts w:hint="cs" w:cs="Angsana New"/>
                <w:cs/>
              </w:rPr>
              <w:t xml:space="preserve">และ </w:t>
            </w:r>
            <w:r w:rsidRPr="00935707">
              <w:rPr>
                <w:rFonts w:cs="CordiaUPC"/>
              </w:rPr>
              <w:t>Invisible</w:t>
            </w:r>
            <w:r w:rsidRPr="00935707">
              <w:rPr>
                <w:rFonts w:cs="CordiaUPC"/>
                <w:szCs w:val="36"/>
              </w:rPr>
              <w:t xml:space="preserve"> Detail Section</w:t>
            </w:r>
          </w:p>
        </w:tc>
      </w:tr>
      <w:tr w:rsidRPr="008979A8" w:rsidR="006B5C8B" w:rsidTr="0055648C" w14:paraId="28A91F5A" w14:textId="77777777">
        <w:tc>
          <w:tcPr>
            <w:tcW w:w="1026" w:type="pct"/>
          </w:tcPr>
          <w:p w:rsidR="006B5C8B" w:rsidP="006B5C8B" w:rsidRDefault="006B5C8B" w14:paraId="75197D9B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ปุ่ม </w:t>
            </w:r>
            <w:r>
              <w:rPr>
                <w:rFonts w:cs="CordiaUPC"/>
              </w:rPr>
              <w:t>Cancel</w:t>
            </w:r>
          </w:p>
        </w:tc>
        <w:tc>
          <w:tcPr>
            <w:tcW w:w="900" w:type="pct"/>
          </w:tcPr>
          <w:p w:rsidR="006B5C8B" w:rsidP="006B5C8B" w:rsidRDefault="006B5C8B" w14:paraId="6DF48C6E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Button</w:t>
            </w:r>
          </w:p>
        </w:tc>
        <w:tc>
          <w:tcPr>
            <w:tcW w:w="3074" w:type="pct"/>
          </w:tcPr>
          <w:p w:rsidR="006B5C8B" w:rsidP="006B5C8B" w:rsidRDefault="006B5C8B" w14:paraId="59BC522B" w14:textId="77777777">
            <w:pPr>
              <w:rPr>
                <w:rFonts w:cs="CordiaUPC"/>
              </w:rPr>
            </w:pPr>
            <w:r>
              <w:rPr>
                <w:rFonts w:hint="cs"/>
                <w:cs/>
              </w:rPr>
              <w:t xml:space="preserve">ให้ทำการเคลียร์ค่าใน </w:t>
            </w:r>
            <w:r>
              <w:t>Detail Section</w:t>
            </w:r>
            <w:r>
              <w:rPr>
                <w:rFonts w:hint="cs"/>
                <w:cs/>
              </w:rPr>
              <w:t xml:space="preserve"> และทำการ </w:t>
            </w:r>
            <w:r>
              <w:t>Invisible Detail Section</w:t>
            </w:r>
          </w:p>
        </w:tc>
      </w:tr>
      <w:tr w:rsidRPr="008979A8" w:rsidR="006B5C8B" w:rsidTr="0055648C" w14:paraId="44C71E17" w14:textId="77777777">
        <w:tc>
          <w:tcPr>
            <w:tcW w:w="5000" w:type="pct"/>
            <w:gridSpan w:val="3"/>
            <w:shd w:val="clear" w:color="auto" w:fill="C2D69B" w:themeFill="accent3" w:themeFillTint="99"/>
          </w:tcPr>
          <w:p w:rsidR="006B5C8B" w:rsidP="006B5C8B" w:rsidRDefault="006B5C8B" w14:paraId="7B249077" w14:textId="77777777">
            <w:pPr>
              <w:pStyle w:val="HeaderTable"/>
            </w:pPr>
            <w:r>
              <w:t>End Step Rate Detail</w:t>
            </w:r>
          </w:p>
        </w:tc>
      </w:tr>
      <w:tr w:rsidRPr="008979A8" w:rsidR="006B5C8B" w:rsidTr="0055648C" w14:paraId="3EB33A9D" w14:textId="77777777">
        <w:tc>
          <w:tcPr>
            <w:tcW w:w="5000" w:type="pct"/>
            <w:gridSpan w:val="3"/>
            <w:shd w:val="clear" w:color="auto" w:fill="C2D69B" w:themeFill="accent3" w:themeFillTint="99"/>
          </w:tcPr>
          <w:p w:rsidR="006B5C8B" w:rsidP="006B5C8B" w:rsidRDefault="006B5C8B" w14:paraId="25DA31BF" w14:textId="77777777">
            <w:pPr>
              <w:pStyle w:val="HeaderTable"/>
              <w:rPr>
                <w:rtl/>
                <w:cs/>
              </w:rPr>
            </w:pPr>
            <w:r>
              <w:t>End Step Rate Section</w:t>
            </w:r>
          </w:p>
        </w:tc>
      </w:tr>
      <w:tr w:rsidRPr="008979A8" w:rsidR="006B5C8B" w:rsidTr="0055648C" w14:paraId="688ED3E8" w14:textId="77777777">
        <w:tc>
          <w:tcPr>
            <w:tcW w:w="1026" w:type="pct"/>
          </w:tcPr>
          <w:p w:rsidR="006B5C8B" w:rsidP="006B5C8B" w:rsidRDefault="006B5C8B" w14:paraId="7CDC64C9" w14:textId="77777777">
            <w:pPr>
              <w:rPr>
                <w:rFonts w:cs="CordiaUPC"/>
              </w:rPr>
            </w:pPr>
            <w:r w:rsidRPr="008979A8">
              <w:rPr>
                <w:rFonts w:cs="Angsana New"/>
                <w:cs/>
              </w:rPr>
              <w:t xml:space="preserve">ปุ่ม </w:t>
            </w:r>
            <w:r w:rsidRPr="008979A8">
              <w:rPr>
                <w:rFonts w:cs="CordiaUPC"/>
              </w:rPr>
              <w:t>Add</w:t>
            </w:r>
          </w:p>
        </w:tc>
        <w:tc>
          <w:tcPr>
            <w:tcW w:w="900" w:type="pct"/>
          </w:tcPr>
          <w:p w:rsidR="006B5C8B" w:rsidP="006B5C8B" w:rsidRDefault="006B5C8B" w14:paraId="2E13655D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>Button</w:t>
            </w:r>
          </w:p>
        </w:tc>
        <w:tc>
          <w:tcPr>
            <w:tcW w:w="3074" w:type="pct"/>
          </w:tcPr>
          <w:p w:rsidRPr="00596684" w:rsidR="006B5C8B" w:rsidP="006B5C8B" w:rsidRDefault="006B5C8B" w14:paraId="39245B74" w14:textId="77777777">
            <w:pPr>
              <w:pStyle w:val="HeaderTable"/>
              <w:rPr>
                <w:b w:val="0"/>
                <w:bCs/>
              </w:rPr>
            </w:pPr>
            <w:r w:rsidRPr="008979A8">
              <w:rPr>
                <w:b w:val="0"/>
                <w:bCs/>
                <w:lang w:bidi="th-TH"/>
              </w:rPr>
              <w:t xml:space="preserve">Visible </w:t>
            </w:r>
            <w:r w:rsidRPr="008979A8">
              <w:rPr>
                <w:rFonts w:cs="Angsana New"/>
                <w:cs/>
                <w:lang w:bidi="th-TH"/>
              </w:rPr>
              <w:t>เมื่อมี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b w:val="0"/>
                <w:bCs/>
                <w:lang w:bidi="th-TH"/>
              </w:rPr>
              <w:t xml:space="preserve">Event </w:t>
            </w:r>
            <w:r w:rsidRPr="008979A8">
              <w:rPr>
                <w:rFonts w:cs="Angsana New"/>
                <w:cs/>
                <w:lang w:bidi="th-TH"/>
              </w:rPr>
              <w:t>มาจาก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b w:val="0"/>
                <w:bCs/>
                <w:lang w:bidi="th-TH"/>
              </w:rPr>
              <w:t xml:space="preserve">Table </w:t>
            </w:r>
            <w:r>
              <w:rPr>
                <w:b w:val="0"/>
                <w:bCs/>
                <w:lang w:bidi="th-TH"/>
              </w:rPr>
              <w:t>Section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rFonts w:cs="Angsana New"/>
                <w:cs/>
                <w:lang w:bidi="th-TH"/>
              </w:rPr>
              <w:t>เป็น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596684">
              <w:rPr>
                <w:rFonts w:cs="Angsana New"/>
                <w:b w:val="0"/>
                <w:bCs/>
                <w:cs/>
                <w:lang w:bidi="th-TH"/>
              </w:rPr>
              <w:t>“</w:t>
            </w:r>
            <w:r w:rsidRPr="00596684">
              <w:rPr>
                <w:b w:val="0"/>
                <w:bCs/>
              </w:rPr>
              <w:t>Add</w:t>
            </w:r>
            <w:r w:rsidRPr="00596684">
              <w:rPr>
                <w:rFonts w:cs="Angsana New"/>
                <w:b w:val="0"/>
                <w:bCs/>
                <w:cs/>
                <w:lang w:bidi="th-TH"/>
              </w:rPr>
              <w:t xml:space="preserve">” </w:t>
            </w:r>
            <w:r w:rsidRPr="00596684">
              <w:rPr>
                <w:rFonts w:cs="Angsana New"/>
                <w:cs/>
                <w:lang w:bidi="th-TH"/>
              </w:rPr>
              <w:t>หรือ</w:t>
            </w:r>
            <w:r w:rsidRPr="00596684">
              <w:rPr>
                <w:rFonts w:cs="Angsana New"/>
                <w:b w:val="0"/>
                <w:bCs/>
                <w:rtl/>
                <w:cs/>
                <w:lang w:bidi="th-TH"/>
              </w:rPr>
              <w:t xml:space="preserve"> </w:t>
            </w:r>
            <w:r w:rsidRPr="00596684">
              <w:rPr>
                <w:rFonts w:cs="Angsana New"/>
                <w:b w:val="0"/>
                <w:bCs/>
                <w:cs/>
                <w:lang w:bidi="th-TH"/>
              </w:rPr>
              <w:t>“</w:t>
            </w:r>
            <w:r w:rsidRPr="00596684">
              <w:rPr>
                <w:b w:val="0"/>
                <w:bCs/>
              </w:rPr>
              <w:t>Copy</w:t>
            </w:r>
            <w:r w:rsidRPr="00596684">
              <w:rPr>
                <w:rFonts w:cs="Angsana New"/>
                <w:b w:val="0"/>
                <w:bCs/>
                <w:cs/>
                <w:lang w:bidi="th-TH"/>
              </w:rPr>
              <w:t>”</w:t>
            </w:r>
          </w:p>
          <w:p w:rsidR="006B5C8B" w:rsidP="006B5C8B" w:rsidRDefault="006B5C8B" w14:paraId="42D55399" w14:textId="77777777">
            <w:pPr>
              <w:spacing w:before="240" w:after="0"/>
            </w:pPr>
            <w:r>
              <w:rPr>
                <w:rFonts w:hint="cs"/>
                <w:cs/>
              </w:rPr>
              <w:t>เมื่อกดปุ่ม</w:t>
            </w:r>
          </w:p>
          <w:p w:rsidR="006B5C8B" w:rsidP="006B5C8B" w:rsidRDefault="006B5C8B" w14:paraId="0CF4E1FD" w14:textId="144C7254">
            <w:pPr>
              <w:pStyle w:val="ListParagraph"/>
              <w:numPr>
                <w:ilvl w:val="0"/>
                <w:numId w:val="68"/>
              </w:numPr>
              <w:spacing w:after="0" w:line="259" w:lineRule="auto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Validate </w:t>
            </w:r>
            <w:r>
              <w:rPr>
                <w:rFonts w:hint="cs" w:cs="Angsana New"/>
                <w:cs/>
              </w:rPr>
              <w:t xml:space="preserve">ข้อมูลในหน้าจอในส่วน </w:t>
            </w:r>
            <w:r>
              <w:rPr>
                <w:rFonts w:cs="CordiaUPC"/>
              </w:rPr>
              <w:t>Detail Section</w:t>
            </w:r>
          </w:p>
          <w:p w:rsidRPr="00D50FB8" w:rsidR="006B5C8B" w:rsidP="006B5C8B" w:rsidRDefault="006B5C8B" w14:paraId="298E4C60" w14:textId="77777777">
            <w:pPr>
              <w:pStyle w:val="ListParagraph"/>
              <w:numPr>
                <w:ilvl w:val="0"/>
                <w:numId w:val="68"/>
              </w:numPr>
              <w:spacing w:after="0" w:line="259" w:lineRule="auto"/>
            </w:pPr>
            <w:r>
              <w:t xml:space="preserve">Sort Row </w:t>
            </w:r>
            <w:r>
              <w:rPr>
                <w:rFonts w:hint="cs"/>
                <w:cs/>
              </w:rPr>
              <w:t xml:space="preserve">ตาม </w:t>
            </w:r>
            <w:r>
              <w:t xml:space="preserve">network </w:t>
            </w:r>
            <w:r>
              <w:rPr>
                <w:rFonts w:cs="Angsana New"/>
                <w:cs/>
              </w:rPr>
              <w:t>(</w:t>
            </w:r>
            <w:r>
              <w:t xml:space="preserve">All Network, </w:t>
            </w:r>
            <w:r>
              <w:rPr>
                <w:szCs w:val="36"/>
              </w:rPr>
              <w:t>AIS Network</w:t>
            </w:r>
            <w:r>
              <w:t>, Other Network</w:t>
            </w:r>
            <w:r>
              <w:rPr>
                <w:rFonts w:cs="Angsana New"/>
                <w:cs/>
              </w:rPr>
              <w:t>)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(</w:t>
            </w:r>
            <w:r>
              <w:rPr>
                <w:rFonts w:hint="cs"/>
                <w:cs/>
              </w:rPr>
              <w:t xml:space="preserve">รวมถึงข้อมูลที่กำลังจะ </w:t>
            </w:r>
            <w:r>
              <w:t xml:space="preserve">Add </w:t>
            </w:r>
            <w:r>
              <w:rPr>
                <w:rFonts w:hint="cs"/>
                <w:cs/>
              </w:rPr>
              <w:t>เข้ามาใหม่</w:t>
            </w:r>
            <w:r>
              <w:rPr>
                <w:rFonts w:cs="Angsana New"/>
                <w:cs/>
              </w:rPr>
              <w:t>)</w:t>
            </w:r>
          </w:p>
          <w:p w:rsidR="006B5C8B" w:rsidP="006B5C8B" w:rsidRDefault="006B5C8B" w14:paraId="5314D1D2" w14:textId="77777777">
            <w:pPr>
              <w:pStyle w:val="ListParagraph"/>
              <w:numPr>
                <w:ilvl w:val="0"/>
                <w:numId w:val="68"/>
              </w:numPr>
              <w:spacing w:after="0" w:line="259" w:lineRule="auto"/>
            </w:pPr>
            <w:r>
              <w:t xml:space="preserve">Sort Row </w:t>
            </w:r>
            <w:r>
              <w:rPr>
                <w:rFonts w:hint="cs"/>
                <w:cs/>
              </w:rPr>
              <w:t xml:space="preserve">ตาม </w:t>
            </w:r>
            <w:r>
              <w:t xml:space="preserve">dayOfWeek </w:t>
            </w:r>
            <w:r>
              <w:rPr>
                <w:rFonts w:cs="Angsana New"/>
                <w:cs/>
              </w:rPr>
              <w:t>(</w:t>
            </w:r>
            <w:r>
              <w:t xml:space="preserve">Everyday, </w:t>
            </w:r>
            <w:r>
              <w:rPr>
                <w:szCs w:val="36"/>
              </w:rPr>
              <w:t>Weekday</w:t>
            </w:r>
            <w:r>
              <w:t>, Weekend</w:t>
            </w:r>
            <w:r>
              <w:rPr>
                <w:rFonts w:cs="Angsana New"/>
                <w:cs/>
              </w:rPr>
              <w:t>)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(</w:t>
            </w:r>
            <w:r>
              <w:rPr>
                <w:rFonts w:hint="cs"/>
                <w:cs/>
              </w:rPr>
              <w:t xml:space="preserve">รวมถึงข้อมูลที่กำลังจะ </w:t>
            </w:r>
            <w:r>
              <w:t xml:space="preserve">Add </w:t>
            </w:r>
            <w:r>
              <w:rPr>
                <w:rFonts w:hint="cs"/>
                <w:cs/>
              </w:rPr>
              <w:t>เข้ามาใหม่</w:t>
            </w:r>
            <w:r>
              <w:rPr>
                <w:rFonts w:cs="Angsana New"/>
                <w:cs/>
              </w:rPr>
              <w:t>)</w:t>
            </w:r>
          </w:p>
          <w:p w:rsidR="006B5C8B" w:rsidP="006B5C8B" w:rsidRDefault="006B5C8B" w14:paraId="60C2420C" w14:textId="77777777">
            <w:pPr>
              <w:pStyle w:val="ListParagraph"/>
              <w:numPr>
                <w:ilvl w:val="0"/>
                <w:numId w:val="68"/>
              </w:numPr>
              <w:spacing w:after="0" w:line="259" w:lineRule="auto"/>
            </w:pPr>
            <w:r>
              <w:t xml:space="preserve">Sort Row </w:t>
            </w:r>
            <w:r>
              <w:rPr>
                <w:rFonts w:hint="cs"/>
                <w:cs/>
              </w:rPr>
              <w:t xml:space="preserve">ตาม </w:t>
            </w:r>
            <w:r>
              <w:t xml:space="preserve">fromTiming </w:t>
            </w:r>
            <w:r>
              <w:rPr>
                <w:rFonts w:cs="Angsana New"/>
                <w:cs/>
              </w:rPr>
              <w:t>(</w:t>
            </w:r>
            <w:r>
              <w:t>AM, PM</w:t>
            </w:r>
            <w:r>
              <w:rPr>
                <w:rFonts w:cs="Angsana New"/>
                <w:cs/>
              </w:rPr>
              <w:t>) (</w:t>
            </w:r>
            <w:r>
              <w:rPr>
                <w:rFonts w:hint="cs"/>
                <w:cs/>
              </w:rPr>
              <w:t xml:space="preserve">รวมถึงข้อมูลที่กำลังจะ </w:t>
            </w:r>
            <w:r>
              <w:t xml:space="preserve">Add </w:t>
            </w:r>
            <w:r>
              <w:rPr>
                <w:rFonts w:hint="cs"/>
                <w:cs/>
              </w:rPr>
              <w:t>เข้ามาใหม่</w:t>
            </w:r>
            <w:r>
              <w:rPr>
                <w:rFonts w:cs="Angsana New"/>
                <w:cs/>
              </w:rPr>
              <w:t>)</w:t>
            </w:r>
          </w:p>
          <w:p w:rsidR="006B5C8B" w:rsidP="006B5C8B" w:rsidRDefault="006B5C8B" w14:paraId="176CC19F" w14:textId="09DAA6E2">
            <w:pPr>
              <w:pStyle w:val="ListParagraph"/>
              <w:numPr>
                <w:ilvl w:val="0"/>
                <w:numId w:val="68"/>
              </w:numPr>
              <w:spacing w:after="0" w:line="259" w:lineRule="auto"/>
            </w:pPr>
            <w:r>
              <w:rPr>
                <w:rFonts w:hint="cs"/>
                <w:cs/>
              </w:rPr>
              <w:t xml:space="preserve">ถ้าเป็น </w:t>
            </w:r>
            <w:r>
              <w:t xml:space="preserve">productClass </w:t>
            </w:r>
            <w:r>
              <w:rPr>
                <w:rFonts w:hint="cs"/>
                <w:cs/>
              </w:rPr>
              <w:t xml:space="preserve">เป็นค่า </w:t>
            </w:r>
            <w:r>
              <w:rPr>
                <w:rFonts w:cs="Angsana New"/>
                <w:cs/>
              </w:rPr>
              <w:t>“</w:t>
            </w:r>
            <w:r>
              <w:t>Main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ให้ </w:t>
            </w:r>
            <w:r>
              <w:t xml:space="preserve">Auto populated toTiming </w:t>
            </w:r>
            <w:r>
              <w:rPr>
                <w:rFonts w:hint="cs"/>
                <w:cs/>
              </w:rPr>
              <w:t xml:space="preserve">ตาม </w:t>
            </w:r>
            <w:r>
              <w:t xml:space="preserve">Logic </w:t>
            </w:r>
            <w:r>
              <w:rPr>
                <w:rFonts w:hint="cs"/>
                <w:cs/>
              </w:rPr>
              <w:t>ด้านล่าง</w:t>
            </w:r>
            <w:r>
              <w:rPr>
                <w:rFonts w:cs="Angsana New"/>
                <w:cs/>
              </w:rPr>
              <w:t xml:space="preserve"> </w:t>
            </w:r>
          </w:p>
          <w:p w:rsidR="006B5C8B" w:rsidP="006B5C8B" w:rsidRDefault="006B5C8B" w14:paraId="424C9C85" w14:textId="77777777">
            <w:pPr>
              <w:pStyle w:val="ListParagraph"/>
              <w:numPr>
                <w:ilvl w:val="1"/>
                <w:numId w:val="68"/>
              </w:numPr>
              <w:spacing w:after="0" w:line="259" w:lineRule="auto"/>
            </w:pPr>
            <w:r>
              <w:rPr>
                <w:rFonts w:hint="cs"/>
                <w:cs/>
              </w:rPr>
              <w:t xml:space="preserve">ถ้าไม่ใช่ </w:t>
            </w:r>
            <w:r>
              <w:t xml:space="preserve">Row </w:t>
            </w:r>
            <w:r>
              <w:rPr>
                <w:rFonts w:hint="cs"/>
                <w:cs/>
              </w:rPr>
              <w:t xml:space="preserve">สุดท้ายให้นำ </w:t>
            </w:r>
            <w:r>
              <w:t xml:space="preserve">fromTiming </w:t>
            </w:r>
            <w:r>
              <w:rPr>
                <w:rFonts w:hint="cs"/>
                <w:cs/>
              </w:rPr>
              <w:t xml:space="preserve">ของ </w:t>
            </w:r>
            <w:r>
              <w:t xml:space="preserve">Row </w:t>
            </w:r>
            <w:r>
              <w:rPr>
                <w:rFonts w:hint="cs"/>
                <w:cs/>
              </w:rPr>
              <w:t xml:space="preserve">ถัดไป ลบด้วย </w:t>
            </w:r>
            <w:r>
              <w:t>1</w:t>
            </w:r>
            <w:r>
              <w:rPr>
                <w:rFonts w:hint="cs"/>
                <w:cs/>
              </w:rPr>
              <w:t xml:space="preserve"> วินาที</w:t>
            </w:r>
          </w:p>
          <w:p w:rsidR="006B5C8B" w:rsidP="006B5C8B" w:rsidRDefault="006B5C8B" w14:paraId="101D7728" w14:textId="77777777">
            <w:pPr>
              <w:pStyle w:val="ListParagraph"/>
              <w:numPr>
                <w:ilvl w:val="1"/>
                <w:numId w:val="68"/>
              </w:numPr>
              <w:spacing w:after="0" w:line="259" w:lineRule="auto"/>
            </w:pPr>
            <w:r>
              <w:rPr>
                <w:rFonts w:hint="cs"/>
                <w:cs/>
              </w:rPr>
              <w:t xml:space="preserve">ถ้าเป็น </w:t>
            </w:r>
            <w:r>
              <w:t xml:space="preserve">Row </w:t>
            </w:r>
            <w:r>
              <w:rPr>
                <w:rFonts w:hint="cs"/>
                <w:cs/>
              </w:rPr>
              <w:t xml:space="preserve">สุดท้ายให้นำ </w:t>
            </w:r>
            <w:r>
              <w:t xml:space="preserve">fromTiming </w:t>
            </w:r>
            <w:r>
              <w:rPr>
                <w:rFonts w:hint="cs"/>
                <w:cs/>
              </w:rPr>
              <w:t xml:space="preserve">ของ </w:t>
            </w:r>
            <w:r>
              <w:t xml:space="preserve">Row </w:t>
            </w:r>
            <w:r>
              <w:rPr>
                <w:rFonts w:hint="cs"/>
                <w:cs/>
              </w:rPr>
              <w:t xml:space="preserve">แรก ลบด้วย </w:t>
            </w:r>
            <w:r>
              <w:t>1</w:t>
            </w:r>
            <w:r>
              <w:rPr>
                <w:rFonts w:hint="cs"/>
                <w:cs/>
              </w:rPr>
              <w:t xml:space="preserve"> วินาที</w:t>
            </w:r>
          </w:p>
          <w:p w:rsidRPr="00F411C7" w:rsidR="006B5C8B" w:rsidP="006B5C8B" w:rsidRDefault="006B5C8B" w14:paraId="5570EF07" w14:textId="77777777">
            <w:pPr>
              <w:pStyle w:val="ListParagraph"/>
              <w:numPr>
                <w:ilvl w:val="0"/>
                <w:numId w:val="68"/>
              </w:numPr>
              <w:spacing w:after="0" w:line="259" w:lineRule="auto"/>
              <w:rPr>
                <w:cs/>
              </w:rPr>
            </w:pPr>
            <w:r w:rsidRPr="00F411C7">
              <w:rPr>
                <w:rFonts w:cs="Angsana New"/>
                <w:cs/>
              </w:rPr>
              <w:t xml:space="preserve">ให้ทำการเคลียร์ค่า </w:t>
            </w:r>
            <w:r w:rsidRPr="00F411C7">
              <w:rPr>
                <w:rFonts w:hint="cs" w:cs="Angsana New"/>
                <w:cs/>
              </w:rPr>
              <w:t xml:space="preserve">และ </w:t>
            </w:r>
            <w:r w:rsidRPr="00F411C7">
              <w:rPr>
                <w:rFonts w:cs="CordiaUPC"/>
              </w:rPr>
              <w:t>Invisible</w:t>
            </w:r>
            <w:r w:rsidRPr="00F411C7">
              <w:rPr>
                <w:rFonts w:cs="CordiaUPC"/>
                <w:szCs w:val="36"/>
              </w:rPr>
              <w:t xml:space="preserve"> Detail Section</w:t>
            </w:r>
          </w:p>
        </w:tc>
      </w:tr>
      <w:tr w:rsidRPr="008979A8" w:rsidR="006B5C8B" w:rsidTr="0055648C" w14:paraId="296D38C2" w14:textId="77777777">
        <w:tc>
          <w:tcPr>
            <w:tcW w:w="1026" w:type="pct"/>
          </w:tcPr>
          <w:p w:rsidR="006B5C8B" w:rsidP="006B5C8B" w:rsidRDefault="006B5C8B" w14:paraId="4A64487E" w14:textId="77777777">
            <w:pPr>
              <w:rPr>
                <w:rFonts w:cs="CordiaUPC"/>
              </w:rPr>
            </w:pPr>
            <w:r w:rsidRPr="008979A8">
              <w:rPr>
                <w:rFonts w:cs="Angsana New"/>
                <w:cs/>
              </w:rPr>
              <w:t xml:space="preserve">ปุ่ม </w:t>
            </w:r>
            <w:r w:rsidRPr="008979A8">
              <w:rPr>
                <w:rFonts w:cs="CordiaUPC"/>
              </w:rPr>
              <w:t>Update</w:t>
            </w:r>
          </w:p>
        </w:tc>
        <w:tc>
          <w:tcPr>
            <w:tcW w:w="900" w:type="pct"/>
          </w:tcPr>
          <w:p w:rsidR="006B5C8B" w:rsidP="006B5C8B" w:rsidRDefault="006B5C8B" w14:paraId="043DE21E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>Button</w:t>
            </w:r>
          </w:p>
        </w:tc>
        <w:tc>
          <w:tcPr>
            <w:tcW w:w="3074" w:type="pct"/>
          </w:tcPr>
          <w:p w:rsidR="006B5C8B" w:rsidP="006B5C8B" w:rsidRDefault="006B5C8B" w14:paraId="5518524B" w14:textId="77777777">
            <w:pPr>
              <w:pStyle w:val="HeaderTable"/>
              <w:spacing w:line="360" w:lineRule="auto"/>
              <w:rPr>
                <w:b w:val="0"/>
                <w:bCs/>
                <w:lang w:bidi="th-TH"/>
              </w:rPr>
            </w:pPr>
            <w:r w:rsidRPr="008979A8">
              <w:rPr>
                <w:b w:val="0"/>
                <w:bCs/>
                <w:lang w:bidi="th-TH"/>
              </w:rPr>
              <w:t xml:space="preserve">Visible </w:t>
            </w:r>
            <w:r w:rsidRPr="008979A8">
              <w:rPr>
                <w:rFonts w:cs="Angsana New"/>
                <w:cs/>
                <w:lang w:bidi="th-TH"/>
              </w:rPr>
              <w:t>เมื่อมี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b w:val="0"/>
                <w:bCs/>
                <w:lang w:bidi="th-TH"/>
              </w:rPr>
              <w:t xml:space="preserve">Event </w:t>
            </w:r>
            <w:r w:rsidRPr="008979A8">
              <w:rPr>
                <w:rFonts w:cs="Angsana New"/>
                <w:cs/>
                <w:lang w:bidi="th-TH"/>
              </w:rPr>
              <w:t>มาจาก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>
              <w:rPr>
                <w:b w:val="0"/>
                <w:bCs/>
                <w:lang w:bidi="th-TH"/>
              </w:rPr>
              <w:t>Table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>
              <w:rPr>
                <w:b w:val="0"/>
                <w:bCs/>
                <w:lang w:bidi="th-TH"/>
              </w:rPr>
              <w:t>Section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rFonts w:cs="Angsana New"/>
                <w:cs/>
                <w:lang w:bidi="th-TH"/>
              </w:rPr>
              <w:t>เป็น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“</w:t>
            </w:r>
            <w:r w:rsidRPr="008979A8">
              <w:rPr>
                <w:b w:val="0"/>
                <w:bCs/>
                <w:lang w:bidi="th-TH"/>
              </w:rPr>
              <w:t>Edit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>”</w:t>
            </w:r>
          </w:p>
          <w:p w:rsidR="006B5C8B" w:rsidP="006B5C8B" w:rsidRDefault="006B5C8B" w14:paraId="2119E655" w14:textId="77777777">
            <w:pPr>
              <w:spacing w:before="240" w:after="0"/>
            </w:pPr>
            <w:r>
              <w:rPr>
                <w:rFonts w:hint="cs"/>
                <w:cs/>
              </w:rPr>
              <w:t>เมื่อกดปุ่ม</w:t>
            </w:r>
          </w:p>
          <w:p w:rsidR="006B5C8B" w:rsidP="006B5C8B" w:rsidRDefault="006B5C8B" w14:paraId="79A6119C" w14:textId="325004AC">
            <w:pPr>
              <w:pStyle w:val="ListParagraph"/>
              <w:numPr>
                <w:ilvl w:val="0"/>
                <w:numId w:val="6"/>
              </w:numPr>
              <w:spacing w:after="0" w:line="259" w:lineRule="auto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Validate </w:t>
            </w:r>
            <w:r>
              <w:rPr>
                <w:rFonts w:hint="cs" w:cs="Angsana New"/>
                <w:cs/>
              </w:rPr>
              <w:t>ข้อมูลในหน้าจอ</w:t>
            </w:r>
          </w:p>
          <w:p w:rsidRPr="00D50FB8" w:rsidR="006B5C8B" w:rsidP="006B5C8B" w:rsidRDefault="006B5C8B" w14:paraId="72FE797E" w14:textId="77777777">
            <w:pPr>
              <w:pStyle w:val="ListParagraph"/>
              <w:numPr>
                <w:ilvl w:val="0"/>
                <w:numId w:val="6"/>
              </w:numPr>
              <w:spacing w:after="0" w:line="259" w:lineRule="auto"/>
            </w:pPr>
            <w:r>
              <w:t xml:space="preserve">Sort Row </w:t>
            </w:r>
            <w:r>
              <w:rPr>
                <w:rFonts w:hint="cs"/>
                <w:cs/>
              </w:rPr>
              <w:t xml:space="preserve">ตาม </w:t>
            </w:r>
            <w:r>
              <w:t xml:space="preserve">Network </w:t>
            </w:r>
            <w:r>
              <w:rPr>
                <w:rFonts w:cs="Angsana New"/>
                <w:cs/>
              </w:rPr>
              <w:t>(</w:t>
            </w:r>
            <w:r>
              <w:t xml:space="preserve">All Network, </w:t>
            </w:r>
            <w:r>
              <w:rPr>
                <w:szCs w:val="36"/>
              </w:rPr>
              <w:t>AIS Network</w:t>
            </w:r>
            <w:r>
              <w:t>, Other Network</w:t>
            </w:r>
            <w:r>
              <w:rPr>
                <w:rFonts w:cs="Angsana New"/>
                <w:cs/>
              </w:rPr>
              <w:t>)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(</w:t>
            </w:r>
            <w:r>
              <w:rPr>
                <w:rFonts w:hint="cs"/>
                <w:cs/>
              </w:rPr>
              <w:t xml:space="preserve">รวมถึงข้อมูลที่กำลังจะ </w:t>
            </w:r>
            <w:r>
              <w:t xml:space="preserve">Add </w:t>
            </w:r>
            <w:r>
              <w:rPr>
                <w:rFonts w:hint="cs"/>
                <w:cs/>
              </w:rPr>
              <w:t>เข้ามาใหม่</w:t>
            </w:r>
            <w:r>
              <w:rPr>
                <w:rFonts w:cs="Angsana New"/>
                <w:cs/>
              </w:rPr>
              <w:t>)</w:t>
            </w:r>
          </w:p>
          <w:p w:rsidR="006B5C8B" w:rsidP="006B5C8B" w:rsidRDefault="006B5C8B" w14:paraId="2787BF4D" w14:textId="77777777">
            <w:pPr>
              <w:pStyle w:val="ListParagraph"/>
              <w:numPr>
                <w:ilvl w:val="0"/>
                <w:numId w:val="6"/>
              </w:numPr>
              <w:spacing w:after="0" w:line="259" w:lineRule="auto"/>
            </w:pPr>
            <w:r>
              <w:t xml:space="preserve">Sort Row </w:t>
            </w:r>
            <w:r>
              <w:rPr>
                <w:rFonts w:hint="cs"/>
                <w:cs/>
              </w:rPr>
              <w:t xml:space="preserve">ตาม </w:t>
            </w:r>
            <w:r>
              <w:t xml:space="preserve">Day of week </w:t>
            </w:r>
            <w:r>
              <w:rPr>
                <w:rFonts w:cs="Angsana New"/>
                <w:cs/>
              </w:rPr>
              <w:t>(</w:t>
            </w:r>
            <w:r>
              <w:t xml:space="preserve">Everyday, </w:t>
            </w:r>
            <w:r>
              <w:rPr>
                <w:szCs w:val="36"/>
              </w:rPr>
              <w:t>Weekday</w:t>
            </w:r>
            <w:r>
              <w:t>, Weekend</w:t>
            </w:r>
            <w:r>
              <w:rPr>
                <w:rFonts w:cs="Angsana New"/>
                <w:cs/>
              </w:rPr>
              <w:t>)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(</w:t>
            </w:r>
            <w:r>
              <w:rPr>
                <w:rFonts w:hint="cs"/>
                <w:cs/>
              </w:rPr>
              <w:t xml:space="preserve">รวมถึงข้อมูลที่กำลังจะ </w:t>
            </w:r>
            <w:r>
              <w:t xml:space="preserve">Add </w:t>
            </w:r>
            <w:r>
              <w:rPr>
                <w:rFonts w:hint="cs"/>
                <w:cs/>
              </w:rPr>
              <w:t>เข้ามาใหม่</w:t>
            </w:r>
            <w:r>
              <w:rPr>
                <w:rFonts w:cs="Angsana New"/>
                <w:cs/>
              </w:rPr>
              <w:t>)</w:t>
            </w:r>
          </w:p>
          <w:p w:rsidR="006B5C8B" w:rsidP="006B5C8B" w:rsidRDefault="006B5C8B" w14:paraId="1DC2AF70" w14:textId="77777777">
            <w:pPr>
              <w:pStyle w:val="ListParagraph"/>
              <w:numPr>
                <w:ilvl w:val="0"/>
                <w:numId w:val="6"/>
              </w:numPr>
              <w:spacing w:after="0" w:line="259" w:lineRule="auto"/>
            </w:pPr>
            <w:r>
              <w:t xml:space="preserve">Sort Row </w:t>
            </w:r>
            <w:r>
              <w:rPr>
                <w:rFonts w:hint="cs"/>
                <w:cs/>
              </w:rPr>
              <w:t xml:space="preserve">ตาม </w:t>
            </w:r>
            <w:r>
              <w:t xml:space="preserve">FromTiming </w:t>
            </w:r>
            <w:r>
              <w:rPr>
                <w:rFonts w:cs="Angsana New"/>
                <w:cs/>
              </w:rPr>
              <w:t>(</w:t>
            </w:r>
            <w:r>
              <w:t>AM, PM</w:t>
            </w:r>
            <w:r>
              <w:rPr>
                <w:rFonts w:cs="Angsana New"/>
                <w:cs/>
              </w:rPr>
              <w:t>) (</w:t>
            </w:r>
            <w:r>
              <w:rPr>
                <w:rFonts w:hint="cs"/>
                <w:cs/>
              </w:rPr>
              <w:t xml:space="preserve">รวมถึงข้อมูลที่กำลังจะ </w:t>
            </w:r>
            <w:r>
              <w:t xml:space="preserve">Add </w:t>
            </w:r>
            <w:r>
              <w:rPr>
                <w:rFonts w:hint="cs"/>
                <w:cs/>
              </w:rPr>
              <w:t>เข้ามาใหม่</w:t>
            </w:r>
            <w:r>
              <w:rPr>
                <w:rFonts w:cs="Angsana New"/>
                <w:cs/>
              </w:rPr>
              <w:t>)</w:t>
            </w:r>
          </w:p>
          <w:p w:rsidR="006B5C8B" w:rsidP="006B5C8B" w:rsidRDefault="006B5C8B" w14:paraId="50D11395" w14:textId="20E44525">
            <w:pPr>
              <w:pStyle w:val="ListParagraph"/>
              <w:numPr>
                <w:ilvl w:val="0"/>
                <w:numId w:val="6"/>
              </w:numPr>
              <w:spacing w:after="0" w:line="259" w:lineRule="auto"/>
            </w:pPr>
            <w:r>
              <w:rPr>
                <w:rFonts w:hint="cs"/>
                <w:cs/>
              </w:rPr>
              <w:t xml:space="preserve">ถ้าเป็น </w:t>
            </w:r>
            <w:r>
              <w:t>Product</w:t>
            </w:r>
            <w:r>
              <w:rPr>
                <w:rFonts w:hint="cs"/>
                <w:cs/>
              </w:rPr>
              <w:t xml:space="preserve"> </w:t>
            </w:r>
            <w:r>
              <w:t>Class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เป็นค่า </w:t>
            </w:r>
            <w:r>
              <w:rPr>
                <w:rFonts w:cs="Angsana New"/>
                <w:cs/>
              </w:rPr>
              <w:t>“</w:t>
            </w:r>
            <w:r>
              <w:t>Main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ให้ </w:t>
            </w:r>
            <w:r>
              <w:t xml:space="preserve">Auto populated ToTiming </w:t>
            </w:r>
            <w:r>
              <w:rPr>
                <w:rFonts w:hint="cs"/>
                <w:cs/>
              </w:rPr>
              <w:t xml:space="preserve">ตาม </w:t>
            </w:r>
            <w:r>
              <w:t xml:space="preserve">Logic </w:t>
            </w:r>
            <w:r>
              <w:rPr>
                <w:rFonts w:hint="cs"/>
                <w:cs/>
              </w:rPr>
              <w:t>ด้านล่าง</w:t>
            </w:r>
            <w:r>
              <w:rPr>
                <w:rFonts w:cs="Angsana New"/>
                <w:cs/>
              </w:rPr>
              <w:t xml:space="preserve"> </w:t>
            </w:r>
          </w:p>
          <w:p w:rsidR="006B5C8B" w:rsidP="006B5C8B" w:rsidRDefault="006B5C8B" w14:paraId="7FE9284C" w14:textId="77777777">
            <w:pPr>
              <w:pStyle w:val="ListParagraph"/>
              <w:numPr>
                <w:ilvl w:val="1"/>
                <w:numId w:val="6"/>
              </w:numPr>
              <w:spacing w:after="0" w:line="259" w:lineRule="auto"/>
            </w:pPr>
            <w:r>
              <w:rPr>
                <w:rFonts w:hint="cs"/>
                <w:cs/>
              </w:rPr>
              <w:t xml:space="preserve">ถ้าไม่ใช่ </w:t>
            </w:r>
            <w:r>
              <w:t xml:space="preserve">Row </w:t>
            </w:r>
            <w:r>
              <w:rPr>
                <w:rFonts w:hint="cs"/>
                <w:cs/>
              </w:rPr>
              <w:t xml:space="preserve">สุดท้ายให้นำ </w:t>
            </w:r>
            <w:r>
              <w:t xml:space="preserve">FromTiming </w:t>
            </w:r>
            <w:r>
              <w:rPr>
                <w:rFonts w:hint="cs"/>
                <w:cs/>
              </w:rPr>
              <w:t xml:space="preserve">ของ </w:t>
            </w:r>
            <w:r>
              <w:t xml:space="preserve">Row </w:t>
            </w:r>
            <w:r>
              <w:rPr>
                <w:rFonts w:hint="cs"/>
                <w:cs/>
              </w:rPr>
              <w:t xml:space="preserve">ถัดไป ลบด้วย </w:t>
            </w:r>
            <w:r>
              <w:t>1</w:t>
            </w:r>
            <w:r>
              <w:rPr>
                <w:rFonts w:hint="cs"/>
                <w:cs/>
              </w:rPr>
              <w:t xml:space="preserve"> วินาที</w:t>
            </w:r>
          </w:p>
          <w:p w:rsidR="006B5C8B" w:rsidP="006B5C8B" w:rsidRDefault="006B5C8B" w14:paraId="2EBBDE67" w14:textId="77777777">
            <w:pPr>
              <w:pStyle w:val="ListParagraph"/>
              <w:numPr>
                <w:ilvl w:val="1"/>
                <w:numId w:val="6"/>
              </w:numPr>
              <w:spacing w:after="0" w:line="259" w:lineRule="auto"/>
            </w:pPr>
            <w:r>
              <w:rPr>
                <w:rFonts w:hint="cs"/>
                <w:cs/>
              </w:rPr>
              <w:t xml:space="preserve">ถ้าเป็น </w:t>
            </w:r>
            <w:r>
              <w:t xml:space="preserve">Row </w:t>
            </w:r>
            <w:r>
              <w:rPr>
                <w:rFonts w:hint="cs"/>
                <w:cs/>
              </w:rPr>
              <w:t xml:space="preserve">สุดท้ายให้นำ </w:t>
            </w:r>
            <w:r>
              <w:t xml:space="preserve">FromTiming </w:t>
            </w:r>
            <w:r>
              <w:rPr>
                <w:rFonts w:hint="cs"/>
                <w:cs/>
              </w:rPr>
              <w:t xml:space="preserve">ของ </w:t>
            </w:r>
            <w:r>
              <w:t xml:space="preserve">Row </w:t>
            </w:r>
            <w:r>
              <w:rPr>
                <w:rFonts w:hint="cs"/>
                <w:cs/>
              </w:rPr>
              <w:t xml:space="preserve">แรก ลบด้วย </w:t>
            </w:r>
            <w:r>
              <w:t>1</w:t>
            </w:r>
            <w:r>
              <w:rPr>
                <w:rFonts w:hint="cs"/>
                <w:cs/>
              </w:rPr>
              <w:t xml:space="preserve"> วินาที</w:t>
            </w:r>
          </w:p>
          <w:p w:rsidRPr="00F411C7" w:rsidR="006B5C8B" w:rsidP="006B5C8B" w:rsidRDefault="006B5C8B" w14:paraId="784FD361" w14:textId="77777777">
            <w:pPr>
              <w:pStyle w:val="ListParagraph"/>
              <w:numPr>
                <w:ilvl w:val="0"/>
                <w:numId w:val="6"/>
              </w:numPr>
              <w:spacing w:after="160" w:line="259" w:lineRule="auto"/>
              <w:rPr>
                <w:cs/>
              </w:rPr>
            </w:pPr>
            <w:r w:rsidRPr="00F411C7">
              <w:rPr>
                <w:rFonts w:cs="Angsana New"/>
                <w:cs/>
              </w:rPr>
              <w:t xml:space="preserve">ให้ทำการเคลียร์ค่า </w:t>
            </w:r>
            <w:r w:rsidRPr="00F411C7">
              <w:rPr>
                <w:rFonts w:hint="cs" w:cs="Angsana New"/>
                <w:cs/>
              </w:rPr>
              <w:t xml:space="preserve">และ </w:t>
            </w:r>
            <w:r w:rsidRPr="00F411C7">
              <w:rPr>
                <w:rFonts w:cs="CordiaUPC"/>
              </w:rPr>
              <w:t>Invisible</w:t>
            </w:r>
            <w:r w:rsidRPr="00F411C7">
              <w:rPr>
                <w:rFonts w:cs="CordiaUPC"/>
                <w:szCs w:val="36"/>
              </w:rPr>
              <w:t xml:space="preserve"> Detail Section</w:t>
            </w:r>
          </w:p>
        </w:tc>
      </w:tr>
      <w:tr w:rsidRPr="008979A8" w:rsidR="006B5C8B" w:rsidTr="0055648C" w14:paraId="25EC5451" w14:textId="77777777">
        <w:tc>
          <w:tcPr>
            <w:tcW w:w="1026" w:type="pct"/>
          </w:tcPr>
          <w:p w:rsidR="006B5C8B" w:rsidP="006B5C8B" w:rsidRDefault="006B5C8B" w14:paraId="5E274284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ปุ่ม </w:t>
            </w:r>
            <w:r>
              <w:rPr>
                <w:rFonts w:cs="CordiaUPC"/>
              </w:rPr>
              <w:t>Cancel</w:t>
            </w:r>
          </w:p>
        </w:tc>
        <w:tc>
          <w:tcPr>
            <w:tcW w:w="900" w:type="pct"/>
          </w:tcPr>
          <w:p w:rsidR="006B5C8B" w:rsidP="006B5C8B" w:rsidRDefault="006B5C8B" w14:paraId="232FAC34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Button</w:t>
            </w:r>
          </w:p>
        </w:tc>
        <w:tc>
          <w:tcPr>
            <w:tcW w:w="3074" w:type="pct"/>
          </w:tcPr>
          <w:p w:rsidR="006B5C8B" w:rsidP="006B5C8B" w:rsidRDefault="006B5C8B" w14:paraId="76EE1018" w14:textId="77777777">
            <w:pPr>
              <w:rPr>
                <w:rFonts w:cs="CordiaUPC"/>
                <w:cs/>
              </w:rPr>
            </w:pPr>
            <w:r>
              <w:rPr>
                <w:rFonts w:hint="cs"/>
                <w:cs/>
              </w:rPr>
              <w:t xml:space="preserve">ให้ทำการเคลียร์ค่าใน </w:t>
            </w:r>
            <w:r>
              <w:t>Detail Section</w:t>
            </w:r>
            <w:r>
              <w:rPr>
                <w:rFonts w:hint="cs"/>
                <w:cs/>
              </w:rPr>
              <w:t xml:space="preserve"> และทำการ </w:t>
            </w:r>
            <w:r>
              <w:t>Invisible Detail Section</w:t>
            </w:r>
          </w:p>
        </w:tc>
      </w:tr>
      <w:tr w:rsidRPr="008979A8" w:rsidR="006B5C8B" w:rsidTr="0055648C" w14:paraId="14596A3E" w14:textId="77777777">
        <w:tc>
          <w:tcPr>
            <w:tcW w:w="5000" w:type="pct"/>
            <w:gridSpan w:val="3"/>
            <w:shd w:val="clear" w:color="auto" w:fill="C2D69B" w:themeFill="accent3" w:themeFillTint="99"/>
          </w:tcPr>
          <w:p w:rsidR="006B5C8B" w:rsidP="006B5C8B" w:rsidRDefault="006B5C8B" w14:paraId="766B7AF8" w14:textId="77777777">
            <w:pPr>
              <w:pStyle w:val="HeaderTable"/>
              <w:rPr>
                <w:rtl/>
                <w:cs/>
              </w:rPr>
            </w:pPr>
            <w:r>
              <w:t>End Detail Section</w:t>
            </w:r>
          </w:p>
        </w:tc>
      </w:tr>
    </w:tbl>
    <w:p w:rsidRPr="008979A8" w:rsidR="00CB2E7A" w:rsidP="00BB3F68" w:rsidRDefault="00CB2E7A" w14:paraId="454D8099" w14:textId="77777777">
      <w:pPr>
        <w:pStyle w:val="Heading3"/>
        <w:numPr>
          <w:ilvl w:val="0"/>
          <w:numId w:val="69"/>
        </w:numPr>
        <w:rPr>
          <w:rFonts w:ascii="CordiaUPC" w:hAnsi="CordiaUPC" w:cs="CordiaUPC"/>
          <w:sz w:val="32"/>
          <w:szCs w:val="32"/>
        </w:rPr>
      </w:pPr>
      <w:r w:rsidRPr="008979A8">
        <w:rPr>
          <w:rFonts w:ascii="CordiaUPC" w:hAnsi="CordiaUPC" w:cs="CordiaUPC"/>
          <w:sz w:val="32"/>
          <w:szCs w:val="32"/>
        </w:rPr>
        <w:t>Script Validation</w:t>
      </w:r>
    </w:p>
    <w:tbl>
      <w:tblPr>
        <w:tblW w:w="4938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386"/>
        <w:gridCol w:w="2899"/>
        <w:gridCol w:w="3314"/>
        <w:gridCol w:w="1305"/>
      </w:tblGrid>
      <w:tr w:rsidRPr="008979A8" w:rsidR="00CB2E7A" w:rsidTr="0055648C" w14:paraId="334D8C42" w14:textId="77777777">
        <w:trPr>
          <w:cantSplit/>
          <w:tblHeader/>
        </w:trPr>
        <w:tc>
          <w:tcPr>
            <w:tcW w:w="778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CB2E7A" w:rsidP="0055648C" w:rsidRDefault="00CB2E7A" w14:paraId="494B50A3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Error Code</w:t>
            </w:r>
          </w:p>
        </w:tc>
        <w:tc>
          <w:tcPr>
            <w:tcW w:w="1628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CB2E7A" w:rsidP="0055648C" w:rsidRDefault="00CB2E7A" w14:paraId="69615BFF" w14:textId="77777777">
            <w:pPr>
              <w:rPr>
                <w:rFonts w:cs="CordiaUPC"/>
                <w:b/>
                <w:bCs/>
              </w:rPr>
            </w:pPr>
            <w:r>
              <w:rPr>
                <w:rFonts w:cs="CordiaUPC"/>
                <w:b/>
                <w:bCs/>
              </w:rPr>
              <w:t xml:space="preserve">Error Message </w:t>
            </w:r>
          </w:p>
        </w:tc>
        <w:tc>
          <w:tcPr>
            <w:tcW w:w="1861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CB2E7A" w:rsidP="0055648C" w:rsidRDefault="00CB2E7A" w14:paraId="57133D39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Logic</w:t>
            </w:r>
          </w:p>
        </w:tc>
        <w:tc>
          <w:tcPr>
            <w:tcW w:w="733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CB2E7A" w:rsidP="0055648C" w:rsidRDefault="00CB2E7A" w14:paraId="182089A7" w14:textId="77777777">
            <w:pPr>
              <w:rPr>
                <w:rFonts w:cs="CordiaUPC"/>
                <w:b/>
                <w:bCs/>
              </w:rPr>
            </w:pPr>
            <w:r>
              <w:rPr>
                <w:rFonts w:cs="CordiaUPC"/>
                <w:b/>
                <w:bCs/>
              </w:rPr>
              <w:t>Submit Call</w:t>
            </w:r>
          </w:p>
        </w:tc>
      </w:tr>
      <w:tr w:rsidR="00CB2E7A" w:rsidTr="0055648C" w14:paraId="531ADDE3" w14:textId="77777777">
        <w:tc>
          <w:tcPr>
            <w:tcW w:w="778" w:type="pct"/>
          </w:tcPr>
          <w:p w:rsidRPr="00792590" w:rsidR="00CB2E7A" w:rsidP="0055648C" w:rsidRDefault="00CB2E7A" w14:paraId="410A897B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>00004</w:t>
            </w:r>
          </w:p>
        </w:tc>
        <w:tc>
          <w:tcPr>
            <w:tcW w:w="1628" w:type="pct"/>
          </w:tcPr>
          <w:p w:rsidRPr="00E02D8D" w:rsidR="00CB2E7A" w:rsidP="004A3C0F" w:rsidRDefault="00CB2E7A" w14:paraId="4C4914CA" w14:textId="536B8FE3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On VDO Call Rating, </w:t>
            </w:r>
            <w:r w:rsidRPr="00622722">
              <w:rPr>
                <w:rFonts w:cs="CordiaUPC"/>
              </w:rPr>
              <w:t>Price Type Pattern</w:t>
            </w:r>
            <w:r w:rsidRPr="00D151BA">
              <w:rPr>
                <w:rFonts w:cs="CordiaUPC"/>
              </w:rPr>
              <w:t xml:space="preserve"> is required</w:t>
            </w:r>
            <w:r>
              <w:rPr>
                <w:rFonts w:cs="CordiaUPC"/>
              </w:rPr>
              <w:t xml:space="preserve"> when Product Class is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Main</w:t>
            </w:r>
            <w:r>
              <w:rPr>
                <w:rFonts w:cs="Angsana New"/>
                <w:cs/>
              </w:rPr>
              <w:t>”.</w:t>
            </w:r>
          </w:p>
        </w:tc>
        <w:tc>
          <w:tcPr>
            <w:tcW w:w="1861" w:type="pct"/>
          </w:tcPr>
          <w:p w:rsidR="00CB2E7A" w:rsidP="00A64494" w:rsidRDefault="00CB2E7A" w14:paraId="2AAF72CF" w14:textId="607BDA98">
            <w:pPr>
              <w:pStyle w:val="NoSpacing"/>
              <w:spacing w:after="240"/>
              <w:rPr>
                <w:rFonts w:ascii="CordiaUPC" w:hAnsi="CordiaUPC"/>
                <w:sz w:val="28"/>
              </w:rPr>
            </w:pPr>
            <w:r>
              <w:rPr>
                <w:rFonts w:hint="cs" w:ascii="CordiaUPC" w:hAnsi="CordiaUPC"/>
                <w:sz w:val="28"/>
                <w:cs/>
              </w:rPr>
              <w:t>ถ้า</w:t>
            </w:r>
            <w:r w:rsidRPr="00734543">
              <w:rPr>
                <w:rFonts w:hint="cs" w:ascii="CordiaUPC" w:hAnsi="CordiaUPC"/>
                <w:sz w:val="28"/>
                <w:cs/>
              </w:rPr>
              <w:t xml:space="preserve"> </w:t>
            </w:r>
            <w:r w:rsidR="0018442F">
              <w:rPr>
                <w:rFonts w:ascii="CordiaUPC" w:hAnsi="CordiaUPC"/>
                <w:sz w:val="28"/>
              </w:rPr>
              <w:t xml:space="preserve">Product Class </w:t>
            </w:r>
            <w:r w:rsidR="0018442F">
              <w:rPr>
                <w:rFonts w:hint="cs" w:ascii="CordiaUPC" w:hAnsi="CordiaUPC"/>
                <w:sz w:val="28"/>
                <w:cs/>
              </w:rPr>
              <w:t xml:space="preserve">มีค่าเป็น </w:t>
            </w:r>
            <w:r w:rsidR="0018442F">
              <w:rPr>
                <w:rFonts w:ascii="CordiaUPC" w:hAnsi="CordiaUPC" w:cs="Angsana New"/>
                <w:sz w:val="28"/>
                <w:cs/>
              </w:rPr>
              <w:t>“</w:t>
            </w:r>
            <w:r w:rsidR="0018442F">
              <w:rPr>
                <w:rFonts w:ascii="CordiaUPC" w:hAnsi="CordiaUPC"/>
                <w:sz w:val="28"/>
              </w:rPr>
              <w:t>Main</w:t>
            </w:r>
            <w:r w:rsidR="0018442F">
              <w:rPr>
                <w:rFonts w:ascii="CordiaUPC" w:hAnsi="CordiaUPC" w:cs="Angsana New"/>
                <w:sz w:val="28"/>
                <w:cs/>
              </w:rPr>
              <w:t xml:space="preserve">” </w:t>
            </w:r>
            <w:r>
              <w:rPr>
                <w:rFonts w:hint="cs" w:ascii="CordiaUPC" w:hAnsi="CordiaUPC"/>
                <w:sz w:val="28"/>
                <w:cs/>
              </w:rPr>
              <w:t xml:space="preserve">ดังนั้น </w:t>
            </w:r>
            <w:r w:rsidRPr="00143329">
              <w:rPr>
                <w:rFonts w:ascii="CordiaUPC" w:hAnsi="CordiaUPC"/>
                <w:sz w:val="28"/>
              </w:rPr>
              <w:t>Price Type Pattern</w:t>
            </w:r>
            <w:r w:rsidRPr="00143329">
              <w:rPr>
                <w:rFonts w:ascii="CordiaUPC" w:hAnsi="CordiaUPC"/>
                <w:sz w:val="28"/>
                <w:cs/>
              </w:rPr>
              <w:t xml:space="preserve"> เป็น </w:t>
            </w:r>
            <w:r w:rsidRPr="00143329">
              <w:rPr>
                <w:rFonts w:ascii="CordiaUPC" w:hAnsi="CordiaUPC"/>
                <w:sz w:val="28"/>
              </w:rPr>
              <w:t>Mandatory</w:t>
            </w:r>
            <w:r>
              <w:rPr>
                <w:rFonts w:hint="cs" w:ascii="CordiaUPC" w:hAnsi="CordiaUPC"/>
                <w:sz w:val="28"/>
                <w:cs/>
              </w:rPr>
              <w:t xml:space="preserve"> </w:t>
            </w:r>
          </w:p>
          <w:p w:rsidRPr="00647EE7" w:rsidR="00CB2E7A" w:rsidP="0055648C" w:rsidRDefault="003542FF" w14:paraId="27D4387B" w14:textId="2640888A">
            <w:pPr>
              <w:pStyle w:val="NoSpacing"/>
              <w:rPr>
                <w:cs/>
              </w:rPr>
            </w:pPr>
            <w:r>
              <w:rPr>
                <w:rFonts w:hint="cs" w:ascii="CordiaUPC" w:hAnsi="CordiaUPC"/>
                <w:sz w:val="28"/>
                <w:cs/>
              </w:rPr>
              <w:t xml:space="preserve">หมายเหตุ เฉพาะเคสไม่ใช่ของ </w:t>
            </w:r>
            <w:r>
              <w:rPr>
                <w:rFonts w:ascii="CordiaUPC" w:hAnsi="CordiaUPC"/>
                <w:sz w:val="28"/>
              </w:rPr>
              <w:t xml:space="preserve">customerType </w:t>
            </w:r>
            <w:r>
              <w:rPr>
                <w:rFonts w:ascii="CordiaUPC" w:hAnsi="CordiaUPC" w:cs="Angsana New"/>
                <w:sz w:val="28"/>
                <w:cs/>
              </w:rPr>
              <w:t>= “</w:t>
            </w:r>
            <w:r>
              <w:rPr>
                <w:rFonts w:ascii="CordiaUPC" w:hAnsi="CordiaUPC"/>
                <w:sz w:val="28"/>
              </w:rPr>
              <w:t>Pre</w:t>
            </w:r>
            <w:r>
              <w:rPr>
                <w:rFonts w:ascii="CordiaUPC" w:hAnsi="CordiaUPC" w:cs="Angsana New"/>
                <w:sz w:val="28"/>
                <w:cs/>
              </w:rPr>
              <w:t>-</w:t>
            </w:r>
            <w:r>
              <w:rPr>
                <w:rFonts w:ascii="CordiaUPC" w:hAnsi="CordiaUPC"/>
                <w:sz w:val="28"/>
              </w:rPr>
              <w:t>paid</w:t>
            </w:r>
            <w:r>
              <w:rPr>
                <w:rFonts w:ascii="CordiaUPC" w:hAnsi="CordiaUPC" w:cs="Angsana New"/>
                <w:sz w:val="28"/>
                <w:cs/>
              </w:rPr>
              <w:t xml:space="preserve">” </w:t>
            </w:r>
            <w:r>
              <w:rPr>
                <w:rFonts w:hint="cs" w:ascii="CordiaUPC" w:hAnsi="CordiaUPC"/>
                <w:sz w:val="28"/>
                <w:cs/>
              </w:rPr>
              <w:t xml:space="preserve">และ </w:t>
            </w:r>
            <w:r>
              <w:rPr>
                <w:rFonts w:ascii="CordiaUPC" w:hAnsi="CordiaUPC"/>
                <w:sz w:val="28"/>
              </w:rPr>
              <w:t xml:space="preserve">productClass </w:t>
            </w:r>
            <w:r>
              <w:rPr>
                <w:rFonts w:ascii="CordiaUPC" w:hAnsi="CordiaUPC" w:cs="Angsana New"/>
                <w:sz w:val="28"/>
                <w:cs/>
              </w:rPr>
              <w:t>= “</w:t>
            </w:r>
            <w:r>
              <w:rPr>
                <w:rFonts w:ascii="CordiaUPC" w:hAnsi="CordiaUPC"/>
                <w:sz w:val="28"/>
              </w:rPr>
              <w:t>Main</w:t>
            </w:r>
            <w:r>
              <w:rPr>
                <w:rFonts w:ascii="CordiaUPC" w:hAnsi="CordiaUPC" w:cs="Angsana New"/>
                <w:sz w:val="28"/>
                <w:cs/>
              </w:rPr>
              <w:t>”</w:t>
            </w:r>
          </w:p>
        </w:tc>
        <w:tc>
          <w:tcPr>
            <w:tcW w:w="733" w:type="pct"/>
          </w:tcPr>
          <w:p w:rsidR="00CB2E7A" w:rsidP="0055648C" w:rsidRDefault="00CB2E7A" w14:paraId="138792E4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3542FF" w:rsidTr="0055648C" w14:paraId="2F633430" w14:textId="77777777">
        <w:tc>
          <w:tcPr>
            <w:tcW w:w="778" w:type="pct"/>
          </w:tcPr>
          <w:p w:rsidR="003542FF" w:rsidP="0055648C" w:rsidRDefault="003542FF" w14:paraId="5097F748" w14:textId="014AFA1E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>00004</w:t>
            </w:r>
          </w:p>
        </w:tc>
        <w:tc>
          <w:tcPr>
            <w:tcW w:w="1628" w:type="pct"/>
          </w:tcPr>
          <w:p w:rsidR="003542FF" w:rsidP="004A3C0F" w:rsidRDefault="003542FF" w14:paraId="70F672D9" w14:textId="0F544826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On {1}, On VDO Call Rating, </w:t>
            </w:r>
            <w:r w:rsidRPr="00622722">
              <w:rPr>
                <w:rFonts w:cs="CordiaUPC"/>
              </w:rPr>
              <w:t>Price Type Pattern</w:t>
            </w:r>
            <w:r w:rsidRPr="00D151BA">
              <w:rPr>
                <w:rFonts w:cs="CordiaUPC"/>
              </w:rPr>
              <w:t xml:space="preserve"> is required</w:t>
            </w:r>
            <w:r>
              <w:rPr>
                <w:rFonts w:cs="CordiaUPC"/>
              </w:rPr>
              <w:t xml:space="preserve"> when Product Class is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Main</w:t>
            </w:r>
            <w:r>
              <w:rPr>
                <w:rFonts w:cs="Angsana New"/>
                <w:cs/>
              </w:rPr>
              <w:t>”.</w:t>
            </w:r>
          </w:p>
        </w:tc>
        <w:tc>
          <w:tcPr>
            <w:tcW w:w="1861" w:type="pct"/>
          </w:tcPr>
          <w:p w:rsidR="003542FF" w:rsidP="003542FF" w:rsidRDefault="003542FF" w14:paraId="60F4B708" w14:textId="77777777">
            <w:pPr>
              <w:pStyle w:val="NoSpacing"/>
              <w:spacing w:after="240"/>
              <w:rPr>
                <w:rFonts w:ascii="CordiaUPC" w:hAnsi="CordiaUPC"/>
                <w:sz w:val="28"/>
              </w:rPr>
            </w:pPr>
            <w:r>
              <w:rPr>
                <w:rFonts w:hint="cs" w:ascii="CordiaUPC" w:hAnsi="CordiaUPC"/>
                <w:sz w:val="28"/>
                <w:cs/>
              </w:rPr>
              <w:t>ถ้า</w:t>
            </w:r>
            <w:r w:rsidRPr="00734543">
              <w:rPr>
                <w:rFonts w:hint="cs" w:ascii="CordiaUPC" w:hAnsi="CordiaUPC"/>
                <w:sz w:val="28"/>
                <w:cs/>
              </w:rPr>
              <w:t xml:space="preserve"> </w:t>
            </w:r>
            <w:r>
              <w:rPr>
                <w:rFonts w:ascii="CordiaUPC" w:hAnsi="CordiaUPC"/>
                <w:sz w:val="28"/>
              </w:rPr>
              <w:t xml:space="preserve">Product Class </w:t>
            </w:r>
            <w:r>
              <w:rPr>
                <w:rFonts w:hint="cs" w:ascii="CordiaUPC" w:hAnsi="CordiaUPC"/>
                <w:sz w:val="28"/>
                <w:cs/>
              </w:rPr>
              <w:t xml:space="preserve">มีค่าเป็น </w:t>
            </w:r>
            <w:r>
              <w:rPr>
                <w:rFonts w:ascii="CordiaUPC" w:hAnsi="CordiaUPC" w:cs="Angsana New"/>
                <w:sz w:val="28"/>
                <w:cs/>
              </w:rPr>
              <w:t>“</w:t>
            </w:r>
            <w:r>
              <w:rPr>
                <w:rFonts w:ascii="CordiaUPC" w:hAnsi="CordiaUPC"/>
                <w:sz w:val="28"/>
              </w:rPr>
              <w:t>Main</w:t>
            </w:r>
            <w:r>
              <w:rPr>
                <w:rFonts w:ascii="CordiaUPC" w:hAnsi="CordiaUPC" w:cs="Angsana New"/>
                <w:sz w:val="28"/>
                <w:cs/>
              </w:rPr>
              <w:t xml:space="preserve">” </w:t>
            </w:r>
            <w:r>
              <w:rPr>
                <w:rFonts w:hint="cs" w:ascii="CordiaUPC" w:hAnsi="CordiaUPC"/>
                <w:sz w:val="28"/>
                <w:cs/>
              </w:rPr>
              <w:t xml:space="preserve">ดังนั้น </w:t>
            </w:r>
            <w:r w:rsidRPr="00143329">
              <w:rPr>
                <w:rFonts w:ascii="CordiaUPC" w:hAnsi="CordiaUPC"/>
                <w:sz w:val="28"/>
              </w:rPr>
              <w:t>Price Type Pattern</w:t>
            </w:r>
            <w:r w:rsidRPr="00143329">
              <w:rPr>
                <w:rFonts w:ascii="CordiaUPC" w:hAnsi="CordiaUPC"/>
                <w:sz w:val="28"/>
                <w:cs/>
              </w:rPr>
              <w:t xml:space="preserve"> เป็น </w:t>
            </w:r>
            <w:r w:rsidRPr="00143329">
              <w:rPr>
                <w:rFonts w:ascii="CordiaUPC" w:hAnsi="CordiaUPC"/>
                <w:sz w:val="28"/>
              </w:rPr>
              <w:t>Mandatory</w:t>
            </w:r>
            <w:r>
              <w:rPr>
                <w:rFonts w:hint="cs" w:ascii="CordiaUPC" w:hAnsi="CordiaUPC"/>
                <w:sz w:val="28"/>
                <w:cs/>
              </w:rPr>
              <w:t xml:space="preserve"> </w:t>
            </w:r>
          </w:p>
          <w:p w:rsidR="003542FF" w:rsidP="003542FF" w:rsidRDefault="003542FF" w14:paraId="0D84ABC1" w14:textId="77777777">
            <w:pPr>
              <w:pStyle w:val="NoSpacing"/>
              <w:spacing w:after="240"/>
              <w:rPr>
                <w:rFonts w:ascii="CordiaUPC" w:hAnsi="CordiaUPC"/>
                <w:sz w:val="28"/>
              </w:rPr>
            </w:pPr>
            <w:r>
              <w:rPr>
                <w:rFonts w:hint="cs" w:ascii="CordiaUPC" w:hAnsi="CordiaUPC"/>
                <w:sz w:val="28"/>
                <w:cs/>
              </w:rPr>
              <w:t xml:space="preserve">หมายเหตุ เฉพาะเคส </w:t>
            </w:r>
            <w:r>
              <w:rPr>
                <w:rFonts w:ascii="CordiaUPC" w:hAnsi="CordiaUPC"/>
                <w:sz w:val="28"/>
              </w:rPr>
              <w:t xml:space="preserve">customerType </w:t>
            </w:r>
            <w:r>
              <w:rPr>
                <w:rFonts w:ascii="CordiaUPC" w:hAnsi="CordiaUPC" w:cs="Angsana New"/>
                <w:sz w:val="28"/>
                <w:cs/>
              </w:rPr>
              <w:t>= “</w:t>
            </w:r>
            <w:r>
              <w:rPr>
                <w:rFonts w:ascii="CordiaUPC" w:hAnsi="CordiaUPC"/>
                <w:sz w:val="28"/>
              </w:rPr>
              <w:t>Pre</w:t>
            </w:r>
            <w:r>
              <w:rPr>
                <w:rFonts w:ascii="CordiaUPC" w:hAnsi="CordiaUPC" w:cs="Angsana New"/>
                <w:sz w:val="28"/>
                <w:cs/>
              </w:rPr>
              <w:t>-</w:t>
            </w:r>
            <w:r>
              <w:rPr>
                <w:rFonts w:ascii="CordiaUPC" w:hAnsi="CordiaUPC"/>
                <w:sz w:val="28"/>
              </w:rPr>
              <w:t>paid</w:t>
            </w:r>
            <w:r>
              <w:rPr>
                <w:rFonts w:ascii="CordiaUPC" w:hAnsi="CordiaUPC" w:cs="Angsana New"/>
                <w:sz w:val="28"/>
                <w:cs/>
              </w:rPr>
              <w:t xml:space="preserve">” </w:t>
            </w:r>
            <w:r>
              <w:rPr>
                <w:rFonts w:hint="cs" w:ascii="CordiaUPC" w:hAnsi="CordiaUPC"/>
                <w:sz w:val="28"/>
                <w:cs/>
              </w:rPr>
              <w:t xml:space="preserve">และ </w:t>
            </w:r>
            <w:r>
              <w:rPr>
                <w:rFonts w:ascii="CordiaUPC" w:hAnsi="CordiaUPC"/>
                <w:sz w:val="28"/>
              </w:rPr>
              <w:t xml:space="preserve">productClass </w:t>
            </w:r>
            <w:r>
              <w:rPr>
                <w:rFonts w:ascii="CordiaUPC" w:hAnsi="CordiaUPC" w:cs="Angsana New"/>
                <w:sz w:val="28"/>
                <w:cs/>
              </w:rPr>
              <w:t>= “</w:t>
            </w:r>
            <w:r>
              <w:rPr>
                <w:rFonts w:ascii="CordiaUPC" w:hAnsi="CordiaUPC"/>
                <w:sz w:val="28"/>
              </w:rPr>
              <w:t>Main</w:t>
            </w:r>
            <w:r>
              <w:rPr>
                <w:rFonts w:ascii="CordiaUPC" w:hAnsi="CordiaUPC" w:cs="Angsana New"/>
                <w:sz w:val="28"/>
                <w:cs/>
              </w:rPr>
              <w:t>”</w:t>
            </w:r>
            <w:r>
              <w:rPr>
                <w:rFonts w:hint="cs" w:ascii="CordiaUPC" w:hAnsi="CordiaUPC"/>
                <w:sz w:val="28"/>
                <w:cs/>
              </w:rPr>
              <w:t xml:space="preserve"> และโดย </w:t>
            </w:r>
            <w:r>
              <w:rPr>
                <w:rFonts w:ascii="CordiaUPC" w:hAnsi="CordiaUPC"/>
                <w:sz w:val="28"/>
              </w:rPr>
              <w:t xml:space="preserve">Validate </w:t>
            </w:r>
            <w:r>
              <w:rPr>
                <w:rFonts w:hint="cs" w:ascii="CordiaUPC" w:hAnsi="CordiaUPC"/>
                <w:sz w:val="28"/>
                <w:cs/>
              </w:rPr>
              <w:t xml:space="preserve">แยกแต่ละ </w:t>
            </w:r>
            <w:r>
              <w:rPr>
                <w:rFonts w:ascii="CordiaUPC" w:hAnsi="CordiaUPC"/>
                <w:sz w:val="28"/>
              </w:rPr>
              <w:t>deductType</w:t>
            </w:r>
          </w:p>
          <w:p w:rsidR="003542FF" w:rsidP="003542FF" w:rsidRDefault="003542FF" w14:paraId="39A0EC0A" w14:textId="35BDCEB3">
            <w:pPr>
              <w:pStyle w:val="NoSpacing"/>
              <w:spacing w:after="240"/>
              <w:rPr>
                <w:rFonts w:ascii="CordiaUPC" w:hAnsi="CordiaUPC"/>
                <w:sz w:val="28"/>
                <w:cs/>
              </w:rPr>
            </w:pPr>
            <w:r>
              <w:rPr>
                <w:rFonts w:ascii="CordiaUPC" w:hAnsi="CordiaUPC"/>
                <w:sz w:val="28"/>
              </w:rPr>
              <w:t xml:space="preserve">{1} </w:t>
            </w:r>
            <w:r>
              <w:rPr>
                <w:rFonts w:ascii="CordiaUPC" w:hAnsi="CordiaUPC" w:cs="Angsana New"/>
                <w:sz w:val="28"/>
                <w:cs/>
              </w:rPr>
              <w:t xml:space="preserve">= </w:t>
            </w:r>
            <w:r>
              <w:rPr>
                <w:rFonts w:ascii="CordiaUPC" w:hAnsi="CordiaUPC"/>
                <w:sz w:val="28"/>
              </w:rPr>
              <w:t>deductType</w:t>
            </w:r>
          </w:p>
        </w:tc>
        <w:tc>
          <w:tcPr>
            <w:tcW w:w="733" w:type="pct"/>
          </w:tcPr>
          <w:p w:rsidR="003542FF" w:rsidP="0055648C" w:rsidRDefault="003542FF" w14:paraId="6D8C0330" w14:textId="5B2076F3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3542FF" w:rsidTr="0055648C" w14:paraId="18BB2C49" w14:textId="77777777">
        <w:tc>
          <w:tcPr>
            <w:tcW w:w="778" w:type="pct"/>
          </w:tcPr>
          <w:p w:rsidR="003542FF" w:rsidP="0055648C" w:rsidRDefault="003542FF" w14:paraId="48BF3BFC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 w:rsidRPr="00D17863">
              <w:rPr>
                <w:rFonts w:ascii="CordiaUPC" w:hAnsi="CordiaUPC" w:cs="CordiaUPC"/>
                <w:sz w:val="28"/>
                <w:szCs w:val="28"/>
                <w:lang w:bidi="th-TH"/>
              </w:rPr>
              <w:t>00028</w:t>
            </w:r>
          </w:p>
        </w:tc>
        <w:tc>
          <w:tcPr>
            <w:tcW w:w="1628" w:type="pct"/>
          </w:tcPr>
          <w:p w:rsidRPr="00D151BA" w:rsidR="003542FF" w:rsidP="0018442F" w:rsidRDefault="003542FF" w14:paraId="6B6D0950" w14:textId="62BAFCEA">
            <w:pPr>
              <w:rPr>
                <w:rFonts w:cs="CordiaUPC"/>
              </w:rPr>
            </w:pPr>
            <w:r>
              <w:t xml:space="preserve">At least one rows on </w:t>
            </w:r>
            <w:r>
              <w:rPr>
                <w:rFonts w:cs="CordiaUPC"/>
              </w:rPr>
              <w:t>VDO Call</w:t>
            </w:r>
            <w:r>
              <w:rPr>
                <w:rFonts w:cs="Angsana New"/>
                <w:cs/>
              </w:rPr>
              <w:t xml:space="preserve"> </w:t>
            </w:r>
            <w:r>
              <w:t>Rating Table, Day of Week must not be</w:t>
            </w:r>
            <w:r w:rsidRPr="006F184C">
              <w:rPr>
                <w:rFonts w:cs="Angsana New"/>
                <w:cs/>
              </w:rPr>
              <w:t xml:space="preserve"> “</w:t>
            </w:r>
            <w:r w:rsidRPr="00436A70">
              <w:t>Everyday</w:t>
            </w:r>
            <w:r w:rsidRPr="006F184C">
              <w:rPr>
                <w:rFonts w:cs="Angsana New"/>
                <w:cs/>
              </w:rPr>
              <w:t>”</w:t>
            </w:r>
            <w:r>
              <w:t xml:space="preserve"> when Price Type Pattern is </w:t>
            </w:r>
            <w:r w:rsidRPr="00436A70">
              <w:rPr>
                <w:rFonts w:cs="Angsana New"/>
                <w:cs/>
              </w:rPr>
              <w:t>“</w:t>
            </w:r>
            <w:r w:rsidRPr="00436A70">
              <w:t xml:space="preserve">Buffet </w:t>
            </w:r>
            <w:r>
              <w:t>Special</w:t>
            </w:r>
            <w:r w:rsidRPr="00436A70">
              <w:rPr>
                <w:rFonts w:cs="Angsana New"/>
                <w:cs/>
              </w:rPr>
              <w:t>(</w:t>
            </w:r>
            <w:r w:rsidRPr="00436A70">
              <w:t>Peak</w:t>
            </w:r>
            <w:r w:rsidRPr="00436A70">
              <w:rPr>
                <w:rFonts w:cs="Angsana New"/>
                <w:cs/>
              </w:rPr>
              <w:t>/</w:t>
            </w:r>
            <w:r w:rsidRPr="00436A70">
              <w:t>Off Peak</w:t>
            </w:r>
            <w:r>
              <w:t xml:space="preserve"> Special</w:t>
            </w:r>
            <w:r w:rsidRPr="00436A70">
              <w:rPr>
                <w:rFonts w:cs="Angsana New"/>
                <w:cs/>
              </w:rPr>
              <w:t>)”</w:t>
            </w:r>
          </w:p>
        </w:tc>
        <w:tc>
          <w:tcPr>
            <w:tcW w:w="1861" w:type="pct"/>
          </w:tcPr>
          <w:p w:rsidR="003542FF" w:rsidP="0055648C" w:rsidRDefault="003542FF" w14:paraId="510B28F0" w14:textId="77777777">
            <w:r>
              <w:rPr>
                <w:rFonts w:hint="cs"/>
                <w:cs/>
              </w:rPr>
              <w:t xml:space="preserve">ถ้า </w:t>
            </w:r>
            <w:r>
              <w:t xml:space="preserve">PriceTypePattern </w:t>
            </w:r>
            <w:r>
              <w:rPr>
                <w:rFonts w:hint="cs"/>
                <w:cs/>
              </w:rPr>
              <w:t xml:space="preserve">มีค่าเท่ากับ </w:t>
            </w:r>
            <w:r>
              <w:rPr>
                <w:rFonts w:cs="Angsana New"/>
                <w:cs/>
              </w:rPr>
              <w:t>“</w:t>
            </w:r>
            <w:r>
              <w:t xml:space="preserve">Buffet Special </w:t>
            </w:r>
            <w:r>
              <w:rPr>
                <w:rFonts w:cs="Angsana New"/>
                <w:cs/>
              </w:rPr>
              <w:t>(</w:t>
            </w:r>
            <w:r>
              <w:t>Peak</w:t>
            </w:r>
            <w:r>
              <w:rPr>
                <w:rFonts w:cs="Angsana New"/>
                <w:cs/>
              </w:rPr>
              <w:t>/</w:t>
            </w:r>
            <w:r>
              <w:t>Off Peak Special</w:t>
            </w:r>
            <w:r>
              <w:rPr>
                <w:rFonts w:cs="Angsana New"/>
                <w:cs/>
              </w:rPr>
              <w:t xml:space="preserve">)” </w:t>
            </w:r>
          </w:p>
          <w:p w:rsidR="003542FF" w:rsidP="00A64494" w:rsidRDefault="003542FF" w14:paraId="0A278C18" w14:textId="77777777">
            <w:pPr>
              <w:pStyle w:val="NoSpacing"/>
              <w:spacing w:after="240"/>
              <w:rPr>
                <w:rFonts w:ascii="CordiaUPC" w:hAnsi="CordiaUPC" w:cs="CordiaUPC"/>
                <w:sz w:val="28"/>
              </w:rPr>
            </w:pPr>
            <w:r w:rsidRPr="00622722">
              <w:rPr>
                <w:rFonts w:ascii="CordiaUPC" w:hAnsi="CordiaUPC"/>
                <w:sz w:val="28"/>
                <w:cs/>
              </w:rPr>
              <w:t xml:space="preserve">ดังนั้น ค่า </w:t>
            </w:r>
            <w:r w:rsidRPr="00622722">
              <w:rPr>
                <w:rFonts w:ascii="CordiaUPC" w:hAnsi="CordiaUPC"/>
                <w:sz w:val="28"/>
              </w:rPr>
              <w:t xml:space="preserve">DayOfWeek </w:t>
            </w:r>
            <w:r w:rsidRPr="00622722">
              <w:rPr>
                <w:rFonts w:ascii="CordiaUPC" w:hAnsi="CordiaUPC"/>
                <w:sz w:val="28"/>
                <w:cs/>
              </w:rPr>
              <w:t xml:space="preserve">ภายใน </w:t>
            </w:r>
            <w:r w:rsidRPr="00622722">
              <w:rPr>
                <w:rFonts w:ascii="CordiaUPC" w:hAnsi="CordiaUPC"/>
                <w:sz w:val="28"/>
              </w:rPr>
              <w:t xml:space="preserve">Voice Rating Table </w:t>
            </w:r>
            <w:r w:rsidRPr="00622722">
              <w:rPr>
                <w:rFonts w:ascii="CordiaUPC" w:hAnsi="CordiaUPC"/>
                <w:sz w:val="28"/>
                <w:cs/>
              </w:rPr>
              <w:t xml:space="preserve">อย่างน้อย </w:t>
            </w:r>
            <w:r w:rsidRPr="00622722">
              <w:rPr>
                <w:rFonts w:ascii="CordiaUPC" w:hAnsi="CordiaUPC"/>
                <w:sz w:val="28"/>
              </w:rPr>
              <w:t xml:space="preserve">1 Rows </w:t>
            </w:r>
            <w:r w:rsidRPr="00622722">
              <w:rPr>
                <w:rFonts w:ascii="CordiaUPC" w:hAnsi="CordiaUPC"/>
                <w:sz w:val="28"/>
                <w:cs/>
              </w:rPr>
              <w:t xml:space="preserve">จะต้องมีค่าที่ไม่ใช่ </w:t>
            </w:r>
            <w:r w:rsidRPr="00622722">
              <w:rPr>
                <w:rFonts w:ascii="CordiaUPC" w:hAnsi="CordiaUPC" w:cs="Angsana New"/>
                <w:sz w:val="28"/>
                <w:cs/>
              </w:rPr>
              <w:t>“</w:t>
            </w:r>
            <w:r w:rsidRPr="00622722">
              <w:rPr>
                <w:rFonts w:ascii="CordiaUPC" w:hAnsi="CordiaUPC"/>
                <w:sz w:val="28"/>
              </w:rPr>
              <w:t>Everyday</w:t>
            </w:r>
            <w:r w:rsidRPr="00622722">
              <w:rPr>
                <w:rFonts w:ascii="CordiaUPC" w:hAnsi="CordiaUPC" w:cs="Angsana New"/>
                <w:sz w:val="28"/>
                <w:cs/>
              </w:rPr>
              <w:t>”</w:t>
            </w:r>
          </w:p>
          <w:p w:rsidRPr="00D151BA" w:rsidR="003542FF" w:rsidP="0055648C" w:rsidRDefault="003542FF" w14:paraId="342E682A" w14:textId="2A362F64">
            <w:pPr>
              <w:pStyle w:val="NoSpacing"/>
              <w:rPr>
                <w:rFonts w:ascii="CordiaUPC" w:hAnsi="CordiaUPC"/>
                <w:sz w:val="28"/>
              </w:rPr>
            </w:pPr>
            <w:r>
              <w:rPr>
                <w:rFonts w:hint="cs" w:ascii="CordiaUPC" w:hAnsi="CordiaUPC"/>
                <w:sz w:val="28"/>
                <w:cs/>
              </w:rPr>
              <w:t xml:space="preserve">หมายเหตุ เฉพาะเคสไม่ใช่ของ </w:t>
            </w:r>
            <w:r>
              <w:rPr>
                <w:rFonts w:ascii="CordiaUPC" w:hAnsi="CordiaUPC"/>
                <w:sz w:val="28"/>
              </w:rPr>
              <w:t xml:space="preserve">customerType </w:t>
            </w:r>
            <w:r>
              <w:rPr>
                <w:rFonts w:ascii="CordiaUPC" w:hAnsi="CordiaUPC" w:cs="Angsana New"/>
                <w:sz w:val="28"/>
                <w:cs/>
              </w:rPr>
              <w:t>= “</w:t>
            </w:r>
            <w:r>
              <w:rPr>
                <w:rFonts w:ascii="CordiaUPC" w:hAnsi="CordiaUPC"/>
                <w:sz w:val="28"/>
              </w:rPr>
              <w:t>Pre</w:t>
            </w:r>
            <w:r>
              <w:rPr>
                <w:rFonts w:ascii="CordiaUPC" w:hAnsi="CordiaUPC" w:cs="Angsana New"/>
                <w:sz w:val="28"/>
                <w:cs/>
              </w:rPr>
              <w:t>-</w:t>
            </w:r>
            <w:r>
              <w:rPr>
                <w:rFonts w:ascii="CordiaUPC" w:hAnsi="CordiaUPC"/>
                <w:sz w:val="28"/>
              </w:rPr>
              <w:t>paid</w:t>
            </w:r>
            <w:r>
              <w:rPr>
                <w:rFonts w:ascii="CordiaUPC" w:hAnsi="CordiaUPC" w:cs="Angsana New"/>
                <w:sz w:val="28"/>
                <w:cs/>
              </w:rPr>
              <w:t xml:space="preserve">” </w:t>
            </w:r>
            <w:r>
              <w:rPr>
                <w:rFonts w:hint="cs" w:ascii="CordiaUPC" w:hAnsi="CordiaUPC"/>
                <w:sz w:val="28"/>
                <w:cs/>
              </w:rPr>
              <w:t xml:space="preserve">และ </w:t>
            </w:r>
            <w:r>
              <w:rPr>
                <w:rFonts w:ascii="CordiaUPC" w:hAnsi="CordiaUPC"/>
                <w:sz w:val="28"/>
              </w:rPr>
              <w:t xml:space="preserve">productClass </w:t>
            </w:r>
            <w:r>
              <w:rPr>
                <w:rFonts w:ascii="CordiaUPC" w:hAnsi="CordiaUPC" w:cs="Angsana New"/>
                <w:sz w:val="28"/>
                <w:cs/>
              </w:rPr>
              <w:t>= “</w:t>
            </w:r>
            <w:r>
              <w:rPr>
                <w:rFonts w:ascii="CordiaUPC" w:hAnsi="CordiaUPC"/>
                <w:sz w:val="28"/>
              </w:rPr>
              <w:t>Main</w:t>
            </w:r>
            <w:r>
              <w:rPr>
                <w:rFonts w:ascii="CordiaUPC" w:hAnsi="CordiaUPC" w:cs="Angsana New"/>
                <w:sz w:val="28"/>
                <w:cs/>
              </w:rPr>
              <w:t>”</w:t>
            </w:r>
          </w:p>
        </w:tc>
        <w:tc>
          <w:tcPr>
            <w:tcW w:w="733" w:type="pct"/>
          </w:tcPr>
          <w:p w:rsidR="003542FF" w:rsidP="0055648C" w:rsidRDefault="003542FF" w14:paraId="735ED917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777D66" w:rsidTr="0055648C" w14:paraId="32D91570" w14:textId="77777777">
        <w:tc>
          <w:tcPr>
            <w:tcW w:w="778" w:type="pct"/>
          </w:tcPr>
          <w:p w:rsidRPr="00D17863" w:rsidR="00777D66" w:rsidP="0055648C" w:rsidRDefault="00777D66" w14:paraId="619512E2" w14:textId="6EF65E3C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 w:rsidRPr="00D17863">
              <w:rPr>
                <w:rFonts w:ascii="CordiaUPC" w:hAnsi="CordiaUPC" w:cs="CordiaUPC"/>
                <w:sz w:val="28"/>
                <w:szCs w:val="28"/>
                <w:lang w:bidi="th-TH"/>
              </w:rPr>
              <w:t>00028</w:t>
            </w:r>
          </w:p>
        </w:tc>
        <w:tc>
          <w:tcPr>
            <w:tcW w:w="1628" w:type="pct"/>
          </w:tcPr>
          <w:p w:rsidR="00777D66" w:rsidP="0018442F" w:rsidRDefault="00BD405D" w14:paraId="2F024ADC" w14:textId="3D34932F">
            <w:r>
              <w:rPr>
                <w:rFonts w:cs="CordiaUPC"/>
              </w:rPr>
              <w:t xml:space="preserve">On {1},  </w:t>
            </w:r>
            <w:r w:rsidR="00777D66">
              <w:t xml:space="preserve">At least one rows on </w:t>
            </w:r>
            <w:r w:rsidR="00777D66">
              <w:rPr>
                <w:rFonts w:cs="CordiaUPC"/>
              </w:rPr>
              <w:t>VDO Call</w:t>
            </w:r>
            <w:r w:rsidR="00777D66">
              <w:rPr>
                <w:rFonts w:cs="Angsana New"/>
                <w:cs/>
              </w:rPr>
              <w:t xml:space="preserve"> </w:t>
            </w:r>
            <w:r w:rsidR="00777D66">
              <w:t>Rating Table, Day of Week must not be</w:t>
            </w:r>
            <w:r w:rsidRPr="006F184C" w:rsidR="00777D66">
              <w:rPr>
                <w:rFonts w:cs="Angsana New"/>
                <w:cs/>
              </w:rPr>
              <w:t xml:space="preserve"> “</w:t>
            </w:r>
            <w:r w:rsidRPr="00436A70" w:rsidR="00777D66">
              <w:t>Everyday</w:t>
            </w:r>
            <w:r w:rsidRPr="006F184C" w:rsidR="00777D66">
              <w:rPr>
                <w:rFonts w:cs="Angsana New"/>
                <w:cs/>
              </w:rPr>
              <w:t>”</w:t>
            </w:r>
            <w:r w:rsidR="00777D66">
              <w:t xml:space="preserve"> when Price Type Pattern is </w:t>
            </w:r>
            <w:r w:rsidRPr="00436A70" w:rsidR="00777D66">
              <w:rPr>
                <w:rFonts w:cs="Angsana New"/>
                <w:cs/>
              </w:rPr>
              <w:t>“</w:t>
            </w:r>
            <w:r w:rsidRPr="00436A70" w:rsidR="00777D66">
              <w:t xml:space="preserve">Buffet </w:t>
            </w:r>
            <w:r w:rsidR="00777D66">
              <w:t>Special</w:t>
            </w:r>
            <w:r w:rsidRPr="00436A70" w:rsidR="00777D66">
              <w:rPr>
                <w:rFonts w:cs="Angsana New"/>
                <w:cs/>
              </w:rPr>
              <w:t>(</w:t>
            </w:r>
            <w:r w:rsidRPr="00436A70" w:rsidR="00777D66">
              <w:t>Peak</w:t>
            </w:r>
            <w:r w:rsidRPr="00436A70" w:rsidR="00777D66">
              <w:rPr>
                <w:rFonts w:cs="Angsana New"/>
                <w:cs/>
              </w:rPr>
              <w:t>/</w:t>
            </w:r>
            <w:r w:rsidRPr="00436A70" w:rsidR="00777D66">
              <w:t>Off Peak</w:t>
            </w:r>
            <w:r w:rsidR="00777D66">
              <w:t xml:space="preserve"> Special</w:t>
            </w:r>
            <w:r w:rsidRPr="00436A70" w:rsidR="00777D66">
              <w:rPr>
                <w:rFonts w:cs="Angsana New"/>
                <w:cs/>
              </w:rPr>
              <w:t>)”</w:t>
            </w:r>
          </w:p>
        </w:tc>
        <w:tc>
          <w:tcPr>
            <w:tcW w:w="1861" w:type="pct"/>
          </w:tcPr>
          <w:p w:rsidR="00777D66" w:rsidP="00777D66" w:rsidRDefault="00777D66" w14:paraId="55DC9C10" w14:textId="77777777">
            <w:r>
              <w:rPr>
                <w:rFonts w:hint="cs"/>
                <w:cs/>
              </w:rPr>
              <w:t xml:space="preserve">ถ้า </w:t>
            </w:r>
            <w:r>
              <w:t xml:space="preserve">PriceTypePattern </w:t>
            </w:r>
            <w:r>
              <w:rPr>
                <w:rFonts w:hint="cs"/>
                <w:cs/>
              </w:rPr>
              <w:t xml:space="preserve">มีค่าเท่ากับ </w:t>
            </w:r>
            <w:r>
              <w:rPr>
                <w:rFonts w:cs="Angsana New"/>
                <w:cs/>
              </w:rPr>
              <w:t>“</w:t>
            </w:r>
            <w:r>
              <w:t xml:space="preserve">Buffet Special </w:t>
            </w:r>
            <w:r>
              <w:rPr>
                <w:rFonts w:cs="Angsana New"/>
                <w:cs/>
              </w:rPr>
              <w:t>(</w:t>
            </w:r>
            <w:r>
              <w:t>Peak</w:t>
            </w:r>
            <w:r>
              <w:rPr>
                <w:rFonts w:cs="Angsana New"/>
                <w:cs/>
              </w:rPr>
              <w:t>/</w:t>
            </w:r>
            <w:r>
              <w:t>Off Peak Special</w:t>
            </w:r>
            <w:r>
              <w:rPr>
                <w:rFonts w:cs="Angsana New"/>
                <w:cs/>
              </w:rPr>
              <w:t xml:space="preserve">)” </w:t>
            </w:r>
          </w:p>
          <w:p w:rsidR="00777D66" w:rsidP="00777D66" w:rsidRDefault="00777D66" w14:paraId="0B5BF6BF" w14:textId="77777777">
            <w:pPr>
              <w:pStyle w:val="NoSpacing"/>
              <w:spacing w:after="240"/>
              <w:rPr>
                <w:rFonts w:ascii="CordiaUPC" w:hAnsi="CordiaUPC" w:cs="CordiaUPC"/>
                <w:sz w:val="28"/>
              </w:rPr>
            </w:pPr>
            <w:r w:rsidRPr="00622722">
              <w:rPr>
                <w:rFonts w:ascii="CordiaUPC" w:hAnsi="CordiaUPC"/>
                <w:sz w:val="28"/>
                <w:cs/>
              </w:rPr>
              <w:t xml:space="preserve">ดังนั้น ค่า </w:t>
            </w:r>
            <w:r w:rsidRPr="00622722">
              <w:rPr>
                <w:rFonts w:ascii="CordiaUPC" w:hAnsi="CordiaUPC"/>
                <w:sz w:val="28"/>
              </w:rPr>
              <w:t xml:space="preserve">DayOfWeek </w:t>
            </w:r>
            <w:r w:rsidRPr="00622722">
              <w:rPr>
                <w:rFonts w:ascii="CordiaUPC" w:hAnsi="CordiaUPC"/>
                <w:sz w:val="28"/>
                <w:cs/>
              </w:rPr>
              <w:t xml:space="preserve">ภายใน </w:t>
            </w:r>
            <w:r w:rsidRPr="00622722">
              <w:rPr>
                <w:rFonts w:ascii="CordiaUPC" w:hAnsi="CordiaUPC"/>
                <w:sz w:val="28"/>
              </w:rPr>
              <w:t xml:space="preserve">Voice Rating Table </w:t>
            </w:r>
            <w:r w:rsidRPr="00622722">
              <w:rPr>
                <w:rFonts w:ascii="CordiaUPC" w:hAnsi="CordiaUPC"/>
                <w:sz w:val="28"/>
                <w:cs/>
              </w:rPr>
              <w:t xml:space="preserve">อย่างน้อย </w:t>
            </w:r>
            <w:r w:rsidRPr="00622722">
              <w:rPr>
                <w:rFonts w:ascii="CordiaUPC" w:hAnsi="CordiaUPC"/>
                <w:sz w:val="28"/>
              </w:rPr>
              <w:t xml:space="preserve">1 Rows </w:t>
            </w:r>
            <w:r w:rsidRPr="00622722">
              <w:rPr>
                <w:rFonts w:ascii="CordiaUPC" w:hAnsi="CordiaUPC"/>
                <w:sz w:val="28"/>
                <w:cs/>
              </w:rPr>
              <w:t xml:space="preserve">จะต้องมีค่าที่ไม่ใช่ </w:t>
            </w:r>
            <w:r w:rsidRPr="00622722">
              <w:rPr>
                <w:rFonts w:ascii="CordiaUPC" w:hAnsi="CordiaUPC" w:cs="Angsana New"/>
                <w:sz w:val="28"/>
                <w:cs/>
              </w:rPr>
              <w:t>“</w:t>
            </w:r>
            <w:r w:rsidRPr="00622722">
              <w:rPr>
                <w:rFonts w:ascii="CordiaUPC" w:hAnsi="CordiaUPC"/>
                <w:sz w:val="28"/>
              </w:rPr>
              <w:t>Everyday</w:t>
            </w:r>
            <w:r w:rsidRPr="00622722">
              <w:rPr>
                <w:rFonts w:ascii="CordiaUPC" w:hAnsi="CordiaUPC" w:cs="Angsana New"/>
                <w:sz w:val="28"/>
                <w:cs/>
              </w:rPr>
              <w:t>”</w:t>
            </w:r>
          </w:p>
          <w:p w:rsidR="00BD405D" w:rsidP="00BD405D" w:rsidRDefault="00BD405D" w14:paraId="5D824B5B" w14:textId="0B700E05">
            <w:pPr>
              <w:pStyle w:val="NoSpacing"/>
              <w:spacing w:after="240"/>
              <w:rPr>
                <w:rFonts w:ascii="CordiaUPC" w:hAnsi="CordiaUPC"/>
                <w:sz w:val="28"/>
              </w:rPr>
            </w:pPr>
            <w:r>
              <w:rPr>
                <w:rFonts w:hint="cs" w:ascii="CordiaUPC" w:hAnsi="CordiaUPC"/>
                <w:sz w:val="28"/>
                <w:cs/>
              </w:rPr>
              <w:t xml:space="preserve">หมายเหตุ เฉพาะเคส </w:t>
            </w:r>
            <w:r>
              <w:rPr>
                <w:rFonts w:ascii="CordiaUPC" w:hAnsi="CordiaUPC"/>
                <w:sz w:val="28"/>
              </w:rPr>
              <w:t xml:space="preserve">customerType </w:t>
            </w:r>
            <w:r>
              <w:rPr>
                <w:rFonts w:ascii="CordiaUPC" w:hAnsi="CordiaUPC" w:cs="Angsana New"/>
                <w:sz w:val="28"/>
                <w:cs/>
              </w:rPr>
              <w:t>= “</w:t>
            </w:r>
            <w:r>
              <w:rPr>
                <w:rFonts w:ascii="CordiaUPC" w:hAnsi="CordiaUPC"/>
                <w:sz w:val="28"/>
              </w:rPr>
              <w:t>Pre</w:t>
            </w:r>
            <w:r>
              <w:rPr>
                <w:rFonts w:ascii="CordiaUPC" w:hAnsi="CordiaUPC" w:cs="Angsana New"/>
                <w:sz w:val="28"/>
                <w:cs/>
              </w:rPr>
              <w:t>-</w:t>
            </w:r>
            <w:r>
              <w:rPr>
                <w:rFonts w:ascii="CordiaUPC" w:hAnsi="CordiaUPC"/>
                <w:sz w:val="28"/>
              </w:rPr>
              <w:t>paid</w:t>
            </w:r>
            <w:r>
              <w:rPr>
                <w:rFonts w:ascii="CordiaUPC" w:hAnsi="CordiaUPC" w:cs="Angsana New"/>
                <w:sz w:val="28"/>
                <w:cs/>
              </w:rPr>
              <w:t xml:space="preserve">” </w:t>
            </w:r>
            <w:r>
              <w:rPr>
                <w:rFonts w:hint="cs" w:ascii="CordiaUPC" w:hAnsi="CordiaUPC"/>
                <w:sz w:val="28"/>
                <w:cs/>
              </w:rPr>
              <w:t xml:space="preserve">และ </w:t>
            </w:r>
            <w:r>
              <w:rPr>
                <w:rFonts w:ascii="CordiaUPC" w:hAnsi="CordiaUPC"/>
                <w:sz w:val="28"/>
              </w:rPr>
              <w:t>productClass</w:t>
            </w:r>
            <w:r>
              <w:rPr>
                <w:rFonts w:ascii="CordiaUPC" w:hAnsi="CordiaUPC" w:cs="Angsana New"/>
                <w:sz w:val="28"/>
                <w:cs/>
              </w:rPr>
              <w:t xml:space="preserve"> = “</w:t>
            </w:r>
            <w:r>
              <w:rPr>
                <w:rFonts w:ascii="CordiaUPC" w:hAnsi="CordiaUPC"/>
                <w:sz w:val="28"/>
              </w:rPr>
              <w:t>Main</w:t>
            </w:r>
            <w:r>
              <w:rPr>
                <w:rFonts w:ascii="CordiaUPC" w:hAnsi="CordiaUPC" w:cs="Angsana New"/>
                <w:sz w:val="28"/>
                <w:cs/>
              </w:rPr>
              <w:t>”</w:t>
            </w:r>
            <w:r>
              <w:rPr>
                <w:rFonts w:hint="cs" w:ascii="CordiaUPC" w:hAnsi="CordiaUPC"/>
                <w:sz w:val="28"/>
                <w:cs/>
              </w:rPr>
              <w:t xml:space="preserve"> โดย </w:t>
            </w:r>
            <w:r>
              <w:rPr>
                <w:rFonts w:ascii="CordiaUPC" w:hAnsi="CordiaUPC"/>
                <w:sz w:val="28"/>
              </w:rPr>
              <w:t xml:space="preserve">Validate </w:t>
            </w:r>
            <w:r>
              <w:rPr>
                <w:rFonts w:hint="cs" w:ascii="CordiaUPC" w:hAnsi="CordiaUPC"/>
                <w:sz w:val="28"/>
                <w:cs/>
              </w:rPr>
              <w:t xml:space="preserve">แยกแต่ละ </w:t>
            </w:r>
            <w:r>
              <w:rPr>
                <w:rFonts w:ascii="CordiaUPC" w:hAnsi="CordiaUPC"/>
                <w:sz w:val="28"/>
              </w:rPr>
              <w:t xml:space="preserve">deductType </w:t>
            </w:r>
            <w:r>
              <w:rPr>
                <w:rFonts w:hint="cs" w:ascii="CordiaUPC" w:hAnsi="CordiaUPC"/>
                <w:sz w:val="28"/>
                <w:cs/>
              </w:rPr>
              <w:t xml:space="preserve">และจะ </w:t>
            </w:r>
            <w:r>
              <w:rPr>
                <w:rFonts w:ascii="CordiaUPC" w:hAnsi="CordiaUPC"/>
                <w:sz w:val="28"/>
              </w:rPr>
              <w:t xml:space="preserve">Validate </w:t>
            </w:r>
            <w:r>
              <w:rPr>
                <w:rFonts w:hint="cs" w:ascii="CordiaUPC" w:hAnsi="CordiaUPC"/>
                <w:sz w:val="28"/>
                <w:cs/>
              </w:rPr>
              <w:t xml:space="preserve">เมื่อ </w:t>
            </w:r>
            <w:r>
              <w:rPr>
                <w:rFonts w:ascii="CordiaUPC" w:hAnsi="CordiaUPC"/>
                <w:sz w:val="28"/>
              </w:rPr>
              <w:t xml:space="preserve">deductType </w:t>
            </w:r>
            <w:r>
              <w:rPr>
                <w:rFonts w:hint="cs" w:ascii="CordiaUPC" w:hAnsi="CordiaUPC"/>
                <w:sz w:val="28"/>
                <w:cs/>
              </w:rPr>
              <w:t>นั้นๆมีค่า</w:t>
            </w:r>
            <w:r>
              <w:rPr>
                <w:rFonts w:ascii="CordiaUPC" w:hAnsi="CordiaUPC"/>
                <w:sz w:val="28"/>
              </w:rPr>
              <w:t xml:space="preserve"> Voice Rating Table </w:t>
            </w:r>
            <w:r>
              <w:rPr>
                <w:rFonts w:hint="cs" w:ascii="CordiaUPC" w:hAnsi="CordiaUPC"/>
                <w:sz w:val="28"/>
                <w:cs/>
              </w:rPr>
              <w:t xml:space="preserve">อย่างน้อย </w:t>
            </w:r>
            <w:r>
              <w:rPr>
                <w:rFonts w:ascii="CordiaUPC" w:hAnsi="CordiaUPC"/>
                <w:sz w:val="28"/>
              </w:rPr>
              <w:t>1 Row</w:t>
            </w:r>
          </w:p>
          <w:p w:rsidR="00777D66" w:rsidP="00BD405D" w:rsidRDefault="00BD405D" w14:paraId="05FE9CD6" w14:textId="2E94AF72">
            <w:pPr>
              <w:rPr>
                <w:cs/>
              </w:rPr>
            </w:pPr>
            <w:r>
              <w:t xml:space="preserve">{1} </w:t>
            </w:r>
            <w:r>
              <w:rPr>
                <w:rFonts w:cs="Angsana New"/>
                <w:cs/>
              </w:rPr>
              <w:t xml:space="preserve">= </w:t>
            </w:r>
            <w:r>
              <w:t>deductType</w:t>
            </w:r>
          </w:p>
        </w:tc>
        <w:tc>
          <w:tcPr>
            <w:tcW w:w="733" w:type="pct"/>
          </w:tcPr>
          <w:p w:rsidR="00777D66" w:rsidP="0055648C" w:rsidRDefault="00777D66" w14:paraId="13D37917" w14:textId="734915CF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777D66" w:rsidTr="0055648C" w14:paraId="58E35BDF" w14:textId="77777777">
        <w:tc>
          <w:tcPr>
            <w:tcW w:w="778" w:type="pct"/>
          </w:tcPr>
          <w:p w:rsidR="00777D66" w:rsidP="0055648C" w:rsidRDefault="00777D66" w14:paraId="5F9EB9C5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>00029</w:t>
            </w:r>
          </w:p>
          <w:p w:rsidR="00777D66" w:rsidP="0055648C" w:rsidRDefault="00777D66" w14:paraId="67499ED2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</w:p>
        </w:tc>
        <w:tc>
          <w:tcPr>
            <w:tcW w:w="1628" w:type="pct"/>
          </w:tcPr>
          <w:p w:rsidRPr="00D151BA" w:rsidR="00777D66" w:rsidP="00763D4D" w:rsidRDefault="00777D66" w14:paraId="0E5EB97B" w14:textId="53B5672A">
            <w:pPr>
              <w:rPr>
                <w:rFonts w:cs="CordiaUPC"/>
              </w:rPr>
            </w:pPr>
            <w:r>
              <w:t xml:space="preserve">On </w:t>
            </w:r>
            <w:r>
              <w:rPr>
                <w:rFonts w:cs="CordiaUPC"/>
              </w:rPr>
              <w:t>VDO Call</w:t>
            </w:r>
            <w:r>
              <w:rPr>
                <w:rFonts w:cs="Angsana New"/>
                <w:cs/>
              </w:rPr>
              <w:t xml:space="preserve"> </w:t>
            </w:r>
            <w:r>
              <w:t xml:space="preserve">Rating Table, On </w:t>
            </w:r>
            <w:r w:rsidRPr="0080054C">
              <w:t>Rate AIS Network</w:t>
            </w:r>
            <w:r>
              <w:t xml:space="preserve">, </w:t>
            </w:r>
            <w:r w:rsidRPr="006442CC">
              <w:t>Day Of Week, From Timing and To Timing values must cover the 7 days and 24 hours without holes</w:t>
            </w:r>
            <w:r>
              <w:t xml:space="preserve"> when Product Class is </w:t>
            </w:r>
            <w:r>
              <w:rPr>
                <w:rFonts w:cs="Angsana New"/>
                <w:cs/>
              </w:rPr>
              <w:t>“</w:t>
            </w:r>
            <w:r>
              <w:t>Main</w:t>
            </w:r>
            <w:r>
              <w:rPr>
                <w:rFonts w:cs="Angsana New"/>
                <w:cs/>
              </w:rPr>
              <w:t>”</w:t>
            </w:r>
            <w:r w:rsidRPr="006442CC"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777D66" w:rsidP="0055648C" w:rsidRDefault="00777D66" w14:paraId="62FE5955" w14:textId="77777777">
            <w:pPr>
              <w:pStyle w:val="NoSpacing"/>
              <w:rPr>
                <w:rFonts w:ascii="CordiaUPC" w:hAnsi="CordiaUPC"/>
                <w:sz w:val="28"/>
              </w:rPr>
            </w:pPr>
            <w:r>
              <w:rPr>
                <w:rFonts w:hint="cs"/>
                <w:cs/>
              </w:rPr>
              <w:t xml:space="preserve">ถ้า </w:t>
            </w:r>
            <w:r w:rsidRPr="00622722">
              <w:rPr>
                <w:rFonts w:ascii="CordiaUPC" w:hAnsi="CordiaUPC"/>
                <w:sz w:val="28"/>
              </w:rPr>
              <w:t xml:space="preserve">Product Class </w:t>
            </w:r>
            <w:r w:rsidRPr="00622722">
              <w:rPr>
                <w:rFonts w:ascii="CordiaUPC" w:hAnsi="CordiaUPC"/>
                <w:sz w:val="28"/>
                <w:cs/>
              </w:rPr>
              <w:t xml:space="preserve">มีค่าเป็น </w:t>
            </w:r>
            <w:r w:rsidRPr="00622722">
              <w:rPr>
                <w:rFonts w:ascii="CordiaUPC" w:hAnsi="CordiaUPC" w:cs="Angsana New"/>
                <w:sz w:val="28"/>
                <w:cs/>
              </w:rPr>
              <w:t>“</w:t>
            </w:r>
            <w:r w:rsidRPr="00622722">
              <w:rPr>
                <w:rFonts w:ascii="CordiaUPC" w:hAnsi="CordiaUPC"/>
                <w:sz w:val="28"/>
              </w:rPr>
              <w:t>Main</w:t>
            </w:r>
            <w:r w:rsidRPr="00622722">
              <w:rPr>
                <w:rFonts w:ascii="CordiaUPC" w:hAnsi="CordiaUPC" w:cs="Angsana New"/>
                <w:sz w:val="28"/>
                <w:cs/>
              </w:rPr>
              <w:t xml:space="preserve">” </w:t>
            </w:r>
            <w:r w:rsidRPr="00622722">
              <w:rPr>
                <w:rFonts w:ascii="CordiaUPC" w:hAnsi="CordiaUPC"/>
                <w:sz w:val="28"/>
                <w:cs/>
              </w:rPr>
              <w:t>ดังนั้น ค่า</w:t>
            </w:r>
            <w:r w:rsidRPr="00622722">
              <w:rPr>
                <w:rFonts w:ascii="CordiaUPC" w:hAnsi="CordiaUPC"/>
                <w:sz w:val="28"/>
              </w:rPr>
              <w:t xml:space="preserve"> Day Of Week, From Timing and To Timing </w:t>
            </w:r>
            <w:r w:rsidRPr="00622722">
              <w:rPr>
                <w:rFonts w:ascii="CordiaUPC" w:hAnsi="CordiaUPC"/>
                <w:sz w:val="28"/>
                <w:cs/>
              </w:rPr>
              <w:t xml:space="preserve">ภายใน </w:t>
            </w:r>
            <w:r w:rsidRPr="00622722">
              <w:rPr>
                <w:rFonts w:ascii="CordiaUPC" w:hAnsi="CordiaUPC"/>
                <w:sz w:val="28"/>
              </w:rPr>
              <w:t>AIS</w:t>
            </w:r>
            <w:r>
              <w:rPr>
                <w:rFonts w:ascii="CordiaUPC" w:hAnsi="CordiaUPC" w:cs="Angsana New"/>
                <w:sz w:val="28"/>
                <w:cs/>
              </w:rPr>
              <w:t xml:space="preserve"> </w:t>
            </w:r>
            <w:r w:rsidRPr="00622722">
              <w:rPr>
                <w:rFonts w:ascii="CordiaUPC" w:hAnsi="CordiaUPC"/>
                <w:sz w:val="28"/>
              </w:rPr>
              <w:t xml:space="preserve">Network </w:t>
            </w:r>
            <w:r w:rsidRPr="00622722">
              <w:rPr>
                <w:rFonts w:ascii="CordiaUPC" w:hAnsi="CordiaUPC"/>
                <w:sz w:val="28"/>
                <w:cs/>
              </w:rPr>
              <w:t xml:space="preserve">จะต้องครบ </w:t>
            </w:r>
            <w:r w:rsidRPr="00622722">
              <w:rPr>
                <w:rFonts w:ascii="CordiaUPC" w:hAnsi="CordiaUPC"/>
                <w:sz w:val="28"/>
              </w:rPr>
              <w:t xml:space="preserve">7 </w:t>
            </w:r>
            <w:r w:rsidRPr="00622722">
              <w:rPr>
                <w:rFonts w:ascii="CordiaUPC" w:hAnsi="CordiaUPC"/>
                <w:sz w:val="28"/>
                <w:cs/>
              </w:rPr>
              <w:t xml:space="preserve">วัน </w:t>
            </w:r>
            <w:r w:rsidRPr="00622722">
              <w:rPr>
                <w:rFonts w:ascii="CordiaUPC" w:hAnsi="CordiaUPC"/>
                <w:sz w:val="28"/>
              </w:rPr>
              <w:t>24</w:t>
            </w:r>
            <w:r w:rsidRPr="00622722">
              <w:rPr>
                <w:rFonts w:ascii="CordiaUPC" w:hAnsi="CordiaUPC"/>
                <w:sz w:val="28"/>
                <w:cs/>
              </w:rPr>
              <w:t xml:space="preserve"> ชั่วโมง</w:t>
            </w:r>
          </w:p>
          <w:p w:rsidR="00777D66" w:rsidP="0055648C" w:rsidRDefault="00777D66" w14:paraId="52B5EDD1" w14:textId="77777777">
            <w:pPr>
              <w:pStyle w:val="NoSpacing"/>
              <w:rPr>
                <w:rFonts w:ascii="CordiaUPC" w:hAnsi="CordiaUPC"/>
                <w:sz w:val="28"/>
              </w:rPr>
            </w:pPr>
          </w:p>
          <w:p w:rsidR="00777D66" w:rsidP="0055648C" w:rsidRDefault="00777D66" w14:paraId="382A6DA8" w14:textId="77777777">
            <w:pPr>
              <w:pStyle w:val="NoSpacing"/>
              <w:rPr>
                <w:rFonts w:ascii="CordiaUPC" w:hAnsi="CordiaUPC"/>
                <w:sz w:val="28"/>
              </w:rPr>
            </w:pPr>
            <w:r>
              <w:rPr>
                <w:rFonts w:hint="cs" w:ascii="CordiaUPC" w:hAnsi="CordiaUPC"/>
                <w:sz w:val="28"/>
                <w:cs/>
              </w:rPr>
              <w:t xml:space="preserve">หมายเหตุ ต้องรวม </w:t>
            </w:r>
            <w:r>
              <w:rPr>
                <w:rFonts w:ascii="CordiaUPC" w:hAnsi="CordiaUPC"/>
                <w:sz w:val="28"/>
              </w:rPr>
              <w:t xml:space="preserve">All Network </w:t>
            </w:r>
            <w:r>
              <w:rPr>
                <w:rFonts w:hint="cs" w:ascii="CordiaUPC" w:hAnsi="CordiaUPC"/>
                <w:sz w:val="28"/>
                <w:cs/>
              </w:rPr>
              <w:t xml:space="preserve">กับ </w:t>
            </w:r>
            <w:r>
              <w:rPr>
                <w:rFonts w:ascii="CordiaUPC" w:hAnsi="CordiaUPC"/>
                <w:sz w:val="28"/>
              </w:rPr>
              <w:t xml:space="preserve">AIS Network </w:t>
            </w:r>
            <w:r>
              <w:rPr>
                <w:rFonts w:hint="cs" w:ascii="CordiaUPC" w:hAnsi="CordiaUPC"/>
                <w:sz w:val="28"/>
                <w:cs/>
              </w:rPr>
              <w:t xml:space="preserve">ก่อน </w:t>
            </w:r>
            <w:r>
              <w:rPr>
                <w:rFonts w:ascii="CordiaUPC" w:hAnsi="CordiaUPC"/>
                <w:sz w:val="28"/>
              </w:rPr>
              <w:t>Validate 7</w:t>
            </w:r>
            <w:r>
              <w:rPr>
                <w:rFonts w:ascii="CordiaUPC" w:hAnsi="CordiaUPC" w:cs="Angsana New"/>
                <w:sz w:val="28"/>
                <w:cs/>
              </w:rPr>
              <w:t>*</w:t>
            </w:r>
            <w:r>
              <w:rPr>
                <w:rFonts w:ascii="CordiaUPC" w:hAnsi="CordiaUPC"/>
                <w:sz w:val="28"/>
              </w:rPr>
              <w:t>24</w:t>
            </w:r>
            <w:r>
              <w:rPr>
                <w:rFonts w:ascii="CordiaUPC" w:hAnsi="CordiaUPC" w:cs="Angsana New"/>
                <w:sz w:val="28"/>
                <w:cs/>
              </w:rPr>
              <w:t xml:space="preserve"> </w:t>
            </w:r>
          </w:p>
          <w:p w:rsidRPr="00D151BA" w:rsidR="00777D66" w:rsidP="0055648C" w:rsidRDefault="00777D66" w14:paraId="28713FE5" w14:textId="4F73DA4E">
            <w:pPr>
              <w:pStyle w:val="NoSpacing"/>
              <w:rPr>
                <w:rFonts w:ascii="CordiaUPC" w:hAnsi="CordiaUPC"/>
                <w:sz w:val="28"/>
              </w:rPr>
            </w:pPr>
            <w:r>
              <w:rPr>
                <w:rFonts w:hint="cs" w:ascii="CordiaUPC" w:hAnsi="CordiaUPC"/>
                <w:sz w:val="28"/>
                <w:cs/>
              </w:rPr>
              <w:t xml:space="preserve">เฉพาะเคสไม่ใช่ของ </w:t>
            </w:r>
            <w:r>
              <w:rPr>
                <w:rFonts w:ascii="CordiaUPC" w:hAnsi="CordiaUPC"/>
                <w:sz w:val="28"/>
              </w:rPr>
              <w:t xml:space="preserve">customerType </w:t>
            </w:r>
            <w:r>
              <w:rPr>
                <w:rFonts w:ascii="CordiaUPC" w:hAnsi="CordiaUPC" w:cs="Angsana New"/>
                <w:sz w:val="28"/>
                <w:cs/>
              </w:rPr>
              <w:t>= “</w:t>
            </w:r>
            <w:r>
              <w:rPr>
                <w:rFonts w:ascii="CordiaUPC" w:hAnsi="CordiaUPC"/>
                <w:sz w:val="28"/>
              </w:rPr>
              <w:t>Pre</w:t>
            </w:r>
            <w:r>
              <w:rPr>
                <w:rFonts w:ascii="CordiaUPC" w:hAnsi="CordiaUPC" w:cs="Angsana New"/>
                <w:sz w:val="28"/>
                <w:cs/>
              </w:rPr>
              <w:t>-</w:t>
            </w:r>
            <w:r>
              <w:rPr>
                <w:rFonts w:ascii="CordiaUPC" w:hAnsi="CordiaUPC"/>
                <w:sz w:val="28"/>
              </w:rPr>
              <w:t>paid</w:t>
            </w:r>
            <w:r>
              <w:rPr>
                <w:rFonts w:ascii="CordiaUPC" w:hAnsi="CordiaUPC" w:cs="Angsana New"/>
                <w:sz w:val="28"/>
                <w:cs/>
              </w:rPr>
              <w:t xml:space="preserve">” </w:t>
            </w:r>
            <w:r>
              <w:rPr>
                <w:rFonts w:hint="cs" w:ascii="CordiaUPC" w:hAnsi="CordiaUPC"/>
                <w:sz w:val="28"/>
                <w:cs/>
              </w:rPr>
              <w:t xml:space="preserve">และ </w:t>
            </w:r>
            <w:r>
              <w:rPr>
                <w:rFonts w:ascii="CordiaUPC" w:hAnsi="CordiaUPC"/>
                <w:sz w:val="28"/>
              </w:rPr>
              <w:t xml:space="preserve">productClass </w:t>
            </w:r>
            <w:r>
              <w:rPr>
                <w:rFonts w:ascii="CordiaUPC" w:hAnsi="CordiaUPC" w:cs="Angsana New"/>
                <w:sz w:val="28"/>
                <w:cs/>
              </w:rPr>
              <w:t>= “</w:t>
            </w:r>
            <w:r>
              <w:rPr>
                <w:rFonts w:ascii="CordiaUPC" w:hAnsi="CordiaUPC"/>
                <w:sz w:val="28"/>
              </w:rPr>
              <w:t>Main</w:t>
            </w:r>
            <w:r>
              <w:rPr>
                <w:rFonts w:ascii="CordiaUPC" w:hAnsi="CordiaUPC" w:cs="Angsana New"/>
                <w:sz w:val="28"/>
                <w:cs/>
              </w:rPr>
              <w:t>”</w:t>
            </w:r>
          </w:p>
        </w:tc>
        <w:tc>
          <w:tcPr>
            <w:tcW w:w="733" w:type="pct"/>
          </w:tcPr>
          <w:p w:rsidR="00777D66" w:rsidP="0055648C" w:rsidRDefault="00777D66" w14:paraId="1BAD0D49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777D66" w:rsidTr="0055648C" w14:paraId="08246487" w14:textId="77777777">
        <w:tc>
          <w:tcPr>
            <w:tcW w:w="778" w:type="pct"/>
          </w:tcPr>
          <w:p w:rsidR="00777D66" w:rsidP="00777D66" w:rsidRDefault="00777D66" w14:paraId="38285013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>00029</w:t>
            </w:r>
          </w:p>
          <w:p w:rsidR="00777D66" w:rsidP="0055648C" w:rsidRDefault="00777D66" w14:paraId="551166EE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</w:p>
        </w:tc>
        <w:tc>
          <w:tcPr>
            <w:tcW w:w="1628" w:type="pct"/>
          </w:tcPr>
          <w:p w:rsidR="00777D66" w:rsidP="00763D4D" w:rsidRDefault="00BD405D" w14:paraId="17A6ABEE" w14:textId="543F4D5C">
            <w:r>
              <w:t xml:space="preserve">On {1}, </w:t>
            </w:r>
            <w:r w:rsidR="00777D66">
              <w:t xml:space="preserve">On </w:t>
            </w:r>
            <w:r w:rsidR="00777D66">
              <w:rPr>
                <w:rFonts w:cs="CordiaUPC"/>
              </w:rPr>
              <w:t>VDO Call</w:t>
            </w:r>
            <w:r w:rsidR="00777D66">
              <w:rPr>
                <w:rFonts w:cs="Angsana New"/>
                <w:cs/>
              </w:rPr>
              <w:t xml:space="preserve"> </w:t>
            </w:r>
            <w:r w:rsidR="00777D66">
              <w:t xml:space="preserve">Rating Table, On </w:t>
            </w:r>
            <w:r w:rsidRPr="0080054C" w:rsidR="00777D66">
              <w:t>Rate AIS Network</w:t>
            </w:r>
            <w:r w:rsidR="00777D66">
              <w:t xml:space="preserve">, </w:t>
            </w:r>
            <w:r w:rsidRPr="006442CC" w:rsidR="00777D66">
              <w:t>Day Of Week, From Timing and To Timing values must cover the 7 days and 24 hours without holes</w:t>
            </w:r>
            <w:r w:rsidR="00777D66">
              <w:t xml:space="preserve"> when Product Class is </w:t>
            </w:r>
            <w:r w:rsidR="00777D66">
              <w:rPr>
                <w:rFonts w:cs="Angsana New"/>
                <w:cs/>
              </w:rPr>
              <w:t>“</w:t>
            </w:r>
            <w:r w:rsidR="00777D66">
              <w:t>Main</w:t>
            </w:r>
            <w:r w:rsidR="00777D66">
              <w:rPr>
                <w:rFonts w:cs="Angsana New"/>
                <w:cs/>
              </w:rPr>
              <w:t>”</w:t>
            </w:r>
            <w:r w:rsidRPr="006442CC" w:rsidR="00777D66"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777D66" w:rsidP="00777D66" w:rsidRDefault="00777D66" w14:paraId="4CFD3BD8" w14:textId="77777777">
            <w:pPr>
              <w:pStyle w:val="NoSpacing"/>
              <w:rPr>
                <w:rFonts w:ascii="CordiaUPC" w:hAnsi="CordiaUPC"/>
                <w:sz w:val="28"/>
              </w:rPr>
            </w:pPr>
            <w:r>
              <w:rPr>
                <w:rFonts w:hint="cs"/>
                <w:cs/>
              </w:rPr>
              <w:t xml:space="preserve">ถ้า </w:t>
            </w:r>
            <w:r w:rsidRPr="00622722">
              <w:rPr>
                <w:rFonts w:ascii="CordiaUPC" w:hAnsi="CordiaUPC"/>
                <w:sz w:val="28"/>
              </w:rPr>
              <w:t xml:space="preserve">Product Class </w:t>
            </w:r>
            <w:r w:rsidRPr="00622722">
              <w:rPr>
                <w:rFonts w:ascii="CordiaUPC" w:hAnsi="CordiaUPC"/>
                <w:sz w:val="28"/>
                <w:cs/>
              </w:rPr>
              <w:t xml:space="preserve">มีค่าเป็น </w:t>
            </w:r>
            <w:r w:rsidRPr="00622722">
              <w:rPr>
                <w:rFonts w:ascii="CordiaUPC" w:hAnsi="CordiaUPC" w:cs="Angsana New"/>
                <w:sz w:val="28"/>
                <w:cs/>
              </w:rPr>
              <w:t>“</w:t>
            </w:r>
            <w:r w:rsidRPr="00622722">
              <w:rPr>
                <w:rFonts w:ascii="CordiaUPC" w:hAnsi="CordiaUPC"/>
                <w:sz w:val="28"/>
              </w:rPr>
              <w:t>Main</w:t>
            </w:r>
            <w:r w:rsidRPr="00622722">
              <w:rPr>
                <w:rFonts w:ascii="CordiaUPC" w:hAnsi="CordiaUPC" w:cs="Angsana New"/>
                <w:sz w:val="28"/>
                <w:cs/>
              </w:rPr>
              <w:t xml:space="preserve">” </w:t>
            </w:r>
            <w:r w:rsidRPr="00622722">
              <w:rPr>
                <w:rFonts w:ascii="CordiaUPC" w:hAnsi="CordiaUPC"/>
                <w:sz w:val="28"/>
                <w:cs/>
              </w:rPr>
              <w:t>ดังนั้น ค่า</w:t>
            </w:r>
            <w:r w:rsidRPr="00622722">
              <w:rPr>
                <w:rFonts w:ascii="CordiaUPC" w:hAnsi="CordiaUPC"/>
                <w:sz w:val="28"/>
              </w:rPr>
              <w:t xml:space="preserve"> Day Of Week, From Timing and To Timing </w:t>
            </w:r>
            <w:r w:rsidRPr="00622722">
              <w:rPr>
                <w:rFonts w:ascii="CordiaUPC" w:hAnsi="CordiaUPC"/>
                <w:sz w:val="28"/>
                <w:cs/>
              </w:rPr>
              <w:t xml:space="preserve">ภายใน </w:t>
            </w:r>
            <w:r w:rsidRPr="00622722">
              <w:rPr>
                <w:rFonts w:ascii="CordiaUPC" w:hAnsi="CordiaUPC"/>
                <w:sz w:val="28"/>
              </w:rPr>
              <w:t>AIS</w:t>
            </w:r>
            <w:r>
              <w:rPr>
                <w:rFonts w:ascii="CordiaUPC" w:hAnsi="CordiaUPC" w:cs="Angsana New"/>
                <w:sz w:val="28"/>
                <w:cs/>
              </w:rPr>
              <w:t xml:space="preserve"> </w:t>
            </w:r>
            <w:r w:rsidRPr="00622722">
              <w:rPr>
                <w:rFonts w:ascii="CordiaUPC" w:hAnsi="CordiaUPC"/>
                <w:sz w:val="28"/>
              </w:rPr>
              <w:t xml:space="preserve">Network </w:t>
            </w:r>
            <w:r w:rsidRPr="00622722">
              <w:rPr>
                <w:rFonts w:ascii="CordiaUPC" w:hAnsi="CordiaUPC"/>
                <w:sz w:val="28"/>
                <w:cs/>
              </w:rPr>
              <w:t xml:space="preserve">จะต้องครบ </w:t>
            </w:r>
            <w:r w:rsidRPr="00622722">
              <w:rPr>
                <w:rFonts w:ascii="CordiaUPC" w:hAnsi="CordiaUPC"/>
                <w:sz w:val="28"/>
              </w:rPr>
              <w:t xml:space="preserve">7 </w:t>
            </w:r>
            <w:r w:rsidRPr="00622722">
              <w:rPr>
                <w:rFonts w:ascii="CordiaUPC" w:hAnsi="CordiaUPC"/>
                <w:sz w:val="28"/>
                <w:cs/>
              </w:rPr>
              <w:t xml:space="preserve">วัน </w:t>
            </w:r>
            <w:r w:rsidRPr="00622722">
              <w:rPr>
                <w:rFonts w:ascii="CordiaUPC" w:hAnsi="CordiaUPC"/>
                <w:sz w:val="28"/>
              </w:rPr>
              <w:t>24</w:t>
            </w:r>
            <w:r w:rsidRPr="00622722">
              <w:rPr>
                <w:rFonts w:ascii="CordiaUPC" w:hAnsi="CordiaUPC"/>
                <w:sz w:val="28"/>
                <w:cs/>
              </w:rPr>
              <w:t xml:space="preserve"> ชั่วโมง</w:t>
            </w:r>
          </w:p>
          <w:p w:rsidR="00777D66" w:rsidP="00777D66" w:rsidRDefault="00777D66" w14:paraId="29EDAFB4" w14:textId="77777777">
            <w:pPr>
              <w:pStyle w:val="NoSpacing"/>
              <w:rPr>
                <w:rFonts w:ascii="CordiaUPC" w:hAnsi="CordiaUPC"/>
                <w:sz w:val="28"/>
              </w:rPr>
            </w:pPr>
          </w:p>
          <w:p w:rsidR="00777D66" w:rsidP="00777D66" w:rsidRDefault="00777D66" w14:paraId="1E7A44E4" w14:textId="77777777">
            <w:pPr>
              <w:pStyle w:val="NoSpacing"/>
              <w:rPr>
                <w:rFonts w:ascii="CordiaUPC" w:hAnsi="CordiaUPC"/>
                <w:sz w:val="28"/>
              </w:rPr>
            </w:pPr>
            <w:r>
              <w:rPr>
                <w:rFonts w:hint="cs" w:ascii="CordiaUPC" w:hAnsi="CordiaUPC"/>
                <w:sz w:val="28"/>
                <w:cs/>
              </w:rPr>
              <w:t xml:space="preserve">หมายเหตุ ต้องรวม </w:t>
            </w:r>
            <w:r>
              <w:rPr>
                <w:rFonts w:ascii="CordiaUPC" w:hAnsi="CordiaUPC"/>
                <w:sz w:val="28"/>
              </w:rPr>
              <w:t xml:space="preserve">All Network </w:t>
            </w:r>
            <w:r>
              <w:rPr>
                <w:rFonts w:hint="cs" w:ascii="CordiaUPC" w:hAnsi="CordiaUPC"/>
                <w:sz w:val="28"/>
                <w:cs/>
              </w:rPr>
              <w:t xml:space="preserve">กับ </w:t>
            </w:r>
            <w:r>
              <w:rPr>
                <w:rFonts w:ascii="CordiaUPC" w:hAnsi="CordiaUPC"/>
                <w:sz w:val="28"/>
              </w:rPr>
              <w:t xml:space="preserve">AIS Network </w:t>
            </w:r>
            <w:r>
              <w:rPr>
                <w:rFonts w:hint="cs" w:ascii="CordiaUPC" w:hAnsi="CordiaUPC"/>
                <w:sz w:val="28"/>
                <w:cs/>
              </w:rPr>
              <w:t xml:space="preserve">ก่อน </w:t>
            </w:r>
            <w:r>
              <w:rPr>
                <w:rFonts w:ascii="CordiaUPC" w:hAnsi="CordiaUPC"/>
                <w:sz w:val="28"/>
              </w:rPr>
              <w:t>Validate 7</w:t>
            </w:r>
            <w:r>
              <w:rPr>
                <w:rFonts w:ascii="CordiaUPC" w:hAnsi="CordiaUPC" w:cs="Angsana New"/>
                <w:sz w:val="28"/>
                <w:cs/>
              </w:rPr>
              <w:t>*</w:t>
            </w:r>
            <w:r>
              <w:rPr>
                <w:rFonts w:ascii="CordiaUPC" w:hAnsi="CordiaUPC"/>
                <w:sz w:val="28"/>
              </w:rPr>
              <w:t>24</w:t>
            </w:r>
            <w:r>
              <w:rPr>
                <w:rFonts w:ascii="CordiaUPC" w:hAnsi="CordiaUPC" w:cs="Angsana New"/>
                <w:sz w:val="28"/>
                <w:cs/>
              </w:rPr>
              <w:t xml:space="preserve"> </w:t>
            </w:r>
          </w:p>
          <w:p w:rsidR="00777D66" w:rsidP="0055648C" w:rsidRDefault="00BD405D" w14:paraId="219853D9" w14:textId="77777777">
            <w:pPr>
              <w:pStyle w:val="NoSpacing"/>
              <w:rPr>
                <w:rFonts w:ascii="CordiaUPC" w:hAnsi="CordiaUPC"/>
                <w:sz w:val="28"/>
              </w:rPr>
            </w:pPr>
            <w:r>
              <w:rPr>
                <w:rFonts w:hint="cs" w:ascii="CordiaUPC" w:hAnsi="CordiaUPC"/>
                <w:sz w:val="28"/>
                <w:cs/>
              </w:rPr>
              <w:t xml:space="preserve">เฉพาะเคส </w:t>
            </w:r>
            <w:r>
              <w:rPr>
                <w:rFonts w:ascii="CordiaUPC" w:hAnsi="CordiaUPC"/>
                <w:sz w:val="28"/>
              </w:rPr>
              <w:t xml:space="preserve">customerType </w:t>
            </w:r>
            <w:r>
              <w:rPr>
                <w:rFonts w:ascii="CordiaUPC" w:hAnsi="CordiaUPC" w:cs="Angsana New"/>
                <w:sz w:val="28"/>
                <w:cs/>
              </w:rPr>
              <w:t>= “</w:t>
            </w:r>
            <w:r>
              <w:rPr>
                <w:rFonts w:ascii="CordiaUPC" w:hAnsi="CordiaUPC"/>
                <w:sz w:val="28"/>
              </w:rPr>
              <w:t>Pre</w:t>
            </w:r>
            <w:r>
              <w:rPr>
                <w:rFonts w:ascii="CordiaUPC" w:hAnsi="CordiaUPC" w:cs="Angsana New"/>
                <w:sz w:val="28"/>
                <w:cs/>
              </w:rPr>
              <w:t>-</w:t>
            </w:r>
            <w:r>
              <w:rPr>
                <w:rFonts w:ascii="CordiaUPC" w:hAnsi="CordiaUPC"/>
                <w:sz w:val="28"/>
              </w:rPr>
              <w:t>paid</w:t>
            </w:r>
            <w:r>
              <w:rPr>
                <w:rFonts w:ascii="CordiaUPC" w:hAnsi="CordiaUPC" w:cs="Angsana New"/>
                <w:sz w:val="28"/>
                <w:cs/>
              </w:rPr>
              <w:t xml:space="preserve">” </w:t>
            </w:r>
            <w:r>
              <w:rPr>
                <w:rFonts w:hint="cs" w:ascii="CordiaUPC" w:hAnsi="CordiaUPC"/>
                <w:sz w:val="28"/>
                <w:cs/>
              </w:rPr>
              <w:t xml:space="preserve">และ </w:t>
            </w:r>
            <w:r>
              <w:rPr>
                <w:rFonts w:ascii="CordiaUPC" w:hAnsi="CordiaUPC"/>
                <w:sz w:val="28"/>
              </w:rPr>
              <w:t xml:space="preserve">productClass </w:t>
            </w:r>
            <w:r>
              <w:rPr>
                <w:rFonts w:ascii="CordiaUPC" w:hAnsi="CordiaUPC" w:cs="Angsana New"/>
                <w:sz w:val="28"/>
                <w:cs/>
              </w:rPr>
              <w:t>= “</w:t>
            </w:r>
            <w:r>
              <w:rPr>
                <w:rFonts w:ascii="CordiaUPC" w:hAnsi="CordiaUPC"/>
                <w:sz w:val="28"/>
              </w:rPr>
              <w:t>Main</w:t>
            </w:r>
            <w:r>
              <w:rPr>
                <w:rFonts w:ascii="CordiaUPC" w:hAnsi="CordiaUPC" w:cs="Angsana New"/>
                <w:sz w:val="28"/>
                <w:cs/>
              </w:rPr>
              <w:t>”</w:t>
            </w:r>
            <w:r>
              <w:rPr>
                <w:rFonts w:hint="cs" w:ascii="CordiaUPC" w:hAnsi="CordiaUPC"/>
                <w:sz w:val="28"/>
                <w:cs/>
              </w:rPr>
              <w:t xml:space="preserve"> โดย </w:t>
            </w:r>
            <w:r>
              <w:rPr>
                <w:rFonts w:ascii="CordiaUPC" w:hAnsi="CordiaUPC"/>
                <w:sz w:val="28"/>
              </w:rPr>
              <w:t xml:space="preserve">Validate </w:t>
            </w:r>
            <w:r>
              <w:rPr>
                <w:rFonts w:hint="cs" w:ascii="CordiaUPC" w:hAnsi="CordiaUPC"/>
                <w:sz w:val="28"/>
                <w:cs/>
              </w:rPr>
              <w:t xml:space="preserve">แยกแต่ละ </w:t>
            </w:r>
            <w:r>
              <w:rPr>
                <w:rFonts w:ascii="CordiaUPC" w:hAnsi="CordiaUPC"/>
                <w:sz w:val="28"/>
              </w:rPr>
              <w:t xml:space="preserve">deductType </w:t>
            </w:r>
            <w:r>
              <w:rPr>
                <w:rFonts w:hint="cs" w:ascii="CordiaUPC" w:hAnsi="CordiaUPC"/>
                <w:sz w:val="28"/>
                <w:cs/>
              </w:rPr>
              <w:t xml:space="preserve">และจะ </w:t>
            </w:r>
            <w:r>
              <w:rPr>
                <w:rFonts w:ascii="CordiaUPC" w:hAnsi="CordiaUPC"/>
                <w:sz w:val="28"/>
              </w:rPr>
              <w:t xml:space="preserve">Validate </w:t>
            </w:r>
            <w:r>
              <w:rPr>
                <w:rFonts w:hint="cs" w:ascii="CordiaUPC" w:hAnsi="CordiaUPC"/>
                <w:sz w:val="28"/>
                <w:cs/>
              </w:rPr>
              <w:t xml:space="preserve">เมื่อ </w:t>
            </w:r>
            <w:r>
              <w:rPr>
                <w:rFonts w:ascii="CordiaUPC" w:hAnsi="CordiaUPC"/>
                <w:sz w:val="28"/>
              </w:rPr>
              <w:t xml:space="preserve">deductType </w:t>
            </w:r>
            <w:r>
              <w:rPr>
                <w:rFonts w:hint="cs" w:ascii="CordiaUPC" w:hAnsi="CordiaUPC"/>
                <w:sz w:val="28"/>
                <w:cs/>
              </w:rPr>
              <w:t>นั้นๆมีค่า</w:t>
            </w:r>
            <w:r>
              <w:rPr>
                <w:rFonts w:ascii="CordiaUPC" w:hAnsi="CordiaUPC"/>
                <w:sz w:val="28"/>
              </w:rPr>
              <w:t xml:space="preserve"> Voice Rating Table </w:t>
            </w:r>
            <w:r>
              <w:rPr>
                <w:rFonts w:hint="cs" w:ascii="CordiaUPC" w:hAnsi="CordiaUPC"/>
                <w:sz w:val="28"/>
                <w:cs/>
              </w:rPr>
              <w:t xml:space="preserve">อย่างน้อย </w:t>
            </w:r>
            <w:r>
              <w:rPr>
                <w:rFonts w:ascii="CordiaUPC" w:hAnsi="CordiaUPC"/>
                <w:sz w:val="28"/>
              </w:rPr>
              <w:t>1 Row</w:t>
            </w:r>
          </w:p>
          <w:p w:rsidR="00BD405D" w:rsidP="0055648C" w:rsidRDefault="00BD405D" w14:paraId="0620CA06" w14:textId="77777777">
            <w:pPr>
              <w:pStyle w:val="NoSpacing"/>
              <w:rPr>
                <w:rFonts w:ascii="CordiaUPC" w:hAnsi="CordiaUPC"/>
                <w:sz w:val="28"/>
              </w:rPr>
            </w:pPr>
          </w:p>
          <w:p w:rsidR="00BD405D" w:rsidP="0055648C" w:rsidRDefault="00BD405D" w14:paraId="701E796A" w14:textId="6BD57AE1">
            <w:pPr>
              <w:pStyle w:val="NoSpacing"/>
              <w:rPr>
                <w:cs/>
              </w:rPr>
            </w:pPr>
            <w:r>
              <w:rPr>
                <w:rFonts w:ascii="CordiaUPC" w:hAnsi="CordiaUPC"/>
                <w:sz w:val="28"/>
              </w:rPr>
              <w:t xml:space="preserve">{1} </w:t>
            </w:r>
            <w:r>
              <w:rPr>
                <w:rFonts w:ascii="CordiaUPC" w:hAnsi="CordiaUPC" w:cs="Angsana New"/>
                <w:sz w:val="28"/>
                <w:cs/>
              </w:rPr>
              <w:t xml:space="preserve">= </w:t>
            </w:r>
            <w:r>
              <w:rPr>
                <w:rFonts w:ascii="CordiaUPC" w:hAnsi="CordiaUPC"/>
                <w:sz w:val="28"/>
              </w:rPr>
              <w:t>deductType</w:t>
            </w:r>
          </w:p>
        </w:tc>
        <w:tc>
          <w:tcPr>
            <w:tcW w:w="733" w:type="pct"/>
          </w:tcPr>
          <w:p w:rsidR="00777D66" w:rsidP="0055648C" w:rsidRDefault="00777D66" w14:paraId="5C24BAF0" w14:textId="5E074EDA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777D66" w:rsidTr="0055648C" w14:paraId="3EDE5D7A" w14:textId="77777777">
        <w:tc>
          <w:tcPr>
            <w:tcW w:w="778" w:type="pct"/>
          </w:tcPr>
          <w:p w:rsidR="00777D66" w:rsidP="008521A6" w:rsidRDefault="00777D66" w14:paraId="25485640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>00029</w:t>
            </w:r>
          </w:p>
        </w:tc>
        <w:tc>
          <w:tcPr>
            <w:tcW w:w="1628" w:type="pct"/>
          </w:tcPr>
          <w:p w:rsidR="00777D66" w:rsidP="008521A6" w:rsidRDefault="00777D66" w14:paraId="63219FBA" w14:textId="4691B10D">
            <w:pPr>
              <w:rPr>
                <w:rFonts w:cs="CordiaUPC"/>
              </w:rPr>
            </w:pPr>
            <w:r>
              <w:t xml:space="preserve">On </w:t>
            </w:r>
            <w:r>
              <w:rPr>
                <w:rFonts w:cs="CordiaUPC"/>
              </w:rPr>
              <w:t>VDO Call</w:t>
            </w:r>
            <w:r>
              <w:rPr>
                <w:rFonts w:cs="Angsana New"/>
                <w:cs/>
              </w:rPr>
              <w:t xml:space="preserve"> </w:t>
            </w:r>
            <w:r>
              <w:t xml:space="preserve">Rating Table, On </w:t>
            </w:r>
            <w:r w:rsidRPr="0080054C">
              <w:t xml:space="preserve">Rate </w:t>
            </w:r>
            <w:r>
              <w:t>Other</w:t>
            </w:r>
            <w:r w:rsidRPr="0080054C">
              <w:t xml:space="preserve"> Network</w:t>
            </w:r>
            <w:r>
              <w:t xml:space="preserve">, </w:t>
            </w:r>
            <w:r w:rsidRPr="006442CC">
              <w:t>Day Of Week, From Timing and To Timing values must cover the 7 days and 24 hours without holes</w:t>
            </w:r>
            <w:r>
              <w:t xml:space="preserve"> when Product Class is </w:t>
            </w:r>
            <w:r>
              <w:rPr>
                <w:rFonts w:cs="Angsana New"/>
                <w:cs/>
              </w:rPr>
              <w:t>“</w:t>
            </w:r>
            <w:r>
              <w:t>Main</w:t>
            </w:r>
            <w:r>
              <w:rPr>
                <w:rFonts w:cs="Angsana New"/>
                <w:cs/>
              </w:rPr>
              <w:t>”</w:t>
            </w:r>
            <w:r w:rsidRPr="006442CC"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777D66" w:rsidP="008521A6" w:rsidRDefault="00777D66" w14:paraId="1BF9918B" w14:textId="77777777">
            <w:pPr>
              <w:pStyle w:val="NoSpacing"/>
              <w:rPr>
                <w:rFonts w:ascii="CordiaUPC" w:hAnsi="CordiaUPC"/>
                <w:sz w:val="28"/>
              </w:rPr>
            </w:pPr>
            <w:r w:rsidRPr="00622722">
              <w:rPr>
                <w:rFonts w:ascii="CordiaUPC" w:hAnsi="CordiaUPC"/>
                <w:sz w:val="28"/>
                <w:cs/>
              </w:rPr>
              <w:t xml:space="preserve">ถ้า </w:t>
            </w:r>
            <w:r w:rsidRPr="00622722">
              <w:rPr>
                <w:rFonts w:ascii="CordiaUPC" w:hAnsi="CordiaUPC"/>
                <w:sz w:val="28"/>
              </w:rPr>
              <w:t xml:space="preserve">Product Class </w:t>
            </w:r>
            <w:r w:rsidRPr="00622722">
              <w:rPr>
                <w:rFonts w:ascii="CordiaUPC" w:hAnsi="CordiaUPC"/>
                <w:sz w:val="28"/>
                <w:cs/>
              </w:rPr>
              <w:t xml:space="preserve">มีค่าเป็น </w:t>
            </w:r>
            <w:r w:rsidRPr="00622722">
              <w:rPr>
                <w:rFonts w:ascii="CordiaUPC" w:hAnsi="CordiaUPC" w:cs="Angsana New"/>
                <w:sz w:val="28"/>
                <w:cs/>
              </w:rPr>
              <w:t>“</w:t>
            </w:r>
            <w:r w:rsidRPr="00622722">
              <w:rPr>
                <w:rFonts w:ascii="CordiaUPC" w:hAnsi="CordiaUPC"/>
                <w:sz w:val="28"/>
              </w:rPr>
              <w:t>Main</w:t>
            </w:r>
            <w:r w:rsidRPr="00622722">
              <w:rPr>
                <w:rFonts w:ascii="CordiaUPC" w:hAnsi="CordiaUPC" w:cs="Angsana New"/>
                <w:sz w:val="28"/>
                <w:cs/>
              </w:rPr>
              <w:t xml:space="preserve">” </w:t>
            </w:r>
            <w:r w:rsidRPr="00622722">
              <w:rPr>
                <w:rFonts w:ascii="CordiaUPC" w:hAnsi="CordiaUPC"/>
                <w:sz w:val="28"/>
                <w:cs/>
              </w:rPr>
              <w:t>ดังนั้น ค่า</w:t>
            </w:r>
            <w:r w:rsidRPr="00622722">
              <w:rPr>
                <w:rFonts w:ascii="CordiaUPC" w:hAnsi="CordiaUPC"/>
                <w:sz w:val="28"/>
              </w:rPr>
              <w:t xml:space="preserve"> Day Of Week, From Timing and To Timing </w:t>
            </w:r>
            <w:r w:rsidRPr="00622722">
              <w:rPr>
                <w:rFonts w:ascii="CordiaUPC" w:hAnsi="CordiaUPC"/>
                <w:sz w:val="28"/>
                <w:cs/>
              </w:rPr>
              <w:t xml:space="preserve">ภายใน </w:t>
            </w:r>
            <w:r w:rsidRPr="00622722">
              <w:rPr>
                <w:rFonts w:ascii="CordiaUPC" w:hAnsi="CordiaUPC"/>
                <w:sz w:val="28"/>
              </w:rPr>
              <w:t>Other</w:t>
            </w:r>
            <w:r>
              <w:rPr>
                <w:rFonts w:ascii="CordiaUPC" w:hAnsi="CordiaUPC" w:cs="Angsana New"/>
                <w:sz w:val="28"/>
                <w:cs/>
              </w:rPr>
              <w:t xml:space="preserve"> </w:t>
            </w:r>
            <w:r w:rsidRPr="00622722">
              <w:rPr>
                <w:rFonts w:ascii="CordiaUPC" w:hAnsi="CordiaUPC"/>
                <w:sz w:val="28"/>
              </w:rPr>
              <w:t xml:space="preserve">Network </w:t>
            </w:r>
            <w:r w:rsidRPr="00622722">
              <w:rPr>
                <w:rFonts w:ascii="CordiaUPC" w:hAnsi="CordiaUPC"/>
                <w:sz w:val="28"/>
                <w:cs/>
              </w:rPr>
              <w:t xml:space="preserve">จะต้องครบ </w:t>
            </w:r>
            <w:r w:rsidRPr="00622722">
              <w:rPr>
                <w:rFonts w:ascii="CordiaUPC" w:hAnsi="CordiaUPC"/>
                <w:sz w:val="28"/>
              </w:rPr>
              <w:t xml:space="preserve">7 </w:t>
            </w:r>
            <w:r w:rsidRPr="00622722">
              <w:rPr>
                <w:rFonts w:ascii="CordiaUPC" w:hAnsi="CordiaUPC"/>
                <w:sz w:val="28"/>
                <w:cs/>
              </w:rPr>
              <w:t xml:space="preserve">วัน </w:t>
            </w:r>
            <w:r w:rsidRPr="00622722">
              <w:rPr>
                <w:rFonts w:ascii="CordiaUPC" w:hAnsi="CordiaUPC"/>
                <w:sz w:val="28"/>
              </w:rPr>
              <w:t>24</w:t>
            </w:r>
            <w:r w:rsidRPr="00622722">
              <w:rPr>
                <w:rFonts w:ascii="CordiaUPC" w:hAnsi="CordiaUPC"/>
                <w:sz w:val="28"/>
                <w:cs/>
              </w:rPr>
              <w:t xml:space="preserve"> ชั่วโมง</w:t>
            </w:r>
          </w:p>
          <w:p w:rsidR="00777D66" w:rsidP="008521A6" w:rsidRDefault="00777D66" w14:paraId="50513559" w14:textId="77777777">
            <w:pPr>
              <w:pStyle w:val="NoSpacing"/>
              <w:rPr>
                <w:rFonts w:ascii="CordiaUPC" w:hAnsi="CordiaUPC"/>
                <w:sz w:val="28"/>
              </w:rPr>
            </w:pPr>
          </w:p>
          <w:p w:rsidR="00777D66" w:rsidP="008521A6" w:rsidRDefault="00777D66" w14:paraId="3CBD572A" w14:textId="77777777">
            <w:pPr>
              <w:pStyle w:val="NoSpacing"/>
              <w:rPr>
                <w:rFonts w:ascii="CordiaUPC" w:hAnsi="CordiaUPC"/>
                <w:sz w:val="28"/>
              </w:rPr>
            </w:pPr>
            <w:r>
              <w:rPr>
                <w:rFonts w:hint="cs" w:ascii="CordiaUPC" w:hAnsi="CordiaUPC"/>
                <w:sz w:val="28"/>
                <w:cs/>
              </w:rPr>
              <w:t xml:space="preserve">หมายเหตุ ต้องรวม </w:t>
            </w:r>
            <w:r>
              <w:rPr>
                <w:rFonts w:ascii="CordiaUPC" w:hAnsi="CordiaUPC"/>
                <w:sz w:val="28"/>
              </w:rPr>
              <w:t xml:space="preserve">All Network </w:t>
            </w:r>
            <w:r>
              <w:rPr>
                <w:rFonts w:hint="cs" w:ascii="CordiaUPC" w:hAnsi="CordiaUPC"/>
                <w:sz w:val="28"/>
                <w:cs/>
              </w:rPr>
              <w:t xml:space="preserve">กับ </w:t>
            </w:r>
            <w:r>
              <w:rPr>
                <w:rFonts w:ascii="CordiaUPC" w:hAnsi="CordiaUPC"/>
                <w:sz w:val="28"/>
              </w:rPr>
              <w:t xml:space="preserve">Other Network </w:t>
            </w:r>
            <w:r>
              <w:rPr>
                <w:rFonts w:hint="cs" w:ascii="CordiaUPC" w:hAnsi="CordiaUPC"/>
                <w:sz w:val="28"/>
                <w:cs/>
              </w:rPr>
              <w:t xml:space="preserve">ก่อน </w:t>
            </w:r>
            <w:r>
              <w:rPr>
                <w:rFonts w:ascii="CordiaUPC" w:hAnsi="CordiaUPC"/>
                <w:sz w:val="28"/>
              </w:rPr>
              <w:t>Validate 7</w:t>
            </w:r>
            <w:r>
              <w:rPr>
                <w:rFonts w:ascii="CordiaUPC" w:hAnsi="CordiaUPC" w:cs="Angsana New"/>
                <w:sz w:val="28"/>
                <w:cs/>
              </w:rPr>
              <w:t>*</w:t>
            </w:r>
            <w:r>
              <w:rPr>
                <w:rFonts w:ascii="CordiaUPC" w:hAnsi="CordiaUPC"/>
                <w:sz w:val="28"/>
              </w:rPr>
              <w:t>24</w:t>
            </w:r>
          </w:p>
          <w:p w:rsidRPr="00D151BA" w:rsidR="00777D66" w:rsidP="008521A6" w:rsidRDefault="00777D66" w14:paraId="5678657B" w14:textId="49E913D3">
            <w:pPr>
              <w:pStyle w:val="NoSpacing"/>
              <w:rPr>
                <w:rFonts w:ascii="CordiaUPC" w:hAnsi="CordiaUPC"/>
                <w:sz w:val="28"/>
              </w:rPr>
            </w:pPr>
            <w:r>
              <w:rPr>
                <w:rFonts w:hint="cs" w:ascii="CordiaUPC" w:hAnsi="CordiaUPC"/>
                <w:sz w:val="28"/>
                <w:cs/>
              </w:rPr>
              <w:t xml:space="preserve">เฉพาะเคสไม่ใช่ของ </w:t>
            </w:r>
            <w:r>
              <w:rPr>
                <w:rFonts w:ascii="CordiaUPC" w:hAnsi="CordiaUPC"/>
                <w:sz w:val="28"/>
              </w:rPr>
              <w:t xml:space="preserve">customerType </w:t>
            </w:r>
            <w:r>
              <w:rPr>
                <w:rFonts w:ascii="CordiaUPC" w:hAnsi="CordiaUPC" w:cs="Angsana New"/>
                <w:sz w:val="28"/>
                <w:cs/>
              </w:rPr>
              <w:t>= “</w:t>
            </w:r>
            <w:r>
              <w:rPr>
                <w:rFonts w:ascii="CordiaUPC" w:hAnsi="CordiaUPC"/>
                <w:sz w:val="28"/>
              </w:rPr>
              <w:t>Pre</w:t>
            </w:r>
            <w:r>
              <w:rPr>
                <w:rFonts w:ascii="CordiaUPC" w:hAnsi="CordiaUPC" w:cs="Angsana New"/>
                <w:sz w:val="28"/>
                <w:cs/>
              </w:rPr>
              <w:t>-</w:t>
            </w:r>
            <w:r>
              <w:rPr>
                <w:rFonts w:ascii="CordiaUPC" w:hAnsi="CordiaUPC"/>
                <w:sz w:val="28"/>
              </w:rPr>
              <w:t>paid</w:t>
            </w:r>
            <w:r>
              <w:rPr>
                <w:rFonts w:ascii="CordiaUPC" w:hAnsi="CordiaUPC" w:cs="Angsana New"/>
                <w:sz w:val="28"/>
                <w:cs/>
              </w:rPr>
              <w:t xml:space="preserve">” </w:t>
            </w:r>
            <w:r>
              <w:rPr>
                <w:rFonts w:hint="cs" w:ascii="CordiaUPC" w:hAnsi="CordiaUPC"/>
                <w:sz w:val="28"/>
                <w:cs/>
              </w:rPr>
              <w:t xml:space="preserve">และ </w:t>
            </w:r>
            <w:r>
              <w:rPr>
                <w:rFonts w:ascii="CordiaUPC" w:hAnsi="CordiaUPC"/>
                <w:sz w:val="28"/>
              </w:rPr>
              <w:t>productClass</w:t>
            </w:r>
            <w:r>
              <w:rPr>
                <w:rFonts w:ascii="CordiaUPC" w:hAnsi="CordiaUPC" w:cs="CordiaUPC"/>
                <w:sz w:val="28"/>
                <w:cs/>
              </w:rPr>
              <w:t xml:space="preserve"> </w:t>
            </w:r>
            <w:r>
              <w:rPr>
                <w:rFonts w:ascii="CordiaUPC" w:hAnsi="CordiaUPC" w:cs="Angsana New"/>
                <w:sz w:val="28"/>
                <w:cs/>
              </w:rPr>
              <w:t>= “</w:t>
            </w:r>
            <w:r>
              <w:rPr>
                <w:rFonts w:ascii="CordiaUPC" w:hAnsi="CordiaUPC"/>
                <w:sz w:val="28"/>
              </w:rPr>
              <w:t>Main</w:t>
            </w:r>
            <w:r>
              <w:rPr>
                <w:rFonts w:ascii="CordiaUPC" w:hAnsi="CordiaUPC" w:cs="Angsana New"/>
                <w:sz w:val="28"/>
                <w:cs/>
              </w:rPr>
              <w:t>”</w:t>
            </w:r>
          </w:p>
        </w:tc>
        <w:tc>
          <w:tcPr>
            <w:tcW w:w="733" w:type="pct"/>
          </w:tcPr>
          <w:p w:rsidR="00777D66" w:rsidP="008521A6" w:rsidRDefault="00777D66" w14:paraId="63DA0AD4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777D66" w:rsidTr="0055648C" w14:paraId="127AE2DC" w14:textId="77777777">
        <w:tc>
          <w:tcPr>
            <w:tcW w:w="778" w:type="pct"/>
          </w:tcPr>
          <w:p w:rsidR="00777D66" w:rsidP="008521A6" w:rsidRDefault="00777D66" w14:paraId="416E2B2C" w14:textId="0DDE87A3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>00029</w:t>
            </w:r>
          </w:p>
        </w:tc>
        <w:tc>
          <w:tcPr>
            <w:tcW w:w="1628" w:type="pct"/>
          </w:tcPr>
          <w:p w:rsidR="00777D66" w:rsidP="008521A6" w:rsidRDefault="00F22C11" w14:paraId="3A7B0F07" w14:textId="0C48ED37">
            <w:r>
              <w:t>On {1}</w:t>
            </w:r>
            <w:r>
              <w:rPr>
                <w:rFonts w:cs="Angsana New"/>
                <w:cs/>
              </w:rPr>
              <w:t xml:space="preserve">. </w:t>
            </w:r>
            <w:r w:rsidR="00777D66">
              <w:t xml:space="preserve">On </w:t>
            </w:r>
            <w:r w:rsidR="00777D66">
              <w:rPr>
                <w:rFonts w:cs="CordiaUPC"/>
              </w:rPr>
              <w:t>VDO Call</w:t>
            </w:r>
            <w:r w:rsidR="00777D66">
              <w:rPr>
                <w:rFonts w:cs="Angsana New"/>
                <w:cs/>
              </w:rPr>
              <w:t xml:space="preserve"> </w:t>
            </w:r>
            <w:r w:rsidR="00777D66">
              <w:t xml:space="preserve">Rating Table, On </w:t>
            </w:r>
            <w:r w:rsidRPr="0080054C" w:rsidR="00777D66">
              <w:t xml:space="preserve">Rate </w:t>
            </w:r>
            <w:r w:rsidR="00777D66">
              <w:t>Other</w:t>
            </w:r>
            <w:r w:rsidRPr="0080054C" w:rsidR="00777D66">
              <w:t xml:space="preserve"> Network</w:t>
            </w:r>
            <w:r w:rsidR="00777D66">
              <w:t xml:space="preserve">, </w:t>
            </w:r>
            <w:r w:rsidRPr="006442CC" w:rsidR="00777D66">
              <w:t>Day Of Week, From Timing and To Timing values must cover the 7 days and 24 hours without holes</w:t>
            </w:r>
            <w:r w:rsidR="00777D66">
              <w:t xml:space="preserve"> when Product Class is </w:t>
            </w:r>
            <w:r w:rsidR="00777D66">
              <w:rPr>
                <w:rFonts w:cs="Angsana New"/>
                <w:cs/>
              </w:rPr>
              <w:t>“</w:t>
            </w:r>
            <w:r w:rsidR="00777D66">
              <w:t>Main</w:t>
            </w:r>
            <w:r w:rsidR="00777D66">
              <w:rPr>
                <w:rFonts w:cs="Angsana New"/>
                <w:cs/>
              </w:rPr>
              <w:t>”</w:t>
            </w:r>
            <w:r w:rsidRPr="006442CC" w:rsidR="00777D66"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777D66" w:rsidP="00777D66" w:rsidRDefault="00777D66" w14:paraId="639E3640" w14:textId="77777777">
            <w:pPr>
              <w:pStyle w:val="NoSpacing"/>
              <w:rPr>
                <w:rFonts w:ascii="CordiaUPC" w:hAnsi="CordiaUPC"/>
                <w:sz w:val="28"/>
              </w:rPr>
            </w:pPr>
            <w:r w:rsidRPr="00622722">
              <w:rPr>
                <w:rFonts w:ascii="CordiaUPC" w:hAnsi="CordiaUPC"/>
                <w:sz w:val="28"/>
                <w:cs/>
              </w:rPr>
              <w:t xml:space="preserve">ถ้า </w:t>
            </w:r>
            <w:r w:rsidRPr="00622722">
              <w:rPr>
                <w:rFonts w:ascii="CordiaUPC" w:hAnsi="CordiaUPC"/>
                <w:sz w:val="28"/>
              </w:rPr>
              <w:t xml:space="preserve">Product Class </w:t>
            </w:r>
            <w:r w:rsidRPr="00622722">
              <w:rPr>
                <w:rFonts w:ascii="CordiaUPC" w:hAnsi="CordiaUPC"/>
                <w:sz w:val="28"/>
                <w:cs/>
              </w:rPr>
              <w:t xml:space="preserve">มีค่าเป็น </w:t>
            </w:r>
            <w:r w:rsidRPr="00622722">
              <w:rPr>
                <w:rFonts w:ascii="CordiaUPC" w:hAnsi="CordiaUPC" w:cs="Angsana New"/>
                <w:sz w:val="28"/>
                <w:cs/>
              </w:rPr>
              <w:t>“</w:t>
            </w:r>
            <w:r w:rsidRPr="00622722">
              <w:rPr>
                <w:rFonts w:ascii="CordiaUPC" w:hAnsi="CordiaUPC"/>
                <w:sz w:val="28"/>
              </w:rPr>
              <w:t>Main</w:t>
            </w:r>
            <w:r w:rsidRPr="00622722">
              <w:rPr>
                <w:rFonts w:ascii="CordiaUPC" w:hAnsi="CordiaUPC" w:cs="Angsana New"/>
                <w:sz w:val="28"/>
                <w:cs/>
              </w:rPr>
              <w:t xml:space="preserve">” </w:t>
            </w:r>
            <w:r w:rsidRPr="00622722">
              <w:rPr>
                <w:rFonts w:ascii="CordiaUPC" w:hAnsi="CordiaUPC"/>
                <w:sz w:val="28"/>
                <w:cs/>
              </w:rPr>
              <w:t>ดังนั้น ค่า</w:t>
            </w:r>
            <w:r w:rsidRPr="00622722">
              <w:rPr>
                <w:rFonts w:ascii="CordiaUPC" w:hAnsi="CordiaUPC"/>
                <w:sz w:val="28"/>
              </w:rPr>
              <w:t xml:space="preserve"> Day Of Week, From Timing and To Timing </w:t>
            </w:r>
            <w:r w:rsidRPr="00622722">
              <w:rPr>
                <w:rFonts w:ascii="CordiaUPC" w:hAnsi="CordiaUPC"/>
                <w:sz w:val="28"/>
                <w:cs/>
              </w:rPr>
              <w:t xml:space="preserve">ภายใน </w:t>
            </w:r>
            <w:r w:rsidRPr="00622722">
              <w:rPr>
                <w:rFonts w:ascii="CordiaUPC" w:hAnsi="CordiaUPC"/>
                <w:sz w:val="28"/>
              </w:rPr>
              <w:t>Other</w:t>
            </w:r>
            <w:r>
              <w:rPr>
                <w:rFonts w:ascii="CordiaUPC" w:hAnsi="CordiaUPC" w:cs="Angsana New"/>
                <w:sz w:val="28"/>
                <w:cs/>
              </w:rPr>
              <w:t xml:space="preserve"> </w:t>
            </w:r>
            <w:r w:rsidRPr="00622722">
              <w:rPr>
                <w:rFonts w:ascii="CordiaUPC" w:hAnsi="CordiaUPC"/>
                <w:sz w:val="28"/>
              </w:rPr>
              <w:t xml:space="preserve">Network </w:t>
            </w:r>
            <w:r w:rsidRPr="00622722">
              <w:rPr>
                <w:rFonts w:ascii="CordiaUPC" w:hAnsi="CordiaUPC"/>
                <w:sz w:val="28"/>
                <w:cs/>
              </w:rPr>
              <w:t xml:space="preserve">จะต้องครบ </w:t>
            </w:r>
            <w:r w:rsidRPr="00622722">
              <w:rPr>
                <w:rFonts w:ascii="CordiaUPC" w:hAnsi="CordiaUPC"/>
                <w:sz w:val="28"/>
              </w:rPr>
              <w:t xml:space="preserve">7 </w:t>
            </w:r>
            <w:r w:rsidRPr="00622722">
              <w:rPr>
                <w:rFonts w:ascii="CordiaUPC" w:hAnsi="CordiaUPC"/>
                <w:sz w:val="28"/>
                <w:cs/>
              </w:rPr>
              <w:t xml:space="preserve">วัน </w:t>
            </w:r>
            <w:r w:rsidRPr="00622722">
              <w:rPr>
                <w:rFonts w:ascii="CordiaUPC" w:hAnsi="CordiaUPC"/>
                <w:sz w:val="28"/>
              </w:rPr>
              <w:t>24</w:t>
            </w:r>
            <w:r w:rsidRPr="00622722">
              <w:rPr>
                <w:rFonts w:ascii="CordiaUPC" w:hAnsi="CordiaUPC"/>
                <w:sz w:val="28"/>
                <w:cs/>
              </w:rPr>
              <w:t xml:space="preserve"> ชั่วโมง</w:t>
            </w:r>
          </w:p>
          <w:p w:rsidR="00777D66" w:rsidP="00777D66" w:rsidRDefault="00777D66" w14:paraId="47942E2F" w14:textId="77777777">
            <w:pPr>
              <w:pStyle w:val="NoSpacing"/>
              <w:rPr>
                <w:rFonts w:ascii="CordiaUPC" w:hAnsi="CordiaUPC"/>
                <w:sz w:val="28"/>
              </w:rPr>
            </w:pPr>
          </w:p>
          <w:p w:rsidR="00777D66" w:rsidP="00777D66" w:rsidRDefault="00777D66" w14:paraId="1ABCA15C" w14:textId="77777777">
            <w:pPr>
              <w:pStyle w:val="NoSpacing"/>
              <w:rPr>
                <w:rFonts w:ascii="CordiaUPC" w:hAnsi="CordiaUPC"/>
                <w:sz w:val="28"/>
              </w:rPr>
            </w:pPr>
            <w:r>
              <w:rPr>
                <w:rFonts w:hint="cs" w:ascii="CordiaUPC" w:hAnsi="CordiaUPC"/>
                <w:sz w:val="28"/>
                <w:cs/>
              </w:rPr>
              <w:t xml:space="preserve">หมายเหตุ ต้องรวม </w:t>
            </w:r>
            <w:r>
              <w:rPr>
                <w:rFonts w:ascii="CordiaUPC" w:hAnsi="CordiaUPC"/>
                <w:sz w:val="28"/>
              </w:rPr>
              <w:t xml:space="preserve">All Network </w:t>
            </w:r>
            <w:r>
              <w:rPr>
                <w:rFonts w:hint="cs" w:ascii="CordiaUPC" w:hAnsi="CordiaUPC"/>
                <w:sz w:val="28"/>
                <w:cs/>
              </w:rPr>
              <w:t xml:space="preserve">กับ </w:t>
            </w:r>
            <w:r>
              <w:rPr>
                <w:rFonts w:ascii="CordiaUPC" w:hAnsi="CordiaUPC"/>
                <w:sz w:val="28"/>
              </w:rPr>
              <w:t xml:space="preserve">Other Network </w:t>
            </w:r>
            <w:r>
              <w:rPr>
                <w:rFonts w:hint="cs" w:ascii="CordiaUPC" w:hAnsi="CordiaUPC"/>
                <w:sz w:val="28"/>
                <w:cs/>
              </w:rPr>
              <w:t xml:space="preserve">ก่อน </w:t>
            </w:r>
            <w:r>
              <w:rPr>
                <w:rFonts w:ascii="CordiaUPC" w:hAnsi="CordiaUPC"/>
                <w:sz w:val="28"/>
              </w:rPr>
              <w:t>Validate 7</w:t>
            </w:r>
            <w:r>
              <w:rPr>
                <w:rFonts w:ascii="CordiaUPC" w:hAnsi="CordiaUPC" w:cs="Angsana New"/>
                <w:sz w:val="28"/>
                <w:cs/>
              </w:rPr>
              <w:t>*</w:t>
            </w:r>
            <w:r>
              <w:rPr>
                <w:rFonts w:ascii="CordiaUPC" w:hAnsi="CordiaUPC"/>
                <w:sz w:val="28"/>
              </w:rPr>
              <w:t>24</w:t>
            </w:r>
          </w:p>
          <w:p w:rsidR="00F22C11" w:rsidP="00F22C11" w:rsidRDefault="00F22C11" w14:paraId="1A31B41A" w14:textId="77777777">
            <w:pPr>
              <w:pStyle w:val="NoSpacing"/>
              <w:rPr>
                <w:rFonts w:ascii="CordiaUPC" w:hAnsi="CordiaUPC"/>
                <w:sz w:val="28"/>
              </w:rPr>
            </w:pPr>
            <w:r>
              <w:rPr>
                <w:rFonts w:hint="cs" w:ascii="CordiaUPC" w:hAnsi="CordiaUPC"/>
                <w:sz w:val="28"/>
                <w:cs/>
              </w:rPr>
              <w:t xml:space="preserve">เฉพาะเคส </w:t>
            </w:r>
            <w:r>
              <w:rPr>
                <w:rFonts w:ascii="CordiaUPC" w:hAnsi="CordiaUPC"/>
                <w:sz w:val="28"/>
              </w:rPr>
              <w:t xml:space="preserve">customerType </w:t>
            </w:r>
            <w:r>
              <w:rPr>
                <w:rFonts w:ascii="CordiaUPC" w:hAnsi="CordiaUPC" w:cs="Angsana New"/>
                <w:sz w:val="28"/>
                <w:cs/>
              </w:rPr>
              <w:t>= “</w:t>
            </w:r>
            <w:r>
              <w:rPr>
                <w:rFonts w:ascii="CordiaUPC" w:hAnsi="CordiaUPC"/>
                <w:sz w:val="28"/>
              </w:rPr>
              <w:t>Pre</w:t>
            </w:r>
            <w:r>
              <w:rPr>
                <w:rFonts w:ascii="CordiaUPC" w:hAnsi="CordiaUPC" w:cs="Angsana New"/>
                <w:sz w:val="28"/>
                <w:cs/>
              </w:rPr>
              <w:t>-</w:t>
            </w:r>
            <w:r>
              <w:rPr>
                <w:rFonts w:ascii="CordiaUPC" w:hAnsi="CordiaUPC"/>
                <w:sz w:val="28"/>
              </w:rPr>
              <w:t>paid</w:t>
            </w:r>
            <w:r>
              <w:rPr>
                <w:rFonts w:ascii="CordiaUPC" w:hAnsi="CordiaUPC" w:cs="Angsana New"/>
                <w:sz w:val="28"/>
                <w:cs/>
              </w:rPr>
              <w:t xml:space="preserve">” </w:t>
            </w:r>
            <w:r>
              <w:rPr>
                <w:rFonts w:hint="cs" w:ascii="CordiaUPC" w:hAnsi="CordiaUPC"/>
                <w:sz w:val="28"/>
                <w:cs/>
              </w:rPr>
              <w:t xml:space="preserve">และ </w:t>
            </w:r>
            <w:r>
              <w:rPr>
                <w:rFonts w:ascii="CordiaUPC" w:hAnsi="CordiaUPC"/>
                <w:sz w:val="28"/>
              </w:rPr>
              <w:t xml:space="preserve">productClass </w:t>
            </w:r>
            <w:r>
              <w:rPr>
                <w:rFonts w:ascii="CordiaUPC" w:hAnsi="CordiaUPC" w:cs="Angsana New"/>
                <w:sz w:val="28"/>
                <w:cs/>
              </w:rPr>
              <w:t>= “</w:t>
            </w:r>
            <w:r>
              <w:rPr>
                <w:rFonts w:ascii="CordiaUPC" w:hAnsi="CordiaUPC"/>
                <w:sz w:val="28"/>
              </w:rPr>
              <w:t>Main</w:t>
            </w:r>
            <w:r>
              <w:rPr>
                <w:rFonts w:ascii="CordiaUPC" w:hAnsi="CordiaUPC" w:cs="Angsana New"/>
                <w:sz w:val="28"/>
                <w:cs/>
              </w:rPr>
              <w:t>”</w:t>
            </w:r>
            <w:r>
              <w:rPr>
                <w:rFonts w:hint="cs" w:ascii="CordiaUPC" w:hAnsi="CordiaUPC"/>
                <w:sz w:val="28"/>
                <w:cs/>
              </w:rPr>
              <w:t xml:space="preserve"> โดย </w:t>
            </w:r>
            <w:r>
              <w:rPr>
                <w:rFonts w:ascii="CordiaUPC" w:hAnsi="CordiaUPC"/>
                <w:sz w:val="28"/>
              </w:rPr>
              <w:t xml:space="preserve">Validate </w:t>
            </w:r>
            <w:r>
              <w:rPr>
                <w:rFonts w:hint="cs" w:ascii="CordiaUPC" w:hAnsi="CordiaUPC"/>
                <w:sz w:val="28"/>
                <w:cs/>
              </w:rPr>
              <w:t xml:space="preserve">แยกแต่ละ </w:t>
            </w:r>
            <w:r>
              <w:rPr>
                <w:rFonts w:ascii="CordiaUPC" w:hAnsi="CordiaUPC"/>
                <w:sz w:val="28"/>
              </w:rPr>
              <w:t xml:space="preserve">deductType </w:t>
            </w:r>
            <w:r>
              <w:rPr>
                <w:rFonts w:hint="cs" w:ascii="CordiaUPC" w:hAnsi="CordiaUPC"/>
                <w:sz w:val="28"/>
                <w:cs/>
              </w:rPr>
              <w:t xml:space="preserve">และจะ </w:t>
            </w:r>
            <w:r>
              <w:rPr>
                <w:rFonts w:ascii="CordiaUPC" w:hAnsi="CordiaUPC"/>
                <w:sz w:val="28"/>
              </w:rPr>
              <w:t xml:space="preserve">Validate </w:t>
            </w:r>
            <w:r>
              <w:rPr>
                <w:rFonts w:hint="cs" w:ascii="CordiaUPC" w:hAnsi="CordiaUPC"/>
                <w:sz w:val="28"/>
                <w:cs/>
              </w:rPr>
              <w:t xml:space="preserve">เมื่อ </w:t>
            </w:r>
            <w:r>
              <w:rPr>
                <w:rFonts w:ascii="CordiaUPC" w:hAnsi="CordiaUPC"/>
                <w:sz w:val="28"/>
              </w:rPr>
              <w:t xml:space="preserve">deductType </w:t>
            </w:r>
            <w:r>
              <w:rPr>
                <w:rFonts w:hint="cs" w:ascii="CordiaUPC" w:hAnsi="CordiaUPC"/>
                <w:sz w:val="28"/>
                <w:cs/>
              </w:rPr>
              <w:t>นั้นๆมีค่า</w:t>
            </w:r>
            <w:r>
              <w:rPr>
                <w:rFonts w:ascii="CordiaUPC" w:hAnsi="CordiaUPC"/>
                <w:sz w:val="28"/>
              </w:rPr>
              <w:t xml:space="preserve"> Voice Rating Table </w:t>
            </w:r>
            <w:r>
              <w:rPr>
                <w:rFonts w:hint="cs" w:ascii="CordiaUPC" w:hAnsi="CordiaUPC"/>
                <w:sz w:val="28"/>
                <w:cs/>
              </w:rPr>
              <w:t xml:space="preserve">อย่างน้อย </w:t>
            </w:r>
            <w:r>
              <w:rPr>
                <w:rFonts w:ascii="CordiaUPC" w:hAnsi="CordiaUPC"/>
                <w:sz w:val="28"/>
              </w:rPr>
              <w:t>1 Row</w:t>
            </w:r>
          </w:p>
          <w:p w:rsidR="00F22C11" w:rsidP="00F22C11" w:rsidRDefault="00F22C11" w14:paraId="7FD701F0" w14:textId="77777777">
            <w:pPr>
              <w:pStyle w:val="NoSpacing"/>
              <w:rPr>
                <w:rFonts w:ascii="CordiaUPC" w:hAnsi="CordiaUPC"/>
                <w:sz w:val="28"/>
              </w:rPr>
            </w:pPr>
          </w:p>
          <w:p w:rsidRPr="00622722" w:rsidR="00777D66" w:rsidP="00F22C11" w:rsidRDefault="00F22C11" w14:paraId="1DFC436E" w14:textId="767252BD">
            <w:pPr>
              <w:pStyle w:val="NoSpacing"/>
              <w:rPr>
                <w:rFonts w:ascii="CordiaUPC" w:hAnsi="CordiaUPC"/>
                <w:sz w:val="28"/>
                <w:cs/>
              </w:rPr>
            </w:pPr>
            <w:r>
              <w:rPr>
                <w:rFonts w:ascii="CordiaUPC" w:hAnsi="CordiaUPC"/>
                <w:sz w:val="28"/>
              </w:rPr>
              <w:t xml:space="preserve">{1} </w:t>
            </w:r>
            <w:r>
              <w:rPr>
                <w:rFonts w:ascii="CordiaUPC" w:hAnsi="CordiaUPC" w:cs="Angsana New"/>
                <w:sz w:val="28"/>
                <w:cs/>
              </w:rPr>
              <w:t xml:space="preserve">= </w:t>
            </w:r>
            <w:r>
              <w:rPr>
                <w:rFonts w:ascii="CordiaUPC" w:hAnsi="CordiaUPC"/>
                <w:sz w:val="28"/>
              </w:rPr>
              <w:t>deductType</w:t>
            </w:r>
          </w:p>
        </w:tc>
        <w:tc>
          <w:tcPr>
            <w:tcW w:w="733" w:type="pct"/>
          </w:tcPr>
          <w:p w:rsidR="00777D66" w:rsidP="008521A6" w:rsidRDefault="00777D66" w14:paraId="71B39C2A" w14:textId="44868333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777D66" w:rsidTr="0055648C" w14:paraId="240044A5" w14:textId="77777777">
        <w:tc>
          <w:tcPr>
            <w:tcW w:w="778" w:type="pct"/>
          </w:tcPr>
          <w:p w:rsidR="00777D66" w:rsidP="008521A6" w:rsidRDefault="00777D66" w14:paraId="73B4F1D3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>00009</w:t>
            </w:r>
          </w:p>
        </w:tc>
        <w:tc>
          <w:tcPr>
            <w:tcW w:w="1628" w:type="pct"/>
          </w:tcPr>
          <w:p w:rsidR="00777D66" w:rsidP="008521A6" w:rsidRDefault="00777D66" w14:paraId="7FAE2A0E" w14:textId="261E1A8B">
            <w:pPr>
              <w:rPr>
                <w:rFonts w:cs="CordiaUPC"/>
              </w:rPr>
            </w:pPr>
            <w:r>
              <w:t xml:space="preserve">On </w:t>
            </w:r>
            <w:r>
              <w:rPr>
                <w:rFonts w:cs="CordiaUPC"/>
              </w:rPr>
              <w:t>VDO Call</w:t>
            </w:r>
            <w:r>
              <w:rPr>
                <w:rFonts w:cs="Angsana New"/>
                <w:cs/>
              </w:rPr>
              <w:t xml:space="preserve"> </w:t>
            </w:r>
            <w:r>
              <w:t xml:space="preserve">Rating Table, On </w:t>
            </w:r>
            <w:r w:rsidRPr="0080054C">
              <w:t>Rate AIS Network</w:t>
            </w:r>
            <w:r>
              <w:t xml:space="preserve">, </w:t>
            </w:r>
            <w:r w:rsidRPr="0080054C">
              <w:t>Day Of W</w:t>
            </w:r>
            <w:r>
              <w:t xml:space="preserve">eek, From Timing and To Timing </w:t>
            </w:r>
            <w:r w:rsidRPr="0080054C">
              <w:t>values must not be overlapping</w:t>
            </w:r>
            <w:r w:rsidRPr="0080054C"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777D66" w:rsidP="008521A6" w:rsidRDefault="00777D66" w14:paraId="57904568" w14:textId="77777777">
            <w:pPr>
              <w:pStyle w:val="NoSpacing"/>
              <w:rPr>
                <w:rFonts w:ascii="CordiaUPC" w:hAnsi="CordiaUPC"/>
                <w:sz w:val="28"/>
              </w:rPr>
            </w:pPr>
            <w:r w:rsidRPr="00622722">
              <w:rPr>
                <w:rFonts w:ascii="CordiaUPC" w:hAnsi="CordiaUPC"/>
                <w:sz w:val="28"/>
                <w:cs/>
              </w:rPr>
              <w:t>ค่า</w:t>
            </w:r>
            <w:r w:rsidRPr="00622722">
              <w:rPr>
                <w:rFonts w:ascii="CordiaUPC" w:hAnsi="CordiaUPC"/>
                <w:sz w:val="28"/>
              </w:rPr>
              <w:t xml:space="preserve"> Day Of Week, From Timing and To Timing </w:t>
            </w:r>
            <w:r w:rsidRPr="00622722">
              <w:rPr>
                <w:rFonts w:ascii="CordiaUPC" w:hAnsi="CordiaUPC"/>
                <w:sz w:val="28"/>
                <w:cs/>
              </w:rPr>
              <w:t xml:space="preserve">ภายใน </w:t>
            </w:r>
            <w:r w:rsidRPr="00622722">
              <w:rPr>
                <w:rFonts w:ascii="CordiaUPC" w:hAnsi="CordiaUPC"/>
                <w:sz w:val="28"/>
              </w:rPr>
              <w:t>AIS</w:t>
            </w:r>
            <w:r>
              <w:rPr>
                <w:rFonts w:ascii="CordiaUPC" w:hAnsi="CordiaUPC" w:cs="Angsana New"/>
                <w:sz w:val="28"/>
                <w:cs/>
              </w:rPr>
              <w:t xml:space="preserve"> </w:t>
            </w:r>
            <w:r w:rsidRPr="00622722">
              <w:rPr>
                <w:rFonts w:ascii="CordiaUPC" w:hAnsi="CordiaUPC"/>
                <w:sz w:val="28"/>
              </w:rPr>
              <w:t xml:space="preserve">Network </w:t>
            </w:r>
            <w:r w:rsidRPr="00622722">
              <w:rPr>
                <w:rFonts w:ascii="CordiaUPC" w:hAnsi="CordiaUPC"/>
                <w:sz w:val="28"/>
                <w:cs/>
              </w:rPr>
              <w:t>ต้องห้ามมีค่าทับซ้อนกัน</w:t>
            </w:r>
          </w:p>
          <w:p w:rsidR="00777D66" w:rsidP="008521A6" w:rsidRDefault="00777D66" w14:paraId="54C39D64" w14:textId="77777777">
            <w:pPr>
              <w:pStyle w:val="NoSpacing"/>
              <w:rPr>
                <w:rFonts w:ascii="CordiaUPC" w:hAnsi="CordiaUPC"/>
                <w:sz w:val="28"/>
              </w:rPr>
            </w:pPr>
          </w:p>
          <w:p w:rsidR="00777D66" w:rsidP="008521A6" w:rsidRDefault="00777D66" w14:paraId="4B5B2D9F" w14:textId="77777777">
            <w:pPr>
              <w:pStyle w:val="NoSpacing"/>
              <w:rPr>
                <w:rFonts w:ascii="CordiaUPC" w:hAnsi="CordiaUPC"/>
                <w:sz w:val="28"/>
              </w:rPr>
            </w:pPr>
            <w:r>
              <w:rPr>
                <w:rFonts w:hint="cs" w:ascii="CordiaUPC" w:hAnsi="CordiaUPC"/>
                <w:sz w:val="28"/>
                <w:cs/>
              </w:rPr>
              <w:t xml:space="preserve">หมายเหตุ ต้องรวม </w:t>
            </w:r>
            <w:r>
              <w:rPr>
                <w:rFonts w:ascii="CordiaUPC" w:hAnsi="CordiaUPC"/>
                <w:sz w:val="28"/>
              </w:rPr>
              <w:t xml:space="preserve">All Network </w:t>
            </w:r>
            <w:r>
              <w:rPr>
                <w:rFonts w:hint="cs" w:ascii="CordiaUPC" w:hAnsi="CordiaUPC"/>
                <w:sz w:val="28"/>
                <w:cs/>
              </w:rPr>
              <w:t xml:space="preserve">กับ </w:t>
            </w:r>
            <w:r>
              <w:rPr>
                <w:rFonts w:ascii="CordiaUPC" w:hAnsi="CordiaUPC"/>
                <w:sz w:val="28"/>
              </w:rPr>
              <w:t xml:space="preserve">AIS Network </w:t>
            </w:r>
            <w:r>
              <w:rPr>
                <w:rFonts w:hint="cs" w:ascii="CordiaUPC" w:hAnsi="CordiaUPC"/>
                <w:sz w:val="28"/>
                <w:cs/>
              </w:rPr>
              <w:t>ก่อน</w:t>
            </w:r>
            <w:r>
              <w:rPr>
                <w:rFonts w:ascii="CordiaUPC" w:hAnsi="CordiaUPC"/>
                <w:sz w:val="28"/>
              </w:rPr>
              <w:t xml:space="preserve"> Validate Overlapping</w:t>
            </w:r>
          </w:p>
          <w:p w:rsidRPr="00D151BA" w:rsidR="00777D66" w:rsidP="008521A6" w:rsidRDefault="00777D66" w14:paraId="6F79F3C5" w14:textId="29D581E2">
            <w:pPr>
              <w:pStyle w:val="NoSpacing"/>
              <w:rPr>
                <w:rFonts w:ascii="CordiaUPC" w:hAnsi="CordiaUPC"/>
                <w:sz w:val="28"/>
              </w:rPr>
            </w:pPr>
            <w:r>
              <w:rPr>
                <w:rFonts w:hint="cs" w:ascii="CordiaUPC" w:hAnsi="CordiaUPC"/>
                <w:sz w:val="28"/>
                <w:cs/>
              </w:rPr>
              <w:t xml:space="preserve">เฉพาะเคสไม่ใช่ของ </w:t>
            </w:r>
            <w:r>
              <w:rPr>
                <w:rFonts w:ascii="CordiaUPC" w:hAnsi="CordiaUPC"/>
                <w:sz w:val="28"/>
              </w:rPr>
              <w:t xml:space="preserve">customerType </w:t>
            </w:r>
            <w:r>
              <w:rPr>
                <w:rFonts w:ascii="CordiaUPC" w:hAnsi="CordiaUPC" w:cs="Angsana New"/>
                <w:sz w:val="28"/>
                <w:cs/>
              </w:rPr>
              <w:t>= “</w:t>
            </w:r>
            <w:r>
              <w:rPr>
                <w:rFonts w:ascii="CordiaUPC" w:hAnsi="CordiaUPC"/>
                <w:sz w:val="28"/>
              </w:rPr>
              <w:t>Pre</w:t>
            </w:r>
            <w:r>
              <w:rPr>
                <w:rFonts w:ascii="CordiaUPC" w:hAnsi="CordiaUPC" w:cs="Angsana New"/>
                <w:sz w:val="28"/>
                <w:cs/>
              </w:rPr>
              <w:t>-</w:t>
            </w:r>
            <w:r>
              <w:rPr>
                <w:rFonts w:ascii="CordiaUPC" w:hAnsi="CordiaUPC"/>
                <w:sz w:val="28"/>
              </w:rPr>
              <w:t>paid</w:t>
            </w:r>
            <w:r>
              <w:rPr>
                <w:rFonts w:ascii="CordiaUPC" w:hAnsi="CordiaUPC" w:cs="Angsana New"/>
                <w:sz w:val="28"/>
                <w:cs/>
              </w:rPr>
              <w:t xml:space="preserve">” </w:t>
            </w:r>
            <w:r>
              <w:rPr>
                <w:rFonts w:hint="cs" w:ascii="CordiaUPC" w:hAnsi="CordiaUPC"/>
                <w:sz w:val="28"/>
                <w:cs/>
              </w:rPr>
              <w:t xml:space="preserve">และ </w:t>
            </w:r>
            <w:r>
              <w:rPr>
                <w:rFonts w:ascii="CordiaUPC" w:hAnsi="CordiaUPC"/>
                <w:sz w:val="28"/>
              </w:rPr>
              <w:t xml:space="preserve">productClass </w:t>
            </w:r>
            <w:r>
              <w:rPr>
                <w:rFonts w:ascii="CordiaUPC" w:hAnsi="CordiaUPC" w:cs="Angsana New"/>
                <w:sz w:val="28"/>
                <w:cs/>
              </w:rPr>
              <w:t>= “</w:t>
            </w:r>
            <w:r>
              <w:rPr>
                <w:rFonts w:ascii="CordiaUPC" w:hAnsi="CordiaUPC"/>
                <w:sz w:val="28"/>
              </w:rPr>
              <w:t>Main</w:t>
            </w:r>
            <w:r>
              <w:rPr>
                <w:rFonts w:ascii="CordiaUPC" w:hAnsi="CordiaUPC" w:cs="Angsana New"/>
                <w:sz w:val="28"/>
                <w:cs/>
              </w:rPr>
              <w:t>”</w:t>
            </w:r>
          </w:p>
        </w:tc>
        <w:tc>
          <w:tcPr>
            <w:tcW w:w="733" w:type="pct"/>
          </w:tcPr>
          <w:p w:rsidR="00777D66" w:rsidP="008521A6" w:rsidRDefault="00777D66" w14:paraId="3489C2BB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777D66" w:rsidTr="0055648C" w14:paraId="24A69390" w14:textId="77777777">
        <w:tc>
          <w:tcPr>
            <w:tcW w:w="778" w:type="pct"/>
          </w:tcPr>
          <w:p w:rsidR="00777D66" w:rsidP="008521A6" w:rsidRDefault="00777D66" w14:paraId="55519A38" w14:textId="2D023EFE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>00009</w:t>
            </w:r>
          </w:p>
        </w:tc>
        <w:tc>
          <w:tcPr>
            <w:tcW w:w="1628" w:type="pct"/>
          </w:tcPr>
          <w:p w:rsidR="00777D66" w:rsidP="008521A6" w:rsidRDefault="00F22C11" w14:paraId="36964191" w14:textId="0412E4D8">
            <w:r>
              <w:t>On {1}</w:t>
            </w:r>
            <w:r>
              <w:rPr>
                <w:rFonts w:cs="Angsana New"/>
                <w:cs/>
              </w:rPr>
              <w:t xml:space="preserve">. </w:t>
            </w:r>
            <w:r w:rsidR="00777D66">
              <w:t xml:space="preserve">On </w:t>
            </w:r>
            <w:r w:rsidR="00777D66">
              <w:rPr>
                <w:rFonts w:cs="CordiaUPC"/>
              </w:rPr>
              <w:t>VDO Call</w:t>
            </w:r>
            <w:r w:rsidR="00777D66">
              <w:rPr>
                <w:rFonts w:cs="Angsana New"/>
                <w:cs/>
              </w:rPr>
              <w:t xml:space="preserve"> </w:t>
            </w:r>
            <w:r w:rsidR="00777D66">
              <w:t xml:space="preserve">Rating Table, On </w:t>
            </w:r>
            <w:r w:rsidRPr="0080054C" w:rsidR="00777D66">
              <w:t>Rate AIS Network</w:t>
            </w:r>
            <w:r w:rsidR="00777D66">
              <w:t xml:space="preserve">, </w:t>
            </w:r>
            <w:r w:rsidRPr="0080054C" w:rsidR="00777D66">
              <w:t>Day Of W</w:t>
            </w:r>
            <w:r w:rsidR="00777D66">
              <w:t xml:space="preserve">eek, From Timing and To Timing </w:t>
            </w:r>
            <w:r w:rsidRPr="0080054C" w:rsidR="00777D66">
              <w:t>values must not be overlapping</w:t>
            </w:r>
            <w:r w:rsidRPr="0080054C" w:rsidR="00777D66"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777D66" w:rsidP="00777D66" w:rsidRDefault="00777D66" w14:paraId="481A8525" w14:textId="77777777">
            <w:pPr>
              <w:pStyle w:val="NoSpacing"/>
              <w:rPr>
                <w:rFonts w:ascii="CordiaUPC" w:hAnsi="CordiaUPC"/>
                <w:sz w:val="28"/>
              </w:rPr>
            </w:pPr>
            <w:r w:rsidRPr="00622722">
              <w:rPr>
                <w:rFonts w:ascii="CordiaUPC" w:hAnsi="CordiaUPC"/>
                <w:sz w:val="28"/>
                <w:cs/>
              </w:rPr>
              <w:t>ค่า</w:t>
            </w:r>
            <w:r w:rsidRPr="00622722">
              <w:rPr>
                <w:rFonts w:ascii="CordiaUPC" w:hAnsi="CordiaUPC"/>
                <w:sz w:val="28"/>
              </w:rPr>
              <w:t xml:space="preserve"> Day Of Week, From Timing and To Timing </w:t>
            </w:r>
            <w:r w:rsidRPr="00622722">
              <w:rPr>
                <w:rFonts w:ascii="CordiaUPC" w:hAnsi="CordiaUPC"/>
                <w:sz w:val="28"/>
                <w:cs/>
              </w:rPr>
              <w:t xml:space="preserve">ภายใน </w:t>
            </w:r>
            <w:r w:rsidRPr="00622722">
              <w:rPr>
                <w:rFonts w:ascii="CordiaUPC" w:hAnsi="CordiaUPC"/>
                <w:sz w:val="28"/>
              </w:rPr>
              <w:t>AIS</w:t>
            </w:r>
            <w:r>
              <w:rPr>
                <w:rFonts w:ascii="CordiaUPC" w:hAnsi="CordiaUPC" w:cs="Angsana New"/>
                <w:sz w:val="28"/>
                <w:cs/>
              </w:rPr>
              <w:t xml:space="preserve"> </w:t>
            </w:r>
            <w:r w:rsidRPr="00622722">
              <w:rPr>
                <w:rFonts w:ascii="CordiaUPC" w:hAnsi="CordiaUPC"/>
                <w:sz w:val="28"/>
              </w:rPr>
              <w:t xml:space="preserve">Network </w:t>
            </w:r>
            <w:r w:rsidRPr="00622722">
              <w:rPr>
                <w:rFonts w:ascii="CordiaUPC" w:hAnsi="CordiaUPC"/>
                <w:sz w:val="28"/>
                <w:cs/>
              </w:rPr>
              <w:t>ต้องห้ามมีค่าทับซ้อนกัน</w:t>
            </w:r>
          </w:p>
          <w:p w:rsidR="00777D66" w:rsidP="00777D66" w:rsidRDefault="00777D66" w14:paraId="3C72A8F2" w14:textId="77777777">
            <w:pPr>
              <w:pStyle w:val="NoSpacing"/>
              <w:rPr>
                <w:rFonts w:ascii="CordiaUPC" w:hAnsi="CordiaUPC"/>
                <w:sz w:val="28"/>
              </w:rPr>
            </w:pPr>
          </w:p>
          <w:p w:rsidR="00777D66" w:rsidP="00777D66" w:rsidRDefault="00777D66" w14:paraId="15C810DA" w14:textId="77777777">
            <w:pPr>
              <w:pStyle w:val="NoSpacing"/>
              <w:rPr>
                <w:rFonts w:ascii="CordiaUPC" w:hAnsi="CordiaUPC"/>
                <w:sz w:val="28"/>
              </w:rPr>
            </w:pPr>
            <w:r>
              <w:rPr>
                <w:rFonts w:hint="cs" w:ascii="CordiaUPC" w:hAnsi="CordiaUPC"/>
                <w:sz w:val="28"/>
                <w:cs/>
              </w:rPr>
              <w:t xml:space="preserve">หมายเหตุ ต้องรวม </w:t>
            </w:r>
            <w:r>
              <w:rPr>
                <w:rFonts w:ascii="CordiaUPC" w:hAnsi="CordiaUPC"/>
                <w:sz w:val="28"/>
              </w:rPr>
              <w:t xml:space="preserve">All Network </w:t>
            </w:r>
            <w:r>
              <w:rPr>
                <w:rFonts w:hint="cs" w:ascii="CordiaUPC" w:hAnsi="CordiaUPC"/>
                <w:sz w:val="28"/>
                <w:cs/>
              </w:rPr>
              <w:t xml:space="preserve">กับ </w:t>
            </w:r>
            <w:r>
              <w:rPr>
                <w:rFonts w:ascii="CordiaUPC" w:hAnsi="CordiaUPC"/>
                <w:sz w:val="28"/>
              </w:rPr>
              <w:t xml:space="preserve">AIS Network </w:t>
            </w:r>
            <w:r>
              <w:rPr>
                <w:rFonts w:hint="cs" w:ascii="CordiaUPC" w:hAnsi="CordiaUPC"/>
                <w:sz w:val="28"/>
                <w:cs/>
              </w:rPr>
              <w:t>ก่อน</w:t>
            </w:r>
            <w:r>
              <w:rPr>
                <w:rFonts w:ascii="CordiaUPC" w:hAnsi="CordiaUPC"/>
                <w:sz w:val="28"/>
              </w:rPr>
              <w:t xml:space="preserve"> Validate Overlapping</w:t>
            </w:r>
          </w:p>
          <w:p w:rsidR="00F22C11" w:rsidP="00F22C11" w:rsidRDefault="00F22C11" w14:paraId="48904F16" w14:textId="77777777">
            <w:pPr>
              <w:pStyle w:val="NoSpacing"/>
              <w:rPr>
                <w:rFonts w:ascii="CordiaUPC" w:hAnsi="CordiaUPC"/>
                <w:sz w:val="28"/>
              </w:rPr>
            </w:pPr>
            <w:r>
              <w:rPr>
                <w:rFonts w:hint="cs" w:ascii="CordiaUPC" w:hAnsi="CordiaUPC"/>
                <w:sz w:val="28"/>
                <w:cs/>
              </w:rPr>
              <w:t xml:space="preserve">เฉพาะเคส </w:t>
            </w:r>
            <w:r>
              <w:rPr>
                <w:rFonts w:ascii="CordiaUPC" w:hAnsi="CordiaUPC"/>
                <w:sz w:val="28"/>
              </w:rPr>
              <w:t xml:space="preserve">customerType </w:t>
            </w:r>
            <w:r>
              <w:rPr>
                <w:rFonts w:ascii="CordiaUPC" w:hAnsi="CordiaUPC" w:cs="Angsana New"/>
                <w:sz w:val="28"/>
                <w:cs/>
              </w:rPr>
              <w:t>= “</w:t>
            </w:r>
            <w:r>
              <w:rPr>
                <w:rFonts w:ascii="CordiaUPC" w:hAnsi="CordiaUPC"/>
                <w:sz w:val="28"/>
              </w:rPr>
              <w:t>Pre</w:t>
            </w:r>
            <w:r>
              <w:rPr>
                <w:rFonts w:ascii="CordiaUPC" w:hAnsi="CordiaUPC" w:cs="Angsana New"/>
                <w:sz w:val="28"/>
                <w:cs/>
              </w:rPr>
              <w:t>-</w:t>
            </w:r>
            <w:r>
              <w:rPr>
                <w:rFonts w:ascii="CordiaUPC" w:hAnsi="CordiaUPC"/>
                <w:sz w:val="28"/>
              </w:rPr>
              <w:t>paid</w:t>
            </w:r>
            <w:r>
              <w:rPr>
                <w:rFonts w:ascii="CordiaUPC" w:hAnsi="CordiaUPC" w:cs="Angsana New"/>
                <w:sz w:val="28"/>
                <w:cs/>
              </w:rPr>
              <w:t xml:space="preserve">” </w:t>
            </w:r>
            <w:r>
              <w:rPr>
                <w:rFonts w:hint="cs" w:ascii="CordiaUPC" w:hAnsi="CordiaUPC"/>
                <w:sz w:val="28"/>
                <w:cs/>
              </w:rPr>
              <w:t xml:space="preserve">และ </w:t>
            </w:r>
            <w:r>
              <w:rPr>
                <w:rFonts w:ascii="CordiaUPC" w:hAnsi="CordiaUPC"/>
                <w:sz w:val="28"/>
              </w:rPr>
              <w:t xml:space="preserve">productClass </w:t>
            </w:r>
            <w:r>
              <w:rPr>
                <w:rFonts w:ascii="CordiaUPC" w:hAnsi="CordiaUPC" w:cs="Angsana New"/>
                <w:sz w:val="28"/>
                <w:cs/>
              </w:rPr>
              <w:t>= “</w:t>
            </w:r>
            <w:r>
              <w:rPr>
                <w:rFonts w:ascii="CordiaUPC" w:hAnsi="CordiaUPC"/>
                <w:sz w:val="28"/>
              </w:rPr>
              <w:t>Main</w:t>
            </w:r>
            <w:r>
              <w:rPr>
                <w:rFonts w:ascii="CordiaUPC" w:hAnsi="CordiaUPC" w:cs="Angsana New"/>
                <w:sz w:val="28"/>
                <w:cs/>
              </w:rPr>
              <w:t>”</w:t>
            </w:r>
            <w:r>
              <w:rPr>
                <w:rFonts w:hint="cs" w:ascii="CordiaUPC" w:hAnsi="CordiaUPC"/>
                <w:sz w:val="28"/>
                <w:cs/>
              </w:rPr>
              <w:t xml:space="preserve"> โดย </w:t>
            </w:r>
            <w:r>
              <w:rPr>
                <w:rFonts w:ascii="CordiaUPC" w:hAnsi="CordiaUPC"/>
                <w:sz w:val="28"/>
              </w:rPr>
              <w:t xml:space="preserve">Validate </w:t>
            </w:r>
            <w:r>
              <w:rPr>
                <w:rFonts w:hint="cs" w:ascii="CordiaUPC" w:hAnsi="CordiaUPC"/>
                <w:sz w:val="28"/>
                <w:cs/>
              </w:rPr>
              <w:t xml:space="preserve">แยกแต่ละ </w:t>
            </w:r>
            <w:r>
              <w:rPr>
                <w:rFonts w:ascii="CordiaUPC" w:hAnsi="CordiaUPC"/>
                <w:sz w:val="28"/>
              </w:rPr>
              <w:t xml:space="preserve">deductType </w:t>
            </w:r>
            <w:r>
              <w:rPr>
                <w:rFonts w:hint="cs" w:ascii="CordiaUPC" w:hAnsi="CordiaUPC"/>
                <w:sz w:val="28"/>
                <w:cs/>
              </w:rPr>
              <w:t xml:space="preserve">และจะ </w:t>
            </w:r>
            <w:r>
              <w:rPr>
                <w:rFonts w:ascii="CordiaUPC" w:hAnsi="CordiaUPC"/>
                <w:sz w:val="28"/>
              </w:rPr>
              <w:t xml:space="preserve">Validate </w:t>
            </w:r>
            <w:r>
              <w:rPr>
                <w:rFonts w:hint="cs" w:ascii="CordiaUPC" w:hAnsi="CordiaUPC"/>
                <w:sz w:val="28"/>
                <w:cs/>
              </w:rPr>
              <w:t xml:space="preserve">เมื่อ </w:t>
            </w:r>
            <w:r>
              <w:rPr>
                <w:rFonts w:ascii="CordiaUPC" w:hAnsi="CordiaUPC"/>
                <w:sz w:val="28"/>
              </w:rPr>
              <w:t xml:space="preserve">deductType </w:t>
            </w:r>
            <w:r>
              <w:rPr>
                <w:rFonts w:hint="cs" w:ascii="CordiaUPC" w:hAnsi="CordiaUPC"/>
                <w:sz w:val="28"/>
                <w:cs/>
              </w:rPr>
              <w:t>นั้นๆมีค่า</w:t>
            </w:r>
            <w:r>
              <w:rPr>
                <w:rFonts w:ascii="CordiaUPC" w:hAnsi="CordiaUPC"/>
                <w:sz w:val="28"/>
              </w:rPr>
              <w:t xml:space="preserve"> Voice Rating Table </w:t>
            </w:r>
            <w:r>
              <w:rPr>
                <w:rFonts w:hint="cs" w:ascii="CordiaUPC" w:hAnsi="CordiaUPC"/>
                <w:sz w:val="28"/>
                <w:cs/>
              </w:rPr>
              <w:t xml:space="preserve">อย่างน้อย </w:t>
            </w:r>
            <w:r>
              <w:rPr>
                <w:rFonts w:ascii="CordiaUPC" w:hAnsi="CordiaUPC"/>
                <w:sz w:val="28"/>
              </w:rPr>
              <w:t>1 Row</w:t>
            </w:r>
          </w:p>
          <w:p w:rsidR="00F22C11" w:rsidP="00F22C11" w:rsidRDefault="00F22C11" w14:paraId="6336E245" w14:textId="77777777">
            <w:pPr>
              <w:pStyle w:val="NoSpacing"/>
              <w:rPr>
                <w:rFonts w:ascii="CordiaUPC" w:hAnsi="CordiaUPC"/>
                <w:sz w:val="28"/>
              </w:rPr>
            </w:pPr>
          </w:p>
          <w:p w:rsidRPr="00622722" w:rsidR="00777D66" w:rsidP="00F22C11" w:rsidRDefault="00F22C11" w14:paraId="3D5E2EBE" w14:textId="4B9364C1">
            <w:pPr>
              <w:pStyle w:val="NoSpacing"/>
              <w:rPr>
                <w:rFonts w:ascii="CordiaUPC" w:hAnsi="CordiaUPC"/>
                <w:sz w:val="28"/>
                <w:cs/>
              </w:rPr>
            </w:pPr>
            <w:r>
              <w:rPr>
                <w:rFonts w:ascii="CordiaUPC" w:hAnsi="CordiaUPC"/>
                <w:sz w:val="28"/>
              </w:rPr>
              <w:t xml:space="preserve">{1} </w:t>
            </w:r>
            <w:r>
              <w:rPr>
                <w:rFonts w:ascii="CordiaUPC" w:hAnsi="CordiaUPC" w:cs="Angsana New"/>
                <w:sz w:val="28"/>
                <w:cs/>
              </w:rPr>
              <w:t xml:space="preserve">= </w:t>
            </w:r>
            <w:r>
              <w:rPr>
                <w:rFonts w:ascii="CordiaUPC" w:hAnsi="CordiaUPC"/>
                <w:sz w:val="28"/>
              </w:rPr>
              <w:t>deductType</w:t>
            </w:r>
          </w:p>
        </w:tc>
        <w:tc>
          <w:tcPr>
            <w:tcW w:w="733" w:type="pct"/>
          </w:tcPr>
          <w:p w:rsidR="00777D66" w:rsidP="008521A6" w:rsidRDefault="00777D66" w14:paraId="61340B69" w14:textId="751B46E9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777D66" w:rsidTr="0055648C" w14:paraId="41AD9239" w14:textId="77777777">
        <w:tc>
          <w:tcPr>
            <w:tcW w:w="778" w:type="pct"/>
          </w:tcPr>
          <w:p w:rsidR="00777D66" w:rsidP="008521A6" w:rsidRDefault="00777D66" w14:paraId="39563712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>00009</w:t>
            </w:r>
          </w:p>
        </w:tc>
        <w:tc>
          <w:tcPr>
            <w:tcW w:w="1628" w:type="pct"/>
          </w:tcPr>
          <w:p w:rsidR="00777D66" w:rsidP="008521A6" w:rsidRDefault="00777D66" w14:paraId="3B8B922B" w14:textId="7E63C9EF">
            <w:pPr>
              <w:rPr>
                <w:rFonts w:cs="CordiaUPC"/>
              </w:rPr>
            </w:pPr>
            <w:r>
              <w:t xml:space="preserve">On </w:t>
            </w:r>
            <w:r>
              <w:rPr>
                <w:rFonts w:cs="CordiaUPC"/>
              </w:rPr>
              <w:t>VDO Call</w:t>
            </w:r>
            <w:r>
              <w:rPr>
                <w:rFonts w:cs="Angsana New"/>
                <w:cs/>
              </w:rPr>
              <w:t xml:space="preserve"> </w:t>
            </w:r>
            <w:r>
              <w:t xml:space="preserve">Rating Table, On </w:t>
            </w:r>
            <w:r w:rsidRPr="0080054C">
              <w:t xml:space="preserve">Rate </w:t>
            </w:r>
            <w:r>
              <w:t>Other</w:t>
            </w:r>
            <w:r w:rsidRPr="0080054C">
              <w:t xml:space="preserve"> Network</w:t>
            </w:r>
            <w:r>
              <w:t>,</w:t>
            </w:r>
            <w:r w:rsidRPr="0080054C">
              <w:t xml:space="preserve"> Day Of Week, From Timing and To Timing values must not be overlapping</w:t>
            </w:r>
            <w:r w:rsidRPr="0080054C"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777D66" w:rsidP="008521A6" w:rsidRDefault="00777D66" w14:paraId="74735349" w14:textId="77777777">
            <w:pPr>
              <w:pStyle w:val="NoSpacing"/>
              <w:rPr>
                <w:rFonts w:ascii="CordiaUPC" w:hAnsi="CordiaUPC"/>
                <w:sz w:val="28"/>
              </w:rPr>
            </w:pPr>
            <w:r w:rsidRPr="00622722">
              <w:rPr>
                <w:rFonts w:ascii="CordiaUPC" w:hAnsi="CordiaUPC"/>
                <w:sz w:val="28"/>
                <w:cs/>
              </w:rPr>
              <w:t>ค่า</w:t>
            </w:r>
            <w:r w:rsidRPr="00622722">
              <w:rPr>
                <w:rFonts w:ascii="CordiaUPC" w:hAnsi="CordiaUPC"/>
                <w:sz w:val="28"/>
              </w:rPr>
              <w:t xml:space="preserve"> Day Of Week, From Timing and To Timing </w:t>
            </w:r>
            <w:r w:rsidRPr="00622722">
              <w:rPr>
                <w:rFonts w:ascii="CordiaUPC" w:hAnsi="CordiaUPC"/>
                <w:sz w:val="28"/>
                <w:cs/>
              </w:rPr>
              <w:t xml:space="preserve">ภายใน </w:t>
            </w:r>
            <w:r w:rsidRPr="00622722">
              <w:rPr>
                <w:rFonts w:ascii="CordiaUPC" w:hAnsi="CordiaUPC"/>
                <w:sz w:val="28"/>
              </w:rPr>
              <w:t>Other</w:t>
            </w:r>
            <w:r>
              <w:rPr>
                <w:rFonts w:ascii="CordiaUPC" w:hAnsi="CordiaUPC" w:cs="Angsana New"/>
                <w:sz w:val="28"/>
                <w:cs/>
              </w:rPr>
              <w:t xml:space="preserve"> </w:t>
            </w:r>
            <w:r w:rsidRPr="00622722">
              <w:rPr>
                <w:rFonts w:ascii="CordiaUPC" w:hAnsi="CordiaUPC"/>
                <w:sz w:val="28"/>
              </w:rPr>
              <w:t xml:space="preserve">Network </w:t>
            </w:r>
            <w:r w:rsidRPr="00622722">
              <w:rPr>
                <w:rFonts w:ascii="CordiaUPC" w:hAnsi="CordiaUPC"/>
                <w:sz w:val="28"/>
                <w:cs/>
              </w:rPr>
              <w:t>ต้องห้ามมีค่าทับซ้อนกัน</w:t>
            </w:r>
          </w:p>
          <w:p w:rsidR="00777D66" w:rsidP="008521A6" w:rsidRDefault="00777D66" w14:paraId="074F054B" w14:textId="77777777">
            <w:pPr>
              <w:pStyle w:val="NoSpacing"/>
              <w:rPr>
                <w:rFonts w:ascii="CordiaUPC" w:hAnsi="CordiaUPC"/>
                <w:sz w:val="28"/>
              </w:rPr>
            </w:pPr>
          </w:p>
          <w:p w:rsidR="00777D66" w:rsidP="008521A6" w:rsidRDefault="00777D66" w14:paraId="51A0E229" w14:textId="77777777">
            <w:pPr>
              <w:pStyle w:val="NoSpacing"/>
              <w:rPr>
                <w:rFonts w:ascii="CordiaUPC" w:hAnsi="CordiaUPC"/>
                <w:sz w:val="28"/>
              </w:rPr>
            </w:pPr>
            <w:r>
              <w:rPr>
                <w:rFonts w:hint="cs" w:ascii="CordiaUPC" w:hAnsi="CordiaUPC"/>
                <w:sz w:val="28"/>
                <w:cs/>
              </w:rPr>
              <w:t xml:space="preserve">หมายเหตุ ต้องรวม </w:t>
            </w:r>
            <w:r>
              <w:rPr>
                <w:rFonts w:ascii="CordiaUPC" w:hAnsi="CordiaUPC"/>
                <w:sz w:val="28"/>
              </w:rPr>
              <w:t xml:space="preserve">All Network </w:t>
            </w:r>
            <w:r>
              <w:rPr>
                <w:rFonts w:hint="cs" w:ascii="CordiaUPC" w:hAnsi="CordiaUPC"/>
                <w:sz w:val="28"/>
                <w:cs/>
              </w:rPr>
              <w:t xml:space="preserve">กับ </w:t>
            </w:r>
            <w:r>
              <w:rPr>
                <w:rFonts w:ascii="CordiaUPC" w:hAnsi="CordiaUPC"/>
                <w:sz w:val="28"/>
              </w:rPr>
              <w:t xml:space="preserve">Other Network </w:t>
            </w:r>
            <w:r>
              <w:rPr>
                <w:rFonts w:hint="cs" w:ascii="CordiaUPC" w:hAnsi="CordiaUPC"/>
                <w:sz w:val="28"/>
                <w:cs/>
              </w:rPr>
              <w:t>ก่อน</w:t>
            </w:r>
            <w:r>
              <w:rPr>
                <w:rFonts w:ascii="CordiaUPC" w:hAnsi="CordiaUPC"/>
                <w:sz w:val="28"/>
              </w:rPr>
              <w:t xml:space="preserve"> Validate Overlapping</w:t>
            </w:r>
          </w:p>
          <w:p w:rsidRPr="00D151BA" w:rsidR="00777D66" w:rsidP="008521A6" w:rsidRDefault="00777D66" w14:paraId="7D8AC5C4" w14:textId="4A26E72E">
            <w:pPr>
              <w:pStyle w:val="NoSpacing"/>
              <w:rPr>
                <w:rFonts w:ascii="CordiaUPC" w:hAnsi="CordiaUPC"/>
                <w:sz w:val="28"/>
              </w:rPr>
            </w:pPr>
            <w:r>
              <w:rPr>
                <w:rFonts w:hint="cs" w:ascii="CordiaUPC" w:hAnsi="CordiaUPC"/>
                <w:sz w:val="28"/>
                <w:cs/>
              </w:rPr>
              <w:t xml:space="preserve">เฉพาะเคสไม่ใช่ของ </w:t>
            </w:r>
            <w:r>
              <w:rPr>
                <w:rFonts w:ascii="CordiaUPC" w:hAnsi="CordiaUPC"/>
                <w:sz w:val="28"/>
              </w:rPr>
              <w:t xml:space="preserve">customerType </w:t>
            </w:r>
            <w:r>
              <w:rPr>
                <w:rFonts w:ascii="CordiaUPC" w:hAnsi="CordiaUPC" w:cs="Angsana New"/>
                <w:sz w:val="28"/>
                <w:cs/>
              </w:rPr>
              <w:t>= “</w:t>
            </w:r>
            <w:r>
              <w:rPr>
                <w:rFonts w:ascii="CordiaUPC" w:hAnsi="CordiaUPC"/>
                <w:sz w:val="28"/>
              </w:rPr>
              <w:t>Pre</w:t>
            </w:r>
            <w:r>
              <w:rPr>
                <w:rFonts w:ascii="CordiaUPC" w:hAnsi="CordiaUPC" w:cs="Angsana New"/>
                <w:sz w:val="28"/>
                <w:cs/>
              </w:rPr>
              <w:t>-</w:t>
            </w:r>
            <w:r>
              <w:rPr>
                <w:rFonts w:ascii="CordiaUPC" w:hAnsi="CordiaUPC"/>
                <w:sz w:val="28"/>
              </w:rPr>
              <w:t>paid</w:t>
            </w:r>
            <w:r>
              <w:rPr>
                <w:rFonts w:ascii="CordiaUPC" w:hAnsi="CordiaUPC" w:cs="Angsana New"/>
                <w:sz w:val="28"/>
                <w:cs/>
              </w:rPr>
              <w:t xml:space="preserve">” </w:t>
            </w:r>
            <w:r>
              <w:rPr>
                <w:rFonts w:hint="cs" w:ascii="CordiaUPC" w:hAnsi="CordiaUPC"/>
                <w:sz w:val="28"/>
                <w:cs/>
              </w:rPr>
              <w:t xml:space="preserve">และ </w:t>
            </w:r>
            <w:r>
              <w:rPr>
                <w:rFonts w:ascii="CordiaUPC" w:hAnsi="CordiaUPC"/>
                <w:sz w:val="28"/>
              </w:rPr>
              <w:t xml:space="preserve">productClass </w:t>
            </w:r>
            <w:r>
              <w:rPr>
                <w:rFonts w:ascii="CordiaUPC" w:hAnsi="CordiaUPC" w:cs="Angsana New"/>
                <w:sz w:val="28"/>
                <w:cs/>
              </w:rPr>
              <w:t>= “</w:t>
            </w:r>
            <w:r>
              <w:rPr>
                <w:rFonts w:ascii="CordiaUPC" w:hAnsi="CordiaUPC"/>
                <w:sz w:val="28"/>
              </w:rPr>
              <w:t>Main</w:t>
            </w:r>
            <w:r>
              <w:rPr>
                <w:rFonts w:ascii="CordiaUPC" w:hAnsi="CordiaUPC" w:cs="Angsana New"/>
                <w:sz w:val="28"/>
                <w:cs/>
              </w:rPr>
              <w:t>”</w:t>
            </w:r>
          </w:p>
        </w:tc>
        <w:tc>
          <w:tcPr>
            <w:tcW w:w="733" w:type="pct"/>
          </w:tcPr>
          <w:p w:rsidR="00777D66" w:rsidP="008521A6" w:rsidRDefault="00777D66" w14:paraId="4FD1E0E5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F22C11" w:rsidTr="0055648C" w14:paraId="0A879458" w14:textId="77777777">
        <w:tc>
          <w:tcPr>
            <w:tcW w:w="778" w:type="pct"/>
          </w:tcPr>
          <w:p w:rsidR="00F22C11" w:rsidP="00D034EB" w:rsidRDefault="00F22C11" w14:paraId="11FE8978" w14:textId="4F3EA8B7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>00009</w:t>
            </w:r>
          </w:p>
        </w:tc>
        <w:tc>
          <w:tcPr>
            <w:tcW w:w="1628" w:type="pct"/>
          </w:tcPr>
          <w:p w:rsidR="00F22C11" w:rsidP="00D034EB" w:rsidRDefault="00F22C11" w14:paraId="6CEC8779" w14:textId="0BF33CBE">
            <w:r>
              <w:t xml:space="preserve">On {1}, On </w:t>
            </w:r>
            <w:r>
              <w:rPr>
                <w:rFonts w:cs="CordiaUPC"/>
              </w:rPr>
              <w:t>VDO Call</w:t>
            </w:r>
            <w:r>
              <w:rPr>
                <w:rFonts w:cs="Angsana New"/>
                <w:cs/>
              </w:rPr>
              <w:t xml:space="preserve"> </w:t>
            </w:r>
            <w:r>
              <w:t xml:space="preserve">Rating Table, On </w:t>
            </w:r>
            <w:r w:rsidRPr="0080054C">
              <w:t xml:space="preserve">Rate </w:t>
            </w:r>
            <w:r>
              <w:t>Other</w:t>
            </w:r>
            <w:r w:rsidRPr="0080054C">
              <w:t xml:space="preserve"> Network</w:t>
            </w:r>
            <w:r>
              <w:t>,</w:t>
            </w:r>
            <w:r w:rsidRPr="0080054C">
              <w:t xml:space="preserve"> Day Of Week, From Timing and To Timing values must not be overlapping</w:t>
            </w:r>
            <w:r w:rsidRPr="0080054C"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F22C11" w:rsidP="009B3546" w:rsidRDefault="00F22C11" w14:paraId="4638A760" w14:textId="77777777">
            <w:pPr>
              <w:pStyle w:val="NoSpacing"/>
              <w:rPr>
                <w:rFonts w:ascii="CordiaUPC" w:hAnsi="CordiaUPC"/>
                <w:sz w:val="28"/>
              </w:rPr>
            </w:pPr>
            <w:r w:rsidRPr="00622722">
              <w:rPr>
                <w:rFonts w:ascii="CordiaUPC" w:hAnsi="CordiaUPC"/>
                <w:sz w:val="28"/>
                <w:cs/>
              </w:rPr>
              <w:t>ค่า</w:t>
            </w:r>
            <w:r w:rsidRPr="00622722">
              <w:rPr>
                <w:rFonts w:ascii="CordiaUPC" w:hAnsi="CordiaUPC"/>
                <w:sz w:val="28"/>
              </w:rPr>
              <w:t xml:space="preserve"> Day Of Week, From Timing and To Timing </w:t>
            </w:r>
            <w:r w:rsidRPr="00622722">
              <w:rPr>
                <w:rFonts w:ascii="CordiaUPC" w:hAnsi="CordiaUPC"/>
                <w:sz w:val="28"/>
                <w:cs/>
              </w:rPr>
              <w:t xml:space="preserve">ภายใน </w:t>
            </w:r>
            <w:r w:rsidRPr="00622722">
              <w:rPr>
                <w:rFonts w:ascii="CordiaUPC" w:hAnsi="CordiaUPC"/>
                <w:sz w:val="28"/>
              </w:rPr>
              <w:t>Other</w:t>
            </w:r>
            <w:r>
              <w:rPr>
                <w:rFonts w:ascii="CordiaUPC" w:hAnsi="CordiaUPC" w:cs="Angsana New"/>
                <w:sz w:val="28"/>
                <w:cs/>
              </w:rPr>
              <w:t xml:space="preserve"> </w:t>
            </w:r>
            <w:r w:rsidRPr="00622722">
              <w:rPr>
                <w:rFonts w:ascii="CordiaUPC" w:hAnsi="CordiaUPC"/>
                <w:sz w:val="28"/>
              </w:rPr>
              <w:t xml:space="preserve">Network </w:t>
            </w:r>
            <w:r w:rsidRPr="00622722">
              <w:rPr>
                <w:rFonts w:ascii="CordiaUPC" w:hAnsi="CordiaUPC"/>
                <w:sz w:val="28"/>
                <w:cs/>
              </w:rPr>
              <w:t>ต้องห้ามมีค่าทับซ้อนกัน</w:t>
            </w:r>
          </w:p>
          <w:p w:rsidR="00F22C11" w:rsidP="009B3546" w:rsidRDefault="00F22C11" w14:paraId="0679D8BB" w14:textId="77777777">
            <w:pPr>
              <w:pStyle w:val="NoSpacing"/>
              <w:rPr>
                <w:rFonts w:ascii="CordiaUPC" w:hAnsi="CordiaUPC"/>
                <w:sz w:val="28"/>
              </w:rPr>
            </w:pPr>
          </w:p>
          <w:p w:rsidR="00F22C11" w:rsidP="009B3546" w:rsidRDefault="00F22C11" w14:paraId="0B7C4305" w14:textId="77777777">
            <w:pPr>
              <w:pStyle w:val="NoSpacing"/>
              <w:rPr>
                <w:rFonts w:ascii="CordiaUPC" w:hAnsi="CordiaUPC"/>
                <w:sz w:val="28"/>
              </w:rPr>
            </w:pPr>
            <w:r>
              <w:rPr>
                <w:rFonts w:hint="cs" w:ascii="CordiaUPC" w:hAnsi="CordiaUPC"/>
                <w:sz w:val="28"/>
                <w:cs/>
              </w:rPr>
              <w:t xml:space="preserve">หมายเหตุ ต้องรวม </w:t>
            </w:r>
            <w:r>
              <w:rPr>
                <w:rFonts w:ascii="CordiaUPC" w:hAnsi="CordiaUPC"/>
                <w:sz w:val="28"/>
              </w:rPr>
              <w:t xml:space="preserve">All Network </w:t>
            </w:r>
            <w:r>
              <w:rPr>
                <w:rFonts w:hint="cs" w:ascii="CordiaUPC" w:hAnsi="CordiaUPC"/>
                <w:sz w:val="28"/>
                <w:cs/>
              </w:rPr>
              <w:t xml:space="preserve">กับ </w:t>
            </w:r>
            <w:r>
              <w:rPr>
                <w:rFonts w:ascii="CordiaUPC" w:hAnsi="CordiaUPC"/>
                <w:sz w:val="28"/>
              </w:rPr>
              <w:t xml:space="preserve">Other Network </w:t>
            </w:r>
            <w:r>
              <w:rPr>
                <w:rFonts w:hint="cs" w:ascii="CordiaUPC" w:hAnsi="CordiaUPC"/>
                <w:sz w:val="28"/>
                <w:cs/>
              </w:rPr>
              <w:t>ก่อน</w:t>
            </w:r>
            <w:r>
              <w:rPr>
                <w:rFonts w:ascii="CordiaUPC" w:hAnsi="CordiaUPC"/>
                <w:sz w:val="28"/>
              </w:rPr>
              <w:t xml:space="preserve"> Validate Overlapping</w:t>
            </w:r>
          </w:p>
          <w:p w:rsidR="00F22C11" w:rsidP="00F22C11" w:rsidRDefault="00F22C11" w14:paraId="0D689817" w14:textId="77777777">
            <w:pPr>
              <w:pStyle w:val="NoSpacing"/>
              <w:rPr>
                <w:rFonts w:ascii="CordiaUPC" w:hAnsi="CordiaUPC"/>
                <w:sz w:val="28"/>
              </w:rPr>
            </w:pPr>
            <w:r>
              <w:rPr>
                <w:rFonts w:hint="cs" w:ascii="CordiaUPC" w:hAnsi="CordiaUPC"/>
                <w:sz w:val="28"/>
                <w:cs/>
              </w:rPr>
              <w:t xml:space="preserve">เฉพาะเคส </w:t>
            </w:r>
            <w:r>
              <w:rPr>
                <w:rFonts w:ascii="CordiaUPC" w:hAnsi="CordiaUPC"/>
                <w:sz w:val="28"/>
              </w:rPr>
              <w:t xml:space="preserve">customerType </w:t>
            </w:r>
            <w:r>
              <w:rPr>
                <w:rFonts w:ascii="CordiaUPC" w:hAnsi="CordiaUPC" w:cs="Angsana New"/>
                <w:sz w:val="28"/>
                <w:cs/>
              </w:rPr>
              <w:t>= “</w:t>
            </w:r>
            <w:r>
              <w:rPr>
                <w:rFonts w:ascii="CordiaUPC" w:hAnsi="CordiaUPC"/>
                <w:sz w:val="28"/>
              </w:rPr>
              <w:t>Pre</w:t>
            </w:r>
            <w:r>
              <w:rPr>
                <w:rFonts w:ascii="CordiaUPC" w:hAnsi="CordiaUPC" w:cs="Angsana New"/>
                <w:sz w:val="28"/>
                <w:cs/>
              </w:rPr>
              <w:t>-</w:t>
            </w:r>
            <w:r>
              <w:rPr>
                <w:rFonts w:ascii="CordiaUPC" w:hAnsi="CordiaUPC"/>
                <w:sz w:val="28"/>
              </w:rPr>
              <w:t>paid</w:t>
            </w:r>
            <w:r>
              <w:rPr>
                <w:rFonts w:ascii="CordiaUPC" w:hAnsi="CordiaUPC" w:cs="Angsana New"/>
                <w:sz w:val="28"/>
                <w:cs/>
              </w:rPr>
              <w:t xml:space="preserve">” </w:t>
            </w:r>
            <w:r>
              <w:rPr>
                <w:rFonts w:hint="cs" w:ascii="CordiaUPC" w:hAnsi="CordiaUPC"/>
                <w:sz w:val="28"/>
                <w:cs/>
              </w:rPr>
              <w:t xml:space="preserve">และ </w:t>
            </w:r>
            <w:r>
              <w:rPr>
                <w:rFonts w:ascii="CordiaUPC" w:hAnsi="CordiaUPC"/>
                <w:sz w:val="28"/>
              </w:rPr>
              <w:t xml:space="preserve">productClass </w:t>
            </w:r>
            <w:r>
              <w:rPr>
                <w:rFonts w:ascii="CordiaUPC" w:hAnsi="CordiaUPC" w:cs="Angsana New"/>
                <w:sz w:val="28"/>
                <w:cs/>
              </w:rPr>
              <w:t>= “</w:t>
            </w:r>
            <w:r>
              <w:rPr>
                <w:rFonts w:ascii="CordiaUPC" w:hAnsi="CordiaUPC"/>
                <w:sz w:val="28"/>
              </w:rPr>
              <w:t>Main</w:t>
            </w:r>
            <w:r>
              <w:rPr>
                <w:rFonts w:ascii="CordiaUPC" w:hAnsi="CordiaUPC" w:cs="Angsana New"/>
                <w:sz w:val="28"/>
                <w:cs/>
              </w:rPr>
              <w:t>”</w:t>
            </w:r>
            <w:r>
              <w:rPr>
                <w:rFonts w:hint="cs" w:ascii="CordiaUPC" w:hAnsi="CordiaUPC"/>
                <w:sz w:val="28"/>
                <w:cs/>
              </w:rPr>
              <w:t xml:space="preserve"> โดย </w:t>
            </w:r>
            <w:r>
              <w:rPr>
                <w:rFonts w:ascii="CordiaUPC" w:hAnsi="CordiaUPC"/>
                <w:sz w:val="28"/>
              </w:rPr>
              <w:t xml:space="preserve">Validate </w:t>
            </w:r>
            <w:r>
              <w:rPr>
                <w:rFonts w:hint="cs" w:ascii="CordiaUPC" w:hAnsi="CordiaUPC"/>
                <w:sz w:val="28"/>
                <w:cs/>
              </w:rPr>
              <w:t xml:space="preserve">แยกแต่ละ </w:t>
            </w:r>
            <w:r>
              <w:rPr>
                <w:rFonts w:ascii="CordiaUPC" w:hAnsi="CordiaUPC"/>
                <w:sz w:val="28"/>
              </w:rPr>
              <w:t xml:space="preserve">deductType </w:t>
            </w:r>
            <w:r>
              <w:rPr>
                <w:rFonts w:hint="cs" w:ascii="CordiaUPC" w:hAnsi="CordiaUPC"/>
                <w:sz w:val="28"/>
                <w:cs/>
              </w:rPr>
              <w:t xml:space="preserve">และจะ </w:t>
            </w:r>
            <w:r>
              <w:rPr>
                <w:rFonts w:ascii="CordiaUPC" w:hAnsi="CordiaUPC"/>
                <w:sz w:val="28"/>
              </w:rPr>
              <w:t xml:space="preserve">Validate </w:t>
            </w:r>
            <w:r>
              <w:rPr>
                <w:rFonts w:hint="cs" w:ascii="CordiaUPC" w:hAnsi="CordiaUPC"/>
                <w:sz w:val="28"/>
                <w:cs/>
              </w:rPr>
              <w:t xml:space="preserve">เมื่อ </w:t>
            </w:r>
            <w:r>
              <w:rPr>
                <w:rFonts w:ascii="CordiaUPC" w:hAnsi="CordiaUPC"/>
                <w:sz w:val="28"/>
              </w:rPr>
              <w:t xml:space="preserve">deductType </w:t>
            </w:r>
            <w:r>
              <w:rPr>
                <w:rFonts w:hint="cs" w:ascii="CordiaUPC" w:hAnsi="CordiaUPC"/>
                <w:sz w:val="28"/>
                <w:cs/>
              </w:rPr>
              <w:t>นั้นๆมีค่า</w:t>
            </w:r>
            <w:r>
              <w:rPr>
                <w:rFonts w:ascii="CordiaUPC" w:hAnsi="CordiaUPC"/>
                <w:sz w:val="28"/>
              </w:rPr>
              <w:t xml:space="preserve"> Voice Rating Table </w:t>
            </w:r>
            <w:r>
              <w:rPr>
                <w:rFonts w:hint="cs" w:ascii="CordiaUPC" w:hAnsi="CordiaUPC"/>
                <w:sz w:val="28"/>
                <w:cs/>
              </w:rPr>
              <w:t xml:space="preserve">อย่างน้อย </w:t>
            </w:r>
            <w:r>
              <w:rPr>
                <w:rFonts w:ascii="CordiaUPC" w:hAnsi="CordiaUPC"/>
                <w:sz w:val="28"/>
              </w:rPr>
              <w:t>1 Row</w:t>
            </w:r>
          </w:p>
          <w:p w:rsidR="00F22C11" w:rsidP="00F22C11" w:rsidRDefault="00F22C11" w14:paraId="009F5B70" w14:textId="77777777">
            <w:pPr>
              <w:pStyle w:val="NoSpacing"/>
              <w:rPr>
                <w:rFonts w:ascii="CordiaUPC" w:hAnsi="CordiaUPC"/>
                <w:sz w:val="28"/>
              </w:rPr>
            </w:pPr>
          </w:p>
          <w:p w:rsidRPr="00622722" w:rsidR="00F22C11" w:rsidP="00F22C11" w:rsidRDefault="00F22C11" w14:paraId="491626B7" w14:textId="7C838A30">
            <w:pPr>
              <w:pStyle w:val="NoSpacing"/>
              <w:rPr>
                <w:rFonts w:ascii="CordiaUPC" w:hAnsi="CordiaUPC"/>
                <w:sz w:val="28"/>
                <w:cs/>
              </w:rPr>
            </w:pPr>
            <w:r>
              <w:rPr>
                <w:rFonts w:ascii="CordiaUPC" w:hAnsi="CordiaUPC"/>
                <w:sz w:val="28"/>
              </w:rPr>
              <w:t xml:space="preserve">{1} </w:t>
            </w:r>
            <w:r>
              <w:rPr>
                <w:rFonts w:ascii="CordiaUPC" w:hAnsi="CordiaUPC" w:cs="Angsana New"/>
                <w:sz w:val="28"/>
                <w:cs/>
              </w:rPr>
              <w:t xml:space="preserve">= </w:t>
            </w:r>
            <w:r>
              <w:rPr>
                <w:rFonts w:ascii="CordiaUPC" w:hAnsi="CordiaUPC"/>
                <w:sz w:val="28"/>
              </w:rPr>
              <w:t>deductType</w:t>
            </w:r>
          </w:p>
        </w:tc>
        <w:tc>
          <w:tcPr>
            <w:tcW w:w="733" w:type="pct"/>
          </w:tcPr>
          <w:p w:rsidR="00F22C11" w:rsidP="00D034EB" w:rsidRDefault="00F22C11" w14:paraId="71D81AC3" w14:textId="2FCC119F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F22C11" w:rsidTr="0055648C" w14:paraId="3CF4E5AE" w14:textId="77777777">
        <w:tc>
          <w:tcPr>
            <w:tcW w:w="778" w:type="pct"/>
          </w:tcPr>
          <w:p w:rsidR="00F22C11" w:rsidP="00D034EB" w:rsidRDefault="00F22C11" w14:paraId="3ACF772A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>00004</w:t>
            </w:r>
          </w:p>
        </w:tc>
        <w:tc>
          <w:tcPr>
            <w:tcW w:w="1628" w:type="pct"/>
          </w:tcPr>
          <w:p w:rsidR="00F22C11" w:rsidP="00D034EB" w:rsidRDefault="00F22C11" w14:paraId="441B53A9" w14:textId="19BB9A39">
            <w:pPr>
              <w:rPr>
                <w:rFonts w:cs="CordiaUPC"/>
              </w:rPr>
            </w:pPr>
            <w:r>
              <w:t xml:space="preserve">On </w:t>
            </w:r>
            <w:r>
              <w:rPr>
                <w:rFonts w:cs="CordiaUPC"/>
              </w:rPr>
              <w:t>VDO Call</w:t>
            </w:r>
            <w:r>
              <w:rPr>
                <w:rFonts w:cs="Angsana New"/>
                <w:cs/>
              </w:rPr>
              <w:t xml:space="preserve"> </w:t>
            </w:r>
            <w:r>
              <w:t xml:space="preserve">Rating Table, Rate AIS </w:t>
            </w:r>
            <w:r w:rsidRPr="00CA47C1">
              <w:t xml:space="preserve">Network is </w:t>
            </w:r>
            <w:r>
              <w:t xml:space="preserve">required when Product Class is </w:t>
            </w:r>
            <w:r>
              <w:rPr>
                <w:rFonts w:cs="Angsana New"/>
                <w:cs/>
              </w:rPr>
              <w:t>“</w:t>
            </w:r>
            <w:r>
              <w:t>Main</w:t>
            </w:r>
            <w:r>
              <w:rPr>
                <w:rFonts w:cs="Angsana New"/>
                <w:cs/>
              </w:rPr>
              <w:t>”</w:t>
            </w:r>
            <w:r w:rsidRPr="00CA47C1"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F22C11" w:rsidP="00D034EB" w:rsidRDefault="00F22C11" w14:paraId="67654638" w14:textId="77777777">
            <w:pPr>
              <w:pStyle w:val="NoSpacing"/>
              <w:rPr>
                <w:rFonts w:ascii="CordiaUPC" w:hAnsi="CordiaUPC"/>
                <w:sz w:val="28"/>
              </w:rPr>
            </w:pPr>
            <w:r w:rsidRPr="00622722">
              <w:rPr>
                <w:rFonts w:ascii="CordiaUPC" w:hAnsi="CordiaUPC"/>
                <w:sz w:val="28"/>
                <w:cs/>
              </w:rPr>
              <w:t xml:space="preserve">ถ้า </w:t>
            </w:r>
            <w:r w:rsidRPr="00622722">
              <w:rPr>
                <w:rFonts w:ascii="CordiaUPC" w:hAnsi="CordiaUPC"/>
                <w:sz w:val="28"/>
              </w:rPr>
              <w:t xml:space="preserve">Product Class </w:t>
            </w:r>
            <w:r w:rsidRPr="00622722">
              <w:rPr>
                <w:rFonts w:ascii="CordiaUPC" w:hAnsi="CordiaUPC"/>
                <w:sz w:val="28"/>
                <w:cs/>
              </w:rPr>
              <w:t xml:space="preserve">มีค่าเป็น </w:t>
            </w:r>
            <w:r w:rsidRPr="00622722">
              <w:rPr>
                <w:rFonts w:ascii="CordiaUPC" w:hAnsi="CordiaUPC" w:cs="Angsana New"/>
                <w:sz w:val="28"/>
                <w:cs/>
              </w:rPr>
              <w:t>“</w:t>
            </w:r>
            <w:r w:rsidRPr="00622722">
              <w:rPr>
                <w:rFonts w:ascii="CordiaUPC" w:hAnsi="CordiaUPC"/>
                <w:sz w:val="28"/>
              </w:rPr>
              <w:t>Main</w:t>
            </w:r>
            <w:r w:rsidRPr="00622722">
              <w:rPr>
                <w:rFonts w:ascii="CordiaUPC" w:hAnsi="CordiaUPC" w:cs="Angsana New"/>
                <w:sz w:val="28"/>
                <w:cs/>
              </w:rPr>
              <w:t xml:space="preserve">” </w:t>
            </w:r>
            <w:r w:rsidRPr="00622722">
              <w:rPr>
                <w:rFonts w:ascii="CordiaUPC" w:hAnsi="CordiaUPC"/>
                <w:sz w:val="28"/>
                <w:cs/>
              </w:rPr>
              <w:t xml:space="preserve">ดังนั้น </w:t>
            </w:r>
            <w:r w:rsidRPr="00622722">
              <w:rPr>
                <w:rFonts w:ascii="CordiaUPC" w:hAnsi="CordiaUPC"/>
                <w:sz w:val="28"/>
              </w:rPr>
              <w:t>AIS</w:t>
            </w:r>
            <w:r>
              <w:rPr>
                <w:rFonts w:ascii="CordiaUPC" w:hAnsi="CordiaUPC" w:cs="Angsana New"/>
                <w:sz w:val="28"/>
                <w:cs/>
              </w:rPr>
              <w:t xml:space="preserve"> </w:t>
            </w:r>
            <w:r w:rsidRPr="00622722">
              <w:rPr>
                <w:rFonts w:ascii="CordiaUPC" w:hAnsi="CordiaUPC"/>
                <w:sz w:val="28"/>
              </w:rPr>
              <w:t>N</w:t>
            </w:r>
            <w:r w:rsidRPr="00D151BA">
              <w:rPr>
                <w:rFonts w:ascii="CordiaUPC" w:hAnsi="CordiaUPC"/>
                <w:sz w:val="28"/>
              </w:rPr>
              <w:t>etwork</w:t>
            </w:r>
            <w:r>
              <w:rPr>
                <w:rFonts w:ascii="CordiaUPC" w:hAnsi="CordiaUPC" w:cs="Angsana New"/>
                <w:sz w:val="28"/>
                <w:cs/>
              </w:rPr>
              <w:t xml:space="preserve"> </w:t>
            </w:r>
            <w:r>
              <w:rPr>
                <w:rFonts w:hint="cs" w:ascii="CordiaUPC" w:hAnsi="CordiaUPC"/>
                <w:sz w:val="28"/>
                <w:cs/>
              </w:rPr>
              <w:t xml:space="preserve">จะต้องมีอย่างน้อย </w:t>
            </w:r>
            <w:r>
              <w:rPr>
                <w:rFonts w:ascii="CordiaUPC" w:hAnsi="CordiaUPC"/>
                <w:sz w:val="28"/>
              </w:rPr>
              <w:t>1 Rows</w:t>
            </w:r>
          </w:p>
          <w:p w:rsidR="00F22C11" w:rsidP="00D034EB" w:rsidRDefault="00F22C11" w14:paraId="3343CBA7" w14:textId="77777777">
            <w:pPr>
              <w:pStyle w:val="NoSpacing"/>
              <w:rPr>
                <w:rFonts w:ascii="CordiaUPC" w:hAnsi="CordiaUPC"/>
                <w:sz w:val="28"/>
              </w:rPr>
            </w:pPr>
          </w:p>
          <w:p w:rsidR="00F22C11" w:rsidP="00D034EB" w:rsidRDefault="00F22C11" w14:paraId="470845CE" w14:textId="77777777">
            <w:pPr>
              <w:pStyle w:val="NoSpacing"/>
              <w:rPr>
                <w:rFonts w:ascii="CordiaUPC" w:hAnsi="CordiaUPC"/>
                <w:sz w:val="28"/>
              </w:rPr>
            </w:pPr>
            <w:r>
              <w:rPr>
                <w:rFonts w:hint="cs" w:ascii="CordiaUPC" w:hAnsi="CordiaUPC"/>
                <w:sz w:val="28"/>
                <w:cs/>
              </w:rPr>
              <w:t xml:space="preserve">หมายเหตุ ต้องรวม </w:t>
            </w:r>
            <w:r>
              <w:rPr>
                <w:rFonts w:ascii="CordiaUPC" w:hAnsi="CordiaUPC"/>
                <w:sz w:val="28"/>
              </w:rPr>
              <w:t xml:space="preserve">All Network </w:t>
            </w:r>
            <w:r>
              <w:rPr>
                <w:rFonts w:hint="cs" w:ascii="CordiaUPC" w:hAnsi="CordiaUPC"/>
                <w:sz w:val="28"/>
                <w:cs/>
              </w:rPr>
              <w:t xml:space="preserve">กับ </w:t>
            </w:r>
            <w:r>
              <w:rPr>
                <w:rFonts w:ascii="CordiaUPC" w:hAnsi="CordiaUPC"/>
                <w:sz w:val="28"/>
              </w:rPr>
              <w:t xml:space="preserve">AIS Network </w:t>
            </w:r>
            <w:r>
              <w:rPr>
                <w:rFonts w:hint="cs" w:ascii="CordiaUPC" w:hAnsi="CordiaUPC"/>
                <w:sz w:val="28"/>
                <w:cs/>
              </w:rPr>
              <w:t xml:space="preserve">ก่อน </w:t>
            </w:r>
            <w:r>
              <w:rPr>
                <w:rFonts w:ascii="CordiaUPC" w:hAnsi="CordiaUPC"/>
                <w:sz w:val="28"/>
              </w:rPr>
              <w:t>Validate</w:t>
            </w:r>
          </w:p>
          <w:p w:rsidRPr="005A0E22" w:rsidR="00F22C11" w:rsidP="00D034EB" w:rsidRDefault="00F22C11" w14:paraId="4AE8A26E" w14:textId="20851412">
            <w:pPr>
              <w:pStyle w:val="NoSpacing"/>
              <w:rPr>
                <w:rFonts w:ascii="CordiaUPC" w:hAnsi="CordiaUPC"/>
                <w:sz w:val="28"/>
                <w:cs/>
              </w:rPr>
            </w:pPr>
            <w:r>
              <w:rPr>
                <w:rFonts w:hint="cs" w:ascii="CordiaUPC" w:hAnsi="CordiaUPC"/>
                <w:sz w:val="28"/>
                <w:cs/>
              </w:rPr>
              <w:t>เฉพาะเคส</w:t>
            </w:r>
            <w:r>
              <w:rPr>
                <w:rFonts w:ascii="CordiaUPC" w:hAnsi="CordiaUPC"/>
                <w:sz w:val="28"/>
              </w:rPr>
              <w:t xml:space="preserve"> deductType </w:t>
            </w:r>
            <w:r>
              <w:rPr>
                <w:rFonts w:ascii="CordiaUPC" w:hAnsi="CordiaUPC" w:cs="Angsana New"/>
                <w:sz w:val="28"/>
                <w:cs/>
              </w:rPr>
              <w:t>= “</w:t>
            </w:r>
            <w:r>
              <w:rPr>
                <w:rFonts w:ascii="CordiaUPC" w:hAnsi="CordiaUPC"/>
                <w:sz w:val="28"/>
              </w:rPr>
              <w:t>Deduct Success</w:t>
            </w:r>
            <w:r>
              <w:rPr>
                <w:rFonts w:ascii="CordiaUPC" w:hAnsi="CordiaUPC" w:cs="Angsana New"/>
                <w:sz w:val="28"/>
                <w:cs/>
              </w:rPr>
              <w:t>”</w:t>
            </w:r>
          </w:p>
        </w:tc>
        <w:tc>
          <w:tcPr>
            <w:tcW w:w="733" w:type="pct"/>
          </w:tcPr>
          <w:p w:rsidR="00F22C11" w:rsidP="00D034EB" w:rsidRDefault="00F22C11" w14:paraId="59AC2ADA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F22C11" w:rsidTr="0055648C" w14:paraId="44FB8DB2" w14:textId="77777777">
        <w:tc>
          <w:tcPr>
            <w:tcW w:w="778" w:type="pct"/>
          </w:tcPr>
          <w:p w:rsidR="00F22C11" w:rsidP="00D034EB" w:rsidRDefault="00F22C11" w14:paraId="1A1C210D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>00004</w:t>
            </w:r>
          </w:p>
        </w:tc>
        <w:tc>
          <w:tcPr>
            <w:tcW w:w="1628" w:type="pct"/>
          </w:tcPr>
          <w:p w:rsidR="00F22C11" w:rsidP="00D034EB" w:rsidRDefault="00F22C11" w14:paraId="442CA539" w14:textId="36954EDF">
            <w:pPr>
              <w:rPr>
                <w:rFonts w:cs="CordiaUPC"/>
              </w:rPr>
            </w:pPr>
            <w:r>
              <w:t xml:space="preserve">On </w:t>
            </w:r>
            <w:r>
              <w:rPr>
                <w:rFonts w:cs="CordiaUPC"/>
              </w:rPr>
              <w:t>VDO Call</w:t>
            </w:r>
            <w:r>
              <w:rPr>
                <w:rFonts w:cs="Angsana New"/>
                <w:cs/>
              </w:rPr>
              <w:t xml:space="preserve"> </w:t>
            </w:r>
            <w:r>
              <w:t xml:space="preserve">Rating Table, </w:t>
            </w:r>
            <w:r w:rsidRPr="00CA47C1">
              <w:t>Rate</w:t>
            </w:r>
            <w:r>
              <w:rPr>
                <w:rFonts w:cs="Angsana New"/>
                <w:cs/>
              </w:rPr>
              <w:t xml:space="preserve"> </w:t>
            </w:r>
            <w:r w:rsidRPr="00CA47C1">
              <w:t>Other</w:t>
            </w:r>
            <w:r>
              <w:rPr>
                <w:rFonts w:cs="Angsana New"/>
                <w:cs/>
              </w:rPr>
              <w:t xml:space="preserve"> </w:t>
            </w:r>
            <w:r w:rsidRPr="00CA47C1">
              <w:t xml:space="preserve">Network is </w:t>
            </w:r>
            <w:r>
              <w:t xml:space="preserve">required when Product Class is </w:t>
            </w:r>
            <w:r>
              <w:rPr>
                <w:rFonts w:cs="Angsana New"/>
                <w:cs/>
              </w:rPr>
              <w:t>“</w:t>
            </w:r>
            <w:r>
              <w:t>Main</w:t>
            </w:r>
            <w:r>
              <w:rPr>
                <w:rFonts w:cs="Angsana New"/>
                <w:cs/>
              </w:rPr>
              <w:t>”</w:t>
            </w:r>
            <w:r w:rsidRPr="00CA47C1"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F22C11" w:rsidP="00D034EB" w:rsidRDefault="00F22C11" w14:paraId="7FCB49B4" w14:textId="77777777">
            <w:pPr>
              <w:pStyle w:val="NoSpacing"/>
              <w:rPr>
                <w:rFonts w:ascii="CordiaUPC" w:hAnsi="CordiaUPC"/>
                <w:sz w:val="28"/>
              </w:rPr>
            </w:pPr>
            <w:r w:rsidRPr="00BC1FF4">
              <w:rPr>
                <w:rFonts w:hint="cs" w:ascii="CordiaUPC" w:hAnsi="CordiaUPC"/>
                <w:sz w:val="28"/>
                <w:cs/>
              </w:rPr>
              <w:t xml:space="preserve">ถ้า </w:t>
            </w:r>
            <w:r w:rsidRPr="00BC1FF4">
              <w:rPr>
                <w:rFonts w:ascii="CordiaUPC" w:hAnsi="CordiaUPC"/>
                <w:sz w:val="28"/>
              </w:rPr>
              <w:t xml:space="preserve">Product Class </w:t>
            </w:r>
            <w:r w:rsidRPr="00BC1FF4">
              <w:rPr>
                <w:rFonts w:hint="cs" w:ascii="CordiaUPC" w:hAnsi="CordiaUPC"/>
                <w:sz w:val="28"/>
                <w:cs/>
              </w:rPr>
              <w:t xml:space="preserve">มีค่าเป็น </w:t>
            </w:r>
            <w:r w:rsidRPr="00BC1FF4">
              <w:rPr>
                <w:rFonts w:ascii="CordiaUPC" w:hAnsi="CordiaUPC" w:cs="Angsana New"/>
                <w:sz w:val="28"/>
                <w:cs/>
              </w:rPr>
              <w:t>“</w:t>
            </w:r>
            <w:r w:rsidRPr="00BC1FF4">
              <w:rPr>
                <w:rFonts w:ascii="CordiaUPC" w:hAnsi="CordiaUPC"/>
                <w:sz w:val="28"/>
              </w:rPr>
              <w:t>Main</w:t>
            </w:r>
            <w:r w:rsidRPr="00BC1FF4">
              <w:rPr>
                <w:rFonts w:ascii="CordiaUPC" w:hAnsi="CordiaUPC" w:cs="Angsana New"/>
                <w:sz w:val="28"/>
                <w:cs/>
              </w:rPr>
              <w:t xml:space="preserve">” </w:t>
            </w:r>
            <w:r w:rsidRPr="00BC1FF4">
              <w:rPr>
                <w:rFonts w:hint="cs" w:ascii="CordiaUPC" w:hAnsi="CordiaUPC"/>
                <w:sz w:val="28"/>
                <w:cs/>
              </w:rPr>
              <w:t xml:space="preserve">ดังนั้น </w:t>
            </w:r>
            <w:r>
              <w:rPr>
                <w:rFonts w:ascii="CordiaUPC" w:hAnsi="CordiaUPC"/>
                <w:sz w:val="28"/>
              </w:rPr>
              <w:t xml:space="preserve">Other </w:t>
            </w:r>
            <w:r w:rsidRPr="00BC1FF4">
              <w:rPr>
                <w:rFonts w:ascii="CordiaUPC" w:hAnsi="CordiaUPC"/>
                <w:sz w:val="28"/>
              </w:rPr>
              <w:t>Network</w:t>
            </w:r>
            <w:r>
              <w:rPr>
                <w:rFonts w:ascii="CordiaUPC" w:hAnsi="CordiaUPC" w:cs="Angsana New"/>
                <w:sz w:val="28"/>
                <w:cs/>
              </w:rPr>
              <w:t xml:space="preserve"> </w:t>
            </w:r>
            <w:r>
              <w:rPr>
                <w:rFonts w:hint="cs" w:ascii="CordiaUPC" w:hAnsi="CordiaUPC"/>
                <w:sz w:val="28"/>
                <w:cs/>
              </w:rPr>
              <w:t xml:space="preserve">จะต้องมีอย่างน้อย </w:t>
            </w:r>
            <w:r>
              <w:rPr>
                <w:rFonts w:ascii="CordiaUPC" w:hAnsi="CordiaUPC"/>
                <w:sz w:val="28"/>
              </w:rPr>
              <w:t>1 Rows</w:t>
            </w:r>
          </w:p>
          <w:p w:rsidR="00F22C11" w:rsidP="00D034EB" w:rsidRDefault="00F22C11" w14:paraId="34D781F7" w14:textId="77777777">
            <w:pPr>
              <w:pStyle w:val="NoSpacing"/>
              <w:rPr>
                <w:rFonts w:ascii="CordiaUPC" w:hAnsi="CordiaUPC"/>
                <w:sz w:val="28"/>
              </w:rPr>
            </w:pPr>
          </w:p>
          <w:p w:rsidR="00F22C11" w:rsidP="00D034EB" w:rsidRDefault="00F22C11" w14:paraId="430A25B4" w14:textId="77777777">
            <w:pPr>
              <w:pStyle w:val="NoSpacing"/>
              <w:rPr>
                <w:rFonts w:ascii="CordiaUPC" w:hAnsi="CordiaUPC"/>
                <w:sz w:val="28"/>
              </w:rPr>
            </w:pPr>
            <w:r>
              <w:rPr>
                <w:rFonts w:hint="cs" w:ascii="CordiaUPC" w:hAnsi="CordiaUPC"/>
                <w:sz w:val="28"/>
                <w:cs/>
              </w:rPr>
              <w:t xml:space="preserve">หมายเหตุ ต้องรวม </w:t>
            </w:r>
            <w:r>
              <w:rPr>
                <w:rFonts w:ascii="CordiaUPC" w:hAnsi="CordiaUPC"/>
                <w:sz w:val="28"/>
              </w:rPr>
              <w:t xml:space="preserve">All Network </w:t>
            </w:r>
            <w:r>
              <w:rPr>
                <w:rFonts w:hint="cs" w:ascii="CordiaUPC" w:hAnsi="CordiaUPC"/>
                <w:sz w:val="28"/>
                <w:cs/>
              </w:rPr>
              <w:t xml:space="preserve">กับ </w:t>
            </w:r>
            <w:r>
              <w:rPr>
                <w:rFonts w:ascii="CordiaUPC" w:hAnsi="CordiaUPC"/>
                <w:sz w:val="28"/>
              </w:rPr>
              <w:t xml:space="preserve">Other Network </w:t>
            </w:r>
            <w:r>
              <w:rPr>
                <w:rFonts w:hint="cs" w:ascii="CordiaUPC" w:hAnsi="CordiaUPC"/>
                <w:sz w:val="28"/>
                <w:cs/>
              </w:rPr>
              <w:t xml:space="preserve">ก่อน </w:t>
            </w:r>
            <w:r>
              <w:rPr>
                <w:rFonts w:ascii="CordiaUPC" w:hAnsi="CordiaUPC"/>
                <w:sz w:val="28"/>
              </w:rPr>
              <w:t>Validate</w:t>
            </w:r>
          </w:p>
          <w:p w:rsidRPr="00D151BA" w:rsidR="00F22C11" w:rsidP="00D034EB" w:rsidRDefault="00F22C11" w14:paraId="4AA1B912" w14:textId="495245F4">
            <w:pPr>
              <w:pStyle w:val="NoSpacing"/>
              <w:rPr>
                <w:rFonts w:ascii="CordiaUPC" w:hAnsi="CordiaUPC"/>
                <w:sz w:val="28"/>
              </w:rPr>
            </w:pPr>
            <w:r>
              <w:rPr>
                <w:rFonts w:hint="cs" w:ascii="CordiaUPC" w:hAnsi="CordiaUPC"/>
                <w:sz w:val="28"/>
                <w:cs/>
              </w:rPr>
              <w:t>เฉพาะเคส</w:t>
            </w:r>
            <w:r>
              <w:rPr>
                <w:rFonts w:ascii="CordiaUPC" w:hAnsi="CordiaUPC"/>
                <w:sz w:val="28"/>
              </w:rPr>
              <w:t xml:space="preserve"> deductType </w:t>
            </w:r>
            <w:r>
              <w:rPr>
                <w:rFonts w:ascii="CordiaUPC" w:hAnsi="CordiaUPC" w:cs="Angsana New"/>
                <w:sz w:val="28"/>
                <w:cs/>
              </w:rPr>
              <w:t>= “</w:t>
            </w:r>
            <w:r>
              <w:rPr>
                <w:rFonts w:ascii="CordiaUPC" w:hAnsi="CordiaUPC"/>
                <w:sz w:val="28"/>
              </w:rPr>
              <w:t>Deduct Success</w:t>
            </w:r>
            <w:r>
              <w:rPr>
                <w:rFonts w:ascii="CordiaUPC" w:hAnsi="CordiaUPC" w:cs="Angsana New"/>
                <w:sz w:val="28"/>
                <w:cs/>
              </w:rPr>
              <w:t>””</w:t>
            </w:r>
          </w:p>
        </w:tc>
        <w:tc>
          <w:tcPr>
            <w:tcW w:w="733" w:type="pct"/>
          </w:tcPr>
          <w:p w:rsidR="00F22C11" w:rsidP="00D034EB" w:rsidRDefault="00F22C11" w14:paraId="3945C74C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F22C11" w:rsidTr="0055648C" w14:paraId="3145D349" w14:textId="77777777">
        <w:tc>
          <w:tcPr>
            <w:tcW w:w="778" w:type="pct"/>
          </w:tcPr>
          <w:p w:rsidR="00F22C11" w:rsidP="00D034EB" w:rsidRDefault="00F22C11" w14:paraId="0177AC67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>00005</w:t>
            </w:r>
          </w:p>
        </w:tc>
        <w:tc>
          <w:tcPr>
            <w:tcW w:w="1628" w:type="pct"/>
          </w:tcPr>
          <w:p w:rsidR="00F22C11" w:rsidP="00D034EB" w:rsidRDefault="00F22C11" w14:paraId="671D8A83" w14:textId="21E4435C">
            <w:pPr>
              <w:rPr>
                <w:rFonts w:cs="CordiaUPC"/>
              </w:rPr>
            </w:pPr>
            <w:r>
              <w:t xml:space="preserve">All rows in </w:t>
            </w:r>
            <w:r>
              <w:rPr>
                <w:rFonts w:cs="CordiaUPC"/>
              </w:rPr>
              <w:t>VDO Call</w:t>
            </w:r>
            <w:r>
              <w:rPr>
                <w:rFonts w:cs="Angsana New"/>
                <w:cs/>
              </w:rPr>
              <w:t xml:space="preserve"> </w:t>
            </w:r>
            <w:r>
              <w:t>Rating Table, Day of Week must be</w:t>
            </w:r>
            <w:r w:rsidRPr="006F184C">
              <w:rPr>
                <w:rFonts w:cs="Angsana New"/>
                <w:cs/>
              </w:rPr>
              <w:t xml:space="preserve"> “</w:t>
            </w:r>
            <w:r w:rsidRPr="00436A70">
              <w:t>Everyday</w:t>
            </w:r>
            <w:r w:rsidRPr="006F184C">
              <w:rPr>
                <w:rFonts w:cs="Angsana New"/>
                <w:cs/>
              </w:rPr>
              <w:t>”</w:t>
            </w:r>
            <w:r>
              <w:t xml:space="preserve"> when Price Type Pattern is </w:t>
            </w:r>
            <w:r>
              <w:rPr>
                <w:rFonts w:cs="Angsana New"/>
                <w:cs/>
              </w:rPr>
              <w:t>“</w:t>
            </w:r>
            <w:r>
              <w:t xml:space="preserve">Normal </w:t>
            </w:r>
            <w:r>
              <w:rPr>
                <w:rFonts w:cs="Angsana New"/>
                <w:cs/>
              </w:rPr>
              <w:t>(</w:t>
            </w:r>
            <w:r>
              <w:t>All</w:t>
            </w:r>
            <w:r>
              <w:rPr>
                <w:rFonts w:cs="Angsana New"/>
                <w:cs/>
              </w:rPr>
              <w:t>-</w:t>
            </w:r>
            <w:r>
              <w:t>Time</w:t>
            </w:r>
            <w:r>
              <w:rPr>
                <w:rFonts w:cs="Angsana New"/>
                <w:cs/>
              </w:rPr>
              <w:t xml:space="preserve">)” </w:t>
            </w:r>
            <w:r>
              <w:t xml:space="preserve">or </w:t>
            </w:r>
            <w:r w:rsidRPr="00436A70">
              <w:rPr>
                <w:rFonts w:cs="Angsana New"/>
                <w:cs/>
              </w:rPr>
              <w:t>“</w:t>
            </w:r>
            <w:r w:rsidRPr="00436A70">
              <w:t xml:space="preserve">Buffet </w:t>
            </w:r>
            <w:r w:rsidRPr="00436A70">
              <w:rPr>
                <w:rFonts w:cs="Angsana New"/>
                <w:cs/>
              </w:rPr>
              <w:t>(</w:t>
            </w:r>
            <w:r w:rsidRPr="00436A70">
              <w:t>Peak</w:t>
            </w:r>
            <w:r w:rsidRPr="00436A70">
              <w:rPr>
                <w:rFonts w:cs="Angsana New"/>
                <w:cs/>
              </w:rPr>
              <w:t>/</w:t>
            </w:r>
            <w:r w:rsidRPr="00436A70">
              <w:t>Off Peak</w:t>
            </w:r>
            <w:r w:rsidRPr="00436A70">
              <w:rPr>
                <w:rFonts w:cs="Angsana New"/>
                <w:cs/>
              </w:rPr>
              <w:t>)”</w:t>
            </w:r>
          </w:p>
        </w:tc>
        <w:tc>
          <w:tcPr>
            <w:tcW w:w="1861" w:type="pct"/>
          </w:tcPr>
          <w:p w:rsidR="00F22C11" w:rsidP="00D034EB" w:rsidRDefault="00F22C11" w14:paraId="29FBA2F6" w14:textId="77777777">
            <w:pPr>
              <w:rPr>
                <w:rFonts w:cs="CordiaUPC"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PriceTypePattern </w:t>
            </w:r>
            <w:r>
              <w:rPr>
                <w:rFonts w:hint="cs"/>
                <w:cs/>
              </w:rPr>
              <w:t xml:space="preserve">มีค่าเท่ากับ </w:t>
            </w:r>
            <w:r>
              <w:rPr>
                <w:rFonts w:cs="Angsana New"/>
                <w:cs/>
              </w:rPr>
              <w:t>“</w:t>
            </w:r>
            <w:r>
              <w:t xml:space="preserve">Buffet </w:t>
            </w:r>
            <w:r>
              <w:rPr>
                <w:rFonts w:cs="Angsana New"/>
                <w:cs/>
              </w:rPr>
              <w:t>(</w:t>
            </w:r>
            <w:r>
              <w:t>Peak</w:t>
            </w:r>
            <w:r>
              <w:rPr>
                <w:rFonts w:cs="Angsana New"/>
                <w:cs/>
              </w:rPr>
              <w:t>/</w:t>
            </w:r>
            <w:r>
              <w:t>Off Peak</w:t>
            </w:r>
            <w:r>
              <w:rPr>
                <w:rFonts w:cs="Angsana New"/>
                <w:cs/>
              </w:rPr>
              <w:t xml:space="preserve">)” </w:t>
            </w:r>
            <w:r>
              <w:rPr>
                <w:rFonts w:hint="cs"/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>
              <w:t xml:space="preserve">Normal </w:t>
            </w:r>
            <w:r>
              <w:rPr>
                <w:rFonts w:cs="Angsana New"/>
                <w:cs/>
              </w:rPr>
              <w:t>(</w:t>
            </w:r>
            <w:r>
              <w:t>All</w:t>
            </w:r>
            <w:r>
              <w:rPr>
                <w:rFonts w:cs="Angsana New"/>
                <w:cs/>
              </w:rPr>
              <w:t>-</w:t>
            </w:r>
            <w:r>
              <w:t>Time</w:t>
            </w:r>
            <w:r>
              <w:rPr>
                <w:rFonts w:cs="Angsana New"/>
                <w:cs/>
              </w:rPr>
              <w:t xml:space="preserve">)” </w:t>
            </w:r>
            <w:r w:rsidRPr="00D151BA">
              <w:rPr>
                <w:rFonts w:hint="cs"/>
                <w:cs/>
              </w:rPr>
              <w:t xml:space="preserve">ดังนั้น ค่า </w:t>
            </w:r>
            <w:r w:rsidRPr="008A20D2">
              <w:t xml:space="preserve">DayOfWeek </w:t>
            </w:r>
            <w:r w:rsidRPr="008A20D2">
              <w:rPr>
                <w:rFonts w:hint="cs"/>
                <w:cs/>
              </w:rPr>
              <w:t xml:space="preserve">ภายใน </w:t>
            </w:r>
            <w:r w:rsidRPr="008A20D2">
              <w:t>Voice Rating Table</w:t>
            </w:r>
            <w:r w:rsidRPr="008A20D2">
              <w:rPr>
                <w:rFonts w:hint="cs"/>
                <w:cs/>
              </w:rPr>
              <w:t xml:space="preserve"> ต้องมีค่าเท่ากับ </w:t>
            </w:r>
            <w:r w:rsidRPr="008A20D2">
              <w:rPr>
                <w:rFonts w:cs="Angsana New"/>
                <w:cs/>
              </w:rPr>
              <w:t>“</w:t>
            </w:r>
            <w:r w:rsidRPr="008A20D2">
              <w:t>Everyday</w:t>
            </w:r>
            <w:r w:rsidRPr="008A20D2">
              <w:rPr>
                <w:rFonts w:cs="Angsana New"/>
                <w:cs/>
              </w:rPr>
              <w:t>”</w:t>
            </w:r>
            <w:r>
              <w:rPr>
                <w:rFonts w:cs="Angsana New"/>
                <w:cs/>
              </w:rPr>
              <w:t xml:space="preserve"> </w:t>
            </w:r>
          </w:p>
          <w:p w:rsidRPr="00D151BA" w:rsidR="00F22C11" w:rsidP="00D034EB" w:rsidRDefault="00F22C11" w14:paraId="7357AC0A" w14:textId="35A78B37">
            <w:r>
              <w:rPr>
                <w:rFonts w:hint="cs"/>
                <w:cs/>
              </w:rPr>
              <w:t xml:space="preserve">หมายเหตุ เฉพาะเคสไม่ใช่ของ </w:t>
            </w:r>
            <w:r>
              <w:t xml:space="preserve">customerType </w:t>
            </w:r>
            <w:r>
              <w:rPr>
                <w:rFonts w:cs="Angsana New"/>
                <w:cs/>
              </w:rPr>
              <w:t>= 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productClass </w:t>
            </w:r>
            <w:r>
              <w:rPr>
                <w:rFonts w:cs="Angsana New"/>
                <w:cs/>
              </w:rPr>
              <w:t>= “</w:t>
            </w:r>
            <w:r>
              <w:t>Main</w:t>
            </w:r>
          </w:p>
        </w:tc>
        <w:tc>
          <w:tcPr>
            <w:tcW w:w="733" w:type="pct"/>
          </w:tcPr>
          <w:p w:rsidR="00F22C11" w:rsidP="00D034EB" w:rsidRDefault="00F22C11" w14:paraId="056FE8E2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F22C11" w:rsidTr="0055648C" w14:paraId="308F817C" w14:textId="77777777">
        <w:tc>
          <w:tcPr>
            <w:tcW w:w="778" w:type="pct"/>
          </w:tcPr>
          <w:p w:rsidR="00F22C11" w:rsidP="00D034EB" w:rsidRDefault="00F22C11" w14:paraId="4ED93515" w14:textId="44B85199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>00005</w:t>
            </w:r>
          </w:p>
        </w:tc>
        <w:tc>
          <w:tcPr>
            <w:tcW w:w="1628" w:type="pct"/>
          </w:tcPr>
          <w:p w:rsidR="00F22C11" w:rsidP="00D034EB" w:rsidRDefault="00F22C11" w14:paraId="7DD647BC" w14:textId="66C6D4EF">
            <w:r>
              <w:t xml:space="preserve">On {1}, All rows in </w:t>
            </w:r>
            <w:r>
              <w:rPr>
                <w:rFonts w:cs="CordiaUPC"/>
              </w:rPr>
              <w:t>VDO Call</w:t>
            </w:r>
            <w:r>
              <w:rPr>
                <w:rFonts w:cs="Angsana New"/>
                <w:cs/>
              </w:rPr>
              <w:t xml:space="preserve"> </w:t>
            </w:r>
            <w:r>
              <w:t>Rating Table, Day of Week must be</w:t>
            </w:r>
            <w:r w:rsidRPr="006F184C">
              <w:rPr>
                <w:rFonts w:cs="Angsana New"/>
                <w:cs/>
              </w:rPr>
              <w:t xml:space="preserve"> “</w:t>
            </w:r>
            <w:r w:rsidRPr="00436A70">
              <w:t>Everyday</w:t>
            </w:r>
            <w:r w:rsidRPr="006F184C">
              <w:rPr>
                <w:rFonts w:cs="Angsana New"/>
                <w:cs/>
              </w:rPr>
              <w:t>”</w:t>
            </w:r>
            <w:r>
              <w:t xml:space="preserve"> when Price Type Pattern is </w:t>
            </w:r>
            <w:r>
              <w:rPr>
                <w:rFonts w:cs="Angsana New"/>
                <w:cs/>
              </w:rPr>
              <w:t>“</w:t>
            </w:r>
            <w:r>
              <w:t xml:space="preserve">Normal </w:t>
            </w:r>
            <w:r>
              <w:rPr>
                <w:rFonts w:cs="Angsana New"/>
                <w:cs/>
              </w:rPr>
              <w:t>(</w:t>
            </w:r>
            <w:r>
              <w:t>All</w:t>
            </w:r>
            <w:r>
              <w:rPr>
                <w:rFonts w:cs="Angsana New"/>
                <w:cs/>
              </w:rPr>
              <w:t>-</w:t>
            </w:r>
            <w:r>
              <w:t>Time</w:t>
            </w:r>
            <w:r>
              <w:rPr>
                <w:rFonts w:cs="Angsana New"/>
                <w:cs/>
              </w:rPr>
              <w:t xml:space="preserve">)” </w:t>
            </w:r>
            <w:r>
              <w:t xml:space="preserve">or </w:t>
            </w:r>
            <w:r w:rsidRPr="00436A70">
              <w:rPr>
                <w:rFonts w:cs="Angsana New"/>
                <w:cs/>
              </w:rPr>
              <w:t>“</w:t>
            </w:r>
            <w:r w:rsidRPr="00436A70">
              <w:t xml:space="preserve">Buffet </w:t>
            </w:r>
            <w:r w:rsidRPr="00436A70">
              <w:rPr>
                <w:rFonts w:cs="Angsana New"/>
                <w:cs/>
              </w:rPr>
              <w:t>(</w:t>
            </w:r>
            <w:r w:rsidRPr="00436A70">
              <w:t>Peak</w:t>
            </w:r>
            <w:r w:rsidRPr="00436A70">
              <w:rPr>
                <w:rFonts w:cs="Angsana New"/>
                <w:cs/>
              </w:rPr>
              <w:t>/</w:t>
            </w:r>
            <w:r w:rsidRPr="00436A70">
              <w:t>Off Peak</w:t>
            </w:r>
            <w:r w:rsidRPr="00436A70">
              <w:rPr>
                <w:rFonts w:cs="Angsana New"/>
                <w:cs/>
              </w:rPr>
              <w:t>)”</w:t>
            </w:r>
          </w:p>
        </w:tc>
        <w:tc>
          <w:tcPr>
            <w:tcW w:w="1861" w:type="pct"/>
          </w:tcPr>
          <w:p w:rsidR="00F22C11" w:rsidP="00777D66" w:rsidRDefault="00F22C11" w14:paraId="3C5C19BA" w14:textId="77777777">
            <w:pPr>
              <w:rPr>
                <w:rFonts w:cs="CordiaUPC"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PriceTypePattern </w:t>
            </w:r>
            <w:r>
              <w:rPr>
                <w:rFonts w:hint="cs"/>
                <w:cs/>
              </w:rPr>
              <w:t xml:space="preserve">มีค่าเท่ากับ </w:t>
            </w:r>
            <w:r>
              <w:rPr>
                <w:rFonts w:cs="Angsana New"/>
                <w:cs/>
              </w:rPr>
              <w:t>“</w:t>
            </w:r>
            <w:r>
              <w:t xml:space="preserve">Buffet </w:t>
            </w:r>
            <w:r>
              <w:rPr>
                <w:rFonts w:cs="Angsana New"/>
                <w:cs/>
              </w:rPr>
              <w:t>(</w:t>
            </w:r>
            <w:r>
              <w:t>Peak</w:t>
            </w:r>
            <w:r>
              <w:rPr>
                <w:rFonts w:cs="Angsana New"/>
                <w:cs/>
              </w:rPr>
              <w:t>/</w:t>
            </w:r>
            <w:r>
              <w:t>Off Peak</w:t>
            </w:r>
            <w:r>
              <w:rPr>
                <w:rFonts w:cs="Angsana New"/>
                <w:cs/>
              </w:rPr>
              <w:t xml:space="preserve">)” </w:t>
            </w:r>
            <w:r>
              <w:rPr>
                <w:rFonts w:hint="cs"/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>
              <w:t xml:space="preserve">Normal </w:t>
            </w:r>
            <w:r>
              <w:rPr>
                <w:rFonts w:cs="Angsana New"/>
                <w:cs/>
              </w:rPr>
              <w:t>(</w:t>
            </w:r>
            <w:r>
              <w:t>All</w:t>
            </w:r>
            <w:r>
              <w:rPr>
                <w:rFonts w:cs="Angsana New"/>
                <w:cs/>
              </w:rPr>
              <w:t>-</w:t>
            </w:r>
            <w:r>
              <w:t>Time</w:t>
            </w:r>
            <w:r>
              <w:rPr>
                <w:rFonts w:cs="Angsana New"/>
                <w:cs/>
              </w:rPr>
              <w:t xml:space="preserve">)” </w:t>
            </w:r>
            <w:r w:rsidRPr="00D151BA">
              <w:rPr>
                <w:rFonts w:hint="cs"/>
                <w:cs/>
              </w:rPr>
              <w:t xml:space="preserve">ดังนั้น ค่า </w:t>
            </w:r>
            <w:r w:rsidRPr="008A20D2">
              <w:t xml:space="preserve">DayOfWeek </w:t>
            </w:r>
            <w:r w:rsidRPr="008A20D2">
              <w:rPr>
                <w:rFonts w:hint="cs"/>
                <w:cs/>
              </w:rPr>
              <w:t xml:space="preserve">ภายใน </w:t>
            </w:r>
            <w:r w:rsidRPr="008A20D2">
              <w:t>Voice Rating Table</w:t>
            </w:r>
            <w:r w:rsidRPr="008A20D2">
              <w:rPr>
                <w:rFonts w:hint="cs"/>
                <w:cs/>
              </w:rPr>
              <w:t xml:space="preserve"> ต้องมีค่าเท่ากับ </w:t>
            </w:r>
            <w:r w:rsidRPr="008A20D2">
              <w:rPr>
                <w:rFonts w:cs="Angsana New"/>
                <w:cs/>
              </w:rPr>
              <w:t>“</w:t>
            </w:r>
            <w:r w:rsidRPr="008A20D2">
              <w:t>Everyday</w:t>
            </w:r>
            <w:r w:rsidRPr="008A20D2">
              <w:rPr>
                <w:rFonts w:cs="Angsana New"/>
                <w:cs/>
              </w:rPr>
              <w:t>”</w:t>
            </w:r>
            <w:r>
              <w:rPr>
                <w:rFonts w:cs="Angsana New"/>
                <w:cs/>
              </w:rPr>
              <w:t xml:space="preserve"> </w:t>
            </w:r>
          </w:p>
          <w:p w:rsidR="00F22C11" w:rsidP="00777D66" w:rsidRDefault="00F22C11" w14:paraId="18422244" w14:textId="77777777">
            <w:r>
              <w:rPr>
                <w:rFonts w:hint="cs"/>
                <w:cs/>
              </w:rPr>
              <w:t xml:space="preserve">หมายเหตุ เฉพาะเคส </w:t>
            </w:r>
            <w:r>
              <w:t xml:space="preserve">customerType </w:t>
            </w:r>
            <w:r>
              <w:rPr>
                <w:rFonts w:cs="Angsana New"/>
                <w:cs/>
              </w:rPr>
              <w:t>= 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productClass </w:t>
            </w:r>
            <w:r>
              <w:rPr>
                <w:rFonts w:cs="Angsana New"/>
                <w:cs/>
              </w:rPr>
              <w:t>= “</w:t>
            </w:r>
            <w:r>
              <w:t xml:space="preserve">Main </w:t>
            </w:r>
            <w:r>
              <w:rPr>
                <w:rFonts w:hint="cs"/>
                <w:cs/>
              </w:rPr>
              <w:t xml:space="preserve">โดย </w:t>
            </w:r>
            <w:r>
              <w:t xml:space="preserve">Validate </w:t>
            </w:r>
            <w:r>
              <w:rPr>
                <w:rFonts w:hint="cs"/>
                <w:cs/>
              </w:rPr>
              <w:t xml:space="preserve">แยกแต่ละ </w:t>
            </w:r>
            <w:r>
              <w:t xml:space="preserve">deductType </w:t>
            </w:r>
            <w:r>
              <w:rPr>
                <w:rFonts w:hint="cs"/>
                <w:cs/>
              </w:rPr>
              <w:t xml:space="preserve">และจะ </w:t>
            </w:r>
            <w:r>
              <w:t xml:space="preserve">Validate </w:t>
            </w:r>
            <w:r>
              <w:rPr>
                <w:rFonts w:hint="cs"/>
                <w:cs/>
              </w:rPr>
              <w:t xml:space="preserve">เมื่อ </w:t>
            </w:r>
            <w:r>
              <w:t xml:space="preserve">deductType </w:t>
            </w:r>
            <w:r>
              <w:rPr>
                <w:rFonts w:hint="cs"/>
                <w:cs/>
              </w:rPr>
              <w:t>นั้นๆมีค่า</w:t>
            </w:r>
            <w:r>
              <w:t xml:space="preserve"> Voice Rating Table</w:t>
            </w:r>
            <w:r>
              <w:rPr>
                <w:rFonts w:hint="cs"/>
                <w:cs/>
              </w:rPr>
              <w:t xml:space="preserve"> อย่างน้อย </w:t>
            </w:r>
            <w:r>
              <w:t>1 Row</w:t>
            </w:r>
          </w:p>
          <w:p w:rsidR="00F22C11" w:rsidP="00777D66" w:rsidRDefault="00F22C11" w14:paraId="208AE0B9" w14:textId="3C2945F9">
            <w:pPr>
              <w:rPr>
                <w:cs/>
              </w:rPr>
            </w:pPr>
            <w:r>
              <w:t xml:space="preserve">{1} </w:t>
            </w:r>
            <w:r>
              <w:rPr>
                <w:rFonts w:cs="Angsana New"/>
                <w:cs/>
              </w:rPr>
              <w:t xml:space="preserve">= </w:t>
            </w:r>
            <w:r>
              <w:t>deductType</w:t>
            </w:r>
          </w:p>
        </w:tc>
        <w:tc>
          <w:tcPr>
            <w:tcW w:w="733" w:type="pct"/>
          </w:tcPr>
          <w:p w:rsidR="00F22C11" w:rsidP="00D034EB" w:rsidRDefault="00F22C11" w14:paraId="0ADBE291" w14:textId="0FC610F0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F22C11" w:rsidTr="0055648C" w14:paraId="219FE743" w14:textId="77777777">
        <w:tc>
          <w:tcPr>
            <w:tcW w:w="5000" w:type="pct"/>
            <w:gridSpan w:val="4"/>
            <w:shd w:val="clear" w:color="auto" w:fill="C2D69B" w:themeFill="accent3" w:themeFillTint="99"/>
          </w:tcPr>
          <w:p w:rsidR="00F22C11" w:rsidP="00D034EB" w:rsidRDefault="00F22C11" w14:paraId="5EC75F4D" w14:textId="77777777">
            <w:pPr>
              <w:pStyle w:val="HeaderTable"/>
              <w:rPr>
                <w:szCs w:val="36"/>
              </w:rPr>
            </w:pPr>
            <w:r>
              <w:t>Detail Section</w:t>
            </w:r>
          </w:p>
        </w:tc>
      </w:tr>
      <w:tr w:rsidR="00F22C11" w:rsidTr="0055648C" w14:paraId="4FAAF514" w14:textId="77777777">
        <w:tc>
          <w:tcPr>
            <w:tcW w:w="778" w:type="pct"/>
          </w:tcPr>
          <w:p w:rsidR="00F22C11" w:rsidP="009B686D" w:rsidRDefault="00F22C11" w14:paraId="0E77CA76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>00001</w:t>
            </w:r>
          </w:p>
        </w:tc>
        <w:tc>
          <w:tcPr>
            <w:tcW w:w="1628" w:type="pct"/>
          </w:tcPr>
          <w:p w:rsidRPr="00C3121D" w:rsidR="00F22C11" w:rsidP="009B686D" w:rsidRDefault="00F22C11" w14:paraId="249ED188" w14:textId="77777777">
            <w:r>
              <w:rPr>
                <w:rFonts w:cs="CordiaUPC"/>
              </w:rPr>
              <w:t>Network</w:t>
            </w:r>
            <w:r>
              <w:t xml:space="preserve">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Pr="00C3121D" w:rsidR="00F22C11" w:rsidP="009B686D" w:rsidRDefault="00F22C11" w14:paraId="7BD91EE0" w14:textId="77777777">
            <w:r>
              <w:t xml:space="preserve">Network </w:t>
            </w:r>
            <w:r>
              <w:rPr>
                <w:rFonts w:hint="cs"/>
                <w:cs/>
              </w:rPr>
              <w:t xml:space="preserve">จะต้องเป็น </w:t>
            </w:r>
            <w:r>
              <w:t>Mandatory</w:t>
            </w:r>
          </w:p>
        </w:tc>
        <w:tc>
          <w:tcPr>
            <w:tcW w:w="733" w:type="pct"/>
          </w:tcPr>
          <w:p w:rsidR="00F22C11" w:rsidP="009B686D" w:rsidRDefault="00F22C11" w14:paraId="53827AB9" w14:textId="77777777">
            <w:pPr>
              <w:rPr>
                <w:rFonts w:cs="CordiaUPC"/>
                <w:szCs w:val="36"/>
              </w:rPr>
            </w:pPr>
          </w:p>
        </w:tc>
      </w:tr>
      <w:tr w:rsidR="00F22C11" w:rsidTr="0055648C" w14:paraId="4CB128FC" w14:textId="77777777">
        <w:tc>
          <w:tcPr>
            <w:tcW w:w="778" w:type="pct"/>
          </w:tcPr>
          <w:p w:rsidR="00F22C11" w:rsidP="009B686D" w:rsidRDefault="00F22C11" w14:paraId="6C88F35A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 w:rsidRPr="00DF5090">
              <w:rPr>
                <w:rFonts w:ascii="CordiaUPC" w:hAnsi="CordiaUPC" w:cs="CordiaUPC"/>
                <w:sz w:val="28"/>
                <w:szCs w:val="28"/>
                <w:lang w:bidi="th-TH"/>
              </w:rPr>
              <w:t>00001</w:t>
            </w:r>
          </w:p>
        </w:tc>
        <w:tc>
          <w:tcPr>
            <w:tcW w:w="1628" w:type="pct"/>
          </w:tcPr>
          <w:p w:rsidRPr="00C3121D" w:rsidR="00F22C11" w:rsidP="009B686D" w:rsidRDefault="00F22C11" w14:paraId="5CECC3E5" w14:textId="77777777">
            <w:r>
              <w:rPr>
                <w:rFonts w:cs="CordiaUPC"/>
              </w:rPr>
              <w:t>Day Of Week</w:t>
            </w:r>
            <w:r>
              <w:t xml:space="preserve">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Pr="00C3121D" w:rsidR="00F22C11" w:rsidP="009B686D" w:rsidRDefault="00F22C11" w14:paraId="0224204E" w14:textId="77777777">
            <w:r>
              <w:t>Day of Week</w:t>
            </w:r>
            <w:r w:rsidRPr="000A685E">
              <w:rPr>
                <w:rFonts w:cs="Angsana New"/>
                <w:cs/>
              </w:rPr>
              <w:t xml:space="preserve"> </w:t>
            </w:r>
            <w:r w:rsidRPr="000A685E">
              <w:rPr>
                <w:rFonts w:hint="cs"/>
                <w:cs/>
              </w:rPr>
              <w:t xml:space="preserve">จะต้องเป็น </w:t>
            </w:r>
            <w:r w:rsidRPr="000A685E">
              <w:t>Mandatory</w:t>
            </w:r>
          </w:p>
        </w:tc>
        <w:tc>
          <w:tcPr>
            <w:tcW w:w="733" w:type="pct"/>
          </w:tcPr>
          <w:p w:rsidR="00F22C11" w:rsidP="009B686D" w:rsidRDefault="00F22C11" w14:paraId="3EF80A55" w14:textId="77777777">
            <w:pPr>
              <w:rPr>
                <w:rFonts w:cs="CordiaUPC"/>
                <w:szCs w:val="36"/>
              </w:rPr>
            </w:pPr>
          </w:p>
        </w:tc>
      </w:tr>
      <w:tr w:rsidR="00F22C11" w:rsidTr="0055648C" w14:paraId="5723FB47" w14:textId="77777777">
        <w:tc>
          <w:tcPr>
            <w:tcW w:w="778" w:type="pct"/>
          </w:tcPr>
          <w:p w:rsidR="00F22C11" w:rsidP="009B686D" w:rsidRDefault="00F22C11" w14:paraId="437E2EAD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 w:rsidRPr="00DF5090">
              <w:rPr>
                <w:rFonts w:ascii="CordiaUPC" w:hAnsi="CordiaUPC" w:cs="CordiaUPC"/>
                <w:sz w:val="28"/>
                <w:szCs w:val="28"/>
                <w:lang w:bidi="th-TH"/>
              </w:rPr>
              <w:t>00001</w:t>
            </w:r>
          </w:p>
        </w:tc>
        <w:tc>
          <w:tcPr>
            <w:tcW w:w="1628" w:type="pct"/>
          </w:tcPr>
          <w:p w:rsidRPr="00C3121D" w:rsidR="00F22C11" w:rsidP="009B686D" w:rsidRDefault="00F22C11" w14:paraId="5AD18899" w14:textId="77777777">
            <w:r>
              <w:rPr>
                <w:rFonts w:cs="CordiaUPC"/>
              </w:rPr>
              <w:t>From Timing</w:t>
            </w:r>
            <w:r>
              <w:t xml:space="preserve">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Pr="00C3121D" w:rsidR="00F22C11" w:rsidP="009B686D" w:rsidRDefault="00F22C11" w14:paraId="3372490C" w14:textId="77777777">
            <w:r>
              <w:t>From Timing</w:t>
            </w:r>
            <w:r w:rsidRPr="000A685E">
              <w:rPr>
                <w:rFonts w:cs="Angsana New"/>
                <w:cs/>
              </w:rPr>
              <w:t xml:space="preserve"> </w:t>
            </w:r>
            <w:r w:rsidRPr="000A685E">
              <w:rPr>
                <w:rFonts w:hint="cs"/>
                <w:cs/>
              </w:rPr>
              <w:t xml:space="preserve">จะต้องเป็น </w:t>
            </w:r>
            <w:r w:rsidRPr="000A685E">
              <w:t>Mandatory</w:t>
            </w:r>
          </w:p>
        </w:tc>
        <w:tc>
          <w:tcPr>
            <w:tcW w:w="733" w:type="pct"/>
          </w:tcPr>
          <w:p w:rsidR="00F22C11" w:rsidP="009B686D" w:rsidRDefault="00F22C11" w14:paraId="426927AD" w14:textId="77777777">
            <w:pPr>
              <w:rPr>
                <w:rFonts w:cs="CordiaUPC"/>
                <w:szCs w:val="36"/>
              </w:rPr>
            </w:pPr>
          </w:p>
        </w:tc>
      </w:tr>
      <w:tr w:rsidR="00F22C11" w:rsidTr="0055648C" w14:paraId="3D84B634" w14:textId="77777777">
        <w:tc>
          <w:tcPr>
            <w:tcW w:w="778" w:type="pct"/>
          </w:tcPr>
          <w:p w:rsidR="00F22C11" w:rsidP="009B686D" w:rsidRDefault="00F22C11" w14:paraId="1A6BAE0F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 w:rsidRPr="00DF5090">
              <w:rPr>
                <w:rFonts w:ascii="CordiaUPC" w:hAnsi="CordiaUPC" w:cs="CordiaUPC"/>
                <w:sz w:val="28"/>
                <w:szCs w:val="28"/>
                <w:lang w:bidi="th-TH"/>
              </w:rPr>
              <w:t>00001</w:t>
            </w:r>
          </w:p>
        </w:tc>
        <w:tc>
          <w:tcPr>
            <w:tcW w:w="1628" w:type="pct"/>
          </w:tcPr>
          <w:p w:rsidRPr="00C3121D" w:rsidR="00F22C11" w:rsidP="009B686D" w:rsidRDefault="00F22C11" w14:paraId="30013211" w14:textId="77777777">
            <w:r>
              <w:rPr>
                <w:rFonts w:cs="CordiaUPC"/>
              </w:rPr>
              <w:t>To Timing</w:t>
            </w:r>
            <w:r>
              <w:t xml:space="preserve">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F22C11" w:rsidP="009B686D" w:rsidRDefault="00F22C11" w14:paraId="38EA8DFE" w14:textId="77777777">
            <w:r>
              <w:t>To Timing</w:t>
            </w:r>
            <w:r w:rsidRPr="000A685E">
              <w:rPr>
                <w:rFonts w:cs="Angsana New"/>
                <w:cs/>
              </w:rPr>
              <w:t xml:space="preserve"> </w:t>
            </w:r>
            <w:r w:rsidRPr="000A685E">
              <w:rPr>
                <w:rFonts w:hint="cs"/>
                <w:cs/>
              </w:rPr>
              <w:t xml:space="preserve">จะต้องเป็น </w:t>
            </w:r>
            <w:r w:rsidRPr="000A685E">
              <w:t>Mandatory</w:t>
            </w:r>
          </w:p>
          <w:p w:rsidRPr="00C3121D" w:rsidR="00F22C11" w:rsidP="009B686D" w:rsidRDefault="00F22C11" w14:paraId="19561E9F" w14:textId="77777777">
            <w:r>
              <w:rPr>
                <w:rFonts w:hint="cs"/>
                <w:cs/>
              </w:rPr>
              <w:t xml:space="preserve">หมายเหตุ สำหรับ </w:t>
            </w:r>
            <w:r>
              <w:t xml:space="preserve">Product Class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t>Main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ให้ </w:t>
            </w:r>
            <w:r>
              <w:t xml:space="preserve">Validate </w:t>
            </w:r>
            <w:r>
              <w:rPr>
                <w:rFonts w:hint="cs"/>
                <w:cs/>
              </w:rPr>
              <w:t xml:space="preserve">หลังจากระบบทำการ </w:t>
            </w:r>
            <w:r>
              <w:t xml:space="preserve">Auto Generate </w:t>
            </w:r>
            <w:r>
              <w:rPr>
                <w:rFonts w:hint="cs"/>
                <w:cs/>
              </w:rPr>
              <w:t>เรียบร้อยแล้ว</w:t>
            </w:r>
          </w:p>
        </w:tc>
        <w:tc>
          <w:tcPr>
            <w:tcW w:w="733" w:type="pct"/>
          </w:tcPr>
          <w:p w:rsidR="00F22C11" w:rsidP="009B686D" w:rsidRDefault="00F22C11" w14:paraId="17E168F8" w14:textId="77777777">
            <w:pPr>
              <w:rPr>
                <w:rFonts w:cs="CordiaUPC"/>
                <w:szCs w:val="36"/>
              </w:rPr>
            </w:pPr>
          </w:p>
        </w:tc>
      </w:tr>
      <w:tr w:rsidR="00F22C11" w:rsidTr="0055648C" w14:paraId="12BAD605" w14:textId="77777777">
        <w:tc>
          <w:tcPr>
            <w:tcW w:w="778" w:type="pct"/>
          </w:tcPr>
          <w:p w:rsidRPr="00DF5090" w:rsidR="00F22C11" w:rsidP="009B686D" w:rsidRDefault="00F22C11" w14:paraId="146C9002" w14:textId="0F11A2BD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>00004</w:t>
            </w:r>
          </w:p>
        </w:tc>
        <w:tc>
          <w:tcPr>
            <w:tcW w:w="1628" w:type="pct"/>
          </w:tcPr>
          <w:p w:rsidR="00F22C11" w:rsidP="009B686D" w:rsidRDefault="00F22C11" w14:paraId="23DD53A7" w14:textId="329CDC1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Peak Time Flag is required when Price Type Pattern is </w:t>
            </w:r>
            <w:r w:rsidRPr="00436A70">
              <w:rPr>
                <w:rFonts w:cs="Angsana New"/>
                <w:cs/>
              </w:rPr>
              <w:t>“</w:t>
            </w:r>
            <w:r w:rsidRPr="00436A70">
              <w:t xml:space="preserve">Buffet </w:t>
            </w:r>
            <w:r w:rsidRPr="00436A70">
              <w:rPr>
                <w:rFonts w:cs="Angsana New"/>
                <w:cs/>
              </w:rPr>
              <w:t>(</w:t>
            </w:r>
            <w:r w:rsidRPr="00436A70">
              <w:t>Peak</w:t>
            </w:r>
            <w:r w:rsidRPr="00436A70">
              <w:rPr>
                <w:rFonts w:cs="Angsana New"/>
                <w:cs/>
              </w:rPr>
              <w:t>/</w:t>
            </w:r>
            <w:r w:rsidRPr="00436A70">
              <w:t>Off Peak</w:t>
            </w:r>
            <w:r w:rsidRPr="00436A70">
              <w:rPr>
                <w:rFonts w:cs="Angsana New"/>
                <w:cs/>
              </w:rPr>
              <w:t>)”</w:t>
            </w:r>
            <w:r>
              <w:rPr>
                <w:rFonts w:cs="Angsana New"/>
                <w:cs/>
              </w:rPr>
              <w:t xml:space="preserve"> </w:t>
            </w:r>
            <w:r>
              <w:t xml:space="preserve">or </w:t>
            </w:r>
            <w:r>
              <w:rPr>
                <w:rFonts w:cs="Angsana New"/>
                <w:cs/>
              </w:rPr>
              <w:t>“</w:t>
            </w:r>
            <w:r w:rsidRPr="00436A70">
              <w:t>Buffet</w:t>
            </w:r>
            <w:r>
              <w:t xml:space="preserve"> Special</w:t>
            </w:r>
            <w:r w:rsidRPr="00436A70">
              <w:rPr>
                <w:rFonts w:cs="Angsana New"/>
                <w:cs/>
              </w:rPr>
              <w:t xml:space="preserve"> (</w:t>
            </w:r>
            <w:r w:rsidRPr="00436A70">
              <w:t>Peak</w:t>
            </w:r>
            <w:r w:rsidRPr="00436A70">
              <w:rPr>
                <w:rFonts w:cs="Angsana New"/>
                <w:cs/>
              </w:rPr>
              <w:t>/</w:t>
            </w:r>
            <w:r w:rsidRPr="00436A70">
              <w:t>Off Peak</w:t>
            </w:r>
            <w:r>
              <w:t xml:space="preserve"> Special</w:t>
            </w:r>
            <w:r w:rsidRPr="00436A70">
              <w:rPr>
                <w:rFonts w:cs="Angsana New"/>
                <w:cs/>
              </w:rPr>
              <w:t>)</w:t>
            </w:r>
            <w:r>
              <w:rPr>
                <w:rFonts w:cs="Angsana New"/>
                <w:cs/>
              </w:rPr>
              <w:t>”</w:t>
            </w:r>
          </w:p>
        </w:tc>
        <w:tc>
          <w:tcPr>
            <w:tcW w:w="1861" w:type="pct"/>
          </w:tcPr>
          <w:p w:rsidR="00F22C11" w:rsidP="009B686D" w:rsidRDefault="00F22C11" w14:paraId="7CDEE69C" w14:textId="46B4375F">
            <w:r>
              <w:rPr>
                <w:rFonts w:hint="cs"/>
                <w:cs/>
              </w:rPr>
              <w:t xml:space="preserve">ถ้า </w:t>
            </w:r>
            <w:r>
              <w:t xml:space="preserve">PriceTypePattern </w:t>
            </w:r>
            <w:r>
              <w:rPr>
                <w:rFonts w:hint="cs"/>
                <w:cs/>
              </w:rPr>
              <w:t xml:space="preserve">มีค่าเท่ากับ </w:t>
            </w:r>
            <w:r>
              <w:rPr>
                <w:rFonts w:cs="Angsana New"/>
                <w:cs/>
              </w:rPr>
              <w:t>“</w:t>
            </w:r>
            <w:r>
              <w:t xml:space="preserve">Buffet </w:t>
            </w:r>
            <w:r>
              <w:rPr>
                <w:rFonts w:cs="Angsana New"/>
                <w:cs/>
              </w:rPr>
              <w:t>(</w:t>
            </w:r>
            <w:r>
              <w:t>Peak</w:t>
            </w:r>
            <w:r>
              <w:rPr>
                <w:rFonts w:cs="Angsana New"/>
                <w:cs/>
              </w:rPr>
              <w:t>/</w:t>
            </w:r>
            <w:r>
              <w:t>Off Peak</w:t>
            </w:r>
            <w:r>
              <w:rPr>
                <w:rFonts w:cs="Angsana New"/>
                <w:cs/>
              </w:rPr>
              <w:t xml:space="preserve">)” </w:t>
            </w:r>
            <w:r>
              <w:rPr>
                <w:rFonts w:hint="cs"/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 w:rsidRPr="00436A70">
              <w:t>Buffet</w:t>
            </w:r>
            <w:r>
              <w:t xml:space="preserve"> Special</w:t>
            </w:r>
            <w:r w:rsidRPr="00436A70">
              <w:rPr>
                <w:rFonts w:cs="Angsana New"/>
                <w:cs/>
              </w:rPr>
              <w:t xml:space="preserve"> (</w:t>
            </w:r>
            <w:r w:rsidRPr="00436A70">
              <w:t>Peak</w:t>
            </w:r>
            <w:r w:rsidRPr="00436A70">
              <w:rPr>
                <w:rFonts w:cs="Angsana New"/>
                <w:cs/>
              </w:rPr>
              <w:t>/</w:t>
            </w:r>
            <w:r w:rsidRPr="00436A70">
              <w:t>Off Peak</w:t>
            </w:r>
            <w:r>
              <w:t xml:space="preserve"> Special</w:t>
            </w:r>
            <w:r w:rsidRPr="00436A70">
              <w:rPr>
                <w:rFonts w:cs="Angsana New"/>
                <w:cs/>
              </w:rPr>
              <w:t>)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ดังนั้น </w:t>
            </w:r>
            <w:r>
              <w:t xml:space="preserve">peakTimeFlag </w:t>
            </w:r>
            <w:r>
              <w:rPr>
                <w:rFonts w:hint="cs"/>
                <w:cs/>
              </w:rPr>
              <w:t xml:space="preserve">จะต้องเป็น </w:t>
            </w:r>
            <w:r>
              <w:t>Mandatory</w:t>
            </w:r>
          </w:p>
        </w:tc>
        <w:tc>
          <w:tcPr>
            <w:tcW w:w="733" w:type="pct"/>
          </w:tcPr>
          <w:p w:rsidR="00F22C11" w:rsidP="009B686D" w:rsidRDefault="00F22C11" w14:paraId="0E41F0AD" w14:textId="77777777">
            <w:pPr>
              <w:rPr>
                <w:rFonts w:cs="CordiaUPC"/>
                <w:szCs w:val="36"/>
              </w:rPr>
            </w:pPr>
          </w:p>
        </w:tc>
      </w:tr>
      <w:tr w:rsidR="00F22C11" w:rsidTr="0055648C" w14:paraId="771B6156" w14:textId="77777777">
        <w:tc>
          <w:tcPr>
            <w:tcW w:w="778" w:type="pct"/>
          </w:tcPr>
          <w:p w:rsidRPr="00DF5090" w:rsidR="00F22C11" w:rsidP="009B686D" w:rsidRDefault="00F22C11" w14:paraId="3A06EF42" w14:textId="5CC65824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>00004</w:t>
            </w:r>
          </w:p>
        </w:tc>
        <w:tc>
          <w:tcPr>
            <w:tcW w:w="1628" w:type="pct"/>
          </w:tcPr>
          <w:p w:rsidR="00F22C11" w:rsidP="009B686D" w:rsidRDefault="00F22C11" w14:paraId="37157CBC" w14:textId="4030465A">
            <w:pPr>
              <w:rPr>
                <w:rFonts w:cs="CordiaUPC"/>
              </w:rPr>
            </w:pPr>
            <w:r w:rsidRPr="00F942AD">
              <w:rPr>
                <w:rFonts w:cs="CordiaUPC"/>
              </w:rPr>
              <w:t>Exceed Rate Follow by Main Promotion is required when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CordiaUPC"/>
              </w:rPr>
              <w:t xml:space="preserve">Customer Type is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Pre</w:t>
            </w:r>
            <w:r>
              <w:rPr>
                <w:rFonts w:cs="Angsana New"/>
                <w:cs/>
              </w:rPr>
              <w:t>-</w:t>
            </w:r>
            <w:r>
              <w:rPr>
                <w:rFonts w:cs="CordiaUPC"/>
              </w:rP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cs="CordiaUPC"/>
              </w:rPr>
              <w:t xml:space="preserve">and </w:t>
            </w:r>
            <w:r w:rsidRPr="00F942AD">
              <w:rPr>
                <w:rFonts w:cs="CordiaUPC"/>
              </w:rPr>
              <w:t xml:space="preserve"> Produ</w:t>
            </w:r>
            <w:r>
              <w:rPr>
                <w:rFonts w:cs="CordiaUPC"/>
              </w:rPr>
              <w:t>ct C</w:t>
            </w:r>
            <w:r w:rsidRPr="00F942AD">
              <w:rPr>
                <w:rFonts w:cs="CordiaUPC"/>
              </w:rPr>
              <w:t xml:space="preserve">lass is </w:t>
            </w:r>
            <w:r w:rsidRPr="00F942AD">
              <w:rPr>
                <w:rFonts w:cs="Angsana New"/>
                <w:cs/>
              </w:rPr>
              <w:t>“</w:t>
            </w:r>
            <w:r w:rsidRPr="00F942AD">
              <w:rPr>
                <w:rFonts w:cs="CordiaUPC"/>
              </w:rPr>
              <w:t>On</w:t>
            </w:r>
            <w:r w:rsidRPr="00F942AD">
              <w:rPr>
                <w:rFonts w:cs="Angsana New"/>
                <w:cs/>
              </w:rPr>
              <w:t>-</w:t>
            </w:r>
            <w:r w:rsidRPr="00F942AD">
              <w:rPr>
                <w:rFonts w:cs="CordiaUPC"/>
              </w:rPr>
              <w:t>Top</w:t>
            </w:r>
            <w:r w:rsidRPr="00F942AD">
              <w:rPr>
                <w:rFonts w:cs="Angsana New"/>
                <w:cs/>
              </w:rPr>
              <w:t xml:space="preserve">” </w:t>
            </w:r>
            <w:r w:rsidRPr="00F942AD">
              <w:rPr>
                <w:rFonts w:cs="CordiaUPC"/>
              </w:rPr>
              <w:t xml:space="preserve">or </w:t>
            </w:r>
            <w:r w:rsidRPr="00F942AD">
              <w:rPr>
                <w:rFonts w:cs="Angsana New"/>
                <w:cs/>
              </w:rPr>
              <w:t>“</w:t>
            </w:r>
            <w:r w:rsidRPr="00F942AD">
              <w:rPr>
                <w:rFonts w:cs="CordiaUPC"/>
              </w:rPr>
              <w:t>On</w:t>
            </w:r>
            <w:r w:rsidRPr="00F942AD">
              <w:rPr>
                <w:rFonts w:cs="Angsana New"/>
                <w:cs/>
              </w:rPr>
              <w:t>-</w:t>
            </w:r>
            <w:r w:rsidRPr="00F942AD">
              <w:rPr>
                <w:rFonts w:cs="CordiaUPC"/>
              </w:rPr>
              <w:t>Top Extra</w:t>
            </w:r>
            <w:r w:rsidRPr="00F942AD">
              <w:rPr>
                <w:rFonts w:cs="Angsana New"/>
                <w:cs/>
              </w:rPr>
              <w:t>”</w:t>
            </w:r>
            <w:r>
              <w:rPr>
                <w:rFonts w:cs="CordiaUPC"/>
              </w:rPr>
              <w:t xml:space="preserve"> and Step Rate Flag </w:t>
            </w:r>
            <w:r>
              <w:rPr>
                <w:rFonts w:cs="Angsana New"/>
                <w:cs/>
              </w:rPr>
              <w:t>= “</w:t>
            </w:r>
            <w:r>
              <w:rPr>
                <w:rFonts w:cs="CordiaUPC"/>
              </w:rPr>
              <w:t>Yes</w:t>
            </w:r>
            <w:r>
              <w:rPr>
                <w:rFonts w:cs="Angsana New"/>
                <w:cs/>
              </w:rPr>
              <w:t>”</w:t>
            </w:r>
          </w:p>
        </w:tc>
        <w:tc>
          <w:tcPr>
            <w:tcW w:w="1861" w:type="pct"/>
          </w:tcPr>
          <w:p w:rsidR="00F22C11" w:rsidP="009B686D" w:rsidRDefault="00F22C11" w14:paraId="4E5F1642" w14:textId="1707CC68">
            <w:r>
              <w:rPr>
                <w:rFonts w:hint="cs" w:cs="Angsana New"/>
                <w:cs/>
              </w:rPr>
              <w:t xml:space="preserve">ถ้า </w:t>
            </w:r>
            <w:r>
              <w:rPr>
                <w:rFonts w:cs="CordiaUPC"/>
              </w:rPr>
              <w:t xml:space="preserve">customerType </w:t>
            </w:r>
            <w:r>
              <w:rPr>
                <w:rFonts w:hint="cs" w:cs="Angsana New"/>
                <w:cs/>
              </w:rPr>
              <w:t>มีค่าเป็น</w:t>
            </w:r>
            <w:r>
              <w:rPr>
                <w:rFonts w:cs="Angsana New"/>
                <w:cs/>
              </w:rPr>
              <w:t xml:space="preserve"> “</w:t>
            </w:r>
            <w:r>
              <w:rPr>
                <w:rFonts w:cs="CordiaUPC"/>
              </w:rPr>
              <w:t>Pre</w:t>
            </w:r>
            <w:r>
              <w:rPr>
                <w:rFonts w:cs="Angsana New"/>
                <w:cs/>
              </w:rPr>
              <w:t>-</w:t>
            </w:r>
            <w:r>
              <w:rPr>
                <w:rFonts w:cs="CordiaUPC"/>
              </w:rP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และ </w:t>
            </w:r>
            <w:r>
              <w:rPr>
                <w:rFonts w:cs="CordiaUPC"/>
              </w:rPr>
              <w:t xml:space="preserve">productClass </w:t>
            </w:r>
            <w:r>
              <w:rPr>
                <w:rFonts w:hint="cs" w:cs="Angsana New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On</w:t>
            </w:r>
            <w:r>
              <w:rPr>
                <w:rFonts w:cs="Angsana New"/>
                <w:cs/>
              </w:rPr>
              <w:t>-</w:t>
            </w:r>
            <w:r>
              <w:rPr>
                <w:rFonts w:cs="CordiaUPC"/>
              </w:rPr>
              <w:t>Top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>หรือ</w:t>
            </w:r>
            <w:r>
              <w:rPr>
                <w:rFonts w:cs="Angsana New"/>
                <w:cs/>
              </w:rPr>
              <w:t xml:space="preserve"> “</w:t>
            </w:r>
            <w:r>
              <w:rPr>
                <w:rFonts w:cs="CordiaUPC"/>
              </w:rPr>
              <w:t>On</w:t>
            </w:r>
            <w:r>
              <w:rPr>
                <w:rFonts w:cs="Angsana New"/>
                <w:cs/>
              </w:rPr>
              <w:t>-</w:t>
            </w:r>
            <w:r>
              <w:rPr>
                <w:rFonts w:cs="CordiaUPC"/>
              </w:rPr>
              <w:t>Top Extra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และ </w:t>
            </w:r>
            <w:r>
              <w:rPr>
                <w:rFonts w:cs="CordiaUPC"/>
              </w:rPr>
              <w:t>stepRateFlag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= “</w:t>
            </w:r>
            <w:r>
              <w:rPr>
                <w:rFonts w:cs="CordiaUPC"/>
              </w:rPr>
              <w:t>Yes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ดังนั้น </w:t>
            </w:r>
            <w:r w:rsidRPr="00F942AD">
              <w:rPr>
                <w:rFonts w:cs="CordiaUPC"/>
              </w:rPr>
              <w:t>rateFollowByMainPro</w:t>
            </w:r>
            <w:r>
              <w:rPr>
                <w:rFonts w:hint="cs" w:cs="Angsana New"/>
                <w:cs/>
              </w:rPr>
              <w:t xml:space="preserve"> จะต้องเป็น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3" w:type="pct"/>
          </w:tcPr>
          <w:p w:rsidR="00F22C11" w:rsidP="009B686D" w:rsidRDefault="00F22C11" w14:paraId="30E5B346" w14:textId="77777777">
            <w:pPr>
              <w:rPr>
                <w:rFonts w:cs="CordiaUPC"/>
                <w:szCs w:val="36"/>
              </w:rPr>
            </w:pPr>
          </w:p>
        </w:tc>
      </w:tr>
      <w:tr w:rsidR="00F22C11" w:rsidTr="0055648C" w14:paraId="1EAA7A67" w14:textId="77777777">
        <w:tc>
          <w:tcPr>
            <w:tcW w:w="778" w:type="pct"/>
          </w:tcPr>
          <w:p w:rsidR="00F22C11" w:rsidP="009B686D" w:rsidRDefault="00F22C11" w14:paraId="274EC701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 w:rsidRPr="00DF5090">
              <w:rPr>
                <w:rFonts w:ascii="CordiaUPC" w:hAnsi="CordiaUPC" w:cs="CordiaUPC"/>
                <w:sz w:val="28"/>
                <w:szCs w:val="28"/>
                <w:lang w:bidi="th-TH"/>
              </w:rPr>
              <w:t>00001</w:t>
            </w:r>
          </w:p>
        </w:tc>
        <w:tc>
          <w:tcPr>
            <w:tcW w:w="1628" w:type="pct"/>
          </w:tcPr>
          <w:p w:rsidRPr="00C3121D" w:rsidR="00F22C11" w:rsidP="009B686D" w:rsidRDefault="00F22C11" w14:paraId="14352A3D" w14:textId="77777777">
            <w:r>
              <w:rPr>
                <w:rFonts w:cs="CordiaUPC"/>
              </w:rPr>
              <w:t>Rate Excluding VAT</w:t>
            </w:r>
            <w:r>
              <w:t xml:space="preserve">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Pr="00C3121D" w:rsidR="00F22C11" w:rsidP="009B686D" w:rsidRDefault="00F22C11" w14:paraId="56A21477" w14:textId="7A52BBF0">
            <w:r>
              <w:rPr>
                <w:rFonts w:hint="cs" w:cs="Angsana New"/>
                <w:cs/>
              </w:rPr>
              <w:t xml:space="preserve">ถ้า </w:t>
            </w:r>
            <w:r w:rsidRPr="00693103">
              <w:rPr>
                <w:rFonts w:cs="CordiaUPC"/>
              </w:rPr>
              <w:t>rateFollowByMainPro</w:t>
            </w:r>
            <w:r>
              <w:rPr>
                <w:rFonts w:hint="cs" w:cs="Angsana New"/>
                <w:cs/>
              </w:rPr>
              <w:t xml:space="preserve"> มีค่าเป็น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No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หรือ ค่าว่าง ดังนั้น </w:t>
            </w:r>
            <w:r>
              <w:t>Rate Excluding VAT</w:t>
            </w:r>
            <w:r w:rsidRPr="000A685E">
              <w:rPr>
                <w:rFonts w:cs="Angsana New"/>
                <w:cs/>
              </w:rPr>
              <w:t xml:space="preserve"> </w:t>
            </w:r>
            <w:r w:rsidRPr="000A685E">
              <w:rPr>
                <w:rFonts w:hint="cs"/>
                <w:cs/>
              </w:rPr>
              <w:t xml:space="preserve">จะต้องเป็น </w:t>
            </w:r>
            <w:r w:rsidRPr="000A685E">
              <w:t>Mandatory</w:t>
            </w:r>
          </w:p>
        </w:tc>
        <w:tc>
          <w:tcPr>
            <w:tcW w:w="733" w:type="pct"/>
          </w:tcPr>
          <w:p w:rsidR="00F22C11" w:rsidP="009B686D" w:rsidRDefault="00F22C11" w14:paraId="22F7FCD0" w14:textId="77777777">
            <w:pPr>
              <w:rPr>
                <w:rFonts w:cs="CordiaUPC"/>
                <w:szCs w:val="36"/>
              </w:rPr>
            </w:pPr>
          </w:p>
        </w:tc>
      </w:tr>
      <w:tr w:rsidR="00F22C11" w:rsidTr="0055648C" w14:paraId="2C6BF916" w14:textId="77777777">
        <w:tc>
          <w:tcPr>
            <w:tcW w:w="778" w:type="pct"/>
          </w:tcPr>
          <w:p w:rsidRPr="00DF5090" w:rsidR="00F22C11" w:rsidP="009B686D" w:rsidRDefault="00F22C11" w14:paraId="0D2675CC" w14:textId="77777777">
            <w:r w:rsidRPr="002A323A">
              <w:t>00023</w:t>
            </w:r>
          </w:p>
        </w:tc>
        <w:tc>
          <w:tcPr>
            <w:tcW w:w="1628" w:type="pct"/>
          </w:tcPr>
          <w:p w:rsidR="00F22C11" w:rsidP="009B686D" w:rsidRDefault="00F22C11" w14:paraId="1781C550" w14:textId="5398D769">
            <w:pPr>
              <w:rPr>
                <w:rFonts w:cs="CordiaUPC"/>
              </w:rPr>
            </w:pPr>
            <w:r>
              <w:rPr>
                <w:rFonts w:cs="CordiaUPC"/>
              </w:rPr>
              <w:t>Rate Excluding VAT</w:t>
            </w:r>
            <w:r>
              <w:t xml:space="preserve"> must be 3 decimal </w:t>
            </w:r>
            <w:r>
              <w:rPr>
                <w:rFonts w:cs="Angsana New"/>
                <w:cs/>
              </w:rPr>
              <w:t>(</w:t>
            </w:r>
            <w:r>
              <w:t>Min 0, Max 999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1861" w:type="pct"/>
          </w:tcPr>
          <w:p w:rsidR="00F22C11" w:rsidP="009B686D" w:rsidRDefault="00F22C11" w14:paraId="687B5C5C" w14:textId="05F8CC42">
            <w:r>
              <w:rPr>
                <w:rFonts w:hint="cs"/>
                <w:cs/>
              </w:rPr>
              <w:t xml:space="preserve">ถ้า </w:t>
            </w:r>
            <w:r>
              <w:rPr>
                <w:rFonts w:cs="CordiaUPC"/>
              </w:rPr>
              <w:t>Rate Excluding VAT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มีค่า ดังนั้น </w:t>
            </w:r>
            <w:r>
              <w:rPr>
                <w:rFonts w:cs="CordiaUPC"/>
              </w:rPr>
              <w:t>Rate Excluding VAT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จะต้องเป็นตัวเลขทศนิยม </w:t>
            </w:r>
            <w:r>
              <w:t>3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ตำแหน่งและมีค่าอยู่ในช่วง </w:t>
            </w:r>
            <w:r>
              <w:t xml:space="preserve">0 </w:t>
            </w:r>
            <w:r>
              <w:rPr>
                <w:rFonts w:cs="Angsana New"/>
                <w:cs/>
              </w:rPr>
              <w:t xml:space="preserve">– </w:t>
            </w:r>
            <w:r>
              <w:t>999</w:t>
            </w:r>
          </w:p>
        </w:tc>
        <w:tc>
          <w:tcPr>
            <w:tcW w:w="733" w:type="pct"/>
          </w:tcPr>
          <w:p w:rsidR="00F22C11" w:rsidP="009B686D" w:rsidRDefault="00F22C11" w14:paraId="5F932E81" w14:textId="77777777">
            <w:pPr>
              <w:rPr>
                <w:rFonts w:cs="CordiaUPC"/>
                <w:szCs w:val="36"/>
              </w:rPr>
            </w:pPr>
          </w:p>
        </w:tc>
      </w:tr>
      <w:tr w:rsidR="00F22C11" w:rsidTr="0055648C" w14:paraId="5E3F57CD" w14:textId="77777777">
        <w:tc>
          <w:tcPr>
            <w:tcW w:w="778" w:type="pct"/>
          </w:tcPr>
          <w:p w:rsidRPr="002A323A" w:rsidR="00F22C11" w:rsidP="009B686D" w:rsidRDefault="00F22C11" w14:paraId="62771110" w14:textId="6098F397">
            <w:r w:rsidRPr="00DF5090">
              <w:rPr>
                <w:rFonts w:cs="CordiaUPC"/>
              </w:rPr>
              <w:t>00001</w:t>
            </w:r>
          </w:p>
        </w:tc>
        <w:tc>
          <w:tcPr>
            <w:tcW w:w="1628" w:type="pct"/>
          </w:tcPr>
          <w:p w:rsidR="00F22C11" w:rsidP="009B686D" w:rsidRDefault="00F22C11" w14:paraId="0CD68621" w14:textId="66C5E37C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Rate Duration </w:t>
            </w:r>
            <w:r>
              <w:t>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F22C11" w:rsidP="009B686D" w:rsidRDefault="00F22C11" w14:paraId="1CE4685F" w14:textId="4931107F">
            <w:pPr>
              <w:rPr>
                <w:cs/>
              </w:rPr>
            </w:pPr>
            <w:r>
              <w:rPr>
                <w:rFonts w:hint="cs" w:cs="Angsana New"/>
                <w:cs/>
              </w:rPr>
              <w:t xml:space="preserve">ถ้า </w:t>
            </w:r>
            <w:r w:rsidRPr="00693103">
              <w:rPr>
                <w:rFonts w:cs="CordiaUPC"/>
              </w:rPr>
              <w:t>rateFollowByMainPro</w:t>
            </w:r>
            <w:r>
              <w:rPr>
                <w:rFonts w:hint="cs" w:cs="Angsana New"/>
                <w:cs/>
              </w:rPr>
              <w:t xml:space="preserve"> มีค่าเป็น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No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หรือ ค่าว่าง ดังนั้น </w:t>
            </w:r>
            <w:r>
              <w:t>Rate Duration</w:t>
            </w:r>
            <w:r w:rsidRPr="000A685E">
              <w:rPr>
                <w:rFonts w:cs="Angsana New"/>
                <w:cs/>
              </w:rPr>
              <w:t xml:space="preserve"> </w:t>
            </w:r>
            <w:r w:rsidRPr="000A685E">
              <w:rPr>
                <w:rFonts w:hint="cs"/>
                <w:cs/>
              </w:rPr>
              <w:t xml:space="preserve">จะต้องเป็น </w:t>
            </w:r>
            <w:r w:rsidRPr="000A685E">
              <w:t>Mandatory</w:t>
            </w:r>
          </w:p>
        </w:tc>
        <w:tc>
          <w:tcPr>
            <w:tcW w:w="733" w:type="pct"/>
          </w:tcPr>
          <w:p w:rsidR="00F22C11" w:rsidP="009B686D" w:rsidRDefault="00F22C11" w14:paraId="0184C9D3" w14:textId="77777777">
            <w:pPr>
              <w:rPr>
                <w:rFonts w:cs="CordiaUPC"/>
                <w:szCs w:val="36"/>
              </w:rPr>
            </w:pPr>
          </w:p>
        </w:tc>
      </w:tr>
      <w:tr w:rsidR="00F22C11" w:rsidTr="0055648C" w14:paraId="5E0B014D" w14:textId="77777777">
        <w:tc>
          <w:tcPr>
            <w:tcW w:w="778" w:type="pct"/>
          </w:tcPr>
          <w:p w:rsidRPr="002A323A" w:rsidR="00F22C11" w:rsidP="009B686D" w:rsidRDefault="00F22C11" w14:paraId="3F9E23BD" w14:textId="4AF49852">
            <w:r w:rsidRPr="002A323A">
              <w:t>00023</w:t>
            </w:r>
          </w:p>
        </w:tc>
        <w:tc>
          <w:tcPr>
            <w:tcW w:w="1628" w:type="pct"/>
          </w:tcPr>
          <w:p w:rsidR="00F22C11" w:rsidP="009B686D" w:rsidRDefault="00F22C11" w14:paraId="30CDD351" w14:textId="24845F87">
            <w:pPr>
              <w:rPr>
                <w:rFonts w:cs="CordiaUPC"/>
              </w:rPr>
            </w:pPr>
            <w:r>
              <w:rPr>
                <w:rFonts w:cs="CordiaUPC"/>
              </w:rPr>
              <w:t>Rate Duration</w:t>
            </w:r>
            <w:r>
              <w:t xml:space="preserve"> must be Integer </w:t>
            </w:r>
            <w:r>
              <w:rPr>
                <w:rFonts w:cs="Angsana New"/>
                <w:cs/>
              </w:rPr>
              <w:t>(</w:t>
            </w:r>
            <w:r>
              <w:t>Min 1, Max 99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1861" w:type="pct"/>
          </w:tcPr>
          <w:p w:rsidR="00F22C11" w:rsidP="009B686D" w:rsidRDefault="00F22C11" w14:paraId="6330931B" w14:textId="05517A70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rPr>
                <w:rFonts w:cs="CordiaUPC"/>
              </w:rPr>
              <w:t>Rate Duration</w:t>
            </w:r>
            <w:r>
              <w:rPr>
                <w:rFonts w:hint="cs"/>
                <w:cs/>
              </w:rPr>
              <w:t xml:space="preserve"> มีค่า ดังนั้น </w:t>
            </w:r>
            <w:r>
              <w:rPr>
                <w:rFonts w:cs="CordiaUPC"/>
              </w:rPr>
              <w:t>Rate Duration</w:t>
            </w:r>
            <w:r>
              <w:rPr>
                <w:rFonts w:hint="cs"/>
                <w:cs/>
              </w:rPr>
              <w:t xml:space="preserve"> จะต้องเป็นจำนวนเต็มและมีค่าอยู่ในช่วง </w:t>
            </w:r>
            <w:r>
              <w:t xml:space="preserve">1 </w:t>
            </w:r>
            <w:r>
              <w:rPr>
                <w:rFonts w:cs="Angsana New"/>
                <w:cs/>
              </w:rPr>
              <w:t xml:space="preserve">– </w:t>
            </w:r>
            <w:r>
              <w:t>99</w:t>
            </w:r>
          </w:p>
        </w:tc>
        <w:tc>
          <w:tcPr>
            <w:tcW w:w="733" w:type="pct"/>
          </w:tcPr>
          <w:p w:rsidR="00F22C11" w:rsidP="009B686D" w:rsidRDefault="00F22C11" w14:paraId="598853FD" w14:textId="77777777">
            <w:pPr>
              <w:rPr>
                <w:rFonts w:cs="CordiaUPC"/>
                <w:szCs w:val="36"/>
              </w:rPr>
            </w:pPr>
          </w:p>
        </w:tc>
      </w:tr>
      <w:tr w:rsidR="00F22C11" w:rsidTr="0055648C" w14:paraId="4C31F646" w14:textId="77777777">
        <w:tc>
          <w:tcPr>
            <w:tcW w:w="778" w:type="pct"/>
          </w:tcPr>
          <w:p w:rsidR="00F22C11" w:rsidP="009B686D" w:rsidRDefault="00F22C11" w14:paraId="453F7BE3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 w:rsidRPr="00DF5090">
              <w:rPr>
                <w:rFonts w:ascii="CordiaUPC" w:hAnsi="CordiaUPC" w:cs="CordiaUPC"/>
                <w:sz w:val="28"/>
                <w:szCs w:val="28"/>
                <w:lang w:bidi="th-TH"/>
              </w:rPr>
              <w:t>00001</w:t>
            </w:r>
          </w:p>
        </w:tc>
        <w:tc>
          <w:tcPr>
            <w:tcW w:w="1628" w:type="pct"/>
          </w:tcPr>
          <w:p w:rsidRPr="00C3121D" w:rsidR="00F22C11" w:rsidP="009B686D" w:rsidRDefault="00F22C11" w14:paraId="2F808477" w14:textId="77777777">
            <w:r>
              <w:rPr>
                <w:rFonts w:cs="CordiaUPC"/>
              </w:rPr>
              <w:t xml:space="preserve">Rate Unit </w:t>
            </w:r>
            <w:r>
              <w:t>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Pr="00C3121D" w:rsidR="00F22C11" w:rsidP="009B686D" w:rsidRDefault="00F22C11" w14:paraId="70668A44" w14:textId="2B2518B1">
            <w:r>
              <w:rPr>
                <w:rFonts w:hint="cs" w:cs="Angsana New"/>
                <w:cs/>
              </w:rPr>
              <w:t xml:space="preserve">ถ้า </w:t>
            </w:r>
            <w:r w:rsidRPr="00693103">
              <w:rPr>
                <w:rFonts w:cs="CordiaUPC"/>
              </w:rPr>
              <w:t>rateFollowByMainPro</w:t>
            </w:r>
            <w:r>
              <w:rPr>
                <w:rFonts w:hint="cs" w:cs="Angsana New"/>
                <w:cs/>
              </w:rPr>
              <w:t xml:space="preserve"> มีค่าเป็น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No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หรือ ค่าว่าง ดังนั้น </w:t>
            </w:r>
            <w:r>
              <w:t>Rate Unit</w:t>
            </w:r>
            <w:r w:rsidRPr="000A685E">
              <w:rPr>
                <w:rFonts w:cs="Angsana New"/>
                <w:cs/>
              </w:rPr>
              <w:t xml:space="preserve"> </w:t>
            </w:r>
            <w:r w:rsidRPr="000A685E">
              <w:rPr>
                <w:rFonts w:hint="cs"/>
                <w:cs/>
              </w:rPr>
              <w:t xml:space="preserve">จะต้องเป็น </w:t>
            </w:r>
            <w:r w:rsidRPr="000A685E">
              <w:t>Mandatory</w:t>
            </w:r>
          </w:p>
        </w:tc>
        <w:tc>
          <w:tcPr>
            <w:tcW w:w="733" w:type="pct"/>
          </w:tcPr>
          <w:p w:rsidR="00F22C11" w:rsidP="009B686D" w:rsidRDefault="00F22C11" w14:paraId="28D34605" w14:textId="77777777">
            <w:pPr>
              <w:rPr>
                <w:rFonts w:cs="CordiaUPC"/>
                <w:szCs w:val="36"/>
              </w:rPr>
            </w:pPr>
          </w:p>
        </w:tc>
      </w:tr>
      <w:tr w:rsidR="00F22C11" w:rsidTr="0055648C" w14:paraId="64CFC93D" w14:textId="77777777">
        <w:tc>
          <w:tcPr>
            <w:tcW w:w="778" w:type="pct"/>
          </w:tcPr>
          <w:p w:rsidR="00F22C11" w:rsidP="009B686D" w:rsidRDefault="00F22C11" w14:paraId="33C1A7B5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 w:rsidRPr="00DF5090">
              <w:rPr>
                <w:rFonts w:ascii="CordiaUPC" w:hAnsi="CordiaUPC" w:cs="CordiaUPC"/>
                <w:sz w:val="28"/>
                <w:szCs w:val="28"/>
                <w:lang w:bidi="th-TH"/>
              </w:rPr>
              <w:t>00001</w:t>
            </w:r>
          </w:p>
        </w:tc>
        <w:tc>
          <w:tcPr>
            <w:tcW w:w="1628" w:type="pct"/>
          </w:tcPr>
          <w:p w:rsidRPr="00C3121D" w:rsidR="00F22C11" w:rsidP="009B686D" w:rsidRDefault="00F22C11" w14:paraId="274BA126" w14:textId="77777777">
            <w:r>
              <w:rPr>
                <w:rFonts w:cs="CordiaUPC"/>
              </w:rPr>
              <w:t xml:space="preserve">Rate Including VAT </w:t>
            </w:r>
            <w:r>
              <w:t>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Pr="00C3121D" w:rsidR="00F22C11" w:rsidP="009B686D" w:rsidRDefault="00F22C11" w14:paraId="1B71F2D8" w14:textId="5300E44A">
            <w:r>
              <w:rPr>
                <w:rFonts w:hint="cs" w:cs="Angsana New"/>
                <w:cs/>
              </w:rPr>
              <w:t xml:space="preserve">ถ้า </w:t>
            </w:r>
            <w:r w:rsidRPr="00693103">
              <w:rPr>
                <w:rFonts w:cs="CordiaUPC"/>
              </w:rPr>
              <w:t>rateFollowByMainPro</w:t>
            </w:r>
            <w:r>
              <w:rPr>
                <w:rFonts w:hint="cs" w:cs="Angsana New"/>
                <w:cs/>
              </w:rPr>
              <w:t xml:space="preserve"> มีค่าเป็น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No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หรือ ค่าว่าง ดังนั้น </w:t>
            </w:r>
            <w:r>
              <w:t>Rate Including VAT</w:t>
            </w:r>
            <w:r w:rsidRPr="000A685E">
              <w:rPr>
                <w:rFonts w:cs="Angsana New"/>
                <w:cs/>
              </w:rPr>
              <w:t xml:space="preserve"> </w:t>
            </w:r>
            <w:r w:rsidRPr="000A685E">
              <w:rPr>
                <w:rFonts w:hint="cs"/>
                <w:cs/>
              </w:rPr>
              <w:t xml:space="preserve">จะต้องเป็น </w:t>
            </w:r>
            <w:r w:rsidRPr="000A685E">
              <w:t>Mandatory</w:t>
            </w:r>
          </w:p>
        </w:tc>
        <w:tc>
          <w:tcPr>
            <w:tcW w:w="733" w:type="pct"/>
          </w:tcPr>
          <w:p w:rsidR="00F22C11" w:rsidP="009B686D" w:rsidRDefault="00F22C11" w14:paraId="7D7DF93E" w14:textId="77777777">
            <w:pPr>
              <w:rPr>
                <w:rFonts w:cs="CordiaUPC"/>
                <w:szCs w:val="36"/>
              </w:rPr>
            </w:pPr>
          </w:p>
        </w:tc>
      </w:tr>
      <w:tr w:rsidR="00F22C11" w:rsidTr="0055648C" w14:paraId="44E5EC0E" w14:textId="77777777">
        <w:tc>
          <w:tcPr>
            <w:tcW w:w="778" w:type="pct"/>
          </w:tcPr>
          <w:p w:rsidRPr="00DF5090" w:rsidR="00F22C11" w:rsidP="009B686D" w:rsidRDefault="00F22C11" w14:paraId="126823F9" w14:textId="77777777">
            <w:pPr>
              <w:rPr>
                <w:rFonts w:cs="CordiaUPC"/>
              </w:rPr>
            </w:pPr>
            <w:r w:rsidRPr="002A323A">
              <w:t>00023</w:t>
            </w:r>
          </w:p>
        </w:tc>
        <w:tc>
          <w:tcPr>
            <w:tcW w:w="1628" w:type="pct"/>
          </w:tcPr>
          <w:p w:rsidR="00F22C11" w:rsidP="009B686D" w:rsidRDefault="00F22C11" w14:paraId="4038AFC5" w14:textId="7422C653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Rate Including VAT </w:t>
            </w:r>
            <w:r>
              <w:t xml:space="preserve">must be 3 decimal </w:t>
            </w:r>
            <w:r>
              <w:rPr>
                <w:rFonts w:cs="Angsana New"/>
                <w:cs/>
              </w:rPr>
              <w:t>(</w:t>
            </w:r>
            <w:r>
              <w:t>Min 0, Max 999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1861" w:type="pct"/>
          </w:tcPr>
          <w:p w:rsidR="00F22C11" w:rsidP="009B686D" w:rsidRDefault="00F22C11" w14:paraId="59BBE7C4" w14:textId="6182E5DC">
            <w:r>
              <w:rPr>
                <w:rFonts w:hint="cs"/>
                <w:cs/>
              </w:rPr>
              <w:t xml:space="preserve">ถ้า </w:t>
            </w:r>
            <w:r>
              <w:rPr>
                <w:rFonts w:cs="CordiaUPC"/>
              </w:rPr>
              <w:t xml:space="preserve">Rate Including VAT </w:t>
            </w:r>
            <w:r>
              <w:rPr>
                <w:rFonts w:hint="cs"/>
                <w:cs/>
              </w:rPr>
              <w:t xml:space="preserve">มีค่า ดังนั้น </w:t>
            </w:r>
            <w:r>
              <w:rPr>
                <w:rFonts w:cs="CordiaUPC"/>
              </w:rPr>
              <w:t>Rate Including VAT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จะต้องเป็นตัวเลขทศนิยม </w:t>
            </w:r>
            <w:r>
              <w:t>3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ตำแหน่งและมีค่าอยู่ในช่วง </w:t>
            </w:r>
            <w:r>
              <w:t xml:space="preserve">0 </w:t>
            </w:r>
            <w:r>
              <w:rPr>
                <w:rFonts w:cs="Angsana New"/>
                <w:cs/>
              </w:rPr>
              <w:t xml:space="preserve">– </w:t>
            </w:r>
            <w:r>
              <w:t>999</w:t>
            </w:r>
          </w:p>
        </w:tc>
        <w:tc>
          <w:tcPr>
            <w:tcW w:w="733" w:type="pct"/>
          </w:tcPr>
          <w:p w:rsidR="00F22C11" w:rsidP="009B686D" w:rsidRDefault="00F22C11" w14:paraId="18B723D2" w14:textId="77777777">
            <w:pPr>
              <w:rPr>
                <w:rFonts w:cs="CordiaUPC"/>
                <w:szCs w:val="36"/>
              </w:rPr>
            </w:pPr>
          </w:p>
        </w:tc>
      </w:tr>
      <w:tr w:rsidR="00F22C11" w:rsidTr="0055648C" w14:paraId="6F773CEE" w14:textId="77777777">
        <w:tc>
          <w:tcPr>
            <w:tcW w:w="778" w:type="pct"/>
          </w:tcPr>
          <w:p w:rsidRPr="002A323A" w:rsidR="00F22C11" w:rsidP="009B686D" w:rsidRDefault="00F22C11" w14:paraId="439DBAD7" w14:textId="77777777">
            <w:r w:rsidRPr="007C6298">
              <w:rPr>
                <w:rFonts w:cs="CordiaUPC"/>
              </w:rPr>
              <w:t>00015</w:t>
            </w:r>
          </w:p>
        </w:tc>
        <w:tc>
          <w:tcPr>
            <w:tcW w:w="1628" w:type="pct"/>
          </w:tcPr>
          <w:p w:rsidR="00F22C11" w:rsidP="009B686D" w:rsidRDefault="00F22C11" w14:paraId="15159736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Rate </w:t>
            </w:r>
            <w:r>
              <w:t xml:space="preserve">Excluding VAT must be less than or equal to </w:t>
            </w:r>
            <w:r>
              <w:rPr>
                <w:rFonts w:cs="CordiaUPC"/>
              </w:rPr>
              <w:t xml:space="preserve">Rate </w:t>
            </w:r>
            <w:r>
              <w:t>Including VAT</w:t>
            </w:r>
            <w:r w:rsidRPr="007C6298"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F22C11" w:rsidP="009B686D" w:rsidRDefault="00F22C11" w14:paraId="7856A291" w14:textId="77777777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rPr>
                <w:rFonts w:cs="CordiaUPC"/>
              </w:rPr>
              <w:t xml:space="preserve">Rate </w:t>
            </w:r>
            <w:r>
              <w:t xml:space="preserve">Excluding VAT </w:t>
            </w:r>
            <w:r>
              <w:rPr>
                <w:rFonts w:hint="cs"/>
                <w:cs/>
              </w:rPr>
              <w:t>และ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cs="CordiaUPC"/>
              </w:rPr>
              <w:t xml:space="preserve">Rate </w:t>
            </w:r>
            <w:r>
              <w:t xml:space="preserve">Including VAT </w:t>
            </w:r>
            <w:r>
              <w:rPr>
                <w:rFonts w:hint="cs"/>
                <w:cs/>
              </w:rPr>
              <w:t xml:space="preserve">มีค่า ดังนั้น </w:t>
            </w:r>
            <w:r>
              <w:rPr>
                <w:rFonts w:cs="CordiaUPC"/>
              </w:rPr>
              <w:t>Rate</w:t>
            </w:r>
            <w:r>
              <w:rPr>
                <w:rFonts w:cs="Angsana New"/>
                <w:cs/>
              </w:rPr>
              <w:t xml:space="preserve"> </w:t>
            </w:r>
            <w:r>
              <w:t>Excluding VAT</w:t>
            </w:r>
            <w:r>
              <w:rPr>
                <w:rFonts w:hint="cs"/>
                <w:cs/>
              </w:rPr>
              <w:t xml:space="preserve"> จะต้องมีค่าน้อยกว่าหรือเท่ากับ </w:t>
            </w:r>
            <w:r>
              <w:rPr>
                <w:rFonts w:cs="CordiaUPC"/>
              </w:rPr>
              <w:t xml:space="preserve">Rate </w:t>
            </w:r>
            <w:r>
              <w:t>Including VAT</w:t>
            </w:r>
          </w:p>
        </w:tc>
        <w:tc>
          <w:tcPr>
            <w:tcW w:w="733" w:type="pct"/>
          </w:tcPr>
          <w:p w:rsidR="00F22C11" w:rsidP="009B686D" w:rsidRDefault="00F22C11" w14:paraId="2EA79E78" w14:textId="77777777">
            <w:pPr>
              <w:rPr>
                <w:rFonts w:cs="CordiaUPC"/>
                <w:szCs w:val="36"/>
              </w:rPr>
            </w:pPr>
          </w:p>
        </w:tc>
      </w:tr>
      <w:tr w:rsidR="00F22C11" w:rsidTr="0055648C" w14:paraId="616B64CD" w14:textId="77777777">
        <w:tc>
          <w:tcPr>
            <w:tcW w:w="778" w:type="pct"/>
          </w:tcPr>
          <w:p w:rsidR="00F22C11" w:rsidP="009B686D" w:rsidRDefault="00F22C11" w14:paraId="4C696069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 w:rsidRPr="00DF5090">
              <w:rPr>
                <w:rFonts w:ascii="CordiaUPC" w:hAnsi="CordiaUPC" w:cs="CordiaUPC"/>
                <w:sz w:val="28"/>
                <w:szCs w:val="28"/>
                <w:lang w:bidi="th-TH"/>
              </w:rPr>
              <w:t>00001</w:t>
            </w:r>
          </w:p>
        </w:tc>
        <w:tc>
          <w:tcPr>
            <w:tcW w:w="1628" w:type="pct"/>
          </w:tcPr>
          <w:p w:rsidRPr="00C3121D" w:rsidR="00F22C11" w:rsidP="009B686D" w:rsidRDefault="00F22C11" w14:paraId="01A46FFE" w14:textId="77777777">
            <w:r>
              <w:rPr>
                <w:rFonts w:cs="CordiaUPC"/>
              </w:rPr>
              <w:t>Step Rate Flag</w:t>
            </w:r>
            <w:r>
              <w:t xml:space="preserve"> is required</w:t>
            </w:r>
          </w:p>
        </w:tc>
        <w:tc>
          <w:tcPr>
            <w:tcW w:w="1861" w:type="pct"/>
          </w:tcPr>
          <w:p w:rsidRPr="00C3121D" w:rsidR="00F22C11" w:rsidP="009B686D" w:rsidRDefault="00F22C11" w14:paraId="1C692091" w14:textId="77777777">
            <w:r>
              <w:t>Rate Including VAT</w:t>
            </w:r>
            <w:r w:rsidRPr="000A685E">
              <w:rPr>
                <w:rFonts w:cs="Angsana New"/>
                <w:cs/>
              </w:rPr>
              <w:t xml:space="preserve"> </w:t>
            </w:r>
            <w:r w:rsidRPr="000A685E">
              <w:rPr>
                <w:rFonts w:hint="cs"/>
                <w:cs/>
              </w:rPr>
              <w:t xml:space="preserve">จะต้องเป็น </w:t>
            </w:r>
            <w:r w:rsidRPr="000A685E">
              <w:t>Mandatory</w:t>
            </w:r>
          </w:p>
        </w:tc>
        <w:tc>
          <w:tcPr>
            <w:tcW w:w="733" w:type="pct"/>
          </w:tcPr>
          <w:p w:rsidR="00F22C11" w:rsidP="009B686D" w:rsidRDefault="00F22C11" w14:paraId="0813247C" w14:textId="77777777">
            <w:pPr>
              <w:rPr>
                <w:rFonts w:cs="CordiaUPC"/>
                <w:szCs w:val="36"/>
              </w:rPr>
            </w:pPr>
          </w:p>
        </w:tc>
      </w:tr>
      <w:tr w:rsidR="00F22C11" w:rsidTr="0055648C" w14:paraId="50910E52" w14:textId="77777777">
        <w:tc>
          <w:tcPr>
            <w:tcW w:w="778" w:type="pct"/>
          </w:tcPr>
          <w:p w:rsidR="00F22C11" w:rsidP="009B686D" w:rsidRDefault="00F22C11" w14:paraId="7006F40F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>00004</w:t>
            </w:r>
          </w:p>
        </w:tc>
        <w:tc>
          <w:tcPr>
            <w:tcW w:w="1628" w:type="pct"/>
          </w:tcPr>
          <w:p w:rsidR="00F22C11" w:rsidP="009B686D" w:rsidRDefault="00F22C11" w14:paraId="55CDD50A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Step Rate</w:t>
            </w:r>
            <w:r>
              <w:t xml:space="preserve"> is required when Step Rate Flag is </w:t>
            </w:r>
            <w:r>
              <w:rPr>
                <w:rFonts w:cs="Angsana New"/>
                <w:cs/>
              </w:rPr>
              <w:t>“</w:t>
            </w:r>
            <w:r>
              <w:t>Yes</w:t>
            </w:r>
            <w:r>
              <w:rPr>
                <w:rFonts w:cs="Angsana New"/>
                <w:cs/>
              </w:rPr>
              <w:t>”</w:t>
            </w:r>
          </w:p>
        </w:tc>
        <w:tc>
          <w:tcPr>
            <w:tcW w:w="1861" w:type="pct"/>
          </w:tcPr>
          <w:p w:rsidR="00F22C11" w:rsidP="009B686D" w:rsidRDefault="00F22C11" w14:paraId="5472C88F" w14:textId="77777777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เมื่อ </w:t>
            </w:r>
            <w:r>
              <w:t xml:space="preserve">Step Rate Flag is </w:t>
            </w:r>
            <w:r>
              <w:rPr>
                <w:rFonts w:cs="Angsana New"/>
                <w:cs/>
              </w:rPr>
              <w:t>“</w:t>
            </w:r>
            <w:r>
              <w:t>Yes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ดังนั้น </w:t>
            </w:r>
            <w:r>
              <w:rPr>
                <w:rFonts w:cs="CordiaUPC"/>
              </w:rPr>
              <w:t>Step Rate</w:t>
            </w:r>
            <w:r>
              <w:t xml:space="preserve"> Table </w:t>
            </w:r>
            <w:r>
              <w:rPr>
                <w:rFonts w:hint="cs"/>
                <w:cs/>
              </w:rPr>
              <w:t xml:space="preserve">จะต้องมีอย่างน้อย </w:t>
            </w:r>
            <w:r>
              <w:t xml:space="preserve">1 Row </w:t>
            </w:r>
          </w:p>
        </w:tc>
        <w:tc>
          <w:tcPr>
            <w:tcW w:w="733" w:type="pct"/>
          </w:tcPr>
          <w:p w:rsidR="00F22C11" w:rsidP="009B686D" w:rsidRDefault="00F22C11" w14:paraId="5284ED51" w14:textId="77777777">
            <w:pPr>
              <w:rPr>
                <w:rFonts w:cs="CordiaUPC"/>
                <w:szCs w:val="36"/>
              </w:rPr>
            </w:pPr>
          </w:p>
        </w:tc>
      </w:tr>
      <w:tr w:rsidR="00F22C11" w:rsidTr="0055648C" w14:paraId="7CC363DA" w14:textId="77777777">
        <w:tc>
          <w:tcPr>
            <w:tcW w:w="5000" w:type="pct"/>
            <w:gridSpan w:val="4"/>
            <w:shd w:val="clear" w:color="auto" w:fill="C2D69B" w:themeFill="accent3" w:themeFillTint="99"/>
          </w:tcPr>
          <w:p w:rsidR="00F22C11" w:rsidP="009B686D" w:rsidRDefault="00F22C11" w14:paraId="67DF4E15" w14:textId="77777777">
            <w:pPr>
              <w:pStyle w:val="HeaderTable"/>
              <w:rPr>
                <w:lang w:bidi="th-TH"/>
              </w:rPr>
            </w:pPr>
            <w:r>
              <w:rPr>
                <w:lang w:bidi="th-TH"/>
              </w:rPr>
              <w:t>Step Rate Detail Section</w:t>
            </w:r>
          </w:p>
        </w:tc>
      </w:tr>
      <w:tr w:rsidR="00F22C11" w:rsidTr="0055648C" w14:paraId="22176D95" w14:textId="77777777">
        <w:tc>
          <w:tcPr>
            <w:tcW w:w="778" w:type="pct"/>
          </w:tcPr>
          <w:p w:rsidR="00F22C11" w:rsidP="009B686D" w:rsidRDefault="00F22C11" w14:paraId="6EDA956F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>00001</w:t>
            </w:r>
          </w:p>
        </w:tc>
        <w:tc>
          <w:tcPr>
            <w:tcW w:w="1628" w:type="pct"/>
          </w:tcPr>
          <w:p w:rsidRPr="00C3121D" w:rsidR="00F22C11" w:rsidP="009B686D" w:rsidRDefault="00F22C11" w14:paraId="52A3AB40" w14:textId="77777777">
            <w:r>
              <w:rPr>
                <w:rFonts w:cs="CordiaUPC"/>
              </w:rPr>
              <w:t>Step Duration</w:t>
            </w:r>
            <w:r>
              <w:t xml:space="preserve"> From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Pr="00C3121D" w:rsidR="00F22C11" w:rsidP="009B686D" w:rsidRDefault="00F22C11" w14:paraId="6BED8DB0" w14:textId="77777777">
            <w:pPr>
              <w:rPr>
                <w:cs/>
              </w:rPr>
            </w:pPr>
            <w:r>
              <w:rPr>
                <w:rFonts w:cs="CordiaUPC"/>
              </w:rPr>
              <w:t xml:space="preserve">Step Duration From </w:t>
            </w:r>
            <w:r w:rsidRPr="000A685E">
              <w:rPr>
                <w:rFonts w:hint="cs"/>
                <w:cs/>
              </w:rPr>
              <w:t xml:space="preserve">จะต้องเป็น </w:t>
            </w:r>
            <w:r w:rsidRPr="000A685E">
              <w:t>Mandatory</w:t>
            </w:r>
            <w:r>
              <w:rPr>
                <w:rFonts w:cs="Angsana New"/>
                <w:cs/>
              </w:rPr>
              <w:t xml:space="preserve"> </w:t>
            </w:r>
          </w:p>
        </w:tc>
        <w:tc>
          <w:tcPr>
            <w:tcW w:w="733" w:type="pct"/>
          </w:tcPr>
          <w:p w:rsidR="00F22C11" w:rsidP="009B686D" w:rsidRDefault="00F22C11" w14:paraId="1361982B" w14:textId="77777777">
            <w:pPr>
              <w:rPr>
                <w:rFonts w:cs="CordiaUPC"/>
                <w:szCs w:val="36"/>
              </w:rPr>
            </w:pPr>
          </w:p>
        </w:tc>
      </w:tr>
      <w:tr w:rsidR="00F22C11" w:rsidTr="0055648C" w14:paraId="5B816A75" w14:textId="77777777">
        <w:tc>
          <w:tcPr>
            <w:tcW w:w="778" w:type="pct"/>
          </w:tcPr>
          <w:p w:rsidR="00F22C11" w:rsidP="009B686D" w:rsidRDefault="00F22C11" w14:paraId="77D3BD4D" w14:textId="77777777">
            <w:pPr>
              <w:rPr>
                <w:rFonts w:cs="CordiaUPC"/>
              </w:rPr>
            </w:pPr>
            <w:r w:rsidRPr="002A323A">
              <w:t>00023</w:t>
            </w:r>
          </w:p>
        </w:tc>
        <w:tc>
          <w:tcPr>
            <w:tcW w:w="1628" w:type="pct"/>
          </w:tcPr>
          <w:p w:rsidR="00F22C11" w:rsidP="009B686D" w:rsidRDefault="00F22C11" w14:paraId="11121A74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Step Duration</w:t>
            </w:r>
            <w:r>
              <w:t xml:space="preserve"> From must be Integer </w:t>
            </w:r>
            <w:r>
              <w:rPr>
                <w:rFonts w:cs="Angsana New"/>
                <w:cs/>
              </w:rPr>
              <w:t>(</w:t>
            </w:r>
            <w:r>
              <w:t>Min 1, Max 99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1861" w:type="pct"/>
          </w:tcPr>
          <w:p w:rsidR="00F22C11" w:rsidP="009B686D" w:rsidRDefault="00F22C11" w14:paraId="7E8D81C5" w14:textId="77777777">
            <w:pPr>
              <w:rPr>
                <w:rFonts w:cs="CordiaUPC"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rPr>
                <w:rFonts w:cs="CordiaUPC"/>
              </w:rPr>
              <w:t>Step Duration From</w:t>
            </w:r>
            <w:r>
              <w:rPr>
                <w:rFonts w:hint="cs"/>
                <w:cs/>
              </w:rPr>
              <w:t xml:space="preserve"> มีค่า ดังนั้น </w:t>
            </w:r>
            <w:r>
              <w:rPr>
                <w:rFonts w:cs="CordiaUPC"/>
              </w:rPr>
              <w:t>Step Duration From</w:t>
            </w:r>
            <w:r>
              <w:rPr>
                <w:rFonts w:hint="cs"/>
                <w:cs/>
              </w:rPr>
              <w:t xml:space="preserve"> จะต้องเป็นจำนวนเต็มและมีค่าอยู่ในช่วง </w:t>
            </w:r>
            <w:r>
              <w:t xml:space="preserve">1 </w:t>
            </w:r>
            <w:r>
              <w:rPr>
                <w:rFonts w:cs="Angsana New"/>
                <w:cs/>
              </w:rPr>
              <w:t xml:space="preserve">– </w:t>
            </w:r>
            <w:r>
              <w:t>99</w:t>
            </w:r>
          </w:p>
        </w:tc>
        <w:tc>
          <w:tcPr>
            <w:tcW w:w="733" w:type="pct"/>
          </w:tcPr>
          <w:p w:rsidR="00F22C11" w:rsidP="009B686D" w:rsidRDefault="00F22C11" w14:paraId="15B85429" w14:textId="77777777">
            <w:pPr>
              <w:rPr>
                <w:rFonts w:cs="CordiaUPC"/>
                <w:szCs w:val="36"/>
              </w:rPr>
            </w:pPr>
          </w:p>
        </w:tc>
      </w:tr>
      <w:tr w:rsidR="00F22C11" w:rsidTr="0055648C" w14:paraId="269F5F5E" w14:textId="77777777">
        <w:tc>
          <w:tcPr>
            <w:tcW w:w="778" w:type="pct"/>
          </w:tcPr>
          <w:p w:rsidR="00F22C11" w:rsidP="009B686D" w:rsidRDefault="00F22C11" w14:paraId="0EDDE1E0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>00001</w:t>
            </w:r>
          </w:p>
        </w:tc>
        <w:tc>
          <w:tcPr>
            <w:tcW w:w="1628" w:type="pct"/>
          </w:tcPr>
          <w:p w:rsidR="00F22C11" w:rsidP="009B686D" w:rsidRDefault="00F22C11" w14:paraId="712EF9E8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Step Duration</w:t>
            </w:r>
            <w:r>
              <w:t xml:space="preserve"> To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F22C11" w:rsidP="009B686D" w:rsidRDefault="00F22C11" w14:paraId="32362794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Step Duration To </w:t>
            </w:r>
            <w:r w:rsidRPr="000A685E">
              <w:rPr>
                <w:rFonts w:hint="cs"/>
                <w:cs/>
              </w:rPr>
              <w:t xml:space="preserve">จะต้องเป็น </w:t>
            </w:r>
            <w:r w:rsidRPr="000A685E">
              <w:t>Mandatory</w:t>
            </w:r>
            <w:r>
              <w:rPr>
                <w:rFonts w:cs="Angsana New"/>
                <w:cs/>
              </w:rPr>
              <w:t xml:space="preserve"> </w:t>
            </w:r>
          </w:p>
        </w:tc>
        <w:tc>
          <w:tcPr>
            <w:tcW w:w="733" w:type="pct"/>
          </w:tcPr>
          <w:p w:rsidR="00F22C11" w:rsidP="009B686D" w:rsidRDefault="00F22C11" w14:paraId="62991AA0" w14:textId="77777777">
            <w:pPr>
              <w:rPr>
                <w:rFonts w:cs="CordiaUPC"/>
                <w:szCs w:val="36"/>
              </w:rPr>
            </w:pPr>
          </w:p>
        </w:tc>
      </w:tr>
      <w:tr w:rsidR="00F22C11" w:rsidTr="0055648C" w14:paraId="3A7DB7F5" w14:textId="77777777">
        <w:tc>
          <w:tcPr>
            <w:tcW w:w="778" w:type="pct"/>
          </w:tcPr>
          <w:p w:rsidRPr="00195974" w:rsidR="00F22C11" w:rsidP="009B686D" w:rsidRDefault="00F22C11" w14:paraId="4B1A5A8F" w14:textId="77777777">
            <w:r w:rsidRPr="002A323A">
              <w:t>00023</w:t>
            </w:r>
          </w:p>
        </w:tc>
        <w:tc>
          <w:tcPr>
            <w:tcW w:w="1628" w:type="pct"/>
          </w:tcPr>
          <w:p w:rsidR="00F22C11" w:rsidP="009B686D" w:rsidRDefault="00F22C11" w14:paraId="4D110FBE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Step Duration</w:t>
            </w:r>
            <w:r>
              <w:t xml:space="preserve"> To must be Integer </w:t>
            </w:r>
            <w:r>
              <w:rPr>
                <w:rFonts w:cs="Angsana New"/>
                <w:cs/>
              </w:rPr>
              <w:t>(</w:t>
            </w:r>
            <w:r>
              <w:t>Min 1, Max 99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1861" w:type="pct"/>
          </w:tcPr>
          <w:p w:rsidRPr="00B90624" w:rsidR="00F22C11" w:rsidP="009B686D" w:rsidRDefault="00F22C11" w14:paraId="2295C62A" w14:textId="77777777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rPr>
                <w:rFonts w:cs="CordiaUPC"/>
              </w:rPr>
              <w:t>Step Duration</w:t>
            </w:r>
            <w:r>
              <w:rPr>
                <w:rFonts w:hint="cs"/>
                <w:cs/>
              </w:rPr>
              <w:t xml:space="preserve"> </w:t>
            </w:r>
            <w:r>
              <w:t xml:space="preserve">To </w:t>
            </w:r>
            <w:r>
              <w:rPr>
                <w:rFonts w:hint="cs"/>
                <w:cs/>
              </w:rPr>
              <w:t xml:space="preserve">มีค่า ดังนั้น </w:t>
            </w:r>
            <w:r>
              <w:rPr>
                <w:rFonts w:cs="CordiaUPC"/>
              </w:rPr>
              <w:t>Step Duration To</w:t>
            </w:r>
            <w:r>
              <w:rPr>
                <w:rFonts w:hint="cs"/>
                <w:cs/>
              </w:rPr>
              <w:t xml:space="preserve"> จะต้องเป็นจำนวนเต็มและมีค่าอยู่ในช่วง </w:t>
            </w:r>
            <w:r>
              <w:t xml:space="preserve">1 </w:t>
            </w:r>
            <w:r>
              <w:rPr>
                <w:rFonts w:cs="Angsana New"/>
                <w:cs/>
              </w:rPr>
              <w:t xml:space="preserve">– </w:t>
            </w:r>
            <w:r>
              <w:t>99</w:t>
            </w:r>
          </w:p>
        </w:tc>
        <w:tc>
          <w:tcPr>
            <w:tcW w:w="733" w:type="pct"/>
          </w:tcPr>
          <w:p w:rsidR="00F22C11" w:rsidP="009B686D" w:rsidRDefault="00F22C11" w14:paraId="66E00070" w14:textId="77777777">
            <w:pPr>
              <w:rPr>
                <w:rFonts w:cs="CordiaUPC"/>
                <w:szCs w:val="36"/>
              </w:rPr>
            </w:pPr>
          </w:p>
        </w:tc>
      </w:tr>
      <w:tr w:rsidR="00F22C11" w:rsidTr="0055648C" w14:paraId="68074F3A" w14:textId="77777777">
        <w:tc>
          <w:tcPr>
            <w:tcW w:w="778" w:type="pct"/>
          </w:tcPr>
          <w:p w:rsidR="00F22C11" w:rsidP="009B686D" w:rsidRDefault="00F22C11" w14:paraId="040701BB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>00001</w:t>
            </w:r>
          </w:p>
        </w:tc>
        <w:tc>
          <w:tcPr>
            <w:tcW w:w="1628" w:type="pct"/>
          </w:tcPr>
          <w:p w:rsidR="00F22C11" w:rsidP="009B686D" w:rsidRDefault="00F22C11" w14:paraId="1BDA209A" w14:textId="77777777">
            <w:r>
              <w:rPr>
                <w:rFonts w:cs="CordiaUPC"/>
              </w:rPr>
              <w:t>Step Duration Unit</w:t>
            </w:r>
            <w:r>
              <w:t xml:space="preserve">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F22C11" w:rsidP="009B686D" w:rsidRDefault="00F22C11" w14:paraId="1A217A3B" w14:textId="77777777">
            <w:pPr>
              <w:rPr>
                <w:cs/>
              </w:rPr>
            </w:pPr>
            <w:r>
              <w:rPr>
                <w:rFonts w:cs="CordiaUPC"/>
              </w:rPr>
              <w:t xml:space="preserve">Step Duration Unit </w:t>
            </w:r>
            <w:r w:rsidRPr="000A685E">
              <w:rPr>
                <w:rFonts w:hint="cs"/>
                <w:cs/>
              </w:rPr>
              <w:t xml:space="preserve">จะต้องเป็น </w:t>
            </w:r>
            <w:r w:rsidRPr="000A685E">
              <w:t>Mandatory</w:t>
            </w:r>
            <w:r>
              <w:rPr>
                <w:rFonts w:cs="Angsana New"/>
                <w:cs/>
              </w:rPr>
              <w:t xml:space="preserve"> </w:t>
            </w:r>
          </w:p>
        </w:tc>
        <w:tc>
          <w:tcPr>
            <w:tcW w:w="733" w:type="pct"/>
          </w:tcPr>
          <w:p w:rsidR="00F22C11" w:rsidP="009B686D" w:rsidRDefault="00F22C11" w14:paraId="115AEB73" w14:textId="77777777">
            <w:pPr>
              <w:rPr>
                <w:rFonts w:cs="CordiaUPC"/>
                <w:szCs w:val="36"/>
              </w:rPr>
            </w:pPr>
          </w:p>
        </w:tc>
      </w:tr>
      <w:tr w:rsidR="00F22C11" w:rsidTr="0055648C" w14:paraId="44835CBF" w14:textId="77777777">
        <w:tc>
          <w:tcPr>
            <w:tcW w:w="778" w:type="pct"/>
          </w:tcPr>
          <w:p w:rsidR="00F22C11" w:rsidP="009B686D" w:rsidRDefault="00F22C11" w14:paraId="7B77439A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>00001</w:t>
            </w:r>
          </w:p>
        </w:tc>
        <w:tc>
          <w:tcPr>
            <w:tcW w:w="1628" w:type="pct"/>
          </w:tcPr>
          <w:p w:rsidR="00F22C11" w:rsidP="009B686D" w:rsidRDefault="00F22C11" w14:paraId="29695B7D" w14:textId="77777777">
            <w:r>
              <w:rPr>
                <w:rFonts w:cs="CordiaUPC"/>
              </w:rPr>
              <w:t>Step Excluding VAT</w:t>
            </w:r>
            <w:r>
              <w:t xml:space="preserve">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F22C11" w:rsidP="009B686D" w:rsidRDefault="00F22C11" w14:paraId="49E79DA8" w14:textId="77777777">
            <w:pPr>
              <w:rPr>
                <w:cs/>
              </w:rPr>
            </w:pPr>
            <w:r>
              <w:rPr>
                <w:rFonts w:cs="CordiaUPC"/>
              </w:rPr>
              <w:t xml:space="preserve">Step Excluding VAT </w:t>
            </w:r>
            <w:r w:rsidRPr="000A685E">
              <w:rPr>
                <w:rFonts w:hint="cs"/>
                <w:cs/>
              </w:rPr>
              <w:t xml:space="preserve">จะต้องเป็น </w:t>
            </w:r>
            <w:r w:rsidRPr="000A685E">
              <w:t>Mandatory</w:t>
            </w:r>
            <w:r>
              <w:rPr>
                <w:rFonts w:cs="Angsana New"/>
                <w:cs/>
              </w:rPr>
              <w:t xml:space="preserve"> </w:t>
            </w:r>
          </w:p>
        </w:tc>
        <w:tc>
          <w:tcPr>
            <w:tcW w:w="733" w:type="pct"/>
          </w:tcPr>
          <w:p w:rsidR="00F22C11" w:rsidP="009B686D" w:rsidRDefault="00F22C11" w14:paraId="5598084D" w14:textId="77777777">
            <w:pPr>
              <w:rPr>
                <w:rFonts w:cs="CordiaUPC"/>
                <w:szCs w:val="36"/>
              </w:rPr>
            </w:pPr>
          </w:p>
        </w:tc>
      </w:tr>
      <w:tr w:rsidR="00F22C11" w:rsidTr="0055648C" w14:paraId="66835F50" w14:textId="77777777">
        <w:tc>
          <w:tcPr>
            <w:tcW w:w="778" w:type="pct"/>
          </w:tcPr>
          <w:p w:rsidRPr="00195974" w:rsidR="00F22C11" w:rsidP="009B686D" w:rsidRDefault="00F22C11" w14:paraId="7E89DF01" w14:textId="77777777">
            <w:pPr>
              <w:rPr>
                <w:rFonts w:cs="CordiaUPC"/>
              </w:rPr>
            </w:pPr>
            <w:r w:rsidRPr="002A323A">
              <w:t>00023</w:t>
            </w:r>
          </w:p>
        </w:tc>
        <w:tc>
          <w:tcPr>
            <w:tcW w:w="1628" w:type="pct"/>
          </w:tcPr>
          <w:p w:rsidR="00F22C11" w:rsidP="009B686D" w:rsidRDefault="00F22C11" w14:paraId="0A3D1E7B" w14:textId="3281C998">
            <w:pPr>
              <w:rPr>
                <w:rFonts w:cs="CordiaUPC"/>
              </w:rPr>
            </w:pPr>
            <w:r>
              <w:rPr>
                <w:rFonts w:cs="CordiaUPC"/>
              </w:rPr>
              <w:t>Step Excluding VAT</w:t>
            </w:r>
            <w:r>
              <w:t xml:space="preserve"> must be 3 decimal </w:t>
            </w:r>
            <w:r>
              <w:rPr>
                <w:rFonts w:cs="Angsana New"/>
                <w:cs/>
              </w:rPr>
              <w:t>(</w:t>
            </w:r>
            <w:r>
              <w:t>Min 0, Max 999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1861" w:type="pct"/>
          </w:tcPr>
          <w:p w:rsidR="00F22C11" w:rsidP="009B686D" w:rsidRDefault="00F22C11" w14:paraId="65C70490" w14:textId="4F653B87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rPr>
                <w:rFonts w:cs="CordiaUPC"/>
              </w:rPr>
              <w:t>Step Excluding VAT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มีค่า ดังนั้น </w:t>
            </w:r>
            <w:r>
              <w:rPr>
                <w:rFonts w:cs="CordiaUPC"/>
              </w:rPr>
              <w:t>Step Excluding VAT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จะต้องเป็นตัวเลขทศนิยม </w:t>
            </w:r>
            <w:r>
              <w:t>3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ตำแหน่งและมีค่าอยู่ในช่วง </w:t>
            </w:r>
            <w:r>
              <w:t xml:space="preserve">0 </w:t>
            </w:r>
            <w:r>
              <w:rPr>
                <w:rFonts w:cs="Angsana New"/>
                <w:cs/>
              </w:rPr>
              <w:t xml:space="preserve">– </w:t>
            </w:r>
            <w:r>
              <w:t>999</w:t>
            </w:r>
          </w:p>
        </w:tc>
        <w:tc>
          <w:tcPr>
            <w:tcW w:w="733" w:type="pct"/>
          </w:tcPr>
          <w:p w:rsidR="00F22C11" w:rsidP="009B686D" w:rsidRDefault="00F22C11" w14:paraId="1F06E4C7" w14:textId="77777777">
            <w:pPr>
              <w:rPr>
                <w:rFonts w:cs="CordiaUPC"/>
                <w:szCs w:val="36"/>
              </w:rPr>
            </w:pPr>
          </w:p>
        </w:tc>
      </w:tr>
      <w:tr w:rsidR="00F22C11" w:rsidTr="0055648C" w14:paraId="315DD334" w14:textId="77777777">
        <w:tc>
          <w:tcPr>
            <w:tcW w:w="778" w:type="pct"/>
          </w:tcPr>
          <w:p w:rsidR="00F22C11" w:rsidP="009B686D" w:rsidRDefault="00F22C11" w14:paraId="58EC62AB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>00001</w:t>
            </w:r>
          </w:p>
        </w:tc>
        <w:tc>
          <w:tcPr>
            <w:tcW w:w="1628" w:type="pct"/>
          </w:tcPr>
          <w:p w:rsidR="00F22C11" w:rsidP="009B686D" w:rsidRDefault="00F22C11" w14:paraId="7F921575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Step Including VAT</w:t>
            </w:r>
            <w:r>
              <w:t xml:space="preserve">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F22C11" w:rsidP="009B686D" w:rsidRDefault="00F22C11" w14:paraId="224E1374" w14:textId="77777777">
            <w:pPr>
              <w:rPr>
                <w:cs/>
              </w:rPr>
            </w:pPr>
            <w:r>
              <w:rPr>
                <w:rFonts w:cs="CordiaUPC"/>
              </w:rPr>
              <w:t xml:space="preserve">Step Including VAT </w:t>
            </w:r>
            <w:r w:rsidRPr="000A685E">
              <w:rPr>
                <w:rFonts w:hint="cs"/>
                <w:cs/>
              </w:rPr>
              <w:t xml:space="preserve">จะต้องเป็น </w:t>
            </w:r>
            <w:r w:rsidRPr="000A685E">
              <w:t>Mandatory</w:t>
            </w:r>
            <w:r>
              <w:rPr>
                <w:rFonts w:cs="Angsana New"/>
                <w:cs/>
              </w:rPr>
              <w:t xml:space="preserve"> </w:t>
            </w:r>
          </w:p>
        </w:tc>
        <w:tc>
          <w:tcPr>
            <w:tcW w:w="733" w:type="pct"/>
          </w:tcPr>
          <w:p w:rsidR="00F22C11" w:rsidP="009B686D" w:rsidRDefault="00F22C11" w14:paraId="284D1CFD" w14:textId="77777777">
            <w:pPr>
              <w:rPr>
                <w:rFonts w:cs="CordiaUPC"/>
                <w:szCs w:val="36"/>
              </w:rPr>
            </w:pPr>
          </w:p>
        </w:tc>
      </w:tr>
      <w:tr w:rsidR="00F22C11" w:rsidTr="0055648C" w14:paraId="01B53647" w14:textId="77777777">
        <w:tc>
          <w:tcPr>
            <w:tcW w:w="778" w:type="pct"/>
          </w:tcPr>
          <w:p w:rsidR="00F22C11" w:rsidP="009B686D" w:rsidRDefault="00F22C11" w14:paraId="777C3BB1" w14:textId="77777777">
            <w:r w:rsidRPr="002A323A">
              <w:t>00023</w:t>
            </w:r>
          </w:p>
        </w:tc>
        <w:tc>
          <w:tcPr>
            <w:tcW w:w="1628" w:type="pct"/>
          </w:tcPr>
          <w:p w:rsidR="00F22C11" w:rsidP="009B686D" w:rsidRDefault="00F22C11" w14:paraId="740AF247" w14:textId="20416CC5">
            <w:r>
              <w:rPr>
                <w:rFonts w:cs="CordiaUPC"/>
              </w:rPr>
              <w:t>Step Including VAT</w:t>
            </w:r>
            <w:r>
              <w:t xml:space="preserve"> must be 3 decimal</w:t>
            </w:r>
            <w:r>
              <w:rPr>
                <w:rFonts w:cs="Angsana New"/>
                <w:cs/>
              </w:rPr>
              <w:t xml:space="preserve"> (</w:t>
            </w:r>
            <w:r>
              <w:t>Min 0, Max 999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1861" w:type="pct"/>
          </w:tcPr>
          <w:p w:rsidR="00F22C11" w:rsidP="009B686D" w:rsidRDefault="00F22C11" w14:paraId="62FD8D18" w14:textId="738A466E">
            <w:r>
              <w:rPr>
                <w:rFonts w:hint="cs"/>
                <w:cs/>
              </w:rPr>
              <w:t xml:space="preserve">ถ้า </w:t>
            </w:r>
            <w:r>
              <w:rPr>
                <w:rFonts w:cs="CordiaUPC"/>
              </w:rPr>
              <w:t>Step Including VAT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มีค่า ดังนั้น </w:t>
            </w:r>
            <w:r>
              <w:rPr>
                <w:rFonts w:cs="CordiaUPC"/>
              </w:rPr>
              <w:t>Step Including VAT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จะต้องเป็นตัวเลขทศนิยม </w:t>
            </w:r>
            <w:r>
              <w:t>3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ตำแหน่งและมีค่าอยู่ในช่วง </w:t>
            </w:r>
            <w:r>
              <w:t xml:space="preserve">0 </w:t>
            </w:r>
            <w:r>
              <w:rPr>
                <w:rFonts w:cs="Angsana New"/>
                <w:cs/>
              </w:rPr>
              <w:t xml:space="preserve">– </w:t>
            </w:r>
            <w:r>
              <w:t>999</w:t>
            </w:r>
          </w:p>
        </w:tc>
        <w:tc>
          <w:tcPr>
            <w:tcW w:w="733" w:type="pct"/>
          </w:tcPr>
          <w:p w:rsidR="00F22C11" w:rsidP="009B686D" w:rsidRDefault="00F22C11" w14:paraId="341AC2F0" w14:textId="77777777"/>
        </w:tc>
      </w:tr>
      <w:tr w:rsidR="00F22C11" w:rsidTr="0055648C" w14:paraId="42D825D6" w14:textId="77777777">
        <w:tc>
          <w:tcPr>
            <w:tcW w:w="778" w:type="pct"/>
          </w:tcPr>
          <w:p w:rsidRPr="002A323A" w:rsidR="00F22C11" w:rsidP="009B686D" w:rsidRDefault="00F22C11" w14:paraId="1FEFE10A" w14:textId="77777777">
            <w:r w:rsidRPr="007C6298">
              <w:rPr>
                <w:rFonts w:cs="CordiaUPC"/>
              </w:rPr>
              <w:t>00015</w:t>
            </w:r>
          </w:p>
        </w:tc>
        <w:tc>
          <w:tcPr>
            <w:tcW w:w="1628" w:type="pct"/>
          </w:tcPr>
          <w:p w:rsidR="00F22C11" w:rsidP="009B686D" w:rsidRDefault="00F22C11" w14:paraId="50990CA8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Step </w:t>
            </w:r>
            <w:r>
              <w:t xml:space="preserve">Excluding VAT must be less than or equal to </w:t>
            </w:r>
            <w:r>
              <w:rPr>
                <w:rFonts w:cs="CordiaUPC"/>
              </w:rPr>
              <w:t xml:space="preserve">Step </w:t>
            </w:r>
            <w:r>
              <w:t>Including VAT</w:t>
            </w:r>
            <w:r w:rsidRPr="007C6298"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F22C11" w:rsidP="009B686D" w:rsidRDefault="00F22C11" w14:paraId="1A877993" w14:textId="77777777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rPr>
                <w:rFonts w:cs="CordiaUPC"/>
              </w:rPr>
              <w:t xml:space="preserve">Step </w:t>
            </w:r>
            <w:r>
              <w:t xml:space="preserve">Excluding VAT </w:t>
            </w:r>
            <w:r>
              <w:rPr>
                <w:rFonts w:hint="cs"/>
                <w:cs/>
              </w:rPr>
              <w:t>และ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cs="CordiaUPC"/>
              </w:rPr>
              <w:t xml:space="preserve">Step </w:t>
            </w:r>
            <w:r>
              <w:t xml:space="preserve">Including VAT </w:t>
            </w:r>
            <w:r>
              <w:rPr>
                <w:rFonts w:hint="cs"/>
                <w:cs/>
              </w:rPr>
              <w:t xml:space="preserve">มีค่า ดังนั้น </w:t>
            </w:r>
            <w:r>
              <w:rPr>
                <w:rFonts w:cs="CordiaUPC"/>
              </w:rPr>
              <w:t xml:space="preserve">Step </w:t>
            </w:r>
            <w:r>
              <w:t>Excluding VAT</w:t>
            </w:r>
            <w:r>
              <w:rPr>
                <w:rFonts w:hint="cs"/>
                <w:cs/>
              </w:rPr>
              <w:t xml:space="preserve"> จะต้องมีค่าน้อยกว่าหรือเท่ากับ </w:t>
            </w:r>
            <w:r>
              <w:rPr>
                <w:rFonts w:cs="CordiaUPC"/>
              </w:rPr>
              <w:t xml:space="preserve">Step </w:t>
            </w:r>
            <w:r>
              <w:t>Including VAT</w:t>
            </w:r>
          </w:p>
        </w:tc>
        <w:tc>
          <w:tcPr>
            <w:tcW w:w="733" w:type="pct"/>
          </w:tcPr>
          <w:p w:rsidR="00F22C11" w:rsidP="009B686D" w:rsidRDefault="00F22C11" w14:paraId="5A4FCF7F" w14:textId="77777777"/>
        </w:tc>
      </w:tr>
      <w:tr w:rsidR="00F22C11" w:rsidTr="0055648C" w14:paraId="4D62A890" w14:textId="77777777">
        <w:tc>
          <w:tcPr>
            <w:tcW w:w="5000" w:type="pct"/>
            <w:gridSpan w:val="4"/>
            <w:shd w:val="clear" w:color="auto" w:fill="C2D69B" w:themeFill="accent3" w:themeFillTint="99"/>
          </w:tcPr>
          <w:p w:rsidR="00F22C11" w:rsidP="009B686D" w:rsidRDefault="00F22C11" w14:paraId="79304F64" w14:textId="77777777">
            <w:pPr>
              <w:pStyle w:val="HeaderTable"/>
            </w:pPr>
            <w:r>
              <w:rPr>
                <w:lang w:bidi="th-TH"/>
              </w:rPr>
              <w:t>End Step Rate Detail Section</w:t>
            </w:r>
          </w:p>
        </w:tc>
      </w:tr>
      <w:tr w:rsidR="00F22C11" w:rsidTr="0055648C" w14:paraId="02D10E92" w14:textId="77777777">
        <w:tc>
          <w:tcPr>
            <w:tcW w:w="5000" w:type="pct"/>
            <w:gridSpan w:val="4"/>
            <w:shd w:val="clear" w:color="auto" w:fill="C2D69B" w:themeFill="accent3" w:themeFillTint="99"/>
          </w:tcPr>
          <w:p w:rsidR="00F22C11" w:rsidP="009B686D" w:rsidRDefault="00F22C11" w14:paraId="5CE97241" w14:textId="77777777">
            <w:pPr>
              <w:pStyle w:val="HeaderTable"/>
            </w:pPr>
            <w:r>
              <w:t>End Detail Section</w:t>
            </w:r>
          </w:p>
        </w:tc>
      </w:tr>
    </w:tbl>
    <w:p w:rsidRPr="008979A8" w:rsidR="00CB2E7A" w:rsidP="00BB3F68" w:rsidRDefault="00CB2E7A" w14:paraId="29289A2F" w14:textId="77777777">
      <w:pPr>
        <w:pStyle w:val="Heading3"/>
        <w:numPr>
          <w:ilvl w:val="0"/>
          <w:numId w:val="69"/>
        </w:numPr>
        <w:rPr>
          <w:rFonts w:ascii="CordiaUPC" w:hAnsi="CordiaUPC" w:cs="CordiaUPC"/>
          <w:sz w:val="32"/>
          <w:szCs w:val="32"/>
        </w:rPr>
      </w:pPr>
      <w:r w:rsidRPr="008979A8">
        <w:rPr>
          <w:rFonts w:ascii="CordiaUPC" w:hAnsi="CordiaUPC" w:cs="CordiaUPC"/>
          <w:sz w:val="32"/>
          <w:szCs w:val="32"/>
        </w:rPr>
        <w:t>Mapping to DB</w:t>
      </w:r>
    </w:p>
    <w:tbl>
      <w:tblPr>
        <w:tblW w:w="4977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348"/>
        <w:gridCol w:w="2486"/>
        <w:gridCol w:w="4141"/>
      </w:tblGrid>
      <w:tr w:rsidRPr="008979A8" w:rsidR="00CB2E7A" w:rsidTr="0055648C" w14:paraId="231C3675" w14:textId="77777777">
        <w:trPr>
          <w:cantSplit/>
          <w:tblHeader/>
        </w:trPr>
        <w:tc>
          <w:tcPr>
            <w:tcW w:w="1308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CB2E7A" w:rsidP="0055648C" w:rsidRDefault="00CB2E7A" w14:paraId="15AFB7D3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Database Table</w:t>
            </w:r>
          </w:p>
        </w:tc>
        <w:tc>
          <w:tcPr>
            <w:tcW w:w="1385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CB2E7A" w:rsidP="0055648C" w:rsidRDefault="00CB2E7A" w14:paraId="112BCD5B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Database Column</w:t>
            </w:r>
          </w:p>
        </w:tc>
        <w:tc>
          <w:tcPr>
            <w:tcW w:w="2307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CB2E7A" w:rsidP="0055648C" w:rsidRDefault="00CB2E7A" w14:paraId="5871DC45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Field on Screen</w:t>
            </w:r>
          </w:p>
        </w:tc>
      </w:tr>
      <w:tr w:rsidRPr="008979A8" w:rsidR="00855BFD" w:rsidTr="0055648C" w14:paraId="000B7B39" w14:textId="77777777">
        <w:tc>
          <w:tcPr>
            <w:tcW w:w="1308" w:type="pct"/>
            <w:vMerge w:val="restart"/>
          </w:tcPr>
          <w:p w:rsidRPr="008979A8" w:rsidR="00855BFD" w:rsidP="0055648C" w:rsidRDefault="00855BFD" w14:paraId="0C61F5DB" w14:textId="77777777">
            <w:pPr>
              <w:rPr>
                <w:rFonts w:cs="CordiaUPC"/>
              </w:rPr>
            </w:pPr>
            <w:r>
              <w:rPr>
                <w:szCs w:val="44"/>
              </w:rPr>
              <w:t>MASS</w:t>
            </w:r>
            <w:r w:rsidRPr="00944318">
              <w:rPr>
                <w:szCs w:val="44"/>
              </w:rPr>
              <w:t>_</w:t>
            </w:r>
            <w:r>
              <w:rPr>
                <w:szCs w:val="44"/>
              </w:rPr>
              <w:t>VOICE</w:t>
            </w:r>
            <w:r w:rsidRPr="00944318">
              <w:rPr>
                <w:szCs w:val="44"/>
              </w:rPr>
              <w:t>_RATING_PATTERN</w:t>
            </w:r>
          </w:p>
        </w:tc>
        <w:tc>
          <w:tcPr>
            <w:tcW w:w="1385" w:type="pct"/>
          </w:tcPr>
          <w:p w:rsidRPr="008979A8" w:rsidR="00855BFD" w:rsidP="0055648C" w:rsidRDefault="00855BFD" w14:paraId="252193C0" w14:textId="77777777">
            <w:pPr>
              <w:spacing w:after="0"/>
              <w:rPr>
                <w:rFonts w:cs="CordiaUPC"/>
              </w:rPr>
            </w:pPr>
            <w:r w:rsidRPr="00944318">
              <w:t>ROW_ID</w:t>
            </w:r>
          </w:p>
        </w:tc>
        <w:tc>
          <w:tcPr>
            <w:tcW w:w="2307" w:type="pct"/>
          </w:tcPr>
          <w:p w:rsidR="00855BFD" w:rsidP="0055648C" w:rsidRDefault="00855BFD" w14:paraId="142DE147" w14:textId="77777777">
            <w:pPr>
              <w:spacing w:after="0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ครั้งแรก</w:t>
            </w:r>
          </w:p>
          <w:p w:rsidR="00855BFD" w:rsidP="0055648C" w:rsidRDefault="00855BFD" w14:paraId="3F2820EF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ให้ระบบ </w:t>
            </w:r>
            <w:r>
              <w:rPr>
                <w:rFonts w:cs="CordiaUPC"/>
              </w:rPr>
              <w:t xml:space="preserve">Auto Generate </w:t>
            </w:r>
          </w:p>
          <w:p w:rsidR="00855BFD" w:rsidP="0055648C" w:rsidRDefault="00855BFD" w14:paraId="018436E3" w14:textId="77777777">
            <w:pPr>
              <w:spacing w:after="0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ครั้งถัดไป</w:t>
            </w:r>
          </w:p>
          <w:p w:rsidRPr="008979A8" w:rsidR="00855BFD" w:rsidP="0055648C" w:rsidRDefault="00855BFD" w14:paraId="483A4F92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ให้ใช้ </w:t>
            </w:r>
            <w:r>
              <w:rPr>
                <w:rFonts w:cs="CordiaUPC"/>
              </w:rPr>
              <w:t xml:space="preserve">Row ID </w:t>
            </w:r>
            <w:r>
              <w:rPr>
                <w:rFonts w:hint="cs" w:cs="Angsana New"/>
                <w:cs/>
              </w:rPr>
              <w:t>เดิม</w:t>
            </w:r>
          </w:p>
        </w:tc>
      </w:tr>
      <w:tr w:rsidRPr="008979A8" w:rsidR="00855BFD" w:rsidTr="0055648C" w14:paraId="4FDA6F35" w14:textId="77777777">
        <w:tc>
          <w:tcPr>
            <w:tcW w:w="1308" w:type="pct"/>
            <w:vMerge/>
          </w:tcPr>
          <w:p w:rsidRPr="008979A8" w:rsidR="00855BFD" w:rsidP="0055648C" w:rsidRDefault="00855BFD" w14:paraId="5382D6DA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855BFD" w:rsidP="0055648C" w:rsidRDefault="00855BFD" w14:paraId="5D795C49" w14:textId="77777777">
            <w:r>
              <w:t>MASS_</w:t>
            </w:r>
            <w:r w:rsidRPr="00944318">
              <w:t>PO</w:t>
            </w:r>
            <w:r>
              <w:t>_DETAIL</w:t>
            </w:r>
          </w:p>
          <w:p w:rsidRPr="008979A8" w:rsidR="00855BFD" w:rsidP="0055648C" w:rsidRDefault="00855BFD" w14:paraId="13D64400" w14:textId="77777777">
            <w:pPr>
              <w:spacing w:after="0"/>
              <w:rPr>
                <w:rFonts w:cs="CordiaUPC"/>
              </w:rPr>
            </w:pPr>
            <w:r w:rsidRPr="00944318">
              <w:t>_ROW_ID</w:t>
            </w:r>
          </w:p>
        </w:tc>
        <w:tc>
          <w:tcPr>
            <w:tcW w:w="2307" w:type="pct"/>
          </w:tcPr>
          <w:p w:rsidR="00855BFD" w:rsidP="0055648C" w:rsidRDefault="00855BFD" w14:paraId="1DFB618F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>ให้</w:t>
            </w:r>
            <w:r w:rsidRPr="008979A8">
              <w:rPr>
                <w:rFonts w:cs="Angsana New"/>
                <w:cs/>
              </w:rPr>
              <w:t>ใช้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CordiaUPC"/>
              </w:rPr>
              <w:t>MASS</w:t>
            </w:r>
            <w:r w:rsidRPr="008979A8">
              <w:rPr>
                <w:rFonts w:cs="CordiaUPC"/>
              </w:rPr>
              <w:t>_P</w:t>
            </w:r>
            <w:r>
              <w:rPr>
                <w:rFonts w:cs="CordiaUPC"/>
              </w:rPr>
              <w:t>O_DETAIL</w:t>
            </w:r>
            <w:r w:rsidRPr="008979A8">
              <w:rPr>
                <w:rFonts w:cs="Angsana New"/>
                <w:cs/>
              </w:rPr>
              <w:t>.</w:t>
            </w:r>
            <w:r w:rsidRPr="008979A8">
              <w:rPr>
                <w:rFonts w:cs="CordiaUPC"/>
              </w:rPr>
              <w:t>ROW_ID</w:t>
            </w:r>
            <w:r>
              <w:rPr>
                <w:rFonts w:hint="cs" w:cs="Angsana New"/>
                <w:cs/>
              </w:rPr>
              <w:t xml:space="preserve"> เดิม</w:t>
            </w:r>
          </w:p>
        </w:tc>
      </w:tr>
      <w:tr w:rsidRPr="008979A8" w:rsidR="00855BFD" w:rsidTr="0055648C" w14:paraId="3675B358" w14:textId="77777777">
        <w:tc>
          <w:tcPr>
            <w:tcW w:w="1308" w:type="pct"/>
            <w:vMerge/>
          </w:tcPr>
          <w:p w:rsidRPr="008979A8" w:rsidR="00855BFD" w:rsidP="0055648C" w:rsidRDefault="00855BFD" w14:paraId="09E9304E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855BFD" w:rsidP="0055648C" w:rsidRDefault="00855BFD" w14:paraId="51EED0F7" w14:textId="77777777">
            <w:pPr>
              <w:spacing w:after="0"/>
            </w:pPr>
            <w:r w:rsidRPr="00944318">
              <w:t>RATE_PRODUCT_TYPE</w:t>
            </w:r>
          </w:p>
        </w:tc>
        <w:tc>
          <w:tcPr>
            <w:tcW w:w="2307" w:type="pct"/>
          </w:tcPr>
          <w:p w:rsidR="00855BFD" w:rsidP="00763D4D" w:rsidRDefault="00855BFD" w14:paraId="51D36926" w14:textId="035B73E8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Default Value </w:t>
            </w:r>
            <w:r>
              <w:rPr>
                <w:rFonts w:cs="Angsana New"/>
                <w:cs/>
              </w:rPr>
              <w:t>: “</w:t>
            </w:r>
            <w:r>
              <w:rPr>
                <w:rFonts w:cs="CordiaUPC"/>
              </w:rPr>
              <w:t>VDO Call</w:t>
            </w:r>
            <w:r>
              <w:rPr>
                <w:rFonts w:cs="Angsana New"/>
                <w:cs/>
              </w:rPr>
              <w:t>”</w:t>
            </w:r>
          </w:p>
        </w:tc>
      </w:tr>
      <w:tr w:rsidRPr="008979A8" w:rsidR="00855BFD" w:rsidTr="0055648C" w14:paraId="3E3A31B1" w14:textId="77777777">
        <w:tc>
          <w:tcPr>
            <w:tcW w:w="1308" w:type="pct"/>
            <w:vMerge/>
          </w:tcPr>
          <w:p w:rsidRPr="008979A8" w:rsidR="00855BFD" w:rsidP="0055648C" w:rsidRDefault="00855BFD" w14:paraId="5C6DF6F5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855BFD" w:rsidP="0055648C" w:rsidRDefault="00855BFD" w14:paraId="01A7F37E" w14:textId="77777777">
            <w:pPr>
              <w:spacing w:after="0"/>
            </w:pPr>
            <w:r w:rsidRPr="00944318">
              <w:t>PRICE_TYPE_PATTERN</w:t>
            </w:r>
          </w:p>
        </w:tc>
        <w:tc>
          <w:tcPr>
            <w:tcW w:w="2307" w:type="pct"/>
          </w:tcPr>
          <w:p w:rsidR="00855BFD" w:rsidP="0055648C" w:rsidRDefault="00855BFD" w14:paraId="2334DE20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priceTypePattern</w:t>
            </w:r>
          </w:p>
        </w:tc>
      </w:tr>
      <w:tr w:rsidRPr="008979A8" w:rsidR="00855BFD" w:rsidTr="0055648C" w14:paraId="67B2A67C" w14:textId="77777777">
        <w:tc>
          <w:tcPr>
            <w:tcW w:w="1308" w:type="pct"/>
            <w:vMerge/>
          </w:tcPr>
          <w:p w:rsidRPr="008979A8" w:rsidR="00855BFD" w:rsidP="0055648C" w:rsidRDefault="00855BFD" w14:paraId="4581969A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944318" w:rsidR="00855BFD" w:rsidP="0055648C" w:rsidRDefault="00855BFD" w14:paraId="177B67D1" w14:textId="68943EF8">
            <w:pPr>
              <w:spacing w:after="0"/>
            </w:pPr>
            <w:r>
              <w:rPr>
                <w:rFonts w:cs="CordiaUPC"/>
              </w:rPr>
              <w:t>DEDUCT_TYPE</w:t>
            </w:r>
          </w:p>
        </w:tc>
        <w:tc>
          <w:tcPr>
            <w:tcW w:w="2307" w:type="pct"/>
          </w:tcPr>
          <w:p w:rsidR="00855BFD" w:rsidP="0055648C" w:rsidRDefault="00855BFD" w14:paraId="744A768B" w14:textId="1A4092A1">
            <w:pPr>
              <w:rPr>
                <w:rFonts w:cs="CordiaUPC"/>
              </w:rPr>
            </w:pPr>
            <w:r>
              <w:rPr>
                <w:rFonts w:cs="CordiaUPC"/>
              </w:rPr>
              <w:t>deductType</w:t>
            </w:r>
          </w:p>
        </w:tc>
      </w:tr>
      <w:tr w:rsidRPr="008979A8" w:rsidR="00855BFD" w:rsidTr="0055648C" w14:paraId="082FCFE1" w14:textId="77777777">
        <w:tc>
          <w:tcPr>
            <w:tcW w:w="1308" w:type="pct"/>
            <w:vMerge w:val="restart"/>
          </w:tcPr>
          <w:p w:rsidRPr="008979A8" w:rsidR="00855BFD" w:rsidP="0055648C" w:rsidRDefault="00855BFD" w14:paraId="59911DE4" w14:textId="77777777">
            <w:pPr>
              <w:rPr>
                <w:rFonts w:cs="CordiaUPC"/>
              </w:rPr>
            </w:pPr>
            <w:r>
              <w:rPr>
                <w:szCs w:val="44"/>
              </w:rPr>
              <w:t>MASS</w:t>
            </w:r>
            <w:r w:rsidRPr="00944318">
              <w:rPr>
                <w:szCs w:val="44"/>
              </w:rPr>
              <w:t>_</w:t>
            </w:r>
            <w:r>
              <w:rPr>
                <w:szCs w:val="44"/>
              </w:rPr>
              <w:t>VOICE</w:t>
            </w:r>
            <w:r w:rsidRPr="00944318">
              <w:rPr>
                <w:szCs w:val="44"/>
              </w:rPr>
              <w:t>_RAT</w:t>
            </w:r>
            <w:r w:rsidRPr="00944318">
              <w:t>ING</w:t>
            </w:r>
          </w:p>
        </w:tc>
        <w:tc>
          <w:tcPr>
            <w:tcW w:w="1385" w:type="pct"/>
          </w:tcPr>
          <w:p w:rsidR="00855BFD" w:rsidP="0055648C" w:rsidRDefault="00855BFD" w14:paraId="2F349A08" w14:textId="77777777">
            <w:pPr>
              <w:spacing w:after="0"/>
            </w:pPr>
            <w:r w:rsidRPr="00944318">
              <w:t>ROW_ID</w:t>
            </w:r>
          </w:p>
        </w:tc>
        <w:tc>
          <w:tcPr>
            <w:tcW w:w="2307" w:type="pct"/>
          </w:tcPr>
          <w:p w:rsidR="00855BFD" w:rsidP="0055648C" w:rsidRDefault="00855BFD" w14:paraId="1005F575" w14:textId="77777777">
            <w:pPr>
              <w:spacing w:after="0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ครั้งแรก</w:t>
            </w:r>
          </w:p>
          <w:p w:rsidR="00855BFD" w:rsidP="0055648C" w:rsidRDefault="00855BFD" w14:paraId="4FA64718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ให้ระบบ </w:t>
            </w:r>
            <w:r>
              <w:rPr>
                <w:rFonts w:cs="CordiaUPC"/>
              </w:rPr>
              <w:t xml:space="preserve">Auto Generate </w:t>
            </w:r>
          </w:p>
          <w:p w:rsidR="00855BFD" w:rsidP="0055648C" w:rsidRDefault="00855BFD" w14:paraId="39024966" w14:textId="77777777">
            <w:pPr>
              <w:spacing w:after="0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ครั้งถัดไป</w:t>
            </w:r>
          </w:p>
          <w:p w:rsidR="00855BFD" w:rsidP="0055648C" w:rsidRDefault="00855BFD" w14:paraId="27C69430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ให้ใช้ </w:t>
            </w:r>
            <w:r>
              <w:rPr>
                <w:rFonts w:cs="CordiaUPC"/>
              </w:rPr>
              <w:t xml:space="preserve">Row ID </w:t>
            </w:r>
            <w:r>
              <w:rPr>
                <w:rFonts w:hint="cs" w:cs="Angsana New"/>
                <w:cs/>
              </w:rPr>
              <w:t>เดิม</w:t>
            </w:r>
          </w:p>
        </w:tc>
      </w:tr>
      <w:tr w:rsidRPr="008979A8" w:rsidR="00855BFD" w:rsidTr="0055648C" w14:paraId="7528D39D" w14:textId="77777777">
        <w:tc>
          <w:tcPr>
            <w:tcW w:w="1308" w:type="pct"/>
            <w:vMerge/>
          </w:tcPr>
          <w:p w:rsidR="00855BFD" w:rsidP="0055648C" w:rsidRDefault="00855BFD" w14:paraId="2D46A76F" w14:textId="77777777">
            <w:pPr>
              <w:rPr>
                <w:szCs w:val="44"/>
              </w:rPr>
            </w:pPr>
          </w:p>
        </w:tc>
        <w:tc>
          <w:tcPr>
            <w:tcW w:w="1385" w:type="pct"/>
          </w:tcPr>
          <w:p w:rsidR="00855BFD" w:rsidP="0055648C" w:rsidRDefault="00855BFD" w14:paraId="0A9205C0" w14:textId="77777777">
            <w:pPr>
              <w:spacing w:after="0"/>
            </w:pPr>
            <w:r w:rsidRPr="00944318">
              <w:t>RATE_NETWORK</w:t>
            </w:r>
          </w:p>
        </w:tc>
        <w:tc>
          <w:tcPr>
            <w:tcW w:w="2307" w:type="pct"/>
          </w:tcPr>
          <w:p w:rsidR="00855BFD" w:rsidP="0055648C" w:rsidRDefault="00855BFD" w14:paraId="1EF3419D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network</w:t>
            </w:r>
          </w:p>
        </w:tc>
      </w:tr>
      <w:tr w:rsidRPr="008979A8" w:rsidR="00855BFD" w:rsidTr="0055648C" w14:paraId="33230A64" w14:textId="77777777">
        <w:tc>
          <w:tcPr>
            <w:tcW w:w="1308" w:type="pct"/>
            <w:vMerge/>
          </w:tcPr>
          <w:p w:rsidR="00855BFD" w:rsidP="0055648C" w:rsidRDefault="00855BFD" w14:paraId="3A4B14FD" w14:textId="77777777">
            <w:pPr>
              <w:rPr>
                <w:szCs w:val="44"/>
              </w:rPr>
            </w:pPr>
          </w:p>
        </w:tc>
        <w:tc>
          <w:tcPr>
            <w:tcW w:w="1385" w:type="pct"/>
          </w:tcPr>
          <w:p w:rsidRPr="002E1155" w:rsidR="00855BFD" w:rsidP="0055648C" w:rsidRDefault="00855BFD" w14:paraId="6D70F790" w14:textId="77777777">
            <w:pPr>
              <w:rPr>
                <w:szCs w:val="44"/>
              </w:rPr>
            </w:pPr>
            <w:r>
              <w:rPr>
                <w:szCs w:val="44"/>
              </w:rPr>
              <w:t>MASS_VOICE_</w:t>
            </w:r>
            <w:r w:rsidRPr="00944318">
              <w:rPr>
                <w:szCs w:val="44"/>
              </w:rPr>
              <w:t>RATING_PATTERN</w:t>
            </w:r>
            <w:r w:rsidRPr="00944318">
              <w:t>_ROW_ID</w:t>
            </w:r>
          </w:p>
        </w:tc>
        <w:tc>
          <w:tcPr>
            <w:tcW w:w="2307" w:type="pct"/>
          </w:tcPr>
          <w:p w:rsidR="00855BFD" w:rsidP="0055648C" w:rsidRDefault="00855BFD" w14:paraId="21D63E5C" w14:textId="77777777">
            <w:pPr>
              <w:rPr>
                <w:rFonts w:cs="CordiaUPC"/>
              </w:rPr>
            </w:pPr>
            <w:r>
              <w:rPr>
                <w:szCs w:val="44"/>
              </w:rPr>
              <w:t>MASS_VOICE_</w:t>
            </w:r>
            <w:r w:rsidRPr="00944318">
              <w:rPr>
                <w:szCs w:val="44"/>
              </w:rPr>
              <w:t>RATING_PATTERN</w:t>
            </w:r>
            <w:r>
              <w:rPr>
                <w:rFonts w:cs="Angsana New"/>
                <w:cs/>
              </w:rPr>
              <w:t>.</w:t>
            </w:r>
            <w:r>
              <w:rPr>
                <w:rFonts w:cs="CordiaUPC"/>
              </w:rPr>
              <w:t>ROW_ID</w:t>
            </w:r>
            <w:r w:rsidDel="00B05C39">
              <w:rPr>
                <w:rFonts w:cs="Angsana New"/>
                <w:cs/>
              </w:rPr>
              <w:t xml:space="preserve"> </w:t>
            </w:r>
          </w:p>
        </w:tc>
      </w:tr>
      <w:tr w:rsidRPr="008979A8" w:rsidR="00855BFD" w:rsidTr="0055648C" w14:paraId="6CA8575E" w14:textId="77777777">
        <w:tc>
          <w:tcPr>
            <w:tcW w:w="1308" w:type="pct"/>
            <w:vMerge/>
          </w:tcPr>
          <w:p w:rsidR="00855BFD" w:rsidP="0055648C" w:rsidRDefault="00855BFD" w14:paraId="6252764B" w14:textId="77777777">
            <w:pPr>
              <w:rPr>
                <w:szCs w:val="44"/>
              </w:rPr>
            </w:pPr>
          </w:p>
        </w:tc>
        <w:tc>
          <w:tcPr>
            <w:tcW w:w="1385" w:type="pct"/>
          </w:tcPr>
          <w:p w:rsidR="00855BFD" w:rsidP="0055648C" w:rsidRDefault="00855BFD" w14:paraId="1090FE88" w14:textId="77777777">
            <w:pPr>
              <w:spacing w:after="0"/>
            </w:pPr>
            <w:r w:rsidRPr="00944318">
              <w:t>DAY_OF_WEEK</w:t>
            </w:r>
          </w:p>
        </w:tc>
        <w:tc>
          <w:tcPr>
            <w:tcW w:w="2307" w:type="pct"/>
          </w:tcPr>
          <w:p w:rsidR="00855BFD" w:rsidP="0055648C" w:rsidRDefault="00855BFD" w14:paraId="25814E5F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dayOfWeek</w:t>
            </w:r>
          </w:p>
        </w:tc>
      </w:tr>
      <w:tr w:rsidRPr="008979A8" w:rsidR="00855BFD" w:rsidTr="0055648C" w14:paraId="5E4E3EC9" w14:textId="77777777">
        <w:tc>
          <w:tcPr>
            <w:tcW w:w="1308" w:type="pct"/>
            <w:vMerge/>
          </w:tcPr>
          <w:p w:rsidR="00855BFD" w:rsidP="0055648C" w:rsidRDefault="00855BFD" w14:paraId="112CAE95" w14:textId="77777777">
            <w:pPr>
              <w:rPr>
                <w:szCs w:val="44"/>
              </w:rPr>
            </w:pPr>
          </w:p>
        </w:tc>
        <w:tc>
          <w:tcPr>
            <w:tcW w:w="1385" w:type="pct"/>
          </w:tcPr>
          <w:p w:rsidR="00855BFD" w:rsidP="0055648C" w:rsidRDefault="00855BFD" w14:paraId="7A32404D" w14:textId="77777777">
            <w:pPr>
              <w:spacing w:after="0"/>
            </w:pPr>
            <w:r w:rsidRPr="00944318">
              <w:t>FROM_TIMING</w:t>
            </w:r>
          </w:p>
        </w:tc>
        <w:tc>
          <w:tcPr>
            <w:tcW w:w="2307" w:type="pct"/>
          </w:tcPr>
          <w:p w:rsidR="00855BFD" w:rsidP="0055648C" w:rsidRDefault="00855BFD" w14:paraId="74D9B052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fromTiming</w:t>
            </w:r>
          </w:p>
        </w:tc>
      </w:tr>
      <w:tr w:rsidRPr="008979A8" w:rsidR="00855BFD" w:rsidTr="0055648C" w14:paraId="51CEC0B3" w14:textId="77777777">
        <w:tc>
          <w:tcPr>
            <w:tcW w:w="1308" w:type="pct"/>
            <w:vMerge/>
          </w:tcPr>
          <w:p w:rsidR="00855BFD" w:rsidP="0055648C" w:rsidRDefault="00855BFD" w14:paraId="7ACB8EBD" w14:textId="77777777">
            <w:pPr>
              <w:rPr>
                <w:szCs w:val="44"/>
              </w:rPr>
            </w:pPr>
          </w:p>
        </w:tc>
        <w:tc>
          <w:tcPr>
            <w:tcW w:w="1385" w:type="pct"/>
          </w:tcPr>
          <w:p w:rsidR="00855BFD" w:rsidP="0055648C" w:rsidRDefault="00855BFD" w14:paraId="6E2FF42D" w14:textId="77777777">
            <w:pPr>
              <w:spacing w:after="0"/>
            </w:pPr>
            <w:r w:rsidRPr="00944318">
              <w:t>TO_TIMING</w:t>
            </w:r>
          </w:p>
        </w:tc>
        <w:tc>
          <w:tcPr>
            <w:tcW w:w="2307" w:type="pct"/>
          </w:tcPr>
          <w:p w:rsidR="00855BFD" w:rsidP="0055648C" w:rsidRDefault="00855BFD" w14:paraId="40B74494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toTiming</w:t>
            </w:r>
          </w:p>
        </w:tc>
      </w:tr>
      <w:tr w:rsidRPr="008979A8" w:rsidR="00855BFD" w:rsidTr="0055648C" w14:paraId="23300A56" w14:textId="77777777">
        <w:tc>
          <w:tcPr>
            <w:tcW w:w="1308" w:type="pct"/>
            <w:vMerge/>
          </w:tcPr>
          <w:p w:rsidR="00855BFD" w:rsidP="0055648C" w:rsidRDefault="00855BFD" w14:paraId="03C37231" w14:textId="77777777">
            <w:pPr>
              <w:rPr>
                <w:szCs w:val="44"/>
              </w:rPr>
            </w:pPr>
          </w:p>
        </w:tc>
        <w:tc>
          <w:tcPr>
            <w:tcW w:w="1385" w:type="pct"/>
          </w:tcPr>
          <w:p w:rsidR="00855BFD" w:rsidP="0055648C" w:rsidRDefault="00855BFD" w14:paraId="7C006923" w14:textId="77777777">
            <w:pPr>
              <w:spacing w:after="0"/>
            </w:pPr>
            <w:r w:rsidRPr="00944318">
              <w:t>STEP_RATE_FLAG</w:t>
            </w:r>
          </w:p>
        </w:tc>
        <w:tc>
          <w:tcPr>
            <w:tcW w:w="2307" w:type="pct"/>
          </w:tcPr>
          <w:p w:rsidR="00855BFD" w:rsidP="0055648C" w:rsidRDefault="00855BFD" w14:paraId="36CE4B6B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stepRateFlag</w:t>
            </w:r>
          </w:p>
        </w:tc>
      </w:tr>
      <w:tr w:rsidRPr="008979A8" w:rsidR="00855BFD" w:rsidTr="0055648C" w14:paraId="45E99328" w14:textId="77777777">
        <w:tc>
          <w:tcPr>
            <w:tcW w:w="1308" w:type="pct"/>
            <w:vMerge/>
          </w:tcPr>
          <w:p w:rsidR="00855BFD" w:rsidP="0055648C" w:rsidRDefault="00855BFD" w14:paraId="05093D25" w14:textId="77777777">
            <w:pPr>
              <w:rPr>
                <w:szCs w:val="44"/>
              </w:rPr>
            </w:pPr>
          </w:p>
        </w:tc>
        <w:tc>
          <w:tcPr>
            <w:tcW w:w="1385" w:type="pct"/>
          </w:tcPr>
          <w:p w:rsidR="00855BFD" w:rsidP="0055648C" w:rsidRDefault="00855BFD" w14:paraId="4E7B54E3" w14:textId="77777777">
            <w:pPr>
              <w:spacing w:after="0"/>
            </w:pPr>
            <w:r w:rsidRPr="00944318">
              <w:t>EXCEED_RATE_EXC_VAT</w:t>
            </w:r>
          </w:p>
        </w:tc>
        <w:tc>
          <w:tcPr>
            <w:tcW w:w="2307" w:type="pct"/>
          </w:tcPr>
          <w:p w:rsidR="00855BFD" w:rsidP="0055648C" w:rsidRDefault="00855BFD" w14:paraId="6C7454E4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rateExcludingVAT</w:t>
            </w:r>
          </w:p>
        </w:tc>
      </w:tr>
      <w:tr w:rsidRPr="008979A8" w:rsidR="00855BFD" w:rsidTr="0055648C" w14:paraId="778CBC0B" w14:textId="77777777">
        <w:tc>
          <w:tcPr>
            <w:tcW w:w="1308" w:type="pct"/>
            <w:vMerge/>
          </w:tcPr>
          <w:p w:rsidR="00855BFD" w:rsidP="0055648C" w:rsidRDefault="00855BFD" w14:paraId="028A328D" w14:textId="77777777">
            <w:pPr>
              <w:rPr>
                <w:szCs w:val="44"/>
              </w:rPr>
            </w:pPr>
          </w:p>
        </w:tc>
        <w:tc>
          <w:tcPr>
            <w:tcW w:w="1385" w:type="pct"/>
          </w:tcPr>
          <w:p w:rsidRPr="00944318" w:rsidR="00855BFD" w:rsidP="0055648C" w:rsidRDefault="00855BFD" w14:paraId="0AC21016" w14:textId="131E49C2">
            <w:pPr>
              <w:spacing w:after="0"/>
            </w:pPr>
            <w:r w:rsidRPr="00944318">
              <w:t>EXCEED_RATE_EXC_VAT</w:t>
            </w:r>
            <w:r>
              <w:t>_DURATION</w:t>
            </w:r>
          </w:p>
        </w:tc>
        <w:tc>
          <w:tcPr>
            <w:tcW w:w="2307" w:type="pct"/>
          </w:tcPr>
          <w:p w:rsidR="00855BFD" w:rsidP="0055648C" w:rsidRDefault="00855BFD" w14:paraId="51EFCCB2" w14:textId="13130E83">
            <w:pPr>
              <w:rPr>
                <w:rFonts w:cs="CordiaUPC"/>
              </w:rPr>
            </w:pPr>
            <w:r>
              <w:rPr>
                <w:rFonts w:cs="CordiaUPC"/>
              </w:rPr>
              <w:t>rateDuration</w:t>
            </w:r>
          </w:p>
        </w:tc>
      </w:tr>
      <w:tr w:rsidRPr="008979A8" w:rsidR="00855BFD" w:rsidTr="0055648C" w14:paraId="04B47D96" w14:textId="77777777">
        <w:tc>
          <w:tcPr>
            <w:tcW w:w="1308" w:type="pct"/>
            <w:vMerge/>
          </w:tcPr>
          <w:p w:rsidR="00855BFD" w:rsidP="0055648C" w:rsidRDefault="00855BFD" w14:paraId="2CBF47C4" w14:textId="77777777">
            <w:pPr>
              <w:rPr>
                <w:szCs w:val="44"/>
              </w:rPr>
            </w:pPr>
          </w:p>
        </w:tc>
        <w:tc>
          <w:tcPr>
            <w:tcW w:w="1385" w:type="pct"/>
          </w:tcPr>
          <w:p w:rsidRPr="00944318" w:rsidR="00855BFD" w:rsidP="0055648C" w:rsidRDefault="00855BFD" w14:paraId="4130E2B3" w14:textId="77777777">
            <w:r w:rsidRPr="00944318">
              <w:t>EXCEED_RATE_EXC_VAT</w:t>
            </w:r>
          </w:p>
          <w:p w:rsidR="00855BFD" w:rsidP="0055648C" w:rsidRDefault="00855BFD" w14:paraId="0B75C539" w14:textId="77777777">
            <w:r w:rsidRPr="00944318">
              <w:t>_UNIT</w:t>
            </w:r>
          </w:p>
        </w:tc>
        <w:tc>
          <w:tcPr>
            <w:tcW w:w="2307" w:type="pct"/>
          </w:tcPr>
          <w:p w:rsidR="00855BFD" w:rsidP="0055648C" w:rsidRDefault="00855BFD" w14:paraId="401BC72A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rateUnit</w:t>
            </w:r>
          </w:p>
        </w:tc>
      </w:tr>
      <w:tr w:rsidRPr="008979A8" w:rsidR="00855BFD" w:rsidTr="0055648C" w14:paraId="21755088" w14:textId="77777777">
        <w:tc>
          <w:tcPr>
            <w:tcW w:w="1308" w:type="pct"/>
            <w:vMerge/>
          </w:tcPr>
          <w:p w:rsidR="00855BFD" w:rsidP="0055648C" w:rsidRDefault="00855BFD" w14:paraId="1B42A97A" w14:textId="77777777">
            <w:pPr>
              <w:rPr>
                <w:szCs w:val="44"/>
              </w:rPr>
            </w:pPr>
          </w:p>
        </w:tc>
        <w:tc>
          <w:tcPr>
            <w:tcW w:w="1385" w:type="pct"/>
          </w:tcPr>
          <w:p w:rsidR="00855BFD" w:rsidP="0055648C" w:rsidRDefault="00855BFD" w14:paraId="676C79D2" w14:textId="77777777">
            <w:r w:rsidRPr="00944318">
              <w:t>EXCEED_RATE_INC_VAT</w:t>
            </w:r>
          </w:p>
        </w:tc>
        <w:tc>
          <w:tcPr>
            <w:tcW w:w="2307" w:type="pct"/>
          </w:tcPr>
          <w:p w:rsidR="00855BFD" w:rsidP="0055648C" w:rsidRDefault="00855BFD" w14:paraId="478A5896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rateIncludingVAT</w:t>
            </w:r>
          </w:p>
        </w:tc>
      </w:tr>
      <w:tr w:rsidRPr="008979A8" w:rsidR="00855BFD" w:rsidTr="0055648C" w14:paraId="380AD826" w14:textId="77777777">
        <w:tc>
          <w:tcPr>
            <w:tcW w:w="1308" w:type="pct"/>
            <w:vMerge/>
          </w:tcPr>
          <w:p w:rsidR="00855BFD" w:rsidP="0055648C" w:rsidRDefault="00855BFD" w14:paraId="689E529B" w14:textId="77777777">
            <w:pPr>
              <w:rPr>
                <w:szCs w:val="44"/>
              </w:rPr>
            </w:pPr>
          </w:p>
        </w:tc>
        <w:tc>
          <w:tcPr>
            <w:tcW w:w="1385" w:type="pct"/>
          </w:tcPr>
          <w:p w:rsidRPr="00944318" w:rsidR="00855BFD" w:rsidP="0055648C" w:rsidRDefault="00855BFD" w14:paraId="1CD3E2A5" w14:textId="6AAD6F7C">
            <w:r>
              <w:t>EXCEED_RATE_IN</w:t>
            </w:r>
            <w:r w:rsidRPr="00944318">
              <w:t>C_VAT</w:t>
            </w:r>
            <w:r>
              <w:t>_DURATION</w:t>
            </w:r>
          </w:p>
        </w:tc>
        <w:tc>
          <w:tcPr>
            <w:tcW w:w="2307" w:type="pct"/>
          </w:tcPr>
          <w:p w:rsidR="00855BFD" w:rsidP="0055648C" w:rsidRDefault="00855BFD" w14:paraId="07AAA1B9" w14:textId="6966D526">
            <w:pPr>
              <w:rPr>
                <w:rFonts w:cs="CordiaUPC"/>
              </w:rPr>
            </w:pPr>
            <w:r>
              <w:rPr>
                <w:rFonts w:cs="CordiaUPC"/>
              </w:rPr>
              <w:t>rateDuration</w:t>
            </w:r>
          </w:p>
        </w:tc>
      </w:tr>
      <w:tr w:rsidRPr="008979A8" w:rsidR="00855BFD" w:rsidTr="0055648C" w14:paraId="4826AE75" w14:textId="77777777">
        <w:tc>
          <w:tcPr>
            <w:tcW w:w="1308" w:type="pct"/>
            <w:vMerge/>
          </w:tcPr>
          <w:p w:rsidR="00855BFD" w:rsidP="0055648C" w:rsidRDefault="00855BFD" w14:paraId="2C9F234F" w14:textId="77777777">
            <w:pPr>
              <w:rPr>
                <w:szCs w:val="44"/>
              </w:rPr>
            </w:pPr>
          </w:p>
        </w:tc>
        <w:tc>
          <w:tcPr>
            <w:tcW w:w="1385" w:type="pct"/>
          </w:tcPr>
          <w:p w:rsidRPr="00944318" w:rsidR="00855BFD" w:rsidP="0055648C" w:rsidRDefault="00855BFD" w14:paraId="701A667D" w14:textId="77777777">
            <w:r w:rsidRPr="00944318">
              <w:t>EXCEED_RATE_</w:t>
            </w:r>
            <w:r>
              <w:t>INC</w:t>
            </w:r>
            <w:r w:rsidRPr="00944318">
              <w:t>_VAT</w:t>
            </w:r>
          </w:p>
          <w:p w:rsidRPr="00944318" w:rsidR="00855BFD" w:rsidP="0055648C" w:rsidRDefault="00855BFD" w14:paraId="3FDAAC9E" w14:textId="77777777">
            <w:r w:rsidRPr="00944318">
              <w:t>_UNIT</w:t>
            </w:r>
          </w:p>
        </w:tc>
        <w:tc>
          <w:tcPr>
            <w:tcW w:w="2307" w:type="pct"/>
          </w:tcPr>
          <w:p w:rsidR="00855BFD" w:rsidP="0055648C" w:rsidRDefault="00855BFD" w14:paraId="431CEFC2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rateUnit</w:t>
            </w:r>
          </w:p>
        </w:tc>
      </w:tr>
      <w:tr w:rsidRPr="008979A8" w:rsidR="00855BFD" w:rsidTr="0055648C" w14:paraId="5D5D3506" w14:textId="77777777">
        <w:tc>
          <w:tcPr>
            <w:tcW w:w="1308" w:type="pct"/>
            <w:vMerge/>
          </w:tcPr>
          <w:p w:rsidR="00855BFD" w:rsidP="0055648C" w:rsidRDefault="00855BFD" w14:paraId="7473AAA6" w14:textId="77777777">
            <w:pPr>
              <w:rPr>
                <w:szCs w:val="44"/>
              </w:rPr>
            </w:pPr>
          </w:p>
        </w:tc>
        <w:tc>
          <w:tcPr>
            <w:tcW w:w="1385" w:type="pct"/>
          </w:tcPr>
          <w:p w:rsidRPr="00944318" w:rsidR="00855BFD" w:rsidP="0055648C" w:rsidRDefault="00855BFD" w14:paraId="1466AAAD" w14:textId="3B2E40B0">
            <w:r>
              <w:t>PEAK_TIME_FLAG</w:t>
            </w:r>
          </w:p>
        </w:tc>
        <w:tc>
          <w:tcPr>
            <w:tcW w:w="2307" w:type="pct"/>
          </w:tcPr>
          <w:p w:rsidR="00855BFD" w:rsidP="0055648C" w:rsidRDefault="00855BFD" w14:paraId="41AE78CD" w14:textId="78748038">
            <w:pPr>
              <w:rPr>
                <w:rFonts w:cs="CordiaUPC"/>
              </w:rPr>
            </w:pPr>
            <w:r>
              <w:rPr>
                <w:rFonts w:cs="CordiaUPC"/>
              </w:rPr>
              <w:t>peakTimeFlag</w:t>
            </w:r>
          </w:p>
        </w:tc>
      </w:tr>
      <w:tr w:rsidRPr="008979A8" w:rsidR="00855BFD" w:rsidTr="0055648C" w14:paraId="5D1E8413" w14:textId="77777777">
        <w:tc>
          <w:tcPr>
            <w:tcW w:w="1308" w:type="pct"/>
            <w:vMerge/>
          </w:tcPr>
          <w:p w:rsidR="00855BFD" w:rsidP="004D16A5" w:rsidRDefault="00855BFD" w14:paraId="23EEB3DD" w14:textId="77777777">
            <w:pPr>
              <w:rPr>
                <w:szCs w:val="44"/>
              </w:rPr>
            </w:pPr>
          </w:p>
        </w:tc>
        <w:tc>
          <w:tcPr>
            <w:tcW w:w="1385" w:type="pct"/>
          </w:tcPr>
          <w:p w:rsidR="00855BFD" w:rsidP="004D16A5" w:rsidRDefault="00855BFD" w14:paraId="1776E19B" w14:textId="7AFE2C20">
            <w:r>
              <w:t>EXCEED_RATE_FOLLOW_BY_MAIN_PRO</w:t>
            </w:r>
          </w:p>
        </w:tc>
        <w:tc>
          <w:tcPr>
            <w:tcW w:w="2307" w:type="pct"/>
          </w:tcPr>
          <w:p w:rsidR="00855BFD" w:rsidP="004D16A5" w:rsidRDefault="00855BFD" w14:paraId="46B9B340" w14:textId="03EFAF2E">
            <w:pPr>
              <w:rPr>
                <w:rFonts w:cs="CordiaUPC"/>
              </w:rPr>
            </w:pPr>
            <w:r>
              <w:rPr>
                <w:rFonts w:cs="CordiaUPC"/>
              </w:rPr>
              <w:t>rateFollowByMainPro</w:t>
            </w:r>
          </w:p>
        </w:tc>
      </w:tr>
      <w:tr w:rsidRPr="008979A8" w:rsidR="00855BFD" w:rsidTr="0055648C" w14:paraId="6632F24B" w14:textId="77777777">
        <w:tc>
          <w:tcPr>
            <w:tcW w:w="1308" w:type="pct"/>
            <w:vMerge w:val="restart"/>
          </w:tcPr>
          <w:p w:rsidR="00855BFD" w:rsidP="0055648C" w:rsidRDefault="00855BFD" w14:paraId="0EFF9533" w14:textId="77777777">
            <w:pPr>
              <w:rPr>
                <w:szCs w:val="44"/>
              </w:rPr>
            </w:pPr>
            <w:r>
              <w:rPr>
                <w:szCs w:val="44"/>
              </w:rPr>
              <w:t>MASS</w:t>
            </w:r>
            <w:r w:rsidRPr="00944318">
              <w:rPr>
                <w:szCs w:val="44"/>
              </w:rPr>
              <w:t>_</w:t>
            </w:r>
            <w:r>
              <w:rPr>
                <w:szCs w:val="44"/>
              </w:rPr>
              <w:t>VOICE</w:t>
            </w:r>
            <w:r w:rsidRPr="00944318">
              <w:rPr>
                <w:szCs w:val="44"/>
              </w:rPr>
              <w:t>_</w:t>
            </w:r>
            <w:r>
              <w:rPr>
                <w:szCs w:val="44"/>
              </w:rPr>
              <w:t>STEP_</w:t>
            </w:r>
            <w:r w:rsidRPr="00944318">
              <w:rPr>
                <w:szCs w:val="44"/>
              </w:rPr>
              <w:t>RAT</w:t>
            </w:r>
            <w:r w:rsidRPr="00944318">
              <w:t>ING</w:t>
            </w:r>
          </w:p>
        </w:tc>
        <w:tc>
          <w:tcPr>
            <w:tcW w:w="1385" w:type="pct"/>
          </w:tcPr>
          <w:p w:rsidR="00855BFD" w:rsidP="0055648C" w:rsidRDefault="00855BFD" w14:paraId="7E0B7F12" w14:textId="77777777">
            <w:pPr>
              <w:rPr>
                <w:szCs w:val="44"/>
              </w:rPr>
            </w:pPr>
            <w:r>
              <w:rPr>
                <w:szCs w:val="44"/>
              </w:rPr>
              <w:t>ROW_ID</w:t>
            </w:r>
          </w:p>
        </w:tc>
        <w:tc>
          <w:tcPr>
            <w:tcW w:w="2307" w:type="pct"/>
          </w:tcPr>
          <w:p w:rsidR="00855BFD" w:rsidP="0055648C" w:rsidRDefault="00855BFD" w14:paraId="1A16C290" w14:textId="77777777">
            <w:pPr>
              <w:spacing w:after="0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ครั้งแรก</w:t>
            </w:r>
          </w:p>
          <w:p w:rsidR="00855BFD" w:rsidP="0055648C" w:rsidRDefault="00855BFD" w14:paraId="7632CCE0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ให้ระบบ </w:t>
            </w:r>
            <w:r>
              <w:rPr>
                <w:rFonts w:cs="CordiaUPC"/>
              </w:rPr>
              <w:t xml:space="preserve">Auto Generate </w:t>
            </w:r>
          </w:p>
          <w:p w:rsidR="00855BFD" w:rsidP="0055648C" w:rsidRDefault="00855BFD" w14:paraId="15EAA0EB" w14:textId="77777777">
            <w:pPr>
              <w:spacing w:after="0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ครั้งถัดไป</w:t>
            </w:r>
          </w:p>
          <w:p w:rsidR="00855BFD" w:rsidP="0055648C" w:rsidRDefault="00855BFD" w14:paraId="652C0E71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ให้ใช้ </w:t>
            </w:r>
            <w:r>
              <w:rPr>
                <w:rFonts w:cs="CordiaUPC"/>
              </w:rPr>
              <w:t xml:space="preserve">Row ID </w:t>
            </w:r>
            <w:r>
              <w:rPr>
                <w:rFonts w:hint="cs" w:cs="Angsana New"/>
                <w:cs/>
              </w:rPr>
              <w:t>เดิม</w:t>
            </w:r>
          </w:p>
        </w:tc>
      </w:tr>
      <w:tr w:rsidRPr="008979A8" w:rsidR="00855BFD" w:rsidTr="0055648C" w14:paraId="6AC3E77B" w14:textId="77777777">
        <w:tc>
          <w:tcPr>
            <w:tcW w:w="1308" w:type="pct"/>
            <w:vMerge/>
          </w:tcPr>
          <w:p w:rsidR="00855BFD" w:rsidP="0055648C" w:rsidRDefault="00855BFD" w14:paraId="4B862101" w14:textId="77777777">
            <w:pPr>
              <w:rPr>
                <w:szCs w:val="44"/>
              </w:rPr>
            </w:pPr>
          </w:p>
        </w:tc>
        <w:tc>
          <w:tcPr>
            <w:tcW w:w="1385" w:type="pct"/>
          </w:tcPr>
          <w:p w:rsidRPr="00944318" w:rsidR="00855BFD" w:rsidP="0055648C" w:rsidRDefault="00855BFD" w14:paraId="73AD0392" w14:textId="77777777">
            <w:r>
              <w:rPr>
                <w:szCs w:val="44"/>
              </w:rPr>
              <w:t>MASS</w:t>
            </w:r>
            <w:r w:rsidRPr="00944318">
              <w:rPr>
                <w:szCs w:val="44"/>
              </w:rPr>
              <w:t>_</w:t>
            </w:r>
            <w:r>
              <w:rPr>
                <w:szCs w:val="44"/>
              </w:rPr>
              <w:t>VOICE</w:t>
            </w:r>
            <w:r w:rsidRPr="00944318">
              <w:rPr>
                <w:szCs w:val="44"/>
              </w:rPr>
              <w:t>_RAT</w:t>
            </w:r>
            <w:r w:rsidRPr="00944318">
              <w:t>ING</w:t>
            </w:r>
            <w:r>
              <w:t>_ROW_ID</w:t>
            </w:r>
          </w:p>
        </w:tc>
        <w:tc>
          <w:tcPr>
            <w:tcW w:w="2307" w:type="pct"/>
          </w:tcPr>
          <w:p w:rsidR="00855BFD" w:rsidP="0055648C" w:rsidRDefault="00855BFD" w14:paraId="4F6EDA92" w14:textId="77777777">
            <w:pPr>
              <w:rPr>
                <w:rFonts w:cs="CordiaUPC"/>
              </w:rPr>
            </w:pPr>
            <w:r>
              <w:rPr>
                <w:szCs w:val="44"/>
              </w:rPr>
              <w:t>MASS_VOICE_</w:t>
            </w:r>
            <w:r w:rsidRPr="00944318">
              <w:rPr>
                <w:szCs w:val="44"/>
              </w:rPr>
              <w:t>RATING</w:t>
            </w:r>
            <w:r>
              <w:rPr>
                <w:rFonts w:cs="Angsana New"/>
                <w:cs/>
              </w:rPr>
              <w:t>.</w:t>
            </w:r>
            <w:r>
              <w:rPr>
                <w:rFonts w:cs="CordiaUPC"/>
              </w:rPr>
              <w:t>ROW_ID</w:t>
            </w:r>
          </w:p>
        </w:tc>
      </w:tr>
      <w:tr w:rsidRPr="008979A8" w:rsidR="00855BFD" w:rsidTr="0055648C" w14:paraId="65FD86C4" w14:textId="77777777">
        <w:tc>
          <w:tcPr>
            <w:tcW w:w="1308" w:type="pct"/>
            <w:vMerge/>
          </w:tcPr>
          <w:p w:rsidR="00855BFD" w:rsidP="0055648C" w:rsidRDefault="00855BFD" w14:paraId="78944EB8" w14:textId="77777777">
            <w:pPr>
              <w:rPr>
                <w:szCs w:val="44"/>
              </w:rPr>
            </w:pPr>
          </w:p>
        </w:tc>
        <w:tc>
          <w:tcPr>
            <w:tcW w:w="1385" w:type="pct"/>
          </w:tcPr>
          <w:p w:rsidRPr="00944318" w:rsidR="00855BFD" w:rsidP="0055648C" w:rsidRDefault="00855BFD" w14:paraId="6C9CDE67" w14:textId="77777777">
            <w:r w:rsidRPr="00944318">
              <w:t>STEP_DURATION</w:t>
            </w:r>
            <w:r>
              <w:t>_FROM</w:t>
            </w:r>
          </w:p>
        </w:tc>
        <w:tc>
          <w:tcPr>
            <w:tcW w:w="2307" w:type="pct"/>
          </w:tcPr>
          <w:p w:rsidR="00855BFD" w:rsidP="0055648C" w:rsidRDefault="00855BFD" w14:paraId="590D1578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stepDurationFrom</w:t>
            </w:r>
          </w:p>
        </w:tc>
      </w:tr>
      <w:tr w:rsidRPr="008979A8" w:rsidR="00855BFD" w:rsidTr="0055648C" w14:paraId="71400EE8" w14:textId="77777777">
        <w:tc>
          <w:tcPr>
            <w:tcW w:w="1308" w:type="pct"/>
            <w:vMerge/>
          </w:tcPr>
          <w:p w:rsidR="00855BFD" w:rsidP="0055648C" w:rsidRDefault="00855BFD" w14:paraId="4A27F5CD" w14:textId="77777777">
            <w:pPr>
              <w:rPr>
                <w:szCs w:val="44"/>
              </w:rPr>
            </w:pPr>
          </w:p>
        </w:tc>
        <w:tc>
          <w:tcPr>
            <w:tcW w:w="1385" w:type="pct"/>
          </w:tcPr>
          <w:p w:rsidRPr="00944318" w:rsidR="00855BFD" w:rsidP="0055648C" w:rsidRDefault="00855BFD" w14:paraId="7A0DA930" w14:textId="77777777">
            <w:r w:rsidRPr="00944318">
              <w:t>STEP_DURATION</w:t>
            </w:r>
            <w:r>
              <w:t>_TO</w:t>
            </w:r>
          </w:p>
        </w:tc>
        <w:tc>
          <w:tcPr>
            <w:tcW w:w="2307" w:type="pct"/>
          </w:tcPr>
          <w:p w:rsidR="00855BFD" w:rsidP="0055648C" w:rsidRDefault="00855BFD" w14:paraId="79208FF8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stepDurationTo</w:t>
            </w:r>
          </w:p>
        </w:tc>
      </w:tr>
      <w:tr w:rsidRPr="008979A8" w:rsidR="00855BFD" w:rsidTr="0055648C" w14:paraId="49E700FE" w14:textId="77777777">
        <w:tc>
          <w:tcPr>
            <w:tcW w:w="1308" w:type="pct"/>
            <w:vMerge/>
          </w:tcPr>
          <w:p w:rsidR="00855BFD" w:rsidP="0055648C" w:rsidRDefault="00855BFD" w14:paraId="4188D730" w14:textId="77777777">
            <w:pPr>
              <w:rPr>
                <w:szCs w:val="44"/>
              </w:rPr>
            </w:pPr>
          </w:p>
        </w:tc>
        <w:tc>
          <w:tcPr>
            <w:tcW w:w="1385" w:type="pct"/>
          </w:tcPr>
          <w:p w:rsidRPr="00944318" w:rsidR="00855BFD" w:rsidP="0055648C" w:rsidRDefault="00855BFD" w14:paraId="39B41E7C" w14:textId="77777777">
            <w:r w:rsidRPr="00944318">
              <w:t>STEP_DURATION_UNIT</w:t>
            </w:r>
          </w:p>
        </w:tc>
        <w:tc>
          <w:tcPr>
            <w:tcW w:w="2307" w:type="pct"/>
          </w:tcPr>
          <w:p w:rsidR="00855BFD" w:rsidP="0055648C" w:rsidRDefault="00855BFD" w14:paraId="4E0250EA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stepDurationUnit</w:t>
            </w:r>
          </w:p>
        </w:tc>
      </w:tr>
      <w:tr w:rsidRPr="008979A8" w:rsidR="00855BFD" w:rsidTr="0055648C" w14:paraId="23F9651E" w14:textId="77777777">
        <w:tc>
          <w:tcPr>
            <w:tcW w:w="1308" w:type="pct"/>
            <w:vMerge/>
          </w:tcPr>
          <w:p w:rsidR="00855BFD" w:rsidP="0055648C" w:rsidRDefault="00855BFD" w14:paraId="3E1DDDE6" w14:textId="77777777">
            <w:pPr>
              <w:rPr>
                <w:szCs w:val="44"/>
              </w:rPr>
            </w:pPr>
          </w:p>
        </w:tc>
        <w:tc>
          <w:tcPr>
            <w:tcW w:w="1385" w:type="pct"/>
          </w:tcPr>
          <w:p w:rsidRPr="00944318" w:rsidR="00855BFD" w:rsidP="0055648C" w:rsidRDefault="00855BFD" w14:paraId="1AD6A14A" w14:textId="77777777">
            <w:r w:rsidRPr="00944318">
              <w:t>STEP_RATE_EXC_VAT</w:t>
            </w:r>
          </w:p>
        </w:tc>
        <w:tc>
          <w:tcPr>
            <w:tcW w:w="2307" w:type="pct"/>
          </w:tcPr>
          <w:p w:rsidR="00855BFD" w:rsidP="0055648C" w:rsidRDefault="00855BFD" w14:paraId="36F65A77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stepExcludingVAT</w:t>
            </w:r>
          </w:p>
        </w:tc>
      </w:tr>
      <w:tr w:rsidRPr="008979A8" w:rsidR="00855BFD" w:rsidTr="0055648C" w14:paraId="16283A52" w14:textId="77777777">
        <w:tc>
          <w:tcPr>
            <w:tcW w:w="1308" w:type="pct"/>
            <w:vMerge/>
          </w:tcPr>
          <w:p w:rsidR="00855BFD" w:rsidP="0055648C" w:rsidRDefault="00855BFD" w14:paraId="31A8FA3A" w14:textId="77777777">
            <w:pPr>
              <w:rPr>
                <w:szCs w:val="44"/>
              </w:rPr>
            </w:pPr>
          </w:p>
        </w:tc>
        <w:tc>
          <w:tcPr>
            <w:tcW w:w="1385" w:type="pct"/>
          </w:tcPr>
          <w:p w:rsidRPr="00944318" w:rsidR="00855BFD" w:rsidP="0055648C" w:rsidRDefault="00855BFD" w14:paraId="3A94641A" w14:textId="77777777">
            <w:r w:rsidRPr="00944318">
              <w:t>STEP_RATE_INC_VAT</w:t>
            </w:r>
          </w:p>
        </w:tc>
        <w:tc>
          <w:tcPr>
            <w:tcW w:w="2307" w:type="pct"/>
          </w:tcPr>
          <w:p w:rsidR="00855BFD" w:rsidP="0055648C" w:rsidRDefault="00855BFD" w14:paraId="69D11BE6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stepIncludingVAT</w:t>
            </w:r>
          </w:p>
        </w:tc>
      </w:tr>
    </w:tbl>
    <w:p w:rsidRPr="001A75AB" w:rsidR="00763D4D" w:rsidP="00763D4D" w:rsidRDefault="00763D4D" w14:paraId="28843F4F" w14:textId="5845FCB7">
      <w:pPr>
        <w:pStyle w:val="Heading2"/>
        <w:numPr>
          <w:ilvl w:val="0"/>
          <w:numId w:val="1"/>
        </w:numPr>
        <w:ind w:left="426" w:hanging="426"/>
        <w:rPr>
          <w:rFonts w:ascii="CordiaUPC" w:hAnsi="CordiaUPC" w:cs="CordiaUPC"/>
          <w:sz w:val="36"/>
          <w:szCs w:val="36"/>
        </w:rPr>
      </w:pPr>
      <w:r>
        <w:rPr>
          <w:rFonts w:ascii="CordiaUPC" w:hAnsi="CordiaUPC" w:cs="CordiaUPC"/>
          <w:sz w:val="36"/>
          <w:szCs w:val="36"/>
        </w:rPr>
        <w:t>Mass Landline</w:t>
      </w:r>
      <w:r w:rsidRPr="00F33A0D">
        <w:rPr>
          <w:rFonts w:ascii="CordiaUPC" w:hAnsi="CordiaUPC" w:cs="CordiaUPC"/>
          <w:sz w:val="36"/>
          <w:szCs w:val="36"/>
        </w:rPr>
        <w:t xml:space="preserve"> Rating</w:t>
      </w:r>
    </w:p>
    <w:p w:rsidRPr="00180BBA" w:rsidR="00763D4D" w:rsidP="00BB3F68" w:rsidRDefault="00763D4D" w14:paraId="747D927D" w14:textId="77777777">
      <w:pPr>
        <w:pStyle w:val="Heading3"/>
        <w:numPr>
          <w:ilvl w:val="0"/>
          <w:numId w:val="70"/>
        </w:numPr>
        <w:rPr>
          <w:rFonts w:ascii="CordiaUPC" w:hAnsi="CordiaUPC" w:cs="CordiaUPC"/>
          <w:sz w:val="32"/>
          <w:szCs w:val="40"/>
        </w:rPr>
      </w:pPr>
      <w:r w:rsidRPr="00180BBA">
        <w:rPr>
          <w:rFonts w:ascii="CordiaUPC" w:hAnsi="CordiaUPC" w:cs="CordiaUPC"/>
          <w:sz w:val="32"/>
          <w:szCs w:val="40"/>
        </w:rPr>
        <w:t>Field on Screen</w:t>
      </w:r>
    </w:p>
    <w:tbl>
      <w:tblPr>
        <w:tblW w:w="4977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841"/>
        <w:gridCol w:w="1616"/>
        <w:gridCol w:w="5518"/>
      </w:tblGrid>
      <w:tr w:rsidRPr="008979A8" w:rsidR="00763D4D" w:rsidTr="0055648C" w14:paraId="0AAA8133" w14:textId="77777777">
        <w:trPr>
          <w:cantSplit/>
          <w:tblHeader/>
        </w:trPr>
        <w:tc>
          <w:tcPr>
            <w:tcW w:w="1026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763D4D" w:rsidP="0055648C" w:rsidRDefault="00763D4D" w14:paraId="1069A89E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Field Name</w:t>
            </w:r>
          </w:p>
        </w:tc>
        <w:tc>
          <w:tcPr>
            <w:tcW w:w="900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763D4D" w:rsidP="0055648C" w:rsidRDefault="00763D4D" w14:paraId="40767BC2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Type</w:t>
            </w:r>
          </w:p>
        </w:tc>
        <w:tc>
          <w:tcPr>
            <w:tcW w:w="3074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763D4D" w:rsidP="0055648C" w:rsidRDefault="00763D4D" w14:paraId="1C768A76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Comments</w:t>
            </w:r>
          </w:p>
        </w:tc>
      </w:tr>
      <w:tr w:rsidRPr="008979A8" w:rsidR="009E3719" w:rsidTr="0055648C" w14:paraId="0F79570A" w14:textId="77777777">
        <w:trPr>
          <w:trHeight w:val="111"/>
        </w:trPr>
        <w:tc>
          <w:tcPr>
            <w:tcW w:w="1026" w:type="pct"/>
          </w:tcPr>
          <w:p w:rsidR="009E3719" w:rsidP="0055648C" w:rsidRDefault="009E3719" w14:paraId="6B7705B7" w14:textId="235ABBE2">
            <w:pPr>
              <w:rPr>
                <w:rFonts w:cs="CordiaUPC"/>
              </w:rPr>
            </w:pPr>
            <w:r>
              <w:rPr>
                <w:rFonts w:cs="CordiaUPC"/>
              </w:rPr>
              <w:t>Copy From Voice Rating Other Network</w:t>
            </w:r>
          </w:p>
        </w:tc>
        <w:tc>
          <w:tcPr>
            <w:tcW w:w="900" w:type="pct"/>
          </w:tcPr>
          <w:p w:rsidR="009E3719" w:rsidP="0055648C" w:rsidRDefault="009E3719" w14:paraId="50233391" w14:textId="6AE68E96">
            <w:r>
              <w:t>Button</w:t>
            </w:r>
          </w:p>
        </w:tc>
        <w:tc>
          <w:tcPr>
            <w:tcW w:w="3074" w:type="pct"/>
          </w:tcPr>
          <w:p w:rsidR="009E3719" w:rsidP="00C80816" w:rsidRDefault="009E3719" w14:paraId="29F90741" w14:textId="7909A962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เมื่อกดปุ่มให้ทำการ </w:t>
            </w:r>
            <w:r>
              <w:rPr>
                <w:rFonts w:cs="CordiaUPC"/>
              </w:rPr>
              <w:t xml:space="preserve">Copy </w:t>
            </w:r>
            <w:r>
              <w:rPr>
                <w:rFonts w:hint="cs" w:cs="Angsana New"/>
                <w:cs/>
              </w:rPr>
              <w:t xml:space="preserve">ค่าจาก </w:t>
            </w:r>
            <w:r>
              <w:rPr>
                <w:rFonts w:cs="CordiaUPC"/>
              </w:rPr>
              <w:t xml:space="preserve">Voice Rating </w:t>
            </w:r>
            <w:r>
              <w:rPr>
                <w:rFonts w:hint="cs" w:cs="Angsana New"/>
                <w:cs/>
              </w:rPr>
              <w:t xml:space="preserve">ที่มีค่า </w:t>
            </w:r>
            <w:r>
              <w:rPr>
                <w:rFonts w:cs="CordiaUPC"/>
              </w:rPr>
              <w:t xml:space="preserve">Other Network </w:t>
            </w:r>
            <w:r>
              <w:rPr>
                <w:rFonts w:hint="cs" w:cs="Angsana New"/>
                <w:cs/>
              </w:rPr>
              <w:t xml:space="preserve">หรือ </w:t>
            </w:r>
            <w:r>
              <w:rPr>
                <w:rFonts w:cs="CordiaUPC"/>
              </w:rPr>
              <w:t xml:space="preserve">All Network </w:t>
            </w:r>
            <w:r w:rsidR="00855BFD">
              <w:rPr>
                <w:rFonts w:hint="cs" w:cs="Angsana New"/>
                <w:cs/>
              </w:rPr>
              <w:t xml:space="preserve">เฉพาะที่ </w:t>
            </w:r>
            <w:r w:rsidR="00855BFD">
              <w:rPr>
                <w:rFonts w:cs="CordiaUPC"/>
              </w:rPr>
              <w:t xml:space="preserve">DeductType </w:t>
            </w:r>
            <w:r w:rsidR="00855BFD">
              <w:rPr>
                <w:rFonts w:hint="cs" w:cs="Angsana New"/>
                <w:cs/>
              </w:rPr>
              <w:t>เดียวกัน</w:t>
            </w:r>
            <w:r>
              <w:rPr>
                <w:rFonts w:hint="cs" w:cs="Angsana New"/>
                <w:cs/>
              </w:rPr>
              <w:t xml:space="preserve">มาลงที่ </w:t>
            </w:r>
            <w:r>
              <w:rPr>
                <w:rFonts w:cs="CordiaUPC"/>
              </w:rPr>
              <w:t>Table Section</w:t>
            </w:r>
            <w:r>
              <w:rPr>
                <w:rFonts w:hint="cs" w:cs="Angsana New"/>
                <w:cs/>
              </w:rPr>
              <w:t xml:space="preserve"> โดยที่ค่า </w:t>
            </w:r>
            <w:r>
              <w:rPr>
                <w:rFonts w:cs="CordiaUPC"/>
              </w:rPr>
              <w:t xml:space="preserve">Network </w:t>
            </w:r>
            <w:r>
              <w:rPr>
                <w:rFonts w:hint="cs" w:cs="Angsana New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All Network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และทำการ </w:t>
            </w:r>
            <w:r>
              <w:rPr>
                <w:rFonts w:cs="CordiaUPC"/>
              </w:rPr>
              <w:t xml:space="preserve">Auto Populate </w:t>
            </w:r>
            <w:r>
              <w:rPr>
                <w:rFonts w:hint="cs" w:cs="Angsana New"/>
                <w:cs/>
              </w:rPr>
              <w:t xml:space="preserve">ค่า </w:t>
            </w:r>
            <w:r>
              <w:rPr>
                <w:rFonts w:cs="CordiaUPC"/>
              </w:rPr>
              <w:t xml:space="preserve">priceTypePattern </w:t>
            </w:r>
            <w:r>
              <w:rPr>
                <w:rFonts w:hint="cs" w:cs="Angsana New"/>
                <w:cs/>
              </w:rPr>
              <w:t xml:space="preserve">ตาม </w:t>
            </w:r>
            <w:r>
              <w:rPr>
                <w:rFonts w:cs="CordiaUPC"/>
              </w:rPr>
              <w:t xml:space="preserve">Logic </w:t>
            </w:r>
            <w:r>
              <w:rPr>
                <w:rFonts w:hint="cs" w:cs="Angsana New"/>
                <w:cs/>
              </w:rPr>
              <w:t>ดังนี้</w:t>
            </w:r>
          </w:p>
          <w:p w:rsidRPr="006261C1" w:rsidR="009E3719" w:rsidP="00BB3F68" w:rsidRDefault="009E3719" w14:paraId="51981EB5" w14:textId="77777777">
            <w:pPr>
              <w:pStyle w:val="ListParagraph"/>
              <w:numPr>
                <w:ilvl w:val="0"/>
                <w:numId w:val="99"/>
              </w:num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ถ้าข้อมูลที่มาลงที่ </w:t>
            </w:r>
            <w:r>
              <w:rPr>
                <w:rFonts w:cs="CordiaUPC"/>
              </w:rPr>
              <w:t xml:space="preserve">Table Section </w:t>
            </w:r>
            <w:r>
              <w:rPr>
                <w:rFonts w:hint="cs" w:cs="Angsana New"/>
                <w:cs/>
              </w:rPr>
              <w:t xml:space="preserve">ใน </w:t>
            </w:r>
            <w:r>
              <w:rPr>
                <w:rFonts w:cs="CordiaUPC"/>
              </w:rPr>
              <w:t xml:space="preserve">Row </w:t>
            </w:r>
            <w:r>
              <w:rPr>
                <w:rFonts w:hint="cs" w:cs="Angsana New"/>
                <w:cs/>
              </w:rPr>
              <w:t xml:space="preserve">ใด </w:t>
            </w:r>
            <w:r>
              <w:rPr>
                <w:rFonts w:cs="CordiaUPC"/>
              </w:rPr>
              <w:t xml:space="preserve">Row </w:t>
            </w:r>
            <w:r>
              <w:rPr>
                <w:rFonts w:hint="cs" w:cs="Angsana New"/>
                <w:cs/>
              </w:rPr>
              <w:t>หนึ่งมีค่า</w:t>
            </w:r>
            <w:r>
              <w:rPr>
                <w:rFonts w:cs="Angsana New"/>
                <w:cs/>
              </w:rPr>
              <w:t xml:space="preserve"> </w:t>
            </w:r>
            <w:r>
              <w:t>dayOfWeek</w:t>
            </w:r>
            <w:r>
              <w:rPr>
                <w:rFonts w:hint="cs"/>
                <w:cs/>
              </w:rPr>
              <w:t xml:space="preserve"> ไม่ใช่ </w:t>
            </w:r>
            <w:r>
              <w:rPr>
                <w:rFonts w:cs="Angsana New"/>
                <w:cs/>
              </w:rPr>
              <w:t>“</w:t>
            </w:r>
            <w:r>
              <w:t>Everyday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ให้ </w:t>
            </w:r>
            <w:r>
              <w:t xml:space="preserve">Default </w:t>
            </w:r>
            <w:r>
              <w:rPr>
                <w:rFonts w:hint="cs"/>
                <w:cs/>
              </w:rPr>
              <w:t xml:space="preserve">ค่าเป็น </w:t>
            </w:r>
            <w:r>
              <w:rPr>
                <w:rFonts w:cs="Angsana New"/>
                <w:cs/>
              </w:rPr>
              <w:t>“</w:t>
            </w:r>
            <w:r w:rsidRPr="006261C1">
              <w:t xml:space="preserve">Buffet Special </w:t>
            </w:r>
            <w:r w:rsidRPr="006261C1">
              <w:rPr>
                <w:rFonts w:cs="Angsana New"/>
                <w:cs/>
              </w:rPr>
              <w:t>(</w:t>
            </w:r>
            <w:r w:rsidRPr="006261C1">
              <w:t>Peak</w:t>
            </w:r>
            <w:r w:rsidRPr="006261C1">
              <w:rPr>
                <w:rFonts w:cs="Angsana New"/>
                <w:cs/>
              </w:rPr>
              <w:t>/</w:t>
            </w:r>
            <w:r w:rsidRPr="006261C1">
              <w:t>Off Peak Special</w:t>
            </w:r>
            <w:r w:rsidRPr="006261C1">
              <w:rPr>
                <w:rFonts w:cs="Angsana New"/>
                <w:cs/>
              </w:rPr>
              <w:t>)</w:t>
            </w:r>
            <w:r>
              <w:rPr>
                <w:rFonts w:cs="Angsana New"/>
                <w:cs/>
              </w:rPr>
              <w:t>”</w:t>
            </w:r>
          </w:p>
          <w:p w:rsidRPr="009E3719" w:rsidR="009E3719" w:rsidP="00BB3F68" w:rsidRDefault="009E3719" w14:paraId="058AEEEB" w14:textId="49307A1C">
            <w:pPr>
              <w:pStyle w:val="ListParagraph"/>
              <w:numPr>
                <w:ilvl w:val="0"/>
                <w:numId w:val="99"/>
              </w:num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ถ้าข้อมูลที่มาลงที่ </w:t>
            </w:r>
            <w:r>
              <w:rPr>
                <w:rFonts w:cs="CordiaUPC"/>
              </w:rPr>
              <w:t xml:space="preserve">Table Section </w:t>
            </w:r>
            <w:r>
              <w:rPr>
                <w:rFonts w:hint="cs" w:cs="Angsana New"/>
                <w:cs/>
              </w:rPr>
              <w:t xml:space="preserve">มีแค่ </w:t>
            </w:r>
            <w:r>
              <w:rPr>
                <w:rFonts w:cs="CordiaUPC"/>
              </w:rPr>
              <w:t>1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CordiaUPC"/>
              </w:rPr>
              <w:t xml:space="preserve">Row </w:t>
            </w:r>
            <w:r>
              <w:rPr>
                <w:rFonts w:hint="cs"/>
                <w:cs/>
              </w:rPr>
              <w:t>และมีค่า</w:t>
            </w:r>
            <w:r>
              <w:t xml:space="preserve"> dayOfWeek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“</w:t>
            </w:r>
            <w:r>
              <w:t>Everyday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fromTiming </w:t>
            </w:r>
            <w:r>
              <w:rPr>
                <w:rFonts w:cs="Angsana New"/>
                <w:cs/>
              </w:rPr>
              <w:t>= “</w:t>
            </w:r>
            <w:r>
              <w:t>00</w:t>
            </w:r>
            <w:r>
              <w:rPr>
                <w:rFonts w:cs="Angsana New"/>
                <w:cs/>
              </w:rPr>
              <w:t>:</w:t>
            </w:r>
            <w:r>
              <w:t>00</w:t>
            </w:r>
            <w:r>
              <w:rPr>
                <w:rFonts w:cs="Angsana New"/>
                <w:cs/>
              </w:rPr>
              <w:t>:</w:t>
            </w:r>
            <w:r>
              <w:t>00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และ </w:t>
            </w:r>
            <w:r>
              <w:t>toTiming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 “</w:t>
            </w:r>
            <w:r>
              <w:t>23</w:t>
            </w:r>
            <w:r>
              <w:rPr>
                <w:rFonts w:cs="Angsana New"/>
                <w:cs/>
              </w:rPr>
              <w:t>:</w:t>
            </w:r>
            <w:r>
              <w:t>59</w:t>
            </w:r>
            <w:r>
              <w:rPr>
                <w:rFonts w:cs="Angsana New"/>
                <w:cs/>
              </w:rPr>
              <w:t>:</w:t>
            </w:r>
            <w:r>
              <w:t>59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ให้ </w:t>
            </w:r>
            <w:r>
              <w:t xml:space="preserve">Default </w:t>
            </w:r>
            <w:r>
              <w:rPr>
                <w:rFonts w:hint="cs"/>
                <w:cs/>
              </w:rPr>
              <w:t xml:space="preserve">ค่าเป็น </w:t>
            </w:r>
            <w:r>
              <w:rPr>
                <w:rFonts w:cs="Angsana New"/>
                <w:cs/>
              </w:rPr>
              <w:t>“</w:t>
            </w:r>
            <w:r w:rsidRPr="006261C1">
              <w:t xml:space="preserve">Normal </w:t>
            </w:r>
            <w:r w:rsidRPr="006261C1">
              <w:rPr>
                <w:rFonts w:cs="Angsana New"/>
                <w:cs/>
              </w:rPr>
              <w:t>(</w:t>
            </w:r>
            <w:r w:rsidRPr="006261C1">
              <w:t>All Time</w:t>
            </w:r>
            <w:r w:rsidRPr="006261C1">
              <w:rPr>
                <w:rFonts w:cs="Angsana New"/>
                <w:cs/>
              </w:rPr>
              <w:t>)</w:t>
            </w:r>
            <w:r>
              <w:rPr>
                <w:rFonts w:cs="Angsana New"/>
                <w:cs/>
              </w:rPr>
              <w:t>”</w:t>
            </w:r>
            <w:r w:rsidR="00C432C1">
              <w:rPr>
                <w:rFonts w:cs="Angsana New"/>
                <w:cs/>
              </w:rPr>
              <w:t xml:space="preserve"> </w:t>
            </w:r>
            <w:r w:rsidR="00C432C1">
              <w:rPr>
                <w:rFonts w:hint="cs" w:cs="Angsana New"/>
                <w:cs/>
              </w:rPr>
              <w:t xml:space="preserve">และเคลียร์ </w:t>
            </w:r>
            <w:r w:rsidR="00C432C1">
              <w:rPr>
                <w:rFonts w:cs="CordiaUPC"/>
              </w:rPr>
              <w:t>peakTimeFlag</w:t>
            </w:r>
          </w:p>
          <w:p w:rsidRPr="009E3719" w:rsidR="009E3719" w:rsidP="00BB3F68" w:rsidRDefault="009E3719" w14:paraId="717E25B4" w14:textId="3DFC6904">
            <w:pPr>
              <w:pStyle w:val="ListParagraph"/>
              <w:numPr>
                <w:ilvl w:val="0"/>
                <w:numId w:val="99"/>
              </w:numPr>
              <w:rPr>
                <w:rFonts w:cs="CordiaUPC"/>
              </w:rPr>
            </w:pPr>
            <w:r>
              <w:rPr>
                <w:rFonts w:hint="cs"/>
                <w:cs/>
              </w:rPr>
              <w:t xml:space="preserve">ถ้าไม่ใช่ ให้ </w:t>
            </w:r>
            <w:r>
              <w:t xml:space="preserve">Default </w:t>
            </w:r>
            <w:r>
              <w:rPr>
                <w:rFonts w:hint="cs"/>
                <w:cs/>
              </w:rPr>
              <w:t xml:space="preserve">ค่าเป็น </w:t>
            </w:r>
            <w:r>
              <w:rPr>
                <w:rFonts w:cs="Angsana New"/>
                <w:cs/>
              </w:rPr>
              <w:t>“</w:t>
            </w:r>
            <w:r w:rsidRPr="006261C1">
              <w:t xml:space="preserve">Buffet </w:t>
            </w:r>
            <w:r w:rsidRPr="006261C1">
              <w:rPr>
                <w:rFonts w:cs="Angsana New"/>
                <w:cs/>
              </w:rPr>
              <w:t>(</w:t>
            </w:r>
            <w:r w:rsidRPr="006261C1">
              <w:t>Peak</w:t>
            </w:r>
            <w:r w:rsidRPr="006261C1">
              <w:rPr>
                <w:rFonts w:cs="Angsana New"/>
                <w:cs/>
              </w:rPr>
              <w:t>/</w:t>
            </w:r>
            <w:r w:rsidRPr="006261C1">
              <w:t>Off Peak</w:t>
            </w:r>
            <w:r w:rsidRPr="006261C1">
              <w:rPr>
                <w:rFonts w:cs="Angsana New"/>
                <w:cs/>
              </w:rPr>
              <w:t>)</w:t>
            </w:r>
            <w:r>
              <w:rPr>
                <w:rFonts w:cs="Angsana New"/>
                <w:cs/>
              </w:rPr>
              <w:t>”</w:t>
            </w:r>
          </w:p>
        </w:tc>
      </w:tr>
      <w:tr w:rsidRPr="008979A8" w:rsidR="009E3719" w:rsidTr="0055648C" w14:paraId="4110DC27" w14:textId="77777777">
        <w:trPr>
          <w:trHeight w:val="111"/>
        </w:trPr>
        <w:tc>
          <w:tcPr>
            <w:tcW w:w="1026" w:type="pct"/>
          </w:tcPr>
          <w:p w:rsidR="009E3719" w:rsidP="0055648C" w:rsidRDefault="009E3719" w14:paraId="4A2B3B12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priceTypePattern</w:t>
            </w:r>
          </w:p>
        </w:tc>
        <w:tc>
          <w:tcPr>
            <w:tcW w:w="900" w:type="pct"/>
          </w:tcPr>
          <w:p w:rsidR="009E3719" w:rsidP="0055648C" w:rsidRDefault="009E3719" w14:paraId="77860E8F" w14:textId="77777777">
            <w:r>
              <w:t>Drop down list</w:t>
            </w:r>
          </w:p>
        </w:tc>
        <w:tc>
          <w:tcPr>
            <w:tcW w:w="3074" w:type="pct"/>
          </w:tcPr>
          <w:p w:rsidR="009E3719" w:rsidP="0055648C" w:rsidRDefault="009E3719" w14:paraId="6CE968CD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 xml:space="preserve">Label </w:t>
            </w:r>
            <w:r w:rsidRPr="008979A8">
              <w:rPr>
                <w:rFonts w:cs="Angsana New"/>
                <w:cs/>
              </w:rPr>
              <w:t xml:space="preserve">:  </w:t>
            </w:r>
            <w:r w:rsidRPr="008979A8">
              <w:rPr>
                <w:rFonts w:cs="Angsana New"/>
                <w:color w:val="FF0000"/>
                <w:cs/>
              </w:rPr>
              <w:t>*</w:t>
            </w:r>
            <w:r>
              <w:rPr>
                <w:rFonts w:cs="CordiaUPC"/>
                <w:color w:val="FF0000"/>
              </w:rPr>
              <w:t>Price Type Pattern</w:t>
            </w:r>
          </w:p>
          <w:p w:rsidR="009E3719" w:rsidP="0055648C" w:rsidRDefault="009E3719" w14:paraId="51666D31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Disable </w:t>
            </w:r>
            <w:r>
              <w:rPr>
                <w:rFonts w:hint="cs" w:cs="Angsana New"/>
                <w:cs/>
              </w:rPr>
              <w:t xml:space="preserve">เมื่อ ใน </w:t>
            </w:r>
            <w:r>
              <w:rPr>
                <w:rFonts w:cs="CordiaUPC"/>
              </w:rPr>
              <w:t>Table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CordiaUPC"/>
              </w:rPr>
              <w:t xml:space="preserve">Section </w:t>
            </w:r>
            <w:r>
              <w:rPr>
                <w:rFonts w:hint="cs" w:cs="Angsana New"/>
                <w:cs/>
              </w:rPr>
              <w:t xml:space="preserve">มีจำนวน </w:t>
            </w:r>
            <w:r>
              <w:rPr>
                <w:rFonts w:cs="CordiaUPC"/>
              </w:rPr>
              <w:t xml:space="preserve">Row </w:t>
            </w:r>
            <w:r>
              <w:rPr>
                <w:rFonts w:hint="cs" w:cs="Angsana New"/>
                <w:cs/>
              </w:rPr>
              <w:t xml:space="preserve">อย่างน้อย </w:t>
            </w:r>
            <w:r>
              <w:rPr>
                <w:rFonts w:cs="CordiaUPC"/>
              </w:rPr>
              <w:t>1 Row</w:t>
            </w:r>
          </w:p>
          <w:p w:rsidR="009E3719" w:rsidP="0055648C" w:rsidRDefault="009E3719" w14:paraId="6177E038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Default Value </w:t>
            </w:r>
            <w:r>
              <w:rPr>
                <w:rFonts w:cs="Angsana New"/>
                <w:cs/>
              </w:rPr>
              <w:t>: “</w:t>
            </w:r>
            <w:r>
              <w:rPr>
                <w:rFonts w:cs="CordiaUPC"/>
              </w:rPr>
              <w:t xml:space="preserve">Normal </w:t>
            </w:r>
            <w:r>
              <w:rPr>
                <w:rFonts w:cs="Angsana New"/>
                <w:cs/>
              </w:rPr>
              <w:t>(</w:t>
            </w:r>
            <w:r>
              <w:rPr>
                <w:rFonts w:cs="CordiaUPC"/>
              </w:rPr>
              <w:t>All</w:t>
            </w:r>
            <w:r>
              <w:rPr>
                <w:rFonts w:cs="Angsana New"/>
                <w:cs/>
              </w:rPr>
              <w:t>-</w:t>
            </w:r>
            <w:r>
              <w:rPr>
                <w:rFonts w:cs="CordiaUPC"/>
              </w:rPr>
              <w:t>Time</w:t>
            </w:r>
            <w:r>
              <w:rPr>
                <w:rFonts w:cs="Angsana New"/>
                <w:cs/>
              </w:rPr>
              <w:t>)”</w:t>
            </w:r>
          </w:p>
          <w:p w:rsidRPr="00BD6930" w:rsidR="009E3719" w:rsidP="0055648C" w:rsidRDefault="009E3719" w14:paraId="4EE1A201" w14:textId="0351F42B">
            <w:pPr>
              <w:spacing w:after="0"/>
              <w:rPr>
                <w:rFonts w:cs="CordiaUPC"/>
                <w:cs/>
              </w:rPr>
            </w:pPr>
            <w:r w:rsidRPr="004C3917">
              <w:t xml:space="preserve">List of Value </w:t>
            </w:r>
            <w:r w:rsidRPr="004C3917">
              <w:rPr>
                <w:rFonts w:cs="Angsana New"/>
                <w:cs/>
              </w:rPr>
              <w:t xml:space="preserve">: 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‘</w:t>
            </w:r>
            <w:r>
              <w:rPr>
                <w:rFonts w:cs="CordiaUPC"/>
              </w:rPr>
              <w:t>Mass Voice Price Type</w:t>
            </w:r>
            <w:r>
              <w:rPr>
                <w:rFonts w:cs="Angsana New"/>
                <w:cs/>
              </w:rPr>
              <w:t>’</w:t>
            </w:r>
          </w:p>
        </w:tc>
      </w:tr>
      <w:tr w:rsidRPr="008979A8" w:rsidR="009B3546" w:rsidTr="0055648C" w14:paraId="17B082F9" w14:textId="77777777">
        <w:trPr>
          <w:trHeight w:val="111"/>
        </w:trPr>
        <w:tc>
          <w:tcPr>
            <w:tcW w:w="1026" w:type="pct"/>
          </w:tcPr>
          <w:p w:rsidR="009B3546" w:rsidP="0055648C" w:rsidRDefault="009B3546" w14:paraId="1AAC491F" w14:textId="6D84F361">
            <w:pPr>
              <w:rPr>
                <w:rFonts w:cs="CordiaUPC"/>
              </w:rPr>
            </w:pPr>
            <w:r>
              <w:rPr>
                <w:rFonts w:cs="CordiaUPC"/>
              </w:rPr>
              <w:t>deductType</w:t>
            </w:r>
          </w:p>
        </w:tc>
        <w:tc>
          <w:tcPr>
            <w:tcW w:w="900" w:type="pct"/>
          </w:tcPr>
          <w:p w:rsidR="009B3546" w:rsidP="0055648C" w:rsidRDefault="009B3546" w14:paraId="5E7DF69D" w14:textId="77777777"/>
        </w:tc>
        <w:tc>
          <w:tcPr>
            <w:tcW w:w="3074" w:type="pct"/>
          </w:tcPr>
          <w:p w:rsidRPr="008979A8" w:rsidR="009B3546" w:rsidP="0055648C" w:rsidRDefault="009B3546" w14:paraId="216AC266" w14:textId="2079B52B">
            <w:pPr>
              <w:rPr>
                <w:rFonts w:cs="CordiaUPC"/>
              </w:rPr>
            </w:pPr>
            <w:r>
              <w:rPr>
                <w:rFonts w:cs="CordiaUPC"/>
              </w:rPr>
              <w:t>Invisible</w:t>
            </w:r>
          </w:p>
        </w:tc>
      </w:tr>
      <w:tr w:rsidRPr="008979A8" w:rsidR="009B3546" w:rsidTr="0055648C" w14:paraId="611B04DC" w14:textId="77777777">
        <w:trPr>
          <w:trHeight w:val="111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Pr="007175E7" w:rsidR="009B3546" w:rsidP="0055648C" w:rsidRDefault="009B3546" w14:paraId="3EDA8B33" w14:textId="77777777">
            <w:pPr>
              <w:pStyle w:val="HeaderTable"/>
              <w:rPr>
                <w:rtl/>
                <w:cs/>
              </w:rPr>
            </w:pPr>
            <w:r>
              <w:t>Table Section</w:t>
            </w:r>
          </w:p>
        </w:tc>
      </w:tr>
      <w:tr w:rsidRPr="008979A8" w:rsidR="006B5C8B" w:rsidTr="0055648C" w14:paraId="4383382F" w14:textId="77777777">
        <w:trPr>
          <w:trHeight w:val="111"/>
        </w:trPr>
        <w:tc>
          <w:tcPr>
            <w:tcW w:w="1026" w:type="pct"/>
          </w:tcPr>
          <w:p w:rsidR="006B5C8B" w:rsidP="006B5C8B" w:rsidRDefault="006B5C8B" w14:paraId="1166607D" w14:textId="713EE63D">
            <w:pPr>
              <w:rPr>
                <w:rFonts w:cs="CordiaUPC"/>
              </w:rPr>
            </w:pPr>
            <w:r>
              <w:rPr>
                <w:rFonts w:cs="CordiaUPC"/>
                <w:szCs w:val="36"/>
              </w:rPr>
              <w:t>Usage Localize</w:t>
            </w:r>
            <w:r w:rsidR="000D224E">
              <w:rPr>
                <w:rFonts w:cs="CordiaUPC"/>
              </w:rPr>
              <w:t>d</w:t>
            </w:r>
          </w:p>
        </w:tc>
        <w:tc>
          <w:tcPr>
            <w:tcW w:w="900" w:type="pct"/>
          </w:tcPr>
          <w:p w:rsidR="006B5C8B" w:rsidP="006B5C8B" w:rsidRDefault="006B5C8B" w14:paraId="1F904D77" w14:textId="77777777">
            <w:pPr>
              <w:pStyle w:val="HeaderTable"/>
            </w:pPr>
          </w:p>
        </w:tc>
        <w:tc>
          <w:tcPr>
            <w:tcW w:w="3074" w:type="pct"/>
          </w:tcPr>
          <w:p w:rsidR="006B5C8B" w:rsidP="006B5C8B" w:rsidRDefault="006B5C8B" w14:paraId="230ACEC0" w14:textId="77777777">
            <w:pPr>
              <w:spacing w:after="0"/>
              <w:rPr>
                <w:cs/>
              </w:rPr>
            </w:pPr>
            <w:r w:rsidRPr="00BD6930">
              <w:rPr>
                <w:rFonts w:cs="Angsana New"/>
                <w:cs/>
              </w:rPr>
              <w:t xml:space="preserve">แสดงข้อมูลใน </w:t>
            </w:r>
            <w:r w:rsidRPr="00BD6930">
              <w:rPr>
                <w:rFonts w:cs="CordiaUPC"/>
              </w:rPr>
              <w:t>Format</w:t>
            </w:r>
          </w:p>
          <w:p w:rsidR="006B5C8B" w:rsidP="006B5C8B" w:rsidRDefault="006B5C8B" w14:paraId="70AA5F55" w14:textId="1513A7E0">
            <w:pPr>
              <w:spacing w:after="0"/>
              <w:rPr>
                <w:rFonts w:cs="Angsana New"/>
              </w:rPr>
            </w:pPr>
            <w:r>
              <w:rPr>
                <w:rFonts w:cs="CordiaUPC"/>
              </w:rPr>
              <w:t>usageLocalize</w:t>
            </w:r>
            <w:r w:rsidR="000D224E">
              <w:rPr>
                <w:rFonts w:cs="CordiaUPC"/>
              </w:rPr>
              <w:t>d</w:t>
            </w:r>
            <w:r>
              <w:rPr>
                <w:rFonts w:cs="CordiaUPC"/>
              </w:rPr>
              <w:t>Flag</w:t>
            </w:r>
          </w:p>
          <w:p w:rsidRPr="00BD6930" w:rsidR="006B5C8B" w:rsidP="006B5C8B" w:rsidRDefault="006B5C8B" w14:paraId="7DF88E97" w14:textId="531839F0">
            <w:pPr>
              <w:spacing w:after="0"/>
              <w:rPr>
                <w:rFonts w:cs="Angsana New"/>
                <w:cs/>
              </w:rPr>
            </w:pPr>
            <w:r>
              <w:rPr>
                <w:rFonts w:cs="Angsana New"/>
              </w:rPr>
              <w:t xml:space="preserve">Visible </w:t>
            </w:r>
            <w:r>
              <w:rPr>
                <w:rFonts w:hint="cs" w:cs="Angsana New"/>
                <w:cs/>
              </w:rPr>
              <w:t xml:space="preserve">เมื่อ </w:t>
            </w:r>
            <w:r>
              <w:rPr>
                <w:rFonts w:cs="Angsana New"/>
              </w:rPr>
              <w:t xml:space="preserve">product class </w:t>
            </w:r>
            <w:r>
              <w:rPr>
                <w:rFonts w:cs="CordiaUPC"/>
                <w:cs/>
              </w:rPr>
              <w:t>=”</w:t>
            </w:r>
            <w:r>
              <w:rPr>
                <w:rFonts w:cs="Angsana New"/>
              </w:rPr>
              <w:t>pre</w:t>
            </w:r>
            <w:r>
              <w:rPr>
                <w:rFonts w:cs="CordiaUPC"/>
                <w:cs/>
              </w:rPr>
              <w:t>-</w:t>
            </w:r>
            <w:r>
              <w:rPr>
                <w:rFonts w:cs="Angsana New"/>
              </w:rPr>
              <w:t>paid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และ </w:t>
            </w:r>
            <w:r>
              <w:rPr>
                <w:rFonts w:cs="Angsana New"/>
              </w:rPr>
              <w:t xml:space="preserve">customer type </w:t>
            </w:r>
            <w:r>
              <w:rPr>
                <w:rFonts w:cs="CordiaUPC"/>
                <w:cs/>
              </w:rPr>
              <w:t>= “</w:t>
            </w:r>
            <w:r>
              <w:rPr>
                <w:rFonts w:cs="Angsana New"/>
              </w:rPr>
              <w:t>On</w:t>
            </w:r>
            <w:r>
              <w:rPr>
                <w:rFonts w:cs="CordiaUPC"/>
                <w:cs/>
              </w:rPr>
              <w:t>-</w:t>
            </w:r>
            <w:r>
              <w:rPr>
                <w:rFonts w:cs="Angsana New"/>
              </w:rPr>
              <w:t xml:space="preserve">Top </w:t>
            </w:r>
            <w:r>
              <w:rPr>
                <w:rFonts w:hint="cs" w:cs="Angsana New"/>
                <w:cs/>
              </w:rPr>
              <w:t xml:space="preserve">หรือ </w:t>
            </w:r>
            <w:r>
              <w:rPr>
                <w:rFonts w:cs="Angsana New"/>
              </w:rPr>
              <w:t>On</w:t>
            </w:r>
            <w:r>
              <w:rPr>
                <w:rFonts w:cs="CordiaUPC"/>
                <w:cs/>
              </w:rPr>
              <w:t>-</w:t>
            </w:r>
            <w:r>
              <w:rPr>
                <w:rFonts w:cs="Angsana New"/>
              </w:rPr>
              <w:t>Top Extra</w:t>
            </w:r>
            <w:r>
              <w:rPr>
                <w:rFonts w:cs="CordiaUPC"/>
                <w:cs/>
              </w:rPr>
              <w:t>”</w:t>
            </w:r>
          </w:p>
        </w:tc>
      </w:tr>
      <w:tr w:rsidRPr="008979A8" w:rsidR="006B5C8B" w:rsidTr="0055648C" w14:paraId="713FAFAB" w14:textId="77777777">
        <w:trPr>
          <w:trHeight w:val="111"/>
        </w:trPr>
        <w:tc>
          <w:tcPr>
            <w:tcW w:w="1026" w:type="pct"/>
          </w:tcPr>
          <w:p w:rsidRPr="00F03FBF" w:rsidR="006B5C8B" w:rsidP="006B5C8B" w:rsidRDefault="006B5C8B" w14:paraId="649643E3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Network</w:t>
            </w:r>
          </w:p>
        </w:tc>
        <w:tc>
          <w:tcPr>
            <w:tcW w:w="900" w:type="pct"/>
          </w:tcPr>
          <w:p w:rsidR="006B5C8B" w:rsidP="006B5C8B" w:rsidRDefault="006B5C8B" w14:paraId="73B73EBE" w14:textId="77777777">
            <w:pPr>
              <w:pStyle w:val="HeaderTable"/>
            </w:pPr>
          </w:p>
        </w:tc>
        <w:tc>
          <w:tcPr>
            <w:tcW w:w="3074" w:type="pct"/>
          </w:tcPr>
          <w:p w:rsidRPr="00BD6930" w:rsidR="006B5C8B" w:rsidP="006B5C8B" w:rsidRDefault="006B5C8B" w14:paraId="57EEF2B6" w14:textId="77777777">
            <w:pPr>
              <w:spacing w:after="0"/>
              <w:rPr>
                <w:rFonts w:cs="CordiaUPC"/>
              </w:rPr>
            </w:pPr>
            <w:r w:rsidRPr="00BD6930">
              <w:rPr>
                <w:rFonts w:cs="Angsana New"/>
                <w:cs/>
              </w:rPr>
              <w:t xml:space="preserve">แสดงข้อมูลใน </w:t>
            </w:r>
            <w:r w:rsidRPr="00BD6930">
              <w:rPr>
                <w:rFonts w:cs="CordiaUPC"/>
              </w:rPr>
              <w:t>Format</w:t>
            </w:r>
          </w:p>
          <w:p w:rsidR="006B5C8B" w:rsidP="006B5C8B" w:rsidRDefault="006B5C8B" w14:paraId="04E21B58" w14:textId="77777777">
            <w:pPr>
              <w:spacing w:after="0"/>
            </w:pPr>
            <w:r>
              <w:rPr>
                <w:rFonts w:cs="CordiaUPC"/>
              </w:rPr>
              <w:t>network</w:t>
            </w:r>
          </w:p>
        </w:tc>
      </w:tr>
      <w:tr w:rsidRPr="008979A8" w:rsidR="006B5C8B" w:rsidTr="0055648C" w14:paraId="365D4383" w14:textId="77777777">
        <w:trPr>
          <w:trHeight w:val="108"/>
        </w:trPr>
        <w:tc>
          <w:tcPr>
            <w:tcW w:w="1026" w:type="pct"/>
          </w:tcPr>
          <w:p w:rsidRPr="00F03FBF" w:rsidR="006B5C8B" w:rsidP="006B5C8B" w:rsidRDefault="006B5C8B" w14:paraId="334335DF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Time Period</w:t>
            </w:r>
          </w:p>
        </w:tc>
        <w:tc>
          <w:tcPr>
            <w:tcW w:w="900" w:type="pct"/>
          </w:tcPr>
          <w:p w:rsidR="006B5C8B" w:rsidP="006B5C8B" w:rsidRDefault="006B5C8B" w14:paraId="34768481" w14:textId="77777777">
            <w:pPr>
              <w:pStyle w:val="HeaderTable"/>
            </w:pPr>
          </w:p>
        </w:tc>
        <w:tc>
          <w:tcPr>
            <w:tcW w:w="3074" w:type="pct"/>
          </w:tcPr>
          <w:p w:rsidR="006B5C8B" w:rsidP="006B5C8B" w:rsidRDefault="006B5C8B" w14:paraId="41C61032" w14:textId="77777777">
            <w:pPr>
              <w:tabs>
                <w:tab w:val="center" w:pos="2717"/>
              </w:tabs>
              <w:spacing w:after="0"/>
            </w:pPr>
            <w:r>
              <w:rPr>
                <w:rFonts w:hint="cs"/>
                <w:cs/>
              </w:rPr>
              <w:t xml:space="preserve">แสดงข้อมูลใน </w:t>
            </w:r>
            <w:r>
              <w:t>Format</w:t>
            </w:r>
            <w:r>
              <w:tab/>
            </w:r>
          </w:p>
          <w:p w:rsidR="006B5C8B" w:rsidP="006B5C8B" w:rsidRDefault="006B5C8B" w14:paraId="66682501" w14:textId="77777777">
            <w:pPr>
              <w:pStyle w:val="ListParagraph"/>
              <w:numPr>
                <w:ilvl w:val="0"/>
                <w:numId w:val="66"/>
              </w:numPr>
              <w:spacing w:after="0"/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priceTypePattern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  <w:szCs w:val="36"/>
              </w:rPr>
              <w:t xml:space="preserve">Normal </w:t>
            </w:r>
            <w:r>
              <w:rPr>
                <w:rFonts w:cs="Angsana New"/>
                <w:cs/>
              </w:rPr>
              <w:t>(</w:t>
            </w:r>
            <w:r>
              <w:rPr>
                <w:rFonts w:cs="CordiaUPC"/>
                <w:szCs w:val="36"/>
              </w:rPr>
              <w:t>All</w:t>
            </w:r>
            <w:r>
              <w:rPr>
                <w:rFonts w:cs="Angsana New"/>
                <w:cs/>
              </w:rPr>
              <w:t>-</w:t>
            </w:r>
            <w:r>
              <w:rPr>
                <w:rFonts w:cs="CordiaUPC"/>
                <w:szCs w:val="36"/>
              </w:rPr>
              <w:t>Time</w:t>
            </w:r>
            <w:r>
              <w:rPr>
                <w:rFonts w:cs="Angsana New"/>
                <w:cs/>
              </w:rPr>
              <w:t xml:space="preserve">)” </w:t>
            </w:r>
            <w:r>
              <w:rPr>
                <w:rFonts w:hint="cs"/>
                <w:cs/>
              </w:rPr>
              <w:t xml:space="preserve">ให้แสดงค่าเป็น </w:t>
            </w:r>
            <w:r>
              <w:rPr>
                <w:rFonts w:cs="Angsana New"/>
                <w:cs/>
              </w:rPr>
              <w:t>“</w:t>
            </w:r>
            <w:r>
              <w:t>All Time</w:t>
            </w:r>
            <w:r>
              <w:rPr>
                <w:rFonts w:cs="Angsana New"/>
                <w:cs/>
              </w:rPr>
              <w:t>”</w:t>
            </w:r>
          </w:p>
          <w:p w:rsidR="006B5C8B" w:rsidP="006B5C8B" w:rsidRDefault="006B5C8B" w14:paraId="44608535" w14:textId="77777777">
            <w:pPr>
              <w:pStyle w:val="ListParagraph"/>
              <w:numPr>
                <w:ilvl w:val="0"/>
                <w:numId w:val="66"/>
              </w:numPr>
              <w:spacing w:after="0"/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priceTypePattern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  <w:szCs w:val="36"/>
              </w:rPr>
              <w:t xml:space="preserve">Buffet </w:t>
            </w:r>
            <w:r>
              <w:rPr>
                <w:rFonts w:cs="Angsana New"/>
                <w:cs/>
              </w:rPr>
              <w:t>(</w:t>
            </w:r>
            <w:r>
              <w:rPr>
                <w:rFonts w:cs="CordiaUPC"/>
                <w:szCs w:val="36"/>
              </w:rPr>
              <w:t>Peak</w:t>
            </w:r>
            <w:r>
              <w:rPr>
                <w:rFonts w:cs="Angsana New"/>
                <w:cs/>
              </w:rPr>
              <w:t>/</w:t>
            </w:r>
            <w:r>
              <w:rPr>
                <w:rFonts w:cs="CordiaUPC"/>
                <w:szCs w:val="36"/>
              </w:rPr>
              <w:t>Off Peak</w:t>
            </w:r>
            <w:r>
              <w:rPr>
                <w:rFonts w:cs="Angsana New"/>
                <w:cs/>
              </w:rPr>
              <w:t xml:space="preserve">)” </w:t>
            </w:r>
            <w:r>
              <w:rPr>
                <w:rFonts w:hint="cs"/>
                <w:cs/>
              </w:rPr>
              <w:t xml:space="preserve">ให้แสดงค่าเป็น </w:t>
            </w:r>
            <w:r>
              <w:t xml:space="preserve">fromTiming </w:t>
            </w:r>
            <w:r>
              <w:rPr>
                <w:rFonts w:cs="Angsana New"/>
                <w:cs/>
              </w:rPr>
              <w:t xml:space="preserve">+ “ – “ + </w:t>
            </w:r>
            <w:r>
              <w:t>to Timing</w:t>
            </w:r>
          </w:p>
          <w:p w:rsidR="006B5C8B" w:rsidP="006B5C8B" w:rsidRDefault="006B5C8B" w14:paraId="45E32708" w14:textId="77777777">
            <w:pPr>
              <w:pStyle w:val="ListParagraph"/>
              <w:numPr>
                <w:ilvl w:val="0"/>
                <w:numId w:val="66"/>
              </w:numPr>
              <w:spacing w:after="0"/>
              <w:rPr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priceTypePattern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  <w:szCs w:val="36"/>
              </w:rPr>
              <w:t xml:space="preserve">Buffet Special </w:t>
            </w:r>
            <w:r>
              <w:rPr>
                <w:rFonts w:cs="Angsana New"/>
                <w:cs/>
              </w:rPr>
              <w:t>(</w:t>
            </w:r>
            <w:r>
              <w:rPr>
                <w:rFonts w:cs="CordiaUPC"/>
                <w:szCs w:val="36"/>
              </w:rPr>
              <w:t>Peak</w:t>
            </w:r>
            <w:r>
              <w:rPr>
                <w:rFonts w:cs="Angsana New"/>
                <w:cs/>
              </w:rPr>
              <w:t>/</w:t>
            </w:r>
            <w:r>
              <w:rPr>
                <w:rFonts w:cs="CordiaUPC"/>
                <w:szCs w:val="36"/>
              </w:rPr>
              <w:t>Off Peak Special</w:t>
            </w:r>
            <w:r>
              <w:rPr>
                <w:rFonts w:cs="Angsana New"/>
                <w:cs/>
              </w:rPr>
              <w:t xml:space="preserve">)” </w:t>
            </w:r>
            <w:r>
              <w:rPr>
                <w:rFonts w:hint="cs"/>
                <w:cs/>
              </w:rPr>
              <w:t xml:space="preserve">ให้แสดงค่าเป็น </w:t>
            </w:r>
            <w:r>
              <w:t xml:space="preserve">dayOfWeek </w:t>
            </w:r>
            <w:r>
              <w:rPr>
                <w:rFonts w:cs="Angsana New"/>
                <w:cs/>
              </w:rPr>
              <w:t xml:space="preserve">+ “ “ + </w:t>
            </w:r>
            <w:r>
              <w:t xml:space="preserve">fromTiming </w:t>
            </w:r>
            <w:r>
              <w:rPr>
                <w:rFonts w:cs="Angsana New"/>
                <w:cs/>
              </w:rPr>
              <w:t xml:space="preserve">+ “ – “ + </w:t>
            </w:r>
            <w:r>
              <w:t>to Timing</w:t>
            </w:r>
          </w:p>
        </w:tc>
      </w:tr>
      <w:tr w:rsidRPr="008979A8" w:rsidR="006B5C8B" w:rsidTr="0055648C" w14:paraId="288A2F5C" w14:textId="77777777">
        <w:trPr>
          <w:trHeight w:val="108"/>
        </w:trPr>
        <w:tc>
          <w:tcPr>
            <w:tcW w:w="1026" w:type="pct"/>
          </w:tcPr>
          <w:p w:rsidRPr="00F03FBF" w:rsidR="006B5C8B" w:rsidP="006B5C8B" w:rsidRDefault="006B5C8B" w14:paraId="32F3B7C1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Rate Excluding VAT</w:t>
            </w:r>
          </w:p>
        </w:tc>
        <w:tc>
          <w:tcPr>
            <w:tcW w:w="900" w:type="pct"/>
          </w:tcPr>
          <w:p w:rsidR="006B5C8B" w:rsidP="006B5C8B" w:rsidRDefault="006B5C8B" w14:paraId="4ADD45AC" w14:textId="77777777">
            <w:pPr>
              <w:pStyle w:val="HeaderTable"/>
            </w:pPr>
          </w:p>
        </w:tc>
        <w:tc>
          <w:tcPr>
            <w:tcW w:w="3074" w:type="pct"/>
          </w:tcPr>
          <w:p w:rsidR="006B5C8B" w:rsidP="006B5C8B" w:rsidRDefault="006B5C8B" w14:paraId="25C6BA2B" w14:textId="77777777">
            <w:pPr>
              <w:spacing w:after="0"/>
            </w:pPr>
            <w:r>
              <w:rPr>
                <w:rFonts w:hint="cs"/>
                <w:cs/>
              </w:rPr>
              <w:t xml:space="preserve">แสดงข้อมูลใน </w:t>
            </w:r>
            <w:r>
              <w:t>Format</w:t>
            </w:r>
          </w:p>
          <w:p w:rsidR="006B5C8B" w:rsidP="006B5C8B" w:rsidRDefault="006B5C8B" w14:paraId="53E0BF90" w14:textId="77777777">
            <w:pPr>
              <w:pStyle w:val="ListParagraph"/>
              <w:numPr>
                <w:ilvl w:val="0"/>
                <w:numId w:val="67"/>
              </w:numPr>
              <w:spacing w:after="0"/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stepRateFlag </w:t>
            </w:r>
            <w:r>
              <w:rPr>
                <w:rFonts w:hint="cs"/>
                <w:cs/>
              </w:rPr>
              <w:t xml:space="preserve">เป็น </w:t>
            </w:r>
            <w:r>
              <w:rPr>
                <w:rFonts w:cs="Angsana New"/>
                <w:cs/>
              </w:rPr>
              <w:t>“</w:t>
            </w:r>
            <w:r>
              <w:t>Yes</w:t>
            </w:r>
            <w:r>
              <w:rPr>
                <w:rFonts w:cs="Angsana New"/>
                <w:cs/>
              </w:rPr>
              <w:t xml:space="preserve">” </w:t>
            </w:r>
          </w:p>
          <w:p w:rsidR="006B5C8B" w:rsidP="006B5C8B" w:rsidRDefault="006B5C8B" w14:paraId="7021DD23" w14:textId="77777777">
            <w:pPr>
              <w:pStyle w:val="ListParagraph"/>
              <w:numPr>
                <w:ilvl w:val="1"/>
                <w:numId w:val="67"/>
              </w:numPr>
              <w:spacing w:after="0"/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stepRate </w:t>
            </w:r>
            <w:r>
              <w:rPr>
                <w:rFonts w:hint="cs"/>
                <w:cs/>
              </w:rPr>
              <w:t xml:space="preserve">ใน </w:t>
            </w:r>
            <w:r>
              <w:t xml:space="preserve">Row </w:t>
            </w:r>
            <w:r>
              <w:rPr>
                <w:rFonts w:hint="cs"/>
                <w:cs/>
              </w:rPr>
              <w:t xml:space="preserve">ที่ </w:t>
            </w:r>
            <w:r>
              <w:t xml:space="preserve">1 </w:t>
            </w:r>
            <w:r>
              <w:rPr>
                <w:rFonts w:hint="cs"/>
                <w:cs/>
              </w:rPr>
              <w:t>ให้แสดงค่าเป็น</w:t>
            </w:r>
            <w:r>
              <w:rPr>
                <w:rFonts w:cs="Angsana New"/>
                <w:cs/>
              </w:rPr>
              <w:t xml:space="preserve"> “</w:t>
            </w:r>
            <w:r>
              <w:t xml:space="preserve">First </w:t>
            </w:r>
            <w:r>
              <w:rPr>
                <w:rFonts w:cs="Angsana New"/>
                <w:cs/>
              </w:rPr>
              <w:t xml:space="preserve">” + </w:t>
            </w:r>
            <w:r>
              <w:t xml:space="preserve">stepDuration </w:t>
            </w:r>
            <w:r>
              <w:rPr>
                <w:rFonts w:cs="Angsana New"/>
                <w:cs/>
              </w:rPr>
              <w:t xml:space="preserve">+ </w:t>
            </w:r>
            <w:r>
              <w:t xml:space="preserve">stepDurationUnit </w:t>
            </w:r>
            <w:r>
              <w:rPr>
                <w:rFonts w:cs="Angsana New"/>
                <w:cs/>
              </w:rPr>
              <w:t xml:space="preserve">+ “ ” + </w:t>
            </w:r>
            <w:r>
              <w:t xml:space="preserve">stepExcludingVAT </w:t>
            </w:r>
            <w:r>
              <w:rPr>
                <w:rFonts w:cs="Angsana New"/>
                <w:cs/>
              </w:rPr>
              <w:t xml:space="preserve">+ “ </w:t>
            </w:r>
            <w:r>
              <w:t>Baht</w:t>
            </w:r>
            <w:r>
              <w:rPr>
                <w:rFonts w:cs="Angsana New"/>
                <w:cs/>
              </w:rPr>
              <w:t>”</w:t>
            </w:r>
          </w:p>
          <w:p w:rsidR="006B5C8B" w:rsidP="006B5C8B" w:rsidRDefault="006B5C8B" w14:paraId="5E2D8225" w14:textId="77E285F3">
            <w:pPr>
              <w:pStyle w:val="ListParagraph"/>
              <w:numPr>
                <w:ilvl w:val="1"/>
                <w:numId w:val="67"/>
              </w:numPr>
              <w:spacing w:after="0"/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stepRate </w:t>
            </w:r>
            <w:r>
              <w:rPr>
                <w:rFonts w:hint="cs"/>
                <w:cs/>
              </w:rPr>
              <w:t xml:space="preserve">ใน </w:t>
            </w:r>
            <w:r>
              <w:t xml:space="preserve">Row </w:t>
            </w:r>
            <w:r>
              <w:rPr>
                <w:rFonts w:hint="cs"/>
                <w:cs/>
              </w:rPr>
              <w:t xml:space="preserve">ที่ </w:t>
            </w:r>
            <w:r>
              <w:t xml:space="preserve">2 </w:t>
            </w:r>
            <w:r>
              <w:rPr>
                <w:rFonts w:hint="cs"/>
                <w:cs/>
              </w:rPr>
              <w:t>เป็นต้นไป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ให้แสดงค่าเป็น </w:t>
            </w:r>
            <w:r>
              <w:t xml:space="preserve">stepDurationFrom </w:t>
            </w:r>
            <w:r>
              <w:rPr>
                <w:rFonts w:cs="Angsana New"/>
                <w:cs/>
              </w:rPr>
              <w:t xml:space="preserve">+ “ – “ </w:t>
            </w:r>
            <w:r>
              <w:t xml:space="preserve">stepDurationTo </w:t>
            </w:r>
            <w:r>
              <w:rPr>
                <w:rFonts w:cs="Angsana New"/>
                <w:cs/>
              </w:rPr>
              <w:t xml:space="preserve">+ </w:t>
            </w:r>
            <w:r>
              <w:t xml:space="preserve">stepDurationUnit </w:t>
            </w:r>
            <w:r>
              <w:rPr>
                <w:rFonts w:cs="Angsana New"/>
                <w:cs/>
              </w:rPr>
              <w:t xml:space="preserve">+ “ ” + </w:t>
            </w:r>
            <w:r>
              <w:t xml:space="preserve">stepExcludingVAT </w:t>
            </w:r>
            <w:r>
              <w:rPr>
                <w:rFonts w:cs="Angsana New"/>
                <w:cs/>
              </w:rPr>
              <w:t xml:space="preserve">+ “ </w:t>
            </w:r>
            <w:r>
              <w:t>Baht</w:t>
            </w:r>
            <w:r>
              <w:rPr>
                <w:rFonts w:cs="Angsana New"/>
                <w:cs/>
              </w:rPr>
              <w:t>”</w:t>
            </w:r>
          </w:p>
          <w:p w:rsidRPr="00F942AD" w:rsidR="006B5C8B" w:rsidP="006B5C8B" w:rsidRDefault="006B5C8B" w14:paraId="6AD609E8" w14:textId="77777777">
            <w:pPr>
              <w:pStyle w:val="ListParagraph"/>
              <w:numPr>
                <w:ilvl w:val="1"/>
                <w:numId w:val="67"/>
              </w:numPr>
              <w:spacing w:after="0"/>
            </w:pPr>
            <w:r>
              <w:rPr>
                <w:rFonts w:hint="cs" w:cs="Angsana New"/>
                <w:cs/>
              </w:rPr>
              <w:t xml:space="preserve">ถ้า </w:t>
            </w:r>
            <w:r>
              <w:rPr>
                <w:rFonts w:cs="CordiaUPC"/>
              </w:rPr>
              <w:t>rateFollowByMainPro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= “</w:t>
            </w:r>
            <w:r>
              <w:rPr>
                <w:rFonts w:cs="CordiaUPC"/>
              </w:rPr>
              <w:t>Yes</w:t>
            </w:r>
            <w:r>
              <w:rPr>
                <w:rFonts w:cs="Angsana New"/>
                <w:cs/>
              </w:rPr>
              <w:t>”</w:t>
            </w:r>
          </w:p>
          <w:p w:rsidRPr="00F942AD" w:rsidR="006B5C8B" w:rsidP="006B5C8B" w:rsidRDefault="006B5C8B" w14:paraId="3046EBD0" w14:textId="77777777">
            <w:pPr>
              <w:pStyle w:val="ListParagraph"/>
              <w:numPr>
                <w:ilvl w:val="2"/>
                <w:numId w:val="67"/>
              </w:numPr>
              <w:spacing w:after="0"/>
            </w:pP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Exceed Rate Follow By Main Promotion</w:t>
            </w:r>
            <w:r>
              <w:rPr>
                <w:rFonts w:cs="Angsana New"/>
                <w:cs/>
              </w:rPr>
              <w:t>”</w:t>
            </w:r>
          </w:p>
          <w:p w:rsidR="006B5C8B" w:rsidP="006B5C8B" w:rsidRDefault="006B5C8B" w14:paraId="2BD15F02" w14:textId="77777777">
            <w:pPr>
              <w:pStyle w:val="ListParagraph"/>
              <w:numPr>
                <w:ilvl w:val="1"/>
                <w:numId w:val="67"/>
              </w:numPr>
              <w:spacing w:after="0"/>
            </w:pPr>
            <w:r>
              <w:rPr>
                <w:rFonts w:hint="cs" w:cs="Angsana New"/>
                <w:cs/>
              </w:rPr>
              <w:t xml:space="preserve">ถ้า </w:t>
            </w:r>
            <w:r>
              <w:rPr>
                <w:rFonts w:cs="CordiaUPC"/>
              </w:rPr>
              <w:t>rateFollowByMainPro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= “</w:t>
            </w:r>
            <w:r>
              <w:rPr>
                <w:rFonts w:cs="CordiaUPC"/>
              </w:rPr>
              <w:t>No</w:t>
            </w:r>
            <w:r>
              <w:rPr>
                <w:rFonts w:cs="Angsana New"/>
                <w:cs/>
              </w:rPr>
              <w:t>”</w:t>
            </w:r>
          </w:p>
          <w:p w:rsidR="006B5C8B" w:rsidP="006B5C8B" w:rsidRDefault="006B5C8B" w14:paraId="69E94D0E" w14:textId="77777777">
            <w:pPr>
              <w:pStyle w:val="ListParagraph"/>
              <w:numPr>
                <w:ilvl w:val="2"/>
                <w:numId w:val="67"/>
              </w:numPr>
              <w:spacing w:after="0"/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rateDuration </w:t>
            </w:r>
            <w:r>
              <w:rPr>
                <w:rFonts w:cs="Angsana New"/>
                <w:cs/>
              </w:rPr>
              <w:t>= “</w:t>
            </w:r>
            <w:r>
              <w:t>1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ให้แสดงค่าเป็น </w:t>
            </w:r>
            <w:r>
              <w:rPr>
                <w:rFonts w:cs="Angsana New"/>
                <w:cs/>
              </w:rPr>
              <w:t>“</w:t>
            </w:r>
            <w:r>
              <w:t>exceed</w:t>
            </w:r>
            <w:r>
              <w:rPr>
                <w:rFonts w:cs="Angsana New"/>
                <w:cs/>
              </w:rPr>
              <w:t xml:space="preserve">” + </w:t>
            </w:r>
            <w:r>
              <w:t xml:space="preserve">rateExcludingVAT </w:t>
            </w:r>
            <w:r>
              <w:rPr>
                <w:rFonts w:cs="Angsana New"/>
                <w:cs/>
              </w:rPr>
              <w:t>+ “</w:t>
            </w:r>
            <w:r>
              <w:t>Baht</w:t>
            </w:r>
            <w:r>
              <w:rPr>
                <w:rFonts w:cs="Angsana New"/>
                <w:cs/>
              </w:rPr>
              <w:t xml:space="preserve">/” + </w:t>
            </w:r>
            <w:r>
              <w:t>rateUnit</w:t>
            </w:r>
          </w:p>
          <w:p w:rsidR="006B5C8B" w:rsidP="006B5C8B" w:rsidRDefault="006B5C8B" w14:paraId="363DFE6F" w14:textId="77777777">
            <w:pPr>
              <w:pStyle w:val="ListParagraph"/>
              <w:numPr>
                <w:ilvl w:val="2"/>
                <w:numId w:val="67"/>
              </w:numPr>
              <w:spacing w:after="0"/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rateDuration &gt; </w:t>
            </w:r>
            <w:r>
              <w:rPr>
                <w:rFonts w:cs="Angsana New"/>
                <w:cs/>
              </w:rPr>
              <w:t>“</w:t>
            </w:r>
            <w:r>
              <w:t>1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ให้แสดงค่าเป็น </w:t>
            </w:r>
            <w:r>
              <w:rPr>
                <w:rFonts w:cs="Angsana New"/>
                <w:cs/>
              </w:rPr>
              <w:t>“</w:t>
            </w:r>
            <w:r>
              <w:t>exceed</w:t>
            </w:r>
            <w:r>
              <w:rPr>
                <w:rFonts w:cs="Angsana New"/>
                <w:cs/>
              </w:rPr>
              <w:t xml:space="preserve">” + </w:t>
            </w:r>
            <w:r>
              <w:t xml:space="preserve">rateExcludingVAT </w:t>
            </w:r>
            <w:r>
              <w:rPr>
                <w:rFonts w:cs="Angsana New"/>
                <w:cs/>
              </w:rPr>
              <w:t>+ “</w:t>
            </w:r>
            <w:r>
              <w:t>Baht</w:t>
            </w:r>
            <w:r>
              <w:rPr>
                <w:rFonts w:cs="Angsana New"/>
                <w:cs/>
              </w:rPr>
              <w:t xml:space="preserve">/” + </w:t>
            </w:r>
            <w:r>
              <w:t xml:space="preserve">rateDuration </w:t>
            </w:r>
            <w:r>
              <w:rPr>
                <w:rFonts w:cs="Angsana New"/>
                <w:cs/>
              </w:rPr>
              <w:t xml:space="preserve">+ “ ” + </w:t>
            </w:r>
            <w:r>
              <w:t>rateUnit</w:t>
            </w:r>
          </w:p>
          <w:p w:rsidR="006B5C8B" w:rsidP="006B5C8B" w:rsidRDefault="006B5C8B" w14:paraId="75B7722D" w14:textId="77777777">
            <w:pPr>
              <w:pStyle w:val="ListParagraph"/>
              <w:numPr>
                <w:ilvl w:val="0"/>
                <w:numId w:val="67"/>
              </w:numPr>
              <w:spacing w:after="0"/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stepRateFlag </w:t>
            </w:r>
            <w:r>
              <w:rPr>
                <w:rFonts w:hint="cs"/>
                <w:cs/>
              </w:rPr>
              <w:t xml:space="preserve">เป็น </w:t>
            </w:r>
            <w:r>
              <w:rPr>
                <w:rFonts w:cs="Angsana New"/>
                <w:cs/>
              </w:rPr>
              <w:t>“</w:t>
            </w:r>
            <w:r>
              <w:t>No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>ให้แสดงค่าเป็น</w:t>
            </w:r>
            <w:r>
              <w:rPr>
                <w:rFonts w:cs="Angsana New"/>
                <w:cs/>
              </w:rPr>
              <w:t xml:space="preserve"> </w:t>
            </w:r>
          </w:p>
          <w:p w:rsidR="006B5C8B" w:rsidP="006B5C8B" w:rsidRDefault="006B5C8B" w14:paraId="19A42B40" w14:textId="77777777">
            <w:pPr>
              <w:pStyle w:val="ListParagraph"/>
              <w:numPr>
                <w:ilvl w:val="1"/>
                <w:numId w:val="67"/>
              </w:numPr>
              <w:spacing w:after="0"/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rateDuration </w:t>
            </w:r>
            <w:r>
              <w:rPr>
                <w:rFonts w:cs="Angsana New"/>
                <w:cs/>
              </w:rPr>
              <w:t>= “</w:t>
            </w:r>
            <w:r>
              <w:t>1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ให้แสดงค่าเป็น </w:t>
            </w:r>
            <w:r>
              <w:t xml:space="preserve">  rateExcludingVAT </w:t>
            </w:r>
            <w:r>
              <w:rPr>
                <w:rFonts w:cs="Angsana New"/>
                <w:cs/>
              </w:rPr>
              <w:t>+ “</w:t>
            </w:r>
            <w:r>
              <w:t>Baht</w:t>
            </w:r>
            <w:r>
              <w:rPr>
                <w:rFonts w:cs="Angsana New"/>
                <w:cs/>
              </w:rPr>
              <w:t xml:space="preserve">/” + </w:t>
            </w:r>
            <w:r>
              <w:t>rateUnit</w:t>
            </w:r>
          </w:p>
          <w:p w:rsidR="006B5C8B" w:rsidP="006B5C8B" w:rsidRDefault="006B5C8B" w14:paraId="3919A98C" w14:textId="4A1BF650">
            <w:pPr>
              <w:pStyle w:val="ListParagraph"/>
              <w:numPr>
                <w:ilvl w:val="1"/>
                <w:numId w:val="67"/>
              </w:numPr>
              <w:spacing w:after="0"/>
              <w:rPr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rateDuration &gt; </w:t>
            </w:r>
            <w:r>
              <w:rPr>
                <w:rFonts w:cs="Angsana New"/>
                <w:cs/>
              </w:rPr>
              <w:t>“</w:t>
            </w:r>
            <w:r>
              <w:t>1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ให้แสดงค่าเป็น </w:t>
            </w:r>
            <w:r>
              <w:t xml:space="preserve">rateExcludingVAT </w:t>
            </w:r>
            <w:r>
              <w:rPr>
                <w:rFonts w:cs="Angsana New"/>
                <w:cs/>
              </w:rPr>
              <w:t>+ “</w:t>
            </w:r>
            <w:r>
              <w:t>Baht</w:t>
            </w:r>
            <w:r>
              <w:rPr>
                <w:rFonts w:cs="Angsana New"/>
                <w:cs/>
              </w:rPr>
              <w:t xml:space="preserve">/” + </w:t>
            </w:r>
            <w:r>
              <w:t xml:space="preserve">rateDuration </w:t>
            </w:r>
            <w:r>
              <w:rPr>
                <w:rFonts w:cs="Angsana New"/>
                <w:cs/>
              </w:rPr>
              <w:t xml:space="preserve">+ “ ” + </w:t>
            </w:r>
            <w:r>
              <w:t>rateUnit</w:t>
            </w:r>
          </w:p>
        </w:tc>
      </w:tr>
      <w:tr w:rsidRPr="008979A8" w:rsidR="006B5C8B" w:rsidTr="0055648C" w14:paraId="53538F78" w14:textId="77777777">
        <w:trPr>
          <w:trHeight w:val="108"/>
        </w:trPr>
        <w:tc>
          <w:tcPr>
            <w:tcW w:w="1026" w:type="pct"/>
          </w:tcPr>
          <w:p w:rsidRPr="00F03FBF" w:rsidR="006B5C8B" w:rsidP="006B5C8B" w:rsidRDefault="006B5C8B" w14:paraId="5847AB8C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Rate Including VAT</w:t>
            </w:r>
          </w:p>
        </w:tc>
        <w:tc>
          <w:tcPr>
            <w:tcW w:w="900" w:type="pct"/>
          </w:tcPr>
          <w:p w:rsidR="006B5C8B" w:rsidP="006B5C8B" w:rsidRDefault="006B5C8B" w14:paraId="508CEC81" w14:textId="77777777">
            <w:pPr>
              <w:pStyle w:val="HeaderTable"/>
            </w:pPr>
          </w:p>
        </w:tc>
        <w:tc>
          <w:tcPr>
            <w:tcW w:w="3074" w:type="pct"/>
          </w:tcPr>
          <w:p w:rsidR="006B5C8B" w:rsidP="006B5C8B" w:rsidRDefault="006B5C8B" w14:paraId="4959F81D" w14:textId="77777777">
            <w:pPr>
              <w:spacing w:after="0"/>
            </w:pPr>
            <w:r>
              <w:rPr>
                <w:rFonts w:hint="cs"/>
                <w:cs/>
              </w:rPr>
              <w:t xml:space="preserve">แสดงข้อมูลใน </w:t>
            </w:r>
            <w:r>
              <w:t>Format</w:t>
            </w:r>
          </w:p>
          <w:p w:rsidR="006B5C8B" w:rsidP="006B5C8B" w:rsidRDefault="006B5C8B" w14:paraId="1B9055EA" w14:textId="77777777">
            <w:pPr>
              <w:pStyle w:val="ListParagraph"/>
              <w:numPr>
                <w:ilvl w:val="0"/>
                <w:numId w:val="67"/>
              </w:numPr>
              <w:spacing w:after="0"/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stepRateFlag </w:t>
            </w:r>
            <w:r>
              <w:rPr>
                <w:rFonts w:hint="cs"/>
                <w:cs/>
              </w:rPr>
              <w:t xml:space="preserve">เป็น </w:t>
            </w:r>
            <w:r>
              <w:rPr>
                <w:rFonts w:cs="Angsana New"/>
                <w:cs/>
              </w:rPr>
              <w:t>“</w:t>
            </w:r>
            <w:r>
              <w:t>Yes</w:t>
            </w:r>
            <w:r>
              <w:rPr>
                <w:rFonts w:cs="Angsana New"/>
                <w:cs/>
              </w:rPr>
              <w:t xml:space="preserve">” </w:t>
            </w:r>
          </w:p>
          <w:p w:rsidR="006B5C8B" w:rsidP="006B5C8B" w:rsidRDefault="006B5C8B" w14:paraId="0B3CC2A2" w14:textId="77777777">
            <w:pPr>
              <w:pStyle w:val="ListParagraph"/>
              <w:numPr>
                <w:ilvl w:val="1"/>
                <w:numId w:val="67"/>
              </w:numPr>
              <w:spacing w:after="0"/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stepRate </w:t>
            </w:r>
            <w:r>
              <w:rPr>
                <w:rFonts w:hint="cs"/>
                <w:cs/>
              </w:rPr>
              <w:t xml:space="preserve">ใน </w:t>
            </w:r>
            <w:r>
              <w:t xml:space="preserve">Row </w:t>
            </w:r>
            <w:r>
              <w:rPr>
                <w:rFonts w:hint="cs"/>
                <w:cs/>
              </w:rPr>
              <w:t xml:space="preserve">ที่ </w:t>
            </w:r>
            <w:r>
              <w:t xml:space="preserve">1 </w:t>
            </w:r>
            <w:r>
              <w:rPr>
                <w:rFonts w:hint="cs"/>
                <w:cs/>
              </w:rPr>
              <w:t>ให้แสดงค่าเป็น</w:t>
            </w:r>
            <w:r>
              <w:rPr>
                <w:rFonts w:cs="Angsana New"/>
                <w:cs/>
              </w:rPr>
              <w:t xml:space="preserve"> “</w:t>
            </w:r>
            <w:r>
              <w:t xml:space="preserve">First </w:t>
            </w:r>
            <w:r>
              <w:rPr>
                <w:rFonts w:cs="Angsana New"/>
                <w:cs/>
              </w:rPr>
              <w:t xml:space="preserve">” + </w:t>
            </w:r>
            <w:r>
              <w:t xml:space="preserve">stepDuration </w:t>
            </w:r>
            <w:r>
              <w:rPr>
                <w:rFonts w:cs="Angsana New"/>
                <w:cs/>
              </w:rPr>
              <w:t xml:space="preserve">+ </w:t>
            </w:r>
            <w:r>
              <w:t xml:space="preserve">stepDurationUnit </w:t>
            </w:r>
            <w:r>
              <w:rPr>
                <w:rFonts w:cs="Angsana New"/>
                <w:cs/>
              </w:rPr>
              <w:t xml:space="preserve">+ “ ” + </w:t>
            </w:r>
            <w:r>
              <w:t xml:space="preserve">stepIncludingVAT </w:t>
            </w:r>
            <w:r>
              <w:rPr>
                <w:rFonts w:cs="Angsana New"/>
                <w:cs/>
              </w:rPr>
              <w:t xml:space="preserve">+ “ </w:t>
            </w:r>
            <w:r>
              <w:t>Baht</w:t>
            </w:r>
            <w:r>
              <w:rPr>
                <w:rFonts w:cs="Angsana New"/>
                <w:cs/>
              </w:rPr>
              <w:t>”</w:t>
            </w:r>
          </w:p>
          <w:p w:rsidR="006B5C8B" w:rsidP="006B5C8B" w:rsidRDefault="006B5C8B" w14:paraId="35038569" w14:textId="4839A2C1">
            <w:pPr>
              <w:pStyle w:val="ListParagraph"/>
              <w:numPr>
                <w:ilvl w:val="1"/>
                <w:numId w:val="67"/>
              </w:numPr>
              <w:spacing w:after="0"/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stepRate </w:t>
            </w:r>
            <w:r>
              <w:rPr>
                <w:rFonts w:hint="cs"/>
                <w:cs/>
              </w:rPr>
              <w:t xml:space="preserve">ใน </w:t>
            </w:r>
            <w:r>
              <w:t xml:space="preserve">Row </w:t>
            </w:r>
            <w:r>
              <w:rPr>
                <w:rFonts w:hint="cs"/>
                <w:cs/>
              </w:rPr>
              <w:t xml:space="preserve">ที่ </w:t>
            </w:r>
            <w:r>
              <w:t xml:space="preserve">2 </w:t>
            </w:r>
            <w:r>
              <w:rPr>
                <w:rFonts w:hint="cs"/>
                <w:cs/>
              </w:rPr>
              <w:t>เป็นต้นไป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ให้แสดงค่าเป็น </w:t>
            </w:r>
            <w:r>
              <w:t xml:space="preserve">stepDurationFrom </w:t>
            </w:r>
            <w:r>
              <w:rPr>
                <w:rFonts w:cs="Angsana New"/>
                <w:cs/>
              </w:rPr>
              <w:t xml:space="preserve">+ “ – “ </w:t>
            </w:r>
            <w:r>
              <w:t xml:space="preserve">stepDurationTo </w:t>
            </w:r>
            <w:r>
              <w:rPr>
                <w:rFonts w:cs="Angsana New"/>
                <w:cs/>
              </w:rPr>
              <w:t xml:space="preserve">+ </w:t>
            </w:r>
            <w:r>
              <w:t xml:space="preserve">stepDurationUnit </w:t>
            </w:r>
            <w:r>
              <w:rPr>
                <w:rFonts w:cs="Angsana New"/>
                <w:cs/>
              </w:rPr>
              <w:t xml:space="preserve">+ “ ” + </w:t>
            </w:r>
            <w:r>
              <w:t xml:space="preserve">stepIncludingVAT </w:t>
            </w:r>
            <w:r>
              <w:rPr>
                <w:rFonts w:cs="Angsana New"/>
                <w:cs/>
              </w:rPr>
              <w:t xml:space="preserve">+ “ </w:t>
            </w:r>
            <w:r>
              <w:t>Baht</w:t>
            </w:r>
            <w:r>
              <w:rPr>
                <w:rFonts w:cs="Angsana New"/>
                <w:cs/>
              </w:rPr>
              <w:t>”</w:t>
            </w:r>
          </w:p>
          <w:p w:rsidRPr="00F942AD" w:rsidR="006B5C8B" w:rsidP="006B5C8B" w:rsidRDefault="006B5C8B" w14:paraId="1A369E67" w14:textId="77777777">
            <w:pPr>
              <w:pStyle w:val="ListParagraph"/>
              <w:numPr>
                <w:ilvl w:val="1"/>
                <w:numId w:val="67"/>
              </w:numPr>
              <w:spacing w:after="0"/>
            </w:pPr>
            <w:r>
              <w:rPr>
                <w:rFonts w:hint="cs" w:cs="Angsana New"/>
                <w:cs/>
              </w:rPr>
              <w:t xml:space="preserve">ถ้า </w:t>
            </w:r>
            <w:r>
              <w:rPr>
                <w:rFonts w:cs="CordiaUPC"/>
              </w:rPr>
              <w:t>rateFollowByMainPro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= “</w:t>
            </w:r>
            <w:r>
              <w:rPr>
                <w:rFonts w:cs="CordiaUPC"/>
              </w:rPr>
              <w:t>Yes</w:t>
            </w:r>
            <w:r>
              <w:rPr>
                <w:rFonts w:cs="Angsana New"/>
                <w:cs/>
              </w:rPr>
              <w:t>”</w:t>
            </w:r>
          </w:p>
          <w:p w:rsidRPr="00F942AD" w:rsidR="006B5C8B" w:rsidP="006B5C8B" w:rsidRDefault="006B5C8B" w14:paraId="3C67A49E" w14:textId="77777777">
            <w:pPr>
              <w:pStyle w:val="ListParagraph"/>
              <w:numPr>
                <w:ilvl w:val="2"/>
                <w:numId w:val="67"/>
              </w:numPr>
              <w:spacing w:after="0"/>
            </w:pP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Exceed Rate Follow By Main Promotion</w:t>
            </w:r>
            <w:r>
              <w:rPr>
                <w:rFonts w:cs="Angsana New"/>
                <w:cs/>
              </w:rPr>
              <w:t>”</w:t>
            </w:r>
          </w:p>
          <w:p w:rsidR="006B5C8B" w:rsidP="006B5C8B" w:rsidRDefault="006B5C8B" w14:paraId="6F231B03" w14:textId="77777777">
            <w:pPr>
              <w:pStyle w:val="ListParagraph"/>
              <w:numPr>
                <w:ilvl w:val="1"/>
                <w:numId w:val="67"/>
              </w:numPr>
              <w:spacing w:after="0"/>
            </w:pPr>
            <w:r>
              <w:rPr>
                <w:rFonts w:hint="cs" w:cs="Angsana New"/>
                <w:cs/>
              </w:rPr>
              <w:t xml:space="preserve">ถ้า </w:t>
            </w:r>
            <w:r>
              <w:rPr>
                <w:rFonts w:cs="CordiaUPC"/>
              </w:rPr>
              <w:t>rateFollowByMainPro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= “</w:t>
            </w:r>
            <w:r>
              <w:rPr>
                <w:rFonts w:cs="CordiaUPC"/>
              </w:rPr>
              <w:t>No</w:t>
            </w:r>
            <w:r>
              <w:rPr>
                <w:rFonts w:cs="Angsana New"/>
                <w:cs/>
              </w:rPr>
              <w:t>”</w:t>
            </w:r>
          </w:p>
          <w:p w:rsidR="006B5C8B" w:rsidP="006B5C8B" w:rsidRDefault="006B5C8B" w14:paraId="0356B4D4" w14:textId="31112E51">
            <w:pPr>
              <w:pStyle w:val="ListParagraph"/>
              <w:numPr>
                <w:ilvl w:val="2"/>
                <w:numId w:val="67"/>
              </w:numPr>
              <w:spacing w:after="0"/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rateDuration </w:t>
            </w:r>
            <w:r>
              <w:rPr>
                <w:rFonts w:cs="Angsana New"/>
                <w:cs/>
              </w:rPr>
              <w:t>= “</w:t>
            </w:r>
            <w:r>
              <w:t>1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ให้แสดงค่าเป็น </w:t>
            </w:r>
            <w:r>
              <w:rPr>
                <w:rFonts w:cs="Angsana New"/>
                <w:cs/>
              </w:rPr>
              <w:t>“</w:t>
            </w:r>
            <w:r>
              <w:t>exceed</w:t>
            </w:r>
            <w:r>
              <w:rPr>
                <w:rFonts w:cs="Angsana New"/>
                <w:cs/>
              </w:rPr>
              <w:t xml:space="preserve">” + </w:t>
            </w:r>
            <w:r>
              <w:t xml:space="preserve">rateIncludingVAT </w:t>
            </w:r>
            <w:r>
              <w:rPr>
                <w:rFonts w:cs="Angsana New"/>
                <w:cs/>
              </w:rPr>
              <w:t>+ “</w:t>
            </w:r>
            <w:r>
              <w:t>Baht</w:t>
            </w:r>
            <w:r>
              <w:rPr>
                <w:rFonts w:cs="Angsana New"/>
                <w:cs/>
              </w:rPr>
              <w:t xml:space="preserve">/” + </w:t>
            </w:r>
            <w:r>
              <w:t>rateUnit</w:t>
            </w:r>
          </w:p>
          <w:p w:rsidR="006B5C8B" w:rsidP="006B5C8B" w:rsidRDefault="006B5C8B" w14:paraId="3063EDF3" w14:textId="407282DB">
            <w:pPr>
              <w:pStyle w:val="ListParagraph"/>
              <w:numPr>
                <w:ilvl w:val="2"/>
                <w:numId w:val="67"/>
              </w:numPr>
              <w:spacing w:after="0"/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rateDuration &gt; </w:t>
            </w:r>
            <w:r>
              <w:rPr>
                <w:rFonts w:cs="Angsana New"/>
                <w:cs/>
              </w:rPr>
              <w:t>“</w:t>
            </w:r>
            <w:r>
              <w:t>1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ให้แสดงค่าเป็น </w:t>
            </w:r>
            <w:r>
              <w:rPr>
                <w:rFonts w:cs="Angsana New"/>
                <w:cs/>
              </w:rPr>
              <w:t>“</w:t>
            </w:r>
            <w:r>
              <w:t>exceed</w:t>
            </w:r>
            <w:r>
              <w:rPr>
                <w:rFonts w:cs="Angsana New"/>
                <w:cs/>
              </w:rPr>
              <w:t xml:space="preserve">” + </w:t>
            </w:r>
            <w:r>
              <w:t xml:space="preserve">rateIncludingVAT </w:t>
            </w:r>
            <w:r>
              <w:rPr>
                <w:rFonts w:cs="Angsana New"/>
                <w:cs/>
              </w:rPr>
              <w:t>+ “</w:t>
            </w:r>
            <w:r>
              <w:t>Baht</w:t>
            </w:r>
            <w:r>
              <w:rPr>
                <w:rFonts w:cs="Angsana New"/>
                <w:cs/>
              </w:rPr>
              <w:t xml:space="preserve">/” + </w:t>
            </w:r>
            <w:r>
              <w:t xml:space="preserve">rateDuration </w:t>
            </w:r>
            <w:r>
              <w:rPr>
                <w:rFonts w:cs="Angsana New"/>
                <w:cs/>
              </w:rPr>
              <w:t xml:space="preserve">+ “ ” + </w:t>
            </w:r>
            <w:r>
              <w:t>rateUnit</w:t>
            </w:r>
          </w:p>
          <w:p w:rsidR="006B5C8B" w:rsidP="006B5C8B" w:rsidRDefault="006B5C8B" w14:paraId="09B65B70" w14:textId="77777777">
            <w:pPr>
              <w:pStyle w:val="ListParagraph"/>
              <w:numPr>
                <w:ilvl w:val="0"/>
                <w:numId w:val="67"/>
              </w:numPr>
              <w:spacing w:after="0"/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stepRateFlag </w:t>
            </w:r>
            <w:r>
              <w:rPr>
                <w:rFonts w:hint="cs"/>
                <w:cs/>
              </w:rPr>
              <w:t xml:space="preserve">เป็น </w:t>
            </w:r>
            <w:r>
              <w:rPr>
                <w:rFonts w:cs="Angsana New"/>
                <w:cs/>
              </w:rPr>
              <w:t>“</w:t>
            </w:r>
            <w:r>
              <w:t>No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>ให้แสดงค่าเป็น</w:t>
            </w:r>
            <w:r>
              <w:rPr>
                <w:rFonts w:cs="Angsana New"/>
                <w:cs/>
              </w:rPr>
              <w:t xml:space="preserve"> </w:t>
            </w:r>
          </w:p>
          <w:p w:rsidR="006B5C8B" w:rsidP="006B5C8B" w:rsidRDefault="006B5C8B" w14:paraId="33DE95F4" w14:textId="329F5F8E">
            <w:pPr>
              <w:pStyle w:val="ListParagraph"/>
              <w:numPr>
                <w:ilvl w:val="1"/>
                <w:numId w:val="67"/>
              </w:numPr>
              <w:spacing w:after="0"/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rateDuration </w:t>
            </w:r>
            <w:r>
              <w:rPr>
                <w:rFonts w:cs="Angsana New"/>
                <w:cs/>
              </w:rPr>
              <w:t>= “</w:t>
            </w:r>
            <w:r>
              <w:t>1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ให้แสดงค่าเป็น </w:t>
            </w:r>
            <w:r>
              <w:rPr>
                <w:rFonts w:cs="CordiaUPC"/>
                <w:cs/>
              </w:rPr>
              <w:t xml:space="preserve">  </w:t>
            </w:r>
            <w:r>
              <w:t xml:space="preserve">rateIncludingVAT </w:t>
            </w:r>
            <w:r>
              <w:rPr>
                <w:rFonts w:cs="Angsana New"/>
                <w:cs/>
              </w:rPr>
              <w:t>+ “</w:t>
            </w:r>
            <w:r>
              <w:t>Baht</w:t>
            </w:r>
            <w:r>
              <w:rPr>
                <w:rFonts w:cs="Angsana New"/>
                <w:cs/>
              </w:rPr>
              <w:t xml:space="preserve">/” + </w:t>
            </w:r>
            <w:r>
              <w:t>rateUnit</w:t>
            </w:r>
          </w:p>
          <w:p w:rsidRPr="0064149B" w:rsidR="006B5C8B" w:rsidP="006B5C8B" w:rsidRDefault="006B5C8B" w14:paraId="27CF35E6" w14:textId="5DE717EE">
            <w:pPr>
              <w:pStyle w:val="ListParagraph"/>
              <w:numPr>
                <w:ilvl w:val="1"/>
                <w:numId w:val="67"/>
              </w:numPr>
              <w:spacing w:after="0"/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rateDuration &gt; </w:t>
            </w:r>
            <w:r>
              <w:rPr>
                <w:rFonts w:cs="Angsana New"/>
                <w:cs/>
              </w:rPr>
              <w:t>“</w:t>
            </w:r>
            <w:r>
              <w:t>1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ให้แสดงค่าเป็น </w:t>
            </w:r>
            <w:r>
              <w:t xml:space="preserve">rateIncludingVAT </w:t>
            </w:r>
            <w:r>
              <w:rPr>
                <w:rFonts w:cs="Angsana New"/>
                <w:cs/>
              </w:rPr>
              <w:t>+ “</w:t>
            </w:r>
            <w:r>
              <w:t>Baht</w:t>
            </w:r>
            <w:r>
              <w:rPr>
                <w:rFonts w:cs="Angsana New"/>
                <w:cs/>
              </w:rPr>
              <w:t xml:space="preserve">/” + </w:t>
            </w:r>
            <w:r>
              <w:t xml:space="preserve">rateDuration </w:t>
            </w:r>
            <w:r>
              <w:rPr>
                <w:rFonts w:cs="Angsana New"/>
                <w:cs/>
              </w:rPr>
              <w:t xml:space="preserve">+ “ ” + </w:t>
            </w:r>
            <w:r>
              <w:t>rateUnit</w:t>
            </w:r>
          </w:p>
        </w:tc>
      </w:tr>
      <w:tr w:rsidRPr="008979A8" w:rsidR="006B5C8B" w:rsidTr="0055648C" w14:paraId="7F4E7727" w14:textId="77777777">
        <w:trPr>
          <w:trHeight w:val="108"/>
        </w:trPr>
        <w:tc>
          <w:tcPr>
            <w:tcW w:w="1026" w:type="pct"/>
          </w:tcPr>
          <w:p w:rsidRPr="003A1FD8" w:rsidR="006B5C8B" w:rsidP="006B5C8B" w:rsidRDefault="006B5C8B" w14:paraId="47B3E368" w14:textId="77777777">
            <w:pPr>
              <w:rPr>
                <w:rFonts w:cs="CordiaUPC"/>
              </w:rPr>
            </w:pPr>
            <w:r w:rsidRPr="003A1FD8">
              <w:rPr>
                <w:rFonts w:cs="CordiaUPC"/>
              </w:rPr>
              <w:t>Action</w:t>
            </w:r>
          </w:p>
          <w:p w:rsidRPr="003A1FD8" w:rsidR="006B5C8B" w:rsidP="006B5C8B" w:rsidRDefault="006B5C8B" w14:paraId="5B27ED70" w14:textId="77777777">
            <w:pPr>
              <w:pStyle w:val="ListParagraph"/>
              <w:numPr>
                <w:ilvl w:val="0"/>
                <w:numId w:val="13"/>
              </w:numPr>
              <w:rPr>
                <w:rFonts w:cs="CordiaUPC"/>
              </w:rPr>
            </w:pPr>
            <w:r w:rsidRPr="003A1FD8">
              <w:rPr>
                <w:rFonts w:hint="cs" w:cs="Angsana New"/>
                <w:cs/>
              </w:rPr>
              <w:t>ปุ่ม</w:t>
            </w:r>
            <w:r>
              <w:rPr>
                <w:rFonts w:cs="Angsana New"/>
                <w:cs/>
              </w:rPr>
              <w:t xml:space="preserve"> </w:t>
            </w:r>
            <w:r w:rsidRPr="003A1FD8">
              <w:rPr>
                <w:rFonts w:cs="CordiaUPC"/>
              </w:rPr>
              <w:t>Edit</w:t>
            </w:r>
          </w:p>
        </w:tc>
        <w:tc>
          <w:tcPr>
            <w:tcW w:w="900" w:type="pct"/>
          </w:tcPr>
          <w:p w:rsidR="006B5C8B" w:rsidP="006B5C8B" w:rsidRDefault="006B5C8B" w14:paraId="25CCC7AB" w14:textId="77777777">
            <w:r>
              <w:t>Button</w:t>
            </w:r>
          </w:p>
        </w:tc>
        <w:tc>
          <w:tcPr>
            <w:tcW w:w="3074" w:type="pct"/>
          </w:tcPr>
          <w:p w:rsidRPr="0079598B" w:rsidR="006B5C8B" w:rsidP="006B5C8B" w:rsidRDefault="006B5C8B" w14:paraId="3C14A6C4" w14:textId="77777777">
            <w:pPr>
              <w:rPr>
                <w:rFonts w:cs="CordiaUPC"/>
                <w:cs/>
              </w:rPr>
            </w:pPr>
            <w:r w:rsidRPr="0079598B">
              <w:rPr>
                <w:rFonts w:cs="Angsana New"/>
                <w:cs/>
              </w:rPr>
              <w:t xml:space="preserve">เมื่อกดปุ่มให้ทำการ </w:t>
            </w:r>
            <w:r w:rsidRPr="0079598B">
              <w:rPr>
                <w:rFonts w:cs="CordiaUPC"/>
              </w:rPr>
              <w:t>Visible Detail Section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และดึงข้อมูลของ </w:t>
            </w:r>
            <w:r>
              <w:rPr>
                <w:rFonts w:cs="CordiaUPC"/>
              </w:rPr>
              <w:t xml:space="preserve">Row </w:t>
            </w:r>
            <w:r>
              <w:rPr>
                <w:rFonts w:hint="cs" w:cs="Angsana New"/>
                <w:cs/>
              </w:rPr>
              <w:t>นั้นๆ มาแสดง</w:t>
            </w:r>
          </w:p>
        </w:tc>
      </w:tr>
      <w:tr w:rsidRPr="008979A8" w:rsidR="006B5C8B" w:rsidTr="0055648C" w14:paraId="0CC62D9A" w14:textId="77777777">
        <w:trPr>
          <w:trHeight w:val="108"/>
        </w:trPr>
        <w:tc>
          <w:tcPr>
            <w:tcW w:w="1026" w:type="pct"/>
          </w:tcPr>
          <w:p w:rsidRPr="003A1FD8" w:rsidR="006B5C8B" w:rsidP="006B5C8B" w:rsidRDefault="006B5C8B" w14:paraId="003E1E17" w14:textId="77777777">
            <w:pPr>
              <w:rPr>
                <w:rFonts w:cs="CordiaUPC"/>
              </w:rPr>
            </w:pPr>
            <w:r w:rsidRPr="003A1FD8">
              <w:rPr>
                <w:rFonts w:cs="CordiaUPC"/>
              </w:rPr>
              <w:t>Action</w:t>
            </w:r>
          </w:p>
          <w:p w:rsidRPr="00285067" w:rsidR="006B5C8B" w:rsidP="006B5C8B" w:rsidRDefault="006B5C8B" w14:paraId="6A1502D6" w14:textId="77777777">
            <w:pPr>
              <w:pStyle w:val="ListParagraph"/>
              <w:numPr>
                <w:ilvl w:val="0"/>
                <w:numId w:val="13"/>
              </w:numPr>
              <w:rPr>
                <w:rFonts w:cs="CordiaUPC"/>
              </w:rPr>
            </w:pPr>
            <w:r w:rsidRPr="00285067">
              <w:rPr>
                <w:rFonts w:hint="cs" w:cs="Angsana New"/>
                <w:cs/>
              </w:rPr>
              <w:t>ปุ่ม</w:t>
            </w:r>
            <w:r>
              <w:rPr>
                <w:rFonts w:cs="CordiaUPC"/>
              </w:rPr>
              <w:t xml:space="preserve"> Copy</w:t>
            </w:r>
          </w:p>
        </w:tc>
        <w:tc>
          <w:tcPr>
            <w:tcW w:w="900" w:type="pct"/>
          </w:tcPr>
          <w:p w:rsidR="006B5C8B" w:rsidP="006B5C8B" w:rsidRDefault="006B5C8B" w14:paraId="431ACB92" w14:textId="77777777">
            <w:r>
              <w:t>Button</w:t>
            </w:r>
          </w:p>
        </w:tc>
        <w:tc>
          <w:tcPr>
            <w:tcW w:w="3074" w:type="pct"/>
          </w:tcPr>
          <w:p w:rsidRPr="0079598B" w:rsidR="006B5C8B" w:rsidP="006B5C8B" w:rsidRDefault="006B5C8B" w14:paraId="7600839E" w14:textId="77777777">
            <w:pPr>
              <w:rPr>
                <w:rFonts w:cs="CordiaUPC"/>
                <w:cs/>
              </w:rPr>
            </w:pPr>
            <w:r w:rsidRPr="0079598B">
              <w:rPr>
                <w:rFonts w:cs="Angsana New"/>
                <w:cs/>
              </w:rPr>
              <w:t xml:space="preserve">เมื่อกดปุ่มให้ทำการ </w:t>
            </w:r>
            <w:r>
              <w:rPr>
                <w:rFonts w:cs="CordiaUPC"/>
              </w:rPr>
              <w:t>Visible Detail</w:t>
            </w:r>
            <w:r w:rsidRPr="0079598B">
              <w:rPr>
                <w:rFonts w:cs="CordiaUPC"/>
              </w:rPr>
              <w:t xml:space="preserve"> Section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>และ</w:t>
            </w:r>
            <w:r>
              <w:rPr>
                <w:rFonts w:cs="CordiaUPC"/>
              </w:rPr>
              <w:t xml:space="preserve"> Copy </w:t>
            </w:r>
            <w:r>
              <w:rPr>
                <w:rFonts w:hint="cs" w:cs="Angsana New"/>
                <w:cs/>
              </w:rPr>
              <w:t xml:space="preserve">ข้อมูลของ </w:t>
            </w:r>
            <w:r>
              <w:rPr>
                <w:rFonts w:cs="CordiaUPC"/>
              </w:rPr>
              <w:t xml:space="preserve">Row </w:t>
            </w:r>
            <w:r>
              <w:rPr>
                <w:rFonts w:hint="cs" w:cs="Angsana New"/>
                <w:cs/>
              </w:rPr>
              <w:t xml:space="preserve">นั้นๆ มาแสดงเพื่อสร้างเป็น </w:t>
            </w:r>
            <w:r>
              <w:rPr>
                <w:rFonts w:cs="CordiaUPC"/>
              </w:rPr>
              <w:t xml:space="preserve">Row </w:t>
            </w:r>
            <w:r>
              <w:rPr>
                <w:rFonts w:hint="cs" w:cs="Angsana New"/>
                <w:cs/>
              </w:rPr>
              <w:t>ใหม่</w:t>
            </w:r>
          </w:p>
        </w:tc>
      </w:tr>
      <w:tr w:rsidRPr="008979A8" w:rsidR="006B5C8B" w:rsidTr="0055648C" w14:paraId="450C6BDE" w14:textId="77777777">
        <w:trPr>
          <w:trHeight w:val="108"/>
        </w:trPr>
        <w:tc>
          <w:tcPr>
            <w:tcW w:w="1026" w:type="pct"/>
          </w:tcPr>
          <w:p w:rsidRPr="003A1FD8" w:rsidR="006B5C8B" w:rsidP="006B5C8B" w:rsidRDefault="006B5C8B" w14:paraId="29D02152" w14:textId="77777777">
            <w:pPr>
              <w:rPr>
                <w:rFonts w:cs="CordiaUPC"/>
              </w:rPr>
            </w:pPr>
            <w:r w:rsidRPr="003A1FD8">
              <w:rPr>
                <w:rFonts w:cs="CordiaUPC"/>
              </w:rPr>
              <w:t>Action</w:t>
            </w:r>
          </w:p>
          <w:p w:rsidRPr="003A1FD8" w:rsidR="006B5C8B" w:rsidP="006B5C8B" w:rsidRDefault="006B5C8B" w14:paraId="309B1F5B" w14:textId="77777777">
            <w:pPr>
              <w:pStyle w:val="ListParagraph"/>
              <w:numPr>
                <w:ilvl w:val="0"/>
                <w:numId w:val="14"/>
              </w:numPr>
              <w:rPr>
                <w:rFonts w:cs="CordiaUPC"/>
              </w:rPr>
            </w:pPr>
            <w:r w:rsidRPr="003A1FD8">
              <w:rPr>
                <w:rFonts w:hint="cs" w:cs="Angsana New"/>
                <w:cs/>
              </w:rPr>
              <w:t xml:space="preserve">ปุ่ม </w:t>
            </w:r>
            <w:r w:rsidRPr="003A1FD8">
              <w:rPr>
                <w:rFonts w:cs="CordiaUPC"/>
              </w:rPr>
              <w:t>Delete</w:t>
            </w:r>
          </w:p>
        </w:tc>
        <w:tc>
          <w:tcPr>
            <w:tcW w:w="900" w:type="pct"/>
          </w:tcPr>
          <w:p w:rsidR="006B5C8B" w:rsidP="006B5C8B" w:rsidRDefault="006B5C8B" w14:paraId="4A0EB45C" w14:textId="77777777">
            <w:r>
              <w:t>Button</w:t>
            </w:r>
          </w:p>
        </w:tc>
        <w:tc>
          <w:tcPr>
            <w:tcW w:w="3074" w:type="pct"/>
          </w:tcPr>
          <w:p w:rsidR="006B5C8B" w:rsidP="006B5C8B" w:rsidRDefault="006B5C8B" w14:paraId="312A0025" w14:textId="77777777">
            <w:pPr>
              <w:rPr>
                <w:rFonts w:cs="CordiaUPC"/>
              </w:rPr>
            </w:pPr>
            <w:r w:rsidRPr="0079598B">
              <w:rPr>
                <w:rFonts w:cs="Angsana New"/>
                <w:cs/>
              </w:rPr>
              <w:t>เมื่</w:t>
            </w:r>
            <w:r>
              <w:rPr>
                <w:rFonts w:hint="cs" w:cs="Angsana New"/>
                <w:cs/>
              </w:rPr>
              <w:t>อ</w:t>
            </w:r>
            <w:r w:rsidRPr="0079598B">
              <w:rPr>
                <w:rFonts w:cs="Angsana New"/>
                <w:cs/>
              </w:rPr>
              <w:t>กดปุ่มให้ทำการ</w:t>
            </w:r>
            <w:r>
              <w:rPr>
                <w:rFonts w:cs="CordiaUPC"/>
              </w:rPr>
              <w:t xml:space="preserve"> Delete </w:t>
            </w:r>
            <w:r>
              <w:rPr>
                <w:rFonts w:hint="cs" w:cs="Angsana New"/>
                <w:cs/>
              </w:rPr>
              <w:t xml:space="preserve">ข้อมูลของ </w:t>
            </w:r>
            <w:r>
              <w:rPr>
                <w:rFonts w:cs="CordiaUPC"/>
              </w:rPr>
              <w:t xml:space="preserve">Row </w:t>
            </w:r>
            <w:r>
              <w:rPr>
                <w:rFonts w:hint="cs" w:cs="Angsana New"/>
                <w:cs/>
              </w:rPr>
              <w:t>นั้นๆ</w:t>
            </w:r>
          </w:p>
          <w:p w:rsidRPr="00D151BA" w:rsidR="006B5C8B" w:rsidP="006B5C8B" w:rsidRDefault="006B5C8B" w14:paraId="3354534C" w14:textId="77777777">
            <w:pPr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ถ้าลบจนเหลือ </w:t>
            </w:r>
            <w:r>
              <w:rPr>
                <w:rFonts w:cs="CordiaUPC"/>
              </w:rPr>
              <w:t xml:space="preserve">0 Row </w:t>
            </w:r>
            <w:r>
              <w:rPr>
                <w:rFonts w:hint="cs" w:cs="Angsana New"/>
                <w:cs/>
              </w:rPr>
              <w:t xml:space="preserve">ให้ทำการเคลียร์ค่า </w:t>
            </w:r>
            <w:r>
              <w:rPr>
                <w:rFonts w:cs="CordiaUPC"/>
              </w:rPr>
              <w:t>priceTypePattern</w:t>
            </w:r>
            <w:r>
              <w:rPr>
                <w:rFonts w:hint="cs" w:cs="Angsana New"/>
                <w:cs/>
              </w:rPr>
              <w:t xml:space="preserve"> ด้วย</w:t>
            </w:r>
          </w:p>
        </w:tc>
      </w:tr>
      <w:tr w:rsidRPr="008979A8" w:rsidR="006B5C8B" w:rsidTr="0055648C" w14:paraId="5C4F4735" w14:textId="77777777">
        <w:trPr>
          <w:trHeight w:val="108"/>
        </w:trPr>
        <w:tc>
          <w:tcPr>
            <w:tcW w:w="1026" w:type="pct"/>
          </w:tcPr>
          <w:p w:rsidRPr="003A1FD8" w:rsidR="006B5C8B" w:rsidP="006B5C8B" w:rsidRDefault="006B5C8B" w14:paraId="0892F4A6" w14:textId="77777777">
            <w:pPr>
              <w:rPr>
                <w:rFonts w:cs="CordiaUPC"/>
              </w:rPr>
            </w:pPr>
            <w:r w:rsidRPr="003A1FD8">
              <w:rPr>
                <w:rFonts w:hint="cs" w:cs="Angsana New"/>
                <w:cs/>
              </w:rPr>
              <w:t xml:space="preserve">ปุ่ม </w:t>
            </w:r>
            <w:r w:rsidRPr="003A1FD8">
              <w:rPr>
                <w:rFonts w:cs="Angsana New"/>
                <w:cs/>
              </w:rPr>
              <w:t>+</w:t>
            </w:r>
          </w:p>
        </w:tc>
        <w:tc>
          <w:tcPr>
            <w:tcW w:w="900" w:type="pct"/>
          </w:tcPr>
          <w:p w:rsidR="006B5C8B" w:rsidP="006B5C8B" w:rsidRDefault="006B5C8B" w14:paraId="08C04559" w14:textId="77777777">
            <w:r>
              <w:t>Button</w:t>
            </w:r>
          </w:p>
        </w:tc>
        <w:tc>
          <w:tcPr>
            <w:tcW w:w="3074" w:type="pct"/>
          </w:tcPr>
          <w:p w:rsidR="006B5C8B" w:rsidP="006B5C8B" w:rsidRDefault="006B5C8B" w14:paraId="53310DEB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Enable </w:t>
            </w:r>
            <w:r>
              <w:rPr>
                <w:rFonts w:hint="cs" w:cs="Angsana New"/>
                <w:cs/>
              </w:rPr>
              <w:t xml:space="preserve">เมื่อ </w:t>
            </w:r>
            <w:r>
              <w:rPr>
                <w:rFonts w:cs="CordiaUPC"/>
              </w:rPr>
              <w:t xml:space="preserve">priceTypePattern </w:t>
            </w:r>
            <w:r>
              <w:rPr>
                <w:rFonts w:hint="cs" w:cs="Angsana New"/>
                <w:cs/>
              </w:rPr>
              <w:t>มีค่า</w:t>
            </w:r>
          </w:p>
          <w:p w:rsidRPr="007D14C9" w:rsidR="006B5C8B" w:rsidP="006B5C8B" w:rsidRDefault="006B5C8B" w14:paraId="1BEFDF1E" w14:textId="77777777">
            <w:pPr>
              <w:rPr>
                <w:rFonts w:cs="CordiaUPC"/>
                <w:cs/>
              </w:rPr>
            </w:pPr>
            <w:r w:rsidRPr="007D14C9">
              <w:rPr>
                <w:rFonts w:cs="Angsana New"/>
                <w:cs/>
              </w:rPr>
              <w:t xml:space="preserve">เมื่อกดปุ่มให้ทำการ </w:t>
            </w:r>
            <w:r w:rsidRPr="007D14C9">
              <w:rPr>
                <w:rFonts w:cs="CordiaUPC"/>
              </w:rPr>
              <w:t>Visible Detail Section</w:t>
            </w:r>
          </w:p>
        </w:tc>
      </w:tr>
      <w:tr w:rsidRPr="008979A8" w:rsidR="006B5C8B" w:rsidTr="0055648C" w14:paraId="0283C73B" w14:textId="77777777">
        <w:tc>
          <w:tcPr>
            <w:tcW w:w="5000" w:type="pct"/>
            <w:gridSpan w:val="3"/>
            <w:shd w:val="clear" w:color="auto" w:fill="C2D69B" w:themeFill="accent3" w:themeFillTint="99"/>
          </w:tcPr>
          <w:p w:rsidR="006B5C8B" w:rsidP="006B5C8B" w:rsidRDefault="006B5C8B" w14:paraId="686B96C4" w14:textId="77777777">
            <w:pPr>
              <w:pStyle w:val="HeaderTable"/>
            </w:pPr>
            <w:r>
              <w:t>End Table Section</w:t>
            </w:r>
          </w:p>
        </w:tc>
      </w:tr>
      <w:tr w:rsidRPr="008979A8" w:rsidR="006B5C8B" w:rsidTr="0055648C" w14:paraId="6100BBE5" w14:textId="77777777">
        <w:tc>
          <w:tcPr>
            <w:tcW w:w="5000" w:type="pct"/>
            <w:gridSpan w:val="3"/>
            <w:shd w:val="clear" w:color="auto" w:fill="C2D69B" w:themeFill="accent3" w:themeFillTint="99"/>
          </w:tcPr>
          <w:p w:rsidRPr="008979A8" w:rsidR="006B5C8B" w:rsidP="006B5C8B" w:rsidRDefault="006B5C8B" w14:paraId="147ED6BD" w14:textId="77777777">
            <w:pPr>
              <w:pStyle w:val="HeaderTable"/>
            </w:pPr>
            <w:r>
              <w:t>Detail Section</w:t>
            </w:r>
          </w:p>
        </w:tc>
      </w:tr>
      <w:tr w:rsidRPr="008979A8" w:rsidR="006B5C8B" w:rsidTr="0055648C" w14:paraId="6C57C2B9" w14:textId="77777777">
        <w:tc>
          <w:tcPr>
            <w:tcW w:w="1026" w:type="pct"/>
          </w:tcPr>
          <w:p w:rsidR="006B5C8B" w:rsidP="006B5C8B" w:rsidRDefault="006B5C8B" w14:paraId="7C20D606" w14:textId="2E1BFDA4">
            <w:pPr>
              <w:rPr>
                <w:rFonts w:cs="CordiaUPC"/>
              </w:rPr>
            </w:pPr>
            <w:r>
              <w:rPr>
                <w:rFonts w:cs="CordiaUPC"/>
              </w:rPr>
              <w:t>usageLocalize</w:t>
            </w:r>
            <w:r w:rsidR="000D224E">
              <w:rPr>
                <w:rFonts w:cs="CordiaUPC"/>
              </w:rPr>
              <w:t>d</w:t>
            </w:r>
            <w:r>
              <w:rPr>
                <w:rFonts w:cs="CordiaUPC"/>
              </w:rPr>
              <w:t>Flag</w:t>
            </w:r>
          </w:p>
        </w:tc>
        <w:tc>
          <w:tcPr>
            <w:tcW w:w="900" w:type="pct"/>
          </w:tcPr>
          <w:p w:rsidR="006B5C8B" w:rsidP="006B5C8B" w:rsidRDefault="006B5C8B" w14:paraId="12BFAA87" w14:textId="121445FA">
            <w:pPr>
              <w:rPr>
                <w:rFonts w:cs="CordiaUPC"/>
              </w:rPr>
            </w:pPr>
            <w:r>
              <w:t>Radio Button</w:t>
            </w:r>
          </w:p>
        </w:tc>
        <w:tc>
          <w:tcPr>
            <w:tcW w:w="3074" w:type="pct"/>
          </w:tcPr>
          <w:p w:rsidR="006B5C8B" w:rsidP="006B5C8B" w:rsidRDefault="006B5C8B" w14:paraId="2ECD4796" w14:textId="02DE3813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CordiaUPC"/>
              </w:rPr>
              <w:t>Usage Localize</w:t>
            </w:r>
            <w:r w:rsidR="000D224E">
              <w:rPr>
                <w:rFonts w:cs="CordiaUPC"/>
              </w:rPr>
              <w:t>d</w:t>
            </w:r>
          </w:p>
          <w:p w:rsidR="006B5C8B" w:rsidP="006B5C8B" w:rsidRDefault="006B5C8B" w14:paraId="14400F13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Visible </w:t>
            </w:r>
            <w:r>
              <w:rPr>
                <w:rFonts w:hint="cs" w:cs="CordiaUPC"/>
                <w:cs/>
              </w:rPr>
              <w:t xml:space="preserve">เมื่อ </w:t>
            </w:r>
            <w:r>
              <w:rPr>
                <w:rFonts w:cs="CordiaUPC"/>
              </w:rPr>
              <w:t xml:space="preserve">customer type </w:t>
            </w:r>
            <w:r>
              <w:rPr>
                <w:rFonts w:cs="CordiaUPC"/>
                <w:cs/>
              </w:rPr>
              <w:t>= “</w:t>
            </w:r>
            <w:r>
              <w:rPr>
                <w:rFonts w:cs="CordiaUPC"/>
              </w:rPr>
              <w:t>Pre</w:t>
            </w:r>
            <w:r>
              <w:rPr>
                <w:rFonts w:cs="CordiaUPC"/>
                <w:cs/>
              </w:rPr>
              <w:t>-</w:t>
            </w:r>
            <w:r>
              <w:rPr>
                <w:rFonts w:cs="CordiaUPC"/>
              </w:rPr>
              <w:t>paid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 w:cs="CordiaUPC"/>
                <w:cs/>
              </w:rPr>
              <w:t xml:space="preserve">และ </w:t>
            </w:r>
            <w:r>
              <w:rPr>
                <w:rFonts w:cs="CordiaUPC"/>
              </w:rPr>
              <w:t xml:space="preserve">product class </w:t>
            </w:r>
            <w:r>
              <w:rPr>
                <w:rFonts w:cs="CordiaUPC"/>
                <w:cs/>
              </w:rPr>
              <w:t>= “</w:t>
            </w:r>
            <w:r>
              <w:rPr>
                <w:rFonts w:cs="CordiaUPC"/>
              </w:rPr>
              <w:t>On</w:t>
            </w:r>
            <w:r>
              <w:rPr>
                <w:rFonts w:cs="CordiaUPC"/>
                <w:cs/>
              </w:rPr>
              <w:t>-</w:t>
            </w:r>
            <w:r>
              <w:rPr>
                <w:rFonts w:cs="CordiaUPC"/>
              </w:rPr>
              <w:t xml:space="preserve">Top </w:t>
            </w:r>
            <w:r>
              <w:rPr>
                <w:rFonts w:hint="cs" w:cs="CordiaUPC"/>
                <w:cs/>
              </w:rPr>
              <w:t xml:space="preserve">หรือ </w:t>
            </w:r>
            <w:r>
              <w:rPr>
                <w:rFonts w:cs="CordiaUPC"/>
              </w:rPr>
              <w:t>On</w:t>
            </w:r>
            <w:r>
              <w:rPr>
                <w:rFonts w:cs="CordiaUPC"/>
                <w:cs/>
              </w:rPr>
              <w:t>-</w:t>
            </w:r>
            <w:r>
              <w:rPr>
                <w:rFonts w:cs="CordiaUPC"/>
              </w:rPr>
              <w:t>Top Extra</w:t>
            </w:r>
            <w:r>
              <w:rPr>
                <w:rFonts w:cs="CordiaUPC"/>
                <w:cs/>
              </w:rPr>
              <w:t>”</w:t>
            </w:r>
          </w:p>
          <w:p w:rsidR="006B5C8B" w:rsidP="006B5C8B" w:rsidRDefault="006B5C8B" w14:paraId="5DFDCABE" w14:textId="2219ECEC">
            <w:pPr>
              <w:spacing w:after="0"/>
              <w:rPr>
                <w:rFonts w:cs="CordiaUPC"/>
              </w:rPr>
            </w:pPr>
            <w:r w:rsidRPr="004C3917">
              <w:t xml:space="preserve">List of Value </w:t>
            </w:r>
            <w:r w:rsidRPr="004C3917">
              <w:rPr>
                <w:rFonts w:cs="Angsana New"/>
                <w:cs/>
              </w:rPr>
              <w:t xml:space="preserve">: </w:t>
            </w:r>
            <w:r w:rsidRPr="00B916D9">
              <w:rPr>
                <w:rFonts w:cs="Angsana New"/>
                <w:cs/>
              </w:rPr>
              <w:t>ดึงข้อมูลจาก</w:t>
            </w:r>
            <w:r w:rsidRPr="00B916D9">
              <w:rPr>
                <w:rFonts w:cs="CordiaUPC"/>
              </w:rPr>
              <w:t xml:space="preserve">DB </w:t>
            </w:r>
            <w:r w:rsidRPr="00B916D9">
              <w:rPr>
                <w:rFonts w:cs="Angsana New"/>
                <w:cs/>
              </w:rPr>
              <w:t xml:space="preserve">ที่ </w:t>
            </w:r>
            <w:r w:rsidRPr="00B916D9">
              <w:rPr>
                <w:rFonts w:cs="CordiaUPC"/>
              </w:rPr>
              <w:t xml:space="preserve">Table FLW_CFG_LOV </w:t>
            </w:r>
            <w:r w:rsidRPr="00B916D9">
              <w:rPr>
                <w:rFonts w:cs="Angsana New"/>
                <w:cs/>
              </w:rPr>
              <w:t xml:space="preserve">โดย </w:t>
            </w:r>
            <w:r w:rsidRPr="00B916D9">
              <w:rPr>
                <w:rFonts w:cs="CordiaUPC"/>
              </w:rPr>
              <w:t xml:space="preserve">group_type </w:t>
            </w:r>
            <w:r w:rsidRPr="00B916D9">
              <w:rPr>
                <w:rFonts w:cs="Angsana New"/>
                <w:cs/>
              </w:rPr>
              <w:t>= ‘</w:t>
            </w:r>
            <w:r>
              <w:rPr>
                <w:rFonts w:cs="CordiaUPC"/>
              </w:rPr>
              <w:t>Usage Localize</w:t>
            </w:r>
            <w:r w:rsidR="000D224E">
              <w:rPr>
                <w:rFonts w:cs="CordiaUPC"/>
              </w:rPr>
              <w:t>d</w:t>
            </w:r>
            <w:r>
              <w:rPr>
                <w:rFonts w:cs="Angsana New"/>
                <w:cs/>
              </w:rPr>
              <w:t>’</w:t>
            </w:r>
          </w:p>
        </w:tc>
      </w:tr>
      <w:tr w:rsidRPr="008979A8" w:rsidR="006B5C8B" w:rsidTr="0055648C" w14:paraId="25756E4A" w14:textId="77777777">
        <w:tc>
          <w:tcPr>
            <w:tcW w:w="1026" w:type="pct"/>
          </w:tcPr>
          <w:p w:rsidR="006B5C8B" w:rsidP="006B5C8B" w:rsidRDefault="006B5C8B" w14:paraId="7435299D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Network</w:t>
            </w:r>
          </w:p>
        </w:tc>
        <w:tc>
          <w:tcPr>
            <w:tcW w:w="900" w:type="pct"/>
          </w:tcPr>
          <w:p w:rsidRPr="008979A8" w:rsidR="006B5C8B" w:rsidP="006B5C8B" w:rsidRDefault="006B5C8B" w14:paraId="368A5BAE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Drop down list</w:t>
            </w:r>
          </w:p>
        </w:tc>
        <w:tc>
          <w:tcPr>
            <w:tcW w:w="3074" w:type="pct"/>
          </w:tcPr>
          <w:p w:rsidR="006B5C8B" w:rsidP="006B5C8B" w:rsidRDefault="006B5C8B" w14:paraId="74EBEE8F" w14:textId="77777777">
            <w:pPr>
              <w:spacing w:after="0"/>
              <w:rPr>
                <w:rFonts w:cs="CordiaUPC"/>
              </w:rPr>
            </w:pPr>
            <w:r>
              <w:rPr>
                <w:rFonts w:cs="CordiaUPC"/>
              </w:rP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602FF8">
              <w:rPr>
                <w:rFonts w:cs="Angsana New"/>
                <w:color w:val="FF0000"/>
                <w:cs/>
              </w:rPr>
              <w:t>*</w:t>
            </w:r>
            <w:r w:rsidRPr="00602FF8">
              <w:rPr>
                <w:rFonts w:cs="CordiaUPC"/>
                <w:color w:val="FF0000"/>
              </w:rPr>
              <w:t>Network</w:t>
            </w:r>
          </w:p>
          <w:p w:rsidR="006B5C8B" w:rsidP="006B5C8B" w:rsidRDefault="006B5C8B" w14:paraId="1A2BE7AD" w14:textId="77777777">
            <w:pPr>
              <w:spacing w:after="0"/>
              <w:rPr>
                <w:rFonts w:cs="CordiaUPC"/>
              </w:rPr>
            </w:pPr>
            <w:r>
              <w:rPr>
                <w:rFonts w:cs="CordiaUPC"/>
              </w:rPr>
              <w:t>Disable</w:t>
            </w:r>
          </w:p>
          <w:p w:rsidR="006B5C8B" w:rsidP="006B5C8B" w:rsidRDefault="006B5C8B" w14:paraId="216397EA" w14:textId="77777777">
            <w:pPr>
              <w:spacing w:after="0"/>
              <w:rPr>
                <w:rFonts w:cs="CordiaUPC"/>
              </w:rPr>
            </w:pPr>
            <w:r>
              <w:rPr>
                <w:rFonts w:cs="CordiaUPC"/>
              </w:rPr>
              <w:t xml:space="preserve">Default Value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CordiaUPC"/>
              </w:rPr>
              <w:t>All Network</w:t>
            </w:r>
          </w:p>
          <w:p w:rsidR="006B5C8B" w:rsidP="006B5C8B" w:rsidRDefault="006B5C8B" w14:paraId="04C7AB1A" w14:textId="799AFC07">
            <w:pPr>
              <w:spacing w:after="0"/>
              <w:rPr>
                <w:rFonts w:cs="CordiaUPC"/>
              </w:rPr>
            </w:pPr>
            <w:r w:rsidRPr="00602FF8">
              <w:rPr>
                <w:rFonts w:cs="CordiaUPC"/>
              </w:rPr>
              <w:t xml:space="preserve">List of Value </w:t>
            </w:r>
            <w:r w:rsidRPr="00602FF8"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‘</w:t>
            </w:r>
            <w:r w:rsidRPr="00285F49">
              <w:rPr>
                <w:rFonts w:cs="CordiaUPC"/>
              </w:rPr>
              <w:t>Voice Network</w:t>
            </w:r>
            <w:r>
              <w:rPr>
                <w:rFonts w:cs="Angsana New"/>
                <w:cs/>
              </w:rPr>
              <w:t>’</w:t>
            </w:r>
          </w:p>
          <w:p w:rsidRPr="00602FF8" w:rsidR="006B5C8B" w:rsidP="006B5C8B" w:rsidRDefault="006B5C8B" w14:paraId="7AFBB5AC" w14:textId="77777777">
            <w:pPr>
              <w:spacing w:after="0"/>
              <w:rPr>
                <w:rFonts w:cs="CordiaUPC"/>
              </w:rPr>
            </w:pPr>
          </w:p>
        </w:tc>
      </w:tr>
      <w:tr w:rsidRPr="008979A8" w:rsidR="006B5C8B" w:rsidTr="0055648C" w14:paraId="53B1A1E9" w14:textId="77777777">
        <w:tc>
          <w:tcPr>
            <w:tcW w:w="1026" w:type="pct"/>
          </w:tcPr>
          <w:p w:rsidR="006B5C8B" w:rsidP="006B5C8B" w:rsidRDefault="006B5C8B" w14:paraId="2514C874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dayOfWeek</w:t>
            </w:r>
          </w:p>
        </w:tc>
        <w:tc>
          <w:tcPr>
            <w:tcW w:w="900" w:type="pct"/>
          </w:tcPr>
          <w:p w:rsidR="006B5C8B" w:rsidP="006B5C8B" w:rsidRDefault="006B5C8B" w14:paraId="295ACD21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Drop down list</w:t>
            </w:r>
          </w:p>
        </w:tc>
        <w:tc>
          <w:tcPr>
            <w:tcW w:w="3074" w:type="pct"/>
          </w:tcPr>
          <w:p w:rsidR="006B5C8B" w:rsidP="006B5C8B" w:rsidRDefault="006B5C8B" w14:paraId="1B7C2D4D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 xml:space="preserve">Label </w:t>
            </w:r>
            <w:r w:rsidRPr="008979A8">
              <w:rPr>
                <w:rFonts w:cs="Angsana New"/>
                <w:cs/>
              </w:rPr>
              <w:t xml:space="preserve">:  </w:t>
            </w:r>
            <w:r w:rsidRPr="008979A8">
              <w:rPr>
                <w:rFonts w:cs="Angsana New"/>
                <w:color w:val="FF0000"/>
                <w:cs/>
              </w:rPr>
              <w:t>*</w:t>
            </w:r>
            <w:r>
              <w:rPr>
                <w:rFonts w:cs="CordiaUPC"/>
                <w:color w:val="FF0000"/>
              </w:rPr>
              <w:t>Day of Week</w:t>
            </w:r>
          </w:p>
          <w:p w:rsidR="006B5C8B" w:rsidP="006B5C8B" w:rsidRDefault="006B5C8B" w14:paraId="05E2B34D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Default Value </w:t>
            </w:r>
            <w:r>
              <w:rPr>
                <w:rFonts w:cs="Angsana New"/>
                <w:cs/>
              </w:rPr>
              <w:t>: “</w:t>
            </w:r>
            <w:r>
              <w:rPr>
                <w:rFonts w:cs="CordiaUPC"/>
              </w:rPr>
              <w:t>Everyday</w:t>
            </w:r>
            <w:r>
              <w:rPr>
                <w:rFonts w:cs="Angsana New"/>
                <w:cs/>
              </w:rPr>
              <w:t>”</w:t>
            </w:r>
          </w:p>
          <w:p w:rsidR="006B5C8B" w:rsidP="006B5C8B" w:rsidRDefault="006B5C8B" w14:paraId="650539A8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Enable </w:t>
            </w:r>
            <w:r>
              <w:rPr>
                <w:rFonts w:hint="cs" w:cs="Angsana New"/>
                <w:cs/>
              </w:rPr>
              <w:t xml:space="preserve">เมื่อ </w:t>
            </w:r>
            <w:r>
              <w:rPr>
                <w:rFonts w:cs="CordiaUPC"/>
              </w:rPr>
              <w:t xml:space="preserve">Price Type Pattern </w:t>
            </w:r>
            <w:r>
              <w:rPr>
                <w:rFonts w:hint="cs" w:cs="Angsana New"/>
                <w:cs/>
              </w:rPr>
              <w:t xml:space="preserve">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Buffer Special</w:t>
            </w:r>
            <w:r>
              <w:rPr>
                <w:rFonts w:cs="Angsana New"/>
                <w:cs/>
              </w:rPr>
              <w:t>(</w:t>
            </w:r>
            <w:r>
              <w:rPr>
                <w:rFonts w:cs="CordiaUPC"/>
              </w:rPr>
              <w:t>Peak</w:t>
            </w:r>
            <w:r>
              <w:rPr>
                <w:rFonts w:cs="Angsana New"/>
                <w:cs/>
              </w:rPr>
              <w:t>/</w:t>
            </w:r>
            <w:r>
              <w:rPr>
                <w:rFonts w:cs="CordiaUPC"/>
              </w:rPr>
              <w:t>Off Peak Special</w:t>
            </w:r>
            <w:r>
              <w:rPr>
                <w:rFonts w:cs="Angsana New"/>
                <w:cs/>
              </w:rPr>
              <w:t>)”</w:t>
            </w:r>
            <w:r w:rsidRPr="008979A8">
              <w:rPr>
                <w:rFonts w:cs="Angsana New"/>
                <w:cs/>
              </w:rPr>
              <w:t xml:space="preserve"> </w:t>
            </w:r>
          </w:p>
          <w:p w:rsidR="006B5C8B" w:rsidP="006B5C8B" w:rsidRDefault="006B5C8B" w14:paraId="1481D413" w14:textId="78B333C3">
            <w:pPr>
              <w:rPr>
                <w:rFonts w:cs="CordiaUPC"/>
                <w:cs/>
              </w:rPr>
            </w:pPr>
            <w:r w:rsidRPr="004C3917">
              <w:t xml:space="preserve">List of Value </w:t>
            </w:r>
            <w:r w:rsidRPr="004C3917"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‘</w:t>
            </w:r>
            <w:r w:rsidRPr="00285F49">
              <w:rPr>
                <w:rFonts w:cs="CordiaUPC"/>
              </w:rPr>
              <w:t>Day of week</w:t>
            </w:r>
            <w:r>
              <w:rPr>
                <w:rFonts w:cs="Angsana New"/>
                <w:cs/>
              </w:rPr>
              <w:t>’</w:t>
            </w:r>
          </w:p>
        </w:tc>
      </w:tr>
      <w:tr w:rsidRPr="008979A8" w:rsidR="006B5C8B" w:rsidTr="0055648C" w14:paraId="6CD595DC" w14:textId="77777777">
        <w:tc>
          <w:tcPr>
            <w:tcW w:w="1026" w:type="pct"/>
          </w:tcPr>
          <w:p w:rsidR="006B5C8B" w:rsidP="006B5C8B" w:rsidRDefault="006B5C8B" w14:paraId="609D4CA5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fromTiming</w:t>
            </w:r>
          </w:p>
        </w:tc>
        <w:tc>
          <w:tcPr>
            <w:tcW w:w="900" w:type="pct"/>
          </w:tcPr>
          <w:p w:rsidR="006B5C8B" w:rsidP="006B5C8B" w:rsidRDefault="006B5C8B" w14:paraId="0D925074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Time</w:t>
            </w:r>
          </w:p>
        </w:tc>
        <w:tc>
          <w:tcPr>
            <w:tcW w:w="3074" w:type="pct"/>
          </w:tcPr>
          <w:p w:rsidR="006B5C8B" w:rsidP="006B5C8B" w:rsidRDefault="006B5C8B" w14:paraId="412524F1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 xml:space="preserve">Label </w:t>
            </w:r>
            <w:r w:rsidRPr="008979A8">
              <w:rPr>
                <w:rFonts w:cs="Angsana New"/>
                <w:cs/>
              </w:rPr>
              <w:t xml:space="preserve">:  </w:t>
            </w:r>
            <w:r w:rsidRPr="008979A8">
              <w:rPr>
                <w:rFonts w:cs="Angsana New"/>
                <w:color w:val="FF0000"/>
                <w:cs/>
              </w:rPr>
              <w:t>*</w:t>
            </w:r>
            <w:r>
              <w:rPr>
                <w:rFonts w:cs="CordiaUPC"/>
                <w:color w:val="FF0000"/>
              </w:rPr>
              <w:t>From Timing</w:t>
            </w:r>
          </w:p>
          <w:p w:rsidR="006B5C8B" w:rsidP="006B5C8B" w:rsidRDefault="006B5C8B" w14:paraId="4907113C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Default Value </w:t>
            </w:r>
            <w:r>
              <w:rPr>
                <w:rFonts w:cs="Angsana New"/>
                <w:cs/>
              </w:rPr>
              <w:t>: “</w:t>
            </w:r>
            <w:r>
              <w:rPr>
                <w:rFonts w:cs="CordiaUPC"/>
              </w:rPr>
              <w:t>00</w:t>
            </w:r>
            <w:r>
              <w:rPr>
                <w:rFonts w:cs="Angsana New"/>
                <w:cs/>
              </w:rPr>
              <w:t>:</w:t>
            </w:r>
            <w:r>
              <w:rPr>
                <w:rFonts w:cs="CordiaUPC"/>
              </w:rPr>
              <w:t>00</w:t>
            </w:r>
            <w:r>
              <w:rPr>
                <w:rFonts w:cs="Angsana New"/>
                <w:cs/>
              </w:rPr>
              <w:t>:</w:t>
            </w:r>
            <w:r>
              <w:rPr>
                <w:rFonts w:cs="CordiaUPC"/>
              </w:rPr>
              <w:t>00</w:t>
            </w:r>
            <w:r>
              <w:rPr>
                <w:rFonts w:cs="Angsana New"/>
                <w:cs/>
              </w:rPr>
              <w:t>”</w:t>
            </w:r>
          </w:p>
          <w:p w:rsidR="006B5C8B" w:rsidP="006B5C8B" w:rsidRDefault="006B5C8B" w14:paraId="2F2D02EA" w14:textId="77777777">
            <w:pPr>
              <w:rPr>
                <w:rFonts w:cs="CordiaUPC"/>
                <w:cs/>
              </w:rPr>
            </w:pPr>
            <w:r>
              <w:rPr>
                <w:rFonts w:cs="CordiaUPC"/>
              </w:rPr>
              <w:t xml:space="preserve">Enable </w:t>
            </w:r>
            <w:r>
              <w:rPr>
                <w:rFonts w:hint="cs" w:cs="Angsana New"/>
                <w:cs/>
              </w:rPr>
              <w:t xml:space="preserve">เมื่อ </w:t>
            </w:r>
            <w:r>
              <w:rPr>
                <w:rFonts w:cs="CordiaUPC"/>
              </w:rPr>
              <w:t xml:space="preserve">Price Type Pattern </w:t>
            </w:r>
            <w:r>
              <w:rPr>
                <w:rFonts w:hint="cs" w:cs="Angsana New"/>
                <w:cs/>
              </w:rPr>
              <w:t xml:space="preserve">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 xml:space="preserve">Buffer </w:t>
            </w:r>
            <w:r>
              <w:rPr>
                <w:rFonts w:cs="Angsana New"/>
                <w:cs/>
              </w:rPr>
              <w:t>(</w:t>
            </w:r>
            <w:r>
              <w:rPr>
                <w:rFonts w:cs="CordiaUPC"/>
              </w:rPr>
              <w:t>Peak</w:t>
            </w:r>
            <w:r>
              <w:rPr>
                <w:rFonts w:cs="Angsana New"/>
                <w:cs/>
              </w:rPr>
              <w:t>/</w:t>
            </w:r>
            <w:r>
              <w:rPr>
                <w:rFonts w:cs="CordiaUPC"/>
              </w:rPr>
              <w:t>Off Peak</w:t>
            </w:r>
            <w:r>
              <w:rPr>
                <w:rFonts w:cs="Angsana New"/>
                <w:cs/>
              </w:rPr>
              <w:t xml:space="preserve">)” </w:t>
            </w:r>
            <w:r>
              <w:rPr>
                <w:rFonts w:hint="cs" w:cs="Angsana New"/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Buffer Special</w:t>
            </w:r>
            <w:r>
              <w:rPr>
                <w:rFonts w:cs="Angsana New"/>
                <w:cs/>
              </w:rPr>
              <w:t>(</w:t>
            </w:r>
            <w:r>
              <w:rPr>
                <w:rFonts w:cs="CordiaUPC"/>
              </w:rPr>
              <w:t>Peak</w:t>
            </w:r>
            <w:r>
              <w:rPr>
                <w:rFonts w:cs="Angsana New"/>
                <w:cs/>
              </w:rPr>
              <w:t>/</w:t>
            </w:r>
            <w:r>
              <w:rPr>
                <w:rFonts w:cs="CordiaUPC"/>
              </w:rPr>
              <w:t>Off Peak Special</w:t>
            </w:r>
            <w:r>
              <w:rPr>
                <w:rFonts w:cs="Angsana New"/>
                <w:cs/>
              </w:rPr>
              <w:t>)”</w:t>
            </w:r>
          </w:p>
        </w:tc>
      </w:tr>
      <w:tr w:rsidRPr="008979A8" w:rsidR="006B5C8B" w:rsidTr="0055648C" w14:paraId="58690148" w14:textId="77777777">
        <w:tc>
          <w:tcPr>
            <w:tcW w:w="1026" w:type="pct"/>
          </w:tcPr>
          <w:p w:rsidR="006B5C8B" w:rsidP="006B5C8B" w:rsidRDefault="006B5C8B" w14:paraId="58E3045E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toTiming</w:t>
            </w:r>
          </w:p>
        </w:tc>
        <w:tc>
          <w:tcPr>
            <w:tcW w:w="900" w:type="pct"/>
          </w:tcPr>
          <w:p w:rsidR="006B5C8B" w:rsidP="006B5C8B" w:rsidRDefault="006B5C8B" w14:paraId="182B7646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Time</w:t>
            </w:r>
          </w:p>
        </w:tc>
        <w:tc>
          <w:tcPr>
            <w:tcW w:w="3074" w:type="pct"/>
          </w:tcPr>
          <w:p w:rsidR="006B5C8B" w:rsidP="006B5C8B" w:rsidRDefault="006B5C8B" w14:paraId="56651307" w14:textId="77777777">
            <w:pPr>
              <w:rPr>
                <w:rFonts w:cs="CordiaUPC"/>
                <w:color w:val="FF0000"/>
              </w:rPr>
            </w:pPr>
            <w:r w:rsidRPr="008979A8">
              <w:rPr>
                <w:rFonts w:cs="CordiaUPC"/>
              </w:rPr>
              <w:t xml:space="preserve">Label </w:t>
            </w:r>
            <w:r w:rsidRPr="008979A8">
              <w:rPr>
                <w:rFonts w:cs="Angsana New"/>
                <w:cs/>
              </w:rPr>
              <w:t xml:space="preserve">:  </w:t>
            </w:r>
            <w:r w:rsidRPr="008979A8">
              <w:rPr>
                <w:rFonts w:cs="Angsana New"/>
                <w:color w:val="FF0000"/>
                <w:cs/>
              </w:rPr>
              <w:t>*</w:t>
            </w:r>
            <w:r>
              <w:rPr>
                <w:rFonts w:cs="CordiaUPC"/>
                <w:color w:val="FF0000"/>
              </w:rPr>
              <w:t>To Timing</w:t>
            </w:r>
          </w:p>
          <w:p w:rsidRPr="006C701F" w:rsidR="006B5C8B" w:rsidP="006B5C8B" w:rsidRDefault="006B5C8B" w14:paraId="7E97C4D6" w14:textId="77777777">
            <w:pPr>
              <w:rPr>
                <w:rFonts w:cs="CordiaUPC"/>
              </w:rPr>
            </w:pPr>
            <w:r w:rsidRPr="006C701F">
              <w:rPr>
                <w:rFonts w:cs="CordiaUPC"/>
              </w:rPr>
              <w:t xml:space="preserve">Default Value </w:t>
            </w:r>
            <w:r w:rsidRPr="006C701F">
              <w:rPr>
                <w:rFonts w:cs="Angsana New"/>
                <w:cs/>
              </w:rPr>
              <w:t xml:space="preserve">: เมื่อ </w:t>
            </w:r>
            <w:r w:rsidRPr="006C701F">
              <w:rPr>
                <w:rFonts w:cs="CordiaUPC"/>
              </w:rPr>
              <w:t xml:space="preserve">Price Type Pattern </w:t>
            </w:r>
            <w:r w:rsidRPr="006C701F">
              <w:rPr>
                <w:rFonts w:cs="Angsana New"/>
                <w:cs/>
              </w:rPr>
              <w:t xml:space="preserve">มีค่าเป็น </w:t>
            </w:r>
            <w:r w:rsidRPr="006C701F">
              <w:rPr>
                <w:rFonts w:cs="CordiaUPC"/>
              </w:rPr>
              <w:t xml:space="preserve">Normal </w:t>
            </w:r>
            <w:r w:rsidRPr="006C701F">
              <w:rPr>
                <w:rFonts w:cs="Angsana New"/>
                <w:cs/>
              </w:rPr>
              <w:t>ให้มีค่าเป็น “</w:t>
            </w:r>
            <w:r w:rsidRPr="006C701F">
              <w:rPr>
                <w:rFonts w:cs="CordiaUPC"/>
              </w:rPr>
              <w:t>23</w:t>
            </w:r>
            <w:r w:rsidRPr="006C701F">
              <w:rPr>
                <w:rFonts w:cs="Angsana New"/>
                <w:cs/>
              </w:rPr>
              <w:t>:</w:t>
            </w:r>
            <w:r w:rsidRPr="006C701F">
              <w:rPr>
                <w:rFonts w:cs="CordiaUPC"/>
              </w:rPr>
              <w:t>59</w:t>
            </w:r>
            <w:r w:rsidRPr="006C701F">
              <w:rPr>
                <w:rFonts w:cs="Angsana New"/>
                <w:cs/>
              </w:rPr>
              <w:t>:</w:t>
            </w:r>
            <w:r w:rsidRPr="006C701F">
              <w:rPr>
                <w:rFonts w:cs="CordiaUPC"/>
              </w:rPr>
              <w:t>59</w:t>
            </w:r>
            <w:r w:rsidRPr="006C701F">
              <w:rPr>
                <w:rFonts w:cs="Angsana New"/>
                <w:cs/>
              </w:rPr>
              <w:t xml:space="preserve">” </w:t>
            </w:r>
          </w:p>
          <w:p w:rsidR="006B5C8B" w:rsidP="006B5C8B" w:rsidRDefault="006B5C8B" w14:paraId="1F674905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Enable </w:t>
            </w:r>
            <w:r>
              <w:rPr>
                <w:rFonts w:hint="cs" w:cs="Angsana New"/>
                <w:cs/>
              </w:rPr>
              <w:t xml:space="preserve">เมื่อ </w:t>
            </w:r>
            <w:r>
              <w:rPr>
                <w:rFonts w:cs="CordiaUPC"/>
              </w:rPr>
              <w:t xml:space="preserve">productClass </w:t>
            </w:r>
            <w:r>
              <w:rPr>
                <w:rFonts w:hint="cs" w:cs="Angsana New"/>
                <w:cs/>
              </w:rPr>
              <w:t xml:space="preserve">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On</w:t>
            </w:r>
            <w:r>
              <w:rPr>
                <w:rFonts w:cs="Angsana New"/>
                <w:cs/>
              </w:rPr>
              <w:t>-</w:t>
            </w:r>
            <w:r>
              <w:rPr>
                <w:rFonts w:cs="CordiaUPC"/>
              </w:rPr>
              <w:t>Top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On</w:t>
            </w:r>
            <w:r>
              <w:rPr>
                <w:rFonts w:cs="Angsana New"/>
                <w:cs/>
              </w:rPr>
              <w:t>-</w:t>
            </w:r>
            <w:r>
              <w:rPr>
                <w:rFonts w:cs="CordiaUPC"/>
              </w:rPr>
              <w:t>Top Extra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และ </w:t>
            </w:r>
            <w:r>
              <w:rPr>
                <w:rFonts w:cs="CordiaUPC"/>
              </w:rPr>
              <w:t xml:space="preserve">Price Type Pattern </w:t>
            </w:r>
            <w:r>
              <w:rPr>
                <w:rFonts w:hint="cs" w:cs="Angsana New"/>
                <w:cs/>
              </w:rPr>
              <w:t xml:space="preserve">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 xml:space="preserve">Buffer </w:t>
            </w:r>
            <w:r>
              <w:rPr>
                <w:rFonts w:cs="Angsana New"/>
                <w:cs/>
              </w:rPr>
              <w:t>(</w:t>
            </w:r>
            <w:r>
              <w:rPr>
                <w:rFonts w:cs="CordiaUPC"/>
              </w:rPr>
              <w:t>Peak</w:t>
            </w:r>
            <w:r>
              <w:rPr>
                <w:rFonts w:cs="Angsana New"/>
                <w:cs/>
              </w:rPr>
              <w:t>/</w:t>
            </w:r>
            <w:r>
              <w:rPr>
                <w:rFonts w:cs="CordiaUPC"/>
              </w:rPr>
              <w:t>Off Peak</w:t>
            </w:r>
            <w:r>
              <w:rPr>
                <w:rFonts w:cs="Angsana New"/>
                <w:cs/>
              </w:rPr>
              <w:t xml:space="preserve">)” </w:t>
            </w:r>
            <w:r>
              <w:rPr>
                <w:rFonts w:hint="cs" w:cs="Angsana New"/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Buffer Special</w:t>
            </w:r>
            <w:r>
              <w:rPr>
                <w:rFonts w:cs="Angsana New"/>
                <w:cs/>
              </w:rPr>
              <w:t>(</w:t>
            </w:r>
            <w:r>
              <w:rPr>
                <w:rFonts w:cs="CordiaUPC"/>
              </w:rPr>
              <w:t>Peak</w:t>
            </w:r>
            <w:r>
              <w:rPr>
                <w:rFonts w:cs="Angsana New"/>
                <w:cs/>
              </w:rPr>
              <w:t>/</w:t>
            </w:r>
            <w:r>
              <w:rPr>
                <w:rFonts w:cs="CordiaUPC"/>
              </w:rPr>
              <w:t>Off Peak Special</w:t>
            </w:r>
            <w:r>
              <w:rPr>
                <w:rFonts w:cs="Angsana New"/>
                <w:cs/>
              </w:rPr>
              <w:t>)”</w:t>
            </w:r>
          </w:p>
        </w:tc>
      </w:tr>
      <w:tr w:rsidRPr="008979A8" w:rsidR="006B5C8B" w:rsidTr="0055648C" w14:paraId="04FAE95C" w14:textId="77777777">
        <w:tc>
          <w:tcPr>
            <w:tcW w:w="1026" w:type="pct"/>
          </w:tcPr>
          <w:p w:rsidR="006B5C8B" w:rsidP="006B5C8B" w:rsidRDefault="006B5C8B" w14:paraId="6D209546" w14:textId="3CC8134F">
            <w:pPr>
              <w:rPr>
                <w:rFonts w:cs="CordiaUPC"/>
              </w:rPr>
            </w:pPr>
            <w:r>
              <w:rPr>
                <w:rFonts w:cs="CordiaUPC"/>
              </w:rPr>
              <w:t>peakTimeFlag</w:t>
            </w:r>
          </w:p>
        </w:tc>
        <w:tc>
          <w:tcPr>
            <w:tcW w:w="900" w:type="pct"/>
          </w:tcPr>
          <w:p w:rsidR="006B5C8B" w:rsidP="006B5C8B" w:rsidRDefault="006B5C8B" w14:paraId="160B9977" w14:textId="6299A21A">
            <w:pPr>
              <w:rPr>
                <w:rFonts w:cs="CordiaUPC"/>
              </w:rPr>
            </w:pPr>
            <w:r>
              <w:rPr>
                <w:rFonts w:cs="CordiaUPC"/>
              </w:rPr>
              <w:t>Radio Button</w:t>
            </w:r>
          </w:p>
        </w:tc>
        <w:tc>
          <w:tcPr>
            <w:tcW w:w="3074" w:type="pct"/>
          </w:tcPr>
          <w:p w:rsidR="006B5C8B" w:rsidP="006B5C8B" w:rsidRDefault="006B5C8B" w14:paraId="3AECA892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345909">
              <w:rPr>
                <w:rFonts w:cs="Angsana New"/>
                <w:color w:val="FF0000"/>
                <w:cs/>
              </w:rPr>
              <w:t>*</w:t>
            </w:r>
            <w:r w:rsidRPr="00345909">
              <w:rPr>
                <w:rFonts w:cs="CordiaUPC"/>
                <w:color w:val="FF0000"/>
              </w:rPr>
              <w:t>Peak Time Flag</w:t>
            </w:r>
          </w:p>
          <w:p w:rsidR="006B5C8B" w:rsidP="006B5C8B" w:rsidRDefault="006B5C8B" w14:paraId="240BBCD0" w14:textId="77777777">
            <w:pPr>
              <w:rPr>
                <w:rFonts w:cs="CordiaUPC"/>
                <w:cs/>
              </w:rPr>
            </w:pPr>
            <w:r>
              <w:rPr>
                <w:rFonts w:cs="CordiaUPC"/>
              </w:rPr>
              <w:t xml:space="preserve">Visble </w:t>
            </w:r>
            <w:r>
              <w:rPr>
                <w:rFonts w:hint="cs" w:cs="Angsana New"/>
                <w:cs/>
              </w:rPr>
              <w:t xml:space="preserve">เมื่อ </w:t>
            </w:r>
            <w:r>
              <w:rPr>
                <w:rFonts w:cs="CordiaUPC"/>
              </w:rPr>
              <w:t xml:space="preserve">Price Type Pattern </w:t>
            </w:r>
            <w:r>
              <w:rPr>
                <w:rFonts w:hint="cs" w:cs="Angsana New"/>
                <w:cs/>
              </w:rPr>
              <w:t xml:space="preserve">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 xml:space="preserve">Buffer </w:t>
            </w:r>
            <w:r>
              <w:rPr>
                <w:rFonts w:cs="Angsana New"/>
                <w:cs/>
              </w:rPr>
              <w:t>(</w:t>
            </w:r>
            <w:r>
              <w:rPr>
                <w:rFonts w:cs="CordiaUPC"/>
              </w:rPr>
              <w:t>Peak</w:t>
            </w:r>
            <w:r>
              <w:rPr>
                <w:rFonts w:cs="Angsana New"/>
                <w:cs/>
              </w:rPr>
              <w:t>/</w:t>
            </w:r>
            <w:r>
              <w:rPr>
                <w:rFonts w:cs="CordiaUPC"/>
              </w:rPr>
              <w:t>Off Peak</w:t>
            </w:r>
            <w:r>
              <w:rPr>
                <w:rFonts w:cs="Angsana New"/>
                <w:cs/>
              </w:rPr>
              <w:t xml:space="preserve">)” </w:t>
            </w:r>
            <w:r>
              <w:rPr>
                <w:rFonts w:hint="cs" w:cs="Angsana New"/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Buffer Special</w:t>
            </w:r>
            <w:r>
              <w:rPr>
                <w:rFonts w:cs="Angsana New"/>
                <w:cs/>
              </w:rPr>
              <w:t>(</w:t>
            </w:r>
            <w:r>
              <w:rPr>
                <w:rFonts w:cs="CordiaUPC"/>
              </w:rPr>
              <w:t>Peak</w:t>
            </w:r>
            <w:r>
              <w:rPr>
                <w:rFonts w:cs="Angsana New"/>
                <w:cs/>
              </w:rPr>
              <w:t>/</w:t>
            </w:r>
            <w:r>
              <w:rPr>
                <w:rFonts w:cs="CordiaUPC"/>
              </w:rPr>
              <w:t>Off Peak Special</w:t>
            </w:r>
            <w:r>
              <w:rPr>
                <w:rFonts w:cs="Angsana New"/>
                <w:cs/>
              </w:rPr>
              <w:t xml:space="preserve">)” </w:t>
            </w:r>
            <w:r>
              <w:rPr>
                <w:rFonts w:hint="cs" w:cs="Angsana New"/>
                <w:cs/>
              </w:rPr>
              <w:t xml:space="preserve">ถ้าไม่ใช่ให้ </w:t>
            </w:r>
            <w:r>
              <w:rPr>
                <w:rFonts w:cs="CordiaUPC"/>
              </w:rPr>
              <w:t xml:space="preserve">Invisible </w:t>
            </w:r>
            <w:r>
              <w:rPr>
                <w:rFonts w:hint="cs" w:cs="Angsana New"/>
                <w:cs/>
              </w:rPr>
              <w:t>และทำการเคลียร์ค่า</w:t>
            </w:r>
          </w:p>
          <w:p w:rsidR="006B5C8B" w:rsidP="006B5C8B" w:rsidRDefault="006B5C8B" w14:paraId="560B2799" w14:textId="71572DE2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List of value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‘</w:t>
            </w:r>
            <w:r>
              <w:rPr>
                <w:rFonts w:cs="CordiaUPC"/>
              </w:rPr>
              <w:t>Peak Time Flag</w:t>
            </w:r>
            <w:r>
              <w:rPr>
                <w:rFonts w:cs="Angsana New"/>
                <w:cs/>
              </w:rPr>
              <w:t>’</w:t>
            </w:r>
          </w:p>
        </w:tc>
      </w:tr>
      <w:tr w:rsidRPr="008979A8" w:rsidR="006B5C8B" w:rsidTr="0055648C" w14:paraId="0CB7E5D6" w14:textId="77777777">
        <w:tc>
          <w:tcPr>
            <w:tcW w:w="1026" w:type="pct"/>
          </w:tcPr>
          <w:p w:rsidR="006B5C8B" w:rsidP="006B5C8B" w:rsidRDefault="006B5C8B" w14:paraId="5EEEC894" w14:textId="3550EA21">
            <w:pPr>
              <w:rPr>
                <w:rFonts w:cs="CordiaUPC"/>
              </w:rPr>
            </w:pPr>
            <w:r>
              <w:rPr>
                <w:rFonts w:cs="CordiaUPC"/>
              </w:rPr>
              <w:t>rateFollowByMainPro</w:t>
            </w:r>
          </w:p>
        </w:tc>
        <w:tc>
          <w:tcPr>
            <w:tcW w:w="900" w:type="pct"/>
          </w:tcPr>
          <w:p w:rsidR="006B5C8B" w:rsidP="006B5C8B" w:rsidRDefault="006B5C8B" w14:paraId="0991BF32" w14:textId="7C32B2DA">
            <w:pPr>
              <w:rPr>
                <w:rFonts w:cs="CordiaUPC"/>
              </w:rPr>
            </w:pPr>
            <w:r>
              <w:rPr>
                <w:rFonts w:cs="CordiaUPC"/>
              </w:rPr>
              <w:t>Radio Button</w:t>
            </w:r>
          </w:p>
        </w:tc>
        <w:tc>
          <w:tcPr>
            <w:tcW w:w="3074" w:type="pct"/>
          </w:tcPr>
          <w:p w:rsidR="006B5C8B" w:rsidP="006B5C8B" w:rsidRDefault="006B5C8B" w14:paraId="40043E3F" w14:textId="77777777">
            <w:pPr>
              <w:rPr>
                <w:rFonts w:cs="CordiaUPC"/>
                <w:color w:val="FF0000"/>
              </w:rPr>
            </w:pPr>
            <w:r>
              <w:rPr>
                <w:rFonts w:cs="CordiaUPC"/>
              </w:rPr>
              <w:t xml:space="preserve">Label </w:t>
            </w:r>
            <w:r>
              <w:rPr>
                <w:rFonts w:cs="Angsana New"/>
                <w:cs/>
              </w:rPr>
              <w:t xml:space="preserve">:  </w:t>
            </w:r>
            <w:r w:rsidRPr="00F942AD">
              <w:rPr>
                <w:rFonts w:cs="Angsana New"/>
                <w:color w:val="FF0000"/>
                <w:cs/>
              </w:rPr>
              <w:t>*</w:t>
            </w:r>
            <w:r w:rsidRPr="00F942AD">
              <w:rPr>
                <w:rFonts w:cs="CordiaUPC"/>
                <w:color w:val="FF0000"/>
              </w:rPr>
              <w:t>Exceed Rate Follow by Main Promotion</w:t>
            </w:r>
          </w:p>
          <w:p w:rsidRPr="0086559D" w:rsidR="006B5C8B" w:rsidP="006B5C8B" w:rsidRDefault="006B5C8B" w14:paraId="7DD4C3D6" w14:textId="77777777">
            <w:pPr>
              <w:rPr>
                <w:rFonts w:cs="CordiaUPC"/>
              </w:rPr>
            </w:pPr>
            <w:r w:rsidRPr="00F942AD">
              <w:rPr>
                <w:rFonts w:cs="CordiaUPC"/>
              </w:rPr>
              <w:t xml:space="preserve">Visible </w:t>
            </w:r>
            <w:r>
              <w:rPr>
                <w:rFonts w:hint="cs" w:cs="Angsana New"/>
                <w:cs/>
              </w:rPr>
              <w:t xml:space="preserve">เมื่อ </w:t>
            </w:r>
            <w:r>
              <w:rPr>
                <w:rFonts w:cs="CordiaUPC"/>
              </w:rPr>
              <w:t xml:space="preserve">customerType </w:t>
            </w:r>
            <w:r>
              <w:rPr>
                <w:rFonts w:cs="Angsana New"/>
                <w:cs/>
              </w:rPr>
              <w:t>= “</w:t>
            </w:r>
            <w:r>
              <w:rPr>
                <w:rFonts w:cs="CordiaUPC"/>
              </w:rPr>
              <w:t>Pre</w:t>
            </w:r>
            <w:r>
              <w:rPr>
                <w:rFonts w:cs="Angsana New"/>
                <w:cs/>
              </w:rPr>
              <w:t>-</w:t>
            </w:r>
            <w:r>
              <w:rPr>
                <w:rFonts w:cs="CordiaUPC"/>
              </w:rP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และ </w:t>
            </w:r>
            <w:r>
              <w:rPr>
                <w:rFonts w:cs="CordiaUPC"/>
              </w:rPr>
              <w:t xml:space="preserve">Product Class </w:t>
            </w:r>
            <w:r>
              <w:rPr>
                <w:rFonts w:hint="cs" w:cs="Angsana New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On</w:t>
            </w:r>
            <w:r>
              <w:rPr>
                <w:rFonts w:cs="Angsana New"/>
                <w:cs/>
              </w:rPr>
              <w:t>-</w:t>
            </w:r>
            <w:r>
              <w:rPr>
                <w:rFonts w:cs="CordiaUPC"/>
              </w:rPr>
              <w:t>Top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On</w:t>
            </w:r>
            <w:r>
              <w:rPr>
                <w:rFonts w:cs="Angsana New"/>
                <w:cs/>
              </w:rPr>
              <w:t>-</w:t>
            </w:r>
            <w:r>
              <w:rPr>
                <w:rFonts w:cs="CordiaUPC"/>
              </w:rPr>
              <w:t>Top Extra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และ </w:t>
            </w:r>
            <w:r>
              <w:rPr>
                <w:rFonts w:cs="CordiaUPC"/>
              </w:rPr>
              <w:t>stepRateFlag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= “</w:t>
            </w:r>
            <w:r>
              <w:rPr>
                <w:rFonts w:cs="CordiaUPC"/>
              </w:rPr>
              <w:t>Yes</w:t>
            </w:r>
            <w:r>
              <w:rPr>
                <w:rFonts w:cs="Angsana New"/>
                <w:cs/>
              </w:rPr>
              <w:t>”</w:t>
            </w:r>
          </w:p>
          <w:p w:rsidRPr="00F942AD" w:rsidR="006B5C8B" w:rsidP="006B5C8B" w:rsidRDefault="006B5C8B" w14:paraId="6669D77C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Default Value </w:t>
            </w:r>
            <w:r>
              <w:rPr>
                <w:rFonts w:cs="Angsana New"/>
                <w:cs/>
              </w:rPr>
              <w:t>:  “</w:t>
            </w:r>
            <w:r>
              <w:rPr>
                <w:rFonts w:cs="CordiaUPC"/>
              </w:rPr>
              <w:t>No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 w:cs="Angsana New"/>
                <w:cs/>
              </w:rPr>
              <w:t xml:space="preserve"> เมื่อ </w:t>
            </w:r>
            <w:r>
              <w:rPr>
                <w:rFonts w:cs="CordiaUPC"/>
              </w:rPr>
              <w:t>customerType</w:t>
            </w:r>
            <w:r>
              <w:rPr>
                <w:rFonts w:cs="Angsana New"/>
                <w:cs/>
              </w:rPr>
              <w:t xml:space="preserve"> = “</w:t>
            </w:r>
            <w:r>
              <w:rPr>
                <w:rFonts w:cs="CordiaUPC"/>
              </w:rPr>
              <w:t>Pre</w:t>
            </w:r>
            <w:r>
              <w:rPr>
                <w:rFonts w:cs="Angsana New"/>
                <w:cs/>
              </w:rPr>
              <w:t>-</w:t>
            </w:r>
            <w:r>
              <w:rPr>
                <w:rFonts w:cs="CordiaUPC"/>
              </w:rP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และ </w:t>
            </w:r>
            <w:r>
              <w:rPr>
                <w:rFonts w:cs="CordiaUPC"/>
              </w:rPr>
              <w:t xml:space="preserve">Product Class </w:t>
            </w:r>
            <w:r>
              <w:rPr>
                <w:rFonts w:hint="cs" w:cs="Angsana New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On</w:t>
            </w:r>
            <w:r>
              <w:rPr>
                <w:rFonts w:cs="Angsana New"/>
                <w:cs/>
              </w:rPr>
              <w:t>-</w:t>
            </w:r>
            <w:r>
              <w:rPr>
                <w:rFonts w:cs="CordiaUPC"/>
              </w:rPr>
              <w:t>Top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On</w:t>
            </w:r>
            <w:r>
              <w:rPr>
                <w:rFonts w:cs="Angsana New"/>
                <w:cs/>
              </w:rPr>
              <w:t>-</w:t>
            </w:r>
            <w:r>
              <w:rPr>
                <w:rFonts w:cs="CordiaUPC"/>
              </w:rPr>
              <w:t>Top Extra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และ </w:t>
            </w:r>
            <w:r>
              <w:rPr>
                <w:rFonts w:cs="CordiaUPC"/>
              </w:rPr>
              <w:t>stepRateFlag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= “</w:t>
            </w:r>
            <w:r>
              <w:rPr>
                <w:rFonts w:cs="CordiaUPC"/>
              </w:rPr>
              <w:t>Yes</w:t>
            </w:r>
            <w:r>
              <w:rPr>
                <w:rFonts w:cs="Angsana New"/>
                <w:cs/>
              </w:rPr>
              <w:t>”</w:t>
            </w:r>
          </w:p>
          <w:p w:rsidR="006B5C8B" w:rsidP="006B5C8B" w:rsidRDefault="006B5C8B" w14:paraId="057C9BDF" w14:textId="77777777">
            <w:pPr>
              <w:rPr>
                <w:rFonts w:cs="CordiaUPC"/>
              </w:rPr>
            </w:pPr>
            <w:r w:rsidRPr="004C3917">
              <w:t xml:space="preserve">List of Value </w:t>
            </w:r>
            <w:r w:rsidRPr="004C3917"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‘</w:t>
            </w:r>
            <w:r>
              <w:rPr>
                <w:rFonts w:cs="CordiaUPC"/>
              </w:rPr>
              <w:t>YesNoIndicator</w:t>
            </w:r>
            <w:r>
              <w:rPr>
                <w:rFonts w:cs="Angsana New"/>
                <w:cs/>
              </w:rPr>
              <w:t>’</w:t>
            </w:r>
          </w:p>
          <w:p w:rsidR="006B5C8B" w:rsidP="006B5C8B" w:rsidRDefault="006B5C8B" w14:paraId="18747C1A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เมื่อเลือกค่าเป็น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Yes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ให้ </w:t>
            </w:r>
            <w:r>
              <w:rPr>
                <w:rFonts w:cs="CordiaUPC"/>
              </w:rPr>
              <w:t xml:space="preserve">Disable </w:t>
            </w:r>
            <w:r>
              <w:rPr>
                <w:rFonts w:hint="cs" w:cs="Angsana New"/>
                <w:cs/>
              </w:rPr>
              <w:t xml:space="preserve">และเคลียร์ค่า </w:t>
            </w:r>
            <w:r>
              <w:rPr>
                <w:rFonts w:cs="CordiaUPC"/>
              </w:rPr>
              <w:t xml:space="preserve">Field </w:t>
            </w:r>
            <w:r>
              <w:rPr>
                <w:rFonts w:hint="cs" w:cs="Angsana New"/>
                <w:cs/>
              </w:rPr>
              <w:t>ดังต่อไปนี้</w:t>
            </w:r>
          </w:p>
          <w:p w:rsidRPr="00832CBD" w:rsidR="006B5C8B" w:rsidP="006B5C8B" w:rsidRDefault="006B5C8B" w14:paraId="47C9ACDD" w14:textId="77777777">
            <w:pPr>
              <w:pStyle w:val="ListParagraph"/>
              <w:numPr>
                <w:ilvl w:val="0"/>
                <w:numId w:val="14"/>
              </w:numPr>
              <w:rPr>
                <w:rFonts w:cs="CordiaUPC"/>
              </w:rPr>
            </w:pPr>
            <w:r w:rsidRPr="00832CBD">
              <w:rPr>
                <w:rFonts w:cs="CordiaUPC"/>
              </w:rPr>
              <w:t>rateExcludingVAT</w:t>
            </w:r>
          </w:p>
          <w:p w:rsidRPr="00832CBD" w:rsidR="006B5C8B" w:rsidP="006B5C8B" w:rsidRDefault="006B5C8B" w14:paraId="1EF975B3" w14:textId="77777777">
            <w:pPr>
              <w:pStyle w:val="ListParagraph"/>
              <w:numPr>
                <w:ilvl w:val="0"/>
                <w:numId w:val="14"/>
              </w:numPr>
              <w:rPr>
                <w:rFonts w:cs="CordiaUPC"/>
              </w:rPr>
            </w:pPr>
            <w:r w:rsidRPr="00832CBD">
              <w:rPr>
                <w:rFonts w:cs="CordiaUPC"/>
              </w:rPr>
              <w:t>rateDuration</w:t>
            </w:r>
          </w:p>
          <w:p w:rsidRPr="00832CBD" w:rsidR="006B5C8B" w:rsidP="006B5C8B" w:rsidRDefault="006B5C8B" w14:paraId="63251E94" w14:textId="77777777">
            <w:pPr>
              <w:pStyle w:val="ListParagraph"/>
              <w:numPr>
                <w:ilvl w:val="0"/>
                <w:numId w:val="14"/>
              </w:numPr>
              <w:rPr>
                <w:rFonts w:cs="CordiaUPC"/>
              </w:rPr>
            </w:pPr>
            <w:r w:rsidRPr="00832CBD">
              <w:rPr>
                <w:rFonts w:cs="CordiaUPC"/>
              </w:rPr>
              <w:t>rateUnit</w:t>
            </w:r>
          </w:p>
          <w:p w:rsidR="006B5C8B" w:rsidP="006B5C8B" w:rsidRDefault="006B5C8B" w14:paraId="221309B4" w14:textId="77777777">
            <w:pPr>
              <w:pStyle w:val="ListParagraph"/>
              <w:numPr>
                <w:ilvl w:val="0"/>
                <w:numId w:val="14"/>
              </w:numPr>
              <w:rPr>
                <w:rFonts w:cs="CordiaUPC"/>
              </w:rPr>
            </w:pPr>
            <w:r w:rsidRPr="00832CBD">
              <w:rPr>
                <w:rFonts w:cs="CordiaUPC"/>
              </w:rPr>
              <w:t>rateIncludingVAT</w:t>
            </w:r>
          </w:p>
          <w:p w:rsidR="006B5C8B" w:rsidP="006B5C8B" w:rsidRDefault="006B5C8B" w14:paraId="37608415" w14:textId="4F68147C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แต่ถ้าเลือกเป็น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No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>ให้</w:t>
            </w:r>
            <w:r>
              <w:rPr>
                <w:rFonts w:cs="CordiaUPC"/>
              </w:rPr>
              <w:t xml:space="preserve"> Enable</w:t>
            </w:r>
          </w:p>
        </w:tc>
      </w:tr>
      <w:tr w:rsidRPr="008979A8" w:rsidR="006B5C8B" w:rsidTr="0055648C" w14:paraId="0ACA4337" w14:textId="77777777">
        <w:tc>
          <w:tcPr>
            <w:tcW w:w="1026" w:type="pct"/>
          </w:tcPr>
          <w:p w:rsidR="006B5C8B" w:rsidP="006B5C8B" w:rsidRDefault="006B5C8B" w14:paraId="4F631766" w14:textId="7AEB1220">
            <w:pPr>
              <w:rPr>
                <w:rFonts w:cs="CordiaUPC"/>
              </w:rPr>
            </w:pPr>
            <w:r>
              <w:rPr>
                <w:rFonts w:cs="CordiaUPC"/>
              </w:rPr>
              <w:t>rateExcludingVAT</w:t>
            </w:r>
          </w:p>
        </w:tc>
        <w:tc>
          <w:tcPr>
            <w:tcW w:w="900" w:type="pct"/>
          </w:tcPr>
          <w:p w:rsidR="006B5C8B" w:rsidP="006B5C8B" w:rsidRDefault="006B5C8B" w14:paraId="278581A4" w14:textId="11081EB2">
            <w:pPr>
              <w:rPr>
                <w:rFonts w:cs="CordiaUPC"/>
              </w:rPr>
            </w:pPr>
            <w:r>
              <w:rPr>
                <w:rFonts w:cs="CordiaUPC"/>
              </w:rPr>
              <w:t>Text Box</w:t>
            </w:r>
          </w:p>
        </w:tc>
        <w:tc>
          <w:tcPr>
            <w:tcW w:w="3074" w:type="pct"/>
          </w:tcPr>
          <w:p w:rsidR="006B5C8B" w:rsidP="006B5C8B" w:rsidRDefault="006B5C8B" w14:paraId="1067C1C7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3A41A5">
              <w:rPr>
                <w:rFonts w:cs="Angsana New"/>
                <w:color w:val="FF0000"/>
                <w:cs/>
              </w:rPr>
              <w:t>*</w:t>
            </w:r>
            <w:r w:rsidRPr="003A41A5">
              <w:rPr>
                <w:rFonts w:cs="CordiaUPC"/>
                <w:color w:val="FF0000"/>
              </w:rPr>
              <w:t>Rate Excluding VAT</w:t>
            </w:r>
            <w:r>
              <w:rPr>
                <w:rFonts w:cs="Angsana New"/>
                <w:color w:val="FF0000"/>
                <w:cs/>
              </w:rPr>
              <w:t xml:space="preserve"> : </w:t>
            </w:r>
            <w:r w:rsidRPr="003A41A5">
              <w:rPr>
                <w:rFonts w:cs="Angsana New"/>
                <w:cs/>
              </w:rPr>
              <w:t>…</w:t>
            </w:r>
            <w:r w:rsidRPr="003A41A5">
              <w:rPr>
                <w:rFonts w:cs="CordiaUPC"/>
              </w:rPr>
              <w:t>Value</w:t>
            </w:r>
            <w:r w:rsidRPr="003A41A5">
              <w:rPr>
                <w:rFonts w:cs="Angsana New"/>
                <w:cs/>
              </w:rPr>
              <w:t xml:space="preserve">… </w:t>
            </w:r>
            <w:r>
              <w:rPr>
                <w:rFonts w:cs="CordiaUPC"/>
              </w:rPr>
              <w:t xml:space="preserve">Baht per </w:t>
            </w:r>
            <w:r>
              <w:rPr>
                <w:rFonts w:cs="Angsana New"/>
                <w:cs/>
              </w:rPr>
              <w:t>…</w:t>
            </w:r>
            <w:r>
              <w:rPr>
                <w:rFonts w:cs="CordiaUPC"/>
              </w:rPr>
              <w:t>Duration</w:t>
            </w:r>
            <w:r>
              <w:rPr>
                <w:rFonts w:cs="Angsana New"/>
                <w:cs/>
              </w:rPr>
              <w:t xml:space="preserve">… </w:t>
            </w:r>
            <w:r w:rsidRPr="003A41A5">
              <w:rPr>
                <w:rFonts w:cs="Angsana New"/>
                <w:cs/>
              </w:rPr>
              <w:t>…</w:t>
            </w:r>
            <w:r w:rsidRPr="003A41A5">
              <w:rPr>
                <w:rFonts w:cs="CordiaUPC"/>
              </w:rPr>
              <w:t>Unit</w:t>
            </w:r>
            <w:r w:rsidRPr="003A41A5">
              <w:rPr>
                <w:rFonts w:cs="Angsana New"/>
                <w:cs/>
              </w:rPr>
              <w:t>…</w:t>
            </w:r>
          </w:p>
          <w:p w:rsidR="006B5C8B" w:rsidP="006B5C8B" w:rsidRDefault="006B5C8B" w14:paraId="7781B6B2" w14:textId="5B87498E">
            <w:pPr>
              <w:spacing w:after="0"/>
            </w:pPr>
            <w:r>
              <w:rPr>
                <w:rFonts w:hint="cs"/>
                <w:cs/>
              </w:rPr>
              <w:t xml:space="preserve">เมื่อ </w:t>
            </w:r>
            <w:r>
              <w:t xml:space="preserve">User </w:t>
            </w:r>
            <w:r>
              <w:rPr>
                <w:rFonts w:hint="cs"/>
                <w:cs/>
              </w:rPr>
              <w:t xml:space="preserve">กรอกข้อมูลที่ </w:t>
            </w:r>
            <w:r>
              <w:t xml:space="preserve">Field </w:t>
            </w:r>
            <w:r>
              <w:rPr>
                <w:rFonts w:hint="cs"/>
                <w:cs/>
              </w:rPr>
              <w:t>นี้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และ </w:t>
            </w:r>
            <w:r>
              <w:t>rateIncludingVAT</w:t>
            </w:r>
            <w:r>
              <w:rPr>
                <w:rFonts w:hint="cs"/>
                <w:cs/>
              </w:rPr>
              <w:t xml:space="preserve"> มีค่าเป็นค่าว่างให้ระบบทำการคำนวนค่า </w:t>
            </w:r>
            <w:r>
              <w:t>rateIncludingVAT</w:t>
            </w:r>
            <w:r>
              <w:rPr>
                <w:rFonts w:hint="cs"/>
                <w:cs/>
              </w:rPr>
              <w:t xml:space="preserve"> ตามสูตรดังนี้</w:t>
            </w:r>
            <w:r>
              <w:t xml:space="preserve"> rateExcluding</w:t>
            </w:r>
            <w:r w:rsidRPr="001F45E3">
              <w:t>VAT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 xml:space="preserve">* </w:t>
            </w:r>
            <w:r>
              <w:t xml:space="preserve">VAT </w:t>
            </w:r>
            <w:r>
              <w:rPr>
                <w:rFonts w:hint="cs"/>
                <w:cs/>
              </w:rPr>
              <w:t xml:space="preserve">และจะต้องปัดทศนิยมให้เหลือแค่ </w:t>
            </w:r>
            <w:r>
              <w:t>3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>ตำแหน่งตามหลักคณิตศาสตร์</w:t>
            </w:r>
          </w:p>
          <w:p w:rsidRPr="00596684" w:rsidR="006B5C8B" w:rsidP="006B5C8B" w:rsidRDefault="006B5C8B" w14:paraId="5C322535" w14:textId="464ACED6">
            <w:pPr>
              <w:spacing w:after="0"/>
            </w:pPr>
            <w:r>
              <w:rPr>
                <w:rFonts w:hint="cs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ใส่ได้เฉพาะตัวเลขและจุดทศนิยมเท่านั้น</w:t>
            </w:r>
          </w:p>
        </w:tc>
      </w:tr>
      <w:tr w:rsidRPr="008979A8" w:rsidR="006B5C8B" w:rsidTr="0055648C" w14:paraId="1C75FE29" w14:textId="77777777">
        <w:tc>
          <w:tcPr>
            <w:tcW w:w="1026" w:type="pct"/>
          </w:tcPr>
          <w:p w:rsidR="006B5C8B" w:rsidP="006B5C8B" w:rsidRDefault="006B5C8B" w14:paraId="24AC80B7" w14:textId="3EEDD177">
            <w:pPr>
              <w:rPr>
                <w:rFonts w:cs="CordiaUPC"/>
              </w:rPr>
            </w:pPr>
            <w:r>
              <w:rPr>
                <w:rFonts w:cs="CordiaUPC"/>
              </w:rPr>
              <w:t>rateDuration</w:t>
            </w:r>
          </w:p>
        </w:tc>
        <w:tc>
          <w:tcPr>
            <w:tcW w:w="900" w:type="pct"/>
          </w:tcPr>
          <w:p w:rsidR="006B5C8B" w:rsidP="006B5C8B" w:rsidRDefault="006B5C8B" w14:paraId="08D2BD7B" w14:textId="4489A762">
            <w:pPr>
              <w:rPr>
                <w:rFonts w:cs="CordiaUPC"/>
              </w:rPr>
            </w:pPr>
            <w:r>
              <w:rPr>
                <w:rFonts w:cs="CordiaUPC"/>
              </w:rPr>
              <w:t>Text Box</w:t>
            </w:r>
          </w:p>
        </w:tc>
        <w:tc>
          <w:tcPr>
            <w:tcW w:w="3074" w:type="pct"/>
          </w:tcPr>
          <w:p w:rsidR="006B5C8B" w:rsidP="006B5C8B" w:rsidRDefault="006B5C8B" w14:paraId="6FE73CAE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วางบรรทัดเดียวกันกับ </w:t>
            </w:r>
            <w:r>
              <w:rPr>
                <w:rFonts w:cs="CordiaUPC"/>
              </w:rPr>
              <w:t>rateExcludingVAT</w:t>
            </w:r>
          </w:p>
          <w:p w:rsidR="006B5C8B" w:rsidP="006B5C8B" w:rsidRDefault="006B5C8B" w14:paraId="150FD680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Default Value </w:t>
            </w:r>
            <w:r>
              <w:rPr>
                <w:rFonts w:cs="Angsana New"/>
                <w:cs/>
              </w:rPr>
              <w:t>: “</w:t>
            </w:r>
            <w:r>
              <w:rPr>
                <w:rFonts w:cs="CordiaUPC"/>
              </w:rPr>
              <w:t>1</w:t>
            </w:r>
            <w:r>
              <w:rPr>
                <w:rFonts w:cs="Angsana New"/>
                <w:cs/>
              </w:rPr>
              <w:t>”</w:t>
            </w:r>
          </w:p>
          <w:p w:rsidRPr="003D20AA" w:rsidR="006B5C8B" w:rsidP="006B5C8B" w:rsidRDefault="006B5C8B" w14:paraId="22C6033C" w14:textId="67D6759B">
            <w:r>
              <w:t xml:space="preserve">Enable </w:t>
            </w:r>
            <w:r>
              <w:rPr>
                <w:rFonts w:hint="cs"/>
                <w:cs/>
              </w:rPr>
              <w:t xml:space="preserve">เมื่อ </w:t>
            </w:r>
            <w:r>
              <w:t>customerType</w:t>
            </w:r>
            <w:r>
              <w:rPr>
                <w:rFonts w:cs="Angsana New"/>
                <w:cs/>
              </w:rPr>
              <w:t xml:space="preserve"> = 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>”</w:t>
            </w:r>
          </w:p>
          <w:p w:rsidR="006B5C8B" w:rsidP="006B5C8B" w:rsidRDefault="006B5C8B" w14:paraId="17BBD8B9" w14:textId="1BA4A692">
            <w:pPr>
              <w:rPr>
                <w:rFonts w:cs="CordiaUPC"/>
                <w:cs/>
              </w:rPr>
            </w:pPr>
            <w:r>
              <w:rPr>
                <w:rFonts w:hint="cs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ใส่ได้เฉพาะตัวเลข</w:t>
            </w:r>
          </w:p>
        </w:tc>
      </w:tr>
      <w:tr w:rsidRPr="008979A8" w:rsidR="006B5C8B" w:rsidTr="0055648C" w14:paraId="0F977502" w14:textId="77777777">
        <w:tc>
          <w:tcPr>
            <w:tcW w:w="1026" w:type="pct"/>
          </w:tcPr>
          <w:p w:rsidR="006B5C8B" w:rsidP="006B5C8B" w:rsidRDefault="006B5C8B" w14:paraId="0C814A1C" w14:textId="39EC208B">
            <w:pPr>
              <w:rPr>
                <w:rFonts w:cs="CordiaUPC"/>
              </w:rPr>
            </w:pPr>
            <w:r>
              <w:rPr>
                <w:rFonts w:cs="CordiaUPC"/>
              </w:rPr>
              <w:t>rateUnit</w:t>
            </w:r>
          </w:p>
        </w:tc>
        <w:tc>
          <w:tcPr>
            <w:tcW w:w="900" w:type="pct"/>
          </w:tcPr>
          <w:p w:rsidR="006B5C8B" w:rsidP="006B5C8B" w:rsidRDefault="006B5C8B" w14:paraId="5704BF54" w14:textId="21A28846">
            <w:pPr>
              <w:rPr>
                <w:rFonts w:cs="CordiaUPC"/>
              </w:rPr>
            </w:pPr>
            <w:r>
              <w:rPr>
                <w:rFonts w:cs="CordiaUPC"/>
              </w:rPr>
              <w:t>Drop Down List</w:t>
            </w:r>
          </w:p>
        </w:tc>
        <w:tc>
          <w:tcPr>
            <w:tcW w:w="3074" w:type="pct"/>
          </w:tcPr>
          <w:p w:rsidR="006B5C8B" w:rsidP="006B5C8B" w:rsidRDefault="006B5C8B" w14:paraId="44E5D540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วางบรรทัดเดียวกันกับ </w:t>
            </w:r>
            <w:r>
              <w:rPr>
                <w:rFonts w:cs="CordiaUPC"/>
              </w:rPr>
              <w:t>rateExcludingVAT</w:t>
            </w:r>
          </w:p>
          <w:p w:rsidR="006B5C8B" w:rsidP="006B5C8B" w:rsidRDefault="006B5C8B" w14:paraId="4032E439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Default Value </w:t>
            </w:r>
            <w:r>
              <w:rPr>
                <w:rFonts w:cs="Angsana New"/>
                <w:cs/>
              </w:rPr>
              <w:t>: “</w:t>
            </w:r>
            <w:r>
              <w:rPr>
                <w:rFonts w:cs="CordiaUPC"/>
              </w:rPr>
              <w:t>Minute</w:t>
            </w:r>
            <w:r>
              <w:rPr>
                <w:rFonts w:cs="Angsana New"/>
                <w:cs/>
              </w:rPr>
              <w:t>”</w:t>
            </w:r>
          </w:p>
          <w:p w:rsidR="006B5C8B" w:rsidP="006B5C8B" w:rsidRDefault="006B5C8B" w14:paraId="2CFA0B7D" w14:textId="454A7F79">
            <w:pPr>
              <w:rPr>
                <w:rFonts w:cs="CordiaUPC"/>
                <w:cs/>
              </w:rPr>
            </w:pPr>
            <w:r w:rsidRPr="004C3917">
              <w:t xml:space="preserve">List of Value </w:t>
            </w:r>
            <w:r w:rsidRPr="004C3917"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‘</w:t>
            </w:r>
            <w:r w:rsidRPr="00EB73A2">
              <w:rPr>
                <w:rFonts w:cs="CordiaUPC"/>
              </w:rPr>
              <w:t>Voice Rate Unit</w:t>
            </w:r>
            <w:r>
              <w:rPr>
                <w:rFonts w:cs="Angsana New"/>
                <w:cs/>
              </w:rPr>
              <w:t>’</w:t>
            </w:r>
            <w:r>
              <w:rPr>
                <w:rFonts w:cs="CordiaUPC"/>
              </w:rPr>
              <w:t xml:space="preserve"> and lov_type </w:t>
            </w:r>
            <w:r>
              <w:rPr>
                <w:rFonts w:cs="Angsana New"/>
                <w:cs/>
              </w:rPr>
              <w:t>= ‘</w:t>
            </w:r>
            <w:r>
              <w:rPr>
                <w:rFonts w:cs="CordiaUPC"/>
              </w:rPr>
              <w:t>Per Duration</w:t>
            </w:r>
            <w:r>
              <w:rPr>
                <w:rFonts w:cs="Angsana New"/>
                <w:cs/>
              </w:rPr>
              <w:t>’</w:t>
            </w:r>
          </w:p>
        </w:tc>
      </w:tr>
      <w:tr w:rsidRPr="008979A8" w:rsidR="006B5C8B" w:rsidTr="0055648C" w14:paraId="327C3845" w14:textId="77777777">
        <w:tc>
          <w:tcPr>
            <w:tcW w:w="1026" w:type="pct"/>
          </w:tcPr>
          <w:p w:rsidR="006B5C8B" w:rsidP="006B5C8B" w:rsidRDefault="006B5C8B" w14:paraId="407082DA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rateIncludingVAT</w:t>
            </w:r>
          </w:p>
        </w:tc>
        <w:tc>
          <w:tcPr>
            <w:tcW w:w="900" w:type="pct"/>
          </w:tcPr>
          <w:p w:rsidR="006B5C8B" w:rsidP="006B5C8B" w:rsidRDefault="006B5C8B" w14:paraId="3758B6B8" w14:textId="75613642">
            <w:pPr>
              <w:rPr>
                <w:rFonts w:cs="CordiaUPC"/>
              </w:rPr>
            </w:pPr>
            <w:r>
              <w:rPr>
                <w:rFonts w:cs="CordiaUPC"/>
              </w:rPr>
              <w:t>Text Box</w:t>
            </w:r>
          </w:p>
        </w:tc>
        <w:tc>
          <w:tcPr>
            <w:tcW w:w="3074" w:type="pct"/>
          </w:tcPr>
          <w:p w:rsidR="006B5C8B" w:rsidP="006B5C8B" w:rsidRDefault="006B5C8B" w14:paraId="61667C4B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3A41A5">
              <w:rPr>
                <w:rFonts w:cs="Angsana New"/>
                <w:color w:val="FF0000"/>
                <w:cs/>
              </w:rPr>
              <w:t>*</w:t>
            </w:r>
            <w:r w:rsidRPr="003A41A5">
              <w:rPr>
                <w:rFonts w:cs="CordiaUPC"/>
                <w:color w:val="FF0000"/>
              </w:rPr>
              <w:t xml:space="preserve">Rate </w:t>
            </w:r>
            <w:r>
              <w:rPr>
                <w:rFonts w:cs="CordiaUPC"/>
                <w:color w:val="FF0000"/>
              </w:rPr>
              <w:t>In</w:t>
            </w:r>
            <w:r w:rsidRPr="003A41A5">
              <w:rPr>
                <w:rFonts w:cs="CordiaUPC"/>
                <w:color w:val="FF0000"/>
              </w:rPr>
              <w:t>cluding VAT</w:t>
            </w:r>
            <w:r>
              <w:rPr>
                <w:rFonts w:cs="Angsana New"/>
                <w:color w:val="FF0000"/>
                <w:cs/>
              </w:rPr>
              <w:t xml:space="preserve"> : </w:t>
            </w:r>
            <w:r w:rsidRPr="00596684">
              <w:rPr>
                <w:rFonts w:cs="Angsana New"/>
                <w:cs/>
              </w:rPr>
              <w:t>…</w:t>
            </w:r>
            <w:r w:rsidRPr="00596684">
              <w:rPr>
                <w:rFonts w:cs="CordiaUPC"/>
              </w:rPr>
              <w:t>Value</w:t>
            </w:r>
            <w:r w:rsidRPr="00596684">
              <w:rPr>
                <w:rFonts w:cs="Angsana New"/>
                <w:cs/>
              </w:rPr>
              <w:t>…</w:t>
            </w:r>
          </w:p>
          <w:p w:rsidR="006B5C8B" w:rsidP="006B5C8B" w:rsidRDefault="006B5C8B" w14:paraId="2D6B7837" w14:textId="3CD411C7">
            <w:r>
              <w:rPr>
                <w:rFonts w:hint="cs"/>
                <w:cs/>
              </w:rPr>
              <w:t xml:space="preserve">เมื่อ </w:t>
            </w:r>
            <w:r>
              <w:t xml:space="preserve">User </w:t>
            </w:r>
            <w:r>
              <w:rPr>
                <w:rFonts w:hint="cs"/>
                <w:cs/>
              </w:rPr>
              <w:t xml:space="preserve">กรอกข้อมูลที่ </w:t>
            </w:r>
            <w:r>
              <w:t xml:space="preserve">Field </w:t>
            </w:r>
            <w:r>
              <w:rPr>
                <w:rFonts w:hint="cs"/>
                <w:cs/>
              </w:rPr>
              <w:t>นี้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และ </w:t>
            </w:r>
            <w:r>
              <w:t>rateExcludingVAT</w:t>
            </w:r>
            <w:r>
              <w:rPr>
                <w:rFonts w:hint="cs"/>
                <w:cs/>
              </w:rPr>
              <w:t xml:space="preserve"> มีค่าเป็นค่าว่างให้ระบบทำการคำนวนค่า </w:t>
            </w:r>
            <w:r>
              <w:t>rateExcludingVAT</w:t>
            </w:r>
            <w:r>
              <w:rPr>
                <w:rFonts w:hint="cs"/>
                <w:cs/>
              </w:rPr>
              <w:t xml:space="preserve"> ตามสูตรดังนี้</w:t>
            </w:r>
            <w:r>
              <w:rPr>
                <w:rFonts w:cs="Angsana New"/>
                <w:cs/>
              </w:rPr>
              <w:t xml:space="preserve"> </w:t>
            </w:r>
            <w:r>
              <w:t>rateIncluding</w:t>
            </w:r>
            <w:r w:rsidRPr="001F45E3">
              <w:t>VAT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 xml:space="preserve">/ </w:t>
            </w:r>
            <w:r>
              <w:t>VAT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และจะต้องปัดทศนิยมให้เหลือแค่ </w:t>
            </w:r>
            <w:r>
              <w:t>3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>ตำแหน่งตามหลักคณิตศาสตร์</w:t>
            </w:r>
          </w:p>
          <w:p w:rsidRPr="00062AE3" w:rsidR="006B5C8B" w:rsidP="006B5C8B" w:rsidRDefault="006B5C8B" w14:paraId="33BB4614" w14:textId="0EEFA1BC">
            <w:pPr>
              <w:rPr>
                <w:rFonts w:cs="CordiaUPC"/>
                <w:cs/>
              </w:rPr>
            </w:pPr>
            <w:r>
              <w:rPr>
                <w:rFonts w:hint="cs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ใส่ได้เฉพาะตัวเลขและจุดทศนิยมเท่านั้น</w:t>
            </w:r>
          </w:p>
        </w:tc>
      </w:tr>
      <w:tr w:rsidRPr="008979A8" w:rsidR="006B5C8B" w:rsidTr="0055648C" w14:paraId="2FBB8870" w14:textId="77777777">
        <w:tc>
          <w:tcPr>
            <w:tcW w:w="1026" w:type="pct"/>
          </w:tcPr>
          <w:p w:rsidR="006B5C8B" w:rsidP="006B5C8B" w:rsidRDefault="006B5C8B" w14:paraId="62878216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stepRateFlag</w:t>
            </w:r>
          </w:p>
        </w:tc>
        <w:tc>
          <w:tcPr>
            <w:tcW w:w="900" w:type="pct"/>
          </w:tcPr>
          <w:p w:rsidR="006B5C8B" w:rsidP="006B5C8B" w:rsidRDefault="006B5C8B" w14:paraId="039669BA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Radio Button</w:t>
            </w:r>
          </w:p>
        </w:tc>
        <w:tc>
          <w:tcPr>
            <w:tcW w:w="3074" w:type="pct"/>
          </w:tcPr>
          <w:p w:rsidR="006B5C8B" w:rsidP="006B5C8B" w:rsidRDefault="006B5C8B" w14:paraId="3C62AEFB" w14:textId="77777777">
            <w:pPr>
              <w:rPr>
                <w:color w:val="FF0000"/>
              </w:rPr>
            </w:pPr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3A41A5">
              <w:rPr>
                <w:rFonts w:cs="Angsana New"/>
                <w:color w:val="FF0000"/>
                <w:cs/>
              </w:rPr>
              <w:t>*</w:t>
            </w:r>
            <w:r w:rsidRPr="003A41A5">
              <w:rPr>
                <w:color w:val="FF0000"/>
              </w:rPr>
              <w:t>Step Rate</w:t>
            </w:r>
          </w:p>
          <w:p w:rsidR="006B5C8B" w:rsidP="006B5C8B" w:rsidRDefault="006B5C8B" w14:paraId="30DFA5AE" w14:textId="77777777">
            <w:pPr>
              <w:rPr>
                <w:rFonts w:cs="CordiaUPC"/>
              </w:rPr>
            </w:pPr>
            <w:r>
              <w:t xml:space="preserve">Default Value </w:t>
            </w:r>
            <w:r>
              <w:rPr>
                <w:rFonts w:cs="Angsana New"/>
                <w:cs/>
              </w:rPr>
              <w:t>: “</w:t>
            </w:r>
            <w:r>
              <w:t>No</w:t>
            </w:r>
            <w:r>
              <w:rPr>
                <w:rFonts w:cs="Angsana New"/>
                <w:cs/>
              </w:rPr>
              <w:t>”</w:t>
            </w:r>
          </w:p>
          <w:p w:rsidR="006B5C8B" w:rsidP="006B5C8B" w:rsidRDefault="006B5C8B" w14:paraId="5A1E7644" w14:textId="26D4105E">
            <w:r>
              <w:rPr>
                <w:rFonts w:cs="CordiaUPC"/>
              </w:rPr>
              <w:t xml:space="preserve">Disable </w:t>
            </w:r>
            <w:r>
              <w:rPr>
                <w:rFonts w:hint="cs" w:cs="Angsana New"/>
                <w:cs/>
              </w:rPr>
              <w:t xml:space="preserve">และ </w:t>
            </w:r>
            <w:r>
              <w:rPr>
                <w:rFonts w:cs="CordiaUPC"/>
              </w:rPr>
              <w:t xml:space="preserve">set </w:t>
            </w:r>
            <w:r>
              <w:rPr>
                <w:rFonts w:hint="cs" w:cs="Angsana New"/>
                <w:cs/>
              </w:rPr>
              <w:t xml:space="preserve">เป็นค่า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NO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เมื่อ </w:t>
            </w:r>
            <w:r>
              <w:rPr>
                <w:rFonts w:cs="CordiaUPC"/>
              </w:rPr>
              <w:t>customerType</w:t>
            </w:r>
            <w:r>
              <w:rPr>
                <w:rFonts w:cs="Angsana New"/>
                <w:cs/>
              </w:rPr>
              <w:t xml:space="preserve"> = “</w:t>
            </w:r>
            <w:r>
              <w:rPr>
                <w:rFonts w:cs="CordiaUPC"/>
              </w:rPr>
              <w:t>Post</w:t>
            </w:r>
            <w:r>
              <w:rPr>
                <w:rFonts w:cs="Angsana New"/>
                <w:cs/>
              </w:rPr>
              <w:t>-</w:t>
            </w:r>
            <w:r>
              <w:rPr>
                <w:rFonts w:cs="CordiaUPC"/>
              </w:rP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และ </w:t>
            </w:r>
            <w:r>
              <w:rPr>
                <w:rFonts w:cs="CordiaUPC"/>
              </w:rPr>
              <w:t xml:space="preserve">productClass </w:t>
            </w:r>
            <w:r>
              <w:rPr>
                <w:rFonts w:cs="Angsana New"/>
                <w:cs/>
              </w:rPr>
              <w:t>= “</w:t>
            </w:r>
            <w:r>
              <w:rPr>
                <w:rFonts w:cs="CordiaUPC"/>
              </w:rPr>
              <w:t>On</w:t>
            </w:r>
            <w:r>
              <w:rPr>
                <w:rFonts w:cs="Angsana New"/>
                <w:cs/>
              </w:rPr>
              <w:t>-</w:t>
            </w:r>
            <w:r>
              <w:rPr>
                <w:rFonts w:cs="CordiaUPC"/>
              </w:rPr>
              <w:t>Top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On</w:t>
            </w:r>
            <w:r>
              <w:rPr>
                <w:rFonts w:cs="Angsana New"/>
                <w:cs/>
              </w:rPr>
              <w:t>-</w:t>
            </w:r>
            <w:r>
              <w:rPr>
                <w:rFonts w:cs="CordiaUPC"/>
              </w:rPr>
              <w:t>Top Extra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ถ้าไม่ใช่ให้ </w:t>
            </w:r>
            <w:r>
              <w:rPr>
                <w:rFonts w:cs="CordiaUPC"/>
              </w:rPr>
              <w:t>Enable</w:t>
            </w:r>
          </w:p>
          <w:p w:rsidR="006B5C8B" w:rsidP="006B5C8B" w:rsidRDefault="006B5C8B" w14:paraId="0EE3DD87" w14:textId="71AF3E10">
            <w:pPr>
              <w:rPr>
                <w:rFonts w:cs="CordiaUPC"/>
              </w:rPr>
            </w:pPr>
            <w:r w:rsidRPr="004C3917">
              <w:t xml:space="preserve">List of Value </w:t>
            </w:r>
            <w:r w:rsidRPr="004C3917"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‘</w:t>
            </w:r>
            <w:r>
              <w:rPr>
                <w:rFonts w:cs="CordiaUPC"/>
              </w:rPr>
              <w:t>YesNoIndicator</w:t>
            </w:r>
            <w:r>
              <w:rPr>
                <w:rFonts w:cs="Angsana New"/>
                <w:cs/>
              </w:rPr>
              <w:t>’</w:t>
            </w:r>
          </w:p>
          <w:p w:rsidR="006B5C8B" w:rsidP="006B5C8B" w:rsidRDefault="006B5C8B" w14:paraId="56B64B4C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เมื่อเลือก </w:t>
            </w:r>
            <w:r>
              <w:rPr>
                <w:rFonts w:cs="CordiaUPC"/>
              </w:rPr>
              <w:t xml:space="preserve">Step Rate </w:t>
            </w:r>
            <w:r>
              <w:rPr>
                <w:rFonts w:hint="cs" w:cs="Angsana New"/>
                <w:cs/>
              </w:rPr>
              <w:t xml:space="preserve">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Yes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ให้ </w:t>
            </w:r>
            <w:r>
              <w:rPr>
                <w:rFonts w:cs="CordiaUPC"/>
              </w:rPr>
              <w:t>Visible Step Rate Section</w:t>
            </w:r>
            <w:r>
              <w:rPr>
                <w:rFonts w:hint="cs" w:cs="Angsana New"/>
                <w:cs/>
              </w:rPr>
              <w:t xml:space="preserve"> และ </w:t>
            </w:r>
            <w:r>
              <w:rPr>
                <w:rFonts w:cs="CordiaUPC"/>
              </w:rPr>
              <w:t xml:space="preserve">Set </w:t>
            </w:r>
            <w:r>
              <w:rPr>
                <w:rFonts w:hint="cs" w:cs="Angsana New"/>
                <w:cs/>
              </w:rPr>
              <w:t xml:space="preserve">ค่า </w:t>
            </w:r>
            <w:r>
              <w:rPr>
                <w:rFonts w:cs="CordiaUPC"/>
              </w:rPr>
              <w:t xml:space="preserve">Default Value </w:t>
            </w:r>
            <w:r>
              <w:rPr>
                <w:rFonts w:hint="cs" w:cs="Angsana New"/>
                <w:cs/>
              </w:rPr>
              <w:t>ดังนี้</w:t>
            </w:r>
          </w:p>
          <w:p w:rsidRPr="00E35214" w:rsidR="006B5C8B" w:rsidP="006B5C8B" w:rsidRDefault="006B5C8B" w14:paraId="2A7398D9" w14:textId="77777777">
            <w:pPr>
              <w:pStyle w:val="ListParagraph"/>
              <w:numPr>
                <w:ilvl w:val="0"/>
                <w:numId w:val="14"/>
              </w:numPr>
              <w:rPr>
                <w:rFonts w:cs="CordiaUPC"/>
              </w:rPr>
            </w:pPr>
            <w:r>
              <w:rPr>
                <w:rFonts w:cs="CordiaUPC"/>
              </w:rPr>
              <w:t xml:space="preserve">stepDurationUnit </w:t>
            </w:r>
            <w:r>
              <w:rPr>
                <w:rFonts w:cs="Angsana New"/>
                <w:cs/>
              </w:rPr>
              <w:t>= “</w:t>
            </w:r>
            <w:r>
              <w:rPr>
                <w:rFonts w:cs="CordiaUPC"/>
              </w:rPr>
              <w:t>Minute</w:t>
            </w:r>
            <w:r>
              <w:rPr>
                <w:rFonts w:cs="Angsana New"/>
                <w:cs/>
              </w:rPr>
              <w:t>”</w:t>
            </w:r>
          </w:p>
        </w:tc>
      </w:tr>
      <w:tr w:rsidRPr="008979A8" w:rsidR="006B5C8B" w:rsidTr="0055648C" w14:paraId="3C6C3EB2" w14:textId="77777777">
        <w:tc>
          <w:tcPr>
            <w:tcW w:w="5000" w:type="pct"/>
            <w:gridSpan w:val="3"/>
            <w:shd w:val="clear" w:color="auto" w:fill="C2D69B" w:themeFill="accent3" w:themeFillTint="99"/>
          </w:tcPr>
          <w:p w:rsidR="006B5C8B" w:rsidP="006B5C8B" w:rsidRDefault="006B5C8B" w14:paraId="486DEEBA" w14:textId="77777777">
            <w:pPr>
              <w:pStyle w:val="HeaderTable"/>
            </w:pPr>
            <w:r>
              <w:t>Step Rate Section</w:t>
            </w:r>
          </w:p>
        </w:tc>
      </w:tr>
      <w:tr w:rsidRPr="008979A8" w:rsidR="006B5C8B" w:rsidTr="0055648C" w14:paraId="7239AD02" w14:textId="77777777">
        <w:tc>
          <w:tcPr>
            <w:tcW w:w="5000" w:type="pct"/>
            <w:gridSpan w:val="3"/>
            <w:shd w:val="clear" w:color="auto" w:fill="C2D69B" w:themeFill="accent3" w:themeFillTint="99"/>
          </w:tcPr>
          <w:p w:rsidR="006B5C8B" w:rsidP="006B5C8B" w:rsidRDefault="006B5C8B" w14:paraId="1FAE0670" w14:textId="77777777">
            <w:pPr>
              <w:pStyle w:val="HeaderTable"/>
            </w:pPr>
            <w:r>
              <w:t>Step Rate Table Section</w:t>
            </w:r>
          </w:p>
        </w:tc>
      </w:tr>
      <w:tr w:rsidRPr="008979A8" w:rsidR="006B5C8B" w:rsidTr="0055648C" w14:paraId="529D4C37" w14:textId="77777777">
        <w:tc>
          <w:tcPr>
            <w:tcW w:w="1026" w:type="pct"/>
          </w:tcPr>
          <w:p w:rsidR="006B5C8B" w:rsidP="006B5C8B" w:rsidRDefault="006B5C8B" w14:paraId="29AF1A04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Step Rate</w:t>
            </w:r>
          </w:p>
        </w:tc>
        <w:tc>
          <w:tcPr>
            <w:tcW w:w="900" w:type="pct"/>
          </w:tcPr>
          <w:p w:rsidR="006B5C8B" w:rsidP="006B5C8B" w:rsidRDefault="006B5C8B" w14:paraId="3D85E1B2" w14:textId="77777777">
            <w:pPr>
              <w:rPr>
                <w:rFonts w:cs="CordiaUPC"/>
              </w:rPr>
            </w:pPr>
          </w:p>
        </w:tc>
        <w:tc>
          <w:tcPr>
            <w:tcW w:w="3074" w:type="pct"/>
          </w:tcPr>
          <w:p w:rsidR="006B5C8B" w:rsidP="006B5C8B" w:rsidRDefault="006B5C8B" w14:paraId="54304620" w14:textId="77777777">
            <w:pPr>
              <w:spacing w:after="0"/>
            </w:pPr>
            <w:r>
              <w:rPr>
                <w:rFonts w:hint="cs"/>
                <w:cs/>
              </w:rPr>
              <w:t xml:space="preserve">แสดงข้อมูลใน </w:t>
            </w:r>
            <w:r>
              <w:t>Format</w:t>
            </w:r>
          </w:p>
          <w:p w:rsidR="006B5C8B" w:rsidP="006B5C8B" w:rsidRDefault="006B5C8B" w14:paraId="5AFF1902" w14:textId="77777777">
            <w:pPr>
              <w:pStyle w:val="ListParagraph"/>
              <w:numPr>
                <w:ilvl w:val="0"/>
                <w:numId w:val="67"/>
              </w:numPr>
              <w:spacing w:after="0"/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stepRate </w:t>
            </w:r>
            <w:r>
              <w:rPr>
                <w:rFonts w:hint="cs"/>
                <w:cs/>
              </w:rPr>
              <w:t xml:space="preserve">ใน </w:t>
            </w:r>
            <w:r>
              <w:t xml:space="preserve">Row </w:t>
            </w:r>
            <w:r>
              <w:rPr>
                <w:rFonts w:hint="cs"/>
                <w:cs/>
              </w:rPr>
              <w:t xml:space="preserve">ที่ </w:t>
            </w:r>
            <w:r>
              <w:t xml:space="preserve">1 </w:t>
            </w:r>
            <w:r>
              <w:rPr>
                <w:rFonts w:hint="cs"/>
                <w:cs/>
              </w:rPr>
              <w:t>ให้แสดงค่าเป็น</w:t>
            </w:r>
            <w:r>
              <w:rPr>
                <w:rFonts w:cs="Angsana New"/>
                <w:cs/>
              </w:rPr>
              <w:t xml:space="preserve"> “</w:t>
            </w:r>
            <w:r>
              <w:t xml:space="preserve">First </w:t>
            </w:r>
            <w:r>
              <w:rPr>
                <w:rFonts w:cs="Angsana New"/>
                <w:cs/>
              </w:rPr>
              <w:t xml:space="preserve">” + </w:t>
            </w:r>
            <w:r>
              <w:t xml:space="preserve">stepDuration </w:t>
            </w:r>
            <w:r>
              <w:rPr>
                <w:rFonts w:cs="Angsana New"/>
                <w:cs/>
              </w:rPr>
              <w:t xml:space="preserve">+ </w:t>
            </w:r>
            <w:r>
              <w:t xml:space="preserve">stepDurationUnit </w:t>
            </w:r>
            <w:r>
              <w:rPr>
                <w:rFonts w:cs="Angsana New"/>
                <w:cs/>
              </w:rPr>
              <w:t xml:space="preserve">+ “ ” + </w:t>
            </w:r>
            <w:r>
              <w:t xml:space="preserve">stepIncludingVAT </w:t>
            </w:r>
            <w:r>
              <w:rPr>
                <w:rFonts w:cs="Angsana New"/>
                <w:cs/>
              </w:rPr>
              <w:t xml:space="preserve">+ “ </w:t>
            </w:r>
            <w:r>
              <w:t>Baht</w:t>
            </w:r>
            <w:r>
              <w:rPr>
                <w:rFonts w:cs="Angsana New"/>
                <w:cs/>
              </w:rPr>
              <w:t>”</w:t>
            </w:r>
          </w:p>
          <w:p w:rsidRPr="00552FA9" w:rsidR="006B5C8B" w:rsidP="006B5C8B" w:rsidRDefault="006B5C8B" w14:paraId="076F4456" w14:textId="66259A1B">
            <w:pPr>
              <w:pStyle w:val="ListParagraph"/>
              <w:numPr>
                <w:ilvl w:val="0"/>
                <w:numId w:val="67"/>
              </w:numPr>
              <w:spacing w:after="0"/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stepRate </w:t>
            </w:r>
            <w:r>
              <w:rPr>
                <w:rFonts w:hint="cs"/>
                <w:cs/>
              </w:rPr>
              <w:t xml:space="preserve">ใน </w:t>
            </w:r>
            <w:r>
              <w:t xml:space="preserve">Row </w:t>
            </w:r>
            <w:r>
              <w:rPr>
                <w:rFonts w:hint="cs"/>
                <w:cs/>
              </w:rPr>
              <w:t xml:space="preserve">ที่ </w:t>
            </w:r>
            <w:r>
              <w:t xml:space="preserve">2 </w:t>
            </w:r>
            <w:r>
              <w:rPr>
                <w:rFonts w:hint="cs"/>
                <w:cs/>
              </w:rPr>
              <w:t>เป็นต้นไป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ให้แสดงค่าเป็น </w:t>
            </w:r>
            <w:r>
              <w:t xml:space="preserve">stepDurationFrom </w:t>
            </w:r>
            <w:r>
              <w:rPr>
                <w:rFonts w:cs="Angsana New"/>
                <w:cs/>
              </w:rPr>
              <w:t xml:space="preserve">+ “ – “ </w:t>
            </w:r>
            <w:r>
              <w:t xml:space="preserve">stepDurationTo </w:t>
            </w:r>
            <w:r>
              <w:rPr>
                <w:rFonts w:cs="Angsana New"/>
                <w:cs/>
              </w:rPr>
              <w:t xml:space="preserve">+ </w:t>
            </w:r>
            <w:r>
              <w:t xml:space="preserve">stepDurationUnit </w:t>
            </w:r>
            <w:r>
              <w:rPr>
                <w:rFonts w:cs="Angsana New"/>
                <w:cs/>
              </w:rPr>
              <w:t xml:space="preserve">+ “ ” + </w:t>
            </w:r>
            <w:r>
              <w:t xml:space="preserve">stepIncludingVAT </w:t>
            </w:r>
            <w:r>
              <w:rPr>
                <w:rFonts w:cs="Angsana New"/>
                <w:cs/>
              </w:rPr>
              <w:t xml:space="preserve">+ “ </w:t>
            </w:r>
            <w:r>
              <w:t>Baht</w:t>
            </w:r>
            <w:r>
              <w:rPr>
                <w:rFonts w:cs="Angsana New"/>
                <w:cs/>
              </w:rPr>
              <w:t>”</w:t>
            </w:r>
          </w:p>
        </w:tc>
      </w:tr>
      <w:tr w:rsidRPr="008979A8" w:rsidR="006B5C8B" w:rsidTr="0055648C" w14:paraId="732CE55D" w14:textId="77777777">
        <w:tc>
          <w:tcPr>
            <w:tcW w:w="1026" w:type="pct"/>
          </w:tcPr>
          <w:p w:rsidRPr="003A1FD8" w:rsidR="006B5C8B" w:rsidP="006B5C8B" w:rsidRDefault="006B5C8B" w14:paraId="7781C3ED" w14:textId="77777777">
            <w:pPr>
              <w:rPr>
                <w:rFonts w:cs="CordiaUPC"/>
              </w:rPr>
            </w:pPr>
            <w:r w:rsidRPr="003A1FD8">
              <w:rPr>
                <w:rFonts w:cs="CordiaUPC"/>
              </w:rPr>
              <w:t>Action</w:t>
            </w:r>
          </w:p>
          <w:p w:rsidR="006B5C8B" w:rsidP="006B5C8B" w:rsidRDefault="006B5C8B" w14:paraId="48465528" w14:textId="77777777">
            <w:pPr>
              <w:rPr>
                <w:rFonts w:cs="CordiaUPC"/>
              </w:rPr>
            </w:pPr>
            <w:r w:rsidRPr="003A1FD8">
              <w:rPr>
                <w:rFonts w:hint="cs" w:cs="Angsana New"/>
                <w:cs/>
              </w:rPr>
              <w:t>ปุ่ม</w:t>
            </w:r>
            <w:r>
              <w:rPr>
                <w:rFonts w:cs="Angsana New"/>
                <w:cs/>
              </w:rPr>
              <w:t xml:space="preserve"> </w:t>
            </w:r>
            <w:r w:rsidRPr="003A1FD8">
              <w:rPr>
                <w:rFonts w:cs="CordiaUPC"/>
              </w:rPr>
              <w:t>Edit</w:t>
            </w:r>
          </w:p>
        </w:tc>
        <w:tc>
          <w:tcPr>
            <w:tcW w:w="900" w:type="pct"/>
          </w:tcPr>
          <w:p w:rsidR="006B5C8B" w:rsidP="006B5C8B" w:rsidRDefault="006B5C8B" w14:paraId="4D3DB553" w14:textId="77777777">
            <w:pPr>
              <w:rPr>
                <w:rFonts w:cs="CordiaUPC"/>
              </w:rPr>
            </w:pPr>
            <w:r>
              <w:t>Button</w:t>
            </w:r>
          </w:p>
        </w:tc>
        <w:tc>
          <w:tcPr>
            <w:tcW w:w="3074" w:type="pct"/>
          </w:tcPr>
          <w:p w:rsidR="006B5C8B" w:rsidP="006B5C8B" w:rsidRDefault="006B5C8B" w14:paraId="53620A2B" w14:textId="77777777">
            <w:pPr>
              <w:rPr>
                <w:rFonts w:cs="CordiaUPC"/>
              </w:rPr>
            </w:pPr>
            <w:r w:rsidRPr="0079598B">
              <w:rPr>
                <w:rFonts w:cs="Angsana New"/>
                <w:cs/>
              </w:rPr>
              <w:t xml:space="preserve">เมื่อกดปุ่มให้ทำการ </w:t>
            </w:r>
            <w:r w:rsidRPr="0079598B">
              <w:rPr>
                <w:rFonts w:cs="CordiaUPC"/>
              </w:rPr>
              <w:t>Visible Detail Section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และดึงข้อมูลของ </w:t>
            </w:r>
            <w:r>
              <w:rPr>
                <w:rFonts w:cs="CordiaUPC"/>
              </w:rPr>
              <w:t xml:space="preserve">Row </w:t>
            </w:r>
            <w:r>
              <w:rPr>
                <w:rFonts w:hint="cs" w:cs="Angsana New"/>
                <w:cs/>
              </w:rPr>
              <w:t>นั้นๆ มาแสดง</w:t>
            </w:r>
          </w:p>
        </w:tc>
      </w:tr>
      <w:tr w:rsidRPr="008979A8" w:rsidR="006B5C8B" w:rsidTr="0055648C" w14:paraId="53FED9C2" w14:textId="77777777">
        <w:tc>
          <w:tcPr>
            <w:tcW w:w="1026" w:type="pct"/>
          </w:tcPr>
          <w:p w:rsidRPr="003A1FD8" w:rsidR="006B5C8B" w:rsidP="006B5C8B" w:rsidRDefault="006B5C8B" w14:paraId="1C682782" w14:textId="77777777">
            <w:pPr>
              <w:rPr>
                <w:rFonts w:cs="CordiaUPC"/>
              </w:rPr>
            </w:pPr>
            <w:r w:rsidRPr="003A1FD8">
              <w:rPr>
                <w:rFonts w:cs="CordiaUPC"/>
              </w:rPr>
              <w:t>Action</w:t>
            </w:r>
          </w:p>
          <w:p w:rsidRPr="007C44DB" w:rsidR="006B5C8B" w:rsidP="006B5C8B" w:rsidRDefault="006B5C8B" w14:paraId="62C0707B" w14:textId="77777777">
            <w:pPr>
              <w:pStyle w:val="ListParagraph"/>
              <w:numPr>
                <w:ilvl w:val="0"/>
                <w:numId w:val="98"/>
              </w:numPr>
              <w:rPr>
                <w:rFonts w:cs="CordiaUPC"/>
              </w:rPr>
            </w:pPr>
            <w:r w:rsidRPr="007C44DB">
              <w:rPr>
                <w:rFonts w:hint="cs" w:cs="Angsana New"/>
                <w:cs/>
              </w:rPr>
              <w:t>ปุ่ม</w:t>
            </w:r>
            <w:r w:rsidRPr="007C44DB">
              <w:rPr>
                <w:rFonts w:cs="CordiaUPC"/>
              </w:rPr>
              <w:t xml:space="preserve"> Copy</w:t>
            </w:r>
          </w:p>
        </w:tc>
        <w:tc>
          <w:tcPr>
            <w:tcW w:w="900" w:type="pct"/>
          </w:tcPr>
          <w:p w:rsidR="006B5C8B" w:rsidP="006B5C8B" w:rsidRDefault="006B5C8B" w14:paraId="0BA7F8C0" w14:textId="77777777">
            <w:pPr>
              <w:rPr>
                <w:rFonts w:cs="CordiaUPC"/>
              </w:rPr>
            </w:pPr>
            <w:r>
              <w:t>Button</w:t>
            </w:r>
          </w:p>
        </w:tc>
        <w:tc>
          <w:tcPr>
            <w:tcW w:w="3074" w:type="pct"/>
          </w:tcPr>
          <w:p w:rsidR="006B5C8B" w:rsidP="006B5C8B" w:rsidRDefault="006B5C8B" w14:paraId="45FE9DF7" w14:textId="77777777">
            <w:pPr>
              <w:rPr>
                <w:rFonts w:cs="CordiaUPC"/>
              </w:rPr>
            </w:pPr>
            <w:r w:rsidRPr="0079598B">
              <w:rPr>
                <w:rFonts w:cs="Angsana New"/>
                <w:cs/>
              </w:rPr>
              <w:t xml:space="preserve">เมื่อกดปุ่มให้ทำการ </w:t>
            </w:r>
            <w:r>
              <w:rPr>
                <w:rFonts w:cs="CordiaUPC"/>
              </w:rPr>
              <w:t>Visible Detail</w:t>
            </w:r>
            <w:r w:rsidRPr="0079598B">
              <w:rPr>
                <w:rFonts w:cs="CordiaUPC"/>
              </w:rPr>
              <w:t xml:space="preserve"> Section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>และ</w:t>
            </w:r>
            <w:r>
              <w:rPr>
                <w:rFonts w:cs="CordiaUPC"/>
              </w:rPr>
              <w:t xml:space="preserve"> Copy </w:t>
            </w:r>
            <w:r>
              <w:rPr>
                <w:rFonts w:hint="cs" w:cs="Angsana New"/>
                <w:cs/>
              </w:rPr>
              <w:t xml:space="preserve">ข้อมูลของ </w:t>
            </w:r>
            <w:r>
              <w:rPr>
                <w:rFonts w:cs="CordiaUPC"/>
              </w:rPr>
              <w:t xml:space="preserve">Row </w:t>
            </w:r>
            <w:r>
              <w:rPr>
                <w:rFonts w:hint="cs" w:cs="Angsana New"/>
                <w:cs/>
              </w:rPr>
              <w:t xml:space="preserve">นั้นๆ มาแสดงเพื่อสร้างเป็น </w:t>
            </w:r>
            <w:r>
              <w:rPr>
                <w:rFonts w:cs="CordiaUPC"/>
              </w:rPr>
              <w:t xml:space="preserve">Row </w:t>
            </w:r>
            <w:r>
              <w:rPr>
                <w:rFonts w:hint="cs" w:cs="Angsana New"/>
                <w:cs/>
              </w:rPr>
              <w:t>ใหม่</w:t>
            </w:r>
          </w:p>
        </w:tc>
      </w:tr>
      <w:tr w:rsidRPr="008979A8" w:rsidR="006B5C8B" w:rsidTr="0055648C" w14:paraId="6CA4727F" w14:textId="77777777">
        <w:tc>
          <w:tcPr>
            <w:tcW w:w="1026" w:type="pct"/>
          </w:tcPr>
          <w:p w:rsidRPr="003A1FD8" w:rsidR="006B5C8B" w:rsidP="006B5C8B" w:rsidRDefault="006B5C8B" w14:paraId="72F4B6D3" w14:textId="77777777">
            <w:pPr>
              <w:rPr>
                <w:rFonts w:cs="CordiaUPC"/>
              </w:rPr>
            </w:pPr>
            <w:r w:rsidRPr="003A1FD8">
              <w:rPr>
                <w:rFonts w:cs="CordiaUPC"/>
              </w:rPr>
              <w:t>Action</w:t>
            </w:r>
          </w:p>
          <w:p w:rsidRPr="007C44DB" w:rsidR="006B5C8B" w:rsidP="006B5C8B" w:rsidRDefault="006B5C8B" w14:paraId="3116A434" w14:textId="77777777">
            <w:pPr>
              <w:pStyle w:val="ListParagraph"/>
              <w:numPr>
                <w:ilvl w:val="0"/>
                <w:numId w:val="97"/>
              </w:numPr>
              <w:rPr>
                <w:rFonts w:cs="CordiaUPC"/>
              </w:rPr>
            </w:pPr>
            <w:r w:rsidRPr="007C44DB">
              <w:rPr>
                <w:rFonts w:hint="cs" w:cs="Angsana New"/>
                <w:cs/>
              </w:rPr>
              <w:t xml:space="preserve">ปุ่ม </w:t>
            </w:r>
            <w:r w:rsidRPr="007C44DB">
              <w:rPr>
                <w:rFonts w:cs="CordiaUPC"/>
              </w:rPr>
              <w:t>Delete</w:t>
            </w:r>
          </w:p>
        </w:tc>
        <w:tc>
          <w:tcPr>
            <w:tcW w:w="900" w:type="pct"/>
          </w:tcPr>
          <w:p w:rsidR="006B5C8B" w:rsidP="006B5C8B" w:rsidRDefault="006B5C8B" w14:paraId="4CA639EE" w14:textId="77777777">
            <w:pPr>
              <w:rPr>
                <w:rFonts w:cs="CordiaUPC"/>
              </w:rPr>
            </w:pPr>
            <w:r>
              <w:t>Button</w:t>
            </w:r>
          </w:p>
        </w:tc>
        <w:tc>
          <w:tcPr>
            <w:tcW w:w="3074" w:type="pct"/>
          </w:tcPr>
          <w:p w:rsidR="006B5C8B" w:rsidP="006B5C8B" w:rsidRDefault="006B5C8B" w14:paraId="20092D8A" w14:textId="77777777">
            <w:pPr>
              <w:rPr>
                <w:rFonts w:cs="CordiaUPC"/>
              </w:rPr>
            </w:pPr>
            <w:r w:rsidRPr="0079598B">
              <w:rPr>
                <w:rFonts w:cs="Angsana New"/>
                <w:cs/>
              </w:rPr>
              <w:t>เมื่</w:t>
            </w:r>
            <w:r>
              <w:rPr>
                <w:rFonts w:hint="cs" w:cs="Angsana New"/>
                <w:cs/>
              </w:rPr>
              <w:t>อ</w:t>
            </w:r>
            <w:r w:rsidRPr="0079598B">
              <w:rPr>
                <w:rFonts w:cs="Angsana New"/>
                <w:cs/>
              </w:rPr>
              <w:t>กดปุ่มให้ทำการ</w:t>
            </w:r>
            <w:r>
              <w:rPr>
                <w:rFonts w:cs="CordiaUPC"/>
              </w:rPr>
              <w:t xml:space="preserve"> Delete </w:t>
            </w:r>
            <w:r>
              <w:rPr>
                <w:rFonts w:hint="cs" w:cs="Angsana New"/>
                <w:cs/>
              </w:rPr>
              <w:t xml:space="preserve">ข้อมูลของ </w:t>
            </w:r>
            <w:r>
              <w:rPr>
                <w:rFonts w:cs="CordiaUPC"/>
              </w:rPr>
              <w:t xml:space="preserve">Row </w:t>
            </w:r>
            <w:r>
              <w:rPr>
                <w:rFonts w:hint="cs" w:cs="Angsana New"/>
                <w:cs/>
              </w:rPr>
              <w:t>นั้นๆ</w:t>
            </w:r>
          </w:p>
          <w:p w:rsidR="006B5C8B" w:rsidP="006B5C8B" w:rsidRDefault="006B5C8B" w14:paraId="1B24C4F4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ถ้าลบจนเหลือ </w:t>
            </w:r>
            <w:r>
              <w:rPr>
                <w:rFonts w:cs="CordiaUPC"/>
              </w:rPr>
              <w:t xml:space="preserve">0 Row </w:t>
            </w:r>
            <w:r>
              <w:rPr>
                <w:rFonts w:hint="cs" w:cs="Angsana New"/>
                <w:cs/>
              </w:rPr>
              <w:t xml:space="preserve">ให้ทำการเคลียร์ค่า </w:t>
            </w:r>
            <w:r>
              <w:rPr>
                <w:rFonts w:cs="CordiaUPC"/>
              </w:rPr>
              <w:t>priceTypePattern</w:t>
            </w:r>
            <w:r>
              <w:rPr>
                <w:rFonts w:hint="cs" w:cs="Angsana New"/>
                <w:cs/>
              </w:rPr>
              <w:t xml:space="preserve"> ด้วย</w:t>
            </w:r>
          </w:p>
        </w:tc>
      </w:tr>
      <w:tr w:rsidRPr="008979A8" w:rsidR="006B5C8B" w:rsidTr="0055648C" w14:paraId="37D930C3" w14:textId="77777777">
        <w:tc>
          <w:tcPr>
            <w:tcW w:w="1026" w:type="pct"/>
          </w:tcPr>
          <w:p w:rsidR="006B5C8B" w:rsidP="006B5C8B" w:rsidRDefault="006B5C8B" w14:paraId="7BC95244" w14:textId="77777777">
            <w:pPr>
              <w:rPr>
                <w:rFonts w:cs="CordiaUPC"/>
              </w:rPr>
            </w:pPr>
            <w:r w:rsidRPr="003A1FD8">
              <w:rPr>
                <w:rFonts w:hint="cs" w:cs="Angsana New"/>
                <w:cs/>
              </w:rPr>
              <w:t xml:space="preserve">ปุ่ม </w:t>
            </w:r>
            <w:r w:rsidRPr="003A1FD8">
              <w:rPr>
                <w:rFonts w:cs="Angsana New"/>
                <w:cs/>
              </w:rPr>
              <w:t>+</w:t>
            </w:r>
          </w:p>
        </w:tc>
        <w:tc>
          <w:tcPr>
            <w:tcW w:w="900" w:type="pct"/>
          </w:tcPr>
          <w:p w:rsidR="006B5C8B" w:rsidP="006B5C8B" w:rsidRDefault="006B5C8B" w14:paraId="7565FCB3" w14:textId="77777777">
            <w:pPr>
              <w:rPr>
                <w:rFonts w:cs="CordiaUPC"/>
              </w:rPr>
            </w:pPr>
            <w:r>
              <w:t>Button</w:t>
            </w:r>
          </w:p>
        </w:tc>
        <w:tc>
          <w:tcPr>
            <w:tcW w:w="3074" w:type="pct"/>
          </w:tcPr>
          <w:p w:rsidR="006B5C8B" w:rsidP="006B5C8B" w:rsidRDefault="006B5C8B" w14:paraId="649C64EC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Enable </w:t>
            </w:r>
            <w:r>
              <w:rPr>
                <w:rFonts w:hint="cs" w:cs="Angsana New"/>
                <w:cs/>
              </w:rPr>
              <w:t xml:space="preserve">เมื่อ </w:t>
            </w:r>
            <w:r>
              <w:rPr>
                <w:rFonts w:cs="CordiaUPC"/>
              </w:rPr>
              <w:t xml:space="preserve">priceTypePattern </w:t>
            </w:r>
            <w:r>
              <w:rPr>
                <w:rFonts w:hint="cs" w:cs="Angsana New"/>
                <w:cs/>
              </w:rPr>
              <w:t>มีค่า</w:t>
            </w:r>
          </w:p>
          <w:p w:rsidR="006B5C8B" w:rsidP="006B5C8B" w:rsidRDefault="006B5C8B" w14:paraId="5ED8A25A" w14:textId="77777777">
            <w:pPr>
              <w:rPr>
                <w:rFonts w:cs="CordiaUPC"/>
              </w:rPr>
            </w:pPr>
            <w:r w:rsidRPr="007D14C9">
              <w:rPr>
                <w:rFonts w:cs="Angsana New"/>
                <w:cs/>
              </w:rPr>
              <w:t xml:space="preserve">เมื่อกดปุ่มให้ทำการ </w:t>
            </w:r>
            <w:r w:rsidRPr="007D14C9">
              <w:rPr>
                <w:rFonts w:cs="CordiaUPC"/>
              </w:rPr>
              <w:t>Visible Detail Section</w:t>
            </w:r>
          </w:p>
        </w:tc>
      </w:tr>
      <w:tr w:rsidRPr="008979A8" w:rsidR="006B5C8B" w:rsidTr="0055648C" w14:paraId="363B0B1D" w14:textId="77777777">
        <w:tc>
          <w:tcPr>
            <w:tcW w:w="5000" w:type="pct"/>
            <w:gridSpan w:val="3"/>
            <w:shd w:val="clear" w:color="auto" w:fill="C2D69B" w:themeFill="accent3" w:themeFillTint="99"/>
          </w:tcPr>
          <w:p w:rsidR="006B5C8B" w:rsidP="006B5C8B" w:rsidRDefault="006B5C8B" w14:paraId="2230690E" w14:textId="77777777">
            <w:pPr>
              <w:pStyle w:val="HeaderTable"/>
            </w:pPr>
            <w:r>
              <w:t>End Step Rate Table Section</w:t>
            </w:r>
          </w:p>
        </w:tc>
      </w:tr>
      <w:tr w:rsidRPr="008979A8" w:rsidR="006B5C8B" w:rsidTr="0055648C" w14:paraId="5CAE93A7" w14:textId="77777777">
        <w:tc>
          <w:tcPr>
            <w:tcW w:w="5000" w:type="pct"/>
            <w:gridSpan w:val="3"/>
            <w:shd w:val="clear" w:color="auto" w:fill="C2D69B" w:themeFill="accent3" w:themeFillTint="99"/>
          </w:tcPr>
          <w:p w:rsidR="006B5C8B" w:rsidP="006B5C8B" w:rsidRDefault="006B5C8B" w14:paraId="122626E3" w14:textId="77777777">
            <w:pPr>
              <w:pStyle w:val="HeaderTable"/>
            </w:pPr>
            <w:r>
              <w:t>Step Rate Detail Section</w:t>
            </w:r>
          </w:p>
        </w:tc>
      </w:tr>
      <w:tr w:rsidRPr="008979A8" w:rsidR="006B5C8B" w:rsidTr="0055648C" w14:paraId="5135A4DE" w14:textId="77777777">
        <w:tc>
          <w:tcPr>
            <w:tcW w:w="1026" w:type="pct"/>
          </w:tcPr>
          <w:p w:rsidR="006B5C8B" w:rsidP="006B5C8B" w:rsidRDefault="006B5C8B" w14:paraId="3063488F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stepDurationFrom</w:t>
            </w:r>
          </w:p>
        </w:tc>
        <w:tc>
          <w:tcPr>
            <w:tcW w:w="900" w:type="pct"/>
          </w:tcPr>
          <w:p w:rsidR="006B5C8B" w:rsidP="006B5C8B" w:rsidRDefault="006B5C8B" w14:paraId="6BE35616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Text Box</w:t>
            </w:r>
          </w:p>
        </w:tc>
        <w:tc>
          <w:tcPr>
            <w:tcW w:w="3074" w:type="pct"/>
          </w:tcPr>
          <w:p w:rsidR="006B5C8B" w:rsidP="006B5C8B" w:rsidRDefault="006B5C8B" w14:paraId="0B6A766B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E273D2">
              <w:rPr>
                <w:rFonts w:cs="Angsana New"/>
                <w:color w:val="FF0000"/>
                <w:cs/>
              </w:rPr>
              <w:t>*</w:t>
            </w:r>
            <w:r>
              <w:rPr>
                <w:rFonts w:cs="CordiaUPC"/>
                <w:color w:val="FF0000"/>
              </w:rPr>
              <w:t>Step Duration</w:t>
            </w:r>
            <w:r w:rsidRPr="00E273D2">
              <w:rPr>
                <w:rFonts w:cs="Angsana New"/>
                <w:color w:val="FF0000"/>
                <w:cs/>
              </w:rPr>
              <w:t xml:space="preserve"> </w:t>
            </w:r>
            <w:r>
              <w:rPr>
                <w:rFonts w:cs="Angsana New"/>
                <w:cs/>
              </w:rPr>
              <w:t>: …</w:t>
            </w:r>
            <w:r>
              <w:rPr>
                <w:rFonts w:cs="CordiaUPC"/>
              </w:rPr>
              <w:t>From</w:t>
            </w:r>
            <w:r>
              <w:rPr>
                <w:rFonts w:cs="Angsana New"/>
                <w:cs/>
              </w:rPr>
              <w:t xml:space="preserve">…  </w:t>
            </w:r>
            <w:r>
              <w:rPr>
                <w:rFonts w:cs="CordiaUPC"/>
              </w:rPr>
              <w:t xml:space="preserve">to </w:t>
            </w:r>
            <w:r>
              <w:rPr>
                <w:rFonts w:cs="Angsana New"/>
                <w:cs/>
              </w:rPr>
              <w:t>…</w:t>
            </w:r>
            <w:r>
              <w:rPr>
                <w:rFonts w:cs="CordiaUPC"/>
              </w:rPr>
              <w:t>To</w:t>
            </w:r>
            <w:r>
              <w:rPr>
                <w:rFonts w:cs="Angsana New"/>
                <w:cs/>
              </w:rPr>
              <w:t>… …</w:t>
            </w:r>
            <w:r>
              <w:rPr>
                <w:rFonts w:cs="CordiaUPC"/>
              </w:rPr>
              <w:t>Unit</w:t>
            </w:r>
            <w:r>
              <w:rPr>
                <w:rFonts w:cs="Angsana New"/>
                <w:cs/>
              </w:rPr>
              <w:t>…</w:t>
            </w:r>
          </w:p>
          <w:p w:rsidR="006B5C8B" w:rsidP="006B5C8B" w:rsidRDefault="006B5C8B" w14:paraId="0E4D940E" w14:textId="77777777">
            <w:pPr>
              <w:rPr>
                <w:rFonts w:cs="CordiaUPC"/>
                <w:cs/>
              </w:rPr>
            </w:pPr>
            <w:r>
              <w:rPr>
                <w:rFonts w:cs="CordiaUPC"/>
              </w:rPr>
              <w:t>Disabled</w:t>
            </w:r>
          </w:p>
        </w:tc>
      </w:tr>
      <w:tr w:rsidRPr="008979A8" w:rsidR="006B5C8B" w:rsidTr="0055648C" w14:paraId="587D4142" w14:textId="77777777">
        <w:tc>
          <w:tcPr>
            <w:tcW w:w="1026" w:type="pct"/>
          </w:tcPr>
          <w:p w:rsidR="006B5C8B" w:rsidP="006B5C8B" w:rsidRDefault="006B5C8B" w14:paraId="1202B2F1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stepDurationTo</w:t>
            </w:r>
          </w:p>
        </w:tc>
        <w:tc>
          <w:tcPr>
            <w:tcW w:w="900" w:type="pct"/>
          </w:tcPr>
          <w:p w:rsidR="006B5C8B" w:rsidP="006B5C8B" w:rsidRDefault="006B5C8B" w14:paraId="0C97764F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Text Box</w:t>
            </w:r>
          </w:p>
        </w:tc>
        <w:tc>
          <w:tcPr>
            <w:tcW w:w="3074" w:type="pct"/>
          </w:tcPr>
          <w:p w:rsidR="006B5C8B" w:rsidP="006B5C8B" w:rsidRDefault="006B5C8B" w14:paraId="7891D4E4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อยู่บรรทัดเดียวกันกับ </w:t>
            </w:r>
            <w:r>
              <w:rPr>
                <w:rFonts w:cs="CordiaUPC"/>
              </w:rPr>
              <w:t>stepDurationFrom</w:t>
            </w:r>
          </w:p>
          <w:p w:rsidR="006B5C8B" w:rsidP="006B5C8B" w:rsidRDefault="006B5C8B" w14:paraId="29A2755D" w14:textId="0DA13A46">
            <w:pPr>
              <w:rPr>
                <w:rFonts w:cs="CordiaUPC"/>
                <w:cs/>
              </w:rPr>
            </w:pPr>
            <w:r>
              <w:rPr>
                <w:rFonts w:hint="cs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ใส่ได้เฉพาะตัวเลข</w:t>
            </w:r>
          </w:p>
        </w:tc>
      </w:tr>
      <w:tr w:rsidRPr="008979A8" w:rsidR="006B5C8B" w:rsidTr="0055648C" w14:paraId="4AF8DFD3" w14:textId="77777777">
        <w:tc>
          <w:tcPr>
            <w:tcW w:w="1026" w:type="pct"/>
          </w:tcPr>
          <w:p w:rsidR="006B5C8B" w:rsidP="006B5C8B" w:rsidRDefault="006B5C8B" w14:paraId="583D5DF6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stepDurationUnit</w:t>
            </w:r>
          </w:p>
        </w:tc>
        <w:tc>
          <w:tcPr>
            <w:tcW w:w="900" w:type="pct"/>
          </w:tcPr>
          <w:p w:rsidR="006B5C8B" w:rsidP="006B5C8B" w:rsidRDefault="006B5C8B" w14:paraId="454A902A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Drop Down List</w:t>
            </w:r>
          </w:p>
        </w:tc>
        <w:tc>
          <w:tcPr>
            <w:tcW w:w="3074" w:type="pct"/>
          </w:tcPr>
          <w:p w:rsidR="006B5C8B" w:rsidP="006B5C8B" w:rsidRDefault="006B5C8B" w14:paraId="58898761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อยู่บรรทัดเดียวกันกับ </w:t>
            </w:r>
            <w:r>
              <w:rPr>
                <w:rFonts w:cs="CordiaUPC"/>
              </w:rPr>
              <w:t>stepDurationFrom</w:t>
            </w:r>
          </w:p>
          <w:p w:rsidRPr="00FD035A" w:rsidR="006B5C8B" w:rsidP="006B5C8B" w:rsidRDefault="006B5C8B" w14:paraId="2F1B7233" w14:textId="56092038">
            <w:pPr>
              <w:rPr>
                <w:rFonts w:ascii="Segoe UI" w:hAnsi="Segoe UI" w:eastAsia="Times New Roman" w:cs="Segoe UI"/>
                <w:color w:val="1A1A1A"/>
                <w:sz w:val="20"/>
                <w:szCs w:val="20"/>
              </w:rPr>
            </w:pPr>
            <w:r>
              <w:t>L</w:t>
            </w:r>
            <w:r w:rsidRPr="004C3917">
              <w:t xml:space="preserve">ist of Value </w:t>
            </w:r>
            <w:r w:rsidRPr="004C3917"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‘</w:t>
            </w:r>
            <w:r w:rsidRPr="00EB73A2">
              <w:rPr>
                <w:rFonts w:cs="CordiaUPC"/>
              </w:rPr>
              <w:t>Voice Rate Unit</w:t>
            </w:r>
            <w:r>
              <w:rPr>
                <w:rFonts w:cs="Angsana New"/>
                <w:cs/>
              </w:rPr>
              <w:t>’</w:t>
            </w:r>
            <w:r>
              <w:rPr>
                <w:rFonts w:cs="CordiaUPC"/>
              </w:rPr>
              <w:t xml:space="preserve"> and lov_type </w:t>
            </w:r>
            <w:r>
              <w:rPr>
                <w:rFonts w:cs="Angsana New"/>
                <w:cs/>
              </w:rPr>
              <w:t>= ‘</w:t>
            </w:r>
            <w:r>
              <w:rPr>
                <w:rFonts w:cs="CordiaUPC"/>
              </w:rPr>
              <w:t>Per Duration</w:t>
            </w:r>
            <w:r>
              <w:rPr>
                <w:rFonts w:cs="Angsana New"/>
                <w:cs/>
              </w:rPr>
              <w:t>’</w:t>
            </w:r>
          </w:p>
        </w:tc>
      </w:tr>
      <w:tr w:rsidRPr="008979A8" w:rsidR="006B5C8B" w:rsidTr="0055648C" w14:paraId="20CA50B2" w14:textId="77777777">
        <w:tc>
          <w:tcPr>
            <w:tcW w:w="1026" w:type="pct"/>
          </w:tcPr>
          <w:p w:rsidR="006B5C8B" w:rsidP="006B5C8B" w:rsidRDefault="006B5C8B" w14:paraId="48AF7E90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stepExcludingVAT</w:t>
            </w:r>
          </w:p>
        </w:tc>
        <w:tc>
          <w:tcPr>
            <w:tcW w:w="900" w:type="pct"/>
          </w:tcPr>
          <w:p w:rsidR="006B5C8B" w:rsidP="006B5C8B" w:rsidRDefault="006B5C8B" w14:paraId="0F973D25" w14:textId="71BDC31D">
            <w:pPr>
              <w:rPr>
                <w:rFonts w:cs="CordiaUPC"/>
              </w:rPr>
            </w:pPr>
            <w:r>
              <w:rPr>
                <w:rFonts w:cs="CordiaUPC"/>
              </w:rPr>
              <w:t>Text Box</w:t>
            </w:r>
          </w:p>
        </w:tc>
        <w:tc>
          <w:tcPr>
            <w:tcW w:w="3074" w:type="pct"/>
          </w:tcPr>
          <w:p w:rsidR="006B5C8B" w:rsidP="006B5C8B" w:rsidRDefault="006B5C8B" w14:paraId="38117E52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Label </w:t>
            </w:r>
            <w:r w:rsidRPr="00E273D2">
              <w:rPr>
                <w:rFonts w:cs="Angsana New"/>
                <w:color w:val="FF0000"/>
                <w:cs/>
              </w:rPr>
              <w:t>: *</w:t>
            </w:r>
            <w:r w:rsidRPr="00E273D2">
              <w:rPr>
                <w:rFonts w:cs="CordiaUPC"/>
                <w:color w:val="FF0000"/>
              </w:rPr>
              <w:t xml:space="preserve">Charge Excluding VAT </w:t>
            </w:r>
            <w:r>
              <w:rPr>
                <w:rFonts w:cs="Angsana New"/>
                <w:cs/>
              </w:rPr>
              <w:t>: …</w:t>
            </w:r>
            <w:r>
              <w:rPr>
                <w:rFonts w:cs="CordiaUPC"/>
              </w:rPr>
              <w:t>Value</w:t>
            </w:r>
            <w:r>
              <w:rPr>
                <w:rFonts w:cs="Angsana New"/>
                <w:cs/>
              </w:rPr>
              <w:t xml:space="preserve">… </w:t>
            </w:r>
            <w:r>
              <w:rPr>
                <w:rFonts w:cs="CordiaUPC"/>
              </w:rPr>
              <w:t>Baht</w:t>
            </w:r>
          </w:p>
          <w:p w:rsidR="006B5C8B" w:rsidP="006B5C8B" w:rsidRDefault="006B5C8B" w14:paraId="17F32A58" w14:textId="51ACF913">
            <w:r>
              <w:rPr>
                <w:rFonts w:hint="cs"/>
                <w:cs/>
              </w:rPr>
              <w:t xml:space="preserve">เมื่อ </w:t>
            </w:r>
            <w:r>
              <w:t xml:space="preserve">User </w:t>
            </w:r>
            <w:r>
              <w:rPr>
                <w:rFonts w:hint="cs"/>
                <w:cs/>
              </w:rPr>
              <w:t xml:space="preserve">กรอกข้อมูลที่ </w:t>
            </w:r>
            <w:r>
              <w:t xml:space="preserve">Field </w:t>
            </w:r>
            <w:r>
              <w:rPr>
                <w:rFonts w:hint="cs"/>
                <w:cs/>
              </w:rPr>
              <w:t>นี้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และ </w:t>
            </w:r>
            <w:r>
              <w:t>stepRateIncludingVAT</w:t>
            </w:r>
            <w:r>
              <w:rPr>
                <w:rFonts w:hint="cs"/>
                <w:cs/>
              </w:rPr>
              <w:t xml:space="preserve"> มีค่าเป็นค่าว่างให้ระบบทำการคำนวนค่า </w:t>
            </w:r>
            <w:r>
              <w:t>stepRateIncludingVAT</w:t>
            </w:r>
            <w:r>
              <w:rPr>
                <w:rFonts w:hint="cs"/>
                <w:cs/>
              </w:rPr>
              <w:t xml:space="preserve"> ตามสูตรดังนี้</w:t>
            </w:r>
            <w:r>
              <w:t xml:space="preserve"> stepRateExcluding</w:t>
            </w:r>
            <w:r w:rsidRPr="001F45E3">
              <w:t>VAT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 xml:space="preserve">* </w:t>
            </w:r>
            <w:r>
              <w:t>VAT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และจะต้องปัดทศนิยมให้เหลือแค่ </w:t>
            </w:r>
            <w:r>
              <w:t>3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>ตำแหน่งตามหลักคณิตศาสตร์</w:t>
            </w:r>
          </w:p>
          <w:p w:rsidRPr="00030A50" w:rsidR="006B5C8B" w:rsidP="006B5C8B" w:rsidRDefault="006B5C8B" w14:paraId="1227ED61" w14:textId="099D6E69">
            <w:pPr>
              <w:rPr>
                <w:rFonts w:cs="CordiaUPC"/>
                <w:cs/>
              </w:rPr>
            </w:pPr>
            <w:r>
              <w:rPr>
                <w:rFonts w:hint="cs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ใส่ได้เฉพาะตัวเลขและจุดทศนิยมเท่านั้น</w:t>
            </w:r>
          </w:p>
        </w:tc>
      </w:tr>
      <w:tr w:rsidRPr="008979A8" w:rsidR="006B5C8B" w:rsidTr="0055648C" w14:paraId="163E30B2" w14:textId="77777777">
        <w:tc>
          <w:tcPr>
            <w:tcW w:w="1026" w:type="pct"/>
          </w:tcPr>
          <w:p w:rsidR="006B5C8B" w:rsidP="006B5C8B" w:rsidRDefault="006B5C8B" w14:paraId="0C8687D2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stepIncludingVAT</w:t>
            </w:r>
          </w:p>
        </w:tc>
        <w:tc>
          <w:tcPr>
            <w:tcW w:w="900" w:type="pct"/>
          </w:tcPr>
          <w:p w:rsidR="006B5C8B" w:rsidP="006B5C8B" w:rsidRDefault="006B5C8B" w14:paraId="20153DE3" w14:textId="573B9D03">
            <w:pPr>
              <w:rPr>
                <w:rFonts w:cs="CordiaUPC"/>
              </w:rPr>
            </w:pPr>
            <w:r>
              <w:rPr>
                <w:rFonts w:cs="CordiaUPC"/>
              </w:rPr>
              <w:t>Text Box</w:t>
            </w:r>
          </w:p>
        </w:tc>
        <w:tc>
          <w:tcPr>
            <w:tcW w:w="3074" w:type="pct"/>
          </w:tcPr>
          <w:p w:rsidR="006B5C8B" w:rsidP="006B5C8B" w:rsidRDefault="006B5C8B" w14:paraId="69F3E296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E273D2">
              <w:rPr>
                <w:rFonts w:cs="Angsana New"/>
                <w:color w:val="FF0000"/>
                <w:cs/>
              </w:rPr>
              <w:t>*</w:t>
            </w:r>
            <w:r w:rsidRPr="00E273D2">
              <w:rPr>
                <w:rFonts w:cs="CordiaUPC"/>
                <w:color w:val="FF0000"/>
              </w:rPr>
              <w:t xml:space="preserve">Charge </w:t>
            </w:r>
            <w:r>
              <w:rPr>
                <w:rFonts w:cs="CordiaUPC"/>
                <w:color w:val="FF0000"/>
              </w:rPr>
              <w:t>In</w:t>
            </w:r>
            <w:r w:rsidRPr="00E273D2">
              <w:rPr>
                <w:rFonts w:cs="CordiaUPC"/>
                <w:color w:val="FF0000"/>
              </w:rPr>
              <w:t xml:space="preserve">cluding VAT </w:t>
            </w:r>
            <w:r>
              <w:rPr>
                <w:rFonts w:cs="Angsana New"/>
                <w:cs/>
              </w:rPr>
              <w:t>: …</w:t>
            </w:r>
            <w:r>
              <w:rPr>
                <w:rFonts w:cs="CordiaUPC"/>
              </w:rPr>
              <w:t>Value</w:t>
            </w:r>
            <w:r>
              <w:rPr>
                <w:rFonts w:cs="Angsana New"/>
                <w:cs/>
              </w:rPr>
              <w:t xml:space="preserve">… </w:t>
            </w:r>
            <w:r>
              <w:rPr>
                <w:rFonts w:cs="CordiaUPC"/>
              </w:rPr>
              <w:t>Baht</w:t>
            </w:r>
          </w:p>
          <w:p w:rsidR="006B5C8B" w:rsidP="006B5C8B" w:rsidRDefault="006B5C8B" w14:paraId="078A8201" w14:textId="60327297">
            <w:r>
              <w:rPr>
                <w:rFonts w:hint="cs"/>
                <w:cs/>
              </w:rPr>
              <w:t xml:space="preserve">เมื่อ </w:t>
            </w:r>
            <w:r>
              <w:t xml:space="preserve">User </w:t>
            </w:r>
            <w:r>
              <w:rPr>
                <w:rFonts w:hint="cs"/>
                <w:cs/>
              </w:rPr>
              <w:t xml:space="preserve">กรอกข้อมูลที่ </w:t>
            </w:r>
            <w:r>
              <w:t xml:space="preserve">Field </w:t>
            </w:r>
            <w:r>
              <w:rPr>
                <w:rFonts w:hint="cs"/>
                <w:cs/>
              </w:rPr>
              <w:t>นี้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และ </w:t>
            </w:r>
            <w:r>
              <w:t>stepRateExcludingVAT</w:t>
            </w:r>
            <w:r>
              <w:rPr>
                <w:rFonts w:hint="cs"/>
                <w:cs/>
              </w:rPr>
              <w:t xml:space="preserve"> มีค่าเป็นค่าว่างให้ระบบทำการคำนวนค่า </w:t>
            </w:r>
            <w:r>
              <w:t>stepRateExcludingVAT</w:t>
            </w:r>
            <w:r>
              <w:rPr>
                <w:rFonts w:hint="cs"/>
                <w:cs/>
              </w:rPr>
              <w:t xml:space="preserve"> ตามสูตรดังนี้</w:t>
            </w:r>
            <w:r>
              <w:t xml:space="preserve"> stepRateIncluding</w:t>
            </w:r>
            <w:r w:rsidRPr="001F45E3">
              <w:t>VAT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 xml:space="preserve">/ </w:t>
            </w:r>
            <w:r>
              <w:t>VAT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และจะต้องปัดทศนิยมให้เหลือแค่ </w:t>
            </w:r>
            <w:r>
              <w:t>3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>ตำแหน่งตามหลักคณิตศาสตร์</w:t>
            </w:r>
          </w:p>
          <w:p w:rsidRPr="00030A50" w:rsidR="006B5C8B" w:rsidP="006B5C8B" w:rsidRDefault="006B5C8B" w14:paraId="4C488C61" w14:textId="67AA1470">
            <w:pPr>
              <w:rPr>
                <w:rFonts w:cs="CordiaUPC"/>
                <w:cs/>
              </w:rPr>
            </w:pPr>
            <w:r>
              <w:rPr>
                <w:rFonts w:hint="cs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ใส่ได้เฉพาะตัวเลขและจุดทศนิยมเท่านั้น</w:t>
            </w:r>
          </w:p>
        </w:tc>
      </w:tr>
      <w:tr w:rsidRPr="008979A8" w:rsidR="006B5C8B" w:rsidTr="0055648C" w14:paraId="06DF33C8" w14:textId="77777777">
        <w:tc>
          <w:tcPr>
            <w:tcW w:w="1026" w:type="pct"/>
          </w:tcPr>
          <w:p w:rsidR="006B5C8B" w:rsidP="006B5C8B" w:rsidRDefault="006B5C8B" w14:paraId="6ADECCC4" w14:textId="77777777">
            <w:pPr>
              <w:rPr>
                <w:rFonts w:cs="CordiaUPC"/>
              </w:rPr>
            </w:pPr>
            <w:r w:rsidRPr="008979A8">
              <w:rPr>
                <w:rFonts w:cs="Angsana New"/>
                <w:cs/>
              </w:rPr>
              <w:t xml:space="preserve">ปุ่ม </w:t>
            </w:r>
            <w:r w:rsidRPr="008979A8">
              <w:rPr>
                <w:rFonts w:cs="CordiaUPC"/>
              </w:rPr>
              <w:t>Add</w:t>
            </w:r>
          </w:p>
        </w:tc>
        <w:tc>
          <w:tcPr>
            <w:tcW w:w="900" w:type="pct"/>
          </w:tcPr>
          <w:p w:rsidR="006B5C8B" w:rsidP="006B5C8B" w:rsidRDefault="006B5C8B" w14:paraId="00626C93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>Button</w:t>
            </w:r>
          </w:p>
        </w:tc>
        <w:tc>
          <w:tcPr>
            <w:tcW w:w="3074" w:type="pct"/>
          </w:tcPr>
          <w:p w:rsidRPr="00596684" w:rsidR="006B5C8B" w:rsidP="006B5C8B" w:rsidRDefault="006B5C8B" w14:paraId="5AEBF022" w14:textId="77777777">
            <w:pPr>
              <w:pStyle w:val="HeaderTable"/>
              <w:rPr>
                <w:b w:val="0"/>
                <w:bCs/>
              </w:rPr>
            </w:pPr>
            <w:r w:rsidRPr="008979A8">
              <w:rPr>
                <w:b w:val="0"/>
                <w:bCs/>
                <w:lang w:bidi="th-TH"/>
              </w:rPr>
              <w:t xml:space="preserve">Visible </w:t>
            </w:r>
            <w:r w:rsidRPr="008979A8">
              <w:rPr>
                <w:rFonts w:cs="Angsana New"/>
                <w:cs/>
                <w:lang w:bidi="th-TH"/>
              </w:rPr>
              <w:t>เมื่อมี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b w:val="0"/>
                <w:bCs/>
                <w:lang w:bidi="th-TH"/>
              </w:rPr>
              <w:t xml:space="preserve">Event </w:t>
            </w:r>
            <w:r w:rsidRPr="008979A8">
              <w:rPr>
                <w:rFonts w:cs="Angsana New"/>
                <w:cs/>
                <w:lang w:bidi="th-TH"/>
              </w:rPr>
              <w:t>มาจาก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>
              <w:t xml:space="preserve">Step Rate </w:t>
            </w:r>
            <w:r w:rsidRPr="008979A8">
              <w:rPr>
                <w:b w:val="0"/>
                <w:bCs/>
                <w:lang w:bidi="th-TH"/>
              </w:rPr>
              <w:t xml:space="preserve">Table </w:t>
            </w:r>
            <w:r>
              <w:rPr>
                <w:b w:val="0"/>
                <w:bCs/>
                <w:lang w:bidi="th-TH"/>
              </w:rPr>
              <w:t>Section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rFonts w:cs="Angsana New"/>
                <w:cs/>
                <w:lang w:bidi="th-TH"/>
              </w:rPr>
              <w:t>เป็น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596684">
              <w:rPr>
                <w:rFonts w:cs="Angsana New"/>
                <w:b w:val="0"/>
                <w:bCs/>
                <w:cs/>
                <w:lang w:bidi="th-TH"/>
              </w:rPr>
              <w:t>“</w:t>
            </w:r>
            <w:r w:rsidRPr="00596684">
              <w:rPr>
                <w:b w:val="0"/>
                <w:bCs/>
              </w:rPr>
              <w:t>Add</w:t>
            </w:r>
            <w:r w:rsidRPr="00596684">
              <w:rPr>
                <w:rFonts w:cs="Angsana New"/>
                <w:b w:val="0"/>
                <w:bCs/>
                <w:cs/>
                <w:lang w:bidi="th-TH"/>
              </w:rPr>
              <w:t xml:space="preserve">” </w:t>
            </w:r>
            <w:r w:rsidRPr="00596684">
              <w:rPr>
                <w:rFonts w:cs="Angsana New"/>
                <w:cs/>
                <w:lang w:bidi="th-TH"/>
              </w:rPr>
              <w:t>หรือ</w:t>
            </w:r>
            <w:r w:rsidRPr="00596684">
              <w:rPr>
                <w:rFonts w:cs="Angsana New"/>
                <w:b w:val="0"/>
                <w:bCs/>
                <w:rtl/>
                <w:cs/>
                <w:lang w:bidi="th-TH"/>
              </w:rPr>
              <w:t xml:space="preserve"> </w:t>
            </w:r>
            <w:r w:rsidRPr="00596684">
              <w:rPr>
                <w:rFonts w:cs="Angsana New"/>
                <w:b w:val="0"/>
                <w:bCs/>
                <w:cs/>
                <w:lang w:bidi="th-TH"/>
              </w:rPr>
              <w:t>“</w:t>
            </w:r>
            <w:r w:rsidRPr="00596684">
              <w:rPr>
                <w:b w:val="0"/>
                <w:bCs/>
              </w:rPr>
              <w:t>Copy</w:t>
            </w:r>
            <w:r w:rsidRPr="00596684">
              <w:rPr>
                <w:rFonts w:cs="Angsana New"/>
                <w:b w:val="0"/>
                <w:bCs/>
                <w:cs/>
                <w:lang w:bidi="th-TH"/>
              </w:rPr>
              <w:t>”</w:t>
            </w:r>
          </w:p>
          <w:p w:rsidR="006B5C8B" w:rsidP="006B5C8B" w:rsidRDefault="006B5C8B" w14:paraId="2868330D" w14:textId="77777777">
            <w:pPr>
              <w:spacing w:before="240" w:after="0"/>
            </w:pPr>
            <w:r>
              <w:rPr>
                <w:rFonts w:hint="cs"/>
                <w:cs/>
              </w:rPr>
              <w:t>เมื่อกดปุ่ม</w:t>
            </w:r>
          </w:p>
          <w:p w:rsidR="006B5C8B" w:rsidP="006B5C8B" w:rsidRDefault="006B5C8B" w14:paraId="407B54C3" w14:textId="77777777">
            <w:pPr>
              <w:pStyle w:val="ListParagraph"/>
              <w:numPr>
                <w:ilvl w:val="0"/>
                <w:numId w:val="68"/>
              </w:numPr>
              <w:spacing w:after="0" w:line="259" w:lineRule="auto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Validate </w:t>
            </w:r>
            <w:r>
              <w:rPr>
                <w:rFonts w:hint="cs" w:cs="Angsana New"/>
                <w:cs/>
              </w:rPr>
              <w:t xml:space="preserve">ข้อมูลในหน้าจอในส่วน </w:t>
            </w:r>
            <w:r>
              <w:t xml:space="preserve">Step Rate </w:t>
            </w:r>
            <w:r>
              <w:rPr>
                <w:rFonts w:cs="CordiaUPC"/>
              </w:rPr>
              <w:t>Detail Section</w:t>
            </w:r>
          </w:p>
          <w:p w:rsidRPr="0072210C" w:rsidR="006B5C8B" w:rsidP="006B5C8B" w:rsidRDefault="006B5C8B" w14:paraId="566F8AEA" w14:textId="77777777">
            <w:pPr>
              <w:pStyle w:val="ListParagraph"/>
              <w:numPr>
                <w:ilvl w:val="0"/>
                <w:numId w:val="68"/>
              </w:numPr>
              <w:spacing w:after="0" w:line="259" w:lineRule="auto"/>
            </w:pPr>
            <w:r>
              <w:t xml:space="preserve">Sort Row </w:t>
            </w:r>
            <w:r>
              <w:rPr>
                <w:rFonts w:hint="cs"/>
                <w:cs/>
              </w:rPr>
              <w:t xml:space="preserve">ตาม </w:t>
            </w:r>
            <w:r>
              <w:rPr>
                <w:rFonts w:cs="CordiaUPC"/>
              </w:rPr>
              <w:t>stepDurationTo</w:t>
            </w:r>
          </w:p>
          <w:p w:rsidR="006B5C8B" w:rsidP="006B5C8B" w:rsidRDefault="006B5C8B" w14:paraId="10311731" w14:textId="77777777">
            <w:pPr>
              <w:pStyle w:val="ListParagraph"/>
              <w:numPr>
                <w:ilvl w:val="0"/>
                <w:numId w:val="68"/>
              </w:numPr>
            </w:pPr>
            <w:r>
              <w:rPr>
                <w:rFonts w:hint="cs"/>
                <w:cs/>
              </w:rPr>
              <w:t xml:space="preserve">ให้ทำการคำนวน </w:t>
            </w:r>
            <w:r>
              <w:t xml:space="preserve">stepDurationFrom </w:t>
            </w:r>
            <w:r>
              <w:rPr>
                <w:rFonts w:hint="cs"/>
                <w:cs/>
              </w:rPr>
              <w:t xml:space="preserve">ตาม </w:t>
            </w:r>
            <w:r>
              <w:t xml:space="preserve">Logic </w:t>
            </w:r>
            <w:r>
              <w:rPr>
                <w:rFonts w:hint="cs"/>
                <w:cs/>
              </w:rPr>
              <w:t>ดังนี้</w:t>
            </w:r>
          </w:p>
          <w:p w:rsidR="006B5C8B" w:rsidP="006B5C8B" w:rsidRDefault="006B5C8B" w14:paraId="465360A8" w14:textId="77777777">
            <w:pPr>
              <w:pStyle w:val="ListParagraph"/>
              <w:numPr>
                <w:ilvl w:val="1"/>
                <w:numId w:val="68"/>
              </w:numPr>
            </w:pPr>
            <w:r>
              <w:rPr>
                <w:rFonts w:hint="cs"/>
                <w:cs/>
              </w:rPr>
              <w:t xml:space="preserve">ถ้าเป็น </w:t>
            </w:r>
            <w:r>
              <w:t xml:space="preserve">Row </w:t>
            </w:r>
            <w:r>
              <w:rPr>
                <w:rFonts w:hint="cs"/>
                <w:cs/>
              </w:rPr>
              <w:t xml:space="preserve">แรกให้ </w:t>
            </w:r>
            <w:r>
              <w:t xml:space="preserve">stepDurationFrom </w:t>
            </w:r>
            <w:r>
              <w:rPr>
                <w:rFonts w:hint="cs"/>
                <w:cs/>
              </w:rPr>
              <w:t>เท่ากับ</w:t>
            </w:r>
            <w:r>
              <w:t xml:space="preserve"> 1</w:t>
            </w:r>
          </w:p>
          <w:p w:rsidR="006B5C8B" w:rsidP="006B5C8B" w:rsidRDefault="006B5C8B" w14:paraId="07AFED2B" w14:textId="77777777">
            <w:pPr>
              <w:pStyle w:val="ListParagraph"/>
              <w:numPr>
                <w:ilvl w:val="1"/>
                <w:numId w:val="68"/>
              </w:numPr>
            </w:pPr>
            <w:r>
              <w:rPr>
                <w:rFonts w:hint="cs"/>
                <w:cs/>
              </w:rPr>
              <w:t xml:space="preserve">ถ้าไม่ใช่ </w:t>
            </w:r>
            <w:r>
              <w:t xml:space="preserve">Row </w:t>
            </w:r>
            <w:r>
              <w:rPr>
                <w:rFonts w:hint="cs"/>
                <w:cs/>
              </w:rPr>
              <w:t>แรกให้</w:t>
            </w:r>
            <w:r>
              <w:t xml:space="preserve"> stepDurationFrom </w:t>
            </w:r>
            <w:r>
              <w:rPr>
                <w:rFonts w:hint="cs"/>
                <w:cs/>
              </w:rPr>
              <w:t>เท่ากับ</w:t>
            </w:r>
            <w:r>
              <w:t xml:space="preserve">StepDurationTo </w:t>
            </w:r>
            <w:r>
              <w:rPr>
                <w:rFonts w:hint="cs"/>
                <w:cs/>
              </w:rPr>
              <w:t xml:space="preserve">ของ </w:t>
            </w:r>
            <w:r>
              <w:t xml:space="preserve">Row </w:t>
            </w:r>
            <w:r>
              <w:rPr>
                <w:rFonts w:hint="cs"/>
                <w:cs/>
              </w:rPr>
              <w:t xml:space="preserve">ก่อนหน้าบวกด้วย </w:t>
            </w:r>
            <w:r>
              <w:t>1</w:t>
            </w:r>
          </w:p>
          <w:p w:rsidRPr="0072210C" w:rsidR="006B5C8B" w:rsidP="006B5C8B" w:rsidRDefault="006B5C8B" w14:paraId="032A3FD3" w14:textId="77777777">
            <w:pPr>
              <w:pStyle w:val="ListParagraph"/>
              <w:numPr>
                <w:ilvl w:val="0"/>
                <w:numId w:val="68"/>
              </w:numPr>
            </w:pPr>
            <w:r w:rsidRPr="0072210C">
              <w:rPr>
                <w:rFonts w:cs="Angsana New"/>
                <w:cs/>
              </w:rPr>
              <w:t xml:space="preserve">ให้ทำการเคลียร์ค่า </w:t>
            </w:r>
            <w:r w:rsidRPr="0072210C">
              <w:rPr>
                <w:rFonts w:hint="cs" w:cs="Angsana New"/>
                <w:cs/>
              </w:rPr>
              <w:t xml:space="preserve">และ </w:t>
            </w:r>
            <w:r w:rsidRPr="0072210C">
              <w:rPr>
                <w:rFonts w:cs="CordiaUPC"/>
              </w:rPr>
              <w:t>Invisible</w:t>
            </w:r>
            <w:r w:rsidRPr="0072210C">
              <w:rPr>
                <w:rFonts w:cs="CordiaUPC"/>
                <w:szCs w:val="36"/>
              </w:rPr>
              <w:t xml:space="preserve"> Detail Section</w:t>
            </w:r>
          </w:p>
        </w:tc>
      </w:tr>
      <w:tr w:rsidRPr="008979A8" w:rsidR="006B5C8B" w:rsidTr="0055648C" w14:paraId="4DB292A0" w14:textId="77777777">
        <w:tc>
          <w:tcPr>
            <w:tcW w:w="1026" w:type="pct"/>
          </w:tcPr>
          <w:p w:rsidR="006B5C8B" w:rsidP="006B5C8B" w:rsidRDefault="006B5C8B" w14:paraId="3BD246FE" w14:textId="77777777">
            <w:pPr>
              <w:rPr>
                <w:rFonts w:cs="CordiaUPC"/>
              </w:rPr>
            </w:pPr>
            <w:r w:rsidRPr="008979A8">
              <w:rPr>
                <w:rFonts w:cs="Angsana New"/>
                <w:cs/>
              </w:rPr>
              <w:t xml:space="preserve">ปุ่ม </w:t>
            </w:r>
            <w:r w:rsidRPr="008979A8">
              <w:rPr>
                <w:rFonts w:cs="CordiaUPC"/>
              </w:rPr>
              <w:t>Update</w:t>
            </w:r>
          </w:p>
        </w:tc>
        <w:tc>
          <w:tcPr>
            <w:tcW w:w="900" w:type="pct"/>
          </w:tcPr>
          <w:p w:rsidR="006B5C8B" w:rsidP="006B5C8B" w:rsidRDefault="006B5C8B" w14:paraId="0CFA45C0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>Button</w:t>
            </w:r>
          </w:p>
        </w:tc>
        <w:tc>
          <w:tcPr>
            <w:tcW w:w="3074" w:type="pct"/>
          </w:tcPr>
          <w:p w:rsidR="006B5C8B" w:rsidP="006B5C8B" w:rsidRDefault="006B5C8B" w14:paraId="785285E0" w14:textId="77777777">
            <w:pPr>
              <w:pStyle w:val="HeaderTable"/>
              <w:spacing w:line="360" w:lineRule="auto"/>
              <w:rPr>
                <w:b w:val="0"/>
                <w:bCs/>
                <w:lang w:bidi="th-TH"/>
              </w:rPr>
            </w:pPr>
            <w:r w:rsidRPr="008979A8">
              <w:rPr>
                <w:b w:val="0"/>
                <w:bCs/>
                <w:lang w:bidi="th-TH"/>
              </w:rPr>
              <w:t xml:space="preserve">Visible </w:t>
            </w:r>
            <w:r w:rsidRPr="008979A8">
              <w:rPr>
                <w:rFonts w:cs="Angsana New"/>
                <w:cs/>
                <w:lang w:bidi="th-TH"/>
              </w:rPr>
              <w:t>เมื่อมี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b w:val="0"/>
                <w:bCs/>
                <w:lang w:bidi="th-TH"/>
              </w:rPr>
              <w:t xml:space="preserve">Event </w:t>
            </w:r>
            <w:r w:rsidRPr="008979A8">
              <w:rPr>
                <w:rFonts w:cs="Angsana New"/>
                <w:cs/>
                <w:lang w:bidi="th-TH"/>
              </w:rPr>
              <w:t>มาจาก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>
              <w:rPr>
                <w:b w:val="0"/>
                <w:bCs/>
                <w:lang w:bidi="th-TH"/>
              </w:rPr>
              <w:t>Table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>
              <w:rPr>
                <w:b w:val="0"/>
                <w:bCs/>
                <w:lang w:bidi="th-TH"/>
              </w:rPr>
              <w:t>Section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rFonts w:cs="Angsana New"/>
                <w:cs/>
                <w:lang w:bidi="th-TH"/>
              </w:rPr>
              <w:t>เป็น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“</w:t>
            </w:r>
            <w:r w:rsidRPr="008979A8">
              <w:rPr>
                <w:b w:val="0"/>
                <w:bCs/>
                <w:lang w:bidi="th-TH"/>
              </w:rPr>
              <w:t>Edit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>”</w:t>
            </w:r>
          </w:p>
          <w:p w:rsidR="006B5C8B" w:rsidP="006B5C8B" w:rsidRDefault="006B5C8B" w14:paraId="10E6EC3F" w14:textId="77777777">
            <w:pPr>
              <w:spacing w:before="240" w:after="0"/>
            </w:pPr>
            <w:r>
              <w:rPr>
                <w:rFonts w:hint="cs"/>
                <w:cs/>
              </w:rPr>
              <w:t>เมื่อกดปุ่ม</w:t>
            </w:r>
          </w:p>
          <w:p w:rsidR="006B5C8B" w:rsidP="006B5C8B" w:rsidRDefault="006B5C8B" w14:paraId="0601E8C2" w14:textId="77777777">
            <w:pPr>
              <w:pStyle w:val="ListParagraph"/>
              <w:numPr>
                <w:ilvl w:val="0"/>
                <w:numId w:val="68"/>
              </w:numPr>
              <w:spacing w:after="0" w:line="259" w:lineRule="auto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Validate </w:t>
            </w:r>
            <w:r>
              <w:rPr>
                <w:rFonts w:hint="cs" w:cs="Angsana New"/>
                <w:cs/>
              </w:rPr>
              <w:t xml:space="preserve">ข้อมูลในหน้าจอในส่วน </w:t>
            </w:r>
            <w:r>
              <w:t xml:space="preserve">Step Rate </w:t>
            </w:r>
            <w:r>
              <w:rPr>
                <w:rFonts w:cs="CordiaUPC"/>
              </w:rPr>
              <w:t>Detail Section</w:t>
            </w:r>
          </w:p>
          <w:p w:rsidRPr="0072210C" w:rsidR="006B5C8B" w:rsidP="006B5C8B" w:rsidRDefault="006B5C8B" w14:paraId="124B12FA" w14:textId="77777777">
            <w:pPr>
              <w:pStyle w:val="ListParagraph"/>
              <w:numPr>
                <w:ilvl w:val="0"/>
                <w:numId w:val="68"/>
              </w:numPr>
              <w:spacing w:after="0" w:line="259" w:lineRule="auto"/>
            </w:pPr>
            <w:r>
              <w:t xml:space="preserve">Sort Row </w:t>
            </w:r>
            <w:r>
              <w:rPr>
                <w:rFonts w:hint="cs"/>
                <w:cs/>
              </w:rPr>
              <w:t xml:space="preserve">ตาม </w:t>
            </w:r>
            <w:r>
              <w:rPr>
                <w:rFonts w:cs="CordiaUPC"/>
              </w:rPr>
              <w:t>stepDurationTo</w:t>
            </w:r>
          </w:p>
          <w:p w:rsidR="006B5C8B" w:rsidP="006B5C8B" w:rsidRDefault="006B5C8B" w14:paraId="6523B2A5" w14:textId="77777777">
            <w:pPr>
              <w:pStyle w:val="ListParagraph"/>
              <w:numPr>
                <w:ilvl w:val="0"/>
                <w:numId w:val="68"/>
              </w:numPr>
            </w:pPr>
            <w:r>
              <w:rPr>
                <w:rFonts w:hint="cs"/>
                <w:cs/>
              </w:rPr>
              <w:t xml:space="preserve">ให้ทำการคำนวน </w:t>
            </w:r>
            <w:r>
              <w:t xml:space="preserve">stepDurationFrom </w:t>
            </w:r>
            <w:r>
              <w:rPr>
                <w:rFonts w:hint="cs"/>
                <w:cs/>
              </w:rPr>
              <w:t xml:space="preserve">ตาม </w:t>
            </w:r>
            <w:r>
              <w:t xml:space="preserve">Logic </w:t>
            </w:r>
            <w:r>
              <w:rPr>
                <w:rFonts w:hint="cs"/>
                <w:cs/>
              </w:rPr>
              <w:t>ดังนี้</w:t>
            </w:r>
          </w:p>
          <w:p w:rsidR="006B5C8B" w:rsidP="006B5C8B" w:rsidRDefault="006B5C8B" w14:paraId="25895C21" w14:textId="77777777">
            <w:pPr>
              <w:pStyle w:val="ListParagraph"/>
              <w:numPr>
                <w:ilvl w:val="1"/>
                <w:numId w:val="68"/>
              </w:numPr>
            </w:pPr>
            <w:r>
              <w:rPr>
                <w:rFonts w:hint="cs"/>
                <w:cs/>
              </w:rPr>
              <w:t xml:space="preserve">ถ้าเป็น </w:t>
            </w:r>
            <w:r>
              <w:t xml:space="preserve">Row </w:t>
            </w:r>
            <w:r>
              <w:rPr>
                <w:rFonts w:hint="cs"/>
                <w:cs/>
              </w:rPr>
              <w:t xml:space="preserve">แรกให้ </w:t>
            </w:r>
            <w:r>
              <w:t xml:space="preserve">stepDurationFrom </w:t>
            </w:r>
            <w:r>
              <w:rPr>
                <w:rFonts w:hint="cs"/>
                <w:cs/>
              </w:rPr>
              <w:t>เท่ากับ</w:t>
            </w:r>
            <w:r>
              <w:t xml:space="preserve"> 1</w:t>
            </w:r>
          </w:p>
          <w:p w:rsidR="006B5C8B" w:rsidP="006B5C8B" w:rsidRDefault="006B5C8B" w14:paraId="21A01EF4" w14:textId="77777777">
            <w:pPr>
              <w:pStyle w:val="ListParagraph"/>
              <w:numPr>
                <w:ilvl w:val="1"/>
                <w:numId w:val="68"/>
              </w:numPr>
            </w:pPr>
            <w:r>
              <w:rPr>
                <w:rFonts w:hint="cs"/>
                <w:cs/>
              </w:rPr>
              <w:t xml:space="preserve">ถ้าไม่ใช่ </w:t>
            </w:r>
            <w:r>
              <w:t xml:space="preserve">Row </w:t>
            </w:r>
            <w:r>
              <w:rPr>
                <w:rFonts w:hint="cs"/>
                <w:cs/>
              </w:rPr>
              <w:t>แรกให้</w:t>
            </w:r>
            <w:r>
              <w:t xml:space="preserve"> stepDurationFrom </w:t>
            </w:r>
            <w:r>
              <w:rPr>
                <w:rFonts w:hint="cs"/>
                <w:cs/>
              </w:rPr>
              <w:t>เท่ากับ</w:t>
            </w:r>
            <w:r>
              <w:t xml:space="preserve">StepDurationTo </w:t>
            </w:r>
            <w:r>
              <w:rPr>
                <w:rFonts w:hint="cs"/>
                <w:cs/>
              </w:rPr>
              <w:t xml:space="preserve">ของ </w:t>
            </w:r>
            <w:r>
              <w:t xml:space="preserve">Row </w:t>
            </w:r>
            <w:r>
              <w:rPr>
                <w:rFonts w:hint="cs"/>
                <w:cs/>
              </w:rPr>
              <w:t xml:space="preserve">ก่อนหน้าบวกด้วย </w:t>
            </w:r>
            <w:r>
              <w:t>1</w:t>
            </w:r>
          </w:p>
          <w:p w:rsidRPr="00935707" w:rsidR="006B5C8B" w:rsidP="006B5C8B" w:rsidRDefault="006B5C8B" w14:paraId="16D03CA0" w14:textId="77777777">
            <w:pPr>
              <w:pStyle w:val="ListParagraph"/>
              <w:numPr>
                <w:ilvl w:val="0"/>
                <w:numId w:val="68"/>
              </w:numPr>
            </w:pPr>
            <w:r w:rsidRPr="00935707">
              <w:rPr>
                <w:rFonts w:cs="Angsana New"/>
                <w:cs/>
              </w:rPr>
              <w:t xml:space="preserve">ให้ทำการเคลียร์ค่า </w:t>
            </w:r>
            <w:r w:rsidRPr="00935707">
              <w:rPr>
                <w:rFonts w:hint="cs" w:cs="Angsana New"/>
                <w:cs/>
              </w:rPr>
              <w:t xml:space="preserve">และ </w:t>
            </w:r>
            <w:r w:rsidRPr="00935707">
              <w:rPr>
                <w:rFonts w:cs="CordiaUPC"/>
              </w:rPr>
              <w:t>Invisible</w:t>
            </w:r>
            <w:r w:rsidRPr="00935707">
              <w:rPr>
                <w:rFonts w:cs="CordiaUPC"/>
                <w:szCs w:val="36"/>
              </w:rPr>
              <w:t xml:space="preserve"> Detail Section</w:t>
            </w:r>
          </w:p>
        </w:tc>
      </w:tr>
      <w:tr w:rsidRPr="008979A8" w:rsidR="006B5C8B" w:rsidTr="0055648C" w14:paraId="740F88AB" w14:textId="77777777">
        <w:tc>
          <w:tcPr>
            <w:tcW w:w="1026" w:type="pct"/>
          </w:tcPr>
          <w:p w:rsidR="006B5C8B" w:rsidP="006B5C8B" w:rsidRDefault="006B5C8B" w14:paraId="56AFEF6C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ปุ่ม </w:t>
            </w:r>
            <w:r>
              <w:rPr>
                <w:rFonts w:cs="CordiaUPC"/>
              </w:rPr>
              <w:t>Cancel</w:t>
            </w:r>
          </w:p>
        </w:tc>
        <w:tc>
          <w:tcPr>
            <w:tcW w:w="900" w:type="pct"/>
          </w:tcPr>
          <w:p w:rsidR="006B5C8B" w:rsidP="006B5C8B" w:rsidRDefault="006B5C8B" w14:paraId="3680E045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Button</w:t>
            </w:r>
          </w:p>
        </w:tc>
        <w:tc>
          <w:tcPr>
            <w:tcW w:w="3074" w:type="pct"/>
          </w:tcPr>
          <w:p w:rsidR="006B5C8B" w:rsidP="006B5C8B" w:rsidRDefault="006B5C8B" w14:paraId="09288F56" w14:textId="77777777">
            <w:pPr>
              <w:rPr>
                <w:rFonts w:cs="CordiaUPC"/>
              </w:rPr>
            </w:pPr>
            <w:r>
              <w:rPr>
                <w:rFonts w:hint="cs"/>
                <w:cs/>
              </w:rPr>
              <w:t xml:space="preserve">ให้ทำการเคลียร์ค่าใน </w:t>
            </w:r>
            <w:r>
              <w:t>Detail Section</w:t>
            </w:r>
            <w:r>
              <w:rPr>
                <w:rFonts w:hint="cs"/>
                <w:cs/>
              </w:rPr>
              <w:t xml:space="preserve"> และทำการ </w:t>
            </w:r>
            <w:r>
              <w:t>Invisible Detail Section</w:t>
            </w:r>
          </w:p>
        </w:tc>
      </w:tr>
      <w:tr w:rsidRPr="008979A8" w:rsidR="006B5C8B" w:rsidTr="0055648C" w14:paraId="3F22BBE0" w14:textId="77777777">
        <w:tc>
          <w:tcPr>
            <w:tcW w:w="5000" w:type="pct"/>
            <w:gridSpan w:val="3"/>
            <w:shd w:val="clear" w:color="auto" w:fill="C2D69B" w:themeFill="accent3" w:themeFillTint="99"/>
          </w:tcPr>
          <w:p w:rsidR="006B5C8B" w:rsidP="006B5C8B" w:rsidRDefault="006B5C8B" w14:paraId="12FAEB54" w14:textId="77777777">
            <w:pPr>
              <w:pStyle w:val="HeaderTable"/>
            </w:pPr>
            <w:r>
              <w:t>End Step Rate Detail</w:t>
            </w:r>
          </w:p>
        </w:tc>
      </w:tr>
      <w:tr w:rsidRPr="008979A8" w:rsidR="006B5C8B" w:rsidTr="0055648C" w14:paraId="17A0FEC1" w14:textId="77777777">
        <w:tc>
          <w:tcPr>
            <w:tcW w:w="5000" w:type="pct"/>
            <w:gridSpan w:val="3"/>
            <w:shd w:val="clear" w:color="auto" w:fill="C2D69B" w:themeFill="accent3" w:themeFillTint="99"/>
          </w:tcPr>
          <w:p w:rsidR="006B5C8B" w:rsidP="006B5C8B" w:rsidRDefault="006B5C8B" w14:paraId="328E495B" w14:textId="77777777">
            <w:pPr>
              <w:pStyle w:val="HeaderTable"/>
              <w:rPr>
                <w:rtl/>
                <w:cs/>
              </w:rPr>
            </w:pPr>
            <w:r>
              <w:t>End Step Rate Section</w:t>
            </w:r>
          </w:p>
        </w:tc>
      </w:tr>
      <w:tr w:rsidRPr="008979A8" w:rsidR="006B5C8B" w:rsidTr="0055648C" w14:paraId="5DB8321D" w14:textId="77777777">
        <w:tc>
          <w:tcPr>
            <w:tcW w:w="1026" w:type="pct"/>
          </w:tcPr>
          <w:p w:rsidR="006B5C8B" w:rsidP="006B5C8B" w:rsidRDefault="006B5C8B" w14:paraId="1659EBA9" w14:textId="77777777">
            <w:pPr>
              <w:rPr>
                <w:rFonts w:cs="CordiaUPC"/>
              </w:rPr>
            </w:pPr>
            <w:r w:rsidRPr="008979A8">
              <w:rPr>
                <w:rFonts w:cs="Angsana New"/>
                <w:cs/>
              </w:rPr>
              <w:t xml:space="preserve">ปุ่ม </w:t>
            </w:r>
            <w:r w:rsidRPr="008979A8">
              <w:rPr>
                <w:rFonts w:cs="CordiaUPC"/>
              </w:rPr>
              <w:t>Add</w:t>
            </w:r>
          </w:p>
        </w:tc>
        <w:tc>
          <w:tcPr>
            <w:tcW w:w="900" w:type="pct"/>
          </w:tcPr>
          <w:p w:rsidR="006B5C8B" w:rsidP="006B5C8B" w:rsidRDefault="006B5C8B" w14:paraId="12B2790E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>Button</w:t>
            </w:r>
          </w:p>
        </w:tc>
        <w:tc>
          <w:tcPr>
            <w:tcW w:w="3074" w:type="pct"/>
          </w:tcPr>
          <w:p w:rsidRPr="00596684" w:rsidR="006B5C8B" w:rsidP="006B5C8B" w:rsidRDefault="006B5C8B" w14:paraId="63DACC93" w14:textId="77777777">
            <w:pPr>
              <w:pStyle w:val="HeaderTable"/>
              <w:rPr>
                <w:b w:val="0"/>
                <w:bCs/>
              </w:rPr>
            </w:pPr>
            <w:r w:rsidRPr="008979A8">
              <w:rPr>
                <w:b w:val="0"/>
                <w:bCs/>
                <w:lang w:bidi="th-TH"/>
              </w:rPr>
              <w:t xml:space="preserve">Visible </w:t>
            </w:r>
            <w:r w:rsidRPr="008979A8">
              <w:rPr>
                <w:rFonts w:cs="Angsana New"/>
                <w:cs/>
                <w:lang w:bidi="th-TH"/>
              </w:rPr>
              <w:t>เมื่อมี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b w:val="0"/>
                <w:bCs/>
                <w:lang w:bidi="th-TH"/>
              </w:rPr>
              <w:t xml:space="preserve">Event </w:t>
            </w:r>
            <w:r w:rsidRPr="008979A8">
              <w:rPr>
                <w:rFonts w:cs="Angsana New"/>
                <w:cs/>
                <w:lang w:bidi="th-TH"/>
              </w:rPr>
              <w:t>มาจาก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b w:val="0"/>
                <w:bCs/>
                <w:lang w:bidi="th-TH"/>
              </w:rPr>
              <w:t xml:space="preserve">Table </w:t>
            </w:r>
            <w:r>
              <w:rPr>
                <w:b w:val="0"/>
                <w:bCs/>
                <w:lang w:bidi="th-TH"/>
              </w:rPr>
              <w:t>Section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rFonts w:cs="Angsana New"/>
                <w:cs/>
                <w:lang w:bidi="th-TH"/>
              </w:rPr>
              <w:t>เป็น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596684">
              <w:rPr>
                <w:rFonts w:cs="Angsana New"/>
                <w:b w:val="0"/>
                <w:bCs/>
                <w:cs/>
                <w:lang w:bidi="th-TH"/>
              </w:rPr>
              <w:t>“</w:t>
            </w:r>
            <w:r w:rsidRPr="00596684">
              <w:rPr>
                <w:b w:val="0"/>
                <w:bCs/>
              </w:rPr>
              <w:t>Add</w:t>
            </w:r>
            <w:r w:rsidRPr="00596684">
              <w:rPr>
                <w:rFonts w:cs="Angsana New"/>
                <w:b w:val="0"/>
                <w:bCs/>
                <w:cs/>
                <w:lang w:bidi="th-TH"/>
              </w:rPr>
              <w:t xml:space="preserve">” </w:t>
            </w:r>
            <w:r w:rsidRPr="00596684">
              <w:rPr>
                <w:rFonts w:cs="Angsana New"/>
                <w:cs/>
                <w:lang w:bidi="th-TH"/>
              </w:rPr>
              <w:t>หรือ</w:t>
            </w:r>
            <w:r w:rsidRPr="00596684">
              <w:rPr>
                <w:rFonts w:cs="Angsana New"/>
                <w:b w:val="0"/>
                <w:bCs/>
                <w:rtl/>
                <w:cs/>
                <w:lang w:bidi="th-TH"/>
              </w:rPr>
              <w:t xml:space="preserve"> </w:t>
            </w:r>
            <w:r w:rsidRPr="00596684">
              <w:rPr>
                <w:rFonts w:cs="Angsana New"/>
                <w:b w:val="0"/>
                <w:bCs/>
                <w:cs/>
                <w:lang w:bidi="th-TH"/>
              </w:rPr>
              <w:t>“</w:t>
            </w:r>
            <w:r w:rsidRPr="00596684">
              <w:rPr>
                <w:b w:val="0"/>
                <w:bCs/>
              </w:rPr>
              <w:t>Copy</w:t>
            </w:r>
            <w:r w:rsidRPr="00596684">
              <w:rPr>
                <w:rFonts w:cs="Angsana New"/>
                <w:b w:val="0"/>
                <w:bCs/>
                <w:cs/>
                <w:lang w:bidi="th-TH"/>
              </w:rPr>
              <w:t>”</w:t>
            </w:r>
          </w:p>
          <w:p w:rsidR="006B5C8B" w:rsidP="006B5C8B" w:rsidRDefault="006B5C8B" w14:paraId="5BE70FF9" w14:textId="77777777">
            <w:pPr>
              <w:spacing w:before="240" w:after="0"/>
            </w:pPr>
            <w:r>
              <w:rPr>
                <w:rFonts w:hint="cs"/>
                <w:cs/>
              </w:rPr>
              <w:t>เมื่อกดปุ่ม</w:t>
            </w:r>
          </w:p>
          <w:p w:rsidR="006B5C8B" w:rsidP="006B5C8B" w:rsidRDefault="006B5C8B" w14:paraId="4A5CA4DD" w14:textId="30D01765">
            <w:pPr>
              <w:pStyle w:val="ListParagraph"/>
              <w:numPr>
                <w:ilvl w:val="0"/>
                <w:numId w:val="68"/>
              </w:numPr>
              <w:spacing w:after="0" w:line="259" w:lineRule="auto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Validate </w:t>
            </w:r>
            <w:r>
              <w:rPr>
                <w:rFonts w:hint="cs" w:cs="Angsana New"/>
                <w:cs/>
              </w:rPr>
              <w:t xml:space="preserve">ข้อมูลในหน้าจอในส่วน </w:t>
            </w:r>
            <w:r>
              <w:rPr>
                <w:rFonts w:cs="CordiaUPC"/>
              </w:rPr>
              <w:t>Detail Section</w:t>
            </w:r>
          </w:p>
          <w:p w:rsidRPr="00D50FB8" w:rsidR="006B5C8B" w:rsidP="006B5C8B" w:rsidRDefault="006B5C8B" w14:paraId="5F2D9138" w14:textId="77777777">
            <w:pPr>
              <w:pStyle w:val="ListParagraph"/>
              <w:numPr>
                <w:ilvl w:val="0"/>
                <w:numId w:val="68"/>
              </w:numPr>
              <w:spacing w:after="0" w:line="259" w:lineRule="auto"/>
            </w:pPr>
            <w:r>
              <w:t xml:space="preserve">Sort Row </w:t>
            </w:r>
            <w:r>
              <w:rPr>
                <w:rFonts w:hint="cs"/>
                <w:cs/>
              </w:rPr>
              <w:t xml:space="preserve">ตาม </w:t>
            </w:r>
            <w:r>
              <w:t xml:space="preserve">network </w:t>
            </w:r>
            <w:r>
              <w:rPr>
                <w:rFonts w:cs="Angsana New"/>
                <w:cs/>
              </w:rPr>
              <w:t>(</w:t>
            </w:r>
            <w:r>
              <w:t xml:space="preserve">All Network, </w:t>
            </w:r>
            <w:r>
              <w:rPr>
                <w:szCs w:val="36"/>
              </w:rPr>
              <w:t>AIS Network</w:t>
            </w:r>
            <w:r>
              <w:t>, Other Network</w:t>
            </w:r>
            <w:r>
              <w:rPr>
                <w:rFonts w:cs="Angsana New"/>
                <w:cs/>
              </w:rPr>
              <w:t>)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(</w:t>
            </w:r>
            <w:r>
              <w:rPr>
                <w:rFonts w:hint="cs"/>
                <w:cs/>
              </w:rPr>
              <w:t xml:space="preserve">รวมถึงข้อมูลที่กำลังจะ </w:t>
            </w:r>
            <w:r>
              <w:t xml:space="preserve">Add </w:t>
            </w:r>
            <w:r>
              <w:rPr>
                <w:rFonts w:hint="cs"/>
                <w:cs/>
              </w:rPr>
              <w:t>เข้ามาใหม่</w:t>
            </w:r>
            <w:r>
              <w:rPr>
                <w:rFonts w:cs="Angsana New"/>
                <w:cs/>
              </w:rPr>
              <w:t>)</w:t>
            </w:r>
          </w:p>
          <w:p w:rsidR="006B5C8B" w:rsidP="006B5C8B" w:rsidRDefault="006B5C8B" w14:paraId="7228F080" w14:textId="77777777">
            <w:pPr>
              <w:pStyle w:val="ListParagraph"/>
              <w:numPr>
                <w:ilvl w:val="0"/>
                <w:numId w:val="68"/>
              </w:numPr>
              <w:spacing w:after="0" w:line="259" w:lineRule="auto"/>
            </w:pPr>
            <w:r>
              <w:t xml:space="preserve">Sort Row </w:t>
            </w:r>
            <w:r>
              <w:rPr>
                <w:rFonts w:hint="cs"/>
                <w:cs/>
              </w:rPr>
              <w:t xml:space="preserve">ตาม </w:t>
            </w:r>
            <w:r>
              <w:t xml:space="preserve">dayOfWeek </w:t>
            </w:r>
            <w:r>
              <w:rPr>
                <w:rFonts w:cs="Angsana New"/>
                <w:cs/>
              </w:rPr>
              <w:t>(</w:t>
            </w:r>
            <w:r>
              <w:t xml:space="preserve">Everyday, </w:t>
            </w:r>
            <w:r>
              <w:rPr>
                <w:szCs w:val="36"/>
              </w:rPr>
              <w:t>Weekday</w:t>
            </w:r>
            <w:r>
              <w:t>, Weekend</w:t>
            </w:r>
            <w:r>
              <w:rPr>
                <w:rFonts w:cs="Angsana New"/>
                <w:cs/>
              </w:rPr>
              <w:t>)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(</w:t>
            </w:r>
            <w:r>
              <w:rPr>
                <w:rFonts w:hint="cs"/>
                <w:cs/>
              </w:rPr>
              <w:t xml:space="preserve">รวมถึงข้อมูลที่กำลังจะ </w:t>
            </w:r>
            <w:r>
              <w:t xml:space="preserve">Add </w:t>
            </w:r>
            <w:r>
              <w:rPr>
                <w:rFonts w:hint="cs"/>
                <w:cs/>
              </w:rPr>
              <w:t>เข้ามาใหม่</w:t>
            </w:r>
            <w:r>
              <w:rPr>
                <w:rFonts w:cs="Angsana New"/>
                <w:cs/>
              </w:rPr>
              <w:t>)</w:t>
            </w:r>
          </w:p>
          <w:p w:rsidR="006B5C8B" w:rsidP="006B5C8B" w:rsidRDefault="006B5C8B" w14:paraId="279F5291" w14:textId="77777777">
            <w:pPr>
              <w:pStyle w:val="ListParagraph"/>
              <w:numPr>
                <w:ilvl w:val="0"/>
                <w:numId w:val="68"/>
              </w:numPr>
              <w:spacing w:after="0" w:line="259" w:lineRule="auto"/>
            </w:pPr>
            <w:r>
              <w:t xml:space="preserve">Sort Row </w:t>
            </w:r>
            <w:r>
              <w:rPr>
                <w:rFonts w:hint="cs"/>
                <w:cs/>
              </w:rPr>
              <w:t xml:space="preserve">ตาม </w:t>
            </w:r>
            <w:r>
              <w:t xml:space="preserve">fromTiming </w:t>
            </w:r>
            <w:r>
              <w:rPr>
                <w:rFonts w:cs="Angsana New"/>
                <w:cs/>
              </w:rPr>
              <w:t>(</w:t>
            </w:r>
            <w:r>
              <w:t>AM, PM</w:t>
            </w:r>
            <w:r>
              <w:rPr>
                <w:rFonts w:cs="Angsana New"/>
                <w:cs/>
              </w:rPr>
              <w:t>) (</w:t>
            </w:r>
            <w:r>
              <w:rPr>
                <w:rFonts w:hint="cs"/>
                <w:cs/>
              </w:rPr>
              <w:t xml:space="preserve">รวมถึงข้อมูลที่กำลังจะ </w:t>
            </w:r>
            <w:r>
              <w:t xml:space="preserve">Add </w:t>
            </w:r>
            <w:r>
              <w:rPr>
                <w:rFonts w:hint="cs"/>
                <w:cs/>
              </w:rPr>
              <w:t>เข้ามาใหม่</w:t>
            </w:r>
            <w:r>
              <w:rPr>
                <w:rFonts w:cs="Angsana New"/>
                <w:cs/>
              </w:rPr>
              <w:t>)</w:t>
            </w:r>
          </w:p>
          <w:p w:rsidR="006B5C8B" w:rsidP="006B5C8B" w:rsidRDefault="006B5C8B" w14:paraId="262F4617" w14:textId="2FEC95B3">
            <w:pPr>
              <w:pStyle w:val="ListParagraph"/>
              <w:numPr>
                <w:ilvl w:val="0"/>
                <w:numId w:val="68"/>
              </w:numPr>
              <w:spacing w:after="0" w:line="259" w:lineRule="auto"/>
            </w:pPr>
            <w:r>
              <w:rPr>
                <w:rFonts w:hint="cs"/>
                <w:cs/>
              </w:rPr>
              <w:t xml:space="preserve">ถ้าเป็น </w:t>
            </w:r>
            <w:r>
              <w:t xml:space="preserve">productClass </w:t>
            </w:r>
            <w:r>
              <w:rPr>
                <w:rFonts w:hint="cs"/>
                <w:cs/>
              </w:rPr>
              <w:t xml:space="preserve">เป็นค่า </w:t>
            </w:r>
            <w:r>
              <w:rPr>
                <w:rFonts w:cs="Angsana New"/>
                <w:cs/>
              </w:rPr>
              <w:t>“</w:t>
            </w:r>
            <w:r>
              <w:t>Main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ให้ </w:t>
            </w:r>
            <w:r>
              <w:t xml:space="preserve">Auto populated toTiming </w:t>
            </w:r>
            <w:r>
              <w:rPr>
                <w:rFonts w:hint="cs"/>
                <w:cs/>
              </w:rPr>
              <w:t xml:space="preserve">ตาม </w:t>
            </w:r>
            <w:r>
              <w:t xml:space="preserve">Logic </w:t>
            </w:r>
            <w:r>
              <w:rPr>
                <w:rFonts w:hint="cs"/>
                <w:cs/>
              </w:rPr>
              <w:t>ด้านล่าง</w:t>
            </w:r>
            <w:r>
              <w:rPr>
                <w:rFonts w:cs="Angsana New"/>
                <w:cs/>
              </w:rPr>
              <w:t xml:space="preserve"> </w:t>
            </w:r>
          </w:p>
          <w:p w:rsidR="006B5C8B" w:rsidP="006B5C8B" w:rsidRDefault="006B5C8B" w14:paraId="7EA0A9C8" w14:textId="77777777">
            <w:pPr>
              <w:pStyle w:val="ListParagraph"/>
              <w:numPr>
                <w:ilvl w:val="1"/>
                <w:numId w:val="68"/>
              </w:numPr>
              <w:spacing w:after="0" w:line="259" w:lineRule="auto"/>
            </w:pPr>
            <w:r>
              <w:rPr>
                <w:rFonts w:hint="cs"/>
                <w:cs/>
              </w:rPr>
              <w:t xml:space="preserve">ถ้าไม่ใช่ </w:t>
            </w:r>
            <w:r>
              <w:t xml:space="preserve">Row </w:t>
            </w:r>
            <w:r>
              <w:rPr>
                <w:rFonts w:hint="cs"/>
                <w:cs/>
              </w:rPr>
              <w:t xml:space="preserve">สุดท้ายให้นำ </w:t>
            </w:r>
            <w:r>
              <w:t xml:space="preserve">fromTiming </w:t>
            </w:r>
            <w:r>
              <w:rPr>
                <w:rFonts w:hint="cs"/>
                <w:cs/>
              </w:rPr>
              <w:t xml:space="preserve">ของ </w:t>
            </w:r>
            <w:r>
              <w:t xml:space="preserve">Row </w:t>
            </w:r>
            <w:r>
              <w:rPr>
                <w:rFonts w:hint="cs"/>
                <w:cs/>
              </w:rPr>
              <w:t xml:space="preserve">ถัดไป ลบด้วย </w:t>
            </w:r>
            <w:r>
              <w:t>1</w:t>
            </w:r>
            <w:r>
              <w:rPr>
                <w:rFonts w:hint="cs"/>
                <w:cs/>
              </w:rPr>
              <w:t xml:space="preserve"> วินาที</w:t>
            </w:r>
          </w:p>
          <w:p w:rsidR="006B5C8B" w:rsidP="006B5C8B" w:rsidRDefault="006B5C8B" w14:paraId="749E5E28" w14:textId="77777777">
            <w:pPr>
              <w:pStyle w:val="ListParagraph"/>
              <w:numPr>
                <w:ilvl w:val="1"/>
                <w:numId w:val="68"/>
              </w:numPr>
              <w:spacing w:after="0" w:line="259" w:lineRule="auto"/>
            </w:pPr>
            <w:r>
              <w:rPr>
                <w:rFonts w:hint="cs"/>
                <w:cs/>
              </w:rPr>
              <w:t xml:space="preserve">ถ้าเป็น </w:t>
            </w:r>
            <w:r>
              <w:t xml:space="preserve">Row </w:t>
            </w:r>
            <w:r>
              <w:rPr>
                <w:rFonts w:hint="cs"/>
                <w:cs/>
              </w:rPr>
              <w:t xml:space="preserve">สุดท้ายให้นำ </w:t>
            </w:r>
            <w:r>
              <w:t xml:space="preserve">fromTiming </w:t>
            </w:r>
            <w:r>
              <w:rPr>
                <w:rFonts w:hint="cs"/>
                <w:cs/>
              </w:rPr>
              <w:t xml:space="preserve">ของ </w:t>
            </w:r>
            <w:r>
              <w:t xml:space="preserve">Row </w:t>
            </w:r>
            <w:r>
              <w:rPr>
                <w:rFonts w:hint="cs"/>
                <w:cs/>
              </w:rPr>
              <w:t xml:space="preserve">แรก ลบด้วย </w:t>
            </w:r>
            <w:r>
              <w:t>1</w:t>
            </w:r>
            <w:r>
              <w:rPr>
                <w:rFonts w:hint="cs"/>
                <w:cs/>
              </w:rPr>
              <w:t xml:space="preserve"> วินาที</w:t>
            </w:r>
          </w:p>
          <w:p w:rsidRPr="00F411C7" w:rsidR="006B5C8B" w:rsidP="006B5C8B" w:rsidRDefault="006B5C8B" w14:paraId="7A8F1226" w14:textId="77777777">
            <w:pPr>
              <w:pStyle w:val="ListParagraph"/>
              <w:numPr>
                <w:ilvl w:val="0"/>
                <w:numId w:val="68"/>
              </w:numPr>
              <w:spacing w:after="0" w:line="259" w:lineRule="auto"/>
              <w:rPr>
                <w:cs/>
              </w:rPr>
            </w:pPr>
            <w:r w:rsidRPr="00F411C7">
              <w:rPr>
                <w:rFonts w:cs="Angsana New"/>
                <w:cs/>
              </w:rPr>
              <w:t xml:space="preserve">ให้ทำการเคลียร์ค่า </w:t>
            </w:r>
            <w:r w:rsidRPr="00F411C7">
              <w:rPr>
                <w:rFonts w:hint="cs" w:cs="Angsana New"/>
                <w:cs/>
              </w:rPr>
              <w:t xml:space="preserve">และ </w:t>
            </w:r>
            <w:r w:rsidRPr="00F411C7">
              <w:rPr>
                <w:rFonts w:cs="CordiaUPC"/>
              </w:rPr>
              <w:t>Invisible</w:t>
            </w:r>
            <w:r w:rsidRPr="00F411C7">
              <w:rPr>
                <w:rFonts w:cs="CordiaUPC"/>
                <w:szCs w:val="36"/>
              </w:rPr>
              <w:t xml:space="preserve"> Detail Section</w:t>
            </w:r>
          </w:p>
        </w:tc>
      </w:tr>
      <w:tr w:rsidRPr="008979A8" w:rsidR="006B5C8B" w:rsidTr="0055648C" w14:paraId="2706A096" w14:textId="77777777">
        <w:tc>
          <w:tcPr>
            <w:tcW w:w="1026" w:type="pct"/>
          </w:tcPr>
          <w:p w:rsidR="006B5C8B" w:rsidP="006B5C8B" w:rsidRDefault="006B5C8B" w14:paraId="7E677B8A" w14:textId="77777777">
            <w:pPr>
              <w:rPr>
                <w:rFonts w:cs="CordiaUPC"/>
              </w:rPr>
            </w:pPr>
            <w:r w:rsidRPr="008979A8">
              <w:rPr>
                <w:rFonts w:cs="Angsana New"/>
                <w:cs/>
              </w:rPr>
              <w:t xml:space="preserve">ปุ่ม </w:t>
            </w:r>
            <w:r w:rsidRPr="008979A8">
              <w:rPr>
                <w:rFonts w:cs="CordiaUPC"/>
              </w:rPr>
              <w:t>Update</w:t>
            </w:r>
          </w:p>
        </w:tc>
        <w:tc>
          <w:tcPr>
            <w:tcW w:w="900" w:type="pct"/>
          </w:tcPr>
          <w:p w:rsidR="006B5C8B" w:rsidP="006B5C8B" w:rsidRDefault="006B5C8B" w14:paraId="62FB6ABF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>Button</w:t>
            </w:r>
          </w:p>
        </w:tc>
        <w:tc>
          <w:tcPr>
            <w:tcW w:w="3074" w:type="pct"/>
          </w:tcPr>
          <w:p w:rsidR="006B5C8B" w:rsidP="006B5C8B" w:rsidRDefault="006B5C8B" w14:paraId="623B06EA" w14:textId="77777777">
            <w:pPr>
              <w:pStyle w:val="HeaderTable"/>
              <w:spacing w:line="360" w:lineRule="auto"/>
              <w:rPr>
                <w:b w:val="0"/>
                <w:bCs/>
                <w:lang w:bidi="th-TH"/>
              </w:rPr>
            </w:pPr>
            <w:r w:rsidRPr="008979A8">
              <w:rPr>
                <w:b w:val="0"/>
                <w:bCs/>
                <w:lang w:bidi="th-TH"/>
              </w:rPr>
              <w:t xml:space="preserve">Visible </w:t>
            </w:r>
            <w:r w:rsidRPr="008979A8">
              <w:rPr>
                <w:rFonts w:cs="Angsana New"/>
                <w:cs/>
                <w:lang w:bidi="th-TH"/>
              </w:rPr>
              <w:t>เมื่อมี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b w:val="0"/>
                <w:bCs/>
                <w:lang w:bidi="th-TH"/>
              </w:rPr>
              <w:t xml:space="preserve">Event </w:t>
            </w:r>
            <w:r w:rsidRPr="008979A8">
              <w:rPr>
                <w:rFonts w:cs="Angsana New"/>
                <w:cs/>
                <w:lang w:bidi="th-TH"/>
              </w:rPr>
              <w:t>มาจาก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>
              <w:rPr>
                <w:b w:val="0"/>
                <w:bCs/>
                <w:lang w:bidi="th-TH"/>
              </w:rPr>
              <w:t>Table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>
              <w:rPr>
                <w:b w:val="0"/>
                <w:bCs/>
                <w:lang w:bidi="th-TH"/>
              </w:rPr>
              <w:t>Section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rFonts w:cs="Angsana New"/>
                <w:cs/>
                <w:lang w:bidi="th-TH"/>
              </w:rPr>
              <w:t>เป็น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“</w:t>
            </w:r>
            <w:r w:rsidRPr="008979A8">
              <w:rPr>
                <w:b w:val="0"/>
                <w:bCs/>
                <w:lang w:bidi="th-TH"/>
              </w:rPr>
              <w:t>Edit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>”</w:t>
            </w:r>
          </w:p>
          <w:p w:rsidR="006B5C8B" w:rsidP="006B5C8B" w:rsidRDefault="006B5C8B" w14:paraId="0D851D92" w14:textId="77777777">
            <w:pPr>
              <w:spacing w:before="240" w:after="0"/>
            </w:pPr>
            <w:r>
              <w:rPr>
                <w:rFonts w:hint="cs"/>
                <w:cs/>
              </w:rPr>
              <w:t>เมื่อกดปุ่ม</w:t>
            </w:r>
          </w:p>
          <w:p w:rsidR="006B5C8B" w:rsidP="006B5C8B" w:rsidRDefault="006B5C8B" w14:paraId="46CC265B" w14:textId="2B8738CA">
            <w:pPr>
              <w:pStyle w:val="ListParagraph"/>
              <w:numPr>
                <w:ilvl w:val="0"/>
                <w:numId w:val="6"/>
              </w:numPr>
              <w:spacing w:after="0" w:line="259" w:lineRule="auto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Validate </w:t>
            </w:r>
            <w:r>
              <w:rPr>
                <w:rFonts w:hint="cs" w:cs="Angsana New"/>
                <w:cs/>
              </w:rPr>
              <w:t>ข้อมูลในหน้าจอ</w:t>
            </w:r>
          </w:p>
          <w:p w:rsidRPr="00D50FB8" w:rsidR="006B5C8B" w:rsidP="006B5C8B" w:rsidRDefault="006B5C8B" w14:paraId="20E8535E" w14:textId="77777777">
            <w:pPr>
              <w:pStyle w:val="ListParagraph"/>
              <w:numPr>
                <w:ilvl w:val="0"/>
                <w:numId w:val="6"/>
              </w:numPr>
              <w:spacing w:after="0" w:line="259" w:lineRule="auto"/>
            </w:pPr>
            <w:r>
              <w:t xml:space="preserve">Sort Row </w:t>
            </w:r>
            <w:r>
              <w:rPr>
                <w:rFonts w:hint="cs"/>
                <w:cs/>
              </w:rPr>
              <w:t xml:space="preserve">ตาม </w:t>
            </w:r>
            <w:r>
              <w:t xml:space="preserve">Network </w:t>
            </w:r>
            <w:r>
              <w:rPr>
                <w:rFonts w:cs="Angsana New"/>
                <w:cs/>
              </w:rPr>
              <w:t>(</w:t>
            </w:r>
            <w:r>
              <w:t xml:space="preserve">All Network, </w:t>
            </w:r>
            <w:r>
              <w:rPr>
                <w:szCs w:val="36"/>
              </w:rPr>
              <w:t>AIS Network</w:t>
            </w:r>
            <w:r>
              <w:t>, Other Network</w:t>
            </w:r>
            <w:r>
              <w:rPr>
                <w:rFonts w:cs="Angsana New"/>
                <w:cs/>
              </w:rPr>
              <w:t>)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(</w:t>
            </w:r>
            <w:r>
              <w:rPr>
                <w:rFonts w:hint="cs"/>
                <w:cs/>
              </w:rPr>
              <w:t xml:space="preserve">รวมถึงข้อมูลที่กำลังจะ </w:t>
            </w:r>
            <w:r>
              <w:t xml:space="preserve">Add </w:t>
            </w:r>
            <w:r>
              <w:rPr>
                <w:rFonts w:hint="cs"/>
                <w:cs/>
              </w:rPr>
              <w:t>เข้ามาใหม่</w:t>
            </w:r>
            <w:r>
              <w:rPr>
                <w:rFonts w:cs="Angsana New"/>
                <w:cs/>
              </w:rPr>
              <w:t>)</w:t>
            </w:r>
          </w:p>
          <w:p w:rsidR="006B5C8B" w:rsidP="006B5C8B" w:rsidRDefault="006B5C8B" w14:paraId="0BD2FC9E" w14:textId="77777777">
            <w:pPr>
              <w:pStyle w:val="ListParagraph"/>
              <w:numPr>
                <w:ilvl w:val="0"/>
                <w:numId w:val="6"/>
              </w:numPr>
              <w:spacing w:after="0" w:line="259" w:lineRule="auto"/>
            </w:pPr>
            <w:r>
              <w:t xml:space="preserve">Sort Row </w:t>
            </w:r>
            <w:r>
              <w:rPr>
                <w:rFonts w:hint="cs"/>
                <w:cs/>
              </w:rPr>
              <w:t xml:space="preserve">ตาม </w:t>
            </w:r>
            <w:r>
              <w:t xml:space="preserve">Day of week </w:t>
            </w:r>
            <w:r>
              <w:rPr>
                <w:rFonts w:cs="Angsana New"/>
                <w:cs/>
              </w:rPr>
              <w:t>(</w:t>
            </w:r>
            <w:r>
              <w:t xml:space="preserve">Everyday, </w:t>
            </w:r>
            <w:r>
              <w:rPr>
                <w:szCs w:val="36"/>
              </w:rPr>
              <w:t>Weekday</w:t>
            </w:r>
            <w:r>
              <w:t>, Weekend</w:t>
            </w:r>
            <w:r>
              <w:rPr>
                <w:rFonts w:cs="Angsana New"/>
                <w:cs/>
              </w:rPr>
              <w:t>)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(</w:t>
            </w:r>
            <w:r>
              <w:rPr>
                <w:rFonts w:hint="cs"/>
                <w:cs/>
              </w:rPr>
              <w:t xml:space="preserve">รวมถึงข้อมูลที่กำลังจะ </w:t>
            </w:r>
            <w:r>
              <w:t xml:space="preserve">Add </w:t>
            </w:r>
            <w:r>
              <w:rPr>
                <w:rFonts w:hint="cs"/>
                <w:cs/>
              </w:rPr>
              <w:t>เข้ามาใหม่</w:t>
            </w:r>
            <w:r>
              <w:rPr>
                <w:rFonts w:cs="Angsana New"/>
                <w:cs/>
              </w:rPr>
              <w:t>)</w:t>
            </w:r>
          </w:p>
          <w:p w:rsidR="006B5C8B" w:rsidP="006B5C8B" w:rsidRDefault="006B5C8B" w14:paraId="3831E71B" w14:textId="77777777">
            <w:pPr>
              <w:pStyle w:val="ListParagraph"/>
              <w:numPr>
                <w:ilvl w:val="0"/>
                <w:numId w:val="6"/>
              </w:numPr>
              <w:spacing w:after="0" w:line="259" w:lineRule="auto"/>
            </w:pPr>
            <w:r>
              <w:t xml:space="preserve">Sort Row </w:t>
            </w:r>
            <w:r>
              <w:rPr>
                <w:rFonts w:hint="cs"/>
                <w:cs/>
              </w:rPr>
              <w:t xml:space="preserve">ตาม </w:t>
            </w:r>
            <w:r>
              <w:t xml:space="preserve">FromTiming </w:t>
            </w:r>
            <w:r>
              <w:rPr>
                <w:rFonts w:cs="Angsana New"/>
                <w:cs/>
              </w:rPr>
              <w:t>(</w:t>
            </w:r>
            <w:r>
              <w:t>AM, PM</w:t>
            </w:r>
            <w:r>
              <w:rPr>
                <w:rFonts w:cs="Angsana New"/>
                <w:cs/>
              </w:rPr>
              <w:t>) (</w:t>
            </w:r>
            <w:r>
              <w:rPr>
                <w:rFonts w:hint="cs"/>
                <w:cs/>
              </w:rPr>
              <w:t xml:space="preserve">รวมถึงข้อมูลที่กำลังจะ </w:t>
            </w:r>
            <w:r>
              <w:t xml:space="preserve">Add </w:t>
            </w:r>
            <w:r>
              <w:rPr>
                <w:rFonts w:hint="cs"/>
                <w:cs/>
              </w:rPr>
              <w:t>เข้ามาใหม่</w:t>
            </w:r>
            <w:r>
              <w:rPr>
                <w:rFonts w:cs="Angsana New"/>
                <w:cs/>
              </w:rPr>
              <w:t>)</w:t>
            </w:r>
          </w:p>
          <w:p w:rsidR="006B5C8B" w:rsidP="006B5C8B" w:rsidRDefault="006B5C8B" w14:paraId="6D7BC901" w14:textId="44FD9CFE">
            <w:pPr>
              <w:pStyle w:val="ListParagraph"/>
              <w:numPr>
                <w:ilvl w:val="0"/>
                <w:numId w:val="6"/>
              </w:numPr>
              <w:spacing w:after="0" w:line="259" w:lineRule="auto"/>
            </w:pPr>
            <w:r>
              <w:rPr>
                <w:rFonts w:hint="cs"/>
                <w:cs/>
              </w:rPr>
              <w:t xml:space="preserve">ถ้าเป็น </w:t>
            </w:r>
            <w:r>
              <w:t>Product</w:t>
            </w:r>
            <w:r>
              <w:rPr>
                <w:rFonts w:hint="cs"/>
                <w:cs/>
              </w:rPr>
              <w:t xml:space="preserve"> </w:t>
            </w:r>
            <w:r>
              <w:t>Class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เป็นค่า </w:t>
            </w:r>
            <w:r>
              <w:rPr>
                <w:rFonts w:cs="Angsana New"/>
                <w:cs/>
              </w:rPr>
              <w:t>“</w:t>
            </w:r>
            <w:r>
              <w:t>Main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ให้ </w:t>
            </w:r>
            <w:r>
              <w:t xml:space="preserve">Auto populated ToTiming </w:t>
            </w:r>
            <w:r>
              <w:rPr>
                <w:rFonts w:hint="cs"/>
                <w:cs/>
              </w:rPr>
              <w:t xml:space="preserve">ตาม </w:t>
            </w:r>
            <w:r>
              <w:t xml:space="preserve">Logic </w:t>
            </w:r>
            <w:r>
              <w:rPr>
                <w:rFonts w:hint="cs"/>
                <w:cs/>
              </w:rPr>
              <w:t>ด้านล่าง</w:t>
            </w:r>
            <w:r>
              <w:rPr>
                <w:rFonts w:cs="Angsana New"/>
                <w:cs/>
              </w:rPr>
              <w:t xml:space="preserve"> </w:t>
            </w:r>
          </w:p>
          <w:p w:rsidR="006B5C8B" w:rsidP="006B5C8B" w:rsidRDefault="006B5C8B" w14:paraId="40DB0F2B" w14:textId="77777777">
            <w:pPr>
              <w:pStyle w:val="ListParagraph"/>
              <w:numPr>
                <w:ilvl w:val="1"/>
                <w:numId w:val="6"/>
              </w:numPr>
              <w:spacing w:after="0" w:line="259" w:lineRule="auto"/>
            </w:pPr>
            <w:r>
              <w:rPr>
                <w:rFonts w:hint="cs"/>
                <w:cs/>
              </w:rPr>
              <w:t xml:space="preserve">ถ้าไม่ใช่ </w:t>
            </w:r>
            <w:r>
              <w:t xml:space="preserve">Row </w:t>
            </w:r>
            <w:r>
              <w:rPr>
                <w:rFonts w:hint="cs"/>
                <w:cs/>
              </w:rPr>
              <w:t xml:space="preserve">สุดท้ายให้นำ </w:t>
            </w:r>
            <w:r>
              <w:t xml:space="preserve">FromTiming </w:t>
            </w:r>
            <w:r>
              <w:rPr>
                <w:rFonts w:hint="cs"/>
                <w:cs/>
              </w:rPr>
              <w:t xml:space="preserve">ของ </w:t>
            </w:r>
            <w:r>
              <w:t xml:space="preserve">Row </w:t>
            </w:r>
            <w:r>
              <w:rPr>
                <w:rFonts w:hint="cs"/>
                <w:cs/>
              </w:rPr>
              <w:t xml:space="preserve">ถัดไป ลบด้วย </w:t>
            </w:r>
            <w:r>
              <w:t>1</w:t>
            </w:r>
            <w:r>
              <w:rPr>
                <w:rFonts w:hint="cs"/>
                <w:cs/>
              </w:rPr>
              <w:t xml:space="preserve"> วินาที</w:t>
            </w:r>
          </w:p>
          <w:p w:rsidR="006B5C8B" w:rsidP="006B5C8B" w:rsidRDefault="006B5C8B" w14:paraId="2EE1BC5D" w14:textId="77777777">
            <w:pPr>
              <w:pStyle w:val="ListParagraph"/>
              <w:numPr>
                <w:ilvl w:val="1"/>
                <w:numId w:val="6"/>
              </w:numPr>
              <w:spacing w:after="0" w:line="259" w:lineRule="auto"/>
            </w:pPr>
            <w:r>
              <w:rPr>
                <w:rFonts w:hint="cs"/>
                <w:cs/>
              </w:rPr>
              <w:t xml:space="preserve">ถ้าเป็น </w:t>
            </w:r>
            <w:r>
              <w:t xml:space="preserve">Row </w:t>
            </w:r>
            <w:r>
              <w:rPr>
                <w:rFonts w:hint="cs"/>
                <w:cs/>
              </w:rPr>
              <w:t xml:space="preserve">สุดท้ายให้นำ </w:t>
            </w:r>
            <w:r>
              <w:t xml:space="preserve">FromTiming </w:t>
            </w:r>
            <w:r>
              <w:rPr>
                <w:rFonts w:hint="cs"/>
                <w:cs/>
              </w:rPr>
              <w:t xml:space="preserve">ของ </w:t>
            </w:r>
            <w:r>
              <w:t xml:space="preserve">Row </w:t>
            </w:r>
            <w:r>
              <w:rPr>
                <w:rFonts w:hint="cs"/>
                <w:cs/>
              </w:rPr>
              <w:t xml:space="preserve">แรก ลบด้วย </w:t>
            </w:r>
            <w:r>
              <w:t>1</w:t>
            </w:r>
            <w:r>
              <w:rPr>
                <w:rFonts w:hint="cs"/>
                <w:cs/>
              </w:rPr>
              <w:t xml:space="preserve"> วินาที</w:t>
            </w:r>
          </w:p>
          <w:p w:rsidRPr="00F411C7" w:rsidR="006B5C8B" w:rsidP="006B5C8B" w:rsidRDefault="006B5C8B" w14:paraId="25040A2A" w14:textId="77777777">
            <w:pPr>
              <w:pStyle w:val="ListParagraph"/>
              <w:numPr>
                <w:ilvl w:val="0"/>
                <w:numId w:val="6"/>
              </w:numPr>
              <w:spacing w:after="160" w:line="259" w:lineRule="auto"/>
              <w:rPr>
                <w:cs/>
              </w:rPr>
            </w:pPr>
            <w:r w:rsidRPr="00F411C7">
              <w:rPr>
                <w:rFonts w:cs="Angsana New"/>
                <w:cs/>
              </w:rPr>
              <w:t xml:space="preserve">ให้ทำการเคลียร์ค่า </w:t>
            </w:r>
            <w:r w:rsidRPr="00F411C7">
              <w:rPr>
                <w:rFonts w:hint="cs" w:cs="Angsana New"/>
                <w:cs/>
              </w:rPr>
              <w:t xml:space="preserve">และ </w:t>
            </w:r>
            <w:r w:rsidRPr="00F411C7">
              <w:rPr>
                <w:rFonts w:cs="CordiaUPC"/>
              </w:rPr>
              <w:t>Invisible</w:t>
            </w:r>
            <w:r w:rsidRPr="00F411C7">
              <w:rPr>
                <w:rFonts w:cs="CordiaUPC"/>
                <w:szCs w:val="36"/>
              </w:rPr>
              <w:t xml:space="preserve"> Detail Section</w:t>
            </w:r>
          </w:p>
        </w:tc>
      </w:tr>
      <w:tr w:rsidRPr="008979A8" w:rsidR="006B5C8B" w:rsidTr="0055648C" w14:paraId="2FA77D72" w14:textId="77777777">
        <w:tc>
          <w:tcPr>
            <w:tcW w:w="1026" w:type="pct"/>
          </w:tcPr>
          <w:p w:rsidR="006B5C8B" w:rsidP="006B5C8B" w:rsidRDefault="006B5C8B" w14:paraId="444B5E3A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ปุ่ม </w:t>
            </w:r>
            <w:r>
              <w:rPr>
                <w:rFonts w:cs="CordiaUPC"/>
              </w:rPr>
              <w:t>Cancel</w:t>
            </w:r>
          </w:p>
        </w:tc>
        <w:tc>
          <w:tcPr>
            <w:tcW w:w="900" w:type="pct"/>
          </w:tcPr>
          <w:p w:rsidR="006B5C8B" w:rsidP="006B5C8B" w:rsidRDefault="006B5C8B" w14:paraId="1A6AB8B4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Button</w:t>
            </w:r>
          </w:p>
        </w:tc>
        <w:tc>
          <w:tcPr>
            <w:tcW w:w="3074" w:type="pct"/>
          </w:tcPr>
          <w:p w:rsidR="006B5C8B" w:rsidP="006B5C8B" w:rsidRDefault="006B5C8B" w14:paraId="0B3C9EDF" w14:textId="77777777">
            <w:pPr>
              <w:rPr>
                <w:rFonts w:cs="CordiaUPC"/>
                <w:cs/>
              </w:rPr>
            </w:pPr>
            <w:r>
              <w:rPr>
                <w:rFonts w:hint="cs"/>
                <w:cs/>
              </w:rPr>
              <w:t xml:space="preserve">ให้ทำการเคลียร์ค่าใน </w:t>
            </w:r>
            <w:r>
              <w:t>Detail Section</w:t>
            </w:r>
            <w:r>
              <w:rPr>
                <w:rFonts w:hint="cs"/>
                <w:cs/>
              </w:rPr>
              <w:t xml:space="preserve"> และทำการ </w:t>
            </w:r>
            <w:r>
              <w:t>Invisible Detail Section</w:t>
            </w:r>
          </w:p>
        </w:tc>
      </w:tr>
      <w:tr w:rsidRPr="008979A8" w:rsidR="006B5C8B" w:rsidTr="0055648C" w14:paraId="3993FA4C" w14:textId="77777777">
        <w:tc>
          <w:tcPr>
            <w:tcW w:w="5000" w:type="pct"/>
            <w:gridSpan w:val="3"/>
            <w:shd w:val="clear" w:color="auto" w:fill="C2D69B" w:themeFill="accent3" w:themeFillTint="99"/>
          </w:tcPr>
          <w:p w:rsidR="006B5C8B" w:rsidP="006B5C8B" w:rsidRDefault="006B5C8B" w14:paraId="47844D3D" w14:textId="77777777">
            <w:pPr>
              <w:pStyle w:val="HeaderTable"/>
              <w:rPr>
                <w:rtl/>
                <w:cs/>
              </w:rPr>
            </w:pPr>
            <w:r>
              <w:t>End Detail Section</w:t>
            </w:r>
          </w:p>
        </w:tc>
      </w:tr>
    </w:tbl>
    <w:p w:rsidRPr="008979A8" w:rsidR="00763D4D" w:rsidP="00BB3F68" w:rsidRDefault="00763D4D" w14:paraId="7CF606FA" w14:textId="77777777">
      <w:pPr>
        <w:pStyle w:val="Heading3"/>
        <w:numPr>
          <w:ilvl w:val="0"/>
          <w:numId w:val="70"/>
        </w:numPr>
        <w:rPr>
          <w:rFonts w:ascii="CordiaUPC" w:hAnsi="CordiaUPC" w:cs="CordiaUPC"/>
          <w:sz w:val="32"/>
          <w:szCs w:val="32"/>
        </w:rPr>
      </w:pPr>
      <w:r w:rsidRPr="008979A8">
        <w:rPr>
          <w:rFonts w:ascii="CordiaUPC" w:hAnsi="CordiaUPC" w:cs="CordiaUPC"/>
          <w:sz w:val="32"/>
          <w:szCs w:val="32"/>
        </w:rPr>
        <w:t>Script Validation</w:t>
      </w:r>
    </w:p>
    <w:tbl>
      <w:tblPr>
        <w:tblW w:w="4938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386"/>
        <w:gridCol w:w="2899"/>
        <w:gridCol w:w="3314"/>
        <w:gridCol w:w="1305"/>
      </w:tblGrid>
      <w:tr w:rsidRPr="008979A8" w:rsidR="00763D4D" w:rsidTr="0055648C" w14:paraId="01D37E40" w14:textId="77777777">
        <w:trPr>
          <w:cantSplit/>
          <w:tblHeader/>
        </w:trPr>
        <w:tc>
          <w:tcPr>
            <w:tcW w:w="778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763D4D" w:rsidP="0055648C" w:rsidRDefault="00763D4D" w14:paraId="0576AF11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Error Code</w:t>
            </w:r>
          </w:p>
        </w:tc>
        <w:tc>
          <w:tcPr>
            <w:tcW w:w="1628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763D4D" w:rsidP="0055648C" w:rsidRDefault="00763D4D" w14:paraId="3526D799" w14:textId="77777777">
            <w:pPr>
              <w:rPr>
                <w:rFonts w:cs="CordiaUPC"/>
                <w:b/>
                <w:bCs/>
              </w:rPr>
            </w:pPr>
            <w:r>
              <w:rPr>
                <w:rFonts w:cs="CordiaUPC"/>
                <w:b/>
                <w:bCs/>
              </w:rPr>
              <w:t xml:space="preserve">Error Message </w:t>
            </w:r>
          </w:p>
        </w:tc>
        <w:tc>
          <w:tcPr>
            <w:tcW w:w="1861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763D4D" w:rsidP="0055648C" w:rsidRDefault="00763D4D" w14:paraId="2E29D9CE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Logic</w:t>
            </w:r>
          </w:p>
        </w:tc>
        <w:tc>
          <w:tcPr>
            <w:tcW w:w="733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763D4D" w:rsidP="0055648C" w:rsidRDefault="00763D4D" w14:paraId="169589C8" w14:textId="77777777">
            <w:pPr>
              <w:rPr>
                <w:rFonts w:cs="CordiaUPC"/>
                <w:b/>
                <w:bCs/>
              </w:rPr>
            </w:pPr>
            <w:r>
              <w:rPr>
                <w:rFonts w:cs="CordiaUPC"/>
                <w:b/>
                <w:bCs/>
              </w:rPr>
              <w:t>Submit Call</w:t>
            </w:r>
          </w:p>
        </w:tc>
      </w:tr>
      <w:tr w:rsidR="00763D4D" w:rsidTr="0055648C" w14:paraId="1BC23DD9" w14:textId="77777777">
        <w:tc>
          <w:tcPr>
            <w:tcW w:w="778" w:type="pct"/>
          </w:tcPr>
          <w:p w:rsidRPr="00792590" w:rsidR="00763D4D" w:rsidP="0055648C" w:rsidRDefault="00763D4D" w14:paraId="299F0065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>00004</w:t>
            </w:r>
          </w:p>
        </w:tc>
        <w:tc>
          <w:tcPr>
            <w:tcW w:w="1628" w:type="pct"/>
          </w:tcPr>
          <w:p w:rsidRPr="00E02D8D" w:rsidR="00763D4D" w:rsidP="004A3C0F" w:rsidRDefault="00763D4D" w14:paraId="53DEDD70" w14:textId="0A7DDEFA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On Landline Rating, </w:t>
            </w:r>
            <w:r w:rsidRPr="00622722">
              <w:rPr>
                <w:rFonts w:cs="CordiaUPC"/>
              </w:rPr>
              <w:t>Price Type Pattern</w:t>
            </w:r>
            <w:r w:rsidRPr="00D151BA">
              <w:rPr>
                <w:rFonts w:cs="CordiaUPC"/>
              </w:rPr>
              <w:t xml:space="preserve"> is required</w:t>
            </w:r>
            <w:r>
              <w:rPr>
                <w:rFonts w:cs="CordiaUPC"/>
              </w:rPr>
              <w:t xml:space="preserve"> when Product Class is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Main</w:t>
            </w:r>
            <w:r>
              <w:rPr>
                <w:rFonts w:cs="Angsana New"/>
                <w:cs/>
              </w:rPr>
              <w:t>”.</w:t>
            </w:r>
          </w:p>
        </w:tc>
        <w:tc>
          <w:tcPr>
            <w:tcW w:w="1861" w:type="pct"/>
          </w:tcPr>
          <w:p w:rsidR="00763D4D" w:rsidP="00A64494" w:rsidRDefault="00763D4D" w14:paraId="27E1EBC1" w14:textId="19DFC390">
            <w:pPr>
              <w:pStyle w:val="NoSpacing"/>
              <w:spacing w:after="240"/>
              <w:rPr>
                <w:rFonts w:ascii="CordiaUPC" w:hAnsi="CordiaUPC"/>
                <w:sz w:val="28"/>
              </w:rPr>
            </w:pPr>
            <w:r>
              <w:rPr>
                <w:rFonts w:hint="cs" w:ascii="CordiaUPC" w:hAnsi="CordiaUPC"/>
                <w:sz w:val="28"/>
                <w:cs/>
              </w:rPr>
              <w:t>ถ้า</w:t>
            </w:r>
            <w:r w:rsidRPr="00734543">
              <w:rPr>
                <w:rFonts w:hint="cs" w:ascii="CordiaUPC" w:hAnsi="CordiaUPC"/>
                <w:sz w:val="28"/>
                <w:cs/>
              </w:rPr>
              <w:t xml:space="preserve"> </w:t>
            </w:r>
            <w:r>
              <w:rPr>
                <w:rFonts w:ascii="CordiaUPC" w:hAnsi="CordiaUPC"/>
                <w:sz w:val="28"/>
              </w:rPr>
              <w:t xml:space="preserve">Product Class </w:t>
            </w:r>
            <w:r>
              <w:rPr>
                <w:rFonts w:hint="cs" w:ascii="CordiaUPC" w:hAnsi="CordiaUPC"/>
                <w:sz w:val="28"/>
                <w:cs/>
              </w:rPr>
              <w:t xml:space="preserve">มีค่าเป็น </w:t>
            </w:r>
            <w:r>
              <w:rPr>
                <w:rFonts w:ascii="CordiaUPC" w:hAnsi="CordiaUPC" w:cs="Angsana New"/>
                <w:sz w:val="28"/>
                <w:cs/>
              </w:rPr>
              <w:t>“</w:t>
            </w:r>
            <w:r>
              <w:rPr>
                <w:rFonts w:ascii="CordiaUPC" w:hAnsi="CordiaUPC"/>
                <w:sz w:val="28"/>
              </w:rPr>
              <w:t>Main</w:t>
            </w:r>
            <w:r>
              <w:rPr>
                <w:rFonts w:ascii="CordiaUPC" w:hAnsi="CordiaUPC" w:cs="Angsana New"/>
                <w:sz w:val="28"/>
                <w:cs/>
              </w:rPr>
              <w:t xml:space="preserve">” </w:t>
            </w:r>
            <w:r>
              <w:rPr>
                <w:rFonts w:hint="cs" w:ascii="CordiaUPC" w:hAnsi="CordiaUPC"/>
                <w:sz w:val="28"/>
                <w:cs/>
              </w:rPr>
              <w:t xml:space="preserve">ดังนั้น </w:t>
            </w:r>
            <w:r w:rsidRPr="00143329">
              <w:rPr>
                <w:rFonts w:ascii="CordiaUPC" w:hAnsi="CordiaUPC"/>
                <w:sz w:val="28"/>
              </w:rPr>
              <w:t>Price Type Pattern</w:t>
            </w:r>
            <w:r w:rsidRPr="00143329">
              <w:rPr>
                <w:rFonts w:ascii="CordiaUPC" w:hAnsi="CordiaUPC"/>
                <w:sz w:val="28"/>
                <w:cs/>
              </w:rPr>
              <w:t xml:space="preserve"> เป็น </w:t>
            </w:r>
            <w:r w:rsidRPr="00143329">
              <w:rPr>
                <w:rFonts w:ascii="CordiaUPC" w:hAnsi="CordiaUPC"/>
                <w:sz w:val="28"/>
              </w:rPr>
              <w:t>Mandatory</w:t>
            </w:r>
            <w:r>
              <w:rPr>
                <w:rFonts w:hint="cs" w:ascii="CordiaUPC" w:hAnsi="CordiaUPC"/>
                <w:sz w:val="28"/>
                <w:cs/>
              </w:rPr>
              <w:t xml:space="preserve"> </w:t>
            </w:r>
          </w:p>
          <w:p w:rsidRPr="00647EE7" w:rsidR="00763D4D" w:rsidP="0055648C" w:rsidRDefault="009B3546" w14:paraId="211E0B54" w14:textId="340F1FF5">
            <w:pPr>
              <w:pStyle w:val="NoSpacing"/>
              <w:rPr>
                <w:cs/>
              </w:rPr>
            </w:pPr>
            <w:r>
              <w:rPr>
                <w:rFonts w:hint="cs" w:ascii="CordiaUPC" w:hAnsi="CordiaUPC"/>
                <w:sz w:val="28"/>
                <w:cs/>
              </w:rPr>
              <w:t xml:space="preserve">หมายเหตุ เฉพาะเคสไม่ใช่ของ </w:t>
            </w:r>
            <w:r>
              <w:rPr>
                <w:rFonts w:ascii="CordiaUPC" w:hAnsi="CordiaUPC"/>
                <w:sz w:val="28"/>
              </w:rPr>
              <w:t xml:space="preserve">customerType </w:t>
            </w:r>
            <w:r>
              <w:rPr>
                <w:rFonts w:ascii="CordiaUPC" w:hAnsi="CordiaUPC" w:cs="Angsana New"/>
                <w:sz w:val="28"/>
                <w:cs/>
              </w:rPr>
              <w:t>= “</w:t>
            </w:r>
            <w:r>
              <w:rPr>
                <w:rFonts w:ascii="CordiaUPC" w:hAnsi="CordiaUPC"/>
                <w:sz w:val="28"/>
              </w:rPr>
              <w:t>Pre</w:t>
            </w:r>
            <w:r>
              <w:rPr>
                <w:rFonts w:ascii="CordiaUPC" w:hAnsi="CordiaUPC" w:cs="Angsana New"/>
                <w:sz w:val="28"/>
                <w:cs/>
              </w:rPr>
              <w:t>-</w:t>
            </w:r>
            <w:r>
              <w:rPr>
                <w:rFonts w:ascii="CordiaUPC" w:hAnsi="CordiaUPC"/>
                <w:sz w:val="28"/>
              </w:rPr>
              <w:t>paid</w:t>
            </w:r>
            <w:r>
              <w:rPr>
                <w:rFonts w:ascii="CordiaUPC" w:hAnsi="CordiaUPC" w:cs="Angsana New"/>
                <w:sz w:val="28"/>
                <w:cs/>
              </w:rPr>
              <w:t xml:space="preserve">” </w:t>
            </w:r>
            <w:r>
              <w:rPr>
                <w:rFonts w:hint="cs" w:ascii="CordiaUPC" w:hAnsi="CordiaUPC"/>
                <w:sz w:val="28"/>
                <w:cs/>
              </w:rPr>
              <w:t xml:space="preserve">และ </w:t>
            </w:r>
            <w:r>
              <w:rPr>
                <w:rFonts w:ascii="CordiaUPC" w:hAnsi="CordiaUPC"/>
                <w:sz w:val="28"/>
              </w:rPr>
              <w:t xml:space="preserve">productClass </w:t>
            </w:r>
            <w:r>
              <w:rPr>
                <w:rFonts w:ascii="CordiaUPC" w:hAnsi="CordiaUPC" w:cs="Angsana New"/>
                <w:sz w:val="28"/>
                <w:cs/>
              </w:rPr>
              <w:t>= “</w:t>
            </w:r>
            <w:r>
              <w:rPr>
                <w:rFonts w:ascii="CordiaUPC" w:hAnsi="CordiaUPC"/>
                <w:sz w:val="28"/>
              </w:rPr>
              <w:t>Main</w:t>
            </w:r>
            <w:r>
              <w:rPr>
                <w:rFonts w:ascii="CordiaUPC" w:hAnsi="CordiaUPC" w:cs="Angsana New"/>
                <w:sz w:val="28"/>
                <w:cs/>
              </w:rPr>
              <w:t>”</w:t>
            </w:r>
          </w:p>
        </w:tc>
        <w:tc>
          <w:tcPr>
            <w:tcW w:w="733" w:type="pct"/>
          </w:tcPr>
          <w:p w:rsidR="00763D4D" w:rsidP="0055648C" w:rsidRDefault="00763D4D" w14:paraId="18A5628B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9B3546" w:rsidTr="0055648C" w14:paraId="59719C62" w14:textId="77777777">
        <w:tc>
          <w:tcPr>
            <w:tcW w:w="778" w:type="pct"/>
          </w:tcPr>
          <w:p w:rsidR="009B3546" w:rsidP="0055648C" w:rsidRDefault="009B3546" w14:paraId="175A8858" w14:textId="2ED8DBCD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>00004</w:t>
            </w:r>
          </w:p>
        </w:tc>
        <w:tc>
          <w:tcPr>
            <w:tcW w:w="1628" w:type="pct"/>
          </w:tcPr>
          <w:p w:rsidR="009B3546" w:rsidP="004A3C0F" w:rsidRDefault="009B3546" w14:paraId="072D484D" w14:textId="40031C7B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On {1}, On Landline Rating, </w:t>
            </w:r>
            <w:r w:rsidRPr="00622722">
              <w:rPr>
                <w:rFonts w:cs="CordiaUPC"/>
              </w:rPr>
              <w:t>Price Type Pattern</w:t>
            </w:r>
            <w:r w:rsidRPr="00D151BA">
              <w:rPr>
                <w:rFonts w:cs="CordiaUPC"/>
              </w:rPr>
              <w:t xml:space="preserve"> is required</w:t>
            </w:r>
            <w:r>
              <w:rPr>
                <w:rFonts w:cs="CordiaUPC"/>
              </w:rPr>
              <w:t xml:space="preserve"> when Product Class is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Main</w:t>
            </w:r>
            <w:r>
              <w:rPr>
                <w:rFonts w:cs="Angsana New"/>
                <w:cs/>
              </w:rPr>
              <w:t>”.</w:t>
            </w:r>
          </w:p>
        </w:tc>
        <w:tc>
          <w:tcPr>
            <w:tcW w:w="1861" w:type="pct"/>
          </w:tcPr>
          <w:p w:rsidR="009B3546" w:rsidP="009B3546" w:rsidRDefault="009B3546" w14:paraId="364725DC" w14:textId="77777777">
            <w:pPr>
              <w:pStyle w:val="NoSpacing"/>
              <w:spacing w:after="240"/>
              <w:rPr>
                <w:rFonts w:ascii="CordiaUPC" w:hAnsi="CordiaUPC"/>
                <w:sz w:val="28"/>
              </w:rPr>
            </w:pPr>
            <w:r>
              <w:rPr>
                <w:rFonts w:hint="cs" w:ascii="CordiaUPC" w:hAnsi="CordiaUPC"/>
                <w:sz w:val="28"/>
                <w:cs/>
              </w:rPr>
              <w:t>ถ้า</w:t>
            </w:r>
            <w:r w:rsidRPr="00734543">
              <w:rPr>
                <w:rFonts w:hint="cs" w:ascii="CordiaUPC" w:hAnsi="CordiaUPC"/>
                <w:sz w:val="28"/>
                <w:cs/>
              </w:rPr>
              <w:t xml:space="preserve"> </w:t>
            </w:r>
            <w:r>
              <w:rPr>
                <w:rFonts w:ascii="CordiaUPC" w:hAnsi="CordiaUPC"/>
                <w:sz w:val="28"/>
              </w:rPr>
              <w:t xml:space="preserve">Product Class </w:t>
            </w:r>
            <w:r>
              <w:rPr>
                <w:rFonts w:hint="cs" w:ascii="CordiaUPC" w:hAnsi="CordiaUPC"/>
                <w:sz w:val="28"/>
                <w:cs/>
              </w:rPr>
              <w:t xml:space="preserve">มีค่าเป็น </w:t>
            </w:r>
            <w:r>
              <w:rPr>
                <w:rFonts w:ascii="CordiaUPC" w:hAnsi="CordiaUPC" w:cs="Angsana New"/>
                <w:sz w:val="28"/>
                <w:cs/>
              </w:rPr>
              <w:t>“</w:t>
            </w:r>
            <w:r>
              <w:rPr>
                <w:rFonts w:ascii="CordiaUPC" w:hAnsi="CordiaUPC"/>
                <w:sz w:val="28"/>
              </w:rPr>
              <w:t>Main</w:t>
            </w:r>
            <w:r>
              <w:rPr>
                <w:rFonts w:ascii="CordiaUPC" w:hAnsi="CordiaUPC" w:cs="Angsana New"/>
                <w:sz w:val="28"/>
                <w:cs/>
              </w:rPr>
              <w:t xml:space="preserve">” </w:t>
            </w:r>
            <w:r>
              <w:rPr>
                <w:rFonts w:hint="cs" w:ascii="CordiaUPC" w:hAnsi="CordiaUPC"/>
                <w:sz w:val="28"/>
                <w:cs/>
              </w:rPr>
              <w:t xml:space="preserve">ดังนั้น </w:t>
            </w:r>
            <w:r w:rsidRPr="00143329">
              <w:rPr>
                <w:rFonts w:ascii="CordiaUPC" w:hAnsi="CordiaUPC"/>
                <w:sz w:val="28"/>
              </w:rPr>
              <w:t>Price Type Pattern</w:t>
            </w:r>
            <w:r w:rsidRPr="00143329">
              <w:rPr>
                <w:rFonts w:ascii="CordiaUPC" w:hAnsi="CordiaUPC"/>
                <w:sz w:val="28"/>
                <w:cs/>
              </w:rPr>
              <w:t xml:space="preserve"> เป็น </w:t>
            </w:r>
            <w:r w:rsidRPr="00143329">
              <w:rPr>
                <w:rFonts w:ascii="CordiaUPC" w:hAnsi="CordiaUPC"/>
                <w:sz w:val="28"/>
              </w:rPr>
              <w:t>Mandatory</w:t>
            </w:r>
            <w:r>
              <w:rPr>
                <w:rFonts w:hint="cs" w:ascii="CordiaUPC" w:hAnsi="CordiaUPC"/>
                <w:sz w:val="28"/>
                <w:cs/>
              </w:rPr>
              <w:t xml:space="preserve"> </w:t>
            </w:r>
          </w:p>
          <w:p w:rsidR="009B3546" w:rsidP="009B3546" w:rsidRDefault="009B3546" w14:paraId="45F3F012" w14:textId="77777777">
            <w:pPr>
              <w:pStyle w:val="NoSpacing"/>
              <w:spacing w:after="240"/>
              <w:rPr>
                <w:rFonts w:ascii="CordiaUPC" w:hAnsi="CordiaUPC"/>
                <w:sz w:val="28"/>
              </w:rPr>
            </w:pPr>
            <w:r>
              <w:rPr>
                <w:rFonts w:hint="cs" w:ascii="CordiaUPC" w:hAnsi="CordiaUPC"/>
                <w:sz w:val="28"/>
                <w:cs/>
              </w:rPr>
              <w:t xml:space="preserve">หมายเหตุ เฉพาะเคส </w:t>
            </w:r>
            <w:r>
              <w:rPr>
                <w:rFonts w:ascii="CordiaUPC" w:hAnsi="CordiaUPC"/>
                <w:sz w:val="28"/>
              </w:rPr>
              <w:t xml:space="preserve">customerType </w:t>
            </w:r>
            <w:r>
              <w:rPr>
                <w:rFonts w:ascii="CordiaUPC" w:hAnsi="CordiaUPC" w:cs="Angsana New"/>
                <w:sz w:val="28"/>
                <w:cs/>
              </w:rPr>
              <w:t>= “</w:t>
            </w:r>
            <w:r>
              <w:rPr>
                <w:rFonts w:ascii="CordiaUPC" w:hAnsi="CordiaUPC"/>
                <w:sz w:val="28"/>
              </w:rPr>
              <w:t>Pre</w:t>
            </w:r>
            <w:r>
              <w:rPr>
                <w:rFonts w:ascii="CordiaUPC" w:hAnsi="CordiaUPC" w:cs="Angsana New"/>
                <w:sz w:val="28"/>
                <w:cs/>
              </w:rPr>
              <w:t>-</w:t>
            </w:r>
            <w:r>
              <w:rPr>
                <w:rFonts w:ascii="CordiaUPC" w:hAnsi="CordiaUPC"/>
                <w:sz w:val="28"/>
              </w:rPr>
              <w:t>paid</w:t>
            </w:r>
            <w:r>
              <w:rPr>
                <w:rFonts w:ascii="CordiaUPC" w:hAnsi="CordiaUPC" w:cs="Angsana New"/>
                <w:sz w:val="28"/>
                <w:cs/>
              </w:rPr>
              <w:t xml:space="preserve">” </w:t>
            </w:r>
            <w:r>
              <w:rPr>
                <w:rFonts w:hint="cs" w:ascii="CordiaUPC" w:hAnsi="CordiaUPC"/>
                <w:sz w:val="28"/>
                <w:cs/>
              </w:rPr>
              <w:t xml:space="preserve">และ </w:t>
            </w:r>
            <w:r>
              <w:rPr>
                <w:rFonts w:ascii="CordiaUPC" w:hAnsi="CordiaUPC"/>
                <w:sz w:val="28"/>
              </w:rPr>
              <w:t xml:space="preserve">productClass </w:t>
            </w:r>
            <w:r>
              <w:rPr>
                <w:rFonts w:ascii="CordiaUPC" w:hAnsi="CordiaUPC" w:cs="Angsana New"/>
                <w:sz w:val="28"/>
                <w:cs/>
              </w:rPr>
              <w:t>= “</w:t>
            </w:r>
            <w:r>
              <w:rPr>
                <w:rFonts w:ascii="CordiaUPC" w:hAnsi="CordiaUPC"/>
                <w:sz w:val="28"/>
              </w:rPr>
              <w:t>Main</w:t>
            </w:r>
            <w:r>
              <w:rPr>
                <w:rFonts w:ascii="CordiaUPC" w:hAnsi="CordiaUPC" w:cs="Angsana New"/>
                <w:sz w:val="28"/>
                <w:cs/>
              </w:rPr>
              <w:t>”</w:t>
            </w:r>
            <w:r>
              <w:rPr>
                <w:rFonts w:hint="cs" w:ascii="CordiaUPC" w:hAnsi="CordiaUPC"/>
                <w:sz w:val="28"/>
                <w:cs/>
              </w:rPr>
              <w:t xml:space="preserve"> และโดย </w:t>
            </w:r>
            <w:r>
              <w:rPr>
                <w:rFonts w:ascii="CordiaUPC" w:hAnsi="CordiaUPC"/>
                <w:sz w:val="28"/>
              </w:rPr>
              <w:t xml:space="preserve">Validate </w:t>
            </w:r>
            <w:r>
              <w:rPr>
                <w:rFonts w:hint="cs" w:ascii="CordiaUPC" w:hAnsi="CordiaUPC"/>
                <w:sz w:val="28"/>
                <w:cs/>
              </w:rPr>
              <w:t xml:space="preserve">แยกแต่ละ </w:t>
            </w:r>
            <w:r>
              <w:rPr>
                <w:rFonts w:ascii="CordiaUPC" w:hAnsi="CordiaUPC"/>
                <w:sz w:val="28"/>
              </w:rPr>
              <w:t>deductType</w:t>
            </w:r>
          </w:p>
          <w:p w:rsidR="009B3546" w:rsidP="009B3546" w:rsidRDefault="009B3546" w14:paraId="6F3B6B84" w14:textId="3A4DCC43">
            <w:pPr>
              <w:pStyle w:val="NoSpacing"/>
              <w:rPr>
                <w:rFonts w:ascii="CordiaUPC" w:hAnsi="CordiaUPC"/>
                <w:sz w:val="28"/>
                <w:cs/>
              </w:rPr>
            </w:pPr>
            <w:r>
              <w:rPr>
                <w:rFonts w:ascii="CordiaUPC" w:hAnsi="CordiaUPC"/>
                <w:sz w:val="28"/>
              </w:rPr>
              <w:t xml:space="preserve">{1} </w:t>
            </w:r>
            <w:r>
              <w:rPr>
                <w:rFonts w:ascii="CordiaUPC" w:hAnsi="CordiaUPC" w:cs="Angsana New"/>
                <w:sz w:val="28"/>
                <w:cs/>
              </w:rPr>
              <w:t xml:space="preserve">= </w:t>
            </w:r>
            <w:r>
              <w:rPr>
                <w:rFonts w:ascii="CordiaUPC" w:hAnsi="CordiaUPC"/>
                <w:sz w:val="28"/>
              </w:rPr>
              <w:t>deductType</w:t>
            </w:r>
          </w:p>
        </w:tc>
        <w:tc>
          <w:tcPr>
            <w:tcW w:w="733" w:type="pct"/>
          </w:tcPr>
          <w:p w:rsidR="009B3546" w:rsidP="0055648C" w:rsidRDefault="009B3546" w14:paraId="559893F9" w14:textId="05361935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9B3546" w:rsidTr="0055648C" w14:paraId="09E6FA07" w14:textId="77777777">
        <w:tc>
          <w:tcPr>
            <w:tcW w:w="778" w:type="pct"/>
          </w:tcPr>
          <w:p w:rsidR="009B3546" w:rsidP="0055648C" w:rsidRDefault="009B3546" w14:paraId="05CB6F06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 w:rsidRPr="00D17863">
              <w:rPr>
                <w:rFonts w:ascii="CordiaUPC" w:hAnsi="CordiaUPC" w:cs="CordiaUPC"/>
                <w:sz w:val="28"/>
                <w:szCs w:val="28"/>
                <w:lang w:bidi="th-TH"/>
              </w:rPr>
              <w:t>00028</w:t>
            </w:r>
          </w:p>
        </w:tc>
        <w:tc>
          <w:tcPr>
            <w:tcW w:w="1628" w:type="pct"/>
          </w:tcPr>
          <w:p w:rsidRPr="00D151BA" w:rsidR="009B3546" w:rsidP="00763D4D" w:rsidRDefault="009B3546" w14:paraId="686EEDB4" w14:textId="2AFFB37B">
            <w:pPr>
              <w:rPr>
                <w:rFonts w:cs="CordiaUPC"/>
              </w:rPr>
            </w:pPr>
            <w:r>
              <w:t xml:space="preserve">At least one rows on </w:t>
            </w:r>
            <w:r>
              <w:rPr>
                <w:rFonts w:cs="CordiaUPC"/>
              </w:rPr>
              <w:t xml:space="preserve">Landline </w:t>
            </w:r>
            <w:r>
              <w:t>Rating Table, Day of Week must not be</w:t>
            </w:r>
            <w:r w:rsidRPr="006F184C">
              <w:rPr>
                <w:rFonts w:cs="Angsana New"/>
                <w:cs/>
              </w:rPr>
              <w:t xml:space="preserve"> “</w:t>
            </w:r>
            <w:r w:rsidRPr="00436A70">
              <w:t>Everyday</w:t>
            </w:r>
            <w:r w:rsidRPr="006F184C">
              <w:rPr>
                <w:rFonts w:cs="Angsana New"/>
                <w:cs/>
              </w:rPr>
              <w:t>”</w:t>
            </w:r>
            <w:r>
              <w:t xml:space="preserve"> when Price Type Pattern is </w:t>
            </w:r>
            <w:r w:rsidRPr="00436A70">
              <w:rPr>
                <w:rFonts w:cs="Angsana New"/>
                <w:cs/>
              </w:rPr>
              <w:t>“</w:t>
            </w:r>
            <w:r w:rsidRPr="00436A70">
              <w:t xml:space="preserve">Buffet </w:t>
            </w:r>
            <w:r>
              <w:t>Special</w:t>
            </w:r>
            <w:r w:rsidRPr="00436A70">
              <w:rPr>
                <w:rFonts w:cs="Angsana New"/>
                <w:cs/>
              </w:rPr>
              <w:t>(</w:t>
            </w:r>
            <w:r w:rsidRPr="00436A70">
              <w:t>Peak</w:t>
            </w:r>
            <w:r w:rsidRPr="00436A70">
              <w:rPr>
                <w:rFonts w:cs="Angsana New"/>
                <w:cs/>
              </w:rPr>
              <w:t>/</w:t>
            </w:r>
            <w:r w:rsidRPr="00436A70">
              <w:t>Off Peak</w:t>
            </w:r>
            <w:r>
              <w:t xml:space="preserve"> Special</w:t>
            </w:r>
            <w:r w:rsidRPr="00436A70">
              <w:rPr>
                <w:rFonts w:cs="Angsana New"/>
                <w:cs/>
              </w:rPr>
              <w:t>)”</w:t>
            </w:r>
          </w:p>
        </w:tc>
        <w:tc>
          <w:tcPr>
            <w:tcW w:w="1861" w:type="pct"/>
          </w:tcPr>
          <w:p w:rsidR="009B3546" w:rsidP="0055648C" w:rsidRDefault="009B3546" w14:paraId="02A1F8E6" w14:textId="77777777">
            <w:r>
              <w:rPr>
                <w:rFonts w:hint="cs"/>
                <w:cs/>
              </w:rPr>
              <w:t xml:space="preserve">ถ้า </w:t>
            </w:r>
            <w:r>
              <w:t xml:space="preserve">PriceTypePattern </w:t>
            </w:r>
            <w:r>
              <w:rPr>
                <w:rFonts w:hint="cs"/>
                <w:cs/>
              </w:rPr>
              <w:t xml:space="preserve">มีค่าเท่ากับ </w:t>
            </w:r>
            <w:r>
              <w:rPr>
                <w:rFonts w:cs="Angsana New"/>
                <w:cs/>
              </w:rPr>
              <w:t>“</w:t>
            </w:r>
            <w:r>
              <w:t xml:space="preserve">Buffet Special </w:t>
            </w:r>
            <w:r>
              <w:rPr>
                <w:rFonts w:cs="Angsana New"/>
                <w:cs/>
              </w:rPr>
              <w:t>(</w:t>
            </w:r>
            <w:r>
              <w:t>Peak</w:t>
            </w:r>
            <w:r>
              <w:rPr>
                <w:rFonts w:cs="Angsana New"/>
                <w:cs/>
              </w:rPr>
              <w:t>/</w:t>
            </w:r>
            <w:r>
              <w:t>Off Peak Special</w:t>
            </w:r>
            <w:r>
              <w:rPr>
                <w:rFonts w:cs="Angsana New"/>
                <w:cs/>
              </w:rPr>
              <w:t xml:space="preserve">)” </w:t>
            </w:r>
          </w:p>
          <w:p w:rsidR="009B3546" w:rsidP="00A64494" w:rsidRDefault="009B3546" w14:paraId="65BF5FBA" w14:textId="77777777">
            <w:pPr>
              <w:pStyle w:val="NoSpacing"/>
              <w:spacing w:after="240"/>
              <w:rPr>
                <w:rFonts w:ascii="CordiaUPC" w:hAnsi="CordiaUPC" w:cs="CordiaUPC"/>
                <w:sz w:val="28"/>
              </w:rPr>
            </w:pPr>
            <w:r w:rsidRPr="00622722">
              <w:rPr>
                <w:rFonts w:ascii="CordiaUPC" w:hAnsi="CordiaUPC"/>
                <w:sz w:val="28"/>
                <w:cs/>
              </w:rPr>
              <w:t xml:space="preserve">ดังนั้น ค่า </w:t>
            </w:r>
            <w:r w:rsidRPr="00622722">
              <w:rPr>
                <w:rFonts w:ascii="CordiaUPC" w:hAnsi="CordiaUPC"/>
                <w:sz w:val="28"/>
              </w:rPr>
              <w:t xml:space="preserve">DayOfWeek </w:t>
            </w:r>
            <w:r w:rsidRPr="00622722">
              <w:rPr>
                <w:rFonts w:ascii="CordiaUPC" w:hAnsi="CordiaUPC"/>
                <w:sz w:val="28"/>
                <w:cs/>
              </w:rPr>
              <w:t xml:space="preserve">ภายใน </w:t>
            </w:r>
            <w:r w:rsidRPr="00622722">
              <w:rPr>
                <w:rFonts w:ascii="CordiaUPC" w:hAnsi="CordiaUPC"/>
                <w:sz w:val="28"/>
              </w:rPr>
              <w:t xml:space="preserve">Voice Rating Table </w:t>
            </w:r>
            <w:r w:rsidRPr="00622722">
              <w:rPr>
                <w:rFonts w:ascii="CordiaUPC" w:hAnsi="CordiaUPC"/>
                <w:sz w:val="28"/>
                <w:cs/>
              </w:rPr>
              <w:t xml:space="preserve">อย่างน้อย </w:t>
            </w:r>
            <w:r w:rsidRPr="00622722">
              <w:rPr>
                <w:rFonts w:ascii="CordiaUPC" w:hAnsi="CordiaUPC"/>
                <w:sz w:val="28"/>
              </w:rPr>
              <w:t xml:space="preserve">1 Rows </w:t>
            </w:r>
            <w:r w:rsidRPr="00622722">
              <w:rPr>
                <w:rFonts w:ascii="CordiaUPC" w:hAnsi="CordiaUPC"/>
                <w:sz w:val="28"/>
                <w:cs/>
              </w:rPr>
              <w:t xml:space="preserve">จะต้องมีค่าที่ไม่ใช่ </w:t>
            </w:r>
            <w:r w:rsidRPr="00622722">
              <w:rPr>
                <w:rFonts w:ascii="CordiaUPC" w:hAnsi="CordiaUPC" w:cs="Angsana New"/>
                <w:sz w:val="28"/>
                <w:cs/>
              </w:rPr>
              <w:t>“</w:t>
            </w:r>
            <w:r w:rsidRPr="00622722">
              <w:rPr>
                <w:rFonts w:ascii="CordiaUPC" w:hAnsi="CordiaUPC"/>
                <w:sz w:val="28"/>
              </w:rPr>
              <w:t>Everyday</w:t>
            </w:r>
            <w:r w:rsidRPr="00622722">
              <w:rPr>
                <w:rFonts w:ascii="CordiaUPC" w:hAnsi="CordiaUPC" w:cs="Angsana New"/>
                <w:sz w:val="28"/>
                <w:cs/>
              </w:rPr>
              <w:t>”</w:t>
            </w:r>
          </w:p>
          <w:p w:rsidRPr="00D151BA" w:rsidR="009B3546" w:rsidP="0055648C" w:rsidRDefault="009B3546" w14:paraId="1AD62F41" w14:textId="79C85CA0">
            <w:pPr>
              <w:pStyle w:val="NoSpacing"/>
              <w:rPr>
                <w:rFonts w:ascii="CordiaUPC" w:hAnsi="CordiaUPC"/>
                <w:sz w:val="28"/>
              </w:rPr>
            </w:pPr>
            <w:r>
              <w:rPr>
                <w:rFonts w:hint="cs" w:ascii="CordiaUPC" w:hAnsi="CordiaUPC"/>
                <w:sz w:val="28"/>
                <w:cs/>
              </w:rPr>
              <w:t xml:space="preserve">หมายเหตุ เฉพาะเคสไม่ใช่ของ </w:t>
            </w:r>
            <w:r>
              <w:rPr>
                <w:rFonts w:ascii="CordiaUPC" w:hAnsi="CordiaUPC"/>
                <w:sz w:val="28"/>
              </w:rPr>
              <w:t xml:space="preserve">customerType </w:t>
            </w:r>
            <w:r>
              <w:rPr>
                <w:rFonts w:ascii="CordiaUPC" w:hAnsi="CordiaUPC" w:cs="Angsana New"/>
                <w:sz w:val="28"/>
                <w:cs/>
              </w:rPr>
              <w:t>= “</w:t>
            </w:r>
            <w:r>
              <w:rPr>
                <w:rFonts w:ascii="CordiaUPC" w:hAnsi="CordiaUPC"/>
                <w:sz w:val="28"/>
              </w:rPr>
              <w:t>Pre</w:t>
            </w:r>
            <w:r>
              <w:rPr>
                <w:rFonts w:ascii="CordiaUPC" w:hAnsi="CordiaUPC" w:cs="Angsana New"/>
                <w:sz w:val="28"/>
                <w:cs/>
              </w:rPr>
              <w:t>-</w:t>
            </w:r>
            <w:r>
              <w:rPr>
                <w:rFonts w:ascii="CordiaUPC" w:hAnsi="CordiaUPC"/>
                <w:sz w:val="28"/>
              </w:rPr>
              <w:t>paid</w:t>
            </w:r>
            <w:r>
              <w:rPr>
                <w:rFonts w:ascii="CordiaUPC" w:hAnsi="CordiaUPC" w:cs="Angsana New"/>
                <w:sz w:val="28"/>
                <w:cs/>
              </w:rPr>
              <w:t xml:space="preserve">” </w:t>
            </w:r>
            <w:r>
              <w:rPr>
                <w:rFonts w:hint="cs" w:ascii="CordiaUPC" w:hAnsi="CordiaUPC"/>
                <w:sz w:val="28"/>
                <w:cs/>
              </w:rPr>
              <w:t xml:space="preserve">และ </w:t>
            </w:r>
            <w:r>
              <w:rPr>
                <w:rFonts w:ascii="CordiaUPC" w:hAnsi="CordiaUPC"/>
                <w:sz w:val="28"/>
              </w:rPr>
              <w:t xml:space="preserve">productClass </w:t>
            </w:r>
            <w:r>
              <w:rPr>
                <w:rFonts w:ascii="CordiaUPC" w:hAnsi="CordiaUPC" w:cs="Angsana New"/>
                <w:sz w:val="28"/>
                <w:cs/>
              </w:rPr>
              <w:t>= “</w:t>
            </w:r>
            <w:r>
              <w:rPr>
                <w:rFonts w:ascii="CordiaUPC" w:hAnsi="CordiaUPC"/>
                <w:sz w:val="28"/>
              </w:rPr>
              <w:t>Main</w:t>
            </w:r>
            <w:r>
              <w:rPr>
                <w:rFonts w:ascii="CordiaUPC" w:hAnsi="CordiaUPC" w:cs="Angsana New"/>
                <w:sz w:val="28"/>
                <w:cs/>
              </w:rPr>
              <w:t>”</w:t>
            </w:r>
          </w:p>
        </w:tc>
        <w:tc>
          <w:tcPr>
            <w:tcW w:w="733" w:type="pct"/>
          </w:tcPr>
          <w:p w:rsidR="009B3546" w:rsidP="0055648C" w:rsidRDefault="009B3546" w14:paraId="25DF7DB9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9B3546" w:rsidTr="0055648C" w14:paraId="3897147E" w14:textId="77777777">
        <w:tc>
          <w:tcPr>
            <w:tcW w:w="778" w:type="pct"/>
          </w:tcPr>
          <w:p w:rsidRPr="00D17863" w:rsidR="009B3546" w:rsidP="0055648C" w:rsidRDefault="009B3546" w14:paraId="57143B03" w14:textId="3894C9A2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 w:rsidRPr="00D17863">
              <w:rPr>
                <w:rFonts w:ascii="CordiaUPC" w:hAnsi="CordiaUPC" w:cs="CordiaUPC"/>
                <w:sz w:val="28"/>
                <w:szCs w:val="28"/>
                <w:lang w:bidi="th-TH"/>
              </w:rPr>
              <w:t>00028</w:t>
            </w:r>
          </w:p>
        </w:tc>
        <w:tc>
          <w:tcPr>
            <w:tcW w:w="1628" w:type="pct"/>
          </w:tcPr>
          <w:p w:rsidR="009B3546" w:rsidP="00763D4D" w:rsidRDefault="00467219" w14:paraId="3E28BC3B" w14:textId="57BBE4FE">
            <w:r>
              <w:t xml:space="preserve">On {1}, </w:t>
            </w:r>
            <w:r w:rsidR="009B3546">
              <w:t xml:space="preserve">At least one rows on </w:t>
            </w:r>
            <w:r w:rsidR="009B3546">
              <w:rPr>
                <w:rFonts w:cs="CordiaUPC"/>
              </w:rPr>
              <w:t xml:space="preserve">Landline </w:t>
            </w:r>
            <w:r w:rsidR="009B3546">
              <w:t>Rating Table, Day of Week must not be</w:t>
            </w:r>
            <w:r w:rsidRPr="006F184C" w:rsidR="009B3546">
              <w:rPr>
                <w:rFonts w:cs="Angsana New"/>
                <w:cs/>
              </w:rPr>
              <w:t xml:space="preserve"> “</w:t>
            </w:r>
            <w:r w:rsidRPr="00436A70" w:rsidR="009B3546">
              <w:t>Everyday</w:t>
            </w:r>
            <w:r w:rsidRPr="006F184C" w:rsidR="009B3546">
              <w:rPr>
                <w:rFonts w:cs="Angsana New"/>
                <w:cs/>
              </w:rPr>
              <w:t>”</w:t>
            </w:r>
            <w:r w:rsidR="009B3546">
              <w:t xml:space="preserve"> when Price Type Pattern is </w:t>
            </w:r>
            <w:r w:rsidRPr="00436A70" w:rsidR="009B3546">
              <w:rPr>
                <w:rFonts w:cs="Angsana New"/>
                <w:cs/>
              </w:rPr>
              <w:t>“</w:t>
            </w:r>
            <w:r w:rsidRPr="00436A70" w:rsidR="009B3546">
              <w:t xml:space="preserve">Buffet </w:t>
            </w:r>
            <w:r w:rsidR="009B3546">
              <w:t>Special</w:t>
            </w:r>
            <w:r w:rsidRPr="00436A70" w:rsidR="009B3546">
              <w:rPr>
                <w:rFonts w:cs="Angsana New"/>
                <w:cs/>
              </w:rPr>
              <w:t>(</w:t>
            </w:r>
            <w:r w:rsidRPr="00436A70" w:rsidR="009B3546">
              <w:t>Peak</w:t>
            </w:r>
            <w:r w:rsidRPr="00436A70" w:rsidR="009B3546">
              <w:rPr>
                <w:rFonts w:cs="Angsana New"/>
                <w:cs/>
              </w:rPr>
              <w:t>/</w:t>
            </w:r>
            <w:r w:rsidRPr="00436A70" w:rsidR="009B3546">
              <w:t>Off Peak</w:t>
            </w:r>
            <w:r w:rsidR="009B3546">
              <w:t xml:space="preserve"> Special</w:t>
            </w:r>
            <w:r w:rsidRPr="00436A70" w:rsidR="009B3546">
              <w:rPr>
                <w:rFonts w:cs="Angsana New"/>
                <w:cs/>
              </w:rPr>
              <w:t>)”</w:t>
            </w:r>
          </w:p>
        </w:tc>
        <w:tc>
          <w:tcPr>
            <w:tcW w:w="1861" w:type="pct"/>
          </w:tcPr>
          <w:p w:rsidR="009B3546" w:rsidP="009B3546" w:rsidRDefault="009B3546" w14:paraId="36E5859C" w14:textId="77777777">
            <w:r>
              <w:rPr>
                <w:rFonts w:hint="cs"/>
                <w:cs/>
              </w:rPr>
              <w:t xml:space="preserve">ถ้า </w:t>
            </w:r>
            <w:r>
              <w:t xml:space="preserve">PriceTypePattern </w:t>
            </w:r>
            <w:r>
              <w:rPr>
                <w:rFonts w:hint="cs"/>
                <w:cs/>
              </w:rPr>
              <w:t xml:space="preserve">มีค่าเท่ากับ </w:t>
            </w:r>
            <w:r>
              <w:rPr>
                <w:rFonts w:cs="Angsana New"/>
                <w:cs/>
              </w:rPr>
              <w:t>“</w:t>
            </w:r>
            <w:r>
              <w:t xml:space="preserve">Buffet Special </w:t>
            </w:r>
            <w:r>
              <w:rPr>
                <w:rFonts w:cs="Angsana New"/>
                <w:cs/>
              </w:rPr>
              <w:t>(</w:t>
            </w:r>
            <w:r>
              <w:t>Peak</w:t>
            </w:r>
            <w:r>
              <w:rPr>
                <w:rFonts w:cs="Angsana New"/>
                <w:cs/>
              </w:rPr>
              <w:t>/</w:t>
            </w:r>
            <w:r>
              <w:t>Off Peak Special</w:t>
            </w:r>
            <w:r>
              <w:rPr>
                <w:rFonts w:cs="Angsana New"/>
                <w:cs/>
              </w:rPr>
              <w:t xml:space="preserve">)” </w:t>
            </w:r>
          </w:p>
          <w:p w:rsidR="009B3546" w:rsidP="009B3546" w:rsidRDefault="009B3546" w14:paraId="1E439302" w14:textId="77777777">
            <w:pPr>
              <w:pStyle w:val="NoSpacing"/>
              <w:spacing w:after="240"/>
              <w:rPr>
                <w:rFonts w:ascii="CordiaUPC" w:hAnsi="CordiaUPC" w:cs="CordiaUPC"/>
                <w:sz w:val="28"/>
              </w:rPr>
            </w:pPr>
            <w:r w:rsidRPr="00622722">
              <w:rPr>
                <w:rFonts w:ascii="CordiaUPC" w:hAnsi="CordiaUPC"/>
                <w:sz w:val="28"/>
                <w:cs/>
              </w:rPr>
              <w:t xml:space="preserve">ดังนั้น ค่า </w:t>
            </w:r>
            <w:r w:rsidRPr="00622722">
              <w:rPr>
                <w:rFonts w:ascii="CordiaUPC" w:hAnsi="CordiaUPC"/>
                <w:sz w:val="28"/>
              </w:rPr>
              <w:t xml:space="preserve">DayOfWeek </w:t>
            </w:r>
            <w:r w:rsidRPr="00622722">
              <w:rPr>
                <w:rFonts w:ascii="CordiaUPC" w:hAnsi="CordiaUPC"/>
                <w:sz w:val="28"/>
                <w:cs/>
              </w:rPr>
              <w:t xml:space="preserve">ภายใน </w:t>
            </w:r>
            <w:r w:rsidRPr="00622722">
              <w:rPr>
                <w:rFonts w:ascii="CordiaUPC" w:hAnsi="CordiaUPC"/>
                <w:sz w:val="28"/>
              </w:rPr>
              <w:t xml:space="preserve">Voice Rating Table </w:t>
            </w:r>
            <w:r w:rsidRPr="00622722">
              <w:rPr>
                <w:rFonts w:ascii="CordiaUPC" w:hAnsi="CordiaUPC"/>
                <w:sz w:val="28"/>
                <w:cs/>
              </w:rPr>
              <w:t xml:space="preserve">อย่างน้อย </w:t>
            </w:r>
            <w:r w:rsidRPr="00622722">
              <w:rPr>
                <w:rFonts w:ascii="CordiaUPC" w:hAnsi="CordiaUPC"/>
                <w:sz w:val="28"/>
              </w:rPr>
              <w:t xml:space="preserve">1 Rows </w:t>
            </w:r>
            <w:r w:rsidRPr="00622722">
              <w:rPr>
                <w:rFonts w:ascii="CordiaUPC" w:hAnsi="CordiaUPC"/>
                <w:sz w:val="28"/>
                <w:cs/>
              </w:rPr>
              <w:t xml:space="preserve">จะต้องมีค่าที่ไม่ใช่ </w:t>
            </w:r>
            <w:r w:rsidRPr="00622722">
              <w:rPr>
                <w:rFonts w:ascii="CordiaUPC" w:hAnsi="CordiaUPC" w:cs="Angsana New"/>
                <w:sz w:val="28"/>
                <w:cs/>
              </w:rPr>
              <w:t>“</w:t>
            </w:r>
            <w:r w:rsidRPr="00622722">
              <w:rPr>
                <w:rFonts w:ascii="CordiaUPC" w:hAnsi="CordiaUPC"/>
                <w:sz w:val="28"/>
              </w:rPr>
              <w:t>Everyday</w:t>
            </w:r>
            <w:r w:rsidRPr="00622722">
              <w:rPr>
                <w:rFonts w:ascii="CordiaUPC" w:hAnsi="CordiaUPC" w:cs="Angsana New"/>
                <w:sz w:val="28"/>
                <w:cs/>
              </w:rPr>
              <w:t>”</w:t>
            </w:r>
          </w:p>
          <w:p w:rsidR="009B3546" w:rsidP="009B3546" w:rsidRDefault="009B3546" w14:paraId="05C8491B" w14:textId="763B722F">
            <w:pPr>
              <w:pStyle w:val="NoSpacing"/>
              <w:spacing w:after="240"/>
              <w:rPr>
                <w:rFonts w:ascii="CordiaUPC" w:hAnsi="CordiaUPC"/>
                <w:sz w:val="28"/>
              </w:rPr>
            </w:pPr>
            <w:r>
              <w:rPr>
                <w:rFonts w:hint="cs" w:ascii="CordiaUPC" w:hAnsi="CordiaUPC"/>
                <w:sz w:val="28"/>
                <w:cs/>
              </w:rPr>
              <w:t xml:space="preserve">หมายเหตุ เฉพาะเคส </w:t>
            </w:r>
            <w:r>
              <w:rPr>
                <w:rFonts w:ascii="CordiaUPC" w:hAnsi="CordiaUPC"/>
                <w:sz w:val="28"/>
              </w:rPr>
              <w:t xml:space="preserve">customerType </w:t>
            </w:r>
            <w:r>
              <w:rPr>
                <w:rFonts w:ascii="CordiaUPC" w:hAnsi="CordiaUPC" w:cs="Angsana New"/>
                <w:sz w:val="28"/>
                <w:cs/>
              </w:rPr>
              <w:t>= “</w:t>
            </w:r>
            <w:r>
              <w:rPr>
                <w:rFonts w:ascii="CordiaUPC" w:hAnsi="CordiaUPC"/>
                <w:sz w:val="28"/>
              </w:rPr>
              <w:t>Pre</w:t>
            </w:r>
            <w:r>
              <w:rPr>
                <w:rFonts w:ascii="CordiaUPC" w:hAnsi="CordiaUPC" w:cs="Angsana New"/>
                <w:sz w:val="28"/>
                <w:cs/>
              </w:rPr>
              <w:t>-</w:t>
            </w:r>
            <w:r>
              <w:rPr>
                <w:rFonts w:ascii="CordiaUPC" w:hAnsi="CordiaUPC"/>
                <w:sz w:val="28"/>
              </w:rPr>
              <w:t>paid</w:t>
            </w:r>
            <w:r>
              <w:rPr>
                <w:rFonts w:ascii="CordiaUPC" w:hAnsi="CordiaUPC" w:cs="Angsana New"/>
                <w:sz w:val="28"/>
                <w:cs/>
              </w:rPr>
              <w:t xml:space="preserve">” </w:t>
            </w:r>
            <w:r>
              <w:rPr>
                <w:rFonts w:hint="cs" w:ascii="CordiaUPC" w:hAnsi="CordiaUPC"/>
                <w:sz w:val="28"/>
                <w:cs/>
              </w:rPr>
              <w:t xml:space="preserve">และ </w:t>
            </w:r>
            <w:r>
              <w:rPr>
                <w:rFonts w:ascii="CordiaUPC" w:hAnsi="CordiaUPC"/>
                <w:sz w:val="28"/>
              </w:rPr>
              <w:t xml:space="preserve">productClass </w:t>
            </w:r>
            <w:r>
              <w:rPr>
                <w:rFonts w:ascii="CordiaUPC" w:hAnsi="CordiaUPC" w:cs="Angsana New"/>
                <w:sz w:val="28"/>
                <w:cs/>
              </w:rPr>
              <w:t>= “</w:t>
            </w:r>
            <w:r>
              <w:rPr>
                <w:rFonts w:ascii="CordiaUPC" w:hAnsi="CordiaUPC"/>
                <w:sz w:val="28"/>
              </w:rPr>
              <w:t>Main</w:t>
            </w:r>
            <w:r>
              <w:rPr>
                <w:rFonts w:ascii="CordiaUPC" w:hAnsi="CordiaUPC" w:cs="Angsana New"/>
                <w:sz w:val="28"/>
                <w:cs/>
              </w:rPr>
              <w:t>”</w:t>
            </w:r>
            <w:r>
              <w:rPr>
                <w:rFonts w:hint="cs" w:ascii="CordiaUPC" w:hAnsi="CordiaUPC"/>
                <w:sz w:val="28"/>
                <w:cs/>
              </w:rPr>
              <w:t xml:space="preserve"> โดย </w:t>
            </w:r>
            <w:r>
              <w:rPr>
                <w:rFonts w:ascii="CordiaUPC" w:hAnsi="CordiaUPC"/>
                <w:sz w:val="28"/>
              </w:rPr>
              <w:t xml:space="preserve">Validate </w:t>
            </w:r>
            <w:r>
              <w:rPr>
                <w:rFonts w:hint="cs" w:ascii="CordiaUPC" w:hAnsi="CordiaUPC"/>
                <w:sz w:val="28"/>
                <w:cs/>
              </w:rPr>
              <w:t xml:space="preserve">แยกแต่ละ </w:t>
            </w:r>
            <w:r>
              <w:rPr>
                <w:rFonts w:ascii="CordiaUPC" w:hAnsi="CordiaUPC"/>
                <w:sz w:val="28"/>
              </w:rPr>
              <w:t xml:space="preserve">deductType </w:t>
            </w:r>
            <w:r>
              <w:rPr>
                <w:rFonts w:hint="cs" w:ascii="CordiaUPC" w:hAnsi="CordiaUPC"/>
                <w:sz w:val="28"/>
                <w:cs/>
              </w:rPr>
              <w:t xml:space="preserve">และจะ </w:t>
            </w:r>
            <w:r>
              <w:rPr>
                <w:rFonts w:ascii="CordiaUPC" w:hAnsi="CordiaUPC"/>
                <w:sz w:val="28"/>
              </w:rPr>
              <w:t xml:space="preserve">Validate </w:t>
            </w:r>
            <w:r>
              <w:rPr>
                <w:rFonts w:hint="cs" w:ascii="CordiaUPC" w:hAnsi="CordiaUPC"/>
                <w:sz w:val="28"/>
                <w:cs/>
              </w:rPr>
              <w:t xml:space="preserve">เมื่อ </w:t>
            </w:r>
            <w:r>
              <w:rPr>
                <w:rFonts w:ascii="CordiaUPC" w:hAnsi="CordiaUPC"/>
                <w:sz w:val="28"/>
              </w:rPr>
              <w:t xml:space="preserve">deductType </w:t>
            </w:r>
            <w:r>
              <w:rPr>
                <w:rFonts w:hint="cs" w:ascii="CordiaUPC" w:hAnsi="CordiaUPC"/>
                <w:sz w:val="28"/>
                <w:cs/>
              </w:rPr>
              <w:t>นั้นๆมีค่า</w:t>
            </w:r>
            <w:r>
              <w:rPr>
                <w:rFonts w:ascii="CordiaUPC" w:hAnsi="CordiaUPC"/>
                <w:sz w:val="28"/>
              </w:rPr>
              <w:t xml:space="preserve"> Voice Rating Table </w:t>
            </w:r>
            <w:r>
              <w:rPr>
                <w:rFonts w:hint="cs" w:ascii="CordiaUPC" w:hAnsi="CordiaUPC"/>
                <w:sz w:val="28"/>
                <w:cs/>
              </w:rPr>
              <w:t xml:space="preserve">อย่างน้อย </w:t>
            </w:r>
            <w:r>
              <w:rPr>
                <w:rFonts w:ascii="CordiaUPC" w:hAnsi="CordiaUPC"/>
                <w:sz w:val="28"/>
              </w:rPr>
              <w:t>1 Row</w:t>
            </w:r>
          </w:p>
          <w:p w:rsidR="009B3546" w:rsidP="009B3546" w:rsidRDefault="009B3546" w14:paraId="3BCA019E" w14:textId="4B2C1C03">
            <w:pPr>
              <w:rPr>
                <w:cs/>
              </w:rPr>
            </w:pPr>
            <w:r>
              <w:t xml:space="preserve">{1} </w:t>
            </w:r>
            <w:r>
              <w:rPr>
                <w:rFonts w:cs="Angsana New"/>
                <w:cs/>
              </w:rPr>
              <w:t xml:space="preserve">= </w:t>
            </w:r>
            <w:r>
              <w:t xml:space="preserve">deductType productClass </w:t>
            </w:r>
            <w:r>
              <w:rPr>
                <w:rFonts w:cs="Angsana New"/>
                <w:cs/>
              </w:rPr>
              <w:t>= “</w:t>
            </w:r>
            <w:r>
              <w:t>Main</w:t>
            </w:r>
            <w:r>
              <w:rPr>
                <w:rFonts w:cs="Angsana New"/>
                <w:cs/>
              </w:rPr>
              <w:t>”</w:t>
            </w:r>
          </w:p>
        </w:tc>
        <w:tc>
          <w:tcPr>
            <w:tcW w:w="733" w:type="pct"/>
          </w:tcPr>
          <w:p w:rsidR="009B3546" w:rsidP="0055648C" w:rsidRDefault="009B3546" w14:paraId="4FACF09A" w14:textId="301B2ACC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9B3546" w:rsidTr="0055648C" w14:paraId="26BE51A6" w14:textId="77777777">
        <w:tc>
          <w:tcPr>
            <w:tcW w:w="778" w:type="pct"/>
          </w:tcPr>
          <w:p w:rsidR="009B3546" w:rsidP="0055648C" w:rsidRDefault="009B3546" w14:paraId="7D128D85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>00029</w:t>
            </w:r>
          </w:p>
          <w:p w:rsidR="009B3546" w:rsidP="0055648C" w:rsidRDefault="009B3546" w14:paraId="4BCC233F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</w:p>
        </w:tc>
        <w:tc>
          <w:tcPr>
            <w:tcW w:w="1628" w:type="pct"/>
          </w:tcPr>
          <w:p w:rsidRPr="00D151BA" w:rsidR="009B3546" w:rsidP="00763D4D" w:rsidRDefault="009B3546" w14:paraId="71711282" w14:textId="68250432">
            <w:pPr>
              <w:rPr>
                <w:rFonts w:cs="CordiaUPC"/>
              </w:rPr>
            </w:pPr>
            <w:r>
              <w:t xml:space="preserve">On </w:t>
            </w:r>
            <w:r>
              <w:rPr>
                <w:rFonts w:cs="CordiaUPC"/>
              </w:rPr>
              <w:t xml:space="preserve">Landline </w:t>
            </w:r>
            <w:r>
              <w:t xml:space="preserve">Rating Table, On </w:t>
            </w:r>
            <w:r w:rsidRPr="0080054C">
              <w:t>Rate AIS Network</w:t>
            </w:r>
            <w:r>
              <w:t xml:space="preserve">, </w:t>
            </w:r>
            <w:r w:rsidRPr="006442CC">
              <w:t>Day Of Week, From Timing and To Timing values must cover the 7 days and 24 hours without holes</w:t>
            </w:r>
            <w:r>
              <w:t xml:space="preserve"> when Product Class is </w:t>
            </w:r>
            <w:r>
              <w:rPr>
                <w:rFonts w:cs="Angsana New"/>
                <w:cs/>
              </w:rPr>
              <w:t>“</w:t>
            </w:r>
            <w:r>
              <w:t>Main</w:t>
            </w:r>
            <w:r>
              <w:rPr>
                <w:rFonts w:cs="Angsana New"/>
                <w:cs/>
              </w:rPr>
              <w:t>”</w:t>
            </w:r>
            <w:r w:rsidRPr="006442CC"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9B3546" w:rsidP="0055648C" w:rsidRDefault="009B3546" w14:paraId="19DFF147" w14:textId="77777777">
            <w:pPr>
              <w:pStyle w:val="NoSpacing"/>
              <w:rPr>
                <w:rFonts w:ascii="CordiaUPC" w:hAnsi="CordiaUPC"/>
                <w:sz w:val="28"/>
              </w:rPr>
            </w:pPr>
            <w:r>
              <w:rPr>
                <w:rFonts w:hint="cs"/>
                <w:cs/>
              </w:rPr>
              <w:t xml:space="preserve">ถ้า </w:t>
            </w:r>
            <w:r w:rsidRPr="00622722">
              <w:rPr>
                <w:rFonts w:ascii="CordiaUPC" w:hAnsi="CordiaUPC"/>
                <w:sz w:val="28"/>
              </w:rPr>
              <w:t xml:space="preserve">Product Class </w:t>
            </w:r>
            <w:r w:rsidRPr="00622722">
              <w:rPr>
                <w:rFonts w:ascii="CordiaUPC" w:hAnsi="CordiaUPC"/>
                <w:sz w:val="28"/>
                <w:cs/>
              </w:rPr>
              <w:t xml:space="preserve">มีค่าเป็น </w:t>
            </w:r>
            <w:r w:rsidRPr="00622722">
              <w:rPr>
                <w:rFonts w:ascii="CordiaUPC" w:hAnsi="CordiaUPC" w:cs="Angsana New"/>
                <w:sz w:val="28"/>
                <w:cs/>
              </w:rPr>
              <w:t>“</w:t>
            </w:r>
            <w:r w:rsidRPr="00622722">
              <w:rPr>
                <w:rFonts w:ascii="CordiaUPC" w:hAnsi="CordiaUPC"/>
                <w:sz w:val="28"/>
              </w:rPr>
              <w:t>Main</w:t>
            </w:r>
            <w:r w:rsidRPr="00622722">
              <w:rPr>
                <w:rFonts w:ascii="CordiaUPC" w:hAnsi="CordiaUPC" w:cs="Angsana New"/>
                <w:sz w:val="28"/>
                <w:cs/>
              </w:rPr>
              <w:t xml:space="preserve">” </w:t>
            </w:r>
            <w:r w:rsidRPr="00622722">
              <w:rPr>
                <w:rFonts w:ascii="CordiaUPC" w:hAnsi="CordiaUPC"/>
                <w:sz w:val="28"/>
                <w:cs/>
              </w:rPr>
              <w:t>ดังนั้น ค่า</w:t>
            </w:r>
            <w:r w:rsidRPr="00622722">
              <w:rPr>
                <w:rFonts w:ascii="CordiaUPC" w:hAnsi="CordiaUPC"/>
                <w:sz w:val="28"/>
              </w:rPr>
              <w:t xml:space="preserve"> Day Of Week, From Timing and To Timing </w:t>
            </w:r>
            <w:r w:rsidRPr="00622722">
              <w:rPr>
                <w:rFonts w:ascii="CordiaUPC" w:hAnsi="CordiaUPC"/>
                <w:sz w:val="28"/>
                <w:cs/>
              </w:rPr>
              <w:t xml:space="preserve">ภายใน </w:t>
            </w:r>
            <w:r w:rsidRPr="00622722">
              <w:rPr>
                <w:rFonts w:ascii="CordiaUPC" w:hAnsi="CordiaUPC"/>
                <w:sz w:val="28"/>
              </w:rPr>
              <w:t>AIS</w:t>
            </w:r>
            <w:r>
              <w:rPr>
                <w:rFonts w:ascii="CordiaUPC" w:hAnsi="CordiaUPC" w:cs="Angsana New"/>
                <w:sz w:val="28"/>
                <w:cs/>
              </w:rPr>
              <w:t xml:space="preserve"> </w:t>
            </w:r>
            <w:r w:rsidRPr="00622722">
              <w:rPr>
                <w:rFonts w:ascii="CordiaUPC" w:hAnsi="CordiaUPC"/>
                <w:sz w:val="28"/>
              </w:rPr>
              <w:t xml:space="preserve">Network </w:t>
            </w:r>
            <w:r w:rsidRPr="00622722">
              <w:rPr>
                <w:rFonts w:ascii="CordiaUPC" w:hAnsi="CordiaUPC"/>
                <w:sz w:val="28"/>
                <w:cs/>
              </w:rPr>
              <w:t xml:space="preserve">จะต้องครบ </w:t>
            </w:r>
            <w:r w:rsidRPr="00622722">
              <w:rPr>
                <w:rFonts w:ascii="CordiaUPC" w:hAnsi="CordiaUPC"/>
                <w:sz w:val="28"/>
              </w:rPr>
              <w:t xml:space="preserve">7 </w:t>
            </w:r>
            <w:r w:rsidRPr="00622722">
              <w:rPr>
                <w:rFonts w:ascii="CordiaUPC" w:hAnsi="CordiaUPC"/>
                <w:sz w:val="28"/>
                <w:cs/>
              </w:rPr>
              <w:t xml:space="preserve">วัน </w:t>
            </w:r>
            <w:r w:rsidRPr="00622722">
              <w:rPr>
                <w:rFonts w:ascii="CordiaUPC" w:hAnsi="CordiaUPC"/>
                <w:sz w:val="28"/>
              </w:rPr>
              <w:t>24</w:t>
            </w:r>
            <w:r w:rsidRPr="00622722">
              <w:rPr>
                <w:rFonts w:ascii="CordiaUPC" w:hAnsi="CordiaUPC"/>
                <w:sz w:val="28"/>
                <w:cs/>
              </w:rPr>
              <w:t xml:space="preserve"> ชั่วโมง</w:t>
            </w:r>
          </w:p>
          <w:p w:rsidR="009B3546" w:rsidP="0055648C" w:rsidRDefault="009B3546" w14:paraId="3F37E192" w14:textId="77777777">
            <w:pPr>
              <w:pStyle w:val="NoSpacing"/>
              <w:rPr>
                <w:rFonts w:ascii="CordiaUPC" w:hAnsi="CordiaUPC"/>
                <w:sz w:val="28"/>
              </w:rPr>
            </w:pPr>
          </w:p>
          <w:p w:rsidR="009B3546" w:rsidP="0055648C" w:rsidRDefault="009B3546" w14:paraId="5A0472B1" w14:textId="77777777">
            <w:pPr>
              <w:pStyle w:val="NoSpacing"/>
              <w:rPr>
                <w:rFonts w:ascii="CordiaUPC" w:hAnsi="CordiaUPC"/>
                <w:sz w:val="28"/>
              </w:rPr>
            </w:pPr>
            <w:r>
              <w:rPr>
                <w:rFonts w:hint="cs" w:ascii="CordiaUPC" w:hAnsi="CordiaUPC"/>
                <w:sz w:val="28"/>
                <w:cs/>
              </w:rPr>
              <w:t xml:space="preserve">หมายเหตุ ต้องรวม </w:t>
            </w:r>
            <w:r>
              <w:rPr>
                <w:rFonts w:ascii="CordiaUPC" w:hAnsi="CordiaUPC"/>
                <w:sz w:val="28"/>
              </w:rPr>
              <w:t xml:space="preserve">All Network </w:t>
            </w:r>
            <w:r>
              <w:rPr>
                <w:rFonts w:hint="cs" w:ascii="CordiaUPC" w:hAnsi="CordiaUPC"/>
                <w:sz w:val="28"/>
                <w:cs/>
              </w:rPr>
              <w:t xml:space="preserve">กับ </w:t>
            </w:r>
            <w:r>
              <w:rPr>
                <w:rFonts w:ascii="CordiaUPC" w:hAnsi="CordiaUPC"/>
                <w:sz w:val="28"/>
              </w:rPr>
              <w:t xml:space="preserve">AIS Network </w:t>
            </w:r>
            <w:r>
              <w:rPr>
                <w:rFonts w:hint="cs" w:ascii="CordiaUPC" w:hAnsi="CordiaUPC"/>
                <w:sz w:val="28"/>
                <w:cs/>
              </w:rPr>
              <w:t xml:space="preserve">ก่อน </w:t>
            </w:r>
            <w:r>
              <w:rPr>
                <w:rFonts w:ascii="CordiaUPC" w:hAnsi="CordiaUPC"/>
                <w:sz w:val="28"/>
              </w:rPr>
              <w:t>Validate 7</w:t>
            </w:r>
            <w:r>
              <w:rPr>
                <w:rFonts w:ascii="CordiaUPC" w:hAnsi="CordiaUPC" w:cs="Angsana New"/>
                <w:sz w:val="28"/>
                <w:cs/>
              </w:rPr>
              <w:t>*</w:t>
            </w:r>
            <w:r>
              <w:rPr>
                <w:rFonts w:ascii="CordiaUPC" w:hAnsi="CordiaUPC"/>
                <w:sz w:val="28"/>
              </w:rPr>
              <w:t>24</w:t>
            </w:r>
          </w:p>
          <w:p w:rsidRPr="00D151BA" w:rsidR="009B3546" w:rsidP="0055648C" w:rsidRDefault="009B3546" w14:paraId="5DD58164" w14:textId="6B625859">
            <w:pPr>
              <w:pStyle w:val="NoSpacing"/>
              <w:rPr>
                <w:rFonts w:ascii="CordiaUPC" w:hAnsi="CordiaUPC"/>
                <w:sz w:val="28"/>
              </w:rPr>
            </w:pPr>
            <w:r>
              <w:rPr>
                <w:rFonts w:hint="cs" w:ascii="CordiaUPC" w:hAnsi="CordiaUPC"/>
                <w:sz w:val="28"/>
                <w:cs/>
              </w:rPr>
              <w:t xml:space="preserve">เฉพาะเคสไม่ใช่ของ </w:t>
            </w:r>
            <w:r>
              <w:rPr>
                <w:rFonts w:ascii="CordiaUPC" w:hAnsi="CordiaUPC"/>
                <w:sz w:val="28"/>
              </w:rPr>
              <w:t xml:space="preserve">customerType </w:t>
            </w:r>
            <w:r>
              <w:rPr>
                <w:rFonts w:ascii="CordiaUPC" w:hAnsi="CordiaUPC" w:cs="Angsana New"/>
                <w:sz w:val="28"/>
                <w:cs/>
              </w:rPr>
              <w:t>= “</w:t>
            </w:r>
            <w:r>
              <w:rPr>
                <w:rFonts w:ascii="CordiaUPC" w:hAnsi="CordiaUPC"/>
                <w:sz w:val="28"/>
              </w:rPr>
              <w:t>Pre</w:t>
            </w:r>
            <w:r>
              <w:rPr>
                <w:rFonts w:ascii="CordiaUPC" w:hAnsi="CordiaUPC" w:cs="Angsana New"/>
                <w:sz w:val="28"/>
                <w:cs/>
              </w:rPr>
              <w:t>-</w:t>
            </w:r>
            <w:r>
              <w:rPr>
                <w:rFonts w:ascii="CordiaUPC" w:hAnsi="CordiaUPC"/>
                <w:sz w:val="28"/>
              </w:rPr>
              <w:t>paid</w:t>
            </w:r>
            <w:r>
              <w:rPr>
                <w:rFonts w:ascii="CordiaUPC" w:hAnsi="CordiaUPC" w:cs="Angsana New"/>
                <w:sz w:val="28"/>
                <w:cs/>
              </w:rPr>
              <w:t xml:space="preserve">” </w:t>
            </w:r>
            <w:r>
              <w:rPr>
                <w:rFonts w:hint="cs" w:ascii="CordiaUPC" w:hAnsi="CordiaUPC"/>
                <w:sz w:val="28"/>
                <w:cs/>
              </w:rPr>
              <w:t xml:space="preserve">และ </w:t>
            </w:r>
            <w:r>
              <w:rPr>
                <w:rFonts w:ascii="CordiaUPC" w:hAnsi="CordiaUPC"/>
                <w:sz w:val="28"/>
              </w:rPr>
              <w:t xml:space="preserve">productClass </w:t>
            </w:r>
            <w:r>
              <w:rPr>
                <w:rFonts w:ascii="CordiaUPC" w:hAnsi="CordiaUPC" w:cs="Angsana New"/>
                <w:sz w:val="28"/>
                <w:cs/>
              </w:rPr>
              <w:t>= “</w:t>
            </w:r>
            <w:r>
              <w:rPr>
                <w:rFonts w:ascii="CordiaUPC" w:hAnsi="CordiaUPC"/>
                <w:sz w:val="28"/>
              </w:rPr>
              <w:t>Main</w:t>
            </w:r>
            <w:r>
              <w:rPr>
                <w:rFonts w:ascii="CordiaUPC" w:hAnsi="CordiaUPC" w:cs="Angsana New"/>
                <w:sz w:val="28"/>
                <w:cs/>
              </w:rPr>
              <w:t>”</w:t>
            </w:r>
          </w:p>
        </w:tc>
        <w:tc>
          <w:tcPr>
            <w:tcW w:w="733" w:type="pct"/>
          </w:tcPr>
          <w:p w:rsidR="009B3546" w:rsidP="0055648C" w:rsidRDefault="009B3546" w14:paraId="62D1D3FC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9B3546" w:rsidDel="009B3546" w:rsidTr="0055648C" w14:paraId="3200DF26" w14:textId="77777777">
        <w:tc>
          <w:tcPr>
            <w:tcW w:w="778" w:type="pct"/>
          </w:tcPr>
          <w:p w:rsidR="009B3546" w:rsidP="009B3546" w:rsidRDefault="009B3546" w14:paraId="15E14F64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>00029</w:t>
            </w:r>
          </w:p>
          <w:p w:rsidR="009B3546" w:rsidDel="009B3546" w:rsidP="008521A6" w:rsidRDefault="009B3546" w14:paraId="21E5B73D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</w:p>
        </w:tc>
        <w:tc>
          <w:tcPr>
            <w:tcW w:w="1628" w:type="pct"/>
          </w:tcPr>
          <w:p w:rsidR="009B3546" w:rsidDel="009B3546" w:rsidP="008521A6" w:rsidRDefault="00467219" w14:paraId="04B35DCE" w14:textId="4A88F43B">
            <w:r>
              <w:t xml:space="preserve">On {1}, </w:t>
            </w:r>
            <w:r w:rsidR="009B3546">
              <w:t xml:space="preserve">On </w:t>
            </w:r>
            <w:r w:rsidR="009B3546">
              <w:rPr>
                <w:rFonts w:cs="CordiaUPC"/>
              </w:rPr>
              <w:t xml:space="preserve">Landline </w:t>
            </w:r>
            <w:r w:rsidR="009B3546">
              <w:t xml:space="preserve">Rating Table, On </w:t>
            </w:r>
            <w:r w:rsidRPr="0080054C" w:rsidR="009B3546">
              <w:t>Rate AIS Network</w:t>
            </w:r>
            <w:r w:rsidR="009B3546">
              <w:t xml:space="preserve">, </w:t>
            </w:r>
            <w:r w:rsidRPr="006442CC" w:rsidR="009B3546">
              <w:t>Day Of Week, From Timing and To Timing values must cover the 7 days and 24 hours without holes</w:t>
            </w:r>
            <w:r w:rsidR="009B3546">
              <w:t xml:space="preserve"> when Product Class is </w:t>
            </w:r>
            <w:r w:rsidR="009B3546">
              <w:rPr>
                <w:rFonts w:cs="Angsana New"/>
                <w:cs/>
              </w:rPr>
              <w:t>“</w:t>
            </w:r>
            <w:r w:rsidR="009B3546">
              <w:t>Main</w:t>
            </w:r>
            <w:r w:rsidR="009B3546">
              <w:rPr>
                <w:rFonts w:cs="Angsana New"/>
                <w:cs/>
              </w:rPr>
              <w:t>”</w:t>
            </w:r>
            <w:r w:rsidRPr="006442CC" w:rsidR="009B3546"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9B3546" w:rsidP="009B3546" w:rsidRDefault="009B3546" w14:paraId="07B31BE6" w14:textId="77777777">
            <w:pPr>
              <w:pStyle w:val="NoSpacing"/>
              <w:rPr>
                <w:rFonts w:ascii="CordiaUPC" w:hAnsi="CordiaUPC"/>
                <w:sz w:val="28"/>
              </w:rPr>
            </w:pPr>
            <w:r>
              <w:rPr>
                <w:rFonts w:hint="cs"/>
                <w:cs/>
              </w:rPr>
              <w:t xml:space="preserve">ถ้า </w:t>
            </w:r>
            <w:r w:rsidRPr="00622722">
              <w:rPr>
                <w:rFonts w:ascii="CordiaUPC" w:hAnsi="CordiaUPC"/>
                <w:sz w:val="28"/>
              </w:rPr>
              <w:t xml:space="preserve">Product Class </w:t>
            </w:r>
            <w:r w:rsidRPr="00622722">
              <w:rPr>
                <w:rFonts w:ascii="CordiaUPC" w:hAnsi="CordiaUPC"/>
                <w:sz w:val="28"/>
                <w:cs/>
              </w:rPr>
              <w:t xml:space="preserve">มีค่าเป็น </w:t>
            </w:r>
            <w:r w:rsidRPr="00622722">
              <w:rPr>
                <w:rFonts w:ascii="CordiaUPC" w:hAnsi="CordiaUPC" w:cs="Angsana New"/>
                <w:sz w:val="28"/>
                <w:cs/>
              </w:rPr>
              <w:t>“</w:t>
            </w:r>
            <w:r w:rsidRPr="00622722">
              <w:rPr>
                <w:rFonts w:ascii="CordiaUPC" w:hAnsi="CordiaUPC"/>
                <w:sz w:val="28"/>
              </w:rPr>
              <w:t>Main</w:t>
            </w:r>
            <w:r w:rsidRPr="00622722">
              <w:rPr>
                <w:rFonts w:ascii="CordiaUPC" w:hAnsi="CordiaUPC" w:cs="Angsana New"/>
                <w:sz w:val="28"/>
                <w:cs/>
              </w:rPr>
              <w:t xml:space="preserve">” </w:t>
            </w:r>
            <w:r w:rsidRPr="00622722">
              <w:rPr>
                <w:rFonts w:ascii="CordiaUPC" w:hAnsi="CordiaUPC"/>
                <w:sz w:val="28"/>
                <w:cs/>
              </w:rPr>
              <w:t>ดังนั้น ค่า</w:t>
            </w:r>
            <w:r w:rsidRPr="00622722">
              <w:rPr>
                <w:rFonts w:ascii="CordiaUPC" w:hAnsi="CordiaUPC"/>
                <w:sz w:val="28"/>
              </w:rPr>
              <w:t xml:space="preserve"> Day Of Week, From Timing and To Timing </w:t>
            </w:r>
            <w:r w:rsidRPr="00622722">
              <w:rPr>
                <w:rFonts w:ascii="CordiaUPC" w:hAnsi="CordiaUPC"/>
                <w:sz w:val="28"/>
                <w:cs/>
              </w:rPr>
              <w:t xml:space="preserve">ภายใน </w:t>
            </w:r>
            <w:r w:rsidRPr="00622722">
              <w:rPr>
                <w:rFonts w:ascii="CordiaUPC" w:hAnsi="CordiaUPC"/>
                <w:sz w:val="28"/>
              </w:rPr>
              <w:t>AIS</w:t>
            </w:r>
            <w:r>
              <w:rPr>
                <w:rFonts w:ascii="CordiaUPC" w:hAnsi="CordiaUPC" w:cs="Angsana New"/>
                <w:sz w:val="28"/>
                <w:cs/>
              </w:rPr>
              <w:t xml:space="preserve"> </w:t>
            </w:r>
            <w:r w:rsidRPr="00622722">
              <w:rPr>
                <w:rFonts w:ascii="CordiaUPC" w:hAnsi="CordiaUPC"/>
                <w:sz w:val="28"/>
              </w:rPr>
              <w:t xml:space="preserve">Network </w:t>
            </w:r>
            <w:r w:rsidRPr="00622722">
              <w:rPr>
                <w:rFonts w:ascii="CordiaUPC" w:hAnsi="CordiaUPC"/>
                <w:sz w:val="28"/>
                <w:cs/>
              </w:rPr>
              <w:t xml:space="preserve">จะต้องครบ </w:t>
            </w:r>
            <w:r w:rsidRPr="00622722">
              <w:rPr>
                <w:rFonts w:ascii="CordiaUPC" w:hAnsi="CordiaUPC"/>
                <w:sz w:val="28"/>
              </w:rPr>
              <w:t xml:space="preserve">7 </w:t>
            </w:r>
            <w:r w:rsidRPr="00622722">
              <w:rPr>
                <w:rFonts w:ascii="CordiaUPC" w:hAnsi="CordiaUPC"/>
                <w:sz w:val="28"/>
                <w:cs/>
              </w:rPr>
              <w:t xml:space="preserve">วัน </w:t>
            </w:r>
            <w:r w:rsidRPr="00622722">
              <w:rPr>
                <w:rFonts w:ascii="CordiaUPC" w:hAnsi="CordiaUPC"/>
                <w:sz w:val="28"/>
              </w:rPr>
              <w:t>24</w:t>
            </w:r>
            <w:r w:rsidRPr="00622722">
              <w:rPr>
                <w:rFonts w:ascii="CordiaUPC" w:hAnsi="CordiaUPC"/>
                <w:sz w:val="28"/>
                <w:cs/>
              </w:rPr>
              <w:t xml:space="preserve"> ชั่วโมง</w:t>
            </w:r>
          </w:p>
          <w:p w:rsidR="009B3546" w:rsidP="009B3546" w:rsidRDefault="009B3546" w14:paraId="7D41F455" w14:textId="77777777">
            <w:pPr>
              <w:pStyle w:val="NoSpacing"/>
              <w:rPr>
                <w:rFonts w:ascii="CordiaUPC" w:hAnsi="CordiaUPC"/>
                <w:sz w:val="28"/>
              </w:rPr>
            </w:pPr>
          </w:p>
          <w:p w:rsidR="009B3546" w:rsidP="009B3546" w:rsidRDefault="009B3546" w14:paraId="66476068" w14:textId="77777777">
            <w:pPr>
              <w:pStyle w:val="NoSpacing"/>
              <w:rPr>
                <w:rFonts w:ascii="CordiaUPC" w:hAnsi="CordiaUPC"/>
                <w:sz w:val="28"/>
              </w:rPr>
            </w:pPr>
            <w:r>
              <w:rPr>
                <w:rFonts w:hint="cs" w:ascii="CordiaUPC" w:hAnsi="CordiaUPC"/>
                <w:sz w:val="28"/>
                <w:cs/>
              </w:rPr>
              <w:t xml:space="preserve">หมายเหตุ ต้องรวม </w:t>
            </w:r>
            <w:r>
              <w:rPr>
                <w:rFonts w:ascii="CordiaUPC" w:hAnsi="CordiaUPC"/>
                <w:sz w:val="28"/>
              </w:rPr>
              <w:t xml:space="preserve">All Network </w:t>
            </w:r>
            <w:r>
              <w:rPr>
                <w:rFonts w:hint="cs" w:ascii="CordiaUPC" w:hAnsi="CordiaUPC"/>
                <w:sz w:val="28"/>
                <w:cs/>
              </w:rPr>
              <w:t xml:space="preserve">กับ </w:t>
            </w:r>
            <w:r>
              <w:rPr>
                <w:rFonts w:ascii="CordiaUPC" w:hAnsi="CordiaUPC"/>
                <w:sz w:val="28"/>
              </w:rPr>
              <w:t xml:space="preserve">AIS Network </w:t>
            </w:r>
            <w:r>
              <w:rPr>
                <w:rFonts w:hint="cs" w:ascii="CordiaUPC" w:hAnsi="CordiaUPC"/>
                <w:sz w:val="28"/>
                <w:cs/>
              </w:rPr>
              <w:t xml:space="preserve">ก่อน </w:t>
            </w:r>
            <w:r>
              <w:rPr>
                <w:rFonts w:ascii="CordiaUPC" w:hAnsi="CordiaUPC"/>
                <w:sz w:val="28"/>
              </w:rPr>
              <w:t>Validate 7</w:t>
            </w:r>
            <w:r>
              <w:rPr>
                <w:rFonts w:ascii="CordiaUPC" w:hAnsi="CordiaUPC" w:cs="Angsana New"/>
                <w:sz w:val="28"/>
                <w:cs/>
              </w:rPr>
              <w:t>*</w:t>
            </w:r>
            <w:r>
              <w:rPr>
                <w:rFonts w:ascii="CordiaUPC" w:hAnsi="CordiaUPC"/>
                <w:sz w:val="28"/>
              </w:rPr>
              <w:t>24</w:t>
            </w:r>
          </w:p>
          <w:p w:rsidRPr="00467219" w:rsidR="00467219" w:rsidP="00A64494" w:rsidRDefault="00467219" w14:paraId="0E35A818" w14:textId="77777777">
            <w:pPr>
              <w:pStyle w:val="NoSpacing"/>
              <w:spacing w:after="240"/>
              <w:rPr>
                <w:rFonts w:ascii="CordiaUPC" w:hAnsi="CordiaUPC"/>
                <w:sz w:val="28"/>
              </w:rPr>
            </w:pPr>
            <w:r w:rsidRPr="00467219">
              <w:rPr>
                <w:rFonts w:ascii="CordiaUPC" w:hAnsi="CordiaUPC" w:cs="Cordia New"/>
                <w:sz w:val="28"/>
                <w:cs/>
              </w:rPr>
              <w:t xml:space="preserve">เฉพาะเคส </w:t>
            </w:r>
            <w:r w:rsidRPr="00467219">
              <w:rPr>
                <w:rFonts w:ascii="CordiaUPC" w:hAnsi="CordiaUPC"/>
                <w:sz w:val="28"/>
              </w:rPr>
              <w:t xml:space="preserve">customerType </w:t>
            </w:r>
            <w:r w:rsidRPr="00467219">
              <w:rPr>
                <w:rFonts w:ascii="CordiaUPC" w:hAnsi="CordiaUPC" w:cs="Angsana New"/>
                <w:sz w:val="28"/>
                <w:cs/>
              </w:rPr>
              <w:t>= “</w:t>
            </w:r>
            <w:r w:rsidRPr="00467219">
              <w:rPr>
                <w:rFonts w:ascii="CordiaUPC" w:hAnsi="CordiaUPC"/>
                <w:sz w:val="28"/>
              </w:rPr>
              <w:t>Pre</w:t>
            </w:r>
            <w:r w:rsidRPr="00467219">
              <w:rPr>
                <w:rFonts w:ascii="CordiaUPC" w:hAnsi="CordiaUPC" w:cs="Angsana New"/>
                <w:sz w:val="28"/>
                <w:cs/>
              </w:rPr>
              <w:t>-</w:t>
            </w:r>
            <w:r w:rsidRPr="00467219">
              <w:rPr>
                <w:rFonts w:ascii="CordiaUPC" w:hAnsi="CordiaUPC"/>
                <w:sz w:val="28"/>
              </w:rPr>
              <w:t>paid</w:t>
            </w:r>
            <w:r w:rsidRPr="00467219">
              <w:rPr>
                <w:rFonts w:ascii="CordiaUPC" w:hAnsi="CordiaUPC" w:cs="Angsana New"/>
                <w:sz w:val="28"/>
                <w:cs/>
              </w:rPr>
              <w:t xml:space="preserve">” </w:t>
            </w:r>
            <w:r w:rsidRPr="00467219">
              <w:rPr>
                <w:rFonts w:ascii="CordiaUPC" w:hAnsi="CordiaUPC" w:cs="Cordia New"/>
                <w:sz w:val="28"/>
                <w:cs/>
              </w:rPr>
              <w:t xml:space="preserve">และ </w:t>
            </w:r>
            <w:r w:rsidRPr="00467219">
              <w:rPr>
                <w:rFonts w:ascii="CordiaUPC" w:hAnsi="CordiaUPC"/>
                <w:sz w:val="28"/>
              </w:rPr>
              <w:t xml:space="preserve">productClass </w:t>
            </w:r>
            <w:r w:rsidRPr="00467219">
              <w:rPr>
                <w:rFonts w:ascii="CordiaUPC" w:hAnsi="CordiaUPC" w:cs="Angsana New"/>
                <w:sz w:val="28"/>
                <w:cs/>
              </w:rPr>
              <w:t>= “</w:t>
            </w:r>
            <w:r w:rsidRPr="00467219">
              <w:rPr>
                <w:rFonts w:ascii="CordiaUPC" w:hAnsi="CordiaUPC"/>
                <w:sz w:val="28"/>
              </w:rPr>
              <w:t>Main</w:t>
            </w:r>
            <w:r w:rsidRPr="00467219">
              <w:rPr>
                <w:rFonts w:ascii="CordiaUPC" w:hAnsi="CordiaUPC" w:cs="Angsana New"/>
                <w:sz w:val="28"/>
                <w:cs/>
              </w:rPr>
              <w:t xml:space="preserve">” </w:t>
            </w:r>
            <w:r w:rsidRPr="00467219">
              <w:rPr>
                <w:rFonts w:ascii="CordiaUPC" w:hAnsi="CordiaUPC" w:cs="Cordia New"/>
                <w:sz w:val="28"/>
                <w:cs/>
              </w:rPr>
              <w:t xml:space="preserve">โดย </w:t>
            </w:r>
            <w:r w:rsidRPr="00467219">
              <w:rPr>
                <w:rFonts w:ascii="CordiaUPC" w:hAnsi="CordiaUPC"/>
                <w:sz w:val="28"/>
              </w:rPr>
              <w:t xml:space="preserve">Validate </w:t>
            </w:r>
            <w:r w:rsidRPr="00467219">
              <w:rPr>
                <w:rFonts w:ascii="CordiaUPC" w:hAnsi="CordiaUPC" w:cs="Cordia New"/>
                <w:sz w:val="28"/>
                <w:cs/>
              </w:rPr>
              <w:t xml:space="preserve">แยกแต่ละ </w:t>
            </w:r>
            <w:r w:rsidRPr="00467219">
              <w:rPr>
                <w:rFonts w:ascii="CordiaUPC" w:hAnsi="CordiaUPC"/>
                <w:sz w:val="28"/>
              </w:rPr>
              <w:t xml:space="preserve">deductType </w:t>
            </w:r>
            <w:r w:rsidRPr="00467219">
              <w:rPr>
                <w:rFonts w:ascii="CordiaUPC" w:hAnsi="CordiaUPC" w:cs="Cordia New"/>
                <w:sz w:val="28"/>
                <w:cs/>
              </w:rPr>
              <w:t xml:space="preserve">และจะ </w:t>
            </w:r>
            <w:r w:rsidRPr="00467219">
              <w:rPr>
                <w:rFonts w:ascii="CordiaUPC" w:hAnsi="CordiaUPC"/>
                <w:sz w:val="28"/>
              </w:rPr>
              <w:t xml:space="preserve">Validate </w:t>
            </w:r>
            <w:r w:rsidRPr="00467219">
              <w:rPr>
                <w:rFonts w:ascii="CordiaUPC" w:hAnsi="CordiaUPC" w:cs="Cordia New"/>
                <w:sz w:val="28"/>
                <w:cs/>
              </w:rPr>
              <w:t xml:space="preserve">เมื่อ </w:t>
            </w:r>
            <w:r w:rsidRPr="00467219">
              <w:rPr>
                <w:rFonts w:ascii="CordiaUPC" w:hAnsi="CordiaUPC"/>
                <w:sz w:val="28"/>
              </w:rPr>
              <w:t xml:space="preserve">deductType </w:t>
            </w:r>
            <w:r w:rsidRPr="00467219">
              <w:rPr>
                <w:rFonts w:ascii="CordiaUPC" w:hAnsi="CordiaUPC" w:cs="Cordia New"/>
                <w:sz w:val="28"/>
                <w:cs/>
              </w:rPr>
              <w:t xml:space="preserve">นั้นๆมีค่า </w:t>
            </w:r>
            <w:r w:rsidRPr="00467219">
              <w:rPr>
                <w:rFonts w:ascii="CordiaUPC" w:hAnsi="CordiaUPC"/>
                <w:sz w:val="28"/>
              </w:rPr>
              <w:t xml:space="preserve">Voice Rating Table </w:t>
            </w:r>
            <w:r w:rsidRPr="00467219">
              <w:rPr>
                <w:rFonts w:ascii="CordiaUPC" w:hAnsi="CordiaUPC" w:cs="Cordia New"/>
                <w:sz w:val="28"/>
                <w:cs/>
              </w:rPr>
              <w:t>อย่างน้อย 1</w:t>
            </w:r>
            <w:r w:rsidRPr="00467219">
              <w:rPr>
                <w:rFonts w:ascii="CordiaUPC" w:hAnsi="CordiaUPC"/>
                <w:sz w:val="28"/>
              </w:rPr>
              <w:t xml:space="preserve"> Row</w:t>
            </w:r>
          </w:p>
          <w:p w:rsidR="009B3546" w:rsidDel="009B3546" w:rsidP="00467219" w:rsidRDefault="00467219" w14:paraId="7022559D" w14:textId="3B7E491B">
            <w:pPr>
              <w:pStyle w:val="NoSpacing"/>
              <w:rPr>
                <w:cs/>
              </w:rPr>
            </w:pPr>
            <w:r w:rsidRPr="00467219">
              <w:rPr>
                <w:rFonts w:ascii="CordiaUPC" w:hAnsi="CordiaUPC"/>
                <w:sz w:val="28"/>
              </w:rPr>
              <w:t>{</w:t>
            </w:r>
            <w:r w:rsidRPr="00467219">
              <w:rPr>
                <w:rFonts w:ascii="CordiaUPC" w:hAnsi="CordiaUPC" w:cs="Cordia New"/>
                <w:sz w:val="28"/>
                <w:cs/>
              </w:rPr>
              <w:t>1</w:t>
            </w:r>
            <w:r w:rsidRPr="00467219">
              <w:rPr>
                <w:rFonts w:ascii="CordiaUPC" w:hAnsi="CordiaUPC"/>
                <w:sz w:val="28"/>
              </w:rPr>
              <w:t xml:space="preserve">} </w:t>
            </w:r>
            <w:r w:rsidRPr="00467219">
              <w:rPr>
                <w:rFonts w:ascii="CordiaUPC" w:hAnsi="CordiaUPC" w:cs="Angsana New"/>
                <w:sz w:val="28"/>
                <w:cs/>
              </w:rPr>
              <w:t xml:space="preserve">= </w:t>
            </w:r>
            <w:r w:rsidRPr="00467219">
              <w:rPr>
                <w:rFonts w:ascii="CordiaUPC" w:hAnsi="CordiaUPC"/>
                <w:sz w:val="28"/>
              </w:rPr>
              <w:t xml:space="preserve">deductType productClass </w:t>
            </w:r>
            <w:r w:rsidRPr="00467219">
              <w:rPr>
                <w:rFonts w:ascii="CordiaUPC" w:hAnsi="CordiaUPC" w:cs="Angsana New"/>
                <w:sz w:val="28"/>
                <w:cs/>
              </w:rPr>
              <w:t>= “</w:t>
            </w:r>
            <w:r w:rsidRPr="00467219">
              <w:rPr>
                <w:rFonts w:ascii="CordiaUPC" w:hAnsi="CordiaUPC"/>
                <w:sz w:val="28"/>
              </w:rPr>
              <w:t>Main</w:t>
            </w:r>
            <w:r w:rsidRPr="00467219">
              <w:rPr>
                <w:rFonts w:ascii="CordiaUPC" w:hAnsi="CordiaUPC" w:cs="Angsana New"/>
                <w:sz w:val="28"/>
                <w:cs/>
              </w:rPr>
              <w:t>”</w:t>
            </w:r>
          </w:p>
        </w:tc>
        <w:tc>
          <w:tcPr>
            <w:tcW w:w="733" w:type="pct"/>
          </w:tcPr>
          <w:p w:rsidR="009B3546" w:rsidDel="009B3546" w:rsidP="008521A6" w:rsidRDefault="009B3546" w14:paraId="703B678F" w14:textId="4DC34E16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9B3546" w:rsidTr="0055648C" w14:paraId="418AE4EF" w14:textId="77777777">
        <w:tc>
          <w:tcPr>
            <w:tcW w:w="778" w:type="pct"/>
          </w:tcPr>
          <w:p w:rsidR="009B3546" w:rsidP="008521A6" w:rsidRDefault="009B3546" w14:paraId="6E4F24BE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>00029</w:t>
            </w:r>
          </w:p>
        </w:tc>
        <w:tc>
          <w:tcPr>
            <w:tcW w:w="1628" w:type="pct"/>
          </w:tcPr>
          <w:p w:rsidR="009B3546" w:rsidP="008521A6" w:rsidRDefault="009B3546" w14:paraId="6D418C40" w14:textId="0D8A7CC3">
            <w:pPr>
              <w:rPr>
                <w:rFonts w:cs="CordiaUPC"/>
              </w:rPr>
            </w:pPr>
            <w:r>
              <w:t xml:space="preserve">On </w:t>
            </w:r>
            <w:r>
              <w:rPr>
                <w:rFonts w:cs="CordiaUPC"/>
              </w:rPr>
              <w:t xml:space="preserve">Landline </w:t>
            </w:r>
            <w:r>
              <w:t xml:space="preserve">Rating Table, On </w:t>
            </w:r>
            <w:r w:rsidRPr="0080054C">
              <w:t xml:space="preserve">Rate </w:t>
            </w:r>
            <w:r>
              <w:t>Other</w:t>
            </w:r>
            <w:r w:rsidRPr="0080054C">
              <w:t xml:space="preserve"> Network</w:t>
            </w:r>
            <w:r>
              <w:t xml:space="preserve">, </w:t>
            </w:r>
            <w:r w:rsidRPr="006442CC">
              <w:t>Day Of Week, From Timing and To Timing values must cover the 7 days and 24 hours without holes</w:t>
            </w:r>
            <w:r>
              <w:t xml:space="preserve"> when Product Class is </w:t>
            </w:r>
            <w:r>
              <w:rPr>
                <w:rFonts w:cs="Angsana New"/>
                <w:cs/>
              </w:rPr>
              <w:t>“</w:t>
            </w:r>
            <w:r>
              <w:t>Main</w:t>
            </w:r>
            <w:r>
              <w:rPr>
                <w:rFonts w:cs="Angsana New"/>
                <w:cs/>
              </w:rPr>
              <w:t>”</w:t>
            </w:r>
            <w:r w:rsidRPr="006442CC"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9B3546" w:rsidP="008521A6" w:rsidRDefault="009B3546" w14:paraId="06AE5D94" w14:textId="77777777">
            <w:pPr>
              <w:pStyle w:val="NoSpacing"/>
              <w:rPr>
                <w:rFonts w:ascii="CordiaUPC" w:hAnsi="CordiaUPC"/>
                <w:sz w:val="28"/>
              </w:rPr>
            </w:pPr>
            <w:r w:rsidRPr="00622722">
              <w:rPr>
                <w:rFonts w:ascii="CordiaUPC" w:hAnsi="CordiaUPC"/>
                <w:sz w:val="28"/>
                <w:cs/>
              </w:rPr>
              <w:t xml:space="preserve">ถ้า </w:t>
            </w:r>
            <w:r w:rsidRPr="00622722">
              <w:rPr>
                <w:rFonts w:ascii="CordiaUPC" w:hAnsi="CordiaUPC"/>
                <w:sz w:val="28"/>
              </w:rPr>
              <w:t xml:space="preserve">Product Class </w:t>
            </w:r>
            <w:r w:rsidRPr="00622722">
              <w:rPr>
                <w:rFonts w:ascii="CordiaUPC" w:hAnsi="CordiaUPC"/>
                <w:sz w:val="28"/>
                <w:cs/>
              </w:rPr>
              <w:t xml:space="preserve">มีค่าเป็น </w:t>
            </w:r>
            <w:r w:rsidRPr="00622722">
              <w:rPr>
                <w:rFonts w:ascii="CordiaUPC" w:hAnsi="CordiaUPC" w:cs="Angsana New"/>
                <w:sz w:val="28"/>
                <w:cs/>
              </w:rPr>
              <w:t>“</w:t>
            </w:r>
            <w:r w:rsidRPr="00622722">
              <w:rPr>
                <w:rFonts w:ascii="CordiaUPC" w:hAnsi="CordiaUPC"/>
                <w:sz w:val="28"/>
              </w:rPr>
              <w:t>Main</w:t>
            </w:r>
            <w:r w:rsidRPr="00622722">
              <w:rPr>
                <w:rFonts w:ascii="CordiaUPC" w:hAnsi="CordiaUPC" w:cs="Angsana New"/>
                <w:sz w:val="28"/>
                <w:cs/>
              </w:rPr>
              <w:t xml:space="preserve">” </w:t>
            </w:r>
            <w:r w:rsidRPr="00622722">
              <w:rPr>
                <w:rFonts w:ascii="CordiaUPC" w:hAnsi="CordiaUPC"/>
                <w:sz w:val="28"/>
                <w:cs/>
              </w:rPr>
              <w:t>ดังนั้น ค่า</w:t>
            </w:r>
            <w:r w:rsidRPr="00622722">
              <w:rPr>
                <w:rFonts w:ascii="CordiaUPC" w:hAnsi="CordiaUPC"/>
                <w:sz w:val="28"/>
              </w:rPr>
              <w:t xml:space="preserve"> Day Of Week, From Timing and To Timing </w:t>
            </w:r>
            <w:r w:rsidRPr="00622722">
              <w:rPr>
                <w:rFonts w:ascii="CordiaUPC" w:hAnsi="CordiaUPC"/>
                <w:sz w:val="28"/>
                <w:cs/>
              </w:rPr>
              <w:t xml:space="preserve">ภายใน </w:t>
            </w:r>
            <w:r w:rsidRPr="00622722">
              <w:rPr>
                <w:rFonts w:ascii="CordiaUPC" w:hAnsi="CordiaUPC"/>
                <w:sz w:val="28"/>
              </w:rPr>
              <w:t>Other</w:t>
            </w:r>
            <w:r>
              <w:rPr>
                <w:rFonts w:ascii="CordiaUPC" w:hAnsi="CordiaUPC" w:cs="Angsana New"/>
                <w:sz w:val="28"/>
                <w:cs/>
              </w:rPr>
              <w:t xml:space="preserve"> </w:t>
            </w:r>
            <w:r w:rsidRPr="00622722">
              <w:rPr>
                <w:rFonts w:ascii="CordiaUPC" w:hAnsi="CordiaUPC"/>
                <w:sz w:val="28"/>
              </w:rPr>
              <w:t xml:space="preserve">Network </w:t>
            </w:r>
            <w:r w:rsidRPr="00622722">
              <w:rPr>
                <w:rFonts w:ascii="CordiaUPC" w:hAnsi="CordiaUPC"/>
                <w:sz w:val="28"/>
                <w:cs/>
              </w:rPr>
              <w:t xml:space="preserve">จะต้องครบ </w:t>
            </w:r>
            <w:r w:rsidRPr="00622722">
              <w:rPr>
                <w:rFonts w:ascii="CordiaUPC" w:hAnsi="CordiaUPC"/>
                <w:sz w:val="28"/>
              </w:rPr>
              <w:t xml:space="preserve">7 </w:t>
            </w:r>
            <w:r w:rsidRPr="00622722">
              <w:rPr>
                <w:rFonts w:ascii="CordiaUPC" w:hAnsi="CordiaUPC"/>
                <w:sz w:val="28"/>
                <w:cs/>
              </w:rPr>
              <w:t xml:space="preserve">วัน </w:t>
            </w:r>
            <w:r w:rsidRPr="00622722">
              <w:rPr>
                <w:rFonts w:ascii="CordiaUPC" w:hAnsi="CordiaUPC"/>
                <w:sz w:val="28"/>
              </w:rPr>
              <w:t>24</w:t>
            </w:r>
            <w:r w:rsidRPr="00622722">
              <w:rPr>
                <w:rFonts w:ascii="CordiaUPC" w:hAnsi="CordiaUPC"/>
                <w:sz w:val="28"/>
                <w:cs/>
              </w:rPr>
              <w:t xml:space="preserve"> ชั่วโมง</w:t>
            </w:r>
          </w:p>
          <w:p w:rsidR="009B3546" w:rsidP="008521A6" w:rsidRDefault="009B3546" w14:paraId="6A48A0A6" w14:textId="77777777">
            <w:pPr>
              <w:pStyle w:val="NoSpacing"/>
              <w:rPr>
                <w:rFonts w:ascii="CordiaUPC" w:hAnsi="CordiaUPC"/>
                <w:sz w:val="28"/>
              </w:rPr>
            </w:pPr>
          </w:p>
          <w:p w:rsidR="009B3546" w:rsidP="008521A6" w:rsidRDefault="009B3546" w14:paraId="31EC9415" w14:textId="77777777">
            <w:pPr>
              <w:pStyle w:val="NoSpacing"/>
              <w:rPr>
                <w:rFonts w:ascii="CordiaUPC" w:hAnsi="CordiaUPC"/>
                <w:sz w:val="28"/>
              </w:rPr>
            </w:pPr>
            <w:r>
              <w:rPr>
                <w:rFonts w:hint="cs" w:ascii="CordiaUPC" w:hAnsi="CordiaUPC"/>
                <w:sz w:val="28"/>
                <w:cs/>
              </w:rPr>
              <w:t xml:space="preserve">หมายเหตุ ต้องรวม </w:t>
            </w:r>
            <w:r>
              <w:rPr>
                <w:rFonts w:ascii="CordiaUPC" w:hAnsi="CordiaUPC"/>
                <w:sz w:val="28"/>
              </w:rPr>
              <w:t xml:space="preserve">All Network </w:t>
            </w:r>
            <w:r>
              <w:rPr>
                <w:rFonts w:hint="cs" w:ascii="CordiaUPC" w:hAnsi="CordiaUPC"/>
                <w:sz w:val="28"/>
                <w:cs/>
              </w:rPr>
              <w:t xml:space="preserve">กับ </w:t>
            </w:r>
            <w:r>
              <w:rPr>
                <w:rFonts w:ascii="CordiaUPC" w:hAnsi="CordiaUPC"/>
                <w:sz w:val="28"/>
              </w:rPr>
              <w:t xml:space="preserve">Other Network </w:t>
            </w:r>
            <w:r>
              <w:rPr>
                <w:rFonts w:hint="cs" w:ascii="CordiaUPC" w:hAnsi="CordiaUPC"/>
                <w:sz w:val="28"/>
                <w:cs/>
              </w:rPr>
              <w:t xml:space="preserve">ก่อน </w:t>
            </w:r>
            <w:r>
              <w:rPr>
                <w:rFonts w:ascii="CordiaUPC" w:hAnsi="CordiaUPC"/>
                <w:sz w:val="28"/>
              </w:rPr>
              <w:t>Validate 7</w:t>
            </w:r>
            <w:r>
              <w:rPr>
                <w:rFonts w:ascii="CordiaUPC" w:hAnsi="CordiaUPC" w:cs="Angsana New"/>
                <w:sz w:val="28"/>
                <w:cs/>
              </w:rPr>
              <w:t>*</w:t>
            </w:r>
            <w:r>
              <w:rPr>
                <w:rFonts w:ascii="CordiaUPC" w:hAnsi="CordiaUPC"/>
                <w:sz w:val="28"/>
              </w:rPr>
              <w:t>24</w:t>
            </w:r>
          </w:p>
          <w:p w:rsidRPr="00D151BA" w:rsidR="009B3546" w:rsidP="008521A6" w:rsidRDefault="009B3546" w14:paraId="7F47EEBF" w14:textId="0E5EC45F">
            <w:pPr>
              <w:pStyle w:val="NoSpacing"/>
              <w:rPr>
                <w:rFonts w:ascii="CordiaUPC" w:hAnsi="CordiaUPC"/>
                <w:sz w:val="28"/>
              </w:rPr>
            </w:pPr>
            <w:r>
              <w:rPr>
                <w:rFonts w:hint="cs" w:ascii="CordiaUPC" w:hAnsi="CordiaUPC"/>
                <w:sz w:val="28"/>
                <w:cs/>
              </w:rPr>
              <w:t xml:space="preserve">เฉพาะเคสไม่ใช่ของ </w:t>
            </w:r>
            <w:r>
              <w:rPr>
                <w:rFonts w:ascii="CordiaUPC" w:hAnsi="CordiaUPC"/>
                <w:sz w:val="28"/>
              </w:rPr>
              <w:t xml:space="preserve">customerType </w:t>
            </w:r>
            <w:r>
              <w:rPr>
                <w:rFonts w:ascii="CordiaUPC" w:hAnsi="CordiaUPC" w:cs="Angsana New"/>
                <w:sz w:val="28"/>
                <w:cs/>
              </w:rPr>
              <w:t>= “</w:t>
            </w:r>
            <w:r>
              <w:rPr>
                <w:rFonts w:ascii="CordiaUPC" w:hAnsi="CordiaUPC"/>
                <w:sz w:val="28"/>
              </w:rPr>
              <w:t>Pre</w:t>
            </w:r>
            <w:r>
              <w:rPr>
                <w:rFonts w:ascii="CordiaUPC" w:hAnsi="CordiaUPC" w:cs="Angsana New"/>
                <w:sz w:val="28"/>
                <w:cs/>
              </w:rPr>
              <w:t>-</w:t>
            </w:r>
            <w:r>
              <w:rPr>
                <w:rFonts w:ascii="CordiaUPC" w:hAnsi="CordiaUPC"/>
                <w:sz w:val="28"/>
              </w:rPr>
              <w:t>paid</w:t>
            </w:r>
            <w:r>
              <w:rPr>
                <w:rFonts w:ascii="CordiaUPC" w:hAnsi="CordiaUPC" w:cs="Angsana New"/>
                <w:sz w:val="28"/>
                <w:cs/>
              </w:rPr>
              <w:t xml:space="preserve">” </w:t>
            </w:r>
            <w:r>
              <w:rPr>
                <w:rFonts w:hint="cs" w:ascii="CordiaUPC" w:hAnsi="CordiaUPC"/>
                <w:sz w:val="28"/>
                <w:cs/>
              </w:rPr>
              <w:t xml:space="preserve">และ </w:t>
            </w:r>
            <w:r>
              <w:rPr>
                <w:rFonts w:ascii="CordiaUPC" w:hAnsi="CordiaUPC"/>
                <w:sz w:val="28"/>
              </w:rPr>
              <w:t>productClass</w:t>
            </w:r>
            <w:r>
              <w:rPr>
                <w:rFonts w:ascii="CordiaUPC" w:hAnsi="CordiaUPC" w:cs="CordiaUPC"/>
                <w:sz w:val="28"/>
                <w:cs/>
              </w:rPr>
              <w:t xml:space="preserve"> </w:t>
            </w:r>
            <w:r>
              <w:rPr>
                <w:rFonts w:ascii="CordiaUPC" w:hAnsi="CordiaUPC" w:cs="Angsana New"/>
                <w:sz w:val="28"/>
                <w:cs/>
              </w:rPr>
              <w:t>= “</w:t>
            </w:r>
            <w:r>
              <w:rPr>
                <w:rFonts w:ascii="CordiaUPC" w:hAnsi="CordiaUPC"/>
                <w:sz w:val="28"/>
              </w:rPr>
              <w:t>Main</w:t>
            </w:r>
            <w:r>
              <w:rPr>
                <w:rFonts w:ascii="CordiaUPC" w:hAnsi="CordiaUPC" w:cs="Angsana New"/>
                <w:sz w:val="28"/>
                <w:cs/>
              </w:rPr>
              <w:t>”</w:t>
            </w:r>
          </w:p>
        </w:tc>
        <w:tc>
          <w:tcPr>
            <w:tcW w:w="733" w:type="pct"/>
          </w:tcPr>
          <w:p w:rsidR="009B3546" w:rsidP="008521A6" w:rsidRDefault="009B3546" w14:paraId="059F0B8D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467219" w:rsidTr="0055648C" w14:paraId="435F24FD" w14:textId="77777777">
        <w:tc>
          <w:tcPr>
            <w:tcW w:w="778" w:type="pct"/>
          </w:tcPr>
          <w:p w:rsidR="00467219" w:rsidP="008521A6" w:rsidRDefault="00467219" w14:paraId="78A0A508" w14:textId="4D9985B7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>00029</w:t>
            </w:r>
          </w:p>
        </w:tc>
        <w:tc>
          <w:tcPr>
            <w:tcW w:w="1628" w:type="pct"/>
          </w:tcPr>
          <w:p w:rsidR="00467219" w:rsidP="008521A6" w:rsidRDefault="00467219" w14:paraId="45E82828" w14:textId="225BBFD4">
            <w:r>
              <w:t xml:space="preserve">On {1}, On </w:t>
            </w:r>
            <w:r>
              <w:rPr>
                <w:rFonts w:cs="CordiaUPC"/>
              </w:rPr>
              <w:t xml:space="preserve">Landline </w:t>
            </w:r>
            <w:r>
              <w:t xml:space="preserve">Rating Table, On </w:t>
            </w:r>
            <w:r w:rsidRPr="0080054C">
              <w:t xml:space="preserve">Rate </w:t>
            </w:r>
            <w:r>
              <w:t>Other</w:t>
            </w:r>
            <w:r w:rsidRPr="0080054C">
              <w:t xml:space="preserve"> Network</w:t>
            </w:r>
            <w:r>
              <w:t xml:space="preserve">, </w:t>
            </w:r>
            <w:r w:rsidRPr="006442CC">
              <w:t>Day Of Week, From Timing and To Timing values must cover the 7 days and 24 hours without holes</w:t>
            </w:r>
            <w:r>
              <w:t xml:space="preserve"> when Product Class is </w:t>
            </w:r>
            <w:r>
              <w:rPr>
                <w:rFonts w:cs="Angsana New"/>
                <w:cs/>
              </w:rPr>
              <w:t>“</w:t>
            </w:r>
            <w:r>
              <w:t>Main</w:t>
            </w:r>
            <w:r>
              <w:rPr>
                <w:rFonts w:cs="Angsana New"/>
                <w:cs/>
              </w:rPr>
              <w:t>”</w:t>
            </w:r>
            <w:r w:rsidRPr="006442CC"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467219" w:rsidP="009607B7" w:rsidRDefault="00467219" w14:paraId="754311A8" w14:textId="77777777">
            <w:pPr>
              <w:pStyle w:val="NoSpacing"/>
              <w:rPr>
                <w:rFonts w:ascii="CordiaUPC" w:hAnsi="CordiaUPC"/>
                <w:sz w:val="28"/>
              </w:rPr>
            </w:pPr>
            <w:r w:rsidRPr="00622722">
              <w:rPr>
                <w:rFonts w:ascii="CordiaUPC" w:hAnsi="CordiaUPC"/>
                <w:sz w:val="28"/>
                <w:cs/>
              </w:rPr>
              <w:t xml:space="preserve">ถ้า </w:t>
            </w:r>
            <w:r w:rsidRPr="00622722">
              <w:rPr>
                <w:rFonts w:ascii="CordiaUPC" w:hAnsi="CordiaUPC"/>
                <w:sz w:val="28"/>
              </w:rPr>
              <w:t xml:space="preserve">Product Class </w:t>
            </w:r>
            <w:r w:rsidRPr="00622722">
              <w:rPr>
                <w:rFonts w:ascii="CordiaUPC" w:hAnsi="CordiaUPC"/>
                <w:sz w:val="28"/>
                <w:cs/>
              </w:rPr>
              <w:t xml:space="preserve">มีค่าเป็น </w:t>
            </w:r>
            <w:r w:rsidRPr="00622722">
              <w:rPr>
                <w:rFonts w:ascii="CordiaUPC" w:hAnsi="CordiaUPC" w:cs="Angsana New"/>
                <w:sz w:val="28"/>
                <w:cs/>
              </w:rPr>
              <w:t>“</w:t>
            </w:r>
            <w:r w:rsidRPr="00622722">
              <w:rPr>
                <w:rFonts w:ascii="CordiaUPC" w:hAnsi="CordiaUPC"/>
                <w:sz w:val="28"/>
              </w:rPr>
              <w:t>Main</w:t>
            </w:r>
            <w:r w:rsidRPr="00622722">
              <w:rPr>
                <w:rFonts w:ascii="CordiaUPC" w:hAnsi="CordiaUPC" w:cs="Angsana New"/>
                <w:sz w:val="28"/>
                <w:cs/>
              </w:rPr>
              <w:t xml:space="preserve">” </w:t>
            </w:r>
            <w:r w:rsidRPr="00622722">
              <w:rPr>
                <w:rFonts w:ascii="CordiaUPC" w:hAnsi="CordiaUPC"/>
                <w:sz w:val="28"/>
                <w:cs/>
              </w:rPr>
              <w:t>ดังนั้น ค่า</w:t>
            </w:r>
            <w:r w:rsidRPr="00622722">
              <w:rPr>
                <w:rFonts w:ascii="CordiaUPC" w:hAnsi="CordiaUPC"/>
                <w:sz w:val="28"/>
              </w:rPr>
              <w:t xml:space="preserve"> Day Of Week, From Timing and To Timing </w:t>
            </w:r>
            <w:r w:rsidRPr="00622722">
              <w:rPr>
                <w:rFonts w:ascii="CordiaUPC" w:hAnsi="CordiaUPC"/>
                <w:sz w:val="28"/>
                <w:cs/>
              </w:rPr>
              <w:t xml:space="preserve">ภายใน </w:t>
            </w:r>
            <w:r w:rsidRPr="00622722">
              <w:rPr>
                <w:rFonts w:ascii="CordiaUPC" w:hAnsi="CordiaUPC"/>
                <w:sz w:val="28"/>
              </w:rPr>
              <w:t>Other</w:t>
            </w:r>
            <w:r>
              <w:rPr>
                <w:rFonts w:ascii="CordiaUPC" w:hAnsi="CordiaUPC" w:cs="Angsana New"/>
                <w:sz w:val="28"/>
                <w:cs/>
              </w:rPr>
              <w:t xml:space="preserve"> </w:t>
            </w:r>
            <w:r w:rsidRPr="00622722">
              <w:rPr>
                <w:rFonts w:ascii="CordiaUPC" w:hAnsi="CordiaUPC"/>
                <w:sz w:val="28"/>
              </w:rPr>
              <w:t xml:space="preserve">Network </w:t>
            </w:r>
            <w:r w:rsidRPr="00622722">
              <w:rPr>
                <w:rFonts w:ascii="CordiaUPC" w:hAnsi="CordiaUPC"/>
                <w:sz w:val="28"/>
                <w:cs/>
              </w:rPr>
              <w:t xml:space="preserve">จะต้องครบ </w:t>
            </w:r>
            <w:r w:rsidRPr="00622722">
              <w:rPr>
                <w:rFonts w:ascii="CordiaUPC" w:hAnsi="CordiaUPC"/>
                <w:sz w:val="28"/>
              </w:rPr>
              <w:t xml:space="preserve">7 </w:t>
            </w:r>
            <w:r w:rsidRPr="00622722">
              <w:rPr>
                <w:rFonts w:ascii="CordiaUPC" w:hAnsi="CordiaUPC"/>
                <w:sz w:val="28"/>
                <w:cs/>
              </w:rPr>
              <w:t xml:space="preserve">วัน </w:t>
            </w:r>
            <w:r w:rsidRPr="00622722">
              <w:rPr>
                <w:rFonts w:ascii="CordiaUPC" w:hAnsi="CordiaUPC"/>
                <w:sz w:val="28"/>
              </w:rPr>
              <w:t>24</w:t>
            </w:r>
            <w:r w:rsidRPr="00622722">
              <w:rPr>
                <w:rFonts w:ascii="CordiaUPC" w:hAnsi="CordiaUPC"/>
                <w:sz w:val="28"/>
                <w:cs/>
              </w:rPr>
              <w:t xml:space="preserve"> ชั่วโมง</w:t>
            </w:r>
          </w:p>
          <w:p w:rsidR="00467219" w:rsidP="009607B7" w:rsidRDefault="00467219" w14:paraId="29094D0C" w14:textId="77777777">
            <w:pPr>
              <w:pStyle w:val="NoSpacing"/>
              <w:rPr>
                <w:rFonts w:ascii="CordiaUPC" w:hAnsi="CordiaUPC"/>
                <w:sz w:val="28"/>
              </w:rPr>
            </w:pPr>
          </w:p>
          <w:p w:rsidR="00467219" w:rsidP="009607B7" w:rsidRDefault="00467219" w14:paraId="64DD984E" w14:textId="77777777">
            <w:pPr>
              <w:pStyle w:val="NoSpacing"/>
              <w:rPr>
                <w:rFonts w:ascii="CordiaUPC" w:hAnsi="CordiaUPC"/>
                <w:sz w:val="28"/>
              </w:rPr>
            </w:pPr>
            <w:r>
              <w:rPr>
                <w:rFonts w:hint="cs" w:ascii="CordiaUPC" w:hAnsi="CordiaUPC"/>
                <w:sz w:val="28"/>
                <w:cs/>
              </w:rPr>
              <w:t xml:space="preserve">หมายเหตุ ต้องรวม </w:t>
            </w:r>
            <w:r>
              <w:rPr>
                <w:rFonts w:ascii="CordiaUPC" w:hAnsi="CordiaUPC"/>
                <w:sz w:val="28"/>
              </w:rPr>
              <w:t xml:space="preserve">All Network </w:t>
            </w:r>
            <w:r>
              <w:rPr>
                <w:rFonts w:hint="cs" w:ascii="CordiaUPC" w:hAnsi="CordiaUPC"/>
                <w:sz w:val="28"/>
                <w:cs/>
              </w:rPr>
              <w:t xml:space="preserve">กับ </w:t>
            </w:r>
            <w:r>
              <w:rPr>
                <w:rFonts w:ascii="CordiaUPC" w:hAnsi="CordiaUPC"/>
                <w:sz w:val="28"/>
              </w:rPr>
              <w:t xml:space="preserve">Other Network </w:t>
            </w:r>
            <w:r>
              <w:rPr>
                <w:rFonts w:hint="cs" w:ascii="CordiaUPC" w:hAnsi="CordiaUPC"/>
                <w:sz w:val="28"/>
                <w:cs/>
              </w:rPr>
              <w:t xml:space="preserve">ก่อน </w:t>
            </w:r>
            <w:r>
              <w:rPr>
                <w:rFonts w:ascii="CordiaUPC" w:hAnsi="CordiaUPC"/>
                <w:sz w:val="28"/>
              </w:rPr>
              <w:t>Validate 7</w:t>
            </w:r>
            <w:r>
              <w:rPr>
                <w:rFonts w:ascii="CordiaUPC" w:hAnsi="CordiaUPC" w:cs="Angsana New"/>
                <w:sz w:val="28"/>
                <w:cs/>
              </w:rPr>
              <w:t>*</w:t>
            </w:r>
            <w:r>
              <w:rPr>
                <w:rFonts w:ascii="CordiaUPC" w:hAnsi="CordiaUPC"/>
                <w:sz w:val="28"/>
              </w:rPr>
              <w:t>24</w:t>
            </w:r>
          </w:p>
          <w:p w:rsidRPr="00467219" w:rsidR="00467219" w:rsidP="00467219" w:rsidRDefault="00467219" w14:paraId="4AB08E3A" w14:textId="77777777">
            <w:pPr>
              <w:pStyle w:val="NoSpacing"/>
              <w:spacing w:after="240"/>
              <w:rPr>
                <w:rFonts w:ascii="CordiaUPC" w:hAnsi="CordiaUPC"/>
                <w:sz w:val="28"/>
              </w:rPr>
            </w:pPr>
            <w:r w:rsidRPr="00467219">
              <w:rPr>
                <w:rFonts w:ascii="CordiaUPC" w:hAnsi="CordiaUPC" w:cs="Cordia New"/>
                <w:sz w:val="28"/>
                <w:cs/>
              </w:rPr>
              <w:t xml:space="preserve">เฉพาะเคส </w:t>
            </w:r>
            <w:r w:rsidRPr="00467219">
              <w:rPr>
                <w:rFonts w:ascii="CordiaUPC" w:hAnsi="CordiaUPC"/>
                <w:sz w:val="28"/>
              </w:rPr>
              <w:t xml:space="preserve">customerType </w:t>
            </w:r>
            <w:r w:rsidRPr="00467219">
              <w:rPr>
                <w:rFonts w:ascii="CordiaUPC" w:hAnsi="CordiaUPC" w:cs="Angsana New"/>
                <w:sz w:val="28"/>
                <w:cs/>
              </w:rPr>
              <w:t>= “</w:t>
            </w:r>
            <w:r w:rsidRPr="00467219">
              <w:rPr>
                <w:rFonts w:ascii="CordiaUPC" w:hAnsi="CordiaUPC"/>
                <w:sz w:val="28"/>
              </w:rPr>
              <w:t>Pre</w:t>
            </w:r>
            <w:r w:rsidRPr="00467219">
              <w:rPr>
                <w:rFonts w:ascii="CordiaUPC" w:hAnsi="CordiaUPC" w:cs="Angsana New"/>
                <w:sz w:val="28"/>
                <w:cs/>
              </w:rPr>
              <w:t>-</w:t>
            </w:r>
            <w:r w:rsidRPr="00467219">
              <w:rPr>
                <w:rFonts w:ascii="CordiaUPC" w:hAnsi="CordiaUPC"/>
                <w:sz w:val="28"/>
              </w:rPr>
              <w:t>paid</w:t>
            </w:r>
            <w:r w:rsidRPr="00467219">
              <w:rPr>
                <w:rFonts w:ascii="CordiaUPC" w:hAnsi="CordiaUPC" w:cs="Angsana New"/>
                <w:sz w:val="28"/>
                <w:cs/>
              </w:rPr>
              <w:t xml:space="preserve">” </w:t>
            </w:r>
            <w:r w:rsidRPr="00467219">
              <w:rPr>
                <w:rFonts w:ascii="CordiaUPC" w:hAnsi="CordiaUPC" w:cs="Cordia New"/>
                <w:sz w:val="28"/>
                <w:cs/>
              </w:rPr>
              <w:t xml:space="preserve">และ </w:t>
            </w:r>
            <w:r w:rsidRPr="00467219">
              <w:rPr>
                <w:rFonts w:ascii="CordiaUPC" w:hAnsi="CordiaUPC"/>
                <w:sz w:val="28"/>
              </w:rPr>
              <w:t xml:space="preserve">productClass </w:t>
            </w:r>
            <w:r w:rsidRPr="00467219">
              <w:rPr>
                <w:rFonts w:ascii="CordiaUPC" w:hAnsi="CordiaUPC" w:cs="Angsana New"/>
                <w:sz w:val="28"/>
                <w:cs/>
              </w:rPr>
              <w:t>= “</w:t>
            </w:r>
            <w:r w:rsidRPr="00467219">
              <w:rPr>
                <w:rFonts w:ascii="CordiaUPC" w:hAnsi="CordiaUPC"/>
                <w:sz w:val="28"/>
              </w:rPr>
              <w:t>Main</w:t>
            </w:r>
            <w:r w:rsidRPr="00467219">
              <w:rPr>
                <w:rFonts w:ascii="CordiaUPC" w:hAnsi="CordiaUPC" w:cs="Angsana New"/>
                <w:sz w:val="28"/>
                <w:cs/>
              </w:rPr>
              <w:t xml:space="preserve">” </w:t>
            </w:r>
            <w:r w:rsidRPr="00467219">
              <w:rPr>
                <w:rFonts w:ascii="CordiaUPC" w:hAnsi="CordiaUPC" w:cs="Cordia New"/>
                <w:sz w:val="28"/>
                <w:cs/>
              </w:rPr>
              <w:t xml:space="preserve">โดย </w:t>
            </w:r>
            <w:r w:rsidRPr="00467219">
              <w:rPr>
                <w:rFonts w:ascii="CordiaUPC" w:hAnsi="CordiaUPC"/>
                <w:sz w:val="28"/>
              </w:rPr>
              <w:t xml:space="preserve">Validate </w:t>
            </w:r>
            <w:r w:rsidRPr="00467219">
              <w:rPr>
                <w:rFonts w:ascii="CordiaUPC" w:hAnsi="CordiaUPC" w:cs="Cordia New"/>
                <w:sz w:val="28"/>
                <w:cs/>
              </w:rPr>
              <w:t xml:space="preserve">แยกแต่ละ </w:t>
            </w:r>
            <w:r w:rsidRPr="00467219">
              <w:rPr>
                <w:rFonts w:ascii="CordiaUPC" w:hAnsi="CordiaUPC"/>
                <w:sz w:val="28"/>
              </w:rPr>
              <w:t xml:space="preserve">deductType </w:t>
            </w:r>
            <w:r w:rsidRPr="00467219">
              <w:rPr>
                <w:rFonts w:ascii="CordiaUPC" w:hAnsi="CordiaUPC" w:cs="Cordia New"/>
                <w:sz w:val="28"/>
                <w:cs/>
              </w:rPr>
              <w:t xml:space="preserve">และจะ </w:t>
            </w:r>
            <w:r w:rsidRPr="00467219">
              <w:rPr>
                <w:rFonts w:ascii="CordiaUPC" w:hAnsi="CordiaUPC"/>
                <w:sz w:val="28"/>
              </w:rPr>
              <w:t xml:space="preserve">Validate </w:t>
            </w:r>
            <w:r w:rsidRPr="00467219">
              <w:rPr>
                <w:rFonts w:ascii="CordiaUPC" w:hAnsi="CordiaUPC" w:cs="Cordia New"/>
                <w:sz w:val="28"/>
                <w:cs/>
              </w:rPr>
              <w:t xml:space="preserve">เมื่อ </w:t>
            </w:r>
            <w:r w:rsidRPr="00467219">
              <w:rPr>
                <w:rFonts w:ascii="CordiaUPC" w:hAnsi="CordiaUPC"/>
                <w:sz w:val="28"/>
              </w:rPr>
              <w:t xml:space="preserve">deductType </w:t>
            </w:r>
            <w:r w:rsidRPr="00467219">
              <w:rPr>
                <w:rFonts w:ascii="CordiaUPC" w:hAnsi="CordiaUPC" w:cs="Cordia New"/>
                <w:sz w:val="28"/>
                <w:cs/>
              </w:rPr>
              <w:t xml:space="preserve">นั้นๆมีค่า </w:t>
            </w:r>
            <w:r w:rsidRPr="00467219">
              <w:rPr>
                <w:rFonts w:ascii="CordiaUPC" w:hAnsi="CordiaUPC"/>
                <w:sz w:val="28"/>
              </w:rPr>
              <w:t xml:space="preserve">Voice Rating Table </w:t>
            </w:r>
            <w:r w:rsidRPr="00467219">
              <w:rPr>
                <w:rFonts w:ascii="CordiaUPC" w:hAnsi="CordiaUPC" w:cs="Cordia New"/>
                <w:sz w:val="28"/>
                <w:cs/>
              </w:rPr>
              <w:t>อย่างน้อย 1</w:t>
            </w:r>
            <w:r w:rsidRPr="00467219">
              <w:rPr>
                <w:rFonts w:ascii="CordiaUPC" w:hAnsi="CordiaUPC"/>
                <w:sz w:val="28"/>
              </w:rPr>
              <w:t xml:space="preserve"> Row</w:t>
            </w:r>
          </w:p>
          <w:p w:rsidRPr="00622722" w:rsidR="00467219" w:rsidP="00467219" w:rsidRDefault="00467219" w14:paraId="765950EF" w14:textId="724D2F85">
            <w:pPr>
              <w:pStyle w:val="NoSpacing"/>
              <w:rPr>
                <w:rFonts w:ascii="CordiaUPC" w:hAnsi="CordiaUPC"/>
                <w:sz w:val="28"/>
                <w:cs/>
              </w:rPr>
            </w:pPr>
            <w:r w:rsidRPr="00467219">
              <w:rPr>
                <w:rFonts w:ascii="CordiaUPC" w:hAnsi="CordiaUPC"/>
                <w:sz w:val="28"/>
              </w:rPr>
              <w:t>{</w:t>
            </w:r>
            <w:r w:rsidRPr="00467219">
              <w:rPr>
                <w:rFonts w:ascii="CordiaUPC" w:hAnsi="CordiaUPC" w:cs="Cordia New"/>
                <w:sz w:val="28"/>
                <w:cs/>
              </w:rPr>
              <w:t>1</w:t>
            </w:r>
            <w:r w:rsidRPr="00467219">
              <w:rPr>
                <w:rFonts w:ascii="CordiaUPC" w:hAnsi="CordiaUPC"/>
                <w:sz w:val="28"/>
              </w:rPr>
              <w:t xml:space="preserve">} </w:t>
            </w:r>
            <w:r w:rsidRPr="00467219">
              <w:rPr>
                <w:rFonts w:ascii="CordiaUPC" w:hAnsi="CordiaUPC" w:cs="Angsana New"/>
                <w:sz w:val="28"/>
                <w:cs/>
              </w:rPr>
              <w:t xml:space="preserve">= </w:t>
            </w:r>
            <w:r w:rsidRPr="00467219">
              <w:rPr>
                <w:rFonts w:ascii="CordiaUPC" w:hAnsi="CordiaUPC"/>
                <w:sz w:val="28"/>
              </w:rPr>
              <w:t xml:space="preserve">deductType productClass </w:t>
            </w:r>
            <w:r w:rsidRPr="00467219">
              <w:rPr>
                <w:rFonts w:ascii="CordiaUPC" w:hAnsi="CordiaUPC" w:cs="Angsana New"/>
                <w:sz w:val="28"/>
                <w:cs/>
              </w:rPr>
              <w:t>= “</w:t>
            </w:r>
            <w:r w:rsidRPr="00467219">
              <w:rPr>
                <w:rFonts w:ascii="CordiaUPC" w:hAnsi="CordiaUPC"/>
                <w:sz w:val="28"/>
              </w:rPr>
              <w:t>Main</w:t>
            </w:r>
            <w:r w:rsidRPr="00467219">
              <w:rPr>
                <w:rFonts w:ascii="CordiaUPC" w:hAnsi="CordiaUPC" w:cs="Angsana New"/>
                <w:sz w:val="28"/>
                <w:cs/>
              </w:rPr>
              <w:t>”</w:t>
            </w:r>
          </w:p>
        </w:tc>
        <w:tc>
          <w:tcPr>
            <w:tcW w:w="733" w:type="pct"/>
          </w:tcPr>
          <w:p w:rsidR="00467219" w:rsidP="008521A6" w:rsidRDefault="00467219" w14:paraId="5B82C8D3" w14:textId="4B1E24FA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467219" w:rsidTr="0055648C" w14:paraId="063D2468" w14:textId="77777777">
        <w:tc>
          <w:tcPr>
            <w:tcW w:w="778" w:type="pct"/>
          </w:tcPr>
          <w:p w:rsidR="00467219" w:rsidP="008521A6" w:rsidRDefault="00467219" w14:paraId="087D6DF5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>00009</w:t>
            </w:r>
          </w:p>
        </w:tc>
        <w:tc>
          <w:tcPr>
            <w:tcW w:w="1628" w:type="pct"/>
          </w:tcPr>
          <w:p w:rsidR="00467219" w:rsidP="008521A6" w:rsidRDefault="00467219" w14:paraId="4EF00E45" w14:textId="5AD184B7">
            <w:pPr>
              <w:rPr>
                <w:rFonts w:cs="CordiaUPC"/>
              </w:rPr>
            </w:pPr>
            <w:r>
              <w:t xml:space="preserve">On </w:t>
            </w:r>
            <w:r>
              <w:rPr>
                <w:rFonts w:cs="CordiaUPC"/>
              </w:rPr>
              <w:t xml:space="preserve">Landline </w:t>
            </w:r>
            <w:r>
              <w:t xml:space="preserve">Rating Table, On </w:t>
            </w:r>
            <w:r w:rsidRPr="0080054C">
              <w:t>Rate AIS Network</w:t>
            </w:r>
            <w:r>
              <w:t xml:space="preserve">, </w:t>
            </w:r>
            <w:r w:rsidRPr="0080054C">
              <w:t>Day Of W</w:t>
            </w:r>
            <w:r>
              <w:t xml:space="preserve">eek, From Timing and To Timing </w:t>
            </w:r>
            <w:r w:rsidRPr="0080054C">
              <w:t>values must not be overlapping</w:t>
            </w:r>
            <w:r w:rsidRPr="0080054C"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467219" w:rsidP="008521A6" w:rsidRDefault="00467219" w14:paraId="6A6044BB" w14:textId="77777777">
            <w:pPr>
              <w:pStyle w:val="NoSpacing"/>
              <w:rPr>
                <w:rFonts w:ascii="CordiaUPC" w:hAnsi="CordiaUPC"/>
                <w:sz w:val="28"/>
              </w:rPr>
            </w:pPr>
            <w:r w:rsidRPr="00622722">
              <w:rPr>
                <w:rFonts w:ascii="CordiaUPC" w:hAnsi="CordiaUPC"/>
                <w:sz w:val="28"/>
                <w:cs/>
              </w:rPr>
              <w:t>ค่า</w:t>
            </w:r>
            <w:r w:rsidRPr="00622722">
              <w:rPr>
                <w:rFonts w:ascii="CordiaUPC" w:hAnsi="CordiaUPC"/>
                <w:sz w:val="28"/>
              </w:rPr>
              <w:t xml:space="preserve"> Day Of Week, From Timing and To Timing </w:t>
            </w:r>
            <w:r w:rsidRPr="00622722">
              <w:rPr>
                <w:rFonts w:ascii="CordiaUPC" w:hAnsi="CordiaUPC"/>
                <w:sz w:val="28"/>
                <w:cs/>
              </w:rPr>
              <w:t xml:space="preserve">ภายใน </w:t>
            </w:r>
            <w:r w:rsidRPr="00622722">
              <w:rPr>
                <w:rFonts w:ascii="CordiaUPC" w:hAnsi="CordiaUPC"/>
                <w:sz w:val="28"/>
              </w:rPr>
              <w:t>AIS</w:t>
            </w:r>
            <w:r>
              <w:rPr>
                <w:rFonts w:ascii="CordiaUPC" w:hAnsi="CordiaUPC" w:cs="Angsana New"/>
                <w:sz w:val="28"/>
                <w:cs/>
              </w:rPr>
              <w:t xml:space="preserve"> </w:t>
            </w:r>
            <w:r w:rsidRPr="00622722">
              <w:rPr>
                <w:rFonts w:ascii="CordiaUPC" w:hAnsi="CordiaUPC"/>
                <w:sz w:val="28"/>
              </w:rPr>
              <w:t xml:space="preserve">Network </w:t>
            </w:r>
            <w:r w:rsidRPr="00622722">
              <w:rPr>
                <w:rFonts w:ascii="CordiaUPC" w:hAnsi="CordiaUPC"/>
                <w:sz w:val="28"/>
                <w:cs/>
              </w:rPr>
              <w:t>ต้องห้ามมีค่าทับซ้อนกัน</w:t>
            </w:r>
          </w:p>
          <w:p w:rsidR="00467219" w:rsidP="008521A6" w:rsidRDefault="00467219" w14:paraId="0A39A7B5" w14:textId="77777777">
            <w:pPr>
              <w:pStyle w:val="NoSpacing"/>
              <w:rPr>
                <w:rFonts w:ascii="CordiaUPC" w:hAnsi="CordiaUPC"/>
                <w:sz w:val="28"/>
              </w:rPr>
            </w:pPr>
          </w:p>
          <w:p w:rsidR="00467219" w:rsidP="008521A6" w:rsidRDefault="00467219" w14:paraId="7A449133" w14:textId="77777777">
            <w:pPr>
              <w:pStyle w:val="NoSpacing"/>
              <w:rPr>
                <w:rFonts w:ascii="CordiaUPC" w:hAnsi="CordiaUPC"/>
                <w:sz w:val="28"/>
              </w:rPr>
            </w:pPr>
            <w:r>
              <w:rPr>
                <w:rFonts w:hint="cs" w:ascii="CordiaUPC" w:hAnsi="CordiaUPC"/>
                <w:sz w:val="28"/>
                <w:cs/>
              </w:rPr>
              <w:t xml:space="preserve">หมายเหตุ ต้องรวม </w:t>
            </w:r>
            <w:r>
              <w:rPr>
                <w:rFonts w:ascii="CordiaUPC" w:hAnsi="CordiaUPC"/>
                <w:sz w:val="28"/>
              </w:rPr>
              <w:t xml:space="preserve">All Network </w:t>
            </w:r>
            <w:r>
              <w:rPr>
                <w:rFonts w:hint="cs" w:ascii="CordiaUPC" w:hAnsi="CordiaUPC"/>
                <w:sz w:val="28"/>
                <w:cs/>
              </w:rPr>
              <w:t xml:space="preserve">กับ </w:t>
            </w:r>
            <w:r>
              <w:rPr>
                <w:rFonts w:ascii="CordiaUPC" w:hAnsi="CordiaUPC"/>
                <w:sz w:val="28"/>
              </w:rPr>
              <w:t xml:space="preserve">AIS Network </w:t>
            </w:r>
            <w:r>
              <w:rPr>
                <w:rFonts w:hint="cs" w:ascii="CordiaUPC" w:hAnsi="CordiaUPC"/>
                <w:sz w:val="28"/>
                <w:cs/>
              </w:rPr>
              <w:t>ก่อน</w:t>
            </w:r>
            <w:r>
              <w:rPr>
                <w:rFonts w:ascii="CordiaUPC" w:hAnsi="CordiaUPC"/>
                <w:sz w:val="28"/>
              </w:rPr>
              <w:t xml:space="preserve"> Validate Overlapping</w:t>
            </w:r>
          </w:p>
          <w:p w:rsidRPr="00D151BA" w:rsidR="00467219" w:rsidP="008521A6" w:rsidRDefault="00467219" w14:paraId="60E38233" w14:textId="0EA8F09E">
            <w:pPr>
              <w:pStyle w:val="NoSpacing"/>
              <w:rPr>
                <w:rFonts w:ascii="CordiaUPC" w:hAnsi="CordiaUPC"/>
                <w:sz w:val="28"/>
              </w:rPr>
            </w:pPr>
            <w:r>
              <w:rPr>
                <w:rFonts w:hint="cs" w:ascii="CordiaUPC" w:hAnsi="CordiaUPC"/>
                <w:sz w:val="28"/>
                <w:cs/>
              </w:rPr>
              <w:t xml:space="preserve">เฉพาะเคสไม่ใช่ของ </w:t>
            </w:r>
            <w:r>
              <w:rPr>
                <w:rFonts w:ascii="CordiaUPC" w:hAnsi="CordiaUPC"/>
                <w:sz w:val="28"/>
              </w:rPr>
              <w:t xml:space="preserve">customerType </w:t>
            </w:r>
            <w:r>
              <w:rPr>
                <w:rFonts w:ascii="CordiaUPC" w:hAnsi="CordiaUPC" w:cs="Angsana New"/>
                <w:sz w:val="28"/>
                <w:cs/>
              </w:rPr>
              <w:t>= “</w:t>
            </w:r>
            <w:r>
              <w:rPr>
                <w:rFonts w:ascii="CordiaUPC" w:hAnsi="CordiaUPC"/>
                <w:sz w:val="28"/>
              </w:rPr>
              <w:t>Pre</w:t>
            </w:r>
            <w:r>
              <w:rPr>
                <w:rFonts w:ascii="CordiaUPC" w:hAnsi="CordiaUPC" w:cs="Angsana New"/>
                <w:sz w:val="28"/>
                <w:cs/>
              </w:rPr>
              <w:t>-</w:t>
            </w:r>
            <w:r>
              <w:rPr>
                <w:rFonts w:ascii="CordiaUPC" w:hAnsi="CordiaUPC"/>
                <w:sz w:val="28"/>
              </w:rPr>
              <w:t>paid</w:t>
            </w:r>
            <w:r>
              <w:rPr>
                <w:rFonts w:ascii="CordiaUPC" w:hAnsi="CordiaUPC" w:cs="Angsana New"/>
                <w:sz w:val="28"/>
                <w:cs/>
              </w:rPr>
              <w:t xml:space="preserve">” </w:t>
            </w:r>
            <w:r>
              <w:rPr>
                <w:rFonts w:hint="cs" w:ascii="CordiaUPC" w:hAnsi="CordiaUPC"/>
                <w:sz w:val="28"/>
                <w:cs/>
              </w:rPr>
              <w:t xml:space="preserve">และ </w:t>
            </w:r>
            <w:r>
              <w:rPr>
                <w:rFonts w:ascii="CordiaUPC" w:hAnsi="CordiaUPC"/>
                <w:sz w:val="28"/>
              </w:rPr>
              <w:t xml:space="preserve">productClass </w:t>
            </w:r>
            <w:r>
              <w:rPr>
                <w:rFonts w:ascii="CordiaUPC" w:hAnsi="CordiaUPC" w:cs="Angsana New"/>
                <w:sz w:val="28"/>
                <w:cs/>
              </w:rPr>
              <w:t>= “</w:t>
            </w:r>
            <w:r>
              <w:rPr>
                <w:rFonts w:ascii="CordiaUPC" w:hAnsi="CordiaUPC"/>
                <w:sz w:val="28"/>
              </w:rPr>
              <w:t>Main</w:t>
            </w:r>
            <w:r>
              <w:rPr>
                <w:rFonts w:ascii="CordiaUPC" w:hAnsi="CordiaUPC" w:cs="Angsana New"/>
                <w:sz w:val="28"/>
                <w:cs/>
              </w:rPr>
              <w:t>”</w:t>
            </w:r>
          </w:p>
        </w:tc>
        <w:tc>
          <w:tcPr>
            <w:tcW w:w="733" w:type="pct"/>
          </w:tcPr>
          <w:p w:rsidR="00467219" w:rsidP="008521A6" w:rsidRDefault="00467219" w14:paraId="1306C841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467219" w:rsidTr="0055648C" w14:paraId="3B2C3528" w14:textId="77777777">
        <w:tc>
          <w:tcPr>
            <w:tcW w:w="778" w:type="pct"/>
          </w:tcPr>
          <w:p w:rsidR="00467219" w:rsidP="008521A6" w:rsidRDefault="00467219" w14:paraId="23E5570B" w14:textId="11D97ACF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>00009</w:t>
            </w:r>
          </w:p>
        </w:tc>
        <w:tc>
          <w:tcPr>
            <w:tcW w:w="1628" w:type="pct"/>
          </w:tcPr>
          <w:p w:rsidR="00467219" w:rsidP="008521A6" w:rsidRDefault="00467219" w14:paraId="3049161E" w14:textId="0B3FF473">
            <w:r>
              <w:t xml:space="preserve">On {1}, On </w:t>
            </w:r>
            <w:r>
              <w:rPr>
                <w:rFonts w:cs="CordiaUPC"/>
              </w:rPr>
              <w:t xml:space="preserve">Landline </w:t>
            </w:r>
            <w:r>
              <w:t xml:space="preserve">Rating Table, On </w:t>
            </w:r>
            <w:r w:rsidRPr="0080054C">
              <w:t>Rate AIS Network</w:t>
            </w:r>
            <w:r>
              <w:t xml:space="preserve">, </w:t>
            </w:r>
            <w:r w:rsidRPr="0080054C">
              <w:t>Day Of W</w:t>
            </w:r>
            <w:r>
              <w:t xml:space="preserve">eek, From Timing and To Timing </w:t>
            </w:r>
            <w:r w:rsidRPr="0080054C">
              <w:t>values must not be overlapping</w:t>
            </w:r>
            <w:r w:rsidRPr="0080054C"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467219" w:rsidP="009607B7" w:rsidRDefault="00467219" w14:paraId="1119F5CA" w14:textId="77777777">
            <w:pPr>
              <w:pStyle w:val="NoSpacing"/>
              <w:rPr>
                <w:rFonts w:ascii="CordiaUPC" w:hAnsi="CordiaUPC"/>
                <w:sz w:val="28"/>
              </w:rPr>
            </w:pPr>
            <w:r w:rsidRPr="00622722">
              <w:rPr>
                <w:rFonts w:ascii="CordiaUPC" w:hAnsi="CordiaUPC"/>
                <w:sz w:val="28"/>
                <w:cs/>
              </w:rPr>
              <w:t>ค่า</w:t>
            </w:r>
            <w:r w:rsidRPr="00622722">
              <w:rPr>
                <w:rFonts w:ascii="CordiaUPC" w:hAnsi="CordiaUPC"/>
                <w:sz w:val="28"/>
              </w:rPr>
              <w:t xml:space="preserve"> Day Of Week, From Timing and To Timing </w:t>
            </w:r>
            <w:r w:rsidRPr="00622722">
              <w:rPr>
                <w:rFonts w:ascii="CordiaUPC" w:hAnsi="CordiaUPC"/>
                <w:sz w:val="28"/>
                <w:cs/>
              </w:rPr>
              <w:t xml:space="preserve">ภายใน </w:t>
            </w:r>
            <w:r w:rsidRPr="00622722">
              <w:rPr>
                <w:rFonts w:ascii="CordiaUPC" w:hAnsi="CordiaUPC"/>
                <w:sz w:val="28"/>
              </w:rPr>
              <w:t>AIS</w:t>
            </w:r>
            <w:r>
              <w:rPr>
                <w:rFonts w:ascii="CordiaUPC" w:hAnsi="CordiaUPC" w:cs="Angsana New"/>
                <w:sz w:val="28"/>
                <w:cs/>
              </w:rPr>
              <w:t xml:space="preserve"> </w:t>
            </w:r>
            <w:r w:rsidRPr="00622722">
              <w:rPr>
                <w:rFonts w:ascii="CordiaUPC" w:hAnsi="CordiaUPC"/>
                <w:sz w:val="28"/>
              </w:rPr>
              <w:t xml:space="preserve">Network </w:t>
            </w:r>
            <w:r w:rsidRPr="00622722">
              <w:rPr>
                <w:rFonts w:ascii="CordiaUPC" w:hAnsi="CordiaUPC"/>
                <w:sz w:val="28"/>
                <w:cs/>
              </w:rPr>
              <w:t>ต้องห้ามมีค่าทับซ้อนกัน</w:t>
            </w:r>
          </w:p>
          <w:p w:rsidR="00467219" w:rsidP="009607B7" w:rsidRDefault="00467219" w14:paraId="2BF6FCA2" w14:textId="77777777">
            <w:pPr>
              <w:pStyle w:val="NoSpacing"/>
              <w:rPr>
                <w:rFonts w:ascii="CordiaUPC" w:hAnsi="CordiaUPC"/>
                <w:sz w:val="28"/>
              </w:rPr>
            </w:pPr>
          </w:p>
          <w:p w:rsidR="00467219" w:rsidP="009607B7" w:rsidRDefault="00467219" w14:paraId="3D4699CF" w14:textId="77777777">
            <w:pPr>
              <w:pStyle w:val="NoSpacing"/>
              <w:rPr>
                <w:rFonts w:ascii="CordiaUPC" w:hAnsi="CordiaUPC"/>
                <w:sz w:val="28"/>
              </w:rPr>
            </w:pPr>
            <w:r>
              <w:rPr>
                <w:rFonts w:hint="cs" w:ascii="CordiaUPC" w:hAnsi="CordiaUPC"/>
                <w:sz w:val="28"/>
                <w:cs/>
              </w:rPr>
              <w:t xml:space="preserve">หมายเหตุ ต้องรวม </w:t>
            </w:r>
            <w:r>
              <w:rPr>
                <w:rFonts w:ascii="CordiaUPC" w:hAnsi="CordiaUPC"/>
                <w:sz w:val="28"/>
              </w:rPr>
              <w:t xml:space="preserve">All Network </w:t>
            </w:r>
            <w:r>
              <w:rPr>
                <w:rFonts w:hint="cs" w:ascii="CordiaUPC" w:hAnsi="CordiaUPC"/>
                <w:sz w:val="28"/>
                <w:cs/>
              </w:rPr>
              <w:t xml:space="preserve">กับ </w:t>
            </w:r>
            <w:r>
              <w:rPr>
                <w:rFonts w:ascii="CordiaUPC" w:hAnsi="CordiaUPC"/>
                <w:sz w:val="28"/>
              </w:rPr>
              <w:t xml:space="preserve">AIS Network </w:t>
            </w:r>
            <w:r>
              <w:rPr>
                <w:rFonts w:hint="cs" w:ascii="CordiaUPC" w:hAnsi="CordiaUPC"/>
                <w:sz w:val="28"/>
                <w:cs/>
              </w:rPr>
              <w:t>ก่อน</w:t>
            </w:r>
            <w:r>
              <w:rPr>
                <w:rFonts w:ascii="CordiaUPC" w:hAnsi="CordiaUPC"/>
                <w:sz w:val="28"/>
              </w:rPr>
              <w:t xml:space="preserve"> Validate Overlapping</w:t>
            </w:r>
          </w:p>
          <w:p w:rsidRPr="00467219" w:rsidR="00467219" w:rsidP="00467219" w:rsidRDefault="00467219" w14:paraId="61060E17" w14:textId="77777777">
            <w:pPr>
              <w:pStyle w:val="NoSpacing"/>
              <w:spacing w:after="240"/>
              <w:rPr>
                <w:rFonts w:ascii="CordiaUPC" w:hAnsi="CordiaUPC"/>
                <w:sz w:val="28"/>
              </w:rPr>
            </w:pPr>
            <w:r w:rsidRPr="00467219">
              <w:rPr>
                <w:rFonts w:ascii="CordiaUPC" w:hAnsi="CordiaUPC" w:cs="Cordia New"/>
                <w:sz w:val="28"/>
                <w:cs/>
              </w:rPr>
              <w:t xml:space="preserve">เฉพาะเคส </w:t>
            </w:r>
            <w:r w:rsidRPr="00467219">
              <w:rPr>
                <w:rFonts w:ascii="CordiaUPC" w:hAnsi="CordiaUPC"/>
                <w:sz w:val="28"/>
              </w:rPr>
              <w:t xml:space="preserve">customerType </w:t>
            </w:r>
            <w:r w:rsidRPr="00467219">
              <w:rPr>
                <w:rFonts w:ascii="CordiaUPC" w:hAnsi="CordiaUPC" w:cs="Angsana New"/>
                <w:sz w:val="28"/>
                <w:cs/>
              </w:rPr>
              <w:t>= “</w:t>
            </w:r>
            <w:r w:rsidRPr="00467219">
              <w:rPr>
                <w:rFonts w:ascii="CordiaUPC" w:hAnsi="CordiaUPC"/>
                <w:sz w:val="28"/>
              </w:rPr>
              <w:t>Pre</w:t>
            </w:r>
            <w:r w:rsidRPr="00467219">
              <w:rPr>
                <w:rFonts w:ascii="CordiaUPC" w:hAnsi="CordiaUPC" w:cs="Angsana New"/>
                <w:sz w:val="28"/>
                <w:cs/>
              </w:rPr>
              <w:t>-</w:t>
            </w:r>
            <w:r w:rsidRPr="00467219">
              <w:rPr>
                <w:rFonts w:ascii="CordiaUPC" w:hAnsi="CordiaUPC"/>
                <w:sz w:val="28"/>
              </w:rPr>
              <w:t>paid</w:t>
            </w:r>
            <w:r w:rsidRPr="00467219">
              <w:rPr>
                <w:rFonts w:ascii="CordiaUPC" w:hAnsi="CordiaUPC" w:cs="Angsana New"/>
                <w:sz w:val="28"/>
                <w:cs/>
              </w:rPr>
              <w:t xml:space="preserve">” </w:t>
            </w:r>
            <w:r w:rsidRPr="00467219">
              <w:rPr>
                <w:rFonts w:ascii="CordiaUPC" w:hAnsi="CordiaUPC" w:cs="Cordia New"/>
                <w:sz w:val="28"/>
                <w:cs/>
              </w:rPr>
              <w:t xml:space="preserve">และ </w:t>
            </w:r>
            <w:r w:rsidRPr="00467219">
              <w:rPr>
                <w:rFonts w:ascii="CordiaUPC" w:hAnsi="CordiaUPC"/>
                <w:sz w:val="28"/>
              </w:rPr>
              <w:t xml:space="preserve">productClass </w:t>
            </w:r>
            <w:r w:rsidRPr="00467219">
              <w:rPr>
                <w:rFonts w:ascii="CordiaUPC" w:hAnsi="CordiaUPC" w:cs="Angsana New"/>
                <w:sz w:val="28"/>
                <w:cs/>
              </w:rPr>
              <w:t>= “</w:t>
            </w:r>
            <w:r w:rsidRPr="00467219">
              <w:rPr>
                <w:rFonts w:ascii="CordiaUPC" w:hAnsi="CordiaUPC"/>
                <w:sz w:val="28"/>
              </w:rPr>
              <w:t>Main</w:t>
            </w:r>
            <w:r w:rsidRPr="00467219">
              <w:rPr>
                <w:rFonts w:ascii="CordiaUPC" w:hAnsi="CordiaUPC" w:cs="Angsana New"/>
                <w:sz w:val="28"/>
                <w:cs/>
              </w:rPr>
              <w:t xml:space="preserve">” </w:t>
            </w:r>
            <w:r w:rsidRPr="00467219">
              <w:rPr>
                <w:rFonts w:ascii="CordiaUPC" w:hAnsi="CordiaUPC" w:cs="Cordia New"/>
                <w:sz w:val="28"/>
                <w:cs/>
              </w:rPr>
              <w:t xml:space="preserve">โดย </w:t>
            </w:r>
            <w:r w:rsidRPr="00467219">
              <w:rPr>
                <w:rFonts w:ascii="CordiaUPC" w:hAnsi="CordiaUPC"/>
                <w:sz w:val="28"/>
              </w:rPr>
              <w:t xml:space="preserve">Validate </w:t>
            </w:r>
            <w:r w:rsidRPr="00467219">
              <w:rPr>
                <w:rFonts w:ascii="CordiaUPC" w:hAnsi="CordiaUPC" w:cs="Cordia New"/>
                <w:sz w:val="28"/>
                <w:cs/>
              </w:rPr>
              <w:t xml:space="preserve">แยกแต่ละ </w:t>
            </w:r>
            <w:r w:rsidRPr="00467219">
              <w:rPr>
                <w:rFonts w:ascii="CordiaUPC" w:hAnsi="CordiaUPC"/>
                <w:sz w:val="28"/>
              </w:rPr>
              <w:t xml:space="preserve">deductType </w:t>
            </w:r>
            <w:r w:rsidRPr="00467219">
              <w:rPr>
                <w:rFonts w:ascii="CordiaUPC" w:hAnsi="CordiaUPC" w:cs="Cordia New"/>
                <w:sz w:val="28"/>
                <w:cs/>
              </w:rPr>
              <w:t xml:space="preserve">และจะ </w:t>
            </w:r>
            <w:r w:rsidRPr="00467219">
              <w:rPr>
                <w:rFonts w:ascii="CordiaUPC" w:hAnsi="CordiaUPC"/>
                <w:sz w:val="28"/>
              </w:rPr>
              <w:t xml:space="preserve">Validate </w:t>
            </w:r>
            <w:r w:rsidRPr="00467219">
              <w:rPr>
                <w:rFonts w:ascii="CordiaUPC" w:hAnsi="CordiaUPC" w:cs="Cordia New"/>
                <w:sz w:val="28"/>
                <w:cs/>
              </w:rPr>
              <w:t xml:space="preserve">เมื่อ </w:t>
            </w:r>
            <w:r w:rsidRPr="00467219">
              <w:rPr>
                <w:rFonts w:ascii="CordiaUPC" w:hAnsi="CordiaUPC"/>
                <w:sz w:val="28"/>
              </w:rPr>
              <w:t xml:space="preserve">deductType </w:t>
            </w:r>
            <w:r w:rsidRPr="00467219">
              <w:rPr>
                <w:rFonts w:ascii="CordiaUPC" w:hAnsi="CordiaUPC" w:cs="Cordia New"/>
                <w:sz w:val="28"/>
                <w:cs/>
              </w:rPr>
              <w:t xml:space="preserve">นั้นๆมีค่า </w:t>
            </w:r>
            <w:r w:rsidRPr="00467219">
              <w:rPr>
                <w:rFonts w:ascii="CordiaUPC" w:hAnsi="CordiaUPC"/>
                <w:sz w:val="28"/>
              </w:rPr>
              <w:t xml:space="preserve">Voice Rating Table </w:t>
            </w:r>
            <w:r w:rsidRPr="00467219">
              <w:rPr>
                <w:rFonts w:ascii="CordiaUPC" w:hAnsi="CordiaUPC" w:cs="Cordia New"/>
                <w:sz w:val="28"/>
                <w:cs/>
              </w:rPr>
              <w:t>อย่างน้อย 1</w:t>
            </w:r>
            <w:r w:rsidRPr="00467219">
              <w:rPr>
                <w:rFonts w:ascii="CordiaUPC" w:hAnsi="CordiaUPC"/>
                <w:sz w:val="28"/>
              </w:rPr>
              <w:t xml:space="preserve"> Row</w:t>
            </w:r>
          </w:p>
          <w:p w:rsidRPr="00622722" w:rsidR="00467219" w:rsidP="00467219" w:rsidRDefault="00467219" w14:paraId="7EE23D8F" w14:textId="4057820A">
            <w:pPr>
              <w:pStyle w:val="NoSpacing"/>
              <w:rPr>
                <w:rFonts w:ascii="CordiaUPC" w:hAnsi="CordiaUPC"/>
                <w:sz w:val="28"/>
                <w:cs/>
              </w:rPr>
            </w:pPr>
            <w:r w:rsidRPr="00467219">
              <w:rPr>
                <w:rFonts w:ascii="CordiaUPC" w:hAnsi="CordiaUPC"/>
                <w:sz w:val="28"/>
              </w:rPr>
              <w:t>{</w:t>
            </w:r>
            <w:r w:rsidRPr="00467219">
              <w:rPr>
                <w:rFonts w:ascii="CordiaUPC" w:hAnsi="CordiaUPC" w:cs="Cordia New"/>
                <w:sz w:val="28"/>
                <w:cs/>
              </w:rPr>
              <w:t>1</w:t>
            </w:r>
            <w:r w:rsidRPr="00467219">
              <w:rPr>
                <w:rFonts w:ascii="CordiaUPC" w:hAnsi="CordiaUPC"/>
                <w:sz w:val="28"/>
              </w:rPr>
              <w:t xml:space="preserve">} </w:t>
            </w:r>
            <w:r w:rsidRPr="00467219">
              <w:rPr>
                <w:rFonts w:ascii="CordiaUPC" w:hAnsi="CordiaUPC" w:cs="Angsana New"/>
                <w:sz w:val="28"/>
                <w:cs/>
              </w:rPr>
              <w:t xml:space="preserve">= </w:t>
            </w:r>
            <w:r w:rsidRPr="00467219">
              <w:rPr>
                <w:rFonts w:ascii="CordiaUPC" w:hAnsi="CordiaUPC"/>
                <w:sz w:val="28"/>
              </w:rPr>
              <w:t xml:space="preserve">deductType productClass </w:t>
            </w:r>
            <w:r w:rsidRPr="00467219">
              <w:rPr>
                <w:rFonts w:ascii="CordiaUPC" w:hAnsi="CordiaUPC" w:cs="Angsana New"/>
                <w:sz w:val="28"/>
                <w:cs/>
              </w:rPr>
              <w:t>= “</w:t>
            </w:r>
            <w:r w:rsidRPr="00467219">
              <w:rPr>
                <w:rFonts w:ascii="CordiaUPC" w:hAnsi="CordiaUPC"/>
                <w:sz w:val="28"/>
              </w:rPr>
              <w:t>Main</w:t>
            </w:r>
            <w:r w:rsidRPr="00467219">
              <w:rPr>
                <w:rFonts w:ascii="CordiaUPC" w:hAnsi="CordiaUPC" w:cs="Angsana New"/>
                <w:sz w:val="28"/>
                <w:cs/>
              </w:rPr>
              <w:t>”</w:t>
            </w:r>
          </w:p>
        </w:tc>
        <w:tc>
          <w:tcPr>
            <w:tcW w:w="733" w:type="pct"/>
          </w:tcPr>
          <w:p w:rsidR="00467219" w:rsidP="008521A6" w:rsidRDefault="00467219" w14:paraId="48608DC9" w14:textId="5F8F9466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467219" w:rsidTr="0055648C" w14:paraId="387054AF" w14:textId="77777777">
        <w:tc>
          <w:tcPr>
            <w:tcW w:w="778" w:type="pct"/>
          </w:tcPr>
          <w:p w:rsidR="00467219" w:rsidP="008521A6" w:rsidRDefault="00467219" w14:paraId="72AA657F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>00009</w:t>
            </w:r>
          </w:p>
        </w:tc>
        <w:tc>
          <w:tcPr>
            <w:tcW w:w="1628" w:type="pct"/>
          </w:tcPr>
          <w:p w:rsidR="00467219" w:rsidP="008521A6" w:rsidRDefault="00467219" w14:paraId="0E04B06D" w14:textId="6BF38EE2">
            <w:pPr>
              <w:rPr>
                <w:rFonts w:cs="CordiaUPC"/>
              </w:rPr>
            </w:pPr>
            <w:r>
              <w:t xml:space="preserve">On </w:t>
            </w:r>
            <w:r>
              <w:rPr>
                <w:rFonts w:cs="CordiaUPC"/>
              </w:rPr>
              <w:t xml:space="preserve">Landline </w:t>
            </w:r>
            <w:r>
              <w:t xml:space="preserve">Rating Table, On </w:t>
            </w:r>
            <w:r w:rsidRPr="0080054C">
              <w:t xml:space="preserve">Rate </w:t>
            </w:r>
            <w:r>
              <w:t>Other</w:t>
            </w:r>
            <w:r w:rsidRPr="0080054C">
              <w:t xml:space="preserve"> Network</w:t>
            </w:r>
            <w:r>
              <w:t>,</w:t>
            </w:r>
            <w:r w:rsidRPr="0080054C">
              <w:t xml:space="preserve"> Day Of Week, From Timing and To Timing values must not be overlapping</w:t>
            </w:r>
            <w:r w:rsidRPr="0080054C"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467219" w:rsidP="008521A6" w:rsidRDefault="00467219" w14:paraId="64F0FFAA" w14:textId="77777777">
            <w:pPr>
              <w:pStyle w:val="NoSpacing"/>
              <w:rPr>
                <w:rFonts w:ascii="CordiaUPC" w:hAnsi="CordiaUPC"/>
                <w:sz w:val="28"/>
              </w:rPr>
            </w:pPr>
            <w:r w:rsidRPr="00622722">
              <w:rPr>
                <w:rFonts w:ascii="CordiaUPC" w:hAnsi="CordiaUPC"/>
                <w:sz w:val="28"/>
                <w:cs/>
              </w:rPr>
              <w:t>ค่า</w:t>
            </w:r>
            <w:r w:rsidRPr="00622722">
              <w:rPr>
                <w:rFonts w:ascii="CordiaUPC" w:hAnsi="CordiaUPC"/>
                <w:sz w:val="28"/>
              </w:rPr>
              <w:t xml:space="preserve"> Day Of Week, From Timing and To Timing </w:t>
            </w:r>
            <w:r w:rsidRPr="00622722">
              <w:rPr>
                <w:rFonts w:ascii="CordiaUPC" w:hAnsi="CordiaUPC"/>
                <w:sz w:val="28"/>
                <w:cs/>
              </w:rPr>
              <w:t xml:space="preserve">ภายใน </w:t>
            </w:r>
            <w:r w:rsidRPr="00622722">
              <w:rPr>
                <w:rFonts w:ascii="CordiaUPC" w:hAnsi="CordiaUPC"/>
                <w:sz w:val="28"/>
              </w:rPr>
              <w:t>Other</w:t>
            </w:r>
            <w:r>
              <w:rPr>
                <w:rFonts w:ascii="CordiaUPC" w:hAnsi="CordiaUPC" w:cs="Angsana New"/>
                <w:sz w:val="28"/>
                <w:cs/>
              </w:rPr>
              <w:t xml:space="preserve"> </w:t>
            </w:r>
            <w:r w:rsidRPr="00622722">
              <w:rPr>
                <w:rFonts w:ascii="CordiaUPC" w:hAnsi="CordiaUPC"/>
                <w:sz w:val="28"/>
              </w:rPr>
              <w:t xml:space="preserve">Network </w:t>
            </w:r>
            <w:r w:rsidRPr="00622722">
              <w:rPr>
                <w:rFonts w:ascii="CordiaUPC" w:hAnsi="CordiaUPC"/>
                <w:sz w:val="28"/>
                <w:cs/>
              </w:rPr>
              <w:t>ต้องห้ามมีค่าทับซ้อนกัน</w:t>
            </w:r>
          </w:p>
          <w:p w:rsidR="00467219" w:rsidP="008521A6" w:rsidRDefault="00467219" w14:paraId="0C8D1432" w14:textId="77777777">
            <w:pPr>
              <w:pStyle w:val="NoSpacing"/>
              <w:rPr>
                <w:rFonts w:ascii="CordiaUPC" w:hAnsi="CordiaUPC"/>
                <w:sz w:val="28"/>
              </w:rPr>
            </w:pPr>
          </w:p>
          <w:p w:rsidR="00467219" w:rsidP="008521A6" w:rsidRDefault="00467219" w14:paraId="6CDCB3F4" w14:textId="77777777">
            <w:pPr>
              <w:pStyle w:val="NoSpacing"/>
              <w:rPr>
                <w:rFonts w:ascii="CordiaUPC" w:hAnsi="CordiaUPC"/>
                <w:sz w:val="28"/>
              </w:rPr>
            </w:pPr>
            <w:r>
              <w:rPr>
                <w:rFonts w:hint="cs" w:ascii="CordiaUPC" w:hAnsi="CordiaUPC"/>
                <w:sz w:val="28"/>
                <w:cs/>
              </w:rPr>
              <w:t xml:space="preserve">หมายเหตุ ต้องรวม </w:t>
            </w:r>
            <w:r>
              <w:rPr>
                <w:rFonts w:ascii="CordiaUPC" w:hAnsi="CordiaUPC"/>
                <w:sz w:val="28"/>
              </w:rPr>
              <w:t xml:space="preserve">All Network </w:t>
            </w:r>
            <w:r>
              <w:rPr>
                <w:rFonts w:hint="cs" w:ascii="CordiaUPC" w:hAnsi="CordiaUPC"/>
                <w:sz w:val="28"/>
                <w:cs/>
              </w:rPr>
              <w:t xml:space="preserve">กับ </w:t>
            </w:r>
            <w:r>
              <w:rPr>
                <w:rFonts w:ascii="CordiaUPC" w:hAnsi="CordiaUPC"/>
                <w:sz w:val="28"/>
              </w:rPr>
              <w:t xml:space="preserve">Other Network </w:t>
            </w:r>
            <w:r>
              <w:rPr>
                <w:rFonts w:hint="cs" w:ascii="CordiaUPC" w:hAnsi="CordiaUPC"/>
                <w:sz w:val="28"/>
                <w:cs/>
              </w:rPr>
              <w:t>ก่อน</w:t>
            </w:r>
            <w:r>
              <w:rPr>
                <w:rFonts w:ascii="CordiaUPC" w:hAnsi="CordiaUPC"/>
                <w:sz w:val="28"/>
              </w:rPr>
              <w:t xml:space="preserve"> Validate Overlapping</w:t>
            </w:r>
          </w:p>
          <w:p w:rsidRPr="00D151BA" w:rsidR="00467219" w:rsidP="008521A6" w:rsidRDefault="00467219" w14:paraId="1B4C8A2C" w14:textId="22056F1D">
            <w:pPr>
              <w:pStyle w:val="NoSpacing"/>
              <w:rPr>
                <w:rFonts w:ascii="CordiaUPC" w:hAnsi="CordiaUPC"/>
                <w:sz w:val="28"/>
              </w:rPr>
            </w:pPr>
            <w:r>
              <w:rPr>
                <w:rFonts w:hint="cs" w:ascii="CordiaUPC" w:hAnsi="CordiaUPC"/>
                <w:sz w:val="28"/>
                <w:cs/>
              </w:rPr>
              <w:t xml:space="preserve">เฉพาะเคสไม่ใช่ของ </w:t>
            </w:r>
            <w:r>
              <w:rPr>
                <w:rFonts w:ascii="CordiaUPC" w:hAnsi="CordiaUPC"/>
                <w:sz w:val="28"/>
              </w:rPr>
              <w:t xml:space="preserve">customerType </w:t>
            </w:r>
            <w:r>
              <w:rPr>
                <w:rFonts w:ascii="CordiaUPC" w:hAnsi="CordiaUPC" w:cs="Angsana New"/>
                <w:sz w:val="28"/>
                <w:cs/>
              </w:rPr>
              <w:t>= “</w:t>
            </w:r>
            <w:r>
              <w:rPr>
                <w:rFonts w:ascii="CordiaUPC" w:hAnsi="CordiaUPC"/>
                <w:sz w:val="28"/>
              </w:rPr>
              <w:t>Pre</w:t>
            </w:r>
            <w:r>
              <w:rPr>
                <w:rFonts w:ascii="CordiaUPC" w:hAnsi="CordiaUPC" w:cs="Angsana New"/>
                <w:sz w:val="28"/>
                <w:cs/>
              </w:rPr>
              <w:t>-</w:t>
            </w:r>
            <w:r>
              <w:rPr>
                <w:rFonts w:ascii="CordiaUPC" w:hAnsi="CordiaUPC"/>
                <w:sz w:val="28"/>
              </w:rPr>
              <w:t>paid</w:t>
            </w:r>
            <w:r>
              <w:rPr>
                <w:rFonts w:ascii="CordiaUPC" w:hAnsi="CordiaUPC" w:cs="Angsana New"/>
                <w:sz w:val="28"/>
                <w:cs/>
              </w:rPr>
              <w:t xml:space="preserve">” </w:t>
            </w:r>
            <w:r>
              <w:rPr>
                <w:rFonts w:hint="cs" w:ascii="CordiaUPC" w:hAnsi="CordiaUPC"/>
                <w:sz w:val="28"/>
                <w:cs/>
              </w:rPr>
              <w:t xml:space="preserve">และ </w:t>
            </w:r>
            <w:r>
              <w:rPr>
                <w:rFonts w:ascii="CordiaUPC" w:hAnsi="CordiaUPC"/>
                <w:sz w:val="28"/>
              </w:rPr>
              <w:t xml:space="preserve">productClass </w:t>
            </w:r>
            <w:r>
              <w:rPr>
                <w:rFonts w:ascii="CordiaUPC" w:hAnsi="CordiaUPC" w:cs="Angsana New"/>
                <w:sz w:val="28"/>
                <w:cs/>
              </w:rPr>
              <w:t>= “</w:t>
            </w:r>
            <w:r>
              <w:rPr>
                <w:rFonts w:ascii="CordiaUPC" w:hAnsi="CordiaUPC"/>
                <w:sz w:val="28"/>
              </w:rPr>
              <w:t>Main</w:t>
            </w:r>
            <w:r>
              <w:rPr>
                <w:rFonts w:ascii="CordiaUPC" w:hAnsi="CordiaUPC" w:cs="Angsana New"/>
                <w:sz w:val="28"/>
                <w:cs/>
              </w:rPr>
              <w:t>”</w:t>
            </w:r>
          </w:p>
        </w:tc>
        <w:tc>
          <w:tcPr>
            <w:tcW w:w="733" w:type="pct"/>
          </w:tcPr>
          <w:p w:rsidR="00467219" w:rsidP="008521A6" w:rsidRDefault="00467219" w14:paraId="625D82D0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467219" w:rsidTr="0055648C" w14:paraId="67C6D927" w14:textId="77777777">
        <w:tc>
          <w:tcPr>
            <w:tcW w:w="778" w:type="pct"/>
          </w:tcPr>
          <w:p w:rsidR="00467219" w:rsidP="00D034EB" w:rsidRDefault="00467219" w14:paraId="6E6ABFCB" w14:textId="13FC1C2F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>00009</w:t>
            </w:r>
          </w:p>
        </w:tc>
        <w:tc>
          <w:tcPr>
            <w:tcW w:w="1628" w:type="pct"/>
          </w:tcPr>
          <w:p w:rsidR="00467219" w:rsidP="00D034EB" w:rsidRDefault="00467219" w14:paraId="104CCB94" w14:textId="78817CB8">
            <w:r>
              <w:t xml:space="preserve">On {1}, On </w:t>
            </w:r>
            <w:r>
              <w:rPr>
                <w:rFonts w:cs="CordiaUPC"/>
              </w:rPr>
              <w:t xml:space="preserve">Landline </w:t>
            </w:r>
            <w:r>
              <w:t xml:space="preserve">Rating Table, On </w:t>
            </w:r>
            <w:r w:rsidRPr="0080054C">
              <w:t xml:space="preserve">Rate </w:t>
            </w:r>
            <w:r>
              <w:t>Other</w:t>
            </w:r>
            <w:r w:rsidRPr="0080054C">
              <w:t xml:space="preserve"> Network</w:t>
            </w:r>
            <w:r>
              <w:t>,</w:t>
            </w:r>
            <w:r w:rsidRPr="0080054C">
              <w:t xml:space="preserve"> Day Of Week, From Timing and To Timing values must not be overlapping</w:t>
            </w:r>
            <w:r w:rsidRPr="0080054C"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467219" w:rsidP="009607B7" w:rsidRDefault="00467219" w14:paraId="157910E3" w14:textId="77777777">
            <w:pPr>
              <w:pStyle w:val="NoSpacing"/>
              <w:rPr>
                <w:rFonts w:ascii="CordiaUPC" w:hAnsi="CordiaUPC"/>
                <w:sz w:val="28"/>
              </w:rPr>
            </w:pPr>
            <w:r w:rsidRPr="00622722">
              <w:rPr>
                <w:rFonts w:ascii="CordiaUPC" w:hAnsi="CordiaUPC"/>
                <w:sz w:val="28"/>
                <w:cs/>
              </w:rPr>
              <w:t>ค่า</w:t>
            </w:r>
            <w:r w:rsidRPr="00622722">
              <w:rPr>
                <w:rFonts w:ascii="CordiaUPC" w:hAnsi="CordiaUPC"/>
                <w:sz w:val="28"/>
              </w:rPr>
              <w:t xml:space="preserve"> Day Of Week, From Timing and To Timing </w:t>
            </w:r>
            <w:r w:rsidRPr="00622722">
              <w:rPr>
                <w:rFonts w:ascii="CordiaUPC" w:hAnsi="CordiaUPC"/>
                <w:sz w:val="28"/>
                <w:cs/>
              </w:rPr>
              <w:t xml:space="preserve">ภายใน </w:t>
            </w:r>
            <w:r w:rsidRPr="00622722">
              <w:rPr>
                <w:rFonts w:ascii="CordiaUPC" w:hAnsi="CordiaUPC"/>
                <w:sz w:val="28"/>
              </w:rPr>
              <w:t>Other</w:t>
            </w:r>
            <w:r>
              <w:rPr>
                <w:rFonts w:ascii="CordiaUPC" w:hAnsi="CordiaUPC" w:cs="Angsana New"/>
                <w:sz w:val="28"/>
                <w:cs/>
              </w:rPr>
              <w:t xml:space="preserve"> </w:t>
            </w:r>
            <w:r w:rsidRPr="00622722">
              <w:rPr>
                <w:rFonts w:ascii="CordiaUPC" w:hAnsi="CordiaUPC"/>
                <w:sz w:val="28"/>
              </w:rPr>
              <w:t xml:space="preserve">Network </w:t>
            </w:r>
            <w:r w:rsidRPr="00622722">
              <w:rPr>
                <w:rFonts w:ascii="CordiaUPC" w:hAnsi="CordiaUPC"/>
                <w:sz w:val="28"/>
                <w:cs/>
              </w:rPr>
              <w:t>ต้องห้ามมีค่าทับซ้อนกัน</w:t>
            </w:r>
          </w:p>
          <w:p w:rsidR="00467219" w:rsidP="009607B7" w:rsidRDefault="00467219" w14:paraId="6089A131" w14:textId="77777777">
            <w:pPr>
              <w:pStyle w:val="NoSpacing"/>
              <w:rPr>
                <w:rFonts w:ascii="CordiaUPC" w:hAnsi="CordiaUPC"/>
                <w:sz w:val="28"/>
              </w:rPr>
            </w:pPr>
          </w:p>
          <w:p w:rsidR="00467219" w:rsidP="009607B7" w:rsidRDefault="00467219" w14:paraId="1AF9AEA4" w14:textId="77777777">
            <w:pPr>
              <w:pStyle w:val="NoSpacing"/>
              <w:rPr>
                <w:rFonts w:ascii="CordiaUPC" w:hAnsi="CordiaUPC"/>
                <w:sz w:val="28"/>
              </w:rPr>
            </w:pPr>
            <w:r>
              <w:rPr>
                <w:rFonts w:hint="cs" w:ascii="CordiaUPC" w:hAnsi="CordiaUPC"/>
                <w:sz w:val="28"/>
                <w:cs/>
              </w:rPr>
              <w:t xml:space="preserve">หมายเหตุ ต้องรวม </w:t>
            </w:r>
            <w:r>
              <w:rPr>
                <w:rFonts w:ascii="CordiaUPC" w:hAnsi="CordiaUPC"/>
                <w:sz w:val="28"/>
              </w:rPr>
              <w:t xml:space="preserve">All Network </w:t>
            </w:r>
            <w:r>
              <w:rPr>
                <w:rFonts w:hint="cs" w:ascii="CordiaUPC" w:hAnsi="CordiaUPC"/>
                <w:sz w:val="28"/>
                <w:cs/>
              </w:rPr>
              <w:t xml:space="preserve">กับ </w:t>
            </w:r>
            <w:r>
              <w:rPr>
                <w:rFonts w:ascii="CordiaUPC" w:hAnsi="CordiaUPC"/>
                <w:sz w:val="28"/>
              </w:rPr>
              <w:t xml:space="preserve">Other Network </w:t>
            </w:r>
            <w:r>
              <w:rPr>
                <w:rFonts w:hint="cs" w:ascii="CordiaUPC" w:hAnsi="CordiaUPC"/>
                <w:sz w:val="28"/>
                <w:cs/>
              </w:rPr>
              <w:t>ก่อน</w:t>
            </w:r>
            <w:r>
              <w:rPr>
                <w:rFonts w:ascii="CordiaUPC" w:hAnsi="CordiaUPC"/>
                <w:sz w:val="28"/>
              </w:rPr>
              <w:t xml:space="preserve"> Validate Overlapping</w:t>
            </w:r>
          </w:p>
          <w:p w:rsidRPr="00467219" w:rsidR="00467219" w:rsidP="00467219" w:rsidRDefault="00467219" w14:paraId="2080072F" w14:textId="77777777">
            <w:pPr>
              <w:pStyle w:val="NoSpacing"/>
              <w:spacing w:after="240"/>
              <w:rPr>
                <w:rFonts w:ascii="CordiaUPC" w:hAnsi="CordiaUPC"/>
                <w:sz w:val="28"/>
              </w:rPr>
            </w:pPr>
            <w:r w:rsidRPr="00467219">
              <w:rPr>
                <w:rFonts w:ascii="CordiaUPC" w:hAnsi="CordiaUPC" w:cs="Cordia New"/>
                <w:sz w:val="28"/>
                <w:cs/>
              </w:rPr>
              <w:t xml:space="preserve">เฉพาะเคส </w:t>
            </w:r>
            <w:r w:rsidRPr="00467219">
              <w:rPr>
                <w:rFonts w:ascii="CordiaUPC" w:hAnsi="CordiaUPC"/>
                <w:sz w:val="28"/>
              </w:rPr>
              <w:t xml:space="preserve">customerType </w:t>
            </w:r>
            <w:r w:rsidRPr="00467219">
              <w:rPr>
                <w:rFonts w:ascii="CordiaUPC" w:hAnsi="CordiaUPC" w:cs="Angsana New"/>
                <w:sz w:val="28"/>
                <w:cs/>
              </w:rPr>
              <w:t>= “</w:t>
            </w:r>
            <w:r w:rsidRPr="00467219">
              <w:rPr>
                <w:rFonts w:ascii="CordiaUPC" w:hAnsi="CordiaUPC"/>
                <w:sz w:val="28"/>
              </w:rPr>
              <w:t>Pre</w:t>
            </w:r>
            <w:r w:rsidRPr="00467219">
              <w:rPr>
                <w:rFonts w:ascii="CordiaUPC" w:hAnsi="CordiaUPC" w:cs="Angsana New"/>
                <w:sz w:val="28"/>
                <w:cs/>
              </w:rPr>
              <w:t>-</w:t>
            </w:r>
            <w:r w:rsidRPr="00467219">
              <w:rPr>
                <w:rFonts w:ascii="CordiaUPC" w:hAnsi="CordiaUPC"/>
                <w:sz w:val="28"/>
              </w:rPr>
              <w:t>paid</w:t>
            </w:r>
            <w:r w:rsidRPr="00467219">
              <w:rPr>
                <w:rFonts w:ascii="CordiaUPC" w:hAnsi="CordiaUPC" w:cs="Angsana New"/>
                <w:sz w:val="28"/>
                <w:cs/>
              </w:rPr>
              <w:t xml:space="preserve">” </w:t>
            </w:r>
            <w:r w:rsidRPr="00467219">
              <w:rPr>
                <w:rFonts w:ascii="CordiaUPC" w:hAnsi="CordiaUPC" w:cs="Cordia New"/>
                <w:sz w:val="28"/>
                <w:cs/>
              </w:rPr>
              <w:t xml:space="preserve">และ </w:t>
            </w:r>
            <w:r w:rsidRPr="00467219">
              <w:rPr>
                <w:rFonts w:ascii="CordiaUPC" w:hAnsi="CordiaUPC"/>
                <w:sz w:val="28"/>
              </w:rPr>
              <w:t xml:space="preserve">productClass </w:t>
            </w:r>
            <w:r w:rsidRPr="00467219">
              <w:rPr>
                <w:rFonts w:ascii="CordiaUPC" w:hAnsi="CordiaUPC" w:cs="Angsana New"/>
                <w:sz w:val="28"/>
                <w:cs/>
              </w:rPr>
              <w:t>= “</w:t>
            </w:r>
            <w:r w:rsidRPr="00467219">
              <w:rPr>
                <w:rFonts w:ascii="CordiaUPC" w:hAnsi="CordiaUPC"/>
                <w:sz w:val="28"/>
              </w:rPr>
              <w:t>Main</w:t>
            </w:r>
            <w:r w:rsidRPr="00467219">
              <w:rPr>
                <w:rFonts w:ascii="CordiaUPC" w:hAnsi="CordiaUPC" w:cs="Angsana New"/>
                <w:sz w:val="28"/>
                <w:cs/>
              </w:rPr>
              <w:t xml:space="preserve">” </w:t>
            </w:r>
            <w:r w:rsidRPr="00467219">
              <w:rPr>
                <w:rFonts w:ascii="CordiaUPC" w:hAnsi="CordiaUPC" w:cs="Cordia New"/>
                <w:sz w:val="28"/>
                <w:cs/>
              </w:rPr>
              <w:t xml:space="preserve">โดย </w:t>
            </w:r>
            <w:r w:rsidRPr="00467219">
              <w:rPr>
                <w:rFonts w:ascii="CordiaUPC" w:hAnsi="CordiaUPC"/>
                <w:sz w:val="28"/>
              </w:rPr>
              <w:t xml:space="preserve">Validate </w:t>
            </w:r>
            <w:r w:rsidRPr="00467219">
              <w:rPr>
                <w:rFonts w:ascii="CordiaUPC" w:hAnsi="CordiaUPC" w:cs="Cordia New"/>
                <w:sz w:val="28"/>
                <w:cs/>
              </w:rPr>
              <w:t xml:space="preserve">แยกแต่ละ </w:t>
            </w:r>
            <w:r w:rsidRPr="00467219">
              <w:rPr>
                <w:rFonts w:ascii="CordiaUPC" w:hAnsi="CordiaUPC"/>
                <w:sz w:val="28"/>
              </w:rPr>
              <w:t xml:space="preserve">deductType </w:t>
            </w:r>
            <w:r w:rsidRPr="00467219">
              <w:rPr>
                <w:rFonts w:ascii="CordiaUPC" w:hAnsi="CordiaUPC" w:cs="Cordia New"/>
                <w:sz w:val="28"/>
                <w:cs/>
              </w:rPr>
              <w:t xml:space="preserve">และจะ </w:t>
            </w:r>
            <w:r w:rsidRPr="00467219">
              <w:rPr>
                <w:rFonts w:ascii="CordiaUPC" w:hAnsi="CordiaUPC"/>
                <w:sz w:val="28"/>
              </w:rPr>
              <w:t xml:space="preserve">Validate </w:t>
            </w:r>
            <w:r w:rsidRPr="00467219">
              <w:rPr>
                <w:rFonts w:ascii="CordiaUPC" w:hAnsi="CordiaUPC" w:cs="Cordia New"/>
                <w:sz w:val="28"/>
                <w:cs/>
              </w:rPr>
              <w:t xml:space="preserve">เมื่อ </w:t>
            </w:r>
            <w:r w:rsidRPr="00467219">
              <w:rPr>
                <w:rFonts w:ascii="CordiaUPC" w:hAnsi="CordiaUPC"/>
                <w:sz w:val="28"/>
              </w:rPr>
              <w:t xml:space="preserve">deductType </w:t>
            </w:r>
            <w:r w:rsidRPr="00467219">
              <w:rPr>
                <w:rFonts w:ascii="CordiaUPC" w:hAnsi="CordiaUPC" w:cs="Cordia New"/>
                <w:sz w:val="28"/>
                <w:cs/>
              </w:rPr>
              <w:t xml:space="preserve">นั้นๆมีค่า </w:t>
            </w:r>
            <w:r w:rsidRPr="00467219">
              <w:rPr>
                <w:rFonts w:ascii="CordiaUPC" w:hAnsi="CordiaUPC"/>
                <w:sz w:val="28"/>
              </w:rPr>
              <w:t xml:space="preserve">Voice Rating Table </w:t>
            </w:r>
            <w:r w:rsidRPr="00467219">
              <w:rPr>
                <w:rFonts w:ascii="CordiaUPC" w:hAnsi="CordiaUPC" w:cs="Cordia New"/>
                <w:sz w:val="28"/>
                <w:cs/>
              </w:rPr>
              <w:t>อย่างน้อย 1</w:t>
            </w:r>
            <w:r w:rsidRPr="00467219">
              <w:rPr>
                <w:rFonts w:ascii="CordiaUPC" w:hAnsi="CordiaUPC"/>
                <w:sz w:val="28"/>
              </w:rPr>
              <w:t xml:space="preserve"> Row</w:t>
            </w:r>
          </w:p>
          <w:p w:rsidRPr="00622722" w:rsidR="00467219" w:rsidP="00467219" w:rsidRDefault="00467219" w14:paraId="6D2AB7EB" w14:textId="6AA04A5F">
            <w:pPr>
              <w:pStyle w:val="NoSpacing"/>
              <w:rPr>
                <w:rFonts w:ascii="CordiaUPC" w:hAnsi="CordiaUPC"/>
                <w:sz w:val="28"/>
                <w:cs/>
              </w:rPr>
            </w:pPr>
            <w:r w:rsidRPr="00467219">
              <w:rPr>
                <w:rFonts w:ascii="CordiaUPC" w:hAnsi="CordiaUPC"/>
                <w:sz w:val="28"/>
              </w:rPr>
              <w:t>{</w:t>
            </w:r>
            <w:r w:rsidRPr="00467219">
              <w:rPr>
                <w:rFonts w:ascii="CordiaUPC" w:hAnsi="CordiaUPC" w:cs="Cordia New"/>
                <w:sz w:val="28"/>
                <w:cs/>
              </w:rPr>
              <w:t>1</w:t>
            </w:r>
            <w:r w:rsidRPr="00467219">
              <w:rPr>
                <w:rFonts w:ascii="CordiaUPC" w:hAnsi="CordiaUPC"/>
                <w:sz w:val="28"/>
              </w:rPr>
              <w:t xml:space="preserve">} </w:t>
            </w:r>
            <w:r w:rsidRPr="00467219">
              <w:rPr>
                <w:rFonts w:ascii="CordiaUPC" w:hAnsi="CordiaUPC" w:cs="Angsana New"/>
                <w:sz w:val="28"/>
                <w:cs/>
              </w:rPr>
              <w:t xml:space="preserve">= </w:t>
            </w:r>
            <w:r w:rsidRPr="00467219">
              <w:rPr>
                <w:rFonts w:ascii="CordiaUPC" w:hAnsi="CordiaUPC"/>
                <w:sz w:val="28"/>
              </w:rPr>
              <w:t xml:space="preserve">deductType productClass </w:t>
            </w:r>
            <w:r w:rsidRPr="00467219">
              <w:rPr>
                <w:rFonts w:ascii="CordiaUPC" w:hAnsi="CordiaUPC" w:cs="Angsana New"/>
                <w:sz w:val="28"/>
                <w:cs/>
              </w:rPr>
              <w:t>= “</w:t>
            </w:r>
            <w:r w:rsidRPr="00467219">
              <w:rPr>
                <w:rFonts w:ascii="CordiaUPC" w:hAnsi="CordiaUPC"/>
                <w:sz w:val="28"/>
              </w:rPr>
              <w:t>Main</w:t>
            </w:r>
            <w:r w:rsidRPr="00467219">
              <w:rPr>
                <w:rFonts w:ascii="CordiaUPC" w:hAnsi="CordiaUPC" w:cs="Angsana New"/>
                <w:sz w:val="28"/>
                <w:cs/>
              </w:rPr>
              <w:t>”</w:t>
            </w:r>
          </w:p>
        </w:tc>
        <w:tc>
          <w:tcPr>
            <w:tcW w:w="733" w:type="pct"/>
          </w:tcPr>
          <w:p w:rsidR="00467219" w:rsidP="00D034EB" w:rsidRDefault="00467219" w14:paraId="1ADE9355" w14:textId="5A29BFA3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467219" w:rsidTr="0055648C" w14:paraId="169A0E68" w14:textId="77777777">
        <w:tc>
          <w:tcPr>
            <w:tcW w:w="778" w:type="pct"/>
          </w:tcPr>
          <w:p w:rsidR="00467219" w:rsidP="00D034EB" w:rsidRDefault="00467219" w14:paraId="486D7F5C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>00004</w:t>
            </w:r>
          </w:p>
        </w:tc>
        <w:tc>
          <w:tcPr>
            <w:tcW w:w="1628" w:type="pct"/>
          </w:tcPr>
          <w:p w:rsidR="00467219" w:rsidP="00D034EB" w:rsidRDefault="00467219" w14:paraId="2BBBD8B2" w14:textId="6F5DFD1E">
            <w:pPr>
              <w:rPr>
                <w:rFonts w:cs="CordiaUPC"/>
              </w:rPr>
            </w:pPr>
            <w:r>
              <w:t xml:space="preserve">On </w:t>
            </w:r>
            <w:r>
              <w:rPr>
                <w:rFonts w:cs="CordiaUPC"/>
              </w:rPr>
              <w:t xml:space="preserve">Landline </w:t>
            </w:r>
            <w:r>
              <w:t xml:space="preserve">Rating Table, Rate AIS </w:t>
            </w:r>
            <w:r w:rsidRPr="00CA47C1">
              <w:t xml:space="preserve">Network is </w:t>
            </w:r>
            <w:r>
              <w:t xml:space="preserve">required when Product Class is </w:t>
            </w:r>
            <w:r>
              <w:rPr>
                <w:rFonts w:cs="Angsana New"/>
                <w:cs/>
              </w:rPr>
              <w:t>“</w:t>
            </w:r>
            <w:r>
              <w:t>Main</w:t>
            </w:r>
            <w:r>
              <w:rPr>
                <w:rFonts w:cs="Angsana New"/>
                <w:cs/>
              </w:rPr>
              <w:t>”</w:t>
            </w:r>
            <w:r w:rsidRPr="00CA47C1"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467219" w:rsidP="00D034EB" w:rsidRDefault="00467219" w14:paraId="6074EA32" w14:textId="77777777">
            <w:pPr>
              <w:pStyle w:val="NoSpacing"/>
              <w:rPr>
                <w:rFonts w:ascii="CordiaUPC" w:hAnsi="CordiaUPC"/>
                <w:sz w:val="28"/>
              </w:rPr>
            </w:pPr>
            <w:r w:rsidRPr="00622722">
              <w:rPr>
                <w:rFonts w:ascii="CordiaUPC" w:hAnsi="CordiaUPC"/>
                <w:sz w:val="28"/>
                <w:cs/>
              </w:rPr>
              <w:t xml:space="preserve">ถ้า </w:t>
            </w:r>
            <w:r w:rsidRPr="00622722">
              <w:rPr>
                <w:rFonts w:ascii="CordiaUPC" w:hAnsi="CordiaUPC"/>
                <w:sz w:val="28"/>
              </w:rPr>
              <w:t xml:space="preserve">Product Class </w:t>
            </w:r>
            <w:r w:rsidRPr="00622722">
              <w:rPr>
                <w:rFonts w:ascii="CordiaUPC" w:hAnsi="CordiaUPC"/>
                <w:sz w:val="28"/>
                <w:cs/>
              </w:rPr>
              <w:t xml:space="preserve">มีค่าเป็น </w:t>
            </w:r>
            <w:r w:rsidRPr="00622722">
              <w:rPr>
                <w:rFonts w:ascii="CordiaUPC" w:hAnsi="CordiaUPC" w:cs="Angsana New"/>
                <w:sz w:val="28"/>
                <w:cs/>
              </w:rPr>
              <w:t>“</w:t>
            </w:r>
            <w:r w:rsidRPr="00622722">
              <w:rPr>
                <w:rFonts w:ascii="CordiaUPC" w:hAnsi="CordiaUPC"/>
                <w:sz w:val="28"/>
              </w:rPr>
              <w:t>Main</w:t>
            </w:r>
            <w:r w:rsidRPr="00622722">
              <w:rPr>
                <w:rFonts w:ascii="CordiaUPC" w:hAnsi="CordiaUPC" w:cs="Angsana New"/>
                <w:sz w:val="28"/>
                <w:cs/>
              </w:rPr>
              <w:t xml:space="preserve">” </w:t>
            </w:r>
            <w:r w:rsidRPr="00622722">
              <w:rPr>
                <w:rFonts w:ascii="CordiaUPC" w:hAnsi="CordiaUPC"/>
                <w:sz w:val="28"/>
                <w:cs/>
              </w:rPr>
              <w:t xml:space="preserve">ดังนั้น </w:t>
            </w:r>
            <w:r w:rsidRPr="00622722">
              <w:rPr>
                <w:rFonts w:ascii="CordiaUPC" w:hAnsi="CordiaUPC"/>
                <w:sz w:val="28"/>
              </w:rPr>
              <w:t>AIS</w:t>
            </w:r>
            <w:r>
              <w:rPr>
                <w:rFonts w:ascii="CordiaUPC" w:hAnsi="CordiaUPC" w:cs="Angsana New"/>
                <w:sz w:val="28"/>
                <w:cs/>
              </w:rPr>
              <w:t xml:space="preserve"> </w:t>
            </w:r>
            <w:r w:rsidRPr="00622722">
              <w:rPr>
                <w:rFonts w:ascii="CordiaUPC" w:hAnsi="CordiaUPC"/>
                <w:sz w:val="28"/>
              </w:rPr>
              <w:t>N</w:t>
            </w:r>
            <w:r w:rsidRPr="00D151BA">
              <w:rPr>
                <w:rFonts w:ascii="CordiaUPC" w:hAnsi="CordiaUPC"/>
                <w:sz w:val="28"/>
              </w:rPr>
              <w:t>etwork</w:t>
            </w:r>
            <w:r>
              <w:rPr>
                <w:rFonts w:ascii="CordiaUPC" w:hAnsi="CordiaUPC" w:cs="Angsana New"/>
                <w:sz w:val="28"/>
                <w:cs/>
              </w:rPr>
              <w:t xml:space="preserve"> </w:t>
            </w:r>
            <w:r>
              <w:rPr>
                <w:rFonts w:hint="cs" w:ascii="CordiaUPC" w:hAnsi="CordiaUPC"/>
                <w:sz w:val="28"/>
                <w:cs/>
              </w:rPr>
              <w:t xml:space="preserve">จะต้องมีอย่างน้อย </w:t>
            </w:r>
            <w:r>
              <w:rPr>
                <w:rFonts w:ascii="CordiaUPC" w:hAnsi="CordiaUPC"/>
                <w:sz w:val="28"/>
              </w:rPr>
              <w:t>1 Rows</w:t>
            </w:r>
          </w:p>
          <w:p w:rsidR="00467219" w:rsidP="00D034EB" w:rsidRDefault="00467219" w14:paraId="00496F96" w14:textId="77777777">
            <w:pPr>
              <w:pStyle w:val="NoSpacing"/>
              <w:rPr>
                <w:rFonts w:ascii="CordiaUPC" w:hAnsi="CordiaUPC"/>
                <w:sz w:val="28"/>
              </w:rPr>
            </w:pPr>
          </w:p>
          <w:p w:rsidR="00467219" w:rsidP="00D034EB" w:rsidRDefault="00467219" w14:paraId="4A9B2F1C" w14:textId="77777777">
            <w:pPr>
              <w:pStyle w:val="NoSpacing"/>
              <w:rPr>
                <w:rFonts w:ascii="CordiaUPC" w:hAnsi="CordiaUPC"/>
                <w:sz w:val="28"/>
              </w:rPr>
            </w:pPr>
            <w:r>
              <w:rPr>
                <w:rFonts w:hint="cs" w:ascii="CordiaUPC" w:hAnsi="CordiaUPC"/>
                <w:sz w:val="28"/>
                <w:cs/>
              </w:rPr>
              <w:t xml:space="preserve">หมายเหตุ ต้องรวม </w:t>
            </w:r>
            <w:r>
              <w:rPr>
                <w:rFonts w:ascii="CordiaUPC" w:hAnsi="CordiaUPC"/>
                <w:sz w:val="28"/>
              </w:rPr>
              <w:t xml:space="preserve">All Network </w:t>
            </w:r>
            <w:r>
              <w:rPr>
                <w:rFonts w:hint="cs" w:ascii="CordiaUPC" w:hAnsi="CordiaUPC"/>
                <w:sz w:val="28"/>
                <w:cs/>
              </w:rPr>
              <w:t xml:space="preserve">กับ </w:t>
            </w:r>
            <w:r>
              <w:rPr>
                <w:rFonts w:ascii="CordiaUPC" w:hAnsi="CordiaUPC"/>
                <w:sz w:val="28"/>
              </w:rPr>
              <w:t xml:space="preserve">AIS Network </w:t>
            </w:r>
            <w:r>
              <w:rPr>
                <w:rFonts w:hint="cs" w:ascii="CordiaUPC" w:hAnsi="CordiaUPC"/>
                <w:sz w:val="28"/>
                <w:cs/>
              </w:rPr>
              <w:t xml:space="preserve">ก่อน </w:t>
            </w:r>
            <w:r>
              <w:rPr>
                <w:rFonts w:ascii="CordiaUPC" w:hAnsi="CordiaUPC"/>
                <w:sz w:val="28"/>
              </w:rPr>
              <w:t>Validate</w:t>
            </w:r>
          </w:p>
          <w:p w:rsidRPr="005A0E22" w:rsidR="00467219" w:rsidP="00D034EB" w:rsidRDefault="00467219" w14:paraId="1C4A84CB" w14:textId="7FD5CDBE">
            <w:pPr>
              <w:pStyle w:val="NoSpacing"/>
              <w:rPr>
                <w:rFonts w:ascii="CordiaUPC" w:hAnsi="CordiaUPC"/>
                <w:sz w:val="28"/>
                <w:cs/>
              </w:rPr>
            </w:pPr>
            <w:r>
              <w:rPr>
                <w:rFonts w:hint="cs" w:ascii="CordiaUPC" w:hAnsi="CordiaUPC"/>
                <w:sz w:val="28"/>
                <w:cs/>
              </w:rPr>
              <w:t>เฉพาะเคส</w:t>
            </w:r>
            <w:r>
              <w:rPr>
                <w:rFonts w:ascii="CordiaUPC" w:hAnsi="CordiaUPC"/>
                <w:sz w:val="28"/>
              </w:rPr>
              <w:t xml:space="preserve"> deductType </w:t>
            </w:r>
            <w:r>
              <w:rPr>
                <w:rFonts w:ascii="CordiaUPC" w:hAnsi="CordiaUPC" w:cs="Angsana New"/>
                <w:sz w:val="28"/>
                <w:cs/>
              </w:rPr>
              <w:t>= “</w:t>
            </w:r>
            <w:r>
              <w:rPr>
                <w:rFonts w:ascii="CordiaUPC" w:hAnsi="CordiaUPC"/>
                <w:sz w:val="28"/>
              </w:rPr>
              <w:t>Deduct Success</w:t>
            </w:r>
            <w:r>
              <w:rPr>
                <w:rFonts w:ascii="CordiaUPC" w:hAnsi="CordiaUPC" w:cs="Angsana New"/>
                <w:sz w:val="28"/>
                <w:cs/>
              </w:rPr>
              <w:t>”</w:t>
            </w:r>
          </w:p>
        </w:tc>
        <w:tc>
          <w:tcPr>
            <w:tcW w:w="733" w:type="pct"/>
          </w:tcPr>
          <w:p w:rsidR="00467219" w:rsidP="00D034EB" w:rsidRDefault="00467219" w14:paraId="71D5152B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467219" w:rsidTr="0055648C" w14:paraId="2845FB41" w14:textId="77777777">
        <w:tc>
          <w:tcPr>
            <w:tcW w:w="778" w:type="pct"/>
          </w:tcPr>
          <w:p w:rsidR="00467219" w:rsidP="00D034EB" w:rsidRDefault="00467219" w14:paraId="2F2761F5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>00004</w:t>
            </w:r>
          </w:p>
        </w:tc>
        <w:tc>
          <w:tcPr>
            <w:tcW w:w="1628" w:type="pct"/>
          </w:tcPr>
          <w:p w:rsidR="00467219" w:rsidP="00D034EB" w:rsidRDefault="00467219" w14:paraId="14E5B3FF" w14:textId="20E5FEAD">
            <w:pPr>
              <w:rPr>
                <w:rFonts w:cs="CordiaUPC"/>
              </w:rPr>
            </w:pPr>
            <w:r>
              <w:t xml:space="preserve">On </w:t>
            </w:r>
            <w:r>
              <w:rPr>
                <w:rFonts w:cs="CordiaUPC"/>
              </w:rPr>
              <w:t xml:space="preserve">Landline </w:t>
            </w:r>
            <w:r>
              <w:t xml:space="preserve">Rating Table, </w:t>
            </w:r>
            <w:r w:rsidRPr="00CA47C1">
              <w:t>Rate</w:t>
            </w:r>
            <w:r>
              <w:rPr>
                <w:rFonts w:cs="Angsana New"/>
                <w:cs/>
              </w:rPr>
              <w:t xml:space="preserve"> </w:t>
            </w:r>
            <w:r w:rsidRPr="00CA47C1">
              <w:t>Other</w:t>
            </w:r>
            <w:r>
              <w:rPr>
                <w:rFonts w:cs="Angsana New"/>
                <w:cs/>
              </w:rPr>
              <w:t xml:space="preserve"> </w:t>
            </w:r>
            <w:r w:rsidRPr="00CA47C1">
              <w:t xml:space="preserve">Network is </w:t>
            </w:r>
            <w:r>
              <w:t xml:space="preserve">required when Product Class is </w:t>
            </w:r>
            <w:r>
              <w:rPr>
                <w:rFonts w:cs="Angsana New"/>
                <w:cs/>
              </w:rPr>
              <w:t>“</w:t>
            </w:r>
            <w:r>
              <w:t>Main</w:t>
            </w:r>
            <w:r>
              <w:rPr>
                <w:rFonts w:cs="Angsana New"/>
                <w:cs/>
              </w:rPr>
              <w:t>”</w:t>
            </w:r>
            <w:r w:rsidRPr="00CA47C1"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467219" w:rsidP="00D034EB" w:rsidRDefault="00467219" w14:paraId="4B36F5C2" w14:textId="77777777">
            <w:pPr>
              <w:pStyle w:val="NoSpacing"/>
              <w:rPr>
                <w:rFonts w:ascii="CordiaUPC" w:hAnsi="CordiaUPC"/>
                <w:sz w:val="28"/>
              </w:rPr>
            </w:pPr>
            <w:r w:rsidRPr="00BC1FF4">
              <w:rPr>
                <w:rFonts w:hint="cs" w:ascii="CordiaUPC" w:hAnsi="CordiaUPC"/>
                <w:sz w:val="28"/>
                <w:cs/>
              </w:rPr>
              <w:t xml:space="preserve">ถ้า </w:t>
            </w:r>
            <w:r w:rsidRPr="00BC1FF4">
              <w:rPr>
                <w:rFonts w:ascii="CordiaUPC" w:hAnsi="CordiaUPC"/>
                <w:sz w:val="28"/>
              </w:rPr>
              <w:t xml:space="preserve">Product Class </w:t>
            </w:r>
            <w:r w:rsidRPr="00BC1FF4">
              <w:rPr>
                <w:rFonts w:hint="cs" w:ascii="CordiaUPC" w:hAnsi="CordiaUPC"/>
                <w:sz w:val="28"/>
                <w:cs/>
              </w:rPr>
              <w:t xml:space="preserve">มีค่าเป็น </w:t>
            </w:r>
            <w:r w:rsidRPr="00BC1FF4">
              <w:rPr>
                <w:rFonts w:ascii="CordiaUPC" w:hAnsi="CordiaUPC" w:cs="Angsana New"/>
                <w:sz w:val="28"/>
                <w:cs/>
              </w:rPr>
              <w:t>“</w:t>
            </w:r>
            <w:r w:rsidRPr="00BC1FF4">
              <w:rPr>
                <w:rFonts w:ascii="CordiaUPC" w:hAnsi="CordiaUPC"/>
                <w:sz w:val="28"/>
              </w:rPr>
              <w:t>Main</w:t>
            </w:r>
            <w:r w:rsidRPr="00BC1FF4">
              <w:rPr>
                <w:rFonts w:ascii="CordiaUPC" w:hAnsi="CordiaUPC" w:cs="Angsana New"/>
                <w:sz w:val="28"/>
                <w:cs/>
              </w:rPr>
              <w:t xml:space="preserve">” </w:t>
            </w:r>
            <w:r w:rsidRPr="00BC1FF4">
              <w:rPr>
                <w:rFonts w:hint="cs" w:ascii="CordiaUPC" w:hAnsi="CordiaUPC"/>
                <w:sz w:val="28"/>
                <w:cs/>
              </w:rPr>
              <w:t xml:space="preserve">ดังนั้น </w:t>
            </w:r>
            <w:r>
              <w:rPr>
                <w:rFonts w:ascii="CordiaUPC" w:hAnsi="CordiaUPC"/>
                <w:sz w:val="28"/>
              </w:rPr>
              <w:t xml:space="preserve">Other </w:t>
            </w:r>
            <w:r w:rsidRPr="00BC1FF4">
              <w:rPr>
                <w:rFonts w:ascii="CordiaUPC" w:hAnsi="CordiaUPC"/>
                <w:sz w:val="28"/>
              </w:rPr>
              <w:t>Network</w:t>
            </w:r>
            <w:r>
              <w:rPr>
                <w:rFonts w:ascii="CordiaUPC" w:hAnsi="CordiaUPC" w:cs="Angsana New"/>
                <w:sz w:val="28"/>
                <w:cs/>
              </w:rPr>
              <w:t xml:space="preserve"> </w:t>
            </w:r>
            <w:r>
              <w:rPr>
                <w:rFonts w:hint="cs" w:ascii="CordiaUPC" w:hAnsi="CordiaUPC"/>
                <w:sz w:val="28"/>
                <w:cs/>
              </w:rPr>
              <w:t xml:space="preserve">จะต้องมีอย่างน้อย </w:t>
            </w:r>
            <w:r>
              <w:rPr>
                <w:rFonts w:ascii="CordiaUPC" w:hAnsi="CordiaUPC"/>
                <w:sz w:val="28"/>
              </w:rPr>
              <w:t>1 Rows</w:t>
            </w:r>
          </w:p>
          <w:p w:rsidR="00467219" w:rsidP="00D034EB" w:rsidRDefault="00467219" w14:paraId="167EEF31" w14:textId="77777777">
            <w:pPr>
              <w:pStyle w:val="NoSpacing"/>
              <w:rPr>
                <w:rFonts w:ascii="CordiaUPC" w:hAnsi="CordiaUPC"/>
                <w:sz w:val="28"/>
              </w:rPr>
            </w:pPr>
          </w:p>
          <w:p w:rsidR="00467219" w:rsidP="00D034EB" w:rsidRDefault="00467219" w14:paraId="7A58FC39" w14:textId="77777777">
            <w:pPr>
              <w:pStyle w:val="NoSpacing"/>
              <w:rPr>
                <w:rFonts w:ascii="CordiaUPC" w:hAnsi="CordiaUPC"/>
                <w:sz w:val="28"/>
              </w:rPr>
            </w:pPr>
            <w:r>
              <w:rPr>
                <w:rFonts w:hint="cs" w:ascii="CordiaUPC" w:hAnsi="CordiaUPC"/>
                <w:sz w:val="28"/>
                <w:cs/>
              </w:rPr>
              <w:t xml:space="preserve">หมายเหตุ ต้องรวม </w:t>
            </w:r>
            <w:r>
              <w:rPr>
                <w:rFonts w:ascii="CordiaUPC" w:hAnsi="CordiaUPC"/>
                <w:sz w:val="28"/>
              </w:rPr>
              <w:t xml:space="preserve">All Network </w:t>
            </w:r>
            <w:r>
              <w:rPr>
                <w:rFonts w:hint="cs" w:ascii="CordiaUPC" w:hAnsi="CordiaUPC"/>
                <w:sz w:val="28"/>
                <w:cs/>
              </w:rPr>
              <w:t xml:space="preserve">กับ </w:t>
            </w:r>
            <w:r>
              <w:rPr>
                <w:rFonts w:ascii="CordiaUPC" w:hAnsi="CordiaUPC"/>
                <w:sz w:val="28"/>
              </w:rPr>
              <w:t xml:space="preserve">Other Network </w:t>
            </w:r>
            <w:r>
              <w:rPr>
                <w:rFonts w:hint="cs" w:ascii="CordiaUPC" w:hAnsi="CordiaUPC"/>
                <w:sz w:val="28"/>
                <w:cs/>
              </w:rPr>
              <w:t xml:space="preserve">ก่อน </w:t>
            </w:r>
            <w:r>
              <w:rPr>
                <w:rFonts w:ascii="CordiaUPC" w:hAnsi="CordiaUPC"/>
                <w:sz w:val="28"/>
              </w:rPr>
              <w:t>Validate</w:t>
            </w:r>
          </w:p>
          <w:p w:rsidRPr="00D151BA" w:rsidR="00467219" w:rsidP="00D034EB" w:rsidRDefault="00467219" w14:paraId="1EAAEADE" w14:textId="64229773">
            <w:pPr>
              <w:pStyle w:val="NoSpacing"/>
              <w:rPr>
                <w:rFonts w:ascii="CordiaUPC" w:hAnsi="CordiaUPC"/>
                <w:sz w:val="28"/>
              </w:rPr>
            </w:pPr>
            <w:r>
              <w:rPr>
                <w:rFonts w:hint="cs" w:ascii="CordiaUPC" w:hAnsi="CordiaUPC"/>
                <w:sz w:val="28"/>
                <w:cs/>
              </w:rPr>
              <w:t>เฉพาะเคส</w:t>
            </w:r>
            <w:r>
              <w:rPr>
                <w:rFonts w:ascii="CordiaUPC" w:hAnsi="CordiaUPC"/>
                <w:sz w:val="28"/>
              </w:rPr>
              <w:t xml:space="preserve"> deductType </w:t>
            </w:r>
            <w:r>
              <w:rPr>
                <w:rFonts w:ascii="CordiaUPC" w:hAnsi="CordiaUPC" w:cs="Angsana New"/>
                <w:sz w:val="28"/>
                <w:cs/>
              </w:rPr>
              <w:t>= “</w:t>
            </w:r>
            <w:r>
              <w:rPr>
                <w:rFonts w:ascii="CordiaUPC" w:hAnsi="CordiaUPC"/>
                <w:sz w:val="28"/>
              </w:rPr>
              <w:t>Deduct Success</w:t>
            </w:r>
            <w:r>
              <w:rPr>
                <w:rFonts w:ascii="CordiaUPC" w:hAnsi="CordiaUPC" w:cs="Angsana New"/>
                <w:sz w:val="28"/>
                <w:cs/>
              </w:rPr>
              <w:t>”</w:t>
            </w:r>
          </w:p>
        </w:tc>
        <w:tc>
          <w:tcPr>
            <w:tcW w:w="733" w:type="pct"/>
          </w:tcPr>
          <w:p w:rsidR="00467219" w:rsidP="00D034EB" w:rsidRDefault="00467219" w14:paraId="1E0105BE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467219" w:rsidTr="0055648C" w14:paraId="5D55CD4F" w14:textId="77777777">
        <w:tc>
          <w:tcPr>
            <w:tcW w:w="778" w:type="pct"/>
          </w:tcPr>
          <w:p w:rsidR="00467219" w:rsidP="00D034EB" w:rsidRDefault="00467219" w14:paraId="1FC4AD0E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>00005</w:t>
            </w:r>
          </w:p>
        </w:tc>
        <w:tc>
          <w:tcPr>
            <w:tcW w:w="1628" w:type="pct"/>
          </w:tcPr>
          <w:p w:rsidR="00467219" w:rsidP="00D034EB" w:rsidRDefault="00467219" w14:paraId="572FADA7" w14:textId="5B3D3ECF">
            <w:pPr>
              <w:rPr>
                <w:rFonts w:cs="CordiaUPC"/>
              </w:rPr>
            </w:pPr>
            <w:r>
              <w:t xml:space="preserve">All rows in </w:t>
            </w:r>
            <w:r>
              <w:rPr>
                <w:rFonts w:cs="CordiaUPC"/>
              </w:rPr>
              <w:t xml:space="preserve">Landline </w:t>
            </w:r>
            <w:r>
              <w:t>Rating Table, Day of Week must be</w:t>
            </w:r>
            <w:r w:rsidRPr="006F184C">
              <w:rPr>
                <w:rFonts w:cs="Angsana New"/>
                <w:cs/>
              </w:rPr>
              <w:t xml:space="preserve"> “</w:t>
            </w:r>
            <w:r w:rsidRPr="00436A70">
              <w:t>Everyday</w:t>
            </w:r>
            <w:r w:rsidRPr="006F184C">
              <w:rPr>
                <w:rFonts w:cs="Angsana New"/>
                <w:cs/>
              </w:rPr>
              <w:t>”</w:t>
            </w:r>
            <w:r>
              <w:t xml:space="preserve"> when Price Type Pattern is </w:t>
            </w:r>
            <w:r>
              <w:rPr>
                <w:rFonts w:cs="Angsana New"/>
                <w:cs/>
              </w:rPr>
              <w:t>“</w:t>
            </w:r>
            <w:r>
              <w:t xml:space="preserve">Normal </w:t>
            </w:r>
            <w:r>
              <w:rPr>
                <w:rFonts w:cs="Angsana New"/>
                <w:cs/>
              </w:rPr>
              <w:t>(</w:t>
            </w:r>
            <w:r>
              <w:t>All</w:t>
            </w:r>
            <w:r>
              <w:rPr>
                <w:rFonts w:cs="Angsana New"/>
                <w:cs/>
              </w:rPr>
              <w:t>-</w:t>
            </w:r>
            <w:r>
              <w:t>Time</w:t>
            </w:r>
            <w:r>
              <w:rPr>
                <w:rFonts w:cs="Angsana New"/>
                <w:cs/>
              </w:rPr>
              <w:t xml:space="preserve">)” </w:t>
            </w:r>
            <w:r>
              <w:t xml:space="preserve">or </w:t>
            </w:r>
            <w:r w:rsidRPr="00436A70">
              <w:rPr>
                <w:rFonts w:cs="Angsana New"/>
                <w:cs/>
              </w:rPr>
              <w:t>“</w:t>
            </w:r>
            <w:r w:rsidRPr="00436A70">
              <w:t xml:space="preserve">Buffet </w:t>
            </w:r>
            <w:r w:rsidRPr="00436A70">
              <w:rPr>
                <w:rFonts w:cs="Angsana New"/>
                <w:cs/>
              </w:rPr>
              <w:t>(</w:t>
            </w:r>
            <w:r w:rsidRPr="00436A70">
              <w:t>Peak</w:t>
            </w:r>
            <w:r w:rsidRPr="00436A70">
              <w:rPr>
                <w:rFonts w:cs="Angsana New"/>
                <w:cs/>
              </w:rPr>
              <w:t>/</w:t>
            </w:r>
            <w:r w:rsidRPr="00436A70">
              <w:t>Off Peak</w:t>
            </w:r>
            <w:r w:rsidRPr="00436A70">
              <w:rPr>
                <w:rFonts w:cs="Angsana New"/>
                <w:cs/>
              </w:rPr>
              <w:t>)”</w:t>
            </w:r>
          </w:p>
        </w:tc>
        <w:tc>
          <w:tcPr>
            <w:tcW w:w="1861" w:type="pct"/>
          </w:tcPr>
          <w:p w:rsidR="00467219" w:rsidP="00D034EB" w:rsidRDefault="00467219" w14:paraId="33CDC3CD" w14:textId="77777777">
            <w:pPr>
              <w:rPr>
                <w:rFonts w:cs="CordiaUPC"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PriceTypePattern </w:t>
            </w:r>
            <w:r>
              <w:rPr>
                <w:rFonts w:hint="cs"/>
                <w:cs/>
              </w:rPr>
              <w:t xml:space="preserve">มีค่าเท่ากับ </w:t>
            </w:r>
            <w:r>
              <w:rPr>
                <w:rFonts w:cs="Angsana New"/>
                <w:cs/>
              </w:rPr>
              <w:t>“</w:t>
            </w:r>
            <w:r>
              <w:t xml:space="preserve">Buffet </w:t>
            </w:r>
            <w:r>
              <w:rPr>
                <w:rFonts w:cs="Angsana New"/>
                <w:cs/>
              </w:rPr>
              <w:t>(</w:t>
            </w:r>
            <w:r>
              <w:t>Peak</w:t>
            </w:r>
            <w:r>
              <w:rPr>
                <w:rFonts w:cs="Angsana New"/>
                <w:cs/>
              </w:rPr>
              <w:t>/</w:t>
            </w:r>
            <w:r>
              <w:t>Off Peak</w:t>
            </w:r>
            <w:r>
              <w:rPr>
                <w:rFonts w:cs="Angsana New"/>
                <w:cs/>
              </w:rPr>
              <w:t xml:space="preserve">)” </w:t>
            </w:r>
            <w:r>
              <w:rPr>
                <w:rFonts w:hint="cs"/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>
              <w:t xml:space="preserve">Normal </w:t>
            </w:r>
            <w:r>
              <w:rPr>
                <w:rFonts w:cs="Angsana New"/>
                <w:cs/>
              </w:rPr>
              <w:t>(</w:t>
            </w:r>
            <w:r>
              <w:t>All</w:t>
            </w:r>
            <w:r>
              <w:rPr>
                <w:rFonts w:cs="Angsana New"/>
                <w:cs/>
              </w:rPr>
              <w:t>-</w:t>
            </w:r>
            <w:r>
              <w:t>Time</w:t>
            </w:r>
            <w:r>
              <w:rPr>
                <w:rFonts w:cs="Angsana New"/>
                <w:cs/>
              </w:rPr>
              <w:t xml:space="preserve">)” </w:t>
            </w:r>
            <w:r w:rsidRPr="00D151BA">
              <w:rPr>
                <w:rFonts w:hint="cs"/>
                <w:cs/>
              </w:rPr>
              <w:t xml:space="preserve">ดังนั้น ค่า </w:t>
            </w:r>
            <w:r w:rsidRPr="008A20D2">
              <w:t xml:space="preserve">DayOfWeek </w:t>
            </w:r>
            <w:r w:rsidRPr="008A20D2">
              <w:rPr>
                <w:rFonts w:hint="cs"/>
                <w:cs/>
              </w:rPr>
              <w:t xml:space="preserve">ภายใน </w:t>
            </w:r>
            <w:r w:rsidRPr="008A20D2">
              <w:t>Voice Rating Table</w:t>
            </w:r>
            <w:r w:rsidRPr="008A20D2">
              <w:rPr>
                <w:rFonts w:hint="cs"/>
                <w:cs/>
              </w:rPr>
              <w:t xml:space="preserve"> ต้องมีค่าเท่ากับ </w:t>
            </w:r>
            <w:r w:rsidRPr="008A20D2">
              <w:rPr>
                <w:rFonts w:cs="Angsana New"/>
                <w:cs/>
              </w:rPr>
              <w:t>“</w:t>
            </w:r>
            <w:r w:rsidRPr="008A20D2">
              <w:t>Everyday</w:t>
            </w:r>
            <w:r w:rsidRPr="008A20D2">
              <w:rPr>
                <w:rFonts w:cs="Angsana New"/>
                <w:cs/>
              </w:rPr>
              <w:t>”</w:t>
            </w:r>
            <w:r>
              <w:rPr>
                <w:rFonts w:cs="Angsana New"/>
                <w:cs/>
              </w:rPr>
              <w:t xml:space="preserve"> </w:t>
            </w:r>
          </w:p>
          <w:p w:rsidRPr="00D151BA" w:rsidR="00467219" w:rsidP="00D034EB" w:rsidRDefault="00467219" w14:paraId="5B25C904" w14:textId="77DD63D7">
            <w:r>
              <w:rPr>
                <w:rFonts w:hint="cs"/>
                <w:cs/>
              </w:rPr>
              <w:t xml:space="preserve">หมายเหตุ เฉพาะเคสไม่ใช่ของ </w:t>
            </w:r>
            <w:r>
              <w:t xml:space="preserve">customerType </w:t>
            </w:r>
            <w:r>
              <w:rPr>
                <w:rFonts w:cs="Angsana New"/>
                <w:cs/>
              </w:rPr>
              <w:t>= 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productClass </w:t>
            </w:r>
            <w:r>
              <w:rPr>
                <w:rFonts w:cs="Angsana New"/>
                <w:cs/>
              </w:rPr>
              <w:t>= “</w:t>
            </w:r>
            <w:r>
              <w:t>Main</w:t>
            </w:r>
          </w:p>
        </w:tc>
        <w:tc>
          <w:tcPr>
            <w:tcW w:w="733" w:type="pct"/>
          </w:tcPr>
          <w:p w:rsidR="00467219" w:rsidP="00D034EB" w:rsidRDefault="00467219" w14:paraId="539D8721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467219" w:rsidTr="0055648C" w14:paraId="4ED7AF85" w14:textId="77777777">
        <w:tc>
          <w:tcPr>
            <w:tcW w:w="778" w:type="pct"/>
          </w:tcPr>
          <w:p w:rsidR="00467219" w:rsidP="00D034EB" w:rsidRDefault="00467219" w14:paraId="3B086E02" w14:textId="27A240F4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>00005</w:t>
            </w:r>
          </w:p>
        </w:tc>
        <w:tc>
          <w:tcPr>
            <w:tcW w:w="1628" w:type="pct"/>
          </w:tcPr>
          <w:p w:rsidR="00467219" w:rsidP="00D034EB" w:rsidRDefault="00467219" w14:paraId="4D7103D7" w14:textId="1CB18A13">
            <w:r>
              <w:t>On {1},</w:t>
            </w:r>
            <w:r>
              <w:rPr>
                <w:rFonts w:cs="Angsana New"/>
                <w:cs/>
              </w:rPr>
              <w:t xml:space="preserve">. </w:t>
            </w:r>
            <w:r>
              <w:t xml:space="preserve">All rows in </w:t>
            </w:r>
            <w:r>
              <w:rPr>
                <w:rFonts w:cs="CordiaUPC"/>
              </w:rPr>
              <w:t xml:space="preserve">Landline </w:t>
            </w:r>
            <w:r>
              <w:t>Rating Table, Day of Week must be</w:t>
            </w:r>
            <w:r w:rsidRPr="006F184C">
              <w:rPr>
                <w:rFonts w:cs="Angsana New"/>
                <w:cs/>
              </w:rPr>
              <w:t xml:space="preserve"> “</w:t>
            </w:r>
            <w:r w:rsidRPr="00436A70">
              <w:t>Everyday</w:t>
            </w:r>
            <w:r w:rsidRPr="006F184C">
              <w:rPr>
                <w:rFonts w:cs="Angsana New"/>
                <w:cs/>
              </w:rPr>
              <w:t>”</w:t>
            </w:r>
            <w:r>
              <w:t xml:space="preserve"> when Price Type Pattern is </w:t>
            </w:r>
            <w:r>
              <w:rPr>
                <w:rFonts w:cs="Angsana New"/>
                <w:cs/>
              </w:rPr>
              <w:t>“</w:t>
            </w:r>
            <w:r>
              <w:t xml:space="preserve">Normal </w:t>
            </w:r>
            <w:r>
              <w:rPr>
                <w:rFonts w:cs="Angsana New"/>
                <w:cs/>
              </w:rPr>
              <w:t>(</w:t>
            </w:r>
            <w:r>
              <w:t>All</w:t>
            </w:r>
            <w:r>
              <w:rPr>
                <w:rFonts w:cs="Angsana New"/>
                <w:cs/>
              </w:rPr>
              <w:t>-</w:t>
            </w:r>
            <w:r>
              <w:t>Time</w:t>
            </w:r>
            <w:r>
              <w:rPr>
                <w:rFonts w:cs="Angsana New"/>
                <w:cs/>
              </w:rPr>
              <w:t xml:space="preserve">)” </w:t>
            </w:r>
            <w:r>
              <w:t xml:space="preserve">or </w:t>
            </w:r>
            <w:r w:rsidRPr="00436A70">
              <w:rPr>
                <w:rFonts w:cs="Angsana New"/>
                <w:cs/>
              </w:rPr>
              <w:t>“</w:t>
            </w:r>
            <w:r w:rsidRPr="00436A70">
              <w:t xml:space="preserve">Buffet </w:t>
            </w:r>
            <w:r w:rsidRPr="00436A70">
              <w:rPr>
                <w:rFonts w:cs="Angsana New"/>
                <w:cs/>
              </w:rPr>
              <w:t>(</w:t>
            </w:r>
            <w:r w:rsidRPr="00436A70">
              <w:t>Peak</w:t>
            </w:r>
            <w:r w:rsidRPr="00436A70">
              <w:rPr>
                <w:rFonts w:cs="Angsana New"/>
                <w:cs/>
              </w:rPr>
              <w:t>/</w:t>
            </w:r>
            <w:r w:rsidRPr="00436A70">
              <w:t>Off Peak</w:t>
            </w:r>
            <w:r w:rsidRPr="00436A70">
              <w:rPr>
                <w:rFonts w:cs="Angsana New"/>
                <w:cs/>
              </w:rPr>
              <w:t>)”</w:t>
            </w:r>
          </w:p>
        </w:tc>
        <w:tc>
          <w:tcPr>
            <w:tcW w:w="1861" w:type="pct"/>
          </w:tcPr>
          <w:p w:rsidR="00467219" w:rsidP="009607B7" w:rsidRDefault="00467219" w14:paraId="78003309" w14:textId="77777777">
            <w:pPr>
              <w:rPr>
                <w:rFonts w:cs="CordiaUPC"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PriceTypePattern </w:t>
            </w:r>
            <w:r>
              <w:rPr>
                <w:rFonts w:hint="cs"/>
                <w:cs/>
              </w:rPr>
              <w:t xml:space="preserve">มีค่าเท่ากับ </w:t>
            </w:r>
            <w:r>
              <w:rPr>
                <w:rFonts w:cs="Angsana New"/>
                <w:cs/>
              </w:rPr>
              <w:t>“</w:t>
            </w:r>
            <w:r>
              <w:t xml:space="preserve">Buffet </w:t>
            </w:r>
            <w:r>
              <w:rPr>
                <w:rFonts w:cs="Angsana New"/>
                <w:cs/>
              </w:rPr>
              <w:t>(</w:t>
            </w:r>
            <w:r>
              <w:t>Peak</w:t>
            </w:r>
            <w:r>
              <w:rPr>
                <w:rFonts w:cs="Angsana New"/>
                <w:cs/>
              </w:rPr>
              <w:t>/</w:t>
            </w:r>
            <w:r>
              <w:t>Off Peak</w:t>
            </w:r>
            <w:r>
              <w:rPr>
                <w:rFonts w:cs="Angsana New"/>
                <w:cs/>
              </w:rPr>
              <w:t xml:space="preserve">)” </w:t>
            </w:r>
            <w:r>
              <w:rPr>
                <w:rFonts w:hint="cs"/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>
              <w:t xml:space="preserve">Normal </w:t>
            </w:r>
            <w:r>
              <w:rPr>
                <w:rFonts w:cs="Angsana New"/>
                <w:cs/>
              </w:rPr>
              <w:t>(</w:t>
            </w:r>
            <w:r>
              <w:t>All</w:t>
            </w:r>
            <w:r>
              <w:rPr>
                <w:rFonts w:cs="Angsana New"/>
                <w:cs/>
              </w:rPr>
              <w:t>-</w:t>
            </w:r>
            <w:r>
              <w:t>Time</w:t>
            </w:r>
            <w:r>
              <w:rPr>
                <w:rFonts w:cs="Angsana New"/>
                <w:cs/>
              </w:rPr>
              <w:t xml:space="preserve">)” </w:t>
            </w:r>
            <w:r w:rsidRPr="00D151BA">
              <w:rPr>
                <w:rFonts w:hint="cs"/>
                <w:cs/>
              </w:rPr>
              <w:t xml:space="preserve">ดังนั้น ค่า </w:t>
            </w:r>
            <w:r w:rsidRPr="008A20D2">
              <w:t xml:space="preserve">DayOfWeek </w:t>
            </w:r>
            <w:r w:rsidRPr="008A20D2">
              <w:rPr>
                <w:rFonts w:hint="cs"/>
                <w:cs/>
              </w:rPr>
              <w:t xml:space="preserve">ภายใน </w:t>
            </w:r>
            <w:r w:rsidRPr="008A20D2">
              <w:t>Voice Rating Table</w:t>
            </w:r>
            <w:r w:rsidRPr="008A20D2">
              <w:rPr>
                <w:rFonts w:hint="cs"/>
                <w:cs/>
              </w:rPr>
              <w:t xml:space="preserve"> ต้องมีค่าเท่ากับ </w:t>
            </w:r>
            <w:r w:rsidRPr="008A20D2">
              <w:rPr>
                <w:rFonts w:cs="Angsana New"/>
                <w:cs/>
              </w:rPr>
              <w:t>“</w:t>
            </w:r>
            <w:r w:rsidRPr="008A20D2">
              <w:t>Everyday</w:t>
            </w:r>
            <w:r w:rsidRPr="008A20D2">
              <w:rPr>
                <w:rFonts w:cs="Angsana New"/>
                <w:cs/>
              </w:rPr>
              <w:t>”</w:t>
            </w:r>
            <w:r>
              <w:rPr>
                <w:rFonts w:cs="Angsana New"/>
                <w:cs/>
              </w:rPr>
              <w:t xml:space="preserve"> </w:t>
            </w:r>
          </w:p>
          <w:p w:rsidR="00467219" w:rsidP="00467219" w:rsidRDefault="00467219" w14:paraId="5A64BF21" w14:textId="737DB659">
            <w:r>
              <w:rPr>
                <w:rFonts w:hint="cs"/>
                <w:cs/>
              </w:rPr>
              <w:t xml:space="preserve">หมายเหตุ เฉพาะเคส </w:t>
            </w:r>
            <w:r>
              <w:t xml:space="preserve">customerType </w:t>
            </w:r>
            <w:r>
              <w:rPr>
                <w:rFonts w:cs="Angsana New"/>
                <w:cs/>
              </w:rPr>
              <w:t>= 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productClass </w:t>
            </w:r>
            <w:r>
              <w:rPr>
                <w:rFonts w:cs="Angsana New"/>
                <w:cs/>
              </w:rPr>
              <w:t>= “</w:t>
            </w:r>
            <w:r>
              <w:t xml:space="preserve">Main </w:t>
            </w:r>
            <w:r>
              <w:rPr>
                <w:rFonts w:hint="cs"/>
                <w:cs/>
              </w:rPr>
              <w:t xml:space="preserve">โดย </w:t>
            </w:r>
            <w:r>
              <w:t xml:space="preserve">Validate </w:t>
            </w:r>
            <w:r>
              <w:rPr>
                <w:rFonts w:hint="cs"/>
                <w:cs/>
              </w:rPr>
              <w:t xml:space="preserve">แยกแต่ละ </w:t>
            </w:r>
            <w:r>
              <w:t xml:space="preserve">deductType </w:t>
            </w:r>
            <w:r>
              <w:rPr>
                <w:rFonts w:hint="cs"/>
                <w:cs/>
              </w:rPr>
              <w:t xml:space="preserve">และจะ </w:t>
            </w:r>
            <w:r>
              <w:t xml:space="preserve">Validate </w:t>
            </w:r>
            <w:r>
              <w:rPr>
                <w:rFonts w:hint="cs"/>
                <w:cs/>
              </w:rPr>
              <w:t xml:space="preserve">เมื่อ </w:t>
            </w:r>
            <w:r>
              <w:t xml:space="preserve">deductType </w:t>
            </w:r>
            <w:r>
              <w:rPr>
                <w:rFonts w:hint="cs"/>
                <w:cs/>
              </w:rPr>
              <w:t>นั้นๆมีค่า</w:t>
            </w:r>
            <w:r>
              <w:t xml:space="preserve"> Voice Rating Table</w:t>
            </w:r>
            <w:r>
              <w:rPr>
                <w:rFonts w:hint="cs"/>
                <w:cs/>
              </w:rPr>
              <w:t xml:space="preserve"> อย่างน้อย </w:t>
            </w:r>
            <w:r>
              <w:t>1 Row</w:t>
            </w:r>
          </w:p>
          <w:p w:rsidR="00467219" w:rsidP="00467219" w:rsidRDefault="00467219" w14:paraId="03AD2307" w14:textId="66052F0D">
            <w:pPr>
              <w:rPr>
                <w:cs/>
              </w:rPr>
            </w:pPr>
            <w:r>
              <w:t xml:space="preserve">{1} </w:t>
            </w:r>
            <w:r>
              <w:rPr>
                <w:rFonts w:cs="Angsana New"/>
                <w:cs/>
              </w:rPr>
              <w:t xml:space="preserve">= </w:t>
            </w:r>
            <w:r>
              <w:t>deductType</w:t>
            </w:r>
          </w:p>
        </w:tc>
        <w:tc>
          <w:tcPr>
            <w:tcW w:w="733" w:type="pct"/>
          </w:tcPr>
          <w:p w:rsidR="00467219" w:rsidP="00D034EB" w:rsidRDefault="00467219" w14:paraId="242587CE" w14:textId="7A773DD8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467219" w:rsidTr="0055648C" w14:paraId="35123537" w14:textId="77777777">
        <w:tc>
          <w:tcPr>
            <w:tcW w:w="5000" w:type="pct"/>
            <w:gridSpan w:val="4"/>
            <w:shd w:val="clear" w:color="auto" w:fill="C2D69B" w:themeFill="accent3" w:themeFillTint="99"/>
          </w:tcPr>
          <w:p w:rsidR="00467219" w:rsidP="00D034EB" w:rsidRDefault="00467219" w14:paraId="3FB2451D" w14:textId="77777777">
            <w:pPr>
              <w:pStyle w:val="HeaderTable"/>
              <w:rPr>
                <w:szCs w:val="36"/>
              </w:rPr>
            </w:pPr>
            <w:r>
              <w:t>Detail Section</w:t>
            </w:r>
          </w:p>
        </w:tc>
      </w:tr>
      <w:tr w:rsidR="00467219" w:rsidTr="0055648C" w14:paraId="1DB0E738" w14:textId="77777777">
        <w:tc>
          <w:tcPr>
            <w:tcW w:w="778" w:type="pct"/>
          </w:tcPr>
          <w:p w:rsidR="00467219" w:rsidP="009B686D" w:rsidRDefault="00467219" w14:paraId="4B4B1C33" w14:textId="0E597023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>00004</w:t>
            </w:r>
          </w:p>
        </w:tc>
        <w:tc>
          <w:tcPr>
            <w:tcW w:w="1628" w:type="pct"/>
          </w:tcPr>
          <w:p w:rsidR="00467219" w:rsidP="009B686D" w:rsidRDefault="00467219" w14:paraId="1B85AD37" w14:textId="182FB1B4">
            <w:pPr>
              <w:rPr>
                <w:rFonts w:cs="CordiaUPC"/>
              </w:rPr>
            </w:pPr>
            <w:r>
              <w:rPr>
                <w:rFonts w:cs="CordiaUPC"/>
              </w:rPr>
              <w:t>Deduct Type</w:t>
            </w:r>
            <w:r w:rsidRPr="00693103">
              <w:rPr>
                <w:rFonts w:cs="CordiaUPC"/>
              </w:rPr>
              <w:t xml:space="preserve"> is required when </w:t>
            </w:r>
            <w:r>
              <w:rPr>
                <w:rFonts w:cs="CordiaUPC"/>
              </w:rPr>
              <w:t xml:space="preserve">Customer Type is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Pre</w:t>
            </w:r>
            <w:r>
              <w:rPr>
                <w:rFonts w:cs="Angsana New"/>
                <w:cs/>
              </w:rPr>
              <w:t>-</w:t>
            </w:r>
            <w:r>
              <w:rPr>
                <w:rFonts w:cs="CordiaUPC"/>
              </w:rP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cs="CordiaUPC"/>
              </w:rPr>
              <w:t xml:space="preserve">and </w:t>
            </w:r>
            <w:r w:rsidRPr="00693103">
              <w:rPr>
                <w:rFonts w:cs="CordiaUPC"/>
              </w:rPr>
              <w:t>Produ</w:t>
            </w:r>
            <w:r>
              <w:rPr>
                <w:rFonts w:cs="CordiaUPC"/>
              </w:rPr>
              <w:t>ct C</w:t>
            </w:r>
            <w:r w:rsidRPr="00693103">
              <w:rPr>
                <w:rFonts w:cs="CordiaUPC"/>
              </w:rPr>
              <w:t xml:space="preserve">lass is </w:t>
            </w:r>
            <w:r w:rsidRPr="00693103"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Main</w:t>
            </w:r>
            <w:r w:rsidRPr="00693103">
              <w:rPr>
                <w:rFonts w:cs="Angsana New"/>
                <w:cs/>
              </w:rPr>
              <w:t>”</w:t>
            </w:r>
          </w:p>
        </w:tc>
        <w:tc>
          <w:tcPr>
            <w:tcW w:w="1861" w:type="pct"/>
          </w:tcPr>
          <w:p w:rsidR="00467219" w:rsidP="009B686D" w:rsidRDefault="00467219" w14:paraId="7252E4E7" w14:textId="78C108B3">
            <w:r>
              <w:rPr>
                <w:rFonts w:hint="cs" w:cs="Angsana New"/>
                <w:cs/>
              </w:rPr>
              <w:t xml:space="preserve">ถ้า </w:t>
            </w:r>
            <w:r>
              <w:rPr>
                <w:rFonts w:cs="CordiaUPC"/>
              </w:rPr>
              <w:t xml:space="preserve">customerType </w:t>
            </w:r>
            <w:r>
              <w:rPr>
                <w:rFonts w:hint="cs" w:cs="Angsana New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Pre</w:t>
            </w:r>
            <w:r>
              <w:rPr>
                <w:rFonts w:cs="Angsana New"/>
                <w:cs/>
              </w:rPr>
              <w:t>-</w:t>
            </w:r>
            <w:r>
              <w:rPr>
                <w:rFonts w:cs="CordiaUPC"/>
              </w:rP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และ </w:t>
            </w:r>
            <w:r>
              <w:rPr>
                <w:rFonts w:cs="CordiaUPC"/>
              </w:rPr>
              <w:t xml:space="preserve">productClass </w:t>
            </w:r>
            <w:r>
              <w:rPr>
                <w:rFonts w:hint="cs" w:cs="Angsana New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Main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ดังนั้น </w:t>
            </w:r>
            <w:r>
              <w:rPr>
                <w:rFonts w:cs="CordiaUPC"/>
              </w:rPr>
              <w:t>deductType</w:t>
            </w:r>
            <w:r>
              <w:rPr>
                <w:rFonts w:hint="cs" w:cs="Angsana New"/>
                <w:cs/>
              </w:rPr>
              <w:t xml:space="preserve"> จะต้องเป็น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3" w:type="pct"/>
          </w:tcPr>
          <w:p w:rsidR="00467219" w:rsidP="009B686D" w:rsidRDefault="00467219" w14:paraId="71246E85" w14:textId="77777777">
            <w:pPr>
              <w:rPr>
                <w:rFonts w:cs="CordiaUPC"/>
                <w:szCs w:val="36"/>
              </w:rPr>
            </w:pPr>
          </w:p>
        </w:tc>
      </w:tr>
      <w:tr w:rsidR="00467219" w:rsidTr="0055648C" w14:paraId="207F6F91" w14:textId="77777777">
        <w:tc>
          <w:tcPr>
            <w:tcW w:w="778" w:type="pct"/>
          </w:tcPr>
          <w:p w:rsidR="00467219" w:rsidP="009B686D" w:rsidRDefault="00467219" w14:paraId="169043FE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>00001</w:t>
            </w:r>
          </w:p>
        </w:tc>
        <w:tc>
          <w:tcPr>
            <w:tcW w:w="1628" w:type="pct"/>
          </w:tcPr>
          <w:p w:rsidRPr="00C3121D" w:rsidR="00467219" w:rsidP="009B686D" w:rsidRDefault="00467219" w14:paraId="378D25EA" w14:textId="77777777">
            <w:r>
              <w:rPr>
                <w:rFonts w:cs="CordiaUPC"/>
              </w:rPr>
              <w:t>Network</w:t>
            </w:r>
            <w:r>
              <w:t xml:space="preserve">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Pr="00C3121D" w:rsidR="00467219" w:rsidP="009B686D" w:rsidRDefault="00467219" w14:paraId="3CF45627" w14:textId="77777777">
            <w:r>
              <w:t xml:space="preserve">Network </w:t>
            </w:r>
            <w:r>
              <w:rPr>
                <w:rFonts w:hint="cs"/>
                <w:cs/>
              </w:rPr>
              <w:t xml:space="preserve">จะต้องเป็น </w:t>
            </w:r>
            <w:r>
              <w:t>Mandatory</w:t>
            </w:r>
          </w:p>
        </w:tc>
        <w:tc>
          <w:tcPr>
            <w:tcW w:w="733" w:type="pct"/>
          </w:tcPr>
          <w:p w:rsidR="00467219" w:rsidP="009B686D" w:rsidRDefault="00467219" w14:paraId="0499EF56" w14:textId="77777777">
            <w:pPr>
              <w:rPr>
                <w:rFonts w:cs="CordiaUPC"/>
                <w:szCs w:val="36"/>
              </w:rPr>
            </w:pPr>
          </w:p>
        </w:tc>
      </w:tr>
      <w:tr w:rsidR="00467219" w:rsidTr="0055648C" w14:paraId="273216CB" w14:textId="77777777">
        <w:tc>
          <w:tcPr>
            <w:tcW w:w="778" w:type="pct"/>
          </w:tcPr>
          <w:p w:rsidR="00467219" w:rsidP="009B686D" w:rsidRDefault="00467219" w14:paraId="53E7BF6D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 w:rsidRPr="00DF5090">
              <w:rPr>
                <w:rFonts w:ascii="CordiaUPC" w:hAnsi="CordiaUPC" w:cs="CordiaUPC"/>
                <w:sz w:val="28"/>
                <w:szCs w:val="28"/>
                <w:lang w:bidi="th-TH"/>
              </w:rPr>
              <w:t>00001</w:t>
            </w:r>
          </w:p>
        </w:tc>
        <w:tc>
          <w:tcPr>
            <w:tcW w:w="1628" w:type="pct"/>
          </w:tcPr>
          <w:p w:rsidRPr="00C3121D" w:rsidR="00467219" w:rsidP="009B686D" w:rsidRDefault="00467219" w14:paraId="7CA7A9D0" w14:textId="77777777">
            <w:r>
              <w:rPr>
                <w:rFonts w:cs="CordiaUPC"/>
              </w:rPr>
              <w:t>Day Of Week</w:t>
            </w:r>
            <w:r>
              <w:t xml:space="preserve">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Pr="00C3121D" w:rsidR="00467219" w:rsidP="009B686D" w:rsidRDefault="00467219" w14:paraId="472A7C02" w14:textId="77777777">
            <w:r>
              <w:t>Day of Week</w:t>
            </w:r>
            <w:r w:rsidRPr="000A685E">
              <w:rPr>
                <w:rFonts w:cs="Angsana New"/>
                <w:cs/>
              </w:rPr>
              <w:t xml:space="preserve"> </w:t>
            </w:r>
            <w:r w:rsidRPr="000A685E">
              <w:rPr>
                <w:rFonts w:hint="cs"/>
                <w:cs/>
              </w:rPr>
              <w:t xml:space="preserve">จะต้องเป็น </w:t>
            </w:r>
            <w:r w:rsidRPr="000A685E">
              <w:t>Mandatory</w:t>
            </w:r>
          </w:p>
        </w:tc>
        <w:tc>
          <w:tcPr>
            <w:tcW w:w="733" w:type="pct"/>
          </w:tcPr>
          <w:p w:rsidR="00467219" w:rsidP="009B686D" w:rsidRDefault="00467219" w14:paraId="43E444D9" w14:textId="77777777">
            <w:pPr>
              <w:rPr>
                <w:rFonts w:cs="CordiaUPC"/>
                <w:szCs w:val="36"/>
              </w:rPr>
            </w:pPr>
          </w:p>
        </w:tc>
      </w:tr>
      <w:tr w:rsidR="00467219" w:rsidTr="0055648C" w14:paraId="574DEE18" w14:textId="77777777">
        <w:tc>
          <w:tcPr>
            <w:tcW w:w="778" w:type="pct"/>
          </w:tcPr>
          <w:p w:rsidR="00467219" w:rsidP="009B686D" w:rsidRDefault="00467219" w14:paraId="47A13B0B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 w:rsidRPr="00DF5090">
              <w:rPr>
                <w:rFonts w:ascii="CordiaUPC" w:hAnsi="CordiaUPC" w:cs="CordiaUPC"/>
                <w:sz w:val="28"/>
                <w:szCs w:val="28"/>
                <w:lang w:bidi="th-TH"/>
              </w:rPr>
              <w:t>00001</w:t>
            </w:r>
          </w:p>
        </w:tc>
        <w:tc>
          <w:tcPr>
            <w:tcW w:w="1628" w:type="pct"/>
          </w:tcPr>
          <w:p w:rsidRPr="00C3121D" w:rsidR="00467219" w:rsidP="009B686D" w:rsidRDefault="00467219" w14:paraId="0F62F1E9" w14:textId="77777777">
            <w:r>
              <w:rPr>
                <w:rFonts w:cs="CordiaUPC"/>
              </w:rPr>
              <w:t>From Timing</w:t>
            </w:r>
            <w:r>
              <w:t xml:space="preserve">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Pr="00C3121D" w:rsidR="00467219" w:rsidP="009B686D" w:rsidRDefault="00467219" w14:paraId="61E7341C" w14:textId="77777777">
            <w:r>
              <w:t>From Timing</w:t>
            </w:r>
            <w:r w:rsidRPr="000A685E">
              <w:rPr>
                <w:rFonts w:cs="Angsana New"/>
                <w:cs/>
              </w:rPr>
              <w:t xml:space="preserve"> </w:t>
            </w:r>
            <w:r w:rsidRPr="000A685E">
              <w:rPr>
                <w:rFonts w:hint="cs"/>
                <w:cs/>
              </w:rPr>
              <w:t xml:space="preserve">จะต้องเป็น </w:t>
            </w:r>
            <w:r w:rsidRPr="000A685E">
              <w:t>Mandatory</w:t>
            </w:r>
          </w:p>
        </w:tc>
        <w:tc>
          <w:tcPr>
            <w:tcW w:w="733" w:type="pct"/>
          </w:tcPr>
          <w:p w:rsidR="00467219" w:rsidP="009B686D" w:rsidRDefault="00467219" w14:paraId="7DC70669" w14:textId="77777777">
            <w:pPr>
              <w:rPr>
                <w:rFonts w:cs="CordiaUPC"/>
                <w:szCs w:val="36"/>
              </w:rPr>
            </w:pPr>
          </w:p>
        </w:tc>
      </w:tr>
      <w:tr w:rsidR="00467219" w:rsidTr="0055648C" w14:paraId="7F880590" w14:textId="77777777">
        <w:tc>
          <w:tcPr>
            <w:tcW w:w="778" w:type="pct"/>
          </w:tcPr>
          <w:p w:rsidR="00467219" w:rsidP="009B686D" w:rsidRDefault="00467219" w14:paraId="63B3E39C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 w:rsidRPr="00DF5090">
              <w:rPr>
                <w:rFonts w:ascii="CordiaUPC" w:hAnsi="CordiaUPC" w:cs="CordiaUPC"/>
                <w:sz w:val="28"/>
                <w:szCs w:val="28"/>
                <w:lang w:bidi="th-TH"/>
              </w:rPr>
              <w:t>00001</w:t>
            </w:r>
          </w:p>
        </w:tc>
        <w:tc>
          <w:tcPr>
            <w:tcW w:w="1628" w:type="pct"/>
          </w:tcPr>
          <w:p w:rsidRPr="00C3121D" w:rsidR="00467219" w:rsidP="009B686D" w:rsidRDefault="00467219" w14:paraId="072FD029" w14:textId="77777777">
            <w:r>
              <w:rPr>
                <w:rFonts w:cs="CordiaUPC"/>
              </w:rPr>
              <w:t>To Timing</w:t>
            </w:r>
            <w:r>
              <w:t xml:space="preserve">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467219" w:rsidP="009B686D" w:rsidRDefault="00467219" w14:paraId="50516B5E" w14:textId="77777777">
            <w:r>
              <w:t>To Timing</w:t>
            </w:r>
            <w:r w:rsidRPr="000A685E">
              <w:rPr>
                <w:rFonts w:cs="Angsana New"/>
                <w:cs/>
              </w:rPr>
              <w:t xml:space="preserve"> </w:t>
            </w:r>
            <w:r w:rsidRPr="000A685E">
              <w:rPr>
                <w:rFonts w:hint="cs"/>
                <w:cs/>
              </w:rPr>
              <w:t xml:space="preserve">จะต้องเป็น </w:t>
            </w:r>
            <w:r w:rsidRPr="000A685E">
              <w:t>Mandatory</w:t>
            </w:r>
          </w:p>
          <w:p w:rsidRPr="00C3121D" w:rsidR="00467219" w:rsidP="009B686D" w:rsidRDefault="00467219" w14:paraId="5E90D102" w14:textId="77777777">
            <w:r>
              <w:rPr>
                <w:rFonts w:hint="cs"/>
                <w:cs/>
              </w:rPr>
              <w:t xml:space="preserve">หมายเหตุ สำหรับ </w:t>
            </w:r>
            <w:r>
              <w:t xml:space="preserve">Product Class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t>Main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ให้ </w:t>
            </w:r>
            <w:r>
              <w:t xml:space="preserve">Validate </w:t>
            </w:r>
            <w:r>
              <w:rPr>
                <w:rFonts w:hint="cs"/>
                <w:cs/>
              </w:rPr>
              <w:t xml:space="preserve">หลังจากระบบทำการ </w:t>
            </w:r>
            <w:r>
              <w:t xml:space="preserve">Auto Generate </w:t>
            </w:r>
            <w:r>
              <w:rPr>
                <w:rFonts w:hint="cs"/>
                <w:cs/>
              </w:rPr>
              <w:t>เรียบร้อยแล้ว</w:t>
            </w:r>
          </w:p>
        </w:tc>
        <w:tc>
          <w:tcPr>
            <w:tcW w:w="733" w:type="pct"/>
          </w:tcPr>
          <w:p w:rsidR="00467219" w:rsidP="009B686D" w:rsidRDefault="00467219" w14:paraId="74AF2E16" w14:textId="77777777">
            <w:pPr>
              <w:rPr>
                <w:rFonts w:cs="CordiaUPC"/>
                <w:szCs w:val="36"/>
              </w:rPr>
            </w:pPr>
          </w:p>
        </w:tc>
      </w:tr>
      <w:tr w:rsidR="00467219" w:rsidTr="0055648C" w14:paraId="393C7FA4" w14:textId="77777777">
        <w:tc>
          <w:tcPr>
            <w:tcW w:w="778" w:type="pct"/>
          </w:tcPr>
          <w:p w:rsidRPr="00DF5090" w:rsidR="00467219" w:rsidP="009B686D" w:rsidRDefault="00467219" w14:paraId="730FD352" w14:textId="055DAB8A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>00004</w:t>
            </w:r>
          </w:p>
        </w:tc>
        <w:tc>
          <w:tcPr>
            <w:tcW w:w="1628" w:type="pct"/>
          </w:tcPr>
          <w:p w:rsidR="00467219" w:rsidP="009B686D" w:rsidRDefault="00467219" w14:paraId="412AE36E" w14:textId="758A911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Peak Time Flag is required when Price Type Pattern is </w:t>
            </w:r>
            <w:r w:rsidRPr="00436A70">
              <w:rPr>
                <w:rFonts w:cs="Angsana New"/>
                <w:cs/>
              </w:rPr>
              <w:t>“</w:t>
            </w:r>
            <w:r w:rsidRPr="00436A70">
              <w:t xml:space="preserve">Buffet </w:t>
            </w:r>
            <w:r w:rsidRPr="00436A70">
              <w:rPr>
                <w:rFonts w:cs="Angsana New"/>
                <w:cs/>
              </w:rPr>
              <w:t>(</w:t>
            </w:r>
            <w:r w:rsidRPr="00436A70">
              <w:t>Peak</w:t>
            </w:r>
            <w:r w:rsidRPr="00436A70">
              <w:rPr>
                <w:rFonts w:cs="Angsana New"/>
                <w:cs/>
              </w:rPr>
              <w:t>/</w:t>
            </w:r>
            <w:r w:rsidRPr="00436A70">
              <w:t>Off Peak</w:t>
            </w:r>
            <w:r w:rsidRPr="00436A70">
              <w:rPr>
                <w:rFonts w:cs="Angsana New"/>
                <w:cs/>
              </w:rPr>
              <w:t>)”</w:t>
            </w:r>
            <w:r>
              <w:rPr>
                <w:rFonts w:cs="Angsana New"/>
                <w:cs/>
              </w:rPr>
              <w:t xml:space="preserve"> </w:t>
            </w:r>
            <w:r>
              <w:t xml:space="preserve">or </w:t>
            </w:r>
            <w:r>
              <w:rPr>
                <w:rFonts w:cs="Angsana New"/>
                <w:cs/>
              </w:rPr>
              <w:t>“</w:t>
            </w:r>
            <w:r w:rsidRPr="00436A70">
              <w:t>Buffet</w:t>
            </w:r>
            <w:r>
              <w:t xml:space="preserve"> Special</w:t>
            </w:r>
            <w:r w:rsidRPr="00436A70">
              <w:rPr>
                <w:rFonts w:cs="Angsana New"/>
                <w:cs/>
              </w:rPr>
              <w:t xml:space="preserve"> (</w:t>
            </w:r>
            <w:r w:rsidRPr="00436A70">
              <w:t>Peak</w:t>
            </w:r>
            <w:r w:rsidRPr="00436A70">
              <w:rPr>
                <w:rFonts w:cs="Angsana New"/>
                <w:cs/>
              </w:rPr>
              <w:t>/</w:t>
            </w:r>
            <w:r w:rsidRPr="00436A70">
              <w:t>Off Peak</w:t>
            </w:r>
            <w:r>
              <w:t xml:space="preserve"> Special</w:t>
            </w:r>
            <w:r w:rsidRPr="00436A70">
              <w:rPr>
                <w:rFonts w:cs="Angsana New"/>
                <w:cs/>
              </w:rPr>
              <w:t>)</w:t>
            </w:r>
            <w:r>
              <w:rPr>
                <w:rFonts w:cs="Angsana New"/>
                <w:cs/>
              </w:rPr>
              <w:t>”</w:t>
            </w:r>
          </w:p>
        </w:tc>
        <w:tc>
          <w:tcPr>
            <w:tcW w:w="1861" w:type="pct"/>
          </w:tcPr>
          <w:p w:rsidR="00467219" w:rsidP="009B686D" w:rsidRDefault="00467219" w14:paraId="2563C981" w14:textId="5FED15E4">
            <w:r>
              <w:rPr>
                <w:rFonts w:hint="cs"/>
                <w:cs/>
              </w:rPr>
              <w:t xml:space="preserve">ถ้า </w:t>
            </w:r>
            <w:r>
              <w:t xml:space="preserve">PriceTypePattern </w:t>
            </w:r>
            <w:r>
              <w:rPr>
                <w:rFonts w:hint="cs"/>
                <w:cs/>
              </w:rPr>
              <w:t xml:space="preserve">มีค่าเท่ากับ </w:t>
            </w:r>
            <w:r>
              <w:rPr>
                <w:rFonts w:cs="Angsana New"/>
                <w:cs/>
              </w:rPr>
              <w:t>“</w:t>
            </w:r>
            <w:r>
              <w:t xml:space="preserve">Buffet </w:t>
            </w:r>
            <w:r>
              <w:rPr>
                <w:rFonts w:cs="Angsana New"/>
                <w:cs/>
              </w:rPr>
              <w:t>(</w:t>
            </w:r>
            <w:r>
              <w:t>Peak</w:t>
            </w:r>
            <w:r>
              <w:rPr>
                <w:rFonts w:cs="Angsana New"/>
                <w:cs/>
              </w:rPr>
              <w:t>/</w:t>
            </w:r>
            <w:r>
              <w:t>Off Peak</w:t>
            </w:r>
            <w:r>
              <w:rPr>
                <w:rFonts w:cs="Angsana New"/>
                <w:cs/>
              </w:rPr>
              <w:t xml:space="preserve">)” </w:t>
            </w:r>
            <w:r>
              <w:rPr>
                <w:rFonts w:hint="cs"/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 w:rsidRPr="00436A70">
              <w:t>Buffet</w:t>
            </w:r>
            <w:r>
              <w:t xml:space="preserve"> Special</w:t>
            </w:r>
            <w:r w:rsidRPr="00436A70">
              <w:rPr>
                <w:rFonts w:cs="Angsana New"/>
                <w:cs/>
              </w:rPr>
              <w:t xml:space="preserve"> (</w:t>
            </w:r>
            <w:r w:rsidRPr="00436A70">
              <w:t>Peak</w:t>
            </w:r>
            <w:r w:rsidRPr="00436A70">
              <w:rPr>
                <w:rFonts w:cs="Angsana New"/>
                <w:cs/>
              </w:rPr>
              <w:t>/</w:t>
            </w:r>
            <w:r w:rsidRPr="00436A70">
              <w:t>Off Peak</w:t>
            </w:r>
            <w:r>
              <w:t xml:space="preserve"> Special</w:t>
            </w:r>
            <w:r w:rsidRPr="00436A70">
              <w:rPr>
                <w:rFonts w:cs="Angsana New"/>
                <w:cs/>
              </w:rPr>
              <w:t>)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ดังนั้น </w:t>
            </w:r>
            <w:r>
              <w:t xml:space="preserve">peakTimeFlag </w:t>
            </w:r>
            <w:r>
              <w:rPr>
                <w:rFonts w:hint="cs"/>
                <w:cs/>
              </w:rPr>
              <w:t xml:space="preserve">จะต้องเป็น </w:t>
            </w:r>
            <w:r>
              <w:t>Mandatory</w:t>
            </w:r>
          </w:p>
        </w:tc>
        <w:tc>
          <w:tcPr>
            <w:tcW w:w="733" w:type="pct"/>
          </w:tcPr>
          <w:p w:rsidR="00467219" w:rsidP="009B686D" w:rsidRDefault="00467219" w14:paraId="00362BD7" w14:textId="77777777">
            <w:pPr>
              <w:rPr>
                <w:rFonts w:cs="CordiaUPC"/>
                <w:szCs w:val="36"/>
              </w:rPr>
            </w:pPr>
          </w:p>
        </w:tc>
      </w:tr>
      <w:tr w:rsidR="00467219" w:rsidTr="0055648C" w14:paraId="09FA1B75" w14:textId="77777777">
        <w:tc>
          <w:tcPr>
            <w:tcW w:w="778" w:type="pct"/>
          </w:tcPr>
          <w:p w:rsidRPr="00DF5090" w:rsidR="00467219" w:rsidP="009B686D" w:rsidRDefault="00467219" w14:paraId="73F0F503" w14:textId="3062A3D6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>00004</w:t>
            </w:r>
          </w:p>
        </w:tc>
        <w:tc>
          <w:tcPr>
            <w:tcW w:w="1628" w:type="pct"/>
          </w:tcPr>
          <w:p w:rsidR="00467219" w:rsidP="009B686D" w:rsidRDefault="00467219" w14:paraId="7DF459EA" w14:textId="533410AC">
            <w:pPr>
              <w:rPr>
                <w:rFonts w:cs="CordiaUPC"/>
              </w:rPr>
            </w:pPr>
            <w:r w:rsidRPr="00F942AD">
              <w:rPr>
                <w:rFonts w:cs="CordiaUPC"/>
              </w:rPr>
              <w:t>Exceed Rate Follow by Main Promotion is required when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CordiaUPC"/>
              </w:rPr>
              <w:t xml:space="preserve">Customer Type is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Pre</w:t>
            </w:r>
            <w:r>
              <w:rPr>
                <w:rFonts w:cs="Angsana New"/>
                <w:cs/>
              </w:rPr>
              <w:t>-</w:t>
            </w:r>
            <w:r>
              <w:rPr>
                <w:rFonts w:cs="CordiaUPC"/>
              </w:rP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cs="CordiaUPC"/>
              </w:rPr>
              <w:t xml:space="preserve">and </w:t>
            </w:r>
            <w:r w:rsidRPr="00F942AD">
              <w:rPr>
                <w:rFonts w:cs="CordiaUPC"/>
              </w:rPr>
              <w:t xml:space="preserve"> Produ</w:t>
            </w:r>
            <w:r>
              <w:rPr>
                <w:rFonts w:cs="CordiaUPC"/>
              </w:rPr>
              <w:t>ct C</w:t>
            </w:r>
            <w:r w:rsidRPr="00F942AD">
              <w:rPr>
                <w:rFonts w:cs="CordiaUPC"/>
              </w:rPr>
              <w:t xml:space="preserve">lass is </w:t>
            </w:r>
            <w:r w:rsidRPr="00F942AD">
              <w:rPr>
                <w:rFonts w:cs="Angsana New"/>
                <w:cs/>
              </w:rPr>
              <w:t>“</w:t>
            </w:r>
            <w:r w:rsidRPr="00F942AD">
              <w:rPr>
                <w:rFonts w:cs="CordiaUPC"/>
              </w:rPr>
              <w:t>On</w:t>
            </w:r>
            <w:r w:rsidRPr="00F942AD">
              <w:rPr>
                <w:rFonts w:cs="Angsana New"/>
                <w:cs/>
              </w:rPr>
              <w:t>-</w:t>
            </w:r>
            <w:r w:rsidRPr="00F942AD">
              <w:rPr>
                <w:rFonts w:cs="CordiaUPC"/>
              </w:rPr>
              <w:t>Top</w:t>
            </w:r>
            <w:r w:rsidRPr="00F942AD">
              <w:rPr>
                <w:rFonts w:cs="Angsana New"/>
                <w:cs/>
              </w:rPr>
              <w:t xml:space="preserve">” </w:t>
            </w:r>
            <w:r w:rsidRPr="00F942AD">
              <w:rPr>
                <w:rFonts w:cs="CordiaUPC"/>
              </w:rPr>
              <w:t xml:space="preserve">or </w:t>
            </w:r>
            <w:r w:rsidRPr="00F942AD">
              <w:rPr>
                <w:rFonts w:cs="Angsana New"/>
                <w:cs/>
              </w:rPr>
              <w:t>“</w:t>
            </w:r>
            <w:r w:rsidRPr="00F942AD">
              <w:rPr>
                <w:rFonts w:cs="CordiaUPC"/>
              </w:rPr>
              <w:t>On</w:t>
            </w:r>
            <w:r w:rsidRPr="00F942AD">
              <w:rPr>
                <w:rFonts w:cs="Angsana New"/>
                <w:cs/>
              </w:rPr>
              <w:t>-</w:t>
            </w:r>
            <w:r w:rsidRPr="00F942AD">
              <w:rPr>
                <w:rFonts w:cs="CordiaUPC"/>
              </w:rPr>
              <w:t>Top Extra</w:t>
            </w:r>
            <w:r w:rsidRPr="00F942AD">
              <w:rPr>
                <w:rFonts w:cs="Angsana New"/>
                <w:cs/>
              </w:rPr>
              <w:t>”</w:t>
            </w:r>
            <w:r>
              <w:rPr>
                <w:rFonts w:cs="CordiaUPC"/>
              </w:rPr>
              <w:t xml:space="preserve"> and Step Rate Flag </w:t>
            </w:r>
            <w:r>
              <w:rPr>
                <w:rFonts w:cs="Angsana New"/>
                <w:cs/>
              </w:rPr>
              <w:t>= “</w:t>
            </w:r>
            <w:r>
              <w:rPr>
                <w:rFonts w:cs="CordiaUPC"/>
              </w:rPr>
              <w:t>Yes</w:t>
            </w:r>
            <w:r>
              <w:rPr>
                <w:rFonts w:cs="Angsana New"/>
                <w:cs/>
              </w:rPr>
              <w:t>”</w:t>
            </w:r>
          </w:p>
        </w:tc>
        <w:tc>
          <w:tcPr>
            <w:tcW w:w="1861" w:type="pct"/>
          </w:tcPr>
          <w:p w:rsidR="00467219" w:rsidP="009B686D" w:rsidRDefault="00467219" w14:paraId="222A6085" w14:textId="0F707EB7">
            <w:r>
              <w:rPr>
                <w:rFonts w:hint="cs" w:cs="Angsana New"/>
                <w:cs/>
              </w:rPr>
              <w:t xml:space="preserve">ถ้า </w:t>
            </w:r>
            <w:r>
              <w:rPr>
                <w:rFonts w:cs="CordiaUPC"/>
              </w:rPr>
              <w:t xml:space="preserve">customerType </w:t>
            </w:r>
            <w:r>
              <w:rPr>
                <w:rFonts w:hint="cs" w:cs="Angsana New"/>
                <w:cs/>
              </w:rPr>
              <w:t>มีค่าเป็น</w:t>
            </w:r>
            <w:r>
              <w:rPr>
                <w:rFonts w:cs="Angsana New"/>
                <w:cs/>
              </w:rPr>
              <w:t xml:space="preserve"> “</w:t>
            </w:r>
            <w:r>
              <w:rPr>
                <w:rFonts w:cs="CordiaUPC"/>
              </w:rPr>
              <w:t>Pre</w:t>
            </w:r>
            <w:r>
              <w:rPr>
                <w:rFonts w:cs="Angsana New"/>
                <w:cs/>
              </w:rPr>
              <w:t>-</w:t>
            </w:r>
            <w:r>
              <w:rPr>
                <w:rFonts w:cs="CordiaUPC"/>
              </w:rP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และ </w:t>
            </w:r>
            <w:r>
              <w:rPr>
                <w:rFonts w:cs="CordiaUPC"/>
              </w:rPr>
              <w:t xml:space="preserve">productClass </w:t>
            </w:r>
            <w:r>
              <w:rPr>
                <w:rFonts w:hint="cs" w:cs="Angsana New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On</w:t>
            </w:r>
            <w:r>
              <w:rPr>
                <w:rFonts w:cs="Angsana New"/>
                <w:cs/>
              </w:rPr>
              <w:t>-</w:t>
            </w:r>
            <w:r>
              <w:rPr>
                <w:rFonts w:cs="CordiaUPC"/>
              </w:rPr>
              <w:t>Top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>หรือ</w:t>
            </w:r>
            <w:r>
              <w:rPr>
                <w:rFonts w:cs="Angsana New"/>
                <w:cs/>
              </w:rPr>
              <w:t xml:space="preserve"> “</w:t>
            </w:r>
            <w:r>
              <w:rPr>
                <w:rFonts w:cs="CordiaUPC"/>
              </w:rPr>
              <w:t>On</w:t>
            </w:r>
            <w:r>
              <w:rPr>
                <w:rFonts w:cs="Angsana New"/>
                <w:cs/>
              </w:rPr>
              <w:t>-</w:t>
            </w:r>
            <w:r>
              <w:rPr>
                <w:rFonts w:cs="CordiaUPC"/>
              </w:rPr>
              <w:t>Top Extra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และ </w:t>
            </w:r>
            <w:r>
              <w:rPr>
                <w:rFonts w:cs="CordiaUPC"/>
              </w:rPr>
              <w:t>stepRateFlag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= “</w:t>
            </w:r>
            <w:r>
              <w:rPr>
                <w:rFonts w:cs="CordiaUPC"/>
              </w:rPr>
              <w:t>Yes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ดังนั้น </w:t>
            </w:r>
            <w:r w:rsidRPr="00F942AD">
              <w:rPr>
                <w:rFonts w:cs="CordiaUPC"/>
              </w:rPr>
              <w:t>rateFollowByMainPro</w:t>
            </w:r>
            <w:r>
              <w:rPr>
                <w:rFonts w:hint="cs" w:cs="Angsana New"/>
                <w:cs/>
              </w:rPr>
              <w:t xml:space="preserve"> จะต้องเป็น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3" w:type="pct"/>
          </w:tcPr>
          <w:p w:rsidR="00467219" w:rsidP="009B686D" w:rsidRDefault="00467219" w14:paraId="4EC58131" w14:textId="77777777">
            <w:pPr>
              <w:rPr>
                <w:rFonts w:cs="CordiaUPC"/>
                <w:szCs w:val="36"/>
              </w:rPr>
            </w:pPr>
          </w:p>
        </w:tc>
      </w:tr>
      <w:tr w:rsidR="00467219" w:rsidTr="0055648C" w14:paraId="3D24C849" w14:textId="77777777">
        <w:tc>
          <w:tcPr>
            <w:tcW w:w="778" w:type="pct"/>
          </w:tcPr>
          <w:p w:rsidR="00467219" w:rsidP="009B686D" w:rsidRDefault="00467219" w14:paraId="204A6405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 w:rsidRPr="00DF5090">
              <w:rPr>
                <w:rFonts w:ascii="CordiaUPC" w:hAnsi="CordiaUPC" w:cs="CordiaUPC"/>
                <w:sz w:val="28"/>
                <w:szCs w:val="28"/>
                <w:lang w:bidi="th-TH"/>
              </w:rPr>
              <w:t>00001</w:t>
            </w:r>
          </w:p>
        </w:tc>
        <w:tc>
          <w:tcPr>
            <w:tcW w:w="1628" w:type="pct"/>
          </w:tcPr>
          <w:p w:rsidRPr="00C3121D" w:rsidR="00467219" w:rsidP="009B686D" w:rsidRDefault="00467219" w14:paraId="60EBCD49" w14:textId="77777777">
            <w:r>
              <w:rPr>
                <w:rFonts w:cs="CordiaUPC"/>
              </w:rPr>
              <w:t>Rate Excluding VAT</w:t>
            </w:r>
            <w:r>
              <w:t xml:space="preserve">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Pr="00C3121D" w:rsidR="00467219" w:rsidP="009B686D" w:rsidRDefault="00467219" w14:paraId="512F4F92" w14:textId="68F76448">
            <w:r>
              <w:rPr>
                <w:rFonts w:hint="cs" w:cs="Angsana New"/>
                <w:cs/>
              </w:rPr>
              <w:t xml:space="preserve">ถ้า </w:t>
            </w:r>
            <w:r w:rsidRPr="00693103">
              <w:rPr>
                <w:rFonts w:cs="CordiaUPC"/>
              </w:rPr>
              <w:t>rateFollowByMainPro</w:t>
            </w:r>
            <w:r>
              <w:rPr>
                <w:rFonts w:hint="cs" w:cs="Angsana New"/>
                <w:cs/>
              </w:rPr>
              <w:t xml:space="preserve"> มีค่าเป็น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No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หรือ ค่าว่าง ดังนั้น </w:t>
            </w:r>
            <w:r>
              <w:t>Rate Excluding VAT</w:t>
            </w:r>
            <w:r w:rsidRPr="000A685E">
              <w:rPr>
                <w:rFonts w:cs="Angsana New"/>
                <w:cs/>
              </w:rPr>
              <w:t xml:space="preserve"> </w:t>
            </w:r>
            <w:r w:rsidRPr="000A685E">
              <w:rPr>
                <w:rFonts w:hint="cs"/>
                <w:cs/>
              </w:rPr>
              <w:t xml:space="preserve">จะต้องเป็น </w:t>
            </w:r>
            <w:r w:rsidRPr="000A685E">
              <w:t>Mandatory</w:t>
            </w:r>
          </w:p>
        </w:tc>
        <w:tc>
          <w:tcPr>
            <w:tcW w:w="733" w:type="pct"/>
          </w:tcPr>
          <w:p w:rsidR="00467219" w:rsidP="009B686D" w:rsidRDefault="00467219" w14:paraId="1F0C7D04" w14:textId="77777777">
            <w:pPr>
              <w:rPr>
                <w:rFonts w:cs="CordiaUPC"/>
                <w:szCs w:val="36"/>
              </w:rPr>
            </w:pPr>
          </w:p>
        </w:tc>
      </w:tr>
      <w:tr w:rsidR="00467219" w:rsidTr="0055648C" w14:paraId="4D95326B" w14:textId="77777777">
        <w:tc>
          <w:tcPr>
            <w:tcW w:w="778" w:type="pct"/>
          </w:tcPr>
          <w:p w:rsidRPr="00DF5090" w:rsidR="00467219" w:rsidP="009B686D" w:rsidRDefault="00467219" w14:paraId="47247D73" w14:textId="77777777">
            <w:r w:rsidRPr="002A323A">
              <w:t>00023</w:t>
            </w:r>
          </w:p>
        </w:tc>
        <w:tc>
          <w:tcPr>
            <w:tcW w:w="1628" w:type="pct"/>
          </w:tcPr>
          <w:p w:rsidR="00467219" w:rsidP="009B686D" w:rsidRDefault="00467219" w14:paraId="5DED71F4" w14:textId="0186FC40">
            <w:pPr>
              <w:rPr>
                <w:rFonts w:cs="CordiaUPC"/>
              </w:rPr>
            </w:pPr>
            <w:r>
              <w:rPr>
                <w:rFonts w:cs="CordiaUPC"/>
              </w:rPr>
              <w:t>Rate Excluding VAT</w:t>
            </w:r>
            <w:r>
              <w:t xml:space="preserve"> must be 3 decimal </w:t>
            </w:r>
            <w:r>
              <w:rPr>
                <w:rFonts w:cs="Angsana New"/>
                <w:cs/>
              </w:rPr>
              <w:t>(</w:t>
            </w:r>
            <w:r>
              <w:t>Min 0, Max 999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1861" w:type="pct"/>
          </w:tcPr>
          <w:p w:rsidR="00467219" w:rsidP="009B686D" w:rsidRDefault="00467219" w14:paraId="79397AEC" w14:textId="114DB6EC">
            <w:r>
              <w:rPr>
                <w:rFonts w:hint="cs"/>
                <w:cs/>
              </w:rPr>
              <w:t xml:space="preserve">ถ้า </w:t>
            </w:r>
            <w:r>
              <w:rPr>
                <w:rFonts w:cs="CordiaUPC"/>
              </w:rPr>
              <w:t>Rate Excluding VAT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มีค่า ดังนั้น </w:t>
            </w:r>
            <w:r>
              <w:rPr>
                <w:rFonts w:cs="CordiaUPC"/>
              </w:rPr>
              <w:t>Rate Excluding VAT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จะต้องเป็นตัวเลขทศนิยม </w:t>
            </w:r>
            <w:r>
              <w:t>3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ตำแหน่งและมีค่าอยู่ในช่วง </w:t>
            </w:r>
            <w:r>
              <w:t xml:space="preserve">0 </w:t>
            </w:r>
            <w:r>
              <w:rPr>
                <w:rFonts w:cs="Angsana New"/>
                <w:cs/>
              </w:rPr>
              <w:t xml:space="preserve">– </w:t>
            </w:r>
            <w:r>
              <w:t>999</w:t>
            </w:r>
          </w:p>
        </w:tc>
        <w:tc>
          <w:tcPr>
            <w:tcW w:w="733" w:type="pct"/>
          </w:tcPr>
          <w:p w:rsidR="00467219" w:rsidP="009B686D" w:rsidRDefault="00467219" w14:paraId="2D2DB568" w14:textId="77777777">
            <w:pPr>
              <w:rPr>
                <w:rFonts w:cs="CordiaUPC"/>
                <w:szCs w:val="36"/>
              </w:rPr>
            </w:pPr>
          </w:p>
        </w:tc>
      </w:tr>
      <w:tr w:rsidR="00467219" w:rsidTr="0055648C" w14:paraId="6EECC730" w14:textId="77777777">
        <w:tc>
          <w:tcPr>
            <w:tcW w:w="778" w:type="pct"/>
          </w:tcPr>
          <w:p w:rsidRPr="002A323A" w:rsidR="00467219" w:rsidP="009B686D" w:rsidRDefault="00467219" w14:paraId="2E0ED300" w14:textId="74B4DA30">
            <w:r w:rsidRPr="00DF5090">
              <w:rPr>
                <w:rFonts w:cs="CordiaUPC"/>
              </w:rPr>
              <w:t>00001</w:t>
            </w:r>
          </w:p>
        </w:tc>
        <w:tc>
          <w:tcPr>
            <w:tcW w:w="1628" w:type="pct"/>
          </w:tcPr>
          <w:p w:rsidR="00467219" w:rsidP="009B686D" w:rsidRDefault="00467219" w14:paraId="09C1809E" w14:textId="59235F38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Rate Duration </w:t>
            </w:r>
            <w:r>
              <w:t>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467219" w:rsidP="009B686D" w:rsidRDefault="00467219" w14:paraId="5F6FEA2A" w14:textId="4F897FC4">
            <w:pPr>
              <w:rPr>
                <w:cs/>
              </w:rPr>
            </w:pPr>
            <w:r>
              <w:rPr>
                <w:rFonts w:hint="cs" w:cs="Angsana New"/>
                <w:cs/>
              </w:rPr>
              <w:t xml:space="preserve">ถ้า </w:t>
            </w:r>
            <w:r w:rsidRPr="00693103">
              <w:rPr>
                <w:rFonts w:cs="CordiaUPC"/>
              </w:rPr>
              <w:t>rateFollowByMainPro</w:t>
            </w:r>
            <w:r>
              <w:rPr>
                <w:rFonts w:hint="cs" w:cs="Angsana New"/>
                <w:cs/>
              </w:rPr>
              <w:t xml:space="preserve"> มีค่าเป็น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No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หรือ ค่าว่าง ดังนั้น </w:t>
            </w:r>
            <w:r>
              <w:t>Rate Duration</w:t>
            </w:r>
            <w:r w:rsidRPr="000A685E">
              <w:rPr>
                <w:rFonts w:cs="Angsana New"/>
                <w:cs/>
              </w:rPr>
              <w:t xml:space="preserve"> </w:t>
            </w:r>
            <w:r w:rsidRPr="000A685E">
              <w:rPr>
                <w:rFonts w:hint="cs"/>
                <w:cs/>
              </w:rPr>
              <w:t xml:space="preserve">จะต้องเป็น </w:t>
            </w:r>
            <w:r w:rsidRPr="000A685E">
              <w:t>Mandatory</w:t>
            </w:r>
          </w:p>
        </w:tc>
        <w:tc>
          <w:tcPr>
            <w:tcW w:w="733" w:type="pct"/>
          </w:tcPr>
          <w:p w:rsidR="00467219" w:rsidP="009B686D" w:rsidRDefault="00467219" w14:paraId="63773302" w14:textId="77777777">
            <w:pPr>
              <w:rPr>
                <w:rFonts w:cs="CordiaUPC"/>
                <w:szCs w:val="36"/>
              </w:rPr>
            </w:pPr>
          </w:p>
        </w:tc>
      </w:tr>
      <w:tr w:rsidR="00467219" w:rsidTr="0055648C" w14:paraId="601A823E" w14:textId="77777777">
        <w:tc>
          <w:tcPr>
            <w:tcW w:w="778" w:type="pct"/>
          </w:tcPr>
          <w:p w:rsidRPr="002A323A" w:rsidR="00467219" w:rsidP="009B686D" w:rsidRDefault="00467219" w14:paraId="0CA2791F" w14:textId="144F7518">
            <w:r w:rsidRPr="002A323A">
              <w:t>00023</w:t>
            </w:r>
          </w:p>
        </w:tc>
        <w:tc>
          <w:tcPr>
            <w:tcW w:w="1628" w:type="pct"/>
          </w:tcPr>
          <w:p w:rsidR="00467219" w:rsidP="009B686D" w:rsidRDefault="00467219" w14:paraId="500D5754" w14:textId="474BD1D7">
            <w:pPr>
              <w:rPr>
                <w:rFonts w:cs="CordiaUPC"/>
              </w:rPr>
            </w:pPr>
            <w:r>
              <w:rPr>
                <w:rFonts w:cs="CordiaUPC"/>
              </w:rPr>
              <w:t>Rate Duration</w:t>
            </w:r>
            <w:r>
              <w:t xml:space="preserve"> must be Integer </w:t>
            </w:r>
            <w:r>
              <w:rPr>
                <w:rFonts w:cs="Angsana New"/>
                <w:cs/>
              </w:rPr>
              <w:t>(</w:t>
            </w:r>
            <w:r>
              <w:t>Min 1, Max 99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1861" w:type="pct"/>
          </w:tcPr>
          <w:p w:rsidR="00467219" w:rsidP="009B686D" w:rsidRDefault="00467219" w14:paraId="2ADC0CC8" w14:textId="42BE00D1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rPr>
                <w:rFonts w:cs="CordiaUPC"/>
              </w:rPr>
              <w:t>Rate Duration</w:t>
            </w:r>
            <w:r>
              <w:rPr>
                <w:rFonts w:hint="cs"/>
                <w:cs/>
              </w:rPr>
              <w:t xml:space="preserve"> มีค่า ดังนั้น </w:t>
            </w:r>
            <w:r>
              <w:rPr>
                <w:rFonts w:cs="CordiaUPC"/>
              </w:rPr>
              <w:t>Rate Duration</w:t>
            </w:r>
            <w:r>
              <w:rPr>
                <w:rFonts w:hint="cs"/>
                <w:cs/>
              </w:rPr>
              <w:t xml:space="preserve"> จะต้องเป็นจำนวนเต็มและมีค่าอยู่ในช่วง </w:t>
            </w:r>
            <w:r>
              <w:t xml:space="preserve">1 </w:t>
            </w:r>
            <w:r>
              <w:rPr>
                <w:rFonts w:cs="Angsana New"/>
                <w:cs/>
              </w:rPr>
              <w:t xml:space="preserve">– </w:t>
            </w:r>
            <w:r>
              <w:t>99</w:t>
            </w:r>
          </w:p>
        </w:tc>
        <w:tc>
          <w:tcPr>
            <w:tcW w:w="733" w:type="pct"/>
          </w:tcPr>
          <w:p w:rsidR="00467219" w:rsidP="009B686D" w:rsidRDefault="00467219" w14:paraId="56E31146" w14:textId="77777777">
            <w:pPr>
              <w:rPr>
                <w:rFonts w:cs="CordiaUPC"/>
                <w:szCs w:val="36"/>
              </w:rPr>
            </w:pPr>
          </w:p>
        </w:tc>
      </w:tr>
      <w:tr w:rsidR="00467219" w:rsidTr="0055648C" w14:paraId="631D6BD9" w14:textId="77777777">
        <w:tc>
          <w:tcPr>
            <w:tcW w:w="778" w:type="pct"/>
          </w:tcPr>
          <w:p w:rsidR="00467219" w:rsidP="009B686D" w:rsidRDefault="00467219" w14:paraId="6FBC1254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 w:rsidRPr="00DF5090">
              <w:rPr>
                <w:rFonts w:ascii="CordiaUPC" w:hAnsi="CordiaUPC" w:cs="CordiaUPC"/>
                <w:sz w:val="28"/>
                <w:szCs w:val="28"/>
                <w:lang w:bidi="th-TH"/>
              </w:rPr>
              <w:t>00001</w:t>
            </w:r>
          </w:p>
        </w:tc>
        <w:tc>
          <w:tcPr>
            <w:tcW w:w="1628" w:type="pct"/>
          </w:tcPr>
          <w:p w:rsidRPr="00C3121D" w:rsidR="00467219" w:rsidP="009B686D" w:rsidRDefault="00467219" w14:paraId="1D180A18" w14:textId="77777777">
            <w:r>
              <w:rPr>
                <w:rFonts w:cs="CordiaUPC"/>
              </w:rPr>
              <w:t xml:space="preserve">Rate Unit </w:t>
            </w:r>
            <w:r>
              <w:t>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Pr="00C3121D" w:rsidR="00467219" w:rsidP="009B686D" w:rsidRDefault="00467219" w14:paraId="3E47EBA6" w14:textId="6442DFB2">
            <w:r>
              <w:rPr>
                <w:rFonts w:hint="cs" w:cs="Angsana New"/>
                <w:cs/>
              </w:rPr>
              <w:t xml:space="preserve">ถ้า </w:t>
            </w:r>
            <w:r w:rsidRPr="00693103">
              <w:rPr>
                <w:rFonts w:cs="CordiaUPC"/>
              </w:rPr>
              <w:t>rateFollowByMainPro</w:t>
            </w:r>
            <w:r>
              <w:rPr>
                <w:rFonts w:hint="cs" w:cs="Angsana New"/>
                <w:cs/>
              </w:rPr>
              <w:t xml:space="preserve"> มีค่าเป็น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No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หรือ ค่าว่าง ดังนั้น </w:t>
            </w:r>
            <w:r>
              <w:t>Rate Unit</w:t>
            </w:r>
            <w:r w:rsidRPr="000A685E">
              <w:rPr>
                <w:rFonts w:cs="Angsana New"/>
                <w:cs/>
              </w:rPr>
              <w:t xml:space="preserve"> </w:t>
            </w:r>
            <w:r w:rsidRPr="000A685E">
              <w:rPr>
                <w:rFonts w:hint="cs"/>
                <w:cs/>
              </w:rPr>
              <w:t xml:space="preserve">จะต้องเป็น </w:t>
            </w:r>
            <w:r w:rsidRPr="000A685E">
              <w:t>Mandatory</w:t>
            </w:r>
          </w:p>
        </w:tc>
        <w:tc>
          <w:tcPr>
            <w:tcW w:w="733" w:type="pct"/>
          </w:tcPr>
          <w:p w:rsidR="00467219" w:rsidP="009B686D" w:rsidRDefault="00467219" w14:paraId="68280A3B" w14:textId="77777777">
            <w:pPr>
              <w:rPr>
                <w:rFonts w:cs="CordiaUPC"/>
                <w:szCs w:val="36"/>
              </w:rPr>
            </w:pPr>
          </w:p>
        </w:tc>
      </w:tr>
      <w:tr w:rsidR="00467219" w:rsidTr="0055648C" w14:paraId="39899803" w14:textId="77777777">
        <w:tc>
          <w:tcPr>
            <w:tcW w:w="778" w:type="pct"/>
          </w:tcPr>
          <w:p w:rsidR="00467219" w:rsidP="009B686D" w:rsidRDefault="00467219" w14:paraId="7ABF4BAE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 w:rsidRPr="00DF5090">
              <w:rPr>
                <w:rFonts w:ascii="CordiaUPC" w:hAnsi="CordiaUPC" w:cs="CordiaUPC"/>
                <w:sz w:val="28"/>
                <w:szCs w:val="28"/>
                <w:lang w:bidi="th-TH"/>
              </w:rPr>
              <w:t>00001</w:t>
            </w:r>
          </w:p>
        </w:tc>
        <w:tc>
          <w:tcPr>
            <w:tcW w:w="1628" w:type="pct"/>
          </w:tcPr>
          <w:p w:rsidRPr="00C3121D" w:rsidR="00467219" w:rsidP="009B686D" w:rsidRDefault="00467219" w14:paraId="17C748FA" w14:textId="77777777">
            <w:r>
              <w:rPr>
                <w:rFonts w:cs="CordiaUPC"/>
              </w:rPr>
              <w:t xml:space="preserve">Rate Including VAT </w:t>
            </w:r>
            <w:r>
              <w:t>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Pr="00C3121D" w:rsidR="00467219" w:rsidP="009B686D" w:rsidRDefault="00467219" w14:paraId="53474E8C" w14:textId="748C9052">
            <w:r>
              <w:rPr>
                <w:rFonts w:hint="cs" w:cs="Angsana New"/>
                <w:cs/>
              </w:rPr>
              <w:t xml:space="preserve">ถ้า </w:t>
            </w:r>
            <w:r w:rsidRPr="00693103">
              <w:rPr>
                <w:rFonts w:cs="CordiaUPC"/>
              </w:rPr>
              <w:t>rateFollowByMainPro</w:t>
            </w:r>
            <w:r>
              <w:rPr>
                <w:rFonts w:hint="cs" w:cs="Angsana New"/>
                <w:cs/>
              </w:rPr>
              <w:t xml:space="preserve"> มีค่าเป็น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No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หรือ ค่าว่าง ดังนั้น </w:t>
            </w:r>
            <w:r>
              <w:t>Rate Including VAT</w:t>
            </w:r>
            <w:r w:rsidRPr="000A685E">
              <w:rPr>
                <w:rFonts w:cs="Angsana New"/>
                <w:cs/>
              </w:rPr>
              <w:t xml:space="preserve"> </w:t>
            </w:r>
            <w:r w:rsidRPr="000A685E">
              <w:rPr>
                <w:rFonts w:hint="cs"/>
                <w:cs/>
              </w:rPr>
              <w:t xml:space="preserve">จะต้องเป็น </w:t>
            </w:r>
            <w:r w:rsidRPr="000A685E">
              <w:t>Mandatory</w:t>
            </w:r>
          </w:p>
        </w:tc>
        <w:tc>
          <w:tcPr>
            <w:tcW w:w="733" w:type="pct"/>
          </w:tcPr>
          <w:p w:rsidR="00467219" w:rsidP="009B686D" w:rsidRDefault="00467219" w14:paraId="719D45BF" w14:textId="77777777">
            <w:pPr>
              <w:rPr>
                <w:rFonts w:cs="CordiaUPC"/>
                <w:szCs w:val="36"/>
              </w:rPr>
            </w:pPr>
          </w:p>
        </w:tc>
      </w:tr>
      <w:tr w:rsidR="00467219" w:rsidTr="0055648C" w14:paraId="3D4D46A3" w14:textId="77777777">
        <w:tc>
          <w:tcPr>
            <w:tcW w:w="778" w:type="pct"/>
          </w:tcPr>
          <w:p w:rsidRPr="00DF5090" w:rsidR="00467219" w:rsidP="009B686D" w:rsidRDefault="00467219" w14:paraId="6E998D05" w14:textId="77777777">
            <w:pPr>
              <w:rPr>
                <w:rFonts w:cs="CordiaUPC"/>
              </w:rPr>
            </w:pPr>
            <w:r w:rsidRPr="002A323A">
              <w:t>00023</w:t>
            </w:r>
          </w:p>
        </w:tc>
        <w:tc>
          <w:tcPr>
            <w:tcW w:w="1628" w:type="pct"/>
          </w:tcPr>
          <w:p w:rsidR="00467219" w:rsidP="009B686D" w:rsidRDefault="00467219" w14:paraId="13C3E22B" w14:textId="3C9B1D35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Rate Including VAT </w:t>
            </w:r>
            <w:r>
              <w:t xml:space="preserve">must be 3 decimal </w:t>
            </w:r>
            <w:r>
              <w:rPr>
                <w:rFonts w:cs="Angsana New"/>
                <w:cs/>
              </w:rPr>
              <w:t>(</w:t>
            </w:r>
            <w:r>
              <w:t>Min 0, Max 999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1861" w:type="pct"/>
          </w:tcPr>
          <w:p w:rsidR="00467219" w:rsidP="009B686D" w:rsidRDefault="00467219" w14:paraId="5CC84E15" w14:textId="449582A2">
            <w:r>
              <w:rPr>
                <w:rFonts w:hint="cs"/>
                <w:cs/>
              </w:rPr>
              <w:t xml:space="preserve">ถ้า </w:t>
            </w:r>
            <w:r>
              <w:rPr>
                <w:rFonts w:cs="CordiaUPC"/>
              </w:rPr>
              <w:t xml:space="preserve">Rate Including VAT </w:t>
            </w:r>
            <w:r>
              <w:rPr>
                <w:rFonts w:hint="cs"/>
                <w:cs/>
              </w:rPr>
              <w:t xml:space="preserve">มีค่า ดังนั้น </w:t>
            </w:r>
            <w:r>
              <w:rPr>
                <w:rFonts w:cs="CordiaUPC"/>
              </w:rPr>
              <w:t>Rate Including VAT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จะต้องเป็นตัวเลขทศนิยม </w:t>
            </w:r>
            <w:r>
              <w:t>3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ตำแหน่งและมีค่าอยู่ในช่วง </w:t>
            </w:r>
            <w:r>
              <w:t xml:space="preserve">0 </w:t>
            </w:r>
            <w:r>
              <w:rPr>
                <w:rFonts w:cs="Angsana New"/>
                <w:cs/>
              </w:rPr>
              <w:t xml:space="preserve">– </w:t>
            </w:r>
            <w:r>
              <w:t>999</w:t>
            </w:r>
          </w:p>
        </w:tc>
        <w:tc>
          <w:tcPr>
            <w:tcW w:w="733" w:type="pct"/>
          </w:tcPr>
          <w:p w:rsidR="00467219" w:rsidP="009B686D" w:rsidRDefault="00467219" w14:paraId="0B6859E4" w14:textId="77777777">
            <w:pPr>
              <w:rPr>
                <w:rFonts w:cs="CordiaUPC"/>
                <w:szCs w:val="36"/>
              </w:rPr>
            </w:pPr>
          </w:p>
        </w:tc>
      </w:tr>
      <w:tr w:rsidR="00467219" w:rsidTr="0055648C" w14:paraId="73952A13" w14:textId="77777777">
        <w:tc>
          <w:tcPr>
            <w:tcW w:w="778" w:type="pct"/>
          </w:tcPr>
          <w:p w:rsidRPr="002A323A" w:rsidR="00467219" w:rsidP="009B686D" w:rsidRDefault="00467219" w14:paraId="589BA7A4" w14:textId="77777777">
            <w:r w:rsidRPr="007C6298">
              <w:rPr>
                <w:rFonts w:cs="CordiaUPC"/>
              </w:rPr>
              <w:t>00015</w:t>
            </w:r>
          </w:p>
        </w:tc>
        <w:tc>
          <w:tcPr>
            <w:tcW w:w="1628" w:type="pct"/>
          </w:tcPr>
          <w:p w:rsidR="00467219" w:rsidP="009B686D" w:rsidRDefault="00467219" w14:paraId="667B22E8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Rate </w:t>
            </w:r>
            <w:r>
              <w:t xml:space="preserve">Excluding VAT must be less than or equal to </w:t>
            </w:r>
            <w:r>
              <w:rPr>
                <w:rFonts w:cs="CordiaUPC"/>
              </w:rPr>
              <w:t xml:space="preserve">Rate </w:t>
            </w:r>
            <w:r>
              <w:t>Including VAT</w:t>
            </w:r>
            <w:r w:rsidRPr="007C6298"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467219" w:rsidP="009B686D" w:rsidRDefault="00467219" w14:paraId="1CF70071" w14:textId="77777777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rPr>
                <w:rFonts w:cs="CordiaUPC"/>
              </w:rPr>
              <w:t xml:space="preserve">Rate </w:t>
            </w:r>
            <w:r>
              <w:t xml:space="preserve">Excluding VAT </w:t>
            </w:r>
            <w:r>
              <w:rPr>
                <w:rFonts w:hint="cs"/>
                <w:cs/>
              </w:rPr>
              <w:t>และ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cs="CordiaUPC"/>
              </w:rPr>
              <w:t xml:space="preserve">Rate </w:t>
            </w:r>
            <w:r>
              <w:t xml:space="preserve">Including VAT </w:t>
            </w:r>
            <w:r>
              <w:rPr>
                <w:rFonts w:hint="cs"/>
                <w:cs/>
              </w:rPr>
              <w:t xml:space="preserve">มีค่า ดังนั้น </w:t>
            </w:r>
            <w:r>
              <w:rPr>
                <w:rFonts w:cs="CordiaUPC"/>
              </w:rPr>
              <w:t xml:space="preserve">Rate </w:t>
            </w:r>
            <w:r>
              <w:t>Excluding VAT</w:t>
            </w:r>
            <w:r>
              <w:rPr>
                <w:rFonts w:hint="cs"/>
                <w:cs/>
              </w:rPr>
              <w:t xml:space="preserve"> จะต้องมีค่าน้อยกว่าหรือเท่ากับ </w:t>
            </w:r>
            <w:r>
              <w:rPr>
                <w:rFonts w:cs="CordiaUPC"/>
              </w:rPr>
              <w:t xml:space="preserve">Rate </w:t>
            </w:r>
            <w:r>
              <w:t>Including VAT</w:t>
            </w:r>
          </w:p>
        </w:tc>
        <w:tc>
          <w:tcPr>
            <w:tcW w:w="733" w:type="pct"/>
          </w:tcPr>
          <w:p w:rsidR="00467219" w:rsidP="009B686D" w:rsidRDefault="00467219" w14:paraId="4AD8A094" w14:textId="77777777">
            <w:pPr>
              <w:rPr>
                <w:rFonts w:cs="CordiaUPC"/>
                <w:szCs w:val="36"/>
              </w:rPr>
            </w:pPr>
          </w:p>
        </w:tc>
      </w:tr>
      <w:tr w:rsidR="00467219" w:rsidTr="0055648C" w14:paraId="06622370" w14:textId="77777777">
        <w:tc>
          <w:tcPr>
            <w:tcW w:w="778" w:type="pct"/>
          </w:tcPr>
          <w:p w:rsidR="00467219" w:rsidP="009B686D" w:rsidRDefault="00467219" w14:paraId="3C7C12B7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 w:rsidRPr="00DF5090">
              <w:rPr>
                <w:rFonts w:ascii="CordiaUPC" w:hAnsi="CordiaUPC" w:cs="CordiaUPC"/>
                <w:sz w:val="28"/>
                <w:szCs w:val="28"/>
                <w:lang w:bidi="th-TH"/>
              </w:rPr>
              <w:t>00001</w:t>
            </w:r>
          </w:p>
        </w:tc>
        <w:tc>
          <w:tcPr>
            <w:tcW w:w="1628" w:type="pct"/>
          </w:tcPr>
          <w:p w:rsidRPr="00C3121D" w:rsidR="00467219" w:rsidP="009B686D" w:rsidRDefault="00467219" w14:paraId="7EE6BB09" w14:textId="77777777">
            <w:r>
              <w:rPr>
                <w:rFonts w:cs="CordiaUPC"/>
              </w:rPr>
              <w:t>Step Rate Flag</w:t>
            </w:r>
            <w:r>
              <w:t xml:space="preserve"> is required</w:t>
            </w:r>
          </w:p>
        </w:tc>
        <w:tc>
          <w:tcPr>
            <w:tcW w:w="1861" w:type="pct"/>
          </w:tcPr>
          <w:p w:rsidRPr="00C3121D" w:rsidR="00467219" w:rsidP="009B686D" w:rsidRDefault="00467219" w14:paraId="74A25030" w14:textId="77777777">
            <w:r>
              <w:t>Rate Including VAT</w:t>
            </w:r>
            <w:r w:rsidRPr="000A685E">
              <w:rPr>
                <w:rFonts w:cs="Angsana New"/>
                <w:cs/>
              </w:rPr>
              <w:t xml:space="preserve"> </w:t>
            </w:r>
            <w:r w:rsidRPr="000A685E">
              <w:rPr>
                <w:rFonts w:hint="cs"/>
                <w:cs/>
              </w:rPr>
              <w:t xml:space="preserve">จะต้องเป็น </w:t>
            </w:r>
            <w:r w:rsidRPr="000A685E">
              <w:t>Mandatory</w:t>
            </w:r>
          </w:p>
        </w:tc>
        <w:tc>
          <w:tcPr>
            <w:tcW w:w="733" w:type="pct"/>
          </w:tcPr>
          <w:p w:rsidR="00467219" w:rsidP="009B686D" w:rsidRDefault="00467219" w14:paraId="11EB2E76" w14:textId="77777777">
            <w:pPr>
              <w:rPr>
                <w:rFonts w:cs="CordiaUPC"/>
                <w:szCs w:val="36"/>
              </w:rPr>
            </w:pPr>
          </w:p>
        </w:tc>
      </w:tr>
      <w:tr w:rsidR="00467219" w:rsidTr="0055648C" w14:paraId="7D423684" w14:textId="77777777">
        <w:tc>
          <w:tcPr>
            <w:tcW w:w="778" w:type="pct"/>
          </w:tcPr>
          <w:p w:rsidR="00467219" w:rsidP="009B686D" w:rsidRDefault="00467219" w14:paraId="7DF6267F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>00004</w:t>
            </w:r>
          </w:p>
        </w:tc>
        <w:tc>
          <w:tcPr>
            <w:tcW w:w="1628" w:type="pct"/>
          </w:tcPr>
          <w:p w:rsidR="00467219" w:rsidP="009B686D" w:rsidRDefault="00467219" w14:paraId="672FD9C9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Step Rate</w:t>
            </w:r>
            <w:r>
              <w:t xml:space="preserve"> is required when Step Rate Flag is </w:t>
            </w:r>
            <w:r>
              <w:rPr>
                <w:rFonts w:cs="Angsana New"/>
                <w:cs/>
              </w:rPr>
              <w:t>“</w:t>
            </w:r>
            <w:r>
              <w:t>Yes</w:t>
            </w:r>
            <w:r>
              <w:rPr>
                <w:rFonts w:cs="Angsana New"/>
                <w:cs/>
              </w:rPr>
              <w:t>”</w:t>
            </w:r>
          </w:p>
        </w:tc>
        <w:tc>
          <w:tcPr>
            <w:tcW w:w="1861" w:type="pct"/>
          </w:tcPr>
          <w:p w:rsidR="00467219" w:rsidP="009B686D" w:rsidRDefault="00467219" w14:paraId="31C2D368" w14:textId="77777777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เมื่อ </w:t>
            </w:r>
            <w:r>
              <w:t xml:space="preserve">Step Rate Flag is </w:t>
            </w:r>
            <w:r>
              <w:rPr>
                <w:rFonts w:cs="Angsana New"/>
                <w:cs/>
              </w:rPr>
              <w:t>“</w:t>
            </w:r>
            <w:r>
              <w:t>Yes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ดังนั้น </w:t>
            </w:r>
            <w:r>
              <w:rPr>
                <w:rFonts w:cs="CordiaUPC"/>
              </w:rPr>
              <w:t>Step Rate</w:t>
            </w:r>
            <w:r>
              <w:t xml:space="preserve"> Table </w:t>
            </w:r>
            <w:r>
              <w:rPr>
                <w:rFonts w:hint="cs"/>
                <w:cs/>
              </w:rPr>
              <w:t xml:space="preserve">จะต้องมีอย่างน้อย </w:t>
            </w:r>
            <w:r>
              <w:t xml:space="preserve">1 Row </w:t>
            </w:r>
          </w:p>
        </w:tc>
        <w:tc>
          <w:tcPr>
            <w:tcW w:w="733" w:type="pct"/>
          </w:tcPr>
          <w:p w:rsidR="00467219" w:rsidP="009B686D" w:rsidRDefault="00467219" w14:paraId="1A34F907" w14:textId="77777777">
            <w:pPr>
              <w:rPr>
                <w:rFonts w:cs="CordiaUPC"/>
                <w:szCs w:val="36"/>
              </w:rPr>
            </w:pPr>
          </w:p>
        </w:tc>
      </w:tr>
      <w:tr w:rsidR="00467219" w:rsidTr="0055648C" w14:paraId="553024C3" w14:textId="77777777">
        <w:tc>
          <w:tcPr>
            <w:tcW w:w="5000" w:type="pct"/>
            <w:gridSpan w:val="4"/>
            <w:shd w:val="clear" w:color="auto" w:fill="C2D69B" w:themeFill="accent3" w:themeFillTint="99"/>
          </w:tcPr>
          <w:p w:rsidR="00467219" w:rsidP="009B686D" w:rsidRDefault="00467219" w14:paraId="70324FE6" w14:textId="77777777">
            <w:pPr>
              <w:pStyle w:val="HeaderTable"/>
              <w:rPr>
                <w:lang w:bidi="th-TH"/>
              </w:rPr>
            </w:pPr>
            <w:r>
              <w:rPr>
                <w:lang w:bidi="th-TH"/>
              </w:rPr>
              <w:t>Step Rate Detail Section</w:t>
            </w:r>
          </w:p>
        </w:tc>
      </w:tr>
      <w:tr w:rsidR="00467219" w:rsidTr="0055648C" w14:paraId="52E20876" w14:textId="77777777">
        <w:tc>
          <w:tcPr>
            <w:tcW w:w="778" w:type="pct"/>
          </w:tcPr>
          <w:p w:rsidR="00467219" w:rsidP="009B686D" w:rsidRDefault="00467219" w14:paraId="32FF3092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>00001</w:t>
            </w:r>
          </w:p>
        </w:tc>
        <w:tc>
          <w:tcPr>
            <w:tcW w:w="1628" w:type="pct"/>
          </w:tcPr>
          <w:p w:rsidRPr="00C3121D" w:rsidR="00467219" w:rsidP="009B686D" w:rsidRDefault="00467219" w14:paraId="02F721D1" w14:textId="77777777">
            <w:r>
              <w:rPr>
                <w:rFonts w:cs="CordiaUPC"/>
              </w:rPr>
              <w:t>Step Duration</w:t>
            </w:r>
            <w:r>
              <w:t xml:space="preserve"> From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Pr="00C3121D" w:rsidR="00467219" w:rsidP="009B686D" w:rsidRDefault="00467219" w14:paraId="5DD8FB0F" w14:textId="77777777">
            <w:pPr>
              <w:rPr>
                <w:cs/>
              </w:rPr>
            </w:pPr>
            <w:r>
              <w:rPr>
                <w:rFonts w:cs="CordiaUPC"/>
              </w:rPr>
              <w:t xml:space="preserve">Step Duration From </w:t>
            </w:r>
            <w:r w:rsidRPr="000A685E">
              <w:rPr>
                <w:rFonts w:hint="cs"/>
                <w:cs/>
              </w:rPr>
              <w:t xml:space="preserve">จะต้องเป็น </w:t>
            </w:r>
            <w:r w:rsidRPr="000A685E">
              <w:t>Mandatory</w:t>
            </w:r>
            <w:r>
              <w:rPr>
                <w:rFonts w:cs="Angsana New"/>
                <w:cs/>
              </w:rPr>
              <w:t xml:space="preserve"> </w:t>
            </w:r>
          </w:p>
        </w:tc>
        <w:tc>
          <w:tcPr>
            <w:tcW w:w="733" w:type="pct"/>
          </w:tcPr>
          <w:p w:rsidR="00467219" w:rsidP="009B686D" w:rsidRDefault="00467219" w14:paraId="682447C4" w14:textId="77777777">
            <w:pPr>
              <w:rPr>
                <w:rFonts w:cs="CordiaUPC"/>
                <w:szCs w:val="36"/>
              </w:rPr>
            </w:pPr>
          </w:p>
        </w:tc>
      </w:tr>
      <w:tr w:rsidR="00467219" w:rsidTr="0055648C" w14:paraId="4DA0128A" w14:textId="77777777">
        <w:tc>
          <w:tcPr>
            <w:tcW w:w="778" w:type="pct"/>
          </w:tcPr>
          <w:p w:rsidR="00467219" w:rsidP="009B686D" w:rsidRDefault="00467219" w14:paraId="446B840A" w14:textId="77777777">
            <w:pPr>
              <w:rPr>
                <w:rFonts w:cs="CordiaUPC"/>
              </w:rPr>
            </w:pPr>
            <w:r w:rsidRPr="002A323A">
              <w:t>00023</w:t>
            </w:r>
          </w:p>
        </w:tc>
        <w:tc>
          <w:tcPr>
            <w:tcW w:w="1628" w:type="pct"/>
          </w:tcPr>
          <w:p w:rsidR="00467219" w:rsidP="009B686D" w:rsidRDefault="00467219" w14:paraId="6BB5400F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Step Duration</w:t>
            </w:r>
            <w:r>
              <w:t xml:space="preserve"> From must be Integer </w:t>
            </w:r>
            <w:r>
              <w:rPr>
                <w:rFonts w:cs="Angsana New"/>
                <w:cs/>
              </w:rPr>
              <w:t>(</w:t>
            </w:r>
            <w:r>
              <w:t>Min 1, Max 99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1861" w:type="pct"/>
          </w:tcPr>
          <w:p w:rsidR="00467219" w:rsidP="009B686D" w:rsidRDefault="00467219" w14:paraId="236763C8" w14:textId="77777777">
            <w:pPr>
              <w:rPr>
                <w:rFonts w:cs="CordiaUPC"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rPr>
                <w:rFonts w:cs="CordiaUPC"/>
              </w:rPr>
              <w:t>Step Duration From</w:t>
            </w:r>
            <w:r>
              <w:rPr>
                <w:rFonts w:hint="cs"/>
                <w:cs/>
              </w:rPr>
              <w:t xml:space="preserve"> มีค่า ดังนั้น </w:t>
            </w:r>
            <w:r>
              <w:rPr>
                <w:rFonts w:cs="CordiaUPC"/>
              </w:rPr>
              <w:t>Step Duration From</w:t>
            </w:r>
            <w:r>
              <w:rPr>
                <w:rFonts w:hint="cs"/>
                <w:cs/>
              </w:rPr>
              <w:t xml:space="preserve"> จะต้องเป็นจำนวนเต็มและมีค่าอยู่ในช่วง </w:t>
            </w:r>
            <w:r>
              <w:t xml:space="preserve">1 </w:t>
            </w:r>
            <w:r>
              <w:rPr>
                <w:rFonts w:cs="Angsana New"/>
                <w:cs/>
              </w:rPr>
              <w:t xml:space="preserve">– </w:t>
            </w:r>
            <w:r>
              <w:t>99</w:t>
            </w:r>
          </w:p>
        </w:tc>
        <w:tc>
          <w:tcPr>
            <w:tcW w:w="733" w:type="pct"/>
          </w:tcPr>
          <w:p w:rsidR="00467219" w:rsidP="009B686D" w:rsidRDefault="00467219" w14:paraId="506BAB86" w14:textId="77777777">
            <w:pPr>
              <w:rPr>
                <w:rFonts w:cs="CordiaUPC"/>
                <w:szCs w:val="36"/>
              </w:rPr>
            </w:pPr>
          </w:p>
        </w:tc>
      </w:tr>
      <w:tr w:rsidR="00467219" w:rsidTr="0055648C" w14:paraId="2CA287BD" w14:textId="77777777">
        <w:tc>
          <w:tcPr>
            <w:tcW w:w="778" w:type="pct"/>
          </w:tcPr>
          <w:p w:rsidR="00467219" w:rsidP="009B686D" w:rsidRDefault="00467219" w14:paraId="10F41054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>00001</w:t>
            </w:r>
          </w:p>
        </w:tc>
        <w:tc>
          <w:tcPr>
            <w:tcW w:w="1628" w:type="pct"/>
          </w:tcPr>
          <w:p w:rsidR="00467219" w:rsidP="009B686D" w:rsidRDefault="00467219" w14:paraId="7E2311F8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Step Duration</w:t>
            </w:r>
            <w:r>
              <w:t xml:space="preserve"> To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467219" w:rsidP="009B686D" w:rsidRDefault="00467219" w14:paraId="227564C9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Step Duration To </w:t>
            </w:r>
            <w:r w:rsidRPr="000A685E">
              <w:rPr>
                <w:rFonts w:hint="cs"/>
                <w:cs/>
              </w:rPr>
              <w:t xml:space="preserve">จะต้องเป็น </w:t>
            </w:r>
            <w:r w:rsidRPr="000A685E">
              <w:t>Mandatory</w:t>
            </w:r>
            <w:r>
              <w:rPr>
                <w:rFonts w:cs="Angsana New"/>
                <w:cs/>
              </w:rPr>
              <w:t xml:space="preserve"> </w:t>
            </w:r>
          </w:p>
        </w:tc>
        <w:tc>
          <w:tcPr>
            <w:tcW w:w="733" w:type="pct"/>
          </w:tcPr>
          <w:p w:rsidR="00467219" w:rsidP="009B686D" w:rsidRDefault="00467219" w14:paraId="0CA83915" w14:textId="77777777">
            <w:pPr>
              <w:rPr>
                <w:rFonts w:cs="CordiaUPC"/>
                <w:szCs w:val="36"/>
              </w:rPr>
            </w:pPr>
          </w:p>
        </w:tc>
      </w:tr>
      <w:tr w:rsidR="00467219" w:rsidTr="0055648C" w14:paraId="779B20F4" w14:textId="77777777">
        <w:tc>
          <w:tcPr>
            <w:tcW w:w="778" w:type="pct"/>
          </w:tcPr>
          <w:p w:rsidRPr="00195974" w:rsidR="00467219" w:rsidP="009B686D" w:rsidRDefault="00467219" w14:paraId="723E1E78" w14:textId="77777777">
            <w:r w:rsidRPr="002A323A">
              <w:t>00023</w:t>
            </w:r>
          </w:p>
        </w:tc>
        <w:tc>
          <w:tcPr>
            <w:tcW w:w="1628" w:type="pct"/>
          </w:tcPr>
          <w:p w:rsidR="00467219" w:rsidP="009B686D" w:rsidRDefault="00467219" w14:paraId="5423E65E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Step Duration</w:t>
            </w:r>
            <w:r>
              <w:t xml:space="preserve"> To must be Integer </w:t>
            </w:r>
            <w:r>
              <w:rPr>
                <w:rFonts w:cs="Angsana New"/>
                <w:cs/>
              </w:rPr>
              <w:t>(</w:t>
            </w:r>
            <w:r>
              <w:t>Min 1, Max 99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1861" w:type="pct"/>
          </w:tcPr>
          <w:p w:rsidRPr="00B90624" w:rsidR="00467219" w:rsidP="009B686D" w:rsidRDefault="00467219" w14:paraId="004978E6" w14:textId="77777777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rPr>
                <w:rFonts w:cs="CordiaUPC"/>
              </w:rPr>
              <w:t>Step Duration</w:t>
            </w:r>
            <w:r>
              <w:rPr>
                <w:rFonts w:hint="cs"/>
                <w:cs/>
              </w:rPr>
              <w:t xml:space="preserve"> </w:t>
            </w:r>
            <w:r>
              <w:t xml:space="preserve">To </w:t>
            </w:r>
            <w:r>
              <w:rPr>
                <w:rFonts w:hint="cs"/>
                <w:cs/>
              </w:rPr>
              <w:t xml:space="preserve">มีค่า ดังนั้น </w:t>
            </w:r>
            <w:r>
              <w:rPr>
                <w:rFonts w:cs="CordiaUPC"/>
              </w:rPr>
              <w:t>Step Duration To</w:t>
            </w:r>
            <w:r>
              <w:rPr>
                <w:rFonts w:hint="cs"/>
                <w:cs/>
              </w:rPr>
              <w:t xml:space="preserve"> จะต้องเป็นจำนวนเต็มและมีค่าอยู่ในช่วง </w:t>
            </w:r>
            <w:r>
              <w:t xml:space="preserve">1 </w:t>
            </w:r>
            <w:r>
              <w:rPr>
                <w:rFonts w:cs="Angsana New"/>
                <w:cs/>
              </w:rPr>
              <w:t xml:space="preserve">– </w:t>
            </w:r>
            <w:r>
              <w:t>99</w:t>
            </w:r>
          </w:p>
        </w:tc>
        <w:tc>
          <w:tcPr>
            <w:tcW w:w="733" w:type="pct"/>
          </w:tcPr>
          <w:p w:rsidR="00467219" w:rsidP="009B686D" w:rsidRDefault="00467219" w14:paraId="1DAFAD61" w14:textId="77777777">
            <w:pPr>
              <w:rPr>
                <w:rFonts w:cs="CordiaUPC"/>
                <w:szCs w:val="36"/>
              </w:rPr>
            </w:pPr>
          </w:p>
        </w:tc>
      </w:tr>
      <w:tr w:rsidR="00467219" w:rsidTr="0055648C" w14:paraId="19D02E50" w14:textId="77777777">
        <w:tc>
          <w:tcPr>
            <w:tcW w:w="778" w:type="pct"/>
          </w:tcPr>
          <w:p w:rsidR="00467219" w:rsidP="009B686D" w:rsidRDefault="00467219" w14:paraId="154C1A25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>00001</w:t>
            </w:r>
          </w:p>
        </w:tc>
        <w:tc>
          <w:tcPr>
            <w:tcW w:w="1628" w:type="pct"/>
          </w:tcPr>
          <w:p w:rsidR="00467219" w:rsidP="009B686D" w:rsidRDefault="00467219" w14:paraId="2393A754" w14:textId="77777777">
            <w:r>
              <w:rPr>
                <w:rFonts w:cs="CordiaUPC"/>
              </w:rPr>
              <w:t>Step Duration Unit</w:t>
            </w:r>
            <w:r>
              <w:t xml:space="preserve">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467219" w:rsidP="009B686D" w:rsidRDefault="00467219" w14:paraId="72870998" w14:textId="77777777">
            <w:pPr>
              <w:rPr>
                <w:cs/>
              </w:rPr>
            </w:pPr>
            <w:r>
              <w:rPr>
                <w:rFonts w:cs="CordiaUPC"/>
              </w:rPr>
              <w:t xml:space="preserve">Step Duration Unit </w:t>
            </w:r>
            <w:r w:rsidRPr="000A685E">
              <w:rPr>
                <w:rFonts w:hint="cs"/>
                <w:cs/>
              </w:rPr>
              <w:t xml:space="preserve">จะต้องเป็น </w:t>
            </w:r>
            <w:r w:rsidRPr="000A685E">
              <w:t>Mandatory</w:t>
            </w:r>
            <w:r>
              <w:rPr>
                <w:rFonts w:cs="Angsana New"/>
                <w:cs/>
              </w:rPr>
              <w:t xml:space="preserve"> </w:t>
            </w:r>
          </w:p>
        </w:tc>
        <w:tc>
          <w:tcPr>
            <w:tcW w:w="733" w:type="pct"/>
          </w:tcPr>
          <w:p w:rsidR="00467219" w:rsidP="009B686D" w:rsidRDefault="00467219" w14:paraId="41880262" w14:textId="77777777">
            <w:pPr>
              <w:rPr>
                <w:rFonts w:cs="CordiaUPC"/>
                <w:szCs w:val="36"/>
              </w:rPr>
            </w:pPr>
          </w:p>
        </w:tc>
      </w:tr>
      <w:tr w:rsidR="00467219" w:rsidTr="0055648C" w14:paraId="7BD9AD00" w14:textId="77777777">
        <w:tc>
          <w:tcPr>
            <w:tcW w:w="778" w:type="pct"/>
          </w:tcPr>
          <w:p w:rsidR="00467219" w:rsidP="009B686D" w:rsidRDefault="00467219" w14:paraId="628D7C31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>00001</w:t>
            </w:r>
          </w:p>
        </w:tc>
        <w:tc>
          <w:tcPr>
            <w:tcW w:w="1628" w:type="pct"/>
          </w:tcPr>
          <w:p w:rsidR="00467219" w:rsidP="009B686D" w:rsidRDefault="00467219" w14:paraId="68E2486D" w14:textId="77777777">
            <w:r>
              <w:rPr>
                <w:rFonts w:cs="CordiaUPC"/>
              </w:rPr>
              <w:t>Step Excluding VAT</w:t>
            </w:r>
            <w:r>
              <w:t xml:space="preserve">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467219" w:rsidP="009B686D" w:rsidRDefault="00467219" w14:paraId="4C017BA0" w14:textId="77777777">
            <w:pPr>
              <w:rPr>
                <w:cs/>
              </w:rPr>
            </w:pPr>
            <w:r>
              <w:rPr>
                <w:rFonts w:cs="CordiaUPC"/>
              </w:rPr>
              <w:t xml:space="preserve">Step Excluding VAT </w:t>
            </w:r>
            <w:r w:rsidRPr="000A685E">
              <w:rPr>
                <w:rFonts w:hint="cs"/>
                <w:cs/>
              </w:rPr>
              <w:t xml:space="preserve">จะต้องเป็น </w:t>
            </w:r>
            <w:r w:rsidRPr="000A685E">
              <w:t>Mandatory</w:t>
            </w:r>
            <w:r>
              <w:rPr>
                <w:rFonts w:cs="Angsana New"/>
                <w:cs/>
              </w:rPr>
              <w:t xml:space="preserve"> </w:t>
            </w:r>
          </w:p>
        </w:tc>
        <w:tc>
          <w:tcPr>
            <w:tcW w:w="733" w:type="pct"/>
          </w:tcPr>
          <w:p w:rsidR="00467219" w:rsidP="009B686D" w:rsidRDefault="00467219" w14:paraId="6FF096E4" w14:textId="77777777">
            <w:pPr>
              <w:rPr>
                <w:rFonts w:cs="CordiaUPC"/>
                <w:szCs w:val="36"/>
              </w:rPr>
            </w:pPr>
          </w:p>
        </w:tc>
      </w:tr>
      <w:tr w:rsidR="00467219" w:rsidTr="0055648C" w14:paraId="49E77BA8" w14:textId="77777777">
        <w:tc>
          <w:tcPr>
            <w:tcW w:w="778" w:type="pct"/>
          </w:tcPr>
          <w:p w:rsidRPr="00195974" w:rsidR="00467219" w:rsidP="009B686D" w:rsidRDefault="00467219" w14:paraId="68CEC2B9" w14:textId="77777777">
            <w:pPr>
              <w:rPr>
                <w:rFonts w:cs="CordiaUPC"/>
              </w:rPr>
            </w:pPr>
            <w:r w:rsidRPr="002A323A">
              <w:t>00023</w:t>
            </w:r>
          </w:p>
        </w:tc>
        <w:tc>
          <w:tcPr>
            <w:tcW w:w="1628" w:type="pct"/>
          </w:tcPr>
          <w:p w:rsidR="00467219" w:rsidP="009B686D" w:rsidRDefault="00467219" w14:paraId="5F11186F" w14:textId="3AD81384">
            <w:pPr>
              <w:rPr>
                <w:rFonts w:cs="CordiaUPC"/>
              </w:rPr>
            </w:pPr>
            <w:r>
              <w:rPr>
                <w:rFonts w:cs="CordiaUPC"/>
              </w:rPr>
              <w:t>Step Excluding VAT</w:t>
            </w:r>
            <w:r>
              <w:t xml:space="preserve"> must be 3 decimal </w:t>
            </w:r>
            <w:r>
              <w:rPr>
                <w:rFonts w:cs="Angsana New"/>
                <w:cs/>
              </w:rPr>
              <w:t>(</w:t>
            </w:r>
            <w:r>
              <w:t>Min 0, Max 999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1861" w:type="pct"/>
          </w:tcPr>
          <w:p w:rsidR="00467219" w:rsidP="009B686D" w:rsidRDefault="00467219" w14:paraId="2DE34360" w14:textId="3048A66D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rPr>
                <w:rFonts w:cs="CordiaUPC"/>
              </w:rPr>
              <w:t>Step Excluding VAT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มีค่า ดังนั้น </w:t>
            </w:r>
            <w:r>
              <w:rPr>
                <w:rFonts w:cs="CordiaUPC"/>
              </w:rPr>
              <w:t>Step Excluding VAT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จะต้องเป็นตัวเลขทศนิยม </w:t>
            </w:r>
            <w:r>
              <w:t>3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ตำแหน่งและมีค่าอยู่ในช่วง </w:t>
            </w:r>
            <w:r>
              <w:t xml:space="preserve">0 </w:t>
            </w:r>
            <w:r>
              <w:rPr>
                <w:rFonts w:cs="Angsana New"/>
                <w:cs/>
              </w:rPr>
              <w:t xml:space="preserve">– </w:t>
            </w:r>
            <w:r>
              <w:t>999</w:t>
            </w:r>
          </w:p>
        </w:tc>
        <w:tc>
          <w:tcPr>
            <w:tcW w:w="733" w:type="pct"/>
          </w:tcPr>
          <w:p w:rsidR="00467219" w:rsidP="009B686D" w:rsidRDefault="00467219" w14:paraId="029C86AE" w14:textId="77777777">
            <w:pPr>
              <w:rPr>
                <w:rFonts w:cs="CordiaUPC"/>
                <w:szCs w:val="36"/>
              </w:rPr>
            </w:pPr>
          </w:p>
        </w:tc>
      </w:tr>
      <w:tr w:rsidR="00467219" w:rsidTr="0055648C" w14:paraId="039EB87F" w14:textId="77777777">
        <w:tc>
          <w:tcPr>
            <w:tcW w:w="778" w:type="pct"/>
          </w:tcPr>
          <w:p w:rsidR="00467219" w:rsidP="009B686D" w:rsidRDefault="00467219" w14:paraId="507FA995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>00001</w:t>
            </w:r>
          </w:p>
        </w:tc>
        <w:tc>
          <w:tcPr>
            <w:tcW w:w="1628" w:type="pct"/>
          </w:tcPr>
          <w:p w:rsidR="00467219" w:rsidP="009B686D" w:rsidRDefault="00467219" w14:paraId="4C99A9E5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Step Including VAT</w:t>
            </w:r>
            <w:r>
              <w:t xml:space="preserve">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467219" w:rsidP="009B686D" w:rsidRDefault="00467219" w14:paraId="3E179E31" w14:textId="77777777">
            <w:pPr>
              <w:rPr>
                <w:cs/>
              </w:rPr>
            </w:pPr>
            <w:r>
              <w:rPr>
                <w:rFonts w:cs="CordiaUPC"/>
              </w:rPr>
              <w:t xml:space="preserve">Step Including VAT </w:t>
            </w:r>
            <w:r w:rsidRPr="000A685E">
              <w:rPr>
                <w:rFonts w:hint="cs"/>
                <w:cs/>
              </w:rPr>
              <w:t xml:space="preserve">จะต้องเป็น </w:t>
            </w:r>
            <w:r w:rsidRPr="000A685E">
              <w:t>Mandatory</w:t>
            </w:r>
            <w:r>
              <w:rPr>
                <w:rFonts w:cs="Angsana New"/>
                <w:cs/>
              </w:rPr>
              <w:t xml:space="preserve"> </w:t>
            </w:r>
          </w:p>
        </w:tc>
        <w:tc>
          <w:tcPr>
            <w:tcW w:w="733" w:type="pct"/>
          </w:tcPr>
          <w:p w:rsidR="00467219" w:rsidP="009B686D" w:rsidRDefault="00467219" w14:paraId="2B1C9C23" w14:textId="77777777">
            <w:pPr>
              <w:rPr>
                <w:rFonts w:cs="CordiaUPC"/>
                <w:szCs w:val="36"/>
              </w:rPr>
            </w:pPr>
          </w:p>
        </w:tc>
      </w:tr>
      <w:tr w:rsidR="00467219" w:rsidTr="0055648C" w14:paraId="6DE70066" w14:textId="77777777">
        <w:tc>
          <w:tcPr>
            <w:tcW w:w="778" w:type="pct"/>
          </w:tcPr>
          <w:p w:rsidR="00467219" w:rsidP="009B686D" w:rsidRDefault="00467219" w14:paraId="7B188213" w14:textId="77777777">
            <w:r w:rsidRPr="002A323A">
              <w:t>00023</w:t>
            </w:r>
          </w:p>
        </w:tc>
        <w:tc>
          <w:tcPr>
            <w:tcW w:w="1628" w:type="pct"/>
          </w:tcPr>
          <w:p w:rsidR="00467219" w:rsidP="009B686D" w:rsidRDefault="00467219" w14:paraId="76431DF7" w14:textId="0284918E">
            <w:r>
              <w:rPr>
                <w:rFonts w:cs="CordiaUPC"/>
              </w:rPr>
              <w:t>Step Including VAT</w:t>
            </w:r>
            <w:r>
              <w:t xml:space="preserve"> must be 3 decimal </w:t>
            </w:r>
            <w:r>
              <w:rPr>
                <w:rFonts w:cs="Angsana New"/>
                <w:cs/>
              </w:rPr>
              <w:t>(</w:t>
            </w:r>
            <w:r>
              <w:t>Min 0, Max 999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1861" w:type="pct"/>
          </w:tcPr>
          <w:p w:rsidR="00467219" w:rsidP="009B686D" w:rsidRDefault="00467219" w14:paraId="07E191BB" w14:textId="2D1C5C73">
            <w:r>
              <w:rPr>
                <w:rFonts w:hint="cs"/>
                <w:cs/>
              </w:rPr>
              <w:t xml:space="preserve">ถ้า </w:t>
            </w:r>
            <w:r>
              <w:rPr>
                <w:rFonts w:cs="CordiaUPC"/>
              </w:rPr>
              <w:t>Step Including VAT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มีค่า ดังนั้น </w:t>
            </w:r>
            <w:r>
              <w:rPr>
                <w:rFonts w:cs="CordiaUPC"/>
              </w:rPr>
              <w:t>Step Including VAT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จะต้องเป็นตัวเลขทศนิยม </w:t>
            </w:r>
            <w:r>
              <w:t>3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ตำแหน่งและมีค่าอยู่ในช่วง </w:t>
            </w:r>
            <w:r>
              <w:t xml:space="preserve">0 </w:t>
            </w:r>
            <w:r>
              <w:rPr>
                <w:rFonts w:cs="Angsana New"/>
                <w:cs/>
              </w:rPr>
              <w:t xml:space="preserve">– </w:t>
            </w:r>
            <w:r>
              <w:t>999</w:t>
            </w:r>
          </w:p>
        </w:tc>
        <w:tc>
          <w:tcPr>
            <w:tcW w:w="733" w:type="pct"/>
          </w:tcPr>
          <w:p w:rsidR="00467219" w:rsidP="009B686D" w:rsidRDefault="00467219" w14:paraId="73A0764B" w14:textId="77777777"/>
        </w:tc>
      </w:tr>
      <w:tr w:rsidR="00467219" w:rsidTr="0055648C" w14:paraId="280237EE" w14:textId="77777777">
        <w:tc>
          <w:tcPr>
            <w:tcW w:w="778" w:type="pct"/>
          </w:tcPr>
          <w:p w:rsidRPr="002A323A" w:rsidR="00467219" w:rsidP="009B686D" w:rsidRDefault="00467219" w14:paraId="52072B49" w14:textId="77777777">
            <w:r w:rsidRPr="007C6298">
              <w:rPr>
                <w:rFonts w:cs="CordiaUPC"/>
              </w:rPr>
              <w:t>00015</w:t>
            </w:r>
          </w:p>
        </w:tc>
        <w:tc>
          <w:tcPr>
            <w:tcW w:w="1628" w:type="pct"/>
          </w:tcPr>
          <w:p w:rsidR="00467219" w:rsidP="009B686D" w:rsidRDefault="00467219" w14:paraId="78146E73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Step </w:t>
            </w:r>
            <w:r>
              <w:t xml:space="preserve">Excluding VAT must be less than or equal to </w:t>
            </w:r>
            <w:r>
              <w:rPr>
                <w:rFonts w:cs="CordiaUPC"/>
              </w:rPr>
              <w:t xml:space="preserve">Step </w:t>
            </w:r>
            <w:r>
              <w:t>Including VAT</w:t>
            </w:r>
            <w:r w:rsidRPr="007C6298"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467219" w:rsidP="009B686D" w:rsidRDefault="00467219" w14:paraId="42DE374D" w14:textId="77777777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rPr>
                <w:rFonts w:cs="CordiaUPC"/>
              </w:rPr>
              <w:t xml:space="preserve">Step </w:t>
            </w:r>
            <w:r>
              <w:t xml:space="preserve">Excluding VAT </w:t>
            </w:r>
            <w:r>
              <w:rPr>
                <w:rFonts w:hint="cs"/>
                <w:cs/>
              </w:rPr>
              <w:t>และ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cs="CordiaUPC"/>
              </w:rPr>
              <w:t xml:space="preserve">Step </w:t>
            </w:r>
            <w:r>
              <w:t xml:space="preserve">Including VAT </w:t>
            </w:r>
            <w:r>
              <w:rPr>
                <w:rFonts w:hint="cs"/>
                <w:cs/>
              </w:rPr>
              <w:t xml:space="preserve">มีค่า ดังนั้น </w:t>
            </w:r>
            <w:r>
              <w:rPr>
                <w:rFonts w:cs="CordiaUPC"/>
              </w:rPr>
              <w:t xml:space="preserve">Step </w:t>
            </w:r>
            <w:r>
              <w:t>Excluding VAT</w:t>
            </w:r>
            <w:r>
              <w:rPr>
                <w:rFonts w:hint="cs"/>
                <w:cs/>
              </w:rPr>
              <w:t xml:space="preserve"> จะต้องมีค่าน้อยกว่าหรือเท่ากับ </w:t>
            </w:r>
            <w:r>
              <w:rPr>
                <w:rFonts w:cs="CordiaUPC"/>
              </w:rPr>
              <w:t xml:space="preserve">Step </w:t>
            </w:r>
            <w:r>
              <w:t>Including VAT</w:t>
            </w:r>
          </w:p>
        </w:tc>
        <w:tc>
          <w:tcPr>
            <w:tcW w:w="733" w:type="pct"/>
          </w:tcPr>
          <w:p w:rsidR="00467219" w:rsidP="009B686D" w:rsidRDefault="00467219" w14:paraId="61FC52D2" w14:textId="77777777"/>
        </w:tc>
      </w:tr>
      <w:tr w:rsidR="00467219" w:rsidTr="0055648C" w14:paraId="3FEB7538" w14:textId="77777777">
        <w:tc>
          <w:tcPr>
            <w:tcW w:w="5000" w:type="pct"/>
            <w:gridSpan w:val="4"/>
            <w:shd w:val="clear" w:color="auto" w:fill="C2D69B" w:themeFill="accent3" w:themeFillTint="99"/>
          </w:tcPr>
          <w:p w:rsidR="00467219" w:rsidP="009B686D" w:rsidRDefault="00467219" w14:paraId="78285FAD" w14:textId="77777777">
            <w:pPr>
              <w:pStyle w:val="HeaderTable"/>
            </w:pPr>
            <w:r>
              <w:rPr>
                <w:lang w:bidi="th-TH"/>
              </w:rPr>
              <w:t>End Step Rate Detail Section</w:t>
            </w:r>
          </w:p>
        </w:tc>
      </w:tr>
      <w:tr w:rsidR="00467219" w:rsidTr="0055648C" w14:paraId="6B16AA89" w14:textId="77777777">
        <w:tc>
          <w:tcPr>
            <w:tcW w:w="5000" w:type="pct"/>
            <w:gridSpan w:val="4"/>
            <w:shd w:val="clear" w:color="auto" w:fill="C2D69B" w:themeFill="accent3" w:themeFillTint="99"/>
          </w:tcPr>
          <w:p w:rsidR="00467219" w:rsidP="009B686D" w:rsidRDefault="00467219" w14:paraId="46FCCB79" w14:textId="77777777">
            <w:pPr>
              <w:pStyle w:val="HeaderTable"/>
            </w:pPr>
            <w:r>
              <w:t>End Detail Section</w:t>
            </w:r>
          </w:p>
        </w:tc>
      </w:tr>
    </w:tbl>
    <w:p w:rsidRPr="008979A8" w:rsidR="00763D4D" w:rsidP="00BB3F68" w:rsidRDefault="00763D4D" w14:paraId="5F9931D8" w14:textId="77777777">
      <w:pPr>
        <w:pStyle w:val="Heading3"/>
        <w:numPr>
          <w:ilvl w:val="0"/>
          <w:numId w:val="70"/>
        </w:numPr>
        <w:rPr>
          <w:rFonts w:ascii="CordiaUPC" w:hAnsi="CordiaUPC" w:cs="CordiaUPC"/>
          <w:sz w:val="32"/>
          <w:szCs w:val="32"/>
        </w:rPr>
      </w:pPr>
      <w:r w:rsidRPr="008979A8">
        <w:rPr>
          <w:rFonts w:ascii="CordiaUPC" w:hAnsi="CordiaUPC" w:cs="CordiaUPC"/>
          <w:sz w:val="32"/>
          <w:szCs w:val="32"/>
        </w:rPr>
        <w:t>Mapping to DB</w:t>
      </w:r>
    </w:p>
    <w:tbl>
      <w:tblPr>
        <w:tblW w:w="4977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348"/>
        <w:gridCol w:w="2486"/>
        <w:gridCol w:w="4141"/>
      </w:tblGrid>
      <w:tr w:rsidRPr="008979A8" w:rsidR="00763D4D" w:rsidTr="0055648C" w14:paraId="19DA4D5F" w14:textId="77777777">
        <w:trPr>
          <w:cantSplit/>
          <w:tblHeader/>
        </w:trPr>
        <w:tc>
          <w:tcPr>
            <w:tcW w:w="1308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763D4D" w:rsidP="0055648C" w:rsidRDefault="00763D4D" w14:paraId="131A10DA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Database Table</w:t>
            </w:r>
          </w:p>
        </w:tc>
        <w:tc>
          <w:tcPr>
            <w:tcW w:w="1385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763D4D" w:rsidP="0055648C" w:rsidRDefault="00763D4D" w14:paraId="6A052574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Database Column</w:t>
            </w:r>
          </w:p>
        </w:tc>
        <w:tc>
          <w:tcPr>
            <w:tcW w:w="2307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763D4D" w:rsidP="0055648C" w:rsidRDefault="00763D4D" w14:paraId="627ABE10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Field on Screen</w:t>
            </w:r>
          </w:p>
        </w:tc>
      </w:tr>
      <w:tr w:rsidRPr="008979A8" w:rsidR="00855BFD" w:rsidTr="0055648C" w14:paraId="76B1D41D" w14:textId="77777777">
        <w:tc>
          <w:tcPr>
            <w:tcW w:w="1308" w:type="pct"/>
            <w:vMerge w:val="restart"/>
          </w:tcPr>
          <w:p w:rsidRPr="008979A8" w:rsidR="00855BFD" w:rsidP="0055648C" w:rsidRDefault="00855BFD" w14:paraId="66D6FC04" w14:textId="77777777">
            <w:pPr>
              <w:rPr>
                <w:rFonts w:cs="CordiaUPC"/>
              </w:rPr>
            </w:pPr>
            <w:r>
              <w:rPr>
                <w:szCs w:val="44"/>
              </w:rPr>
              <w:t>MASS</w:t>
            </w:r>
            <w:r w:rsidRPr="00944318">
              <w:rPr>
                <w:szCs w:val="44"/>
              </w:rPr>
              <w:t>_</w:t>
            </w:r>
            <w:r>
              <w:rPr>
                <w:szCs w:val="44"/>
              </w:rPr>
              <w:t>VOICE</w:t>
            </w:r>
            <w:r w:rsidRPr="00944318">
              <w:rPr>
                <w:szCs w:val="44"/>
              </w:rPr>
              <w:t>_RATING_PATTERN</w:t>
            </w:r>
          </w:p>
        </w:tc>
        <w:tc>
          <w:tcPr>
            <w:tcW w:w="1385" w:type="pct"/>
          </w:tcPr>
          <w:p w:rsidRPr="008979A8" w:rsidR="00855BFD" w:rsidP="0055648C" w:rsidRDefault="00855BFD" w14:paraId="608F22BB" w14:textId="77777777">
            <w:pPr>
              <w:spacing w:after="0"/>
              <w:rPr>
                <w:rFonts w:cs="CordiaUPC"/>
              </w:rPr>
            </w:pPr>
            <w:r w:rsidRPr="00944318">
              <w:t>ROW_ID</w:t>
            </w:r>
          </w:p>
        </w:tc>
        <w:tc>
          <w:tcPr>
            <w:tcW w:w="2307" w:type="pct"/>
          </w:tcPr>
          <w:p w:rsidR="00855BFD" w:rsidP="0055648C" w:rsidRDefault="00855BFD" w14:paraId="6E3454BF" w14:textId="77777777">
            <w:pPr>
              <w:spacing w:after="0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ครั้งแรก</w:t>
            </w:r>
          </w:p>
          <w:p w:rsidR="00855BFD" w:rsidP="0055648C" w:rsidRDefault="00855BFD" w14:paraId="68A4040B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ให้ระบบ </w:t>
            </w:r>
            <w:r>
              <w:rPr>
                <w:rFonts w:cs="CordiaUPC"/>
              </w:rPr>
              <w:t xml:space="preserve">Auto Generate </w:t>
            </w:r>
          </w:p>
          <w:p w:rsidR="00855BFD" w:rsidP="0055648C" w:rsidRDefault="00855BFD" w14:paraId="773C001F" w14:textId="77777777">
            <w:pPr>
              <w:spacing w:after="0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ครั้งถัดไป</w:t>
            </w:r>
          </w:p>
          <w:p w:rsidRPr="008979A8" w:rsidR="00855BFD" w:rsidP="0055648C" w:rsidRDefault="00855BFD" w14:paraId="53DD9534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ให้ใช้ </w:t>
            </w:r>
            <w:r>
              <w:rPr>
                <w:rFonts w:cs="CordiaUPC"/>
              </w:rPr>
              <w:t xml:space="preserve">Row ID </w:t>
            </w:r>
            <w:r>
              <w:rPr>
                <w:rFonts w:hint="cs" w:cs="Angsana New"/>
                <w:cs/>
              </w:rPr>
              <w:t>เดิม</w:t>
            </w:r>
          </w:p>
        </w:tc>
      </w:tr>
      <w:tr w:rsidRPr="008979A8" w:rsidR="00855BFD" w:rsidTr="0055648C" w14:paraId="008A2592" w14:textId="77777777">
        <w:tc>
          <w:tcPr>
            <w:tcW w:w="1308" w:type="pct"/>
            <w:vMerge/>
          </w:tcPr>
          <w:p w:rsidRPr="008979A8" w:rsidR="00855BFD" w:rsidP="0055648C" w:rsidRDefault="00855BFD" w14:paraId="1F234FC7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855BFD" w:rsidP="0055648C" w:rsidRDefault="00855BFD" w14:paraId="28B846DB" w14:textId="77777777">
            <w:r>
              <w:t>MASS_</w:t>
            </w:r>
            <w:r w:rsidRPr="00944318">
              <w:t>PO</w:t>
            </w:r>
            <w:r>
              <w:t>_DETAIL</w:t>
            </w:r>
          </w:p>
          <w:p w:rsidRPr="008979A8" w:rsidR="00855BFD" w:rsidP="0055648C" w:rsidRDefault="00855BFD" w14:paraId="408316ED" w14:textId="77777777">
            <w:pPr>
              <w:spacing w:after="0"/>
              <w:rPr>
                <w:rFonts w:cs="CordiaUPC"/>
              </w:rPr>
            </w:pPr>
            <w:r w:rsidRPr="00944318">
              <w:t>_ROW_ID</w:t>
            </w:r>
          </w:p>
        </w:tc>
        <w:tc>
          <w:tcPr>
            <w:tcW w:w="2307" w:type="pct"/>
          </w:tcPr>
          <w:p w:rsidR="00855BFD" w:rsidP="0055648C" w:rsidRDefault="00855BFD" w14:paraId="00135400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>ให้</w:t>
            </w:r>
            <w:r w:rsidRPr="008979A8">
              <w:rPr>
                <w:rFonts w:cs="Angsana New"/>
                <w:cs/>
              </w:rPr>
              <w:t>ใช้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CordiaUPC"/>
              </w:rPr>
              <w:t>MASS</w:t>
            </w:r>
            <w:r w:rsidRPr="008979A8">
              <w:rPr>
                <w:rFonts w:cs="CordiaUPC"/>
              </w:rPr>
              <w:t>_P</w:t>
            </w:r>
            <w:r>
              <w:rPr>
                <w:rFonts w:cs="CordiaUPC"/>
              </w:rPr>
              <w:t>O_DETAIL</w:t>
            </w:r>
            <w:r w:rsidRPr="008979A8">
              <w:rPr>
                <w:rFonts w:cs="Angsana New"/>
                <w:cs/>
              </w:rPr>
              <w:t>.</w:t>
            </w:r>
            <w:r w:rsidRPr="008979A8">
              <w:rPr>
                <w:rFonts w:cs="CordiaUPC"/>
              </w:rPr>
              <w:t>ROW_ID</w:t>
            </w:r>
            <w:r>
              <w:rPr>
                <w:rFonts w:hint="cs" w:cs="Angsana New"/>
                <w:cs/>
              </w:rPr>
              <w:t xml:space="preserve"> เดิม</w:t>
            </w:r>
          </w:p>
        </w:tc>
      </w:tr>
      <w:tr w:rsidRPr="008979A8" w:rsidR="00855BFD" w:rsidTr="0055648C" w14:paraId="1A5A528C" w14:textId="77777777">
        <w:tc>
          <w:tcPr>
            <w:tcW w:w="1308" w:type="pct"/>
            <w:vMerge/>
          </w:tcPr>
          <w:p w:rsidRPr="008979A8" w:rsidR="00855BFD" w:rsidP="0055648C" w:rsidRDefault="00855BFD" w14:paraId="4ED013E7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855BFD" w:rsidP="0055648C" w:rsidRDefault="00855BFD" w14:paraId="1F985F74" w14:textId="77777777">
            <w:pPr>
              <w:spacing w:after="0"/>
            </w:pPr>
            <w:r w:rsidRPr="00944318">
              <w:t>RATE_PRODUCT_TYPE</w:t>
            </w:r>
          </w:p>
        </w:tc>
        <w:tc>
          <w:tcPr>
            <w:tcW w:w="2307" w:type="pct"/>
          </w:tcPr>
          <w:p w:rsidR="00855BFD" w:rsidP="00763D4D" w:rsidRDefault="00855BFD" w14:paraId="33929B3D" w14:textId="20D19650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Default Value </w:t>
            </w:r>
            <w:r>
              <w:rPr>
                <w:rFonts w:cs="Angsana New"/>
                <w:cs/>
              </w:rPr>
              <w:t>: “</w:t>
            </w:r>
            <w:r>
              <w:rPr>
                <w:rFonts w:cs="CordiaUPC"/>
              </w:rPr>
              <w:t>Landline</w:t>
            </w:r>
            <w:r>
              <w:rPr>
                <w:rFonts w:cs="Angsana New"/>
                <w:cs/>
              </w:rPr>
              <w:t>”</w:t>
            </w:r>
          </w:p>
        </w:tc>
      </w:tr>
      <w:tr w:rsidRPr="008979A8" w:rsidR="00855BFD" w:rsidTr="0055648C" w14:paraId="03866D02" w14:textId="77777777">
        <w:tc>
          <w:tcPr>
            <w:tcW w:w="1308" w:type="pct"/>
            <w:vMerge/>
          </w:tcPr>
          <w:p w:rsidRPr="008979A8" w:rsidR="00855BFD" w:rsidP="0055648C" w:rsidRDefault="00855BFD" w14:paraId="161D811B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855BFD" w:rsidP="0055648C" w:rsidRDefault="00855BFD" w14:paraId="04EE9DC9" w14:textId="77777777">
            <w:pPr>
              <w:spacing w:after="0"/>
            </w:pPr>
            <w:r w:rsidRPr="00944318">
              <w:t>PRICE_TYPE_PATTERN</w:t>
            </w:r>
          </w:p>
        </w:tc>
        <w:tc>
          <w:tcPr>
            <w:tcW w:w="2307" w:type="pct"/>
          </w:tcPr>
          <w:p w:rsidR="00855BFD" w:rsidP="0055648C" w:rsidRDefault="00855BFD" w14:paraId="5127EB9B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priceTypePattern</w:t>
            </w:r>
          </w:p>
        </w:tc>
      </w:tr>
      <w:tr w:rsidRPr="008979A8" w:rsidR="00855BFD" w:rsidTr="0055648C" w14:paraId="5E9B0523" w14:textId="77777777">
        <w:tc>
          <w:tcPr>
            <w:tcW w:w="1308" w:type="pct"/>
            <w:vMerge/>
          </w:tcPr>
          <w:p w:rsidRPr="008979A8" w:rsidR="00855BFD" w:rsidP="0055648C" w:rsidRDefault="00855BFD" w14:paraId="201712FB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944318" w:rsidR="00855BFD" w:rsidP="0055648C" w:rsidRDefault="00855BFD" w14:paraId="303FF2F0" w14:textId="2E20261B">
            <w:pPr>
              <w:spacing w:after="0"/>
            </w:pPr>
            <w:r>
              <w:rPr>
                <w:rFonts w:cs="CordiaUPC"/>
              </w:rPr>
              <w:t>DEDUCT_TYPE</w:t>
            </w:r>
          </w:p>
        </w:tc>
        <w:tc>
          <w:tcPr>
            <w:tcW w:w="2307" w:type="pct"/>
          </w:tcPr>
          <w:p w:rsidR="00855BFD" w:rsidP="0055648C" w:rsidRDefault="00855BFD" w14:paraId="2057AD2B" w14:textId="2262B526">
            <w:pPr>
              <w:rPr>
                <w:rFonts w:cs="CordiaUPC"/>
              </w:rPr>
            </w:pPr>
            <w:r>
              <w:rPr>
                <w:rFonts w:cs="CordiaUPC"/>
              </w:rPr>
              <w:t>deductType</w:t>
            </w:r>
          </w:p>
        </w:tc>
      </w:tr>
      <w:tr w:rsidRPr="008979A8" w:rsidR="00855BFD" w:rsidTr="0055648C" w14:paraId="3F7B0155" w14:textId="77777777">
        <w:tc>
          <w:tcPr>
            <w:tcW w:w="1308" w:type="pct"/>
            <w:vMerge w:val="restart"/>
          </w:tcPr>
          <w:p w:rsidRPr="008979A8" w:rsidR="00855BFD" w:rsidP="0055648C" w:rsidRDefault="00855BFD" w14:paraId="57109515" w14:textId="77777777">
            <w:pPr>
              <w:rPr>
                <w:rFonts w:cs="CordiaUPC"/>
              </w:rPr>
            </w:pPr>
            <w:r>
              <w:rPr>
                <w:szCs w:val="44"/>
              </w:rPr>
              <w:t>MASS</w:t>
            </w:r>
            <w:r w:rsidRPr="00944318">
              <w:rPr>
                <w:szCs w:val="44"/>
              </w:rPr>
              <w:t>_</w:t>
            </w:r>
            <w:r>
              <w:rPr>
                <w:szCs w:val="44"/>
              </w:rPr>
              <w:t>VOICE</w:t>
            </w:r>
            <w:r w:rsidRPr="00944318">
              <w:rPr>
                <w:szCs w:val="44"/>
              </w:rPr>
              <w:t>_RAT</w:t>
            </w:r>
            <w:r w:rsidRPr="00944318">
              <w:t>ING</w:t>
            </w:r>
          </w:p>
        </w:tc>
        <w:tc>
          <w:tcPr>
            <w:tcW w:w="1385" w:type="pct"/>
          </w:tcPr>
          <w:p w:rsidR="00855BFD" w:rsidP="0055648C" w:rsidRDefault="00855BFD" w14:paraId="323418AD" w14:textId="77777777">
            <w:pPr>
              <w:spacing w:after="0"/>
            </w:pPr>
            <w:r w:rsidRPr="00944318">
              <w:t>ROW_ID</w:t>
            </w:r>
          </w:p>
        </w:tc>
        <w:tc>
          <w:tcPr>
            <w:tcW w:w="2307" w:type="pct"/>
          </w:tcPr>
          <w:p w:rsidR="00855BFD" w:rsidP="0055648C" w:rsidRDefault="00855BFD" w14:paraId="13A37AB8" w14:textId="77777777">
            <w:pPr>
              <w:spacing w:after="0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ครั้งแรก</w:t>
            </w:r>
          </w:p>
          <w:p w:rsidR="00855BFD" w:rsidP="0055648C" w:rsidRDefault="00855BFD" w14:paraId="01A79E78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ให้ระบบ </w:t>
            </w:r>
            <w:r>
              <w:rPr>
                <w:rFonts w:cs="CordiaUPC"/>
              </w:rPr>
              <w:t xml:space="preserve">Auto Generate </w:t>
            </w:r>
          </w:p>
          <w:p w:rsidR="00855BFD" w:rsidP="0055648C" w:rsidRDefault="00855BFD" w14:paraId="167708DC" w14:textId="77777777">
            <w:pPr>
              <w:spacing w:after="0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ครั้งถัดไป</w:t>
            </w:r>
          </w:p>
          <w:p w:rsidR="00855BFD" w:rsidP="0055648C" w:rsidRDefault="00855BFD" w14:paraId="6F9B9A4A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ให้ใช้ </w:t>
            </w:r>
            <w:r>
              <w:rPr>
                <w:rFonts w:cs="CordiaUPC"/>
              </w:rPr>
              <w:t xml:space="preserve">Row ID </w:t>
            </w:r>
            <w:r>
              <w:rPr>
                <w:rFonts w:hint="cs" w:cs="Angsana New"/>
                <w:cs/>
              </w:rPr>
              <w:t>เดิม</w:t>
            </w:r>
          </w:p>
        </w:tc>
      </w:tr>
      <w:tr w:rsidRPr="008979A8" w:rsidR="00855BFD" w:rsidTr="0055648C" w14:paraId="45CDA912" w14:textId="77777777">
        <w:tc>
          <w:tcPr>
            <w:tcW w:w="1308" w:type="pct"/>
            <w:vMerge/>
          </w:tcPr>
          <w:p w:rsidR="00855BFD" w:rsidP="0055648C" w:rsidRDefault="00855BFD" w14:paraId="6CEEE016" w14:textId="77777777">
            <w:pPr>
              <w:rPr>
                <w:szCs w:val="44"/>
              </w:rPr>
            </w:pPr>
          </w:p>
        </w:tc>
        <w:tc>
          <w:tcPr>
            <w:tcW w:w="1385" w:type="pct"/>
          </w:tcPr>
          <w:p w:rsidR="00855BFD" w:rsidP="0055648C" w:rsidRDefault="00855BFD" w14:paraId="23178D67" w14:textId="77777777">
            <w:pPr>
              <w:spacing w:after="0"/>
            </w:pPr>
            <w:r w:rsidRPr="00944318">
              <w:t>RATE_NETWORK</w:t>
            </w:r>
          </w:p>
        </w:tc>
        <w:tc>
          <w:tcPr>
            <w:tcW w:w="2307" w:type="pct"/>
          </w:tcPr>
          <w:p w:rsidR="00855BFD" w:rsidP="0055648C" w:rsidRDefault="00855BFD" w14:paraId="599860FD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network</w:t>
            </w:r>
          </w:p>
        </w:tc>
      </w:tr>
      <w:tr w:rsidRPr="008979A8" w:rsidR="00855BFD" w:rsidTr="0055648C" w14:paraId="08B4F9BA" w14:textId="77777777">
        <w:tc>
          <w:tcPr>
            <w:tcW w:w="1308" w:type="pct"/>
            <w:vMerge/>
          </w:tcPr>
          <w:p w:rsidR="00855BFD" w:rsidP="0055648C" w:rsidRDefault="00855BFD" w14:paraId="7DDBE53C" w14:textId="77777777">
            <w:pPr>
              <w:rPr>
                <w:szCs w:val="44"/>
              </w:rPr>
            </w:pPr>
          </w:p>
        </w:tc>
        <w:tc>
          <w:tcPr>
            <w:tcW w:w="1385" w:type="pct"/>
          </w:tcPr>
          <w:p w:rsidRPr="002E1155" w:rsidR="00855BFD" w:rsidP="0055648C" w:rsidRDefault="00855BFD" w14:paraId="77F63CDC" w14:textId="77777777">
            <w:pPr>
              <w:rPr>
                <w:szCs w:val="44"/>
              </w:rPr>
            </w:pPr>
            <w:r>
              <w:rPr>
                <w:szCs w:val="44"/>
              </w:rPr>
              <w:t>MASS_VOICE_</w:t>
            </w:r>
            <w:r w:rsidRPr="00944318">
              <w:rPr>
                <w:szCs w:val="44"/>
              </w:rPr>
              <w:t>RATING_PATTERN</w:t>
            </w:r>
            <w:r w:rsidRPr="00944318">
              <w:t>_ROW_ID</w:t>
            </w:r>
          </w:p>
        </w:tc>
        <w:tc>
          <w:tcPr>
            <w:tcW w:w="2307" w:type="pct"/>
          </w:tcPr>
          <w:p w:rsidR="00855BFD" w:rsidP="0055648C" w:rsidRDefault="00855BFD" w14:paraId="3C89ACBF" w14:textId="77777777">
            <w:pPr>
              <w:rPr>
                <w:rFonts w:cs="CordiaUPC"/>
              </w:rPr>
            </w:pPr>
            <w:r>
              <w:rPr>
                <w:szCs w:val="44"/>
              </w:rPr>
              <w:t>MASS_VOICE_</w:t>
            </w:r>
            <w:r w:rsidRPr="00944318">
              <w:rPr>
                <w:szCs w:val="44"/>
              </w:rPr>
              <w:t>RATING_PATTERN</w:t>
            </w:r>
            <w:r>
              <w:rPr>
                <w:rFonts w:cs="Angsana New"/>
                <w:cs/>
              </w:rPr>
              <w:t>.</w:t>
            </w:r>
            <w:r>
              <w:rPr>
                <w:rFonts w:cs="CordiaUPC"/>
              </w:rPr>
              <w:t>ROW_ID</w:t>
            </w:r>
            <w:r w:rsidDel="00B05C39">
              <w:rPr>
                <w:rFonts w:cs="Angsana New"/>
                <w:cs/>
              </w:rPr>
              <w:t xml:space="preserve"> </w:t>
            </w:r>
          </w:p>
        </w:tc>
      </w:tr>
      <w:tr w:rsidRPr="008979A8" w:rsidR="00855BFD" w:rsidTr="0055648C" w14:paraId="4CAD5330" w14:textId="77777777">
        <w:tc>
          <w:tcPr>
            <w:tcW w:w="1308" w:type="pct"/>
            <w:vMerge/>
          </w:tcPr>
          <w:p w:rsidR="00855BFD" w:rsidP="0055648C" w:rsidRDefault="00855BFD" w14:paraId="21DCFBFC" w14:textId="77777777">
            <w:pPr>
              <w:rPr>
                <w:szCs w:val="44"/>
              </w:rPr>
            </w:pPr>
          </w:p>
        </w:tc>
        <w:tc>
          <w:tcPr>
            <w:tcW w:w="1385" w:type="pct"/>
          </w:tcPr>
          <w:p w:rsidR="00855BFD" w:rsidP="0055648C" w:rsidRDefault="00855BFD" w14:paraId="35BBBADB" w14:textId="77777777">
            <w:pPr>
              <w:spacing w:after="0"/>
            </w:pPr>
            <w:r w:rsidRPr="00944318">
              <w:t>DAY_OF_WEEK</w:t>
            </w:r>
          </w:p>
        </w:tc>
        <w:tc>
          <w:tcPr>
            <w:tcW w:w="2307" w:type="pct"/>
          </w:tcPr>
          <w:p w:rsidR="00855BFD" w:rsidP="0055648C" w:rsidRDefault="00855BFD" w14:paraId="7DFC21E5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dayOfWeek</w:t>
            </w:r>
          </w:p>
        </w:tc>
      </w:tr>
      <w:tr w:rsidRPr="008979A8" w:rsidR="00855BFD" w:rsidTr="0055648C" w14:paraId="16FE19FA" w14:textId="77777777">
        <w:tc>
          <w:tcPr>
            <w:tcW w:w="1308" w:type="pct"/>
            <w:vMerge/>
          </w:tcPr>
          <w:p w:rsidR="00855BFD" w:rsidP="0055648C" w:rsidRDefault="00855BFD" w14:paraId="305D422A" w14:textId="77777777">
            <w:pPr>
              <w:rPr>
                <w:szCs w:val="44"/>
              </w:rPr>
            </w:pPr>
          </w:p>
        </w:tc>
        <w:tc>
          <w:tcPr>
            <w:tcW w:w="1385" w:type="pct"/>
          </w:tcPr>
          <w:p w:rsidR="00855BFD" w:rsidP="0055648C" w:rsidRDefault="00855BFD" w14:paraId="04C0040D" w14:textId="77777777">
            <w:pPr>
              <w:spacing w:after="0"/>
            </w:pPr>
            <w:r w:rsidRPr="00944318">
              <w:t>FROM_TIMING</w:t>
            </w:r>
          </w:p>
        </w:tc>
        <w:tc>
          <w:tcPr>
            <w:tcW w:w="2307" w:type="pct"/>
          </w:tcPr>
          <w:p w:rsidR="00855BFD" w:rsidP="0055648C" w:rsidRDefault="00855BFD" w14:paraId="55682271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fromTiming</w:t>
            </w:r>
          </w:p>
        </w:tc>
      </w:tr>
      <w:tr w:rsidRPr="008979A8" w:rsidR="00855BFD" w:rsidTr="0055648C" w14:paraId="3F9469EE" w14:textId="77777777">
        <w:tc>
          <w:tcPr>
            <w:tcW w:w="1308" w:type="pct"/>
            <w:vMerge/>
          </w:tcPr>
          <w:p w:rsidR="00855BFD" w:rsidP="0055648C" w:rsidRDefault="00855BFD" w14:paraId="2D3745E4" w14:textId="77777777">
            <w:pPr>
              <w:rPr>
                <w:szCs w:val="44"/>
              </w:rPr>
            </w:pPr>
          </w:p>
        </w:tc>
        <w:tc>
          <w:tcPr>
            <w:tcW w:w="1385" w:type="pct"/>
          </w:tcPr>
          <w:p w:rsidR="00855BFD" w:rsidP="0055648C" w:rsidRDefault="00855BFD" w14:paraId="3C810CE7" w14:textId="77777777">
            <w:pPr>
              <w:spacing w:after="0"/>
            </w:pPr>
            <w:r w:rsidRPr="00944318">
              <w:t>TO_TIMING</w:t>
            </w:r>
          </w:p>
        </w:tc>
        <w:tc>
          <w:tcPr>
            <w:tcW w:w="2307" w:type="pct"/>
          </w:tcPr>
          <w:p w:rsidR="00855BFD" w:rsidP="0055648C" w:rsidRDefault="00855BFD" w14:paraId="3DD8C1ED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toTiming</w:t>
            </w:r>
          </w:p>
        </w:tc>
      </w:tr>
      <w:tr w:rsidRPr="008979A8" w:rsidR="00855BFD" w:rsidTr="0055648C" w14:paraId="3B6443E0" w14:textId="77777777">
        <w:tc>
          <w:tcPr>
            <w:tcW w:w="1308" w:type="pct"/>
            <w:vMerge/>
          </w:tcPr>
          <w:p w:rsidR="00855BFD" w:rsidP="0055648C" w:rsidRDefault="00855BFD" w14:paraId="3BB09838" w14:textId="77777777">
            <w:pPr>
              <w:rPr>
                <w:szCs w:val="44"/>
              </w:rPr>
            </w:pPr>
          </w:p>
        </w:tc>
        <w:tc>
          <w:tcPr>
            <w:tcW w:w="1385" w:type="pct"/>
          </w:tcPr>
          <w:p w:rsidR="00855BFD" w:rsidP="0055648C" w:rsidRDefault="00855BFD" w14:paraId="00CC5E23" w14:textId="77777777">
            <w:pPr>
              <w:spacing w:after="0"/>
            </w:pPr>
            <w:r w:rsidRPr="00944318">
              <w:t>STEP_RATE_FLAG</w:t>
            </w:r>
          </w:p>
        </w:tc>
        <w:tc>
          <w:tcPr>
            <w:tcW w:w="2307" w:type="pct"/>
          </w:tcPr>
          <w:p w:rsidR="00855BFD" w:rsidP="0055648C" w:rsidRDefault="00855BFD" w14:paraId="3B440443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stepRateFlag</w:t>
            </w:r>
          </w:p>
        </w:tc>
      </w:tr>
      <w:tr w:rsidRPr="008979A8" w:rsidR="00855BFD" w:rsidTr="0055648C" w14:paraId="5DD2C047" w14:textId="77777777">
        <w:tc>
          <w:tcPr>
            <w:tcW w:w="1308" w:type="pct"/>
            <w:vMerge/>
          </w:tcPr>
          <w:p w:rsidR="00855BFD" w:rsidP="0055648C" w:rsidRDefault="00855BFD" w14:paraId="108CBCE6" w14:textId="77777777">
            <w:pPr>
              <w:rPr>
                <w:szCs w:val="44"/>
              </w:rPr>
            </w:pPr>
          </w:p>
        </w:tc>
        <w:tc>
          <w:tcPr>
            <w:tcW w:w="1385" w:type="pct"/>
          </w:tcPr>
          <w:p w:rsidR="00855BFD" w:rsidP="0055648C" w:rsidRDefault="00855BFD" w14:paraId="023772D7" w14:textId="77777777">
            <w:pPr>
              <w:spacing w:after="0"/>
            </w:pPr>
            <w:r w:rsidRPr="00944318">
              <w:t>EXCEED_RATE_EXC_VAT</w:t>
            </w:r>
          </w:p>
        </w:tc>
        <w:tc>
          <w:tcPr>
            <w:tcW w:w="2307" w:type="pct"/>
          </w:tcPr>
          <w:p w:rsidR="00855BFD" w:rsidP="0055648C" w:rsidRDefault="00855BFD" w14:paraId="243D46D3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rateExcludingVAT</w:t>
            </w:r>
          </w:p>
        </w:tc>
      </w:tr>
      <w:tr w:rsidRPr="008979A8" w:rsidR="00855BFD" w:rsidTr="0055648C" w14:paraId="654BB0C1" w14:textId="77777777">
        <w:tc>
          <w:tcPr>
            <w:tcW w:w="1308" w:type="pct"/>
            <w:vMerge/>
          </w:tcPr>
          <w:p w:rsidR="00855BFD" w:rsidP="0055648C" w:rsidRDefault="00855BFD" w14:paraId="36F40405" w14:textId="77777777">
            <w:pPr>
              <w:rPr>
                <w:szCs w:val="44"/>
              </w:rPr>
            </w:pPr>
          </w:p>
        </w:tc>
        <w:tc>
          <w:tcPr>
            <w:tcW w:w="1385" w:type="pct"/>
          </w:tcPr>
          <w:p w:rsidRPr="00944318" w:rsidR="00855BFD" w:rsidP="0055648C" w:rsidRDefault="00855BFD" w14:paraId="4A4AF9CD" w14:textId="780CF4B8">
            <w:pPr>
              <w:spacing w:after="0"/>
            </w:pPr>
            <w:r w:rsidRPr="00944318">
              <w:t>EXCEED_RATE_EXC_VAT</w:t>
            </w:r>
            <w:r>
              <w:t>_DURATION</w:t>
            </w:r>
          </w:p>
        </w:tc>
        <w:tc>
          <w:tcPr>
            <w:tcW w:w="2307" w:type="pct"/>
          </w:tcPr>
          <w:p w:rsidR="00855BFD" w:rsidP="0055648C" w:rsidRDefault="00855BFD" w14:paraId="395DF9FA" w14:textId="23C8BA26">
            <w:pPr>
              <w:rPr>
                <w:rFonts w:cs="CordiaUPC"/>
              </w:rPr>
            </w:pPr>
            <w:r>
              <w:rPr>
                <w:rFonts w:cs="CordiaUPC"/>
              </w:rPr>
              <w:t>rateDuration</w:t>
            </w:r>
          </w:p>
        </w:tc>
      </w:tr>
      <w:tr w:rsidRPr="008979A8" w:rsidR="00855BFD" w:rsidTr="0055648C" w14:paraId="563C8F60" w14:textId="77777777">
        <w:tc>
          <w:tcPr>
            <w:tcW w:w="1308" w:type="pct"/>
            <w:vMerge/>
          </w:tcPr>
          <w:p w:rsidR="00855BFD" w:rsidP="0055648C" w:rsidRDefault="00855BFD" w14:paraId="79275A67" w14:textId="77777777">
            <w:pPr>
              <w:rPr>
                <w:szCs w:val="44"/>
              </w:rPr>
            </w:pPr>
          </w:p>
        </w:tc>
        <w:tc>
          <w:tcPr>
            <w:tcW w:w="1385" w:type="pct"/>
          </w:tcPr>
          <w:p w:rsidRPr="00944318" w:rsidR="00855BFD" w:rsidP="0055648C" w:rsidRDefault="00855BFD" w14:paraId="75C40FDC" w14:textId="77777777">
            <w:r w:rsidRPr="00944318">
              <w:t>EXCEED_RATE_EXC_VAT</w:t>
            </w:r>
          </w:p>
          <w:p w:rsidR="00855BFD" w:rsidP="0055648C" w:rsidRDefault="00855BFD" w14:paraId="7DA1613B" w14:textId="77777777">
            <w:r w:rsidRPr="00944318">
              <w:t>_UNIT</w:t>
            </w:r>
          </w:p>
        </w:tc>
        <w:tc>
          <w:tcPr>
            <w:tcW w:w="2307" w:type="pct"/>
          </w:tcPr>
          <w:p w:rsidR="00855BFD" w:rsidP="0055648C" w:rsidRDefault="00855BFD" w14:paraId="331C0D72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rateUnit</w:t>
            </w:r>
          </w:p>
        </w:tc>
      </w:tr>
      <w:tr w:rsidRPr="008979A8" w:rsidR="00855BFD" w:rsidTr="0055648C" w14:paraId="17976422" w14:textId="77777777">
        <w:tc>
          <w:tcPr>
            <w:tcW w:w="1308" w:type="pct"/>
            <w:vMerge/>
          </w:tcPr>
          <w:p w:rsidR="00855BFD" w:rsidP="0055648C" w:rsidRDefault="00855BFD" w14:paraId="6C554238" w14:textId="77777777">
            <w:pPr>
              <w:rPr>
                <w:szCs w:val="44"/>
              </w:rPr>
            </w:pPr>
          </w:p>
        </w:tc>
        <w:tc>
          <w:tcPr>
            <w:tcW w:w="1385" w:type="pct"/>
          </w:tcPr>
          <w:p w:rsidR="00855BFD" w:rsidP="0055648C" w:rsidRDefault="00855BFD" w14:paraId="1DDA5136" w14:textId="77777777">
            <w:r w:rsidRPr="00944318">
              <w:t>EXCEED_RATE_INC_VAT</w:t>
            </w:r>
          </w:p>
        </w:tc>
        <w:tc>
          <w:tcPr>
            <w:tcW w:w="2307" w:type="pct"/>
          </w:tcPr>
          <w:p w:rsidR="00855BFD" w:rsidP="0055648C" w:rsidRDefault="00855BFD" w14:paraId="5B6A49A0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rateIncludingVAT</w:t>
            </w:r>
          </w:p>
        </w:tc>
      </w:tr>
      <w:tr w:rsidRPr="008979A8" w:rsidR="00855BFD" w:rsidTr="0055648C" w14:paraId="66BE2202" w14:textId="77777777">
        <w:tc>
          <w:tcPr>
            <w:tcW w:w="1308" w:type="pct"/>
            <w:vMerge/>
          </w:tcPr>
          <w:p w:rsidR="00855BFD" w:rsidP="0055648C" w:rsidRDefault="00855BFD" w14:paraId="050AE2CD" w14:textId="77777777">
            <w:pPr>
              <w:rPr>
                <w:szCs w:val="44"/>
              </w:rPr>
            </w:pPr>
          </w:p>
        </w:tc>
        <w:tc>
          <w:tcPr>
            <w:tcW w:w="1385" w:type="pct"/>
          </w:tcPr>
          <w:p w:rsidRPr="00944318" w:rsidR="00855BFD" w:rsidP="0055648C" w:rsidRDefault="00855BFD" w14:paraId="0DAB819B" w14:textId="3D06CF26">
            <w:r>
              <w:t>EXCEED_RATE_IN</w:t>
            </w:r>
            <w:r w:rsidRPr="00944318">
              <w:t>C_VAT</w:t>
            </w:r>
            <w:r>
              <w:t>_DURATION</w:t>
            </w:r>
          </w:p>
        </w:tc>
        <w:tc>
          <w:tcPr>
            <w:tcW w:w="2307" w:type="pct"/>
          </w:tcPr>
          <w:p w:rsidR="00855BFD" w:rsidP="0055648C" w:rsidRDefault="00855BFD" w14:paraId="0797D474" w14:textId="6A0D8101">
            <w:pPr>
              <w:rPr>
                <w:rFonts w:cs="CordiaUPC"/>
              </w:rPr>
            </w:pPr>
            <w:r>
              <w:rPr>
                <w:rFonts w:cs="CordiaUPC"/>
              </w:rPr>
              <w:t>rateDuration</w:t>
            </w:r>
          </w:p>
        </w:tc>
      </w:tr>
      <w:tr w:rsidRPr="008979A8" w:rsidR="00855BFD" w:rsidTr="0055648C" w14:paraId="2C38869B" w14:textId="77777777">
        <w:tc>
          <w:tcPr>
            <w:tcW w:w="1308" w:type="pct"/>
            <w:vMerge/>
          </w:tcPr>
          <w:p w:rsidR="00855BFD" w:rsidP="0055648C" w:rsidRDefault="00855BFD" w14:paraId="25E91A22" w14:textId="77777777">
            <w:pPr>
              <w:rPr>
                <w:szCs w:val="44"/>
              </w:rPr>
            </w:pPr>
          </w:p>
        </w:tc>
        <w:tc>
          <w:tcPr>
            <w:tcW w:w="1385" w:type="pct"/>
          </w:tcPr>
          <w:p w:rsidRPr="00944318" w:rsidR="00855BFD" w:rsidP="0055648C" w:rsidRDefault="00855BFD" w14:paraId="7A9C6383" w14:textId="77777777">
            <w:r w:rsidRPr="00944318">
              <w:t>EXCEED_RATE_</w:t>
            </w:r>
            <w:r>
              <w:t>INC</w:t>
            </w:r>
            <w:r w:rsidRPr="00944318">
              <w:t>_VAT</w:t>
            </w:r>
          </w:p>
          <w:p w:rsidRPr="00944318" w:rsidR="00855BFD" w:rsidP="0055648C" w:rsidRDefault="00855BFD" w14:paraId="5CA29EA3" w14:textId="77777777">
            <w:r w:rsidRPr="00944318">
              <w:t>_UNIT</w:t>
            </w:r>
          </w:p>
        </w:tc>
        <w:tc>
          <w:tcPr>
            <w:tcW w:w="2307" w:type="pct"/>
          </w:tcPr>
          <w:p w:rsidR="00855BFD" w:rsidP="0055648C" w:rsidRDefault="00855BFD" w14:paraId="65ACAB67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rateUnit</w:t>
            </w:r>
          </w:p>
        </w:tc>
      </w:tr>
      <w:tr w:rsidRPr="008979A8" w:rsidR="00855BFD" w:rsidTr="0055648C" w14:paraId="699F538D" w14:textId="77777777">
        <w:tc>
          <w:tcPr>
            <w:tcW w:w="1308" w:type="pct"/>
            <w:vMerge/>
          </w:tcPr>
          <w:p w:rsidR="00855BFD" w:rsidP="0055648C" w:rsidRDefault="00855BFD" w14:paraId="17BBC565" w14:textId="77777777">
            <w:pPr>
              <w:rPr>
                <w:szCs w:val="44"/>
              </w:rPr>
            </w:pPr>
          </w:p>
        </w:tc>
        <w:tc>
          <w:tcPr>
            <w:tcW w:w="1385" w:type="pct"/>
          </w:tcPr>
          <w:p w:rsidRPr="00944318" w:rsidR="00855BFD" w:rsidP="0055648C" w:rsidRDefault="00855BFD" w14:paraId="19907B1A" w14:textId="7968967A">
            <w:r>
              <w:t>PEAK_TIME_FLAG</w:t>
            </w:r>
          </w:p>
        </w:tc>
        <w:tc>
          <w:tcPr>
            <w:tcW w:w="2307" w:type="pct"/>
          </w:tcPr>
          <w:p w:rsidR="00855BFD" w:rsidP="0055648C" w:rsidRDefault="00855BFD" w14:paraId="56CF4BE4" w14:textId="3C61B4B1">
            <w:pPr>
              <w:rPr>
                <w:rFonts w:cs="CordiaUPC"/>
              </w:rPr>
            </w:pPr>
            <w:r>
              <w:rPr>
                <w:rFonts w:cs="CordiaUPC"/>
              </w:rPr>
              <w:t>peakTimeFlag</w:t>
            </w:r>
          </w:p>
        </w:tc>
      </w:tr>
      <w:tr w:rsidRPr="008979A8" w:rsidR="00855BFD" w:rsidTr="0055648C" w14:paraId="28DAA044" w14:textId="77777777">
        <w:tc>
          <w:tcPr>
            <w:tcW w:w="1308" w:type="pct"/>
            <w:vMerge/>
          </w:tcPr>
          <w:p w:rsidR="00855BFD" w:rsidP="004D16A5" w:rsidRDefault="00855BFD" w14:paraId="5E8FED64" w14:textId="77777777">
            <w:pPr>
              <w:rPr>
                <w:szCs w:val="44"/>
              </w:rPr>
            </w:pPr>
          </w:p>
        </w:tc>
        <w:tc>
          <w:tcPr>
            <w:tcW w:w="1385" w:type="pct"/>
          </w:tcPr>
          <w:p w:rsidR="00855BFD" w:rsidP="004D16A5" w:rsidRDefault="00855BFD" w14:paraId="5292F22A" w14:textId="10A86927">
            <w:r>
              <w:t>EXCEED_RATE_FOLLOW_BY_MAIN_PRO</w:t>
            </w:r>
          </w:p>
        </w:tc>
        <w:tc>
          <w:tcPr>
            <w:tcW w:w="2307" w:type="pct"/>
          </w:tcPr>
          <w:p w:rsidR="00855BFD" w:rsidP="004D16A5" w:rsidRDefault="00855BFD" w14:paraId="6A61111E" w14:textId="27D6C207">
            <w:pPr>
              <w:rPr>
                <w:rFonts w:cs="CordiaUPC"/>
              </w:rPr>
            </w:pPr>
            <w:r>
              <w:rPr>
                <w:rFonts w:cs="CordiaUPC"/>
              </w:rPr>
              <w:t>rateFollowByMainPro</w:t>
            </w:r>
          </w:p>
        </w:tc>
      </w:tr>
      <w:tr w:rsidRPr="008979A8" w:rsidR="00855BFD" w:rsidTr="0055648C" w14:paraId="58FC22F9" w14:textId="77777777">
        <w:tc>
          <w:tcPr>
            <w:tcW w:w="1308" w:type="pct"/>
            <w:vMerge w:val="restart"/>
          </w:tcPr>
          <w:p w:rsidR="00855BFD" w:rsidP="004D16A5" w:rsidRDefault="00855BFD" w14:paraId="0F90A946" w14:textId="77777777">
            <w:pPr>
              <w:rPr>
                <w:szCs w:val="44"/>
              </w:rPr>
            </w:pPr>
            <w:r>
              <w:rPr>
                <w:szCs w:val="44"/>
              </w:rPr>
              <w:t>MASS</w:t>
            </w:r>
            <w:r w:rsidRPr="00944318">
              <w:rPr>
                <w:szCs w:val="44"/>
              </w:rPr>
              <w:t>_</w:t>
            </w:r>
            <w:r>
              <w:rPr>
                <w:szCs w:val="44"/>
              </w:rPr>
              <w:t>VOICE</w:t>
            </w:r>
            <w:r w:rsidRPr="00944318">
              <w:rPr>
                <w:szCs w:val="44"/>
              </w:rPr>
              <w:t>_</w:t>
            </w:r>
            <w:r>
              <w:rPr>
                <w:szCs w:val="44"/>
              </w:rPr>
              <w:t>STEP_</w:t>
            </w:r>
            <w:r w:rsidRPr="00944318">
              <w:rPr>
                <w:szCs w:val="44"/>
              </w:rPr>
              <w:t>RAT</w:t>
            </w:r>
            <w:r w:rsidRPr="00944318">
              <w:t>ING</w:t>
            </w:r>
          </w:p>
        </w:tc>
        <w:tc>
          <w:tcPr>
            <w:tcW w:w="1385" w:type="pct"/>
          </w:tcPr>
          <w:p w:rsidR="00855BFD" w:rsidP="004D16A5" w:rsidRDefault="00855BFD" w14:paraId="3BBAA86A" w14:textId="77777777">
            <w:pPr>
              <w:rPr>
                <w:szCs w:val="44"/>
              </w:rPr>
            </w:pPr>
            <w:r>
              <w:rPr>
                <w:szCs w:val="44"/>
              </w:rPr>
              <w:t>ROW_ID</w:t>
            </w:r>
          </w:p>
        </w:tc>
        <w:tc>
          <w:tcPr>
            <w:tcW w:w="2307" w:type="pct"/>
          </w:tcPr>
          <w:p w:rsidR="00855BFD" w:rsidP="004D16A5" w:rsidRDefault="00855BFD" w14:paraId="02DBB703" w14:textId="77777777">
            <w:pPr>
              <w:spacing w:after="0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ครั้งแรก</w:t>
            </w:r>
          </w:p>
          <w:p w:rsidR="00855BFD" w:rsidP="004D16A5" w:rsidRDefault="00855BFD" w14:paraId="4208B306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ให้ระบบ </w:t>
            </w:r>
            <w:r>
              <w:rPr>
                <w:rFonts w:cs="CordiaUPC"/>
              </w:rPr>
              <w:t xml:space="preserve">Auto Generate </w:t>
            </w:r>
          </w:p>
          <w:p w:rsidR="00855BFD" w:rsidP="004D16A5" w:rsidRDefault="00855BFD" w14:paraId="62C8CB37" w14:textId="77777777">
            <w:pPr>
              <w:spacing w:after="0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ครั้งถัดไป</w:t>
            </w:r>
          </w:p>
          <w:p w:rsidR="00855BFD" w:rsidP="004D16A5" w:rsidRDefault="00855BFD" w14:paraId="4C28EC40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ให้ใช้ </w:t>
            </w:r>
            <w:r>
              <w:rPr>
                <w:rFonts w:cs="CordiaUPC"/>
              </w:rPr>
              <w:t xml:space="preserve">Row ID </w:t>
            </w:r>
            <w:r>
              <w:rPr>
                <w:rFonts w:hint="cs" w:cs="Angsana New"/>
                <w:cs/>
              </w:rPr>
              <w:t>เดิม</w:t>
            </w:r>
          </w:p>
        </w:tc>
      </w:tr>
      <w:tr w:rsidRPr="008979A8" w:rsidR="00855BFD" w:rsidTr="0055648C" w14:paraId="13E7CCAA" w14:textId="77777777">
        <w:tc>
          <w:tcPr>
            <w:tcW w:w="1308" w:type="pct"/>
            <w:vMerge/>
          </w:tcPr>
          <w:p w:rsidR="00855BFD" w:rsidP="004D16A5" w:rsidRDefault="00855BFD" w14:paraId="5BD68E7C" w14:textId="77777777">
            <w:pPr>
              <w:rPr>
                <w:szCs w:val="44"/>
              </w:rPr>
            </w:pPr>
          </w:p>
        </w:tc>
        <w:tc>
          <w:tcPr>
            <w:tcW w:w="1385" w:type="pct"/>
          </w:tcPr>
          <w:p w:rsidRPr="00944318" w:rsidR="00855BFD" w:rsidP="004D16A5" w:rsidRDefault="00855BFD" w14:paraId="512517B1" w14:textId="77777777">
            <w:r>
              <w:rPr>
                <w:szCs w:val="44"/>
              </w:rPr>
              <w:t>MASS</w:t>
            </w:r>
            <w:r w:rsidRPr="00944318">
              <w:rPr>
                <w:szCs w:val="44"/>
              </w:rPr>
              <w:t>_</w:t>
            </w:r>
            <w:r>
              <w:rPr>
                <w:szCs w:val="44"/>
              </w:rPr>
              <w:t>VOICE</w:t>
            </w:r>
            <w:r w:rsidRPr="00944318">
              <w:rPr>
                <w:szCs w:val="44"/>
              </w:rPr>
              <w:t>_RAT</w:t>
            </w:r>
            <w:r w:rsidRPr="00944318">
              <w:t>ING</w:t>
            </w:r>
            <w:r>
              <w:t>_ROW_ID</w:t>
            </w:r>
          </w:p>
        </w:tc>
        <w:tc>
          <w:tcPr>
            <w:tcW w:w="2307" w:type="pct"/>
          </w:tcPr>
          <w:p w:rsidR="00855BFD" w:rsidP="004D16A5" w:rsidRDefault="00855BFD" w14:paraId="170AC9AE" w14:textId="77777777">
            <w:pPr>
              <w:rPr>
                <w:rFonts w:cs="CordiaUPC"/>
              </w:rPr>
            </w:pPr>
            <w:r>
              <w:rPr>
                <w:szCs w:val="44"/>
              </w:rPr>
              <w:t>MASS_VOICE_</w:t>
            </w:r>
            <w:r w:rsidRPr="00944318">
              <w:rPr>
                <w:szCs w:val="44"/>
              </w:rPr>
              <w:t>RATING</w:t>
            </w:r>
            <w:r>
              <w:rPr>
                <w:rFonts w:cs="Angsana New"/>
                <w:cs/>
              </w:rPr>
              <w:t>.</w:t>
            </w:r>
            <w:r>
              <w:rPr>
                <w:rFonts w:cs="CordiaUPC"/>
              </w:rPr>
              <w:t>ROW_ID</w:t>
            </w:r>
          </w:p>
        </w:tc>
      </w:tr>
      <w:tr w:rsidRPr="008979A8" w:rsidR="00855BFD" w:rsidTr="0055648C" w14:paraId="47B0592F" w14:textId="77777777">
        <w:tc>
          <w:tcPr>
            <w:tcW w:w="1308" w:type="pct"/>
            <w:vMerge/>
          </w:tcPr>
          <w:p w:rsidR="00855BFD" w:rsidP="004D16A5" w:rsidRDefault="00855BFD" w14:paraId="3EA34EEE" w14:textId="77777777">
            <w:pPr>
              <w:rPr>
                <w:szCs w:val="44"/>
              </w:rPr>
            </w:pPr>
          </w:p>
        </w:tc>
        <w:tc>
          <w:tcPr>
            <w:tcW w:w="1385" w:type="pct"/>
          </w:tcPr>
          <w:p w:rsidRPr="00944318" w:rsidR="00855BFD" w:rsidP="004D16A5" w:rsidRDefault="00855BFD" w14:paraId="1A17CAA5" w14:textId="77777777">
            <w:r w:rsidRPr="00944318">
              <w:t>STEP_DURATION</w:t>
            </w:r>
            <w:r>
              <w:t>_FROM</w:t>
            </w:r>
          </w:p>
        </w:tc>
        <w:tc>
          <w:tcPr>
            <w:tcW w:w="2307" w:type="pct"/>
          </w:tcPr>
          <w:p w:rsidR="00855BFD" w:rsidP="004D16A5" w:rsidRDefault="00855BFD" w14:paraId="1DC5C8AD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stepDurationFrom</w:t>
            </w:r>
          </w:p>
        </w:tc>
      </w:tr>
      <w:tr w:rsidRPr="008979A8" w:rsidR="00855BFD" w:rsidTr="0055648C" w14:paraId="6396097B" w14:textId="77777777">
        <w:tc>
          <w:tcPr>
            <w:tcW w:w="1308" w:type="pct"/>
            <w:vMerge/>
          </w:tcPr>
          <w:p w:rsidR="00855BFD" w:rsidP="004D16A5" w:rsidRDefault="00855BFD" w14:paraId="535A2CBA" w14:textId="77777777">
            <w:pPr>
              <w:rPr>
                <w:szCs w:val="44"/>
              </w:rPr>
            </w:pPr>
          </w:p>
        </w:tc>
        <w:tc>
          <w:tcPr>
            <w:tcW w:w="1385" w:type="pct"/>
          </w:tcPr>
          <w:p w:rsidRPr="00944318" w:rsidR="00855BFD" w:rsidP="004D16A5" w:rsidRDefault="00855BFD" w14:paraId="4572AE71" w14:textId="77777777">
            <w:r w:rsidRPr="00944318">
              <w:t>STEP_DURATION</w:t>
            </w:r>
            <w:r>
              <w:t>_TO</w:t>
            </w:r>
          </w:p>
        </w:tc>
        <w:tc>
          <w:tcPr>
            <w:tcW w:w="2307" w:type="pct"/>
          </w:tcPr>
          <w:p w:rsidR="00855BFD" w:rsidP="004D16A5" w:rsidRDefault="00855BFD" w14:paraId="5B9AFAD8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stepDurationTo</w:t>
            </w:r>
          </w:p>
        </w:tc>
      </w:tr>
      <w:tr w:rsidRPr="008979A8" w:rsidR="00855BFD" w:rsidTr="0055648C" w14:paraId="5C6F4122" w14:textId="77777777">
        <w:tc>
          <w:tcPr>
            <w:tcW w:w="1308" w:type="pct"/>
            <w:vMerge/>
          </w:tcPr>
          <w:p w:rsidR="00855BFD" w:rsidP="004D16A5" w:rsidRDefault="00855BFD" w14:paraId="0DF6ABCC" w14:textId="77777777">
            <w:pPr>
              <w:rPr>
                <w:szCs w:val="44"/>
              </w:rPr>
            </w:pPr>
          </w:p>
        </w:tc>
        <w:tc>
          <w:tcPr>
            <w:tcW w:w="1385" w:type="pct"/>
          </w:tcPr>
          <w:p w:rsidRPr="00944318" w:rsidR="00855BFD" w:rsidP="004D16A5" w:rsidRDefault="00855BFD" w14:paraId="4B296B1B" w14:textId="77777777">
            <w:r w:rsidRPr="00944318">
              <w:t>STEP_DURATION_UNIT</w:t>
            </w:r>
          </w:p>
        </w:tc>
        <w:tc>
          <w:tcPr>
            <w:tcW w:w="2307" w:type="pct"/>
          </w:tcPr>
          <w:p w:rsidR="00855BFD" w:rsidP="004D16A5" w:rsidRDefault="00855BFD" w14:paraId="0EFEB4EA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stepDurationUnit</w:t>
            </w:r>
          </w:p>
        </w:tc>
      </w:tr>
      <w:tr w:rsidRPr="008979A8" w:rsidR="00855BFD" w:rsidTr="0055648C" w14:paraId="42930855" w14:textId="77777777">
        <w:tc>
          <w:tcPr>
            <w:tcW w:w="1308" w:type="pct"/>
            <w:vMerge/>
          </w:tcPr>
          <w:p w:rsidR="00855BFD" w:rsidP="004D16A5" w:rsidRDefault="00855BFD" w14:paraId="3322A42C" w14:textId="77777777">
            <w:pPr>
              <w:rPr>
                <w:szCs w:val="44"/>
              </w:rPr>
            </w:pPr>
          </w:p>
        </w:tc>
        <w:tc>
          <w:tcPr>
            <w:tcW w:w="1385" w:type="pct"/>
          </w:tcPr>
          <w:p w:rsidRPr="00944318" w:rsidR="00855BFD" w:rsidP="004D16A5" w:rsidRDefault="00855BFD" w14:paraId="5300F843" w14:textId="77777777">
            <w:r w:rsidRPr="00944318">
              <w:t>STEP_RATE_EXC_VAT</w:t>
            </w:r>
          </w:p>
        </w:tc>
        <w:tc>
          <w:tcPr>
            <w:tcW w:w="2307" w:type="pct"/>
          </w:tcPr>
          <w:p w:rsidR="00855BFD" w:rsidP="004D16A5" w:rsidRDefault="00855BFD" w14:paraId="6740F8BB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stepExcludingVAT</w:t>
            </w:r>
          </w:p>
        </w:tc>
      </w:tr>
      <w:tr w:rsidRPr="008979A8" w:rsidR="00855BFD" w:rsidTr="0055648C" w14:paraId="409B2DE5" w14:textId="77777777">
        <w:tc>
          <w:tcPr>
            <w:tcW w:w="1308" w:type="pct"/>
            <w:vMerge/>
          </w:tcPr>
          <w:p w:rsidR="00855BFD" w:rsidP="004D16A5" w:rsidRDefault="00855BFD" w14:paraId="1DB37C06" w14:textId="77777777">
            <w:pPr>
              <w:rPr>
                <w:szCs w:val="44"/>
              </w:rPr>
            </w:pPr>
          </w:p>
        </w:tc>
        <w:tc>
          <w:tcPr>
            <w:tcW w:w="1385" w:type="pct"/>
          </w:tcPr>
          <w:p w:rsidRPr="00944318" w:rsidR="00855BFD" w:rsidP="004D16A5" w:rsidRDefault="00855BFD" w14:paraId="09A9AF2D" w14:textId="77777777">
            <w:r w:rsidRPr="00944318">
              <w:t>STEP_RATE_INC_VAT</w:t>
            </w:r>
          </w:p>
        </w:tc>
        <w:tc>
          <w:tcPr>
            <w:tcW w:w="2307" w:type="pct"/>
          </w:tcPr>
          <w:p w:rsidR="00855BFD" w:rsidP="004D16A5" w:rsidRDefault="00855BFD" w14:paraId="4DB1FF47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stepIncludingVAT</w:t>
            </w:r>
          </w:p>
        </w:tc>
      </w:tr>
    </w:tbl>
    <w:p w:rsidR="00553FED" w:rsidP="00553FED" w:rsidRDefault="00553FED" w14:paraId="1A1EB41C" w14:textId="02D26B8A">
      <w:pPr>
        <w:pStyle w:val="Heading2"/>
        <w:numPr>
          <w:ilvl w:val="0"/>
          <w:numId w:val="1"/>
        </w:numPr>
        <w:ind w:left="426" w:hanging="426"/>
        <w:rPr>
          <w:rFonts w:ascii="CordiaUPC" w:hAnsi="CordiaUPC" w:cs="CordiaUPC"/>
          <w:sz w:val="36"/>
          <w:szCs w:val="36"/>
        </w:rPr>
      </w:pPr>
      <w:r>
        <w:rPr>
          <w:rFonts w:ascii="CordiaUPC" w:hAnsi="CordiaUPC" w:cs="CordiaUPC"/>
          <w:sz w:val="36"/>
          <w:szCs w:val="36"/>
        </w:rPr>
        <w:t>Mass SMS</w:t>
      </w:r>
    </w:p>
    <w:p w:rsidRPr="00180BBA" w:rsidR="00553FED" w:rsidP="00BB3F68" w:rsidRDefault="00553FED" w14:paraId="26F05916" w14:textId="77777777">
      <w:pPr>
        <w:pStyle w:val="Heading3"/>
        <w:numPr>
          <w:ilvl w:val="0"/>
          <w:numId w:val="74"/>
        </w:numPr>
        <w:rPr>
          <w:rFonts w:ascii="CordiaUPC" w:hAnsi="CordiaUPC" w:cs="CordiaUPC"/>
          <w:sz w:val="32"/>
          <w:szCs w:val="40"/>
        </w:rPr>
      </w:pPr>
      <w:r w:rsidRPr="00180BBA">
        <w:rPr>
          <w:rFonts w:ascii="CordiaUPC" w:hAnsi="CordiaUPC" w:cs="CordiaUPC"/>
          <w:sz w:val="32"/>
          <w:szCs w:val="40"/>
        </w:rPr>
        <w:t>Field on Screen</w:t>
      </w:r>
    </w:p>
    <w:tbl>
      <w:tblPr>
        <w:tblW w:w="4977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522"/>
        <w:gridCol w:w="1930"/>
        <w:gridCol w:w="7"/>
        <w:gridCol w:w="5516"/>
      </w:tblGrid>
      <w:tr w:rsidRPr="008979A8" w:rsidR="00553FED" w:rsidTr="00135C19" w14:paraId="0552671C" w14:textId="77777777">
        <w:trPr>
          <w:cantSplit/>
          <w:tblHeader/>
        </w:trPr>
        <w:tc>
          <w:tcPr>
            <w:tcW w:w="848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553FED" w:rsidP="00135C19" w:rsidRDefault="00553FED" w14:paraId="6D965C55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Field Name</w:t>
            </w:r>
          </w:p>
        </w:tc>
        <w:tc>
          <w:tcPr>
            <w:tcW w:w="1079" w:type="pct"/>
            <w:gridSpan w:val="2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553FED" w:rsidP="00135C19" w:rsidRDefault="00553FED" w14:paraId="3C6123B0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Type</w:t>
            </w:r>
          </w:p>
        </w:tc>
        <w:tc>
          <w:tcPr>
            <w:tcW w:w="3073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553FED" w:rsidP="00135C19" w:rsidRDefault="00553FED" w14:paraId="75A2E5AF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Comments</w:t>
            </w:r>
          </w:p>
        </w:tc>
      </w:tr>
      <w:tr w:rsidRPr="008979A8" w:rsidR="0064007D" w:rsidTr="00135C19" w14:paraId="78139491" w14:textId="77777777">
        <w:trPr>
          <w:trHeight w:val="111"/>
        </w:trPr>
        <w:tc>
          <w:tcPr>
            <w:tcW w:w="5000" w:type="pct"/>
            <w:gridSpan w:val="4"/>
            <w:shd w:val="clear" w:color="auto" w:fill="C2D69B" w:themeFill="accent3" w:themeFillTint="99"/>
          </w:tcPr>
          <w:p w:rsidR="0064007D" w:rsidP="009607B7" w:rsidRDefault="0064007D" w14:paraId="3E2EDECD" w14:textId="5C9F0FF9">
            <w:pPr>
              <w:pStyle w:val="HeaderTable"/>
              <w:rPr>
                <w:b w:val="0"/>
                <w:bCs/>
                <w:lang w:bidi="th-TH"/>
              </w:rPr>
            </w:pPr>
            <w:r>
              <w:t>Tab Section</w:t>
            </w:r>
            <w:r>
              <w:br/>
            </w:r>
            <w:r w:rsidRPr="00285978">
              <w:rPr>
                <w:b w:val="0"/>
                <w:bCs/>
              </w:rPr>
              <w:t>Visible</w:t>
            </w:r>
            <w:r w:rsidRPr="008226BF">
              <w:rPr>
                <w:rFonts w:cs="Angsana New"/>
                <w:bCs/>
                <w:cs/>
                <w:lang w:bidi="th-TH"/>
              </w:rPr>
              <w:t xml:space="preserve"> </w:t>
            </w:r>
            <w:r w:rsidRPr="00285978">
              <w:rPr>
                <w:rFonts w:hint="cs" w:cs="Angsana New"/>
                <w:cs/>
                <w:lang w:bidi="th-TH"/>
              </w:rPr>
              <w:t>เมื่อ</w:t>
            </w:r>
            <w:r>
              <w:rPr>
                <w:rFonts w:hint="cs" w:cs="Angsana New"/>
                <w:cs/>
                <w:lang w:bidi="th-TH"/>
              </w:rPr>
              <w:t xml:space="preserve"> </w:t>
            </w:r>
            <w:r w:rsidRPr="00285978">
              <w:rPr>
                <w:b w:val="0"/>
                <w:bCs/>
                <w:lang w:bidi="th-TH"/>
              </w:rPr>
              <w:t xml:space="preserve">customer Type </w:t>
            </w:r>
            <w:r w:rsidRPr="00285978">
              <w:rPr>
                <w:rFonts w:cs="Angsana New"/>
                <w:b w:val="0"/>
                <w:bCs/>
                <w:cs/>
                <w:lang w:bidi="th-TH"/>
              </w:rPr>
              <w:t>= “</w:t>
            </w:r>
            <w:r w:rsidRPr="00285978">
              <w:rPr>
                <w:b w:val="0"/>
                <w:bCs/>
                <w:lang w:bidi="th-TH"/>
              </w:rPr>
              <w:t>Pre</w:t>
            </w:r>
            <w:r w:rsidRPr="00285978">
              <w:rPr>
                <w:rFonts w:cs="Angsana New"/>
                <w:b w:val="0"/>
                <w:bCs/>
                <w:cs/>
                <w:lang w:bidi="th-TH"/>
              </w:rPr>
              <w:t>-</w:t>
            </w:r>
            <w:r w:rsidRPr="00285978">
              <w:rPr>
                <w:b w:val="0"/>
                <w:bCs/>
                <w:lang w:bidi="th-TH"/>
              </w:rPr>
              <w:t>paid</w:t>
            </w:r>
            <w:r w:rsidRPr="00285978">
              <w:rPr>
                <w:rFonts w:cs="Angsana New"/>
                <w:b w:val="0"/>
                <w:bCs/>
                <w:cs/>
                <w:lang w:bidi="th-TH"/>
              </w:rPr>
              <w:t xml:space="preserve">” </w:t>
            </w:r>
            <w:r w:rsidRPr="0030648B" w:rsidR="00C36181">
              <w:rPr>
                <w:rFonts w:hint="cs"/>
                <w:cs/>
                <w:lang w:bidi="th-TH"/>
              </w:rPr>
              <w:t>และ</w:t>
            </w:r>
            <w:r w:rsidRPr="00D97F36" w:rsidR="00C36181">
              <w:rPr>
                <w:b w:val="0"/>
                <w:bCs/>
              </w:rPr>
              <w:t xml:space="preserve">PriceType </w:t>
            </w:r>
            <w:r w:rsidRPr="00D97F36" w:rsidR="00C36181">
              <w:rPr>
                <w:b w:val="0"/>
                <w:bCs/>
                <w:cs/>
                <w:lang w:bidi="th-TH"/>
              </w:rPr>
              <w:t>= “</w:t>
            </w:r>
            <w:r w:rsidRPr="00D97F36" w:rsidR="00C36181">
              <w:rPr>
                <w:b w:val="0"/>
                <w:bCs/>
              </w:rPr>
              <w:t>Recurring</w:t>
            </w:r>
            <w:r w:rsidRPr="00D97F36" w:rsidR="00C36181">
              <w:rPr>
                <w:b w:val="0"/>
                <w:bCs/>
                <w:cs/>
                <w:lang w:bidi="th-TH"/>
              </w:rPr>
              <w:t>”</w:t>
            </w:r>
          </w:p>
          <w:p w:rsidR="0064007D" w:rsidP="00135C19" w:rsidRDefault="0064007D" w14:paraId="72A67CED" w14:textId="7D017DC6">
            <w:pPr>
              <w:pStyle w:val="HeaderTable"/>
            </w:pPr>
            <w:r w:rsidRPr="00285978">
              <w:rPr>
                <w:rFonts w:hint="cs" w:cs="Angsana New"/>
                <w:cs/>
                <w:lang w:bidi="th-TH"/>
              </w:rPr>
              <w:t xml:space="preserve">ถ้าไม่ใช่ให้ </w:t>
            </w:r>
            <w:r w:rsidRPr="008226BF">
              <w:rPr>
                <w:b w:val="0"/>
                <w:bCs/>
                <w:lang w:bidi="th-TH"/>
              </w:rPr>
              <w:t>Invisible</w:t>
            </w:r>
            <w:r w:rsidRPr="00285978">
              <w:rPr>
                <w:rFonts w:cs="Angsana New"/>
                <w:bCs/>
                <w:cs/>
                <w:lang w:bidi="th-TH"/>
              </w:rPr>
              <w:t xml:space="preserve"> </w:t>
            </w:r>
            <w:r w:rsidRPr="00285978">
              <w:rPr>
                <w:rFonts w:hint="cs" w:cs="Angsana New"/>
                <w:cs/>
                <w:lang w:bidi="th-TH"/>
              </w:rPr>
              <w:t xml:space="preserve">และทำการเคลียร์ข้อมูลที่ </w:t>
            </w:r>
            <w:r w:rsidRPr="008226BF">
              <w:rPr>
                <w:b w:val="0"/>
                <w:bCs/>
                <w:lang w:bidi="th-TH"/>
              </w:rPr>
              <w:t xml:space="preserve">deductType </w:t>
            </w:r>
            <w:r w:rsidRPr="008226BF">
              <w:rPr>
                <w:rFonts w:cs="Angsana New"/>
                <w:b w:val="0"/>
                <w:bCs/>
                <w:cs/>
                <w:lang w:bidi="th-TH"/>
              </w:rPr>
              <w:t>= “</w:t>
            </w:r>
            <w:r w:rsidRPr="008226BF">
              <w:rPr>
                <w:b w:val="0"/>
                <w:bCs/>
                <w:lang w:bidi="th-TH"/>
              </w:rPr>
              <w:t>Deduct Fail</w:t>
            </w:r>
            <w:r w:rsidRPr="008226BF">
              <w:rPr>
                <w:rFonts w:cs="Angsana New"/>
                <w:b w:val="0"/>
                <w:bCs/>
                <w:cs/>
                <w:lang w:bidi="th-TH"/>
              </w:rPr>
              <w:t>”</w:t>
            </w:r>
            <w:r w:rsidR="001052EB">
              <w:rPr>
                <w:rFonts w:hint="cs" w:cs="Angsana New"/>
                <w:b w:val="0"/>
                <w:bCs/>
                <w:cs/>
                <w:lang w:bidi="th-TH"/>
              </w:rPr>
              <w:t xml:space="preserve"> </w:t>
            </w:r>
            <w:r w:rsidR="001052EB">
              <w:rPr>
                <w:rFonts w:hint="cs"/>
                <w:cs/>
                <w:lang w:bidi="th-TH"/>
              </w:rPr>
              <w:t xml:space="preserve">และ </w:t>
            </w:r>
            <w:r w:rsidRPr="00D04647" w:rsidR="001052EB">
              <w:rPr>
                <w:b w:val="0"/>
                <w:bCs/>
                <w:cs/>
                <w:lang w:bidi="th-TH"/>
              </w:rPr>
              <w:t>“</w:t>
            </w:r>
            <w:r w:rsidRPr="00D04647" w:rsidR="001052EB">
              <w:rPr>
                <w:b w:val="0"/>
                <w:bCs/>
              </w:rPr>
              <w:t>Partial</w:t>
            </w:r>
            <w:r w:rsidRPr="00C73BAE" w:rsidR="001052EB">
              <w:rPr>
                <w:bCs/>
                <w:cs/>
                <w:lang w:bidi="th-TH"/>
              </w:rPr>
              <w:t xml:space="preserve"> </w:t>
            </w:r>
            <w:r w:rsidRPr="00D04647" w:rsidR="001052EB">
              <w:rPr>
                <w:b w:val="0"/>
                <w:bCs/>
                <w:lang w:bidi="th-TH"/>
              </w:rPr>
              <w:t>Step</w:t>
            </w:r>
            <w:r w:rsidRPr="00D04647" w:rsidR="001052EB">
              <w:rPr>
                <w:b w:val="0"/>
                <w:bCs/>
                <w:cs/>
                <w:lang w:bidi="th-TH"/>
              </w:rPr>
              <w:t>”</w:t>
            </w:r>
          </w:p>
        </w:tc>
      </w:tr>
      <w:tr w:rsidRPr="008979A8" w:rsidR="0064007D" w:rsidTr="00A64494" w14:paraId="37768A3F" w14:textId="77777777">
        <w:trPr>
          <w:trHeight w:val="218"/>
        </w:trPr>
        <w:tc>
          <w:tcPr>
            <w:tcW w:w="848" w:type="pct"/>
          </w:tcPr>
          <w:p w:rsidR="0064007D" w:rsidP="00A64494" w:rsidRDefault="0064007D" w14:paraId="242CA47E" w14:textId="7FBB6D32">
            <w:r>
              <w:t>Deduct Success</w:t>
            </w:r>
          </w:p>
        </w:tc>
        <w:tc>
          <w:tcPr>
            <w:tcW w:w="1075" w:type="pct"/>
          </w:tcPr>
          <w:p w:rsidR="0064007D" w:rsidP="00A64494" w:rsidRDefault="0064007D" w14:paraId="5FAF3B3B" w14:textId="54592527">
            <w:r>
              <w:t>Link</w:t>
            </w:r>
          </w:p>
        </w:tc>
        <w:tc>
          <w:tcPr>
            <w:tcW w:w="3077" w:type="pct"/>
            <w:gridSpan w:val="2"/>
          </w:tcPr>
          <w:p w:rsidR="00484D1E" w:rsidP="00A64494" w:rsidRDefault="00484D1E" w14:paraId="65AF0854" w14:textId="7ABE4517">
            <w:r>
              <w:t xml:space="preserve">Visible </w:t>
            </w:r>
            <w:r>
              <w:rPr>
                <w:rFonts w:hint="cs"/>
                <w:cs/>
              </w:rPr>
              <w:t xml:space="preserve">เมื่อ </w:t>
            </w:r>
            <w:r>
              <w:t xml:space="preserve">productClass </w:t>
            </w:r>
            <w:r>
              <w:rPr>
                <w:rFonts w:cs="CordiaUPC"/>
                <w:cs/>
              </w:rPr>
              <w:t>=”</w:t>
            </w:r>
            <w:r>
              <w:t>Main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หรือ </w:t>
            </w:r>
            <w:r>
              <w:t xml:space="preserve">productClass </w:t>
            </w:r>
            <w:r>
              <w:rPr>
                <w:rFonts w:cs="CordiaUPC"/>
                <w:cs/>
              </w:rPr>
              <w:t>=”</w:t>
            </w:r>
            <w:r>
              <w:t>On Top, On Top Extra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และ </w:t>
            </w:r>
            <w:r w:rsidRPr="00C73BAE">
              <w:t>Partial Step Table Section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hint="cs"/>
                <w:cs/>
              </w:rPr>
              <w:t>มีค่า</w:t>
            </w:r>
          </w:p>
          <w:p w:rsidR="0064007D" w:rsidP="00A64494" w:rsidRDefault="0064007D" w14:paraId="50C41A41" w14:textId="77777777">
            <w:r>
              <w:rPr>
                <w:rFonts w:hint="cs"/>
                <w:cs/>
              </w:rPr>
              <w:t xml:space="preserve">เมื่อคลิกให้ </w:t>
            </w:r>
            <w:r>
              <w:t xml:space="preserve">Link </w:t>
            </w:r>
            <w:r>
              <w:rPr>
                <w:rFonts w:hint="cs"/>
                <w:cs/>
              </w:rPr>
              <w:t xml:space="preserve">ให้แสดง </w:t>
            </w:r>
            <w:r>
              <w:t xml:space="preserve">Detail Section </w:t>
            </w:r>
            <w:r>
              <w:rPr>
                <w:rFonts w:hint="cs"/>
                <w:cs/>
              </w:rPr>
              <w:t xml:space="preserve">พร้อมทั้ง </w:t>
            </w:r>
            <w:r>
              <w:t xml:space="preserve">Default </w:t>
            </w:r>
            <w:r>
              <w:rPr>
                <w:rFonts w:hint="cs"/>
                <w:cs/>
              </w:rPr>
              <w:t xml:space="preserve">ค่า </w:t>
            </w:r>
            <w:r>
              <w:t xml:space="preserve">deductType </w:t>
            </w:r>
            <w:r>
              <w:rPr>
                <w:rFonts w:cs="Angsana New"/>
                <w:cs/>
              </w:rPr>
              <w:t>= “</w:t>
            </w:r>
            <w:r>
              <w:t>Deduct Success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เมื่อมีการเพิ่มข้อมูลในแต่ละ </w:t>
            </w:r>
            <w:r>
              <w:t>Section</w:t>
            </w:r>
          </w:p>
          <w:p w:rsidR="00DA4F75" w:rsidP="00A64494" w:rsidRDefault="00DA4F75" w14:paraId="0B3E7950" w14:textId="77777777">
            <w:r>
              <w:t xml:space="preserve">Section </w:t>
            </w:r>
            <w:r>
              <w:rPr>
                <w:rFonts w:cs="CordiaUPC"/>
                <w:cs/>
              </w:rPr>
              <w:t>:</w:t>
            </w:r>
          </w:p>
          <w:p w:rsidR="00DA4F75" w:rsidP="00DA4F75" w:rsidRDefault="00DA4F75" w14:paraId="020B2A27" w14:textId="77777777">
            <w:pPr>
              <w:pStyle w:val="ListParagraph"/>
              <w:numPr>
                <w:ilvl w:val="0"/>
                <w:numId w:val="444"/>
              </w:numPr>
            </w:pPr>
            <w:r>
              <w:t>Mass SMS Free Resource</w:t>
            </w:r>
          </w:p>
          <w:p w:rsidR="00DA4F75" w:rsidP="004868BC" w:rsidRDefault="00DA4F75" w14:paraId="0D3B4FF1" w14:textId="71EAC73E">
            <w:pPr>
              <w:pStyle w:val="ListParagraph"/>
              <w:numPr>
                <w:ilvl w:val="0"/>
                <w:numId w:val="444"/>
              </w:numPr>
            </w:pPr>
            <w:r>
              <w:t>Mass SMS Rating</w:t>
            </w:r>
          </w:p>
        </w:tc>
      </w:tr>
      <w:tr w:rsidRPr="008979A8" w:rsidR="00484D1E" w:rsidTr="00A64494" w14:paraId="4AD5C322" w14:textId="77777777">
        <w:trPr>
          <w:trHeight w:val="218"/>
        </w:trPr>
        <w:tc>
          <w:tcPr>
            <w:tcW w:w="848" w:type="pct"/>
          </w:tcPr>
          <w:p w:rsidR="00484D1E" w:rsidP="00484D1E" w:rsidRDefault="00484D1E" w14:paraId="236A3285" w14:textId="279235C3">
            <w:r w:rsidRPr="00140006">
              <w:t xml:space="preserve">partialStepChargeIncVat </w:t>
            </w:r>
            <w:r w:rsidRPr="00140006">
              <w:rPr>
                <w:rFonts w:cs="CordiaUPC"/>
                <w:cs/>
              </w:rPr>
              <w:t>+ “</w:t>
            </w:r>
            <w:r w:rsidRPr="00140006">
              <w:t>Baht</w:t>
            </w:r>
            <w:r w:rsidRPr="00140006">
              <w:rPr>
                <w:rFonts w:cs="CordiaUPC"/>
                <w:cs/>
              </w:rPr>
              <w:t xml:space="preserve">” + </w:t>
            </w:r>
            <w:r w:rsidRPr="00140006">
              <w:t xml:space="preserve">partialStepBillCycle </w:t>
            </w:r>
            <w:r w:rsidRPr="00140006">
              <w:rPr>
                <w:rFonts w:cs="CordiaUPC"/>
                <w:cs/>
              </w:rPr>
              <w:t xml:space="preserve">+ “ ” + </w:t>
            </w:r>
            <w:r w:rsidRPr="00140006">
              <w:t>partialStepBillCycleUnit</w:t>
            </w:r>
          </w:p>
        </w:tc>
        <w:tc>
          <w:tcPr>
            <w:tcW w:w="1075" w:type="pct"/>
          </w:tcPr>
          <w:p w:rsidR="00484D1E" w:rsidP="00484D1E" w:rsidRDefault="00484D1E" w14:paraId="3C20E27F" w14:textId="2F2533D7">
            <w:r>
              <w:t>Link</w:t>
            </w:r>
          </w:p>
        </w:tc>
        <w:tc>
          <w:tcPr>
            <w:tcW w:w="3077" w:type="pct"/>
            <w:gridSpan w:val="2"/>
          </w:tcPr>
          <w:p w:rsidR="00484D1E" w:rsidP="00484D1E" w:rsidRDefault="00484D1E" w14:paraId="414279D9" w14:textId="77777777">
            <w:r>
              <w:t xml:space="preserve">Visible </w:t>
            </w:r>
            <w:r>
              <w:rPr>
                <w:rFonts w:hint="cs"/>
                <w:cs/>
              </w:rPr>
              <w:t xml:space="preserve">เมื่อ </w:t>
            </w:r>
            <w:r w:rsidRPr="00C73BAE">
              <w:t>Partial Step Table Section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hint="cs"/>
                <w:cs/>
              </w:rPr>
              <w:t>มีค่า</w:t>
            </w:r>
          </w:p>
          <w:p w:rsidR="00484D1E" w:rsidP="00484D1E" w:rsidRDefault="00484D1E" w14:paraId="0A37435B" w14:textId="77777777">
            <w:r>
              <w:rPr>
                <w:rFonts w:hint="cs"/>
                <w:cs/>
              </w:rPr>
              <w:t xml:space="preserve">เมื่อคลิกให้ </w:t>
            </w:r>
            <w:r>
              <w:t xml:space="preserve">Link </w:t>
            </w:r>
            <w:r>
              <w:rPr>
                <w:rFonts w:hint="cs"/>
                <w:cs/>
              </w:rPr>
              <w:t xml:space="preserve">ให้แสดง </w:t>
            </w:r>
            <w:r>
              <w:t xml:space="preserve">Detail Section </w:t>
            </w:r>
            <w:r>
              <w:rPr>
                <w:rFonts w:hint="cs"/>
                <w:cs/>
              </w:rPr>
              <w:t xml:space="preserve">พร้อมทั้ง </w:t>
            </w:r>
            <w:r>
              <w:t xml:space="preserve">Default </w:t>
            </w:r>
            <w:r>
              <w:rPr>
                <w:rFonts w:hint="cs"/>
                <w:cs/>
              </w:rPr>
              <w:t xml:space="preserve">ค่า </w:t>
            </w:r>
            <w:r>
              <w:t xml:space="preserve">deductType </w:t>
            </w:r>
            <w:r>
              <w:rPr>
                <w:rFonts w:cs="Angsana New"/>
                <w:cs/>
              </w:rPr>
              <w:t>= “</w:t>
            </w:r>
            <w:r w:rsidRPr="00C73BAE" w:rsidR="001052EB">
              <w:t xml:space="preserve">Partial </w:t>
            </w:r>
            <w:r>
              <w:t>Step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เมื่อมีการเพิ่มข้อมูลในแต่ละ </w:t>
            </w:r>
            <w:r>
              <w:t>Section</w:t>
            </w:r>
          </w:p>
          <w:p w:rsidR="00323C1A" w:rsidP="00484D1E" w:rsidRDefault="00323C1A" w14:paraId="0CE9E113" w14:textId="77777777">
            <w:r>
              <w:t xml:space="preserve">Section </w:t>
            </w:r>
            <w:r>
              <w:rPr>
                <w:rFonts w:cs="CordiaUPC"/>
                <w:cs/>
              </w:rPr>
              <w:t xml:space="preserve">: </w:t>
            </w:r>
          </w:p>
          <w:p w:rsidR="00323C1A" w:rsidP="00323C1A" w:rsidRDefault="00323C1A" w14:paraId="3CA86671" w14:textId="77777777">
            <w:pPr>
              <w:pStyle w:val="ListParagraph"/>
              <w:numPr>
                <w:ilvl w:val="0"/>
                <w:numId w:val="438"/>
              </w:numPr>
            </w:pPr>
            <w:r>
              <w:t>Mass SMS Free Resource</w:t>
            </w:r>
          </w:p>
          <w:p w:rsidR="00323C1A" w:rsidP="004868BC" w:rsidRDefault="00323C1A" w14:paraId="549DF53B" w14:textId="38542CB3">
            <w:pPr>
              <w:pStyle w:val="ListParagraph"/>
              <w:numPr>
                <w:ilvl w:val="0"/>
                <w:numId w:val="438"/>
              </w:numPr>
            </w:pPr>
            <w:r>
              <w:t>Mass SMS Rating</w:t>
            </w:r>
          </w:p>
        </w:tc>
      </w:tr>
      <w:tr w:rsidRPr="008979A8" w:rsidR="00484D1E" w:rsidTr="00A64494" w14:paraId="3A264891" w14:textId="77777777">
        <w:trPr>
          <w:trHeight w:val="217"/>
        </w:trPr>
        <w:tc>
          <w:tcPr>
            <w:tcW w:w="848" w:type="pct"/>
          </w:tcPr>
          <w:p w:rsidR="00484D1E" w:rsidP="00484D1E" w:rsidRDefault="00484D1E" w14:paraId="02341F81" w14:textId="5DC9476E">
            <w:r>
              <w:t>Deduct Fail</w:t>
            </w:r>
          </w:p>
        </w:tc>
        <w:tc>
          <w:tcPr>
            <w:tcW w:w="1075" w:type="pct"/>
          </w:tcPr>
          <w:p w:rsidR="00484D1E" w:rsidP="00484D1E" w:rsidRDefault="00484D1E" w14:paraId="24A93C0E" w14:textId="0DC62FCA">
            <w:r>
              <w:t>Link</w:t>
            </w:r>
          </w:p>
        </w:tc>
        <w:tc>
          <w:tcPr>
            <w:tcW w:w="3077" w:type="pct"/>
            <w:gridSpan w:val="2"/>
          </w:tcPr>
          <w:p w:rsidR="00484D1E" w:rsidP="00484D1E" w:rsidRDefault="00484D1E" w14:paraId="32B7442E" w14:textId="77777777">
            <w:r>
              <w:t xml:space="preserve">Visible </w:t>
            </w:r>
            <w:r>
              <w:rPr>
                <w:rFonts w:hint="cs"/>
                <w:cs/>
              </w:rPr>
              <w:t xml:space="preserve">เมื่อ </w:t>
            </w:r>
            <w:r>
              <w:t xml:space="preserve">productClass </w:t>
            </w:r>
            <w:r>
              <w:rPr>
                <w:rFonts w:cs="CordiaUPC"/>
                <w:cs/>
              </w:rPr>
              <w:t>=”</w:t>
            </w:r>
            <w:r>
              <w:t>Main</w:t>
            </w:r>
            <w:r>
              <w:rPr>
                <w:rFonts w:cs="CordiaUPC"/>
                <w:cs/>
              </w:rPr>
              <w:t>”</w:t>
            </w:r>
          </w:p>
          <w:p w:rsidR="00484D1E" w:rsidP="00484D1E" w:rsidRDefault="00484D1E" w14:paraId="6D975909" w14:textId="77777777">
            <w:r>
              <w:rPr>
                <w:rFonts w:hint="cs"/>
                <w:cs/>
              </w:rPr>
              <w:t xml:space="preserve">เมื่อคลิกให้ </w:t>
            </w:r>
            <w:r>
              <w:t xml:space="preserve">Link </w:t>
            </w:r>
            <w:r>
              <w:rPr>
                <w:rFonts w:hint="cs"/>
                <w:cs/>
              </w:rPr>
              <w:t xml:space="preserve">ให้แสดง </w:t>
            </w:r>
            <w:r>
              <w:t xml:space="preserve">Detail Section </w:t>
            </w:r>
            <w:r>
              <w:rPr>
                <w:rFonts w:hint="cs"/>
                <w:cs/>
              </w:rPr>
              <w:t xml:space="preserve">พร้อมทั้ง </w:t>
            </w:r>
            <w:r>
              <w:t xml:space="preserve">Default </w:t>
            </w:r>
            <w:r>
              <w:rPr>
                <w:rFonts w:hint="cs"/>
                <w:cs/>
              </w:rPr>
              <w:t xml:space="preserve">ค่า </w:t>
            </w:r>
            <w:r>
              <w:t xml:space="preserve">deductType </w:t>
            </w:r>
            <w:r>
              <w:rPr>
                <w:rFonts w:cs="Angsana New"/>
                <w:cs/>
              </w:rPr>
              <w:t>= “</w:t>
            </w:r>
            <w:r>
              <w:t>Deduct Fail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เมื่อมีการเพิ่มข้อมูลในแต่ละ </w:t>
            </w:r>
            <w:r>
              <w:t>Section</w:t>
            </w:r>
          </w:p>
          <w:p w:rsidR="00E03DD3" w:rsidP="00484D1E" w:rsidRDefault="00E03DD3" w14:paraId="1BC427FA" w14:textId="77777777">
            <w:r>
              <w:t xml:space="preserve">Section </w:t>
            </w:r>
            <w:r>
              <w:rPr>
                <w:rFonts w:cs="CordiaUPC"/>
                <w:cs/>
              </w:rPr>
              <w:t xml:space="preserve">: </w:t>
            </w:r>
          </w:p>
          <w:p w:rsidR="00E03DD3" w:rsidP="00E03DD3" w:rsidRDefault="00E03DD3" w14:paraId="053F4535" w14:textId="77777777">
            <w:pPr>
              <w:pStyle w:val="ListParagraph"/>
              <w:numPr>
                <w:ilvl w:val="0"/>
                <w:numId w:val="445"/>
              </w:numPr>
            </w:pPr>
            <w:r>
              <w:t>Mass SMS Free Resource</w:t>
            </w:r>
          </w:p>
          <w:p w:rsidR="00E03DD3" w:rsidP="004868BC" w:rsidRDefault="00E03DD3" w14:paraId="4668B64B" w14:textId="33B46D0F">
            <w:pPr>
              <w:pStyle w:val="ListParagraph"/>
              <w:numPr>
                <w:ilvl w:val="0"/>
                <w:numId w:val="445"/>
              </w:numPr>
            </w:pPr>
            <w:r>
              <w:t>Mass SMS Rating</w:t>
            </w:r>
          </w:p>
        </w:tc>
      </w:tr>
      <w:tr w:rsidRPr="008979A8" w:rsidR="00484D1E" w:rsidTr="00135C19" w14:paraId="46DA462C" w14:textId="77777777">
        <w:trPr>
          <w:trHeight w:val="111"/>
        </w:trPr>
        <w:tc>
          <w:tcPr>
            <w:tcW w:w="5000" w:type="pct"/>
            <w:gridSpan w:val="4"/>
            <w:shd w:val="clear" w:color="auto" w:fill="C2D69B" w:themeFill="accent3" w:themeFillTint="99"/>
          </w:tcPr>
          <w:p w:rsidR="00484D1E" w:rsidP="00484D1E" w:rsidRDefault="00484D1E" w14:paraId="22378446" w14:textId="0D9160F8">
            <w:pPr>
              <w:pStyle w:val="HeaderTable"/>
            </w:pPr>
            <w:r>
              <w:t>End Tab Section</w:t>
            </w:r>
          </w:p>
        </w:tc>
      </w:tr>
      <w:tr w:rsidRPr="008979A8" w:rsidR="00484D1E" w:rsidTr="00135C19" w14:paraId="5792767C" w14:textId="77777777">
        <w:trPr>
          <w:trHeight w:val="111"/>
        </w:trPr>
        <w:tc>
          <w:tcPr>
            <w:tcW w:w="5000" w:type="pct"/>
            <w:gridSpan w:val="4"/>
            <w:shd w:val="clear" w:color="auto" w:fill="C2D69B" w:themeFill="accent3" w:themeFillTint="99"/>
          </w:tcPr>
          <w:p w:rsidR="00484D1E" w:rsidP="00484D1E" w:rsidRDefault="00484D1E" w14:paraId="1D41B029" w14:textId="77777777">
            <w:pPr>
              <w:pStyle w:val="HeaderTable"/>
              <w:rPr>
                <w:lang w:bidi="th-TH"/>
              </w:rPr>
            </w:pPr>
            <w:r>
              <w:t>Detail Section</w:t>
            </w:r>
          </w:p>
          <w:p w:rsidR="00484D1E" w:rsidP="00484D1E" w:rsidRDefault="00484D1E" w14:paraId="7C0FD2DB" w14:textId="2F91DC8D">
            <w:pPr>
              <w:pStyle w:val="HeaderTable"/>
              <w:rPr>
                <w:lang w:bidi="th-TH"/>
              </w:rPr>
            </w:pPr>
            <w:r>
              <w:rPr>
                <w:rFonts w:hint="cs" w:cs="Angsana New"/>
                <w:cs/>
                <w:lang w:bidi="th-TH"/>
              </w:rPr>
              <w:t xml:space="preserve">ถ้าไม่ใช่ของ </w:t>
            </w:r>
            <w:r w:rsidRPr="00285978">
              <w:rPr>
                <w:b w:val="0"/>
                <w:bCs/>
              </w:rPr>
              <w:t>customerType</w:t>
            </w:r>
            <w:r w:rsidRPr="00285978">
              <w:rPr>
                <w:rFonts w:cs="Angsana New"/>
                <w:bCs/>
                <w:cs/>
                <w:lang w:bidi="th-TH"/>
              </w:rPr>
              <w:t xml:space="preserve"> </w:t>
            </w:r>
            <w:r>
              <w:rPr>
                <w:rFonts w:cs="Angsana New"/>
                <w:bCs/>
                <w:cs/>
                <w:lang w:bidi="th-TH"/>
              </w:rPr>
              <w:t>=</w:t>
            </w:r>
            <w:r w:rsidRPr="00285978">
              <w:rPr>
                <w:rFonts w:cs="Angsana New"/>
                <w:bCs/>
                <w:cs/>
                <w:lang w:bidi="th-TH"/>
              </w:rPr>
              <w:t xml:space="preserve"> </w:t>
            </w:r>
            <w:r w:rsidRPr="00285978">
              <w:rPr>
                <w:rFonts w:cs="Angsana New"/>
                <w:b w:val="0"/>
                <w:bCs/>
                <w:cs/>
                <w:lang w:bidi="th-TH"/>
              </w:rPr>
              <w:t>“</w:t>
            </w:r>
            <w:r w:rsidRPr="00285978">
              <w:rPr>
                <w:b w:val="0"/>
                <w:bCs/>
              </w:rPr>
              <w:t>Pre</w:t>
            </w:r>
            <w:r w:rsidRPr="00285978">
              <w:rPr>
                <w:rFonts w:cs="Angsana New"/>
                <w:b w:val="0"/>
                <w:bCs/>
                <w:cs/>
                <w:lang w:bidi="th-TH"/>
              </w:rPr>
              <w:t>-</w:t>
            </w:r>
            <w:r w:rsidRPr="00285978">
              <w:rPr>
                <w:b w:val="0"/>
                <w:bCs/>
              </w:rPr>
              <w:t>paid</w:t>
            </w:r>
            <w:r w:rsidRPr="00285978">
              <w:rPr>
                <w:rFonts w:cs="Angsana New"/>
                <w:b w:val="0"/>
                <w:bCs/>
                <w:cs/>
                <w:lang w:bidi="th-TH"/>
              </w:rPr>
              <w:t>”</w:t>
            </w:r>
            <w:r w:rsidRPr="00285978">
              <w:rPr>
                <w:rFonts w:cs="Angsana New"/>
                <w:bCs/>
                <w:cs/>
                <w:lang w:bidi="th-TH"/>
              </w:rPr>
              <w:t xml:space="preserve"> </w:t>
            </w:r>
            <w:r w:rsidRPr="0030648B">
              <w:rPr>
                <w:rFonts w:hint="cs"/>
                <w:cs/>
                <w:lang w:bidi="th-TH"/>
              </w:rPr>
              <w:t>และ</w:t>
            </w:r>
            <w:r w:rsidRPr="00D97F36">
              <w:rPr>
                <w:b w:val="0"/>
                <w:bCs/>
              </w:rPr>
              <w:t xml:space="preserve">PriceType </w:t>
            </w:r>
            <w:r w:rsidRPr="00D97F36">
              <w:rPr>
                <w:b w:val="0"/>
                <w:bCs/>
                <w:cs/>
                <w:lang w:bidi="th-TH"/>
              </w:rPr>
              <w:t>= “</w:t>
            </w:r>
            <w:r w:rsidRPr="00D97F36">
              <w:rPr>
                <w:b w:val="0"/>
                <w:bCs/>
              </w:rPr>
              <w:t>Recurring</w:t>
            </w:r>
            <w:r w:rsidRPr="00D97F36">
              <w:rPr>
                <w:b w:val="0"/>
                <w:bCs/>
                <w:cs/>
                <w:lang w:bidi="th-TH"/>
              </w:rPr>
              <w:t>”</w:t>
            </w:r>
            <w:r>
              <w:rPr>
                <w:bCs/>
                <w:cs/>
                <w:lang w:bidi="th-TH"/>
              </w:rPr>
              <w:t xml:space="preserve"> </w:t>
            </w:r>
            <w:r w:rsidRPr="00D04647">
              <w:rPr>
                <w:rFonts w:hint="cs" w:cs="Angsana New"/>
                <w:b w:val="0"/>
                <w:cs/>
                <w:lang w:bidi="th-TH"/>
              </w:rPr>
              <w:t>และ</w:t>
            </w:r>
            <w:r w:rsidRPr="00D04647">
              <w:rPr>
                <w:b w:val="0"/>
              </w:rPr>
              <w:t xml:space="preserve"> Partial Step Table Section</w:t>
            </w:r>
            <w:r>
              <w:rPr>
                <w:bCs/>
                <w:cs/>
                <w:lang w:bidi="th-TH"/>
              </w:rPr>
              <w:t xml:space="preserve"> </w:t>
            </w:r>
            <w:r>
              <w:rPr>
                <w:rFonts w:hint="cs"/>
                <w:cs/>
                <w:lang w:bidi="th-TH"/>
              </w:rPr>
              <w:t>มีค่า</w:t>
            </w:r>
            <w:r>
              <w:rPr>
                <w:rFonts w:hint="cs" w:cs="Angsana New"/>
                <w:cs/>
                <w:lang w:bidi="th-TH"/>
              </w:rPr>
              <w:t xml:space="preserve"> </w:t>
            </w:r>
            <w:r w:rsidRPr="00285978">
              <w:rPr>
                <w:rFonts w:hint="cs" w:cs="Angsana New"/>
                <w:cs/>
                <w:lang w:bidi="th-TH"/>
              </w:rPr>
              <w:t xml:space="preserve">ให้แสดงข้อมูลภายใต้ </w:t>
            </w:r>
            <w:r w:rsidRPr="00285978">
              <w:rPr>
                <w:b w:val="0"/>
                <w:bCs/>
              </w:rPr>
              <w:t>Section</w:t>
            </w:r>
            <w:r w:rsidRPr="00285978">
              <w:rPr>
                <w:rFonts w:cs="Angsana New"/>
                <w:bCs/>
                <w:cs/>
                <w:lang w:bidi="th-TH"/>
              </w:rPr>
              <w:t xml:space="preserve"> </w:t>
            </w:r>
            <w:r w:rsidRPr="00285978">
              <w:rPr>
                <w:rFonts w:hint="cs" w:cs="Angsana New"/>
                <w:cs/>
                <w:lang w:bidi="th-TH"/>
              </w:rPr>
              <w:t xml:space="preserve">ทันที </w:t>
            </w:r>
            <w:r>
              <w:rPr>
                <w:rFonts w:hint="cs" w:cs="Angsana New"/>
                <w:cs/>
                <w:lang w:bidi="th-TH"/>
              </w:rPr>
              <w:t xml:space="preserve">พร้อมทั้ง </w:t>
            </w:r>
            <w:r w:rsidRPr="00285978">
              <w:rPr>
                <w:b w:val="0"/>
                <w:bCs/>
              </w:rPr>
              <w:t>Default</w:t>
            </w:r>
            <w:r>
              <w:rPr>
                <w:rFonts w:cs="Angsana New"/>
                <w:bCs/>
                <w:cs/>
                <w:lang w:bidi="th-TH"/>
              </w:rPr>
              <w:t xml:space="preserve"> </w:t>
            </w:r>
            <w:r>
              <w:rPr>
                <w:rFonts w:hint="cs" w:cs="Angsana New"/>
                <w:cs/>
                <w:lang w:bidi="th-TH"/>
              </w:rPr>
              <w:t xml:space="preserve">ค่า </w:t>
            </w:r>
            <w:r w:rsidRPr="00285978">
              <w:rPr>
                <w:b w:val="0"/>
                <w:bCs/>
              </w:rPr>
              <w:t xml:space="preserve">deductType </w:t>
            </w:r>
            <w:r w:rsidRPr="00285978">
              <w:rPr>
                <w:rFonts w:cs="Angsana New"/>
                <w:b w:val="0"/>
                <w:bCs/>
                <w:cs/>
                <w:lang w:bidi="th-TH"/>
              </w:rPr>
              <w:t>= “</w:t>
            </w:r>
            <w:r w:rsidRPr="00285978">
              <w:rPr>
                <w:b w:val="0"/>
                <w:bCs/>
              </w:rPr>
              <w:t xml:space="preserve">Deduct </w:t>
            </w:r>
            <w:r>
              <w:rPr>
                <w:b w:val="0"/>
                <w:bCs/>
                <w:lang w:bidi="th-TH"/>
              </w:rPr>
              <w:t>Success</w:t>
            </w:r>
            <w:r w:rsidRPr="00285978">
              <w:rPr>
                <w:rFonts w:cs="Angsana New"/>
                <w:b w:val="0"/>
                <w:bCs/>
                <w:cs/>
                <w:lang w:bidi="th-TH"/>
              </w:rPr>
              <w:t>”</w:t>
            </w:r>
            <w:r>
              <w:rPr>
                <w:rFonts w:cs="Angsana New"/>
                <w:bCs/>
                <w:cs/>
                <w:lang w:bidi="th-TH"/>
              </w:rPr>
              <w:t xml:space="preserve"> </w:t>
            </w:r>
            <w:r>
              <w:rPr>
                <w:rFonts w:hint="cs" w:cs="Angsana New"/>
                <w:cs/>
                <w:lang w:bidi="th-TH"/>
              </w:rPr>
              <w:t xml:space="preserve">เมื่อมีการเพิ่มข้อมูลในแต่ละ </w:t>
            </w:r>
            <w:r w:rsidRPr="00285978">
              <w:rPr>
                <w:b w:val="0"/>
                <w:bCs/>
              </w:rPr>
              <w:t>Section</w:t>
            </w:r>
          </w:p>
          <w:p w:rsidR="00484D1E" w:rsidP="00484D1E" w:rsidRDefault="00484D1E" w14:paraId="3EC2F088" w14:textId="765746AB">
            <w:r w:rsidRPr="00285978">
              <w:rPr>
                <w:rFonts w:hint="cs"/>
                <w:cs/>
              </w:rPr>
              <w:t>ถ้าไม่ใช่</w:t>
            </w:r>
            <w:r>
              <w:rPr>
                <w:rFonts w:hint="cs"/>
                <w:cs/>
              </w:rPr>
              <w:t xml:space="preserve">จะ </w:t>
            </w:r>
            <w:r w:rsidRPr="006752B6">
              <w:t xml:space="preserve">Default </w:t>
            </w:r>
            <w:r w:rsidRPr="00C3475F">
              <w:rPr>
                <w:cs/>
              </w:rPr>
              <w:t xml:space="preserve">แสดงข้อมูลตาม </w:t>
            </w:r>
            <w:r w:rsidRPr="00913928">
              <w:t>Tab Section Deduct Success</w:t>
            </w:r>
          </w:p>
        </w:tc>
      </w:tr>
      <w:tr w:rsidRPr="008979A8" w:rsidR="00484D1E" w:rsidTr="002206C7" w14:paraId="6C0D3ADF" w14:textId="77777777">
        <w:trPr>
          <w:trHeight w:val="111"/>
        </w:trPr>
        <w:tc>
          <w:tcPr>
            <w:tcW w:w="848" w:type="pct"/>
          </w:tcPr>
          <w:p w:rsidR="00484D1E" w:rsidP="00484D1E" w:rsidRDefault="00484D1E" w14:paraId="4B3D6A38" w14:textId="7C4EEA9E">
            <w:r>
              <w:t>Copy From Deduct Success</w:t>
            </w:r>
          </w:p>
        </w:tc>
        <w:tc>
          <w:tcPr>
            <w:tcW w:w="1075" w:type="pct"/>
          </w:tcPr>
          <w:p w:rsidR="00484D1E" w:rsidP="00484D1E" w:rsidRDefault="00484D1E" w14:paraId="0E20BD44" w14:textId="7A8BB37E">
            <w:r>
              <w:t>Button</w:t>
            </w:r>
          </w:p>
        </w:tc>
        <w:tc>
          <w:tcPr>
            <w:tcW w:w="3077" w:type="pct"/>
            <w:gridSpan w:val="2"/>
          </w:tcPr>
          <w:p w:rsidR="00484D1E" w:rsidP="00484D1E" w:rsidRDefault="00484D1E" w14:paraId="5C71F1F7" w14:textId="5D642A60">
            <w:r>
              <w:t xml:space="preserve">Visible </w:t>
            </w:r>
            <w:r>
              <w:rPr>
                <w:rFonts w:hint="cs"/>
                <w:cs/>
              </w:rPr>
              <w:t xml:space="preserve">เมื่อ </w:t>
            </w:r>
            <w:r>
              <w:t xml:space="preserve">deductType </w:t>
            </w:r>
            <w:r>
              <w:rPr>
                <w:rFonts w:cs="CordiaUPC"/>
                <w:cs/>
              </w:rPr>
              <w:t>= “</w:t>
            </w:r>
            <w:r>
              <w:t>Deduct Fail</w:t>
            </w:r>
            <w:r>
              <w:rPr>
                <w:rFonts w:cs="CordiaUPC"/>
                <w:cs/>
              </w:rPr>
              <w:t>”</w:t>
            </w:r>
            <w:r>
              <w:rPr>
                <w:rFonts w:hint="cs" w:cs="CordiaUPC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และ </w:t>
            </w:r>
            <w:r>
              <w:rPr>
                <w:rFonts w:cs="CordiaUPC"/>
                <w:cs/>
              </w:rPr>
              <w:t>“</w:t>
            </w:r>
            <w:r w:rsidRPr="00C73BAE" w:rsidR="001052EB">
              <w:t xml:space="preserve">Partial </w:t>
            </w:r>
            <w:r>
              <w:t>Step</w:t>
            </w:r>
            <w:r>
              <w:rPr>
                <w:rFonts w:cs="CordiaUPC"/>
                <w:cs/>
              </w:rPr>
              <w:t>”</w:t>
            </w:r>
          </w:p>
          <w:p w:rsidR="00484D1E" w:rsidP="00484D1E" w:rsidRDefault="00484D1E" w14:paraId="1A5C810D" w14:textId="05ECD4EE">
            <w:pPr>
              <w:rPr>
                <w:rFonts w:cs="Angsana New"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deductType </w:t>
            </w:r>
            <w:r>
              <w:rPr>
                <w:rFonts w:cs="CordiaUPC"/>
                <w:cs/>
              </w:rPr>
              <w:t>= “</w:t>
            </w:r>
            <w:r>
              <w:t>Deduct Fail</w:t>
            </w:r>
            <w:r>
              <w:rPr>
                <w:rFonts w:cs="CordiaUPC"/>
                <w:cs/>
              </w:rPr>
              <w:t>”</w:t>
            </w:r>
            <w:r>
              <w:rPr>
                <w:rFonts w:hint="cs" w:cs="CordiaUPC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เมื่อคลิกให้ </w:t>
            </w:r>
            <w:r>
              <w:t xml:space="preserve">Copy </w:t>
            </w:r>
            <w:r>
              <w:rPr>
                <w:rFonts w:hint="cs"/>
                <w:cs/>
              </w:rPr>
              <w:t xml:space="preserve">ข้อมูลดังต่อไปนี้พร้อมทั้ง </w:t>
            </w:r>
            <w:r>
              <w:t xml:space="preserve">Default </w:t>
            </w:r>
            <w:r>
              <w:rPr>
                <w:rFonts w:hint="cs"/>
                <w:cs/>
              </w:rPr>
              <w:t xml:space="preserve">ค่า </w:t>
            </w:r>
            <w:r>
              <w:t xml:space="preserve">deductType </w:t>
            </w:r>
            <w:r>
              <w:rPr>
                <w:rFonts w:cs="Angsana New"/>
                <w:cs/>
              </w:rPr>
              <w:t>= “</w:t>
            </w:r>
            <w:r>
              <w:t>Deduct Fail</w:t>
            </w:r>
            <w:r>
              <w:rPr>
                <w:rFonts w:cs="Angsana New"/>
                <w:cs/>
              </w:rPr>
              <w:t>”</w:t>
            </w:r>
          </w:p>
          <w:p w:rsidR="00484D1E" w:rsidP="00484D1E" w:rsidRDefault="00484D1E" w14:paraId="69CF8DE9" w14:textId="43B72577">
            <w:pPr>
              <w:pStyle w:val="ListParagraph"/>
              <w:numPr>
                <w:ilvl w:val="0"/>
                <w:numId w:val="367"/>
              </w:numPr>
            </w:pPr>
            <w:r>
              <w:t>SMS Free Resource</w:t>
            </w:r>
          </w:p>
          <w:p w:rsidR="00484D1E" w:rsidP="00484D1E" w:rsidRDefault="00484D1E" w14:paraId="676BDC5A" w14:textId="77777777">
            <w:pPr>
              <w:pStyle w:val="ListParagraph"/>
              <w:numPr>
                <w:ilvl w:val="0"/>
                <w:numId w:val="367"/>
              </w:numPr>
            </w:pPr>
            <w:r>
              <w:t>SMS Rating</w:t>
            </w:r>
          </w:p>
          <w:p w:rsidR="00484D1E" w:rsidP="00484D1E" w:rsidRDefault="00484D1E" w14:paraId="2FF15711" w14:textId="7BDBCBF4">
            <w:pPr>
              <w:rPr>
                <w:rFonts w:cs="Angsana New"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deductType </w:t>
            </w:r>
            <w:r>
              <w:rPr>
                <w:rFonts w:cs="CordiaUPC"/>
                <w:cs/>
              </w:rPr>
              <w:t>= “</w:t>
            </w:r>
            <w:r w:rsidRPr="00C73BAE" w:rsidR="001052EB">
              <w:t xml:space="preserve">Partial </w:t>
            </w:r>
            <w:r>
              <w:t>Step</w:t>
            </w:r>
            <w:r>
              <w:rPr>
                <w:rFonts w:cs="CordiaUPC"/>
                <w:cs/>
              </w:rPr>
              <w:t>”</w:t>
            </w:r>
            <w:r>
              <w:rPr>
                <w:rFonts w:hint="cs" w:cs="CordiaUPC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เมื่อคลิกให้ </w:t>
            </w:r>
            <w:r>
              <w:t xml:space="preserve">Copy </w:t>
            </w:r>
            <w:r>
              <w:rPr>
                <w:rFonts w:hint="cs"/>
                <w:cs/>
              </w:rPr>
              <w:t xml:space="preserve">ข้อมูลดังต่อไปนี้พร้อมทั้ง </w:t>
            </w:r>
            <w:r>
              <w:t xml:space="preserve">Default </w:t>
            </w:r>
            <w:r>
              <w:rPr>
                <w:rFonts w:hint="cs"/>
                <w:cs/>
              </w:rPr>
              <w:t xml:space="preserve">ค่า </w:t>
            </w:r>
            <w:r>
              <w:t xml:space="preserve">deductType </w:t>
            </w:r>
            <w:r>
              <w:rPr>
                <w:rFonts w:cs="Angsana New"/>
                <w:cs/>
              </w:rPr>
              <w:t>= “</w:t>
            </w:r>
            <w:r w:rsidRPr="00C73BAE" w:rsidR="001052EB">
              <w:t xml:space="preserve">Partial </w:t>
            </w:r>
            <w:r>
              <w:t>Step</w:t>
            </w:r>
            <w:r>
              <w:rPr>
                <w:rFonts w:cs="Angsana New"/>
                <w:cs/>
              </w:rPr>
              <w:t>”</w:t>
            </w:r>
          </w:p>
          <w:p w:rsidR="00484D1E" w:rsidP="00484D1E" w:rsidRDefault="00484D1E" w14:paraId="77CD0EE5" w14:textId="77777777">
            <w:pPr>
              <w:pStyle w:val="ListParagraph"/>
              <w:numPr>
                <w:ilvl w:val="0"/>
                <w:numId w:val="367"/>
              </w:numPr>
            </w:pPr>
            <w:r>
              <w:t>SMS Free Resource</w:t>
            </w:r>
          </w:p>
          <w:p w:rsidR="00AE3BA7" w:rsidP="00484D1E" w:rsidRDefault="00AE3BA7" w14:paraId="42BD1CF8" w14:textId="60FE734D">
            <w:pPr>
              <w:pStyle w:val="ListParagraph"/>
              <w:numPr>
                <w:ilvl w:val="0"/>
                <w:numId w:val="367"/>
              </w:numPr>
            </w:pPr>
            <w:r>
              <w:t>SMS Rating</w:t>
            </w:r>
          </w:p>
        </w:tc>
      </w:tr>
      <w:tr w:rsidRPr="008979A8" w:rsidR="00484D1E" w:rsidTr="00135C19" w14:paraId="4E63C938" w14:textId="77777777">
        <w:trPr>
          <w:trHeight w:val="111"/>
        </w:trPr>
        <w:tc>
          <w:tcPr>
            <w:tcW w:w="5000" w:type="pct"/>
            <w:gridSpan w:val="4"/>
            <w:shd w:val="clear" w:color="auto" w:fill="C2D69B" w:themeFill="accent3" w:themeFillTint="99"/>
          </w:tcPr>
          <w:p w:rsidR="00484D1E" w:rsidP="00484D1E" w:rsidRDefault="00484D1E" w14:paraId="454A4C74" w14:textId="42D45277">
            <w:pPr>
              <w:pStyle w:val="HeaderTable"/>
            </w:pPr>
            <w:r>
              <w:t>SMS Free Resource Section</w:t>
            </w:r>
          </w:p>
        </w:tc>
      </w:tr>
      <w:tr w:rsidRPr="008979A8" w:rsidR="00484D1E" w:rsidTr="00135C19" w14:paraId="36D7E3ED" w14:textId="77777777">
        <w:trPr>
          <w:trHeight w:val="243"/>
        </w:trPr>
        <w:tc>
          <w:tcPr>
            <w:tcW w:w="848" w:type="pct"/>
          </w:tcPr>
          <w:p w:rsidR="00484D1E" w:rsidP="00484D1E" w:rsidRDefault="00484D1E" w14:paraId="652B4355" w14:textId="6C4B9C9E">
            <w:r>
              <w:t>Mass SMS Free Resource</w:t>
            </w:r>
          </w:p>
        </w:tc>
        <w:tc>
          <w:tcPr>
            <w:tcW w:w="1075" w:type="pct"/>
          </w:tcPr>
          <w:p w:rsidR="00484D1E" w:rsidP="00484D1E" w:rsidRDefault="00484D1E" w14:paraId="47C2F37D" w14:textId="77777777">
            <w:r>
              <w:t>Screen</w:t>
            </w:r>
          </w:p>
        </w:tc>
        <w:tc>
          <w:tcPr>
            <w:tcW w:w="3077" w:type="pct"/>
            <w:gridSpan w:val="2"/>
          </w:tcPr>
          <w:p w:rsidR="00484D1E" w:rsidP="00484D1E" w:rsidRDefault="00484D1E" w14:paraId="1D03D38F" w14:textId="77777777"/>
        </w:tc>
      </w:tr>
      <w:tr w:rsidRPr="008979A8" w:rsidR="00484D1E" w:rsidTr="00135C19" w14:paraId="757E3154" w14:textId="77777777">
        <w:trPr>
          <w:trHeight w:val="243"/>
        </w:trPr>
        <w:tc>
          <w:tcPr>
            <w:tcW w:w="5000" w:type="pct"/>
            <w:gridSpan w:val="4"/>
            <w:shd w:val="clear" w:color="auto" w:fill="C2D69B" w:themeFill="accent3" w:themeFillTint="99"/>
          </w:tcPr>
          <w:p w:rsidR="00484D1E" w:rsidP="00484D1E" w:rsidRDefault="00484D1E" w14:paraId="134FBFCF" w14:textId="3719C4AE">
            <w:pPr>
              <w:pStyle w:val="HeaderTable"/>
            </w:pPr>
            <w:r>
              <w:t>End SMS Free Resource Section</w:t>
            </w:r>
          </w:p>
        </w:tc>
      </w:tr>
      <w:tr w:rsidRPr="008979A8" w:rsidR="00484D1E" w:rsidTr="00135C19" w14:paraId="34D78B2F" w14:textId="77777777">
        <w:trPr>
          <w:trHeight w:val="243"/>
        </w:trPr>
        <w:tc>
          <w:tcPr>
            <w:tcW w:w="5000" w:type="pct"/>
            <w:gridSpan w:val="4"/>
            <w:shd w:val="clear" w:color="auto" w:fill="C2D69B" w:themeFill="accent3" w:themeFillTint="99"/>
          </w:tcPr>
          <w:p w:rsidR="00484D1E" w:rsidP="00484D1E" w:rsidRDefault="00484D1E" w14:paraId="05374826" w14:textId="4706FDFD">
            <w:pPr>
              <w:pStyle w:val="HeaderTable"/>
            </w:pPr>
            <w:r>
              <w:t>SMS Rating Section</w:t>
            </w:r>
          </w:p>
        </w:tc>
      </w:tr>
      <w:tr w:rsidRPr="008979A8" w:rsidR="00484D1E" w:rsidTr="00135C19" w14:paraId="518F1025" w14:textId="77777777">
        <w:trPr>
          <w:trHeight w:val="243"/>
        </w:trPr>
        <w:tc>
          <w:tcPr>
            <w:tcW w:w="848" w:type="pct"/>
          </w:tcPr>
          <w:p w:rsidR="00484D1E" w:rsidP="00484D1E" w:rsidRDefault="00484D1E" w14:paraId="4C035873" w14:textId="4B0AEC4A">
            <w:r>
              <w:t>Mass SMS Rating</w:t>
            </w:r>
          </w:p>
        </w:tc>
        <w:tc>
          <w:tcPr>
            <w:tcW w:w="1075" w:type="pct"/>
          </w:tcPr>
          <w:p w:rsidR="00484D1E" w:rsidP="00484D1E" w:rsidRDefault="00484D1E" w14:paraId="37650D78" w14:textId="77777777">
            <w:r>
              <w:t>Screen</w:t>
            </w:r>
          </w:p>
        </w:tc>
        <w:tc>
          <w:tcPr>
            <w:tcW w:w="3077" w:type="pct"/>
            <w:gridSpan w:val="2"/>
          </w:tcPr>
          <w:p w:rsidR="00484D1E" w:rsidP="00484D1E" w:rsidRDefault="00484D1E" w14:paraId="3AC27854" w14:textId="77777777"/>
        </w:tc>
      </w:tr>
      <w:tr w:rsidRPr="008979A8" w:rsidR="00484D1E" w:rsidTr="00135C19" w14:paraId="47CD4FF4" w14:textId="77777777">
        <w:trPr>
          <w:trHeight w:val="243"/>
        </w:trPr>
        <w:tc>
          <w:tcPr>
            <w:tcW w:w="5000" w:type="pct"/>
            <w:gridSpan w:val="4"/>
            <w:shd w:val="clear" w:color="auto" w:fill="C2D69B" w:themeFill="accent3" w:themeFillTint="99"/>
          </w:tcPr>
          <w:p w:rsidR="00484D1E" w:rsidP="00484D1E" w:rsidRDefault="00484D1E" w14:paraId="786B4F47" w14:textId="29ABD7F3">
            <w:pPr>
              <w:pStyle w:val="HeaderTable"/>
            </w:pPr>
            <w:r>
              <w:t>End SMS Rating Section</w:t>
            </w:r>
          </w:p>
        </w:tc>
      </w:tr>
      <w:tr w:rsidRPr="008979A8" w:rsidR="00484D1E" w:rsidTr="00135C19" w14:paraId="62B7B8B2" w14:textId="77777777">
        <w:trPr>
          <w:trHeight w:val="243"/>
        </w:trPr>
        <w:tc>
          <w:tcPr>
            <w:tcW w:w="5000" w:type="pct"/>
            <w:gridSpan w:val="4"/>
            <w:shd w:val="clear" w:color="auto" w:fill="C2D69B" w:themeFill="accent3" w:themeFillTint="99"/>
          </w:tcPr>
          <w:p w:rsidR="00484D1E" w:rsidP="00484D1E" w:rsidRDefault="00484D1E" w14:paraId="7F14F995" w14:textId="3D357056">
            <w:pPr>
              <w:pStyle w:val="HeaderTable"/>
            </w:pPr>
            <w:r>
              <w:t>End Detail Section</w:t>
            </w:r>
          </w:p>
        </w:tc>
      </w:tr>
    </w:tbl>
    <w:p w:rsidR="000304FB" w:rsidP="00BB3F68" w:rsidRDefault="000304FB" w14:paraId="724D6873" w14:textId="77777777">
      <w:pPr>
        <w:pStyle w:val="Heading3"/>
        <w:numPr>
          <w:ilvl w:val="0"/>
          <w:numId w:val="74"/>
        </w:numPr>
        <w:rPr>
          <w:rFonts w:ascii="CordiaUPC" w:hAnsi="CordiaUPC" w:cs="CordiaUPC"/>
          <w:sz w:val="32"/>
          <w:szCs w:val="32"/>
        </w:rPr>
      </w:pPr>
      <w:r w:rsidRPr="008979A8">
        <w:rPr>
          <w:rFonts w:ascii="CordiaUPC" w:hAnsi="CordiaUPC" w:cs="CordiaUPC"/>
          <w:sz w:val="32"/>
          <w:szCs w:val="32"/>
        </w:rPr>
        <w:t>Script Validation</w:t>
      </w:r>
    </w:p>
    <w:tbl>
      <w:tblPr>
        <w:tblW w:w="4938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385"/>
        <w:gridCol w:w="2896"/>
        <w:gridCol w:w="3314"/>
        <w:gridCol w:w="1309"/>
      </w:tblGrid>
      <w:tr w:rsidRPr="008979A8" w:rsidR="000304FB" w:rsidTr="000A09FE" w14:paraId="6B8DFC0C" w14:textId="77777777">
        <w:trPr>
          <w:cantSplit/>
          <w:tblHeader/>
        </w:trPr>
        <w:tc>
          <w:tcPr>
            <w:tcW w:w="778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0304FB" w:rsidP="000A09FE" w:rsidRDefault="000304FB" w14:paraId="1EACEA48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Error Code</w:t>
            </w:r>
          </w:p>
        </w:tc>
        <w:tc>
          <w:tcPr>
            <w:tcW w:w="1626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0304FB" w:rsidP="000A09FE" w:rsidRDefault="000304FB" w14:paraId="6AA49236" w14:textId="77777777">
            <w:pPr>
              <w:rPr>
                <w:rFonts w:cs="CordiaUPC"/>
                <w:b/>
                <w:bCs/>
              </w:rPr>
            </w:pPr>
            <w:r>
              <w:rPr>
                <w:rFonts w:cs="CordiaUPC"/>
                <w:b/>
                <w:bCs/>
              </w:rPr>
              <w:t xml:space="preserve">Error Message </w:t>
            </w:r>
          </w:p>
        </w:tc>
        <w:tc>
          <w:tcPr>
            <w:tcW w:w="1861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0304FB" w:rsidP="000A09FE" w:rsidRDefault="000304FB" w14:paraId="468A1B73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Logic</w:t>
            </w:r>
          </w:p>
        </w:tc>
        <w:tc>
          <w:tcPr>
            <w:tcW w:w="735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0304FB" w:rsidP="000A09FE" w:rsidRDefault="000304FB" w14:paraId="3B4BF1F4" w14:textId="77777777">
            <w:pPr>
              <w:rPr>
                <w:rFonts w:cs="CordiaUPC"/>
                <w:b/>
                <w:bCs/>
              </w:rPr>
            </w:pPr>
            <w:r>
              <w:rPr>
                <w:rFonts w:cs="CordiaUPC"/>
                <w:b/>
                <w:bCs/>
              </w:rPr>
              <w:t>Submit Call</w:t>
            </w:r>
          </w:p>
        </w:tc>
      </w:tr>
      <w:tr w:rsidR="000304FB" w:rsidTr="000A09FE" w14:paraId="65CCA75F" w14:textId="77777777">
        <w:tc>
          <w:tcPr>
            <w:tcW w:w="778" w:type="pct"/>
          </w:tcPr>
          <w:p w:rsidRPr="00792590" w:rsidR="000304FB" w:rsidP="000A09FE" w:rsidRDefault="000304FB" w14:paraId="410B5378" w14:textId="131DB2C1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hAnsi="CordiaUPC" w:cs="CordiaUPC"/>
                <w:sz w:val="28"/>
                <w:szCs w:val="28"/>
              </w:rPr>
              <w:t>00004</w:t>
            </w:r>
          </w:p>
        </w:tc>
        <w:tc>
          <w:tcPr>
            <w:tcW w:w="1626" w:type="pct"/>
          </w:tcPr>
          <w:p w:rsidRPr="00E02D8D" w:rsidR="000304FB" w:rsidP="000304FB" w:rsidRDefault="000304FB" w14:paraId="6A8DE6DA" w14:textId="588FB138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SMS is required when Product Specification is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{1}</w:t>
            </w:r>
            <w:r>
              <w:rPr>
                <w:rFonts w:cs="Angsana New"/>
                <w:cs/>
              </w:rPr>
              <w:t>”</w:t>
            </w:r>
            <w:r w:rsidR="003050D7">
              <w:rPr>
                <w:rFonts w:hint="cs" w:cs="Angsana New"/>
                <w:cs/>
              </w:rPr>
              <w:t xml:space="preserve"> </w:t>
            </w:r>
            <w:r w:rsidR="003050D7">
              <w:rPr>
                <w:rFonts w:cs="CordiaUPC"/>
              </w:rPr>
              <w:t xml:space="preserve">and Product Class is </w:t>
            </w:r>
            <w:r w:rsidR="003050D7">
              <w:rPr>
                <w:rFonts w:cs="Angsana New"/>
                <w:cs/>
              </w:rPr>
              <w:t>“</w:t>
            </w:r>
            <w:r w:rsidR="003050D7">
              <w:rPr>
                <w:rFonts w:cs="CordiaUPC"/>
              </w:rPr>
              <w:t>{2}</w:t>
            </w:r>
            <w:r w:rsidR="003050D7">
              <w:rPr>
                <w:rFonts w:cs="Angsana New"/>
                <w:cs/>
              </w:rPr>
              <w:t>”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DE6D81" w:rsidP="00DE6D81" w:rsidRDefault="00DE6D81" w14:paraId="0D4BA257" w14:textId="689483E5">
            <w:pPr>
              <w:pStyle w:val="NoSpacing"/>
              <w:rPr>
                <w:rFonts w:ascii="CordiaUPC" w:hAnsi="CordiaUPC"/>
                <w:sz w:val="28"/>
              </w:rPr>
            </w:pPr>
            <w:r>
              <w:rPr>
                <w:rFonts w:hint="cs" w:ascii="CordiaUPC" w:hAnsi="CordiaUPC"/>
                <w:sz w:val="28"/>
                <w:cs/>
              </w:rPr>
              <w:t>ถ้า</w:t>
            </w:r>
            <w:r w:rsidRPr="00734543">
              <w:rPr>
                <w:rFonts w:hint="cs" w:ascii="CordiaUPC" w:hAnsi="CordiaUPC"/>
                <w:sz w:val="28"/>
                <w:cs/>
              </w:rPr>
              <w:t xml:space="preserve"> </w:t>
            </w:r>
            <w:r w:rsidRPr="00734543">
              <w:rPr>
                <w:rFonts w:ascii="CordiaUPC" w:hAnsi="CordiaUPC"/>
                <w:sz w:val="28"/>
              </w:rPr>
              <w:t xml:space="preserve">ProductSpecification </w:t>
            </w:r>
            <w:r w:rsidRPr="00734543">
              <w:rPr>
                <w:rFonts w:hint="cs" w:ascii="CordiaUPC" w:hAnsi="CordiaUPC"/>
                <w:sz w:val="28"/>
                <w:cs/>
              </w:rPr>
              <w:t xml:space="preserve">ที่เลือกมามีค่า </w:t>
            </w:r>
            <w:r w:rsidRPr="00734543">
              <w:rPr>
                <w:rFonts w:ascii="CordiaUPC" w:hAnsi="CordiaUPC"/>
                <w:sz w:val="28"/>
              </w:rPr>
              <w:t xml:space="preserve">Category Type </w:t>
            </w:r>
            <w:r w:rsidRPr="00734543">
              <w:rPr>
                <w:rFonts w:hint="cs" w:ascii="CordiaUPC" w:hAnsi="CordiaUPC"/>
                <w:sz w:val="28"/>
                <w:cs/>
              </w:rPr>
              <w:t xml:space="preserve">เป็น </w:t>
            </w:r>
            <w:r w:rsidRPr="00734543">
              <w:rPr>
                <w:rFonts w:ascii="CordiaUPC" w:hAnsi="CordiaUPC" w:cs="Angsana New"/>
                <w:sz w:val="28"/>
                <w:cs/>
              </w:rPr>
              <w:t>“</w:t>
            </w:r>
            <w:r>
              <w:t>SMS</w:t>
            </w:r>
            <w:r w:rsidRPr="00734543">
              <w:rPr>
                <w:rFonts w:ascii="CordiaUPC" w:hAnsi="CordiaUPC" w:cs="Angsana New"/>
                <w:sz w:val="28"/>
                <w:cs/>
              </w:rPr>
              <w:t>”</w:t>
            </w:r>
            <w:r>
              <w:rPr>
                <w:rFonts w:ascii="CordiaUPC" w:hAnsi="CordiaUPC" w:cs="Angsana New"/>
                <w:sz w:val="28"/>
                <w:cs/>
              </w:rPr>
              <w:t xml:space="preserve"> </w:t>
            </w:r>
            <w:r>
              <w:rPr>
                <w:rFonts w:hint="cs" w:ascii="CordiaUPC" w:hAnsi="CordiaUPC"/>
                <w:sz w:val="28"/>
                <w:cs/>
              </w:rPr>
              <w:t xml:space="preserve">และ </w:t>
            </w:r>
            <w:r>
              <w:rPr>
                <w:rFonts w:ascii="CordiaUPC" w:hAnsi="CordiaUPC"/>
                <w:sz w:val="28"/>
              </w:rPr>
              <w:t xml:space="preserve">Product Class </w:t>
            </w:r>
            <w:r>
              <w:rPr>
                <w:rFonts w:hint="cs" w:ascii="CordiaUPC" w:hAnsi="CordiaUPC"/>
                <w:sz w:val="28"/>
                <w:cs/>
              </w:rPr>
              <w:t xml:space="preserve">มีค่าเป็น </w:t>
            </w:r>
            <w:r>
              <w:rPr>
                <w:rFonts w:ascii="CordiaUPC" w:hAnsi="CordiaUPC" w:cs="Angsana New"/>
                <w:sz w:val="28"/>
                <w:cs/>
              </w:rPr>
              <w:t>“</w:t>
            </w:r>
            <w:r>
              <w:rPr>
                <w:rFonts w:ascii="CordiaUPC" w:hAnsi="CordiaUPC"/>
                <w:sz w:val="28"/>
              </w:rPr>
              <w:t>On</w:t>
            </w:r>
            <w:r>
              <w:rPr>
                <w:rFonts w:ascii="CordiaUPC" w:hAnsi="CordiaUPC" w:cs="Angsana New"/>
                <w:sz w:val="28"/>
                <w:cs/>
              </w:rPr>
              <w:t>-</w:t>
            </w:r>
            <w:r>
              <w:rPr>
                <w:rFonts w:ascii="CordiaUPC" w:hAnsi="CordiaUPC"/>
                <w:sz w:val="28"/>
              </w:rPr>
              <w:t>Top</w:t>
            </w:r>
            <w:r>
              <w:rPr>
                <w:rFonts w:ascii="CordiaUPC" w:hAnsi="CordiaUPC" w:cs="Angsana New"/>
                <w:sz w:val="28"/>
                <w:cs/>
              </w:rPr>
              <w:t xml:space="preserve">” </w:t>
            </w:r>
            <w:r>
              <w:rPr>
                <w:rFonts w:hint="cs" w:ascii="CordiaUPC" w:hAnsi="CordiaUPC"/>
                <w:sz w:val="28"/>
                <w:cs/>
              </w:rPr>
              <w:t xml:space="preserve">หรือ </w:t>
            </w:r>
            <w:r>
              <w:rPr>
                <w:rFonts w:ascii="CordiaUPC" w:hAnsi="CordiaUPC" w:cs="Angsana New"/>
                <w:sz w:val="28"/>
                <w:cs/>
              </w:rPr>
              <w:t>“</w:t>
            </w:r>
            <w:r>
              <w:rPr>
                <w:rFonts w:ascii="CordiaUPC" w:hAnsi="CordiaUPC"/>
                <w:sz w:val="28"/>
              </w:rPr>
              <w:t>On</w:t>
            </w:r>
            <w:r>
              <w:rPr>
                <w:rFonts w:ascii="CordiaUPC" w:hAnsi="CordiaUPC" w:cs="Angsana New"/>
                <w:sz w:val="28"/>
                <w:cs/>
              </w:rPr>
              <w:t>-</w:t>
            </w:r>
            <w:r>
              <w:rPr>
                <w:rFonts w:ascii="CordiaUPC" w:hAnsi="CordiaUPC"/>
                <w:sz w:val="28"/>
              </w:rPr>
              <w:t>Top Extra</w:t>
            </w:r>
            <w:r>
              <w:rPr>
                <w:rFonts w:ascii="CordiaUPC" w:hAnsi="CordiaUPC" w:cs="Angsana New"/>
                <w:sz w:val="28"/>
                <w:cs/>
              </w:rPr>
              <w:t xml:space="preserve">” </w:t>
            </w:r>
            <w:r>
              <w:rPr>
                <w:rFonts w:hint="cs" w:ascii="CordiaUPC" w:hAnsi="CordiaUPC"/>
                <w:sz w:val="28"/>
                <w:cs/>
              </w:rPr>
              <w:t xml:space="preserve">ดังนั้น </w:t>
            </w:r>
            <w:r>
              <w:rPr>
                <w:rFonts w:ascii="CordiaUPC" w:hAnsi="CordiaUPC"/>
                <w:sz w:val="28"/>
              </w:rPr>
              <w:t xml:space="preserve">SMS Free Resource </w:t>
            </w:r>
            <w:r>
              <w:rPr>
                <w:rFonts w:hint="cs" w:ascii="CordiaUPC" w:hAnsi="CordiaUPC"/>
                <w:sz w:val="28"/>
                <w:cs/>
              </w:rPr>
              <w:t xml:space="preserve">หรือ </w:t>
            </w:r>
            <w:r>
              <w:rPr>
                <w:rFonts w:ascii="CordiaUPC" w:hAnsi="CordiaUPC"/>
                <w:sz w:val="28"/>
              </w:rPr>
              <w:t xml:space="preserve">SMS Rating </w:t>
            </w:r>
            <w:r>
              <w:rPr>
                <w:rFonts w:hint="cs" w:ascii="CordiaUPC" w:hAnsi="CordiaUPC"/>
                <w:sz w:val="28"/>
                <w:cs/>
              </w:rPr>
              <w:t xml:space="preserve">หรือ </w:t>
            </w:r>
            <w:r>
              <w:rPr>
                <w:rFonts w:ascii="CordiaUPC" w:hAnsi="CordiaUPC"/>
                <w:sz w:val="28"/>
              </w:rPr>
              <w:t xml:space="preserve">SMS Delivery Report Rating </w:t>
            </w:r>
            <w:r>
              <w:rPr>
                <w:rFonts w:hint="cs" w:ascii="CordiaUPC" w:hAnsi="CordiaUPC"/>
                <w:sz w:val="28"/>
                <w:cs/>
              </w:rPr>
              <w:t xml:space="preserve">หรือ </w:t>
            </w:r>
            <w:r>
              <w:rPr>
                <w:rFonts w:ascii="CordiaUPC" w:hAnsi="CordiaUPC"/>
                <w:sz w:val="28"/>
              </w:rPr>
              <w:t xml:space="preserve">iSMS Rating </w:t>
            </w:r>
            <w:r>
              <w:rPr>
                <w:rFonts w:hint="cs" w:ascii="CordiaUPC" w:hAnsi="CordiaUPC"/>
                <w:sz w:val="28"/>
                <w:cs/>
              </w:rPr>
              <w:t>ต้องมีค่าอย่างใดอย่างหนึ่ง</w:t>
            </w:r>
          </w:p>
          <w:p w:rsidR="000304FB" w:rsidP="00DE6D81" w:rsidRDefault="00DE6D81" w14:paraId="1B8E9779" w14:textId="01B69A7D">
            <w:r>
              <w:t xml:space="preserve">{1} </w:t>
            </w:r>
            <w:r>
              <w:rPr>
                <w:rFonts w:hint="cs"/>
                <w:cs/>
              </w:rPr>
              <w:t xml:space="preserve">แทนค่าด้วย </w:t>
            </w:r>
            <w:r>
              <w:t xml:space="preserve">Product Specification </w:t>
            </w:r>
            <w:r>
              <w:rPr>
                <w:rFonts w:hint="cs"/>
                <w:cs/>
              </w:rPr>
              <w:t>ที่เลือกมา</w:t>
            </w:r>
            <w:r w:rsidR="003050D7">
              <w:rPr>
                <w:rFonts w:hint="cs"/>
                <w:cs/>
              </w:rPr>
              <w:t>และมีค่า</w:t>
            </w:r>
            <w:r w:rsidRPr="00734543" w:rsidR="003050D7">
              <w:t xml:space="preserve"> Category Type </w:t>
            </w:r>
            <w:r w:rsidRPr="00734543" w:rsidR="003050D7">
              <w:rPr>
                <w:rFonts w:hint="cs"/>
                <w:cs/>
              </w:rPr>
              <w:t xml:space="preserve">เป็น </w:t>
            </w:r>
            <w:r w:rsidRPr="00734543" w:rsidR="003050D7">
              <w:rPr>
                <w:rFonts w:cs="Angsana New"/>
                <w:cs/>
              </w:rPr>
              <w:t>“</w:t>
            </w:r>
            <w:r w:rsidR="003050D7">
              <w:t>SMS</w:t>
            </w:r>
            <w:r w:rsidRPr="00734543" w:rsidR="003050D7">
              <w:rPr>
                <w:rFonts w:cs="Angsana New"/>
                <w:cs/>
              </w:rPr>
              <w:t>”</w:t>
            </w:r>
          </w:p>
          <w:p w:rsidRPr="00792590" w:rsidR="003050D7" w:rsidP="00DE6D81" w:rsidRDefault="003050D7" w14:paraId="60DE253D" w14:textId="4C173132">
            <w:pPr>
              <w:rPr>
                <w:rFonts w:cs="CordiaUPC"/>
                <w:cs/>
              </w:rPr>
            </w:pPr>
            <w:r>
              <w:t xml:space="preserve">{2} </w:t>
            </w:r>
            <w:r>
              <w:rPr>
                <w:rFonts w:hint="cs"/>
                <w:cs/>
              </w:rPr>
              <w:t>แทนค่าด้วย</w:t>
            </w:r>
            <w:r w:rsidR="00575E59">
              <w:rPr>
                <w:rFonts w:hint="cs"/>
                <w:cs/>
              </w:rPr>
              <w:t xml:space="preserve"> </w:t>
            </w:r>
            <w:r w:rsidR="00575E59">
              <w:t xml:space="preserve">Product Class </w:t>
            </w:r>
            <w:r w:rsidR="00575E59">
              <w:rPr>
                <w:rFonts w:hint="cs"/>
                <w:cs/>
              </w:rPr>
              <w:t>ที่เลือกมา</w:t>
            </w:r>
          </w:p>
        </w:tc>
        <w:tc>
          <w:tcPr>
            <w:tcW w:w="735" w:type="pct"/>
          </w:tcPr>
          <w:p w:rsidR="000304FB" w:rsidP="000A09FE" w:rsidRDefault="00EB1E71" w14:paraId="45479284" w14:textId="0559ACDF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</w:tbl>
    <w:p w:rsidRPr="008979A8" w:rsidR="006B2F86" w:rsidP="006B2F86" w:rsidRDefault="006B2F86" w14:paraId="1E520BF1" w14:textId="263B93E2">
      <w:pPr>
        <w:pStyle w:val="Heading2"/>
        <w:numPr>
          <w:ilvl w:val="0"/>
          <w:numId w:val="1"/>
        </w:numPr>
        <w:ind w:left="426" w:hanging="426"/>
        <w:rPr>
          <w:rFonts w:ascii="CordiaUPC" w:hAnsi="CordiaUPC" w:cs="CordiaUPC"/>
          <w:sz w:val="36"/>
          <w:szCs w:val="36"/>
        </w:rPr>
      </w:pPr>
      <w:r>
        <w:rPr>
          <w:rFonts w:ascii="CordiaUPC" w:hAnsi="CordiaUPC" w:cs="CordiaUPC"/>
          <w:sz w:val="36"/>
          <w:szCs w:val="36"/>
        </w:rPr>
        <w:t>Mass SMS</w:t>
      </w:r>
      <w:r w:rsidRPr="008979A8">
        <w:rPr>
          <w:rFonts w:ascii="CordiaUPC" w:hAnsi="CordiaUPC" w:cs="CordiaUPC"/>
          <w:sz w:val="36"/>
          <w:szCs w:val="36"/>
        </w:rPr>
        <w:t xml:space="preserve"> Free Resource</w:t>
      </w:r>
    </w:p>
    <w:p w:rsidRPr="00180BBA" w:rsidR="006B2F86" w:rsidP="00BB3F68" w:rsidRDefault="006B2F86" w14:paraId="4CA0EA1A" w14:textId="77777777">
      <w:pPr>
        <w:pStyle w:val="Heading3"/>
        <w:numPr>
          <w:ilvl w:val="0"/>
          <w:numId w:val="60"/>
        </w:numPr>
        <w:rPr>
          <w:rFonts w:ascii="CordiaUPC" w:hAnsi="CordiaUPC" w:cs="CordiaUPC"/>
          <w:sz w:val="32"/>
          <w:szCs w:val="40"/>
        </w:rPr>
      </w:pPr>
      <w:r w:rsidRPr="00180BBA">
        <w:rPr>
          <w:rFonts w:ascii="CordiaUPC" w:hAnsi="CordiaUPC" w:cs="CordiaUPC"/>
          <w:sz w:val="32"/>
          <w:szCs w:val="40"/>
        </w:rPr>
        <w:t>Field on Screen</w:t>
      </w:r>
    </w:p>
    <w:tbl>
      <w:tblPr>
        <w:tblW w:w="4977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841"/>
        <w:gridCol w:w="1616"/>
        <w:gridCol w:w="5518"/>
      </w:tblGrid>
      <w:tr w:rsidRPr="008979A8" w:rsidR="006B2F86" w:rsidTr="00D42CF4" w14:paraId="1255B9D4" w14:textId="77777777">
        <w:trPr>
          <w:cantSplit/>
          <w:tblHeader/>
        </w:trPr>
        <w:tc>
          <w:tcPr>
            <w:tcW w:w="1026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6B2F86" w:rsidP="00D42CF4" w:rsidRDefault="006B2F86" w14:paraId="5441C135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Field Name</w:t>
            </w:r>
          </w:p>
        </w:tc>
        <w:tc>
          <w:tcPr>
            <w:tcW w:w="900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6B2F86" w:rsidP="00D42CF4" w:rsidRDefault="006B2F86" w14:paraId="799DFF51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Type</w:t>
            </w:r>
          </w:p>
        </w:tc>
        <w:tc>
          <w:tcPr>
            <w:tcW w:w="3074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6B2F86" w:rsidP="00D42CF4" w:rsidRDefault="006B2F86" w14:paraId="3D58CA4D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Comments</w:t>
            </w:r>
          </w:p>
        </w:tc>
      </w:tr>
      <w:tr w:rsidRPr="008979A8" w:rsidR="006B2F86" w:rsidTr="00D42CF4" w14:paraId="48653EAE" w14:textId="77777777">
        <w:tc>
          <w:tcPr>
            <w:tcW w:w="5000" w:type="pct"/>
            <w:gridSpan w:val="3"/>
            <w:shd w:val="clear" w:color="auto" w:fill="C2D69B" w:themeFill="accent3" w:themeFillTint="99"/>
          </w:tcPr>
          <w:p w:rsidR="006B2F86" w:rsidP="00D42CF4" w:rsidRDefault="006B2F86" w14:paraId="7DC6A2EC" w14:textId="77777777">
            <w:pPr>
              <w:pStyle w:val="HeaderTable"/>
              <w:rPr>
                <w:lang w:bidi="th-TH"/>
              </w:rPr>
            </w:pPr>
            <w:r>
              <w:t>Table Section</w:t>
            </w:r>
          </w:p>
        </w:tc>
      </w:tr>
      <w:tr w:rsidRPr="008979A8" w:rsidR="006B2F86" w:rsidTr="00D42CF4" w14:paraId="27D95B25" w14:textId="77777777">
        <w:trPr>
          <w:trHeight w:val="111"/>
        </w:trPr>
        <w:tc>
          <w:tcPr>
            <w:tcW w:w="1026" w:type="pct"/>
          </w:tcPr>
          <w:p w:rsidRPr="00F03FBF" w:rsidR="006B2F86" w:rsidP="00D42CF4" w:rsidRDefault="006B2F86" w14:paraId="6F22784B" w14:textId="77777777">
            <w:pPr>
              <w:rPr>
                <w:rFonts w:cs="CordiaUPC"/>
              </w:rPr>
            </w:pPr>
            <w:r w:rsidRPr="00F03FBF">
              <w:rPr>
                <w:rFonts w:cs="CordiaUPC"/>
                <w:szCs w:val="36"/>
              </w:rPr>
              <w:t>Free Resource</w:t>
            </w:r>
          </w:p>
        </w:tc>
        <w:tc>
          <w:tcPr>
            <w:tcW w:w="900" w:type="pct"/>
          </w:tcPr>
          <w:p w:rsidR="006B2F86" w:rsidP="00D42CF4" w:rsidRDefault="006B2F86" w14:paraId="186DC258" w14:textId="77777777">
            <w:pPr>
              <w:pStyle w:val="HeaderTable"/>
            </w:pPr>
          </w:p>
        </w:tc>
        <w:tc>
          <w:tcPr>
            <w:tcW w:w="3074" w:type="pct"/>
          </w:tcPr>
          <w:p w:rsidRPr="00BD6930" w:rsidR="006B2F86" w:rsidP="00D42CF4" w:rsidRDefault="006B2F86" w14:paraId="45C56F6D" w14:textId="77777777">
            <w:pPr>
              <w:spacing w:after="0"/>
              <w:rPr>
                <w:rFonts w:cs="CordiaUPC"/>
              </w:rPr>
            </w:pPr>
            <w:r w:rsidRPr="00BD6930">
              <w:rPr>
                <w:rFonts w:cs="Angsana New"/>
                <w:cs/>
              </w:rPr>
              <w:t xml:space="preserve">แสดงข้อมูลใน </w:t>
            </w:r>
            <w:r w:rsidRPr="00BD6930">
              <w:rPr>
                <w:rFonts w:cs="CordiaUPC"/>
              </w:rPr>
              <w:t>Format</w:t>
            </w:r>
          </w:p>
          <w:p w:rsidR="006B2F86" w:rsidP="00D42CF4" w:rsidRDefault="006B2F86" w14:paraId="4250910C" w14:textId="77777777">
            <w:pPr>
              <w:spacing w:after="0"/>
            </w:pPr>
            <w:r w:rsidRPr="00BD6930">
              <w:rPr>
                <w:rFonts w:cs="CordiaUPC"/>
              </w:rPr>
              <w:t>freeResource</w:t>
            </w:r>
          </w:p>
        </w:tc>
      </w:tr>
      <w:tr w:rsidRPr="008979A8" w:rsidR="006B2F86" w:rsidTr="00D42CF4" w14:paraId="54A9234D" w14:textId="77777777">
        <w:trPr>
          <w:trHeight w:val="108"/>
        </w:trPr>
        <w:tc>
          <w:tcPr>
            <w:tcW w:w="1026" w:type="pct"/>
          </w:tcPr>
          <w:p w:rsidRPr="00F03FBF" w:rsidR="006B2F86" w:rsidP="00D42CF4" w:rsidRDefault="006B2F86" w14:paraId="588A4F7D" w14:textId="77777777">
            <w:pPr>
              <w:rPr>
                <w:rFonts w:cs="CordiaUPC"/>
                <w:szCs w:val="36"/>
              </w:rPr>
            </w:pPr>
            <w:r w:rsidRPr="00F03FBF">
              <w:rPr>
                <w:rFonts w:cs="CordiaUPC"/>
                <w:szCs w:val="36"/>
              </w:rPr>
              <w:t>Duration</w:t>
            </w:r>
          </w:p>
        </w:tc>
        <w:tc>
          <w:tcPr>
            <w:tcW w:w="900" w:type="pct"/>
          </w:tcPr>
          <w:p w:rsidR="006B2F86" w:rsidP="00D42CF4" w:rsidRDefault="006B2F86" w14:paraId="4D185F54" w14:textId="77777777">
            <w:pPr>
              <w:pStyle w:val="HeaderTable"/>
            </w:pPr>
          </w:p>
        </w:tc>
        <w:tc>
          <w:tcPr>
            <w:tcW w:w="3074" w:type="pct"/>
          </w:tcPr>
          <w:p w:rsidR="006B2F86" w:rsidP="00D42CF4" w:rsidRDefault="006B2F86" w14:paraId="3B0DE917" w14:textId="77777777">
            <w:pPr>
              <w:spacing w:after="0"/>
            </w:pPr>
            <w:r>
              <w:rPr>
                <w:rFonts w:hint="cs"/>
                <w:cs/>
              </w:rPr>
              <w:t xml:space="preserve">แสดงข้อมูลใน </w:t>
            </w:r>
            <w:r>
              <w:t>Format</w:t>
            </w:r>
          </w:p>
          <w:p w:rsidR="006B2F86" w:rsidP="00D42CF4" w:rsidRDefault="006B2F86" w14:paraId="1FB3ED73" w14:textId="4B95EF66">
            <w:pPr>
              <w:spacing w:after="0"/>
            </w:pPr>
            <w:r>
              <w:t>d</w:t>
            </w:r>
            <w:r w:rsidRPr="00BD6930">
              <w:t xml:space="preserve">urationFrom </w:t>
            </w:r>
            <w:r w:rsidRPr="00BD6930">
              <w:rPr>
                <w:rFonts w:cs="Angsana New"/>
                <w:cs/>
              </w:rPr>
              <w:t xml:space="preserve">+ “ </w:t>
            </w:r>
            <w:r w:rsidR="00FF6536">
              <w:rPr>
                <w:rFonts w:cs="Angsana New"/>
                <w:cs/>
              </w:rPr>
              <w:t>–</w:t>
            </w:r>
            <w:r w:rsidRPr="00BD6930">
              <w:rPr>
                <w:rFonts w:cs="Angsana New"/>
                <w:cs/>
              </w:rPr>
              <w:t xml:space="preserve"> ” </w:t>
            </w:r>
            <w:r>
              <w:t>d</w:t>
            </w:r>
            <w:r w:rsidRPr="00BD6930">
              <w:t xml:space="preserve">urationTo </w:t>
            </w:r>
            <w:r w:rsidRPr="00BD6930">
              <w:rPr>
                <w:rFonts w:cs="Angsana New"/>
                <w:cs/>
              </w:rPr>
              <w:t xml:space="preserve">+ “ ” + </w:t>
            </w:r>
            <w:r>
              <w:t>d</w:t>
            </w:r>
            <w:r w:rsidRPr="00BD6930">
              <w:t>urationUnit</w:t>
            </w:r>
          </w:p>
        </w:tc>
      </w:tr>
      <w:tr w:rsidRPr="008979A8" w:rsidR="00990285" w:rsidTr="00D42CF4" w14:paraId="23A6295E" w14:textId="77777777">
        <w:trPr>
          <w:trHeight w:val="108"/>
        </w:trPr>
        <w:tc>
          <w:tcPr>
            <w:tcW w:w="1026" w:type="pct"/>
          </w:tcPr>
          <w:p w:rsidRPr="00F03FBF" w:rsidR="00990285" w:rsidP="00D42CF4" w:rsidRDefault="00990285" w14:paraId="2A56B323" w14:textId="362F6D93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Bill Cycle</w:t>
            </w:r>
          </w:p>
        </w:tc>
        <w:tc>
          <w:tcPr>
            <w:tcW w:w="900" w:type="pct"/>
          </w:tcPr>
          <w:p w:rsidR="00990285" w:rsidP="00D42CF4" w:rsidRDefault="00990285" w14:paraId="5B231F8D" w14:textId="77777777">
            <w:pPr>
              <w:pStyle w:val="HeaderTable"/>
            </w:pPr>
          </w:p>
        </w:tc>
        <w:tc>
          <w:tcPr>
            <w:tcW w:w="3074" w:type="pct"/>
          </w:tcPr>
          <w:p w:rsidR="00390A5F" w:rsidP="00D42CF4" w:rsidRDefault="00390A5F" w14:paraId="5E9292CA" w14:textId="37B2DB7E">
            <w:pPr>
              <w:spacing w:after="0"/>
            </w:pPr>
            <w:r>
              <w:t xml:space="preserve">Visible </w:t>
            </w:r>
            <w:r>
              <w:rPr>
                <w:rFonts w:hint="cs"/>
                <w:cs/>
              </w:rPr>
              <w:t xml:space="preserve">เมื่อ </w:t>
            </w:r>
            <w:r w:rsidRPr="00766CC1">
              <w:t>customerType</w:t>
            </w:r>
            <w:r>
              <w:rPr>
                <w:rFonts w:hint="cs"/>
                <w:cs/>
              </w:rPr>
              <w:t xml:space="preserve"> เป็น </w:t>
            </w:r>
            <w:r>
              <w:rPr>
                <w:rFonts w:cs="Angsana New"/>
                <w:cs/>
              </w:rPr>
              <w:t>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>”</w:t>
            </w:r>
            <w:r w:rsidR="00765626">
              <w:rPr>
                <w:rFonts w:hint="cs" w:cs="Angsana New"/>
                <w:cs/>
              </w:rPr>
              <w:t xml:space="preserve"> หรือ </w:t>
            </w:r>
            <w:r w:rsidR="00765626">
              <w:rPr>
                <w:rFonts w:cs="Angsana New"/>
                <w:cs/>
              </w:rPr>
              <w:t>“</w:t>
            </w:r>
            <w:r w:rsidR="00765626">
              <w:rPr>
                <w:rFonts w:cs="CordiaUPC"/>
              </w:rPr>
              <w:t>All</w:t>
            </w:r>
            <w:r w:rsidR="00765626">
              <w:rPr>
                <w:rFonts w:cs="Angsana New"/>
                <w:cs/>
              </w:rPr>
              <w:t>”</w:t>
            </w:r>
          </w:p>
          <w:p w:rsidR="00990285" w:rsidP="00D42CF4" w:rsidRDefault="00990285" w14:paraId="548B6F60" w14:textId="25663F2E">
            <w:pPr>
              <w:spacing w:after="0"/>
            </w:pPr>
            <w:r>
              <w:rPr>
                <w:rFonts w:hint="cs"/>
                <w:cs/>
              </w:rPr>
              <w:t xml:space="preserve">แสดงข้อมูลใน </w:t>
            </w:r>
            <w:r>
              <w:t>Format</w:t>
            </w:r>
          </w:p>
          <w:p w:rsidR="00990285" w:rsidP="00D42CF4" w:rsidRDefault="00990285" w14:paraId="6D7E5C41" w14:textId="043CA0F4">
            <w:pPr>
              <w:spacing w:after="0"/>
              <w:rPr>
                <w:cs/>
              </w:rPr>
            </w:pPr>
            <w:r>
              <w:t xml:space="preserve">billCycleValue </w:t>
            </w:r>
            <w:r>
              <w:rPr>
                <w:rFonts w:cs="Angsana New"/>
                <w:cs/>
              </w:rPr>
              <w:t xml:space="preserve">+ “ “ + </w:t>
            </w:r>
            <w:r>
              <w:t>billCycleUnit</w:t>
            </w:r>
          </w:p>
        </w:tc>
      </w:tr>
      <w:tr w:rsidRPr="008979A8" w:rsidR="00990285" w:rsidTr="00D42CF4" w14:paraId="71D7822F" w14:textId="77777777">
        <w:trPr>
          <w:trHeight w:val="108"/>
        </w:trPr>
        <w:tc>
          <w:tcPr>
            <w:tcW w:w="1026" w:type="pct"/>
          </w:tcPr>
          <w:p w:rsidRPr="003A1FD8" w:rsidR="00990285" w:rsidP="00D42CF4" w:rsidRDefault="00990285" w14:paraId="77BC2898" w14:textId="77777777">
            <w:pPr>
              <w:rPr>
                <w:rFonts w:cs="CordiaUPC"/>
              </w:rPr>
            </w:pPr>
            <w:r w:rsidRPr="003A1FD8">
              <w:rPr>
                <w:rFonts w:cs="CordiaUPC"/>
              </w:rPr>
              <w:t>Action</w:t>
            </w:r>
          </w:p>
          <w:p w:rsidRPr="003A1FD8" w:rsidR="00990285" w:rsidP="0006603F" w:rsidRDefault="00990285" w14:paraId="086E5771" w14:textId="77777777">
            <w:pPr>
              <w:pStyle w:val="ListParagraph"/>
              <w:numPr>
                <w:ilvl w:val="0"/>
                <w:numId w:val="13"/>
              </w:numPr>
              <w:rPr>
                <w:rFonts w:cs="CordiaUPC"/>
              </w:rPr>
            </w:pPr>
            <w:r w:rsidRPr="003A1FD8">
              <w:rPr>
                <w:rFonts w:hint="cs" w:cs="Angsana New"/>
                <w:cs/>
              </w:rPr>
              <w:t>ปุ่ม</w:t>
            </w:r>
            <w:r w:rsidRPr="003A1FD8">
              <w:rPr>
                <w:rFonts w:cs="CordiaUPC"/>
              </w:rPr>
              <w:t>Edit</w:t>
            </w:r>
          </w:p>
        </w:tc>
        <w:tc>
          <w:tcPr>
            <w:tcW w:w="900" w:type="pct"/>
          </w:tcPr>
          <w:p w:rsidR="00990285" w:rsidP="00D42CF4" w:rsidRDefault="00990285" w14:paraId="0C1D4639" w14:textId="77777777">
            <w:r>
              <w:t>Button</w:t>
            </w:r>
          </w:p>
        </w:tc>
        <w:tc>
          <w:tcPr>
            <w:tcW w:w="3074" w:type="pct"/>
          </w:tcPr>
          <w:p w:rsidRPr="0079598B" w:rsidR="00990285" w:rsidP="00D42CF4" w:rsidRDefault="00990285" w14:paraId="5A1BA6B6" w14:textId="77777777">
            <w:pPr>
              <w:rPr>
                <w:rFonts w:cs="CordiaUPC"/>
                <w:cs/>
              </w:rPr>
            </w:pPr>
            <w:r w:rsidRPr="0079598B">
              <w:rPr>
                <w:rFonts w:cs="Angsana New"/>
                <w:cs/>
              </w:rPr>
              <w:t xml:space="preserve">เมื่อกดปุ่มให้ทำการ </w:t>
            </w:r>
            <w:r w:rsidRPr="0079598B">
              <w:rPr>
                <w:rFonts w:cs="CordiaUPC"/>
              </w:rPr>
              <w:t>Visible Detail Section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และดึงข้อมูลของ </w:t>
            </w:r>
            <w:r>
              <w:rPr>
                <w:rFonts w:cs="CordiaUPC"/>
              </w:rPr>
              <w:t xml:space="preserve">Row </w:t>
            </w:r>
            <w:r>
              <w:rPr>
                <w:rFonts w:hint="cs" w:cs="Angsana New"/>
                <w:cs/>
              </w:rPr>
              <w:t>นั้นๆ มาแสดง</w:t>
            </w:r>
          </w:p>
        </w:tc>
      </w:tr>
      <w:tr w:rsidRPr="008979A8" w:rsidR="00990285" w:rsidTr="00D42CF4" w14:paraId="3233A79A" w14:textId="77777777">
        <w:trPr>
          <w:trHeight w:val="108"/>
        </w:trPr>
        <w:tc>
          <w:tcPr>
            <w:tcW w:w="1026" w:type="pct"/>
          </w:tcPr>
          <w:p w:rsidRPr="003A1FD8" w:rsidR="00990285" w:rsidP="00D42CF4" w:rsidRDefault="00990285" w14:paraId="73AA3EC1" w14:textId="77777777">
            <w:pPr>
              <w:rPr>
                <w:rFonts w:cs="CordiaUPC"/>
              </w:rPr>
            </w:pPr>
            <w:r w:rsidRPr="003A1FD8">
              <w:rPr>
                <w:rFonts w:cs="CordiaUPC"/>
              </w:rPr>
              <w:t>Action</w:t>
            </w:r>
          </w:p>
          <w:p w:rsidRPr="003A1FD8" w:rsidR="00990285" w:rsidP="0006603F" w:rsidRDefault="00990285" w14:paraId="653671B7" w14:textId="77777777">
            <w:pPr>
              <w:pStyle w:val="ListParagraph"/>
              <w:numPr>
                <w:ilvl w:val="0"/>
                <w:numId w:val="14"/>
              </w:numPr>
              <w:rPr>
                <w:rFonts w:cs="CordiaUPC"/>
              </w:rPr>
            </w:pPr>
            <w:r w:rsidRPr="003A1FD8">
              <w:rPr>
                <w:rFonts w:hint="cs" w:cs="Angsana New"/>
                <w:cs/>
              </w:rPr>
              <w:t xml:space="preserve">ปุ่ม </w:t>
            </w:r>
            <w:r w:rsidRPr="003A1FD8">
              <w:rPr>
                <w:rFonts w:cs="CordiaUPC"/>
              </w:rPr>
              <w:t>Delete</w:t>
            </w:r>
          </w:p>
        </w:tc>
        <w:tc>
          <w:tcPr>
            <w:tcW w:w="900" w:type="pct"/>
          </w:tcPr>
          <w:p w:rsidR="00990285" w:rsidP="00D42CF4" w:rsidRDefault="00990285" w14:paraId="74B56034" w14:textId="77777777">
            <w:r>
              <w:t>Button</w:t>
            </w:r>
          </w:p>
        </w:tc>
        <w:tc>
          <w:tcPr>
            <w:tcW w:w="3074" w:type="pct"/>
          </w:tcPr>
          <w:p w:rsidRPr="0079598B" w:rsidR="00990285" w:rsidP="00D42CF4" w:rsidRDefault="00990285" w14:paraId="6D38AC37" w14:textId="77777777">
            <w:pPr>
              <w:rPr>
                <w:rFonts w:cs="CordiaUPC"/>
                <w:cs/>
              </w:rPr>
            </w:pPr>
            <w:r w:rsidRPr="0079598B">
              <w:rPr>
                <w:rFonts w:cs="Angsana New"/>
                <w:cs/>
              </w:rPr>
              <w:t>เมื่</w:t>
            </w:r>
            <w:r>
              <w:rPr>
                <w:rFonts w:hint="cs" w:cs="Angsana New"/>
                <w:cs/>
              </w:rPr>
              <w:t>อ</w:t>
            </w:r>
            <w:r w:rsidRPr="0079598B">
              <w:rPr>
                <w:rFonts w:cs="Angsana New"/>
                <w:cs/>
              </w:rPr>
              <w:t>กดปุ่มให้ทำการ</w:t>
            </w:r>
            <w:r>
              <w:rPr>
                <w:rFonts w:cs="CordiaUPC"/>
              </w:rPr>
              <w:t xml:space="preserve"> Delete </w:t>
            </w:r>
            <w:r>
              <w:rPr>
                <w:rFonts w:hint="cs" w:cs="Angsana New"/>
                <w:cs/>
              </w:rPr>
              <w:t xml:space="preserve">ข้อมูลของ </w:t>
            </w:r>
            <w:r>
              <w:rPr>
                <w:rFonts w:cs="CordiaUPC"/>
              </w:rPr>
              <w:t xml:space="preserve">Row </w:t>
            </w:r>
            <w:r>
              <w:rPr>
                <w:rFonts w:hint="cs" w:cs="Angsana New"/>
                <w:cs/>
              </w:rPr>
              <w:t>นั้นๆ</w:t>
            </w:r>
          </w:p>
        </w:tc>
      </w:tr>
      <w:tr w:rsidRPr="008979A8" w:rsidR="00990285" w:rsidTr="00D42CF4" w14:paraId="4953FBC3" w14:textId="77777777">
        <w:trPr>
          <w:trHeight w:val="108"/>
        </w:trPr>
        <w:tc>
          <w:tcPr>
            <w:tcW w:w="1026" w:type="pct"/>
          </w:tcPr>
          <w:p w:rsidRPr="003A1FD8" w:rsidR="00990285" w:rsidP="00D42CF4" w:rsidRDefault="00990285" w14:paraId="02B18EE6" w14:textId="77777777">
            <w:pPr>
              <w:rPr>
                <w:rFonts w:cs="CordiaUPC"/>
              </w:rPr>
            </w:pPr>
            <w:r w:rsidRPr="003A1FD8">
              <w:rPr>
                <w:rFonts w:hint="cs" w:cs="Angsana New"/>
                <w:cs/>
              </w:rPr>
              <w:t xml:space="preserve">ปุ่ม </w:t>
            </w:r>
            <w:r w:rsidRPr="003A1FD8">
              <w:rPr>
                <w:rFonts w:cs="Angsana New"/>
                <w:cs/>
              </w:rPr>
              <w:t>+</w:t>
            </w:r>
          </w:p>
        </w:tc>
        <w:tc>
          <w:tcPr>
            <w:tcW w:w="900" w:type="pct"/>
          </w:tcPr>
          <w:p w:rsidR="00990285" w:rsidP="00D42CF4" w:rsidRDefault="00990285" w14:paraId="70C3B9C2" w14:textId="77777777">
            <w:r>
              <w:t>Button</w:t>
            </w:r>
          </w:p>
        </w:tc>
        <w:tc>
          <w:tcPr>
            <w:tcW w:w="3074" w:type="pct"/>
          </w:tcPr>
          <w:p w:rsidR="00990285" w:rsidP="00D42CF4" w:rsidRDefault="00990285" w14:paraId="4B32F1B9" w14:textId="0B6B4CEF">
            <w:pPr>
              <w:rPr>
                <w:rFonts w:cs="CordiaUPC"/>
              </w:rPr>
            </w:pPr>
            <w:r w:rsidRPr="007D14C9">
              <w:rPr>
                <w:rFonts w:cs="Angsana New"/>
                <w:cs/>
              </w:rPr>
              <w:t xml:space="preserve">เมื่อกดปุ่มให้ทำการ </w:t>
            </w:r>
            <w:r w:rsidRPr="007D14C9">
              <w:rPr>
                <w:rFonts w:cs="CordiaUPC"/>
              </w:rPr>
              <w:t>Visible Detail Section</w:t>
            </w:r>
          </w:p>
          <w:p w:rsidR="00BF4250" w:rsidP="00D42CF4" w:rsidRDefault="00BF4250" w14:paraId="2E7323E6" w14:textId="70515660">
            <w:pPr>
              <w:rPr>
                <w:rFonts w:cs="CordiaUPC"/>
                <w:cs/>
              </w:rPr>
            </w:pPr>
            <w:r>
              <w:rPr>
                <w:rFonts w:cs="CordiaUPC"/>
              </w:rPr>
              <w:t xml:space="preserve">Default </w:t>
            </w:r>
            <w:r>
              <w:rPr>
                <w:rFonts w:hint="cs" w:cs="Angsana New"/>
                <w:cs/>
              </w:rPr>
              <w:t>ค่าดังต่อไปนี้</w:t>
            </w:r>
          </w:p>
          <w:p w:rsidR="00BF4250" w:rsidP="00BF4250" w:rsidRDefault="00BF4250" w14:paraId="7C702CB5" w14:textId="77777777">
            <w:pPr>
              <w:pStyle w:val="ListParagraph"/>
              <w:numPr>
                <w:ilvl w:val="0"/>
                <w:numId w:val="14"/>
              </w:numPr>
              <w:rPr>
                <w:rFonts w:cs="CordiaUPC"/>
              </w:rPr>
            </w:pPr>
            <w:r>
              <w:rPr>
                <w:rFonts w:cs="CordiaUPC"/>
              </w:rPr>
              <w:t>d</w:t>
            </w:r>
            <w:r w:rsidRPr="008979A8">
              <w:rPr>
                <w:rFonts w:cs="CordiaUPC"/>
              </w:rPr>
              <w:t>urationType</w:t>
            </w:r>
            <w:r>
              <w:rPr>
                <w:rFonts w:cs="Angsana New"/>
                <w:cs/>
              </w:rPr>
              <w:t xml:space="preserve"> =  “</w:t>
            </w:r>
            <w:r>
              <w:rPr>
                <w:rFonts w:cs="CordiaUPC"/>
              </w:rPr>
              <w:t>Depend on Package</w:t>
            </w:r>
            <w:r>
              <w:rPr>
                <w:rFonts w:cs="Angsana New"/>
                <w:cs/>
              </w:rPr>
              <w:t>”</w:t>
            </w:r>
          </w:p>
          <w:p w:rsidRPr="00BF4250" w:rsidR="00BF4250" w:rsidP="00BF4250" w:rsidRDefault="00BF4250" w14:paraId="7670082C" w14:textId="77777777">
            <w:pPr>
              <w:pStyle w:val="ListParagraph"/>
              <w:numPr>
                <w:ilvl w:val="0"/>
                <w:numId w:val="14"/>
              </w:numPr>
              <w:rPr>
                <w:rFonts w:cs="CordiaUPC"/>
              </w:rPr>
            </w:pPr>
            <w:r w:rsidRPr="00BF4250">
              <w:rPr>
                <w:rFonts w:cs="CordiaUPC"/>
              </w:rPr>
              <w:t>durationFrom</w:t>
            </w:r>
            <w:r>
              <w:rPr>
                <w:rFonts w:cs="Angsana New"/>
                <w:cs/>
              </w:rPr>
              <w:t xml:space="preserve"> = </w:t>
            </w:r>
            <w:r>
              <w:rPr>
                <w:rFonts w:cs="CordiaUPC"/>
              </w:rPr>
              <w:t>1</w:t>
            </w:r>
          </w:p>
          <w:p w:rsidRPr="00C014B2" w:rsidR="00BF4250" w:rsidP="00BF4250" w:rsidRDefault="00BF4250" w14:paraId="42F679E5" w14:textId="77777777">
            <w:pPr>
              <w:pStyle w:val="ListParagraph"/>
              <w:numPr>
                <w:ilvl w:val="0"/>
                <w:numId w:val="14"/>
              </w:numPr>
              <w:rPr>
                <w:rFonts w:cs="CordiaUPC"/>
              </w:rPr>
            </w:pPr>
            <w:r w:rsidRPr="00BF4250">
              <w:rPr>
                <w:rFonts w:cs="CordiaUPC"/>
              </w:rPr>
              <w:t xml:space="preserve">durationTo </w:t>
            </w:r>
            <w:r w:rsidRPr="00BF4250">
              <w:rPr>
                <w:rFonts w:cs="Angsana New"/>
                <w:cs/>
              </w:rPr>
              <w:t xml:space="preserve">= </w:t>
            </w:r>
            <w:r w:rsidRPr="00BF4250">
              <w:rPr>
                <w:rFonts w:cs="CordiaUPC"/>
              </w:rPr>
              <w:t xml:space="preserve">Copy </w:t>
            </w:r>
            <w:r w:rsidRPr="00BF4250">
              <w:rPr>
                <w:rFonts w:cs="Angsana New"/>
                <w:cs/>
              </w:rPr>
              <w:t xml:space="preserve">ค่ามาจาก </w:t>
            </w:r>
            <w:r w:rsidRPr="00BF4250">
              <w:rPr>
                <w:rFonts w:cs="CordiaUPC"/>
              </w:rPr>
              <w:t>package</w:t>
            </w:r>
            <w:r>
              <w:rPr>
                <w:rFonts w:cs="CordiaUPC"/>
              </w:rPr>
              <w:t>Duration</w:t>
            </w:r>
          </w:p>
          <w:p w:rsidR="00BF4250" w:rsidP="00BF4250" w:rsidRDefault="00BF4250" w14:paraId="04AF0E0D" w14:textId="77777777">
            <w:pPr>
              <w:pStyle w:val="ListParagraph"/>
              <w:numPr>
                <w:ilvl w:val="0"/>
                <w:numId w:val="14"/>
              </w:numPr>
              <w:rPr>
                <w:rFonts w:cs="CordiaUPC"/>
              </w:rPr>
            </w:pPr>
            <w:r w:rsidRPr="00BF4250">
              <w:rPr>
                <w:rFonts w:cs="CordiaUPC"/>
              </w:rPr>
              <w:t>durationUnit</w:t>
            </w:r>
            <w:r>
              <w:rPr>
                <w:rFonts w:cs="Angsana New"/>
                <w:cs/>
              </w:rPr>
              <w:t xml:space="preserve"> = </w:t>
            </w:r>
            <w:r w:rsidRPr="00BF4250">
              <w:rPr>
                <w:rFonts w:cs="CordiaUPC"/>
              </w:rPr>
              <w:t xml:space="preserve">Copy </w:t>
            </w:r>
            <w:r w:rsidRPr="00BF4250">
              <w:rPr>
                <w:rFonts w:cs="Angsana New"/>
                <w:cs/>
              </w:rPr>
              <w:t xml:space="preserve">ค่ามาจาก </w:t>
            </w:r>
            <w:r w:rsidRPr="00BF4250">
              <w:rPr>
                <w:rFonts w:cs="CordiaUPC"/>
              </w:rPr>
              <w:t>package</w:t>
            </w:r>
            <w:r>
              <w:rPr>
                <w:rFonts w:cs="CordiaUPC"/>
              </w:rPr>
              <w:t>DurationUnit</w:t>
            </w:r>
          </w:p>
          <w:p w:rsidR="00BF4250" w:rsidP="00BF4250" w:rsidRDefault="00BF4250" w14:paraId="4ABAC39E" w14:textId="77777777">
            <w:pPr>
              <w:pStyle w:val="ListParagraph"/>
              <w:numPr>
                <w:ilvl w:val="0"/>
                <w:numId w:val="14"/>
              </w:num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ถ้า </w:t>
            </w:r>
            <w:r>
              <w:rPr>
                <w:rFonts w:cs="CordiaUPC"/>
              </w:rPr>
              <w:t xml:space="preserve">customerType </w:t>
            </w:r>
            <w:r>
              <w:rPr>
                <w:rFonts w:cs="Angsana New"/>
                <w:cs/>
              </w:rPr>
              <w:t>= “</w:t>
            </w:r>
            <w:r>
              <w:rPr>
                <w:rFonts w:cs="CordiaUPC"/>
              </w:rPr>
              <w:t>Pre</w:t>
            </w:r>
            <w:r>
              <w:rPr>
                <w:rFonts w:cs="Angsana New"/>
                <w:cs/>
              </w:rPr>
              <w:t>-</w:t>
            </w:r>
            <w:r>
              <w:rPr>
                <w:rFonts w:cs="CordiaUPC"/>
              </w:rP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All</w:t>
            </w:r>
            <w:r>
              <w:rPr>
                <w:rFonts w:cs="Angsana New"/>
                <w:cs/>
              </w:rPr>
              <w:t>”</w:t>
            </w:r>
          </w:p>
          <w:p w:rsidR="00BF4250" w:rsidP="00BF4250" w:rsidRDefault="00BF4250" w14:paraId="79EF5565" w14:textId="77777777">
            <w:pPr>
              <w:pStyle w:val="ListParagraph"/>
              <w:numPr>
                <w:ilvl w:val="1"/>
                <w:numId w:val="14"/>
              </w:numPr>
              <w:rPr>
                <w:rFonts w:cs="CordiaUPC"/>
              </w:rPr>
            </w:pPr>
            <w:r>
              <w:rPr>
                <w:rFonts w:cs="CordiaUPC"/>
              </w:rPr>
              <w:t>billCycle</w:t>
            </w:r>
            <w:r w:rsidRPr="008979A8">
              <w:rPr>
                <w:rFonts w:cs="CordiaUPC"/>
              </w:rPr>
              <w:t>Type</w:t>
            </w:r>
            <w:r>
              <w:rPr>
                <w:rFonts w:cs="Angsana New"/>
                <w:cs/>
              </w:rPr>
              <w:t xml:space="preserve"> = ”</w:t>
            </w:r>
            <w:r>
              <w:rPr>
                <w:rFonts w:cs="CordiaUPC"/>
              </w:rPr>
              <w:t>Depend on Package</w:t>
            </w:r>
            <w:r>
              <w:rPr>
                <w:rFonts w:cs="Angsana New"/>
                <w:cs/>
              </w:rPr>
              <w:t>”</w:t>
            </w:r>
          </w:p>
          <w:p w:rsidR="00BF4250" w:rsidP="00BF4250" w:rsidRDefault="00BF4250" w14:paraId="7A5AE0B4" w14:textId="77777777">
            <w:pPr>
              <w:pStyle w:val="ListParagraph"/>
              <w:numPr>
                <w:ilvl w:val="1"/>
                <w:numId w:val="14"/>
              </w:numPr>
              <w:rPr>
                <w:rFonts w:cs="CordiaUPC"/>
              </w:rPr>
            </w:pPr>
            <w:r>
              <w:rPr>
                <w:rFonts w:cs="CordiaUPC"/>
              </w:rPr>
              <w:t xml:space="preserve">billCycleValue </w:t>
            </w:r>
            <w:r>
              <w:rPr>
                <w:rFonts w:cs="Angsana New"/>
                <w:cs/>
              </w:rPr>
              <w:t xml:space="preserve">= </w:t>
            </w:r>
            <w:r>
              <w:rPr>
                <w:rFonts w:cs="CordiaUPC"/>
              </w:rPr>
              <w:t xml:space="preserve">Copy </w:t>
            </w:r>
            <w:r>
              <w:rPr>
                <w:rFonts w:hint="cs" w:cs="Angsana New"/>
                <w:cs/>
              </w:rPr>
              <w:t xml:space="preserve">ค่ามาจาก </w:t>
            </w:r>
            <w:r>
              <w:rPr>
                <w:rFonts w:cs="CordiaUPC"/>
              </w:rPr>
              <w:t>packageBillCycle</w:t>
            </w:r>
          </w:p>
          <w:p w:rsidRPr="00BB37B4" w:rsidR="00BF4250" w:rsidP="00BB37B4" w:rsidRDefault="00BF4250" w14:paraId="1FBA4E21" w14:textId="56E3C073">
            <w:pPr>
              <w:pStyle w:val="ListParagraph"/>
              <w:numPr>
                <w:ilvl w:val="1"/>
                <w:numId w:val="14"/>
              </w:numPr>
              <w:rPr>
                <w:rFonts w:cs="CordiaUPC"/>
                <w:cs/>
              </w:rPr>
            </w:pPr>
            <w:r w:rsidRPr="00BB37B4">
              <w:rPr>
                <w:rFonts w:cs="CordiaUPC"/>
              </w:rPr>
              <w:t xml:space="preserve">billCycleUnit </w:t>
            </w:r>
            <w:r w:rsidRPr="00BB37B4">
              <w:rPr>
                <w:rFonts w:cs="Angsana New"/>
                <w:cs/>
              </w:rPr>
              <w:t xml:space="preserve">= </w:t>
            </w:r>
            <w:r w:rsidRPr="00BB37B4">
              <w:rPr>
                <w:rFonts w:cs="CordiaUPC"/>
              </w:rPr>
              <w:t xml:space="preserve">Copy </w:t>
            </w:r>
            <w:r w:rsidRPr="00BB37B4">
              <w:rPr>
                <w:rFonts w:cs="Angsana New"/>
                <w:cs/>
              </w:rPr>
              <w:t xml:space="preserve">ค่ามาจาก </w:t>
            </w:r>
            <w:r w:rsidRPr="00BB37B4">
              <w:rPr>
                <w:rFonts w:cs="CordiaUPC"/>
              </w:rPr>
              <w:t>packageBillCycleUnit</w:t>
            </w:r>
          </w:p>
        </w:tc>
      </w:tr>
      <w:tr w:rsidRPr="008979A8" w:rsidR="00990285" w:rsidTr="00D42CF4" w14:paraId="134E7FE0" w14:textId="77777777">
        <w:tc>
          <w:tcPr>
            <w:tcW w:w="5000" w:type="pct"/>
            <w:gridSpan w:val="3"/>
            <w:shd w:val="clear" w:color="auto" w:fill="C2D69B" w:themeFill="accent3" w:themeFillTint="99"/>
          </w:tcPr>
          <w:p w:rsidR="00990285" w:rsidP="00D42CF4" w:rsidRDefault="00990285" w14:paraId="35EE5563" w14:textId="77777777">
            <w:pPr>
              <w:pStyle w:val="HeaderTable"/>
            </w:pPr>
            <w:r>
              <w:t>End Table Section</w:t>
            </w:r>
          </w:p>
        </w:tc>
      </w:tr>
      <w:tr w:rsidRPr="008979A8" w:rsidR="00990285" w:rsidTr="00D42CF4" w14:paraId="34F4D954" w14:textId="77777777">
        <w:tc>
          <w:tcPr>
            <w:tcW w:w="5000" w:type="pct"/>
            <w:gridSpan w:val="3"/>
            <w:shd w:val="clear" w:color="auto" w:fill="C2D69B" w:themeFill="accent3" w:themeFillTint="99"/>
          </w:tcPr>
          <w:p w:rsidRPr="008979A8" w:rsidR="00990285" w:rsidP="00D42CF4" w:rsidRDefault="00990285" w14:paraId="458C5DBC" w14:textId="77777777">
            <w:pPr>
              <w:pStyle w:val="HeaderTable"/>
            </w:pPr>
            <w:r>
              <w:t>Detail Section</w:t>
            </w:r>
          </w:p>
        </w:tc>
      </w:tr>
      <w:tr w:rsidRPr="008979A8" w:rsidR="00990285" w:rsidTr="00D42CF4" w14:paraId="1EDAE975" w14:textId="77777777">
        <w:tc>
          <w:tcPr>
            <w:tcW w:w="1026" w:type="pct"/>
          </w:tcPr>
          <w:p w:rsidR="00990285" w:rsidP="00D42CF4" w:rsidRDefault="00990285" w14:paraId="304231CD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search</w:t>
            </w:r>
          </w:p>
        </w:tc>
        <w:tc>
          <w:tcPr>
            <w:tcW w:w="900" w:type="pct"/>
          </w:tcPr>
          <w:p w:rsidRPr="008979A8" w:rsidR="00990285" w:rsidP="00D42CF4" w:rsidRDefault="00990285" w14:paraId="767D477B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Text Box</w:t>
            </w:r>
          </w:p>
        </w:tc>
        <w:tc>
          <w:tcPr>
            <w:tcW w:w="3074" w:type="pct"/>
          </w:tcPr>
          <w:p w:rsidRPr="008979A8" w:rsidR="00990285" w:rsidP="00D42CF4" w:rsidRDefault="00990285" w14:paraId="3F2C3ADC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เมื่อกรอกข้อมูลที่ </w:t>
            </w:r>
            <w:r>
              <w:rPr>
                <w:rFonts w:cs="CordiaUPC"/>
              </w:rPr>
              <w:t xml:space="preserve">Field </w:t>
            </w:r>
            <w:r>
              <w:rPr>
                <w:rFonts w:hint="cs" w:cs="Angsana New"/>
                <w:cs/>
              </w:rPr>
              <w:t xml:space="preserve">นี้ ระบบจะทำการ </w:t>
            </w:r>
            <w:r>
              <w:rPr>
                <w:rFonts w:cs="CordiaUPC"/>
              </w:rPr>
              <w:t xml:space="preserve">Filter List of Value </w:t>
            </w:r>
            <w:r>
              <w:rPr>
                <w:rFonts w:hint="cs" w:cs="Angsana New"/>
                <w:cs/>
              </w:rPr>
              <w:t xml:space="preserve">ของ </w:t>
            </w:r>
            <w:r>
              <w:rPr>
                <w:rFonts w:cs="CordiaUPC"/>
              </w:rPr>
              <w:t xml:space="preserve">Free Resource </w:t>
            </w:r>
            <w:r>
              <w:rPr>
                <w:rFonts w:hint="cs" w:cs="Angsana New"/>
                <w:cs/>
              </w:rPr>
              <w:t xml:space="preserve">ตามที่ </w:t>
            </w:r>
            <w:r>
              <w:rPr>
                <w:rFonts w:cs="CordiaUPC"/>
              </w:rPr>
              <w:t xml:space="preserve">User </w:t>
            </w:r>
            <w:r>
              <w:rPr>
                <w:rFonts w:hint="cs" w:cs="Angsana New"/>
                <w:cs/>
              </w:rPr>
              <w:t xml:space="preserve">กรอกมาตามเงื่อนไข </w:t>
            </w:r>
            <w:r>
              <w:rPr>
                <w:rFonts w:cs="Angsana New"/>
                <w:cs/>
              </w:rPr>
              <w:t>“%</w:t>
            </w:r>
            <w:r>
              <w:rPr>
                <w:rFonts w:cs="CordiaUPC"/>
              </w:rPr>
              <w:t>search</w:t>
            </w:r>
            <w:r>
              <w:rPr>
                <w:rFonts w:cs="Angsana New"/>
                <w:cs/>
              </w:rPr>
              <w:t>%”</w:t>
            </w:r>
          </w:p>
        </w:tc>
      </w:tr>
      <w:tr w:rsidRPr="008979A8" w:rsidR="00990285" w:rsidTr="00D42CF4" w14:paraId="7D29E16B" w14:textId="77777777">
        <w:tc>
          <w:tcPr>
            <w:tcW w:w="1026" w:type="pct"/>
          </w:tcPr>
          <w:p w:rsidRPr="008979A8" w:rsidR="00990285" w:rsidP="00D42CF4" w:rsidRDefault="00990285" w14:paraId="4F3AF7AF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freeResource</w:t>
            </w:r>
          </w:p>
        </w:tc>
        <w:tc>
          <w:tcPr>
            <w:tcW w:w="900" w:type="pct"/>
          </w:tcPr>
          <w:p w:rsidRPr="008979A8" w:rsidR="00990285" w:rsidP="00D42CF4" w:rsidRDefault="00990285" w14:paraId="243CC7AC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>Drop Down List</w:t>
            </w:r>
          </w:p>
        </w:tc>
        <w:tc>
          <w:tcPr>
            <w:tcW w:w="3074" w:type="pct"/>
          </w:tcPr>
          <w:p w:rsidR="00990285" w:rsidP="00D42CF4" w:rsidRDefault="00990285" w14:paraId="4AC4D5D2" w14:textId="77777777">
            <w:pPr>
              <w:rPr>
                <w:rFonts w:cs="CordiaUPC"/>
                <w:color w:val="FF0000"/>
              </w:rPr>
            </w:pPr>
            <w:r w:rsidRPr="008979A8">
              <w:rPr>
                <w:rFonts w:cs="CordiaUPC"/>
              </w:rPr>
              <w:t xml:space="preserve">Label </w:t>
            </w:r>
            <w:r w:rsidRPr="008979A8">
              <w:rPr>
                <w:rFonts w:cs="Angsana New"/>
                <w:cs/>
              </w:rPr>
              <w:t xml:space="preserve">:  </w:t>
            </w:r>
            <w:r w:rsidRPr="008979A8">
              <w:rPr>
                <w:rFonts w:cs="Angsana New"/>
                <w:color w:val="FF0000"/>
                <w:cs/>
              </w:rPr>
              <w:t>*</w:t>
            </w:r>
            <w:r>
              <w:rPr>
                <w:rFonts w:cs="CordiaUPC"/>
                <w:color w:val="FF0000"/>
              </w:rPr>
              <w:t>Free Resource</w:t>
            </w:r>
          </w:p>
          <w:p w:rsidRPr="008979A8" w:rsidR="00990285" w:rsidP="006B2F86" w:rsidRDefault="00990285" w14:paraId="7C4BA5F0" w14:textId="15C3AAB2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List of Value </w:t>
            </w:r>
            <w:r>
              <w:rPr>
                <w:rFonts w:cs="Angsana New"/>
                <w:cs/>
              </w:rPr>
              <w:t xml:space="preserve">: </w:t>
            </w:r>
            <w:r w:rsidRPr="008979A8">
              <w:rPr>
                <w:rFonts w:cs="Angsana New"/>
                <w:cs/>
              </w:rPr>
              <w:t>ดึงข้อมูล</w:t>
            </w:r>
            <w:r>
              <w:rPr>
                <w:rFonts w:hint="cs" w:cs="Angsana New"/>
                <w:cs/>
              </w:rPr>
              <w:t xml:space="preserve">จาก </w:t>
            </w:r>
            <w:r>
              <w:rPr>
                <w:rFonts w:cs="CordiaUPC"/>
              </w:rPr>
              <w:t xml:space="preserve">DB </w:t>
            </w:r>
            <w:r>
              <w:rPr>
                <w:rFonts w:hint="cs" w:cs="Angsana New"/>
                <w:cs/>
              </w:rPr>
              <w:t>ที่</w:t>
            </w:r>
            <w:r>
              <w:rPr>
                <w:rFonts w:cs="CordiaUPC"/>
              </w:rPr>
              <w:t xml:space="preserve"> MASS_</w:t>
            </w:r>
            <w:r w:rsidRPr="008979A8">
              <w:rPr>
                <w:rFonts w:cs="CordiaUPC"/>
              </w:rPr>
              <w:t>BUSINES</w:t>
            </w:r>
            <w:r>
              <w:rPr>
                <w:rFonts w:cs="CordiaUPC"/>
              </w:rPr>
              <w:t>S_SMS</w:t>
            </w:r>
            <w:r w:rsidRPr="008979A8">
              <w:rPr>
                <w:rFonts w:cs="CordiaUPC"/>
              </w:rPr>
              <w:t xml:space="preserve">_FREE_RESOURCE </w:t>
            </w:r>
            <w:r>
              <w:rPr>
                <w:rFonts w:hint="cs" w:cs="Angsana New"/>
                <w:cs/>
              </w:rPr>
              <w:t xml:space="preserve">โดยนำ </w:t>
            </w:r>
            <w:r w:rsidRPr="008979A8">
              <w:rPr>
                <w:rFonts w:cs="CordiaUPC"/>
              </w:rPr>
              <w:t>free_resource_name</w:t>
            </w:r>
            <w:r w:rsidRPr="008979A8">
              <w:rPr>
                <w:rFonts w:cs="Angsana New"/>
                <w:cs/>
              </w:rPr>
              <w:t xml:space="preserve"> มาแสดง </w:t>
            </w:r>
          </w:p>
        </w:tc>
      </w:tr>
      <w:tr w:rsidRPr="008979A8" w:rsidR="00990285" w:rsidTr="00D42CF4" w14:paraId="1F313A3A" w14:textId="77777777">
        <w:tc>
          <w:tcPr>
            <w:tcW w:w="1026" w:type="pct"/>
          </w:tcPr>
          <w:p w:rsidRPr="008979A8" w:rsidR="00990285" w:rsidP="00D42CF4" w:rsidRDefault="00990285" w14:paraId="4AB9C22D" w14:textId="77777777">
            <w:pPr>
              <w:rPr>
                <w:rFonts w:cs="CordiaUPC"/>
              </w:rPr>
            </w:pPr>
            <w:r w:rsidRPr="008979A8">
              <w:rPr>
                <w:rFonts w:cs="Angsana New"/>
                <w:cs/>
              </w:rPr>
              <w:t xml:space="preserve">ปุ่ม </w:t>
            </w:r>
            <w:r w:rsidRPr="008979A8">
              <w:rPr>
                <w:rFonts w:cs="CordiaUPC"/>
              </w:rPr>
              <w:t>New</w:t>
            </w:r>
          </w:p>
        </w:tc>
        <w:tc>
          <w:tcPr>
            <w:tcW w:w="900" w:type="pct"/>
          </w:tcPr>
          <w:p w:rsidRPr="008979A8" w:rsidR="00990285" w:rsidP="00D42CF4" w:rsidRDefault="00990285" w14:paraId="535B1F60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>Button</w:t>
            </w:r>
          </w:p>
        </w:tc>
        <w:tc>
          <w:tcPr>
            <w:tcW w:w="3074" w:type="pct"/>
          </w:tcPr>
          <w:p w:rsidR="00990285" w:rsidP="00D42CF4" w:rsidRDefault="00990285" w14:paraId="69CF7659" w14:textId="77777777">
            <w:pPr>
              <w:rPr>
                <w:rFonts w:cs="CordiaUPC"/>
              </w:rPr>
            </w:pPr>
            <w:r w:rsidRPr="008979A8">
              <w:rPr>
                <w:rFonts w:cs="Angsana New"/>
                <w:cs/>
              </w:rPr>
              <w:t xml:space="preserve">วางไว้หลัง </w:t>
            </w:r>
            <w:r>
              <w:rPr>
                <w:rFonts w:cs="CordiaUPC"/>
              </w:rPr>
              <w:t>Free Resource</w:t>
            </w:r>
          </w:p>
          <w:p w:rsidRPr="008979A8" w:rsidR="00990285" w:rsidP="006B2F86" w:rsidRDefault="00990285" w14:paraId="56FC1151" w14:textId="30BA1CA6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>เมื่อกดปุ่ม</w:t>
            </w:r>
            <w:r>
              <w:rPr>
                <w:rFonts w:cs="Angsana New"/>
                <w:cs/>
              </w:rPr>
              <w:t>ให</w:t>
            </w:r>
            <w:r>
              <w:rPr>
                <w:rFonts w:hint="cs" w:cs="Angsana New"/>
                <w:cs/>
              </w:rPr>
              <w:t xml:space="preserve">้ </w:t>
            </w:r>
            <w:r>
              <w:rPr>
                <w:rFonts w:cs="CordiaUPC"/>
              </w:rPr>
              <w:t>Visible</w:t>
            </w:r>
            <w:r w:rsidRPr="008979A8">
              <w:rPr>
                <w:rFonts w:cs="Angsana New"/>
                <w:cs/>
              </w:rPr>
              <w:t xml:space="preserve"> </w:t>
            </w:r>
            <w:r>
              <w:rPr>
                <w:rFonts w:cs="CordiaUPC"/>
              </w:rPr>
              <w:t>Mass SMS</w:t>
            </w:r>
            <w:r w:rsidRPr="008979A8">
              <w:rPr>
                <w:rFonts w:cs="CordiaUPC"/>
              </w:rPr>
              <w:t xml:space="preserve"> Free Resource On Shelf</w:t>
            </w:r>
            <w:r>
              <w:rPr>
                <w:rFonts w:cs="CordiaUPC"/>
              </w:rPr>
              <w:t xml:space="preserve"> Section</w:t>
            </w:r>
          </w:p>
        </w:tc>
      </w:tr>
      <w:tr w:rsidRPr="008979A8" w:rsidR="003A0B50" w:rsidTr="00D42CF4" w14:paraId="6C5E42EB" w14:textId="77777777">
        <w:tc>
          <w:tcPr>
            <w:tcW w:w="1026" w:type="pct"/>
          </w:tcPr>
          <w:p w:rsidRPr="008979A8" w:rsidR="003A0B50" w:rsidP="00D42CF4" w:rsidRDefault="003A0B50" w14:paraId="14869407" w14:textId="4842E7EF">
            <w:pPr>
              <w:rPr>
                <w:rFonts w:cs="CordiaUPC"/>
                <w:cs/>
              </w:rPr>
            </w:pPr>
            <w:r>
              <w:t>deductType</w:t>
            </w:r>
          </w:p>
        </w:tc>
        <w:tc>
          <w:tcPr>
            <w:tcW w:w="900" w:type="pct"/>
          </w:tcPr>
          <w:p w:rsidRPr="008979A8" w:rsidR="003A0B50" w:rsidP="00D42CF4" w:rsidRDefault="003A0B50" w14:paraId="09E97B08" w14:textId="77777777">
            <w:pPr>
              <w:rPr>
                <w:rFonts w:cs="CordiaUPC"/>
              </w:rPr>
            </w:pPr>
          </w:p>
        </w:tc>
        <w:tc>
          <w:tcPr>
            <w:tcW w:w="3074" w:type="pct"/>
          </w:tcPr>
          <w:p w:rsidRPr="008979A8" w:rsidR="003A0B50" w:rsidP="00D42CF4" w:rsidRDefault="003A0B50" w14:paraId="5D219502" w14:textId="49C89C08">
            <w:pPr>
              <w:rPr>
                <w:rFonts w:cs="CordiaUPC"/>
                <w:cs/>
              </w:rPr>
            </w:pPr>
            <w:r>
              <w:rPr>
                <w:rFonts w:cs="CordiaUPC"/>
              </w:rPr>
              <w:t>Invisible</w:t>
            </w:r>
          </w:p>
        </w:tc>
      </w:tr>
      <w:tr w:rsidRPr="008979A8" w:rsidR="003A0B50" w:rsidTr="00D42CF4" w14:paraId="1FB2EA1F" w14:textId="77777777">
        <w:tc>
          <w:tcPr>
            <w:tcW w:w="5000" w:type="pct"/>
            <w:gridSpan w:val="3"/>
            <w:shd w:val="clear" w:color="auto" w:fill="D6E3BC" w:themeFill="accent3" w:themeFillTint="66"/>
          </w:tcPr>
          <w:p w:rsidR="003A0B50" w:rsidP="00D42CF4" w:rsidRDefault="003A0B50" w14:paraId="3E9388D4" w14:textId="77777777">
            <w:pPr>
              <w:pStyle w:val="HeaderTable"/>
              <w:rPr>
                <w:rtl/>
              </w:rPr>
            </w:pPr>
            <w:r w:rsidRPr="008979A8">
              <w:t xml:space="preserve">Duration </w:t>
            </w:r>
            <w:r>
              <w:t>Section</w:t>
            </w:r>
          </w:p>
          <w:p w:rsidRPr="008979A8" w:rsidR="003A0B50" w:rsidP="00E42349" w:rsidRDefault="003A0B50" w14:paraId="3CF50AFA" w14:textId="6C7E1383">
            <w:pPr>
              <w:rPr>
                <w:rtl/>
                <w:cs/>
              </w:rPr>
            </w:pPr>
            <w:r>
              <w:rPr>
                <w:rFonts w:hint="cs"/>
                <w:cs/>
              </w:rPr>
              <w:t xml:space="preserve">ถ้ามาจาก </w:t>
            </w:r>
            <w:r>
              <w:t>Tab Reward per Target Customer</w:t>
            </w:r>
            <w:r w:rsidR="00423586">
              <w:rPr>
                <w:rFonts w:cs="CordiaUPC"/>
                <w:cs/>
              </w:rPr>
              <w:t xml:space="preserve"> </w:t>
            </w:r>
            <w:r w:rsidR="00423586">
              <w:rPr>
                <w:rFonts w:hint="cs"/>
                <w:cs/>
              </w:rPr>
              <w:t>หรือ</w:t>
            </w:r>
            <w:r w:rsidR="00423586">
              <w:rPr>
                <w:rFonts w:cs="CordiaUPC"/>
                <w:cs/>
              </w:rPr>
              <w:t xml:space="preserve"> </w:t>
            </w:r>
            <w:r w:rsidR="004805BE">
              <w:t>Customer Type</w:t>
            </w:r>
            <w:r w:rsidR="00423586">
              <w:rPr>
                <w:rFonts w:cs="CordiaUPC"/>
                <w:cs/>
              </w:rPr>
              <w:t xml:space="preserve"> = “</w:t>
            </w:r>
            <w:r w:rsidR="00423586">
              <w:t>Pre paid</w:t>
            </w:r>
            <w:r w:rsidR="00423586">
              <w:rPr>
                <w:rFonts w:cs="CordiaUPC"/>
                <w:cs/>
              </w:rPr>
              <w:t xml:space="preserve">” </w:t>
            </w:r>
            <w:r w:rsidR="00423586">
              <w:rPr>
                <w:rFonts w:hint="cs"/>
                <w:cs/>
              </w:rPr>
              <w:t xml:space="preserve">และ </w:t>
            </w:r>
            <w:r w:rsidR="00423586">
              <w:t xml:space="preserve">Multi Duration </w:t>
            </w:r>
            <w:r w:rsidR="00423586">
              <w:rPr>
                <w:rFonts w:cs="CordiaUPC"/>
                <w:cs/>
              </w:rPr>
              <w:t>= “</w:t>
            </w:r>
            <w:r w:rsidR="00423586">
              <w:t>Yes</w:t>
            </w:r>
            <w:r w:rsidR="00423586">
              <w:rPr>
                <w:rFonts w:cs="CordiaUPC"/>
                <w:cs/>
              </w:rPr>
              <w:t>”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ให้ </w:t>
            </w:r>
            <w:r>
              <w:t xml:space="preserve">Visible </w:t>
            </w:r>
            <w:r>
              <w:rPr>
                <w:rFonts w:hint="cs"/>
                <w:cs/>
              </w:rPr>
              <w:t xml:space="preserve">ถ้าไม่ใช่ให้ </w:t>
            </w:r>
            <w:r>
              <w:t>Invisible</w:t>
            </w:r>
          </w:p>
        </w:tc>
      </w:tr>
      <w:tr w:rsidRPr="008979A8" w:rsidR="003A0B50" w:rsidTr="00D42CF4" w14:paraId="7DB51AFF" w14:textId="77777777">
        <w:tc>
          <w:tcPr>
            <w:tcW w:w="1026" w:type="pct"/>
          </w:tcPr>
          <w:p w:rsidRPr="008979A8" w:rsidR="003A0B50" w:rsidP="00D42CF4" w:rsidRDefault="003A0B50" w14:paraId="2DCC5DD0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d</w:t>
            </w:r>
            <w:r w:rsidRPr="008979A8">
              <w:rPr>
                <w:rFonts w:cs="CordiaUPC"/>
              </w:rPr>
              <w:t>urationType</w:t>
            </w:r>
          </w:p>
        </w:tc>
        <w:tc>
          <w:tcPr>
            <w:tcW w:w="900" w:type="pct"/>
          </w:tcPr>
          <w:p w:rsidRPr="008979A8" w:rsidR="003A0B50" w:rsidP="00D42CF4" w:rsidRDefault="003A0B50" w14:paraId="1437B108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>Radio Button</w:t>
            </w:r>
          </w:p>
        </w:tc>
        <w:tc>
          <w:tcPr>
            <w:tcW w:w="3074" w:type="pct"/>
          </w:tcPr>
          <w:p w:rsidR="003A0B50" w:rsidP="00D42CF4" w:rsidRDefault="003A0B50" w14:paraId="378F49C9" w14:textId="77777777">
            <w:pPr>
              <w:rPr>
                <w:rFonts w:cs="CordiaUPC"/>
                <w:color w:val="FF0000"/>
              </w:rPr>
            </w:pPr>
            <w:r w:rsidRPr="008979A8">
              <w:rPr>
                <w:rFonts w:cs="CordiaUPC"/>
              </w:rPr>
              <w:t xml:space="preserve">Label </w:t>
            </w:r>
            <w:r w:rsidRPr="008979A8">
              <w:rPr>
                <w:rFonts w:cs="Angsana New"/>
                <w:cs/>
              </w:rPr>
              <w:t xml:space="preserve">:  </w:t>
            </w:r>
            <w:r w:rsidRPr="008979A8">
              <w:rPr>
                <w:rFonts w:cs="Angsana New"/>
                <w:color w:val="FF0000"/>
                <w:cs/>
              </w:rPr>
              <w:t>*</w:t>
            </w:r>
            <w:r w:rsidRPr="008979A8">
              <w:rPr>
                <w:rFonts w:cs="CordiaUPC"/>
                <w:color w:val="FF0000"/>
              </w:rPr>
              <w:t>Duration Type</w:t>
            </w:r>
          </w:p>
          <w:p w:rsidR="003A0B50" w:rsidP="00D42CF4" w:rsidRDefault="003A0B50" w14:paraId="3A8EEC21" w14:textId="036D2E10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List of Value </w:t>
            </w:r>
            <w:r>
              <w:rPr>
                <w:rFonts w:cs="Angsana New"/>
                <w:cs/>
              </w:rPr>
              <w:t xml:space="preserve">: </w:t>
            </w:r>
            <w:r w:rsidRPr="00B916D9">
              <w:rPr>
                <w:rFonts w:cs="Angsana New"/>
                <w:cs/>
              </w:rPr>
              <w:t>ดึงข้อมูลจาก</w:t>
            </w:r>
            <w:r w:rsidRPr="00B916D9">
              <w:rPr>
                <w:rFonts w:cs="CordiaUPC"/>
              </w:rPr>
              <w:t xml:space="preserve">DB </w:t>
            </w:r>
            <w:r w:rsidRPr="00B916D9">
              <w:rPr>
                <w:rFonts w:cs="Angsana New"/>
                <w:cs/>
              </w:rPr>
              <w:t xml:space="preserve">ที่ </w:t>
            </w:r>
            <w:r w:rsidRPr="00B916D9">
              <w:rPr>
                <w:rFonts w:cs="CordiaUPC"/>
              </w:rPr>
              <w:t xml:space="preserve">Table FLW_CFG_LOV </w:t>
            </w:r>
            <w:r w:rsidRPr="00B916D9">
              <w:rPr>
                <w:rFonts w:cs="Angsana New"/>
                <w:cs/>
              </w:rPr>
              <w:t xml:space="preserve">โดย </w:t>
            </w:r>
            <w:r w:rsidRPr="00B916D9">
              <w:rPr>
                <w:rFonts w:cs="CordiaUPC"/>
              </w:rPr>
              <w:t xml:space="preserve">group_type </w:t>
            </w:r>
            <w:r w:rsidRPr="00B916D9">
              <w:rPr>
                <w:rFonts w:cs="Angsana New"/>
                <w:cs/>
              </w:rPr>
              <w:t>= ‘</w:t>
            </w:r>
            <w:r w:rsidRPr="008979A8">
              <w:rPr>
                <w:rFonts w:cs="CordiaUPC"/>
              </w:rPr>
              <w:t>Duration</w:t>
            </w:r>
            <w:r>
              <w:rPr>
                <w:rFonts w:cs="Angsana New"/>
                <w:cs/>
              </w:rPr>
              <w:t xml:space="preserve"> </w:t>
            </w:r>
            <w:r w:rsidRPr="008979A8">
              <w:rPr>
                <w:rFonts w:cs="CordiaUPC"/>
              </w:rPr>
              <w:t>Type</w:t>
            </w:r>
            <w:r>
              <w:rPr>
                <w:rFonts w:cs="Angsana New"/>
                <w:cs/>
              </w:rPr>
              <w:t>’</w:t>
            </w:r>
          </w:p>
          <w:p w:rsidRPr="008979A8" w:rsidR="003A0B50" w:rsidP="00D42CF4" w:rsidRDefault="003A0B50" w14:paraId="18057925" w14:textId="77777777">
            <w:pPr>
              <w:spacing w:after="0" w:line="259" w:lineRule="auto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เมื่อคลิกเลือกค่าเป็น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Depend on Package</w:t>
            </w:r>
            <w:r>
              <w:rPr>
                <w:rFonts w:cs="Angsana New"/>
                <w:cs/>
              </w:rPr>
              <w:t xml:space="preserve">” </w:t>
            </w:r>
            <w:r w:rsidRPr="008979A8">
              <w:rPr>
                <w:rFonts w:cs="Angsana New"/>
                <w:cs/>
              </w:rPr>
              <w:t xml:space="preserve">ให้ </w:t>
            </w:r>
            <w:r w:rsidRPr="008979A8">
              <w:rPr>
                <w:rFonts w:cs="CordiaUPC"/>
              </w:rPr>
              <w:t>Default</w:t>
            </w:r>
            <w:r w:rsidRPr="008979A8">
              <w:rPr>
                <w:rFonts w:cs="Angsana New"/>
                <w:cs/>
              </w:rPr>
              <w:t xml:space="preserve"> ค่า</w:t>
            </w:r>
          </w:p>
          <w:p w:rsidR="003A0B50" w:rsidP="00D42CF4" w:rsidRDefault="003A0B50" w14:paraId="25053B0A" w14:textId="77777777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cs="CordiaUPC"/>
              </w:rPr>
            </w:pPr>
            <w:r>
              <w:rPr>
                <w:rFonts w:cs="CordiaUPC"/>
              </w:rPr>
              <w:t>d</w:t>
            </w:r>
            <w:r w:rsidRPr="008979A8">
              <w:rPr>
                <w:rFonts w:cs="CordiaUPC"/>
              </w:rPr>
              <w:t>uration</w:t>
            </w:r>
            <w:r>
              <w:rPr>
                <w:rFonts w:cs="CordiaUPC"/>
              </w:rPr>
              <w:t>F</w:t>
            </w:r>
            <w:r w:rsidRPr="008979A8">
              <w:rPr>
                <w:rFonts w:cs="CordiaUPC"/>
              </w:rPr>
              <w:t xml:space="preserve">rom </w:t>
            </w:r>
            <w:r w:rsidRPr="008979A8">
              <w:rPr>
                <w:rFonts w:cs="Angsana New"/>
                <w:cs/>
              </w:rPr>
              <w:t xml:space="preserve">= </w:t>
            </w:r>
            <w:r w:rsidRPr="008979A8">
              <w:rPr>
                <w:rFonts w:cs="CordiaUPC"/>
              </w:rPr>
              <w:t>1</w:t>
            </w:r>
          </w:p>
          <w:p w:rsidRPr="00AA7778" w:rsidR="003A0B50" w:rsidP="00D42CF4" w:rsidRDefault="003A0B50" w14:paraId="54B6A3C2" w14:textId="77777777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cs="CordiaUPC"/>
                <w:cs/>
              </w:rPr>
            </w:pPr>
            <w:r>
              <w:rPr>
                <w:rFonts w:cs="CordiaUPC"/>
              </w:rPr>
              <w:t>d</w:t>
            </w:r>
            <w:r w:rsidRPr="00AA7778">
              <w:rPr>
                <w:rFonts w:cs="CordiaUPC"/>
              </w:rPr>
              <w:t xml:space="preserve">urationTo </w:t>
            </w:r>
            <w:r w:rsidRPr="00AA7778">
              <w:rPr>
                <w:rFonts w:cs="Angsana New"/>
                <w:cs/>
              </w:rPr>
              <w:t xml:space="preserve">= </w:t>
            </w:r>
            <w:r>
              <w:rPr>
                <w:rFonts w:cs="CordiaUPC"/>
              </w:rPr>
              <w:t>p</w:t>
            </w:r>
            <w:r w:rsidRPr="00AA7778">
              <w:rPr>
                <w:rFonts w:cs="CordiaUPC"/>
              </w:rPr>
              <w:t>ackageDuration</w:t>
            </w:r>
          </w:p>
        </w:tc>
      </w:tr>
      <w:tr w:rsidRPr="008979A8" w:rsidR="003A0B50" w:rsidTr="00D42CF4" w14:paraId="6DCC5A91" w14:textId="77777777">
        <w:tc>
          <w:tcPr>
            <w:tcW w:w="1026" w:type="pct"/>
          </w:tcPr>
          <w:p w:rsidRPr="008979A8" w:rsidR="003A0B50" w:rsidP="00D42CF4" w:rsidRDefault="003A0B50" w14:paraId="27D99A74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d</w:t>
            </w:r>
            <w:r w:rsidRPr="008979A8">
              <w:rPr>
                <w:rFonts w:cs="CordiaUPC"/>
              </w:rPr>
              <w:t>urationFrom</w:t>
            </w:r>
          </w:p>
        </w:tc>
        <w:tc>
          <w:tcPr>
            <w:tcW w:w="900" w:type="pct"/>
          </w:tcPr>
          <w:p w:rsidRPr="008979A8" w:rsidR="003A0B50" w:rsidP="00D42CF4" w:rsidRDefault="003A0B50" w14:paraId="62072AAE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Text Box</w:t>
            </w:r>
          </w:p>
        </w:tc>
        <w:tc>
          <w:tcPr>
            <w:tcW w:w="3074" w:type="pct"/>
          </w:tcPr>
          <w:p w:rsidR="003A0B50" w:rsidP="00D42CF4" w:rsidRDefault="003A0B50" w14:paraId="47FD4D8C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 xml:space="preserve">Label </w:t>
            </w:r>
            <w:r w:rsidRPr="008979A8">
              <w:rPr>
                <w:rFonts w:cs="Angsana New"/>
                <w:cs/>
              </w:rPr>
              <w:t xml:space="preserve">:  </w:t>
            </w:r>
            <w:r w:rsidRPr="008979A8">
              <w:rPr>
                <w:rFonts w:cs="Angsana New"/>
                <w:color w:val="FF0000"/>
                <w:cs/>
              </w:rPr>
              <w:t>*</w:t>
            </w:r>
            <w:r w:rsidRPr="008979A8">
              <w:rPr>
                <w:rFonts w:cs="CordiaUPC"/>
                <w:color w:val="FF0000"/>
              </w:rPr>
              <w:t>Duration</w:t>
            </w:r>
            <w:r>
              <w:rPr>
                <w:rFonts w:cs="Angsana New"/>
                <w:cs/>
              </w:rPr>
              <w:t xml:space="preserve"> : …</w:t>
            </w:r>
            <w:r>
              <w:rPr>
                <w:rFonts w:cs="CordiaUPC"/>
              </w:rPr>
              <w:t>From</w:t>
            </w:r>
            <w:r>
              <w:rPr>
                <w:rFonts w:cs="Angsana New"/>
                <w:cs/>
              </w:rPr>
              <w:t xml:space="preserve">… </w:t>
            </w:r>
            <w:r>
              <w:rPr>
                <w:rFonts w:cs="CordiaUPC"/>
              </w:rPr>
              <w:t xml:space="preserve">to </w:t>
            </w:r>
            <w:r>
              <w:rPr>
                <w:rFonts w:cs="Angsana New"/>
                <w:cs/>
              </w:rPr>
              <w:t>…</w:t>
            </w:r>
            <w:r>
              <w:rPr>
                <w:rFonts w:cs="CordiaUPC"/>
              </w:rPr>
              <w:t>To</w:t>
            </w:r>
            <w:r>
              <w:rPr>
                <w:rFonts w:cs="Angsana New"/>
                <w:cs/>
              </w:rPr>
              <w:t>… …</w:t>
            </w:r>
            <w:r>
              <w:rPr>
                <w:rFonts w:cs="CordiaUPC"/>
              </w:rPr>
              <w:t>Unit</w:t>
            </w:r>
            <w:r>
              <w:rPr>
                <w:rFonts w:cs="Angsana New"/>
                <w:cs/>
              </w:rPr>
              <w:t>…</w:t>
            </w:r>
          </w:p>
          <w:p w:rsidR="003A0B50" w:rsidP="00D42CF4" w:rsidRDefault="003A0B50" w14:paraId="5B94C2C2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 xml:space="preserve">Enabled </w:t>
            </w:r>
            <w:r w:rsidRPr="008979A8">
              <w:rPr>
                <w:rFonts w:cs="Angsana New"/>
                <w:cs/>
              </w:rPr>
              <w:t xml:space="preserve">เมื่อ </w:t>
            </w:r>
            <w:r w:rsidRPr="008979A8">
              <w:rPr>
                <w:rFonts w:cs="CordiaUPC"/>
              </w:rPr>
              <w:t xml:space="preserve">Duration Type </w:t>
            </w:r>
            <w:r w:rsidRPr="008979A8">
              <w:rPr>
                <w:rFonts w:cs="Angsana New"/>
                <w:cs/>
              </w:rPr>
              <w:t>เป็น “</w:t>
            </w:r>
            <w:r w:rsidRPr="008979A8">
              <w:rPr>
                <w:rFonts w:cs="CordiaUPC"/>
              </w:rPr>
              <w:t>Specific</w:t>
            </w:r>
            <w:r w:rsidRPr="008979A8">
              <w:rPr>
                <w:rFonts w:cs="Angsana New"/>
                <w:cs/>
              </w:rPr>
              <w:t>”</w:t>
            </w:r>
          </w:p>
          <w:p w:rsidRPr="00ED17BA" w:rsidR="003A0B50" w:rsidP="00D42CF4" w:rsidRDefault="003A0B50" w14:paraId="2CEBD162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>:</w:t>
            </w:r>
            <w:r>
              <w:rPr>
                <w:rFonts w:hint="cs" w:cs="Angsana New"/>
                <w:cs/>
              </w:rPr>
              <w:t xml:space="preserve"> ใส่ได้เฉพาะตัวเลขเท่านั้น</w:t>
            </w:r>
          </w:p>
        </w:tc>
      </w:tr>
      <w:tr w:rsidRPr="008979A8" w:rsidR="003A0B50" w:rsidTr="00D42CF4" w14:paraId="43C80218" w14:textId="77777777">
        <w:tc>
          <w:tcPr>
            <w:tcW w:w="1026" w:type="pct"/>
          </w:tcPr>
          <w:p w:rsidRPr="008979A8" w:rsidR="003A0B50" w:rsidP="00D42CF4" w:rsidRDefault="003A0B50" w14:paraId="53BB4ED5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d</w:t>
            </w:r>
            <w:r w:rsidRPr="008979A8">
              <w:rPr>
                <w:rFonts w:cs="CordiaUPC"/>
              </w:rPr>
              <w:t>urationTo</w:t>
            </w:r>
          </w:p>
        </w:tc>
        <w:tc>
          <w:tcPr>
            <w:tcW w:w="900" w:type="pct"/>
          </w:tcPr>
          <w:p w:rsidRPr="008979A8" w:rsidR="003A0B50" w:rsidP="00D42CF4" w:rsidRDefault="003A0B50" w14:paraId="53CC196B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Text Box</w:t>
            </w:r>
          </w:p>
        </w:tc>
        <w:tc>
          <w:tcPr>
            <w:tcW w:w="3074" w:type="pct"/>
          </w:tcPr>
          <w:p w:rsidR="003A0B50" w:rsidP="00D42CF4" w:rsidRDefault="003A0B50" w14:paraId="57F8081E" w14:textId="77777777">
            <w:pPr>
              <w:rPr>
                <w:rFonts w:cs="CordiaUPC"/>
              </w:rPr>
            </w:pPr>
            <w:r w:rsidRPr="008979A8">
              <w:rPr>
                <w:rFonts w:cs="Angsana New"/>
                <w:cs/>
              </w:rPr>
              <w:t xml:space="preserve">อยู่บรรทัดเดียวกับ </w:t>
            </w:r>
            <w:r w:rsidRPr="008979A8">
              <w:rPr>
                <w:rFonts w:cs="CordiaUPC"/>
              </w:rPr>
              <w:t>Duration From</w:t>
            </w:r>
          </w:p>
          <w:p w:rsidR="003A0B50" w:rsidP="00D42CF4" w:rsidRDefault="003A0B50" w14:paraId="615C5677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 xml:space="preserve">Enabled </w:t>
            </w:r>
            <w:r w:rsidRPr="008979A8">
              <w:rPr>
                <w:rFonts w:cs="Angsana New"/>
                <w:cs/>
              </w:rPr>
              <w:t xml:space="preserve">เมื่อ </w:t>
            </w:r>
            <w:r w:rsidRPr="008979A8">
              <w:rPr>
                <w:rFonts w:cs="CordiaUPC"/>
              </w:rPr>
              <w:t xml:space="preserve">Duration Type </w:t>
            </w:r>
            <w:r w:rsidRPr="008979A8">
              <w:rPr>
                <w:rFonts w:cs="Angsana New"/>
                <w:cs/>
              </w:rPr>
              <w:t>เป็น “</w:t>
            </w:r>
            <w:r w:rsidRPr="008979A8">
              <w:rPr>
                <w:rFonts w:cs="CordiaUPC"/>
              </w:rPr>
              <w:t>Specific</w:t>
            </w:r>
            <w:r w:rsidRPr="008979A8">
              <w:rPr>
                <w:rFonts w:cs="Angsana New"/>
                <w:cs/>
              </w:rPr>
              <w:t>”</w:t>
            </w:r>
          </w:p>
          <w:p w:rsidRPr="008979A8" w:rsidR="003A0B50" w:rsidP="00D42CF4" w:rsidRDefault="003A0B50" w14:paraId="4CD5DE8F" w14:textId="77777777">
            <w:pPr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>:</w:t>
            </w:r>
            <w:r>
              <w:rPr>
                <w:rFonts w:hint="cs" w:cs="Angsana New"/>
                <w:cs/>
              </w:rPr>
              <w:t xml:space="preserve"> ใส่ได้เฉพาะตัวเลขเท่านั้น</w:t>
            </w:r>
          </w:p>
        </w:tc>
      </w:tr>
      <w:tr w:rsidRPr="008979A8" w:rsidR="003A0B50" w:rsidTr="00D42CF4" w14:paraId="5052F315" w14:textId="77777777">
        <w:tc>
          <w:tcPr>
            <w:tcW w:w="1026" w:type="pct"/>
          </w:tcPr>
          <w:p w:rsidRPr="008979A8" w:rsidR="003A0B50" w:rsidP="00D42CF4" w:rsidRDefault="003A0B50" w14:paraId="6B052D01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d</w:t>
            </w:r>
            <w:r w:rsidRPr="008979A8">
              <w:rPr>
                <w:rFonts w:cs="CordiaUPC"/>
              </w:rPr>
              <w:t>uration</w:t>
            </w:r>
            <w:r>
              <w:rPr>
                <w:rFonts w:cs="CordiaUPC"/>
              </w:rPr>
              <w:t>U</w:t>
            </w:r>
            <w:r w:rsidRPr="008979A8">
              <w:rPr>
                <w:rFonts w:cs="CordiaUPC"/>
              </w:rPr>
              <w:t>nit</w:t>
            </w:r>
          </w:p>
        </w:tc>
        <w:tc>
          <w:tcPr>
            <w:tcW w:w="900" w:type="pct"/>
          </w:tcPr>
          <w:p w:rsidRPr="008979A8" w:rsidR="003A0B50" w:rsidP="00D42CF4" w:rsidRDefault="003A0B50" w14:paraId="409C7AD8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>Drop Down List</w:t>
            </w:r>
          </w:p>
        </w:tc>
        <w:tc>
          <w:tcPr>
            <w:tcW w:w="3074" w:type="pct"/>
          </w:tcPr>
          <w:p w:rsidR="003A0B50" w:rsidP="00D42CF4" w:rsidRDefault="003A0B50" w14:paraId="11C06574" w14:textId="4D51ADF6">
            <w:pPr>
              <w:spacing w:after="160" w:line="259" w:lineRule="auto"/>
              <w:rPr>
                <w:rFonts w:cs="CordiaUPC"/>
              </w:rPr>
            </w:pPr>
            <w:r w:rsidRPr="008979A8">
              <w:rPr>
                <w:rFonts w:cs="Angsana New"/>
                <w:cs/>
              </w:rPr>
              <w:t xml:space="preserve">อยู่บรรทัดเดียวกับ </w:t>
            </w:r>
            <w:r w:rsidRPr="008979A8">
              <w:rPr>
                <w:rFonts w:cs="CordiaUPC"/>
              </w:rPr>
              <w:t>Duration From</w:t>
            </w:r>
          </w:p>
          <w:p w:rsidR="003A0B50" w:rsidP="0082426C" w:rsidRDefault="003A0B50" w14:paraId="1D00D1A2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 xml:space="preserve">Enabled </w:t>
            </w:r>
            <w:r w:rsidRPr="008979A8">
              <w:rPr>
                <w:rFonts w:cs="Angsana New"/>
                <w:cs/>
              </w:rPr>
              <w:t xml:space="preserve">เมื่อ </w:t>
            </w:r>
            <w:r w:rsidRPr="008979A8">
              <w:rPr>
                <w:rFonts w:cs="CordiaUPC"/>
              </w:rPr>
              <w:t xml:space="preserve">Duration Type </w:t>
            </w:r>
            <w:r w:rsidRPr="008979A8">
              <w:rPr>
                <w:rFonts w:cs="Angsana New"/>
                <w:cs/>
              </w:rPr>
              <w:t>เป็น “</w:t>
            </w:r>
            <w:r w:rsidRPr="008979A8">
              <w:rPr>
                <w:rFonts w:cs="CordiaUPC"/>
              </w:rPr>
              <w:t>Specific</w:t>
            </w:r>
            <w:r w:rsidRPr="008979A8">
              <w:rPr>
                <w:rFonts w:cs="Angsana New"/>
                <w:cs/>
              </w:rPr>
              <w:t>”</w:t>
            </w:r>
          </w:p>
          <w:p w:rsidRPr="008979A8" w:rsidR="003A0B50" w:rsidP="00473D94" w:rsidRDefault="003A0B50" w14:paraId="0876CAE9" w14:textId="4E74697E">
            <w:pPr>
              <w:spacing w:after="160" w:line="259" w:lineRule="auto"/>
              <w:rPr>
                <w:rFonts w:cs="CordiaUPC"/>
              </w:rPr>
            </w:pPr>
            <w:r w:rsidRPr="001142BC">
              <w:t xml:space="preserve">List of Value </w:t>
            </w:r>
            <w:r w:rsidRPr="001142BC">
              <w:rPr>
                <w:rFonts w:cs="Angsana New"/>
                <w:cs/>
              </w:rPr>
              <w:t xml:space="preserve">: </w:t>
            </w:r>
            <w:r w:rsidRPr="00B916D9">
              <w:rPr>
                <w:rFonts w:cs="Angsana New"/>
                <w:cs/>
              </w:rPr>
              <w:t>ดึงข้อมูลจาก</w:t>
            </w:r>
            <w:r w:rsidRPr="00B916D9">
              <w:rPr>
                <w:rFonts w:cs="CordiaUPC"/>
              </w:rPr>
              <w:t xml:space="preserve">DB </w:t>
            </w:r>
            <w:r w:rsidRPr="00B916D9">
              <w:rPr>
                <w:rFonts w:cs="Angsana New"/>
                <w:cs/>
              </w:rPr>
              <w:t xml:space="preserve">ที่ </w:t>
            </w:r>
            <w:r w:rsidRPr="00B916D9">
              <w:rPr>
                <w:rFonts w:cs="CordiaUPC"/>
              </w:rPr>
              <w:t xml:space="preserve">Table FLW_CFG_LOV </w:t>
            </w:r>
            <w:r w:rsidRPr="00B916D9">
              <w:rPr>
                <w:rFonts w:cs="Angsana New"/>
                <w:cs/>
              </w:rPr>
              <w:t xml:space="preserve">โดย </w:t>
            </w:r>
            <w:r w:rsidRPr="00B916D9">
              <w:rPr>
                <w:rFonts w:cs="CordiaUPC"/>
              </w:rPr>
              <w:t xml:space="preserve">group_type </w:t>
            </w:r>
            <w:r w:rsidRPr="00B916D9">
              <w:rPr>
                <w:rFonts w:cs="Angsana New"/>
                <w:cs/>
              </w:rPr>
              <w:t>= ‘</w:t>
            </w:r>
            <w:r w:rsidRPr="008979A8">
              <w:rPr>
                <w:rFonts w:cs="CordiaUPC"/>
              </w:rPr>
              <w:t>Duration</w:t>
            </w:r>
            <w:r>
              <w:rPr>
                <w:rFonts w:cs="CordiaUPC"/>
              </w:rPr>
              <w:t xml:space="preserve"> Unit</w:t>
            </w:r>
            <w:r>
              <w:rPr>
                <w:rFonts w:cs="Angsana New"/>
                <w:cs/>
              </w:rPr>
              <w:t xml:space="preserve">’ </w:t>
            </w:r>
            <w:r>
              <w:rPr>
                <w:rFonts w:hint="cs" w:cs="Angsana New"/>
                <w:cs/>
              </w:rPr>
              <w:t xml:space="preserve">และ </w:t>
            </w:r>
            <w:r>
              <w:rPr>
                <w:rFonts w:cs="CordiaUPC"/>
              </w:rPr>
              <w:t xml:space="preserve">par_row_id_concat </w:t>
            </w:r>
            <w:r>
              <w:rPr>
                <w:rFonts w:hint="cs" w:cs="Angsana New"/>
                <w:cs/>
              </w:rPr>
              <w:t xml:space="preserve">ประกอบด้วย </w:t>
            </w:r>
            <w:r w:rsidRPr="001142BC">
              <w:t>customerType</w:t>
            </w:r>
          </w:p>
        </w:tc>
      </w:tr>
      <w:tr w:rsidRPr="008979A8" w:rsidR="003A0B50" w:rsidTr="00D42CF4" w14:paraId="6C5B8F3C" w14:textId="77777777">
        <w:tc>
          <w:tcPr>
            <w:tcW w:w="5000" w:type="pct"/>
            <w:gridSpan w:val="3"/>
            <w:shd w:val="clear" w:color="auto" w:fill="D6E3BC" w:themeFill="accent3" w:themeFillTint="66"/>
          </w:tcPr>
          <w:p w:rsidRPr="008979A8" w:rsidR="003A0B50" w:rsidP="00D42CF4" w:rsidRDefault="003A0B50" w14:paraId="19444D70" w14:textId="77777777">
            <w:pPr>
              <w:pStyle w:val="HeaderTable"/>
            </w:pPr>
            <w:r w:rsidRPr="008979A8">
              <w:t xml:space="preserve">End Duration </w:t>
            </w:r>
            <w:r>
              <w:t>Section</w:t>
            </w:r>
          </w:p>
        </w:tc>
      </w:tr>
      <w:tr w:rsidRPr="008979A8" w:rsidR="003A0B50" w:rsidTr="00D42CF4" w14:paraId="6CE01BB9" w14:textId="77777777">
        <w:tc>
          <w:tcPr>
            <w:tcW w:w="5000" w:type="pct"/>
            <w:gridSpan w:val="3"/>
            <w:shd w:val="clear" w:color="auto" w:fill="D6E3BC" w:themeFill="accent3" w:themeFillTint="66"/>
          </w:tcPr>
          <w:p w:rsidR="003A0B50" w:rsidP="00D42CF4" w:rsidRDefault="003A0B50" w14:paraId="0F92F0ED" w14:textId="77777777">
            <w:pPr>
              <w:pStyle w:val="HeaderTable"/>
              <w:rPr>
                <w:lang w:bidi="th-TH"/>
              </w:rPr>
            </w:pPr>
            <w:r>
              <w:rPr>
                <w:lang w:bidi="th-TH"/>
              </w:rPr>
              <w:t>Bill Cycle Section</w:t>
            </w:r>
          </w:p>
          <w:p w:rsidRPr="009A2226" w:rsidR="003A0B50" w:rsidP="00E42349" w:rsidRDefault="003A0B50" w14:paraId="13317EF4" w14:textId="3D432D41">
            <w:r>
              <w:rPr>
                <w:rFonts w:hint="cs"/>
                <w:cs/>
              </w:rPr>
              <w:t xml:space="preserve">ถ้ามาจาก </w:t>
            </w:r>
            <w:r>
              <w:t>Tab Reward per Target Customer</w:t>
            </w:r>
            <w:r w:rsidR="00423586">
              <w:rPr>
                <w:rFonts w:cs="CordiaUPC"/>
                <w:cs/>
              </w:rPr>
              <w:t xml:space="preserve"> </w:t>
            </w:r>
            <w:r w:rsidR="00423586">
              <w:rPr>
                <w:rFonts w:hint="cs"/>
                <w:cs/>
              </w:rPr>
              <w:t>หรือ</w:t>
            </w:r>
            <w:r>
              <w:rPr>
                <w:rFonts w:cs="CordiaUPC"/>
                <w:cs/>
              </w:rPr>
              <w:t xml:space="preserve"> </w:t>
            </w:r>
            <w:r w:rsidR="004805BE">
              <w:t>Customer Type</w:t>
            </w:r>
            <w:r w:rsidR="00423586">
              <w:rPr>
                <w:rFonts w:cs="CordiaUPC"/>
                <w:cs/>
              </w:rPr>
              <w:t xml:space="preserve"> = “</w:t>
            </w:r>
            <w:r w:rsidR="00423586">
              <w:t>Pre paid</w:t>
            </w:r>
            <w:r w:rsidR="00423586">
              <w:rPr>
                <w:rFonts w:cs="CordiaUPC"/>
                <w:cs/>
              </w:rPr>
              <w:t xml:space="preserve">” </w:t>
            </w:r>
            <w:r w:rsidR="00423586">
              <w:rPr>
                <w:rFonts w:hint="cs"/>
                <w:cs/>
              </w:rPr>
              <w:t xml:space="preserve">และ </w:t>
            </w:r>
            <w:r w:rsidR="00423586">
              <w:t xml:space="preserve">Multi Duration </w:t>
            </w:r>
            <w:r w:rsidR="00423586">
              <w:rPr>
                <w:rFonts w:cs="CordiaUPC"/>
                <w:cs/>
              </w:rPr>
              <w:t>= “</w:t>
            </w:r>
            <w:r w:rsidR="00423586">
              <w:t>Yes</w:t>
            </w:r>
            <w:r w:rsidR="00423586"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ให้ </w:t>
            </w:r>
            <w:r>
              <w:t xml:space="preserve">Visible </w:t>
            </w:r>
            <w:r>
              <w:rPr>
                <w:rFonts w:hint="cs"/>
                <w:cs/>
              </w:rPr>
              <w:t xml:space="preserve">ถ้าไม่ใช่ให้ </w:t>
            </w:r>
            <w:r>
              <w:t>Invisible</w:t>
            </w:r>
          </w:p>
        </w:tc>
      </w:tr>
      <w:tr w:rsidRPr="008979A8" w:rsidR="003A0B50" w:rsidTr="00D42CF4" w14:paraId="42383620" w14:textId="77777777">
        <w:tc>
          <w:tcPr>
            <w:tcW w:w="1026" w:type="pct"/>
          </w:tcPr>
          <w:p w:rsidRPr="008979A8" w:rsidR="003A0B50" w:rsidP="00D42CF4" w:rsidRDefault="003A0B50" w14:paraId="6C94742D" w14:textId="77777777">
            <w:pPr>
              <w:rPr>
                <w:rFonts w:cs="CordiaUPC"/>
                <w:cs/>
              </w:rPr>
            </w:pPr>
            <w:r>
              <w:rPr>
                <w:rFonts w:cs="CordiaUPC"/>
              </w:rPr>
              <w:t>billCycle</w:t>
            </w:r>
            <w:r w:rsidRPr="008979A8">
              <w:rPr>
                <w:rFonts w:cs="CordiaUPC"/>
              </w:rPr>
              <w:t>Type</w:t>
            </w:r>
          </w:p>
        </w:tc>
        <w:tc>
          <w:tcPr>
            <w:tcW w:w="900" w:type="pct"/>
          </w:tcPr>
          <w:p w:rsidRPr="008979A8" w:rsidR="003A0B50" w:rsidP="00D42CF4" w:rsidRDefault="003A0B50" w14:paraId="1639D8D0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>Radio Button</w:t>
            </w:r>
          </w:p>
        </w:tc>
        <w:tc>
          <w:tcPr>
            <w:tcW w:w="3074" w:type="pct"/>
          </w:tcPr>
          <w:p w:rsidR="003A0B50" w:rsidP="00D42CF4" w:rsidRDefault="003A0B50" w14:paraId="443F5DC8" w14:textId="77777777">
            <w:pPr>
              <w:rPr>
                <w:rFonts w:cs="CordiaUPC"/>
                <w:color w:val="FF0000"/>
              </w:rPr>
            </w:pPr>
            <w:r w:rsidRPr="008979A8">
              <w:rPr>
                <w:rFonts w:cs="CordiaUPC"/>
              </w:rPr>
              <w:t xml:space="preserve">Label </w:t>
            </w:r>
            <w:r w:rsidRPr="008979A8">
              <w:rPr>
                <w:rFonts w:cs="Angsana New"/>
                <w:cs/>
              </w:rPr>
              <w:t xml:space="preserve">:  </w:t>
            </w:r>
            <w:r w:rsidRPr="008979A8">
              <w:rPr>
                <w:rFonts w:cs="Angsana New"/>
                <w:color w:val="FF0000"/>
                <w:cs/>
              </w:rPr>
              <w:t>*</w:t>
            </w:r>
            <w:r>
              <w:rPr>
                <w:rFonts w:cs="CordiaUPC"/>
                <w:color w:val="FF0000"/>
              </w:rPr>
              <w:t>Bill Cycle</w:t>
            </w:r>
            <w:r w:rsidRPr="008979A8">
              <w:rPr>
                <w:rFonts w:cs="CordiaUPC"/>
                <w:color w:val="FF0000"/>
              </w:rPr>
              <w:t xml:space="preserve"> Type</w:t>
            </w:r>
          </w:p>
          <w:p w:rsidR="003A0B50" w:rsidP="00D42CF4" w:rsidRDefault="003A0B50" w14:paraId="16097FE3" w14:textId="4D3AE18F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List of Value </w:t>
            </w:r>
            <w:r>
              <w:rPr>
                <w:rFonts w:cs="Angsana New"/>
                <w:cs/>
              </w:rPr>
              <w:t xml:space="preserve">: </w:t>
            </w:r>
            <w:r w:rsidRPr="00B916D9">
              <w:rPr>
                <w:rFonts w:cs="Angsana New"/>
                <w:cs/>
              </w:rPr>
              <w:t>ดึงข้อมูลจาก</w:t>
            </w:r>
            <w:r w:rsidRPr="00B916D9">
              <w:rPr>
                <w:rFonts w:cs="CordiaUPC"/>
              </w:rPr>
              <w:t xml:space="preserve">DB </w:t>
            </w:r>
            <w:r w:rsidRPr="00B916D9">
              <w:rPr>
                <w:rFonts w:cs="Angsana New"/>
                <w:cs/>
              </w:rPr>
              <w:t xml:space="preserve">ที่ </w:t>
            </w:r>
            <w:r w:rsidRPr="00B916D9">
              <w:rPr>
                <w:rFonts w:cs="CordiaUPC"/>
              </w:rPr>
              <w:t xml:space="preserve">Table FLW_CFG_LOV </w:t>
            </w:r>
            <w:r w:rsidRPr="00B916D9">
              <w:rPr>
                <w:rFonts w:cs="Angsana New"/>
                <w:cs/>
              </w:rPr>
              <w:t xml:space="preserve">โดย </w:t>
            </w:r>
            <w:r w:rsidRPr="00B916D9">
              <w:rPr>
                <w:rFonts w:cs="CordiaUPC"/>
              </w:rPr>
              <w:t xml:space="preserve">group_type </w:t>
            </w:r>
            <w:r w:rsidRPr="00B916D9">
              <w:rPr>
                <w:rFonts w:cs="Angsana New"/>
                <w:cs/>
              </w:rPr>
              <w:t>= ‘</w:t>
            </w:r>
            <w:r w:rsidRPr="008979A8">
              <w:rPr>
                <w:rFonts w:cs="CordiaUPC"/>
              </w:rPr>
              <w:t>Duration</w:t>
            </w:r>
            <w:r>
              <w:rPr>
                <w:rFonts w:cs="Angsana New"/>
                <w:cs/>
              </w:rPr>
              <w:t xml:space="preserve"> </w:t>
            </w:r>
            <w:r w:rsidRPr="008979A8">
              <w:rPr>
                <w:rFonts w:cs="CordiaUPC"/>
              </w:rPr>
              <w:t>Type</w:t>
            </w:r>
            <w:r>
              <w:rPr>
                <w:rFonts w:cs="Angsana New"/>
                <w:cs/>
              </w:rPr>
              <w:t>’</w:t>
            </w:r>
          </w:p>
          <w:p w:rsidRPr="008979A8" w:rsidR="003A0B50" w:rsidP="00D42CF4" w:rsidRDefault="003A0B50" w14:paraId="057BF10C" w14:textId="77777777">
            <w:pPr>
              <w:spacing w:after="0" w:line="259" w:lineRule="auto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เมื่อคลิกเลือกค่าเป็น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Depend on Package</w:t>
            </w:r>
            <w:r>
              <w:rPr>
                <w:rFonts w:cs="Angsana New"/>
                <w:cs/>
              </w:rPr>
              <w:t xml:space="preserve">” </w:t>
            </w:r>
            <w:r w:rsidRPr="008979A8">
              <w:rPr>
                <w:rFonts w:cs="Angsana New"/>
                <w:cs/>
              </w:rPr>
              <w:t xml:space="preserve">ให้ </w:t>
            </w:r>
            <w:r w:rsidRPr="008979A8">
              <w:rPr>
                <w:rFonts w:cs="CordiaUPC"/>
              </w:rPr>
              <w:t xml:space="preserve">Default </w:t>
            </w:r>
            <w:r w:rsidRPr="008979A8">
              <w:rPr>
                <w:rFonts w:cs="Angsana New"/>
                <w:cs/>
              </w:rPr>
              <w:t>ค่า</w:t>
            </w:r>
          </w:p>
          <w:p w:rsidR="003A0B50" w:rsidP="00D42CF4" w:rsidRDefault="003A0B50" w14:paraId="7EDB1B11" w14:textId="52E70DC6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cs="CordiaUPC"/>
              </w:rPr>
            </w:pPr>
            <w:r>
              <w:rPr>
                <w:rFonts w:cs="CordiaUPC"/>
              </w:rPr>
              <w:t>billCycleValue</w:t>
            </w:r>
            <w:r w:rsidRPr="008979A8">
              <w:rPr>
                <w:rFonts w:cs="Angsana New"/>
                <w:cs/>
              </w:rPr>
              <w:t xml:space="preserve"> = </w:t>
            </w:r>
            <w:r>
              <w:rPr>
                <w:rFonts w:cs="CordiaUPC"/>
              </w:rPr>
              <w:t>packageBillCycle</w:t>
            </w:r>
          </w:p>
          <w:p w:rsidRPr="0096008C" w:rsidR="003A0B50" w:rsidP="00D42CF4" w:rsidRDefault="003A0B50" w14:paraId="36AA66D8" w14:textId="6BE51951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cs="CordiaUPC"/>
              </w:rPr>
            </w:pPr>
            <w:r>
              <w:rPr>
                <w:rFonts w:cs="CordiaUPC"/>
              </w:rPr>
              <w:t>billCycleUnit</w:t>
            </w:r>
            <w:r w:rsidRPr="00AA7778">
              <w:rPr>
                <w:rFonts w:cs="Angsana New"/>
                <w:cs/>
              </w:rPr>
              <w:t xml:space="preserve"> = </w:t>
            </w:r>
            <w:r>
              <w:rPr>
                <w:rFonts w:cs="CordiaUPC"/>
              </w:rPr>
              <w:t>packageBillCycleUnit</w:t>
            </w:r>
          </w:p>
        </w:tc>
      </w:tr>
      <w:tr w:rsidRPr="008979A8" w:rsidR="003A0B50" w:rsidTr="00D42CF4" w14:paraId="66103DDE" w14:textId="77777777">
        <w:tc>
          <w:tcPr>
            <w:tcW w:w="1026" w:type="pct"/>
          </w:tcPr>
          <w:p w:rsidRPr="008979A8" w:rsidR="003A0B50" w:rsidP="00D42CF4" w:rsidRDefault="003A0B50" w14:paraId="0181324F" w14:textId="77777777">
            <w:pPr>
              <w:rPr>
                <w:rFonts w:cs="CordiaUPC"/>
                <w:cs/>
              </w:rPr>
            </w:pPr>
            <w:r>
              <w:rPr>
                <w:rFonts w:cs="CordiaUPC"/>
              </w:rPr>
              <w:t>billCycleValue</w:t>
            </w:r>
          </w:p>
        </w:tc>
        <w:tc>
          <w:tcPr>
            <w:tcW w:w="900" w:type="pct"/>
          </w:tcPr>
          <w:p w:rsidRPr="008979A8" w:rsidR="003A0B50" w:rsidP="00D42CF4" w:rsidRDefault="003A0B50" w14:paraId="5473BB84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Text Box</w:t>
            </w:r>
          </w:p>
        </w:tc>
        <w:tc>
          <w:tcPr>
            <w:tcW w:w="3074" w:type="pct"/>
          </w:tcPr>
          <w:p w:rsidR="003A0B50" w:rsidP="00D42CF4" w:rsidRDefault="003A0B50" w14:paraId="76EDA758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 xml:space="preserve">Label </w:t>
            </w:r>
            <w:r w:rsidRPr="008979A8">
              <w:rPr>
                <w:rFonts w:cs="Angsana New"/>
                <w:cs/>
              </w:rPr>
              <w:t xml:space="preserve">:  </w:t>
            </w:r>
            <w:r>
              <w:rPr>
                <w:rFonts w:cs="Angsana New"/>
                <w:color w:val="FF0000"/>
                <w:cs/>
              </w:rPr>
              <w:t>*</w:t>
            </w:r>
            <w:r>
              <w:rPr>
                <w:rFonts w:cs="CordiaUPC"/>
                <w:color w:val="FF0000"/>
              </w:rPr>
              <w:t xml:space="preserve">Bill Cycle </w:t>
            </w:r>
            <w:r w:rsidRPr="0096008C">
              <w:rPr>
                <w:rFonts w:cs="Angsana New"/>
                <w:cs/>
              </w:rPr>
              <w:t>: …</w:t>
            </w:r>
            <w:r w:rsidRPr="0096008C">
              <w:rPr>
                <w:rFonts w:cs="CordiaUPC"/>
              </w:rPr>
              <w:t>Value</w:t>
            </w:r>
            <w:r w:rsidRPr="0096008C">
              <w:rPr>
                <w:rFonts w:cs="Angsana New"/>
                <w:cs/>
              </w:rPr>
              <w:t>… …</w:t>
            </w:r>
            <w:r w:rsidRPr="0096008C">
              <w:rPr>
                <w:rFonts w:cs="CordiaUPC"/>
              </w:rPr>
              <w:t>Unit</w:t>
            </w:r>
            <w:r w:rsidRPr="0096008C">
              <w:rPr>
                <w:rFonts w:cs="Angsana New"/>
                <w:cs/>
              </w:rPr>
              <w:t>…</w:t>
            </w:r>
          </w:p>
          <w:p w:rsidR="003A0B50" w:rsidP="00D42CF4" w:rsidRDefault="003A0B50" w14:paraId="1639D1F5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 xml:space="preserve">Enabled </w:t>
            </w:r>
            <w:r w:rsidRPr="008979A8">
              <w:rPr>
                <w:rFonts w:cs="Angsana New"/>
                <w:cs/>
              </w:rPr>
              <w:t xml:space="preserve">เมื่อ </w:t>
            </w:r>
            <w:r w:rsidRPr="008979A8">
              <w:rPr>
                <w:rFonts w:cs="CordiaUPC"/>
              </w:rPr>
              <w:t xml:space="preserve">Duration Type </w:t>
            </w:r>
            <w:r w:rsidRPr="008979A8">
              <w:rPr>
                <w:rFonts w:cs="Angsana New"/>
                <w:cs/>
              </w:rPr>
              <w:t>เป็น “</w:t>
            </w:r>
            <w:r w:rsidRPr="008979A8">
              <w:rPr>
                <w:rFonts w:cs="CordiaUPC"/>
              </w:rPr>
              <w:t>Specific</w:t>
            </w:r>
            <w:r w:rsidRPr="008979A8">
              <w:rPr>
                <w:rFonts w:cs="Angsana New"/>
                <w:cs/>
              </w:rPr>
              <w:t>”</w:t>
            </w:r>
          </w:p>
          <w:p w:rsidRPr="0096008C" w:rsidR="003A0B50" w:rsidP="00D42CF4" w:rsidRDefault="003A0B50" w14:paraId="43386890" w14:textId="7DD6CCCE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>:</w:t>
            </w:r>
            <w:r>
              <w:rPr>
                <w:rFonts w:hint="cs" w:cs="Angsana New"/>
                <w:cs/>
              </w:rPr>
              <w:t xml:space="preserve"> ใส่ได้เฉพาะตัวเลขเท่านั้น</w:t>
            </w:r>
          </w:p>
        </w:tc>
      </w:tr>
      <w:tr w:rsidRPr="008979A8" w:rsidR="003A0B50" w:rsidTr="00D42CF4" w14:paraId="794ABBDA" w14:textId="77777777">
        <w:tc>
          <w:tcPr>
            <w:tcW w:w="1026" w:type="pct"/>
          </w:tcPr>
          <w:p w:rsidRPr="008979A8" w:rsidR="003A0B50" w:rsidP="00D42CF4" w:rsidRDefault="003A0B50" w14:paraId="18225A86" w14:textId="77777777">
            <w:pPr>
              <w:rPr>
                <w:rFonts w:cs="CordiaUPC"/>
                <w:cs/>
              </w:rPr>
            </w:pPr>
            <w:r>
              <w:rPr>
                <w:rFonts w:cs="CordiaUPC"/>
              </w:rPr>
              <w:t>billCycleUnit</w:t>
            </w:r>
          </w:p>
        </w:tc>
        <w:tc>
          <w:tcPr>
            <w:tcW w:w="900" w:type="pct"/>
          </w:tcPr>
          <w:p w:rsidRPr="008979A8" w:rsidR="003A0B50" w:rsidP="00D42CF4" w:rsidRDefault="003A0B50" w14:paraId="78F7773B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>Drop Down List</w:t>
            </w:r>
          </w:p>
        </w:tc>
        <w:tc>
          <w:tcPr>
            <w:tcW w:w="3074" w:type="pct"/>
          </w:tcPr>
          <w:p w:rsidR="003A0B50" w:rsidP="00D42CF4" w:rsidRDefault="003A0B50" w14:paraId="48A6073F" w14:textId="77777777">
            <w:pPr>
              <w:spacing w:after="160" w:line="259" w:lineRule="auto"/>
              <w:rPr>
                <w:rFonts w:cs="CordiaUPC"/>
              </w:rPr>
            </w:pPr>
            <w:r w:rsidRPr="008979A8">
              <w:rPr>
                <w:rFonts w:cs="Angsana New"/>
                <w:cs/>
              </w:rPr>
              <w:t xml:space="preserve">อยู่บรรทัดเดียวกับ </w:t>
            </w:r>
            <w:r>
              <w:rPr>
                <w:rFonts w:cs="CordiaUPC"/>
              </w:rPr>
              <w:t>billCycleValue</w:t>
            </w:r>
          </w:p>
          <w:p w:rsidRPr="0096008C" w:rsidR="003A0B50" w:rsidP="00D42CF4" w:rsidRDefault="003A0B50" w14:paraId="2470DC9F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 xml:space="preserve">Enabled </w:t>
            </w:r>
            <w:r w:rsidRPr="008979A8">
              <w:rPr>
                <w:rFonts w:cs="Angsana New"/>
                <w:cs/>
              </w:rPr>
              <w:t xml:space="preserve">เมื่อ </w:t>
            </w:r>
            <w:r w:rsidRPr="008979A8">
              <w:rPr>
                <w:rFonts w:cs="CordiaUPC"/>
              </w:rPr>
              <w:t xml:space="preserve">Duration Type </w:t>
            </w:r>
            <w:r w:rsidRPr="008979A8">
              <w:rPr>
                <w:rFonts w:cs="Angsana New"/>
                <w:cs/>
              </w:rPr>
              <w:t>เป็น “</w:t>
            </w:r>
            <w:r w:rsidRPr="008979A8">
              <w:rPr>
                <w:rFonts w:cs="CordiaUPC"/>
              </w:rPr>
              <w:t>Specific</w:t>
            </w:r>
            <w:r w:rsidRPr="008979A8">
              <w:rPr>
                <w:rFonts w:cs="Angsana New"/>
                <w:cs/>
              </w:rPr>
              <w:t>”</w:t>
            </w:r>
          </w:p>
          <w:p w:rsidRPr="008979A8" w:rsidR="003A0B50" w:rsidP="000D2A0D" w:rsidRDefault="003A0B50" w14:paraId="18CC8659" w14:textId="2AFFB57B">
            <w:pPr>
              <w:rPr>
                <w:b/>
                <w:bCs/>
              </w:rPr>
            </w:pPr>
            <w:r w:rsidRPr="001142BC">
              <w:t xml:space="preserve">List of Value </w:t>
            </w:r>
            <w:r w:rsidRPr="001142BC">
              <w:rPr>
                <w:rFonts w:cs="Angsana New"/>
                <w:cs/>
              </w:rPr>
              <w:t xml:space="preserve">: </w:t>
            </w:r>
            <w:r w:rsidRPr="00B916D9">
              <w:rPr>
                <w:rFonts w:cs="Angsana New"/>
                <w:cs/>
              </w:rPr>
              <w:t>ดึงข้อมูลจาก</w:t>
            </w:r>
            <w:r w:rsidRPr="00B916D9">
              <w:rPr>
                <w:rFonts w:cs="CordiaUPC"/>
              </w:rPr>
              <w:t xml:space="preserve">DB </w:t>
            </w:r>
            <w:r w:rsidRPr="00B916D9">
              <w:rPr>
                <w:rFonts w:cs="Angsana New"/>
                <w:cs/>
              </w:rPr>
              <w:t xml:space="preserve">ที่ </w:t>
            </w:r>
            <w:r w:rsidRPr="00B916D9">
              <w:rPr>
                <w:rFonts w:cs="CordiaUPC"/>
              </w:rPr>
              <w:t xml:space="preserve">Table FLW_CFG_LOV </w:t>
            </w:r>
            <w:r w:rsidRPr="00B916D9">
              <w:rPr>
                <w:rFonts w:cs="Angsana New"/>
                <w:cs/>
              </w:rPr>
              <w:t xml:space="preserve">โดย </w:t>
            </w:r>
            <w:r w:rsidRPr="00B916D9">
              <w:rPr>
                <w:rFonts w:cs="CordiaUPC"/>
              </w:rPr>
              <w:t xml:space="preserve">group_type </w:t>
            </w:r>
            <w:r w:rsidRPr="00B916D9">
              <w:rPr>
                <w:rFonts w:cs="Angsana New"/>
                <w:cs/>
              </w:rPr>
              <w:t>= ‘</w:t>
            </w:r>
            <w:r w:rsidRPr="008979A8">
              <w:rPr>
                <w:rFonts w:cs="CordiaUPC"/>
              </w:rPr>
              <w:t>Duration</w:t>
            </w:r>
            <w:r>
              <w:rPr>
                <w:rFonts w:cs="CordiaUPC"/>
              </w:rPr>
              <w:t xml:space="preserve"> Unit</w:t>
            </w:r>
            <w:r>
              <w:rPr>
                <w:rFonts w:cs="Angsana New"/>
                <w:cs/>
              </w:rPr>
              <w:t xml:space="preserve">’ </w:t>
            </w:r>
            <w:r>
              <w:rPr>
                <w:rFonts w:hint="cs" w:cs="Angsana New"/>
                <w:cs/>
              </w:rPr>
              <w:t xml:space="preserve">และ </w:t>
            </w:r>
            <w:r>
              <w:rPr>
                <w:rFonts w:cs="CordiaUPC"/>
              </w:rPr>
              <w:t xml:space="preserve">par_row_id_concat </w:t>
            </w:r>
            <w:r>
              <w:rPr>
                <w:rFonts w:hint="cs" w:cs="Angsana New"/>
                <w:cs/>
              </w:rPr>
              <w:t xml:space="preserve">ประกอบด้วย </w:t>
            </w:r>
            <w:r w:rsidRPr="001142BC">
              <w:t>customerType</w:t>
            </w:r>
          </w:p>
        </w:tc>
      </w:tr>
      <w:tr w:rsidRPr="008979A8" w:rsidR="003A0B50" w:rsidTr="00D42CF4" w14:paraId="2C7E0780" w14:textId="77777777">
        <w:tc>
          <w:tcPr>
            <w:tcW w:w="5000" w:type="pct"/>
            <w:gridSpan w:val="3"/>
            <w:shd w:val="clear" w:color="auto" w:fill="D6E3BC" w:themeFill="accent3" w:themeFillTint="66"/>
          </w:tcPr>
          <w:p w:rsidRPr="009A2226" w:rsidR="003A0B50" w:rsidP="00D42CF4" w:rsidRDefault="003A0B50" w14:paraId="43158AE3" w14:textId="77777777">
            <w:pPr>
              <w:pStyle w:val="HeaderTable"/>
            </w:pPr>
            <w:r>
              <w:rPr>
                <w:lang w:bidi="th-TH"/>
              </w:rPr>
              <w:t>End Bill Cycle Section</w:t>
            </w:r>
          </w:p>
        </w:tc>
      </w:tr>
      <w:tr w:rsidRPr="008979A8" w:rsidR="003A0B50" w:rsidTr="00D42CF4" w14:paraId="0C72689A" w14:textId="77777777">
        <w:tc>
          <w:tcPr>
            <w:tcW w:w="1026" w:type="pct"/>
          </w:tcPr>
          <w:p w:rsidRPr="008979A8" w:rsidR="003A0B50" w:rsidP="00D42CF4" w:rsidRDefault="003A0B50" w14:paraId="79F27597" w14:textId="77777777">
            <w:pPr>
              <w:rPr>
                <w:rFonts w:cs="CordiaUPC"/>
              </w:rPr>
            </w:pPr>
            <w:r w:rsidRPr="008979A8">
              <w:rPr>
                <w:rFonts w:cs="Angsana New"/>
                <w:cs/>
              </w:rPr>
              <w:t xml:space="preserve">ปุ่ม </w:t>
            </w:r>
            <w:r w:rsidRPr="008979A8">
              <w:rPr>
                <w:rFonts w:cs="CordiaUPC"/>
              </w:rPr>
              <w:t>Add</w:t>
            </w:r>
          </w:p>
        </w:tc>
        <w:tc>
          <w:tcPr>
            <w:tcW w:w="900" w:type="pct"/>
          </w:tcPr>
          <w:p w:rsidRPr="008979A8" w:rsidR="003A0B50" w:rsidP="00D42CF4" w:rsidRDefault="003A0B50" w14:paraId="6596159E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>Button</w:t>
            </w:r>
          </w:p>
        </w:tc>
        <w:tc>
          <w:tcPr>
            <w:tcW w:w="3074" w:type="pct"/>
          </w:tcPr>
          <w:p w:rsidR="003A0B50" w:rsidP="00D42CF4" w:rsidRDefault="003A0B50" w14:paraId="49C840AA" w14:textId="77777777">
            <w:pPr>
              <w:pStyle w:val="HeaderTable"/>
              <w:rPr>
                <w:b w:val="0"/>
                <w:bCs/>
                <w:lang w:bidi="th-TH"/>
              </w:rPr>
            </w:pPr>
            <w:r w:rsidRPr="008979A8">
              <w:rPr>
                <w:b w:val="0"/>
                <w:bCs/>
                <w:lang w:bidi="th-TH"/>
              </w:rPr>
              <w:t xml:space="preserve">Visible </w:t>
            </w:r>
            <w:r w:rsidRPr="008979A8">
              <w:rPr>
                <w:rFonts w:cs="Angsana New"/>
                <w:cs/>
                <w:lang w:bidi="th-TH"/>
              </w:rPr>
              <w:t>เมื่อมี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b w:val="0"/>
                <w:bCs/>
                <w:lang w:bidi="th-TH"/>
              </w:rPr>
              <w:t xml:space="preserve">Event </w:t>
            </w:r>
            <w:r w:rsidRPr="008979A8">
              <w:rPr>
                <w:rFonts w:cs="Angsana New"/>
                <w:cs/>
                <w:lang w:bidi="th-TH"/>
              </w:rPr>
              <w:t>มาจาก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b w:val="0"/>
                <w:bCs/>
                <w:lang w:bidi="th-TH"/>
              </w:rPr>
              <w:t xml:space="preserve">Table </w:t>
            </w:r>
            <w:r>
              <w:rPr>
                <w:b w:val="0"/>
                <w:bCs/>
                <w:lang w:bidi="th-TH"/>
              </w:rPr>
              <w:t>Section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rFonts w:cs="Angsana New"/>
                <w:cs/>
                <w:lang w:bidi="th-TH"/>
              </w:rPr>
              <w:t>เป็น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“</w:t>
            </w:r>
            <w:r w:rsidRPr="008979A8">
              <w:rPr>
                <w:b w:val="0"/>
                <w:bCs/>
                <w:lang w:bidi="th-TH"/>
              </w:rPr>
              <w:t>Add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>”</w:t>
            </w:r>
          </w:p>
          <w:p w:rsidR="003A0B50" w:rsidP="00D42CF4" w:rsidRDefault="003A0B50" w14:paraId="226593AD" w14:textId="77777777">
            <w:pPr>
              <w:spacing w:before="240" w:after="0"/>
            </w:pPr>
            <w:r>
              <w:rPr>
                <w:rFonts w:hint="cs"/>
                <w:cs/>
              </w:rPr>
              <w:t>เมื่อกดปุ่ม</w:t>
            </w:r>
          </w:p>
          <w:p w:rsidR="003A0B50" w:rsidP="00D42CF4" w:rsidRDefault="003A0B50" w14:paraId="2DDF0620" w14:textId="77777777">
            <w:pPr>
              <w:pStyle w:val="ListParagraph"/>
              <w:numPr>
                <w:ilvl w:val="0"/>
                <w:numId w:val="4"/>
              </w:numPr>
              <w:spacing w:after="0" w:line="259" w:lineRule="auto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Validate </w:t>
            </w:r>
            <w:r>
              <w:rPr>
                <w:rFonts w:hint="cs" w:cs="Angsana New"/>
                <w:cs/>
              </w:rPr>
              <w:t>ข้อมูลในหน้าจอ</w:t>
            </w:r>
          </w:p>
          <w:p w:rsidRPr="00622722" w:rsidR="003A0B50" w:rsidP="00D42CF4" w:rsidRDefault="003A0B50" w14:paraId="5FFACEE4" w14:textId="77777777">
            <w:pPr>
              <w:pStyle w:val="ListParagraph"/>
              <w:numPr>
                <w:ilvl w:val="0"/>
                <w:numId w:val="4"/>
              </w:numPr>
              <w:spacing w:after="0" w:line="259" w:lineRule="auto"/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Add </w:t>
            </w:r>
            <w:r>
              <w:rPr>
                <w:rFonts w:hint="cs" w:cs="Angsana New"/>
                <w:cs/>
              </w:rPr>
              <w:t xml:space="preserve">ข้อมูลลงในส่วนของ </w:t>
            </w:r>
            <w:r>
              <w:rPr>
                <w:rFonts w:cs="CordiaUPC"/>
              </w:rPr>
              <w:t>Table Section</w:t>
            </w:r>
          </w:p>
          <w:p w:rsidR="003A0B50" w:rsidP="007055B4" w:rsidRDefault="003A0B50" w14:paraId="33DFF5CB" w14:textId="77777777">
            <w:pPr>
              <w:pStyle w:val="ListParagraph"/>
              <w:numPr>
                <w:ilvl w:val="0"/>
                <w:numId w:val="27"/>
              </w:numPr>
            </w:pPr>
            <w:r>
              <w:rPr>
                <w:rFonts w:hint="cs"/>
                <w:cs/>
              </w:rPr>
              <w:t xml:space="preserve">ให้ทำการ </w:t>
            </w:r>
            <w:r>
              <w:t xml:space="preserve">Sort Row </w:t>
            </w:r>
            <w:r>
              <w:rPr>
                <w:rFonts w:hint="cs"/>
                <w:cs/>
              </w:rPr>
              <w:t xml:space="preserve">ตาม </w:t>
            </w:r>
            <w:r>
              <w:t xml:space="preserve">Logic </w:t>
            </w:r>
            <w:r>
              <w:rPr>
                <w:rFonts w:hint="cs"/>
                <w:cs/>
              </w:rPr>
              <w:t>และลำดับดังนี้</w:t>
            </w:r>
          </w:p>
          <w:p w:rsidR="003A0B50" w:rsidP="007055B4" w:rsidRDefault="003A0B50" w14:paraId="31E534FA" w14:textId="77777777">
            <w:pPr>
              <w:pStyle w:val="ListParagraph"/>
              <w:numPr>
                <w:ilvl w:val="0"/>
                <w:numId w:val="26"/>
              </w:numPr>
              <w:spacing w:after="160" w:line="259" w:lineRule="auto"/>
            </w:pPr>
            <w:r>
              <w:t>Duration From</w:t>
            </w:r>
          </w:p>
          <w:p w:rsidR="003A0B50" w:rsidP="007055B4" w:rsidRDefault="003A0B50" w14:paraId="412E388E" w14:textId="77777777">
            <w:pPr>
              <w:pStyle w:val="ListParagraph"/>
              <w:numPr>
                <w:ilvl w:val="0"/>
                <w:numId w:val="26"/>
              </w:numPr>
              <w:spacing w:after="160" w:line="259" w:lineRule="auto"/>
            </w:pPr>
            <w:r>
              <w:t>Duration To</w:t>
            </w:r>
          </w:p>
          <w:p w:rsidRPr="008979A8" w:rsidR="003A0B50" w:rsidP="00D42CF4" w:rsidRDefault="003A0B50" w14:paraId="08890ADD" w14:textId="77777777">
            <w:pPr>
              <w:pStyle w:val="ListParagraph"/>
              <w:numPr>
                <w:ilvl w:val="0"/>
                <w:numId w:val="4"/>
              </w:numPr>
              <w:spacing w:after="0" w:line="259" w:lineRule="auto"/>
            </w:pPr>
            <w:r w:rsidRPr="00667C8E">
              <w:rPr>
                <w:rFonts w:cs="Angsana New"/>
                <w:cs/>
              </w:rPr>
              <w:t>ให้ทำการเคลียร์ค่า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และ </w:t>
            </w:r>
            <w:r w:rsidRPr="00667C8E">
              <w:rPr>
                <w:rFonts w:cs="CordiaUPC"/>
              </w:rPr>
              <w:t>Invisible</w:t>
            </w:r>
            <w:r>
              <w:rPr>
                <w:rFonts w:cs="CordiaUPC"/>
                <w:szCs w:val="36"/>
              </w:rPr>
              <w:t xml:space="preserve"> Detail Section</w:t>
            </w:r>
          </w:p>
        </w:tc>
      </w:tr>
      <w:tr w:rsidRPr="008979A8" w:rsidR="003A0B50" w:rsidTr="00D42CF4" w14:paraId="0AF21C30" w14:textId="77777777">
        <w:tc>
          <w:tcPr>
            <w:tcW w:w="1026" w:type="pct"/>
          </w:tcPr>
          <w:p w:rsidRPr="008979A8" w:rsidR="003A0B50" w:rsidP="00D42CF4" w:rsidRDefault="003A0B50" w14:paraId="1C2384C9" w14:textId="77777777">
            <w:pPr>
              <w:rPr>
                <w:rFonts w:cs="CordiaUPC"/>
              </w:rPr>
            </w:pPr>
            <w:r w:rsidRPr="008979A8">
              <w:rPr>
                <w:rFonts w:cs="Angsana New"/>
                <w:cs/>
              </w:rPr>
              <w:t xml:space="preserve">ปุ่ม </w:t>
            </w:r>
            <w:r w:rsidRPr="008979A8">
              <w:rPr>
                <w:rFonts w:cs="CordiaUPC"/>
              </w:rPr>
              <w:t>Update</w:t>
            </w:r>
          </w:p>
        </w:tc>
        <w:tc>
          <w:tcPr>
            <w:tcW w:w="900" w:type="pct"/>
          </w:tcPr>
          <w:p w:rsidRPr="008979A8" w:rsidR="003A0B50" w:rsidP="00D42CF4" w:rsidRDefault="003A0B50" w14:paraId="19A9C646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>Button</w:t>
            </w:r>
          </w:p>
        </w:tc>
        <w:tc>
          <w:tcPr>
            <w:tcW w:w="3074" w:type="pct"/>
          </w:tcPr>
          <w:p w:rsidR="003A0B50" w:rsidP="00D42CF4" w:rsidRDefault="003A0B50" w14:paraId="21282833" w14:textId="77777777">
            <w:pPr>
              <w:pStyle w:val="HeaderTable"/>
              <w:spacing w:line="360" w:lineRule="auto"/>
              <w:rPr>
                <w:b w:val="0"/>
                <w:bCs/>
                <w:lang w:bidi="th-TH"/>
              </w:rPr>
            </w:pPr>
            <w:r w:rsidRPr="008979A8">
              <w:rPr>
                <w:b w:val="0"/>
                <w:bCs/>
                <w:lang w:bidi="th-TH"/>
              </w:rPr>
              <w:t xml:space="preserve">Visible </w:t>
            </w:r>
            <w:r w:rsidRPr="008979A8">
              <w:rPr>
                <w:rFonts w:cs="Angsana New"/>
                <w:cs/>
                <w:lang w:bidi="th-TH"/>
              </w:rPr>
              <w:t>เมื่อมี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b w:val="0"/>
                <w:bCs/>
                <w:lang w:bidi="th-TH"/>
              </w:rPr>
              <w:t xml:space="preserve">Event </w:t>
            </w:r>
            <w:r w:rsidRPr="008979A8">
              <w:rPr>
                <w:rFonts w:cs="Angsana New"/>
                <w:cs/>
                <w:lang w:bidi="th-TH"/>
              </w:rPr>
              <w:t>มาจาก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>
              <w:rPr>
                <w:b w:val="0"/>
                <w:bCs/>
                <w:lang w:bidi="th-TH"/>
              </w:rPr>
              <w:t>Table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>
              <w:rPr>
                <w:b w:val="0"/>
                <w:bCs/>
                <w:lang w:bidi="th-TH"/>
              </w:rPr>
              <w:t>Section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rFonts w:cs="Angsana New"/>
                <w:cs/>
                <w:lang w:bidi="th-TH"/>
              </w:rPr>
              <w:t>เป็น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“</w:t>
            </w:r>
            <w:r w:rsidRPr="008979A8">
              <w:rPr>
                <w:b w:val="0"/>
                <w:bCs/>
                <w:lang w:bidi="th-TH"/>
              </w:rPr>
              <w:t>Edit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>”</w:t>
            </w:r>
          </w:p>
          <w:p w:rsidR="003A0B50" w:rsidP="00D42CF4" w:rsidRDefault="003A0B50" w14:paraId="1C9AEBEB" w14:textId="77777777">
            <w:pPr>
              <w:pStyle w:val="HeaderTable"/>
              <w:rPr>
                <w:lang w:bidi="th-TH"/>
              </w:rPr>
            </w:pPr>
            <w:r>
              <w:rPr>
                <w:rFonts w:hint="cs" w:cs="Angsana New"/>
                <w:cs/>
                <w:lang w:bidi="th-TH"/>
              </w:rPr>
              <w:t>เมื่อกดปุ่ม</w:t>
            </w:r>
          </w:p>
          <w:p w:rsidR="003A0B50" w:rsidP="00D42CF4" w:rsidRDefault="003A0B50" w14:paraId="7E596378" w14:textId="77777777">
            <w:pPr>
              <w:pStyle w:val="ListParagraph"/>
              <w:numPr>
                <w:ilvl w:val="0"/>
                <w:numId w:val="6"/>
              </w:numPr>
              <w:spacing w:after="160" w:line="259" w:lineRule="auto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Validate </w:t>
            </w:r>
            <w:r>
              <w:rPr>
                <w:rFonts w:hint="cs" w:cs="Angsana New"/>
                <w:cs/>
              </w:rPr>
              <w:t>ข้อมูลในหน้าจอ</w:t>
            </w:r>
          </w:p>
          <w:p w:rsidR="003A0B50" w:rsidP="00D42CF4" w:rsidRDefault="003A0B50" w14:paraId="4649EF46" w14:textId="77777777">
            <w:pPr>
              <w:pStyle w:val="ListParagraph"/>
              <w:numPr>
                <w:ilvl w:val="0"/>
                <w:numId w:val="6"/>
              </w:numPr>
              <w:spacing w:after="160" w:line="259" w:lineRule="auto"/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Update </w:t>
            </w:r>
            <w:r>
              <w:rPr>
                <w:rFonts w:hint="cs" w:cs="Angsana New"/>
                <w:cs/>
              </w:rPr>
              <w:t xml:space="preserve">ข้อมูลลงในส่วนของ </w:t>
            </w:r>
            <w:r>
              <w:rPr>
                <w:rFonts w:cs="CordiaUPC"/>
              </w:rPr>
              <w:t xml:space="preserve">Table Section </w:t>
            </w:r>
          </w:p>
          <w:p w:rsidR="003A0B50" w:rsidP="007055B4" w:rsidRDefault="003A0B50" w14:paraId="1D6D33DD" w14:textId="77777777">
            <w:pPr>
              <w:pStyle w:val="ListParagraph"/>
              <w:numPr>
                <w:ilvl w:val="0"/>
                <w:numId w:val="27"/>
              </w:numPr>
            </w:pPr>
            <w:r>
              <w:rPr>
                <w:rFonts w:hint="cs"/>
                <w:cs/>
              </w:rPr>
              <w:t xml:space="preserve">ให้ทำการ </w:t>
            </w:r>
            <w:r>
              <w:t xml:space="preserve">Sort Row </w:t>
            </w:r>
            <w:r>
              <w:rPr>
                <w:rFonts w:hint="cs"/>
                <w:cs/>
              </w:rPr>
              <w:t xml:space="preserve">ตาม </w:t>
            </w:r>
            <w:r>
              <w:t xml:space="preserve">Logic </w:t>
            </w:r>
            <w:r>
              <w:rPr>
                <w:rFonts w:hint="cs"/>
                <w:cs/>
              </w:rPr>
              <w:t>และลำดับดังนี้</w:t>
            </w:r>
          </w:p>
          <w:p w:rsidR="003A0B50" w:rsidP="007055B4" w:rsidRDefault="003A0B50" w14:paraId="016B5A30" w14:textId="77777777">
            <w:pPr>
              <w:pStyle w:val="ListParagraph"/>
              <w:numPr>
                <w:ilvl w:val="0"/>
                <w:numId w:val="26"/>
              </w:numPr>
              <w:spacing w:after="160" w:line="259" w:lineRule="auto"/>
            </w:pPr>
            <w:r>
              <w:t>Duration From</w:t>
            </w:r>
          </w:p>
          <w:p w:rsidR="003A0B50" w:rsidP="007055B4" w:rsidRDefault="003A0B50" w14:paraId="0E6FA00F" w14:textId="77777777">
            <w:pPr>
              <w:pStyle w:val="ListParagraph"/>
              <w:numPr>
                <w:ilvl w:val="0"/>
                <w:numId w:val="26"/>
              </w:numPr>
              <w:spacing w:after="160" w:line="259" w:lineRule="auto"/>
            </w:pPr>
            <w:r>
              <w:t>Duration To</w:t>
            </w:r>
          </w:p>
          <w:p w:rsidRPr="008979A8" w:rsidR="003A0B50" w:rsidP="00D42CF4" w:rsidRDefault="003A0B50" w14:paraId="594A1AC7" w14:textId="77777777">
            <w:pPr>
              <w:pStyle w:val="ListParagraph"/>
              <w:numPr>
                <w:ilvl w:val="0"/>
                <w:numId w:val="6"/>
              </w:numPr>
              <w:spacing w:after="160" w:line="259" w:lineRule="auto"/>
              <w:rPr>
                <w:cs/>
              </w:rPr>
            </w:pPr>
            <w:r w:rsidRPr="00667C8E">
              <w:rPr>
                <w:rFonts w:cs="Angsana New"/>
                <w:cs/>
              </w:rPr>
              <w:t>ให้ทำการเคลียร์ค่า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และ </w:t>
            </w:r>
            <w:r w:rsidRPr="00667C8E">
              <w:rPr>
                <w:rFonts w:cs="CordiaUPC"/>
              </w:rPr>
              <w:t>Invisible</w:t>
            </w:r>
            <w:r>
              <w:rPr>
                <w:rFonts w:cs="CordiaUPC"/>
                <w:szCs w:val="36"/>
              </w:rPr>
              <w:t xml:space="preserve"> Detail Section</w:t>
            </w:r>
          </w:p>
        </w:tc>
      </w:tr>
      <w:tr w:rsidRPr="008979A8" w:rsidR="003A0B50" w:rsidTr="00D42CF4" w14:paraId="5308B6DC" w14:textId="77777777">
        <w:tc>
          <w:tcPr>
            <w:tcW w:w="1026" w:type="pct"/>
          </w:tcPr>
          <w:p w:rsidRPr="008979A8" w:rsidR="003A0B50" w:rsidP="00D42CF4" w:rsidRDefault="003A0B50" w14:paraId="05301364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ปุ่ม </w:t>
            </w:r>
            <w:r>
              <w:rPr>
                <w:rFonts w:cs="CordiaUPC"/>
              </w:rPr>
              <w:t>Cancel</w:t>
            </w:r>
          </w:p>
        </w:tc>
        <w:tc>
          <w:tcPr>
            <w:tcW w:w="900" w:type="pct"/>
          </w:tcPr>
          <w:p w:rsidRPr="008979A8" w:rsidR="003A0B50" w:rsidP="00D42CF4" w:rsidRDefault="003A0B50" w14:paraId="20648E6A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Button</w:t>
            </w:r>
          </w:p>
        </w:tc>
        <w:tc>
          <w:tcPr>
            <w:tcW w:w="3074" w:type="pct"/>
          </w:tcPr>
          <w:p w:rsidRPr="008979A8" w:rsidR="003A0B50" w:rsidP="00D42CF4" w:rsidRDefault="003A0B50" w14:paraId="4CB83CFE" w14:textId="77777777">
            <w:pPr>
              <w:rPr>
                <w:b/>
                <w:bCs/>
              </w:rPr>
            </w:pPr>
            <w:r>
              <w:rPr>
                <w:rFonts w:hint="cs"/>
                <w:cs/>
              </w:rPr>
              <w:t xml:space="preserve">ให้ทำการเคลียร์ค่าใน </w:t>
            </w:r>
            <w:r>
              <w:t>Detail Section</w:t>
            </w:r>
            <w:r>
              <w:rPr>
                <w:rFonts w:hint="cs"/>
                <w:cs/>
              </w:rPr>
              <w:t xml:space="preserve"> และทำการ </w:t>
            </w:r>
            <w:r>
              <w:t>Invisible Detail Section</w:t>
            </w:r>
          </w:p>
        </w:tc>
      </w:tr>
      <w:tr w:rsidRPr="008979A8" w:rsidR="003A0B50" w:rsidTr="00D42CF4" w14:paraId="3582158D" w14:textId="77777777">
        <w:tc>
          <w:tcPr>
            <w:tcW w:w="5000" w:type="pct"/>
            <w:gridSpan w:val="3"/>
            <w:shd w:val="clear" w:color="auto" w:fill="C2D69B" w:themeFill="accent3" w:themeFillTint="99"/>
          </w:tcPr>
          <w:p w:rsidRPr="008979A8" w:rsidR="003A0B50" w:rsidP="00D42CF4" w:rsidRDefault="003A0B50" w14:paraId="105C06EB" w14:textId="77777777">
            <w:pPr>
              <w:pStyle w:val="HeaderTable"/>
              <w:rPr>
                <w:b w:val="0"/>
                <w:bCs/>
                <w:lang w:bidi="th-TH"/>
              </w:rPr>
            </w:pPr>
            <w:r>
              <w:t>End Detail Section</w:t>
            </w:r>
          </w:p>
        </w:tc>
      </w:tr>
      <w:tr w:rsidRPr="008979A8" w:rsidR="003A0B50" w:rsidTr="00D42CF4" w14:paraId="381F1110" w14:textId="77777777">
        <w:tc>
          <w:tcPr>
            <w:tcW w:w="5000" w:type="pct"/>
            <w:gridSpan w:val="3"/>
            <w:shd w:val="clear" w:color="auto" w:fill="C2D69B" w:themeFill="accent3" w:themeFillTint="99"/>
          </w:tcPr>
          <w:p w:rsidRPr="00506339" w:rsidR="003A0B50" w:rsidP="00E269AB" w:rsidRDefault="003A0B50" w14:paraId="5A819431" w14:textId="53334505">
            <w:pPr>
              <w:pStyle w:val="HeaderTable"/>
            </w:pPr>
            <w:r>
              <w:t xml:space="preserve">New SMS Free Resource </w:t>
            </w:r>
            <w:r>
              <w:rPr>
                <w:lang w:bidi="th-TH"/>
              </w:rPr>
              <w:t>Pattern Section</w:t>
            </w:r>
          </w:p>
        </w:tc>
      </w:tr>
      <w:tr w:rsidRPr="008979A8" w:rsidR="003A0B50" w:rsidTr="00D42CF4" w14:paraId="46E3BEA4" w14:textId="77777777">
        <w:tc>
          <w:tcPr>
            <w:tcW w:w="1026" w:type="pct"/>
          </w:tcPr>
          <w:p w:rsidR="003A0B50" w:rsidP="00E269AB" w:rsidRDefault="003A0B50" w14:paraId="1ADE76EB" w14:textId="0C730094">
            <w:pPr>
              <w:rPr>
                <w:rFonts w:cs="CordiaUPC"/>
                <w:cs/>
              </w:rPr>
            </w:pPr>
            <w:r>
              <w:rPr>
                <w:rFonts w:cs="CordiaUPC"/>
              </w:rPr>
              <w:t>Mass SMS Free Resource on Shelf</w:t>
            </w:r>
          </w:p>
        </w:tc>
        <w:tc>
          <w:tcPr>
            <w:tcW w:w="900" w:type="pct"/>
          </w:tcPr>
          <w:p w:rsidR="003A0B50" w:rsidP="00D42CF4" w:rsidRDefault="003A0B50" w14:paraId="6384E29F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Screen</w:t>
            </w:r>
          </w:p>
        </w:tc>
        <w:tc>
          <w:tcPr>
            <w:tcW w:w="3074" w:type="pct"/>
          </w:tcPr>
          <w:p w:rsidRPr="008979A8" w:rsidR="003A0B50" w:rsidP="00D42CF4" w:rsidRDefault="003A0B50" w14:paraId="7BF6D203" w14:textId="77777777">
            <w:pPr>
              <w:pStyle w:val="HeaderTable"/>
              <w:rPr>
                <w:b w:val="0"/>
                <w:bCs/>
                <w:lang w:bidi="th-TH"/>
              </w:rPr>
            </w:pPr>
          </w:p>
        </w:tc>
      </w:tr>
      <w:tr w:rsidRPr="008979A8" w:rsidR="003A0B50" w:rsidTr="00D42CF4" w14:paraId="144FDDAB" w14:textId="77777777">
        <w:tc>
          <w:tcPr>
            <w:tcW w:w="5000" w:type="pct"/>
            <w:gridSpan w:val="3"/>
            <w:shd w:val="clear" w:color="auto" w:fill="C2D69B" w:themeFill="accent3" w:themeFillTint="99"/>
          </w:tcPr>
          <w:p w:rsidRPr="008979A8" w:rsidR="003A0B50" w:rsidP="00E269AB" w:rsidRDefault="003A0B50" w14:paraId="2A1575AB" w14:textId="1D51F172">
            <w:pPr>
              <w:pStyle w:val="HeaderTable"/>
              <w:rPr>
                <w:b w:val="0"/>
                <w:bCs/>
                <w:lang w:bidi="th-TH"/>
              </w:rPr>
            </w:pPr>
            <w:r>
              <w:rPr>
                <w:lang w:bidi="th-TH"/>
              </w:rPr>
              <w:t xml:space="preserve">End </w:t>
            </w:r>
            <w:r>
              <w:t xml:space="preserve">New SMS Free Resource </w:t>
            </w:r>
            <w:r>
              <w:rPr>
                <w:lang w:bidi="th-TH"/>
              </w:rPr>
              <w:t>Pattern Section</w:t>
            </w:r>
          </w:p>
        </w:tc>
      </w:tr>
    </w:tbl>
    <w:p w:rsidR="006B2F86" w:rsidP="00BB3F68" w:rsidRDefault="006B2F86" w14:paraId="56F7939B" w14:textId="77777777">
      <w:pPr>
        <w:pStyle w:val="Heading3"/>
        <w:numPr>
          <w:ilvl w:val="0"/>
          <w:numId w:val="60"/>
        </w:numPr>
        <w:rPr>
          <w:rFonts w:ascii="CordiaUPC" w:hAnsi="CordiaUPC" w:cs="CordiaUPC"/>
          <w:sz w:val="32"/>
          <w:szCs w:val="32"/>
        </w:rPr>
      </w:pPr>
      <w:r w:rsidRPr="008979A8">
        <w:rPr>
          <w:rFonts w:ascii="CordiaUPC" w:hAnsi="CordiaUPC" w:cs="CordiaUPC"/>
          <w:sz w:val="32"/>
          <w:szCs w:val="32"/>
        </w:rPr>
        <w:t>Script Validation</w:t>
      </w:r>
    </w:p>
    <w:tbl>
      <w:tblPr>
        <w:tblW w:w="4938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385"/>
        <w:gridCol w:w="2896"/>
        <w:gridCol w:w="3314"/>
        <w:gridCol w:w="1309"/>
      </w:tblGrid>
      <w:tr w:rsidRPr="008979A8" w:rsidR="006B2F86" w:rsidTr="00D42CF4" w14:paraId="7EED57C3" w14:textId="77777777">
        <w:trPr>
          <w:cantSplit/>
          <w:tblHeader/>
        </w:trPr>
        <w:tc>
          <w:tcPr>
            <w:tcW w:w="778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6B2F86" w:rsidP="00D42CF4" w:rsidRDefault="006B2F86" w14:paraId="72E67AC5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Error Code</w:t>
            </w:r>
          </w:p>
        </w:tc>
        <w:tc>
          <w:tcPr>
            <w:tcW w:w="1626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6B2F86" w:rsidP="00D42CF4" w:rsidRDefault="006B2F86" w14:paraId="0F00D320" w14:textId="77777777">
            <w:pPr>
              <w:rPr>
                <w:rFonts w:cs="CordiaUPC"/>
                <w:b/>
                <w:bCs/>
              </w:rPr>
            </w:pPr>
            <w:r>
              <w:rPr>
                <w:rFonts w:cs="CordiaUPC"/>
                <w:b/>
                <w:bCs/>
              </w:rPr>
              <w:t xml:space="preserve">Error Message </w:t>
            </w:r>
          </w:p>
        </w:tc>
        <w:tc>
          <w:tcPr>
            <w:tcW w:w="1861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6B2F86" w:rsidP="00D42CF4" w:rsidRDefault="006B2F86" w14:paraId="2DB03A55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Logic</w:t>
            </w:r>
          </w:p>
        </w:tc>
        <w:tc>
          <w:tcPr>
            <w:tcW w:w="735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6B2F86" w:rsidP="00D42CF4" w:rsidRDefault="006B2F86" w14:paraId="5CBAA233" w14:textId="77777777">
            <w:pPr>
              <w:rPr>
                <w:rFonts w:cs="CordiaUPC"/>
                <w:b/>
                <w:bCs/>
              </w:rPr>
            </w:pPr>
            <w:r>
              <w:rPr>
                <w:rFonts w:cs="CordiaUPC"/>
                <w:b/>
                <w:bCs/>
              </w:rPr>
              <w:t>Submit Call</w:t>
            </w:r>
          </w:p>
        </w:tc>
      </w:tr>
      <w:tr w:rsidR="006B2F86" w:rsidTr="00D42CF4" w14:paraId="4B8CBF13" w14:textId="77777777">
        <w:tc>
          <w:tcPr>
            <w:tcW w:w="778" w:type="pct"/>
          </w:tcPr>
          <w:p w:rsidRPr="00792590" w:rsidR="006B2F86" w:rsidP="00D42CF4" w:rsidRDefault="006B2F86" w14:paraId="724CE0DA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26" w:type="pct"/>
          </w:tcPr>
          <w:p w:rsidRPr="00E02D8D" w:rsidR="006B2F86" w:rsidP="00D42CF4" w:rsidRDefault="006B2F86" w14:paraId="0A5B05B5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Free Resource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Pr="00792590" w:rsidR="006B2F86" w:rsidP="00D42CF4" w:rsidRDefault="006B2F86" w14:paraId="60F6A3A1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Free Resource</w:t>
            </w:r>
            <w:r w:rsidRPr="008979A8"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="006B2F86" w:rsidP="00D42CF4" w:rsidRDefault="006B2F86" w14:paraId="70F03E23" w14:textId="77777777">
            <w:pPr>
              <w:rPr>
                <w:rFonts w:cs="CordiaUPC"/>
                <w:szCs w:val="36"/>
              </w:rPr>
            </w:pPr>
          </w:p>
        </w:tc>
      </w:tr>
      <w:tr w:rsidR="006B2F86" w:rsidTr="00D42CF4" w14:paraId="29802B1A" w14:textId="77777777">
        <w:tc>
          <w:tcPr>
            <w:tcW w:w="778" w:type="pct"/>
          </w:tcPr>
          <w:p w:rsidRPr="00304DEB" w:rsidR="006B2F86" w:rsidP="00D42CF4" w:rsidRDefault="006B2F86" w14:paraId="718B0734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26" w:type="pct"/>
          </w:tcPr>
          <w:p w:rsidR="006B2F86" w:rsidP="00D42CF4" w:rsidRDefault="006B2F86" w14:paraId="7DA044C8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Duration Type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6B2F86" w:rsidP="00D42CF4" w:rsidRDefault="006B2F86" w14:paraId="087BA645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Duration Type </w:t>
            </w:r>
            <w:r>
              <w:rPr>
                <w:rFonts w:hint="cs" w:cs="Angsana New"/>
                <w:cs/>
              </w:rPr>
              <w:t xml:space="preserve">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Pr="00CD78B8" w:rsidR="006B2F86" w:rsidP="00D42CF4" w:rsidRDefault="006B2F86" w14:paraId="0AA6510E" w14:textId="77777777">
            <w:pPr>
              <w:rPr>
                <w:rFonts w:cs="CordiaUPC"/>
                <w:szCs w:val="36"/>
              </w:rPr>
            </w:pPr>
          </w:p>
        </w:tc>
      </w:tr>
      <w:tr w:rsidR="006B2F86" w:rsidTr="00D42CF4" w14:paraId="0E1E8E61" w14:textId="77777777">
        <w:tc>
          <w:tcPr>
            <w:tcW w:w="778" w:type="pct"/>
          </w:tcPr>
          <w:p w:rsidRPr="00304DEB" w:rsidR="006B2F86" w:rsidP="00D42CF4" w:rsidRDefault="006B2F86" w14:paraId="350253F2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26" w:type="pct"/>
          </w:tcPr>
          <w:p w:rsidR="006B2F86" w:rsidP="00D42CF4" w:rsidRDefault="006B2F86" w14:paraId="355B3A0A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Duration From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6B2F86" w:rsidP="00D42CF4" w:rsidRDefault="006B2F86" w14:paraId="07CE6448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Duration From </w:t>
            </w:r>
            <w:r>
              <w:rPr>
                <w:rFonts w:hint="cs" w:cs="Angsana New"/>
                <w:cs/>
              </w:rPr>
              <w:t xml:space="preserve">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Pr="00CD78B8" w:rsidR="006B2F86" w:rsidP="00D42CF4" w:rsidRDefault="006B2F86" w14:paraId="13E9DF0C" w14:textId="77777777">
            <w:pPr>
              <w:rPr>
                <w:rFonts w:cs="CordiaUPC"/>
                <w:szCs w:val="36"/>
              </w:rPr>
            </w:pPr>
          </w:p>
        </w:tc>
      </w:tr>
      <w:tr w:rsidR="006B2F86" w:rsidTr="00D42CF4" w14:paraId="28A87CB7" w14:textId="77777777">
        <w:tc>
          <w:tcPr>
            <w:tcW w:w="778" w:type="pct"/>
          </w:tcPr>
          <w:p w:rsidRPr="00304DEB" w:rsidR="006B2F86" w:rsidP="00D42CF4" w:rsidRDefault="006B2F86" w14:paraId="4548C97F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26" w:type="pct"/>
          </w:tcPr>
          <w:p w:rsidR="006B2F86" w:rsidP="00D42CF4" w:rsidRDefault="006B2F86" w14:paraId="1466F810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Duration To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6B2F86" w:rsidP="00D42CF4" w:rsidRDefault="006B2F86" w14:paraId="4D473901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Duration To </w:t>
            </w:r>
            <w:r>
              <w:rPr>
                <w:rFonts w:hint="cs" w:cs="Angsana New"/>
                <w:cs/>
              </w:rPr>
              <w:t xml:space="preserve">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Pr="00CD78B8" w:rsidR="006B2F86" w:rsidP="00D42CF4" w:rsidRDefault="006B2F86" w14:paraId="4062C83C" w14:textId="77777777">
            <w:pPr>
              <w:rPr>
                <w:rFonts w:cs="CordiaUPC"/>
                <w:szCs w:val="36"/>
              </w:rPr>
            </w:pPr>
          </w:p>
        </w:tc>
      </w:tr>
      <w:tr w:rsidR="006B2F86" w:rsidTr="00D42CF4" w14:paraId="5B4BA18E" w14:textId="77777777">
        <w:tc>
          <w:tcPr>
            <w:tcW w:w="778" w:type="pct"/>
          </w:tcPr>
          <w:p w:rsidRPr="000E5AB7" w:rsidR="006B2F86" w:rsidP="00D42CF4" w:rsidRDefault="006B2F86" w14:paraId="62C546EE" w14:textId="77777777">
            <w:pPr>
              <w:rPr>
                <w:rFonts w:cs="CordiaUPC"/>
              </w:rPr>
            </w:pPr>
            <w:r w:rsidRPr="00C40991">
              <w:t>00023</w:t>
            </w:r>
          </w:p>
        </w:tc>
        <w:tc>
          <w:tcPr>
            <w:tcW w:w="1626" w:type="pct"/>
          </w:tcPr>
          <w:p w:rsidR="006B2F86" w:rsidP="00D42CF4" w:rsidRDefault="006B2F86" w14:paraId="453EF91E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Duration From</w:t>
            </w:r>
            <w:r>
              <w:t xml:space="preserve"> must be Integer </w:t>
            </w:r>
            <w:r>
              <w:rPr>
                <w:rFonts w:cs="Angsana New"/>
                <w:cs/>
              </w:rPr>
              <w:t>(</w:t>
            </w:r>
            <w:r>
              <w:t>Min 1, Max 99,999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1861" w:type="pct"/>
          </w:tcPr>
          <w:p w:rsidR="006B2F86" w:rsidP="00D42CF4" w:rsidRDefault="006B2F86" w14:paraId="1BE7D9E1" w14:textId="520E03FB">
            <w:pPr>
              <w:rPr>
                <w:rFonts w:cs="CordiaUPC"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durationFrom </w:t>
            </w:r>
            <w:r>
              <w:rPr>
                <w:rFonts w:hint="cs"/>
                <w:cs/>
              </w:rPr>
              <w:t xml:space="preserve">มีค่า ดังนั้น </w:t>
            </w:r>
            <w:r>
              <w:rPr>
                <w:rFonts w:cs="CordiaUPC"/>
              </w:rPr>
              <w:t>Duration From</w:t>
            </w:r>
            <w:r>
              <w:rPr>
                <w:rFonts w:hint="cs"/>
                <w:cs/>
              </w:rPr>
              <w:t xml:space="preserve"> จะต้องเป็นจำนวนเต็มและมีค่าอยู่ในช่วง </w:t>
            </w:r>
            <w:r>
              <w:t xml:space="preserve">1 </w:t>
            </w:r>
            <w:r w:rsidR="00FF6536">
              <w:rPr>
                <w:rFonts w:cs="Angsana New"/>
                <w:cs/>
              </w:rPr>
              <w:t>–</w:t>
            </w:r>
            <w:r>
              <w:rPr>
                <w:rFonts w:cs="Angsana New"/>
                <w:cs/>
              </w:rPr>
              <w:t xml:space="preserve"> </w:t>
            </w:r>
            <w:r>
              <w:t>99,999</w:t>
            </w:r>
          </w:p>
        </w:tc>
        <w:tc>
          <w:tcPr>
            <w:tcW w:w="735" w:type="pct"/>
          </w:tcPr>
          <w:p w:rsidRPr="00CD78B8" w:rsidR="006B2F86" w:rsidP="00D42CF4" w:rsidRDefault="006B2F86" w14:paraId="289E4862" w14:textId="77777777">
            <w:pPr>
              <w:rPr>
                <w:rFonts w:cs="CordiaUPC"/>
                <w:szCs w:val="36"/>
              </w:rPr>
            </w:pPr>
          </w:p>
        </w:tc>
      </w:tr>
      <w:tr w:rsidR="006B2F86" w:rsidTr="00D42CF4" w14:paraId="3E233858" w14:textId="77777777">
        <w:tc>
          <w:tcPr>
            <w:tcW w:w="778" w:type="pct"/>
          </w:tcPr>
          <w:p w:rsidRPr="000E5AB7" w:rsidR="006B2F86" w:rsidP="00D42CF4" w:rsidRDefault="006B2F86" w14:paraId="7F81A923" w14:textId="77777777">
            <w:pPr>
              <w:rPr>
                <w:rFonts w:cs="CordiaUPC"/>
              </w:rPr>
            </w:pPr>
            <w:r w:rsidRPr="00C40991">
              <w:t>00023</w:t>
            </w:r>
          </w:p>
        </w:tc>
        <w:tc>
          <w:tcPr>
            <w:tcW w:w="1626" w:type="pct"/>
          </w:tcPr>
          <w:p w:rsidR="006B2F86" w:rsidP="00D42CF4" w:rsidRDefault="006B2F86" w14:paraId="2C429AC7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Duration To</w:t>
            </w:r>
            <w:r w:rsidRPr="00CF160A">
              <w:rPr>
                <w:rFonts w:cs="Angsana New"/>
                <w:cs/>
              </w:rPr>
              <w:t xml:space="preserve"> </w:t>
            </w:r>
            <w:r>
              <w:t xml:space="preserve">must be Integer </w:t>
            </w:r>
            <w:r>
              <w:rPr>
                <w:rFonts w:cs="Angsana New"/>
                <w:cs/>
              </w:rPr>
              <w:t>(</w:t>
            </w:r>
            <w:r>
              <w:t>Min 1, Max 99,999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1861" w:type="pct"/>
          </w:tcPr>
          <w:p w:rsidR="006B2F86" w:rsidP="00D42CF4" w:rsidRDefault="006B2F86" w14:paraId="12388FE6" w14:textId="7EBB8B8C">
            <w:pPr>
              <w:rPr>
                <w:rFonts w:cs="CordiaUPC"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durationTo </w:t>
            </w:r>
            <w:r>
              <w:rPr>
                <w:rFonts w:hint="cs"/>
                <w:cs/>
              </w:rPr>
              <w:t xml:space="preserve">มีค่า ดังนั้น </w:t>
            </w:r>
            <w:r>
              <w:rPr>
                <w:rFonts w:cs="CordiaUPC"/>
              </w:rPr>
              <w:t>Duration To</w:t>
            </w:r>
            <w:r>
              <w:rPr>
                <w:rFonts w:hint="cs"/>
                <w:cs/>
              </w:rPr>
              <w:t xml:space="preserve"> จะต้องเป็นจำนวนเต็มและมีค่าอยู่ในช่วง </w:t>
            </w:r>
            <w:r>
              <w:t xml:space="preserve">1 </w:t>
            </w:r>
            <w:r w:rsidR="00FF6536">
              <w:rPr>
                <w:rFonts w:cs="Angsana New"/>
                <w:cs/>
              </w:rPr>
              <w:t>–</w:t>
            </w:r>
            <w:r>
              <w:rPr>
                <w:rFonts w:cs="Angsana New"/>
                <w:cs/>
              </w:rPr>
              <w:t xml:space="preserve"> </w:t>
            </w:r>
            <w:r>
              <w:t>99,999</w:t>
            </w:r>
          </w:p>
        </w:tc>
        <w:tc>
          <w:tcPr>
            <w:tcW w:w="735" w:type="pct"/>
          </w:tcPr>
          <w:p w:rsidRPr="00CD78B8" w:rsidR="006B2F86" w:rsidP="00D42CF4" w:rsidRDefault="006B2F86" w14:paraId="1EF52899" w14:textId="77777777">
            <w:pPr>
              <w:rPr>
                <w:rFonts w:cs="CordiaUPC"/>
                <w:szCs w:val="36"/>
              </w:rPr>
            </w:pPr>
          </w:p>
        </w:tc>
      </w:tr>
      <w:tr w:rsidR="006B2F86" w:rsidTr="00D42CF4" w14:paraId="1EBF4CCF" w14:textId="77777777">
        <w:tc>
          <w:tcPr>
            <w:tcW w:w="778" w:type="pct"/>
          </w:tcPr>
          <w:p w:rsidRPr="00304DEB" w:rsidR="006B2F86" w:rsidP="00D42CF4" w:rsidRDefault="006B2F86" w14:paraId="68355BBD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26" w:type="pct"/>
          </w:tcPr>
          <w:p w:rsidR="006B2F86" w:rsidP="00D42CF4" w:rsidRDefault="006B2F86" w14:paraId="620D3E58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Duration Unit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6B2F86" w:rsidP="00D42CF4" w:rsidRDefault="006B2F86" w14:paraId="311DAA42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Duration Unit </w:t>
            </w:r>
            <w:r>
              <w:rPr>
                <w:rFonts w:hint="cs" w:cs="Angsana New"/>
                <w:cs/>
              </w:rPr>
              <w:t xml:space="preserve">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Pr="00CD78B8" w:rsidR="006B2F86" w:rsidP="00D42CF4" w:rsidRDefault="006B2F86" w14:paraId="5A197C38" w14:textId="77777777">
            <w:pPr>
              <w:rPr>
                <w:rFonts w:cs="CordiaUPC"/>
                <w:szCs w:val="36"/>
              </w:rPr>
            </w:pPr>
          </w:p>
        </w:tc>
      </w:tr>
      <w:tr w:rsidR="006B2F86" w:rsidTr="00D42CF4" w14:paraId="6B08BC3D" w14:textId="77777777">
        <w:tc>
          <w:tcPr>
            <w:tcW w:w="778" w:type="pct"/>
          </w:tcPr>
          <w:p w:rsidRPr="00304DEB" w:rsidR="006B2F86" w:rsidP="00D42CF4" w:rsidRDefault="006B2F86" w14:paraId="2BF25A39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0001</w:t>
            </w:r>
            <w:r>
              <w:rPr>
                <w:rFonts w:ascii="CordiaUPC" w:hAnsi="CordiaUPC" w:cs="CordiaUPC"/>
                <w:sz w:val="28"/>
                <w:szCs w:val="28"/>
              </w:rPr>
              <w:t>4</w:t>
            </w:r>
          </w:p>
        </w:tc>
        <w:tc>
          <w:tcPr>
            <w:tcW w:w="1626" w:type="pct"/>
          </w:tcPr>
          <w:p w:rsidR="006B2F86" w:rsidP="00D42CF4" w:rsidRDefault="006B2F86" w14:paraId="0B7BF8F4" w14:textId="77777777">
            <w:pPr>
              <w:rPr>
                <w:rFonts w:cs="CordiaUPC"/>
              </w:rPr>
            </w:pPr>
            <w:r w:rsidRPr="00060444">
              <w:rPr>
                <w:rFonts w:cs="CordiaUPC"/>
              </w:rPr>
              <w:t>Duration To</w:t>
            </w:r>
            <w:r w:rsidRPr="00060444">
              <w:rPr>
                <w:rFonts w:cs="Angsana New"/>
                <w:b/>
                <w:bCs/>
                <w:cs/>
              </w:rPr>
              <w:t xml:space="preserve"> </w:t>
            </w:r>
            <w:r w:rsidRPr="00060444">
              <w:rPr>
                <w:rFonts w:cs="CordiaUPC"/>
                <w:bCs/>
              </w:rPr>
              <w:t xml:space="preserve">must be greater than or equal to </w:t>
            </w:r>
            <w:r w:rsidRPr="00060444">
              <w:rPr>
                <w:rFonts w:cs="CordiaUPC"/>
              </w:rPr>
              <w:t>Duration</w:t>
            </w:r>
            <w:r w:rsidRPr="00060444">
              <w:rPr>
                <w:rFonts w:cs="CordiaUPC"/>
                <w:bCs/>
              </w:rPr>
              <w:t xml:space="preserve"> F</w:t>
            </w:r>
            <w:r w:rsidRPr="00060444">
              <w:rPr>
                <w:rFonts w:cs="CordiaUPC"/>
              </w:rPr>
              <w:t>rom</w:t>
            </w:r>
          </w:p>
        </w:tc>
        <w:tc>
          <w:tcPr>
            <w:tcW w:w="1861" w:type="pct"/>
          </w:tcPr>
          <w:p w:rsidRPr="008979A8" w:rsidR="006B2F86" w:rsidP="00D42CF4" w:rsidRDefault="006B2F86" w14:paraId="2E0A5D9E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 xml:space="preserve">Duration To </w:t>
            </w:r>
            <w:r w:rsidRPr="008979A8">
              <w:rPr>
                <w:rFonts w:cs="Angsana New"/>
                <w:cs/>
              </w:rPr>
              <w:t xml:space="preserve">จะต้องมีค่ามากกว่าหรือเท่ากับ </w:t>
            </w:r>
            <w:r w:rsidRPr="008979A8">
              <w:rPr>
                <w:rFonts w:cs="CordiaUPC"/>
              </w:rPr>
              <w:t>Duration From</w:t>
            </w:r>
          </w:p>
          <w:p w:rsidR="006B2F86" w:rsidP="00D42CF4" w:rsidRDefault="006B2F86" w14:paraId="5EB639FB" w14:textId="77777777">
            <w:pPr>
              <w:rPr>
                <w:rFonts w:cs="CordiaUPC"/>
                <w:cs/>
              </w:rPr>
            </w:pPr>
          </w:p>
        </w:tc>
        <w:tc>
          <w:tcPr>
            <w:tcW w:w="735" w:type="pct"/>
          </w:tcPr>
          <w:p w:rsidRPr="00CD78B8" w:rsidR="006B2F86" w:rsidP="00D42CF4" w:rsidRDefault="006B2F86" w14:paraId="0FDB4C3F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6B2F86" w:rsidTr="00D42CF4" w14:paraId="334A0745" w14:textId="77777777">
        <w:tc>
          <w:tcPr>
            <w:tcW w:w="778" w:type="pct"/>
          </w:tcPr>
          <w:p w:rsidRPr="00304DEB" w:rsidR="006B2F86" w:rsidP="00D42CF4" w:rsidRDefault="006B2F86" w14:paraId="492A6892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0001</w:t>
            </w:r>
            <w:r>
              <w:rPr>
                <w:rFonts w:ascii="CordiaUPC" w:hAnsi="CordiaUPC" w:cs="CordiaUPC"/>
                <w:sz w:val="28"/>
                <w:szCs w:val="28"/>
              </w:rPr>
              <w:t>6</w:t>
            </w:r>
          </w:p>
        </w:tc>
        <w:tc>
          <w:tcPr>
            <w:tcW w:w="1626" w:type="pct"/>
          </w:tcPr>
          <w:p w:rsidRPr="00060444" w:rsidR="006B2F86" w:rsidP="00D42CF4" w:rsidRDefault="006B2F86" w14:paraId="7AFA7EFB" w14:textId="4CA27A96">
            <w:pPr>
              <w:rPr>
                <w:rFonts w:cs="CordiaUPC"/>
              </w:rPr>
            </w:pPr>
            <w:r w:rsidRPr="00060444">
              <w:rPr>
                <w:rFonts w:cs="CordiaUPC"/>
              </w:rPr>
              <w:t xml:space="preserve">Duration To </w:t>
            </w:r>
            <w:r w:rsidRPr="00060444">
              <w:rPr>
                <w:rFonts w:cs="CordiaUPC"/>
                <w:bCs/>
              </w:rPr>
              <w:t>must be less than or equal to</w:t>
            </w:r>
            <w:r w:rsidRPr="00060444">
              <w:rPr>
                <w:rFonts w:cs="CordiaUPC"/>
              </w:rPr>
              <w:t xml:space="preserve"> Package Duration</w:t>
            </w:r>
            <w:r>
              <w:rPr>
                <w:rFonts w:cs="CordiaUPC"/>
              </w:rPr>
              <w:t xml:space="preserve"> when </w:t>
            </w:r>
            <w:r w:rsidRPr="00060444">
              <w:rPr>
                <w:rFonts w:cs="CordiaUPC"/>
              </w:rPr>
              <w:t xml:space="preserve">Duration Type is </w:t>
            </w:r>
            <w:r w:rsidRPr="00060444"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Specific</w:t>
            </w:r>
            <w:r>
              <w:rPr>
                <w:rFonts w:cs="Angsana New"/>
                <w:cs/>
              </w:rPr>
              <w:t>”</w:t>
            </w:r>
            <w:r w:rsidRPr="00912D34" w:rsidR="00912D34">
              <w:rPr>
                <w:rFonts w:cs="CordiaUPC"/>
              </w:rPr>
              <w:t xml:space="preserve"> and Duration Unit is equal Package Duration Unit</w:t>
            </w:r>
            <w:r w:rsidRPr="00060444"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6B2F86" w:rsidP="00D42CF4" w:rsidRDefault="006B2F86" w14:paraId="0A4CFF42" w14:textId="77777777">
            <w:pPr>
              <w:rPr>
                <w:rFonts w:cs="CordiaUPC"/>
              </w:rPr>
            </w:pPr>
            <w:r w:rsidRPr="008979A8">
              <w:rPr>
                <w:rFonts w:cs="Angsana New"/>
                <w:cs/>
              </w:rPr>
              <w:t>ถ้า</w:t>
            </w:r>
            <w:r w:rsidRPr="008979A8">
              <w:rPr>
                <w:rFonts w:cs="CordiaUPC"/>
              </w:rPr>
              <w:t xml:space="preserve"> Duration Type </w:t>
            </w:r>
            <w:r w:rsidRPr="008979A8">
              <w:rPr>
                <w:rFonts w:cs="Angsana New"/>
                <w:cs/>
              </w:rPr>
              <w:t>เท่ากับ “</w:t>
            </w:r>
            <w:r>
              <w:rPr>
                <w:rFonts w:cs="CordiaUPC"/>
              </w:rPr>
              <w:t>Specific</w:t>
            </w:r>
            <w:r w:rsidRPr="008979A8">
              <w:rPr>
                <w:rFonts w:cs="Angsana New"/>
                <w:cs/>
              </w:rPr>
              <w:t xml:space="preserve">” </w:t>
            </w:r>
            <w:r w:rsidRPr="00912D34" w:rsidR="00912D34">
              <w:rPr>
                <w:rFonts w:cs="Angsana New"/>
                <w:cs/>
              </w:rPr>
              <w:t xml:space="preserve">และ </w:t>
            </w:r>
            <w:r w:rsidRPr="00912D34" w:rsidR="00912D34">
              <w:rPr>
                <w:rFonts w:cs="CordiaUPC"/>
              </w:rPr>
              <w:t xml:space="preserve">Duration Unit </w:t>
            </w:r>
            <w:r w:rsidRPr="00912D34" w:rsidR="00912D34">
              <w:rPr>
                <w:rFonts w:cs="Angsana New"/>
                <w:cs/>
              </w:rPr>
              <w:t xml:space="preserve">เท่ากับ </w:t>
            </w:r>
            <w:r w:rsidRPr="00912D34" w:rsidR="00912D34">
              <w:rPr>
                <w:rFonts w:cs="CordiaUPC"/>
              </w:rPr>
              <w:t xml:space="preserve">Package Duration Unit </w:t>
            </w:r>
            <w:r w:rsidRPr="008979A8">
              <w:rPr>
                <w:rFonts w:cs="Angsana New"/>
                <w:cs/>
              </w:rPr>
              <w:t>ดังนั้น</w:t>
            </w:r>
            <w:r>
              <w:rPr>
                <w:rFonts w:cs="Angsana New"/>
                <w:cs/>
              </w:rPr>
              <w:t xml:space="preserve"> </w:t>
            </w:r>
            <w:r w:rsidRPr="008979A8">
              <w:rPr>
                <w:rFonts w:cs="CordiaUPC"/>
              </w:rPr>
              <w:t xml:space="preserve">Duration To </w:t>
            </w:r>
            <w:r w:rsidRPr="008979A8">
              <w:rPr>
                <w:rFonts w:cs="Angsana New"/>
                <w:cs/>
              </w:rPr>
              <w:t xml:space="preserve">จะต้องมีค่าน้อยกว่าหรือเท่ากับ </w:t>
            </w:r>
            <w:r w:rsidRPr="008979A8">
              <w:rPr>
                <w:rFonts w:cs="CordiaUPC"/>
              </w:rPr>
              <w:t>Package</w:t>
            </w:r>
            <w:r w:rsidRPr="008979A8">
              <w:rPr>
                <w:rFonts w:cs="Angsana New"/>
                <w:cs/>
              </w:rPr>
              <w:t xml:space="preserve"> </w:t>
            </w:r>
            <w:r w:rsidRPr="008979A8">
              <w:rPr>
                <w:rFonts w:cs="CordiaUPC"/>
              </w:rPr>
              <w:t>Duration</w:t>
            </w:r>
          </w:p>
          <w:p w:rsidRPr="008979A8" w:rsidR="002113FA" w:rsidP="00D42CF4" w:rsidRDefault="002113FA" w14:paraId="76E64A22" w14:textId="46E9488A">
            <w:pPr>
              <w:rPr>
                <w:rFonts w:cs="CordiaUPC"/>
              </w:rPr>
            </w:pPr>
            <w:r>
              <w:rPr>
                <w:rFonts w:cs="CordiaUPC"/>
              </w:rPr>
              <w:t>Invisible</w:t>
            </w:r>
          </w:p>
        </w:tc>
        <w:tc>
          <w:tcPr>
            <w:tcW w:w="735" w:type="pct"/>
          </w:tcPr>
          <w:p w:rsidRPr="00CD78B8" w:rsidR="006B2F86" w:rsidP="00D42CF4" w:rsidRDefault="006B2F86" w14:paraId="7BB6EA5E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6B2F86" w:rsidTr="00D42CF4" w14:paraId="358FD907" w14:textId="77777777">
        <w:tc>
          <w:tcPr>
            <w:tcW w:w="778" w:type="pct"/>
          </w:tcPr>
          <w:p w:rsidRPr="00304DEB" w:rsidR="006B2F86" w:rsidP="00D42CF4" w:rsidRDefault="006B2F86" w14:paraId="3A05A3EE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0001</w:t>
            </w:r>
            <w:r>
              <w:rPr>
                <w:rFonts w:ascii="CordiaUPC" w:hAnsi="CordiaUPC" w:cs="CordiaUPC"/>
                <w:sz w:val="28"/>
                <w:szCs w:val="28"/>
              </w:rPr>
              <w:t>6</w:t>
            </w:r>
          </w:p>
        </w:tc>
        <w:tc>
          <w:tcPr>
            <w:tcW w:w="1626" w:type="pct"/>
          </w:tcPr>
          <w:p w:rsidRPr="00060444" w:rsidR="006B2F86" w:rsidP="00D42CF4" w:rsidRDefault="006B2F86" w14:paraId="056EAE57" w14:textId="77777777">
            <w:pPr>
              <w:rPr>
                <w:rFonts w:cs="CordiaUPC"/>
              </w:rPr>
            </w:pPr>
            <w:r w:rsidRPr="00060444">
              <w:rPr>
                <w:rFonts w:cs="CordiaUPC"/>
              </w:rPr>
              <w:t xml:space="preserve">Duration To </w:t>
            </w:r>
            <w:r w:rsidRPr="00060444">
              <w:rPr>
                <w:rFonts w:cs="CordiaUPC"/>
                <w:bCs/>
              </w:rPr>
              <w:t>must be equal to</w:t>
            </w:r>
            <w:r w:rsidRPr="00060444">
              <w:rPr>
                <w:rFonts w:cs="CordiaUPC"/>
              </w:rPr>
              <w:t xml:space="preserve"> Package Duration when Duration Type is </w:t>
            </w:r>
            <w:r w:rsidRPr="00060444">
              <w:rPr>
                <w:rFonts w:cs="Angsana New"/>
                <w:cs/>
              </w:rPr>
              <w:t>“</w:t>
            </w:r>
            <w:r w:rsidRPr="00060444">
              <w:rPr>
                <w:rFonts w:cs="CordiaUPC"/>
              </w:rPr>
              <w:t>Depend on Package</w:t>
            </w:r>
            <w:r w:rsidRPr="00060444">
              <w:rPr>
                <w:rFonts w:cs="Angsana New"/>
                <w:cs/>
              </w:rPr>
              <w:t>”</w:t>
            </w:r>
          </w:p>
        </w:tc>
        <w:tc>
          <w:tcPr>
            <w:tcW w:w="1861" w:type="pct"/>
          </w:tcPr>
          <w:p w:rsidRPr="008979A8" w:rsidR="00D96FB2" w:rsidP="00F66917" w:rsidRDefault="006B2F86" w14:paraId="02230106" w14:textId="41A57BCE">
            <w:pPr>
              <w:rPr>
                <w:rFonts w:cs="CordiaUPC"/>
              </w:rPr>
            </w:pPr>
            <w:r w:rsidRPr="008979A8">
              <w:rPr>
                <w:rFonts w:cs="Angsana New"/>
                <w:cs/>
              </w:rPr>
              <w:t>ถ้า</w:t>
            </w:r>
            <w:r w:rsidRPr="008979A8">
              <w:rPr>
                <w:rFonts w:cs="CordiaUPC"/>
              </w:rPr>
              <w:t xml:space="preserve"> Duration Type </w:t>
            </w:r>
            <w:r w:rsidRPr="008979A8">
              <w:rPr>
                <w:rFonts w:cs="Angsana New"/>
                <w:cs/>
              </w:rPr>
              <w:t>เท่ากับ “</w:t>
            </w:r>
            <w:r w:rsidRPr="008979A8">
              <w:rPr>
                <w:rFonts w:cs="CordiaUPC"/>
              </w:rPr>
              <w:t>Depend on Package</w:t>
            </w:r>
            <w:r w:rsidRPr="008979A8">
              <w:rPr>
                <w:rFonts w:cs="Angsana New"/>
                <w:cs/>
              </w:rPr>
              <w:t>” ดังนั้น</w:t>
            </w:r>
            <w:r w:rsidRPr="008979A8">
              <w:rPr>
                <w:rFonts w:cs="CordiaUPC"/>
              </w:rPr>
              <w:t xml:space="preserve"> Duration To </w:t>
            </w:r>
            <w:r w:rsidRPr="008979A8">
              <w:rPr>
                <w:rFonts w:cs="Angsana New"/>
                <w:cs/>
              </w:rPr>
              <w:t xml:space="preserve">จะต้องมีค่าเท่ากับ </w:t>
            </w:r>
            <w:r w:rsidRPr="008979A8">
              <w:rPr>
                <w:rFonts w:cs="CordiaUPC"/>
              </w:rPr>
              <w:t>Package</w:t>
            </w:r>
            <w:r w:rsidRPr="008979A8">
              <w:rPr>
                <w:rFonts w:cs="Angsana New"/>
                <w:cs/>
              </w:rPr>
              <w:t xml:space="preserve"> </w:t>
            </w:r>
            <w:r w:rsidRPr="008979A8">
              <w:rPr>
                <w:rFonts w:cs="CordiaUPC"/>
              </w:rPr>
              <w:t>Duration</w:t>
            </w:r>
          </w:p>
        </w:tc>
        <w:tc>
          <w:tcPr>
            <w:tcW w:w="735" w:type="pct"/>
          </w:tcPr>
          <w:p w:rsidRPr="00CD78B8" w:rsidR="006B2F86" w:rsidP="00D42CF4" w:rsidRDefault="006B2F86" w14:paraId="13EAE640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6B2F86" w:rsidTr="00D42CF4" w14:paraId="3397831C" w14:textId="77777777">
        <w:tc>
          <w:tcPr>
            <w:tcW w:w="778" w:type="pct"/>
          </w:tcPr>
          <w:p w:rsidRPr="00304DEB" w:rsidR="006B2F86" w:rsidP="00D42CF4" w:rsidRDefault="006B2F86" w14:paraId="6A85BFBA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hAnsi="CordiaUPC" w:cs="CordiaUPC"/>
                <w:sz w:val="28"/>
                <w:szCs w:val="28"/>
              </w:rPr>
              <w:t>00005</w:t>
            </w:r>
          </w:p>
        </w:tc>
        <w:tc>
          <w:tcPr>
            <w:tcW w:w="1626" w:type="pct"/>
          </w:tcPr>
          <w:p w:rsidRPr="00060444" w:rsidR="006B2F86" w:rsidP="00D42CF4" w:rsidRDefault="006B2F86" w14:paraId="281928C6" w14:textId="77777777">
            <w:pPr>
              <w:rPr>
                <w:rFonts w:cs="CordiaUPC"/>
              </w:rPr>
            </w:pPr>
            <w:r w:rsidRPr="00060444">
              <w:rPr>
                <w:rFonts w:cs="CordiaUPC"/>
              </w:rPr>
              <w:t xml:space="preserve">Duration From </w:t>
            </w:r>
            <w:r w:rsidRPr="00060444">
              <w:rPr>
                <w:rFonts w:cs="CordiaUPC"/>
                <w:bCs/>
              </w:rPr>
              <w:t xml:space="preserve">must be </w:t>
            </w:r>
            <w:r w:rsidRPr="00060444">
              <w:rPr>
                <w:rFonts w:cs="Angsana New"/>
                <w:bCs/>
                <w:cs/>
              </w:rPr>
              <w:t>“</w:t>
            </w:r>
            <w:r w:rsidRPr="00060444">
              <w:rPr>
                <w:rFonts w:cs="CordiaUPC"/>
                <w:bCs/>
              </w:rPr>
              <w:t>1</w:t>
            </w:r>
            <w:r w:rsidRPr="00060444">
              <w:rPr>
                <w:rFonts w:cs="Angsana New"/>
                <w:bCs/>
                <w:cs/>
              </w:rPr>
              <w:t xml:space="preserve">” </w:t>
            </w:r>
            <w:r w:rsidRPr="00060444">
              <w:rPr>
                <w:rFonts w:cs="CordiaUPC"/>
              </w:rPr>
              <w:t xml:space="preserve"> when Duration Type is </w:t>
            </w:r>
            <w:r w:rsidRPr="00060444">
              <w:rPr>
                <w:rFonts w:cs="Angsana New"/>
                <w:cs/>
              </w:rPr>
              <w:t>“</w:t>
            </w:r>
            <w:r w:rsidRPr="00060444">
              <w:rPr>
                <w:rFonts w:cs="CordiaUPC"/>
              </w:rPr>
              <w:t>Depend on Package</w:t>
            </w:r>
            <w:r w:rsidRPr="00060444">
              <w:rPr>
                <w:rFonts w:cs="Angsana New"/>
                <w:cs/>
              </w:rPr>
              <w:t>”</w:t>
            </w:r>
          </w:p>
        </w:tc>
        <w:tc>
          <w:tcPr>
            <w:tcW w:w="1861" w:type="pct"/>
          </w:tcPr>
          <w:p w:rsidRPr="008979A8" w:rsidR="006B2F86" w:rsidP="00D42CF4" w:rsidRDefault="006B2F86" w14:paraId="683E047A" w14:textId="77777777">
            <w:pPr>
              <w:rPr>
                <w:rFonts w:cs="CordiaUPC"/>
                <w:cs/>
              </w:rPr>
            </w:pPr>
            <w:r w:rsidRPr="008979A8">
              <w:rPr>
                <w:rFonts w:cs="Angsana New"/>
                <w:cs/>
              </w:rPr>
              <w:t>ถ้า</w:t>
            </w:r>
            <w:r w:rsidRPr="008979A8">
              <w:rPr>
                <w:rFonts w:cs="CordiaUPC"/>
              </w:rPr>
              <w:t xml:space="preserve"> Duration Type </w:t>
            </w:r>
            <w:r w:rsidRPr="008979A8">
              <w:rPr>
                <w:rFonts w:cs="Angsana New"/>
                <w:cs/>
              </w:rPr>
              <w:t>เท่ากับ “</w:t>
            </w:r>
            <w:r w:rsidRPr="008979A8">
              <w:rPr>
                <w:rFonts w:cs="CordiaUPC"/>
              </w:rPr>
              <w:t>Depend on Package</w:t>
            </w:r>
            <w:r w:rsidRPr="008979A8">
              <w:rPr>
                <w:rFonts w:cs="Angsana New"/>
                <w:cs/>
              </w:rPr>
              <w:t>” ดังนั้น</w:t>
            </w:r>
            <w:r w:rsidRPr="008979A8">
              <w:rPr>
                <w:rFonts w:cs="CordiaUPC"/>
              </w:rPr>
              <w:t xml:space="preserve"> Duration From </w:t>
            </w:r>
            <w:r w:rsidRPr="008979A8">
              <w:rPr>
                <w:rFonts w:cs="Angsana New"/>
                <w:cs/>
              </w:rPr>
              <w:t xml:space="preserve">จะต้องมีค่าเป็น </w:t>
            </w:r>
            <w:r w:rsidRPr="008979A8">
              <w:rPr>
                <w:rFonts w:cs="CordiaUPC"/>
              </w:rPr>
              <w:t xml:space="preserve">1 </w:t>
            </w:r>
            <w:r w:rsidRPr="008979A8">
              <w:rPr>
                <w:rFonts w:cs="Angsana New"/>
                <w:cs/>
              </w:rPr>
              <w:t>เสมอ</w:t>
            </w:r>
          </w:p>
        </w:tc>
        <w:tc>
          <w:tcPr>
            <w:tcW w:w="735" w:type="pct"/>
          </w:tcPr>
          <w:p w:rsidRPr="00CD78B8" w:rsidR="006B2F86" w:rsidP="00D42CF4" w:rsidRDefault="006B2F86" w14:paraId="2E3EA047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6B2F86" w:rsidTr="00D42CF4" w14:paraId="212F571A" w14:textId="77777777">
        <w:tc>
          <w:tcPr>
            <w:tcW w:w="778" w:type="pct"/>
          </w:tcPr>
          <w:p w:rsidRPr="00304DEB" w:rsidR="006B2F86" w:rsidP="00D42CF4" w:rsidRDefault="00912D34" w14:paraId="568D8F4E" w14:textId="6DAF553F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912D34">
              <w:rPr>
                <w:rFonts w:ascii="CordiaUPC" w:hAnsi="CordiaUPC" w:cs="CordiaUPC"/>
                <w:sz w:val="28"/>
                <w:szCs w:val="28"/>
              </w:rPr>
              <w:t>00005</w:t>
            </w:r>
          </w:p>
        </w:tc>
        <w:tc>
          <w:tcPr>
            <w:tcW w:w="1626" w:type="pct"/>
          </w:tcPr>
          <w:p w:rsidRPr="00060444" w:rsidR="006B2F86" w:rsidP="00D42CF4" w:rsidRDefault="006B2F86" w14:paraId="0FBF7DC7" w14:textId="7F21BE13">
            <w:pPr>
              <w:rPr>
                <w:rFonts w:cs="CordiaUPC"/>
              </w:rPr>
            </w:pPr>
            <w:r w:rsidRPr="00060444">
              <w:rPr>
                <w:rFonts w:cs="CordiaUPC"/>
              </w:rPr>
              <w:t xml:space="preserve">Duration Unit </w:t>
            </w:r>
            <w:r w:rsidRPr="00060444">
              <w:rPr>
                <w:rFonts w:cs="CordiaUPC"/>
                <w:bCs/>
              </w:rPr>
              <w:t>must be equal to</w:t>
            </w:r>
            <w:r w:rsidRPr="00060444">
              <w:rPr>
                <w:rFonts w:cs="CordiaUPC"/>
              </w:rPr>
              <w:t xml:space="preserve"> Package Duration Unit</w:t>
            </w:r>
            <w:r w:rsidR="00912D34">
              <w:rPr>
                <w:rFonts w:cs="Angsana New"/>
                <w:cs/>
              </w:rPr>
              <w:t xml:space="preserve"> </w:t>
            </w:r>
            <w:r w:rsidRPr="00912D34" w:rsidR="00912D34">
              <w:rPr>
                <w:rFonts w:cs="CordiaUPC"/>
              </w:rPr>
              <w:t xml:space="preserve">when Duration Type is </w:t>
            </w:r>
            <w:r w:rsidRPr="00912D34" w:rsidR="00912D34">
              <w:rPr>
                <w:rFonts w:cs="Angsana New"/>
                <w:cs/>
              </w:rPr>
              <w:t>“</w:t>
            </w:r>
            <w:r w:rsidRPr="00912D34" w:rsidR="00912D34">
              <w:rPr>
                <w:rFonts w:cs="CordiaUPC"/>
              </w:rPr>
              <w:t>Depend on Package</w:t>
            </w:r>
            <w:r w:rsidRPr="00912D34" w:rsidR="00912D34">
              <w:rPr>
                <w:rFonts w:cs="Angsana New"/>
                <w:cs/>
              </w:rPr>
              <w:t>”.</w:t>
            </w:r>
          </w:p>
        </w:tc>
        <w:tc>
          <w:tcPr>
            <w:tcW w:w="1861" w:type="pct"/>
          </w:tcPr>
          <w:p w:rsidRPr="008979A8" w:rsidR="006B2F86" w:rsidP="00D42CF4" w:rsidRDefault="00912D34" w14:paraId="4048F7FC" w14:textId="69C5287B">
            <w:pPr>
              <w:rPr>
                <w:rFonts w:cs="CordiaUPC"/>
                <w:cs/>
              </w:rPr>
            </w:pPr>
            <w:r w:rsidRPr="00912D34">
              <w:rPr>
                <w:rFonts w:cs="Angsana New"/>
                <w:cs/>
              </w:rPr>
              <w:t xml:space="preserve">ถ้า </w:t>
            </w:r>
            <w:r w:rsidRPr="00912D34">
              <w:rPr>
                <w:rFonts w:cs="CordiaUPC"/>
              </w:rPr>
              <w:t xml:space="preserve">Duration Type </w:t>
            </w:r>
            <w:r w:rsidRPr="00912D34">
              <w:rPr>
                <w:rFonts w:cs="Angsana New"/>
                <w:cs/>
              </w:rPr>
              <w:t>เท่ากับ “</w:t>
            </w:r>
            <w:r w:rsidRPr="00912D34">
              <w:rPr>
                <w:rFonts w:cs="CordiaUPC"/>
              </w:rPr>
              <w:t>Depend on Package</w:t>
            </w:r>
            <w:r w:rsidRPr="00912D34">
              <w:rPr>
                <w:rFonts w:cs="Angsana New"/>
                <w:cs/>
              </w:rPr>
              <w:t xml:space="preserve">” ดังนั้น </w:t>
            </w:r>
            <w:r w:rsidRPr="008979A8" w:rsidR="006B2F86">
              <w:rPr>
                <w:rFonts w:cs="CordiaUPC"/>
              </w:rPr>
              <w:t xml:space="preserve">Duration Unit  </w:t>
            </w:r>
            <w:r w:rsidRPr="008979A8" w:rsidR="006B2F86">
              <w:rPr>
                <w:rFonts w:cs="Angsana New"/>
                <w:cs/>
              </w:rPr>
              <w:t xml:space="preserve">จะต้องมีค่าเท่ากับ </w:t>
            </w:r>
            <w:r w:rsidRPr="008979A8" w:rsidR="006B2F86">
              <w:rPr>
                <w:rFonts w:cs="CordiaUPC"/>
              </w:rPr>
              <w:t>Package</w:t>
            </w:r>
            <w:r w:rsidRPr="008979A8" w:rsidR="006B2F86">
              <w:rPr>
                <w:rFonts w:cs="Angsana New"/>
                <w:cs/>
              </w:rPr>
              <w:t xml:space="preserve"> </w:t>
            </w:r>
            <w:r w:rsidRPr="008979A8" w:rsidR="006B2F86">
              <w:rPr>
                <w:rFonts w:cs="CordiaUPC"/>
              </w:rPr>
              <w:t>Duration Unit</w:t>
            </w:r>
          </w:p>
        </w:tc>
        <w:tc>
          <w:tcPr>
            <w:tcW w:w="735" w:type="pct"/>
          </w:tcPr>
          <w:p w:rsidRPr="00CD78B8" w:rsidR="006B2F86" w:rsidP="00D42CF4" w:rsidRDefault="006B2F86" w14:paraId="4A5E5D55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6B2F86" w:rsidTr="00D42CF4" w14:paraId="21A2A41C" w14:textId="77777777">
        <w:tc>
          <w:tcPr>
            <w:tcW w:w="778" w:type="pct"/>
          </w:tcPr>
          <w:p w:rsidR="006B2F86" w:rsidP="00D42CF4" w:rsidRDefault="006B2F86" w14:paraId="302D5664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26" w:type="pct"/>
          </w:tcPr>
          <w:p w:rsidRPr="00060444" w:rsidR="006B2F86" w:rsidP="00D42CF4" w:rsidRDefault="006B2F86" w14:paraId="5657FAEA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Bill Cycle Type is required when </w:t>
            </w:r>
            <w:r>
              <w:t>C</w:t>
            </w:r>
            <w:r w:rsidRPr="00766CC1">
              <w:t>ustomer</w:t>
            </w:r>
            <w:r>
              <w:rPr>
                <w:rFonts w:cs="Angsana New"/>
                <w:cs/>
              </w:rPr>
              <w:t xml:space="preserve"> </w:t>
            </w:r>
            <w:r w:rsidRPr="00766CC1">
              <w:t>Type</w:t>
            </w:r>
            <w:r>
              <w:t xml:space="preserve"> is </w:t>
            </w:r>
            <w:r>
              <w:rPr>
                <w:rFonts w:cs="Angsana New"/>
                <w:cs/>
              </w:rPr>
              <w:t>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>”.</w:t>
            </w:r>
          </w:p>
        </w:tc>
        <w:tc>
          <w:tcPr>
            <w:tcW w:w="1861" w:type="pct"/>
          </w:tcPr>
          <w:p w:rsidRPr="008979A8" w:rsidR="006B2F86" w:rsidP="00D42CF4" w:rsidRDefault="006B2F86" w14:paraId="0841D2E1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ถ้า </w:t>
            </w:r>
            <w:r w:rsidRPr="00766CC1">
              <w:t>customerType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Pre</w:t>
            </w:r>
            <w:r>
              <w:rPr>
                <w:rFonts w:cs="Angsana New"/>
                <w:cs/>
              </w:rPr>
              <w:t>-</w:t>
            </w:r>
            <w:r>
              <w:rPr>
                <w:rFonts w:cs="CordiaUPC"/>
              </w:rP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ดังนั้น </w:t>
            </w:r>
            <w:r>
              <w:rPr>
                <w:rFonts w:cs="CordiaUPC"/>
              </w:rPr>
              <w:t xml:space="preserve">Bill Cycle Type </w:t>
            </w:r>
            <w:r>
              <w:rPr>
                <w:rFonts w:hint="cs" w:cs="Angsana New"/>
                <w:cs/>
              </w:rPr>
              <w:t xml:space="preserve">จะต้องเป็น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="006B2F86" w:rsidP="00D42CF4" w:rsidRDefault="006B2F86" w14:paraId="6043BC7B" w14:textId="77777777">
            <w:pPr>
              <w:rPr>
                <w:rFonts w:cs="CordiaUPC"/>
                <w:szCs w:val="36"/>
              </w:rPr>
            </w:pPr>
            <w:r w:rsidRPr="001B0BC3">
              <w:rPr>
                <w:rFonts w:cs="CordiaUPC"/>
                <w:szCs w:val="36"/>
              </w:rPr>
              <w:t>Yes</w:t>
            </w:r>
          </w:p>
        </w:tc>
      </w:tr>
      <w:tr w:rsidR="006B2F86" w:rsidTr="00D42CF4" w14:paraId="2062A37E" w14:textId="77777777">
        <w:tc>
          <w:tcPr>
            <w:tcW w:w="778" w:type="pct"/>
          </w:tcPr>
          <w:p w:rsidR="006B2F86" w:rsidP="00D42CF4" w:rsidRDefault="006B2F86" w14:paraId="777E8F73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26" w:type="pct"/>
          </w:tcPr>
          <w:p w:rsidRPr="00060444" w:rsidR="006B2F86" w:rsidP="00D42CF4" w:rsidRDefault="006B2F86" w14:paraId="4D522158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Bill Cycle Value is required when </w:t>
            </w:r>
            <w:r>
              <w:t>C</w:t>
            </w:r>
            <w:r w:rsidRPr="00766CC1">
              <w:t>ustomer</w:t>
            </w:r>
            <w:r>
              <w:rPr>
                <w:rFonts w:cs="Angsana New"/>
                <w:cs/>
              </w:rPr>
              <w:t xml:space="preserve"> </w:t>
            </w:r>
            <w:r w:rsidRPr="00766CC1">
              <w:t>Type</w:t>
            </w:r>
            <w:r>
              <w:t xml:space="preserve"> is </w:t>
            </w:r>
            <w:r>
              <w:rPr>
                <w:rFonts w:cs="Angsana New"/>
                <w:cs/>
              </w:rPr>
              <w:t>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>”.</w:t>
            </w:r>
          </w:p>
        </w:tc>
        <w:tc>
          <w:tcPr>
            <w:tcW w:w="1861" w:type="pct"/>
          </w:tcPr>
          <w:p w:rsidRPr="008979A8" w:rsidR="006B2F86" w:rsidP="00D42CF4" w:rsidRDefault="006B2F86" w14:paraId="62D5FC77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ถ้า </w:t>
            </w:r>
            <w:r w:rsidRPr="00766CC1">
              <w:t>customerType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Pre</w:t>
            </w:r>
            <w:r>
              <w:rPr>
                <w:rFonts w:cs="Angsana New"/>
                <w:cs/>
              </w:rPr>
              <w:t>-</w:t>
            </w:r>
            <w:r>
              <w:rPr>
                <w:rFonts w:cs="CordiaUPC"/>
              </w:rP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ดังนั้น </w:t>
            </w:r>
            <w:r>
              <w:rPr>
                <w:rFonts w:cs="CordiaUPC"/>
              </w:rPr>
              <w:t xml:space="preserve">Bill Cycle Value </w:t>
            </w:r>
            <w:r>
              <w:rPr>
                <w:rFonts w:hint="cs" w:cs="Angsana New"/>
                <w:cs/>
              </w:rPr>
              <w:t xml:space="preserve">จะต้องเป็น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="006B2F86" w:rsidP="00D42CF4" w:rsidRDefault="006B2F86" w14:paraId="464356B8" w14:textId="77777777">
            <w:pPr>
              <w:rPr>
                <w:rFonts w:cs="CordiaUPC"/>
                <w:szCs w:val="36"/>
              </w:rPr>
            </w:pPr>
            <w:r w:rsidRPr="001B0BC3">
              <w:rPr>
                <w:rFonts w:cs="CordiaUPC"/>
                <w:szCs w:val="36"/>
              </w:rPr>
              <w:t>Yes</w:t>
            </w:r>
          </w:p>
        </w:tc>
      </w:tr>
      <w:tr w:rsidR="006B2F86" w:rsidTr="00D42CF4" w14:paraId="1D178253" w14:textId="77777777">
        <w:tc>
          <w:tcPr>
            <w:tcW w:w="778" w:type="pct"/>
          </w:tcPr>
          <w:p w:rsidR="006B2F86" w:rsidP="00D42CF4" w:rsidRDefault="006B2F86" w14:paraId="0326D9AA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26" w:type="pct"/>
          </w:tcPr>
          <w:p w:rsidRPr="00060444" w:rsidR="006B2F86" w:rsidP="00D42CF4" w:rsidRDefault="006B2F86" w14:paraId="04790DC7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Bill Cycle Unit is required when </w:t>
            </w:r>
            <w:r>
              <w:t>C</w:t>
            </w:r>
            <w:r w:rsidRPr="00766CC1">
              <w:t>ustomer</w:t>
            </w:r>
            <w:r>
              <w:rPr>
                <w:rFonts w:cs="Angsana New"/>
                <w:cs/>
              </w:rPr>
              <w:t xml:space="preserve"> </w:t>
            </w:r>
            <w:r w:rsidRPr="00766CC1">
              <w:t>Type</w:t>
            </w:r>
            <w:r>
              <w:t xml:space="preserve"> is </w:t>
            </w:r>
            <w:r>
              <w:rPr>
                <w:rFonts w:cs="Angsana New"/>
                <w:cs/>
              </w:rPr>
              <w:t>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>”.</w:t>
            </w:r>
          </w:p>
        </w:tc>
        <w:tc>
          <w:tcPr>
            <w:tcW w:w="1861" w:type="pct"/>
          </w:tcPr>
          <w:p w:rsidRPr="008979A8" w:rsidR="006B2F86" w:rsidP="00D42CF4" w:rsidRDefault="006B2F86" w14:paraId="3312358E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ถ้า </w:t>
            </w:r>
            <w:r w:rsidRPr="00766CC1">
              <w:t>customerType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Pre</w:t>
            </w:r>
            <w:r>
              <w:rPr>
                <w:rFonts w:cs="Angsana New"/>
                <w:cs/>
              </w:rPr>
              <w:t>-</w:t>
            </w:r>
            <w:r>
              <w:rPr>
                <w:rFonts w:cs="CordiaUPC"/>
              </w:rP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ดังนั้น </w:t>
            </w:r>
            <w:r>
              <w:rPr>
                <w:rFonts w:cs="CordiaUPC"/>
              </w:rPr>
              <w:t xml:space="preserve">Bill Cycle Unit </w:t>
            </w:r>
            <w:r>
              <w:rPr>
                <w:rFonts w:hint="cs" w:cs="Angsana New"/>
                <w:cs/>
              </w:rPr>
              <w:t xml:space="preserve">จะต้องเป็น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="006B2F86" w:rsidP="00D42CF4" w:rsidRDefault="006B2F86" w14:paraId="5C9D6423" w14:textId="77777777">
            <w:pPr>
              <w:rPr>
                <w:rFonts w:cs="CordiaUPC"/>
                <w:szCs w:val="36"/>
              </w:rPr>
            </w:pPr>
            <w:r w:rsidRPr="001B0BC3">
              <w:rPr>
                <w:rFonts w:cs="CordiaUPC"/>
                <w:szCs w:val="36"/>
              </w:rPr>
              <w:t>Yes</w:t>
            </w:r>
          </w:p>
        </w:tc>
      </w:tr>
      <w:tr w:rsidR="006B2F86" w:rsidTr="00D42CF4" w14:paraId="7B023D19" w14:textId="77777777">
        <w:tc>
          <w:tcPr>
            <w:tcW w:w="778" w:type="pct"/>
          </w:tcPr>
          <w:p w:rsidRPr="000E5AB7" w:rsidR="006B2F86" w:rsidP="00D42CF4" w:rsidRDefault="006B2F86" w14:paraId="29EF5FA7" w14:textId="77777777">
            <w:pPr>
              <w:rPr>
                <w:rFonts w:cs="CordiaUPC"/>
              </w:rPr>
            </w:pPr>
            <w:r w:rsidRPr="00C40991">
              <w:t>00023</w:t>
            </w:r>
          </w:p>
        </w:tc>
        <w:tc>
          <w:tcPr>
            <w:tcW w:w="1626" w:type="pct"/>
          </w:tcPr>
          <w:p w:rsidR="006B2F86" w:rsidP="00D42CF4" w:rsidRDefault="006B2F86" w14:paraId="5F3557AB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Bill Cycle Value</w:t>
            </w:r>
            <w:r>
              <w:t xml:space="preserve"> must be Integer </w:t>
            </w:r>
            <w:r>
              <w:rPr>
                <w:rFonts w:cs="Angsana New"/>
                <w:cs/>
              </w:rPr>
              <w:t>(</w:t>
            </w:r>
            <w:r>
              <w:t>Min 1, Max 99,999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1861" w:type="pct"/>
          </w:tcPr>
          <w:p w:rsidR="006B2F86" w:rsidP="00D42CF4" w:rsidRDefault="006B2F86" w14:paraId="1C711856" w14:textId="7BE5721E">
            <w:pPr>
              <w:rPr>
                <w:rFonts w:cs="CordiaUPC"/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billCycleValue </w:t>
            </w:r>
            <w:r>
              <w:rPr>
                <w:rFonts w:hint="cs"/>
                <w:cs/>
              </w:rPr>
              <w:t xml:space="preserve">มีค่า ดังนั้น </w:t>
            </w:r>
            <w:r>
              <w:t xml:space="preserve">billCycleValue </w:t>
            </w:r>
            <w:r>
              <w:rPr>
                <w:rFonts w:hint="cs"/>
                <w:cs/>
              </w:rPr>
              <w:t xml:space="preserve">จะต้องเป็นจำนวนเต็มและมีค่าอยู่ในช่วง </w:t>
            </w:r>
            <w:r>
              <w:t xml:space="preserve">1 </w:t>
            </w:r>
            <w:r w:rsidR="00FF6536">
              <w:rPr>
                <w:rFonts w:cs="Angsana New"/>
                <w:cs/>
              </w:rPr>
              <w:t>–</w:t>
            </w:r>
            <w:r>
              <w:rPr>
                <w:rFonts w:cs="Angsana New"/>
                <w:cs/>
              </w:rPr>
              <w:t xml:space="preserve"> </w:t>
            </w:r>
            <w:r>
              <w:t>99,999</w:t>
            </w:r>
          </w:p>
        </w:tc>
        <w:tc>
          <w:tcPr>
            <w:tcW w:w="735" w:type="pct"/>
          </w:tcPr>
          <w:p w:rsidRPr="001B0BC3" w:rsidR="006B2F86" w:rsidP="00D42CF4" w:rsidRDefault="006B2F86" w14:paraId="39BF4D38" w14:textId="77777777">
            <w:pPr>
              <w:rPr>
                <w:rFonts w:cs="CordiaUPC"/>
                <w:szCs w:val="36"/>
              </w:rPr>
            </w:pPr>
          </w:p>
        </w:tc>
      </w:tr>
      <w:tr w:rsidR="006B2F86" w:rsidTr="00D42CF4" w14:paraId="2ABC8554" w14:textId="77777777">
        <w:tc>
          <w:tcPr>
            <w:tcW w:w="778" w:type="pct"/>
          </w:tcPr>
          <w:p w:rsidRPr="000E5AB7" w:rsidR="006B2F86" w:rsidP="00D42CF4" w:rsidRDefault="006B2F86" w14:paraId="1FEEED88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0001</w:t>
            </w:r>
            <w:r>
              <w:rPr>
                <w:rFonts w:ascii="CordiaUPC" w:hAnsi="CordiaUPC" w:cs="CordiaUPC"/>
                <w:sz w:val="28"/>
                <w:szCs w:val="28"/>
              </w:rPr>
              <w:t>6</w:t>
            </w:r>
          </w:p>
        </w:tc>
        <w:tc>
          <w:tcPr>
            <w:tcW w:w="1626" w:type="pct"/>
          </w:tcPr>
          <w:p w:rsidR="006B2F86" w:rsidP="00316793" w:rsidRDefault="006B2F86" w14:paraId="2C1B4137" w14:textId="2524C06F">
            <w:pPr>
              <w:rPr>
                <w:rFonts w:cs="CordiaUPC"/>
              </w:rPr>
            </w:pPr>
            <w:r>
              <w:rPr>
                <w:rFonts w:cs="CordiaUPC"/>
              </w:rPr>
              <w:t>Bill Cycle Value</w:t>
            </w:r>
            <w:r>
              <w:rPr>
                <w:rFonts w:cs="Angsana New"/>
                <w:cs/>
              </w:rPr>
              <w:t xml:space="preserve"> </w:t>
            </w:r>
            <w:r w:rsidRPr="00060444">
              <w:rPr>
                <w:rFonts w:cs="CordiaUPC"/>
                <w:bCs/>
              </w:rPr>
              <w:t>must be equal to</w:t>
            </w:r>
            <w:r w:rsidRPr="00060444">
              <w:rPr>
                <w:rFonts w:cs="CordiaUPC"/>
              </w:rPr>
              <w:t xml:space="preserve"> Package </w:t>
            </w:r>
            <w:r w:rsidR="00316793">
              <w:rPr>
                <w:rFonts w:cs="CordiaUPC"/>
              </w:rPr>
              <w:t>Bill Cycle</w:t>
            </w:r>
            <w:r w:rsidRPr="00060444">
              <w:rPr>
                <w:rFonts w:cs="CordiaUPC"/>
              </w:rPr>
              <w:t xml:space="preserve"> when </w:t>
            </w:r>
            <w:r w:rsidR="00316793">
              <w:rPr>
                <w:rFonts w:cs="CordiaUPC"/>
              </w:rPr>
              <w:t>Bill Cycle</w:t>
            </w:r>
            <w:r w:rsidRPr="00060444">
              <w:rPr>
                <w:rFonts w:cs="CordiaUPC"/>
              </w:rPr>
              <w:t xml:space="preserve"> Type is </w:t>
            </w:r>
            <w:r w:rsidRPr="00060444">
              <w:rPr>
                <w:rFonts w:cs="Angsana New"/>
                <w:cs/>
              </w:rPr>
              <w:t>“</w:t>
            </w:r>
            <w:r w:rsidRPr="00060444">
              <w:rPr>
                <w:rFonts w:cs="CordiaUPC"/>
              </w:rPr>
              <w:t>Depend on Package</w:t>
            </w:r>
            <w:r w:rsidRPr="00060444">
              <w:rPr>
                <w:rFonts w:cs="Angsana New"/>
                <w:cs/>
              </w:rPr>
              <w:t>”</w:t>
            </w:r>
          </w:p>
        </w:tc>
        <w:tc>
          <w:tcPr>
            <w:tcW w:w="1861" w:type="pct"/>
          </w:tcPr>
          <w:p w:rsidR="006B2F86" w:rsidP="00D42CF4" w:rsidRDefault="006B2F86" w14:paraId="2CA1A769" w14:textId="77777777">
            <w:pPr>
              <w:rPr>
                <w:rFonts w:cs="CordiaUPC"/>
                <w:cs/>
              </w:rPr>
            </w:pPr>
            <w:r w:rsidRPr="008979A8">
              <w:rPr>
                <w:rFonts w:cs="Angsana New"/>
                <w:cs/>
              </w:rPr>
              <w:t xml:space="preserve">ถ้า </w:t>
            </w:r>
            <w:r>
              <w:rPr>
                <w:rFonts w:cs="CordiaUPC"/>
              </w:rPr>
              <w:t>Bill Cycle</w:t>
            </w:r>
            <w:r w:rsidRPr="008979A8">
              <w:rPr>
                <w:rFonts w:cs="CordiaUPC"/>
              </w:rPr>
              <w:t xml:space="preserve"> Type </w:t>
            </w:r>
            <w:r w:rsidRPr="008979A8">
              <w:rPr>
                <w:rFonts w:cs="Angsana New"/>
                <w:cs/>
              </w:rPr>
              <w:t>เท่ากับ “</w:t>
            </w:r>
            <w:r w:rsidRPr="008979A8">
              <w:rPr>
                <w:rFonts w:cs="CordiaUPC"/>
              </w:rPr>
              <w:t>Depend on Package</w:t>
            </w:r>
            <w:r w:rsidRPr="008979A8">
              <w:rPr>
                <w:rFonts w:cs="Angsana New"/>
                <w:cs/>
              </w:rPr>
              <w:t xml:space="preserve">” ดังนั้น </w:t>
            </w:r>
            <w:r>
              <w:rPr>
                <w:rFonts w:cs="CordiaUPC"/>
              </w:rPr>
              <w:t>Bill Cycle Value</w:t>
            </w:r>
            <w:r w:rsidRPr="008979A8">
              <w:rPr>
                <w:rFonts w:cs="Angsana New"/>
                <w:cs/>
              </w:rPr>
              <w:t xml:space="preserve"> จะต้องมีค่าเท่ากับ </w:t>
            </w:r>
            <w:r w:rsidRPr="008979A8">
              <w:rPr>
                <w:rFonts w:cs="CordiaUPC"/>
              </w:rPr>
              <w:t>Package</w:t>
            </w:r>
            <w:r w:rsidRPr="008979A8">
              <w:rPr>
                <w:rFonts w:cs="Angsana New"/>
                <w:cs/>
              </w:rPr>
              <w:t xml:space="preserve"> </w:t>
            </w:r>
            <w:r>
              <w:rPr>
                <w:rFonts w:cs="CordiaUPC"/>
              </w:rPr>
              <w:t>Bill Cycle</w:t>
            </w:r>
          </w:p>
        </w:tc>
        <w:tc>
          <w:tcPr>
            <w:tcW w:w="735" w:type="pct"/>
          </w:tcPr>
          <w:p w:rsidRPr="001B0BC3" w:rsidR="006B2F86" w:rsidP="00D42CF4" w:rsidRDefault="006B2F86" w14:paraId="50A0251C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</w:tbl>
    <w:p w:rsidRPr="008979A8" w:rsidR="006B2F86" w:rsidP="00BB3F68" w:rsidRDefault="006B2F86" w14:paraId="325BFEAF" w14:textId="77777777">
      <w:pPr>
        <w:pStyle w:val="Heading3"/>
        <w:numPr>
          <w:ilvl w:val="0"/>
          <w:numId w:val="60"/>
        </w:numPr>
        <w:spacing w:after="240"/>
        <w:rPr>
          <w:rFonts w:ascii="CordiaUPC" w:hAnsi="CordiaUPC" w:cs="CordiaUPC"/>
          <w:sz w:val="32"/>
          <w:szCs w:val="32"/>
        </w:rPr>
      </w:pPr>
      <w:r w:rsidRPr="008979A8">
        <w:rPr>
          <w:rFonts w:ascii="CordiaUPC" w:hAnsi="CordiaUPC" w:cs="CordiaUPC"/>
          <w:sz w:val="32"/>
          <w:szCs w:val="32"/>
        </w:rPr>
        <w:t>Mapping to DB</w:t>
      </w:r>
    </w:p>
    <w:tbl>
      <w:tblPr>
        <w:tblW w:w="4977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348"/>
        <w:gridCol w:w="2486"/>
        <w:gridCol w:w="4141"/>
      </w:tblGrid>
      <w:tr w:rsidRPr="008979A8" w:rsidR="006B2F86" w:rsidTr="00D42CF4" w14:paraId="2CA801C0" w14:textId="77777777">
        <w:trPr>
          <w:cantSplit/>
          <w:tblHeader/>
        </w:trPr>
        <w:tc>
          <w:tcPr>
            <w:tcW w:w="1308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6B2F86" w:rsidP="00D42CF4" w:rsidRDefault="006B2F86" w14:paraId="0E46561F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Database Table</w:t>
            </w:r>
          </w:p>
        </w:tc>
        <w:tc>
          <w:tcPr>
            <w:tcW w:w="1385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6B2F86" w:rsidP="00D42CF4" w:rsidRDefault="006B2F86" w14:paraId="3B628EDF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Database Column</w:t>
            </w:r>
          </w:p>
        </w:tc>
        <w:tc>
          <w:tcPr>
            <w:tcW w:w="2307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6B2F86" w:rsidP="00D42CF4" w:rsidRDefault="006B2F86" w14:paraId="4F0FCFE9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Field on Screen</w:t>
            </w:r>
          </w:p>
        </w:tc>
      </w:tr>
      <w:tr w:rsidRPr="008979A8" w:rsidR="003A0B50" w:rsidTr="00D42CF4" w14:paraId="100D0324" w14:textId="77777777">
        <w:tc>
          <w:tcPr>
            <w:tcW w:w="1308" w:type="pct"/>
            <w:vMerge w:val="restart"/>
          </w:tcPr>
          <w:p w:rsidRPr="008979A8" w:rsidR="003A0B50" w:rsidP="00E332C0" w:rsidRDefault="003A0B50" w14:paraId="4457F000" w14:textId="001F9883">
            <w:pPr>
              <w:rPr>
                <w:rFonts w:cs="CordiaUPC"/>
              </w:rPr>
            </w:pPr>
            <w:r>
              <w:rPr>
                <w:rFonts w:cs="CordiaUPC"/>
              </w:rPr>
              <w:t>MASS_SMS</w:t>
            </w:r>
            <w:r w:rsidRPr="000C1C00">
              <w:rPr>
                <w:rFonts w:cs="CordiaUPC"/>
              </w:rPr>
              <w:t>_FREE_RESOURCE</w:t>
            </w:r>
          </w:p>
        </w:tc>
        <w:tc>
          <w:tcPr>
            <w:tcW w:w="1385" w:type="pct"/>
          </w:tcPr>
          <w:p w:rsidRPr="008979A8" w:rsidR="003A0B50" w:rsidP="00D42CF4" w:rsidRDefault="003A0B50" w14:paraId="7C9F1440" w14:textId="77777777">
            <w:pPr>
              <w:spacing w:after="0"/>
              <w:rPr>
                <w:rFonts w:cs="CordiaUPC"/>
              </w:rPr>
            </w:pPr>
            <w:r w:rsidRPr="00944318">
              <w:rPr>
                <w:szCs w:val="36"/>
              </w:rPr>
              <w:t>ROW_ID</w:t>
            </w:r>
          </w:p>
        </w:tc>
        <w:tc>
          <w:tcPr>
            <w:tcW w:w="2307" w:type="pct"/>
          </w:tcPr>
          <w:p w:rsidR="003A0B50" w:rsidP="00D42CF4" w:rsidRDefault="003A0B50" w14:paraId="7DD8DCCC" w14:textId="77777777">
            <w:pPr>
              <w:spacing w:after="0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ครั้งแรก</w:t>
            </w:r>
          </w:p>
          <w:p w:rsidR="003A0B50" w:rsidP="00D42CF4" w:rsidRDefault="003A0B50" w14:paraId="039B8090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ให้ระบบ </w:t>
            </w:r>
            <w:r>
              <w:rPr>
                <w:rFonts w:cs="CordiaUPC"/>
              </w:rPr>
              <w:t xml:space="preserve">Auto Generate </w:t>
            </w:r>
          </w:p>
          <w:p w:rsidR="003A0B50" w:rsidP="00D42CF4" w:rsidRDefault="003A0B50" w14:paraId="7F9FD0ED" w14:textId="77777777">
            <w:pPr>
              <w:spacing w:after="0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ครั้งถัดไป</w:t>
            </w:r>
          </w:p>
          <w:p w:rsidRPr="008979A8" w:rsidR="003A0B50" w:rsidP="00D42CF4" w:rsidRDefault="003A0B50" w14:paraId="311F1247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ให้ใช้ </w:t>
            </w:r>
            <w:r>
              <w:rPr>
                <w:rFonts w:cs="CordiaUPC"/>
              </w:rPr>
              <w:t xml:space="preserve">Row ID </w:t>
            </w:r>
            <w:r>
              <w:rPr>
                <w:rFonts w:hint="cs" w:cs="Angsana New"/>
                <w:cs/>
              </w:rPr>
              <w:t>เดิม</w:t>
            </w:r>
          </w:p>
        </w:tc>
      </w:tr>
      <w:tr w:rsidRPr="008979A8" w:rsidR="003A0B50" w:rsidTr="00D42CF4" w14:paraId="60973DD0" w14:textId="77777777">
        <w:tc>
          <w:tcPr>
            <w:tcW w:w="1308" w:type="pct"/>
            <w:vMerge/>
          </w:tcPr>
          <w:p w:rsidRPr="008979A8" w:rsidR="003A0B50" w:rsidP="00D42CF4" w:rsidRDefault="003A0B50" w14:paraId="5E3E2B48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3A0B50" w:rsidP="00D42CF4" w:rsidRDefault="003A0B50" w14:paraId="120F53A2" w14:textId="77777777">
            <w:pPr>
              <w:spacing w:after="0"/>
              <w:rPr>
                <w:rFonts w:cs="CordiaUPC"/>
              </w:rPr>
            </w:pPr>
            <w:r>
              <w:rPr>
                <w:rFonts w:cs="CordiaUPC"/>
              </w:rPr>
              <w:t>REFERENCE</w:t>
            </w:r>
            <w:r w:rsidRPr="008979A8">
              <w:rPr>
                <w:rFonts w:cs="CordiaUPC"/>
              </w:rPr>
              <w:t>_ROW_ID</w:t>
            </w:r>
          </w:p>
        </w:tc>
        <w:tc>
          <w:tcPr>
            <w:tcW w:w="2307" w:type="pct"/>
          </w:tcPr>
          <w:p w:rsidRPr="00F673F8" w:rsidR="003A0B50" w:rsidP="00F673F8" w:rsidRDefault="003A0B50" w14:paraId="71082598" w14:textId="7E99EF1E">
            <w:r w:rsidRPr="00F673F8">
              <w:rPr>
                <w:rFonts w:hint="cs"/>
                <w:cs/>
              </w:rPr>
              <w:t>ให้</w:t>
            </w:r>
            <w:r w:rsidRPr="00F673F8">
              <w:rPr>
                <w:cs/>
              </w:rPr>
              <w:t>ใช้</w:t>
            </w:r>
            <w:r w:rsidRPr="00F673F8">
              <w:rPr>
                <w:rFonts w:hint="cs"/>
                <w:cs/>
              </w:rPr>
              <w:t xml:space="preserve"> </w:t>
            </w:r>
            <w:r w:rsidRPr="00F673F8">
              <w:t>MASS_PO_DETAIL</w:t>
            </w:r>
            <w:r w:rsidRPr="00F673F8">
              <w:rPr>
                <w:cs/>
              </w:rPr>
              <w:t>.</w:t>
            </w:r>
            <w:r w:rsidRPr="00F673F8">
              <w:t>ROW_ID</w:t>
            </w:r>
            <w:r w:rsidRPr="00F673F8">
              <w:rPr>
                <w:rFonts w:hint="cs"/>
                <w:cs/>
              </w:rPr>
              <w:t xml:space="preserve"> เดิม</w:t>
            </w:r>
          </w:p>
        </w:tc>
      </w:tr>
      <w:tr w:rsidRPr="008979A8" w:rsidR="003A0B50" w:rsidTr="00D42CF4" w14:paraId="541EE468" w14:textId="77777777">
        <w:tc>
          <w:tcPr>
            <w:tcW w:w="1308" w:type="pct"/>
            <w:vMerge/>
          </w:tcPr>
          <w:p w:rsidRPr="008979A8" w:rsidR="003A0B50" w:rsidP="00D42CF4" w:rsidRDefault="003A0B50" w14:paraId="0F00F666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944318" w:rsidR="003A0B50" w:rsidP="00E332C0" w:rsidRDefault="003A0B50" w14:paraId="32F95E21" w14:textId="1A44FEE0">
            <w:pPr>
              <w:spacing w:after="0"/>
              <w:rPr>
                <w:szCs w:val="36"/>
              </w:rPr>
            </w:pPr>
            <w:r>
              <w:rPr>
                <w:rFonts w:cs="CordiaUPC"/>
              </w:rPr>
              <w:t>REWARD_ROW_ID</w:t>
            </w:r>
          </w:p>
        </w:tc>
        <w:tc>
          <w:tcPr>
            <w:tcW w:w="2307" w:type="pct"/>
          </w:tcPr>
          <w:p w:rsidRPr="00C11331" w:rsidR="003A0B50" w:rsidP="009539CE" w:rsidRDefault="003A0B50" w14:paraId="63F28A40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>Tab Reward per Target Customer</w:t>
            </w:r>
          </w:p>
          <w:p w:rsidRPr="00E42349" w:rsidR="003A0B50" w:rsidP="00E42349" w:rsidRDefault="003A0B50" w14:paraId="239CDEDF" w14:textId="6AAE9FE6">
            <w:pPr>
              <w:pStyle w:val="ListParagraph"/>
              <w:numPr>
                <w:ilvl w:val="0"/>
                <w:numId w:val="6"/>
              </w:numPr>
              <w:rPr>
                <w:rFonts w:cs="CordiaUPC"/>
                <w:cs/>
              </w:rPr>
            </w:pPr>
            <w:r w:rsidRPr="00E42349">
              <w:rPr>
                <w:rFonts w:cs="CordiaUPC"/>
              </w:rPr>
              <w:t>MASS_REWARD_TARGET_CUSTOMER</w:t>
            </w:r>
            <w:r w:rsidRPr="00E42349">
              <w:rPr>
                <w:rFonts w:cs="Angsana New"/>
                <w:cs/>
              </w:rPr>
              <w:t>.</w:t>
            </w:r>
            <w:r w:rsidRPr="00E42349">
              <w:rPr>
                <w:rFonts w:cs="CordiaUPC"/>
              </w:rPr>
              <w:t>ROW_ID</w:t>
            </w:r>
          </w:p>
        </w:tc>
      </w:tr>
      <w:tr w:rsidRPr="008979A8" w:rsidR="003A0B50" w:rsidTr="00D42CF4" w14:paraId="1785B5A5" w14:textId="77777777">
        <w:tc>
          <w:tcPr>
            <w:tcW w:w="1308" w:type="pct"/>
            <w:vMerge/>
          </w:tcPr>
          <w:p w:rsidRPr="008979A8" w:rsidR="003A0B50" w:rsidP="00D42CF4" w:rsidRDefault="003A0B50" w14:paraId="252B4FAC" w14:textId="03342E89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3A0B50" w:rsidP="00E332C0" w:rsidRDefault="003A0B50" w14:paraId="099C3DAC" w14:textId="497D7438">
            <w:pPr>
              <w:spacing w:after="0"/>
              <w:rPr>
                <w:rFonts w:cs="CordiaUPC"/>
              </w:rPr>
            </w:pPr>
            <w:r w:rsidRPr="00944318">
              <w:rPr>
                <w:szCs w:val="36"/>
              </w:rPr>
              <w:t>BUSINESS_</w:t>
            </w:r>
            <w:r>
              <w:rPr>
                <w:szCs w:val="36"/>
              </w:rPr>
              <w:t>SMS_FREE_RESOURCE_ROW_ID</w:t>
            </w:r>
          </w:p>
        </w:tc>
        <w:tc>
          <w:tcPr>
            <w:tcW w:w="2307" w:type="pct"/>
          </w:tcPr>
          <w:p w:rsidRPr="008979A8" w:rsidR="003A0B50" w:rsidP="00E332C0" w:rsidRDefault="003A0B50" w14:paraId="49F6AE33" w14:textId="67C7FC5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>ให้</w:t>
            </w:r>
            <w:r>
              <w:rPr>
                <w:rFonts w:cs="Angsana New"/>
                <w:cs/>
              </w:rPr>
              <w:t>ใช</w:t>
            </w:r>
            <w:r>
              <w:rPr>
                <w:rFonts w:hint="cs" w:cs="Angsana New"/>
                <w:cs/>
              </w:rPr>
              <w:t xml:space="preserve">้ </w:t>
            </w:r>
            <w:r>
              <w:rPr>
                <w:rFonts w:cs="CordiaUPC"/>
              </w:rPr>
              <w:t>MASS_</w:t>
            </w:r>
            <w:r w:rsidRPr="008979A8">
              <w:rPr>
                <w:rFonts w:cs="CordiaUPC"/>
              </w:rPr>
              <w:t>BUSINESS_</w:t>
            </w:r>
            <w:r>
              <w:rPr>
                <w:rFonts w:cs="CordiaUPC"/>
              </w:rPr>
              <w:t>SMS</w:t>
            </w:r>
            <w:r w:rsidRPr="008979A8">
              <w:rPr>
                <w:rFonts w:cs="CordiaUPC"/>
              </w:rPr>
              <w:t>_FREE_RESOURCE</w:t>
            </w:r>
            <w:r w:rsidRPr="008979A8">
              <w:rPr>
                <w:rFonts w:cs="Angsana New"/>
                <w:cs/>
              </w:rPr>
              <w:t>.</w:t>
            </w:r>
            <w:r w:rsidRPr="008979A8">
              <w:rPr>
                <w:rFonts w:cs="CordiaUPC"/>
              </w:rPr>
              <w:t>ROW_ID</w:t>
            </w:r>
          </w:p>
        </w:tc>
      </w:tr>
      <w:tr w:rsidRPr="008979A8" w:rsidR="003A0B50" w:rsidTr="00D42CF4" w14:paraId="1B826E75" w14:textId="77777777">
        <w:tc>
          <w:tcPr>
            <w:tcW w:w="1308" w:type="pct"/>
            <w:vMerge/>
          </w:tcPr>
          <w:p w:rsidRPr="008979A8" w:rsidR="003A0B50" w:rsidP="00D42CF4" w:rsidRDefault="003A0B50" w14:paraId="7F96299E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3A0B50" w:rsidP="00D42CF4" w:rsidRDefault="003A0B50" w14:paraId="3EC798D2" w14:textId="77777777">
            <w:pPr>
              <w:spacing w:after="0"/>
              <w:rPr>
                <w:rFonts w:cs="CordiaUPC"/>
              </w:rPr>
            </w:pPr>
            <w:r w:rsidRPr="008979A8">
              <w:rPr>
                <w:rFonts w:cs="CordiaUPC"/>
              </w:rPr>
              <w:t>FREE_RESOURCE_TYPE</w:t>
            </w:r>
          </w:p>
        </w:tc>
        <w:tc>
          <w:tcPr>
            <w:tcW w:w="2307" w:type="pct"/>
          </w:tcPr>
          <w:p w:rsidR="003A0B50" w:rsidP="00D42CF4" w:rsidRDefault="003A0B50" w14:paraId="1FB42F3A" w14:textId="7883F9EB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>Tab SMS</w:t>
            </w:r>
          </w:p>
          <w:p w:rsidR="003A0B50" w:rsidP="00E42349" w:rsidRDefault="003A0B50" w14:paraId="52C07E91" w14:textId="77777777">
            <w:pPr>
              <w:pStyle w:val="ListParagraph"/>
              <w:numPr>
                <w:ilvl w:val="0"/>
                <w:numId w:val="295"/>
              </w:numPr>
              <w:rPr>
                <w:rFonts w:cs="CordiaUPC"/>
              </w:rPr>
            </w:pPr>
            <w:r w:rsidRPr="00E42349">
              <w:rPr>
                <w:rFonts w:cs="Angsana New"/>
                <w:cs/>
              </w:rPr>
              <w:t xml:space="preserve">ให้ </w:t>
            </w:r>
            <w:r w:rsidRPr="00E42349">
              <w:rPr>
                <w:rFonts w:cs="CordiaUPC"/>
              </w:rPr>
              <w:t xml:space="preserve">Default </w:t>
            </w:r>
            <w:r w:rsidRPr="00E42349">
              <w:rPr>
                <w:rFonts w:cs="Angsana New"/>
                <w:cs/>
              </w:rPr>
              <w:t>ค่าเป็น “</w:t>
            </w:r>
            <w:r w:rsidRPr="00E42349">
              <w:rPr>
                <w:rFonts w:cs="CordiaUPC"/>
              </w:rPr>
              <w:t>Product Pricing</w:t>
            </w:r>
            <w:r w:rsidRPr="00E42349">
              <w:rPr>
                <w:rFonts w:cs="Angsana New"/>
                <w:cs/>
              </w:rPr>
              <w:t>”</w:t>
            </w:r>
          </w:p>
          <w:p w:rsidRPr="00E42349" w:rsidR="003A0B50" w:rsidP="00F673F8" w:rsidRDefault="003A0B50" w14:paraId="14E29110" w14:textId="02D5463F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>Tab Reward per Target Customer</w:t>
            </w:r>
          </w:p>
          <w:p w:rsidRPr="00E42349" w:rsidR="003A0B50" w:rsidP="00E42349" w:rsidRDefault="003A0B50" w14:paraId="0A3E8509" w14:textId="2B5EC3F7">
            <w:pPr>
              <w:pStyle w:val="ListParagraph"/>
              <w:numPr>
                <w:ilvl w:val="0"/>
                <w:numId w:val="295"/>
              </w:numPr>
              <w:rPr>
                <w:rFonts w:cs="CordiaUPC"/>
              </w:rPr>
            </w:pPr>
            <w:r w:rsidRPr="00C11331">
              <w:rPr>
                <w:rFonts w:cs="Angsana New"/>
                <w:cs/>
              </w:rPr>
              <w:t xml:space="preserve">ให้ </w:t>
            </w:r>
            <w:r w:rsidRPr="00C11331">
              <w:rPr>
                <w:rFonts w:cs="CordiaUPC"/>
              </w:rPr>
              <w:t xml:space="preserve">Default </w:t>
            </w:r>
            <w:r w:rsidRPr="00C11331">
              <w:rPr>
                <w:rFonts w:cs="Angsana New"/>
                <w:cs/>
              </w:rPr>
              <w:t>ค่าเป็น “</w:t>
            </w:r>
            <w:r>
              <w:rPr>
                <w:rFonts w:cs="CordiaUPC"/>
              </w:rPr>
              <w:t>Reward per Target Customer</w:t>
            </w:r>
            <w:r w:rsidRPr="00C11331">
              <w:rPr>
                <w:rFonts w:cs="Angsana New"/>
                <w:cs/>
              </w:rPr>
              <w:t>”</w:t>
            </w:r>
          </w:p>
        </w:tc>
      </w:tr>
      <w:tr w:rsidRPr="008979A8" w:rsidR="003A0B50" w:rsidTr="00D42CF4" w14:paraId="4EF64BEB" w14:textId="77777777">
        <w:tc>
          <w:tcPr>
            <w:tcW w:w="1308" w:type="pct"/>
            <w:vMerge/>
          </w:tcPr>
          <w:p w:rsidRPr="008979A8" w:rsidR="003A0B50" w:rsidP="00D42CF4" w:rsidRDefault="003A0B50" w14:paraId="75D43D37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3A0B50" w:rsidP="00D42CF4" w:rsidRDefault="003A0B50" w14:paraId="6A3D6874" w14:textId="77777777">
            <w:pPr>
              <w:spacing w:after="0"/>
              <w:rPr>
                <w:rFonts w:cs="CordiaUPC"/>
              </w:rPr>
            </w:pPr>
            <w:r w:rsidRPr="008979A8">
              <w:rPr>
                <w:rFonts w:cs="CordiaUPC"/>
              </w:rPr>
              <w:t>DURATION_TYPE</w:t>
            </w:r>
          </w:p>
        </w:tc>
        <w:tc>
          <w:tcPr>
            <w:tcW w:w="2307" w:type="pct"/>
          </w:tcPr>
          <w:p w:rsidRPr="008979A8" w:rsidR="003A0B50" w:rsidP="00D42CF4" w:rsidRDefault="003A0B50" w14:paraId="50DD258C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d</w:t>
            </w:r>
            <w:r w:rsidRPr="008979A8">
              <w:rPr>
                <w:rFonts w:cs="CordiaUPC"/>
              </w:rPr>
              <w:t>urationType</w:t>
            </w:r>
          </w:p>
        </w:tc>
      </w:tr>
      <w:tr w:rsidRPr="008979A8" w:rsidR="003A0B50" w:rsidTr="00D42CF4" w14:paraId="2B740E76" w14:textId="77777777">
        <w:tc>
          <w:tcPr>
            <w:tcW w:w="1308" w:type="pct"/>
            <w:vMerge/>
          </w:tcPr>
          <w:p w:rsidRPr="008979A8" w:rsidR="003A0B50" w:rsidP="00D42CF4" w:rsidRDefault="003A0B50" w14:paraId="59CB4AF7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3A0B50" w:rsidP="00D42CF4" w:rsidRDefault="003A0B50" w14:paraId="6707C257" w14:textId="77777777">
            <w:pPr>
              <w:spacing w:after="0"/>
              <w:rPr>
                <w:rFonts w:cs="CordiaUPC"/>
              </w:rPr>
            </w:pPr>
            <w:r w:rsidRPr="008979A8">
              <w:rPr>
                <w:rFonts w:cs="CordiaUPC"/>
              </w:rPr>
              <w:t>DURATION_FROM</w:t>
            </w:r>
          </w:p>
        </w:tc>
        <w:tc>
          <w:tcPr>
            <w:tcW w:w="2307" w:type="pct"/>
          </w:tcPr>
          <w:p w:rsidRPr="008979A8" w:rsidR="003A0B50" w:rsidP="00D42CF4" w:rsidRDefault="003A0B50" w14:paraId="2FB770ED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d</w:t>
            </w:r>
            <w:r w:rsidRPr="008979A8">
              <w:rPr>
                <w:rFonts w:cs="CordiaUPC"/>
              </w:rPr>
              <w:t>urationFrom</w:t>
            </w:r>
          </w:p>
        </w:tc>
      </w:tr>
      <w:tr w:rsidRPr="008979A8" w:rsidR="003A0B50" w:rsidTr="00D42CF4" w14:paraId="30152338" w14:textId="77777777">
        <w:tc>
          <w:tcPr>
            <w:tcW w:w="1308" w:type="pct"/>
            <w:vMerge/>
          </w:tcPr>
          <w:p w:rsidRPr="008979A8" w:rsidR="003A0B50" w:rsidP="00D42CF4" w:rsidRDefault="003A0B50" w14:paraId="1E5BA0F5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3A0B50" w:rsidP="00D42CF4" w:rsidRDefault="003A0B50" w14:paraId="3C3A938C" w14:textId="77777777">
            <w:pPr>
              <w:spacing w:after="0"/>
              <w:rPr>
                <w:rFonts w:cs="CordiaUPC"/>
              </w:rPr>
            </w:pPr>
            <w:r w:rsidRPr="008979A8">
              <w:rPr>
                <w:rFonts w:cs="CordiaUPC"/>
              </w:rPr>
              <w:t>DURATION_TO</w:t>
            </w:r>
          </w:p>
        </w:tc>
        <w:tc>
          <w:tcPr>
            <w:tcW w:w="2307" w:type="pct"/>
          </w:tcPr>
          <w:p w:rsidRPr="008979A8" w:rsidR="003A0B50" w:rsidP="00D42CF4" w:rsidRDefault="003A0B50" w14:paraId="2E3B32B5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d</w:t>
            </w:r>
            <w:r w:rsidRPr="008979A8">
              <w:rPr>
                <w:rFonts w:cs="CordiaUPC"/>
              </w:rPr>
              <w:t>urationTo</w:t>
            </w:r>
          </w:p>
        </w:tc>
      </w:tr>
      <w:tr w:rsidRPr="008979A8" w:rsidR="003A0B50" w:rsidTr="00D42CF4" w14:paraId="40C450F2" w14:textId="77777777">
        <w:tc>
          <w:tcPr>
            <w:tcW w:w="1308" w:type="pct"/>
            <w:vMerge/>
          </w:tcPr>
          <w:p w:rsidRPr="008979A8" w:rsidR="003A0B50" w:rsidP="00D42CF4" w:rsidRDefault="003A0B50" w14:paraId="35F4F08A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3A0B50" w:rsidP="00D42CF4" w:rsidRDefault="003A0B50" w14:paraId="10BCA5C4" w14:textId="77777777">
            <w:pPr>
              <w:spacing w:after="0"/>
              <w:rPr>
                <w:rFonts w:cs="CordiaUPC"/>
              </w:rPr>
            </w:pPr>
            <w:r w:rsidRPr="008979A8">
              <w:rPr>
                <w:rFonts w:cs="CordiaUPC"/>
              </w:rPr>
              <w:t>DURATION_UNIT</w:t>
            </w:r>
          </w:p>
        </w:tc>
        <w:tc>
          <w:tcPr>
            <w:tcW w:w="2307" w:type="pct"/>
          </w:tcPr>
          <w:p w:rsidRPr="008979A8" w:rsidR="003A0B50" w:rsidP="00D42CF4" w:rsidRDefault="003A0B50" w14:paraId="30301C8E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d</w:t>
            </w:r>
            <w:r w:rsidRPr="008979A8">
              <w:rPr>
                <w:rFonts w:cs="CordiaUPC"/>
              </w:rPr>
              <w:t>urationUnit</w:t>
            </w:r>
          </w:p>
        </w:tc>
      </w:tr>
      <w:tr w:rsidRPr="008979A8" w:rsidR="003A0B50" w:rsidTr="00D42CF4" w14:paraId="4F65EA07" w14:textId="77777777">
        <w:tc>
          <w:tcPr>
            <w:tcW w:w="1308" w:type="pct"/>
            <w:vMerge/>
          </w:tcPr>
          <w:p w:rsidRPr="008979A8" w:rsidR="003A0B50" w:rsidP="00D42CF4" w:rsidRDefault="003A0B50" w14:paraId="46623A31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3A0B50" w:rsidP="00D42CF4" w:rsidRDefault="003A0B50" w14:paraId="415F4151" w14:textId="77777777">
            <w:pPr>
              <w:spacing w:after="0"/>
              <w:rPr>
                <w:rFonts w:cs="CordiaUPC"/>
              </w:rPr>
            </w:pPr>
            <w:r>
              <w:rPr>
                <w:szCs w:val="36"/>
              </w:rPr>
              <w:t>BILL_CYCLE_TYPE</w:t>
            </w:r>
          </w:p>
        </w:tc>
        <w:tc>
          <w:tcPr>
            <w:tcW w:w="2307" w:type="pct"/>
          </w:tcPr>
          <w:p w:rsidR="003A0B50" w:rsidP="00D42CF4" w:rsidRDefault="003A0B50" w14:paraId="7E59A041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billCycleType</w:t>
            </w:r>
          </w:p>
        </w:tc>
      </w:tr>
      <w:tr w:rsidRPr="008979A8" w:rsidR="003A0B50" w:rsidTr="00D42CF4" w14:paraId="685F3EE0" w14:textId="77777777">
        <w:tc>
          <w:tcPr>
            <w:tcW w:w="1308" w:type="pct"/>
            <w:vMerge/>
          </w:tcPr>
          <w:p w:rsidRPr="008979A8" w:rsidR="003A0B50" w:rsidP="00D42CF4" w:rsidRDefault="003A0B50" w14:paraId="13CFF7AC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3A0B50" w:rsidP="00D42CF4" w:rsidRDefault="003A0B50" w14:paraId="2C5D2EE4" w14:textId="77777777">
            <w:pPr>
              <w:spacing w:after="0"/>
              <w:rPr>
                <w:rFonts w:cs="CordiaUPC"/>
              </w:rPr>
            </w:pPr>
            <w:r>
              <w:rPr>
                <w:szCs w:val="36"/>
              </w:rPr>
              <w:t>BILL_CYCLE_VALUE</w:t>
            </w:r>
          </w:p>
        </w:tc>
        <w:tc>
          <w:tcPr>
            <w:tcW w:w="2307" w:type="pct"/>
          </w:tcPr>
          <w:p w:rsidR="003A0B50" w:rsidP="00D42CF4" w:rsidRDefault="003A0B50" w14:paraId="0DDCBD85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billCycleValue</w:t>
            </w:r>
          </w:p>
        </w:tc>
      </w:tr>
      <w:tr w:rsidRPr="008979A8" w:rsidR="003A0B50" w:rsidTr="00D42CF4" w14:paraId="563247C2" w14:textId="77777777">
        <w:tc>
          <w:tcPr>
            <w:tcW w:w="1308" w:type="pct"/>
            <w:vMerge/>
          </w:tcPr>
          <w:p w:rsidRPr="008979A8" w:rsidR="003A0B50" w:rsidP="00D42CF4" w:rsidRDefault="003A0B50" w14:paraId="28FC13FC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3A0B50" w:rsidP="00D42CF4" w:rsidRDefault="003A0B50" w14:paraId="699760A5" w14:textId="77777777">
            <w:pPr>
              <w:spacing w:after="0"/>
              <w:rPr>
                <w:rFonts w:cs="CordiaUPC"/>
              </w:rPr>
            </w:pPr>
            <w:r>
              <w:rPr>
                <w:szCs w:val="36"/>
              </w:rPr>
              <w:t>BILL_CYCLE_UNIT</w:t>
            </w:r>
          </w:p>
        </w:tc>
        <w:tc>
          <w:tcPr>
            <w:tcW w:w="2307" w:type="pct"/>
          </w:tcPr>
          <w:p w:rsidR="003A0B50" w:rsidP="00D42CF4" w:rsidRDefault="003A0B50" w14:paraId="6F637953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billCycleUnit</w:t>
            </w:r>
          </w:p>
        </w:tc>
      </w:tr>
      <w:tr w:rsidRPr="008979A8" w:rsidR="003A0B50" w:rsidTr="00D42CF4" w14:paraId="4C14A504" w14:textId="77777777">
        <w:tc>
          <w:tcPr>
            <w:tcW w:w="1308" w:type="pct"/>
            <w:vMerge/>
          </w:tcPr>
          <w:p w:rsidRPr="008979A8" w:rsidR="003A0B50" w:rsidP="00D42CF4" w:rsidRDefault="003A0B50" w14:paraId="3EF566ED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3A0B50" w:rsidP="00D42CF4" w:rsidRDefault="003A0B50" w14:paraId="677A724E" w14:textId="1704D506">
            <w:pPr>
              <w:spacing w:after="0"/>
              <w:rPr>
                <w:szCs w:val="36"/>
              </w:rPr>
            </w:pPr>
            <w:r>
              <w:t>DEDUCT_TYPE</w:t>
            </w:r>
          </w:p>
        </w:tc>
        <w:tc>
          <w:tcPr>
            <w:tcW w:w="2307" w:type="pct"/>
          </w:tcPr>
          <w:p w:rsidR="003A0B50" w:rsidP="00D42CF4" w:rsidRDefault="003A0B50" w14:paraId="5F7FFCDD" w14:textId="2F6D05D2">
            <w:pPr>
              <w:rPr>
                <w:rFonts w:cs="CordiaUPC"/>
              </w:rPr>
            </w:pPr>
            <w:r>
              <w:rPr>
                <w:rFonts w:cs="CordiaUPC"/>
              </w:rPr>
              <w:t>deductType</w:t>
            </w:r>
          </w:p>
        </w:tc>
      </w:tr>
    </w:tbl>
    <w:p w:rsidRPr="008979A8" w:rsidR="006B2F86" w:rsidP="006B2F86" w:rsidRDefault="006B2F86" w14:paraId="61F7B8D0" w14:textId="72A6BECC">
      <w:pPr>
        <w:pStyle w:val="Heading2"/>
        <w:numPr>
          <w:ilvl w:val="0"/>
          <w:numId w:val="1"/>
        </w:numPr>
        <w:ind w:left="426" w:hanging="426"/>
        <w:rPr>
          <w:rFonts w:ascii="CordiaUPC" w:hAnsi="CordiaUPC" w:cs="CordiaUPC"/>
          <w:sz w:val="36"/>
          <w:szCs w:val="36"/>
        </w:rPr>
      </w:pPr>
      <w:r>
        <w:rPr>
          <w:rFonts w:ascii="CordiaUPC" w:hAnsi="CordiaUPC" w:cs="CordiaUPC"/>
          <w:sz w:val="36"/>
          <w:szCs w:val="36"/>
        </w:rPr>
        <w:t xml:space="preserve">Mass </w:t>
      </w:r>
      <w:r w:rsidR="00E332C0">
        <w:rPr>
          <w:rFonts w:ascii="CordiaUPC" w:hAnsi="CordiaUPC" w:cs="CordiaUPC"/>
          <w:sz w:val="36"/>
          <w:szCs w:val="36"/>
        </w:rPr>
        <w:t>SMS</w:t>
      </w:r>
      <w:r>
        <w:rPr>
          <w:rFonts w:ascii="CordiaUPC" w:hAnsi="CordiaUPC" w:cs="CordiaUPC"/>
          <w:sz w:val="36"/>
          <w:szCs w:val="36"/>
        </w:rPr>
        <w:t xml:space="preserve"> Free Resource</w:t>
      </w:r>
      <w:r w:rsidRPr="008979A8">
        <w:rPr>
          <w:rFonts w:ascii="CordiaUPC" w:hAnsi="CordiaUPC" w:cs="CordiaUPC"/>
          <w:sz w:val="36"/>
          <w:szCs w:val="36"/>
        </w:rPr>
        <w:t xml:space="preserve"> on Shelf</w:t>
      </w:r>
    </w:p>
    <w:p w:rsidRPr="008979A8" w:rsidR="006B2F86" w:rsidP="00BB3F68" w:rsidRDefault="006B2F86" w14:paraId="7779ED82" w14:textId="77777777">
      <w:pPr>
        <w:pStyle w:val="Heading3"/>
        <w:numPr>
          <w:ilvl w:val="0"/>
          <w:numId w:val="61"/>
        </w:numPr>
        <w:rPr>
          <w:rFonts w:ascii="CordiaUPC" w:hAnsi="CordiaUPC" w:cs="CordiaUPC"/>
          <w:sz w:val="32"/>
          <w:szCs w:val="40"/>
        </w:rPr>
      </w:pPr>
      <w:r w:rsidRPr="008979A8">
        <w:rPr>
          <w:rFonts w:ascii="CordiaUPC" w:hAnsi="CordiaUPC" w:cs="CordiaUPC"/>
          <w:sz w:val="32"/>
          <w:szCs w:val="40"/>
        </w:rPr>
        <w:t>Field on Screen</w:t>
      </w:r>
    </w:p>
    <w:tbl>
      <w:tblPr>
        <w:tblW w:w="4977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521"/>
        <w:gridCol w:w="1635"/>
        <w:gridCol w:w="5819"/>
      </w:tblGrid>
      <w:tr w:rsidRPr="008979A8" w:rsidR="006B2F86" w:rsidTr="00D42CF4" w14:paraId="3AA1CB03" w14:textId="77777777">
        <w:trPr>
          <w:cantSplit/>
          <w:tblHeader/>
        </w:trPr>
        <w:tc>
          <w:tcPr>
            <w:tcW w:w="847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6B2F86" w:rsidP="00D42CF4" w:rsidRDefault="006B2F86" w14:paraId="1B998E4A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Field Name</w:t>
            </w:r>
          </w:p>
        </w:tc>
        <w:tc>
          <w:tcPr>
            <w:tcW w:w="911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6B2F86" w:rsidP="00D42CF4" w:rsidRDefault="006B2F86" w14:paraId="6CF45C4F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Type</w:t>
            </w:r>
          </w:p>
        </w:tc>
        <w:tc>
          <w:tcPr>
            <w:tcW w:w="3242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6B2F86" w:rsidP="00D42CF4" w:rsidRDefault="006B2F86" w14:paraId="75864213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Comments</w:t>
            </w:r>
          </w:p>
        </w:tc>
      </w:tr>
      <w:tr w:rsidRPr="008979A8" w:rsidR="004361B4" w:rsidTr="00D42CF4" w14:paraId="0E891AAA" w14:textId="77777777">
        <w:tc>
          <w:tcPr>
            <w:tcW w:w="847" w:type="pct"/>
          </w:tcPr>
          <w:p w:rsidR="004361B4" w:rsidP="004361B4" w:rsidRDefault="004361B4" w14:paraId="7BCBF740" w14:textId="5FF9DC0B">
            <w:pPr>
              <w:rPr>
                <w:rFonts w:cs="CordiaUPC"/>
              </w:rPr>
            </w:pPr>
            <w:r>
              <w:rPr>
                <w:rFonts w:cs="CordiaUPC"/>
              </w:rPr>
              <w:t>copyFrom</w:t>
            </w:r>
          </w:p>
        </w:tc>
        <w:tc>
          <w:tcPr>
            <w:tcW w:w="911" w:type="pct"/>
          </w:tcPr>
          <w:p w:rsidR="004361B4" w:rsidP="004361B4" w:rsidRDefault="004361B4" w14:paraId="5AD946E9" w14:textId="0F7B7A4D">
            <w:pPr>
              <w:rPr>
                <w:rFonts w:cs="CordiaUPC"/>
              </w:rPr>
            </w:pPr>
            <w:r>
              <w:rPr>
                <w:rFonts w:cs="CordiaUPC"/>
              </w:rPr>
              <w:t>Drop Down List</w:t>
            </w:r>
          </w:p>
        </w:tc>
        <w:tc>
          <w:tcPr>
            <w:tcW w:w="3242" w:type="pct"/>
          </w:tcPr>
          <w:p w:rsidR="004361B4" w:rsidP="004361B4" w:rsidRDefault="004361B4" w14:paraId="0F0F8975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CordiaUPC"/>
              </w:rPr>
              <w:t>Copy From</w:t>
            </w:r>
          </w:p>
          <w:p w:rsidR="004361B4" w:rsidP="004361B4" w:rsidRDefault="004361B4" w14:paraId="2D9D3A00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List of value </w:t>
            </w:r>
            <w:r>
              <w:rPr>
                <w:rFonts w:cs="Angsana New"/>
                <w:cs/>
              </w:rPr>
              <w:t xml:space="preserve">: </w:t>
            </w:r>
            <w:r w:rsidRPr="008979A8">
              <w:rPr>
                <w:rFonts w:cs="Angsana New"/>
                <w:cs/>
              </w:rPr>
              <w:t xml:space="preserve">ดึงข้อมูล </w:t>
            </w:r>
            <w:r w:rsidRPr="008979A8">
              <w:rPr>
                <w:rFonts w:cs="CordiaUPC"/>
              </w:rPr>
              <w:t>free_resource_name</w:t>
            </w:r>
            <w:r w:rsidRPr="008979A8">
              <w:rPr>
                <w:rFonts w:cs="Angsana New"/>
                <w:cs/>
              </w:rPr>
              <w:t xml:space="preserve"> จาก </w:t>
            </w:r>
            <w:r>
              <w:rPr>
                <w:rFonts w:cs="CordiaUPC"/>
              </w:rPr>
              <w:t>MASS</w:t>
            </w:r>
            <w:r w:rsidRPr="00F33A0D">
              <w:rPr>
                <w:rFonts w:cs="CordiaUPC"/>
              </w:rPr>
              <w:t>_BUSINESS_</w:t>
            </w:r>
            <w:r>
              <w:rPr>
                <w:rFonts w:cs="CordiaUPC"/>
              </w:rPr>
              <w:t>SMS</w:t>
            </w:r>
            <w:r w:rsidRPr="00F33A0D">
              <w:rPr>
                <w:rFonts w:cs="CordiaUPC"/>
              </w:rPr>
              <w:t>_FREE_RESOURCE</w:t>
            </w:r>
            <w:r w:rsidRPr="008979A8">
              <w:rPr>
                <w:rFonts w:cs="CordiaUPC"/>
              </w:rPr>
              <w:t xml:space="preserve"> Table </w:t>
            </w:r>
            <w:r w:rsidRPr="008979A8">
              <w:rPr>
                <w:rFonts w:cs="Angsana New"/>
                <w:cs/>
              </w:rPr>
              <w:t>มาแสดง</w:t>
            </w:r>
          </w:p>
          <w:p w:rsidR="00782FC9" w:rsidP="004361B4" w:rsidRDefault="00782FC9" w14:paraId="5C8251CD" w14:textId="03C6E0FA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 w:cs="Angsana New"/>
                <w:cs/>
              </w:rPr>
              <w:t xml:space="preserve">สามารถ </w:t>
            </w:r>
            <w:r>
              <w:rPr>
                <w:rFonts w:cs="CordiaUPC"/>
              </w:rPr>
              <w:t xml:space="preserve">Search </w:t>
            </w:r>
            <w:r>
              <w:rPr>
                <w:rFonts w:hint="cs" w:cs="Angsana New"/>
                <w:cs/>
              </w:rPr>
              <w:t>ได้</w:t>
            </w:r>
          </w:p>
        </w:tc>
      </w:tr>
      <w:tr w:rsidRPr="008979A8" w:rsidR="004361B4" w:rsidTr="00D42CF4" w14:paraId="223900B2" w14:textId="77777777">
        <w:tc>
          <w:tcPr>
            <w:tcW w:w="847" w:type="pct"/>
          </w:tcPr>
          <w:p w:rsidR="004361B4" w:rsidP="004361B4" w:rsidRDefault="004361B4" w14:paraId="3CD0A288" w14:textId="75BFFDE9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ปุ่ม </w:t>
            </w:r>
            <w:r>
              <w:rPr>
                <w:rFonts w:cs="CordiaUPC"/>
              </w:rPr>
              <w:t>Copy</w:t>
            </w:r>
          </w:p>
        </w:tc>
        <w:tc>
          <w:tcPr>
            <w:tcW w:w="911" w:type="pct"/>
          </w:tcPr>
          <w:p w:rsidR="004361B4" w:rsidP="004361B4" w:rsidRDefault="004361B4" w14:paraId="2AF80CC8" w14:textId="617CD0A0">
            <w:pPr>
              <w:rPr>
                <w:rFonts w:cs="CordiaUPC"/>
              </w:rPr>
            </w:pPr>
            <w:r>
              <w:rPr>
                <w:rFonts w:cs="CordiaUPC"/>
              </w:rPr>
              <w:t>Button</w:t>
            </w:r>
          </w:p>
        </w:tc>
        <w:tc>
          <w:tcPr>
            <w:tcW w:w="3242" w:type="pct"/>
          </w:tcPr>
          <w:p w:rsidRPr="003E1D3F" w:rsidR="004361B4" w:rsidP="004361B4" w:rsidRDefault="004361B4" w14:paraId="090F122D" w14:textId="2E052523">
            <w:pPr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>เมื่อกดปุ่มให้ทำการ</w:t>
            </w:r>
            <w:r>
              <w:rPr>
                <w:rFonts w:cs="CordiaUPC"/>
              </w:rPr>
              <w:t xml:space="preserve"> Copy </w:t>
            </w:r>
            <w:r>
              <w:rPr>
                <w:rFonts w:hint="cs" w:cs="Angsana New"/>
                <w:cs/>
              </w:rPr>
              <w:t xml:space="preserve">ข้อมูลใน </w:t>
            </w:r>
            <w:r>
              <w:rPr>
                <w:rFonts w:cs="CordiaUPC"/>
              </w:rPr>
              <w:t>Default</w:t>
            </w:r>
            <w:r>
              <w:rPr>
                <w:rFonts w:hint="cs" w:cs="Angsana New"/>
                <w:cs/>
              </w:rPr>
              <w:t xml:space="preserve"> ค่า</w:t>
            </w:r>
          </w:p>
        </w:tc>
      </w:tr>
      <w:tr w:rsidRPr="008979A8" w:rsidR="004361B4" w:rsidTr="00D42CF4" w14:paraId="4AB8B8D5" w14:textId="77777777">
        <w:tc>
          <w:tcPr>
            <w:tcW w:w="847" w:type="pct"/>
          </w:tcPr>
          <w:p w:rsidR="004361B4" w:rsidP="004361B4" w:rsidRDefault="004361B4" w14:paraId="6BF61285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freeResourceName</w:t>
            </w:r>
          </w:p>
        </w:tc>
        <w:tc>
          <w:tcPr>
            <w:tcW w:w="911" w:type="pct"/>
          </w:tcPr>
          <w:p w:rsidR="004361B4" w:rsidP="004361B4" w:rsidRDefault="004361B4" w14:paraId="5A316FC0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 Text Box</w:t>
            </w:r>
          </w:p>
        </w:tc>
        <w:tc>
          <w:tcPr>
            <w:tcW w:w="3242" w:type="pct"/>
          </w:tcPr>
          <w:p w:rsidRPr="008979A8" w:rsidR="004361B4" w:rsidP="004361B4" w:rsidRDefault="004361B4" w14:paraId="35990745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9E4907">
              <w:rPr>
                <w:rFonts w:cs="Angsana New"/>
                <w:color w:val="FF0000"/>
                <w:cs/>
              </w:rPr>
              <w:t>*</w:t>
            </w:r>
            <w:r w:rsidRPr="009E4907">
              <w:rPr>
                <w:rFonts w:cs="CordiaUPC"/>
                <w:color w:val="FF0000"/>
              </w:rPr>
              <w:t xml:space="preserve">Free Resource </w:t>
            </w:r>
            <w:r>
              <w:rPr>
                <w:rFonts w:cs="CordiaUPC"/>
                <w:color w:val="FF0000"/>
              </w:rPr>
              <w:t xml:space="preserve">Pattern </w:t>
            </w:r>
            <w:r w:rsidRPr="009E4907">
              <w:rPr>
                <w:rFonts w:cs="CordiaUPC"/>
                <w:color w:val="FF0000"/>
              </w:rPr>
              <w:t>Name</w:t>
            </w:r>
          </w:p>
        </w:tc>
      </w:tr>
      <w:tr w:rsidRPr="008979A8" w:rsidR="004361B4" w:rsidTr="00D42CF4" w14:paraId="0D860271" w14:textId="77777777">
        <w:tc>
          <w:tcPr>
            <w:tcW w:w="847" w:type="pct"/>
          </w:tcPr>
          <w:p w:rsidR="004361B4" w:rsidP="004361B4" w:rsidRDefault="004361B4" w14:paraId="2B97AA42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ปุ่ม </w:t>
            </w:r>
            <w:r>
              <w:rPr>
                <w:rFonts w:cs="CordiaUPC"/>
              </w:rPr>
              <w:t>Generate Name</w:t>
            </w:r>
          </w:p>
        </w:tc>
        <w:tc>
          <w:tcPr>
            <w:tcW w:w="911" w:type="pct"/>
          </w:tcPr>
          <w:p w:rsidR="004361B4" w:rsidP="004361B4" w:rsidRDefault="004361B4" w14:paraId="746B6883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Button</w:t>
            </w:r>
          </w:p>
        </w:tc>
        <w:tc>
          <w:tcPr>
            <w:tcW w:w="3242" w:type="pct"/>
          </w:tcPr>
          <w:p w:rsidR="004361B4" w:rsidP="004361B4" w:rsidRDefault="004361B4" w14:paraId="57954ED1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วางบรรทัดเดียวกันกับ </w:t>
            </w:r>
            <w:r>
              <w:rPr>
                <w:rFonts w:cs="CordiaUPC"/>
              </w:rPr>
              <w:t>Free Resource Name</w:t>
            </w:r>
          </w:p>
          <w:p w:rsidR="004361B4" w:rsidP="004361B4" w:rsidRDefault="004361B4" w14:paraId="15FD910E" w14:textId="77777777">
            <w:pPr>
              <w:spacing w:after="0"/>
              <w:rPr>
                <w:rFonts w:cs="CordiaUPC"/>
              </w:rPr>
            </w:pPr>
            <w:r>
              <w:rPr>
                <w:rFonts w:hint="cs" w:cs="Angsana New"/>
                <w:cs/>
              </w:rPr>
              <w:t>เมื่อกดปุ่ม</w:t>
            </w:r>
          </w:p>
          <w:p w:rsidRPr="00870089" w:rsidR="004361B4" w:rsidP="004361B4" w:rsidRDefault="004361B4" w14:paraId="3BB2737E" w14:textId="77777777">
            <w:pPr>
              <w:rPr>
                <w:rFonts w:cs="CordiaUPC"/>
              </w:rPr>
            </w:pPr>
            <w:r w:rsidRPr="00870089">
              <w:rPr>
                <w:rFonts w:cs="Angsana New"/>
                <w:cs/>
              </w:rPr>
              <w:t xml:space="preserve">ให้ทำการ </w:t>
            </w:r>
            <w:r w:rsidRPr="00870089">
              <w:rPr>
                <w:rFonts w:cs="CordiaUPC"/>
              </w:rPr>
              <w:t xml:space="preserve">Generate Name </w:t>
            </w:r>
            <w:r w:rsidRPr="00870089">
              <w:rPr>
                <w:rFonts w:cs="Angsana New"/>
                <w:cs/>
              </w:rPr>
              <w:t xml:space="preserve">ตาม </w:t>
            </w:r>
            <w:r w:rsidRPr="00870089">
              <w:rPr>
                <w:rFonts w:cs="CordiaUPC"/>
              </w:rPr>
              <w:t xml:space="preserve">Logic </w:t>
            </w:r>
            <w:r w:rsidRPr="00870089">
              <w:rPr>
                <w:rFonts w:cs="Angsana New"/>
                <w:cs/>
              </w:rPr>
              <w:t>ดังนี้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ไป </w:t>
            </w:r>
            <w:r>
              <w:rPr>
                <w:rFonts w:cs="CordiaUPC"/>
              </w:rPr>
              <w:t xml:space="preserve">Auto Populated </w:t>
            </w:r>
            <w:r>
              <w:rPr>
                <w:rFonts w:hint="cs" w:cs="Angsana New"/>
                <w:cs/>
              </w:rPr>
              <w:t xml:space="preserve">ที่ </w:t>
            </w:r>
            <w:r>
              <w:rPr>
                <w:rFonts w:cs="CordiaUPC"/>
              </w:rPr>
              <w:t xml:space="preserve">Field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freeResourceName</w:t>
            </w:r>
            <w:r>
              <w:rPr>
                <w:rFonts w:cs="Angsana New"/>
                <w:cs/>
              </w:rPr>
              <w:t>”</w:t>
            </w:r>
          </w:p>
          <w:p w:rsidRPr="00870089" w:rsidR="004361B4" w:rsidP="004361B4" w:rsidRDefault="004361B4" w14:paraId="48058576" w14:textId="3E97B7C6">
            <w:pPr>
              <w:rPr>
                <w:rFonts w:cs="CordiaUPC"/>
              </w:rPr>
            </w:pPr>
            <w:r w:rsidRPr="00870089">
              <w:rPr>
                <w:rFonts w:cs="CordiaUPC"/>
              </w:rPr>
              <w:t xml:space="preserve">Format </w:t>
            </w:r>
            <w:r w:rsidRPr="00870089">
              <w:rPr>
                <w:rFonts w:cs="Angsana New"/>
                <w:cs/>
              </w:rPr>
              <w:t xml:space="preserve">: </w:t>
            </w:r>
            <w:r w:rsidRPr="00870089">
              <w:rPr>
                <w:rFonts w:cs="CordiaUPC"/>
              </w:rPr>
              <w:t>{Allocate} {Free</w:t>
            </w:r>
            <w:r>
              <w:rPr>
                <w:rFonts w:cs="CordiaUPC"/>
              </w:rPr>
              <w:t>Message</w:t>
            </w:r>
            <w:r w:rsidRPr="00870089">
              <w:rPr>
                <w:rFonts w:cs="CordiaUPC"/>
              </w:rPr>
              <w:t>} {Free</w:t>
            </w:r>
            <w:r>
              <w:rPr>
                <w:rFonts w:cs="CordiaUPC"/>
              </w:rPr>
              <w:t>Message</w:t>
            </w:r>
            <w:r w:rsidRPr="00870089">
              <w:rPr>
                <w:rFonts w:cs="CordiaUPC"/>
              </w:rPr>
              <w:t>Unit}</w:t>
            </w:r>
          </w:p>
          <w:p w:rsidRPr="00870089" w:rsidR="004361B4" w:rsidP="004361B4" w:rsidRDefault="004361B4" w14:paraId="0D0E5860" w14:textId="73DAC125">
            <w:pPr>
              <w:spacing w:after="0"/>
              <w:ind w:left="452"/>
              <w:rPr>
                <w:rFonts w:cs="CordiaUPC"/>
              </w:rPr>
            </w:pPr>
            <w:r w:rsidRPr="00870089">
              <w:rPr>
                <w:rFonts w:cs="CordiaUPC"/>
              </w:rPr>
              <w:t>o</w:t>
            </w:r>
            <w:r w:rsidRPr="00870089">
              <w:rPr>
                <w:rFonts w:cs="CordiaUPC"/>
              </w:rPr>
              <w:tab/>
            </w:r>
            <w:r w:rsidRPr="00870089">
              <w:rPr>
                <w:rFonts w:cs="CordiaUPC"/>
              </w:rPr>
              <w:t xml:space="preserve">{Allocate} </w:t>
            </w:r>
            <w:r w:rsidRPr="00870089">
              <w:rPr>
                <w:rFonts w:cs="Angsana New"/>
                <w:cs/>
              </w:rPr>
              <w:t xml:space="preserve">: ถ้า </w:t>
            </w:r>
            <w:r w:rsidRPr="00870089">
              <w:rPr>
                <w:rFonts w:cs="CordiaUPC"/>
              </w:rPr>
              <w:t xml:space="preserve">Allocate </w:t>
            </w:r>
            <w:r w:rsidRPr="00870089">
              <w:rPr>
                <w:rFonts w:cs="Angsana New"/>
                <w:cs/>
              </w:rPr>
              <w:t xml:space="preserve">ที่เลือกมีมากกว่า </w:t>
            </w:r>
            <w:r w:rsidRPr="00870089">
              <w:rPr>
                <w:rFonts w:cs="CordiaUPC"/>
                <w:cs/>
              </w:rPr>
              <w:t xml:space="preserve">1 </w:t>
            </w:r>
            <w:r w:rsidRPr="00870089">
              <w:rPr>
                <w:rFonts w:cs="Angsana New"/>
                <w:cs/>
              </w:rPr>
              <w:t>ค่าให้คั่นด้วย “/” เช่น “</w:t>
            </w:r>
            <w:r>
              <w:rPr>
                <w:rFonts w:cs="CordiaUPC"/>
              </w:rPr>
              <w:t>SMS</w:t>
            </w:r>
            <w:r w:rsidRPr="00870089">
              <w:rPr>
                <w:rFonts w:cs="Angsana New"/>
                <w:cs/>
              </w:rPr>
              <w:t>/</w:t>
            </w:r>
            <w:r>
              <w:rPr>
                <w:rFonts w:cs="CordiaUPC"/>
              </w:rPr>
              <w:t>SMS DR</w:t>
            </w:r>
            <w:r w:rsidRPr="00870089">
              <w:rPr>
                <w:rFonts w:cs="Angsana New"/>
                <w:cs/>
              </w:rPr>
              <w:t>” เป็นต้น</w:t>
            </w:r>
            <w:r>
              <w:rPr>
                <w:rFonts w:cs="Angsana New"/>
                <w:cs/>
              </w:rPr>
              <w:t xml:space="preserve"> (</w:t>
            </w:r>
            <w:r>
              <w:rPr>
                <w:rFonts w:hint="cs"/>
                <w:cs/>
              </w:rPr>
              <w:t xml:space="preserve">ต้อง </w:t>
            </w:r>
            <w:r>
              <w:t xml:space="preserve">Sort </w:t>
            </w:r>
            <w:r>
              <w:rPr>
                <w:rFonts w:hint="cs"/>
                <w:cs/>
              </w:rPr>
              <w:t>ตามตัวอักษรด้วย</w:t>
            </w:r>
            <w:r>
              <w:rPr>
                <w:rFonts w:cs="Angsana New"/>
                <w:cs/>
              </w:rPr>
              <w:t>)</w:t>
            </w:r>
          </w:p>
          <w:p w:rsidRPr="00870089" w:rsidR="004361B4" w:rsidP="004361B4" w:rsidRDefault="004361B4" w14:paraId="7A6113E4" w14:textId="0DCCE570">
            <w:pPr>
              <w:spacing w:after="0"/>
              <w:ind w:left="452"/>
              <w:rPr>
                <w:rFonts w:cs="CordiaUPC"/>
              </w:rPr>
            </w:pPr>
            <w:r w:rsidRPr="00870089">
              <w:rPr>
                <w:rFonts w:cs="CordiaUPC"/>
              </w:rPr>
              <w:t>o</w:t>
            </w:r>
            <w:r w:rsidRPr="00870089">
              <w:rPr>
                <w:rFonts w:cs="CordiaUPC"/>
              </w:rPr>
              <w:tab/>
            </w:r>
            <w:r w:rsidRPr="00870089">
              <w:rPr>
                <w:rFonts w:cs="CordiaUPC"/>
              </w:rPr>
              <w:t>{Free</w:t>
            </w:r>
            <w:r>
              <w:rPr>
                <w:rFonts w:cs="CordiaUPC"/>
              </w:rPr>
              <w:t>Message</w:t>
            </w:r>
            <w:r w:rsidRPr="00870089">
              <w:rPr>
                <w:rFonts w:cs="CordiaUPC"/>
              </w:rPr>
              <w:t xml:space="preserve">}  </w:t>
            </w:r>
            <w:r w:rsidRPr="00870089">
              <w:rPr>
                <w:rFonts w:cs="Angsana New"/>
                <w:cs/>
              </w:rPr>
              <w:t xml:space="preserve">: แทนค่าจาก </w:t>
            </w:r>
            <w:r w:rsidRPr="00870089">
              <w:rPr>
                <w:rFonts w:cs="CordiaUPC"/>
              </w:rPr>
              <w:t>Free</w:t>
            </w:r>
            <w:r>
              <w:rPr>
                <w:rFonts w:cs="CordiaUPC"/>
              </w:rPr>
              <w:t>Message</w:t>
            </w:r>
            <w:r w:rsidRPr="00870089">
              <w:rPr>
                <w:rFonts w:cs="Angsana New"/>
                <w:cs/>
              </w:rPr>
              <w:t xml:space="preserve"> ที่ใส่มา</w:t>
            </w:r>
          </w:p>
          <w:p w:rsidRPr="00870089" w:rsidR="004361B4" w:rsidP="004361B4" w:rsidRDefault="004361B4" w14:paraId="79451ACB" w14:textId="5F25A16F">
            <w:pPr>
              <w:spacing w:after="0"/>
              <w:ind w:left="452"/>
              <w:rPr>
                <w:rFonts w:cs="CordiaUPC"/>
              </w:rPr>
            </w:pPr>
            <w:r w:rsidRPr="00870089">
              <w:rPr>
                <w:rFonts w:cs="CordiaUPC"/>
              </w:rPr>
              <w:t>o</w:t>
            </w:r>
            <w:r w:rsidRPr="00870089">
              <w:rPr>
                <w:rFonts w:cs="CordiaUPC"/>
              </w:rPr>
              <w:tab/>
            </w:r>
            <w:r w:rsidRPr="00870089">
              <w:rPr>
                <w:rFonts w:cs="CordiaUPC"/>
              </w:rPr>
              <w:t>{Free</w:t>
            </w:r>
            <w:r>
              <w:rPr>
                <w:rFonts w:cs="CordiaUPC"/>
              </w:rPr>
              <w:t>Message</w:t>
            </w:r>
            <w:r w:rsidRPr="00870089">
              <w:rPr>
                <w:rFonts w:cs="CordiaUPC"/>
              </w:rPr>
              <w:t xml:space="preserve">Unit} </w:t>
            </w:r>
            <w:r w:rsidRPr="00870089">
              <w:rPr>
                <w:rFonts w:cs="Angsana New"/>
                <w:cs/>
              </w:rPr>
              <w:t xml:space="preserve">: แทนค่าจาก </w:t>
            </w:r>
            <w:r w:rsidRPr="00870089">
              <w:rPr>
                <w:rFonts w:cs="CordiaUPC"/>
              </w:rPr>
              <w:t>Free</w:t>
            </w:r>
            <w:r>
              <w:rPr>
                <w:rFonts w:cs="CordiaUPC"/>
              </w:rPr>
              <w:t>Message</w:t>
            </w:r>
            <w:r w:rsidRPr="00870089">
              <w:rPr>
                <w:rFonts w:cs="CordiaUPC"/>
              </w:rPr>
              <w:t>Unit</w:t>
            </w:r>
            <w:r w:rsidRPr="00870089">
              <w:rPr>
                <w:rFonts w:cs="Angsana New"/>
                <w:cs/>
              </w:rPr>
              <w:t xml:space="preserve"> ที่ใส่มา</w:t>
            </w:r>
          </w:p>
          <w:p w:rsidRPr="008979A8" w:rsidR="004361B4" w:rsidP="004361B4" w:rsidRDefault="004361B4" w14:paraId="6B21DF72" w14:textId="77777777">
            <w:pPr>
              <w:rPr>
                <w:rFonts w:cs="CordiaUPC"/>
                <w:cs/>
              </w:rPr>
            </w:pPr>
            <w:r w:rsidRPr="00870089">
              <w:rPr>
                <w:rFonts w:cs="Angsana New"/>
                <w:cs/>
              </w:rPr>
              <w:t xml:space="preserve">หมายเหตุ : ช่องว่างระหว่างตัวแปรควรจะมีแค่ </w:t>
            </w:r>
            <w:r w:rsidRPr="00870089">
              <w:rPr>
                <w:rFonts w:cs="CordiaUPC"/>
                <w:cs/>
              </w:rPr>
              <w:t xml:space="preserve">1 </w:t>
            </w:r>
            <w:r w:rsidRPr="00870089">
              <w:rPr>
                <w:rFonts w:cs="Angsana New"/>
                <w:cs/>
              </w:rPr>
              <w:t>ช่องว่าง (</w:t>
            </w:r>
            <w:r w:rsidRPr="00870089">
              <w:rPr>
                <w:rFonts w:cs="CordiaUPC"/>
              </w:rPr>
              <w:t>Space</w:t>
            </w:r>
            <w:r w:rsidRPr="00870089">
              <w:rPr>
                <w:rFonts w:cs="Angsana New"/>
                <w:cs/>
              </w:rPr>
              <w:t>) เท่านั้น</w:t>
            </w:r>
          </w:p>
        </w:tc>
      </w:tr>
      <w:tr w:rsidRPr="008979A8" w:rsidR="004361B4" w:rsidTr="00D42CF4" w14:paraId="2AC944AC" w14:textId="77777777">
        <w:tc>
          <w:tcPr>
            <w:tcW w:w="847" w:type="pct"/>
          </w:tcPr>
          <w:p w:rsidR="004361B4" w:rsidP="004361B4" w:rsidRDefault="004361B4" w14:paraId="69185D6C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techGenerateName</w:t>
            </w:r>
          </w:p>
        </w:tc>
        <w:tc>
          <w:tcPr>
            <w:tcW w:w="911" w:type="pct"/>
          </w:tcPr>
          <w:p w:rsidR="004361B4" w:rsidP="004361B4" w:rsidRDefault="004361B4" w14:paraId="66C4F729" w14:textId="77777777">
            <w:pPr>
              <w:rPr>
                <w:rFonts w:cs="CordiaUPC"/>
              </w:rPr>
            </w:pPr>
          </w:p>
        </w:tc>
        <w:tc>
          <w:tcPr>
            <w:tcW w:w="3242" w:type="pct"/>
          </w:tcPr>
          <w:p w:rsidR="004361B4" w:rsidP="004361B4" w:rsidRDefault="004361B4" w14:paraId="2D4AD48F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Invisible</w:t>
            </w:r>
          </w:p>
        </w:tc>
      </w:tr>
      <w:tr w:rsidRPr="008979A8" w:rsidR="004361B4" w:rsidTr="00D42CF4" w14:paraId="3CB8A2E7" w14:textId="77777777">
        <w:tc>
          <w:tcPr>
            <w:tcW w:w="847" w:type="pct"/>
          </w:tcPr>
          <w:p w:rsidR="004361B4" w:rsidP="004361B4" w:rsidRDefault="004361B4" w14:paraId="065C4258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allocate</w:t>
            </w:r>
          </w:p>
        </w:tc>
        <w:tc>
          <w:tcPr>
            <w:tcW w:w="911" w:type="pct"/>
          </w:tcPr>
          <w:p w:rsidRPr="008979A8" w:rsidR="004361B4" w:rsidP="004361B4" w:rsidRDefault="004361B4" w14:paraId="1C69E4DD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Shuttle</w:t>
            </w:r>
          </w:p>
        </w:tc>
        <w:tc>
          <w:tcPr>
            <w:tcW w:w="3242" w:type="pct"/>
          </w:tcPr>
          <w:p w:rsidR="004361B4" w:rsidP="004361B4" w:rsidRDefault="004361B4" w14:paraId="257DC349" w14:textId="77777777">
            <w:pPr>
              <w:rPr>
                <w:rFonts w:cs="CordiaUPC"/>
                <w:color w:val="FF0000"/>
              </w:rPr>
            </w:pPr>
            <w:r>
              <w:rPr>
                <w:rFonts w:cs="CordiaUPC"/>
              </w:rP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9E4907">
              <w:rPr>
                <w:rFonts w:cs="Angsana New"/>
                <w:color w:val="FF0000"/>
                <w:cs/>
              </w:rPr>
              <w:t>*</w:t>
            </w:r>
            <w:r w:rsidRPr="009E4907">
              <w:rPr>
                <w:rFonts w:cs="CordiaUPC"/>
                <w:color w:val="FF0000"/>
              </w:rPr>
              <w:t>Allocate</w:t>
            </w:r>
          </w:p>
          <w:p w:rsidRPr="008979A8" w:rsidR="004361B4" w:rsidP="004361B4" w:rsidRDefault="004361B4" w14:paraId="64B9888E" w14:textId="0CF59321">
            <w:pPr>
              <w:rPr>
                <w:rFonts w:cs="CordiaUPC"/>
              </w:rPr>
            </w:pPr>
            <w:r w:rsidRPr="00AE3523">
              <w:rPr>
                <w:rFonts w:cs="CordiaUPC"/>
              </w:rPr>
              <w:t xml:space="preserve">List of Value </w:t>
            </w:r>
            <w:r w:rsidRPr="00AE3523">
              <w:rPr>
                <w:rFonts w:cs="Angsana New"/>
                <w:cs/>
              </w:rPr>
              <w:t xml:space="preserve">: </w:t>
            </w:r>
            <w:r w:rsidRPr="00B916D9">
              <w:rPr>
                <w:rFonts w:cs="Angsana New"/>
                <w:cs/>
              </w:rPr>
              <w:t>ดึงข้อมูลจาก</w:t>
            </w:r>
            <w:r w:rsidRPr="00B916D9">
              <w:rPr>
                <w:rFonts w:cs="CordiaUPC"/>
              </w:rPr>
              <w:t xml:space="preserve">DB </w:t>
            </w:r>
            <w:r w:rsidRPr="00B916D9">
              <w:rPr>
                <w:rFonts w:cs="Angsana New"/>
                <w:cs/>
              </w:rPr>
              <w:t xml:space="preserve">ที่ </w:t>
            </w:r>
            <w:r w:rsidRPr="00B916D9">
              <w:rPr>
                <w:rFonts w:cs="CordiaUPC"/>
              </w:rPr>
              <w:t xml:space="preserve">Table FLW_CFG_LOV </w:t>
            </w:r>
            <w:r w:rsidRPr="00B916D9">
              <w:rPr>
                <w:rFonts w:cs="Angsana New"/>
                <w:cs/>
              </w:rPr>
              <w:t xml:space="preserve">โดย </w:t>
            </w:r>
            <w:r w:rsidRPr="00B916D9">
              <w:rPr>
                <w:rFonts w:cs="CordiaUPC"/>
              </w:rPr>
              <w:t xml:space="preserve">group_type </w:t>
            </w:r>
            <w:r w:rsidRPr="00B916D9">
              <w:rPr>
                <w:rFonts w:cs="Angsana New"/>
                <w:cs/>
              </w:rPr>
              <w:t>= ‘</w:t>
            </w:r>
            <w:r w:rsidRPr="00A5530C">
              <w:rPr>
                <w:rFonts w:cs="CordiaUPC"/>
              </w:rPr>
              <w:t>SMS Allocate Type</w:t>
            </w:r>
            <w:r>
              <w:rPr>
                <w:rFonts w:cs="Angsana New"/>
                <w:cs/>
              </w:rPr>
              <w:t>’</w:t>
            </w:r>
          </w:p>
        </w:tc>
      </w:tr>
      <w:tr w:rsidRPr="008979A8" w:rsidR="004361B4" w:rsidTr="00D42CF4" w14:paraId="5606172E" w14:textId="77777777">
        <w:tc>
          <w:tcPr>
            <w:tcW w:w="847" w:type="pct"/>
          </w:tcPr>
          <w:p w:rsidR="004361B4" w:rsidP="004361B4" w:rsidRDefault="004361B4" w14:paraId="124E404D" w14:textId="14091D3F">
            <w:pPr>
              <w:rPr>
                <w:rFonts w:cs="CordiaUPC"/>
              </w:rPr>
            </w:pPr>
            <w:r>
              <w:rPr>
                <w:rFonts w:cs="CordiaUPC"/>
              </w:rPr>
              <w:t>freeMessage</w:t>
            </w:r>
          </w:p>
        </w:tc>
        <w:tc>
          <w:tcPr>
            <w:tcW w:w="911" w:type="pct"/>
          </w:tcPr>
          <w:p w:rsidRPr="008979A8" w:rsidR="004361B4" w:rsidP="004361B4" w:rsidRDefault="004361B4" w14:paraId="5F058F48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Text Box</w:t>
            </w:r>
          </w:p>
        </w:tc>
        <w:tc>
          <w:tcPr>
            <w:tcW w:w="3242" w:type="pct"/>
          </w:tcPr>
          <w:p w:rsidR="004361B4" w:rsidP="004361B4" w:rsidRDefault="004361B4" w14:paraId="735697AB" w14:textId="529EAB03">
            <w:pPr>
              <w:rPr>
                <w:rFonts w:cs="CordiaUPC"/>
                <w:color w:val="FF0000"/>
              </w:rPr>
            </w:pPr>
            <w:r>
              <w:rPr>
                <w:rFonts w:cs="CordiaUPC"/>
              </w:rP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9E4907">
              <w:rPr>
                <w:rFonts w:cs="Angsana New"/>
                <w:color w:val="FF0000"/>
                <w:cs/>
              </w:rPr>
              <w:t>*</w:t>
            </w:r>
            <w:r w:rsidRPr="009E4907">
              <w:rPr>
                <w:rFonts w:cs="CordiaUPC"/>
                <w:color w:val="FF0000"/>
              </w:rPr>
              <w:t xml:space="preserve">Free </w:t>
            </w:r>
            <w:r>
              <w:rPr>
                <w:rFonts w:cs="CordiaUPC"/>
                <w:color w:val="FF0000"/>
              </w:rPr>
              <w:t>Message</w:t>
            </w:r>
          </w:p>
          <w:p w:rsidRPr="008979A8" w:rsidR="004361B4" w:rsidP="004361B4" w:rsidRDefault="004361B4" w14:paraId="5C056525" w14:textId="77777777">
            <w:pPr>
              <w:rPr>
                <w:rFonts w:cs="CordiaUPC"/>
                <w:cs/>
              </w:rPr>
            </w:pPr>
            <w:r w:rsidRPr="006B2F86">
              <w:rPr>
                <w:rFonts w:hint="cs" w:cs="Angsana New"/>
                <w:cs/>
              </w:rPr>
              <w:t>หมายเหตุ ใส่ได้เฉพาะ</w:t>
            </w:r>
            <w:r>
              <w:rPr>
                <w:rFonts w:hint="cs" w:cs="Angsana New"/>
                <w:cs/>
              </w:rPr>
              <w:t>ตัวเลขและจุดทศนิยมเท่านั้น</w:t>
            </w:r>
          </w:p>
        </w:tc>
      </w:tr>
      <w:tr w:rsidRPr="008979A8" w:rsidR="004361B4" w:rsidTr="00D42CF4" w14:paraId="4B16988A" w14:textId="77777777">
        <w:tc>
          <w:tcPr>
            <w:tcW w:w="847" w:type="pct"/>
          </w:tcPr>
          <w:p w:rsidR="004361B4" w:rsidP="004361B4" w:rsidRDefault="004361B4" w14:paraId="42B41847" w14:textId="42184C27">
            <w:pPr>
              <w:rPr>
                <w:rFonts w:cs="CordiaUPC"/>
              </w:rPr>
            </w:pPr>
            <w:r>
              <w:rPr>
                <w:rFonts w:cs="CordiaUPC"/>
              </w:rPr>
              <w:t>freeMessageUnit</w:t>
            </w:r>
          </w:p>
        </w:tc>
        <w:tc>
          <w:tcPr>
            <w:tcW w:w="911" w:type="pct"/>
          </w:tcPr>
          <w:p w:rsidRPr="008979A8" w:rsidR="004361B4" w:rsidP="004361B4" w:rsidRDefault="004361B4" w14:paraId="12142A19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Drop Down List</w:t>
            </w:r>
          </w:p>
        </w:tc>
        <w:tc>
          <w:tcPr>
            <w:tcW w:w="3242" w:type="pct"/>
          </w:tcPr>
          <w:p w:rsidR="004361B4" w:rsidP="004361B4" w:rsidRDefault="004361B4" w14:paraId="2A9FAD71" w14:textId="1565AA61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วางบรรทัดเดียวกันกับ </w:t>
            </w:r>
            <w:r>
              <w:rPr>
                <w:rFonts w:cs="CordiaUPC"/>
              </w:rPr>
              <w:t xml:space="preserve">Free </w:t>
            </w:r>
            <w:r w:rsidRPr="00E332C0">
              <w:rPr>
                <w:rFonts w:cs="CordiaUPC"/>
              </w:rPr>
              <w:t>Message</w:t>
            </w:r>
          </w:p>
          <w:p w:rsidRPr="009E4907" w:rsidR="004361B4" w:rsidP="004361B4" w:rsidRDefault="004361B4" w14:paraId="4ACD8FE8" w14:textId="7B13CD7D">
            <w:pPr>
              <w:rPr>
                <w:rFonts w:cs="CordiaUPC"/>
                <w:cs/>
              </w:rPr>
            </w:pPr>
            <w:r w:rsidRPr="004C3917">
              <w:t xml:space="preserve">List of Value </w:t>
            </w:r>
            <w:r w:rsidRPr="004C3917">
              <w:rPr>
                <w:rFonts w:cs="Angsana New"/>
                <w:cs/>
              </w:rPr>
              <w:t xml:space="preserve">: </w:t>
            </w:r>
            <w:r w:rsidRPr="00B916D9">
              <w:rPr>
                <w:rFonts w:cs="Angsana New"/>
                <w:cs/>
              </w:rPr>
              <w:t>ดึงข้อมูลจาก</w:t>
            </w:r>
            <w:r w:rsidRPr="00B916D9">
              <w:rPr>
                <w:rFonts w:cs="CordiaUPC"/>
              </w:rPr>
              <w:t xml:space="preserve">DB </w:t>
            </w:r>
            <w:r w:rsidRPr="00B916D9">
              <w:rPr>
                <w:rFonts w:cs="Angsana New"/>
                <w:cs/>
              </w:rPr>
              <w:t xml:space="preserve">ที่ </w:t>
            </w:r>
            <w:r w:rsidRPr="00B916D9">
              <w:rPr>
                <w:rFonts w:cs="CordiaUPC"/>
              </w:rPr>
              <w:t xml:space="preserve">Table FLW_CFG_LOV </w:t>
            </w:r>
            <w:r w:rsidRPr="00B916D9">
              <w:rPr>
                <w:rFonts w:cs="Angsana New"/>
                <w:cs/>
              </w:rPr>
              <w:t xml:space="preserve">โดย </w:t>
            </w:r>
            <w:r w:rsidRPr="00B916D9">
              <w:rPr>
                <w:rFonts w:cs="CordiaUPC"/>
              </w:rPr>
              <w:t xml:space="preserve">group_type </w:t>
            </w:r>
            <w:r w:rsidRPr="00B916D9">
              <w:rPr>
                <w:rFonts w:cs="Angsana New"/>
                <w:cs/>
              </w:rPr>
              <w:t>= ‘</w:t>
            </w:r>
            <w:r w:rsidRPr="00A5530C">
              <w:rPr>
                <w:rFonts w:cs="CordiaUPC"/>
              </w:rPr>
              <w:t xml:space="preserve">SMS </w:t>
            </w:r>
            <w:r>
              <w:rPr>
                <w:rFonts w:cs="CordiaUPC"/>
              </w:rPr>
              <w:t>Unit</w:t>
            </w:r>
            <w:r>
              <w:rPr>
                <w:rFonts w:cs="Angsana New"/>
                <w:cs/>
              </w:rPr>
              <w:t>’</w:t>
            </w:r>
          </w:p>
        </w:tc>
      </w:tr>
      <w:tr w:rsidRPr="008979A8" w:rsidR="004361B4" w:rsidTr="00D42CF4" w14:paraId="0A81E48A" w14:textId="77777777">
        <w:tc>
          <w:tcPr>
            <w:tcW w:w="847" w:type="pct"/>
          </w:tcPr>
          <w:p w:rsidR="004361B4" w:rsidP="004361B4" w:rsidRDefault="004361B4" w14:paraId="3D686F9A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ปุ่ม </w:t>
            </w:r>
            <w:r>
              <w:rPr>
                <w:rFonts w:cs="CordiaUPC"/>
              </w:rPr>
              <w:t>Create</w:t>
            </w:r>
          </w:p>
        </w:tc>
        <w:tc>
          <w:tcPr>
            <w:tcW w:w="911" w:type="pct"/>
          </w:tcPr>
          <w:p w:rsidR="004361B4" w:rsidP="004361B4" w:rsidRDefault="004361B4" w14:paraId="6A8E4188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Button</w:t>
            </w:r>
          </w:p>
        </w:tc>
        <w:tc>
          <w:tcPr>
            <w:tcW w:w="3242" w:type="pct"/>
          </w:tcPr>
          <w:p w:rsidRPr="00B86ABB" w:rsidR="004361B4" w:rsidP="004361B4" w:rsidRDefault="004361B4" w14:paraId="6E74EF65" w14:textId="77777777">
            <w:pPr>
              <w:spacing w:after="0" w:line="259" w:lineRule="auto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>เมื่อกดปุ่ม</w:t>
            </w:r>
          </w:p>
          <w:p w:rsidR="004361B4" w:rsidP="004361B4" w:rsidRDefault="004361B4" w14:paraId="1710F29A" w14:textId="77777777">
            <w:pPr>
              <w:pStyle w:val="ListParagraph"/>
              <w:numPr>
                <w:ilvl w:val="0"/>
                <w:numId w:val="5"/>
              </w:numPr>
              <w:spacing w:after="0" w:line="259" w:lineRule="auto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Generate </w:t>
            </w:r>
            <w:r>
              <w:rPr>
                <w:rFonts w:hint="cs" w:cs="Angsana New"/>
                <w:cs/>
              </w:rPr>
              <w:t xml:space="preserve">ข้อมูลไว้ที่ </w:t>
            </w:r>
            <w:r>
              <w:rPr>
                <w:rFonts w:cs="CordiaUPC"/>
              </w:rPr>
              <w:t>tech</w:t>
            </w:r>
            <w:r w:rsidRPr="00870089">
              <w:rPr>
                <w:rFonts w:cs="CordiaUPC"/>
              </w:rPr>
              <w:t>GenerateName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โดยใช้ </w:t>
            </w:r>
            <w:r>
              <w:rPr>
                <w:rFonts w:cs="CordiaUPC"/>
              </w:rPr>
              <w:t xml:space="preserve">Logic </w:t>
            </w:r>
            <w:r>
              <w:rPr>
                <w:rFonts w:hint="cs" w:cs="Angsana New"/>
                <w:cs/>
              </w:rPr>
              <w:t xml:space="preserve">เดียวกันกับปุ่ม </w:t>
            </w:r>
            <w:r>
              <w:rPr>
                <w:rFonts w:cs="CordiaUPC"/>
              </w:rPr>
              <w:t>Generate Name</w:t>
            </w:r>
          </w:p>
          <w:p w:rsidR="004361B4" w:rsidP="004361B4" w:rsidRDefault="004361B4" w14:paraId="0037A9A2" w14:textId="77777777">
            <w:pPr>
              <w:pStyle w:val="ListParagraph"/>
              <w:numPr>
                <w:ilvl w:val="0"/>
                <w:numId w:val="5"/>
              </w:numPr>
              <w:spacing w:after="0" w:line="259" w:lineRule="auto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Validate </w:t>
            </w:r>
            <w:r>
              <w:rPr>
                <w:rFonts w:hint="cs" w:cs="Angsana New"/>
                <w:cs/>
              </w:rPr>
              <w:t>ข้อมูลในหน้าจอ</w:t>
            </w:r>
          </w:p>
          <w:p w:rsidR="004361B4" w:rsidP="004361B4" w:rsidRDefault="004361B4" w14:paraId="72735B5A" w14:textId="38940B05">
            <w:pPr>
              <w:pStyle w:val="ListParagraph"/>
              <w:numPr>
                <w:ilvl w:val="0"/>
                <w:numId w:val="5"/>
              </w:numPr>
              <w:spacing w:after="0" w:line="259" w:lineRule="auto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Insert </w:t>
            </w:r>
            <w:r>
              <w:rPr>
                <w:rFonts w:hint="cs" w:cs="Angsana New"/>
                <w:cs/>
              </w:rPr>
              <w:t xml:space="preserve">ข้อมูลลง </w:t>
            </w:r>
            <w:r>
              <w:rPr>
                <w:rFonts w:cs="CordiaUPC"/>
              </w:rPr>
              <w:t xml:space="preserve">DB </w:t>
            </w:r>
            <w:r>
              <w:rPr>
                <w:rFonts w:hint="cs" w:cs="Angsana New"/>
                <w:cs/>
              </w:rPr>
              <w:t xml:space="preserve">ที่ </w:t>
            </w:r>
            <w:r>
              <w:rPr>
                <w:rFonts w:cs="CordiaUPC"/>
              </w:rPr>
              <w:t>MASS</w:t>
            </w:r>
            <w:r w:rsidRPr="008979A8">
              <w:rPr>
                <w:rFonts w:cs="CordiaUPC"/>
              </w:rPr>
              <w:t>_</w:t>
            </w:r>
            <w:r>
              <w:rPr>
                <w:rFonts w:cs="CordiaUPC"/>
              </w:rPr>
              <w:t>BUSINESS_SMS</w:t>
            </w:r>
            <w:r w:rsidRPr="008979A8">
              <w:rPr>
                <w:rFonts w:cs="CordiaUPC"/>
              </w:rPr>
              <w:t>_FREE_RESOURCE</w:t>
            </w:r>
          </w:p>
          <w:p w:rsidR="004361B4" w:rsidP="004361B4" w:rsidRDefault="004361B4" w14:paraId="4E84920B" w14:textId="5D5122EE">
            <w:pPr>
              <w:pStyle w:val="ListParagraph"/>
              <w:numPr>
                <w:ilvl w:val="0"/>
                <w:numId w:val="5"/>
              </w:numPr>
              <w:spacing w:after="0" w:line="259" w:lineRule="auto"/>
              <w:rPr>
                <w:rFonts w:cs="CordiaUPC"/>
              </w:rPr>
            </w:pPr>
            <w:r w:rsidRPr="00B86ABB">
              <w:rPr>
                <w:rFonts w:hint="cs" w:cs="Angsana New"/>
                <w:cs/>
              </w:rPr>
              <w:t>ให้ทำการเคลียร์ค่า</w:t>
            </w:r>
            <w:r w:rsidRPr="00B86ABB">
              <w:rPr>
                <w:rFonts w:cs="Angsana New"/>
                <w:cs/>
              </w:rPr>
              <w:t xml:space="preserve"> </w:t>
            </w:r>
            <w:r w:rsidRPr="00B86ABB">
              <w:rPr>
                <w:rFonts w:hint="cs" w:cs="Angsana New"/>
                <w:cs/>
              </w:rPr>
              <w:t xml:space="preserve">และ </w:t>
            </w:r>
            <w:r w:rsidRPr="00B86ABB">
              <w:rPr>
                <w:rFonts w:cs="CordiaUPC"/>
              </w:rPr>
              <w:t xml:space="preserve">Invisible </w:t>
            </w:r>
            <w:r>
              <w:t>New SMS Free Resource Pattern</w:t>
            </w:r>
            <w:r w:rsidRPr="00B86ABB">
              <w:rPr>
                <w:rFonts w:cs="CordiaUPC"/>
              </w:rPr>
              <w:t xml:space="preserve"> Section</w:t>
            </w:r>
          </w:p>
          <w:p w:rsidRPr="00B86ABB" w:rsidR="004361B4" w:rsidP="004361B4" w:rsidRDefault="004361B4" w14:paraId="4EE38C15" w14:textId="35EC3052">
            <w:pPr>
              <w:pStyle w:val="ListParagraph"/>
              <w:numPr>
                <w:ilvl w:val="0"/>
                <w:numId w:val="5"/>
              </w:numPr>
              <w:spacing w:after="0" w:line="259" w:lineRule="auto"/>
              <w:rPr>
                <w:rFonts w:cs="CordiaUPC"/>
              </w:rPr>
            </w:pPr>
            <w:r w:rsidRPr="00916C7B">
              <w:rPr>
                <w:rFonts w:hint="cs" w:cs="Angsana New"/>
                <w:cs/>
              </w:rPr>
              <w:t xml:space="preserve">ให้ </w:t>
            </w:r>
            <w:r w:rsidRPr="00916C7B">
              <w:rPr>
                <w:rFonts w:cs="CordiaUPC"/>
              </w:rPr>
              <w:t xml:space="preserve">Auto Populated </w:t>
            </w:r>
            <w:r w:rsidRPr="00916C7B">
              <w:rPr>
                <w:rFonts w:hint="cs" w:cs="Angsana New"/>
                <w:cs/>
              </w:rPr>
              <w:t xml:space="preserve">ค่า </w:t>
            </w:r>
            <w:r w:rsidRPr="00916C7B">
              <w:rPr>
                <w:rFonts w:cs="CordiaUPC"/>
              </w:rPr>
              <w:t xml:space="preserve">Free Resource </w:t>
            </w:r>
            <w:r w:rsidRPr="00916C7B">
              <w:rPr>
                <w:rFonts w:hint="cs" w:cs="Angsana New"/>
                <w:cs/>
              </w:rPr>
              <w:t>ที่หน้าจอ</w:t>
            </w:r>
            <w:r w:rsidRPr="00916C7B">
              <w:rPr>
                <w:rFonts w:cs="CordiaUPC"/>
              </w:rPr>
              <w:t xml:space="preserve"> Mass SMS Free Resource </w:t>
            </w:r>
            <w:r w:rsidRPr="00916C7B">
              <w:rPr>
                <w:rFonts w:hint="cs" w:cs="Angsana New"/>
                <w:cs/>
              </w:rPr>
              <w:t>ให้เป็นค่าที่เพิ่งสร้างขึ้นมาใหม่</w:t>
            </w:r>
            <w:r>
              <w:rPr>
                <w:rFonts w:cs="Angsana New"/>
                <w:cs/>
              </w:rPr>
              <w:t xml:space="preserve"> </w:t>
            </w:r>
            <w:r w:rsidRPr="00212956">
              <w:rPr>
                <w:rFonts w:cs="Angsana New"/>
                <w:cs/>
              </w:rPr>
              <w:t xml:space="preserve">ถ้าเงื่อนไขตรงกับที่มีอยู่ใน </w:t>
            </w:r>
            <w:r w:rsidRPr="00212956">
              <w:rPr>
                <w:rFonts w:cs="CordiaUPC"/>
              </w:rPr>
              <w:t>List</w:t>
            </w:r>
          </w:p>
        </w:tc>
      </w:tr>
      <w:tr w:rsidRPr="008979A8" w:rsidR="004361B4" w:rsidTr="00D42CF4" w14:paraId="00AB8F52" w14:textId="77777777">
        <w:tc>
          <w:tcPr>
            <w:tcW w:w="847" w:type="pct"/>
          </w:tcPr>
          <w:p w:rsidR="004361B4" w:rsidP="004361B4" w:rsidRDefault="004361B4" w14:paraId="34292C9E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ปุ่ม </w:t>
            </w:r>
            <w:r>
              <w:rPr>
                <w:rFonts w:cs="CordiaUPC"/>
              </w:rPr>
              <w:t>Cancel</w:t>
            </w:r>
          </w:p>
        </w:tc>
        <w:tc>
          <w:tcPr>
            <w:tcW w:w="911" w:type="pct"/>
          </w:tcPr>
          <w:p w:rsidR="004361B4" w:rsidP="004361B4" w:rsidRDefault="004361B4" w14:paraId="2AA182DD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Button</w:t>
            </w:r>
          </w:p>
        </w:tc>
        <w:tc>
          <w:tcPr>
            <w:tcW w:w="3242" w:type="pct"/>
          </w:tcPr>
          <w:p w:rsidR="004361B4" w:rsidP="004361B4" w:rsidRDefault="004361B4" w14:paraId="11262D7B" w14:textId="4BC24688">
            <w:pPr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>เมื่อกดปุ่มให้ทำการเคลียร์ค่า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และ </w:t>
            </w:r>
            <w:r>
              <w:rPr>
                <w:rFonts w:cs="CordiaUPC"/>
              </w:rPr>
              <w:t>Invisible Mass SMS Free Resource On Shelf Section</w:t>
            </w:r>
          </w:p>
        </w:tc>
      </w:tr>
    </w:tbl>
    <w:p w:rsidR="006B2F86" w:rsidP="00BB3F68" w:rsidRDefault="006B2F86" w14:paraId="50A5E2C7" w14:textId="77777777">
      <w:pPr>
        <w:pStyle w:val="Heading3"/>
        <w:numPr>
          <w:ilvl w:val="0"/>
          <w:numId w:val="61"/>
        </w:numPr>
        <w:rPr>
          <w:rFonts w:ascii="CordiaUPC" w:hAnsi="CordiaUPC" w:cs="CordiaUPC"/>
          <w:sz w:val="32"/>
          <w:szCs w:val="32"/>
        </w:rPr>
      </w:pPr>
      <w:r w:rsidRPr="008979A8">
        <w:rPr>
          <w:rFonts w:ascii="CordiaUPC" w:hAnsi="CordiaUPC" w:cs="CordiaUPC"/>
          <w:sz w:val="32"/>
          <w:szCs w:val="32"/>
        </w:rPr>
        <w:t>Script Validation</w:t>
      </w:r>
    </w:p>
    <w:tbl>
      <w:tblPr>
        <w:tblW w:w="4938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385"/>
        <w:gridCol w:w="2896"/>
        <w:gridCol w:w="3314"/>
        <w:gridCol w:w="1309"/>
      </w:tblGrid>
      <w:tr w:rsidRPr="008979A8" w:rsidR="006B2F86" w:rsidTr="00D42CF4" w14:paraId="065A37D3" w14:textId="77777777">
        <w:trPr>
          <w:cantSplit/>
          <w:tblHeader/>
        </w:trPr>
        <w:tc>
          <w:tcPr>
            <w:tcW w:w="778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6B2F86" w:rsidP="00D42CF4" w:rsidRDefault="006B2F86" w14:paraId="06F9C9A9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Error Code</w:t>
            </w:r>
          </w:p>
        </w:tc>
        <w:tc>
          <w:tcPr>
            <w:tcW w:w="1626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6B2F86" w:rsidP="00D42CF4" w:rsidRDefault="006B2F86" w14:paraId="37B9FD69" w14:textId="77777777">
            <w:pPr>
              <w:rPr>
                <w:rFonts w:cs="CordiaUPC"/>
                <w:b/>
                <w:bCs/>
              </w:rPr>
            </w:pPr>
            <w:r>
              <w:rPr>
                <w:rFonts w:cs="CordiaUPC"/>
                <w:b/>
                <w:bCs/>
              </w:rPr>
              <w:t xml:space="preserve">Error Message </w:t>
            </w:r>
          </w:p>
        </w:tc>
        <w:tc>
          <w:tcPr>
            <w:tcW w:w="1861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6B2F86" w:rsidP="00D42CF4" w:rsidRDefault="006B2F86" w14:paraId="753B74A4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Logic</w:t>
            </w:r>
          </w:p>
        </w:tc>
        <w:tc>
          <w:tcPr>
            <w:tcW w:w="735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6B2F86" w:rsidP="00D42CF4" w:rsidRDefault="006B2F86" w14:paraId="04F6AD12" w14:textId="77777777">
            <w:pPr>
              <w:rPr>
                <w:rFonts w:cs="CordiaUPC"/>
                <w:b/>
                <w:bCs/>
              </w:rPr>
            </w:pPr>
            <w:r>
              <w:rPr>
                <w:rFonts w:cs="CordiaUPC"/>
                <w:b/>
                <w:bCs/>
              </w:rPr>
              <w:t>Submit Call</w:t>
            </w:r>
          </w:p>
        </w:tc>
      </w:tr>
      <w:tr w:rsidR="006B2F86" w:rsidTr="00D42CF4" w14:paraId="378E24B1" w14:textId="77777777">
        <w:tc>
          <w:tcPr>
            <w:tcW w:w="778" w:type="pct"/>
          </w:tcPr>
          <w:p w:rsidRPr="00792590" w:rsidR="006B2F86" w:rsidP="00D42CF4" w:rsidRDefault="006B2F86" w14:paraId="4E1C5A8A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>
              <w:rPr>
                <w:rFonts w:ascii="CordiaUPC" w:hAnsi="CordiaUPC" w:cs="CordiaUPC"/>
                <w:sz w:val="28"/>
                <w:szCs w:val="28"/>
              </w:rPr>
              <w:t>0000</w:t>
            </w:r>
            <w:r>
              <w:rPr>
                <w:rFonts w:hint="cs" w:ascii="CordiaUPC" w:hAnsi="CordiaUPC" w:cs="CordiaUPC"/>
                <w:sz w:val="28"/>
                <w:szCs w:val="28"/>
                <w:cs/>
                <w:lang w:bidi="th-TH"/>
              </w:rPr>
              <w:t>3</w:t>
            </w:r>
          </w:p>
        </w:tc>
        <w:tc>
          <w:tcPr>
            <w:tcW w:w="1626" w:type="pct"/>
          </w:tcPr>
          <w:p w:rsidRPr="00E02D8D" w:rsidR="006B2F86" w:rsidP="00D42CF4" w:rsidRDefault="006B2F86" w14:paraId="30CA4583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Free Resource Pattern Name </w:t>
            </w:r>
            <w:r w:rsidRPr="00302CE5">
              <w:rPr>
                <w:rFonts w:cs="CordiaUPC"/>
              </w:rPr>
              <w:t xml:space="preserve"> must be unique</w:t>
            </w:r>
            <w:r w:rsidRPr="00302CE5"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Pr="00792590" w:rsidR="006B2F86" w:rsidP="00D42CF4" w:rsidRDefault="006B2F86" w14:paraId="5AD98336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Free Resource Name </w:t>
            </w:r>
            <w:r>
              <w:rPr>
                <w:rFonts w:hint="cs" w:cs="Angsana New"/>
                <w:cs/>
              </w:rPr>
              <w:t xml:space="preserve">ซ้ำกับที่มีอยู่แล้วใน </w:t>
            </w:r>
            <w:r>
              <w:rPr>
                <w:rFonts w:cs="CordiaUPC"/>
              </w:rPr>
              <w:t>Database</w:t>
            </w:r>
          </w:p>
        </w:tc>
        <w:tc>
          <w:tcPr>
            <w:tcW w:w="735" w:type="pct"/>
          </w:tcPr>
          <w:p w:rsidR="006B2F86" w:rsidP="00D42CF4" w:rsidRDefault="006B2F86" w14:paraId="658B998A" w14:textId="77777777">
            <w:pPr>
              <w:rPr>
                <w:rFonts w:cs="CordiaUPC"/>
                <w:szCs w:val="36"/>
              </w:rPr>
            </w:pPr>
          </w:p>
        </w:tc>
      </w:tr>
      <w:tr w:rsidR="006B2F86" w:rsidTr="00D42CF4" w14:paraId="34968EE3" w14:textId="77777777">
        <w:tc>
          <w:tcPr>
            <w:tcW w:w="778" w:type="pct"/>
          </w:tcPr>
          <w:p w:rsidR="006B2F86" w:rsidP="00D42CF4" w:rsidRDefault="006B2F86" w14:paraId="632260CE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0001</w:t>
            </w:r>
            <w:r>
              <w:rPr>
                <w:rFonts w:hint="cs" w:ascii="CordiaUPC" w:hAnsi="CordiaUPC" w:cs="CordiaUPC"/>
                <w:sz w:val="28"/>
                <w:szCs w:val="28"/>
                <w:cs/>
                <w:lang w:bidi="th-TH"/>
              </w:rPr>
              <w:t>8</w:t>
            </w:r>
          </w:p>
        </w:tc>
        <w:tc>
          <w:tcPr>
            <w:tcW w:w="1626" w:type="pct"/>
          </w:tcPr>
          <w:p w:rsidRPr="00E02D8D" w:rsidR="006B2F86" w:rsidP="00D42CF4" w:rsidRDefault="006B2F86" w14:paraId="38E8BC1E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Free Resource Pattern is duplicate with {Free Resource Name </w:t>
            </w:r>
            <w:r w:rsidRPr="00302CE5"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>ที่ซ้ำ</w:t>
            </w:r>
            <w:r>
              <w:rPr>
                <w:rFonts w:cs="CordiaUPC"/>
              </w:rPr>
              <w:t>}</w:t>
            </w:r>
          </w:p>
        </w:tc>
        <w:tc>
          <w:tcPr>
            <w:tcW w:w="1861" w:type="pct"/>
          </w:tcPr>
          <w:p w:rsidR="006B2F86" w:rsidP="00D42CF4" w:rsidRDefault="006B2F86" w14:paraId="53859959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</w:rPr>
              <w:t>Tech Generate Name</w:t>
            </w:r>
            <w:r>
              <w:rPr>
                <w:rFonts w:hint="cs" w:cs="Angsana New"/>
                <w:cs/>
              </w:rPr>
              <w:t xml:space="preserve"> ซ้ำกับที่มีอยู่แล้วใน </w:t>
            </w:r>
            <w:r>
              <w:rPr>
                <w:rFonts w:cs="CordiaUPC"/>
              </w:rPr>
              <w:t>Database</w:t>
            </w:r>
          </w:p>
        </w:tc>
        <w:tc>
          <w:tcPr>
            <w:tcW w:w="735" w:type="pct"/>
          </w:tcPr>
          <w:p w:rsidR="006B2F86" w:rsidP="00D42CF4" w:rsidRDefault="006B2F86" w14:paraId="4758CBFD" w14:textId="77777777">
            <w:pPr>
              <w:rPr>
                <w:rFonts w:cs="CordiaUPC"/>
                <w:szCs w:val="36"/>
              </w:rPr>
            </w:pPr>
          </w:p>
        </w:tc>
      </w:tr>
      <w:tr w:rsidR="006B2F86" w:rsidTr="00D42CF4" w14:paraId="03EE579A" w14:textId="77777777">
        <w:tc>
          <w:tcPr>
            <w:tcW w:w="778" w:type="pct"/>
          </w:tcPr>
          <w:p w:rsidRPr="002259C2" w:rsidR="006B2F86" w:rsidP="00D42CF4" w:rsidRDefault="006B2F86" w14:paraId="0EF47C79" w14:textId="77777777">
            <w:r>
              <w:t>00001</w:t>
            </w:r>
          </w:p>
        </w:tc>
        <w:tc>
          <w:tcPr>
            <w:tcW w:w="1626" w:type="pct"/>
          </w:tcPr>
          <w:p w:rsidR="006B2F86" w:rsidP="00D42CF4" w:rsidRDefault="006B2F86" w14:paraId="5457F7E9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Free Resource Pattern Name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Pr="008979A8" w:rsidR="006B2F86" w:rsidP="00D42CF4" w:rsidRDefault="006B2F86" w14:paraId="4DCE8A33" w14:textId="77777777">
            <w:pPr>
              <w:rPr>
                <w:rFonts w:cs="CordiaUPC"/>
                <w:cs/>
              </w:rPr>
            </w:pPr>
            <w:r>
              <w:rPr>
                <w:rFonts w:cs="CordiaUPC"/>
              </w:rPr>
              <w:t xml:space="preserve">Free Resource Name </w:t>
            </w:r>
            <w:r>
              <w:rPr>
                <w:rFonts w:hint="cs" w:cs="Angsana New"/>
                <w:cs/>
              </w:rPr>
              <w:t xml:space="preserve">จะต้องเป็น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="006B2F86" w:rsidP="00D42CF4" w:rsidRDefault="006B2F86" w14:paraId="0798973B" w14:textId="77777777">
            <w:pPr>
              <w:rPr>
                <w:rFonts w:cs="CordiaUPC"/>
                <w:szCs w:val="36"/>
              </w:rPr>
            </w:pPr>
          </w:p>
        </w:tc>
      </w:tr>
      <w:tr w:rsidR="006B2F86" w:rsidTr="00D42CF4" w14:paraId="02BF6C5C" w14:textId="77777777">
        <w:tc>
          <w:tcPr>
            <w:tcW w:w="778" w:type="pct"/>
          </w:tcPr>
          <w:p w:rsidR="006B2F86" w:rsidP="00D42CF4" w:rsidRDefault="006B2F86" w14:paraId="69A36604" w14:textId="77777777">
            <w:r>
              <w:rPr>
                <w:rFonts w:cs="CordiaUPC"/>
              </w:rPr>
              <w:t>00025</w:t>
            </w:r>
          </w:p>
        </w:tc>
        <w:tc>
          <w:tcPr>
            <w:tcW w:w="1626" w:type="pct"/>
          </w:tcPr>
          <w:p w:rsidR="006B2F86" w:rsidP="00D42CF4" w:rsidRDefault="006B2F86" w14:paraId="3C8D94B3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Free Resource Pattern Name </w:t>
            </w:r>
            <w:r>
              <w:t>can</w:t>
            </w:r>
            <w:r w:rsidRPr="00755E0A">
              <w:t>not</w:t>
            </w:r>
            <w:r>
              <w:t xml:space="preserve"> contain</w:t>
            </w:r>
            <w:r w:rsidRPr="00755E0A">
              <w:t xml:space="preserve"> Special Characters</w:t>
            </w:r>
            <w:r>
              <w:rPr>
                <w:rFonts w:cs="Angsana New"/>
                <w:cs/>
              </w:rPr>
              <w:t xml:space="preserve"> (“</w:t>
            </w:r>
            <w:r>
              <w:t>|</w:t>
            </w:r>
            <w:r>
              <w:rPr>
                <w:rFonts w:cs="Angsana New"/>
                <w:cs/>
              </w:rPr>
              <w:t>” (</w:t>
            </w:r>
            <w:r>
              <w:t>Pipe</w:t>
            </w:r>
            <w:r>
              <w:rPr>
                <w:rFonts w:cs="Angsana New"/>
                <w:cs/>
              </w:rPr>
              <w:t xml:space="preserve">) </w:t>
            </w:r>
            <w:r>
              <w:t>and Double Space and Start or End with</w:t>
            </w:r>
            <w:r>
              <w:rPr>
                <w:rFonts w:hint="cs"/>
                <w:cs/>
              </w:rPr>
              <w:t xml:space="preserve"> </w:t>
            </w:r>
            <w:r>
              <w:t>Space</w:t>
            </w:r>
            <w:r>
              <w:rPr>
                <w:rFonts w:cs="Angsana New"/>
                <w:cs/>
              </w:rPr>
              <w:t>)</w:t>
            </w:r>
            <w:r w:rsidRPr="00755E0A"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6B2F86" w:rsidP="00D42CF4" w:rsidRDefault="006B2F86" w14:paraId="1E8E6A6D" w14:textId="77777777">
            <w:r>
              <w:t xml:space="preserve">PO Name </w:t>
            </w:r>
            <w:r>
              <w:rPr>
                <w:rFonts w:hint="cs"/>
                <w:cs/>
              </w:rPr>
              <w:t>ห้ามมีอักขระพิเศษ</w:t>
            </w:r>
          </w:p>
          <w:p w:rsidR="006B2F86" w:rsidP="00D42CF4" w:rsidRDefault="006B2F86" w14:paraId="58959171" w14:textId="77777777">
            <w:pPr>
              <w:spacing w:after="0"/>
            </w:pPr>
            <w:r>
              <w:t xml:space="preserve">List of Special Character </w:t>
            </w:r>
            <w:r>
              <w:rPr>
                <w:rFonts w:cs="Angsana New"/>
                <w:cs/>
              </w:rPr>
              <w:t>:</w:t>
            </w:r>
          </w:p>
          <w:p w:rsidR="006B2F86" w:rsidP="00D42CF4" w:rsidRDefault="006B2F86" w14:paraId="7CF97E94" w14:textId="77777777">
            <w:pPr>
              <w:rPr>
                <w:rFonts w:cs="CordiaUPC"/>
              </w:rPr>
            </w:pPr>
            <w:r w:rsidRPr="001624DE">
              <w:t>|</w:t>
            </w:r>
            <w:r>
              <w:rPr>
                <w:rFonts w:cs="Angsana New"/>
                <w:cs/>
              </w:rPr>
              <w:t xml:space="preserve"> (</w:t>
            </w:r>
            <w:r>
              <w:t>Pipe</w:t>
            </w:r>
            <w:r>
              <w:rPr>
                <w:rFonts w:cs="Angsana New"/>
                <w:cs/>
              </w:rPr>
              <w:t xml:space="preserve">)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Double Space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Space </w:t>
            </w:r>
            <w:r>
              <w:rPr>
                <w:rFonts w:hint="cs"/>
                <w:cs/>
              </w:rPr>
              <w:t>หน้าและหลัง</w:t>
            </w:r>
          </w:p>
        </w:tc>
        <w:tc>
          <w:tcPr>
            <w:tcW w:w="735" w:type="pct"/>
          </w:tcPr>
          <w:p w:rsidR="006B2F86" w:rsidP="00D42CF4" w:rsidRDefault="006B2F86" w14:paraId="0A79EE80" w14:textId="77777777">
            <w:pPr>
              <w:rPr>
                <w:rFonts w:cs="CordiaUPC"/>
                <w:szCs w:val="36"/>
              </w:rPr>
            </w:pPr>
          </w:p>
        </w:tc>
      </w:tr>
      <w:tr w:rsidR="006B2F86" w:rsidTr="00D42CF4" w14:paraId="5059111E" w14:textId="77777777">
        <w:tc>
          <w:tcPr>
            <w:tcW w:w="778" w:type="pct"/>
          </w:tcPr>
          <w:p w:rsidRPr="000E5AB7" w:rsidR="006B2F86" w:rsidP="00D42CF4" w:rsidRDefault="006B2F86" w14:paraId="04ACC052" w14:textId="77777777">
            <w:pPr>
              <w:rPr>
                <w:rFonts w:cs="CordiaUPC"/>
              </w:rPr>
            </w:pPr>
            <w:r w:rsidRPr="00082CD9">
              <w:t>00001</w:t>
            </w:r>
          </w:p>
        </w:tc>
        <w:tc>
          <w:tcPr>
            <w:tcW w:w="1626" w:type="pct"/>
          </w:tcPr>
          <w:p w:rsidR="006B2F86" w:rsidP="00D42CF4" w:rsidRDefault="006B2F86" w14:paraId="725AB46C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Allocate is required</w:t>
            </w:r>
          </w:p>
        </w:tc>
        <w:tc>
          <w:tcPr>
            <w:tcW w:w="1861" w:type="pct"/>
          </w:tcPr>
          <w:p w:rsidR="006B2F86" w:rsidP="00D42CF4" w:rsidRDefault="006B2F86" w14:paraId="1CC891A2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Allocate </w:t>
            </w:r>
            <w:r>
              <w:rPr>
                <w:rFonts w:hint="cs" w:cs="Angsana New"/>
                <w:cs/>
              </w:rPr>
              <w:t xml:space="preserve">จะต้องเป็น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="006B2F86" w:rsidP="00D42CF4" w:rsidRDefault="006B2F86" w14:paraId="5587A886" w14:textId="77777777">
            <w:pPr>
              <w:rPr>
                <w:rFonts w:cs="CordiaUPC"/>
                <w:szCs w:val="36"/>
              </w:rPr>
            </w:pPr>
          </w:p>
        </w:tc>
      </w:tr>
      <w:tr w:rsidR="006B2F86" w:rsidTr="00D42CF4" w14:paraId="4DF6A1EB" w14:textId="77777777">
        <w:tc>
          <w:tcPr>
            <w:tcW w:w="778" w:type="pct"/>
          </w:tcPr>
          <w:p w:rsidRPr="000E5AB7" w:rsidR="006B2F86" w:rsidP="00D42CF4" w:rsidRDefault="006B2F86" w14:paraId="03F29015" w14:textId="77777777">
            <w:pPr>
              <w:rPr>
                <w:rFonts w:cs="CordiaUPC"/>
              </w:rPr>
            </w:pPr>
            <w:r w:rsidRPr="00082CD9">
              <w:t>00001</w:t>
            </w:r>
          </w:p>
        </w:tc>
        <w:tc>
          <w:tcPr>
            <w:tcW w:w="1626" w:type="pct"/>
          </w:tcPr>
          <w:p w:rsidR="006B2F86" w:rsidP="00E332C0" w:rsidRDefault="006B2F86" w14:paraId="0B8E237D" w14:textId="0AEA877D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Free </w:t>
            </w:r>
            <w:r w:rsidR="00E332C0">
              <w:rPr>
                <w:rFonts w:cs="CordiaUPC"/>
              </w:rPr>
              <w:t>Message</w:t>
            </w:r>
            <w:r>
              <w:rPr>
                <w:rFonts w:cs="CordiaUPC"/>
              </w:rPr>
              <w:t xml:space="preserve"> is required</w:t>
            </w:r>
          </w:p>
        </w:tc>
        <w:tc>
          <w:tcPr>
            <w:tcW w:w="1861" w:type="pct"/>
          </w:tcPr>
          <w:p w:rsidR="006B2F86" w:rsidP="00E332C0" w:rsidRDefault="006B2F86" w14:paraId="66F42C2E" w14:textId="12C233DC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Free </w:t>
            </w:r>
            <w:r w:rsidR="00E332C0">
              <w:rPr>
                <w:rFonts w:cs="CordiaUPC"/>
              </w:rPr>
              <w:t>Message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จะต้องเป็น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="006B2F86" w:rsidP="00D42CF4" w:rsidRDefault="006B2F86" w14:paraId="404FBC46" w14:textId="77777777">
            <w:pPr>
              <w:rPr>
                <w:rFonts w:cs="CordiaUPC"/>
                <w:szCs w:val="36"/>
              </w:rPr>
            </w:pPr>
          </w:p>
        </w:tc>
      </w:tr>
      <w:tr w:rsidR="006B2F86" w:rsidTr="00D42CF4" w14:paraId="114D1392" w14:textId="77777777">
        <w:tc>
          <w:tcPr>
            <w:tcW w:w="778" w:type="pct"/>
          </w:tcPr>
          <w:p w:rsidRPr="003E0874" w:rsidR="006B2F86" w:rsidP="00D42CF4" w:rsidRDefault="006B2F86" w14:paraId="09AEA212" w14:textId="77777777">
            <w:r w:rsidRPr="002A323A">
              <w:rPr>
                <w:rFonts w:cs="CordiaUPC"/>
              </w:rPr>
              <w:t>00023</w:t>
            </w:r>
          </w:p>
        </w:tc>
        <w:tc>
          <w:tcPr>
            <w:tcW w:w="1626" w:type="pct"/>
          </w:tcPr>
          <w:p w:rsidR="006B2F86" w:rsidP="00D42CF4" w:rsidRDefault="006B2F86" w14:paraId="0B8C3D05" w14:textId="0B83E8F4">
            <w:pPr>
              <w:rPr>
                <w:rFonts w:cs="CordiaUPC"/>
              </w:rPr>
            </w:pPr>
            <w:r>
              <w:t>Fr</w:t>
            </w:r>
            <w:r w:rsidRPr="00F53026">
              <w:t>ee</w:t>
            </w:r>
            <w:r>
              <w:rPr>
                <w:rFonts w:cs="Angsana New"/>
                <w:cs/>
              </w:rPr>
              <w:t xml:space="preserve"> </w:t>
            </w:r>
            <w:r w:rsidR="00E332C0">
              <w:rPr>
                <w:rFonts w:cs="CordiaUPC"/>
              </w:rPr>
              <w:t xml:space="preserve">Message </w:t>
            </w:r>
            <w:r>
              <w:t xml:space="preserve">must be 2 decimal </w:t>
            </w:r>
            <w:r>
              <w:rPr>
                <w:rFonts w:cs="Angsana New"/>
                <w:cs/>
              </w:rPr>
              <w:t>(</w:t>
            </w:r>
            <w:r>
              <w:t>Min 0</w:t>
            </w:r>
            <w:r w:rsidR="00187E2C">
              <w:rPr>
                <w:rFonts w:cs="Angsana New"/>
                <w:cs/>
              </w:rPr>
              <w:t>.</w:t>
            </w:r>
            <w:r w:rsidR="00187E2C">
              <w:t>01</w:t>
            </w:r>
            <w:r>
              <w:t>, Max 9,999,999,999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1861" w:type="pct"/>
          </w:tcPr>
          <w:p w:rsidR="006B2F86" w:rsidP="00D42CF4" w:rsidRDefault="006B2F86" w14:paraId="1E0DB04D" w14:textId="5E8C8A8B">
            <w:pPr>
              <w:rPr>
                <w:rFonts w:cs="CordiaUPC"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>Fr</w:t>
            </w:r>
            <w:r w:rsidRPr="00F53026">
              <w:t>ee</w:t>
            </w:r>
            <w:r>
              <w:rPr>
                <w:rFonts w:cs="Angsana New"/>
                <w:cs/>
              </w:rPr>
              <w:t xml:space="preserve"> </w:t>
            </w:r>
            <w:r w:rsidR="00E332C0">
              <w:rPr>
                <w:rFonts w:cs="CordiaUPC"/>
              </w:rPr>
              <w:t xml:space="preserve">Message </w:t>
            </w:r>
            <w:r>
              <w:rPr>
                <w:rFonts w:hint="cs"/>
                <w:cs/>
              </w:rPr>
              <w:t xml:space="preserve">มีค่า ดังนั้น </w:t>
            </w:r>
            <w:r>
              <w:t>Fr</w:t>
            </w:r>
            <w:r w:rsidRPr="00F53026">
              <w:t>ee</w:t>
            </w:r>
            <w:r>
              <w:rPr>
                <w:rFonts w:cs="Angsana New"/>
                <w:cs/>
              </w:rPr>
              <w:t xml:space="preserve"> </w:t>
            </w:r>
            <w:r w:rsidR="00E332C0">
              <w:rPr>
                <w:rFonts w:cs="CordiaUPC"/>
              </w:rPr>
              <w:t xml:space="preserve">Message </w:t>
            </w:r>
            <w:r>
              <w:rPr>
                <w:rFonts w:hint="cs"/>
                <w:cs/>
              </w:rPr>
              <w:t xml:space="preserve">จะต้องเป็นตัวเลขทศนิยม </w:t>
            </w:r>
            <w:r>
              <w:t xml:space="preserve">2 </w:t>
            </w:r>
            <w:r>
              <w:rPr>
                <w:rFonts w:hint="cs"/>
                <w:cs/>
              </w:rPr>
              <w:t xml:space="preserve">ตำแหน่งและมีค่าอยู่ในช่วง </w:t>
            </w:r>
            <w:r>
              <w:t>0</w:t>
            </w:r>
            <w:r w:rsidR="00187E2C">
              <w:rPr>
                <w:rFonts w:cs="Angsana New"/>
                <w:cs/>
              </w:rPr>
              <w:t>.</w:t>
            </w:r>
            <w:r w:rsidR="00187E2C">
              <w:t>01</w:t>
            </w:r>
            <w:r>
              <w:rPr>
                <w:rFonts w:cs="Angsana New"/>
                <w:cs/>
              </w:rPr>
              <w:t xml:space="preserve"> – </w:t>
            </w:r>
            <w:r>
              <w:t>9,999,999,999</w:t>
            </w:r>
          </w:p>
        </w:tc>
        <w:tc>
          <w:tcPr>
            <w:tcW w:w="735" w:type="pct"/>
          </w:tcPr>
          <w:p w:rsidR="006B2F86" w:rsidP="00D42CF4" w:rsidRDefault="006B2F86" w14:paraId="0E313864" w14:textId="77777777">
            <w:pPr>
              <w:rPr>
                <w:rFonts w:cs="CordiaUPC"/>
                <w:szCs w:val="36"/>
              </w:rPr>
            </w:pPr>
          </w:p>
        </w:tc>
      </w:tr>
      <w:tr w:rsidR="006B2F86" w:rsidTr="00D42CF4" w14:paraId="76227F06" w14:textId="77777777">
        <w:tc>
          <w:tcPr>
            <w:tcW w:w="778" w:type="pct"/>
          </w:tcPr>
          <w:p w:rsidRPr="000E5AB7" w:rsidR="006B2F86" w:rsidP="00D42CF4" w:rsidRDefault="006B2F86" w14:paraId="54F48734" w14:textId="77777777">
            <w:pPr>
              <w:rPr>
                <w:rFonts w:cs="CordiaUPC"/>
              </w:rPr>
            </w:pPr>
            <w:r w:rsidRPr="003E0874">
              <w:t>00001</w:t>
            </w:r>
          </w:p>
        </w:tc>
        <w:tc>
          <w:tcPr>
            <w:tcW w:w="1626" w:type="pct"/>
          </w:tcPr>
          <w:p w:rsidR="006B2F86" w:rsidP="00D42CF4" w:rsidRDefault="006B2F86" w14:paraId="43F3B473" w14:textId="7A74ABBA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Free </w:t>
            </w:r>
            <w:r w:rsidR="00E332C0">
              <w:rPr>
                <w:rFonts w:cs="CordiaUPC"/>
              </w:rPr>
              <w:t xml:space="preserve">Message </w:t>
            </w:r>
            <w:r>
              <w:rPr>
                <w:rFonts w:cs="CordiaUPC"/>
              </w:rPr>
              <w:t>Unit is required</w:t>
            </w:r>
          </w:p>
        </w:tc>
        <w:tc>
          <w:tcPr>
            <w:tcW w:w="1861" w:type="pct"/>
          </w:tcPr>
          <w:p w:rsidR="006B2F86" w:rsidP="00D42CF4" w:rsidRDefault="006B2F86" w14:paraId="775E8274" w14:textId="64CEDC81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Free </w:t>
            </w:r>
            <w:r w:rsidR="00E332C0">
              <w:rPr>
                <w:rFonts w:cs="CordiaUPC"/>
              </w:rPr>
              <w:t xml:space="preserve">Message </w:t>
            </w:r>
            <w:r>
              <w:rPr>
                <w:rFonts w:cs="CordiaUPC"/>
              </w:rPr>
              <w:t xml:space="preserve">Unit </w:t>
            </w:r>
            <w:r>
              <w:rPr>
                <w:rFonts w:hint="cs" w:cs="Angsana New"/>
                <w:cs/>
              </w:rPr>
              <w:t xml:space="preserve">จะต้องเป็น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="006B2F86" w:rsidP="00D42CF4" w:rsidRDefault="006B2F86" w14:paraId="7FBFA4CE" w14:textId="77777777">
            <w:pPr>
              <w:rPr>
                <w:rFonts w:cs="CordiaUPC"/>
                <w:szCs w:val="36"/>
              </w:rPr>
            </w:pPr>
          </w:p>
        </w:tc>
      </w:tr>
    </w:tbl>
    <w:p w:rsidRPr="008979A8" w:rsidR="006B2F86" w:rsidP="00BB3F68" w:rsidRDefault="006B2F86" w14:paraId="4BA7C5E5" w14:textId="77777777">
      <w:pPr>
        <w:pStyle w:val="Heading3"/>
        <w:numPr>
          <w:ilvl w:val="0"/>
          <w:numId w:val="61"/>
        </w:numPr>
        <w:spacing w:after="240"/>
        <w:rPr>
          <w:rFonts w:ascii="CordiaUPC" w:hAnsi="CordiaUPC" w:cs="CordiaUPC"/>
          <w:sz w:val="32"/>
          <w:szCs w:val="32"/>
        </w:rPr>
      </w:pPr>
      <w:r w:rsidRPr="008979A8">
        <w:rPr>
          <w:rFonts w:ascii="CordiaUPC" w:hAnsi="CordiaUPC" w:cs="CordiaUPC"/>
          <w:sz w:val="32"/>
          <w:szCs w:val="32"/>
        </w:rPr>
        <w:t>Mapping to DB</w:t>
      </w:r>
    </w:p>
    <w:tbl>
      <w:tblPr>
        <w:tblW w:w="4977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348"/>
        <w:gridCol w:w="2486"/>
        <w:gridCol w:w="4141"/>
      </w:tblGrid>
      <w:tr w:rsidRPr="008979A8" w:rsidR="006B2F86" w:rsidTr="00D42CF4" w14:paraId="0A05E103" w14:textId="77777777">
        <w:trPr>
          <w:cantSplit/>
          <w:tblHeader/>
        </w:trPr>
        <w:tc>
          <w:tcPr>
            <w:tcW w:w="1308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6B2F86" w:rsidP="00D42CF4" w:rsidRDefault="006B2F86" w14:paraId="7E5FB9A1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Database Table</w:t>
            </w:r>
          </w:p>
        </w:tc>
        <w:tc>
          <w:tcPr>
            <w:tcW w:w="1385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6B2F86" w:rsidP="00D42CF4" w:rsidRDefault="006B2F86" w14:paraId="396154B8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Database Column</w:t>
            </w:r>
          </w:p>
        </w:tc>
        <w:tc>
          <w:tcPr>
            <w:tcW w:w="2307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6B2F86" w:rsidP="00D42CF4" w:rsidRDefault="006B2F86" w14:paraId="65FBDACD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Field on Screen</w:t>
            </w:r>
          </w:p>
        </w:tc>
      </w:tr>
      <w:tr w:rsidRPr="008979A8" w:rsidR="006B2F86" w:rsidTr="00D42CF4" w14:paraId="3DA7FA69" w14:textId="77777777">
        <w:tc>
          <w:tcPr>
            <w:tcW w:w="1308" w:type="pct"/>
            <w:vMerge w:val="restart"/>
          </w:tcPr>
          <w:p w:rsidRPr="008979A8" w:rsidR="006B2F86" w:rsidP="009A7B4C" w:rsidRDefault="006B2F86" w14:paraId="1E95F134" w14:textId="1806518C">
            <w:pPr>
              <w:rPr>
                <w:rFonts w:cs="CordiaUPC"/>
              </w:rPr>
            </w:pPr>
            <w:r>
              <w:rPr>
                <w:rFonts w:cs="CordiaUPC"/>
              </w:rPr>
              <w:t>MASS</w:t>
            </w:r>
            <w:r w:rsidRPr="00F33A0D">
              <w:rPr>
                <w:rFonts w:cs="CordiaUPC"/>
              </w:rPr>
              <w:t>_BUSINESS_</w:t>
            </w:r>
            <w:r w:rsidR="009A7B4C">
              <w:rPr>
                <w:rFonts w:cs="CordiaUPC"/>
              </w:rPr>
              <w:t>SMS</w:t>
            </w:r>
            <w:r w:rsidRPr="00F33A0D">
              <w:rPr>
                <w:rFonts w:cs="CordiaUPC"/>
              </w:rPr>
              <w:t>_FREE_RESOURCE</w:t>
            </w:r>
          </w:p>
        </w:tc>
        <w:tc>
          <w:tcPr>
            <w:tcW w:w="1385" w:type="pct"/>
          </w:tcPr>
          <w:p w:rsidRPr="008979A8" w:rsidR="006B2F86" w:rsidP="00D42CF4" w:rsidRDefault="006B2F86" w14:paraId="79532BCF" w14:textId="77777777">
            <w:pPr>
              <w:spacing w:after="0"/>
              <w:rPr>
                <w:rFonts w:cs="CordiaUPC"/>
              </w:rPr>
            </w:pPr>
            <w:r>
              <w:rPr>
                <w:rFonts w:cs="CordiaUPC"/>
              </w:rPr>
              <w:t>ROW_ID</w:t>
            </w:r>
          </w:p>
        </w:tc>
        <w:tc>
          <w:tcPr>
            <w:tcW w:w="2307" w:type="pct"/>
          </w:tcPr>
          <w:p w:rsidRPr="008979A8" w:rsidR="006B2F86" w:rsidP="00D42CF4" w:rsidRDefault="006B2F86" w14:paraId="06C48ED3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ให้ระบบ </w:t>
            </w:r>
            <w:r>
              <w:rPr>
                <w:rFonts w:cs="CordiaUPC"/>
              </w:rPr>
              <w:t>Auto Generate</w:t>
            </w:r>
          </w:p>
        </w:tc>
      </w:tr>
      <w:tr w:rsidRPr="008979A8" w:rsidR="006B2F86" w:rsidTr="00D42CF4" w14:paraId="02BE3E8D" w14:textId="77777777">
        <w:tc>
          <w:tcPr>
            <w:tcW w:w="1308" w:type="pct"/>
            <w:vMerge/>
          </w:tcPr>
          <w:p w:rsidRPr="008979A8" w:rsidR="006B2F86" w:rsidP="00D42CF4" w:rsidRDefault="006B2F86" w14:paraId="703E6C1A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6B2F86" w:rsidP="00D42CF4" w:rsidRDefault="006B2F86" w14:paraId="25C6191C" w14:textId="77777777">
            <w:pPr>
              <w:spacing w:after="0"/>
              <w:rPr>
                <w:rFonts w:cs="CordiaUPC"/>
              </w:rPr>
            </w:pPr>
            <w:r w:rsidRPr="008979A8">
              <w:rPr>
                <w:rFonts w:cs="CordiaUPC"/>
              </w:rPr>
              <w:t>FREE_RESOURCE_NAME</w:t>
            </w:r>
          </w:p>
        </w:tc>
        <w:tc>
          <w:tcPr>
            <w:tcW w:w="2307" w:type="pct"/>
          </w:tcPr>
          <w:p w:rsidR="006B2F86" w:rsidP="00D42CF4" w:rsidRDefault="006B2F86" w14:paraId="3BBDFDCC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freeResourceName</w:t>
            </w:r>
          </w:p>
        </w:tc>
      </w:tr>
      <w:tr w:rsidRPr="008979A8" w:rsidR="006B2F86" w:rsidTr="00D42CF4" w14:paraId="175C5B0E" w14:textId="77777777">
        <w:tc>
          <w:tcPr>
            <w:tcW w:w="1308" w:type="pct"/>
            <w:vMerge/>
          </w:tcPr>
          <w:p w:rsidRPr="008979A8" w:rsidR="006B2F86" w:rsidP="00D42CF4" w:rsidRDefault="006B2F86" w14:paraId="5772469E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6B2F86" w:rsidP="00D42CF4" w:rsidRDefault="006B2F86" w14:paraId="560BF95C" w14:textId="77777777">
            <w:pPr>
              <w:spacing w:after="0"/>
              <w:rPr>
                <w:rFonts w:cs="CordiaUPC"/>
              </w:rPr>
            </w:pPr>
            <w:r w:rsidRPr="008979A8">
              <w:rPr>
                <w:rFonts w:cs="CordiaUPC"/>
              </w:rPr>
              <w:t>TECH_GENERATE_NAME</w:t>
            </w:r>
          </w:p>
        </w:tc>
        <w:tc>
          <w:tcPr>
            <w:tcW w:w="2307" w:type="pct"/>
          </w:tcPr>
          <w:p w:rsidR="006B2F86" w:rsidP="00D42CF4" w:rsidRDefault="006B2F86" w14:paraId="246A26B9" w14:textId="77777777">
            <w:pPr>
              <w:rPr>
                <w:rFonts w:cs="CordiaUPC"/>
                <w:cs/>
              </w:rPr>
            </w:pPr>
            <w:r>
              <w:rPr>
                <w:rFonts w:cs="CordiaUPC"/>
              </w:rPr>
              <w:t>techGenerateName</w:t>
            </w:r>
          </w:p>
        </w:tc>
      </w:tr>
      <w:tr w:rsidRPr="008979A8" w:rsidR="006B2F86" w:rsidTr="00D42CF4" w14:paraId="2402AB42" w14:textId="77777777">
        <w:tc>
          <w:tcPr>
            <w:tcW w:w="1308" w:type="pct"/>
            <w:vMerge/>
          </w:tcPr>
          <w:p w:rsidRPr="008979A8" w:rsidR="006B2F86" w:rsidP="00D42CF4" w:rsidRDefault="006B2F86" w14:paraId="2218A5B0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6B2F86" w:rsidP="00D42CF4" w:rsidRDefault="006B2F86" w14:paraId="26991DAA" w14:textId="77777777">
            <w:pPr>
              <w:spacing w:after="0"/>
              <w:rPr>
                <w:rFonts w:cs="CordiaUPC"/>
              </w:rPr>
            </w:pPr>
            <w:r w:rsidRPr="008979A8">
              <w:rPr>
                <w:rFonts w:cs="CordiaUPC"/>
              </w:rPr>
              <w:t>FREE_RESOURCE</w:t>
            </w:r>
          </w:p>
        </w:tc>
        <w:tc>
          <w:tcPr>
            <w:tcW w:w="2307" w:type="pct"/>
          </w:tcPr>
          <w:p w:rsidR="006B2F86" w:rsidP="00D42CF4" w:rsidRDefault="006B2F86" w14:paraId="5B13DC98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freeCall</w:t>
            </w:r>
          </w:p>
        </w:tc>
      </w:tr>
      <w:tr w:rsidRPr="008979A8" w:rsidR="006B2F86" w:rsidTr="00D42CF4" w14:paraId="0DBD8AA7" w14:textId="77777777">
        <w:tc>
          <w:tcPr>
            <w:tcW w:w="1308" w:type="pct"/>
            <w:vMerge/>
          </w:tcPr>
          <w:p w:rsidRPr="008979A8" w:rsidR="006B2F86" w:rsidP="00D42CF4" w:rsidRDefault="006B2F86" w14:paraId="1570B601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6B2F86" w:rsidP="00D42CF4" w:rsidRDefault="006B2F86" w14:paraId="20031297" w14:textId="77777777">
            <w:pPr>
              <w:spacing w:after="0"/>
              <w:rPr>
                <w:rFonts w:cs="CordiaUPC"/>
              </w:rPr>
            </w:pPr>
            <w:r w:rsidRPr="008979A8">
              <w:rPr>
                <w:rFonts w:cs="CordiaUPC"/>
              </w:rPr>
              <w:t>FREE_RESOURCE_UNIT</w:t>
            </w:r>
          </w:p>
        </w:tc>
        <w:tc>
          <w:tcPr>
            <w:tcW w:w="2307" w:type="pct"/>
          </w:tcPr>
          <w:p w:rsidR="006B2F86" w:rsidP="00D42CF4" w:rsidRDefault="006B2F86" w14:paraId="30ECF69C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freeCallUnit</w:t>
            </w:r>
          </w:p>
        </w:tc>
      </w:tr>
      <w:tr w:rsidRPr="008979A8" w:rsidR="006B2F86" w:rsidTr="00D42CF4" w14:paraId="701EE361" w14:textId="77777777">
        <w:tc>
          <w:tcPr>
            <w:tcW w:w="1308" w:type="pct"/>
            <w:vMerge/>
          </w:tcPr>
          <w:p w:rsidRPr="008979A8" w:rsidR="006B2F86" w:rsidP="00D42CF4" w:rsidRDefault="006B2F86" w14:paraId="3B7CE330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6B2F86" w:rsidP="00D42CF4" w:rsidRDefault="006B2F86" w14:paraId="41247CF5" w14:textId="77777777">
            <w:pPr>
              <w:spacing w:after="0"/>
              <w:rPr>
                <w:rFonts w:cs="CordiaUPC"/>
              </w:rPr>
            </w:pPr>
            <w:r w:rsidRPr="008979A8">
              <w:rPr>
                <w:rFonts w:cs="CordiaUPC"/>
              </w:rPr>
              <w:t>STATUS</w:t>
            </w:r>
          </w:p>
        </w:tc>
        <w:tc>
          <w:tcPr>
            <w:tcW w:w="2307" w:type="pct"/>
          </w:tcPr>
          <w:p w:rsidRPr="008979A8" w:rsidR="006B2F86" w:rsidP="00D42CF4" w:rsidRDefault="006B2F86" w14:paraId="2FDA98A6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Default </w:t>
            </w:r>
            <w:r>
              <w:rPr>
                <w:rFonts w:hint="cs" w:cs="Angsana New"/>
                <w:cs/>
              </w:rPr>
              <w:t xml:space="preserve">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Draft</w:t>
            </w:r>
            <w:r>
              <w:rPr>
                <w:rFonts w:cs="Angsana New"/>
                <w:cs/>
              </w:rPr>
              <w:t>”</w:t>
            </w:r>
          </w:p>
        </w:tc>
      </w:tr>
      <w:tr w:rsidRPr="008979A8" w:rsidR="006B2F86" w:rsidTr="00D42CF4" w14:paraId="18DC8AC9" w14:textId="77777777">
        <w:tc>
          <w:tcPr>
            <w:tcW w:w="1308" w:type="pct"/>
            <w:vMerge/>
          </w:tcPr>
          <w:p w:rsidRPr="008979A8" w:rsidR="006B2F86" w:rsidP="00D42CF4" w:rsidRDefault="006B2F86" w14:paraId="6C060097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6B2F86" w:rsidP="00D42CF4" w:rsidRDefault="006B2F86" w14:paraId="3D51808A" w14:textId="77777777">
            <w:pPr>
              <w:spacing w:after="0"/>
              <w:rPr>
                <w:rFonts w:cs="CordiaUPC"/>
              </w:rPr>
            </w:pPr>
            <w:r>
              <w:rPr>
                <w:color w:val="000000"/>
              </w:rPr>
              <w:t>CREATED_DATETIME</w:t>
            </w:r>
          </w:p>
        </w:tc>
        <w:tc>
          <w:tcPr>
            <w:tcW w:w="2307" w:type="pct"/>
          </w:tcPr>
          <w:p w:rsidR="006B2F86" w:rsidP="00D42CF4" w:rsidRDefault="006B2F86" w14:paraId="7ABD0652" w14:textId="77777777">
            <w:pPr>
              <w:spacing w:after="0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ครั้งแรก</w:t>
            </w:r>
          </w:p>
          <w:p w:rsidR="006B2F86" w:rsidP="00D42CF4" w:rsidRDefault="006B2F86" w14:paraId="40A86FF9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Default Value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CordiaUPC"/>
              </w:rPr>
              <w:t>Current DateTime</w:t>
            </w:r>
          </w:p>
        </w:tc>
      </w:tr>
      <w:tr w:rsidRPr="008979A8" w:rsidR="006B2F86" w:rsidTr="00D42CF4" w14:paraId="2B0ECF86" w14:textId="77777777">
        <w:tc>
          <w:tcPr>
            <w:tcW w:w="1308" w:type="pct"/>
            <w:vMerge/>
          </w:tcPr>
          <w:p w:rsidRPr="008979A8" w:rsidR="006B2F86" w:rsidP="00D42CF4" w:rsidRDefault="006B2F86" w14:paraId="5FC50700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6B2F86" w:rsidP="00D42CF4" w:rsidRDefault="006B2F86" w14:paraId="24AA7DDE" w14:textId="77777777">
            <w:pPr>
              <w:spacing w:after="0"/>
              <w:rPr>
                <w:rFonts w:cs="CordiaUPC"/>
              </w:rPr>
            </w:pPr>
            <w:r w:rsidRPr="005977F8">
              <w:rPr>
                <w:color w:val="000000"/>
              </w:rPr>
              <w:t>CREATED_BY</w:t>
            </w:r>
          </w:p>
        </w:tc>
        <w:tc>
          <w:tcPr>
            <w:tcW w:w="2307" w:type="pct"/>
          </w:tcPr>
          <w:p w:rsidR="006B2F86" w:rsidP="00D42CF4" w:rsidRDefault="006B2F86" w14:paraId="3BAB7295" w14:textId="77777777">
            <w:pPr>
              <w:spacing w:after="0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ครั้งแรก</w:t>
            </w:r>
          </w:p>
          <w:p w:rsidR="006B2F86" w:rsidP="00D42CF4" w:rsidRDefault="006B2F86" w14:paraId="3B579C2A" w14:textId="77777777">
            <w:pPr>
              <w:rPr>
                <w:rFonts w:cs="CordiaUPC"/>
                <w:cs/>
              </w:rPr>
            </w:pPr>
            <w:r>
              <w:rPr>
                <w:rFonts w:cs="CordiaUPC"/>
              </w:rPr>
              <w:t xml:space="preserve">Username </w:t>
            </w:r>
            <w:r>
              <w:rPr>
                <w:rFonts w:hint="cs" w:cs="Angsana New"/>
                <w:cs/>
              </w:rPr>
              <w:t xml:space="preserve">ที่ใช้ </w:t>
            </w:r>
            <w:r>
              <w:rPr>
                <w:rFonts w:cs="CordiaUPC"/>
              </w:rPr>
              <w:t>Login</w:t>
            </w:r>
          </w:p>
        </w:tc>
      </w:tr>
      <w:tr w:rsidRPr="008979A8" w:rsidR="006B2F86" w:rsidTr="00D42CF4" w14:paraId="39FC685C" w14:textId="77777777">
        <w:tc>
          <w:tcPr>
            <w:tcW w:w="1308" w:type="pct"/>
            <w:vMerge/>
          </w:tcPr>
          <w:p w:rsidRPr="008979A8" w:rsidR="006B2F86" w:rsidP="00D42CF4" w:rsidRDefault="006B2F86" w14:paraId="723C2078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6B2F86" w:rsidP="00D42CF4" w:rsidRDefault="006B2F86" w14:paraId="07B67ECD" w14:textId="77777777">
            <w:pPr>
              <w:spacing w:after="0"/>
              <w:rPr>
                <w:rFonts w:cs="CordiaUPC"/>
              </w:rPr>
            </w:pPr>
            <w:r>
              <w:rPr>
                <w:color w:val="000000"/>
              </w:rPr>
              <w:t>UPDATED_DATETIME</w:t>
            </w:r>
          </w:p>
        </w:tc>
        <w:tc>
          <w:tcPr>
            <w:tcW w:w="2307" w:type="pct"/>
          </w:tcPr>
          <w:p w:rsidR="006B2F86" w:rsidP="00D42CF4" w:rsidRDefault="006B2F86" w14:paraId="7F2B44D4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Default Value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CordiaUPC"/>
              </w:rPr>
              <w:t>Current DateTime</w:t>
            </w:r>
          </w:p>
        </w:tc>
      </w:tr>
      <w:tr w:rsidRPr="008979A8" w:rsidR="006B2F86" w:rsidTr="00D42CF4" w14:paraId="427423CC" w14:textId="77777777">
        <w:tc>
          <w:tcPr>
            <w:tcW w:w="1308" w:type="pct"/>
            <w:vMerge/>
          </w:tcPr>
          <w:p w:rsidRPr="008979A8" w:rsidR="006B2F86" w:rsidP="00D42CF4" w:rsidRDefault="006B2F86" w14:paraId="233C6844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6B2F86" w:rsidP="00D42CF4" w:rsidRDefault="006B2F86" w14:paraId="5F78C02F" w14:textId="77777777">
            <w:pPr>
              <w:spacing w:after="0"/>
              <w:rPr>
                <w:rFonts w:cs="CordiaUPC"/>
              </w:rPr>
            </w:pPr>
            <w:r w:rsidRPr="005977F8">
              <w:rPr>
                <w:color w:val="000000"/>
              </w:rPr>
              <w:t>UPDATED_BY</w:t>
            </w:r>
          </w:p>
        </w:tc>
        <w:tc>
          <w:tcPr>
            <w:tcW w:w="2307" w:type="pct"/>
          </w:tcPr>
          <w:p w:rsidR="006B2F86" w:rsidP="00D42CF4" w:rsidRDefault="006B2F86" w14:paraId="3671AFDB" w14:textId="77777777">
            <w:pPr>
              <w:rPr>
                <w:rFonts w:cs="CordiaUPC"/>
                <w:cs/>
              </w:rPr>
            </w:pPr>
            <w:r>
              <w:rPr>
                <w:rFonts w:cs="CordiaUPC"/>
              </w:rPr>
              <w:t xml:space="preserve">Username </w:t>
            </w:r>
            <w:r>
              <w:rPr>
                <w:rFonts w:hint="cs" w:cs="Angsana New"/>
                <w:cs/>
              </w:rPr>
              <w:t xml:space="preserve">ที่ใช้ </w:t>
            </w:r>
            <w:r>
              <w:rPr>
                <w:rFonts w:cs="CordiaUPC"/>
              </w:rPr>
              <w:t>Login</w:t>
            </w:r>
          </w:p>
        </w:tc>
      </w:tr>
      <w:tr w:rsidRPr="008979A8" w:rsidR="006B2F86" w:rsidTr="00D42CF4" w14:paraId="051161CC" w14:textId="77777777">
        <w:tc>
          <w:tcPr>
            <w:tcW w:w="1308" w:type="pct"/>
            <w:vMerge/>
          </w:tcPr>
          <w:p w:rsidRPr="008979A8" w:rsidR="006B2F86" w:rsidP="00D42CF4" w:rsidRDefault="006B2F86" w14:paraId="7C8E2EA2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6B2F86" w:rsidP="00D42CF4" w:rsidRDefault="006B2F86" w14:paraId="75A001C5" w14:textId="77777777">
            <w:pPr>
              <w:spacing w:after="0"/>
              <w:rPr>
                <w:rFonts w:cs="CordiaUPC"/>
              </w:rPr>
            </w:pPr>
            <w:r>
              <w:rPr>
                <w:rFonts w:cs="CordiaUPC"/>
              </w:rPr>
              <w:t>NOTE</w:t>
            </w:r>
          </w:p>
        </w:tc>
        <w:tc>
          <w:tcPr>
            <w:tcW w:w="2307" w:type="pct"/>
          </w:tcPr>
          <w:p w:rsidR="006B2F86" w:rsidP="00D42CF4" w:rsidRDefault="006B2F86" w14:paraId="1670EBC3" w14:textId="77777777">
            <w:pPr>
              <w:rPr>
                <w:rFonts w:cs="CordiaUPC"/>
              </w:rPr>
            </w:pPr>
          </w:p>
        </w:tc>
      </w:tr>
      <w:tr w:rsidRPr="008979A8" w:rsidR="006B2F86" w:rsidTr="00D42CF4" w14:paraId="27DCC587" w14:textId="77777777">
        <w:tc>
          <w:tcPr>
            <w:tcW w:w="1308" w:type="pct"/>
            <w:vMerge w:val="restart"/>
          </w:tcPr>
          <w:p w:rsidRPr="008979A8" w:rsidR="006B2F86" w:rsidP="009A7B4C" w:rsidRDefault="006B2F86" w14:paraId="06E18D4E" w14:textId="6DB58F59">
            <w:pPr>
              <w:rPr>
                <w:rFonts w:cs="CordiaUPC"/>
              </w:rPr>
            </w:pPr>
            <w:r>
              <w:rPr>
                <w:rFonts w:cs="CordiaUPC"/>
              </w:rPr>
              <w:t>MASS_BUSINESS_</w:t>
            </w:r>
            <w:r w:rsidR="009A7B4C">
              <w:rPr>
                <w:rFonts w:cs="CordiaUPC"/>
              </w:rPr>
              <w:t>SMS</w:t>
            </w:r>
            <w:r w:rsidRPr="00F33A0D">
              <w:rPr>
                <w:rFonts w:cs="CordiaUPC"/>
              </w:rPr>
              <w:t>_FREE_RESOURCE</w:t>
            </w:r>
            <w:r>
              <w:rPr>
                <w:rFonts w:cs="CordiaUPC"/>
              </w:rPr>
              <w:t>_ALLOCATE</w:t>
            </w:r>
          </w:p>
        </w:tc>
        <w:tc>
          <w:tcPr>
            <w:tcW w:w="1385" w:type="pct"/>
          </w:tcPr>
          <w:p w:rsidR="006B2F86" w:rsidP="00D42CF4" w:rsidRDefault="006B2F86" w14:paraId="15F693AC" w14:textId="77777777">
            <w:pPr>
              <w:spacing w:after="0"/>
              <w:rPr>
                <w:rFonts w:cs="CordiaUPC"/>
              </w:rPr>
            </w:pPr>
            <w:r>
              <w:rPr>
                <w:rFonts w:cs="CordiaUPC"/>
              </w:rPr>
              <w:t>ROW_ID</w:t>
            </w:r>
          </w:p>
        </w:tc>
        <w:tc>
          <w:tcPr>
            <w:tcW w:w="2307" w:type="pct"/>
          </w:tcPr>
          <w:p w:rsidR="006B2F86" w:rsidP="00D42CF4" w:rsidRDefault="006B2F86" w14:paraId="2F8BF903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ให้ระบบ </w:t>
            </w:r>
            <w:r>
              <w:rPr>
                <w:rFonts w:cs="CordiaUPC"/>
              </w:rPr>
              <w:t>Auto Generate</w:t>
            </w:r>
          </w:p>
        </w:tc>
      </w:tr>
      <w:tr w:rsidRPr="008979A8" w:rsidR="006B2F86" w:rsidTr="00D42CF4" w14:paraId="407DC5B7" w14:textId="77777777">
        <w:tc>
          <w:tcPr>
            <w:tcW w:w="1308" w:type="pct"/>
            <w:vMerge/>
          </w:tcPr>
          <w:p w:rsidRPr="008979A8" w:rsidR="006B2F86" w:rsidP="00D42CF4" w:rsidRDefault="006B2F86" w14:paraId="5B9292EC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6B2F86" w:rsidP="009A7B4C" w:rsidRDefault="006B2F86" w14:paraId="211B617F" w14:textId="3B0FC485">
            <w:pPr>
              <w:spacing w:after="0"/>
              <w:rPr>
                <w:rFonts w:cs="CordiaUPC"/>
              </w:rPr>
            </w:pPr>
            <w:r w:rsidRPr="00F33A0D">
              <w:rPr>
                <w:rFonts w:cs="CordiaUPC"/>
              </w:rPr>
              <w:t>BUSINESS_</w:t>
            </w:r>
            <w:r w:rsidR="009A7B4C">
              <w:rPr>
                <w:rFonts w:cs="CordiaUPC"/>
              </w:rPr>
              <w:t>SMS</w:t>
            </w:r>
            <w:r w:rsidRPr="00F33A0D">
              <w:rPr>
                <w:rFonts w:cs="CordiaUPC"/>
              </w:rPr>
              <w:t>_FREE_RESOURCE</w:t>
            </w:r>
            <w:r>
              <w:rPr>
                <w:rFonts w:cs="CordiaUPC"/>
              </w:rPr>
              <w:t>_ROW_ID</w:t>
            </w:r>
          </w:p>
        </w:tc>
        <w:tc>
          <w:tcPr>
            <w:tcW w:w="2307" w:type="pct"/>
          </w:tcPr>
          <w:p w:rsidR="006B2F86" w:rsidP="009A7B4C" w:rsidRDefault="006B2F86" w14:paraId="3277FEFC" w14:textId="12F6F9C0">
            <w:pPr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ให้ใช้ </w:t>
            </w:r>
            <w:r>
              <w:rPr>
                <w:rFonts w:cs="CordiaUPC"/>
              </w:rPr>
              <w:t>MASS</w:t>
            </w:r>
            <w:r w:rsidRPr="00F33A0D">
              <w:rPr>
                <w:rFonts w:cs="CordiaUPC"/>
              </w:rPr>
              <w:t>_BUSINESS_</w:t>
            </w:r>
            <w:r w:rsidR="009A7B4C">
              <w:rPr>
                <w:rFonts w:cs="CordiaUPC"/>
              </w:rPr>
              <w:t>SMS</w:t>
            </w:r>
            <w:r w:rsidRPr="00F33A0D">
              <w:rPr>
                <w:rFonts w:cs="CordiaUPC"/>
              </w:rPr>
              <w:t>_FREE_RESOURCE</w:t>
            </w:r>
            <w:r>
              <w:rPr>
                <w:rFonts w:cs="Angsana New"/>
                <w:cs/>
              </w:rPr>
              <w:t>.</w:t>
            </w:r>
            <w:r>
              <w:rPr>
                <w:rFonts w:cs="CordiaUPC"/>
              </w:rPr>
              <w:t xml:space="preserve">ROW_ID </w:t>
            </w:r>
            <w:r>
              <w:rPr>
                <w:rFonts w:hint="cs" w:cs="Angsana New"/>
                <w:cs/>
              </w:rPr>
              <w:t>เดิม</w:t>
            </w:r>
          </w:p>
        </w:tc>
      </w:tr>
      <w:tr w:rsidRPr="008979A8" w:rsidR="006B2F86" w:rsidTr="00D42CF4" w14:paraId="12AAA167" w14:textId="77777777">
        <w:tc>
          <w:tcPr>
            <w:tcW w:w="1308" w:type="pct"/>
            <w:vMerge/>
          </w:tcPr>
          <w:p w:rsidRPr="008979A8" w:rsidR="006B2F86" w:rsidP="00D42CF4" w:rsidRDefault="006B2F86" w14:paraId="3416D1DA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6B2F86" w:rsidP="009A7B4C" w:rsidRDefault="006B2F86" w14:paraId="6A7D5FE6" w14:textId="218D5C3C">
            <w:pPr>
              <w:spacing w:after="0"/>
              <w:rPr>
                <w:rFonts w:cs="CordiaUPC"/>
              </w:rPr>
            </w:pPr>
            <w:r w:rsidRPr="008979A8">
              <w:rPr>
                <w:rFonts w:cs="CordiaUPC"/>
              </w:rPr>
              <w:t>ALLOCATE</w:t>
            </w:r>
            <w:r>
              <w:rPr>
                <w:rFonts w:cs="CordiaUPC"/>
              </w:rPr>
              <w:t>_</w:t>
            </w:r>
            <w:r w:rsidR="009A7B4C">
              <w:rPr>
                <w:rFonts w:cs="CordiaUPC"/>
              </w:rPr>
              <w:t>SMS</w:t>
            </w:r>
          </w:p>
        </w:tc>
        <w:tc>
          <w:tcPr>
            <w:tcW w:w="2307" w:type="pct"/>
          </w:tcPr>
          <w:p w:rsidR="006B2F86" w:rsidP="00D42CF4" w:rsidRDefault="006B2F86" w14:paraId="66D4F43C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allocate</w:t>
            </w:r>
          </w:p>
        </w:tc>
      </w:tr>
    </w:tbl>
    <w:p w:rsidRPr="001A75AB" w:rsidR="0055648C" w:rsidP="0055648C" w:rsidRDefault="0055648C" w14:paraId="77279610" w14:textId="543CF590">
      <w:pPr>
        <w:pStyle w:val="Heading2"/>
        <w:numPr>
          <w:ilvl w:val="0"/>
          <w:numId w:val="1"/>
        </w:numPr>
        <w:ind w:left="426" w:hanging="426"/>
        <w:rPr>
          <w:rFonts w:ascii="CordiaUPC" w:hAnsi="CordiaUPC" w:cs="CordiaUPC"/>
          <w:sz w:val="36"/>
          <w:szCs w:val="36"/>
        </w:rPr>
      </w:pPr>
      <w:r>
        <w:rPr>
          <w:rFonts w:ascii="CordiaUPC" w:hAnsi="CordiaUPC" w:cs="CordiaUPC"/>
          <w:sz w:val="36"/>
          <w:szCs w:val="36"/>
        </w:rPr>
        <w:t>Mass SMS</w:t>
      </w:r>
      <w:r w:rsidRPr="00F33A0D">
        <w:rPr>
          <w:rFonts w:ascii="CordiaUPC" w:hAnsi="CordiaUPC" w:cs="CordiaUPC"/>
          <w:sz w:val="36"/>
          <w:szCs w:val="36"/>
        </w:rPr>
        <w:t xml:space="preserve"> Rating</w:t>
      </w:r>
    </w:p>
    <w:p w:rsidRPr="00180BBA" w:rsidR="0055648C" w:rsidP="00BB3F68" w:rsidRDefault="0055648C" w14:paraId="44B4CA50" w14:textId="77777777">
      <w:pPr>
        <w:pStyle w:val="Heading3"/>
        <w:numPr>
          <w:ilvl w:val="0"/>
          <w:numId w:val="71"/>
        </w:numPr>
        <w:rPr>
          <w:rFonts w:ascii="CordiaUPC" w:hAnsi="CordiaUPC" w:cs="CordiaUPC"/>
          <w:sz w:val="32"/>
          <w:szCs w:val="40"/>
        </w:rPr>
      </w:pPr>
      <w:r w:rsidRPr="00180BBA">
        <w:rPr>
          <w:rFonts w:ascii="CordiaUPC" w:hAnsi="CordiaUPC" w:cs="CordiaUPC"/>
          <w:sz w:val="32"/>
          <w:szCs w:val="40"/>
        </w:rPr>
        <w:t>Field on Screen</w:t>
      </w:r>
    </w:p>
    <w:tbl>
      <w:tblPr>
        <w:tblW w:w="4977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795"/>
        <w:gridCol w:w="1662"/>
        <w:gridCol w:w="5518"/>
      </w:tblGrid>
      <w:tr w:rsidRPr="008979A8" w:rsidR="0055648C" w:rsidTr="00A64494" w14:paraId="00BF8267" w14:textId="77777777">
        <w:trPr>
          <w:cantSplit/>
          <w:tblHeader/>
        </w:trPr>
        <w:tc>
          <w:tcPr>
            <w:tcW w:w="1000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55648C" w:rsidP="0055648C" w:rsidRDefault="0055648C" w14:paraId="66C24B7B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Field Name</w:t>
            </w:r>
          </w:p>
        </w:tc>
        <w:tc>
          <w:tcPr>
            <w:tcW w:w="926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55648C" w:rsidP="0055648C" w:rsidRDefault="0055648C" w14:paraId="46D6A784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Type</w:t>
            </w:r>
          </w:p>
        </w:tc>
        <w:tc>
          <w:tcPr>
            <w:tcW w:w="3074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55648C" w:rsidP="0055648C" w:rsidRDefault="0055648C" w14:paraId="33E55A21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Comments</w:t>
            </w:r>
          </w:p>
        </w:tc>
      </w:tr>
      <w:tr w:rsidRPr="008979A8" w:rsidR="00EE09D0" w:rsidTr="00A64494" w14:paraId="69B6967F" w14:textId="77777777">
        <w:trPr>
          <w:trHeight w:val="111"/>
        </w:trPr>
        <w:tc>
          <w:tcPr>
            <w:tcW w:w="1000" w:type="pct"/>
          </w:tcPr>
          <w:p w:rsidR="00EE09D0" w:rsidP="00A64494" w:rsidRDefault="00EE09D0" w14:paraId="0927F86D" w14:textId="0C6815C7">
            <w:r>
              <w:t>deductType</w:t>
            </w:r>
          </w:p>
        </w:tc>
        <w:tc>
          <w:tcPr>
            <w:tcW w:w="926" w:type="pct"/>
          </w:tcPr>
          <w:p w:rsidR="00EE09D0" w:rsidP="00A64494" w:rsidRDefault="00EE09D0" w14:paraId="5D7223C5" w14:textId="77777777"/>
        </w:tc>
        <w:tc>
          <w:tcPr>
            <w:tcW w:w="3074" w:type="pct"/>
          </w:tcPr>
          <w:p w:rsidR="00EE09D0" w:rsidP="00A64494" w:rsidRDefault="00EE09D0" w14:paraId="6D79837F" w14:textId="101834D2">
            <w:r>
              <w:t>Invisible</w:t>
            </w:r>
          </w:p>
        </w:tc>
      </w:tr>
      <w:tr w:rsidRPr="008979A8" w:rsidR="00EE09D0" w:rsidTr="0055648C" w14:paraId="765E29D4" w14:textId="77777777">
        <w:trPr>
          <w:trHeight w:val="111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Pr="008979A8" w:rsidR="00EE09D0" w:rsidP="0055648C" w:rsidRDefault="00EE09D0" w14:paraId="2CF2B6DE" w14:textId="0405EABA">
            <w:pPr>
              <w:pStyle w:val="HeaderTable"/>
            </w:pPr>
            <w:r>
              <w:t>SMS Rating Section</w:t>
            </w:r>
          </w:p>
        </w:tc>
      </w:tr>
      <w:tr w:rsidRPr="008979A8" w:rsidR="00EE09D0" w:rsidTr="00A64494" w14:paraId="3856D790" w14:textId="77777777">
        <w:trPr>
          <w:trHeight w:val="111"/>
        </w:trPr>
        <w:tc>
          <w:tcPr>
            <w:tcW w:w="1000" w:type="pct"/>
          </w:tcPr>
          <w:p w:rsidR="00EE09D0" w:rsidP="0055648C" w:rsidRDefault="00EE09D0" w14:paraId="4DFA57CC" w14:textId="0586D0A8">
            <w:pPr>
              <w:rPr>
                <w:rFonts w:cs="CordiaUPC"/>
              </w:rPr>
            </w:pPr>
            <w:r>
              <w:rPr>
                <w:rFonts w:cs="CordiaUPC"/>
              </w:rPr>
              <w:t>smsExcludingVat</w:t>
            </w:r>
          </w:p>
        </w:tc>
        <w:tc>
          <w:tcPr>
            <w:tcW w:w="926" w:type="pct"/>
          </w:tcPr>
          <w:p w:rsidR="00EE09D0" w:rsidP="0055648C" w:rsidRDefault="00EE09D0" w14:paraId="180717A9" w14:textId="22E87B4B">
            <w:r>
              <w:t>Text Box</w:t>
            </w:r>
          </w:p>
        </w:tc>
        <w:tc>
          <w:tcPr>
            <w:tcW w:w="3074" w:type="pct"/>
          </w:tcPr>
          <w:p w:rsidR="00EE09D0" w:rsidP="0055648C" w:rsidRDefault="00EE09D0" w14:paraId="6859B41E" w14:textId="429F4020">
            <w:pPr>
              <w:spacing w:after="0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ถ้า </w:t>
            </w:r>
            <w:r>
              <w:rPr>
                <w:rFonts w:cs="CordiaUPC"/>
              </w:rPr>
              <w:t xml:space="preserve">Product Class </w:t>
            </w:r>
            <w:r>
              <w:rPr>
                <w:rFonts w:hint="cs" w:cs="Angsana New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Main</w:t>
            </w:r>
            <w:r>
              <w:rPr>
                <w:rFonts w:cs="Angsana New"/>
                <w:cs/>
              </w:rPr>
              <w:t>”</w:t>
            </w:r>
          </w:p>
          <w:p w:rsidRPr="007D5130" w:rsidR="00EE09D0" w:rsidP="0055648C" w:rsidRDefault="00EE09D0" w14:paraId="63237892" w14:textId="6D16B132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 xml:space="preserve">Label </w:t>
            </w:r>
            <w:r w:rsidRPr="008979A8">
              <w:rPr>
                <w:rFonts w:cs="Angsana New"/>
                <w:cs/>
              </w:rPr>
              <w:t xml:space="preserve">:  </w:t>
            </w:r>
            <w:r w:rsidRPr="008979A8">
              <w:rPr>
                <w:rFonts w:cs="Angsana New"/>
                <w:color w:val="FF0000"/>
                <w:cs/>
              </w:rPr>
              <w:t>*</w:t>
            </w:r>
            <w:r>
              <w:rPr>
                <w:rFonts w:cs="CordiaUPC"/>
                <w:color w:val="FF0000"/>
              </w:rPr>
              <w:t>SMS Excluding VAT</w:t>
            </w:r>
            <w:r>
              <w:rPr>
                <w:rFonts w:cs="Angsana New"/>
                <w:color w:val="FF0000"/>
                <w:cs/>
              </w:rPr>
              <w:t xml:space="preserve"> </w:t>
            </w:r>
            <w:r w:rsidRPr="007D5130">
              <w:rPr>
                <w:rFonts w:cs="Angsana New"/>
                <w:cs/>
              </w:rPr>
              <w:t xml:space="preserve">… </w:t>
            </w:r>
            <w:r w:rsidRPr="007D5130">
              <w:rPr>
                <w:rFonts w:cs="CordiaUPC"/>
              </w:rPr>
              <w:t>Baht per Message</w:t>
            </w:r>
          </w:p>
          <w:p w:rsidRPr="0055648C" w:rsidR="00EE09D0" w:rsidP="0055648C" w:rsidRDefault="00EE09D0" w14:paraId="726BD401" w14:textId="2DB11609">
            <w:pPr>
              <w:spacing w:after="0"/>
              <w:rPr>
                <w:rFonts w:cs="CordiaUPC"/>
              </w:rPr>
            </w:pPr>
            <w:r w:rsidRPr="0055648C">
              <w:rPr>
                <w:rFonts w:hint="cs" w:cs="Angsana New"/>
                <w:cs/>
              </w:rPr>
              <w:t>ถ้าไม่ใช่</w:t>
            </w:r>
          </w:p>
          <w:p w:rsidR="00EE09D0" w:rsidP="0055648C" w:rsidRDefault="00EE09D0" w14:paraId="59D847D1" w14:textId="56BB52E2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 xml:space="preserve">Label </w:t>
            </w:r>
            <w:r w:rsidRPr="008979A8">
              <w:rPr>
                <w:rFonts w:cs="Angsana New"/>
                <w:cs/>
              </w:rPr>
              <w:t xml:space="preserve">:  </w:t>
            </w:r>
            <w:r w:rsidRPr="0055648C">
              <w:rPr>
                <w:rFonts w:cs="CordiaUPC"/>
              </w:rPr>
              <w:t>SMS Excluding VAT</w:t>
            </w:r>
          </w:p>
          <w:p w:rsidR="00EE09D0" w:rsidP="00F56215" w:rsidRDefault="00EE09D0" w14:paraId="7C1EF5A9" w14:textId="4E4F8B08">
            <w:pPr>
              <w:spacing w:after="0"/>
            </w:pPr>
            <w:r>
              <w:rPr>
                <w:rFonts w:hint="cs"/>
                <w:cs/>
              </w:rPr>
              <w:t xml:space="preserve">เมื่อ </w:t>
            </w:r>
            <w:r>
              <w:t xml:space="preserve">User </w:t>
            </w:r>
            <w:r>
              <w:rPr>
                <w:rFonts w:hint="cs"/>
                <w:cs/>
              </w:rPr>
              <w:t xml:space="preserve">กรอกข้อมูลที่ </w:t>
            </w:r>
            <w:r>
              <w:t xml:space="preserve">Field </w:t>
            </w:r>
            <w:r>
              <w:rPr>
                <w:rFonts w:hint="cs"/>
                <w:cs/>
              </w:rPr>
              <w:t>นี้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และ </w:t>
            </w:r>
            <w:r>
              <w:rPr>
                <w:rFonts w:cs="CordiaUPC"/>
              </w:rPr>
              <w:t>smsIncludingVat</w:t>
            </w:r>
            <w:r>
              <w:rPr>
                <w:rFonts w:hint="cs"/>
                <w:cs/>
              </w:rPr>
              <w:t xml:space="preserve"> มีค่าเป็นค่าว่างให้ระบบทำการคำนวนค่า </w:t>
            </w:r>
            <w:r>
              <w:rPr>
                <w:rFonts w:cs="CordiaUPC"/>
              </w:rPr>
              <w:t>smsIncludingVat</w:t>
            </w:r>
            <w:r>
              <w:rPr>
                <w:rFonts w:hint="cs"/>
                <w:cs/>
              </w:rPr>
              <w:t xml:space="preserve"> ตามสูตรดังนี้</w:t>
            </w:r>
          </w:p>
          <w:p w:rsidRPr="00F56215" w:rsidR="00EE09D0" w:rsidP="0055648C" w:rsidRDefault="00EE09D0" w14:paraId="6B677C78" w14:textId="2816E167">
            <w:r>
              <w:rPr>
                <w:rFonts w:cs="CordiaUPC"/>
              </w:rPr>
              <w:t>smsExcludingVat</w:t>
            </w:r>
            <w:r>
              <w:rPr>
                <w:rFonts w:cs="Angsana New"/>
                <w:cs/>
              </w:rPr>
              <w:t xml:space="preserve"> * </w:t>
            </w:r>
            <w:r>
              <w:t>VAT</w:t>
            </w:r>
          </w:p>
          <w:p w:rsidRPr="0055648C" w:rsidR="00EE09D0" w:rsidP="0055648C" w:rsidRDefault="00EE09D0" w14:paraId="70744A64" w14:textId="594803F3">
            <w:pPr>
              <w:rPr>
                <w:rFonts w:cs="CordiaUPC"/>
                <w:color w:val="FF0000"/>
              </w:rPr>
            </w:pPr>
            <w:r>
              <w:rPr>
                <w:rFonts w:hint="cs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ใส่ได้เฉพาะตัวเลขและจุดทศนิยมเท่านั้น</w:t>
            </w:r>
          </w:p>
        </w:tc>
      </w:tr>
      <w:tr w:rsidRPr="008979A8" w:rsidR="00EE09D0" w:rsidTr="00A64494" w14:paraId="6BE49F22" w14:textId="77777777">
        <w:trPr>
          <w:trHeight w:val="111"/>
        </w:trPr>
        <w:tc>
          <w:tcPr>
            <w:tcW w:w="1000" w:type="pct"/>
          </w:tcPr>
          <w:p w:rsidR="00EE09D0" w:rsidP="0055648C" w:rsidRDefault="00EE09D0" w14:paraId="19581461" w14:textId="77075D82">
            <w:pPr>
              <w:rPr>
                <w:rFonts w:cs="CordiaUPC"/>
              </w:rPr>
            </w:pPr>
            <w:r>
              <w:rPr>
                <w:rFonts w:cs="CordiaUPC"/>
              </w:rPr>
              <w:t>smsIncludingVat</w:t>
            </w:r>
          </w:p>
        </w:tc>
        <w:tc>
          <w:tcPr>
            <w:tcW w:w="926" w:type="pct"/>
          </w:tcPr>
          <w:p w:rsidR="00EE09D0" w:rsidP="0055648C" w:rsidRDefault="00EE09D0" w14:paraId="63127CE4" w14:textId="5E914D39">
            <w:r>
              <w:t>Text Box</w:t>
            </w:r>
          </w:p>
        </w:tc>
        <w:tc>
          <w:tcPr>
            <w:tcW w:w="3074" w:type="pct"/>
          </w:tcPr>
          <w:p w:rsidR="00EE09D0" w:rsidP="000A09FE" w:rsidRDefault="00EE09D0" w14:paraId="074C5DED" w14:textId="77777777">
            <w:pPr>
              <w:spacing w:after="0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ถ้า </w:t>
            </w:r>
            <w:r>
              <w:rPr>
                <w:rFonts w:cs="CordiaUPC"/>
              </w:rPr>
              <w:t xml:space="preserve">Product Class </w:t>
            </w:r>
            <w:r>
              <w:rPr>
                <w:rFonts w:hint="cs" w:cs="Angsana New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Main</w:t>
            </w:r>
            <w:r>
              <w:rPr>
                <w:rFonts w:cs="Angsana New"/>
                <w:cs/>
              </w:rPr>
              <w:t>”</w:t>
            </w:r>
          </w:p>
          <w:p w:rsidR="00EE09D0" w:rsidP="000A09FE" w:rsidRDefault="00EE09D0" w14:paraId="17BBF4E3" w14:textId="0671BDA1">
            <w:pPr>
              <w:rPr>
                <w:rFonts w:cs="CordiaUPC"/>
                <w:color w:val="FF0000"/>
              </w:rPr>
            </w:pPr>
            <w:r w:rsidRPr="008979A8">
              <w:rPr>
                <w:rFonts w:cs="CordiaUPC"/>
              </w:rPr>
              <w:t xml:space="preserve">Label </w:t>
            </w:r>
            <w:r w:rsidRPr="008979A8">
              <w:rPr>
                <w:rFonts w:cs="Angsana New"/>
                <w:cs/>
              </w:rPr>
              <w:t xml:space="preserve">:  </w:t>
            </w:r>
            <w:r w:rsidRPr="008979A8">
              <w:rPr>
                <w:rFonts w:cs="Angsana New"/>
                <w:color w:val="FF0000"/>
                <w:cs/>
              </w:rPr>
              <w:t>*</w:t>
            </w:r>
            <w:r>
              <w:rPr>
                <w:rFonts w:cs="CordiaUPC"/>
                <w:color w:val="FF0000"/>
              </w:rPr>
              <w:t>SMS Including VAT</w:t>
            </w:r>
            <w:r>
              <w:rPr>
                <w:rFonts w:cs="Angsana New"/>
                <w:color w:val="FF0000"/>
                <w:cs/>
              </w:rPr>
              <w:t xml:space="preserve"> </w:t>
            </w:r>
            <w:r w:rsidRPr="008B0AAA">
              <w:rPr>
                <w:rFonts w:cs="Angsana New"/>
                <w:cs/>
              </w:rPr>
              <w:t xml:space="preserve">… </w:t>
            </w:r>
            <w:r w:rsidRPr="008B0AAA">
              <w:rPr>
                <w:rFonts w:cs="CordiaUPC"/>
              </w:rPr>
              <w:t>Baht per Message</w:t>
            </w:r>
          </w:p>
          <w:p w:rsidRPr="0055648C" w:rsidR="00EE09D0" w:rsidP="000A09FE" w:rsidRDefault="00EE09D0" w14:paraId="20AE6D40" w14:textId="77777777">
            <w:pPr>
              <w:spacing w:after="0"/>
              <w:rPr>
                <w:rFonts w:cs="CordiaUPC"/>
              </w:rPr>
            </w:pPr>
            <w:r w:rsidRPr="0055648C">
              <w:rPr>
                <w:rFonts w:hint="cs" w:cs="Angsana New"/>
                <w:cs/>
              </w:rPr>
              <w:t>ถ้าไม่ใช่</w:t>
            </w:r>
          </w:p>
          <w:p w:rsidR="00EE09D0" w:rsidP="0055648C" w:rsidRDefault="00EE09D0" w14:paraId="3ACC781D" w14:textId="205B8E9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 xml:space="preserve">Label </w:t>
            </w:r>
            <w:r w:rsidRPr="008979A8">
              <w:rPr>
                <w:rFonts w:cs="Angsana New"/>
                <w:cs/>
              </w:rPr>
              <w:t xml:space="preserve">:  </w:t>
            </w:r>
            <w:r w:rsidRPr="0055648C">
              <w:rPr>
                <w:rFonts w:cs="CordiaUPC"/>
              </w:rPr>
              <w:t xml:space="preserve">SMS </w:t>
            </w:r>
            <w:r>
              <w:rPr>
                <w:rFonts w:cs="CordiaUPC"/>
              </w:rPr>
              <w:t>In</w:t>
            </w:r>
            <w:r w:rsidRPr="0055648C">
              <w:rPr>
                <w:rFonts w:cs="CordiaUPC"/>
              </w:rPr>
              <w:t>cluding VAT</w:t>
            </w:r>
          </w:p>
          <w:p w:rsidR="00EE09D0" w:rsidP="00F56215" w:rsidRDefault="00EE09D0" w14:paraId="54DD6C8A" w14:textId="0C3AB858">
            <w:pPr>
              <w:spacing w:after="0"/>
            </w:pPr>
            <w:r>
              <w:rPr>
                <w:rFonts w:hint="cs"/>
                <w:cs/>
              </w:rPr>
              <w:t xml:space="preserve">เมื่อ </w:t>
            </w:r>
            <w:r>
              <w:t xml:space="preserve">User </w:t>
            </w:r>
            <w:r>
              <w:rPr>
                <w:rFonts w:hint="cs"/>
                <w:cs/>
              </w:rPr>
              <w:t xml:space="preserve">กรอกข้อมูลที่ </w:t>
            </w:r>
            <w:r>
              <w:t xml:space="preserve">Field </w:t>
            </w:r>
            <w:r>
              <w:rPr>
                <w:rFonts w:hint="cs"/>
                <w:cs/>
              </w:rPr>
              <w:t>นี้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และ </w:t>
            </w:r>
            <w:r>
              <w:rPr>
                <w:rFonts w:cs="CordiaUPC"/>
              </w:rPr>
              <w:t>smsExcludingVat</w:t>
            </w:r>
            <w:r>
              <w:rPr>
                <w:rFonts w:hint="cs"/>
                <w:cs/>
              </w:rPr>
              <w:t xml:space="preserve"> มีค่าเป็นค่าว่างให้ระบบทำการคำนวนค่า </w:t>
            </w:r>
            <w:r>
              <w:rPr>
                <w:rFonts w:cs="CordiaUPC"/>
              </w:rPr>
              <w:t>smsExcludingVat</w:t>
            </w:r>
            <w:r>
              <w:rPr>
                <w:rFonts w:hint="cs"/>
                <w:cs/>
              </w:rPr>
              <w:t xml:space="preserve"> ตามสูตรดังนี้</w:t>
            </w:r>
          </w:p>
          <w:p w:rsidRPr="00F56215" w:rsidR="00EE09D0" w:rsidP="0055648C" w:rsidRDefault="00EE09D0" w14:paraId="493A18FD" w14:textId="2C14987B">
            <w:r>
              <w:rPr>
                <w:rFonts w:cs="CordiaUPC"/>
              </w:rPr>
              <w:t>smsIncludingVat</w:t>
            </w:r>
            <w:r>
              <w:rPr>
                <w:rFonts w:cs="Angsana New"/>
                <w:cs/>
              </w:rPr>
              <w:t xml:space="preserve"> / </w:t>
            </w:r>
            <w:r>
              <w:t>VAT</w:t>
            </w:r>
          </w:p>
          <w:p w:rsidRPr="008979A8" w:rsidR="00EE09D0" w:rsidP="0055648C" w:rsidRDefault="00EE09D0" w14:paraId="574E24BF" w14:textId="5128CD85">
            <w:pPr>
              <w:rPr>
                <w:rFonts w:cs="CordiaUPC"/>
              </w:rPr>
            </w:pPr>
            <w:r>
              <w:rPr>
                <w:rFonts w:hint="cs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ใส่ได้เฉพาะตัวเลขและจุดทศนิยมเท่านั้น</w:t>
            </w:r>
          </w:p>
        </w:tc>
      </w:tr>
      <w:tr w:rsidRPr="008979A8" w:rsidR="00EE09D0" w:rsidTr="0055648C" w14:paraId="6FE0F224" w14:textId="77777777">
        <w:trPr>
          <w:trHeight w:val="111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Pr="008979A8" w:rsidR="00EE09D0" w:rsidP="0055648C" w:rsidRDefault="00EE09D0" w14:paraId="7AFDA647" w14:textId="1DA840A4">
            <w:pPr>
              <w:pStyle w:val="HeaderTable"/>
            </w:pPr>
            <w:r>
              <w:t>End SMS Rating Section</w:t>
            </w:r>
          </w:p>
        </w:tc>
      </w:tr>
      <w:tr w:rsidRPr="008979A8" w:rsidR="00EE09D0" w:rsidTr="00577606" w14:paraId="1E8BE1B7" w14:textId="77777777">
        <w:trPr>
          <w:trHeight w:val="111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Pr="008979A8" w:rsidR="00EE09D0" w:rsidP="00577606" w:rsidRDefault="00EE09D0" w14:paraId="20B017C0" w14:textId="008869D2">
            <w:pPr>
              <w:pStyle w:val="HeaderTable"/>
            </w:pPr>
            <w:r>
              <w:t>SMS Delivery Report Rating Section</w:t>
            </w:r>
          </w:p>
        </w:tc>
      </w:tr>
      <w:tr w:rsidRPr="008979A8" w:rsidR="00EE09D0" w:rsidTr="00A64494" w14:paraId="7D6D6C20" w14:textId="77777777">
        <w:trPr>
          <w:trHeight w:val="111"/>
        </w:trPr>
        <w:tc>
          <w:tcPr>
            <w:tcW w:w="1000" w:type="pct"/>
          </w:tcPr>
          <w:p w:rsidR="00EE09D0" w:rsidP="0055648C" w:rsidRDefault="00EE09D0" w14:paraId="3CB9BCD5" w14:textId="0C5054E4">
            <w:pPr>
              <w:rPr>
                <w:rFonts w:cs="CordiaUPC"/>
              </w:rPr>
            </w:pPr>
            <w:r>
              <w:rPr>
                <w:rFonts w:cs="CordiaUPC"/>
              </w:rPr>
              <w:t>smsdrExcludingVat</w:t>
            </w:r>
          </w:p>
        </w:tc>
        <w:tc>
          <w:tcPr>
            <w:tcW w:w="926" w:type="pct"/>
          </w:tcPr>
          <w:p w:rsidR="00EE09D0" w:rsidP="0055648C" w:rsidRDefault="00EE09D0" w14:paraId="3C8E1D5B" w14:textId="1D867285">
            <w:r>
              <w:t>Text Box</w:t>
            </w:r>
          </w:p>
        </w:tc>
        <w:tc>
          <w:tcPr>
            <w:tcW w:w="3074" w:type="pct"/>
          </w:tcPr>
          <w:p w:rsidR="00EE09D0" w:rsidP="000A09FE" w:rsidRDefault="00EE09D0" w14:paraId="49E42651" w14:textId="77777777">
            <w:pPr>
              <w:spacing w:after="0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ถ้า </w:t>
            </w:r>
            <w:r>
              <w:rPr>
                <w:rFonts w:cs="CordiaUPC"/>
              </w:rPr>
              <w:t xml:space="preserve">Product Class </w:t>
            </w:r>
            <w:r>
              <w:rPr>
                <w:rFonts w:hint="cs" w:cs="Angsana New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Main</w:t>
            </w:r>
            <w:r>
              <w:rPr>
                <w:rFonts w:cs="Angsana New"/>
                <w:cs/>
              </w:rPr>
              <w:t>”</w:t>
            </w:r>
          </w:p>
          <w:p w:rsidR="00EE09D0" w:rsidP="000A09FE" w:rsidRDefault="00EE09D0" w14:paraId="509ECEA3" w14:textId="601B5333">
            <w:pPr>
              <w:rPr>
                <w:rFonts w:cs="CordiaUPC"/>
                <w:color w:val="FF0000"/>
              </w:rPr>
            </w:pPr>
            <w:r w:rsidRPr="008979A8">
              <w:rPr>
                <w:rFonts w:cs="CordiaUPC"/>
              </w:rPr>
              <w:t xml:space="preserve">Label </w:t>
            </w:r>
            <w:r w:rsidRPr="008979A8">
              <w:rPr>
                <w:rFonts w:cs="Angsana New"/>
                <w:cs/>
              </w:rPr>
              <w:t xml:space="preserve">:  </w:t>
            </w:r>
            <w:r w:rsidRPr="008979A8">
              <w:rPr>
                <w:rFonts w:cs="Angsana New"/>
                <w:color w:val="FF0000"/>
                <w:cs/>
              </w:rPr>
              <w:t>*</w:t>
            </w:r>
            <w:r>
              <w:rPr>
                <w:rFonts w:cs="CordiaUPC"/>
                <w:color w:val="FF0000"/>
              </w:rPr>
              <w:t xml:space="preserve">SMS </w:t>
            </w:r>
            <w:r w:rsidRPr="00577606">
              <w:rPr>
                <w:color w:val="FF0000"/>
              </w:rPr>
              <w:t xml:space="preserve">Delivery Report </w:t>
            </w:r>
            <w:r>
              <w:rPr>
                <w:rFonts w:cs="CordiaUPC"/>
                <w:color w:val="FF0000"/>
              </w:rPr>
              <w:t>Excluding VAT</w:t>
            </w:r>
            <w:r>
              <w:rPr>
                <w:rFonts w:cs="Angsana New"/>
                <w:color w:val="FF0000"/>
                <w:cs/>
              </w:rPr>
              <w:t xml:space="preserve"> </w:t>
            </w:r>
            <w:r w:rsidRPr="008B0AAA">
              <w:rPr>
                <w:rFonts w:cs="Angsana New"/>
                <w:cs/>
              </w:rPr>
              <w:t xml:space="preserve">… </w:t>
            </w:r>
            <w:r w:rsidRPr="008B0AAA">
              <w:rPr>
                <w:rFonts w:cs="CordiaUPC"/>
              </w:rPr>
              <w:t>Baht per Message</w:t>
            </w:r>
          </w:p>
          <w:p w:rsidRPr="0055648C" w:rsidR="00EE09D0" w:rsidP="000A09FE" w:rsidRDefault="00EE09D0" w14:paraId="776A1B8D" w14:textId="77777777">
            <w:pPr>
              <w:spacing w:after="0"/>
              <w:rPr>
                <w:rFonts w:cs="CordiaUPC"/>
              </w:rPr>
            </w:pPr>
            <w:r w:rsidRPr="0055648C">
              <w:rPr>
                <w:rFonts w:hint="cs" w:cs="Angsana New"/>
                <w:cs/>
              </w:rPr>
              <w:t>ถ้าไม่ใช่</w:t>
            </w:r>
          </w:p>
          <w:p w:rsidR="00EE09D0" w:rsidP="0055648C" w:rsidRDefault="00EE09D0" w14:paraId="2561511E" w14:textId="1EBD7405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 xml:space="preserve">Label </w:t>
            </w:r>
            <w:r w:rsidRPr="008979A8">
              <w:rPr>
                <w:rFonts w:cs="Angsana New"/>
                <w:cs/>
              </w:rPr>
              <w:t xml:space="preserve">:  </w:t>
            </w:r>
            <w:r w:rsidRPr="0055648C">
              <w:rPr>
                <w:rFonts w:cs="CordiaUPC"/>
              </w:rPr>
              <w:t xml:space="preserve">SMS </w:t>
            </w:r>
            <w:r>
              <w:t xml:space="preserve">Delivery Report </w:t>
            </w:r>
            <w:r w:rsidRPr="0055648C">
              <w:rPr>
                <w:rFonts w:cs="CordiaUPC"/>
              </w:rPr>
              <w:t>Excluding VAT</w:t>
            </w:r>
          </w:p>
          <w:p w:rsidR="00EE09D0" w:rsidP="00F56215" w:rsidRDefault="00EE09D0" w14:paraId="7E98A593" w14:textId="27DA5CF1">
            <w:pPr>
              <w:spacing w:after="0"/>
            </w:pPr>
            <w:r>
              <w:rPr>
                <w:rFonts w:hint="cs"/>
                <w:cs/>
              </w:rPr>
              <w:t xml:space="preserve">เมื่อ </w:t>
            </w:r>
            <w:r>
              <w:t xml:space="preserve">User </w:t>
            </w:r>
            <w:r>
              <w:rPr>
                <w:rFonts w:hint="cs"/>
                <w:cs/>
              </w:rPr>
              <w:t xml:space="preserve">กรอกข้อมูลที่ </w:t>
            </w:r>
            <w:r>
              <w:t xml:space="preserve">Field </w:t>
            </w:r>
            <w:r>
              <w:rPr>
                <w:rFonts w:hint="cs"/>
                <w:cs/>
              </w:rPr>
              <w:t>นี้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และ </w:t>
            </w:r>
            <w:r>
              <w:rPr>
                <w:rFonts w:cs="CordiaUPC"/>
              </w:rPr>
              <w:t>smsdrIncludingVat</w:t>
            </w:r>
            <w:r>
              <w:rPr>
                <w:rFonts w:hint="cs"/>
                <w:cs/>
              </w:rPr>
              <w:t xml:space="preserve"> มีค่าเป็นค่าว่างให้ระบบทำการคำนวนค่า </w:t>
            </w:r>
            <w:r>
              <w:rPr>
                <w:rFonts w:cs="CordiaUPC"/>
              </w:rPr>
              <w:t>smsdrIncludingVat</w:t>
            </w:r>
            <w:r>
              <w:rPr>
                <w:rFonts w:hint="cs"/>
                <w:cs/>
              </w:rPr>
              <w:t xml:space="preserve"> ตามสูตรดังนี้</w:t>
            </w:r>
          </w:p>
          <w:p w:rsidRPr="00F56215" w:rsidR="00EE09D0" w:rsidP="0055648C" w:rsidRDefault="00EE09D0" w14:paraId="6518AC58" w14:textId="623BE409">
            <w:r>
              <w:rPr>
                <w:rFonts w:cs="CordiaUPC"/>
              </w:rPr>
              <w:t>smsdrExcludingVat</w:t>
            </w:r>
            <w:r>
              <w:rPr>
                <w:rFonts w:cs="Angsana New"/>
                <w:cs/>
              </w:rPr>
              <w:t xml:space="preserve"> * </w:t>
            </w:r>
            <w:r>
              <w:t>VAT</w:t>
            </w:r>
          </w:p>
          <w:p w:rsidRPr="008979A8" w:rsidR="00EE09D0" w:rsidP="0055648C" w:rsidRDefault="00EE09D0" w14:paraId="33090E11" w14:textId="2171B1A9">
            <w:pPr>
              <w:rPr>
                <w:rFonts w:cs="CordiaUPC"/>
              </w:rPr>
            </w:pPr>
            <w:r>
              <w:rPr>
                <w:rFonts w:hint="cs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ใส่ได้เฉพาะตัวเลขและจุดทศนิยมเท่านั้น</w:t>
            </w:r>
          </w:p>
        </w:tc>
      </w:tr>
      <w:tr w:rsidRPr="008979A8" w:rsidR="00EE09D0" w:rsidTr="00A64494" w14:paraId="5A6BFB46" w14:textId="77777777">
        <w:trPr>
          <w:trHeight w:val="111"/>
        </w:trPr>
        <w:tc>
          <w:tcPr>
            <w:tcW w:w="1000" w:type="pct"/>
          </w:tcPr>
          <w:p w:rsidR="00EE09D0" w:rsidP="0055648C" w:rsidRDefault="00EE09D0" w14:paraId="4A1DAF68" w14:textId="4B8266BB">
            <w:pPr>
              <w:rPr>
                <w:rFonts w:cs="CordiaUPC"/>
              </w:rPr>
            </w:pPr>
            <w:r>
              <w:rPr>
                <w:rFonts w:cs="CordiaUPC"/>
              </w:rPr>
              <w:t>smsdrIncludingVat</w:t>
            </w:r>
          </w:p>
        </w:tc>
        <w:tc>
          <w:tcPr>
            <w:tcW w:w="926" w:type="pct"/>
          </w:tcPr>
          <w:p w:rsidR="00EE09D0" w:rsidP="0055648C" w:rsidRDefault="00EE09D0" w14:paraId="6FDF0923" w14:textId="6A8C388F">
            <w:r>
              <w:t>Text Box</w:t>
            </w:r>
          </w:p>
        </w:tc>
        <w:tc>
          <w:tcPr>
            <w:tcW w:w="3074" w:type="pct"/>
          </w:tcPr>
          <w:p w:rsidR="00EE09D0" w:rsidP="000A09FE" w:rsidRDefault="00EE09D0" w14:paraId="2062A988" w14:textId="77777777">
            <w:pPr>
              <w:spacing w:after="0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ถ้า </w:t>
            </w:r>
            <w:r>
              <w:rPr>
                <w:rFonts w:cs="CordiaUPC"/>
              </w:rPr>
              <w:t xml:space="preserve">Product Class </w:t>
            </w:r>
            <w:r>
              <w:rPr>
                <w:rFonts w:hint="cs" w:cs="Angsana New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Main</w:t>
            </w:r>
            <w:r>
              <w:rPr>
                <w:rFonts w:cs="Angsana New"/>
                <w:cs/>
              </w:rPr>
              <w:t>”</w:t>
            </w:r>
          </w:p>
          <w:p w:rsidR="00EE09D0" w:rsidP="000A09FE" w:rsidRDefault="00EE09D0" w14:paraId="040E893F" w14:textId="616C4EB0">
            <w:pPr>
              <w:rPr>
                <w:rFonts w:cs="CordiaUPC"/>
                <w:color w:val="FF0000"/>
              </w:rPr>
            </w:pPr>
            <w:r w:rsidRPr="008979A8">
              <w:rPr>
                <w:rFonts w:cs="CordiaUPC"/>
              </w:rPr>
              <w:t xml:space="preserve">Label </w:t>
            </w:r>
            <w:r w:rsidRPr="008979A8">
              <w:rPr>
                <w:rFonts w:cs="Angsana New"/>
                <w:cs/>
              </w:rPr>
              <w:t xml:space="preserve">:  </w:t>
            </w:r>
            <w:r w:rsidRPr="008979A8">
              <w:rPr>
                <w:rFonts w:cs="Angsana New"/>
                <w:color w:val="FF0000"/>
                <w:cs/>
              </w:rPr>
              <w:t>*</w:t>
            </w:r>
            <w:r>
              <w:rPr>
                <w:rFonts w:cs="CordiaUPC"/>
                <w:color w:val="FF0000"/>
              </w:rPr>
              <w:t xml:space="preserve">SMS </w:t>
            </w:r>
            <w:r w:rsidRPr="00577606">
              <w:rPr>
                <w:color w:val="FF0000"/>
              </w:rPr>
              <w:t xml:space="preserve">Delivery Report </w:t>
            </w:r>
            <w:r>
              <w:rPr>
                <w:rFonts w:cs="CordiaUPC"/>
                <w:color w:val="FF0000"/>
              </w:rPr>
              <w:t>Including VAT</w:t>
            </w:r>
            <w:r>
              <w:rPr>
                <w:rFonts w:cs="Angsana New"/>
                <w:color w:val="FF0000"/>
                <w:cs/>
              </w:rPr>
              <w:t xml:space="preserve"> </w:t>
            </w:r>
            <w:r w:rsidRPr="008B0AAA">
              <w:rPr>
                <w:rFonts w:cs="Angsana New"/>
                <w:cs/>
              </w:rPr>
              <w:t xml:space="preserve">… </w:t>
            </w:r>
            <w:r w:rsidRPr="008B0AAA">
              <w:rPr>
                <w:rFonts w:cs="CordiaUPC"/>
              </w:rPr>
              <w:t>Baht per Message</w:t>
            </w:r>
          </w:p>
          <w:p w:rsidRPr="0055648C" w:rsidR="00EE09D0" w:rsidP="000A09FE" w:rsidRDefault="00EE09D0" w14:paraId="3CB3EA43" w14:textId="77777777">
            <w:pPr>
              <w:spacing w:after="0"/>
              <w:rPr>
                <w:rFonts w:cs="CordiaUPC"/>
              </w:rPr>
            </w:pPr>
            <w:r w:rsidRPr="0055648C">
              <w:rPr>
                <w:rFonts w:hint="cs" w:cs="Angsana New"/>
                <w:cs/>
              </w:rPr>
              <w:t>ถ้าไม่ใช่</w:t>
            </w:r>
          </w:p>
          <w:p w:rsidR="00EE09D0" w:rsidP="0055648C" w:rsidRDefault="00EE09D0" w14:paraId="21B957FE" w14:textId="40FA6D8A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 xml:space="preserve">Label </w:t>
            </w:r>
            <w:r w:rsidRPr="008979A8">
              <w:rPr>
                <w:rFonts w:cs="Angsana New"/>
                <w:cs/>
              </w:rPr>
              <w:t xml:space="preserve">:  </w:t>
            </w:r>
            <w:r w:rsidRPr="0055648C">
              <w:rPr>
                <w:rFonts w:cs="CordiaUPC"/>
              </w:rPr>
              <w:t xml:space="preserve">SMS </w:t>
            </w:r>
            <w:r>
              <w:t xml:space="preserve">Delivery Report </w:t>
            </w:r>
            <w:r w:rsidRPr="0055648C">
              <w:rPr>
                <w:rFonts w:cs="CordiaUPC"/>
              </w:rPr>
              <w:t>Excluding VAT</w:t>
            </w:r>
          </w:p>
          <w:p w:rsidR="00EE09D0" w:rsidP="00F56215" w:rsidRDefault="00EE09D0" w14:paraId="2ACA9EE6" w14:textId="288324BB">
            <w:pPr>
              <w:spacing w:after="0"/>
            </w:pPr>
            <w:r>
              <w:rPr>
                <w:rFonts w:hint="cs"/>
                <w:cs/>
              </w:rPr>
              <w:t xml:space="preserve">เมื่อ </w:t>
            </w:r>
            <w:r>
              <w:t xml:space="preserve">User </w:t>
            </w:r>
            <w:r>
              <w:rPr>
                <w:rFonts w:hint="cs"/>
                <w:cs/>
              </w:rPr>
              <w:t xml:space="preserve">กรอกข้อมูลที่ </w:t>
            </w:r>
            <w:r>
              <w:t xml:space="preserve">Field </w:t>
            </w:r>
            <w:r>
              <w:rPr>
                <w:rFonts w:hint="cs"/>
                <w:cs/>
              </w:rPr>
              <w:t>นี้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และ </w:t>
            </w:r>
            <w:r>
              <w:rPr>
                <w:rFonts w:cs="CordiaUPC"/>
              </w:rPr>
              <w:t>smsdrExcludingVat</w:t>
            </w:r>
            <w:r>
              <w:rPr>
                <w:rFonts w:hint="cs"/>
                <w:cs/>
              </w:rPr>
              <w:t xml:space="preserve"> มีค่าเป็นค่าว่างให้ระบบทำการคำนวนค่า </w:t>
            </w:r>
            <w:r>
              <w:rPr>
                <w:rFonts w:cs="CordiaUPC"/>
              </w:rPr>
              <w:t>smsdrExcludingVat</w:t>
            </w:r>
            <w:r>
              <w:rPr>
                <w:rFonts w:hint="cs"/>
                <w:cs/>
              </w:rPr>
              <w:t xml:space="preserve"> ตามสูตรดังนี้</w:t>
            </w:r>
          </w:p>
          <w:p w:rsidRPr="00F56215" w:rsidR="00EE09D0" w:rsidP="0055648C" w:rsidRDefault="00EE09D0" w14:paraId="624922D8" w14:textId="2D249BE9">
            <w:r>
              <w:rPr>
                <w:rFonts w:cs="CordiaUPC"/>
              </w:rPr>
              <w:t>smsdrIncludingVat</w:t>
            </w:r>
            <w:r>
              <w:rPr>
                <w:rFonts w:cs="Angsana New"/>
                <w:cs/>
              </w:rPr>
              <w:t xml:space="preserve"> / </w:t>
            </w:r>
            <w:r>
              <w:t>VAT</w:t>
            </w:r>
          </w:p>
          <w:p w:rsidRPr="008979A8" w:rsidR="00EE09D0" w:rsidP="0055648C" w:rsidRDefault="00EE09D0" w14:paraId="5A6E742E" w14:textId="5E717C92">
            <w:pPr>
              <w:rPr>
                <w:rFonts w:cs="CordiaUPC"/>
              </w:rPr>
            </w:pPr>
            <w:r>
              <w:rPr>
                <w:rFonts w:hint="cs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ใส่ได้เฉพาะตัวเลขและจุดทศนิยมเท่านั้น</w:t>
            </w:r>
          </w:p>
        </w:tc>
      </w:tr>
      <w:tr w:rsidRPr="008979A8" w:rsidR="00EE09D0" w:rsidTr="00577606" w14:paraId="36077E74" w14:textId="77777777">
        <w:trPr>
          <w:trHeight w:val="111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Pr="008979A8" w:rsidR="00EE09D0" w:rsidP="00577606" w:rsidRDefault="00EE09D0" w14:paraId="79DD3357" w14:textId="47D5A4E6">
            <w:pPr>
              <w:pStyle w:val="HeaderTable"/>
            </w:pPr>
            <w:r>
              <w:t>End SMS Delivery Report Rating Section</w:t>
            </w:r>
          </w:p>
        </w:tc>
      </w:tr>
      <w:tr w:rsidRPr="008979A8" w:rsidR="00EE09D0" w:rsidTr="00577606" w14:paraId="5FCF53B2" w14:textId="77777777">
        <w:trPr>
          <w:trHeight w:val="111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Pr="008979A8" w:rsidR="00EE09D0" w:rsidP="00577606" w:rsidRDefault="00EE09D0" w14:paraId="1095D9C0" w14:textId="5D3DEE59">
            <w:pPr>
              <w:pStyle w:val="HeaderTable"/>
            </w:pPr>
            <w:r>
              <w:t>iSMS Rating Section</w:t>
            </w:r>
          </w:p>
        </w:tc>
      </w:tr>
      <w:tr w:rsidRPr="008979A8" w:rsidR="00EE09D0" w:rsidTr="00A64494" w14:paraId="7929EBFC" w14:textId="77777777">
        <w:trPr>
          <w:trHeight w:val="111"/>
        </w:trPr>
        <w:tc>
          <w:tcPr>
            <w:tcW w:w="1000" w:type="pct"/>
          </w:tcPr>
          <w:p w:rsidR="00EE09D0" w:rsidP="0055648C" w:rsidRDefault="00EE09D0" w14:paraId="2FCAAF4D" w14:textId="06A40419">
            <w:pPr>
              <w:rPr>
                <w:rFonts w:cs="CordiaUPC"/>
              </w:rPr>
            </w:pPr>
            <w:r>
              <w:rPr>
                <w:rFonts w:cs="CordiaUPC"/>
              </w:rPr>
              <w:t>iSmsExcludingVat</w:t>
            </w:r>
          </w:p>
        </w:tc>
        <w:tc>
          <w:tcPr>
            <w:tcW w:w="926" w:type="pct"/>
          </w:tcPr>
          <w:p w:rsidR="00EE09D0" w:rsidP="0055648C" w:rsidRDefault="00EE09D0" w14:paraId="0DB3FC6F" w14:textId="1E803C5D">
            <w:r>
              <w:t>Text Box</w:t>
            </w:r>
          </w:p>
        </w:tc>
        <w:tc>
          <w:tcPr>
            <w:tcW w:w="3074" w:type="pct"/>
          </w:tcPr>
          <w:p w:rsidR="00EE09D0" w:rsidP="000A09FE" w:rsidRDefault="00EE09D0" w14:paraId="38988F55" w14:textId="77777777">
            <w:pPr>
              <w:spacing w:after="0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ถ้า </w:t>
            </w:r>
            <w:r>
              <w:rPr>
                <w:rFonts w:cs="CordiaUPC"/>
              </w:rPr>
              <w:t xml:space="preserve">Product Class </w:t>
            </w:r>
            <w:r>
              <w:rPr>
                <w:rFonts w:hint="cs" w:cs="Angsana New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Main</w:t>
            </w:r>
            <w:r>
              <w:rPr>
                <w:rFonts w:cs="Angsana New"/>
                <w:cs/>
              </w:rPr>
              <w:t>”</w:t>
            </w:r>
          </w:p>
          <w:p w:rsidR="00EE09D0" w:rsidP="000A09FE" w:rsidRDefault="00EE09D0" w14:paraId="4FBF77A9" w14:textId="74D5250B">
            <w:pPr>
              <w:rPr>
                <w:rFonts w:cs="CordiaUPC"/>
                <w:color w:val="FF0000"/>
              </w:rPr>
            </w:pPr>
            <w:r w:rsidRPr="008979A8">
              <w:rPr>
                <w:rFonts w:cs="CordiaUPC"/>
              </w:rPr>
              <w:t xml:space="preserve">Label </w:t>
            </w:r>
            <w:r w:rsidRPr="008979A8">
              <w:rPr>
                <w:rFonts w:cs="Angsana New"/>
                <w:cs/>
              </w:rPr>
              <w:t xml:space="preserve">:  </w:t>
            </w:r>
            <w:r w:rsidRPr="008979A8">
              <w:rPr>
                <w:rFonts w:cs="Angsana New"/>
                <w:color w:val="FF0000"/>
                <w:cs/>
              </w:rPr>
              <w:t>*</w:t>
            </w:r>
            <w:r>
              <w:rPr>
                <w:rFonts w:cs="CordiaUPC"/>
                <w:color w:val="FF0000"/>
              </w:rPr>
              <w:t>iSMS Excluding VAT</w:t>
            </w:r>
            <w:r>
              <w:rPr>
                <w:rFonts w:cs="Angsana New"/>
                <w:color w:val="FF0000"/>
                <w:cs/>
              </w:rPr>
              <w:t xml:space="preserve"> </w:t>
            </w:r>
            <w:r w:rsidRPr="008B0AAA">
              <w:rPr>
                <w:rFonts w:cs="Angsana New"/>
                <w:cs/>
              </w:rPr>
              <w:t xml:space="preserve">… </w:t>
            </w:r>
            <w:r w:rsidRPr="008B0AAA">
              <w:rPr>
                <w:rFonts w:cs="CordiaUPC"/>
              </w:rPr>
              <w:t>Baht per Message</w:t>
            </w:r>
          </w:p>
          <w:p w:rsidRPr="0055648C" w:rsidR="00EE09D0" w:rsidP="000A09FE" w:rsidRDefault="00EE09D0" w14:paraId="7F5E68AE" w14:textId="77777777">
            <w:pPr>
              <w:spacing w:after="0"/>
              <w:rPr>
                <w:rFonts w:cs="CordiaUPC"/>
              </w:rPr>
            </w:pPr>
            <w:r w:rsidRPr="0055648C">
              <w:rPr>
                <w:rFonts w:hint="cs" w:cs="Angsana New"/>
                <w:cs/>
              </w:rPr>
              <w:t>ถ้าไม่ใช่</w:t>
            </w:r>
          </w:p>
          <w:p w:rsidR="00EE09D0" w:rsidP="0055648C" w:rsidRDefault="00EE09D0" w14:paraId="42C4C9F3" w14:textId="4B234F71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 xml:space="preserve">Label </w:t>
            </w:r>
            <w:r w:rsidRPr="008979A8">
              <w:rPr>
                <w:rFonts w:cs="Angsana New"/>
                <w:cs/>
              </w:rPr>
              <w:t xml:space="preserve">:  </w:t>
            </w:r>
            <w:r>
              <w:rPr>
                <w:rFonts w:cs="CordiaUPC"/>
              </w:rPr>
              <w:t>i</w:t>
            </w:r>
            <w:r w:rsidRPr="0055648C">
              <w:rPr>
                <w:rFonts w:cs="CordiaUPC"/>
              </w:rPr>
              <w:t>SMS Excluding VAT</w:t>
            </w:r>
          </w:p>
          <w:p w:rsidR="00EE09D0" w:rsidP="00F56215" w:rsidRDefault="00EE09D0" w14:paraId="635A98E0" w14:textId="5050E236">
            <w:pPr>
              <w:spacing w:after="0"/>
            </w:pPr>
            <w:r>
              <w:rPr>
                <w:rFonts w:hint="cs"/>
                <w:cs/>
              </w:rPr>
              <w:t xml:space="preserve">เมื่อ </w:t>
            </w:r>
            <w:r>
              <w:t xml:space="preserve">User </w:t>
            </w:r>
            <w:r>
              <w:rPr>
                <w:rFonts w:hint="cs"/>
                <w:cs/>
              </w:rPr>
              <w:t xml:space="preserve">กรอกข้อมูลที่ </w:t>
            </w:r>
            <w:r>
              <w:t xml:space="preserve">Field </w:t>
            </w:r>
            <w:r>
              <w:rPr>
                <w:rFonts w:hint="cs"/>
                <w:cs/>
              </w:rPr>
              <w:t>นี้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และ </w:t>
            </w:r>
            <w:r>
              <w:rPr>
                <w:rFonts w:cs="CordiaUPC"/>
              </w:rPr>
              <w:t>iSmsIncludingVat</w:t>
            </w:r>
            <w:r>
              <w:rPr>
                <w:rFonts w:hint="cs"/>
                <w:cs/>
              </w:rPr>
              <w:t xml:space="preserve"> มีค่าเป็นค่าว่างให้ระบบทำการคำนวนค่า </w:t>
            </w:r>
            <w:r>
              <w:rPr>
                <w:rFonts w:cs="CordiaUPC"/>
              </w:rPr>
              <w:t>iSmsIncludingVat</w:t>
            </w:r>
            <w:r>
              <w:rPr>
                <w:rFonts w:hint="cs"/>
                <w:cs/>
              </w:rPr>
              <w:t xml:space="preserve"> ตามสูตรดังนี้</w:t>
            </w:r>
          </w:p>
          <w:p w:rsidRPr="00F56215" w:rsidR="00EE09D0" w:rsidP="0055648C" w:rsidRDefault="00EE09D0" w14:paraId="24AB86AE" w14:textId="085A7B37">
            <w:r>
              <w:rPr>
                <w:rFonts w:cs="CordiaUPC"/>
              </w:rPr>
              <w:t>iSmsExcludingVat</w:t>
            </w:r>
            <w:r>
              <w:rPr>
                <w:rFonts w:cs="Angsana New"/>
                <w:cs/>
              </w:rPr>
              <w:t xml:space="preserve"> *</w:t>
            </w:r>
            <w:r>
              <w:t xml:space="preserve"> VAT</w:t>
            </w:r>
          </w:p>
          <w:p w:rsidRPr="008979A8" w:rsidR="00EE09D0" w:rsidP="0055648C" w:rsidRDefault="00EE09D0" w14:paraId="4CE7F189" w14:textId="1284521C">
            <w:pPr>
              <w:rPr>
                <w:rFonts w:cs="CordiaUPC"/>
              </w:rPr>
            </w:pPr>
            <w:r>
              <w:rPr>
                <w:rFonts w:hint="cs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ใส่ได้เฉพาะตัวเลขและจุดทศนิยมเท่านั้น</w:t>
            </w:r>
          </w:p>
        </w:tc>
      </w:tr>
      <w:tr w:rsidRPr="008979A8" w:rsidR="00EE09D0" w:rsidTr="00A64494" w14:paraId="303CFC62" w14:textId="77777777">
        <w:trPr>
          <w:trHeight w:val="111"/>
        </w:trPr>
        <w:tc>
          <w:tcPr>
            <w:tcW w:w="1000" w:type="pct"/>
          </w:tcPr>
          <w:p w:rsidR="00EE09D0" w:rsidP="0055648C" w:rsidRDefault="00EE09D0" w14:paraId="7CFF80B6" w14:textId="5AF22AC7">
            <w:pPr>
              <w:rPr>
                <w:rFonts w:cs="CordiaUPC"/>
              </w:rPr>
            </w:pPr>
            <w:r>
              <w:rPr>
                <w:rFonts w:cs="CordiaUPC"/>
              </w:rPr>
              <w:t>iSmsIncludingVat</w:t>
            </w:r>
          </w:p>
        </w:tc>
        <w:tc>
          <w:tcPr>
            <w:tcW w:w="926" w:type="pct"/>
          </w:tcPr>
          <w:p w:rsidR="00EE09D0" w:rsidP="0055648C" w:rsidRDefault="00EE09D0" w14:paraId="70F9B66F" w14:textId="61B205FD">
            <w:r>
              <w:t>Text Box</w:t>
            </w:r>
          </w:p>
        </w:tc>
        <w:tc>
          <w:tcPr>
            <w:tcW w:w="3074" w:type="pct"/>
          </w:tcPr>
          <w:p w:rsidR="00EE09D0" w:rsidP="000A09FE" w:rsidRDefault="00EE09D0" w14:paraId="059C97E6" w14:textId="77777777">
            <w:pPr>
              <w:spacing w:after="0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ถ้า </w:t>
            </w:r>
            <w:r>
              <w:rPr>
                <w:rFonts w:cs="CordiaUPC"/>
              </w:rPr>
              <w:t xml:space="preserve">Product Class </w:t>
            </w:r>
            <w:r>
              <w:rPr>
                <w:rFonts w:hint="cs" w:cs="Angsana New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Main</w:t>
            </w:r>
            <w:r>
              <w:rPr>
                <w:rFonts w:cs="Angsana New"/>
                <w:cs/>
              </w:rPr>
              <w:t>”</w:t>
            </w:r>
          </w:p>
          <w:p w:rsidR="00EE09D0" w:rsidP="000A09FE" w:rsidRDefault="00EE09D0" w14:paraId="637C15FD" w14:textId="4BF870D4">
            <w:pPr>
              <w:rPr>
                <w:rFonts w:cs="CordiaUPC"/>
                <w:color w:val="FF0000"/>
              </w:rPr>
            </w:pPr>
            <w:r w:rsidRPr="008979A8">
              <w:rPr>
                <w:rFonts w:cs="CordiaUPC"/>
              </w:rPr>
              <w:t xml:space="preserve">Label </w:t>
            </w:r>
            <w:r w:rsidRPr="008979A8">
              <w:rPr>
                <w:rFonts w:cs="Angsana New"/>
                <w:cs/>
              </w:rPr>
              <w:t xml:space="preserve">:  </w:t>
            </w:r>
            <w:r w:rsidRPr="008979A8">
              <w:rPr>
                <w:rFonts w:cs="Angsana New"/>
                <w:color w:val="FF0000"/>
                <w:cs/>
              </w:rPr>
              <w:t>*</w:t>
            </w:r>
            <w:r>
              <w:rPr>
                <w:rFonts w:cs="CordiaUPC"/>
                <w:color w:val="FF0000"/>
              </w:rPr>
              <w:t>iSMS Including VAT</w:t>
            </w:r>
            <w:r>
              <w:rPr>
                <w:rFonts w:cs="Angsana New"/>
                <w:color w:val="FF0000"/>
                <w:cs/>
              </w:rPr>
              <w:t xml:space="preserve"> </w:t>
            </w:r>
            <w:r w:rsidRPr="008B0AAA">
              <w:rPr>
                <w:rFonts w:cs="Angsana New"/>
                <w:cs/>
              </w:rPr>
              <w:t xml:space="preserve">… </w:t>
            </w:r>
            <w:r w:rsidRPr="008B0AAA">
              <w:rPr>
                <w:rFonts w:cs="CordiaUPC"/>
              </w:rPr>
              <w:t>Baht per Message</w:t>
            </w:r>
          </w:p>
          <w:p w:rsidRPr="0055648C" w:rsidR="00EE09D0" w:rsidP="000A09FE" w:rsidRDefault="00EE09D0" w14:paraId="2A647709" w14:textId="77777777">
            <w:pPr>
              <w:spacing w:after="0"/>
              <w:rPr>
                <w:rFonts w:cs="CordiaUPC"/>
              </w:rPr>
            </w:pPr>
            <w:r w:rsidRPr="0055648C">
              <w:rPr>
                <w:rFonts w:hint="cs" w:cs="Angsana New"/>
                <w:cs/>
              </w:rPr>
              <w:t>ถ้าไม่ใช่</w:t>
            </w:r>
          </w:p>
          <w:p w:rsidR="00EE09D0" w:rsidP="0055648C" w:rsidRDefault="00EE09D0" w14:paraId="794EC60C" w14:textId="182654FA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 xml:space="preserve">Label </w:t>
            </w:r>
            <w:r w:rsidRPr="008979A8">
              <w:rPr>
                <w:rFonts w:cs="Angsana New"/>
                <w:cs/>
              </w:rPr>
              <w:t xml:space="preserve">:  </w:t>
            </w:r>
            <w:r>
              <w:rPr>
                <w:rFonts w:cs="CordiaUPC"/>
              </w:rPr>
              <w:t>i</w:t>
            </w:r>
            <w:r w:rsidRPr="0055648C">
              <w:rPr>
                <w:rFonts w:cs="CordiaUPC"/>
              </w:rPr>
              <w:t>SMS Excluding VAT</w:t>
            </w:r>
          </w:p>
          <w:p w:rsidR="00EE09D0" w:rsidP="00F56215" w:rsidRDefault="00EE09D0" w14:paraId="5E5B77C0" w14:textId="55693646">
            <w:pPr>
              <w:spacing w:after="0"/>
            </w:pPr>
            <w:r>
              <w:rPr>
                <w:rFonts w:hint="cs"/>
                <w:cs/>
              </w:rPr>
              <w:t xml:space="preserve">เมื่อ </w:t>
            </w:r>
            <w:r>
              <w:t xml:space="preserve">User </w:t>
            </w:r>
            <w:r>
              <w:rPr>
                <w:rFonts w:hint="cs"/>
                <w:cs/>
              </w:rPr>
              <w:t xml:space="preserve">กรอกข้อมูลที่ </w:t>
            </w:r>
            <w:r>
              <w:t xml:space="preserve">Field </w:t>
            </w:r>
            <w:r>
              <w:rPr>
                <w:rFonts w:hint="cs"/>
                <w:cs/>
              </w:rPr>
              <w:t>นี้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และ </w:t>
            </w:r>
            <w:r>
              <w:rPr>
                <w:rFonts w:cs="CordiaUPC"/>
              </w:rPr>
              <w:t>iSmsExcludingVat</w:t>
            </w:r>
            <w:r>
              <w:rPr>
                <w:rFonts w:hint="cs"/>
                <w:cs/>
              </w:rPr>
              <w:t xml:space="preserve"> มีค่าเป็นค่าว่างให้ระบบทำการคำนวนค่า </w:t>
            </w:r>
            <w:r>
              <w:rPr>
                <w:rFonts w:cs="CordiaUPC"/>
              </w:rPr>
              <w:t>iSmsExcludingVat</w:t>
            </w:r>
            <w:r>
              <w:rPr>
                <w:rFonts w:hint="cs"/>
                <w:cs/>
              </w:rPr>
              <w:t xml:space="preserve"> ตามสูตรดังนี้</w:t>
            </w:r>
          </w:p>
          <w:p w:rsidRPr="00F56215" w:rsidR="00EE09D0" w:rsidP="0055648C" w:rsidRDefault="00EE09D0" w14:paraId="1196B99D" w14:textId="1F288131">
            <w:r>
              <w:rPr>
                <w:rFonts w:cs="CordiaUPC"/>
              </w:rPr>
              <w:t>iSmsIncludingVat</w:t>
            </w:r>
            <w:r>
              <w:rPr>
                <w:rFonts w:cs="Angsana New"/>
                <w:cs/>
              </w:rPr>
              <w:t xml:space="preserve"> / </w:t>
            </w:r>
            <w:r>
              <w:t>VAT</w:t>
            </w:r>
          </w:p>
          <w:p w:rsidRPr="008979A8" w:rsidR="00EE09D0" w:rsidP="0055648C" w:rsidRDefault="00EE09D0" w14:paraId="36D8A4F4" w14:textId="5E10BE4E">
            <w:pPr>
              <w:rPr>
                <w:rFonts w:cs="CordiaUPC"/>
              </w:rPr>
            </w:pPr>
            <w:r>
              <w:rPr>
                <w:rFonts w:hint="cs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ใส่ได้เฉพาะตัวเลขและจุดทศนิยมเท่านั้น</w:t>
            </w:r>
          </w:p>
        </w:tc>
      </w:tr>
      <w:tr w:rsidRPr="008979A8" w:rsidR="00EE09D0" w:rsidTr="00577606" w14:paraId="67CBFFC8" w14:textId="77777777">
        <w:trPr>
          <w:trHeight w:val="111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Pr="008979A8" w:rsidR="00EE09D0" w:rsidP="00577606" w:rsidRDefault="00EE09D0" w14:paraId="15368654" w14:textId="47087824">
            <w:pPr>
              <w:pStyle w:val="HeaderTable"/>
            </w:pPr>
            <w:r>
              <w:t>End iSMS Rating Section</w:t>
            </w:r>
          </w:p>
        </w:tc>
      </w:tr>
    </w:tbl>
    <w:p w:rsidR="00B2186B" w:rsidP="00BB3F68" w:rsidRDefault="00B2186B" w14:paraId="19B401AE" w14:textId="77777777">
      <w:pPr>
        <w:pStyle w:val="Heading3"/>
        <w:numPr>
          <w:ilvl w:val="0"/>
          <w:numId w:val="71"/>
        </w:numPr>
        <w:rPr>
          <w:rFonts w:ascii="CordiaUPC" w:hAnsi="CordiaUPC" w:cs="CordiaUPC"/>
          <w:sz w:val="32"/>
          <w:szCs w:val="32"/>
        </w:rPr>
      </w:pPr>
      <w:r w:rsidRPr="008979A8">
        <w:rPr>
          <w:rFonts w:ascii="CordiaUPC" w:hAnsi="CordiaUPC" w:cs="CordiaUPC"/>
          <w:sz w:val="32"/>
          <w:szCs w:val="32"/>
        </w:rPr>
        <w:t>Script Validation</w:t>
      </w:r>
    </w:p>
    <w:tbl>
      <w:tblPr>
        <w:tblW w:w="4938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386"/>
        <w:gridCol w:w="2899"/>
        <w:gridCol w:w="3314"/>
        <w:gridCol w:w="1305"/>
      </w:tblGrid>
      <w:tr w:rsidRPr="008979A8" w:rsidR="00B2186B" w:rsidTr="004618D6" w14:paraId="63980A08" w14:textId="77777777">
        <w:trPr>
          <w:cantSplit/>
          <w:tblHeader/>
        </w:trPr>
        <w:tc>
          <w:tcPr>
            <w:tcW w:w="778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B2186B" w:rsidP="000A09FE" w:rsidRDefault="00B2186B" w14:paraId="29B1410F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Error Code</w:t>
            </w:r>
          </w:p>
        </w:tc>
        <w:tc>
          <w:tcPr>
            <w:tcW w:w="1628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B2186B" w:rsidP="000A09FE" w:rsidRDefault="00B2186B" w14:paraId="1019B5EB" w14:textId="77777777">
            <w:pPr>
              <w:rPr>
                <w:rFonts w:cs="CordiaUPC"/>
                <w:b/>
                <w:bCs/>
              </w:rPr>
            </w:pPr>
            <w:r>
              <w:rPr>
                <w:rFonts w:cs="CordiaUPC"/>
                <w:b/>
                <w:bCs/>
              </w:rPr>
              <w:t xml:space="preserve">Error Message </w:t>
            </w:r>
          </w:p>
        </w:tc>
        <w:tc>
          <w:tcPr>
            <w:tcW w:w="1861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B2186B" w:rsidP="000A09FE" w:rsidRDefault="00B2186B" w14:paraId="4564A734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Logic</w:t>
            </w:r>
          </w:p>
        </w:tc>
        <w:tc>
          <w:tcPr>
            <w:tcW w:w="733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B2186B" w:rsidP="000A09FE" w:rsidRDefault="00B2186B" w14:paraId="416F3D86" w14:textId="77777777">
            <w:pPr>
              <w:rPr>
                <w:rFonts w:cs="CordiaUPC"/>
                <w:b/>
                <w:bCs/>
              </w:rPr>
            </w:pPr>
            <w:r>
              <w:rPr>
                <w:rFonts w:cs="CordiaUPC"/>
                <w:b/>
                <w:bCs/>
              </w:rPr>
              <w:t>Submit Call</w:t>
            </w:r>
          </w:p>
        </w:tc>
      </w:tr>
      <w:tr w:rsidR="00B2186B" w:rsidTr="004618D6" w14:paraId="1BEE5BFA" w14:textId="77777777">
        <w:tc>
          <w:tcPr>
            <w:tcW w:w="778" w:type="pct"/>
          </w:tcPr>
          <w:p w:rsidRPr="00792590" w:rsidR="00B2186B" w:rsidP="000A09FE" w:rsidRDefault="00E55B6B" w14:paraId="5AC5B244" w14:textId="5D0CC8A8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hAnsi="CordiaUPC" w:cs="CordiaUPC"/>
                <w:sz w:val="28"/>
                <w:szCs w:val="28"/>
              </w:rPr>
              <w:t>00004</w:t>
            </w:r>
          </w:p>
        </w:tc>
        <w:tc>
          <w:tcPr>
            <w:tcW w:w="1628" w:type="pct"/>
          </w:tcPr>
          <w:p w:rsidRPr="00E02D8D" w:rsidR="00B2186B" w:rsidP="000A09FE" w:rsidRDefault="00E55B6B" w14:paraId="6D54C0FA" w14:textId="00FA3EC2">
            <w:pPr>
              <w:rPr>
                <w:rFonts w:cs="CordiaUPC"/>
              </w:rPr>
            </w:pPr>
            <w:r>
              <w:rPr>
                <w:rFonts w:cs="CordiaUPC"/>
              </w:rPr>
              <w:t>SMS Excluding VAT</w:t>
            </w:r>
            <w:r w:rsidR="00B2186B">
              <w:rPr>
                <w:rFonts w:cs="CordiaUPC"/>
              </w:rPr>
              <w:t xml:space="preserve"> is required</w:t>
            </w:r>
            <w:r>
              <w:rPr>
                <w:rFonts w:cs="CordiaUPC"/>
              </w:rPr>
              <w:t xml:space="preserve"> when Product Class is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Main</w:t>
            </w:r>
            <w:r>
              <w:rPr>
                <w:rFonts w:cs="Angsana New"/>
                <w:cs/>
              </w:rPr>
              <w:t>”</w:t>
            </w:r>
            <w:r w:rsidR="00B2186B"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B2186B" w:rsidP="000A09FE" w:rsidRDefault="00E55B6B" w14:paraId="43B4E13A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ถ้า </w:t>
            </w:r>
            <w:r>
              <w:rPr>
                <w:rFonts w:cs="CordiaUPC"/>
              </w:rPr>
              <w:t xml:space="preserve">Product Class </w:t>
            </w:r>
            <w:r>
              <w:rPr>
                <w:rFonts w:hint="cs" w:cs="Angsana New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Main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ดังนั้น </w:t>
            </w:r>
            <w:r>
              <w:rPr>
                <w:rFonts w:cs="CordiaUPC"/>
              </w:rPr>
              <w:t xml:space="preserve">smsExcludingVat </w:t>
            </w:r>
            <w:r>
              <w:rPr>
                <w:rFonts w:hint="cs" w:cs="Angsana New"/>
                <w:cs/>
              </w:rPr>
              <w:t xml:space="preserve">จะต้องเป็น </w:t>
            </w:r>
            <w:r>
              <w:rPr>
                <w:rFonts w:cs="CordiaUPC"/>
              </w:rPr>
              <w:t>Mandatory</w:t>
            </w:r>
          </w:p>
          <w:p w:rsidRPr="00792590" w:rsidR="002213CB" w:rsidP="009607B7" w:rsidRDefault="002213CB" w14:paraId="677C34B3" w14:textId="256364A8">
            <w:pPr>
              <w:rPr>
                <w:rFonts w:cs="CordiaUPC"/>
              </w:rPr>
            </w:pPr>
            <w:r>
              <w:rPr>
                <w:rFonts w:hint="cs"/>
                <w:cs/>
              </w:rPr>
              <w:t xml:space="preserve">หมายเหตุ เฉพาะเคสไม่ใช่ของ </w:t>
            </w:r>
            <w:r>
              <w:t xml:space="preserve">customerType </w:t>
            </w:r>
            <w:r>
              <w:rPr>
                <w:rFonts w:cs="Angsana New"/>
                <w:cs/>
              </w:rPr>
              <w:t>= 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productClass </w:t>
            </w:r>
            <w:r>
              <w:rPr>
                <w:rFonts w:cs="Angsana New"/>
                <w:cs/>
              </w:rPr>
              <w:t>= “</w:t>
            </w:r>
            <w:r>
              <w:t>Main</w:t>
            </w:r>
            <w:r>
              <w:rPr>
                <w:rFonts w:cs="Angsana New"/>
                <w:cs/>
              </w:rPr>
              <w:t>”</w:t>
            </w:r>
          </w:p>
        </w:tc>
        <w:tc>
          <w:tcPr>
            <w:tcW w:w="733" w:type="pct"/>
          </w:tcPr>
          <w:p w:rsidR="00B2186B" w:rsidP="000A09FE" w:rsidRDefault="002462CA" w14:paraId="22FE96DD" w14:textId="450D94B3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2213CB" w:rsidTr="005E74AC" w14:paraId="32AC28A0" w14:textId="77777777">
        <w:tc>
          <w:tcPr>
            <w:tcW w:w="778" w:type="pct"/>
          </w:tcPr>
          <w:p w:rsidRPr="002A323A" w:rsidR="002213CB" w:rsidP="002213CB" w:rsidRDefault="002213CB" w14:paraId="18EE1C0E" w14:textId="5A7EF03B">
            <w:r>
              <w:rPr>
                <w:rFonts w:cs="CordiaUPC"/>
              </w:rPr>
              <w:t>00004</w:t>
            </w:r>
          </w:p>
        </w:tc>
        <w:tc>
          <w:tcPr>
            <w:tcW w:w="1628" w:type="pct"/>
          </w:tcPr>
          <w:p w:rsidR="002213CB" w:rsidP="002213CB" w:rsidRDefault="002213CB" w14:paraId="01B70E72" w14:textId="16A401BA">
            <w:pPr>
              <w:rPr>
                <w:rFonts w:cs="CordiaUPC"/>
              </w:rPr>
            </w:pPr>
            <w:r>
              <w:t xml:space="preserve">On {1}, </w:t>
            </w:r>
            <w:r>
              <w:rPr>
                <w:rFonts w:cs="CordiaUPC"/>
              </w:rPr>
              <w:t xml:space="preserve">SMS Excluding VAT is required when Product Class is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Main</w:t>
            </w:r>
            <w:r>
              <w:rPr>
                <w:rFonts w:cs="Angsana New"/>
                <w:cs/>
              </w:rPr>
              <w:t>”.</w:t>
            </w:r>
          </w:p>
        </w:tc>
        <w:tc>
          <w:tcPr>
            <w:tcW w:w="1861" w:type="pct"/>
          </w:tcPr>
          <w:p w:rsidR="002213CB" w:rsidP="002213CB" w:rsidRDefault="002213CB" w14:paraId="7E7DD315" w14:textId="3B641009">
            <w:pPr>
              <w:pStyle w:val="NoSpacing"/>
              <w:spacing w:after="240"/>
              <w:rPr>
                <w:rFonts w:ascii="CordiaUPC" w:hAnsi="CordiaUPC"/>
                <w:sz w:val="28"/>
              </w:rPr>
            </w:pPr>
            <w:r>
              <w:rPr>
                <w:rFonts w:hint="cs" w:ascii="CordiaUPC" w:hAnsi="CordiaUPC"/>
                <w:sz w:val="28"/>
                <w:cs/>
              </w:rPr>
              <w:t>ถ้า</w:t>
            </w:r>
            <w:r w:rsidRPr="00734543">
              <w:rPr>
                <w:rFonts w:hint="cs" w:ascii="CordiaUPC" w:hAnsi="CordiaUPC"/>
                <w:sz w:val="28"/>
                <w:cs/>
              </w:rPr>
              <w:t xml:space="preserve"> </w:t>
            </w:r>
            <w:r>
              <w:rPr>
                <w:rFonts w:ascii="CordiaUPC" w:hAnsi="CordiaUPC"/>
                <w:sz w:val="28"/>
              </w:rPr>
              <w:t xml:space="preserve">Product Class </w:t>
            </w:r>
            <w:r>
              <w:rPr>
                <w:rFonts w:hint="cs" w:ascii="CordiaUPC" w:hAnsi="CordiaUPC"/>
                <w:sz w:val="28"/>
                <w:cs/>
              </w:rPr>
              <w:t xml:space="preserve">มีค่าเป็น </w:t>
            </w:r>
            <w:r>
              <w:rPr>
                <w:rFonts w:ascii="CordiaUPC" w:hAnsi="CordiaUPC" w:cs="Angsana New"/>
                <w:sz w:val="28"/>
                <w:cs/>
              </w:rPr>
              <w:t>“</w:t>
            </w:r>
            <w:r>
              <w:rPr>
                <w:rFonts w:ascii="CordiaUPC" w:hAnsi="CordiaUPC"/>
                <w:sz w:val="28"/>
              </w:rPr>
              <w:t>Main</w:t>
            </w:r>
            <w:r>
              <w:rPr>
                <w:rFonts w:ascii="CordiaUPC" w:hAnsi="CordiaUPC" w:cs="Angsana New"/>
                <w:sz w:val="28"/>
                <w:cs/>
              </w:rPr>
              <w:t xml:space="preserve">” </w:t>
            </w:r>
            <w:r>
              <w:rPr>
                <w:rFonts w:hint="cs" w:ascii="CordiaUPC" w:hAnsi="CordiaUPC"/>
                <w:sz w:val="28"/>
                <w:cs/>
              </w:rPr>
              <w:t xml:space="preserve">ดังนั้น </w:t>
            </w:r>
            <w:r w:rsidRPr="002213CB">
              <w:rPr>
                <w:rFonts w:ascii="CordiaUPC" w:hAnsi="CordiaUPC"/>
                <w:sz w:val="28"/>
              </w:rPr>
              <w:t xml:space="preserve">smsExcludingVat </w:t>
            </w:r>
            <w:r w:rsidRPr="00143329">
              <w:rPr>
                <w:rFonts w:ascii="CordiaUPC" w:hAnsi="CordiaUPC"/>
                <w:sz w:val="28"/>
                <w:cs/>
              </w:rPr>
              <w:t xml:space="preserve">เป็น </w:t>
            </w:r>
            <w:r>
              <w:rPr>
                <w:rFonts w:ascii="CordiaUPC" w:hAnsi="CordiaUPC"/>
                <w:sz w:val="28"/>
              </w:rPr>
              <w:t>Mandatory</w:t>
            </w:r>
          </w:p>
          <w:p w:rsidR="002213CB" w:rsidP="002213CB" w:rsidRDefault="002213CB" w14:paraId="3C17C4BD" w14:textId="77777777">
            <w:pPr>
              <w:pStyle w:val="NoSpacing"/>
              <w:spacing w:after="240"/>
              <w:rPr>
                <w:rFonts w:ascii="CordiaUPC" w:hAnsi="CordiaUPC"/>
                <w:sz w:val="28"/>
              </w:rPr>
            </w:pPr>
            <w:r>
              <w:rPr>
                <w:rFonts w:hint="cs" w:ascii="CordiaUPC" w:hAnsi="CordiaUPC"/>
                <w:sz w:val="28"/>
                <w:cs/>
              </w:rPr>
              <w:t xml:space="preserve">หมายเหตุ เฉพาะเคส </w:t>
            </w:r>
            <w:r>
              <w:rPr>
                <w:rFonts w:ascii="CordiaUPC" w:hAnsi="CordiaUPC"/>
                <w:sz w:val="28"/>
              </w:rPr>
              <w:t xml:space="preserve">customerType </w:t>
            </w:r>
            <w:r>
              <w:rPr>
                <w:rFonts w:ascii="CordiaUPC" w:hAnsi="CordiaUPC" w:cs="Angsana New"/>
                <w:sz w:val="28"/>
                <w:cs/>
              </w:rPr>
              <w:t>= “</w:t>
            </w:r>
            <w:r>
              <w:rPr>
                <w:rFonts w:ascii="CordiaUPC" w:hAnsi="CordiaUPC"/>
                <w:sz w:val="28"/>
              </w:rPr>
              <w:t>Pre</w:t>
            </w:r>
            <w:r>
              <w:rPr>
                <w:rFonts w:ascii="CordiaUPC" w:hAnsi="CordiaUPC" w:cs="Angsana New"/>
                <w:sz w:val="28"/>
                <w:cs/>
              </w:rPr>
              <w:t>-</w:t>
            </w:r>
            <w:r>
              <w:rPr>
                <w:rFonts w:ascii="CordiaUPC" w:hAnsi="CordiaUPC"/>
                <w:sz w:val="28"/>
              </w:rPr>
              <w:t>paid</w:t>
            </w:r>
            <w:r>
              <w:rPr>
                <w:rFonts w:ascii="CordiaUPC" w:hAnsi="CordiaUPC" w:cs="Angsana New"/>
                <w:sz w:val="28"/>
                <w:cs/>
              </w:rPr>
              <w:t xml:space="preserve">” </w:t>
            </w:r>
            <w:r>
              <w:rPr>
                <w:rFonts w:hint="cs" w:ascii="CordiaUPC" w:hAnsi="CordiaUPC"/>
                <w:sz w:val="28"/>
                <w:cs/>
              </w:rPr>
              <w:t xml:space="preserve">และ </w:t>
            </w:r>
            <w:r>
              <w:rPr>
                <w:rFonts w:ascii="CordiaUPC" w:hAnsi="CordiaUPC"/>
                <w:sz w:val="28"/>
              </w:rPr>
              <w:t xml:space="preserve">productClass </w:t>
            </w:r>
            <w:r>
              <w:rPr>
                <w:rFonts w:ascii="CordiaUPC" w:hAnsi="CordiaUPC" w:cs="Angsana New"/>
                <w:sz w:val="28"/>
                <w:cs/>
              </w:rPr>
              <w:t>= “</w:t>
            </w:r>
            <w:r>
              <w:rPr>
                <w:rFonts w:ascii="CordiaUPC" w:hAnsi="CordiaUPC"/>
                <w:sz w:val="28"/>
              </w:rPr>
              <w:t>Main</w:t>
            </w:r>
            <w:r>
              <w:rPr>
                <w:rFonts w:ascii="CordiaUPC" w:hAnsi="CordiaUPC" w:cs="Angsana New"/>
                <w:sz w:val="28"/>
                <w:cs/>
              </w:rPr>
              <w:t>”</w:t>
            </w:r>
            <w:r>
              <w:rPr>
                <w:rFonts w:hint="cs" w:ascii="CordiaUPC" w:hAnsi="CordiaUPC"/>
                <w:sz w:val="28"/>
                <w:cs/>
              </w:rPr>
              <w:t xml:space="preserve"> และโดย </w:t>
            </w:r>
            <w:r>
              <w:rPr>
                <w:rFonts w:ascii="CordiaUPC" w:hAnsi="CordiaUPC"/>
                <w:sz w:val="28"/>
              </w:rPr>
              <w:t xml:space="preserve">Validate </w:t>
            </w:r>
            <w:r>
              <w:rPr>
                <w:rFonts w:hint="cs" w:ascii="CordiaUPC" w:hAnsi="CordiaUPC"/>
                <w:sz w:val="28"/>
                <w:cs/>
              </w:rPr>
              <w:t xml:space="preserve">แยกแต่ละ </w:t>
            </w:r>
            <w:r>
              <w:rPr>
                <w:rFonts w:ascii="CordiaUPC" w:hAnsi="CordiaUPC"/>
                <w:sz w:val="28"/>
              </w:rPr>
              <w:t>deductType</w:t>
            </w:r>
          </w:p>
          <w:p w:rsidR="002213CB" w:rsidP="002213CB" w:rsidRDefault="002213CB" w14:paraId="66B1D838" w14:textId="76E36717">
            <w:pPr>
              <w:rPr>
                <w:cs/>
              </w:rPr>
            </w:pPr>
            <w:r>
              <w:t xml:space="preserve">{1} </w:t>
            </w:r>
            <w:r>
              <w:rPr>
                <w:rFonts w:cs="Angsana New"/>
                <w:cs/>
              </w:rPr>
              <w:t xml:space="preserve">= </w:t>
            </w:r>
            <w:r>
              <w:t>deductType</w:t>
            </w:r>
          </w:p>
        </w:tc>
        <w:tc>
          <w:tcPr>
            <w:tcW w:w="733" w:type="pct"/>
          </w:tcPr>
          <w:p w:rsidR="002213CB" w:rsidP="002213CB" w:rsidRDefault="002213CB" w14:paraId="4FC0CE03" w14:textId="0CF6D4CB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2213CB" w:rsidTr="005E74AC" w14:paraId="2EF2DCF8" w14:textId="77777777">
        <w:tc>
          <w:tcPr>
            <w:tcW w:w="778" w:type="pct"/>
          </w:tcPr>
          <w:p w:rsidRPr="00DF5090" w:rsidR="002213CB" w:rsidP="002213CB" w:rsidRDefault="002213CB" w14:paraId="1D115D5F" w14:textId="77777777">
            <w:r w:rsidRPr="002A323A">
              <w:t>00023</w:t>
            </w:r>
          </w:p>
        </w:tc>
        <w:tc>
          <w:tcPr>
            <w:tcW w:w="1628" w:type="pct"/>
          </w:tcPr>
          <w:p w:rsidR="002213CB" w:rsidP="002213CB" w:rsidRDefault="002213CB" w14:paraId="3E37B7A4" w14:textId="17FEAE16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SMS Excluding VAT </w:t>
            </w:r>
            <w:r>
              <w:t xml:space="preserve">must be 3 decimal </w:t>
            </w:r>
            <w:r>
              <w:rPr>
                <w:rFonts w:cs="Angsana New"/>
                <w:cs/>
              </w:rPr>
              <w:t>(</w:t>
            </w:r>
            <w:r>
              <w:t>Min 0, Max 999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1861" w:type="pct"/>
          </w:tcPr>
          <w:p w:rsidR="002213CB" w:rsidP="002213CB" w:rsidRDefault="002213CB" w14:paraId="7A8CD5E8" w14:textId="1EC6E6E1">
            <w:r>
              <w:rPr>
                <w:rFonts w:hint="cs"/>
                <w:cs/>
              </w:rPr>
              <w:t xml:space="preserve">ถ้า </w:t>
            </w:r>
            <w:r>
              <w:rPr>
                <w:rFonts w:cs="CordiaUPC"/>
              </w:rPr>
              <w:t xml:space="preserve">SMS Excluding VAT </w:t>
            </w:r>
            <w:r>
              <w:rPr>
                <w:rFonts w:hint="cs"/>
                <w:cs/>
              </w:rPr>
              <w:t xml:space="preserve">มีค่า ดังนั้น </w:t>
            </w:r>
            <w:r>
              <w:rPr>
                <w:rFonts w:cs="CordiaUPC"/>
              </w:rPr>
              <w:t xml:space="preserve">SMS Excluding VAT </w:t>
            </w:r>
            <w:r>
              <w:rPr>
                <w:rFonts w:hint="cs"/>
                <w:cs/>
              </w:rPr>
              <w:t xml:space="preserve">จะต้องเป็นตัวเลขทศนิยม </w:t>
            </w:r>
            <w:r>
              <w:t>3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ตำแหน่งและมีค่าอยู่ในช่วง </w:t>
            </w:r>
            <w:r>
              <w:t xml:space="preserve">0 </w:t>
            </w:r>
            <w:r>
              <w:rPr>
                <w:rFonts w:cs="Angsana New"/>
                <w:cs/>
              </w:rPr>
              <w:t xml:space="preserve">– </w:t>
            </w:r>
            <w:r>
              <w:t>999</w:t>
            </w:r>
          </w:p>
        </w:tc>
        <w:tc>
          <w:tcPr>
            <w:tcW w:w="733" w:type="pct"/>
          </w:tcPr>
          <w:p w:rsidR="002213CB" w:rsidP="002213CB" w:rsidRDefault="002213CB" w14:paraId="07F7227D" w14:textId="77777777">
            <w:pPr>
              <w:rPr>
                <w:rFonts w:cs="CordiaUPC"/>
                <w:szCs w:val="36"/>
              </w:rPr>
            </w:pPr>
          </w:p>
        </w:tc>
      </w:tr>
      <w:tr w:rsidR="002213CB" w:rsidTr="004618D6" w14:paraId="0E359A49" w14:textId="77777777">
        <w:tc>
          <w:tcPr>
            <w:tcW w:w="778" w:type="pct"/>
          </w:tcPr>
          <w:p w:rsidRPr="00304DEB" w:rsidR="002213CB" w:rsidP="002213CB" w:rsidRDefault="002213CB" w14:paraId="224B486F" w14:textId="2F100D1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hAnsi="CordiaUPC" w:cs="CordiaUPC"/>
                <w:sz w:val="28"/>
                <w:szCs w:val="28"/>
              </w:rPr>
              <w:t>00004</w:t>
            </w:r>
          </w:p>
        </w:tc>
        <w:tc>
          <w:tcPr>
            <w:tcW w:w="1628" w:type="pct"/>
          </w:tcPr>
          <w:p w:rsidR="002213CB" w:rsidP="002213CB" w:rsidRDefault="002213CB" w14:paraId="3D269028" w14:textId="781BD549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SMS Including VAT is required when Product Class is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Main</w:t>
            </w:r>
            <w:r>
              <w:rPr>
                <w:rFonts w:cs="Angsana New"/>
                <w:cs/>
              </w:rPr>
              <w:t>”.</w:t>
            </w:r>
          </w:p>
        </w:tc>
        <w:tc>
          <w:tcPr>
            <w:tcW w:w="1861" w:type="pct"/>
          </w:tcPr>
          <w:p w:rsidR="002213CB" w:rsidP="002213CB" w:rsidRDefault="002213CB" w14:paraId="34C07CEA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ถ้า </w:t>
            </w:r>
            <w:r>
              <w:rPr>
                <w:rFonts w:cs="CordiaUPC"/>
              </w:rPr>
              <w:t xml:space="preserve">Product Class </w:t>
            </w:r>
            <w:r>
              <w:rPr>
                <w:rFonts w:hint="cs" w:cs="Angsana New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Main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ดังนั้น </w:t>
            </w:r>
            <w:r>
              <w:rPr>
                <w:rFonts w:cs="CordiaUPC"/>
              </w:rPr>
              <w:t xml:space="preserve">smsIncludingVat </w:t>
            </w:r>
            <w:r>
              <w:rPr>
                <w:rFonts w:hint="cs" w:cs="Angsana New"/>
                <w:cs/>
              </w:rPr>
              <w:t xml:space="preserve">จะต้องเป็น </w:t>
            </w:r>
            <w:r>
              <w:rPr>
                <w:rFonts w:cs="CordiaUPC"/>
              </w:rPr>
              <w:t>Mandatory</w:t>
            </w:r>
          </w:p>
          <w:p w:rsidR="002213CB" w:rsidP="002213CB" w:rsidRDefault="002213CB" w14:paraId="0B753377" w14:textId="2D223DEC">
            <w:pPr>
              <w:rPr>
                <w:rFonts w:cs="CordiaUPC"/>
              </w:rPr>
            </w:pPr>
            <w:r>
              <w:rPr>
                <w:rFonts w:hint="cs"/>
                <w:cs/>
              </w:rPr>
              <w:t xml:space="preserve">หมายเหตุ เฉพาะเคสไม่ใช่ของ </w:t>
            </w:r>
            <w:r>
              <w:t xml:space="preserve">customerType </w:t>
            </w:r>
            <w:r>
              <w:rPr>
                <w:rFonts w:cs="Angsana New"/>
                <w:cs/>
              </w:rPr>
              <w:t>= 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productClass </w:t>
            </w:r>
            <w:r>
              <w:rPr>
                <w:rFonts w:cs="Angsana New"/>
                <w:cs/>
              </w:rPr>
              <w:t>= “</w:t>
            </w:r>
            <w:r>
              <w:t>Main</w:t>
            </w:r>
            <w:r>
              <w:rPr>
                <w:rFonts w:cs="Angsana New"/>
                <w:cs/>
              </w:rPr>
              <w:t>”</w:t>
            </w:r>
          </w:p>
        </w:tc>
        <w:tc>
          <w:tcPr>
            <w:tcW w:w="733" w:type="pct"/>
          </w:tcPr>
          <w:p w:rsidRPr="00CD78B8" w:rsidR="002213CB" w:rsidP="002213CB" w:rsidRDefault="002213CB" w14:paraId="2A44030C" w14:textId="20ED2768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2213CB" w:rsidTr="005E74AC" w14:paraId="393A16E3" w14:textId="77777777">
        <w:tc>
          <w:tcPr>
            <w:tcW w:w="778" w:type="pct"/>
          </w:tcPr>
          <w:p w:rsidRPr="002A323A" w:rsidR="002213CB" w:rsidP="002213CB" w:rsidRDefault="002213CB" w14:paraId="79E6BFE9" w14:textId="426F22D6">
            <w:r>
              <w:rPr>
                <w:rFonts w:cs="CordiaUPC"/>
              </w:rPr>
              <w:t>00004</w:t>
            </w:r>
          </w:p>
        </w:tc>
        <w:tc>
          <w:tcPr>
            <w:tcW w:w="1628" w:type="pct"/>
          </w:tcPr>
          <w:p w:rsidR="002213CB" w:rsidP="002213CB" w:rsidRDefault="002213CB" w14:paraId="245D39FE" w14:textId="7B653237">
            <w:pPr>
              <w:rPr>
                <w:rFonts w:cs="CordiaUPC"/>
              </w:rPr>
            </w:pPr>
            <w:r>
              <w:t xml:space="preserve">On {1}, </w:t>
            </w:r>
            <w:r>
              <w:rPr>
                <w:rFonts w:cs="CordiaUPC"/>
              </w:rPr>
              <w:t xml:space="preserve">SMS Including VAT is required when Product Class is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Main</w:t>
            </w:r>
            <w:r>
              <w:rPr>
                <w:rFonts w:cs="Angsana New"/>
                <w:cs/>
              </w:rPr>
              <w:t>”.</w:t>
            </w:r>
          </w:p>
        </w:tc>
        <w:tc>
          <w:tcPr>
            <w:tcW w:w="1861" w:type="pct"/>
          </w:tcPr>
          <w:p w:rsidR="002213CB" w:rsidP="002213CB" w:rsidRDefault="002213CB" w14:paraId="3AD73E1A" w14:textId="2C8CAEAC">
            <w:pPr>
              <w:pStyle w:val="NoSpacing"/>
              <w:spacing w:after="240"/>
              <w:rPr>
                <w:rFonts w:ascii="CordiaUPC" w:hAnsi="CordiaUPC"/>
                <w:sz w:val="28"/>
              </w:rPr>
            </w:pPr>
            <w:r>
              <w:rPr>
                <w:rFonts w:hint="cs" w:ascii="CordiaUPC" w:hAnsi="CordiaUPC"/>
                <w:sz w:val="28"/>
                <w:cs/>
              </w:rPr>
              <w:t>ถ้า</w:t>
            </w:r>
            <w:r w:rsidRPr="00734543">
              <w:rPr>
                <w:rFonts w:hint="cs" w:ascii="CordiaUPC" w:hAnsi="CordiaUPC"/>
                <w:sz w:val="28"/>
                <w:cs/>
              </w:rPr>
              <w:t xml:space="preserve"> </w:t>
            </w:r>
            <w:r>
              <w:rPr>
                <w:rFonts w:ascii="CordiaUPC" w:hAnsi="CordiaUPC"/>
                <w:sz w:val="28"/>
              </w:rPr>
              <w:t xml:space="preserve">Product Class </w:t>
            </w:r>
            <w:r>
              <w:rPr>
                <w:rFonts w:hint="cs" w:ascii="CordiaUPC" w:hAnsi="CordiaUPC"/>
                <w:sz w:val="28"/>
                <w:cs/>
              </w:rPr>
              <w:t xml:space="preserve">มีค่าเป็น </w:t>
            </w:r>
            <w:r>
              <w:rPr>
                <w:rFonts w:ascii="CordiaUPC" w:hAnsi="CordiaUPC" w:cs="Angsana New"/>
                <w:sz w:val="28"/>
                <w:cs/>
              </w:rPr>
              <w:t>“</w:t>
            </w:r>
            <w:r>
              <w:rPr>
                <w:rFonts w:ascii="CordiaUPC" w:hAnsi="CordiaUPC"/>
                <w:sz w:val="28"/>
              </w:rPr>
              <w:t>Main</w:t>
            </w:r>
            <w:r>
              <w:rPr>
                <w:rFonts w:ascii="CordiaUPC" w:hAnsi="CordiaUPC" w:cs="Angsana New"/>
                <w:sz w:val="28"/>
                <w:cs/>
              </w:rPr>
              <w:t xml:space="preserve">” </w:t>
            </w:r>
            <w:r>
              <w:rPr>
                <w:rFonts w:hint="cs" w:ascii="CordiaUPC" w:hAnsi="CordiaUPC"/>
                <w:sz w:val="28"/>
                <w:cs/>
              </w:rPr>
              <w:t xml:space="preserve">ดังนั้น </w:t>
            </w:r>
            <w:r w:rsidRPr="002213CB">
              <w:rPr>
                <w:rFonts w:ascii="CordiaUPC" w:hAnsi="CordiaUPC"/>
                <w:sz w:val="28"/>
              </w:rPr>
              <w:t>smsIncludingVat</w:t>
            </w:r>
            <w:r w:rsidRPr="00143329">
              <w:rPr>
                <w:rFonts w:ascii="CordiaUPC" w:hAnsi="CordiaUPC"/>
                <w:sz w:val="28"/>
                <w:cs/>
              </w:rPr>
              <w:t xml:space="preserve"> เป็น </w:t>
            </w:r>
            <w:r>
              <w:rPr>
                <w:rFonts w:ascii="CordiaUPC" w:hAnsi="CordiaUPC"/>
                <w:sz w:val="28"/>
              </w:rPr>
              <w:t>Mandatory</w:t>
            </w:r>
          </w:p>
          <w:p w:rsidR="002213CB" w:rsidP="002213CB" w:rsidRDefault="002213CB" w14:paraId="6E7630FA" w14:textId="77777777">
            <w:pPr>
              <w:pStyle w:val="NoSpacing"/>
              <w:spacing w:after="240"/>
              <w:rPr>
                <w:rFonts w:ascii="CordiaUPC" w:hAnsi="CordiaUPC"/>
                <w:sz w:val="28"/>
              </w:rPr>
            </w:pPr>
            <w:r>
              <w:rPr>
                <w:rFonts w:hint="cs" w:ascii="CordiaUPC" w:hAnsi="CordiaUPC"/>
                <w:sz w:val="28"/>
                <w:cs/>
              </w:rPr>
              <w:t xml:space="preserve">หมายเหตุ เฉพาะเคส </w:t>
            </w:r>
            <w:r>
              <w:rPr>
                <w:rFonts w:ascii="CordiaUPC" w:hAnsi="CordiaUPC"/>
                <w:sz w:val="28"/>
              </w:rPr>
              <w:t xml:space="preserve">customerType </w:t>
            </w:r>
            <w:r>
              <w:rPr>
                <w:rFonts w:ascii="CordiaUPC" w:hAnsi="CordiaUPC" w:cs="Angsana New"/>
                <w:sz w:val="28"/>
                <w:cs/>
              </w:rPr>
              <w:t>= “</w:t>
            </w:r>
            <w:r>
              <w:rPr>
                <w:rFonts w:ascii="CordiaUPC" w:hAnsi="CordiaUPC"/>
                <w:sz w:val="28"/>
              </w:rPr>
              <w:t>Pre</w:t>
            </w:r>
            <w:r>
              <w:rPr>
                <w:rFonts w:ascii="CordiaUPC" w:hAnsi="CordiaUPC" w:cs="Angsana New"/>
                <w:sz w:val="28"/>
                <w:cs/>
              </w:rPr>
              <w:t>-</w:t>
            </w:r>
            <w:r>
              <w:rPr>
                <w:rFonts w:ascii="CordiaUPC" w:hAnsi="CordiaUPC"/>
                <w:sz w:val="28"/>
              </w:rPr>
              <w:t>paid</w:t>
            </w:r>
            <w:r>
              <w:rPr>
                <w:rFonts w:ascii="CordiaUPC" w:hAnsi="CordiaUPC" w:cs="Angsana New"/>
                <w:sz w:val="28"/>
                <w:cs/>
              </w:rPr>
              <w:t xml:space="preserve">” </w:t>
            </w:r>
            <w:r>
              <w:rPr>
                <w:rFonts w:hint="cs" w:ascii="CordiaUPC" w:hAnsi="CordiaUPC"/>
                <w:sz w:val="28"/>
                <w:cs/>
              </w:rPr>
              <w:t xml:space="preserve">และ </w:t>
            </w:r>
            <w:r>
              <w:rPr>
                <w:rFonts w:ascii="CordiaUPC" w:hAnsi="CordiaUPC"/>
                <w:sz w:val="28"/>
              </w:rPr>
              <w:t xml:space="preserve">productClass </w:t>
            </w:r>
            <w:r>
              <w:rPr>
                <w:rFonts w:ascii="CordiaUPC" w:hAnsi="CordiaUPC" w:cs="Angsana New"/>
                <w:sz w:val="28"/>
                <w:cs/>
              </w:rPr>
              <w:t>= “</w:t>
            </w:r>
            <w:r>
              <w:rPr>
                <w:rFonts w:ascii="CordiaUPC" w:hAnsi="CordiaUPC"/>
                <w:sz w:val="28"/>
              </w:rPr>
              <w:t>Main</w:t>
            </w:r>
            <w:r>
              <w:rPr>
                <w:rFonts w:ascii="CordiaUPC" w:hAnsi="CordiaUPC" w:cs="Angsana New"/>
                <w:sz w:val="28"/>
                <w:cs/>
              </w:rPr>
              <w:t>”</w:t>
            </w:r>
            <w:r>
              <w:rPr>
                <w:rFonts w:hint="cs" w:ascii="CordiaUPC" w:hAnsi="CordiaUPC"/>
                <w:sz w:val="28"/>
                <w:cs/>
              </w:rPr>
              <w:t xml:space="preserve"> และโดย </w:t>
            </w:r>
            <w:r>
              <w:rPr>
                <w:rFonts w:ascii="CordiaUPC" w:hAnsi="CordiaUPC"/>
                <w:sz w:val="28"/>
              </w:rPr>
              <w:t xml:space="preserve">Validate </w:t>
            </w:r>
            <w:r>
              <w:rPr>
                <w:rFonts w:hint="cs" w:ascii="CordiaUPC" w:hAnsi="CordiaUPC"/>
                <w:sz w:val="28"/>
                <w:cs/>
              </w:rPr>
              <w:t xml:space="preserve">แยกแต่ละ </w:t>
            </w:r>
            <w:r>
              <w:rPr>
                <w:rFonts w:ascii="CordiaUPC" w:hAnsi="CordiaUPC"/>
                <w:sz w:val="28"/>
              </w:rPr>
              <w:t>deductType</w:t>
            </w:r>
          </w:p>
          <w:p w:rsidR="002213CB" w:rsidP="002213CB" w:rsidRDefault="002213CB" w14:paraId="278691ED" w14:textId="4741D63D">
            <w:pPr>
              <w:rPr>
                <w:cs/>
              </w:rPr>
            </w:pPr>
            <w:r>
              <w:t xml:space="preserve">{1} </w:t>
            </w:r>
            <w:r>
              <w:rPr>
                <w:rFonts w:cs="Angsana New"/>
                <w:cs/>
              </w:rPr>
              <w:t xml:space="preserve">= </w:t>
            </w:r>
            <w:r>
              <w:t>deductType</w:t>
            </w:r>
          </w:p>
        </w:tc>
        <w:tc>
          <w:tcPr>
            <w:tcW w:w="733" w:type="pct"/>
          </w:tcPr>
          <w:p w:rsidR="002213CB" w:rsidP="002213CB" w:rsidRDefault="002213CB" w14:paraId="709903F7" w14:textId="43C4BFE5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2213CB" w:rsidTr="005E74AC" w14:paraId="5B0E1A81" w14:textId="77777777">
        <w:tc>
          <w:tcPr>
            <w:tcW w:w="778" w:type="pct"/>
          </w:tcPr>
          <w:p w:rsidRPr="00DF5090" w:rsidR="002213CB" w:rsidP="002213CB" w:rsidRDefault="002213CB" w14:paraId="57135635" w14:textId="77777777">
            <w:r w:rsidRPr="002A323A">
              <w:t>00023</w:t>
            </w:r>
          </w:p>
        </w:tc>
        <w:tc>
          <w:tcPr>
            <w:tcW w:w="1628" w:type="pct"/>
          </w:tcPr>
          <w:p w:rsidR="002213CB" w:rsidP="002213CB" w:rsidRDefault="002213CB" w14:paraId="1BDF0F8A" w14:textId="124E6BC4">
            <w:pPr>
              <w:rPr>
                <w:rFonts w:cs="CordiaUPC"/>
                <w:cs/>
              </w:rPr>
            </w:pPr>
            <w:r>
              <w:rPr>
                <w:rFonts w:cs="CordiaUPC"/>
              </w:rPr>
              <w:t xml:space="preserve">SMS Including VAT </w:t>
            </w:r>
            <w:r>
              <w:t xml:space="preserve">must be 3 decimal </w:t>
            </w:r>
            <w:r>
              <w:rPr>
                <w:rFonts w:cs="Angsana New"/>
                <w:cs/>
              </w:rPr>
              <w:t>(</w:t>
            </w:r>
            <w:r>
              <w:t>Min 0, Max 999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1861" w:type="pct"/>
          </w:tcPr>
          <w:p w:rsidR="002213CB" w:rsidP="002213CB" w:rsidRDefault="002213CB" w14:paraId="5763E444" w14:textId="615C1899">
            <w:r>
              <w:rPr>
                <w:rFonts w:hint="cs"/>
                <w:cs/>
              </w:rPr>
              <w:t xml:space="preserve">ถ้า </w:t>
            </w:r>
            <w:r>
              <w:rPr>
                <w:rFonts w:cs="CordiaUPC"/>
              </w:rPr>
              <w:t xml:space="preserve">SMS Including VAT </w:t>
            </w:r>
            <w:r>
              <w:rPr>
                <w:rFonts w:hint="cs"/>
                <w:cs/>
              </w:rPr>
              <w:t xml:space="preserve">มีค่า ดังนั้น </w:t>
            </w:r>
            <w:r>
              <w:rPr>
                <w:rFonts w:cs="CordiaUPC"/>
              </w:rPr>
              <w:t xml:space="preserve">SMS Including VAT </w:t>
            </w:r>
            <w:r>
              <w:rPr>
                <w:rFonts w:hint="cs"/>
                <w:cs/>
              </w:rPr>
              <w:t xml:space="preserve">จะต้องเป็นตัวเลขทศนิยม </w:t>
            </w:r>
            <w:r>
              <w:t>3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ตำแหน่งและมีค่าอยู่ในช่วง </w:t>
            </w:r>
            <w:r>
              <w:t xml:space="preserve">0 </w:t>
            </w:r>
            <w:r>
              <w:rPr>
                <w:rFonts w:cs="Angsana New"/>
                <w:cs/>
              </w:rPr>
              <w:t xml:space="preserve">– </w:t>
            </w:r>
            <w:r>
              <w:t>999</w:t>
            </w:r>
          </w:p>
        </w:tc>
        <w:tc>
          <w:tcPr>
            <w:tcW w:w="733" w:type="pct"/>
          </w:tcPr>
          <w:p w:rsidR="002213CB" w:rsidP="002213CB" w:rsidRDefault="002213CB" w14:paraId="2E38FB51" w14:textId="77777777">
            <w:pPr>
              <w:rPr>
                <w:rFonts w:cs="CordiaUPC"/>
                <w:szCs w:val="36"/>
              </w:rPr>
            </w:pPr>
          </w:p>
        </w:tc>
      </w:tr>
      <w:tr w:rsidR="002213CB" w:rsidTr="00D10F19" w14:paraId="740537AC" w14:textId="77777777">
        <w:tc>
          <w:tcPr>
            <w:tcW w:w="778" w:type="pct"/>
          </w:tcPr>
          <w:p w:rsidRPr="002A323A" w:rsidR="002213CB" w:rsidP="002213CB" w:rsidRDefault="002213CB" w14:paraId="5C882418" w14:textId="77777777">
            <w:r w:rsidRPr="007C6298">
              <w:rPr>
                <w:rFonts w:cs="CordiaUPC"/>
              </w:rPr>
              <w:t>00015</w:t>
            </w:r>
          </w:p>
        </w:tc>
        <w:tc>
          <w:tcPr>
            <w:tcW w:w="1628" w:type="pct"/>
          </w:tcPr>
          <w:p w:rsidR="002213CB" w:rsidP="002213CB" w:rsidRDefault="002213CB" w14:paraId="6DDDA55A" w14:textId="3D98A4F9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SMS Excluding VAT </w:t>
            </w:r>
            <w:r>
              <w:t xml:space="preserve">must be less than or equal to </w:t>
            </w:r>
            <w:r>
              <w:rPr>
                <w:rFonts w:cs="CordiaUPC"/>
              </w:rPr>
              <w:t>SMS Including VAT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2213CB" w:rsidP="002213CB" w:rsidRDefault="002213CB" w14:paraId="5EE76518" w14:textId="77777777">
            <w:pPr>
              <w:rPr>
                <w:rFonts w:cs="CordiaUPC"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rPr>
                <w:rFonts w:cs="CordiaUPC"/>
              </w:rPr>
              <w:t xml:space="preserve">SMS Excluding VAT </w:t>
            </w:r>
            <w:r>
              <w:rPr>
                <w:rFonts w:hint="cs"/>
                <w:cs/>
              </w:rPr>
              <w:t>และ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cs="CordiaUPC"/>
              </w:rPr>
              <w:t>SMS Including VAT</w:t>
            </w:r>
            <w:r>
              <w:rPr>
                <w:rFonts w:hint="cs"/>
                <w:cs/>
              </w:rPr>
              <w:t xml:space="preserve"> มีค่า ดังนั้น </w:t>
            </w:r>
            <w:r>
              <w:rPr>
                <w:rFonts w:cs="CordiaUPC"/>
              </w:rPr>
              <w:t xml:space="preserve">SMS Excluding VAT </w:t>
            </w:r>
            <w:r>
              <w:rPr>
                <w:rFonts w:hint="cs"/>
                <w:cs/>
              </w:rPr>
              <w:t xml:space="preserve">จะต้องมีค่าน้อยกว่าหรือเท่ากับ </w:t>
            </w:r>
            <w:r>
              <w:rPr>
                <w:rFonts w:cs="CordiaUPC"/>
              </w:rPr>
              <w:t>SMS Including VAT</w:t>
            </w:r>
          </w:p>
          <w:p w:rsidRPr="00A235B3" w:rsidR="002213CB" w:rsidP="002213CB" w:rsidRDefault="002213CB" w14:paraId="6B1D5877" w14:textId="6E1E3C6E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หมายเหตุ เฉพาะเคสไม่ใช่ของ </w:t>
            </w:r>
            <w:r>
              <w:t xml:space="preserve">customerType </w:t>
            </w:r>
            <w:r>
              <w:rPr>
                <w:rFonts w:cs="Angsana New"/>
                <w:cs/>
              </w:rPr>
              <w:t>= 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productClass </w:t>
            </w:r>
            <w:r>
              <w:rPr>
                <w:rFonts w:cs="Angsana New"/>
                <w:cs/>
              </w:rPr>
              <w:t>= “</w:t>
            </w:r>
            <w:r>
              <w:t>Main</w:t>
            </w:r>
            <w:r>
              <w:rPr>
                <w:rFonts w:cs="Angsana New"/>
                <w:cs/>
              </w:rPr>
              <w:t>”</w:t>
            </w:r>
          </w:p>
        </w:tc>
        <w:tc>
          <w:tcPr>
            <w:tcW w:w="733" w:type="pct"/>
          </w:tcPr>
          <w:p w:rsidR="002213CB" w:rsidP="002213CB" w:rsidRDefault="002213CB" w14:paraId="5FD7C749" w14:textId="65A40A7A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2213CB" w:rsidTr="004618D6" w14:paraId="0E91C635" w14:textId="77777777">
        <w:tc>
          <w:tcPr>
            <w:tcW w:w="778" w:type="pct"/>
          </w:tcPr>
          <w:p w:rsidR="002213CB" w:rsidP="00A64494" w:rsidRDefault="002213CB" w14:paraId="0D58884F" w14:textId="1CF26E8B">
            <w:pPr>
              <w:rPr>
                <w:rFonts w:cs="CordiaUPC"/>
              </w:rPr>
            </w:pPr>
            <w:r w:rsidRPr="007C6298">
              <w:rPr>
                <w:rFonts w:cs="CordiaUPC"/>
              </w:rPr>
              <w:t>00015</w:t>
            </w:r>
          </w:p>
        </w:tc>
        <w:tc>
          <w:tcPr>
            <w:tcW w:w="1628" w:type="pct"/>
          </w:tcPr>
          <w:p w:rsidR="002213CB" w:rsidP="002213CB" w:rsidRDefault="002213CB" w14:paraId="1871FAF2" w14:textId="5ADF4AF2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On {1}, SMS Excluding VAT </w:t>
            </w:r>
            <w:r>
              <w:t xml:space="preserve">must be less than or equal to </w:t>
            </w:r>
            <w:r>
              <w:rPr>
                <w:rFonts w:cs="CordiaUPC"/>
              </w:rPr>
              <w:t>SMS Including VAT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2213CB" w:rsidP="002213CB" w:rsidRDefault="002213CB" w14:paraId="37CD6D12" w14:textId="77777777">
            <w:pPr>
              <w:rPr>
                <w:rFonts w:cs="CordiaUPC"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rPr>
                <w:rFonts w:cs="CordiaUPC"/>
              </w:rPr>
              <w:t xml:space="preserve">SMS Excluding VAT </w:t>
            </w:r>
            <w:r>
              <w:rPr>
                <w:rFonts w:hint="cs"/>
                <w:cs/>
              </w:rPr>
              <w:t>และ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cs="CordiaUPC"/>
              </w:rPr>
              <w:t>SMS Including VAT</w:t>
            </w:r>
            <w:r>
              <w:rPr>
                <w:rFonts w:hint="cs"/>
                <w:cs/>
              </w:rPr>
              <w:t xml:space="preserve"> มีค่า ดังนั้น </w:t>
            </w:r>
            <w:r>
              <w:rPr>
                <w:rFonts w:cs="CordiaUPC"/>
              </w:rPr>
              <w:t xml:space="preserve">SMS Excluding VAT </w:t>
            </w:r>
            <w:r>
              <w:rPr>
                <w:rFonts w:hint="cs"/>
                <w:cs/>
              </w:rPr>
              <w:t xml:space="preserve">จะต้องมีค่าน้อยกว่าหรือเท่ากับ </w:t>
            </w:r>
            <w:r>
              <w:rPr>
                <w:rFonts w:cs="CordiaUPC"/>
              </w:rPr>
              <w:t>SMS Including VAT</w:t>
            </w:r>
          </w:p>
          <w:p w:rsidR="002213CB" w:rsidP="002213CB" w:rsidRDefault="002213CB" w14:paraId="596B5E6F" w14:textId="77777777">
            <w:r>
              <w:rPr>
                <w:rFonts w:hint="cs"/>
                <w:cs/>
              </w:rPr>
              <w:t xml:space="preserve">หมายเหตุ เฉพาะเคส </w:t>
            </w:r>
            <w:r>
              <w:t>customerType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cs="Angsana New"/>
                <w:cs/>
              </w:rPr>
              <w:t>= 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productClass </w:t>
            </w:r>
            <w:r>
              <w:rPr>
                <w:rFonts w:cs="Angsana New"/>
                <w:cs/>
              </w:rPr>
              <w:t>= “</w:t>
            </w:r>
            <w:r>
              <w:t>Main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โดย </w:t>
            </w:r>
            <w:r>
              <w:t xml:space="preserve">Validate </w:t>
            </w:r>
            <w:r>
              <w:rPr>
                <w:rFonts w:hint="cs"/>
                <w:cs/>
              </w:rPr>
              <w:t xml:space="preserve">แยกแต่ละ </w:t>
            </w:r>
            <w:r>
              <w:t>deductType</w:t>
            </w:r>
          </w:p>
          <w:p w:rsidR="002213CB" w:rsidP="002213CB" w:rsidRDefault="002213CB" w14:paraId="67B4CAE3" w14:textId="0712B9FF">
            <w:pPr>
              <w:rPr>
                <w:rFonts w:cs="CordiaUPC"/>
                <w:cs/>
              </w:rPr>
            </w:pPr>
            <w:r>
              <w:t xml:space="preserve">{1} </w:t>
            </w:r>
            <w:r>
              <w:rPr>
                <w:rFonts w:cs="Angsana New"/>
                <w:cs/>
              </w:rPr>
              <w:t xml:space="preserve">= </w:t>
            </w:r>
            <w:r>
              <w:t>deductType</w:t>
            </w:r>
          </w:p>
        </w:tc>
        <w:tc>
          <w:tcPr>
            <w:tcW w:w="733" w:type="pct"/>
          </w:tcPr>
          <w:p w:rsidR="002213CB" w:rsidP="002213CB" w:rsidRDefault="002213CB" w14:paraId="1DD8506A" w14:textId="08FF866D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1A5557" w:rsidTr="004618D6" w14:paraId="5C753E38" w14:textId="77777777">
        <w:tc>
          <w:tcPr>
            <w:tcW w:w="778" w:type="pct"/>
          </w:tcPr>
          <w:p w:rsidRPr="007C6298" w:rsidR="001A5557" w:rsidP="001A5557" w:rsidRDefault="001A5557" w14:paraId="4B8CBE26" w14:textId="5B729DB6">
            <w:pPr>
              <w:rPr>
                <w:rFonts w:cs="CordiaUPC"/>
              </w:rPr>
            </w:pPr>
            <w:r w:rsidRPr="007C6298">
              <w:rPr>
                <w:rFonts w:cs="CordiaUPC"/>
              </w:rPr>
              <w:t>00015</w:t>
            </w:r>
          </w:p>
        </w:tc>
        <w:tc>
          <w:tcPr>
            <w:tcW w:w="1628" w:type="pct"/>
          </w:tcPr>
          <w:p w:rsidR="001A5557" w:rsidP="001A5557" w:rsidRDefault="001A5557" w14:paraId="716786B4" w14:textId="2D11A1F8">
            <w:pPr>
              <w:rPr>
                <w:rFonts w:cs="CordiaUPC"/>
              </w:rPr>
            </w:pPr>
            <w:r>
              <w:rPr>
                <w:rFonts w:cs="CordiaUPC"/>
              </w:rPr>
              <w:t>SMS Excluding VAT</w:t>
            </w:r>
            <w:r>
              <w:t xml:space="preserve"> must be less than or equal to</w:t>
            </w:r>
            <w:r>
              <w:rPr>
                <w:rFonts w:hint="cs" w:cs="CordiaUPC"/>
                <w:cs/>
              </w:rPr>
              <w:t xml:space="preserve"> </w:t>
            </w:r>
            <w:r>
              <w:rPr>
                <w:rFonts w:cs="CordiaUPC"/>
              </w:rPr>
              <w:t>2</w:t>
            </w:r>
            <w:r>
              <w:rPr>
                <w:rFonts w:cs="CordiaUPC"/>
                <w:cs/>
              </w:rPr>
              <w:t>.</w:t>
            </w:r>
            <w:r>
              <w:rPr>
                <w:rFonts w:cs="CordiaUPC"/>
              </w:rPr>
              <w:t xml:space="preserve">50 </w:t>
            </w:r>
            <w:r w:rsidRPr="008B0AAA">
              <w:rPr>
                <w:rFonts w:cs="CordiaUPC"/>
              </w:rPr>
              <w:t>Baht</w:t>
            </w:r>
            <w:r>
              <w:rPr>
                <w:rFonts w:cs="CordiaUPC"/>
                <w:cs/>
              </w:rPr>
              <w:t>/</w:t>
            </w:r>
            <w:r w:rsidRPr="008B0AAA">
              <w:rPr>
                <w:rFonts w:cs="CordiaUPC"/>
              </w:rPr>
              <w:t>Message</w:t>
            </w:r>
            <w:r w:rsidRPr="007C6298"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1A5557" w:rsidP="001A5557" w:rsidRDefault="001A5557" w14:paraId="7F7DE00C" w14:textId="0007CD69">
            <w:r>
              <w:rPr>
                <w:rFonts w:hint="cs"/>
                <w:cs/>
              </w:rPr>
              <w:t xml:space="preserve">ถ้า </w:t>
            </w:r>
            <w:r>
              <w:rPr>
                <w:rFonts w:cs="CordiaUPC"/>
              </w:rPr>
              <w:t>SMS Excluding VAT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มีค่า ดังนั้น </w:t>
            </w:r>
            <w:r>
              <w:rPr>
                <w:rFonts w:cs="CordiaUPC"/>
              </w:rPr>
              <w:t>SMS Excluding VAT</w:t>
            </w:r>
            <w:r>
              <w:rPr>
                <w:rFonts w:hint="cs"/>
                <w:cs/>
              </w:rPr>
              <w:t xml:space="preserve"> จะต้องมีค่าน้อยกว่าหรือเท่ากับ </w:t>
            </w:r>
            <w:r>
              <w:rPr>
                <w:rFonts w:cs="CordiaUPC"/>
              </w:rPr>
              <w:t>2</w:t>
            </w:r>
            <w:r>
              <w:rPr>
                <w:rFonts w:cs="CordiaUPC"/>
                <w:cs/>
              </w:rPr>
              <w:t>.</w:t>
            </w:r>
            <w:r>
              <w:rPr>
                <w:rFonts w:cs="CordiaUPC"/>
              </w:rPr>
              <w:t xml:space="preserve">50 </w:t>
            </w:r>
            <w:r w:rsidRPr="008B0AAA">
              <w:rPr>
                <w:rFonts w:cs="CordiaUPC"/>
              </w:rPr>
              <w:t>Baht per Message</w:t>
            </w:r>
          </w:p>
          <w:p w:rsidR="001A5557" w:rsidP="001A5557" w:rsidRDefault="001A5557" w14:paraId="2BA78B7F" w14:textId="0C30FC95">
            <w:pPr>
              <w:rPr>
                <w:cs/>
              </w:rPr>
            </w:pPr>
            <w:r>
              <w:t xml:space="preserve">Visible </w:t>
            </w:r>
            <w:r>
              <w:rPr>
                <w:rFonts w:hint="cs"/>
                <w:cs/>
              </w:rPr>
              <w:t xml:space="preserve">เมื่อ </w:t>
            </w:r>
            <w:r>
              <w:t xml:space="preserve">Customer Type </w:t>
            </w:r>
            <w:r>
              <w:rPr>
                <w:rFonts w:cs="CordiaUPC"/>
                <w:cs/>
              </w:rPr>
              <w:t>= “</w:t>
            </w:r>
            <w:r>
              <w:t>Post piad</w:t>
            </w:r>
            <w:r>
              <w:rPr>
                <w:rFonts w:cs="CordiaUPC"/>
                <w:cs/>
              </w:rPr>
              <w:t>”</w:t>
            </w:r>
            <w:r w:rsidR="003E221F">
              <w:rPr>
                <w:rFonts w:hint="cs"/>
                <w:cs/>
              </w:rPr>
              <w:t xml:space="preserve"> และ </w:t>
            </w:r>
            <w:r w:rsidR="003E221F">
              <w:t xml:space="preserve">productClass </w:t>
            </w:r>
            <w:r w:rsidR="003E221F">
              <w:rPr>
                <w:rFonts w:cs="CordiaUPC"/>
                <w:cs/>
              </w:rPr>
              <w:t>= “</w:t>
            </w:r>
            <w:r w:rsidR="003E221F">
              <w:t>Main</w:t>
            </w:r>
            <w:r w:rsidR="003E221F">
              <w:rPr>
                <w:rFonts w:cs="CordiaUPC"/>
                <w:cs/>
              </w:rPr>
              <w:t>”</w:t>
            </w:r>
          </w:p>
        </w:tc>
        <w:tc>
          <w:tcPr>
            <w:tcW w:w="733" w:type="pct"/>
          </w:tcPr>
          <w:p w:rsidR="001A5557" w:rsidP="001A5557" w:rsidRDefault="00922E73" w14:paraId="559F5463" w14:textId="697C3A9D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2213CB" w:rsidTr="004618D6" w14:paraId="044E7F56" w14:textId="77777777">
        <w:tc>
          <w:tcPr>
            <w:tcW w:w="778" w:type="pct"/>
          </w:tcPr>
          <w:p w:rsidR="002213CB" w:rsidP="002213CB" w:rsidRDefault="002213CB" w14:paraId="1F644774" w14:textId="3DD772E6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hAnsi="CordiaUPC" w:cs="CordiaUPC"/>
                <w:sz w:val="28"/>
                <w:szCs w:val="28"/>
              </w:rPr>
              <w:t>00004</w:t>
            </w:r>
          </w:p>
        </w:tc>
        <w:tc>
          <w:tcPr>
            <w:tcW w:w="1628" w:type="pct"/>
          </w:tcPr>
          <w:p w:rsidR="002213CB" w:rsidP="002213CB" w:rsidRDefault="002213CB" w14:paraId="6515ECAE" w14:textId="60C0DB3C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SMS </w:t>
            </w:r>
            <w:r>
              <w:t xml:space="preserve">Delivery Report </w:t>
            </w:r>
            <w:r>
              <w:rPr>
                <w:rFonts w:cs="CordiaUPC"/>
              </w:rPr>
              <w:t xml:space="preserve">Excluding VAT is required when Product Class is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Main</w:t>
            </w:r>
            <w:r>
              <w:rPr>
                <w:rFonts w:cs="Angsana New"/>
                <w:cs/>
              </w:rPr>
              <w:t>”.</w:t>
            </w:r>
          </w:p>
        </w:tc>
        <w:tc>
          <w:tcPr>
            <w:tcW w:w="1861" w:type="pct"/>
          </w:tcPr>
          <w:p w:rsidR="002213CB" w:rsidP="002213CB" w:rsidRDefault="002213CB" w14:paraId="001FF78C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ถ้า </w:t>
            </w:r>
            <w:r>
              <w:rPr>
                <w:rFonts w:cs="CordiaUPC"/>
              </w:rPr>
              <w:t xml:space="preserve">Product Class </w:t>
            </w:r>
            <w:r>
              <w:rPr>
                <w:rFonts w:hint="cs" w:cs="Angsana New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Main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ดังนั้น </w:t>
            </w:r>
            <w:r>
              <w:rPr>
                <w:rFonts w:cs="CordiaUPC"/>
              </w:rPr>
              <w:t xml:space="preserve">smsdrExcludingVat </w:t>
            </w:r>
            <w:r>
              <w:rPr>
                <w:rFonts w:hint="cs" w:cs="Angsana New"/>
                <w:cs/>
              </w:rPr>
              <w:t xml:space="preserve">จะต้องเป็น </w:t>
            </w:r>
            <w:r>
              <w:rPr>
                <w:rFonts w:cs="CordiaUPC"/>
              </w:rPr>
              <w:t>Mandatory</w:t>
            </w:r>
          </w:p>
          <w:p w:rsidR="002213CB" w:rsidP="002213CB" w:rsidRDefault="002213CB" w14:paraId="1525AA40" w14:textId="54D56185">
            <w:pPr>
              <w:rPr>
                <w:rFonts w:cs="CordiaUPC"/>
                <w:cs/>
              </w:rPr>
            </w:pPr>
            <w:r>
              <w:rPr>
                <w:rFonts w:hint="cs"/>
                <w:cs/>
              </w:rPr>
              <w:t xml:space="preserve">หมายเหตุ เฉพาะเคสไม่ใช่ของ </w:t>
            </w:r>
            <w:r>
              <w:t xml:space="preserve">customerType </w:t>
            </w:r>
            <w:r>
              <w:rPr>
                <w:rFonts w:cs="Angsana New"/>
                <w:cs/>
              </w:rPr>
              <w:t>= 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productClass </w:t>
            </w:r>
            <w:r>
              <w:rPr>
                <w:rFonts w:cs="Angsana New"/>
                <w:cs/>
              </w:rPr>
              <w:t>= “</w:t>
            </w:r>
            <w:r>
              <w:t>Main</w:t>
            </w:r>
            <w:r>
              <w:rPr>
                <w:rFonts w:cs="Angsana New"/>
                <w:cs/>
              </w:rPr>
              <w:t>”</w:t>
            </w:r>
          </w:p>
        </w:tc>
        <w:tc>
          <w:tcPr>
            <w:tcW w:w="733" w:type="pct"/>
          </w:tcPr>
          <w:p w:rsidRPr="00CD78B8" w:rsidR="002213CB" w:rsidP="002213CB" w:rsidRDefault="002213CB" w14:paraId="61012753" w14:textId="10FBA4C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2213CB" w:rsidTr="004618D6" w14:paraId="7AD9A10A" w14:textId="77777777">
        <w:tc>
          <w:tcPr>
            <w:tcW w:w="778" w:type="pct"/>
          </w:tcPr>
          <w:p w:rsidR="002213CB" w:rsidP="002213CB" w:rsidRDefault="002213CB" w14:paraId="26F8CF57" w14:textId="5316BA2E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>00004</w:t>
            </w:r>
          </w:p>
        </w:tc>
        <w:tc>
          <w:tcPr>
            <w:tcW w:w="1628" w:type="pct"/>
          </w:tcPr>
          <w:p w:rsidR="002213CB" w:rsidP="002213CB" w:rsidRDefault="002213CB" w14:paraId="323706A3" w14:textId="6D71F53C">
            <w:pPr>
              <w:rPr>
                <w:rFonts w:cs="CordiaUPC"/>
              </w:rPr>
            </w:pPr>
            <w:r>
              <w:t xml:space="preserve">On {1}, </w:t>
            </w:r>
            <w:r>
              <w:rPr>
                <w:rFonts w:cs="CordiaUPC"/>
              </w:rPr>
              <w:t xml:space="preserve">SMS </w:t>
            </w:r>
            <w:r>
              <w:t xml:space="preserve">Delivery Report </w:t>
            </w:r>
            <w:r>
              <w:rPr>
                <w:rFonts w:cs="CordiaUPC"/>
              </w:rPr>
              <w:t xml:space="preserve">Excluding VAT is required when Product Class is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Main</w:t>
            </w:r>
            <w:r>
              <w:rPr>
                <w:rFonts w:cs="Angsana New"/>
                <w:cs/>
              </w:rPr>
              <w:t>”.</w:t>
            </w:r>
          </w:p>
        </w:tc>
        <w:tc>
          <w:tcPr>
            <w:tcW w:w="1861" w:type="pct"/>
          </w:tcPr>
          <w:p w:rsidR="002213CB" w:rsidP="002213CB" w:rsidRDefault="002213CB" w14:paraId="296FA59D" w14:textId="5B7FB55F">
            <w:pPr>
              <w:pStyle w:val="NoSpacing"/>
              <w:spacing w:after="240"/>
              <w:rPr>
                <w:rFonts w:ascii="CordiaUPC" w:hAnsi="CordiaUPC"/>
                <w:sz w:val="28"/>
              </w:rPr>
            </w:pPr>
            <w:r>
              <w:rPr>
                <w:rFonts w:hint="cs" w:ascii="CordiaUPC" w:hAnsi="CordiaUPC"/>
                <w:sz w:val="28"/>
                <w:cs/>
              </w:rPr>
              <w:t>ถ้า</w:t>
            </w:r>
            <w:r w:rsidRPr="00734543">
              <w:rPr>
                <w:rFonts w:hint="cs" w:ascii="CordiaUPC" w:hAnsi="CordiaUPC"/>
                <w:sz w:val="28"/>
                <w:cs/>
              </w:rPr>
              <w:t xml:space="preserve"> </w:t>
            </w:r>
            <w:r>
              <w:rPr>
                <w:rFonts w:ascii="CordiaUPC" w:hAnsi="CordiaUPC"/>
                <w:sz w:val="28"/>
              </w:rPr>
              <w:t xml:space="preserve">Product Class </w:t>
            </w:r>
            <w:r>
              <w:rPr>
                <w:rFonts w:hint="cs" w:ascii="CordiaUPC" w:hAnsi="CordiaUPC"/>
                <w:sz w:val="28"/>
                <w:cs/>
              </w:rPr>
              <w:t xml:space="preserve">มีค่าเป็น </w:t>
            </w:r>
            <w:r>
              <w:rPr>
                <w:rFonts w:ascii="CordiaUPC" w:hAnsi="CordiaUPC" w:cs="Angsana New"/>
                <w:sz w:val="28"/>
                <w:cs/>
              </w:rPr>
              <w:t>“</w:t>
            </w:r>
            <w:r>
              <w:rPr>
                <w:rFonts w:ascii="CordiaUPC" w:hAnsi="CordiaUPC"/>
                <w:sz w:val="28"/>
              </w:rPr>
              <w:t>Main</w:t>
            </w:r>
            <w:r>
              <w:rPr>
                <w:rFonts w:ascii="CordiaUPC" w:hAnsi="CordiaUPC" w:cs="Angsana New"/>
                <w:sz w:val="28"/>
                <w:cs/>
              </w:rPr>
              <w:t xml:space="preserve">” </w:t>
            </w:r>
            <w:r>
              <w:rPr>
                <w:rFonts w:hint="cs" w:ascii="CordiaUPC" w:hAnsi="CordiaUPC"/>
                <w:sz w:val="28"/>
                <w:cs/>
              </w:rPr>
              <w:t xml:space="preserve">ดังนั้น </w:t>
            </w:r>
            <w:r w:rsidRPr="002213CB">
              <w:rPr>
                <w:rFonts w:ascii="CordiaUPC" w:hAnsi="CordiaUPC"/>
                <w:sz w:val="28"/>
              </w:rPr>
              <w:t xml:space="preserve">smsdrExcludingVat </w:t>
            </w:r>
            <w:r w:rsidRPr="00143329">
              <w:rPr>
                <w:rFonts w:ascii="CordiaUPC" w:hAnsi="CordiaUPC"/>
                <w:sz w:val="28"/>
                <w:cs/>
              </w:rPr>
              <w:t xml:space="preserve">เป็น </w:t>
            </w:r>
            <w:r>
              <w:rPr>
                <w:rFonts w:ascii="CordiaUPC" w:hAnsi="CordiaUPC"/>
                <w:sz w:val="28"/>
              </w:rPr>
              <w:t>Mandatory</w:t>
            </w:r>
          </w:p>
          <w:p w:rsidR="002213CB" w:rsidP="002213CB" w:rsidRDefault="002213CB" w14:paraId="3B3134E1" w14:textId="77777777">
            <w:pPr>
              <w:pStyle w:val="NoSpacing"/>
              <w:spacing w:after="240"/>
              <w:rPr>
                <w:rFonts w:ascii="CordiaUPC" w:hAnsi="CordiaUPC"/>
                <w:sz w:val="28"/>
              </w:rPr>
            </w:pPr>
            <w:r>
              <w:rPr>
                <w:rFonts w:hint="cs" w:ascii="CordiaUPC" w:hAnsi="CordiaUPC"/>
                <w:sz w:val="28"/>
                <w:cs/>
              </w:rPr>
              <w:t xml:space="preserve">หมายเหตุ เฉพาะเคส </w:t>
            </w:r>
            <w:r>
              <w:rPr>
                <w:rFonts w:ascii="CordiaUPC" w:hAnsi="CordiaUPC"/>
                <w:sz w:val="28"/>
              </w:rPr>
              <w:t xml:space="preserve">customerType </w:t>
            </w:r>
            <w:r>
              <w:rPr>
                <w:rFonts w:ascii="CordiaUPC" w:hAnsi="CordiaUPC" w:cs="Angsana New"/>
                <w:sz w:val="28"/>
                <w:cs/>
              </w:rPr>
              <w:t>= “</w:t>
            </w:r>
            <w:r>
              <w:rPr>
                <w:rFonts w:ascii="CordiaUPC" w:hAnsi="CordiaUPC"/>
                <w:sz w:val="28"/>
              </w:rPr>
              <w:t>Pre</w:t>
            </w:r>
            <w:r>
              <w:rPr>
                <w:rFonts w:ascii="CordiaUPC" w:hAnsi="CordiaUPC" w:cs="Angsana New"/>
                <w:sz w:val="28"/>
                <w:cs/>
              </w:rPr>
              <w:t>-</w:t>
            </w:r>
            <w:r>
              <w:rPr>
                <w:rFonts w:ascii="CordiaUPC" w:hAnsi="CordiaUPC"/>
                <w:sz w:val="28"/>
              </w:rPr>
              <w:t>paid</w:t>
            </w:r>
            <w:r>
              <w:rPr>
                <w:rFonts w:ascii="CordiaUPC" w:hAnsi="CordiaUPC" w:cs="Angsana New"/>
                <w:sz w:val="28"/>
                <w:cs/>
              </w:rPr>
              <w:t xml:space="preserve">” </w:t>
            </w:r>
            <w:r>
              <w:rPr>
                <w:rFonts w:hint="cs" w:ascii="CordiaUPC" w:hAnsi="CordiaUPC"/>
                <w:sz w:val="28"/>
                <w:cs/>
              </w:rPr>
              <w:t xml:space="preserve">และ </w:t>
            </w:r>
            <w:r>
              <w:rPr>
                <w:rFonts w:ascii="CordiaUPC" w:hAnsi="CordiaUPC"/>
                <w:sz w:val="28"/>
              </w:rPr>
              <w:t xml:space="preserve">productClass </w:t>
            </w:r>
            <w:r>
              <w:rPr>
                <w:rFonts w:ascii="CordiaUPC" w:hAnsi="CordiaUPC" w:cs="Angsana New"/>
                <w:sz w:val="28"/>
                <w:cs/>
              </w:rPr>
              <w:t>= “</w:t>
            </w:r>
            <w:r>
              <w:rPr>
                <w:rFonts w:ascii="CordiaUPC" w:hAnsi="CordiaUPC"/>
                <w:sz w:val="28"/>
              </w:rPr>
              <w:t>Main</w:t>
            </w:r>
            <w:r>
              <w:rPr>
                <w:rFonts w:ascii="CordiaUPC" w:hAnsi="CordiaUPC" w:cs="Angsana New"/>
                <w:sz w:val="28"/>
                <w:cs/>
              </w:rPr>
              <w:t>”</w:t>
            </w:r>
            <w:r>
              <w:rPr>
                <w:rFonts w:hint="cs" w:ascii="CordiaUPC" w:hAnsi="CordiaUPC"/>
                <w:sz w:val="28"/>
                <w:cs/>
              </w:rPr>
              <w:t xml:space="preserve"> และโดย </w:t>
            </w:r>
            <w:r>
              <w:rPr>
                <w:rFonts w:ascii="CordiaUPC" w:hAnsi="CordiaUPC"/>
                <w:sz w:val="28"/>
              </w:rPr>
              <w:t xml:space="preserve">Validate </w:t>
            </w:r>
            <w:r>
              <w:rPr>
                <w:rFonts w:hint="cs" w:ascii="CordiaUPC" w:hAnsi="CordiaUPC"/>
                <w:sz w:val="28"/>
                <w:cs/>
              </w:rPr>
              <w:t xml:space="preserve">แยกแต่ละ </w:t>
            </w:r>
            <w:r>
              <w:rPr>
                <w:rFonts w:ascii="CordiaUPC" w:hAnsi="CordiaUPC"/>
                <w:sz w:val="28"/>
              </w:rPr>
              <w:t>deductType</w:t>
            </w:r>
          </w:p>
          <w:p w:rsidR="002213CB" w:rsidP="002213CB" w:rsidRDefault="002213CB" w14:paraId="04066061" w14:textId="69C66218">
            <w:pPr>
              <w:rPr>
                <w:rFonts w:cs="CordiaUPC"/>
                <w:cs/>
              </w:rPr>
            </w:pPr>
            <w:r>
              <w:t xml:space="preserve">{1} </w:t>
            </w:r>
            <w:r>
              <w:rPr>
                <w:rFonts w:cs="Angsana New"/>
                <w:cs/>
              </w:rPr>
              <w:t xml:space="preserve">= </w:t>
            </w:r>
            <w:r>
              <w:t>deductType</w:t>
            </w:r>
          </w:p>
        </w:tc>
        <w:tc>
          <w:tcPr>
            <w:tcW w:w="733" w:type="pct"/>
          </w:tcPr>
          <w:p w:rsidR="002213CB" w:rsidP="002213CB" w:rsidRDefault="002213CB" w14:paraId="03AC0F75" w14:textId="7AAE220F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2213CB" w:rsidTr="005E74AC" w14:paraId="610315A1" w14:textId="77777777">
        <w:tc>
          <w:tcPr>
            <w:tcW w:w="778" w:type="pct"/>
          </w:tcPr>
          <w:p w:rsidRPr="00DF5090" w:rsidR="002213CB" w:rsidP="002213CB" w:rsidRDefault="002213CB" w14:paraId="67632E59" w14:textId="77777777">
            <w:r w:rsidRPr="002A323A">
              <w:t>00023</w:t>
            </w:r>
          </w:p>
        </w:tc>
        <w:tc>
          <w:tcPr>
            <w:tcW w:w="1628" w:type="pct"/>
          </w:tcPr>
          <w:p w:rsidR="002213CB" w:rsidP="002213CB" w:rsidRDefault="002213CB" w14:paraId="62F5F036" w14:textId="16CADFDE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SMS </w:t>
            </w:r>
            <w:r>
              <w:t xml:space="preserve">Delivery Report </w:t>
            </w:r>
            <w:r>
              <w:rPr>
                <w:rFonts w:cs="CordiaUPC"/>
              </w:rPr>
              <w:t xml:space="preserve">Excluding VAT </w:t>
            </w:r>
            <w:r>
              <w:t xml:space="preserve">must be 3 decimal </w:t>
            </w:r>
            <w:r>
              <w:rPr>
                <w:rFonts w:cs="Angsana New"/>
                <w:cs/>
              </w:rPr>
              <w:t>(</w:t>
            </w:r>
            <w:r>
              <w:t>Min 0, Max 999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1861" w:type="pct"/>
          </w:tcPr>
          <w:p w:rsidR="002213CB" w:rsidP="002213CB" w:rsidRDefault="002213CB" w14:paraId="100D2654" w14:textId="5F27AFCB">
            <w:r>
              <w:rPr>
                <w:rFonts w:hint="cs"/>
                <w:cs/>
              </w:rPr>
              <w:t xml:space="preserve">ถ้า </w:t>
            </w:r>
            <w:r>
              <w:rPr>
                <w:rFonts w:cs="CordiaUPC"/>
              </w:rPr>
              <w:t xml:space="preserve">SMS </w:t>
            </w:r>
            <w:r>
              <w:t xml:space="preserve">Delivery Report </w:t>
            </w:r>
            <w:r>
              <w:rPr>
                <w:rFonts w:cs="CordiaUPC"/>
              </w:rPr>
              <w:t>Excluding VAT</w:t>
            </w:r>
            <w:r>
              <w:rPr>
                <w:rFonts w:hint="cs"/>
                <w:cs/>
              </w:rPr>
              <w:t xml:space="preserve"> มีค่า ดังนั้น </w:t>
            </w:r>
            <w:r>
              <w:rPr>
                <w:rFonts w:cs="CordiaUPC"/>
              </w:rPr>
              <w:t xml:space="preserve">SMS </w:t>
            </w:r>
            <w:r>
              <w:t xml:space="preserve">Delivery Report </w:t>
            </w:r>
            <w:r>
              <w:rPr>
                <w:rFonts w:cs="CordiaUPC"/>
              </w:rPr>
              <w:t>Excluding VAT</w:t>
            </w:r>
            <w:r>
              <w:rPr>
                <w:rFonts w:hint="cs"/>
                <w:cs/>
              </w:rPr>
              <w:t xml:space="preserve"> จะต้องเป็นตัวเลขทศนิยม </w:t>
            </w:r>
            <w:r>
              <w:t>3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ตำแหน่งและมีค่าอยู่ในช่วง </w:t>
            </w:r>
            <w:r>
              <w:t xml:space="preserve">0 </w:t>
            </w:r>
            <w:r>
              <w:rPr>
                <w:rFonts w:cs="Angsana New"/>
                <w:cs/>
              </w:rPr>
              <w:t xml:space="preserve">– </w:t>
            </w:r>
            <w:r>
              <w:t>999</w:t>
            </w:r>
          </w:p>
        </w:tc>
        <w:tc>
          <w:tcPr>
            <w:tcW w:w="733" w:type="pct"/>
          </w:tcPr>
          <w:p w:rsidR="002213CB" w:rsidP="002213CB" w:rsidRDefault="002213CB" w14:paraId="63842EC5" w14:textId="77777777">
            <w:pPr>
              <w:rPr>
                <w:rFonts w:cs="CordiaUPC"/>
                <w:szCs w:val="36"/>
              </w:rPr>
            </w:pPr>
          </w:p>
        </w:tc>
      </w:tr>
      <w:tr w:rsidR="002213CB" w:rsidTr="004618D6" w14:paraId="07E7E927" w14:textId="77777777">
        <w:tc>
          <w:tcPr>
            <w:tcW w:w="778" w:type="pct"/>
          </w:tcPr>
          <w:p w:rsidR="002213CB" w:rsidP="002213CB" w:rsidRDefault="002213CB" w14:paraId="1F09AD10" w14:textId="66E8256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hAnsi="CordiaUPC" w:cs="CordiaUPC"/>
                <w:sz w:val="28"/>
                <w:szCs w:val="28"/>
              </w:rPr>
              <w:t>00004</w:t>
            </w:r>
          </w:p>
        </w:tc>
        <w:tc>
          <w:tcPr>
            <w:tcW w:w="1628" w:type="pct"/>
          </w:tcPr>
          <w:p w:rsidR="002213CB" w:rsidP="002213CB" w:rsidRDefault="002213CB" w14:paraId="51410AB7" w14:textId="36F47F88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SMS </w:t>
            </w:r>
            <w:r>
              <w:t xml:space="preserve">Delivery Report </w:t>
            </w:r>
            <w:r>
              <w:rPr>
                <w:rFonts w:cs="CordiaUPC"/>
              </w:rPr>
              <w:t xml:space="preserve">Including VAT is required when Product Class is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Main</w:t>
            </w:r>
            <w:r>
              <w:rPr>
                <w:rFonts w:cs="Angsana New"/>
                <w:cs/>
              </w:rPr>
              <w:t>”.</w:t>
            </w:r>
          </w:p>
        </w:tc>
        <w:tc>
          <w:tcPr>
            <w:tcW w:w="1861" w:type="pct"/>
          </w:tcPr>
          <w:p w:rsidR="002213CB" w:rsidP="002213CB" w:rsidRDefault="002213CB" w14:paraId="2876302E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ถ้า </w:t>
            </w:r>
            <w:r>
              <w:rPr>
                <w:rFonts w:cs="CordiaUPC"/>
              </w:rPr>
              <w:t xml:space="preserve">Product Class </w:t>
            </w:r>
            <w:r>
              <w:rPr>
                <w:rFonts w:hint="cs" w:cs="Angsana New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Main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ดังนั้น </w:t>
            </w:r>
            <w:r>
              <w:rPr>
                <w:rFonts w:cs="CordiaUPC"/>
              </w:rPr>
              <w:t xml:space="preserve">smsdrIncludingVat </w:t>
            </w:r>
            <w:r>
              <w:rPr>
                <w:rFonts w:hint="cs" w:cs="Angsana New"/>
                <w:cs/>
              </w:rPr>
              <w:t xml:space="preserve">จะต้องเป็น </w:t>
            </w:r>
            <w:r>
              <w:rPr>
                <w:rFonts w:cs="CordiaUPC"/>
              </w:rPr>
              <w:t>Mandatory</w:t>
            </w:r>
          </w:p>
          <w:p w:rsidR="002213CB" w:rsidP="002213CB" w:rsidRDefault="002213CB" w14:paraId="4744E865" w14:textId="23BAF768">
            <w:pPr>
              <w:rPr>
                <w:rFonts w:cs="CordiaUPC"/>
                <w:cs/>
              </w:rPr>
            </w:pPr>
            <w:r>
              <w:rPr>
                <w:rFonts w:hint="cs"/>
                <w:cs/>
              </w:rPr>
              <w:t xml:space="preserve">หมายเหตุ เฉพาะเคสไม่ใช่ของ </w:t>
            </w:r>
            <w:r>
              <w:t xml:space="preserve">customerType </w:t>
            </w:r>
            <w:r>
              <w:rPr>
                <w:rFonts w:cs="Angsana New"/>
                <w:cs/>
              </w:rPr>
              <w:t>= 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productClass </w:t>
            </w:r>
            <w:r>
              <w:rPr>
                <w:rFonts w:cs="Angsana New"/>
                <w:cs/>
              </w:rPr>
              <w:t>= “</w:t>
            </w:r>
            <w:r>
              <w:t>Main</w:t>
            </w:r>
            <w:r>
              <w:rPr>
                <w:rFonts w:cs="Angsana New"/>
                <w:cs/>
              </w:rPr>
              <w:t>”</w:t>
            </w:r>
          </w:p>
        </w:tc>
        <w:tc>
          <w:tcPr>
            <w:tcW w:w="733" w:type="pct"/>
          </w:tcPr>
          <w:p w:rsidRPr="00CD78B8" w:rsidR="002213CB" w:rsidP="002213CB" w:rsidRDefault="002213CB" w14:paraId="39944355" w14:textId="26276F74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2213CB" w:rsidTr="004618D6" w14:paraId="5340ABE5" w14:textId="77777777">
        <w:tc>
          <w:tcPr>
            <w:tcW w:w="778" w:type="pct"/>
          </w:tcPr>
          <w:p w:rsidR="002213CB" w:rsidP="002213CB" w:rsidRDefault="002213CB" w14:paraId="428E9689" w14:textId="43F71D3D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>00004</w:t>
            </w:r>
          </w:p>
        </w:tc>
        <w:tc>
          <w:tcPr>
            <w:tcW w:w="1628" w:type="pct"/>
          </w:tcPr>
          <w:p w:rsidR="002213CB" w:rsidP="002213CB" w:rsidRDefault="002213CB" w14:paraId="7331E659" w14:textId="48BB91BB">
            <w:pPr>
              <w:rPr>
                <w:rFonts w:cs="CordiaUPC"/>
              </w:rPr>
            </w:pPr>
            <w:r>
              <w:t xml:space="preserve">On {1}, </w:t>
            </w:r>
            <w:r>
              <w:rPr>
                <w:rFonts w:cs="CordiaUPC"/>
              </w:rPr>
              <w:t xml:space="preserve">SMS </w:t>
            </w:r>
            <w:r>
              <w:t>Delivery Report In</w:t>
            </w:r>
            <w:r>
              <w:rPr>
                <w:rFonts w:cs="CordiaUPC"/>
              </w:rPr>
              <w:t xml:space="preserve">cluding VAT is required when Product Class is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Main</w:t>
            </w:r>
            <w:r>
              <w:rPr>
                <w:rFonts w:cs="Angsana New"/>
                <w:cs/>
              </w:rPr>
              <w:t>”.</w:t>
            </w:r>
          </w:p>
        </w:tc>
        <w:tc>
          <w:tcPr>
            <w:tcW w:w="1861" w:type="pct"/>
          </w:tcPr>
          <w:p w:rsidR="002213CB" w:rsidP="002213CB" w:rsidRDefault="002213CB" w14:paraId="289F807B" w14:textId="2DE7BF2D">
            <w:pPr>
              <w:pStyle w:val="NoSpacing"/>
              <w:spacing w:after="240"/>
              <w:rPr>
                <w:rFonts w:ascii="CordiaUPC" w:hAnsi="CordiaUPC"/>
                <w:sz w:val="28"/>
              </w:rPr>
            </w:pPr>
            <w:r>
              <w:rPr>
                <w:rFonts w:hint="cs" w:ascii="CordiaUPC" w:hAnsi="CordiaUPC"/>
                <w:sz w:val="28"/>
                <w:cs/>
              </w:rPr>
              <w:t>ถ้า</w:t>
            </w:r>
            <w:r w:rsidRPr="00734543">
              <w:rPr>
                <w:rFonts w:hint="cs" w:ascii="CordiaUPC" w:hAnsi="CordiaUPC"/>
                <w:sz w:val="28"/>
                <w:cs/>
              </w:rPr>
              <w:t xml:space="preserve"> </w:t>
            </w:r>
            <w:r>
              <w:rPr>
                <w:rFonts w:ascii="CordiaUPC" w:hAnsi="CordiaUPC"/>
                <w:sz w:val="28"/>
              </w:rPr>
              <w:t xml:space="preserve">Product Class </w:t>
            </w:r>
            <w:r>
              <w:rPr>
                <w:rFonts w:hint="cs" w:ascii="CordiaUPC" w:hAnsi="CordiaUPC"/>
                <w:sz w:val="28"/>
                <w:cs/>
              </w:rPr>
              <w:t xml:space="preserve">มีค่าเป็น </w:t>
            </w:r>
            <w:r>
              <w:rPr>
                <w:rFonts w:ascii="CordiaUPC" w:hAnsi="CordiaUPC" w:cs="Angsana New"/>
                <w:sz w:val="28"/>
                <w:cs/>
              </w:rPr>
              <w:t>“</w:t>
            </w:r>
            <w:r>
              <w:rPr>
                <w:rFonts w:ascii="CordiaUPC" w:hAnsi="CordiaUPC"/>
                <w:sz w:val="28"/>
              </w:rPr>
              <w:t>Main</w:t>
            </w:r>
            <w:r>
              <w:rPr>
                <w:rFonts w:ascii="CordiaUPC" w:hAnsi="CordiaUPC" w:cs="Angsana New"/>
                <w:sz w:val="28"/>
                <w:cs/>
              </w:rPr>
              <w:t xml:space="preserve">” </w:t>
            </w:r>
            <w:r>
              <w:rPr>
                <w:rFonts w:hint="cs" w:ascii="CordiaUPC" w:hAnsi="CordiaUPC"/>
                <w:sz w:val="28"/>
                <w:cs/>
              </w:rPr>
              <w:t xml:space="preserve">ดังนั้น </w:t>
            </w:r>
            <w:r w:rsidRPr="002213CB">
              <w:rPr>
                <w:rFonts w:ascii="CordiaUPC" w:hAnsi="CordiaUPC"/>
                <w:sz w:val="28"/>
              </w:rPr>
              <w:t xml:space="preserve">smsdrIncludingVat </w:t>
            </w:r>
            <w:r w:rsidRPr="00143329">
              <w:rPr>
                <w:rFonts w:ascii="CordiaUPC" w:hAnsi="CordiaUPC"/>
                <w:sz w:val="28"/>
                <w:cs/>
              </w:rPr>
              <w:t xml:space="preserve">เป็น </w:t>
            </w:r>
            <w:r>
              <w:rPr>
                <w:rFonts w:ascii="CordiaUPC" w:hAnsi="CordiaUPC"/>
                <w:sz w:val="28"/>
              </w:rPr>
              <w:t>Mandatory</w:t>
            </w:r>
          </w:p>
          <w:p w:rsidR="002213CB" w:rsidP="002213CB" w:rsidRDefault="002213CB" w14:paraId="0A10B80B" w14:textId="77777777">
            <w:pPr>
              <w:pStyle w:val="NoSpacing"/>
              <w:spacing w:after="240"/>
              <w:rPr>
                <w:rFonts w:ascii="CordiaUPC" w:hAnsi="CordiaUPC"/>
                <w:sz w:val="28"/>
              </w:rPr>
            </w:pPr>
            <w:r>
              <w:rPr>
                <w:rFonts w:hint="cs" w:ascii="CordiaUPC" w:hAnsi="CordiaUPC"/>
                <w:sz w:val="28"/>
                <w:cs/>
              </w:rPr>
              <w:t xml:space="preserve">หมายเหตุ เฉพาะเคส </w:t>
            </w:r>
            <w:r>
              <w:rPr>
                <w:rFonts w:ascii="CordiaUPC" w:hAnsi="CordiaUPC"/>
                <w:sz w:val="28"/>
              </w:rPr>
              <w:t xml:space="preserve">customerType </w:t>
            </w:r>
            <w:r>
              <w:rPr>
                <w:rFonts w:ascii="CordiaUPC" w:hAnsi="CordiaUPC" w:cs="Angsana New"/>
                <w:sz w:val="28"/>
                <w:cs/>
              </w:rPr>
              <w:t>= “</w:t>
            </w:r>
            <w:r>
              <w:rPr>
                <w:rFonts w:ascii="CordiaUPC" w:hAnsi="CordiaUPC"/>
                <w:sz w:val="28"/>
              </w:rPr>
              <w:t>Pre</w:t>
            </w:r>
            <w:r>
              <w:rPr>
                <w:rFonts w:ascii="CordiaUPC" w:hAnsi="CordiaUPC" w:cs="Angsana New"/>
                <w:sz w:val="28"/>
                <w:cs/>
              </w:rPr>
              <w:t>-</w:t>
            </w:r>
            <w:r>
              <w:rPr>
                <w:rFonts w:ascii="CordiaUPC" w:hAnsi="CordiaUPC"/>
                <w:sz w:val="28"/>
              </w:rPr>
              <w:t>paid</w:t>
            </w:r>
            <w:r>
              <w:rPr>
                <w:rFonts w:ascii="CordiaUPC" w:hAnsi="CordiaUPC" w:cs="Angsana New"/>
                <w:sz w:val="28"/>
                <w:cs/>
              </w:rPr>
              <w:t xml:space="preserve">” </w:t>
            </w:r>
            <w:r>
              <w:rPr>
                <w:rFonts w:hint="cs" w:ascii="CordiaUPC" w:hAnsi="CordiaUPC"/>
                <w:sz w:val="28"/>
                <w:cs/>
              </w:rPr>
              <w:t xml:space="preserve">และ </w:t>
            </w:r>
            <w:r>
              <w:rPr>
                <w:rFonts w:ascii="CordiaUPC" w:hAnsi="CordiaUPC"/>
                <w:sz w:val="28"/>
              </w:rPr>
              <w:t xml:space="preserve">productClass </w:t>
            </w:r>
            <w:r>
              <w:rPr>
                <w:rFonts w:ascii="CordiaUPC" w:hAnsi="CordiaUPC" w:cs="Angsana New"/>
                <w:sz w:val="28"/>
                <w:cs/>
              </w:rPr>
              <w:t>= “</w:t>
            </w:r>
            <w:r>
              <w:rPr>
                <w:rFonts w:ascii="CordiaUPC" w:hAnsi="CordiaUPC"/>
                <w:sz w:val="28"/>
              </w:rPr>
              <w:t>Main</w:t>
            </w:r>
            <w:r>
              <w:rPr>
                <w:rFonts w:ascii="CordiaUPC" w:hAnsi="CordiaUPC" w:cs="Angsana New"/>
                <w:sz w:val="28"/>
                <w:cs/>
              </w:rPr>
              <w:t>”</w:t>
            </w:r>
            <w:r>
              <w:rPr>
                <w:rFonts w:hint="cs" w:ascii="CordiaUPC" w:hAnsi="CordiaUPC"/>
                <w:sz w:val="28"/>
                <w:cs/>
              </w:rPr>
              <w:t xml:space="preserve"> และโดย </w:t>
            </w:r>
            <w:r>
              <w:rPr>
                <w:rFonts w:ascii="CordiaUPC" w:hAnsi="CordiaUPC"/>
                <w:sz w:val="28"/>
              </w:rPr>
              <w:t xml:space="preserve">Validate </w:t>
            </w:r>
            <w:r>
              <w:rPr>
                <w:rFonts w:hint="cs" w:ascii="CordiaUPC" w:hAnsi="CordiaUPC"/>
                <w:sz w:val="28"/>
                <w:cs/>
              </w:rPr>
              <w:t xml:space="preserve">แยกแต่ละ </w:t>
            </w:r>
            <w:r>
              <w:rPr>
                <w:rFonts w:ascii="CordiaUPC" w:hAnsi="CordiaUPC"/>
                <w:sz w:val="28"/>
              </w:rPr>
              <w:t>deductType</w:t>
            </w:r>
          </w:p>
          <w:p w:rsidR="002213CB" w:rsidP="002213CB" w:rsidRDefault="002213CB" w14:paraId="5C5EE9B4" w14:textId="3E712ACE">
            <w:pPr>
              <w:rPr>
                <w:rFonts w:cs="CordiaUPC"/>
                <w:cs/>
              </w:rPr>
            </w:pPr>
            <w:r>
              <w:t xml:space="preserve">{1} </w:t>
            </w:r>
            <w:r>
              <w:rPr>
                <w:rFonts w:cs="Angsana New"/>
                <w:cs/>
              </w:rPr>
              <w:t xml:space="preserve">= </w:t>
            </w:r>
            <w:r>
              <w:t>deductType</w:t>
            </w:r>
          </w:p>
        </w:tc>
        <w:tc>
          <w:tcPr>
            <w:tcW w:w="733" w:type="pct"/>
          </w:tcPr>
          <w:p w:rsidR="002213CB" w:rsidP="002213CB" w:rsidRDefault="002213CB" w14:paraId="40388485" w14:textId="1683EC24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2213CB" w:rsidTr="005E74AC" w14:paraId="3295308A" w14:textId="77777777">
        <w:tc>
          <w:tcPr>
            <w:tcW w:w="778" w:type="pct"/>
          </w:tcPr>
          <w:p w:rsidRPr="00DF5090" w:rsidR="002213CB" w:rsidP="002213CB" w:rsidRDefault="002213CB" w14:paraId="34E83732" w14:textId="77777777">
            <w:r w:rsidRPr="002A323A">
              <w:t>00023</w:t>
            </w:r>
          </w:p>
        </w:tc>
        <w:tc>
          <w:tcPr>
            <w:tcW w:w="1628" w:type="pct"/>
          </w:tcPr>
          <w:p w:rsidR="002213CB" w:rsidP="002213CB" w:rsidRDefault="002213CB" w14:paraId="4B9A522E" w14:textId="30442B3F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SMS </w:t>
            </w:r>
            <w:r>
              <w:t xml:space="preserve">Delivery Report </w:t>
            </w:r>
            <w:r>
              <w:rPr>
                <w:rFonts w:cs="CordiaUPC"/>
              </w:rPr>
              <w:t>Including VAT</w:t>
            </w:r>
            <w:r>
              <w:rPr>
                <w:rFonts w:cs="Angsana New"/>
                <w:cs/>
              </w:rPr>
              <w:t xml:space="preserve"> </w:t>
            </w:r>
            <w:r>
              <w:t xml:space="preserve">must be 3 decimal </w:t>
            </w:r>
            <w:r>
              <w:rPr>
                <w:rFonts w:cs="Angsana New"/>
                <w:cs/>
              </w:rPr>
              <w:t>(</w:t>
            </w:r>
            <w:r>
              <w:t>Min 0, Max 999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1861" w:type="pct"/>
          </w:tcPr>
          <w:p w:rsidR="002213CB" w:rsidP="002213CB" w:rsidRDefault="002213CB" w14:paraId="7A4F8074" w14:textId="29C7B158">
            <w:r>
              <w:rPr>
                <w:rFonts w:hint="cs"/>
                <w:cs/>
              </w:rPr>
              <w:t xml:space="preserve">ถ้า </w:t>
            </w:r>
            <w:r>
              <w:rPr>
                <w:rFonts w:cs="CordiaUPC"/>
              </w:rPr>
              <w:t xml:space="preserve">SMS </w:t>
            </w:r>
            <w:r>
              <w:t xml:space="preserve">Delivery Report </w:t>
            </w:r>
            <w:r>
              <w:rPr>
                <w:rFonts w:cs="CordiaUPC"/>
              </w:rPr>
              <w:t xml:space="preserve">Including VAT </w:t>
            </w:r>
            <w:r>
              <w:rPr>
                <w:rFonts w:hint="cs"/>
                <w:cs/>
              </w:rPr>
              <w:t xml:space="preserve">มีค่า ดังนั้น </w:t>
            </w:r>
            <w:r>
              <w:rPr>
                <w:rFonts w:cs="CordiaUPC"/>
              </w:rPr>
              <w:t xml:space="preserve">SMS </w:t>
            </w:r>
            <w:r>
              <w:t xml:space="preserve">Delivery Report </w:t>
            </w:r>
            <w:r>
              <w:rPr>
                <w:rFonts w:cs="CordiaUPC"/>
              </w:rPr>
              <w:t xml:space="preserve">Including VAT </w:t>
            </w:r>
            <w:r>
              <w:rPr>
                <w:rFonts w:hint="cs"/>
                <w:cs/>
              </w:rPr>
              <w:t xml:space="preserve">จะต้องเป็นตัวเลขทศนิยม </w:t>
            </w:r>
            <w:r>
              <w:t>3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ตำแหน่งและมีค่าอยู่ในช่วง </w:t>
            </w:r>
            <w:r>
              <w:t xml:space="preserve">0 </w:t>
            </w:r>
            <w:r>
              <w:rPr>
                <w:rFonts w:cs="Angsana New"/>
                <w:cs/>
              </w:rPr>
              <w:t xml:space="preserve">– </w:t>
            </w:r>
            <w:r>
              <w:t>999</w:t>
            </w:r>
          </w:p>
        </w:tc>
        <w:tc>
          <w:tcPr>
            <w:tcW w:w="733" w:type="pct"/>
          </w:tcPr>
          <w:p w:rsidR="002213CB" w:rsidP="002213CB" w:rsidRDefault="002213CB" w14:paraId="56FFE8DC" w14:textId="77777777">
            <w:pPr>
              <w:rPr>
                <w:rFonts w:cs="CordiaUPC"/>
                <w:szCs w:val="36"/>
              </w:rPr>
            </w:pPr>
          </w:p>
        </w:tc>
      </w:tr>
      <w:tr w:rsidR="002213CB" w:rsidTr="00D10F19" w14:paraId="52DD60B6" w14:textId="77777777">
        <w:tc>
          <w:tcPr>
            <w:tcW w:w="778" w:type="pct"/>
          </w:tcPr>
          <w:p w:rsidRPr="002A323A" w:rsidR="002213CB" w:rsidP="002213CB" w:rsidRDefault="002213CB" w14:paraId="112C5DB0" w14:textId="77777777">
            <w:r w:rsidRPr="007C6298">
              <w:rPr>
                <w:rFonts w:cs="CordiaUPC"/>
              </w:rPr>
              <w:t>00015</w:t>
            </w:r>
          </w:p>
        </w:tc>
        <w:tc>
          <w:tcPr>
            <w:tcW w:w="1628" w:type="pct"/>
          </w:tcPr>
          <w:p w:rsidR="002213CB" w:rsidP="002213CB" w:rsidRDefault="002213CB" w14:paraId="6E12DF1C" w14:textId="2B7646A6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SMS </w:t>
            </w:r>
            <w:r>
              <w:t xml:space="preserve">Delivery Report </w:t>
            </w:r>
            <w:r>
              <w:rPr>
                <w:rFonts w:cs="CordiaUPC"/>
              </w:rPr>
              <w:t xml:space="preserve">Excluding VAT </w:t>
            </w:r>
            <w:r>
              <w:t xml:space="preserve">must be less than or equal to </w:t>
            </w:r>
            <w:r>
              <w:rPr>
                <w:rFonts w:cs="CordiaUPC"/>
              </w:rPr>
              <w:t xml:space="preserve">SMS </w:t>
            </w:r>
            <w:r>
              <w:t xml:space="preserve">Delivery Report </w:t>
            </w:r>
            <w:r>
              <w:rPr>
                <w:rFonts w:cs="CordiaUPC"/>
              </w:rPr>
              <w:t>Including VAT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2213CB" w:rsidP="002213CB" w:rsidRDefault="002213CB" w14:paraId="19014BB0" w14:textId="77777777">
            <w:pPr>
              <w:rPr>
                <w:rFonts w:cs="CordiaUPC"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rPr>
                <w:rFonts w:cs="CordiaUPC"/>
              </w:rPr>
              <w:t xml:space="preserve">SMS </w:t>
            </w:r>
            <w:r>
              <w:t xml:space="preserve">Delivery Report </w:t>
            </w:r>
            <w:r>
              <w:rPr>
                <w:rFonts w:cs="CordiaUPC"/>
              </w:rPr>
              <w:t xml:space="preserve">Excluding VAT </w:t>
            </w:r>
            <w:r>
              <w:rPr>
                <w:rFonts w:hint="cs"/>
                <w:cs/>
              </w:rPr>
              <w:t>และ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cs="CordiaUPC"/>
              </w:rPr>
              <w:t xml:space="preserve">SMS </w:t>
            </w:r>
            <w:r>
              <w:t xml:space="preserve">Delivery Report </w:t>
            </w:r>
            <w:r>
              <w:rPr>
                <w:rFonts w:cs="CordiaUPC"/>
              </w:rPr>
              <w:t>Including VAT</w:t>
            </w:r>
            <w:r>
              <w:rPr>
                <w:rFonts w:hint="cs"/>
                <w:cs/>
              </w:rPr>
              <w:t xml:space="preserve"> มีค่า ดังนั้น </w:t>
            </w:r>
            <w:r>
              <w:rPr>
                <w:rFonts w:cs="CordiaUPC"/>
              </w:rPr>
              <w:t xml:space="preserve">SMS </w:t>
            </w:r>
            <w:r>
              <w:t xml:space="preserve">Delivery Report </w:t>
            </w:r>
            <w:r>
              <w:rPr>
                <w:rFonts w:cs="CordiaUPC"/>
              </w:rPr>
              <w:t xml:space="preserve">Excluding VAT </w:t>
            </w:r>
            <w:r>
              <w:rPr>
                <w:rFonts w:hint="cs"/>
                <w:cs/>
              </w:rPr>
              <w:t xml:space="preserve">จะต้องมีค่าน้อยกว่าหรือเท่ากับ </w:t>
            </w:r>
            <w:r>
              <w:rPr>
                <w:rFonts w:cs="CordiaUPC"/>
              </w:rPr>
              <w:t xml:space="preserve">SMS </w:t>
            </w:r>
            <w:r>
              <w:t xml:space="preserve">Delivery Report </w:t>
            </w:r>
            <w:r>
              <w:rPr>
                <w:rFonts w:cs="CordiaUPC"/>
              </w:rPr>
              <w:t>Including VAT</w:t>
            </w:r>
          </w:p>
          <w:p w:rsidRPr="00A235B3" w:rsidR="002213CB" w:rsidP="002213CB" w:rsidRDefault="002213CB" w14:paraId="65061B86" w14:textId="61C15F00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หมายเหตุ เฉพาะเคสไม่ใช่ของ </w:t>
            </w:r>
            <w:r>
              <w:t xml:space="preserve">customerType </w:t>
            </w:r>
            <w:r>
              <w:rPr>
                <w:rFonts w:cs="Angsana New"/>
                <w:cs/>
              </w:rPr>
              <w:t>= 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productClass </w:t>
            </w:r>
            <w:r>
              <w:rPr>
                <w:rFonts w:cs="Angsana New"/>
                <w:cs/>
              </w:rPr>
              <w:t>= “</w:t>
            </w:r>
            <w:r>
              <w:t>Main</w:t>
            </w:r>
            <w:r>
              <w:rPr>
                <w:rFonts w:cs="Angsana New"/>
                <w:cs/>
              </w:rPr>
              <w:t>”</w:t>
            </w:r>
          </w:p>
        </w:tc>
        <w:tc>
          <w:tcPr>
            <w:tcW w:w="733" w:type="pct"/>
          </w:tcPr>
          <w:p w:rsidR="002213CB" w:rsidP="002213CB" w:rsidRDefault="002213CB" w14:paraId="365AC251" w14:textId="3AB24F96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2213CB" w:rsidTr="004618D6" w14:paraId="7FA15326" w14:textId="77777777">
        <w:tc>
          <w:tcPr>
            <w:tcW w:w="778" w:type="pct"/>
          </w:tcPr>
          <w:p w:rsidR="002213CB" w:rsidP="00A64494" w:rsidRDefault="002213CB" w14:paraId="737A0ABB" w14:textId="6667B898">
            <w:pPr>
              <w:rPr>
                <w:rFonts w:cs="CordiaUPC"/>
              </w:rPr>
            </w:pPr>
            <w:r w:rsidRPr="007C6298">
              <w:rPr>
                <w:rFonts w:cs="CordiaUPC"/>
              </w:rPr>
              <w:t>00015</w:t>
            </w:r>
          </w:p>
        </w:tc>
        <w:tc>
          <w:tcPr>
            <w:tcW w:w="1628" w:type="pct"/>
          </w:tcPr>
          <w:p w:rsidR="002213CB" w:rsidP="002213CB" w:rsidRDefault="002213CB" w14:paraId="2BFAACEF" w14:textId="476B756F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On {1}, SMS </w:t>
            </w:r>
            <w:r>
              <w:t xml:space="preserve">Delivery Report </w:t>
            </w:r>
            <w:r>
              <w:rPr>
                <w:rFonts w:cs="CordiaUPC"/>
              </w:rPr>
              <w:t xml:space="preserve">Excluding VAT </w:t>
            </w:r>
            <w:r>
              <w:t xml:space="preserve">must be less than or equal to </w:t>
            </w:r>
            <w:r>
              <w:rPr>
                <w:rFonts w:cs="CordiaUPC"/>
              </w:rPr>
              <w:t xml:space="preserve">SMS </w:t>
            </w:r>
            <w:r>
              <w:t xml:space="preserve">Delivery Report </w:t>
            </w:r>
            <w:r>
              <w:rPr>
                <w:rFonts w:cs="CordiaUPC"/>
              </w:rPr>
              <w:t>Including VAT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2213CB" w:rsidP="002213CB" w:rsidRDefault="002213CB" w14:paraId="07587625" w14:textId="77777777">
            <w:pPr>
              <w:rPr>
                <w:rFonts w:cs="CordiaUPC"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rPr>
                <w:rFonts w:cs="CordiaUPC"/>
              </w:rPr>
              <w:t xml:space="preserve">SMS </w:t>
            </w:r>
            <w:r>
              <w:t xml:space="preserve">Delivery Report </w:t>
            </w:r>
            <w:r>
              <w:rPr>
                <w:rFonts w:cs="CordiaUPC"/>
              </w:rPr>
              <w:t xml:space="preserve">Excluding VAT </w:t>
            </w:r>
            <w:r>
              <w:rPr>
                <w:rFonts w:hint="cs"/>
                <w:cs/>
              </w:rPr>
              <w:t>และ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cs="CordiaUPC"/>
              </w:rPr>
              <w:t xml:space="preserve">SMS </w:t>
            </w:r>
            <w:r>
              <w:t xml:space="preserve">Delivery Report </w:t>
            </w:r>
            <w:r>
              <w:rPr>
                <w:rFonts w:cs="CordiaUPC"/>
              </w:rPr>
              <w:t>Including VAT</w:t>
            </w:r>
            <w:r>
              <w:rPr>
                <w:rFonts w:hint="cs"/>
                <w:cs/>
              </w:rPr>
              <w:t xml:space="preserve"> มีค่า ดังนั้น </w:t>
            </w:r>
            <w:r>
              <w:rPr>
                <w:rFonts w:cs="CordiaUPC"/>
              </w:rPr>
              <w:t xml:space="preserve">SMS </w:t>
            </w:r>
            <w:r>
              <w:t xml:space="preserve">Delivery Report </w:t>
            </w:r>
            <w:r>
              <w:rPr>
                <w:rFonts w:cs="CordiaUPC"/>
              </w:rPr>
              <w:t xml:space="preserve">Excluding VAT </w:t>
            </w:r>
            <w:r>
              <w:rPr>
                <w:rFonts w:hint="cs"/>
                <w:cs/>
              </w:rPr>
              <w:t xml:space="preserve">จะต้องมีค่าน้อยกว่าหรือเท่ากับ </w:t>
            </w:r>
            <w:r>
              <w:rPr>
                <w:rFonts w:cs="CordiaUPC"/>
              </w:rPr>
              <w:t xml:space="preserve">SMS </w:t>
            </w:r>
            <w:r>
              <w:t xml:space="preserve">Delivery Report </w:t>
            </w:r>
            <w:r>
              <w:rPr>
                <w:rFonts w:cs="CordiaUPC"/>
              </w:rPr>
              <w:t>Including VAT</w:t>
            </w:r>
          </w:p>
          <w:p w:rsidR="002213CB" w:rsidP="002213CB" w:rsidRDefault="002213CB" w14:paraId="79F21E51" w14:textId="77777777">
            <w:r>
              <w:rPr>
                <w:rFonts w:hint="cs"/>
                <w:cs/>
              </w:rPr>
              <w:t xml:space="preserve">หมายเหตุ เฉพาะเคส </w:t>
            </w:r>
            <w:r>
              <w:t xml:space="preserve">customerType </w:t>
            </w:r>
            <w:r>
              <w:rPr>
                <w:rFonts w:cs="Angsana New"/>
                <w:cs/>
              </w:rPr>
              <w:t>= 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productClass </w:t>
            </w:r>
            <w:r>
              <w:rPr>
                <w:rFonts w:cs="Angsana New"/>
                <w:cs/>
              </w:rPr>
              <w:t>= “</w:t>
            </w:r>
            <w:r>
              <w:t>Main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โดย </w:t>
            </w:r>
            <w:r>
              <w:t xml:space="preserve">Validate </w:t>
            </w:r>
            <w:r>
              <w:rPr>
                <w:rFonts w:hint="cs"/>
                <w:cs/>
              </w:rPr>
              <w:t xml:space="preserve">แยกแต่ละ </w:t>
            </w:r>
            <w:r>
              <w:t>deductType</w:t>
            </w:r>
          </w:p>
          <w:p w:rsidR="002213CB" w:rsidP="002213CB" w:rsidRDefault="002213CB" w14:paraId="4AC9102F" w14:textId="5881F22D">
            <w:pPr>
              <w:rPr>
                <w:rFonts w:cs="CordiaUPC"/>
                <w:cs/>
              </w:rPr>
            </w:pPr>
            <w:r>
              <w:t xml:space="preserve">{1} </w:t>
            </w:r>
            <w:r>
              <w:rPr>
                <w:rFonts w:cs="Angsana New"/>
                <w:cs/>
              </w:rPr>
              <w:t xml:space="preserve">= </w:t>
            </w:r>
            <w:r>
              <w:t>deductType</w:t>
            </w:r>
          </w:p>
        </w:tc>
        <w:tc>
          <w:tcPr>
            <w:tcW w:w="733" w:type="pct"/>
          </w:tcPr>
          <w:p w:rsidR="002213CB" w:rsidP="002213CB" w:rsidRDefault="002213CB" w14:paraId="1E7EC03B" w14:textId="445D8C1F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2213CB" w:rsidTr="004618D6" w14:paraId="21F4F713" w14:textId="77777777">
        <w:tc>
          <w:tcPr>
            <w:tcW w:w="778" w:type="pct"/>
          </w:tcPr>
          <w:p w:rsidR="002213CB" w:rsidP="002213CB" w:rsidRDefault="002213CB" w14:paraId="403CEB0C" w14:textId="2D12A81B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hAnsi="CordiaUPC" w:cs="CordiaUPC"/>
                <w:sz w:val="28"/>
                <w:szCs w:val="28"/>
              </w:rPr>
              <w:t>00004</w:t>
            </w:r>
          </w:p>
        </w:tc>
        <w:tc>
          <w:tcPr>
            <w:tcW w:w="1628" w:type="pct"/>
          </w:tcPr>
          <w:p w:rsidR="002213CB" w:rsidP="002213CB" w:rsidRDefault="002213CB" w14:paraId="7C1208CB" w14:textId="5590D768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iSMS Excluding VAT is required when Product Class is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Main</w:t>
            </w:r>
            <w:r>
              <w:rPr>
                <w:rFonts w:cs="Angsana New"/>
                <w:cs/>
              </w:rPr>
              <w:t>”.</w:t>
            </w:r>
          </w:p>
        </w:tc>
        <w:tc>
          <w:tcPr>
            <w:tcW w:w="1861" w:type="pct"/>
          </w:tcPr>
          <w:p w:rsidR="002213CB" w:rsidP="002213CB" w:rsidRDefault="002213CB" w14:paraId="7189BAD1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ถ้า </w:t>
            </w:r>
            <w:r>
              <w:rPr>
                <w:rFonts w:cs="CordiaUPC"/>
              </w:rPr>
              <w:t xml:space="preserve">Product Class </w:t>
            </w:r>
            <w:r>
              <w:rPr>
                <w:rFonts w:hint="cs" w:cs="Angsana New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Main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ดังนั้น </w:t>
            </w:r>
            <w:r>
              <w:rPr>
                <w:rFonts w:cs="CordiaUPC"/>
              </w:rPr>
              <w:t xml:space="preserve">iSmsExcludingVat </w:t>
            </w:r>
            <w:r>
              <w:rPr>
                <w:rFonts w:hint="cs" w:cs="Angsana New"/>
                <w:cs/>
              </w:rPr>
              <w:t xml:space="preserve">จะต้องเป็น </w:t>
            </w:r>
            <w:r>
              <w:rPr>
                <w:rFonts w:cs="CordiaUPC"/>
              </w:rPr>
              <w:t>Mandatory</w:t>
            </w:r>
          </w:p>
          <w:p w:rsidR="002213CB" w:rsidP="002213CB" w:rsidRDefault="002213CB" w14:paraId="5AE840FE" w14:textId="772A7846">
            <w:pPr>
              <w:rPr>
                <w:rFonts w:cs="CordiaUPC"/>
                <w:cs/>
              </w:rPr>
            </w:pPr>
            <w:r>
              <w:rPr>
                <w:rFonts w:hint="cs"/>
                <w:cs/>
              </w:rPr>
              <w:t xml:space="preserve">หมายเหตุ เฉพาะเคสไม่ใช่ของ </w:t>
            </w:r>
            <w:r>
              <w:t xml:space="preserve">customerType </w:t>
            </w:r>
            <w:r>
              <w:rPr>
                <w:rFonts w:cs="Angsana New"/>
                <w:cs/>
              </w:rPr>
              <w:t>= 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productClass </w:t>
            </w:r>
            <w:r>
              <w:rPr>
                <w:rFonts w:cs="Angsana New"/>
                <w:cs/>
              </w:rPr>
              <w:t>= “</w:t>
            </w:r>
            <w:r>
              <w:t>Main</w:t>
            </w:r>
            <w:r>
              <w:rPr>
                <w:rFonts w:cs="Angsana New"/>
                <w:cs/>
              </w:rPr>
              <w:t>”</w:t>
            </w:r>
          </w:p>
        </w:tc>
        <w:tc>
          <w:tcPr>
            <w:tcW w:w="733" w:type="pct"/>
          </w:tcPr>
          <w:p w:rsidRPr="00CD78B8" w:rsidR="002213CB" w:rsidP="002213CB" w:rsidRDefault="002213CB" w14:paraId="1B1223D2" w14:textId="23B65D56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4614C8" w:rsidTr="004618D6" w14:paraId="685BB3C3" w14:textId="77777777">
        <w:tc>
          <w:tcPr>
            <w:tcW w:w="778" w:type="pct"/>
          </w:tcPr>
          <w:p w:rsidR="004614C8" w:rsidP="004614C8" w:rsidRDefault="004614C8" w14:paraId="0F9E73E2" w14:textId="491675A5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>00004</w:t>
            </w:r>
          </w:p>
        </w:tc>
        <w:tc>
          <w:tcPr>
            <w:tcW w:w="1628" w:type="pct"/>
          </w:tcPr>
          <w:p w:rsidR="004614C8" w:rsidP="004614C8" w:rsidRDefault="004614C8" w14:paraId="4CD0635E" w14:textId="0869F13C">
            <w:pPr>
              <w:rPr>
                <w:rFonts w:cs="CordiaUPC"/>
              </w:rPr>
            </w:pPr>
            <w:r>
              <w:t xml:space="preserve">On {1}, </w:t>
            </w:r>
            <w:r>
              <w:rPr>
                <w:rFonts w:cs="CordiaUPC"/>
              </w:rPr>
              <w:t>iSMS</w:t>
            </w:r>
            <w:r>
              <w:t xml:space="preserve"> Ex</w:t>
            </w:r>
            <w:r>
              <w:rPr>
                <w:rFonts w:cs="CordiaUPC"/>
              </w:rPr>
              <w:t xml:space="preserve">cluding VAT is required when Product Class is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Main</w:t>
            </w:r>
            <w:r>
              <w:rPr>
                <w:rFonts w:cs="Angsana New"/>
                <w:cs/>
              </w:rPr>
              <w:t>”.</w:t>
            </w:r>
          </w:p>
        </w:tc>
        <w:tc>
          <w:tcPr>
            <w:tcW w:w="1861" w:type="pct"/>
          </w:tcPr>
          <w:p w:rsidR="004614C8" w:rsidP="004614C8" w:rsidRDefault="004614C8" w14:paraId="4B58C8D7" w14:textId="414F6F94">
            <w:pPr>
              <w:pStyle w:val="NoSpacing"/>
              <w:spacing w:after="240"/>
              <w:rPr>
                <w:rFonts w:ascii="CordiaUPC" w:hAnsi="CordiaUPC"/>
                <w:sz w:val="28"/>
              </w:rPr>
            </w:pPr>
            <w:r>
              <w:rPr>
                <w:rFonts w:hint="cs" w:ascii="CordiaUPC" w:hAnsi="CordiaUPC"/>
                <w:sz w:val="28"/>
                <w:cs/>
              </w:rPr>
              <w:t>ถ้า</w:t>
            </w:r>
            <w:r w:rsidRPr="00734543">
              <w:rPr>
                <w:rFonts w:hint="cs" w:ascii="CordiaUPC" w:hAnsi="CordiaUPC"/>
                <w:sz w:val="28"/>
                <w:cs/>
              </w:rPr>
              <w:t xml:space="preserve"> </w:t>
            </w:r>
            <w:r>
              <w:rPr>
                <w:rFonts w:ascii="CordiaUPC" w:hAnsi="CordiaUPC"/>
                <w:sz w:val="28"/>
              </w:rPr>
              <w:t xml:space="preserve">Product Class </w:t>
            </w:r>
            <w:r>
              <w:rPr>
                <w:rFonts w:hint="cs" w:ascii="CordiaUPC" w:hAnsi="CordiaUPC"/>
                <w:sz w:val="28"/>
                <w:cs/>
              </w:rPr>
              <w:t xml:space="preserve">มีค่าเป็น </w:t>
            </w:r>
            <w:r>
              <w:rPr>
                <w:rFonts w:ascii="CordiaUPC" w:hAnsi="CordiaUPC" w:cs="Angsana New"/>
                <w:sz w:val="28"/>
                <w:cs/>
              </w:rPr>
              <w:t>“</w:t>
            </w:r>
            <w:r>
              <w:rPr>
                <w:rFonts w:ascii="CordiaUPC" w:hAnsi="CordiaUPC"/>
                <w:sz w:val="28"/>
              </w:rPr>
              <w:t>Main</w:t>
            </w:r>
            <w:r>
              <w:rPr>
                <w:rFonts w:ascii="CordiaUPC" w:hAnsi="CordiaUPC" w:cs="Angsana New"/>
                <w:sz w:val="28"/>
                <w:cs/>
              </w:rPr>
              <w:t xml:space="preserve">” </w:t>
            </w:r>
            <w:r>
              <w:rPr>
                <w:rFonts w:hint="cs" w:ascii="CordiaUPC" w:hAnsi="CordiaUPC"/>
                <w:sz w:val="28"/>
                <w:cs/>
              </w:rPr>
              <w:t xml:space="preserve">ดังนั้น </w:t>
            </w:r>
            <w:r w:rsidRPr="004614C8">
              <w:rPr>
                <w:rFonts w:ascii="CordiaUPC" w:hAnsi="CordiaUPC"/>
                <w:sz w:val="28"/>
              </w:rPr>
              <w:t xml:space="preserve">iSmsExcludingVat </w:t>
            </w:r>
            <w:r w:rsidRPr="00143329">
              <w:rPr>
                <w:rFonts w:ascii="CordiaUPC" w:hAnsi="CordiaUPC"/>
                <w:sz w:val="28"/>
                <w:cs/>
              </w:rPr>
              <w:t xml:space="preserve">เป็น </w:t>
            </w:r>
            <w:r>
              <w:rPr>
                <w:rFonts w:ascii="CordiaUPC" w:hAnsi="CordiaUPC"/>
                <w:sz w:val="28"/>
              </w:rPr>
              <w:t>Mandatory</w:t>
            </w:r>
          </w:p>
          <w:p w:rsidR="004614C8" w:rsidP="004614C8" w:rsidRDefault="004614C8" w14:paraId="281DBA65" w14:textId="77777777">
            <w:pPr>
              <w:pStyle w:val="NoSpacing"/>
              <w:spacing w:after="240"/>
              <w:rPr>
                <w:rFonts w:ascii="CordiaUPC" w:hAnsi="CordiaUPC"/>
                <w:sz w:val="28"/>
              </w:rPr>
            </w:pPr>
            <w:r>
              <w:rPr>
                <w:rFonts w:hint="cs" w:ascii="CordiaUPC" w:hAnsi="CordiaUPC"/>
                <w:sz w:val="28"/>
                <w:cs/>
              </w:rPr>
              <w:t xml:space="preserve">หมายเหตุ เฉพาะเคส </w:t>
            </w:r>
            <w:r>
              <w:rPr>
                <w:rFonts w:ascii="CordiaUPC" w:hAnsi="CordiaUPC"/>
                <w:sz w:val="28"/>
              </w:rPr>
              <w:t xml:space="preserve">customerType </w:t>
            </w:r>
            <w:r>
              <w:rPr>
                <w:rFonts w:ascii="CordiaUPC" w:hAnsi="CordiaUPC" w:cs="Angsana New"/>
                <w:sz w:val="28"/>
                <w:cs/>
              </w:rPr>
              <w:t>= “</w:t>
            </w:r>
            <w:r>
              <w:rPr>
                <w:rFonts w:ascii="CordiaUPC" w:hAnsi="CordiaUPC"/>
                <w:sz w:val="28"/>
              </w:rPr>
              <w:t>Pre</w:t>
            </w:r>
            <w:r>
              <w:rPr>
                <w:rFonts w:ascii="CordiaUPC" w:hAnsi="CordiaUPC" w:cs="Angsana New"/>
                <w:sz w:val="28"/>
                <w:cs/>
              </w:rPr>
              <w:t>-</w:t>
            </w:r>
            <w:r>
              <w:rPr>
                <w:rFonts w:ascii="CordiaUPC" w:hAnsi="CordiaUPC"/>
                <w:sz w:val="28"/>
              </w:rPr>
              <w:t>paid</w:t>
            </w:r>
            <w:r>
              <w:rPr>
                <w:rFonts w:ascii="CordiaUPC" w:hAnsi="CordiaUPC" w:cs="Angsana New"/>
                <w:sz w:val="28"/>
                <w:cs/>
              </w:rPr>
              <w:t xml:space="preserve">” </w:t>
            </w:r>
            <w:r>
              <w:rPr>
                <w:rFonts w:hint="cs" w:ascii="CordiaUPC" w:hAnsi="CordiaUPC"/>
                <w:sz w:val="28"/>
                <w:cs/>
              </w:rPr>
              <w:t xml:space="preserve">และ </w:t>
            </w:r>
            <w:r>
              <w:rPr>
                <w:rFonts w:ascii="CordiaUPC" w:hAnsi="CordiaUPC"/>
                <w:sz w:val="28"/>
              </w:rPr>
              <w:t xml:space="preserve">productClass </w:t>
            </w:r>
            <w:r>
              <w:rPr>
                <w:rFonts w:ascii="CordiaUPC" w:hAnsi="CordiaUPC" w:cs="Angsana New"/>
                <w:sz w:val="28"/>
                <w:cs/>
              </w:rPr>
              <w:t>= “</w:t>
            </w:r>
            <w:r>
              <w:rPr>
                <w:rFonts w:ascii="CordiaUPC" w:hAnsi="CordiaUPC"/>
                <w:sz w:val="28"/>
              </w:rPr>
              <w:t>Main</w:t>
            </w:r>
            <w:r>
              <w:rPr>
                <w:rFonts w:ascii="CordiaUPC" w:hAnsi="CordiaUPC" w:cs="Angsana New"/>
                <w:sz w:val="28"/>
                <w:cs/>
              </w:rPr>
              <w:t>”</w:t>
            </w:r>
            <w:r>
              <w:rPr>
                <w:rFonts w:hint="cs" w:ascii="CordiaUPC" w:hAnsi="CordiaUPC"/>
                <w:sz w:val="28"/>
                <w:cs/>
              </w:rPr>
              <w:t xml:space="preserve"> และโดย </w:t>
            </w:r>
            <w:r>
              <w:rPr>
                <w:rFonts w:ascii="CordiaUPC" w:hAnsi="CordiaUPC"/>
                <w:sz w:val="28"/>
              </w:rPr>
              <w:t xml:space="preserve">Validate </w:t>
            </w:r>
            <w:r>
              <w:rPr>
                <w:rFonts w:hint="cs" w:ascii="CordiaUPC" w:hAnsi="CordiaUPC"/>
                <w:sz w:val="28"/>
                <w:cs/>
              </w:rPr>
              <w:t xml:space="preserve">แยกแต่ละ </w:t>
            </w:r>
            <w:r>
              <w:rPr>
                <w:rFonts w:ascii="CordiaUPC" w:hAnsi="CordiaUPC"/>
                <w:sz w:val="28"/>
              </w:rPr>
              <w:t>deductType</w:t>
            </w:r>
          </w:p>
          <w:p w:rsidR="004614C8" w:rsidP="004614C8" w:rsidRDefault="004614C8" w14:paraId="7180E4D0" w14:textId="178489D0">
            <w:pPr>
              <w:rPr>
                <w:rFonts w:cs="CordiaUPC"/>
                <w:cs/>
              </w:rPr>
            </w:pPr>
            <w:r>
              <w:t xml:space="preserve">{1} </w:t>
            </w:r>
            <w:r>
              <w:rPr>
                <w:rFonts w:cs="Angsana New"/>
                <w:cs/>
              </w:rPr>
              <w:t xml:space="preserve">= </w:t>
            </w:r>
            <w:r>
              <w:t>deductType</w:t>
            </w:r>
          </w:p>
        </w:tc>
        <w:tc>
          <w:tcPr>
            <w:tcW w:w="733" w:type="pct"/>
          </w:tcPr>
          <w:p w:rsidR="004614C8" w:rsidP="004614C8" w:rsidRDefault="004614C8" w14:paraId="78D6ED54" w14:textId="52A7B13A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4614C8" w:rsidTr="005E74AC" w14:paraId="23564C64" w14:textId="77777777">
        <w:tc>
          <w:tcPr>
            <w:tcW w:w="778" w:type="pct"/>
          </w:tcPr>
          <w:p w:rsidRPr="00DF5090" w:rsidR="004614C8" w:rsidP="004614C8" w:rsidRDefault="004614C8" w14:paraId="0E688682" w14:textId="77777777">
            <w:r w:rsidRPr="002A323A">
              <w:t>00023</w:t>
            </w:r>
          </w:p>
        </w:tc>
        <w:tc>
          <w:tcPr>
            <w:tcW w:w="1628" w:type="pct"/>
          </w:tcPr>
          <w:p w:rsidR="004614C8" w:rsidP="004614C8" w:rsidRDefault="004614C8" w14:paraId="5AFCEEE9" w14:textId="6B229C61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iSMS Excluding VAT </w:t>
            </w:r>
            <w:r>
              <w:t xml:space="preserve">must be 3 decimal </w:t>
            </w:r>
            <w:r>
              <w:rPr>
                <w:rFonts w:cs="Angsana New"/>
                <w:cs/>
              </w:rPr>
              <w:t>(</w:t>
            </w:r>
            <w:r>
              <w:t>Min 0, Max 999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1861" w:type="pct"/>
          </w:tcPr>
          <w:p w:rsidR="004614C8" w:rsidP="004614C8" w:rsidRDefault="004614C8" w14:paraId="346637A3" w14:textId="3EA25601">
            <w:r>
              <w:rPr>
                <w:rFonts w:hint="cs"/>
                <w:cs/>
              </w:rPr>
              <w:t xml:space="preserve">ถ้า </w:t>
            </w:r>
            <w:r>
              <w:rPr>
                <w:rFonts w:cs="CordiaUPC"/>
              </w:rPr>
              <w:t xml:space="preserve">iSMS Excluding VAT </w:t>
            </w:r>
            <w:r>
              <w:rPr>
                <w:rFonts w:hint="cs"/>
                <w:cs/>
              </w:rPr>
              <w:t xml:space="preserve">มีค่า ดังนั้น </w:t>
            </w:r>
            <w:r>
              <w:rPr>
                <w:rFonts w:cs="CordiaUPC"/>
              </w:rPr>
              <w:t xml:space="preserve">iSMS Excluding VAT </w:t>
            </w:r>
            <w:r>
              <w:rPr>
                <w:rFonts w:hint="cs"/>
                <w:cs/>
              </w:rPr>
              <w:t xml:space="preserve">จะต้องเป็นตัวเลขทศนิยม </w:t>
            </w:r>
            <w:r>
              <w:t>3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ตำแหน่งและมีค่าอยู่ในช่วง </w:t>
            </w:r>
            <w:r>
              <w:t xml:space="preserve">0 </w:t>
            </w:r>
            <w:r>
              <w:rPr>
                <w:rFonts w:cs="Angsana New"/>
                <w:cs/>
              </w:rPr>
              <w:t xml:space="preserve">– </w:t>
            </w:r>
            <w:r>
              <w:t>999</w:t>
            </w:r>
          </w:p>
        </w:tc>
        <w:tc>
          <w:tcPr>
            <w:tcW w:w="733" w:type="pct"/>
          </w:tcPr>
          <w:p w:rsidR="004614C8" w:rsidP="004614C8" w:rsidRDefault="004614C8" w14:paraId="50713DA2" w14:textId="77777777">
            <w:pPr>
              <w:rPr>
                <w:rFonts w:cs="CordiaUPC"/>
                <w:szCs w:val="36"/>
              </w:rPr>
            </w:pPr>
          </w:p>
        </w:tc>
      </w:tr>
      <w:tr w:rsidR="004614C8" w:rsidTr="004618D6" w14:paraId="3A126704" w14:textId="77777777">
        <w:tc>
          <w:tcPr>
            <w:tcW w:w="778" w:type="pct"/>
          </w:tcPr>
          <w:p w:rsidR="004614C8" w:rsidP="004614C8" w:rsidRDefault="004614C8" w14:paraId="53D2BFA1" w14:textId="6F06DB98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hAnsi="CordiaUPC" w:cs="CordiaUPC"/>
                <w:sz w:val="28"/>
                <w:szCs w:val="28"/>
              </w:rPr>
              <w:t>00004</w:t>
            </w:r>
          </w:p>
        </w:tc>
        <w:tc>
          <w:tcPr>
            <w:tcW w:w="1628" w:type="pct"/>
          </w:tcPr>
          <w:p w:rsidR="004614C8" w:rsidP="004614C8" w:rsidRDefault="004614C8" w14:paraId="570E724E" w14:textId="60BA14E1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iSMS Including VAT is required when Product Class is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Main</w:t>
            </w:r>
            <w:r>
              <w:rPr>
                <w:rFonts w:cs="Angsana New"/>
                <w:cs/>
              </w:rPr>
              <w:t>”.</w:t>
            </w:r>
          </w:p>
        </w:tc>
        <w:tc>
          <w:tcPr>
            <w:tcW w:w="1861" w:type="pct"/>
          </w:tcPr>
          <w:p w:rsidR="004614C8" w:rsidP="004614C8" w:rsidRDefault="004614C8" w14:paraId="35D1C7FD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ถ้า </w:t>
            </w:r>
            <w:r>
              <w:rPr>
                <w:rFonts w:cs="CordiaUPC"/>
              </w:rPr>
              <w:t xml:space="preserve">Product Class </w:t>
            </w:r>
            <w:r>
              <w:rPr>
                <w:rFonts w:hint="cs" w:cs="Angsana New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Main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ดังนั้น </w:t>
            </w:r>
            <w:r>
              <w:rPr>
                <w:rFonts w:cs="CordiaUPC"/>
              </w:rPr>
              <w:t xml:space="preserve">iSmsIncludingVat </w:t>
            </w:r>
            <w:r>
              <w:rPr>
                <w:rFonts w:hint="cs" w:cs="Angsana New"/>
                <w:cs/>
              </w:rPr>
              <w:t xml:space="preserve">จะต้องเป็น </w:t>
            </w:r>
            <w:r>
              <w:rPr>
                <w:rFonts w:cs="CordiaUPC"/>
              </w:rPr>
              <w:t>Mandatory</w:t>
            </w:r>
          </w:p>
          <w:p w:rsidR="004614C8" w:rsidP="004614C8" w:rsidRDefault="004614C8" w14:paraId="60440CF9" w14:textId="48EB5DC6">
            <w:pPr>
              <w:rPr>
                <w:rFonts w:cs="CordiaUPC"/>
                <w:cs/>
              </w:rPr>
            </w:pPr>
            <w:r>
              <w:rPr>
                <w:rFonts w:hint="cs"/>
                <w:cs/>
              </w:rPr>
              <w:t xml:space="preserve">หมายเหตุ เฉพาะเคสไม่ใช่ของ </w:t>
            </w:r>
            <w:r>
              <w:t xml:space="preserve">customerType </w:t>
            </w:r>
            <w:r>
              <w:rPr>
                <w:rFonts w:cs="Angsana New"/>
                <w:cs/>
              </w:rPr>
              <w:t>= 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productClass </w:t>
            </w:r>
            <w:r>
              <w:rPr>
                <w:rFonts w:cs="Angsana New"/>
                <w:cs/>
              </w:rPr>
              <w:t>= “</w:t>
            </w:r>
            <w:r>
              <w:t>Main</w:t>
            </w:r>
            <w:r>
              <w:rPr>
                <w:rFonts w:cs="Angsana New"/>
                <w:cs/>
              </w:rPr>
              <w:t>”</w:t>
            </w:r>
          </w:p>
        </w:tc>
        <w:tc>
          <w:tcPr>
            <w:tcW w:w="733" w:type="pct"/>
          </w:tcPr>
          <w:p w:rsidRPr="00CD78B8" w:rsidR="004614C8" w:rsidP="004614C8" w:rsidRDefault="004614C8" w14:paraId="2DB2A937" w14:textId="5DBFD760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4614C8" w:rsidTr="004618D6" w14:paraId="5BCD1F4D" w14:textId="77777777">
        <w:tc>
          <w:tcPr>
            <w:tcW w:w="778" w:type="pct"/>
          </w:tcPr>
          <w:p w:rsidR="004614C8" w:rsidP="004614C8" w:rsidRDefault="004614C8" w14:paraId="60683588" w14:textId="76AD9BB6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>00004</w:t>
            </w:r>
          </w:p>
        </w:tc>
        <w:tc>
          <w:tcPr>
            <w:tcW w:w="1628" w:type="pct"/>
          </w:tcPr>
          <w:p w:rsidR="004614C8" w:rsidP="004614C8" w:rsidRDefault="004614C8" w14:paraId="18DA993F" w14:textId="26A69AEA">
            <w:pPr>
              <w:rPr>
                <w:rFonts w:cs="CordiaUPC"/>
              </w:rPr>
            </w:pPr>
            <w:r>
              <w:t xml:space="preserve">On {1}, </w:t>
            </w:r>
            <w:r>
              <w:rPr>
                <w:rFonts w:cs="CordiaUPC"/>
              </w:rPr>
              <w:t>iSMS</w:t>
            </w:r>
            <w:r>
              <w:t xml:space="preserve"> In</w:t>
            </w:r>
            <w:r>
              <w:rPr>
                <w:rFonts w:cs="CordiaUPC"/>
              </w:rPr>
              <w:t xml:space="preserve">cluding VAT is required when Product Class is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Main</w:t>
            </w:r>
            <w:r>
              <w:rPr>
                <w:rFonts w:cs="Angsana New"/>
                <w:cs/>
              </w:rPr>
              <w:t>”.</w:t>
            </w:r>
          </w:p>
        </w:tc>
        <w:tc>
          <w:tcPr>
            <w:tcW w:w="1861" w:type="pct"/>
          </w:tcPr>
          <w:p w:rsidR="004614C8" w:rsidP="004614C8" w:rsidRDefault="004614C8" w14:paraId="7274959B" w14:textId="2E7D618E">
            <w:pPr>
              <w:pStyle w:val="NoSpacing"/>
              <w:spacing w:after="240"/>
              <w:rPr>
                <w:rFonts w:ascii="CordiaUPC" w:hAnsi="CordiaUPC"/>
                <w:sz w:val="28"/>
              </w:rPr>
            </w:pPr>
            <w:r>
              <w:rPr>
                <w:rFonts w:hint="cs" w:ascii="CordiaUPC" w:hAnsi="CordiaUPC"/>
                <w:sz w:val="28"/>
                <w:cs/>
              </w:rPr>
              <w:t>ถ้า</w:t>
            </w:r>
            <w:r w:rsidRPr="00734543">
              <w:rPr>
                <w:rFonts w:hint="cs" w:ascii="CordiaUPC" w:hAnsi="CordiaUPC"/>
                <w:sz w:val="28"/>
                <w:cs/>
              </w:rPr>
              <w:t xml:space="preserve"> </w:t>
            </w:r>
            <w:r>
              <w:rPr>
                <w:rFonts w:ascii="CordiaUPC" w:hAnsi="CordiaUPC"/>
                <w:sz w:val="28"/>
              </w:rPr>
              <w:t xml:space="preserve">Product Class </w:t>
            </w:r>
            <w:r>
              <w:rPr>
                <w:rFonts w:hint="cs" w:ascii="CordiaUPC" w:hAnsi="CordiaUPC"/>
                <w:sz w:val="28"/>
                <w:cs/>
              </w:rPr>
              <w:t xml:space="preserve">มีค่าเป็น </w:t>
            </w:r>
            <w:r>
              <w:rPr>
                <w:rFonts w:ascii="CordiaUPC" w:hAnsi="CordiaUPC" w:cs="Angsana New"/>
                <w:sz w:val="28"/>
                <w:cs/>
              </w:rPr>
              <w:t>“</w:t>
            </w:r>
            <w:r>
              <w:rPr>
                <w:rFonts w:ascii="CordiaUPC" w:hAnsi="CordiaUPC"/>
                <w:sz w:val="28"/>
              </w:rPr>
              <w:t>Main</w:t>
            </w:r>
            <w:r>
              <w:rPr>
                <w:rFonts w:ascii="CordiaUPC" w:hAnsi="CordiaUPC" w:cs="Angsana New"/>
                <w:sz w:val="28"/>
                <w:cs/>
              </w:rPr>
              <w:t xml:space="preserve">” </w:t>
            </w:r>
            <w:r>
              <w:rPr>
                <w:rFonts w:hint="cs" w:ascii="CordiaUPC" w:hAnsi="CordiaUPC"/>
                <w:sz w:val="28"/>
                <w:cs/>
              </w:rPr>
              <w:t xml:space="preserve">ดังนั้น </w:t>
            </w:r>
            <w:r w:rsidRPr="004614C8">
              <w:rPr>
                <w:rFonts w:ascii="CordiaUPC" w:hAnsi="CordiaUPC"/>
                <w:sz w:val="28"/>
              </w:rPr>
              <w:t>iSms</w:t>
            </w:r>
            <w:r>
              <w:rPr>
                <w:rFonts w:ascii="CordiaUPC" w:hAnsi="CordiaUPC"/>
                <w:sz w:val="28"/>
              </w:rPr>
              <w:t>In</w:t>
            </w:r>
            <w:r w:rsidRPr="004614C8">
              <w:rPr>
                <w:rFonts w:ascii="CordiaUPC" w:hAnsi="CordiaUPC"/>
                <w:sz w:val="28"/>
              </w:rPr>
              <w:t xml:space="preserve">cludingVat </w:t>
            </w:r>
            <w:r w:rsidRPr="00143329">
              <w:rPr>
                <w:rFonts w:ascii="CordiaUPC" w:hAnsi="CordiaUPC"/>
                <w:sz w:val="28"/>
                <w:cs/>
              </w:rPr>
              <w:t xml:space="preserve">เป็น </w:t>
            </w:r>
            <w:r>
              <w:rPr>
                <w:rFonts w:ascii="CordiaUPC" w:hAnsi="CordiaUPC"/>
                <w:sz w:val="28"/>
              </w:rPr>
              <w:t>Mandatory</w:t>
            </w:r>
          </w:p>
          <w:p w:rsidR="004614C8" w:rsidP="004614C8" w:rsidRDefault="004614C8" w14:paraId="7D9C4089" w14:textId="77777777">
            <w:pPr>
              <w:pStyle w:val="NoSpacing"/>
              <w:spacing w:after="240"/>
              <w:rPr>
                <w:rFonts w:ascii="CordiaUPC" w:hAnsi="CordiaUPC"/>
                <w:sz w:val="28"/>
              </w:rPr>
            </w:pPr>
            <w:r>
              <w:rPr>
                <w:rFonts w:hint="cs" w:ascii="CordiaUPC" w:hAnsi="CordiaUPC"/>
                <w:sz w:val="28"/>
                <w:cs/>
              </w:rPr>
              <w:t xml:space="preserve">หมายเหตุ เฉพาะเคส </w:t>
            </w:r>
            <w:r>
              <w:rPr>
                <w:rFonts w:ascii="CordiaUPC" w:hAnsi="CordiaUPC"/>
                <w:sz w:val="28"/>
              </w:rPr>
              <w:t xml:space="preserve">customerType </w:t>
            </w:r>
            <w:r>
              <w:rPr>
                <w:rFonts w:ascii="CordiaUPC" w:hAnsi="CordiaUPC" w:cs="Angsana New"/>
                <w:sz w:val="28"/>
                <w:cs/>
              </w:rPr>
              <w:t>= “</w:t>
            </w:r>
            <w:r>
              <w:rPr>
                <w:rFonts w:ascii="CordiaUPC" w:hAnsi="CordiaUPC"/>
                <w:sz w:val="28"/>
              </w:rPr>
              <w:t>Pre</w:t>
            </w:r>
            <w:r>
              <w:rPr>
                <w:rFonts w:ascii="CordiaUPC" w:hAnsi="CordiaUPC" w:cs="Angsana New"/>
                <w:sz w:val="28"/>
                <w:cs/>
              </w:rPr>
              <w:t>-</w:t>
            </w:r>
            <w:r>
              <w:rPr>
                <w:rFonts w:ascii="CordiaUPC" w:hAnsi="CordiaUPC"/>
                <w:sz w:val="28"/>
              </w:rPr>
              <w:t>paid</w:t>
            </w:r>
            <w:r>
              <w:rPr>
                <w:rFonts w:ascii="CordiaUPC" w:hAnsi="CordiaUPC" w:cs="Angsana New"/>
                <w:sz w:val="28"/>
                <w:cs/>
              </w:rPr>
              <w:t xml:space="preserve">” </w:t>
            </w:r>
            <w:r>
              <w:rPr>
                <w:rFonts w:hint="cs" w:ascii="CordiaUPC" w:hAnsi="CordiaUPC"/>
                <w:sz w:val="28"/>
                <w:cs/>
              </w:rPr>
              <w:t xml:space="preserve">และ </w:t>
            </w:r>
            <w:r>
              <w:rPr>
                <w:rFonts w:ascii="CordiaUPC" w:hAnsi="CordiaUPC"/>
                <w:sz w:val="28"/>
              </w:rPr>
              <w:t xml:space="preserve">productClass </w:t>
            </w:r>
            <w:r>
              <w:rPr>
                <w:rFonts w:ascii="CordiaUPC" w:hAnsi="CordiaUPC" w:cs="Angsana New"/>
                <w:sz w:val="28"/>
                <w:cs/>
              </w:rPr>
              <w:t>= “</w:t>
            </w:r>
            <w:r>
              <w:rPr>
                <w:rFonts w:ascii="CordiaUPC" w:hAnsi="CordiaUPC"/>
                <w:sz w:val="28"/>
              </w:rPr>
              <w:t>Main</w:t>
            </w:r>
            <w:r>
              <w:rPr>
                <w:rFonts w:ascii="CordiaUPC" w:hAnsi="CordiaUPC" w:cs="Angsana New"/>
                <w:sz w:val="28"/>
                <w:cs/>
              </w:rPr>
              <w:t>”</w:t>
            </w:r>
            <w:r>
              <w:rPr>
                <w:rFonts w:hint="cs" w:ascii="CordiaUPC" w:hAnsi="CordiaUPC"/>
                <w:sz w:val="28"/>
                <w:cs/>
              </w:rPr>
              <w:t xml:space="preserve"> และโดย </w:t>
            </w:r>
            <w:r>
              <w:rPr>
                <w:rFonts w:ascii="CordiaUPC" w:hAnsi="CordiaUPC"/>
                <w:sz w:val="28"/>
              </w:rPr>
              <w:t xml:space="preserve">Validate </w:t>
            </w:r>
            <w:r>
              <w:rPr>
                <w:rFonts w:hint="cs" w:ascii="CordiaUPC" w:hAnsi="CordiaUPC"/>
                <w:sz w:val="28"/>
                <w:cs/>
              </w:rPr>
              <w:t xml:space="preserve">แยกแต่ละ </w:t>
            </w:r>
            <w:r>
              <w:rPr>
                <w:rFonts w:ascii="CordiaUPC" w:hAnsi="CordiaUPC"/>
                <w:sz w:val="28"/>
              </w:rPr>
              <w:t>deductType</w:t>
            </w:r>
          </w:p>
          <w:p w:rsidR="004614C8" w:rsidP="004614C8" w:rsidRDefault="004614C8" w14:paraId="1535BC83" w14:textId="6E64B0E4">
            <w:pPr>
              <w:rPr>
                <w:rFonts w:cs="CordiaUPC"/>
                <w:cs/>
              </w:rPr>
            </w:pPr>
            <w:r>
              <w:t xml:space="preserve">{1} </w:t>
            </w:r>
            <w:r>
              <w:rPr>
                <w:rFonts w:cs="Angsana New"/>
                <w:cs/>
              </w:rPr>
              <w:t xml:space="preserve">= </w:t>
            </w:r>
            <w:r>
              <w:t>deductType</w:t>
            </w:r>
          </w:p>
        </w:tc>
        <w:tc>
          <w:tcPr>
            <w:tcW w:w="733" w:type="pct"/>
          </w:tcPr>
          <w:p w:rsidR="004614C8" w:rsidP="004614C8" w:rsidRDefault="004614C8" w14:paraId="498DB106" w14:textId="27E3150A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4614C8" w:rsidTr="004618D6" w14:paraId="280B9294" w14:textId="77777777">
        <w:tc>
          <w:tcPr>
            <w:tcW w:w="778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:rsidRPr="004618D6" w:rsidR="004614C8" w:rsidP="004614C8" w:rsidRDefault="004614C8" w14:paraId="40BD5851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4618D6">
              <w:rPr>
                <w:rFonts w:ascii="CordiaUPC" w:hAnsi="CordiaUPC" w:cs="CordiaUPC"/>
                <w:sz w:val="28"/>
                <w:szCs w:val="28"/>
              </w:rPr>
              <w:t>00023</w:t>
            </w:r>
          </w:p>
        </w:tc>
        <w:tc>
          <w:tcPr>
            <w:tcW w:w="1628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:rsidR="004614C8" w:rsidP="004614C8" w:rsidRDefault="004614C8" w14:paraId="3AF1F9E9" w14:textId="2A5DFA0C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iSMS Including VAT </w:t>
            </w:r>
            <w:r w:rsidRPr="004618D6">
              <w:rPr>
                <w:rFonts w:cs="CordiaUPC"/>
              </w:rPr>
              <w:t xml:space="preserve">must be 3 decimal </w:t>
            </w:r>
            <w:r>
              <w:rPr>
                <w:rFonts w:cs="Angsana New"/>
                <w:cs/>
              </w:rPr>
              <w:t>(</w:t>
            </w:r>
            <w:r w:rsidRPr="004618D6">
              <w:rPr>
                <w:rFonts w:cs="CordiaUPC"/>
              </w:rPr>
              <w:t>Min 0, Max 999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1861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:rsidRPr="004618D6" w:rsidR="004614C8" w:rsidP="004614C8" w:rsidRDefault="004614C8" w14:paraId="700D3B5B" w14:textId="55A3F76E">
            <w:pPr>
              <w:rPr>
                <w:rFonts w:cs="CordiaUPC"/>
              </w:rPr>
            </w:pPr>
            <w:r w:rsidRPr="004618D6">
              <w:rPr>
                <w:rFonts w:hint="cs" w:cs="Angsana New"/>
                <w:cs/>
              </w:rPr>
              <w:t xml:space="preserve">ถ้า </w:t>
            </w:r>
            <w:r>
              <w:rPr>
                <w:rFonts w:cs="CordiaUPC"/>
              </w:rPr>
              <w:t xml:space="preserve">iSMS Including VAT </w:t>
            </w:r>
            <w:r w:rsidRPr="004618D6">
              <w:rPr>
                <w:rFonts w:hint="cs" w:cs="Angsana New"/>
                <w:cs/>
              </w:rPr>
              <w:t xml:space="preserve">มีค่า ดังนั้น </w:t>
            </w:r>
            <w:r>
              <w:rPr>
                <w:rFonts w:cs="CordiaUPC"/>
              </w:rPr>
              <w:t xml:space="preserve">iSMS Including VAT </w:t>
            </w:r>
            <w:r w:rsidRPr="004618D6">
              <w:rPr>
                <w:rFonts w:hint="cs" w:cs="Angsana New"/>
                <w:cs/>
              </w:rPr>
              <w:t xml:space="preserve">จะต้องเป็นตัวเลขทศนิยม </w:t>
            </w:r>
            <w:r w:rsidRPr="004618D6">
              <w:rPr>
                <w:rFonts w:cs="CordiaUPC"/>
              </w:rPr>
              <w:t>3</w:t>
            </w:r>
            <w:r>
              <w:rPr>
                <w:rFonts w:cs="Angsana New"/>
                <w:cs/>
              </w:rPr>
              <w:t xml:space="preserve"> </w:t>
            </w:r>
            <w:r w:rsidRPr="004618D6">
              <w:rPr>
                <w:rFonts w:hint="cs" w:cs="Angsana New"/>
                <w:cs/>
              </w:rPr>
              <w:t xml:space="preserve">ตำแหน่งและมีค่าอยู่ในช่วง </w:t>
            </w:r>
            <w:r w:rsidRPr="004618D6">
              <w:rPr>
                <w:rFonts w:cs="CordiaUPC"/>
              </w:rPr>
              <w:t xml:space="preserve">0 </w:t>
            </w:r>
            <w:r>
              <w:rPr>
                <w:rFonts w:cs="Angsana New"/>
                <w:cs/>
              </w:rPr>
              <w:t xml:space="preserve">– </w:t>
            </w:r>
            <w:r w:rsidRPr="004618D6">
              <w:rPr>
                <w:rFonts w:cs="CordiaUPC"/>
              </w:rPr>
              <w:t>999</w:t>
            </w:r>
          </w:p>
        </w:tc>
        <w:tc>
          <w:tcPr>
            <w:tcW w:w="733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:rsidR="004614C8" w:rsidP="004614C8" w:rsidRDefault="004614C8" w14:paraId="46AAF87C" w14:textId="77777777">
            <w:pPr>
              <w:rPr>
                <w:rFonts w:cs="CordiaUPC"/>
                <w:szCs w:val="36"/>
              </w:rPr>
            </w:pPr>
          </w:p>
        </w:tc>
      </w:tr>
      <w:tr w:rsidR="004614C8" w:rsidTr="00D10F19" w14:paraId="532BA31F" w14:textId="77777777">
        <w:tc>
          <w:tcPr>
            <w:tcW w:w="778" w:type="pct"/>
          </w:tcPr>
          <w:p w:rsidRPr="002A323A" w:rsidR="004614C8" w:rsidP="004614C8" w:rsidRDefault="004614C8" w14:paraId="31BEB913" w14:textId="77777777">
            <w:r w:rsidRPr="007C6298">
              <w:rPr>
                <w:rFonts w:cs="CordiaUPC"/>
              </w:rPr>
              <w:t>00015</w:t>
            </w:r>
          </w:p>
        </w:tc>
        <w:tc>
          <w:tcPr>
            <w:tcW w:w="1628" w:type="pct"/>
          </w:tcPr>
          <w:p w:rsidR="004614C8" w:rsidP="004614C8" w:rsidRDefault="004614C8" w14:paraId="7CCED06F" w14:textId="574576A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iSMS Excluding VAT </w:t>
            </w:r>
            <w:r>
              <w:t xml:space="preserve">must be less than or equal to </w:t>
            </w:r>
            <w:r>
              <w:rPr>
                <w:rFonts w:cs="CordiaUPC"/>
              </w:rPr>
              <w:t>iSMS Including VAT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4614C8" w:rsidP="004614C8" w:rsidRDefault="004614C8" w14:paraId="52666874" w14:textId="77777777">
            <w:pPr>
              <w:rPr>
                <w:rFonts w:cs="CordiaUPC"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rPr>
                <w:rFonts w:cs="CordiaUPC"/>
              </w:rPr>
              <w:t xml:space="preserve">iSMS Excluding VAT </w:t>
            </w:r>
            <w:r>
              <w:rPr>
                <w:rFonts w:hint="cs"/>
                <w:cs/>
              </w:rPr>
              <w:t>และ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cs="CordiaUPC"/>
              </w:rPr>
              <w:t>iSMS Including VAT</w:t>
            </w:r>
            <w:r>
              <w:rPr>
                <w:rFonts w:hint="cs"/>
                <w:cs/>
              </w:rPr>
              <w:t xml:space="preserve"> มีค่า ดังนั้น </w:t>
            </w:r>
            <w:r>
              <w:rPr>
                <w:rFonts w:cs="CordiaUPC"/>
              </w:rPr>
              <w:t xml:space="preserve">iSMS Excluding VAT </w:t>
            </w:r>
            <w:r>
              <w:rPr>
                <w:rFonts w:hint="cs"/>
                <w:cs/>
              </w:rPr>
              <w:t xml:space="preserve">จะต้องมีค่าน้อยกว่าหรือเท่ากับ </w:t>
            </w:r>
            <w:r>
              <w:rPr>
                <w:rFonts w:cs="CordiaUPC"/>
              </w:rPr>
              <w:t>iSMS Including VAT</w:t>
            </w:r>
          </w:p>
          <w:p w:rsidRPr="00A235B3" w:rsidR="004614C8" w:rsidP="004614C8" w:rsidRDefault="004614C8" w14:paraId="251F3DEB" w14:textId="3DC201BB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หมายเหตุ เฉพาะเคสไม่ใช่ของ </w:t>
            </w:r>
            <w:r>
              <w:t xml:space="preserve">customerType </w:t>
            </w:r>
            <w:r>
              <w:rPr>
                <w:rFonts w:cs="Angsana New"/>
                <w:cs/>
              </w:rPr>
              <w:t>= 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productClass </w:t>
            </w:r>
            <w:r>
              <w:rPr>
                <w:rFonts w:cs="Angsana New"/>
                <w:cs/>
              </w:rPr>
              <w:t>= “</w:t>
            </w:r>
            <w:r>
              <w:t>Main</w:t>
            </w:r>
            <w:r>
              <w:rPr>
                <w:rFonts w:cs="Angsana New"/>
                <w:cs/>
              </w:rPr>
              <w:t>”</w:t>
            </w:r>
          </w:p>
        </w:tc>
        <w:tc>
          <w:tcPr>
            <w:tcW w:w="733" w:type="pct"/>
          </w:tcPr>
          <w:p w:rsidR="004614C8" w:rsidP="004614C8" w:rsidRDefault="004614C8" w14:paraId="3A972322" w14:textId="28CB7C34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4614C8" w:rsidTr="00D10F19" w14:paraId="6A73FF6A" w14:textId="77777777">
        <w:tc>
          <w:tcPr>
            <w:tcW w:w="778" w:type="pct"/>
          </w:tcPr>
          <w:p w:rsidRPr="007C6298" w:rsidR="004614C8" w:rsidP="004614C8" w:rsidRDefault="004614C8" w14:paraId="0C26152C" w14:textId="672869A7">
            <w:pPr>
              <w:rPr>
                <w:rFonts w:cs="CordiaUPC"/>
              </w:rPr>
            </w:pPr>
            <w:r w:rsidRPr="007C6298">
              <w:rPr>
                <w:rFonts w:cs="CordiaUPC"/>
              </w:rPr>
              <w:t>00015</w:t>
            </w:r>
          </w:p>
        </w:tc>
        <w:tc>
          <w:tcPr>
            <w:tcW w:w="1628" w:type="pct"/>
          </w:tcPr>
          <w:p w:rsidR="004614C8" w:rsidP="004614C8" w:rsidRDefault="004614C8" w14:paraId="2C06FA53" w14:textId="2BCD5EA1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On {1}, iSMS Excluding VAT </w:t>
            </w:r>
            <w:r>
              <w:t xml:space="preserve">must be less than or equal to </w:t>
            </w:r>
            <w:r>
              <w:rPr>
                <w:rFonts w:cs="CordiaUPC"/>
              </w:rPr>
              <w:t>iSMS Including VAT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4614C8" w:rsidP="004614C8" w:rsidRDefault="004614C8" w14:paraId="45A69844" w14:textId="77777777">
            <w:pPr>
              <w:rPr>
                <w:rFonts w:cs="CordiaUPC"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rPr>
                <w:rFonts w:cs="CordiaUPC"/>
              </w:rPr>
              <w:t xml:space="preserve">iSMS Excluding VAT </w:t>
            </w:r>
            <w:r>
              <w:rPr>
                <w:rFonts w:hint="cs"/>
                <w:cs/>
              </w:rPr>
              <w:t>และ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cs="CordiaUPC"/>
              </w:rPr>
              <w:t>iSMS Including VAT</w:t>
            </w:r>
            <w:r>
              <w:rPr>
                <w:rFonts w:hint="cs"/>
                <w:cs/>
              </w:rPr>
              <w:t xml:space="preserve"> มีค่า ดังนั้น </w:t>
            </w:r>
            <w:r>
              <w:rPr>
                <w:rFonts w:cs="CordiaUPC"/>
              </w:rPr>
              <w:t xml:space="preserve">iSMS Excluding VAT </w:t>
            </w:r>
            <w:r>
              <w:rPr>
                <w:rFonts w:hint="cs"/>
                <w:cs/>
              </w:rPr>
              <w:t xml:space="preserve">จะต้องมีค่าน้อยกว่าหรือเท่ากับ </w:t>
            </w:r>
            <w:r>
              <w:rPr>
                <w:rFonts w:cs="CordiaUPC"/>
              </w:rPr>
              <w:t>iSMS Including VAT</w:t>
            </w:r>
          </w:p>
          <w:p w:rsidR="004614C8" w:rsidP="004614C8" w:rsidRDefault="004614C8" w14:paraId="19C1C2C2" w14:textId="15AC470F">
            <w:r>
              <w:rPr>
                <w:rFonts w:hint="cs"/>
                <w:cs/>
              </w:rPr>
              <w:t xml:space="preserve">หมายเหตุ เฉพาะเคส </w:t>
            </w:r>
            <w:r>
              <w:t xml:space="preserve">customerType </w:t>
            </w:r>
            <w:r>
              <w:rPr>
                <w:rFonts w:cs="Angsana New"/>
                <w:cs/>
              </w:rPr>
              <w:t>= 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productClass </w:t>
            </w:r>
            <w:r>
              <w:rPr>
                <w:rFonts w:cs="Angsana New"/>
                <w:cs/>
              </w:rPr>
              <w:t>= “</w:t>
            </w:r>
            <w:r>
              <w:t>Main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โดย </w:t>
            </w:r>
            <w:r>
              <w:t xml:space="preserve">Validate </w:t>
            </w:r>
            <w:r>
              <w:rPr>
                <w:rFonts w:hint="cs"/>
                <w:cs/>
              </w:rPr>
              <w:t xml:space="preserve">แยกแต่ละ </w:t>
            </w:r>
            <w:r>
              <w:t>deductType</w:t>
            </w:r>
          </w:p>
          <w:p w:rsidR="004614C8" w:rsidP="004614C8" w:rsidRDefault="004614C8" w14:paraId="22BE049E" w14:textId="590110E2">
            <w:pPr>
              <w:rPr>
                <w:cs/>
              </w:rPr>
            </w:pPr>
            <w:r>
              <w:t xml:space="preserve">{1} </w:t>
            </w:r>
            <w:r>
              <w:rPr>
                <w:rFonts w:cs="Angsana New"/>
                <w:cs/>
              </w:rPr>
              <w:t xml:space="preserve">= </w:t>
            </w:r>
            <w:r>
              <w:t>deductType</w:t>
            </w:r>
          </w:p>
        </w:tc>
        <w:tc>
          <w:tcPr>
            <w:tcW w:w="733" w:type="pct"/>
          </w:tcPr>
          <w:p w:rsidR="004614C8" w:rsidP="004614C8" w:rsidRDefault="004614C8" w14:paraId="6EC3D94B" w14:textId="72721224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</w:tbl>
    <w:p w:rsidRPr="008979A8" w:rsidR="00B2186B" w:rsidP="00BB3F68" w:rsidRDefault="00B2186B" w14:paraId="41478327" w14:textId="77777777">
      <w:pPr>
        <w:pStyle w:val="Heading3"/>
        <w:numPr>
          <w:ilvl w:val="0"/>
          <w:numId w:val="71"/>
        </w:numPr>
        <w:rPr>
          <w:rFonts w:ascii="CordiaUPC" w:hAnsi="CordiaUPC" w:cs="CordiaUPC"/>
          <w:sz w:val="32"/>
          <w:szCs w:val="32"/>
        </w:rPr>
      </w:pPr>
      <w:r w:rsidRPr="008979A8">
        <w:rPr>
          <w:rFonts w:ascii="CordiaUPC" w:hAnsi="CordiaUPC" w:cs="CordiaUPC"/>
          <w:sz w:val="32"/>
          <w:szCs w:val="32"/>
        </w:rPr>
        <w:t>Mapping to DB</w:t>
      </w:r>
    </w:p>
    <w:tbl>
      <w:tblPr>
        <w:tblW w:w="4977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348"/>
        <w:gridCol w:w="2486"/>
        <w:gridCol w:w="4141"/>
      </w:tblGrid>
      <w:tr w:rsidRPr="008979A8" w:rsidR="00B2186B" w:rsidTr="000A09FE" w14:paraId="2866A875" w14:textId="77777777">
        <w:trPr>
          <w:cantSplit/>
          <w:tblHeader/>
        </w:trPr>
        <w:tc>
          <w:tcPr>
            <w:tcW w:w="1308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B2186B" w:rsidP="000A09FE" w:rsidRDefault="00B2186B" w14:paraId="6F7F372C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Database Table</w:t>
            </w:r>
          </w:p>
        </w:tc>
        <w:tc>
          <w:tcPr>
            <w:tcW w:w="1385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B2186B" w:rsidP="000A09FE" w:rsidRDefault="00B2186B" w14:paraId="7E74822D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Database Column</w:t>
            </w:r>
          </w:p>
        </w:tc>
        <w:tc>
          <w:tcPr>
            <w:tcW w:w="2307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B2186B" w:rsidP="000A09FE" w:rsidRDefault="00B2186B" w14:paraId="56B2E777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Field on Screen</w:t>
            </w:r>
          </w:p>
        </w:tc>
      </w:tr>
      <w:tr w:rsidRPr="008979A8" w:rsidR="00EE09D0" w:rsidTr="000A09FE" w14:paraId="57F6DC3D" w14:textId="77777777">
        <w:tc>
          <w:tcPr>
            <w:tcW w:w="1308" w:type="pct"/>
            <w:vMerge w:val="restart"/>
          </w:tcPr>
          <w:p w:rsidRPr="008979A8" w:rsidR="00EE09D0" w:rsidP="000A09FE" w:rsidRDefault="00EE09D0" w14:paraId="05595D62" w14:textId="102BF08A">
            <w:pPr>
              <w:rPr>
                <w:rFonts w:cs="CordiaUPC"/>
              </w:rPr>
            </w:pPr>
            <w:r>
              <w:t>MASS_MESSAGE_RATING</w:t>
            </w:r>
          </w:p>
        </w:tc>
        <w:tc>
          <w:tcPr>
            <w:tcW w:w="1385" w:type="pct"/>
          </w:tcPr>
          <w:p w:rsidRPr="008979A8" w:rsidR="00EE09D0" w:rsidP="000A09FE" w:rsidRDefault="00EE09D0" w14:paraId="50603A03" w14:textId="4349ACB4">
            <w:pPr>
              <w:spacing w:after="0"/>
              <w:rPr>
                <w:rFonts w:cs="CordiaUPC"/>
              </w:rPr>
            </w:pPr>
            <w:r w:rsidRPr="00944318">
              <w:t>ROW_ID</w:t>
            </w:r>
          </w:p>
        </w:tc>
        <w:tc>
          <w:tcPr>
            <w:tcW w:w="2307" w:type="pct"/>
          </w:tcPr>
          <w:p w:rsidR="00EE09D0" w:rsidP="000A09FE" w:rsidRDefault="00EE09D0" w14:paraId="2379BDA8" w14:textId="77777777">
            <w:pPr>
              <w:spacing w:after="0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ครั้งแรก</w:t>
            </w:r>
          </w:p>
          <w:p w:rsidRPr="00B2186B" w:rsidR="00EE09D0" w:rsidP="00BB3F68" w:rsidRDefault="00EE09D0" w14:paraId="106D980C" w14:textId="77777777">
            <w:pPr>
              <w:pStyle w:val="ListParagraph"/>
              <w:numPr>
                <w:ilvl w:val="0"/>
                <w:numId w:val="72"/>
              </w:numPr>
              <w:rPr>
                <w:rFonts w:cs="CordiaUPC"/>
              </w:rPr>
            </w:pPr>
            <w:r w:rsidRPr="00B2186B">
              <w:rPr>
                <w:rFonts w:hint="cs" w:cs="Angsana New"/>
                <w:cs/>
              </w:rPr>
              <w:t xml:space="preserve">ให้ระบบ </w:t>
            </w:r>
            <w:r w:rsidRPr="00B2186B">
              <w:rPr>
                <w:rFonts w:cs="CordiaUPC"/>
              </w:rPr>
              <w:t xml:space="preserve">Auto Generate </w:t>
            </w:r>
          </w:p>
          <w:p w:rsidR="00EE09D0" w:rsidP="000A09FE" w:rsidRDefault="00EE09D0" w14:paraId="576EB8CF" w14:textId="77777777">
            <w:pPr>
              <w:spacing w:after="0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ครั้งถัดไป</w:t>
            </w:r>
          </w:p>
          <w:p w:rsidRPr="00B2186B" w:rsidR="00EE09D0" w:rsidP="00BB3F68" w:rsidRDefault="00EE09D0" w14:paraId="169E74E3" w14:textId="4DB4BCBB">
            <w:pPr>
              <w:pStyle w:val="ListParagraph"/>
              <w:numPr>
                <w:ilvl w:val="0"/>
                <w:numId w:val="72"/>
              </w:numPr>
              <w:rPr>
                <w:rFonts w:cs="CordiaUPC"/>
              </w:rPr>
            </w:pPr>
            <w:r w:rsidRPr="00B2186B">
              <w:rPr>
                <w:rFonts w:hint="cs" w:cs="Angsana New"/>
                <w:cs/>
              </w:rPr>
              <w:t xml:space="preserve">ให้ใช้ </w:t>
            </w:r>
            <w:r w:rsidRPr="00B2186B">
              <w:rPr>
                <w:rFonts w:cs="CordiaUPC"/>
              </w:rPr>
              <w:t xml:space="preserve">Row ID </w:t>
            </w:r>
            <w:r w:rsidRPr="00B2186B">
              <w:rPr>
                <w:rFonts w:hint="cs" w:cs="Angsana New"/>
                <w:cs/>
              </w:rPr>
              <w:t>เดิม</w:t>
            </w:r>
          </w:p>
        </w:tc>
      </w:tr>
      <w:tr w:rsidRPr="008979A8" w:rsidR="00EE09D0" w:rsidTr="000A09FE" w14:paraId="6C7F32ED" w14:textId="77777777">
        <w:tc>
          <w:tcPr>
            <w:tcW w:w="1308" w:type="pct"/>
            <w:vMerge/>
          </w:tcPr>
          <w:p w:rsidRPr="008979A8" w:rsidR="00EE09D0" w:rsidP="000A09FE" w:rsidRDefault="00EE09D0" w14:paraId="346BFDB5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EE09D0" w:rsidP="000A09FE" w:rsidRDefault="00EE09D0" w14:paraId="6E79DEB1" w14:textId="77777777">
            <w:r>
              <w:t>MASS_</w:t>
            </w:r>
            <w:r w:rsidRPr="00944318">
              <w:t>PO</w:t>
            </w:r>
            <w:r>
              <w:t>_DETAIL</w:t>
            </w:r>
          </w:p>
          <w:p w:rsidRPr="008979A8" w:rsidR="00EE09D0" w:rsidP="000A09FE" w:rsidRDefault="00EE09D0" w14:paraId="2DF0D1A9" w14:textId="54610B89">
            <w:pPr>
              <w:spacing w:after="0"/>
              <w:rPr>
                <w:rFonts w:cs="CordiaUPC"/>
              </w:rPr>
            </w:pPr>
            <w:r w:rsidRPr="00944318">
              <w:t>_ROW_ID</w:t>
            </w:r>
          </w:p>
        </w:tc>
        <w:tc>
          <w:tcPr>
            <w:tcW w:w="2307" w:type="pct"/>
          </w:tcPr>
          <w:p w:rsidR="00EE09D0" w:rsidP="000A09FE" w:rsidRDefault="00EE09D0" w14:paraId="0AA8101F" w14:textId="29B9427A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>ให้</w:t>
            </w:r>
            <w:r w:rsidRPr="008979A8">
              <w:rPr>
                <w:rFonts w:cs="Angsana New"/>
                <w:cs/>
              </w:rPr>
              <w:t>ใช้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CordiaUPC"/>
              </w:rPr>
              <w:t>MASS_PO_DETAIL</w:t>
            </w:r>
            <w:r w:rsidRPr="008979A8">
              <w:rPr>
                <w:rFonts w:cs="Angsana New"/>
                <w:cs/>
              </w:rPr>
              <w:t>.</w:t>
            </w:r>
            <w:r w:rsidRPr="008979A8">
              <w:rPr>
                <w:rFonts w:cs="CordiaUPC"/>
              </w:rPr>
              <w:t>ROW_ID</w:t>
            </w:r>
            <w:r>
              <w:rPr>
                <w:rFonts w:hint="cs" w:cs="Angsana New"/>
                <w:cs/>
              </w:rPr>
              <w:t xml:space="preserve"> เดิม</w:t>
            </w:r>
          </w:p>
        </w:tc>
      </w:tr>
      <w:tr w:rsidRPr="008979A8" w:rsidR="00EE09D0" w:rsidTr="000A09FE" w14:paraId="6DA7D9F6" w14:textId="77777777">
        <w:tc>
          <w:tcPr>
            <w:tcW w:w="1308" w:type="pct"/>
            <w:vMerge/>
          </w:tcPr>
          <w:p w:rsidRPr="008979A8" w:rsidR="00EE09D0" w:rsidP="000A09FE" w:rsidRDefault="00EE09D0" w14:paraId="66D19ABE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EE09D0" w:rsidP="000A09FE" w:rsidRDefault="00EE09D0" w14:paraId="122A538D" w14:textId="04379B24">
            <w:pPr>
              <w:spacing w:after="0"/>
              <w:rPr>
                <w:rFonts w:cs="CordiaUPC"/>
              </w:rPr>
            </w:pPr>
            <w:r w:rsidRPr="00944318">
              <w:t>RATE_PRODUCT_TYPE</w:t>
            </w:r>
          </w:p>
        </w:tc>
        <w:tc>
          <w:tcPr>
            <w:tcW w:w="2307" w:type="pct"/>
          </w:tcPr>
          <w:p w:rsidR="00EE09D0" w:rsidP="000A09FE" w:rsidRDefault="00EE09D0" w14:paraId="3CED347D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ถ้าเป็นค่าของ </w:t>
            </w:r>
          </w:p>
          <w:p w:rsidRPr="000E799A" w:rsidR="00EE09D0" w:rsidP="00BB3F68" w:rsidRDefault="00EE09D0" w14:paraId="6FFC97BD" w14:textId="73B2871F">
            <w:pPr>
              <w:pStyle w:val="ListParagraph"/>
              <w:numPr>
                <w:ilvl w:val="0"/>
                <w:numId w:val="72"/>
              </w:numPr>
              <w:rPr>
                <w:rFonts w:cs="CordiaUPC"/>
              </w:rPr>
            </w:pPr>
            <w:r>
              <w:t>SMS Rating</w:t>
            </w:r>
            <w:r>
              <w:rPr>
                <w:rFonts w:hint="cs"/>
                <w:cs/>
              </w:rPr>
              <w:t xml:space="preserve"> ให้ </w:t>
            </w:r>
            <w:r>
              <w:t xml:space="preserve">Default </w:t>
            </w:r>
            <w:r>
              <w:rPr>
                <w:rFonts w:hint="cs"/>
                <w:cs/>
              </w:rPr>
              <w:t xml:space="preserve">ค่าเป็น </w:t>
            </w:r>
            <w:r>
              <w:rPr>
                <w:rFonts w:cs="Angsana New"/>
                <w:cs/>
              </w:rPr>
              <w:t>“</w:t>
            </w:r>
            <w:r>
              <w:t>SMS</w:t>
            </w:r>
            <w:r>
              <w:rPr>
                <w:rFonts w:cs="Angsana New"/>
                <w:cs/>
              </w:rPr>
              <w:t>”</w:t>
            </w:r>
          </w:p>
          <w:p w:rsidR="00EE09D0" w:rsidP="00BB3F68" w:rsidRDefault="00EE09D0" w14:paraId="49DED9BF" w14:textId="37313F9E">
            <w:pPr>
              <w:pStyle w:val="ListParagraph"/>
              <w:numPr>
                <w:ilvl w:val="0"/>
                <w:numId w:val="72"/>
              </w:numPr>
              <w:rPr>
                <w:rFonts w:cs="CordiaUPC"/>
              </w:rPr>
            </w:pPr>
            <w:r>
              <w:t xml:space="preserve">SMS Delivery Report Rating </w:t>
            </w:r>
            <w:r>
              <w:rPr>
                <w:rFonts w:hint="cs"/>
                <w:cs/>
              </w:rPr>
              <w:t xml:space="preserve">ให้ </w:t>
            </w:r>
            <w:r>
              <w:t xml:space="preserve">Default </w:t>
            </w:r>
            <w:r>
              <w:rPr>
                <w:rFonts w:hint="cs"/>
                <w:cs/>
              </w:rPr>
              <w:t xml:space="preserve">ค่าเป็น </w:t>
            </w:r>
            <w:r>
              <w:rPr>
                <w:rFonts w:cs="Angsana New"/>
                <w:cs/>
              </w:rPr>
              <w:t>“</w:t>
            </w:r>
            <w:r>
              <w:t>SMS DR</w:t>
            </w:r>
            <w:r>
              <w:rPr>
                <w:rFonts w:cs="Angsana New"/>
                <w:cs/>
              </w:rPr>
              <w:t>”</w:t>
            </w:r>
          </w:p>
          <w:p w:rsidRPr="000E799A" w:rsidR="00EE09D0" w:rsidP="00BB3F68" w:rsidRDefault="00EE09D0" w14:paraId="7CD40A9B" w14:textId="63CE60CE">
            <w:pPr>
              <w:pStyle w:val="ListParagraph"/>
              <w:numPr>
                <w:ilvl w:val="0"/>
                <w:numId w:val="72"/>
              </w:numPr>
              <w:rPr>
                <w:rFonts w:cs="CordiaUPC"/>
                <w:cs/>
              </w:rPr>
            </w:pPr>
            <w:r>
              <w:t xml:space="preserve">iSMS Rating </w:t>
            </w:r>
            <w:r>
              <w:rPr>
                <w:rFonts w:hint="cs"/>
                <w:cs/>
              </w:rPr>
              <w:t xml:space="preserve">ให้ </w:t>
            </w:r>
            <w:r>
              <w:t xml:space="preserve">Default </w:t>
            </w:r>
            <w:r>
              <w:rPr>
                <w:rFonts w:hint="cs"/>
                <w:cs/>
              </w:rPr>
              <w:t xml:space="preserve">ค่าเป็น </w:t>
            </w:r>
            <w:r>
              <w:rPr>
                <w:rFonts w:cs="Angsana New"/>
                <w:cs/>
              </w:rPr>
              <w:t>“</w:t>
            </w:r>
            <w:r>
              <w:t>iSMS</w:t>
            </w:r>
            <w:r>
              <w:rPr>
                <w:rFonts w:cs="Angsana New"/>
                <w:cs/>
              </w:rPr>
              <w:t>”</w:t>
            </w:r>
          </w:p>
        </w:tc>
      </w:tr>
      <w:tr w:rsidRPr="008979A8" w:rsidR="00EE09D0" w:rsidTr="000A09FE" w14:paraId="6A6AF00F" w14:textId="77777777">
        <w:tc>
          <w:tcPr>
            <w:tcW w:w="1308" w:type="pct"/>
            <w:vMerge/>
          </w:tcPr>
          <w:p w:rsidRPr="008979A8" w:rsidR="00EE09D0" w:rsidP="000A09FE" w:rsidRDefault="00EE09D0" w14:paraId="053A2FCB" w14:textId="73037041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944318" w:rsidR="00EE09D0" w:rsidP="000A09FE" w:rsidRDefault="00EE09D0" w14:paraId="24482D21" w14:textId="23887101">
            <w:pPr>
              <w:spacing w:after="0"/>
            </w:pPr>
            <w:r w:rsidRPr="00944318">
              <w:t>EXCEED_RATE_EXC_VAT</w:t>
            </w:r>
          </w:p>
        </w:tc>
        <w:tc>
          <w:tcPr>
            <w:tcW w:w="2307" w:type="pct"/>
          </w:tcPr>
          <w:p w:rsidR="00EE09D0" w:rsidP="0076286F" w:rsidRDefault="00EE09D0" w14:paraId="29D139F6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ถ้าเป็นค่าของ </w:t>
            </w:r>
          </w:p>
          <w:p w:rsidRPr="000E799A" w:rsidR="00EE09D0" w:rsidP="00BB3F68" w:rsidRDefault="00EE09D0" w14:paraId="5AA95786" w14:textId="1247B0AF">
            <w:pPr>
              <w:pStyle w:val="ListParagraph"/>
              <w:numPr>
                <w:ilvl w:val="0"/>
                <w:numId w:val="72"/>
              </w:numPr>
              <w:rPr>
                <w:rFonts w:cs="CordiaUPC"/>
              </w:rPr>
            </w:pPr>
            <w:r>
              <w:t>SMS Rating</w:t>
            </w:r>
            <w:r>
              <w:rPr>
                <w:rFonts w:hint="cs"/>
                <w:cs/>
              </w:rPr>
              <w:t xml:space="preserve"> ให้ </w:t>
            </w:r>
            <w:r>
              <w:t xml:space="preserve">set </w:t>
            </w:r>
            <w:r>
              <w:rPr>
                <w:rFonts w:hint="cs"/>
                <w:cs/>
              </w:rPr>
              <w:t xml:space="preserve">ค่าจาก </w:t>
            </w:r>
            <w:r>
              <w:rPr>
                <w:rFonts w:cs="CordiaUPC"/>
              </w:rPr>
              <w:t>smsExcludingVat</w:t>
            </w:r>
          </w:p>
          <w:p w:rsidRPr="0076286F" w:rsidR="00EE09D0" w:rsidP="00BB3F68" w:rsidRDefault="00EE09D0" w14:paraId="7D262F57" w14:textId="34D56DA6">
            <w:pPr>
              <w:pStyle w:val="ListParagraph"/>
              <w:numPr>
                <w:ilvl w:val="0"/>
                <w:numId w:val="72"/>
              </w:numPr>
              <w:rPr>
                <w:rFonts w:cs="CordiaUPC"/>
              </w:rPr>
            </w:pPr>
            <w:r>
              <w:t xml:space="preserve">SMS Delivery Report Rating </w:t>
            </w:r>
            <w:r>
              <w:rPr>
                <w:rFonts w:hint="cs"/>
                <w:cs/>
              </w:rPr>
              <w:t xml:space="preserve">ให้ </w:t>
            </w:r>
            <w:r>
              <w:t xml:space="preserve">set </w:t>
            </w:r>
            <w:r>
              <w:rPr>
                <w:rFonts w:hint="cs"/>
                <w:cs/>
              </w:rPr>
              <w:t xml:space="preserve">ค่าจาก </w:t>
            </w:r>
            <w:r>
              <w:rPr>
                <w:rFonts w:cs="CordiaUPC"/>
              </w:rPr>
              <w:t>smsdrExcludingVat</w:t>
            </w:r>
          </w:p>
          <w:p w:rsidRPr="0076286F" w:rsidR="00EE09D0" w:rsidP="00BB3F68" w:rsidRDefault="00EE09D0" w14:paraId="7FF80F2B" w14:textId="5FBAB1F2">
            <w:pPr>
              <w:pStyle w:val="ListParagraph"/>
              <w:numPr>
                <w:ilvl w:val="0"/>
                <w:numId w:val="72"/>
              </w:numPr>
              <w:rPr>
                <w:rFonts w:cs="CordiaUPC"/>
              </w:rPr>
            </w:pPr>
            <w:r>
              <w:t xml:space="preserve">iSMS Rating </w:t>
            </w:r>
            <w:r>
              <w:rPr>
                <w:rFonts w:hint="cs"/>
                <w:cs/>
              </w:rPr>
              <w:t xml:space="preserve">ให้ </w:t>
            </w:r>
            <w:r>
              <w:t xml:space="preserve">set </w:t>
            </w:r>
            <w:r>
              <w:rPr>
                <w:rFonts w:hint="cs"/>
                <w:cs/>
              </w:rPr>
              <w:t xml:space="preserve">ค่าจาก </w:t>
            </w:r>
            <w:r w:rsidRPr="0076286F">
              <w:rPr>
                <w:rFonts w:cs="CordiaUPC"/>
              </w:rPr>
              <w:t>iSmsExcludingVat</w:t>
            </w:r>
          </w:p>
        </w:tc>
      </w:tr>
      <w:tr w:rsidRPr="008979A8" w:rsidR="00EE09D0" w:rsidTr="000A09FE" w14:paraId="383007B9" w14:textId="77777777">
        <w:tc>
          <w:tcPr>
            <w:tcW w:w="1308" w:type="pct"/>
            <w:vMerge/>
          </w:tcPr>
          <w:p w:rsidRPr="008979A8" w:rsidR="00EE09D0" w:rsidP="000A09FE" w:rsidRDefault="00EE09D0" w14:paraId="6F52CBAD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944318" w:rsidR="00EE09D0" w:rsidP="000A09FE" w:rsidRDefault="00EE09D0" w14:paraId="565CAAED" w14:textId="25A50CD1">
            <w:pPr>
              <w:spacing w:after="0"/>
            </w:pPr>
            <w:r>
              <w:t>EXCEED_RATE_IN</w:t>
            </w:r>
            <w:r w:rsidRPr="00944318">
              <w:t>C_VAT</w:t>
            </w:r>
          </w:p>
        </w:tc>
        <w:tc>
          <w:tcPr>
            <w:tcW w:w="2307" w:type="pct"/>
          </w:tcPr>
          <w:p w:rsidR="00EE09D0" w:rsidP="0076286F" w:rsidRDefault="00EE09D0" w14:paraId="4B7B9D25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ถ้าเป็นค่าของ </w:t>
            </w:r>
          </w:p>
          <w:p w:rsidRPr="000E799A" w:rsidR="00EE09D0" w:rsidP="00BB3F68" w:rsidRDefault="00EE09D0" w14:paraId="6048783F" w14:textId="5DFB3676">
            <w:pPr>
              <w:pStyle w:val="ListParagraph"/>
              <w:numPr>
                <w:ilvl w:val="0"/>
                <w:numId w:val="72"/>
              </w:numPr>
              <w:rPr>
                <w:rFonts w:cs="CordiaUPC"/>
              </w:rPr>
            </w:pPr>
            <w:r>
              <w:t>SMS Rating</w:t>
            </w:r>
            <w:r>
              <w:rPr>
                <w:rFonts w:hint="cs"/>
                <w:cs/>
              </w:rPr>
              <w:t xml:space="preserve"> ให้ </w:t>
            </w:r>
            <w:r>
              <w:t xml:space="preserve">set </w:t>
            </w:r>
            <w:r>
              <w:rPr>
                <w:rFonts w:hint="cs"/>
                <w:cs/>
              </w:rPr>
              <w:t xml:space="preserve">ค่าจาก </w:t>
            </w:r>
            <w:r>
              <w:rPr>
                <w:rFonts w:cs="CordiaUPC"/>
              </w:rPr>
              <w:t>smsIncludingVat</w:t>
            </w:r>
          </w:p>
          <w:p w:rsidR="00EE09D0" w:rsidP="00BB3F68" w:rsidRDefault="00EE09D0" w14:paraId="528C7943" w14:textId="6F339D0A">
            <w:pPr>
              <w:pStyle w:val="ListParagraph"/>
              <w:numPr>
                <w:ilvl w:val="0"/>
                <w:numId w:val="72"/>
              </w:numPr>
              <w:rPr>
                <w:rFonts w:cs="CordiaUPC"/>
              </w:rPr>
            </w:pPr>
            <w:r>
              <w:t xml:space="preserve">SMS Delivery Report Rating </w:t>
            </w:r>
            <w:r>
              <w:rPr>
                <w:rFonts w:hint="cs"/>
                <w:cs/>
              </w:rPr>
              <w:t xml:space="preserve">ให้ </w:t>
            </w:r>
            <w:r>
              <w:t xml:space="preserve">set </w:t>
            </w:r>
            <w:r>
              <w:rPr>
                <w:rFonts w:hint="cs"/>
                <w:cs/>
              </w:rPr>
              <w:t xml:space="preserve">ค่าจาก </w:t>
            </w:r>
            <w:r>
              <w:rPr>
                <w:rFonts w:cs="CordiaUPC"/>
              </w:rPr>
              <w:t>smsdrIncludingVat</w:t>
            </w:r>
          </w:p>
          <w:p w:rsidRPr="0076286F" w:rsidR="00EE09D0" w:rsidP="00BB3F68" w:rsidRDefault="00EE09D0" w14:paraId="3C162256" w14:textId="4BFD76C7">
            <w:pPr>
              <w:pStyle w:val="ListParagraph"/>
              <w:numPr>
                <w:ilvl w:val="0"/>
                <w:numId w:val="72"/>
              </w:numPr>
              <w:rPr>
                <w:rFonts w:cs="CordiaUPC"/>
              </w:rPr>
            </w:pPr>
            <w:r>
              <w:t xml:space="preserve">iSMS Rating </w:t>
            </w:r>
            <w:r>
              <w:rPr>
                <w:rFonts w:hint="cs"/>
                <w:cs/>
              </w:rPr>
              <w:t xml:space="preserve">ให้ </w:t>
            </w:r>
            <w:r>
              <w:t xml:space="preserve">set </w:t>
            </w:r>
            <w:r>
              <w:rPr>
                <w:rFonts w:hint="cs"/>
                <w:cs/>
              </w:rPr>
              <w:t xml:space="preserve">ค่าจาก </w:t>
            </w:r>
            <w:r w:rsidRPr="0076286F">
              <w:rPr>
                <w:rFonts w:cs="CordiaUPC"/>
              </w:rPr>
              <w:t>iS</w:t>
            </w:r>
            <w:r>
              <w:rPr>
                <w:rFonts w:cs="CordiaUPC"/>
              </w:rPr>
              <w:t>msIn</w:t>
            </w:r>
            <w:r w:rsidRPr="0076286F">
              <w:rPr>
                <w:rFonts w:cs="CordiaUPC"/>
              </w:rPr>
              <w:t>cludingVat</w:t>
            </w:r>
          </w:p>
        </w:tc>
      </w:tr>
      <w:tr w:rsidRPr="008979A8" w:rsidR="00EE09D0" w:rsidTr="000A09FE" w14:paraId="198DDEE5" w14:textId="77777777">
        <w:tc>
          <w:tcPr>
            <w:tcW w:w="1308" w:type="pct"/>
            <w:vMerge/>
          </w:tcPr>
          <w:p w:rsidRPr="008979A8" w:rsidR="00EE09D0" w:rsidP="000A09FE" w:rsidRDefault="00EE09D0" w14:paraId="18406682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EE09D0" w:rsidP="000A09FE" w:rsidRDefault="00EE09D0" w14:paraId="79A9489D" w14:textId="67A4A915">
            <w:pPr>
              <w:spacing w:after="0"/>
            </w:pPr>
            <w:r>
              <w:t>DEDUCT_TYPE</w:t>
            </w:r>
          </w:p>
        </w:tc>
        <w:tc>
          <w:tcPr>
            <w:tcW w:w="2307" w:type="pct"/>
          </w:tcPr>
          <w:p w:rsidR="00EE09D0" w:rsidP="0076286F" w:rsidRDefault="00EE09D0" w14:paraId="6E53A27F" w14:textId="32F783B7">
            <w:pPr>
              <w:rPr>
                <w:rFonts w:cs="CordiaUPC"/>
                <w:cs/>
              </w:rPr>
            </w:pPr>
            <w:r>
              <w:rPr>
                <w:rFonts w:cs="CordiaUPC"/>
              </w:rPr>
              <w:t>deductType</w:t>
            </w:r>
          </w:p>
        </w:tc>
      </w:tr>
    </w:tbl>
    <w:p w:rsidR="00553FED" w:rsidP="00553FED" w:rsidRDefault="00553FED" w14:paraId="78B7A244" w14:textId="288AE601">
      <w:pPr>
        <w:pStyle w:val="Heading2"/>
        <w:numPr>
          <w:ilvl w:val="0"/>
          <w:numId w:val="1"/>
        </w:numPr>
        <w:ind w:left="426" w:hanging="426"/>
        <w:rPr>
          <w:rFonts w:ascii="CordiaUPC" w:hAnsi="CordiaUPC" w:cs="CordiaUPC"/>
          <w:sz w:val="36"/>
          <w:szCs w:val="36"/>
        </w:rPr>
      </w:pPr>
      <w:r>
        <w:rPr>
          <w:rFonts w:ascii="CordiaUPC" w:hAnsi="CordiaUPC" w:cs="CordiaUPC"/>
          <w:sz w:val="36"/>
          <w:szCs w:val="36"/>
        </w:rPr>
        <w:t>Mass MMS</w:t>
      </w:r>
    </w:p>
    <w:p w:rsidRPr="00180BBA" w:rsidR="00553FED" w:rsidP="00BB3F68" w:rsidRDefault="00553FED" w14:paraId="37D9116D" w14:textId="77777777">
      <w:pPr>
        <w:pStyle w:val="Heading3"/>
        <w:numPr>
          <w:ilvl w:val="0"/>
          <w:numId w:val="56"/>
        </w:numPr>
        <w:rPr>
          <w:rFonts w:ascii="CordiaUPC" w:hAnsi="CordiaUPC" w:cs="CordiaUPC"/>
          <w:sz w:val="32"/>
          <w:szCs w:val="40"/>
        </w:rPr>
      </w:pPr>
      <w:r w:rsidRPr="00180BBA">
        <w:rPr>
          <w:rFonts w:ascii="CordiaUPC" w:hAnsi="CordiaUPC" w:cs="CordiaUPC"/>
          <w:sz w:val="32"/>
          <w:szCs w:val="40"/>
        </w:rPr>
        <w:t>Field on Screen</w:t>
      </w:r>
    </w:p>
    <w:tbl>
      <w:tblPr>
        <w:tblW w:w="4977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491"/>
        <w:gridCol w:w="31"/>
        <w:gridCol w:w="1899"/>
        <w:gridCol w:w="31"/>
        <w:gridCol w:w="7"/>
        <w:gridCol w:w="5516"/>
      </w:tblGrid>
      <w:tr w:rsidRPr="008979A8" w:rsidR="00553FED" w:rsidTr="00135C19" w14:paraId="642B5F9C" w14:textId="77777777">
        <w:trPr>
          <w:cantSplit/>
          <w:tblHeader/>
        </w:trPr>
        <w:tc>
          <w:tcPr>
            <w:tcW w:w="848" w:type="pct"/>
            <w:gridSpan w:val="2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553FED" w:rsidP="00135C19" w:rsidRDefault="00553FED" w14:paraId="1D7E4CDB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Field Name</w:t>
            </w:r>
          </w:p>
        </w:tc>
        <w:tc>
          <w:tcPr>
            <w:tcW w:w="1079" w:type="pct"/>
            <w:gridSpan w:val="3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553FED" w:rsidP="00135C19" w:rsidRDefault="00553FED" w14:paraId="11572143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Type</w:t>
            </w:r>
          </w:p>
        </w:tc>
        <w:tc>
          <w:tcPr>
            <w:tcW w:w="3073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553FED" w:rsidP="00135C19" w:rsidRDefault="00553FED" w14:paraId="56A3C78D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Comments</w:t>
            </w:r>
          </w:p>
        </w:tc>
      </w:tr>
      <w:tr w:rsidRPr="008979A8" w:rsidR="005115CE" w:rsidTr="00135C19" w14:paraId="4965D916" w14:textId="77777777">
        <w:trPr>
          <w:trHeight w:val="111"/>
        </w:trPr>
        <w:tc>
          <w:tcPr>
            <w:tcW w:w="5000" w:type="pct"/>
            <w:gridSpan w:val="6"/>
            <w:shd w:val="clear" w:color="auto" w:fill="C2D69B" w:themeFill="accent3" w:themeFillTint="99"/>
          </w:tcPr>
          <w:p w:rsidR="005115CE" w:rsidP="005115CE" w:rsidRDefault="005115CE" w14:paraId="421E430F" w14:textId="425676D3">
            <w:pPr>
              <w:pStyle w:val="HeaderTable"/>
              <w:rPr>
                <w:b w:val="0"/>
                <w:bCs/>
                <w:lang w:bidi="th-TH"/>
              </w:rPr>
            </w:pPr>
            <w:r>
              <w:t>Tab Section</w:t>
            </w:r>
            <w:r>
              <w:br/>
            </w:r>
            <w:r w:rsidRPr="00285978">
              <w:rPr>
                <w:b w:val="0"/>
                <w:bCs/>
              </w:rPr>
              <w:t>Visible</w:t>
            </w:r>
            <w:r w:rsidRPr="008226BF">
              <w:rPr>
                <w:rFonts w:cs="Angsana New"/>
                <w:bCs/>
                <w:cs/>
                <w:lang w:bidi="th-TH"/>
              </w:rPr>
              <w:t xml:space="preserve"> </w:t>
            </w:r>
            <w:r w:rsidRPr="00285978">
              <w:rPr>
                <w:rFonts w:hint="cs" w:cs="Angsana New"/>
                <w:cs/>
                <w:lang w:bidi="th-TH"/>
              </w:rPr>
              <w:t>เมื่อ</w:t>
            </w:r>
            <w:r>
              <w:rPr>
                <w:rFonts w:hint="cs" w:cs="Angsana New"/>
                <w:cs/>
                <w:lang w:bidi="th-TH"/>
              </w:rPr>
              <w:t xml:space="preserve"> </w:t>
            </w:r>
            <w:r w:rsidRPr="00285978">
              <w:rPr>
                <w:b w:val="0"/>
                <w:bCs/>
                <w:lang w:bidi="th-TH"/>
              </w:rPr>
              <w:t xml:space="preserve">customer Type </w:t>
            </w:r>
            <w:r w:rsidRPr="00285978">
              <w:rPr>
                <w:rFonts w:cs="Angsana New"/>
                <w:b w:val="0"/>
                <w:bCs/>
                <w:cs/>
                <w:lang w:bidi="th-TH"/>
              </w:rPr>
              <w:t>= “</w:t>
            </w:r>
            <w:r w:rsidRPr="00285978">
              <w:rPr>
                <w:b w:val="0"/>
                <w:bCs/>
                <w:lang w:bidi="th-TH"/>
              </w:rPr>
              <w:t>Pre</w:t>
            </w:r>
            <w:r w:rsidRPr="00285978">
              <w:rPr>
                <w:rFonts w:cs="Angsana New"/>
                <w:b w:val="0"/>
                <w:bCs/>
                <w:cs/>
                <w:lang w:bidi="th-TH"/>
              </w:rPr>
              <w:t>-</w:t>
            </w:r>
            <w:r w:rsidRPr="00285978">
              <w:rPr>
                <w:b w:val="0"/>
                <w:bCs/>
                <w:lang w:bidi="th-TH"/>
              </w:rPr>
              <w:t>paid</w:t>
            </w:r>
            <w:r w:rsidRPr="00285978">
              <w:rPr>
                <w:rFonts w:cs="Angsana New"/>
                <w:b w:val="0"/>
                <w:bCs/>
                <w:cs/>
                <w:lang w:bidi="th-TH"/>
              </w:rPr>
              <w:t xml:space="preserve">” </w:t>
            </w:r>
            <w:r w:rsidRPr="0030648B" w:rsidR="00C36181">
              <w:rPr>
                <w:rFonts w:hint="cs"/>
                <w:cs/>
                <w:lang w:bidi="th-TH"/>
              </w:rPr>
              <w:t>และ</w:t>
            </w:r>
            <w:r w:rsidRPr="00D97F36" w:rsidR="00C36181">
              <w:rPr>
                <w:b w:val="0"/>
                <w:bCs/>
              </w:rPr>
              <w:t xml:space="preserve">PriceType </w:t>
            </w:r>
            <w:r w:rsidRPr="00D97F36" w:rsidR="00C36181">
              <w:rPr>
                <w:b w:val="0"/>
                <w:bCs/>
                <w:cs/>
                <w:lang w:bidi="th-TH"/>
              </w:rPr>
              <w:t>= “</w:t>
            </w:r>
            <w:r w:rsidRPr="00D97F36" w:rsidR="00C36181">
              <w:rPr>
                <w:b w:val="0"/>
                <w:bCs/>
              </w:rPr>
              <w:t>Recurring</w:t>
            </w:r>
            <w:r w:rsidRPr="00D97F36" w:rsidR="00C36181">
              <w:rPr>
                <w:b w:val="0"/>
                <w:bCs/>
                <w:cs/>
                <w:lang w:bidi="th-TH"/>
              </w:rPr>
              <w:t>”</w:t>
            </w:r>
          </w:p>
          <w:p w:rsidR="005115CE" w:rsidP="005115CE" w:rsidRDefault="005115CE" w14:paraId="4F5D4D28" w14:textId="4E0233F7">
            <w:pPr>
              <w:pStyle w:val="HeaderTable"/>
            </w:pPr>
            <w:r w:rsidRPr="00285978">
              <w:rPr>
                <w:rFonts w:hint="cs" w:cs="Angsana New"/>
                <w:cs/>
                <w:lang w:bidi="th-TH"/>
              </w:rPr>
              <w:t xml:space="preserve">ถ้าไม่ใช่ให้ </w:t>
            </w:r>
            <w:r w:rsidRPr="008226BF">
              <w:rPr>
                <w:b w:val="0"/>
                <w:bCs/>
                <w:lang w:bidi="th-TH"/>
              </w:rPr>
              <w:t>Invisible</w:t>
            </w:r>
            <w:r w:rsidRPr="00285978">
              <w:rPr>
                <w:rFonts w:cs="Angsana New"/>
                <w:bCs/>
                <w:cs/>
                <w:lang w:bidi="th-TH"/>
              </w:rPr>
              <w:t xml:space="preserve"> </w:t>
            </w:r>
            <w:r w:rsidRPr="00285978">
              <w:rPr>
                <w:rFonts w:hint="cs" w:cs="Angsana New"/>
                <w:cs/>
                <w:lang w:bidi="th-TH"/>
              </w:rPr>
              <w:t xml:space="preserve">และทำการเคลียร์ข้อมูลที่ </w:t>
            </w:r>
            <w:r w:rsidRPr="008226BF">
              <w:rPr>
                <w:b w:val="0"/>
                <w:bCs/>
                <w:lang w:bidi="th-TH"/>
              </w:rPr>
              <w:t xml:space="preserve">deductType </w:t>
            </w:r>
            <w:r w:rsidRPr="008226BF">
              <w:rPr>
                <w:rFonts w:cs="Angsana New"/>
                <w:b w:val="0"/>
                <w:bCs/>
                <w:cs/>
                <w:lang w:bidi="th-TH"/>
              </w:rPr>
              <w:t>= “</w:t>
            </w:r>
            <w:r w:rsidRPr="008226BF">
              <w:rPr>
                <w:b w:val="0"/>
                <w:bCs/>
                <w:lang w:bidi="th-TH"/>
              </w:rPr>
              <w:t>Deduct Fail</w:t>
            </w:r>
            <w:r w:rsidRPr="008226BF">
              <w:rPr>
                <w:rFonts w:cs="Angsana New"/>
                <w:b w:val="0"/>
                <w:bCs/>
                <w:cs/>
                <w:lang w:bidi="th-TH"/>
              </w:rPr>
              <w:t>”</w:t>
            </w:r>
            <w:r w:rsidR="001052EB">
              <w:rPr>
                <w:bCs/>
                <w:cs/>
                <w:lang w:bidi="th-TH"/>
              </w:rPr>
              <w:t xml:space="preserve"> </w:t>
            </w:r>
            <w:r w:rsidR="001052EB">
              <w:rPr>
                <w:rFonts w:hint="cs"/>
                <w:cs/>
                <w:lang w:bidi="th-TH"/>
              </w:rPr>
              <w:t xml:space="preserve">และ </w:t>
            </w:r>
            <w:r w:rsidRPr="00D04647" w:rsidR="001052EB">
              <w:rPr>
                <w:b w:val="0"/>
                <w:bCs/>
                <w:cs/>
                <w:lang w:bidi="th-TH"/>
              </w:rPr>
              <w:t>“</w:t>
            </w:r>
            <w:r w:rsidRPr="00D04647" w:rsidR="001052EB">
              <w:rPr>
                <w:b w:val="0"/>
                <w:bCs/>
              </w:rPr>
              <w:t>Partial</w:t>
            </w:r>
            <w:r w:rsidRPr="00C73BAE" w:rsidR="001052EB">
              <w:rPr>
                <w:bCs/>
                <w:cs/>
                <w:lang w:bidi="th-TH"/>
              </w:rPr>
              <w:t xml:space="preserve"> </w:t>
            </w:r>
            <w:r w:rsidRPr="00D04647" w:rsidR="001052EB">
              <w:rPr>
                <w:b w:val="0"/>
                <w:bCs/>
                <w:lang w:bidi="th-TH"/>
              </w:rPr>
              <w:t>Step</w:t>
            </w:r>
            <w:r w:rsidRPr="00D04647" w:rsidR="001052EB">
              <w:rPr>
                <w:b w:val="0"/>
                <w:bCs/>
                <w:cs/>
                <w:lang w:bidi="th-TH"/>
              </w:rPr>
              <w:t>”</w:t>
            </w:r>
          </w:p>
        </w:tc>
      </w:tr>
      <w:tr w:rsidRPr="008979A8" w:rsidR="005115CE" w:rsidTr="004B1D35" w14:paraId="118EAE35" w14:textId="77777777">
        <w:trPr>
          <w:trHeight w:val="216"/>
        </w:trPr>
        <w:tc>
          <w:tcPr>
            <w:tcW w:w="831" w:type="pct"/>
          </w:tcPr>
          <w:p w:rsidR="005115CE" w:rsidP="00A64494" w:rsidRDefault="005115CE" w14:paraId="14C7D831" w14:textId="6D2745AC">
            <w:r>
              <w:t>Deduct Success</w:t>
            </w:r>
          </w:p>
        </w:tc>
        <w:tc>
          <w:tcPr>
            <w:tcW w:w="1075" w:type="pct"/>
            <w:gridSpan w:val="2"/>
          </w:tcPr>
          <w:p w:rsidR="005115CE" w:rsidP="00A64494" w:rsidRDefault="005115CE" w14:paraId="51BD9E53" w14:textId="16A8BD04">
            <w:r>
              <w:t>Link</w:t>
            </w:r>
          </w:p>
        </w:tc>
        <w:tc>
          <w:tcPr>
            <w:tcW w:w="3095" w:type="pct"/>
            <w:gridSpan w:val="3"/>
          </w:tcPr>
          <w:p w:rsidR="004B1D35" w:rsidP="004B1D35" w:rsidRDefault="004B1D35" w14:paraId="001E3A34" w14:textId="77777777">
            <w:r>
              <w:t xml:space="preserve">Visible </w:t>
            </w:r>
            <w:r>
              <w:rPr>
                <w:rFonts w:hint="cs"/>
                <w:cs/>
              </w:rPr>
              <w:t xml:space="preserve">เมื่อ </w:t>
            </w:r>
            <w:r>
              <w:t xml:space="preserve">productClass </w:t>
            </w:r>
            <w:r>
              <w:rPr>
                <w:rFonts w:cs="CordiaUPC"/>
                <w:cs/>
              </w:rPr>
              <w:t>=”</w:t>
            </w:r>
            <w:r>
              <w:t>Main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หรือ </w:t>
            </w:r>
            <w:r>
              <w:t xml:space="preserve">productClass </w:t>
            </w:r>
            <w:r>
              <w:rPr>
                <w:rFonts w:cs="CordiaUPC"/>
                <w:cs/>
              </w:rPr>
              <w:t>=”</w:t>
            </w:r>
            <w:r>
              <w:t>On Top, On Top Extra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และ </w:t>
            </w:r>
            <w:r w:rsidRPr="00C73BAE">
              <w:t>Partial Step Table Section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hint="cs"/>
                <w:cs/>
              </w:rPr>
              <w:t>มีค่า</w:t>
            </w:r>
          </w:p>
          <w:p w:rsidR="005115CE" w:rsidP="00A64494" w:rsidRDefault="005115CE" w14:paraId="6DCEE536" w14:textId="77777777">
            <w:r>
              <w:rPr>
                <w:rFonts w:hint="cs"/>
                <w:cs/>
              </w:rPr>
              <w:t xml:space="preserve">เมื่อคลิกให้ </w:t>
            </w:r>
            <w:r>
              <w:t xml:space="preserve">Link </w:t>
            </w:r>
            <w:r>
              <w:rPr>
                <w:rFonts w:hint="cs"/>
                <w:cs/>
              </w:rPr>
              <w:t xml:space="preserve">ให้แสดง </w:t>
            </w:r>
            <w:r>
              <w:t xml:space="preserve">Detail Section </w:t>
            </w:r>
            <w:r>
              <w:rPr>
                <w:rFonts w:hint="cs"/>
                <w:cs/>
              </w:rPr>
              <w:t xml:space="preserve">พร้อมทั้ง </w:t>
            </w:r>
            <w:r>
              <w:t xml:space="preserve">Default </w:t>
            </w:r>
            <w:r>
              <w:rPr>
                <w:rFonts w:hint="cs"/>
                <w:cs/>
              </w:rPr>
              <w:t xml:space="preserve">ค่า </w:t>
            </w:r>
            <w:r>
              <w:t xml:space="preserve">deductType </w:t>
            </w:r>
            <w:r>
              <w:rPr>
                <w:rFonts w:cs="Angsana New"/>
                <w:cs/>
              </w:rPr>
              <w:t>= “</w:t>
            </w:r>
            <w:r>
              <w:t>Deduct Success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เมื่อมีการเพิ่มข้อมูลในแต่ละ </w:t>
            </w:r>
            <w:r>
              <w:t>Section</w:t>
            </w:r>
          </w:p>
          <w:p w:rsidR="00F912C4" w:rsidP="00A64494" w:rsidRDefault="00F912C4" w14:paraId="4286055D" w14:textId="77777777">
            <w:r>
              <w:t xml:space="preserve">Section </w:t>
            </w:r>
            <w:r>
              <w:rPr>
                <w:rFonts w:cs="CordiaUPC"/>
                <w:cs/>
              </w:rPr>
              <w:t xml:space="preserve">: </w:t>
            </w:r>
          </w:p>
          <w:p w:rsidR="00F912C4" w:rsidP="00F912C4" w:rsidRDefault="00F912C4" w14:paraId="129E17A2" w14:textId="77777777">
            <w:pPr>
              <w:pStyle w:val="ListParagraph"/>
              <w:numPr>
                <w:ilvl w:val="0"/>
                <w:numId w:val="446"/>
              </w:numPr>
            </w:pPr>
            <w:r>
              <w:t>Mass MMS Free Resource</w:t>
            </w:r>
          </w:p>
          <w:p w:rsidR="00F912C4" w:rsidP="004868BC" w:rsidRDefault="00F912C4" w14:paraId="63460DDC" w14:textId="3DADFF40">
            <w:pPr>
              <w:pStyle w:val="ListParagraph"/>
              <w:numPr>
                <w:ilvl w:val="0"/>
                <w:numId w:val="446"/>
              </w:numPr>
            </w:pPr>
            <w:r>
              <w:t>Mass MMS Rating</w:t>
            </w:r>
          </w:p>
        </w:tc>
      </w:tr>
      <w:tr w:rsidRPr="008979A8" w:rsidR="004B1D35" w:rsidTr="004B1D35" w14:paraId="4F359B23" w14:textId="77777777">
        <w:trPr>
          <w:trHeight w:val="216"/>
        </w:trPr>
        <w:tc>
          <w:tcPr>
            <w:tcW w:w="831" w:type="pct"/>
          </w:tcPr>
          <w:p w:rsidR="004B1D35" w:rsidP="004B1D35" w:rsidRDefault="004B1D35" w14:paraId="319E1AF6" w14:textId="64D83D6D">
            <w:r w:rsidRPr="00140006">
              <w:t xml:space="preserve">partialStepChargeIncVat </w:t>
            </w:r>
            <w:r w:rsidRPr="00140006">
              <w:rPr>
                <w:rFonts w:cs="CordiaUPC"/>
                <w:cs/>
              </w:rPr>
              <w:t>+ “</w:t>
            </w:r>
            <w:r w:rsidRPr="00140006">
              <w:t>Baht</w:t>
            </w:r>
            <w:r w:rsidRPr="00140006">
              <w:rPr>
                <w:rFonts w:cs="CordiaUPC"/>
                <w:cs/>
              </w:rPr>
              <w:t xml:space="preserve">” + </w:t>
            </w:r>
            <w:r w:rsidRPr="00140006">
              <w:t xml:space="preserve">partialStepBillCycle </w:t>
            </w:r>
            <w:r w:rsidRPr="00140006">
              <w:rPr>
                <w:rFonts w:cs="CordiaUPC"/>
                <w:cs/>
              </w:rPr>
              <w:t xml:space="preserve">+ “ ” + </w:t>
            </w:r>
            <w:r w:rsidRPr="00140006">
              <w:t>partialStepBillCycleUnit</w:t>
            </w:r>
          </w:p>
        </w:tc>
        <w:tc>
          <w:tcPr>
            <w:tcW w:w="1075" w:type="pct"/>
            <w:gridSpan w:val="2"/>
          </w:tcPr>
          <w:p w:rsidR="004B1D35" w:rsidP="004B1D35" w:rsidRDefault="004B1D35" w14:paraId="197D1F2B" w14:textId="56B960C1">
            <w:r>
              <w:t>Link</w:t>
            </w:r>
          </w:p>
        </w:tc>
        <w:tc>
          <w:tcPr>
            <w:tcW w:w="3095" w:type="pct"/>
            <w:gridSpan w:val="3"/>
          </w:tcPr>
          <w:p w:rsidR="004B1D35" w:rsidP="004B1D35" w:rsidRDefault="004B1D35" w14:paraId="20C1A402" w14:textId="77777777">
            <w:r>
              <w:t xml:space="preserve">Visible </w:t>
            </w:r>
            <w:r>
              <w:rPr>
                <w:rFonts w:hint="cs"/>
                <w:cs/>
              </w:rPr>
              <w:t xml:space="preserve">เมื่อ </w:t>
            </w:r>
            <w:r w:rsidRPr="00C73BAE">
              <w:t>Partial Step Table Section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hint="cs"/>
                <w:cs/>
              </w:rPr>
              <w:t>มีค่า</w:t>
            </w:r>
          </w:p>
          <w:p w:rsidR="004B1D35" w:rsidP="004B1D35" w:rsidRDefault="004B1D35" w14:paraId="3413D30E" w14:textId="77777777">
            <w:r>
              <w:rPr>
                <w:rFonts w:hint="cs"/>
                <w:cs/>
              </w:rPr>
              <w:t xml:space="preserve">เมื่อคลิกให้ </w:t>
            </w:r>
            <w:r>
              <w:t xml:space="preserve">Link </w:t>
            </w:r>
            <w:r>
              <w:rPr>
                <w:rFonts w:hint="cs"/>
                <w:cs/>
              </w:rPr>
              <w:t xml:space="preserve">ให้แสดง </w:t>
            </w:r>
            <w:r>
              <w:t xml:space="preserve">Detail Section </w:t>
            </w:r>
            <w:r>
              <w:rPr>
                <w:rFonts w:hint="cs"/>
                <w:cs/>
              </w:rPr>
              <w:t xml:space="preserve">พร้อมทั้ง </w:t>
            </w:r>
            <w:r>
              <w:t xml:space="preserve">Default </w:t>
            </w:r>
            <w:r>
              <w:rPr>
                <w:rFonts w:hint="cs"/>
                <w:cs/>
              </w:rPr>
              <w:t xml:space="preserve">ค่า </w:t>
            </w:r>
            <w:r>
              <w:t xml:space="preserve">deductType </w:t>
            </w:r>
            <w:r>
              <w:rPr>
                <w:rFonts w:cs="Angsana New"/>
                <w:cs/>
              </w:rPr>
              <w:t>= “</w:t>
            </w:r>
            <w:r w:rsidRPr="00C73BAE" w:rsidR="001052EB">
              <w:t xml:space="preserve">Partial </w:t>
            </w:r>
            <w:r>
              <w:t>Step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เมื่อมีการเพิ่มข้อมูลในแต่ละ </w:t>
            </w:r>
            <w:r>
              <w:t>Section</w:t>
            </w:r>
          </w:p>
          <w:p w:rsidR="00323C1A" w:rsidP="004B1D35" w:rsidRDefault="00323C1A" w14:paraId="2094A686" w14:textId="77777777">
            <w:r>
              <w:t xml:space="preserve">Section </w:t>
            </w:r>
            <w:r>
              <w:rPr>
                <w:rFonts w:cs="CordiaUPC"/>
                <w:cs/>
              </w:rPr>
              <w:t xml:space="preserve">: </w:t>
            </w:r>
          </w:p>
          <w:p w:rsidR="00323C1A" w:rsidP="00323C1A" w:rsidRDefault="00323C1A" w14:paraId="5C6CB5DD" w14:textId="77777777">
            <w:pPr>
              <w:pStyle w:val="ListParagraph"/>
              <w:numPr>
                <w:ilvl w:val="0"/>
                <w:numId w:val="439"/>
              </w:numPr>
            </w:pPr>
            <w:r>
              <w:t>Mass MMS Free Rssource</w:t>
            </w:r>
          </w:p>
          <w:p w:rsidR="00323C1A" w:rsidP="004868BC" w:rsidRDefault="00323C1A" w14:paraId="70217941" w14:textId="2D727579">
            <w:pPr>
              <w:pStyle w:val="ListParagraph"/>
              <w:numPr>
                <w:ilvl w:val="0"/>
                <w:numId w:val="439"/>
              </w:numPr>
            </w:pPr>
            <w:r>
              <w:t>Mass MMS Rating</w:t>
            </w:r>
          </w:p>
        </w:tc>
      </w:tr>
      <w:tr w:rsidRPr="008979A8" w:rsidR="005115CE" w:rsidTr="004B1D35" w14:paraId="778BDC2C" w14:textId="77777777">
        <w:trPr>
          <w:trHeight w:val="216"/>
        </w:trPr>
        <w:tc>
          <w:tcPr>
            <w:tcW w:w="831" w:type="pct"/>
          </w:tcPr>
          <w:p w:rsidR="005115CE" w:rsidP="00A64494" w:rsidRDefault="005115CE" w14:paraId="3B74C1A4" w14:textId="4A0A74DB">
            <w:r>
              <w:t>Deduct Fail</w:t>
            </w:r>
          </w:p>
        </w:tc>
        <w:tc>
          <w:tcPr>
            <w:tcW w:w="1075" w:type="pct"/>
            <w:gridSpan w:val="2"/>
          </w:tcPr>
          <w:p w:rsidR="005115CE" w:rsidP="00A64494" w:rsidRDefault="005115CE" w14:paraId="09357B23" w14:textId="0E31D3BF">
            <w:r>
              <w:t>Link</w:t>
            </w:r>
          </w:p>
        </w:tc>
        <w:tc>
          <w:tcPr>
            <w:tcW w:w="3095" w:type="pct"/>
            <w:gridSpan w:val="3"/>
          </w:tcPr>
          <w:p w:rsidR="004B1D35" w:rsidP="004B1D35" w:rsidRDefault="004B1D35" w14:paraId="25F7F419" w14:textId="77777777">
            <w:r>
              <w:t xml:space="preserve">Visible </w:t>
            </w:r>
            <w:r>
              <w:rPr>
                <w:rFonts w:hint="cs"/>
                <w:cs/>
              </w:rPr>
              <w:t xml:space="preserve">เมื่อ </w:t>
            </w:r>
            <w:r>
              <w:t xml:space="preserve">productClass </w:t>
            </w:r>
            <w:r>
              <w:rPr>
                <w:rFonts w:cs="CordiaUPC"/>
                <w:cs/>
              </w:rPr>
              <w:t>=”</w:t>
            </w:r>
            <w:r>
              <w:t>Main</w:t>
            </w:r>
            <w:r>
              <w:rPr>
                <w:rFonts w:cs="CordiaUPC"/>
                <w:cs/>
              </w:rPr>
              <w:t>”</w:t>
            </w:r>
          </w:p>
          <w:p w:rsidR="005115CE" w:rsidP="00A64494" w:rsidRDefault="005115CE" w14:paraId="6C75B5A9" w14:textId="77777777">
            <w:r>
              <w:rPr>
                <w:rFonts w:hint="cs"/>
                <w:cs/>
              </w:rPr>
              <w:t xml:space="preserve">เมื่อคลิกให้ </w:t>
            </w:r>
            <w:r>
              <w:t xml:space="preserve">Link </w:t>
            </w:r>
            <w:r>
              <w:rPr>
                <w:rFonts w:hint="cs"/>
                <w:cs/>
              </w:rPr>
              <w:t xml:space="preserve">ให้แสดง </w:t>
            </w:r>
            <w:r>
              <w:t xml:space="preserve">Detail Section </w:t>
            </w:r>
            <w:r>
              <w:rPr>
                <w:rFonts w:hint="cs"/>
                <w:cs/>
              </w:rPr>
              <w:t xml:space="preserve">พร้อมทั้ง </w:t>
            </w:r>
            <w:r>
              <w:t xml:space="preserve">Default </w:t>
            </w:r>
            <w:r>
              <w:rPr>
                <w:rFonts w:hint="cs"/>
                <w:cs/>
              </w:rPr>
              <w:t xml:space="preserve">ค่า </w:t>
            </w:r>
            <w:r>
              <w:t xml:space="preserve">deductType </w:t>
            </w:r>
            <w:r>
              <w:rPr>
                <w:rFonts w:cs="Angsana New"/>
                <w:cs/>
              </w:rPr>
              <w:t>= “</w:t>
            </w:r>
            <w:r>
              <w:t>Deduct Fail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เมื่อมีการเพิ่มข้อมูลในแต่ละ </w:t>
            </w:r>
            <w:r>
              <w:t>Section</w:t>
            </w:r>
          </w:p>
          <w:p w:rsidR="00F912C4" w:rsidP="00A64494" w:rsidRDefault="00F912C4" w14:paraId="6759E4A4" w14:textId="77777777">
            <w:r>
              <w:t xml:space="preserve">Section </w:t>
            </w:r>
            <w:r>
              <w:rPr>
                <w:rFonts w:cs="CordiaUPC"/>
                <w:cs/>
              </w:rPr>
              <w:t xml:space="preserve">: </w:t>
            </w:r>
          </w:p>
          <w:p w:rsidR="00F912C4" w:rsidP="00F912C4" w:rsidRDefault="00F912C4" w14:paraId="3E2FD115" w14:textId="77777777">
            <w:pPr>
              <w:pStyle w:val="ListParagraph"/>
              <w:numPr>
                <w:ilvl w:val="0"/>
                <w:numId w:val="447"/>
              </w:numPr>
            </w:pPr>
            <w:r>
              <w:t>Mass MMS Free Resource</w:t>
            </w:r>
          </w:p>
          <w:p w:rsidR="00F912C4" w:rsidP="004868BC" w:rsidRDefault="00F912C4" w14:paraId="4E503EF3" w14:textId="6768514E">
            <w:pPr>
              <w:pStyle w:val="ListParagraph"/>
              <w:numPr>
                <w:ilvl w:val="0"/>
                <w:numId w:val="447"/>
              </w:numPr>
            </w:pPr>
            <w:r>
              <w:t>Mass MMS Rating</w:t>
            </w:r>
          </w:p>
        </w:tc>
      </w:tr>
      <w:tr w:rsidRPr="008979A8" w:rsidR="005115CE" w:rsidTr="00135C19" w14:paraId="5C3E762E" w14:textId="77777777">
        <w:trPr>
          <w:trHeight w:val="111"/>
        </w:trPr>
        <w:tc>
          <w:tcPr>
            <w:tcW w:w="5000" w:type="pct"/>
            <w:gridSpan w:val="6"/>
            <w:shd w:val="clear" w:color="auto" w:fill="C2D69B" w:themeFill="accent3" w:themeFillTint="99"/>
          </w:tcPr>
          <w:p w:rsidR="005115CE" w:rsidP="005115CE" w:rsidRDefault="005115CE" w14:paraId="3C81D7BE" w14:textId="781CAF9D">
            <w:pPr>
              <w:pStyle w:val="HeaderTable"/>
            </w:pPr>
            <w:r>
              <w:t>End Tab Section</w:t>
            </w:r>
          </w:p>
        </w:tc>
      </w:tr>
      <w:tr w:rsidRPr="008979A8" w:rsidR="005115CE" w:rsidTr="00135C19" w14:paraId="735FE241" w14:textId="77777777">
        <w:trPr>
          <w:trHeight w:val="111"/>
        </w:trPr>
        <w:tc>
          <w:tcPr>
            <w:tcW w:w="5000" w:type="pct"/>
            <w:gridSpan w:val="6"/>
            <w:shd w:val="clear" w:color="auto" w:fill="C2D69B" w:themeFill="accent3" w:themeFillTint="99"/>
          </w:tcPr>
          <w:p w:rsidR="005115CE" w:rsidP="005115CE" w:rsidRDefault="005115CE" w14:paraId="7F8A2459" w14:textId="77777777">
            <w:pPr>
              <w:pStyle w:val="HeaderTable"/>
              <w:rPr>
                <w:lang w:bidi="th-TH"/>
              </w:rPr>
            </w:pPr>
            <w:r>
              <w:t>Detail Section</w:t>
            </w:r>
          </w:p>
          <w:p w:rsidR="005115CE" w:rsidP="005115CE" w:rsidRDefault="005115CE" w14:paraId="71A17685" w14:textId="3D65A273">
            <w:pPr>
              <w:pStyle w:val="HeaderTable"/>
              <w:rPr>
                <w:lang w:bidi="th-TH"/>
              </w:rPr>
            </w:pPr>
            <w:r>
              <w:rPr>
                <w:rFonts w:hint="cs" w:cs="Angsana New"/>
                <w:cs/>
                <w:lang w:bidi="th-TH"/>
              </w:rPr>
              <w:t xml:space="preserve">ถ้าไม่ใช่ของ </w:t>
            </w:r>
            <w:r w:rsidRPr="00285978">
              <w:rPr>
                <w:b w:val="0"/>
                <w:bCs/>
              </w:rPr>
              <w:t>customerType</w:t>
            </w:r>
            <w:r w:rsidRPr="00285978">
              <w:rPr>
                <w:rFonts w:cs="Angsana New"/>
                <w:bCs/>
                <w:cs/>
                <w:lang w:bidi="th-TH"/>
              </w:rPr>
              <w:t xml:space="preserve"> </w:t>
            </w:r>
            <w:r>
              <w:rPr>
                <w:rFonts w:cs="Angsana New"/>
                <w:bCs/>
                <w:cs/>
                <w:lang w:bidi="th-TH"/>
              </w:rPr>
              <w:t>=</w:t>
            </w:r>
            <w:r w:rsidRPr="00285978">
              <w:rPr>
                <w:rFonts w:cs="Angsana New"/>
                <w:bCs/>
                <w:cs/>
                <w:lang w:bidi="th-TH"/>
              </w:rPr>
              <w:t xml:space="preserve"> </w:t>
            </w:r>
            <w:r w:rsidRPr="00285978">
              <w:rPr>
                <w:rFonts w:cs="Angsana New"/>
                <w:b w:val="0"/>
                <w:bCs/>
                <w:cs/>
                <w:lang w:bidi="th-TH"/>
              </w:rPr>
              <w:t>“</w:t>
            </w:r>
            <w:r w:rsidRPr="00285978">
              <w:rPr>
                <w:b w:val="0"/>
                <w:bCs/>
              </w:rPr>
              <w:t>Pre</w:t>
            </w:r>
            <w:r w:rsidRPr="00285978">
              <w:rPr>
                <w:rFonts w:cs="Angsana New"/>
                <w:b w:val="0"/>
                <w:bCs/>
                <w:cs/>
                <w:lang w:bidi="th-TH"/>
              </w:rPr>
              <w:t>-</w:t>
            </w:r>
            <w:r w:rsidRPr="00285978">
              <w:rPr>
                <w:b w:val="0"/>
                <w:bCs/>
              </w:rPr>
              <w:t>paid</w:t>
            </w:r>
            <w:r w:rsidRPr="00285978">
              <w:rPr>
                <w:rFonts w:cs="Angsana New"/>
                <w:b w:val="0"/>
                <w:bCs/>
                <w:cs/>
                <w:lang w:bidi="th-TH"/>
              </w:rPr>
              <w:t>”</w:t>
            </w:r>
            <w:r w:rsidRPr="00285978">
              <w:rPr>
                <w:rFonts w:cs="Angsana New"/>
                <w:bCs/>
                <w:cs/>
                <w:lang w:bidi="th-TH"/>
              </w:rPr>
              <w:t xml:space="preserve"> </w:t>
            </w:r>
            <w:r w:rsidRPr="0030648B" w:rsidR="00C36181">
              <w:rPr>
                <w:rFonts w:hint="cs"/>
                <w:cs/>
                <w:lang w:bidi="th-TH"/>
              </w:rPr>
              <w:t>และ</w:t>
            </w:r>
            <w:r w:rsidRPr="00D97F36" w:rsidR="00C36181">
              <w:rPr>
                <w:b w:val="0"/>
                <w:bCs/>
              </w:rPr>
              <w:t xml:space="preserve">PriceType </w:t>
            </w:r>
            <w:r w:rsidRPr="00D97F36" w:rsidR="00C36181">
              <w:rPr>
                <w:b w:val="0"/>
                <w:bCs/>
                <w:cs/>
                <w:lang w:bidi="th-TH"/>
              </w:rPr>
              <w:t>= “</w:t>
            </w:r>
            <w:r w:rsidRPr="00D97F36" w:rsidR="00C36181">
              <w:rPr>
                <w:b w:val="0"/>
                <w:bCs/>
              </w:rPr>
              <w:t>Recurring</w:t>
            </w:r>
            <w:r w:rsidRPr="00D97F36" w:rsidR="00C36181">
              <w:rPr>
                <w:b w:val="0"/>
                <w:bCs/>
                <w:cs/>
                <w:lang w:bidi="th-TH"/>
              </w:rPr>
              <w:t>”</w:t>
            </w:r>
            <w:r w:rsidRPr="00285978">
              <w:rPr>
                <w:rFonts w:cs="Angsana New"/>
                <w:bCs/>
                <w:cs/>
                <w:lang w:bidi="th-TH"/>
              </w:rPr>
              <w:t xml:space="preserve"> </w:t>
            </w:r>
            <w:r w:rsidRPr="00D04647" w:rsidR="004B1D35">
              <w:rPr>
                <w:rFonts w:hint="cs" w:cs="Angsana New"/>
                <w:b w:val="0"/>
                <w:cs/>
                <w:lang w:bidi="th-TH"/>
              </w:rPr>
              <w:t>และ</w:t>
            </w:r>
            <w:r w:rsidRPr="00D04647" w:rsidR="004B1D35">
              <w:rPr>
                <w:b w:val="0"/>
              </w:rPr>
              <w:t xml:space="preserve"> Partial Step Table Section</w:t>
            </w:r>
            <w:r w:rsidR="004B1D35">
              <w:rPr>
                <w:bCs/>
                <w:cs/>
                <w:lang w:bidi="th-TH"/>
              </w:rPr>
              <w:t xml:space="preserve"> </w:t>
            </w:r>
            <w:r w:rsidR="004B1D35">
              <w:rPr>
                <w:rFonts w:hint="cs"/>
                <w:cs/>
                <w:lang w:bidi="th-TH"/>
              </w:rPr>
              <w:t>มีค่า</w:t>
            </w:r>
            <w:r w:rsidR="004B1D35">
              <w:rPr>
                <w:rFonts w:hint="cs" w:cs="Angsana New"/>
                <w:cs/>
                <w:lang w:bidi="th-TH"/>
              </w:rPr>
              <w:t xml:space="preserve"> </w:t>
            </w:r>
            <w:r w:rsidRPr="00285978">
              <w:rPr>
                <w:rFonts w:hint="cs" w:cs="Angsana New"/>
                <w:cs/>
                <w:lang w:bidi="th-TH"/>
              </w:rPr>
              <w:t xml:space="preserve">ให้แสดงข้อมูลภายใต้ </w:t>
            </w:r>
            <w:r w:rsidRPr="00285978">
              <w:rPr>
                <w:b w:val="0"/>
                <w:bCs/>
              </w:rPr>
              <w:t>Section</w:t>
            </w:r>
            <w:r w:rsidRPr="00285978">
              <w:rPr>
                <w:rFonts w:cs="Angsana New"/>
                <w:bCs/>
                <w:cs/>
                <w:lang w:bidi="th-TH"/>
              </w:rPr>
              <w:t xml:space="preserve"> </w:t>
            </w:r>
            <w:r w:rsidRPr="00285978">
              <w:rPr>
                <w:rFonts w:hint="cs" w:cs="Angsana New"/>
                <w:cs/>
                <w:lang w:bidi="th-TH"/>
              </w:rPr>
              <w:t xml:space="preserve">ทันที </w:t>
            </w:r>
            <w:r>
              <w:rPr>
                <w:rFonts w:hint="cs" w:cs="Angsana New"/>
                <w:cs/>
                <w:lang w:bidi="th-TH"/>
              </w:rPr>
              <w:t xml:space="preserve">พร้อมทั้ง </w:t>
            </w:r>
            <w:r w:rsidRPr="00285978">
              <w:rPr>
                <w:b w:val="0"/>
                <w:bCs/>
              </w:rPr>
              <w:t>Default</w:t>
            </w:r>
            <w:r>
              <w:rPr>
                <w:rFonts w:cs="Angsana New"/>
                <w:bCs/>
                <w:cs/>
                <w:lang w:bidi="th-TH"/>
              </w:rPr>
              <w:t xml:space="preserve"> </w:t>
            </w:r>
            <w:r>
              <w:rPr>
                <w:rFonts w:hint="cs" w:cs="Angsana New"/>
                <w:cs/>
                <w:lang w:bidi="th-TH"/>
              </w:rPr>
              <w:t xml:space="preserve">ค่า </w:t>
            </w:r>
            <w:r w:rsidRPr="00285978">
              <w:rPr>
                <w:b w:val="0"/>
                <w:bCs/>
              </w:rPr>
              <w:t xml:space="preserve">deductType </w:t>
            </w:r>
            <w:r w:rsidRPr="00285978">
              <w:rPr>
                <w:rFonts w:cs="Angsana New"/>
                <w:b w:val="0"/>
                <w:bCs/>
                <w:cs/>
                <w:lang w:bidi="th-TH"/>
              </w:rPr>
              <w:t>= “</w:t>
            </w:r>
            <w:r w:rsidRPr="00285978">
              <w:rPr>
                <w:b w:val="0"/>
                <w:bCs/>
              </w:rPr>
              <w:t xml:space="preserve">Deduct </w:t>
            </w:r>
            <w:r>
              <w:rPr>
                <w:b w:val="0"/>
                <w:bCs/>
                <w:lang w:bidi="th-TH"/>
              </w:rPr>
              <w:t>Success</w:t>
            </w:r>
            <w:r w:rsidRPr="00285978">
              <w:rPr>
                <w:rFonts w:cs="Angsana New"/>
                <w:b w:val="0"/>
                <w:bCs/>
                <w:cs/>
                <w:lang w:bidi="th-TH"/>
              </w:rPr>
              <w:t>”</w:t>
            </w:r>
            <w:r>
              <w:rPr>
                <w:rFonts w:cs="Angsana New"/>
                <w:bCs/>
                <w:cs/>
                <w:lang w:bidi="th-TH"/>
              </w:rPr>
              <w:t xml:space="preserve"> </w:t>
            </w:r>
            <w:r>
              <w:rPr>
                <w:rFonts w:hint="cs" w:cs="Angsana New"/>
                <w:cs/>
                <w:lang w:bidi="th-TH"/>
              </w:rPr>
              <w:t xml:space="preserve">เมื่อมีการเพิ่มข้อมูลในแต่ละ </w:t>
            </w:r>
            <w:r w:rsidRPr="00285978">
              <w:rPr>
                <w:b w:val="0"/>
                <w:bCs/>
              </w:rPr>
              <w:t>Section</w:t>
            </w:r>
          </w:p>
          <w:p w:rsidR="005115CE" w:rsidP="00913928" w:rsidRDefault="005115CE" w14:paraId="63489A9A" w14:textId="4E4E358A">
            <w:r w:rsidRPr="00285978">
              <w:rPr>
                <w:rFonts w:hint="cs" w:cs="Angsana New"/>
                <w:cs/>
              </w:rPr>
              <w:t>ถ้าไม่ใช่</w:t>
            </w:r>
            <w:r>
              <w:rPr>
                <w:rFonts w:hint="cs" w:cs="Angsana New"/>
                <w:cs/>
              </w:rPr>
              <w:t>จะ</w:t>
            </w:r>
            <w:r w:rsidR="001265B4">
              <w:rPr>
                <w:rFonts w:hint="cs" w:cs="Angsana New"/>
                <w:cs/>
              </w:rPr>
              <w:t xml:space="preserve"> </w:t>
            </w:r>
            <w:r w:rsidR="001265B4">
              <w:t xml:space="preserve">Default </w:t>
            </w:r>
            <w:r w:rsidR="001265B4">
              <w:rPr>
                <w:rFonts w:hint="cs"/>
                <w:cs/>
              </w:rPr>
              <w:t xml:space="preserve">แสดงข้อมูลตาม </w:t>
            </w:r>
            <w:r w:rsidR="001265B4">
              <w:t>Tab Section Deduct Success</w:t>
            </w:r>
          </w:p>
        </w:tc>
      </w:tr>
      <w:tr w:rsidRPr="008979A8" w:rsidR="004F563E" w:rsidTr="002206C7" w14:paraId="1CD8EEA4" w14:textId="77777777">
        <w:trPr>
          <w:trHeight w:val="111"/>
        </w:trPr>
        <w:tc>
          <w:tcPr>
            <w:tcW w:w="848" w:type="pct"/>
            <w:gridSpan w:val="2"/>
          </w:tcPr>
          <w:p w:rsidR="004F563E" w:rsidP="002206C7" w:rsidRDefault="004F563E" w14:paraId="4E03A01B" w14:textId="66465340">
            <w:r>
              <w:t>Copy From Deduct Success</w:t>
            </w:r>
          </w:p>
        </w:tc>
        <w:tc>
          <w:tcPr>
            <w:tcW w:w="1075" w:type="pct"/>
            <w:gridSpan w:val="2"/>
          </w:tcPr>
          <w:p w:rsidR="004F563E" w:rsidP="002206C7" w:rsidRDefault="004F563E" w14:paraId="7C220D5D" w14:textId="32F49CBC">
            <w:r>
              <w:t>Button</w:t>
            </w:r>
          </w:p>
        </w:tc>
        <w:tc>
          <w:tcPr>
            <w:tcW w:w="3077" w:type="pct"/>
            <w:gridSpan w:val="2"/>
          </w:tcPr>
          <w:p w:rsidR="004F563E" w:rsidRDefault="004F563E" w14:paraId="6D2DB402" w14:textId="7A451F4D">
            <w:r>
              <w:t xml:space="preserve">Visible </w:t>
            </w:r>
            <w:r>
              <w:rPr>
                <w:rFonts w:hint="cs"/>
                <w:cs/>
              </w:rPr>
              <w:t xml:space="preserve">เมื่อ </w:t>
            </w:r>
            <w:r>
              <w:t xml:space="preserve">deductType </w:t>
            </w:r>
            <w:r>
              <w:rPr>
                <w:rFonts w:cs="CordiaUPC"/>
                <w:cs/>
              </w:rPr>
              <w:t>= “</w:t>
            </w:r>
            <w:r>
              <w:t>Deduct Fail</w:t>
            </w:r>
            <w:r>
              <w:rPr>
                <w:rFonts w:cs="CordiaUPC"/>
                <w:cs/>
              </w:rPr>
              <w:t>”</w:t>
            </w:r>
            <w:r w:rsidR="004B1D35">
              <w:rPr>
                <w:rFonts w:cs="CordiaUPC"/>
                <w:cs/>
              </w:rPr>
              <w:t xml:space="preserve"> </w:t>
            </w:r>
            <w:r w:rsidR="004B1D35">
              <w:rPr>
                <w:rFonts w:hint="cs"/>
                <w:cs/>
              </w:rPr>
              <w:t xml:space="preserve">และ </w:t>
            </w:r>
            <w:r w:rsidR="004B1D35">
              <w:rPr>
                <w:rFonts w:cs="CordiaUPC"/>
                <w:cs/>
              </w:rPr>
              <w:t>“</w:t>
            </w:r>
            <w:r w:rsidRPr="00C73BAE" w:rsidR="001052EB">
              <w:t xml:space="preserve">Partial </w:t>
            </w:r>
            <w:r w:rsidR="004B1D35">
              <w:t>Step</w:t>
            </w:r>
            <w:r w:rsidR="004B1D35">
              <w:rPr>
                <w:rFonts w:cs="CordiaUPC"/>
                <w:cs/>
              </w:rPr>
              <w:t>”</w:t>
            </w:r>
          </w:p>
          <w:p w:rsidR="004F563E" w:rsidRDefault="004B1D35" w14:paraId="0D5F9728" w14:textId="1EFBA9A7">
            <w:pPr>
              <w:rPr>
                <w:rFonts w:cs="Angsana New"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deductType </w:t>
            </w:r>
            <w:r>
              <w:rPr>
                <w:rFonts w:cs="CordiaUPC"/>
                <w:cs/>
              </w:rPr>
              <w:t>= “</w:t>
            </w:r>
            <w:r>
              <w:t>Deduct Fail</w:t>
            </w:r>
            <w:r>
              <w:rPr>
                <w:rFonts w:cs="CordiaUPC"/>
                <w:cs/>
              </w:rPr>
              <w:t>”</w:t>
            </w:r>
            <w:r>
              <w:rPr>
                <w:rFonts w:hint="cs" w:cs="CordiaUPC"/>
                <w:cs/>
              </w:rPr>
              <w:t xml:space="preserve"> </w:t>
            </w:r>
            <w:r w:rsidR="004F563E">
              <w:rPr>
                <w:rFonts w:hint="cs"/>
                <w:cs/>
              </w:rPr>
              <w:t xml:space="preserve">เมื่อคลิกให้ </w:t>
            </w:r>
            <w:r w:rsidR="004F563E">
              <w:t xml:space="preserve">Copy </w:t>
            </w:r>
            <w:r w:rsidR="004F563E">
              <w:rPr>
                <w:rFonts w:hint="cs"/>
                <w:cs/>
              </w:rPr>
              <w:t xml:space="preserve">ข้อมูลดังต่อไปนี้พร้อมทั้ง </w:t>
            </w:r>
            <w:r w:rsidR="004F563E">
              <w:t xml:space="preserve">Default </w:t>
            </w:r>
            <w:r w:rsidR="004F563E">
              <w:rPr>
                <w:rFonts w:hint="cs"/>
                <w:cs/>
              </w:rPr>
              <w:t xml:space="preserve">ค่า </w:t>
            </w:r>
            <w:r w:rsidR="004F563E">
              <w:t xml:space="preserve">deductType </w:t>
            </w:r>
            <w:r w:rsidR="004F563E">
              <w:rPr>
                <w:rFonts w:cs="Angsana New"/>
                <w:cs/>
              </w:rPr>
              <w:t>= “</w:t>
            </w:r>
            <w:r w:rsidR="004F563E">
              <w:t>Deduct Fail</w:t>
            </w:r>
            <w:r w:rsidR="004F563E">
              <w:rPr>
                <w:rFonts w:cs="Angsana New"/>
                <w:cs/>
              </w:rPr>
              <w:t>”</w:t>
            </w:r>
          </w:p>
          <w:p w:rsidR="004F563E" w:rsidP="002206C7" w:rsidRDefault="004F563E" w14:paraId="36B58593" w14:textId="34EBEFC6">
            <w:pPr>
              <w:pStyle w:val="ListParagraph"/>
              <w:numPr>
                <w:ilvl w:val="0"/>
                <w:numId w:val="366"/>
              </w:numPr>
            </w:pPr>
            <w:r>
              <w:t>MMS Free Resource</w:t>
            </w:r>
          </w:p>
          <w:p w:rsidR="004F563E" w:rsidP="002206C7" w:rsidRDefault="004F563E" w14:paraId="76B9521F" w14:textId="77777777">
            <w:pPr>
              <w:pStyle w:val="ListParagraph"/>
              <w:numPr>
                <w:ilvl w:val="0"/>
                <w:numId w:val="366"/>
              </w:numPr>
            </w:pPr>
            <w:r>
              <w:t>MMS Rating</w:t>
            </w:r>
          </w:p>
          <w:p w:rsidR="004B1D35" w:rsidP="004B1D35" w:rsidRDefault="004B1D35" w14:paraId="3E907310" w14:textId="0364F7E4">
            <w:pPr>
              <w:rPr>
                <w:rFonts w:cs="Angsana New"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deductType </w:t>
            </w:r>
            <w:r>
              <w:rPr>
                <w:rFonts w:cs="CordiaUPC"/>
                <w:cs/>
              </w:rPr>
              <w:t>= “</w:t>
            </w:r>
            <w:r w:rsidRPr="00C73BAE" w:rsidR="001052EB">
              <w:t xml:space="preserve">Partial </w:t>
            </w:r>
            <w:r>
              <w:t>Step</w:t>
            </w:r>
            <w:r>
              <w:rPr>
                <w:rFonts w:cs="CordiaUPC"/>
                <w:cs/>
              </w:rPr>
              <w:t>”</w:t>
            </w:r>
            <w:r>
              <w:rPr>
                <w:rFonts w:hint="cs" w:cs="CordiaUPC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เมื่อคลิกให้ </w:t>
            </w:r>
            <w:r>
              <w:t xml:space="preserve">Copy </w:t>
            </w:r>
            <w:r>
              <w:rPr>
                <w:rFonts w:hint="cs"/>
                <w:cs/>
              </w:rPr>
              <w:t xml:space="preserve">ข้อมูลดังต่อไปนี้พร้อมทั้ง </w:t>
            </w:r>
            <w:r>
              <w:t xml:space="preserve">Default </w:t>
            </w:r>
            <w:r>
              <w:rPr>
                <w:rFonts w:hint="cs"/>
                <w:cs/>
              </w:rPr>
              <w:t xml:space="preserve">ค่า </w:t>
            </w:r>
            <w:r>
              <w:t xml:space="preserve">deductType </w:t>
            </w:r>
            <w:r>
              <w:rPr>
                <w:rFonts w:cs="Angsana New"/>
                <w:cs/>
              </w:rPr>
              <w:t>= “</w:t>
            </w:r>
            <w:r w:rsidRPr="00C73BAE" w:rsidR="001052EB">
              <w:t xml:space="preserve">Partial </w:t>
            </w:r>
            <w:r>
              <w:t>Step</w:t>
            </w:r>
            <w:r>
              <w:rPr>
                <w:rFonts w:cs="Angsana New"/>
                <w:cs/>
              </w:rPr>
              <w:t>”</w:t>
            </w:r>
          </w:p>
          <w:p w:rsidR="004B1D35" w:rsidP="004B1D35" w:rsidRDefault="004B1D35" w14:paraId="6271B356" w14:textId="77777777">
            <w:pPr>
              <w:pStyle w:val="ListParagraph"/>
              <w:numPr>
                <w:ilvl w:val="0"/>
                <w:numId w:val="366"/>
              </w:numPr>
            </w:pPr>
            <w:r>
              <w:t>MMS Free Resource</w:t>
            </w:r>
          </w:p>
          <w:p w:rsidR="00AE3BA7" w:rsidP="004B1D35" w:rsidRDefault="00AE3BA7" w14:paraId="7E36F16D" w14:textId="30FF034B">
            <w:pPr>
              <w:pStyle w:val="ListParagraph"/>
              <w:numPr>
                <w:ilvl w:val="0"/>
                <w:numId w:val="366"/>
              </w:numPr>
            </w:pPr>
            <w:r>
              <w:t>MMS Rating</w:t>
            </w:r>
          </w:p>
        </w:tc>
      </w:tr>
      <w:tr w:rsidRPr="008979A8" w:rsidR="004F563E" w:rsidTr="00135C19" w14:paraId="68436C26" w14:textId="77777777">
        <w:trPr>
          <w:trHeight w:val="111"/>
        </w:trPr>
        <w:tc>
          <w:tcPr>
            <w:tcW w:w="5000" w:type="pct"/>
            <w:gridSpan w:val="6"/>
            <w:shd w:val="clear" w:color="auto" w:fill="C2D69B" w:themeFill="accent3" w:themeFillTint="99"/>
          </w:tcPr>
          <w:p w:rsidR="004F563E" w:rsidP="005115CE" w:rsidRDefault="004F563E" w14:paraId="6EFFD962" w14:textId="039F6715">
            <w:pPr>
              <w:pStyle w:val="HeaderTable"/>
            </w:pPr>
            <w:r>
              <w:t>MMS Free Resource Section</w:t>
            </w:r>
          </w:p>
        </w:tc>
      </w:tr>
      <w:tr w:rsidRPr="008979A8" w:rsidR="004F563E" w:rsidTr="00135C19" w14:paraId="3C8C34B3" w14:textId="77777777">
        <w:trPr>
          <w:trHeight w:val="243"/>
        </w:trPr>
        <w:tc>
          <w:tcPr>
            <w:tcW w:w="848" w:type="pct"/>
            <w:gridSpan w:val="2"/>
          </w:tcPr>
          <w:p w:rsidR="004F563E" w:rsidP="005115CE" w:rsidRDefault="004F563E" w14:paraId="7D98EF34" w14:textId="00D82D62">
            <w:r>
              <w:t>Mass MMS Free Resource</w:t>
            </w:r>
          </w:p>
        </w:tc>
        <w:tc>
          <w:tcPr>
            <w:tcW w:w="1075" w:type="pct"/>
            <w:gridSpan w:val="2"/>
          </w:tcPr>
          <w:p w:rsidR="004F563E" w:rsidP="005115CE" w:rsidRDefault="004F563E" w14:paraId="6F1D9254" w14:textId="77777777">
            <w:r>
              <w:t>Screen</w:t>
            </w:r>
          </w:p>
        </w:tc>
        <w:tc>
          <w:tcPr>
            <w:tcW w:w="3077" w:type="pct"/>
            <w:gridSpan w:val="2"/>
          </w:tcPr>
          <w:p w:rsidR="004F563E" w:rsidP="005115CE" w:rsidRDefault="004F563E" w14:paraId="5C8384D8" w14:textId="77777777"/>
        </w:tc>
      </w:tr>
      <w:tr w:rsidRPr="008979A8" w:rsidR="004F563E" w:rsidTr="00135C19" w14:paraId="3558FDA8" w14:textId="77777777">
        <w:trPr>
          <w:trHeight w:val="243"/>
        </w:trPr>
        <w:tc>
          <w:tcPr>
            <w:tcW w:w="5000" w:type="pct"/>
            <w:gridSpan w:val="6"/>
            <w:shd w:val="clear" w:color="auto" w:fill="C2D69B" w:themeFill="accent3" w:themeFillTint="99"/>
          </w:tcPr>
          <w:p w:rsidR="004F563E" w:rsidP="005115CE" w:rsidRDefault="004F563E" w14:paraId="69CE95E2" w14:textId="23C28A9D">
            <w:pPr>
              <w:pStyle w:val="HeaderTable"/>
            </w:pPr>
            <w:r>
              <w:t>End MMS Free Resource Section</w:t>
            </w:r>
          </w:p>
        </w:tc>
      </w:tr>
      <w:tr w:rsidRPr="008979A8" w:rsidR="004F563E" w:rsidTr="00135C19" w14:paraId="74567D85" w14:textId="77777777">
        <w:trPr>
          <w:trHeight w:val="243"/>
        </w:trPr>
        <w:tc>
          <w:tcPr>
            <w:tcW w:w="5000" w:type="pct"/>
            <w:gridSpan w:val="6"/>
            <w:shd w:val="clear" w:color="auto" w:fill="C2D69B" w:themeFill="accent3" w:themeFillTint="99"/>
          </w:tcPr>
          <w:p w:rsidR="004F563E" w:rsidP="005115CE" w:rsidRDefault="004F563E" w14:paraId="3207E7DB" w14:textId="0BBBDE65">
            <w:pPr>
              <w:pStyle w:val="HeaderTable"/>
            </w:pPr>
            <w:r>
              <w:t>MMS Rating Section</w:t>
            </w:r>
          </w:p>
        </w:tc>
      </w:tr>
      <w:tr w:rsidRPr="008979A8" w:rsidR="004F563E" w:rsidTr="00135C19" w14:paraId="453DA73F" w14:textId="77777777">
        <w:trPr>
          <w:trHeight w:val="243"/>
        </w:trPr>
        <w:tc>
          <w:tcPr>
            <w:tcW w:w="848" w:type="pct"/>
            <w:gridSpan w:val="2"/>
          </w:tcPr>
          <w:p w:rsidR="004F563E" w:rsidP="005115CE" w:rsidRDefault="004F563E" w14:paraId="351A43AA" w14:textId="1C752D79">
            <w:r>
              <w:t>Mass MMS Rating</w:t>
            </w:r>
          </w:p>
        </w:tc>
        <w:tc>
          <w:tcPr>
            <w:tcW w:w="1075" w:type="pct"/>
            <w:gridSpan w:val="2"/>
          </w:tcPr>
          <w:p w:rsidR="004F563E" w:rsidP="005115CE" w:rsidRDefault="004F563E" w14:paraId="4BA29D69" w14:textId="77777777">
            <w:r>
              <w:t>Screen</w:t>
            </w:r>
          </w:p>
        </w:tc>
        <w:tc>
          <w:tcPr>
            <w:tcW w:w="3077" w:type="pct"/>
            <w:gridSpan w:val="2"/>
          </w:tcPr>
          <w:p w:rsidR="004F563E" w:rsidP="005115CE" w:rsidRDefault="004F563E" w14:paraId="387D9804" w14:textId="77777777"/>
        </w:tc>
      </w:tr>
      <w:tr w:rsidRPr="008979A8" w:rsidR="004F563E" w:rsidTr="00135C19" w14:paraId="3BD113AA" w14:textId="77777777">
        <w:trPr>
          <w:trHeight w:val="243"/>
        </w:trPr>
        <w:tc>
          <w:tcPr>
            <w:tcW w:w="5000" w:type="pct"/>
            <w:gridSpan w:val="6"/>
            <w:shd w:val="clear" w:color="auto" w:fill="C2D69B" w:themeFill="accent3" w:themeFillTint="99"/>
          </w:tcPr>
          <w:p w:rsidR="004F563E" w:rsidP="005115CE" w:rsidRDefault="004F563E" w14:paraId="6945F4E6" w14:textId="44621ED1">
            <w:pPr>
              <w:pStyle w:val="HeaderTable"/>
            </w:pPr>
            <w:r>
              <w:t>End MMS Rating Section</w:t>
            </w:r>
          </w:p>
        </w:tc>
      </w:tr>
      <w:tr w:rsidRPr="008979A8" w:rsidR="004F563E" w:rsidTr="00135C19" w14:paraId="5AB2BCAD" w14:textId="77777777">
        <w:trPr>
          <w:trHeight w:val="243"/>
        </w:trPr>
        <w:tc>
          <w:tcPr>
            <w:tcW w:w="5000" w:type="pct"/>
            <w:gridSpan w:val="6"/>
            <w:shd w:val="clear" w:color="auto" w:fill="C2D69B" w:themeFill="accent3" w:themeFillTint="99"/>
          </w:tcPr>
          <w:p w:rsidR="004F563E" w:rsidP="005115CE" w:rsidRDefault="004F563E" w14:paraId="6275C27A" w14:textId="5CC5F5AE">
            <w:pPr>
              <w:pStyle w:val="HeaderTable"/>
              <w:rPr>
                <w:lang w:bidi="th-TH"/>
              </w:rPr>
            </w:pPr>
            <w:r>
              <w:rPr>
                <w:lang w:bidi="th-TH"/>
              </w:rPr>
              <w:t>End Detail Section</w:t>
            </w:r>
          </w:p>
        </w:tc>
      </w:tr>
    </w:tbl>
    <w:p w:rsidR="00D118D0" w:rsidP="00BB3F68" w:rsidRDefault="00D118D0" w14:paraId="419DEAE4" w14:textId="77777777">
      <w:pPr>
        <w:pStyle w:val="Heading3"/>
        <w:numPr>
          <w:ilvl w:val="0"/>
          <w:numId w:val="56"/>
        </w:numPr>
        <w:rPr>
          <w:rFonts w:ascii="CordiaUPC" w:hAnsi="CordiaUPC" w:cs="CordiaUPC"/>
          <w:sz w:val="32"/>
          <w:szCs w:val="32"/>
        </w:rPr>
      </w:pPr>
      <w:r w:rsidRPr="008979A8">
        <w:rPr>
          <w:rFonts w:ascii="CordiaUPC" w:hAnsi="CordiaUPC" w:cs="CordiaUPC"/>
          <w:sz w:val="32"/>
          <w:szCs w:val="32"/>
        </w:rPr>
        <w:t>Script Validation</w:t>
      </w:r>
    </w:p>
    <w:tbl>
      <w:tblPr>
        <w:tblW w:w="4938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385"/>
        <w:gridCol w:w="2896"/>
        <w:gridCol w:w="3314"/>
        <w:gridCol w:w="1309"/>
      </w:tblGrid>
      <w:tr w:rsidRPr="008979A8" w:rsidR="00D118D0" w:rsidTr="000A09FE" w14:paraId="624E43C5" w14:textId="77777777">
        <w:trPr>
          <w:cantSplit/>
          <w:tblHeader/>
        </w:trPr>
        <w:tc>
          <w:tcPr>
            <w:tcW w:w="778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D118D0" w:rsidP="000A09FE" w:rsidRDefault="00D118D0" w14:paraId="6248FF3F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Error Code</w:t>
            </w:r>
          </w:p>
        </w:tc>
        <w:tc>
          <w:tcPr>
            <w:tcW w:w="1626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D118D0" w:rsidP="000A09FE" w:rsidRDefault="00D118D0" w14:paraId="25750C99" w14:textId="77777777">
            <w:pPr>
              <w:rPr>
                <w:rFonts w:cs="CordiaUPC"/>
                <w:b/>
                <w:bCs/>
              </w:rPr>
            </w:pPr>
            <w:r>
              <w:rPr>
                <w:rFonts w:cs="CordiaUPC"/>
                <w:b/>
                <w:bCs/>
              </w:rPr>
              <w:t xml:space="preserve">Error Message </w:t>
            </w:r>
          </w:p>
        </w:tc>
        <w:tc>
          <w:tcPr>
            <w:tcW w:w="1861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D118D0" w:rsidP="000A09FE" w:rsidRDefault="00D118D0" w14:paraId="167114F6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Logic</w:t>
            </w:r>
          </w:p>
        </w:tc>
        <w:tc>
          <w:tcPr>
            <w:tcW w:w="735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D118D0" w:rsidP="000A09FE" w:rsidRDefault="00D118D0" w14:paraId="0B3DF0DF" w14:textId="77777777">
            <w:pPr>
              <w:rPr>
                <w:rFonts w:cs="CordiaUPC"/>
                <w:b/>
                <w:bCs/>
              </w:rPr>
            </w:pPr>
            <w:r>
              <w:rPr>
                <w:rFonts w:cs="CordiaUPC"/>
                <w:b/>
                <w:bCs/>
              </w:rPr>
              <w:t>Submit Call</w:t>
            </w:r>
          </w:p>
        </w:tc>
      </w:tr>
      <w:tr w:rsidR="00D118D0" w:rsidTr="000A09FE" w14:paraId="77982743" w14:textId="77777777">
        <w:tc>
          <w:tcPr>
            <w:tcW w:w="778" w:type="pct"/>
          </w:tcPr>
          <w:p w:rsidRPr="00792590" w:rsidR="00D118D0" w:rsidP="000A09FE" w:rsidRDefault="00D118D0" w14:paraId="6F8AD593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hAnsi="CordiaUPC" w:cs="CordiaUPC"/>
                <w:sz w:val="28"/>
                <w:szCs w:val="28"/>
              </w:rPr>
              <w:t>00004</w:t>
            </w:r>
          </w:p>
        </w:tc>
        <w:tc>
          <w:tcPr>
            <w:tcW w:w="1626" w:type="pct"/>
          </w:tcPr>
          <w:p w:rsidRPr="00E02D8D" w:rsidR="00D118D0" w:rsidP="000A09FE" w:rsidRDefault="00D118D0" w14:paraId="3C304FA7" w14:textId="155AF269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MMS is required when Product Specification is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{1}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CordiaUPC"/>
              </w:rPr>
              <w:t xml:space="preserve">and Product Class is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{2}</w:t>
            </w:r>
            <w:r>
              <w:rPr>
                <w:rFonts w:cs="Angsana New"/>
                <w:cs/>
              </w:rPr>
              <w:t>”.</w:t>
            </w:r>
          </w:p>
        </w:tc>
        <w:tc>
          <w:tcPr>
            <w:tcW w:w="1861" w:type="pct"/>
          </w:tcPr>
          <w:p w:rsidR="00D118D0" w:rsidP="000A09FE" w:rsidRDefault="00D118D0" w14:paraId="246C9F33" w14:textId="50FD1D36">
            <w:pPr>
              <w:pStyle w:val="NoSpacing"/>
              <w:rPr>
                <w:rFonts w:ascii="CordiaUPC" w:hAnsi="CordiaUPC"/>
                <w:sz w:val="28"/>
              </w:rPr>
            </w:pPr>
            <w:r>
              <w:rPr>
                <w:rFonts w:hint="cs" w:ascii="CordiaUPC" w:hAnsi="CordiaUPC"/>
                <w:sz w:val="28"/>
                <w:cs/>
              </w:rPr>
              <w:t>ถ้า</w:t>
            </w:r>
            <w:r w:rsidRPr="00734543">
              <w:rPr>
                <w:rFonts w:hint="cs" w:ascii="CordiaUPC" w:hAnsi="CordiaUPC"/>
                <w:sz w:val="28"/>
                <w:cs/>
              </w:rPr>
              <w:t xml:space="preserve"> </w:t>
            </w:r>
            <w:r w:rsidRPr="00734543">
              <w:rPr>
                <w:rFonts w:ascii="CordiaUPC" w:hAnsi="CordiaUPC"/>
                <w:sz w:val="28"/>
              </w:rPr>
              <w:t xml:space="preserve">ProductSpecification </w:t>
            </w:r>
            <w:r w:rsidRPr="00734543">
              <w:rPr>
                <w:rFonts w:hint="cs" w:ascii="CordiaUPC" w:hAnsi="CordiaUPC"/>
                <w:sz w:val="28"/>
                <w:cs/>
              </w:rPr>
              <w:t xml:space="preserve">ที่เลือกมามีค่า </w:t>
            </w:r>
            <w:r w:rsidRPr="00734543">
              <w:rPr>
                <w:rFonts w:ascii="CordiaUPC" w:hAnsi="CordiaUPC"/>
                <w:sz w:val="28"/>
              </w:rPr>
              <w:t xml:space="preserve">Category Type </w:t>
            </w:r>
            <w:r w:rsidRPr="00734543">
              <w:rPr>
                <w:rFonts w:hint="cs" w:ascii="CordiaUPC" w:hAnsi="CordiaUPC"/>
                <w:sz w:val="28"/>
                <w:cs/>
              </w:rPr>
              <w:t xml:space="preserve">เป็น </w:t>
            </w:r>
            <w:r w:rsidRPr="00734543">
              <w:rPr>
                <w:rFonts w:ascii="CordiaUPC" w:hAnsi="CordiaUPC" w:cs="Angsana New"/>
                <w:sz w:val="28"/>
                <w:cs/>
              </w:rPr>
              <w:t>“</w:t>
            </w:r>
            <w:r w:rsidRPr="00B027AD">
              <w:rPr>
                <w:rFonts w:ascii="CordiaUPC" w:hAnsi="CordiaUPC"/>
                <w:sz w:val="28"/>
              </w:rPr>
              <w:t>MMS</w:t>
            </w:r>
            <w:r w:rsidRPr="00734543">
              <w:rPr>
                <w:rFonts w:ascii="CordiaUPC" w:hAnsi="CordiaUPC" w:cs="Angsana New"/>
                <w:sz w:val="28"/>
                <w:cs/>
              </w:rPr>
              <w:t>”</w:t>
            </w:r>
            <w:r>
              <w:rPr>
                <w:rFonts w:ascii="CordiaUPC" w:hAnsi="CordiaUPC" w:cs="Angsana New"/>
                <w:sz w:val="28"/>
                <w:cs/>
              </w:rPr>
              <w:t xml:space="preserve"> </w:t>
            </w:r>
            <w:r>
              <w:rPr>
                <w:rFonts w:hint="cs" w:ascii="CordiaUPC" w:hAnsi="CordiaUPC"/>
                <w:sz w:val="28"/>
                <w:cs/>
              </w:rPr>
              <w:t xml:space="preserve">และ </w:t>
            </w:r>
            <w:r>
              <w:rPr>
                <w:rFonts w:ascii="CordiaUPC" w:hAnsi="CordiaUPC"/>
                <w:sz w:val="28"/>
              </w:rPr>
              <w:t xml:space="preserve">Product Class </w:t>
            </w:r>
            <w:r>
              <w:rPr>
                <w:rFonts w:hint="cs" w:ascii="CordiaUPC" w:hAnsi="CordiaUPC"/>
                <w:sz w:val="28"/>
                <w:cs/>
              </w:rPr>
              <w:t xml:space="preserve">มีค่าเป็น </w:t>
            </w:r>
            <w:r>
              <w:rPr>
                <w:rFonts w:ascii="CordiaUPC" w:hAnsi="CordiaUPC" w:cs="Angsana New"/>
                <w:sz w:val="28"/>
                <w:cs/>
              </w:rPr>
              <w:t>“</w:t>
            </w:r>
            <w:r>
              <w:rPr>
                <w:rFonts w:ascii="CordiaUPC" w:hAnsi="CordiaUPC"/>
                <w:sz w:val="28"/>
              </w:rPr>
              <w:t>On</w:t>
            </w:r>
            <w:r>
              <w:rPr>
                <w:rFonts w:ascii="CordiaUPC" w:hAnsi="CordiaUPC" w:cs="Angsana New"/>
                <w:sz w:val="28"/>
                <w:cs/>
              </w:rPr>
              <w:t>-</w:t>
            </w:r>
            <w:r>
              <w:rPr>
                <w:rFonts w:ascii="CordiaUPC" w:hAnsi="CordiaUPC"/>
                <w:sz w:val="28"/>
              </w:rPr>
              <w:t>Top</w:t>
            </w:r>
            <w:r>
              <w:rPr>
                <w:rFonts w:ascii="CordiaUPC" w:hAnsi="CordiaUPC" w:cs="Angsana New"/>
                <w:sz w:val="28"/>
                <w:cs/>
              </w:rPr>
              <w:t xml:space="preserve">” </w:t>
            </w:r>
            <w:r>
              <w:rPr>
                <w:rFonts w:hint="cs" w:ascii="CordiaUPC" w:hAnsi="CordiaUPC"/>
                <w:sz w:val="28"/>
                <w:cs/>
              </w:rPr>
              <w:t xml:space="preserve">หรือ </w:t>
            </w:r>
            <w:r>
              <w:rPr>
                <w:rFonts w:ascii="CordiaUPC" w:hAnsi="CordiaUPC" w:cs="Angsana New"/>
                <w:sz w:val="28"/>
                <w:cs/>
              </w:rPr>
              <w:t>“</w:t>
            </w:r>
            <w:r>
              <w:rPr>
                <w:rFonts w:ascii="CordiaUPC" w:hAnsi="CordiaUPC"/>
                <w:sz w:val="28"/>
              </w:rPr>
              <w:t>On</w:t>
            </w:r>
            <w:r>
              <w:rPr>
                <w:rFonts w:ascii="CordiaUPC" w:hAnsi="CordiaUPC" w:cs="Angsana New"/>
                <w:sz w:val="28"/>
                <w:cs/>
              </w:rPr>
              <w:t>-</w:t>
            </w:r>
            <w:r>
              <w:rPr>
                <w:rFonts w:ascii="CordiaUPC" w:hAnsi="CordiaUPC"/>
                <w:sz w:val="28"/>
              </w:rPr>
              <w:t>Top Extra</w:t>
            </w:r>
            <w:r>
              <w:rPr>
                <w:rFonts w:ascii="CordiaUPC" w:hAnsi="CordiaUPC" w:cs="Angsana New"/>
                <w:sz w:val="28"/>
                <w:cs/>
              </w:rPr>
              <w:t xml:space="preserve">” </w:t>
            </w:r>
            <w:r>
              <w:rPr>
                <w:rFonts w:hint="cs" w:ascii="CordiaUPC" w:hAnsi="CordiaUPC"/>
                <w:sz w:val="28"/>
                <w:cs/>
              </w:rPr>
              <w:t xml:space="preserve">ดังนั้น </w:t>
            </w:r>
            <w:r>
              <w:rPr>
                <w:rFonts w:ascii="CordiaUPC" w:hAnsi="CordiaUPC"/>
                <w:sz w:val="28"/>
              </w:rPr>
              <w:t xml:space="preserve">MMS Free Resource </w:t>
            </w:r>
            <w:r>
              <w:rPr>
                <w:rFonts w:hint="cs" w:ascii="CordiaUPC" w:hAnsi="CordiaUPC"/>
                <w:sz w:val="28"/>
                <w:cs/>
              </w:rPr>
              <w:t xml:space="preserve">หรือ </w:t>
            </w:r>
            <w:r>
              <w:rPr>
                <w:rFonts w:ascii="CordiaUPC" w:hAnsi="CordiaUPC"/>
                <w:sz w:val="28"/>
              </w:rPr>
              <w:t xml:space="preserve">MMS Rating </w:t>
            </w:r>
            <w:r>
              <w:rPr>
                <w:rFonts w:hint="cs" w:ascii="CordiaUPC" w:hAnsi="CordiaUPC"/>
                <w:sz w:val="28"/>
                <w:cs/>
              </w:rPr>
              <w:t xml:space="preserve">หรือ </w:t>
            </w:r>
            <w:r>
              <w:rPr>
                <w:rFonts w:ascii="CordiaUPC" w:hAnsi="CordiaUPC"/>
                <w:sz w:val="28"/>
              </w:rPr>
              <w:t xml:space="preserve">MMS Delivery Report Rating </w:t>
            </w:r>
            <w:r>
              <w:rPr>
                <w:rFonts w:hint="cs" w:ascii="CordiaUPC" w:hAnsi="CordiaUPC"/>
                <w:sz w:val="28"/>
                <w:cs/>
              </w:rPr>
              <w:t xml:space="preserve">หรือ </w:t>
            </w:r>
            <w:r>
              <w:rPr>
                <w:rFonts w:ascii="CordiaUPC" w:hAnsi="CordiaUPC"/>
                <w:sz w:val="28"/>
              </w:rPr>
              <w:t xml:space="preserve">MMS Read &amp; Reply Rating </w:t>
            </w:r>
            <w:r>
              <w:rPr>
                <w:rFonts w:hint="cs" w:ascii="CordiaUPC" w:hAnsi="CordiaUPC"/>
                <w:sz w:val="28"/>
                <w:cs/>
              </w:rPr>
              <w:t>ต้องมีค่าอย่างใดอย่างหนึ่ง</w:t>
            </w:r>
          </w:p>
          <w:p w:rsidR="00D118D0" w:rsidP="000A09FE" w:rsidRDefault="00D118D0" w14:paraId="76241FB8" w14:textId="26B89FC3">
            <w:r>
              <w:t xml:space="preserve">{1} </w:t>
            </w:r>
            <w:r>
              <w:rPr>
                <w:rFonts w:hint="cs"/>
                <w:cs/>
              </w:rPr>
              <w:t xml:space="preserve">แทนค่าด้วย </w:t>
            </w:r>
            <w:r>
              <w:t xml:space="preserve">Product Specification </w:t>
            </w:r>
            <w:r>
              <w:rPr>
                <w:rFonts w:hint="cs"/>
                <w:cs/>
              </w:rPr>
              <w:t>ที่เลือกมาและมีค่า</w:t>
            </w:r>
            <w:r w:rsidRPr="00734543">
              <w:t xml:space="preserve"> Category Type</w:t>
            </w:r>
            <w:r w:rsidRPr="00734543">
              <w:rPr>
                <w:rFonts w:cs="CordiaUPC"/>
                <w:cs/>
              </w:rPr>
              <w:t xml:space="preserve"> </w:t>
            </w:r>
            <w:r w:rsidRPr="00734543">
              <w:rPr>
                <w:rFonts w:hint="cs"/>
                <w:cs/>
              </w:rPr>
              <w:t xml:space="preserve">เป็น </w:t>
            </w:r>
            <w:r w:rsidRPr="00734543">
              <w:rPr>
                <w:rFonts w:cs="Angsana New"/>
                <w:cs/>
              </w:rPr>
              <w:t>“</w:t>
            </w:r>
            <w:r>
              <w:t>MMS</w:t>
            </w:r>
            <w:r w:rsidRPr="00734543">
              <w:rPr>
                <w:rFonts w:cs="Angsana New"/>
                <w:cs/>
              </w:rPr>
              <w:t>”</w:t>
            </w:r>
          </w:p>
          <w:p w:rsidRPr="00792590" w:rsidR="00D118D0" w:rsidP="000A09FE" w:rsidRDefault="00D118D0" w14:paraId="62E1DEE3" w14:textId="77777777">
            <w:pPr>
              <w:rPr>
                <w:rFonts w:cs="CordiaUPC"/>
                <w:cs/>
              </w:rPr>
            </w:pPr>
            <w:r>
              <w:t xml:space="preserve">{2} </w:t>
            </w:r>
            <w:r>
              <w:rPr>
                <w:rFonts w:hint="cs"/>
                <w:cs/>
              </w:rPr>
              <w:t xml:space="preserve">แทนค่าด้วย </w:t>
            </w:r>
            <w:r>
              <w:t xml:space="preserve">Product Class </w:t>
            </w:r>
            <w:r>
              <w:rPr>
                <w:rFonts w:hint="cs"/>
                <w:cs/>
              </w:rPr>
              <w:t>ที่เลือกมา</w:t>
            </w:r>
          </w:p>
        </w:tc>
        <w:tc>
          <w:tcPr>
            <w:tcW w:w="735" w:type="pct"/>
          </w:tcPr>
          <w:p w:rsidR="00D118D0" w:rsidP="000A09FE" w:rsidRDefault="00D118D0" w14:paraId="0E308CD9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</w:tbl>
    <w:p w:rsidRPr="008979A8" w:rsidR="006A3D82" w:rsidP="006A3D82" w:rsidRDefault="006A3D82" w14:paraId="278AE660" w14:textId="6059608D">
      <w:pPr>
        <w:pStyle w:val="Heading2"/>
        <w:numPr>
          <w:ilvl w:val="0"/>
          <w:numId w:val="1"/>
        </w:numPr>
        <w:ind w:left="426" w:hanging="426"/>
        <w:rPr>
          <w:rFonts w:ascii="CordiaUPC" w:hAnsi="CordiaUPC" w:cs="CordiaUPC"/>
          <w:sz w:val="36"/>
          <w:szCs w:val="36"/>
        </w:rPr>
      </w:pPr>
      <w:r>
        <w:rPr>
          <w:rFonts w:ascii="CordiaUPC" w:hAnsi="CordiaUPC" w:cs="CordiaUPC"/>
          <w:sz w:val="36"/>
          <w:szCs w:val="36"/>
        </w:rPr>
        <w:t xml:space="preserve">Mass </w:t>
      </w:r>
      <w:r w:rsidR="000C5093">
        <w:rPr>
          <w:rFonts w:ascii="CordiaUPC" w:hAnsi="CordiaUPC" w:cs="CordiaUPC"/>
          <w:sz w:val="36"/>
          <w:szCs w:val="36"/>
        </w:rPr>
        <w:t>M</w:t>
      </w:r>
      <w:r>
        <w:rPr>
          <w:rFonts w:ascii="CordiaUPC" w:hAnsi="CordiaUPC" w:cs="CordiaUPC"/>
          <w:sz w:val="36"/>
          <w:szCs w:val="36"/>
        </w:rPr>
        <w:t>MS</w:t>
      </w:r>
      <w:r w:rsidRPr="008979A8">
        <w:rPr>
          <w:rFonts w:ascii="CordiaUPC" w:hAnsi="CordiaUPC" w:cs="CordiaUPC"/>
          <w:sz w:val="36"/>
          <w:szCs w:val="36"/>
        </w:rPr>
        <w:t xml:space="preserve"> Free Resource</w:t>
      </w:r>
    </w:p>
    <w:p w:rsidRPr="00180BBA" w:rsidR="006A3D82" w:rsidP="00BB3F68" w:rsidRDefault="006A3D82" w14:paraId="16B4BCC8" w14:textId="77777777">
      <w:pPr>
        <w:pStyle w:val="Heading3"/>
        <w:numPr>
          <w:ilvl w:val="0"/>
          <w:numId w:val="63"/>
        </w:numPr>
        <w:rPr>
          <w:rFonts w:ascii="CordiaUPC" w:hAnsi="CordiaUPC" w:cs="CordiaUPC"/>
          <w:sz w:val="32"/>
          <w:szCs w:val="40"/>
        </w:rPr>
      </w:pPr>
      <w:r w:rsidRPr="00180BBA">
        <w:rPr>
          <w:rFonts w:ascii="CordiaUPC" w:hAnsi="CordiaUPC" w:cs="CordiaUPC"/>
          <w:sz w:val="32"/>
          <w:szCs w:val="40"/>
        </w:rPr>
        <w:t>Field on Screen</w:t>
      </w:r>
    </w:p>
    <w:tbl>
      <w:tblPr>
        <w:tblW w:w="4977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841"/>
        <w:gridCol w:w="1616"/>
        <w:gridCol w:w="5518"/>
      </w:tblGrid>
      <w:tr w:rsidRPr="008979A8" w:rsidR="006A3D82" w:rsidTr="00D42CF4" w14:paraId="7100F477" w14:textId="77777777">
        <w:trPr>
          <w:cantSplit/>
          <w:tblHeader/>
        </w:trPr>
        <w:tc>
          <w:tcPr>
            <w:tcW w:w="1026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6A3D82" w:rsidP="00D42CF4" w:rsidRDefault="006A3D82" w14:paraId="2EBAF835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Field Name</w:t>
            </w:r>
          </w:p>
        </w:tc>
        <w:tc>
          <w:tcPr>
            <w:tcW w:w="900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6A3D82" w:rsidP="00D42CF4" w:rsidRDefault="006A3D82" w14:paraId="55D0E1E5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Type</w:t>
            </w:r>
          </w:p>
        </w:tc>
        <w:tc>
          <w:tcPr>
            <w:tcW w:w="3074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6A3D82" w:rsidP="00D42CF4" w:rsidRDefault="006A3D82" w14:paraId="4976E376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Comments</w:t>
            </w:r>
          </w:p>
        </w:tc>
      </w:tr>
      <w:tr w:rsidRPr="008979A8" w:rsidR="006A3D82" w:rsidTr="00D42CF4" w14:paraId="002EE764" w14:textId="77777777">
        <w:tc>
          <w:tcPr>
            <w:tcW w:w="5000" w:type="pct"/>
            <w:gridSpan w:val="3"/>
            <w:shd w:val="clear" w:color="auto" w:fill="C2D69B" w:themeFill="accent3" w:themeFillTint="99"/>
          </w:tcPr>
          <w:p w:rsidR="006A3D82" w:rsidP="00D42CF4" w:rsidRDefault="006A3D82" w14:paraId="4CAF67D3" w14:textId="77777777">
            <w:pPr>
              <w:pStyle w:val="HeaderTable"/>
              <w:rPr>
                <w:lang w:bidi="th-TH"/>
              </w:rPr>
            </w:pPr>
            <w:r>
              <w:t>Table Section</w:t>
            </w:r>
          </w:p>
        </w:tc>
      </w:tr>
      <w:tr w:rsidRPr="008979A8" w:rsidR="006A3D82" w:rsidTr="00D42CF4" w14:paraId="7F0E1ACB" w14:textId="77777777">
        <w:trPr>
          <w:trHeight w:val="111"/>
        </w:trPr>
        <w:tc>
          <w:tcPr>
            <w:tcW w:w="1026" w:type="pct"/>
          </w:tcPr>
          <w:p w:rsidRPr="00F03FBF" w:rsidR="006A3D82" w:rsidP="00D42CF4" w:rsidRDefault="006A3D82" w14:paraId="226FA3B9" w14:textId="77777777">
            <w:pPr>
              <w:rPr>
                <w:rFonts w:cs="CordiaUPC"/>
              </w:rPr>
            </w:pPr>
            <w:r w:rsidRPr="00F03FBF">
              <w:rPr>
                <w:rFonts w:cs="CordiaUPC"/>
                <w:szCs w:val="36"/>
              </w:rPr>
              <w:t>Free Resource</w:t>
            </w:r>
          </w:p>
        </w:tc>
        <w:tc>
          <w:tcPr>
            <w:tcW w:w="900" w:type="pct"/>
          </w:tcPr>
          <w:p w:rsidR="006A3D82" w:rsidP="00D42CF4" w:rsidRDefault="006A3D82" w14:paraId="2FE8B31F" w14:textId="77777777">
            <w:pPr>
              <w:pStyle w:val="HeaderTable"/>
            </w:pPr>
          </w:p>
        </w:tc>
        <w:tc>
          <w:tcPr>
            <w:tcW w:w="3074" w:type="pct"/>
          </w:tcPr>
          <w:p w:rsidRPr="00BD6930" w:rsidR="006A3D82" w:rsidP="00D42CF4" w:rsidRDefault="006A3D82" w14:paraId="0D2C75FF" w14:textId="77777777">
            <w:pPr>
              <w:spacing w:after="0"/>
              <w:rPr>
                <w:rFonts w:cs="CordiaUPC"/>
              </w:rPr>
            </w:pPr>
            <w:r w:rsidRPr="00BD6930">
              <w:rPr>
                <w:rFonts w:cs="Angsana New"/>
                <w:cs/>
              </w:rPr>
              <w:t xml:space="preserve">แสดงข้อมูลใน </w:t>
            </w:r>
            <w:r w:rsidRPr="00BD6930">
              <w:rPr>
                <w:rFonts w:cs="CordiaUPC"/>
              </w:rPr>
              <w:t>Format</w:t>
            </w:r>
          </w:p>
          <w:p w:rsidR="006A3D82" w:rsidP="00D42CF4" w:rsidRDefault="006A3D82" w14:paraId="7DB760EB" w14:textId="77777777">
            <w:pPr>
              <w:spacing w:after="0"/>
            </w:pPr>
            <w:r w:rsidRPr="00BD6930">
              <w:rPr>
                <w:rFonts w:cs="CordiaUPC"/>
              </w:rPr>
              <w:t>freeResource</w:t>
            </w:r>
          </w:p>
        </w:tc>
      </w:tr>
      <w:tr w:rsidRPr="008979A8" w:rsidR="006A3D82" w:rsidTr="00D42CF4" w14:paraId="6962B7C0" w14:textId="77777777">
        <w:trPr>
          <w:trHeight w:val="108"/>
        </w:trPr>
        <w:tc>
          <w:tcPr>
            <w:tcW w:w="1026" w:type="pct"/>
          </w:tcPr>
          <w:p w:rsidRPr="00F03FBF" w:rsidR="006A3D82" w:rsidP="00D42CF4" w:rsidRDefault="006A3D82" w14:paraId="5B26CEA9" w14:textId="77777777">
            <w:pPr>
              <w:rPr>
                <w:rFonts w:cs="CordiaUPC"/>
                <w:szCs w:val="36"/>
              </w:rPr>
            </w:pPr>
            <w:r w:rsidRPr="00F03FBF">
              <w:rPr>
                <w:rFonts w:cs="CordiaUPC"/>
                <w:szCs w:val="36"/>
              </w:rPr>
              <w:t>Duration</w:t>
            </w:r>
          </w:p>
        </w:tc>
        <w:tc>
          <w:tcPr>
            <w:tcW w:w="900" w:type="pct"/>
          </w:tcPr>
          <w:p w:rsidR="006A3D82" w:rsidP="00D42CF4" w:rsidRDefault="006A3D82" w14:paraId="7AD31F67" w14:textId="77777777">
            <w:pPr>
              <w:pStyle w:val="HeaderTable"/>
            </w:pPr>
          </w:p>
        </w:tc>
        <w:tc>
          <w:tcPr>
            <w:tcW w:w="3074" w:type="pct"/>
          </w:tcPr>
          <w:p w:rsidR="006A3D82" w:rsidP="00D42CF4" w:rsidRDefault="006A3D82" w14:paraId="1068B5D8" w14:textId="77777777">
            <w:pPr>
              <w:spacing w:after="0"/>
            </w:pPr>
            <w:r>
              <w:rPr>
                <w:rFonts w:hint="cs"/>
                <w:cs/>
              </w:rPr>
              <w:t xml:space="preserve">แสดงข้อมูลใน </w:t>
            </w:r>
            <w:r>
              <w:t>Format</w:t>
            </w:r>
          </w:p>
          <w:p w:rsidR="006A3D82" w:rsidP="00D42CF4" w:rsidRDefault="006A3D82" w14:paraId="1C14EA06" w14:textId="2C57D745">
            <w:pPr>
              <w:spacing w:after="0"/>
            </w:pPr>
            <w:r>
              <w:t>d</w:t>
            </w:r>
            <w:r w:rsidRPr="00BD6930">
              <w:t xml:space="preserve">urationFrom </w:t>
            </w:r>
            <w:r w:rsidRPr="00BD6930">
              <w:rPr>
                <w:rFonts w:cs="Angsana New"/>
                <w:cs/>
              </w:rPr>
              <w:t xml:space="preserve">+ “ </w:t>
            </w:r>
            <w:r w:rsidR="00FF6536">
              <w:rPr>
                <w:rFonts w:cs="Angsana New"/>
                <w:cs/>
              </w:rPr>
              <w:t>–</w:t>
            </w:r>
            <w:r w:rsidRPr="00BD6930">
              <w:rPr>
                <w:rFonts w:cs="Angsana New"/>
                <w:cs/>
              </w:rPr>
              <w:t xml:space="preserve"> ” </w:t>
            </w:r>
            <w:r>
              <w:t>d</w:t>
            </w:r>
            <w:r w:rsidRPr="00BD6930">
              <w:t xml:space="preserve">urationTo </w:t>
            </w:r>
            <w:r w:rsidRPr="00BD6930">
              <w:rPr>
                <w:rFonts w:cs="Angsana New"/>
                <w:cs/>
              </w:rPr>
              <w:t xml:space="preserve">+ “ ” + </w:t>
            </w:r>
            <w:r>
              <w:t>d</w:t>
            </w:r>
            <w:r w:rsidRPr="00BD6930">
              <w:t>urationUnit</w:t>
            </w:r>
          </w:p>
        </w:tc>
      </w:tr>
      <w:tr w:rsidRPr="008979A8" w:rsidR="006A3D82" w:rsidTr="00D42CF4" w14:paraId="59F1719A" w14:textId="77777777">
        <w:trPr>
          <w:trHeight w:val="108"/>
        </w:trPr>
        <w:tc>
          <w:tcPr>
            <w:tcW w:w="1026" w:type="pct"/>
          </w:tcPr>
          <w:p w:rsidRPr="00F03FBF" w:rsidR="006A3D82" w:rsidP="00D42CF4" w:rsidRDefault="006A3D82" w14:paraId="0B303D36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Bill Cycle</w:t>
            </w:r>
          </w:p>
        </w:tc>
        <w:tc>
          <w:tcPr>
            <w:tcW w:w="900" w:type="pct"/>
          </w:tcPr>
          <w:p w:rsidR="006A3D82" w:rsidP="00D42CF4" w:rsidRDefault="006A3D82" w14:paraId="54A8E8C7" w14:textId="77777777">
            <w:pPr>
              <w:pStyle w:val="HeaderTable"/>
            </w:pPr>
          </w:p>
        </w:tc>
        <w:tc>
          <w:tcPr>
            <w:tcW w:w="3074" w:type="pct"/>
          </w:tcPr>
          <w:p w:rsidR="00390A5F" w:rsidP="00D42CF4" w:rsidRDefault="00390A5F" w14:paraId="6B64321E" w14:textId="5417C269">
            <w:pPr>
              <w:spacing w:after="0"/>
            </w:pPr>
            <w:r>
              <w:t xml:space="preserve">Visible </w:t>
            </w:r>
            <w:r>
              <w:rPr>
                <w:rFonts w:hint="cs"/>
                <w:cs/>
              </w:rPr>
              <w:t xml:space="preserve">เมื่อ </w:t>
            </w:r>
            <w:r w:rsidRPr="00766CC1">
              <w:t>customerType</w:t>
            </w:r>
            <w:r>
              <w:rPr>
                <w:rFonts w:hint="cs"/>
                <w:cs/>
              </w:rPr>
              <w:t xml:space="preserve"> เป็น </w:t>
            </w:r>
            <w:r>
              <w:rPr>
                <w:rFonts w:cs="Angsana New"/>
                <w:cs/>
              </w:rPr>
              <w:t>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>”</w:t>
            </w:r>
            <w:r w:rsidR="00765626">
              <w:rPr>
                <w:rFonts w:hint="cs" w:cs="Angsana New"/>
                <w:cs/>
              </w:rPr>
              <w:t xml:space="preserve"> หรือ </w:t>
            </w:r>
            <w:r w:rsidR="00765626">
              <w:rPr>
                <w:rFonts w:cs="Angsana New"/>
                <w:cs/>
              </w:rPr>
              <w:t>“</w:t>
            </w:r>
            <w:r w:rsidR="00765626">
              <w:rPr>
                <w:rFonts w:cs="CordiaUPC"/>
              </w:rPr>
              <w:t>All</w:t>
            </w:r>
            <w:r w:rsidR="00765626">
              <w:rPr>
                <w:rFonts w:cs="Angsana New"/>
                <w:cs/>
              </w:rPr>
              <w:t>”</w:t>
            </w:r>
          </w:p>
          <w:p w:rsidR="006A3D82" w:rsidP="00D42CF4" w:rsidRDefault="006A3D82" w14:paraId="6EF701EB" w14:textId="76BDD368">
            <w:pPr>
              <w:spacing w:after="0"/>
            </w:pPr>
            <w:r>
              <w:rPr>
                <w:rFonts w:hint="cs"/>
                <w:cs/>
              </w:rPr>
              <w:t xml:space="preserve">แสดงข้อมูลใน </w:t>
            </w:r>
            <w:r>
              <w:t>Format</w:t>
            </w:r>
          </w:p>
          <w:p w:rsidR="006A3D82" w:rsidP="00D42CF4" w:rsidRDefault="006A3D82" w14:paraId="1511763B" w14:textId="77777777">
            <w:pPr>
              <w:spacing w:after="0"/>
              <w:rPr>
                <w:cs/>
              </w:rPr>
            </w:pPr>
            <w:r>
              <w:t xml:space="preserve">billCycleValue </w:t>
            </w:r>
            <w:r>
              <w:rPr>
                <w:rFonts w:cs="Angsana New"/>
                <w:cs/>
              </w:rPr>
              <w:t xml:space="preserve">+ “ “ + </w:t>
            </w:r>
            <w:r>
              <w:t>billCycleUnit</w:t>
            </w:r>
          </w:p>
        </w:tc>
      </w:tr>
      <w:tr w:rsidRPr="008979A8" w:rsidR="006A3D82" w:rsidTr="00D42CF4" w14:paraId="309981DC" w14:textId="77777777">
        <w:trPr>
          <w:trHeight w:val="108"/>
        </w:trPr>
        <w:tc>
          <w:tcPr>
            <w:tcW w:w="1026" w:type="pct"/>
          </w:tcPr>
          <w:p w:rsidRPr="003A1FD8" w:rsidR="006A3D82" w:rsidP="00D42CF4" w:rsidRDefault="006A3D82" w14:paraId="1E9FF551" w14:textId="77777777">
            <w:pPr>
              <w:rPr>
                <w:rFonts w:cs="CordiaUPC"/>
              </w:rPr>
            </w:pPr>
            <w:r w:rsidRPr="003A1FD8">
              <w:rPr>
                <w:rFonts w:cs="CordiaUPC"/>
              </w:rPr>
              <w:t>Action</w:t>
            </w:r>
          </w:p>
          <w:p w:rsidRPr="003A1FD8" w:rsidR="006A3D82" w:rsidP="0006603F" w:rsidRDefault="006A3D82" w14:paraId="7992EC21" w14:textId="77777777">
            <w:pPr>
              <w:pStyle w:val="ListParagraph"/>
              <w:numPr>
                <w:ilvl w:val="0"/>
                <w:numId w:val="13"/>
              </w:numPr>
              <w:rPr>
                <w:rFonts w:cs="CordiaUPC"/>
              </w:rPr>
            </w:pPr>
            <w:r w:rsidRPr="003A1FD8">
              <w:rPr>
                <w:rFonts w:hint="cs" w:cs="Angsana New"/>
                <w:cs/>
              </w:rPr>
              <w:t>ปุ่ม</w:t>
            </w:r>
            <w:r w:rsidRPr="003A1FD8">
              <w:rPr>
                <w:rFonts w:cs="CordiaUPC"/>
              </w:rPr>
              <w:t>Edit</w:t>
            </w:r>
          </w:p>
        </w:tc>
        <w:tc>
          <w:tcPr>
            <w:tcW w:w="900" w:type="pct"/>
          </w:tcPr>
          <w:p w:rsidR="006A3D82" w:rsidP="00D42CF4" w:rsidRDefault="006A3D82" w14:paraId="1479A7AD" w14:textId="77777777">
            <w:r>
              <w:t>Button</w:t>
            </w:r>
          </w:p>
        </w:tc>
        <w:tc>
          <w:tcPr>
            <w:tcW w:w="3074" w:type="pct"/>
          </w:tcPr>
          <w:p w:rsidRPr="0079598B" w:rsidR="006A3D82" w:rsidP="00D42CF4" w:rsidRDefault="006A3D82" w14:paraId="1A224ABA" w14:textId="77777777">
            <w:pPr>
              <w:rPr>
                <w:rFonts w:cs="CordiaUPC"/>
                <w:cs/>
              </w:rPr>
            </w:pPr>
            <w:r w:rsidRPr="0079598B">
              <w:rPr>
                <w:rFonts w:cs="Angsana New"/>
                <w:cs/>
              </w:rPr>
              <w:t xml:space="preserve">เมื่อกดปุ่มให้ทำการ </w:t>
            </w:r>
            <w:r w:rsidRPr="0079598B">
              <w:rPr>
                <w:rFonts w:cs="CordiaUPC"/>
              </w:rPr>
              <w:t>Visible Detail Section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และดึงข้อมูลของ </w:t>
            </w:r>
            <w:r>
              <w:rPr>
                <w:rFonts w:cs="CordiaUPC"/>
              </w:rPr>
              <w:t xml:space="preserve">Row </w:t>
            </w:r>
            <w:r>
              <w:rPr>
                <w:rFonts w:hint="cs" w:cs="Angsana New"/>
                <w:cs/>
              </w:rPr>
              <w:t>นั้นๆ มาแสดง</w:t>
            </w:r>
          </w:p>
        </w:tc>
      </w:tr>
      <w:tr w:rsidRPr="008979A8" w:rsidR="006A3D82" w:rsidTr="00D42CF4" w14:paraId="03D8E91F" w14:textId="77777777">
        <w:trPr>
          <w:trHeight w:val="108"/>
        </w:trPr>
        <w:tc>
          <w:tcPr>
            <w:tcW w:w="1026" w:type="pct"/>
          </w:tcPr>
          <w:p w:rsidRPr="003A1FD8" w:rsidR="006A3D82" w:rsidP="00D42CF4" w:rsidRDefault="006A3D82" w14:paraId="0C17A8EC" w14:textId="77777777">
            <w:pPr>
              <w:rPr>
                <w:rFonts w:cs="CordiaUPC"/>
              </w:rPr>
            </w:pPr>
            <w:r w:rsidRPr="003A1FD8">
              <w:rPr>
                <w:rFonts w:cs="CordiaUPC"/>
              </w:rPr>
              <w:t>Action</w:t>
            </w:r>
          </w:p>
          <w:p w:rsidRPr="003A1FD8" w:rsidR="006A3D82" w:rsidP="0006603F" w:rsidRDefault="006A3D82" w14:paraId="02B80A9A" w14:textId="77777777">
            <w:pPr>
              <w:pStyle w:val="ListParagraph"/>
              <w:numPr>
                <w:ilvl w:val="0"/>
                <w:numId w:val="14"/>
              </w:numPr>
              <w:rPr>
                <w:rFonts w:cs="CordiaUPC"/>
              </w:rPr>
            </w:pPr>
            <w:r w:rsidRPr="003A1FD8">
              <w:rPr>
                <w:rFonts w:hint="cs" w:cs="Angsana New"/>
                <w:cs/>
              </w:rPr>
              <w:t xml:space="preserve">ปุ่ม </w:t>
            </w:r>
            <w:r w:rsidRPr="003A1FD8">
              <w:rPr>
                <w:rFonts w:cs="CordiaUPC"/>
              </w:rPr>
              <w:t>Delete</w:t>
            </w:r>
          </w:p>
        </w:tc>
        <w:tc>
          <w:tcPr>
            <w:tcW w:w="900" w:type="pct"/>
          </w:tcPr>
          <w:p w:rsidR="006A3D82" w:rsidP="00D42CF4" w:rsidRDefault="006A3D82" w14:paraId="697B7781" w14:textId="77777777">
            <w:r>
              <w:t>Button</w:t>
            </w:r>
          </w:p>
        </w:tc>
        <w:tc>
          <w:tcPr>
            <w:tcW w:w="3074" w:type="pct"/>
          </w:tcPr>
          <w:p w:rsidRPr="0079598B" w:rsidR="006A3D82" w:rsidP="00D42CF4" w:rsidRDefault="006A3D82" w14:paraId="40A48D98" w14:textId="77777777">
            <w:pPr>
              <w:rPr>
                <w:rFonts w:cs="CordiaUPC"/>
                <w:cs/>
              </w:rPr>
            </w:pPr>
            <w:r w:rsidRPr="0079598B">
              <w:rPr>
                <w:rFonts w:cs="Angsana New"/>
                <w:cs/>
              </w:rPr>
              <w:t>เมื่</w:t>
            </w:r>
            <w:r>
              <w:rPr>
                <w:rFonts w:hint="cs" w:cs="Angsana New"/>
                <w:cs/>
              </w:rPr>
              <w:t>อ</w:t>
            </w:r>
            <w:r w:rsidRPr="0079598B">
              <w:rPr>
                <w:rFonts w:cs="Angsana New"/>
                <w:cs/>
              </w:rPr>
              <w:t>กดปุ่มให้ทำการ</w:t>
            </w:r>
            <w:r>
              <w:rPr>
                <w:rFonts w:cs="CordiaUPC"/>
              </w:rPr>
              <w:t xml:space="preserve"> Delete </w:t>
            </w:r>
            <w:r>
              <w:rPr>
                <w:rFonts w:hint="cs" w:cs="Angsana New"/>
                <w:cs/>
              </w:rPr>
              <w:t xml:space="preserve">ข้อมูลของ </w:t>
            </w:r>
            <w:r>
              <w:rPr>
                <w:rFonts w:cs="CordiaUPC"/>
              </w:rPr>
              <w:t xml:space="preserve">Row </w:t>
            </w:r>
            <w:r>
              <w:rPr>
                <w:rFonts w:hint="cs" w:cs="Angsana New"/>
                <w:cs/>
              </w:rPr>
              <w:t>นั้นๆ</w:t>
            </w:r>
          </w:p>
        </w:tc>
      </w:tr>
      <w:tr w:rsidRPr="008979A8" w:rsidR="006A3D82" w:rsidTr="00D42CF4" w14:paraId="69C3771C" w14:textId="77777777">
        <w:trPr>
          <w:trHeight w:val="108"/>
        </w:trPr>
        <w:tc>
          <w:tcPr>
            <w:tcW w:w="1026" w:type="pct"/>
          </w:tcPr>
          <w:p w:rsidRPr="003A1FD8" w:rsidR="006A3D82" w:rsidP="00D42CF4" w:rsidRDefault="006A3D82" w14:paraId="33740921" w14:textId="77777777">
            <w:pPr>
              <w:rPr>
                <w:rFonts w:cs="CordiaUPC"/>
              </w:rPr>
            </w:pPr>
            <w:r w:rsidRPr="003A1FD8">
              <w:rPr>
                <w:rFonts w:hint="cs" w:cs="Angsana New"/>
                <w:cs/>
              </w:rPr>
              <w:t xml:space="preserve">ปุ่ม </w:t>
            </w:r>
            <w:r w:rsidRPr="003A1FD8">
              <w:rPr>
                <w:rFonts w:cs="Angsana New"/>
                <w:cs/>
              </w:rPr>
              <w:t>+</w:t>
            </w:r>
          </w:p>
        </w:tc>
        <w:tc>
          <w:tcPr>
            <w:tcW w:w="900" w:type="pct"/>
          </w:tcPr>
          <w:p w:rsidR="006A3D82" w:rsidP="00D42CF4" w:rsidRDefault="006A3D82" w14:paraId="058EF9AE" w14:textId="77777777">
            <w:r>
              <w:t>Button</w:t>
            </w:r>
          </w:p>
        </w:tc>
        <w:tc>
          <w:tcPr>
            <w:tcW w:w="3074" w:type="pct"/>
          </w:tcPr>
          <w:p w:rsidR="006A3D82" w:rsidP="00D42CF4" w:rsidRDefault="006A3D82" w14:paraId="6DB17DE1" w14:textId="77777777">
            <w:pPr>
              <w:rPr>
                <w:rFonts w:cs="CordiaUPC"/>
              </w:rPr>
            </w:pPr>
            <w:r w:rsidRPr="007D14C9">
              <w:rPr>
                <w:rFonts w:cs="Angsana New"/>
                <w:cs/>
              </w:rPr>
              <w:t xml:space="preserve">เมื่อกดปุ่มให้ทำการ </w:t>
            </w:r>
            <w:r w:rsidRPr="007D14C9">
              <w:rPr>
                <w:rFonts w:cs="CordiaUPC"/>
              </w:rPr>
              <w:t>Visible Detail Section</w:t>
            </w:r>
          </w:p>
          <w:p w:rsidR="00BF4250" w:rsidP="00BF4250" w:rsidRDefault="00BF4250" w14:paraId="4D371CD2" w14:textId="77777777">
            <w:pPr>
              <w:rPr>
                <w:rFonts w:cs="CordiaUPC"/>
                <w:cs/>
              </w:rPr>
            </w:pPr>
            <w:r>
              <w:rPr>
                <w:rFonts w:cs="CordiaUPC"/>
              </w:rPr>
              <w:t xml:space="preserve">Default </w:t>
            </w:r>
            <w:r>
              <w:rPr>
                <w:rFonts w:hint="cs" w:cs="Angsana New"/>
                <w:cs/>
              </w:rPr>
              <w:t>ค่าดังต่อไปนี้</w:t>
            </w:r>
          </w:p>
          <w:p w:rsidR="00BF4250" w:rsidP="00BF4250" w:rsidRDefault="00BF4250" w14:paraId="56597656" w14:textId="77777777">
            <w:pPr>
              <w:pStyle w:val="ListParagraph"/>
              <w:numPr>
                <w:ilvl w:val="0"/>
                <w:numId w:val="14"/>
              </w:numPr>
              <w:rPr>
                <w:rFonts w:cs="CordiaUPC"/>
              </w:rPr>
            </w:pPr>
            <w:r>
              <w:rPr>
                <w:rFonts w:cs="CordiaUPC"/>
              </w:rPr>
              <w:t>d</w:t>
            </w:r>
            <w:r w:rsidRPr="008979A8">
              <w:rPr>
                <w:rFonts w:cs="CordiaUPC"/>
              </w:rPr>
              <w:t>urationType</w:t>
            </w:r>
            <w:r>
              <w:rPr>
                <w:rFonts w:cs="Angsana New"/>
                <w:cs/>
              </w:rPr>
              <w:t xml:space="preserve"> =  “</w:t>
            </w:r>
            <w:r>
              <w:rPr>
                <w:rFonts w:cs="CordiaUPC"/>
              </w:rPr>
              <w:t>Depend on Package</w:t>
            </w:r>
            <w:r>
              <w:rPr>
                <w:rFonts w:cs="Angsana New"/>
                <w:cs/>
              </w:rPr>
              <w:t>”</w:t>
            </w:r>
          </w:p>
          <w:p w:rsidRPr="00BF4250" w:rsidR="00BF4250" w:rsidP="00BF4250" w:rsidRDefault="00BF4250" w14:paraId="411D971C" w14:textId="77777777">
            <w:pPr>
              <w:pStyle w:val="ListParagraph"/>
              <w:numPr>
                <w:ilvl w:val="0"/>
                <w:numId w:val="14"/>
              </w:numPr>
              <w:rPr>
                <w:rFonts w:cs="CordiaUPC"/>
              </w:rPr>
            </w:pPr>
            <w:r w:rsidRPr="00BF4250">
              <w:rPr>
                <w:rFonts w:cs="CordiaUPC"/>
              </w:rPr>
              <w:t>durationFrom</w:t>
            </w:r>
            <w:r>
              <w:rPr>
                <w:rFonts w:cs="Angsana New"/>
                <w:cs/>
              </w:rPr>
              <w:t xml:space="preserve"> = </w:t>
            </w:r>
            <w:r>
              <w:rPr>
                <w:rFonts w:cs="CordiaUPC"/>
              </w:rPr>
              <w:t>1</w:t>
            </w:r>
          </w:p>
          <w:p w:rsidRPr="00C014B2" w:rsidR="00BF4250" w:rsidP="00BF4250" w:rsidRDefault="00BF4250" w14:paraId="273AED28" w14:textId="77777777">
            <w:pPr>
              <w:pStyle w:val="ListParagraph"/>
              <w:numPr>
                <w:ilvl w:val="0"/>
                <w:numId w:val="14"/>
              </w:numPr>
              <w:rPr>
                <w:rFonts w:cs="CordiaUPC"/>
              </w:rPr>
            </w:pPr>
            <w:r w:rsidRPr="00BF4250">
              <w:rPr>
                <w:rFonts w:cs="CordiaUPC"/>
              </w:rPr>
              <w:t xml:space="preserve">durationTo </w:t>
            </w:r>
            <w:r w:rsidRPr="00BF4250">
              <w:rPr>
                <w:rFonts w:cs="Angsana New"/>
                <w:cs/>
              </w:rPr>
              <w:t xml:space="preserve">= </w:t>
            </w:r>
            <w:r w:rsidRPr="00BF4250">
              <w:rPr>
                <w:rFonts w:cs="CordiaUPC"/>
              </w:rPr>
              <w:t xml:space="preserve">Copy </w:t>
            </w:r>
            <w:r w:rsidRPr="00BF4250">
              <w:rPr>
                <w:rFonts w:cs="Angsana New"/>
                <w:cs/>
              </w:rPr>
              <w:t xml:space="preserve">ค่ามาจาก </w:t>
            </w:r>
            <w:r w:rsidRPr="00BF4250">
              <w:rPr>
                <w:rFonts w:cs="CordiaUPC"/>
              </w:rPr>
              <w:t>package</w:t>
            </w:r>
            <w:r>
              <w:rPr>
                <w:rFonts w:cs="CordiaUPC"/>
              </w:rPr>
              <w:t>Duration</w:t>
            </w:r>
          </w:p>
          <w:p w:rsidR="00BF4250" w:rsidP="00BF4250" w:rsidRDefault="00BF4250" w14:paraId="1AA8E529" w14:textId="77777777">
            <w:pPr>
              <w:pStyle w:val="ListParagraph"/>
              <w:numPr>
                <w:ilvl w:val="0"/>
                <w:numId w:val="14"/>
              </w:numPr>
              <w:rPr>
                <w:rFonts w:cs="CordiaUPC"/>
              </w:rPr>
            </w:pPr>
            <w:r w:rsidRPr="00BF4250">
              <w:rPr>
                <w:rFonts w:cs="CordiaUPC"/>
              </w:rPr>
              <w:t>durationUnit</w:t>
            </w:r>
            <w:r>
              <w:rPr>
                <w:rFonts w:cs="Angsana New"/>
                <w:cs/>
              </w:rPr>
              <w:t xml:space="preserve"> = </w:t>
            </w:r>
            <w:r w:rsidRPr="00BF4250">
              <w:rPr>
                <w:rFonts w:cs="CordiaUPC"/>
              </w:rPr>
              <w:t xml:space="preserve">Copy </w:t>
            </w:r>
            <w:r w:rsidRPr="00BF4250">
              <w:rPr>
                <w:rFonts w:cs="Angsana New"/>
                <w:cs/>
              </w:rPr>
              <w:t xml:space="preserve">ค่ามาจาก </w:t>
            </w:r>
            <w:r w:rsidRPr="00BF4250">
              <w:rPr>
                <w:rFonts w:cs="CordiaUPC"/>
              </w:rPr>
              <w:t>package</w:t>
            </w:r>
            <w:r>
              <w:rPr>
                <w:rFonts w:cs="CordiaUPC"/>
              </w:rPr>
              <w:t>DurationUnit</w:t>
            </w:r>
          </w:p>
          <w:p w:rsidR="00BF4250" w:rsidP="00BF4250" w:rsidRDefault="00BF4250" w14:paraId="5C6C1043" w14:textId="77777777">
            <w:pPr>
              <w:pStyle w:val="ListParagraph"/>
              <w:numPr>
                <w:ilvl w:val="0"/>
                <w:numId w:val="14"/>
              </w:num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ถ้า </w:t>
            </w:r>
            <w:r>
              <w:rPr>
                <w:rFonts w:cs="CordiaUPC"/>
              </w:rPr>
              <w:t xml:space="preserve">customerType </w:t>
            </w:r>
            <w:r>
              <w:rPr>
                <w:rFonts w:cs="Angsana New"/>
                <w:cs/>
              </w:rPr>
              <w:t>= “</w:t>
            </w:r>
            <w:r>
              <w:rPr>
                <w:rFonts w:cs="CordiaUPC"/>
              </w:rPr>
              <w:t>Pre</w:t>
            </w:r>
            <w:r>
              <w:rPr>
                <w:rFonts w:cs="Angsana New"/>
                <w:cs/>
              </w:rPr>
              <w:t>-</w:t>
            </w:r>
            <w:r>
              <w:rPr>
                <w:rFonts w:cs="CordiaUPC"/>
              </w:rP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All</w:t>
            </w:r>
            <w:r>
              <w:rPr>
                <w:rFonts w:cs="Angsana New"/>
                <w:cs/>
              </w:rPr>
              <w:t>”</w:t>
            </w:r>
          </w:p>
          <w:p w:rsidR="00BF4250" w:rsidP="00BF4250" w:rsidRDefault="00BF4250" w14:paraId="38B8C749" w14:textId="77777777">
            <w:pPr>
              <w:pStyle w:val="ListParagraph"/>
              <w:numPr>
                <w:ilvl w:val="1"/>
                <w:numId w:val="14"/>
              </w:numPr>
              <w:rPr>
                <w:rFonts w:cs="CordiaUPC"/>
              </w:rPr>
            </w:pPr>
            <w:r>
              <w:rPr>
                <w:rFonts w:cs="CordiaUPC"/>
              </w:rPr>
              <w:t>billCycle</w:t>
            </w:r>
            <w:r w:rsidRPr="008979A8">
              <w:rPr>
                <w:rFonts w:cs="CordiaUPC"/>
              </w:rPr>
              <w:t>Type</w:t>
            </w:r>
            <w:r>
              <w:rPr>
                <w:rFonts w:cs="Angsana New"/>
                <w:cs/>
              </w:rPr>
              <w:t xml:space="preserve"> = ”</w:t>
            </w:r>
            <w:r>
              <w:rPr>
                <w:rFonts w:cs="CordiaUPC"/>
              </w:rPr>
              <w:t>Depend on Package</w:t>
            </w:r>
            <w:r>
              <w:rPr>
                <w:rFonts w:cs="Angsana New"/>
                <w:cs/>
              </w:rPr>
              <w:t>”</w:t>
            </w:r>
          </w:p>
          <w:p w:rsidR="00BF4250" w:rsidP="00BF4250" w:rsidRDefault="00BF4250" w14:paraId="5CE28458" w14:textId="77777777">
            <w:pPr>
              <w:pStyle w:val="ListParagraph"/>
              <w:numPr>
                <w:ilvl w:val="1"/>
                <w:numId w:val="14"/>
              </w:numPr>
              <w:rPr>
                <w:rFonts w:cs="CordiaUPC"/>
              </w:rPr>
            </w:pPr>
            <w:r>
              <w:rPr>
                <w:rFonts w:cs="CordiaUPC"/>
              </w:rPr>
              <w:t xml:space="preserve">billCycleValue </w:t>
            </w:r>
            <w:r>
              <w:rPr>
                <w:rFonts w:cs="Angsana New"/>
                <w:cs/>
              </w:rPr>
              <w:t xml:space="preserve">= </w:t>
            </w:r>
            <w:r>
              <w:rPr>
                <w:rFonts w:cs="CordiaUPC"/>
              </w:rPr>
              <w:t xml:space="preserve">Copy </w:t>
            </w:r>
            <w:r>
              <w:rPr>
                <w:rFonts w:hint="cs" w:cs="Angsana New"/>
                <w:cs/>
              </w:rPr>
              <w:t xml:space="preserve">ค่ามาจาก </w:t>
            </w:r>
            <w:r>
              <w:rPr>
                <w:rFonts w:cs="CordiaUPC"/>
              </w:rPr>
              <w:t>packageBillCycle</w:t>
            </w:r>
          </w:p>
          <w:p w:rsidRPr="00BB37B4" w:rsidR="00BF4250" w:rsidP="00BB37B4" w:rsidRDefault="00BF4250" w14:paraId="590D2EA6" w14:textId="61B44C5D">
            <w:pPr>
              <w:pStyle w:val="ListParagraph"/>
              <w:numPr>
                <w:ilvl w:val="1"/>
                <w:numId w:val="14"/>
              </w:numPr>
              <w:rPr>
                <w:rFonts w:cs="CordiaUPC"/>
                <w:cs/>
              </w:rPr>
            </w:pPr>
            <w:r w:rsidRPr="00BB37B4">
              <w:rPr>
                <w:rFonts w:cs="CordiaUPC"/>
              </w:rPr>
              <w:t xml:space="preserve">billCycleUnit </w:t>
            </w:r>
            <w:r w:rsidRPr="00BB37B4">
              <w:rPr>
                <w:rFonts w:cs="Angsana New"/>
                <w:cs/>
              </w:rPr>
              <w:t xml:space="preserve">= </w:t>
            </w:r>
            <w:r w:rsidRPr="00BB37B4">
              <w:rPr>
                <w:rFonts w:cs="CordiaUPC"/>
              </w:rPr>
              <w:t xml:space="preserve">Copy </w:t>
            </w:r>
            <w:r w:rsidRPr="00BB37B4">
              <w:rPr>
                <w:rFonts w:cs="Angsana New"/>
                <w:cs/>
              </w:rPr>
              <w:t xml:space="preserve">ค่ามาจาก </w:t>
            </w:r>
            <w:r w:rsidRPr="00BB37B4">
              <w:rPr>
                <w:rFonts w:cs="CordiaUPC"/>
              </w:rPr>
              <w:t>packageBillCycleUnit</w:t>
            </w:r>
          </w:p>
        </w:tc>
      </w:tr>
      <w:tr w:rsidRPr="008979A8" w:rsidR="006A3D82" w:rsidTr="00D42CF4" w14:paraId="1E4262C2" w14:textId="77777777">
        <w:tc>
          <w:tcPr>
            <w:tcW w:w="5000" w:type="pct"/>
            <w:gridSpan w:val="3"/>
            <w:shd w:val="clear" w:color="auto" w:fill="C2D69B" w:themeFill="accent3" w:themeFillTint="99"/>
          </w:tcPr>
          <w:p w:rsidR="006A3D82" w:rsidP="00D42CF4" w:rsidRDefault="006A3D82" w14:paraId="0ABD6117" w14:textId="77777777">
            <w:pPr>
              <w:pStyle w:val="HeaderTable"/>
            </w:pPr>
            <w:r>
              <w:t>End Table Section</w:t>
            </w:r>
          </w:p>
        </w:tc>
      </w:tr>
      <w:tr w:rsidRPr="008979A8" w:rsidR="006A3D82" w:rsidTr="00D42CF4" w14:paraId="128FFD39" w14:textId="77777777">
        <w:tc>
          <w:tcPr>
            <w:tcW w:w="5000" w:type="pct"/>
            <w:gridSpan w:val="3"/>
            <w:shd w:val="clear" w:color="auto" w:fill="C2D69B" w:themeFill="accent3" w:themeFillTint="99"/>
          </w:tcPr>
          <w:p w:rsidRPr="008979A8" w:rsidR="006A3D82" w:rsidP="00D42CF4" w:rsidRDefault="006A3D82" w14:paraId="73D3772D" w14:textId="77777777">
            <w:pPr>
              <w:pStyle w:val="HeaderTable"/>
            </w:pPr>
            <w:r>
              <w:t>Detail Section</w:t>
            </w:r>
          </w:p>
        </w:tc>
      </w:tr>
      <w:tr w:rsidRPr="008979A8" w:rsidR="006A3D82" w:rsidTr="00D42CF4" w14:paraId="2A2FFEE5" w14:textId="77777777">
        <w:tc>
          <w:tcPr>
            <w:tcW w:w="1026" w:type="pct"/>
          </w:tcPr>
          <w:p w:rsidR="006A3D82" w:rsidP="00D42CF4" w:rsidRDefault="006A3D82" w14:paraId="38F2418F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search</w:t>
            </w:r>
          </w:p>
        </w:tc>
        <w:tc>
          <w:tcPr>
            <w:tcW w:w="900" w:type="pct"/>
          </w:tcPr>
          <w:p w:rsidRPr="008979A8" w:rsidR="006A3D82" w:rsidP="00D42CF4" w:rsidRDefault="006A3D82" w14:paraId="40C9DA39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Text Box</w:t>
            </w:r>
          </w:p>
        </w:tc>
        <w:tc>
          <w:tcPr>
            <w:tcW w:w="3074" w:type="pct"/>
          </w:tcPr>
          <w:p w:rsidRPr="008979A8" w:rsidR="006A3D82" w:rsidP="00D42CF4" w:rsidRDefault="006A3D82" w14:paraId="1AC59D4B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เมื่อกรอกข้อมูลที่ </w:t>
            </w:r>
            <w:r>
              <w:rPr>
                <w:rFonts w:cs="CordiaUPC"/>
              </w:rPr>
              <w:t xml:space="preserve">Field </w:t>
            </w:r>
            <w:r>
              <w:rPr>
                <w:rFonts w:hint="cs" w:cs="Angsana New"/>
                <w:cs/>
              </w:rPr>
              <w:t xml:space="preserve">นี้ ระบบจะทำการ </w:t>
            </w:r>
            <w:r>
              <w:rPr>
                <w:rFonts w:cs="CordiaUPC"/>
              </w:rPr>
              <w:t xml:space="preserve">Filter List of Value </w:t>
            </w:r>
            <w:r>
              <w:rPr>
                <w:rFonts w:hint="cs" w:cs="Angsana New"/>
                <w:cs/>
              </w:rPr>
              <w:t xml:space="preserve">ของ </w:t>
            </w:r>
            <w:r>
              <w:rPr>
                <w:rFonts w:cs="CordiaUPC"/>
              </w:rPr>
              <w:t xml:space="preserve">Free Resource </w:t>
            </w:r>
            <w:r>
              <w:rPr>
                <w:rFonts w:hint="cs" w:cs="Angsana New"/>
                <w:cs/>
              </w:rPr>
              <w:t xml:space="preserve">ตามที่ </w:t>
            </w:r>
            <w:r>
              <w:rPr>
                <w:rFonts w:cs="CordiaUPC"/>
              </w:rPr>
              <w:t xml:space="preserve">User </w:t>
            </w:r>
            <w:r>
              <w:rPr>
                <w:rFonts w:hint="cs" w:cs="Angsana New"/>
                <w:cs/>
              </w:rPr>
              <w:t xml:space="preserve">กรอกมาตามเงื่อนไข </w:t>
            </w:r>
            <w:r>
              <w:rPr>
                <w:rFonts w:cs="Angsana New"/>
                <w:cs/>
              </w:rPr>
              <w:t>“%</w:t>
            </w:r>
            <w:r>
              <w:rPr>
                <w:rFonts w:cs="CordiaUPC"/>
              </w:rPr>
              <w:t>search</w:t>
            </w:r>
            <w:r>
              <w:rPr>
                <w:rFonts w:cs="Angsana New"/>
                <w:cs/>
              </w:rPr>
              <w:t>%”</w:t>
            </w:r>
          </w:p>
        </w:tc>
      </w:tr>
      <w:tr w:rsidRPr="008979A8" w:rsidR="006A3D82" w:rsidTr="00D42CF4" w14:paraId="5F7809D1" w14:textId="77777777">
        <w:tc>
          <w:tcPr>
            <w:tcW w:w="1026" w:type="pct"/>
          </w:tcPr>
          <w:p w:rsidRPr="008979A8" w:rsidR="006A3D82" w:rsidP="00D42CF4" w:rsidRDefault="006A3D82" w14:paraId="0E5256F5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freeResource</w:t>
            </w:r>
          </w:p>
        </w:tc>
        <w:tc>
          <w:tcPr>
            <w:tcW w:w="900" w:type="pct"/>
          </w:tcPr>
          <w:p w:rsidRPr="008979A8" w:rsidR="006A3D82" w:rsidP="00D42CF4" w:rsidRDefault="006A3D82" w14:paraId="07DEBE96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>Drop Down List</w:t>
            </w:r>
          </w:p>
        </w:tc>
        <w:tc>
          <w:tcPr>
            <w:tcW w:w="3074" w:type="pct"/>
          </w:tcPr>
          <w:p w:rsidR="006A3D82" w:rsidP="00D42CF4" w:rsidRDefault="006A3D82" w14:paraId="07424235" w14:textId="77777777">
            <w:pPr>
              <w:rPr>
                <w:rFonts w:cs="CordiaUPC"/>
                <w:color w:val="FF0000"/>
              </w:rPr>
            </w:pPr>
            <w:r w:rsidRPr="008979A8">
              <w:rPr>
                <w:rFonts w:cs="CordiaUPC"/>
              </w:rPr>
              <w:t xml:space="preserve">Label </w:t>
            </w:r>
            <w:r w:rsidRPr="008979A8">
              <w:rPr>
                <w:rFonts w:cs="Angsana New"/>
                <w:cs/>
              </w:rPr>
              <w:t xml:space="preserve">:  </w:t>
            </w:r>
            <w:r w:rsidRPr="008979A8">
              <w:rPr>
                <w:rFonts w:cs="Angsana New"/>
                <w:color w:val="FF0000"/>
                <w:cs/>
              </w:rPr>
              <w:t>*</w:t>
            </w:r>
            <w:r>
              <w:rPr>
                <w:rFonts w:cs="CordiaUPC"/>
                <w:color w:val="FF0000"/>
              </w:rPr>
              <w:t>Free Resource</w:t>
            </w:r>
          </w:p>
          <w:p w:rsidRPr="008979A8" w:rsidR="006A3D82" w:rsidP="000C5093" w:rsidRDefault="006A3D82" w14:paraId="13F2AA32" w14:textId="1B432479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List of Value </w:t>
            </w:r>
            <w:r>
              <w:rPr>
                <w:rFonts w:cs="Angsana New"/>
                <w:cs/>
              </w:rPr>
              <w:t xml:space="preserve">: </w:t>
            </w:r>
            <w:r w:rsidRPr="008979A8">
              <w:rPr>
                <w:rFonts w:cs="Angsana New"/>
                <w:cs/>
              </w:rPr>
              <w:t>ดึงข้อมูล</w:t>
            </w:r>
            <w:r>
              <w:rPr>
                <w:rFonts w:hint="cs" w:cs="Angsana New"/>
                <w:cs/>
              </w:rPr>
              <w:t xml:space="preserve">จาก </w:t>
            </w:r>
            <w:r>
              <w:rPr>
                <w:rFonts w:cs="CordiaUPC"/>
              </w:rPr>
              <w:t xml:space="preserve">DB </w:t>
            </w:r>
            <w:r>
              <w:rPr>
                <w:rFonts w:hint="cs" w:cs="Angsana New"/>
                <w:cs/>
              </w:rPr>
              <w:t>ที่</w:t>
            </w:r>
            <w:r>
              <w:rPr>
                <w:rFonts w:cs="CordiaUPC"/>
              </w:rPr>
              <w:t xml:space="preserve"> MASS_</w:t>
            </w:r>
            <w:r w:rsidRPr="008979A8">
              <w:rPr>
                <w:rFonts w:cs="CordiaUPC"/>
              </w:rPr>
              <w:t>BUSINES</w:t>
            </w:r>
            <w:r>
              <w:rPr>
                <w:rFonts w:cs="CordiaUPC"/>
              </w:rPr>
              <w:t>S_</w:t>
            </w:r>
            <w:r w:rsidR="000C5093">
              <w:rPr>
                <w:rFonts w:cs="CordiaUPC"/>
              </w:rPr>
              <w:t>MMS</w:t>
            </w:r>
            <w:r w:rsidRPr="008979A8">
              <w:rPr>
                <w:rFonts w:cs="CordiaUPC"/>
              </w:rPr>
              <w:t xml:space="preserve">_FREE_RESOURCE </w:t>
            </w:r>
            <w:r>
              <w:rPr>
                <w:rFonts w:hint="cs" w:cs="Angsana New"/>
                <w:cs/>
              </w:rPr>
              <w:t xml:space="preserve">โดยนำ </w:t>
            </w:r>
            <w:r w:rsidRPr="008979A8">
              <w:rPr>
                <w:rFonts w:cs="CordiaUPC"/>
              </w:rPr>
              <w:t>free_resource_name</w:t>
            </w:r>
            <w:r w:rsidRPr="008979A8">
              <w:rPr>
                <w:rFonts w:cs="Angsana New"/>
                <w:cs/>
              </w:rPr>
              <w:t xml:space="preserve"> มาแสดง </w:t>
            </w:r>
          </w:p>
        </w:tc>
      </w:tr>
      <w:tr w:rsidRPr="008979A8" w:rsidR="006A3D82" w:rsidTr="00D42CF4" w14:paraId="4A0A5024" w14:textId="77777777">
        <w:tc>
          <w:tcPr>
            <w:tcW w:w="1026" w:type="pct"/>
          </w:tcPr>
          <w:p w:rsidRPr="008979A8" w:rsidR="006A3D82" w:rsidP="00D42CF4" w:rsidRDefault="006A3D82" w14:paraId="1B1D85F9" w14:textId="77777777">
            <w:pPr>
              <w:rPr>
                <w:rFonts w:cs="CordiaUPC"/>
              </w:rPr>
            </w:pPr>
            <w:r w:rsidRPr="008979A8">
              <w:rPr>
                <w:rFonts w:cs="Angsana New"/>
                <w:cs/>
              </w:rPr>
              <w:t xml:space="preserve">ปุ่ม </w:t>
            </w:r>
            <w:r w:rsidRPr="008979A8">
              <w:rPr>
                <w:rFonts w:cs="CordiaUPC"/>
              </w:rPr>
              <w:t>New</w:t>
            </w:r>
          </w:p>
        </w:tc>
        <w:tc>
          <w:tcPr>
            <w:tcW w:w="900" w:type="pct"/>
          </w:tcPr>
          <w:p w:rsidRPr="008979A8" w:rsidR="006A3D82" w:rsidP="00D42CF4" w:rsidRDefault="006A3D82" w14:paraId="56A95C46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>Button</w:t>
            </w:r>
          </w:p>
        </w:tc>
        <w:tc>
          <w:tcPr>
            <w:tcW w:w="3074" w:type="pct"/>
          </w:tcPr>
          <w:p w:rsidR="006A3D82" w:rsidP="00D42CF4" w:rsidRDefault="006A3D82" w14:paraId="3A45D9D3" w14:textId="77777777">
            <w:pPr>
              <w:rPr>
                <w:rFonts w:cs="CordiaUPC"/>
              </w:rPr>
            </w:pPr>
            <w:r w:rsidRPr="008979A8">
              <w:rPr>
                <w:rFonts w:cs="Angsana New"/>
                <w:cs/>
              </w:rPr>
              <w:t xml:space="preserve">วางไว้หลัง </w:t>
            </w:r>
            <w:r>
              <w:rPr>
                <w:rFonts w:cs="CordiaUPC"/>
              </w:rPr>
              <w:t>Free Resource</w:t>
            </w:r>
          </w:p>
          <w:p w:rsidRPr="008979A8" w:rsidR="006A3D82" w:rsidP="00D42CF4" w:rsidRDefault="006A3D82" w14:paraId="24C238D0" w14:textId="47A998F6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>เมื่อกดปุ่ม</w:t>
            </w:r>
            <w:r>
              <w:rPr>
                <w:rFonts w:cs="Angsana New"/>
                <w:cs/>
              </w:rPr>
              <w:t>ให</w:t>
            </w:r>
            <w:r>
              <w:rPr>
                <w:rFonts w:hint="cs" w:cs="Angsana New"/>
                <w:cs/>
              </w:rPr>
              <w:t xml:space="preserve">้ </w:t>
            </w:r>
            <w:r>
              <w:rPr>
                <w:rFonts w:cs="CordiaUPC"/>
              </w:rPr>
              <w:t>Visible</w:t>
            </w:r>
            <w:r w:rsidRPr="008979A8">
              <w:rPr>
                <w:rFonts w:cs="Angsana New"/>
                <w:cs/>
              </w:rPr>
              <w:t xml:space="preserve"> </w:t>
            </w:r>
            <w:r>
              <w:rPr>
                <w:rFonts w:cs="CordiaUPC"/>
              </w:rPr>
              <w:t xml:space="preserve">Mass </w:t>
            </w:r>
            <w:r w:rsidR="000C5093">
              <w:rPr>
                <w:rFonts w:cs="CordiaUPC"/>
              </w:rPr>
              <w:t>M</w:t>
            </w:r>
            <w:r>
              <w:rPr>
                <w:rFonts w:cs="CordiaUPC"/>
              </w:rPr>
              <w:t>MS</w:t>
            </w:r>
            <w:r w:rsidRPr="008979A8">
              <w:rPr>
                <w:rFonts w:cs="CordiaUPC"/>
              </w:rPr>
              <w:t xml:space="preserve"> Free Resource On Shelf</w:t>
            </w:r>
            <w:r>
              <w:rPr>
                <w:rFonts w:cs="CordiaUPC"/>
              </w:rPr>
              <w:t xml:space="preserve"> Section</w:t>
            </w:r>
          </w:p>
        </w:tc>
      </w:tr>
      <w:tr w:rsidRPr="008979A8" w:rsidR="001B53D7" w:rsidTr="00D42CF4" w14:paraId="53AD3557" w14:textId="77777777">
        <w:tc>
          <w:tcPr>
            <w:tcW w:w="1026" w:type="pct"/>
          </w:tcPr>
          <w:p w:rsidRPr="008979A8" w:rsidR="001B53D7" w:rsidP="001B53D7" w:rsidRDefault="001B53D7" w14:paraId="3743EC3C" w14:textId="24159197">
            <w:pPr>
              <w:rPr>
                <w:rFonts w:cs="CordiaUPC"/>
                <w:cs/>
              </w:rPr>
            </w:pPr>
            <w:r>
              <w:t>deductType</w:t>
            </w:r>
          </w:p>
        </w:tc>
        <w:tc>
          <w:tcPr>
            <w:tcW w:w="900" w:type="pct"/>
          </w:tcPr>
          <w:p w:rsidRPr="008979A8" w:rsidR="001B53D7" w:rsidP="001B53D7" w:rsidRDefault="001B53D7" w14:paraId="43CA7943" w14:textId="77777777">
            <w:pPr>
              <w:rPr>
                <w:rFonts w:cs="CordiaUPC"/>
              </w:rPr>
            </w:pPr>
          </w:p>
        </w:tc>
        <w:tc>
          <w:tcPr>
            <w:tcW w:w="3074" w:type="pct"/>
          </w:tcPr>
          <w:p w:rsidRPr="008979A8" w:rsidR="001B53D7" w:rsidP="001B53D7" w:rsidRDefault="001B53D7" w14:paraId="499AD369" w14:textId="6A7F00E1">
            <w:pPr>
              <w:rPr>
                <w:rFonts w:cs="CordiaUPC"/>
                <w:cs/>
              </w:rPr>
            </w:pPr>
            <w:r>
              <w:rPr>
                <w:rFonts w:cs="CordiaUPC"/>
              </w:rPr>
              <w:t>Invisible</w:t>
            </w:r>
          </w:p>
        </w:tc>
      </w:tr>
      <w:tr w:rsidRPr="008979A8" w:rsidR="001B53D7" w:rsidTr="00D42CF4" w14:paraId="697B12B8" w14:textId="77777777">
        <w:tc>
          <w:tcPr>
            <w:tcW w:w="5000" w:type="pct"/>
            <w:gridSpan w:val="3"/>
            <w:shd w:val="clear" w:color="auto" w:fill="D6E3BC" w:themeFill="accent3" w:themeFillTint="66"/>
          </w:tcPr>
          <w:p w:rsidR="001B53D7" w:rsidP="001B53D7" w:rsidRDefault="001B53D7" w14:paraId="08B140FC" w14:textId="77777777">
            <w:pPr>
              <w:pStyle w:val="HeaderTable"/>
              <w:rPr>
                <w:rtl/>
              </w:rPr>
            </w:pPr>
            <w:r w:rsidRPr="008979A8">
              <w:t xml:space="preserve">Duration </w:t>
            </w:r>
            <w:r>
              <w:t>Section</w:t>
            </w:r>
          </w:p>
          <w:p w:rsidRPr="008979A8" w:rsidR="001B53D7" w:rsidP="001B53D7" w:rsidRDefault="001B53D7" w14:paraId="1316B71A" w14:textId="0F7E1D4B">
            <w:pPr>
              <w:rPr>
                <w:rtl/>
                <w:cs/>
              </w:rPr>
            </w:pPr>
            <w:r>
              <w:rPr>
                <w:rFonts w:hint="cs"/>
                <w:cs/>
              </w:rPr>
              <w:t xml:space="preserve">ถ้ามาจาก </w:t>
            </w:r>
            <w:r>
              <w:t>Tab Reward per Target Customer</w:t>
            </w:r>
            <w:r w:rsidR="00423586">
              <w:rPr>
                <w:rFonts w:cs="CordiaUPC"/>
                <w:cs/>
              </w:rPr>
              <w:t xml:space="preserve"> </w:t>
            </w:r>
            <w:r w:rsidR="00423586">
              <w:rPr>
                <w:rFonts w:hint="cs"/>
                <w:cs/>
              </w:rPr>
              <w:t>หรือ</w:t>
            </w:r>
            <w:r>
              <w:rPr>
                <w:rFonts w:cs="CordiaUPC"/>
                <w:cs/>
              </w:rPr>
              <w:t xml:space="preserve"> </w:t>
            </w:r>
            <w:r w:rsidR="004805BE">
              <w:t>Customer Type</w:t>
            </w:r>
            <w:r w:rsidR="00423586">
              <w:rPr>
                <w:rFonts w:cs="CordiaUPC"/>
                <w:cs/>
              </w:rPr>
              <w:t xml:space="preserve"> = “</w:t>
            </w:r>
            <w:r w:rsidR="00423586">
              <w:t>Pre paid</w:t>
            </w:r>
            <w:r w:rsidR="00423586">
              <w:rPr>
                <w:rFonts w:cs="CordiaUPC"/>
                <w:cs/>
              </w:rPr>
              <w:t xml:space="preserve">” </w:t>
            </w:r>
            <w:r w:rsidR="00423586">
              <w:rPr>
                <w:rFonts w:hint="cs"/>
                <w:cs/>
              </w:rPr>
              <w:t xml:space="preserve">และ </w:t>
            </w:r>
            <w:r w:rsidR="00423586">
              <w:t xml:space="preserve">Multi Duration </w:t>
            </w:r>
            <w:r w:rsidR="00423586">
              <w:rPr>
                <w:rFonts w:cs="CordiaUPC"/>
                <w:cs/>
              </w:rPr>
              <w:t>= “</w:t>
            </w:r>
            <w:r w:rsidR="00423586">
              <w:t>Yes</w:t>
            </w:r>
            <w:r w:rsidR="00423586">
              <w:rPr>
                <w:rFonts w:cs="CordiaUPC"/>
                <w:cs/>
              </w:rPr>
              <w:t>”</w:t>
            </w:r>
            <w:r w:rsidR="00423586">
              <w:rPr>
                <w:rFonts w:hint="cs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ให้ </w:t>
            </w:r>
            <w:r>
              <w:t xml:space="preserve">Visible </w:t>
            </w:r>
            <w:r>
              <w:rPr>
                <w:rFonts w:hint="cs"/>
                <w:cs/>
              </w:rPr>
              <w:t xml:space="preserve">ถ้าไม่ใช่ให้ </w:t>
            </w:r>
            <w:r>
              <w:t>Invisible</w:t>
            </w:r>
          </w:p>
        </w:tc>
      </w:tr>
      <w:tr w:rsidRPr="008979A8" w:rsidR="001B53D7" w:rsidTr="00D42CF4" w14:paraId="640B07B5" w14:textId="77777777">
        <w:tc>
          <w:tcPr>
            <w:tcW w:w="1026" w:type="pct"/>
          </w:tcPr>
          <w:p w:rsidRPr="008979A8" w:rsidR="001B53D7" w:rsidP="001B53D7" w:rsidRDefault="001B53D7" w14:paraId="318A187A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d</w:t>
            </w:r>
            <w:r w:rsidRPr="008979A8">
              <w:rPr>
                <w:rFonts w:cs="CordiaUPC"/>
              </w:rPr>
              <w:t>urationType</w:t>
            </w:r>
          </w:p>
        </w:tc>
        <w:tc>
          <w:tcPr>
            <w:tcW w:w="900" w:type="pct"/>
          </w:tcPr>
          <w:p w:rsidRPr="008979A8" w:rsidR="001B53D7" w:rsidP="001B53D7" w:rsidRDefault="001B53D7" w14:paraId="19D9CEEC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>Radio Button</w:t>
            </w:r>
          </w:p>
        </w:tc>
        <w:tc>
          <w:tcPr>
            <w:tcW w:w="3074" w:type="pct"/>
          </w:tcPr>
          <w:p w:rsidR="001B53D7" w:rsidP="001B53D7" w:rsidRDefault="001B53D7" w14:paraId="53E3FBF7" w14:textId="77777777">
            <w:pPr>
              <w:rPr>
                <w:rFonts w:cs="CordiaUPC"/>
                <w:color w:val="FF0000"/>
              </w:rPr>
            </w:pPr>
            <w:r w:rsidRPr="008979A8">
              <w:rPr>
                <w:rFonts w:cs="CordiaUPC"/>
              </w:rPr>
              <w:t xml:space="preserve">Label </w:t>
            </w:r>
            <w:r w:rsidRPr="008979A8">
              <w:rPr>
                <w:rFonts w:cs="Angsana New"/>
                <w:cs/>
              </w:rPr>
              <w:t xml:space="preserve">:  </w:t>
            </w:r>
            <w:r w:rsidRPr="008979A8">
              <w:rPr>
                <w:rFonts w:cs="Angsana New"/>
                <w:color w:val="FF0000"/>
                <w:cs/>
              </w:rPr>
              <w:t>*</w:t>
            </w:r>
            <w:r w:rsidRPr="008979A8">
              <w:rPr>
                <w:rFonts w:cs="CordiaUPC"/>
                <w:color w:val="FF0000"/>
              </w:rPr>
              <w:t>Duration Type</w:t>
            </w:r>
          </w:p>
          <w:p w:rsidR="001B53D7" w:rsidP="001B53D7" w:rsidRDefault="001B53D7" w14:paraId="56F287FC" w14:textId="4E41F37B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List of Value </w:t>
            </w:r>
            <w:r>
              <w:rPr>
                <w:rFonts w:cs="Angsana New"/>
                <w:cs/>
              </w:rPr>
              <w:t xml:space="preserve">: </w:t>
            </w:r>
            <w:r w:rsidRPr="00BB37B4">
              <w:rPr>
                <w:rFonts w:cs="Angsana New"/>
                <w:cs/>
              </w:rPr>
              <w:t>ดึงข้อมูลจาก</w:t>
            </w:r>
            <w:r w:rsidRPr="00BB37B4">
              <w:rPr>
                <w:rFonts w:cs="CordiaUPC"/>
              </w:rPr>
              <w:t xml:space="preserve">DB </w:t>
            </w:r>
            <w:r w:rsidRPr="00BB37B4">
              <w:rPr>
                <w:rFonts w:cs="Angsana New"/>
                <w:cs/>
              </w:rPr>
              <w:t xml:space="preserve">ที่ </w:t>
            </w:r>
            <w:r w:rsidRPr="00BB37B4">
              <w:rPr>
                <w:rFonts w:cs="CordiaUPC"/>
              </w:rPr>
              <w:t xml:space="preserve">Table FLW_CFG_LOV </w:t>
            </w:r>
            <w:r w:rsidRPr="00BB37B4">
              <w:rPr>
                <w:rFonts w:cs="Angsana New"/>
                <w:cs/>
              </w:rPr>
              <w:t xml:space="preserve">โดย </w:t>
            </w:r>
            <w:r w:rsidRPr="00BB37B4">
              <w:rPr>
                <w:rFonts w:cs="CordiaUPC"/>
              </w:rPr>
              <w:t xml:space="preserve">group_type </w:t>
            </w:r>
            <w:r w:rsidRPr="00BB37B4">
              <w:rPr>
                <w:rFonts w:cs="Angsana New"/>
                <w:cs/>
              </w:rPr>
              <w:t>= ‘</w:t>
            </w:r>
            <w:r w:rsidRPr="00BB37B4">
              <w:rPr>
                <w:rFonts w:cs="CordiaUPC"/>
              </w:rPr>
              <w:t>Duration Type</w:t>
            </w:r>
            <w:r w:rsidRPr="00BB37B4">
              <w:rPr>
                <w:rFonts w:cs="Angsana New"/>
                <w:cs/>
              </w:rPr>
              <w:t>’</w:t>
            </w:r>
          </w:p>
          <w:p w:rsidRPr="008979A8" w:rsidR="001B53D7" w:rsidP="001B53D7" w:rsidRDefault="001B53D7" w14:paraId="3157B7F9" w14:textId="77777777">
            <w:pPr>
              <w:spacing w:after="0" w:line="259" w:lineRule="auto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เมื่อคลิกเลือกค่าเป็น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Depend on Package</w:t>
            </w:r>
            <w:r>
              <w:rPr>
                <w:rFonts w:cs="Angsana New"/>
                <w:cs/>
              </w:rPr>
              <w:t xml:space="preserve">” </w:t>
            </w:r>
            <w:r w:rsidRPr="008979A8">
              <w:rPr>
                <w:rFonts w:cs="Angsana New"/>
                <w:cs/>
              </w:rPr>
              <w:t xml:space="preserve">ให้ </w:t>
            </w:r>
            <w:r w:rsidRPr="008979A8">
              <w:rPr>
                <w:rFonts w:cs="CordiaUPC"/>
              </w:rPr>
              <w:t>Default</w:t>
            </w:r>
            <w:r w:rsidRPr="008979A8">
              <w:rPr>
                <w:rFonts w:cs="Angsana New"/>
                <w:cs/>
              </w:rPr>
              <w:t xml:space="preserve"> ค่า</w:t>
            </w:r>
          </w:p>
          <w:p w:rsidR="001B53D7" w:rsidP="001B53D7" w:rsidRDefault="001B53D7" w14:paraId="0D3994BE" w14:textId="77777777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cs="CordiaUPC"/>
              </w:rPr>
            </w:pPr>
            <w:r>
              <w:rPr>
                <w:rFonts w:cs="CordiaUPC"/>
              </w:rPr>
              <w:t>d</w:t>
            </w:r>
            <w:r w:rsidRPr="008979A8">
              <w:rPr>
                <w:rFonts w:cs="CordiaUPC"/>
              </w:rPr>
              <w:t>uration</w:t>
            </w:r>
            <w:r>
              <w:rPr>
                <w:rFonts w:cs="CordiaUPC"/>
              </w:rPr>
              <w:t>F</w:t>
            </w:r>
            <w:r w:rsidRPr="008979A8">
              <w:rPr>
                <w:rFonts w:cs="CordiaUPC"/>
              </w:rPr>
              <w:t xml:space="preserve">rom </w:t>
            </w:r>
            <w:r w:rsidRPr="008979A8">
              <w:rPr>
                <w:rFonts w:cs="Angsana New"/>
                <w:cs/>
              </w:rPr>
              <w:t xml:space="preserve">= </w:t>
            </w:r>
            <w:r w:rsidRPr="008979A8">
              <w:rPr>
                <w:rFonts w:cs="CordiaUPC"/>
              </w:rPr>
              <w:t>1</w:t>
            </w:r>
          </w:p>
          <w:p w:rsidRPr="00AA7778" w:rsidR="001B53D7" w:rsidP="001B53D7" w:rsidRDefault="001B53D7" w14:paraId="750BE2DC" w14:textId="77777777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cs="CordiaUPC"/>
                <w:cs/>
              </w:rPr>
            </w:pPr>
            <w:r>
              <w:rPr>
                <w:rFonts w:cs="CordiaUPC"/>
              </w:rPr>
              <w:t>d</w:t>
            </w:r>
            <w:r w:rsidRPr="00AA7778">
              <w:rPr>
                <w:rFonts w:cs="CordiaUPC"/>
              </w:rPr>
              <w:t xml:space="preserve">urationTo </w:t>
            </w:r>
            <w:r w:rsidRPr="00AA7778">
              <w:rPr>
                <w:rFonts w:cs="Angsana New"/>
                <w:cs/>
              </w:rPr>
              <w:t xml:space="preserve">= </w:t>
            </w:r>
            <w:r>
              <w:rPr>
                <w:rFonts w:cs="CordiaUPC"/>
              </w:rPr>
              <w:t>p</w:t>
            </w:r>
            <w:r w:rsidRPr="00AA7778">
              <w:rPr>
                <w:rFonts w:cs="CordiaUPC"/>
              </w:rPr>
              <w:t>ackageDuration</w:t>
            </w:r>
          </w:p>
        </w:tc>
      </w:tr>
      <w:tr w:rsidRPr="008979A8" w:rsidR="001B53D7" w:rsidTr="00D42CF4" w14:paraId="67F08597" w14:textId="77777777">
        <w:tc>
          <w:tcPr>
            <w:tcW w:w="1026" w:type="pct"/>
          </w:tcPr>
          <w:p w:rsidRPr="008979A8" w:rsidR="001B53D7" w:rsidP="001B53D7" w:rsidRDefault="001B53D7" w14:paraId="16339947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d</w:t>
            </w:r>
            <w:r w:rsidRPr="008979A8">
              <w:rPr>
                <w:rFonts w:cs="CordiaUPC"/>
              </w:rPr>
              <w:t>urationFrom</w:t>
            </w:r>
          </w:p>
        </w:tc>
        <w:tc>
          <w:tcPr>
            <w:tcW w:w="900" w:type="pct"/>
          </w:tcPr>
          <w:p w:rsidRPr="008979A8" w:rsidR="001B53D7" w:rsidP="001B53D7" w:rsidRDefault="001B53D7" w14:paraId="548BE932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Text Box</w:t>
            </w:r>
          </w:p>
        </w:tc>
        <w:tc>
          <w:tcPr>
            <w:tcW w:w="3074" w:type="pct"/>
          </w:tcPr>
          <w:p w:rsidR="001B53D7" w:rsidP="001B53D7" w:rsidRDefault="001B53D7" w14:paraId="167E0A0B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 xml:space="preserve">Label </w:t>
            </w:r>
            <w:r w:rsidRPr="008979A8">
              <w:rPr>
                <w:rFonts w:cs="Angsana New"/>
                <w:cs/>
              </w:rPr>
              <w:t xml:space="preserve">:  </w:t>
            </w:r>
            <w:r w:rsidRPr="008979A8">
              <w:rPr>
                <w:rFonts w:cs="Angsana New"/>
                <w:color w:val="FF0000"/>
                <w:cs/>
              </w:rPr>
              <w:t>*</w:t>
            </w:r>
            <w:r w:rsidRPr="008979A8">
              <w:rPr>
                <w:rFonts w:cs="CordiaUPC"/>
                <w:color w:val="FF0000"/>
              </w:rPr>
              <w:t>Duration</w:t>
            </w:r>
            <w:r>
              <w:rPr>
                <w:rFonts w:cs="Angsana New"/>
                <w:cs/>
              </w:rPr>
              <w:t xml:space="preserve"> : …</w:t>
            </w:r>
            <w:r>
              <w:rPr>
                <w:rFonts w:cs="CordiaUPC"/>
              </w:rPr>
              <w:t>From</w:t>
            </w:r>
            <w:r>
              <w:rPr>
                <w:rFonts w:cs="Angsana New"/>
                <w:cs/>
              </w:rPr>
              <w:t xml:space="preserve">… </w:t>
            </w:r>
            <w:r>
              <w:rPr>
                <w:rFonts w:cs="CordiaUPC"/>
              </w:rPr>
              <w:t xml:space="preserve">to </w:t>
            </w:r>
            <w:r>
              <w:rPr>
                <w:rFonts w:cs="Angsana New"/>
                <w:cs/>
              </w:rPr>
              <w:t>…</w:t>
            </w:r>
            <w:r>
              <w:rPr>
                <w:rFonts w:cs="CordiaUPC"/>
              </w:rPr>
              <w:t>To</w:t>
            </w:r>
            <w:r>
              <w:rPr>
                <w:rFonts w:cs="Angsana New"/>
                <w:cs/>
              </w:rPr>
              <w:t>… …</w:t>
            </w:r>
            <w:r>
              <w:rPr>
                <w:rFonts w:cs="CordiaUPC"/>
              </w:rPr>
              <w:t>Unit</w:t>
            </w:r>
            <w:r>
              <w:rPr>
                <w:rFonts w:cs="Angsana New"/>
                <w:cs/>
              </w:rPr>
              <w:t>…</w:t>
            </w:r>
          </w:p>
          <w:p w:rsidR="001B53D7" w:rsidP="001B53D7" w:rsidRDefault="001B53D7" w14:paraId="7C540A87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 xml:space="preserve">Enabled </w:t>
            </w:r>
            <w:r w:rsidRPr="008979A8">
              <w:rPr>
                <w:rFonts w:cs="Angsana New"/>
                <w:cs/>
              </w:rPr>
              <w:t xml:space="preserve">เมื่อ </w:t>
            </w:r>
            <w:r w:rsidRPr="008979A8">
              <w:rPr>
                <w:rFonts w:cs="CordiaUPC"/>
              </w:rPr>
              <w:t xml:space="preserve">Duration Type </w:t>
            </w:r>
            <w:r w:rsidRPr="008979A8">
              <w:rPr>
                <w:rFonts w:cs="Angsana New"/>
                <w:cs/>
              </w:rPr>
              <w:t>เป็น “</w:t>
            </w:r>
            <w:r w:rsidRPr="008979A8">
              <w:rPr>
                <w:rFonts w:cs="CordiaUPC"/>
              </w:rPr>
              <w:t>Specific</w:t>
            </w:r>
            <w:r w:rsidRPr="008979A8">
              <w:rPr>
                <w:rFonts w:cs="Angsana New"/>
                <w:cs/>
              </w:rPr>
              <w:t>”</w:t>
            </w:r>
          </w:p>
          <w:p w:rsidRPr="00ED17BA" w:rsidR="001B53D7" w:rsidP="001B53D7" w:rsidRDefault="001B53D7" w14:paraId="05FD77FB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>:</w:t>
            </w:r>
            <w:r>
              <w:rPr>
                <w:rFonts w:hint="cs" w:cs="Angsana New"/>
                <w:cs/>
              </w:rPr>
              <w:t xml:space="preserve"> ใส่ได้เฉพาะตัวเลขเท่านั้น</w:t>
            </w:r>
          </w:p>
        </w:tc>
      </w:tr>
      <w:tr w:rsidRPr="008979A8" w:rsidR="001B53D7" w:rsidTr="00D42CF4" w14:paraId="414F127F" w14:textId="77777777">
        <w:tc>
          <w:tcPr>
            <w:tcW w:w="1026" w:type="pct"/>
          </w:tcPr>
          <w:p w:rsidRPr="008979A8" w:rsidR="001B53D7" w:rsidP="001B53D7" w:rsidRDefault="001B53D7" w14:paraId="1141CE8C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d</w:t>
            </w:r>
            <w:r w:rsidRPr="008979A8">
              <w:rPr>
                <w:rFonts w:cs="CordiaUPC"/>
              </w:rPr>
              <w:t>urationTo</w:t>
            </w:r>
          </w:p>
        </w:tc>
        <w:tc>
          <w:tcPr>
            <w:tcW w:w="900" w:type="pct"/>
          </w:tcPr>
          <w:p w:rsidRPr="008979A8" w:rsidR="001B53D7" w:rsidP="001B53D7" w:rsidRDefault="001B53D7" w14:paraId="249D786C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Text Box</w:t>
            </w:r>
          </w:p>
        </w:tc>
        <w:tc>
          <w:tcPr>
            <w:tcW w:w="3074" w:type="pct"/>
          </w:tcPr>
          <w:p w:rsidR="001B53D7" w:rsidP="001B53D7" w:rsidRDefault="001B53D7" w14:paraId="48219D7A" w14:textId="77777777">
            <w:pPr>
              <w:rPr>
                <w:rFonts w:cs="CordiaUPC"/>
              </w:rPr>
            </w:pPr>
            <w:r w:rsidRPr="008979A8">
              <w:rPr>
                <w:rFonts w:cs="Angsana New"/>
                <w:cs/>
              </w:rPr>
              <w:t xml:space="preserve">อยู่บรรทัดเดียวกับ </w:t>
            </w:r>
            <w:r w:rsidRPr="008979A8">
              <w:rPr>
                <w:rFonts w:cs="CordiaUPC"/>
              </w:rPr>
              <w:t>Duration From</w:t>
            </w:r>
          </w:p>
          <w:p w:rsidR="001B53D7" w:rsidP="001B53D7" w:rsidRDefault="001B53D7" w14:paraId="4CA32DC8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 xml:space="preserve">Enabled </w:t>
            </w:r>
            <w:r w:rsidRPr="008979A8">
              <w:rPr>
                <w:rFonts w:cs="Angsana New"/>
                <w:cs/>
              </w:rPr>
              <w:t xml:space="preserve">เมื่อ </w:t>
            </w:r>
            <w:r w:rsidRPr="008979A8">
              <w:rPr>
                <w:rFonts w:cs="CordiaUPC"/>
              </w:rPr>
              <w:t xml:space="preserve">Duration Type </w:t>
            </w:r>
            <w:r w:rsidRPr="008979A8">
              <w:rPr>
                <w:rFonts w:cs="Angsana New"/>
                <w:cs/>
              </w:rPr>
              <w:t>เป็น “</w:t>
            </w:r>
            <w:r w:rsidRPr="008979A8">
              <w:rPr>
                <w:rFonts w:cs="CordiaUPC"/>
              </w:rPr>
              <w:t>Specific</w:t>
            </w:r>
            <w:r w:rsidRPr="008979A8">
              <w:rPr>
                <w:rFonts w:cs="Angsana New"/>
                <w:cs/>
              </w:rPr>
              <w:t>”</w:t>
            </w:r>
          </w:p>
          <w:p w:rsidRPr="008979A8" w:rsidR="001B53D7" w:rsidP="001B53D7" w:rsidRDefault="001B53D7" w14:paraId="0D062F3E" w14:textId="77777777">
            <w:pPr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>:</w:t>
            </w:r>
            <w:r>
              <w:rPr>
                <w:rFonts w:hint="cs" w:cs="Angsana New"/>
                <w:cs/>
              </w:rPr>
              <w:t xml:space="preserve"> ใส่ได้เฉพาะตัวเลขเท่านั้น</w:t>
            </w:r>
          </w:p>
        </w:tc>
      </w:tr>
      <w:tr w:rsidRPr="008979A8" w:rsidR="001B53D7" w:rsidTr="00D42CF4" w14:paraId="78E514DD" w14:textId="77777777">
        <w:tc>
          <w:tcPr>
            <w:tcW w:w="1026" w:type="pct"/>
          </w:tcPr>
          <w:p w:rsidRPr="008979A8" w:rsidR="001B53D7" w:rsidP="001B53D7" w:rsidRDefault="001B53D7" w14:paraId="11857C17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d</w:t>
            </w:r>
            <w:r w:rsidRPr="008979A8">
              <w:rPr>
                <w:rFonts w:cs="CordiaUPC"/>
              </w:rPr>
              <w:t>uration</w:t>
            </w:r>
            <w:r>
              <w:rPr>
                <w:rFonts w:cs="CordiaUPC"/>
              </w:rPr>
              <w:t>U</w:t>
            </w:r>
            <w:r w:rsidRPr="008979A8">
              <w:rPr>
                <w:rFonts w:cs="CordiaUPC"/>
              </w:rPr>
              <w:t>nit</w:t>
            </w:r>
          </w:p>
        </w:tc>
        <w:tc>
          <w:tcPr>
            <w:tcW w:w="900" w:type="pct"/>
          </w:tcPr>
          <w:p w:rsidRPr="008979A8" w:rsidR="001B53D7" w:rsidP="001B53D7" w:rsidRDefault="001B53D7" w14:paraId="48F62BB0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>Drop Down List</w:t>
            </w:r>
          </w:p>
        </w:tc>
        <w:tc>
          <w:tcPr>
            <w:tcW w:w="3074" w:type="pct"/>
          </w:tcPr>
          <w:p w:rsidR="001B53D7" w:rsidP="001B53D7" w:rsidRDefault="001B53D7" w14:paraId="23CB4166" w14:textId="2EE20C25">
            <w:pPr>
              <w:spacing w:after="160" w:line="259" w:lineRule="auto"/>
              <w:rPr>
                <w:rFonts w:cs="CordiaUPC"/>
              </w:rPr>
            </w:pPr>
            <w:r w:rsidRPr="008979A8">
              <w:rPr>
                <w:rFonts w:cs="Angsana New"/>
                <w:cs/>
              </w:rPr>
              <w:t xml:space="preserve">อยู่บรรทัดเดียวกับ </w:t>
            </w:r>
            <w:r w:rsidRPr="008979A8">
              <w:rPr>
                <w:rFonts w:cs="CordiaUPC"/>
              </w:rPr>
              <w:t>Duration From</w:t>
            </w:r>
          </w:p>
          <w:p w:rsidR="001B53D7" w:rsidP="001B53D7" w:rsidRDefault="001B53D7" w14:paraId="4798AF09" w14:textId="0B67374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 xml:space="preserve">Enabled </w:t>
            </w:r>
            <w:r w:rsidRPr="008979A8">
              <w:rPr>
                <w:rFonts w:cs="Angsana New"/>
                <w:cs/>
              </w:rPr>
              <w:t xml:space="preserve">เมื่อ </w:t>
            </w:r>
            <w:r w:rsidRPr="008979A8">
              <w:rPr>
                <w:rFonts w:cs="CordiaUPC"/>
              </w:rPr>
              <w:t xml:space="preserve">Duration Type </w:t>
            </w:r>
            <w:r w:rsidRPr="008979A8">
              <w:rPr>
                <w:rFonts w:cs="Angsana New"/>
                <w:cs/>
              </w:rPr>
              <w:t>เป็น “</w:t>
            </w:r>
            <w:r w:rsidRPr="008979A8">
              <w:rPr>
                <w:rFonts w:cs="CordiaUPC"/>
              </w:rPr>
              <w:t>Specific</w:t>
            </w:r>
            <w:r w:rsidRPr="008979A8">
              <w:rPr>
                <w:rFonts w:cs="Angsana New"/>
                <w:cs/>
              </w:rPr>
              <w:t>”</w:t>
            </w:r>
          </w:p>
          <w:p w:rsidRPr="008979A8" w:rsidR="001B53D7" w:rsidP="001B53D7" w:rsidRDefault="001B53D7" w14:paraId="3CFAB456" w14:textId="761CDB7A">
            <w:pPr>
              <w:spacing w:after="160" w:line="259" w:lineRule="auto"/>
              <w:rPr>
                <w:rFonts w:cs="CordiaUPC"/>
              </w:rPr>
            </w:pPr>
            <w:r w:rsidRPr="001142BC">
              <w:t xml:space="preserve">List of Value </w:t>
            </w:r>
            <w:r w:rsidRPr="001142BC">
              <w:rPr>
                <w:rFonts w:cs="Angsana New"/>
                <w:cs/>
              </w:rPr>
              <w:t xml:space="preserve">: </w:t>
            </w:r>
            <w:r w:rsidRPr="00B916D9">
              <w:rPr>
                <w:rFonts w:cs="Angsana New"/>
                <w:cs/>
              </w:rPr>
              <w:t>ดึงข้อมูลจาก</w:t>
            </w:r>
            <w:r w:rsidRPr="00B916D9">
              <w:rPr>
                <w:rFonts w:cs="CordiaUPC"/>
              </w:rPr>
              <w:t xml:space="preserve">DB </w:t>
            </w:r>
            <w:r w:rsidRPr="00B916D9">
              <w:rPr>
                <w:rFonts w:cs="Angsana New"/>
                <w:cs/>
              </w:rPr>
              <w:t xml:space="preserve">ที่ </w:t>
            </w:r>
            <w:r w:rsidRPr="00B916D9">
              <w:rPr>
                <w:rFonts w:cs="CordiaUPC"/>
              </w:rPr>
              <w:t xml:space="preserve">Table FLW_CFG_LOV </w:t>
            </w:r>
            <w:r w:rsidRPr="00B916D9">
              <w:rPr>
                <w:rFonts w:cs="Angsana New"/>
                <w:cs/>
              </w:rPr>
              <w:t xml:space="preserve">โดย </w:t>
            </w:r>
            <w:r w:rsidRPr="00B916D9">
              <w:rPr>
                <w:rFonts w:cs="CordiaUPC"/>
              </w:rPr>
              <w:t xml:space="preserve">group_type </w:t>
            </w:r>
            <w:r w:rsidRPr="00B916D9">
              <w:rPr>
                <w:rFonts w:cs="Angsana New"/>
                <w:cs/>
              </w:rPr>
              <w:t>= ‘</w:t>
            </w:r>
            <w:r w:rsidRPr="008979A8">
              <w:rPr>
                <w:rFonts w:cs="CordiaUPC"/>
              </w:rPr>
              <w:t>Duration</w:t>
            </w:r>
            <w:r>
              <w:rPr>
                <w:rFonts w:cs="CordiaUPC"/>
              </w:rPr>
              <w:t xml:space="preserve"> Unit</w:t>
            </w:r>
            <w:r>
              <w:rPr>
                <w:rFonts w:cs="Angsana New"/>
                <w:cs/>
              </w:rPr>
              <w:t xml:space="preserve">’ </w:t>
            </w:r>
            <w:r>
              <w:rPr>
                <w:rFonts w:hint="cs" w:cs="Angsana New"/>
                <w:cs/>
              </w:rPr>
              <w:t xml:space="preserve">และ </w:t>
            </w:r>
            <w:r>
              <w:rPr>
                <w:rFonts w:cs="CordiaUPC"/>
              </w:rPr>
              <w:t xml:space="preserve">par_row_id_concat </w:t>
            </w:r>
            <w:r>
              <w:rPr>
                <w:rFonts w:hint="cs" w:cs="Angsana New"/>
                <w:cs/>
              </w:rPr>
              <w:t xml:space="preserve">ประกอบด้วย </w:t>
            </w:r>
            <w:r w:rsidRPr="001142BC">
              <w:t>customerType</w:t>
            </w:r>
          </w:p>
        </w:tc>
      </w:tr>
      <w:tr w:rsidRPr="008979A8" w:rsidR="001B53D7" w:rsidTr="00D42CF4" w14:paraId="4BFD9B42" w14:textId="77777777">
        <w:tc>
          <w:tcPr>
            <w:tcW w:w="5000" w:type="pct"/>
            <w:gridSpan w:val="3"/>
            <w:shd w:val="clear" w:color="auto" w:fill="D6E3BC" w:themeFill="accent3" w:themeFillTint="66"/>
          </w:tcPr>
          <w:p w:rsidRPr="008979A8" w:rsidR="001B53D7" w:rsidP="001B53D7" w:rsidRDefault="001B53D7" w14:paraId="075E6962" w14:textId="77777777">
            <w:pPr>
              <w:pStyle w:val="HeaderTable"/>
            </w:pPr>
            <w:r w:rsidRPr="008979A8">
              <w:t xml:space="preserve">End Duration </w:t>
            </w:r>
            <w:r>
              <w:t>Section</w:t>
            </w:r>
          </w:p>
        </w:tc>
      </w:tr>
      <w:tr w:rsidRPr="008979A8" w:rsidR="001B53D7" w:rsidTr="00D42CF4" w14:paraId="493CB7E6" w14:textId="77777777">
        <w:tc>
          <w:tcPr>
            <w:tcW w:w="5000" w:type="pct"/>
            <w:gridSpan w:val="3"/>
            <w:shd w:val="clear" w:color="auto" w:fill="D6E3BC" w:themeFill="accent3" w:themeFillTint="66"/>
          </w:tcPr>
          <w:p w:rsidR="001B53D7" w:rsidP="001B53D7" w:rsidRDefault="001B53D7" w14:paraId="5B3A17D4" w14:textId="77777777">
            <w:pPr>
              <w:pStyle w:val="HeaderTable"/>
              <w:rPr>
                <w:lang w:bidi="th-TH"/>
              </w:rPr>
            </w:pPr>
            <w:r>
              <w:rPr>
                <w:lang w:bidi="th-TH"/>
              </w:rPr>
              <w:t>Bill Cycle Section</w:t>
            </w:r>
          </w:p>
          <w:p w:rsidRPr="009A2226" w:rsidR="001B53D7" w:rsidP="001B53D7" w:rsidRDefault="001B53D7" w14:paraId="5EB10C96" w14:textId="69C5D5EB">
            <w:r>
              <w:rPr>
                <w:rFonts w:hint="cs"/>
                <w:cs/>
              </w:rPr>
              <w:t xml:space="preserve">ถ้ามาจาก </w:t>
            </w:r>
            <w:r>
              <w:t>Tab Reward per Target Customer</w:t>
            </w:r>
            <w:r w:rsidR="00423586">
              <w:rPr>
                <w:rFonts w:cs="CordiaUPC"/>
                <w:cs/>
              </w:rPr>
              <w:t xml:space="preserve"> </w:t>
            </w:r>
            <w:r w:rsidR="00423586">
              <w:rPr>
                <w:rFonts w:hint="cs"/>
                <w:cs/>
              </w:rPr>
              <w:t>หรือ</w:t>
            </w:r>
            <w:r>
              <w:rPr>
                <w:rFonts w:cs="CordiaUPC"/>
                <w:cs/>
              </w:rPr>
              <w:t xml:space="preserve"> </w:t>
            </w:r>
            <w:r w:rsidR="004805BE">
              <w:t>Customer Type</w:t>
            </w:r>
            <w:r w:rsidR="00423586">
              <w:rPr>
                <w:rFonts w:cs="CordiaUPC"/>
                <w:cs/>
              </w:rPr>
              <w:t xml:space="preserve"> = “</w:t>
            </w:r>
            <w:r w:rsidR="00423586">
              <w:t>Pre paid</w:t>
            </w:r>
            <w:r w:rsidR="00423586">
              <w:rPr>
                <w:rFonts w:cs="CordiaUPC"/>
                <w:cs/>
              </w:rPr>
              <w:t xml:space="preserve">” </w:t>
            </w:r>
            <w:r w:rsidR="00423586">
              <w:rPr>
                <w:rFonts w:hint="cs"/>
                <w:cs/>
              </w:rPr>
              <w:t xml:space="preserve">และ </w:t>
            </w:r>
            <w:r w:rsidR="00423586">
              <w:t xml:space="preserve">Multi Duration </w:t>
            </w:r>
            <w:r w:rsidR="00423586">
              <w:rPr>
                <w:rFonts w:cs="CordiaUPC"/>
                <w:cs/>
              </w:rPr>
              <w:t>= “</w:t>
            </w:r>
            <w:r w:rsidR="00423586">
              <w:t>Yes</w:t>
            </w:r>
            <w:r w:rsidR="00423586">
              <w:rPr>
                <w:rFonts w:cs="CordiaUPC"/>
                <w:cs/>
              </w:rPr>
              <w:t>”</w:t>
            </w:r>
            <w:r w:rsidR="00423586">
              <w:rPr>
                <w:rFonts w:hint="cs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ให้ </w:t>
            </w:r>
            <w:r>
              <w:t xml:space="preserve">Visible </w:t>
            </w:r>
            <w:r>
              <w:rPr>
                <w:rFonts w:hint="cs"/>
                <w:cs/>
              </w:rPr>
              <w:t xml:space="preserve">ถ้าไม่ใช่ให้ </w:t>
            </w:r>
            <w:r>
              <w:t>Invisible</w:t>
            </w:r>
          </w:p>
        </w:tc>
      </w:tr>
      <w:tr w:rsidRPr="008979A8" w:rsidR="001B53D7" w:rsidTr="00D42CF4" w14:paraId="5F919232" w14:textId="77777777">
        <w:tc>
          <w:tcPr>
            <w:tcW w:w="1026" w:type="pct"/>
          </w:tcPr>
          <w:p w:rsidRPr="008979A8" w:rsidR="001B53D7" w:rsidP="001B53D7" w:rsidRDefault="001B53D7" w14:paraId="3967D17D" w14:textId="77777777">
            <w:pPr>
              <w:rPr>
                <w:rFonts w:cs="CordiaUPC"/>
                <w:cs/>
              </w:rPr>
            </w:pPr>
            <w:r>
              <w:rPr>
                <w:rFonts w:cs="CordiaUPC"/>
              </w:rPr>
              <w:t>billCycle</w:t>
            </w:r>
            <w:r w:rsidRPr="008979A8">
              <w:rPr>
                <w:rFonts w:cs="CordiaUPC"/>
              </w:rPr>
              <w:t>Type</w:t>
            </w:r>
          </w:p>
        </w:tc>
        <w:tc>
          <w:tcPr>
            <w:tcW w:w="900" w:type="pct"/>
          </w:tcPr>
          <w:p w:rsidRPr="008979A8" w:rsidR="001B53D7" w:rsidP="001B53D7" w:rsidRDefault="001B53D7" w14:paraId="5EDC8791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>Radio Button</w:t>
            </w:r>
          </w:p>
        </w:tc>
        <w:tc>
          <w:tcPr>
            <w:tcW w:w="3074" w:type="pct"/>
          </w:tcPr>
          <w:p w:rsidR="001B53D7" w:rsidP="001B53D7" w:rsidRDefault="001B53D7" w14:paraId="4D49B9BD" w14:textId="77777777">
            <w:pPr>
              <w:rPr>
                <w:rFonts w:cs="CordiaUPC"/>
                <w:color w:val="FF0000"/>
              </w:rPr>
            </w:pPr>
            <w:r w:rsidRPr="008979A8">
              <w:rPr>
                <w:rFonts w:cs="CordiaUPC"/>
              </w:rPr>
              <w:t xml:space="preserve">Label </w:t>
            </w:r>
            <w:r w:rsidRPr="008979A8">
              <w:rPr>
                <w:rFonts w:cs="Angsana New"/>
                <w:cs/>
              </w:rPr>
              <w:t xml:space="preserve">:  </w:t>
            </w:r>
            <w:r w:rsidRPr="008979A8">
              <w:rPr>
                <w:rFonts w:cs="Angsana New"/>
                <w:color w:val="FF0000"/>
                <w:cs/>
              </w:rPr>
              <w:t>*</w:t>
            </w:r>
            <w:r>
              <w:rPr>
                <w:rFonts w:cs="CordiaUPC"/>
                <w:color w:val="FF0000"/>
              </w:rPr>
              <w:t>Bill Cycle</w:t>
            </w:r>
            <w:r w:rsidRPr="008979A8">
              <w:rPr>
                <w:rFonts w:cs="CordiaUPC"/>
                <w:color w:val="FF0000"/>
              </w:rPr>
              <w:t xml:space="preserve"> Type</w:t>
            </w:r>
          </w:p>
          <w:p w:rsidR="001B53D7" w:rsidP="001B53D7" w:rsidRDefault="001B53D7" w14:paraId="3B28053F" w14:textId="077FAED3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List of Value </w:t>
            </w:r>
            <w:r>
              <w:rPr>
                <w:rFonts w:cs="Angsana New"/>
                <w:cs/>
              </w:rPr>
              <w:t xml:space="preserve">: </w:t>
            </w:r>
            <w:r w:rsidRPr="00B916D9">
              <w:rPr>
                <w:rFonts w:cs="Angsana New"/>
                <w:cs/>
              </w:rPr>
              <w:t>ดึงข้อมูลจาก</w:t>
            </w:r>
            <w:r w:rsidRPr="00B916D9">
              <w:rPr>
                <w:rFonts w:cs="CordiaUPC"/>
              </w:rPr>
              <w:t xml:space="preserve">DB </w:t>
            </w:r>
            <w:r w:rsidRPr="00B916D9">
              <w:rPr>
                <w:rFonts w:cs="Angsana New"/>
                <w:cs/>
              </w:rPr>
              <w:t xml:space="preserve">ที่ </w:t>
            </w:r>
            <w:r w:rsidRPr="00B916D9">
              <w:rPr>
                <w:rFonts w:cs="CordiaUPC"/>
              </w:rPr>
              <w:t xml:space="preserve">Table FLW_CFG_LOV </w:t>
            </w:r>
            <w:r w:rsidRPr="00B916D9">
              <w:rPr>
                <w:rFonts w:cs="Angsana New"/>
                <w:cs/>
              </w:rPr>
              <w:t xml:space="preserve">โดย </w:t>
            </w:r>
            <w:r w:rsidRPr="00B916D9">
              <w:rPr>
                <w:rFonts w:cs="CordiaUPC"/>
              </w:rPr>
              <w:t xml:space="preserve">group_type </w:t>
            </w:r>
            <w:r w:rsidRPr="00B916D9">
              <w:rPr>
                <w:rFonts w:cs="Angsana New"/>
                <w:cs/>
              </w:rPr>
              <w:t>= ‘</w:t>
            </w:r>
            <w:r w:rsidRPr="008979A8">
              <w:rPr>
                <w:rFonts w:cs="CordiaUPC"/>
              </w:rPr>
              <w:t>Duration</w:t>
            </w:r>
            <w:r>
              <w:rPr>
                <w:rFonts w:cs="Angsana New"/>
                <w:cs/>
              </w:rPr>
              <w:t xml:space="preserve"> </w:t>
            </w:r>
            <w:r w:rsidRPr="008979A8">
              <w:rPr>
                <w:rFonts w:cs="CordiaUPC"/>
              </w:rPr>
              <w:t>Type</w:t>
            </w:r>
            <w:r>
              <w:rPr>
                <w:rFonts w:cs="Angsana New"/>
                <w:cs/>
              </w:rPr>
              <w:t>’</w:t>
            </w:r>
          </w:p>
          <w:p w:rsidRPr="008979A8" w:rsidR="001B53D7" w:rsidP="001B53D7" w:rsidRDefault="001B53D7" w14:paraId="095E2026" w14:textId="77777777">
            <w:pPr>
              <w:spacing w:after="0" w:line="259" w:lineRule="auto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เมื่อคลิกเลือกค่าเป็น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Depend on Package</w:t>
            </w:r>
            <w:r>
              <w:rPr>
                <w:rFonts w:cs="Angsana New"/>
                <w:cs/>
              </w:rPr>
              <w:t xml:space="preserve">” </w:t>
            </w:r>
            <w:r w:rsidRPr="008979A8">
              <w:rPr>
                <w:rFonts w:cs="Angsana New"/>
                <w:cs/>
              </w:rPr>
              <w:t xml:space="preserve">ให้ </w:t>
            </w:r>
            <w:r w:rsidRPr="008979A8">
              <w:rPr>
                <w:rFonts w:cs="CordiaUPC"/>
              </w:rPr>
              <w:t xml:space="preserve">Default </w:t>
            </w:r>
            <w:r w:rsidRPr="008979A8">
              <w:rPr>
                <w:rFonts w:cs="Angsana New"/>
                <w:cs/>
              </w:rPr>
              <w:t>ค่า</w:t>
            </w:r>
          </w:p>
          <w:p w:rsidR="001B53D7" w:rsidP="001B53D7" w:rsidRDefault="001B53D7" w14:paraId="0F8F84CF" w14:textId="77777777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cs="CordiaUPC"/>
              </w:rPr>
            </w:pPr>
            <w:r>
              <w:rPr>
                <w:rFonts w:cs="CordiaUPC"/>
              </w:rPr>
              <w:t>billCycleValue</w:t>
            </w:r>
            <w:r w:rsidRPr="008979A8">
              <w:rPr>
                <w:rFonts w:cs="Angsana New"/>
                <w:cs/>
              </w:rPr>
              <w:t xml:space="preserve"> = </w:t>
            </w:r>
            <w:r>
              <w:rPr>
                <w:rFonts w:cs="CordiaUPC"/>
              </w:rPr>
              <w:t>packageBillCycle</w:t>
            </w:r>
          </w:p>
          <w:p w:rsidRPr="0096008C" w:rsidR="001B53D7" w:rsidP="001B53D7" w:rsidRDefault="001B53D7" w14:paraId="67310B76" w14:textId="0FE6A749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cs="CordiaUPC"/>
              </w:rPr>
            </w:pPr>
            <w:r>
              <w:rPr>
                <w:rFonts w:cs="CordiaUPC"/>
              </w:rPr>
              <w:t>billCycleUnit</w:t>
            </w:r>
            <w:r w:rsidRPr="00AA7778">
              <w:rPr>
                <w:rFonts w:cs="Angsana New"/>
                <w:cs/>
              </w:rPr>
              <w:t xml:space="preserve"> = </w:t>
            </w:r>
            <w:r>
              <w:rPr>
                <w:rFonts w:cs="CordiaUPC"/>
              </w:rPr>
              <w:t>packageBillCycleUnit</w:t>
            </w:r>
          </w:p>
        </w:tc>
      </w:tr>
      <w:tr w:rsidRPr="008979A8" w:rsidR="001B53D7" w:rsidTr="00D42CF4" w14:paraId="04749303" w14:textId="77777777">
        <w:tc>
          <w:tcPr>
            <w:tcW w:w="1026" w:type="pct"/>
          </w:tcPr>
          <w:p w:rsidRPr="008979A8" w:rsidR="001B53D7" w:rsidP="001B53D7" w:rsidRDefault="001B53D7" w14:paraId="6EA26A51" w14:textId="77777777">
            <w:pPr>
              <w:rPr>
                <w:rFonts w:cs="CordiaUPC"/>
                <w:cs/>
              </w:rPr>
            </w:pPr>
            <w:r>
              <w:rPr>
                <w:rFonts w:cs="CordiaUPC"/>
              </w:rPr>
              <w:t>billCycleValue</w:t>
            </w:r>
          </w:p>
        </w:tc>
        <w:tc>
          <w:tcPr>
            <w:tcW w:w="900" w:type="pct"/>
          </w:tcPr>
          <w:p w:rsidRPr="008979A8" w:rsidR="001B53D7" w:rsidP="001B53D7" w:rsidRDefault="001B53D7" w14:paraId="67D5A3AE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Text Box</w:t>
            </w:r>
          </w:p>
        </w:tc>
        <w:tc>
          <w:tcPr>
            <w:tcW w:w="3074" w:type="pct"/>
          </w:tcPr>
          <w:p w:rsidR="001B53D7" w:rsidP="001B53D7" w:rsidRDefault="001B53D7" w14:paraId="09F5269A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 xml:space="preserve">Label </w:t>
            </w:r>
            <w:r w:rsidRPr="008979A8">
              <w:rPr>
                <w:rFonts w:cs="Angsana New"/>
                <w:cs/>
              </w:rPr>
              <w:t xml:space="preserve">:  </w:t>
            </w:r>
            <w:r>
              <w:rPr>
                <w:rFonts w:cs="Angsana New"/>
                <w:color w:val="FF0000"/>
                <w:cs/>
              </w:rPr>
              <w:t>*</w:t>
            </w:r>
            <w:r>
              <w:rPr>
                <w:rFonts w:cs="CordiaUPC"/>
                <w:color w:val="FF0000"/>
              </w:rPr>
              <w:t xml:space="preserve">Bill Cycle </w:t>
            </w:r>
            <w:r w:rsidRPr="0096008C">
              <w:rPr>
                <w:rFonts w:cs="Angsana New"/>
                <w:cs/>
              </w:rPr>
              <w:t>: …</w:t>
            </w:r>
            <w:r w:rsidRPr="0096008C">
              <w:rPr>
                <w:rFonts w:cs="CordiaUPC"/>
              </w:rPr>
              <w:t>Value</w:t>
            </w:r>
            <w:r w:rsidRPr="0096008C">
              <w:rPr>
                <w:rFonts w:cs="Angsana New"/>
                <w:cs/>
              </w:rPr>
              <w:t>… …</w:t>
            </w:r>
            <w:r w:rsidRPr="0096008C">
              <w:rPr>
                <w:rFonts w:cs="CordiaUPC"/>
              </w:rPr>
              <w:t>Unit</w:t>
            </w:r>
            <w:r w:rsidRPr="0096008C">
              <w:rPr>
                <w:rFonts w:cs="Angsana New"/>
                <w:cs/>
              </w:rPr>
              <w:t>…</w:t>
            </w:r>
          </w:p>
          <w:p w:rsidR="001B53D7" w:rsidP="001B53D7" w:rsidRDefault="001B53D7" w14:paraId="1CD69400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 xml:space="preserve">Enabled </w:t>
            </w:r>
            <w:r w:rsidRPr="008979A8">
              <w:rPr>
                <w:rFonts w:cs="Angsana New"/>
                <w:cs/>
              </w:rPr>
              <w:t xml:space="preserve">เมื่อ </w:t>
            </w:r>
            <w:r w:rsidRPr="008979A8">
              <w:rPr>
                <w:rFonts w:cs="CordiaUPC"/>
              </w:rPr>
              <w:t xml:space="preserve">Duration Type </w:t>
            </w:r>
            <w:r w:rsidRPr="008979A8">
              <w:rPr>
                <w:rFonts w:cs="Angsana New"/>
                <w:cs/>
              </w:rPr>
              <w:t>เป็น “</w:t>
            </w:r>
            <w:r w:rsidRPr="008979A8">
              <w:rPr>
                <w:rFonts w:cs="CordiaUPC"/>
              </w:rPr>
              <w:t>Specific</w:t>
            </w:r>
            <w:r w:rsidRPr="008979A8">
              <w:rPr>
                <w:rFonts w:cs="Angsana New"/>
                <w:cs/>
              </w:rPr>
              <w:t>”</w:t>
            </w:r>
          </w:p>
          <w:p w:rsidRPr="0096008C" w:rsidR="001B53D7" w:rsidP="001B53D7" w:rsidRDefault="001B53D7" w14:paraId="4EFABEBF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>:</w:t>
            </w:r>
            <w:r>
              <w:rPr>
                <w:rFonts w:hint="cs" w:cs="Angsana New"/>
                <w:cs/>
              </w:rPr>
              <w:t xml:space="preserve"> ใส่ได้เฉพาะตัวเลขเท่านั้น</w:t>
            </w:r>
          </w:p>
        </w:tc>
      </w:tr>
      <w:tr w:rsidRPr="008979A8" w:rsidR="001B53D7" w:rsidTr="00D42CF4" w14:paraId="6835209F" w14:textId="77777777">
        <w:tc>
          <w:tcPr>
            <w:tcW w:w="1026" w:type="pct"/>
          </w:tcPr>
          <w:p w:rsidRPr="008979A8" w:rsidR="001B53D7" w:rsidP="001B53D7" w:rsidRDefault="001B53D7" w14:paraId="0738839B" w14:textId="77777777">
            <w:pPr>
              <w:rPr>
                <w:rFonts w:cs="CordiaUPC"/>
                <w:cs/>
              </w:rPr>
            </w:pPr>
            <w:r>
              <w:rPr>
                <w:rFonts w:cs="CordiaUPC"/>
              </w:rPr>
              <w:t>billCycleUnit</w:t>
            </w:r>
          </w:p>
        </w:tc>
        <w:tc>
          <w:tcPr>
            <w:tcW w:w="900" w:type="pct"/>
          </w:tcPr>
          <w:p w:rsidRPr="008979A8" w:rsidR="001B53D7" w:rsidP="001B53D7" w:rsidRDefault="001B53D7" w14:paraId="1E1D768D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>Drop Down List</w:t>
            </w:r>
          </w:p>
        </w:tc>
        <w:tc>
          <w:tcPr>
            <w:tcW w:w="3074" w:type="pct"/>
          </w:tcPr>
          <w:p w:rsidR="001B53D7" w:rsidP="001B53D7" w:rsidRDefault="001B53D7" w14:paraId="6B59BD43" w14:textId="77777777">
            <w:pPr>
              <w:spacing w:after="160" w:line="259" w:lineRule="auto"/>
              <w:rPr>
                <w:rFonts w:cs="CordiaUPC"/>
              </w:rPr>
            </w:pPr>
            <w:r w:rsidRPr="008979A8">
              <w:rPr>
                <w:rFonts w:cs="Angsana New"/>
                <w:cs/>
              </w:rPr>
              <w:t xml:space="preserve">อยู่บรรทัดเดียวกับ </w:t>
            </w:r>
            <w:r>
              <w:rPr>
                <w:rFonts w:cs="CordiaUPC"/>
              </w:rPr>
              <w:t>billCycleValue</w:t>
            </w:r>
          </w:p>
          <w:p w:rsidRPr="0096008C" w:rsidR="001B53D7" w:rsidP="001B53D7" w:rsidRDefault="001B53D7" w14:paraId="6CBE9C76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 xml:space="preserve">Enabled </w:t>
            </w:r>
            <w:r w:rsidRPr="008979A8">
              <w:rPr>
                <w:rFonts w:cs="Angsana New"/>
                <w:cs/>
              </w:rPr>
              <w:t xml:space="preserve">เมื่อ </w:t>
            </w:r>
            <w:r w:rsidRPr="008979A8">
              <w:rPr>
                <w:rFonts w:cs="CordiaUPC"/>
              </w:rPr>
              <w:t xml:space="preserve">Duration Type </w:t>
            </w:r>
            <w:r w:rsidRPr="008979A8">
              <w:rPr>
                <w:rFonts w:cs="Angsana New"/>
                <w:cs/>
              </w:rPr>
              <w:t>เป็น “</w:t>
            </w:r>
            <w:r w:rsidRPr="008979A8">
              <w:rPr>
                <w:rFonts w:cs="CordiaUPC"/>
              </w:rPr>
              <w:t>Specific</w:t>
            </w:r>
            <w:r w:rsidRPr="008979A8">
              <w:rPr>
                <w:rFonts w:cs="Angsana New"/>
                <w:cs/>
              </w:rPr>
              <w:t>”</w:t>
            </w:r>
          </w:p>
          <w:p w:rsidRPr="008979A8" w:rsidR="001B53D7" w:rsidP="001B53D7" w:rsidRDefault="001B53D7" w14:paraId="011D9DA3" w14:textId="1B2F7456">
            <w:pPr>
              <w:rPr>
                <w:b/>
                <w:bCs/>
              </w:rPr>
            </w:pPr>
            <w:r w:rsidRPr="001142BC">
              <w:t xml:space="preserve">List of Value </w:t>
            </w:r>
            <w:r w:rsidRPr="001142BC">
              <w:rPr>
                <w:rFonts w:cs="Angsana New"/>
                <w:cs/>
              </w:rPr>
              <w:t xml:space="preserve">: </w:t>
            </w:r>
            <w:r w:rsidRPr="00B916D9">
              <w:rPr>
                <w:rFonts w:cs="Angsana New"/>
                <w:cs/>
              </w:rPr>
              <w:t>ดึงข้อมูลจาก</w:t>
            </w:r>
            <w:r w:rsidRPr="00B916D9">
              <w:rPr>
                <w:rFonts w:cs="CordiaUPC"/>
              </w:rPr>
              <w:t xml:space="preserve">DB </w:t>
            </w:r>
            <w:r w:rsidRPr="00B916D9">
              <w:rPr>
                <w:rFonts w:cs="Angsana New"/>
                <w:cs/>
              </w:rPr>
              <w:t xml:space="preserve">ที่ </w:t>
            </w:r>
            <w:r w:rsidRPr="00B916D9">
              <w:rPr>
                <w:rFonts w:cs="CordiaUPC"/>
              </w:rPr>
              <w:t xml:space="preserve">Table FLW_CFG_LOV </w:t>
            </w:r>
            <w:r w:rsidRPr="00B916D9">
              <w:rPr>
                <w:rFonts w:cs="Angsana New"/>
                <w:cs/>
              </w:rPr>
              <w:t xml:space="preserve">โดย </w:t>
            </w:r>
            <w:r w:rsidRPr="00B916D9">
              <w:rPr>
                <w:rFonts w:cs="CordiaUPC"/>
              </w:rPr>
              <w:t xml:space="preserve">group_type </w:t>
            </w:r>
            <w:r w:rsidRPr="00B916D9">
              <w:rPr>
                <w:rFonts w:cs="Angsana New"/>
                <w:cs/>
              </w:rPr>
              <w:t>= ‘</w:t>
            </w:r>
            <w:r w:rsidRPr="008979A8">
              <w:rPr>
                <w:rFonts w:cs="CordiaUPC"/>
              </w:rPr>
              <w:t>Duration</w:t>
            </w:r>
            <w:r>
              <w:rPr>
                <w:rFonts w:cs="CordiaUPC"/>
              </w:rPr>
              <w:t xml:space="preserve"> Unit</w:t>
            </w:r>
            <w:r>
              <w:rPr>
                <w:rFonts w:cs="Angsana New"/>
                <w:cs/>
              </w:rPr>
              <w:t xml:space="preserve">’ </w:t>
            </w:r>
            <w:r>
              <w:rPr>
                <w:rFonts w:hint="cs" w:cs="Angsana New"/>
                <w:cs/>
              </w:rPr>
              <w:t xml:space="preserve">และ </w:t>
            </w:r>
            <w:r>
              <w:rPr>
                <w:rFonts w:cs="CordiaUPC"/>
              </w:rPr>
              <w:t xml:space="preserve">par_row_id_concat </w:t>
            </w:r>
            <w:r>
              <w:rPr>
                <w:rFonts w:hint="cs" w:cs="Angsana New"/>
                <w:cs/>
              </w:rPr>
              <w:t xml:space="preserve">ประกอบด้วย </w:t>
            </w:r>
            <w:r w:rsidRPr="001142BC">
              <w:t>customerType</w:t>
            </w:r>
          </w:p>
        </w:tc>
      </w:tr>
      <w:tr w:rsidRPr="008979A8" w:rsidR="001B53D7" w:rsidTr="00D42CF4" w14:paraId="5820F48A" w14:textId="77777777">
        <w:tc>
          <w:tcPr>
            <w:tcW w:w="5000" w:type="pct"/>
            <w:gridSpan w:val="3"/>
            <w:shd w:val="clear" w:color="auto" w:fill="D6E3BC" w:themeFill="accent3" w:themeFillTint="66"/>
          </w:tcPr>
          <w:p w:rsidRPr="009A2226" w:rsidR="001B53D7" w:rsidP="001B53D7" w:rsidRDefault="001B53D7" w14:paraId="59316C9F" w14:textId="77777777">
            <w:pPr>
              <w:pStyle w:val="HeaderTable"/>
            </w:pPr>
            <w:r>
              <w:rPr>
                <w:lang w:bidi="th-TH"/>
              </w:rPr>
              <w:t>End Bill Cycle Section</w:t>
            </w:r>
          </w:p>
        </w:tc>
      </w:tr>
      <w:tr w:rsidRPr="008979A8" w:rsidR="001B53D7" w:rsidTr="00D42CF4" w14:paraId="6C3FB7BE" w14:textId="77777777">
        <w:tc>
          <w:tcPr>
            <w:tcW w:w="1026" w:type="pct"/>
          </w:tcPr>
          <w:p w:rsidRPr="008979A8" w:rsidR="001B53D7" w:rsidP="001B53D7" w:rsidRDefault="001B53D7" w14:paraId="035237BD" w14:textId="77777777">
            <w:pPr>
              <w:rPr>
                <w:rFonts w:cs="CordiaUPC"/>
              </w:rPr>
            </w:pPr>
            <w:r w:rsidRPr="008979A8">
              <w:rPr>
                <w:rFonts w:cs="Angsana New"/>
                <w:cs/>
              </w:rPr>
              <w:t xml:space="preserve">ปุ่ม </w:t>
            </w:r>
            <w:r w:rsidRPr="008979A8">
              <w:rPr>
                <w:rFonts w:cs="CordiaUPC"/>
              </w:rPr>
              <w:t>Add</w:t>
            </w:r>
          </w:p>
        </w:tc>
        <w:tc>
          <w:tcPr>
            <w:tcW w:w="900" w:type="pct"/>
          </w:tcPr>
          <w:p w:rsidRPr="008979A8" w:rsidR="001B53D7" w:rsidP="001B53D7" w:rsidRDefault="001B53D7" w14:paraId="04310CD4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>Button</w:t>
            </w:r>
          </w:p>
        </w:tc>
        <w:tc>
          <w:tcPr>
            <w:tcW w:w="3074" w:type="pct"/>
          </w:tcPr>
          <w:p w:rsidR="001B53D7" w:rsidP="001B53D7" w:rsidRDefault="001B53D7" w14:paraId="68C5D936" w14:textId="77777777">
            <w:pPr>
              <w:pStyle w:val="HeaderTable"/>
              <w:rPr>
                <w:b w:val="0"/>
                <w:bCs/>
                <w:lang w:bidi="th-TH"/>
              </w:rPr>
            </w:pPr>
            <w:r w:rsidRPr="008979A8">
              <w:rPr>
                <w:b w:val="0"/>
                <w:bCs/>
                <w:lang w:bidi="th-TH"/>
              </w:rPr>
              <w:t xml:space="preserve">Visible </w:t>
            </w:r>
            <w:r w:rsidRPr="008979A8">
              <w:rPr>
                <w:rFonts w:cs="Angsana New"/>
                <w:cs/>
                <w:lang w:bidi="th-TH"/>
              </w:rPr>
              <w:t>เมื่อมี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b w:val="0"/>
                <w:bCs/>
                <w:lang w:bidi="th-TH"/>
              </w:rPr>
              <w:t xml:space="preserve">Event </w:t>
            </w:r>
            <w:r w:rsidRPr="008979A8">
              <w:rPr>
                <w:rFonts w:cs="Angsana New"/>
                <w:cs/>
                <w:lang w:bidi="th-TH"/>
              </w:rPr>
              <w:t>มาจาก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b w:val="0"/>
                <w:bCs/>
                <w:lang w:bidi="th-TH"/>
              </w:rPr>
              <w:t xml:space="preserve">Table </w:t>
            </w:r>
            <w:r>
              <w:rPr>
                <w:b w:val="0"/>
                <w:bCs/>
                <w:lang w:bidi="th-TH"/>
              </w:rPr>
              <w:t>Section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rFonts w:cs="Angsana New"/>
                <w:cs/>
                <w:lang w:bidi="th-TH"/>
              </w:rPr>
              <w:t>เป็น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“</w:t>
            </w:r>
            <w:r w:rsidRPr="008979A8">
              <w:rPr>
                <w:b w:val="0"/>
                <w:bCs/>
                <w:lang w:bidi="th-TH"/>
              </w:rPr>
              <w:t>Add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>”</w:t>
            </w:r>
          </w:p>
          <w:p w:rsidR="001B53D7" w:rsidP="001B53D7" w:rsidRDefault="001B53D7" w14:paraId="092AE64C" w14:textId="77777777">
            <w:pPr>
              <w:spacing w:before="240" w:after="0"/>
            </w:pPr>
            <w:r>
              <w:rPr>
                <w:rFonts w:hint="cs"/>
                <w:cs/>
              </w:rPr>
              <w:t>เมื่อกดปุ่ม</w:t>
            </w:r>
          </w:p>
          <w:p w:rsidR="001B53D7" w:rsidP="001B53D7" w:rsidRDefault="001B53D7" w14:paraId="4DD19533" w14:textId="77777777">
            <w:pPr>
              <w:pStyle w:val="ListParagraph"/>
              <w:numPr>
                <w:ilvl w:val="0"/>
                <w:numId w:val="4"/>
              </w:numPr>
              <w:spacing w:after="0" w:line="259" w:lineRule="auto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Validate </w:t>
            </w:r>
            <w:r>
              <w:rPr>
                <w:rFonts w:hint="cs" w:cs="Angsana New"/>
                <w:cs/>
              </w:rPr>
              <w:t>ข้อมูลในหน้าจอ</w:t>
            </w:r>
          </w:p>
          <w:p w:rsidRPr="00622722" w:rsidR="001B53D7" w:rsidP="001B53D7" w:rsidRDefault="001B53D7" w14:paraId="7C55AA14" w14:textId="77777777">
            <w:pPr>
              <w:pStyle w:val="ListParagraph"/>
              <w:numPr>
                <w:ilvl w:val="0"/>
                <w:numId w:val="4"/>
              </w:numPr>
              <w:spacing w:after="0" w:line="259" w:lineRule="auto"/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Add </w:t>
            </w:r>
            <w:r>
              <w:rPr>
                <w:rFonts w:hint="cs" w:cs="Angsana New"/>
                <w:cs/>
              </w:rPr>
              <w:t xml:space="preserve">ข้อมูลลงในส่วนของ </w:t>
            </w:r>
            <w:r>
              <w:rPr>
                <w:rFonts w:cs="CordiaUPC"/>
              </w:rPr>
              <w:t>Table Section</w:t>
            </w:r>
          </w:p>
          <w:p w:rsidR="001B53D7" w:rsidP="001B53D7" w:rsidRDefault="001B53D7" w14:paraId="7D6AB853" w14:textId="77777777">
            <w:pPr>
              <w:pStyle w:val="ListParagraph"/>
              <w:numPr>
                <w:ilvl w:val="0"/>
                <w:numId w:val="27"/>
              </w:numPr>
            </w:pPr>
            <w:r>
              <w:rPr>
                <w:rFonts w:hint="cs"/>
                <w:cs/>
              </w:rPr>
              <w:t xml:space="preserve">ให้ทำการ </w:t>
            </w:r>
            <w:r>
              <w:t xml:space="preserve">Sort Row </w:t>
            </w:r>
            <w:r>
              <w:rPr>
                <w:rFonts w:hint="cs"/>
                <w:cs/>
              </w:rPr>
              <w:t xml:space="preserve">ตาม </w:t>
            </w:r>
            <w:r>
              <w:t xml:space="preserve">Logic </w:t>
            </w:r>
            <w:r>
              <w:rPr>
                <w:rFonts w:hint="cs"/>
                <w:cs/>
              </w:rPr>
              <w:t>และลำดับดังนี้</w:t>
            </w:r>
          </w:p>
          <w:p w:rsidR="001B53D7" w:rsidP="001B53D7" w:rsidRDefault="001B53D7" w14:paraId="022E3A1F" w14:textId="77777777">
            <w:pPr>
              <w:pStyle w:val="ListParagraph"/>
              <w:numPr>
                <w:ilvl w:val="0"/>
                <w:numId w:val="26"/>
              </w:numPr>
              <w:spacing w:after="160" w:line="259" w:lineRule="auto"/>
            </w:pPr>
            <w:r>
              <w:t>Duration From</w:t>
            </w:r>
          </w:p>
          <w:p w:rsidR="001B53D7" w:rsidP="001B53D7" w:rsidRDefault="001B53D7" w14:paraId="42787561" w14:textId="77777777">
            <w:pPr>
              <w:pStyle w:val="ListParagraph"/>
              <w:numPr>
                <w:ilvl w:val="0"/>
                <w:numId w:val="26"/>
              </w:numPr>
              <w:spacing w:after="160" w:line="259" w:lineRule="auto"/>
            </w:pPr>
            <w:r>
              <w:t>Duration To</w:t>
            </w:r>
          </w:p>
          <w:p w:rsidRPr="008979A8" w:rsidR="001B53D7" w:rsidP="001B53D7" w:rsidRDefault="001B53D7" w14:paraId="223BD3F9" w14:textId="77777777">
            <w:pPr>
              <w:pStyle w:val="ListParagraph"/>
              <w:numPr>
                <w:ilvl w:val="0"/>
                <w:numId w:val="4"/>
              </w:numPr>
              <w:spacing w:after="0" w:line="259" w:lineRule="auto"/>
            </w:pPr>
            <w:r w:rsidRPr="00667C8E">
              <w:rPr>
                <w:rFonts w:cs="Angsana New"/>
                <w:cs/>
              </w:rPr>
              <w:t>ให้ทำการเคลียร์ค่า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และ </w:t>
            </w:r>
            <w:r w:rsidRPr="00667C8E">
              <w:rPr>
                <w:rFonts w:cs="CordiaUPC"/>
              </w:rPr>
              <w:t>Invisible</w:t>
            </w:r>
            <w:r>
              <w:rPr>
                <w:rFonts w:cs="CordiaUPC"/>
                <w:szCs w:val="36"/>
              </w:rPr>
              <w:t xml:space="preserve"> Detail Section</w:t>
            </w:r>
          </w:p>
        </w:tc>
      </w:tr>
      <w:tr w:rsidRPr="008979A8" w:rsidR="001B53D7" w:rsidTr="00D42CF4" w14:paraId="1060ACE0" w14:textId="77777777">
        <w:tc>
          <w:tcPr>
            <w:tcW w:w="1026" w:type="pct"/>
          </w:tcPr>
          <w:p w:rsidRPr="008979A8" w:rsidR="001B53D7" w:rsidP="001B53D7" w:rsidRDefault="001B53D7" w14:paraId="6378EE61" w14:textId="77777777">
            <w:pPr>
              <w:rPr>
                <w:rFonts w:cs="CordiaUPC"/>
              </w:rPr>
            </w:pPr>
            <w:r w:rsidRPr="008979A8">
              <w:rPr>
                <w:rFonts w:cs="Angsana New"/>
                <w:cs/>
              </w:rPr>
              <w:t xml:space="preserve">ปุ่ม </w:t>
            </w:r>
            <w:r w:rsidRPr="008979A8">
              <w:rPr>
                <w:rFonts w:cs="CordiaUPC"/>
              </w:rPr>
              <w:t>Update</w:t>
            </w:r>
          </w:p>
        </w:tc>
        <w:tc>
          <w:tcPr>
            <w:tcW w:w="900" w:type="pct"/>
          </w:tcPr>
          <w:p w:rsidRPr="008979A8" w:rsidR="001B53D7" w:rsidP="001B53D7" w:rsidRDefault="001B53D7" w14:paraId="315DF0E8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>Button</w:t>
            </w:r>
          </w:p>
        </w:tc>
        <w:tc>
          <w:tcPr>
            <w:tcW w:w="3074" w:type="pct"/>
          </w:tcPr>
          <w:p w:rsidR="001B53D7" w:rsidP="001B53D7" w:rsidRDefault="001B53D7" w14:paraId="7BEFBCCF" w14:textId="77777777">
            <w:pPr>
              <w:pStyle w:val="HeaderTable"/>
              <w:spacing w:line="360" w:lineRule="auto"/>
              <w:rPr>
                <w:b w:val="0"/>
                <w:bCs/>
                <w:lang w:bidi="th-TH"/>
              </w:rPr>
            </w:pPr>
            <w:r w:rsidRPr="008979A8">
              <w:rPr>
                <w:b w:val="0"/>
                <w:bCs/>
                <w:lang w:bidi="th-TH"/>
              </w:rPr>
              <w:t xml:space="preserve">Visible </w:t>
            </w:r>
            <w:r w:rsidRPr="008979A8">
              <w:rPr>
                <w:rFonts w:cs="Angsana New"/>
                <w:cs/>
                <w:lang w:bidi="th-TH"/>
              </w:rPr>
              <w:t>เมื่อมี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b w:val="0"/>
                <w:bCs/>
                <w:lang w:bidi="th-TH"/>
              </w:rPr>
              <w:t xml:space="preserve">Event </w:t>
            </w:r>
            <w:r w:rsidRPr="008979A8">
              <w:rPr>
                <w:rFonts w:cs="Angsana New"/>
                <w:cs/>
                <w:lang w:bidi="th-TH"/>
              </w:rPr>
              <w:t>มาจาก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>
              <w:rPr>
                <w:b w:val="0"/>
                <w:bCs/>
                <w:lang w:bidi="th-TH"/>
              </w:rPr>
              <w:t>Table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>
              <w:rPr>
                <w:b w:val="0"/>
                <w:bCs/>
                <w:lang w:bidi="th-TH"/>
              </w:rPr>
              <w:t>Section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rFonts w:cs="Angsana New"/>
                <w:cs/>
                <w:lang w:bidi="th-TH"/>
              </w:rPr>
              <w:t>เป็น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“</w:t>
            </w:r>
            <w:r w:rsidRPr="008979A8">
              <w:rPr>
                <w:b w:val="0"/>
                <w:bCs/>
                <w:lang w:bidi="th-TH"/>
              </w:rPr>
              <w:t>Edit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>”</w:t>
            </w:r>
          </w:p>
          <w:p w:rsidR="001B53D7" w:rsidP="001B53D7" w:rsidRDefault="001B53D7" w14:paraId="372B4ACF" w14:textId="77777777">
            <w:pPr>
              <w:pStyle w:val="HeaderTable"/>
              <w:rPr>
                <w:lang w:bidi="th-TH"/>
              </w:rPr>
            </w:pPr>
            <w:r>
              <w:rPr>
                <w:rFonts w:hint="cs" w:cs="Angsana New"/>
                <w:cs/>
                <w:lang w:bidi="th-TH"/>
              </w:rPr>
              <w:t>เมื่อกดปุ่ม</w:t>
            </w:r>
          </w:p>
          <w:p w:rsidR="001B53D7" w:rsidP="001B53D7" w:rsidRDefault="001B53D7" w14:paraId="12E1B98C" w14:textId="77777777">
            <w:pPr>
              <w:pStyle w:val="ListParagraph"/>
              <w:numPr>
                <w:ilvl w:val="0"/>
                <w:numId w:val="6"/>
              </w:numPr>
              <w:spacing w:after="160" w:line="259" w:lineRule="auto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Validate </w:t>
            </w:r>
            <w:r>
              <w:rPr>
                <w:rFonts w:hint="cs" w:cs="Angsana New"/>
                <w:cs/>
              </w:rPr>
              <w:t>ข้อมูลในหน้าจอ</w:t>
            </w:r>
          </w:p>
          <w:p w:rsidR="001B53D7" w:rsidP="001B53D7" w:rsidRDefault="001B53D7" w14:paraId="7897FB3C" w14:textId="77777777">
            <w:pPr>
              <w:pStyle w:val="ListParagraph"/>
              <w:numPr>
                <w:ilvl w:val="0"/>
                <w:numId w:val="6"/>
              </w:numPr>
              <w:spacing w:after="160" w:line="259" w:lineRule="auto"/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Update </w:t>
            </w:r>
            <w:r>
              <w:rPr>
                <w:rFonts w:hint="cs" w:cs="Angsana New"/>
                <w:cs/>
              </w:rPr>
              <w:t xml:space="preserve">ข้อมูลลงในส่วนของ </w:t>
            </w:r>
            <w:r>
              <w:rPr>
                <w:rFonts w:cs="CordiaUPC"/>
              </w:rPr>
              <w:t xml:space="preserve">Table Section </w:t>
            </w:r>
          </w:p>
          <w:p w:rsidR="001B53D7" w:rsidP="001B53D7" w:rsidRDefault="001B53D7" w14:paraId="798E22A8" w14:textId="77777777">
            <w:pPr>
              <w:pStyle w:val="ListParagraph"/>
              <w:numPr>
                <w:ilvl w:val="0"/>
                <w:numId w:val="27"/>
              </w:numPr>
            </w:pPr>
            <w:r>
              <w:rPr>
                <w:rFonts w:hint="cs"/>
                <w:cs/>
              </w:rPr>
              <w:t xml:space="preserve">ให้ทำการ </w:t>
            </w:r>
            <w:r>
              <w:t xml:space="preserve">Sort Row </w:t>
            </w:r>
            <w:r>
              <w:rPr>
                <w:rFonts w:hint="cs"/>
                <w:cs/>
              </w:rPr>
              <w:t xml:space="preserve">ตาม </w:t>
            </w:r>
            <w:r>
              <w:t xml:space="preserve">Logic </w:t>
            </w:r>
            <w:r>
              <w:rPr>
                <w:rFonts w:hint="cs"/>
                <w:cs/>
              </w:rPr>
              <w:t>และลำดับดังนี้</w:t>
            </w:r>
          </w:p>
          <w:p w:rsidR="001B53D7" w:rsidP="001B53D7" w:rsidRDefault="001B53D7" w14:paraId="5CD47C98" w14:textId="77777777">
            <w:pPr>
              <w:pStyle w:val="ListParagraph"/>
              <w:numPr>
                <w:ilvl w:val="0"/>
                <w:numId w:val="26"/>
              </w:numPr>
              <w:spacing w:after="160" w:line="259" w:lineRule="auto"/>
            </w:pPr>
            <w:r>
              <w:t>Duration From</w:t>
            </w:r>
          </w:p>
          <w:p w:rsidR="001B53D7" w:rsidP="001B53D7" w:rsidRDefault="001B53D7" w14:paraId="5EBCACE8" w14:textId="77777777">
            <w:pPr>
              <w:pStyle w:val="ListParagraph"/>
              <w:numPr>
                <w:ilvl w:val="0"/>
                <w:numId w:val="26"/>
              </w:numPr>
              <w:spacing w:after="160" w:line="259" w:lineRule="auto"/>
            </w:pPr>
            <w:r>
              <w:t>Duration To</w:t>
            </w:r>
          </w:p>
          <w:p w:rsidRPr="008979A8" w:rsidR="001B53D7" w:rsidP="001B53D7" w:rsidRDefault="001B53D7" w14:paraId="07422A62" w14:textId="77777777">
            <w:pPr>
              <w:pStyle w:val="ListParagraph"/>
              <w:numPr>
                <w:ilvl w:val="0"/>
                <w:numId w:val="6"/>
              </w:numPr>
              <w:spacing w:after="160" w:line="259" w:lineRule="auto"/>
              <w:rPr>
                <w:cs/>
              </w:rPr>
            </w:pPr>
            <w:r w:rsidRPr="00667C8E">
              <w:rPr>
                <w:rFonts w:cs="Angsana New"/>
                <w:cs/>
              </w:rPr>
              <w:t>ให้ทำการเคลียร์ค่า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และ </w:t>
            </w:r>
            <w:r w:rsidRPr="00667C8E">
              <w:rPr>
                <w:rFonts w:cs="CordiaUPC"/>
              </w:rPr>
              <w:t>Invisible</w:t>
            </w:r>
            <w:r>
              <w:rPr>
                <w:rFonts w:cs="CordiaUPC"/>
                <w:szCs w:val="36"/>
              </w:rPr>
              <w:t xml:space="preserve"> Detail Section</w:t>
            </w:r>
          </w:p>
        </w:tc>
      </w:tr>
      <w:tr w:rsidRPr="008979A8" w:rsidR="001B53D7" w:rsidTr="00D42CF4" w14:paraId="1F7D9E67" w14:textId="77777777">
        <w:tc>
          <w:tcPr>
            <w:tcW w:w="1026" w:type="pct"/>
          </w:tcPr>
          <w:p w:rsidRPr="008979A8" w:rsidR="001B53D7" w:rsidP="001B53D7" w:rsidRDefault="001B53D7" w14:paraId="67D4B47C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ปุ่ม </w:t>
            </w:r>
            <w:r>
              <w:rPr>
                <w:rFonts w:cs="CordiaUPC"/>
              </w:rPr>
              <w:t>Cancel</w:t>
            </w:r>
          </w:p>
        </w:tc>
        <w:tc>
          <w:tcPr>
            <w:tcW w:w="900" w:type="pct"/>
          </w:tcPr>
          <w:p w:rsidRPr="008979A8" w:rsidR="001B53D7" w:rsidP="001B53D7" w:rsidRDefault="001B53D7" w14:paraId="661CF234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Button</w:t>
            </w:r>
          </w:p>
        </w:tc>
        <w:tc>
          <w:tcPr>
            <w:tcW w:w="3074" w:type="pct"/>
          </w:tcPr>
          <w:p w:rsidRPr="008979A8" w:rsidR="001B53D7" w:rsidP="001B53D7" w:rsidRDefault="001B53D7" w14:paraId="7F84AA13" w14:textId="77777777">
            <w:pPr>
              <w:rPr>
                <w:b/>
                <w:bCs/>
              </w:rPr>
            </w:pPr>
            <w:r>
              <w:rPr>
                <w:rFonts w:hint="cs"/>
                <w:cs/>
              </w:rPr>
              <w:t xml:space="preserve">ให้ทำการเคลียร์ค่าใน </w:t>
            </w:r>
            <w:r>
              <w:t>Detail Section</w:t>
            </w:r>
            <w:r>
              <w:rPr>
                <w:rFonts w:hint="cs"/>
                <w:cs/>
              </w:rPr>
              <w:t xml:space="preserve"> และทำการ </w:t>
            </w:r>
            <w:r>
              <w:t>Invisible Detail Section</w:t>
            </w:r>
          </w:p>
        </w:tc>
      </w:tr>
      <w:tr w:rsidRPr="008979A8" w:rsidR="001B53D7" w:rsidTr="00D42CF4" w14:paraId="7F385721" w14:textId="77777777">
        <w:tc>
          <w:tcPr>
            <w:tcW w:w="5000" w:type="pct"/>
            <w:gridSpan w:val="3"/>
            <w:shd w:val="clear" w:color="auto" w:fill="C2D69B" w:themeFill="accent3" w:themeFillTint="99"/>
          </w:tcPr>
          <w:p w:rsidRPr="008979A8" w:rsidR="001B53D7" w:rsidP="001B53D7" w:rsidRDefault="001B53D7" w14:paraId="3132A6DE" w14:textId="77777777">
            <w:pPr>
              <w:pStyle w:val="HeaderTable"/>
              <w:rPr>
                <w:b w:val="0"/>
                <w:bCs/>
                <w:lang w:bidi="th-TH"/>
              </w:rPr>
            </w:pPr>
            <w:r>
              <w:t>End Detail Section</w:t>
            </w:r>
          </w:p>
        </w:tc>
      </w:tr>
      <w:tr w:rsidRPr="008979A8" w:rsidR="001B53D7" w:rsidTr="00D42CF4" w14:paraId="7F192140" w14:textId="77777777">
        <w:tc>
          <w:tcPr>
            <w:tcW w:w="5000" w:type="pct"/>
            <w:gridSpan w:val="3"/>
            <w:shd w:val="clear" w:color="auto" w:fill="C2D69B" w:themeFill="accent3" w:themeFillTint="99"/>
          </w:tcPr>
          <w:p w:rsidRPr="00506339" w:rsidR="001B53D7" w:rsidP="001B53D7" w:rsidRDefault="001B53D7" w14:paraId="2F738DF1" w14:textId="186781E3">
            <w:pPr>
              <w:pStyle w:val="HeaderTable"/>
            </w:pPr>
            <w:r>
              <w:t xml:space="preserve">New MMS Free Resource </w:t>
            </w:r>
            <w:r>
              <w:rPr>
                <w:lang w:bidi="th-TH"/>
              </w:rPr>
              <w:t>Pattern Section</w:t>
            </w:r>
          </w:p>
        </w:tc>
      </w:tr>
      <w:tr w:rsidRPr="008979A8" w:rsidR="001B53D7" w:rsidTr="00D42CF4" w14:paraId="69F332CD" w14:textId="77777777">
        <w:tc>
          <w:tcPr>
            <w:tcW w:w="1026" w:type="pct"/>
          </w:tcPr>
          <w:p w:rsidR="001B53D7" w:rsidP="001B53D7" w:rsidRDefault="001B53D7" w14:paraId="021D9821" w14:textId="3FB14A49">
            <w:pPr>
              <w:rPr>
                <w:rFonts w:cs="CordiaUPC"/>
                <w:cs/>
              </w:rPr>
            </w:pPr>
            <w:r>
              <w:rPr>
                <w:rFonts w:cs="CordiaUPC"/>
              </w:rPr>
              <w:t>Mass MMS Free Resource on Shelf</w:t>
            </w:r>
          </w:p>
        </w:tc>
        <w:tc>
          <w:tcPr>
            <w:tcW w:w="900" w:type="pct"/>
          </w:tcPr>
          <w:p w:rsidR="001B53D7" w:rsidP="001B53D7" w:rsidRDefault="001B53D7" w14:paraId="4461D17A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Screen</w:t>
            </w:r>
          </w:p>
        </w:tc>
        <w:tc>
          <w:tcPr>
            <w:tcW w:w="3074" w:type="pct"/>
          </w:tcPr>
          <w:p w:rsidRPr="008979A8" w:rsidR="001B53D7" w:rsidP="001B53D7" w:rsidRDefault="001B53D7" w14:paraId="77AE0498" w14:textId="77777777">
            <w:pPr>
              <w:pStyle w:val="HeaderTable"/>
              <w:rPr>
                <w:b w:val="0"/>
                <w:bCs/>
                <w:lang w:bidi="th-TH"/>
              </w:rPr>
            </w:pPr>
          </w:p>
        </w:tc>
      </w:tr>
      <w:tr w:rsidRPr="008979A8" w:rsidR="001B53D7" w:rsidTr="00D42CF4" w14:paraId="009F5F40" w14:textId="77777777">
        <w:tc>
          <w:tcPr>
            <w:tcW w:w="5000" w:type="pct"/>
            <w:gridSpan w:val="3"/>
            <w:shd w:val="clear" w:color="auto" w:fill="C2D69B" w:themeFill="accent3" w:themeFillTint="99"/>
          </w:tcPr>
          <w:p w:rsidRPr="008979A8" w:rsidR="001B53D7" w:rsidP="001B53D7" w:rsidRDefault="001B53D7" w14:paraId="31F0DEC8" w14:textId="3EF6DAA7">
            <w:pPr>
              <w:pStyle w:val="HeaderTable"/>
              <w:rPr>
                <w:b w:val="0"/>
                <w:bCs/>
                <w:lang w:bidi="th-TH"/>
              </w:rPr>
            </w:pPr>
            <w:r>
              <w:rPr>
                <w:lang w:bidi="th-TH"/>
              </w:rPr>
              <w:t xml:space="preserve">End </w:t>
            </w:r>
            <w:r>
              <w:t xml:space="preserve">New MMS Free Resource </w:t>
            </w:r>
            <w:r>
              <w:rPr>
                <w:lang w:bidi="th-TH"/>
              </w:rPr>
              <w:t>Pattern Section</w:t>
            </w:r>
          </w:p>
        </w:tc>
      </w:tr>
    </w:tbl>
    <w:p w:rsidR="006A3D82" w:rsidP="00BB3F68" w:rsidRDefault="006A3D82" w14:paraId="7D15BD63" w14:textId="77777777">
      <w:pPr>
        <w:pStyle w:val="Heading3"/>
        <w:numPr>
          <w:ilvl w:val="0"/>
          <w:numId w:val="63"/>
        </w:numPr>
        <w:rPr>
          <w:rFonts w:ascii="CordiaUPC" w:hAnsi="CordiaUPC" w:cs="CordiaUPC"/>
          <w:sz w:val="32"/>
          <w:szCs w:val="32"/>
        </w:rPr>
      </w:pPr>
      <w:r w:rsidRPr="008979A8">
        <w:rPr>
          <w:rFonts w:ascii="CordiaUPC" w:hAnsi="CordiaUPC" w:cs="CordiaUPC"/>
          <w:sz w:val="32"/>
          <w:szCs w:val="32"/>
        </w:rPr>
        <w:t>Script Validation</w:t>
      </w:r>
    </w:p>
    <w:tbl>
      <w:tblPr>
        <w:tblW w:w="4938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385"/>
        <w:gridCol w:w="2896"/>
        <w:gridCol w:w="3314"/>
        <w:gridCol w:w="1309"/>
      </w:tblGrid>
      <w:tr w:rsidRPr="008979A8" w:rsidR="006A3D82" w:rsidTr="00D42CF4" w14:paraId="10DF47D3" w14:textId="77777777">
        <w:trPr>
          <w:cantSplit/>
          <w:tblHeader/>
        </w:trPr>
        <w:tc>
          <w:tcPr>
            <w:tcW w:w="778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6A3D82" w:rsidP="00D42CF4" w:rsidRDefault="006A3D82" w14:paraId="460F8670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Error Code</w:t>
            </w:r>
          </w:p>
        </w:tc>
        <w:tc>
          <w:tcPr>
            <w:tcW w:w="1626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6A3D82" w:rsidP="00D42CF4" w:rsidRDefault="006A3D82" w14:paraId="5CA54549" w14:textId="77777777">
            <w:pPr>
              <w:rPr>
                <w:rFonts w:cs="CordiaUPC"/>
                <w:b/>
                <w:bCs/>
              </w:rPr>
            </w:pPr>
            <w:r>
              <w:rPr>
                <w:rFonts w:cs="CordiaUPC"/>
                <w:b/>
                <w:bCs/>
              </w:rPr>
              <w:t xml:space="preserve">Error Message </w:t>
            </w:r>
          </w:p>
        </w:tc>
        <w:tc>
          <w:tcPr>
            <w:tcW w:w="1861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6A3D82" w:rsidP="00D42CF4" w:rsidRDefault="006A3D82" w14:paraId="4B5FF01D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Logic</w:t>
            </w:r>
          </w:p>
        </w:tc>
        <w:tc>
          <w:tcPr>
            <w:tcW w:w="735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6A3D82" w:rsidP="00D42CF4" w:rsidRDefault="006A3D82" w14:paraId="3A8B6645" w14:textId="77777777">
            <w:pPr>
              <w:rPr>
                <w:rFonts w:cs="CordiaUPC"/>
                <w:b/>
                <w:bCs/>
              </w:rPr>
            </w:pPr>
            <w:r>
              <w:rPr>
                <w:rFonts w:cs="CordiaUPC"/>
                <w:b/>
                <w:bCs/>
              </w:rPr>
              <w:t>Submit Call</w:t>
            </w:r>
          </w:p>
        </w:tc>
      </w:tr>
      <w:tr w:rsidR="006A3D82" w:rsidTr="00D42CF4" w14:paraId="3F74ABA7" w14:textId="77777777">
        <w:tc>
          <w:tcPr>
            <w:tcW w:w="778" w:type="pct"/>
          </w:tcPr>
          <w:p w:rsidRPr="00792590" w:rsidR="006A3D82" w:rsidP="00D42CF4" w:rsidRDefault="006A3D82" w14:paraId="60D32C90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26" w:type="pct"/>
          </w:tcPr>
          <w:p w:rsidRPr="00E02D8D" w:rsidR="006A3D82" w:rsidP="00D42CF4" w:rsidRDefault="006A3D82" w14:paraId="20617205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Free Resource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Pr="00792590" w:rsidR="006A3D82" w:rsidP="00D42CF4" w:rsidRDefault="006A3D82" w14:paraId="555FFE42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Free Resource</w:t>
            </w:r>
            <w:r w:rsidRPr="008979A8"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="006A3D82" w:rsidP="00D42CF4" w:rsidRDefault="006A3D82" w14:paraId="5EAA1F03" w14:textId="77777777">
            <w:pPr>
              <w:rPr>
                <w:rFonts w:cs="CordiaUPC"/>
                <w:szCs w:val="36"/>
              </w:rPr>
            </w:pPr>
          </w:p>
        </w:tc>
      </w:tr>
      <w:tr w:rsidR="006A3D82" w:rsidTr="00D42CF4" w14:paraId="09CF199E" w14:textId="77777777">
        <w:tc>
          <w:tcPr>
            <w:tcW w:w="778" w:type="pct"/>
          </w:tcPr>
          <w:p w:rsidRPr="00304DEB" w:rsidR="006A3D82" w:rsidP="00D42CF4" w:rsidRDefault="006A3D82" w14:paraId="79E9FF47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26" w:type="pct"/>
          </w:tcPr>
          <w:p w:rsidR="006A3D82" w:rsidP="00D42CF4" w:rsidRDefault="006A3D82" w14:paraId="20F3504A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Duration Type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6A3D82" w:rsidP="00D42CF4" w:rsidRDefault="006A3D82" w14:paraId="315BE659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Duration Type </w:t>
            </w:r>
            <w:r>
              <w:rPr>
                <w:rFonts w:hint="cs" w:cs="Angsana New"/>
                <w:cs/>
              </w:rPr>
              <w:t xml:space="preserve">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Pr="00CD78B8" w:rsidR="006A3D82" w:rsidP="00D42CF4" w:rsidRDefault="006A3D82" w14:paraId="2DA0B867" w14:textId="77777777">
            <w:pPr>
              <w:rPr>
                <w:rFonts w:cs="CordiaUPC"/>
                <w:szCs w:val="36"/>
              </w:rPr>
            </w:pPr>
          </w:p>
        </w:tc>
      </w:tr>
      <w:tr w:rsidR="006A3D82" w:rsidTr="00D42CF4" w14:paraId="12A78EA7" w14:textId="77777777">
        <w:tc>
          <w:tcPr>
            <w:tcW w:w="778" w:type="pct"/>
          </w:tcPr>
          <w:p w:rsidRPr="00304DEB" w:rsidR="006A3D82" w:rsidP="00D42CF4" w:rsidRDefault="006A3D82" w14:paraId="69167FD6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26" w:type="pct"/>
          </w:tcPr>
          <w:p w:rsidR="006A3D82" w:rsidP="00D42CF4" w:rsidRDefault="006A3D82" w14:paraId="1F3332D9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Duration From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6A3D82" w:rsidP="00D42CF4" w:rsidRDefault="006A3D82" w14:paraId="0A327D36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Duration From </w:t>
            </w:r>
            <w:r>
              <w:rPr>
                <w:rFonts w:hint="cs" w:cs="Angsana New"/>
                <w:cs/>
              </w:rPr>
              <w:t xml:space="preserve">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Pr="00CD78B8" w:rsidR="006A3D82" w:rsidP="00D42CF4" w:rsidRDefault="006A3D82" w14:paraId="4DFA33F1" w14:textId="77777777">
            <w:pPr>
              <w:rPr>
                <w:rFonts w:cs="CordiaUPC"/>
                <w:szCs w:val="36"/>
              </w:rPr>
            </w:pPr>
          </w:p>
        </w:tc>
      </w:tr>
      <w:tr w:rsidR="006A3D82" w:rsidTr="00D42CF4" w14:paraId="4DE41E48" w14:textId="77777777">
        <w:tc>
          <w:tcPr>
            <w:tcW w:w="778" w:type="pct"/>
          </w:tcPr>
          <w:p w:rsidRPr="00304DEB" w:rsidR="006A3D82" w:rsidP="00D42CF4" w:rsidRDefault="006A3D82" w14:paraId="411857F0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26" w:type="pct"/>
          </w:tcPr>
          <w:p w:rsidR="006A3D82" w:rsidP="00D42CF4" w:rsidRDefault="006A3D82" w14:paraId="5DF25FA9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Duration To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6A3D82" w:rsidP="00D42CF4" w:rsidRDefault="006A3D82" w14:paraId="364CCF8E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Duration To </w:t>
            </w:r>
            <w:r>
              <w:rPr>
                <w:rFonts w:hint="cs" w:cs="Angsana New"/>
                <w:cs/>
              </w:rPr>
              <w:t xml:space="preserve">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Pr="00CD78B8" w:rsidR="006A3D82" w:rsidP="00D42CF4" w:rsidRDefault="006A3D82" w14:paraId="3BC34969" w14:textId="77777777">
            <w:pPr>
              <w:rPr>
                <w:rFonts w:cs="CordiaUPC"/>
                <w:szCs w:val="36"/>
              </w:rPr>
            </w:pPr>
          </w:p>
        </w:tc>
      </w:tr>
      <w:tr w:rsidR="006A3D82" w:rsidTr="00D42CF4" w14:paraId="4235802F" w14:textId="77777777">
        <w:tc>
          <w:tcPr>
            <w:tcW w:w="778" w:type="pct"/>
          </w:tcPr>
          <w:p w:rsidRPr="000E5AB7" w:rsidR="006A3D82" w:rsidP="00D42CF4" w:rsidRDefault="006A3D82" w14:paraId="436A8187" w14:textId="77777777">
            <w:pPr>
              <w:rPr>
                <w:rFonts w:cs="CordiaUPC"/>
              </w:rPr>
            </w:pPr>
            <w:r w:rsidRPr="00C40991">
              <w:t>00023</w:t>
            </w:r>
          </w:p>
        </w:tc>
        <w:tc>
          <w:tcPr>
            <w:tcW w:w="1626" w:type="pct"/>
          </w:tcPr>
          <w:p w:rsidR="006A3D82" w:rsidP="00D42CF4" w:rsidRDefault="006A3D82" w14:paraId="67F7FBEC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Duration From</w:t>
            </w:r>
            <w:r>
              <w:t xml:space="preserve"> must be Integer </w:t>
            </w:r>
            <w:r>
              <w:rPr>
                <w:rFonts w:cs="Angsana New"/>
                <w:cs/>
              </w:rPr>
              <w:t>(</w:t>
            </w:r>
            <w:r>
              <w:t>Min 1, Max 99,999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1861" w:type="pct"/>
          </w:tcPr>
          <w:p w:rsidR="006A3D82" w:rsidP="00D42CF4" w:rsidRDefault="006A3D82" w14:paraId="2F886B72" w14:textId="40EA3AF9">
            <w:pPr>
              <w:rPr>
                <w:rFonts w:cs="CordiaUPC"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durationFrom </w:t>
            </w:r>
            <w:r>
              <w:rPr>
                <w:rFonts w:hint="cs"/>
                <w:cs/>
              </w:rPr>
              <w:t xml:space="preserve">มีค่า ดังนั้น </w:t>
            </w:r>
            <w:r>
              <w:rPr>
                <w:rFonts w:cs="CordiaUPC"/>
              </w:rPr>
              <w:t>Duration From</w:t>
            </w:r>
            <w:r>
              <w:rPr>
                <w:rFonts w:hint="cs"/>
                <w:cs/>
              </w:rPr>
              <w:t xml:space="preserve"> จะต้องเป็นจำนวนเต็มและมีค่าอยู่ในช่วง </w:t>
            </w:r>
            <w:r>
              <w:t xml:space="preserve">1 </w:t>
            </w:r>
            <w:r w:rsidR="00FF6536">
              <w:rPr>
                <w:rFonts w:cs="Angsana New"/>
                <w:cs/>
              </w:rPr>
              <w:t>–</w:t>
            </w:r>
            <w:r>
              <w:rPr>
                <w:rFonts w:cs="Angsana New"/>
                <w:cs/>
              </w:rPr>
              <w:t xml:space="preserve"> </w:t>
            </w:r>
            <w:r>
              <w:t>99,999</w:t>
            </w:r>
          </w:p>
        </w:tc>
        <w:tc>
          <w:tcPr>
            <w:tcW w:w="735" w:type="pct"/>
          </w:tcPr>
          <w:p w:rsidRPr="00CD78B8" w:rsidR="006A3D82" w:rsidP="00D42CF4" w:rsidRDefault="006A3D82" w14:paraId="1F8EBEAC" w14:textId="77777777">
            <w:pPr>
              <w:rPr>
                <w:rFonts w:cs="CordiaUPC"/>
                <w:szCs w:val="36"/>
              </w:rPr>
            </w:pPr>
          </w:p>
        </w:tc>
      </w:tr>
      <w:tr w:rsidR="006A3D82" w:rsidTr="00D42CF4" w14:paraId="3B42DC9E" w14:textId="77777777">
        <w:tc>
          <w:tcPr>
            <w:tcW w:w="778" w:type="pct"/>
          </w:tcPr>
          <w:p w:rsidRPr="000E5AB7" w:rsidR="006A3D82" w:rsidP="00D42CF4" w:rsidRDefault="006A3D82" w14:paraId="198371A7" w14:textId="77777777">
            <w:pPr>
              <w:rPr>
                <w:rFonts w:cs="CordiaUPC"/>
              </w:rPr>
            </w:pPr>
            <w:r w:rsidRPr="00C40991">
              <w:t>00023</w:t>
            </w:r>
          </w:p>
        </w:tc>
        <w:tc>
          <w:tcPr>
            <w:tcW w:w="1626" w:type="pct"/>
          </w:tcPr>
          <w:p w:rsidR="006A3D82" w:rsidP="00D42CF4" w:rsidRDefault="006A3D82" w14:paraId="62ABE0B1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Duration To</w:t>
            </w:r>
            <w:r w:rsidRPr="00CF160A">
              <w:rPr>
                <w:rFonts w:cs="Angsana New"/>
                <w:cs/>
              </w:rPr>
              <w:t xml:space="preserve"> </w:t>
            </w:r>
            <w:r>
              <w:t xml:space="preserve">must be Integer </w:t>
            </w:r>
            <w:r>
              <w:rPr>
                <w:rFonts w:cs="Angsana New"/>
                <w:cs/>
              </w:rPr>
              <w:t>(</w:t>
            </w:r>
            <w:r>
              <w:t>Min 1, Max 99,999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1861" w:type="pct"/>
          </w:tcPr>
          <w:p w:rsidR="006A3D82" w:rsidP="00D42CF4" w:rsidRDefault="006A3D82" w14:paraId="76D7DC03" w14:textId="74E5322E">
            <w:pPr>
              <w:rPr>
                <w:rFonts w:cs="CordiaUPC"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durationTo </w:t>
            </w:r>
            <w:r>
              <w:rPr>
                <w:rFonts w:hint="cs"/>
                <w:cs/>
              </w:rPr>
              <w:t xml:space="preserve">มีค่า ดังนั้น </w:t>
            </w:r>
            <w:r>
              <w:rPr>
                <w:rFonts w:cs="CordiaUPC"/>
              </w:rPr>
              <w:t>Duration To</w:t>
            </w:r>
            <w:r>
              <w:rPr>
                <w:rFonts w:hint="cs"/>
                <w:cs/>
              </w:rPr>
              <w:t xml:space="preserve"> จะต้องเป็นจำนวนเต็มและมีค่าอยู่ในช่วง </w:t>
            </w:r>
            <w:r>
              <w:t xml:space="preserve">1 </w:t>
            </w:r>
            <w:r w:rsidR="00FF6536">
              <w:rPr>
                <w:rFonts w:cs="Angsana New"/>
                <w:cs/>
              </w:rPr>
              <w:t>–</w:t>
            </w:r>
            <w:r>
              <w:rPr>
                <w:rFonts w:cs="Angsana New"/>
                <w:cs/>
              </w:rPr>
              <w:t xml:space="preserve"> </w:t>
            </w:r>
            <w:r>
              <w:t>99,999</w:t>
            </w:r>
          </w:p>
        </w:tc>
        <w:tc>
          <w:tcPr>
            <w:tcW w:w="735" w:type="pct"/>
          </w:tcPr>
          <w:p w:rsidRPr="00CD78B8" w:rsidR="006A3D82" w:rsidP="00D42CF4" w:rsidRDefault="006A3D82" w14:paraId="522046A4" w14:textId="77777777">
            <w:pPr>
              <w:rPr>
                <w:rFonts w:cs="CordiaUPC"/>
                <w:szCs w:val="36"/>
              </w:rPr>
            </w:pPr>
          </w:p>
        </w:tc>
      </w:tr>
      <w:tr w:rsidR="006A3D82" w:rsidTr="00D42CF4" w14:paraId="2781D991" w14:textId="77777777">
        <w:tc>
          <w:tcPr>
            <w:tcW w:w="778" w:type="pct"/>
          </w:tcPr>
          <w:p w:rsidRPr="00304DEB" w:rsidR="006A3D82" w:rsidP="00D42CF4" w:rsidRDefault="006A3D82" w14:paraId="0F16677A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26" w:type="pct"/>
          </w:tcPr>
          <w:p w:rsidR="006A3D82" w:rsidP="00D42CF4" w:rsidRDefault="006A3D82" w14:paraId="698C7122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Duration Unit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6A3D82" w:rsidP="00D42CF4" w:rsidRDefault="006A3D82" w14:paraId="4BDD1FEF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Duration Unit </w:t>
            </w:r>
            <w:r>
              <w:rPr>
                <w:rFonts w:hint="cs" w:cs="Angsana New"/>
                <w:cs/>
              </w:rPr>
              <w:t xml:space="preserve">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Pr="00CD78B8" w:rsidR="006A3D82" w:rsidP="00D42CF4" w:rsidRDefault="006A3D82" w14:paraId="7D1EF3F4" w14:textId="77777777">
            <w:pPr>
              <w:rPr>
                <w:rFonts w:cs="CordiaUPC"/>
                <w:szCs w:val="36"/>
              </w:rPr>
            </w:pPr>
          </w:p>
        </w:tc>
      </w:tr>
      <w:tr w:rsidR="006A3D82" w:rsidTr="00D42CF4" w14:paraId="69C265B4" w14:textId="77777777">
        <w:tc>
          <w:tcPr>
            <w:tcW w:w="778" w:type="pct"/>
          </w:tcPr>
          <w:p w:rsidRPr="00304DEB" w:rsidR="006A3D82" w:rsidP="00D42CF4" w:rsidRDefault="006A3D82" w14:paraId="3B846851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0001</w:t>
            </w:r>
            <w:r>
              <w:rPr>
                <w:rFonts w:ascii="CordiaUPC" w:hAnsi="CordiaUPC" w:cs="CordiaUPC"/>
                <w:sz w:val="28"/>
                <w:szCs w:val="28"/>
              </w:rPr>
              <w:t>4</w:t>
            </w:r>
          </w:p>
        </w:tc>
        <w:tc>
          <w:tcPr>
            <w:tcW w:w="1626" w:type="pct"/>
          </w:tcPr>
          <w:p w:rsidR="006A3D82" w:rsidP="00D42CF4" w:rsidRDefault="006A3D82" w14:paraId="61A2C0B1" w14:textId="77777777">
            <w:pPr>
              <w:rPr>
                <w:rFonts w:cs="CordiaUPC"/>
              </w:rPr>
            </w:pPr>
            <w:r w:rsidRPr="00060444">
              <w:rPr>
                <w:rFonts w:cs="CordiaUPC"/>
              </w:rPr>
              <w:t>Duration To</w:t>
            </w:r>
            <w:r w:rsidRPr="00060444">
              <w:rPr>
                <w:rFonts w:cs="Angsana New"/>
                <w:b/>
                <w:bCs/>
                <w:cs/>
              </w:rPr>
              <w:t xml:space="preserve"> </w:t>
            </w:r>
            <w:r w:rsidRPr="00060444">
              <w:rPr>
                <w:rFonts w:cs="CordiaUPC"/>
                <w:bCs/>
              </w:rPr>
              <w:t xml:space="preserve">must be greater than or equal to </w:t>
            </w:r>
            <w:r w:rsidRPr="00060444">
              <w:rPr>
                <w:rFonts w:cs="CordiaUPC"/>
              </w:rPr>
              <w:t>Duration</w:t>
            </w:r>
            <w:r w:rsidRPr="00060444">
              <w:rPr>
                <w:rFonts w:cs="CordiaUPC"/>
                <w:bCs/>
              </w:rPr>
              <w:t xml:space="preserve"> F</w:t>
            </w:r>
            <w:r w:rsidRPr="00060444">
              <w:rPr>
                <w:rFonts w:cs="CordiaUPC"/>
              </w:rPr>
              <w:t>rom</w:t>
            </w:r>
          </w:p>
        </w:tc>
        <w:tc>
          <w:tcPr>
            <w:tcW w:w="1861" w:type="pct"/>
          </w:tcPr>
          <w:p w:rsidRPr="008979A8" w:rsidR="006A3D82" w:rsidP="00D42CF4" w:rsidRDefault="006A3D82" w14:paraId="3BC73B44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 xml:space="preserve">Duration To </w:t>
            </w:r>
            <w:r w:rsidRPr="008979A8">
              <w:rPr>
                <w:rFonts w:cs="Angsana New"/>
                <w:cs/>
              </w:rPr>
              <w:t xml:space="preserve">จะต้องมีค่ามากกว่าหรือเท่ากับ </w:t>
            </w:r>
            <w:r w:rsidRPr="008979A8">
              <w:rPr>
                <w:rFonts w:cs="CordiaUPC"/>
              </w:rPr>
              <w:t>Duration From</w:t>
            </w:r>
          </w:p>
          <w:p w:rsidR="006A3D82" w:rsidP="00D42CF4" w:rsidRDefault="006A3D82" w14:paraId="653967EF" w14:textId="77777777">
            <w:pPr>
              <w:rPr>
                <w:rFonts w:cs="CordiaUPC"/>
                <w:cs/>
              </w:rPr>
            </w:pPr>
          </w:p>
        </w:tc>
        <w:tc>
          <w:tcPr>
            <w:tcW w:w="735" w:type="pct"/>
          </w:tcPr>
          <w:p w:rsidRPr="00CD78B8" w:rsidR="006A3D82" w:rsidP="00D42CF4" w:rsidRDefault="006A3D82" w14:paraId="6655198F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6A3D82" w:rsidTr="00D42CF4" w14:paraId="05454DE2" w14:textId="77777777">
        <w:tc>
          <w:tcPr>
            <w:tcW w:w="778" w:type="pct"/>
          </w:tcPr>
          <w:p w:rsidRPr="00304DEB" w:rsidR="006A3D82" w:rsidP="00D42CF4" w:rsidRDefault="006A3D82" w14:paraId="61C493AA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0001</w:t>
            </w:r>
            <w:r>
              <w:rPr>
                <w:rFonts w:ascii="CordiaUPC" w:hAnsi="CordiaUPC" w:cs="CordiaUPC"/>
                <w:sz w:val="28"/>
                <w:szCs w:val="28"/>
              </w:rPr>
              <w:t>6</w:t>
            </w:r>
          </w:p>
        </w:tc>
        <w:tc>
          <w:tcPr>
            <w:tcW w:w="1626" w:type="pct"/>
          </w:tcPr>
          <w:p w:rsidRPr="00060444" w:rsidR="006A3D82" w:rsidP="00D42CF4" w:rsidRDefault="006A3D82" w14:paraId="4D61C277" w14:textId="0291F6DB">
            <w:pPr>
              <w:rPr>
                <w:rFonts w:cs="CordiaUPC"/>
              </w:rPr>
            </w:pPr>
            <w:r w:rsidRPr="00060444">
              <w:rPr>
                <w:rFonts w:cs="CordiaUPC"/>
              </w:rPr>
              <w:t xml:space="preserve">Duration To </w:t>
            </w:r>
            <w:r w:rsidRPr="00060444">
              <w:rPr>
                <w:rFonts w:cs="CordiaUPC"/>
                <w:bCs/>
              </w:rPr>
              <w:t>must be less than or equal to</w:t>
            </w:r>
            <w:r w:rsidRPr="00060444">
              <w:rPr>
                <w:rFonts w:cs="CordiaUPC"/>
              </w:rPr>
              <w:t xml:space="preserve"> Package Duration</w:t>
            </w:r>
            <w:r>
              <w:rPr>
                <w:rFonts w:cs="CordiaUPC"/>
              </w:rPr>
              <w:t xml:space="preserve"> when </w:t>
            </w:r>
            <w:r w:rsidRPr="00060444">
              <w:rPr>
                <w:rFonts w:cs="CordiaUPC"/>
              </w:rPr>
              <w:t xml:space="preserve">Duration Type is </w:t>
            </w:r>
            <w:r w:rsidRPr="00060444"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Specific</w:t>
            </w:r>
            <w:r>
              <w:rPr>
                <w:rFonts w:cs="Angsana New"/>
                <w:cs/>
              </w:rPr>
              <w:t>”</w:t>
            </w:r>
            <w:r w:rsidRPr="00067D3E" w:rsidR="00067D3E">
              <w:rPr>
                <w:rFonts w:cs="CordiaUPC"/>
              </w:rPr>
              <w:t xml:space="preserve"> and Duration Unit is equal Package Duration Unit</w:t>
            </w:r>
            <w:r w:rsidRPr="00060444"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Pr="008979A8" w:rsidR="00D96FB2" w:rsidP="00D42CF4" w:rsidRDefault="006A3D82" w14:paraId="3A6E23AD" w14:textId="6DF36751">
            <w:pPr>
              <w:rPr>
                <w:rFonts w:cs="CordiaUPC"/>
              </w:rPr>
            </w:pPr>
            <w:r w:rsidRPr="008979A8">
              <w:rPr>
                <w:rFonts w:cs="Angsana New"/>
                <w:cs/>
              </w:rPr>
              <w:t>ถ้า</w:t>
            </w:r>
            <w:r w:rsidRPr="008979A8">
              <w:rPr>
                <w:rFonts w:cs="CordiaUPC"/>
              </w:rPr>
              <w:t xml:space="preserve"> Duration Type </w:t>
            </w:r>
            <w:r w:rsidRPr="008979A8">
              <w:rPr>
                <w:rFonts w:cs="Angsana New"/>
                <w:cs/>
              </w:rPr>
              <w:t>เท่ากับ “</w:t>
            </w:r>
            <w:r>
              <w:rPr>
                <w:rFonts w:cs="CordiaUPC"/>
              </w:rPr>
              <w:t>Specific</w:t>
            </w:r>
            <w:r w:rsidRPr="008979A8">
              <w:rPr>
                <w:rFonts w:cs="Angsana New"/>
                <w:cs/>
              </w:rPr>
              <w:t xml:space="preserve">” </w:t>
            </w:r>
            <w:r w:rsidRPr="00067D3E" w:rsidR="00067D3E">
              <w:rPr>
                <w:rFonts w:cs="Angsana New"/>
                <w:cs/>
              </w:rPr>
              <w:t xml:space="preserve">และ </w:t>
            </w:r>
            <w:r w:rsidRPr="00067D3E" w:rsidR="00067D3E">
              <w:rPr>
                <w:rFonts w:cs="CordiaUPC"/>
              </w:rPr>
              <w:t xml:space="preserve">Duration Unit </w:t>
            </w:r>
            <w:r w:rsidRPr="00067D3E" w:rsidR="00067D3E">
              <w:rPr>
                <w:rFonts w:cs="Angsana New"/>
                <w:cs/>
              </w:rPr>
              <w:t xml:space="preserve">เท่ากับ </w:t>
            </w:r>
            <w:r w:rsidRPr="00067D3E" w:rsidR="00067D3E">
              <w:rPr>
                <w:rFonts w:cs="CordiaUPC"/>
              </w:rPr>
              <w:t xml:space="preserve">Package Duration Unit </w:t>
            </w:r>
            <w:r w:rsidRPr="008979A8">
              <w:rPr>
                <w:rFonts w:cs="Angsana New"/>
                <w:cs/>
              </w:rPr>
              <w:t>ดังนั้น</w:t>
            </w:r>
            <w:r>
              <w:rPr>
                <w:rFonts w:cs="Angsana New"/>
                <w:cs/>
              </w:rPr>
              <w:t xml:space="preserve"> </w:t>
            </w:r>
            <w:r w:rsidRPr="008979A8">
              <w:rPr>
                <w:rFonts w:cs="CordiaUPC"/>
              </w:rPr>
              <w:t xml:space="preserve">Duration To </w:t>
            </w:r>
            <w:r w:rsidRPr="008979A8">
              <w:rPr>
                <w:rFonts w:cs="Angsana New"/>
                <w:cs/>
              </w:rPr>
              <w:t xml:space="preserve">จะต้องมีค่าน้อยกว่าหรือเท่ากับ </w:t>
            </w:r>
            <w:r w:rsidRPr="008979A8">
              <w:rPr>
                <w:rFonts w:cs="CordiaUPC"/>
              </w:rPr>
              <w:t>Package</w:t>
            </w:r>
            <w:r w:rsidRPr="008979A8">
              <w:rPr>
                <w:rFonts w:cs="Angsana New"/>
                <w:cs/>
              </w:rPr>
              <w:t xml:space="preserve"> </w:t>
            </w:r>
            <w:r w:rsidRPr="008979A8">
              <w:rPr>
                <w:rFonts w:cs="CordiaUPC"/>
              </w:rPr>
              <w:t>Duration</w:t>
            </w:r>
            <w:r w:rsidR="002113FA">
              <w:rPr>
                <w:rFonts w:cs="CordiaUPC"/>
              </w:rPr>
              <w:t>Invisible</w:t>
            </w:r>
          </w:p>
        </w:tc>
        <w:tc>
          <w:tcPr>
            <w:tcW w:w="735" w:type="pct"/>
          </w:tcPr>
          <w:p w:rsidRPr="00CD78B8" w:rsidR="006A3D82" w:rsidP="00D42CF4" w:rsidRDefault="006A3D82" w14:paraId="2E5B7286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6A3D82" w:rsidTr="00D42CF4" w14:paraId="723D777E" w14:textId="77777777">
        <w:tc>
          <w:tcPr>
            <w:tcW w:w="778" w:type="pct"/>
          </w:tcPr>
          <w:p w:rsidRPr="00304DEB" w:rsidR="006A3D82" w:rsidP="00D42CF4" w:rsidRDefault="006A3D82" w14:paraId="4EC98A5A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0001</w:t>
            </w:r>
            <w:r>
              <w:rPr>
                <w:rFonts w:ascii="CordiaUPC" w:hAnsi="CordiaUPC" w:cs="CordiaUPC"/>
                <w:sz w:val="28"/>
                <w:szCs w:val="28"/>
              </w:rPr>
              <w:t>6</w:t>
            </w:r>
          </w:p>
        </w:tc>
        <w:tc>
          <w:tcPr>
            <w:tcW w:w="1626" w:type="pct"/>
          </w:tcPr>
          <w:p w:rsidRPr="00060444" w:rsidR="006A3D82" w:rsidP="00D42CF4" w:rsidRDefault="006A3D82" w14:paraId="24CD81D4" w14:textId="77777777">
            <w:pPr>
              <w:rPr>
                <w:rFonts w:cs="CordiaUPC"/>
              </w:rPr>
            </w:pPr>
            <w:r w:rsidRPr="00060444">
              <w:rPr>
                <w:rFonts w:cs="CordiaUPC"/>
              </w:rPr>
              <w:t xml:space="preserve">Duration To </w:t>
            </w:r>
            <w:r w:rsidRPr="00060444">
              <w:rPr>
                <w:rFonts w:cs="CordiaUPC"/>
                <w:bCs/>
              </w:rPr>
              <w:t>must be equal to</w:t>
            </w:r>
            <w:r w:rsidRPr="00060444">
              <w:rPr>
                <w:rFonts w:cs="CordiaUPC"/>
              </w:rPr>
              <w:t xml:space="preserve"> Package Duration when Duration Type is </w:t>
            </w:r>
            <w:r w:rsidRPr="00060444">
              <w:rPr>
                <w:rFonts w:cs="Angsana New"/>
                <w:cs/>
              </w:rPr>
              <w:t>“</w:t>
            </w:r>
            <w:r w:rsidRPr="00060444">
              <w:rPr>
                <w:rFonts w:cs="CordiaUPC"/>
              </w:rPr>
              <w:t>Depend on Package</w:t>
            </w:r>
            <w:r w:rsidRPr="00060444">
              <w:rPr>
                <w:rFonts w:cs="Angsana New"/>
                <w:cs/>
              </w:rPr>
              <w:t>”</w:t>
            </w:r>
          </w:p>
        </w:tc>
        <w:tc>
          <w:tcPr>
            <w:tcW w:w="1861" w:type="pct"/>
          </w:tcPr>
          <w:p w:rsidRPr="008979A8" w:rsidR="006A3D82" w:rsidP="00D42CF4" w:rsidRDefault="006A3D82" w14:paraId="7AFA6167" w14:textId="77777777">
            <w:pPr>
              <w:rPr>
                <w:rFonts w:cs="CordiaUPC"/>
              </w:rPr>
            </w:pPr>
            <w:r w:rsidRPr="008979A8">
              <w:rPr>
                <w:rFonts w:cs="Angsana New"/>
                <w:cs/>
              </w:rPr>
              <w:t>ถ้า</w:t>
            </w:r>
            <w:r w:rsidRPr="008979A8">
              <w:rPr>
                <w:rFonts w:cs="CordiaUPC"/>
              </w:rPr>
              <w:t xml:space="preserve"> Duration Type </w:t>
            </w:r>
            <w:r w:rsidRPr="008979A8">
              <w:rPr>
                <w:rFonts w:cs="Angsana New"/>
                <w:cs/>
              </w:rPr>
              <w:t>เท่ากับ “</w:t>
            </w:r>
            <w:r w:rsidRPr="008979A8">
              <w:rPr>
                <w:rFonts w:cs="CordiaUPC"/>
              </w:rPr>
              <w:t>Depend on Package</w:t>
            </w:r>
            <w:r w:rsidRPr="008979A8">
              <w:rPr>
                <w:rFonts w:cs="Angsana New"/>
                <w:cs/>
              </w:rPr>
              <w:t>” ดังนั้น</w:t>
            </w:r>
            <w:r w:rsidRPr="008979A8">
              <w:rPr>
                <w:rFonts w:cs="CordiaUPC"/>
              </w:rPr>
              <w:t xml:space="preserve"> Duration To </w:t>
            </w:r>
            <w:r w:rsidRPr="008979A8">
              <w:rPr>
                <w:rFonts w:cs="Angsana New"/>
                <w:cs/>
              </w:rPr>
              <w:t xml:space="preserve">จะต้องมีค่าเท่ากับ </w:t>
            </w:r>
            <w:r w:rsidRPr="008979A8">
              <w:rPr>
                <w:rFonts w:cs="CordiaUPC"/>
              </w:rPr>
              <w:t>Package</w:t>
            </w:r>
            <w:r w:rsidRPr="008979A8">
              <w:rPr>
                <w:rFonts w:cs="Angsana New"/>
                <w:cs/>
              </w:rPr>
              <w:t xml:space="preserve"> </w:t>
            </w:r>
            <w:r w:rsidRPr="008979A8">
              <w:rPr>
                <w:rFonts w:cs="CordiaUPC"/>
              </w:rPr>
              <w:t>Duration</w:t>
            </w:r>
          </w:p>
        </w:tc>
        <w:tc>
          <w:tcPr>
            <w:tcW w:w="735" w:type="pct"/>
          </w:tcPr>
          <w:p w:rsidRPr="00CD78B8" w:rsidR="006A3D82" w:rsidP="00D42CF4" w:rsidRDefault="006A3D82" w14:paraId="72779FE1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6A3D82" w:rsidTr="00D42CF4" w14:paraId="0EEAE3FF" w14:textId="77777777">
        <w:tc>
          <w:tcPr>
            <w:tcW w:w="778" w:type="pct"/>
          </w:tcPr>
          <w:p w:rsidRPr="00304DEB" w:rsidR="006A3D82" w:rsidP="00D42CF4" w:rsidRDefault="006A3D82" w14:paraId="3B1E073F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hAnsi="CordiaUPC" w:cs="CordiaUPC"/>
                <w:sz w:val="28"/>
                <w:szCs w:val="28"/>
              </w:rPr>
              <w:t>00005</w:t>
            </w:r>
          </w:p>
        </w:tc>
        <w:tc>
          <w:tcPr>
            <w:tcW w:w="1626" w:type="pct"/>
          </w:tcPr>
          <w:p w:rsidRPr="00060444" w:rsidR="006A3D82" w:rsidP="00D42CF4" w:rsidRDefault="006A3D82" w14:paraId="0A08DA13" w14:textId="77777777">
            <w:pPr>
              <w:rPr>
                <w:rFonts w:cs="CordiaUPC"/>
              </w:rPr>
            </w:pPr>
            <w:r w:rsidRPr="00060444">
              <w:rPr>
                <w:rFonts w:cs="CordiaUPC"/>
              </w:rPr>
              <w:t xml:space="preserve">Duration From </w:t>
            </w:r>
            <w:r w:rsidRPr="00060444">
              <w:rPr>
                <w:rFonts w:cs="CordiaUPC"/>
                <w:bCs/>
              </w:rPr>
              <w:t xml:space="preserve">must be </w:t>
            </w:r>
            <w:r w:rsidRPr="00060444">
              <w:rPr>
                <w:rFonts w:cs="Angsana New"/>
                <w:bCs/>
                <w:cs/>
              </w:rPr>
              <w:t>“</w:t>
            </w:r>
            <w:r w:rsidRPr="00060444">
              <w:rPr>
                <w:rFonts w:cs="CordiaUPC"/>
                <w:bCs/>
              </w:rPr>
              <w:t>1</w:t>
            </w:r>
            <w:r w:rsidRPr="00060444">
              <w:rPr>
                <w:rFonts w:cs="Angsana New"/>
                <w:bCs/>
                <w:cs/>
              </w:rPr>
              <w:t xml:space="preserve">” </w:t>
            </w:r>
            <w:r w:rsidRPr="00060444">
              <w:rPr>
                <w:rFonts w:cs="CordiaUPC"/>
              </w:rPr>
              <w:t xml:space="preserve"> when Duration Type is </w:t>
            </w:r>
            <w:r w:rsidRPr="00060444">
              <w:rPr>
                <w:rFonts w:cs="Angsana New"/>
                <w:cs/>
              </w:rPr>
              <w:t>“</w:t>
            </w:r>
            <w:r w:rsidRPr="00060444">
              <w:rPr>
                <w:rFonts w:cs="CordiaUPC"/>
              </w:rPr>
              <w:t>Depend on Package</w:t>
            </w:r>
            <w:r w:rsidRPr="00060444">
              <w:rPr>
                <w:rFonts w:cs="Angsana New"/>
                <w:cs/>
              </w:rPr>
              <w:t>”</w:t>
            </w:r>
          </w:p>
        </w:tc>
        <w:tc>
          <w:tcPr>
            <w:tcW w:w="1861" w:type="pct"/>
          </w:tcPr>
          <w:p w:rsidRPr="008979A8" w:rsidR="006A3D82" w:rsidP="00D42CF4" w:rsidRDefault="006A3D82" w14:paraId="10A2CABF" w14:textId="77777777">
            <w:pPr>
              <w:rPr>
                <w:rFonts w:cs="CordiaUPC"/>
                <w:cs/>
              </w:rPr>
            </w:pPr>
            <w:r w:rsidRPr="008979A8">
              <w:rPr>
                <w:rFonts w:cs="Angsana New"/>
                <w:cs/>
              </w:rPr>
              <w:t>ถ้า</w:t>
            </w:r>
            <w:r w:rsidRPr="008979A8">
              <w:rPr>
                <w:rFonts w:cs="CordiaUPC"/>
              </w:rPr>
              <w:t xml:space="preserve"> Duration Type </w:t>
            </w:r>
            <w:r w:rsidRPr="008979A8">
              <w:rPr>
                <w:rFonts w:cs="Angsana New"/>
                <w:cs/>
              </w:rPr>
              <w:t>เท่ากับ “</w:t>
            </w:r>
            <w:r w:rsidRPr="008979A8">
              <w:rPr>
                <w:rFonts w:cs="CordiaUPC"/>
              </w:rPr>
              <w:t>Depend on Package</w:t>
            </w:r>
            <w:r w:rsidRPr="008979A8">
              <w:rPr>
                <w:rFonts w:cs="Angsana New"/>
                <w:cs/>
              </w:rPr>
              <w:t>” ดังนั้น</w:t>
            </w:r>
            <w:r w:rsidRPr="008979A8">
              <w:rPr>
                <w:rFonts w:cs="CordiaUPC"/>
              </w:rPr>
              <w:t xml:space="preserve"> Duration From </w:t>
            </w:r>
            <w:r w:rsidRPr="008979A8">
              <w:rPr>
                <w:rFonts w:cs="Angsana New"/>
                <w:cs/>
              </w:rPr>
              <w:t xml:space="preserve">จะต้องมีค่าเป็น </w:t>
            </w:r>
            <w:r w:rsidRPr="008979A8">
              <w:rPr>
                <w:rFonts w:cs="CordiaUPC"/>
              </w:rPr>
              <w:t xml:space="preserve">1 </w:t>
            </w:r>
            <w:r w:rsidRPr="008979A8">
              <w:rPr>
                <w:rFonts w:cs="Angsana New"/>
                <w:cs/>
              </w:rPr>
              <w:t>เสมอ</w:t>
            </w:r>
          </w:p>
        </w:tc>
        <w:tc>
          <w:tcPr>
            <w:tcW w:w="735" w:type="pct"/>
          </w:tcPr>
          <w:p w:rsidRPr="00CD78B8" w:rsidR="006A3D82" w:rsidP="00D42CF4" w:rsidRDefault="006A3D82" w14:paraId="5048AB92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6A3D82" w:rsidTr="00D42CF4" w14:paraId="0AA42ED4" w14:textId="77777777">
        <w:tc>
          <w:tcPr>
            <w:tcW w:w="778" w:type="pct"/>
          </w:tcPr>
          <w:p w:rsidRPr="00304DEB" w:rsidR="006A3D82" w:rsidP="00D42CF4" w:rsidRDefault="00067D3E" w14:paraId="64396CF3" w14:textId="7A664832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067D3E">
              <w:rPr>
                <w:rFonts w:ascii="CordiaUPC" w:hAnsi="CordiaUPC" w:cs="CordiaUPC"/>
                <w:sz w:val="28"/>
                <w:szCs w:val="28"/>
              </w:rPr>
              <w:t>00005</w:t>
            </w:r>
          </w:p>
        </w:tc>
        <w:tc>
          <w:tcPr>
            <w:tcW w:w="1626" w:type="pct"/>
          </w:tcPr>
          <w:p w:rsidRPr="00060444" w:rsidR="006A3D82" w:rsidP="00D42CF4" w:rsidRDefault="006A3D82" w14:paraId="0A1592C7" w14:textId="18A122C0">
            <w:pPr>
              <w:rPr>
                <w:rFonts w:cs="CordiaUPC"/>
              </w:rPr>
            </w:pPr>
            <w:r w:rsidRPr="00060444">
              <w:rPr>
                <w:rFonts w:cs="CordiaUPC"/>
              </w:rPr>
              <w:t xml:space="preserve">Duration Unit </w:t>
            </w:r>
            <w:r w:rsidRPr="00060444">
              <w:rPr>
                <w:rFonts w:cs="CordiaUPC"/>
                <w:bCs/>
              </w:rPr>
              <w:t>must be equal to</w:t>
            </w:r>
            <w:r w:rsidRPr="00060444">
              <w:rPr>
                <w:rFonts w:cs="CordiaUPC"/>
              </w:rPr>
              <w:t xml:space="preserve"> Package Duration Unit</w:t>
            </w:r>
            <w:r w:rsidR="00067D3E">
              <w:rPr>
                <w:rFonts w:cs="Angsana New"/>
                <w:cs/>
              </w:rPr>
              <w:t xml:space="preserve"> </w:t>
            </w:r>
            <w:r w:rsidRPr="00067D3E" w:rsidR="00067D3E">
              <w:rPr>
                <w:rFonts w:cs="CordiaUPC"/>
              </w:rPr>
              <w:t xml:space="preserve">when Duration Type is </w:t>
            </w:r>
            <w:r w:rsidRPr="00067D3E" w:rsidR="00067D3E">
              <w:rPr>
                <w:rFonts w:cs="Angsana New"/>
                <w:cs/>
              </w:rPr>
              <w:t>“</w:t>
            </w:r>
            <w:r w:rsidRPr="00067D3E" w:rsidR="00067D3E">
              <w:rPr>
                <w:rFonts w:cs="CordiaUPC"/>
              </w:rPr>
              <w:t>Depend on Package</w:t>
            </w:r>
            <w:r w:rsidRPr="00067D3E" w:rsidR="00067D3E">
              <w:rPr>
                <w:rFonts w:cs="Angsana New"/>
                <w:cs/>
              </w:rPr>
              <w:t>”.</w:t>
            </w:r>
          </w:p>
        </w:tc>
        <w:tc>
          <w:tcPr>
            <w:tcW w:w="1861" w:type="pct"/>
          </w:tcPr>
          <w:p w:rsidRPr="008979A8" w:rsidR="006A3D82" w:rsidP="00D42CF4" w:rsidRDefault="00067D3E" w14:paraId="78AC905D" w14:textId="5CA0A37B">
            <w:pPr>
              <w:rPr>
                <w:rFonts w:cs="CordiaUPC"/>
                <w:cs/>
              </w:rPr>
            </w:pPr>
            <w:r w:rsidRPr="00067D3E">
              <w:rPr>
                <w:rFonts w:cs="Angsana New"/>
                <w:cs/>
              </w:rPr>
              <w:t xml:space="preserve">ถ้า </w:t>
            </w:r>
            <w:r w:rsidRPr="00067D3E">
              <w:rPr>
                <w:rFonts w:cs="CordiaUPC"/>
              </w:rPr>
              <w:t xml:space="preserve">Duration Type </w:t>
            </w:r>
            <w:r w:rsidRPr="00067D3E">
              <w:rPr>
                <w:rFonts w:cs="Angsana New"/>
                <w:cs/>
              </w:rPr>
              <w:t>เท่ากับ “</w:t>
            </w:r>
            <w:r w:rsidRPr="00067D3E">
              <w:rPr>
                <w:rFonts w:cs="CordiaUPC"/>
              </w:rPr>
              <w:t>Depend on Package</w:t>
            </w:r>
            <w:r w:rsidRPr="00067D3E">
              <w:rPr>
                <w:rFonts w:cs="Angsana New"/>
                <w:cs/>
              </w:rPr>
              <w:t xml:space="preserve">” ดังนั้น </w:t>
            </w:r>
            <w:r w:rsidRPr="008979A8" w:rsidR="006A3D82">
              <w:rPr>
                <w:rFonts w:cs="CordiaUPC"/>
              </w:rPr>
              <w:t xml:space="preserve">Duration Unit  </w:t>
            </w:r>
            <w:r w:rsidRPr="008979A8" w:rsidR="006A3D82">
              <w:rPr>
                <w:rFonts w:cs="Angsana New"/>
                <w:cs/>
              </w:rPr>
              <w:t xml:space="preserve">จะต้องมีค่าเท่ากับ </w:t>
            </w:r>
            <w:r w:rsidRPr="008979A8" w:rsidR="006A3D82">
              <w:rPr>
                <w:rFonts w:cs="CordiaUPC"/>
              </w:rPr>
              <w:t>Package</w:t>
            </w:r>
            <w:r w:rsidRPr="008979A8" w:rsidR="006A3D82">
              <w:rPr>
                <w:rFonts w:cs="Angsana New"/>
                <w:cs/>
              </w:rPr>
              <w:t xml:space="preserve"> </w:t>
            </w:r>
            <w:r w:rsidRPr="008979A8" w:rsidR="006A3D82">
              <w:rPr>
                <w:rFonts w:cs="CordiaUPC"/>
              </w:rPr>
              <w:t>Duration Unit</w:t>
            </w:r>
          </w:p>
        </w:tc>
        <w:tc>
          <w:tcPr>
            <w:tcW w:w="735" w:type="pct"/>
          </w:tcPr>
          <w:p w:rsidRPr="00CD78B8" w:rsidR="006A3D82" w:rsidP="00D42CF4" w:rsidRDefault="006A3D82" w14:paraId="0F2B4935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6A3D82" w:rsidTr="00D42CF4" w14:paraId="593FB0C3" w14:textId="77777777">
        <w:tc>
          <w:tcPr>
            <w:tcW w:w="778" w:type="pct"/>
          </w:tcPr>
          <w:p w:rsidR="006A3D82" w:rsidP="00D42CF4" w:rsidRDefault="006A3D82" w14:paraId="57A533CF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26" w:type="pct"/>
          </w:tcPr>
          <w:p w:rsidRPr="00060444" w:rsidR="006A3D82" w:rsidP="00D42CF4" w:rsidRDefault="006A3D82" w14:paraId="77C18043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Bill Cycle Type is required when </w:t>
            </w:r>
            <w:r>
              <w:t>C</w:t>
            </w:r>
            <w:r w:rsidRPr="00766CC1">
              <w:t>ustomer</w:t>
            </w:r>
            <w:r>
              <w:rPr>
                <w:rFonts w:cs="Angsana New"/>
                <w:cs/>
              </w:rPr>
              <w:t xml:space="preserve"> </w:t>
            </w:r>
            <w:r w:rsidRPr="00766CC1">
              <w:t>Type</w:t>
            </w:r>
            <w:r>
              <w:t xml:space="preserve"> is </w:t>
            </w:r>
            <w:r>
              <w:rPr>
                <w:rFonts w:cs="Angsana New"/>
                <w:cs/>
              </w:rPr>
              <w:t>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>”.</w:t>
            </w:r>
          </w:p>
        </w:tc>
        <w:tc>
          <w:tcPr>
            <w:tcW w:w="1861" w:type="pct"/>
          </w:tcPr>
          <w:p w:rsidRPr="008979A8" w:rsidR="006A3D82" w:rsidP="00D42CF4" w:rsidRDefault="006A3D82" w14:paraId="5562720A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ถ้า </w:t>
            </w:r>
            <w:r w:rsidRPr="00766CC1">
              <w:t>customerType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Pre</w:t>
            </w:r>
            <w:r>
              <w:rPr>
                <w:rFonts w:cs="Angsana New"/>
                <w:cs/>
              </w:rPr>
              <w:t>-</w:t>
            </w:r>
            <w:r>
              <w:rPr>
                <w:rFonts w:cs="CordiaUPC"/>
              </w:rP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ดังนั้น </w:t>
            </w:r>
            <w:r>
              <w:rPr>
                <w:rFonts w:cs="CordiaUPC"/>
              </w:rPr>
              <w:t xml:space="preserve">Bill Cycle Type </w:t>
            </w:r>
            <w:r>
              <w:rPr>
                <w:rFonts w:hint="cs" w:cs="Angsana New"/>
                <w:cs/>
              </w:rPr>
              <w:t xml:space="preserve">จะต้องเป็น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="006A3D82" w:rsidP="00D42CF4" w:rsidRDefault="006A3D82" w14:paraId="3CBDD275" w14:textId="77777777">
            <w:pPr>
              <w:rPr>
                <w:rFonts w:cs="CordiaUPC"/>
                <w:szCs w:val="36"/>
              </w:rPr>
            </w:pPr>
            <w:r w:rsidRPr="001B0BC3">
              <w:rPr>
                <w:rFonts w:cs="CordiaUPC"/>
                <w:szCs w:val="36"/>
              </w:rPr>
              <w:t>Yes</w:t>
            </w:r>
          </w:p>
        </w:tc>
      </w:tr>
      <w:tr w:rsidR="006A3D82" w:rsidTr="00D42CF4" w14:paraId="6B408DF3" w14:textId="77777777">
        <w:tc>
          <w:tcPr>
            <w:tcW w:w="778" w:type="pct"/>
          </w:tcPr>
          <w:p w:rsidR="006A3D82" w:rsidP="00D42CF4" w:rsidRDefault="006A3D82" w14:paraId="7B6D1602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26" w:type="pct"/>
          </w:tcPr>
          <w:p w:rsidRPr="00060444" w:rsidR="006A3D82" w:rsidP="00D42CF4" w:rsidRDefault="006A3D82" w14:paraId="22F23D85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Bill Cycle Value is required when </w:t>
            </w:r>
            <w:r>
              <w:t>C</w:t>
            </w:r>
            <w:r w:rsidRPr="00766CC1">
              <w:t>ustomer</w:t>
            </w:r>
            <w:r>
              <w:rPr>
                <w:rFonts w:cs="Angsana New"/>
                <w:cs/>
              </w:rPr>
              <w:t xml:space="preserve"> </w:t>
            </w:r>
            <w:r w:rsidRPr="00766CC1">
              <w:t>Type</w:t>
            </w:r>
            <w:r>
              <w:t xml:space="preserve"> is </w:t>
            </w:r>
            <w:r>
              <w:rPr>
                <w:rFonts w:cs="Angsana New"/>
                <w:cs/>
              </w:rPr>
              <w:t>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>”.</w:t>
            </w:r>
          </w:p>
        </w:tc>
        <w:tc>
          <w:tcPr>
            <w:tcW w:w="1861" w:type="pct"/>
          </w:tcPr>
          <w:p w:rsidRPr="008979A8" w:rsidR="006A3D82" w:rsidP="00D42CF4" w:rsidRDefault="006A3D82" w14:paraId="422ED548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ถ้า </w:t>
            </w:r>
            <w:r w:rsidRPr="00766CC1">
              <w:t>customerType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Pre</w:t>
            </w:r>
            <w:r>
              <w:rPr>
                <w:rFonts w:cs="Angsana New"/>
                <w:cs/>
              </w:rPr>
              <w:t>-</w:t>
            </w:r>
            <w:r>
              <w:rPr>
                <w:rFonts w:cs="CordiaUPC"/>
              </w:rP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ดังนั้น </w:t>
            </w:r>
            <w:r>
              <w:rPr>
                <w:rFonts w:cs="CordiaUPC"/>
              </w:rPr>
              <w:t xml:space="preserve">Bill Cycle Value </w:t>
            </w:r>
            <w:r>
              <w:rPr>
                <w:rFonts w:hint="cs" w:cs="Angsana New"/>
                <w:cs/>
              </w:rPr>
              <w:t xml:space="preserve">จะต้องเป็น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="006A3D82" w:rsidP="00D42CF4" w:rsidRDefault="006A3D82" w14:paraId="19B90D51" w14:textId="77777777">
            <w:pPr>
              <w:rPr>
                <w:rFonts w:cs="CordiaUPC"/>
                <w:szCs w:val="36"/>
              </w:rPr>
            </w:pPr>
            <w:r w:rsidRPr="001B0BC3">
              <w:rPr>
                <w:rFonts w:cs="CordiaUPC"/>
                <w:szCs w:val="36"/>
              </w:rPr>
              <w:t>Yes</w:t>
            </w:r>
          </w:p>
        </w:tc>
      </w:tr>
      <w:tr w:rsidR="006A3D82" w:rsidTr="00D42CF4" w14:paraId="2D6E065E" w14:textId="77777777">
        <w:tc>
          <w:tcPr>
            <w:tcW w:w="778" w:type="pct"/>
          </w:tcPr>
          <w:p w:rsidR="006A3D82" w:rsidP="00D42CF4" w:rsidRDefault="006A3D82" w14:paraId="2692A5F4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26" w:type="pct"/>
          </w:tcPr>
          <w:p w:rsidRPr="00060444" w:rsidR="006A3D82" w:rsidP="00D42CF4" w:rsidRDefault="006A3D82" w14:paraId="62F55316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Bill Cycle Unit is required when </w:t>
            </w:r>
            <w:r>
              <w:t>C</w:t>
            </w:r>
            <w:r w:rsidRPr="00766CC1">
              <w:t>ustomer</w:t>
            </w:r>
            <w:r>
              <w:rPr>
                <w:rFonts w:cs="Angsana New"/>
                <w:cs/>
              </w:rPr>
              <w:t xml:space="preserve"> </w:t>
            </w:r>
            <w:r w:rsidRPr="00766CC1">
              <w:t>Type</w:t>
            </w:r>
            <w:r>
              <w:t xml:space="preserve"> is </w:t>
            </w:r>
            <w:r>
              <w:rPr>
                <w:rFonts w:cs="Angsana New"/>
                <w:cs/>
              </w:rPr>
              <w:t>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>”.</w:t>
            </w:r>
          </w:p>
        </w:tc>
        <w:tc>
          <w:tcPr>
            <w:tcW w:w="1861" w:type="pct"/>
          </w:tcPr>
          <w:p w:rsidRPr="008979A8" w:rsidR="006A3D82" w:rsidP="00D42CF4" w:rsidRDefault="006A3D82" w14:paraId="78815DD6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ถ้า </w:t>
            </w:r>
            <w:r w:rsidRPr="00766CC1">
              <w:t>customerType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Pre</w:t>
            </w:r>
            <w:r>
              <w:rPr>
                <w:rFonts w:cs="Angsana New"/>
                <w:cs/>
              </w:rPr>
              <w:t>-</w:t>
            </w:r>
            <w:r>
              <w:rPr>
                <w:rFonts w:cs="CordiaUPC"/>
              </w:rP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ดังนั้น </w:t>
            </w:r>
            <w:r>
              <w:rPr>
                <w:rFonts w:cs="CordiaUPC"/>
              </w:rPr>
              <w:t xml:space="preserve">Bill Cycle Unit </w:t>
            </w:r>
            <w:r>
              <w:rPr>
                <w:rFonts w:hint="cs" w:cs="Angsana New"/>
                <w:cs/>
              </w:rPr>
              <w:t xml:space="preserve">จะต้องเป็น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="006A3D82" w:rsidP="00D42CF4" w:rsidRDefault="006A3D82" w14:paraId="15F9DBB2" w14:textId="77777777">
            <w:pPr>
              <w:rPr>
                <w:rFonts w:cs="CordiaUPC"/>
                <w:szCs w:val="36"/>
              </w:rPr>
            </w:pPr>
            <w:r w:rsidRPr="001B0BC3">
              <w:rPr>
                <w:rFonts w:cs="CordiaUPC"/>
                <w:szCs w:val="36"/>
              </w:rPr>
              <w:t>Yes</w:t>
            </w:r>
          </w:p>
        </w:tc>
      </w:tr>
      <w:tr w:rsidR="006A3D82" w:rsidTr="00D42CF4" w14:paraId="70543838" w14:textId="77777777">
        <w:tc>
          <w:tcPr>
            <w:tcW w:w="778" w:type="pct"/>
          </w:tcPr>
          <w:p w:rsidRPr="000E5AB7" w:rsidR="006A3D82" w:rsidP="00D42CF4" w:rsidRDefault="006A3D82" w14:paraId="70F721A8" w14:textId="77777777">
            <w:pPr>
              <w:rPr>
                <w:rFonts w:cs="CordiaUPC"/>
              </w:rPr>
            </w:pPr>
            <w:r w:rsidRPr="00C40991">
              <w:t>00023</w:t>
            </w:r>
          </w:p>
        </w:tc>
        <w:tc>
          <w:tcPr>
            <w:tcW w:w="1626" w:type="pct"/>
          </w:tcPr>
          <w:p w:rsidR="006A3D82" w:rsidP="00D42CF4" w:rsidRDefault="006A3D82" w14:paraId="53D31E3F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Bill Cycle Value</w:t>
            </w:r>
            <w:r>
              <w:t xml:space="preserve"> must be Integer </w:t>
            </w:r>
            <w:r>
              <w:rPr>
                <w:rFonts w:cs="Angsana New"/>
                <w:cs/>
              </w:rPr>
              <w:t>(</w:t>
            </w:r>
            <w:r>
              <w:t>Min 1, Max 99,999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1861" w:type="pct"/>
          </w:tcPr>
          <w:p w:rsidR="006A3D82" w:rsidP="00D42CF4" w:rsidRDefault="006A3D82" w14:paraId="653C263C" w14:textId="17C2F2BE">
            <w:pPr>
              <w:rPr>
                <w:rFonts w:cs="CordiaUPC"/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billCycleValue </w:t>
            </w:r>
            <w:r>
              <w:rPr>
                <w:rFonts w:hint="cs"/>
                <w:cs/>
              </w:rPr>
              <w:t xml:space="preserve">มีค่า ดังนั้น </w:t>
            </w:r>
            <w:r>
              <w:t>billCycleValue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จะต้องเป็นจำนวนเต็มและมีค่าอยู่ในช่วง </w:t>
            </w:r>
            <w:r>
              <w:t xml:space="preserve">1 </w:t>
            </w:r>
            <w:r w:rsidR="00FF6536">
              <w:rPr>
                <w:rFonts w:cs="Angsana New"/>
                <w:cs/>
              </w:rPr>
              <w:t>–</w:t>
            </w:r>
            <w:r>
              <w:rPr>
                <w:rFonts w:cs="Angsana New"/>
                <w:cs/>
              </w:rPr>
              <w:t xml:space="preserve"> </w:t>
            </w:r>
            <w:r>
              <w:t>99,999</w:t>
            </w:r>
          </w:p>
        </w:tc>
        <w:tc>
          <w:tcPr>
            <w:tcW w:w="735" w:type="pct"/>
          </w:tcPr>
          <w:p w:rsidRPr="001B0BC3" w:rsidR="006A3D82" w:rsidP="00D42CF4" w:rsidRDefault="006A3D82" w14:paraId="4F93B359" w14:textId="77777777">
            <w:pPr>
              <w:rPr>
                <w:rFonts w:cs="CordiaUPC"/>
                <w:szCs w:val="36"/>
              </w:rPr>
            </w:pPr>
          </w:p>
        </w:tc>
      </w:tr>
      <w:tr w:rsidR="006A3D82" w:rsidTr="00D42CF4" w14:paraId="5557016E" w14:textId="77777777">
        <w:tc>
          <w:tcPr>
            <w:tcW w:w="778" w:type="pct"/>
          </w:tcPr>
          <w:p w:rsidRPr="000E5AB7" w:rsidR="006A3D82" w:rsidP="00D42CF4" w:rsidRDefault="006A3D82" w14:paraId="69FDA2D8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0001</w:t>
            </w:r>
            <w:r>
              <w:rPr>
                <w:rFonts w:ascii="CordiaUPC" w:hAnsi="CordiaUPC" w:cs="CordiaUPC"/>
                <w:sz w:val="28"/>
                <w:szCs w:val="28"/>
              </w:rPr>
              <w:t>6</w:t>
            </w:r>
          </w:p>
        </w:tc>
        <w:tc>
          <w:tcPr>
            <w:tcW w:w="1626" w:type="pct"/>
          </w:tcPr>
          <w:p w:rsidR="006A3D82" w:rsidP="00F65B0E" w:rsidRDefault="006A3D82" w14:paraId="425D24E4" w14:textId="65DCD291">
            <w:pPr>
              <w:rPr>
                <w:rFonts w:cs="CordiaUPC"/>
              </w:rPr>
            </w:pPr>
            <w:r>
              <w:rPr>
                <w:rFonts w:cs="CordiaUPC"/>
              </w:rPr>
              <w:t>Bill Cycle Value</w:t>
            </w:r>
            <w:r>
              <w:rPr>
                <w:rFonts w:cs="Angsana New"/>
                <w:cs/>
              </w:rPr>
              <w:t xml:space="preserve"> </w:t>
            </w:r>
            <w:r w:rsidRPr="00060444">
              <w:rPr>
                <w:rFonts w:cs="CordiaUPC"/>
                <w:bCs/>
              </w:rPr>
              <w:t>must be equal to</w:t>
            </w:r>
            <w:r w:rsidRPr="00060444">
              <w:rPr>
                <w:rFonts w:cs="CordiaUPC"/>
              </w:rPr>
              <w:t xml:space="preserve"> Package </w:t>
            </w:r>
            <w:r w:rsidR="00F65B0E">
              <w:rPr>
                <w:rFonts w:cs="CordiaUPC"/>
              </w:rPr>
              <w:t>Bill Cycle</w:t>
            </w:r>
            <w:r w:rsidRPr="00060444">
              <w:rPr>
                <w:rFonts w:cs="CordiaUPC"/>
              </w:rPr>
              <w:t xml:space="preserve"> when </w:t>
            </w:r>
            <w:r w:rsidR="00F65B0E">
              <w:rPr>
                <w:rFonts w:cs="CordiaUPC"/>
              </w:rPr>
              <w:t>Bill Cycle</w:t>
            </w:r>
            <w:r w:rsidRPr="00060444">
              <w:rPr>
                <w:rFonts w:cs="CordiaUPC"/>
              </w:rPr>
              <w:t xml:space="preserve"> Type is </w:t>
            </w:r>
            <w:r w:rsidRPr="00060444">
              <w:rPr>
                <w:rFonts w:cs="Angsana New"/>
                <w:cs/>
              </w:rPr>
              <w:t>“</w:t>
            </w:r>
            <w:r w:rsidRPr="00060444">
              <w:rPr>
                <w:rFonts w:cs="CordiaUPC"/>
              </w:rPr>
              <w:t>Depend on Package</w:t>
            </w:r>
            <w:r w:rsidRPr="00060444">
              <w:rPr>
                <w:rFonts w:cs="Angsana New"/>
                <w:cs/>
              </w:rPr>
              <w:t>”</w:t>
            </w:r>
          </w:p>
        </w:tc>
        <w:tc>
          <w:tcPr>
            <w:tcW w:w="1861" w:type="pct"/>
          </w:tcPr>
          <w:p w:rsidR="006A3D82" w:rsidP="00D42CF4" w:rsidRDefault="006A3D82" w14:paraId="0A5D124D" w14:textId="77777777">
            <w:pPr>
              <w:rPr>
                <w:rFonts w:cs="CordiaUPC"/>
                <w:cs/>
              </w:rPr>
            </w:pPr>
            <w:r w:rsidRPr="008979A8">
              <w:rPr>
                <w:rFonts w:cs="Angsana New"/>
                <w:cs/>
              </w:rPr>
              <w:t xml:space="preserve">ถ้า </w:t>
            </w:r>
            <w:r>
              <w:rPr>
                <w:rFonts w:cs="CordiaUPC"/>
              </w:rPr>
              <w:t>Bill Cycle</w:t>
            </w:r>
            <w:r w:rsidRPr="008979A8">
              <w:rPr>
                <w:rFonts w:cs="CordiaUPC"/>
              </w:rPr>
              <w:t xml:space="preserve"> Type </w:t>
            </w:r>
            <w:r w:rsidRPr="008979A8">
              <w:rPr>
                <w:rFonts w:cs="Angsana New"/>
                <w:cs/>
              </w:rPr>
              <w:t>เท่ากับ “</w:t>
            </w:r>
            <w:r w:rsidRPr="008979A8">
              <w:rPr>
                <w:rFonts w:cs="CordiaUPC"/>
              </w:rPr>
              <w:t>Depend on Package</w:t>
            </w:r>
            <w:r w:rsidRPr="008979A8">
              <w:rPr>
                <w:rFonts w:cs="Angsana New"/>
                <w:cs/>
              </w:rPr>
              <w:t xml:space="preserve">” ดังนั้น </w:t>
            </w:r>
            <w:r>
              <w:rPr>
                <w:rFonts w:cs="CordiaUPC"/>
              </w:rPr>
              <w:t>Bill Cycle Value</w:t>
            </w:r>
            <w:r w:rsidRPr="008979A8">
              <w:rPr>
                <w:rFonts w:cs="Angsana New"/>
                <w:cs/>
              </w:rPr>
              <w:t xml:space="preserve"> จะต้องมีค่าเท่ากับ </w:t>
            </w:r>
            <w:r w:rsidRPr="008979A8">
              <w:rPr>
                <w:rFonts w:cs="CordiaUPC"/>
              </w:rPr>
              <w:t>Package</w:t>
            </w:r>
            <w:r w:rsidRPr="008979A8">
              <w:rPr>
                <w:rFonts w:cs="Angsana New"/>
                <w:cs/>
              </w:rPr>
              <w:t xml:space="preserve"> </w:t>
            </w:r>
            <w:r>
              <w:rPr>
                <w:rFonts w:cs="CordiaUPC"/>
              </w:rPr>
              <w:t>Bill Cycle</w:t>
            </w:r>
          </w:p>
        </w:tc>
        <w:tc>
          <w:tcPr>
            <w:tcW w:w="735" w:type="pct"/>
          </w:tcPr>
          <w:p w:rsidRPr="001B0BC3" w:rsidR="006A3D82" w:rsidP="00D42CF4" w:rsidRDefault="006A3D82" w14:paraId="2F93D4C9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</w:tbl>
    <w:p w:rsidRPr="008979A8" w:rsidR="006A3D82" w:rsidP="00BB3F68" w:rsidRDefault="006A3D82" w14:paraId="31024327" w14:textId="77777777">
      <w:pPr>
        <w:pStyle w:val="Heading3"/>
        <w:numPr>
          <w:ilvl w:val="0"/>
          <w:numId w:val="63"/>
        </w:numPr>
        <w:spacing w:after="240"/>
        <w:rPr>
          <w:rFonts w:ascii="CordiaUPC" w:hAnsi="CordiaUPC" w:cs="CordiaUPC"/>
          <w:sz w:val="32"/>
          <w:szCs w:val="32"/>
        </w:rPr>
      </w:pPr>
      <w:r w:rsidRPr="008979A8">
        <w:rPr>
          <w:rFonts w:ascii="CordiaUPC" w:hAnsi="CordiaUPC" w:cs="CordiaUPC"/>
          <w:sz w:val="32"/>
          <w:szCs w:val="32"/>
        </w:rPr>
        <w:t>Mapping to DB</w:t>
      </w:r>
    </w:p>
    <w:tbl>
      <w:tblPr>
        <w:tblW w:w="4977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348"/>
        <w:gridCol w:w="2486"/>
        <w:gridCol w:w="4141"/>
      </w:tblGrid>
      <w:tr w:rsidRPr="008979A8" w:rsidR="006A3D82" w:rsidTr="00D42CF4" w14:paraId="2D320A72" w14:textId="77777777">
        <w:trPr>
          <w:cantSplit/>
          <w:tblHeader/>
        </w:trPr>
        <w:tc>
          <w:tcPr>
            <w:tcW w:w="1308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6A3D82" w:rsidP="00D42CF4" w:rsidRDefault="006A3D82" w14:paraId="3ED703C3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Database Table</w:t>
            </w:r>
          </w:p>
        </w:tc>
        <w:tc>
          <w:tcPr>
            <w:tcW w:w="1385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6A3D82" w:rsidP="00D42CF4" w:rsidRDefault="006A3D82" w14:paraId="59B82C73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Database Column</w:t>
            </w:r>
          </w:p>
        </w:tc>
        <w:tc>
          <w:tcPr>
            <w:tcW w:w="2307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6A3D82" w:rsidP="00D42CF4" w:rsidRDefault="006A3D82" w14:paraId="098E251A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Field on Screen</w:t>
            </w:r>
          </w:p>
        </w:tc>
      </w:tr>
      <w:tr w:rsidRPr="008979A8" w:rsidR="00906314" w:rsidTr="00D42CF4" w14:paraId="4F888C3A" w14:textId="77777777">
        <w:tc>
          <w:tcPr>
            <w:tcW w:w="1308" w:type="pct"/>
            <w:vMerge w:val="restart"/>
          </w:tcPr>
          <w:p w:rsidRPr="008979A8" w:rsidR="00906314" w:rsidP="00D42CF4" w:rsidRDefault="00906314" w14:paraId="73C79380" w14:textId="6978F2D5">
            <w:pPr>
              <w:rPr>
                <w:rFonts w:cs="CordiaUPC"/>
              </w:rPr>
            </w:pPr>
            <w:r>
              <w:rPr>
                <w:rFonts w:cs="CordiaUPC"/>
              </w:rPr>
              <w:t>MASS_MMS</w:t>
            </w:r>
            <w:r w:rsidRPr="000C1C00">
              <w:rPr>
                <w:rFonts w:cs="CordiaUPC"/>
              </w:rPr>
              <w:t>_FREE_RESOURCE</w:t>
            </w:r>
          </w:p>
        </w:tc>
        <w:tc>
          <w:tcPr>
            <w:tcW w:w="1385" w:type="pct"/>
          </w:tcPr>
          <w:p w:rsidRPr="008979A8" w:rsidR="00906314" w:rsidP="00D42CF4" w:rsidRDefault="00906314" w14:paraId="4A727868" w14:textId="77777777">
            <w:pPr>
              <w:spacing w:after="0"/>
              <w:rPr>
                <w:rFonts w:cs="CordiaUPC"/>
              </w:rPr>
            </w:pPr>
            <w:r w:rsidRPr="00944318">
              <w:rPr>
                <w:szCs w:val="36"/>
              </w:rPr>
              <w:t>ROW_ID</w:t>
            </w:r>
          </w:p>
        </w:tc>
        <w:tc>
          <w:tcPr>
            <w:tcW w:w="2307" w:type="pct"/>
          </w:tcPr>
          <w:p w:rsidR="00906314" w:rsidP="00D42CF4" w:rsidRDefault="00906314" w14:paraId="2481FEA2" w14:textId="77777777">
            <w:pPr>
              <w:spacing w:after="0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ครั้งแรก</w:t>
            </w:r>
          </w:p>
          <w:p w:rsidR="00906314" w:rsidP="00D42CF4" w:rsidRDefault="00906314" w14:paraId="2A123FF4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ให้ระบบ </w:t>
            </w:r>
            <w:r>
              <w:rPr>
                <w:rFonts w:cs="CordiaUPC"/>
              </w:rPr>
              <w:t xml:space="preserve">Auto Generate </w:t>
            </w:r>
          </w:p>
          <w:p w:rsidR="00906314" w:rsidP="00D42CF4" w:rsidRDefault="00906314" w14:paraId="192C48D6" w14:textId="77777777">
            <w:pPr>
              <w:spacing w:after="0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ครั้งถัดไป</w:t>
            </w:r>
          </w:p>
          <w:p w:rsidRPr="008979A8" w:rsidR="00906314" w:rsidP="00D42CF4" w:rsidRDefault="00906314" w14:paraId="52F3015F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ให้ใช้ </w:t>
            </w:r>
            <w:r>
              <w:rPr>
                <w:rFonts w:cs="CordiaUPC"/>
              </w:rPr>
              <w:t xml:space="preserve">Row ID </w:t>
            </w:r>
            <w:r>
              <w:rPr>
                <w:rFonts w:hint="cs" w:cs="Angsana New"/>
                <w:cs/>
              </w:rPr>
              <w:t>เดิม</w:t>
            </w:r>
          </w:p>
        </w:tc>
      </w:tr>
      <w:tr w:rsidRPr="008979A8" w:rsidR="00906314" w:rsidTr="00D42CF4" w14:paraId="15FAFFAF" w14:textId="77777777">
        <w:tc>
          <w:tcPr>
            <w:tcW w:w="1308" w:type="pct"/>
            <w:vMerge/>
          </w:tcPr>
          <w:p w:rsidRPr="008979A8" w:rsidR="00906314" w:rsidP="00D42CF4" w:rsidRDefault="00906314" w14:paraId="44786A6E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906314" w:rsidP="00D42CF4" w:rsidRDefault="00906314" w14:paraId="5A97E43D" w14:textId="77777777">
            <w:pPr>
              <w:spacing w:after="0"/>
              <w:rPr>
                <w:rFonts w:cs="CordiaUPC"/>
              </w:rPr>
            </w:pPr>
            <w:r>
              <w:rPr>
                <w:rFonts w:cs="CordiaUPC"/>
              </w:rPr>
              <w:t>REFERENCE</w:t>
            </w:r>
            <w:r w:rsidRPr="008979A8">
              <w:rPr>
                <w:rFonts w:cs="CordiaUPC"/>
              </w:rPr>
              <w:t>_ROW_ID</w:t>
            </w:r>
          </w:p>
        </w:tc>
        <w:tc>
          <w:tcPr>
            <w:tcW w:w="2307" w:type="pct"/>
          </w:tcPr>
          <w:p w:rsidRPr="008979A8" w:rsidR="00906314" w:rsidP="00D42CF4" w:rsidRDefault="00906314" w14:paraId="101BCFAE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>ให้</w:t>
            </w:r>
            <w:r w:rsidRPr="008979A8">
              <w:rPr>
                <w:rFonts w:cs="Angsana New"/>
                <w:cs/>
              </w:rPr>
              <w:t>ใช้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CordiaUPC"/>
              </w:rPr>
              <w:t>MASS_PO_DETAIL</w:t>
            </w:r>
            <w:r w:rsidRPr="008979A8">
              <w:rPr>
                <w:rFonts w:cs="Angsana New"/>
                <w:cs/>
              </w:rPr>
              <w:t>.</w:t>
            </w:r>
            <w:r w:rsidRPr="008979A8">
              <w:rPr>
                <w:rFonts w:cs="CordiaUPC"/>
              </w:rPr>
              <w:t>ROW_ID</w:t>
            </w:r>
            <w:r>
              <w:rPr>
                <w:rFonts w:hint="cs" w:cs="Angsana New"/>
                <w:cs/>
              </w:rPr>
              <w:t xml:space="preserve"> เดิม</w:t>
            </w:r>
          </w:p>
        </w:tc>
      </w:tr>
      <w:tr w:rsidRPr="008979A8" w:rsidR="00906314" w:rsidTr="00D42CF4" w14:paraId="3EE38E9D" w14:textId="77777777">
        <w:tc>
          <w:tcPr>
            <w:tcW w:w="1308" w:type="pct"/>
            <w:vMerge/>
          </w:tcPr>
          <w:p w:rsidRPr="008979A8" w:rsidR="00906314" w:rsidP="00D42CF4" w:rsidRDefault="00906314" w14:paraId="783F939D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944318" w:rsidR="00906314" w:rsidP="00D42CF4" w:rsidRDefault="00906314" w14:paraId="3A0EDFC7" w14:textId="7B86ADB5">
            <w:pPr>
              <w:spacing w:after="0"/>
              <w:rPr>
                <w:szCs w:val="36"/>
              </w:rPr>
            </w:pPr>
            <w:r>
              <w:rPr>
                <w:rFonts w:cs="CordiaUPC"/>
              </w:rPr>
              <w:t>REWARD_ROW_ID</w:t>
            </w:r>
          </w:p>
        </w:tc>
        <w:tc>
          <w:tcPr>
            <w:tcW w:w="2307" w:type="pct"/>
          </w:tcPr>
          <w:p w:rsidRPr="00C11331" w:rsidR="00906314" w:rsidP="009539CE" w:rsidRDefault="00906314" w14:paraId="78C2EB64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>Tab Reward per Target Customer</w:t>
            </w:r>
          </w:p>
          <w:p w:rsidRPr="00E42349" w:rsidR="00906314" w:rsidP="00E42349" w:rsidRDefault="00906314" w14:paraId="67ABA4F1" w14:textId="68CD583B">
            <w:pPr>
              <w:pStyle w:val="ListParagraph"/>
              <w:numPr>
                <w:ilvl w:val="0"/>
                <w:numId w:val="6"/>
              </w:numPr>
              <w:rPr>
                <w:rFonts w:cs="CordiaUPC"/>
                <w:cs/>
              </w:rPr>
            </w:pPr>
            <w:r w:rsidRPr="00E42349">
              <w:rPr>
                <w:rFonts w:cs="CordiaUPC"/>
              </w:rPr>
              <w:t>MASS_REWARD_TARGET_CUSTOMER</w:t>
            </w:r>
            <w:r w:rsidRPr="00E42349">
              <w:rPr>
                <w:rFonts w:cs="Angsana New"/>
                <w:cs/>
              </w:rPr>
              <w:t>.</w:t>
            </w:r>
            <w:r w:rsidRPr="00E42349">
              <w:rPr>
                <w:rFonts w:cs="CordiaUPC"/>
              </w:rPr>
              <w:t>ROW_ID</w:t>
            </w:r>
          </w:p>
        </w:tc>
      </w:tr>
      <w:tr w:rsidRPr="008979A8" w:rsidR="00906314" w:rsidTr="00D42CF4" w14:paraId="2CF344E8" w14:textId="77777777">
        <w:tc>
          <w:tcPr>
            <w:tcW w:w="1308" w:type="pct"/>
            <w:vMerge/>
          </w:tcPr>
          <w:p w:rsidRPr="008979A8" w:rsidR="00906314" w:rsidP="00D42CF4" w:rsidRDefault="00906314" w14:paraId="592F9C43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906314" w:rsidP="00D42CF4" w:rsidRDefault="00906314" w14:paraId="128A9F51" w14:textId="59085B89">
            <w:pPr>
              <w:spacing w:after="0"/>
              <w:rPr>
                <w:rFonts w:cs="CordiaUPC"/>
              </w:rPr>
            </w:pPr>
            <w:r w:rsidRPr="00944318">
              <w:rPr>
                <w:szCs w:val="36"/>
              </w:rPr>
              <w:t>BUSINESS_</w:t>
            </w:r>
            <w:r>
              <w:rPr>
                <w:szCs w:val="36"/>
              </w:rPr>
              <w:t>MMS_FREE_RESOURCE_ROW_ID</w:t>
            </w:r>
          </w:p>
        </w:tc>
        <w:tc>
          <w:tcPr>
            <w:tcW w:w="2307" w:type="pct"/>
          </w:tcPr>
          <w:p w:rsidRPr="008979A8" w:rsidR="00906314" w:rsidP="00D42CF4" w:rsidRDefault="00906314" w14:paraId="6B0EAC42" w14:textId="4D9B1B91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>ให้</w:t>
            </w:r>
            <w:r>
              <w:rPr>
                <w:rFonts w:cs="Angsana New"/>
                <w:cs/>
              </w:rPr>
              <w:t>ใช</w:t>
            </w:r>
            <w:r>
              <w:rPr>
                <w:rFonts w:hint="cs" w:cs="Angsana New"/>
                <w:cs/>
              </w:rPr>
              <w:t xml:space="preserve">้ </w:t>
            </w:r>
            <w:r>
              <w:rPr>
                <w:rFonts w:cs="CordiaUPC"/>
              </w:rPr>
              <w:t>MASS_</w:t>
            </w:r>
            <w:r w:rsidRPr="008979A8">
              <w:rPr>
                <w:rFonts w:cs="CordiaUPC"/>
              </w:rPr>
              <w:t>BUSINESS_</w:t>
            </w:r>
            <w:r>
              <w:rPr>
                <w:rFonts w:cs="CordiaUPC"/>
              </w:rPr>
              <w:t>MMS</w:t>
            </w:r>
            <w:r w:rsidRPr="008979A8">
              <w:rPr>
                <w:rFonts w:cs="CordiaUPC"/>
              </w:rPr>
              <w:t>_FREE_RESOURCE</w:t>
            </w:r>
            <w:r w:rsidRPr="008979A8">
              <w:rPr>
                <w:rFonts w:cs="Angsana New"/>
                <w:cs/>
              </w:rPr>
              <w:t>.</w:t>
            </w:r>
            <w:r w:rsidRPr="008979A8">
              <w:rPr>
                <w:rFonts w:cs="CordiaUPC"/>
              </w:rPr>
              <w:t>ROW_ID</w:t>
            </w:r>
          </w:p>
        </w:tc>
      </w:tr>
      <w:tr w:rsidRPr="008979A8" w:rsidR="00906314" w:rsidTr="00D42CF4" w14:paraId="42126C24" w14:textId="77777777">
        <w:tc>
          <w:tcPr>
            <w:tcW w:w="1308" w:type="pct"/>
            <w:vMerge/>
          </w:tcPr>
          <w:p w:rsidRPr="008979A8" w:rsidR="00906314" w:rsidP="00D42CF4" w:rsidRDefault="00906314" w14:paraId="0BA74589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906314" w:rsidP="00D42CF4" w:rsidRDefault="00906314" w14:paraId="2B2356A9" w14:textId="77777777">
            <w:pPr>
              <w:spacing w:after="0"/>
              <w:rPr>
                <w:rFonts w:cs="CordiaUPC"/>
              </w:rPr>
            </w:pPr>
            <w:r w:rsidRPr="008979A8">
              <w:rPr>
                <w:rFonts w:cs="CordiaUPC"/>
              </w:rPr>
              <w:t>FREE_RESOURCE_TYPE</w:t>
            </w:r>
          </w:p>
        </w:tc>
        <w:tc>
          <w:tcPr>
            <w:tcW w:w="2307" w:type="pct"/>
          </w:tcPr>
          <w:p w:rsidR="00906314" w:rsidP="00D42CF4" w:rsidRDefault="00906314" w14:paraId="672BBCE6" w14:textId="60D3FE9F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>Tab MMS</w:t>
            </w:r>
          </w:p>
          <w:p w:rsidRPr="00E42349" w:rsidR="00906314" w:rsidP="00E42349" w:rsidRDefault="00906314" w14:paraId="479D8146" w14:textId="77777777">
            <w:pPr>
              <w:pStyle w:val="ListParagraph"/>
              <w:numPr>
                <w:ilvl w:val="0"/>
                <w:numId w:val="6"/>
              </w:numPr>
              <w:rPr>
                <w:rFonts w:cs="CordiaUPC"/>
              </w:rPr>
            </w:pPr>
            <w:r w:rsidRPr="00E42349">
              <w:rPr>
                <w:rFonts w:cs="Angsana New"/>
                <w:cs/>
              </w:rPr>
              <w:t xml:space="preserve">ให้ </w:t>
            </w:r>
            <w:r w:rsidRPr="00E42349">
              <w:rPr>
                <w:rFonts w:cs="CordiaUPC"/>
              </w:rPr>
              <w:t xml:space="preserve">Default </w:t>
            </w:r>
            <w:r w:rsidRPr="00E42349">
              <w:rPr>
                <w:rFonts w:cs="Angsana New"/>
                <w:cs/>
              </w:rPr>
              <w:t>ค่าเป็น “</w:t>
            </w:r>
            <w:r w:rsidRPr="00E42349">
              <w:rPr>
                <w:rFonts w:cs="CordiaUPC"/>
              </w:rPr>
              <w:t>Product Pricing</w:t>
            </w:r>
            <w:r w:rsidRPr="00E42349">
              <w:rPr>
                <w:rFonts w:cs="Angsana New"/>
                <w:cs/>
              </w:rPr>
              <w:t>”</w:t>
            </w:r>
          </w:p>
          <w:p w:rsidRPr="00C11331" w:rsidR="00906314" w:rsidP="00F673F8" w:rsidRDefault="00906314" w14:paraId="00752E81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>Tab Reward per Target Customer</w:t>
            </w:r>
          </w:p>
          <w:p w:rsidRPr="00E42349" w:rsidR="00906314" w:rsidP="00E42349" w:rsidRDefault="00906314" w14:paraId="05C06C96" w14:textId="1148C07D">
            <w:pPr>
              <w:pStyle w:val="ListParagraph"/>
              <w:numPr>
                <w:ilvl w:val="0"/>
                <w:numId w:val="6"/>
              </w:num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 </w:t>
            </w:r>
            <w:r>
              <w:rPr>
                <w:rFonts w:cs="CordiaUPC"/>
              </w:rPr>
              <w:t xml:space="preserve">Default </w:t>
            </w:r>
            <w:r>
              <w:rPr>
                <w:rFonts w:hint="cs" w:cs="Angsana New"/>
                <w:cs/>
              </w:rPr>
              <w:t xml:space="preserve">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Reward per Target Customer</w:t>
            </w:r>
            <w:r>
              <w:rPr>
                <w:rFonts w:cs="Angsana New"/>
                <w:cs/>
              </w:rPr>
              <w:t>”</w:t>
            </w:r>
          </w:p>
        </w:tc>
      </w:tr>
      <w:tr w:rsidRPr="008979A8" w:rsidR="00906314" w:rsidTr="00D42CF4" w14:paraId="3537FFDE" w14:textId="77777777">
        <w:tc>
          <w:tcPr>
            <w:tcW w:w="1308" w:type="pct"/>
            <w:vMerge/>
          </w:tcPr>
          <w:p w:rsidRPr="008979A8" w:rsidR="00906314" w:rsidP="00D42CF4" w:rsidRDefault="00906314" w14:paraId="57CB7D04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906314" w:rsidP="00D42CF4" w:rsidRDefault="00906314" w14:paraId="3487D76C" w14:textId="77777777">
            <w:pPr>
              <w:spacing w:after="0"/>
              <w:rPr>
                <w:rFonts w:cs="CordiaUPC"/>
              </w:rPr>
            </w:pPr>
            <w:r w:rsidRPr="008979A8">
              <w:rPr>
                <w:rFonts w:cs="CordiaUPC"/>
              </w:rPr>
              <w:t>DURATION_TYPE</w:t>
            </w:r>
          </w:p>
        </w:tc>
        <w:tc>
          <w:tcPr>
            <w:tcW w:w="2307" w:type="pct"/>
          </w:tcPr>
          <w:p w:rsidRPr="008979A8" w:rsidR="00906314" w:rsidP="00D42CF4" w:rsidRDefault="00906314" w14:paraId="5A602353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d</w:t>
            </w:r>
            <w:r w:rsidRPr="008979A8">
              <w:rPr>
                <w:rFonts w:cs="CordiaUPC"/>
              </w:rPr>
              <w:t>urationType</w:t>
            </w:r>
          </w:p>
        </w:tc>
      </w:tr>
      <w:tr w:rsidRPr="008979A8" w:rsidR="00906314" w:rsidTr="00D42CF4" w14:paraId="26C6B188" w14:textId="77777777">
        <w:tc>
          <w:tcPr>
            <w:tcW w:w="1308" w:type="pct"/>
            <w:vMerge/>
          </w:tcPr>
          <w:p w:rsidRPr="008979A8" w:rsidR="00906314" w:rsidP="00D42CF4" w:rsidRDefault="00906314" w14:paraId="405FC3E3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906314" w:rsidP="00D42CF4" w:rsidRDefault="00906314" w14:paraId="34EAA5F2" w14:textId="77777777">
            <w:pPr>
              <w:spacing w:after="0"/>
              <w:rPr>
                <w:rFonts w:cs="CordiaUPC"/>
              </w:rPr>
            </w:pPr>
            <w:r w:rsidRPr="008979A8">
              <w:rPr>
                <w:rFonts w:cs="CordiaUPC"/>
              </w:rPr>
              <w:t>DURATION_FROM</w:t>
            </w:r>
          </w:p>
        </w:tc>
        <w:tc>
          <w:tcPr>
            <w:tcW w:w="2307" w:type="pct"/>
          </w:tcPr>
          <w:p w:rsidRPr="008979A8" w:rsidR="00906314" w:rsidP="00D42CF4" w:rsidRDefault="00906314" w14:paraId="28ECFD85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d</w:t>
            </w:r>
            <w:r w:rsidRPr="008979A8">
              <w:rPr>
                <w:rFonts w:cs="CordiaUPC"/>
              </w:rPr>
              <w:t>urationFrom</w:t>
            </w:r>
          </w:p>
        </w:tc>
      </w:tr>
      <w:tr w:rsidRPr="008979A8" w:rsidR="00906314" w:rsidTr="00D42CF4" w14:paraId="53F63D33" w14:textId="77777777">
        <w:tc>
          <w:tcPr>
            <w:tcW w:w="1308" w:type="pct"/>
            <w:vMerge/>
          </w:tcPr>
          <w:p w:rsidRPr="008979A8" w:rsidR="00906314" w:rsidP="00D42CF4" w:rsidRDefault="00906314" w14:paraId="2F957C8F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906314" w:rsidP="00D42CF4" w:rsidRDefault="00906314" w14:paraId="14D83EBD" w14:textId="77777777">
            <w:pPr>
              <w:spacing w:after="0"/>
              <w:rPr>
                <w:rFonts w:cs="CordiaUPC"/>
              </w:rPr>
            </w:pPr>
            <w:r w:rsidRPr="008979A8">
              <w:rPr>
                <w:rFonts w:cs="CordiaUPC"/>
              </w:rPr>
              <w:t>DURATION_TO</w:t>
            </w:r>
          </w:p>
        </w:tc>
        <w:tc>
          <w:tcPr>
            <w:tcW w:w="2307" w:type="pct"/>
          </w:tcPr>
          <w:p w:rsidRPr="008979A8" w:rsidR="00906314" w:rsidP="00D42CF4" w:rsidRDefault="00906314" w14:paraId="46EB8265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d</w:t>
            </w:r>
            <w:r w:rsidRPr="008979A8">
              <w:rPr>
                <w:rFonts w:cs="CordiaUPC"/>
              </w:rPr>
              <w:t>urationTo</w:t>
            </w:r>
          </w:p>
        </w:tc>
      </w:tr>
      <w:tr w:rsidRPr="008979A8" w:rsidR="00906314" w:rsidTr="00D42CF4" w14:paraId="5F326B91" w14:textId="77777777">
        <w:tc>
          <w:tcPr>
            <w:tcW w:w="1308" w:type="pct"/>
            <w:vMerge/>
          </w:tcPr>
          <w:p w:rsidRPr="008979A8" w:rsidR="00906314" w:rsidP="00D42CF4" w:rsidRDefault="00906314" w14:paraId="2896A592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906314" w:rsidP="00D42CF4" w:rsidRDefault="00906314" w14:paraId="365A95ED" w14:textId="77777777">
            <w:pPr>
              <w:spacing w:after="0"/>
              <w:rPr>
                <w:rFonts w:cs="CordiaUPC"/>
              </w:rPr>
            </w:pPr>
            <w:r w:rsidRPr="008979A8">
              <w:rPr>
                <w:rFonts w:cs="CordiaUPC"/>
              </w:rPr>
              <w:t>DURATION_UNIT</w:t>
            </w:r>
          </w:p>
        </w:tc>
        <w:tc>
          <w:tcPr>
            <w:tcW w:w="2307" w:type="pct"/>
          </w:tcPr>
          <w:p w:rsidRPr="008979A8" w:rsidR="00906314" w:rsidP="00D42CF4" w:rsidRDefault="00906314" w14:paraId="4C366E4D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d</w:t>
            </w:r>
            <w:r w:rsidRPr="008979A8">
              <w:rPr>
                <w:rFonts w:cs="CordiaUPC"/>
              </w:rPr>
              <w:t>urationUnit</w:t>
            </w:r>
          </w:p>
        </w:tc>
      </w:tr>
      <w:tr w:rsidRPr="008979A8" w:rsidR="00906314" w:rsidTr="00D42CF4" w14:paraId="5F79B3F6" w14:textId="77777777">
        <w:tc>
          <w:tcPr>
            <w:tcW w:w="1308" w:type="pct"/>
            <w:vMerge/>
          </w:tcPr>
          <w:p w:rsidRPr="008979A8" w:rsidR="00906314" w:rsidP="00D42CF4" w:rsidRDefault="00906314" w14:paraId="2C559396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906314" w:rsidP="00D42CF4" w:rsidRDefault="00906314" w14:paraId="6A0BA945" w14:textId="77777777">
            <w:pPr>
              <w:spacing w:after="0"/>
              <w:rPr>
                <w:rFonts w:cs="CordiaUPC"/>
              </w:rPr>
            </w:pPr>
            <w:r>
              <w:rPr>
                <w:szCs w:val="36"/>
              </w:rPr>
              <w:t>BILL_CYCLE_TYPE</w:t>
            </w:r>
          </w:p>
        </w:tc>
        <w:tc>
          <w:tcPr>
            <w:tcW w:w="2307" w:type="pct"/>
          </w:tcPr>
          <w:p w:rsidR="00906314" w:rsidP="00D42CF4" w:rsidRDefault="00906314" w14:paraId="5C69BCB8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billCycleType</w:t>
            </w:r>
          </w:p>
        </w:tc>
      </w:tr>
      <w:tr w:rsidRPr="008979A8" w:rsidR="00906314" w:rsidTr="00D42CF4" w14:paraId="3FCD7E53" w14:textId="77777777">
        <w:tc>
          <w:tcPr>
            <w:tcW w:w="1308" w:type="pct"/>
            <w:vMerge/>
          </w:tcPr>
          <w:p w:rsidRPr="008979A8" w:rsidR="00906314" w:rsidP="00D42CF4" w:rsidRDefault="00906314" w14:paraId="5AF9CB64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906314" w:rsidP="00D42CF4" w:rsidRDefault="00906314" w14:paraId="3BFCB22A" w14:textId="77777777">
            <w:pPr>
              <w:spacing w:after="0"/>
              <w:rPr>
                <w:rFonts w:cs="CordiaUPC"/>
              </w:rPr>
            </w:pPr>
            <w:r>
              <w:rPr>
                <w:szCs w:val="36"/>
              </w:rPr>
              <w:t>BILL_CYCLE_VALUE</w:t>
            </w:r>
          </w:p>
        </w:tc>
        <w:tc>
          <w:tcPr>
            <w:tcW w:w="2307" w:type="pct"/>
          </w:tcPr>
          <w:p w:rsidR="00906314" w:rsidP="00D42CF4" w:rsidRDefault="00906314" w14:paraId="684BD23E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billCycleValue</w:t>
            </w:r>
          </w:p>
        </w:tc>
      </w:tr>
      <w:tr w:rsidRPr="008979A8" w:rsidR="00906314" w:rsidTr="00D42CF4" w14:paraId="14660539" w14:textId="77777777">
        <w:tc>
          <w:tcPr>
            <w:tcW w:w="1308" w:type="pct"/>
            <w:vMerge/>
          </w:tcPr>
          <w:p w:rsidRPr="008979A8" w:rsidR="00906314" w:rsidP="00D42CF4" w:rsidRDefault="00906314" w14:paraId="4973FBE9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906314" w:rsidP="00D42CF4" w:rsidRDefault="00906314" w14:paraId="0193F79C" w14:textId="77777777">
            <w:pPr>
              <w:spacing w:after="0"/>
              <w:rPr>
                <w:rFonts w:cs="CordiaUPC"/>
              </w:rPr>
            </w:pPr>
            <w:r>
              <w:rPr>
                <w:szCs w:val="36"/>
              </w:rPr>
              <w:t>BILL_CYCLE_UNIT</w:t>
            </w:r>
          </w:p>
        </w:tc>
        <w:tc>
          <w:tcPr>
            <w:tcW w:w="2307" w:type="pct"/>
          </w:tcPr>
          <w:p w:rsidR="00906314" w:rsidP="00D42CF4" w:rsidRDefault="00906314" w14:paraId="248EC69C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billCycleUnit</w:t>
            </w:r>
          </w:p>
        </w:tc>
      </w:tr>
      <w:tr w:rsidRPr="008979A8" w:rsidR="00906314" w:rsidTr="00D42CF4" w14:paraId="2E286A80" w14:textId="77777777">
        <w:tc>
          <w:tcPr>
            <w:tcW w:w="1308" w:type="pct"/>
            <w:vMerge/>
          </w:tcPr>
          <w:p w:rsidRPr="008979A8" w:rsidR="00906314" w:rsidP="00906314" w:rsidRDefault="00906314" w14:paraId="00CBB143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906314" w:rsidP="00906314" w:rsidRDefault="00906314" w14:paraId="215BFDC8" w14:textId="474D90D4">
            <w:pPr>
              <w:spacing w:after="0"/>
              <w:rPr>
                <w:szCs w:val="36"/>
              </w:rPr>
            </w:pPr>
            <w:r>
              <w:t>DEDUCT_TYPE</w:t>
            </w:r>
          </w:p>
        </w:tc>
        <w:tc>
          <w:tcPr>
            <w:tcW w:w="2307" w:type="pct"/>
          </w:tcPr>
          <w:p w:rsidR="00906314" w:rsidP="00906314" w:rsidRDefault="00906314" w14:paraId="61239C1A" w14:textId="05B9F228">
            <w:pPr>
              <w:rPr>
                <w:rFonts w:cs="CordiaUPC"/>
              </w:rPr>
            </w:pPr>
            <w:r>
              <w:rPr>
                <w:rFonts w:cs="CordiaUPC"/>
              </w:rPr>
              <w:t>deductType</w:t>
            </w:r>
          </w:p>
        </w:tc>
      </w:tr>
    </w:tbl>
    <w:p w:rsidRPr="008979A8" w:rsidR="006A3D82" w:rsidP="006A3D82" w:rsidRDefault="006A3D82" w14:paraId="28E323AD" w14:textId="33FFB142">
      <w:pPr>
        <w:pStyle w:val="Heading2"/>
        <w:numPr>
          <w:ilvl w:val="0"/>
          <w:numId w:val="1"/>
        </w:numPr>
        <w:ind w:left="426" w:hanging="426"/>
        <w:rPr>
          <w:rFonts w:ascii="CordiaUPC" w:hAnsi="CordiaUPC" w:cs="CordiaUPC"/>
          <w:sz w:val="36"/>
          <w:szCs w:val="36"/>
        </w:rPr>
      </w:pPr>
      <w:r>
        <w:rPr>
          <w:rFonts w:ascii="CordiaUPC" w:hAnsi="CordiaUPC" w:cs="CordiaUPC"/>
          <w:sz w:val="36"/>
          <w:szCs w:val="36"/>
        </w:rPr>
        <w:t xml:space="preserve">Mass </w:t>
      </w:r>
      <w:r w:rsidR="005E447F">
        <w:rPr>
          <w:rFonts w:ascii="CordiaUPC" w:hAnsi="CordiaUPC" w:cs="CordiaUPC"/>
          <w:sz w:val="36"/>
          <w:szCs w:val="36"/>
        </w:rPr>
        <w:t>M</w:t>
      </w:r>
      <w:r>
        <w:rPr>
          <w:rFonts w:ascii="CordiaUPC" w:hAnsi="CordiaUPC" w:cs="CordiaUPC"/>
          <w:sz w:val="36"/>
          <w:szCs w:val="36"/>
        </w:rPr>
        <w:t>MS Free Resource</w:t>
      </w:r>
      <w:r w:rsidRPr="008979A8">
        <w:rPr>
          <w:rFonts w:ascii="CordiaUPC" w:hAnsi="CordiaUPC" w:cs="CordiaUPC"/>
          <w:sz w:val="36"/>
          <w:szCs w:val="36"/>
        </w:rPr>
        <w:t xml:space="preserve"> on Shelf</w:t>
      </w:r>
    </w:p>
    <w:p w:rsidRPr="008979A8" w:rsidR="006A3D82" w:rsidP="00BB3F68" w:rsidRDefault="006A3D82" w14:paraId="2CDC7C60" w14:textId="77777777">
      <w:pPr>
        <w:pStyle w:val="Heading3"/>
        <w:numPr>
          <w:ilvl w:val="0"/>
          <w:numId w:val="64"/>
        </w:numPr>
        <w:rPr>
          <w:rFonts w:ascii="CordiaUPC" w:hAnsi="CordiaUPC" w:cs="CordiaUPC"/>
          <w:sz w:val="32"/>
          <w:szCs w:val="40"/>
        </w:rPr>
      </w:pPr>
      <w:r w:rsidRPr="008979A8">
        <w:rPr>
          <w:rFonts w:ascii="CordiaUPC" w:hAnsi="CordiaUPC" w:cs="CordiaUPC"/>
          <w:sz w:val="32"/>
          <w:szCs w:val="40"/>
        </w:rPr>
        <w:t>Field on Screen</w:t>
      </w:r>
    </w:p>
    <w:tbl>
      <w:tblPr>
        <w:tblW w:w="4977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521"/>
        <w:gridCol w:w="1635"/>
        <w:gridCol w:w="5819"/>
      </w:tblGrid>
      <w:tr w:rsidRPr="008979A8" w:rsidR="006A3D82" w:rsidTr="00D42CF4" w14:paraId="10EA026E" w14:textId="77777777">
        <w:trPr>
          <w:cantSplit/>
          <w:tblHeader/>
        </w:trPr>
        <w:tc>
          <w:tcPr>
            <w:tcW w:w="847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6A3D82" w:rsidP="00D42CF4" w:rsidRDefault="006A3D82" w14:paraId="219C4CE0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Field Name</w:t>
            </w:r>
          </w:p>
        </w:tc>
        <w:tc>
          <w:tcPr>
            <w:tcW w:w="911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6A3D82" w:rsidP="00D42CF4" w:rsidRDefault="006A3D82" w14:paraId="043DEEFB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Type</w:t>
            </w:r>
          </w:p>
        </w:tc>
        <w:tc>
          <w:tcPr>
            <w:tcW w:w="3242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6A3D82" w:rsidP="00D42CF4" w:rsidRDefault="006A3D82" w14:paraId="5705B47D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Comments</w:t>
            </w:r>
          </w:p>
        </w:tc>
      </w:tr>
      <w:tr w:rsidRPr="008979A8" w:rsidR="004361B4" w:rsidTr="00D42CF4" w14:paraId="519F24E9" w14:textId="77777777">
        <w:tc>
          <w:tcPr>
            <w:tcW w:w="847" w:type="pct"/>
          </w:tcPr>
          <w:p w:rsidR="004361B4" w:rsidP="004361B4" w:rsidRDefault="004361B4" w14:paraId="3FD5FFD6" w14:textId="1C3DE5B4">
            <w:pPr>
              <w:rPr>
                <w:rFonts w:cs="CordiaUPC"/>
              </w:rPr>
            </w:pPr>
            <w:r>
              <w:rPr>
                <w:rFonts w:cs="CordiaUPC"/>
              </w:rPr>
              <w:t>copyFrom</w:t>
            </w:r>
          </w:p>
        </w:tc>
        <w:tc>
          <w:tcPr>
            <w:tcW w:w="911" w:type="pct"/>
          </w:tcPr>
          <w:p w:rsidR="004361B4" w:rsidP="004361B4" w:rsidRDefault="004361B4" w14:paraId="0FC49567" w14:textId="0DA1F326">
            <w:pPr>
              <w:rPr>
                <w:rFonts w:cs="CordiaUPC"/>
              </w:rPr>
            </w:pPr>
            <w:r>
              <w:rPr>
                <w:rFonts w:cs="CordiaUPC"/>
              </w:rPr>
              <w:t>Drop Down List</w:t>
            </w:r>
          </w:p>
        </w:tc>
        <w:tc>
          <w:tcPr>
            <w:tcW w:w="3242" w:type="pct"/>
          </w:tcPr>
          <w:p w:rsidR="004361B4" w:rsidP="004361B4" w:rsidRDefault="004361B4" w14:paraId="18F9BA98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CordiaUPC"/>
              </w:rPr>
              <w:t>Copy From</w:t>
            </w:r>
          </w:p>
          <w:p w:rsidR="004361B4" w:rsidP="004361B4" w:rsidRDefault="004361B4" w14:paraId="6696DABE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List of value </w:t>
            </w:r>
            <w:r>
              <w:rPr>
                <w:rFonts w:cs="Angsana New"/>
                <w:cs/>
              </w:rPr>
              <w:t xml:space="preserve">: </w:t>
            </w:r>
            <w:r w:rsidRPr="008979A8">
              <w:rPr>
                <w:rFonts w:cs="Angsana New"/>
                <w:cs/>
              </w:rPr>
              <w:t xml:space="preserve">ดึงข้อมูล </w:t>
            </w:r>
            <w:r w:rsidRPr="008979A8">
              <w:rPr>
                <w:rFonts w:cs="CordiaUPC"/>
              </w:rPr>
              <w:t>free_resource_name</w:t>
            </w:r>
            <w:r w:rsidRPr="008979A8">
              <w:rPr>
                <w:rFonts w:cs="Angsana New"/>
                <w:cs/>
              </w:rPr>
              <w:t xml:space="preserve"> จาก </w:t>
            </w:r>
            <w:r>
              <w:rPr>
                <w:rFonts w:cs="CordiaUPC"/>
              </w:rPr>
              <w:t>MASS</w:t>
            </w:r>
            <w:r w:rsidRPr="00F33A0D">
              <w:rPr>
                <w:rFonts w:cs="CordiaUPC"/>
              </w:rPr>
              <w:t>_BUSINESS_</w:t>
            </w:r>
            <w:r>
              <w:rPr>
                <w:rFonts w:cs="CordiaUPC"/>
              </w:rPr>
              <w:t>MMS</w:t>
            </w:r>
            <w:r w:rsidRPr="00F33A0D">
              <w:rPr>
                <w:rFonts w:cs="CordiaUPC"/>
              </w:rPr>
              <w:t>_FREE_RESOURCE</w:t>
            </w:r>
            <w:r w:rsidRPr="008979A8">
              <w:rPr>
                <w:rFonts w:cs="CordiaUPC"/>
              </w:rPr>
              <w:t xml:space="preserve"> Table </w:t>
            </w:r>
            <w:r w:rsidRPr="008979A8">
              <w:rPr>
                <w:rFonts w:cs="Angsana New"/>
                <w:cs/>
              </w:rPr>
              <w:t>มาแสดง</w:t>
            </w:r>
          </w:p>
          <w:p w:rsidR="00782FC9" w:rsidP="004361B4" w:rsidRDefault="00782FC9" w14:paraId="03A45009" w14:textId="44528AA2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 w:cs="Angsana New"/>
                <w:cs/>
              </w:rPr>
              <w:t xml:space="preserve">สามารถ </w:t>
            </w:r>
            <w:r>
              <w:rPr>
                <w:rFonts w:cs="CordiaUPC"/>
              </w:rPr>
              <w:t xml:space="preserve">Search </w:t>
            </w:r>
            <w:r>
              <w:rPr>
                <w:rFonts w:hint="cs" w:cs="Angsana New"/>
                <w:cs/>
              </w:rPr>
              <w:t>ได้</w:t>
            </w:r>
          </w:p>
        </w:tc>
      </w:tr>
      <w:tr w:rsidRPr="008979A8" w:rsidR="004361B4" w:rsidTr="00D42CF4" w14:paraId="79A752D9" w14:textId="77777777">
        <w:tc>
          <w:tcPr>
            <w:tcW w:w="847" w:type="pct"/>
          </w:tcPr>
          <w:p w:rsidR="004361B4" w:rsidP="004361B4" w:rsidRDefault="004361B4" w14:paraId="6157EEF6" w14:textId="7E4EFA85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ปุ่ม </w:t>
            </w:r>
            <w:r>
              <w:rPr>
                <w:rFonts w:cs="CordiaUPC"/>
              </w:rPr>
              <w:t>Copy</w:t>
            </w:r>
          </w:p>
        </w:tc>
        <w:tc>
          <w:tcPr>
            <w:tcW w:w="911" w:type="pct"/>
          </w:tcPr>
          <w:p w:rsidR="004361B4" w:rsidP="004361B4" w:rsidRDefault="004361B4" w14:paraId="057737ED" w14:textId="36EDAFBC">
            <w:pPr>
              <w:rPr>
                <w:rFonts w:cs="CordiaUPC"/>
              </w:rPr>
            </w:pPr>
            <w:r>
              <w:rPr>
                <w:rFonts w:cs="CordiaUPC"/>
              </w:rPr>
              <w:t>Button</w:t>
            </w:r>
          </w:p>
        </w:tc>
        <w:tc>
          <w:tcPr>
            <w:tcW w:w="3242" w:type="pct"/>
          </w:tcPr>
          <w:p w:rsidR="004361B4" w:rsidP="004361B4" w:rsidRDefault="004361B4" w14:paraId="49A9296F" w14:textId="577B9D08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>เมื่อกดปุ่มให้ทำการ</w:t>
            </w:r>
            <w:r>
              <w:rPr>
                <w:rFonts w:cs="CordiaUPC"/>
              </w:rPr>
              <w:t xml:space="preserve"> Copy </w:t>
            </w:r>
            <w:r>
              <w:rPr>
                <w:rFonts w:hint="cs" w:cs="Angsana New"/>
                <w:cs/>
              </w:rPr>
              <w:t xml:space="preserve">ข้อมูลใน </w:t>
            </w:r>
            <w:r>
              <w:rPr>
                <w:rFonts w:cs="CordiaUPC"/>
              </w:rPr>
              <w:t>Default</w:t>
            </w:r>
            <w:r>
              <w:rPr>
                <w:rFonts w:hint="cs" w:cs="Angsana New"/>
                <w:cs/>
              </w:rPr>
              <w:t xml:space="preserve"> ค่า</w:t>
            </w:r>
          </w:p>
        </w:tc>
      </w:tr>
      <w:tr w:rsidRPr="008979A8" w:rsidR="004361B4" w:rsidTr="00D42CF4" w14:paraId="44F5526B" w14:textId="77777777">
        <w:tc>
          <w:tcPr>
            <w:tcW w:w="847" w:type="pct"/>
          </w:tcPr>
          <w:p w:rsidR="004361B4" w:rsidP="004361B4" w:rsidRDefault="004361B4" w14:paraId="7C6BFE0A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freeResourceName</w:t>
            </w:r>
          </w:p>
        </w:tc>
        <w:tc>
          <w:tcPr>
            <w:tcW w:w="911" w:type="pct"/>
          </w:tcPr>
          <w:p w:rsidR="004361B4" w:rsidP="004361B4" w:rsidRDefault="004361B4" w14:paraId="55FDBBCB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 Text Box</w:t>
            </w:r>
          </w:p>
        </w:tc>
        <w:tc>
          <w:tcPr>
            <w:tcW w:w="3242" w:type="pct"/>
          </w:tcPr>
          <w:p w:rsidRPr="008979A8" w:rsidR="004361B4" w:rsidP="004361B4" w:rsidRDefault="004361B4" w14:paraId="021A45D3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9E4907">
              <w:rPr>
                <w:rFonts w:cs="Angsana New"/>
                <w:color w:val="FF0000"/>
                <w:cs/>
              </w:rPr>
              <w:t>*</w:t>
            </w:r>
            <w:r w:rsidRPr="009E4907">
              <w:rPr>
                <w:rFonts w:cs="CordiaUPC"/>
                <w:color w:val="FF0000"/>
              </w:rPr>
              <w:t xml:space="preserve">Free Resource </w:t>
            </w:r>
            <w:r>
              <w:rPr>
                <w:rFonts w:cs="CordiaUPC"/>
                <w:color w:val="FF0000"/>
              </w:rPr>
              <w:t xml:space="preserve">Pattern </w:t>
            </w:r>
            <w:r w:rsidRPr="009E4907">
              <w:rPr>
                <w:rFonts w:cs="CordiaUPC"/>
                <w:color w:val="FF0000"/>
              </w:rPr>
              <w:t>Name</w:t>
            </w:r>
          </w:p>
        </w:tc>
      </w:tr>
      <w:tr w:rsidRPr="008979A8" w:rsidR="004361B4" w:rsidTr="00D42CF4" w14:paraId="05A22A53" w14:textId="77777777">
        <w:tc>
          <w:tcPr>
            <w:tcW w:w="847" w:type="pct"/>
          </w:tcPr>
          <w:p w:rsidR="004361B4" w:rsidP="004361B4" w:rsidRDefault="004361B4" w14:paraId="1267B781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ปุ่ม </w:t>
            </w:r>
            <w:r>
              <w:rPr>
                <w:rFonts w:cs="CordiaUPC"/>
              </w:rPr>
              <w:t>Generate Name</w:t>
            </w:r>
          </w:p>
        </w:tc>
        <w:tc>
          <w:tcPr>
            <w:tcW w:w="911" w:type="pct"/>
          </w:tcPr>
          <w:p w:rsidR="004361B4" w:rsidP="004361B4" w:rsidRDefault="004361B4" w14:paraId="2FF7982C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Button</w:t>
            </w:r>
          </w:p>
        </w:tc>
        <w:tc>
          <w:tcPr>
            <w:tcW w:w="3242" w:type="pct"/>
          </w:tcPr>
          <w:p w:rsidR="004361B4" w:rsidP="004361B4" w:rsidRDefault="004361B4" w14:paraId="48958E53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วางบรรทัดเดียวกันกับ </w:t>
            </w:r>
            <w:r>
              <w:rPr>
                <w:rFonts w:cs="CordiaUPC"/>
              </w:rPr>
              <w:t>Free Resource Name</w:t>
            </w:r>
          </w:p>
          <w:p w:rsidR="004361B4" w:rsidP="004361B4" w:rsidRDefault="004361B4" w14:paraId="2C81E4CA" w14:textId="77777777">
            <w:pPr>
              <w:spacing w:after="0"/>
              <w:rPr>
                <w:rFonts w:cs="CordiaUPC"/>
              </w:rPr>
            </w:pPr>
            <w:r>
              <w:rPr>
                <w:rFonts w:hint="cs" w:cs="Angsana New"/>
                <w:cs/>
              </w:rPr>
              <w:t>เมื่อกดปุ่ม</w:t>
            </w:r>
          </w:p>
          <w:p w:rsidRPr="00870089" w:rsidR="004361B4" w:rsidP="004361B4" w:rsidRDefault="004361B4" w14:paraId="0E32DCAC" w14:textId="77777777">
            <w:pPr>
              <w:rPr>
                <w:rFonts w:cs="CordiaUPC"/>
              </w:rPr>
            </w:pPr>
            <w:r w:rsidRPr="00870089">
              <w:rPr>
                <w:rFonts w:cs="Angsana New"/>
                <w:cs/>
              </w:rPr>
              <w:t xml:space="preserve">ให้ทำการ </w:t>
            </w:r>
            <w:r w:rsidRPr="00870089">
              <w:rPr>
                <w:rFonts w:cs="CordiaUPC"/>
              </w:rPr>
              <w:t xml:space="preserve">Generate Name </w:t>
            </w:r>
            <w:r w:rsidRPr="00870089">
              <w:rPr>
                <w:rFonts w:cs="Angsana New"/>
                <w:cs/>
              </w:rPr>
              <w:t xml:space="preserve">ตาม </w:t>
            </w:r>
            <w:r w:rsidRPr="00870089">
              <w:rPr>
                <w:rFonts w:cs="CordiaUPC"/>
              </w:rPr>
              <w:t xml:space="preserve">Logic </w:t>
            </w:r>
            <w:r w:rsidRPr="00870089">
              <w:rPr>
                <w:rFonts w:cs="Angsana New"/>
                <w:cs/>
              </w:rPr>
              <w:t>ดังนี้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ไป </w:t>
            </w:r>
            <w:r>
              <w:rPr>
                <w:rFonts w:cs="CordiaUPC"/>
              </w:rPr>
              <w:t xml:space="preserve">Auto Populated </w:t>
            </w:r>
            <w:r>
              <w:rPr>
                <w:rFonts w:hint="cs" w:cs="Angsana New"/>
                <w:cs/>
              </w:rPr>
              <w:t xml:space="preserve">ที่ </w:t>
            </w:r>
            <w:r>
              <w:rPr>
                <w:rFonts w:cs="CordiaUPC"/>
              </w:rPr>
              <w:t xml:space="preserve">Field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freeResourceName</w:t>
            </w:r>
            <w:r>
              <w:rPr>
                <w:rFonts w:cs="Angsana New"/>
                <w:cs/>
              </w:rPr>
              <w:t>”</w:t>
            </w:r>
          </w:p>
          <w:p w:rsidRPr="00870089" w:rsidR="004361B4" w:rsidP="004361B4" w:rsidRDefault="004361B4" w14:paraId="50486A4E" w14:textId="77777777">
            <w:pPr>
              <w:rPr>
                <w:rFonts w:cs="CordiaUPC"/>
              </w:rPr>
            </w:pPr>
            <w:r w:rsidRPr="00870089">
              <w:rPr>
                <w:rFonts w:cs="CordiaUPC"/>
              </w:rPr>
              <w:t xml:space="preserve">Format </w:t>
            </w:r>
            <w:r w:rsidRPr="00870089">
              <w:rPr>
                <w:rFonts w:cs="Angsana New"/>
                <w:cs/>
              </w:rPr>
              <w:t xml:space="preserve">: </w:t>
            </w:r>
            <w:r w:rsidRPr="00870089">
              <w:rPr>
                <w:rFonts w:cs="CordiaUPC"/>
              </w:rPr>
              <w:t>{Allocate} {Free</w:t>
            </w:r>
            <w:r>
              <w:rPr>
                <w:rFonts w:cs="CordiaUPC"/>
              </w:rPr>
              <w:t>Message</w:t>
            </w:r>
            <w:r w:rsidRPr="00870089">
              <w:rPr>
                <w:rFonts w:cs="CordiaUPC"/>
              </w:rPr>
              <w:t>} {Free</w:t>
            </w:r>
            <w:r>
              <w:rPr>
                <w:rFonts w:cs="CordiaUPC"/>
              </w:rPr>
              <w:t>Message</w:t>
            </w:r>
            <w:r w:rsidRPr="00870089">
              <w:rPr>
                <w:rFonts w:cs="CordiaUPC"/>
              </w:rPr>
              <w:t>Unit}</w:t>
            </w:r>
          </w:p>
          <w:p w:rsidRPr="00870089" w:rsidR="004361B4" w:rsidP="004361B4" w:rsidRDefault="004361B4" w14:paraId="0523188B" w14:textId="6F1534A5">
            <w:pPr>
              <w:spacing w:after="0"/>
              <w:ind w:left="452"/>
              <w:rPr>
                <w:rFonts w:cs="CordiaUPC"/>
              </w:rPr>
            </w:pPr>
            <w:r w:rsidRPr="00870089">
              <w:rPr>
                <w:rFonts w:cs="CordiaUPC"/>
              </w:rPr>
              <w:t>o</w:t>
            </w:r>
            <w:r w:rsidRPr="00870089">
              <w:rPr>
                <w:rFonts w:cs="CordiaUPC"/>
              </w:rPr>
              <w:tab/>
            </w:r>
            <w:r w:rsidRPr="00870089">
              <w:rPr>
                <w:rFonts w:cs="CordiaUPC"/>
              </w:rPr>
              <w:t xml:space="preserve">{Allocate} </w:t>
            </w:r>
            <w:r w:rsidRPr="00870089">
              <w:rPr>
                <w:rFonts w:cs="Angsana New"/>
                <w:cs/>
              </w:rPr>
              <w:t xml:space="preserve">: ถ้า </w:t>
            </w:r>
            <w:r w:rsidRPr="00870089">
              <w:rPr>
                <w:rFonts w:cs="CordiaUPC"/>
              </w:rPr>
              <w:t xml:space="preserve">Allocate </w:t>
            </w:r>
            <w:r w:rsidRPr="00870089">
              <w:rPr>
                <w:rFonts w:cs="Angsana New"/>
                <w:cs/>
              </w:rPr>
              <w:t xml:space="preserve">ที่เลือกมีมากกว่า </w:t>
            </w:r>
            <w:r w:rsidRPr="00870089">
              <w:rPr>
                <w:rFonts w:cs="CordiaUPC"/>
                <w:cs/>
              </w:rPr>
              <w:t xml:space="preserve">1 </w:t>
            </w:r>
            <w:r w:rsidRPr="00870089">
              <w:rPr>
                <w:rFonts w:cs="Angsana New"/>
                <w:cs/>
              </w:rPr>
              <w:t>ค่าให้คั่นด้วย “/” เช่น “</w:t>
            </w:r>
            <w:r>
              <w:rPr>
                <w:rFonts w:cs="CordiaUPC"/>
              </w:rPr>
              <w:t>MMS</w:t>
            </w:r>
            <w:r w:rsidRPr="00870089">
              <w:rPr>
                <w:rFonts w:cs="Angsana New"/>
                <w:cs/>
              </w:rPr>
              <w:t>/</w:t>
            </w:r>
            <w:r>
              <w:rPr>
                <w:rFonts w:cs="CordiaUPC"/>
              </w:rPr>
              <w:t>MMS RR</w:t>
            </w:r>
            <w:r w:rsidRPr="00870089">
              <w:rPr>
                <w:rFonts w:cs="Angsana New"/>
                <w:cs/>
              </w:rPr>
              <w:t>” เป็นต้น</w:t>
            </w:r>
            <w:r>
              <w:rPr>
                <w:rFonts w:cs="Angsana New"/>
                <w:cs/>
              </w:rPr>
              <w:t xml:space="preserve"> (</w:t>
            </w:r>
            <w:r>
              <w:rPr>
                <w:rFonts w:hint="cs"/>
                <w:cs/>
              </w:rPr>
              <w:t xml:space="preserve">ต้อง </w:t>
            </w:r>
            <w:r>
              <w:t xml:space="preserve">Sort </w:t>
            </w:r>
            <w:r>
              <w:rPr>
                <w:rFonts w:hint="cs"/>
                <w:cs/>
              </w:rPr>
              <w:t>ตามตัวอักษรด้วย</w:t>
            </w:r>
            <w:r>
              <w:rPr>
                <w:rFonts w:cs="Angsana New"/>
                <w:cs/>
              </w:rPr>
              <w:t>)</w:t>
            </w:r>
          </w:p>
          <w:p w:rsidRPr="00870089" w:rsidR="004361B4" w:rsidP="004361B4" w:rsidRDefault="004361B4" w14:paraId="2E7136AF" w14:textId="77777777">
            <w:pPr>
              <w:spacing w:after="0"/>
              <w:ind w:left="452"/>
              <w:rPr>
                <w:rFonts w:cs="CordiaUPC"/>
              </w:rPr>
            </w:pPr>
            <w:r w:rsidRPr="00870089">
              <w:rPr>
                <w:rFonts w:cs="CordiaUPC"/>
              </w:rPr>
              <w:t>o</w:t>
            </w:r>
            <w:r w:rsidRPr="00870089">
              <w:rPr>
                <w:rFonts w:cs="CordiaUPC"/>
              </w:rPr>
              <w:tab/>
            </w:r>
            <w:r w:rsidRPr="00870089">
              <w:rPr>
                <w:rFonts w:cs="CordiaUPC"/>
              </w:rPr>
              <w:t>{Free</w:t>
            </w:r>
            <w:r>
              <w:rPr>
                <w:rFonts w:cs="CordiaUPC"/>
              </w:rPr>
              <w:t>Message</w:t>
            </w:r>
            <w:r w:rsidRPr="00870089">
              <w:rPr>
                <w:rFonts w:cs="CordiaUPC"/>
              </w:rPr>
              <w:t xml:space="preserve">}  </w:t>
            </w:r>
            <w:r w:rsidRPr="00870089">
              <w:rPr>
                <w:rFonts w:cs="Angsana New"/>
                <w:cs/>
              </w:rPr>
              <w:t xml:space="preserve">: แทนค่าจาก </w:t>
            </w:r>
            <w:r w:rsidRPr="00870089">
              <w:rPr>
                <w:rFonts w:cs="CordiaUPC"/>
              </w:rPr>
              <w:t>Free</w:t>
            </w:r>
            <w:r>
              <w:rPr>
                <w:rFonts w:cs="CordiaUPC"/>
              </w:rPr>
              <w:t>Message</w:t>
            </w:r>
            <w:r w:rsidRPr="00870089">
              <w:rPr>
                <w:rFonts w:cs="Angsana New"/>
                <w:cs/>
              </w:rPr>
              <w:t xml:space="preserve"> ที่ใส่มา</w:t>
            </w:r>
          </w:p>
          <w:p w:rsidRPr="00870089" w:rsidR="004361B4" w:rsidP="004361B4" w:rsidRDefault="004361B4" w14:paraId="484B952A" w14:textId="77777777">
            <w:pPr>
              <w:spacing w:after="0"/>
              <w:ind w:left="452"/>
              <w:rPr>
                <w:rFonts w:cs="CordiaUPC"/>
              </w:rPr>
            </w:pPr>
            <w:r w:rsidRPr="00870089">
              <w:rPr>
                <w:rFonts w:cs="CordiaUPC"/>
              </w:rPr>
              <w:t>o</w:t>
            </w:r>
            <w:r w:rsidRPr="00870089">
              <w:rPr>
                <w:rFonts w:cs="CordiaUPC"/>
              </w:rPr>
              <w:tab/>
            </w:r>
            <w:r w:rsidRPr="00870089">
              <w:rPr>
                <w:rFonts w:cs="CordiaUPC"/>
              </w:rPr>
              <w:t>{Free</w:t>
            </w:r>
            <w:r>
              <w:rPr>
                <w:rFonts w:cs="CordiaUPC"/>
              </w:rPr>
              <w:t>Message</w:t>
            </w:r>
            <w:r w:rsidRPr="00870089">
              <w:rPr>
                <w:rFonts w:cs="CordiaUPC"/>
              </w:rPr>
              <w:t xml:space="preserve">Unit} </w:t>
            </w:r>
            <w:r w:rsidRPr="00870089">
              <w:rPr>
                <w:rFonts w:cs="Angsana New"/>
                <w:cs/>
              </w:rPr>
              <w:t xml:space="preserve">: แทนค่าจาก </w:t>
            </w:r>
            <w:r w:rsidRPr="00870089">
              <w:rPr>
                <w:rFonts w:cs="CordiaUPC"/>
              </w:rPr>
              <w:t>Free</w:t>
            </w:r>
            <w:r>
              <w:rPr>
                <w:rFonts w:cs="CordiaUPC"/>
              </w:rPr>
              <w:t>Message</w:t>
            </w:r>
            <w:r w:rsidRPr="00870089">
              <w:rPr>
                <w:rFonts w:cs="CordiaUPC"/>
              </w:rPr>
              <w:t>Unit</w:t>
            </w:r>
            <w:r w:rsidRPr="00870089">
              <w:rPr>
                <w:rFonts w:cs="Angsana New"/>
                <w:cs/>
              </w:rPr>
              <w:t xml:space="preserve"> ที่ใส่มา</w:t>
            </w:r>
          </w:p>
          <w:p w:rsidRPr="008979A8" w:rsidR="004361B4" w:rsidP="004361B4" w:rsidRDefault="004361B4" w14:paraId="16A651F0" w14:textId="77777777">
            <w:pPr>
              <w:rPr>
                <w:rFonts w:cs="CordiaUPC"/>
                <w:cs/>
              </w:rPr>
            </w:pPr>
            <w:r w:rsidRPr="00870089">
              <w:rPr>
                <w:rFonts w:cs="Angsana New"/>
                <w:cs/>
              </w:rPr>
              <w:t xml:space="preserve">หมายเหตุ : ช่องว่างระหว่างตัวแปรควรจะมีแค่ </w:t>
            </w:r>
            <w:r w:rsidRPr="00870089">
              <w:rPr>
                <w:rFonts w:cs="CordiaUPC"/>
                <w:cs/>
              </w:rPr>
              <w:t xml:space="preserve">1 </w:t>
            </w:r>
            <w:r w:rsidRPr="00870089">
              <w:rPr>
                <w:rFonts w:cs="Angsana New"/>
                <w:cs/>
              </w:rPr>
              <w:t>ช่องว่าง (</w:t>
            </w:r>
            <w:r w:rsidRPr="00870089">
              <w:rPr>
                <w:rFonts w:cs="CordiaUPC"/>
              </w:rPr>
              <w:t>Space</w:t>
            </w:r>
            <w:r w:rsidRPr="00870089">
              <w:rPr>
                <w:rFonts w:cs="Angsana New"/>
                <w:cs/>
              </w:rPr>
              <w:t>) เท่านั้น</w:t>
            </w:r>
          </w:p>
        </w:tc>
      </w:tr>
      <w:tr w:rsidRPr="008979A8" w:rsidR="004361B4" w:rsidTr="00D42CF4" w14:paraId="1DE0815F" w14:textId="77777777">
        <w:tc>
          <w:tcPr>
            <w:tcW w:w="847" w:type="pct"/>
          </w:tcPr>
          <w:p w:rsidR="004361B4" w:rsidP="004361B4" w:rsidRDefault="004361B4" w14:paraId="393E663A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techGenerateName</w:t>
            </w:r>
          </w:p>
        </w:tc>
        <w:tc>
          <w:tcPr>
            <w:tcW w:w="911" w:type="pct"/>
          </w:tcPr>
          <w:p w:rsidR="004361B4" w:rsidP="004361B4" w:rsidRDefault="004361B4" w14:paraId="29E4A221" w14:textId="77777777">
            <w:pPr>
              <w:rPr>
                <w:rFonts w:cs="CordiaUPC"/>
              </w:rPr>
            </w:pPr>
          </w:p>
        </w:tc>
        <w:tc>
          <w:tcPr>
            <w:tcW w:w="3242" w:type="pct"/>
          </w:tcPr>
          <w:p w:rsidR="004361B4" w:rsidP="004361B4" w:rsidRDefault="004361B4" w14:paraId="432C8469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Invisible</w:t>
            </w:r>
          </w:p>
        </w:tc>
      </w:tr>
      <w:tr w:rsidRPr="008979A8" w:rsidR="004361B4" w:rsidTr="00D42CF4" w14:paraId="2AE8B510" w14:textId="77777777">
        <w:tc>
          <w:tcPr>
            <w:tcW w:w="847" w:type="pct"/>
          </w:tcPr>
          <w:p w:rsidR="004361B4" w:rsidP="004361B4" w:rsidRDefault="004361B4" w14:paraId="48CFC917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allocate</w:t>
            </w:r>
          </w:p>
        </w:tc>
        <w:tc>
          <w:tcPr>
            <w:tcW w:w="911" w:type="pct"/>
          </w:tcPr>
          <w:p w:rsidRPr="008979A8" w:rsidR="004361B4" w:rsidP="004361B4" w:rsidRDefault="004361B4" w14:paraId="66625E4E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Shuttle</w:t>
            </w:r>
          </w:p>
        </w:tc>
        <w:tc>
          <w:tcPr>
            <w:tcW w:w="3242" w:type="pct"/>
          </w:tcPr>
          <w:p w:rsidR="004361B4" w:rsidP="004361B4" w:rsidRDefault="004361B4" w14:paraId="66C8C634" w14:textId="77777777">
            <w:pPr>
              <w:rPr>
                <w:rFonts w:cs="CordiaUPC"/>
                <w:color w:val="FF0000"/>
              </w:rPr>
            </w:pPr>
            <w:r>
              <w:rPr>
                <w:rFonts w:cs="CordiaUPC"/>
              </w:rP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9E4907">
              <w:rPr>
                <w:rFonts w:cs="Angsana New"/>
                <w:color w:val="FF0000"/>
                <w:cs/>
              </w:rPr>
              <w:t>*</w:t>
            </w:r>
            <w:r w:rsidRPr="009E4907">
              <w:rPr>
                <w:rFonts w:cs="CordiaUPC"/>
                <w:color w:val="FF0000"/>
              </w:rPr>
              <w:t>Allocate</w:t>
            </w:r>
          </w:p>
          <w:p w:rsidRPr="008979A8" w:rsidR="004361B4" w:rsidP="004361B4" w:rsidRDefault="004361B4" w14:paraId="3F689A00" w14:textId="676F4CFE">
            <w:pPr>
              <w:rPr>
                <w:rFonts w:cs="CordiaUPC"/>
              </w:rPr>
            </w:pPr>
            <w:r w:rsidRPr="00AE3523">
              <w:rPr>
                <w:rFonts w:cs="CordiaUPC"/>
              </w:rPr>
              <w:t xml:space="preserve">List of Value </w:t>
            </w:r>
            <w:r w:rsidRPr="00AE3523">
              <w:rPr>
                <w:rFonts w:cs="Angsana New"/>
                <w:cs/>
              </w:rPr>
              <w:t xml:space="preserve">: </w:t>
            </w:r>
            <w:r w:rsidRPr="00B916D9">
              <w:rPr>
                <w:rFonts w:cs="Angsana New"/>
                <w:cs/>
              </w:rPr>
              <w:t>ดึงข้อมูลจาก</w:t>
            </w:r>
            <w:r w:rsidRPr="00B916D9">
              <w:rPr>
                <w:rFonts w:cs="CordiaUPC"/>
              </w:rPr>
              <w:t xml:space="preserve">DB </w:t>
            </w:r>
            <w:r w:rsidRPr="00B916D9">
              <w:rPr>
                <w:rFonts w:cs="Angsana New"/>
                <w:cs/>
              </w:rPr>
              <w:t xml:space="preserve">ที่ </w:t>
            </w:r>
            <w:r w:rsidRPr="00B916D9">
              <w:rPr>
                <w:rFonts w:cs="CordiaUPC"/>
              </w:rPr>
              <w:t xml:space="preserve">Table FLW_CFG_LOV </w:t>
            </w:r>
            <w:r w:rsidRPr="00B916D9">
              <w:rPr>
                <w:rFonts w:cs="Angsana New"/>
                <w:cs/>
              </w:rPr>
              <w:t xml:space="preserve">โดย </w:t>
            </w:r>
            <w:r w:rsidRPr="00B916D9">
              <w:rPr>
                <w:rFonts w:cs="CordiaUPC"/>
              </w:rPr>
              <w:t xml:space="preserve">group_type </w:t>
            </w:r>
            <w:r w:rsidRPr="00B916D9">
              <w:rPr>
                <w:rFonts w:cs="Angsana New"/>
                <w:cs/>
              </w:rPr>
              <w:t>= ‘</w:t>
            </w:r>
            <w:r>
              <w:rPr>
                <w:rFonts w:cs="CordiaUPC"/>
              </w:rPr>
              <w:t>M</w:t>
            </w:r>
            <w:r w:rsidRPr="00A5530C">
              <w:rPr>
                <w:rFonts w:cs="CordiaUPC"/>
              </w:rPr>
              <w:t>MS Allocate Type</w:t>
            </w:r>
            <w:r>
              <w:rPr>
                <w:rFonts w:cs="Angsana New"/>
                <w:cs/>
              </w:rPr>
              <w:t>’</w:t>
            </w:r>
          </w:p>
        </w:tc>
      </w:tr>
      <w:tr w:rsidRPr="008979A8" w:rsidR="004361B4" w:rsidTr="00D42CF4" w14:paraId="36451B7E" w14:textId="77777777">
        <w:tc>
          <w:tcPr>
            <w:tcW w:w="847" w:type="pct"/>
          </w:tcPr>
          <w:p w:rsidR="004361B4" w:rsidP="004361B4" w:rsidRDefault="004361B4" w14:paraId="3C76F018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freeMessage</w:t>
            </w:r>
          </w:p>
        </w:tc>
        <w:tc>
          <w:tcPr>
            <w:tcW w:w="911" w:type="pct"/>
          </w:tcPr>
          <w:p w:rsidRPr="008979A8" w:rsidR="004361B4" w:rsidP="004361B4" w:rsidRDefault="004361B4" w14:paraId="39E594EC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Text Box</w:t>
            </w:r>
          </w:p>
        </w:tc>
        <w:tc>
          <w:tcPr>
            <w:tcW w:w="3242" w:type="pct"/>
          </w:tcPr>
          <w:p w:rsidR="004361B4" w:rsidP="004361B4" w:rsidRDefault="004361B4" w14:paraId="378EF129" w14:textId="77777777">
            <w:pPr>
              <w:rPr>
                <w:rFonts w:cs="CordiaUPC"/>
                <w:color w:val="FF0000"/>
              </w:rPr>
            </w:pPr>
            <w:r>
              <w:rPr>
                <w:rFonts w:cs="CordiaUPC"/>
              </w:rP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9E4907">
              <w:rPr>
                <w:rFonts w:cs="Angsana New"/>
                <w:color w:val="FF0000"/>
                <w:cs/>
              </w:rPr>
              <w:t>*</w:t>
            </w:r>
            <w:r w:rsidRPr="009E4907">
              <w:rPr>
                <w:rFonts w:cs="CordiaUPC"/>
                <w:color w:val="FF0000"/>
              </w:rPr>
              <w:t xml:space="preserve">Free </w:t>
            </w:r>
            <w:r>
              <w:rPr>
                <w:rFonts w:cs="CordiaUPC"/>
                <w:color w:val="FF0000"/>
              </w:rPr>
              <w:t>Message</w:t>
            </w:r>
          </w:p>
          <w:p w:rsidRPr="008979A8" w:rsidR="004361B4" w:rsidP="004361B4" w:rsidRDefault="004361B4" w14:paraId="01C67A0E" w14:textId="77777777">
            <w:pPr>
              <w:rPr>
                <w:rFonts w:cs="CordiaUPC"/>
                <w:cs/>
              </w:rPr>
            </w:pPr>
            <w:r w:rsidRPr="006B2F86">
              <w:rPr>
                <w:rFonts w:hint="cs" w:cs="Angsana New"/>
                <w:cs/>
              </w:rPr>
              <w:t>หมายเหตุ ใส่ได้เฉพาะ</w:t>
            </w:r>
            <w:r>
              <w:rPr>
                <w:rFonts w:hint="cs" w:cs="Angsana New"/>
                <w:cs/>
              </w:rPr>
              <w:t>ตัวเลขและจุดทศนิยมเท่านั้น</w:t>
            </w:r>
          </w:p>
        </w:tc>
      </w:tr>
      <w:tr w:rsidRPr="008979A8" w:rsidR="004361B4" w:rsidTr="00D42CF4" w14:paraId="0FD43726" w14:textId="77777777">
        <w:tc>
          <w:tcPr>
            <w:tcW w:w="847" w:type="pct"/>
          </w:tcPr>
          <w:p w:rsidR="004361B4" w:rsidP="004361B4" w:rsidRDefault="004361B4" w14:paraId="143C714B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freeMessageUnit</w:t>
            </w:r>
          </w:p>
        </w:tc>
        <w:tc>
          <w:tcPr>
            <w:tcW w:w="911" w:type="pct"/>
          </w:tcPr>
          <w:p w:rsidRPr="008979A8" w:rsidR="004361B4" w:rsidP="004361B4" w:rsidRDefault="004361B4" w14:paraId="6DD2FD6B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Drop Down List</w:t>
            </w:r>
          </w:p>
        </w:tc>
        <w:tc>
          <w:tcPr>
            <w:tcW w:w="3242" w:type="pct"/>
          </w:tcPr>
          <w:p w:rsidR="004361B4" w:rsidP="004361B4" w:rsidRDefault="004361B4" w14:paraId="5250F465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วางบรรทัดเดียวกันกับ </w:t>
            </w:r>
            <w:r>
              <w:rPr>
                <w:rFonts w:cs="CordiaUPC"/>
              </w:rPr>
              <w:t xml:space="preserve">Free </w:t>
            </w:r>
            <w:r w:rsidRPr="00E332C0">
              <w:rPr>
                <w:rFonts w:cs="CordiaUPC"/>
              </w:rPr>
              <w:t>Message</w:t>
            </w:r>
          </w:p>
          <w:p w:rsidRPr="009E4907" w:rsidR="004361B4" w:rsidP="004361B4" w:rsidRDefault="004361B4" w14:paraId="06BCB0B8" w14:textId="5EC1CAE7">
            <w:pPr>
              <w:rPr>
                <w:rFonts w:cs="CordiaUPC"/>
                <w:cs/>
              </w:rPr>
            </w:pPr>
            <w:r w:rsidRPr="004C3917">
              <w:t xml:space="preserve">List of Value </w:t>
            </w:r>
            <w:r w:rsidRPr="004C3917">
              <w:rPr>
                <w:rFonts w:cs="Angsana New"/>
                <w:cs/>
              </w:rPr>
              <w:t xml:space="preserve">: </w:t>
            </w:r>
            <w:r w:rsidRPr="00B916D9">
              <w:rPr>
                <w:rFonts w:cs="Angsana New"/>
                <w:cs/>
              </w:rPr>
              <w:t>ดึงข้อมูลจาก</w:t>
            </w:r>
            <w:r w:rsidRPr="00B916D9">
              <w:rPr>
                <w:rFonts w:cs="CordiaUPC"/>
              </w:rPr>
              <w:t xml:space="preserve">DB </w:t>
            </w:r>
            <w:r w:rsidRPr="00B916D9">
              <w:rPr>
                <w:rFonts w:cs="Angsana New"/>
                <w:cs/>
              </w:rPr>
              <w:t xml:space="preserve">ที่ </w:t>
            </w:r>
            <w:r w:rsidRPr="00B916D9">
              <w:rPr>
                <w:rFonts w:cs="CordiaUPC"/>
              </w:rPr>
              <w:t xml:space="preserve">Table FLW_CFG_LOV </w:t>
            </w:r>
            <w:r w:rsidRPr="00B916D9">
              <w:rPr>
                <w:rFonts w:cs="Angsana New"/>
                <w:cs/>
              </w:rPr>
              <w:t xml:space="preserve">โดย </w:t>
            </w:r>
            <w:r w:rsidRPr="00B916D9">
              <w:rPr>
                <w:rFonts w:cs="CordiaUPC"/>
              </w:rPr>
              <w:t xml:space="preserve">group_type </w:t>
            </w:r>
            <w:r w:rsidRPr="00B916D9">
              <w:rPr>
                <w:rFonts w:cs="Angsana New"/>
                <w:cs/>
              </w:rPr>
              <w:t>= ‘</w:t>
            </w:r>
            <w:r>
              <w:rPr>
                <w:rFonts w:cs="CordiaUPC"/>
              </w:rPr>
              <w:t>M</w:t>
            </w:r>
            <w:r w:rsidRPr="00A5530C">
              <w:rPr>
                <w:rFonts w:cs="CordiaUPC"/>
              </w:rPr>
              <w:t xml:space="preserve">MS </w:t>
            </w:r>
            <w:r>
              <w:rPr>
                <w:rFonts w:cs="CordiaUPC"/>
              </w:rPr>
              <w:t>Unit</w:t>
            </w:r>
            <w:r>
              <w:rPr>
                <w:rFonts w:cs="Angsana New"/>
                <w:cs/>
              </w:rPr>
              <w:t>’</w:t>
            </w:r>
          </w:p>
        </w:tc>
      </w:tr>
      <w:tr w:rsidRPr="008979A8" w:rsidR="004361B4" w:rsidTr="00D42CF4" w14:paraId="487833D1" w14:textId="77777777">
        <w:tc>
          <w:tcPr>
            <w:tcW w:w="847" w:type="pct"/>
          </w:tcPr>
          <w:p w:rsidR="004361B4" w:rsidP="004361B4" w:rsidRDefault="004361B4" w14:paraId="5B545809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ปุ่ม </w:t>
            </w:r>
            <w:r>
              <w:rPr>
                <w:rFonts w:cs="CordiaUPC"/>
              </w:rPr>
              <w:t>Create</w:t>
            </w:r>
          </w:p>
        </w:tc>
        <w:tc>
          <w:tcPr>
            <w:tcW w:w="911" w:type="pct"/>
          </w:tcPr>
          <w:p w:rsidR="004361B4" w:rsidP="004361B4" w:rsidRDefault="004361B4" w14:paraId="4DC24A0E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Button</w:t>
            </w:r>
          </w:p>
        </w:tc>
        <w:tc>
          <w:tcPr>
            <w:tcW w:w="3242" w:type="pct"/>
          </w:tcPr>
          <w:p w:rsidRPr="00B86ABB" w:rsidR="004361B4" w:rsidP="004361B4" w:rsidRDefault="004361B4" w14:paraId="319FCD6F" w14:textId="77777777">
            <w:pPr>
              <w:spacing w:after="0" w:line="259" w:lineRule="auto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>เมื่อกดปุ่ม</w:t>
            </w:r>
          </w:p>
          <w:p w:rsidR="004361B4" w:rsidP="004361B4" w:rsidRDefault="004361B4" w14:paraId="5A98E6B3" w14:textId="77777777">
            <w:pPr>
              <w:pStyle w:val="ListParagraph"/>
              <w:numPr>
                <w:ilvl w:val="0"/>
                <w:numId w:val="5"/>
              </w:numPr>
              <w:spacing w:after="0" w:line="259" w:lineRule="auto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Generate </w:t>
            </w:r>
            <w:r>
              <w:rPr>
                <w:rFonts w:hint="cs" w:cs="Angsana New"/>
                <w:cs/>
              </w:rPr>
              <w:t xml:space="preserve">ข้อมูลไว้ที่ </w:t>
            </w:r>
            <w:r>
              <w:rPr>
                <w:rFonts w:cs="CordiaUPC"/>
              </w:rPr>
              <w:t>tech</w:t>
            </w:r>
            <w:r w:rsidRPr="00870089">
              <w:rPr>
                <w:rFonts w:cs="CordiaUPC"/>
              </w:rPr>
              <w:t>GenerateName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โดยใช้ </w:t>
            </w:r>
            <w:r>
              <w:rPr>
                <w:rFonts w:cs="CordiaUPC"/>
              </w:rPr>
              <w:t xml:space="preserve">Logic </w:t>
            </w:r>
            <w:r>
              <w:rPr>
                <w:rFonts w:hint="cs" w:cs="Angsana New"/>
                <w:cs/>
              </w:rPr>
              <w:t xml:space="preserve">เดียวกันกับปุ่ม </w:t>
            </w:r>
            <w:r>
              <w:rPr>
                <w:rFonts w:cs="CordiaUPC"/>
              </w:rPr>
              <w:t>Generate Name</w:t>
            </w:r>
          </w:p>
          <w:p w:rsidR="004361B4" w:rsidP="004361B4" w:rsidRDefault="004361B4" w14:paraId="36D756E4" w14:textId="77777777">
            <w:pPr>
              <w:pStyle w:val="ListParagraph"/>
              <w:numPr>
                <w:ilvl w:val="0"/>
                <w:numId w:val="5"/>
              </w:numPr>
              <w:spacing w:after="0" w:line="259" w:lineRule="auto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Validate </w:t>
            </w:r>
            <w:r>
              <w:rPr>
                <w:rFonts w:hint="cs" w:cs="Angsana New"/>
                <w:cs/>
              </w:rPr>
              <w:t>ข้อมูลในหน้าจอ</w:t>
            </w:r>
          </w:p>
          <w:p w:rsidR="004361B4" w:rsidP="004361B4" w:rsidRDefault="004361B4" w14:paraId="7E2D37F3" w14:textId="422A3909">
            <w:pPr>
              <w:pStyle w:val="ListParagraph"/>
              <w:numPr>
                <w:ilvl w:val="0"/>
                <w:numId w:val="5"/>
              </w:numPr>
              <w:spacing w:after="0" w:line="259" w:lineRule="auto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Insert </w:t>
            </w:r>
            <w:r>
              <w:rPr>
                <w:rFonts w:hint="cs" w:cs="Angsana New"/>
                <w:cs/>
              </w:rPr>
              <w:t xml:space="preserve">ข้อมูลลง </w:t>
            </w:r>
            <w:r>
              <w:rPr>
                <w:rFonts w:cs="CordiaUPC"/>
              </w:rPr>
              <w:t xml:space="preserve">DB </w:t>
            </w:r>
            <w:r>
              <w:rPr>
                <w:rFonts w:hint="cs" w:cs="Angsana New"/>
                <w:cs/>
              </w:rPr>
              <w:t xml:space="preserve">ที่ </w:t>
            </w:r>
            <w:r>
              <w:rPr>
                <w:rFonts w:cs="CordiaUPC"/>
              </w:rPr>
              <w:t>MASS</w:t>
            </w:r>
            <w:r w:rsidRPr="008979A8">
              <w:rPr>
                <w:rFonts w:cs="CordiaUPC"/>
              </w:rPr>
              <w:t>_</w:t>
            </w:r>
            <w:r>
              <w:rPr>
                <w:rFonts w:cs="CordiaUPC"/>
              </w:rPr>
              <w:t>BUSINESS_MMS</w:t>
            </w:r>
            <w:r w:rsidRPr="008979A8">
              <w:rPr>
                <w:rFonts w:cs="CordiaUPC"/>
              </w:rPr>
              <w:t>_FREE_RESOURCE</w:t>
            </w:r>
          </w:p>
          <w:p w:rsidR="004361B4" w:rsidP="004361B4" w:rsidRDefault="004361B4" w14:paraId="27C85E4A" w14:textId="30BC8F35">
            <w:pPr>
              <w:pStyle w:val="ListParagraph"/>
              <w:numPr>
                <w:ilvl w:val="0"/>
                <w:numId w:val="5"/>
              </w:numPr>
              <w:spacing w:after="0" w:line="259" w:lineRule="auto"/>
              <w:rPr>
                <w:rFonts w:cs="CordiaUPC"/>
              </w:rPr>
            </w:pPr>
            <w:r w:rsidRPr="00B86ABB">
              <w:rPr>
                <w:rFonts w:hint="cs" w:cs="Angsana New"/>
                <w:cs/>
              </w:rPr>
              <w:t>ให้ทำการเคลียร์ค่า</w:t>
            </w:r>
            <w:r w:rsidRPr="00B86ABB">
              <w:rPr>
                <w:rFonts w:cs="Angsana New"/>
                <w:cs/>
              </w:rPr>
              <w:t xml:space="preserve"> </w:t>
            </w:r>
            <w:r w:rsidRPr="00B86ABB">
              <w:rPr>
                <w:rFonts w:hint="cs" w:cs="Angsana New"/>
                <w:cs/>
              </w:rPr>
              <w:t xml:space="preserve">และ </w:t>
            </w:r>
            <w:r w:rsidRPr="00B86ABB">
              <w:rPr>
                <w:rFonts w:cs="CordiaUPC"/>
              </w:rPr>
              <w:t xml:space="preserve">Invisible </w:t>
            </w:r>
            <w:r>
              <w:t>New MMS Free Resource Pattern</w:t>
            </w:r>
            <w:r w:rsidRPr="00B86ABB">
              <w:rPr>
                <w:rFonts w:cs="CordiaUPC"/>
              </w:rPr>
              <w:t xml:space="preserve"> Section</w:t>
            </w:r>
          </w:p>
          <w:p w:rsidRPr="00B86ABB" w:rsidR="004361B4" w:rsidP="004361B4" w:rsidRDefault="004361B4" w14:paraId="4CD5FDD8" w14:textId="6BEE4BB3">
            <w:pPr>
              <w:pStyle w:val="ListParagraph"/>
              <w:numPr>
                <w:ilvl w:val="0"/>
                <w:numId w:val="5"/>
              </w:numPr>
              <w:spacing w:after="0" w:line="259" w:lineRule="auto"/>
              <w:rPr>
                <w:rFonts w:cs="CordiaUPC"/>
              </w:rPr>
            </w:pPr>
            <w:r w:rsidRPr="00916C7B">
              <w:rPr>
                <w:rFonts w:hint="cs" w:cs="Angsana New"/>
                <w:cs/>
              </w:rPr>
              <w:t xml:space="preserve">ให้ </w:t>
            </w:r>
            <w:r w:rsidRPr="00916C7B">
              <w:rPr>
                <w:rFonts w:cs="CordiaUPC"/>
              </w:rPr>
              <w:t xml:space="preserve">Auto Populated </w:t>
            </w:r>
            <w:r w:rsidRPr="00916C7B">
              <w:rPr>
                <w:rFonts w:hint="cs" w:cs="Angsana New"/>
                <w:cs/>
              </w:rPr>
              <w:t xml:space="preserve">ค่า </w:t>
            </w:r>
            <w:r w:rsidRPr="00916C7B">
              <w:rPr>
                <w:rFonts w:cs="CordiaUPC"/>
              </w:rPr>
              <w:t xml:space="preserve">Free Resource </w:t>
            </w:r>
            <w:r w:rsidRPr="00916C7B">
              <w:rPr>
                <w:rFonts w:hint="cs" w:cs="Angsana New"/>
                <w:cs/>
              </w:rPr>
              <w:t>ที่หน้าจอ</w:t>
            </w:r>
            <w:r w:rsidRPr="00916C7B">
              <w:rPr>
                <w:rFonts w:cs="Angsana New"/>
                <w:cs/>
              </w:rPr>
              <w:t xml:space="preserve"> </w:t>
            </w:r>
            <w:r>
              <w:rPr>
                <w:rFonts w:cs="CordiaUPC"/>
              </w:rPr>
              <w:t>Mass M</w:t>
            </w:r>
            <w:r w:rsidRPr="00916C7B">
              <w:rPr>
                <w:rFonts w:cs="CordiaUPC"/>
              </w:rPr>
              <w:t xml:space="preserve">MS Free Resource </w:t>
            </w:r>
            <w:r w:rsidRPr="00916C7B">
              <w:rPr>
                <w:rFonts w:hint="cs" w:cs="Angsana New"/>
                <w:cs/>
              </w:rPr>
              <w:t>ให้เป็นค่าที่เพิ่งสร้างขึ้นมาใหม่</w:t>
            </w:r>
            <w:r>
              <w:rPr>
                <w:rFonts w:cs="Angsana New"/>
                <w:cs/>
              </w:rPr>
              <w:t xml:space="preserve"> </w:t>
            </w:r>
            <w:r w:rsidRPr="00212956">
              <w:rPr>
                <w:rFonts w:cs="Angsana New"/>
                <w:cs/>
              </w:rPr>
              <w:t xml:space="preserve">ถ้าเงื่อนไขตรงกับที่มีอยู่ใน </w:t>
            </w:r>
            <w:r w:rsidRPr="00212956">
              <w:rPr>
                <w:rFonts w:cs="CordiaUPC"/>
              </w:rPr>
              <w:t>List</w:t>
            </w:r>
          </w:p>
        </w:tc>
      </w:tr>
      <w:tr w:rsidRPr="008979A8" w:rsidR="004361B4" w:rsidTr="00D42CF4" w14:paraId="3E5E1556" w14:textId="77777777">
        <w:tc>
          <w:tcPr>
            <w:tcW w:w="847" w:type="pct"/>
          </w:tcPr>
          <w:p w:rsidR="004361B4" w:rsidP="004361B4" w:rsidRDefault="004361B4" w14:paraId="4668A56D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ปุ่ม </w:t>
            </w:r>
            <w:r>
              <w:rPr>
                <w:rFonts w:cs="CordiaUPC"/>
              </w:rPr>
              <w:t>Cancel</w:t>
            </w:r>
          </w:p>
        </w:tc>
        <w:tc>
          <w:tcPr>
            <w:tcW w:w="911" w:type="pct"/>
          </w:tcPr>
          <w:p w:rsidR="004361B4" w:rsidP="004361B4" w:rsidRDefault="004361B4" w14:paraId="379F31E5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Button</w:t>
            </w:r>
          </w:p>
        </w:tc>
        <w:tc>
          <w:tcPr>
            <w:tcW w:w="3242" w:type="pct"/>
          </w:tcPr>
          <w:p w:rsidR="004361B4" w:rsidP="004361B4" w:rsidRDefault="004361B4" w14:paraId="7149FC39" w14:textId="00B38611">
            <w:pPr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>เมื่อกดปุ่มให้ทำการเคลียร์ค่า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และ </w:t>
            </w:r>
            <w:r>
              <w:rPr>
                <w:rFonts w:cs="CordiaUPC"/>
              </w:rPr>
              <w:t>Invisible Mass MMS Free Resource On Shelf Section</w:t>
            </w:r>
          </w:p>
        </w:tc>
      </w:tr>
    </w:tbl>
    <w:p w:rsidR="006A3D82" w:rsidP="00BB3F68" w:rsidRDefault="006A3D82" w14:paraId="3A655D2F" w14:textId="77777777">
      <w:pPr>
        <w:pStyle w:val="Heading3"/>
        <w:numPr>
          <w:ilvl w:val="0"/>
          <w:numId w:val="64"/>
        </w:numPr>
        <w:rPr>
          <w:rFonts w:ascii="CordiaUPC" w:hAnsi="CordiaUPC" w:cs="CordiaUPC"/>
          <w:sz w:val="32"/>
          <w:szCs w:val="32"/>
        </w:rPr>
      </w:pPr>
      <w:r w:rsidRPr="008979A8">
        <w:rPr>
          <w:rFonts w:ascii="CordiaUPC" w:hAnsi="CordiaUPC" w:cs="CordiaUPC"/>
          <w:sz w:val="32"/>
          <w:szCs w:val="32"/>
        </w:rPr>
        <w:t>Script Validation</w:t>
      </w:r>
    </w:p>
    <w:tbl>
      <w:tblPr>
        <w:tblW w:w="4938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385"/>
        <w:gridCol w:w="2896"/>
        <w:gridCol w:w="3314"/>
        <w:gridCol w:w="1309"/>
      </w:tblGrid>
      <w:tr w:rsidRPr="008979A8" w:rsidR="006A3D82" w:rsidTr="00D42CF4" w14:paraId="40C65792" w14:textId="77777777">
        <w:trPr>
          <w:cantSplit/>
          <w:tblHeader/>
        </w:trPr>
        <w:tc>
          <w:tcPr>
            <w:tcW w:w="778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6A3D82" w:rsidP="00D42CF4" w:rsidRDefault="006A3D82" w14:paraId="5DB49EDA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Error Code</w:t>
            </w:r>
          </w:p>
        </w:tc>
        <w:tc>
          <w:tcPr>
            <w:tcW w:w="1626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6A3D82" w:rsidP="00D42CF4" w:rsidRDefault="006A3D82" w14:paraId="753EF5AC" w14:textId="77777777">
            <w:pPr>
              <w:rPr>
                <w:rFonts w:cs="CordiaUPC"/>
                <w:b/>
                <w:bCs/>
              </w:rPr>
            </w:pPr>
            <w:r>
              <w:rPr>
                <w:rFonts w:cs="CordiaUPC"/>
                <w:b/>
                <w:bCs/>
              </w:rPr>
              <w:t xml:space="preserve">Error Message </w:t>
            </w:r>
          </w:p>
        </w:tc>
        <w:tc>
          <w:tcPr>
            <w:tcW w:w="1861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6A3D82" w:rsidP="00D42CF4" w:rsidRDefault="006A3D82" w14:paraId="0B63B795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Logic</w:t>
            </w:r>
          </w:p>
        </w:tc>
        <w:tc>
          <w:tcPr>
            <w:tcW w:w="735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6A3D82" w:rsidP="00D42CF4" w:rsidRDefault="006A3D82" w14:paraId="0B86786B" w14:textId="77777777">
            <w:pPr>
              <w:rPr>
                <w:rFonts w:cs="CordiaUPC"/>
                <w:b/>
                <w:bCs/>
              </w:rPr>
            </w:pPr>
            <w:r>
              <w:rPr>
                <w:rFonts w:cs="CordiaUPC"/>
                <w:b/>
                <w:bCs/>
              </w:rPr>
              <w:t>Submit Call</w:t>
            </w:r>
          </w:p>
        </w:tc>
      </w:tr>
      <w:tr w:rsidR="006A3D82" w:rsidTr="00D42CF4" w14:paraId="1194A461" w14:textId="77777777">
        <w:tc>
          <w:tcPr>
            <w:tcW w:w="778" w:type="pct"/>
          </w:tcPr>
          <w:p w:rsidRPr="00792590" w:rsidR="006A3D82" w:rsidP="00D42CF4" w:rsidRDefault="006A3D82" w14:paraId="141A4672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>
              <w:rPr>
                <w:rFonts w:ascii="CordiaUPC" w:hAnsi="CordiaUPC" w:cs="CordiaUPC"/>
                <w:sz w:val="28"/>
                <w:szCs w:val="28"/>
              </w:rPr>
              <w:t>0000</w:t>
            </w:r>
            <w:r>
              <w:rPr>
                <w:rFonts w:hint="cs" w:ascii="CordiaUPC" w:hAnsi="CordiaUPC" w:cs="CordiaUPC"/>
                <w:sz w:val="28"/>
                <w:szCs w:val="28"/>
                <w:cs/>
                <w:lang w:bidi="th-TH"/>
              </w:rPr>
              <w:t>3</w:t>
            </w:r>
          </w:p>
        </w:tc>
        <w:tc>
          <w:tcPr>
            <w:tcW w:w="1626" w:type="pct"/>
          </w:tcPr>
          <w:p w:rsidRPr="00E02D8D" w:rsidR="006A3D82" w:rsidP="00D42CF4" w:rsidRDefault="006A3D82" w14:paraId="4F0D450D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Free Resource Pattern Name </w:t>
            </w:r>
            <w:r w:rsidRPr="00302CE5">
              <w:rPr>
                <w:rFonts w:cs="CordiaUPC"/>
              </w:rPr>
              <w:t xml:space="preserve"> must be unique</w:t>
            </w:r>
            <w:r w:rsidRPr="00302CE5"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Pr="00792590" w:rsidR="006A3D82" w:rsidP="00D42CF4" w:rsidRDefault="006A3D82" w14:paraId="4B1EE20F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Free Resource Name </w:t>
            </w:r>
            <w:r>
              <w:rPr>
                <w:rFonts w:hint="cs" w:cs="Angsana New"/>
                <w:cs/>
              </w:rPr>
              <w:t xml:space="preserve">ซ้ำกับที่มีอยู่แล้วใน </w:t>
            </w:r>
            <w:r>
              <w:rPr>
                <w:rFonts w:cs="CordiaUPC"/>
              </w:rPr>
              <w:t>Database</w:t>
            </w:r>
          </w:p>
        </w:tc>
        <w:tc>
          <w:tcPr>
            <w:tcW w:w="735" w:type="pct"/>
          </w:tcPr>
          <w:p w:rsidR="006A3D82" w:rsidP="00D42CF4" w:rsidRDefault="006A3D82" w14:paraId="7AD32739" w14:textId="77777777">
            <w:pPr>
              <w:rPr>
                <w:rFonts w:cs="CordiaUPC"/>
                <w:szCs w:val="36"/>
              </w:rPr>
            </w:pPr>
          </w:p>
        </w:tc>
      </w:tr>
      <w:tr w:rsidR="006A3D82" w:rsidTr="00D42CF4" w14:paraId="002528FA" w14:textId="77777777">
        <w:tc>
          <w:tcPr>
            <w:tcW w:w="778" w:type="pct"/>
          </w:tcPr>
          <w:p w:rsidR="006A3D82" w:rsidP="00D42CF4" w:rsidRDefault="006A3D82" w14:paraId="0E72DBA8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0001</w:t>
            </w:r>
            <w:r>
              <w:rPr>
                <w:rFonts w:hint="cs" w:ascii="CordiaUPC" w:hAnsi="CordiaUPC" w:cs="CordiaUPC"/>
                <w:sz w:val="28"/>
                <w:szCs w:val="28"/>
                <w:cs/>
                <w:lang w:bidi="th-TH"/>
              </w:rPr>
              <w:t>8</w:t>
            </w:r>
          </w:p>
        </w:tc>
        <w:tc>
          <w:tcPr>
            <w:tcW w:w="1626" w:type="pct"/>
          </w:tcPr>
          <w:p w:rsidRPr="00E02D8D" w:rsidR="006A3D82" w:rsidP="00D42CF4" w:rsidRDefault="006A3D82" w14:paraId="67617B45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Free Resource Pattern is duplicate with {Free Resource Name </w:t>
            </w:r>
            <w:r w:rsidRPr="00302CE5"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>ที่ซ้ำ</w:t>
            </w:r>
            <w:r>
              <w:rPr>
                <w:rFonts w:cs="CordiaUPC"/>
              </w:rPr>
              <w:t>}</w:t>
            </w:r>
          </w:p>
        </w:tc>
        <w:tc>
          <w:tcPr>
            <w:tcW w:w="1861" w:type="pct"/>
          </w:tcPr>
          <w:p w:rsidR="006A3D82" w:rsidP="00D42CF4" w:rsidRDefault="006A3D82" w14:paraId="21C2EB99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</w:rPr>
              <w:t>Tech Generate Name</w:t>
            </w:r>
            <w:r>
              <w:rPr>
                <w:rFonts w:hint="cs" w:cs="Angsana New"/>
                <w:cs/>
              </w:rPr>
              <w:t xml:space="preserve"> ซ้ำกับที่มีอยู่แล้วใน </w:t>
            </w:r>
            <w:r>
              <w:rPr>
                <w:rFonts w:cs="CordiaUPC"/>
              </w:rPr>
              <w:t>Database</w:t>
            </w:r>
          </w:p>
        </w:tc>
        <w:tc>
          <w:tcPr>
            <w:tcW w:w="735" w:type="pct"/>
          </w:tcPr>
          <w:p w:rsidR="006A3D82" w:rsidP="00D42CF4" w:rsidRDefault="006A3D82" w14:paraId="4DD504C7" w14:textId="77777777">
            <w:pPr>
              <w:rPr>
                <w:rFonts w:cs="CordiaUPC"/>
                <w:szCs w:val="36"/>
              </w:rPr>
            </w:pPr>
          </w:p>
        </w:tc>
      </w:tr>
      <w:tr w:rsidR="006A3D82" w:rsidTr="00D42CF4" w14:paraId="5061EE86" w14:textId="77777777">
        <w:tc>
          <w:tcPr>
            <w:tcW w:w="778" w:type="pct"/>
          </w:tcPr>
          <w:p w:rsidRPr="002259C2" w:rsidR="006A3D82" w:rsidP="00D42CF4" w:rsidRDefault="006A3D82" w14:paraId="2CA1BAC4" w14:textId="77777777">
            <w:r>
              <w:t>00001</w:t>
            </w:r>
          </w:p>
        </w:tc>
        <w:tc>
          <w:tcPr>
            <w:tcW w:w="1626" w:type="pct"/>
          </w:tcPr>
          <w:p w:rsidR="006A3D82" w:rsidP="00D42CF4" w:rsidRDefault="006A3D82" w14:paraId="5386B0AB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Free Resource Pattern Name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Pr="008979A8" w:rsidR="006A3D82" w:rsidP="00D42CF4" w:rsidRDefault="006A3D82" w14:paraId="71347293" w14:textId="77777777">
            <w:pPr>
              <w:rPr>
                <w:rFonts w:cs="CordiaUPC"/>
                <w:cs/>
              </w:rPr>
            </w:pPr>
            <w:r>
              <w:rPr>
                <w:rFonts w:cs="CordiaUPC"/>
              </w:rPr>
              <w:t xml:space="preserve">Free Resource Name </w:t>
            </w:r>
            <w:r>
              <w:rPr>
                <w:rFonts w:hint="cs" w:cs="Angsana New"/>
                <w:cs/>
              </w:rPr>
              <w:t xml:space="preserve">จะต้องเป็น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="006A3D82" w:rsidP="00D42CF4" w:rsidRDefault="006A3D82" w14:paraId="041C652C" w14:textId="77777777">
            <w:pPr>
              <w:rPr>
                <w:rFonts w:cs="CordiaUPC"/>
                <w:szCs w:val="36"/>
              </w:rPr>
            </w:pPr>
          </w:p>
        </w:tc>
      </w:tr>
      <w:tr w:rsidR="006A3D82" w:rsidTr="00D42CF4" w14:paraId="467EA963" w14:textId="77777777">
        <w:tc>
          <w:tcPr>
            <w:tcW w:w="778" w:type="pct"/>
          </w:tcPr>
          <w:p w:rsidR="006A3D82" w:rsidP="00D42CF4" w:rsidRDefault="006A3D82" w14:paraId="58086498" w14:textId="77777777">
            <w:r>
              <w:rPr>
                <w:rFonts w:cs="CordiaUPC"/>
              </w:rPr>
              <w:t>00025</w:t>
            </w:r>
          </w:p>
        </w:tc>
        <w:tc>
          <w:tcPr>
            <w:tcW w:w="1626" w:type="pct"/>
          </w:tcPr>
          <w:p w:rsidR="006A3D82" w:rsidP="00D42CF4" w:rsidRDefault="006A3D82" w14:paraId="5507F3DC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Free Resource Pattern Name </w:t>
            </w:r>
            <w:r>
              <w:t>can</w:t>
            </w:r>
            <w:r w:rsidRPr="00755E0A">
              <w:t>not</w:t>
            </w:r>
            <w:r>
              <w:t xml:space="preserve"> contain</w:t>
            </w:r>
            <w:r w:rsidRPr="00755E0A">
              <w:t xml:space="preserve"> Special Characters</w:t>
            </w:r>
            <w:r>
              <w:rPr>
                <w:rFonts w:cs="Angsana New"/>
                <w:cs/>
              </w:rPr>
              <w:t xml:space="preserve"> (“</w:t>
            </w:r>
            <w:r>
              <w:t>|</w:t>
            </w:r>
            <w:r>
              <w:rPr>
                <w:rFonts w:cs="Angsana New"/>
                <w:cs/>
              </w:rPr>
              <w:t>” (</w:t>
            </w:r>
            <w:r>
              <w:t>Pipe</w:t>
            </w:r>
            <w:r>
              <w:rPr>
                <w:rFonts w:cs="Angsana New"/>
                <w:cs/>
              </w:rPr>
              <w:t xml:space="preserve">) </w:t>
            </w:r>
            <w:r>
              <w:t>and Double Space and Start or End with</w:t>
            </w:r>
            <w:r>
              <w:rPr>
                <w:rFonts w:hint="cs"/>
                <w:cs/>
              </w:rPr>
              <w:t xml:space="preserve"> </w:t>
            </w:r>
            <w:r>
              <w:t>Space</w:t>
            </w:r>
            <w:r>
              <w:rPr>
                <w:rFonts w:cs="Angsana New"/>
                <w:cs/>
              </w:rPr>
              <w:t>)</w:t>
            </w:r>
            <w:r w:rsidRPr="00755E0A"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6A3D82" w:rsidP="00D42CF4" w:rsidRDefault="006A3D82" w14:paraId="2D231431" w14:textId="77777777">
            <w:r>
              <w:t xml:space="preserve">PO Name </w:t>
            </w:r>
            <w:r>
              <w:rPr>
                <w:rFonts w:hint="cs"/>
                <w:cs/>
              </w:rPr>
              <w:t>ห้ามมีอักขระพิเศษ</w:t>
            </w:r>
          </w:p>
          <w:p w:rsidR="006A3D82" w:rsidP="00D42CF4" w:rsidRDefault="006A3D82" w14:paraId="35CA6A67" w14:textId="77777777">
            <w:pPr>
              <w:spacing w:after="0"/>
            </w:pPr>
            <w:r>
              <w:t xml:space="preserve">List of Special Character </w:t>
            </w:r>
            <w:r>
              <w:rPr>
                <w:rFonts w:cs="Angsana New"/>
                <w:cs/>
              </w:rPr>
              <w:t>:</w:t>
            </w:r>
          </w:p>
          <w:p w:rsidR="006A3D82" w:rsidP="00D42CF4" w:rsidRDefault="006A3D82" w14:paraId="3160B9A6" w14:textId="77777777">
            <w:pPr>
              <w:rPr>
                <w:rFonts w:cs="CordiaUPC"/>
              </w:rPr>
            </w:pPr>
            <w:r w:rsidRPr="001624DE">
              <w:t>|</w:t>
            </w:r>
            <w:r>
              <w:rPr>
                <w:rFonts w:cs="Angsana New"/>
                <w:cs/>
              </w:rPr>
              <w:t xml:space="preserve"> (</w:t>
            </w:r>
            <w:r>
              <w:t>Pipe</w:t>
            </w:r>
            <w:r>
              <w:rPr>
                <w:rFonts w:cs="Angsana New"/>
                <w:cs/>
              </w:rPr>
              <w:t xml:space="preserve">)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Double Space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Space </w:t>
            </w:r>
            <w:r>
              <w:rPr>
                <w:rFonts w:hint="cs"/>
                <w:cs/>
              </w:rPr>
              <w:t>หน้าและหลัง</w:t>
            </w:r>
          </w:p>
        </w:tc>
        <w:tc>
          <w:tcPr>
            <w:tcW w:w="735" w:type="pct"/>
          </w:tcPr>
          <w:p w:rsidR="006A3D82" w:rsidP="00D42CF4" w:rsidRDefault="006A3D82" w14:paraId="66BEF30A" w14:textId="77777777">
            <w:pPr>
              <w:rPr>
                <w:rFonts w:cs="CordiaUPC"/>
                <w:szCs w:val="36"/>
              </w:rPr>
            </w:pPr>
          </w:p>
        </w:tc>
      </w:tr>
      <w:tr w:rsidR="006A3D82" w:rsidTr="00D42CF4" w14:paraId="11367AE5" w14:textId="77777777">
        <w:tc>
          <w:tcPr>
            <w:tcW w:w="778" w:type="pct"/>
          </w:tcPr>
          <w:p w:rsidRPr="000E5AB7" w:rsidR="006A3D82" w:rsidP="00D42CF4" w:rsidRDefault="006A3D82" w14:paraId="0435243E" w14:textId="77777777">
            <w:pPr>
              <w:rPr>
                <w:rFonts w:cs="CordiaUPC"/>
              </w:rPr>
            </w:pPr>
            <w:r w:rsidRPr="00082CD9">
              <w:t>00001</w:t>
            </w:r>
          </w:p>
        </w:tc>
        <w:tc>
          <w:tcPr>
            <w:tcW w:w="1626" w:type="pct"/>
          </w:tcPr>
          <w:p w:rsidR="006A3D82" w:rsidP="00D42CF4" w:rsidRDefault="006A3D82" w14:paraId="05BC19DF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Allocate is required</w:t>
            </w:r>
          </w:p>
        </w:tc>
        <w:tc>
          <w:tcPr>
            <w:tcW w:w="1861" w:type="pct"/>
          </w:tcPr>
          <w:p w:rsidR="006A3D82" w:rsidP="00D42CF4" w:rsidRDefault="006A3D82" w14:paraId="1C392E18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Allocate </w:t>
            </w:r>
            <w:r>
              <w:rPr>
                <w:rFonts w:hint="cs" w:cs="Angsana New"/>
                <w:cs/>
              </w:rPr>
              <w:t xml:space="preserve">จะต้องเป็น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="006A3D82" w:rsidP="00D42CF4" w:rsidRDefault="006A3D82" w14:paraId="58AA1D64" w14:textId="77777777">
            <w:pPr>
              <w:rPr>
                <w:rFonts w:cs="CordiaUPC"/>
                <w:szCs w:val="36"/>
              </w:rPr>
            </w:pPr>
          </w:p>
        </w:tc>
      </w:tr>
      <w:tr w:rsidR="006A3D82" w:rsidTr="00D42CF4" w14:paraId="66E2C116" w14:textId="77777777">
        <w:tc>
          <w:tcPr>
            <w:tcW w:w="778" w:type="pct"/>
          </w:tcPr>
          <w:p w:rsidRPr="000E5AB7" w:rsidR="006A3D82" w:rsidP="00D42CF4" w:rsidRDefault="006A3D82" w14:paraId="72155671" w14:textId="77777777">
            <w:pPr>
              <w:rPr>
                <w:rFonts w:cs="CordiaUPC"/>
              </w:rPr>
            </w:pPr>
            <w:r w:rsidRPr="00082CD9">
              <w:t>00001</w:t>
            </w:r>
          </w:p>
        </w:tc>
        <w:tc>
          <w:tcPr>
            <w:tcW w:w="1626" w:type="pct"/>
          </w:tcPr>
          <w:p w:rsidR="006A3D82" w:rsidP="00D42CF4" w:rsidRDefault="006A3D82" w14:paraId="37A2102F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Free Message is required</w:t>
            </w:r>
          </w:p>
        </w:tc>
        <w:tc>
          <w:tcPr>
            <w:tcW w:w="1861" w:type="pct"/>
          </w:tcPr>
          <w:p w:rsidR="006A3D82" w:rsidP="00D42CF4" w:rsidRDefault="006A3D82" w14:paraId="5F539A89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Free Message </w:t>
            </w:r>
            <w:r>
              <w:rPr>
                <w:rFonts w:hint="cs" w:cs="Angsana New"/>
                <w:cs/>
              </w:rPr>
              <w:t xml:space="preserve">จะต้องเป็น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="006A3D82" w:rsidP="00D42CF4" w:rsidRDefault="006A3D82" w14:paraId="255C7434" w14:textId="77777777">
            <w:pPr>
              <w:rPr>
                <w:rFonts w:cs="CordiaUPC"/>
                <w:szCs w:val="36"/>
              </w:rPr>
            </w:pPr>
          </w:p>
        </w:tc>
      </w:tr>
      <w:tr w:rsidR="006A3D82" w:rsidTr="00D42CF4" w14:paraId="3A1475BF" w14:textId="77777777">
        <w:tc>
          <w:tcPr>
            <w:tcW w:w="778" w:type="pct"/>
          </w:tcPr>
          <w:p w:rsidRPr="003E0874" w:rsidR="006A3D82" w:rsidP="00D42CF4" w:rsidRDefault="006A3D82" w14:paraId="24164CCC" w14:textId="77777777">
            <w:r w:rsidRPr="002A323A">
              <w:rPr>
                <w:rFonts w:cs="CordiaUPC"/>
              </w:rPr>
              <w:t>00023</w:t>
            </w:r>
          </w:p>
        </w:tc>
        <w:tc>
          <w:tcPr>
            <w:tcW w:w="1626" w:type="pct"/>
          </w:tcPr>
          <w:p w:rsidR="006A3D82" w:rsidP="00D42CF4" w:rsidRDefault="006A3D82" w14:paraId="068D05DB" w14:textId="6A3C06B9">
            <w:pPr>
              <w:rPr>
                <w:rFonts w:cs="CordiaUPC"/>
              </w:rPr>
            </w:pPr>
            <w:r>
              <w:t>Fr</w:t>
            </w:r>
            <w:r w:rsidRPr="00F53026">
              <w:t>ee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cs="CordiaUPC"/>
              </w:rPr>
              <w:t xml:space="preserve">Message </w:t>
            </w:r>
            <w:r>
              <w:t xml:space="preserve">must be 2 decimal </w:t>
            </w:r>
            <w:r>
              <w:rPr>
                <w:rFonts w:cs="Angsana New"/>
                <w:cs/>
              </w:rPr>
              <w:t>(</w:t>
            </w:r>
            <w:r>
              <w:t>Min 0</w:t>
            </w:r>
            <w:r w:rsidR="00187E2C">
              <w:rPr>
                <w:rFonts w:cs="Angsana New"/>
                <w:cs/>
              </w:rPr>
              <w:t>.</w:t>
            </w:r>
            <w:r w:rsidR="00187E2C">
              <w:t>01</w:t>
            </w:r>
            <w:r>
              <w:t>, Max 9,999,999,999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1861" w:type="pct"/>
          </w:tcPr>
          <w:p w:rsidR="006A3D82" w:rsidP="00D42CF4" w:rsidRDefault="006A3D82" w14:paraId="6B264A91" w14:textId="50ABCF49">
            <w:pPr>
              <w:rPr>
                <w:rFonts w:cs="CordiaUPC"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>Fr</w:t>
            </w:r>
            <w:r w:rsidRPr="00F53026">
              <w:t>ee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cs="CordiaUPC"/>
              </w:rPr>
              <w:t xml:space="preserve">Message </w:t>
            </w:r>
            <w:r>
              <w:rPr>
                <w:rFonts w:hint="cs"/>
                <w:cs/>
              </w:rPr>
              <w:t xml:space="preserve">มีค่า ดังนั้น </w:t>
            </w:r>
            <w:r>
              <w:t>Fr</w:t>
            </w:r>
            <w:r w:rsidRPr="00F53026">
              <w:t>ee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cs="CordiaUPC"/>
              </w:rPr>
              <w:t xml:space="preserve">Message </w:t>
            </w:r>
            <w:r>
              <w:rPr>
                <w:rFonts w:hint="cs"/>
                <w:cs/>
              </w:rPr>
              <w:t xml:space="preserve">จะต้องเป็นตัวเลขทศนิยม </w:t>
            </w:r>
            <w:r>
              <w:t xml:space="preserve">2 </w:t>
            </w:r>
            <w:r>
              <w:rPr>
                <w:rFonts w:hint="cs"/>
                <w:cs/>
              </w:rPr>
              <w:t xml:space="preserve">ตำแหน่งและมีค่าอยู่ในช่วง </w:t>
            </w:r>
            <w:r>
              <w:t>0</w:t>
            </w:r>
            <w:r w:rsidR="00187E2C">
              <w:rPr>
                <w:rFonts w:cs="Angsana New"/>
                <w:cs/>
              </w:rPr>
              <w:t>.</w:t>
            </w:r>
            <w:r w:rsidR="00187E2C">
              <w:t>01</w:t>
            </w:r>
            <w:r>
              <w:rPr>
                <w:rFonts w:cs="Angsana New"/>
                <w:cs/>
              </w:rPr>
              <w:t xml:space="preserve"> – </w:t>
            </w:r>
            <w:r>
              <w:t>9,999,999,999</w:t>
            </w:r>
          </w:p>
        </w:tc>
        <w:tc>
          <w:tcPr>
            <w:tcW w:w="735" w:type="pct"/>
          </w:tcPr>
          <w:p w:rsidR="006A3D82" w:rsidP="00D42CF4" w:rsidRDefault="006A3D82" w14:paraId="37079CBB" w14:textId="77777777">
            <w:pPr>
              <w:rPr>
                <w:rFonts w:cs="CordiaUPC"/>
                <w:szCs w:val="36"/>
              </w:rPr>
            </w:pPr>
          </w:p>
        </w:tc>
      </w:tr>
      <w:tr w:rsidR="006A3D82" w:rsidTr="00D42CF4" w14:paraId="5A29ECD1" w14:textId="77777777">
        <w:tc>
          <w:tcPr>
            <w:tcW w:w="778" w:type="pct"/>
          </w:tcPr>
          <w:p w:rsidRPr="000E5AB7" w:rsidR="006A3D82" w:rsidP="00D42CF4" w:rsidRDefault="006A3D82" w14:paraId="3DF5E2A0" w14:textId="77777777">
            <w:pPr>
              <w:rPr>
                <w:rFonts w:cs="CordiaUPC"/>
              </w:rPr>
            </w:pPr>
            <w:r w:rsidRPr="003E0874">
              <w:t>00001</w:t>
            </w:r>
          </w:p>
        </w:tc>
        <w:tc>
          <w:tcPr>
            <w:tcW w:w="1626" w:type="pct"/>
          </w:tcPr>
          <w:p w:rsidR="006A3D82" w:rsidP="00D42CF4" w:rsidRDefault="006A3D82" w14:paraId="1D03DD7B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Free Message Unit is required</w:t>
            </w:r>
          </w:p>
        </w:tc>
        <w:tc>
          <w:tcPr>
            <w:tcW w:w="1861" w:type="pct"/>
          </w:tcPr>
          <w:p w:rsidR="006A3D82" w:rsidP="00D42CF4" w:rsidRDefault="006A3D82" w14:paraId="38548ADB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Free Message Unit </w:t>
            </w:r>
            <w:r>
              <w:rPr>
                <w:rFonts w:hint="cs" w:cs="Angsana New"/>
                <w:cs/>
              </w:rPr>
              <w:t xml:space="preserve">จะต้องเป็น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="006A3D82" w:rsidP="00D42CF4" w:rsidRDefault="006A3D82" w14:paraId="1E5FBEDD" w14:textId="77777777">
            <w:pPr>
              <w:rPr>
                <w:rFonts w:cs="CordiaUPC"/>
                <w:szCs w:val="36"/>
              </w:rPr>
            </w:pPr>
          </w:p>
        </w:tc>
      </w:tr>
    </w:tbl>
    <w:p w:rsidRPr="008979A8" w:rsidR="006A3D82" w:rsidP="00BB3F68" w:rsidRDefault="006A3D82" w14:paraId="156EE12D" w14:textId="77777777">
      <w:pPr>
        <w:pStyle w:val="Heading3"/>
        <w:numPr>
          <w:ilvl w:val="0"/>
          <w:numId w:val="64"/>
        </w:numPr>
        <w:spacing w:after="240"/>
        <w:rPr>
          <w:rFonts w:ascii="CordiaUPC" w:hAnsi="CordiaUPC" w:cs="CordiaUPC"/>
          <w:sz w:val="32"/>
          <w:szCs w:val="32"/>
        </w:rPr>
      </w:pPr>
      <w:r w:rsidRPr="008979A8">
        <w:rPr>
          <w:rFonts w:ascii="CordiaUPC" w:hAnsi="CordiaUPC" w:cs="CordiaUPC"/>
          <w:sz w:val="32"/>
          <w:szCs w:val="32"/>
        </w:rPr>
        <w:t>Mapping to DB</w:t>
      </w:r>
    </w:p>
    <w:tbl>
      <w:tblPr>
        <w:tblW w:w="4977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348"/>
        <w:gridCol w:w="2486"/>
        <w:gridCol w:w="4141"/>
      </w:tblGrid>
      <w:tr w:rsidRPr="008979A8" w:rsidR="006A3D82" w:rsidTr="00D42CF4" w14:paraId="3255593E" w14:textId="77777777">
        <w:trPr>
          <w:cantSplit/>
          <w:tblHeader/>
        </w:trPr>
        <w:tc>
          <w:tcPr>
            <w:tcW w:w="1308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6A3D82" w:rsidP="00D42CF4" w:rsidRDefault="006A3D82" w14:paraId="59C12741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Database Table</w:t>
            </w:r>
          </w:p>
        </w:tc>
        <w:tc>
          <w:tcPr>
            <w:tcW w:w="1385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6A3D82" w:rsidP="00D42CF4" w:rsidRDefault="006A3D82" w14:paraId="620BD362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Database Column</w:t>
            </w:r>
          </w:p>
        </w:tc>
        <w:tc>
          <w:tcPr>
            <w:tcW w:w="2307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6A3D82" w:rsidP="00D42CF4" w:rsidRDefault="006A3D82" w14:paraId="7AB95095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Field on Screen</w:t>
            </w:r>
          </w:p>
        </w:tc>
      </w:tr>
      <w:tr w:rsidRPr="008979A8" w:rsidR="006A3D82" w:rsidTr="00D42CF4" w14:paraId="6ED938AE" w14:textId="77777777">
        <w:tc>
          <w:tcPr>
            <w:tcW w:w="1308" w:type="pct"/>
            <w:vMerge w:val="restart"/>
          </w:tcPr>
          <w:p w:rsidRPr="008979A8" w:rsidR="006A3D82" w:rsidP="00D42CF4" w:rsidRDefault="006A3D82" w14:paraId="0F4D75C5" w14:textId="2D48E8AE">
            <w:pPr>
              <w:rPr>
                <w:rFonts w:cs="CordiaUPC"/>
              </w:rPr>
            </w:pPr>
            <w:r>
              <w:rPr>
                <w:rFonts w:cs="CordiaUPC"/>
              </w:rPr>
              <w:t>MASS</w:t>
            </w:r>
            <w:r w:rsidRPr="00F33A0D">
              <w:rPr>
                <w:rFonts w:cs="CordiaUPC"/>
              </w:rPr>
              <w:t>_BUSINESS_</w:t>
            </w:r>
            <w:r w:rsidR="000C5093">
              <w:rPr>
                <w:rFonts w:cs="CordiaUPC"/>
              </w:rPr>
              <w:t>M</w:t>
            </w:r>
            <w:r>
              <w:rPr>
                <w:rFonts w:cs="CordiaUPC"/>
              </w:rPr>
              <w:t>MS</w:t>
            </w:r>
            <w:r w:rsidRPr="00F33A0D">
              <w:rPr>
                <w:rFonts w:cs="CordiaUPC"/>
              </w:rPr>
              <w:t>_FREE_RESOURCE</w:t>
            </w:r>
          </w:p>
        </w:tc>
        <w:tc>
          <w:tcPr>
            <w:tcW w:w="1385" w:type="pct"/>
          </w:tcPr>
          <w:p w:rsidRPr="008979A8" w:rsidR="006A3D82" w:rsidP="00D42CF4" w:rsidRDefault="006A3D82" w14:paraId="29ABBCAB" w14:textId="77777777">
            <w:pPr>
              <w:spacing w:after="0"/>
              <w:rPr>
                <w:rFonts w:cs="CordiaUPC"/>
              </w:rPr>
            </w:pPr>
            <w:r>
              <w:rPr>
                <w:rFonts w:cs="CordiaUPC"/>
              </w:rPr>
              <w:t>ROW_ID</w:t>
            </w:r>
          </w:p>
        </w:tc>
        <w:tc>
          <w:tcPr>
            <w:tcW w:w="2307" w:type="pct"/>
          </w:tcPr>
          <w:p w:rsidRPr="008979A8" w:rsidR="006A3D82" w:rsidP="00D42CF4" w:rsidRDefault="006A3D82" w14:paraId="3C71A524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ให้ระบบ </w:t>
            </w:r>
            <w:r>
              <w:rPr>
                <w:rFonts w:cs="CordiaUPC"/>
              </w:rPr>
              <w:t>Auto Generate</w:t>
            </w:r>
          </w:p>
        </w:tc>
      </w:tr>
      <w:tr w:rsidRPr="008979A8" w:rsidR="006A3D82" w:rsidTr="00D42CF4" w14:paraId="7294D2C3" w14:textId="77777777">
        <w:tc>
          <w:tcPr>
            <w:tcW w:w="1308" w:type="pct"/>
            <w:vMerge/>
          </w:tcPr>
          <w:p w:rsidRPr="008979A8" w:rsidR="006A3D82" w:rsidP="00D42CF4" w:rsidRDefault="006A3D82" w14:paraId="1E606CEA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6A3D82" w:rsidP="00D42CF4" w:rsidRDefault="006A3D82" w14:paraId="743F10AA" w14:textId="77777777">
            <w:pPr>
              <w:spacing w:after="0"/>
              <w:rPr>
                <w:rFonts w:cs="CordiaUPC"/>
              </w:rPr>
            </w:pPr>
            <w:r w:rsidRPr="008979A8">
              <w:rPr>
                <w:rFonts w:cs="CordiaUPC"/>
              </w:rPr>
              <w:t>FREE_RESOURCE_NAME</w:t>
            </w:r>
          </w:p>
        </w:tc>
        <w:tc>
          <w:tcPr>
            <w:tcW w:w="2307" w:type="pct"/>
          </w:tcPr>
          <w:p w:rsidR="006A3D82" w:rsidP="00D42CF4" w:rsidRDefault="006A3D82" w14:paraId="326F4AC9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freeResourceName</w:t>
            </w:r>
          </w:p>
        </w:tc>
      </w:tr>
      <w:tr w:rsidRPr="008979A8" w:rsidR="006A3D82" w:rsidTr="00D42CF4" w14:paraId="0A1B783E" w14:textId="77777777">
        <w:tc>
          <w:tcPr>
            <w:tcW w:w="1308" w:type="pct"/>
            <w:vMerge/>
          </w:tcPr>
          <w:p w:rsidRPr="008979A8" w:rsidR="006A3D82" w:rsidP="00D42CF4" w:rsidRDefault="006A3D82" w14:paraId="5266898F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6A3D82" w:rsidP="00D42CF4" w:rsidRDefault="006A3D82" w14:paraId="42B82391" w14:textId="77777777">
            <w:pPr>
              <w:spacing w:after="0"/>
              <w:rPr>
                <w:rFonts w:cs="CordiaUPC"/>
              </w:rPr>
            </w:pPr>
            <w:r w:rsidRPr="008979A8">
              <w:rPr>
                <w:rFonts w:cs="CordiaUPC"/>
              </w:rPr>
              <w:t>TECH_GENERATE_NAME</w:t>
            </w:r>
          </w:p>
        </w:tc>
        <w:tc>
          <w:tcPr>
            <w:tcW w:w="2307" w:type="pct"/>
          </w:tcPr>
          <w:p w:rsidR="006A3D82" w:rsidP="00D42CF4" w:rsidRDefault="006A3D82" w14:paraId="2D394BBE" w14:textId="77777777">
            <w:pPr>
              <w:rPr>
                <w:rFonts w:cs="CordiaUPC"/>
                <w:cs/>
              </w:rPr>
            </w:pPr>
            <w:r>
              <w:rPr>
                <w:rFonts w:cs="CordiaUPC"/>
              </w:rPr>
              <w:t>techGenerateName</w:t>
            </w:r>
          </w:p>
        </w:tc>
      </w:tr>
      <w:tr w:rsidRPr="008979A8" w:rsidR="006A3D82" w:rsidTr="00D42CF4" w14:paraId="7FC69713" w14:textId="77777777">
        <w:tc>
          <w:tcPr>
            <w:tcW w:w="1308" w:type="pct"/>
            <w:vMerge/>
          </w:tcPr>
          <w:p w:rsidRPr="008979A8" w:rsidR="006A3D82" w:rsidP="00D42CF4" w:rsidRDefault="006A3D82" w14:paraId="5AE0892F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6A3D82" w:rsidP="00D42CF4" w:rsidRDefault="006A3D82" w14:paraId="72FBC5C9" w14:textId="77777777">
            <w:pPr>
              <w:spacing w:after="0"/>
              <w:rPr>
                <w:rFonts w:cs="CordiaUPC"/>
              </w:rPr>
            </w:pPr>
            <w:r w:rsidRPr="008979A8">
              <w:rPr>
                <w:rFonts w:cs="CordiaUPC"/>
              </w:rPr>
              <w:t>FREE_RESOURCE</w:t>
            </w:r>
          </w:p>
        </w:tc>
        <w:tc>
          <w:tcPr>
            <w:tcW w:w="2307" w:type="pct"/>
          </w:tcPr>
          <w:p w:rsidR="006A3D82" w:rsidP="00D42CF4" w:rsidRDefault="006A3D82" w14:paraId="3FDF9792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freeCall</w:t>
            </w:r>
          </w:p>
        </w:tc>
      </w:tr>
      <w:tr w:rsidRPr="008979A8" w:rsidR="006A3D82" w:rsidTr="00D42CF4" w14:paraId="62FC8789" w14:textId="77777777">
        <w:tc>
          <w:tcPr>
            <w:tcW w:w="1308" w:type="pct"/>
            <w:vMerge/>
          </w:tcPr>
          <w:p w:rsidRPr="008979A8" w:rsidR="006A3D82" w:rsidP="00D42CF4" w:rsidRDefault="006A3D82" w14:paraId="009EA858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6A3D82" w:rsidP="00D42CF4" w:rsidRDefault="006A3D82" w14:paraId="61ACF5EF" w14:textId="77777777">
            <w:pPr>
              <w:spacing w:after="0"/>
              <w:rPr>
                <w:rFonts w:cs="CordiaUPC"/>
              </w:rPr>
            </w:pPr>
            <w:r w:rsidRPr="008979A8">
              <w:rPr>
                <w:rFonts w:cs="CordiaUPC"/>
              </w:rPr>
              <w:t>FREE_RESOURCE_UNIT</w:t>
            </w:r>
          </w:p>
        </w:tc>
        <w:tc>
          <w:tcPr>
            <w:tcW w:w="2307" w:type="pct"/>
          </w:tcPr>
          <w:p w:rsidR="006A3D82" w:rsidP="00D42CF4" w:rsidRDefault="006A3D82" w14:paraId="4363B3FB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freeCallUnit</w:t>
            </w:r>
          </w:p>
        </w:tc>
      </w:tr>
      <w:tr w:rsidRPr="008979A8" w:rsidR="006A3D82" w:rsidTr="00D42CF4" w14:paraId="24B67376" w14:textId="77777777">
        <w:tc>
          <w:tcPr>
            <w:tcW w:w="1308" w:type="pct"/>
            <w:vMerge/>
          </w:tcPr>
          <w:p w:rsidRPr="008979A8" w:rsidR="006A3D82" w:rsidP="00D42CF4" w:rsidRDefault="006A3D82" w14:paraId="0CE88D6E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6A3D82" w:rsidP="00D42CF4" w:rsidRDefault="006A3D82" w14:paraId="508675B3" w14:textId="77777777">
            <w:pPr>
              <w:spacing w:after="0"/>
              <w:rPr>
                <w:rFonts w:cs="CordiaUPC"/>
              </w:rPr>
            </w:pPr>
            <w:r w:rsidRPr="008979A8">
              <w:rPr>
                <w:rFonts w:cs="CordiaUPC"/>
              </w:rPr>
              <w:t>STATUS</w:t>
            </w:r>
          </w:p>
        </w:tc>
        <w:tc>
          <w:tcPr>
            <w:tcW w:w="2307" w:type="pct"/>
          </w:tcPr>
          <w:p w:rsidRPr="008979A8" w:rsidR="006A3D82" w:rsidP="00D42CF4" w:rsidRDefault="006A3D82" w14:paraId="515E2B78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Default </w:t>
            </w:r>
            <w:r>
              <w:rPr>
                <w:rFonts w:hint="cs" w:cs="Angsana New"/>
                <w:cs/>
              </w:rPr>
              <w:t xml:space="preserve">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Draft</w:t>
            </w:r>
            <w:r>
              <w:rPr>
                <w:rFonts w:cs="Angsana New"/>
                <w:cs/>
              </w:rPr>
              <w:t>”</w:t>
            </w:r>
          </w:p>
        </w:tc>
      </w:tr>
      <w:tr w:rsidRPr="008979A8" w:rsidR="006A3D82" w:rsidTr="00D42CF4" w14:paraId="7D07DDFB" w14:textId="77777777">
        <w:tc>
          <w:tcPr>
            <w:tcW w:w="1308" w:type="pct"/>
            <w:vMerge/>
          </w:tcPr>
          <w:p w:rsidRPr="008979A8" w:rsidR="006A3D82" w:rsidP="00D42CF4" w:rsidRDefault="006A3D82" w14:paraId="067839AE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6A3D82" w:rsidP="00D42CF4" w:rsidRDefault="006A3D82" w14:paraId="4D498A72" w14:textId="77777777">
            <w:pPr>
              <w:spacing w:after="0"/>
              <w:rPr>
                <w:rFonts w:cs="CordiaUPC"/>
              </w:rPr>
            </w:pPr>
            <w:r>
              <w:rPr>
                <w:color w:val="000000"/>
              </w:rPr>
              <w:t>CREATED_DATETIME</w:t>
            </w:r>
          </w:p>
        </w:tc>
        <w:tc>
          <w:tcPr>
            <w:tcW w:w="2307" w:type="pct"/>
          </w:tcPr>
          <w:p w:rsidR="006A3D82" w:rsidP="00D42CF4" w:rsidRDefault="006A3D82" w14:paraId="19512723" w14:textId="77777777">
            <w:pPr>
              <w:spacing w:after="0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ครั้งแรก</w:t>
            </w:r>
          </w:p>
          <w:p w:rsidR="006A3D82" w:rsidP="00D42CF4" w:rsidRDefault="006A3D82" w14:paraId="59571685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Default Value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CordiaUPC"/>
              </w:rPr>
              <w:t>Current DateTime</w:t>
            </w:r>
          </w:p>
        </w:tc>
      </w:tr>
      <w:tr w:rsidRPr="008979A8" w:rsidR="006A3D82" w:rsidTr="00D42CF4" w14:paraId="194AE449" w14:textId="77777777">
        <w:tc>
          <w:tcPr>
            <w:tcW w:w="1308" w:type="pct"/>
            <w:vMerge/>
          </w:tcPr>
          <w:p w:rsidRPr="008979A8" w:rsidR="006A3D82" w:rsidP="00D42CF4" w:rsidRDefault="006A3D82" w14:paraId="31DBD514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6A3D82" w:rsidP="00D42CF4" w:rsidRDefault="006A3D82" w14:paraId="598A3382" w14:textId="77777777">
            <w:pPr>
              <w:spacing w:after="0"/>
              <w:rPr>
                <w:rFonts w:cs="CordiaUPC"/>
              </w:rPr>
            </w:pPr>
            <w:r w:rsidRPr="005977F8">
              <w:rPr>
                <w:color w:val="000000"/>
              </w:rPr>
              <w:t>CREATED_BY</w:t>
            </w:r>
          </w:p>
        </w:tc>
        <w:tc>
          <w:tcPr>
            <w:tcW w:w="2307" w:type="pct"/>
          </w:tcPr>
          <w:p w:rsidR="006A3D82" w:rsidP="00D42CF4" w:rsidRDefault="006A3D82" w14:paraId="25E6FADD" w14:textId="77777777">
            <w:pPr>
              <w:spacing w:after="0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ครั้งแรก</w:t>
            </w:r>
          </w:p>
          <w:p w:rsidR="006A3D82" w:rsidP="00D42CF4" w:rsidRDefault="006A3D82" w14:paraId="2932B4B2" w14:textId="77777777">
            <w:pPr>
              <w:rPr>
                <w:rFonts w:cs="CordiaUPC"/>
                <w:cs/>
              </w:rPr>
            </w:pPr>
            <w:r>
              <w:rPr>
                <w:rFonts w:cs="CordiaUPC"/>
              </w:rPr>
              <w:t xml:space="preserve">Username </w:t>
            </w:r>
            <w:r>
              <w:rPr>
                <w:rFonts w:hint="cs" w:cs="Angsana New"/>
                <w:cs/>
              </w:rPr>
              <w:t xml:space="preserve">ที่ใช้ </w:t>
            </w:r>
            <w:r>
              <w:rPr>
                <w:rFonts w:cs="CordiaUPC"/>
              </w:rPr>
              <w:t>Login</w:t>
            </w:r>
          </w:p>
        </w:tc>
      </w:tr>
      <w:tr w:rsidRPr="008979A8" w:rsidR="006A3D82" w:rsidTr="00D42CF4" w14:paraId="6D51D563" w14:textId="77777777">
        <w:tc>
          <w:tcPr>
            <w:tcW w:w="1308" w:type="pct"/>
            <w:vMerge/>
          </w:tcPr>
          <w:p w:rsidRPr="008979A8" w:rsidR="006A3D82" w:rsidP="00D42CF4" w:rsidRDefault="006A3D82" w14:paraId="69249344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6A3D82" w:rsidP="00D42CF4" w:rsidRDefault="006A3D82" w14:paraId="3B32943C" w14:textId="77777777">
            <w:pPr>
              <w:spacing w:after="0"/>
              <w:rPr>
                <w:rFonts w:cs="CordiaUPC"/>
              </w:rPr>
            </w:pPr>
            <w:r>
              <w:rPr>
                <w:color w:val="000000"/>
              </w:rPr>
              <w:t>UPDATED_DATETIME</w:t>
            </w:r>
          </w:p>
        </w:tc>
        <w:tc>
          <w:tcPr>
            <w:tcW w:w="2307" w:type="pct"/>
          </w:tcPr>
          <w:p w:rsidR="006A3D82" w:rsidP="00D42CF4" w:rsidRDefault="006A3D82" w14:paraId="1E6D974B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Default Value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CordiaUPC"/>
              </w:rPr>
              <w:t>Current DateTime</w:t>
            </w:r>
          </w:p>
        </w:tc>
      </w:tr>
      <w:tr w:rsidRPr="008979A8" w:rsidR="006A3D82" w:rsidTr="00D42CF4" w14:paraId="3A08E018" w14:textId="77777777">
        <w:tc>
          <w:tcPr>
            <w:tcW w:w="1308" w:type="pct"/>
            <w:vMerge/>
          </w:tcPr>
          <w:p w:rsidRPr="008979A8" w:rsidR="006A3D82" w:rsidP="00D42CF4" w:rsidRDefault="006A3D82" w14:paraId="77741931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6A3D82" w:rsidP="00D42CF4" w:rsidRDefault="006A3D82" w14:paraId="3BF77219" w14:textId="77777777">
            <w:pPr>
              <w:spacing w:after="0"/>
              <w:rPr>
                <w:rFonts w:cs="CordiaUPC"/>
              </w:rPr>
            </w:pPr>
            <w:r w:rsidRPr="005977F8">
              <w:rPr>
                <w:color w:val="000000"/>
              </w:rPr>
              <w:t>UPDATED_BY</w:t>
            </w:r>
          </w:p>
        </w:tc>
        <w:tc>
          <w:tcPr>
            <w:tcW w:w="2307" w:type="pct"/>
          </w:tcPr>
          <w:p w:rsidR="006A3D82" w:rsidP="00D42CF4" w:rsidRDefault="006A3D82" w14:paraId="1EE10851" w14:textId="77777777">
            <w:pPr>
              <w:rPr>
                <w:rFonts w:cs="CordiaUPC"/>
                <w:cs/>
              </w:rPr>
            </w:pPr>
            <w:r>
              <w:rPr>
                <w:rFonts w:cs="CordiaUPC"/>
              </w:rPr>
              <w:t xml:space="preserve">Username </w:t>
            </w:r>
            <w:r>
              <w:rPr>
                <w:rFonts w:hint="cs" w:cs="Angsana New"/>
                <w:cs/>
              </w:rPr>
              <w:t xml:space="preserve">ที่ใช้ </w:t>
            </w:r>
            <w:r>
              <w:rPr>
                <w:rFonts w:cs="CordiaUPC"/>
              </w:rPr>
              <w:t>Login</w:t>
            </w:r>
          </w:p>
        </w:tc>
      </w:tr>
      <w:tr w:rsidRPr="008979A8" w:rsidR="006A3D82" w:rsidTr="00D42CF4" w14:paraId="76FBD640" w14:textId="77777777">
        <w:tc>
          <w:tcPr>
            <w:tcW w:w="1308" w:type="pct"/>
            <w:vMerge/>
          </w:tcPr>
          <w:p w:rsidRPr="008979A8" w:rsidR="006A3D82" w:rsidP="00D42CF4" w:rsidRDefault="006A3D82" w14:paraId="0189DC4D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6A3D82" w:rsidP="00D42CF4" w:rsidRDefault="006A3D82" w14:paraId="20D538D0" w14:textId="77777777">
            <w:pPr>
              <w:spacing w:after="0"/>
              <w:rPr>
                <w:rFonts w:cs="CordiaUPC"/>
              </w:rPr>
            </w:pPr>
            <w:r>
              <w:rPr>
                <w:rFonts w:cs="CordiaUPC"/>
              </w:rPr>
              <w:t>NOTE</w:t>
            </w:r>
          </w:p>
        </w:tc>
        <w:tc>
          <w:tcPr>
            <w:tcW w:w="2307" w:type="pct"/>
          </w:tcPr>
          <w:p w:rsidR="006A3D82" w:rsidP="00D42CF4" w:rsidRDefault="006A3D82" w14:paraId="2EF137F1" w14:textId="77777777">
            <w:pPr>
              <w:rPr>
                <w:rFonts w:cs="CordiaUPC"/>
              </w:rPr>
            </w:pPr>
          </w:p>
        </w:tc>
      </w:tr>
      <w:tr w:rsidRPr="008979A8" w:rsidR="006A3D82" w:rsidTr="00D42CF4" w14:paraId="6D89261D" w14:textId="77777777">
        <w:tc>
          <w:tcPr>
            <w:tcW w:w="1308" w:type="pct"/>
            <w:vMerge w:val="restart"/>
          </w:tcPr>
          <w:p w:rsidRPr="008979A8" w:rsidR="006A3D82" w:rsidP="00D42CF4" w:rsidRDefault="006A3D82" w14:paraId="36575890" w14:textId="5DF1699C">
            <w:pPr>
              <w:rPr>
                <w:rFonts w:cs="CordiaUPC"/>
              </w:rPr>
            </w:pPr>
            <w:r>
              <w:rPr>
                <w:rFonts w:cs="CordiaUPC"/>
              </w:rPr>
              <w:t>MASS_BUSINESS_</w:t>
            </w:r>
            <w:r w:rsidR="000C5093">
              <w:rPr>
                <w:rFonts w:cs="CordiaUPC"/>
              </w:rPr>
              <w:t>M</w:t>
            </w:r>
            <w:r>
              <w:rPr>
                <w:rFonts w:cs="CordiaUPC"/>
              </w:rPr>
              <w:t>MS</w:t>
            </w:r>
            <w:r w:rsidRPr="00F33A0D">
              <w:rPr>
                <w:rFonts w:cs="CordiaUPC"/>
              </w:rPr>
              <w:t>_FREE_RESOURCE</w:t>
            </w:r>
            <w:r>
              <w:rPr>
                <w:rFonts w:cs="CordiaUPC"/>
              </w:rPr>
              <w:t>_ALLOCATE</w:t>
            </w:r>
          </w:p>
        </w:tc>
        <w:tc>
          <w:tcPr>
            <w:tcW w:w="1385" w:type="pct"/>
          </w:tcPr>
          <w:p w:rsidR="006A3D82" w:rsidP="00D42CF4" w:rsidRDefault="006A3D82" w14:paraId="4FED5F8F" w14:textId="77777777">
            <w:pPr>
              <w:spacing w:after="0"/>
              <w:rPr>
                <w:rFonts w:cs="CordiaUPC"/>
              </w:rPr>
            </w:pPr>
            <w:r>
              <w:rPr>
                <w:rFonts w:cs="CordiaUPC"/>
              </w:rPr>
              <w:t>ROW_ID</w:t>
            </w:r>
          </w:p>
        </w:tc>
        <w:tc>
          <w:tcPr>
            <w:tcW w:w="2307" w:type="pct"/>
          </w:tcPr>
          <w:p w:rsidR="006A3D82" w:rsidP="00D42CF4" w:rsidRDefault="006A3D82" w14:paraId="6077C338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ให้ระบบ </w:t>
            </w:r>
            <w:r>
              <w:rPr>
                <w:rFonts w:cs="CordiaUPC"/>
              </w:rPr>
              <w:t>Auto Generate</w:t>
            </w:r>
          </w:p>
        </w:tc>
      </w:tr>
      <w:tr w:rsidRPr="008979A8" w:rsidR="006A3D82" w:rsidTr="00D42CF4" w14:paraId="3422A477" w14:textId="77777777">
        <w:tc>
          <w:tcPr>
            <w:tcW w:w="1308" w:type="pct"/>
            <w:vMerge/>
          </w:tcPr>
          <w:p w:rsidRPr="008979A8" w:rsidR="006A3D82" w:rsidP="00D42CF4" w:rsidRDefault="006A3D82" w14:paraId="41882085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6A3D82" w:rsidP="00D42CF4" w:rsidRDefault="006A3D82" w14:paraId="1E545D12" w14:textId="38B90777">
            <w:pPr>
              <w:spacing w:after="0"/>
              <w:rPr>
                <w:rFonts w:cs="CordiaUPC"/>
              </w:rPr>
            </w:pPr>
            <w:r w:rsidRPr="00F33A0D">
              <w:rPr>
                <w:rFonts w:cs="CordiaUPC"/>
              </w:rPr>
              <w:t>BUSINESS_</w:t>
            </w:r>
            <w:r w:rsidR="000C5093">
              <w:rPr>
                <w:rFonts w:cs="CordiaUPC"/>
              </w:rPr>
              <w:t>M</w:t>
            </w:r>
            <w:r>
              <w:rPr>
                <w:rFonts w:cs="CordiaUPC"/>
              </w:rPr>
              <w:t>MS</w:t>
            </w:r>
            <w:r w:rsidRPr="00F33A0D">
              <w:rPr>
                <w:rFonts w:cs="CordiaUPC"/>
              </w:rPr>
              <w:t>_FREE_RESOURCE</w:t>
            </w:r>
            <w:r>
              <w:rPr>
                <w:rFonts w:cs="CordiaUPC"/>
              </w:rPr>
              <w:t>_ROW_ID</w:t>
            </w:r>
          </w:p>
        </w:tc>
        <w:tc>
          <w:tcPr>
            <w:tcW w:w="2307" w:type="pct"/>
          </w:tcPr>
          <w:p w:rsidR="006A3D82" w:rsidP="00D42CF4" w:rsidRDefault="006A3D82" w14:paraId="25832B58" w14:textId="2C8B6F8A">
            <w:pPr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ให้ใช้ </w:t>
            </w:r>
            <w:r>
              <w:rPr>
                <w:rFonts w:cs="CordiaUPC"/>
              </w:rPr>
              <w:t>MASS</w:t>
            </w:r>
            <w:r w:rsidRPr="00F33A0D">
              <w:rPr>
                <w:rFonts w:cs="CordiaUPC"/>
              </w:rPr>
              <w:t>_BUSINESS_</w:t>
            </w:r>
            <w:r w:rsidR="000C5093">
              <w:rPr>
                <w:rFonts w:cs="CordiaUPC"/>
              </w:rPr>
              <w:t>M</w:t>
            </w:r>
            <w:r>
              <w:rPr>
                <w:rFonts w:cs="CordiaUPC"/>
              </w:rPr>
              <w:t>MS</w:t>
            </w:r>
            <w:r w:rsidRPr="00F33A0D">
              <w:rPr>
                <w:rFonts w:cs="CordiaUPC"/>
              </w:rPr>
              <w:t>_FREE_RESOURCE</w:t>
            </w:r>
            <w:r>
              <w:rPr>
                <w:rFonts w:cs="Angsana New"/>
                <w:cs/>
              </w:rPr>
              <w:t>.</w:t>
            </w:r>
            <w:r>
              <w:rPr>
                <w:rFonts w:cs="CordiaUPC"/>
              </w:rPr>
              <w:t xml:space="preserve">ROW_ID </w:t>
            </w:r>
            <w:r>
              <w:rPr>
                <w:rFonts w:hint="cs" w:cs="Angsana New"/>
                <w:cs/>
              </w:rPr>
              <w:t>เดิม</w:t>
            </w:r>
          </w:p>
        </w:tc>
      </w:tr>
      <w:tr w:rsidRPr="008979A8" w:rsidR="006A3D82" w:rsidTr="00D42CF4" w14:paraId="0B7A9D4C" w14:textId="77777777">
        <w:tc>
          <w:tcPr>
            <w:tcW w:w="1308" w:type="pct"/>
            <w:vMerge/>
          </w:tcPr>
          <w:p w:rsidRPr="008979A8" w:rsidR="006A3D82" w:rsidP="00D42CF4" w:rsidRDefault="006A3D82" w14:paraId="300C2660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6A3D82" w:rsidP="00D42CF4" w:rsidRDefault="006A3D82" w14:paraId="5D28ECBE" w14:textId="34912C6B">
            <w:pPr>
              <w:spacing w:after="0"/>
              <w:rPr>
                <w:rFonts w:cs="CordiaUPC"/>
              </w:rPr>
            </w:pPr>
            <w:r w:rsidRPr="008979A8">
              <w:rPr>
                <w:rFonts w:cs="CordiaUPC"/>
              </w:rPr>
              <w:t>ALLOCATE</w:t>
            </w:r>
            <w:r>
              <w:rPr>
                <w:rFonts w:cs="CordiaUPC"/>
              </w:rPr>
              <w:t>_</w:t>
            </w:r>
            <w:r w:rsidR="000C5093">
              <w:rPr>
                <w:rFonts w:cs="CordiaUPC"/>
              </w:rPr>
              <w:t>M</w:t>
            </w:r>
            <w:r>
              <w:rPr>
                <w:rFonts w:cs="CordiaUPC"/>
              </w:rPr>
              <w:t>MS</w:t>
            </w:r>
          </w:p>
        </w:tc>
        <w:tc>
          <w:tcPr>
            <w:tcW w:w="2307" w:type="pct"/>
          </w:tcPr>
          <w:p w:rsidR="006A3D82" w:rsidP="00D42CF4" w:rsidRDefault="000C5093" w14:paraId="060F13E3" w14:textId="2867BBB4">
            <w:pPr>
              <w:rPr>
                <w:rFonts w:cs="CordiaUPC"/>
              </w:rPr>
            </w:pPr>
            <w:r>
              <w:rPr>
                <w:rFonts w:cs="CordiaUPC"/>
              </w:rPr>
              <w:t>A</w:t>
            </w:r>
            <w:r w:rsidR="006A3D82">
              <w:rPr>
                <w:rFonts w:cs="CordiaUPC"/>
              </w:rPr>
              <w:t>llocate</w:t>
            </w:r>
          </w:p>
        </w:tc>
      </w:tr>
    </w:tbl>
    <w:p w:rsidRPr="001A75AB" w:rsidR="004617A0" w:rsidP="004617A0" w:rsidRDefault="004617A0" w14:paraId="09611B91" w14:textId="1DE1571D">
      <w:pPr>
        <w:pStyle w:val="Heading2"/>
        <w:numPr>
          <w:ilvl w:val="0"/>
          <w:numId w:val="1"/>
        </w:numPr>
        <w:ind w:left="426" w:hanging="426"/>
        <w:rPr>
          <w:rFonts w:ascii="CordiaUPC" w:hAnsi="CordiaUPC" w:cs="CordiaUPC"/>
          <w:sz w:val="36"/>
          <w:szCs w:val="36"/>
        </w:rPr>
      </w:pPr>
      <w:r>
        <w:rPr>
          <w:rFonts w:ascii="CordiaUPC" w:hAnsi="CordiaUPC" w:cs="CordiaUPC"/>
          <w:sz w:val="36"/>
          <w:szCs w:val="36"/>
        </w:rPr>
        <w:t>Mass MMS</w:t>
      </w:r>
      <w:r w:rsidRPr="00F33A0D">
        <w:rPr>
          <w:rFonts w:ascii="CordiaUPC" w:hAnsi="CordiaUPC" w:cs="CordiaUPC"/>
          <w:sz w:val="36"/>
          <w:szCs w:val="36"/>
        </w:rPr>
        <w:t xml:space="preserve"> Rating</w:t>
      </w:r>
    </w:p>
    <w:p w:rsidRPr="00180BBA" w:rsidR="004617A0" w:rsidP="00BB3F68" w:rsidRDefault="004617A0" w14:paraId="6D6B2D7D" w14:textId="77777777">
      <w:pPr>
        <w:pStyle w:val="Heading3"/>
        <w:numPr>
          <w:ilvl w:val="0"/>
          <w:numId w:val="73"/>
        </w:numPr>
        <w:rPr>
          <w:rFonts w:ascii="CordiaUPC" w:hAnsi="CordiaUPC" w:cs="CordiaUPC"/>
          <w:sz w:val="32"/>
          <w:szCs w:val="40"/>
        </w:rPr>
      </w:pPr>
      <w:r w:rsidRPr="00180BBA">
        <w:rPr>
          <w:rFonts w:ascii="CordiaUPC" w:hAnsi="CordiaUPC" w:cs="CordiaUPC"/>
          <w:sz w:val="32"/>
          <w:szCs w:val="40"/>
        </w:rPr>
        <w:t>Field on Screen</w:t>
      </w:r>
    </w:p>
    <w:tbl>
      <w:tblPr>
        <w:tblW w:w="4977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841"/>
        <w:gridCol w:w="1666"/>
        <w:gridCol w:w="5468"/>
      </w:tblGrid>
      <w:tr w:rsidRPr="008979A8" w:rsidR="004617A0" w:rsidTr="00A64494" w14:paraId="7FD2824E" w14:textId="77777777">
        <w:trPr>
          <w:cantSplit/>
          <w:tblHeader/>
        </w:trPr>
        <w:tc>
          <w:tcPr>
            <w:tcW w:w="1026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4617A0" w:rsidP="000A09FE" w:rsidRDefault="004617A0" w14:paraId="43BD0DDE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Field Name</w:t>
            </w:r>
          </w:p>
        </w:tc>
        <w:tc>
          <w:tcPr>
            <w:tcW w:w="928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4617A0" w:rsidP="000A09FE" w:rsidRDefault="004617A0" w14:paraId="46C9E86C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Type</w:t>
            </w:r>
          </w:p>
        </w:tc>
        <w:tc>
          <w:tcPr>
            <w:tcW w:w="3046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4617A0" w:rsidP="000A09FE" w:rsidRDefault="004617A0" w14:paraId="4AE64ADB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Comments</w:t>
            </w:r>
          </w:p>
        </w:tc>
      </w:tr>
      <w:tr w:rsidRPr="008979A8" w:rsidR="00906314" w:rsidTr="00A64494" w14:paraId="0B1340CB" w14:textId="77777777">
        <w:trPr>
          <w:trHeight w:val="111"/>
        </w:trPr>
        <w:tc>
          <w:tcPr>
            <w:tcW w:w="1026" w:type="pct"/>
            <w:shd w:val="clear" w:color="auto" w:fill="C2D69B" w:themeFill="accent3" w:themeFillTint="99"/>
          </w:tcPr>
          <w:p w:rsidR="00906314" w:rsidP="00A64494" w:rsidRDefault="00906314" w14:paraId="10B7EC5D" w14:textId="2CA44F54">
            <w:r>
              <w:t>deductType</w:t>
            </w:r>
          </w:p>
        </w:tc>
        <w:tc>
          <w:tcPr>
            <w:tcW w:w="928" w:type="pct"/>
            <w:shd w:val="clear" w:color="auto" w:fill="C2D69B" w:themeFill="accent3" w:themeFillTint="99"/>
          </w:tcPr>
          <w:p w:rsidR="00906314" w:rsidP="00A64494" w:rsidRDefault="00906314" w14:paraId="7AF36BC5" w14:textId="77777777"/>
        </w:tc>
        <w:tc>
          <w:tcPr>
            <w:tcW w:w="3046" w:type="pct"/>
            <w:shd w:val="clear" w:color="auto" w:fill="C2D69B" w:themeFill="accent3" w:themeFillTint="99"/>
          </w:tcPr>
          <w:p w:rsidR="00906314" w:rsidP="00A64494" w:rsidRDefault="00906314" w14:paraId="4D81E3F6" w14:textId="368402C3">
            <w:r>
              <w:t>Invisible</w:t>
            </w:r>
          </w:p>
        </w:tc>
      </w:tr>
      <w:tr w:rsidRPr="008979A8" w:rsidR="00906314" w:rsidTr="000A09FE" w14:paraId="60EEA84A" w14:textId="77777777">
        <w:trPr>
          <w:trHeight w:val="111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Pr="008979A8" w:rsidR="00906314" w:rsidP="00906314" w:rsidRDefault="00906314" w14:paraId="49DDE6DE" w14:textId="71A83FCD">
            <w:pPr>
              <w:pStyle w:val="HeaderTable"/>
            </w:pPr>
            <w:r>
              <w:t>MMS Rating Section</w:t>
            </w:r>
          </w:p>
        </w:tc>
      </w:tr>
      <w:tr w:rsidRPr="008979A8" w:rsidR="00906314" w:rsidTr="00A64494" w14:paraId="3B177CDB" w14:textId="77777777">
        <w:trPr>
          <w:trHeight w:val="111"/>
        </w:trPr>
        <w:tc>
          <w:tcPr>
            <w:tcW w:w="1026" w:type="pct"/>
          </w:tcPr>
          <w:p w:rsidR="00906314" w:rsidP="00906314" w:rsidRDefault="00906314" w14:paraId="3EBB1053" w14:textId="3919F71E">
            <w:pPr>
              <w:rPr>
                <w:rFonts w:cs="CordiaUPC"/>
              </w:rPr>
            </w:pPr>
            <w:r>
              <w:rPr>
                <w:rFonts w:cs="CordiaUPC"/>
              </w:rPr>
              <w:t>mmsExcludingVat</w:t>
            </w:r>
          </w:p>
        </w:tc>
        <w:tc>
          <w:tcPr>
            <w:tcW w:w="928" w:type="pct"/>
          </w:tcPr>
          <w:p w:rsidR="00906314" w:rsidP="00906314" w:rsidRDefault="00906314" w14:paraId="296E1A25" w14:textId="77777777">
            <w:r>
              <w:t>Text Box</w:t>
            </w:r>
          </w:p>
        </w:tc>
        <w:tc>
          <w:tcPr>
            <w:tcW w:w="3046" w:type="pct"/>
          </w:tcPr>
          <w:p w:rsidR="00906314" w:rsidP="00906314" w:rsidRDefault="00906314" w14:paraId="7FEDB6AF" w14:textId="77777777">
            <w:pPr>
              <w:spacing w:after="0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ถ้า </w:t>
            </w:r>
            <w:r>
              <w:rPr>
                <w:rFonts w:cs="CordiaUPC"/>
              </w:rPr>
              <w:t xml:space="preserve">Product Class </w:t>
            </w:r>
            <w:r>
              <w:rPr>
                <w:rFonts w:hint="cs" w:cs="Angsana New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Main</w:t>
            </w:r>
            <w:r>
              <w:rPr>
                <w:rFonts w:cs="Angsana New"/>
                <w:cs/>
              </w:rPr>
              <w:t>”</w:t>
            </w:r>
          </w:p>
          <w:p w:rsidR="00906314" w:rsidP="00906314" w:rsidRDefault="00906314" w14:paraId="5D864F15" w14:textId="697CAA0B">
            <w:pPr>
              <w:rPr>
                <w:rFonts w:cs="CordiaUPC"/>
                <w:color w:val="FF0000"/>
              </w:rPr>
            </w:pPr>
            <w:r w:rsidRPr="008979A8">
              <w:rPr>
                <w:rFonts w:cs="CordiaUPC"/>
              </w:rPr>
              <w:t xml:space="preserve">Label </w:t>
            </w:r>
            <w:r w:rsidRPr="008979A8">
              <w:rPr>
                <w:rFonts w:cs="Angsana New"/>
                <w:cs/>
              </w:rPr>
              <w:t xml:space="preserve">:  </w:t>
            </w:r>
            <w:r w:rsidRPr="008979A8">
              <w:rPr>
                <w:rFonts w:cs="Angsana New"/>
                <w:color w:val="FF0000"/>
                <w:cs/>
              </w:rPr>
              <w:t>*</w:t>
            </w:r>
            <w:r>
              <w:rPr>
                <w:rFonts w:cs="CordiaUPC"/>
                <w:color w:val="FF0000"/>
              </w:rPr>
              <w:t>MMS Excluding VAT</w:t>
            </w:r>
          </w:p>
          <w:p w:rsidRPr="0055648C" w:rsidR="00906314" w:rsidP="00906314" w:rsidRDefault="00906314" w14:paraId="0494CE0C" w14:textId="77777777">
            <w:pPr>
              <w:spacing w:after="0"/>
              <w:rPr>
                <w:rFonts w:cs="CordiaUPC"/>
              </w:rPr>
            </w:pPr>
            <w:r w:rsidRPr="0055648C">
              <w:rPr>
                <w:rFonts w:hint="cs" w:cs="Angsana New"/>
                <w:cs/>
              </w:rPr>
              <w:t>ถ้าไม่ใช่</w:t>
            </w:r>
          </w:p>
          <w:p w:rsidR="00906314" w:rsidP="00906314" w:rsidRDefault="00906314" w14:paraId="37067187" w14:textId="3C385BF6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 xml:space="preserve">Label </w:t>
            </w:r>
            <w:r w:rsidRPr="008979A8">
              <w:rPr>
                <w:rFonts w:cs="Angsana New"/>
                <w:cs/>
              </w:rPr>
              <w:t xml:space="preserve">:  </w:t>
            </w:r>
            <w:r>
              <w:rPr>
                <w:rFonts w:cs="CordiaUPC"/>
              </w:rPr>
              <w:t>M</w:t>
            </w:r>
            <w:r w:rsidRPr="0055648C">
              <w:rPr>
                <w:rFonts w:cs="CordiaUPC"/>
              </w:rPr>
              <w:t>MS Excluding VAT</w:t>
            </w:r>
          </w:p>
          <w:p w:rsidR="00906314" w:rsidP="00906314" w:rsidRDefault="00906314" w14:paraId="277D1CC1" w14:textId="301561C0">
            <w:pPr>
              <w:spacing w:after="0"/>
            </w:pPr>
            <w:r>
              <w:rPr>
                <w:rFonts w:hint="cs"/>
                <w:cs/>
              </w:rPr>
              <w:t xml:space="preserve">เมื่อ </w:t>
            </w:r>
            <w:r>
              <w:t xml:space="preserve">User </w:t>
            </w:r>
            <w:r>
              <w:rPr>
                <w:rFonts w:hint="cs"/>
                <w:cs/>
              </w:rPr>
              <w:t xml:space="preserve">กรอกข้อมูลที่ </w:t>
            </w:r>
            <w:r>
              <w:t xml:space="preserve">Field </w:t>
            </w:r>
            <w:r>
              <w:rPr>
                <w:rFonts w:hint="cs"/>
                <w:cs/>
              </w:rPr>
              <w:t>นี้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และ </w:t>
            </w:r>
            <w:r>
              <w:rPr>
                <w:rFonts w:cs="CordiaUPC"/>
              </w:rPr>
              <w:t>mmsIncludingVat</w:t>
            </w:r>
            <w:r>
              <w:rPr>
                <w:rFonts w:hint="cs"/>
                <w:cs/>
              </w:rPr>
              <w:t xml:space="preserve"> มีค่าเป็นค่าว่างให้ระบบทำการคำนวนค่า </w:t>
            </w:r>
            <w:r>
              <w:rPr>
                <w:rFonts w:cs="CordiaUPC"/>
              </w:rPr>
              <w:t>mmsIncludingVat</w:t>
            </w:r>
            <w:r>
              <w:rPr>
                <w:rFonts w:hint="cs"/>
                <w:cs/>
              </w:rPr>
              <w:t xml:space="preserve"> ตามสูตรดังนี้</w:t>
            </w:r>
          </w:p>
          <w:p w:rsidRPr="00483FDC" w:rsidR="00906314" w:rsidP="00906314" w:rsidRDefault="00906314" w14:paraId="592CD1E5" w14:textId="769C2DAC">
            <w:r>
              <w:rPr>
                <w:rFonts w:cs="CordiaUPC"/>
              </w:rPr>
              <w:t>mmsExcludingVat</w:t>
            </w:r>
            <w:r>
              <w:rPr>
                <w:rFonts w:cs="Angsana New"/>
                <w:cs/>
              </w:rPr>
              <w:t xml:space="preserve"> * </w:t>
            </w:r>
            <w:r>
              <w:t>VAT</w:t>
            </w:r>
          </w:p>
          <w:p w:rsidRPr="0055648C" w:rsidR="00906314" w:rsidP="00906314" w:rsidRDefault="00906314" w14:paraId="5BB147AC" w14:textId="0D3E27E1">
            <w:pPr>
              <w:rPr>
                <w:rFonts w:cs="CordiaUPC"/>
                <w:color w:val="FF0000"/>
                <w:cs/>
              </w:rPr>
            </w:pPr>
            <w:r>
              <w:rPr>
                <w:rFonts w:hint="cs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ใส่ได้เฉพาะตัวเลขและจุดทศนิยมเท่านั้น</w:t>
            </w:r>
          </w:p>
        </w:tc>
      </w:tr>
      <w:tr w:rsidRPr="008979A8" w:rsidR="00906314" w:rsidTr="00A64494" w14:paraId="7DCEA84B" w14:textId="77777777">
        <w:trPr>
          <w:trHeight w:val="111"/>
        </w:trPr>
        <w:tc>
          <w:tcPr>
            <w:tcW w:w="1026" w:type="pct"/>
          </w:tcPr>
          <w:p w:rsidR="00906314" w:rsidP="00906314" w:rsidRDefault="00906314" w14:paraId="0F1DC291" w14:textId="4CE80F78">
            <w:pPr>
              <w:rPr>
                <w:rFonts w:cs="CordiaUPC"/>
              </w:rPr>
            </w:pPr>
            <w:r>
              <w:rPr>
                <w:rFonts w:cs="CordiaUPC"/>
              </w:rPr>
              <w:t>mmsIncludingVat</w:t>
            </w:r>
          </w:p>
        </w:tc>
        <w:tc>
          <w:tcPr>
            <w:tcW w:w="928" w:type="pct"/>
          </w:tcPr>
          <w:p w:rsidR="00906314" w:rsidP="00906314" w:rsidRDefault="00906314" w14:paraId="03BDE276" w14:textId="77777777">
            <w:r>
              <w:t>Text Box</w:t>
            </w:r>
          </w:p>
        </w:tc>
        <w:tc>
          <w:tcPr>
            <w:tcW w:w="3046" w:type="pct"/>
          </w:tcPr>
          <w:p w:rsidR="00906314" w:rsidP="00906314" w:rsidRDefault="00906314" w14:paraId="26A57BAC" w14:textId="77777777">
            <w:pPr>
              <w:spacing w:after="0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ถ้า </w:t>
            </w:r>
            <w:r>
              <w:rPr>
                <w:rFonts w:cs="CordiaUPC"/>
              </w:rPr>
              <w:t xml:space="preserve">Product Class </w:t>
            </w:r>
            <w:r>
              <w:rPr>
                <w:rFonts w:hint="cs" w:cs="Angsana New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Main</w:t>
            </w:r>
            <w:r>
              <w:rPr>
                <w:rFonts w:cs="Angsana New"/>
                <w:cs/>
              </w:rPr>
              <w:t>”</w:t>
            </w:r>
          </w:p>
          <w:p w:rsidR="00906314" w:rsidP="00906314" w:rsidRDefault="00906314" w14:paraId="35862ECE" w14:textId="4D4BEB43">
            <w:pPr>
              <w:rPr>
                <w:rFonts w:cs="CordiaUPC"/>
                <w:color w:val="FF0000"/>
              </w:rPr>
            </w:pPr>
            <w:r w:rsidRPr="008979A8">
              <w:rPr>
                <w:rFonts w:cs="CordiaUPC"/>
              </w:rPr>
              <w:t xml:space="preserve">Label </w:t>
            </w:r>
            <w:r w:rsidRPr="008979A8">
              <w:rPr>
                <w:rFonts w:cs="Angsana New"/>
                <w:cs/>
              </w:rPr>
              <w:t xml:space="preserve">:  </w:t>
            </w:r>
            <w:r w:rsidRPr="008979A8">
              <w:rPr>
                <w:rFonts w:cs="Angsana New"/>
                <w:color w:val="FF0000"/>
                <w:cs/>
              </w:rPr>
              <w:t>*</w:t>
            </w:r>
            <w:r>
              <w:rPr>
                <w:rFonts w:cs="CordiaUPC"/>
                <w:color w:val="FF0000"/>
              </w:rPr>
              <w:t>MMS Including VAT</w:t>
            </w:r>
          </w:p>
          <w:p w:rsidRPr="0055648C" w:rsidR="00906314" w:rsidP="00906314" w:rsidRDefault="00906314" w14:paraId="77BE6CF3" w14:textId="77777777">
            <w:pPr>
              <w:spacing w:after="0"/>
              <w:rPr>
                <w:rFonts w:cs="CordiaUPC"/>
              </w:rPr>
            </w:pPr>
            <w:r w:rsidRPr="0055648C">
              <w:rPr>
                <w:rFonts w:hint="cs" w:cs="Angsana New"/>
                <w:cs/>
              </w:rPr>
              <w:t>ถ้าไม่ใช่</w:t>
            </w:r>
          </w:p>
          <w:p w:rsidR="00906314" w:rsidP="00906314" w:rsidRDefault="00906314" w14:paraId="248CA26E" w14:textId="54C4B088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 xml:space="preserve">Label </w:t>
            </w:r>
            <w:r w:rsidRPr="008979A8">
              <w:rPr>
                <w:rFonts w:cs="Angsana New"/>
                <w:cs/>
              </w:rPr>
              <w:t xml:space="preserve">:  </w:t>
            </w:r>
            <w:r>
              <w:rPr>
                <w:rFonts w:cs="CordiaUPC"/>
              </w:rPr>
              <w:t>M</w:t>
            </w:r>
            <w:r w:rsidRPr="0055648C">
              <w:rPr>
                <w:rFonts w:cs="CordiaUPC"/>
              </w:rPr>
              <w:t>MS Excluding VAT</w:t>
            </w:r>
          </w:p>
          <w:p w:rsidR="00906314" w:rsidP="00906314" w:rsidRDefault="00906314" w14:paraId="786E6B62" w14:textId="6AB6942F">
            <w:pPr>
              <w:spacing w:after="0"/>
            </w:pPr>
            <w:r>
              <w:rPr>
                <w:rFonts w:hint="cs"/>
                <w:cs/>
              </w:rPr>
              <w:t xml:space="preserve">เมื่อ </w:t>
            </w:r>
            <w:r>
              <w:t xml:space="preserve">User </w:t>
            </w:r>
            <w:r>
              <w:rPr>
                <w:rFonts w:hint="cs"/>
                <w:cs/>
              </w:rPr>
              <w:t xml:space="preserve">กรอกข้อมูลที่ </w:t>
            </w:r>
            <w:r>
              <w:t xml:space="preserve">Field </w:t>
            </w:r>
            <w:r>
              <w:rPr>
                <w:rFonts w:hint="cs"/>
                <w:cs/>
              </w:rPr>
              <w:t>นี้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และ </w:t>
            </w:r>
            <w:r>
              <w:rPr>
                <w:rFonts w:cs="CordiaUPC"/>
              </w:rPr>
              <w:t>mmsExcludingVat</w:t>
            </w:r>
            <w:r>
              <w:rPr>
                <w:rFonts w:hint="cs"/>
                <w:cs/>
              </w:rPr>
              <w:t xml:space="preserve"> มีค่าเป็นค่าว่างให้ระบบทำการคำนวนค่า </w:t>
            </w:r>
            <w:r>
              <w:rPr>
                <w:rFonts w:cs="CordiaUPC"/>
              </w:rPr>
              <w:t>mmsExcludingVat</w:t>
            </w:r>
            <w:r>
              <w:rPr>
                <w:rFonts w:hint="cs"/>
                <w:cs/>
              </w:rPr>
              <w:t xml:space="preserve"> ตามสูตรดังนี้</w:t>
            </w:r>
          </w:p>
          <w:p w:rsidRPr="00483FDC" w:rsidR="00906314" w:rsidP="00906314" w:rsidRDefault="00906314" w14:paraId="18B5258E" w14:textId="6BE6F7B7">
            <w:r>
              <w:rPr>
                <w:rFonts w:cs="CordiaUPC"/>
              </w:rPr>
              <w:t>mmsIncludingVat</w:t>
            </w:r>
            <w:r>
              <w:rPr>
                <w:rFonts w:cs="Angsana New"/>
                <w:cs/>
              </w:rPr>
              <w:t xml:space="preserve"> / </w:t>
            </w:r>
            <w:r>
              <w:t>VAT</w:t>
            </w:r>
          </w:p>
          <w:p w:rsidRPr="008979A8" w:rsidR="00906314" w:rsidP="00906314" w:rsidRDefault="00906314" w14:paraId="5F66977E" w14:textId="42401893">
            <w:pPr>
              <w:rPr>
                <w:rFonts w:cs="CordiaUPC"/>
              </w:rPr>
            </w:pPr>
            <w:r>
              <w:rPr>
                <w:rFonts w:hint="cs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ใส่ได้เฉพาะตัวเลขและจุดทศนิยมเท่านั้น</w:t>
            </w:r>
          </w:p>
        </w:tc>
      </w:tr>
      <w:tr w:rsidRPr="008979A8" w:rsidR="00906314" w:rsidTr="000A09FE" w14:paraId="3B47557E" w14:textId="77777777">
        <w:trPr>
          <w:trHeight w:val="111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Pr="008979A8" w:rsidR="00906314" w:rsidP="00906314" w:rsidRDefault="00906314" w14:paraId="7C1B382F" w14:textId="76774AF1">
            <w:pPr>
              <w:pStyle w:val="HeaderTable"/>
            </w:pPr>
            <w:r>
              <w:t>End MMS Rating Section</w:t>
            </w:r>
          </w:p>
        </w:tc>
      </w:tr>
      <w:tr w:rsidRPr="008979A8" w:rsidR="00906314" w:rsidTr="000A09FE" w14:paraId="478CAE9C" w14:textId="77777777">
        <w:trPr>
          <w:trHeight w:val="111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Pr="008979A8" w:rsidR="00906314" w:rsidP="00906314" w:rsidRDefault="00906314" w14:paraId="3AA78456" w14:textId="0E198937">
            <w:pPr>
              <w:pStyle w:val="HeaderTable"/>
            </w:pPr>
            <w:r>
              <w:t>MMS Delivery Report Rating Section</w:t>
            </w:r>
          </w:p>
        </w:tc>
      </w:tr>
      <w:tr w:rsidRPr="008979A8" w:rsidR="00906314" w:rsidTr="00A64494" w14:paraId="5D9DC489" w14:textId="77777777">
        <w:trPr>
          <w:trHeight w:val="111"/>
        </w:trPr>
        <w:tc>
          <w:tcPr>
            <w:tcW w:w="1026" w:type="pct"/>
          </w:tcPr>
          <w:p w:rsidR="00906314" w:rsidP="00906314" w:rsidRDefault="00906314" w14:paraId="7B136891" w14:textId="495482CE">
            <w:pPr>
              <w:rPr>
                <w:rFonts w:cs="CordiaUPC"/>
              </w:rPr>
            </w:pPr>
            <w:r>
              <w:rPr>
                <w:rFonts w:cs="CordiaUPC"/>
              </w:rPr>
              <w:t>mmsdrExcludingVat</w:t>
            </w:r>
          </w:p>
        </w:tc>
        <w:tc>
          <w:tcPr>
            <w:tcW w:w="928" w:type="pct"/>
          </w:tcPr>
          <w:p w:rsidR="00906314" w:rsidP="00906314" w:rsidRDefault="00906314" w14:paraId="329F70F9" w14:textId="77777777">
            <w:r>
              <w:t>Text Box</w:t>
            </w:r>
          </w:p>
        </w:tc>
        <w:tc>
          <w:tcPr>
            <w:tcW w:w="3046" w:type="pct"/>
          </w:tcPr>
          <w:p w:rsidR="00906314" w:rsidP="00906314" w:rsidRDefault="00906314" w14:paraId="29BDC252" w14:textId="77777777">
            <w:pPr>
              <w:spacing w:after="0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ถ้า </w:t>
            </w:r>
            <w:r>
              <w:rPr>
                <w:rFonts w:cs="CordiaUPC"/>
              </w:rPr>
              <w:t xml:space="preserve">Product Class </w:t>
            </w:r>
            <w:r>
              <w:rPr>
                <w:rFonts w:hint="cs" w:cs="Angsana New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Main</w:t>
            </w:r>
            <w:r>
              <w:rPr>
                <w:rFonts w:cs="Angsana New"/>
                <w:cs/>
              </w:rPr>
              <w:t>”</w:t>
            </w:r>
          </w:p>
          <w:p w:rsidR="00906314" w:rsidP="00906314" w:rsidRDefault="00906314" w14:paraId="6FD490AA" w14:textId="6C566C66">
            <w:pPr>
              <w:rPr>
                <w:rFonts w:cs="CordiaUPC"/>
                <w:color w:val="FF0000"/>
              </w:rPr>
            </w:pPr>
            <w:r w:rsidRPr="008979A8">
              <w:rPr>
                <w:rFonts w:cs="CordiaUPC"/>
              </w:rPr>
              <w:t xml:space="preserve">Label </w:t>
            </w:r>
            <w:r w:rsidRPr="008979A8">
              <w:rPr>
                <w:rFonts w:cs="Angsana New"/>
                <w:cs/>
              </w:rPr>
              <w:t xml:space="preserve">:  </w:t>
            </w:r>
            <w:r w:rsidRPr="008979A8">
              <w:rPr>
                <w:rFonts w:cs="Angsana New"/>
                <w:color w:val="FF0000"/>
                <w:cs/>
              </w:rPr>
              <w:t>*</w:t>
            </w:r>
            <w:r>
              <w:rPr>
                <w:rFonts w:cs="CordiaUPC"/>
                <w:color w:val="FF0000"/>
              </w:rPr>
              <w:t xml:space="preserve">MMS </w:t>
            </w:r>
            <w:r w:rsidRPr="00577606">
              <w:rPr>
                <w:color w:val="FF0000"/>
              </w:rPr>
              <w:t xml:space="preserve">Delivery Report </w:t>
            </w:r>
            <w:r>
              <w:rPr>
                <w:rFonts w:cs="CordiaUPC"/>
                <w:color w:val="FF0000"/>
              </w:rPr>
              <w:t>Excluding VAT</w:t>
            </w:r>
          </w:p>
          <w:p w:rsidRPr="0055648C" w:rsidR="00906314" w:rsidP="00906314" w:rsidRDefault="00906314" w14:paraId="48BEB189" w14:textId="77777777">
            <w:pPr>
              <w:spacing w:after="0"/>
              <w:rPr>
                <w:rFonts w:cs="CordiaUPC"/>
              </w:rPr>
            </w:pPr>
            <w:r w:rsidRPr="0055648C">
              <w:rPr>
                <w:rFonts w:hint="cs" w:cs="Angsana New"/>
                <w:cs/>
              </w:rPr>
              <w:t>ถ้าไม่ใช่</w:t>
            </w:r>
          </w:p>
          <w:p w:rsidR="00906314" w:rsidP="00906314" w:rsidRDefault="00906314" w14:paraId="2FFB853D" w14:textId="147AAEB2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 xml:space="preserve">Label </w:t>
            </w:r>
            <w:r w:rsidRPr="008979A8">
              <w:rPr>
                <w:rFonts w:cs="Angsana New"/>
                <w:cs/>
              </w:rPr>
              <w:t xml:space="preserve">:  </w:t>
            </w:r>
            <w:r>
              <w:rPr>
                <w:rFonts w:cs="CordiaUPC"/>
              </w:rPr>
              <w:t>M</w:t>
            </w:r>
            <w:r w:rsidRPr="0055648C">
              <w:rPr>
                <w:rFonts w:cs="CordiaUPC"/>
              </w:rPr>
              <w:t xml:space="preserve">MS </w:t>
            </w:r>
            <w:r>
              <w:t xml:space="preserve">Delivery Report </w:t>
            </w:r>
            <w:r w:rsidRPr="0055648C">
              <w:rPr>
                <w:rFonts w:cs="CordiaUPC"/>
              </w:rPr>
              <w:t>Excluding VAT</w:t>
            </w:r>
          </w:p>
          <w:p w:rsidR="00906314" w:rsidP="00906314" w:rsidRDefault="00906314" w14:paraId="48C7BBFE" w14:textId="0793BDE9">
            <w:pPr>
              <w:spacing w:after="0"/>
            </w:pPr>
            <w:r>
              <w:rPr>
                <w:rFonts w:hint="cs"/>
                <w:cs/>
              </w:rPr>
              <w:t xml:space="preserve">เมื่อ </w:t>
            </w:r>
            <w:r>
              <w:t xml:space="preserve">User </w:t>
            </w:r>
            <w:r>
              <w:rPr>
                <w:rFonts w:hint="cs"/>
                <w:cs/>
              </w:rPr>
              <w:t xml:space="preserve">กรอกข้อมูลที่ </w:t>
            </w:r>
            <w:r>
              <w:t xml:space="preserve">Field </w:t>
            </w:r>
            <w:r>
              <w:rPr>
                <w:rFonts w:hint="cs"/>
                <w:cs/>
              </w:rPr>
              <w:t>นี้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และ </w:t>
            </w:r>
            <w:r>
              <w:rPr>
                <w:rFonts w:cs="CordiaUPC"/>
              </w:rPr>
              <w:t>mmsdrIncludingVat</w:t>
            </w:r>
            <w:r>
              <w:rPr>
                <w:rFonts w:hint="cs"/>
                <w:cs/>
              </w:rPr>
              <w:t xml:space="preserve"> มีค่าเป็นค่าว่างให้ระบบทำการคำนวนค่า </w:t>
            </w:r>
            <w:r>
              <w:rPr>
                <w:rFonts w:cs="CordiaUPC"/>
              </w:rPr>
              <w:t>mmsdrIncludingVat</w:t>
            </w:r>
            <w:r>
              <w:rPr>
                <w:rFonts w:hint="cs"/>
                <w:cs/>
              </w:rPr>
              <w:t xml:space="preserve"> ตามสูตรดังนี้</w:t>
            </w:r>
          </w:p>
          <w:p w:rsidRPr="00F4154C" w:rsidR="00906314" w:rsidP="00906314" w:rsidRDefault="00906314" w14:paraId="418C91F2" w14:textId="14FF1C51">
            <w:r>
              <w:rPr>
                <w:rFonts w:cs="CordiaUPC"/>
              </w:rPr>
              <w:t>mmsdrExcludingVat</w:t>
            </w:r>
            <w:r>
              <w:rPr>
                <w:rFonts w:cs="Angsana New"/>
                <w:cs/>
              </w:rPr>
              <w:t xml:space="preserve"> * </w:t>
            </w:r>
            <w:r>
              <w:t>VAT</w:t>
            </w:r>
          </w:p>
          <w:p w:rsidRPr="008979A8" w:rsidR="00906314" w:rsidP="00906314" w:rsidRDefault="00906314" w14:paraId="56AD9E46" w14:textId="5F3333B9">
            <w:pPr>
              <w:rPr>
                <w:rFonts w:cs="CordiaUPC"/>
              </w:rPr>
            </w:pPr>
            <w:r>
              <w:rPr>
                <w:rFonts w:hint="cs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ใส่ได้เฉพาะตัวเลขและจุดทศนิยมเท่านั้น</w:t>
            </w:r>
          </w:p>
        </w:tc>
      </w:tr>
      <w:tr w:rsidRPr="008979A8" w:rsidR="00906314" w:rsidTr="00A64494" w14:paraId="55B984C2" w14:textId="77777777">
        <w:trPr>
          <w:trHeight w:val="111"/>
        </w:trPr>
        <w:tc>
          <w:tcPr>
            <w:tcW w:w="1026" w:type="pct"/>
          </w:tcPr>
          <w:p w:rsidR="00906314" w:rsidP="00906314" w:rsidRDefault="00906314" w14:paraId="0889A533" w14:textId="20AF5531">
            <w:pPr>
              <w:rPr>
                <w:rFonts w:cs="CordiaUPC"/>
              </w:rPr>
            </w:pPr>
            <w:r>
              <w:rPr>
                <w:rFonts w:cs="CordiaUPC"/>
              </w:rPr>
              <w:t>mmsdrIncludingVat</w:t>
            </w:r>
          </w:p>
        </w:tc>
        <w:tc>
          <w:tcPr>
            <w:tcW w:w="928" w:type="pct"/>
          </w:tcPr>
          <w:p w:rsidR="00906314" w:rsidP="00906314" w:rsidRDefault="00906314" w14:paraId="23933872" w14:textId="77777777">
            <w:r>
              <w:t>Text Box</w:t>
            </w:r>
          </w:p>
        </w:tc>
        <w:tc>
          <w:tcPr>
            <w:tcW w:w="3046" w:type="pct"/>
          </w:tcPr>
          <w:p w:rsidR="00906314" w:rsidP="00906314" w:rsidRDefault="00906314" w14:paraId="61E9399D" w14:textId="77777777">
            <w:pPr>
              <w:spacing w:after="0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ถ้า </w:t>
            </w:r>
            <w:r>
              <w:rPr>
                <w:rFonts w:cs="CordiaUPC"/>
              </w:rPr>
              <w:t xml:space="preserve">Product Class </w:t>
            </w:r>
            <w:r>
              <w:rPr>
                <w:rFonts w:hint="cs" w:cs="Angsana New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Main</w:t>
            </w:r>
            <w:r>
              <w:rPr>
                <w:rFonts w:cs="Angsana New"/>
                <w:cs/>
              </w:rPr>
              <w:t>”</w:t>
            </w:r>
          </w:p>
          <w:p w:rsidR="00906314" w:rsidP="00906314" w:rsidRDefault="00906314" w14:paraId="4B5431D2" w14:textId="62363DDC">
            <w:pPr>
              <w:rPr>
                <w:rFonts w:cs="CordiaUPC"/>
                <w:color w:val="FF0000"/>
              </w:rPr>
            </w:pPr>
            <w:r w:rsidRPr="008979A8">
              <w:rPr>
                <w:rFonts w:cs="CordiaUPC"/>
              </w:rPr>
              <w:t xml:space="preserve">Label </w:t>
            </w:r>
            <w:r w:rsidRPr="008979A8">
              <w:rPr>
                <w:rFonts w:cs="Angsana New"/>
                <w:cs/>
              </w:rPr>
              <w:t xml:space="preserve">:  </w:t>
            </w:r>
            <w:r w:rsidRPr="008979A8">
              <w:rPr>
                <w:rFonts w:cs="Angsana New"/>
                <w:color w:val="FF0000"/>
                <w:cs/>
              </w:rPr>
              <w:t>*</w:t>
            </w:r>
            <w:r>
              <w:rPr>
                <w:rFonts w:cs="CordiaUPC"/>
                <w:color w:val="FF0000"/>
              </w:rPr>
              <w:t xml:space="preserve">MMS </w:t>
            </w:r>
            <w:r w:rsidRPr="00577606">
              <w:rPr>
                <w:color w:val="FF0000"/>
              </w:rPr>
              <w:t xml:space="preserve">Delivery Report </w:t>
            </w:r>
            <w:r>
              <w:rPr>
                <w:rFonts w:cs="CordiaUPC"/>
                <w:color w:val="FF0000"/>
              </w:rPr>
              <w:t>Including VAT</w:t>
            </w:r>
          </w:p>
          <w:p w:rsidRPr="0055648C" w:rsidR="00906314" w:rsidP="00906314" w:rsidRDefault="00906314" w14:paraId="780833CE" w14:textId="77777777">
            <w:pPr>
              <w:spacing w:after="0"/>
              <w:rPr>
                <w:rFonts w:cs="CordiaUPC"/>
              </w:rPr>
            </w:pPr>
            <w:r w:rsidRPr="0055648C">
              <w:rPr>
                <w:rFonts w:hint="cs" w:cs="Angsana New"/>
                <w:cs/>
              </w:rPr>
              <w:t>ถ้าไม่ใช่</w:t>
            </w:r>
          </w:p>
          <w:p w:rsidR="00906314" w:rsidP="00906314" w:rsidRDefault="00906314" w14:paraId="4A5433BF" w14:textId="77D4416C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 xml:space="preserve">Label </w:t>
            </w:r>
            <w:r w:rsidRPr="008979A8">
              <w:rPr>
                <w:rFonts w:cs="Angsana New"/>
                <w:cs/>
              </w:rPr>
              <w:t xml:space="preserve">:  </w:t>
            </w:r>
            <w:r>
              <w:rPr>
                <w:rFonts w:cs="CordiaUPC"/>
              </w:rPr>
              <w:t>M</w:t>
            </w:r>
            <w:r w:rsidRPr="0055648C">
              <w:rPr>
                <w:rFonts w:cs="CordiaUPC"/>
              </w:rPr>
              <w:t xml:space="preserve">MS </w:t>
            </w:r>
            <w:r>
              <w:t xml:space="preserve">Delivery Report </w:t>
            </w:r>
            <w:r w:rsidRPr="0055648C">
              <w:rPr>
                <w:rFonts w:cs="CordiaUPC"/>
              </w:rPr>
              <w:t>Excluding VAT</w:t>
            </w:r>
          </w:p>
          <w:p w:rsidR="00906314" w:rsidP="00906314" w:rsidRDefault="00906314" w14:paraId="10B4E944" w14:textId="54B8656A">
            <w:pPr>
              <w:spacing w:after="0"/>
            </w:pPr>
            <w:r>
              <w:rPr>
                <w:rFonts w:hint="cs"/>
                <w:cs/>
              </w:rPr>
              <w:t xml:space="preserve">เมื่อ </w:t>
            </w:r>
            <w:r>
              <w:t xml:space="preserve">User </w:t>
            </w:r>
            <w:r>
              <w:rPr>
                <w:rFonts w:hint="cs"/>
                <w:cs/>
              </w:rPr>
              <w:t xml:space="preserve">กรอกข้อมูลที่ </w:t>
            </w:r>
            <w:r>
              <w:t xml:space="preserve">Field </w:t>
            </w:r>
            <w:r>
              <w:rPr>
                <w:rFonts w:hint="cs"/>
                <w:cs/>
              </w:rPr>
              <w:t>นี้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และ </w:t>
            </w:r>
            <w:r>
              <w:rPr>
                <w:rFonts w:cs="CordiaUPC"/>
              </w:rPr>
              <w:t>mmsdrExcludingVat</w:t>
            </w:r>
            <w:r>
              <w:rPr>
                <w:rFonts w:hint="cs"/>
                <w:cs/>
              </w:rPr>
              <w:t xml:space="preserve"> มีค่าเป็นค่าว่างให้ระบบทำการคำนวนค่า </w:t>
            </w:r>
            <w:r>
              <w:rPr>
                <w:rFonts w:cs="CordiaUPC"/>
              </w:rPr>
              <w:t>mmsdrExcludingVat</w:t>
            </w:r>
            <w:r>
              <w:rPr>
                <w:rFonts w:hint="cs"/>
                <w:cs/>
              </w:rPr>
              <w:t xml:space="preserve"> ตามสูตรดังนี้</w:t>
            </w:r>
          </w:p>
          <w:p w:rsidRPr="00F4154C" w:rsidR="00906314" w:rsidP="00906314" w:rsidRDefault="00906314" w14:paraId="24DEC193" w14:textId="6E3FC592">
            <w:r>
              <w:rPr>
                <w:rFonts w:cs="CordiaUPC"/>
              </w:rPr>
              <w:t>mmsdrIncludingVat</w:t>
            </w:r>
            <w:r>
              <w:rPr>
                <w:rFonts w:cs="Angsana New"/>
                <w:cs/>
              </w:rPr>
              <w:t xml:space="preserve"> /</w:t>
            </w:r>
            <w:r>
              <w:t xml:space="preserve"> VAT</w:t>
            </w:r>
          </w:p>
          <w:p w:rsidRPr="008979A8" w:rsidR="00906314" w:rsidP="00906314" w:rsidRDefault="00906314" w14:paraId="6DB862F7" w14:textId="1B5203AD">
            <w:pPr>
              <w:rPr>
                <w:rFonts w:cs="CordiaUPC"/>
              </w:rPr>
            </w:pPr>
            <w:r>
              <w:rPr>
                <w:rFonts w:hint="cs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ใส่ได้เฉพาะตัวเลขและจุดทศนิยมเท่านั้น</w:t>
            </w:r>
          </w:p>
        </w:tc>
      </w:tr>
      <w:tr w:rsidRPr="008979A8" w:rsidR="00906314" w:rsidTr="000A09FE" w14:paraId="7213E522" w14:textId="77777777">
        <w:trPr>
          <w:trHeight w:val="111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Pr="008979A8" w:rsidR="00906314" w:rsidP="00906314" w:rsidRDefault="00906314" w14:paraId="4926D706" w14:textId="13248F50">
            <w:pPr>
              <w:pStyle w:val="HeaderTable"/>
            </w:pPr>
            <w:r>
              <w:t>End MMS Delivery Report Rating Section</w:t>
            </w:r>
          </w:p>
        </w:tc>
      </w:tr>
      <w:tr w:rsidRPr="008979A8" w:rsidR="00906314" w:rsidTr="000A09FE" w14:paraId="38FB0C1D" w14:textId="77777777">
        <w:trPr>
          <w:trHeight w:val="111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Pr="008979A8" w:rsidR="00906314" w:rsidP="00906314" w:rsidRDefault="00906314" w14:paraId="004A2F09" w14:textId="5FB8862E">
            <w:pPr>
              <w:pStyle w:val="HeaderTable"/>
            </w:pPr>
            <w:r>
              <w:t>MMS Read &amp; Reply Rating Section</w:t>
            </w:r>
          </w:p>
        </w:tc>
      </w:tr>
      <w:tr w:rsidRPr="008979A8" w:rsidR="00906314" w:rsidTr="00A64494" w14:paraId="767CED54" w14:textId="77777777">
        <w:trPr>
          <w:trHeight w:val="111"/>
        </w:trPr>
        <w:tc>
          <w:tcPr>
            <w:tcW w:w="1026" w:type="pct"/>
          </w:tcPr>
          <w:p w:rsidR="00906314" w:rsidP="00906314" w:rsidRDefault="00906314" w14:paraId="120C95F2" w14:textId="43B4CCE6">
            <w:pPr>
              <w:rPr>
                <w:rFonts w:cs="CordiaUPC"/>
              </w:rPr>
            </w:pPr>
            <w:r>
              <w:rPr>
                <w:rFonts w:cs="CordiaUPC"/>
              </w:rPr>
              <w:t>mmsrrExcludingVat</w:t>
            </w:r>
          </w:p>
        </w:tc>
        <w:tc>
          <w:tcPr>
            <w:tcW w:w="928" w:type="pct"/>
          </w:tcPr>
          <w:p w:rsidR="00906314" w:rsidP="00906314" w:rsidRDefault="00906314" w14:paraId="07E12BE0" w14:textId="77777777">
            <w:r>
              <w:t>Text Box</w:t>
            </w:r>
          </w:p>
        </w:tc>
        <w:tc>
          <w:tcPr>
            <w:tcW w:w="3046" w:type="pct"/>
          </w:tcPr>
          <w:p w:rsidR="00906314" w:rsidP="00906314" w:rsidRDefault="00906314" w14:paraId="645CE460" w14:textId="77777777">
            <w:pPr>
              <w:spacing w:after="0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ถ้า </w:t>
            </w:r>
            <w:r>
              <w:rPr>
                <w:rFonts w:cs="CordiaUPC"/>
              </w:rPr>
              <w:t xml:space="preserve">Product Class </w:t>
            </w:r>
            <w:r>
              <w:rPr>
                <w:rFonts w:hint="cs" w:cs="Angsana New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Main</w:t>
            </w:r>
            <w:r>
              <w:rPr>
                <w:rFonts w:cs="Angsana New"/>
                <w:cs/>
              </w:rPr>
              <w:t>”</w:t>
            </w:r>
          </w:p>
          <w:p w:rsidR="00906314" w:rsidP="00906314" w:rsidRDefault="00906314" w14:paraId="5AB212F6" w14:textId="18A32793">
            <w:pPr>
              <w:rPr>
                <w:rFonts w:cs="CordiaUPC"/>
                <w:color w:val="FF0000"/>
              </w:rPr>
            </w:pPr>
            <w:r w:rsidRPr="008979A8">
              <w:rPr>
                <w:rFonts w:cs="CordiaUPC"/>
              </w:rPr>
              <w:t xml:space="preserve">Label </w:t>
            </w:r>
            <w:r w:rsidRPr="008979A8">
              <w:rPr>
                <w:rFonts w:cs="Angsana New"/>
                <w:cs/>
              </w:rPr>
              <w:t xml:space="preserve">:  </w:t>
            </w:r>
            <w:r w:rsidRPr="008979A8">
              <w:rPr>
                <w:rFonts w:cs="Angsana New"/>
                <w:color w:val="FF0000"/>
                <w:cs/>
              </w:rPr>
              <w:t>*</w:t>
            </w:r>
            <w:r>
              <w:rPr>
                <w:rFonts w:cs="CordiaUPC"/>
                <w:color w:val="FF0000"/>
              </w:rPr>
              <w:t>MMS Read &amp; Reply Excluding VAT</w:t>
            </w:r>
          </w:p>
          <w:p w:rsidRPr="0055648C" w:rsidR="00906314" w:rsidP="00906314" w:rsidRDefault="00906314" w14:paraId="7C8E4A45" w14:textId="77777777">
            <w:pPr>
              <w:spacing w:after="0"/>
              <w:rPr>
                <w:rFonts w:cs="CordiaUPC"/>
              </w:rPr>
            </w:pPr>
            <w:r w:rsidRPr="0055648C">
              <w:rPr>
                <w:rFonts w:hint="cs" w:cs="Angsana New"/>
                <w:cs/>
              </w:rPr>
              <w:t>ถ้าไม่ใช่</w:t>
            </w:r>
          </w:p>
          <w:p w:rsidR="00906314" w:rsidP="00906314" w:rsidRDefault="00906314" w14:paraId="3463BCCB" w14:textId="69F8EA09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 xml:space="preserve">Label </w:t>
            </w:r>
            <w:r w:rsidRPr="008979A8">
              <w:rPr>
                <w:rFonts w:cs="Angsana New"/>
                <w:cs/>
              </w:rPr>
              <w:t xml:space="preserve">:  </w:t>
            </w:r>
            <w:r>
              <w:rPr>
                <w:rFonts w:cs="CordiaUPC"/>
              </w:rPr>
              <w:t>M</w:t>
            </w:r>
            <w:r w:rsidRPr="0055648C">
              <w:rPr>
                <w:rFonts w:cs="CordiaUPC"/>
              </w:rPr>
              <w:t>MS</w:t>
            </w:r>
            <w:r>
              <w:rPr>
                <w:rFonts w:cs="CordiaUPC"/>
              </w:rPr>
              <w:t xml:space="preserve"> Read &amp; Reply</w:t>
            </w:r>
            <w:r w:rsidRPr="0055648C">
              <w:rPr>
                <w:rFonts w:cs="CordiaUPC"/>
              </w:rPr>
              <w:t xml:space="preserve"> Excluding VAT</w:t>
            </w:r>
          </w:p>
          <w:p w:rsidR="00906314" w:rsidP="00906314" w:rsidRDefault="00906314" w14:paraId="1BEBAE9A" w14:textId="2C7FE593">
            <w:pPr>
              <w:spacing w:after="0"/>
            </w:pPr>
            <w:r>
              <w:rPr>
                <w:rFonts w:hint="cs"/>
                <w:cs/>
              </w:rPr>
              <w:t xml:space="preserve">เมื่อ </w:t>
            </w:r>
            <w:r>
              <w:t xml:space="preserve">User </w:t>
            </w:r>
            <w:r>
              <w:rPr>
                <w:rFonts w:hint="cs"/>
                <w:cs/>
              </w:rPr>
              <w:t xml:space="preserve">กรอกข้อมูลที่ </w:t>
            </w:r>
            <w:r>
              <w:t xml:space="preserve">Field </w:t>
            </w:r>
            <w:r>
              <w:rPr>
                <w:rFonts w:hint="cs"/>
                <w:cs/>
              </w:rPr>
              <w:t>นี้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และ </w:t>
            </w:r>
            <w:r>
              <w:rPr>
                <w:rFonts w:cs="CordiaUPC"/>
              </w:rPr>
              <w:t>mmsrrIncludingVat</w:t>
            </w:r>
            <w:r>
              <w:rPr>
                <w:rFonts w:hint="cs"/>
                <w:cs/>
              </w:rPr>
              <w:t xml:space="preserve"> มีค่าเป็นค่าว่างให้ระบบทำการคำนวนค่า </w:t>
            </w:r>
            <w:r>
              <w:rPr>
                <w:rFonts w:cs="CordiaUPC"/>
              </w:rPr>
              <w:t>mmsrrIncludingVat</w:t>
            </w:r>
            <w:r>
              <w:rPr>
                <w:rFonts w:hint="cs"/>
                <w:cs/>
              </w:rPr>
              <w:t xml:space="preserve"> ตามสูตรดังนี้</w:t>
            </w:r>
          </w:p>
          <w:p w:rsidRPr="00F4154C" w:rsidR="00906314" w:rsidP="00906314" w:rsidRDefault="00906314" w14:paraId="0D374200" w14:textId="6978BB9F">
            <w:r>
              <w:rPr>
                <w:rFonts w:cs="CordiaUPC"/>
              </w:rPr>
              <w:t>mmsrrExcludingVat</w:t>
            </w:r>
            <w:r>
              <w:rPr>
                <w:rFonts w:cs="Angsana New"/>
                <w:cs/>
              </w:rPr>
              <w:t xml:space="preserve"> * </w:t>
            </w:r>
            <w:r>
              <w:t>VAT</w:t>
            </w:r>
          </w:p>
          <w:p w:rsidRPr="008979A8" w:rsidR="00906314" w:rsidP="00906314" w:rsidRDefault="00906314" w14:paraId="79C43046" w14:textId="714E9361">
            <w:pPr>
              <w:rPr>
                <w:rFonts w:cs="CordiaUPC"/>
              </w:rPr>
            </w:pPr>
            <w:r>
              <w:rPr>
                <w:rFonts w:hint="cs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ใส่ได้เฉพาะตัวเลขและจุดทศนิยมเท่านั้น</w:t>
            </w:r>
          </w:p>
        </w:tc>
      </w:tr>
      <w:tr w:rsidRPr="008979A8" w:rsidR="00906314" w:rsidTr="00A64494" w14:paraId="79C0F90F" w14:textId="77777777">
        <w:trPr>
          <w:trHeight w:val="111"/>
        </w:trPr>
        <w:tc>
          <w:tcPr>
            <w:tcW w:w="1026" w:type="pct"/>
          </w:tcPr>
          <w:p w:rsidR="00906314" w:rsidP="00906314" w:rsidRDefault="00906314" w14:paraId="31A9B21E" w14:textId="02883A0D">
            <w:pPr>
              <w:rPr>
                <w:rFonts w:cs="CordiaUPC"/>
              </w:rPr>
            </w:pPr>
            <w:r>
              <w:rPr>
                <w:rFonts w:cs="CordiaUPC"/>
              </w:rPr>
              <w:t>mmsrrIncludingVat</w:t>
            </w:r>
          </w:p>
        </w:tc>
        <w:tc>
          <w:tcPr>
            <w:tcW w:w="928" w:type="pct"/>
          </w:tcPr>
          <w:p w:rsidR="00906314" w:rsidP="00906314" w:rsidRDefault="00906314" w14:paraId="5622F373" w14:textId="77777777">
            <w:r>
              <w:t>Text Box</w:t>
            </w:r>
          </w:p>
        </w:tc>
        <w:tc>
          <w:tcPr>
            <w:tcW w:w="3046" w:type="pct"/>
          </w:tcPr>
          <w:p w:rsidR="00906314" w:rsidP="00906314" w:rsidRDefault="00906314" w14:paraId="15E278B8" w14:textId="77777777">
            <w:pPr>
              <w:spacing w:after="0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ถ้า </w:t>
            </w:r>
            <w:r>
              <w:rPr>
                <w:rFonts w:cs="CordiaUPC"/>
              </w:rPr>
              <w:t xml:space="preserve">Product Class </w:t>
            </w:r>
            <w:r>
              <w:rPr>
                <w:rFonts w:hint="cs" w:cs="Angsana New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Main</w:t>
            </w:r>
            <w:r>
              <w:rPr>
                <w:rFonts w:cs="Angsana New"/>
                <w:cs/>
              </w:rPr>
              <w:t>”</w:t>
            </w:r>
          </w:p>
          <w:p w:rsidR="00906314" w:rsidP="00906314" w:rsidRDefault="00906314" w14:paraId="2C3DDA93" w14:textId="4972345C">
            <w:pPr>
              <w:rPr>
                <w:rFonts w:cs="CordiaUPC"/>
                <w:color w:val="FF0000"/>
              </w:rPr>
            </w:pPr>
            <w:r w:rsidRPr="008979A8">
              <w:rPr>
                <w:rFonts w:cs="CordiaUPC"/>
              </w:rPr>
              <w:t xml:space="preserve">Label </w:t>
            </w:r>
            <w:r w:rsidRPr="008979A8">
              <w:rPr>
                <w:rFonts w:cs="Angsana New"/>
                <w:cs/>
              </w:rPr>
              <w:t xml:space="preserve">:  </w:t>
            </w:r>
            <w:r w:rsidRPr="008979A8">
              <w:rPr>
                <w:rFonts w:cs="Angsana New"/>
                <w:color w:val="FF0000"/>
                <w:cs/>
              </w:rPr>
              <w:t>*</w:t>
            </w:r>
            <w:r>
              <w:rPr>
                <w:rFonts w:cs="CordiaUPC"/>
                <w:color w:val="FF0000"/>
              </w:rPr>
              <w:t>MMS Read &amp; Reply Including VAT</w:t>
            </w:r>
          </w:p>
          <w:p w:rsidRPr="0055648C" w:rsidR="00906314" w:rsidP="00906314" w:rsidRDefault="00906314" w14:paraId="5BF707ED" w14:textId="77777777">
            <w:pPr>
              <w:spacing w:after="0"/>
              <w:rPr>
                <w:rFonts w:cs="CordiaUPC"/>
              </w:rPr>
            </w:pPr>
            <w:r w:rsidRPr="0055648C">
              <w:rPr>
                <w:rFonts w:hint="cs" w:cs="Angsana New"/>
                <w:cs/>
              </w:rPr>
              <w:t>ถ้าไม่ใช่</w:t>
            </w:r>
          </w:p>
          <w:p w:rsidR="00906314" w:rsidP="00906314" w:rsidRDefault="00906314" w14:paraId="6E78F60F" w14:textId="6655A206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 xml:space="preserve">Label </w:t>
            </w:r>
            <w:r w:rsidRPr="008979A8">
              <w:rPr>
                <w:rFonts w:cs="Angsana New"/>
                <w:cs/>
              </w:rPr>
              <w:t xml:space="preserve">:  </w:t>
            </w:r>
            <w:r>
              <w:rPr>
                <w:rFonts w:cs="CordiaUPC"/>
              </w:rPr>
              <w:t>M</w:t>
            </w:r>
            <w:r w:rsidRPr="0055648C">
              <w:rPr>
                <w:rFonts w:cs="CordiaUPC"/>
              </w:rPr>
              <w:t>MS</w:t>
            </w:r>
            <w:r>
              <w:rPr>
                <w:rFonts w:cs="CordiaUPC"/>
              </w:rPr>
              <w:t xml:space="preserve"> Read &amp; Reply</w:t>
            </w:r>
            <w:r w:rsidRPr="0055648C">
              <w:rPr>
                <w:rFonts w:cs="CordiaUPC"/>
              </w:rPr>
              <w:t xml:space="preserve"> Excluding VAT</w:t>
            </w:r>
          </w:p>
          <w:p w:rsidR="00906314" w:rsidP="00906314" w:rsidRDefault="00906314" w14:paraId="6ADB128B" w14:textId="111F691D">
            <w:pPr>
              <w:spacing w:after="0"/>
            </w:pPr>
            <w:r>
              <w:rPr>
                <w:rFonts w:hint="cs"/>
                <w:cs/>
              </w:rPr>
              <w:t xml:space="preserve">เมื่อ </w:t>
            </w:r>
            <w:r>
              <w:t xml:space="preserve">User </w:t>
            </w:r>
            <w:r>
              <w:rPr>
                <w:rFonts w:hint="cs"/>
                <w:cs/>
              </w:rPr>
              <w:t xml:space="preserve">กรอกข้อมูลที่ </w:t>
            </w:r>
            <w:r>
              <w:t xml:space="preserve">Field </w:t>
            </w:r>
            <w:r>
              <w:rPr>
                <w:rFonts w:hint="cs"/>
                <w:cs/>
              </w:rPr>
              <w:t>นี้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และ </w:t>
            </w:r>
            <w:r>
              <w:rPr>
                <w:rFonts w:cs="CordiaUPC"/>
              </w:rPr>
              <w:t>mmsrrExcludingVat</w:t>
            </w:r>
            <w:r>
              <w:rPr>
                <w:rFonts w:hint="cs"/>
                <w:cs/>
              </w:rPr>
              <w:t xml:space="preserve"> มีค่าเป็นค่าว่างให้ระบบทำการคำนวนค่า </w:t>
            </w:r>
            <w:r>
              <w:rPr>
                <w:rFonts w:cs="CordiaUPC"/>
              </w:rPr>
              <w:t>mmsrrExcludingVat</w:t>
            </w:r>
            <w:r>
              <w:rPr>
                <w:rFonts w:hint="cs"/>
                <w:cs/>
              </w:rPr>
              <w:t xml:space="preserve"> ตามสูตรดังนี้</w:t>
            </w:r>
          </w:p>
          <w:p w:rsidRPr="00F4154C" w:rsidR="00906314" w:rsidP="00906314" w:rsidRDefault="00906314" w14:paraId="7E35A3D5" w14:textId="7BFC6A8E">
            <w:r>
              <w:rPr>
                <w:rFonts w:cs="CordiaUPC"/>
              </w:rPr>
              <w:t>mmsrrIncludingVat</w:t>
            </w:r>
            <w:r>
              <w:rPr>
                <w:rFonts w:cs="Angsana New"/>
                <w:cs/>
              </w:rPr>
              <w:t xml:space="preserve"> / </w:t>
            </w:r>
            <w:r>
              <w:t>VAT</w:t>
            </w:r>
          </w:p>
          <w:p w:rsidRPr="008979A8" w:rsidR="00906314" w:rsidP="00906314" w:rsidRDefault="00906314" w14:paraId="2EF7F6BA" w14:textId="3184872D">
            <w:pPr>
              <w:rPr>
                <w:rFonts w:cs="CordiaUPC"/>
              </w:rPr>
            </w:pPr>
            <w:r>
              <w:rPr>
                <w:rFonts w:hint="cs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ใส่ได้เฉพาะตัวเลขและจุดทศนิยมเท่านั้น</w:t>
            </w:r>
          </w:p>
        </w:tc>
      </w:tr>
      <w:tr w:rsidRPr="008979A8" w:rsidR="00906314" w:rsidTr="000A09FE" w14:paraId="0BA9EDAD" w14:textId="77777777">
        <w:trPr>
          <w:trHeight w:val="111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Pr="008979A8" w:rsidR="00906314" w:rsidP="00906314" w:rsidRDefault="00906314" w14:paraId="7B1FBD31" w14:textId="6BF93C87">
            <w:pPr>
              <w:pStyle w:val="HeaderTable"/>
            </w:pPr>
            <w:r>
              <w:t>End MMS Read &amp; Reply Rating Section</w:t>
            </w:r>
          </w:p>
        </w:tc>
      </w:tr>
    </w:tbl>
    <w:p w:rsidR="004617A0" w:rsidP="00BB3F68" w:rsidRDefault="004617A0" w14:paraId="110FB67B" w14:textId="77777777">
      <w:pPr>
        <w:pStyle w:val="Heading3"/>
        <w:numPr>
          <w:ilvl w:val="0"/>
          <w:numId w:val="73"/>
        </w:numPr>
        <w:rPr>
          <w:rFonts w:ascii="CordiaUPC" w:hAnsi="CordiaUPC" w:cs="CordiaUPC"/>
          <w:sz w:val="32"/>
          <w:szCs w:val="32"/>
        </w:rPr>
      </w:pPr>
      <w:r w:rsidRPr="008979A8">
        <w:rPr>
          <w:rFonts w:ascii="CordiaUPC" w:hAnsi="CordiaUPC" w:cs="CordiaUPC"/>
          <w:sz w:val="32"/>
          <w:szCs w:val="32"/>
        </w:rPr>
        <w:t>Script Validation</w:t>
      </w:r>
    </w:p>
    <w:tbl>
      <w:tblPr>
        <w:tblW w:w="4938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386"/>
        <w:gridCol w:w="2899"/>
        <w:gridCol w:w="3314"/>
        <w:gridCol w:w="1305"/>
      </w:tblGrid>
      <w:tr w:rsidRPr="008979A8" w:rsidR="004617A0" w:rsidTr="00234233" w14:paraId="7F3F8C65" w14:textId="77777777">
        <w:trPr>
          <w:cantSplit/>
          <w:tblHeader/>
        </w:trPr>
        <w:tc>
          <w:tcPr>
            <w:tcW w:w="778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4617A0" w:rsidP="000A09FE" w:rsidRDefault="004617A0" w14:paraId="22D83BBE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Error Code</w:t>
            </w:r>
          </w:p>
        </w:tc>
        <w:tc>
          <w:tcPr>
            <w:tcW w:w="1628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4617A0" w:rsidP="000A09FE" w:rsidRDefault="004617A0" w14:paraId="5C789E32" w14:textId="77777777">
            <w:pPr>
              <w:rPr>
                <w:rFonts w:cs="CordiaUPC"/>
                <w:b/>
                <w:bCs/>
              </w:rPr>
            </w:pPr>
            <w:r>
              <w:rPr>
                <w:rFonts w:cs="CordiaUPC"/>
                <w:b/>
                <w:bCs/>
              </w:rPr>
              <w:t xml:space="preserve">Error Message </w:t>
            </w:r>
          </w:p>
        </w:tc>
        <w:tc>
          <w:tcPr>
            <w:tcW w:w="1861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4617A0" w:rsidP="000A09FE" w:rsidRDefault="004617A0" w14:paraId="1A59CA85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Logic</w:t>
            </w:r>
          </w:p>
        </w:tc>
        <w:tc>
          <w:tcPr>
            <w:tcW w:w="733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4617A0" w:rsidP="000A09FE" w:rsidRDefault="004617A0" w14:paraId="01BB0871" w14:textId="77777777">
            <w:pPr>
              <w:rPr>
                <w:rFonts w:cs="CordiaUPC"/>
                <w:b/>
                <w:bCs/>
              </w:rPr>
            </w:pPr>
            <w:r>
              <w:rPr>
                <w:rFonts w:cs="CordiaUPC"/>
                <w:b/>
                <w:bCs/>
              </w:rPr>
              <w:t>Submit Call</w:t>
            </w:r>
          </w:p>
        </w:tc>
      </w:tr>
      <w:tr w:rsidR="004617A0" w:rsidTr="00234233" w14:paraId="4A2D0EE5" w14:textId="77777777">
        <w:tc>
          <w:tcPr>
            <w:tcW w:w="778" w:type="pct"/>
          </w:tcPr>
          <w:p w:rsidRPr="00792590" w:rsidR="004617A0" w:rsidP="000A09FE" w:rsidRDefault="004617A0" w14:paraId="43FA0B7C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hAnsi="CordiaUPC" w:cs="CordiaUPC"/>
                <w:sz w:val="28"/>
                <w:szCs w:val="28"/>
              </w:rPr>
              <w:t>00004</w:t>
            </w:r>
          </w:p>
        </w:tc>
        <w:tc>
          <w:tcPr>
            <w:tcW w:w="1628" w:type="pct"/>
          </w:tcPr>
          <w:p w:rsidRPr="00E02D8D" w:rsidR="004617A0" w:rsidP="000A09FE" w:rsidRDefault="00D118D0" w14:paraId="6A976A23" w14:textId="5F78531A">
            <w:pPr>
              <w:rPr>
                <w:rFonts w:cs="CordiaUPC"/>
              </w:rPr>
            </w:pPr>
            <w:r>
              <w:rPr>
                <w:rFonts w:cs="CordiaUPC"/>
              </w:rPr>
              <w:t>M</w:t>
            </w:r>
            <w:r w:rsidR="004617A0">
              <w:rPr>
                <w:rFonts w:cs="CordiaUPC"/>
              </w:rPr>
              <w:t xml:space="preserve">MS Excluding VAT is required when Product Class is </w:t>
            </w:r>
            <w:r w:rsidR="004617A0">
              <w:rPr>
                <w:rFonts w:cs="Angsana New"/>
                <w:cs/>
              </w:rPr>
              <w:t>“</w:t>
            </w:r>
            <w:r w:rsidR="004617A0">
              <w:rPr>
                <w:rFonts w:cs="CordiaUPC"/>
              </w:rPr>
              <w:t>Main</w:t>
            </w:r>
            <w:r w:rsidR="004617A0">
              <w:rPr>
                <w:rFonts w:cs="Angsana New"/>
                <w:cs/>
              </w:rPr>
              <w:t>”.</w:t>
            </w:r>
          </w:p>
        </w:tc>
        <w:tc>
          <w:tcPr>
            <w:tcW w:w="1861" w:type="pct"/>
          </w:tcPr>
          <w:p w:rsidR="004617A0" w:rsidP="000A09FE" w:rsidRDefault="004617A0" w14:paraId="623E560A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ถ้า </w:t>
            </w:r>
            <w:r>
              <w:rPr>
                <w:rFonts w:cs="CordiaUPC"/>
              </w:rPr>
              <w:t xml:space="preserve">Product Class </w:t>
            </w:r>
            <w:r>
              <w:rPr>
                <w:rFonts w:hint="cs" w:cs="Angsana New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Main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ดังนั้น </w:t>
            </w:r>
            <w:r w:rsidR="00D118D0">
              <w:rPr>
                <w:rFonts w:cs="CordiaUPC"/>
              </w:rPr>
              <w:t>m</w:t>
            </w:r>
            <w:r>
              <w:rPr>
                <w:rFonts w:cs="CordiaUPC"/>
              </w:rPr>
              <w:t xml:space="preserve">msExcludingVat </w:t>
            </w:r>
            <w:r>
              <w:rPr>
                <w:rFonts w:hint="cs" w:cs="Angsana New"/>
                <w:cs/>
              </w:rPr>
              <w:t xml:space="preserve">จะต้องเป็น </w:t>
            </w:r>
            <w:r>
              <w:rPr>
                <w:rFonts w:cs="CordiaUPC"/>
              </w:rPr>
              <w:t>Mandatory</w:t>
            </w:r>
          </w:p>
          <w:p w:rsidRPr="00792590" w:rsidR="00906314" w:rsidP="000A09FE" w:rsidRDefault="005E3092" w14:paraId="4DCFB59A" w14:textId="250CE827">
            <w:pPr>
              <w:rPr>
                <w:rFonts w:cs="CordiaUPC"/>
              </w:rPr>
            </w:pPr>
            <w:r>
              <w:rPr>
                <w:rFonts w:hint="cs"/>
                <w:cs/>
              </w:rPr>
              <w:t xml:space="preserve">หมายเหตุ เฉพาะเคสไม่ใช่ของ </w:t>
            </w:r>
            <w:r>
              <w:t xml:space="preserve">customerType </w:t>
            </w:r>
            <w:r>
              <w:rPr>
                <w:rFonts w:cs="Angsana New"/>
                <w:cs/>
              </w:rPr>
              <w:t>= 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productClass </w:t>
            </w:r>
            <w:r>
              <w:rPr>
                <w:rFonts w:cs="Angsana New"/>
                <w:cs/>
              </w:rPr>
              <w:t>= “</w:t>
            </w:r>
            <w:r>
              <w:t>Main</w:t>
            </w:r>
            <w:r>
              <w:rPr>
                <w:rFonts w:cs="Angsana New"/>
                <w:cs/>
              </w:rPr>
              <w:t>”</w:t>
            </w:r>
          </w:p>
        </w:tc>
        <w:tc>
          <w:tcPr>
            <w:tcW w:w="733" w:type="pct"/>
          </w:tcPr>
          <w:p w:rsidR="004617A0" w:rsidP="000A09FE" w:rsidRDefault="004617A0" w14:paraId="3476BC92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5E3092" w:rsidTr="00234233" w14:paraId="0C9E53A5" w14:textId="77777777">
        <w:tc>
          <w:tcPr>
            <w:tcW w:w="778" w:type="pct"/>
          </w:tcPr>
          <w:p w:rsidR="005E3092" w:rsidP="005E3092" w:rsidRDefault="005E3092" w14:paraId="3C153671" w14:textId="5F7F84D1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>00004</w:t>
            </w:r>
          </w:p>
        </w:tc>
        <w:tc>
          <w:tcPr>
            <w:tcW w:w="1628" w:type="pct"/>
          </w:tcPr>
          <w:p w:rsidR="005E3092" w:rsidP="005E3092" w:rsidRDefault="005E3092" w14:paraId="14D65D14" w14:textId="70FC7D91">
            <w:pPr>
              <w:rPr>
                <w:rFonts w:cs="CordiaUPC"/>
              </w:rPr>
            </w:pPr>
            <w:r>
              <w:t>On {1}, M</w:t>
            </w:r>
            <w:r>
              <w:rPr>
                <w:rFonts w:cs="CordiaUPC"/>
              </w:rPr>
              <w:t xml:space="preserve">MS Excluding VAT is required when Product Class is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Main</w:t>
            </w:r>
            <w:r>
              <w:rPr>
                <w:rFonts w:cs="Angsana New"/>
                <w:cs/>
              </w:rPr>
              <w:t>”.</w:t>
            </w:r>
          </w:p>
        </w:tc>
        <w:tc>
          <w:tcPr>
            <w:tcW w:w="1861" w:type="pct"/>
          </w:tcPr>
          <w:p w:rsidR="005E3092" w:rsidP="005E3092" w:rsidRDefault="005E3092" w14:paraId="26245D1E" w14:textId="00651B1D">
            <w:pPr>
              <w:pStyle w:val="NoSpacing"/>
              <w:spacing w:after="240"/>
              <w:rPr>
                <w:rFonts w:ascii="CordiaUPC" w:hAnsi="CordiaUPC"/>
                <w:sz w:val="28"/>
              </w:rPr>
            </w:pPr>
            <w:r>
              <w:rPr>
                <w:rFonts w:hint="cs" w:ascii="CordiaUPC" w:hAnsi="CordiaUPC"/>
                <w:sz w:val="28"/>
                <w:cs/>
              </w:rPr>
              <w:t>ถ้า</w:t>
            </w:r>
            <w:r w:rsidRPr="00734543">
              <w:rPr>
                <w:rFonts w:hint="cs" w:ascii="CordiaUPC" w:hAnsi="CordiaUPC"/>
                <w:sz w:val="28"/>
                <w:cs/>
              </w:rPr>
              <w:t xml:space="preserve"> </w:t>
            </w:r>
            <w:r>
              <w:rPr>
                <w:rFonts w:ascii="CordiaUPC" w:hAnsi="CordiaUPC"/>
                <w:sz w:val="28"/>
              </w:rPr>
              <w:t xml:space="preserve">Product Class </w:t>
            </w:r>
            <w:r>
              <w:rPr>
                <w:rFonts w:hint="cs" w:ascii="CordiaUPC" w:hAnsi="CordiaUPC"/>
                <w:sz w:val="28"/>
                <w:cs/>
              </w:rPr>
              <w:t xml:space="preserve">มีค่าเป็น </w:t>
            </w:r>
            <w:r>
              <w:rPr>
                <w:rFonts w:ascii="CordiaUPC" w:hAnsi="CordiaUPC" w:cs="Angsana New"/>
                <w:sz w:val="28"/>
                <w:cs/>
              </w:rPr>
              <w:t>“</w:t>
            </w:r>
            <w:r>
              <w:rPr>
                <w:rFonts w:ascii="CordiaUPC" w:hAnsi="CordiaUPC"/>
                <w:sz w:val="28"/>
              </w:rPr>
              <w:t>Main</w:t>
            </w:r>
            <w:r>
              <w:rPr>
                <w:rFonts w:ascii="CordiaUPC" w:hAnsi="CordiaUPC" w:cs="Angsana New"/>
                <w:sz w:val="28"/>
                <w:cs/>
              </w:rPr>
              <w:t xml:space="preserve">” </w:t>
            </w:r>
            <w:r>
              <w:rPr>
                <w:rFonts w:hint="cs" w:ascii="CordiaUPC" w:hAnsi="CordiaUPC"/>
                <w:sz w:val="28"/>
                <w:cs/>
              </w:rPr>
              <w:t xml:space="preserve">ดังนั้น </w:t>
            </w:r>
            <w:r>
              <w:rPr>
                <w:rFonts w:ascii="CordiaUPC" w:hAnsi="CordiaUPC"/>
                <w:sz w:val="28"/>
              </w:rPr>
              <w:t>m</w:t>
            </w:r>
            <w:r w:rsidRPr="002213CB">
              <w:rPr>
                <w:rFonts w:ascii="CordiaUPC" w:hAnsi="CordiaUPC"/>
                <w:sz w:val="28"/>
              </w:rPr>
              <w:t xml:space="preserve">msExcludingVat </w:t>
            </w:r>
            <w:r w:rsidRPr="00143329">
              <w:rPr>
                <w:rFonts w:ascii="CordiaUPC" w:hAnsi="CordiaUPC"/>
                <w:sz w:val="28"/>
                <w:cs/>
              </w:rPr>
              <w:t xml:space="preserve">เป็น </w:t>
            </w:r>
            <w:r>
              <w:rPr>
                <w:rFonts w:ascii="CordiaUPC" w:hAnsi="CordiaUPC"/>
                <w:sz w:val="28"/>
              </w:rPr>
              <w:t>Mandatory</w:t>
            </w:r>
          </w:p>
          <w:p w:rsidR="005E3092" w:rsidP="005E3092" w:rsidRDefault="005E3092" w14:paraId="5C14FE85" w14:textId="77777777">
            <w:pPr>
              <w:pStyle w:val="NoSpacing"/>
              <w:spacing w:after="240"/>
              <w:rPr>
                <w:rFonts w:ascii="CordiaUPC" w:hAnsi="CordiaUPC"/>
                <w:sz w:val="28"/>
              </w:rPr>
            </w:pPr>
            <w:r>
              <w:rPr>
                <w:rFonts w:hint="cs" w:ascii="CordiaUPC" w:hAnsi="CordiaUPC"/>
                <w:sz w:val="28"/>
                <w:cs/>
              </w:rPr>
              <w:t xml:space="preserve">หมายเหตุ เฉพาะเคส </w:t>
            </w:r>
            <w:r>
              <w:rPr>
                <w:rFonts w:ascii="CordiaUPC" w:hAnsi="CordiaUPC"/>
                <w:sz w:val="28"/>
              </w:rPr>
              <w:t xml:space="preserve">customerType </w:t>
            </w:r>
            <w:r>
              <w:rPr>
                <w:rFonts w:ascii="CordiaUPC" w:hAnsi="CordiaUPC" w:cs="Angsana New"/>
                <w:sz w:val="28"/>
                <w:cs/>
              </w:rPr>
              <w:t>= “</w:t>
            </w:r>
            <w:r>
              <w:rPr>
                <w:rFonts w:ascii="CordiaUPC" w:hAnsi="CordiaUPC"/>
                <w:sz w:val="28"/>
              </w:rPr>
              <w:t>Pre</w:t>
            </w:r>
            <w:r>
              <w:rPr>
                <w:rFonts w:ascii="CordiaUPC" w:hAnsi="CordiaUPC" w:cs="Angsana New"/>
                <w:sz w:val="28"/>
                <w:cs/>
              </w:rPr>
              <w:t>-</w:t>
            </w:r>
            <w:r>
              <w:rPr>
                <w:rFonts w:ascii="CordiaUPC" w:hAnsi="CordiaUPC"/>
                <w:sz w:val="28"/>
              </w:rPr>
              <w:t>paid</w:t>
            </w:r>
            <w:r>
              <w:rPr>
                <w:rFonts w:ascii="CordiaUPC" w:hAnsi="CordiaUPC" w:cs="Angsana New"/>
                <w:sz w:val="28"/>
                <w:cs/>
              </w:rPr>
              <w:t xml:space="preserve">” </w:t>
            </w:r>
            <w:r>
              <w:rPr>
                <w:rFonts w:hint="cs" w:ascii="CordiaUPC" w:hAnsi="CordiaUPC"/>
                <w:sz w:val="28"/>
                <w:cs/>
              </w:rPr>
              <w:t xml:space="preserve">และ </w:t>
            </w:r>
            <w:r>
              <w:rPr>
                <w:rFonts w:ascii="CordiaUPC" w:hAnsi="CordiaUPC"/>
                <w:sz w:val="28"/>
              </w:rPr>
              <w:t xml:space="preserve">productClass </w:t>
            </w:r>
            <w:r>
              <w:rPr>
                <w:rFonts w:ascii="CordiaUPC" w:hAnsi="CordiaUPC" w:cs="Angsana New"/>
                <w:sz w:val="28"/>
                <w:cs/>
              </w:rPr>
              <w:t>= “</w:t>
            </w:r>
            <w:r>
              <w:rPr>
                <w:rFonts w:ascii="CordiaUPC" w:hAnsi="CordiaUPC"/>
                <w:sz w:val="28"/>
              </w:rPr>
              <w:t>Main</w:t>
            </w:r>
            <w:r>
              <w:rPr>
                <w:rFonts w:ascii="CordiaUPC" w:hAnsi="CordiaUPC" w:cs="Angsana New"/>
                <w:sz w:val="28"/>
                <w:cs/>
              </w:rPr>
              <w:t>”</w:t>
            </w:r>
            <w:r>
              <w:rPr>
                <w:rFonts w:hint="cs" w:ascii="CordiaUPC" w:hAnsi="CordiaUPC"/>
                <w:sz w:val="28"/>
                <w:cs/>
              </w:rPr>
              <w:t xml:space="preserve"> และโดย </w:t>
            </w:r>
            <w:r>
              <w:rPr>
                <w:rFonts w:ascii="CordiaUPC" w:hAnsi="CordiaUPC"/>
                <w:sz w:val="28"/>
              </w:rPr>
              <w:t xml:space="preserve">Validate </w:t>
            </w:r>
            <w:r>
              <w:rPr>
                <w:rFonts w:hint="cs" w:ascii="CordiaUPC" w:hAnsi="CordiaUPC"/>
                <w:sz w:val="28"/>
                <w:cs/>
              </w:rPr>
              <w:t xml:space="preserve">แยกแต่ละ </w:t>
            </w:r>
            <w:r>
              <w:rPr>
                <w:rFonts w:ascii="CordiaUPC" w:hAnsi="CordiaUPC"/>
                <w:sz w:val="28"/>
              </w:rPr>
              <w:t>deductType</w:t>
            </w:r>
          </w:p>
          <w:p w:rsidR="005E3092" w:rsidP="005E3092" w:rsidRDefault="005E3092" w14:paraId="7EBD7B70" w14:textId="2C751E1E">
            <w:pPr>
              <w:rPr>
                <w:rFonts w:cs="CordiaUPC"/>
                <w:cs/>
              </w:rPr>
            </w:pPr>
            <w:r>
              <w:t xml:space="preserve">{1} </w:t>
            </w:r>
            <w:r>
              <w:rPr>
                <w:rFonts w:cs="Angsana New"/>
                <w:cs/>
              </w:rPr>
              <w:t xml:space="preserve">= </w:t>
            </w:r>
            <w:r>
              <w:t>deductType</w:t>
            </w:r>
          </w:p>
        </w:tc>
        <w:tc>
          <w:tcPr>
            <w:tcW w:w="733" w:type="pct"/>
          </w:tcPr>
          <w:p w:rsidR="005E3092" w:rsidP="005E3092" w:rsidRDefault="005E3092" w14:paraId="46357A36" w14:textId="24112AA9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5E3092" w:rsidTr="00D10F19" w14:paraId="52957FBF" w14:textId="77777777">
        <w:tc>
          <w:tcPr>
            <w:tcW w:w="778" w:type="pct"/>
          </w:tcPr>
          <w:p w:rsidRPr="00DF5090" w:rsidR="005E3092" w:rsidP="005E3092" w:rsidRDefault="005E3092" w14:paraId="3B96CD12" w14:textId="77777777">
            <w:r w:rsidRPr="002A323A">
              <w:t>00023</w:t>
            </w:r>
          </w:p>
        </w:tc>
        <w:tc>
          <w:tcPr>
            <w:tcW w:w="1628" w:type="pct"/>
          </w:tcPr>
          <w:p w:rsidR="005E3092" w:rsidP="005E3092" w:rsidRDefault="005E3092" w14:paraId="234611AB" w14:textId="2D5D6982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MMS Excluding VAT </w:t>
            </w:r>
            <w:r>
              <w:t xml:space="preserve">must be 3 decimal </w:t>
            </w:r>
            <w:r>
              <w:rPr>
                <w:rFonts w:cs="Angsana New"/>
                <w:cs/>
              </w:rPr>
              <w:t>(</w:t>
            </w:r>
            <w:r>
              <w:t>Min 0, Max 999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1861" w:type="pct"/>
          </w:tcPr>
          <w:p w:rsidR="005E3092" w:rsidP="005E3092" w:rsidRDefault="005E3092" w14:paraId="522096B3" w14:textId="65D108F4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rPr>
                <w:rFonts w:cs="CordiaUPC"/>
              </w:rPr>
              <w:t xml:space="preserve">MMS Excluding VAT </w:t>
            </w:r>
            <w:r>
              <w:rPr>
                <w:rFonts w:hint="cs"/>
                <w:cs/>
              </w:rPr>
              <w:t xml:space="preserve">มีค่า ดังนั้น </w:t>
            </w:r>
            <w:r>
              <w:rPr>
                <w:rFonts w:cs="CordiaUPC"/>
              </w:rPr>
              <w:t xml:space="preserve">MMS Excluding VAT </w:t>
            </w:r>
            <w:r>
              <w:rPr>
                <w:rFonts w:hint="cs"/>
                <w:cs/>
              </w:rPr>
              <w:t xml:space="preserve">จะต้องเป็นตัวเลขทศนิยม </w:t>
            </w:r>
            <w:r>
              <w:t>3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ตำแหน่งและมีค่าอยู่ในช่วง </w:t>
            </w:r>
            <w:r>
              <w:t xml:space="preserve">0 </w:t>
            </w:r>
            <w:r>
              <w:rPr>
                <w:rFonts w:cs="Angsana New"/>
                <w:cs/>
              </w:rPr>
              <w:t xml:space="preserve">– </w:t>
            </w:r>
            <w:r>
              <w:t>999</w:t>
            </w:r>
          </w:p>
        </w:tc>
        <w:tc>
          <w:tcPr>
            <w:tcW w:w="733" w:type="pct"/>
          </w:tcPr>
          <w:p w:rsidR="005E3092" w:rsidP="005E3092" w:rsidRDefault="005E3092" w14:paraId="4742391A" w14:textId="77777777">
            <w:pPr>
              <w:rPr>
                <w:rFonts w:cs="CordiaUPC"/>
                <w:szCs w:val="36"/>
              </w:rPr>
            </w:pPr>
          </w:p>
        </w:tc>
      </w:tr>
      <w:tr w:rsidR="005E3092" w:rsidTr="00234233" w14:paraId="2AC7662B" w14:textId="77777777">
        <w:tc>
          <w:tcPr>
            <w:tcW w:w="778" w:type="pct"/>
          </w:tcPr>
          <w:p w:rsidRPr="00304DEB" w:rsidR="005E3092" w:rsidP="005E3092" w:rsidRDefault="005E3092" w14:paraId="3DA14993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hAnsi="CordiaUPC" w:cs="CordiaUPC"/>
                <w:sz w:val="28"/>
                <w:szCs w:val="28"/>
              </w:rPr>
              <w:t>00004</w:t>
            </w:r>
          </w:p>
        </w:tc>
        <w:tc>
          <w:tcPr>
            <w:tcW w:w="1628" w:type="pct"/>
          </w:tcPr>
          <w:p w:rsidR="005E3092" w:rsidP="005E3092" w:rsidRDefault="005E3092" w14:paraId="6F9052D5" w14:textId="3B59B20D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MMS Including VAT is required when Product Class is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Main</w:t>
            </w:r>
            <w:r>
              <w:rPr>
                <w:rFonts w:cs="Angsana New"/>
                <w:cs/>
              </w:rPr>
              <w:t>”.</w:t>
            </w:r>
          </w:p>
        </w:tc>
        <w:tc>
          <w:tcPr>
            <w:tcW w:w="1861" w:type="pct"/>
          </w:tcPr>
          <w:p w:rsidR="005E3092" w:rsidP="005E3092" w:rsidRDefault="005E3092" w14:paraId="462E3C00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ถ้า </w:t>
            </w:r>
            <w:r>
              <w:rPr>
                <w:rFonts w:cs="CordiaUPC"/>
              </w:rPr>
              <w:t xml:space="preserve">Product Class </w:t>
            </w:r>
            <w:r>
              <w:rPr>
                <w:rFonts w:hint="cs" w:cs="Angsana New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Main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ดังนั้น </w:t>
            </w:r>
            <w:r>
              <w:rPr>
                <w:rFonts w:cs="CordiaUPC"/>
              </w:rPr>
              <w:t xml:space="preserve">mmsIncludingVat </w:t>
            </w:r>
            <w:r>
              <w:rPr>
                <w:rFonts w:hint="cs" w:cs="Angsana New"/>
                <w:cs/>
              </w:rPr>
              <w:t xml:space="preserve">จะต้องเป็น </w:t>
            </w:r>
            <w:r>
              <w:rPr>
                <w:rFonts w:cs="CordiaUPC"/>
              </w:rPr>
              <w:t>Mandatory</w:t>
            </w:r>
          </w:p>
          <w:p w:rsidR="005E3092" w:rsidP="005E3092" w:rsidRDefault="005E3092" w14:paraId="0EC6ABB2" w14:textId="1A1BD056">
            <w:pPr>
              <w:rPr>
                <w:rFonts w:cs="CordiaUPC"/>
              </w:rPr>
            </w:pPr>
            <w:r>
              <w:rPr>
                <w:rFonts w:hint="cs"/>
                <w:cs/>
              </w:rPr>
              <w:t xml:space="preserve">หมายเหตุ เฉพาะเคสไม่ใช่ของ </w:t>
            </w:r>
            <w:r>
              <w:t xml:space="preserve">customerType </w:t>
            </w:r>
            <w:r>
              <w:rPr>
                <w:rFonts w:cs="Angsana New"/>
                <w:cs/>
              </w:rPr>
              <w:t>= 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productClass </w:t>
            </w:r>
            <w:r>
              <w:rPr>
                <w:rFonts w:cs="Angsana New"/>
                <w:cs/>
              </w:rPr>
              <w:t>= “</w:t>
            </w:r>
            <w:r>
              <w:t>Main</w:t>
            </w:r>
            <w:r>
              <w:rPr>
                <w:rFonts w:cs="Angsana New"/>
                <w:cs/>
              </w:rPr>
              <w:t>”</w:t>
            </w:r>
          </w:p>
        </w:tc>
        <w:tc>
          <w:tcPr>
            <w:tcW w:w="733" w:type="pct"/>
          </w:tcPr>
          <w:p w:rsidRPr="00CD78B8" w:rsidR="005E3092" w:rsidP="005E3092" w:rsidRDefault="005E3092" w14:paraId="76B577F2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5E3092" w:rsidTr="00234233" w14:paraId="24782E4C" w14:textId="77777777">
        <w:tc>
          <w:tcPr>
            <w:tcW w:w="778" w:type="pct"/>
          </w:tcPr>
          <w:p w:rsidR="005E3092" w:rsidP="005E3092" w:rsidRDefault="005E3092" w14:paraId="536A184C" w14:textId="7739D234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>00004</w:t>
            </w:r>
          </w:p>
        </w:tc>
        <w:tc>
          <w:tcPr>
            <w:tcW w:w="1628" w:type="pct"/>
          </w:tcPr>
          <w:p w:rsidR="005E3092" w:rsidP="005E3092" w:rsidRDefault="005E3092" w14:paraId="283306FC" w14:textId="0D8B68C8">
            <w:pPr>
              <w:rPr>
                <w:rFonts w:cs="CordiaUPC"/>
              </w:rPr>
            </w:pPr>
            <w:r>
              <w:t>On {1}, M</w:t>
            </w:r>
            <w:r>
              <w:rPr>
                <w:rFonts w:cs="CordiaUPC"/>
              </w:rPr>
              <w:t xml:space="preserve">MS Including VAT is required when Product Class is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Main</w:t>
            </w:r>
            <w:r>
              <w:rPr>
                <w:rFonts w:cs="Angsana New"/>
                <w:cs/>
              </w:rPr>
              <w:t>”.</w:t>
            </w:r>
          </w:p>
        </w:tc>
        <w:tc>
          <w:tcPr>
            <w:tcW w:w="1861" w:type="pct"/>
          </w:tcPr>
          <w:p w:rsidR="005E3092" w:rsidP="005E3092" w:rsidRDefault="005E3092" w14:paraId="005E606C" w14:textId="10D5041F">
            <w:pPr>
              <w:pStyle w:val="NoSpacing"/>
              <w:spacing w:after="240"/>
              <w:rPr>
                <w:rFonts w:ascii="CordiaUPC" w:hAnsi="CordiaUPC"/>
                <w:sz w:val="28"/>
              </w:rPr>
            </w:pPr>
            <w:r>
              <w:rPr>
                <w:rFonts w:hint="cs" w:ascii="CordiaUPC" w:hAnsi="CordiaUPC"/>
                <w:sz w:val="28"/>
                <w:cs/>
              </w:rPr>
              <w:t>ถ้า</w:t>
            </w:r>
            <w:r w:rsidRPr="00734543">
              <w:rPr>
                <w:rFonts w:hint="cs" w:ascii="CordiaUPC" w:hAnsi="CordiaUPC"/>
                <w:sz w:val="28"/>
                <w:cs/>
              </w:rPr>
              <w:t xml:space="preserve"> </w:t>
            </w:r>
            <w:r>
              <w:rPr>
                <w:rFonts w:ascii="CordiaUPC" w:hAnsi="CordiaUPC"/>
                <w:sz w:val="28"/>
              </w:rPr>
              <w:t xml:space="preserve">Product Class </w:t>
            </w:r>
            <w:r>
              <w:rPr>
                <w:rFonts w:hint="cs" w:ascii="CordiaUPC" w:hAnsi="CordiaUPC"/>
                <w:sz w:val="28"/>
                <w:cs/>
              </w:rPr>
              <w:t xml:space="preserve">มีค่าเป็น </w:t>
            </w:r>
            <w:r>
              <w:rPr>
                <w:rFonts w:ascii="CordiaUPC" w:hAnsi="CordiaUPC" w:cs="Angsana New"/>
                <w:sz w:val="28"/>
                <w:cs/>
              </w:rPr>
              <w:t>“</w:t>
            </w:r>
            <w:r>
              <w:rPr>
                <w:rFonts w:ascii="CordiaUPC" w:hAnsi="CordiaUPC"/>
                <w:sz w:val="28"/>
              </w:rPr>
              <w:t>Main</w:t>
            </w:r>
            <w:r>
              <w:rPr>
                <w:rFonts w:ascii="CordiaUPC" w:hAnsi="CordiaUPC" w:cs="Angsana New"/>
                <w:sz w:val="28"/>
                <w:cs/>
              </w:rPr>
              <w:t xml:space="preserve">” </w:t>
            </w:r>
            <w:r>
              <w:rPr>
                <w:rFonts w:hint="cs" w:ascii="CordiaUPC" w:hAnsi="CordiaUPC"/>
                <w:sz w:val="28"/>
                <w:cs/>
              </w:rPr>
              <w:t xml:space="preserve">ดังนั้น </w:t>
            </w:r>
            <w:r>
              <w:rPr>
                <w:rFonts w:ascii="CordiaUPC" w:hAnsi="CordiaUPC"/>
                <w:sz w:val="28"/>
              </w:rPr>
              <w:t>m</w:t>
            </w:r>
            <w:r w:rsidRPr="002213CB">
              <w:rPr>
                <w:rFonts w:ascii="CordiaUPC" w:hAnsi="CordiaUPC"/>
                <w:sz w:val="28"/>
              </w:rPr>
              <w:t>ms</w:t>
            </w:r>
            <w:r>
              <w:rPr>
                <w:rFonts w:ascii="CordiaUPC" w:hAnsi="CordiaUPC"/>
                <w:sz w:val="28"/>
              </w:rPr>
              <w:t>In</w:t>
            </w:r>
            <w:r w:rsidRPr="002213CB">
              <w:rPr>
                <w:rFonts w:ascii="CordiaUPC" w:hAnsi="CordiaUPC"/>
                <w:sz w:val="28"/>
              </w:rPr>
              <w:t xml:space="preserve">cludingVat </w:t>
            </w:r>
            <w:r w:rsidRPr="00143329">
              <w:rPr>
                <w:rFonts w:ascii="CordiaUPC" w:hAnsi="CordiaUPC"/>
                <w:sz w:val="28"/>
                <w:cs/>
              </w:rPr>
              <w:t xml:space="preserve">เป็น </w:t>
            </w:r>
            <w:r>
              <w:rPr>
                <w:rFonts w:ascii="CordiaUPC" w:hAnsi="CordiaUPC"/>
                <w:sz w:val="28"/>
              </w:rPr>
              <w:t>Mandatory</w:t>
            </w:r>
          </w:p>
          <w:p w:rsidR="005E3092" w:rsidP="005E3092" w:rsidRDefault="005E3092" w14:paraId="3FA5B24D" w14:textId="77777777">
            <w:pPr>
              <w:pStyle w:val="NoSpacing"/>
              <w:spacing w:after="240"/>
              <w:rPr>
                <w:rFonts w:ascii="CordiaUPC" w:hAnsi="CordiaUPC"/>
                <w:sz w:val="28"/>
              </w:rPr>
            </w:pPr>
            <w:r>
              <w:rPr>
                <w:rFonts w:hint="cs" w:ascii="CordiaUPC" w:hAnsi="CordiaUPC"/>
                <w:sz w:val="28"/>
                <w:cs/>
              </w:rPr>
              <w:t xml:space="preserve">หมายเหตุ เฉพาะเคส </w:t>
            </w:r>
            <w:r>
              <w:rPr>
                <w:rFonts w:ascii="CordiaUPC" w:hAnsi="CordiaUPC"/>
                <w:sz w:val="28"/>
              </w:rPr>
              <w:t xml:space="preserve">customerType </w:t>
            </w:r>
            <w:r>
              <w:rPr>
                <w:rFonts w:ascii="CordiaUPC" w:hAnsi="CordiaUPC" w:cs="Angsana New"/>
                <w:sz w:val="28"/>
                <w:cs/>
              </w:rPr>
              <w:t>= “</w:t>
            </w:r>
            <w:r>
              <w:rPr>
                <w:rFonts w:ascii="CordiaUPC" w:hAnsi="CordiaUPC"/>
                <w:sz w:val="28"/>
              </w:rPr>
              <w:t>Pre</w:t>
            </w:r>
            <w:r>
              <w:rPr>
                <w:rFonts w:ascii="CordiaUPC" w:hAnsi="CordiaUPC" w:cs="Angsana New"/>
                <w:sz w:val="28"/>
                <w:cs/>
              </w:rPr>
              <w:t>-</w:t>
            </w:r>
            <w:r>
              <w:rPr>
                <w:rFonts w:ascii="CordiaUPC" w:hAnsi="CordiaUPC"/>
                <w:sz w:val="28"/>
              </w:rPr>
              <w:t>paid</w:t>
            </w:r>
            <w:r>
              <w:rPr>
                <w:rFonts w:ascii="CordiaUPC" w:hAnsi="CordiaUPC" w:cs="Angsana New"/>
                <w:sz w:val="28"/>
                <w:cs/>
              </w:rPr>
              <w:t xml:space="preserve">” </w:t>
            </w:r>
            <w:r>
              <w:rPr>
                <w:rFonts w:hint="cs" w:ascii="CordiaUPC" w:hAnsi="CordiaUPC"/>
                <w:sz w:val="28"/>
                <w:cs/>
              </w:rPr>
              <w:t xml:space="preserve">และ </w:t>
            </w:r>
            <w:r>
              <w:rPr>
                <w:rFonts w:ascii="CordiaUPC" w:hAnsi="CordiaUPC"/>
                <w:sz w:val="28"/>
              </w:rPr>
              <w:t xml:space="preserve">productClass </w:t>
            </w:r>
            <w:r>
              <w:rPr>
                <w:rFonts w:ascii="CordiaUPC" w:hAnsi="CordiaUPC" w:cs="Angsana New"/>
                <w:sz w:val="28"/>
                <w:cs/>
              </w:rPr>
              <w:t>= “</w:t>
            </w:r>
            <w:r>
              <w:rPr>
                <w:rFonts w:ascii="CordiaUPC" w:hAnsi="CordiaUPC"/>
                <w:sz w:val="28"/>
              </w:rPr>
              <w:t>Main</w:t>
            </w:r>
            <w:r>
              <w:rPr>
                <w:rFonts w:ascii="CordiaUPC" w:hAnsi="CordiaUPC" w:cs="Angsana New"/>
                <w:sz w:val="28"/>
                <w:cs/>
              </w:rPr>
              <w:t>”</w:t>
            </w:r>
            <w:r>
              <w:rPr>
                <w:rFonts w:hint="cs" w:ascii="CordiaUPC" w:hAnsi="CordiaUPC"/>
                <w:sz w:val="28"/>
                <w:cs/>
              </w:rPr>
              <w:t xml:space="preserve"> และโดย </w:t>
            </w:r>
            <w:r>
              <w:rPr>
                <w:rFonts w:ascii="CordiaUPC" w:hAnsi="CordiaUPC"/>
                <w:sz w:val="28"/>
              </w:rPr>
              <w:t xml:space="preserve">Validate </w:t>
            </w:r>
            <w:r>
              <w:rPr>
                <w:rFonts w:hint="cs" w:ascii="CordiaUPC" w:hAnsi="CordiaUPC"/>
                <w:sz w:val="28"/>
                <w:cs/>
              </w:rPr>
              <w:t xml:space="preserve">แยกแต่ละ </w:t>
            </w:r>
            <w:r>
              <w:rPr>
                <w:rFonts w:ascii="CordiaUPC" w:hAnsi="CordiaUPC"/>
                <w:sz w:val="28"/>
              </w:rPr>
              <w:t>deductType</w:t>
            </w:r>
          </w:p>
          <w:p w:rsidR="005E3092" w:rsidP="005E3092" w:rsidRDefault="005E3092" w14:paraId="489FB030" w14:textId="52B61C7C">
            <w:pPr>
              <w:rPr>
                <w:rFonts w:cs="CordiaUPC"/>
                <w:cs/>
              </w:rPr>
            </w:pPr>
            <w:r>
              <w:t xml:space="preserve">{1} </w:t>
            </w:r>
            <w:r>
              <w:rPr>
                <w:rFonts w:cs="Angsana New"/>
                <w:cs/>
              </w:rPr>
              <w:t xml:space="preserve">= </w:t>
            </w:r>
            <w:r>
              <w:t>deductType</w:t>
            </w:r>
          </w:p>
        </w:tc>
        <w:tc>
          <w:tcPr>
            <w:tcW w:w="733" w:type="pct"/>
          </w:tcPr>
          <w:p w:rsidR="005E3092" w:rsidP="005E3092" w:rsidRDefault="005E3092" w14:paraId="3136F595" w14:textId="2F6FA42E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5E3092" w:rsidTr="00D10F19" w14:paraId="47F7D9DD" w14:textId="77777777">
        <w:tc>
          <w:tcPr>
            <w:tcW w:w="778" w:type="pct"/>
          </w:tcPr>
          <w:p w:rsidRPr="00DF5090" w:rsidR="005E3092" w:rsidP="005E3092" w:rsidRDefault="005E3092" w14:paraId="503A8B01" w14:textId="77777777">
            <w:r w:rsidRPr="002A323A">
              <w:t>00023</w:t>
            </w:r>
          </w:p>
        </w:tc>
        <w:tc>
          <w:tcPr>
            <w:tcW w:w="1628" w:type="pct"/>
          </w:tcPr>
          <w:p w:rsidR="005E3092" w:rsidP="005E3092" w:rsidRDefault="005E3092" w14:paraId="70F397C7" w14:textId="57785141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MMS Including VAT </w:t>
            </w:r>
            <w:r>
              <w:t xml:space="preserve">must be 3 decimal </w:t>
            </w:r>
            <w:r>
              <w:rPr>
                <w:rFonts w:cs="Angsana New"/>
                <w:cs/>
              </w:rPr>
              <w:t>(</w:t>
            </w:r>
            <w:r>
              <w:t>Min 0, Max 999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1861" w:type="pct"/>
          </w:tcPr>
          <w:p w:rsidR="005E3092" w:rsidP="005E3092" w:rsidRDefault="005E3092" w14:paraId="4C129525" w14:textId="0381D2F9">
            <w:r>
              <w:rPr>
                <w:rFonts w:hint="cs"/>
                <w:cs/>
              </w:rPr>
              <w:t xml:space="preserve">ถ้า </w:t>
            </w:r>
            <w:r>
              <w:rPr>
                <w:rFonts w:cs="CordiaUPC"/>
              </w:rPr>
              <w:t xml:space="preserve">MMS Including VAT </w:t>
            </w:r>
            <w:r>
              <w:rPr>
                <w:rFonts w:hint="cs"/>
                <w:cs/>
              </w:rPr>
              <w:t xml:space="preserve">มีค่า ดังนั้น </w:t>
            </w:r>
            <w:r>
              <w:rPr>
                <w:rFonts w:cs="CordiaUPC"/>
              </w:rPr>
              <w:t xml:space="preserve">MMS Including VAT </w:t>
            </w:r>
            <w:r>
              <w:rPr>
                <w:rFonts w:hint="cs"/>
                <w:cs/>
              </w:rPr>
              <w:t xml:space="preserve">จะต้องเป็นตัวเลขทศนิยม </w:t>
            </w:r>
            <w:r>
              <w:t>3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ตำแหน่งและมีค่าอยู่ในช่วง </w:t>
            </w:r>
            <w:r>
              <w:t xml:space="preserve">0 </w:t>
            </w:r>
            <w:r>
              <w:rPr>
                <w:rFonts w:cs="Angsana New"/>
                <w:cs/>
              </w:rPr>
              <w:t xml:space="preserve">– </w:t>
            </w:r>
            <w:r>
              <w:t>999</w:t>
            </w:r>
          </w:p>
        </w:tc>
        <w:tc>
          <w:tcPr>
            <w:tcW w:w="733" w:type="pct"/>
          </w:tcPr>
          <w:p w:rsidR="005E3092" w:rsidP="005E3092" w:rsidRDefault="005E3092" w14:paraId="7FF07CFC" w14:textId="77777777">
            <w:pPr>
              <w:rPr>
                <w:rFonts w:cs="CordiaUPC"/>
                <w:szCs w:val="36"/>
              </w:rPr>
            </w:pPr>
          </w:p>
        </w:tc>
      </w:tr>
      <w:tr w:rsidR="005E3092" w:rsidTr="00D10F19" w14:paraId="64680648" w14:textId="77777777">
        <w:tc>
          <w:tcPr>
            <w:tcW w:w="778" w:type="pct"/>
          </w:tcPr>
          <w:p w:rsidRPr="002A323A" w:rsidR="005E3092" w:rsidP="005E3092" w:rsidRDefault="005E3092" w14:paraId="5B471FD7" w14:textId="77777777">
            <w:r w:rsidRPr="007C6298">
              <w:rPr>
                <w:rFonts w:cs="CordiaUPC"/>
              </w:rPr>
              <w:t>00015</w:t>
            </w:r>
          </w:p>
        </w:tc>
        <w:tc>
          <w:tcPr>
            <w:tcW w:w="1628" w:type="pct"/>
          </w:tcPr>
          <w:p w:rsidR="005E3092" w:rsidP="005E3092" w:rsidRDefault="005E3092" w14:paraId="529D6760" w14:textId="5995322A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MMS Excluding VAT </w:t>
            </w:r>
            <w:r>
              <w:t xml:space="preserve">must be less than or equal to </w:t>
            </w:r>
            <w:r>
              <w:rPr>
                <w:rFonts w:cs="CordiaUPC"/>
              </w:rPr>
              <w:t>MMS Including VAT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5E3092" w:rsidP="005E3092" w:rsidRDefault="005E3092" w14:paraId="2C401977" w14:textId="77777777">
            <w:pPr>
              <w:rPr>
                <w:rFonts w:cs="CordiaUPC"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rPr>
                <w:rFonts w:cs="CordiaUPC"/>
              </w:rPr>
              <w:t xml:space="preserve">MMS Excluding VAT </w:t>
            </w:r>
            <w:r>
              <w:rPr>
                <w:rFonts w:hint="cs"/>
                <w:cs/>
              </w:rPr>
              <w:t>และ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cs="CordiaUPC"/>
              </w:rPr>
              <w:t>MMS Including VAT</w:t>
            </w:r>
            <w:r>
              <w:rPr>
                <w:rFonts w:hint="cs"/>
                <w:cs/>
              </w:rPr>
              <w:t xml:space="preserve"> มีค่า ดังนั้น </w:t>
            </w:r>
            <w:r>
              <w:rPr>
                <w:rFonts w:cs="CordiaUPC"/>
              </w:rPr>
              <w:t xml:space="preserve">MMS Excluding VAT </w:t>
            </w:r>
            <w:r>
              <w:rPr>
                <w:rFonts w:hint="cs"/>
                <w:cs/>
              </w:rPr>
              <w:t xml:space="preserve">จะต้องมีค่าน้อยกว่าหรือเท่ากับ </w:t>
            </w:r>
            <w:r>
              <w:rPr>
                <w:rFonts w:cs="CordiaUPC"/>
              </w:rPr>
              <w:t>MMS Including VAT</w:t>
            </w:r>
          </w:p>
          <w:p w:rsidRPr="00C12843" w:rsidR="005E3092" w:rsidP="005E3092" w:rsidRDefault="005E3092" w14:paraId="7B93B9C5" w14:textId="321DAFC4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หมายเหตุ เฉพาะเคสไม่ใช่ของ </w:t>
            </w:r>
            <w:r>
              <w:t xml:space="preserve">customerType </w:t>
            </w:r>
            <w:r>
              <w:rPr>
                <w:rFonts w:cs="Angsana New"/>
                <w:cs/>
              </w:rPr>
              <w:t>= 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productClass </w:t>
            </w:r>
            <w:r>
              <w:rPr>
                <w:rFonts w:cs="Angsana New"/>
                <w:cs/>
              </w:rPr>
              <w:t>= “</w:t>
            </w:r>
            <w:r>
              <w:t>Main</w:t>
            </w:r>
            <w:r>
              <w:rPr>
                <w:rFonts w:cs="Angsana New"/>
                <w:cs/>
              </w:rPr>
              <w:t>”</w:t>
            </w:r>
          </w:p>
        </w:tc>
        <w:tc>
          <w:tcPr>
            <w:tcW w:w="733" w:type="pct"/>
          </w:tcPr>
          <w:p w:rsidR="005E3092" w:rsidP="005E3092" w:rsidRDefault="005E3092" w14:paraId="6D4AA9FB" w14:textId="7CE52CFF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5E3092" w:rsidTr="00234233" w14:paraId="3DF48DF2" w14:textId="77777777">
        <w:tc>
          <w:tcPr>
            <w:tcW w:w="778" w:type="pct"/>
          </w:tcPr>
          <w:p w:rsidR="005E3092" w:rsidP="005E3092" w:rsidRDefault="005E3092" w14:paraId="630CAD7C" w14:textId="43DC7F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A64494">
              <w:rPr>
                <w:rFonts w:ascii="CordiaUPC" w:hAnsi="CordiaUPC" w:cs="CordiaUPC" w:eastAsiaTheme="minorHAnsi"/>
                <w:sz w:val="28"/>
                <w:szCs w:val="28"/>
                <w:lang w:bidi="th-TH"/>
              </w:rPr>
              <w:t>00015</w:t>
            </w:r>
          </w:p>
        </w:tc>
        <w:tc>
          <w:tcPr>
            <w:tcW w:w="1628" w:type="pct"/>
          </w:tcPr>
          <w:p w:rsidR="005E3092" w:rsidP="005E3092" w:rsidRDefault="005E3092" w14:paraId="78684902" w14:textId="0085081B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On {1}, MMS Excluding VAT </w:t>
            </w:r>
            <w:r>
              <w:t xml:space="preserve">must be less than or equal to </w:t>
            </w:r>
            <w:r>
              <w:rPr>
                <w:rFonts w:cs="CordiaUPC"/>
              </w:rPr>
              <w:t>MMS Including VAT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5E3092" w:rsidP="005E3092" w:rsidRDefault="005E3092" w14:paraId="287BD37C" w14:textId="77777777">
            <w:pPr>
              <w:rPr>
                <w:rFonts w:cs="CordiaUPC"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rPr>
                <w:rFonts w:cs="CordiaUPC"/>
              </w:rPr>
              <w:t xml:space="preserve">MMS Excluding VAT </w:t>
            </w:r>
            <w:r>
              <w:rPr>
                <w:rFonts w:hint="cs"/>
                <w:cs/>
              </w:rPr>
              <w:t>และ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cs="CordiaUPC"/>
              </w:rPr>
              <w:t>MMS Including VAT</w:t>
            </w:r>
            <w:r>
              <w:rPr>
                <w:rFonts w:hint="cs"/>
                <w:cs/>
              </w:rPr>
              <w:t xml:space="preserve"> มีค่า ดังนั้น </w:t>
            </w:r>
            <w:r>
              <w:rPr>
                <w:rFonts w:cs="CordiaUPC"/>
              </w:rPr>
              <w:t xml:space="preserve">MMS Excluding VAT </w:t>
            </w:r>
            <w:r>
              <w:rPr>
                <w:rFonts w:hint="cs"/>
                <w:cs/>
              </w:rPr>
              <w:t xml:space="preserve">จะต้องมีค่าน้อยกว่าหรือเท่ากับ </w:t>
            </w:r>
            <w:r>
              <w:rPr>
                <w:rFonts w:cs="CordiaUPC"/>
              </w:rPr>
              <w:t>MMS Including VAT</w:t>
            </w:r>
          </w:p>
          <w:p w:rsidR="005E3092" w:rsidP="005E3092" w:rsidRDefault="005E3092" w14:paraId="316CFEF6" w14:textId="77777777">
            <w:r>
              <w:rPr>
                <w:rFonts w:hint="cs"/>
                <w:cs/>
              </w:rPr>
              <w:t xml:space="preserve">หมายเหตุ เฉพาะเคส </w:t>
            </w:r>
            <w:r>
              <w:t>customerType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cs="Angsana New"/>
                <w:cs/>
              </w:rPr>
              <w:t>= 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productClass </w:t>
            </w:r>
            <w:r>
              <w:rPr>
                <w:rFonts w:cs="Angsana New"/>
                <w:cs/>
              </w:rPr>
              <w:t>= “</w:t>
            </w:r>
            <w:r>
              <w:t>Main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โดย </w:t>
            </w:r>
            <w:r>
              <w:t>Validate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แยกแต่ละ </w:t>
            </w:r>
            <w:r>
              <w:t>deductType</w:t>
            </w:r>
          </w:p>
          <w:p w:rsidR="005E3092" w:rsidP="005E3092" w:rsidRDefault="005E3092" w14:paraId="53C5BF32" w14:textId="3D7DF5B7">
            <w:pPr>
              <w:rPr>
                <w:rFonts w:cs="CordiaUPC"/>
                <w:cs/>
              </w:rPr>
            </w:pPr>
            <w:r>
              <w:t xml:space="preserve">{1} </w:t>
            </w:r>
            <w:r>
              <w:rPr>
                <w:rFonts w:cs="Angsana New"/>
                <w:cs/>
              </w:rPr>
              <w:t xml:space="preserve">= </w:t>
            </w:r>
            <w:r>
              <w:t>deductType</w:t>
            </w:r>
          </w:p>
        </w:tc>
        <w:tc>
          <w:tcPr>
            <w:tcW w:w="733" w:type="pct"/>
          </w:tcPr>
          <w:p w:rsidR="005E3092" w:rsidP="005E3092" w:rsidRDefault="005E3092" w14:paraId="6444C98A" w14:textId="2FCB151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1A5557" w:rsidTr="00234233" w14:paraId="11C57E52" w14:textId="77777777">
        <w:tc>
          <w:tcPr>
            <w:tcW w:w="778" w:type="pct"/>
          </w:tcPr>
          <w:p w:rsidRPr="00A64494" w:rsidR="001A5557" w:rsidP="001A5557" w:rsidRDefault="001A5557" w14:paraId="2118EE18" w14:textId="1695E61E">
            <w:pPr>
              <w:pStyle w:val="BodyTextTable"/>
              <w:rPr>
                <w:rFonts w:ascii="CordiaUPC" w:hAnsi="CordiaUPC" w:cs="CordiaUPC" w:eastAsiaTheme="minorHAnsi"/>
                <w:sz w:val="28"/>
                <w:szCs w:val="28"/>
                <w:lang w:bidi="th-TH"/>
              </w:rPr>
            </w:pPr>
            <w:r w:rsidRPr="007C6298">
              <w:rPr>
                <w:rFonts w:cs="CordiaUPC"/>
              </w:rPr>
              <w:t>00015</w:t>
            </w:r>
          </w:p>
        </w:tc>
        <w:tc>
          <w:tcPr>
            <w:tcW w:w="1628" w:type="pct"/>
          </w:tcPr>
          <w:p w:rsidR="001A5557" w:rsidP="001A5557" w:rsidRDefault="001A5557" w14:paraId="5472D0E1" w14:textId="204155EF">
            <w:pPr>
              <w:rPr>
                <w:rFonts w:cs="CordiaUPC"/>
              </w:rPr>
            </w:pPr>
            <w:r>
              <w:rPr>
                <w:rFonts w:cs="CordiaUPC"/>
              </w:rPr>
              <w:t>MMS Excluding VAT</w:t>
            </w:r>
            <w:r>
              <w:t xml:space="preserve"> must be less than or equal to</w:t>
            </w:r>
            <w:r>
              <w:rPr>
                <w:rFonts w:hint="cs" w:cs="CordiaUPC"/>
                <w:cs/>
              </w:rPr>
              <w:t xml:space="preserve"> </w:t>
            </w:r>
            <w:r>
              <w:rPr>
                <w:rFonts w:cs="CordiaUPC"/>
              </w:rPr>
              <w:t>4</w:t>
            </w:r>
            <w:r>
              <w:rPr>
                <w:rFonts w:cs="CordiaUPC"/>
                <w:cs/>
              </w:rPr>
              <w:t>.</w:t>
            </w:r>
            <w:r>
              <w:rPr>
                <w:rFonts w:cs="CordiaUPC"/>
              </w:rPr>
              <w:t xml:space="preserve">50 </w:t>
            </w:r>
            <w:r w:rsidRPr="008B0AAA">
              <w:rPr>
                <w:rFonts w:cs="CordiaUPC"/>
              </w:rPr>
              <w:t>Baht</w:t>
            </w:r>
            <w:r>
              <w:rPr>
                <w:rFonts w:cs="CordiaUPC"/>
                <w:cs/>
              </w:rPr>
              <w:t>/</w:t>
            </w:r>
            <w:r w:rsidRPr="008B0AAA">
              <w:rPr>
                <w:rFonts w:cs="CordiaUPC"/>
              </w:rPr>
              <w:t>Message</w:t>
            </w:r>
            <w:r w:rsidRPr="007C6298"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1A5557" w:rsidP="001A5557" w:rsidRDefault="001A5557" w14:paraId="0056DCC1" w14:textId="7C784515">
            <w:r>
              <w:rPr>
                <w:rFonts w:hint="cs"/>
                <w:cs/>
              </w:rPr>
              <w:t xml:space="preserve">ถ้า </w:t>
            </w:r>
            <w:r>
              <w:rPr>
                <w:rFonts w:cs="CordiaUPC"/>
              </w:rPr>
              <w:t>MMS Excluding VAT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มีค่า ดังนั้น </w:t>
            </w:r>
            <w:r>
              <w:rPr>
                <w:rFonts w:cs="CordiaUPC"/>
              </w:rPr>
              <w:t>MMS Excluding VAT</w:t>
            </w:r>
            <w:r>
              <w:rPr>
                <w:rFonts w:hint="cs"/>
                <w:cs/>
              </w:rPr>
              <w:t xml:space="preserve"> จะต้องมีค่าน้อยกว่าหรือเท่ากับ </w:t>
            </w:r>
            <w:r>
              <w:rPr>
                <w:rFonts w:cs="CordiaUPC"/>
              </w:rPr>
              <w:t>4</w:t>
            </w:r>
            <w:r>
              <w:rPr>
                <w:rFonts w:cs="CordiaUPC"/>
                <w:cs/>
              </w:rPr>
              <w:t>.</w:t>
            </w:r>
            <w:r>
              <w:rPr>
                <w:rFonts w:cs="CordiaUPC"/>
              </w:rPr>
              <w:t xml:space="preserve">50 </w:t>
            </w:r>
            <w:r w:rsidRPr="008B0AAA">
              <w:rPr>
                <w:rFonts w:cs="CordiaUPC"/>
              </w:rPr>
              <w:t>Baht per Message</w:t>
            </w:r>
          </w:p>
          <w:p w:rsidR="001A5557" w:rsidP="001A5557" w:rsidRDefault="001A5557" w14:paraId="53C4307D" w14:textId="4E56A536">
            <w:pPr>
              <w:rPr>
                <w:cs/>
              </w:rPr>
            </w:pPr>
            <w:r>
              <w:t xml:space="preserve">Visible </w:t>
            </w:r>
            <w:r>
              <w:rPr>
                <w:rFonts w:hint="cs"/>
                <w:cs/>
              </w:rPr>
              <w:t xml:space="preserve">เมื่อ </w:t>
            </w:r>
            <w:r>
              <w:t xml:space="preserve">Customer Type </w:t>
            </w:r>
            <w:r>
              <w:rPr>
                <w:rFonts w:cs="CordiaUPC"/>
                <w:cs/>
              </w:rPr>
              <w:t>= “</w:t>
            </w:r>
            <w:r>
              <w:t>Post piad</w:t>
            </w:r>
            <w:r>
              <w:rPr>
                <w:rFonts w:cs="CordiaUPC"/>
                <w:cs/>
              </w:rPr>
              <w:t>”</w:t>
            </w:r>
            <w:r w:rsidR="003E221F">
              <w:rPr>
                <w:rFonts w:hint="cs"/>
                <w:cs/>
              </w:rPr>
              <w:t xml:space="preserve"> และ </w:t>
            </w:r>
            <w:r w:rsidR="003E221F">
              <w:t xml:space="preserve">productClass </w:t>
            </w:r>
            <w:r w:rsidR="003E221F">
              <w:rPr>
                <w:rFonts w:cs="CordiaUPC"/>
                <w:cs/>
              </w:rPr>
              <w:t>= “</w:t>
            </w:r>
            <w:r w:rsidR="003E221F">
              <w:t>Main</w:t>
            </w:r>
            <w:r w:rsidR="003E221F">
              <w:rPr>
                <w:rFonts w:cs="CordiaUPC"/>
                <w:cs/>
              </w:rPr>
              <w:t>”</w:t>
            </w:r>
          </w:p>
        </w:tc>
        <w:tc>
          <w:tcPr>
            <w:tcW w:w="733" w:type="pct"/>
          </w:tcPr>
          <w:p w:rsidR="001A5557" w:rsidP="001A5557" w:rsidRDefault="00E02DC1" w14:paraId="288502B4" w14:textId="02B39560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5E3092" w:rsidTr="00234233" w14:paraId="5E0752AB" w14:textId="77777777">
        <w:tc>
          <w:tcPr>
            <w:tcW w:w="778" w:type="pct"/>
          </w:tcPr>
          <w:p w:rsidR="005E3092" w:rsidP="005E3092" w:rsidRDefault="005E3092" w14:paraId="3EA73EC9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hAnsi="CordiaUPC" w:cs="CordiaUPC"/>
                <w:sz w:val="28"/>
                <w:szCs w:val="28"/>
              </w:rPr>
              <w:t>00004</w:t>
            </w:r>
          </w:p>
        </w:tc>
        <w:tc>
          <w:tcPr>
            <w:tcW w:w="1628" w:type="pct"/>
          </w:tcPr>
          <w:p w:rsidR="005E3092" w:rsidP="005E3092" w:rsidRDefault="005E3092" w14:paraId="31208395" w14:textId="02DF3414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MMS </w:t>
            </w:r>
            <w:r>
              <w:t xml:space="preserve">Delivery Report </w:t>
            </w:r>
            <w:r>
              <w:rPr>
                <w:rFonts w:cs="CordiaUPC"/>
              </w:rPr>
              <w:t xml:space="preserve">Excluding VAT is required when Product Class is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Main</w:t>
            </w:r>
            <w:r>
              <w:rPr>
                <w:rFonts w:cs="Angsana New"/>
                <w:cs/>
              </w:rPr>
              <w:t>”.</w:t>
            </w:r>
          </w:p>
        </w:tc>
        <w:tc>
          <w:tcPr>
            <w:tcW w:w="1861" w:type="pct"/>
          </w:tcPr>
          <w:p w:rsidR="005E3092" w:rsidP="005E3092" w:rsidRDefault="005E3092" w14:paraId="76B48C7E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ถ้า </w:t>
            </w:r>
            <w:r>
              <w:rPr>
                <w:rFonts w:cs="CordiaUPC"/>
              </w:rPr>
              <w:t xml:space="preserve">Product Class </w:t>
            </w:r>
            <w:r>
              <w:rPr>
                <w:rFonts w:hint="cs" w:cs="Angsana New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Main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ดังนั้น </w:t>
            </w:r>
            <w:r>
              <w:rPr>
                <w:rFonts w:cs="CordiaUPC"/>
              </w:rPr>
              <w:t xml:space="preserve">MMS </w:t>
            </w:r>
            <w:r>
              <w:t xml:space="preserve">Delivery Report </w:t>
            </w:r>
            <w:r>
              <w:rPr>
                <w:rFonts w:cs="CordiaUPC"/>
              </w:rPr>
              <w:t xml:space="preserve">Excluding VAT </w:t>
            </w:r>
            <w:r>
              <w:rPr>
                <w:rFonts w:hint="cs" w:cs="Angsana New"/>
                <w:cs/>
              </w:rPr>
              <w:t xml:space="preserve">จะต้องเป็น </w:t>
            </w:r>
            <w:r>
              <w:rPr>
                <w:rFonts w:cs="CordiaUPC"/>
              </w:rPr>
              <w:t>Mandatory</w:t>
            </w:r>
          </w:p>
          <w:p w:rsidR="005E3092" w:rsidP="005E3092" w:rsidRDefault="005E3092" w14:paraId="4764A772" w14:textId="17CAA0B0">
            <w:pPr>
              <w:rPr>
                <w:rFonts w:cs="CordiaUPC"/>
                <w:cs/>
              </w:rPr>
            </w:pPr>
            <w:r>
              <w:rPr>
                <w:rFonts w:hint="cs"/>
                <w:cs/>
              </w:rPr>
              <w:t xml:space="preserve">หมายเหตุ เฉพาะเคสไม่ใช่ของ </w:t>
            </w:r>
            <w:r>
              <w:t xml:space="preserve">customerType </w:t>
            </w:r>
            <w:r>
              <w:rPr>
                <w:rFonts w:cs="Angsana New"/>
                <w:cs/>
              </w:rPr>
              <w:t>= 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productClass </w:t>
            </w:r>
            <w:r>
              <w:rPr>
                <w:rFonts w:cs="Angsana New"/>
                <w:cs/>
              </w:rPr>
              <w:t>= “</w:t>
            </w:r>
            <w:r>
              <w:t>Main</w:t>
            </w:r>
            <w:r>
              <w:rPr>
                <w:rFonts w:cs="Angsana New"/>
                <w:cs/>
              </w:rPr>
              <w:t>”</w:t>
            </w:r>
          </w:p>
        </w:tc>
        <w:tc>
          <w:tcPr>
            <w:tcW w:w="733" w:type="pct"/>
          </w:tcPr>
          <w:p w:rsidRPr="00CD78B8" w:rsidR="005E3092" w:rsidP="005E3092" w:rsidRDefault="005E3092" w14:paraId="7B78A2B7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5E3092" w:rsidTr="00234233" w14:paraId="587FC64E" w14:textId="77777777">
        <w:tc>
          <w:tcPr>
            <w:tcW w:w="778" w:type="pct"/>
          </w:tcPr>
          <w:p w:rsidR="005E3092" w:rsidP="005E3092" w:rsidRDefault="005E3092" w14:paraId="138CCD57" w14:textId="24A68BF8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>00004</w:t>
            </w:r>
          </w:p>
        </w:tc>
        <w:tc>
          <w:tcPr>
            <w:tcW w:w="1628" w:type="pct"/>
          </w:tcPr>
          <w:p w:rsidR="005E3092" w:rsidP="005E3092" w:rsidRDefault="005E3092" w14:paraId="1BAE437F" w14:textId="33AA4695">
            <w:pPr>
              <w:rPr>
                <w:rFonts w:cs="CordiaUPC"/>
              </w:rPr>
            </w:pPr>
            <w:r>
              <w:t>On {1}, M</w:t>
            </w:r>
            <w:r>
              <w:rPr>
                <w:rFonts w:cs="CordiaUPC"/>
              </w:rPr>
              <w:t xml:space="preserve">MS </w:t>
            </w:r>
            <w:r>
              <w:t xml:space="preserve">Delivery Report </w:t>
            </w:r>
            <w:r>
              <w:rPr>
                <w:rFonts w:cs="CordiaUPC"/>
              </w:rPr>
              <w:t xml:space="preserve">Excluding VAT is required when Product Class is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Main</w:t>
            </w:r>
            <w:r>
              <w:rPr>
                <w:rFonts w:cs="Angsana New"/>
                <w:cs/>
              </w:rPr>
              <w:t>”.</w:t>
            </w:r>
          </w:p>
        </w:tc>
        <w:tc>
          <w:tcPr>
            <w:tcW w:w="1861" w:type="pct"/>
          </w:tcPr>
          <w:p w:rsidR="005E3092" w:rsidP="005E3092" w:rsidRDefault="005E3092" w14:paraId="54E5CDE6" w14:textId="273021F3">
            <w:pPr>
              <w:pStyle w:val="NoSpacing"/>
              <w:spacing w:after="240"/>
              <w:rPr>
                <w:rFonts w:ascii="CordiaUPC" w:hAnsi="CordiaUPC"/>
                <w:sz w:val="28"/>
              </w:rPr>
            </w:pPr>
            <w:r>
              <w:rPr>
                <w:rFonts w:hint="cs" w:ascii="CordiaUPC" w:hAnsi="CordiaUPC"/>
                <w:sz w:val="28"/>
                <w:cs/>
              </w:rPr>
              <w:t>ถ้า</w:t>
            </w:r>
            <w:r w:rsidRPr="00734543">
              <w:rPr>
                <w:rFonts w:hint="cs" w:ascii="CordiaUPC" w:hAnsi="CordiaUPC"/>
                <w:sz w:val="28"/>
                <w:cs/>
              </w:rPr>
              <w:t xml:space="preserve"> </w:t>
            </w:r>
            <w:r>
              <w:rPr>
                <w:rFonts w:ascii="CordiaUPC" w:hAnsi="CordiaUPC"/>
                <w:sz w:val="28"/>
              </w:rPr>
              <w:t xml:space="preserve">Product Class </w:t>
            </w:r>
            <w:r>
              <w:rPr>
                <w:rFonts w:hint="cs" w:ascii="CordiaUPC" w:hAnsi="CordiaUPC"/>
                <w:sz w:val="28"/>
                <w:cs/>
              </w:rPr>
              <w:t xml:space="preserve">มีค่าเป็น </w:t>
            </w:r>
            <w:r>
              <w:rPr>
                <w:rFonts w:ascii="CordiaUPC" w:hAnsi="CordiaUPC" w:cs="Angsana New"/>
                <w:sz w:val="28"/>
                <w:cs/>
              </w:rPr>
              <w:t>“</w:t>
            </w:r>
            <w:r>
              <w:rPr>
                <w:rFonts w:ascii="CordiaUPC" w:hAnsi="CordiaUPC"/>
                <w:sz w:val="28"/>
              </w:rPr>
              <w:t>Main</w:t>
            </w:r>
            <w:r>
              <w:rPr>
                <w:rFonts w:ascii="CordiaUPC" w:hAnsi="CordiaUPC" w:cs="Angsana New"/>
                <w:sz w:val="28"/>
                <w:cs/>
              </w:rPr>
              <w:t xml:space="preserve">” </w:t>
            </w:r>
            <w:r>
              <w:rPr>
                <w:rFonts w:hint="cs" w:ascii="CordiaUPC" w:hAnsi="CordiaUPC"/>
                <w:sz w:val="28"/>
                <w:cs/>
              </w:rPr>
              <w:t xml:space="preserve">ดังนั้น </w:t>
            </w:r>
            <w:r w:rsidRPr="005E3092">
              <w:rPr>
                <w:rFonts w:ascii="CordiaUPC" w:hAnsi="CordiaUPC"/>
                <w:sz w:val="28"/>
              </w:rPr>
              <w:t>MMS Delivery Report Excluding VAT</w:t>
            </w:r>
            <w:r w:rsidRPr="005E3092">
              <w:rPr>
                <w:rFonts w:ascii="CordiaUPC" w:hAnsi="CordiaUPC" w:cs="Angsana New"/>
                <w:sz w:val="28"/>
                <w:cs/>
              </w:rPr>
              <w:t xml:space="preserve"> </w:t>
            </w:r>
            <w:r w:rsidRPr="00143329">
              <w:rPr>
                <w:rFonts w:ascii="CordiaUPC" w:hAnsi="CordiaUPC"/>
                <w:sz w:val="28"/>
                <w:cs/>
              </w:rPr>
              <w:t xml:space="preserve">เป็น </w:t>
            </w:r>
            <w:r>
              <w:rPr>
                <w:rFonts w:ascii="CordiaUPC" w:hAnsi="CordiaUPC"/>
                <w:sz w:val="28"/>
              </w:rPr>
              <w:t>Mandatory</w:t>
            </w:r>
          </w:p>
          <w:p w:rsidR="005E3092" w:rsidP="005E3092" w:rsidRDefault="005E3092" w14:paraId="0F18CB4C" w14:textId="77777777">
            <w:pPr>
              <w:pStyle w:val="NoSpacing"/>
              <w:spacing w:after="240"/>
              <w:rPr>
                <w:rFonts w:ascii="CordiaUPC" w:hAnsi="CordiaUPC"/>
                <w:sz w:val="28"/>
              </w:rPr>
            </w:pPr>
            <w:r>
              <w:rPr>
                <w:rFonts w:hint="cs" w:ascii="CordiaUPC" w:hAnsi="CordiaUPC"/>
                <w:sz w:val="28"/>
                <w:cs/>
              </w:rPr>
              <w:t xml:space="preserve">หมายเหตุ เฉพาะเคส </w:t>
            </w:r>
            <w:r>
              <w:rPr>
                <w:rFonts w:ascii="CordiaUPC" w:hAnsi="CordiaUPC"/>
                <w:sz w:val="28"/>
              </w:rPr>
              <w:t xml:space="preserve">customerType </w:t>
            </w:r>
            <w:r>
              <w:rPr>
                <w:rFonts w:ascii="CordiaUPC" w:hAnsi="CordiaUPC" w:cs="Angsana New"/>
                <w:sz w:val="28"/>
                <w:cs/>
              </w:rPr>
              <w:t>= “</w:t>
            </w:r>
            <w:r>
              <w:rPr>
                <w:rFonts w:ascii="CordiaUPC" w:hAnsi="CordiaUPC"/>
                <w:sz w:val="28"/>
              </w:rPr>
              <w:t>Pre</w:t>
            </w:r>
            <w:r>
              <w:rPr>
                <w:rFonts w:ascii="CordiaUPC" w:hAnsi="CordiaUPC" w:cs="Angsana New"/>
                <w:sz w:val="28"/>
                <w:cs/>
              </w:rPr>
              <w:t>-</w:t>
            </w:r>
            <w:r>
              <w:rPr>
                <w:rFonts w:ascii="CordiaUPC" w:hAnsi="CordiaUPC"/>
                <w:sz w:val="28"/>
              </w:rPr>
              <w:t>paid</w:t>
            </w:r>
            <w:r>
              <w:rPr>
                <w:rFonts w:ascii="CordiaUPC" w:hAnsi="CordiaUPC" w:cs="Angsana New"/>
                <w:sz w:val="28"/>
                <w:cs/>
              </w:rPr>
              <w:t xml:space="preserve">” </w:t>
            </w:r>
            <w:r>
              <w:rPr>
                <w:rFonts w:hint="cs" w:ascii="CordiaUPC" w:hAnsi="CordiaUPC"/>
                <w:sz w:val="28"/>
                <w:cs/>
              </w:rPr>
              <w:t xml:space="preserve">และ </w:t>
            </w:r>
            <w:r>
              <w:rPr>
                <w:rFonts w:ascii="CordiaUPC" w:hAnsi="CordiaUPC"/>
                <w:sz w:val="28"/>
              </w:rPr>
              <w:t xml:space="preserve">productClass </w:t>
            </w:r>
            <w:r>
              <w:rPr>
                <w:rFonts w:ascii="CordiaUPC" w:hAnsi="CordiaUPC" w:cs="Angsana New"/>
                <w:sz w:val="28"/>
                <w:cs/>
              </w:rPr>
              <w:t>= “</w:t>
            </w:r>
            <w:r>
              <w:rPr>
                <w:rFonts w:ascii="CordiaUPC" w:hAnsi="CordiaUPC"/>
                <w:sz w:val="28"/>
              </w:rPr>
              <w:t>Main</w:t>
            </w:r>
            <w:r>
              <w:rPr>
                <w:rFonts w:ascii="CordiaUPC" w:hAnsi="CordiaUPC" w:cs="Angsana New"/>
                <w:sz w:val="28"/>
                <w:cs/>
              </w:rPr>
              <w:t>”</w:t>
            </w:r>
            <w:r>
              <w:rPr>
                <w:rFonts w:hint="cs" w:ascii="CordiaUPC" w:hAnsi="CordiaUPC"/>
                <w:sz w:val="28"/>
                <w:cs/>
              </w:rPr>
              <w:t xml:space="preserve"> และโดย </w:t>
            </w:r>
            <w:r>
              <w:rPr>
                <w:rFonts w:ascii="CordiaUPC" w:hAnsi="CordiaUPC"/>
                <w:sz w:val="28"/>
              </w:rPr>
              <w:t xml:space="preserve">Validate </w:t>
            </w:r>
            <w:r>
              <w:rPr>
                <w:rFonts w:hint="cs" w:ascii="CordiaUPC" w:hAnsi="CordiaUPC"/>
                <w:sz w:val="28"/>
                <w:cs/>
              </w:rPr>
              <w:t xml:space="preserve">แยกแต่ละ </w:t>
            </w:r>
            <w:r>
              <w:rPr>
                <w:rFonts w:ascii="CordiaUPC" w:hAnsi="CordiaUPC"/>
                <w:sz w:val="28"/>
              </w:rPr>
              <w:t>deductType</w:t>
            </w:r>
          </w:p>
          <w:p w:rsidR="005E3092" w:rsidP="005E3092" w:rsidRDefault="005E3092" w14:paraId="07601E28" w14:textId="453BD4D0">
            <w:pPr>
              <w:rPr>
                <w:rFonts w:cs="CordiaUPC"/>
                <w:cs/>
              </w:rPr>
            </w:pPr>
            <w:r>
              <w:t xml:space="preserve">{1} </w:t>
            </w:r>
            <w:r>
              <w:rPr>
                <w:rFonts w:cs="Angsana New"/>
                <w:cs/>
              </w:rPr>
              <w:t xml:space="preserve">= </w:t>
            </w:r>
            <w:r>
              <w:t>deductType</w:t>
            </w:r>
          </w:p>
        </w:tc>
        <w:tc>
          <w:tcPr>
            <w:tcW w:w="733" w:type="pct"/>
          </w:tcPr>
          <w:p w:rsidR="005E3092" w:rsidP="005E3092" w:rsidRDefault="005E3092" w14:paraId="0D718ECB" w14:textId="235FFDDD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5E3092" w:rsidTr="00D10F19" w14:paraId="4F23BD09" w14:textId="77777777">
        <w:tc>
          <w:tcPr>
            <w:tcW w:w="778" w:type="pct"/>
          </w:tcPr>
          <w:p w:rsidRPr="00DF5090" w:rsidR="005E3092" w:rsidP="005E3092" w:rsidRDefault="005E3092" w14:paraId="063642B8" w14:textId="77777777">
            <w:r w:rsidRPr="002A323A">
              <w:t>00023</w:t>
            </w:r>
          </w:p>
        </w:tc>
        <w:tc>
          <w:tcPr>
            <w:tcW w:w="1628" w:type="pct"/>
          </w:tcPr>
          <w:p w:rsidR="005E3092" w:rsidP="005E3092" w:rsidRDefault="005E3092" w14:paraId="6AAA4C15" w14:textId="5CE2256D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MMS </w:t>
            </w:r>
            <w:r>
              <w:t xml:space="preserve">Delivery Report </w:t>
            </w:r>
            <w:r>
              <w:rPr>
                <w:rFonts w:cs="CordiaUPC"/>
              </w:rPr>
              <w:t xml:space="preserve">Excluding VAT </w:t>
            </w:r>
            <w:r>
              <w:t xml:space="preserve">must be 3 decimal </w:t>
            </w:r>
            <w:r>
              <w:rPr>
                <w:rFonts w:cs="Angsana New"/>
                <w:cs/>
              </w:rPr>
              <w:t>(</w:t>
            </w:r>
            <w:r>
              <w:t>Min 0, Max 999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1861" w:type="pct"/>
          </w:tcPr>
          <w:p w:rsidR="005E3092" w:rsidP="005E3092" w:rsidRDefault="005E3092" w14:paraId="2235A729" w14:textId="75F9EB75">
            <w:r>
              <w:rPr>
                <w:rFonts w:hint="cs"/>
                <w:cs/>
              </w:rPr>
              <w:t xml:space="preserve">ถ้า </w:t>
            </w:r>
            <w:r>
              <w:rPr>
                <w:rFonts w:cs="CordiaUPC"/>
              </w:rPr>
              <w:t xml:space="preserve">MMS </w:t>
            </w:r>
            <w:r>
              <w:t xml:space="preserve">Delivery Report </w:t>
            </w:r>
            <w:r>
              <w:rPr>
                <w:rFonts w:cs="CordiaUPC"/>
              </w:rPr>
              <w:t xml:space="preserve">Excluding VAT </w:t>
            </w:r>
            <w:r>
              <w:rPr>
                <w:rFonts w:hint="cs"/>
                <w:cs/>
              </w:rPr>
              <w:t xml:space="preserve">มีค่า ดังนั้น </w:t>
            </w:r>
            <w:r>
              <w:rPr>
                <w:rFonts w:cs="CordiaUPC"/>
              </w:rPr>
              <w:t xml:space="preserve">MMS </w:t>
            </w:r>
            <w:r>
              <w:t xml:space="preserve">Delivery Report </w:t>
            </w:r>
            <w:r>
              <w:rPr>
                <w:rFonts w:cs="CordiaUPC"/>
              </w:rPr>
              <w:t xml:space="preserve">Excluding VAT </w:t>
            </w:r>
            <w:r>
              <w:rPr>
                <w:rFonts w:hint="cs"/>
                <w:cs/>
              </w:rPr>
              <w:t xml:space="preserve">จะต้องเป็นตัวเลขทศนิยม </w:t>
            </w:r>
            <w:r>
              <w:t>3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ตำแหน่งและมีค่าอยู่ในช่วง </w:t>
            </w:r>
            <w:r>
              <w:t xml:space="preserve">0 </w:t>
            </w:r>
            <w:r>
              <w:rPr>
                <w:rFonts w:cs="Angsana New"/>
                <w:cs/>
              </w:rPr>
              <w:t xml:space="preserve">– </w:t>
            </w:r>
            <w:r>
              <w:t>999</w:t>
            </w:r>
          </w:p>
        </w:tc>
        <w:tc>
          <w:tcPr>
            <w:tcW w:w="733" w:type="pct"/>
          </w:tcPr>
          <w:p w:rsidR="005E3092" w:rsidP="005E3092" w:rsidRDefault="005E3092" w14:paraId="7F5A8816" w14:textId="77777777">
            <w:pPr>
              <w:rPr>
                <w:rFonts w:cs="CordiaUPC"/>
                <w:szCs w:val="36"/>
              </w:rPr>
            </w:pPr>
          </w:p>
        </w:tc>
      </w:tr>
      <w:tr w:rsidR="005E3092" w:rsidTr="00234233" w14:paraId="027D916C" w14:textId="77777777">
        <w:tc>
          <w:tcPr>
            <w:tcW w:w="778" w:type="pct"/>
          </w:tcPr>
          <w:p w:rsidR="005E3092" w:rsidP="005E3092" w:rsidRDefault="005E3092" w14:paraId="59FB64A1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hAnsi="CordiaUPC" w:cs="CordiaUPC"/>
                <w:sz w:val="28"/>
                <w:szCs w:val="28"/>
              </w:rPr>
              <w:t>00004</w:t>
            </w:r>
          </w:p>
        </w:tc>
        <w:tc>
          <w:tcPr>
            <w:tcW w:w="1628" w:type="pct"/>
          </w:tcPr>
          <w:p w:rsidR="005E3092" w:rsidP="005E3092" w:rsidRDefault="005E3092" w14:paraId="1C504DA8" w14:textId="3FF4F1C9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MMS </w:t>
            </w:r>
            <w:r>
              <w:t xml:space="preserve">Delivery Report </w:t>
            </w:r>
            <w:r>
              <w:rPr>
                <w:rFonts w:cs="CordiaUPC"/>
              </w:rPr>
              <w:t xml:space="preserve">Including VAT is required when Product Class is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Main</w:t>
            </w:r>
            <w:r>
              <w:rPr>
                <w:rFonts w:cs="Angsana New"/>
                <w:cs/>
              </w:rPr>
              <w:t>”.</w:t>
            </w:r>
          </w:p>
        </w:tc>
        <w:tc>
          <w:tcPr>
            <w:tcW w:w="1861" w:type="pct"/>
          </w:tcPr>
          <w:p w:rsidR="005E3092" w:rsidP="005E3092" w:rsidRDefault="005E3092" w14:paraId="398C2557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ถ้า </w:t>
            </w:r>
            <w:r>
              <w:rPr>
                <w:rFonts w:cs="CordiaUPC"/>
              </w:rPr>
              <w:t xml:space="preserve">Product Class </w:t>
            </w:r>
            <w:r>
              <w:rPr>
                <w:rFonts w:hint="cs" w:cs="Angsana New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Main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ดังนั้น </w:t>
            </w:r>
            <w:r>
              <w:rPr>
                <w:rFonts w:cs="CordiaUPC"/>
              </w:rPr>
              <w:t xml:space="preserve">MMS </w:t>
            </w:r>
            <w:r>
              <w:t xml:space="preserve">Delivery Report </w:t>
            </w:r>
            <w:r>
              <w:rPr>
                <w:rFonts w:cs="CordiaUPC"/>
              </w:rPr>
              <w:t xml:space="preserve">Including VAT </w:t>
            </w:r>
            <w:r>
              <w:rPr>
                <w:rFonts w:hint="cs" w:cs="Angsana New"/>
                <w:cs/>
              </w:rPr>
              <w:t xml:space="preserve">จะต้องเป็น </w:t>
            </w:r>
            <w:r>
              <w:rPr>
                <w:rFonts w:cs="CordiaUPC"/>
              </w:rPr>
              <w:t>Mandatory</w:t>
            </w:r>
          </w:p>
          <w:p w:rsidR="005E3092" w:rsidP="005E3092" w:rsidRDefault="005E3092" w14:paraId="4FBFDF5A" w14:textId="5032BBF2">
            <w:pPr>
              <w:rPr>
                <w:rFonts w:cs="CordiaUPC"/>
                <w:cs/>
              </w:rPr>
            </w:pPr>
            <w:r>
              <w:rPr>
                <w:rFonts w:hint="cs"/>
                <w:cs/>
              </w:rPr>
              <w:t xml:space="preserve">หมายเหตุ เฉพาะเคสไม่ใช่ของ </w:t>
            </w:r>
            <w:r>
              <w:t xml:space="preserve">customerType </w:t>
            </w:r>
            <w:r>
              <w:rPr>
                <w:rFonts w:cs="Angsana New"/>
                <w:cs/>
              </w:rPr>
              <w:t>= 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productClass </w:t>
            </w:r>
            <w:r>
              <w:rPr>
                <w:rFonts w:cs="Angsana New"/>
                <w:cs/>
              </w:rPr>
              <w:t>= “</w:t>
            </w:r>
            <w:r>
              <w:t>Main</w:t>
            </w:r>
            <w:r>
              <w:rPr>
                <w:rFonts w:cs="Angsana New"/>
                <w:cs/>
              </w:rPr>
              <w:t>”</w:t>
            </w:r>
          </w:p>
        </w:tc>
        <w:tc>
          <w:tcPr>
            <w:tcW w:w="733" w:type="pct"/>
          </w:tcPr>
          <w:p w:rsidRPr="00CD78B8" w:rsidR="005E3092" w:rsidP="005E3092" w:rsidRDefault="005E3092" w14:paraId="0EE857D0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5E3092" w:rsidTr="00234233" w14:paraId="26540451" w14:textId="77777777">
        <w:tc>
          <w:tcPr>
            <w:tcW w:w="778" w:type="pct"/>
          </w:tcPr>
          <w:p w:rsidR="005E3092" w:rsidP="005E3092" w:rsidRDefault="005E3092" w14:paraId="71D17F2D" w14:textId="5636B903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>00004</w:t>
            </w:r>
          </w:p>
        </w:tc>
        <w:tc>
          <w:tcPr>
            <w:tcW w:w="1628" w:type="pct"/>
          </w:tcPr>
          <w:p w:rsidR="005E3092" w:rsidP="005E3092" w:rsidRDefault="005E3092" w14:paraId="0D08C5E8" w14:textId="06513149">
            <w:pPr>
              <w:rPr>
                <w:rFonts w:cs="CordiaUPC"/>
              </w:rPr>
            </w:pPr>
            <w:r>
              <w:t>On {1}, M</w:t>
            </w:r>
            <w:r>
              <w:rPr>
                <w:rFonts w:cs="CordiaUPC"/>
              </w:rPr>
              <w:t xml:space="preserve">MS </w:t>
            </w:r>
            <w:r>
              <w:t>Delivery Report In</w:t>
            </w:r>
            <w:r>
              <w:rPr>
                <w:rFonts w:cs="CordiaUPC"/>
              </w:rPr>
              <w:t xml:space="preserve">cluding VAT is required when Product Class is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Main</w:t>
            </w:r>
            <w:r>
              <w:rPr>
                <w:rFonts w:cs="Angsana New"/>
                <w:cs/>
              </w:rPr>
              <w:t>”.</w:t>
            </w:r>
          </w:p>
        </w:tc>
        <w:tc>
          <w:tcPr>
            <w:tcW w:w="1861" w:type="pct"/>
          </w:tcPr>
          <w:p w:rsidR="005E3092" w:rsidP="005E3092" w:rsidRDefault="005E3092" w14:paraId="09EA15D5" w14:textId="1D82FC45">
            <w:pPr>
              <w:pStyle w:val="NoSpacing"/>
              <w:spacing w:after="240"/>
              <w:rPr>
                <w:rFonts w:ascii="CordiaUPC" w:hAnsi="CordiaUPC"/>
                <w:sz w:val="28"/>
              </w:rPr>
            </w:pPr>
            <w:r>
              <w:rPr>
                <w:rFonts w:hint="cs" w:ascii="CordiaUPC" w:hAnsi="CordiaUPC"/>
                <w:sz w:val="28"/>
                <w:cs/>
              </w:rPr>
              <w:t>ถ้า</w:t>
            </w:r>
            <w:r w:rsidRPr="00734543">
              <w:rPr>
                <w:rFonts w:hint="cs" w:ascii="CordiaUPC" w:hAnsi="CordiaUPC"/>
                <w:sz w:val="28"/>
                <w:cs/>
              </w:rPr>
              <w:t xml:space="preserve"> </w:t>
            </w:r>
            <w:r>
              <w:rPr>
                <w:rFonts w:ascii="CordiaUPC" w:hAnsi="CordiaUPC"/>
                <w:sz w:val="28"/>
              </w:rPr>
              <w:t xml:space="preserve">Product Class </w:t>
            </w:r>
            <w:r>
              <w:rPr>
                <w:rFonts w:hint="cs" w:ascii="CordiaUPC" w:hAnsi="CordiaUPC"/>
                <w:sz w:val="28"/>
                <w:cs/>
              </w:rPr>
              <w:t xml:space="preserve">มีค่าเป็น </w:t>
            </w:r>
            <w:r>
              <w:rPr>
                <w:rFonts w:ascii="CordiaUPC" w:hAnsi="CordiaUPC" w:cs="Angsana New"/>
                <w:sz w:val="28"/>
                <w:cs/>
              </w:rPr>
              <w:t>“</w:t>
            </w:r>
            <w:r>
              <w:rPr>
                <w:rFonts w:ascii="CordiaUPC" w:hAnsi="CordiaUPC"/>
                <w:sz w:val="28"/>
              </w:rPr>
              <w:t>Main</w:t>
            </w:r>
            <w:r>
              <w:rPr>
                <w:rFonts w:ascii="CordiaUPC" w:hAnsi="CordiaUPC" w:cs="Angsana New"/>
                <w:sz w:val="28"/>
                <w:cs/>
              </w:rPr>
              <w:t xml:space="preserve">” </w:t>
            </w:r>
            <w:r>
              <w:rPr>
                <w:rFonts w:hint="cs" w:ascii="CordiaUPC" w:hAnsi="CordiaUPC"/>
                <w:sz w:val="28"/>
                <w:cs/>
              </w:rPr>
              <w:t xml:space="preserve">ดังนั้น </w:t>
            </w:r>
            <w:r w:rsidRPr="005E3092">
              <w:rPr>
                <w:rFonts w:ascii="CordiaUPC" w:hAnsi="CordiaUPC"/>
                <w:sz w:val="28"/>
              </w:rPr>
              <w:t xml:space="preserve">MMS Delivery Report </w:t>
            </w:r>
            <w:r>
              <w:rPr>
                <w:rFonts w:ascii="CordiaUPC" w:hAnsi="CordiaUPC"/>
                <w:sz w:val="28"/>
              </w:rPr>
              <w:t>In</w:t>
            </w:r>
            <w:r w:rsidRPr="005E3092">
              <w:rPr>
                <w:rFonts w:ascii="CordiaUPC" w:hAnsi="CordiaUPC"/>
                <w:sz w:val="28"/>
              </w:rPr>
              <w:t>cluding VAT</w:t>
            </w:r>
            <w:r w:rsidRPr="005E3092">
              <w:rPr>
                <w:rFonts w:ascii="CordiaUPC" w:hAnsi="CordiaUPC" w:cs="Angsana New"/>
                <w:sz w:val="28"/>
                <w:cs/>
              </w:rPr>
              <w:t xml:space="preserve"> </w:t>
            </w:r>
            <w:r w:rsidRPr="00143329">
              <w:rPr>
                <w:rFonts w:ascii="CordiaUPC" w:hAnsi="CordiaUPC"/>
                <w:sz w:val="28"/>
                <w:cs/>
              </w:rPr>
              <w:t xml:space="preserve">เป็น </w:t>
            </w:r>
            <w:r>
              <w:rPr>
                <w:rFonts w:ascii="CordiaUPC" w:hAnsi="CordiaUPC"/>
                <w:sz w:val="28"/>
              </w:rPr>
              <w:t>Mandatory</w:t>
            </w:r>
          </w:p>
          <w:p w:rsidR="005E3092" w:rsidP="005E3092" w:rsidRDefault="005E3092" w14:paraId="745432E4" w14:textId="77777777">
            <w:pPr>
              <w:pStyle w:val="NoSpacing"/>
              <w:spacing w:after="240"/>
              <w:rPr>
                <w:rFonts w:ascii="CordiaUPC" w:hAnsi="CordiaUPC"/>
                <w:sz w:val="28"/>
              </w:rPr>
            </w:pPr>
            <w:r>
              <w:rPr>
                <w:rFonts w:hint="cs" w:ascii="CordiaUPC" w:hAnsi="CordiaUPC"/>
                <w:sz w:val="28"/>
                <w:cs/>
              </w:rPr>
              <w:t xml:space="preserve">หมายเหตุ เฉพาะเคส </w:t>
            </w:r>
            <w:r>
              <w:rPr>
                <w:rFonts w:ascii="CordiaUPC" w:hAnsi="CordiaUPC"/>
                <w:sz w:val="28"/>
              </w:rPr>
              <w:t xml:space="preserve">customerType </w:t>
            </w:r>
            <w:r>
              <w:rPr>
                <w:rFonts w:ascii="CordiaUPC" w:hAnsi="CordiaUPC" w:cs="Angsana New"/>
                <w:sz w:val="28"/>
                <w:cs/>
              </w:rPr>
              <w:t>= “</w:t>
            </w:r>
            <w:r>
              <w:rPr>
                <w:rFonts w:ascii="CordiaUPC" w:hAnsi="CordiaUPC"/>
                <w:sz w:val="28"/>
              </w:rPr>
              <w:t>Pre</w:t>
            </w:r>
            <w:r>
              <w:rPr>
                <w:rFonts w:ascii="CordiaUPC" w:hAnsi="CordiaUPC" w:cs="Angsana New"/>
                <w:sz w:val="28"/>
                <w:cs/>
              </w:rPr>
              <w:t>-</w:t>
            </w:r>
            <w:r>
              <w:rPr>
                <w:rFonts w:ascii="CordiaUPC" w:hAnsi="CordiaUPC"/>
                <w:sz w:val="28"/>
              </w:rPr>
              <w:t>paid</w:t>
            </w:r>
            <w:r>
              <w:rPr>
                <w:rFonts w:ascii="CordiaUPC" w:hAnsi="CordiaUPC" w:cs="Angsana New"/>
                <w:sz w:val="28"/>
                <w:cs/>
              </w:rPr>
              <w:t xml:space="preserve">” </w:t>
            </w:r>
            <w:r>
              <w:rPr>
                <w:rFonts w:hint="cs" w:ascii="CordiaUPC" w:hAnsi="CordiaUPC"/>
                <w:sz w:val="28"/>
                <w:cs/>
              </w:rPr>
              <w:t xml:space="preserve">และ </w:t>
            </w:r>
            <w:r>
              <w:rPr>
                <w:rFonts w:ascii="CordiaUPC" w:hAnsi="CordiaUPC"/>
                <w:sz w:val="28"/>
              </w:rPr>
              <w:t xml:space="preserve">productClass </w:t>
            </w:r>
            <w:r>
              <w:rPr>
                <w:rFonts w:ascii="CordiaUPC" w:hAnsi="CordiaUPC" w:cs="Angsana New"/>
                <w:sz w:val="28"/>
                <w:cs/>
              </w:rPr>
              <w:t>= “</w:t>
            </w:r>
            <w:r>
              <w:rPr>
                <w:rFonts w:ascii="CordiaUPC" w:hAnsi="CordiaUPC"/>
                <w:sz w:val="28"/>
              </w:rPr>
              <w:t>Main</w:t>
            </w:r>
            <w:r>
              <w:rPr>
                <w:rFonts w:ascii="CordiaUPC" w:hAnsi="CordiaUPC" w:cs="Angsana New"/>
                <w:sz w:val="28"/>
                <w:cs/>
              </w:rPr>
              <w:t>”</w:t>
            </w:r>
            <w:r>
              <w:rPr>
                <w:rFonts w:hint="cs" w:ascii="CordiaUPC" w:hAnsi="CordiaUPC"/>
                <w:sz w:val="28"/>
                <w:cs/>
              </w:rPr>
              <w:t xml:space="preserve"> และโดย </w:t>
            </w:r>
            <w:r>
              <w:rPr>
                <w:rFonts w:ascii="CordiaUPC" w:hAnsi="CordiaUPC"/>
                <w:sz w:val="28"/>
              </w:rPr>
              <w:t xml:space="preserve">Validate </w:t>
            </w:r>
            <w:r>
              <w:rPr>
                <w:rFonts w:hint="cs" w:ascii="CordiaUPC" w:hAnsi="CordiaUPC"/>
                <w:sz w:val="28"/>
                <w:cs/>
              </w:rPr>
              <w:t xml:space="preserve">แยกแต่ละ </w:t>
            </w:r>
            <w:r>
              <w:rPr>
                <w:rFonts w:ascii="CordiaUPC" w:hAnsi="CordiaUPC"/>
                <w:sz w:val="28"/>
              </w:rPr>
              <w:t>deductType</w:t>
            </w:r>
          </w:p>
          <w:p w:rsidR="005E3092" w:rsidP="005E3092" w:rsidRDefault="005E3092" w14:paraId="249CFFC5" w14:textId="5D313C9A">
            <w:pPr>
              <w:rPr>
                <w:rFonts w:cs="CordiaUPC"/>
                <w:cs/>
              </w:rPr>
            </w:pPr>
            <w:r>
              <w:t xml:space="preserve">{1} </w:t>
            </w:r>
            <w:r>
              <w:rPr>
                <w:rFonts w:cs="Angsana New"/>
                <w:cs/>
              </w:rPr>
              <w:t xml:space="preserve">= </w:t>
            </w:r>
            <w:r>
              <w:t>deductType</w:t>
            </w:r>
          </w:p>
        </w:tc>
        <w:tc>
          <w:tcPr>
            <w:tcW w:w="733" w:type="pct"/>
          </w:tcPr>
          <w:p w:rsidR="005E3092" w:rsidP="005E3092" w:rsidRDefault="005E3092" w14:paraId="360CDBAB" w14:textId="44EECFD0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5E3092" w:rsidTr="00D10F19" w14:paraId="10457832" w14:textId="77777777">
        <w:tc>
          <w:tcPr>
            <w:tcW w:w="778" w:type="pct"/>
          </w:tcPr>
          <w:p w:rsidRPr="00DF5090" w:rsidR="005E3092" w:rsidP="005E3092" w:rsidRDefault="005E3092" w14:paraId="723B84ED" w14:textId="77777777">
            <w:r w:rsidRPr="002A323A">
              <w:t>00023</w:t>
            </w:r>
          </w:p>
        </w:tc>
        <w:tc>
          <w:tcPr>
            <w:tcW w:w="1628" w:type="pct"/>
          </w:tcPr>
          <w:p w:rsidR="005E3092" w:rsidP="005E3092" w:rsidRDefault="005E3092" w14:paraId="70675B3A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MMS </w:t>
            </w:r>
            <w:r>
              <w:t xml:space="preserve">Delivery Report </w:t>
            </w:r>
            <w:r>
              <w:rPr>
                <w:rFonts w:cs="CordiaUPC"/>
              </w:rPr>
              <w:t xml:space="preserve">Including VAT </w:t>
            </w:r>
            <w:r>
              <w:t xml:space="preserve">must be 3 decimal </w:t>
            </w:r>
            <w:r>
              <w:rPr>
                <w:rFonts w:cs="Angsana New"/>
                <w:cs/>
              </w:rPr>
              <w:t>(</w:t>
            </w:r>
            <w:r>
              <w:t>Min 0, Max 999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1861" w:type="pct"/>
          </w:tcPr>
          <w:p w:rsidR="005E3092" w:rsidP="005E3092" w:rsidRDefault="005E3092" w14:paraId="4823A5E6" w14:textId="21FB1B3F">
            <w:r>
              <w:rPr>
                <w:rFonts w:hint="cs"/>
                <w:cs/>
              </w:rPr>
              <w:t xml:space="preserve">ถ้า </w:t>
            </w:r>
            <w:r>
              <w:rPr>
                <w:rFonts w:cs="CordiaUPC"/>
              </w:rPr>
              <w:t xml:space="preserve">MMS </w:t>
            </w:r>
            <w:r>
              <w:t xml:space="preserve">Delivery Report </w:t>
            </w:r>
            <w:r>
              <w:rPr>
                <w:rFonts w:cs="CordiaUPC"/>
              </w:rPr>
              <w:t xml:space="preserve">Including VAT </w:t>
            </w:r>
            <w:r>
              <w:rPr>
                <w:rFonts w:hint="cs"/>
                <w:cs/>
              </w:rPr>
              <w:t xml:space="preserve">มีค่า ดังนั้น </w:t>
            </w:r>
            <w:r>
              <w:rPr>
                <w:rFonts w:cs="CordiaUPC"/>
              </w:rPr>
              <w:t xml:space="preserve">MMS </w:t>
            </w:r>
            <w:r>
              <w:t xml:space="preserve">Delivery Report </w:t>
            </w:r>
            <w:r>
              <w:rPr>
                <w:rFonts w:cs="CordiaUPC"/>
              </w:rPr>
              <w:t xml:space="preserve">Including VAT </w:t>
            </w:r>
            <w:r>
              <w:rPr>
                <w:rFonts w:hint="cs"/>
                <w:cs/>
              </w:rPr>
              <w:t xml:space="preserve">จะต้องเป็นตัวเลขทศนิยม </w:t>
            </w:r>
            <w:r>
              <w:t>3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ตำแหน่งและมีค่าอยู่ในช่วง </w:t>
            </w:r>
            <w:r>
              <w:t xml:space="preserve">0 </w:t>
            </w:r>
            <w:r>
              <w:rPr>
                <w:rFonts w:cs="Angsana New"/>
                <w:cs/>
              </w:rPr>
              <w:t xml:space="preserve">– </w:t>
            </w:r>
            <w:r>
              <w:t>999</w:t>
            </w:r>
          </w:p>
        </w:tc>
        <w:tc>
          <w:tcPr>
            <w:tcW w:w="733" w:type="pct"/>
          </w:tcPr>
          <w:p w:rsidR="005E3092" w:rsidP="005E3092" w:rsidRDefault="005E3092" w14:paraId="1AA03CB4" w14:textId="77777777">
            <w:pPr>
              <w:rPr>
                <w:rFonts w:cs="CordiaUPC"/>
                <w:szCs w:val="36"/>
              </w:rPr>
            </w:pPr>
          </w:p>
        </w:tc>
      </w:tr>
      <w:tr w:rsidR="005E3092" w:rsidTr="00D10F19" w14:paraId="7BAE9C90" w14:textId="77777777">
        <w:tc>
          <w:tcPr>
            <w:tcW w:w="778" w:type="pct"/>
          </w:tcPr>
          <w:p w:rsidRPr="002A323A" w:rsidR="005E3092" w:rsidP="005E3092" w:rsidRDefault="005E3092" w14:paraId="2A12F294" w14:textId="77777777">
            <w:r w:rsidRPr="007C6298">
              <w:rPr>
                <w:rFonts w:cs="CordiaUPC"/>
              </w:rPr>
              <w:t>00015</w:t>
            </w:r>
          </w:p>
        </w:tc>
        <w:tc>
          <w:tcPr>
            <w:tcW w:w="1628" w:type="pct"/>
          </w:tcPr>
          <w:p w:rsidR="005E3092" w:rsidP="005E3092" w:rsidRDefault="005E3092" w14:paraId="33F0DA4E" w14:textId="29DA59FF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MMS </w:t>
            </w:r>
            <w:r>
              <w:t xml:space="preserve">Delivery Report </w:t>
            </w:r>
            <w:r>
              <w:rPr>
                <w:rFonts w:cs="CordiaUPC"/>
              </w:rPr>
              <w:t xml:space="preserve">Excluding VAT </w:t>
            </w:r>
            <w:r>
              <w:t xml:space="preserve">must be less than or equal to </w:t>
            </w:r>
            <w:r>
              <w:rPr>
                <w:rFonts w:cs="CordiaUPC"/>
              </w:rPr>
              <w:t xml:space="preserve">MMS </w:t>
            </w:r>
            <w:r>
              <w:t xml:space="preserve">Delivery Report </w:t>
            </w:r>
            <w:r>
              <w:rPr>
                <w:rFonts w:cs="CordiaUPC"/>
              </w:rPr>
              <w:t>Including VAT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5E3092" w:rsidP="005E3092" w:rsidRDefault="005E3092" w14:paraId="48521035" w14:textId="77777777">
            <w:pPr>
              <w:rPr>
                <w:rFonts w:cs="CordiaUPC"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rPr>
                <w:rFonts w:cs="CordiaUPC"/>
              </w:rPr>
              <w:t xml:space="preserve">MMS </w:t>
            </w:r>
            <w:r>
              <w:t xml:space="preserve">Delivery Report </w:t>
            </w:r>
            <w:r>
              <w:rPr>
                <w:rFonts w:cs="CordiaUPC"/>
              </w:rPr>
              <w:t xml:space="preserve">Excluding VAT </w:t>
            </w:r>
            <w:r>
              <w:rPr>
                <w:rFonts w:hint="cs"/>
                <w:cs/>
              </w:rPr>
              <w:t>และ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cs="CordiaUPC"/>
              </w:rPr>
              <w:t xml:space="preserve">MMS </w:t>
            </w:r>
            <w:r>
              <w:t xml:space="preserve">Delivery Report </w:t>
            </w:r>
            <w:r>
              <w:rPr>
                <w:rFonts w:cs="CordiaUPC"/>
              </w:rPr>
              <w:t>Including VAT</w:t>
            </w:r>
            <w:r>
              <w:rPr>
                <w:rFonts w:hint="cs"/>
                <w:cs/>
              </w:rPr>
              <w:t xml:space="preserve"> มีค่า ดังนั้น </w:t>
            </w:r>
            <w:r>
              <w:rPr>
                <w:rFonts w:cs="CordiaUPC"/>
              </w:rPr>
              <w:t xml:space="preserve">MMS </w:t>
            </w:r>
            <w:r>
              <w:t xml:space="preserve">Delivery Report </w:t>
            </w:r>
            <w:r>
              <w:rPr>
                <w:rFonts w:cs="CordiaUPC"/>
              </w:rPr>
              <w:t xml:space="preserve">Excluding VAT </w:t>
            </w:r>
            <w:r>
              <w:rPr>
                <w:rFonts w:hint="cs"/>
                <w:cs/>
              </w:rPr>
              <w:t xml:space="preserve">จะต้องมีค่าน้อยกว่าหรือเท่ากับ </w:t>
            </w:r>
            <w:r>
              <w:rPr>
                <w:rFonts w:cs="CordiaUPC"/>
              </w:rPr>
              <w:t xml:space="preserve">MMS </w:t>
            </w:r>
            <w:r>
              <w:t xml:space="preserve">Delivery Report </w:t>
            </w:r>
            <w:r>
              <w:rPr>
                <w:rFonts w:cs="CordiaUPC"/>
              </w:rPr>
              <w:t>Including VAT</w:t>
            </w:r>
          </w:p>
          <w:p w:rsidRPr="00A235B3" w:rsidR="005E3092" w:rsidP="005E3092" w:rsidRDefault="005E3092" w14:paraId="39F3A134" w14:textId="0F449241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หมายเหตุ เฉพาะเคสไม่ใช่ของ </w:t>
            </w:r>
            <w:r>
              <w:t xml:space="preserve">customerType </w:t>
            </w:r>
            <w:r>
              <w:rPr>
                <w:rFonts w:cs="Angsana New"/>
                <w:cs/>
              </w:rPr>
              <w:t>= 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productClass </w:t>
            </w:r>
            <w:r>
              <w:rPr>
                <w:rFonts w:cs="Angsana New"/>
                <w:cs/>
              </w:rPr>
              <w:t>= “</w:t>
            </w:r>
            <w:r>
              <w:t>Main</w:t>
            </w:r>
            <w:r>
              <w:rPr>
                <w:rFonts w:cs="Angsana New"/>
                <w:cs/>
              </w:rPr>
              <w:t>”</w:t>
            </w:r>
          </w:p>
        </w:tc>
        <w:tc>
          <w:tcPr>
            <w:tcW w:w="733" w:type="pct"/>
          </w:tcPr>
          <w:p w:rsidR="005E3092" w:rsidP="005E3092" w:rsidRDefault="005E3092" w14:paraId="527C0A93" w14:textId="1FA768BA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5E3092" w:rsidTr="00234233" w14:paraId="2B803767" w14:textId="77777777">
        <w:tc>
          <w:tcPr>
            <w:tcW w:w="778" w:type="pct"/>
          </w:tcPr>
          <w:p w:rsidR="005E3092" w:rsidP="005E3092" w:rsidRDefault="005E3092" w14:paraId="736A6355" w14:textId="3B232B5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A64494">
              <w:rPr>
                <w:rFonts w:ascii="CordiaUPC" w:hAnsi="CordiaUPC" w:cs="CordiaUPC" w:eastAsiaTheme="minorHAnsi"/>
                <w:sz w:val="28"/>
                <w:szCs w:val="28"/>
                <w:lang w:bidi="th-TH"/>
              </w:rPr>
              <w:t>00015</w:t>
            </w:r>
          </w:p>
        </w:tc>
        <w:tc>
          <w:tcPr>
            <w:tcW w:w="1628" w:type="pct"/>
          </w:tcPr>
          <w:p w:rsidR="005E3092" w:rsidP="005E3092" w:rsidRDefault="005E3092" w14:paraId="5371B3DB" w14:textId="0791E3FD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On {1}, MMS </w:t>
            </w:r>
            <w:r>
              <w:t xml:space="preserve">Delivery Report </w:t>
            </w:r>
            <w:r>
              <w:rPr>
                <w:rFonts w:cs="CordiaUPC"/>
              </w:rPr>
              <w:t xml:space="preserve">Excluding VAT </w:t>
            </w:r>
            <w:r>
              <w:t xml:space="preserve">must be less than or equal to </w:t>
            </w:r>
            <w:r>
              <w:rPr>
                <w:rFonts w:cs="CordiaUPC"/>
              </w:rPr>
              <w:t xml:space="preserve">MMS </w:t>
            </w:r>
            <w:r>
              <w:t xml:space="preserve">Delivery Report </w:t>
            </w:r>
            <w:r>
              <w:rPr>
                <w:rFonts w:cs="CordiaUPC"/>
              </w:rPr>
              <w:t>Including VAT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5E3092" w:rsidP="005E3092" w:rsidRDefault="005E3092" w14:paraId="72D32E8D" w14:textId="77777777">
            <w:pPr>
              <w:rPr>
                <w:rFonts w:cs="CordiaUPC"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rPr>
                <w:rFonts w:cs="CordiaUPC"/>
              </w:rPr>
              <w:t xml:space="preserve">MMS </w:t>
            </w:r>
            <w:r>
              <w:t xml:space="preserve">Delivery Report </w:t>
            </w:r>
            <w:r>
              <w:rPr>
                <w:rFonts w:cs="CordiaUPC"/>
              </w:rPr>
              <w:t xml:space="preserve">Excluding VAT </w:t>
            </w:r>
            <w:r>
              <w:rPr>
                <w:rFonts w:hint="cs"/>
                <w:cs/>
              </w:rPr>
              <w:t>และ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cs="CordiaUPC"/>
              </w:rPr>
              <w:t xml:space="preserve">MMS </w:t>
            </w:r>
            <w:r>
              <w:t xml:space="preserve">Delivery Report </w:t>
            </w:r>
            <w:r>
              <w:rPr>
                <w:rFonts w:cs="CordiaUPC"/>
              </w:rPr>
              <w:t>Including VAT</w:t>
            </w:r>
            <w:r>
              <w:rPr>
                <w:rFonts w:hint="cs"/>
                <w:cs/>
              </w:rPr>
              <w:t xml:space="preserve"> มีค่า ดังนั้น </w:t>
            </w:r>
            <w:r>
              <w:rPr>
                <w:rFonts w:cs="CordiaUPC"/>
              </w:rPr>
              <w:t xml:space="preserve">MMS </w:t>
            </w:r>
            <w:r>
              <w:t xml:space="preserve">Delivery Report </w:t>
            </w:r>
            <w:r>
              <w:rPr>
                <w:rFonts w:cs="CordiaUPC"/>
              </w:rPr>
              <w:t xml:space="preserve">Excluding VAT </w:t>
            </w:r>
            <w:r>
              <w:rPr>
                <w:rFonts w:hint="cs"/>
                <w:cs/>
              </w:rPr>
              <w:t xml:space="preserve">จะต้องมีค่าน้อยกว่าหรือเท่ากับ </w:t>
            </w:r>
            <w:r>
              <w:rPr>
                <w:rFonts w:cs="CordiaUPC"/>
              </w:rPr>
              <w:t xml:space="preserve">MMS </w:t>
            </w:r>
            <w:r>
              <w:t xml:space="preserve">Delivery Report </w:t>
            </w:r>
            <w:r>
              <w:rPr>
                <w:rFonts w:cs="CordiaUPC"/>
              </w:rPr>
              <w:t>Including VAT</w:t>
            </w:r>
          </w:p>
          <w:p w:rsidR="005E3092" w:rsidP="005E3092" w:rsidRDefault="005E3092" w14:paraId="2AADDDB8" w14:textId="77777777">
            <w:r>
              <w:rPr>
                <w:rFonts w:hint="cs"/>
                <w:cs/>
              </w:rPr>
              <w:t xml:space="preserve">หมายเหตุ เฉพาะเคส </w:t>
            </w:r>
            <w:r>
              <w:t xml:space="preserve">customerType </w:t>
            </w:r>
            <w:r>
              <w:rPr>
                <w:rFonts w:cs="Angsana New"/>
                <w:cs/>
              </w:rPr>
              <w:t>= 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productClass </w:t>
            </w:r>
            <w:r>
              <w:rPr>
                <w:rFonts w:cs="Angsana New"/>
                <w:cs/>
              </w:rPr>
              <w:t>= “</w:t>
            </w:r>
            <w:r>
              <w:t>Main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โดย </w:t>
            </w:r>
            <w:r>
              <w:t xml:space="preserve">Validate </w:t>
            </w:r>
            <w:r>
              <w:rPr>
                <w:rFonts w:hint="cs"/>
                <w:cs/>
              </w:rPr>
              <w:t xml:space="preserve">แยกแต่ละ </w:t>
            </w:r>
            <w:r>
              <w:t>deductType</w:t>
            </w:r>
          </w:p>
          <w:p w:rsidR="005E3092" w:rsidP="005E3092" w:rsidRDefault="005E3092" w14:paraId="4C0DBBB0" w14:textId="6B1FB77B">
            <w:pPr>
              <w:rPr>
                <w:rFonts w:cs="CordiaUPC"/>
                <w:cs/>
              </w:rPr>
            </w:pPr>
            <w:r>
              <w:t xml:space="preserve">{1} </w:t>
            </w:r>
            <w:r>
              <w:rPr>
                <w:rFonts w:cs="Angsana New"/>
                <w:cs/>
              </w:rPr>
              <w:t xml:space="preserve">= </w:t>
            </w:r>
            <w:r>
              <w:t>deductType</w:t>
            </w:r>
          </w:p>
        </w:tc>
        <w:tc>
          <w:tcPr>
            <w:tcW w:w="733" w:type="pct"/>
          </w:tcPr>
          <w:p w:rsidR="005E3092" w:rsidP="005E3092" w:rsidRDefault="005E3092" w14:paraId="45E634B1" w14:textId="5E016CE0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5E3092" w:rsidTr="00234233" w14:paraId="4903CFA8" w14:textId="77777777">
        <w:tc>
          <w:tcPr>
            <w:tcW w:w="778" w:type="pct"/>
          </w:tcPr>
          <w:p w:rsidR="005E3092" w:rsidP="005E3092" w:rsidRDefault="005E3092" w14:paraId="26407AF5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hAnsi="CordiaUPC" w:cs="CordiaUPC"/>
                <w:sz w:val="28"/>
                <w:szCs w:val="28"/>
              </w:rPr>
              <w:t>00004</w:t>
            </w:r>
          </w:p>
        </w:tc>
        <w:tc>
          <w:tcPr>
            <w:tcW w:w="1628" w:type="pct"/>
          </w:tcPr>
          <w:p w:rsidR="005E3092" w:rsidP="005E3092" w:rsidRDefault="005E3092" w14:paraId="12B9CE9E" w14:textId="5E3F092D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MMS Read &amp; Reply Excluding VAT is required when Product Class is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Main</w:t>
            </w:r>
            <w:r>
              <w:rPr>
                <w:rFonts w:cs="Angsana New"/>
                <w:cs/>
              </w:rPr>
              <w:t>”.</w:t>
            </w:r>
          </w:p>
        </w:tc>
        <w:tc>
          <w:tcPr>
            <w:tcW w:w="1861" w:type="pct"/>
          </w:tcPr>
          <w:p w:rsidR="005E3092" w:rsidP="005E3092" w:rsidRDefault="005E3092" w14:paraId="74F9E7CF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ถ้า </w:t>
            </w:r>
            <w:r>
              <w:rPr>
                <w:rFonts w:cs="CordiaUPC"/>
              </w:rPr>
              <w:t xml:space="preserve">Product Class </w:t>
            </w:r>
            <w:r>
              <w:rPr>
                <w:rFonts w:hint="cs" w:cs="Angsana New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Main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ดังนั้น </w:t>
            </w:r>
            <w:r>
              <w:rPr>
                <w:rFonts w:cs="CordiaUPC"/>
              </w:rPr>
              <w:t xml:space="preserve">MMS Read &amp; Reply Excluding VAT </w:t>
            </w:r>
            <w:r>
              <w:rPr>
                <w:rFonts w:hint="cs" w:cs="Angsana New"/>
                <w:cs/>
              </w:rPr>
              <w:t xml:space="preserve">จะต้องเป็น </w:t>
            </w:r>
            <w:r>
              <w:rPr>
                <w:rFonts w:cs="CordiaUPC"/>
              </w:rPr>
              <w:t>Mandatory</w:t>
            </w:r>
          </w:p>
          <w:p w:rsidR="005E3092" w:rsidP="005E3092" w:rsidRDefault="005E3092" w14:paraId="7D38440F" w14:textId="5B182BD5">
            <w:pPr>
              <w:rPr>
                <w:rFonts w:cs="CordiaUPC"/>
                <w:cs/>
              </w:rPr>
            </w:pPr>
            <w:r>
              <w:rPr>
                <w:rFonts w:hint="cs"/>
                <w:cs/>
              </w:rPr>
              <w:t xml:space="preserve">หมายเหตุ เฉพาะเคสไม่ใช่ของ </w:t>
            </w:r>
            <w:r>
              <w:t xml:space="preserve">customerType </w:t>
            </w:r>
            <w:r>
              <w:rPr>
                <w:rFonts w:cs="Angsana New"/>
                <w:cs/>
              </w:rPr>
              <w:t>= 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productClass </w:t>
            </w:r>
            <w:r>
              <w:rPr>
                <w:rFonts w:cs="Angsana New"/>
                <w:cs/>
              </w:rPr>
              <w:t>= “</w:t>
            </w:r>
            <w:r>
              <w:t>Main</w:t>
            </w:r>
            <w:r>
              <w:rPr>
                <w:rFonts w:cs="Angsana New"/>
                <w:cs/>
              </w:rPr>
              <w:t>”</w:t>
            </w:r>
          </w:p>
        </w:tc>
        <w:tc>
          <w:tcPr>
            <w:tcW w:w="733" w:type="pct"/>
          </w:tcPr>
          <w:p w:rsidRPr="00CD78B8" w:rsidR="005E3092" w:rsidP="005E3092" w:rsidRDefault="005E3092" w14:paraId="7297EA48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5E3092" w:rsidTr="00234233" w14:paraId="23506745" w14:textId="77777777">
        <w:tc>
          <w:tcPr>
            <w:tcW w:w="778" w:type="pct"/>
          </w:tcPr>
          <w:p w:rsidR="005E3092" w:rsidP="005E3092" w:rsidRDefault="005E3092" w14:paraId="6A1BD684" w14:textId="3E0FEAC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>00004</w:t>
            </w:r>
          </w:p>
        </w:tc>
        <w:tc>
          <w:tcPr>
            <w:tcW w:w="1628" w:type="pct"/>
          </w:tcPr>
          <w:p w:rsidR="005E3092" w:rsidP="005E3092" w:rsidRDefault="005E3092" w14:paraId="49016D5B" w14:textId="4EE7D319">
            <w:pPr>
              <w:rPr>
                <w:rFonts w:cs="CordiaUPC"/>
              </w:rPr>
            </w:pPr>
            <w:r>
              <w:t xml:space="preserve">On {1}, </w:t>
            </w:r>
            <w:r>
              <w:rPr>
                <w:rFonts w:cs="CordiaUPC"/>
              </w:rPr>
              <w:t xml:space="preserve">MMS Read &amp; Reply Excluding VAT is required when Product Class is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Main</w:t>
            </w:r>
            <w:r>
              <w:rPr>
                <w:rFonts w:cs="Angsana New"/>
                <w:cs/>
              </w:rPr>
              <w:t>”.</w:t>
            </w:r>
          </w:p>
        </w:tc>
        <w:tc>
          <w:tcPr>
            <w:tcW w:w="1861" w:type="pct"/>
          </w:tcPr>
          <w:p w:rsidR="005E3092" w:rsidP="005E3092" w:rsidRDefault="005E3092" w14:paraId="5EEDE4F0" w14:textId="7813EF6A">
            <w:pPr>
              <w:pStyle w:val="NoSpacing"/>
              <w:spacing w:after="240"/>
              <w:rPr>
                <w:rFonts w:ascii="CordiaUPC" w:hAnsi="CordiaUPC"/>
                <w:sz w:val="28"/>
              </w:rPr>
            </w:pPr>
            <w:r>
              <w:rPr>
                <w:rFonts w:hint="cs" w:ascii="CordiaUPC" w:hAnsi="CordiaUPC"/>
                <w:sz w:val="28"/>
                <w:cs/>
              </w:rPr>
              <w:t>ถ้า</w:t>
            </w:r>
            <w:r w:rsidRPr="00734543">
              <w:rPr>
                <w:rFonts w:hint="cs" w:ascii="CordiaUPC" w:hAnsi="CordiaUPC"/>
                <w:sz w:val="28"/>
                <w:cs/>
              </w:rPr>
              <w:t xml:space="preserve"> </w:t>
            </w:r>
            <w:r>
              <w:rPr>
                <w:rFonts w:ascii="CordiaUPC" w:hAnsi="CordiaUPC"/>
                <w:sz w:val="28"/>
              </w:rPr>
              <w:t xml:space="preserve">Product Class </w:t>
            </w:r>
            <w:r>
              <w:rPr>
                <w:rFonts w:hint="cs" w:ascii="CordiaUPC" w:hAnsi="CordiaUPC"/>
                <w:sz w:val="28"/>
                <w:cs/>
              </w:rPr>
              <w:t xml:space="preserve">มีค่าเป็น </w:t>
            </w:r>
            <w:r>
              <w:rPr>
                <w:rFonts w:ascii="CordiaUPC" w:hAnsi="CordiaUPC" w:cs="Angsana New"/>
                <w:sz w:val="28"/>
                <w:cs/>
              </w:rPr>
              <w:t>“</w:t>
            </w:r>
            <w:r>
              <w:rPr>
                <w:rFonts w:ascii="CordiaUPC" w:hAnsi="CordiaUPC"/>
                <w:sz w:val="28"/>
              </w:rPr>
              <w:t>Main</w:t>
            </w:r>
            <w:r>
              <w:rPr>
                <w:rFonts w:ascii="CordiaUPC" w:hAnsi="CordiaUPC" w:cs="Angsana New"/>
                <w:sz w:val="28"/>
                <w:cs/>
              </w:rPr>
              <w:t xml:space="preserve">” </w:t>
            </w:r>
            <w:r>
              <w:rPr>
                <w:rFonts w:hint="cs" w:ascii="CordiaUPC" w:hAnsi="CordiaUPC"/>
                <w:sz w:val="28"/>
                <w:cs/>
              </w:rPr>
              <w:t xml:space="preserve">ดังนั้น </w:t>
            </w:r>
            <w:r w:rsidRPr="005E3092">
              <w:rPr>
                <w:rFonts w:ascii="CordiaUPC" w:hAnsi="CordiaUPC"/>
                <w:sz w:val="28"/>
              </w:rPr>
              <w:t xml:space="preserve">MMS Read &amp; Reply </w:t>
            </w:r>
            <w:r>
              <w:rPr>
                <w:rFonts w:ascii="CordiaUPC" w:hAnsi="CordiaUPC"/>
                <w:sz w:val="28"/>
              </w:rPr>
              <w:t>Ex</w:t>
            </w:r>
            <w:r w:rsidRPr="005E3092">
              <w:rPr>
                <w:rFonts w:ascii="CordiaUPC" w:hAnsi="CordiaUPC"/>
                <w:sz w:val="28"/>
              </w:rPr>
              <w:t>cluding VAT</w:t>
            </w:r>
            <w:r w:rsidRPr="005E3092">
              <w:rPr>
                <w:rFonts w:ascii="CordiaUPC" w:hAnsi="CordiaUPC" w:cs="Angsana New"/>
                <w:sz w:val="28"/>
                <w:cs/>
              </w:rPr>
              <w:t xml:space="preserve"> </w:t>
            </w:r>
            <w:r w:rsidRPr="00143329">
              <w:rPr>
                <w:rFonts w:ascii="CordiaUPC" w:hAnsi="CordiaUPC"/>
                <w:sz w:val="28"/>
                <w:cs/>
              </w:rPr>
              <w:t xml:space="preserve">เป็น </w:t>
            </w:r>
            <w:r>
              <w:rPr>
                <w:rFonts w:ascii="CordiaUPC" w:hAnsi="CordiaUPC"/>
                <w:sz w:val="28"/>
              </w:rPr>
              <w:t>Mandatory</w:t>
            </w:r>
          </w:p>
          <w:p w:rsidR="005E3092" w:rsidP="005E3092" w:rsidRDefault="005E3092" w14:paraId="6774A7B9" w14:textId="77777777">
            <w:pPr>
              <w:pStyle w:val="NoSpacing"/>
              <w:spacing w:after="240"/>
              <w:rPr>
                <w:rFonts w:ascii="CordiaUPC" w:hAnsi="CordiaUPC"/>
                <w:sz w:val="28"/>
              </w:rPr>
            </w:pPr>
            <w:r>
              <w:rPr>
                <w:rFonts w:hint="cs" w:ascii="CordiaUPC" w:hAnsi="CordiaUPC"/>
                <w:sz w:val="28"/>
                <w:cs/>
              </w:rPr>
              <w:t xml:space="preserve">หมายเหตุ เฉพาะเคส </w:t>
            </w:r>
            <w:r>
              <w:rPr>
                <w:rFonts w:ascii="CordiaUPC" w:hAnsi="CordiaUPC"/>
                <w:sz w:val="28"/>
              </w:rPr>
              <w:t xml:space="preserve">customerType </w:t>
            </w:r>
            <w:r>
              <w:rPr>
                <w:rFonts w:ascii="CordiaUPC" w:hAnsi="CordiaUPC" w:cs="Angsana New"/>
                <w:sz w:val="28"/>
                <w:cs/>
              </w:rPr>
              <w:t>= “</w:t>
            </w:r>
            <w:r>
              <w:rPr>
                <w:rFonts w:ascii="CordiaUPC" w:hAnsi="CordiaUPC"/>
                <w:sz w:val="28"/>
              </w:rPr>
              <w:t>Pre</w:t>
            </w:r>
            <w:r>
              <w:rPr>
                <w:rFonts w:ascii="CordiaUPC" w:hAnsi="CordiaUPC" w:cs="Angsana New"/>
                <w:sz w:val="28"/>
                <w:cs/>
              </w:rPr>
              <w:t>-</w:t>
            </w:r>
            <w:r>
              <w:rPr>
                <w:rFonts w:ascii="CordiaUPC" w:hAnsi="CordiaUPC"/>
                <w:sz w:val="28"/>
              </w:rPr>
              <w:t>paid</w:t>
            </w:r>
            <w:r>
              <w:rPr>
                <w:rFonts w:ascii="CordiaUPC" w:hAnsi="CordiaUPC" w:cs="Angsana New"/>
                <w:sz w:val="28"/>
                <w:cs/>
              </w:rPr>
              <w:t xml:space="preserve">” </w:t>
            </w:r>
            <w:r>
              <w:rPr>
                <w:rFonts w:hint="cs" w:ascii="CordiaUPC" w:hAnsi="CordiaUPC"/>
                <w:sz w:val="28"/>
                <w:cs/>
              </w:rPr>
              <w:t xml:space="preserve">และ </w:t>
            </w:r>
            <w:r>
              <w:rPr>
                <w:rFonts w:ascii="CordiaUPC" w:hAnsi="CordiaUPC"/>
                <w:sz w:val="28"/>
              </w:rPr>
              <w:t xml:space="preserve">productClass </w:t>
            </w:r>
            <w:r>
              <w:rPr>
                <w:rFonts w:ascii="CordiaUPC" w:hAnsi="CordiaUPC" w:cs="Angsana New"/>
                <w:sz w:val="28"/>
                <w:cs/>
              </w:rPr>
              <w:t>= “</w:t>
            </w:r>
            <w:r>
              <w:rPr>
                <w:rFonts w:ascii="CordiaUPC" w:hAnsi="CordiaUPC"/>
                <w:sz w:val="28"/>
              </w:rPr>
              <w:t>Main</w:t>
            </w:r>
            <w:r>
              <w:rPr>
                <w:rFonts w:ascii="CordiaUPC" w:hAnsi="CordiaUPC" w:cs="Angsana New"/>
                <w:sz w:val="28"/>
                <w:cs/>
              </w:rPr>
              <w:t>”</w:t>
            </w:r>
            <w:r>
              <w:rPr>
                <w:rFonts w:hint="cs" w:ascii="CordiaUPC" w:hAnsi="CordiaUPC"/>
                <w:sz w:val="28"/>
                <w:cs/>
              </w:rPr>
              <w:t xml:space="preserve"> และโดย </w:t>
            </w:r>
            <w:r>
              <w:rPr>
                <w:rFonts w:ascii="CordiaUPC" w:hAnsi="CordiaUPC"/>
                <w:sz w:val="28"/>
              </w:rPr>
              <w:t xml:space="preserve">Validate </w:t>
            </w:r>
            <w:r>
              <w:rPr>
                <w:rFonts w:hint="cs" w:ascii="CordiaUPC" w:hAnsi="CordiaUPC"/>
                <w:sz w:val="28"/>
                <w:cs/>
              </w:rPr>
              <w:t xml:space="preserve">แยกแต่ละ </w:t>
            </w:r>
            <w:r>
              <w:rPr>
                <w:rFonts w:ascii="CordiaUPC" w:hAnsi="CordiaUPC"/>
                <w:sz w:val="28"/>
              </w:rPr>
              <w:t>deductType</w:t>
            </w:r>
          </w:p>
          <w:p w:rsidR="005E3092" w:rsidP="005E3092" w:rsidRDefault="005E3092" w14:paraId="56CD0902" w14:textId="01534A90">
            <w:pPr>
              <w:rPr>
                <w:rFonts w:cs="CordiaUPC"/>
                <w:cs/>
              </w:rPr>
            </w:pPr>
            <w:r>
              <w:t xml:space="preserve">{1} </w:t>
            </w:r>
            <w:r>
              <w:rPr>
                <w:rFonts w:cs="Angsana New"/>
                <w:cs/>
              </w:rPr>
              <w:t xml:space="preserve">= </w:t>
            </w:r>
            <w:r>
              <w:t>deductType</w:t>
            </w:r>
          </w:p>
        </w:tc>
        <w:tc>
          <w:tcPr>
            <w:tcW w:w="733" w:type="pct"/>
          </w:tcPr>
          <w:p w:rsidR="005E3092" w:rsidP="005E3092" w:rsidRDefault="005E3092" w14:paraId="12DF8079" w14:textId="73602E6E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5E3092" w:rsidTr="00D10F19" w14:paraId="5F63B7F3" w14:textId="77777777">
        <w:tc>
          <w:tcPr>
            <w:tcW w:w="778" w:type="pct"/>
          </w:tcPr>
          <w:p w:rsidRPr="00DF5090" w:rsidR="005E3092" w:rsidP="005E3092" w:rsidRDefault="005E3092" w14:paraId="0E14AC20" w14:textId="77777777">
            <w:r w:rsidRPr="002A323A">
              <w:t>00023</w:t>
            </w:r>
          </w:p>
        </w:tc>
        <w:tc>
          <w:tcPr>
            <w:tcW w:w="1628" w:type="pct"/>
          </w:tcPr>
          <w:p w:rsidR="005E3092" w:rsidP="005E3092" w:rsidRDefault="005E3092" w14:paraId="4A1BFD93" w14:textId="5DE58B88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MMS Read &amp; Reply Excluding VAT </w:t>
            </w:r>
            <w:r>
              <w:t xml:space="preserve">must be 3 decimal </w:t>
            </w:r>
            <w:r>
              <w:rPr>
                <w:rFonts w:cs="Angsana New"/>
                <w:cs/>
              </w:rPr>
              <w:t>(</w:t>
            </w:r>
            <w:r>
              <w:t>Min 0, Max 999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1861" w:type="pct"/>
          </w:tcPr>
          <w:p w:rsidR="005E3092" w:rsidP="005E3092" w:rsidRDefault="005E3092" w14:paraId="2EDBCD5A" w14:textId="5FC04C0B">
            <w:r>
              <w:rPr>
                <w:rFonts w:hint="cs"/>
                <w:cs/>
              </w:rPr>
              <w:t xml:space="preserve">ถ้า </w:t>
            </w:r>
            <w:r>
              <w:rPr>
                <w:rFonts w:cs="CordiaUPC"/>
              </w:rPr>
              <w:t xml:space="preserve">MMS Read &amp; Reply Excluding VAT </w:t>
            </w:r>
            <w:r>
              <w:rPr>
                <w:rFonts w:hint="cs"/>
                <w:cs/>
              </w:rPr>
              <w:t xml:space="preserve">มีค่า ดังนั้น </w:t>
            </w:r>
            <w:r>
              <w:rPr>
                <w:rFonts w:cs="CordiaUPC"/>
              </w:rPr>
              <w:t xml:space="preserve">MMS </w:t>
            </w:r>
            <w:r>
              <w:t xml:space="preserve">Delivery Report </w:t>
            </w:r>
            <w:r>
              <w:rPr>
                <w:rFonts w:cs="CordiaUPC"/>
              </w:rPr>
              <w:t xml:space="preserve">Excluding VAT </w:t>
            </w:r>
            <w:r>
              <w:rPr>
                <w:rFonts w:hint="cs"/>
                <w:cs/>
              </w:rPr>
              <w:t xml:space="preserve">จะต้องเป็นตัวเลขทศนิยม </w:t>
            </w:r>
            <w:r>
              <w:t>3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ตำแหน่งและมีค่าอยู่ในช่วง </w:t>
            </w:r>
            <w:r>
              <w:t xml:space="preserve">0 </w:t>
            </w:r>
            <w:r>
              <w:rPr>
                <w:rFonts w:cs="Angsana New"/>
                <w:cs/>
              </w:rPr>
              <w:t xml:space="preserve">– </w:t>
            </w:r>
            <w:r>
              <w:t>999</w:t>
            </w:r>
          </w:p>
        </w:tc>
        <w:tc>
          <w:tcPr>
            <w:tcW w:w="733" w:type="pct"/>
          </w:tcPr>
          <w:p w:rsidR="005E3092" w:rsidP="005E3092" w:rsidRDefault="005E3092" w14:paraId="4161C8DE" w14:textId="77777777">
            <w:pPr>
              <w:rPr>
                <w:rFonts w:cs="CordiaUPC"/>
                <w:szCs w:val="36"/>
              </w:rPr>
            </w:pPr>
          </w:p>
        </w:tc>
      </w:tr>
      <w:tr w:rsidR="005E3092" w:rsidTr="00234233" w14:paraId="7AB00D6D" w14:textId="77777777">
        <w:tc>
          <w:tcPr>
            <w:tcW w:w="778" w:type="pct"/>
          </w:tcPr>
          <w:p w:rsidR="005E3092" w:rsidP="005E3092" w:rsidRDefault="005E3092" w14:paraId="3242317B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hAnsi="CordiaUPC" w:cs="CordiaUPC"/>
                <w:sz w:val="28"/>
                <w:szCs w:val="28"/>
              </w:rPr>
              <w:t>00004</w:t>
            </w:r>
          </w:p>
        </w:tc>
        <w:tc>
          <w:tcPr>
            <w:tcW w:w="1628" w:type="pct"/>
          </w:tcPr>
          <w:p w:rsidR="005E3092" w:rsidP="005E3092" w:rsidRDefault="005E3092" w14:paraId="3071002B" w14:textId="2235112A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MMS Read &amp; Reply Including VAT is required when Product Class is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Main</w:t>
            </w:r>
            <w:r>
              <w:rPr>
                <w:rFonts w:cs="Angsana New"/>
                <w:cs/>
              </w:rPr>
              <w:t>”.</w:t>
            </w:r>
          </w:p>
        </w:tc>
        <w:tc>
          <w:tcPr>
            <w:tcW w:w="1861" w:type="pct"/>
          </w:tcPr>
          <w:p w:rsidR="005E3092" w:rsidP="005E3092" w:rsidRDefault="005E3092" w14:paraId="2154EB89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ถ้า </w:t>
            </w:r>
            <w:r>
              <w:rPr>
                <w:rFonts w:cs="CordiaUPC"/>
              </w:rPr>
              <w:t xml:space="preserve">Product Class </w:t>
            </w:r>
            <w:r>
              <w:rPr>
                <w:rFonts w:hint="cs" w:cs="Angsana New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Main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ดังนั้น </w:t>
            </w:r>
            <w:r>
              <w:rPr>
                <w:rFonts w:cs="CordiaUPC"/>
              </w:rPr>
              <w:t xml:space="preserve">MMS Read &amp; Reply Including VAT </w:t>
            </w:r>
            <w:r>
              <w:rPr>
                <w:rFonts w:hint="cs" w:cs="Angsana New"/>
                <w:cs/>
              </w:rPr>
              <w:t xml:space="preserve">จะต้องเป็น </w:t>
            </w:r>
            <w:r>
              <w:rPr>
                <w:rFonts w:cs="CordiaUPC"/>
              </w:rPr>
              <w:t>Mandatory</w:t>
            </w:r>
          </w:p>
          <w:p w:rsidR="005E3092" w:rsidP="005E3092" w:rsidRDefault="005E3092" w14:paraId="7A204C35" w14:textId="78ED2F06">
            <w:pPr>
              <w:rPr>
                <w:rFonts w:cs="CordiaUPC"/>
                <w:cs/>
              </w:rPr>
            </w:pPr>
            <w:r>
              <w:rPr>
                <w:rFonts w:hint="cs"/>
                <w:cs/>
              </w:rPr>
              <w:t xml:space="preserve">หมายเหตุ เฉพาะเคสไม่ใช่ของ </w:t>
            </w:r>
            <w:r>
              <w:t xml:space="preserve">customerType </w:t>
            </w:r>
            <w:r>
              <w:rPr>
                <w:rFonts w:cs="Angsana New"/>
                <w:cs/>
              </w:rPr>
              <w:t>= 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productClass </w:t>
            </w:r>
            <w:r>
              <w:rPr>
                <w:rFonts w:cs="Angsana New"/>
                <w:cs/>
              </w:rPr>
              <w:t>= “</w:t>
            </w:r>
            <w:r>
              <w:t>Main</w:t>
            </w:r>
            <w:r>
              <w:rPr>
                <w:rFonts w:cs="Angsana New"/>
                <w:cs/>
              </w:rPr>
              <w:t>”</w:t>
            </w:r>
          </w:p>
        </w:tc>
        <w:tc>
          <w:tcPr>
            <w:tcW w:w="733" w:type="pct"/>
          </w:tcPr>
          <w:p w:rsidRPr="00CD78B8" w:rsidR="005E3092" w:rsidP="005E3092" w:rsidRDefault="005E3092" w14:paraId="44187E3F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5E3092" w:rsidTr="00234233" w14:paraId="1A1A3A39" w14:textId="77777777">
        <w:tc>
          <w:tcPr>
            <w:tcW w:w="778" w:type="pct"/>
          </w:tcPr>
          <w:p w:rsidR="005E3092" w:rsidP="005E3092" w:rsidRDefault="005E3092" w14:paraId="39E71B52" w14:textId="24786D36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>00004</w:t>
            </w:r>
          </w:p>
        </w:tc>
        <w:tc>
          <w:tcPr>
            <w:tcW w:w="1628" w:type="pct"/>
          </w:tcPr>
          <w:p w:rsidR="005E3092" w:rsidP="005E3092" w:rsidRDefault="005E3092" w14:paraId="720FE464" w14:textId="2CBD2603">
            <w:pPr>
              <w:rPr>
                <w:rFonts w:cs="CordiaUPC"/>
              </w:rPr>
            </w:pPr>
            <w:r>
              <w:t xml:space="preserve">On {1}, </w:t>
            </w:r>
            <w:r>
              <w:rPr>
                <w:rFonts w:cs="CordiaUPC"/>
              </w:rPr>
              <w:t xml:space="preserve">MMS Read &amp; Reply Including VAT is required when Product Class is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Main</w:t>
            </w:r>
            <w:r>
              <w:rPr>
                <w:rFonts w:cs="Angsana New"/>
                <w:cs/>
              </w:rPr>
              <w:t>”.</w:t>
            </w:r>
          </w:p>
        </w:tc>
        <w:tc>
          <w:tcPr>
            <w:tcW w:w="1861" w:type="pct"/>
          </w:tcPr>
          <w:p w:rsidR="005E3092" w:rsidP="005E3092" w:rsidRDefault="005E3092" w14:paraId="691F57D9" w14:textId="0BCF78ED">
            <w:pPr>
              <w:pStyle w:val="NoSpacing"/>
              <w:spacing w:after="240"/>
              <w:rPr>
                <w:rFonts w:ascii="CordiaUPC" w:hAnsi="CordiaUPC"/>
                <w:sz w:val="28"/>
              </w:rPr>
            </w:pPr>
            <w:r>
              <w:rPr>
                <w:rFonts w:hint="cs" w:ascii="CordiaUPC" w:hAnsi="CordiaUPC"/>
                <w:sz w:val="28"/>
                <w:cs/>
              </w:rPr>
              <w:t>ถ้า</w:t>
            </w:r>
            <w:r w:rsidRPr="00734543">
              <w:rPr>
                <w:rFonts w:hint="cs" w:ascii="CordiaUPC" w:hAnsi="CordiaUPC"/>
                <w:sz w:val="28"/>
                <w:cs/>
              </w:rPr>
              <w:t xml:space="preserve"> </w:t>
            </w:r>
            <w:r>
              <w:rPr>
                <w:rFonts w:ascii="CordiaUPC" w:hAnsi="CordiaUPC"/>
                <w:sz w:val="28"/>
              </w:rPr>
              <w:t xml:space="preserve">Product Class </w:t>
            </w:r>
            <w:r>
              <w:rPr>
                <w:rFonts w:hint="cs" w:ascii="CordiaUPC" w:hAnsi="CordiaUPC"/>
                <w:sz w:val="28"/>
                <w:cs/>
              </w:rPr>
              <w:t xml:space="preserve">มีค่าเป็น </w:t>
            </w:r>
            <w:r>
              <w:rPr>
                <w:rFonts w:ascii="CordiaUPC" w:hAnsi="CordiaUPC" w:cs="Angsana New"/>
                <w:sz w:val="28"/>
                <w:cs/>
              </w:rPr>
              <w:t>“</w:t>
            </w:r>
            <w:r>
              <w:rPr>
                <w:rFonts w:ascii="CordiaUPC" w:hAnsi="CordiaUPC"/>
                <w:sz w:val="28"/>
              </w:rPr>
              <w:t>Main</w:t>
            </w:r>
            <w:r>
              <w:rPr>
                <w:rFonts w:ascii="CordiaUPC" w:hAnsi="CordiaUPC" w:cs="Angsana New"/>
                <w:sz w:val="28"/>
                <w:cs/>
              </w:rPr>
              <w:t xml:space="preserve">” </w:t>
            </w:r>
            <w:r>
              <w:rPr>
                <w:rFonts w:hint="cs" w:ascii="CordiaUPC" w:hAnsi="CordiaUPC"/>
                <w:sz w:val="28"/>
                <w:cs/>
              </w:rPr>
              <w:t xml:space="preserve">ดังนั้น </w:t>
            </w:r>
            <w:r w:rsidRPr="005E3092">
              <w:rPr>
                <w:rFonts w:ascii="CordiaUPC" w:hAnsi="CordiaUPC"/>
                <w:sz w:val="28"/>
              </w:rPr>
              <w:t xml:space="preserve">MMS Read &amp; Reply </w:t>
            </w:r>
            <w:r>
              <w:rPr>
                <w:rFonts w:ascii="CordiaUPC" w:hAnsi="CordiaUPC"/>
                <w:sz w:val="28"/>
              </w:rPr>
              <w:t>In</w:t>
            </w:r>
            <w:r w:rsidRPr="005E3092">
              <w:rPr>
                <w:rFonts w:ascii="CordiaUPC" w:hAnsi="CordiaUPC"/>
                <w:sz w:val="28"/>
              </w:rPr>
              <w:t>cluding VAT</w:t>
            </w:r>
            <w:r w:rsidRPr="005E3092">
              <w:rPr>
                <w:rFonts w:ascii="CordiaUPC" w:hAnsi="CordiaUPC" w:cs="Angsana New"/>
                <w:sz w:val="28"/>
                <w:cs/>
              </w:rPr>
              <w:t xml:space="preserve"> </w:t>
            </w:r>
            <w:r w:rsidRPr="00143329">
              <w:rPr>
                <w:rFonts w:ascii="CordiaUPC" w:hAnsi="CordiaUPC"/>
                <w:sz w:val="28"/>
                <w:cs/>
              </w:rPr>
              <w:t xml:space="preserve">เป็น </w:t>
            </w:r>
            <w:r>
              <w:rPr>
                <w:rFonts w:ascii="CordiaUPC" w:hAnsi="CordiaUPC"/>
                <w:sz w:val="28"/>
              </w:rPr>
              <w:t>Mandatory</w:t>
            </w:r>
          </w:p>
          <w:p w:rsidR="005E3092" w:rsidP="005E3092" w:rsidRDefault="005E3092" w14:paraId="727A1F22" w14:textId="77777777">
            <w:pPr>
              <w:pStyle w:val="NoSpacing"/>
              <w:spacing w:after="240"/>
              <w:rPr>
                <w:rFonts w:ascii="CordiaUPC" w:hAnsi="CordiaUPC"/>
                <w:sz w:val="28"/>
              </w:rPr>
            </w:pPr>
            <w:r>
              <w:rPr>
                <w:rFonts w:hint="cs" w:ascii="CordiaUPC" w:hAnsi="CordiaUPC"/>
                <w:sz w:val="28"/>
                <w:cs/>
              </w:rPr>
              <w:t xml:space="preserve">หมายเหตุ เฉพาะเคส </w:t>
            </w:r>
            <w:r>
              <w:rPr>
                <w:rFonts w:ascii="CordiaUPC" w:hAnsi="CordiaUPC"/>
                <w:sz w:val="28"/>
              </w:rPr>
              <w:t xml:space="preserve">customerType </w:t>
            </w:r>
            <w:r>
              <w:rPr>
                <w:rFonts w:ascii="CordiaUPC" w:hAnsi="CordiaUPC" w:cs="Angsana New"/>
                <w:sz w:val="28"/>
                <w:cs/>
              </w:rPr>
              <w:t>= “</w:t>
            </w:r>
            <w:r>
              <w:rPr>
                <w:rFonts w:ascii="CordiaUPC" w:hAnsi="CordiaUPC"/>
                <w:sz w:val="28"/>
              </w:rPr>
              <w:t>Pre</w:t>
            </w:r>
            <w:r>
              <w:rPr>
                <w:rFonts w:ascii="CordiaUPC" w:hAnsi="CordiaUPC" w:cs="Angsana New"/>
                <w:sz w:val="28"/>
                <w:cs/>
              </w:rPr>
              <w:t>-</w:t>
            </w:r>
            <w:r>
              <w:rPr>
                <w:rFonts w:ascii="CordiaUPC" w:hAnsi="CordiaUPC"/>
                <w:sz w:val="28"/>
              </w:rPr>
              <w:t>paid</w:t>
            </w:r>
            <w:r>
              <w:rPr>
                <w:rFonts w:ascii="CordiaUPC" w:hAnsi="CordiaUPC" w:cs="Angsana New"/>
                <w:sz w:val="28"/>
                <w:cs/>
              </w:rPr>
              <w:t xml:space="preserve">” </w:t>
            </w:r>
            <w:r>
              <w:rPr>
                <w:rFonts w:hint="cs" w:ascii="CordiaUPC" w:hAnsi="CordiaUPC"/>
                <w:sz w:val="28"/>
                <w:cs/>
              </w:rPr>
              <w:t xml:space="preserve">และ </w:t>
            </w:r>
            <w:r>
              <w:rPr>
                <w:rFonts w:ascii="CordiaUPC" w:hAnsi="CordiaUPC"/>
                <w:sz w:val="28"/>
              </w:rPr>
              <w:t xml:space="preserve">productClass </w:t>
            </w:r>
            <w:r>
              <w:rPr>
                <w:rFonts w:ascii="CordiaUPC" w:hAnsi="CordiaUPC" w:cs="Angsana New"/>
                <w:sz w:val="28"/>
                <w:cs/>
              </w:rPr>
              <w:t>= “</w:t>
            </w:r>
            <w:r>
              <w:rPr>
                <w:rFonts w:ascii="CordiaUPC" w:hAnsi="CordiaUPC"/>
                <w:sz w:val="28"/>
              </w:rPr>
              <w:t>Main</w:t>
            </w:r>
            <w:r>
              <w:rPr>
                <w:rFonts w:ascii="CordiaUPC" w:hAnsi="CordiaUPC" w:cs="Angsana New"/>
                <w:sz w:val="28"/>
                <w:cs/>
              </w:rPr>
              <w:t>”</w:t>
            </w:r>
            <w:r>
              <w:rPr>
                <w:rFonts w:hint="cs" w:ascii="CordiaUPC" w:hAnsi="CordiaUPC"/>
                <w:sz w:val="28"/>
                <w:cs/>
              </w:rPr>
              <w:t xml:space="preserve"> และโดย </w:t>
            </w:r>
            <w:r>
              <w:rPr>
                <w:rFonts w:ascii="CordiaUPC" w:hAnsi="CordiaUPC"/>
                <w:sz w:val="28"/>
              </w:rPr>
              <w:t xml:space="preserve">Validate </w:t>
            </w:r>
            <w:r>
              <w:rPr>
                <w:rFonts w:hint="cs" w:ascii="CordiaUPC" w:hAnsi="CordiaUPC"/>
                <w:sz w:val="28"/>
                <w:cs/>
              </w:rPr>
              <w:t xml:space="preserve">แยกแต่ละ </w:t>
            </w:r>
            <w:r>
              <w:rPr>
                <w:rFonts w:ascii="CordiaUPC" w:hAnsi="CordiaUPC"/>
                <w:sz w:val="28"/>
              </w:rPr>
              <w:t>deductType</w:t>
            </w:r>
          </w:p>
          <w:p w:rsidR="005E3092" w:rsidP="005E3092" w:rsidRDefault="005E3092" w14:paraId="66B9B4BB" w14:textId="52094C7E">
            <w:pPr>
              <w:rPr>
                <w:rFonts w:cs="CordiaUPC"/>
                <w:cs/>
              </w:rPr>
            </w:pPr>
            <w:r>
              <w:t xml:space="preserve">{1} </w:t>
            </w:r>
            <w:r>
              <w:rPr>
                <w:rFonts w:cs="Angsana New"/>
                <w:cs/>
              </w:rPr>
              <w:t xml:space="preserve">= </w:t>
            </w:r>
            <w:r>
              <w:t>deductType</w:t>
            </w:r>
          </w:p>
        </w:tc>
        <w:tc>
          <w:tcPr>
            <w:tcW w:w="733" w:type="pct"/>
          </w:tcPr>
          <w:p w:rsidR="005E3092" w:rsidP="005E3092" w:rsidRDefault="005E3092" w14:paraId="7D57530E" w14:textId="49C8626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5E3092" w:rsidTr="001F31A6" w14:paraId="3AF5CEE1" w14:textId="77777777">
        <w:tc>
          <w:tcPr>
            <w:tcW w:w="778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:rsidRPr="001F31A6" w:rsidR="005E3092" w:rsidP="005E3092" w:rsidRDefault="005E3092" w14:paraId="0F94D42D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1F31A6">
              <w:rPr>
                <w:rFonts w:ascii="CordiaUPC" w:hAnsi="CordiaUPC" w:cs="CordiaUPC"/>
                <w:sz w:val="28"/>
                <w:szCs w:val="28"/>
              </w:rPr>
              <w:t>00023</w:t>
            </w:r>
          </w:p>
        </w:tc>
        <w:tc>
          <w:tcPr>
            <w:tcW w:w="1628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:rsidR="005E3092" w:rsidP="005E3092" w:rsidRDefault="005E3092" w14:paraId="5B9C6F3A" w14:textId="0837F300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MMS Read &amp; Reply Including VAT </w:t>
            </w:r>
            <w:r w:rsidRPr="001F31A6">
              <w:rPr>
                <w:rFonts w:cs="CordiaUPC"/>
              </w:rPr>
              <w:t xml:space="preserve">must be 3 decimal </w:t>
            </w:r>
            <w:r>
              <w:rPr>
                <w:rFonts w:cs="Angsana New"/>
                <w:cs/>
              </w:rPr>
              <w:t>(</w:t>
            </w:r>
            <w:r w:rsidRPr="001F31A6">
              <w:rPr>
                <w:rFonts w:cs="CordiaUPC"/>
              </w:rPr>
              <w:t>Min 0, Max 999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1861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:rsidRPr="001F31A6" w:rsidR="005E3092" w:rsidP="005E3092" w:rsidRDefault="005E3092" w14:paraId="1B63FCB5" w14:textId="0FE3DDA4">
            <w:pPr>
              <w:rPr>
                <w:rFonts w:cs="CordiaUPC"/>
              </w:rPr>
            </w:pPr>
            <w:r w:rsidRPr="001F31A6">
              <w:rPr>
                <w:rFonts w:hint="cs" w:cs="Angsana New"/>
                <w:cs/>
              </w:rPr>
              <w:t xml:space="preserve">ถ้า </w:t>
            </w:r>
            <w:r>
              <w:rPr>
                <w:rFonts w:cs="CordiaUPC"/>
              </w:rPr>
              <w:t xml:space="preserve">MMS Read &amp; Reply Including VAT </w:t>
            </w:r>
            <w:r w:rsidRPr="001F31A6">
              <w:rPr>
                <w:rFonts w:hint="cs" w:cs="Angsana New"/>
                <w:cs/>
              </w:rPr>
              <w:t xml:space="preserve">มีค่า ดังนั้น </w:t>
            </w:r>
            <w:r>
              <w:rPr>
                <w:rFonts w:cs="CordiaUPC"/>
              </w:rPr>
              <w:t xml:space="preserve">MMS </w:t>
            </w:r>
            <w:r w:rsidRPr="001F31A6">
              <w:rPr>
                <w:rFonts w:cs="CordiaUPC"/>
              </w:rPr>
              <w:t xml:space="preserve">Delivery Report </w:t>
            </w:r>
            <w:r>
              <w:rPr>
                <w:rFonts w:cs="CordiaUPC"/>
              </w:rPr>
              <w:t xml:space="preserve">Including VAT </w:t>
            </w:r>
            <w:r w:rsidRPr="001F31A6">
              <w:rPr>
                <w:rFonts w:hint="cs" w:cs="Angsana New"/>
                <w:cs/>
              </w:rPr>
              <w:t xml:space="preserve">จะต้องเป็นตัวเลขทศนิยม </w:t>
            </w:r>
            <w:r w:rsidRPr="001F31A6">
              <w:rPr>
                <w:rFonts w:cs="CordiaUPC"/>
              </w:rPr>
              <w:t>3</w:t>
            </w:r>
            <w:r>
              <w:rPr>
                <w:rFonts w:cs="Angsana New"/>
                <w:cs/>
              </w:rPr>
              <w:t xml:space="preserve"> </w:t>
            </w:r>
            <w:r w:rsidRPr="001F31A6">
              <w:rPr>
                <w:rFonts w:hint="cs" w:cs="Angsana New"/>
                <w:cs/>
              </w:rPr>
              <w:t xml:space="preserve">ตำแหน่งและมีค่าอยู่ในช่วง </w:t>
            </w:r>
            <w:r w:rsidRPr="001F31A6">
              <w:rPr>
                <w:rFonts w:cs="CordiaUPC"/>
              </w:rPr>
              <w:t xml:space="preserve">0 </w:t>
            </w:r>
            <w:r>
              <w:rPr>
                <w:rFonts w:cs="Angsana New"/>
                <w:cs/>
              </w:rPr>
              <w:t xml:space="preserve">– </w:t>
            </w:r>
            <w:r w:rsidRPr="001F31A6">
              <w:rPr>
                <w:rFonts w:cs="CordiaUPC"/>
              </w:rPr>
              <w:t>999</w:t>
            </w:r>
          </w:p>
        </w:tc>
        <w:tc>
          <w:tcPr>
            <w:tcW w:w="733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:rsidR="005E3092" w:rsidP="005E3092" w:rsidRDefault="005E3092" w14:paraId="65E27029" w14:textId="77777777">
            <w:pPr>
              <w:rPr>
                <w:rFonts w:cs="CordiaUPC"/>
                <w:szCs w:val="36"/>
              </w:rPr>
            </w:pPr>
          </w:p>
        </w:tc>
      </w:tr>
      <w:tr w:rsidR="005E3092" w:rsidTr="00D10F19" w14:paraId="7CB14EEC" w14:textId="77777777">
        <w:tc>
          <w:tcPr>
            <w:tcW w:w="778" w:type="pct"/>
          </w:tcPr>
          <w:p w:rsidRPr="002A323A" w:rsidR="005E3092" w:rsidP="005E3092" w:rsidRDefault="005E3092" w14:paraId="61528F5A" w14:textId="77777777">
            <w:r w:rsidRPr="007C6298">
              <w:rPr>
                <w:rFonts w:cs="CordiaUPC"/>
              </w:rPr>
              <w:t>00015</w:t>
            </w:r>
          </w:p>
        </w:tc>
        <w:tc>
          <w:tcPr>
            <w:tcW w:w="1628" w:type="pct"/>
          </w:tcPr>
          <w:p w:rsidR="005E3092" w:rsidP="005E3092" w:rsidRDefault="005E3092" w14:paraId="375253BA" w14:textId="2F7BACC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MMS Read &amp; Reply Excluding VAT </w:t>
            </w:r>
            <w:r>
              <w:t xml:space="preserve">must be less than or equal to </w:t>
            </w:r>
            <w:r>
              <w:rPr>
                <w:rFonts w:cs="CordiaUPC"/>
              </w:rPr>
              <w:t>MMS Read &amp; Reply Including VAT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5E3092" w:rsidP="005E3092" w:rsidRDefault="005E3092" w14:paraId="6988D522" w14:textId="77777777">
            <w:pPr>
              <w:rPr>
                <w:rFonts w:cs="CordiaUPC"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rPr>
                <w:rFonts w:cs="CordiaUPC"/>
              </w:rPr>
              <w:t xml:space="preserve">MMS Read &amp; Reply Excluding VAT </w:t>
            </w:r>
            <w:r>
              <w:rPr>
                <w:rFonts w:hint="cs"/>
                <w:cs/>
              </w:rPr>
              <w:t>และ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cs="CordiaUPC"/>
              </w:rPr>
              <w:t>MMS Read &amp; Reply Including VAT</w:t>
            </w:r>
            <w:r>
              <w:rPr>
                <w:rFonts w:hint="cs"/>
                <w:cs/>
              </w:rPr>
              <w:t xml:space="preserve"> มีค่า ดังนั้น </w:t>
            </w:r>
            <w:r>
              <w:rPr>
                <w:rFonts w:cs="CordiaUPC"/>
              </w:rPr>
              <w:t xml:space="preserve">MMS Read &amp; Reply Excluding VAT </w:t>
            </w:r>
            <w:r>
              <w:rPr>
                <w:rFonts w:hint="cs"/>
                <w:cs/>
              </w:rPr>
              <w:t xml:space="preserve">จะต้องมีค่าน้อยกว่าหรือเท่ากับ </w:t>
            </w:r>
            <w:r>
              <w:rPr>
                <w:rFonts w:cs="CordiaUPC"/>
              </w:rPr>
              <w:t>MMS Read &amp; Reply Including VAT</w:t>
            </w:r>
          </w:p>
          <w:p w:rsidRPr="00A235B3" w:rsidR="005E3092" w:rsidP="005E3092" w:rsidRDefault="005E3092" w14:paraId="6C62CCDA" w14:textId="416579DB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หมายเหตุ เฉพาะเคสไม่ใช่ของ </w:t>
            </w:r>
            <w:r>
              <w:t xml:space="preserve">customerType </w:t>
            </w:r>
            <w:r>
              <w:rPr>
                <w:rFonts w:cs="Angsana New"/>
                <w:cs/>
              </w:rPr>
              <w:t>= 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productClass </w:t>
            </w:r>
            <w:r>
              <w:rPr>
                <w:rFonts w:cs="Angsana New"/>
                <w:cs/>
              </w:rPr>
              <w:t>= “</w:t>
            </w:r>
            <w:r>
              <w:t>Main</w:t>
            </w:r>
            <w:r>
              <w:rPr>
                <w:rFonts w:cs="Angsana New"/>
                <w:cs/>
              </w:rPr>
              <w:t>”</w:t>
            </w:r>
          </w:p>
        </w:tc>
        <w:tc>
          <w:tcPr>
            <w:tcW w:w="733" w:type="pct"/>
          </w:tcPr>
          <w:p w:rsidR="005E3092" w:rsidP="005E3092" w:rsidRDefault="005E3092" w14:paraId="2559AF93" w14:textId="16CE2EA5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5E3092" w:rsidTr="00D10F19" w14:paraId="2B6C0F4C" w14:textId="77777777">
        <w:tc>
          <w:tcPr>
            <w:tcW w:w="778" w:type="pct"/>
          </w:tcPr>
          <w:p w:rsidRPr="007C6298" w:rsidR="005E3092" w:rsidP="005E3092" w:rsidRDefault="005E3092" w14:paraId="04F25344" w14:textId="509E229A">
            <w:pPr>
              <w:rPr>
                <w:rFonts w:cs="CordiaUPC"/>
              </w:rPr>
            </w:pPr>
            <w:r w:rsidRPr="007C6298">
              <w:rPr>
                <w:rFonts w:cs="CordiaUPC"/>
              </w:rPr>
              <w:t>00015</w:t>
            </w:r>
          </w:p>
        </w:tc>
        <w:tc>
          <w:tcPr>
            <w:tcW w:w="1628" w:type="pct"/>
          </w:tcPr>
          <w:p w:rsidR="005E3092" w:rsidP="005E3092" w:rsidRDefault="005E3092" w14:paraId="5F711B5D" w14:textId="072642A3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On {1}, MMS Read &amp; Reply Excluding VAT </w:t>
            </w:r>
            <w:r>
              <w:t xml:space="preserve">must be less than or equal to </w:t>
            </w:r>
            <w:r>
              <w:rPr>
                <w:rFonts w:cs="CordiaUPC"/>
              </w:rPr>
              <w:t>MMS Read &amp; Reply Including VAT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5E3092" w:rsidP="005E3092" w:rsidRDefault="005E3092" w14:paraId="2D285A17" w14:textId="77777777">
            <w:pPr>
              <w:rPr>
                <w:rFonts w:cs="CordiaUPC"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rPr>
                <w:rFonts w:cs="CordiaUPC"/>
              </w:rPr>
              <w:t xml:space="preserve">MMS Read &amp; Reply Excluding VAT </w:t>
            </w:r>
            <w:r>
              <w:rPr>
                <w:rFonts w:hint="cs"/>
                <w:cs/>
              </w:rPr>
              <w:t>และ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cs="CordiaUPC"/>
              </w:rPr>
              <w:t>MMS Read &amp; Reply Including VAT</w:t>
            </w:r>
            <w:r>
              <w:rPr>
                <w:rFonts w:hint="cs"/>
                <w:cs/>
              </w:rPr>
              <w:t xml:space="preserve"> มีค่า ดังนั้น </w:t>
            </w:r>
            <w:r>
              <w:rPr>
                <w:rFonts w:cs="CordiaUPC"/>
              </w:rPr>
              <w:t xml:space="preserve">MMS Read &amp; Reply Excluding VAT </w:t>
            </w:r>
            <w:r>
              <w:rPr>
                <w:rFonts w:hint="cs"/>
                <w:cs/>
              </w:rPr>
              <w:t xml:space="preserve">จะต้องมีค่าน้อยกว่าหรือเท่ากับ </w:t>
            </w:r>
            <w:r>
              <w:rPr>
                <w:rFonts w:cs="CordiaUPC"/>
              </w:rPr>
              <w:t>MMS Read &amp; Reply Including VAT</w:t>
            </w:r>
          </w:p>
          <w:p w:rsidR="005E3092" w:rsidP="005E3092" w:rsidRDefault="005E3092" w14:paraId="0014FB34" w14:textId="77777777">
            <w:r>
              <w:rPr>
                <w:rFonts w:hint="cs"/>
                <w:cs/>
              </w:rPr>
              <w:t xml:space="preserve">หมายเหตุ เฉพาะเคส </w:t>
            </w:r>
            <w:r>
              <w:t xml:space="preserve">customerType </w:t>
            </w:r>
            <w:r>
              <w:rPr>
                <w:rFonts w:cs="Angsana New"/>
                <w:cs/>
              </w:rPr>
              <w:t>= 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productClass </w:t>
            </w:r>
            <w:r>
              <w:rPr>
                <w:rFonts w:cs="Angsana New"/>
                <w:cs/>
              </w:rPr>
              <w:t>= “</w:t>
            </w:r>
            <w:r>
              <w:t>Main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โดย </w:t>
            </w:r>
            <w:r>
              <w:t xml:space="preserve">Validate </w:t>
            </w:r>
            <w:r>
              <w:rPr>
                <w:rFonts w:hint="cs"/>
                <w:cs/>
              </w:rPr>
              <w:t xml:space="preserve">แยกแต่ละ </w:t>
            </w:r>
            <w:r>
              <w:t>deductType</w:t>
            </w:r>
          </w:p>
          <w:p w:rsidR="005E3092" w:rsidP="005E3092" w:rsidRDefault="005E3092" w14:paraId="11339974" w14:textId="3FF59B02">
            <w:pPr>
              <w:rPr>
                <w:cs/>
              </w:rPr>
            </w:pPr>
            <w:r>
              <w:t xml:space="preserve">{1} </w:t>
            </w:r>
            <w:r>
              <w:rPr>
                <w:rFonts w:cs="Angsana New"/>
                <w:cs/>
              </w:rPr>
              <w:t xml:space="preserve">= </w:t>
            </w:r>
            <w:r>
              <w:t>deductType</w:t>
            </w:r>
          </w:p>
        </w:tc>
        <w:tc>
          <w:tcPr>
            <w:tcW w:w="733" w:type="pct"/>
          </w:tcPr>
          <w:p w:rsidR="005E3092" w:rsidP="005E3092" w:rsidRDefault="005E3092" w14:paraId="0392A261" w14:textId="0B63B3E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</w:tbl>
    <w:p w:rsidRPr="008979A8" w:rsidR="004617A0" w:rsidP="00BB3F68" w:rsidRDefault="004617A0" w14:paraId="4F0006EF" w14:textId="77777777">
      <w:pPr>
        <w:pStyle w:val="Heading3"/>
        <w:numPr>
          <w:ilvl w:val="0"/>
          <w:numId w:val="73"/>
        </w:numPr>
        <w:rPr>
          <w:rFonts w:ascii="CordiaUPC" w:hAnsi="CordiaUPC" w:cs="CordiaUPC"/>
          <w:sz w:val="32"/>
          <w:szCs w:val="32"/>
        </w:rPr>
      </w:pPr>
      <w:r w:rsidRPr="008979A8">
        <w:rPr>
          <w:rFonts w:ascii="CordiaUPC" w:hAnsi="CordiaUPC" w:cs="CordiaUPC"/>
          <w:sz w:val="32"/>
          <w:szCs w:val="32"/>
        </w:rPr>
        <w:t>Mapping to DB</w:t>
      </w:r>
    </w:p>
    <w:tbl>
      <w:tblPr>
        <w:tblW w:w="4977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348"/>
        <w:gridCol w:w="2486"/>
        <w:gridCol w:w="4141"/>
      </w:tblGrid>
      <w:tr w:rsidRPr="008979A8" w:rsidR="004617A0" w:rsidTr="000A09FE" w14:paraId="6C1529B8" w14:textId="77777777">
        <w:trPr>
          <w:cantSplit/>
          <w:tblHeader/>
        </w:trPr>
        <w:tc>
          <w:tcPr>
            <w:tcW w:w="1308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4617A0" w:rsidP="000A09FE" w:rsidRDefault="004617A0" w14:paraId="4F16CDDF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Database Table</w:t>
            </w:r>
          </w:p>
        </w:tc>
        <w:tc>
          <w:tcPr>
            <w:tcW w:w="1385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4617A0" w:rsidP="000A09FE" w:rsidRDefault="004617A0" w14:paraId="38E4D60E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Database Column</w:t>
            </w:r>
          </w:p>
        </w:tc>
        <w:tc>
          <w:tcPr>
            <w:tcW w:w="2307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4617A0" w:rsidP="000A09FE" w:rsidRDefault="004617A0" w14:paraId="3DF49C18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Field on Screen</w:t>
            </w:r>
          </w:p>
        </w:tc>
      </w:tr>
      <w:tr w:rsidRPr="008979A8" w:rsidR="004617A0" w:rsidTr="000A09FE" w14:paraId="57A3E6D5" w14:textId="77777777">
        <w:tc>
          <w:tcPr>
            <w:tcW w:w="1308" w:type="pct"/>
            <w:vMerge w:val="restart"/>
          </w:tcPr>
          <w:p w:rsidRPr="008979A8" w:rsidR="004617A0" w:rsidP="000A09FE" w:rsidRDefault="004617A0" w14:paraId="02EE725B" w14:textId="77777777">
            <w:pPr>
              <w:rPr>
                <w:rFonts w:cs="CordiaUPC"/>
              </w:rPr>
            </w:pPr>
            <w:r>
              <w:t>MASS_MESSAGE_RATING</w:t>
            </w:r>
          </w:p>
        </w:tc>
        <w:tc>
          <w:tcPr>
            <w:tcW w:w="1385" w:type="pct"/>
          </w:tcPr>
          <w:p w:rsidRPr="008979A8" w:rsidR="004617A0" w:rsidP="000A09FE" w:rsidRDefault="004617A0" w14:paraId="10A5BFF0" w14:textId="77777777">
            <w:pPr>
              <w:spacing w:after="0"/>
              <w:rPr>
                <w:rFonts w:cs="CordiaUPC"/>
              </w:rPr>
            </w:pPr>
            <w:r w:rsidRPr="00944318">
              <w:t>ROW_ID</w:t>
            </w:r>
          </w:p>
        </w:tc>
        <w:tc>
          <w:tcPr>
            <w:tcW w:w="2307" w:type="pct"/>
          </w:tcPr>
          <w:p w:rsidR="004617A0" w:rsidP="000A09FE" w:rsidRDefault="004617A0" w14:paraId="41C11A7B" w14:textId="77777777">
            <w:pPr>
              <w:spacing w:after="0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ครั้งแรก</w:t>
            </w:r>
          </w:p>
          <w:p w:rsidRPr="00B2186B" w:rsidR="004617A0" w:rsidP="00BB3F68" w:rsidRDefault="004617A0" w14:paraId="2821A552" w14:textId="77777777">
            <w:pPr>
              <w:pStyle w:val="ListParagraph"/>
              <w:numPr>
                <w:ilvl w:val="0"/>
                <w:numId w:val="72"/>
              </w:numPr>
              <w:rPr>
                <w:rFonts w:cs="CordiaUPC"/>
              </w:rPr>
            </w:pPr>
            <w:r w:rsidRPr="00B2186B">
              <w:rPr>
                <w:rFonts w:hint="cs" w:cs="Angsana New"/>
                <w:cs/>
              </w:rPr>
              <w:t xml:space="preserve">ให้ระบบ </w:t>
            </w:r>
            <w:r w:rsidRPr="00B2186B">
              <w:rPr>
                <w:rFonts w:cs="CordiaUPC"/>
              </w:rPr>
              <w:t xml:space="preserve">Auto Generate </w:t>
            </w:r>
          </w:p>
          <w:p w:rsidR="004617A0" w:rsidP="000A09FE" w:rsidRDefault="004617A0" w14:paraId="2DCFFCF4" w14:textId="77777777">
            <w:pPr>
              <w:spacing w:after="0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ครั้งถัดไป</w:t>
            </w:r>
          </w:p>
          <w:p w:rsidRPr="00B2186B" w:rsidR="004617A0" w:rsidP="00BB3F68" w:rsidRDefault="004617A0" w14:paraId="1F27DF08" w14:textId="77777777">
            <w:pPr>
              <w:pStyle w:val="ListParagraph"/>
              <w:numPr>
                <w:ilvl w:val="0"/>
                <w:numId w:val="72"/>
              </w:numPr>
              <w:rPr>
                <w:rFonts w:cs="CordiaUPC"/>
              </w:rPr>
            </w:pPr>
            <w:r w:rsidRPr="00B2186B">
              <w:rPr>
                <w:rFonts w:hint="cs" w:cs="Angsana New"/>
                <w:cs/>
              </w:rPr>
              <w:t xml:space="preserve">ให้ใช้ </w:t>
            </w:r>
            <w:r w:rsidRPr="00B2186B">
              <w:rPr>
                <w:rFonts w:cs="CordiaUPC"/>
              </w:rPr>
              <w:t xml:space="preserve">Row ID </w:t>
            </w:r>
            <w:r w:rsidRPr="00B2186B">
              <w:rPr>
                <w:rFonts w:hint="cs" w:cs="Angsana New"/>
                <w:cs/>
              </w:rPr>
              <w:t>เดิม</w:t>
            </w:r>
          </w:p>
        </w:tc>
      </w:tr>
      <w:tr w:rsidRPr="008979A8" w:rsidR="004617A0" w:rsidTr="000A09FE" w14:paraId="448619EA" w14:textId="77777777">
        <w:tc>
          <w:tcPr>
            <w:tcW w:w="1308" w:type="pct"/>
            <w:vMerge/>
          </w:tcPr>
          <w:p w:rsidRPr="008979A8" w:rsidR="004617A0" w:rsidP="000A09FE" w:rsidRDefault="004617A0" w14:paraId="45DB6AAC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4617A0" w:rsidP="000A09FE" w:rsidRDefault="004617A0" w14:paraId="0D98148A" w14:textId="77777777">
            <w:r>
              <w:t>MASS_</w:t>
            </w:r>
            <w:r w:rsidRPr="00944318">
              <w:t>PO</w:t>
            </w:r>
            <w:r>
              <w:t>_DETAIL</w:t>
            </w:r>
          </w:p>
          <w:p w:rsidRPr="008979A8" w:rsidR="004617A0" w:rsidP="000A09FE" w:rsidRDefault="004617A0" w14:paraId="1E58B39F" w14:textId="77777777">
            <w:pPr>
              <w:spacing w:after="0"/>
              <w:rPr>
                <w:rFonts w:cs="CordiaUPC"/>
              </w:rPr>
            </w:pPr>
            <w:r w:rsidRPr="00944318">
              <w:t>_ROW_ID</w:t>
            </w:r>
          </w:p>
        </w:tc>
        <w:tc>
          <w:tcPr>
            <w:tcW w:w="2307" w:type="pct"/>
          </w:tcPr>
          <w:p w:rsidR="004617A0" w:rsidP="000A09FE" w:rsidRDefault="004617A0" w14:paraId="4BEFAB29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>ให้</w:t>
            </w:r>
            <w:r w:rsidRPr="008979A8">
              <w:rPr>
                <w:rFonts w:cs="Angsana New"/>
                <w:cs/>
              </w:rPr>
              <w:t>ใช้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CordiaUPC"/>
              </w:rPr>
              <w:t>MASS_PO_DETAIL</w:t>
            </w:r>
            <w:r w:rsidRPr="008979A8">
              <w:rPr>
                <w:rFonts w:cs="Angsana New"/>
                <w:cs/>
              </w:rPr>
              <w:t>.</w:t>
            </w:r>
            <w:r w:rsidRPr="008979A8">
              <w:rPr>
                <w:rFonts w:cs="CordiaUPC"/>
              </w:rPr>
              <w:t>ROW_ID</w:t>
            </w:r>
            <w:r>
              <w:rPr>
                <w:rFonts w:hint="cs" w:cs="Angsana New"/>
                <w:cs/>
              </w:rPr>
              <w:t xml:space="preserve"> เดิม</w:t>
            </w:r>
          </w:p>
        </w:tc>
      </w:tr>
      <w:tr w:rsidRPr="008979A8" w:rsidR="004617A0" w:rsidTr="000A09FE" w14:paraId="62010E9E" w14:textId="77777777">
        <w:tc>
          <w:tcPr>
            <w:tcW w:w="1308" w:type="pct"/>
            <w:vMerge/>
          </w:tcPr>
          <w:p w:rsidRPr="008979A8" w:rsidR="004617A0" w:rsidP="000A09FE" w:rsidRDefault="004617A0" w14:paraId="679CED90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4617A0" w:rsidP="000A09FE" w:rsidRDefault="004617A0" w14:paraId="0A529910" w14:textId="77777777">
            <w:pPr>
              <w:spacing w:after="0"/>
              <w:rPr>
                <w:rFonts w:cs="CordiaUPC"/>
              </w:rPr>
            </w:pPr>
            <w:r w:rsidRPr="00944318">
              <w:t>RATE_PRODUCT_TYPE</w:t>
            </w:r>
          </w:p>
        </w:tc>
        <w:tc>
          <w:tcPr>
            <w:tcW w:w="2307" w:type="pct"/>
          </w:tcPr>
          <w:p w:rsidR="004617A0" w:rsidP="000A09FE" w:rsidRDefault="004617A0" w14:paraId="1DC6B5EF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ถ้าเป็นค่าของ </w:t>
            </w:r>
          </w:p>
          <w:p w:rsidRPr="000E799A" w:rsidR="004617A0" w:rsidP="00BB3F68" w:rsidRDefault="00543B32" w14:paraId="6B3E515C" w14:textId="6F6E40FE">
            <w:pPr>
              <w:pStyle w:val="ListParagraph"/>
              <w:numPr>
                <w:ilvl w:val="0"/>
                <w:numId w:val="72"/>
              </w:numPr>
              <w:rPr>
                <w:rFonts w:cs="CordiaUPC"/>
              </w:rPr>
            </w:pPr>
            <w:r>
              <w:t>M</w:t>
            </w:r>
            <w:r w:rsidR="004617A0">
              <w:t>MS Rating</w:t>
            </w:r>
            <w:r w:rsidR="004617A0">
              <w:rPr>
                <w:rFonts w:hint="cs"/>
                <w:cs/>
              </w:rPr>
              <w:t xml:space="preserve"> ให้ </w:t>
            </w:r>
            <w:r w:rsidR="004617A0">
              <w:t xml:space="preserve">Default </w:t>
            </w:r>
            <w:r w:rsidR="004617A0">
              <w:rPr>
                <w:rFonts w:hint="cs"/>
                <w:cs/>
              </w:rPr>
              <w:t xml:space="preserve">ค่าเป็น </w:t>
            </w:r>
            <w:r w:rsidR="004617A0">
              <w:rPr>
                <w:rFonts w:cs="Angsana New"/>
                <w:cs/>
              </w:rPr>
              <w:t>“</w:t>
            </w:r>
            <w:r>
              <w:t>M</w:t>
            </w:r>
            <w:r w:rsidR="004617A0">
              <w:t>MS</w:t>
            </w:r>
            <w:r w:rsidR="004617A0">
              <w:rPr>
                <w:rFonts w:cs="Angsana New"/>
                <w:cs/>
              </w:rPr>
              <w:t>”</w:t>
            </w:r>
          </w:p>
          <w:p w:rsidR="004617A0" w:rsidP="00BB3F68" w:rsidRDefault="00543B32" w14:paraId="50C437D3" w14:textId="31414812">
            <w:pPr>
              <w:pStyle w:val="ListParagraph"/>
              <w:numPr>
                <w:ilvl w:val="0"/>
                <w:numId w:val="72"/>
              </w:numPr>
              <w:rPr>
                <w:rFonts w:cs="CordiaUPC"/>
              </w:rPr>
            </w:pPr>
            <w:r>
              <w:t>M</w:t>
            </w:r>
            <w:r w:rsidR="004617A0">
              <w:t xml:space="preserve">MS Delivery Report Rating </w:t>
            </w:r>
            <w:r w:rsidR="004617A0">
              <w:rPr>
                <w:rFonts w:hint="cs"/>
                <w:cs/>
              </w:rPr>
              <w:t xml:space="preserve">ให้ </w:t>
            </w:r>
            <w:r w:rsidR="004617A0">
              <w:t xml:space="preserve">Default </w:t>
            </w:r>
            <w:r w:rsidR="004617A0">
              <w:rPr>
                <w:rFonts w:hint="cs"/>
                <w:cs/>
              </w:rPr>
              <w:t xml:space="preserve">ค่าเป็น </w:t>
            </w:r>
            <w:r w:rsidR="004617A0">
              <w:rPr>
                <w:rFonts w:cs="Angsana New"/>
                <w:cs/>
              </w:rPr>
              <w:t>“</w:t>
            </w:r>
            <w:r>
              <w:t>M</w:t>
            </w:r>
            <w:r w:rsidR="004617A0">
              <w:t>MS DR</w:t>
            </w:r>
            <w:r w:rsidR="004617A0">
              <w:rPr>
                <w:rFonts w:cs="Angsana New"/>
                <w:cs/>
              </w:rPr>
              <w:t>”</w:t>
            </w:r>
          </w:p>
          <w:p w:rsidRPr="000E799A" w:rsidR="004617A0" w:rsidP="00BB3F68" w:rsidRDefault="00543B32" w14:paraId="129E67CE" w14:textId="5BAC933A">
            <w:pPr>
              <w:pStyle w:val="ListParagraph"/>
              <w:numPr>
                <w:ilvl w:val="0"/>
                <w:numId w:val="72"/>
              </w:numPr>
              <w:rPr>
                <w:rFonts w:cs="CordiaUPC"/>
                <w:cs/>
              </w:rPr>
            </w:pPr>
            <w:r>
              <w:t>M</w:t>
            </w:r>
            <w:r w:rsidR="004617A0">
              <w:t>MS</w:t>
            </w:r>
            <w:r>
              <w:t xml:space="preserve"> Read &amp; Reply</w:t>
            </w:r>
            <w:r w:rsidR="004617A0">
              <w:t xml:space="preserve"> Rating </w:t>
            </w:r>
            <w:r w:rsidR="004617A0">
              <w:rPr>
                <w:rFonts w:hint="cs"/>
                <w:cs/>
              </w:rPr>
              <w:t xml:space="preserve">ให้ </w:t>
            </w:r>
            <w:r w:rsidR="004617A0">
              <w:t xml:space="preserve">Default </w:t>
            </w:r>
            <w:r w:rsidR="004617A0">
              <w:rPr>
                <w:rFonts w:hint="cs"/>
                <w:cs/>
              </w:rPr>
              <w:t xml:space="preserve">ค่าเป็น </w:t>
            </w:r>
            <w:r w:rsidR="004617A0">
              <w:rPr>
                <w:rFonts w:cs="Angsana New"/>
                <w:cs/>
              </w:rPr>
              <w:t>“</w:t>
            </w:r>
            <w:r>
              <w:t>MMS RR</w:t>
            </w:r>
            <w:r w:rsidR="004617A0">
              <w:rPr>
                <w:rFonts w:cs="Angsana New"/>
                <w:cs/>
              </w:rPr>
              <w:t>”</w:t>
            </w:r>
          </w:p>
        </w:tc>
      </w:tr>
      <w:tr w:rsidRPr="008979A8" w:rsidR="004617A0" w:rsidTr="000A09FE" w14:paraId="6555AE34" w14:textId="77777777">
        <w:tc>
          <w:tcPr>
            <w:tcW w:w="1308" w:type="pct"/>
            <w:vMerge/>
          </w:tcPr>
          <w:p w:rsidRPr="008979A8" w:rsidR="004617A0" w:rsidP="000A09FE" w:rsidRDefault="004617A0" w14:paraId="5D9AB9DC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944318" w:rsidR="004617A0" w:rsidP="000A09FE" w:rsidRDefault="004617A0" w14:paraId="13D90D6F" w14:textId="77777777">
            <w:pPr>
              <w:spacing w:after="0"/>
            </w:pPr>
            <w:r w:rsidRPr="00944318">
              <w:t>EXCEED_RATE_EXC_VAT</w:t>
            </w:r>
          </w:p>
        </w:tc>
        <w:tc>
          <w:tcPr>
            <w:tcW w:w="2307" w:type="pct"/>
          </w:tcPr>
          <w:p w:rsidR="004617A0" w:rsidP="000A09FE" w:rsidRDefault="004617A0" w14:paraId="08E50D01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ถ้าเป็นค่าของ </w:t>
            </w:r>
          </w:p>
          <w:p w:rsidRPr="000E799A" w:rsidR="004617A0" w:rsidP="00BB3F68" w:rsidRDefault="00072E4E" w14:paraId="5630A33F" w14:textId="2ACA7298">
            <w:pPr>
              <w:pStyle w:val="ListParagraph"/>
              <w:numPr>
                <w:ilvl w:val="0"/>
                <w:numId w:val="72"/>
              </w:numPr>
              <w:rPr>
                <w:rFonts w:cs="CordiaUPC"/>
              </w:rPr>
            </w:pPr>
            <w:r>
              <w:t>M</w:t>
            </w:r>
            <w:r w:rsidR="004617A0">
              <w:t>MS Rating</w:t>
            </w:r>
            <w:r w:rsidR="004617A0">
              <w:rPr>
                <w:rFonts w:hint="cs"/>
                <w:cs/>
              </w:rPr>
              <w:t xml:space="preserve"> ให้ </w:t>
            </w:r>
            <w:r w:rsidR="004617A0">
              <w:t xml:space="preserve">set </w:t>
            </w:r>
            <w:r w:rsidR="004617A0">
              <w:rPr>
                <w:rFonts w:hint="cs"/>
                <w:cs/>
              </w:rPr>
              <w:t xml:space="preserve">ค่าจาก </w:t>
            </w:r>
            <w:r>
              <w:rPr>
                <w:rFonts w:cs="CordiaUPC"/>
              </w:rPr>
              <w:t>m</w:t>
            </w:r>
            <w:r w:rsidR="004617A0">
              <w:rPr>
                <w:rFonts w:cs="CordiaUPC"/>
              </w:rPr>
              <w:t>msExcludingVat</w:t>
            </w:r>
          </w:p>
          <w:p w:rsidRPr="0076286F" w:rsidR="004617A0" w:rsidP="00BB3F68" w:rsidRDefault="00072E4E" w14:paraId="22F39775" w14:textId="733495CD">
            <w:pPr>
              <w:pStyle w:val="ListParagraph"/>
              <w:numPr>
                <w:ilvl w:val="0"/>
                <w:numId w:val="72"/>
              </w:numPr>
              <w:rPr>
                <w:rFonts w:cs="CordiaUPC"/>
              </w:rPr>
            </w:pPr>
            <w:r>
              <w:t>M</w:t>
            </w:r>
            <w:r w:rsidR="004617A0">
              <w:t xml:space="preserve">MS Delivery Report Rating </w:t>
            </w:r>
            <w:r w:rsidR="004617A0">
              <w:rPr>
                <w:rFonts w:hint="cs"/>
                <w:cs/>
              </w:rPr>
              <w:t xml:space="preserve">ให้ </w:t>
            </w:r>
            <w:r w:rsidR="004617A0">
              <w:t xml:space="preserve">set </w:t>
            </w:r>
            <w:r w:rsidR="004617A0">
              <w:rPr>
                <w:rFonts w:hint="cs"/>
                <w:cs/>
              </w:rPr>
              <w:t xml:space="preserve">ค่าจาก </w:t>
            </w:r>
            <w:r>
              <w:rPr>
                <w:rFonts w:cs="CordiaUPC"/>
              </w:rPr>
              <w:t>m</w:t>
            </w:r>
            <w:r w:rsidR="004617A0">
              <w:rPr>
                <w:rFonts w:cs="CordiaUPC"/>
              </w:rPr>
              <w:t>msdrExcludingVat</w:t>
            </w:r>
          </w:p>
          <w:p w:rsidRPr="0076286F" w:rsidR="004617A0" w:rsidP="00BB3F68" w:rsidRDefault="00072E4E" w14:paraId="760628BC" w14:textId="33E0C295">
            <w:pPr>
              <w:pStyle w:val="ListParagraph"/>
              <w:numPr>
                <w:ilvl w:val="0"/>
                <w:numId w:val="72"/>
              </w:numPr>
              <w:rPr>
                <w:rFonts w:cs="CordiaUPC"/>
              </w:rPr>
            </w:pPr>
            <w:r>
              <w:t>M</w:t>
            </w:r>
            <w:r w:rsidR="004617A0">
              <w:t xml:space="preserve">MS </w:t>
            </w:r>
            <w:r w:rsidR="0095309C">
              <w:t xml:space="preserve">Read &amp; Reply </w:t>
            </w:r>
            <w:r w:rsidR="004617A0">
              <w:t xml:space="preserve">Rating </w:t>
            </w:r>
            <w:r w:rsidR="004617A0">
              <w:rPr>
                <w:rFonts w:hint="cs"/>
                <w:cs/>
              </w:rPr>
              <w:t xml:space="preserve">ให้ </w:t>
            </w:r>
            <w:r w:rsidR="004617A0">
              <w:t xml:space="preserve">set </w:t>
            </w:r>
            <w:r w:rsidR="004617A0">
              <w:rPr>
                <w:rFonts w:hint="cs"/>
                <w:cs/>
              </w:rPr>
              <w:t xml:space="preserve">ค่าจาก </w:t>
            </w:r>
            <w:r>
              <w:rPr>
                <w:rFonts w:cs="CordiaUPC"/>
              </w:rPr>
              <w:t>m</w:t>
            </w:r>
            <w:r w:rsidRPr="0076286F" w:rsidR="004617A0">
              <w:rPr>
                <w:rFonts w:cs="CordiaUPC"/>
              </w:rPr>
              <w:t>ms</w:t>
            </w:r>
            <w:r>
              <w:rPr>
                <w:rFonts w:cs="CordiaUPC"/>
              </w:rPr>
              <w:t>rr</w:t>
            </w:r>
            <w:r w:rsidRPr="0076286F" w:rsidR="004617A0">
              <w:rPr>
                <w:rFonts w:cs="CordiaUPC"/>
              </w:rPr>
              <w:t>ExcludingVat</w:t>
            </w:r>
          </w:p>
        </w:tc>
      </w:tr>
      <w:tr w:rsidRPr="008979A8" w:rsidR="004617A0" w:rsidTr="000A09FE" w14:paraId="369E5E64" w14:textId="77777777">
        <w:tc>
          <w:tcPr>
            <w:tcW w:w="1308" w:type="pct"/>
            <w:vMerge/>
          </w:tcPr>
          <w:p w:rsidRPr="008979A8" w:rsidR="004617A0" w:rsidP="000A09FE" w:rsidRDefault="004617A0" w14:paraId="2308EF1D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944318" w:rsidR="004617A0" w:rsidP="000A09FE" w:rsidRDefault="004617A0" w14:paraId="28C9E66E" w14:textId="77777777">
            <w:pPr>
              <w:spacing w:after="0"/>
            </w:pPr>
            <w:r>
              <w:t>EXCEED_RATE_IN</w:t>
            </w:r>
            <w:r w:rsidRPr="00944318">
              <w:t>C_VAT</w:t>
            </w:r>
          </w:p>
        </w:tc>
        <w:tc>
          <w:tcPr>
            <w:tcW w:w="2307" w:type="pct"/>
          </w:tcPr>
          <w:p w:rsidR="004617A0" w:rsidP="000A09FE" w:rsidRDefault="004617A0" w14:paraId="6499DAF5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ถ้าเป็นค่าของ </w:t>
            </w:r>
          </w:p>
          <w:p w:rsidRPr="000E799A" w:rsidR="004617A0" w:rsidP="00BB3F68" w:rsidRDefault="0095309C" w14:paraId="7D71D067" w14:textId="4492EED0">
            <w:pPr>
              <w:pStyle w:val="ListParagraph"/>
              <w:numPr>
                <w:ilvl w:val="0"/>
                <w:numId w:val="72"/>
              </w:numPr>
              <w:rPr>
                <w:rFonts w:cs="CordiaUPC"/>
              </w:rPr>
            </w:pPr>
            <w:r>
              <w:t>M</w:t>
            </w:r>
            <w:r w:rsidR="004617A0">
              <w:t>MS Rating</w:t>
            </w:r>
            <w:r w:rsidR="004617A0">
              <w:rPr>
                <w:rFonts w:hint="cs"/>
                <w:cs/>
              </w:rPr>
              <w:t xml:space="preserve"> ให้ </w:t>
            </w:r>
            <w:r w:rsidR="004617A0">
              <w:t xml:space="preserve">set </w:t>
            </w:r>
            <w:r w:rsidR="004617A0">
              <w:rPr>
                <w:rFonts w:hint="cs"/>
                <w:cs/>
              </w:rPr>
              <w:t xml:space="preserve">ค่าจาก </w:t>
            </w:r>
            <w:r>
              <w:rPr>
                <w:rFonts w:cs="CordiaUPC"/>
              </w:rPr>
              <w:t>m</w:t>
            </w:r>
            <w:r w:rsidR="004617A0">
              <w:rPr>
                <w:rFonts w:cs="CordiaUPC"/>
              </w:rPr>
              <w:t>msIncludingVat</w:t>
            </w:r>
          </w:p>
          <w:p w:rsidR="004617A0" w:rsidP="00BB3F68" w:rsidRDefault="0095309C" w14:paraId="1254F2BC" w14:textId="3F95AA62">
            <w:pPr>
              <w:pStyle w:val="ListParagraph"/>
              <w:numPr>
                <w:ilvl w:val="0"/>
                <w:numId w:val="72"/>
              </w:numPr>
              <w:rPr>
                <w:rFonts w:cs="CordiaUPC"/>
              </w:rPr>
            </w:pPr>
            <w:r>
              <w:t>M</w:t>
            </w:r>
            <w:r w:rsidR="004617A0">
              <w:t xml:space="preserve">MS Delivery Report Rating </w:t>
            </w:r>
            <w:r w:rsidR="004617A0">
              <w:rPr>
                <w:rFonts w:hint="cs"/>
                <w:cs/>
              </w:rPr>
              <w:t xml:space="preserve">ให้ </w:t>
            </w:r>
            <w:r w:rsidR="004617A0">
              <w:t xml:space="preserve">set </w:t>
            </w:r>
            <w:r w:rsidR="004617A0">
              <w:rPr>
                <w:rFonts w:hint="cs"/>
                <w:cs/>
              </w:rPr>
              <w:t xml:space="preserve">ค่าจาก </w:t>
            </w:r>
            <w:r>
              <w:rPr>
                <w:rFonts w:cs="CordiaUPC"/>
              </w:rPr>
              <w:t>m</w:t>
            </w:r>
            <w:r w:rsidR="004617A0">
              <w:rPr>
                <w:rFonts w:cs="CordiaUPC"/>
              </w:rPr>
              <w:t>msdrIncludingVat</w:t>
            </w:r>
          </w:p>
          <w:p w:rsidRPr="0076286F" w:rsidR="004617A0" w:rsidP="00BB3F68" w:rsidRDefault="0095309C" w14:paraId="5FF0DEC0" w14:textId="51244C8B">
            <w:pPr>
              <w:pStyle w:val="ListParagraph"/>
              <w:numPr>
                <w:ilvl w:val="0"/>
                <w:numId w:val="72"/>
              </w:numPr>
              <w:rPr>
                <w:rFonts w:cs="CordiaUPC"/>
              </w:rPr>
            </w:pPr>
            <w:r>
              <w:t>M</w:t>
            </w:r>
            <w:r w:rsidR="004617A0">
              <w:t>MS</w:t>
            </w:r>
            <w:r>
              <w:t xml:space="preserve"> Read &amp; Reply</w:t>
            </w:r>
            <w:r w:rsidR="004617A0">
              <w:t xml:space="preserve"> Rating </w:t>
            </w:r>
            <w:r w:rsidR="004617A0">
              <w:rPr>
                <w:rFonts w:hint="cs"/>
                <w:cs/>
              </w:rPr>
              <w:t xml:space="preserve">ให้ </w:t>
            </w:r>
            <w:r w:rsidR="004617A0">
              <w:t xml:space="preserve">set </w:t>
            </w:r>
            <w:r w:rsidR="004617A0">
              <w:rPr>
                <w:rFonts w:hint="cs"/>
                <w:cs/>
              </w:rPr>
              <w:t xml:space="preserve">ค่าจาก </w:t>
            </w:r>
            <w:r>
              <w:rPr>
                <w:rFonts w:cs="CordiaUPC"/>
              </w:rPr>
              <w:t>m</w:t>
            </w:r>
            <w:r w:rsidR="004617A0">
              <w:rPr>
                <w:rFonts w:cs="CordiaUPC"/>
              </w:rPr>
              <w:t>ms</w:t>
            </w:r>
            <w:r>
              <w:rPr>
                <w:rFonts w:cs="CordiaUPC"/>
              </w:rPr>
              <w:t>rr</w:t>
            </w:r>
            <w:r w:rsidR="004617A0">
              <w:rPr>
                <w:rFonts w:cs="CordiaUPC"/>
              </w:rPr>
              <w:t>In</w:t>
            </w:r>
            <w:r w:rsidRPr="0076286F" w:rsidR="004617A0">
              <w:rPr>
                <w:rFonts w:cs="CordiaUPC"/>
              </w:rPr>
              <w:t>cludingVat</w:t>
            </w:r>
          </w:p>
        </w:tc>
      </w:tr>
    </w:tbl>
    <w:p w:rsidR="00553FED" w:rsidP="00553FED" w:rsidRDefault="00553FED" w14:paraId="65DAE371" w14:textId="4F25A390">
      <w:pPr>
        <w:pStyle w:val="Heading2"/>
        <w:numPr>
          <w:ilvl w:val="0"/>
          <w:numId w:val="1"/>
        </w:numPr>
        <w:ind w:left="426" w:hanging="426"/>
        <w:rPr>
          <w:rFonts w:ascii="CordiaUPC" w:hAnsi="CordiaUPC" w:cs="CordiaUPC"/>
          <w:sz w:val="36"/>
          <w:szCs w:val="36"/>
        </w:rPr>
      </w:pPr>
      <w:r>
        <w:rPr>
          <w:rFonts w:ascii="CordiaUPC" w:hAnsi="CordiaUPC" w:cs="CordiaUPC"/>
          <w:sz w:val="36"/>
          <w:szCs w:val="36"/>
        </w:rPr>
        <w:t>Mass Internet</w:t>
      </w:r>
    </w:p>
    <w:p w:rsidRPr="00180BBA" w:rsidR="00553FED" w:rsidP="00BB3F68" w:rsidRDefault="00553FED" w14:paraId="195459F8" w14:textId="77777777">
      <w:pPr>
        <w:pStyle w:val="Heading3"/>
        <w:numPr>
          <w:ilvl w:val="0"/>
          <w:numId w:val="58"/>
        </w:numPr>
        <w:rPr>
          <w:rFonts w:ascii="CordiaUPC" w:hAnsi="CordiaUPC" w:cs="CordiaUPC"/>
          <w:sz w:val="32"/>
          <w:szCs w:val="40"/>
        </w:rPr>
      </w:pPr>
      <w:r w:rsidRPr="00180BBA">
        <w:rPr>
          <w:rFonts w:ascii="CordiaUPC" w:hAnsi="CordiaUPC" w:cs="CordiaUPC"/>
          <w:sz w:val="32"/>
          <w:szCs w:val="40"/>
        </w:rPr>
        <w:t>Field on Screen</w:t>
      </w:r>
    </w:p>
    <w:tbl>
      <w:tblPr>
        <w:tblW w:w="4977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489"/>
        <w:gridCol w:w="11"/>
        <w:gridCol w:w="20"/>
        <w:gridCol w:w="1937"/>
        <w:gridCol w:w="23"/>
        <w:gridCol w:w="27"/>
        <w:gridCol w:w="5468"/>
      </w:tblGrid>
      <w:tr w:rsidRPr="008979A8" w:rsidR="00553FED" w:rsidTr="00400BFB" w14:paraId="04F5F841" w14:textId="77777777">
        <w:trPr>
          <w:cantSplit/>
          <w:tblHeader/>
        </w:trPr>
        <w:tc>
          <w:tcPr>
            <w:tcW w:w="830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553FED" w:rsidP="00135C19" w:rsidRDefault="00553FED" w14:paraId="540C327E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Field Name</w:t>
            </w:r>
          </w:p>
        </w:tc>
        <w:tc>
          <w:tcPr>
            <w:tcW w:w="1096" w:type="pct"/>
            <w:gridSpan w:val="3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553FED" w:rsidP="00135C19" w:rsidRDefault="00553FED" w14:paraId="72F9FCD6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Type</w:t>
            </w:r>
          </w:p>
        </w:tc>
        <w:tc>
          <w:tcPr>
            <w:tcW w:w="3074" w:type="pct"/>
            <w:gridSpan w:val="3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553FED" w:rsidP="00135C19" w:rsidRDefault="00553FED" w14:paraId="7B65A19D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Comments</w:t>
            </w:r>
          </w:p>
        </w:tc>
      </w:tr>
      <w:tr w:rsidRPr="008979A8" w:rsidR="00256F28" w:rsidTr="00400BFB" w14:paraId="05A2D27C" w14:textId="77777777">
        <w:trPr>
          <w:trHeight w:val="111"/>
        </w:trPr>
        <w:tc>
          <w:tcPr>
            <w:tcW w:w="847" w:type="pct"/>
            <w:gridSpan w:val="3"/>
          </w:tcPr>
          <w:p w:rsidR="00256F28" w:rsidP="002206C7" w:rsidRDefault="00256F28" w14:paraId="7A79CD40" w14:textId="1FDF43A0">
            <w:r>
              <w:t>netFlexi</w:t>
            </w:r>
          </w:p>
        </w:tc>
        <w:tc>
          <w:tcPr>
            <w:tcW w:w="1079" w:type="pct"/>
          </w:tcPr>
          <w:p w:rsidR="00256F28" w:rsidP="002206C7" w:rsidRDefault="00256F28" w14:paraId="2DC40A29" w14:textId="53321981">
            <w:r>
              <w:t>Radio Button</w:t>
            </w:r>
          </w:p>
        </w:tc>
        <w:tc>
          <w:tcPr>
            <w:tcW w:w="3074" w:type="pct"/>
            <w:gridSpan w:val="3"/>
          </w:tcPr>
          <w:p w:rsidR="00256F28" w:rsidP="002206C7" w:rsidRDefault="00256F28" w14:paraId="44095589" w14:textId="77777777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524D02">
              <w:rPr>
                <w:rFonts w:cs="Angsana New"/>
                <w:color w:val="FF0000"/>
                <w:cs/>
              </w:rPr>
              <w:t>*</w:t>
            </w:r>
            <w:r w:rsidRPr="00524D02">
              <w:rPr>
                <w:color w:val="FF0000"/>
              </w:rPr>
              <w:t>Net Flexi</w:t>
            </w:r>
          </w:p>
          <w:p w:rsidR="00256F28" w:rsidP="002206C7" w:rsidRDefault="00256F28" w14:paraId="35234349" w14:textId="77777777">
            <w:r w:rsidRPr="004C3917">
              <w:t xml:space="preserve">List of Value </w:t>
            </w:r>
            <w:r w:rsidRPr="004C3917"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‘</w:t>
            </w:r>
            <w:r>
              <w:rPr>
                <w:rFonts w:cs="CordiaUPC"/>
              </w:rPr>
              <w:t>YesNoIndicator</w:t>
            </w:r>
            <w:r>
              <w:rPr>
                <w:rFonts w:cs="Angsana New"/>
                <w:cs/>
              </w:rPr>
              <w:t>’</w:t>
            </w:r>
          </w:p>
          <w:p w:rsidR="00256F28" w:rsidP="00FA3DB4" w:rsidRDefault="00256F28" w14:paraId="2A6BD3A3" w14:textId="24D90B2F">
            <w:pPr>
              <w:pStyle w:val="HeaderTable"/>
            </w:pPr>
            <w:r w:rsidRPr="008E4882">
              <w:rPr>
                <w:rFonts w:hint="cs" w:eastAsiaTheme="minorHAnsi" w:cstheme="minorBidi"/>
                <w:b w:val="0"/>
                <w:cs/>
                <w:lang w:bidi="th-TH"/>
              </w:rPr>
              <w:t xml:space="preserve">หมายเหตุ </w:t>
            </w:r>
            <w:r w:rsidRPr="008E4882">
              <w:rPr>
                <w:rFonts w:eastAsiaTheme="minorHAnsi" w:cstheme="minorBidi"/>
                <w:b w:val="0"/>
                <w:lang w:bidi="th-TH"/>
              </w:rPr>
              <w:t xml:space="preserve">Field </w:t>
            </w:r>
            <w:r w:rsidRPr="008E4882">
              <w:rPr>
                <w:rFonts w:hint="cs" w:eastAsiaTheme="minorHAnsi" w:cstheme="minorBidi"/>
                <w:b w:val="0"/>
                <w:cs/>
                <w:lang w:bidi="th-TH"/>
              </w:rPr>
              <w:t xml:space="preserve">นี้จะ </w:t>
            </w:r>
            <w:r w:rsidRPr="008E4882">
              <w:rPr>
                <w:rFonts w:eastAsiaTheme="minorHAnsi" w:cstheme="minorBidi"/>
                <w:b w:val="0"/>
                <w:lang w:bidi="th-TH"/>
              </w:rPr>
              <w:t xml:space="preserve">Mapping </w:t>
            </w:r>
            <w:r w:rsidRPr="008E4882">
              <w:rPr>
                <w:rFonts w:hint="cs" w:eastAsiaTheme="minorHAnsi" w:cstheme="minorBidi"/>
                <w:b w:val="0"/>
                <w:cs/>
                <w:lang w:bidi="th-TH"/>
              </w:rPr>
              <w:t xml:space="preserve">ลง </w:t>
            </w:r>
            <w:r w:rsidRPr="008E4882">
              <w:rPr>
                <w:rFonts w:eastAsiaTheme="minorHAnsi" w:cstheme="minorBidi"/>
                <w:b w:val="0"/>
                <w:lang w:bidi="th-TH"/>
              </w:rPr>
              <w:t xml:space="preserve">DB </w:t>
            </w:r>
            <w:r w:rsidRPr="008E4882">
              <w:rPr>
                <w:rFonts w:hint="cs" w:eastAsiaTheme="minorHAnsi" w:cstheme="minorBidi"/>
                <w:b w:val="0"/>
                <w:cs/>
                <w:lang w:bidi="th-TH"/>
              </w:rPr>
              <w:t xml:space="preserve">ที่ </w:t>
            </w:r>
            <w:r w:rsidRPr="008E4882">
              <w:rPr>
                <w:rFonts w:eastAsiaTheme="minorHAnsi" w:cstheme="minorBidi"/>
                <w:b w:val="0"/>
                <w:lang w:bidi="th-TH"/>
              </w:rPr>
              <w:t>MASS_PO_DETAIL</w:t>
            </w:r>
            <w:r w:rsidRPr="008E4882">
              <w:rPr>
                <w:rFonts w:eastAsiaTheme="minorHAnsi" w:cstheme="minorBidi"/>
                <w:b w:val="0"/>
                <w:rtl/>
                <w:cs/>
                <w:lang w:bidi="th-TH"/>
              </w:rPr>
              <w:t>.</w:t>
            </w:r>
            <w:r w:rsidRPr="008E4882">
              <w:rPr>
                <w:rFonts w:eastAsiaTheme="minorHAnsi" w:cstheme="minorBidi"/>
                <w:b w:val="0"/>
                <w:lang w:bidi="th-TH"/>
              </w:rPr>
              <w:t>NET_</w:t>
            </w:r>
            <w:commentRangeStart w:id="8"/>
            <w:r w:rsidRPr="008E4882">
              <w:rPr>
                <w:rFonts w:eastAsiaTheme="minorHAnsi" w:cstheme="minorBidi"/>
                <w:b w:val="0"/>
                <w:lang w:bidi="th-TH"/>
              </w:rPr>
              <w:t>FLEXI</w:t>
            </w:r>
            <w:commentRangeEnd w:id="8"/>
            <w:r w:rsidRPr="008E4882" w:rsidR="008E4882">
              <w:rPr>
                <w:rFonts w:eastAsiaTheme="minorHAnsi"/>
              </w:rPr>
              <w:commentReference w:id="8"/>
            </w:r>
          </w:p>
        </w:tc>
      </w:tr>
      <w:tr w:rsidRPr="008979A8" w:rsidR="00256F28" w:rsidTr="00400BFB" w14:paraId="7A216E92" w14:textId="77777777">
        <w:trPr>
          <w:trHeight w:val="111"/>
        </w:trPr>
        <w:tc>
          <w:tcPr>
            <w:tcW w:w="5000" w:type="pct"/>
            <w:gridSpan w:val="7"/>
            <w:shd w:val="clear" w:color="auto" w:fill="C2D69B" w:themeFill="accent3" w:themeFillTint="99"/>
          </w:tcPr>
          <w:p w:rsidR="00256F28" w:rsidP="00FA3DB4" w:rsidRDefault="00256F28" w14:paraId="26FECC95" w14:textId="62FF19BC">
            <w:pPr>
              <w:pStyle w:val="HeaderTable"/>
              <w:rPr>
                <w:b w:val="0"/>
                <w:bCs/>
                <w:lang w:bidi="th-TH"/>
              </w:rPr>
            </w:pPr>
            <w:r>
              <w:t>Tab Section</w:t>
            </w:r>
            <w:r>
              <w:br/>
            </w:r>
            <w:r w:rsidRPr="00135463">
              <w:rPr>
                <w:b w:val="0"/>
                <w:bCs/>
              </w:rPr>
              <w:t>Visible</w:t>
            </w:r>
            <w:r w:rsidRPr="008226BF">
              <w:rPr>
                <w:rFonts w:cs="Angsana New"/>
                <w:bCs/>
                <w:cs/>
                <w:lang w:bidi="th-TH"/>
              </w:rPr>
              <w:t xml:space="preserve"> </w:t>
            </w:r>
            <w:r w:rsidRPr="00135463">
              <w:rPr>
                <w:rFonts w:cs="Angsana New"/>
                <w:cs/>
                <w:lang w:bidi="th-TH"/>
              </w:rPr>
              <w:t>เมื่อ</w:t>
            </w:r>
            <w:r>
              <w:rPr>
                <w:rFonts w:hint="cs" w:cs="Angsana New"/>
                <w:cs/>
                <w:lang w:bidi="th-TH"/>
              </w:rPr>
              <w:t xml:space="preserve"> </w:t>
            </w:r>
            <w:r w:rsidRPr="00135463">
              <w:rPr>
                <w:b w:val="0"/>
                <w:bCs/>
                <w:lang w:bidi="th-TH"/>
              </w:rPr>
              <w:t xml:space="preserve">customer Type </w:t>
            </w:r>
            <w:r w:rsidRPr="00135463">
              <w:rPr>
                <w:rFonts w:cs="Angsana New"/>
                <w:b w:val="0"/>
                <w:bCs/>
                <w:cs/>
                <w:lang w:bidi="th-TH"/>
              </w:rPr>
              <w:t>= “</w:t>
            </w:r>
            <w:r w:rsidRPr="00135463">
              <w:rPr>
                <w:b w:val="0"/>
                <w:bCs/>
                <w:lang w:bidi="th-TH"/>
              </w:rPr>
              <w:t>Pre</w:t>
            </w:r>
            <w:r w:rsidRPr="00135463">
              <w:rPr>
                <w:rFonts w:cs="Angsana New"/>
                <w:b w:val="0"/>
                <w:bCs/>
                <w:cs/>
                <w:lang w:bidi="th-TH"/>
              </w:rPr>
              <w:t>-</w:t>
            </w:r>
            <w:r w:rsidRPr="00135463">
              <w:rPr>
                <w:b w:val="0"/>
                <w:bCs/>
                <w:lang w:bidi="th-TH"/>
              </w:rPr>
              <w:t>paid</w:t>
            </w:r>
            <w:r w:rsidRPr="00135463">
              <w:rPr>
                <w:rFonts w:cs="Angsana New"/>
                <w:b w:val="0"/>
                <w:bCs/>
                <w:cs/>
                <w:lang w:bidi="th-TH"/>
              </w:rPr>
              <w:t xml:space="preserve">” </w:t>
            </w:r>
            <w:r w:rsidRPr="008226BF">
              <w:rPr>
                <w:rFonts w:hint="cs" w:cs="Angsana New"/>
                <w:cs/>
                <w:lang w:bidi="th-TH"/>
              </w:rPr>
              <w:t>และ</w:t>
            </w:r>
            <w:r w:rsidRPr="00135463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D97F36">
              <w:rPr>
                <w:b w:val="0"/>
                <w:bCs/>
              </w:rPr>
              <w:t xml:space="preserve">PriceType </w:t>
            </w:r>
            <w:r w:rsidRPr="00D97F36">
              <w:rPr>
                <w:b w:val="0"/>
                <w:bCs/>
                <w:cs/>
                <w:lang w:bidi="th-TH"/>
              </w:rPr>
              <w:t>= “</w:t>
            </w:r>
            <w:r w:rsidRPr="00D97F36">
              <w:rPr>
                <w:b w:val="0"/>
                <w:bCs/>
              </w:rPr>
              <w:t>Recurring</w:t>
            </w:r>
            <w:r w:rsidRPr="00D97F36">
              <w:rPr>
                <w:b w:val="0"/>
                <w:bCs/>
                <w:cs/>
                <w:lang w:bidi="th-TH"/>
              </w:rPr>
              <w:t>”</w:t>
            </w:r>
          </w:p>
          <w:p w:rsidR="00256F28" w:rsidP="00FA3DB4" w:rsidRDefault="00256F28" w14:paraId="11DD8419" w14:textId="50189F14">
            <w:pPr>
              <w:pStyle w:val="HeaderTable"/>
            </w:pPr>
            <w:r w:rsidRPr="00135463">
              <w:rPr>
                <w:rFonts w:cs="Angsana New"/>
                <w:cs/>
                <w:lang w:bidi="th-TH"/>
              </w:rPr>
              <w:t xml:space="preserve">ถ้าไม่ใช่ให้ </w:t>
            </w:r>
            <w:r w:rsidRPr="008226BF">
              <w:rPr>
                <w:b w:val="0"/>
                <w:bCs/>
                <w:lang w:bidi="th-TH"/>
              </w:rPr>
              <w:t>Invisible</w:t>
            </w:r>
            <w:r w:rsidRPr="00135463">
              <w:rPr>
                <w:rFonts w:cs="Angsana New"/>
                <w:bCs/>
                <w:cs/>
                <w:lang w:bidi="th-TH"/>
              </w:rPr>
              <w:t xml:space="preserve"> </w:t>
            </w:r>
            <w:r w:rsidRPr="00135463">
              <w:rPr>
                <w:rFonts w:cs="Angsana New"/>
                <w:cs/>
                <w:lang w:bidi="th-TH"/>
              </w:rPr>
              <w:t xml:space="preserve">และทำการเคลียร์ข้อมูลที่ </w:t>
            </w:r>
            <w:r w:rsidRPr="008226BF">
              <w:rPr>
                <w:b w:val="0"/>
                <w:bCs/>
                <w:lang w:bidi="th-TH"/>
              </w:rPr>
              <w:t xml:space="preserve">deductType </w:t>
            </w:r>
            <w:r w:rsidRPr="008226BF">
              <w:rPr>
                <w:rFonts w:cs="Angsana New"/>
                <w:b w:val="0"/>
                <w:bCs/>
                <w:cs/>
                <w:lang w:bidi="th-TH"/>
              </w:rPr>
              <w:t>= “</w:t>
            </w:r>
            <w:r w:rsidRPr="008226BF">
              <w:rPr>
                <w:b w:val="0"/>
                <w:bCs/>
                <w:lang w:bidi="th-TH"/>
              </w:rPr>
              <w:t>Deduct Fail</w:t>
            </w:r>
            <w:r w:rsidRPr="008226BF">
              <w:rPr>
                <w:rFonts w:cs="Angsana New"/>
                <w:b w:val="0"/>
                <w:bCs/>
                <w:cs/>
                <w:lang w:bidi="th-TH"/>
              </w:rPr>
              <w:t>”</w:t>
            </w:r>
            <w:r w:rsidR="001052EB">
              <w:rPr>
                <w:bCs/>
                <w:cs/>
                <w:lang w:bidi="th-TH"/>
              </w:rPr>
              <w:t xml:space="preserve"> </w:t>
            </w:r>
            <w:r w:rsidR="001052EB">
              <w:rPr>
                <w:rFonts w:hint="cs"/>
                <w:cs/>
                <w:lang w:bidi="th-TH"/>
              </w:rPr>
              <w:t xml:space="preserve">และ </w:t>
            </w:r>
            <w:r w:rsidRPr="00D04647" w:rsidR="001052EB">
              <w:rPr>
                <w:b w:val="0"/>
                <w:bCs/>
                <w:cs/>
                <w:lang w:bidi="th-TH"/>
              </w:rPr>
              <w:t>“</w:t>
            </w:r>
            <w:r w:rsidRPr="00D04647" w:rsidR="001052EB">
              <w:rPr>
                <w:b w:val="0"/>
                <w:bCs/>
              </w:rPr>
              <w:t>Partial</w:t>
            </w:r>
            <w:r w:rsidRPr="00C73BAE" w:rsidR="001052EB">
              <w:rPr>
                <w:bCs/>
                <w:cs/>
                <w:lang w:bidi="th-TH"/>
              </w:rPr>
              <w:t xml:space="preserve"> </w:t>
            </w:r>
            <w:r w:rsidRPr="00D04647" w:rsidR="001052EB">
              <w:rPr>
                <w:b w:val="0"/>
                <w:bCs/>
                <w:lang w:bidi="th-TH"/>
              </w:rPr>
              <w:t>Step</w:t>
            </w:r>
            <w:r w:rsidRPr="00D04647" w:rsidR="001052EB">
              <w:rPr>
                <w:b w:val="0"/>
                <w:bCs/>
                <w:cs/>
                <w:lang w:bidi="th-TH"/>
              </w:rPr>
              <w:t>”</w:t>
            </w:r>
          </w:p>
        </w:tc>
      </w:tr>
      <w:tr w:rsidRPr="008979A8" w:rsidR="00256F28" w:rsidTr="00400BFB" w14:paraId="49E4E887" w14:textId="77777777">
        <w:trPr>
          <w:trHeight w:val="216"/>
        </w:trPr>
        <w:tc>
          <w:tcPr>
            <w:tcW w:w="830" w:type="pct"/>
          </w:tcPr>
          <w:p w:rsidR="00256F28" w:rsidP="00A64494" w:rsidRDefault="00256F28" w14:paraId="360AF7B0" w14:textId="19B6F5CB">
            <w:r>
              <w:t>Deduct Success</w:t>
            </w:r>
          </w:p>
        </w:tc>
        <w:tc>
          <w:tcPr>
            <w:tcW w:w="1124" w:type="pct"/>
            <w:gridSpan w:val="5"/>
          </w:tcPr>
          <w:p w:rsidR="00256F28" w:rsidP="00A64494" w:rsidRDefault="00256F28" w14:paraId="5DCCE1AB" w14:textId="1B00216C">
            <w:r>
              <w:t>Link</w:t>
            </w:r>
          </w:p>
        </w:tc>
        <w:tc>
          <w:tcPr>
            <w:tcW w:w="3046" w:type="pct"/>
          </w:tcPr>
          <w:p w:rsidR="00CA5CE5" w:rsidP="00CA5CE5" w:rsidRDefault="00CA5CE5" w14:paraId="084B2441" w14:textId="77777777">
            <w:r>
              <w:t xml:space="preserve">Visible </w:t>
            </w:r>
            <w:r>
              <w:rPr>
                <w:rFonts w:hint="cs"/>
                <w:cs/>
              </w:rPr>
              <w:t xml:space="preserve">เมื่อ </w:t>
            </w:r>
            <w:r>
              <w:t xml:space="preserve">productClass </w:t>
            </w:r>
            <w:r>
              <w:rPr>
                <w:rFonts w:cs="CordiaUPC"/>
                <w:cs/>
              </w:rPr>
              <w:t>=”</w:t>
            </w:r>
            <w:r>
              <w:t>Main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หรือ </w:t>
            </w:r>
            <w:r>
              <w:t xml:space="preserve">productClass </w:t>
            </w:r>
            <w:r>
              <w:rPr>
                <w:rFonts w:cs="CordiaUPC"/>
                <w:cs/>
              </w:rPr>
              <w:t>=”</w:t>
            </w:r>
            <w:r>
              <w:t>On Top, On Top Extra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และ </w:t>
            </w:r>
            <w:r w:rsidRPr="00C73BAE">
              <w:t>Partial Step Table Section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hint="cs"/>
                <w:cs/>
              </w:rPr>
              <w:t>มีค่า</w:t>
            </w:r>
          </w:p>
          <w:p w:rsidR="00256F28" w:rsidP="00A64494" w:rsidRDefault="00256F28" w14:paraId="6F9BDFC8" w14:textId="6F0EFA4F">
            <w:r>
              <w:rPr>
                <w:rFonts w:hint="cs"/>
                <w:cs/>
              </w:rPr>
              <w:t xml:space="preserve">เมื่อคลิกให้ </w:t>
            </w:r>
            <w:r>
              <w:t xml:space="preserve">Link </w:t>
            </w:r>
            <w:r>
              <w:rPr>
                <w:rFonts w:hint="cs"/>
                <w:cs/>
              </w:rPr>
              <w:t xml:space="preserve">ให้แสดง </w:t>
            </w:r>
            <w:r>
              <w:t xml:space="preserve">Detail Section </w:t>
            </w:r>
            <w:r>
              <w:rPr>
                <w:rFonts w:hint="cs"/>
                <w:cs/>
              </w:rPr>
              <w:t xml:space="preserve">พร้อมทั้ง </w:t>
            </w:r>
            <w:r>
              <w:t xml:space="preserve">Default </w:t>
            </w:r>
            <w:r>
              <w:rPr>
                <w:rFonts w:hint="cs"/>
                <w:cs/>
              </w:rPr>
              <w:t xml:space="preserve">ค่า </w:t>
            </w:r>
            <w:r>
              <w:t xml:space="preserve">deductType </w:t>
            </w:r>
            <w:r>
              <w:rPr>
                <w:rFonts w:cs="Angsana New"/>
                <w:cs/>
              </w:rPr>
              <w:t>= “</w:t>
            </w:r>
            <w:r>
              <w:t>Deduct Success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เมื่อมีการเพิ่มข้อมูลในแต่ละ </w:t>
            </w:r>
            <w:r>
              <w:t>Section</w:t>
            </w:r>
          </w:p>
        </w:tc>
      </w:tr>
      <w:tr w:rsidRPr="008979A8" w:rsidR="00CA5CE5" w:rsidTr="00400BFB" w14:paraId="0D5A6A15" w14:textId="77777777">
        <w:trPr>
          <w:trHeight w:val="216"/>
        </w:trPr>
        <w:tc>
          <w:tcPr>
            <w:tcW w:w="830" w:type="pct"/>
          </w:tcPr>
          <w:p w:rsidR="00CA5CE5" w:rsidP="00CA5CE5" w:rsidRDefault="00CA5CE5" w14:paraId="299B641A" w14:textId="311F6D13">
            <w:r w:rsidRPr="00140006">
              <w:t xml:space="preserve">partialStepChargeIncVat </w:t>
            </w:r>
            <w:r w:rsidRPr="00140006">
              <w:rPr>
                <w:rFonts w:cs="CordiaUPC"/>
                <w:cs/>
              </w:rPr>
              <w:t>+ “</w:t>
            </w:r>
            <w:r w:rsidRPr="00140006">
              <w:t>Baht</w:t>
            </w:r>
            <w:r w:rsidRPr="00140006">
              <w:rPr>
                <w:rFonts w:cs="CordiaUPC"/>
                <w:cs/>
              </w:rPr>
              <w:t xml:space="preserve">” + </w:t>
            </w:r>
            <w:r w:rsidRPr="00140006">
              <w:t xml:space="preserve">partialStepBillCycle </w:t>
            </w:r>
            <w:r w:rsidRPr="00140006">
              <w:rPr>
                <w:rFonts w:cs="CordiaUPC"/>
                <w:cs/>
              </w:rPr>
              <w:t xml:space="preserve">+ “ ” + </w:t>
            </w:r>
            <w:r w:rsidRPr="00140006">
              <w:t>partialStepBillCycleUnit</w:t>
            </w:r>
          </w:p>
        </w:tc>
        <w:tc>
          <w:tcPr>
            <w:tcW w:w="1124" w:type="pct"/>
            <w:gridSpan w:val="5"/>
          </w:tcPr>
          <w:p w:rsidR="00CA5CE5" w:rsidP="00CA5CE5" w:rsidRDefault="00CA5CE5" w14:paraId="495BF277" w14:textId="1DA851E3">
            <w:r>
              <w:t>Link</w:t>
            </w:r>
          </w:p>
        </w:tc>
        <w:tc>
          <w:tcPr>
            <w:tcW w:w="3046" w:type="pct"/>
          </w:tcPr>
          <w:p w:rsidR="00CA5CE5" w:rsidP="00CA5CE5" w:rsidRDefault="00CA5CE5" w14:paraId="5D5A3F17" w14:textId="77777777">
            <w:r>
              <w:t xml:space="preserve">Visible </w:t>
            </w:r>
            <w:r>
              <w:rPr>
                <w:rFonts w:hint="cs"/>
                <w:cs/>
              </w:rPr>
              <w:t xml:space="preserve">เมื่อ </w:t>
            </w:r>
            <w:r w:rsidRPr="00C73BAE">
              <w:t>Partial Step Table Section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hint="cs"/>
                <w:cs/>
              </w:rPr>
              <w:t>มีค่า</w:t>
            </w:r>
          </w:p>
          <w:p w:rsidR="00CA5CE5" w:rsidP="00CA5CE5" w:rsidRDefault="00CA5CE5" w14:paraId="6771A1D6" w14:textId="3CE86B09">
            <w:r>
              <w:rPr>
                <w:rFonts w:hint="cs"/>
                <w:cs/>
              </w:rPr>
              <w:t xml:space="preserve">เมื่อคลิกให้ </w:t>
            </w:r>
            <w:r>
              <w:t xml:space="preserve">Link </w:t>
            </w:r>
            <w:r>
              <w:rPr>
                <w:rFonts w:hint="cs"/>
                <w:cs/>
              </w:rPr>
              <w:t xml:space="preserve">ให้แสดง </w:t>
            </w:r>
            <w:r>
              <w:t xml:space="preserve">Detail Section </w:t>
            </w:r>
            <w:r>
              <w:rPr>
                <w:rFonts w:hint="cs"/>
                <w:cs/>
              </w:rPr>
              <w:t xml:space="preserve">พร้อมทั้ง </w:t>
            </w:r>
            <w:r>
              <w:t xml:space="preserve">Default </w:t>
            </w:r>
            <w:r>
              <w:rPr>
                <w:rFonts w:hint="cs"/>
                <w:cs/>
              </w:rPr>
              <w:t xml:space="preserve">ค่า </w:t>
            </w:r>
            <w:r>
              <w:t xml:space="preserve">deductType </w:t>
            </w:r>
            <w:r>
              <w:rPr>
                <w:rFonts w:cs="Angsana New"/>
                <w:cs/>
              </w:rPr>
              <w:t>= “</w:t>
            </w:r>
            <w:r w:rsidRPr="00C73BAE" w:rsidR="001052EB">
              <w:t xml:space="preserve">Partial </w:t>
            </w:r>
            <w:r>
              <w:t>Step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เมื่อมีการเพิ่มข้อมูลในแต่ละ </w:t>
            </w:r>
            <w:r>
              <w:t>Section</w:t>
            </w:r>
          </w:p>
        </w:tc>
      </w:tr>
      <w:tr w:rsidRPr="008979A8" w:rsidR="00CA5CE5" w:rsidTr="00400BFB" w14:paraId="383FA0C2" w14:textId="77777777">
        <w:trPr>
          <w:trHeight w:val="216"/>
        </w:trPr>
        <w:tc>
          <w:tcPr>
            <w:tcW w:w="830" w:type="pct"/>
          </w:tcPr>
          <w:p w:rsidR="00CA5CE5" w:rsidP="00CA5CE5" w:rsidRDefault="00CA5CE5" w14:paraId="3CD3DA5D" w14:textId="2CA58CE1">
            <w:r>
              <w:t>Deduct Fail</w:t>
            </w:r>
          </w:p>
        </w:tc>
        <w:tc>
          <w:tcPr>
            <w:tcW w:w="1124" w:type="pct"/>
            <w:gridSpan w:val="5"/>
          </w:tcPr>
          <w:p w:rsidR="00CA5CE5" w:rsidP="00CA5CE5" w:rsidRDefault="00CA5CE5" w14:paraId="266CFA21" w14:textId="661A6808">
            <w:r>
              <w:t>Link</w:t>
            </w:r>
          </w:p>
        </w:tc>
        <w:tc>
          <w:tcPr>
            <w:tcW w:w="3046" w:type="pct"/>
          </w:tcPr>
          <w:p w:rsidR="00CA5CE5" w:rsidP="00CA5CE5" w:rsidRDefault="00CA5CE5" w14:paraId="53789312" w14:textId="77777777">
            <w:r>
              <w:t xml:space="preserve">Visible </w:t>
            </w:r>
            <w:r>
              <w:rPr>
                <w:rFonts w:hint="cs"/>
                <w:cs/>
              </w:rPr>
              <w:t xml:space="preserve">เมื่อ </w:t>
            </w:r>
            <w:r>
              <w:t xml:space="preserve">productClass </w:t>
            </w:r>
            <w:r>
              <w:rPr>
                <w:rFonts w:cs="CordiaUPC"/>
                <w:cs/>
              </w:rPr>
              <w:t>=”</w:t>
            </w:r>
            <w:r>
              <w:t>Main</w:t>
            </w:r>
            <w:r>
              <w:rPr>
                <w:rFonts w:cs="CordiaUPC"/>
                <w:cs/>
              </w:rPr>
              <w:t>”</w:t>
            </w:r>
          </w:p>
          <w:p w:rsidR="00CA5CE5" w:rsidP="00CA5CE5" w:rsidRDefault="00CA5CE5" w14:paraId="52A5A88A" w14:textId="1E15E203">
            <w:r>
              <w:rPr>
                <w:rFonts w:hint="cs"/>
                <w:cs/>
              </w:rPr>
              <w:t xml:space="preserve">เมื่อคลิกให้ </w:t>
            </w:r>
            <w:r>
              <w:t xml:space="preserve">Link </w:t>
            </w:r>
            <w:r>
              <w:rPr>
                <w:rFonts w:hint="cs"/>
                <w:cs/>
              </w:rPr>
              <w:t xml:space="preserve">ให้แสดง </w:t>
            </w:r>
            <w:r>
              <w:t xml:space="preserve">Detail Section </w:t>
            </w:r>
            <w:r>
              <w:rPr>
                <w:rFonts w:hint="cs"/>
                <w:cs/>
              </w:rPr>
              <w:t xml:space="preserve">พร้อมทั้ง </w:t>
            </w:r>
            <w:r>
              <w:t xml:space="preserve">Default </w:t>
            </w:r>
            <w:r>
              <w:rPr>
                <w:rFonts w:hint="cs"/>
                <w:cs/>
              </w:rPr>
              <w:t xml:space="preserve">ค่า </w:t>
            </w:r>
            <w:r>
              <w:t xml:space="preserve">deductType </w:t>
            </w:r>
            <w:r>
              <w:rPr>
                <w:rFonts w:cs="Angsana New"/>
                <w:cs/>
              </w:rPr>
              <w:t>= “</w:t>
            </w:r>
            <w:r>
              <w:t>Deduct Fail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เมื่อมีการเพิ่มข้อมูลในแต่ละ </w:t>
            </w:r>
            <w:r>
              <w:t>Section</w:t>
            </w:r>
          </w:p>
        </w:tc>
      </w:tr>
      <w:tr w:rsidRPr="008979A8" w:rsidR="00CA5CE5" w:rsidTr="00400BFB" w14:paraId="7ABFE0AF" w14:textId="77777777">
        <w:trPr>
          <w:trHeight w:val="111"/>
        </w:trPr>
        <w:tc>
          <w:tcPr>
            <w:tcW w:w="5000" w:type="pct"/>
            <w:gridSpan w:val="7"/>
            <w:shd w:val="clear" w:color="auto" w:fill="C2D69B" w:themeFill="accent3" w:themeFillTint="99"/>
          </w:tcPr>
          <w:p w:rsidR="00CA5CE5" w:rsidP="00CA5CE5" w:rsidRDefault="00CA5CE5" w14:paraId="6DB95A08" w14:textId="488C3E2B">
            <w:pPr>
              <w:pStyle w:val="HeaderTable"/>
            </w:pPr>
            <w:r>
              <w:t>End Tab Section</w:t>
            </w:r>
          </w:p>
        </w:tc>
      </w:tr>
      <w:tr w:rsidRPr="008979A8" w:rsidR="00CA5CE5" w:rsidTr="00400BFB" w14:paraId="32CB2A83" w14:textId="77777777">
        <w:trPr>
          <w:trHeight w:val="111"/>
        </w:trPr>
        <w:tc>
          <w:tcPr>
            <w:tcW w:w="5000" w:type="pct"/>
            <w:gridSpan w:val="7"/>
            <w:shd w:val="clear" w:color="auto" w:fill="C2D69B" w:themeFill="accent3" w:themeFillTint="99"/>
          </w:tcPr>
          <w:p w:rsidR="00CA5CE5" w:rsidP="00CA5CE5" w:rsidRDefault="00CA5CE5" w14:paraId="4739D07C" w14:textId="77777777">
            <w:pPr>
              <w:pStyle w:val="HeaderTable"/>
              <w:rPr>
                <w:lang w:bidi="th-TH"/>
              </w:rPr>
            </w:pPr>
            <w:r>
              <w:t>Detail Section</w:t>
            </w:r>
          </w:p>
          <w:p w:rsidR="00CA5CE5" w:rsidP="00CA5CE5" w:rsidRDefault="00CA5CE5" w14:paraId="10000F39" w14:textId="4026A48E">
            <w:pPr>
              <w:pStyle w:val="HeaderTable"/>
              <w:rPr>
                <w:lang w:bidi="th-TH"/>
              </w:rPr>
            </w:pPr>
            <w:r>
              <w:rPr>
                <w:rFonts w:hint="cs" w:cs="Angsana New"/>
                <w:cs/>
                <w:lang w:bidi="th-TH"/>
              </w:rPr>
              <w:t xml:space="preserve">ถ้าไม่ใช่ของ </w:t>
            </w:r>
            <w:r w:rsidRPr="00135463">
              <w:rPr>
                <w:b w:val="0"/>
                <w:bCs/>
              </w:rPr>
              <w:t>customerType</w:t>
            </w:r>
            <w:r w:rsidRPr="00135463">
              <w:rPr>
                <w:rFonts w:cs="Angsana New"/>
                <w:bCs/>
                <w:cs/>
                <w:lang w:bidi="th-TH"/>
              </w:rPr>
              <w:t xml:space="preserve"> </w:t>
            </w:r>
            <w:r>
              <w:rPr>
                <w:rFonts w:cs="Angsana New"/>
                <w:bCs/>
                <w:cs/>
                <w:lang w:bidi="th-TH"/>
              </w:rPr>
              <w:t>=</w:t>
            </w:r>
            <w:r w:rsidRPr="00135463">
              <w:rPr>
                <w:rFonts w:cs="Angsana New"/>
                <w:bCs/>
                <w:cs/>
                <w:lang w:bidi="th-TH"/>
              </w:rPr>
              <w:t xml:space="preserve"> </w:t>
            </w:r>
            <w:r w:rsidRPr="00135463">
              <w:rPr>
                <w:rFonts w:cs="Angsana New"/>
                <w:b w:val="0"/>
                <w:bCs/>
                <w:cs/>
                <w:lang w:bidi="th-TH"/>
              </w:rPr>
              <w:t>“</w:t>
            </w:r>
            <w:r w:rsidRPr="00135463">
              <w:rPr>
                <w:b w:val="0"/>
                <w:bCs/>
              </w:rPr>
              <w:t>Pre</w:t>
            </w:r>
            <w:r w:rsidRPr="00135463">
              <w:rPr>
                <w:rFonts w:cs="Angsana New"/>
                <w:b w:val="0"/>
                <w:bCs/>
                <w:cs/>
                <w:lang w:bidi="th-TH"/>
              </w:rPr>
              <w:t>-</w:t>
            </w:r>
            <w:r w:rsidRPr="00135463">
              <w:rPr>
                <w:b w:val="0"/>
                <w:bCs/>
              </w:rPr>
              <w:t>paid</w:t>
            </w:r>
            <w:r w:rsidRPr="00135463">
              <w:rPr>
                <w:rFonts w:cs="Angsana New"/>
                <w:b w:val="0"/>
                <w:bCs/>
                <w:cs/>
                <w:lang w:bidi="th-TH"/>
              </w:rPr>
              <w:t>”</w:t>
            </w:r>
            <w:r w:rsidRPr="00135463">
              <w:rPr>
                <w:rFonts w:cs="Angsana New"/>
                <w:bCs/>
                <w:cs/>
                <w:lang w:bidi="th-TH"/>
              </w:rPr>
              <w:t xml:space="preserve"> </w:t>
            </w:r>
            <w:r w:rsidRPr="0030648B">
              <w:rPr>
                <w:rFonts w:hint="cs"/>
                <w:cs/>
                <w:lang w:bidi="th-TH"/>
              </w:rPr>
              <w:t>และ</w:t>
            </w:r>
            <w:r w:rsidRPr="00D97F36">
              <w:rPr>
                <w:b w:val="0"/>
                <w:bCs/>
              </w:rPr>
              <w:t xml:space="preserve">PriceType </w:t>
            </w:r>
            <w:r w:rsidRPr="00D97F36">
              <w:rPr>
                <w:b w:val="0"/>
                <w:bCs/>
                <w:cs/>
                <w:lang w:bidi="th-TH"/>
              </w:rPr>
              <w:t>= “</w:t>
            </w:r>
            <w:r w:rsidRPr="00D97F36">
              <w:rPr>
                <w:b w:val="0"/>
                <w:bCs/>
              </w:rPr>
              <w:t>Recurring</w:t>
            </w:r>
            <w:r w:rsidRPr="00D97F36">
              <w:rPr>
                <w:b w:val="0"/>
                <w:bCs/>
                <w:cs/>
                <w:lang w:bidi="th-TH"/>
              </w:rPr>
              <w:t>”</w:t>
            </w:r>
            <w:r w:rsidRPr="00135463">
              <w:rPr>
                <w:rFonts w:cs="Angsana New"/>
                <w:bCs/>
                <w:cs/>
                <w:lang w:bidi="th-TH"/>
              </w:rPr>
              <w:t xml:space="preserve"> </w:t>
            </w:r>
            <w:r w:rsidRPr="00D04647">
              <w:rPr>
                <w:rFonts w:hint="cs" w:cs="Angsana New"/>
                <w:b w:val="0"/>
                <w:cs/>
                <w:lang w:bidi="th-TH"/>
              </w:rPr>
              <w:t>และ</w:t>
            </w:r>
            <w:r w:rsidRPr="00D04647">
              <w:rPr>
                <w:b w:val="0"/>
              </w:rPr>
              <w:t xml:space="preserve"> Partial Step Table Section</w:t>
            </w:r>
            <w:r>
              <w:rPr>
                <w:bCs/>
                <w:cs/>
                <w:lang w:bidi="th-TH"/>
              </w:rPr>
              <w:t xml:space="preserve"> </w:t>
            </w:r>
            <w:r>
              <w:rPr>
                <w:rFonts w:hint="cs"/>
                <w:cs/>
                <w:lang w:bidi="th-TH"/>
              </w:rPr>
              <w:t>มีค่า</w:t>
            </w:r>
            <w:r>
              <w:rPr>
                <w:rFonts w:hint="cs" w:cs="Angsana New"/>
                <w:cs/>
                <w:lang w:bidi="th-TH"/>
              </w:rPr>
              <w:t xml:space="preserve"> </w:t>
            </w:r>
            <w:r w:rsidRPr="00135463">
              <w:rPr>
                <w:rFonts w:cs="Angsana New"/>
                <w:cs/>
                <w:lang w:bidi="th-TH"/>
              </w:rPr>
              <w:t xml:space="preserve">ให้แสดงข้อมูลภายใต้ </w:t>
            </w:r>
            <w:r w:rsidRPr="00135463">
              <w:rPr>
                <w:b w:val="0"/>
                <w:bCs/>
              </w:rPr>
              <w:t>Section</w:t>
            </w:r>
            <w:r w:rsidRPr="00135463">
              <w:rPr>
                <w:rFonts w:cs="Angsana New"/>
                <w:bCs/>
                <w:cs/>
                <w:lang w:bidi="th-TH"/>
              </w:rPr>
              <w:t xml:space="preserve"> </w:t>
            </w:r>
            <w:r w:rsidRPr="00135463">
              <w:rPr>
                <w:rFonts w:cs="Angsana New"/>
                <w:cs/>
                <w:lang w:bidi="th-TH"/>
              </w:rPr>
              <w:t xml:space="preserve">ทันที </w:t>
            </w:r>
            <w:r>
              <w:rPr>
                <w:rFonts w:hint="cs" w:cs="Angsana New"/>
                <w:cs/>
                <w:lang w:bidi="th-TH"/>
              </w:rPr>
              <w:t xml:space="preserve">พร้อมทั้ง </w:t>
            </w:r>
            <w:r w:rsidRPr="00135463">
              <w:rPr>
                <w:b w:val="0"/>
                <w:bCs/>
              </w:rPr>
              <w:t>Default</w:t>
            </w:r>
            <w:r>
              <w:rPr>
                <w:rFonts w:cs="Angsana New"/>
                <w:bCs/>
                <w:cs/>
                <w:lang w:bidi="th-TH"/>
              </w:rPr>
              <w:t xml:space="preserve"> </w:t>
            </w:r>
            <w:r>
              <w:rPr>
                <w:rFonts w:hint="cs" w:cs="Angsana New"/>
                <w:cs/>
                <w:lang w:bidi="th-TH"/>
              </w:rPr>
              <w:t xml:space="preserve">ค่า </w:t>
            </w:r>
            <w:r w:rsidRPr="00135463">
              <w:rPr>
                <w:b w:val="0"/>
                <w:bCs/>
              </w:rPr>
              <w:t xml:space="preserve">deductType </w:t>
            </w:r>
            <w:r w:rsidRPr="00135463">
              <w:rPr>
                <w:rFonts w:cs="Angsana New"/>
                <w:b w:val="0"/>
                <w:bCs/>
                <w:cs/>
                <w:lang w:bidi="th-TH"/>
              </w:rPr>
              <w:t>= “</w:t>
            </w:r>
            <w:r w:rsidRPr="00135463">
              <w:rPr>
                <w:b w:val="0"/>
                <w:bCs/>
              </w:rPr>
              <w:t xml:space="preserve">Deduct </w:t>
            </w:r>
            <w:r>
              <w:rPr>
                <w:b w:val="0"/>
                <w:bCs/>
                <w:lang w:bidi="th-TH"/>
              </w:rPr>
              <w:t>Success</w:t>
            </w:r>
            <w:r w:rsidRPr="00135463">
              <w:rPr>
                <w:rFonts w:cs="Angsana New"/>
                <w:b w:val="0"/>
                <w:bCs/>
                <w:cs/>
                <w:lang w:bidi="th-TH"/>
              </w:rPr>
              <w:t>”</w:t>
            </w:r>
            <w:r>
              <w:rPr>
                <w:rFonts w:cs="Angsana New"/>
                <w:bCs/>
                <w:cs/>
                <w:lang w:bidi="th-TH"/>
              </w:rPr>
              <w:t xml:space="preserve"> </w:t>
            </w:r>
            <w:r>
              <w:rPr>
                <w:rFonts w:hint="cs" w:cs="Angsana New"/>
                <w:cs/>
                <w:lang w:bidi="th-TH"/>
              </w:rPr>
              <w:t xml:space="preserve">เมื่อมีการเพิ่มข้อมูลในแต่ละ </w:t>
            </w:r>
            <w:r w:rsidRPr="00135463">
              <w:rPr>
                <w:b w:val="0"/>
                <w:bCs/>
              </w:rPr>
              <w:t>Section</w:t>
            </w:r>
          </w:p>
          <w:p w:rsidR="00CA5CE5" w:rsidP="00CA5CE5" w:rsidRDefault="00CA5CE5" w14:paraId="049066FA" w14:textId="02FD5B6E">
            <w:r w:rsidRPr="00135463">
              <w:rPr>
                <w:rFonts w:cs="Angsana New"/>
                <w:cs/>
              </w:rPr>
              <w:t>ถ้าไม่ใช่</w:t>
            </w:r>
            <w:r>
              <w:rPr>
                <w:rFonts w:hint="cs" w:cs="Angsana New"/>
                <w:cs/>
              </w:rPr>
              <w:t xml:space="preserve">จะ </w:t>
            </w:r>
            <w:r>
              <w:t xml:space="preserve">Default </w:t>
            </w:r>
            <w:r>
              <w:rPr>
                <w:rFonts w:hint="cs"/>
                <w:cs/>
              </w:rPr>
              <w:t xml:space="preserve">แสดงข้อมูลตาม </w:t>
            </w:r>
            <w:r>
              <w:t>Tab Section Deduct Success</w:t>
            </w:r>
          </w:p>
        </w:tc>
      </w:tr>
      <w:tr w:rsidRPr="008979A8" w:rsidR="00CA5CE5" w:rsidTr="00400BFB" w14:paraId="4AA29B22" w14:textId="77777777">
        <w:trPr>
          <w:trHeight w:val="111"/>
        </w:trPr>
        <w:tc>
          <w:tcPr>
            <w:tcW w:w="5000" w:type="pct"/>
            <w:gridSpan w:val="7"/>
            <w:shd w:val="clear" w:color="auto" w:fill="C2D69B" w:themeFill="accent3" w:themeFillTint="99"/>
          </w:tcPr>
          <w:p w:rsidR="00CA5CE5" w:rsidP="00CA5CE5" w:rsidRDefault="00CA5CE5" w14:paraId="6B417E99" w14:textId="31B2FCA1">
            <w:pPr>
              <w:pStyle w:val="HeaderTable"/>
            </w:pPr>
            <w:r>
              <w:t>Internet Section</w:t>
            </w:r>
          </w:p>
        </w:tc>
      </w:tr>
      <w:tr w:rsidRPr="008979A8" w:rsidR="00CA5CE5" w:rsidTr="00400BFB" w14:paraId="5D3E202E" w14:textId="77777777">
        <w:trPr>
          <w:trHeight w:val="243"/>
        </w:trPr>
        <w:tc>
          <w:tcPr>
            <w:tcW w:w="847" w:type="pct"/>
            <w:gridSpan w:val="3"/>
            <w:shd w:val="clear" w:color="auto" w:fill="FFFFFF" w:themeFill="background1"/>
          </w:tcPr>
          <w:p w:rsidR="00CA5CE5" w:rsidP="00CA5CE5" w:rsidRDefault="00CA5CE5" w14:paraId="4E0E5FE5" w14:textId="28A06372">
            <w:r>
              <w:t>Copy From Deduct Success</w:t>
            </w:r>
          </w:p>
        </w:tc>
        <w:tc>
          <w:tcPr>
            <w:tcW w:w="1079" w:type="pct"/>
          </w:tcPr>
          <w:p w:rsidR="00CA5CE5" w:rsidP="00CA5CE5" w:rsidRDefault="00CA5CE5" w14:paraId="1881A0FF" w14:textId="2C13C6A3">
            <w:r>
              <w:t>Button</w:t>
            </w:r>
          </w:p>
        </w:tc>
        <w:tc>
          <w:tcPr>
            <w:tcW w:w="3074" w:type="pct"/>
            <w:gridSpan w:val="3"/>
          </w:tcPr>
          <w:p w:rsidR="00CA5CE5" w:rsidP="00CA5CE5" w:rsidRDefault="00CA5CE5" w14:paraId="0DB813DD" w14:textId="14F1CDC9">
            <w:r>
              <w:t xml:space="preserve">Visible </w:t>
            </w:r>
            <w:r>
              <w:rPr>
                <w:rFonts w:hint="cs"/>
                <w:cs/>
              </w:rPr>
              <w:t xml:space="preserve">เมื่อ </w:t>
            </w:r>
            <w:r>
              <w:t xml:space="preserve">deductType </w:t>
            </w:r>
            <w:r>
              <w:rPr>
                <w:rFonts w:cs="CordiaUPC"/>
                <w:cs/>
              </w:rPr>
              <w:t>= “</w:t>
            </w:r>
            <w:r>
              <w:t>Deduct Fail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และ </w:t>
            </w:r>
            <w:r>
              <w:rPr>
                <w:rFonts w:cs="CordiaUPC"/>
                <w:cs/>
              </w:rPr>
              <w:t>“</w:t>
            </w:r>
            <w:r w:rsidR="001052EB">
              <w:t>Partia</w:t>
            </w:r>
            <w:r>
              <w:t>l Step</w:t>
            </w:r>
            <w:r>
              <w:rPr>
                <w:rFonts w:cs="CordiaUPC"/>
                <w:cs/>
              </w:rPr>
              <w:t>”</w:t>
            </w:r>
          </w:p>
          <w:p w:rsidR="00CA5CE5" w:rsidP="00CA5CE5" w:rsidRDefault="00CA5CE5" w14:paraId="3F97EF16" w14:textId="2AC2087A">
            <w:pPr>
              <w:rPr>
                <w:rFonts w:cs="Angsana New"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deductType </w:t>
            </w:r>
            <w:r>
              <w:rPr>
                <w:rFonts w:cs="CordiaUPC"/>
                <w:cs/>
              </w:rPr>
              <w:t>= “</w:t>
            </w:r>
            <w:r>
              <w:t>Deduct Fail</w:t>
            </w:r>
            <w:r>
              <w:rPr>
                <w:rFonts w:cs="CordiaUPC"/>
                <w:cs/>
              </w:rPr>
              <w:t>”</w:t>
            </w:r>
            <w:r>
              <w:rPr>
                <w:rFonts w:hint="cs"/>
                <w:cs/>
              </w:rPr>
              <w:t xml:space="preserve"> เมื่อคลิกให้ </w:t>
            </w:r>
            <w:r>
              <w:t xml:space="preserve">Copy </w:t>
            </w:r>
            <w:r>
              <w:rPr>
                <w:rFonts w:hint="cs"/>
                <w:cs/>
              </w:rPr>
              <w:t xml:space="preserve">ข้อมูลดังต่อไปนี้พร้อมทั้ง </w:t>
            </w:r>
            <w:r>
              <w:t xml:space="preserve">Default </w:t>
            </w:r>
            <w:r>
              <w:rPr>
                <w:rFonts w:hint="cs"/>
                <w:cs/>
              </w:rPr>
              <w:t xml:space="preserve">ค่า </w:t>
            </w:r>
            <w:r>
              <w:t xml:space="preserve">deductType </w:t>
            </w:r>
            <w:r>
              <w:rPr>
                <w:rFonts w:cs="Angsana New"/>
                <w:cs/>
              </w:rPr>
              <w:t>= “</w:t>
            </w:r>
            <w:r>
              <w:t>Deduct Fail</w:t>
            </w:r>
            <w:r>
              <w:rPr>
                <w:rFonts w:cs="Angsana New"/>
                <w:cs/>
              </w:rPr>
              <w:t>”</w:t>
            </w:r>
          </w:p>
          <w:p w:rsidR="00CA5CE5" w:rsidP="00CA5CE5" w:rsidRDefault="00CA5CE5" w14:paraId="12719B4B" w14:textId="77777777">
            <w:pPr>
              <w:pStyle w:val="ListParagraph"/>
              <w:numPr>
                <w:ilvl w:val="0"/>
                <w:numId w:val="361"/>
              </w:numPr>
            </w:pPr>
            <w:r>
              <w:t>Internet Table</w:t>
            </w:r>
          </w:p>
          <w:p w:rsidR="00CA5CE5" w:rsidP="00CA5CE5" w:rsidRDefault="00CA5CE5" w14:paraId="2B5F38E8" w14:textId="16379008">
            <w:pPr>
              <w:rPr>
                <w:rFonts w:cs="Angsana New"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deductType </w:t>
            </w:r>
            <w:r>
              <w:rPr>
                <w:rFonts w:cs="CordiaUPC"/>
                <w:cs/>
              </w:rPr>
              <w:t>= “</w:t>
            </w:r>
            <w:r w:rsidRPr="00C73BAE" w:rsidR="001052EB">
              <w:t xml:space="preserve">Partial </w:t>
            </w:r>
            <w:r>
              <w:t>Step</w:t>
            </w:r>
            <w:r>
              <w:rPr>
                <w:rFonts w:cs="CordiaUPC"/>
                <w:cs/>
              </w:rPr>
              <w:t>”</w:t>
            </w:r>
            <w:r>
              <w:rPr>
                <w:rFonts w:hint="cs"/>
                <w:cs/>
              </w:rPr>
              <w:t xml:space="preserve"> เมื่อคลิกให้ </w:t>
            </w:r>
            <w:r>
              <w:t xml:space="preserve">Copy </w:t>
            </w:r>
            <w:r>
              <w:rPr>
                <w:rFonts w:hint="cs"/>
                <w:cs/>
              </w:rPr>
              <w:t xml:space="preserve">ข้อมูลดังต่อไปนี้พร้อมทั้ง </w:t>
            </w:r>
            <w:r>
              <w:t xml:space="preserve">Default </w:t>
            </w:r>
            <w:r>
              <w:rPr>
                <w:rFonts w:hint="cs"/>
                <w:cs/>
              </w:rPr>
              <w:t xml:space="preserve">ค่า </w:t>
            </w:r>
            <w:r>
              <w:t xml:space="preserve">deductType </w:t>
            </w:r>
            <w:r>
              <w:rPr>
                <w:rFonts w:cs="Angsana New"/>
                <w:cs/>
              </w:rPr>
              <w:t>= “</w:t>
            </w:r>
            <w:r w:rsidRPr="00C73BAE" w:rsidR="001052EB">
              <w:t xml:space="preserve">Partial </w:t>
            </w:r>
            <w:r>
              <w:t>Step</w:t>
            </w:r>
            <w:r>
              <w:rPr>
                <w:rFonts w:cs="Angsana New"/>
                <w:cs/>
              </w:rPr>
              <w:t>”</w:t>
            </w:r>
          </w:p>
          <w:p w:rsidR="00CA5CE5" w:rsidP="00CA5CE5" w:rsidRDefault="00CA5CE5" w14:paraId="400A1115" w14:textId="7F16D9A5">
            <w:pPr>
              <w:pStyle w:val="ListParagraph"/>
              <w:numPr>
                <w:ilvl w:val="0"/>
                <w:numId w:val="361"/>
              </w:numPr>
            </w:pPr>
            <w:r>
              <w:t>Internet Table</w:t>
            </w:r>
          </w:p>
        </w:tc>
      </w:tr>
      <w:tr w:rsidRPr="008979A8" w:rsidR="00CA5CE5" w:rsidTr="00400BFB" w14:paraId="3D02CCCD" w14:textId="77777777">
        <w:trPr>
          <w:trHeight w:val="243"/>
        </w:trPr>
        <w:tc>
          <w:tcPr>
            <w:tcW w:w="5000" w:type="pct"/>
            <w:gridSpan w:val="7"/>
            <w:shd w:val="clear" w:color="auto" w:fill="C2D69B" w:themeFill="accent3" w:themeFillTint="99"/>
          </w:tcPr>
          <w:p w:rsidR="00CA5CE5" w:rsidP="00CA5CE5" w:rsidRDefault="00CA5CE5" w14:paraId="21F48799" w14:textId="714EE030">
            <w:pPr>
              <w:pStyle w:val="HeaderTable"/>
            </w:pPr>
            <w:r>
              <w:t>Internet Table Section</w:t>
            </w:r>
          </w:p>
        </w:tc>
      </w:tr>
      <w:tr w:rsidRPr="008979A8" w:rsidR="00D729F9" w:rsidTr="00400BFB" w14:paraId="23E6F4C3" w14:textId="77777777">
        <w:trPr>
          <w:trHeight w:val="243"/>
        </w:trPr>
        <w:tc>
          <w:tcPr>
            <w:tcW w:w="830" w:type="pct"/>
          </w:tcPr>
          <w:p w:rsidR="00D729F9" w:rsidP="00CA5CE5" w:rsidRDefault="00D729F9" w14:paraId="6CB58631" w14:textId="57A2E02B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Usage Localize</w:t>
            </w:r>
            <w:r w:rsidR="000D224E">
              <w:rPr>
                <w:rFonts w:cs="CordiaUPC"/>
                <w:szCs w:val="36"/>
              </w:rPr>
              <w:t>d</w:t>
            </w:r>
          </w:p>
        </w:tc>
        <w:tc>
          <w:tcPr>
            <w:tcW w:w="1096" w:type="pct"/>
            <w:gridSpan w:val="3"/>
          </w:tcPr>
          <w:p w:rsidR="00D729F9" w:rsidP="00CA5CE5" w:rsidRDefault="00D729F9" w14:paraId="0AEA0721" w14:textId="77777777"/>
        </w:tc>
        <w:tc>
          <w:tcPr>
            <w:tcW w:w="3074" w:type="pct"/>
            <w:gridSpan w:val="3"/>
          </w:tcPr>
          <w:p w:rsidR="00D729F9" w:rsidP="00D729F9" w:rsidRDefault="00D729F9" w14:paraId="2FE5A69C" w14:textId="77777777">
            <w:pPr>
              <w:spacing w:after="0"/>
            </w:pPr>
            <w:r w:rsidRPr="00BD6930">
              <w:rPr>
                <w:rFonts w:cs="Angsana New"/>
                <w:cs/>
              </w:rPr>
              <w:t xml:space="preserve">แสดงข้อมูลใน </w:t>
            </w:r>
            <w:r w:rsidRPr="00BD6930">
              <w:rPr>
                <w:rFonts w:cs="CordiaUPC"/>
              </w:rPr>
              <w:t>Format</w:t>
            </w:r>
          </w:p>
          <w:p w:rsidR="00D729F9" w:rsidP="00D729F9" w:rsidRDefault="00D729F9" w14:paraId="3769A60A" w14:textId="1E7EB893">
            <w:pPr>
              <w:spacing w:after="0"/>
              <w:rPr>
                <w:rFonts w:cs="Angsana New"/>
              </w:rPr>
            </w:pPr>
            <w:r>
              <w:rPr>
                <w:rFonts w:cs="CordiaUPC"/>
              </w:rPr>
              <w:t>usageLocalize</w:t>
            </w:r>
            <w:r w:rsidR="000D224E">
              <w:rPr>
                <w:rFonts w:cs="CordiaUPC"/>
              </w:rPr>
              <w:t>d</w:t>
            </w:r>
            <w:r>
              <w:rPr>
                <w:rFonts w:cs="CordiaUPC"/>
              </w:rPr>
              <w:t>Flag</w:t>
            </w:r>
          </w:p>
          <w:p w:rsidRPr="00BD6930" w:rsidR="00C261EE" w:rsidP="00D729F9" w:rsidRDefault="00C261EE" w14:paraId="4F20443F" w14:textId="6B13AE5D">
            <w:pPr>
              <w:spacing w:after="0"/>
              <w:rPr>
                <w:rFonts w:cs="Angsana New"/>
              </w:rPr>
            </w:pPr>
            <w:r>
              <w:rPr>
                <w:rFonts w:cs="Angsana New"/>
              </w:rPr>
              <w:t xml:space="preserve">Visible </w:t>
            </w:r>
            <w:r>
              <w:rPr>
                <w:rFonts w:hint="cs" w:cs="Angsana New"/>
                <w:cs/>
              </w:rPr>
              <w:t xml:space="preserve">เมื่อ </w:t>
            </w:r>
            <w:r>
              <w:rPr>
                <w:rFonts w:cs="Angsana New"/>
              </w:rPr>
              <w:t xml:space="preserve">product class </w:t>
            </w:r>
            <w:r>
              <w:rPr>
                <w:rFonts w:cs="CordiaUPC"/>
                <w:cs/>
              </w:rPr>
              <w:t>=”</w:t>
            </w:r>
            <w:r>
              <w:rPr>
                <w:rFonts w:cs="Angsana New"/>
              </w:rPr>
              <w:t>pre</w:t>
            </w:r>
            <w:r>
              <w:rPr>
                <w:rFonts w:cs="CordiaUPC"/>
                <w:cs/>
              </w:rPr>
              <w:t>-</w:t>
            </w:r>
            <w:r>
              <w:rPr>
                <w:rFonts w:cs="Angsana New"/>
              </w:rPr>
              <w:t>paid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และ </w:t>
            </w:r>
            <w:r>
              <w:rPr>
                <w:rFonts w:cs="Angsana New"/>
              </w:rPr>
              <w:t xml:space="preserve">customer type </w:t>
            </w:r>
            <w:r>
              <w:rPr>
                <w:rFonts w:cs="CordiaUPC"/>
                <w:cs/>
              </w:rPr>
              <w:t>= “</w:t>
            </w:r>
            <w:r>
              <w:rPr>
                <w:rFonts w:cs="Angsana New"/>
              </w:rPr>
              <w:t>On</w:t>
            </w:r>
            <w:r>
              <w:rPr>
                <w:rFonts w:cs="CordiaUPC"/>
                <w:cs/>
              </w:rPr>
              <w:t>-</w:t>
            </w:r>
            <w:r>
              <w:rPr>
                <w:rFonts w:cs="Angsana New"/>
              </w:rPr>
              <w:t xml:space="preserve">Top </w:t>
            </w:r>
            <w:r>
              <w:rPr>
                <w:rFonts w:hint="cs" w:cs="Angsana New"/>
                <w:cs/>
              </w:rPr>
              <w:t xml:space="preserve">หรือ </w:t>
            </w:r>
            <w:r>
              <w:rPr>
                <w:rFonts w:cs="Angsana New"/>
              </w:rPr>
              <w:t>On</w:t>
            </w:r>
            <w:r>
              <w:rPr>
                <w:rFonts w:cs="CordiaUPC"/>
                <w:cs/>
              </w:rPr>
              <w:t>-</w:t>
            </w:r>
            <w:r>
              <w:rPr>
                <w:rFonts w:cs="Angsana New"/>
              </w:rPr>
              <w:t>Top Extra</w:t>
            </w:r>
            <w:r>
              <w:rPr>
                <w:rFonts w:cs="CordiaUPC"/>
                <w:cs/>
              </w:rPr>
              <w:t>”</w:t>
            </w:r>
          </w:p>
        </w:tc>
      </w:tr>
      <w:tr w:rsidRPr="008979A8" w:rsidR="00CA5CE5" w:rsidTr="00400BFB" w14:paraId="7B316CCA" w14:textId="77777777">
        <w:trPr>
          <w:trHeight w:val="243"/>
        </w:trPr>
        <w:tc>
          <w:tcPr>
            <w:tcW w:w="830" w:type="pct"/>
          </w:tcPr>
          <w:p w:rsidR="00CA5CE5" w:rsidP="00CA5CE5" w:rsidRDefault="00CA5CE5" w14:paraId="371B98B7" w14:textId="30FF91B6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Quota Type</w:t>
            </w:r>
          </w:p>
        </w:tc>
        <w:tc>
          <w:tcPr>
            <w:tcW w:w="1096" w:type="pct"/>
            <w:gridSpan w:val="3"/>
          </w:tcPr>
          <w:p w:rsidR="00CA5CE5" w:rsidP="00CA5CE5" w:rsidRDefault="00CA5CE5" w14:paraId="38BE86DD" w14:textId="77777777"/>
        </w:tc>
        <w:tc>
          <w:tcPr>
            <w:tcW w:w="3074" w:type="pct"/>
            <w:gridSpan w:val="3"/>
          </w:tcPr>
          <w:p w:rsidR="00CA5CE5" w:rsidP="00CA5CE5" w:rsidRDefault="00CA5CE5" w14:paraId="6D4B3E87" w14:textId="7AAAB434">
            <w:pPr>
              <w:spacing w:after="0"/>
            </w:pPr>
            <w:r w:rsidRPr="00BD6930">
              <w:rPr>
                <w:rFonts w:cs="Angsana New"/>
                <w:cs/>
              </w:rPr>
              <w:t xml:space="preserve">แสดงข้อมูลใน </w:t>
            </w:r>
            <w:r w:rsidRPr="00BD6930">
              <w:rPr>
                <w:rFonts w:cs="CordiaUPC"/>
              </w:rPr>
              <w:t>Format</w:t>
            </w:r>
          </w:p>
          <w:p w:rsidRPr="00BD6930" w:rsidR="00CA5CE5" w:rsidP="00CA5CE5" w:rsidRDefault="00CA5CE5" w14:paraId="004892B9" w14:textId="2BB9B14F">
            <w:pPr>
              <w:spacing w:after="0"/>
              <w:rPr>
                <w:rFonts w:cs="CordiaUPC"/>
                <w:cs/>
              </w:rPr>
            </w:pPr>
            <w:r>
              <w:t>internetQuotaType</w:t>
            </w:r>
          </w:p>
        </w:tc>
      </w:tr>
      <w:tr w:rsidRPr="008979A8" w:rsidR="00CA5CE5" w:rsidTr="00400BFB" w14:paraId="64471768" w14:textId="77777777">
        <w:trPr>
          <w:trHeight w:val="243"/>
        </w:trPr>
        <w:tc>
          <w:tcPr>
            <w:tcW w:w="830" w:type="pct"/>
          </w:tcPr>
          <w:p w:rsidR="00CA5CE5" w:rsidP="00CA5CE5" w:rsidRDefault="00CA5CE5" w14:paraId="2CD292B4" w14:textId="4A68AC15">
            <w:r>
              <w:rPr>
                <w:rFonts w:cs="CordiaUPC"/>
                <w:szCs w:val="36"/>
              </w:rPr>
              <w:t>Quota</w:t>
            </w:r>
          </w:p>
        </w:tc>
        <w:tc>
          <w:tcPr>
            <w:tcW w:w="1096" w:type="pct"/>
            <w:gridSpan w:val="3"/>
          </w:tcPr>
          <w:p w:rsidR="00CA5CE5" w:rsidP="00CA5CE5" w:rsidRDefault="00CA5CE5" w14:paraId="2552C9E6" w14:textId="77777777"/>
        </w:tc>
        <w:tc>
          <w:tcPr>
            <w:tcW w:w="3074" w:type="pct"/>
            <w:gridSpan w:val="3"/>
          </w:tcPr>
          <w:p w:rsidRPr="00405519" w:rsidR="00CA5CE5" w:rsidP="00CA5CE5" w:rsidRDefault="00CA5CE5" w14:paraId="4FDEC013" w14:textId="2C9E7061">
            <w:pPr>
              <w:spacing w:after="0"/>
              <w:rPr>
                <w:rFonts w:cs="CordiaUPC"/>
              </w:rPr>
            </w:pPr>
            <w:r w:rsidRPr="00BD6930">
              <w:rPr>
                <w:rFonts w:cs="Angsana New"/>
                <w:cs/>
              </w:rPr>
              <w:t xml:space="preserve">แสดงข้อมูลใน </w:t>
            </w:r>
            <w:r w:rsidRPr="00BD6930">
              <w:rPr>
                <w:rFonts w:cs="CordiaUPC"/>
              </w:rPr>
              <w:t>Format</w:t>
            </w:r>
          </w:p>
          <w:p w:rsidR="00CA5CE5" w:rsidP="00CA5CE5" w:rsidRDefault="00CA5CE5" w14:paraId="6FC01C40" w14:textId="77777777">
            <w:pPr>
              <w:spacing w:after="0"/>
              <w:rPr>
                <w:rFonts w:ascii="Angsana New" w:hAnsi="Angsana New" w:cs="Angsana New"/>
              </w:rPr>
            </w:pPr>
            <w:r>
              <w:rPr>
                <w:rFonts w:hint="cs" w:cs="Angsana New"/>
                <w:cs/>
              </w:rPr>
              <w:t xml:space="preserve">ถ้า </w:t>
            </w:r>
            <w:r w:rsidRPr="00764EF0">
              <w:rPr>
                <w:rFonts w:cs="CordiaUPC"/>
              </w:rPr>
              <w:t>internetQuotaType</w:t>
            </w:r>
            <w:r w:rsidRPr="00764EF0">
              <w:rPr>
                <w:rFonts w:cs="Angsana New"/>
                <w:cs/>
              </w:rPr>
              <w:t xml:space="preserve"> </w:t>
            </w:r>
            <w:r w:rsidRPr="00764EF0">
              <w:rPr>
                <w:rFonts w:hint="cs" w:ascii="Angsana New" w:hAnsi="Angsana New" w:cs="Angsana New"/>
                <w:cs/>
              </w:rPr>
              <w:t xml:space="preserve">มีค่าที่ </w:t>
            </w:r>
            <w:r w:rsidRPr="00764EF0">
              <w:rPr>
                <w:rFonts w:ascii="Angsana New" w:hAnsi="Angsana New" w:cs="Angsana New"/>
              </w:rPr>
              <w:t>lov_val3</w:t>
            </w:r>
            <w:r w:rsidRPr="00764EF0">
              <w:rPr>
                <w:rFonts w:hint="cs" w:ascii="Angsana New" w:hAnsi="Angsana New" w:cs="Angsana New"/>
                <w:cs/>
              </w:rPr>
              <w:t xml:space="preserve"> ประกอบด้วย</w:t>
            </w:r>
          </w:p>
          <w:p w:rsidR="00CA5CE5" w:rsidP="00CA5CE5" w:rsidRDefault="00CA5CE5" w14:paraId="3808BE6F" w14:textId="0C9BBF3B">
            <w:pPr>
              <w:pStyle w:val="ListParagraph"/>
              <w:numPr>
                <w:ilvl w:val="0"/>
                <w:numId w:val="153"/>
              </w:numPr>
              <w:rPr>
                <w:rFonts w:cs="CordiaUPC"/>
              </w:rPr>
            </w:pPr>
            <w:r>
              <w:rPr>
                <w:rFonts w:cs="CordiaUPC"/>
              </w:rPr>
              <w:t>Quota</w:t>
            </w:r>
          </w:p>
          <w:p w:rsidR="001F2996" w:rsidP="001F2996" w:rsidRDefault="00CA5CE5" w14:paraId="60FCC687" w14:textId="77777777">
            <w:pPr>
              <w:pStyle w:val="ListParagraph"/>
              <w:rPr>
                <w:rFonts w:cs="CordiaUPC"/>
              </w:rPr>
            </w:pPr>
            <w:r>
              <w:rPr>
                <w:rFonts w:cs="CordiaUPC"/>
              </w:rPr>
              <w:t>{internetQuota}</w:t>
            </w:r>
            <w:r w:rsidR="001F2996">
              <w:rPr>
                <w:rFonts w:cs="CordiaUPC"/>
                <w:cs/>
              </w:rPr>
              <w:t xml:space="preserve"> </w:t>
            </w:r>
          </w:p>
          <w:p w:rsidRPr="00454247" w:rsidR="001F2996" w:rsidP="00454247" w:rsidRDefault="001F2996" w14:paraId="63F2DE3C" w14:textId="07F87067">
            <w:pPr>
              <w:pStyle w:val="ListParagraph"/>
              <w:rPr>
                <w:rFonts w:cs="CordiaUPC"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>daily</w:t>
            </w:r>
            <w:r>
              <w:rPr>
                <w:rFonts w:hint="cs"/>
                <w:cs/>
              </w:rPr>
              <w:t xml:space="preserve"> และ </w:t>
            </w:r>
            <w:r>
              <w:t xml:space="preserve">dailyUnit </w:t>
            </w:r>
            <w:r>
              <w:rPr>
                <w:rFonts w:hint="cs"/>
                <w:cs/>
              </w:rPr>
              <w:t>มีค่า</w:t>
            </w:r>
          </w:p>
          <w:p w:rsidR="001F2996" w:rsidP="001F2996" w:rsidRDefault="001F2996" w14:paraId="5949168C" w14:textId="77449AC8">
            <w:pPr>
              <w:pStyle w:val="ListParagraph"/>
              <w:rPr>
                <w:rFonts w:cs="CordiaUPC"/>
              </w:rPr>
            </w:pPr>
            <w:r>
              <w:rPr>
                <w:rFonts w:hint="cs"/>
                <w:cs/>
              </w:rPr>
              <w:t xml:space="preserve"> </w:t>
            </w:r>
            <w:r>
              <w:rPr>
                <w:rFonts w:cs="CordiaUPC"/>
                <w:cs/>
              </w:rPr>
              <w:t>+ “</w:t>
            </w:r>
            <w:r>
              <w:t>Usage</w:t>
            </w:r>
            <w:r>
              <w:rPr>
                <w:rFonts w:cs="CordiaUPC"/>
                <w:cs/>
              </w:rPr>
              <w:t xml:space="preserve">: ” + </w:t>
            </w:r>
            <w:r>
              <w:t xml:space="preserve">{daily}{dailyUnit} </w:t>
            </w:r>
            <w:r>
              <w:rPr>
                <w:rFonts w:cs="CordiaUPC"/>
                <w:cs/>
              </w:rPr>
              <w:t xml:space="preserve">+ “”/ </w:t>
            </w:r>
            <w:r>
              <w:t>Day</w:t>
            </w:r>
          </w:p>
          <w:p w:rsidR="00CA5CE5" w:rsidP="00CA5CE5" w:rsidRDefault="00CA5CE5" w14:paraId="6281F3B7" w14:textId="77777777">
            <w:pPr>
              <w:pStyle w:val="ListParagraph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เช่น </w:t>
            </w:r>
            <w:r>
              <w:rPr>
                <w:rFonts w:cs="CordiaUPC"/>
              </w:rPr>
              <w:t>3G</w:t>
            </w:r>
            <w:r>
              <w:rPr>
                <w:rFonts w:cs="Angsana New"/>
                <w:cs/>
              </w:rPr>
              <w:t>/</w:t>
            </w:r>
            <w:r>
              <w:rPr>
                <w:rFonts w:cs="CordiaUPC"/>
              </w:rPr>
              <w:t>4G 1 GB</w:t>
            </w:r>
          </w:p>
          <w:p w:rsidRPr="00952E5C" w:rsidR="001F2996" w:rsidP="00CA5CE5" w:rsidRDefault="001F2996" w14:paraId="74185378" w14:textId="728C91EB">
            <w:pPr>
              <w:pStyle w:val="ListParagraph"/>
              <w:rPr>
                <w:rFonts w:cs="CordiaUPC"/>
                <w:cs/>
              </w:rPr>
            </w:pPr>
            <w:r>
              <w:rPr>
                <w:rFonts w:cs="CordiaUPC"/>
              </w:rPr>
              <w:t>Usage</w:t>
            </w:r>
            <w:r>
              <w:rPr>
                <w:rFonts w:cs="CordiaUPC"/>
                <w:cs/>
              </w:rPr>
              <w:t xml:space="preserve">: </w:t>
            </w:r>
            <w:r w:rsidR="0030383D">
              <w:rPr>
                <w:rFonts w:cs="CordiaUPC"/>
              </w:rPr>
              <w:t>5</w:t>
            </w:r>
            <w:r>
              <w:rPr>
                <w:rFonts w:cs="CordiaUPC"/>
              </w:rPr>
              <w:t xml:space="preserve"> MB</w:t>
            </w:r>
            <w:r>
              <w:rPr>
                <w:rFonts w:cs="CordiaUPC"/>
                <w:cs/>
              </w:rPr>
              <w:t>/</w:t>
            </w:r>
            <w:r>
              <w:rPr>
                <w:rFonts w:cs="CordiaUPC"/>
              </w:rPr>
              <w:t>Day</w:t>
            </w:r>
          </w:p>
        </w:tc>
      </w:tr>
      <w:tr w:rsidRPr="008979A8" w:rsidR="00CA5CE5" w:rsidTr="00400BFB" w14:paraId="60526C0E" w14:textId="77777777">
        <w:trPr>
          <w:trHeight w:val="243"/>
        </w:trPr>
        <w:tc>
          <w:tcPr>
            <w:tcW w:w="830" w:type="pct"/>
          </w:tcPr>
          <w:p w:rsidR="00CA5CE5" w:rsidP="00CA5CE5" w:rsidRDefault="00CA5CE5" w14:paraId="40E976EA" w14:textId="130E7F55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Speed</w:t>
            </w:r>
          </w:p>
        </w:tc>
        <w:tc>
          <w:tcPr>
            <w:tcW w:w="1096" w:type="pct"/>
            <w:gridSpan w:val="3"/>
          </w:tcPr>
          <w:p w:rsidR="00CA5CE5" w:rsidP="00CA5CE5" w:rsidRDefault="00CA5CE5" w14:paraId="5783D80E" w14:textId="77777777"/>
        </w:tc>
        <w:tc>
          <w:tcPr>
            <w:tcW w:w="3074" w:type="pct"/>
            <w:gridSpan w:val="3"/>
          </w:tcPr>
          <w:p w:rsidRPr="00BD6930" w:rsidR="00CA5CE5" w:rsidP="00CA5CE5" w:rsidRDefault="00CA5CE5" w14:paraId="185592F7" w14:textId="77777777">
            <w:pPr>
              <w:spacing w:after="0"/>
              <w:rPr>
                <w:rFonts w:cs="CordiaUPC"/>
              </w:rPr>
            </w:pPr>
            <w:r w:rsidRPr="00BD6930">
              <w:rPr>
                <w:rFonts w:cs="Angsana New"/>
                <w:cs/>
              </w:rPr>
              <w:t xml:space="preserve">แสดงข้อมูลใน </w:t>
            </w:r>
            <w:r w:rsidRPr="00BD6930">
              <w:rPr>
                <w:rFonts w:cs="CordiaUPC"/>
              </w:rPr>
              <w:t>Format</w:t>
            </w:r>
          </w:p>
          <w:p w:rsidR="00CA5CE5" w:rsidP="00CA5CE5" w:rsidRDefault="00CA5CE5" w14:paraId="2B632A0E" w14:textId="77777777">
            <w:pPr>
              <w:spacing w:after="0"/>
              <w:rPr>
                <w:rFonts w:ascii="Angsana New" w:hAnsi="Angsana New" w:cs="Angsana New"/>
              </w:rPr>
            </w:pPr>
            <w:r>
              <w:rPr>
                <w:rFonts w:hint="cs" w:cs="Angsana New"/>
                <w:cs/>
              </w:rPr>
              <w:t xml:space="preserve">ถ้า </w:t>
            </w:r>
            <w:r w:rsidRPr="00764EF0">
              <w:rPr>
                <w:rFonts w:cs="CordiaUPC"/>
              </w:rPr>
              <w:t>internetQuotaType</w:t>
            </w:r>
            <w:r w:rsidRPr="00764EF0">
              <w:rPr>
                <w:rFonts w:cs="Angsana New"/>
                <w:cs/>
              </w:rPr>
              <w:t xml:space="preserve"> </w:t>
            </w:r>
            <w:r w:rsidRPr="00764EF0">
              <w:rPr>
                <w:rFonts w:hint="cs" w:ascii="Angsana New" w:hAnsi="Angsana New" w:cs="Angsana New"/>
                <w:cs/>
              </w:rPr>
              <w:t xml:space="preserve">มีค่าที่ </w:t>
            </w:r>
            <w:r w:rsidRPr="00764EF0">
              <w:rPr>
                <w:rFonts w:ascii="Angsana New" w:hAnsi="Angsana New" w:cs="Angsana New"/>
              </w:rPr>
              <w:t>lov_val3</w:t>
            </w:r>
            <w:r w:rsidRPr="00764EF0">
              <w:rPr>
                <w:rFonts w:hint="cs" w:ascii="Angsana New" w:hAnsi="Angsana New" w:cs="Angsana New"/>
                <w:cs/>
              </w:rPr>
              <w:t xml:space="preserve"> ประกอบด้วย</w:t>
            </w:r>
          </w:p>
          <w:p w:rsidR="00CA5CE5" w:rsidP="00CA5CE5" w:rsidRDefault="00CA5CE5" w14:paraId="3E9A94B1" w14:textId="351B59CE">
            <w:pPr>
              <w:pStyle w:val="ListParagraph"/>
              <w:numPr>
                <w:ilvl w:val="0"/>
                <w:numId w:val="153"/>
              </w:numPr>
              <w:rPr>
                <w:rFonts w:cs="CordiaUPC"/>
              </w:rPr>
            </w:pPr>
            <w:r>
              <w:rPr>
                <w:rFonts w:cs="CordiaUPC"/>
              </w:rPr>
              <w:t>Internet</w:t>
            </w:r>
            <w:r w:rsidRPr="00E77461">
              <w:rPr>
                <w:rFonts w:cs="CordiaUPC"/>
              </w:rPr>
              <w:t>Speed</w:t>
            </w:r>
          </w:p>
          <w:p w:rsidR="00CA5CE5" w:rsidP="00CA5CE5" w:rsidRDefault="00CA5CE5" w14:paraId="2073631F" w14:textId="07C441FE">
            <w:pPr>
              <w:pStyle w:val="ListParagraph"/>
              <w:numPr>
                <w:ilvl w:val="1"/>
                <w:numId w:val="153"/>
              </w:numPr>
              <w:rPr>
                <w:rFonts w:cs="CordiaUPC"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internetSpeed </w:t>
            </w:r>
            <w:r>
              <w:rPr>
                <w:rFonts w:hint="cs"/>
                <w:cs/>
              </w:rPr>
              <w:t xml:space="preserve">ที่เลือกมีค่าเป็น </w:t>
            </w:r>
            <w:r>
              <w:rPr>
                <w:cs/>
              </w:rPr>
              <w:t>“</w:t>
            </w:r>
            <w:r>
              <w:t>Max Speed</w:t>
            </w:r>
            <w:r>
              <w:rPr>
                <w:cs/>
              </w:rPr>
              <w:t xml:space="preserve">” </w:t>
            </w:r>
            <w:r>
              <w:rPr>
                <w:rFonts w:cs="CordiaUPC"/>
              </w:rPr>
              <w:t>{</w:t>
            </w:r>
            <w:r>
              <w:t>internetSpeed</w:t>
            </w:r>
            <w:r>
              <w:rPr>
                <w:rFonts w:cs="CordiaUPC"/>
              </w:rPr>
              <w:t>}</w:t>
            </w:r>
          </w:p>
          <w:p w:rsidRPr="00952E5C" w:rsidR="00CA5CE5" w:rsidP="00CA5CE5" w:rsidRDefault="00CA5CE5" w14:paraId="729276E6" w14:textId="3CEDB0F9">
            <w:pPr>
              <w:pStyle w:val="ListParagraph"/>
              <w:ind w:left="1440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เช่น </w:t>
            </w:r>
            <w:r>
              <w:t>Max Speed</w:t>
            </w:r>
          </w:p>
          <w:p w:rsidRPr="00952E5C" w:rsidR="00CA5CE5" w:rsidP="00CA5CE5" w:rsidRDefault="00CA5CE5" w14:paraId="08451819" w14:textId="77777777">
            <w:pPr>
              <w:pStyle w:val="ListParagraph"/>
              <w:numPr>
                <w:ilvl w:val="1"/>
                <w:numId w:val="153"/>
              </w:numPr>
              <w:rPr>
                <w:rFonts w:cs="CordiaUPC"/>
              </w:rPr>
            </w:pPr>
            <w:r>
              <w:rPr>
                <w:rFonts w:hint="cs"/>
                <w:cs/>
              </w:rPr>
              <w:t>ถ้าไม่ใช่</w:t>
            </w:r>
          </w:p>
          <w:p w:rsidR="00CA5CE5" w:rsidP="00CA5CE5" w:rsidRDefault="00CA5CE5" w14:paraId="4CF99BA8" w14:textId="04900485">
            <w:pPr>
              <w:pStyle w:val="ListParagraph"/>
              <w:ind w:left="1440"/>
            </w:pPr>
            <w:r>
              <w:rPr>
                <w:rFonts w:cs="Angsana New"/>
                <w:cs/>
              </w:rPr>
              <w:t xml:space="preserve"> </w:t>
            </w:r>
            <w:r>
              <w:rPr>
                <w:cs/>
              </w:rPr>
              <w:t>“</w:t>
            </w:r>
            <w:r>
              <w:t>Speed</w:t>
            </w:r>
            <w:r>
              <w:rPr>
                <w:cs/>
              </w:rPr>
              <w:t xml:space="preserve"> ” + </w:t>
            </w:r>
            <w:r>
              <w:t xml:space="preserve">{internetSpeed} </w:t>
            </w:r>
          </w:p>
          <w:p w:rsidRPr="00952E5C" w:rsidR="00CA5CE5" w:rsidP="00CA5CE5" w:rsidRDefault="00CA5CE5" w14:paraId="67B94CAE" w14:textId="3BD02C5E">
            <w:pPr>
              <w:pStyle w:val="ListParagraph"/>
              <w:ind w:left="1440"/>
              <w:rPr>
                <w:rFonts w:cs="CordiaUPC"/>
              </w:rPr>
            </w:pPr>
            <w:r>
              <w:rPr>
                <w:rFonts w:hint="cs"/>
                <w:cs/>
              </w:rPr>
              <w:t xml:space="preserve">เช่น </w:t>
            </w:r>
            <w:r>
              <w:t>Speed 6 Mbps</w:t>
            </w:r>
          </w:p>
          <w:p w:rsidR="00CA5CE5" w:rsidP="00CA5CE5" w:rsidRDefault="00CA5CE5" w14:paraId="792E0DED" w14:textId="5749E300">
            <w:pPr>
              <w:pStyle w:val="ListParagraph"/>
              <w:numPr>
                <w:ilvl w:val="0"/>
                <w:numId w:val="153"/>
              </w:numPr>
              <w:spacing w:after="0"/>
              <w:rPr>
                <w:rFonts w:cs="CordiaUPC"/>
              </w:rPr>
            </w:pPr>
            <w:r>
              <w:rPr>
                <w:rFonts w:cs="CordiaUPC"/>
              </w:rPr>
              <w:t>FixedSpeed</w:t>
            </w:r>
          </w:p>
          <w:p w:rsidRPr="00952E5C" w:rsidR="00CA5CE5" w:rsidP="00CA5CE5" w:rsidRDefault="00CA5CE5" w14:paraId="22837F6E" w14:textId="62AE0886">
            <w:pPr>
              <w:pStyle w:val="ListParagraph"/>
              <w:numPr>
                <w:ilvl w:val="1"/>
                <w:numId w:val="153"/>
              </w:numPr>
              <w:spacing w:after="0"/>
              <w:rPr>
                <w:rFonts w:cs="CordiaUPC"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>FixedSpeedPriceTypePattern</w:t>
            </w:r>
            <w:r>
              <w:rPr>
                <w:rFonts w:hint="cs"/>
                <w:cs/>
              </w:rPr>
              <w:t xml:space="preserve"> เป็น </w:t>
            </w:r>
            <w:r>
              <w:rPr>
                <w:cs/>
              </w:rPr>
              <w:t>“</w:t>
            </w:r>
            <w:r>
              <w:t>All</w:t>
            </w:r>
            <w:r>
              <w:rPr>
                <w:cs/>
              </w:rPr>
              <w:t>-</w:t>
            </w:r>
            <w:r>
              <w:t>Time</w:t>
            </w:r>
            <w:r>
              <w:rPr>
                <w:cs/>
              </w:rPr>
              <w:t xml:space="preserve">” </w:t>
            </w:r>
          </w:p>
          <w:p w:rsidRPr="00611354" w:rsidR="00CA5CE5" w:rsidP="00CA5CE5" w:rsidRDefault="00CA5CE5" w14:paraId="52B371AB" w14:textId="3E4E59B7">
            <w:pPr>
              <w:pStyle w:val="ListParagraph"/>
              <w:spacing w:after="0"/>
              <w:ind w:left="2160"/>
              <w:rPr>
                <w:rFonts w:cs="CordiaUPC"/>
              </w:rPr>
            </w:pPr>
            <w:r w:rsidRPr="00611354">
              <w:rPr>
                <w:rFonts w:cs="Angsana New"/>
                <w:cs/>
              </w:rPr>
              <w:t xml:space="preserve">ถ้า </w:t>
            </w:r>
            <w:r w:rsidRPr="00611354">
              <w:rPr>
                <w:rFonts w:cs="CordiaUPC"/>
              </w:rPr>
              <w:t xml:space="preserve">internetSpeed </w:t>
            </w:r>
            <w:r w:rsidRPr="00611354">
              <w:rPr>
                <w:rFonts w:cs="Angsana New"/>
                <w:cs/>
              </w:rPr>
              <w:t>ที่เลือกมีค่าเป็น “</w:t>
            </w:r>
            <w:r w:rsidRPr="00611354">
              <w:rPr>
                <w:rFonts w:cs="CordiaUPC"/>
              </w:rPr>
              <w:t>Max Speed</w:t>
            </w:r>
            <w:r w:rsidRPr="00611354">
              <w:rPr>
                <w:rFonts w:cs="Angsana New"/>
                <w:cs/>
              </w:rPr>
              <w:t xml:space="preserve">” </w:t>
            </w:r>
            <w:r>
              <w:t>{</w:t>
            </w:r>
            <w:r w:rsidRPr="00306600">
              <w:rPr>
                <w:rFonts w:cs="CordiaUPC"/>
              </w:rPr>
              <w:t>f</w:t>
            </w:r>
            <w:r>
              <w:rPr>
                <w:rFonts w:cs="CordiaUPC"/>
              </w:rPr>
              <w:t>ixedSpeedInternetNetworkCoverag</w:t>
            </w:r>
            <w:r>
              <w:t>}</w:t>
            </w:r>
            <w:r>
              <w:rPr>
                <w:rFonts w:cs="Angsana New"/>
                <w:cs/>
              </w:rPr>
              <w:t xml:space="preserve"> </w:t>
            </w:r>
            <w:r w:rsidRPr="00611354">
              <w:rPr>
                <w:rFonts w:cs="CordiaUPC"/>
              </w:rPr>
              <w:t>{internetSpeed}</w:t>
            </w:r>
          </w:p>
          <w:p w:rsidRPr="00611354" w:rsidR="00CA5CE5" w:rsidP="00CA5CE5" w:rsidRDefault="00CA5CE5" w14:paraId="491C8337" w14:textId="5ED485F7">
            <w:pPr>
              <w:pStyle w:val="ListParagraph"/>
              <w:spacing w:after="0"/>
              <w:ind w:left="2160"/>
              <w:rPr>
                <w:rFonts w:cs="CordiaUPC"/>
              </w:rPr>
            </w:pPr>
            <w:r w:rsidRPr="00611354">
              <w:rPr>
                <w:rFonts w:cs="Angsana New"/>
                <w:cs/>
              </w:rPr>
              <w:t xml:space="preserve">เช่น </w:t>
            </w:r>
            <w:r>
              <w:rPr>
                <w:rFonts w:cs="CordiaUPC"/>
              </w:rPr>
              <w:t>4G</w:t>
            </w:r>
            <w:r>
              <w:rPr>
                <w:rFonts w:cs="Angsana New"/>
                <w:cs/>
              </w:rPr>
              <w:t>/</w:t>
            </w:r>
            <w:r>
              <w:rPr>
                <w:rFonts w:cs="CordiaUPC"/>
              </w:rPr>
              <w:t xml:space="preserve">3G </w:t>
            </w:r>
            <w:r w:rsidRPr="00611354">
              <w:rPr>
                <w:rFonts w:cs="CordiaUPC"/>
              </w:rPr>
              <w:t>Max Speed</w:t>
            </w:r>
          </w:p>
          <w:p w:rsidRPr="00611354" w:rsidR="00CA5CE5" w:rsidP="00CA5CE5" w:rsidRDefault="00CA5CE5" w14:paraId="65E2A381" w14:textId="77777777">
            <w:pPr>
              <w:pStyle w:val="ListParagraph"/>
              <w:numPr>
                <w:ilvl w:val="2"/>
                <w:numId w:val="153"/>
              </w:numPr>
              <w:spacing w:after="0"/>
              <w:rPr>
                <w:rFonts w:cs="CordiaUPC"/>
              </w:rPr>
            </w:pPr>
            <w:r w:rsidRPr="00611354">
              <w:rPr>
                <w:rFonts w:cs="Angsana New"/>
                <w:cs/>
              </w:rPr>
              <w:t>ถ้าไม่ใช่</w:t>
            </w:r>
          </w:p>
          <w:p w:rsidRPr="00611354" w:rsidR="00CA5CE5" w:rsidP="00CA5CE5" w:rsidRDefault="00CA5CE5" w14:paraId="42A7737D" w14:textId="1B525B06">
            <w:pPr>
              <w:pStyle w:val="ListParagraph"/>
              <w:spacing w:after="0"/>
              <w:ind w:left="2160"/>
              <w:rPr>
                <w:rFonts w:cs="CordiaUPC"/>
              </w:rPr>
            </w:pPr>
            <w:r w:rsidRPr="00611354"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 xml:space="preserve">Fixed </w:t>
            </w:r>
            <w:r w:rsidRPr="00611354">
              <w:rPr>
                <w:rFonts w:cs="CordiaUPC"/>
              </w:rPr>
              <w:t xml:space="preserve">Speed </w:t>
            </w:r>
            <w:r w:rsidRPr="00611354">
              <w:rPr>
                <w:rFonts w:cs="Angsana New"/>
                <w:cs/>
              </w:rPr>
              <w:t xml:space="preserve">” + </w:t>
            </w:r>
            <w:r w:rsidRPr="00611354">
              <w:rPr>
                <w:rFonts w:cs="CordiaUPC"/>
              </w:rPr>
              <w:t xml:space="preserve">{internetSpeed} </w:t>
            </w:r>
          </w:p>
          <w:p w:rsidRPr="00952E5C" w:rsidR="00CA5CE5" w:rsidP="00CA5CE5" w:rsidRDefault="00CA5CE5" w14:paraId="4989DD30" w14:textId="76117180">
            <w:pPr>
              <w:pStyle w:val="ListParagraph"/>
              <w:spacing w:after="0"/>
              <w:ind w:left="2160"/>
              <w:rPr>
                <w:rFonts w:cs="CordiaUPC"/>
              </w:rPr>
            </w:pPr>
            <w:r w:rsidRPr="00611354">
              <w:rPr>
                <w:rFonts w:cs="Angsana New"/>
                <w:cs/>
              </w:rPr>
              <w:t xml:space="preserve">เช่น </w:t>
            </w:r>
            <w:r>
              <w:rPr>
                <w:rFonts w:cs="CordiaUPC"/>
              </w:rPr>
              <w:t xml:space="preserve">Fixed </w:t>
            </w:r>
            <w:r w:rsidRPr="00611354">
              <w:rPr>
                <w:rFonts w:cs="CordiaUPC"/>
              </w:rPr>
              <w:t>Speed 6 Mbps</w:t>
            </w:r>
          </w:p>
          <w:p w:rsidRPr="00952E5C" w:rsidR="00CA5CE5" w:rsidP="00CA5CE5" w:rsidRDefault="00CA5CE5" w14:paraId="4896505A" w14:textId="0F518C4E">
            <w:pPr>
              <w:pStyle w:val="ListParagraph"/>
              <w:numPr>
                <w:ilvl w:val="1"/>
                <w:numId w:val="153"/>
              </w:numPr>
              <w:spacing w:after="0"/>
              <w:rPr>
                <w:rFonts w:cs="CordiaUPC"/>
              </w:rPr>
            </w:pPr>
            <w:r>
              <w:rPr>
                <w:rFonts w:hint="cs"/>
                <w:cs/>
              </w:rPr>
              <w:t>ถ้า</w:t>
            </w:r>
            <w:r>
              <w:rPr>
                <w:rFonts w:cs="Angsana New"/>
                <w:cs/>
              </w:rPr>
              <w:t xml:space="preserve"> </w:t>
            </w:r>
            <w:r>
              <w:t>FixedSpeedPriceTypePattern</w:t>
            </w:r>
            <w:r>
              <w:rPr>
                <w:rFonts w:hint="cs"/>
                <w:cs/>
              </w:rPr>
              <w:t xml:space="preserve"> เป็น </w:t>
            </w:r>
            <w:r>
              <w:rPr>
                <w:cs/>
              </w:rPr>
              <w:t>“</w:t>
            </w:r>
            <w:r>
              <w:t>Peak</w:t>
            </w:r>
            <w:r>
              <w:rPr>
                <w:cs/>
              </w:rPr>
              <w:t>/</w:t>
            </w:r>
            <w:r>
              <w:t>Off</w:t>
            </w:r>
            <w:r>
              <w:rPr>
                <w:cs/>
              </w:rPr>
              <w:t xml:space="preserve"> </w:t>
            </w:r>
            <w:r>
              <w:t>Peak</w:t>
            </w:r>
            <w:r>
              <w:rPr>
                <w:cs/>
              </w:rPr>
              <w:t>”</w:t>
            </w:r>
          </w:p>
          <w:p w:rsidRPr="00611354" w:rsidR="00CA5CE5" w:rsidP="00CA5CE5" w:rsidRDefault="00CA5CE5" w14:paraId="41565DA6" w14:textId="77777777">
            <w:pPr>
              <w:pStyle w:val="ListParagraph"/>
              <w:numPr>
                <w:ilvl w:val="2"/>
                <w:numId w:val="153"/>
              </w:numPr>
              <w:spacing w:after="0"/>
              <w:rPr>
                <w:rFonts w:cs="CordiaUPC"/>
              </w:rPr>
            </w:pPr>
            <w:r w:rsidRPr="00611354">
              <w:rPr>
                <w:rFonts w:cs="Angsana New"/>
                <w:cs/>
              </w:rPr>
              <w:t xml:space="preserve">ถ้า </w:t>
            </w:r>
            <w:r w:rsidRPr="00611354">
              <w:rPr>
                <w:rFonts w:cs="CordiaUPC"/>
              </w:rPr>
              <w:t xml:space="preserve">internetSpeed </w:t>
            </w:r>
            <w:r w:rsidRPr="00611354">
              <w:rPr>
                <w:rFonts w:cs="Angsana New"/>
                <w:cs/>
              </w:rPr>
              <w:t>ที่เลือกมีค่าเป็น “</w:t>
            </w:r>
            <w:r w:rsidRPr="00611354">
              <w:rPr>
                <w:rFonts w:cs="CordiaUPC"/>
              </w:rPr>
              <w:t>Max Speed</w:t>
            </w:r>
            <w:r w:rsidRPr="00611354">
              <w:rPr>
                <w:rFonts w:cs="Angsana New"/>
                <w:cs/>
              </w:rPr>
              <w:t xml:space="preserve">” </w:t>
            </w:r>
          </w:p>
          <w:p w:rsidRPr="00611354" w:rsidR="00CA5CE5" w:rsidP="00CA5CE5" w:rsidRDefault="00CA5CE5" w14:paraId="29537D00" w14:textId="609A3A44">
            <w:pPr>
              <w:pStyle w:val="ListParagraph"/>
              <w:spacing w:after="0"/>
              <w:ind w:left="2160"/>
              <w:rPr>
                <w:rFonts w:cs="CordiaUPC"/>
              </w:rPr>
            </w:pPr>
            <w:r>
              <w:t>{FixedSpeedFromTiming}</w:t>
            </w:r>
            <w:r>
              <w:rPr>
                <w:cs/>
              </w:rPr>
              <w:t>-</w:t>
            </w:r>
            <w:r>
              <w:t>{FixedSpeedToTiming} {</w:t>
            </w:r>
            <w:r w:rsidRPr="00306600">
              <w:rPr>
                <w:rFonts w:cs="CordiaUPC"/>
              </w:rPr>
              <w:t>fixedSpeedInternetNetworkCoverage</w:t>
            </w:r>
            <w:r>
              <w:t xml:space="preserve">} </w:t>
            </w:r>
            <w:r w:rsidRPr="00611354">
              <w:rPr>
                <w:rFonts w:cs="CordiaUPC"/>
              </w:rPr>
              <w:t>{internetSpeed}</w:t>
            </w:r>
          </w:p>
          <w:p w:rsidRPr="00611354" w:rsidR="00CA5CE5" w:rsidP="00CA5CE5" w:rsidRDefault="00CA5CE5" w14:paraId="02EF3EB9" w14:textId="62845BF7">
            <w:pPr>
              <w:pStyle w:val="ListParagraph"/>
              <w:spacing w:after="0"/>
              <w:ind w:left="2160"/>
              <w:rPr>
                <w:rFonts w:cs="CordiaUPC"/>
              </w:rPr>
            </w:pPr>
            <w:r w:rsidRPr="00611354">
              <w:rPr>
                <w:rFonts w:cs="Angsana New"/>
                <w:cs/>
              </w:rPr>
              <w:t xml:space="preserve">เช่น </w:t>
            </w:r>
            <w:r>
              <w:rPr>
                <w:rFonts w:cs="CordiaUPC"/>
              </w:rPr>
              <w:t>06</w:t>
            </w:r>
            <w:r>
              <w:rPr>
                <w:rFonts w:cs="Angsana New"/>
                <w:cs/>
              </w:rPr>
              <w:t>:</w:t>
            </w:r>
            <w:r>
              <w:rPr>
                <w:rFonts w:cs="CordiaUPC"/>
              </w:rPr>
              <w:t>00</w:t>
            </w:r>
            <w:r>
              <w:rPr>
                <w:rFonts w:cs="Angsana New"/>
                <w:cs/>
              </w:rPr>
              <w:t>:</w:t>
            </w:r>
            <w:r>
              <w:rPr>
                <w:rFonts w:cs="CordiaUPC"/>
              </w:rPr>
              <w:t xml:space="preserve">00 </w:t>
            </w:r>
            <w:r>
              <w:rPr>
                <w:rFonts w:cs="Angsana New"/>
                <w:cs/>
              </w:rPr>
              <w:t xml:space="preserve">– </w:t>
            </w:r>
            <w:r>
              <w:rPr>
                <w:rFonts w:cs="CordiaUPC"/>
              </w:rPr>
              <w:t>18</w:t>
            </w:r>
            <w:r>
              <w:rPr>
                <w:rFonts w:cs="Angsana New"/>
                <w:cs/>
              </w:rPr>
              <w:t>:</w:t>
            </w:r>
            <w:r>
              <w:rPr>
                <w:rFonts w:cs="CordiaUPC"/>
              </w:rPr>
              <w:t>00</w:t>
            </w:r>
            <w:r>
              <w:rPr>
                <w:rFonts w:cs="Angsana New"/>
                <w:cs/>
              </w:rPr>
              <w:t>:</w:t>
            </w:r>
            <w:r>
              <w:rPr>
                <w:rFonts w:cs="CordiaUPC"/>
              </w:rPr>
              <w:t xml:space="preserve">00 4G </w:t>
            </w:r>
            <w:r w:rsidRPr="00611354">
              <w:rPr>
                <w:rFonts w:cs="CordiaUPC"/>
              </w:rPr>
              <w:t>Max Speed</w:t>
            </w:r>
          </w:p>
          <w:p w:rsidRPr="00611354" w:rsidR="00CA5CE5" w:rsidP="00CA5CE5" w:rsidRDefault="00CA5CE5" w14:paraId="2F45EAE4" w14:textId="77777777">
            <w:pPr>
              <w:pStyle w:val="ListParagraph"/>
              <w:numPr>
                <w:ilvl w:val="2"/>
                <w:numId w:val="153"/>
              </w:numPr>
              <w:spacing w:after="0"/>
              <w:rPr>
                <w:rFonts w:cs="CordiaUPC"/>
              </w:rPr>
            </w:pPr>
            <w:r w:rsidRPr="00611354">
              <w:rPr>
                <w:rFonts w:cs="Angsana New"/>
                <w:cs/>
              </w:rPr>
              <w:t>ถ้าไม่ใช่</w:t>
            </w:r>
          </w:p>
          <w:p w:rsidRPr="00611354" w:rsidR="00CA5CE5" w:rsidP="00CA5CE5" w:rsidRDefault="00CA5CE5" w14:paraId="285102B3" w14:textId="74B5C122">
            <w:pPr>
              <w:pStyle w:val="ListParagraph"/>
              <w:spacing w:after="0"/>
              <w:ind w:left="2160"/>
              <w:rPr>
                <w:rFonts w:cs="CordiaUPC"/>
              </w:rPr>
            </w:pPr>
            <w:r>
              <w:t>{FixedSpeedFromTiming}</w:t>
            </w:r>
            <w:r>
              <w:rPr>
                <w:cs/>
              </w:rPr>
              <w:t>-</w:t>
            </w:r>
            <w:r>
              <w:t>{FixedSpeedToTiming}</w:t>
            </w:r>
            <w:r>
              <w:rPr>
                <w:rFonts w:cs="Angsana New"/>
                <w:cs/>
              </w:rPr>
              <w:t xml:space="preserve"> + “ ” + </w:t>
            </w:r>
            <w:r>
              <w:t>{</w:t>
            </w:r>
            <w:r w:rsidRPr="00306600">
              <w:rPr>
                <w:rFonts w:cs="CordiaUPC"/>
              </w:rPr>
              <w:t>fixedSpeedInternetNetworkCoverage</w:t>
            </w:r>
            <w:r>
              <w:t xml:space="preserve">} </w:t>
            </w:r>
            <w:r w:rsidRPr="00611354">
              <w:rPr>
                <w:rFonts w:cs="Angsana New"/>
                <w:cs/>
              </w:rPr>
              <w:t>“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cs="CordiaUPC"/>
              </w:rPr>
              <w:t xml:space="preserve">Fixed </w:t>
            </w:r>
            <w:r w:rsidRPr="00611354">
              <w:rPr>
                <w:rFonts w:cs="CordiaUPC"/>
              </w:rPr>
              <w:t xml:space="preserve">Speed </w:t>
            </w:r>
            <w:r w:rsidRPr="00611354">
              <w:rPr>
                <w:rFonts w:cs="Angsana New"/>
                <w:cs/>
              </w:rPr>
              <w:t xml:space="preserve">” + </w:t>
            </w:r>
            <w:r w:rsidRPr="00611354">
              <w:rPr>
                <w:rFonts w:cs="CordiaUPC"/>
              </w:rPr>
              <w:t xml:space="preserve">{internetSpeed} </w:t>
            </w:r>
          </w:p>
          <w:p w:rsidRPr="00952E5C" w:rsidR="00CA5CE5" w:rsidP="00CA5CE5" w:rsidRDefault="00CA5CE5" w14:paraId="4680414F" w14:textId="3FF3922C">
            <w:pPr>
              <w:pStyle w:val="ListParagraph"/>
              <w:spacing w:after="0"/>
              <w:ind w:left="2160"/>
              <w:rPr>
                <w:rFonts w:cs="CordiaUPC"/>
              </w:rPr>
            </w:pPr>
            <w:r w:rsidRPr="00611354">
              <w:rPr>
                <w:rFonts w:cs="Angsana New"/>
                <w:cs/>
              </w:rPr>
              <w:t xml:space="preserve">เช่น </w:t>
            </w:r>
            <w:r>
              <w:rPr>
                <w:rFonts w:cs="CordiaUPC"/>
              </w:rPr>
              <w:t>06</w:t>
            </w:r>
            <w:r>
              <w:rPr>
                <w:rFonts w:cs="Angsana New"/>
                <w:cs/>
              </w:rPr>
              <w:t>:</w:t>
            </w:r>
            <w:r>
              <w:rPr>
                <w:rFonts w:cs="CordiaUPC"/>
              </w:rPr>
              <w:t>00</w:t>
            </w:r>
            <w:r>
              <w:rPr>
                <w:rFonts w:cs="Angsana New"/>
                <w:cs/>
              </w:rPr>
              <w:t>:</w:t>
            </w:r>
            <w:r>
              <w:rPr>
                <w:rFonts w:cs="CordiaUPC"/>
              </w:rPr>
              <w:t xml:space="preserve">00 </w:t>
            </w:r>
            <w:r>
              <w:rPr>
                <w:rFonts w:cs="Angsana New"/>
                <w:cs/>
              </w:rPr>
              <w:t xml:space="preserve">– </w:t>
            </w:r>
            <w:r>
              <w:rPr>
                <w:rFonts w:cs="CordiaUPC"/>
              </w:rPr>
              <w:t>18</w:t>
            </w:r>
            <w:r>
              <w:rPr>
                <w:rFonts w:cs="Angsana New"/>
                <w:cs/>
              </w:rPr>
              <w:t>:</w:t>
            </w:r>
            <w:r>
              <w:rPr>
                <w:rFonts w:cs="CordiaUPC"/>
              </w:rPr>
              <w:t>00</w:t>
            </w:r>
            <w:r>
              <w:rPr>
                <w:rFonts w:cs="Angsana New"/>
                <w:cs/>
              </w:rPr>
              <w:t>:</w:t>
            </w:r>
            <w:r>
              <w:rPr>
                <w:rFonts w:cs="CordiaUPC"/>
              </w:rPr>
              <w:t>00 4G</w:t>
            </w:r>
            <w:r>
              <w:rPr>
                <w:rFonts w:cs="Angsana New"/>
                <w:cs/>
              </w:rPr>
              <w:t>/</w:t>
            </w:r>
            <w:r>
              <w:rPr>
                <w:rFonts w:cs="CordiaUPC"/>
              </w:rPr>
              <w:t xml:space="preserve">3G Fixed </w:t>
            </w:r>
            <w:r w:rsidRPr="00611354">
              <w:rPr>
                <w:rFonts w:cs="CordiaUPC"/>
              </w:rPr>
              <w:t>Speed 6 Mbps</w:t>
            </w:r>
          </w:p>
          <w:p w:rsidR="00CA5CE5" w:rsidP="00CA5CE5" w:rsidRDefault="00CA5CE5" w14:paraId="54898BD6" w14:textId="77777777">
            <w:pPr>
              <w:pStyle w:val="ListParagraph"/>
              <w:numPr>
                <w:ilvl w:val="0"/>
                <w:numId w:val="153"/>
              </w:numPr>
              <w:rPr>
                <w:rFonts w:cs="CordiaUPC"/>
              </w:rPr>
            </w:pPr>
            <w:r>
              <w:rPr>
                <w:rFonts w:cs="CordiaUPC"/>
              </w:rPr>
              <w:t>ThrottlingSpeed</w:t>
            </w:r>
          </w:p>
          <w:p w:rsidR="00CA5CE5" w:rsidP="00CA5CE5" w:rsidRDefault="00CA5CE5" w14:paraId="76215B15" w14:textId="77777777">
            <w:pPr>
              <w:pStyle w:val="ListParagraph"/>
            </w:pPr>
            <w:r>
              <w:rPr>
                <w:cs/>
              </w:rPr>
              <w:t>“</w:t>
            </w:r>
            <w:r>
              <w:t xml:space="preserve">Throttling </w:t>
            </w:r>
            <w:r>
              <w:rPr>
                <w:cs/>
              </w:rPr>
              <w:t xml:space="preserve">” + </w:t>
            </w:r>
            <w:r>
              <w:t>{InternetThrottlingSpeed}</w:t>
            </w:r>
            <w:r>
              <w:rPr>
                <w:cs/>
              </w:rPr>
              <w:t xml:space="preserve"> </w:t>
            </w:r>
          </w:p>
          <w:p w:rsidR="00CA5CE5" w:rsidP="00CA5CE5" w:rsidRDefault="00CA5CE5" w14:paraId="1A7D45FD" w14:textId="6E3B2BF8">
            <w:pPr>
              <w:pStyle w:val="ListParagraph"/>
            </w:pPr>
            <w:r>
              <w:rPr>
                <w:rFonts w:hint="cs"/>
                <w:cs/>
              </w:rPr>
              <w:t xml:space="preserve">เช่น </w:t>
            </w:r>
            <w:r>
              <w:t>Throttling 256 Kbps</w:t>
            </w:r>
          </w:p>
          <w:p w:rsidR="00C3379B" w:rsidP="00C3379B" w:rsidRDefault="00C3379B" w14:paraId="25A503A7" w14:textId="77777777">
            <w:pPr>
              <w:spacing w:after="0"/>
              <w:rPr>
                <w:rFonts w:ascii="Angsana New" w:hAnsi="Angsana New" w:cs="Angsana New"/>
              </w:rPr>
            </w:pPr>
            <w:r>
              <w:rPr>
                <w:rFonts w:hint="cs" w:cs="Angsana New"/>
                <w:cs/>
              </w:rPr>
              <w:t xml:space="preserve">ถ้า </w:t>
            </w:r>
            <w:r w:rsidRPr="00764EF0">
              <w:rPr>
                <w:rFonts w:cs="CordiaUPC"/>
              </w:rPr>
              <w:t>internetQuotaType</w:t>
            </w:r>
            <w:r w:rsidRPr="00764EF0">
              <w:rPr>
                <w:rFonts w:cs="Angsana New"/>
                <w:cs/>
              </w:rPr>
              <w:t xml:space="preserve"> </w:t>
            </w:r>
            <w:r w:rsidRPr="00764EF0">
              <w:rPr>
                <w:rFonts w:hint="cs" w:ascii="Angsana New" w:hAnsi="Angsana New" w:cs="Angsana New"/>
                <w:cs/>
              </w:rPr>
              <w:t xml:space="preserve">มีค่าที่ </w:t>
            </w:r>
            <w:r w:rsidRPr="00764EF0">
              <w:rPr>
                <w:rFonts w:ascii="Angsana New" w:hAnsi="Angsana New" w:cs="Angsana New"/>
              </w:rPr>
              <w:t>lov_val3</w:t>
            </w:r>
            <w:r w:rsidRPr="00764EF0">
              <w:rPr>
                <w:rFonts w:hint="cs" w:ascii="Angsana New" w:hAnsi="Angsana New" w:cs="Angsana New"/>
                <w:cs/>
              </w:rPr>
              <w:t xml:space="preserve"> ประกอบด้วย</w:t>
            </w:r>
          </w:p>
          <w:p w:rsidR="00C3379B" w:rsidP="00C3379B" w:rsidRDefault="00C3379B" w14:paraId="4689ED64" w14:textId="59EAA395">
            <w:pPr>
              <w:pStyle w:val="ListParagraph"/>
              <w:numPr>
                <w:ilvl w:val="0"/>
                <w:numId w:val="153"/>
              </w:numPr>
              <w:rPr>
                <w:rFonts w:cs="CordiaUPC"/>
              </w:rPr>
            </w:pPr>
            <w:r>
              <w:rPr>
                <w:rFonts w:cs="CordiaUPC"/>
              </w:rPr>
              <w:t>Internet</w:t>
            </w:r>
            <w:r w:rsidRPr="00E77461">
              <w:rPr>
                <w:rFonts w:cs="CordiaUPC"/>
              </w:rPr>
              <w:t>Speed</w:t>
            </w:r>
          </w:p>
          <w:p w:rsidR="00524262" w:rsidP="00CB3B88" w:rsidRDefault="00C3379B" w14:paraId="4635399B" w14:textId="77777777">
            <w:pPr>
              <w:pStyle w:val="ListParagraph"/>
              <w:numPr>
                <w:ilvl w:val="0"/>
                <w:numId w:val="153"/>
              </w:numPr>
              <w:rPr>
                <w:rFonts w:cs="CordiaUPC"/>
              </w:rPr>
            </w:pPr>
            <w:r>
              <w:rPr>
                <w:rFonts w:cs="CordiaUPC"/>
                <w:cs/>
              </w:rPr>
              <w:t>“</w:t>
            </w:r>
            <w:r w:rsidR="00CB3B88">
              <w:rPr>
                <w:rFonts w:cs="CordiaUPC"/>
                <w:cs/>
              </w:rPr>
              <w:t>(</w:t>
            </w:r>
            <w:r>
              <w:rPr>
                <w:rFonts w:cs="CordiaUPC"/>
              </w:rPr>
              <w:t>Commu Speed</w:t>
            </w:r>
            <w:r>
              <w:rPr>
                <w:rFonts w:cs="CordiaUPC"/>
                <w:cs/>
              </w:rPr>
              <w:t>: ”+</w:t>
            </w:r>
            <w:r>
              <w:rPr>
                <w:rFonts w:cs="CordiaUPC"/>
              </w:rPr>
              <w:t>{</w:t>
            </w:r>
            <w:r>
              <w:t>commuSpeed</w:t>
            </w:r>
            <w:r>
              <w:rPr>
                <w:rFonts w:cs="CordiaUPC"/>
              </w:rPr>
              <w:t>}</w:t>
            </w:r>
            <w:r w:rsidR="00CB3B88">
              <w:rPr>
                <w:rFonts w:cs="CordiaUPC"/>
                <w:cs/>
              </w:rPr>
              <w:t>+”)”</w:t>
            </w:r>
          </w:p>
          <w:p w:rsidR="00CB3B88" w:rsidP="00CB3B88" w:rsidRDefault="00CB3B88" w14:paraId="3AC15AD7" w14:textId="272B6101">
            <w:pPr>
              <w:pStyle w:val="ListParagraph"/>
              <w:numPr>
                <w:ilvl w:val="0"/>
                <w:numId w:val="153"/>
              </w:numPr>
              <w:rPr>
                <w:rFonts w:cs="CordiaUPC"/>
              </w:rPr>
            </w:pPr>
            <w:r>
              <w:rPr>
                <w:rFonts w:cs="CordiaUPC"/>
              </w:rPr>
              <w:t>Internet</w:t>
            </w:r>
            <w:r w:rsidRPr="00E77461">
              <w:rPr>
                <w:rFonts w:cs="CordiaUPC"/>
              </w:rPr>
              <w:t>Speed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hint="cs" w:cs="CordiaUPC"/>
                <w:cs/>
              </w:rPr>
              <w:t xml:space="preserve">และ </w:t>
            </w:r>
            <w:r>
              <w:rPr>
                <w:rFonts w:cs="CordiaUPC"/>
              </w:rPr>
              <w:t>ThrottlingSpeed</w:t>
            </w:r>
          </w:p>
          <w:p w:rsidRPr="00493D46" w:rsidR="00CB3B88" w:rsidP="00CB3B88" w:rsidRDefault="00CB3B88" w14:paraId="73933DB8" w14:textId="02EFCBC6">
            <w:pPr>
              <w:pStyle w:val="ListParagraph"/>
              <w:rPr>
                <w:rFonts w:cs="CordiaUPC"/>
              </w:rPr>
            </w:pPr>
            <w:r>
              <w:rPr>
                <w:rFonts w:cs="CordiaUPC"/>
                <w:cs/>
              </w:rPr>
              <w:t>“</w:t>
            </w:r>
            <w:r w:rsidR="00524262">
              <w:rPr>
                <w:rFonts w:cs="CordiaUPC"/>
                <w:cs/>
              </w:rPr>
              <w:t>(</w:t>
            </w:r>
            <w:r>
              <w:rPr>
                <w:rFonts w:cs="CordiaUPC"/>
              </w:rPr>
              <w:t>Commu Speed</w:t>
            </w:r>
            <w:r>
              <w:rPr>
                <w:rFonts w:cs="CordiaUPC"/>
                <w:cs/>
              </w:rPr>
              <w:t>: ”+</w:t>
            </w:r>
            <w:r>
              <w:rPr>
                <w:rFonts w:cs="CordiaUPC"/>
              </w:rPr>
              <w:t>{</w:t>
            </w:r>
            <w:r>
              <w:t>commuSpeed</w:t>
            </w:r>
            <w:r>
              <w:rPr>
                <w:rFonts w:cs="CordiaUPC"/>
              </w:rPr>
              <w:t>}</w:t>
            </w:r>
            <w:r>
              <w:rPr>
                <w:rFonts w:cs="CordiaUPC"/>
                <w:cs/>
              </w:rPr>
              <w:t>+“</w:t>
            </w:r>
            <w:r>
              <w:rPr>
                <w:rFonts w:cs="CordiaUPC"/>
              </w:rPr>
              <w:t>, Commu Throttling Speed</w:t>
            </w:r>
            <w:r w:rsidRPr="00DF094D">
              <w:rPr>
                <w:rFonts w:cs="CordiaUPC"/>
                <w:cs/>
              </w:rPr>
              <w:t>: ”+</w:t>
            </w:r>
            <w:r w:rsidRPr="00DF094D">
              <w:rPr>
                <w:rFonts w:cs="CordiaUPC"/>
              </w:rPr>
              <w:t>{</w:t>
            </w:r>
            <w:r>
              <w:t>commuThrottlingSpeed</w:t>
            </w:r>
            <w:r w:rsidRPr="00DF094D">
              <w:rPr>
                <w:rFonts w:cs="CordiaUPC"/>
              </w:rPr>
              <w:t>}</w:t>
            </w:r>
            <w:r>
              <w:rPr>
                <w:rFonts w:cs="CordiaUPC"/>
                <w:cs/>
              </w:rPr>
              <w:t>+”)”</w:t>
            </w:r>
          </w:p>
          <w:p w:rsidR="00C3379B" w:rsidP="00C3379B" w:rsidRDefault="00C3379B" w14:paraId="5447ABD3" w14:textId="77777777">
            <w:pPr>
              <w:pStyle w:val="ListParagraph"/>
              <w:numPr>
                <w:ilvl w:val="0"/>
                <w:numId w:val="153"/>
              </w:numPr>
              <w:spacing w:after="0"/>
              <w:rPr>
                <w:rFonts w:cs="CordiaUPC"/>
              </w:rPr>
            </w:pPr>
            <w:r>
              <w:rPr>
                <w:rFonts w:cs="CordiaUPC"/>
              </w:rPr>
              <w:t>FixedSpeed</w:t>
            </w:r>
          </w:p>
          <w:p w:rsidR="00C3379B" w:rsidP="00C3379B" w:rsidRDefault="00C3379B" w14:paraId="4D76FD4F" w14:textId="16696326">
            <w:pPr>
              <w:pStyle w:val="ListParagraph"/>
              <w:rPr>
                <w:rFonts w:cs="CordiaUPC"/>
              </w:rPr>
            </w:pPr>
            <w:r>
              <w:rPr>
                <w:rFonts w:cs="CordiaUPC"/>
                <w:cs/>
              </w:rPr>
              <w:t>“</w:t>
            </w:r>
            <w:r w:rsidR="00CB3B88">
              <w:rPr>
                <w:rFonts w:cs="CordiaUPC"/>
                <w:cs/>
              </w:rPr>
              <w:t>(</w:t>
            </w:r>
            <w:r>
              <w:rPr>
                <w:rFonts w:cs="CordiaUPC"/>
              </w:rPr>
              <w:t>Commu Speed</w:t>
            </w:r>
            <w:r>
              <w:rPr>
                <w:rFonts w:cs="CordiaUPC"/>
                <w:cs/>
              </w:rPr>
              <w:t>: ”+</w:t>
            </w:r>
            <w:r>
              <w:rPr>
                <w:rFonts w:cs="CordiaUPC"/>
              </w:rPr>
              <w:t>{</w:t>
            </w:r>
            <w:r w:rsidRPr="00DF094D">
              <w:rPr>
                <w:rFonts w:cs="CordiaUPC"/>
              </w:rPr>
              <w:t>fixedSpeed</w:t>
            </w:r>
            <w:r>
              <w:rPr>
                <w:rFonts w:cs="CordiaUPC"/>
              </w:rPr>
              <w:t>Commu</w:t>
            </w:r>
            <w:r w:rsidRPr="00DF094D">
              <w:rPr>
                <w:rFonts w:cs="CordiaUPC"/>
              </w:rPr>
              <w:t>Speed</w:t>
            </w:r>
            <w:r>
              <w:rPr>
                <w:rFonts w:cs="CordiaUPC"/>
              </w:rPr>
              <w:t>}</w:t>
            </w:r>
            <w:r w:rsidR="00CB3B88">
              <w:rPr>
                <w:rFonts w:cs="CordiaUPC"/>
                <w:cs/>
              </w:rPr>
              <w:t>+”)”</w:t>
            </w:r>
          </w:p>
          <w:p w:rsidR="00CA5CE5" w:rsidP="00CA5CE5" w:rsidRDefault="00CA5CE5" w14:paraId="3E3F42FF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หมายเหตุ </w:t>
            </w:r>
          </w:p>
          <w:p w:rsidR="00CA5CE5" w:rsidP="00CA5CE5" w:rsidRDefault="00CA5CE5" w14:paraId="0FBF274A" w14:textId="77777777">
            <w:pPr>
              <w:pStyle w:val="ListParagraph"/>
              <w:numPr>
                <w:ilvl w:val="0"/>
                <w:numId w:val="153"/>
              </w:numPr>
              <w:rPr>
                <w:rFonts w:cs="CordiaUPC"/>
              </w:rPr>
            </w:pPr>
            <w:r w:rsidRPr="00952E5C">
              <w:rPr>
                <w:rFonts w:cs="Angsana New"/>
                <w:cs/>
              </w:rPr>
              <w:t xml:space="preserve">โดยข้อมูลแต่ละ </w:t>
            </w:r>
            <w:r w:rsidRPr="00952E5C">
              <w:rPr>
                <w:rFonts w:cs="CordiaUPC"/>
              </w:rPr>
              <w:t xml:space="preserve">Type </w:t>
            </w:r>
            <w:r w:rsidRPr="00952E5C">
              <w:rPr>
                <w:rFonts w:cs="Angsana New"/>
                <w:cs/>
              </w:rPr>
              <w:t>ให้ขึ้นบรรทัดใหม่</w:t>
            </w:r>
          </w:p>
          <w:p w:rsidRPr="00952E5C" w:rsidR="00CA5CE5" w:rsidP="00CA5CE5" w:rsidRDefault="00CA5CE5" w14:paraId="7804843F" w14:textId="7EF43CEE">
            <w:pPr>
              <w:pStyle w:val="ListParagraph"/>
              <w:numPr>
                <w:ilvl w:val="0"/>
                <w:numId w:val="153"/>
              </w:numPr>
              <w:rPr>
                <w:rFonts w:cs="CordiaUPC"/>
              </w:rPr>
            </w:pPr>
            <w:r w:rsidRPr="00952E5C">
              <w:rPr>
                <w:rFonts w:cs="Angsana New"/>
                <w:cs/>
              </w:rPr>
              <w:t xml:space="preserve">สำหรับ </w:t>
            </w:r>
            <w:r w:rsidRPr="00952E5C">
              <w:rPr>
                <w:rFonts w:cs="CordiaUPC"/>
              </w:rPr>
              <w:t>{fixedSpeedInternetNetworkCoverage}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ถ้ามีค่ามากกว่า </w:t>
            </w:r>
            <w:r>
              <w:rPr>
                <w:rFonts w:cs="CordiaUPC"/>
              </w:rPr>
              <w:t xml:space="preserve">1 </w:t>
            </w:r>
            <w:r>
              <w:rPr>
                <w:rFonts w:hint="cs" w:cs="Angsana New"/>
                <w:cs/>
              </w:rPr>
              <w:t xml:space="preserve">ค่า ให้คั่นด้วย </w:t>
            </w:r>
            <w:r>
              <w:rPr>
                <w:rFonts w:cs="Angsana New"/>
                <w:cs/>
              </w:rPr>
              <w:t>“/”</w:t>
            </w:r>
          </w:p>
        </w:tc>
      </w:tr>
      <w:tr w:rsidRPr="008979A8" w:rsidR="00CA5CE5" w:rsidTr="00400BFB" w14:paraId="65BBD07E" w14:textId="77777777">
        <w:trPr>
          <w:trHeight w:val="243"/>
        </w:trPr>
        <w:tc>
          <w:tcPr>
            <w:tcW w:w="830" w:type="pct"/>
          </w:tcPr>
          <w:p w:rsidR="00CA5CE5" w:rsidP="00CA5CE5" w:rsidRDefault="00CA5CE5" w14:paraId="3E71691E" w14:textId="24183D72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Exceed Rate</w:t>
            </w:r>
          </w:p>
        </w:tc>
        <w:tc>
          <w:tcPr>
            <w:tcW w:w="1096" w:type="pct"/>
            <w:gridSpan w:val="3"/>
          </w:tcPr>
          <w:p w:rsidR="00CA5CE5" w:rsidP="00CA5CE5" w:rsidRDefault="00CA5CE5" w14:paraId="1FDA6B15" w14:textId="77777777"/>
        </w:tc>
        <w:tc>
          <w:tcPr>
            <w:tcW w:w="3074" w:type="pct"/>
            <w:gridSpan w:val="3"/>
          </w:tcPr>
          <w:p w:rsidRPr="00BD6930" w:rsidR="00CA5CE5" w:rsidP="00CA5CE5" w:rsidRDefault="00CA5CE5" w14:paraId="04D787B4" w14:textId="77777777">
            <w:pPr>
              <w:spacing w:after="0"/>
              <w:rPr>
                <w:rFonts w:cs="CordiaUPC"/>
              </w:rPr>
            </w:pPr>
            <w:r w:rsidRPr="00BD6930">
              <w:rPr>
                <w:rFonts w:cs="Angsana New"/>
                <w:cs/>
              </w:rPr>
              <w:t xml:space="preserve">แสดงข้อมูลใน </w:t>
            </w:r>
            <w:r w:rsidRPr="00BD6930">
              <w:rPr>
                <w:rFonts w:cs="CordiaUPC"/>
              </w:rPr>
              <w:t>Format</w:t>
            </w:r>
          </w:p>
          <w:p w:rsidR="00CA5CE5" w:rsidP="00CA5CE5" w:rsidRDefault="00CA5CE5" w14:paraId="5B7DADC0" w14:textId="77777777">
            <w:pPr>
              <w:spacing w:after="0"/>
              <w:rPr>
                <w:rFonts w:ascii="Angsana New" w:hAnsi="Angsana New" w:cs="Angsana New"/>
              </w:rPr>
            </w:pPr>
            <w:r>
              <w:rPr>
                <w:rFonts w:hint="cs" w:cs="Angsana New"/>
                <w:cs/>
              </w:rPr>
              <w:t xml:space="preserve">ถ้า </w:t>
            </w:r>
            <w:r w:rsidRPr="00764EF0">
              <w:rPr>
                <w:rFonts w:cs="CordiaUPC"/>
              </w:rPr>
              <w:t>internetQuotaType</w:t>
            </w:r>
            <w:r w:rsidRPr="00764EF0">
              <w:rPr>
                <w:rFonts w:cs="Angsana New"/>
                <w:cs/>
              </w:rPr>
              <w:t xml:space="preserve"> </w:t>
            </w:r>
            <w:r w:rsidRPr="00764EF0">
              <w:rPr>
                <w:rFonts w:hint="cs" w:ascii="Angsana New" w:hAnsi="Angsana New" w:cs="Angsana New"/>
                <w:cs/>
              </w:rPr>
              <w:t xml:space="preserve">มีค่าที่ </w:t>
            </w:r>
            <w:r w:rsidRPr="00764EF0">
              <w:rPr>
                <w:rFonts w:ascii="Angsana New" w:hAnsi="Angsana New" w:cs="Angsana New"/>
              </w:rPr>
              <w:t>lov_val3</w:t>
            </w:r>
            <w:r w:rsidRPr="00764EF0">
              <w:rPr>
                <w:rFonts w:hint="cs" w:ascii="Angsana New" w:hAnsi="Angsana New" w:cs="Angsana New"/>
                <w:cs/>
              </w:rPr>
              <w:t xml:space="preserve"> ประกอบด้วย</w:t>
            </w:r>
          </w:p>
          <w:p w:rsidR="00CA5CE5" w:rsidP="00CA5CE5" w:rsidRDefault="00CA5CE5" w14:paraId="3F175C12" w14:textId="77777777">
            <w:pPr>
              <w:pStyle w:val="ListParagraph"/>
              <w:numPr>
                <w:ilvl w:val="0"/>
                <w:numId w:val="153"/>
              </w:numPr>
              <w:rPr>
                <w:rFonts w:cs="CordiaUPC"/>
              </w:rPr>
            </w:pPr>
            <w:r>
              <w:rPr>
                <w:rFonts w:cs="CordiaUPC"/>
              </w:rPr>
              <w:t>ExceedRate</w:t>
            </w:r>
          </w:p>
          <w:p w:rsidR="00CA5CE5" w:rsidP="00CA5CE5" w:rsidRDefault="00CA5CE5" w14:paraId="2A16F11F" w14:textId="77777777">
            <w:pPr>
              <w:pStyle w:val="ListParagraph"/>
            </w:pPr>
            <w:r>
              <w:rPr>
                <w:cs/>
              </w:rPr>
              <w:t>“</w:t>
            </w:r>
            <w:r>
              <w:t xml:space="preserve">Exceed </w:t>
            </w:r>
            <w:r>
              <w:rPr>
                <w:cs/>
              </w:rPr>
              <w:t xml:space="preserve">” +  </w:t>
            </w:r>
            <w:r>
              <w:t>{</w:t>
            </w:r>
            <w:r w:rsidRPr="002D321F">
              <w:rPr>
                <w:rFonts w:cs="CordiaUPC"/>
              </w:rPr>
              <w:t>excIncVat</w:t>
            </w:r>
            <w:r>
              <w:t xml:space="preserve">} </w:t>
            </w:r>
            <w:r>
              <w:rPr>
                <w:cs/>
              </w:rPr>
              <w:t>+</w:t>
            </w:r>
            <w:r>
              <w:rPr>
                <w:rFonts w:cs="Angsana New"/>
                <w:cs/>
              </w:rPr>
              <w:t xml:space="preserve">” ” + </w:t>
            </w:r>
            <w:r w:rsidRPr="002D321F">
              <w:rPr>
                <w:rFonts w:cs="CordiaUPC"/>
              </w:rPr>
              <w:t>internetExceedRate</w:t>
            </w:r>
            <w:r>
              <w:rPr>
                <w:rFonts w:cs="Angsana New"/>
                <w:cs/>
              </w:rPr>
              <w:t xml:space="preserve"> </w:t>
            </w:r>
          </w:p>
          <w:p w:rsidRPr="00952E5C" w:rsidR="00CA5CE5" w:rsidP="00CA5CE5" w:rsidRDefault="00CA5CE5" w14:paraId="194ACD89" w14:textId="77843A06">
            <w:pPr>
              <w:pStyle w:val="ListParagraph"/>
              <w:rPr>
                <w:rFonts w:cs="CordiaUPC"/>
                <w:cs/>
              </w:rPr>
            </w:pPr>
            <w:r>
              <w:rPr>
                <w:rFonts w:hint="cs"/>
                <w:cs/>
              </w:rPr>
              <w:t xml:space="preserve">เช่น </w:t>
            </w:r>
            <w:r>
              <w:t>Exceed Excluding VAT 49 B</w:t>
            </w:r>
            <w:r>
              <w:rPr>
                <w:cs/>
              </w:rPr>
              <w:t>./</w:t>
            </w:r>
            <w:r>
              <w:t>GB</w:t>
            </w:r>
          </w:p>
        </w:tc>
      </w:tr>
      <w:tr w:rsidRPr="008979A8" w:rsidR="00CA5CE5" w:rsidTr="00400BFB" w14:paraId="5451B734" w14:textId="77777777">
        <w:trPr>
          <w:trHeight w:val="243"/>
        </w:trPr>
        <w:tc>
          <w:tcPr>
            <w:tcW w:w="830" w:type="pct"/>
          </w:tcPr>
          <w:p w:rsidR="00CA5CE5" w:rsidP="00CA5CE5" w:rsidRDefault="00CA5CE5" w14:paraId="7175F0E1" w14:textId="0E712C82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Condition</w:t>
            </w:r>
          </w:p>
        </w:tc>
        <w:tc>
          <w:tcPr>
            <w:tcW w:w="1096" w:type="pct"/>
            <w:gridSpan w:val="3"/>
          </w:tcPr>
          <w:p w:rsidR="00CA5CE5" w:rsidP="00CA5CE5" w:rsidRDefault="00CA5CE5" w14:paraId="54A6D129" w14:textId="77777777"/>
        </w:tc>
        <w:tc>
          <w:tcPr>
            <w:tcW w:w="3074" w:type="pct"/>
            <w:gridSpan w:val="3"/>
          </w:tcPr>
          <w:p w:rsidRPr="00BD6930" w:rsidR="00CA5CE5" w:rsidP="00CA5CE5" w:rsidRDefault="00CA5CE5" w14:paraId="7E7D1CDB" w14:textId="77777777">
            <w:pPr>
              <w:spacing w:after="0"/>
              <w:rPr>
                <w:rFonts w:cs="CordiaUPC"/>
              </w:rPr>
            </w:pPr>
            <w:r w:rsidRPr="00BD6930">
              <w:rPr>
                <w:rFonts w:cs="Angsana New"/>
                <w:cs/>
              </w:rPr>
              <w:t xml:space="preserve">แสดงข้อมูลใน </w:t>
            </w:r>
            <w:r w:rsidRPr="00BD6930">
              <w:rPr>
                <w:rFonts w:cs="CordiaUPC"/>
              </w:rPr>
              <w:t>Format</w:t>
            </w:r>
          </w:p>
          <w:p w:rsidR="00CA5CE5" w:rsidP="00CA5CE5" w:rsidRDefault="00CA5CE5" w14:paraId="53335E37" w14:textId="514A71C8">
            <w:pPr>
              <w:spacing w:after="0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ถ้า </w:t>
            </w:r>
            <w:r>
              <w:t>requireImeiInternet</w:t>
            </w:r>
            <w:r>
              <w:rPr>
                <w:rFonts w:hint="cs" w:cs="Angsana New"/>
                <w:cs/>
              </w:rPr>
              <w:t xml:space="preserve"> 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Yes</w:t>
            </w:r>
            <w:r>
              <w:rPr>
                <w:rFonts w:cs="Angsana New"/>
                <w:cs/>
              </w:rPr>
              <w:t>”</w:t>
            </w:r>
          </w:p>
          <w:p w:rsidRPr="00BD6930" w:rsidR="00CA5CE5" w:rsidP="00CA5CE5" w:rsidRDefault="00CA5CE5" w14:paraId="1EB3019D" w14:textId="21CB9DCD">
            <w:pPr>
              <w:spacing w:after="0"/>
              <w:rPr>
                <w:rFonts w:cs="CordiaUPC"/>
              </w:rPr>
            </w:pP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 xml:space="preserve">IMEI </w:t>
            </w:r>
            <w:r>
              <w:rPr>
                <w:rFonts w:cs="Angsana New"/>
                <w:cs/>
              </w:rPr>
              <w:t xml:space="preserve">: “ + </w:t>
            </w:r>
            <w:r>
              <w:rPr>
                <w:rFonts w:cs="CordiaUPC"/>
              </w:rPr>
              <w:t>imeiNo</w:t>
            </w:r>
          </w:p>
        </w:tc>
      </w:tr>
      <w:tr w:rsidRPr="008979A8" w:rsidR="00CA5CE5" w:rsidTr="00400BFB" w14:paraId="789C2B38" w14:textId="77777777">
        <w:trPr>
          <w:trHeight w:val="243"/>
        </w:trPr>
        <w:tc>
          <w:tcPr>
            <w:tcW w:w="830" w:type="pct"/>
          </w:tcPr>
          <w:p w:rsidR="00CA5CE5" w:rsidP="00CA5CE5" w:rsidRDefault="00CA5CE5" w14:paraId="626E40A6" w14:textId="727C457D">
            <w:r w:rsidRPr="00F03FBF">
              <w:rPr>
                <w:rFonts w:cs="CordiaUPC"/>
                <w:szCs w:val="36"/>
              </w:rPr>
              <w:t>Duration</w:t>
            </w:r>
          </w:p>
        </w:tc>
        <w:tc>
          <w:tcPr>
            <w:tcW w:w="1096" w:type="pct"/>
            <w:gridSpan w:val="3"/>
          </w:tcPr>
          <w:p w:rsidR="00CA5CE5" w:rsidP="00CA5CE5" w:rsidRDefault="00CA5CE5" w14:paraId="3AB31977" w14:textId="77777777"/>
        </w:tc>
        <w:tc>
          <w:tcPr>
            <w:tcW w:w="3074" w:type="pct"/>
            <w:gridSpan w:val="3"/>
          </w:tcPr>
          <w:p w:rsidR="00CA5CE5" w:rsidP="00CA5CE5" w:rsidRDefault="00CA5CE5" w14:paraId="2482BF21" w14:textId="77777777">
            <w:pPr>
              <w:spacing w:after="0"/>
            </w:pPr>
            <w:r>
              <w:rPr>
                <w:rFonts w:hint="cs"/>
                <w:cs/>
              </w:rPr>
              <w:t xml:space="preserve">แสดงข้อมูลใน </w:t>
            </w:r>
            <w:r>
              <w:t>Format</w:t>
            </w:r>
          </w:p>
          <w:p w:rsidR="00CA5CE5" w:rsidP="00CA5CE5" w:rsidRDefault="00CA5CE5" w14:paraId="03E4B90F" w14:textId="2CE72962">
            <w:r>
              <w:t>d</w:t>
            </w:r>
            <w:r w:rsidRPr="00BD6930">
              <w:t xml:space="preserve">urationFrom </w:t>
            </w:r>
            <w:r w:rsidRPr="00BD6930">
              <w:rPr>
                <w:rFonts w:cs="Angsana New"/>
                <w:cs/>
              </w:rPr>
              <w:t xml:space="preserve">+ “ </w:t>
            </w:r>
            <w:r>
              <w:rPr>
                <w:rFonts w:cs="Angsana New"/>
                <w:cs/>
              </w:rPr>
              <w:t>–</w:t>
            </w:r>
            <w:r w:rsidRPr="00BD6930">
              <w:rPr>
                <w:rFonts w:cs="Angsana New"/>
                <w:cs/>
              </w:rPr>
              <w:t xml:space="preserve"> ” </w:t>
            </w:r>
            <w:r>
              <w:t>d</w:t>
            </w:r>
            <w:r w:rsidRPr="00BD6930">
              <w:t xml:space="preserve">urationTo </w:t>
            </w:r>
            <w:r w:rsidRPr="00BD6930">
              <w:rPr>
                <w:rFonts w:cs="Angsana New"/>
                <w:cs/>
              </w:rPr>
              <w:t xml:space="preserve">+ “ ” + </w:t>
            </w:r>
            <w:r>
              <w:t>d</w:t>
            </w:r>
            <w:r w:rsidRPr="00BD6930">
              <w:t>urationUnit</w:t>
            </w:r>
          </w:p>
        </w:tc>
      </w:tr>
      <w:tr w:rsidRPr="008979A8" w:rsidR="00CA5CE5" w:rsidTr="00400BFB" w14:paraId="37BBC9E3" w14:textId="77777777">
        <w:trPr>
          <w:trHeight w:val="243"/>
        </w:trPr>
        <w:tc>
          <w:tcPr>
            <w:tcW w:w="830" w:type="pct"/>
          </w:tcPr>
          <w:p w:rsidR="00CA5CE5" w:rsidP="00CA5CE5" w:rsidRDefault="00CA5CE5" w14:paraId="4478B7C2" w14:textId="423A88B2">
            <w:r>
              <w:rPr>
                <w:rFonts w:cs="CordiaUPC"/>
                <w:szCs w:val="36"/>
              </w:rPr>
              <w:t>Bill Cycle</w:t>
            </w:r>
          </w:p>
        </w:tc>
        <w:tc>
          <w:tcPr>
            <w:tcW w:w="1096" w:type="pct"/>
            <w:gridSpan w:val="3"/>
          </w:tcPr>
          <w:p w:rsidR="00CA5CE5" w:rsidP="00CA5CE5" w:rsidRDefault="00CA5CE5" w14:paraId="662E740D" w14:textId="77777777"/>
        </w:tc>
        <w:tc>
          <w:tcPr>
            <w:tcW w:w="3074" w:type="pct"/>
            <w:gridSpan w:val="3"/>
          </w:tcPr>
          <w:p w:rsidR="00CA5CE5" w:rsidP="00CA5CE5" w:rsidRDefault="00CA5CE5" w14:paraId="5A9AE80F" w14:textId="01632A6C">
            <w:pPr>
              <w:spacing w:after="0"/>
            </w:pPr>
            <w:r>
              <w:t xml:space="preserve">Visible </w:t>
            </w:r>
            <w:r>
              <w:rPr>
                <w:rFonts w:hint="cs"/>
                <w:cs/>
              </w:rPr>
              <w:t xml:space="preserve">เมื่อ </w:t>
            </w:r>
            <w:r w:rsidRPr="00766CC1">
              <w:t>customerType</w:t>
            </w:r>
            <w:r>
              <w:rPr>
                <w:rFonts w:hint="cs"/>
                <w:cs/>
              </w:rPr>
              <w:t xml:space="preserve"> เป็น </w:t>
            </w:r>
            <w:r>
              <w:rPr>
                <w:rFonts w:cs="Angsana New"/>
                <w:cs/>
              </w:rPr>
              <w:t>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 w:cs="Angsana New"/>
                <w:cs/>
              </w:rPr>
              <w:t xml:space="preserve"> หรือ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All</w:t>
            </w:r>
            <w:r>
              <w:rPr>
                <w:rFonts w:cs="Angsana New"/>
                <w:cs/>
              </w:rPr>
              <w:t>”</w:t>
            </w:r>
          </w:p>
          <w:p w:rsidR="00CA5CE5" w:rsidP="00CA5CE5" w:rsidRDefault="00CA5CE5" w14:paraId="03C567A9" w14:textId="77777777">
            <w:pPr>
              <w:spacing w:after="0"/>
            </w:pPr>
            <w:r>
              <w:rPr>
                <w:rFonts w:hint="cs"/>
                <w:cs/>
              </w:rPr>
              <w:t xml:space="preserve">แสดงข้อมูลใน </w:t>
            </w:r>
            <w:r>
              <w:t>Format</w:t>
            </w:r>
          </w:p>
          <w:p w:rsidR="00CA5CE5" w:rsidP="00CA5CE5" w:rsidRDefault="00CA5CE5" w14:paraId="1F270A1D" w14:textId="47267A90">
            <w:r>
              <w:t xml:space="preserve">billCycleValue </w:t>
            </w:r>
            <w:r>
              <w:rPr>
                <w:rFonts w:cs="Angsana New"/>
                <w:cs/>
              </w:rPr>
              <w:t xml:space="preserve">+ “ “ + </w:t>
            </w:r>
            <w:r>
              <w:t>billCycleUnit</w:t>
            </w:r>
          </w:p>
        </w:tc>
      </w:tr>
      <w:tr w:rsidRPr="008979A8" w:rsidR="00CA5CE5" w:rsidTr="00400BFB" w14:paraId="4F29896A" w14:textId="77777777">
        <w:trPr>
          <w:trHeight w:val="243"/>
        </w:trPr>
        <w:tc>
          <w:tcPr>
            <w:tcW w:w="830" w:type="pct"/>
          </w:tcPr>
          <w:p w:rsidRPr="003A1FD8" w:rsidR="00CA5CE5" w:rsidP="00CA5CE5" w:rsidRDefault="00CA5CE5" w14:paraId="2A38BAAF" w14:textId="77777777">
            <w:pPr>
              <w:rPr>
                <w:rFonts w:cs="CordiaUPC"/>
              </w:rPr>
            </w:pPr>
            <w:r w:rsidRPr="003A1FD8">
              <w:rPr>
                <w:rFonts w:cs="CordiaUPC"/>
              </w:rPr>
              <w:t>Action</w:t>
            </w:r>
          </w:p>
          <w:p w:rsidR="00CA5CE5" w:rsidP="00CA5CE5" w:rsidRDefault="00CA5CE5" w14:paraId="3A3CCAA7" w14:textId="5D5E9347">
            <w:pPr>
              <w:pStyle w:val="ListParagraph"/>
              <w:numPr>
                <w:ilvl w:val="0"/>
                <w:numId w:val="82"/>
              </w:numPr>
              <w:ind w:left="447"/>
            </w:pPr>
            <w:r w:rsidRPr="001013D3">
              <w:rPr>
                <w:rFonts w:hint="cs" w:cs="Angsana New"/>
                <w:cs/>
              </w:rPr>
              <w:t>ปุ่ม</w:t>
            </w:r>
            <w:r w:rsidRPr="001013D3">
              <w:rPr>
                <w:rFonts w:cs="CordiaUPC"/>
              </w:rPr>
              <w:t>Edit</w:t>
            </w:r>
          </w:p>
        </w:tc>
        <w:tc>
          <w:tcPr>
            <w:tcW w:w="1096" w:type="pct"/>
            <w:gridSpan w:val="3"/>
          </w:tcPr>
          <w:p w:rsidR="00CA5CE5" w:rsidP="00CA5CE5" w:rsidRDefault="00CA5CE5" w14:paraId="4937438E" w14:textId="1045047B">
            <w:r>
              <w:t>Button</w:t>
            </w:r>
          </w:p>
        </w:tc>
        <w:tc>
          <w:tcPr>
            <w:tcW w:w="3074" w:type="pct"/>
            <w:gridSpan w:val="3"/>
          </w:tcPr>
          <w:p w:rsidR="00CA5CE5" w:rsidP="00CA5CE5" w:rsidRDefault="00CA5CE5" w14:paraId="68278516" w14:textId="42C9958F">
            <w:r w:rsidRPr="0079598B">
              <w:rPr>
                <w:rFonts w:cs="Angsana New"/>
                <w:cs/>
              </w:rPr>
              <w:t xml:space="preserve">เมื่อกดปุ่มให้ทำการ </w:t>
            </w:r>
            <w:r w:rsidRPr="0079598B">
              <w:rPr>
                <w:rFonts w:cs="CordiaUPC"/>
              </w:rPr>
              <w:t>Visible Detail Section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และดึงข้อมูลของ </w:t>
            </w:r>
            <w:r>
              <w:rPr>
                <w:rFonts w:cs="CordiaUPC"/>
              </w:rPr>
              <w:t xml:space="preserve">Row </w:t>
            </w:r>
            <w:r>
              <w:rPr>
                <w:rFonts w:hint="cs" w:cs="Angsana New"/>
                <w:cs/>
              </w:rPr>
              <w:t>นั้นๆ มาแสดง</w:t>
            </w:r>
          </w:p>
        </w:tc>
      </w:tr>
      <w:tr w:rsidRPr="008979A8" w:rsidR="00CA5CE5" w:rsidTr="00400BFB" w14:paraId="62B22CCE" w14:textId="77777777">
        <w:trPr>
          <w:trHeight w:val="243"/>
        </w:trPr>
        <w:tc>
          <w:tcPr>
            <w:tcW w:w="830" w:type="pct"/>
          </w:tcPr>
          <w:p w:rsidRPr="003A1FD8" w:rsidR="00CA5CE5" w:rsidP="00CA5CE5" w:rsidRDefault="00CA5CE5" w14:paraId="4A7B759A" w14:textId="77777777">
            <w:pPr>
              <w:rPr>
                <w:rFonts w:cs="CordiaUPC"/>
              </w:rPr>
            </w:pPr>
            <w:r w:rsidRPr="003A1FD8">
              <w:rPr>
                <w:rFonts w:cs="CordiaUPC"/>
              </w:rPr>
              <w:t>Action</w:t>
            </w:r>
          </w:p>
          <w:p w:rsidR="00CA5CE5" w:rsidP="00CA5CE5" w:rsidRDefault="00CA5CE5" w14:paraId="18EEA91B" w14:textId="7D5B68F0">
            <w:pPr>
              <w:pStyle w:val="ListParagraph"/>
              <w:numPr>
                <w:ilvl w:val="0"/>
                <w:numId w:val="81"/>
              </w:numPr>
              <w:ind w:left="447"/>
            </w:pPr>
            <w:r w:rsidRPr="001013D3">
              <w:rPr>
                <w:rFonts w:hint="cs" w:cs="Angsana New"/>
                <w:cs/>
              </w:rPr>
              <w:t xml:space="preserve">ปุ่ม </w:t>
            </w:r>
            <w:r w:rsidRPr="001013D3">
              <w:rPr>
                <w:rFonts w:cs="CordiaUPC"/>
              </w:rPr>
              <w:t>Delete</w:t>
            </w:r>
          </w:p>
        </w:tc>
        <w:tc>
          <w:tcPr>
            <w:tcW w:w="1096" w:type="pct"/>
            <w:gridSpan w:val="3"/>
          </w:tcPr>
          <w:p w:rsidR="00CA5CE5" w:rsidP="00CA5CE5" w:rsidRDefault="00CA5CE5" w14:paraId="16DA34FF" w14:textId="36D5B0C8">
            <w:r>
              <w:t>Button</w:t>
            </w:r>
          </w:p>
        </w:tc>
        <w:tc>
          <w:tcPr>
            <w:tcW w:w="3074" w:type="pct"/>
            <w:gridSpan w:val="3"/>
          </w:tcPr>
          <w:p w:rsidR="00CA5CE5" w:rsidP="00CA5CE5" w:rsidRDefault="00CA5CE5" w14:paraId="4C2FD95A" w14:textId="3EEBAA38">
            <w:r w:rsidRPr="0079598B">
              <w:rPr>
                <w:rFonts w:cs="Angsana New"/>
                <w:cs/>
              </w:rPr>
              <w:t>เมื่</w:t>
            </w:r>
            <w:r>
              <w:rPr>
                <w:rFonts w:hint="cs" w:cs="Angsana New"/>
                <w:cs/>
              </w:rPr>
              <w:t>อ</w:t>
            </w:r>
            <w:r w:rsidRPr="0079598B">
              <w:rPr>
                <w:rFonts w:cs="Angsana New"/>
                <w:cs/>
              </w:rPr>
              <w:t>กดปุ่มให้ทำการ</w:t>
            </w:r>
            <w:r>
              <w:rPr>
                <w:rFonts w:cs="CordiaUPC"/>
              </w:rPr>
              <w:t xml:space="preserve"> Delete </w:t>
            </w:r>
            <w:r>
              <w:rPr>
                <w:rFonts w:hint="cs" w:cs="Angsana New"/>
                <w:cs/>
              </w:rPr>
              <w:t xml:space="preserve">ข้อมูลของ </w:t>
            </w:r>
            <w:r>
              <w:rPr>
                <w:rFonts w:cs="CordiaUPC"/>
              </w:rPr>
              <w:t xml:space="preserve">Row </w:t>
            </w:r>
            <w:r>
              <w:rPr>
                <w:rFonts w:hint="cs" w:cs="Angsana New"/>
                <w:cs/>
              </w:rPr>
              <w:t>นั้นๆ</w:t>
            </w:r>
          </w:p>
        </w:tc>
      </w:tr>
      <w:tr w:rsidRPr="008979A8" w:rsidR="00CA5CE5" w:rsidTr="00400BFB" w14:paraId="619C45D1" w14:textId="77777777">
        <w:trPr>
          <w:trHeight w:val="243"/>
        </w:trPr>
        <w:tc>
          <w:tcPr>
            <w:tcW w:w="830" w:type="pct"/>
          </w:tcPr>
          <w:p w:rsidR="00CA5CE5" w:rsidP="00CA5CE5" w:rsidRDefault="00CA5CE5" w14:paraId="686DD63E" w14:textId="71EDFDB5">
            <w:r w:rsidRPr="003A1FD8">
              <w:rPr>
                <w:rFonts w:hint="cs" w:cs="Angsana New"/>
                <w:cs/>
              </w:rPr>
              <w:t xml:space="preserve">ปุ่ม </w:t>
            </w:r>
            <w:r w:rsidRPr="003A1FD8">
              <w:rPr>
                <w:rFonts w:cs="Angsana New"/>
                <w:cs/>
              </w:rPr>
              <w:t>+</w:t>
            </w:r>
          </w:p>
        </w:tc>
        <w:tc>
          <w:tcPr>
            <w:tcW w:w="1096" w:type="pct"/>
            <w:gridSpan w:val="3"/>
          </w:tcPr>
          <w:p w:rsidR="00CA5CE5" w:rsidP="00CA5CE5" w:rsidRDefault="00CA5CE5" w14:paraId="58C0E895" w14:textId="522B0103">
            <w:r>
              <w:t>Button</w:t>
            </w:r>
          </w:p>
        </w:tc>
        <w:tc>
          <w:tcPr>
            <w:tcW w:w="3074" w:type="pct"/>
            <w:gridSpan w:val="3"/>
          </w:tcPr>
          <w:p w:rsidR="00CA5CE5" w:rsidP="00CA5CE5" w:rsidRDefault="00CA5CE5" w14:paraId="0C7A0DDE" w14:textId="77777777">
            <w:pPr>
              <w:rPr>
                <w:rFonts w:cs="CordiaUPC"/>
              </w:rPr>
            </w:pPr>
            <w:r w:rsidRPr="007D14C9">
              <w:rPr>
                <w:rFonts w:cs="Angsana New"/>
                <w:cs/>
              </w:rPr>
              <w:t xml:space="preserve">เมื่อกดปุ่มให้ทำการ </w:t>
            </w:r>
            <w:r w:rsidRPr="007D14C9">
              <w:rPr>
                <w:rFonts w:cs="CordiaUPC"/>
              </w:rPr>
              <w:t>Visible Detail Section</w:t>
            </w:r>
          </w:p>
          <w:p w:rsidR="00CA5CE5" w:rsidP="00CA5CE5" w:rsidRDefault="00CA5CE5" w14:paraId="4172BB9D" w14:textId="77777777">
            <w:pPr>
              <w:rPr>
                <w:rFonts w:cs="CordiaUPC"/>
                <w:cs/>
              </w:rPr>
            </w:pPr>
            <w:r>
              <w:rPr>
                <w:rFonts w:cs="CordiaUPC"/>
              </w:rPr>
              <w:t xml:space="preserve">Default </w:t>
            </w:r>
            <w:r>
              <w:rPr>
                <w:rFonts w:hint="cs" w:cs="Angsana New"/>
                <w:cs/>
              </w:rPr>
              <w:t>ค่าดังต่อไปนี้</w:t>
            </w:r>
          </w:p>
          <w:p w:rsidR="00CA5CE5" w:rsidP="00CA5CE5" w:rsidRDefault="00CA5CE5" w14:paraId="69945830" w14:textId="77777777">
            <w:pPr>
              <w:pStyle w:val="ListParagraph"/>
              <w:numPr>
                <w:ilvl w:val="0"/>
                <w:numId w:val="14"/>
              </w:numPr>
              <w:rPr>
                <w:rFonts w:cs="CordiaUPC"/>
              </w:rPr>
            </w:pPr>
            <w:r>
              <w:rPr>
                <w:rFonts w:cs="CordiaUPC"/>
              </w:rPr>
              <w:t>d</w:t>
            </w:r>
            <w:r w:rsidRPr="008979A8">
              <w:rPr>
                <w:rFonts w:cs="CordiaUPC"/>
              </w:rPr>
              <w:t>urationType</w:t>
            </w:r>
            <w:r>
              <w:rPr>
                <w:rFonts w:cs="Angsana New"/>
                <w:cs/>
              </w:rPr>
              <w:t xml:space="preserve"> =  “</w:t>
            </w:r>
            <w:r>
              <w:rPr>
                <w:rFonts w:cs="CordiaUPC"/>
              </w:rPr>
              <w:t>Depend on Package</w:t>
            </w:r>
            <w:r>
              <w:rPr>
                <w:rFonts w:cs="Angsana New"/>
                <w:cs/>
              </w:rPr>
              <w:t>”</w:t>
            </w:r>
          </w:p>
          <w:p w:rsidRPr="00BF4250" w:rsidR="00CA5CE5" w:rsidP="00CA5CE5" w:rsidRDefault="00CA5CE5" w14:paraId="7B0827B0" w14:textId="77777777">
            <w:pPr>
              <w:pStyle w:val="ListParagraph"/>
              <w:numPr>
                <w:ilvl w:val="0"/>
                <w:numId w:val="14"/>
              </w:numPr>
              <w:rPr>
                <w:rFonts w:cs="CordiaUPC"/>
              </w:rPr>
            </w:pPr>
            <w:r w:rsidRPr="00BF4250">
              <w:rPr>
                <w:rFonts w:cs="CordiaUPC"/>
              </w:rPr>
              <w:t>durationFrom</w:t>
            </w:r>
            <w:r>
              <w:rPr>
                <w:rFonts w:cs="Angsana New"/>
                <w:cs/>
              </w:rPr>
              <w:t xml:space="preserve"> = </w:t>
            </w:r>
            <w:r>
              <w:rPr>
                <w:rFonts w:cs="CordiaUPC"/>
              </w:rPr>
              <w:t>1</w:t>
            </w:r>
          </w:p>
          <w:p w:rsidRPr="00C014B2" w:rsidR="00CA5CE5" w:rsidP="00CA5CE5" w:rsidRDefault="00CA5CE5" w14:paraId="02E78D9E" w14:textId="77777777">
            <w:pPr>
              <w:pStyle w:val="ListParagraph"/>
              <w:numPr>
                <w:ilvl w:val="0"/>
                <w:numId w:val="14"/>
              </w:numPr>
              <w:rPr>
                <w:rFonts w:cs="CordiaUPC"/>
              </w:rPr>
            </w:pPr>
            <w:r w:rsidRPr="00BF4250">
              <w:rPr>
                <w:rFonts w:cs="CordiaUPC"/>
              </w:rPr>
              <w:t xml:space="preserve">durationTo </w:t>
            </w:r>
            <w:r w:rsidRPr="00BF4250">
              <w:rPr>
                <w:rFonts w:cs="Angsana New"/>
                <w:cs/>
              </w:rPr>
              <w:t xml:space="preserve">= </w:t>
            </w:r>
            <w:r w:rsidRPr="00BF4250">
              <w:rPr>
                <w:rFonts w:cs="CordiaUPC"/>
              </w:rPr>
              <w:t xml:space="preserve">Copy </w:t>
            </w:r>
            <w:r w:rsidRPr="00BF4250">
              <w:rPr>
                <w:rFonts w:cs="Angsana New"/>
                <w:cs/>
              </w:rPr>
              <w:t xml:space="preserve">ค่ามาจาก </w:t>
            </w:r>
            <w:r w:rsidRPr="00BF4250">
              <w:rPr>
                <w:rFonts w:cs="CordiaUPC"/>
              </w:rPr>
              <w:t>package</w:t>
            </w:r>
            <w:r>
              <w:rPr>
                <w:rFonts w:cs="CordiaUPC"/>
              </w:rPr>
              <w:t>Duration</w:t>
            </w:r>
          </w:p>
          <w:p w:rsidR="00CA5CE5" w:rsidP="00CA5CE5" w:rsidRDefault="00CA5CE5" w14:paraId="0830917C" w14:textId="77777777">
            <w:pPr>
              <w:pStyle w:val="ListParagraph"/>
              <w:numPr>
                <w:ilvl w:val="0"/>
                <w:numId w:val="14"/>
              </w:numPr>
              <w:rPr>
                <w:rFonts w:cs="CordiaUPC"/>
              </w:rPr>
            </w:pPr>
            <w:r w:rsidRPr="00BF4250">
              <w:rPr>
                <w:rFonts w:cs="CordiaUPC"/>
              </w:rPr>
              <w:t>durationUnit</w:t>
            </w:r>
            <w:r>
              <w:rPr>
                <w:rFonts w:cs="Angsana New"/>
                <w:cs/>
              </w:rPr>
              <w:t xml:space="preserve"> = </w:t>
            </w:r>
            <w:r w:rsidRPr="00BF4250">
              <w:rPr>
                <w:rFonts w:cs="CordiaUPC"/>
              </w:rPr>
              <w:t xml:space="preserve">Copy </w:t>
            </w:r>
            <w:r w:rsidRPr="00BF4250">
              <w:rPr>
                <w:rFonts w:cs="Angsana New"/>
                <w:cs/>
              </w:rPr>
              <w:t xml:space="preserve">ค่ามาจาก </w:t>
            </w:r>
            <w:r w:rsidRPr="00BF4250">
              <w:rPr>
                <w:rFonts w:cs="CordiaUPC"/>
              </w:rPr>
              <w:t>package</w:t>
            </w:r>
            <w:r>
              <w:rPr>
                <w:rFonts w:cs="CordiaUPC"/>
              </w:rPr>
              <w:t>DurationUnit</w:t>
            </w:r>
          </w:p>
          <w:p w:rsidR="00CA5CE5" w:rsidP="00CA5CE5" w:rsidRDefault="00CA5CE5" w14:paraId="4A4A0689" w14:textId="77777777">
            <w:pPr>
              <w:pStyle w:val="ListParagraph"/>
              <w:numPr>
                <w:ilvl w:val="0"/>
                <w:numId w:val="14"/>
              </w:num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ถ้า </w:t>
            </w:r>
            <w:r>
              <w:rPr>
                <w:rFonts w:cs="CordiaUPC"/>
              </w:rPr>
              <w:t xml:space="preserve">customerType </w:t>
            </w:r>
            <w:r>
              <w:rPr>
                <w:rFonts w:cs="Angsana New"/>
                <w:cs/>
              </w:rPr>
              <w:t>= “</w:t>
            </w:r>
            <w:r>
              <w:rPr>
                <w:rFonts w:cs="CordiaUPC"/>
              </w:rPr>
              <w:t>Pre</w:t>
            </w:r>
            <w:r>
              <w:rPr>
                <w:rFonts w:cs="Angsana New"/>
                <w:cs/>
              </w:rPr>
              <w:t>-</w:t>
            </w:r>
            <w:r>
              <w:rPr>
                <w:rFonts w:cs="CordiaUPC"/>
              </w:rP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All</w:t>
            </w:r>
            <w:r>
              <w:rPr>
                <w:rFonts w:cs="Angsana New"/>
                <w:cs/>
              </w:rPr>
              <w:t>”</w:t>
            </w:r>
          </w:p>
          <w:p w:rsidR="00CA5CE5" w:rsidP="00CA5CE5" w:rsidRDefault="00CA5CE5" w14:paraId="14E980FE" w14:textId="77777777">
            <w:pPr>
              <w:pStyle w:val="ListParagraph"/>
              <w:numPr>
                <w:ilvl w:val="1"/>
                <w:numId w:val="14"/>
              </w:numPr>
              <w:rPr>
                <w:rFonts w:cs="CordiaUPC"/>
              </w:rPr>
            </w:pPr>
            <w:r>
              <w:rPr>
                <w:rFonts w:cs="CordiaUPC"/>
              </w:rPr>
              <w:t>billCycle</w:t>
            </w:r>
            <w:r w:rsidRPr="008979A8">
              <w:rPr>
                <w:rFonts w:cs="CordiaUPC"/>
              </w:rPr>
              <w:t>Type</w:t>
            </w:r>
            <w:r>
              <w:rPr>
                <w:rFonts w:cs="Angsana New"/>
                <w:cs/>
              </w:rPr>
              <w:t xml:space="preserve"> = ”</w:t>
            </w:r>
            <w:r>
              <w:rPr>
                <w:rFonts w:cs="CordiaUPC"/>
              </w:rPr>
              <w:t>Depend on Package</w:t>
            </w:r>
            <w:r>
              <w:rPr>
                <w:rFonts w:cs="Angsana New"/>
                <w:cs/>
              </w:rPr>
              <w:t>”</w:t>
            </w:r>
          </w:p>
          <w:p w:rsidR="00CA5CE5" w:rsidP="00CA5CE5" w:rsidRDefault="00CA5CE5" w14:paraId="0DEAA1D3" w14:textId="77777777">
            <w:pPr>
              <w:pStyle w:val="ListParagraph"/>
              <w:numPr>
                <w:ilvl w:val="1"/>
                <w:numId w:val="14"/>
              </w:numPr>
              <w:rPr>
                <w:rFonts w:cs="CordiaUPC"/>
              </w:rPr>
            </w:pPr>
            <w:r>
              <w:rPr>
                <w:rFonts w:cs="CordiaUPC"/>
              </w:rPr>
              <w:t xml:space="preserve">billCycleValue </w:t>
            </w:r>
            <w:r>
              <w:rPr>
                <w:rFonts w:cs="Angsana New"/>
                <w:cs/>
              </w:rPr>
              <w:t xml:space="preserve">= </w:t>
            </w:r>
            <w:r>
              <w:rPr>
                <w:rFonts w:cs="CordiaUPC"/>
              </w:rPr>
              <w:t xml:space="preserve">Copy </w:t>
            </w:r>
            <w:r>
              <w:rPr>
                <w:rFonts w:hint="cs" w:cs="Angsana New"/>
                <w:cs/>
              </w:rPr>
              <w:t xml:space="preserve">ค่ามาจาก </w:t>
            </w:r>
            <w:r>
              <w:rPr>
                <w:rFonts w:cs="CordiaUPC"/>
              </w:rPr>
              <w:t>packageBillCycle</w:t>
            </w:r>
          </w:p>
          <w:p w:rsidRPr="00BB37B4" w:rsidR="00CA5CE5" w:rsidP="00CA5CE5" w:rsidRDefault="00CA5CE5" w14:paraId="7BA770B8" w14:textId="0017036A">
            <w:pPr>
              <w:pStyle w:val="ListParagraph"/>
              <w:numPr>
                <w:ilvl w:val="1"/>
                <w:numId w:val="14"/>
              </w:numPr>
              <w:rPr>
                <w:rFonts w:cs="CordiaUPC"/>
              </w:rPr>
            </w:pPr>
            <w:r w:rsidRPr="00BB37B4">
              <w:rPr>
                <w:rFonts w:cs="CordiaUPC"/>
              </w:rPr>
              <w:t xml:space="preserve">billCycleUnit </w:t>
            </w:r>
            <w:r w:rsidRPr="00BB37B4">
              <w:rPr>
                <w:rFonts w:cs="Angsana New"/>
                <w:cs/>
              </w:rPr>
              <w:t xml:space="preserve">= </w:t>
            </w:r>
            <w:r w:rsidRPr="00BB37B4">
              <w:rPr>
                <w:rFonts w:cs="CordiaUPC"/>
              </w:rPr>
              <w:t xml:space="preserve">Copy </w:t>
            </w:r>
            <w:r w:rsidRPr="00BB37B4">
              <w:rPr>
                <w:rFonts w:cs="Angsana New"/>
                <w:cs/>
              </w:rPr>
              <w:t xml:space="preserve">ค่ามาจาก </w:t>
            </w:r>
            <w:r w:rsidRPr="00BB37B4">
              <w:rPr>
                <w:rFonts w:cs="CordiaUPC"/>
              </w:rPr>
              <w:t>packageBillCycleUnit</w:t>
            </w:r>
          </w:p>
        </w:tc>
      </w:tr>
      <w:tr w:rsidRPr="008979A8" w:rsidR="00CA5CE5" w:rsidTr="00400BFB" w14:paraId="10B43B5D" w14:textId="77777777">
        <w:trPr>
          <w:trHeight w:val="243"/>
        </w:trPr>
        <w:tc>
          <w:tcPr>
            <w:tcW w:w="5000" w:type="pct"/>
            <w:gridSpan w:val="7"/>
            <w:shd w:val="clear" w:color="auto" w:fill="C2D69B" w:themeFill="accent3" w:themeFillTint="99"/>
          </w:tcPr>
          <w:p w:rsidR="00CA5CE5" w:rsidP="00CA5CE5" w:rsidRDefault="00CA5CE5" w14:paraId="15DB14A8" w14:textId="3C26B92D">
            <w:pPr>
              <w:pStyle w:val="HeaderTable"/>
            </w:pPr>
            <w:r>
              <w:t>End Internet Table Section</w:t>
            </w:r>
          </w:p>
        </w:tc>
      </w:tr>
      <w:tr w:rsidRPr="008979A8" w:rsidR="00CA5CE5" w:rsidTr="00400BFB" w14:paraId="5BABC9C7" w14:textId="77777777">
        <w:trPr>
          <w:trHeight w:val="243"/>
        </w:trPr>
        <w:tc>
          <w:tcPr>
            <w:tcW w:w="5000" w:type="pct"/>
            <w:gridSpan w:val="7"/>
            <w:shd w:val="clear" w:color="auto" w:fill="C2D69B" w:themeFill="accent3" w:themeFillTint="99"/>
          </w:tcPr>
          <w:p w:rsidR="00CA5CE5" w:rsidP="00CA5CE5" w:rsidRDefault="00CA5CE5" w14:paraId="0D8C5529" w14:textId="4074D0E2">
            <w:pPr>
              <w:pStyle w:val="HeaderTable"/>
            </w:pPr>
            <w:r>
              <w:t>Internet Detail Section</w:t>
            </w:r>
          </w:p>
        </w:tc>
      </w:tr>
      <w:tr w:rsidRPr="008979A8" w:rsidR="00CA5CE5" w:rsidTr="00400BFB" w14:paraId="660E511C" w14:textId="77777777">
        <w:trPr>
          <w:trHeight w:val="243"/>
        </w:trPr>
        <w:tc>
          <w:tcPr>
            <w:tcW w:w="830" w:type="pct"/>
          </w:tcPr>
          <w:p w:rsidR="00CA5CE5" w:rsidP="00CA5CE5" w:rsidRDefault="00CA5CE5" w14:paraId="2BFC61BC" w14:textId="2128D581">
            <w:pPr>
              <w:rPr>
                <w:rFonts w:cs="CordiaUPC"/>
              </w:rPr>
            </w:pPr>
            <w:r>
              <w:t>deductType</w:t>
            </w:r>
          </w:p>
        </w:tc>
        <w:tc>
          <w:tcPr>
            <w:tcW w:w="1096" w:type="pct"/>
            <w:gridSpan w:val="3"/>
          </w:tcPr>
          <w:p w:rsidR="00CA5CE5" w:rsidP="00CA5CE5" w:rsidRDefault="00CA5CE5" w14:paraId="0C3E2F6F" w14:textId="77777777">
            <w:pPr>
              <w:rPr>
                <w:rFonts w:cs="CordiaUPC"/>
              </w:rPr>
            </w:pPr>
          </w:p>
        </w:tc>
        <w:tc>
          <w:tcPr>
            <w:tcW w:w="3074" w:type="pct"/>
            <w:gridSpan w:val="3"/>
          </w:tcPr>
          <w:p w:rsidR="00CA5CE5" w:rsidP="00CA5CE5" w:rsidRDefault="00CA5CE5" w14:paraId="48AE6966" w14:textId="3693709C">
            <w:pPr>
              <w:rPr>
                <w:rFonts w:cs="CordiaUPC"/>
              </w:rPr>
            </w:pPr>
            <w:r>
              <w:rPr>
                <w:rFonts w:cs="CordiaUPC"/>
              </w:rPr>
              <w:t>Invisible</w:t>
            </w:r>
          </w:p>
        </w:tc>
      </w:tr>
      <w:tr w:rsidRPr="008979A8" w:rsidR="00E66E36" w:rsidTr="00400BFB" w14:paraId="620E4BF6" w14:textId="77777777">
        <w:trPr>
          <w:trHeight w:val="243"/>
        </w:trPr>
        <w:tc>
          <w:tcPr>
            <w:tcW w:w="830" w:type="pct"/>
          </w:tcPr>
          <w:p w:rsidR="00E66E36" w:rsidP="00CA5CE5" w:rsidRDefault="00E66E36" w14:paraId="6AC6324B" w14:textId="7E7BA8E7">
            <w:pPr>
              <w:rPr>
                <w:rFonts w:cs="CordiaUPC"/>
              </w:rPr>
            </w:pPr>
            <w:r>
              <w:rPr>
                <w:rFonts w:cs="CordiaUPC"/>
              </w:rPr>
              <w:t>usageLocalize</w:t>
            </w:r>
            <w:r w:rsidR="000D224E">
              <w:rPr>
                <w:rFonts w:cs="CordiaUPC"/>
              </w:rPr>
              <w:t>d</w:t>
            </w:r>
            <w:r>
              <w:rPr>
                <w:rFonts w:cs="CordiaUPC"/>
              </w:rPr>
              <w:t>Flag</w:t>
            </w:r>
          </w:p>
        </w:tc>
        <w:tc>
          <w:tcPr>
            <w:tcW w:w="1096" w:type="pct"/>
            <w:gridSpan w:val="3"/>
          </w:tcPr>
          <w:p w:rsidR="00E66E36" w:rsidP="00CA5CE5" w:rsidRDefault="00E66E36" w14:paraId="50844CC6" w14:textId="05F0C863">
            <w:pPr>
              <w:rPr>
                <w:rFonts w:cs="CordiaUPC"/>
              </w:rPr>
            </w:pPr>
            <w:r>
              <w:t>Radio Button</w:t>
            </w:r>
          </w:p>
        </w:tc>
        <w:tc>
          <w:tcPr>
            <w:tcW w:w="3074" w:type="pct"/>
            <w:gridSpan w:val="3"/>
          </w:tcPr>
          <w:p w:rsidR="00E66E36" w:rsidP="00CA5CE5" w:rsidRDefault="00E66E36" w14:paraId="3FD4650F" w14:textId="690BAD63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CordiaUPC"/>
              </w:rPr>
              <w:t>Usage Localize</w:t>
            </w:r>
            <w:r w:rsidR="000D224E">
              <w:rPr>
                <w:rFonts w:cs="CordiaUPC"/>
              </w:rPr>
              <w:t>d</w:t>
            </w:r>
          </w:p>
          <w:p w:rsidR="0038065E" w:rsidP="00CA5CE5" w:rsidRDefault="0038065E" w14:paraId="24641B67" w14:textId="4C8B26EE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Visible </w:t>
            </w:r>
            <w:r>
              <w:rPr>
                <w:rFonts w:hint="cs" w:cs="CordiaUPC"/>
                <w:cs/>
              </w:rPr>
              <w:t xml:space="preserve">เมื่อ </w:t>
            </w:r>
            <w:r>
              <w:rPr>
                <w:rFonts w:cs="CordiaUPC"/>
              </w:rPr>
              <w:t xml:space="preserve">customer type </w:t>
            </w:r>
            <w:r>
              <w:rPr>
                <w:rFonts w:cs="CordiaUPC"/>
                <w:cs/>
              </w:rPr>
              <w:t>= “</w:t>
            </w:r>
            <w:r>
              <w:rPr>
                <w:rFonts w:cs="CordiaUPC"/>
              </w:rPr>
              <w:t>Pre</w:t>
            </w:r>
            <w:r>
              <w:rPr>
                <w:rFonts w:cs="CordiaUPC"/>
                <w:cs/>
              </w:rPr>
              <w:t>-</w:t>
            </w:r>
            <w:r>
              <w:rPr>
                <w:rFonts w:cs="CordiaUPC"/>
              </w:rPr>
              <w:t>paid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 w:cs="CordiaUPC"/>
                <w:cs/>
              </w:rPr>
              <w:t xml:space="preserve">และ </w:t>
            </w:r>
            <w:r>
              <w:rPr>
                <w:rFonts w:cs="CordiaUPC"/>
              </w:rPr>
              <w:t xml:space="preserve">product class </w:t>
            </w:r>
            <w:r>
              <w:rPr>
                <w:rFonts w:cs="CordiaUPC"/>
                <w:cs/>
              </w:rPr>
              <w:t>= “</w:t>
            </w:r>
            <w:r>
              <w:rPr>
                <w:rFonts w:cs="CordiaUPC"/>
              </w:rPr>
              <w:t>On</w:t>
            </w:r>
            <w:r>
              <w:rPr>
                <w:rFonts w:cs="CordiaUPC"/>
                <w:cs/>
              </w:rPr>
              <w:t>-</w:t>
            </w:r>
            <w:r>
              <w:rPr>
                <w:rFonts w:cs="CordiaUPC"/>
              </w:rPr>
              <w:t xml:space="preserve">Top </w:t>
            </w:r>
            <w:r>
              <w:rPr>
                <w:rFonts w:hint="cs" w:cs="CordiaUPC"/>
                <w:cs/>
              </w:rPr>
              <w:t xml:space="preserve">หรือ </w:t>
            </w:r>
            <w:r>
              <w:rPr>
                <w:rFonts w:cs="CordiaUPC"/>
              </w:rPr>
              <w:t>On</w:t>
            </w:r>
            <w:r>
              <w:rPr>
                <w:rFonts w:cs="CordiaUPC"/>
                <w:cs/>
              </w:rPr>
              <w:t>-</w:t>
            </w:r>
            <w:r>
              <w:rPr>
                <w:rFonts w:cs="CordiaUPC"/>
              </w:rPr>
              <w:t>Top Extra</w:t>
            </w:r>
            <w:r>
              <w:rPr>
                <w:rFonts w:cs="CordiaUPC"/>
                <w:cs/>
              </w:rPr>
              <w:t>”</w:t>
            </w:r>
          </w:p>
          <w:p w:rsidR="0038065E" w:rsidP="00CA5CE5" w:rsidRDefault="0038065E" w14:paraId="7E822690" w14:textId="00079865">
            <w:pPr>
              <w:rPr>
                <w:rFonts w:cs="CordiaUPC"/>
              </w:rPr>
            </w:pPr>
            <w:r w:rsidRPr="004C3917">
              <w:t xml:space="preserve">List of Value </w:t>
            </w:r>
            <w:r w:rsidRPr="004C3917">
              <w:rPr>
                <w:rFonts w:cs="Angsana New"/>
                <w:cs/>
              </w:rPr>
              <w:t xml:space="preserve">: </w:t>
            </w:r>
            <w:r w:rsidRPr="00B916D9">
              <w:rPr>
                <w:rFonts w:cs="Angsana New"/>
                <w:cs/>
              </w:rPr>
              <w:t>ดึงข้อมูลจาก</w:t>
            </w:r>
            <w:r w:rsidRPr="00B916D9">
              <w:rPr>
                <w:rFonts w:cs="CordiaUPC"/>
              </w:rPr>
              <w:t xml:space="preserve">DB </w:t>
            </w:r>
            <w:r w:rsidRPr="00B916D9">
              <w:rPr>
                <w:rFonts w:cs="Angsana New"/>
                <w:cs/>
              </w:rPr>
              <w:t xml:space="preserve">ที่ </w:t>
            </w:r>
            <w:r w:rsidRPr="00B916D9">
              <w:rPr>
                <w:rFonts w:cs="CordiaUPC"/>
              </w:rPr>
              <w:t xml:space="preserve">Table FLW_CFG_LOV </w:t>
            </w:r>
            <w:r w:rsidRPr="00B916D9">
              <w:rPr>
                <w:rFonts w:cs="Angsana New"/>
                <w:cs/>
              </w:rPr>
              <w:t xml:space="preserve">โดย </w:t>
            </w:r>
            <w:r w:rsidRPr="00B916D9">
              <w:rPr>
                <w:rFonts w:cs="CordiaUPC"/>
              </w:rPr>
              <w:t xml:space="preserve">group_type </w:t>
            </w:r>
            <w:r w:rsidRPr="00B916D9">
              <w:rPr>
                <w:rFonts w:cs="Angsana New"/>
                <w:cs/>
              </w:rPr>
              <w:t>= ‘</w:t>
            </w:r>
            <w:r>
              <w:rPr>
                <w:rFonts w:cs="CordiaUPC"/>
              </w:rPr>
              <w:t>Usage Localize</w:t>
            </w:r>
            <w:r w:rsidR="000D224E">
              <w:rPr>
                <w:rFonts w:cs="CordiaUPC"/>
              </w:rPr>
              <w:t>d</w:t>
            </w:r>
            <w:r>
              <w:rPr>
                <w:rFonts w:cs="Angsana New"/>
                <w:cs/>
              </w:rPr>
              <w:t>’</w:t>
            </w:r>
          </w:p>
        </w:tc>
      </w:tr>
      <w:tr w:rsidRPr="008979A8" w:rsidR="00CA5CE5" w:rsidTr="00400BFB" w14:paraId="7E141C10" w14:textId="77777777">
        <w:trPr>
          <w:trHeight w:val="243"/>
        </w:trPr>
        <w:tc>
          <w:tcPr>
            <w:tcW w:w="830" w:type="pct"/>
          </w:tcPr>
          <w:p w:rsidR="00CA5CE5" w:rsidP="00CA5CE5" w:rsidRDefault="00CA5CE5" w14:paraId="6868C6DC" w14:textId="2D300E89">
            <w:r>
              <w:rPr>
                <w:rFonts w:cs="CordiaUPC"/>
              </w:rPr>
              <w:t>InternetUsageType</w:t>
            </w:r>
          </w:p>
        </w:tc>
        <w:tc>
          <w:tcPr>
            <w:tcW w:w="1096" w:type="pct"/>
            <w:gridSpan w:val="3"/>
          </w:tcPr>
          <w:p w:rsidR="00CA5CE5" w:rsidP="00CA5CE5" w:rsidRDefault="00CA5CE5" w14:paraId="16A1D186" w14:textId="0D6BE1D5">
            <w:r>
              <w:rPr>
                <w:rFonts w:cs="CordiaUPC"/>
              </w:rPr>
              <w:t>Drop Down List</w:t>
            </w:r>
          </w:p>
        </w:tc>
        <w:tc>
          <w:tcPr>
            <w:tcW w:w="3074" w:type="pct"/>
            <w:gridSpan w:val="3"/>
          </w:tcPr>
          <w:p w:rsidR="00CA5CE5" w:rsidP="00CA5CE5" w:rsidRDefault="00CA5CE5" w14:paraId="7EC3672A" w14:textId="0747AD2A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DC6F97">
              <w:rPr>
                <w:rFonts w:cs="Angsana New"/>
                <w:color w:val="FF0000"/>
                <w:cs/>
              </w:rPr>
              <w:t>*</w:t>
            </w:r>
            <w:r>
              <w:rPr>
                <w:rFonts w:cs="CordiaUPC"/>
                <w:color w:val="FF0000"/>
              </w:rPr>
              <w:t>Internet Usage</w:t>
            </w:r>
            <w:r w:rsidRPr="00DC6F97">
              <w:rPr>
                <w:rFonts w:cs="CordiaUPC"/>
                <w:color w:val="FF0000"/>
              </w:rPr>
              <w:t xml:space="preserve"> Type</w:t>
            </w:r>
          </w:p>
          <w:p w:rsidR="00CA5CE5" w:rsidP="00CA5CE5" w:rsidRDefault="00CA5CE5" w14:paraId="2959BEB4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Invisible</w:t>
            </w:r>
          </w:p>
          <w:p w:rsidR="00CA5CE5" w:rsidP="00CA5CE5" w:rsidRDefault="00CA5CE5" w14:paraId="72F5D063" w14:textId="26C9AAD5">
            <w:pPr>
              <w:rPr>
                <w:rFonts w:cs="CordiaUPC"/>
              </w:rPr>
            </w:pPr>
            <w:r w:rsidRPr="004C3917">
              <w:t xml:space="preserve">List of Value </w:t>
            </w:r>
            <w:r w:rsidRPr="004C3917">
              <w:rPr>
                <w:rFonts w:cs="Angsana New"/>
                <w:cs/>
              </w:rPr>
              <w:t xml:space="preserve">: </w:t>
            </w:r>
            <w:r w:rsidRPr="00B916D9">
              <w:rPr>
                <w:rFonts w:cs="Angsana New"/>
                <w:cs/>
              </w:rPr>
              <w:t>ดึงข้อมูลจาก</w:t>
            </w:r>
            <w:r w:rsidRPr="00B916D9">
              <w:rPr>
                <w:rFonts w:cs="CordiaUPC"/>
              </w:rPr>
              <w:t xml:space="preserve">DB </w:t>
            </w:r>
            <w:r w:rsidRPr="00B916D9">
              <w:rPr>
                <w:rFonts w:cs="Angsana New"/>
                <w:cs/>
              </w:rPr>
              <w:t xml:space="preserve">ที่ </w:t>
            </w:r>
            <w:r w:rsidRPr="00B916D9">
              <w:rPr>
                <w:rFonts w:cs="CordiaUPC"/>
              </w:rPr>
              <w:t xml:space="preserve">Table FLW_CFG_LOV </w:t>
            </w:r>
            <w:r w:rsidRPr="00B916D9">
              <w:rPr>
                <w:rFonts w:cs="Angsana New"/>
                <w:cs/>
              </w:rPr>
              <w:t xml:space="preserve">โดย </w:t>
            </w:r>
            <w:r w:rsidRPr="00B916D9">
              <w:rPr>
                <w:rFonts w:cs="CordiaUPC"/>
              </w:rPr>
              <w:t xml:space="preserve">group_type </w:t>
            </w:r>
            <w:r w:rsidRPr="00B916D9">
              <w:rPr>
                <w:rFonts w:cs="Angsana New"/>
                <w:cs/>
              </w:rPr>
              <w:t>= ‘</w:t>
            </w:r>
            <w:r w:rsidRPr="002C44B0">
              <w:rPr>
                <w:rFonts w:cs="CordiaUPC"/>
              </w:rPr>
              <w:t>Internet Usage Type</w:t>
            </w:r>
            <w:r>
              <w:rPr>
                <w:rFonts w:cs="Angsana New"/>
                <w:cs/>
              </w:rPr>
              <w:t>’</w:t>
            </w:r>
          </w:p>
          <w:p w:rsidR="00CA5CE5" w:rsidP="00CA5CE5" w:rsidRDefault="00CA5CE5" w14:paraId="58EFAEDC" w14:textId="5B484D5D">
            <w:r>
              <w:rPr>
                <w:rFonts w:cs="CordiaUPC"/>
              </w:rPr>
              <w:t xml:space="preserve">Default Value </w:t>
            </w:r>
            <w:r>
              <w:rPr>
                <w:rFonts w:cs="Angsana New"/>
                <w:cs/>
              </w:rPr>
              <w:t>: “</w:t>
            </w:r>
            <w:r>
              <w:rPr>
                <w:rFonts w:cs="CordiaUPC"/>
              </w:rPr>
              <w:t>Volume</w:t>
            </w:r>
            <w:r>
              <w:rPr>
                <w:rFonts w:cs="Angsana New"/>
                <w:cs/>
              </w:rPr>
              <w:t>-</w:t>
            </w:r>
            <w:r>
              <w:rPr>
                <w:rFonts w:cs="CordiaUPC"/>
              </w:rPr>
              <w:t>based</w:t>
            </w:r>
            <w:r>
              <w:rPr>
                <w:rFonts w:cs="Angsana New"/>
                <w:cs/>
              </w:rPr>
              <w:t>”</w:t>
            </w:r>
          </w:p>
        </w:tc>
      </w:tr>
      <w:tr w:rsidRPr="008979A8" w:rsidR="00CA5CE5" w:rsidTr="00400BFB" w14:paraId="3C71D061" w14:textId="77777777">
        <w:trPr>
          <w:trHeight w:val="243"/>
        </w:trPr>
        <w:tc>
          <w:tcPr>
            <w:tcW w:w="830" w:type="pct"/>
          </w:tcPr>
          <w:p w:rsidR="00CA5CE5" w:rsidP="00CA5CE5" w:rsidRDefault="00CA5CE5" w14:paraId="19EDD6C0" w14:textId="018506F0">
            <w:r>
              <w:rPr>
                <w:rFonts w:cs="CordiaUPC"/>
              </w:rPr>
              <w:t>internet</w:t>
            </w:r>
            <w:r w:rsidRPr="0062165E">
              <w:rPr>
                <w:rFonts w:cs="CordiaUPC"/>
                <w:szCs w:val="36"/>
              </w:rPr>
              <w:t>QuotaType</w:t>
            </w:r>
          </w:p>
        </w:tc>
        <w:tc>
          <w:tcPr>
            <w:tcW w:w="1096" w:type="pct"/>
            <w:gridSpan w:val="3"/>
          </w:tcPr>
          <w:p w:rsidR="00CA5CE5" w:rsidP="00CA5CE5" w:rsidRDefault="00CA5CE5" w14:paraId="54543115" w14:textId="712499D3">
            <w:r w:rsidRPr="008979A8">
              <w:rPr>
                <w:rFonts w:cs="CordiaUPC"/>
              </w:rPr>
              <w:t>Drop Down List</w:t>
            </w:r>
          </w:p>
        </w:tc>
        <w:tc>
          <w:tcPr>
            <w:tcW w:w="3074" w:type="pct"/>
            <w:gridSpan w:val="3"/>
          </w:tcPr>
          <w:p w:rsidR="00CA5CE5" w:rsidP="00CA5CE5" w:rsidRDefault="00CA5CE5" w14:paraId="242E1F7A" w14:textId="7A333D8B">
            <w:pPr>
              <w:rPr>
                <w:rFonts w:cs="CordiaUPC"/>
              </w:rPr>
            </w:pPr>
            <w:r w:rsidRPr="00267AAA">
              <w:rPr>
                <w:rFonts w:cs="CordiaUPC"/>
              </w:rPr>
              <w:t xml:space="preserve">Label </w:t>
            </w:r>
            <w:r w:rsidRPr="00267AAA">
              <w:rPr>
                <w:rFonts w:cs="Angsana New"/>
                <w:cs/>
              </w:rPr>
              <w:t xml:space="preserve">: </w:t>
            </w:r>
            <w:r w:rsidRPr="00267AAA">
              <w:rPr>
                <w:rFonts w:cs="Angsana New"/>
                <w:color w:val="FF0000"/>
                <w:cs/>
              </w:rPr>
              <w:t>*</w:t>
            </w:r>
            <w:r>
              <w:rPr>
                <w:rFonts w:cs="CordiaUPC"/>
                <w:color w:val="FF0000"/>
                <w:szCs w:val="36"/>
              </w:rPr>
              <w:t>Internet</w:t>
            </w:r>
            <w:r w:rsidRPr="00267AAA">
              <w:rPr>
                <w:rFonts w:cs="Angsana New"/>
                <w:color w:val="FF0000"/>
                <w:cs/>
              </w:rPr>
              <w:t xml:space="preserve"> </w:t>
            </w:r>
            <w:r w:rsidRPr="00267AAA">
              <w:rPr>
                <w:rFonts w:cs="CordiaUPC"/>
                <w:color w:val="FF0000"/>
              </w:rPr>
              <w:t>Quota Type</w:t>
            </w:r>
          </w:p>
          <w:p w:rsidR="00CA5CE5" w:rsidP="00CA5CE5" w:rsidRDefault="00CA5CE5" w14:paraId="10BFCF2E" w14:textId="5476DFAF">
            <w:pPr>
              <w:rPr>
                <w:rFonts w:cs="CordiaUPC"/>
                <w:cs/>
              </w:rPr>
            </w:pPr>
            <w:r w:rsidRPr="00AE3523">
              <w:rPr>
                <w:rFonts w:cs="CordiaUPC"/>
              </w:rPr>
              <w:t xml:space="preserve">List of Value </w:t>
            </w:r>
            <w:r w:rsidRPr="00AE3523">
              <w:rPr>
                <w:rFonts w:cs="Angsana New"/>
                <w:cs/>
              </w:rPr>
              <w:t xml:space="preserve">: </w:t>
            </w:r>
            <w:r w:rsidRPr="00B916D9">
              <w:rPr>
                <w:rFonts w:cs="Angsana New"/>
                <w:cs/>
              </w:rPr>
              <w:t>ดึงข้อมูลจาก</w:t>
            </w:r>
            <w:r w:rsidRPr="00B916D9">
              <w:rPr>
                <w:rFonts w:cs="CordiaUPC"/>
              </w:rPr>
              <w:t xml:space="preserve">DB </w:t>
            </w:r>
            <w:r w:rsidRPr="00B916D9">
              <w:rPr>
                <w:rFonts w:cs="Angsana New"/>
                <w:cs/>
              </w:rPr>
              <w:t xml:space="preserve">ที่ </w:t>
            </w:r>
            <w:r w:rsidRPr="00B916D9">
              <w:rPr>
                <w:rFonts w:cs="CordiaUPC"/>
              </w:rPr>
              <w:t xml:space="preserve">Table FLW_CFG_LOV </w:t>
            </w:r>
            <w:r w:rsidRPr="00B916D9">
              <w:rPr>
                <w:rFonts w:cs="Angsana New"/>
                <w:cs/>
              </w:rPr>
              <w:t xml:space="preserve">โดย </w:t>
            </w:r>
            <w:r w:rsidRPr="00B916D9">
              <w:rPr>
                <w:rFonts w:cs="CordiaUPC"/>
              </w:rPr>
              <w:t xml:space="preserve">group_type </w:t>
            </w:r>
            <w:r w:rsidRPr="00B916D9">
              <w:rPr>
                <w:rFonts w:cs="Angsana New"/>
                <w:cs/>
              </w:rPr>
              <w:t>= ‘</w:t>
            </w:r>
            <w:r w:rsidRPr="002C44B0">
              <w:rPr>
                <w:rFonts w:cs="CordiaUPC"/>
              </w:rPr>
              <w:t>Internet Quota Type</w:t>
            </w:r>
            <w:r>
              <w:rPr>
                <w:rFonts w:cs="Angsana New"/>
                <w:cs/>
              </w:rPr>
              <w:t xml:space="preserve">’ </w:t>
            </w:r>
            <w:r>
              <w:rPr>
                <w:rFonts w:hint="cs" w:cs="Angsana New"/>
                <w:cs/>
              </w:rPr>
              <w:t xml:space="preserve">และ </w:t>
            </w:r>
            <w:r>
              <w:rPr>
                <w:rFonts w:cs="CordiaUPC"/>
              </w:rPr>
              <w:t xml:space="preserve">lov_type </w:t>
            </w:r>
            <w:r>
              <w:rPr>
                <w:rFonts w:hint="cs" w:cs="Angsana New"/>
                <w:cs/>
              </w:rPr>
              <w:t xml:space="preserve">ประกอบด้วย </w:t>
            </w:r>
            <w:r>
              <w:rPr>
                <w:rFonts w:cs="CordiaUPC"/>
              </w:rPr>
              <w:t>productClass</w:t>
            </w:r>
            <w:r w:rsidR="00C3274A">
              <w:rPr>
                <w:rFonts w:hint="cs" w:cs="CordiaUPC"/>
                <w:cs/>
              </w:rPr>
              <w:t xml:space="preserve"> และ </w:t>
            </w:r>
            <w:r w:rsidR="00C3274A">
              <w:rPr>
                <w:rFonts w:cs="CordiaUPC"/>
              </w:rPr>
              <w:t xml:space="preserve">lov_val4 </w:t>
            </w:r>
            <w:r w:rsidR="00C3274A">
              <w:rPr>
                <w:rFonts w:hint="cs" w:cs="CordiaUPC"/>
                <w:cs/>
              </w:rPr>
              <w:t xml:space="preserve">ประกอบด้วย </w:t>
            </w:r>
            <w:r w:rsidR="00C3274A">
              <w:rPr>
                <w:rFonts w:cs="CordiaUPC"/>
              </w:rPr>
              <w:t>customerType</w:t>
            </w:r>
          </w:p>
          <w:p w:rsidR="00CA5CE5" w:rsidP="00CA5CE5" w:rsidRDefault="00CA5CE5" w14:paraId="2328B976" w14:textId="13E562AF">
            <w:pPr>
              <w:rPr>
                <w:rFonts w:ascii="Angsana New" w:hAnsi="Angsana New" w:cs="Angsana New"/>
              </w:rPr>
            </w:pPr>
            <w:r>
              <w:rPr>
                <w:rFonts w:hint="cs" w:cs="Angsana New"/>
                <w:cs/>
              </w:rPr>
              <w:t xml:space="preserve">เมื่อเลือก </w:t>
            </w:r>
            <w:r w:rsidRPr="00764EF0">
              <w:rPr>
                <w:rFonts w:cs="CordiaUPC"/>
              </w:rPr>
              <w:t>internetQuotaType</w:t>
            </w:r>
            <w:r w:rsidRPr="00764EF0">
              <w:rPr>
                <w:rFonts w:cs="Angsana New"/>
                <w:cs/>
              </w:rPr>
              <w:t xml:space="preserve"> </w:t>
            </w:r>
            <w:r w:rsidRPr="00764EF0">
              <w:rPr>
                <w:rFonts w:hint="cs" w:ascii="Angsana New" w:hAnsi="Angsana New" w:cs="Angsana New"/>
                <w:cs/>
              </w:rPr>
              <w:t xml:space="preserve">มีค่าที่ </w:t>
            </w:r>
            <w:r w:rsidRPr="00764EF0">
              <w:rPr>
                <w:rFonts w:ascii="Angsana New" w:hAnsi="Angsana New" w:cs="Angsana New"/>
              </w:rPr>
              <w:t>lov_val3</w:t>
            </w:r>
            <w:r w:rsidRPr="00764EF0">
              <w:rPr>
                <w:rFonts w:hint="cs" w:ascii="Angsana New" w:hAnsi="Angsana New" w:cs="Angsana New"/>
                <w:cs/>
              </w:rPr>
              <w:t xml:space="preserve"> ประกอบด้วย</w:t>
            </w:r>
          </w:p>
          <w:p w:rsidR="00CA5CE5" w:rsidP="00CA5CE5" w:rsidRDefault="00CA5CE5" w14:paraId="6207A086" w14:textId="5D3B85AD">
            <w:pPr>
              <w:pStyle w:val="ListParagraph"/>
              <w:numPr>
                <w:ilvl w:val="0"/>
                <w:numId w:val="81"/>
              </w:numPr>
              <w:rPr>
                <w:rFonts w:cs="CordiaUPC"/>
              </w:rPr>
            </w:pPr>
            <w:r>
              <w:rPr>
                <w:rFonts w:cs="CordiaUPC"/>
              </w:rPr>
              <w:t>Quota</w:t>
            </w:r>
          </w:p>
          <w:p w:rsidRPr="00952E5C" w:rsidR="00CA5CE5" w:rsidP="00CA5CE5" w:rsidRDefault="00CA5CE5" w14:paraId="4F84301D" w14:textId="2BE92A88">
            <w:pPr>
              <w:pStyle w:val="ListParagraph"/>
              <w:numPr>
                <w:ilvl w:val="1"/>
                <w:numId w:val="81"/>
              </w:num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 </w:t>
            </w:r>
            <w:r>
              <w:rPr>
                <w:rFonts w:cs="CordiaUPC"/>
              </w:rPr>
              <w:t xml:space="preserve">Visible Internet Quota Section </w:t>
            </w:r>
            <w:r>
              <w:rPr>
                <w:rFonts w:hint="cs" w:cs="Angsana New"/>
                <w:cs/>
              </w:rPr>
              <w:t>ถ้าไม่ใช่ให้</w:t>
            </w:r>
            <w:r>
              <w:rPr>
                <w:rFonts w:cs="CordiaUPC"/>
              </w:rPr>
              <w:t xml:space="preserve"> Invisible </w:t>
            </w:r>
            <w:r>
              <w:rPr>
                <w:rFonts w:hint="cs" w:cs="Angsana New"/>
                <w:cs/>
              </w:rPr>
              <w:t>และ เคลียร์ค่า</w:t>
            </w:r>
          </w:p>
          <w:p w:rsidR="00CA5CE5" w:rsidP="00CA5CE5" w:rsidRDefault="00CA5CE5" w14:paraId="6BD3CE67" w14:textId="3C1AE903">
            <w:pPr>
              <w:pStyle w:val="ListParagraph"/>
              <w:numPr>
                <w:ilvl w:val="0"/>
                <w:numId w:val="81"/>
              </w:numPr>
              <w:rPr>
                <w:rFonts w:cs="CordiaUPC"/>
              </w:rPr>
            </w:pPr>
            <w:r>
              <w:rPr>
                <w:rFonts w:cs="CordiaUPC"/>
              </w:rPr>
              <w:t>FixedSpeed</w:t>
            </w:r>
            <w:r>
              <w:rPr>
                <w:rFonts w:cs="Angsana New"/>
                <w:cs/>
              </w:rPr>
              <w:t xml:space="preserve"> </w:t>
            </w:r>
          </w:p>
          <w:p w:rsidR="00CA5CE5" w:rsidP="00CA5CE5" w:rsidRDefault="00CA5CE5" w14:paraId="6F69F8BF" w14:textId="108BB803">
            <w:pPr>
              <w:pStyle w:val="ListParagraph"/>
              <w:numPr>
                <w:ilvl w:val="1"/>
                <w:numId w:val="81"/>
              </w:num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 </w:t>
            </w:r>
            <w:r>
              <w:rPr>
                <w:rFonts w:cs="CordiaUPC"/>
              </w:rPr>
              <w:t xml:space="preserve">Visible Fixed Speed Section </w:t>
            </w:r>
            <w:r>
              <w:rPr>
                <w:rFonts w:hint="cs" w:cs="Angsana New"/>
                <w:cs/>
              </w:rPr>
              <w:t xml:space="preserve">ถ้าไม่ใช่ให้ </w:t>
            </w:r>
            <w:r>
              <w:rPr>
                <w:rFonts w:cs="CordiaUPC"/>
              </w:rPr>
              <w:t>Invisible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>และ เคลียร์ค่า</w:t>
            </w:r>
          </w:p>
          <w:p w:rsidR="00CA5CE5" w:rsidP="00CA5CE5" w:rsidRDefault="00CA5CE5" w14:paraId="719EFD48" w14:textId="4FCD406C">
            <w:pPr>
              <w:pStyle w:val="ListParagraph"/>
              <w:numPr>
                <w:ilvl w:val="1"/>
                <w:numId w:val="81"/>
              </w:num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 </w:t>
            </w:r>
            <w:r>
              <w:rPr>
                <w:rFonts w:cs="CordiaUPC"/>
              </w:rPr>
              <w:t xml:space="preserve">Default </w:t>
            </w:r>
            <w:r>
              <w:rPr>
                <w:rFonts w:hint="cs" w:cs="Angsana New"/>
                <w:cs/>
              </w:rPr>
              <w:t>ค่าดังต่อไปนี้</w:t>
            </w:r>
          </w:p>
          <w:p w:rsidRPr="00306600" w:rsidR="00CA5CE5" w:rsidP="00CA5CE5" w:rsidRDefault="00CA5CE5" w14:paraId="5BEFF8B4" w14:textId="6ADF82EF">
            <w:pPr>
              <w:pStyle w:val="ListParagraph"/>
              <w:numPr>
                <w:ilvl w:val="2"/>
                <w:numId w:val="81"/>
              </w:numPr>
              <w:rPr>
                <w:rFonts w:cs="CordiaUPC"/>
              </w:rPr>
            </w:pPr>
            <w:r w:rsidRPr="00306600">
              <w:rPr>
                <w:rFonts w:cs="CordiaUPC"/>
              </w:rPr>
              <w:t>fixedSpeedInternetNetworkCoverage</w:t>
            </w:r>
            <w:r>
              <w:rPr>
                <w:rFonts w:hint="cs" w:cs="Angsana New"/>
                <w:cs/>
              </w:rPr>
              <w:t xml:space="preserve">  </w:t>
            </w:r>
            <w:r>
              <w:rPr>
                <w:rFonts w:cs="Angsana New"/>
                <w:cs/>
              </w:rPr>
              <w:t>= “</w:t>
            </w:r>
            <w:r>
              <w:rPr>
                <w:rFonts w:cs="CordiaUPC"/>
              </w:rPr>
              <w:t>4G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และ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3G</w:t>
            </w:r>
            <w:r>
              <w:rPr>
                <w:rFonts w:cs="Angsana New"/>
                <w:cs/>
              </w:rPr>
              <w:t>”</w:t>
            </w:r>
          </w:p>
          <w:p w:rsidRPr="00306600" w:rsidR="00CA5CE5" w:rsidP="00CA5CE5" w:rsidRDefault="00CA5CE5" w14:paraId="483230A0" w14:textId="5FF90D7A">
            <w:pPr>
              <w:pStyle w:val="ListParagraph"/>
              <w:numPr>
                <w:ilvl w:val="2"/>
                <w:numId w:val="81"/>
              </w:numPr>
              <w:rPr>
                <w:rFonts w:cs="CordiaUPC"/>
              </w:rPr>
            </w:pPr>
            <w:r w:rsidRPr="00306600">
              <w:rPr>
                <w:rFonts w:cs="CordiaUPC"/>
              </w:rPr>
              <w:t>fixedSpeedPriceTypePattern</w:t>
            </w:r>
            <w:r>
              <w:rPr>
                <w:rFonts w:cs="Angsana New"/>
                <w:cs/>
              </w:rPr>
              <w:t xml:space="preserve"> = “</w:t>
            </w:r>
            <w:r>
              <w:rPr>
                <w:rFonts w:cs="CordiaUPC"/>
              </w:rPr>
              <w:t>All Time</w:t>
            </w:r>
            <w:r>
              <w:rPr>
                <w:rFonts w:cs="Angsana New"/>
                <w:cs/>
              </w:rPr>
              <w:t>”</w:t>
            </w:r>
          </w:p>
          <w:p w:rsidRPr="00306600" w:rsidR="00CA5CE5" w:rsidP="00CA5CE5" w:rsidRDefault="00CA5CE5" w14:paraId="4880404B" w14:textId="0AB03AA1">
            <w:pPr>
              <w:pStyle w:val="ListParagraph"/>
              <w:numPr>
                <w:ilvl w:val="2"/>
                <w:numId w:val="81"/>
              </w:numPr>
              <w:rPr>
                <w:rFonts w:cs="CordiaUPC"/>
              </w:rPr>
            </w:pPr>
            <w:r w:rsidRPr="00306600">
              <w:rPr>
                <w:rFonts w:cs="CordiaUPC"/>
              </w:rPr>
              <w:t>fixedSpeedFromTiming</w:t>
            </w:r>
            <w:r>
              <w:rPr>
                <w:rFonts w:cs="Angsana New"/>
                <w:cs/>
              </w:rPr>
              <w:t xml:space="preserve"> = “</w:t>
            </w:r>
            <w:r>
              <w:rPr>
                <w:rFonts w:cs="CordiaUPC"/>
              </w:rPr>
              <w:t>00</w:t>
            </w:r>
            <w:r>
              <w:rPr>
                <w:rFonts w:cs="Angsana New"/>
                <w:cs/>
              </w:rPr>
              <w:t>:</w:t>
            </w:r>
            <w:r>
              <w:rPr>
                <w:rFonts w:cs="CordiaUPC"/>
              </w:rPr>
              <w:t>00</w:t>
            </w:r>
            <w:r>
              <w:rPr>
                <w:rFonts w:cs="Angsana New"/>
                <w:cs/>
              </w:rPr>
              <w:t>:</w:t>
            </w:r>
            <w:r>
              <w:rPr>
                <w:rFonts w:cs="CordiaUPC"/>
              </w:rPr>
              <w:t>00</w:t>
            </w:r>
            <w:r>
              <w:rPr>
                <w:rFonts w:cs="Angsana New"/>
                <w:cs/>
              </w:rPr>
              <w:t>”</w:t>
            </w:r>
          </w:p>
          <w:p w:rsidRPr="00306600" w:rsidR="00CA5CE5" w:rsidP="00CA5CE5" w:rsidRDefault="00CA5CE5" w14:paraId="7B2F52BC" w14:textId="4F823A1D">
            <w:pPr>
              <w:pStyle w:val="ListParagraph"/>
              <w:numPr>
                <w:ilvl w:val="2"/>
                <w:numId w:val="81"/>
              </w:numPr>
              <w:rPr>
                <w:rFonts w:cs="CordiaUPC"/>
              </w:rPr>
            </w:pPr>
            <w:r w:rsidRPr="00306600">
              <w:rPr>
                <w:rFonts w:cs="CordiaUPC"/>
              </w:rPr>
              <w:t>fixedSpeedToTiming</w:t>
            </w:r>
            <w:r>
              <w:rPr>
                <w:rFonts w:cs="Angsana New"/>
                <w:cs/>
              </w:rPr>
              <w:t xml:space="preserve"> = “</w:t>
            </w:r>
            <w:r>
              <w:rPr>
                <w:rFonts w:cs="CordiaUPC"/>
              </w:rPr>
              <w:t>23</w:t>
            </w:r>
            <w:r>
              <w:rPr>
                <w:rFonts w:cs="Angsana New"/>
                <w:cs/>
              </w:rPr>
              <w:t>:</w:t>
            </w:r>
            <w:r>
              <w:rPr>
                <w:rFonts w:cs="CordiaUPC"/>
              </w:rPr>
              <w:t>59</w:t>
            </w:r>
            <w:r>
              <w:rPr>
                <w:rFonts w:cs="Angsana New"/>
                <w:cs/>
              </w:rPr>
              <w:t>:</w:t>
            </w:r>
            <w:r>
              <w:rPr>
                <w:rFonts w:cs="CordiaUPC"/>
              </w:rPr>
              <w:t>59</w:t>
            </w:r>
            <w:r>
              <w:rPr>
                <w:rFonts w:cs="Angsana New"/>
                <w:cs/>
              </w:rPr>
              <w:t>”</w:t>
            </w:r>
          </w:p>
          <w:p w:rsidRPr="00306600" w:rsidR="00CA5CE5" w:rsidP="00CA5CE5" w:rsidRDefault="00CA5CE5" w14:paraId="6186002A" w14:textId="295CB28D">
            <w:pPr>
              <w:pStyle w:val="ListParagraph"/>
              <w:numPr>
                <w:ilvl w:val="2"/>
                <w:numId w:val="81"/>
              </w:numPr>
              <w:rPr>
                <w:rFonts w:cs="CordiaUPC"/>
              </w:rPr>
            </w:pPr>
            <w:r w:rsidRPr="00306600">
              <w:rPr>
                <w:rFonts w:cs="CordiaUPC"/>
              </w:rPr>
              <w:t>FixedSpeedNextG</w:t>
            </w:r>
            <w:r>
              <w:rPr>
                <w:rFonts w:cs="Angsana New"/>
                <w:cs/>
              </w:rPr>
              <w:t xml:space="preserve"> = “</w:t>
            </w:r>
            <w:r>
              <w:rPr>
                <w:rFonts w:cs="CordiaUPC"/>
              </w:rPr>
              <w:t>No</w:t>
            </w:r>
            <w:r>
              <w:rPr>
                <w:rFonts w:cs="Angsana New"/>
                <w:cs/>
              </w:rPr>
              <w:t>”</w:t>
            </w:r>
          </w:p>
          <w:p w:rsidRPr="00952E5C" w:rsidR="00CA5CE5" w:rsidP="00CA5CE5" w:rsidRDefault="00CA5CE5" w14:paraId="2C71FE37" w14:textId="280F6E69">
            <w:pPr>
              <w:pStyle w:val="ListParagraph"/>
              <w:numPr>
                <w:ilvl w:val="2"/>
                <w:numId w:val="81"/>
              </w:numPr>
              <w:rPr>
                <w:rFonts w:cs="CordiaUPC"/>
              </w:rPr>
            </w:pPr>
            <w:r w:rsidRPr="00306600">
              <w:rPr>
                <w:rFonts w:cs="CordiaUPC"/>
              </w:rPr>
              <w:t>FixedSpeedBlockBit</w:t>
            </w:r>
            <w:r>
              <w:rPr>
                <w:rFonts w:cs="Angsana New"/>
                <w:cs/>
              </w:rPr>
              <w:t xml:space="preserve"> = “</w:t>
            </w:r>
            <w:r>
              <w:rPr>
                <w:rFonts w:cs="CordiaUPC"/>
              </w:rPr>
              <w:t>No</w:t>
            </w:r>
            <w:r>
              <w:rPr>
                <w:rFonts w:cs="Angsana New"/>
                <w:cs/>
              </w:rPr>
              <w:t>”</w:t>
            </w:r>
          </w:p>
          <w:p w:rsidR="00CA5CE5" w:rsidP="00CA5CE5" w:rsidRDefault="00CA5CE5" w14:paraId="11067DF0" w14:textId="62173C96">
            <w:pPr>
              <w:pStyle w:val="ListParagraph"/>
              <w:numPr>
                <w:ilvl w:val="0"/>
                <w:numId w:val="81"/>
              </w:numPr>
              <w:rPr>
                <w:rFonts w:cs="CordiaUPC"/>
              </w:rPr>
            </w:pPr>
            <w:r>
              <w:rPr>
                <w:rFonts w:cs="CordiaUPC"/>
              </w:rPr>
              <w:t>Internet</w:t>
            </w:r>
            <w:r w:rsidRPr="00E77461">
              <w:rPr>
                <w:rFonts w:cs="CordiaUPC"/>
              </w:rPr>
              <w:t>Speed</w:t>
            </w:r>
          </w:p>
          <w:p w:rsidRPr="00952E5C" w:rsidR="00CA5CE5" w:rsidP="00CA5CE5" w:rsidRDefault="00CA5CE5" w14:paraId="1A5CE9E0" w14:textId="7FF8A40F">
            <w:pPr>
              <w:pStyle w:val="ListParagraph"/>
              <w:numPr>
                <w:ilvl w:val="1"/>
                <w:numId w:val="81"/>
              </w:numPr>
              <w:rPr>
                <w:rFonts w:cs="CordiaUPC"/>
              </w:rPr>
            </w:pPr>
            <w:r w:rsidRPr="00E77461">
              <w:rPr>
                <w:rFonts w:cs="CordiaUPC"/>
              </w:rPr>
              <w:t xml:space="preserve">Visible </w:t>
            </w:r>
            <w:r>
              <w:rPr>
                <w:rFonts w:cs="CordiaUPC"/>
              </w:rPr>
              <w:t>Internet</w:t>
            </w:r>
            <w:r w:rsidRPr="00E77461">
              <w:rPr>
                <w:rFonts w:cs="CordiaUPC"/>
              </w:rPr>
              <w:t xml:space="preserve"> Speed Section </w:t>
            </w:r>
            <w:r w:rsidRPr="00E77461">
              <w:rPr>
                <w:rFonts w:cs="Angsana New"/>
                <w:cs/>
              </w:rPr>
              <w:t>ถ้า</w:t>
            </w:r>
            <w:r>
              <w:rPr>
                <w:rFonts w:hint="cs" w:cs="Angsana New"/>
                <w:cs/>
              </w:rPr>
              <w:t>ไม่</w:t>
            </w:r>
            <w:r w:rsidRPr="00E77461">
              <w:rPr>
                <w:rFonts w:cs="Angsana New"/>
                <w:cs/>
              </w:rPr>
              <w:t xml:space="preserve">ใช่ให้ </w:t>
            </w:r>
            <w:r w:rsidRPr="00E77461">
              <w:rPr>
                <w:rFonts w:cs="CordiaUPC"/>
              </w:rPr>
              <w:t xml:space="preserve">Invisible </w:t>
            </w:r>
            <w:r w:rsidRPr="00E77461">
              <w:rPr>
                <w:rFonts w:cs="Angsana New"/>
                <w:cs/>
              </w:rPr>
              <w:t>และ เคลียร์ค่า</w:t>
            </w:r>
          </w:p>
          <w:p w:rsidR="00CA5CE5" w:rsidP="00CA5CE5" w:rsidRDefault="00CA5CE5" w14:paraId="7EF42B93" w14:textId="730B7A3A">
            <w:pPr>
              <w:pStyle w:val="ListParagraph"/>
              <w:numPr>
                <w:ilvl w:val="0"/>
                <w:numId w:val="81"/>
              </w:numPr>
              <w:rPr>
                <w:rFonts w:cs="CordiaUPC"/>
              </w:rPr>
            </w:pPr>
            <w:r>
              <w:rPr>
                <w:rFonts w:cs="CordiaUPC"/>
              </w:rPr>
              <w:t>ThrottlingSpeed</w:t>
            </w:r>
          </w:p>
          <w:p w:rsidR="00CA5CE5" w:rsidP="00CA5CE5" w:rsidRDefault="00CA5CE5" w14:paraId="7FDEF1EC" w14:textId="1D5CEA0D">
            <w:pPr>
              <w:pStyle w:val="ListParagraph"/>
              <w:numPr>
                <w:ilvl w:val="1"/>
                <w:numId w:val="81"/>
              </w:num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 </w:t>
            </w:r>
            <w:r>
              <w:rPr>
                <w:rFonts w:cs="CordiaUPC"/>
              </w:rPr>
              <w:t xml:space="preserve">Visible Throttling Speed Section </w:t>
            </w:r>
            <w:r>
              <w:rPr>
                <w:rFonts w:hint="cs" w:cs="Angsana New"/>
                <w:cs/>
              </w:rPr>
              <w:t>ถ้าไม่ใช่ให้</w:t>
            </w:r>
            <w:r>
              <w:rPr>
                <w:rFonts w:cs="CordiaUPC"/>
              </w:rPr>
              <w:t xml:space="preserve"> Invisible </w:t>
            </w:r>
            <w:r>
              <w:rPr>
                <w:rFonts w:hint="cs" w:cs="Angsana New"/>
                <w:cs/>
              </w:rPr>
              <w:t>และ เคลียร์ค่า</w:t>
            </w:r>
          </w:p>
          <w:p w:rsidRPr="00952E5C" w:rsidR="00CA5CE5" w:rsidP="00CA5CE5" w:rsidRDefault="00CA5CE5" w14:paraId="3176A832" w14:textId="1DED34D2">
            <w:pPr>
              <w:pStyle w:val="ListParagraph"/>
              <w:numPr>
                <w:ilvl w:val="0"/>
                <w:numId w:val="81"/>
              </w:numPr>
              <w:rPr>
                <w:rFonts w:cs="CordiaUPC"/>
              </w:rPr>
            </w:pPr>
            <w:commentRangeStart w:id="9"/>
            <w:r>
              <w:t>ExceedRate</w:t>
            </w:r>
            <w:commentRangeEnd w:id="9"/>
            <w:r w:rsidR="00B955B8">
              <w:rPr>
                <w:rStyle w:val="CommentReference"/>
              </w:rPr>
              <w:commentReference w:id="9"/>
            </w:r>
          </w:p>
          <w:p w:rsidR="00CA5CE5" w:rsidP="00CA5CE5" w:rsidRDefault="00CA5CE5" w14:paraId="4E69C439" w14:textId="4FC9B049">
            <w:pPr>
              <w:pStyle w:val="ListParagraph"/>
              <w:numPr>
                <w:ilvl w:val="1"/>
                <w:numId w:val="81"/>
              </w:num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 </w:t>
            </w:r>
            <w:r>
              <w:rPr>
                <w:rFonts w:cs="CordiaUPC"/>
              </w:rPr>
              <w:t xml:space="preserve">Visible Exceed Rate Section </w:t>
            </w:r>
            <w:r>
              <w:rPr>
                <w:rFonts w:hint="cs" w:cs="Angsana New"/>
                <w:cs/>
              </w:rPr>
              <w:t>ถ้าไม่ใช่ให้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cs="CordiaUPC"/>
              </w:rPr>
              <w:t xml:space="preserve">Invisible </w:t>
            </w:r>
            <w:r>
              <w:rPr>
                <w:rFonts w:hint="cs" w:cs="Angsana New"/>
                <w:cs/>
              </w:rPr>
              <w:t>และ เคลียร์ค่า</w:t>
            </w:r>
          </w:p>
          <w:p w:rsidR="00CA5CE5" w:rsidP="00CA5CE5" w:rsidRDefault="00CA5CE5" w14:paraId="787BFF77" w14:textId="77777777">
            <w:pPr>
              <w:pStyle w:val="ListParagraph"/>
              <w:numPr>
                <w:ilvl w:val="1"/>
                <w:numId w:val="81"/>
              </w:num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 </w:t>
            </w:r>
            <w:r>
              <w:rPr>
                <w:rFonts w:cs="CordiaUPC"/>
              </w:rPr>
              <w:t xml:space="preserve">Default </w:t>
            </w:r>
            <w:r>
              <w:rPr>
                <w:rFonts w:hint="cs" w:cs="Angsana New"/>
                <w:cs/>
              </w:rPr>
              <w:t>ค่าดังต่อไปนี้</w:t>
            </w:r>
          </w:p>
          <w:p w:rsidRPr="00952E5C" w:rsidR="00CA5CE5" w:rsidP="00CA5CE5" w:rsidRDefault="00CA5CE5" w14:paraId="3CEBC859" w14:textId="24B81BA2">
            <w:pPr>
              <w:pStyle w:val="ListParagraph"/>
              <w:numPr>
                <w:ilvl w:val="2"/>
                <w:numId w:val="81"/>
              </w:numPr>
              <w:rPr>
                <w:rFonts w:cs="CordiaUPC"/>
                <w:cs/>
              </w:rPr>
            </w:pPr>
            <w:r>
              <w:t xml:space="preserve">excIncVat </w:t>
            </w:r>
            <w:r>
              <w:rPr>
                <w:rFonts w:cs="Angsana New"/>
                <w:cs/>
              </w:rPr>
              <w:t xml:space="preserve">= </w:t>
            </w:r>
            <w:r>
              <w:rPr>
                <w:rFonts w:hint="cs"/>
                <w:cs/>
              </w:rPr>
              <w:t>ถ้า</w:t>
            </w:r>
            <w:r>
              <w:t xml:space="preserve"> customerType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t>Post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ให้ </w:t>
            </w:r>
            <w:r>
              <w:t xml:space="preserve">Default </w:t>
            </w:r>
            <w:r>
              <w:rPr>
                <w:rFonts w:hint="cs"/>
                <w:cs/>
              </w:rPr>
              <w:t>ค่าเป็น</w:t>
            </w:r>
            <w:r>
              <w:rPr>
                <w:rFonts w:cs="Angsana New"/>
                <w:cs/>
              </w:rPr>
              <w:t xml:space="preserve"> “</w:t>
            </w:r>
            <w:r>
              <w:t>Excluding VAT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/>
                <w:cs/>
              </w:rPr>
              <w:t xml:space="preserve"> ถ้าเป็น </w:t>
            </w:r>
            <w:r>
              <w:rPr>
                <w:rFonts w:cs="Angsana New"/>
                <w:cs/>
              </w:rPr>
              <w:t>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ให้ </w:t>
            </w:r>
            <w:r>
              <w:t xml:space="preserve">Default </w:t>
            </w:r>
            <w:r>
              <w:rPr>
                <w:rFonts w:hint="cs"/>
                <w:cs/>
              </w:rPr>
              <w:t>ค่าเป็น</w:t>
            </w:r>
            <w:r>
              <w:rPr>
                <w:rFonts w:cs="Angsana New"/>
                <w:cs/>
              </w:rPr>
              <w:t xml:space="preserve"> “</w:t>
            </w:r>
            <w:r>
              <w:t>Including VAT</w:t>
            </w:r>
            <w:r>
              <w:rPr>
                <w:rFonts w:cs="Angsana New"/>
                <w:cs/>
              </w:rPr>
              <w:t>”</w:t>
            </w:r>
          </w:p>
        </w:tc>
      </w:tr>
      <w:tr w:rsidRPr="008979A8" w:rsidR="00CA5CE5" w:rsidTr="00400BFB" w14:paraId="17B89E78" w14:textId="77777777">
        <w:trPr>
          <w:trHeight w:val="243"/>
        </w:trPr>
        <w:tc>
          <w:tcPr>
            <w:tcW w:w="5000" w:type="pct"/>
            <w:gridSpan w:val="7"/>
            <w:shd w:val="clear" w:color="auto" w:fill="C2D69B" w:themeFill="accent3" w:themeFillTint="99"/>
          </w:tcPr>
          <w:p w:rsidRPr="008979A8" w:rsidR="00CA5CE5" w:rsidP="00CA5CE5" w:rsidRDefault="00CA5CE5" w14:paraId="046AFEAB" w14:textId="1EEF9D17">
            <w:pPr>
              <w:pStyle w:val="HeaderTable"/>
            </w:pPr>
            <w:r>
              <w:t>Internet Quota Section</w:t>
            </w:r>
          </w:p>
        </w:tc>
      </w:tr>
      <w:tr w:rsidRPr="008979A8" w:rsidR="00CA5CE5" w:rsidTr="00400BFB" w14:paraId="5CFBBF45" w14:textId="77777777">
        <w:trPr>
          <w:trHeight w:val="243"/>
        </w:trPr>
        <w:tc>
          <w:tcPr>
            <w:tcW w:w="830" w:type="pct"/>
          </w:tcPr>
          <w:p w:rsidR="00CA5CE5" w:rsidP="00CA5CE5" w:rsidRDefault="00CA5CE5" w14:paraId="6ABF90BE" w14:textId="1731B4F3">
            <w:r>
              <w:rPr>
                <w:rFonts w:cs="CordiaUPC"/>
              </w:rPr>
              <w:t>internetQuota</w:t>
            </w:r>
          </w:p>
        </w:tc>
        <w:tc>
          <w:tcPr>
            <w:tcW w:w="1096" w:type="pct"/>
            <w:gridSpan w:val="3"/>
          </w:tcPr>
          <w:p w:rsidR="00CA5CE5" w:rsidP="00CA5CE5" w:rsidRDefault="00CA5CE5" w14:paraId="5220A70F" w14:textId="5C8746A2">
            <w:r w:rsidRPr="008979A8">
              <w:rPr>
                <w:rFonts w:cs="CordiaUPC"/>
              </w:rPr>
              <w:t>Drop Down List</w:t>
            </w:r>
          </w:p>
        </w:tc>
        <w:tc>
          <w:tcPr>
            <w:tcW w:w="3074" w:type="pct"/>
            <w:gridSpan w:val="3"/>
          </w:tcPr>
          <w:p w:rsidR="00CA5CE5" w:rsidP="00CA5CE5" w:rsidRDefault="00CA5CE5" w14:paraId="4CAD9908" w14:textId="2032E296">
            <w:pPr>
              <w:rPr>
                <w:rFonts w:cs="CordiaUPC"/>
                <w:color w:val="FF0000"/>
              </w:rPr>
            </w:pPr>
            <w:r w:rsidRPr="008979A8">
              <w:rPr>
                <w:rFonts w:cs="CordiaUPC"/>
              </w:rPr>
              <w:t xml:space="preserve">Label </w:t>
            </w:r>
            <w:r w:rsidRPr="008979A8">
              <w:rPr>
                <w:rFonts w:cs="Angsana New"/>
                <w:cs/>
              </w:rPr>
              <w:t>:</w:t>
            </w:r>
            <w:r>
              <w:rPr>
                <w:rFonts w:cs="Angsana New"/>
                <w:cs/>
              </w:rPr>
              <w:t xml:space="preserve"> </w:t>
            </w:r>
            <w:r w:rsidRPr="004E6408">
              <w:rPr>
                <w:rFonts w:cs="Angsana New"/>
                <w:color w:val="FF0000"/>
                <w:cs/>
              </w:rPr>
              <w:t>*</w:t>
            </w:r>
            <w:r>
              <w:rPr>
                <w:rFonts w:cs="CordiaUPC"/>
                <w:color w:val="FF0000"/>
              </w:rPr>
              <w:t>Internet Quota</w:t>
            </w:r>
          </w:p>
          <w:p w:rsidRPr="00405519" w:rsidR="00CA5CE5" w:rsidP="00CA5CE5" w:rsidRDefault="00CA5CE5" w14:paraId="69EFC197" w14:textId="31DBD302">
            <w:pPr>
              <w:rPr>
                <w:rFonts w:cs="CordiaUPC"/>
                <w:cs/>
              </w:rPr>
            </w:pPr>
            <w:r w:rsidRPr="00952E5C">
              <w:rPr>
                <w:rFonts w:cs="CordiaUPC"/>
              </w:rPr>
              <w:t>Visible</w:t>
            </w:r>
            <w:r w:rsidRPr="00952E5C">
              <w:rPr>
                <w:rFonts w:cs="Angsana New"/>
                <w:cs/>
              </w:rPr>
              <w:t xml:space="preserve"> </w:t>
            </w:r>
            <w:r w:rsidRPr="00405519">
              <w:rPr>
                <w:rFonts w:hint="cs" w:cs="Angsana New"/>
                <w:cs/>
              </w:rPr>
              <w:t xml:space="preserve">เมื่อเลือก </w:t>
            </w:r>
            <w:r w:rsidRPr="00405519">
              <w:rPr>
                <w:rFonts w:cs="CordiaUPC"/>
              </w:rPr>
              <w:t>internetQuotaType</w:t>
            </w:r>
            <w:r w:rsidRPr="00405519">
              <w:rPr>
                <w:rFonts w:cs="Angsana New"/>
                <w:cs/>
              </w:rPr>
              <w:t xml:space="preserve"> </w:t>
            </w:r>
            <w:r w:rsidRPr="00405519">
              <w:rPr>
                <w:rFonts w:hint="cs" w:ascii="Angsana New" w:hAnsi="Angsana New" w:cs="Angsana New"/>
                <w:cs/>
              </w:rPr>
              <w:t xml:space="preserve">มีค่าที่ </w:t>
            </w:r>
            <w:r w:rsidRPr="00405519">
              <w:rPr>
                <w:rFonts w:ascii="Angsana New" w:hAnsi="Angsana New" w:cs="Angsana New"/>
              </w:rPr>
              <w:t>lov_val3</w:t>
            </w:r>
            <w:r w:rsidRPr="00405519">
              <w:rPr>
                <w:rFonts w:hint="cs" w:ascii="Angsana New" w:hAnsi="Angsana New" w:cs="Angsana New"/>
                <w:cs/>
              </w:rPr>
              <w:t xml:space="preserve"> ประกอบด้วย </w:t>
            </w:r>
          </w:p>
          <w:p w:rsidRPr="00952E5C" w:rsidR="00CA5CE5" w:rsidP="00CA5CE5" w:rsidRDefault="00CA5CE5" w14:paraId="06899815" w14:textId="2DE2B3F2">
            <w:pPr>
              <w:rPr>
                <w:rFonts w:cs="CordiaUPC"/>
                <w:cs/>
              </w:rPr>
            </w:pPr>
            <w:r w:rsidRPr="00405519">
              <w:rPr>
                <w:rFonts w:cs="Angsana New"/>
                <w:cs/>
              </w:rPr>
              <w:t>“</w:t>
            </w:r>
            <w:r w:rsidRPr="00405519">
              <w:rPr>
                <w:rFonts w:cs="CordiaUPC"/>
              </w:rPr>
              <w:t>Quota</w:t>
            </w:r>
            <w:r w:rsidRPr="00405519">
              <w:rPr>
                <w:rFonts w:cs="Angsana New"/>
                <w:cs/>
              </w:rPr>
              <w:t>”</w:t>
            </w:r>
          </w:p>
          <w:p w:rsidR="00CA5CE5" w:rsidP="00CA5CE5" w:rsidRDefault="00CA5CE5" w14:paraId="777C0C71" w14:textId="02EACBB5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สามารถ </w:t>
            </w:r>
            <w:r>
              <w:rPr>
                <w:rFonts w:cs="CordiaUPC"/>
              </w:rPr>
              <w:t xml:space="preserve">Filter List of Value </w:t>
            </w:r>
            <w:r>
              <w:rPr>
                <w:rFonts w:hint="cs" w:cs="Angsana New"/>
                <w:cs/>
              </w:rPr>
              <w:t xml:space="preserve">ของ </w:t>
            </w:r>
            <w:r>
              <w:rPr>
                <w:rFonts w:cs="CordiaUPC"/>
              </w:rPr>
              <w:t xml:space="preserve">Internet </w:t>
            </w:r>
            <w:r>
              <w:rPr>
                <w:rFonts w:hint="cs" w:cs="Angsana New"/>
                <w:cs/>
              </w:rPr>
              <w:t xml:space="preserve">ตามที่ </w:t>
            </w:r>
            <w:r>
              <w:rPr>
                <w:rFonts w:cs="CordiaUPC"/>
              </w:rPr>
              <w:t xml:space="preserve">User </w:t>
            </w:r>
            <w:r>
              <w:rPr>
                <w:rFonts w:hint="cs" w:cs="Angsana New"/>
                <w:cs/>
              </w:rPr>
              <w:t xml:space="preserve">กรอกมาตามเงื่อนไข </w:t>
            </w:r>
            <w:r>
              <w:rPr>
                <w:rFonts w:cs="Angsana New"/>
                <w:cs/>
              </w:rPr>
              <w:t>“%</w:t>
            </w:r>
            <w:r>
              <w:rPr>
                <w:rFonts w:cs="CordiaUPC"/>
              </w:rPr>
              <w:t>search</w:t>
            </w:r>
            <w:r>
              <w:rPr>
                <w:rFonts w:cs="Angsana New"/>
                <w:cs/>
              </w:rPr>
              <w:t>%”</w:t>
            </w:r>
            <w:r>
              <w:rPr>
                <w:rFonts w:hint="cs" w:cs="Angsana New"/>
                <w:cs/>
              </w:rPr>
              <w:t xml:space="preserve"> ได้</w:t>
            </w:r>
          </w:p>
          <w:p w:rsidR="00CA5CE5" w:rsidP="00CA5CE5" w:rsidRDefault="00CA5CE5" w14:paraId="41BBCEA9" w14:textId="7C8819AD">
            <w:r w:rsidRPr="004C3917">
              <w:t xml:space="preserve">List of Value </w:t>
            </w:r>
            <w:r w:rsidRPr="004C3917">
              <w:rPr>
                <w:rFonts w:cs="Angsana New"/>
                <w:cs/>
              </w:rPr>
              <w:t xml:space="preserve">: </w:t>
            </w:r>
            <w:r w:rsidRPr="008979A8">
              <w:rPr>
                <w:rFonts w:cs="Angsana New"/>
                <w:cs/>
              </w:rPr>
              <w:t xml:space="preserve">ดึงข้อมูล </w:t>
            </w:r>
            <w:r w:rsidRPr="008979A8">
              <w:rPr>
                <w:rFonts w:cs="CordiaUPC"/>
              </w:rPr>
              <w:t>free_resource_name</w:t>
            </w:r>
            <w:r w:rsidRPr="008979A8">
              <w:rPr>
                <w:rFonts w:cs="Angsana New"/>
                <w:cs/>
              </w:rPr>
              <w:t xml:space="preserve"> จาก </w:t>
            </w:r>
            <w:r>
              <w:rPr>
                <w:rFonts w:cs="CordiaUPC"/>
              </w:rPr>
              <w:t>MASS</w:t>
            </w:r>
            <w:r w:rsidRPr="008979A8">
              <w:rPr>
                <w:rFonts w:cs="CordiaUPC"/>
              </w:rPr>
              <w:t>_BUSINESS_</w:t>
            </w:r>
            <w:r>
              <w:rPr>
                <w:rFonts w:cs="CordiaUPC"/>
              </w:rPr>
              <w:t>INTERNET</w:t>
            </w:r>
            <w:r w:rsidRPr="008979A8">
              <w:rPr>
                <w:rFonts w:cs="CordiaUPC"/>
              </w:rPr>
              <w:t xml:space="preserve"> Table </w:t>
            </w:r>
            <w:r w:rsidRPr="008979A8">
              <w:rPr>
                <w:rFonts w:cs="Angsana New"/>
                <w:cs/>
              </w:rPr>
              <w:t xml:space="preserve">มาแสดง </w:t>
            </w:r>
            <w:r>
              <w:rPr>
                <w:rFonts w:hint="cs" w:cs="Angsana New"/>
                <w:cs/>
              </w:rPr>
              <w:t xml:space="preserve">โดยให้ </w:t>
            </w:r>
            <w:r>
              <w:rPr>
                <w:rFonts w:cs="CordiaUPC"/>
              </w:rPr>
              <w:t xml:space="preserve">Filter </w:t>
            </w:r>
            <w:r>
              <w:rPr>
                <w:rFonts w:hint="cs" w:cs="Angsana New"/>
                <w:cs/>
              </w:rPr>
              <w:t xml:space="preserve">ข้อมูลตาม </w:t>
            </w:r>
            <w:r>
              <w:rPr>
                <w:rFonts w:cs="CordiaUPC"/>
              </w:rPr>
              <w:t>InternetUsageType</w:t>
            </w:r>
          </w:p>
          <w:p w:rsidR="00CA5CE5" w:rsidP="00CA5CE5" w:rsidRDefault="00CA5CE5" w14:paraId="0A3C9BEA" w14:textId="0C4DED60">
            <w:r>
              <w:rPr>
                <w:rFonts w:hint="cs"/>
                <w:cs/>
              </w:rPr>
              <w:t xml:space="preserve">เมื่อเลือกให้ </w:t>
            </w:r>
            <w:r>
              <w:rPr>
                <w:rFonts w:cs="CordiaUPC"/>
              </w:rPr>
              <w:t>internetQuota</w:t>
            </w:r>
            <w:r w:rsidDel="00506F90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มีค่า ดังนั้นให้ </w:t>
            </w:r>
          </w:p>
          <w:p w:rsidR="00CA5CE5" w:rsidP="00CA5CE5" w:rsidRDefault="00CA5CE5" w14:paraId="7FE85FEB" w14:textId="2498222A">
            <w:pPr>
              <w:pStyle w:val="ListParagraph"/>
              <w:numPr>
                <w:ilvl w:val="0"/>
                <w:numId w:val="83"/>
              </w:numPr>
            </w:pPr>
            <w:r>
              <w:rPr>
                <w:rFonts w:hint="cs"/>
                <w:cs/>
              </w:rPr>
              <w:t xml:space="preserve">ดึงค่าจาก </w:t>
            </w:r>
            <w:r>
              <w:rPr>
                <w:rFonts w:cs="CordiaUPC"/>
              </w:rPr>
              <w:t>internetQuota</w:t>
            </w:r>
            <w:r w:rsidDel="00506F90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>มาแสดง</w:t>
            </w:r>
          </w:p>
          <w:p w:rsidR="00CA5CE5" w:rsidP="00CA5CE5" w:rsidRDefault="00CA5CE5" w14:paraId="53A51A22" w14:textId="39276EDE">
            <w:pPr>
              <w:pStyle w:val="ListParagraph"/>
              <w:numPr>
                <w:ilvl w:val="0"/>
                <w:numId w:val="83"/>
              </w:numPr>
            </w:pPr>
            <w:r>
              <w:rPr>
                <w:rFonts w:hint="cs"/>
                <w:cs/>
              </w:rPr>
              <w:t xml:space="preserve">ให้ </w:t>
            </w:r>
            <w:r>
              <w:t xml:space="preserve">Default </w:t>
            </w:r>
            <w:r>
              <w:rPr>
                <w:rFonts w:hint="cs"/>
                <w:cs/>
              </w:rPr>
              <w:t xml:space="preserve">ค่าที่ </w:t>
            </w:r>
            <w:r>
              <w:t xml:space="preserve">Internet Quota </w:t>
            </w:r>
            <w:r>
              <w:rPr>
                <w:rFonts w:hint="cs"/>
                <w:cs/>
              </w:rPr>
              <w:t xml:space="preserve">ทุก </w:t>
            </w:r>
            <w:r>
              <w:t xml:space="preserve">Rows </w:t>
            </w:r>
            <w:r>
              <w:rPr>
                <w:rFonts w:hint="cs"/>
                <w:cs/>
              </w:rPr>
              <w:t>ดังนี้</w:t>
            </w:r>
          </w:p>
          <w:p w:rsidR="00CA5CE5" w:rsidP="00CA5CE5" w:rsidRDefault="00CA5CE5" w14:paraId="1A13384D" w14:textId="19F28B23">
            <w:pPr>
              <w:pStyle w:val="ListParagraph"/>
              <w:numPr>
                <w:ilvl w:val="1"/>
                <w:numId w:val="83"/>
              </w:numPr>
            </w:pPr>
            <w:r>
              <w:t xml:space="preserve">internetQuotaNextG </w:t>
            </w:r>
            <w:r>
              <w:rPr>
                <w:rFonts w:cs="Angsana New"/>
                <w:cs/>
              </w:rPr>
              <w:t>= “</w:t>
            </w:r>
            <w:r>
              <w:t>No</w:t>
            </w:r>
            <w:r>
              <w:rPr>
                <w:rFonts w:cs="Angsana New"/>
                <w:cs/>
              </w:rPr>
              <w:t>”</w:t>
            </w:r>
          </w:p>
          <w:p w:rsidR="00CA5CE5" w:rsidP="00CA5CE5" w:rsidRDefault="00CA5CE5" w14:paraId="0019828B" w14:textId="4E8BC5BF">
            <w:pPr>
              <w:pStyle w:val="ListParagraph"/>
              <w:numPr>
                <w:ilvl w:val="1"/>
                <w:numId w:val="83"/>
              </w:numPr>
            </w:pPr>
            <w:r>
              <w:t xml:space="preserve">internetQuotaBlockBit </w:t>
            </w:r>
            <w:r>
              <w:rPr>
                <w:rFonts w:cs="Angsana New"/>
                <w:cs/>
              </w:rPr>
              <w:t>= “</w:t>
            </w:r>
            <w:r>
              <w:t>No</w:t>
            </w:r>
            <w:r>
              <w:rPr>
                <w:rFonts w:cs="Angsana New"/>
                <w:cs/>
              </w:rPr>
              <w:t>”</w:t>
            </w:r>
          </w:p>
          <w:p w:rsidRPr="005C325E" w:rsidR="00CA5CE5" w:rsidP="00CA5CE5" w:rsidRDefault="00CA5CE5" w14:paraId="44A4E667" w14:textId="60502B86">
            <w:pPr>
              <w:pStyle w:val="ListParagraph"/>
              <w:numPr>
                <w:ilvl w:val="1"/>
                <w:numId w:val="83"/>
              </w:numPr>
            </w:pPr>
            <w:r>
              <w:t xml:space="preserve">internetQuotaRollOver </w:t>
            </w:r>
            <w:r>
              <w:rPr>
                <w:rFonts w:cs="Angsana New"/>
                <w:cs/>
              </w:rPr>
              <w:t>= “</w:t>
            </w:r>
            <w:r>
              <w:t>No</w:t>
            </w:r>
            <w:r>
              <w:rPr>
                <w:rFonts w:cs="Angsana New"/>
                <w:cs/>
              </w:rPr>
              <w:t>”</w:t>
            </w:r>
          </w:p>
          <w:p w:rsidRPr="00497565" w:rsidR="00CA5CE5" w:rsidP="00CA5CE5" w:rsidRDefault="00CA5CE5" w14:paraId="43EEE84B" w14:textId="179A8495">
            <w:pPr>
              <w:pStyle w:val="ListParagraph"/>
              <w:numPr>
                <w:ilvl w:val="1"/>
                <w:numId w:val="83"/>
              </w:numPr>
            </w:pPr>
            <w:r>
              <w:rPr>
                <w:rFonts w:hint="cs" w:cs="Angsana New"/>
                <w:cs/>
              </w:rPr>
              <w:t xml:space="preserve">ถ้า </w:t>
            </w:r>
            <w:r>
              <w:rPr>
                <w:rFonts w:cs="CordiaUPC"/>
              </w:rPr>
              <w:t xml:space="preserve">sharePlan </w:t>
            </w:r>
            <w:r>
              <w:rPr>
                <w:rFonts w:cs="Angsana New"/>
                <w:cs/>
              </w:rPr>
              <w:t>= “</w:t>
            </w:r>
            <w:r>
              <w:rPr>
                <w:rFonts w:cs="CordiaUPC"/>
              </w:rPr>
              <w:t>Yes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ให้ </w:t>
            </w:r>
            <w:r>
              <w:rPr>
                <w:rFonts w:cs="CordiaUPC"/>
              </w:rPr>
              <w:t xml:space="preserve">Default </w:t>
            </w:r>
            <w:r>
              <w:rPr>
                <w:rFonts w:hint="cs" w:cs="Angsana New"/>
                <w:cs/>
              </w:rPr>
              <w:t xml:space="preserve">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All</w:t>
            </w:r>
            <w:r>
              <w:rPr>
                <w:rFonts w:cs="Angsana New"/>
                <w:cs/>
              </w:rPr>
              <w:t>”</w:t>
            </w:r>
          </w:p>
          <w:p w:rsidR="00CA5CE5" w:rsidP="00CA5CE5" w:rsidRDefault="00CA5CE5" w14:paraId="49B5C2B7" w14:textId="10A63753">
            <w:pPr>
              <w:pStyle w:val="ListParagraph"/>
              <w:numPr>
                <w:ilvl w:val="0"/>
                <w:numId w:val="83"/>
              </w:numPr>
              <w:rPr>
                <w:cs/>
              </w:rPr>
            </w:pPr>
            <w:r>
              <w:t xml:space="preserve">Visible View Internet Detail Section </w:t>
            </w:r>
            <w:r>
              <w:rPr>
                <w:rFonts w:hint="cs"/>
                <w:cs/>
              </w:rPr>
              <w:t xml:space="preserve">ถ้าไม่ใช่ให้ </w:t>
            </w:r>
            <w:r>
              <w:t xml:space="preserve">Invisible </w:t>
            </w:r>
            <w:r>
              <w:rPr>
                <w:rFonts w:hint="cs"/>
                <w:cs/>
              </w:rPr>
              <w:t>และเคลียร์ค่า</w:t>
            </w:r>
            <w:r>
              <w:rPr>
                <w:rFonts w:cs="Angsana New"/>
                <w:cs/>
              </w:rPr>
              <w:t xml:space="preserve"> </w:t>
            </w:r>
          </w:p>
        </w:tc>
      </w:tr>
      <w:tr w:rsidRPr="008979A8" w:rsidR="00CA5CE5" w:rsidTr="00400BFB" w14:paraId="40C2095E" w14:textId="77777777">
        <w:trPr>
          <w:trHeight w:val="243"/>
        </w:trPr>
        <w:tc>
          <w:tcPr>
            <w:tcW w:w="830" w:type="pct"/>
          </w:tcPr>
          <w:p w:rsidR="00CA5CE5" w:rsidP="00CA5CE5" w:rsidRDefault="00CA5CE5" w14:paraId="0011E270" w14:textId="1C11890B">
            <w:r w:rsidRPr="008979A8">
              <w:rPr>
                <w:rFonts w:cs="Angsana New"/>
                <w:cs/>
              </w:rPr>
              <w:t xml:space="preserve">ปุ่ม </w:t>
            </w:r>
            <w:r w:rsidRPr="008979A8">
              <w:rPr>
                <w:rFonts w:cs="CordiaUPC"/>
              </w:rPr>
              <w:t>New</w:t>
            </w:r>
          </w:p>
        </w:tc>
        <w:tc>
          <w:tcPr>
            <w:tcW w:w="1096" w:type="pct"/>
            <w:gridSpan w:val="3"/>
          </w:tcPr>
          <w:p w:rsidR="00CA5CE5" w:rsidP="00CA5CE5" w:rsidRDefault="00CA5CE5" w14:paraId="4928830E" w14:textId="67C31D1F">
            <w:r w:rsidRPr="008979A8">
              <w:rPr>
                <w:rFonts w:cs="CordiaUPC"/>
              </w:rPr>
              <w:t>Button</w:t>
            </w:r>
          </w:p>
        </w:tc>
        <w:tc>
          <w:tcPr>
            <w:tcW w:w="3074" w:type="pct"/>
            <w:gridSpan w:val="3"/>
          </w:tcPr>
          <w:p w:rsidR="00CA5CE5" w:rsidP="00CA5CE5" w:rsidRDefault="00CA5CE5" w14:paraId="43411BF5" w14:textId="5D9BF757">
            <w:pPr>
              <w:rPr>
                <w:rFonts w:cs="CordiaUPC"/>
              </w:rPr>
            </w:pPr>
            <w:r w:rsidRPr="008979A8">
              <w:rPr>
                <w:rFonts w:cs="Angsana New"/>
                <w:cs/>
              </w:rPr>
              <w:t xml:space="preserve">วางไว้หลัง 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cs="CordiaUPC"/>
              </w:rPr>
              <w:t>internet</w:t>
            </w:r>
          </w:p>
          <w:p w:rsidR="00CA5CE5" w:rsidP="00CA5CE5" w:rsidRDefault="00CA5CE5" w14:paraId="243056C6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>เมื่อกดปุ่ม</w:t>
            </w:r>
            <w:r>
              <w:rPr>
                <w:rFonts w:cs="Angsana New"/>
                <w:cs/>
              </w:rPr>
              <w:t>ให</w:t>
            </w:r>
            <w:r>
              <w:rPr>
                <w:rFonts w:hint="cs" w:cs="Angsana New"/>
                <w:cs/>
              </w:rPr>
              <w:t xml:space="preserve">้ </w:t>
            </w:r>
            <w:r>
              <w:rPr>
                <w:rFonts w:cs="CordiaUPC"/>
              </w:rPr>
              <w:t>Visible</w:t>
            </w:r>
            <w:r>
              <w:rPr>
                <w:rFonts w:hint="cs" w:cs="Angsana New"/>
                <w:cs/>
              </w:rPr>
              <w:t xml:space="preserve"> </w:t>
            </w:r>
            <w:r>
              <w:t>New Internet Pattern</w:t>
            </w:r>
            <w:r>
              <w:rPr>
                <w:rFonts w:cs="CordiaUPC"/>
              </w:rPr>
              <w:t xml:space="preserve"> Section</w:t>
            </w:r>
          </w:p>
          <w:p w:rsidRPr="00764EF0" w:rsidR="00CA5CE5" w:rsidP="00CA5CE5" w:rsidRDefault="00CA5CE5" w14:paraId="6D7DB72E" w14:textId="77777777">
            <w:pPr>
              <w:rPr>
                <w:rFonts w:cs="CordiaUPC"/>
                <w:cs/>
              </w:rPr>
            </w:pPr>
            <w:r w:rsidRPr="00764EF0">
              <w:rPr>
                <w:rFonts w:cs="CordiaUPC"/>
              </w:rPr>
              <w:t>Visible</w:t>
            </w:r>
            <w:r w:rsidRPr="00764EF0">
              <w:rPr>
                <w:rFonts w:hint="cs" w:cs="Angsana New"/>
                <w:cs/>
              </w:rPr>
              <w:t xml:space="preserve"> เมื่อเลือก </w:t>
            </w:r>
            <w:r w:rsidRPr="00764EF0">
              <w:rPr>
                <w:rFonts w:cs="CordiaUPC"/>
              </w:rPr>
              <w:t>internetQuotaType</w:t>
            </w:r>
            <w:r w:rsidRPr="00764EF0">
              <w:rPr>
                <w:rFonts w:cs="Angsana New"/>
                <w:cs/>
              </w:rPr>
              <w:t xml:space="preserve"> </w:t>
            </w:r>
            <w:r w:rsidRPr="00764EF0">
              <w:rPr>
                <w:rFonts w:hint="cs" w:ascii="Angsana New" w:hAnsi="Angsana New" w:cs="Angsana New"/>
                <w:cs/>
              </w:rPr>
              <w:t xml:space="preserve">มีค่าที่ </w:t>
            </w:r>
            <w:r w:rsidRPr="00764EF0">
              <w:rPr>
                <w:rFonts w:ascii="Angsana New" w:hAnsi="Angsana New" w:cs="Angsana New"/>
              </w:rPr>
              <w:t>lov_val3</w:t>
            </w:r>
            <w:r w:rsidRPr="00764EF0">
              <w:rPr>
                <w:rFonts w:hint="cs" w:ascii="Angsana New" w:hAnsi="Angsana New" w:cs="Angsana New"/>
                <w:cs/>
              </w:rPr>
              <w:t xml:space="preserve"> ประกอบด้วย </w:t>
            </w:r>
          </w:p>
          <w:p w:rsidRPr="00952E5C" w:rsidR="00CA5CE5" w:rsidP="00CA5CE5" w:rsidRDefault="00CA5CE5" w14:paraId="32389BE9" w14:textId="31E13612">
            <w:pPr>
              <w:rPr>
                <w:rFonts w:cs="CordiaUPC"/>
              </w:rPr>
            </w:pPr>
            <w:r w:rsidRPr="00764EF0">
              <w:rPr>
                <w:rFonts w:cs="Angsana New"/>
                <w:cs/>
              </w:rPr>
              <w:t>“</w:t>
            </w:r>
            <w:r w:rsidRPr="00764EF0">
              <w:rPr>
                <w:rFonts w:cs="CordiaUPC"/>
              </w:rPr>
              <w:t>Quota</w:t>
            </w:r>
            <w:r w:rsidRPr="00764EF0">
              <w:rPr>
                <w:rFonts w:cs="Angsana New"/>
                <w:cs/>
              </w:rPr>
              <w:t>”</w:t>
            </w:r>
          </w:p>
        </w:tc>
      </w:tr>
      <w:tr w:rsidRPr="008979A8" w:rsidR="00CA5CE5" w:rsidTr="00400BFB" w14:paraId="387DCC42" w14:textId="77777777">
        <w:trPr>
          <w:trHeight w:val="243"/>
        </w:trPr>
        <w:tc>
          <w:tcPr>
            <w:tcW w:w="5000" w:type="pct"/>
            <w:gridSpan w:val="7"/>
            <w:shd w:val="clear" w:color="auto" w:fill="C2D69B" w:themeFill="accent3" w:themeFillTint="99"/>
          </w:tcPr>
          <w:p w:rsidRPr="008979A8" w:rsidR="00CA5CE5" w:rsidP="00CA5CE5" w:rsidRDefault="00CA5CE5" w14:paraId="0CF89BCD" w14:textId="31697825">
            <w:pPr>
              <w:pStyle w:val="HeaderTable"/>
              <w:rPr>
                <w:rtl/>
                <w:cs/>
              </w:rPr>
            </w:pPr>
            <w:r>
              <w:t xml:space="preserve">New Internet </w:t>
            </w:r>
            <w:r>
              <w:rPr>
                <w:lang w:bidi="th-TH"/>
              </w:rPr>
              <w:t>Pattern Section</w:t>
            </w:r>
          </w:p>
        </w:tc>
      </w:tr>
      <w:tr w:rsidRPr="008979A8" w:rsidR="00CA5CE5" w:rsidTr="00400BFB" w14:paraId="70340A52" w14:textId="77777777">
        <w:trPr>
          <w:trHeight w:val="243"/>
        </w:trPr>
        <w:tc>
          <w:tcPr>
            <w:tcW w:w="830" w:type="pct"/>
          </w:tcPr>
          <w:p w:rsidRPr="008979A8" w:rsidR="00CA5CE5" w:rsidP="00CA5CE5" w:rsidRDefault="00CA5CE5" w14:paraId="4D11D013" w14:textId="3632F078">
            <w:pPr>
              <w:rPr>
                <w:rFonts w:cs="CordiaUPC"/>
                <w:cs/>
              </w:rPr>
            </w:pPr>
            <w:r>
              <w:rPr>
                <w:rFonts w:cs="CordiaUPC"/>
              </w:rPr>
              <w:t>Mass Internet on Shelf</w:t>
            </w:r>
          </w:p>
        </w:tc>
        <w:tc>
          <w:tcPr>
            <w:tcW w:w="1096" w:type="pct"/>
            <w:gridSpan w:val="3"/>
          </w:tcPr>
          <w:p w:rsidRPr="008979A8" w:rsidR="00CA5CE5" w:rsidP="00CA5CE5" w:rsidRDefault="00CA5CE5" w14:paraId="3F684969" w14:textId="5B3FFAF1">
            <w:pPr>
              <w:rPr>
                <w:rFonts w:cs="CordiaUPC"/>
              </w:rPr>
            </w:pPr>
            <w:r>
              <w:rPr>
                <w:rFonts w:cs="CordiaUPC"/>
              </w:rPr>
              <w:t>Screen</w:t>
            </w:r>
          </w:p>
        </w:tc>
        <w:tc>
          <w:tcPr>
            <w:tcW w:w="3074" w:type="pct"/>
            <w:gridSpan w:val="3"/>
          </w:tcPr>
          <w:p w:rsidRPr="008979A8" w:rsidR="00CA5CE5" w:rsidP="00CA5CE5" w:rsidRDefault="00CA5CE5" w14:paraId="1ED51930" w14:textId="77777777">
            <w:pPr>
              <w:rPr>
                <w:rFonts w:cs="CordiaUPC"/>
                <w:cs/>
              </w:rPr>
            </w:pPr>
          </w:p>
        </w:tc>
      </w:tr>
      <w:tr w:rsidRPr="008979A8" w:rsidR="00CA5CE5" w:rsidTr="00400BFB" w14:paraId="062214AC" w14:textId="77777777">
        <w:trPr>
          <w:trHeight w:val="243"/>
        </w:trPr>
        <w:tc>
          <w:tcPr>
            <w:tcW w:w="5000" w:type="pct"/>
            <w:gridSpan w:val="7"/>
            <w:shd w:val="clear" w:color="auto" w:fill="C2D69B" w:themeFill="accent3" w:themeFillTint="99"/>
          </w:tcPr>
          <w:p w:rsidRPr="008979A8" w:rsidR="00CA5CE5" w:rsidP="00CA5CE5" w:rsidRDefault="00CA5CE5" w14:paraId="7BE7C94A" w14:textId="408AD71A">
            <w:pPr>
              <w:pStyle w:val="HeaderTable"/>
              <w:rPr>
                <w:rtl/>
                <w:cs/>
              </w:rPr>
            </w:pPr>
            <w:r>
              <w:rPr>
                <w:lang w:bidi="th-TH"/>
              </w:rPr>
              <w:t xml:space="preserve">End </w:t>
            </w:r>
            <w:r>
              <w:t xml:space="preserve">New Internet </w:t>
            </w:r>
            <w:r>
              <w:rPr>
                <w:lang w:bidi="th-TH"/>
              </w:rPr>
              <w:t>Pattern Section</w:t>
            </w:r>
          </w:p>
        </w:tc>
      </w:tr>
      <w:tr w:rsidRPr="008979A8" w:rsidR="00CA5CE5" w:rsidTr="00400BFB" w14:paraId="6A74FC83" w14:textId="77777777">
        <w:trPr>
          <w:trHeight w:val="243"/>
        </w:trPr>
        <w:tc>
          <w:tcPr>
            <w:tcW w:w="5000" w:type="pct"/>
            <w:gridSpan w:val="7"/>
            <w:shd w:val="clear" w:color="auto" w:fill="C2D69B" w:themeFill="accent3" w:themeFillTint="99"/>
          </w:tcPr>
          <w:p w:rsidR="00CA5CE5" w:rsidP="00CA5CE5" w:rsidRDefault="00CA5CE5" w14:paraId="5F2209AD" w14:textId="71FE5ABB">
            <w:pPr>
              <w:pStyle w:val="HeaderTable"/>
            </w:pPr>
            <w:r>
              <w:t>View Internet Detail Section</w:t>
            </w:r>
          </w:p>
          <w:p w:rsidR="00CA5CE5" w:rsidP="00CA5CE5" w:rsidRDefault="00CA5CE5" w14:paraId="1FDC88B3" w14:textId="161F182C">
            <w:r>
              <w:t xml:space="preserve">Visible </w:t>
            </w:r>
            <w:r>
              <w:rPr>
                <w:rFonts w:hint="cs"/>
                <w:cs/>
              </w:rPr>
              <w:t xml:space="preserve">เมื่อ </w:t>
            </w:r>
            <w:r>
              <w:t xml:space="preserve">Internet </w:t>
            </w:r>
            <w:r>
              <w:rPr>
                <w:rFonts w:hint="cs"/>
                <w:cs/>
              </w:rPr>
              <w:t xml:space="preserve">ที่เลือกมีค่า </w:t>
            </w:r>
            <w:r>
              <w:t xml:space="preserve">Internet Quota Type </w:t>
            </w:r>
            <w:r>
              <w:rPr>
                <w:rFonts w:hint="cs"/>
                <w:cs/>
              </w:rPr>
              <w:t>ที่มี</w:t>
            </w:r>
            <w:r>
              <w:rPr>
                <w:rFonts w:hint="cs" w:ascii="Angsana New" w:hAnsi="Angsana New" w:cs="Angsana New"/>
                <w:cs/>
              </w:rPr>
              <w:t>ค่า</w:t>
            </w:r>
            <w:r>
              <w:rPr>
                <w:rFonts w:hint="cs"/>
                <w:cs/>
              </w:rPr>
              <w:t xml:space="preserve"> </w:t>
            </w:r>
            <w:r>
              <w:t xml:space="preserve">lov_val3 </w:t>
            </w:r>
            <w:r>
              <w:rPr>
                <w:rFonts w:hint="cs"/>
                <w:cs/>
              </w:rPr>
              <w:t xml:space="preserve">ประกอบด้วย </w:t>
            </w:r>
            <w:r>
              <w:rPr>
                <w:rFonts w:cs="Angsana New"/>
                <w:cs/>
              </w:rPr>
              <w:t>“</w:t>
            </w:r>
            <w:r>
              <w:t>Quota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>ถ้าไม่ใช่ให้เคลียร์ค่า</w:t>
            </w:r>
          </w:p>
        </w:tc>
      </w:tr>
      <w:tr w:rsidRPr="008979A8" w:rsidR="00CA5CE5" w:rsidTr="00400BFB" w14:paraId="7B6CE085" w14:textId="77777777">
        <w:trPr>
          <w:trHeight w:val="243"/>
        </w:trPr>
        <w:tc>
          <w:tcPr>
            <w:tcW w:w="5000" w:type="pct"/>
            <w:gridSpan w:val="7"/>
            <w:shd w:val="clear" w:color="auto" w:fill="C2D69B" w:themeFill="accent3" w:themeFillTint="99"/>
          </w:tcPr>
          <w:p w:rsidR="00CA5CE5" w:rsidP="00CA5CE5" w:rsidRDefault="00CA5CE5" w14:paraId="76B43BF3" w14:textId="48A543CA">
            <w:pPr>
              <w:pStyle w:val="HeaderTable"/>
              <w:rPr>
                <w:rtl/>
                <w:cs/>
              </w:rPr>
            </w:pPr>
            <w:r>
              <w:t>Internet Quota Table Section</w:t>
            </w:r>
          </w:p>
        </w:tc>
      </w:tr>
      <w:tr w:rsidRPr="008979A8" w:rsidR="00CA5CE5" w:rsidTr="00400BFB" w14:paraId="15DE3F05" w14:textId="77777777">
        <w:trPr>
          <w:trHeight w:val="243"/>
        </w:trPr>
        <w:tc>
          <w:tcPr>
            <w:tcW w:w="830" w:type="pct"/>
          </w:tcPr>
          <w:p w:rsidR="00CA5CE5" w:rsidP="00CA5CE5" w:rsidRDefault="00CA5CE5" w14:paraId="2508245A" w14:textId="63FA5687">
            <w:r>
              <w:rPr>
                <w:rFonts w:cs="CordiaUPC"/>
              </w:rPr>
              <w:t>Internet Quota</w:t>
            </w:r>
          </w:p>
        </w:tc>
        <w:tc>
          <w:tcPr>
            <w:tcW w:w="1096" w:type="pct"/>
            <w:gridSpan w:val="3"/>
          </w:tcPr>
          <w:p w:rsidR="00CA5CE5" w:rsidP="00CA5CE5" w:rsidRDefault="00CA5CE5" w14:paraId="446766B7" w14:textId="77777777"/>
        </w:tc>
        <w:tc>
          <w:tcPr>
            <w:tcW w:w="3074" w:type="pct"/>
            <w:gridSpan w:val="3"/>
          </w:tcPr>
          <w:p w:rsidR="00CA5CE5" w:rsidP="00CA5CE5" w:rsidRDefault="00CA5CE5" w14:paraId="15D655CF" w14:textId="77777777">
            <w:r>
              <w:rPr>
                <w:rFonts w:hint="cs"/>
                <w:cs/>
              </w:rPr>
              <w:t xml:space="preserve">แสดงใน </w:t>
            </w:r>
            <w:r>
              <w:t xml:space="preserve">Format </w:t>
            </w:r>
            <w:r>
              <w:rPr>
                <w:cs/>
              </w:rPr>
              <w:t xml:space="preserve">: </w:t>
            </w:r>
            <w:r>
              <w:t xml:space="preserve">{internetQuotaFromTiming} </w:t>
            </w:r>
            <w:r>
              <w:rPr>
                <w:rFonts w:cs="Angsana New"/>
                <w:cs/>
              </w:rPr>
              <w:t xml:space="preserve">– </w:t>
            </w:r>
            <w:r>
              <w:t>{internetQuotaToTiming} {</w:t>
            </w:r>
            <w:r>
              <w:rPr>
                <w:szCs w:val="36"/>
              </w:rPr>
              <w:t>internetQuotaNetwork</w:t>
            </w:r>
            <w:r w:rsidRPr="00FC0493">
              <w:rPr>
                <w:szCs w:val="36"/>
              </w:rPr>
              <w:t>Coverage</w:t>
            </w:r>
            <w:r>
              <w:t>} {internetQuota} {internetQuotaUnit}</w:t>
            </w:r>
          </w:p>
          <w:p w:rsidR="00CA5CE5" w:rsidP="00CA5CE5" w:rsidRDefault="00CA5CE5" w14:paraId="5AA694BA" w14:textId="77777777">
            <w:pPr>
              <w:pStyle w:val="ListParagraph"/>
              <w:numPr>
                <w:ilvl w:val="0"/>
                <w:numId w:val="75"/>
              </w:numPr>
              <w:spacing w:after="160" w:line="259" w:lineRule="auto"/>
            </w:pPr>
            <w:r>
              <w:t>{internetQuotaFromTiming}</w:t>
            </w:r>
            <w:r>
              <w:rPr>
                <w:cs/>
              </w:rPr>
              <w:t>-</w:t>
            </w:r>
            <w:r>
              <w:t xml:space="preserve">{internetQuotaToTiming} </w:t>
            </w:r>
            <w:r>
              <w:rPr>
                <w:cs/>
              </w:rPr>
              <w:t xml:space="preserve">: </w:t>
            </w:r>
            <w:r>
              <w:rPr>
                <w:rFonts w:hint="cs"/>
                <w:cs/>
              </w:rPr>
              <w:t xml:space="preserve">ถ้า </w:t>
            </w:r>
            <w:r>
              <w:t>internetQuotaPriceTypePattern</w:t>
            </w:r>
            <w:r>
              <w:rPr>
                <w:rFonts w:hint="cs"/>
                <w:cs/>
              </w:rPr>
              <w:t xml:space="preserve"> เป็น </w:t>
            </w:r>
            <w:r>
              <w:rPr>
                <w:cs/>
              </w:rPr>
              <w:t>“</w:t>
            </w:r>
            <w:r>
              <w:t>All</w:t>
            </w:r>
            <w:r>
              <w:rPr>
                <w:cs/>
              </w:rPr>
              <w:t>-</w:t>
            </w:r>
            <w:r>
              <w:t>Time</w:t>
            </w:r>
            <w:r>
              <w:rPr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ให้เป็นค่าว่าง แต่ถ้าเป็น </w:t>
            </w:r>
            <w:r>
              <w:rPr>
                <w:cs/>
              </w:rPr>
              <w:t>“</w:t>
            </w:r>
            <w:r>
              <w:t>Peak</w:t>
            </w:r>
            <w:r>
              <w:rPr>
                <w:cs/>
              </w:rPr>
              <w:t>/</w:t>
            </w:r>
            <w:r>
              <w:t>Off</w:t>
            </w:r>
            <w:r>
              <w:rPr>
                <w:cs/>
              </w:rPr>
              <w:t xml:space="preserve"> </w:t>
            </w:r>
            <w:r>
              <w:t>Peak</w:t>
            </w:r>
            <w:r>
              <w:rPr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ให้ </w:t>
            </w:r>
            <w:r>
              <w:t xml:space="preserve">generate </w:t>
            </w:r>
            <w:r>
              <w:rPr>
                <w:rFonts w:hint="cs"/>
                <w:cs/>
              </w:rPr>
              <w:t xml:space="preserve">ตาม </w:t>
            </w:r>
            <w:r>
              <w:t>Format</w:t>
            </w:r>
            <w:r>
              <w:rPr>
                <w:rFonts w:hint="cs"/>
                <w:cs/>
              </w:rPr>
              <w:t xml:space="preserve"> </w:t>
            </w:r>
            <w:r>
              <w:rPr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แทนด้วย </w:t>
            </w:r>
            <w:r>
              <w:t xml:space="preserve">internetQuotaFromTiming </w:t>
            </w:r>
            <w:r>
              <w:rPr>
                <w:rFonts w:hint="cs"/>
                <w:cs/>
              </w:rPr>
              <w:t xml:space="preserve">และ </w:t>
            </w:r>
            <w:r>
              <w:t>internetQuotaToTiming</w:t>
            </w:r>
          </w:p>
          <w:p w:rsidR="00CA5CE5" w:rsidP="00CA5CE5" w:rsidRDefault="00CA5CE5" w14:paraId="43A49C0E" w14:textId="77777777">
            <w:pPr>
              <w:pStyle w:val="ListParagraph"/>
              <w:numPr>
                <w:ilvl w:val="0"/>
                <w:numId w:val="75"/>
              </w:numPr>
              <w:spacing w:after="160" w:line="259" w:lineRule="auto"/>
            </w:pPr>
            <w:r>
              <w:t>{</w:t>
            </w:r>
            <w:r>
              <w:rPr>
                <w:szCs w:val="36"/>
              </w:rPr>
              <w:t>internetQuotaNetwork</w:t>
            </w:r>
            <w:r w:rsidRPr="00FC0493">
              <w:rPr>
                <w:szCs w:val="36"/>
              </w:rPr>
              <w:t>Coverage</w:t>
            </w:r>
            <w:r>
              <w:t xml:space="preserve">} </w:t>
            </w:r>
            <w:r>
              <w:rPr>
                <w:cs/>
              </w:rPr>
              <w:t xml:space="preserve">: </w:t>
            </w:r>
            <w:r>
              <w:rPr>
                <w:rFonts w:hint="cs"/>
                <w:cs/>
              </w:rPr>
              <w:t xml:space="preserve">แทนด้วย </w:t>
            </w:r>
            <w:r>
              <w:rPr>
                <w:szCs w:val="36"/>
              </w:rPr>
              <w:t>internetQuotaNetwork</w:t>
            </w:r>
            <w:r w:rsidRPr="00FC0493">
              <w:rPr>
                <w:szCs w:val="36"/>
              </w:rPr>
              <w:t>Coverage</w:t>
            </w:r>
          </w:p>
          <w:p w:rsidR="00CA5CE5" w:rsidP="00CA5CE5" w:rsidRDefault="00CA5CE5" w14:paraId="1D03A1ED" w14:textId="77777777">
            <w:pPr>
              <w:pStyle w:val="ListParagraph"/>
              <w:numPr>
                <w:ilvl w:val="0"/>
                <w:numId w:val="75"/>
              </w:numPr>
              <w:spacing w:after="160" w:line="259" w:lineRule="auto"/>
            </w:pPr>
            <w:r>
              <w:t xml:space="preserve">{internetQuota}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 xml:space="preserve">แทนด้วย </w:t>
            </w:r>
            <w:r>
              <w:t>internetQuota</w:t>
            </w:r>
          </w:p>
          <w:p w:rsidR="00CA5CE5" w:rsidP="00CA5CE5" w:rsidRDefault="00CA5CE5" w14:paraId="2F67B699" w14:textId="77777777">
            <w:pPr>
              <w:pStyle w:val="ListParagraph"/>
              <w:numPr>
                <w:ilvl w:val="0"/>
                <w:numId w:val="75"/>
              </w:numPr>
              <w:spacing w:after="160" w:line="259" w:lineRule="auto"/>
            </w:pPr>
            <w:r>
              <w:t xml:space="preserve">{internetQuotaUnit}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แทนด้วย</w:t>
            </w:r>
            <w:r>
              <w:t xml:space="preserve"> internetQuotaUnit</w:t>
            </w:r>
          </w:p>
          <w:p w:rsidR="00CA5CE5" w:rsidP="00CA5CE5" w:rsidRDefault="00CA5CE5" w14:paraId="4DDC4209" w14:textId="38D4D995">
            <w:r>
              <w:rPr>
                <w:rFonts w:hint="cs"/>
                <w:cs/>
              </w:rPr>
              <w:t xml:space="preserve">ตัวอย่าง </w:t>
            </w:r>
            <w:r>
              <w:t>3G</w:t>
            </w:r>
            <w:r>
              <w:rPr>
                <w:rFonts w:cs="Angsana New"/>
                <w:cs/>
              </w:rPr>
              <w:t>/</w:t>
            </w:r>
            <w:r>
              <w:t xml:space="preserve">4G </w:t>
            </w:r>
            <w:r>
              <w:rPr>
                <w:rFonts w:hint="cs"/>
                <w:cs/>
              </w:rPr>
              <w:t>10</w:t>
            </w:r>
            <w:r>
              <w:t xml:space="preserve"> GB </w:t>
            </w:r>
            <w:r>
              <w:rPr>
                <w:rFonts w:hint="cs"/>
                <w:cs/>
              </w:rPr>
              <w:t xml:space="preserve">หรือ </w:t>
            </w:r>
            <w:r>
              <w:t>05</w:t>
            </w:r>
            <w:r>
              <w:rPr>
                <w:rFonts w:cs="Angsana New"/>
                <w:cs/>
              </w:rPr>
              <w:t>:</w:t>
            </w:r>
            <w:r>
              <w:t>00</w:t>
            </w:r>
            <w:r>
              <w:rPr>
                <w:rFonts w:cs="Angsana New"/>
                <w:cs/>
              </w:rPr>
              <w:t>-</w:t>
            </w:r>
            <w:r>
              <w:t>17</w:t>
            </w:r>
            <w:r>
              <w:rPr>
                <w:rFonts w:cs="Angsana New"/>
                <w:cs/>
              </w:rPr>
              <w:t>:</w:t>
            </w:r>
            <w:r>
              <w:t>00 4G 5GB</w:t>
            </w:r>
          </w:p>
        </w:tc>
      </w:tr>
      <w:tr w:rsidRPr="008979A8" w:rsidR="00CA5CE5" w:rsidTr="00400BFB" w14:paraId="26CE2A0B" w14:textId="77777777">
        <w:trPr>
          <w:trHeight w:val="243"/>
        </w:trPr>
        <w:tc>
          <w:tcPr>
            <w:tcW w:w="830" w:type="pct"/>
          </w:tcPr>
          <w:p w:rsidR="00CA5CE5" w:rsidP="00CA5CE5" w:rsidRDefault="00CA5CE5" w14:paraId="7FC9110D" w14:textId="24347375">
            <w:pPr>
              <w:rPr>
                <w:rFonts w:cs="CordiaUPC"/>
              </w:rPr>
            </w:pPr>
            <w:r>
              <w:rPr>
                <w:rFonts w:cs="CordiaUPC"/>
              </w:rPr>
              <w:t>Next G</w:t>
            </w:r>
          </w:p>
        </w:tc>
        <w:tc>
          <w:tcPr>
            <w:tcW w:w="1096" w:type="pct"/>
            <w:gridSpan w:val="3"/>
          </w:tcPr>
          <w:p w:rsidR="00CA5CE5" w:rsidP="00CA5CE5" w:rsidRDefault="00CA5CE5" w14:paraId="5FA01AFA" w14:textId="77777777"/>
        </w:tc>
        <w:tc>
          <w:tcPr>
            <w:tcW w:w="3074" w:type="pct"/>
            <w:gridSpan w:val="3"/>
          </w:tcPr>
          <w:p w:rsidR="00CA5CE5" w:rsidP="00CA5CE5" w:rsidRDefault="00CA5CE5" w14:paraId="1DA00268" w14:textId="77777777">
            <w:r>
              <w:rPr>
                <w:rFonts w:hint="cs"/>
                <w:cs/>
              </w:rPr>
              <w:t xml:space="preserve">แสดงใน </w:t>
            </w:r>
            <w:r>
              <w:t>Format</w:t>
            </w:r>
          </w:p>
          <w:p w:rsidR="00CA5CE5" w:rsidP="00CA5CE5" w:rsidRDefault="00CA5CE5" w14:paraId="1C37E162" w14:textId="1E890296">
            <w:pPr>
              <w:rPr>
                <w:cs/>
              </w:rPr>
            </w:pPr>
            <w:r>
              <w:t>internetQuotaNextG</w:t>
            </w:r>
          </w:p>
        </w:tc>
      </w:tr>
      <w:tr w:rsidRPr="008979A8" w:rsidR="00CA5CE5" w:rsidTr="00400BFB" w14:paraId="182C1334" w14:textId="77777777">
        <w:trPr>
          <w:trHeight w:val="243"/>
        </w:trPr>
        <w:tc>
          <w:tcPr>
            <w:tcW w:w="830" w:type="pct"/>
          </w:tcPr>
          <w:p w:rsidRPr="003A1FD8" w:rsidR="00CA5CE5" w:rsidP="00CA5CE5" w:rsidRDefault="00CA5CE5" w14:paraId="2C847A13" w14:textId="34B2B624">
            <w:pPr>
              <w:rPr>
                <w:rFonts w:cs="CordiaUPC"/>
              </w:rPr>
            </w:pPr>
            <w:r>
              <w:rPr>
                <w:rFonts w:cs="CordiaUPC"/>
              </w:rPr>
              <w:t>Block Bit</w:t>
            </w:r>
          </w:p>
        </w:tc>
        <w:tc>
          <w:tcPr>
            <w:tcW w:w="1096" w:type="pct"/>
            <w:gridSpan w:val="3"/>
          </w:tcPr>
          <w:p w:rsidR="00CA5CE5" w:rsidP="00CA5CE5" w:rsidRDefault="00CA5CE5" w14:paraId="714BFFF1" w14:textId="77777777"/>
        </w:tc>
        <w:tc>
          <w:tcPr>
            <w:tcW w:w="3074" w:type="pct"/>
            <w:gridSpan w:val="3"/>
          </w:tcPr>
          <w:p w:rsidR="00CA5CE5" w:rsidP="00CA5CE5" w:rsidRDefault="00CA5CE5" w14:paraId="2C17F343" w14:textId="77777777">
            <w:r>
              <w:rPr>
                <w:rFonts w:hint="cs"/>
                <w:cs/>
              </w:rPr>
              <w:t xml:space="preserve">แสดงใน </w:t>
            </w:r>
            <w:r>
              <w:t>Format</w:t>
            </w:r>
          </w:p>
          <w:p w:rsidRPr="0079598B" w:rsidR="00CA5CE5" w:rsidP="00CA5CE5" w:rsidRDefault="00CA5CE5" w14:paraId="0BA6C6FA" w14:textId="7592CB7E">
            <w:pPr>
              <w:rPr>
                <w:rFonts w:cs="CordiaUPC"/>
                <w:cs/>
              </w:rPr>
            </w:pPr>
            <w:r>
              <w:t>internetQuotaBlockBit</w:t>
            </w:r>
          </w:p>
        </w:tc>
      </w:tr>
      <w:tr w:rsidRPr="008979A8" w:rsidR="00CA5CE5" w:rsidTr="00400BFB" w14:paraId="26E46387" w14:textId="77777777">
        <w:trPr>
          <w:trHeight w:val="243"/>
        </w:trPr>
        <w:tc>
          <w:tcPr>
            <w:tcW w:w="830" w:type="pct"/>
          </w:tcPr>
          <w:p w:rsidRPr="003A1FD8" w:rsidR="00CA5CE5" w:rsidP="00CA5CE5" w:rsidRDefault="00CA5CE5" w14:paraId="6DE97613" w14:textId="78DAB08F">
            <w:pPr>
              <w:rPr>
                <w:rFonts w:cs="CordiaUPC"/>
              </w:rPr>
            </w:pPr>
            <w:r>
              <w:rPr>
                <w:rFonts w:cs="CordiaUPC"/>
              </w:rPr>
              <w:t>Roll Over</w:t>
            </w:r>
          </w:p>
        </w:tc>
        <w:tc>
          <w:tcPr>
            <w:tcW w:w="1096" w:type="pct"/>
            <w:gridSpan w:val="3"/>
          </w:tcPr>
          <w:p w:rsidR="00CA5CE5" w:rsidP="00CA5CE5" w:rsidRDefault="00CA5CE5" w14:paraId="30639BFB" w14:textId="77777777"/>
        </w:tc>
        <w:tc>
          <w:tcPr>
            <w:tcW w:w="3074" w:type="pct"/>
            <w:gridSpan w:val="3"/>
          </w:tcPr>
          <w:p w:rsidR="00CA5CE5" w:rsidP="00CA5CE5" w:rsidRDefault="00CA5CE5" w14:paraId="6128EC43" w14:textId="77777777">
            <w:r>
              <w:rPr>
                <w:rFonts w:hint="cs"/>
                <w:cs/>
              </w:rPr>
              <w:t xml:space="preserve">แสดงใน </w:t>
            </w:r>
            <w:r>
              <w:t>Format</w:t>
            </w:r>
          </w:p>
          <w:p w:rsidR="00CA5CE5" w:rsidP="00CA5CE5" w:rsidRDefault="00CA5CE5" w14:paraId="69C5D53A" w14:textId="77777777">
            <w:pPr>
              <w:spacing w:after="0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ถ้า </w:t>
            </w:r>
            <w:r>
              <w:t>internetQuotaRollOver</w:t>
            </w:r>
            <w:r>
              <w:rPr>
                <w:rFonts w:hint="cs" w:cs="Angsana New"/>
                <w:cs/>
              </w:rPr>
              <w:t xml:space="preserve"> มีค่าเป็น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No</w:t>
            </w:r>
            <w:r>
              <w:rPr>
                <w:rFonts w:cs="Angsana New"/>
                <w:cs/>
              </w:rPr>
              <w:t>”</w:t>
            </w:r>
          </w:p>
          <w:p w:rsidR="00CA5CE5" w:rsidP="00CA5CE5" w:rsidRDefault="00CA5CE5" w14:paraId="5BA21AD5" w14:textId="77777777">
            <w:pPr>
              <w:rPr>
                <w:rFonts w:cs="CordiaUPC"/>
              </w:rPr>
            </w:pPr>
            <w:r>
              <w:t>internetQuotaRollOver</w:t>
            </w:r>
          </w:p>
          <w:p w:rsidR="00CA5CE5" w:rsidP="00CA5CE5" w:rsidRDefault="00CA5CE5" w14:paraId="43058DDF" w14:textId="247A89CD">
            <w:pPr>
              <w:spacing w:after="0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ถ้า </w:t>
            </w:r>
            <w:r>
              <w:t>internetQuotaRollOver</w:t>
            </w:r>
            <w:r>
              <w:rPr>
                <w:rFonts w:hint="cs" w:cs="Angsana New"/>
                <w:cs/>
              </w:rPr>
              <w:t xml:space="preserve"> มีค่าเป็น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Yes</w:t>
            </w:r>
            <w:r>
              <w:rPr>
                <w:rFonts w:cs="Angsana New"/>
                <w:cs/>
              </w:rPr>
              <w:t>”</w:t>
            </w:r>
          </w:p>
          <w:p w:rsidRPr="0079598B" w:rsidR="00CA5CE5" w:rsidP="00CA5CE5" w:rsidRDefault="00CA5CE5" w14:paraId="7863C75E" w14:textId="3F4C0A49">
            <w:pPr>
              <w:rPr>
                <w:rFonts w:cs="CordiaUPC"/>
              </w:rPr>
            </w:pPr>
            <w:r>
              <w:t>maxRollOverQuota</w:t>
            </w:r>
            <w:r>
              <w:rPr>
                <w:rFonts w:cs="Angsana New"/>
                <w:cs/>
              </w:rPr>
              <w:t xml:space="preserve"> + “ “ + </w:t>
            </w:r>
            <w:r>
              <w:t>maxRollOverQuotaUnit</w:t>
            </w:r>
          </w:p>
        </w:tc>
      </w:tr>
      <w:tr w:rsidRPr="008979A8" w:rsidR="00ED50EF" w:rsidTr="00400BFB" w14:paraId="64C8A17A" w14:textId="77777777">
        <w:trPr>
          <w:trHeight w:val="243"/>
        </w:trPr>
        <w:tc>
          <w:tcPr>
            <w:tcW w:w="830" w:type="pct"/>
          </w:tcPr>
          <w:p w:rsidR="00ED50EF" w:rsidP="00ED50EF" w:rsidRDefault="00ED50EF" w14:paraId="4C1C6C99" w14:textId="679172DA">
            <w:pPr>
              <w:rPr>
                <w:rFonts w:cs="CordiaUPC"/>
              </w:rPr>
            </w:pPr>
            <w:r>
              <w:rPr>
                <w:rFonts w:cs="CordiaUPC"/>
              </w:rPr>
              <w:t>Alert Threshold</w:t>
            </w:r>
          </w:p>
        </w:tc>
        <w:tc>
          <w:tcPr>
            <w:tcW w:w="1096" w:type="pct"/>
            <w:gridSpan w:val="3"/>
          </w:tcPr>
          <w:p w:rsidR="00ED50EF" w:rsidP="00ED50EF" w:rsidRDefault="00ED50EF" w14:paraId="797F018B" w14:textId="77777777"/>
        </w:tc>
        <w:tc>
          <w:tcPr>
            <w:tcW w:w="3074" w:type="pct"/>
            <w:gridSpan w:val="3"/>
          </w:tcPr>
          <w:p w:rsidR="00ED50EF" w:rsidP="00ED50EF" w:rsidRDefault="00ED50EF" w14:paraId="51F014A6" w14:textId="77777777">
            <w:r>
              <w:rPr>
                <w:rFonts w:hint="cs"/>
                <w:cs/>
              </w:rPr>
              <w:t xml:space="preserve">แสดงใน </w:t>
            </w:r>
            <w:r>
              <w:t>Format</w:t>
            </w:r>
          </w:p>
          <w:p w:rsidR="00ED50EF" w:rsidP="00ED50EF" w:rsidRDefault="00ED50EF" w14:paraId="186B3B24" w14:textId="0254FD06">
            <w:r>
              <w:t>internetAlertThreshold</w:t>
            </w:r>
          </w:p>
        </w:tc>
      </w:tr>
      <w:tr w:rsidRPr="008979A8" w:rsidR="00FF2DBC" w:rsidTr="00400BFB" w14:paraId="35F9AB07" w14:textId="77777777">
        <w:trPr>
          <w:trHeight w:val="243"/>
        </w:trPr>
        <w:tc>
          <w:tcPr>
            <w:tcW w:w="830" w:type="pct"/>
          </w:tcPr>
          <w:p w:rsidR="00FF2DBC" w:rsidP="00ED50EF" w:rsidRDefault="00FF2DBC" w14:paraId="0BB22842" w14:textId="23A562A3">
            <w:pPr>
              <w:rPr>
                <w:rFonts w:cs="CordiaUPC"/>
              </w:rPr>
            </w:pPr>
            <w:r>
              <w:rPr>
                <w:rFonts w:cs="CordiaUPC"/>
              </w:rPr>
              <w:t>Alert Message</w:t>
            </w:r>
          </w:p>
        </w:tc>
        <w:tc>
          <w:tcPr>
            <w:tcW w:w="1096" w:type="pct"/>
            <w:gridSpan w:val="3"/>
          </w:tcPr>
          <w:p w:rsidR="00FF2DBC" w:rsidP="00ED50EF" w:rsidRDefault="00FF2DBC" w14:paraId="4CBF3555" w14:textId="77777777"/>
        </w:tc>
        <w:tc>
          <w:tcPr>
            <w:tcW w:w="3074" w:type="pct"/>
            <w:gridSpan w:val="3"/>
          </w:tcPr>
          <w:p w:rsidR="00FF2DBC" w:rsidP="00FF2DBC" w:rsidRDefault="00FF2DBC" w14:paraId="68A51740" w14:textId="77777777">
            <w:r>
              <w:rPr>
                <w:rFonts w:hint="cs"/>
                <w:cs/>
              </w:rPr>
              <w:t xml:space="preserve">แสดงใน </w:t>
            </w:r>
            <w:r>
              <w:t>Format</w:t>
            </w:r>
          </w:p>
          <w:p w:rsidR="00FF2DBC" w:rsidP="00ED50EF" w:rsidRDefault="00FF2DBC" w14:paraId="08AC25D4" w14:textId="77777777">
            <w:pPr>
              <w:rPr>
                <w:b/>
                <w:bCs/>
              </w:rPr>
            </w:pPr>
            <w:r w:rsidRPr="00215411">
              <w:rPr>
                <w:b/>
                <w:bCs/>
              </w:rPr>
              <w:t>SMS Remind Last Internet Alert {internetQuota} {internetQuotaUnit}</w:t>
            </w:r>
          </w:p>
          <w:p w:rsidRPr="00FF2DBC" w:rsidR="00FF2DBC" w:rsidP="00FF2DBC" w:rsidRDefault="00FF2DBC" w14:paraId="220D941B" w14:textId="6752B3B4">
            <w:pPr>
              <w:rPr>
                <w:b/>
                <w:bCs/>
              </w:rPr>
            </w:pPr>
            <w:r w:rsidRPr="00FF2DBC">
              <w:rPr>
                <w:b/>
                <w:bCs/>
              </w:rPr>
              <w:t xml:space="preserve">Default Wording </w:t>
            </w:r>
            <w:r w:rsidRPr="00FF2DBC">
              <w:rPr>
                <w:rFonts w:cs="CordiaUPC"/>
                <w:b/>
                <w:bCs/>
                <w:cs/>
              </w:rPr>
              <w:t xml:space="preserve">: </w:t>
            </w:r>
            <w:r w:rsidRPr="00215411">
              <w:t>{</w:t>
            </w:r>
            <w:r w:rsidR="00CD0A74">
              <w:rPr>
                <w:rStyle w:val="ui-provider"/>
              </w:rPr>
              <w:t>defaultWordingFlag</w:t>
            </w:r>
            <w:r w:rsidRPr="00215411">
              <w:t>}</w:t>
            </w:r>
          </w:p>
          <w:p w:rsidRPr="00FF2DBC" w:rsidR="00FF2DBC" w:rsidP="00FF2DBC" w:rsidRDefault="00FF2DBC" w14:paraId="7DF79E1B" w14:textId="42DF99E1">
            <w:pPr>
              <w:rPr>
                <w:b/>
                <w:bCs/>
                <w:cs/>
              </w:rPr>
            </w:pPr>
            <w:r w:rsidRPr="00FF2DBC">
              <w:rPr>
                <w:b/>
                <w:bCs/>
              </w:rPr>
              <w:t xml:space="preserve">EN </w:t>
            </w:r>
            <w:r w:rsidRPr="00FF2DBC">
              <w:rPr>
                <w:rFonts w:cs="CordiaUPC"/>
                <w:b/>
                <w:bCs/>
                <w:cs/>
              </w:rPr>
              <w:t xml:space="preserve">: </w:t>
            </w:r>
            <w:r w:rsidR="00C02E89">
              <w:t>{</w:t>
            </w:r>
            <w:r w:rsidR="00CD0A74">
              <w:t>smsRemindAlertThreshold</w:t>
            </w:r>
            <w:r w:rsidR="00C716EC">
              <w:t>En</w:t>
            </w:r>
            <w:r w:rsidR="00C02E89">
              <w:t>}</w:t>
            </w:r>
          </w:p>
          <w:p w:rsidRPr="00215411" w:rsidR="00FF2DBC" w:rsidP="00FF2DBC" w:rsidRDefault="00FF2DBC" w14:paraId="5E6DD10C" w14:textId="20266F4E">
            <w:pPr>
              <w:rPr>
                <w:b/>
                <w:bCs/>
                <w:cs/>
              </w:rPr>
            </w:pPr>
            <w:r w:rsidRPr="00FF2DBC">
              <w:rPr>
                <w:b/>
                <w:bCs/>
              </w:rPr>
              <w:t xml:space="preserve">TH </w:t>
            </w:r>
            <w:r w:rsidRPr="00FF2DBC">
              <w:rPr>
                <w:rFonts w:cs="CordiaUPC"/>
                <w:b/>
                <w:bCs/>
                <w:cs/>
              </w:rPr>
              <w:t xml:space="preserve">: </w:t>
            </w:r>
            <w:r w:rsidRPr="00215411">
              <w:t>{</w:t>
            </w:r>
            <w:r w:rsidR="00CD0A74">
              <w:t>smsRemindAlertThreshold</w:t>
            </w:r>
            <w:r w:rsidR="00C716EC">
              <w:t>Th</w:t>
            </w:r>
            <w:r w:rsidRPr="00215411">
              <w:t>}</w:t>
            </w:r>
          </w:p>
        </w:tc>
      </w:tr>
      <w:tr w:rsidRPr="008979A8" w:rsidR="00ED50EF" w:rsidTr="00400BFB" w14:paraId="1981058D" w14:textId="77777777">
        <w:trPr>
          <w:trHeight w:val="243"/>
        </w:trPr>
        <w:tc>
          <w:tcPr>
            <w:tcW w:w="830" w:type="pct"/>
          </w:tcPr>
          <w:p w:rsidR="00ED50EF" w:rsidP="00ED50EF" w:rsidRDefault="00ED50EF" w14:paraId="547B28BB" w14:textId="2BB1D9FF">
            <w:pPr>
              <w:rPr>
                <w:rFonts w:cs="CordiaUPC"/>
              </w:rPr>
            </w:pPr>
            <w:r>
              <w:rPr>
                <w:rFonts w:cs="CordiaUPC"/>
              </w:rPr>
              <w:t>Share Allow</w:t>
            </w:r>
          </w:p>
        </w:tc>
        <w:tc>
          <w:tcPr>
            <w:tcW w:w="1096" w:type="pct"/>
            <w:gridSpan w:val="3"/>
          </w:tcPr>
          <w:p w:rsidR="00ED50EF" w:rsidP="00ED50EF" w:rsidRDefault="00ED50EF" w14:paraId="13D67EEE" w14:textId="77777777"/>
        </w:tc>
        <w:tc>
          <w:tcPr>
            <w:tcW w:w="3074" w:type="pct"/>
            <w:gridSpan w:val="3"/>
          </w:tcPr>
          <w:p w:rsidR="00ED50EF" w:rsidP="00ED50EF" w:rsidRDefault="00ED50EF" w14:paraId="1558EDB8" w14:textId="21648A70">
            <w:r>
              <w:t xml:space="preserve">Visible </w:t>
            </w:r>
            <w:r>
              <w:rPr>
                <w:rFonts w:hint="cs"/>
                <w:cs/>
              </w:rPr>
              <w:t xml:space="preserve">เมื่อ </w:t>
            </w:r>
            <w:r>
              <w:t xml:space="preserve">SharePlan </w:t>
            </w:r>
            <w:r>
              <w:rPr>
                <w:rFonts w:cs="Angsana New"/>
                <w:cs/>
              </w:rPr>
              <w:t>= “</w:t>
            </w:r>
            <w:r>
              <w:t>Yes</w:t>
            </w:r>
            <w:r>
              <w:rPr>
                <w:rFonts w:cs="Angsana New"/>
                <w:cs/>
              </w:rPr>
              <w:t>”</w:t>
            </w:r>
          </w:p>
          <w:p w:rsidR="00ED50EF" w:rsidP="00ED50EF" w:rsidRDefault="00ED50EF" w14:paraId="242CE453" w14:textId="77777777">
            <w:r>
              <w:rPr>
                <w:rFonts w:hint="cs"/>
                <w:cs/>
              </w:rPr>
              <w:t xml:space="preserve">แสดงใน </w:t>
            </w:r>
            <w:r>
              <w:t>Format</w:t>
            </w:r>
          </w:p>
          <w:p w:rsidR="00ED50EF" w:rsidP="00ED50EF" w:rsidRDefault="00ED50EF" w14:paraId="1FD92EDB" w14:textId="5EF038F4">
            <w:pPr>
              <w:spacing w:after="0"/>
              <w:rPr>
                <w:rFonts w:cs="CordiaUPC"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rPr>
                <w:rFonts w:cs="CordiaUPC"/>
              </w:rPr>
              <w:t xml:space="preserve">shareAllow </w:t>
            </w:r>
            <w:r>
              <w:rPr>
                <w:rFonts w:cs="Angsana New"/>
                <w:cs/>
              </w:rPr>
              <w:t>!= “</w:t>
            </w:r>
            <w:r>
              <w:rPr>
                <w:rFonts w:cs="CordiaUPC"/>
              </w:rPr>
              <w:t>Member</w:t>
            </w:r>
            <w:r>
              <w:rPr>
                <w:rFonts w:cs="Angsana New"/>
                <w:cs/>
              </w:rPr>
              <w:t>”</w:t>
            </w:r>
          </w:p>
          <w:p w:rsidR="00ED50EF" w:rsidP="00ED50EF" w:rsidRDefault="00ED50EF" w14:paraId="291FB88A" w14:textId="134A4A19">
            <w:pPr>
              <w:rPr>
                <w:rFonts w:cs="CordiaUPC"/>
              </w:rPr>
            </w:pPr>
            <w:r>
              <w:rPr>
                <w:rFonts w:cs="CordiaUPC"/>
              </w:rPr>
              <w:t>shareAllow</w:t>
            </w:r>
          </w:p>
          <w:p w:rsidR="00ED50EF" w:rsidP="00ED50EF" w:rsidRDefault="00ED50EF" w14:paraId="47379C0A" w14:textId="77777777">
            <w:pPr>
              <w:spacing w:after="0"/>
              <w:rPr>
                <w:rFonts w:cs="CordiaUPC"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rPr>
                <w:rFonts w:cs="CordiaUPC"/>
              </w:rPr>
              <w:t xml:space="preserve">shareAllow  </w:t>
            </w:r>
            <w:r>
              <w:rPr>
                <w:rFonts w:cs="Angsana New"/>
                <w:cs/>
              </w:rPr>
              <w:t>= “</w:t>
            </w:r>
            <w:r>
              <w:rPr>
                <w:rFonts w:cs="CordiaUPC"/>
              </w:rPr>
              <w:t>Member</w:t>
            </w:r>
            <w:r>
              <w:rPr>
                <w:rFonts w:cs="Angsana New"/>
                <w:cs/>
              </w:rPr>
              <w:t>”</w:t>
            </w:r>
          </w:p>
          <w:p w:rsidRPr="005C325E" w:rsidR="00ED50EF" w:rsidP="00ED50EF" w:rsidRDefault="00ED50EF" w14:paraId="26D020A4" w14:textId="707B8AB4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shareMember </w:t>
            </w:r>
            <w:r>
              <w:rPr>
                <w:rFonts w:cs="Angsana New"/>
                <w:cs/>
              </w:rPr>
              <w:t>+ “</w:t>
            </w:r>
            <w:r>
              <w:rPr>
                <w:rFonts w:cs="CordiaUPC"/>
              </w:rPr>
              <w:t>members</w:t>
            </w:r>
            <w:r>
              <w:rPr>
                <w:rFonts w:cs="Angsana New"/>
                <w:cs/>
              </w:rPr>
              <w:t>”</w:t>
            </w:r>
          </w:p>
        </w:tc>
      </w:tr>
      <w:tr w:rsidRPr="008979A8" w:rsidR="00ED50EF" w:rsidTr="00400BFB" w14:paraId="34D355CB" w14:textId="77777777">
        <w:trPr>
          <w:trHeight w:val="243"/>
        </w:trPr>
        <w:tc>
          <w:tcPr>
            <w:tcW w:w="830" w:type="pct"/>
          </w:tcPr>
          <w:p w:rsidRPr="003A1FD8" w:rsidR="00ED50EF" w:rsidP="00ED50EF" w:rsidRDefault="00ED50EF" w14:paraId="58AC0657" w14:textId="694000FE">
            <w:pPr>
              <w:rPr>
                <w:rFonts w:cs="CordiaUPC"/>
              </w:rPr>
            </w:pPr>
            <w:r w:rsidRPr="003A1FD8">
              <w:rPr>
                <w:rFonts w:cs="CordiaUPC"/>
              </w:rPr>
              <w:t>Action</w:t>
            </w:r>
          </w:p>
          <w:p w:rsidR="00ED50EF" w:rsidP="00ED50EF" w:rsidRDefault="00ED50EF" w14:paraId="268C9C08" w14:textId="5A7C0FF2">
            <w:pPr>
              <w:pStyle w:val="ListParagraph"/>
              <w:numPr>
                <w:ilvl w:val="0"/>
                <w:numId w:val="79"/>
              </w:numPr>
            </w:pPr>
            <w:r w:rsidRPr="003B7890">
              <w:rPr>
                <w:rFonts w:hint="cs" w:cs="Angsana New"/>
                <w:cs/>
              </w:rPr>
              <w:t>ปุ่ม</w:t>
            </w:r>
            <w:r w:rsidRPr="003B7890">
              <w:rPr>
                <w:rFonts w:cs="CordiaUPC"/>
              </w:rPr>
              <w:t>Edit</w:t>
            </w:r>
          </w:p>
        </w:tc>
        <w:tc>
          <w:tcPr>
            <w:tcW w:w="1096" w:type="pct"/>
            <w:gridSpan w:val="3"/>
          </w:tcPr>
          <w:p w:rsidR="00ED50EF" w:rsidP="00ED50EF" w:rsidRDefault="00ED50EF" w14:paraId="7B4A9A9F" w14:textId="647C96AC">
            <w:r>
              <w:t>Button</w:t>
            </w:r>
          </w:p>
        </w:tc>
        <w:tc>
          <w:tcPr>
            <w:tcW w:w="3074" w:type="pct"/>
            <w:gridSpan w:val="3"/>
          </w:tcPr>
          <w:p w:rsidR="00ED50EF" w:rsidP="00ED50EF" w:rsidRDefault="00ED50EF" w14:paraId="781ABD0B" w14:textId="1AAD2392">
            <w:r w:rsidRPr="0079598B">
              <w:rPr>
                <w:rFonts w:cs="Angsana New"/>
                <w:cs/>
              </w:rPr>
              <w:t xml:space="preserve">เมื่อกดปุ่มให้ทำการ </w:t>
            </w:r>
            <w:r w:rsidRPr="0079598B">
              <w:rPr>
                <w:rFonts w:cs="CordiaUPC"/>
              </w:rPr>
              <w:t>Visible Detail Section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และดึงข้อมูลของ </w:t>
            </w:r>
            <w:r>
              <w:rPr>
                <w:rFonts w:cs="CordiaUPC"/>
              </w:rPr>
              <w:t xml:space="preserve">Row </w:t>
            </w:r>
            <w:r>
              <w:rPr>
                <w:rFonts w:hint="cs" w:cs="Angsana New"/>
                <w:cs/>
              </w:rPr>
              <w:t>นั้นๆ มาแสดง</w:t>
            </w:r>
          </w:p>
        </w:tc>
      </w:tr>
      <w:tr w:rsidRPr="008979A8" w:rsidR="00ED50EF" w:rsidTr="00400BFB" w14:paraId="61E3D1D1" w14:textId="77777777">
        <w:trPr>
          <w:trHeight w:val="243"/>
        </w:trPr>
        <w:tc>
          <w:tcPr>
            <w:tcW w:w="5000" w:type="pct"/>
            <w:gridSpan w:val="7"/>
            <w:shd w:val="clear" w:color="auto" w:fill="C2D69B" w:themeFill="accent3" w:themeFillTint="99"/>
          </w:tcPr>
          <w:p w:rsidRPr="0079598B" w:rsidR="00ED50EF" w:rsidP="00ED50EF" w:rsidRDefault="00ED50EF" w14:paraId="7C303EBD" w14:textId="0E9F129D">
            <w:pPr>
              <w:pStyle w:val="HeaderTable"/>
              <w:rPr>
                <w:rtl/>
                <w:cs/>
              </w:rPr>
            </w:pPr>
            <w:r>
              <w:t>End Internet Quota Table Section</w:t>
            </w:r>
          </w:p>
        </w:tc>
      </w:tr>
      <w:tr w:rsidRPr="008979A8" w:rsidR="00ED50EF" w:rsidTr="00400BFB" w14:paraId="0DF681A5" w14:textId="77777777">
        <w:trPr>
          <w:trHeight w:val="243"/>
        </w:trPr>
        <w:tc>
          <w:tcPr>
            <w:tcW w:w="5000" w:type="pct"/>
            <w:gridSpan w:val="7"/>
            <w:shd w:val="clear" w:color="auto" w:fill="C2D69B" w:themeFill="accent3" w:themeFillTint="99"/>
          </w:tcPr>
          <w:p w:rsidRPr="0079598B" w:rsidR="00ED50EF" w:rsidP="00ED50EF" w:rsidRDefault="00ED50EF" w14:paraId="137516C0" w14:textId="43EF69A7">
            <w:pPr>
              <w:pStyle w:val="HeaderTable"/>
              <w:rPr>
                <w:rtl/>
                <w:cs/>
              </w:rPr>
            </w:pPr>
            <w:r>
              <w:t>Internet Quota Detail Section</w:t>
            </w:r>
          </w:p>
        </w:tc>
      </w:tr>
      <w:tr w:rsidRPr="008979A8" w:rsidR="00ED50EF" w:rsidTr="00400BFB" w14:paraId="3E18EB57" w14:textId="77777777">
        <w:trPr>
          <w:trHeight w:val="243"/>
        </w:trPr>
        <w:tc>
          <w:tcPr>
            <w:tcW w:w="830" w:type="pct"/>
          </w:tcPr>
          <w:p w:rsidRPr="003A1FD8" w:rsidR="00ED50EF" w:rsidP="00ED50EF" w:rsidRDefault="00ED50EF" w14:paraId="44D84BC4" w14:textId="764F7BED">
            <w:pPr>
              <w:rPr>
                <w:rFonts w:cs="CordiaUPC"/>
              </w:rPr>
            </w:pPr>
            <w:r>
              <w:t>Internet Quota Detail</w:t>
            </w:r>
          </w:p>
        </w:tc>
        <w:tc>
          <w:tcPr>
            <w:tcW w:w="1096" w:type="pct"/>
            <w:gridSpan w:val="3"/>
          </w:tcPr>
          <w:p w:rsidR="00ED50EF" w:rsidP="00ED50EF" w:rsidRDefault="00ED50EF" w14:paraId="38DF7A37" w14:textId="628F2CD6">
            <w:r>
              <w:t xml:space="preserve">Text </w:t>
            </w:r>
          </w:p>
        </w:tc>
        <w:tc>
          <w:tcPr>
            <w:tcW w:w="3074" w:type="pct"/>
            <w:gridSpan w:val="3"/>
          </w:tcPr>
          <w:p w:rsidR="00ED50EF" w:rsidP="00ED50EF" w:rsidRDefault="00ED50EF" w14:paraId="1E728C71" w14:textId="77777777">
            <w:r>
              <w:rPr>
                <w:rFonts w:cs="CordiaUPC"/>
              </w:rP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>
              <w:t>Internet Quota Detail</w:t>
            </w:r>
          </w:p>
          <w:p w:rsidRPr="0079598B" w:rsidR="00ED50EF" w:rsidP="00ED50EF" w:rsidRDefault="00ED50EF" w14:paraId="70606BEA" w14:textId="6E7DE32D">
            <w:pPr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แสดงใน </w:t>
            </w:r>
            <w:r>
              <w:rPr>
                <w:rFonts w:cs="CordiaUPC"/>
              </w:rPr>
              <w:t xml:space="preserve">Format </w:t>
            </w:r>
            <w:r>
              <w:rPr>
                <w:rFonts w:hint="cs" w:cs="Angsana New"/>
                <w:cs/>
              </w:rPr>
              <w:t xml:space="preserve">เหมือน </w:t>
            </w:r>
            <w:r>
              <w:rPr>
                <w:rFonts w:cs="CordiaUPC"/>
              </w:rPr>
              <w:t xml:space="preserve">Internet Quota </w:t>
            </w:r>
            <w:r>
              <w:rPr>
                <w:rFonts w:hint="cs" w:cs="Angsana New"/>
                <w:cs/>
              </w:rPr>
              <w:t xml:space="preserve">ที่แสดงใน </w:t>
            </w:r>
            <w:r>
              <w:t>Internet Quota Table Section</w:t>
            </w:r>
          </w:p>
        </w:tc>
      </w:tr>
      <w:tr w:rsidRPr="008979A8" w:rsidR="00ED50EF" w:rsidTr="00400BFB" w14:paraId="582BD502" w14:textId="77777777">
        <w:trPr>
          <w:trHeight w:val="243"/>
        </w:trPr>
        <w:tc>
          <w:tcPr>
            <w:tcW w:w="830" w:type="pct"/>
          </w:tcPr>
          <w:p w:rsidR="00ED50EF" w:rsidP="00ED50EF" w:rsidRDefault="00ED50EF" w14:paraId="2A8F1DE5" w14:textId="2A3CDCB9">
            <w:pPr>
              <w:rPr>
                <w:cs/>
              </w:rPr>
            </w:pPr>
            <w:r>
              <w:t>internetQuotaNextG</w:t>
            </w:r>
          </w:p>
        </w:tc>
        <w:tc>
          <w:tcPr>
            <w:tcW w:w="1096" w:type="pct"/>
            <w:gridSpan w:val="3"/>
          </w:tcPr>
          <w:p w:rsidR="00ED50EF" w:rsidP="00ED50EF" w:rsidRDefault="00ED50EF" w14:paraId="4F7AA92A" w14:textId="384E2414">
            <w:r>
              <w:t>Radio Button</w:t>
            </w:r>
          </w:p>
        </w:tc>
        <w:tc>
          <w:tcPr>
            <w:tcW w:w="3074" w:type="pct"/>
            <w:gridSpan w:val="3"/>
          </w:tcPr>
          <w:p w:rsidR="00ED50EF" w:rsidP="00ED50EF" w:rsidRDefault="00ED50EF" w14:paraId="2C907BAF" w14:textId="77777777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932C31">
              <w:rPr>
                <w:rFonts w:cs="Angsana New"/>
                <w:color w:val="FF0000"/>
                <w:cs/>
              </w:rPr>
              <w:t>*</w:t>
            </w:r>
            <w:r>
              <w:rPr>
                <w:color w:val="FF0000"/>
              </w:rPr>
              <w:t>Next G</w:t>
            </w:r>
          </w:p>
          <w:p w:rsidR="00ED50EF" w:rsidP="00ED50EF" w:rsidRDefault="00ED50EF" w14:paraId="39809E4C" w14:textId="1C7AE8C9">
            <w:r w:rsidRPr="004C3917">
              <w:t xml:space="preserve">List of Value </w:t>
            </w:r>
            <w:r w:rsidRPr="004C3917"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‘</w:t>
            </w:r>
            <w:r>
              <w:rPr>
                <w:rFonts w:cs="CordiaUPC"/>
              </w:rPr>
              <w:t>YesNoIndicator</w:t>
            </w:r>
            <w:r>
              <w:rPr>
                <w:rFonts w:cs="Angsana New"/>
                <w:cs/>
              </w:rPr>
              <w:t>’</w:t>
            </w:r>
          </w:p>
          <w:p w:rsidR="00ED50EF" w:rsidP="00ED50EF" w:rsidRDefault="00ED50EF" w14:paraId="2FB89B55" w14:textId="16458A5A">
            <w:r>
              <w:t xml:space="preserve">Default Value </w:t>
            </w:r>
            <w:r>
              <w:rPr>
                <w:rFonts w:cs="Angsana New"/>
                <w:cs/>
              </w:rPr>
              <w:t>: “</w:t>
            </w:r>
            <w:r>
              <w:t>No</w:t>
            </w:r>
            <w:r>
              <w:rPr>
                <w:rFonts w:cs="Angsana New"/>
                <w:cs/>
              </w:rPr>
              <w:t>”</w:t>
            </w:r>
          </w:p>
        </w:tc>
      </w:tr>
      <w:tr w:rsidRPr="008979A8" w:rsidR="00ED50EF" w:rsidTr="00400BFB" w14:paraId="0928CC22" w14:textId="77777777">
        <w:trPr>
          <w:trHeight w:val="243"/>
        </w:trPr>
        <w:tc>
          <w:tcPr>
            <w:tcW w:w="830" w:type="pct"/>
          </w:tcPr>
          <w:p w:rsidR="00ED50EF" w:rsidP="00ED50EF" w:rsidRDefault="00ED50EF" w14:paraId="70C7B661" w14:textId="35A87C86">
            <w:r>
              <w:t>internetQuotaBlockBit</w:t>
            </w:r>
          </w:p>
        </w:tc>
        <w:tc>
          <w:tcPr>
            <w:tcW w:w="1096" w:type="pct"/>
            <w:gridSpan w:val="3"/>
          </w:tcPr>
          <w:p w:rsidR="00ED50EF" w:rsidP="00ED50EF" w:rsidRDefault="00ED50EF" w14:paraId="38AC9EAD" w14:textId="25FC3780">
            <w:r>
              <w:t>Radio Button</w:t>
            </w:r>
          </w:p>
        </w:tc>
        <w:tc>
          <w:tcPr>
            <w:tcW w:w="3074" w:type="pct"/>
            <w:gridSpan w:val="3"/>
          </w:tcPr>
          <w:p w:rsidR="00ED50EF" w:rsidP="00ED50EF" w:rsidRDefault="00ED50EF" w14:paraId="1FD637CC" w14:textId="77777777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932C31">
              <w:rPr>
                <w:rFonts w:cs="Angsana New"/>
                <w:color w:val="FF0000"/>
                <w:cs/>
              </w:rPr>
              <w:t>*</w:t>
            </w:r>
            <w:r>
              <w:rPr>
                <w:color w:val="FF0000"/>
              </w:rPr>
              <w:t>Block</w:t>
            </w:r>
            <w:r w:rsidRPr="00932C31">
              <w:rPr>
                <w:rFonts w:cs="Angsana New"/>
                <w:color w:val="FF0000"/>
                <w:cs/>
              </w:rPr>
              <w:t xml:space="preserve"> </w:t>
            </w:r>
            <w:r>
              <w:rPr>
                <w:color w:val="FF0000"/>
              </w:rPr>
              <w:t>Bit</w:t>
            </w:r>
          </w:p>
          <w:p w:rsidR="00ED50EF" w:rsidP="00ED50EF" w:rsidRDefault="00ED50EF" w14:paraId="782750EB" w14:textId="05E49459">
            <w:r w:rsidRPr="004C3917">
              <w:t xml:space="preserve">List of Value </w:t>
            </w:r>
            <w:r w:rsidRPr="004C3917"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‘</w:t>
            </w:r>
            <w:r>
              <w:rPr>
                <w:rFonts w:cs="CordiaUPC"/>
              </w:rPr>
              <w:t>YesNoIndicator</w:t>
            </w:r>
            <w:r>
              <w:rPr>
                <w:rFonts w:cs="Angsana New"/>
                <w:cs/>
              </w:rPr>
              <w:t>’</w:t>
            </w:r>
          </w:p>
          <w:p w:rsidR="00ED50EF" w:rsidP="00ED50EF" w:rsidRDefault="00ED50EF" w14:paraId="51501B01" w14:textId="211AC088">
            <w:r>
              <w:t xml:space="preserve">Default Value </w:t>
            </w:r>
            <w:r>
              <w:rPr>
                <w:rFonts w:cs="Angsana New"/>
                <w:cs/>
              </w:rPr>
              <w:t>: “</w:t>
            </w:r>
            <w:r>
              <w:t>No</w:t>
            </w:r>
            <w:r>
              <w:rPr>
                <w:rFonts w:cs="Angsana New"/>
                <w:cs/>
              </w:rPr>
              <w:t>”</w:t>
            </w:r>
          </w:p>
        </w:tc>
      </w:tr>
      <w:tr w:rsidRPr="008979A8" w:rsidR="00ED50EF" w:rsidTr="00400BFB" w14:paraId="377A1BDC" w14:textId="77777777">
        <w:trPr>
          <w:trHeight w:val="243"/>
        </w:trPr>
        <w:tc>
          <w:tcPr>
            <w:tcW w:w="830" w:type="pct"/>
          </w:tcPr>
          <w:p w:rsidR="00ED50EF" w:rsidP="00ED50EF" w:rsidRDefault="00ED50EF" w14:paraId="0DBC266B" w14:textId="5ED6B94D">
            <w:r>
              <w:t>internetQuotaRollOver</w:t>
            </w:r>
          </w:p>
        </w:tc>
        <w:tc>
          <w:tcPr>
            <w:tcW w:w="1096" w:type="pct"/>
            <w:gridSpan w:val="3"/>
          </w:tcPr>
          <w:p w:rsidR="00ED50EF" w:rsidP="00ED50EF" w:rsidRDefault="00ED50EF" w14:paraId="061AA194" w14:textId="57E9FC72">
            <w:r>
              <w:t>Radio Button</w:t>
            </w:r>
          </w:p>
        </w:tc>
        <w:tc>
          <w:tcPr>
            <w:tcW w:w="3074" w:type="pct"/>
            <w:gridSpan w:val="3"/>
          </w:tcPr>
          <w:p w:rsidR="00ED50EF" w:rsidP="00ED50EF" w:rsidRDefault="00ED50EF" w14:paraId="6C04FABB" w14:textId="77777777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932C31">
              <w:rPr>
                <w:rFonts w:cs="Angsana New"/>
                <w:color w:val="FF0000"/>
                <w:cs/>
              </w:rPr>
              <w:t>*</w:t>
            </w:r>
            <w:r w:rsidRPr="00932C31">
              <w:rPr>
                <w:color w:val="FF0000"/>
              </w:rPr>
              <w:t>Roll Over</w:t>
            </w:r>
          </w:p>
          <w:p w:rsidR="00ED50EF" w:rsidP="00ED50EF" w:rsidRDefault="00ED50EF" w14:paraId="1613C99A" w14:textId="1F264AB3">
            <w:r w:rsidRPr="004C3917">
              <w:t xml:space="preserve">List of Value </w:t>
            </w:r>
            <w:r w:rsidRPr="004C3917"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‘</w:t>
            </w:r>
            <w:r>
              <w:rPr>
                <w:rFonts w:cs="CordiaUPC"/>
              </w:rPr>
              <w:t>YesNoIndicator</w:t>
            </w:r>
            <w:r>
              <w:rPr>
                <w:rFonts w:cs="Angsana New"/>
                <w:cs/>
              </w:rPr>
              <w:t>’</w:t>
            </w:r>
          </w:p>
          <w:p w:rsidR="00ED50EF" w:rsidP="00ED50EF" w:rsidRDefault="00ED50EF" w14:paraId="41A902D5" w14:textId="77777777">
            <w:r>
              <w:t xml:space="preserve">Default Value </w:t>
            </w:r>
            <w:r>
              <w:rPr>
                <w:rFonts w:cs="Angsana New"/>
                <w:cs/>
              </w:rPr>
              <w:t>: “</w:t>
            </w:r>
            <w:r>
              <w:t>No</w:t>
            </w:r>
            <w:r>
              <w:rPr>
                <w:rFonts w:cs="Angsana New"/>
                <w:cs/>
              </w:rPr>
              <w:t>”</w:t>
            </w:r>
          </w:p>
          <w:p w:rsidR="00ED50EF" w:rsidP="00ED50EF" w:rsidRDefault="00ED50EF" w14:paraId="7E8AA813" w14:textId="2FD03E73">
            <w:r>
              <w:rPr>
                <w:rFonts w:hint="cs"/>
                <w:cs/>
              </w:rPr>
              <w:t xml:space="preserve">ถ้าเลือก </w:t>
            </w:r>
            <w:r>
              <w:t>internetQuotaRollOver</w:t>
            </w:r>
            <w:r>
              <w:rPr>
                <w:rFonts w:hint="cs"/>
                <w:cs/>
              </w:rPr>
              <w:t xml:space="preserve"> มีค่าเป็น </w:t>
            </w:r>
            <w:r>
              <w:rPr>
                <w:rFonts w:cs="Angsana New"/>
                <w:cs/>
              </w:rPr>
              <w:t>“</w:t>
            </w:r>
            <w:r>
              <w:t>Yes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ให้ </w:t>
            </w:r>
            <w:r>
              <w:t xml:space="preserve">Visible maxRollOverQuota </w:t>
            </w:r>
            <w:r>
              <w:rPr>
                <w:rFonts w:hint="cs"/>
                <w:cs/>
              </w:rPr>
              <w:t xml:space="preserve">และ </w:t>
            </w:r>
            <w:r>
              <w:t>maxRollOverQuotaUnit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พร้อมทั้ง </w:t>
            </w:r>
            <w:r>
              <w:t xml:space="preserve">Default </w:t>
            </w:r>
            <w:r>
              <w:rPr>
                <w:rFonts w:hint="cs"/>
                <w:cs/>
              </w:rPr>
              <w:t>ค่าดังนี้</w:t>
            </w:r>
          </w:p>
          <w:p w:rsidR="00ED50EF" w:rsidP="00ED50EF" w:rsidRDefault="00ED50EF" w14:paraId="62F886C9" w14:textId="432BD929">
            <w:pPr>
              <w:pStyle w:val="ListParagraph"/>
              <w:numPr>
                <w:ilvl w:val="0"/>
                <w:numId w:val="79"/>
              </w:numPr>
            </w:pPr>
            <w:r>
              <w:t>maxRollOverQuota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 xml:space="preserve">= </w:t>
            </w:r>
            <w:r>
              <w:t>internetQuota</w:t>
            </w:r>
            <w:r>
              <w:rPr>
                <w:rFonts w:cs="Angsana New"/>
                <w:cs/>
              </w:rPr>
              <w:t>*</w:t>
            </w:r>
            <w:r>
              <w:t>2</w:t>
            </w:r>
          </w:p>
          <w:p w:rsidR="00ED50EF" w:rsidP="00ED50EF" w:rsidRDefault="00ED50EF" w14:paraId="0436C61A" w14:textId="61ADF22F">
            <w:pPr>
              <w:pStyle w:val="ListParagraph"/>
              <w:numPr>
                <w:ilvl w:val="0"/>
                <w:numId w:val="79"/>
              </w:numPr>
              <w:rPr>
                <w:cs/>
              </w:rPr>
            </w:pPr>
            <w:r>
              <w:t xml:space="preserve">maxRollOverQuotaUnit </w:t>
            </w:r>
            <w:r>
              <w:rPr>
                <w:rFonts w:cs="Angsana New"/>
                <w:cs/>
              </w:rPr>
              <w:t xml:space="preserve">= </w:t>
            </w:r>
            <w:r>
              <w:t>internetQuotaUnit</w:t>
            </w:r>
          </w:p>
          <w:p w:rsidR="00ED50EF" w:rsidP="00ED50EF" w:rsidRDefault="00ED50EF" w14:paraId="46B561EA" w14:textId="76D201C4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ถ้าไม่ใช่ให้ </w:t>
            </w:r>
            <w:r>
              <w:t>Invisible</w:t>
            </w:r>
            <w:r>
              <w:rPr>
                <w:rFonts w:hint="cs"/>
                <w:cs/>
              </w:rPr>
              <w:t xml:space="preserve"> และเคลียร์ค่า</w:t>
            </w:r>
          </w:p>
        </w:tc>
      </w:tr>
      <w:tr w:rsidRPr="008979A8" w:rsidR="00ED50EF" w:rsidTr="00400BFB" w14:paraId="2C308AD2" w14:textId="77777777">
        <w:trPr>
          <w:trHeight w:val="243"/>
        </w:trPr>
        <w:tc>
          <w:tcPr>
            <w:tcW w:w="830" w:type="pct"/>
          </w:tcPr>
          <w:p w:rsidR="00ED50EF" w:rsidP="00ED50EF" w:rsidRDefault="00ED50EF" w14:paraId="628B9632" w14:textId="199ACA8F">
            <w:r>
              <w:t>maxRollOverQuota</w:t>
            </w:r>
          </w:p>
        </w:tc>
        <w:tc>
          <w:tcPr>
            <w:tcW w:w="1096" w:type="pct"/>
            <w:gridSpan w:val="3"/>
          </w:tcPr>
          <w:p w:rsidR="00ED50EF" w:rsidP="00ED50EF" w:rsidRDefault="00ED50EF" w14:paraId="200DDCC0" w14:textId="1BE7909D">
            <w:r>
              <w:t>Text Box</w:t>
            </w:r>
          </w:p>
        </w:tc>
        <w:tc>
          <w:tcPr>
            <w:tcW w:w="3074" w:type="pct"/>
            <w:gridSpan w:val="3"/>
          </w:tcPr>
          <w:p w:rsidR="00ED50EF" w:rsidP="00ED50EF" w:rsidRDefault="00ED50EF" w14:paraId="4EDA6A65" w14:textId="567D66E6">
            <w:pPr>
              <w:rPr>
                <w:cs/>
              </w:rPr>
            </w:pPr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932C31">
              <w:rPr>
                <w:rFonts w:cs="Angsana New"/>
                <w:color w:val="FF0000"/>
                <w:cs/>
              </w:rPr>
              <w:t>*</w:t>
            </w:r>
            <w:r w:rsidRPr="00932C31">
              <w:rPr>
                <w:color w:val="FF0000"/>
              </w:rPr>
              <w:t>Max Roll Over Quota</w:t>
            </w:r>
          </w:p>
        </w:tc>
      </w:tr>
      <w:tr w:rsidRPr="008979A8" w:rsidR="00ED50EF" w:rsidTr="00400BFB" w14:paraId="4ADE4C3E" w14:textId="77777777">
        <w:trPr>
          <w:trHeight w:val="243"/>
        </w:trPr>
        <w:tc>
          <w:tcPr>
            <w:tcW w:w="830" w:type="pct"/>
          </w:tcPr>
          <w:p w:rsidR="00ED50EF" w:rsidP="00ED50EF" w:rsidRDefault="00ED50EF" w14:paraId="5D4A63DE" w14:textId="222D1A94">
            <w:r>
              <w:t>maxRollOverQuotaUnit</w:t>
            </w:r>
          </w:p>
        </w:tc>
        <w:tc>
          <w:tcPr>
            <w:tcW w:w="1096" w:type="pct"/>
            <w:gridSpan w:val="3"/>
          </w:tcPr>
          <w:p w:rsidR="00ED50EF" w:rsidP="00ED50EF" w:rsidRDefault="00ED50EF" w14:paraId="09E623BA" w14:textId="16DADCB6">
            <w:r>
              <w:t>Drop Down List</w:t>
            </w:r>
          </w:p>
        </w:tc>
        <w:tc>
          <w:tcPr>
            <w:tcW w:w="3074" w:type="pct"/>
            <w:gridSpan w:val="3"/>
          </w:tcPr>
          <w:p w:rsidR="00ED50EF" w:rsidP="00ED50EF" w:rsidRDefault="00ED50EF" w14:paraId="7A9EEBF4" w14:textId="77777777">
            <w:r>
              <w:rPr>
                <w:rFonts w:hint="cs"/>
                <w:cs/>
              </w:rPr>
              <w:t xml:space="preserve">อยู่บรรทัดเดียวกันกับ </w:t>
            </w:r>
            <w:r>
              <w:t>maxRollOverQuota</w:t>
            </w:r>
          </w:p>
          <w:p w:rsidRPr="00DC1F97" w:rsidR="00ED50EF" w:rsidP="00ED50EF" w:rsidRDefault="00ED50EF" w14:paraId="5CF55582" w14:textId="383E9BFE">
            <w:pPr>
              <w:rPr>
                <w:rFonts w:cs="CordiaUPC"/>
              </w:rPr>
            </w:pPr>
            <w:r w:rsidRPr="00AE3523">
              <w:rPr>
                <w:rFonts w:cs="CordiaUPC"/>
              </w:rPr>
              <w:t xml:space="preserve">List of Value </w:t>
            </w:r>
            <w:r w:rsidRPr="00AE3523"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‘</w:t>
            </w:r>
            <w:r w:rsidRPr="00DC1F97">
              <w:t>Internet Quota Unit</w:t>
            </w:r>
            <w:r>
              <w:rPr>
                <w:rFonts w:cs="Angsana New"/>
                <w:cs/>
              </w:rPr>
              <w:t xml:space="preserve">’ </w:t>
            </w:r>
            <w:r>
              <w:rPr>
                <w:rFonts w:hint="cs" w:cs="Angsana New"/>
                <w:cs/>
              </w:rPr>
              <w:t xml:space="preserve">และ </w:t>
            </w:r>
            <w:r>
              <w:rPr>
                <w:rFonts w:cs="CordiaUPC"/>
              </w:rPr>
              <w:t xml:space="preserve">lov_type </w:t>
            </w:r>
            <w:r>
              <w:rPr>
                <w:rFonts w:cs="Angsana New"/>
                <w:cs/>
              </w:rPr>
              <w:t xml:space="preserve">= </w:t>
            </w:r>
            <w:r>
              <w:rPr>
                <w:rFonts w:cs="CordiaUPC"/>
              </w:rPr>
              <w:t>InternetUsageType</w:t>
            </w:r>
          </w:p>
        </w:tc>
      </w:tr>
      <w:tr w:rsidRPr="008979A8" w:rsidR="00ED50EF" w:rsidTr="00400BFB" w14:paraId="3B32E827" w14:textId="77777777">
        <w:trPr>
          <w:trHeight w:val="243"/>
        </w:trPr>
        <w:tc>
          <w:tcPr>
            <w:tcW w:w="830" w:type="pct"/>
          </w:tcPr>
          <w:p w:rsidR="00ED50EF" w:rsidP="00ED50EF" w:rsidRDefault="00ED50EF" w14:paraId="62D98F38" w14:textId="2F483B95">
            <w:r>
              <w:t>internetAlertThreshold</w:t>
            </w:r>
          </w:p>
        </w:tc>
        <w:tc>
          <w:tcPr>
            <w:tcW w:w="1096" w:type="pct"/>
            <w:gridSpan w:val="3"/>
          </w:tcPr>
          <w:p w:rsidR="00ED50EF" w:rsidP="00ED50EF" w:rsidRDefault="00ED50EF" w14:paraId="4F584F14" w14:textId="01228452">
            <w:r>
              <w:t>Drop Down List</w:t>
            </w:r>
          </w:p>
        </w:tc>
        <w:tc>
          <w:tcPr>
            <w:tcW w:w="3074" w:type="pct"/>
            <w:gridSpan w:val="3"/>
          </w:tcPr>
          <w:p w:rsidR="00ED50EF" w:rsidP="00ED50EF" w:rsidRDefault="00ED50EF" w14:paraId="243AF251" w14:textId="77777777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932C31">
              <w:rPr>
                <w:rFonts w:cs="Angsana New"/>
                <w:color w:val="FF0000"/>
                <w:cs/>
              </w:rPr>
              <w:t>*</w:t>
            </w:r>
            <w:r>
              <w:rPr>
                <w:color w:val="FF0000"/>
              </w:rPr>
              <w:t>Alert Threshold</w:t>
            </w:r>
          </w:p>
          <w:p w:rsidR="00ED50EF" w:rsidP="00ED50EF" w:rsidRDefault="00ED50EF" w14:paraId="046ECD92" w14:textId="77777777">
            <w:pPr>
              <w:rPr>
                <w:rFonts w:cs="CordiaUPC"/>
              </w:rPr>
            </w:pPr>
            <w:r w:rsidRPr="004C3917">
              <w:t xml:space="preserve">List of Value </w:t>
            </w:r>
            <w:r w:rsidRPr="004C3917"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MASS_INTERNET_ALERT_CONFIG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>
              <w:t>status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‘</w:t>
            </w:r>
            <w:r>
              <w:rPr>
                <w:rFonts w:cs="CordiaUPC"/>
              </w:rPr>
              <w:t>Active</w:t>
            </w:r>
            <w:r>
              <w:rPr>
                <w:rFonts w:cs="Angsana New"/>
                <w:cs/>
              </w:rPr>
              <w:t>’</w:t>
            </w:r>
          </w:p>
          <w:p w:rsidR="00ED50EF" w:rsidP="00ED50EF" w:rsidRDefault="00ED50EF" w14:paraId="29D1053D" w14:textId="77777777">
            <w:pPr>
              <w:rPr>
                <w:ins w:author="Suchanan Kotcha-art [2]" w:date="2025-09-29T19:34:00Z" w16du:dateUtc="2025-09-29T12:34:00Z" w:id="10"/>
                <w:rFonts w:cs="CordiaUPC"/>
              </w:rPr>
            </w:pPr>
            <w:r>
              <w:rPr>
                <w:rFonts w:cs="CordiaUPC"/>
              </w:rPr>
              <w:t xml:space="preserve">Default Value </w:t>
            </w:r>
            <w:r>
              <w:rPr>
                <w:rFonts w:cs="Angsana New"/>
                <w:cs/>
              </w:rPr>
              <w:t xml:space="preserve">: </w:t>
            </w:r>
          </w:p>
          <w:p w:rsidR="00400BFB" w:rsidP="00ED50EF" w:rsidRDefault="00400BFB" w14:paraId="555D1AF5" w14:textId="23F715B5">
            <w:pPr>
              <w:rPr>
                <w:ins w:author="Suchanan Kotcha-art [2]" w:date="2025-09-29T19:35:00Z" w16du:dateUtc="2025-09-29T12:35:00Z" w:id="11"/>
                <w:rFonts w:cs="CordiaUPC"/>
              </w:rPr>
            </w:pPr>
            <w:ins w:author="Suchanan Kotcha-art [2]" w:date="2025-09-29T19:34:00Z" w16du:dateUtc="2025-09-29T12:34:00Z" w:id="12">
              <w:r>
                <w:rPr>
                  <w:rFonts w:hint="cs" w:cs="CordiaUPC"/>
                  <w:cs/>
                </w:rPr>
                <w:t xml:space="preserve">ถ้า </w:t>
              </w:r>
              <w:r>
                <w:rPr>
                  <w:rFonts w:cs="CordiaUPC"/>
                </w:rPr>
                <w:t xml:space="preserve">Customer Type = “Pre-paid” </w:t>
              </w:r>
            </w:ins>
            <w:ins w:author="Suchanan Kotcha-art [2]" w:date="2025-09-29T19:35:00Z" w16du:dateUtc="2025-09-29T12:35:00Z" w:id="13">
              <w:r>
                <w:rPr>
                  <w:rFonts w:hint="cs" w:cs="CordiaUPC"/>
                  <w:cs/>
                </w:rPr>
                <w:t xml:space="preserve">ให้ </w:t>
              </w:r>
              <w:r>
                <w:rPr>
                  <w:rFonts w:cs="CordiaUPC"/>
                </w:rPr>
                <w:t xml:space="preserve">Default </w:t>
              </w:r>
              <w:r>
                <w:rPr>
                  <w:rFonts w:hint="cs" w:cs="CordiaUPC"/>
                  <w:cs/>
                </w:rPr>
                <w:t xml:space="preserve">ค่าเป็น </w:t>
              </w:r>
              <w:r>
                <w:rPr>
                  <w:rFonts w:cs="Angsana New"/>
                  <w:cs/>
                </w:rPr>
                <w:t>“</w:t>
              </w:r>
              <w:r>
                <w:t>500, 0 MB</w:t>
              </w:r>
              <w:r>
                <w:rPr>
                  <w:rFonts w:cs="Angsana New"/>
                  <w:cs/>
                </w:rPr>
                <w:t>”</w:t>
              </w:r>
            </w:ins>
          </w:p>
          <w:p w:rsidR="00400BFB" w:rsidP="00ED50EF" w:rsidRDefault="00400BFB" w14:paraId="10F21B92" w14:textId="1A690839">
            <w:pPr>
              <w:rPr>
                <w:rFonts w:hint="cs" w:cs="CordiaUPC"/>
                <w:cs/>
              </w:rPr>
            </w:pPr>
            <w:ins w:author="Suchanan Kotcha-art [2]" w:date="2025-09-29T19:35:00Z" w16du:dateUtc="2025-09-29T12:35:00Z" w:id="14">
              <w:r>
                <w:rPr>
                  <w:rFonts w:hint="cs" w:cs="CordiaUPC"/>
                  <w:cs/>
                </w:rPr>
                <w:t>ถ้าไม่ใช่</w:t>
              </w:r>
            </w:ins>
          </w:p>
          <w:p w:rsidRPr="004B5E35" w:rsidR="00ED50EF" w:rsidP="00ED50EF" w:rsidRDefault="00ED50EF" w14:paraId="52C2B0EA" w14:textId="77777777">
            <w:pPr>
              <w:pStyle w:val="ListParagraph"/>
              <w:numPr>
                <w:ilvl w:val="0"/>
                <w:numId w:val="79"/>
              </w:numPr>
            </w:pPr>
            <w:r>
              <w:rPr>
                <w:rFonts w:hint="cs"/>
                <w:cs/>
              </w:rPr>
              <w:t xml:space="preserve">ถ้า </w:t>
            </w:r>
            <w:r>
              <w:rPr>
                <w:rFonts w:cs="CordiaUPC"/>
              </w:rPr>
              <w:t>sharePlan</w:t>
            </w:r>
            <w:r>
              <w:rPr>
                <w:rFonts w:cs="Angsana New"/>
                <w:cs/>
              </w:rPr>
              <w:t xml:space="preserve"> = “</w:t>
            </w:r>
            <w:r>
              <w:t>Yes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ให้ </w:t>
            </w:r>
            <w:r>
              <w:t xml:space="preserve">Default </w:t>
            </w:r>
            <w:r>
              <w:rPr>
                <w:rFonts w:hint="cs"/>
                <w:cs/>
              </w:rPr>
              <w:t xml:space="preserve">ค่าเป็น </w:t>
            </w:r>
            <w:r>
              <w:rPr>
                <w:rFonts w:cs="Angsana New"/>
                <w:cs/>
              </w:rPr>
              <w:t>“</w:t>
            </w:r>
            <w:r>
              <w:t>500, 0 MB</w:t>
            </w:r>
            <w:r>
              <w:rPr>
                <w:rFonts w:cs="Angsana New"/>
                <w:cs/>
              </w:rPr>
              <w:t>”</w:t>
            </w:r>
          </w:p>
          <w:p w:rsidRPr="00C53E2A" w:rsidR="00ED50EF" w:rsidP="00ED50EF" w:rsidRDefault="00ED50EF" w14:paraId="1209E899" w14:textId="77777777">
            <w:pPr>
              <w:pStyle w:val="ListParagraph"/>
              <w:numPr>
                <w:ilvl w:val="0"/>
                <w:numId w:val="79"/>
              </w:numPr>
            </w:pPr>
            <w:r w:rsidRPr="00C53E2A">
              <w:rPr>
                <w:rFonts w:cs="Angsana New"/>
                <w:cs/>
              </w:rPr>
              <w:t xml:space="preserve">ถ้า </w:t>
            </w:r>
            <w:r w:rsidRPr="00C53E2A">
              <w:rPr>
                <w:rFonts w:cs="CordiaUPC"/>
              </w:rPr>
              <w:t>internetQuotaNetworkCoverage</w:t>
            </w:r>
            <w:r w:rsidRPr="00C53E2A">
              <w:rPr>
                <w:rFonts w:cs="CordiaUPC"/>
                <w:cs/>
              </w:rPr>
              <w:t xml:space="preserve"> </w:t>
            </w:r>
            <w:r w:rsidRPr="00C53E2A">
              <w:rPr>
                <w:rFonts w:cs="Angsana New"/>
                <w:cs/>
              </w:rPr>
              <w:t xml:space="preserve">มีค่า </w:t>
            </w:r>
            <w:r w:rsidRPr="00C53E2A">
              <w:rPr>
                <w:rFonts w:cs="CordiaUPC"/>
              </w:rPr>
              <w:t xml:space="preserve">4G </w:t>
            </w:r>
            <w:r w:rsidRPr="00C53E2A">
              <w:rPr>
                <w:rFonts w:cs="Angsana New"/>
                <w:cs/>
              </w:rPr>
              <w:t xml:space="preserve">หรือ </w:t>
            </w:r>
            <w:r w:rsidRPr="00C53E2A">
              <w:rPr>
                <w:rFonts w:cs="CordiaUPC"/>
              </w:rPr>
              <w:t xml:space="preserve">5G </w:t>
            </w:r>
            <w:r w:rsidRPr="00C53E2A">
              <w:rPr>
                <w:rFonts w:cs="Angsana New"/>
                <w:cs/>
              </w:rPr>
              <w:t xml:space="preserve">เท่านั้น ให้ </w:t>
            </w:r>
            <w:r w:rsidRPr="00C53E2A">
              <w:rPr>
                <w:rFonts w:cs="CordiaUPC"/>
              </w:rPr>
              <w:t xml:space="preserve">Default </w:t>
            </w:r>
            <w:r w:rsidRPr="00C53E2A">
              <w:rPr>
                <w:rFonts w:cs="Angsana New"/>
                <w:cs/>
              </w:rPr>
              <w:t>ค่าเป็น “</w:t>
            </w:r>
            <w:r w:rsidRPr="00C53E2A">
              <w:rPr>
                <w:rFonts w:cs="CordiaUPC"/>
              </w:rPr>
              <w:t>No Alert</w:t>
            </w:r>
            <w:r w:rsidRPr="00C53E2A">
              <w:rPr>
                <w:rFonts w:cs="Angsana New"/>
                <w:cs/>
              </w:rPr>
              <w:t>”</w:t>
            </w:r>
          </w:p>
          <w:p w:rsidRPr="00C53E2A" w:rsidR="00ED50EF" w:rsidP="00ED50EF" w:rsidRDefault="00ED50EF" w14:paraId="212D00D0" w14:textId="77777777">
            <w:pPr>
              <w:pStyle w:val="ListParagraph"/>
              <w:numPr>
                <w:ilvl w:val="0"/>
                <w:numId w:val="79"/>
              </w:numPr>
            </w:pPr>
            <w:r>
              <w:rPr>
                <w:rFonts w:hint="cs" w:cs="Angsana New"/>
                <w:cs/>
              </w:rPr>
              <w:t>ถ้าไม่ใช่</w:t>
            </w:r>
          </w:p>
          <w:p w:rsidRPr="00C53E2A" w:rsidR="00ED50EF" w:rsidP="00ED50EF" w:rsidRDefault="00ED50EF" w14:paraId="5684ED20" w14:textId="77777777">
            <w:pPr>
              <w:pStyle w:val="ListParagraph"/>
              <w:numPr>
                <w:ilvl w:val="1"/>
                <w:numId w:val="79"/>
              </w:numPr>
            </w:pPr>
            <w:r>
              <w:rPr>
                <w:rFonts w:hint="cs" w:cs="Angsana New"/>
                <w:cs/>
              </w:rPr>
              <w:t xml:space="preserve">ถ้า </w:t>
            </w:r>
            <w:r>
              <w:rPr>
                <w:rFonts w:cs="CordiaUPC"/>
              </w:rPr>
              <w:t xml:space="preserve">Qouta Type </w:t>
            </w:r>
            <w:r>
              <w:rPr>
                <w:rFonts w:cs="Angsana New"/>
                <w:cs/>
              </w:rPr>
              <w:t>= “</w:t>
            </w:r>
            <w:r w:rsidRPr="007E031F">
              <w:rPr>
                <w:rFonts w:cs="CordiaUPC"/>
              </w:rPr>
              <w:t xml:space="preserve">Limited Data </w:t>
            </w:r>
            <w:r w:rsidRPr="007E031F">
              <w:rPr>
                <w:rFonts w:cs="Angsana New"/>
                <w:cs/>
              </w:rPr>
              <w:t>(</w:t>
            </w:r>
            <w:r w:rsidRPr="007E031F">
              <w:rPr>
                <w:rFonts w:cs="CordiaUPC"/>
              </w:rPr>
              <w:t>Stop Net</w:t>
            </w:r>
            <w:r w:rsidRPr="007E031F">
              <w:rPr>
                <w:rFonts w:cs="Angsana New"/>
                <w:cs/>
              </w:rPr>
              <w:t>)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ให้ </w:t>
            </w:r>
            <w:r>
              <w:rPr>
                <w:rFonts w:cs="CordiaUPC"/>
              </w:rPr>
              <w:t xml:space="preserve">Default </w:t>
            </w:r>
            <w:r>
              <w:rPr>
                <w:rFonts w:hint="cs" w:cs="Angsana New"/>
                <w:cs/>
              </w:rPr>
              <w:t xml:space="preserve">เป็น </w:t>
            </w:r>
            <w:r>
              <w:rPr>
                <w:rFonts w:cs="Angsana New"/>
                <w:cs/>
              </w:rPr>
              <w:t>“</w:t>
            </w:r>
            <w:r w:rsidRPr="007E031F">
              <w:rPr>
                <w:rFonts w:cs="CordiaUPC"/>
                <w:cs/>
              </w:rPr>
              <w:t>500</w:t>
            </w:r>
            <w:r w:rsidRPr="007E031F">
              <w:rPr>
                <w:rFonts w:cs="CordiaUPC"/>
              </w:rPr>
              <w:t xml:space="preserve">, </w:t>
            </w:r>
            <w:r w:rsidRPr="007E031F">
              <w:rPr>
                <w:rFonts w:cs="CordiaUPC"/>
                <w:cs/>
              </w:rPr>
              <w:t xml:space="preserve">0 </w:t>
            </w:r>
            <w:r w:rsidRPr="007E031F">
              <w:rPr>
                <w:rFonts w:cs="CordiaUPC"/>
              </w:rPr>
              <w:t>MB</w:t>
            </w:r>
            <w:r>
              <w:rPr>
                <w:rFonts w:cs="Angsana New"/>
                <w:cs/>
              </w:rPr>
              <w:t>”</w:t>
            </w:r>
          </w:p>
          <w:p w:rsidRPr="00C53E2A" w:rsidR="00ED50EF" w:rsidP="00ED50EF" w:rsidRDefault="00ED50EF" w14:paraId="4489BBFE" w14:textId="77777777">
            <w:pPr>
              <w:pStyle w:val="ListParagraph"/>
              <w:numPr>
                <w:ilvl w:val="1"/>
                <w:numId w:val="79"/>
              </w:numPr>
            </w:pPr>
            <w:r>
              <w:rPr>
                <w:rFonts w:hint="cs" w:cs="Angsana New"/>
                <w:cs/>
              </w:rPr>
              <w:t>ถ้าไม่ใช่</w:t>
            </w:r>
          </w:p>
          <w:p w:rsidR="00ED50EF" w:rsidP="00ED50EF" w:rsidRDefault="00ED50EF" w14:paraId="72FDD12B" w14:textId="77777777">
            <w:pPr>
              <w:pStyle w:val="ListParagraph"/>
              <w:numPr>
                <w:ilvl w:val="2"/>
                <w:numId w:val="79"/>
              </w:numPr>
            </w:pPr>
            <w:r>
              <w:rPr>
                <w:rFonts w:hint="cs" w:cs="Angsana New"/>
                <w:cs/>
              </w:rPr>
              <w:t xml:space="preserve">ถ้า </w:t>
            </w:r>
            <w:r>
              <w:t>internetQuota</w:t>
            </w:r>
            <w:r>
              <w:rPr>
                <w:rFonts w:hint="cs"/>
                <w:cs/>
              </w:rPr>
              <w:t xml:space="preserve"> </w:t>
            </w:r>
            <w:r>
              <w:t xml:space="preserve">&gt; </w:t>
            </w:r>
            <w:r w:rsidRPr="007E031F">
              <w:t>1048576</w:t>
            </w:r>
            <w:r>
              <w:t xml:space="preserve"> KB </w:t>
            </w:r>
            <w:r>
              <w:rPr>
                <w:rFonts w:cs="Angsana New"/>
                <w:cs/>
              </w:rPr>
              <w:t>(</w:t>
            </w:r>
            <w:r>
              <w:t>1GB</w:t>
            </w:r>
            <w:r>
              <w:rPr>
                <w:rFonts w:cs="Angsana New"/>
                <w:cs/>
              </w:rPr>
              <w:t xml:space="preserve">) </w:t>
            </w:r>
            <w:r>
              <w:rPr>
                <w:rFonts w:hint="cs" w:cs="Angsana New"/>
                <w:cs/>
              </w:rPr>
              <w:t xml:space="preserve">ให้ </w:t>
            </w:r>
            <w:r>
              <w:rPr>
                <w:rFonts w:cs="CordiaUPC"/>
              </w:rPr>
              <w:t xml:space="preserve">Default </w:t>
            </w:r>
            <w:r>
              <w:rPr>
                <w:rFonts w:hint="cs" w:cs="Angsana New"/>
                <w:cs/>
              </w:rPr>
              <w:t xml:space="preserve">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Angsana New"/>
              </w:rPr>
              <w:t>5</w:t>
            </w:r>
            <w:r w:rsidRPr="007E031F">
              <w:rPr>
                <w:rFonts w:cs="CordiaUPC"/>
                <w:cs/>
              </w:rPr>
              <w:t>00</w:t>
            </w:r>
            <w:r w:rsidRPr="007E031F">
              <w:rPr>
                <w:rFonts w:cs="CordiaUPC"/>
              </w:rPr>
              <w:t xml:space="preserve">, </w:t>
            </w:r>
            <w:r w:rsidRPr="007E031F">
              <w:rPr>
                <w:rFonts w:cs="CordiaUPC"/>
                <w:cs/>
              </w:rPr>
              <w:t xml:space="preserve">0 </w:t>
            </w:r>
            <w:r w:rsidRPr="007E031F">
              <w:rPr>
                <w:rFonts w:cs="CordiaUPC"/>
              </w:rPr>
              <w:t>MB</w:t>
            </w:r>
            <w:r>
              <w:rPr>
                <w:rFonts w:cs="Angsana New"/>
                <w:cs/>
              </w:rPr>
              <w:t>”</w:t>
            </w:r>
          </w:p>
          <w:p w:rsidRPr="00C53E2A" w:rsidR="00ED50EF" w:rsidP="00ED50EF" w:rsidRDefault="00ED50EF" w14:paraId="0E4E4CEB" w14:textId="77777777">
            <w:pPr>
              <w:pStyle w:val="ListParagraph"/>
              <w:numPr>
                <w:ilvl w:val="2"/>
                <w:numId w:val="79"/>
              </w:numPr>
            </w:pPr>
            <w:r>
              <w:rPr>
                <w:rFonts w:hint="cs" w:cs="Angsana New"/>
                <w:cs/>
              </w:rPr>
              <w:t xml:space="preserve">ถ้า </w:t>
            </w:r>
            <w:r>
              <w:t>internetQuota</w:t>
            </w:r>
            <w:r>
              <w:rPr>
                <w:rFonts w:hint="cs"/>
                <w:cs/>
              </w:rPr>
              <w:t xml:space="preserve"> </w:t>
            </w:r>
            <w:r>
              <w:t>&gt;</w:t>
            </w:r>
            <w:r>
              <w:rPr>
                <w:rFonts w:cs="Angsana New"/>
                <w:cs/>
              </w:rPr>
              <w:t xml:space="preserve">= </w:t>
            </w:r>
            <w:r w:rsidRPr="00B04938">
              <w:t>10240</w:t>
            </w:r>
            <w:r>
              <w:t xml:space="preserve"> KB </w:t>
            </w:r>
            <w:r>
              <w:rPr>
                <w:rFonts w:cs="Angsana New"/>
                <w:cs/>
              </w:rPr>
              <w:t>(</w:t>
            </w:r>
            <w:r>
              <w:t>10MB</w:t>
            </w:r>
            <w:r>
              <w:rPr>
                <w:rFonts w:cs="Angsana New"/>
                <w:cs/>
              </w:rPr>
              <w:t xml:space="preserve">) </w:t>
            </w:r>
            <w:r>
              <w:rPr>
                <w:rFonts w:hint="cs"/>
                <w:cs/>
              </w:rPr>
              <w:t xml:space="preserve">และ </w:t>
            </w:r>
            <w:r>
              <w:t>&lt;</w:t>
            </w:r>
            <w:r>
              <w:rPr>
                <w:rFonts w:cs="Angsana New"/>
                <w:cs/>
              </w:rPr>
              <w:t xml:space="preserve">= </w:t>
            </w:r>
            <w:r w:rsidRPr="007E031F">
              <w:t>1048576</w:t>
            </w:r>
            <w:r>
              <w:t xml:space="preserve"> KB </w:t>
            </w:r>
            <w:r>
              <w:rPr>
                <w:rFonts w:cs="Angsana New"/>
                <w:cs/>
              </w:rPr>
              <w:t>(</w:t>
            </w:r>
            <w:r>
              <w:t>1GB</w:t>
            </w:r>
            <w:r>
              <w:rPr>
                <w:rFonts w:cs="Angsana New"/>
                <w:cs/>
              </w:rPr>
              <w:t xml:space="preserve">) </w:t>
            </w:r>
            <w:r>
              <w:rPr>
                <w:rFonts w:hint="cs" w:cs="Angsana New"/>
                <w:cs/>
              </w:rPr>
              <w:t xml:space="preserve">ให้ </w:t>
            </w:r>
            <w:r>
              <w:rPr>
                <w:rFonts w:cs="CordiaUPC"/>
              </w:rPr>
              <w:t xml:space="preserve">Default </w:t>
            </w:r>
            <w:r>
              <w:rPr>
                <w:rFonts w:hint="cs" w:cs="Angsana New"/>
                <w:cs/>
              </w:rPr>
              <w:t xml:space="preserve">เป็น </w:t>
            </w:r>
            <w:r>
              <w:rPr>
                <w:rFonts w:cs="Angsana New"/>
                <w:cs/>
              </w:rPr>
              <w:t>“</w:t>
            </w:r>
            <w:r w:rsidRPr="007E031F">
              <w:rPr>
                <w:rFonts w:cs="CordiaUPC"/>
                <w:cs/>
              </w:rPr>
              <w:t>5</w:t>
            </w:r>
            <w:r w:rsidRPr="007E031F">
              <w:rPr>
                <w:rFonts w:cs="CordiaUPC"/>
              </w:rPr>
              <w:t xml:space="preserve">, </w:t>
            </w:r>
            <w:r w:rsidRPr="007E031F">
              <w:rPr>
                <w:rFonts w:cs="CordiaUPC"/>
                <w:cs/>
              </w:rPr>
              <w:t xml:space="preserve">0 </w:t>
            </w:r>
            <w:r w:rsidRPr="007E031F">
              <w:rPr>
                <w:rFonts w:cs="CordiaUPC"/>
              </w:rPr>
              <w:t>MB</w:t>
            </w:r>
            <w:r>
              <w:rPr>
                <w:rFonts w:cs="Angsana New"/>
                <w:cs/>
              </w:rPr>
              <w:t>”</w:t>
            </w:r>
          </w:p>
          <w:p w:rsidR="00ED50EF" w:rsidP="00ED50EF" w:rsidRDefault="00ED50EF" w14:paraId="09DE9626" w14:textId="6CE9953B">
            <w:pPr>
              <w:rPr>
                <w:cs/>
              </w:rPr>
            </w:pPr>
            <w:r>
              <w:rPr>
                <w:rFonts w:hint="cs" w:cs="Angsana New"/>
                <w:cs/>
              </w:rPr>
              <w:t xml:space="preserve">ถ้า </w:t>
            </w:r>
            <w:r>
              <w:t>internetQuota</w:t>
            </w:r>
            <w:r>
              <w:rPr>
                <w:rFonts w:hint="cs"/>
                <w:cs/>
              </w:rPr>
              <w:t xml:space="preserve"> </w:t>
            </w:r>
            <w:r>
              <w:t xml:space="preserve">&lt; </w:t>
            </w:r>
            <w:r w:rsidRPr="00B04938">
              <w:t>10240</w:t>
            </w:r>
            <w:r>
              <w:t xml:space="preserve"> KB </w:t>
            </w:r>
            <w:r>
              <w:rPr>
                <w:rFonts w:cs="Angsana New"/>
                <w:cs/>
              </w:rPr>
              <w:t>(</w:t>
            </w:r>
            <w:r>
              <w:t>10MB</w:t>
            </w:r>
            <w:r>
              <w:rPr>
                <w:rFonts w:cs="Angsana New"/>
                <w:cs/>
              </w:rPr>
              <w:t xml:space="preserve">) </w:t>
            </w:r>
            <w:r>
              <w:rPr>
                <w:rFonts w:hint="cs" w:cs="Angsana New"/>
                <w:cs/>
              </w:rPr>
              <w:t xml:space="preserve">ให้ </w:t>
            </w:r>
            <w:r>
              <w:rPr>
                <w:rFonts w:cs="CordiaUPC"/>
              </w:rPr>
              <w:t xml:space="preserve">Default </w:t>
            </w:r>
            <w:r>
              <w:rPr>
                <w:rFonts w:hint="cs" w:cs="Angsana New"/>
                <w:cs/>
              </w:rPr>
              <w:t xml:space="preserve">เป็น </w:t>
            </w:r>
            <w:r>
              <w:rPr>
                <w:rFonts w:cs="Angsana New"/>
                <w:cs/>
              </w:rPr>
              <w:t>“</w:t>
            </w:r>
            <w:r w:rsidRPr="007E031F">
              <w:rPr>
                <w:rFonts w:cs="CordiaUPC"/>
                <w:cs/>
              </w:rPr>
              <w:t xml:space="preserve">0 </w:t>
            </w:r>
            <w:r w:rsidRPr="007E031F">
              <w:rPr>
                <w:rFonts w:cs="CordiaUPC"/>
              </w:rPr>
              <w:t>MB</w:t>
            </w:r>
            <w:r>
              <w:rPr>
                <w:rFonts w:cs="Angsana New"/>
                <w:cs/>
              </w:rPr>
              <w:t>”</w:t>
            </w:r>
          </w:p>
        </w:tc>
      </w:tr>
      <w:tr w:rsidRPr="008979A8" w:rsidR="00374635" w:rsidTr="00400BFB" w14:paraId="6E8034D7" w14:textId="77777777">
        <w:trPr>
          <w:trHeight w:val="243"/>
        </w:trPr>
        <w:tc>
          <w:tcPr>
            <w:tcW w:w="5000" w:type="pct"/>
            <w:gridSpan w:val="7"/>
            <w:shd w:val="clear" w:color="auto" w:fill="C2D69B" w:themeFill="accent3" w:themeFillTint="99"/>
          </w:tcPr>
          <w:p w:rsidR="00374635" w:rsidP="00374635" w:rsidRDefault="00374635" w14:paraId="31F00C47" w14:textId="77777777">
            <w:pPr>
              <w:pStyle w:val="HeaderTable"/>
              <w:rPr>
                <w:lang w:bidi="th-TH"/>
              </w:rPr>
            </w:pPr>
            <w:r w:rsidRPr="00374635">
              <w:t>SMS Remind Last Internet {Alert Threshold}</w:t>
            </w:r>
            <w:r w:rsidRPr="00374635" w:rsidDel="00794507">
              <w:rPr>
                <w:bCs/>
                <w:cs/>
                <w:lang w:bidi="th-TH"/>
              </w:rPr>
              <w:t xml:space="preserve"> </w:t>
            </w:r>
            <w:r w:rsidRPr="00374635">
              <w:t>Section</w:t>
            </w:r>
          </w:p>
          <w:p w:rsidR="00374635" w:rsidP="00215411" w:rsidRDefault="00374635" w14:paraId="5C817C08" w14:textId="6113CD0B">
            <w:pPr>
              <w:pStyle w:val="HeaderTable"/>
            </w:pPr>
            <w:r w:rsidRPr="00C52F60">
              <w:rPr>
                <w:b w:val="0"/>
                <w:bCs/>
              </w:rPr>
              <w:t xml:space="preserve">Visible </w:t>
            </w:r>
            <w:r w:rsidRPr="00C52F60">
              <w:rPr>
                <w:rFonts w:hint="cs"/>
                <w:cs/>
                <w:lang w:bidi="th-TH"/>
              </w:rPr>
              <w:t>เมื่อ</w:t>
            </w:r>
            <w:r w:rsidRPr="00C52F60">
              <w:rPr>
                <w:rFonts w:hint="cs"/>
                <w:b w:val="0"/>
                <w:bCs/>
                <w:cs/>
                <w:lang w:bidi="th-TH"/>
              </w:rPr>
              <w:t xml:space="preserve"> </w:t>
            </w:r>
            <w:r w:rsidRPr="00C52F60">
              <w:rPr>
                <w:b w:val="0"/>
                <w:bCs/>
                <w:lang w:bidi="th-TH"/>
              </w:rPr>
              <w:t xml:space="preserve">Alert Threshhold </w:t>
            </w:r>
            <w:r w:rsidRPr="00C52F60">
              <w:rPr>
                <w:rFonts w:hint="cs"/>
                <w:cs/>
                <w:lang w:bidi="th-TH"/>
              </w:rPr>
              <w:t>มีค่า และ ไม่ใช่</w:t>
            </w:r>
            <w:r w:rsidRPr="00C52F60">
              <w:rPr>
                <w:rFonts w:hint="cs"/>
                <w:b w:val="0"/>
                <w:bCs/>
                <w:cs/>
                <w:lang w:bidi="th-TH"/>
              </w:rPr>
              <w:t xml:space="preserve"> </w:t>
            </w:r>
            <w:r w:rsidRPr="00C52F60">
              <w:rPr>
                <w:b w:val="0"/>
                <w:bCs/>
                <w:cs/>
                <w:lang w:bidi="th-TH"/>
              </w:rPr>
              <w:t>“</w:t>
            </w:r>
            <w:r w:rsidRPr="00C52F60">
              <w:rPr>
                <w:b w:val="0"/>
                <w:bCs/>
                <w:lang w:bidi="th-TH"/>
              </w:rPr>
              <w:t>No Alert</w:t>
            </w:r>
            <w:r w:rsidRPr="00C52F60">
              <w:rPr>
                <w:b w:val="0"/>
                <w:bCs/>
                <w:cs/>
                <w:lang w:bidi="th-TH"/>
              </w:rPr>
              <w:t>”</w:t>
            </w:r>
          </w:p>
        </w:tc>
      </w:tr>
      <w:tr w:rsidRPr="008979A8" w:rsidR="00374635" w:rsidTr="00400BFB" w14:paraId="6D68906A" w14:textId="77777777">
        <w:trPr>
          <w:trHeight w:val="243"/>
        </w:trPr>
        <w:tc>
          <w:tcPr>
            <w:tcW w:w="830" w:type="pct"/>
          </w:tcPr>
          <w:p w:rsidR="00374635" w:rsidP="00374635" w:rsidRDefault="00374635" w14:paraId="7083890A" w14:textId="41E4384A">
            <w:r>
              <w:rPr>
                <w:rStyle w:val="ui-provider"/>
              </w:rPr>
              <w:t>defaultWordingFlag</w:t>
            </w:r>
          </w:p>
        </w:tc>
        <w:tc>
          <w:tcPr>
            <w:tcW w:w="1096" w:type="pct"/>
            <w:gridSpan w:val="3"/>
          </w:tcPr>
          <w:p w:rsidR="00374635" w:rsidP="00374635" w:rsidRDefault="00374635" w14:paraId="012D3601" w14:textId="39905FA4">
            <w:r>
              <w:t>Radio Button</w:t>
            </w:r>
          </w:p>
        </w:tc>
        <w:tc>
          <w:tcPr>
            <w:tcW w:w="3074" w:type="pct"/>
            <w:gridSpan w:val="3"/>
          </w:tcPr>
          <w:p w:rsidR="00374635" w:rsidP="00374635" w:rsidRDefault="00374635" w14:paraId="72B1FA28" w14:textId="77777777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E42349">
              <w:rPr>
                <w:rFonts w:cs="Angsana New"/>
                <w:color w:val="FF0000"/>
                <w:cs/>
              </w:rPr>
              <w:t>*</w:t>
            </w:r>
            <w:r w:rsidRPr="00E42349">
              <w:rPr>
                <w:color w:val="FF0000"/>
              </w:rPr>
              <w:t xml:space="preserve">Default </w:t>
            </w:r>
            <w:r>
              <w:rPr>
                <w:color w:val="FF0000"/>
              </w:rPr>
              <w:t>Wording</w:t>
            </w:r>
          </w:p>
          <w:p w:rsidR="00374635" w:rsidP="00374635" w:rsidRDefault="00374635" w14:paraId="30D6B9BB" w14:textId="77777777">
            <w:pPr>
              <w:rPr>
                <w:rFonts w:cs="CordiaUPC"/>
              </w:rPr>
            </w:pPr>
            <w:r w:rsidRPr="004C3917">
              <w:t xml:space="preserve">List of Value </w:t>
            </w:r>
            <w:r w:rsidRPr="004C3917"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‘</w:t>
            </w:r>
            <w:r>
              <w:rPr>
                <w:rFonts w:cs="CordiaUPC"/>
              </w:rPr>
              <w:t>YesNoIndicator</w:t>
            </w:r>
            <w:r>
              <w:rPr>
                <w:rFonts w:cs="Angsana New"/>
                <w:cs/>
              </w:rPr>
              <w:t>’</w:t>
            </w:r>
          </w:p>
          <w:p w:rsidR="00374635" w:rsidP="00374635" w:rsidRDefault="00374635" w14:paraId="38A015AC" w14:textId="77777777">
            <w:pPr>
              <w:rPr>
                <w:rFonts w:cs="CordiaUPC"/>
              </w:rPr>
            </w:pPr>
            <w:r>
              <w:t>Default Value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cs="Angsana New"/>
                <w:cs/>
              </w:rPr>
              <w:t>: “</w:t>
            </w:r>
            <w:r>
              <w:t>Yes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 w:cs="Angsana New"/>
                <w:cs/>
              </w:rPr>
              <w:t xml:space="preserve"> </w:t>
            </w:r>
          </w:p>
          <w:p w:rsidR="00374635" w:rsidP="00374635" w:rsidRDefault="00374635" w14:paraId="706C400C" w14:textId="77777777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 xml:space="preserve">: </w:t>
            </w:r>
            <w:r>
              <w:t xml:space="preserve">Logic Default </w:t>
            </w:r>
            <w:r>
              <w:rPr>
                <w:rFonts w:hint="cs"/>
                <w:cs/>
              </w:rPr>
              <w:t xml:space="preserve">ทำเมื่อ </w:t>
            </w:r>
            <w:r>
              <w:t xml:space="preserve">Visible </w:t>
            </w:r>
            <w:r>
              <w:rPr>
                <w:rFonts w:hint="cs"/>
                <w:cs/>
              </w:rPr>
              <w:t>เท่านั้น</w:t>
            </w:r>
          </w:p>
          <w:p w:rsidRPr="00F116BD" w:rsidR="00374635" w:rsidP="00374635" w:rsidRDefault="00374635" w14:paraId="03E20107" w14:textId="3D39A9CB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ถ้าค่าเป็น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Yes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ให้ </w:t>
            </w:r>
            <w:r>
              <w:rPr>
                <w:rFonts w:cs="CordiaUPC"/>
              </w:rPr>
              <w:t xml:space="preserve">Disable Field </w:t>
            </w:r>
            <w:r w:rsidR="000B5747">
              <w:t xml:space="preserve">smsRemindAlertThreshold </w:t>
            </w:r>
            <w:r>
              <w:rPr>
                <w:rFonts w:hint="cs"/>
                <w:cs/>
              </w:rPr>
              <w:t xml:space="preserve">ทุกภาษา และ </w:t>
            </w:r>
            <w:r>
              <w:t xml:space="preserve">Default </w:t>
            </w:r>
            <w:r>
              <w:rPr>
                <w:rFonts w:hint="cs"/>
                <w:cs/>
              </w:rPr>
              <w:t xml:space="preserve">ตามที่ </w:t>
            </w:r>
            <w:r>
              <w:t xml:space="preserve">Configure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‘</w:t>
            </w:r>
            <w:r>
              <w:rPr>
                <w:rFonts w:cs="CordiaUPC"/>
              </w:rPr>
              <w:t>Default SMS Wording</w:t>
            </w:r>
            <w:r>
              <w:rPr>
                <w:rFonts w:cs="Angsana New"/>
                <w:cs/>
              </w:rPr>
              <w:t xml:space="preserve">’ </w:t>
            </w:r>
            <w:r>
              <w:rPr>
                <w:rFonts w:hint="cs" w:cs="Angsana New"/>
                <w:cs/>
              </w:rPr>
              <w:t xml:space="preserve">และ </w:t>
            </w:r>
            <w:r>
              <w:rPr>
                <w:rFonts w:cs="CordiaUPC"/>
              </w:rPr>
              <w:t xml:space="preserve">lov_type </w:t>
            </w:r>
            <w:r>
              <w:rPr>
                <w:rFonts w:cs="Angsana New"/>
                <w:cs/>
              </w:rPr>
              <w:t>= ‘</w:t>
            </w:r>
            <w:r w:rsidRPr="000B5747" w:rsidR="000B5747">
              <w:t>SMS Remind Last Internet Alert</w:t>
            </w:r>
            <w:r w:rsidR="000B5747">
              <w:rPr>
                <w:rFonts w:cs="CordiaUPC"/>
                <w:cs/>
              </w:rPr>
              <w:t xml:space="preserve"> </w:t>
            </w:r>
            <w:r w:rsidRPr="00215411" w:rsidR="000B5747">
              <w:rPr>
                <w:rFonts w:cs="Angsana New"/>
                <w:b/>
                <w:bCs/>
                <w:i/>
                <w:iCs/>
                <w:color w:val="FF0000"/>
              </w:rPr>
              <w:t>x</w:t>
            </w:r>
            <w:r w:rsidR="000B5747">
              <w:rPr>
                <w:rFonts w:cs="Angsana New"/>
              </w:rPr>
              <w:t xml:space="preserve"> Step</w:t>
            </w:r>
            <w:r>
              <w:rPr>
                <w:rFonts w:cs="Angsana New"/>
                <w:cs/>
              </w:rPr>
              <w:t>’</w:t>
            </w:r>
          </w:p>
          <w:p w:rsidR="00374635" w:rsidP="00374635" w:rsidRDefault="00374635" w14:paraId="104E15FB" w14:textId="77777777">
            <w:pPr>
              <w:pStyle w:val="ListParagraph"/>
              <w:numPr>
                <w:ilvl w:val="0"/>
                <w:numId w:val="158"/>
              </w:numPr>
              <w:spacing w:after="0"/>
            </w:pPr>
            <w:r>
              <w:t xml:space="preserve">Eng </w:t>
            </w:r>
            <w:r>
              <w:rPr>
                <w:rFonts w:cs="Angsana New"/>
                <w:cs/>
              </w:rPr>
              <w:t xml:space="preserve">= </w:t>
            </w:r>
            <w:r>
              <w:t>lov_val2</w:t>
            </w:r>
          </w:p>
          <w:p w:rsidR="00374635" w:rsidP="00374635" w:rsidRDefault="00374635" w14:paraId="1EADE6A6" w14:textId="77777777">
            <w:pPr>
              <w:pStyle w:val="ListParagraph"/>
              <w:numPr>
                <w:ilvl w:val="0"/>
                <w:numId w:val="158"/>
              </w:numPr>
              <w:spacing w:after="0"/>
            </w:pPr>
            <w:r>
              <w:t xml:space="preserve">THA </w:t>
            </w:r>
            <w:r>
              <w:rPr>
                <w:rFonts w:cs="Angsana New"/>
                <w:cs/>
              </w:rPr>
              <w:t xml:space="preserve">= </w:t>
            </w:r>
            <w:r>
              <w:t>lov_val3</w:t>
            </w:r>
          </w:p>
          <w:p w:rsidR="00374635" w:rsidP="00374635" w:rsidRDefault="00374635" w14:paraId="3E7D7119" w14:textId="10762515">
            <w:r>
              <w:rPr>
                <w:rFonts w:hint="cs"/>
                <w:cs/>
              </w:rPr>
              <w:t xml:space="preserve">ถ้าเป็น </w:t>
            </w:r>
            <w:r>
              <w:rPr>
                <w:rFonts w:cs="Angsana New"/>
                <w:cs/>
              </w:rPr>
              <w:t>“</w:t>
            </w:r>
            <w:r>
              <w:t>No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ให้ </w:t>
            </w:r>
            <w:r>
              <w:t>Enable Field smsNotificationL</w:t>
            </w:r>
            <w:r w:rsidRPr="005A3F1A">
              <w:t>astInternetAlert</w:t>
            </w:r>
            <w:r>
              <w:rPr>
                <w:rFonts w:hint="cs"/>
                <w:cs/>
              </w:rPr>
              <w:t xml:space="preserve"> ทุกภาษา</w:t>
            </w:r>
          </w:p>
        </w:tc>
      </w:tr>
      <w:tr w:rsidRPr="008979A8" w:rsidR="00374635" w:rsidTr="00400BFB" w14:paraId="7BA683ED" w14:textId="77777777">
        <w:trPr>
          <w:trHeight w:val="368"/>
        </w:trPr>
        <w:tc>
          <w:tcPr>
            <w:tcW w:w="5000" w:type="pct"/>
            <w:gridSpan w:val="7"/>
            <w:shd w:val="clear" w:color="auto" w:fill="C2D69B" w:themeFill="accent3" w:themeFillTint="99"/>
          </w:tcPr>
          <w:p w:rsidRPr="00374635" w:rsidR="00374635" w:rsidP="00374635" w:rsidRDefault="00374635" w14:paraId="7EF90057" w14:textId="3156D465">
            <w:pPr>
              <w:pStyle w:val="HeaderTable"/>
              <w:rPr>
                <w:lang w:bidi="th-TH"/>
              </w:rPr>
            </w:pPr>
            <w:r w:rsidRPr="00374635">
              <w:t>SMS Remind Last Internet {Alert Threshold}</w:t>
            </w:r>
            <w:r w:rsidRPr="00374635" w:rsidDel="00794507">
              <w:rPr>
                <w:bCs/>
                <w:cs/>
                <w:lang w:bidi="th-TH"/>
              </w:rPr>
              <w:t xml:space="preserve"> </w:t>
            </w:r>
            <w:r>
              <w:t xml:space="preserve">Wording </w:t>
            </w:r>
            <w:r w:rsidRPr="00374635">
              <w:t>Section</w:t>
            </w:r>
          </w:p>
          <w:p w:rsidRPr="00215411" w:rsidR="00374635" w:rsidP="00215411" w:rsidRDefault="00374635" w14:paraId="3ADAEC42" w14:textId="26D9FCAE">
            <w:pPr>
              <w:pStyle w:val="HeaderTable"/>
              <w:rPr>
                <w:bCs/>
              </w:rPr>
            </w:pPr>
            <w:r w:rsidRPr="00215411">
              <w:rPr>
                <w:b w:val="0"/>
                <w:bCs/>
                <w:lang w:bidi="th-TH"/>
              </w:rPr>
              <w:t>{Alert Threshold}</w:t>
            </w:r>
            <w:r w:rsidRPr="00215411">
              <w:rPr>
                <w:b w:val="0"/>
                <w:bCs/>
                <w:cs/>
                <w:lang w:bidi="th-TH"/>
              </w:rPr>
              <w:t xml:space="preserve"> </w:t>
            </w:r>
            <w:r w:rsidRPr="00374635">
              <w:rPr>
                <w:rFonts w:hint="cs"/>
                <w:cs/>
                <w:lang w:bidi="th-TH"/>
              </w:rPr>
              <w:t>คือ ค่า</w:t>
            </w:r>
            <w:r w:rsidRPr="00215411">
              <w:rPr>
                <w:b w:val="0"/>
                <w:bCs/>
                <w:cs/>
                <w:lang w:bidi="th-TH"/>
              </w:rPr>
              <w:t xml:space="preserve"> </w:t>
            </w:r>
            <w:r w:rsidRPr="00215411">
              <w:rPr>
                <w:b w:val="0"/>
                <w:bCs/>
                <w:lang w:bidi="th-TH"/>
              </w:rPr>
              <w:t>Alert Threshold</w:t>
            </w:r>
            <w:r w:rsidRPr="00215411">
              <w:rPr>
                <w:b w:val="0"/>
                <w:bCs/>
                <w:cs/>
                <w:lang w:bidi="th-TH"/>
              </w:rPr>
              <w:t xml:space="preserve"> </w:t>
            </w:r>
            <w:r w:rsidRPr="00374635">
              <w:rPr>
                <w:rFonts w:hint="cs"/>
                <w:cs/>
                <w:lang w:bidi="th-TH"/>
              </w:rPr>
              <w:t>วน</w:t>
            </w:r>
            <w:r w:rsidRPr="00215411">
              <w:rPr>
                <w:b w:val="0"/>
                <w:bCs/>
                <w:cs/>
                <w:lang w:bidi="th-TH"/>
              </w:rPr>
              <w:t xml:space="preserve"> </w:t>
            </w:r>
            <w:r w:rsidRPr="00215411">
              <w:rPr>
                <w:b w:val="0"/>
                <w:bCs/>
                <w:lang w:bidi="th-TH"/>
              </w:rPr>
              <w:t>loop</w:t>
            </w:r>
            <w:r w:rsidRPr="00215411">
              <w:rPr>
                <w:b w:val="0"/>
                <w:bCs/>
                <w:cs/>
                <w:lang w:bidi="th-TH"/>
              </w:rPr>
              <w:t xml:space="preserve"> </w:t>
            </w:r>
            <w:r w:rsidRPr="00215411">
              <w:rPr>
                <w:b w:val="0"/>
                <w:bCs/>
                <w:lang w:bidi="th-TH"/>
              </w:rPr>
              <w:t xml:space="preserve">section </w:t>
            </w:r>
            <w:r w:rsidRPr="00374635">
              <w:rPr>
                <w:rFonts w:hint="cs"/>
                <w:cs/>
                <w:lang w:bidi="th-TH"/>
              </w:rPr>
              <w:t>ตามจำนวน</w:t>
            </w:r>
            <w:r w:rsidRPr="00215411">
              <w:rPr>
                <w:b w:val="0"/>
                <w:bCs/>
                <w:cs/>
                <w:lang w:bidi="th-TH"/>
              </w:rPr>
              <w:t xml:space="preserve"> </w:t>
            </w:r>
            <w:r w:rsidRPr="00215411">
              <w:rPr>
                <w:b w:val="0"/>
                <w:bCs/>
                <w:lang w:bidi="th-TH"/>
              </w:rPr>
              <w:t xml:space="preserve">Alert Threshold </w:t>
            </w:r>
            <w:r w:rsidRPr="00374635">
              <w:rPr>
                <w:rFonts w:hint="cs"/>
                <w:cs/>
                <w:lang w:bidi="th-TH"/>
              </w:rPr>
              <w:t xml:space="preserve">ที่อยู่ใน </w:t>
            </w:r>
            <w:r w:rsidRPr="00215411">
              <w:rPr>
                <w:b w:val="0"/>
                <w:bCs/>
                <w:lang w:bidi="th-TH"/>
              </w:rPr>
              <w:t>Internet Pricing</w:t>
            </w:r>
          </w:p>
        </w:tc>
      </w:tr>
      <w:tr w:rsidRPr="008979A8" w:rsidR="00374635" w:rsidTr="00400BFB" w14:paraId="17184BD5" w14:textId="77777777">
        <w:trPr>
          <w:trHeight w:val="243"/>
        </w:trPr>
        <w:tc>
          <w:tcPr>
            <w:tcW w:w="830" w:type="pct"/>
          </w:tcPr>
          <w:p w:rsidR="00374635" w:rsidP="00374635" w:rsidRDefault="00374635" w14:paraId="706D4748" w14:textId="60FA65BE">
            <w:pPr>
              <w:rPr>
                <w:rStyle w:val="ui-provider"/>
              </w:rPr>
            </w:pPr>
            <w:r>
              <w:t>smsRemindAlertThresholdEn</w:t>
            </w:r>
          </w:p>
        </w:tc>
        <w:tc>
          <w:tcPr>
            <w:tcW w:w="1096" w:type="pct"/>
            <w:gridSpan w:val="3"/>
          </w:tcPr>
          <w:p w:rsidR="00374635" w:rsidP="00374635" w:rsidRDefault="000B5747" w14:paraId="2B548FE4" w14:textId="37726FA7">
            <w:r>
              <w:t>Text Area</w:t>
            </w:r>
          </w:p>
        </w:tc>
        <w:tc>
          <w:tcPr>
            <w:tcW w:w="3074" w:type="pct"/>
            <w:gridSpan w:val="3"/>
          </w:tcPr>
          <w:p w:rsidR="000B5747" w:rsidP="000B5747" w:rsidRDefault="000B5747" w14:paraId="2E209182" w14:textId="77777777">
            <w:pPr>
              <w:rPr>
                <w:color w:val="FF0000"/>
              </w:rPr>
            </w:pPr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524D02">
              <w:rPr>
                <w:rFonts w:cs="Angsana New"/>
                <w:color w:val="FF0000"/>
                <w:cs/>
              </w:rPr>
              <w:t>*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</w:p>
          <w:p w:rsidR="000B5747" w:rsidP="000B5747" w:rsidRDefault="000B5747" w14:paraId="327B0703" w14:textId="77777777">
            <w:r>
              <w:rPr>
                <w:color w:val="FF0000"/>
              </w:rPr>
              <w:t xml:space="preserve">Example </w:t>
            </w:r>
            <w:r>
              <w:rPr>
                <w:rFonts w:cs="Angsana New"/>
                <w:color w:val="FF0000"/>
                <w:cs/>
              </w:rPr>
              <w:t>:</w:t>
            </w:r>
            <w:r>
              <w:rPr>
                <w:rFonts w:cs="Angsana New"/>
                <w:cs/>
              </w:rPr>
              <w:t xml:space="preserve"> </w:t>
            </w:r>
            <w:r w:rsidRPr="009754AB">
              <w:rPr>
                <w:rFonts w:cs="Angsana New"/>
                <w:color w:val="FF0000"/>
                <w:cs/>
              </w:rPr>
              <w:t>*</w:t>
            </w:r>
            <w:r w:rsidRPr="000D29BA">
              <w:rPr>
                <w:color w:val="FF0000"/>
              </w:rPr>
              <w:t>ENG</w:t>
            </w:r>
          </w:p>
          <w:p w:rsidR="000B5747" w:rsidP="000B5747" w:rsidRDefault="000B5747" w14:paraId="34C8CF50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Max Length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CordiaUPC"/>
              </w:rPr>
              <w:t>250</w:t>
            </w:r>
          </w:p>
          <w:p w:rsidR="00374635" w:rsidP="000B5747" w:rsidRDefault="000B5747" w14:paraId="6620E5AF" w14:textId="16C60602">
            <w:r>
              <w:rPr>
                <w:rFonts w:hint="cs"/>
                <w:cs/>
              </w:rPr>
              <w:t xml:space="preserve">เมื่อ </w:t>
            </w:r>
            <w:r>
              <w:t xml:space="preserve">User </w:t>
            </w:r>
            <w:r>
              <w:rPr>
                <w:rFonts w:hint="cs"/>
                <w:cs/>
              </w:rPr>
              <w:t>กรอก</w:t>
            </w:r>
            <w:r>
              <w:rPr>
                <w:cs/>
              </w:rPr>
              <w:t>ใ</w:t>
            </w:r>
            <w:r>
              <w:rPr>
                <w:rFonts w:hint="cs"/>
                <w:cs/>
              </w:rPr>
              <w:t xml:space="preserve">ห้คำนวนจำนวนตัวอักษรไว้ที่ </w:t>
            </w:r>
            <w:r>
              <w:t>counterSMSNotificationL</w:t>
            </w:r>
            <w:r w:rsidRPr="005A3F1A">
              <w:t>astInternetAlert</w:t>
            </w:r>
            <w:r>
              <w:rPr>
                <w:color w:val="FF0000"/>
              </w:rPr>
              <w:t>{</w:t>
            </w:r>
            <w:r>
              <w:rPr>
                <w:rFonts w:ascii="Segoe UI" w:hAnsi="Segoe UI" w:cs="Segoe UI"/>
                <w:sz w:val="18"/>
                <w:szCs w:val="18"/>
              </w:rPr>
              <w:t>langAbb</w:t>
            </w:r>
            <w:r>
              <w:rPr>
                <w:color w:val="FF0000"/>
              </w:rPr>
              <w:t>}</w:t>
            </w:r>
          </w:p>
        </w:tc>
      </w:tr>
      <w:tr w:rsidRPr="008979A8" w:rsidR="000B5747" w:rsidTr="00400BFB" w14:paraId="59EE073B" w14:textId="77777777">
        <w:trPr>
          <w:trHeight w:val="243"/>
        </w:trPr>
        <w:tc>
          <w:tcPr>
            <w:tcW w:w="830" w:type="pct"/>
          </w:tcPr>
          <w:p w:rsidR="000B5747" w:rsidP="000B5747" w:rsidRDefault="000B5747" w14:paraId="04F55154" w14:textId="076A8605">
            <w:r>
              <w:t>counterSMSNotificationL</w:t>
            </w:r>
            <w:r w:rsidRPr="005A3F1A">
              <w:t>astInternetAlert</w:t>
            </w:r>
          </w:p>
        </w:tc>
        <w:tc>
          <w:tcPr>
            <w:tcW w:w="1096" w:type="pct"/>
            <w:gridSpan w:val="3"/>
          </w:tcPr>
          <w:p w:rsidR="000B5747" w:rsidP="000B5747" w:rsidRDefault="000B5747" w14:paraId="523DC6CD" w14:textId="1CA41442">
            <w:r>
              <w:t>Text</w:t>
            </w:r>
          </w:p>
        </w:tc>
        <w:tc>
          <w:tcPr>
            <w:tcW w:w="3074" w:type="pct"/>
            <w:gridSpan w:val="3"/>
          </w:tcPr>
          <w:p w:rsidR="000B5747" w:rsidP="000B5747" w:rsidRDefault="000B5747" w14:paraId="5DA9E26B" w14:textId="77777777">
            <w:r>
              <w:rPr>
                <w:rFonts w:hint="cs"/>
                <w:cs/>
              </w:rPr>
              <w:t>วางไว้ใต้</w:t>
            </w:r>
            <w:r>
              <w:rPr>
                <w:rFonts w:cs="Angsana New"/>
                <w:cs/>
              </w:rPr>
              <w:t xml:space="preserve"> </w:t>
            </w:r>
            <w:r>
              <w:t>smsNotificationL</w:t>
            </w:r>
            <w:r w:rsidRPr="005A3F1A">
              <w:t>astInternetAlert</w:t>
            </w:r>
          </w:p>
          <w:p w:rsidR="000B5747" w:rsidP="000B5747" w:rsidRDefault="000B5747" w14:paraId="596016C9" w14:textId="77777777">
            <w:r>
              <w:rPr>
                <w:rFonts w:hint="cs"/>
                <w:cs/>
              </w:rPr>
              <w:t xml:space="preserve">แสดงใน </w:t>
            </w:r>
            <w:r>
              <w:t>Format</w:t>
            </w:r>
          </w:p>
          <w:p w:rsidR="000B5747" w:rsidP="000B5747" w:rsidRDefault="000B5747" w14:paraId="270084A9" w14:textId="5656F6C8">
            <w:r>
              <w:t>counterSMSNotificationL</w:t>
            </w:r>
            <w:r w:rsidRPr="005A3F1A">
              <w:t>astInternetAlert</w:t>
            </w:r>
            <w:r>
              <w:rPr>
                <w:rFonts w:cs="Angsana New"/>
                <w:cs/>
              </w:rPr>
              <w:t xml:space="preserve"> / </w:t>
            </w:r>
            <w:r>
              <w:t>250</w:t>
            </w:r>
          </w:p>
        </w:tc>
      </w:tr>
      <w:tr w:rsidRPr="008979A8" w:rsidR="000B5747" w:rsidTr="00400BFB" w14:paraId="378D82B4" w14:textId="77777777">
        <w:trPr>
          <w:trHeight w:val="243"/>
        </w:trPr>
        <w:tc>
          <w:tcPr>
            <w:tcW w:w="830" w:type="pct"/>
          </w:tcPr>
          <w:p w:rsidR="000B5747" w:rsidP="000B5747" w:rsidRDefault="000B5747" w14:paraId="498D988B" w14:textId="7A88C527">
            <w:pPr>
              <w:rPr>
                <w:rStyle w:val="ui-provider"/>
              </w:rPr>
            </w:pPr>
            <w:r>
              <w:t>smsRemindAlertThresholdTh</w:t>
            </w:r>
          </w:p>
        </w:tc>
        <w:tc>
          <w:tcPr>
            <w:tcW w:w="1096" w:type="pct"/>
            <w:gridSpan w:val="3"/>
          </w:tcPr>
          <w:p w:rsidR="000B5747" w:rsidP="000B5747" w:rsidRDefault="000B5747" w14:paraId="5821D70C" w14:textId="15932453">
            <w:r>
              <w:t>Text Area</w:t>
            </w:r>
          </w:p>
        </w:tc>
        <w:tc>
          <w:tcPr>
            <w:tcW w:w="3074" w:type="pct"/>
            <w:gridSpan w:val="3"/>
          </w:tcPr>
          <w:p w:rsidR="000B5747" w:rsidP="000B5747" w:rsidRDefault="000B5747" w14:paraId="5C68E1B3" w14:textId="77777777">
            <w:pPr>
              <w:rPr>
                <w:color w:val="FF0000"/>
              </w:rPr>
            </w:pPr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524D02">
              <w:rPr>
                <w:rFonts w:cs="Angsana New"/>
                <w:color w:val="FF0000"/>
                <w:cs/>
              </w:rPr>
              <w:t>*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</w:p>
          <w:p w:rsidR="000B5747" w:rsidP="000B5747" w:rsidRDefault="000B5747" w14:paraId="3EA786DD" w14:textId="594FBC2C">
            <w:pPr>
              <w:rPr>
                <w:cs/>
              </w:rPr>
            </w:pPr>
            <w:r>
              <w:rPr>
                <w:color w:val="FF0000"/>
              </w:rPr>
              <w:t xml:space="preserve">Example </w:t>
            </w:r>
            <w:r>
              <w:rPr>
                <w:rFonts w:cs="Angsana New"/>
                <w:color w:val="FF0000"/>
                <w:cs/>
              </w:rPr>
              <w:t>:</w:t>
            </w:r>
            <w:r>
              <w:rPr>
                <w:rFonts w:cs="Angsana New"/>
                <w:cs/>
              </w:rPr>
              <w:t xml:space="preserve"> </w:t>
            </w:r>
            <w:r w:rsidRPr="009754AB">
              <w:rPr>
                <w:rFonts w:cs="Angsana New"/>
                <w:color w:val="FF0000"/>
                <w:cs/>
              </w:rPr>
              <w:t>*</w:t>
            </w:r>
            <w:r>
              <w:rPr>
                <w:rFonts w:cs="Angsana New"/>
                <w:color w:val="FF0000"/>
              </w:rPr>
              <w:t>THA</w:t>
            </w:r>
          </w:p>
          <w:p w:rsidR="000B5747" w:rsidP="000B5747" w:rsidRDefault="000B5747" w14:paraId="3BEDA946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Max Length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CordiaUPC"/>
              </w:rPr>
              <w:t>250</w:t>
            </w:r>
          </w:p>
          <w:p w:rsidR="000B5747" w:rsidP="000B5747" w:rsidRDefault="000B5747" w14:paraId="2543DD4C" w14:textId="2783A5DE">
            <w:r>
              <w:rPr>
                <w:rFonts w:hint="cs"/>
                <w:cs/>
              </w:rPr>
              <w:t xml:space="preserve">เมื่อ </w:t>
            </w:r>
            <w:r>
              <w:t xml:space="preserve">User </w:t>
            </w:r>
            <w:r>
              <w:rPr>
                <w:rFonts w:hint="cs"/>
                <w:cs/>
              </w:rPr>
              <w:t>กรอก</w:t>
            </w:r>
            <w:r>
              <w:rPr>
                <w:cs/>
              </w:rPr>
              <w:t>ใ</w:t>
            </w:r>
            <w:r>
              <w:rPr>
                <w:rFonts w:hint="cs"/>
                <w:cs/>
              </w:rPr>
              <w:t xml:space="preserve">ห้คำนวนจำนวนตัวอักษรไว้ที่ </w:t>
            </w:r>
            <w:r>
              <w:t>counterSMSNotificationL</w:t>
            </w:r>
            <w:r w:rsidRPr="005A3F1A">
              <w:t>astInternetAlert</w:t>
            </w:r>
            <w:r>
              <w:rPr>
                <w:color w:val="FF0000"/>
              </w:rPr>
              <w:t>{</w:t>
            </w:r>
            <w:r>
              <w:rPr>
                <w:rFonts w:ascii="Segoe UI" w:hAnsi="Segoe UI" w:cs="Segoe UI"/>
                <w:sz w:val="18"/>
                <w:szCs w:val="18"/>
              </w:rPr>
              <w:t>langAbb</w:t>
            </w:r>
            <w:r>
              <w:rPr>
                <w:color w:val="FF0000"/>
              </w:rPr>
              <w:t>}</w:t>
            </w:r>
          </w:p>
        </w:tc>
      </w:tr>
      <w:tr w:rsidRPr="008979A8" w:rsidR="000B5747" w:rsidTr="00400BFB" w14:paraId="3FEFF575" w14:textId="77777777">
        <w:trPr>
          <w:trHeight w:val="243"/>
        </w:trPr>
        <w:tc>
          <w:tcPr>
            <w:tcW w:w="830" w:type="pct"/>
          </w:tcPr>
          <w:p w:rsidR="000B5747" w:rsidP="000B5747" w:rsidRDefault="000B5747" w14:paraId="013FF099" w14:textId="24338467">
            <w:r>
              <w:t>counterSMSNotificationL</w:t>
            </w:r>
            <w:r w:rsidRPr="005A3F1A">
              <w:t>astInternetAlert</w:t>
            </w:r>
          </w:p>
        </w:tc>
        <w:tc>
          <w:tcPr>
            <w:tcW w:w="1096" w:type="pct"/>
            <w:gridSpan w:val="3"/>
          </w:tcPr>
          <w:p w:rsidR="000B5747" w:rsidP="000B5747" w:rsidRDefault="000B5747" w14:paraId="0CFDBCFB" w14:textId="150C01D4">
            <w:r>
              <w:t>Text</w:t>
            </w:r>
          </w:p>
        </w:tc>
        <w:tc>
          <w:tcPr>
            <w:tcW w:w="3074" w:type="pct"/>
            <w:gridSpan w:val="3"/>
          </w:tcPr>
          <w:p w:rsidR="000B5747" w:rsidP="000B5747" w:rsidRDefault="000B5747" w14:paraId="2393A716" w14:textId="77777777">
            <w:r>
              <w:rPr>
                <w:rFonts w:hint="cs"/>
                <w:cs/>
              </w:rPr>
              <w:t>วางไว้ใต้</w:t>
            </w:r>
            <w:r>
              <w:rPr>
                <w:rFonts w:cs="Angsana New"/>
                <w:cs/>
              </w:rPr>
              <w:t xml:space="preserve"> </w:t>
            </w:r>
            <w:r>
              <w:t>smsNotificationL</w:t>
            </w:r>
            <w:r w:rsidRPr="005A3F1A">
              <w:t>astInternetAlert</w:t>
            </w:r>
          </w:p>
          <w:p w:rsidR="000B5747" w:rsidP="000B5747" w:rsidRDefault="000B5747" w14:paraId="727DB1F5" w14:textId="77777777">
            <w:r>
              <w:rPr>
                <w:rFonts w:hint="cs"/>
                <w:cs/>
              </w:rPr>
              <w:t xml:space="preserve">แสดงใน </w:t>
            </w:r>
            <w:r>
              <w:t>Format</w:t>
            </w:r>
          </w:p>
          <w:p w:rsidR="000B5747" w:rsidP="000B5747" w:rsidRDefault="000B5747" w14:paraId="7D47A0C7" w14:textId="5B210255">
            <w:r>
              <w:t>counterSMSNotificationL</w:t>
            </w:r>
            <w:r w:rsidRPr="005A3F1A">
              <w:t>astInternetAlert</w:t>
            </w:r>
            <w:r>
              <w:rPr>
                <w:rFonts w:cs="Angsana New"/>
                <w:cs/>
              </w:rPr>
              <w:t xml:space="preserve"> / </w:t>
            </w:r>
            <w:r>
              <w:t>250</w:t>
            </w:r>
          </w:p>
        </w:tc>
      </w:tr>
      <w:tr w:rsidRPr="008979A8" w:rsidR="000B5747" w:rsidTr="00400BFB" w14:paraId="445F0D49" w14:textId="77777777">
        <w:trPr>
          <w:trHeight w:val="243"/>
        </w:trPr>
        <w:tc>
          <w:tcPr>
            <w:tcW w:w="5000" w:type="pct"/>
            <w:gridSpan w:val="7"/>
            <w:shd w:val="clear" w:color="auto" w:fill="C2D69B" w:themeFill="accent3" w:themeFillTint="99"/>
          </w:tcPr>
          <w:p w:rsidR="000B5747" w:rsidP="00215411" w:rsidRDefault="000B5747" w14:paraId="215B3DD0" w14:textId="1381A68A">
            <w:pPr>
              <w:pStyle w:val="HeaderTable"/>
            </w:pPr>
            <w:r>
              <w:t xml:space="preserve">End </w:t>
            </w:r>
            <w:r w:rsidRPr="00374635">
              <w:t>SMS Remind Last Internet {Alert Threshold}</w:t>
            </w:r>
            <w:r w:rsidRPr="00374635" w:rsidDel="00794507">
              <w:rPr>
                <w:bCs/>
                <w:cs/>
                <w:lang w:bidi="th-TH"/>
              </w:rPr>
              <w:t xml:space="preserve"> </w:t>
            </w:r>
            <w:r w:rsidRPr="00374635">
              <w:t>Section</w:t>
            </w:r>
          </w:p>
        </w:tc>
      </w:tr>
      <w:tr w:rsidRPr="008979A8" w:rsidR="000B5747" w:rsidTr="00400BFB" w14:paraId="65AED97D" w14:textId="77777777">
        <w:trPr>
          <w:trHeight w:val="243"/>
        </w:trPr>
        <w:tc>
          <w:tcPr>
            <w:tcW w:w="830" w:type="pct"/>
          </w:tcPr>
          <w:p w:rsidR="000B5747" w:rsidP="000B5747" w:rsidRDefault="000B5747" w14:paraId="3CA1681D" w14:textId="58655FA4">
            <w:r>
              <w:rPr>
                <w:rFonts w:cs="CordiaUPC"/>
              </w:rPr>
              <w:t>shareAllow</w:t>
            </w:r>
          </w:p>
        </w:tc>
        <w:tc>
          <w:tcPr>
            <w:tcW w:w="1096" w:type="pct"/>
            <w:gridSpan w:val="3"/>
          </w:tcPr>
          <w:p w:rsidR="000B5747" w:rsidP="000B5747" w:rsidRDefault="000B5747" w14:paraId="1724047E" w14:textId="4412F6A3">
            <w:r>
              <w:rPr>
                <w:rFonts w:cs="CordiaUPC"/>
              </w:rPr>
              <w:t>Radio Button</w:t>
            </w:r>
          </w:p>
        </w:tc>
        <w:tc>
          <w:tcPr>
            <w:tcW w:w="3074" w:type="pct"/>
            <w:gridSpan w:val="3"/>
          </w:tcPr>
          <w:p w:rsidRPr="00FE3B79" w:rsidR="000B5747" w:rsidP="000B5747" w:rsidRDefault="000B5747" w14:paraId="268C9FD0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FF2912">
              <w:rPr>
                <w:rFonts w:cs="Angsana New"/>
                <w:color w:val="FF0000"/>
                <w:cs/>
              </w:rPr>
              <w:t>*</w:t>
            </w:r>
            <w:r>
              <w:rPr>
                <w:rFonts w:cs="CordiaUPC"/>
                <w:color w:val="FF0000"/>
              </w:rPr>
              <w:t xml:space="preserve">Share Allow </w:t>
            </w:r>
            <w:r>
              <w:rPr>
                <w:rFonts w:cs="Angsana New"/>
                <w:color w:val="FF0000"/>
                <w:cs/>
              </w:rPr>
              <w:t xml:space="preserve">: </w:t>
            </w:r>
            <w:r w:rsidRPr="00FE3B79">
              <w:rPr>
                <w:rFonts w:cs="Angsana New"/>
                <w:cs/>
              </w:rPr>
              <w:t>…</w:t>
            </w:r>
            <w:r w:rsidRPr="00FE3B79">
              <w:rPr>
                <w:rFonts w:cs="CordiaUPC"/>
              </w:rPr>
              <w:t>shareAllow</w:t>
            </w:r>
            <w:r w:rsidRPr="00FE3B79">
              <w:rPr>
                <w:rFonts w:cs="Angsana New"/>
                <w:cs/>
              </w:rPr>
              <w:t>… …</w:t>
            </w:r>
            <w:r w:rsidRPr="00FE3B79">
              <w:rPr>
                <w:rFonts w:cs="CordiaUPC"/>
              </w:rPr>
              <w:t>shareMember</w:t>
            </w:r>
            <w:r w:rsidRPr="00FE3B79">
              <w:rPr>
                <w:rFonts w:cs="Angsana New"/>
                <w:cs/>
              </w:rPr>
              <w:t xml:space="preserve">… </w:t>
            </w:r>
            <w:r w:rsidRPr="00FE3B79">
              <w:rPr>
                <w:rFonts w:cs="CordiaUPC"/>
              </w:rPr>
              <w:t>members</w:t>
            </w:r>
          </w:p>
          <w:p w:rsidR="000B5747" w:rsidP="000B5747" w:rsidRDefault="000B5747" w14:paraId="7BDBA4CF" w14:textId="0745F498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Visible </w:t>
            </w:r>
            <w:r>
              <w:rPr>
                <w:rFonts w:hint="cs" w:cs="Angsana New"/>
                <w:cs/>
              </w:rPr>
              <w:t xml:space="preserve">เมื่อ </w:t>
            </w:r>
            <w:r>
              <w:t>SharePlan</w:t>
            </w:r>
            <w:r>
              <w:rPr>
                <w:rFonts w:hint="cs" w:cs="Angsana New"/>
                <w:cs/>
              </w:rPr>
              <w:t xml:space="preserve"> เป็น</w:t>
            </w:r>
            <w:r>
              <w:rPr>
                <w:rFonts w:cs="Angsana New"/>
                <w:cs/>
              </w:rPr>
              <w:t xml:space="preserve"> “</w:t>
            </w:r>
            <w:r>
              <w:rPr>
                <w:rFonts w:cs="CordiaUPC"/>
              </w:rPr>
              <w:t>Yes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และให้ </w:t>
            </w:r>
            <w:r>
              <w:rPr>
                <w:rFonts w:cs="CordiaUPC"/>
              </w:rPr>
              <w:t xml:space="preserve">Default </w:t>
            </w:r>
            <w:r>
              <w:rPr>
                <w:rFonts w:hint="cs" w:cs="Angsana New"/>
                <w:cs/>
              </w:rPr>
              <w:t xml:space="preserve">ค่า </w:t>
            </w:r>
            <w:r>
              <w:rPr>
                <w:rFonts w:cs="CordiaUPC"/>
              </w:rPr>
              <w:t>shareMember</w:t>
            </w:r>
            <w:r>
              <w:rPr>
                <w:rFonts w:hint="cs" w:cs="Angsana New"/>
                <w:cs/>
              </w:rPr>
              <w:t xml:space="preserve"> ตาม </w:t>
            </w:r>
            <w:r>
              <w:rPr>
                <w:rFonts w:cs="CordiaUPC"/>
              </w:rPr>
              <w:t xml:space="preserve">shareMember </w:t>
            </w:r>
            <w:r>
              <w:rPr>
                <w:rFonts w:hint="cs" w:cs="Angsana New"/>
                <w:cs/>
              </w:rPr>
              <w:t xml:space="preserve">ใน </w:t>
            </w:r>
            <w:r>
              <w:rPr>
                <w:rFonts w:cs="CordiaUPC"/>
              </w:rPr>
              <w:t>massPoDetail</w:t>
            </w:r>
          </w:p>
          <w:p w:rsidR="000B5747" w:rsidP="000B5747" w:rsidRDefault="000B5747" w14:paraId="5BCD1516" w14:textId="344E8685">
            <w:pPr>
              <w:rPr>
                <w:cs/>
              </w:rPr>
            </w:pPr>
            <w:r>
              <w:t xml:space="preserve">List of value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 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‘</w:t>
            </w:r>
            <w:r w:rsidRPr="0022055B">
              <w:rPr>
                <w:rFonts w:cs="CordiaUPC"/>
              </w:rPr>
              <w:t>Mass Share Allow</w:t>
            </w:r>
            <w:r>
              <w:rPr>
                <w:rFonts w:cs="Angsana New"/>
                <w:cs/>
              </w:rPr>
              <w:t>’</w:t>
            </w:r>
          </w:p>
        </w:tc>
      </w:tr>
      <w:tr w:rsidRPr="008979A8" w:rsidR="000B5747" w:rsidTr="00400BFB" w14:paraId="259B904A" w14:textId="77777777">
        <w:trPr>
          <w:trHeight w:val="243"/>
        </w:trPr>
        <w:tc>
          <w:tcPr>
            <w:tcW w:w="830" w:type="pct"/>
          </w:tcPr>
          <w:p w:rsidR="000B5747" w:rsidP="000B5747" w:rsidRDefault="000B5747" w14:paraId="7FDA6AD8" w14:textId="438B76C1">
            <w:r>
              <w:rPr>
                <w:rFonts w:cs="CordiaUPC"/>
              </w:rPr>
              <w:t>shareMember</w:t>
            </w:r>
          </w:p>
        </w:tc>
        <w:tc>
          <w:tcPr>
            <w:tcW w:w="1096" w:type="pct"/>
            <w:gridSpan w:val="3"/>
          </w:tcPr>
          <w:p w:rsidR="000B5747" w:rsidP="000B5747" w:rsidRDefault="000B5747" w14:paraId="7941E9E2" w14:textId="5857AD2B">
            <w:r>
              <w:rPr>
                <w:rFonts w:cs="CordiaUPC"/>
              </w:rPr>
              <w:t>TextBox</w:t>
            </w:r>
          </w:p>
        </w:tc>
        <w:tc>
          <w:tcPr>
            <w:tcW w:w="3074" w:type="pct"/>
            <w:gridSpan w:val="3"/>
          </w:tcPr>
          <w:p w:rsidR="000B5747" w:rsidP="000B5747" w:rsidRDefault="000B5747" w14:paraId="369B2968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ว่าบรรทัดเดียวกันกับ </w:t>
            </w:r>
            <w:r>
              <w:rPr>
                <w:rFonts w:cs="CordiaUPC"/>
              </w:rPr>
              <w:t>shareAllow</w:t>
            </w:r>
          </w:p>
          <w:p w:rsidR="000B5747" w:rsidP="000B5747" w:rsidRDefault="000B5747" w14:paraId="5AD4DA77" w14:textId="77777777">
            <w:r>
              <w:rPr>
                <w:rFonts w:cs="CordiaUPC"/>
              </w:rPr>
              <w:t xml:space="preserve">Visible </w:t>
            </w:r>
            <w:r>
              <w:rPr>
                <w:rFonts w:hint="cs" w:cs="Angsana New"/>
                <w:cs/>
              </w:rPr>
              <w:t>เมื่อ</w:t>
            </w:r>
            <w:r>
              <w:rPr>
                <w:rFonts w:cs="CordiaUPC"/>
              </w:rPr>
              <w:t xml:space="preserve"> shareAllow </w:t>
            </w:r>
            <w:r>
              <w:rPr>
                <w:rFonts w:hint="cs" w:cs="Angsana New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Member</w:t>
            </w:r>
            <w:r>
              <w:rPr>
                <w:rFonts w:cs="Angsana New"/>
                <w:cs/>
              </w:rPr>
              <w:t>”</w:t>
            </w:r>
          </w:p>
          <w:p w:rsidR="000B5747" w:rsidP="000B5747" w:rsidRDefault="000B5747" w14:paraId="69E6DDD6" w14:textId="77777777">
            <w:pPr>
              <w:rPr>
                <w:cs/>
              </w:rPr>
            </w:pPr>
            <w:r>
              <w:rPr>
                <w:rFonts w:hint="cs"/>
                <w:cs/>
              </w:rPr>
              <w:t>ใส่ได้เฉพาะตัวเลขจำนวนเต็มบวกเท่านั้น</w:t>
            </w:r>
          </w:p>
          <w:p w:rsidR="000B5747" w:rsidP="000B5747" w:rsidRDefault="000B5747" w14:paraId="70B68865" w14:textId="58D942BE">
            <w:r>
              <w:t xml:space="preserve">Max Length  </w:t>
            </w:r>
            <w:r>
              <w:rPr>
                <w:rFonts w:cs="Angsana New"/>
                <w:cs/>
              </w:rPr>
              <w:t xml:space="preserve">= </w:t>
            </w:r>
            <w:r>
              <w:t>6</w:t>
            </w:r>
          </w:p>
        </w:tc>
      </w:tr>
      <w:tr w:rsidRPr="008979A8" w:rsidR="000B5747" w:rsidTr="00400BFB" w14:paraId="6A7B33A5" w14:textId="77777777">
        <w:trPr>
          <w:trHeight w:val="243"/>
        </w:trPr>
        <w:tc>
          <w:tcPr>
            <w:tcW w:w="830" w:type="pct"/>
          </w:tcPr>
          <w:p w:rsidR="000B5747" w:rsidP="000B5747" w:rsidRDefault="000B5747" w14:paraId="30E7B7CD" w14:textId="66D24579">
            <w:r w:rsidRPr="008979A8">
              <w:rPr>
                <w:rFonts w:cs="Angsana New"/>
                <w:cs/>
              </w:rPr>
              <w:t xml:space="preserve">ปุ่ม </w:t>
            </w:r>
            <w:r w:rsidRPr="008979A8">
              <w:rPr>
                <w:rFonts w:cs="CordiaUPC"/>
              </w:rPr>
              <w:t>Update</w:t>
            </w:r>
          </w:p>
        </w:tc>
        <w:tc>
          <w:tcPr>
            <w:tcW w:w="1096" w:type="pct"/>
            <w:gridSpan w:val="3"/>
          </w:tcPr>
          <w:p w:rsidR="000B5747" w:rsidP="000B5747" w:rsidRDefault="000B5747" w14:paraId="4482FD94" w14:textId="2BC02E24">
            <w:r w:rsidRPr="008979A8">
              <w:rPr>
                <w:rFonts w:cs="CordiaUPC"/>
              </w:rPr>
              <w:t>Button</w:t>
            </w:r>
          </w:p>
        </w:tc>
        <w:tc>
          <w:tcPr>
            <w:tcW w:w="3074" w:type="pct"/>
            <w:gridSpan w:val="3"/>
          </w:tcPr>
          <w:p w:rsidR="000B5747" w:rsidP="000B5747" w:rsidRDefault="000B5747" w14:paraId="06B6E63C" w14:textId="77777777">
            <w:pPr>
              <w:pStyle w:val="HeaderTable"/>
              <w:spacing w:line="360" w:lineRule="auto"/>
              <w:rPr>
                <w:b w:val="0"/>
                <w:bCs/>
                <w:lang w:bidi="th-TH"/>
              </w:rPr>
            </w:pPr>
            <w:r w:rsidRPr="008979A8">
              <w:rPr>
                <w:b w:val="0"/>
                <w:bCs/>
                <w:lang w:bidi="th-TH"/>
              </w:rPr>
              <w:t xml:space="preserve">Visible </w:t>
            </w:r>
            <w:r w:rsidRPr="008979A8">
              <w:rPr>
                <w:rFonts w:cs="Angsana New"/>
                <w:cs/>
                <w:lang w:bidi="th-TH"/>
              </w:rPr>
              <w:t>เมื่อมี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b w:val="0"/>
                <w:bCs/>
                <w:lang w:bidi="th-TH"/>
              </w:rPr>
              <w:t xml:space="preserve">Event </w:t>
            </w:r>
            <w:r w:rsidRPr="008979A8">
              <w:rPr>
                <w:rFonts w:cs="Angsana New"/>
                <w:cs/>
                <w:lang w:bidi="th-TH"/>
              </w:rPr>
              <w:t>มาจาก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>
              <w:rPr>
                <w:b w:val="0"/>
                <w:bCs/>
                <w:lang w:bidi="th-TH"/>
              </w:rPr>
              <w:t>Table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>
              <w:rPr>
                <w:b w:val="0"/>
                <w:bCs/>
                <w:lang w:bidi="th-TH"/>
              </w:rPr>
              <w:t>Section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rFonts w:cs="Angsana New"/>
                <w:cs/>
                <w:lang w:bidi="th-TH"/>
              </w:rPr>
              <w:t>เป็น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“</w:t>
            </w:r>
            <w:r w:rsidRPr="008979A8">
              <w:rPr>
                <w:b w:val="0"/>
                <w:bCs/>
                <w:lang w:bidi="th-TH"/>
              </w:rPr>
              <w:t>Edit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>”</w:t>
            </w:r>
          </w:p>
          <w:p w:rsidR="000B5747" w:rsidP="000B5747" w:rsidRDefault="000B5747" w14:paraId="31AB4664" w14:textId="77777777">
            <w:pPr>
              <w:pStyle w:val="HeaderTable"/>
              <w:rPr>
                <w:lang w:bidi="th-TH"/>
              </w:rPr>
            </w:pPr>
            <w:r>
              <w:rPr>
                <w:rFonts w:hint="cs" w:cs="Angsana New"/>
                <w:cs/>
                <w:lang w:bidi="th-TH"/>
              </w:rPr>
              <w:t>เมื่อกดปุ่ม</w:t>
            </w:r>
          </w:p>
          <w:p w:rsidR="000B5747" w:rsidP="000B5747" w:rsidRDefault="000B5747" w14:paraId="12B845D2" w14:textId="77777777">
            <w:pPr>
              <w:pStyle w:val="ListParagraph"/>
              <w:numPr>
                <w:ilvl w:val="0"/>
                <w:numId w:val="6"/>
              </w:numPr>
              <w:spacing w:after="160" w:line="259" w:lineRule="auto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Validate </w:t>
            </w:r>
            <w:r>
              <w:rPr>
                <w:rFonts w:hint="cs" w:cs="Angsana New"/>
                <w:cs/>
              </w:rPr>
              <w:t>ข้อมูลในหน้าจอ</w:t>
            </w:r>
          </w:p>
          <w:p w:rsidR="000B5747" w:rsidP="000B5747" w:rsidRDefault="000B5747" w14:paraId="0DBA713A" w14:textId="3577D36A">
            <w:pPr>
              <w:pStyle w:val="ListParagraph"/>
              <w:numPr>
                <w:ilvl w:val="0"/>
                <w:numId w:val="6"/>
              </w:numPr>
              <w:spacing w:after="160" w:line="259" w:lineRule="auto"/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Update </w:t>
            </w:r>
            <w:r>
              <w:rPr>
                <w:rFonts w:hint="cs" w:cs="Angsana New"/>
                <w:cs/>
              </w:rPr>
              <w:t xml:space="preserve">ข้อมูลลงในส่วนของ </w:t>
            </w:r>
            <w:r>
              <w:rPr>
                <w:rFonts w:cs="CordiaUPC"/>
              </w:rPr>
              <w:t xml:space="preserve">Table Section </w:t>
            </w:r>
          </w:p>
          <w:p w:rsidR="000B5747" w:rsidP="000B5747" w:rsidRDefault="000B5747" w14:paraId="7046E2E4" w14:textId="3FF7EB3B">
            <w:pPr>
              <w:pStyle w:val="ListParagraph"/>
              <w:numPr>
                <w:ilvl w:val="0"/>
                <w:numId w:val="6"/>
              </w:numPr>
              <w:spacing w:after="160" w:line="259" w:lineRule="auto"/>
            </w:pPr>
            <w:r w:rsidRPr="00BB37B4">
              <w:rPr>
                <w:rFonts w:cs="Angsana New"/>
                <w:cs/>
              </w:rPr>
              <w:t xml:space="preserve">ให้ทำการเคลียร์ค่า และ </w:t>
            </w:r>
            <w:r w:rsidRPr="00BB37B4">
              <w:rPr>
                <w:rFonts w:cs="CordiaUPC"/>
              </w:rPr>
              <w:t>Invisible</w:t>
            </w:r>
            <w:r w:rsidRPr="00BB37B4">
              <w:rPr>
                <w:rFonts w:cs="CordiaUPC"/>
                <w:szCs w:val="36"/>
              </w:rPr>
              <w:t xml:space="preserve"> Detail Section</w:t>
            </w:r>
          </w:p>
        </w:tc>
      </w:tr>
      <w:tr w:rsidRPr="008979A8" w:rsidR="000B5747" w:rsidTr="00400BFB" w14:paraId="0E4704D4" w14:textId="77777777">
        <w:trPr>
          <w:trHeight w:val="243"/>
        </w:trPr>
        <w:tc>
          <w:tcPr>
            <w:tcW w:w="830" w:type="pct"/>
          </w:tcPr>
          <w:p w:rsidR="000B5747" w:rsidP="000B5747" w:rsidRDefault="000B5747" w14:paraId="137933A9" w14:textId="25080CE7">
            <w:r>
              <w:rPr>
                <w:rFonts w:hint="cs" w:cs="Angsana New"/>
                <w:cs/>
              </w:rPr>
              <w:t xml:space="preserve">ปุ่ม </w:t>
            </w:r>
            <w:r>
              <w:rPr>
                <w:rFonts w:cs="CordiaUPC"/>
              </w:rPr>
              <w:t>Cancel</w:t>
            </w:r>
          </w:p>
        </w:tc>
        <w:tc>
          <w:tcPr>
            <w:tcW w:w="1096" w:type="pct"/>
            <w:gridSpan w:val="3"/>
          </w:tcPr>
          <w:p w:rsidR="000B5747" w:rsidP="000B5747" w:rsidRDefault="000B5747" w14:paraId="2BBF9165" w14:textId="40E3C4EC">
            <w:r>
              <w:rPr>
                <w:rFonts w:cs="CordiaUPC"/>
              </w:rPr>
              <w:t>Button</w:t>
            </w:r>
          </w:p>
        </w:tc>
        <w:tc>
          <w:tcPr>
            <w:tcW w:w="3074" w:type="pct"/>
            <w:gridSpan w:val="3"/>
          </w:tcPr>
          <w:p w:rsidR="000B5747" w:rsidP="000B5747" w:rsidRDefault="000B5747" w14:paraId="6F398F9A" w14:textId="7D0664C0">
            <w:r>
              <w:rPr>
                <w:rFonts w:hint="cs"/>
                <w:cs/>
              </w:rPr>
              <w:t xml:space="preserve">ให้ทำการเคลียร์ค่าใน </w:t>
            </w:r>
            <w:r>
              <w:t>Detail Section</w:t>
            </w:r>
            <w:r>
              <w:rPr>
                <w:rFonts w:hint="cs"/>
                <w:cs/>
              </w:rPr>
              <w:t xml:space="preserve"> และทำการ </w:t>
            </w:r>
            <w:r>
              <w:t>Invisible Detail Section</w:t>
            </w:r>
          </w:p>
        </w:tc>
      </w:tr>
      <w:tr w:rsidRPr="008979A8" w:rsidR="000B5747" w:rsidTr="00400BFB" w14:paraId="6A44880A" w14:textId="77777777">
        <w:trPr>
          <w:trHeight w:val="243"/>
        </w:trPr>
        <w:tc>
          <w:tcPr>
            <w:tcW w:w="5000" w:type="pct"/>
            <w:gridSpan w:val="7"/>
            <w:shd w:val="clear" w:color="auto" w:fill="C2D69B" w:themeFill="accent3" w:themeFillTint="99"/>
          </w:tcPr>
          <w:p w:rsidR="000B5747" w:rsidP="000B5747" w:rsidRDefault="000B5747" w14:paraId="4450C93A" w14:textId="142C0E1B">
            <w:pPr>
              <w:pStyle w:val="HeaderTable"/>
            </w:pPr>
            <w:r>
              <w:t>End Internet Quota Detail Section</w:t>
            </w:r>
          </w:p>
        </w:tc>
      </w:tr>
      <w:tr w:rsidRPr="008979A8" w:rsidR="000B5747" w:rsidTr="00400BFB" w14:paraId="3E458D31" w14:textId="77777777">
        <w:trPr>
          <w:trHeight w:val="243"/>
        </w:trPr>
        <w:tc>
          <w:tcPr>
            <w:tcW w:w="5000" w:type="pct"/>
            <w:gridSpan w:val="7"/>
            <w:shd w:val="clear" w:color="auto" w:fill="C2D69B" w:themeFill="accent3" w:themeFillTint="99"/>
          </w:tcPr>
          <w:p w:rsidR="000B5747" w:rsidP="000B5747" w:rsidRDefault="000B5747" w14:paraId="43F23770" w14:textId="6869813E">
            <w:pPr>
              <w:pStyle w:val="HeaderTable"/>
            </w:pPr>
            <w:r>
              <w:t>End View Internet Detail Section</w:t>
            </w:r>
          </w:p>
        </w:tc>
      </w:tr>
      <w:tr w:rsidRPr="008979A8" w:rsidR="000B5747" w:rsidTr="00400BFB" w14:paraId="12C62BA7" w14:textId="77777777">
        <w:trPr>
          <w:trHeight w:val="243"/>
        </w:trPr>
        <w:tc>
          <w:tcPr>
            <w:tcW w:w="5000" w:type="pct"/>
            <w:gridSpan w:val="7"/>
            <w:shd w:val="clear" w:color="auto" w:fill="C2D69B" w:themeFill="accent3" w:themeFillTint="99"/>
          </w:tcPr>
          <w:p w:rsidR="000B5747" w:rsidP="000B5747" w:rsidRDefault="000B5747" w14:paraId="344694C5" w14:textId="57A39AAB">
            <w:pPr>
              <w:pStyle w:val="HeaderTable"/>
            </w:pPr>
            <w:r>
              <w:t>End Internet Quota Section</w:t>
            </w:r>
          </w:p>
        </w:tc>
      </w:tr>
      <w:tr w:rsidRPr="008979A8" w:rsidR="000B5747" w:rsidTr="00400BFB" w14:paraId="7E23E330" w14:textId="77777777">
        <w:trPr>
          <w:trHeight w:val="243"/>
        </w:trPr>
        <w:tc>
          <w:tcPr>
            <w:tcW w:w="5000" w:type="pct"/>
            <w:gridSpan w:val="7"/>
            <w:shd w:val="clear" w:color="auto" w:fill="C2D69B" w:themeFill="accent3" w:themeFillTint="99"/>
          </w:tcPr>
          <w:p w:rsidR="000B5747" w:rsidP="000B5747" w:rsidRDefault="000B5747" w14:paraId="7A737144" w14:textId="77777777">
            <w:pPr>
              <w:pStyle w:val="HeaderTable"/>
            </w:pPr>
            <w:r>
              <w:rPr>
                <w:rFonts w:eastAsiaTheme="minorHAnsi"/>
              </w:rPr>
              <w:t>Internet Speed</w:t>
            </w:r>
            <w:r>
              <w:t xml:space="preserve"> Section</w:t>
            </w:r>
          </w:p>
          <w:p w:rsidR="000B5747" w:rsidP="000B5747" w:rsidRDefault="000B5747" w14:paraId="4F940F83" w14:textId="6D9C1E6B">
            <w:r w:rsidRPr="00764EF0">
              <w:t>Visible</w:t>
            </w:r>
            <w:r w:rsidRPr="00764EF0">
              <w:rPr>
                <w:rFonts w:hint="cs"/>
                <w:cs/>
              </w:rPr>
              <w:t xml:space="preserve"> เมื่อเลือก </w:t>
            </w:r>
            <w:r w:rsidRPr="00764EF0">
              <w:t>internetQuotaType</w:t>
            </w:r>
            <w:r w:rsidRPr="00764EF0">
              <w:rPr>
                <w:cs/>
              </w:rPr>
              <w:t xml:space="preserve"> </w:t>
            </w:r>
            <w:r w:rsidRPr="00764EF0">
              <w:rPr>
                <w:rFonts w:hint="cs" w:ascii="Angsana New" w:hAnsi="Angsana New" w:cs="Angsana New"/>
                <w:cs/>
              </w:rPr>
              <w:t xml:space="preserve">มีค่าที่ </w:t>
            </w:r>
            <w:r w:rsidRPr="00764EF0">
              <w:rPr>
                <w:rFonts w:ascii="Angsana New" w:hAnsi="Angsana New" w:cs="Angsana New"/>
              </w:rPr>
              <w:t>lov_val3</w:t>
            </w:r>
            <w:r w:rsidRPr="00764EF0">
              <w:rPr>
                <w:rFonts w:hint="cs" w:ascii="Angsana New" w:hAnsi="Angsana New" w:cs="Angsana New"/>
                <w:cs/>
              </w:rPr>
              <w:t xml:space="preserve"> ประกอบด้วย </w:t>
            </w:r>
            <w:r w:rsidRPr="00764EF0">
              <w:rPr>
                <w:cs/>
              </w:rPr>
              <w:t>“</w:t>
            </w:r>
            <w:r>
              <w:t>InternetSpeed</w:t>
            </w:r>
            <w:r w:rsidRPr="00764EF0">
              <w:rPr>
                <w:cs/>
              </w:rPr>
              <w:t>”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>ถ้าไม่ใช่ให้เคลียร์ค่า</w:t>
            </w:r>
          </w:p>
        </w:tc>
      </w:tr>
      <w:tr w:rsidRPr="008979A8" w:rsidR="000B5747" w:rsidTr="00400BFB" w14:paraId="4C02B3F1" w14:textId="77777777">
        <w:trPr>
          <w:trHeight w:val="243"/>
        </w:trPr>
        <w:tc>
          <w:tcPr>
            <w:tcW w:w="830" w:type="pct"/>
          </w:tcPr>
          <w:p w:rsidR="000B5747" w:rsidP="000B5747" w:rsidRDefault="000B5747" w14:paraId="07125A3B" w14:textId="727DEEF2">
            <w:r>
              <w:t>internetSpeed</w:t>
            </w:r>
          </w:p>
        </w:tc>
        <w:tc>
          <w:tcPr>
            <w:tcW w:w="1096" w:type="pct"/>
            <w:gridSpan w:val="3"/>
          </w:tcPr>
          <w:p w:rsidR="000B5747" w:rsidP="000B5747" w:rsidRDefault="000B5747" w14:paraId="661C3D82" w14:textId="6444A3DC">
            <w:r>
              <w:rPr>
                <w:rFonts w:cs="CordiaUPC"/>
              </w:rPr>
              <w:t>Drop Down List</w:t>
            </w:r>
          </w:p>
        </w:tc>
        <w:tc>
          <w:tcPr>
            <w:tcW w:w="3074" w:type="pct"/>
            <w:gridSpan w:val="3"/>
          </w:tcPr>
          <w:p w:rsidR="000B5747" w:rsidP="000B5747" w:rsidRDefault="000B5747" w14:paraId="384F2921" w14:textId="77777777">
            <w:pPr>
              <w:pStyle w:val="BodyTextTable"/>
              <w:rPr>
                <w:rFonts w:ascii="CordiaUPC" w:hAnsi="CordiaUPC" w:cs="CordiaUPC" w:eastAsiaTheme="minorHAnsi"/>
                <w:color w:val="FF0000"/>
                <w:sz w:val="28"/>
                <w:szCs w:val="28"/>
                <w:lang w:bidi="th-TH"/>
              </w:rPr>
            </w:pPr>
            <w:r>
              <w:rPr>
                <w:rFonts w:ascii="CordiaUPC" w:hAnsi="CordiaUPC" w:cs="CordiaUPC" w:eastAsiaTheme="minorHAnsi"/>
                <w:sz w:val="28"/>
                <w:szCs w:val="28"/>
                <w:lang w:bidi="th-TH"/>
              </w:rPr>
              <w:t xml:space="preserve">Label </w:t>
            </w:r>
            <w:r>
              <w:rPr>
                <w:rFonts w:ascii="CordiaUPC" w:hAnsi="CordiaUPC" w:cs="Angsana New" w:eastAsiaTheme="minorHAnsi"/>
                <w:sz w:val="28"/>
                <w:szCs w:val="28"/>
                <w:cs/>
                <w:lang w:bidi="th-TH"/>
              </w:rPr>
              <w:t xml:space="preserve">: </w:t>
            </w:r>
            <w:r w:rsidRPr="00493B00">
              <w:rPr>
                <w:rFonts w:ascii="CordiaUPC" w:hAnsi="CordiaUPC" w:cs="Angsana New" w:eastAsiaTheme="minorHAnsi"/>
                <w:color w:val="FF0000"/>
                <w:sz w:val="28"/>
                <w:szCs w:val="28"/>
                <w:cs/>
                <w:lang w:bidi="th-TH"/>
              </w:rPr>
              <w:t>*</w:t>
            </w:r>
            <w:r w:rsidRPr="00493B00">
              <w:rPr>
                <w:rFonts w:ascii="CordiaUPC" w:hAnsi="CordiaUPC" w:cs="CordiaUPC" w:eastAsiaTheme="minorHAnsi"/>
                <w:color w:val="FF0000"/>
                <w:sz w:val="28"/>
                <w:szCs w:val="28"/>
                <w:lang w:bidi="th-TH"/>
              </w:rPr>
              <w:t>Internet Speed</w:t>
            </w:r>
          </w:p>
          <w:p w:rsidR="000B5747" w:rsidP="000B5747" w:rsidRDefault="000B5747" w14:paraId="64708748" w14:textId="5D8917A8">
            <w:pPr>
              <w:rPr>
                <w:rFonts w:cs="CordiaUPC"/>
              </w:rPr>
            </w:pPr>
            <w:r w:rsidRPr="00B4311D">
              <w:rPr>
                <w:rFonts w:cs="CordiaUPC"/>
              </w:rPr>
              <w:t xml:space="preserve">List of Value </w:t>
            </w:r>
            <w:r w:rsidRPr="00B4311D">
              <w:rPr>
                <w:rFonts w:cs="Angsana New"/>
                <w:cs/>
              </w:rPr>
              <w:t>: ดึงข้อมูลจาก</w:t>
            </w:r>
            <w:r w:rsidRPr="00B4311D">
              <w:rPr>
                <w:rFonts w:cs="CordiaUPC"/>
              </w:rPr>
              <w:t xml:space="preserve">DB </w:t>
            </w:r>
            <w:r w:rsidRPr="00B4311D">
              <w:rPr>
                <w:rFonts w:cs="Angsana New"/>
                <w:cs/>
              </w:rPr>
              <w:t xml:space="preserve">ที่ </w:t>
            </w:r>
            <w:r w:rsidRPr="00B4311D">
              <w:rPr>
                <w:rFonts w:cs="CordiaUPC"/>
              </w:rPr>
              <w:t xml:space="preserve">Table </w:t>
            </w:r>
            <w:r>
              <w:rPr>
                <w:rFonts w:cs="CordiaUPC"/>
              </w:rPr>
              <w:t xml:space="preserve">MASS_INTERNET_SPEED_CONFIG </w:t>
            </w:r>
            <w:r>
              <w:rPr>
                <w:rFonts w:hint="cs" w:cs="CordiaUPC"/>
                <w:cs/>
              </w:rPr>
              <w:t xml:space="preserve">โดย </w:t>
            </w:r>
            <w:r>
              <w:rPr>
                <w:rFonts w:cs="CordiaUPC"/>
              </w:rPr>
              <w:t xml:space="preserve">ACTIVE_FLAG </w:t>
            </w:r>
            <w:r>
              <w:rPr>
                <w:rFonts w:cs="CordiaUPC"/>
                <w:cs/>
              </w:rPr>
              <w:t>= “</w:t>
            </w:r>
            <w:r>
              <w:rPr>
                <w:rFonts w:cs="CordiaUPC"/>
              </w:rPr>
              <w:t>Y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 w:cs="CordiaUPC"/>
                <w:cs/>
              </w:rPr>
              <w:t xml:space="preserve">และ </w:t>
            </w:r>
            <w:r>
              <w:rPr>
                <w:rFonts w:cs="CordiaUPC"/>
              </w:rPr>
              <w:t xml:space="preserve">CATEGORY_TYPE </w:t>
            </w:r>
            <w:r>
              <w:rPr>
                <w:rFonts w:hint="cs" w:cs="CordiaUPC"/>
                <w:cs/>
              </w:rPr>
              <w:t xml:space="preserve">ประกอบด้วย </w:t>
            </w:r>
            <w:r>
              <w:rPr>
                <w:rFonts w:cs="CordiaUPC"/>
                <w:cs/>
              </w:rPr>
              <w:t>“</w:t>
            </w:r>
            <w:r>
              <w:rPr>
                <w:rFonts w:cs="CordiaUPC"/>
              </w:rPr>
              <w:t>Internet</w:t>
            </w:r>
            <w:r>
              <w:rPr>
                <w:rFonts w:cs="CordiaUPC"/>
                <w:cs/>
              </w:rPr>
              <w:t>”</w:t>
            </w:r>
            <w:r w:rsidRPr="0050326E" w:rsidR="0050326E">
              <w:rPr>
                <w:rFonts w:cs="CordiaUPC"/>
                <w:cs/>
              </w:rPr>
              <w:t xml:space="preserve"> และ </w:t>
            </w:r>
            <w:r w:rsidRPr="0050326E" w:rsidR="0050326E">
              <w:rPr>
                <w:rFonts w:cs="CordiaUPC"/>
              </w:rPr>
              <w:t xml:space="preserve">PO_GROUP </w:t>
            </w:r>
            <w:r w:rsidRPr="0050326E" w:rsidR="0050326E">
              <w:rPr>
                <w:rFonts w:cs="CordiaUPC"/>
                <w:cs/>
              </w:rPr>
              <w:t xml:space="preserve">ประกอบด้วย </w:t>
            </w:r>
            <w:r w:rsidRPr="0050326E" w:rsidR="0050326E">
              <w:rPr>
                <w:rFonts w:cs="CordiaUPC"/>
              </w:rPr>
              <w:t xml:space="preserve">po group </w:t>
            </w:r>
            <w:r w:rsidRPr="0050326E" w:rsidR="0050326E">
              <w:rPr>
                <w:rFonts w:cs="CordiaUPC"/>
                <w:cs/>
              </w:rPr>
              <w:t>นั้นๆ</w:t>
            </w:r>
          </w:p>
        </w:tc>
      </w:tr>
      <w:tr w:rsidRPr="008979A8" w:rsidR="000B5747" w:rsidTr="00400BFB" w14:paraId="630FCA15" w14:textId="77777777">
        <w:trPr>
          <w:trHeight w:val="243"/>
        </w:trPr>
        <w:tc>
          <w:tcPr>
            <w:tcW w:w="830" w:type="pct"/>
          </w:tcPr>
          <w:p w:rsidR="000B5747" w:rsidP="000B5747" w:rsidRDefault="000B5747" w14:paraId="5771F842" w14:textId="123DA84B">
            <w:r>
              <w:t>commuSpeed</w:t>
            </w:r>
          </w:p>
        </w:tc>
        <w:tc>
          <w:tcPr>
            <w:tcW w:w="1096" w:type="pct"/>
            <w:gridSpan w:val="3"/>
          </w:tcPr>
          <w:p w:rsidR="000B5747" w:rsidP="000B5747" w:rsidRDefault="000B5747" w14:paraId="4A4DDA89" w14:textId="3480B1B1">
            <w:pPr>
              <w:rPr>
                <w:rFonts w:cs="CordiaUPC"/>
              </w:rPr>
            </w:pPr>
            <w:r>
              <w:rPr>
                <w:rFonts w:cs="CordiaUPC"/>
              </w:rPr>
              <w:t>Drop Down List</w:t>
            </w:r>
          </w:p>
        </w:tc>
        <w:tc>
          <w:tcPr>
            <w:tcW w:w="3074" w:type="pct"/>
            <w:gridSpan w:val="3"/>
          </w:tcPr>
          <w:p w:rsidRPr="00181576" w:rsidR="000B5747" w:rsidP="000B5747" w:rsidRDefault="000B5747" w14:paraId="3443E048" w14:textId="1AE760A1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 w:rsidRPr="00181576">
              <w:rPr>
                <w:rFonts w:ascii="CordiaUPC" w:hAnsi="CordiaUPC" w:cs="CordiaUPC"/>
                <w:sz w:val="28"/>
                <w:szCs w:val="28"/>
                <w:lang w:bidi="th-TH"/>
              </w:rPr>
              <w:t xml:space="preserve">Label </w:t>
            </w:r>
            <w:r w:rsidRPr="00181576">
              <w:rPr>
                <w:rFonts w:ascii="CordiaUPC" w:hAnsi="CordiaUPC" w:cs="CordiaUPC"/>
                <w:sz w:val="28"/>
                <w:szCs w:val="28"/>
                <w:cs/>
                <w:lang w:bidi="th-TH"/>
              </w:rPr>
              <w:t>: *</w:t>
            </w:r>
            <w:r w:rsidRPr="00181576">
              <w:rPr>
                <w:rFonts w:ascii="CordiaUPC" w:hAnsi="CordiaUPC" w:cs="CordiaUPC"/>
                <w:sz w:val="28"/>
                <w:szCs w:val="28"/>
                <w:lang w:bidi="th-TH"/>
              </w:rPr>
              <w:t>Commu Speed</w:t>
            </w:r>
          </w:p>
          <w:p w:rsidR="000B5747" w:rsidP="000B5747" w:rsidRDefault="000B5747" w14:paraId="2FA6A5FC" w14:textId="036DDF3A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 w:rsidRPr="00493D46">
              <w:rPr>
                <w:rFonts w:ascii="CordiaUPC" w:hAnsi="CordiaUPC" w:cs="CordiaUPC"/>
                <w:sz w:val="28"/>
                <w:szCs w:val="28"/>
                <w:lang w:bidi="th-TH"/>
              </w:rPr>
              <w:t xml:space="preserve">List of Value </w:t>
            </w:r>
            <w:r w:rsidRPr="00493D46">
              <w:rPr>
                <w:rFonts w:ascii="CordiaUPC" w:hAnsi="CordiaUPC" w:cs="CordiaUPC"/>
                <w:sz w:val="28"/>
                <w:szCs w:val="28"/>
                <w:cs/>
                <w:lang w:bidi="th-TH"/>
              </w:rPr>
              <w:t>: ดึงข้อมูลจาก</w:t>
            </w:r>
            <w:r w:rsidRPr="00493D46">
              <w:rPr>
                <w:rFonts w:ascii="CordiaUPC" w:hAnsi="CordiaUPC" w:cs="CordiaUPC"/>
                <w:sz w:val="28"/>
                <w:szCs w:val="28"/>
                <w:lang w:bidi="th-TH"/>
              </w:rPr>
              <w:t xml:space="preserve">DB </w:t>
            </w:r>
            <w:r w:rsidRPr="00493D46">
              <w:rPr>
                <w:rFonts w:ascii="CordiaUPC" w:hAnsi="CordiaUPC" w:cs="CordiaUPC"/>
                <w:sz w:val="28"/>
                <w:szCs w:val="28"/>
                <w:cs/>
                <w:lang w:bidi="th-TH"/>
              </w:rPr>
              <w:t xml:space="preserve">ที่ </w:t>
            </w:r>
            <w:r w:rsidRPr="00493D46">
              <w:rPr>
                <w:rFonts w:ascii="CordiaUPC" w:hAnsi="CordiaUPC" w:cs="CordiaUPC"/>
                <w:sz w:val="28"/>
                <w:szCs w:val="28"/>
                <w:lang w:bidi="th-TH"/>
              </w:rPr>
              <w:t>Table MASS_INTERNET_SPEED_CONFIG</w:t>
            </w:r>
            <w:r w:rsidRPr="009473BD">
              <w:rPr>
                <w:rFonts w:ascii="CordiaUPC" w:hAnsi="CordiaUPC" w:cs="CordiaUPC"/>
                <w:sz w:val="28"/>
                <w:szCs w:val="28"/>
                <w:cs/>
                <w:lang w:bidi="th-TH"/>
              </w:rPr>
              <w:t xml:space="preserve"> โดย </w:t>
            </w:r>
            <w:r w:rsidRPr="009473BD">
              <w:rPr>
                <w:rFonts w:ascii="CordiaUPC" w:hAnsi="CordiaUPC" w:cs="CordiaUPC"/>
                <w:sz w:val="28"/>
                <w:szCs w:val="28"/>
                <w:lang w:bidi="th-TH"/>
              </w:rPr>
              <w:t xml:space="preserve">ACTIVE_FLAG </w:t>
            </w:r>
            <w:r w:rsidRPr="009473BD">
              <w:rPr>
                <w:rFonts w:ascii="CordiaUPC" w:hAnsi="CordiaUPC" w:cs="CordiaUPC"/>
                <w:sz w:val="28"/>
                <w:szCs w:val="28"/>
                <w:cs/>
                <w:lang w:bidi="th-TH"/>
              </w:rPr>
              <w:t>= “</w:t>
            </w:r>
            <w:r w:rsidRPr="009473BD">
              <w:rPr>
                <w:rFonts w:ascii="CordiaUPC" w:hAnsi="CordiaUPC" w:cs="CordiaUPC"/>
                <w:sz w:val="28"/>
                <w:szCs w:val="28"/>
                <w:lang w:bidi="th-TH"/>
              </w:rPr>
              <w:t>Y</w:t>
            </w:r>
            <w:r w:rsidRPr="009473BD">
              <w:rPr>
                <w:rFonts w:ascii="CordiaUPC" w:hAnsi="CordiaUPC" w:cs="CordiaUPC"/>
                <w:sz w:val="28"/>
                <w:szCs w:val="28"/>
                <w:cs/>
                <w:lang w:bidi="th-TH"/>
              </w:rPr>
              <w:t xml:space="preserve">” และ </w:t>
            </w:r>
            <w:r w:rsidRPr="009473BD">
              <w:rPr>
                <w:rFonts w:ascii="CordiaUPC" w:hAnsi="CordiaUPC" w:cs="CordiaUPC"/>
                <w:sz w:val="28"/>
                <w:szCs w:val="28"/>
                <w:lang w:bidi="th-TH"/>
              </w:rPr>
              <w:t xml:space="preserve">CATEGORY_TYPE </w:t>
            </w:r>
            <w:r w:rsidRPr="009473BD">
              <w:rPr>
                <w:rFonts w:ascii="CordiaUPC" w:hAnsi="CordiaUPC" w:cs="CordiaUPC"/>
                <w:sz w:val="28"/>
                <w:szCs w:val="28"/>
                <w:cs/>
                <w:lang w:bidi="th-TH"/>
              </w:rPr>
              <w:t>ประกอบด้วย “</w:t>
            </w:r>
            <w:r w:rsidRPr="009473BD">
              <w:rPr>
                <w:rFonts w:ascii="CordiaUPC" w:hAnsi="CordiaUPC" w:cs="CordiaUPC"/>
                <w:sz w:val="28"/>
                <w:szCs w:val="28"/>
                <w:lang w:bidi="th-TH"/>
              </w:rPr>
              <w:t>Internet</w:t>
            </w:r>
            <w:r>
              <w:rPr>
                <w:rFonts w:ascii="CordiaUPC" w:hAnsi="CordiaUPC" w:cs="CordiaUPC"/>
                <w:sz w:val="28"/>
                <w:szCs w:val="28"/>
                <w:cs/>
                <w:lang w:bidi="th-TH"/>
              </w:rPr>
              <w:t>”</w:t>
            </w:r>
            <w:r w:rsidRPr="0050326E" w:rsidR="0050326E">
              <w:rPr>
                <w:rFonts w:ascii="CordiaUPC" w:hAnsi="CordiaUPC" w:cs="CordiaUPC"/>
                <w:sz w:val="28"/>
                <w:szCs w:val="28"/>
                <w:cs/>
                <w:lang w:bidi="th-TH"/>
              </w:rPr>
              <w:t xml:space="preserve"> และ </w:t>
            </w:r>
            <w:r w:rsidRPr="0050326E" w:rsidR="0050326E">
              <w:rPr>
                <w:rFonts w:ascii="CordiaUPC" w:hAnsi="CordiaUPC" w:cs="CordiaUPC"/>
                <w:sz w:val="28"/>
                <w:szCs w:val="28"/>
                <w:lang w:bidi="th-TH"/>
              </w:rPr>
              <w:t xml:space="preserve">PO_GROUP </w:t>
            </w:r>
            <w:r w:rsidRPr="0050326E" w:rsidR="0050326E">
              <w:rPr>
                <w:rFonts w:ascii="CordiaUPC" w:hAnsi="CordiaUPC" w:cs="CordiaUPC"/>
                <w:sz w:val="28"/>
                <w:szCs w:val="28"/>
                <w:cs/>
                <w:lang w:bidi="th-TH"/>
              </w:rPr>
              <w:t xml:space="preserve">ประกอบด้วย </w:t>
            </w:r>
            <w:r w:rsidRPr="0050326E" w:rsidR="0050326E">
              <w:rPr>
                <w:rFonts w:ascii="CordiaUPC" w:hAnsi="CordiaUPC" w:cs="CordiaUPC"/>
                <w:sz w:val="28"/>
                <w:szCs w:val="28"/>
                <w:lang w:bidi="th-TH"/>
              </w:rPr>
              <w:t xml:space="preserve">po group </w:t>
            </w:r>
            <w:r w:rsidRPr="0050326E" w:rsidR="0050326E">
              <w:rPr>
                <w:rFonts w:ascii="CordiaUPC" w:hAnsi="CordiaUPC" w:cs="CordiaUPC"/>
                <w:sz w:val="28"/>
                <w:szCs w:val="28"/>
                <w:cs/>
                <w:lang w:bidi="th-TH"/>
              </w:rPr>
              <w:t>นั้นๆ</w:t>
            </w:r>
          </w:p>
          <w:p w:rsidR="000B5747" w:rsidP="000B5747" w:rsidRDefault="000B5747" w14:paraId="0B951B9B" w14:textId="73B8AD6C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 xml:space="preserve">Default Value </w:t>
            </w:r>
            <w:r>
              <w:rPr>
                <w:rFonts w:ascii="CordiaUPC" w:hAnsi="CordiaUPC" w:cs="CordiaUPC"/>
                <w:sz w:val="28"/>
                <w:szCs w:val="28"/>
                <w:cs/>
                <w:lang w:bidi="th-TH"/>
              </w:rPr>
              <w:t>:</w:t>
            </w:r>
            <w:r w:rsidRPr="007C30DF">
              <w:rPr>
                <w:rFonts w:ascii="CordiaUPC" w:hAnsi="CordiaUPC" w:cs="CordiaUPC"/>
                <w:sz w:val="28"/>
                <w:szCs w:val="28"/>
                <w:cs/>
                <w:lang w:bidi="th-TH"/>
              </w:rPr>
              <w:t xml:space="preserve"> </w:t>
            </w:r>
          </w:p>
          <w:p w:rsidR="000B5747" w:rsidP="000B5747" w:rsidRDefault="000B5747" w14:paraId="5ABF602F" w14:textId="77777777">
            <w:pPr>
              <w:pStyle w:val="BodyTextTable"/>
              <w:numPr>
                <w:ilvl w:val="0"/>
                <w:numId w:val="434"/>
              </w:numPr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>
              <w:rPr>
                <w:rFonts w:hint="cs" w:ascii="CordiaUPC" w:hAnsi="CordiaUPC" w:cs="CordiaUPC"/>
                <w:sz w:val="28"/>
                <w:szCs w:val="28"/>
                <w:cs/>
                <w:lang w:bidi="th-TH"/>
              </w:rPr>
              <w:t xml:space="preserve">ถ้า </w:t>
            </w:r>
            <w:r w:rsidRPr="00181576">
              <w:rPr>
                <w:rFonts w:ascii="CordiaUPC" w:hAnsi="CordiaUPC" w:cs="CordiaUPC"/>
                <w:sz w:val="28"/>
                <w:szCs w:val="28"/>
                <w:lang w:bidi="th-TH"/>
              </w:rPr>
              <w:t>internetQuotaNetworkCoverage</w:t>
            </w:r>
            <w:r w:rsidRPr="00181576">
              <w:rPr>
                <w:rFonts w:ascii="CordiaUPC" w:hAnsi="CordiaUPC" w:cs="CordiaUPC"/>
                <w:sz w:val="28"/>
                <w:szCs w:val="28"/>
                <w:cs/>
                <w:lang w:bidi="th-TH"/>
              </w:rPr>
              <w:t xml:space="preserve"> ไม่</w:t>
            </w:r>
            <w:r>
              <w:rPr>
                <w:rFonts w:hint="cs" w:ascii="CordiaUPC" w:hAnsi="CordiaUPC" w:cs="CordiaUPC"/>
                <w:sz w:val="28"/>
                <w:szCs w:val="28"/>
                <w:cs/>
                <w:lang w:bidi="th-TH"/>
              </w:rPr>
              <w:t>ได้</w:t>
            </w:r>
            <w:r w:rsidRPr="00181576">
              <w:rPr>
                <w:rFonts w:ascii="CordiaUPC" w:hAnsi="CordiaUPC" w:cs="CordiaUPC"/>
                <w:sz w:val="28"/>
                <w:szCs w:val="28"/>
                <w:cs/>
                <w:lang w:bidi="th-TH"/>
              </w:rPr>
              <w:t>ประกอบด้วย “</w:t>
            </w:r>
            <w:r w:rsidRPr="00181576">
              <w:rPr>
                <w:rFonts w:ascii="CordiaUPC" w:hAnsi="CordiaUPC" w:cs="CordiaUPC"/>
                <w:sz w:val="28"/>
                <w:szCs w:val="28"/>
                <w:lang w:bidi="th-TH"/>
              </w:rPr>
              <w:t>5G</w:t>
            </w:r>
            <w:r w:rsidRPr="00181576">
              <w:rPr>
                <w:rFonts w:ascii="CordiaUPC" w:hAnsi="CordiaUPC" w:cs="CordiaUPC"/>
                <w:sz w:val="28"/>
                <w:szCs w:val="28"/>
                <w:cs/>
                <w:lang w:bidi="th-TH"/>
              </w:rPr>
              <w:t>”</w:t>
            </w:r>
            <w:r>
              <w:rPr>
                <w:rFonts w:hint="cs" w:ascii="CordiaUPC" w:hAnsi="CordiaUPC" w:cs="CordiaUPC"/>
                <w:sz w:val="28"/>
                <w:szCs w:val="28"/>
                <w:cs/>
                <w:lang w:bidi="th-TH"/>
              </w:rPr>
              <w:t xml:space="preserve"> และ </w:t>
            </w:r>
            <w:r w:rsidRPr="00493D46">
              <w:rPr>
                <w:rFonts w:ascii="CordiaUPC" w:hAnsi="CordiaUPC" w:cs="CordiaUPC"/>
                <w:sz w:val="28"/>
                <w:szCs w:val="28"/>
                <w:lang w:bidi="th-TH"/>
              </w:rPr>
              <w:t>internetSpeed</w:t>
            </w:r>
            <w:r>
              <w:rPr>
                <w:rFonts w:hint="cs" w:ascii="CordiaUPC" w:hAnsi="CordiaUPC" w:cs="CordiaUPC"/>
                <w:sz w:val="28"/>
                <w:szCs w:val="28"/>
                <w:cs/>
                <w:lang w:bidi="th-TH"/>
              </w:rPr>
              <w:t xml:space="preserve"> </w:t>
            </w:r>
            <w:r w:rsidRPr="00A949BF">
              <w:rPr>
                <w:rFonts w:ascii="Arial" w:hAnsi="Arial" w:cs="Angsana New"/>
                <w:sz w:val="28"/>
                <w:szCs w:val="28"/>
                <w:cs/>
                <w:lang w:bidi="th-TH"/>
              </w:rPr>
              <w:t>≥</w:t>
            </w: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 xml:space="preserve"> 300 Mbps </w:t>
            </w:r>
            <w:r>
              <w:rPr>
                <w:rFonts w:hint="cs" w:ascii="CordiaUPC" w:hAnsi="CordiaUPC" w:cs="CordiaUPC"/>
                <w:sz w:val="28"/>
                <w:szCs w:val="28"/>
                <w:cs/>
                <w:lang w:bidi="th-TH"/>
              </w:rPr>
              <w:t xml:space="preserve">ให้ </w:t>
            </w: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 xml:space="preserve">Default </w:t>
            </w:r>
            <w:r>
              <w:rPr>
                <w:rFonts w:ascii="CordiaUPC" w:hAnsi="CordiaUPC" w:cs="CordiaUPC"/>
                <w:sz w:val="28"/>
                <w:szCs w:val="28"/>
                <w:cs/>
                <w:lang w:bidi="th-TH"/>
              </w:rPr>
              <w:t>“</w:t>
            </w: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>300 Mbps</w:t>
            </w:r>
            <w:r>
              <w:rPr>
                <w:rFonts w:ascii="CordiaUPC" w:hAnsi="CordiaUPC" w:cs="CordiaUPC"/>
                <w:sz w:val="28"/>
                <w:szCs w:val="28"/>
                <w:cs/>
                <w:lang w:bidi="th-TH"/>
              </w:rPr>
              <w:t>”</w:t>
            </w:r>
          </w:p>
          <w:p w:rsidRPr="00181576" w:rsidR="000B5747" w:rsidP="000B5747" w:rsidRDefault="000B5747" w14:paraId="27C59C74" w14:textId="7460F873">
            <w:pPr>
              <w:pStyle w:val="BodyTextTable"/>
              <w:numPr>
                <w:ilvl w:val="0"/>
                <w:numId w:val="434"/>
              </w:numPr>
              <w:rPr>
                <w:rFonts w:ascii="CordiaUPC" w:hAnsi="CordiaUPC" w:cs="CordiaUPC"/>
                <w:sz w:val="28"/>
                <w:szCs w:val="28"/>
                <w:cs/>
                <w:lang w:bidi="th-TH"/>
              </w:rPr>
            </w:pPr>
            <w:r w:rsidRPr="00181576">
              <w:rPr>
                <w:rFonts w:ascii="CordiaUPC" w:hAnsi="CordiaUPC" w:cs="CordiaUPC"/>
                <w:sz w:val="28"/>
                <w:szCs w:val="28"/>
                <w:cs/>
                <w:lang w:bidi="th-TH"/>
              </w:rPr>
              <w:t xml:space="preserve">ถ้าไม่ใช่ </w:t>
            </w:r>
            <w:r w:rsidRPr="00181576">
              <w:rPr>
                <w:rFonts w:ascii="CordiaUPC" w:hAnsi="CordiaUPC" w:cs="CordiaUPC"/>
                <w:sz w:val="28"/>
                <w:szCs w:val="28"/>
                <w:lang w:bidi="th-TH"/>
              </w:rPr>
              <w:t xml:space="preserve">Default </w:t>
            </w:r>
            <w:r w:rsidRPr="00181576">
              <w:rPr>
                <w:rFonts w:ascii="CordiaUPC" w:hAnsi="CordiaUPC" w:cs="CordiaUPC"/>
                <w:sz w:val="28"/>
                <w:szCs w:val="28"/>
                <w:cs/>
                <w:lang w:bidi="th-TH"/>
              </w:rPr>
              <w:t xml:space="preserve">ตาม </w:t>
            </w:r>
            <w:r w:rsidRPr="00181576">
              <w:rPr>
                <w:rFonts w:ascii="CordiaUPC" w:hAnsi="CordiaUPC" w:cs="CordiaUPC"/>
                <w:sz w:val="28"/>
                <w:szCs w:val="28"/>
                <w:lang w:bidi="th-TH"/>
              </w:rPr>
              <w:t>mass_internet_speed_config</w:t>
            </w:r>
            <w:r w:rsidRPr="00181576">
              <w:rPr>
                <w:rFonts w:ascii="CordiaUPC" w:hAnsi="CordiaUPC" w:cs="CordiaUPC"/>
                <w:sz w:val="28"/>
                <w:szCs w:val="28"/>
                <w:cs/>
                <w:lang w:bidi="th-TH"/>
              </w:rPr>
              <w:t>.</w:t>
            </w:r>
            <w:r w:rsidRPr="00181576">
              <w:rPr>
                <w:rFonts w:ascii="CordiaUPC" w:hAnsi="CordiaUPC" w:cs="CordiaUPC"/>
                <w:sz w:val="28"/>
                <w:szCs w:val="28"/>
                <w:lang w:bidi="th-TH"/>
              </w:rPr>
              <w:t>commu_speed</w:t>
            </w:r>
          </w:p>
        </w:tc>
      </w:tr>
      <w:tr w:rsidRPr="008979A8" w:rsidR="000B5747" w:rsidTr="00400BFB" w14:paraId="031A0728" w14:textId="77777777">
        <w:trPr>
          <w:trHeight w:val="243"/>
        </w:trPr>
        <w:tc>
          <w:tcPr>
            <w:tcW w:w="5000" w:type="pct"/>
            <w:gridSpan w:val="7"/>
            <w:shd w:val="clear" w:color="auto" w:fill="C2D69B" w:themeFill="accent3" w:themeFillTint="99"/>
          </w:tcPr>
          <w:p w:rsidR="000B5747" w:rsidP="000B5747" w:rsidRDefault="000B5747" w14:paraId="1D19D556" w14:textId="54AA15BF">
            <w:pPr>
              <w:pStyle w:val="HeaderTable"/>
            </w:pPr>
            <w:r>
              <w:rPr>
                <w:rFonts w:eastAsiaTheme="minorHAnsi"/>
              </w:rPr>
              <w:t>End Internet Speed</w:t>
            </w:r>
            <w:r>
              <w:t xml:space="preserve"> Section</w:t>
            </w:r>
          </w:p>
        </w:tc>
      </w:tr>
      <w:tr w:rsidRPr="008979A8" w:rsidR="000B5747" w:rsidTr="00400BFB" w14:paraId="26219A44" w14:textId="77777777">
        <w:trPr>
          <w:trHeight w:val="243"/>
        </w:trPr>
        <w:tc>
          <w:tcPr>
            <w:tcW w:w="5000" w:type="pct"/>
            <w:gridSpan w:val="7"/>
            <w:shd w:val="clear" w:color="auto" w:fill="C2D69B" w:themeFill="accent3" w:themeFillTint="99"/>
          </w:tcPr>
          <w:p w:rsidR="000B5747" w:rsidP="000B5747" w:rsidRDefault="000B5747" w14:paraId="311D0963" w14:textId="45EBB6CA">
            <w:pPr>
              <w:pStyle w:val="HeaderTable"/>
            </w:pPr>
            <w:r>
              <w:t>Fixed Speed Section</w:t>
            </w:r>
          </w:p>
          <w:p w:rsidRPr="00952E5C" w:rsidR="000B5747" w:rsidP="000B5747" w:rsidRDefault="000B5747" w14:paraId="05E7BBF0" w14:textId="4C00937D">
            <w:pPr>
              <w:rPr>
                <w:rFonts w:cs="CordiaUPC"/>
              </w:rPr>
            </w:pPr>
            <w:r w:rsidRPr="00764EF0">
              <w:rPr>
                <w:rFonts w:cs="CordiaUPC"/>
              </w:rPr>
              <w:t>Visible</w:t>
            </w:r>
            <w:r w:rsidRPr="00764EF0">
              <w:rPr>
                <w:rFonts w:hint="cs" w:cs="Angsana New"/>
                <w:cs/>
              </w:rPr>
              <w:t xml:space="preserve"> เมื่อเลือก </w:t>
            </w:r>
            <w:r w:rsidRPr="00764EF0">
              <w:rPr>
                <w:rFonts w:cs="CordiaUPC"/>
              </w:rPr>
              <w:t>internetQuotaType</w:t>
            </w:r>
            <w:r w:rsidRPr="00764EF0">
              <w:rPr>
                <w:rFonts w:cs="Angsana New"/>
                <w:cs/>
              </w:rPr>
              <w:t xml:space="preserve"> </w:t>
            </w:r>
            <w:r w:rsidRPr="00764EF0">
              <w:rPr>
                <w:rFonts w:hint="cs" w:ascii="Angsana New" w:hAnsi="Angsana New" w:cs="Angsana New"/>
                <w:cs/>
              </w:rPr>
              <w:t xml:space="preserve">มีค่าที่ </w:t>
            </w:r>
            <w:r w:rsidRPr="00764EF0">
              <w:rPr>
                <w:rFonts w:ascii="Angsana New" w:hAnsi="Angsana New" w:cs="Angsana New"/>
              </w:rPr>
              <w:t>lov_val3</w:t>
            </w:r>
            <w:r w:rsidRPr="00764EF0">
              <w:rPr>
                <w:rFonts w:hint="cs" w:ascii="Angsana New" w:hAnsi="Angsana New" w:cs="Angsana New"/>
                <w:cs/>
              </w:rPr>
              <w:t xml:space="preserve"> ประกอบด้วย </w:t>
            </w:r>
            <w:r w:rsidRPr="00764EF0">
              <w:rPr>
                <w:rFonts w:cs="Angsana New"/>
                <w:cs/>
              </w:rPr>
              <w:t>“</w:t>
            </w:r>
            <w:r>
              <w:t>FixedSpeed</w:t>
            </w:r>
            <w:r w:rsidRPr="00764EF0">
              <w:rPr>
                <w:rFonts w:cs="Angsana New"/>
                <w:cs/>
              </w:rPr>
              <w:t>”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>ถ้าไม่ใช่ให้เคลียร์ค่า</w:t>
            </w:r>
          </w:p>
        </w:tc>
      </w:tr>
      <w:tr w:rsidRPr="008979A8" w:rsidR="000B5747" w:rsidTr="00400BFB" w14:paraId="4506EB48" w14:textId="77777777">
        <w:trPr>
          <w:trHeight w:val="243"/>
        </w:trPr>
        <w:tc>
          <w:tcPr>
            <w:tcW w:w="830" w:type="pct"/>
          </w:tcPr>
          <w:p w:rsidR="000B5747" w:rsidP="000B5747" w:rsidRDefault="000B5747" w14:paraId="73B68E0A" w14:textId="18A10463">
            <w:pPr>
              <w:rPr>
                <w:szCs w:val="36"/>
              </w:rPr>
            </w:pPr>
            <w:r>
              <w:t>fixedSpeedPriceTypePattern</w:t>
            </w:r>
          </w:p>
        </w:tc>
        <w:tc>
          <w:tcPr>
            <w:tcW w:w="1096" w:type="pct"/>
            <w:gridSpan w:val="3"/>
          </w:tcPr>
          <w:p w:rsidR="000B5747" w:rsidP="000B5747" w:rsidRDefault="000B5747" w14:paraId="3D7409EC" w14:textId="7431F9FE">
            <w:pPr>
              <w:rPr>
                <w:rFonts w:cs="CordiaUPC"/>
              </w:rPr>
            </w:pPr>
            <w:r>
              <w:rPr>
                <w:rFonts w:cs="CordiaUPC"/>
              </w:rPr>
              <w:t>Drop Down List</w:t>
            </w:r>
          </w:p>
        </w:tc>
        <w:tc>
          <w:tcPr>
            <w:tcW w:w="3074" w:type="pct"/>
            <w:gridSpan w:val="3"/>
          </w:tcPr>
          <w:p w:rsidR="000B5747" w:rsidP="000B5747" w:rsidRDefault="000B5747" w14:paraId="3C506FAC" w14:textId="77777777">
            <w:pPr>
              <w:rPr>
                <w:rFonts w:cs="CordiaUPC"/>
              </w:rPr>
            </w:pPr>
            <w:r>
              <w:t xml:space="preserve">Label </w:t>
            </w:r>
            <w:r>
              <w:rPr>
                <w:cs/>
              </w:rPr>
              <w:t xml:space="preserve">: </w:t>
            </w:r>
            <w:r w:rsidRPr="00FC0493">
              <w:rPr>
                <w:color w:val="FF0000"/>
                <w:cs/>
              </w:rPr>
              <w:t>*</w:t>
            </w:r>
            <w:r>
              <w:rPr>
                <w:color w:val="FF0000"/>
              </w:rPr>
              <w:t>Internet</w:t>
            </w:r>
            <w:r w:rsidRPr="00B24327">
              <w:rPr>
                <w:color w:val="FF0000"/>
                <w:cs/>
              </w:rPr>
              <w:t xml:space="preserve"> </w:t>
            </w:r>
            <w:r>
              <w:rPr>
                <w:color w:val="FF0000"/>
              </w:rPr>
              <w:t>Price Type Pattern</w:t>
            </w:r>
          </w:p>
          <w:p w:rsidR="000B5747" w:rsidP="000B5747" w:rsidRDefault="000B5747" w14:paraId="74D8F0A0" w14:textId="77777777">
            <w:pPr>
              <w:rPr>
                <w:rFonts w:cs="CordiaUPC"/>
              </w:rPr>
            </w:pPr>
            <w:r>
              <w:t>L</w:t>
            </w:r>
            <w:r w:rsidRPr="004C3917">
              <w:t xml:space="preserve">ist of Value </w:t>
            </w:r>
            <w:r w:rsidRPr="004C3917">
              <w:rPr>
                <w:rFonts w:cs="Angsana New"/>
                <w:cs/>
              </w:rPr>
              <w:t xml:space="preserve">: </w:t>
            </w:r>
            <w:r w:rsidRPr="00B916D9">
              <w:rPr>
                <w:rFonts w:cs="Angsana New"/>
                <w:cs/>
              </w:rPr>
              <w:t>ดึงข้อมูลจาก</w:t>
            </w:r>
            <w:r w:rsidRPr="00B916D9">
              <w:rPr>
                <w:rFonts w:cs="CordiaUPC"/>
              </w:rPr>
              <w:t xml:space="preserve">DB </w:t>
            </w:r>
            <w:r w:rsidRPr="00B916D9">
              <w:rPr>
                <w:rFonts w:cs="Angsana New"/>
                <w:cs/>
              </w:rPr>
              <w:t xml:space="preserve">ที่ </w:t>
            </w:r>
            <w:r w:rsidRPr="00B916D9">
              <w:rPr>
                <w:rFonts w:cs="CordiaUPC"/>
              </w:rPr>
              <w:t xml:space="preserve">Table FLW_CFG_LOV </w:t>
            </w:r>
            <w:r w:rsidRPr="00B916D9">
              <w:rPr>
                <w:rFonts w:cs="Angsana New"/>
                <w:cs/>
              </w:rPr>
              <w:t xml:space="preserve">โดย </w:t>
            </w:r>
            <w:r w:rsidRPr="00B916D9">
              <w:rPr>
                <w:rFonts w:cs="CordiaUPC"/>
              </w:rPr>
              <w:t xml:space="preserve">group_type </w:t>
            </w:r>
            <w:r w:rsidRPr="00B916D9">
              <w:rPr>
                <w:rFonts w:cs="Angsana New"/>
                <w:cs/>
              </w:rPr>
              <w:t>= ‘</w:t>
            </w:r>
            <w:r w:rsidRPr="00B4311D">
              <w:rPr>
                <w:rFonts w:cs="CordiaUPC"/>
              </w:rPr>
              <w:t>Internet Price Type</w:t>
            </w:r>
            <w:r>
              <w:rPr>
                <w:rFonts w:cs="Angsana New"/>
                <w:cs/>
              </w:rPr>
              <w:t>’</w:t>
            </w:r>
          </w:p>
          <w:p w:rsidR="000B5747" w:rsidP="000B5747" w:rsidRDefault="000B5747" w14:paraId="41940D7B" w14:textId="77777777">
            <w:r>
              <w:rPr>
                <w:rFonts w:hint="cs" w:cs="Angsana New"/>
                <w:cs/>
              </w:rPr>
              <w:t>เมื่อเลือก</w:t>
            </w:r>
            <w:r>
              <w:rPr>
                <w:rFonts w:hint="cs"/>
                <w:cs/>
              </w:rPr>
              <w:t xml:space="preserve">เป็น </w:t>
            </w:r>
            <w:r>
              <w:rPr>
                <w:cs/>
              </w:rPr>
              <w:t>“</w:t>
            </w:r>
            <w:r>
              <w:rPr>
                <w:szCs w:val="36"/>
              </w:rPr>
              <w:t>All</w:t>
            </w:r>
            <w:r>
              <w:rPr>
                <w:cs/>
              </w:rPr>
              <w:t>-</w:t>
            </w:r>
            <w:r>
              <w:rPr>
                <w:szCs w:val="36"/>
              </w:rPr>
              <w:t>Time</w:t>
            </w:r>
            <w:r>
              <w:rPr>
                <w:cs/>
              </w:rPr>
              <w:t xml:space="preserve">” </w:t>
            </w:r>
          </w:p>
          <w:p w:rsidR="000B5747" w:rsidP="000B5747" w:rsidRDefault="000B5747" w14:paraId="67D5FC20" w14:textId="77777777">
            <w:pPr>
              <w:pStyle w:val="ListParagraph"/>
              <w:numPr>
                <w:ilvl w:val="0"/>
                <w:numId w:val="77"/>
              </w:numPr>
            </w:pPr>
            <w:r>
              <w:t xml:space="preserve">Disabled fixedSpeedFromTiming </w:t>
            </w:r>
            <w:r>
              <w:rPr>
                <w:rFonts w:hint="cs"/>
                <w:cs/>
              </w:rPr>
              <w:t xml:space="preserve">และ </w:t>
            </w:r>
            <w:r>
              <w:t>fixedSpeedToTiming</w:t>
            </w:r>
          </w:p>
          <w:p w:rsidR="000B5747" w:rsidP="000B5747" w:rsidRDefault="000B5747" w14:paraId="17364CAA" w14:textId="77777777">
            <w:pPr>
              <w:pStyle w:val="ListParagraph"/>
              <w:numPr>
                <w:ilvl w:val="0"/>
                <w:numId w:val="77"/>
              </w:numPr>
            </w:pPr>
            <w:r>
              <w:t xml:space="preserve">Default Value </w:t>
            </w:r>
            <w:r>
              <w:rPr>
                <w:rFonts w:cs="Angsana New"/>
                <w:cs/>
              </w:rPr>
              <w:t xml:space="preserve">: </w:t>
            </w:r>
          </w:p>
          <w:p w:rsidR="000B5747" w:rsidP="000B5747" w:rsidRDefault="000B5747" w14:paraId="1927E4F6" w14:textId="77777777">
            <w:pPr>
              <w:pStyle w:val="ListParagraph"/>
              <w:numPr>
                <w:ilvl w:val="1"/>
                <w:numId w:val="77"/>
              </w:numPr>
            </w:pPr>
            <w:r>
              <w:t xml:space="preserve">fixedSpeedFromTiming </w:t>
            </w:r>
            <w:r>
              <w:rPr>
                <w:rFonts w:hint="cs"/>
                <w:cs/>
              </w:rPr>
              <w:t>ให้มีค่าเป็น</w:t>
            </w:r>
            <w:r>
              <w:rPr>
                <w:rFonts w:cs="Angsana New"/>
                <w:cs/>
              </w:rPr>
              <w:t xml:space="preserve"> “</w:t>
            </w:r>
            <w:r>
              <w:t>00</w:t>
            </w:r>
            <w:r>
              <w:rPr>
                <w:rFonts w:cs="Angsana New"/>
                <w:cs/>
              </w:rPr>
              <w:t>:</w:t>
            </w:r>
            <w:r>
              <w:t>00</w:t>
            </w:r>
            <w:r>
              <w:rPr>
                <w:rFonts w:cs="Angsana New"/>
                <w:cs/>
              </w:rPr>
              <w:t>:</w:t>
            </w:r>
            <w:r>
              <w:t>00</w:t>
            </w:r>
            <w:r>
              <w:rPr>
                <w:rFonts w:cs="Angsana New"/>
                <w:cs/>
              </w:rPr>
              <w:t>”</w:t>
            </w:r>
          </w:p>
          <w:p w:rsidR="000B5747" w:rsidP="000B5747" w:rsidRDefault="000B5747" w14:paraId="2A87649F" w14:textId="77777777">
            <w:pPr>
              <w:pStyle w:val="ListParagraph"/>
              <w:numPr>
                <w:ilvl w:val="1"/>
                <w:numId w:val="77"/>
              </w:numPr>
            </w:pPr>
            <w:r>
              <w:t>fixedSpeedToTiming</w:t>
            </w:r>
            <w:r>
              <w:rPr>
                <w:rFonts w:hint="cs"/>
                <w:cs/>
              </w:rPr>
              <w:t xml:space="preserve"> ให้มีค่าเป็น</w:t>
            </w:r>
            <w:r>
              <w:rPr>
                <w:rFonts w:cs="Angsana New"/>
                <w:cs/>
              </w:rPr>
              <w:t xml:space="preserve"> “</w:t>
            </w:r>
            <w:r>
              <w:t>23</w:t>
            </w:r>
            <w:r>
              <w:rPr>
                <w:rFonts w:cs="Angsana New"/>
                <w:cs/>
              </w:rPr>
              <w:t>:</w:t>
            </w:r>
            <w:r>
              <w:t>59</w:t>
            </w:r>
            <w:r>
              <w:rPr>
                <w:rFonts w:cs="Angsana New"/>
                <w:cs/>
              </w:rPr>
              <w:t>:</w:t>
            </w:r>
            <w:r>
              <w:t>59</w:t>
            </w:r>
            <w:r>
              <w:rPr>
                <w:rFonts w:cs="Angsana New"/>
                <w:cs/>
              </w:rPr>
              <w:t>”</w:t>
            </w:r>
          </w:p>
          <w:p w:rsidR="000B5747" w:rsidP="000B5747" w:rsidRDefault="000B5747" w14:paraId="272BE488" w14:textId="77777777">
            <w:pPr>
              <w:rPr>
                <w:rFonts w:cs="CordiaUPC"/>
              </w:rPr>
            </w:pPr>
            <w:r>
              <w:rPr>
                <w:rFonts w:hint="cs"/>
                <w:cs/>
              </w:rPr>
              <w:t>ถ้าไม่ใช่</w:t>
            </w:r>
          </w:p>
          <w:p w:rsidR="000B5747" w:rsidP="000B5747" w:rsidRDefault="000B5747" w14:paraId="27AD78FB" w14:textId="59EAF4CB">
            <w:r>
              <w:t xml:space="preserve">Enabled fixedSpeedFromTiming </w:t>
            </w:r>
            <w:r>
              <w:rPr>
                <w:rFonts w:hint="cs"/>
                <w:cs/>
              </w:rPr>
              <w:t xml:space="preserve">และ </w:t>
            </w:r>
            <w:r>
              <w:t>fixedSpeedToTiming</w:t>
            </w:r>
          </w:p>
        </w:tc>
      </w:tr>
      <w:tr w:rsidRPr="008979A8" w:rsidR="000B5747" w:rsidTr="00400BFB" w14:paraId="6C31B195" w14:textId="77777777">
        <w:trPr>
          <w:trHeight w:val="243"/>
        </w:trPr>
        <w:tc>
          <w:tcPr>
            <w:tcW w:w="830" w:type="pct"/>
          </w:tcPr>
          <w:p w:rsidR="000B5747" w:rsidP="000B5747" w:rsidRDefault="000B5747" w14:paraId="357D088A" w14:textId="25BE0336">
            <w:pPr>
              <w:rPr>
                <w:szCs w:val="36"/>
              </w:rPr>
            </w:pPr>
            <w:r>
              <w:t>fixedSpeedFromTiming</w:t>
            </w:r>
          </w:p>
        </w:tc>
        <w:tc>
          <w:tcPr>
            <w:tcW w:w="1096" w:type="pct"/>
            <w:gridSpan w:val="3"/>
          </w:tcPr>
          <w:p w:rsidR="000B5747" w:rsidP="000B5747" w:rsidRDefault="000B5747" w14:paraId="18BD78BE" w14:textId="058E04F0">
            <w:pPr>
              <w:rPr>
                <w:rFonts w:cs="CordiaUPC"/>
              </w:rPr>
            </w:pPr>
            <w:r>
              <w:rPr>
                <w:rFonts w:cs="CordiaUPC"/>
              </w:rPr>
              <w:t>Time</w:t>
            </w:r>
          </w:p>
        </w:tc>
        <w:tc>
          <w:tcPr>
            <w:tcW w:w="3074" w:type="pct"/>
            <w:gridSpan w:val="3"/>
          </w:tcPr>
          <w:p w:rsidR="000B5747" w:rsidP="000B5747" w:rsidRDefault="000B5747" w14:paraId="37CDC600" w14:textId="34602841">
            <w:r>
              <w:t xml:space="preserve">Label </w:t>
            </w:r>
            <w:r>
              <w:rPr>
                <w:cs/>
              </w:rPr>
              <w:t xml:space="preserve">: </w:t>
            </w:r>
            <w:r w:rsidRPr="00B75723">
              <w:rPr>
                <w:color w:val="FF0000"/>
                <w:cs/>
              </w:rPr>
              <w:t>*</w:t>
            </w:r>
            <w:r>
              <w:rPr>
                <w:color w:val="FF0000"/>
              </w:rPr>
              <w:t xml:space="preserve">Internet </w:t>
            </w:r>
            <w:r w:rsidRPr="00B75723">
              <w:rPr>
                <w:color w:val="FF0000"/>
              </w:rPr>
              <w:t>Timing</w:t>
            </w:r>
            <w:r>
              <w:rPr>
                <w:cs/>
              </w:rPr>
              <w:t xml:space="preserve"> : …</w:t>
            </w:r>
            <w:r>
              <w:t>From</w:t>
            </w:r>
            <w:r>
              <w:rPr>
                <w:cs/>
              </w:rPr>
              <w:t>… - …</w:t>
            </w:r>
            <w:r>
              <w:t>To</w:t>
            </w:r>
            <w:r>
              <w:rPr>
                <w:cs/>
              </w:rPr>
              <w:t>…</w:t>
            </w:r>
          </w:p>
        </w:tc>
      </w:tr>
      <w:tr w:rsidRPr="008979A8" w:rsidR="000B5747" w:rsidTr="00400BFB" w14:paraId="486C8386" w14:textId="77777777">
        <w:trPr>
          <w:trHeight w:val="243"/>
        </w:trPr>
        <w:tc>
          <w:tcPr>
            <w:tcW w:w="830" w:type="pct"/>
          </w:tcPr>
          <w:p w:rsidR="000B5747" w:rsidP="000B5747" w:rsidRDefault="000B5747" w14:paraId="49769B30" w14:textId="67F520E0">
            <w:pPr>
              <w:rPr>
                <w:szCs w:val="36"/>
              </w:rPr>
            </w:pPr>
            <w:r>
              <w:t>fixedSpeedToTiming</w:t>
            </w:r>
          </w:p>
        </w:tc>
        <w:tc>
          <w:tcPr>
            <w:tcW w:w="1096" w:type="pct"/>
            <w:gridSpan w:val="3"/>
          </w:tcPr>
          <w:p w:rsidR="000B5747" w:rsidP="000B5747" w:rsidRDefault="000B5747" w14:paraId="662C563A" w14:textId="41FB145B">
            <w:pPr>
              <w:rPr>
                <w:rFonts w:cs="CordiaUPC"/>
              </w:rPr>
            </w:pPr>
            <w:r>
              <w:rPr>
                <w:rFonts w:cs="CordiaUPC"/>
              </w:rPr>
              <w:t>Time</w:t>
            </w:r>
          </w:p>
        </w:tc>
        <w:tc>
          <w:tcPr>
            <w:tcW w:w="3074" w:type="pct"/>
            <w:gridSpan w:val="3"/>
          </w:tcPr>
          <w:p w:rsidR="000B5747" w:rsidP="000B5747" w:rsidRDefault="000B5747" w14:paraId="4DF4EE73" w14:textId="5848BEE0">
            <w:r>
              <w:rPr>
                <w:rFonts w:hint="cs"/>
                <w:cs/>
              </w:rPr>
              <w:t xml:space="preserve">อยู่บรรทัดเดียวกันกับ </w:t>
            </w:r>
            <w:r>
              <w:t>FixedSpeedFromTiming</w:t>
            </w:r>
          </w:p>
        </w:tc>
      </w:tr>
      <w:tr w:rsidRPr="008979A8" w:rsidR="000B5747" w:rsidTr="00400BFB" w14:paraId="0E723A23" w14:textId="77777777">
        <w:trPr>
          <w:trHeight w:val="243"/>
        </w:trPr>
        <w:tc>
          <w:tcPr>
            <w:tcW w:w="830" w:type="pct"/>
          </w:tcPr>
          <w:p w:rsidR="000B5747" w:rsidP="000B5747" w:rsidRDefault="000B5747" w14:paraId="079599D2" w14:textId="1EF75DD9">
            <w:r>
              <w:rPr>
                <w:szCs w:val="36"/>
              </w:rPr>
              <w:t>fixedSpeedInternetNetwork</w:t>
            </w:r>
            <w:r w:rsidRPr="00FC0493">
              <w:rPr>
                <w:szCs w:val="36"/>
              </w:rPr>
              <w:t>Coverage</w:t>
            </w:r>
          </w:p>
        </w:tc>
        <w:tc>
          <w:tcPr>
            <w:tcW w:w="1096" w:type="pct"/>
            <w:gridSpan w:val="3"/>
          </w:tcPr>
          <w:p w:rsidR="000B5747" w:rsidP="000B5747" w:rsidRDefault="000B5747" w14:paraId="113AD047" w14:textId="49E52FEA">
            <w:pPr>
              <w:rPr>
                <w:rFonts w:cs="CordiaUPC"/>
              </w:rPr>
            </w:pPr>
            <w:r>
              <w:rPr>
                <w:rFonts w:cs="CordiaUPC"/>
              </w:rPr>
              <w:t>Check Box</w:t>
            </w:r>
          </w:p>
        </w:tc>
        <w:tc>
          <w:tcPr>
            <w:tcW w:w="3074" w:type="pct"/>
            <w:gridSpan w:val="3"/>
          </w:tcPr>
          <w:p w:rsidR="000B5747" w:rsidP="000B5747" w:rsidRDefault="000B5747" w14:paraId="786C0AA8" w14:textId="77777777">
            <w:pPr>
              <w:rPr>
                <w:rFonts w:cs="CordiaUPC"/>
              </w:rPr>
            </w:pPr>
            <w:r>
              <w:t xml:space="preserve">Label </w:t>
            </w:r>
            <w:r>
              <w:rPr>
                <w:cs/>
              </w:rPr>
              <w:t xml:space="preserve">: </w:t>
            </w:r>
            <w:r w:rsidRPr="00FC0493">
              <w:rPr>
                <w:color w:val="FF0000"/>
                <w:cs/>
              </w:rPr>
              <w:t>*</w:t>
            </w:r>
            <w:r>
              <w:rPr>
                <w:color w:val="FF0000"/>
              </w:rPr>
              <w:t>Internet</w:t>
            </w:r>
            <w:r w:rsidRPr="00B24327">
              <w:rPr>
                <w:color w:val="FF0000"/>
                <w:cs/>
              </w:rPr>
              <w:t xml:space="preserve"> </w:t>
            </w:r>
            <w:r w:rsidRPr="00FC0493">
              <w:rPr>
                <w:color w:val="FF0000"/>
              </w:rPr>
              <w:t>Network Coverage</w:t>
            </w:r>
          </w:p>
          <w:p w:rsidR="000B5747" w:rsidP="000B5747" w:rsidRDefault="000B5747" w14:paraId="63E1C963" w14:textId="77777777">
            <w:pPr>
              <w:rPr>
                <w:rFonts w:cs="CordiaUPC"/>
              </w:rPr>
            </w:pPr>
            <w:r w:rsidRPr="00AE3523">
              <w:rPr>
                <w:rFonts w:cs="CordiaUPC"/>
              </w:rPr>
              <w:t xml:space="preserve">List of Value </w:t>
            </w:r>
            <w:r w:rsidRPr="00AE3523">
              <w:rPr>
                <w:rFonts w:cs="Angsana New"/>
                <w:cs/>
              </w:rPr>
              <w:t xml:space="preserve">: </w:t>
            </w:r>
            <w:r w:rsidRPr="00B916D9">
              <w:rPr>
                <w:rFonts w:cs="Angsana New"/>
                <w:cs/>
              </w:rPr>
              <w:t>ดึงข้อมูลจาก</w:t>
            </w:r>
            <w:r w:rsidRPr="00B916D9">
              <w:rPr>
                <w:rFonts w:cs="CordiaUPC"/>
              </w:rPr>
              <w:t xml:space="preserve">DB </w:t>
            </w:r>
            <w:r w:rsidRPr="00B916D9">
              <w:rPr>
                <w:rFonts w:cs="Angsana New"/>
                <w:cs/>
              </w:rPr>
              <w:t xml:space="preserve">ที่ </w:t>
            </w:r>
            <w:r w:rsidRPr="00B916D9">
              <w:rPr>
                <w:rFonts w:cs="CordiaUPC"/>
              </w:rPr>
              <w:t xml:space="preserve">Table FLW_CFG_LOV </w:t>
            </w:r>
            <w:r w:rsidRPr="00B916D9">
              <w:rPr>
                <w:rFonts w:cs="Angsana New"/>
                <w:cs/>
              </w:rPr>
              <w:t xml:space="preserve">โดย </w:t>
            </w:r>
            <w:r w:rsidRPr="00B916D9">
              <w:rPr>
                <w:rFonts w:cs="CordiaUPC"/>
              </w:rPr>
              <w:t xml:space="preserve">group_type </w:t>
            </w:r>
            <w:r w:rsidRPr="00B916D9">
              <w:rPr>
                <w:rFonts w:cs="Angsana New"/>
                <w:cs/>
              </w:rPr>
              <w:t>= ‘</w:t>
            </w:r>
            <w:r w:rsidRPr="00214A5B">
              <w:rPr>
                <w:rFonts w:cs="CordiaUPC"/>
              </w:rPr>
              <w:t>Internet Network Type</w:t>
            </w:r>
            <w:r>
              <w:rPr>
                <w:rFonts w:cs="Angsana New"/>
                <w:cs/>
              </w:rPr>
              <w:t>’</w:t>
            </w:r>
          </w:p>
          <w:p w:rsidR="000B5747" w:rsidP="000B5747" w:rsidRDefault="000B5747" w14:paraId="1854F61B" w14:textId="67F7CCA1">
            <w:r>
              <w:t xml:space="preserve">Default Value </w:t>
            </w:r>
            <w:r>
              <w:rPr>
                <w:cs/>
              </w:rPr>
              <w:t>: “</w:t>
            </w:r>
            <w:r>
              <w:t>3G</w:t>
            </w:r>
            <w:r>
              <w:rPr>
                <w:cs/>
              </w:rPr>
              <w:t>”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>และ</w:t>
            </w:r>
            <w:r>
              <w:rPr>
                <w:rFonts w:cs="Angsana New"/>
                <w:cs/>
              </w:rPr>
              <w:t xml:space="preserve"> “</w:t>
            </w:r>
            <w:r>
              <w:t>4G</w:t>
            </w:r>
            <w:r>
              <w:rPr>
                <w:rFonts w:cs="Angsana New"/>
                <w:cs/>
              </w:rPr>
              <w:t>”</w:t>
            </w:r>
          </w:p>
        </w:tc>
      </w:tr>
      <w:tr w:rsidRPr="008979A8" w:rsidR="000B5747" w:rsidTr="00400BFB" w14:paraId="12764806" w14:textId="77777777">
        <w:trPr>
          <w:trHeight w:val="243"/>
        </w:trPr>
        <w:tc>
          <w:tcPr>
            <w:tcW w:w="830" w:type="pct"/>
          </w:tcPr>
          <w:p w:rsidR="000B5747" w:rsidP="000B5747" w:rsidRDefault="000B5747" w14:paraId="318997BA" w14:textId="5CCEDD51">
            <w:r>
              <w:t>fixedSpeedInternetSpeed</w:t>
            </w:r>
          </w:p>
        </w:tc>
        <w:tc>
          <w:tcPr>
            <w:tcW w:w="1096" w:type="pct"/>
            <w:gridSpan w:val="3"/>
          </w:tcPr>
          <w:p w:rsidR="000B5747" w:rsidP="000B5747" w:rsidRDefault="000B5747" w14:paraId="068E95FD" w14:textId="385A025E">
            <w:pPr>
              <w:rPr>
                <w:rFonts w:cs="CordiaUPC"/>
              </w:rPr>
            </w:pPr>
            <w:r>
              <w:rPr>
                <w:rFonts w:cs="CordiaUPC"/>
              </w:rPr>
              <w:t>Drop Down List</w:t>
            </w:r>
          </w:p>
        </w:tc>
        <w:tc>
          <w:tcPr>
            <w:tcW w:w="3074" w:type="pct"/>
            <w:gridSpan w:val="3"/>
          </w:tcPr>
          <w:p w:rsidR="000B5747" w:rsidP="000B5747" w:rsidRDefault="000B5747" w14:paraId="701997DA" w14:textId="77777777">
            <w:pPr>
              <w:pStyle w:val="BodyTextTable"/>
              <w:rPr>
                <w:rFonts w:ascii="CordiaUPC" w:hAnsi="CordiaUPC" w:cs="CordiaUPC" w:eastAsiaTheme="minorHAnsi"/>
                <w:color w:val="FF0000"/>
                <w:sz w:val="28"/>
                <w:szCs w:val="28"/>
                <w:lang w:bidi="th-TH"/>
              </w:rPr>
            </w:pPr>
            <w:r>
              <w:rPr>
                <w:rFonts w:ascii="CordiaUPC" w:hAnsi="CordiaUPC" w:cs="CordiaUPC" w:eastAsiaTheme="minorHAnsi"/>
                <w:sz w:val="28"/>
                <w:szCs w:val="28"/>
                <w:lang w:bidi="th-TH"/>
              </w:rPr>
              <w:t xml:space="preserve">Label </w:t>
            </w:r>
            <w:r>
              <w:rPr>
                <w:rFonts w:ascii="CordiaUPC" w:hAnsi="CordiaUPC" w:cs="Angsana New" w:eastAsiaTheme="minorHAnsi"/>
                <w:sz w:val="28"/>
                <w:szCs w:val="28"/>
                <w:cs/>
                <w:lang w:bidi="th-TH"/>
              </w:rPr>
              <w:t xml:space="preserve">: </w:t>
            </w:r>
            <w:r w:rsidRPr="00493B00">
              <w:rPr>
                <w:rFonts w:ascii="CordiaUPC" w:hAnsi="CordiaUPC" w:cs="Angsana New" w:eastAsiaTheme="minorHAnsi"/>
                <w:color w:val="FF0000"/>
                <w:sz w:val="28"/>
                <w:szCs w:val="28"/>
                <w:cs/>
                <w:lang w:bidi="th-TH"/>
              </w:rPr>
              <w:t>*</w:t>
            </w:r>
            <w:r w:rsidRPr="00493B00">
              <w:rPr>
                <w:rFonts w:ascii="CordiaUPC" w:hAnsi="CordiaUPC" w:cs="CordiaUPC" w:eastAsiaTheme="minorHAnsi"/>
                <w:color w:val="FF0000"/>
                <w:sz w:val="28"/>
                <w:szCs w:val="28"/>
                <w:lang w:bidi="th-TH"/>
              </w:rPr>
              <w:t>Internet Speed</w:t>
            </w:r>
          </w:p>
          <w:p w:rsidRPr="00764EF0" w:rsidR="000B5747" w:rsidP="000B5747" w:rsidRDefault="000B5747" w14:paraId="20E37FE2" w14:textId="77777777">
            <w:pPr>
              <w:pStyle w:val="BodyTextTable"/>
              <w:rPr>
                <w:rFonts w:ascii="CordiaUPC" w:hAnsi="CordiaUPC" w:cs="CordiaUPC" w:eastAsiaTheme="minorHAnsi"/>
                <w:sz w:val="28"/>
                <w:szCs w:val="28"/>
                <w:lang w:bidi="th-TH"/>
              </w:rPr>
            </w:pPr>
            <w:r w:rsidRPr="00764EF0">
              <w:rPr>
                <w:rFonts w:ascii="CordiaUPC" w:hAnsi="CordiaUPC" w:cs="CordiaUPC" w:eastAsiaTheme="minorHAnsi"/>
                <w:sz w:val="28"/>
                <w:szCs w:val="28"/>
                <w:lang w:bidi="th-TH"/>
              </w:rPr>
              <w:t xml:space="preserve">Visible </w:t>
            </w:r>
            <w:r w:rsidRPr="00764EF0">
              <w:rPr>
                <w:rFonts w:hint="cs" w:ascii="CordiaUPC" w:hAnsi="CordiaUPC" w:cs="Angsana New" w:eastAsiaTheme="minorHAnsi"/>
                <w:sz w:val="28"/>
                <w:szCs w:val="28"/>
                <w:cs/>
                <w:lang w:bidi="th-TH"/>
              </w:rPr>
              <w:t xml:space="preserve">เมื่อ </w:t>
            </w:r>
            <w:r w:rsidRPr="00764EF0">
              <w:rPr>
                <w:rFonts w:ascii="CordiaUPC" w:hAnsi="CordiaUPC" w:cs="CordiaUPC" w:eastAsiaTheme="minorHAnsi"/>
                <w:sz w:val="28"/>
                <w:szCs w:val="28"/>
                <w:lang w:bidi="th-TH"/>
              </w:rPr>
              <w:t>InternetQuotaType</w:t>
            </w:r>
            <w:r w:rsidRPr="00764EF0">
              <w:rPr>
                <w:rFonts w:hint="cs" w:ascii="CordiaUPC" w:hAnsi="CordiaUPC" w:cs="Angsana New" w:eastAsiaTheme="minorHAnsi"/>
                <w:sz w:val="28"/>
                <w:szCs w:val="28"/>
                <w:cs/>
                <w:lang w:bidi="th-TH"/>
              </w:rPr>
              <w:t xml:space="preserve"> มีค่า</w:t>
            </w:r>
          </w:p>
          <w:p w:rsidR="000B5747" w:rsidP="000B5747" w:rsidRDefault="000B5747" w14:paraId="60050D04" w14:textId="06A2D656">
            <w:pPr>
              <w:rPr>
                <w:rFonts w:cs="CordiaUPC"/>
              </w:rPr>
            </w:pPr>
            <w:r w:rsidRPr="00B4311D">
              <w:rPr>
                <w:rFonts w:cs="CordiaUPC"/>
              </w:rPr>
              <w:t xml:space="preserve">List of Value </w:t>
            </w:r>
            <w:r w:rsidRPr="00B4311D">
              <w:rPr>
                <w:rFonts w:cs="Angsana New"/>
                <w:cs/>
              </w:rPr>
              <w:t>: ดึงข้อมูลจาก</w:t>
            </w:r>
            <w:r w:rsidRPr="00B4311D">
              <w:rPr>
                <w:rFonts w:cs="CordiaUPC"/>
              </w:rPr>
              <w:t xml:space="preserve">DB </w:t>
            </w:r>
            <w:r w:rsidRPr="00B4311D">
              <w:rPr>
                <w:rFonts w:cs="Angsana New"/>
                <w:cs/>
              </w:rPr>
              <w:t xml:space="preserve">ที่ </w:t>
            </w:r>
            <w:r w:rsidRPr="00B4311D">
              <w:rPr>
                <w:rFonts w:cs="CordiaUPC"/>
              </w:rPr>
              <w:t xml:space="preserve">Table </w:t>
            </w:r>
            <w:r>
              <w:rPr>
                <w:rFonts w:cs="CordiaUPC"/>
              </w:rPr>
              <w:t>MASS_INTERNET_SPEED_CONFIG</w:t>
            </w:r>
            <w:r w:rsidRPr="00CA5FFA">
              <w:rPr>
                <w:rFonts w:cs="CordiaUPC"/>
                <w:cs/>
              </w:rPr>
              <w:t xml:space="preserve"> โดย </w:t>
            </w:r>
            <w:r w:rsidRPr="00CA5FFA">
              <w:rPr>
                <w:rFonts w:cs="CordiaUPC"/>
              </w:rPr>
              <w:t xml:space="preserve">ACTIVE_FLAG </w:t>
            </w:r>
            <w:r w:rsidRPr="00CA5FFA">
              <w:rPr>
                <w:rFonts w:cs="CordiaUPC"/>
                <w:cs/>
              </w:rPr>
              <w:t>= “</w:t>
            </w:r>
            <w:r w:rsidRPr="00CA5FFA">
              <w:rPr>
                <w:rFonts w:cs="CordiaUPC"/>
              </w:rPr>
              <w:t>Y</w:t>
            </w:r>
            <w:r w:rsidRPr="00CA5FFA">
              <w:rPr>
                <w:rFonts w:cs="CordiaUPC"/>
                <w:cs/>
              </w:rPr>
              <w:t xml:space="preserve">” และ </w:t>
            </w:r>
            <w:r w:rsidRPr="00CA5FFA">
              <w:rPr>
                <w:rFonts w:cs="CordiaUPC"/>
              </w:rPr>
              <w:t xml:space="preserve">CATEGORY_TYPE </w:t>
            </w:r>
            <w:r w:rsidRPr="00CA5FFA">
              <w:rPr>
                <w:rFonts w:cs="CordiaUPC"/>
                <w:cs/>
              </w:rPr>
              <w:t>ประกอบด้วย “</w:t>
            </w:r>
            <w:r w:rsidRPr="00CA5FFA">
              <w:rPr>
                <w:rFonts w:cs="CordiaUPC"/>
              </w:rPr>
              <w:t>Internet</w:t>
            </w:r>
            <w:r>
              <w:rPr>
                <w:rFonts w:cs="CordiaUPC"/>
                <w:cs/>
              </w:rPr>
              <w:t>”</w:t>
            </w:r>
            <w:r w:rsidRPr="0050326E" w:rsidR="0050326E">
              <w:rPr>
                <w:rFonts w:cs="CordiaUPC"/>
                <w:cs/>
              </w:rPr>
              <w:t xml:space="preserve"> และ </w:t>
            </w:r>
            <w:r w:rsidRPr="0050326E" w:rsidR="0050326E">
              <w:rPr>
                <w:rFonts w:cs="CordiaUPC"/>
              </w:rPr>
              <w:t xml:space="preserve">PO_GROUP </w:t>
            </w:r>
            <w:r w:rsidRPr="0050326E" w:rsidR="0050326E">
              <w:rPr>
                <w:rFonts w:cs="CordiaUPC"/>
                <w:cs/>
              </w:rPr>
              <w:t xml:space="preserve">ประกอบด้วย </w:t>
            </w:r>
            <w:r w:rsidRPr="0050326E" w:rsidR="0050326E">
              <w:rPr>
                <w:rFonts w:cs="CordiaUPC"/>
              </w:rPr>
              <w:t xml:space="preserve">po group </w:t>
            </w:r>
            <w:r w:rsidRPr="0050326E" w:rsidR="0050326E">
              <w:rPr>
                <w:rFonts w:cs="CordiaUPC"/>
                <w:cs/>
              </w:rPr>
              <w:t>นั้นๆ</w:t>
            </w:r>
          </w:p>
          <w:p w:rsidR="000B5747" w:rsidP="000B5747" w:rsidRDefault="000B5747" w14:paraId="271CAF1A" w14:textId="6B0F1DE9">
            <w:r>
              <w:rPr>
                <w:rFonts w:hint="cs" w:cs="Angsana New"/>
                <w:cs/>
              </w:rPr>
              <w:t>เมื่อเลือก</w:t>
            </w:r>
            <w:r>
              <w:rPr>
                <w:rFonts w:cs="Angsana New"/>
                <w:cs/>
              </w:rPr>
              <w:t xml:space="preserve"> </w:t>
            </w:r>
            <w:r>
              <w:t xml:space="preserve">fixedSpeedInternetSpeed </w:t>
            </w:r>
            <w:r>
              <w:rPr>
                <w:rFonts w:hint="cs"/>
                <w:cs/>
              </w:rPr>
              <w:t xml:space="preserve">มีความเร็วมากกว่า </w:t>
            </w:r>
            <w:r>
              <w:t xml:space="preserve">300 Mbps </w:t>
            </w:r>
            <w:r>
              <w:rPr>
                <w:rFonts w:hint="cs"/>
                <w:cs/>
              </w:rPr>
              <w:t xml:space="preserve">ให้ทำการ </w:t>
            </w:r>
            <w:r>
              <w:t xml:space="preserve">Default </w:t>
            </w:r>
            <w:r>
              <w:rPr>
                <w:rFonts w:hint="cs"/>
                <w:cs/>
              </w:rPr>
              <w:t>ค่า</w:t>
            </w:r>
            <w:r>
              <w:t xml:space="preserve"> fixedSpeedBlockBit</w:t>
            </w:r>
            <w:r>
              <w:rPr>
                <w:rFonts w:hint="cs"/>
                <w:cs/>
              </w:rPr>
              <w:t xml:space="preserve"> เป็น </w:t>
            </w:r>
            <w:r>
              <w:rPr>
                <w:rFonts w:cs="Angsana New"/>
                <w:cs/>
              </w:rPr>
              <w:t>“</w:t>
            </w:r>
            <w:r>
              <w:t>Yes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ถ้าไม่ใช่ให้เป็น </w:t>
            </w:r>
            <w:r>
              <w:rPr>
                <w:rFonts w:cs="Angsana New"/>
                <w:cs/>
              </w:rPr>
              <w:t>“</w:t>
            </w:r>
            <w:r>
              <w:t>No</w:t>
            </w:r>
            <w:r>
              <w:rPr>
                <w:rFonts w:cs="Angsana New"/>
                <w:cs/>
              </w:rPr>
              <w:t>” (</w:t>
            </w:r>
            <w:r>
              <w:rPr>
                <w:rFonts w:hint="cs"/>
                <w:cs/>
              </w:rPr>
              <w:t>ให้</w:t>
            </w:r>
            <w:r>
              <w:t xml:space="preserve"> convert </w:t>
            </w:r>
            <w:r>
              <w:rPr>
                <w:rFonts w:hint="cs"/>
                <w:cs/>
              </w:rPr>
              <w:t xml:space="preserve">หน่วยเป็น </w:t>
            </w:r>
            <w:r>
              <w:t xml:space="preserve">kbps </w:t>
            </w:r>
            <w:r>
              <w:rPr>
                <w:rFonts w:hint="cs"/>
                <w:cs/>
              </w:rPr>
              <w:t xml:space="preserve">ตามที่ </w:t>
            </w:r>
            <w:r>
              <w:t xml:space="preserve">table </w:t>
            </w:r>
            <w:r>
              <w:rPr>
                <w:rFonts w:cs="CordiaUPC"/>
              </w:rPr>
              <w:t>MASS_INTERNET_SPEED_CONFIG</w:t>
            </w:r>
          </w:p>
        </w:tc>
      </w:tr>
      <w:tr w:rsidRPr="008979A8" w:rsidR="000B5747" w:rsidTr="00400BFB" w14:paraId="14525363" w14:textId="77777777">
        <w:trPr>
          <w:trHeight w:val="243"/>
        </w:trPr>
        <w:tc>
          <w:tcPr>
            <w:tcW w:w="830" w:type="pct"/>
          </w:tcPr>
          <w:p w:rsidRPr="00493D46" w:rsidR="000B5747" w:rsidP="000B5747" w:rsidRDefault="000B5747" w14:paraId="332AEF2A" w14:textId="7EF7DCDA">
            <w:pPr>
              <w:rPr>
                <w:rFonts w:cs="CordiaUPC"/>
              </w:rPr>
            </w:pPr>
            <w:r w:rsidRPr="00493D46">
              <w:rPr>
                <w:rFonts w:cs="CordiaUPC"/>
              </w:rPr>
              <w:t>fixedSpeed</w:t>
            </w:r>
            <w:r>
              <w:rPr>
                <w:rFonts w:cs="CordiaUPC"/>
              </w:rPr>
              <w:t>Commu</w:t>
            </w:r>
            <w:r w:rsidRPr="00493D46">
              <w:rPr>
                <w:rFonts w:cs="CordiaUPC"/>
              </w:rPr>
              <w:t>Speed</w:t>
            </w:r>
          </w:p>
        </w:tc>
        <w:tc>
          <w:tcPr>
            <w:tcW w:w="1096" w:type="pct"/>
            <w:gridSpan w:val="3"/>
          </w:tcPr>
          <w:p w:rsidRPr="003F53A8" w:rsidR="000B5747" w:rsidP="000B5747" w:rsidRDefault="000B5747" w14:paraId="1125E4FE" w14:textId="4A94781B">
            <w:pPr>
              <w:rPr>
                <w:rFonts w:cs="CordiaUPC"/>
              </w:rPr>
            </w:pPr>
            <w:r w:rsidRPr="003F53A8">
              <w:rPr>
                <w:rFonts w:cs="CordiaUPC"/>
              </w:rPr>
              <w:t>Drop Down List</w:t>
            </w:r>
          </w:p>
        </w:tc>
        <w:tc>
          <w:tcPr>
            <w:tcW w:w="3074" w:type="pct"/>
            <w:gridSpan w:val="3"/>
          </w:tcPr>
          <w:p w:rsidRPr="00761152" w:rsidR="000B5747" w:rsidP="000B5747" w:rsidRDefault="000B5747" w14:paraId="3CD06EAA" w14:textId="59E0BC90">
            <w:pPr>
              <w:pStyle w:val="BodyTextTable"/>
              <w:rPr>
                <w:rFonts w:ascii="CordiaUPC" w:hAnsi="CordiaUPC" w:cs="CordiaUPC" w:eastAsiaTheme="minorHAnsi"/>
                <w:color w:val="FF0000"/>
                <w:sz w:val="28"/>
                <w:szCs w:val="28"/>
                <w:cs/>
                <w:lang w:bidi="th-TH"/>
              </w:rPr>
            </w:pPr>
            <w:r w:rsidRPr="003F53A8">
              <w:rPr>
                <w:rFonts w:ascii="CordiaUPC" w:hAnsi="CordiaUPC" w:cs="CordiaUPC" w:eastAsiaTheme="minorHAnsi"/>
                <w:sz w:val="28"/>
                <w:szCs w:val="28"/>
                <w:lang w:bidi="th-TH"/>
              </w:rPr>
              <w:t xml:space="preserve">Label </w:t>
            </w:r>
            <w:r w:rsidRPr="00493D46">
              <w:rPr>
                <w:rFonts w:ascii="CordiaUPC" w:hAnsi="CordiaUPC" w:cs="CordiaUPC" w:eastAsiaTheme="minorHAnsi"/>
                <w:sz w:val="28"/>
                <w:szCs w:val="28"/>
                <w:cs/>
                <w:lang w:bidi="th-TH"/>
              </w:rPr>
              <w:t xml:space="preserve">: </w:t>
            </w:r>
            <w:r w:rsidRPr="00493D46">
              <w:rPr>
                <w:rFonts w:ascii="CordiaUPC" w:hAnsi="CordiaUPC" w:cs="CordiaUPC" w:eastAsiaTheme="minorHAnsi"/>
                <w:color w:val="FF0000"/>
                <w:sz w:val="28"/>
                <w:szCs w:val="28"/>
                <w:cs/>
                <w:lang w:bidi="th-TH"/>
              </w:rPr>
              <w:t>*</w:t>
            </w:r>
            <w:r>
              <w:rPr>
                <w:rFonts w:ascii="CordiaUPC" w:hAnsi="CordiaUPC" w:cs="CordiaUPC" w:eastAsiaTheme="minorHAnsi"/>
                <w:color w:val="FF0000"/>
                <w:sz w:val="28"/>
                <w:szCs w:val="28"/>
                <w:lang w:bidi="th-TH"/>
              </w:rPr>
              <w:t>Commu</w:t>
            </w:r>
            <w:r w:rsidRPr="007C30DF">
              <w:rPr>
                <w:rFonts w:ascii="CordiaUPC" w:hAnsi="CordiaUPC" w:cs="CordiaUPC" w:eastAsiaTheme="minorHAnsi"/>
                <w:color w:val="FF0000"/>
                <w:sz w:val="28"/>
                <w:szCs w:val="28"/>
                <w:lang w:bidi="th-TH"/>
              </w:rPr>
              <w:t xml:space="preserve"> Speed</w:t>
            </w:r>
          </w:p>
          <w:p w:rsidRPr="007C30DF" w:rsidR="000B5747" w:rsidP="000B5747" w:rsidRDefault="000B5747" w14:paraId="233234D8" w14:textId="77777777">
            <w:pPr>
              <w:pStyle w:val="BodyTextTable"/>
              <w:rPr>
                <w:rFonts w:ascii="CordiaUPC" w:hAnsi="CordiaUPC" w:cs="CordiaUPC" w:eastAsiaTheme="minorHAnsi"/>
                <w:sz w:val="28"/>
                <w:szCs w:val="28"/>
                <w:lang w:bidi="th-TH"/>
              </w:rPr>
            </w:pPr>
            <w:r w:rsidRPr="00761152">
              <w:rPr>
                <w:rFonts w:ascii="CordiaUPC" w:hAnsi="CordiaUPC" w:cs="CordiaUPC" w:eastAsiaTheme="minorHAnsi"/>
                <w:sz w:val="28"/>
                <w:szCs w:val="28"/>
                <w:lang w:bidi="th-TH"/>
              </w:rPr>
              <w:t xml:space="preserve">Visible </w:t>
            </w:r>
            <w:r w:rsidRPr="00493D46">
              <w:rPr>
                <w:rFonts w:ascii="CordiaUPC" w:hAnsi="CordiaUPC" w:cs="CordiaUPC" w:eastAsiaTheme="minorHAnsi"/>
                <w:sz w:val="28"/>
                <w:szCs w:val="28"/>
                <w:cs/>
                <w:lang w:bidi="th-TH"/>
              </w:rPr>
              <w:t xml:space="preserve">เมื่อ </w:t>
            </w:r>
            <w:r w:rsidRPr="007C30DF">
              <w:rPr>
                <w:rFonts w:ascii="CordiaUPC" w:hAnsi="CordiaUPC" w:cs="CordiaUPC" w:eastAsiaTheme="minorHAnsi"/>
                <w:sz w:val="28"/>
                <w:szCs w:val="28"/>
                <w:lang w:bidi="th-TH"/>
              </w:rPr>
              <w:t>InternetQuotaType</w:t>
            </w:r>
            <w:r w:rsidRPr="00493D46">
              <w:rPr>
                <w:rFonts w:ascii="CordiaUPC" w:hAnsi="CordiaUPC" w:cs="CordiaUPC" w:eastAsiaTheme="minorHAnsi"/>
                <w:sz w:val="28"/>
                <w:szCs w:val="28"/>
                <w:cs/>
                <w:lang w:bidi="th-TH"/>
              </w:rPr>
              <w:t xml:space="preserve"> มีค่า</w:t>
            </w:r>
          </w:p>
          <w:p w:rsidR="000B5747" w:rsidP="000B5747" w:rsidRDefault="000B5747" w14:paraId="58220813" w14:textId="562E26F6">
            <w:pPr>
              <w:rPr>
                <w:rFonts w:cs="CordiaUPC"/>
              </w:rPr>
            </w:pPr>
            <w:r w:rsidRPr="00761152">
              <w:rPr>
                <w:rFonts w:cs="CordiaUPC"/>
              </w:rPr>
              <w:t xml:space="preserve">List of Value </w:t>
            </w:r>
            <w:r w:rsidRPr="00493D46">
              <w:rPr>
                <w:rFonts w:cs="CordiaUPC"/>
                <w:cs/>
              </w:rPr>
              <w:t>: ดึงข้อมูลจาก</w:t>
            </w:r>
            <w:r w:rsidRPr="007C30DF">
              <w:rPr>
                <w:rFonts w:cs="CordiaUPC"/>
              </w:rPr>
              <w:t xml:space="preserve">DB </w:t>
            </w:r>
            <w:r w:rsidRPr="00493D46">
              <w:rPr>
                <w:rFonts w:cs="CordiaUPC"/>
                <w:cs/>
              </w:rPr>
              <w:t xml:space="preserve">ที่ </w:t>
            </w:r>
            <w:r w:rsidRPr="007C30DF">
              <w:rPr>
                <w:rFonts w:cs="CordiaUPC"/>
              </w:rPr>
              <w:t xml:space="preserve">Table </w:t>
            </w:r>
            <w:r w:rsidRPr="00C3379B">
              <w:rPr>
                <w:rFonts w:cs="CordiaUPC"/>
              </w:rPr>
              <w:t>MASS_INTERNET_SPEED_CONFIG</w:t>
            </w:r>
            <w:r w:rsidRPr="00CA5FFA">
              <w:rPr>
                <w:rFonts w:cs="CordiaUPC"/>
                <w:cs/>
              </w:rPr>
              <w:t xml:space="preserve"> โดย </w:t>
            </w:r>
            <w:r w:rsidRPr="00CA5FFA">
              <w:rPr>
                <w:rFonts w:cs="CordiaUPC"/>
              </w:rPr>
              <w:t xml:space="preserve">ACTIVE_FLAG </w:t>
            </w:r>
            <w:r w:rsidRPr="00CA5FFA">
              <w:rPr>
                <w:rFonts w:cs="CordiaUPC"/>
                <w:cs/>
              </w:rPr>
              <w:t>= “</w:t>
            </w:r>
            <w:r w:rsidRPr="00CA5FFA">
              <w:rPr>
                <w:rFonts w:cs="CordiaUPC"/>
              </w:rPr>
              <w:t>Y</w:t>
            </w:r>
            <w:r w:rsidRPr="00CA5FFA">
              <w:rPr>
                <w:rFonts w:cs="CordiaUPC"/>
                <w:cs/>
              </w:rPr>
              <w:t xml:space="preserve">” และ </w:t>
            </w:r>
            <w:r w:rsidRPr="00CA5FFA">
              <w:rPr>
                <w:rFonts w:cs="CordiaUPC"/>
              </w:rPr>
              <w:t xml:space="preserve">CATEGORY_TYPE </w:t>
            </w:r>
            <w:r w:rsidRPr="00CA5FFA">
              <w:rPr>
                <w:rFonts w:cs="CordiaUPC"/>
                <w:cs/>
              </w:rPr>
              <w:t>ประกอบด้วย “</w:t>
            </w:r>
            <w:r w:rsidRPr="00CA5FFA">
              <w:rPr>
                <w:rFonts w:cs="CordiaUPC"/>
              </w:rPr>
              <w:t>Internet</w:t>
            </w:r>
            <w:r>
              <w:rPr>
                <w:rFonts w:cs="CordiaUPC"/>
                <w:cs/>
              </w:rPr>
              <w:t>”</w:t>
            </w:r>
            <w:r w:rsidRPr="0050326E" w:rsidR="0050326E">
              <w:rPr>
                <w:rFonts w:cs="CordiaUPC"/>
                <w:cs/>
              </w:rPr>
              <w:t xml:space="preserve"> และ </w:t>
            </w:r>
            <w:r w:rsidRPr="0050326E" w:rsidR="0050326E">
              <w:rPr>
                <w:rFonts w:cs="CordiaUPC"/>
              </w:rPr>
              <w:t xml:space="preserve">PO_GROUP </w:t>
            </w:r>
            <w:r w:rsidRPr="0050326E" w:rsidR="0050326E">
              <w:rPr>
                <w:rFonts w:cs="CordiaUPC"/>
                <w:cs/>
              </w:rPr>
              <w:t xml:space="preserve">ประกอบด้วย </w:t>
            </w:r>
            <w:r w:rsidRPr="0050326E" w:rsidR="0050326E">
              <w:rPr>
                <w:rFonts w:cs="CordiaUPC"/>
              </w:rPr>
              <w:t xml:space="preserve">po group </w:t>
            </w:r>
            <w:r w:rsidRPr="0050326E" w:rsidR="0050326E">
              <w:rPr>
                <w:rFonts w:cs="CordiaUPC"/>
                <w:cs/>
              </w:rPr>
              <w:t>นั้นๆ</w:t>
            </w:r>
          </w:p>
          <w:p w:rsidR="000B5747" w:rsidP="000B5747" w:rsidRDefault="000B5747" w14:paraId="7D135AF1" w14:textId="0EE1FD0D">
            <w:r>
              <w:rPr>
                <w:rFonts w:cs="CordiaUPC"/>
              </w:rPr>
              <w:t xml:space="preserve">Default Value </w:t>
            </w:r>
            <w:r>
              <w:rPr>
                <w:rFonts w:cs="CordiaUPC"/>
                <w:cs/>
              </w:rPr>
              <w:t xml:space="preserve">: </w:t>
            </w:r>
          </w:p>
          <w:p w:rsidR="000B5747" w:rsidP="000B5747" w:rsidRDefault="000B5747" w14:paraId="6A94CC3B" w14:textId="15211DA0">
            <w:pPr>
              <w:pStyle w:val="BodyTextTable"/>
              <w:numPr>
                <w:ilvl w:val="0"/>
                <w:numId w:val="434"/>
              </w:numPr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>
              <w:rPr>
                <w:rFonts w:hint="cs" w:ascii="CordiaUPC" w:hAnsi="CordiaUPC" w:cs="CordiaUPC"/>
                <w:sz w:val="28"/>
                <w:szCs w:val="28"/>
                <w:cs/>
                <w:lang w:bidi="th-TH"/>
              </w:rPr>
              <w:t xml:space="preserve">ถ้า </w:t>
            </w:r>
            <w:r w:rsidRPr="00181576">
              <w:rPr>
                <w:rFonts w:ascii="CordiaUPC" w:hAnsi="CordiaUPC" w:cs="CordiaUPC"/>
                <w:sz w:val="28"/>
                <w:szCs w:val="28"/>
                <w:lang w:bidi="th-TH"/>
              </w:rPr>
              <w:t>fixedSpeedInternetNetworkCoverage</w:t>
            </w:r>
            <w:r w:rsidRPr="00646724">
              <w:rPr>
                <w:rFonts w:hint="cs" w:ascii="CordiaUPC" w:hAnsi="CordiaUPC" w:cs="CordiaUPC"/>
                <w:sz w:val="28"/>
                <w:szCs w:val="28"/>
                <w:cs/>
                <w:lang w:bidi="th-TH"/>
              </w:rPr>
              <w:t xml:space="preserve"> ไม่</w:t>
            </w:r>
            <w:r>
              <w:rPr>
                <w:rFonts w:hint="cs" w:ascii="CordiaUPC" w:hAnsi="CordiaUPC" w:cs="CordiaUPC"/>
                <w:sz w:val="28"/>
                <w:szCs w:val="28"/>
                <w:cs/>
                <w:lang w:bidi="th-TH"/>
              </w:rPr>
              <w:t>ได้</w:t>
            </w:r>
            <w:r w:rsidRPr="00646724">
              <w:rPr>
                <w:rFonts w:hint="cs" w:ascii="CordiaUPC" w:hAnsi="CordiaUPC" w:cs="CordiaUPC"/>
                <w:sz w:val="28"/>
                <w:szCs w:val="28"/>
                <w:cs/>
                <w:lang w:bidi="th-TH"/>
              </w:rPr>
              <w:t xml:space="preserve">ประกอบด้วย </w:t>
            </w:r>
            <w:r w:rsidRPr="00646724">
              <w:rPr>
                <w:rFonts w:ascii="CordiaUPC" w:hAnsi="CordiaUPC" w:cs="CordiaUPC"/>
                <w:sz w:val="28"/>
                <w:szCs w:val="28"/>
                <w:cs/>
                <w:lang w:bidi="th-TH"/>
              </w:rPr>
              <w:t>“</w:t>
            </w:r>
            <w:r w:rsidRPr="00646724">
              <w:rPr>
                <w:rFonts w:ascii="CordiaUPC" w:hAnsi="CordiaUPC" w:cs="CordiaUPC"/>
                <w:sz w:val="28"/>
                <w:szCs w:val="28"/>
                <w:lang w:bidi="th-TH"/>
              </w:rPr>
              <w:t>5G</w:t>
            </w:r>
            <w:r w:rsidRPr="00646724">
              <w:rPr>
                <w:rFonts w:ascii="CordiaUPC" w:hAnsi="CordiaUPC" w:cs="CordiaUPC"/>
                <w:sz w:val="28"/>
                <w:szCs w:val="28"/>
                <w:cs/>
                <w:lang w:bidi="th-TH"/>
              </w:rPr>
              <w:t>”</w:t>
            </w:r>
            <w:r>
              <w:rPr>
                <w:rFonts w:hint="cs" w:ascii="CordiaUPC" w:hAnsi="CordiaUPC" w:cs="CordiaUPC"/>
                <w:sz w:val="28"/>
                <w:szCs w:val="28"/>
                <w:cs/>
                <w:lang w:bidi="th-TH"/>
              </w:rPr>
              <w:t xml:space="preserve"> และ </w:t>
            </w:r>
            <w:r w:rsidRPr="00181576">
              <w:rPr>
                <w:rFonts w:ascii="CordiaUPC" w:hAnsi="CordiaUPC" w:cs="CordiaUPC"/>
                <w:sz w:val="28"/>
                <w:szCs w:val="28"/>
                <w:lang w:bidi="th-TH"/>
              </w:rPr>
              <w:t>fixedSpeedInternetSpeed</w:t>
            </w:r>
            <w:r>
              <w:rPr>
                <w:rFonts w:hint="cs" w:ascii="CordiaUPC" w:hAnsi="CordiaUPC" w:cs="CordiaUPC"/>
                <w:sz w:val="28"/>
                <w:szCs w:val="28"/>
                <w:cs/>
                <w:lang w:bidi="th-TH"/>
              </w:rPr>
              <w:t xml:space="preserve"> </w:t>
            </w:r>
            <w:r w:rsidRPr="009D2C55">
              <w:rPr>
                <w:rFonts w:ascii="Arial" w:hAnsi="Arial" w:cs="Angsana New"/>
                <w:sz w:val="28"/>
                <w:szCs w:val="28"/>
                <w:cs/>
                <w:lang w:bidi="th-TH"/>
              </w:rPr>
              <w:t>≥</w:t>
            </w: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 xml:space="preserve"> 300 Mbps </w:t>
            </w:r>
            <w:r>
              <w:rPr>
                <w:rFonts w:hint="cs" w:ascii="CordiaUPC" w:hAnsi="CordiaUPC" w:cs="CordiaUPC"/>
                <w:sz w:val="28"/>
                <w:szCs w:val="28"/>
                <w:cs/>
                <w:lang w:bidi="th-TH"/>
              </w:rPr>
              <w:t xml:space="preserve">ให้ </w:t>
            </w: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 xml:space="preserve">Default </w:t>
            </w:r>
            <w:r>
              <w:rPr>
                <w:rFonts w:ascii="CordiaUPC" w:hAnsi="CordiaUPC" w:cs="CordiaUPC"/>
                <w:sz w:val="28"/>
                <w:szCs w:val="28"/>
                <w:cs/>
                <w:lang w:bidi="th-TH"/>
              </w:rPr>
              <w:t>“</w:t>
            </w: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>300 Mbps</w:t>
            </w:r>
            <w:r>
              <w:rPr>
                <w:rFonts w:ascii="CordiaUPC" w:hAnsi="CordiaUPC" w:cs="CordiaUPC"/>
                <w:sz w:val="28"/>
                <w:szCs w:val="28"/>
                <w:cs/>
                <w:lang w:bidi="th-TH"/>
              </w:rPr>
              <w:t>”</w:t>
            </w:r>
          </w:p>
          <w:p w:rsidRPr="00181576" w:rsidR="000B5747" w:rsidP="000B5747" w:rsidRDefault="000B5747" w14:paraId="75CEA9BB" w14:textId="4C1AE964">
            <w:pPr>
              <w:pStyle w:val="ListParagraph"/>
              <w:numPr>
                <w:ilvl w:val="0"/>
                <w:numId w:val="434"/>
              </w:numPr>
              <w:rPr>
                <w:rFonts w:cs="CordiaUPC"/>
              </w:rPr>
            </w:pPr>
            <w:r w:rsidRPr="00646724">
              <w:rPr>
                <w:rFonts w:hint="cs" w:cs="CordiaUPC"/>
                <w:cs/>
              </w:rPr>
              <w:t xml:space="preserve">ถ้าไม่ใช่ </w:t>
            </w:r>
            <w:r w:rsidRPr="00646724">
              <w:rPr>
                <w:rFonts w:cs="CordiaUPC"/>
              </w:rPr>
              <w:t xml:space="preserve">Default </w:t>
            </w:r>
            <w:r w:rsidRPr="00646724">
              <w:rPr>
                <w:rFonts w:hint="cs" w:cs="CordiaUPC"/>
                <w:cs/>
              </w:rPr>
              <w:t>ตา</w:t>
            </w:r>
            <w:r>
              <w:rPr>
                <w:rFonts w:hint="cs" w:cs="CordiaUPC"/>
                <w:cs/>
              </w:rPr>
              <w:t xml:space="preserve">ม </w:t>
            </w:r>
            <w:r>
              <w:rPr>
                <w:rFonts w:cs="CordiaUPC"/>
              </w:rPr>
              <w:t>mass_internet_speed_config</w:t>
            </w:r>
            <w:r>
              <w:rPr>
                <w:rFonts w:cs="CordiaUPC"/>
                <w:cs/>
              </w:rPr>
              <w:t>.</w:t>
            </w:r>
            <w:r w:rsidRPr="00646724">
              <w:rPr>
                <w:rFonts w:cs="CordiaUPC"/>
              </w:rPr>
              <w:t>commu_speed</w:t>
            </w:r>
          </w:p>
        </w:tc>
      </w:tr>
      <w:tr w:rsidRPr="008979A8" w:rsidR="000B5747" w:rsidTr="00400BFB" w14:paraId="4CE5D6CB" w14:textId="77777777">
        <w:trPr>
          <w:trHeight w:val="243"/>
        </w:trPr>
        <w:tc>
          <w:tcPr>
            <w:tcW w:w="830" w:type="pct"/>
          </w:tcPr>
          <w:p w:rsidR="000B5747" w:rsidP="000B5747" w:rsidRDefault="000B5747" w14:paraId="556BDC11" w14:textId="1B766EDC">
            <w:r>
              <w:t>fixedSpeedNextG</w:t>
            </w:r>
          </w:p>
        </w:tc>
        <w:tc>
          <w:tcPr>
            <w:tcW w:w="1096" w:type="pct"/>
            <w:gridSpan w:val="3"/>
          </w:tcPr>
          <w:p w:rsidR="000B5747" w:rsidP="000B5747" w:rsidRDefault="000B5747" w14:paraId="25E66E44" w14:textId="223910FA">
            <w:r>
              <w:t>Radio Button</w:t>
            </w:r>
          </w:p>
        </w:tc>
        <w:tc>
          <w:tcPr>
            <w:tcW w:w="3074" w:type="pct"/>
            <w:gridSpan w:val="3"/>
          </w:tcPr>
          <w:p w:rsidR="000B5747" w:rsidP="000B5747" w:rsidRDefault="000B5747" w14:paraId="024D059D" w14:textId="77777777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932C31">
              <w:rPr>
                <w:rFonts w:cs="Angsana New"/>
                <w:color w:val="FF0000"/>
                <w:cs/>
              </w:rPr>
              <w:t>*</w:t>
            </w:r>
            <w:r>
              <w:rPr>
                <w:color w:val="FF0000"/>
              </w:rPr>
              <w:t>Next G</w:t>
            </w:r>
          </w:p>
          <w:p w:rsidR="000B5747" w:rsidP="000B5747" w:rsidRDefault="000B5747" w14:paraId="5FDD13C0" w14:textId="4A0B80C1">
            <w:r w:rsidRPr="004C3917">
              <w:t xml:space="preserve">List of Value </w:t>
            </w:r>
            <w:r w:rsidRPr="004C3917"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‘</w:t>
            </w:r>
            <w:r>
              <w:rPr>
                <w:rFonts w:cs="CordiaUPC"/>
              </w:rPr>
              <w:t>YesNoIndicator</w:t>
            </w:r>
            <w:r>
              <w:rPr>
                <w:rFonts w:cs="Angsana New"/>
                <w:cs/>
              </w:rPr>
              <w:t>’</w:t>
            </w:r>
          </w:p>
          <w:p w:rsidR="000B5747" w:rsidP="000B5747" w:rsidRDefault="000B5747" w14:paraId="1420E45F" w14:textId="3F4BA40A">
            <w:r>
              <w:t xml:space="preserve">Default Value </w:t>
            </w:r>
            <w:r>
              <w:rPr>
                <w:rFonts w:cs="Angsana New"/>
                <w:cs/>
              </w:rPr>
              <w:t>: “</w:t>
            </w:r>
            <w:r>
              <w:t>No</w:t>
            </w:r>
            <w:r>
              <w:rPr>
                <w:rFonts w:cs="Angsana New"/>
                <w:cs/>
              </w:rPr>
              <w:t>”</w:t>
            </w:r>
          </w:p>
        </w:tc>
      </w:tr>
      <w:tr w:rsidRPr="008979A8" w:rsidR="000B5747" w:rsidTr="00400BFB" w14:paraId="24D01380" w14:textId="77777777">
        <w:trPr>
          <w:trHeight w:val="243"/>
        </w:trPr>
        <w:tc>
          <w:tcPr>
            <w:tcW w:w="830" w:type="pct"/>
          </w:tcPr>
          <w:p w:rsidR="000B5747" w:rsidP="000B5747" w:rsidRDefault="000B5747" w14:paraId="0E8A0242" w14:textId="2987BF5F">
            <w:r>
              <w:t>fixedSpeedBlockBit</w:t>
            </w:r>
          </w:p>
        </w:tc>
        <w:tc>
          <w:tcPr>
            <w:tcW w:w="1096" w:type="pct"/>
            <w:gridSpan w:val="3"/>
          </w:tcPr>
          <w:p w:rsidR="000B5747" w:rsidP="000B5747" w:rsidRDefault="000B5747" w14:paraId="5F855113" w14:textId="53E0E4B4">
            <w:r>
              <w:t>Radio Button</w:t>
            </w:r>
          </w:p>
        </w:tc>
        <w:tc>
          <w:tcPr>
            <w:tcW w:w="3074" w:type="pct"/>
            <w:gridSpan w:val="3"/>
          </w:tcPr>
          <w:p w:rsidR="000B5747" w:rsidP="000B5747" w:rsidRDefault="000B5747" w14:paraId="75B2BBC2" w14:textId="77777777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932C31">
              <w:rPr>
                <w:rFonts w:cs="Angsana New"/>
                <w:color w:val="FF0000"/>
                <w:cs/>
              </w:rPr>
              <w:t>*</w:t>
            </w:r>
            <w:r>
              <w:rPr>
                <w:color w:val="FF0000"/>
              </w:rPr>
              <w:t>Block</w:t>
            </w:r>
            <w:r w:rsidRPr="00932C31">
              <w:rPr>
                <w:rFonts w:cs="Angsana New"/>
                <w:color w:val="FF0000"/>
                <w:cs/>
              </w:rPr>
              <w:t xml:space="preserve"> </w:t>
            </w:r>
            <w:r>
              <w:rPr>
                <w:color w:val="FF0000"/>
              </w:rPr>
              <w:t>Bit</w:t>
            </w:r>
          </w:p>
          <w:p w:rsidR="000B5747" w:rsidP="000B5747" w:rsidRDefault="000B5747" w14:paraId="64D9F0AB" w14:textId="4CE9F5E6">
            <w:r w:rsidRPr="004C3917">
              <w:t xml:space="preserve">List of Value </w:t>
            </w:r>
            <w:r w:rsidRPr="004C3917"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‘</w:t>
            </w:r>
            <w:r>
              <w:rPr>
                <w:rFonts w:cs="CordiaUPC"/>
              </w:rPr>
              <w:t>YesNoIndicator</w:t>
            </w:r>
            <w:r>
              <w:rPr>
                <w:rFonts w:cs="Angsana New"/>
                <w:cs/>
              </w:rPr>
              <w:t>’</w:t>
            </w:r>
          </w:p>
          <w:p w:rsidR="000B5747" w:rsidP="000B5747" w:rsidRDefault="000B5747" w14:paraId="18844176" w14:textId="17F2BF3E">
            <w:r>
              <w:t xml:space="preserve">Default Value </w:t>
            </w:r>
            <w:r>
              <w:rPr>
                <w:rFonts w:cs="Angsana New"/>
                <w:cs/>
              </w:rPr>
              <w:t>: “</w:t>
            </w:r>
            <w:r>
              <w:t>No</w:t>
            </w:r>
            <w:r>
              <w:rPr>
                <w:rFonts w:cs="Angsana New"/>
                <w:cs/>
              </w:rPr>
              <w:t>”</w:t>
            </w:r>
          </w:p>
        </w:tc>
      </w:tr>
      <w:tr w:rsidRPr="008979A8" w:rsidR="000B5747" w:rsidTr="00400BFB" w14:paraId="0F9744DF" w14:textId="77777777">
        <w:trPr>
          <w:trHeight w:val="243"/>
        </w:trPr>
        <w:tc>
          <w:tcPr>
            <w:tcW w:w="5000" w:type="pct"/>
            <w:gridSpan w:val="7"/>
            <w:shd w:val="clear" w:color="auto" w:fill="C2D69B" w:themeFill="accent3" w:themeFillTint="99"/>
          </w:tcPr>
          <w:p w:rsidR="000B5747" w:rsidP="000B5747" w:rsidRDefault="000B5747" w14:paraId="79215A6F" w14:textId="57C563FF">
            <w:pPr>
              <w:pStyle w:val="HeaderTable"/>
            </w:pPr>
            <w:r>
              <w:t>End Fixed Speed Section</w:t>
            </w:r>
          </w:p>
        </w:tc>
      </w:tr>
      <w:tr w:rsidRPr="008979A8" w:rsidR="000B5747" w:rsidTr="00400BFB" w14:paraId="6DE42941" w14:textId="77777777">
        <w:trPr>
          <w:trHeight w:val="39"/>
        </w:trPr>
        <w:tc>
          <w:tcPr>
            <w:tcW w:w="5000" w:type="pct"/>
            <w:gridSpan w:val="7"/>
            <w:shd w:val="clear" w:color="auto" w:fill="C2D69B" w:themeFill="accent3" w:themeFillTint="99"/>
          </w:tcPr>
          <w:p w:rsidR="000B5747" w:rsidP="000B5747" w:rsidRDefault="000B5747" w14:paraId="17E49A4C" w14:textId="534DE49D">
            <w:pPr>
              <w:pStyle w:val="HeaderTable"/>
            </w:pPr>
            <w:r>
              <w:rPr>
                <w:rFonts w:eastAsiaTheme="minorHAnsi"/>
              </w:rPr>
              <w:t>Throttling Speed</w:t>
            </w:r>
            <w:r>
              <w:t xml:space="preserve"> Section</w:t>
            </w:r>
          </w:p>
          <w:p w:rsidR="000B5747" w:rsidP="000B5747" w:rsidRDefault="000B5747" w14:paraId="4D2A6150" w14:textId="67671BB2">
            <w:r w:rsidRPr="00764EF0">
              <w:t>Visible</w:t>
            </w:r>
            <w:r w:rsidRPr="00764EF0">
              <w:rPr>
                <w:rFonts w:hint="cs"/>
                <w:cs/>
              </w:rPr>
              <w:t xml:space="preserve"> เมื่อเลือก </w:t>
            </w:r>
            <w:r w:rsidRPr="00764EF0">
              <w:t>internetQuotaType</w:t>
            </w:r>
            <w:r w:rsidRPr="00764EF0">
              <w:rPr>
                <w:cs/>
              </w:rPr>
              <w:t xml:space="preserve"> </w:t>
            </w:r>
            <w:r w:rsidRPr="00764EF0">
              <w:rPr>
                <w:rFonts w:hint="cs" w:ascii="Angsana New" w:hAnsi="Angsana New" w:cs="Angsana New"/>
                <w:cs/>
              </w:rPr>
              <w:t xml:space="preserve">มีค่าที่ </w:t>
            </w:r>
            <w:r w:rsidRPr="00764EF0">
              <w:rPr>
                <w:rFonts w:ascii="Angsana New" w:hAnsi="Angsana New" w:cs="Angsana New"/>
              </w:rPr>
              <w:t>lov_val3</w:t>
            </w:r>
            <w:r w:rsidRPr="00764EF0">
              <w:rPr>
                <w:rFonts w:hint="cs" w:ascii="Angsana New" w:hAnsi="Angsana New" w:cs="Angsana New"/>
                <w:cs/>
              </w:rPr>
              <w:t xml:space="preserve"> ประกอบด้วย </w:t>
            </w:r>
            <w:r w:rsidRPr="00764EF0">
              <w:rPr>
                <w:cs/>
              </w:rPr>
              <w:t>“</w:t>
            </w:r>
            <w:r>
              <w:t>ThrottlingSpeed</w:t>
            </w:r>
            <w:r w:rsidRPr="00764EF0">
              <w:rPr>
                <w:cs/>
              </w:rPr>
              <w:t>”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>ถ้าไม่ใช่ให้เคลียร์ค่า</w:t>
            </w:r>
          </w:p>
        </w:tc>
      </w:tr>
      <w:tr w:rsidRPr="008979A8" w:rsidR="000B5747" w:rsidTr="00400BFB" w14:paraId="21569B29" w14:textId="77777777">
        <w:trPr>
          <w:trHeight w:val="39"/>
        </w:trPr>
        <w:tc>
          <w:tcPr>
            <w:tcW w:w="830" w:type="pct"/>
          </w:tcPr>
          <w:p w:rsidR="000B5747" w:rsidP="000B5747" w:rsidRDefault="000B5747" w14:paraId="2007E282" w14:textId="728A5567">
            <w:r>
              <w:t>internetThrottlingSpeed</w:t>
            </w:r>
          </w:p>
        </w:tc>
        <w:tc>
          <w:tcPr>
            <w:tcW w:w="1124" w:type="pct"/>
            <w:gridSpan w:val="5"/>
          </w:tcPr>
          <w:p w:rsidR="000B5747" w:rsidP="000B5747" w:rsidRDefault="000B5747" w14:paraId="69894601" w14:textId="3FFB57BD">
            <w:r>
              <w:rPr>
                <w:rFonts w:cs="CordiaUPC"/>
              </w:rPr>
              <w:t>Drop Down List</w:t>
            </w:r>
          </w:p>
        </w:tc>
        <w:tc>
          <w:tcPr>
            <w:tcW w:w="3046" w:type="pct"/>
          </w:tcPr>
          <w:p w:rsidR="000B5747" w:rsidP="000B5747" w:rsidRDefault="000B5747" w14:paraId="2861C94D" w14:textId="191D500D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493B00">
              <w:rPr>
                <w:rFonts w:cs="Angsana New"/>
                <w:color w:val="FF0000"/>
                <w:cs/>
              </w:rPr>
              <w:t>*</w:t>
            </w:r>
            <w:r w:rsidRPr="00493B00">
              <w:rPr>
                <w:rFonts w:cs="CordiaUPC"/>
                <w:color w:val="FF0000"/>
              </w:rPr>
              <w:t xml:space="preserve">Internet </w:t>
            </w:r>
            <w:r>
              <w:rPr>
                <w:rFonts w:cs="CordiaUPC"/>
                <w:color w:val="FF0000"/>
              </w:rPr>
              <w:t>Throttling</w:t>
            </w:r>
            <w:r w:rsidRPr="00493B00">
              <w:rPr>
                <w:rFonts w:cs="CordiaUPC"/>
                <w:color w:val="FF0000"/>
              </w:rPr>
              <w:t xml:space="preserve"> Speed</w:t>
            </w:r>
            <w:r w:rsidRPr="00AE3523">
              <w:rPr>
                <w:rFonts w:cs="Angsana New"/>
                <w:cs/>
              </w:rPr>
              <w:t xml:space="preserve"> </w:t>
            </w:r>
          </w:p>
          <w:p w:rsidR="000B5747" w:rsidP="000B5747" w:rsidRDefault="000B5747" w14:paraId="46349361" w14:textId="1AA6CB7D">
            <w:pPr>
              <w:rPr>
                <w:rFonts w:cs="Angsana New"/>
              </w:rPr>
            </w:pPr>
            <w:r w:rsidRPr="00B4311D">
              <w:rPr>
                <w:rFonts w:cs="CordiaUPC"/>
              </w:rPr>
              <w:t xml:space="preserve">List of Value </w:t>
            </w:r>
            <w:r w:rsidRPr="00B4311D">
              <w:rPr>
                <w:rFonts w:cs="Angsana New"/>
                <w:cs/>
              </w:rPr>
              <w:t>: ดึงข้อมูลจาก</w:t>
            </w:r>
            <w:r w:rsidRPr="00B4311D">
              <w:rPr>
                <w:rFonts w:cs="CordiaUPC"/>
              </w:rPr>
              <w:t xml:space="preserve">DB </w:t>
            </w:r>
            <w:r w:rsidRPr="00B4311D">
              <w:rPr>
                <w:rFonts w:cs="Angsana New"/>
                <w:cs/>
              </w:rPr>
              <w:t xml:space="preserve">ที่ </w:t>
            </w:r>
            <w:r w:rsidRPr="00B4311D">
              <w:rPr>
                <w:rFonts w:cs="CordiaUPC"/>
              </w:rPr>
              <w:t>Table MASS_INTERNET_SPEED_CONFIG</w:t>
            </w:r>
            <w:r w:rsidRPr="00CA5FFA">
              <w:rPr>
                <w:rFonts w:cs="CordiaUPC"/>
                <w:cs/>
              </w:rPr>
              <w:t xml:space="preserve"> โดย </w:t>
            </w:r>
            <w:r w:rsidRPr="00CA5FFA">
              <w:rPr>
                <w:rFonts w:cs="CordiaUPC"/>
              </w:rPr>
              <w:t xml:space="preserve">ACTIVE_FLAG </w:t>
            </w:r>
            <w:r w:rsidRPr="00CA5FFA">
              <w:rPr>
                <w:rFonts w:cs="CordiaUPC"/>
                <w:cs/>
              </w:rPr>
              <w:t>= “</w:t>
            </w:r>
            <w:r w:rsidRPr="00CA5FFA">
              <w:rPr>
                <w:rFonts w:cs="CordiaUPC"/>
              </w:rPr>
              <w:t>Y</w:t>
            </w:r>
            <w:r w:rsidRPr="00CA5FFA">
              <w:rPr>
                <w:rFonts w:cs="CordiaUPC"/>
                <w:cs/>
              </w:rPr>
              <w:t xml:space="preserve">” และ </w:t>
            </w:r>
            <w:r w:rsidRPr="00CA5FFA">
              <w:rPr>
                <w:rFonts w:cs="CordiaUPC"/>
              </w:rPr>
              <w:t xml:space="preserve">CATEGORY_TYPE </w:t>
            </w:r>
            <w:r w:rsidRPr="00CA5FFA">
              <w:rPr>
                <w:rFonts w:cs="CordiaUPC"/>
                <w:cs/>
              </w:rPr>
              <w:t>ประกอบด้วย “</w:t>
            </w:r>
            <w:r w:rsidRPr="00CA5FFA">
              <w:rPr>
                <w:rFonts w:cs="CordiaUPC"/>
              </w:rPr>
              <w:t>Internet</w:t>
            </w:r>
            <w:r>
              <w:rPr>
                <w:rFonts w:cs="CordiaUPC"/>
                <w:cs/>
              </w:rPr>
              <w:t>”</w:t>
            </w:r>
            <w:r w:rsidRPr="0050326E" w:rsidR="0050326E">
              <w:rPr>
                <w:rFonts w:cs="Angsana New"/>
                <w:cs/>
              </w:rPr>
              <w:t xml:space="preserve"> และ </w:t>
            </w:r>
            <w:r w:rsidRPr="0050326E" w:rsidR="0050326E">
              <w:rPr>
                <w:rFonts w:cs="Angsana New"/>
              </w:rPr>
              <w:t xml:space="preserve">PO_GROUP </w:t>
            </w:r>
            <w:r w:rsidRPr="0050326E" w:rsidR="0050326E">
              <w:rPr>
                <w:rFonts w:cs="Angsana New"/>
                <w:cs/>
              </w:rPr>
              <w:t xml:space="preserve">ประกอบด้วย </w:t>
            </w:r>
            <w:r w:rsidRPr="0050326E" w:rsidR="0050326E">
              <w:rPr>
                <w:rFonts w:cs="Angsana New"/>
              </w:rPr>
              <w:t xml:space="preserve">po group </w:t>
            </w:r>
            <w:r w:rsidRPr="0050326E" w:rsidR="0050326E">
              <w:rPr>
                <w:rFonts w:cs="Angsana New"/>
                <w:cs/>
              </w:rPr>
              <w:t>นั้นๆ</w:t>
            </w:r>
          </w:p>
          <w:p w:rsidR="000B5747" w:rsidP="000B5747" w:rsidRDefault="000B5747" w14:paraId="650F91BB" w14:textId="0B57252A">
            <w:r>
              <w:rPr>
                <w:rFonts w:hint="cs" w:cs="Angsana New"/>
                <w:cs/>
              </w:rPr>
              <w:t xml:space="preserve">และ </w:t>
            </w:r>
            <w:r>
              <w:rPr>
                <w:rFonts w:cs="CordiaUPC"/>
              </w:rPr>
              <w:t xml:space="preserve">convert_kbps &lt; convert_kbps </w:t>
            </w:r>
            <w:r>
              <w:rPr>
                <w:rFonts w:hint="cs" w:cs="Angsana New"/>
                <w:cs/>
              </w:rPr>
              <w:t xml:space="preserve">ของ </w:t>
            </w:r>
            <w:r w:rsidRPr="00B4311D">
              <w:rPr>
                <w:rFonts w:cs="CordiaUPC"/>
              </w:rPr>
              <w:t>internetSpeed</w:t>
            </w:r>
          </w:p>
        </w:tc>
      </w:tr>
      <w:tr w:rsidRPr="008979A8" w:rsidR="000B5747" w:rsidTr="00400BFB" w14:paraId="60352CCE" w14:textId="77777777">
        <w:trPr>
          <w:trHeight w:val="39"/>
        </w:trPr>
        <w:tc>
          <w:tcPr>
            <w:tcW w:w="830" w:type="pct"/>
          </w:tcPr>
          <w:p w:rsidR="000B5747" w:rsidP="000B5747" w:rsidRDefault="000B5747" w14:paraId="4A15D68D" w14:textId="1CA104DD">
            <w:r>
              <w:t>commuThrottlingSpeed</w:t>
            </w:r>
          </w:p>
        </w:tc>
        <w:tc>
          <w:tcPr>
            <w:tcW w:w="1124" w:type="pct"/>
            <w:gridSpan w:val="5"/>
          </w:tcPr>
          <w:p w:rsidR="000B5747" w:rsidP="000B5747" w:rsidRDefault="000B5747" w14:paraId="42D4AC79" w14:textId="2EE845A7">
            <w:pPr>
              <w:rPr>
                <w:rFonts w:cs="CordiaUPC"/>
              </w:rPr>
            </w:pPr>
            <w:r>
              <w:rPr>
                <w:rFonts w:cs="CordiaUPC"/>
              </w:rPr>
              <w:t>Drop Down List</w:t>
            </w:r>
          </w:p>
        </w:tc>
        <w:tc>
          <w:tcPr>
            <w:tcW w:w="3046" w:type="pct"/>
          </w:tcPr>
          <w:p w:rsidR="000B5747" w:rsidP="000B5747" w:rsidRDefault="000B5747" w14:paraId="2EE0E337" w14:textId="5CF0B359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493B00">
              <w:rPr>
                <w:rFonts w:cs="Angsana New"/>
                <w:color w:val="FF0000"/>
                <w:cs/>
              </w:rPr>
              <w:t>*</w:t>
            </w:r>
            <w:r>
              <w:rPr>
                <w:rFonts w:cs="CordiaUPC"/>
                <w:color w:val="FF0000"/>
              </w:rPr>
              <w:t>Commu</w:t>
            </w:r>
            <w:r w:rsidRPr="00493B00">
              <w:rPr>
                <w:rFonts w:cs="CordiaUPC"/>
                <w:color w:val="FF0000"/>
                <w:cs/>
              </w:rPr>
              <w:t xml:space="preserve"> </w:t>
            </w:r>
            <w:r>
              <w:rPr>
                <w:rFonts w:cs="CordiaUPC"/>
                <w:color w:val="FF0000"/>
              </w:rPr>
              <w:t>Throttling</w:t>
            </w:r>
            <w:r w:rsidRPr="00493B00">
              <w:rPr>
                <w:rFonts w:cs="CordiaUPC"/>
                <w:color w:val="FF0000"/>
              </w:rPr>
              <w:t xml:space="preserve"> Speed</w:t>
            </w:r>
            <w:r w:rsidRPr="00AE3523">
              <w:rPr>
                <w:rFonts w:cs="Angsana New"/>
                <w:cs/>
              </w:rPr>
              <w:t xml:space="preserve"> </w:t>
            </w:r>
          </w:p>
          <w:p w:rsidR="000B5747" w:rsidP="000B5747" w:rsidRDefault="000B5747" w14:paraId="7DB19148" w14:textId="040AE2F4">
            <w:pPr>
              <w:rPr>
                <w:rFonts w:cs="CordiaUPC"/>
              </w:rPr>
            </w:pPr>
            <w:r w:rsidRPr="00B4311D">
              <w:rPr>
                <w:rFonts w:cs="CordiaUPC"/>
              </w:rPr>
              <w:t xml:space="preserve">List of Value </w:t>
            </w:r>
            <w:r w:rsidRPr="00B4311D">
              <w:rPr>
                <w:rFonts w:cs="Angsana New"/>
                <w:cs/>
              </w:rPr>
              <w:t>: ดึงข้อมูลจาก</w:t>
            </w:r>
            <w:r w:rsidRPr="00B4311D">
              <w:rPr>
                <w:rFonts w:cs="CordiaUPC"/>
              </w:rPr>
              <w:t xml:space="preserve">DB </w:t>
            </w:r>
            <w:r w:rsidRPr="00B4311D">
              <w:rPr>
                <w:rFonts w:cs="Angsana New"/>
                <w:cs/>
              </w:rPr>
              <w:t xml:space="preserve">ที่ </w:t>
            </w:r>
            <w:r w:rsidRPr="00B4311D">
              <w:rPr>
                <w:rFonts w:cs="CordiaUPC"/>
              </w:rPr>
              <w:t>Table MASS_INTERNET_SPEED_CONFIG</w:t>
            </w:r>
            <w:r w:rsidRPr="00CA5FFA">
              <w:rPr>
                <w:rFonts w:cs="CordiaUPC"/>
                <w:cs/>
              </w:rPr>
              <w:t xml:space="preserve"> โดย </w:t>
            </w:r>
            <w:r w:rsidRPr="00CA5FFA">
              <w:rPr>
                <w:rFonts w:cs="CordiaUPC"/>
              </w:rPr>
              <w:t xml:space="preserve">ACTIVE_FLAG </w:t>
            </w:r>
            <w:r w:rsidRPr="00CA5FFA">
              <w:rPr>
                <w:rFonts w:cs="CordiaUPC"/>
                <w:cs/>
              </w:rPr>
              <w:t>= “</w:t>
            </w:r>
            <w:r w:rsidRPr="00CA5FFA">
              <w:rPr>
                <w:rFonts w:cs="CordiaUPC"/>
              </w:rPr>
              <w:t>Y</w:t>
            </w:r>
            <w:r w:rsidRPr="00CA5FFA">
              <w:rPr>
                <w:rFonts w:cs="CordiaUPC"/>
                <w:cs/>
              </w:rPr>
              <w:t xml:space="preserve">” และ </w:t>
            </w:r>
            <w:r w:rsidRPr="00CA5FFA">
              <w:rPr>
                <w:rFonts w:cs="CordiaUPC"/>
              </w:rPr>
              <w:t xml:space="preserve">CATEGORY_TYPE </w:t>
            </w:r>
            <w:r w:rsidRPr="00CA5FFA">
              <w:rPr>
                <w:rFonts w:cs="CordiaUPC"/>
                <w:cs/>
              </w:rPr>
              <w:t>ประกอบด้วย “</w:t>
            </w:r>
            <w:r w:rsidRPr="00CA5FFA">
              <w:rPr>
                <w:rFonts w:cs="CordiaUPC"/>
              </w:rPr>
              <w:t>Internet</w:t>
            </w:r>
            <w:r>
              <w:rPr>
                <w:rFonts w:cs="CordiaUPC"/>
                <w:cs/>
              </w:rPr>
              <w:t>”</w:t>
            </w:r>
            <w:r w:rsidRPr="0050326E" w:rsidR="0050326E">
              <w:rPr>
                <w:rFonts w:cs="CordiaUPC"/>
                <w:cs/>
              </w:rPr>
              <w:t xml:space="preserve"> และ </w:t>
            </w:r>
            <w:r w:rsidRPr="0050326E" w:rsidR="0050326E">
              <w:rPr>
                <w:rFonts w:cs="CordiaUPC"/>
              </w:rPr>
              <w:t xml:space="preserve">PO_GROUP </w:t>
            </w:r>
            <w:r w:rsidRPr="0050326E" w:rsidR="0050326E">
              <w:rPr>
                <w:rFonts w:cs="CordiaUPC"/>
                <w:cs/>
              </w:rPr>
              <w:t xml:space="preserve">ประกอบด้วย </w:t>
            </w:r>
            <w:r w:rsidRPr="0050326E" w:rsidR="0050326E">
              <w:rPr>
                <w:rFonts w:cs="CordiaUPC"/>
              </w:rPr>
              <w:t xml:space="preserve">po group </w:t>
            </w:r>
            <w:r w:rsidRPr="0050326E" w:rsidR="0050326E">
              <w:rPr>
                <w:rFonts w:cs="CordiaUPC"/>
                <w:cs/>
              </w:rPr>
              <w:t>นั้นๆ</w:t>
            </w:r>
          </w:p>
          <w:p w:rsidR="000B5747" w:rsidP="000B5747" w:rsidRDefault="000B5747" w14:paraId="4544EA00" w14:textId="1B919032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และ </w:t>
            </w:r>
            <w:r>
              <w:rPr>
                <w:rFonts w:cs="CordiaUPC"/>
              </w:rPr>
              <w:t xml:space="preserve">convert_kbps &lt; convert_kbps </w:t>
            </w:r>
            <w:r>
              <w:rPr>
                <w:rFonts w:hint="cs" w:cs="Angsana New"/>
                <w:cs/>
              </w:rPr>
              <w:t xml:space="preserve">ของ </w:t>
            </w:r>
            <w:r>
              <w:rPr>
                <w:rFonts w:cs="CordiaUPC"/>
              </w:rPr>
              <w:t>commu</w:t>
            </w:r>
            <w:r w:rsidRPr="00B4311D">
              <w:rPr>
                <w:rFonts w:cs="CordiaUPC"/>
              </w:rPr>
              <w:t>Speed</w:t>
            </w:r>
          </w:p>
          <w:p w:rsidR="000B5747" w:rsidP="000B5747" w:rsidRDefault="000B5747" w14:paraId="5605692A" w14:textId="0EB59618">
            <w:r>
              <w:rPr>
                <w:rFonts w:cs="CordiaUPC"/>
              </w:rPr>
              <w:t xml:space="preserve">Default Value </w:t>
            </w:r>
            <w:r>
              <w:rPr>
                <w:rFonts w:cs="CordiaUPC"/>
                <w:cs/>
              </w:rPr>
              <w:t xml:space="preserve">: </w:t>
            </w:r>
          </w:p>
          <w:p w:rsidR="000B5747" w:rsidP="000B5747" w:rsidRDefault="000B5747" w14:paraId="28A048FA" w14:textId="1F8B9D33">
            <w:pPr>
              <w:pStyle w:val="BodyTextTable"/>
              <w:numPr>
                <w:ilvl w:val="0"/>
                <w:numId w:val="434"/>
              </w:numPr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>
              <w:rPr>
                <w:rFonts w:hint="cs" w:ascii="CordiaUPC" w:hAnsi="CordiaUPC" w:cs="CordiaUPC"/>
                <w:sz w:val="28"/>
                <w:szCs w:val="28"/>
                <w:cs/>
                <w:lang w:bidi="th-TH"/>
              </w:rPr>
              <w:t xml:space="preserve">ถ้า </w:t>
            </w:r>
            <w:r w:rsidRPr="00646724">
              <w:rPr>
                <w:rFonts w:ascii="CordiaUPC" w:hAnsi="CordiaUPC" w:cs="CordiaUPC"/>
                <w:sz w:val="28"/>
                <w:szCs w:val="28"/>
                <w:lang w:bidi="th-TH"/>
              </w:rPr>
              <w:t>internetQuotaNetworkCoverage</w:t>
            </w:r>
            <w:r w:rsidRPr="00646724">
              <w:rPr>
                <w:rFonts w:hint="cs" w:ascii="CordiaUPC" w:hAnsi="CordiaUPC" w:cs="CordiaUPC"/>
                <w:sz w:val="28"/>
                <w:szCs w:val="28"/>
                <w:cs/>
                <w:lang w:bidi="th-TH"/>
              </w:rPr>
              <w:t xml:space="preserve"> ไม่</w:t>
            </w:r>
            <w:r>
              <w:rPr>
                <w:rFonts w:hint="cs" w:ascii="CordiaUPC" w:hAnsi="CordiaUPC" w:cs="CordiaUPC"/>
                <w:sz w:val="28"/>
                <w:szCs w:val="28"/>
                <w:cs/>
                <w:lang w:bidi="th-TH"/>
              </w:rPr>
              <w:t>ได้</w:t>
            </w:r>
            <w:r w:rsidRPr="00646724">
              <w:rPr>
                <w:rFonts w:hint="cs" w:ascii="CordiaUPC" w:hAnsi="CordiaUPC" w:cs="CordiaUPC"/>
                <w:sz w:val="28"/>
                <w:szCs w:val="28"/>
                <w:cs/>
                <w:lang w:bidi="th-TH"/>
              </w:rPr>
              <w:t xml:space="preserve">ประกอบด้วย </w:t>
            </w:r>
            <w:r w:rsidRPr="00646724">
              <w:rPr>
                <w:rFonts w:ascii="CordiaUPC" w:hAnsi="CordiaUPC" w:cs="CordiaUPC"/>
                <w:sz w:val="28"/>
                <w:szCs w:val="28"/>
                <w:cs/>
                <w:lang w:bidi="th-TH"/>
              </w:rPr>
              <w:t>“</w:t>
            </w:r>
            <w:r w:rsidRPr="00646724">
              <w:rPr>
                <w:rFonts w:ascii="CordiaUPC" w:hAnsi="CordiaUPC" w:cs="CordiaUPC"/>
                <w:sz w:val="28"/>
                <w:szCs w:val="28"/>
                <w:lang w:bidi="th-TH"/>
              </w:rPr>
              <w:t>5G</w:t>
            </w:r>
            <w:r w:rsidRPr="00646724">
              <w:rPr>
                <w:rFonts w:ascii="CordiaUPC" w:hAnsi="CordiaUPC" w:cs="CordiaUPC"/>
                <w:sz w:val="28"/>
                <w:szCs w:val="28"/>
                <w:cs/>
                <w:lang w:bidi="th-TH"/>
              </w:rPr>
              <w:t>”</w:t>
            </w:r>
            <w:r>
              <w:rPr>
                <w:rFonts w:hint="cs" w:ascii="CordiaUPC" w:hAnsi="CordiaUPC" w:cs="CordiaUPC"/>
                <w:sz w:val="28"/>
                <w:szCs w:val="28"/>
                <w:cs/>
                <w:lang w:bidi="th-TH"/>
              </w:rPr>
              <w:t xml:space="preserve"> และ </w:t>
            </w:r>
            <w:r w:rsidRPr="00181576">
              <w:rPr>
                <w:rFonts w:ascii="CordiaUPC" w:hAnsi="CordiaUPC" w:cs="CordiaUPC"/>
                <w:sz w:val="28"/>
                <w:szCs w:val="28"/>
                <w:lang w:bidi="th-TH"/>
              </w:rPr>
              <w:t>internetThrottlingSpeed</w:t>
            </w:r>
            <w:r>
              <w:rPr>
                <w:rFonts w:hint="cs" w:ascii="CordiaUPC" w:hAnsi="CordiaUPC" w:cs="CordiaUPC"/>
                <w:sz w:val="28"/>
                <w:szCs w:val="28"/>
                <w:cs/>
                <w:lang w:bidi="th-TH"/>
              </w:rPr>
              <w:t xml:space="preserve"> </w:t>
            </w:r>
            <w:r w:rsidRPr="004C425D">
              <w:rPr>
                <w:rFonts w:ascii="Arial" w:hAnsi="Arial" w:cs="Angsana New"/>
                <w:sz w:val="28"/>
                <w:szCs w:val="28"/>
                <w:cs/>
                <w:lang w:bidi="th-TH"/>
              </w:rPr>
              <w:t>≥</w:t>
            </w: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 xml:space="preserve"> 300 Mbps </w:t>
            </w:r>
            <w:r>
              <w:rPr>
                <w:rFonts w:hint="cs" w:ascii="CordiaUPC" w:hAnsi="CordiaUPC" w:cs="CordiaUPC"/>
                <w:sz w:val="28"/>
                <w:szCs w:val="28"/>
                <w:cs/>
                <w:lang w:bidi="th-TH"/>
              </w:rPr>
              <w:t xml:space="preserve">และ </w:t>
            </w: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 xml:space="preserve">coummuSpeed &gt; 300 </w:t>
            </w:r>
            <w:r>
              <w:rPr>
                <w:rFonts w:hint="cs" w:ascii="CordiaUPC" w:hAnsi="CordiaUPC" w:cs="CordiaUPC"/>
                <w:sz w:val="28"/>
                <w:szCs w:val="28"/>
                <w:cs/>
                <w:lang w:bidi="th-TH"/>
              </w:rPr>
              <w:t xml:space="preserve">ให้ </w:t>
            </w: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 xml:space="preserve">Default </w:t>
            </w:r>
            <w:r>
              <w:rPr>
                <w:rFonts w:ascii="CordiaUPC" w:hAnsi="CordiaUPC" w:cs="CordiaUPC"/>
                <w:sz w:val="28"/>
                <w:szCs w:val="28"/>
                <w:cs/>
                <w:lang w:bidi="th-TH"/>
              </w:rPr>
              <w:t>“</w:t>
            </w: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>300 Mbps</w:t>
            </w:r>
            <w:r>
              <w:rPr>
                <w:rFonts w:ascii="CordiaUPC" w:hAnsi="CordiaUPC" w:cs="CordiaUPC"/>
                <w:sz w:val="28"/>
                <w:szCs w:val="28"/>
                <w:cs/>
                <w:lang w:bidi="th-TH"/>
              </w:rPr>
              <w:t>”</w:t>
            </w:r>
          </w:p>
          <w:p w:rsidRPr="0039664D" w:rsidR="000B5747" w:rsidP="000B5747" w:rsidRDefault="000B5747" w14:paraId="4A1A6B31" w14:textId="271E0E90">
            <w:pPr>
              <w:pStyle w:val="BodyTextTable"/>
              <w:numPr>
                <w:ilvl w:val="0"/>
                <w:numId w:val="434"/>
              </w:numPr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>
              <w:rPr>
                <w:rFonts w:hint="cs" w:ascii="CordiaUPC" w:hAnsi="CordiaUPC" w:cs="CordiaUPC"/>
                <w:sz w:val="28"/>
                <w:szCs w:val="28"/>
                <w:cs/>
                <w:lang w:bidi="th-TH"/>
              </w:rPr>
              <w:t xml:space="preserve">ถ้า </w:t>
            </w:r>
            <w:r w:rsidRPr="00646724">
              <w:rPr>
                <w:rFonts w:ascii="CordiaUPC" w:hAnsi="CordiaUPC" w:cs="CordiaUPC"/>
                <w:sz w:val="28"/>
                <w:szCs w:val="28"/>
                <w:lang w:bidi="th-TH"/>
              </w:rPr>
              <w:t>internetQuotaNetworkCoverage</w:t>
            </w:r>
            <w:r w:rsidRPr="00646724">
              <w:rPr>
                <w:rFonts w:hint="cs" w:ascii="CordiaUPC" w:hAnsi="CordiaUPC" w:cs="CordiaUPC"/>
                <w:sz w:val="28"/>
                <w:szCs w:val="28"/>
                <w:cs/>
                <w:lang w:bidi="th-TH"/>
              </w:rPr>
              <w:t xml:space="preserve"> ไม่</w:t>
            </w:r>
            <w:r>
              <w:rPr>
                <w:rFonts w:hint="cs" w:ascii="CordiaUPC" w:hAnsi="CordiaUPC" w:cs="CordiaUPC"/>
                <w:sz w:val="28"/>
                <w:szCs w:val="28"/>
                <w:cs/>
                <w:lang w:bidi="th-TH"/>
              </w:rPr>
              <w:t>ได้</w:t>
            </w:r>
            <w:r w:rsidRPr="00646724">
              <w:rPr>
                <w:rFonts w:hint="cs" w:ascii="CordiaUPC" w:hAnsi="CordiaUPC" w:cs="CordiaUPC"/>
                <w:sz w:val="28"/>
                <w:szCs w:val="28"/>
                <w:cs/>
                <w:lang w:bidi="th-TH"/>
              </w:rPr>
              <w:t xml:space="preserve">ประกอบด้วย </w:t>
            </w:r>
            <w:r w:rsidRPr="00646724">
              <w:rPr>
                <w:rFonts w:ascii="CordiaUPC" w:hAnsi="CordiaUPC" w:cs="CordiaUPC"/>
                <w:sz w:val="28"/>
                <w:szCs w:val="28"/>
                <w:cs/>
                <w:lang w:bidi="th-TH"/>
              </w:rPr>
              <w:t>“</w:t>
            </w:r>
            <w:r w:rsidRPr="00646724">
              <w:rPr>
                <w:rFonts w:ascii="CordiaUPC" w:hAnsi="CordiaUPC" w:cs="CordiaUPC"/>
                <w:sz w:val="28"/>
                <w:szCs w:val="28"/>
                <w:lang w:bidi="th-TH"/>
              </w:rPr>
              <w:t>5G</w:t>
            </w:r>
            <w:r w:rsidRPr="00646724">
              <w:rPr>
                <w:rFonts w:ascii="CordiaUPC" w:hAnsi="CordiaUPC" w:cs="CordiaUPC"/>
                <w:sz w:val="28"/>
                <w:szCs w:val="28"/>
                <w:cs/>
                <w:lang w:bidi="th-TH"/>
              </w:rPr>
              <w:t>”</w:t>
            </w:r>
            <w:r>
              <w:rPr>
                <w:rFonts w:hint="cs" w:ascii="CordiaUPC" w:hAnsi="CordiaUPC" w:cs="CordiaUPC"/>
                <w:sz w:val="28"/>
                <w:szCs w:val="28"/>
                <w:cs/>
                <w:lang w:bidi="th-TH"/>
              </w:rPr>
              <w:t xml:space="preserve"> และ </w:t>
            </w:r>
            <w:r w:rsidRPr="00181576">
              <w:rPr>
                <w:rFonts w:ascii="CordiaUPC" w:hAnsi="CordiaUPC" w:cs="CordiaUPC"/>
                <w:sz w:val="28"/>
                <w:szCs w:val="28"/>
                <w:lang w:bidi="th-TH"/>
              </w:rPr>
              <w:t>internetThrottlingSpeed</w:t>
            </w:r>
            <w:r>
              <w:rPr>
                <w:rFonts w:hint="cs" w:ascii="CordiaUPC" w:hAnsi="CordiaUPC" w:cs="CordiaUPC"/>
                <w:sz w:val="28"/>
                <w:szCs w:val="28"/>
                <w:cs/>
                <w:lang w:bidi="th-TH"/>
              </w:rPr>
              <w:t xml:space="preserve"> </w:t>
            </w:r>
            <w:r w:rsidRPr="004C425D">
              <w:rPr>
                <w:rFonts w:ascii="Arial" w:hAnsi="Arial" w:cs="Angsana New"/>
                <w:sz w:val="28"/>
                <w:szCs w:val="28"/>
                <w:cs/>
                <w:lang w:bidi="th-TH"/>
              </w:rPr>
              <w:t>≥</w:t>
            </w: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 xml:space="preserve"> 300 Mbps </w:t>
            </w:r>
            <w:r>
              <w:rPr>
                <w:rFonts w:hint="cs" w:ascii="CordiaUPC" w:hAnsi="CordiaUPC" w:cs="CordiaUPC"/>
                <w:sz w:val="28"/>
                <w:szCs w:val="28"/>
                <w:cs/>
                <w:lang w:bidi="th-TH"/>
              </w:rPr>
              <w:t xml:space="preserve">และ </w:t>
            </w: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 xml:space="preserve">coummuSpeed </w:t>
            </w:r>
            <w:r>
              <w:rPr>
                <w:rFonts w:ascii="CordiaUPC" w:hAnsi="CordiaUPC" w:cs="CordiaUPC"/>
                <w:sz w:val="28"/>
                <w:szCs w:val="28"/>
                <w:cs/>
                <w:lang w:bidi="th-TH"/>
              </w:rPr>
              <w:t xml:space="preserve">= </w:t>
            </w: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 xml:space="preserve">300 </w:t>
            </w:r>
            <w:r>
              <w:rPr>
                <w:rFonts w:hint="cs" w:ascii="CordiaUPC" w:hAnsi="CordiaUPC" w:cs="CordiaUPC"/>
                <w:sz w:val="28"/>
                <w:szCs w:val="28"/>
                <w:cs/>
                <w:lang w:bidi="th-TH"/>
              </w:rPr>
              <w:t xml:space="preserve">ให้ </w:t>
            </w: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 xml:space="preserve">Default </w:t>
            </w:r>
            <w:r>
              <w:rPr>
                <w:rFonts w:ascii="CordiaUPC" w:hAnsi="CordiaUPC" w:cs="CordiaUPC"/>
                <w:sz w:val="28"/>
                <w:szCs w:val="28"/>
                <w:cs/>
                <w:lang w:bidi="th-TH"/>
              </w:rPr>
              <w:t>“</w:t>
            </w: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>150 Mbps</w:t>
            </w:r>
            <w:r>
              <w:rPr>
                <w:rFonts w:ascii="CordiaUPC" w:hAnsi="CordiaUPC" w:cs="CordiaUPC"/>
                <w:sz w:val="28"/>
                <w:szCs w:val="28"/>
                <w:cs/>
                <w:lang w:bidi="th-TH"/>
              </w:rPr>
              <w:t>”</w:t>
            </w:r>
          </w:p>
          <w:p w:rsidRPr="00181576" w:rsidR="000B5747" w:rsidP="000B5747" w:rsidRDefault="000B5747" w14:paraId="73E98235" w14:textId="36F54430">
            <w:pPr>
              <w:pStyle w:val="ListParagraph"/>
              <w:numPr>
                <w:ilvl w:val="0"/>
                <w:numId w:val="434"/>
              </w:numPr>
              <w:rPr>
                <w:rFonts w:cs="CordiaUPC"/>
              </w:rPr>
            </w:pPr>
            <w:r w:rsidRPr="00181576">
              <w:rPr>
                <w:rFonts w:cs="CordiaUPC"/>
                <w:cs/>
              </w:rPr>
              <w:t xml:space="preserve">ถ้าไม่ใช่ </w:t>
            </w:r>
            <w:r w:rsidRPr="00181576">
              <w:rPr>
                <w:rFonts w:cs="CordiaUPC"/>
              </w:rPr>
              <w:t xml:space="preserve">Default </w:t>
            </w:r>
            <w:r w:rsidRPr="00181576">
              <w:rPr>
                <w:rFonts w:cs="CordiaUPC"/>
                <w:cs/>
              </w:rPr>
              <w:t>ตา</w:t>
            </w:r>
            <w:r>
              <w:rPr>
                <w:rFonts w:hint="cs" w:cs="CordiaUPC"/>
                <w:cs/>
              </w:rPr>
              <w:t xml:space="preserve">ม </w:t>
            </w:r>
            <w:r>
              <w:rPr>
                <w:rFonts w:cs="CordiaUPC"/>
              </w:rPr>
              <w:t>mass_internet_speed_config</w:t>
            </w:r>
            <w:r>
              <w:rPr>
                <w:rFonts w:cs="CordiaUPC"/>
                <w:cs/>
              </w:rPr>
              <w:t>.</w:t>
            </w:r>
            <w:r w:rsidRPr="00181576">
              <w:rPr>
                <w:rFonts w:cs="CordiaUPC"/>
              </w:rPr>
              <w:t>commu_speed</w:t>
            </w:r>
          </w:p>
        </w:tc>
      </w:tr>
      <w:tr w:rsidRPr="008979A8" w:rsidR="000B5747" w:rsidTr="00400BFB" w14:paraId="0340AD59" w14:textId="77777777">
        <w:trPr>
          <w:trHeight w:val="39"/>
        </w:trPr>
        <w:tc>
          <w:tcPr>
            <w:tcW w:w="5000" w:type="pct"/>
            <w:gridSpan w:val="7"/>
            <w:shd w:val="clear" w:color="auto" w:fill="C2D69B" w:themeFill="accent3" w:themeFillTint="99"/>
          </w:tcPr>
          <w:p w:rsidR="000B5747" w:rsidP="000B5747" w:rsidRDefault="000B5747" w14:paraId="128B40C6" w14:textId="6E483CD0">
            <w:pPr>
              <w:pStyle w:val="HeaderTable"/>
            </w:pPr>
            <w:r>
              <w:rPr>
                <w:rFonts w:eastAsiaTheme="minorHAnsi"/>
              </w:rPr>
              <w:t>End Throttling Speed</w:t>
            </w:r>
            <w:r>
              <w:t xml:space="preserve"> Section</w:t>
            </w:r>
          </w:p>
        </w:tc>
      </w:tr>
      <w:tr w:rsidRPr="008979A8" w:rsidR="000B5747" w:rsidTr="00400BFB" w14:paraId="2F026D32" w14:textId="77777777">
        <w:trPr>
          <w:trHeight w:val="39"/>
        </w:trPr>
        <w:tc>
          <w:tcPr>
            <w:tcW w:w="5000" w:type="pct"/>
            <w:gridSpan w:val="7"/>
            <w:shd w:val="clear" w:color="auto" w:fill="C2D69B" w:themeFill="accent3" w:themeFillTint="99"/>
          </w:tcPr>
          <w:p w:rsidR="000B5747" w:rsidP="000B5747" w:rsidRDefault="000B5747" w14:paraId="41575A2B" w14:textId="5CEDEDE0">
            <w:pPr>
              <w:pStyle w:val="HeaderTable"/>
            </w:pPr>
            <w:r>
              <w:rPr>
                <w:rFonts w:eastAsiaTheme="minorHAnsi"/>
              </w:rPr>
              <w:t>Exceed Rate</w:t>
            </w:r>
            <w:r>
              <w:t xml:space="preserve"> Section</w:t>
            </w:r>
          </w:p>
          <w:p w:rsidR="000B5747" w:rsidP="000B5747" w:rsidRDefault="000B5747" w14:paraId="6346D266" w14:textId="52DC378C">
            <w:r w:rsidRPr="00764EF0">
              <w:t>Visible</w:t>
            </w:r>
            <w:r w:rsidRPr="00764EF0">
              <w:rPr>
                <w:rFonts w:hint="cs"/>
                <w:cs/>
              </w:rPr>
              <w:t xml:space="preserve"> เมื่อเลือก </w:t>
            </w:r>
            <w:r w:rsidRPr="00764EF0">
              <w:t>internetQuotaType</w:t>
            </w:r>
            <w:r w:rsidRPr="00764EF0">
              <w:rPr>
                <w:cs/>
              </w:rPr>
              <w:t xml:space="preserve"> </w:t>
            </w:r>
            <w:r w:rsidRPr="00764EF0">
              <w:rPr>
                <w:rFonts w:hint="cs" w:ascii="Angsana New" w:hAnsi="Angsana New" w:cs="Angsana New"/>
                <w:cs/>
              </w:rPr>
              <w:t xml:space="preserve">มีค่าที่ </w:t>
            </w:r>
            <w:r w:rsidRPr="00764EF0">
              <w:rPr>
                <w:rFonts w:ascii="Angsana New" w:hAnsi="Angsana New" w:cs="Angsana New"/>
              </w:rPr>
              <w:t>lov_val3</w:t>
            </w:r>
            <w:r w:rsidRPr="00764EF0">
              <w:rPr>
                <w:rFonts w:hint="cs" w:ascii="Angsana New" w:hAnsi="Angsana New" w:cs="Angsana New"/>
                <w:cs/>
              </w:rPr>
              <w:t xml:space="preserve"> ประกอบด้วย </w:t>
            </w:r>
            <w:r w:rsidRPr="00764EF0">
              <w:rPr>
                <w:cs/>
              </w:rPr>
              <w:t>“</w:t>
            </w:r>
            <w:r>
              <w:t>ExceedRate</w:t>
            </w:r>
            <w:r w:rsidRPr="00764EF0">
              <w:rPr>
                <w:cs/>
              </w:rPr>
              <w:t>”</w:t>
            </w:r>
            <w:r>
              <w:rPr>
                <w:rFonts w:hint="cs"/>
                <w:cs/>
              </w:rPr>
              <w:t xml:space="preserve"> หรือ </w:t>
            </w:r>
            <w:r>
              <w:t xml:space="preserve">customerType </w:t>
            </w:r>
            <w:r>
              <w:rPr>
                <w:rFonts w:cs="Angsana New"/>
                <w:cs/>
              </w:rPr>
              <w:t>= 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และ </w:t>
            </w:r>
            <w:r>
              <w:t>productClass</w:t>
            </w:r>
            <w:r>
              <w:rPr>
                <w:rFonts w:cs="Angsana New"/>
                <w:cs/>
              </w:rPr>
              <w:t>= “</w:t>
            </w:r>
            <w:r>
              <w:t>Main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>ถ้าไม่ใช่ให้เคลียร์ค่า</w:t>
            </w:r>
          </w:p>
        </w:tc>
      </w:tr>
      <w:tr w:rsidRPr="008979A8" w:rsidR="000B5747" w:rsidTr="00400BFB" w14:paraId="7D883D88" w14:textId="77777777">
        <w:trPr>
          <w:trHeight w:val="39"/>
        </w:trPr>
        <w:tc>
          <w:tcPr>
            <w:tcW w:w="830" w:type="pct"/>
          </w:tcPr>
          <w:p w:rsidR="000B5747" w:rsidP="000B5747" w:rsidRDefault="000B5747" w14:paraId="6B91915B" w14:textId="0262F6E1">
            <w:r>
              <w:t>excIncVat</w:t>
            </w:r>
          </w:p>
        </w:tc>
        <w:tc>
          <w:tcPr>
            <w:tcW w:w="1124" w:type="pct"/>
            <w:gridSpan w:val="5"/>
          </w:tcPr>
          <w:p w:rsidR="000B5747" w:rsidP="000B5747" w:rsidRDefault="000B5747" w14:paraId="4A824D90" w14:textId="361D2981">
            <w:r>
              <w:t>Radio Button</w:t>
            </w:r>
          </w:p>
        </w:tc>
        <w:tc>
          <w:tcPr>
            <w:tcW w:w="3046" w:type="pct"/>
          </w:tcPr>
          <w:p w:rsidR="000B5747" w:rsidP="000B5747" w:rsidRDefault="000B5747" w14:paraId="49CF435C" w14:textId="77777777">
            <w:pPr>
              <w:rPr>
                <w:color w:val="FF0000"/>
              </w:rPr>
            </w:pPr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952E5C">
              <w:rPr>
                <w:rFonts w:cs="Angsana New"/>
                <w:color w:val="FF0000"/>
                <w:cs/>
              </w:rPr>
              <w:t>*</w:t>
            </w:r>
            <w:r w:rsidRPr="00952E5C">
              <w:rPr>
                <w:color w:val="FF0000"/>
              </w:rPr>
              <w:t xml:space="preserve">Excluding </w:t>
            </w:r>
            <w:r w:rsidRPr="00952E5C">
              <w:rPr>
                <w:rFonts w:cs="Angsana New"/>
                <w:color w:val="FF0000"/>
                <w:cs/>
              </w:rPr>
              <w:t xml:space="preserve">/ </w:t>
            </w:r>
            <w:r w:rsidRPr="00952E5C">
              <w:rPr>
                <w:color w:val="FF0000"/>
              </w:rPr>
              <w:t xml:space="preserve">Including VAT </w:t>
            </w:r>
          </w:p>
          <w:p w:rsidR="000B5747" w:rsidP="000B5747" w:rsidRDefault="000B5747" w14:paraId="0B23F55A" w14:textId="50F66B97">
            <w:r w:rsidRPr="004C3917">
              <w:t xml:space="preserve">List of Value </w:t>
            </w:r>
            <w:r w:rsidRPr="004C3917"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rPr>
                <w:rFonts w:hint="cs"/>
                <w:cs/>
              </w:rPr>
              <w:t xml:space="preserve"> 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‘</w:t>
            </w:r>
            <w:r>
              <w:rPr>
                <w:rFonts w:cs="CordiaUPC"/>
              </w:rPr>
              <w:t>Exc VAT Inc VAT</w:t>
            </w:r>
            <w:r>
              <w:rPr>
                <w:rFonts w:cs="Angsana New"/>
                <w:cs/>
              </w:rPr>
              <w:t>’</w:t>
            </w:r>
          </w:p>
        </w:tc>
      </w:tr>
      <w:tr w:rsidRPr="008979A8" w:rsidR="000B5747" w:rsidTr="00400BFB" w14:paraId="1146E475" w14:textId="77777777">
        <w:trPr>
          <w:trHeight w:val="39"/>
        </w:trPr>
        <w:tc>
          <w:tcPr>
            <w:tcW w:w="830" w:type="pct"/>
          </w:tcPr>
          <w:p w:rsidR="000B5747" w:rsidP="000B5747" w:rsidRDefault="000B5747" w14:paraId="7D2B1B7E" w14:textId="2D0048FB">
            <w:r>
              <w:t>internetExceedRate</w:t>
            </w:r>
          </w:p>
        </w:tc>
        <w:tc>
          <w:tcPr>
            <w:tcW w:w="1124" w:type="pct"/>
            <w:gridSpan w:val="5"/>
          </w:tcPr>
          <w:p w:rsidR="000B5747" w:rsidP="000B5747" w:rsidRDefault="000B5747" w14:paraId="79CAB22C" w14:textId="15755090">
            <w:r>
              <w:rPr>
                <w:rFonts w:cs="CordiaUPC"/>
              </w:rPr>
              <w:t>Drop Down List</w:t>
            </w:r>
            <w:r>
              <w:rPr>
                <w:rFonts w:cs="Angsana New"/>
                <w:cs/>
              </w:rPr>
              <w:t xml:space="preserve"> (</w:t>
            </w:r>
            <w:r>
              <w:rPr>
                <w:rFonts w:cs="CordiaUPC"/>
              </w:rPr>
              <w:t>Search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3046" w:type="pct"/>
          </w:tcPr>
          <w:p w:rsidRPr="00952E5C" w:rsidR="000B5747" w:rsidP="000B5747" w:rsidRDefault="000B5747" w14:paraId="733836A1" w14:textId="4A5F7DBF">
            <w:pPr>
              <w:rPr>
                <w:rFonts w:cs="CordiaUPC"/>
                <w:color w:val="FF0000"/>
                <w:cs/>
              </w:rPr>
            </w:pPr>
            <w:r>
              <w:rPr>
                <w:rFonts w:cs="CordiaUPC"/>
              </w:rP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F95C50">
              <w:rPr>
                <w:rFonts w:cs="Angsana New"/>
                <w:color w:val="FF0000"/>
                <w:cs/>
              </w:rPr>
              <w:t>*</w:t>
            </w:r>
            <w:r w:rsidRPr="00F95C50">
              <w:rPr>
                <w:rFonts w:cs="CordiaUPC"/>
                <w:color w:val="FF0000"/>
              </w:rPr>
              <w:t>Internet Exceed Rate</w:t>
            </w:r>
          </w:p>
          <w:p w:rsidR="000B5747" w:rsidP="000B5747" w:rsidRDefault="000B5747" w14:paraId="2C3D2D83" w14:textId="03134AAE">
            <w:r w:rsidRPr="004C3917">
              <w:t xml:space="preserve">List of Value </w:t>
            </w:r>
            <w:r w:rsidRPr="004C3917"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rPr>
                <w:rFonts w:hint="cs"/>
                <w:cs/>
              </w:rPr>
              <w:t xml:space="preserve"> 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MASS_INTERNET_EXCEED_RATE_CONFIG</w:t>
            </w:r>
            <w:r>
              <w:rPr>
                <w:rFonts w:hint="cs"/>
                <w:cs/>
              </w:rPr>
              <w:t xml:space="preserve"> โดย </w:t>
            </w:r>
            <w:r>
              <w:t xml:space="preserve">INTERNET_USAGE_TYPE </w:t>
            </w:r>
            <w:r>
              <w:rPr>
                <w:rFonts w:cs="CordiaUPC"/>
                <w:cs/>
              </w:rPr>
              <w:t>= ‘</w:t>
            </w:r>
            <w:r w:rsidRPr="00990B36">
              <w:t>Volume</w:t>
            </w:r>
            <w:r w:rsidRPr="00990B36">
              <w:rPr>
                <w:rFonts w:cs="CordiaUPC"/>
                <w:cs/>
              </w:rPr>
              <w:t>-</w:t>
            </w:r>
            <w:r w:rsidRPr="00990B36">
              <w:t>based</w:t>
            </w:r>
            <w:r>
              <w:rPr>
                <w:rFonts w:cs="CordiaUPC"/>
                <w:cs/>
              </w:rPr>
              <w:t>’</w:t>
            </w:r>
          </w:p>
          <w:p w:rsidR="000B5747" w:rsidP="000B5747" w:rsidRDefault="000B5747" w14:paraId="6EAD8151" w14:textId="52268EB2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 xml:space="preserve">สามารถ </w:t>
            </w:r>
            <w:r>
              <w:t xml:space="preserve">Search </w:t>
            </w:r>
            <w:r>
              <w:rPr>
                <w:rFonts w:hint="cs"/>
                <w:cs/>
              </w:rPr>
              <w:t>ได้</w:t>
            </w:r>
          </w:p>
        </w:tc>
      </w:tr>
      <w:tr w:rsidRPr="008979A8" w:rsidR="000B5747" w:rsidTr="00400BFB" w14:paraId="3759BA89" w14:textId="77777777">
        <w:trPr>
          <w:trHeight w:val="243"/>
        </w:trPr>
        <w:tc>
          <w:tcPr>
            <w:tcW w:w="5000" w:type="pct"/>
            <w:gridSpan w:val="7"/>
            <w:shd w:val="clear" w:color="auto" w:fill="C2D69B" w:themeFill="accent3" w:themeFillTint="99"/>
          </w:tcPr>
          <w:p w:rsidR="000B5747" w:rsidP="000B5747" w:rsidRDefault="000B5747" w14:paraId="7063950B" w14:textId="2ECB9633">
            <w:pPr>
              <w:pStyle w:val="HeaderTable"/>
            </w:pPr>
            <w:r>
              <w:rPr>
                <w:rFonts w:eastAsiaTheme="minorHAnsi"/>
              </w:rPr>
              <w:t>End Exceed Rate</w:t>
            </w:r>
            <w:r>
              <w:t xml:space="preserve"> Section</w:t>
            </w:r>
          </w:p>
        </w:tc>
      </w:tr>
      <w:tr w:rsidRPr="008979A8" w:rsidR="000B5747" w:rsidTr="00400BFB" w14:paraId="035446D3" w14:textId="77777777">
        <w:trPr>
          <w:trHeight w:val="243"/>
        </w:trPr>
        <w:tc>
          <w:tcPr>
            <w:tcW w:w="5000" w:type="pct"/>
            <w:gridSpan w:val="7"/>
            <w:shd w:val="clear" w:color="auto" w:fill="C2D69B" w:themeFill="accent3" w:themeFillTint="99"/>
          </w:tcPr>
          <w:p w:rsidR="000B5747" w:rsidP="000B5747" w:rsidRDefault="000B5747" w14:paraId="60F9A60A" w14:textId="77777777">
            <w:pPr>
              <w:pStyle w:val="HeaderTable"/>
            </w:pPr>
            <w:r>
              <w:t>Condition Section</w:t>
            </w:r>
          </w:p>
          <w:p w:rsidRPr="008979A8" w:rsidR="000B5747" w:rsidP="000B5747" w:rsidRDefault="000B5747" w14:paraId="06E7BD42" w14:textId="22F34267">
            <w:pPr>
              <w:pStyle w:val="HeaderTable"/>
            </w:pPr>
            <w:r>
              <w:t xml:space="preserve">Visible </w:t>
            </w:r>
            <w:r>
              <w:rPr>
                <w:rFonts w:hint="cs" w:cs="Angsana New"/>
                <w:cs/>
                <w:lang w:bidi="th-TH"/>
              </w:rPr>
              <w:t xml:space="preserve">เมื่อเลือก </w:t>
            </w:r>
            <w:r>
              <w:t xml:space="preserve">Internet Quota Type </w:t>
            </w:r>
            <w:r>
              <w:rPr>
                <w:rFonts w:hint="cs" w:cs="Angsana New"/>
                <w:cs/>
                <w:lang w:bidi="th-TH"/>
              </w:rPr>
              <w:t>ที่มี</w:t>
            </w:r>
            <w:r>
              <w:rPr>
                <w:rFonts w:hint="cs" w:ascii="Angsana New" w:hAnsi="Angsana New" w:cs="Angsana New"/>
                <w:cs/>
                <w:lang w:bidi="th-TH"/>
              </w:rPr>
              <w:t>ค่า</w:t>
            </w:r>
            <w:r>
              <w:rPr>
                <w:rFonts w:hint="cs" w:cs="Angsana New"/>
                <w:rtl/>
                <w:cs/>
                <w:lang w:bidi="th-TH"/>
              </w:rPr>
              <w:t xml:space="preserve"> </w:t>
            </w:r>
            <w:r>
              <w:t xml:space="preserve">lov_val3 </w:t>
            </w:r>
            <w:r>
              <w:rPr>
                <w:rFonts w:hint="cs" w:cs="Angsana New"/>
                <w:cs/>
                <w:lang w:bidi="th-TH"/>
              </w:rPr>
              <w:t xml:space="preserve">ประกอบด้วย </w:t>
            </w:r>
            <w:r>
              <w:rPr>
                <w:rFonts w:cs="Angsana New"/>
                <w:rtl/>
                <w:cs/>
                <w:lang w:bidi="th-TH"/>
              </w:rPr>
              <w:t>“</w:t>
            </w:r>
            <w:r>
              <w:t>Condition</w:t>
            </w:r>
            <w:r>
              <w:rPr>
                <w:rFonts w:cs="Angsana New"/>
                <w:rtl/>
                <w:cs/>
                <w:lang w:bidi="th-TH"/>
              </w:rPr>
              <w:t xml:space="preserve">” </w:t>
            </w:r>
            <w:r>
              <w:rPr>
                <w:rFonts w:hint="cs" w:cs="Angsana New"/>
                <w:cs/>
                <w:lang w:bidi="th-TH"/>
              </w:rPr>
              <w:t>ถ้าไม่ใช่ให้เคลียร์ค่า</w:t>
            </w:r>
          </w:p>
        </w:tc>
      </w:tr>
      <w:tr w:rsidRPr="008979A8" w:rsidR="000B5747" w:rsidTr="00400BFB" w14:paraId="046593CF" w14:textId="77777777">
        <w:trPr>
          <w:trHeight w:val="243"/>
        </w:trPr>
        <w:tc>
          <w:tcPr>
            <w:tcW w:w="836" w:type="pct"/>
            <w:gridSpan w:val="2"/>
          </w:tcPr>
          <w:p w:rsidRPr="008979A8" w:rsidR="000B5747" w:rsidP="000B5747" w:rsidRDefault="000B5747" w14:paraId="5A3E7209" w14:textId="60CC5A20">
            <w:r>
              <w:t>requireImeiInternet</w:t>
            </w:r>
          </w:p>
        </w:tc>
        <w:tc>
          <w:tcPr>
            <w:tcW w:w="1103" w:type="pct"/>
            <w:gridSpan w:val="3"/>
          </w:tcPr>
          <w:p w:rsidRPr="008979A8" w:rsidR="000B5747" w:rsidP="000B5747" w:rsidRDefault="000B5747" w14:paraId="28A9AD98" w14:textId="61E19437">
            <w:r>
              <w:t>Radio Button</w:t>
            </w:r>
          </w:p>
        </w:tc>
        <w:tc>
          <w:tcPr>
            <w:tcW w:w="3061" w:type="pct"/>
            <w:gridSpan w:val="2"/>
          </w:tcPr>
          <w:p w:rsidR="000B5747" w:rsidP="000B5747" w:rsidRDefault="000B5747" w14:paraId="198FFD9A" w14:textId="3C0B0CFD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497565">
              <w:rPr>
                <w:rFonts w:cs="Angsana New"/>
                <w:color w:val="FF0000"/>
                <w:cs/>
              </w:rPr>
              <w:t>*</w:t>
            </w:r>
            <w:r w:rsidRPr="00497565">
              <w:rPr>
                <w:rFonts w:cs="CordiaUPC"/>
                <w:color w:val="FF0000"/>
              </w:rPr>
              <w:t>Require IMEI</w:t>
            </w:r>
            <w:r>
              <w:rPr>
                <w:rFonts w:hint="cs" w:cs="Angsana New"/>
                <w:color w:val="FF0000"/>
                <w:cs/>
              </w:rPr>
              <w:t xml:space="preserve"> </w:t>
            </w:r>
            <w:r>
              <w:rPr>
                <w:rFonts w:cs="CordiaUPC"/>
                <w:color w:val="FF0000"/>
              </w:rPr>
              <w:t>for use internet</w:t>
            </w:r>
          </w:p>
          <w:p w:rsidR="000B5747" w:rsidP="000B5747" w:rsidRDefault="000B5747" w14:paraId="4596D1EE" w14:textId="77777777">
            <w:r w:rsidRPr="004C3917">
              <w:t xml:space="preserve">List of Value </w:t>
            </w:r>
            <w:r w:rsidRPr="004C3917"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‘</w:t>
            </w:r>
            <w:r>
              <w:rPr>
                <w:rFonts w:cs="CordiaUPC"/>
              </w:rPr>
              <w:t>YesNoIndicator</w:t>
            </w:r>
            <w:r>
              <w:rPr>
                <w:rFonts w:cs="Angsana New"/>
                <w:cs/>
              </w:rPr>
              <w:t>’</w:t>
            </w:r>
          </w:p>
          <w:p w:rsidR="000B5747" w:rsidP="000B5747" w:rsidRDefault="000B5747" w14:paraId="189A590B" w14:textId="77777777">
            <w:pPr>
              <w:rPr>
                <w:rFonts w:cs="CordiaUPC"/>
              </w:rPr>
            </w:pPr>
            <w:r>
              <w:t xml:space="preserve">Default Value </w:t>
            </w:r>
            <w:r>
              <w:rPr>
                <w:rFonts w:cs="Angsana New"/>
                <w:cs/>
              </w:rPr>
              <w:t>: “</w:t>
            </w:r>
            <w:r>
              <w:t>No</w:t>
            </w:r>
            <w:r>
              <w:rPr>
                <w:rFonts w:cs="Angsana New"/>
                <w:cs/>
              </w:rPr>
              <w:t>”</w:t>
            </w:r>
          </w:p>
          <w:p w:rsidR="000B5747" w:rsidP="000B5747" w:rsidRDefault="000B5747" w14:paraId="45E6E126" w14:textId="67327040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ถ้าเลือกเป็น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Yes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ให้ </w:t>
            </w:r>
            <w:r>
              <w:rPr>
                <w:rFonts w:cs="CordiaUPC"/>
              </w:rPr>
              <w:t xml:space="preserve">Visible </w:t>
            </w:r>
            <w:r>
              <w:rPr>
                <w:rFonts w:hint="cs" w:cs="Angsana New"/>
                <w:cs/>
              </w:rPr>
              <w:t>ดังต่อไปนี้</w:t>
            </w:r>
          </w:p>
          <w:p w:rsidRPr="00497565" w:rsidR="000B5747" w:rsidP="000B5747" w:rsidRDefault="000B5747" w14:paraId="15092896" w14:textId="409A2F1E">
            <w:pPr>
              <w:pStyle w:val="ListParagraph"/>
              <w:numPr>
                <w:ilvl w:val="0"/>
                <w:numId w:val="261"/>
              </w:numPr>
              <w:rPr>
                <w:rFonts w:cs="CordiaUPC"/>
              </w:rPr>
            </w:pPr>
            <w:r>
              <w:t>imeiNo</w:t>
            </w:r>
          </w:p>
          <w:p w:rsidRPr="00497565" w:rsidR="000B5747" w:rsidP="000B5747" w:rsidRDefault="000B5747" w14:paraId="760E7194" w14:textId="7FC6F177">
            <w:pPr>
              <w:pStyle w:val="ListParagraph"/>
              <w:numPr>
                <w:ilvl w:val="0"/>
                <w:numId w:val="261"/>
              </w:numPr>
              <w:rPr>
                <w:rFonts w:cs="CordiaUPC"/>
              </w:rPr>
            </w:pPr>
            <w:r>
              <w:rPr>
                <w:rFonts w:cs="CordiaUPC"/>
              </w:rPr>
              <w:t>otherDeviceSpeed</w:t>
            </w:r>
          </w:p>
          <w:p w:rsidRPr="00C3079E" w:rsidR="000B5747" w:rsidP="000B5747" w:rsidRDefault="000B5747" w14:paraId="10757065" w14:textId="45584A98">
            <w:r>
              <w:rPr>
                <w:rFonts w:hint="cs"/>
                <w:cs/>
              </w:rPr>
              <w:t xml:space="preserve">ถ้าไม่ใช่ให้ </w:t>
            </w:r>
            <w:r>
              <w:t xml:space="preserve">Invisible </w:t>
            </w:r>
            <w:r>
              <w:rPr>
                <w:rFonts w:hint="cs"/>
                <w:cs/>
              </w:rPr>
              <w:t>และเคลียร์ค่า</w:t>
            </w:r>
          </w:p>
        </w:tc>
      </w:tr>
      <w:tr w:rsidRPr="008979A8" w:rsidR="000B5747" w:rsidTr="00400BFB" w14:paraId="5CEE03E0" w14:textId="77777777">
        <w:trPr>
          <w:trHeight w:val="243"/>
        </w:trPr>
        <w:tc>
          <w:tcPr>
            <w:tcW w:w="836" w:type="pct"/>
            <w:gridSpan w:val="2"/>
          </w:tcPr>
          <w:p w:rsidRPr="008979A8" w:rsidR="000B5747" w:rsidP="000B5747" w:rsidRDefault="000B5747" w14:paraId="6E42C360" w14:textId="4E88FCCD">
            <w:r>
              <w:t>imeiNo</w:t>
            </w:r>
          </w:p>
        </w:tc>
        <w:tc>
          <w:tcPr>
            <w:tcW w:w="1103" w:type="pct"/>
            <w:gridSpan w:val="3"/>
          </w:tcPr>
          <w:p w:rsidRPr="008979A8" w:rsidR="000B5747" w:rsidP="000B5747" w:rsidRDefault="000B5747" w14:paraId="124E1930" w14:textId="4398C1FA">
            <w:r>
              <w:t>Text Area</w:t>
            </w:r>
          </w:p>
        </w:tc>
        <w:tc>
          <w:tcPr>
            <w:tcW w:w="3061" w:type="pct"/>
            <w:gridSpan w:val="2"/>
          </w:tcPr>
          <w:p w:rsidR="000B5747" w:rsidP="000B5747" w:rsidRDefault="000B5747" w14:paraId="49289BC8" w14:textId="163B5203">
            <w:r>
              <w:t>Label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 xml:space="preserve">: </w:t>
            </w:r>
            <w:r w:rsidRPr="00497565">
              <w:rPr>
                <w:rFonts w:cs="Angsana New"/>
                <w:color w:val="FF0000"/>
                <w:cs/>
              </w:rPr>
              <w:t>*</w:t>
            </w:r>
            <w:r w:rsidRPr="00497565">
              <w:rPr>
                <w:color w:val="FF0000"/>
              </w:rPr>
              <w:t>IMEI No</w:t>
            </w:r>
            <w:r w:rsidRPr="00497565">
              <w:rPr>
                <w:rFonts w:cs="Angsana New"/>
                <w:color w:val="FF0000"/>
                <w:cs/>
              </w:rPr>
              <w:t>.</w:t>
            </w:r>
          </w:p>
          <w:p w:rsidRPr="008979A8" w:rsidR="000B5747" w:rsidP="000B5747" w:rsidRDefault="000B5747" w14:paraId="1D659411" w14:textId="1364443F">
            <w:pPr>
              <w:rPr>
                <w:cs/>
              </w:rPr>
            </w:pPr>
            <w:r>
              <w:rPr>
                <w:rFonts w:cs="CordiaUPC"/>
              </w:rPr>
              <w:t xml:space="preserve">Max Length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CordiaUPC"/>
              </w:rPr>
              <w:t>255</w:t>
            </w:r>
          </w:p>
        </w:tc>
      </w:tr>
      <w:tr w:rsidRPr="008979A8" w:rsidR="000B5747" w:rsidTr="00400BFB" w14:paraId="651D678E" w14:textId="77777777">
        <w:trPr>
          <w:trHeight w:val="243"/>
        </w:trPr>
        <w:tc>
          <w:tcPr>
            <w:tcW w:w="836" w:type="pct"/>
            <w:gridSpan w:val="2"/>
          </w:tcPr>
          <w:p w:rsidR="000B5747" w:rsidP="000B5747" w:rsidRDefault="000B5747" w14:paraId="48E20460" w14:textId="03677CCE">
            <w:r w:rsidRPr="00E31D55">
              <w:t>otherDeviceSpeed</w:t>
            </w:r>
          </w:p>
        </w:tc>
        <w:tc>
          <w:tcPr>
            <w:tcW w:w="1103" w:type="pct"/>
            <w:gridSpan w:val="3"/>
          </w:tcPr>
          <w:p w:rsidR="000B5747" w:rsidP="000B5747" w:rsidRDefault="000B5747" w14:paraId="21CEB0B7" w14:textId="174A4034">
            <w:r>
              <w:t>Drop Down List</w:t>
            </w:r>
          </w:p>
        </w:tc>
        <w:tc>
          <w:tcPr>
            <w:tcW w:w="3061" w:type="pct"/>
            <w:gridSpan w:val="2"/>
          </w:tcPr>
          <w:p w:rsidRPr="00E60F16" w:rsidR="000B5747" w:rsidP="000B5747" w:rsidRDefault="000B5747" w14:paraId="4813CEE3" w14:textId="59E87CAF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E60F16">
              <w:t>Other Device Speed</w:t>
            </w:r>
          </w:p>
          <w:p w:rsidR="000B5747" w:rsidP="000B5747" w:rsidRDefault="000B5747" w14:paraId="6E5718D0" w14:textId="3A558ED4">
            <w:pPr>
              <w:rPr>
                <w:rFonts w:cs="Angsana New"/>
              </w:rPr>
            </w:pPr>
            <w:r w:rsidRPr="00B4311D">
              <w:rPr>
                <w:rFonts w:cs="CordiaUPC"/>
              </w:rPr>
              <w:t xml:space="preserve">List of Value </w:t>
            </w:r>
            <w:r w:rsidRPr="00B4311D">
              <w:rPr>
                <w:rFonts w:cs="Angsana New"/>
                <w:cs/>
              </w:rPr>
              <w:t>: ดึงข้อมูลจาก</w:t>
            </w:r>
            <w:r w:rsidRPr="00B4311D">
              <w:rPr>
                <w:rFonts w:cs="CordiaUPC"/>
              </w:rPr>
              <w:t xml:space="preserve">DB </w:t>
            </w:r>
            <w:r w:rsidRPr="00B4311D">
              <w:rPr>
                <w:rFonts w:cs="Angsana New"/>
                <w:cs/>
              </w:rPr>
              <w:t xml:space="preserve">ที่ </w:t>
            </w:r>
            <w:r w:rsidRPr="00B4311D">
              <w:rPr>
                <w:rFonts w:cs="CordiaUPC"/>
              </w:rPr>
              <w:t>Table MASS_INTERNET_SPEED_CONFIG</w:t>
            </w:r>
            <w:r w:rsidRPr="00CA5FFA">
              <w:rPr>
                <w:rFonts w:cs="CordiaUPC"/>
                <w:cs/>
              </w:rPr>
              <w:t xml:space="preserve"> โดย </w:t>
            </w:r>
            <w:r w:rsidRPr="00CA5FFA">
              <w:rPr>
                <w:rFonts w:cs="CordiaUPC"/>
              </w:rPr>
              <w:t xml:space="preserve">ACTIVE_FLAG </w:t>
            </w:r>
            <w:r w:rsidRPr="00CA5FFA">
              <w:rPr>
                <w:rFonts w:cs="CordiaUPC"/>
                <w:cs/>
              </w:rPr>
              <w:t>= “</w:t>
            </w:r>
            <w:r w:rsidRPr="00CA5FFA">
              <w:rPr>
                <w:rFonts w:cs="CordiaUPC"/>
              </w:rPr>
              <w:t>Y</w:t>
            </w:r>
            <w:r w:rsidRPr="00CA5FFA">
              <w:rPr>
                <w:rFonts w:cs="CordiaUPC"/>
                <w:cs/>
              </w:rPr>
              <w:t xml:space="preserve">” และ </w:t>
            </w:r>
            <w:r w:rsidRPr="00CA5FFA">
              <w:rPr>
                <w:rFonts w:cs="CordiaUPC"/>
              </w:rPr>
              <w:t xml:space="preserve">CATEGORY_TYPE </w:t>
            </w:r>
            <w:r w:rsidRPr="00CA5FFA">
              <w:rPr>
                <w:rFonts w:cs="CordiaUPC"/>
                <w:cs/>
              </w:rPr>
              <w:t>ประกอบด้วย “</w:t>
            </w:r>
            <w:r w:rsidRPr="00CA5FFA">
              <w:rPr>
                <w:rFonts w:cs="CordiaUPC"/>
              </w:rPr>
              <w:t>Internet</w:t>
            </w:r>
            <w:r>
              <w:rPr>
                <w:rFonts w:cs="CordiaUPC"/>
                <w:cs/>
              </w:rPr>
              <w:t>”</w:t>
            </w:r>
          </w:p>
          <w:p w:rsidR="000B5747" w:rsidP="000B5747" w:rsidRDefault="000B5747" w14:paraId="115E2E28" w14:textId="7F552B7C">
            <w:r>
              <w:rPr>
                <w:rFonts w:hint="cs" w:cs="Angsana New"/>
                <w:cs/>
              </w:rPr>
              <w:t xml:space="preserve">และ </w:t>
            </w:r>
            <w:r>
              <w:rPr>
                <w:rFonts w:cs="CordiaUPC"/>
              </w:rPr>
              <w:t xml:space="preserve">convert_kbps &lt; convert_kbps </w:t>
            </w:r>
            <w:r>
              <w:rPr>
                <w:rFonts w:hint="cs" w:cs="Angsana New"/>
                <w:cs/>
              </w:rPr>
              <w:t xml:space="preserve">ของ </w:t>
            </w:r>
            <w:r w:rsidRPr="00B4311D">
              <w:rPr>
                <w:rFonts w:cs="CordiaUPC"/>
              </w:rPr>
              <w:t>internetSpeed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หรือ </w:t>
            </w:r>
            <w:r>
              <w:t>fixedSpeedInternetSpeed</w:t>
            </w:r>
            <w:r>
              <w:rPr>
                <w:rFonts w:hint="cs"/>
                <w:cs/>
              </w:rPr>
              <w:t xml:space="preserve"> ขึ้นอยู่กับ </w:t>
            </w:r>
            <w:r>
              <w:t>Internet Quota Type</w:t>
            </w:r>
          </w:p>
        </w:tc>
      </w:tr>
      <w:tr w:rsidRPr="008979A8" w:rsidR="000B5747" w:rsidTr="00400BFB" w14:paraId="13247756" w14:textId="77777777">
        <w:trPr>
          <w:trHeight w:val="243"/>
        </w:trPr>
        <w:tc>
          <w:tcPr>
            <w:tcW w:w="836" w:type="pct"/>
            <w:gridSpan w:val="2"/>
          </w:tcPr>
          <w:p w:rsidRPr="00E31D55" w:rsidR="000B5747" w:rsidP="000B5747" w:rsidRDefault="000B5747" w14:paraId="060DD136" w14:textId="03711D5B">
            <w:r>
              <w:t>dailyFlag</w:t>
            </w:r>
          </w:p>
        </w:tc>
        <w:tc>
          <w:tcPr>
            <w:tcW w:w="1103" w:type="pct"/>
            <w:gridSpan w:val="3"/>
          </w:tcPr>
          <w:p w:rsidR="000B5747" w:rsidP="000B5747" w:rsidRDefault="000B5747" w14:paraId="5B1FA7E8" w14:textId="257FD3B3">
            <w:r>
              <w:rPr>
                <w:rFonts w:cs="CordiaUPC"/>
              </w:rPr>
              <w:t>Radio Button</w:t>
            </w:r>
          </w:p>
        </w:tc>
        <w:tc>
          <w:tcPr>
            <w:tcW w:w="3061" w:type="pct"/>
            <w:gridSpan w:val="2"/>
          </w:tcPr>
          <w:p w:rsidRPr="004E5D49" w:rsidR="000B5747" w:rsidP="000B5747" w:rsidRDefault="000B5747" w14:paraId="33E930E0" w14:textId="77777777">
            <w:pPr>
              <w:rPr>
                <w:color w:val="FF0000"/>
              </w:rPr>
            </w:pPr>
            <w:r w:rsidRPr="004E5D49">
              <w:t xml:space="preserve">Label </w:t>
            </w:r>
            <w:r w:rsidRPr="004E5D49">
              <w:rPr>
                <w:rFonts w:cs="Angsana New"/>
                <w:cs/>
              </w:rPr>
              <w:t xml:space="preserve">: </w:t>
            </w:r>
            <w:r w:rsidRPr="006A792B">
              <w:rPr>
                <w:rFonts w:cs="Angsana New"/>
              </w:rPr>
              <w:t>Daily</w:t>
            </w:r>
            <w:r>
              <w:rPr>
                <w:rFonts w:cs="Angsana New"/>
              </w:rPr>
              <w:t xml:space="preserve"> flag</w:t>
            </w:r>
            <w:r>
              <w:rPr>
                <w:rFonts w:cs="CordiaUPC"/>
                <w:cs/>
              </w:rPr>
              <w:t xml:space="preserve">: </w:t>
            </w:r>
          </w:p>
          <w:p w:rsidRPr="004E5D49" w:rsidR="000B5747" w:rsidP="000B5747" w:rsidRDefault="000B5747" w14:paraId="1404D9B8" w14:textId="77777777">
            <w:pPr>
              <w:rPr>
                <w:rFonts w:cs="CordiaUPC"/>
              </w:rPr>
            </w:pPr>
            <w:r w:rsidRPr="004E5D49">
              <w:t xml:space="preserve">Default Value </w:t>
            </w:r>
            <w:r w:rsidRPr="004E5D49">
              <w:rPr>
                <w:rFonts w:cs="Angsana New"/>
                <w:cs/>
              </w:rPr>
              <w:t>: “</w:t>
            </w:r>
            <w:r w:rsidRPr="004E5D49">
              <w:t>No</w:t>
            </w:r>
            <w:r w:rsidRPr="004E5D49">
              <w:rPr>
                <w:rFonts w:cs="Angsana New"/>
                <w:cs/>
              </w:rPr>
              <w:t>”</w:t>
            </w:r>
          </w:p>
          <w:p w:rsidR="000B5747" w:rsidP="000B5747" w:rsidRDefault="000B5747" w14:paraId="68795E53" w14:textId="1921213E">
            <w:r w:rsidRPr="004E5D49">
              <w:t xml:space="preserve">List of Value </w:t>
            </w:r>
            <w:r w:rsidRPr="004E5D49">
              <w:rPr>
                <w:rFonts w:cs="Angsana New"/>
                <w:cs/>
              </w:rPr>
              <w:t xml:space="preserve">: </w:t>
            </w:r>
            <w:r w:rsidRPr="004E5D49">
              <w:rPr>
                <w:rFonts w:hint="cs"/>
                <w:cs/>
              </w:rPr>
              <w:t>ดึงข้อมูลจาก</w:t>
            </w:r>
            <w:r w:rsidRPr="004E5D49">
              <w:t xml:space="preserve">DB </w:t>
            </w:r>
            <w:r w:rsidRPr="004E5D49">
              <w:rPr>
                <w:rFonts w:hint="cs"/>
                <w:cs/>
              </w:rPr>
              <w:t>ที่</w:t>
            </w:r>
            <w:r w:rsidRPr="004E5D49">
              <w:t xml:space="preserve"> Table</w:t>
            </w:r>
            <w:r w:rsidRPr="004E5D49">
              <w:rPr>
                <w:rFonts w:hint="cs"/>
                <w:cs/>
              </w:rPr>
              <w:t xml:space="preserve"> </w:t>
            </w:r>
            <w:r w:rsidRPr="004E5D49">
              <w:t>FLW_CFG_LOV</w:t>
            </w:r>
            <w:r w:rsidRPr="004E5D49">
              <w:rPr>
                <w:rFonts w:cs="Angsana New"/>
                <w:cs/>
              </w:rPr>
              <w:t xml:space="preserve"> </w:t>
            </w:r>
            <w:r w:rsidRPr="004E5D49">
              <w:rPr>
                <w:rFonts w:hint="cs"/>
                <w:cs/>
              </w:rPr>
              <w:t xml:space="preserve">โดย </w:t>
            </w:r>
            <w:r w:rsidRPr="004E5D49">
              <w:t>group_type</w:t>
            </w:r>
            <w:r w:rsidRPr="004E5D49">
              <w:rPr>
                <w:rFonts w:hint="cs"/>
                <w:cs/>
              </w:rPr>
              <w:t xml:space="preserve"> </w:t>
            </w:r>
            <w:r w:rsidRPr="004E5D49">
              <w:rPr>
                <w:rFonts w:cs="Angsana New"/>
                <w:cs/>
              </w:rPr>
              <w:t>= ‘</w:t>
            </w:r>
            <w:r w:rsidRPr="004E5D49">
              <w:rPr>
                <w:rFonts w:cs="CordiaUPC"/>
              </w:rPr>
              <w:t>YesNoIndicator</w:t>
            </w:r>
            <w:r w:rsidRPr="004E5D49">
              <w:rPr>
                <w:rFonts w:cs="Angsana New"/>
                <w:cs/>
              </w:rPr>
              <w:t>’</w:t>
            </w:r>
          </w:p>
        </w:tc>
      </w:tr>
      <w:tr w:rsidRPr="008979A8" w:rsidR="000B5747" w:rsidTr="00400BFB" w14:paraId="4278412C" w14:textId="77777777">
        <w:trPr>
          <w:trHeight w:val="243"/>
        </w:trPr>
        <w:tc>
          <w:tcPr>
            <w:tcW w:w="836" w:type="pct"/>
            <w:gridSpan w:val="2"/>
          </w:tcPr>
          <w:p w:rsidRPr="00E31D55" w:rsidR="000B5747" w:rsidP="000B5747" w:rsidRDefault="000B5747" w14:paraId="7902E845" w14:textId="2705003F">
            <w:r>
              <w:t>daily</w:t>
            </w:r>
          </w:p>
        </w:tc>
        <w:tc>
          <w:tcPr>
            <w:tcW w:w="1103" w:type="pct"/>
            <w:gridSpan w:val="3"/>
          </w:tcPr>
          <w:p w:rsidR="000B5747" w:rsidP="000B5747" w:rsidRDefault="000B5747" w14:paraId="7F958A96" w14:textId="05E7379F">
            <w:r>
              <w:rPr>
                <w:rFonts w:cs="CordiaUPC"/>
              </w:rPr>
              <w:t>Text Box</w:t>
            </w:r>
          </w:p>
        </w:tc>
        <w:tc>
          <w:tcPr>
            <w:tcW w:w="3061" w:type="pct"/>
            <w:gridSpan w:val="2"/>
          </w:tcPr>
          <w:p w:rsidR="000B5747" w:rsidP="000B5747" w:rsidRDefault="000B5747" w14:paraId="124D9439" w14:textId="40865E09">
            <w:pPr>
              <w:rPr>
                <w:rFonts w:cs="CordiaUPC"/>
                <w:color w:val="FF0000"/>
              </w:rPr>
            </w:pPr>
            <w:r>
              <w:rPr>
                <w:rFonts w:cs="CordiaUPC"/>
              </w:rP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791593">
              <w:rPr>
                <w:rFonts w:cs="Angsana New"/>
              </w:rPr>
              <w:t>Daily</w:t>
            </w:r>
            <w:r w:rsidRPr="006A792B">
              <w:rPr>
                <w:rFonts w:cs="CordiaUPC"/>
                <w:cs/>
              </w:rPr>
              <w:t xml:space="preserve"> </w:t>
            </w:r>
            <w:r w:rsidRPr="006A792B">
              <w:rPr>
                <w:rFonts w:cs="Angsana New"/>
                <w:cs/>
              </w:rPr>
              <w:t>: …</w:t>
            </w:r>
            <w:r w:rsidRPr="006A792B">
              <w:rPr>
                <w:rFonts w:cs="CordiaUPC"/>
              </w:rPr>
              <w:t>value</w:t>
            </w:r>
            <w:r w:rsidRPr="006A792B">
              <w:rPr>
                <w:rFonts w:cs="Angsana New"/>
                <w:cs/>
              </w:rPr>
              <w:t>... …</w:t>
            </w:r>
            <w:r w:rsidRPr="006A792B">
              <w:rPr>
                <w:rFonts w:cs="CordiaUPC"/>
              </w:rPr>
              <w:t>unit</w:t>
            </w:r>
            <w:r w:rsidRPr="006A792B">
              <w:rPr>
                <w:rFonts w:cs="Angsana New"/>
                <w:cs/>
              </w:rPr>
              <w:t>...</w:t>
            </w:r>
          </w:p>
          <w:p w:rsidR="000B5747" w:rsidP="000B5747" w:rsidRDefault="000B5747" w14:paraId="7DD256EF" w14:textId="75B0311A">
            <w:pPr>
              <w:rPr>
                <w:rFonts w:cs="CordiaUPC"/>
                <w:color w:val="FF0000"/>
              </w:rPr>
            </w:pPr>
            <w:r>
              <w:rPr>
                <w:rFonts w:cs="CordiaUPC"/>
                <w:color w:val="FF0000"/>
              </w:rPr>
              <w:t xml:space="preserve">Visible </w:t>
            </w:r>
            <w:r>
              <w:rPr>
                <w:rFonts w:hint="cs" w:cs="CordiaUPC"/>
                <w:color w:val="FF0000"/>
                <w:cs/>
              </w:rPr>
              <w:t xml:space="preserve">เมื่อ </w:t>
            </w:r>
            <w:r>
              <w:t>dailyFlag</w:t>
            </w:r>
            <w:r>
              <w:rPr>
                <w:rFonts w:hint="cs" w:cs="CordiaUPC"/>
                <w:color w:val="FF0000"/>
                <w:cs/>
              </w:rPr>
              <w:t xml:space="preserve"> </w:t>
            </w:r>
            <w:r>
              <w:rPr>
                <w:rFonts w:cs="CordiaUPC"/>
                <w:color w:val="FF0000"/>
                <w:cs/>
              </w:rPr>
              <w:t>= “</w:t>
            </w:r>
            <w:r>
              <w:rPr>
                <w:rFonts w:cs="CordiaUPC"/>
                <w:color w:val="FF0000"/>
              </w:rPr>
              <w:t>Yes</w:t>
            </w:r>
            <w:r>
              <w:rPr>
                <w:rFonts w:cs="CordiaUPC"/>
                <w:color w:val="FF0000"/>
                <w:cs/>
              </w:rPr>
              <w:t>”</w:t>
            </w:r>
          </w:p>
          <w:p w:rsidR="000B5747" w:rsidP="000B5747" w:rsidRDefault="000B5747" w14:paraId="26F28F82" w14:textId="453C10CB">
            <w:r w:rsidRPr="006B2F86">
              <w:rPr>
                <w:rFonts w:hint="cs" w:cs="Angsana New"/>
                <w:cs/>
              </w:rPr>
              <w:t>หมายเหตุ ใส่ได้เฉพาะ</w:t>
            </w:r>
            <w:r>
              <w:rPr>
                <w:rFonts w:hint="cs" w:cs="Angsana New"/>
                <w:cs/>
              </w:rPr>
              <w:t>ตัวเลขและจุดทศนิยมเท่านั้น</w:t>
            </w:r>
          </w:p>
        </w:tc>
      </w:tr>
      <w:tr w:rsidRPr="008979A8" w:rsidR="000B5747" w:rsidTr="00400BFB" w14:paraId="16881DFB" w14:textId="77777777">
        <w:trPr>
          <w:trHeight w:val="243"/>
        </w:trPr>
        <w:tc>
          <w:tcPr>
            <w:tcW w:w="836" w:type="pct"/>
            <w:gridSpan w:val="2"/>
          </w:tcPr>
          <w:p w:rsidRPr="00E31D55" w:rsidR="000B5747" w:rsidP="000B5747" w:rsidRDefault="000B5747" w14:paraId="51A99977" w14:textId="2C5D1D87">
            <w:r>
              <w:t>dailyUnit</w:t>
            </w:r>
          </w:p>
        </w:tc>
        <w:tc>
          <w:tcPr>
            <w:tcW w:w="1103" w:type="pct"/>
            <w:gridSpan w:val="3"/>
          </w:tcPr>
          <w:p w:rsidR="000B5747" w:rsidP="000B5747" w:rsidRDefault="000B5747" w14:paraId="72715287" w14:textId="0B429F76">
            <w:r>
              <w:rPr>
                <w:rFonts w:cs="CordiaUPC"/>
              </w:rPr>
              <w:t>Drop down list</w:t>
            </w:r>
          </w:p>
        </w:tc>
        <w:tc>
          <w:tcPr>
            <w:tcW w:w="3061" w:type="pct"/>
            <w:gridSpan w:val="2"/>
          </w:tcPr>
          <w:p w:rsidR="000B5747" w:rsidP="000B5747" w:rsidRDefault="000B5747" w14:paraId="15EC160F" w14:textId="0358A324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วางบรรทัดเดียวกันกับ </w:t>
            </w:r>
            <w:r>
              <w:t>daily</w:t>
            </w:r>
          </w:p>
          <w:p w:rsidRPr="00362C90" w:rsidR="000B5747" w:rsidP="000B5747" w:rsidRDefault="000B5747" w14:paraId="7A7756BE" w14:textId="0E978F06">
            <w:pPr>
              <w:rPr>
                <w:rFonts w:cs="CordiaUPC"/>
                <w:color w:val="FF0000"/>
              </w:rPr>
            </w:pPr>
            <w:r>
              <w:rPr>
                <w:rFonts w:cs="CordiaUPC"/>
                <w:color w:val="FF0000"/>
              </w:rPr>
              <w:t xml:space="preserve">Visible </w:t>
            </w:r>
            <w:r>
              <w:rPr>
                <w:rFonts w:hint="cs" w:cs="CordiaUPC"/>
                <w:color w:val="FF0000"/>
                <w:cs/>
              </w:rPr>
              <w:t xml:space="preserve">เมื่อ </w:t>
            </w:r>
            <w:r>
              <w:t>dailyFlag</w:t>
            </w:r>
            <w:r>
              <w:rPr>
                <w:rFonts w:hint="cs" w:cs="CordiaUPC"/>
                <w:color w:val="FF0000"/>
                <w:cs/>
              </w:rPr>
              <w:t xml:space="preserve"> </w:t>
            </w:r>
            <w:r>
              <w:rPr>
                <w:rFonts w:cs="CordiaUPC"/>
                <w:color w:val="FF0000"/>
                <w:cs/>
              </w:rPr>
              <w:t>= “</w:t>
            </w:r>
            <w:r>
              <w:rPr>
                <w:rFonts w:cs="CordiaUPC"/>
                <w:color w:val="FF0000"/>
              </w:rPr>
              <w:t>Yes</w:t>
            </w:r>
            <w:r>
              <w:rPr>
                <w:rFonts w:cs="CordiaUPC"/>
                <w:color w:val="FF0000"/>
                <w:cs/>
              </w:rPr>
              <w:t>”</w:t>
            </w:r>
          </w:p>
          <w:p w:rsidR="000B5747" w:rsidP="000B5747" w:rsidRDefault="000B5747" w14:paraId="0077FF41" w14:textId="1D170D07">
            <w:r w:rsidRPr="004C3917">
              <w:t xml:space="preserve">List of Value </w:t>
            </w:r>
            <w:r w:rsidRPr="004C3917"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‘</w:t>
            </w:r>
            <w:r w:rsidRPr="001A7FCE">
              <w:rPr>
                <w:rFonts w:cs="CordiaUPC"/>
              </w:rPr>
              <w:t xml:space="preserve">Voice </w:t>
            </w:r>
            <w:r>
              <w:rPr>
                <w:rFonts w:cs="CordiaUPC"/>
              </w:rPr>
              <w:t>Free</w:t>
            </w:r>
            <w:r w:rsidRPr="001A7FCE">
              <w:rPr>
                <w:rFonts w:cs="CordiaUPC"/>
              </w:rPr>
              <w:t xml:space="preserve"> Unit</w:t>
            </w:r>
            <w:r>
              <w:rPr>
                <w:rFonts w:cs="Angsana New"/>
                <w:cs/>
              </w:rPr>
              <w:t>’</w:t>
            </w:r>
          </w:p>
        </w:tc>
      </w:tr>
      <w:tr w:rsidRPr="008979A8" w:rsidR="000B5747" w:rsidTr="00400BFB" w14:paraId="1E7DF4AA" w14:textId="77777777">
        <w:trPr>
          <w:trHeight w:val="243"/>
        </w:trPr>
        <w:tc>
          <w:tcPr>
            <w:tcW w:w="5000" w:type="pct"/>
            <w:gridSpan w:val="7"/>
            <w:shd w:val="clear" w:color="auto" w:fill="C2D69B" w:themeFill="accent3" w:themeFillTint="99"/>
          </w:tcPr>
          <w:p w:rsidRPr="008979A8" w:rsidR="000B5747" w:rsidP="000B5747" w:rsidRDefault="000B5747" w14:paraId="532DC8D2" w14:textId="0002175A">
            <w:pPr>
              <w:pStyle w:val="HeaderTable"/>
            </w:pPr>
            <w:r>
              <w:t>End Condition Section</w:t>
            </w:r>
          </w:p>
        </w:tc>
      </w:tr>
      <w:tr w:rsidRPr="008979A8" w:rsidR="000B5747" w:rsidTr="00400BFB" w14:paraId="347068F7" w14:textId="77777777">
        <w:trPr>
          <w:trHeight w:val="243"/>
        </w:trPr>
        <w:tc>
          <w:tcPr>
            <w:tcW w:w="5000" w:type="pct"/>
            <w:gridSpan w:val="7"/>
            <w:shd w:val="clear" w:color="auto" w:fill="C2D69B" w:themeFill="accent3" w:themeFillTint="99"/>
          </w:tcPr>
          <w:p w:rsidR="000B5747" w:rsidP="000B5747" w:rsidRDefault="000B5747" w14:paraId="67CD903B" w14:textId="77777777">
            <w:pPr>
              <w:pStyle w:val="HeaderTable"/>
              <w:rPr>
                <w:rtl/>
              </w:rPr>
            </w:pPr>
            <w:r w:rsidRPr="008979A8">
              <w:t xml:space="preserve">Duration </w:t>
            </w:r>
            <w:r>
              <w:t>Section</w:t>
            </w:r>
          </w:p>
          <w:p w:rsidR="000B5747" w:rsidP="000B5747" w:rsidRDefault="000B5747" w14:paraId="118EF597" w14:textId="27C823B3">
            <w:r>
              <w:rPr>
                <w:rFonts w:hint="cs"/>
                <w:cs/>
              </w:rPr>
              <w:t>ถ้</w:t>
            </w:r>
            <w:r w:rsidRPr="009A5D23">
              <w:rPr>
                <w:rFonts w:hint="cs"/>
                <w:cs/>
              </w:rPr>
              <w:t xml:space="preserve">ามาจาก </w:t>
            </w:r>
            <w:r w:rsidRPr="009A5D23">
              <w:t>Tab Reward per Target Customer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hint="cs"/>
                <w:cs/>
              </w:rPr>
              <w:t>หรือ</w:t>
            </w:r>
            <w:r w:rsidRPr="009A5D23">
              <w:rPr>
                <w:rFonts w:cs="CordiaUPC"/>
                <w:cs/>
              </w:rPr>
              <w:t xml:space="preserve"> </w:t>
            </w:r>
            <w:r>
              <w:t>Customer Type</w:t>
            </w:r>
            <w:r>
              <w:rPr>
                <w:rFonts w:cs="CordiaUPC"/>
                <w:cs/>
              </w:rPr>
              <w:t xml:space="preserve"> = “</w:t>
            </w:r>
            <w:r>
              <w:t>Pre paid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Multi Duration </w:t>
            </w:r>
            <w:r>
              <w:rPr>
                <w:rFonts w:cs="CordiaUPC"/>
                <w:cs/>
              </w:rPr>
              <w:t>= “</w:t>
            </w:r>
            <w:r>
              <w:t>Yes</w:t>
            </w:r>
            <w:r>
              <w:rPr>
                <w:rFonts w:cs="CordiaUPC"/>
                <w:cs/>
              </w:rPr>
              <w:t xml:space="preserve">” </w:t>
            </w:r>
            <w:r w:rsidRPr="009A5D23">
              <w:rPr>
                <w:rFonts w:hint="cs"/>
                <w:cs/>
              </w:rPr>
              <w:t xml:space="preserve">ให้ </w:t>
            </w:r>
            <w:r w:rsidRPr="009A5D23">
              <w:t xml:space="preserve">Visible </w:t>
            </w:r>
            <w:r w:rsidRPr="00573B8B">
              <w:rPr>
                <w:rFonts w:hint="cs"/>
                <w:cs/>
              </w:rPr>
              <w:t xml:space="preserve">ถ้าไม่ใช่ให้ </w:t>
            </w:r>
            <w:r w:rsidRPr="00573B8B">
              <w:t>Invisible</w:t>
            </w:r>
          </w:p>
        </w:tc>
      </w:tr>
      <w:tr w:rsidRPr="008979A8" w:rsidR="000B5747" w:rsidTr="00400BFB" w14:paraId="2C9FC505" w14:textId="77777777">
        <w:trPr>
          <w:trHeight w:val="243"/>
        </w:trPr>
        <w:tc>
          <w:tcPr>
            <w:tcW w:w="830" w:type="pct"/>
          </w:tcPr>
          <w:p w:rsidR="000B5747" w:rsidP="000B5747" w:rsidRDefault="000B5747" w14:paraId="5777A4AB" w14:textId="5E874581">
            <w:r>
              <w:rPr>
                <w:rFonts w:cs="CordiaUPC"/>
              </w:rPr>
              <w:t>d</w:t>
            </w:r>
            <w:r w:rsidRPr="008979A8">
              <w:rPr>
                <w:rFonts w:cs="CordiaUPC"/>
              </w:rPr>
              <w:t>urationType</w:t>
            </w:r>
          </w:p>
        </w:tc>
        <w:tc>
          <w:tcPr>
            <w:tcW w:w="1096" w:type="pct"/>
            <w:gridSpan w:val="3"/>
          </w:tcPr>
          <w:p w:rsidR="000B5747" w:rsidP="000B5747" w:rsidRDefault="000B5747" w14:paraId="23F52544" w14:textId="06825343">
            <w:r w:rsidRPr="008979A8">
              <w:rPr>
                <w:rFonts w:cs="CordiaUPC"/>
              </w:rPr>
              <w:t>Radio Button</w:t>
            </w:r>
          </w:p>
        </w:tc>
        <w:tc>
          <w:tcPr>
            <w:tcW w:w="3074" w:type="pct"/>
            <w:gridSpan w:val="3"/>
          </w:tcPr>
          <w:p w:rsidR="000B5747" w:rsidP="000B5747" w:rsidRDefault="000B5747" w14:paraId="50C0EC4F" w14:textId="77777777">
            <w:pPr>
              <w:rPr>
                <w:rFonts w:cs="CordiaUPC"/>
                <w:color w:val="FF0000"/>
              </w:rPr>
            </w:pPr>
            <w:r w:rsidRPr="008979A8">
              <w:rPr>
                <w:rFonts w:cs="CordiaUPC"/>
              </w:rPr>
              <w:t xml:space="preserve">Label </w:t>
            </w:r>
            <w:r w:rsidRPr="008979A8">
              <w:rPr>
                <w:rFonts w:cs="Angsana New"/>
                <w:cs/>
              </w:rPr>
              <w:t xml:space="preserve">:  </w:t>
            </w:r>
            <w:r w:rsidRPr="008979A8">
              <w:rPr>
                <w:rFonts w:cs="Angsana New"/>
                <w:color w:val="FF0000"/>
                <w:cs/>
              </w:rPr>
              <w:t>*</w:t>
            </w:r>
            <w:r w:rsidRPr="008979A8">
              <w:rPr>
                <w:rFonts w:cs="CordiaUPC"/>
                <w:color w:val="FF0000"/>
              </w:rPr>
              <w:t>Duration Type</w:t>
            </w:r>
          </w:p>
          <w:p w:rsidR="000B5747" w:rsidP="000B5747" w:rsidRDefault="000B5747" w14:paraId="06A6DF0B" w14:textId="49E3DE8C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List of Value </w:t>
            </w:r>
            <w:r>
              <w:rPr>
                <w:rFonts w:cs="Angsana New"/>
                <w:cs/>
              </w:rPr>
              <w:t xml:space="preserve">: </w:t>
            </w:r>
            <w:r w:rsidRPr="00B916D9">
              <w:rPr>
                <w:rFonts w:cs="Angsana New"/>
                <w:cs/>
              </w:rPr>
              <w:t>ดึงข้อมูลจาก</w:t>
            </w:r>
            <w:r w:rsidRPr="00B916D9">
              <w:rPr>
                <w:rFonts w:cs="CordiaUPC"/>
              </w:rPr>
              <w:t xml:space="preserve">DB </w:t>
            </w:r>
            <w:r w:rsidRPr="00B916D9">
              <w:rPr>
                <w:rFonts w:cs="Angsana New"/>
                <w:cs/>
              </w:rPr>
              <w:t xml:space="preserve">ที่ </w:t>
            </w:r>
            <w:r w:rsidRPr="00B916D9">
              <w:rPr>
                <w:rFonts w:cs="CordiaUPC"/>
              </w:rPr>
              <w:t xml:space="preserve">Table FLW_CFG_LOV </w:t>
            </w:r>
            <w:r w:rsidRPr="00B916D9">
              <w:rPr>
                <w:rFonts w:cs="Angsana New"/>
                <w:cs/>
              </w:rPr>
              <w:t xml:space="preserve">โดย </w:t>
            </w:r>
            <w:r w:rsidRPr="00B916D9">
              <w:rPr>
                <w:rFonts w:cs="CordiaUPC"/>
              </w:rPr>
              <w:t xml:space="preserve">group_type </w:t>
            </w:r>
            <w:r w:rsidRPr="00B916D9">
              <w:rPr>
                <w:rFonts w:cs="Angsana New"/>
                <w:cs/>
              </w:rPr>
              <w:t>= ‘</w:t>
            </w:r>
            <w:r w:rsidRPr="008979A8">
              <w:rPr>
                <w:rFonts w:cs="CordiaUPC"/>
              </w:rPr>
              <w:t>Duration</w:t>
            </w:r>
            <w:r>
              <w:rPr>
                <w:rFonts w:cs="Angsana New"/>
                <w:cs/>
              </w:rPr>
              <w:t xml:space="preserve"> </w:t>
            </w:r>
            <w:r w:rsidRPr="008979A8">
              <w:rPr>
                <w:rFonts w:cs="CordiaUPC"/>
              </w:rPr>
              <w:t>Type</w:t>
            </w:r>
            <w:r>
              <w:rPr>
                <w:rFonts w:cs="Angsana New"/>
                <w:cs/>
              </w:rPr>
              <w:t>’</w:t>
            </w:r>
          </w:p>
          <w:p w:rsidRPr="008979A8" w:rsidR="000B5747" w:rsidP="000B5747" w:rsidRDefault="000B5747" w14:paraId="4AC74FF5" w14:textId="77777777">
            <w:pPr>
              <w:spacing w:after="0" w:line="259" w:lineRule="auto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เมื่อคลิกเลือกค่าเป็น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Depend on Package</w:t>
            </w:r>
            <w:r>
              <w:rPr>
                <w:rFonts w:cs="Angsana New"/>
                <w:cs/>
              </w:rPr>
              <w:t xml:space="preserve">” </w:t>
            </w:r>
            <w:r w:rsidRPr="008979A8">
              <w:rPr>
                <w:rFonts w:cs="Angsana New"/>
                <w:cs/>
              </w:rPr>
              <w:t xml:space="preserve">ให้ </w:t>
            </w:r>
            <w:r w:rsidRPr="008979A8">
              <w:rPr>
                <w:rFonts w:cs="CordiaUPC"/>
              </w:rPr>
              <w:t xml:space="preserve">Default </w:t>
            </w:r>
            <w:r w:rsidRPr="008979A8">
              <w:rPr>
                <w:rFonts w:cs="Angsana New"/>
                <w:cs/>
              </w:rPr>
              <w:t>ค่า</w:t>
            </w:r>
          </w:p>
          <w:p w:rsidR="000B5747" w:rsidP="000B5747" w:rsidRDefault="000B5747" w14:paraId="6ADFB011" w14:textId="77777777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cs="CordiaUPC"/>
              </w:rPr>
            </w:pPr>
            <w:r>
              <w:rPr>
                <w:rFonts w:cs="CordiaUPC"/>
              </w:rPr>
              <w:t>d</w:t>
            </w:r>
            <w:r w:rsidRPr="008979A8">
              <w:rPr>
                <w:rFonts w:cs="CordiaUPC"/>
              </w:rPr>
              <w:t>uration</w:t>
            </w:r>
            <w:r>
              <w:rPr>
                <w:rFonts w:cs="CordiaUPC"/>
              </w:rPr>
              <w:t>F</w:t>
            </w:r>
            <w:r w:rsidRPr="008979A8">
              <w:rPr>
                <w:rFonts w:cs="CordiaUPC"/>
              </w:rPr>
              <w:t xml:space="preserve">rom </w:t>
            </w:r>
            <w:r w:rsidRPr="008979A8">
              <w:rPr>
                <w:rFonts w:cs="Angsana New"/>
                <w:cs/>
              </w:rPr>
              <w:t xml:space="preserve">= </w:t>
            </w:r>
            <w:r w:rsidRPr="008979A8">
              <w:rPr>
                <w:rFonts w:cs="CordiaUPC"/>
              </w:rPr>
              <w:t>1</w:t>
            </w:r>
          </w:p>
          <w:p w:rsidRPr="00DD58E4" w:rsidR="000B5747" w:rsidP="000B5747" w:rsidRDefault="000B5747" w14:paraId="0EA35FD2" w14:textId="2CB30551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cs="CordiaUPC"/>
              </w:rPr>
            </w:pPr>
            <w:r w:rsidRPr="00DD58E4">
              <w:rPr>
                <w:rFonts w:cs="CordiaUPC"/>
              </w:rPr>
              <w:t xml:space="preserve">durationTo </w:t>
            </w:r>
            <w:r w:rsidRPr="00DD58E4">
              <w:rPr>
                <w:rFonts w:cs="Angsana New"/>
                <w:cs/>
              </w:rPr>
              <w:t xml:space="preserve">= </w:t>
            </w:r>
            <w:r w:rsidRPr="00DD58E4">
              <w:rPr>
                <w:rFonts w:cs="CordiaUPC"/>
              </w:rPr>
              <w:t>packageDuration</w:t>
            </w:r>
          </w:p>
        </w:tc>
      </w:tr>
      <w:tr w:rsidRPr="008979A8" w:rsidR="000B5747" w:rsidTr="00400BFB" w14:paraId="26470122" w14:textId="77777777">
        <w:trPr>
          <w:trHeight w:val="243"/>
        </w:trPr>
        <w:tc>
          <w:tcPr>
            <w:tcW w:w="830" w:type="pct"/>
          </w:tcPr>
          <w:p w:rsidR="000B5747" w:rsidP="000B5747" w:rsidRDefault="000B5747" w14:paraId="6CDB30CF" w14:textId="4943401A">
            <w:r>
              <w:rPr>
                <w:rFonts w:cs="CordiaUPC"/>
              </w:rPr>
              <w:t>d</w:t>
            </w:r>
            <w:r w:rsidRPr="008979A8">
              <w:rPr>
                <w:rFonts w:cs="CordiaUPC"/>
              </w:rPr>
              <w:t>urationFrom</w:t>
            </w:r>
          </w:p>
        </w:tc>
        <w:tc>
          <w:tcPr>
            <w:tcW w:w="1096" w:type="pct"/>
            <w:gridSpan w:val="3"/>
          </w:tcPr>
          <w:p w:rsidR="000B5747" w:rsidP="000B5747" w:rsidRDefault="000B5747" w14:paraId="2FEC697D" w14:textId="33FEFDDD">
            <w:r>
              <w:rPr>
                <w:rFonts w:cs="CordiaUPC"/>
              </w:rPr>
              <w:t>Text Box</w:t>
            </w:r>
          </w:p>
        </w:tc>
        <w:tc>
          <w:tcPr>
            <w:tcW w:w="3074" w:type="pct"/>
            <w:gridSpan w:val="3"/>
          </w:tcPr>
          <w:p w:rsidR="000B5747" w:rsidP="000B5747" w:rsidRDefault="000B5747" w14:paraId="585DC7A6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 xml:space="preserve">Label </w:t>
            </w:r>
            <w:r w:rsidRPr="008979A8">
              <w:rPr>
                <w:rFonts w:cs="Angsana New"/>
                <w:cs/>
              </w:rPr>
              <w:t xml:space="preserve">:  </w:t>
            </w:r>
            <w:r w:rsidRPr="008979A8">
              <w:rPr>
                <w:rFonts w:cs="Angsana New"/>
                <w:color w:val="FF0000"/>
                <w:cs/>
              </w:rPr>
              <w:t>*</w:t>
            </w:r>
            <w:r w:rsidRPr="008979A8">
              <w:rPr>
                <w:rFonts w:cs="CordiaUPC"/>
                <w:color w:val="FF0000"/>
              </w:rPr>
              <w:t>Duration</w:t>
            </w:r>
            <w:r>
              <w:rPr>
                <w:rFonts w:cs="Angsana New"/>
                <w:cs/>
              </w:rPr>
              <w:t xml:space="preserve"> : …</w:t>
            </w:r>
            <w:r>
              <w:rPr>
                <w:rFonts w:cs="CordiaUPC"/>
              </w:rPr>
              <w:t>From</w:t>
            </w:r>
            <w:r>
              <w:rPr>
                <w:rFonts w:cs="Angsana New"/>
                <w:cs/>
              </w:rPr>
              <w:t xml:space="preserve">… </w:t>
            </w:r>
            <w:r>
              <w:rPr>
                <w:rFonts w:cs="CordiaUPC"/>
              </w:rPr>
              <w:t xml:space="preserve">to </w:t>
            </w:r>
            <w:r>
              <w:rPr>
                <w:rFonts w:cs="Angsana New"/>
                <w:cs/>
              </w:rPr>
              <w:t>…</w:t>
            </w:r>
            <w:r>
              <w:rPr>
                <w:rFonts w:cs="CordiaUPC"/>
              </w:rPr>
              <w:t>To</w:t>
            </w:r>
            <w:r>
              <w:rPr>
                <w:rFonts w:cs="Angsana New"/>
                <w:cs/>
              </w:rPr>
              <w:t>… …</w:t>
            </w:r>
            <w:r>
              <w:rPr>
                <w:rFonts w:cs="CordiaUPC"/>
              </w:rPr>
              <w:t>Unit</w:t>
            </w:r>
            <w:r>
              <w:rPr>
                <w:rFonts w:cs="Angsana New"/>
                <w:cs/>
              </w:rPr>
              <w:t>…</w:t>
            </w:r>
          </w:p>
          <w:p w:rsidR="000B5747" w:rsidP="000B5747" w:rsidRDefault="000B5747" w14:paraId="20C10645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 xml:space="preserve">Enabled </w:t>
            </w:r>
            <w:r w:rsidRPr="008979A8">
              <w:rPr>
                <w:rFonts w:cs="Angsana New"/>
                <w:cs/>
              </w:rPr>
              <w:t xml:space="preserve">เมื่อ </w:t>
            </w:r>
            <w:r w:rsidRPr="008979A8">
              <w:rPr>
                <w:rFonts w:cs="CordiaUPC"/>
              </w:rPr>
              <w:t xml:space="preserve">Duration Type </w:t>
            </w:r>
            <w:r w:rsidRPr="008979A8">
              <w:rPr>
                <w:rFonts w:cs="Angsana New"/>
                <w:cs/>
              </w:rPr>
              <w:t>เป็น “</w:t>
            </w:r>
            <w:r w:rsidRPr="008979A8">
              <w:rPr>
                <w:rFonts w:cs="CordiaUPC"/>
              </w:rPr>
              <w:t>Specific</w:t>
            </w:r>
            <w:r w:rsidRPr="008979A8">
              <w:rPr>
                <w:rFonts w:cs="Angsana New"/>
                <w:cs/>
              </w:rPr>
              <w:t>”</w:t>
            </w:r>
          </w:p>
          <w:p w:rsidR="000B5747" w:rsidP="000B5747" w:rsidRDefault="000B5747" w14:paraId="1B97B6A8" w14:textId="13E91C4A">
            <w:r>
              <w:rPr>
                <w:rFonts w:hint="cs" w:cs="Angsana New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>:</w:t>
            </w:r>
            <w:r>
              <w:rPr>
                <w:rFonts w:hint="cs" w:cs="Angsana New"/>
                <w:cs/>
              </w:rPr>
              <w:t xml:space="preserve"> ใส่ได้เฉพาะตัวเลขเท่านั้น</w:t>
            </w:r>
          </w:p>
        </w:tc>
      </w:tr>
      <w:tr w:rsidRPr="008979A8" w:rsidR="000B5747" w:rsidTr="00400BFB" w14:paraId="191CB562" w14:textId="77777777">
        <w:trPr>
          <w:trHeight w:val="243"/>
        </w:trPr>
        <w:tc>
          <w:tcPr>
            <w:tcW w:w="830" w:type="pct"/>
          </w:tcPr>
          <w:p w:rsidR="000B5747" w:rsidP="000B5747" w:rsidRDefault="000B5747" w14:paraId="08562078" w14:textId="70EEF05D">
            <w:r>
              <w:rPr>
                <w:rFonts w:cs="CordiaUPC"/>
              </w:rPr>
              <w:t>d</w:t>
            </w:r>
            <w:r w:rsidRPr="008979A8">
              <w:rPr>
                <w:rFonts w:cs="CordiaUPC"/>
              </w:rPr>
              <w:t>urationTo</w:t>
            </w:r>
          </w:p>
        </w:tc>
        <w:tc>
          <w:tcPr>
            <w:tcW w:w="1096" w:type="pct"/>
            <w:gridSpan w:val="3"/>
          </w:tcPr>
          <w:p w:rsidR="000B5747" w:rsidP="000B5747" w:rsidRDefault="000B5747" w14:paraId="6B28524A" w14:textId="19880371">
            <w:r>
              <w:rPr>
                <w:rFonts w:cs="CordiaUPC"/>
              </w:rPr>
              <w:t>Text Box</w:t>
            </w:r>
          </w:p>
        </w:tc>
        <w:tc>
          <w:tcPr>
            <w:tcW w:w="3074" w:type="pct"/>
            <w:gridSpan w:val="3"/>
          </w:tcPr>
          <w:p w:rsidR="000B5747" w:rsidP="000B5747" w:rsidRDefault="000B5747" w14:paraId="11F8D002" w14:textId="77777777">
            <w:pPr>
              <w:rPr>
                <w:rFonts w:cs="CordiaUPC"/>
              </w:rPr>
            </w:pPr>
            <w:r w:rsidRPr="008979A8">
              <w:rPr>
                <w:rFonts w:cs="Angsana New"/>
                <w:cs/>
              </w:rPr>
              <w:t xml:space="preserve">อยู่บรรทัดเดียวกับ </w:t>
            </w:r>
            <w:r w:rsidRPr="008979A8">
              <w:rPr>
                <w:rFonts w:cs="CordiaUPC"/>
              </w:rPr>
              <w:t>Duration From</w:t>
            </w:r>
          </w:p>
          <w:p w:rsidR="000B5747" w:rsidP="000B5747" w:rsidRDefault="000B5747" w14:paraId="11509AEC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 xml:space="preserve">Enabled </w:t>
            </w:r>
            <w:r w:rsidRPr="008979A8">
              <w:rPr>
                <w:rFonts w:cs="Angsana New"/>
                <w:cs/>
              </w:rPr>
              <w:t xml:space="preserve">เมื่อ </w:t>
            </w:r>
            <w:r w:rsidRPr="008979A8">
              <w:rPr>
                <w:rFonts w:cs="CordiaUPC"/>
              </w:rPr>
              <w:t xml:space="preserve">Duration Type </w:t>
            </w:r>
            <w:r w:rsidRPr="008979A8">
              <w:rPr>
                <w:rFonts w:cs="Angsana New"/>
                <w:cs/>
              </w:rPr>
              <w:t>เป็น “</w:t>
            </w:r>
            <w:r w:rsidRPr="008979A8">
              <w:rPr>
                <w:rFonts w:cs="CordiaUPC"/>
              </w:rPr>
              <w:t>Specific</w:t>
            </w:r>
            <w:r w:rsidRPr="008979A8">
              <w:rPr>
                <w:rFonts w:cs="Angsana New"/>
                <w:cs/>
              </w:rPr>
              <w:t>”</w:t>
            </w:r>
          </w:p>
          <w:p w:rsidR="000B5747" w:rsidP="000B5747" w:rsidRDefault="000B5747" w14:paraId="04E9D1A7" w14:textId="1CAD5012">
            <w:r>
              <w:rPr>
                <w:rFonts w:hint="cs" w:cs="Angsana New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>:</w:t>
            </w:r>
            <w:r>
              <w:rPr>
                <w:rFonts w:hint="cs" w:cs="Angsana New"/>
                <w:cs/>
              </w:rPr>
              <w:t xml:space="preserve"> ใส่ได้เฉพาะตัวเลขเท่านั้น</w:t>
            </w:r>
          </w:p>
        </w:tc>
      </w:tr>
      <w:tr w:rsidRPr="008979A8" w:rsidR="000B5747" w:rsidTr="00400BFB" w14:paraId="027B5EF7" w14:textId="77777777">
        <w:trPr>
          <w:trHeight w:val="243"/>
        </w:trPr>
        <w:tc>
          <w:tcPr>
            <w:tcW w:w="830" w:type="pct"/>
          </w:tcPr>
          <w:p w:rsidR="000B5747" w:rsidP="000B5747" w:rsidRDefault="000B5747" w14:paraId="7D672F8A" w14:textId="3FE5799D">
            <w:r>
              <w:rPr>
                <w:rFonts w:cs="CordiaUPC"/>
              </w:rPr>
              <w:t>d</w:t>
            </w:r>
            <w:r w:rsidRPr="008979A8">
              <w:rPr>
                <w:rFonts w:cs="CordiaUPC"/>
              </w:rPr>
              <w:t>uration</w:t>
            </w:r>
            <w:r>
              <w:rPr>
                <w:rFonts w:cs="CordiaUPC"/>
              </w:rPr>
              <w:t>U</w:t>
            </w:r>
            <w:r w:rsidRPr="008979A8">
              <w:rPr>
                <w:rFonts w:cs="CordiaUPC"/>
              </w:rPr>
              <w:t>nit</w:t>
            </w:r>
          </w:p>
        </w:tc>
        <w:tc>
          <w:tcPr>
            <w:tcW w:w="1096" w:type="pct"/>
            <w:gridSpan w:val="3"/>
          </w:tcPr>
          <w:p w:rsidR="000B5747" w:rsidP="000B5747" w:rsidRDefault="000B5747" w14:paraId="7A97B126" w14:textId="617742EA">
            <w:r w:rsidRPr="008979A8">
              <w:rPr>
                <w:rFonts w:cs="CordiaUPC"/>
              </w:rPr>
              <w:t>Drop Down List</w:t>
            </w:r>
          </w:p>
        </w:tc>
        <w:tc>
          <w:tcPr>
            <w:tcW w:w="3074" w:type="pct"/>
            <w:gridSpan w:val="3"/>
          </w:tcPr>
          <w:p w:rsidR="000B5747" w:rsidP="000B5747" w:rsidRDefault="000B5747" w14:paraId="65A5B408" w14:textId="068ECD9B">
            <w:pPr>
              <w:spacing w:after="160" w:line="259" w:lineRule="auto"/>
              <w:rPr>
                <w:rFonts w:cs="CordiaUPC"/>
              </w:rPr>
            </w:pPr>
            <w:r w:rsidRPr="008979A8">
              <w:rPr>
                <w:rFonts w:cs="Angsana New"/>
                <w:cs/>
              </w:rPr>
              <w:t xml:space="preserve">อยู่บรรทัดเดียวกับ </w:t>
            </w:r>
            <w:r w:rsidRPr="008979A8">
              <w:rPr>
                <w:rFonts w:cs="CordiaUPC"/>
              </w:rPr>
              <w:t>Duration From</w:t>
            </w:r>
          </w:p>
          <w:p w:rsidR="000B5747" w:rsidP="000B5747" w:rsidRDefault="000B5747" w14:paraId="20F8862D" w14:textId="304D6292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 xml:space="preserve">Enabled </w:t>
            </w:r>
            <w:r w:rsidRPr="008979A8">
              <w:rPr>
                <w:rFonts w:cs="Angsana New"/>
                <w:cs/>
              </w:rPr>
              <w:t xml:space="preserve">เมื่อ </w:t>
            </w:r>
            <w:r w:rsidRPr="008979A8">
              <w:rPr>
                <w:rFonts w:cs="CordiaUPC"/>
              </w:rPr>
              <w:t xml:space="preserve">Duration Type </w:t>
            </w:r>
            <w:r w:rsidRPr="008979A8">
              <w:rPr>
                <w:rFonts w:cs="Angsana New"/>
                <w:cs/>
              </w:rPr>
              <w:t>เป็น “</w:t>
            </w:r>
            <w:r w:rsidRPr="008979A8">
              <w:rPr>
                <w:rFonts w:cs="CordiaUPC"/>
              </w:rPr>
              <w:t>Specific</w:t>
            </w:r>
            <w:r w:rsidRPr="008979A8">
              <w:rPr>
                <w:rFonts w:cs="Angsana New"/>
                <w:cs/>
              </w:rPr>
              <w:t>”</w:t>
            </w:r>
          </w:p>
          <w:p w:rsidR="000B5747" w:rsidP="000B5747" w:rsidRDefault="000B5747" w14:paraId="2873EDED" w14:textId="117DEB24">
            <w:r w:rsidRPr="001142BC">
              <w:t xml:space="preserve">List of Value </w:t>
            </w:r>
            <w:r w:rsidRPr="001142BC">
              <w:rPr>
                <w:rFonts w:cs="Angsana New"/>
                <w:cs/>
              </w:rPr>
              <w:t xml:space="preserve">: </w:t>
            </w:r>
            <w:r w:rsidRPr="00B916D9">
              <w:rPr>
                <w:rFonts w:cs="Angsana New"/>
                <w:cs/>
              </w:rPr>
              <w:t>ดึงข้อมูลจาก</w:t>
            </w:r>
            <w:r w:rsidRPr="00B916D9">
              <w:rPr>
                <w:rFonts w:cs="CordiaUPC"/>
              </w:rPr>
              <w:t xml:space="preserve">DB </w:t>
            </w:r>
            <w:r w:rsidRPr="00B916D9">
              <w:rPr>
                <w:rFonts w:cs="Angsana New"/>
                <w:cs/>
              </w:rPr>
              <w:t xml:space="preserve">ที่ </w:t>
            </w:r>
            <w:r w:rsidRPr="00B916D9">
              <w:rPr>
                <w:rFonts w:cs="CordiaUPC"/>
              </w:rPr>
              <w:t xml:space="preserve">Table FLW_CFG_LOV </w:t>
            </w:r>
            <w:r w:rsidRPr="00B916D9">
              <w:rPr>
                <w:rFonts w:cs="Angsana New"/>
                <w:cs/>
              </w:rPr>
              <w:t xml:space="preserve">โดย </w:t>
            </w:r>
            <w:r w:rsidRPr="00B916D9">
              <w:rPr>
                <w:rFonts w:cs="CordiaUPC"/>
              </w:rPr>
              <w:t xml:space="preserve">group_type </w:t>
            </w:r>
            <w:r w:rsidRPr="00B916D9">
              <w:rPr>
                <w:rFonts w:cs="Angsana New"/>
                <w:cs/>
              </w:rPr>
              <w:t>= ‘</w:t>
            </w:r>
            <w:r w:rsidRPr="008979A8">
              <w:rPr>
                <w:rFonts w:cs="CordiaUPC"/>
              </w:rPr>
              <w:t>Duration</w:t>
            </w:r>
            <w:r>
              <w:rPr>
                <w:rFonts w:cs="CordiaUPC"/>
              </w:rPr>
              <w:t xml:space="preserve"> Unit</w:t>
            </w:r>
            <w:r>
              <w:rPr>
                <w:rFonts w:cs="Angsana New"/>
                <w:cs/>
              </w:rPr>
              <w:t xml:space="preserve">’ </w:t>
            </w:r>
            <w:r>
              <w:rPr>
                <w:rFonts w:hint="cs" w:cs="Angsana New"/>
                <w:cs/>
              </w:rPr>
              <w:t xml:space="preserve">และ </w:t>
            </w:r>
            <w:r>
              <w:rPr>
                <w:rFonts w:cs="CordiaUPC"/>
              </w:rPr>
              <w:t xml:space="preserve">par_row_id_concat </w:t>
            </w:r>
            <w:r>
              <w:rPr>
                <w:rFonts w:hint="cs" w:cs="Angsana New"/>
                <w:cs/>
              </w:rPr>
              <w:t xml:space="preserve">ประกอบด้วย </w:t>
            </w:r>
            <w:r w:rsidRPr="001142BC">
              <w:t>customerType</w:t>
            </w:r>
          </w:p>
        </w:tc>
      </w:tr>
      <w:tr w:rsidRPr="008979A8" w:rsidR="000B5747" w:rsidTr="00400BFB" w14:paraId="57893797" w14:textId="77777777">
        <w:trPr>
          <w:trHeight w:val="243"/>
        </w:trPr>
        <w:tc>
          <w:tcPr>
            <w:tcW w:w="5000" w:type="pct"/>
            <w:gridSpan w:val="7"/>
            <w:shd w:val="clear" w:color="auto" w:fill="C2D69B" w:themeFill="accent3" w:themeFillTint="99"/>
          </w:tcPr>
          <w:p w:rsidR="000B5747" w:rsidP="000B5747" w:rsidRDefault="000B5747" w14:paraId="15401C45" w14:textId="6D19B5FE">
            <w:pPr>
              <w:pStyle w:val="HeaderTable"/>
            </w:pPr>
            <w:r w:rsidRPr="008979A8">
              <w:t xml:space="preserve">End Duration </w:t>
            </w:r>
            <w:r>
              <w:t>Section</w:t>
            </w:r>
          </w:p>
        </w:tc>
      </w:tr>
      <w:tr w:rsidRPr="008979A8" w:rsidR="000B5747" w:rsidTr="00400BFB" w14:paraId="435D9553" w14:textId="77777777">
        <w:trPr>
          <w:trHeight w:val="243"/>
        </w:trPr>
        <w:tc>
          <w:tcPr>
            <w:tcW w:w="5000" w:type="pct"/>
            <w:gridSpan w:val="7"/>
            <w:shd w:val="clear" w:color="auto" w:fill="C2D69B" w:themeFill="accent3" w:themeFillTint="99"/>
          </w:tcPr>
          <w:p w:rsidR="000B5747" w:rsidP="000B5747" w:rsidRDefault="000B5747" w14:paraId="0E67CDCF" w14:textId="77777777">
            <w:pPr>
              <w:pStyle w:val="HeaderTable"/>
              <w:rPr>
                <w:lang w:bidi="th-TH"/>
              </w:rPr>
            </w:pPr>
            <w:r>
              <w:rPr>
                <w:lang w:bidi="th-TH"/>
              </w:rPr>
              <w:t>Bill Cycle Section</w:t>
            </w:r>
          </w:p>
          <w:p w:rsidR="000B5747" w:rsidP="000B5747" w:rsidRDefault="000B5747" w14:paraId="76CD7710" w14:textId="73FAF145">
            <w:r>
              <w:rPr>
                <w:rFonts w:hint="cs"/>
                <w:cs/>
              </w:rPr>
              <w:t xml:space="preserve">ถ้ามาจาก </w:t>
            </w:r>
            <w:r>
              <w:t>Tab Reward per Target Customer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hint="cs"/>
                <w:cs/>
              </w:rPr>
              <w:t>หรือ</w:t>
            </w:r>
            <w:r>
              <w:rPr>
                <w:rFonts w:cs="CordiaUPC"/>
                <w:cs/>
              </w:rPr>
              <w:t xml:space="preserve"> </w:t>
            </w:r>
            <w:r>
              <w:t>Customer Type</w:t>
            </w:r>
            <w:r>
              <w:rPr>
                <w:rFonts w:cs="CordiaUPC"/>
                <w:cs/>
              </w:rPr>
              <w:t xml:space="preserve"> = “</w:t>
            </w:r>
            <w:r>
              <w:t>Pre paid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Multi Duration </w:t>
            </w:r>
            <w:r>
              <w:rPr>
                <w:rFonts w:cs="CordiaUPC"/>
                <w:cs/>
              </w:rPr>
              <w:t>= “</w:t>
            </w:r>
            <w:r>
              <w:t>Yes</w:t>
            </w:r>
            <w:r>
              <w:rPr>
                <w:rFonts w:cs="CordiaUPC"/>
                <w:cs/>
              </w:rPr>
              <w:t>”</w:t>
            </w:r>
            <w:r>
              <w:rPr>
                <w:rFonts w:hint="cs"/>
                <w:cs/>
              </w:rPr>
              <w:t xml:space="preserve"> ให้ </w:t>
            </w:r>
            <w:r>
              <w:t xml:space="preserve">Visible </w:t>
            </w:r>
            <w:r>
              <w:rPr>
                <w:rFonts w:hint="cs"/>
                <w:cs/>
              </w:rPr>
              <w:t xml:space="preserve">ถ้าไม่ใช่ให้ </w:t>
            </w:r>
            <w:r>
              <w:t>Invisible</w:t>
            </w:r>
          </w:p>
        </w:tc>
      </w:tr>
      <w:tr w:rsidRPr="008979A8" w:rsidR="000B5747" w:rsidTr="00400BFB" w14:paraId="1C2A0A69" w14:textId="77777777">
        <w:trPr>
          <w:trHeight w:val="243"/>
        </w:trPr>
        <w:tc>
          <w:tcPr>
            <w:tcW w:w="830" w:type="pct"/>
          </w:tcPr>
          <w:p w:rsidR="000B5747" w:rsidP="000B5747" w:rsidRDefault="000B5747" w14:paraId="1E4D66E3" w14:textId="5B9092C3">
            <w:r>
              <w:rPr>
                <w:rFonts w:cs="CordiaUPC"/>
              </w:rPr>
              <w:t>billCycle</w:t>
            </w:r>
            <w:r w:rsidRPr="008979A8">
              <w:rPr>
                <w:rFonts w:cs="CordiaUPC"/>
              </w:rPr>
              <w:t>Type</w:t>
            </w:r>
          </w:p>
        </w:tc>
        <w:tc>
          <w:tcPr>
            <w:tcW w:w="1096" w:type="pct"/>
            <w:gridSpan w:val="3"/>
          </w:tcPr>
          <w:p w:rsidR="000B5747" w:rsidP="000B5747" w:rsidRDefault="000B5747" w14:paraId="1A70E124" w14:textId="545B1CD4">
            <w:r w:rsidRPr="008979A8">
              <w:rPr>
                <w:rFonts w:cs="CordiaUPC"/>
              </w:rPr>
              <w:t>Radio Button</w:t>
            </w:r>
          </w:p>
        </w:tc>
        <w:tc>
          <w:tcPr>
            <w:tcW w:w="3074" w:type="pct"/>
            <w:gridSpan w:val="3"/>
          </w:tcPr>
          <w:p w:rsidR="000B5747" w:rsidP="000B5747" w:rsidRDefault="000B5747" w14:paraId="466DD0A0" w14:textId="77777777">
            <w:pPr>
              <w:rPr>
                <w:rFonts w:cs="CordiaUPC"/>
                <w:color w:val="FF0000"/>
              </w:rPr>
            </w:pPr>
            <w:r w:rsidRPr="008979A8">
              <w:rPr>
                <w:rFonts w:cs="CordiaUPC"/>
              </w:rPr>
              <w:t xml:space="preserve">Label </w:t>
            </w:r>
            <w:r w:rsidRPr="008979A8">
              <w:rPr>
                <w:rFonts w:cs="Angsana New"/>
                <w:cs/>
              </w:rPr>
              <w:t xml:space="preserve">:  </w:t>
            </w:r>
            <w:r w:rsidRPr="008979A8">
              <w:rPr>
                <w:rFonts w:cs="Angsana New"/>
                <w:color w:val="FF0000"/>
                <w:cs/>
              </w:rPr>
              <w:t>*</w:t>
            </w:r>
            <w:r>
              <w:rPr>
                <w:rFonts w:cs="CordiaUPC"/>
                <w:color w:val="FF0000"/>
              </w:rPr>
              <w:t>Bill Cycle</w:t>
            </w:r>
            <w:r w:rsidRPr="008979A8">
              <w:rPr>
                <w:rFonts w:cs="CordiaUPC"/>
                <w:color w:val="FF0000"/>
              </w:rPr>
              <w:t xml:space="preserve"> Type</w:t>
            </w:r>
          </w:p>
          <w:p w:rsidR="000B5747" w:rsidP="000B5747" w:rsidRDefault="000B5747" w14:paraId="7C5F5B67" w14:textId="5BA5031D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List of Value </w:t>
            </w:r>
            <w:r>
              <w:rPr>
                <w:rFonts w:cs="Angsana New"/>
                <w:cs/>
              </w:rPr>
              <w:t xml:space="preserve">: </w:t>
            </w:r>
            <w:r w:rsidRPr="00B916D9">
              <w:rPr>
                <w:rFonts w:cs="Angsana New"/>
                <w:cs/>
              </w:rPr>
              <w:t>ดึงข้อมูลจาก</w:t>
            </w:r>
            <w:r w:rsidRPr="00B916D9">
              <w:rPr>
                <w:rFonts w:cs="CordiaUPC"/>
              </w:rPr>
              <w:t xml:space="preserve">DB </w:t>
            </w:r>
            <w:r w:rsidRPr="00B916D9">
              <w:rPr>
                <w:rFonts w:cs="Angsana New"/>
                <w:cs/>
              </w:rPr>
              <w:t xml:space="preserve">ที่ </w:t>
            </w:r>
            <w:r w:rsidRPr="00B916D9">
              <w:rPr>
                <w:rFonts w:cs="CordiaUPC"/>
              </w:rPr>
              <w:t xml:space="preserve">Table FLW_CFG_LOV </w:t>
            </w:r>
            <w:r w:rsidRPr="00B916D9">
              <w:rPr>
                <w:rFonts w:cs="Angsana New"/>
                <w:cs/>
              </w:rPr>
              <w:t xml:space="preserve">โดย </w:t>
            </w:r>
            <w:r w:rsidRPr="00B916D9">
              <w:rPr>
                <w:rFonts w:cs="CordiaUPC"/>
              </w:rPr>
              <w:t xml:space="preserve">group_type </w:t>
            </w:r>
            <w:r w:rsidRPr="00B916D9">
              <w:rPr>
                <w:rFonts w:cs="Angsana New"/>
                <w:cs/>
              </w:rPr>
              <w:t>= ‘</w:t>
            </w:r>
            <w:r w:rsidRPr="008979A8">
              <w:rPr>
                <w:rFonts w:cs="CordiaUPC"/>
              </w:rPr>
              <w:t>Duration</w:t>
            </w:r>
            <w:r>
              <w:rPr>
                <w:rFonts w:cs="Angsana New"/>
                <w:cs/>
              </w:rPr>
              <w:t xml:space="preserve"> </w:t>
            </w:r>
            <w:r w:rsidRPr="008979A8">
              <w:rPr>
                <w:rFonts w:cs="CordiaUPC"/>
              </w:rPr>
              <w:t>Type</w:t>
            </w:r>
            <w:r>
              <w:rPr>
                <w:rFonts w:cs="Angsana New"/>
                <w:cs/>
              </w:rPr>
              <w:t>’</w:t>
            </w:r>
          </w:p>
          <w:p w:rsidRPr="008979A8" w:rsidR="000B5747" w:rsidP="000B5747" w:rsidRDefault="000B5747" w14:paraId="714269A3" w14:textId="77777777">
            <w:pPr>
              <w:spacing w:after="0" w:line="259" w:lineRule="auto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เมื่อคลิกเลือกค่าเป็น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Depend on Package</w:t>
            </w:r>
            <w:r>
              <w:rPr>
                <w:rFonts w:cs="Angsana New"/>
                <w:cs/>
              </w:rPr>
              <w:t xml:space="preserve">” </w:t>
            </w:r>
            <w:r w:rsidRPr="008979A8">
              <w:rPr>
                <w:rFonts w:cs="Angsana New"/>
                <w:cs/>
              </w:rPr>
              <w:t xml:space="preserve">ให้ </w:t>
            </w:r>
            <w:r w:rsidRPr="008979A8">
              <w:rPr>
                <w:rFonts w:cs="CordiaUPC"/>
              </w:rPr>
              <w:t xml:space="preserve">Default </w:t>
            </w:r>
            <w:r w:rsidRPr="008979A8">
              <w:rPr>
                <w:rFonts w:cs="Angsana New"/>
                <w:cs/>
              </w:rPr>
              <w:t>ค่า</w:t>
            </w:r>
          </w:p>
          <w:p w:rsidR="000B5747" w:rsidP="000B5747" w:rsidRDefault="000B5747" w14:paraId="6DA7A6EE" w14:textId="77777777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cs="CordiaUPC"/>
              </w:rPr>
            </w:pPr>
            <w:r>
              <w:rPr>
                <w:rFonts w:cs="CordiaUPC"/>
              </w:rPr>
              <w:t>billCycleValue</w:t>
            </w:r>
            <w:r w:rsidRPr="008979A8">
              <w:rPr>
                <w:rFonts w:cs="Angsana New"/>
                <w:cs/>
              </w:rPr>
              <w:t xml:space="preserve"> = </w:t>
            </w:r>
            <w:r>
              <w:rPr>
                <w:rFonts w:cs="CordiaUPC"/>
              </w:rPr>
              <w:t>packageBillCycle</w:t>
            </w:r>
          </w:p>
          <w:p w:rsidRPr="00DD58E4" w:rsidR="000B5747" w:rsidP="000B5747" w:rsidRDefault="000B5747" w14:paraId="7779F146" w14:textId="53BBF464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cs="CordiaUPC"/>
              </w:rPr>
            </w:pPr>
            <w:r>
              <w:rPr>
                <w:rFonts w:cs="CordiaUPC"/>
              </w:rPr>
              <w:t>billCycleUnit</w:t>
            </w:r>
            <w:r w:rsidRPr="00AA7778">
              <w:rPr>
                <w:rFonts w:cs="Angsana New"/>
                <w:cs/>
              </w:rPr>
              <w:t xml:space="preserve"> = </w:t>
            </w:r>
            <w:r>
              <w:rPr>
                <w:rFonts w:cs="CordiaUPC"/>
              </w:rPr>
              <w:t>packageBillCycleUnit</w:t>
            </w:r>
          </w:p>
        </w:tc>
      </w:tr>
      <w:tr w:rsidRPr="008979A8" w:rsidR="000B5747" w:rsidTr="00400BFB" w14:paraId="4A4BA4D9" w14:textId="77777777">
        <w:trPr>
          <w:trHeight w:val="243"/>
        </w:trPr>
        <w:tc>
          <w:tcPr>
            <w:tcW w:w="830" w:type="pct"/>
          </w:tcPr>
          <w:p w:rsidR="000B5747" w:rsidP="000B5747" w:rsidRDefault="000B5747" w14:paraId="13DE1AEA" w14:textId="23447DB2">
            <w:r>
              <w:rPr>
                <w:rFonts w:cs="CordiaUPC"/>
              </w:rPr>
              <w:t>billCycleValue</w:t>
            </w:r>
          </w:p>
        </w:tc>
        <w:tc>
          <w:tcPr>
            <w:tcW w:w="1096" w:type="pct"/>
            <w:gridSpan w:val="3"/>
          </w:tcPr>
          <w:p w:rsidR="000B5747" w:rsidP="000B5747" w:rsidRDefault="000B5747" w14:paraId="4ABB4266" w14:textId="1596D249">
            <w:r>
              <w:rPr>
                <w:rFonts w:cs="CordiaUPC"/>
              </w:rPr>
              <w:t>Text Box</w:t>
            </w:r>
          </w:p>
        </w:tc>
        <w:tc>
          <w:tcPr>
            <w:tcW w:w="3074" w:type="pct"/>
            <w:gridSpan w:val="3"/>
          </w:tcPr>
          <w:p w:rsidR="000B5747" w:rsidP="000B5747" w:rsidRDefault="000B5747" w14:paraId="560DEBF9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 xml:space="preserve">Label </w:t>
            </w:r>
            <w:r w:rsidRPr="008979A8">
              <w:rPr>
                <w:rFonts w:cs="Angsana New"/>
                <w:cs/>
              </w:rPr>
              <w:t xml:space="preserve">:  </w:t>
            </w:r>
            <w:r>
              <w:rPr>
                <w:rFonts w:cs="Angsana New"/>
                <w:color w:val="FF0000"/>
                <w:cs/>
              </w:rPr>
              <w:t>*</w:t>
            </w:r>
            <w:r>
              <w:rPr>
                <w:rFonts w:cs="CordiaUPC"/>
                <w:color w:val="FF0000"/>
              </w:rPr>
              <w:t xml:space="preserve">Bill Cycle </w:t>
            </w:r>
            <w:r w:rsidRPr="0096008C">
              <w:rPr>
                <w:rFonts w:cs="Angsana New"/>
                <w:cs/>
              </w:rPr>
              <w:t>: …</w:t>
            </w:r>
            <w:r w:rsidRPr="0096008C">
              <w:rPr>
                <w:rFonts w:cs="CordiaUPC"/>
              </w:rPr>
              <w:t>Value</w:t>
            </w:r>
            <w:r w:rsidRPr="0096008C">
              <w:rPr>
                <w:rFonts w:cs="Angsana New"/>
                <w:cs/>
              </w:rPr>
              <w:t>… …</w:t>
            </w:r>
            <w:r w:rsidRPr="0096008C">
              <w:rPr>
                <w:rFonts w:cs="CordiaUPC"/>
              </w:rPr>
              <w:t>Unit</w:t>
            </w:r>
            <w:r w:rsidRPr="0096008C">
              <w:rPr>
                <w:rFonts w:cs="Angsana New"/>
                <w:cs/>
              </w:rPr>
              <w:t>…</w:t>
            </w:r>
          </w:p>
          <w:p w:rsidR="000B5747" w:rsidP="000B5747" w:rsidRDefault="000B5747" w14:paraId="6F2284CC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 xml:space="preserve">Enabled </w:t>
            </w:r>
            <w:r w:rsidRPr="008979A8">
              <w:rPr>
                <w:rFonts w:cs="Angsana New"/>
                <w:cs/>
              </w:rPr>
              <w:t xml:space="preserve">เมื่อ </w:t>
            </w:r>
            <w:r w:rsidRPr="008979A8">
              <w:rPr>
                <w:rFonts w:cs="CordiaUPC"/>
              </w:rPr>
              <w:t xml:space="preserve">Duration Type </w:t>
            </w:r>
            <w:r w:rsidRPr="008979A8">
              <w:rPr>
                <w:rFonts w:cs="Angsana New"/>
                <w:cs/>
              </w:rPr>
              <w:t>เป็น “</w:t>
            </w:r>
            <w:r w:rsidRPr="008979A8">
              <w:rPr>
                <w:rFonts w:cs="CordiaUPC"/>
              </w:rPr>
              <w:t>Specific</w:t>
            </w:r>
            <w:r w:rsidRPr="008979A8">
              <w:rPr>
                <w:rFonts w:cs="Angsana New"/>
                <w:cs/>
              </w:rPr>
              <w:t>”</w:t>
            </w:r>
          </w:p>
          <w:p w:rsidR="000B5747" w:rsidP="000B5747" w:rsidRDefault="000B5747" w14:paraId="0CEF1029" w14:textId="2A82A442">
            <w:r>
              <w:rPr>
                <w:rFonts w:hint="cs" w:cs="Angsana New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>:</w:t>
            </w:r>
            <w:r>
              <w:rPr>
                <w:rFonts w:hint="cs" w:cs="Angsana New"/>
                <w:cs/>
              </w:rPr>
              <w:t xml:space="preserve"> ใส่ได้เฉพาะตัวเลขเท่านั้น</w:t>
            </w:r>
          </w:p>
        </w:tc>
      </w:tr>
      <w:tr w:rsidRPr="008979A8" w:rsidR="000B5747" w:rsidTr="00400BFB" w14:paraId="24AF72EA" w14:textId="77777777">
        <w:trPr>
          <w:trHeight w:val="243"/>
        </w:trPr>
        <w:tc>
          <w:tcPr>
            <w:tcW w:w="830" w:type="pct"/>
          </w:tcPr>
          <w:p w:rsidR="000B5747" w:rsidP="000B5747" w:rsidRDefault="000B5747" w14:paraId="52FFFC43" w14:textId="70E43DA8">
            <w:r>
              <w:rPr>
                <w:rFonts w:cs="CordiaUPC"/>
              </w:rPr>
              <w:t>billCycleUnit</w:t>
            </w:r>
          </w:p>
        </w:tc>
        <w:tc>
          <w:tcPr>
            <w:tcW w:w="1096" w:type="pct"/>
            <w:gridSpan w:val="3"/>
          </w:tcPr>
          <w:p w:rsidR="000B5747" w:rsidP="000B5747" w:rsidRDefault="000B5747" w14:paraId="417D719A" w14:textId="7F1E5362">
            <w:r w:rsidRPr="008979A8">
              <w:rPr>
                <w:rFonts w:cs="CordiaUPC"/>
              </w:rPr>
              <w:t>Drop Down List</w:t>
            </w:r>
          </w:p>
        </w:tc>
        <w:tc>
          <w:tcPr>
            <w:tcW w:w="3074" w:type="pct"/>
            <w:gridSpan w:val="3"/>
          </w:tcPr>
          <w:p w:rsidR="000B5747" w:rsidP="000B5747" w:rsidRDefault="000B5747" w14:paraId="4971D275" w14:textId="77777777">
            <w:pPr>
              <w:spacing w:after="160" w:line="259" w:lineRule="auto"/>
              <w:rPr>
                <w:rFonts w:cs="CordiaUPC"/>
              </w:rPr>
            </w:pPr>
            <w:r w:rsidRPr="008979A8">
              <w:rPr>
                <w:rFonts w:cs="Angsana New"/>
                <w:cs/>
              </w:rPr>
              <w:t xml:space="preserve">อยู่บรรทัดเดียวกับ </w:t>
            </w:r>
            <w:r>
              <w:rPr>
                <w:rFonts w:cs="CordiaUPC"/>
              </w:rPr>
              <w:t>billCycleValue</w:t>
            </w:r>
          </w:p>
          <w:p w:rsidRPr="0096008C" w:rsidR="000B5747" w:rsidP="000B5747" w:rsidRDefault="000B5747" w14:paraId="2EA3B616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 xml:space="preserve">Enabled </w:t>
            </w:r>
            <w:r w:rsidRPr="008979A8">
              <w:rPr>
                <w:rFonts w:cs="Angsana New"/>
                <w:cs/>
              </w:rPr>
              <w:t xml:space="preserve">เมื่อ </w:t>
            </w:r>
            <w:r w:rsidRPr="008979A8">
              <w:rPr>
                <w:rFonts w:cs="CordiaUPC"/>
              </w:rPr>
              <w:t xml:space="preserve">Duration Type </w:t>
            </w:r>
            <w:r w:rsidRPr="008979A8">
              <w:rPr>
                <w:rFonts w:cs="Angsana New"/>
                <w:cs/>
              </w:rPr>
              <w:t>เป็น “</w:t>
            </w:r>
            <w:r w:rsidRPr="008979A8">
              <w:rPr>
                <w:rFonts w:cs="CordiaUPC"/>
              </w:rPr>
              <w:t>Specific</w:t>
            </w:r>
            <w:r w:rsidRPr="008979A8">
              <w:rPr>
                <w:rFonts w:cs="Angsana New"/>
                <w:cs/>
              </w:rPr>
              <w:t>”</w:t>
            </w:r>
          </w:p>
          <w:p w:rsidR="000B5747" w:rsidP="000B5747" w:rsidRDefault="000B5747" w14:paraId="047C03EE" w14:textId="2C5703F9">
            <w:r w:rsidRPr="001142BC">
              <w:t xml:space="preserve">List of Value </w:t>
            </w:r>
            <w:r w:rsidRPr="001142BC">
              <w:rPr>
                <w:rFonts w:cs="Angsana New"/>
                <w:cs/>
              </w:rPr>
              <w:t xml:space="preserve">: </w:t>
            </w:r>
            <w:r w:rsidRPr="00B916D9">
              <w:rPr>
                <w:rFonts w:cs="Angsana New"/>
                <w:cs/>
              </w:rPr>
              <w:t>ดึงข้อมูลจาก</w:t>
            </w:r>
            <w:r w:rsidRPr="00B916D9">
              <w:rPr>
                <w:rFonts w:cs="CordiaUPC"/>
              </w:rPr>
              <w:t xml:space="preserve">DB </w:t>
            </w:r>
            <w:r w:rsidRPr="00B916D9">
              <w:rPr>
                <w:rFonts w:cs="Angsana New"/>
                <w:cs/>
              </w:rPr>
              <w:t xml:space="preserve">ที่ </w:t>
            </w:r>
            <w:r w:rsidRPr="00B916D9">
              <w:rPr>
                <w:rFonts w:cs="CordiaUPC"/>
              </w:rPr>
              <w:t xml:space="preserve">Table FLW_CFG_LOV </w:t>
            </w:r>
            <w:r w:rsidRPr="00B916D9">
              <w:rPr>
                <w:rFonts w:cs="Angsana New"/>
                <w:cs/>
              </w:rPr>
              <w:t xml:space="preserve">โดย </w:t>
            </w:r>
            <w:r w:rsidRPr="00B916D9">
              <w:rPr>
                <w:rFonts w:cs="CordiaUPC"/>
              </w:rPr>
              <w:t xml:space="preserve">group_type </w:t>
            </w:r>
            <w:r w:rsidRPr="00B916D9">
              <w:rPr>
                <w:rFonts w:cs="Angsana New"/>
                <w:cs/>
              </w:rPr>
              <w:t>= ‘</w:t>
            </w:r>
            <w:r w:rsidRPr="008979A8">
              <w:rPr>
                <w:rFonts w:cs="CordiaUPC"/>
              </w:rPr>
              <w:t>Duration</w:t>
            </w:r>
            <w:r>
              <w:rPr>
                <w:rFonts w:cs="CordiaUPC"/>
              </w:rPr>
              <w:t xml:space="preserve"> Unit</w:t>
            </w:r>
            <w:r>
              <w:rPr>
                <w:rFonts w:cs="Angsana New"/>
                <w:cs/>
              </w:rPr>
              <w:t xml:space="preserve">’ </w:t>
            </w:r>
            <w:r>
              <w:rPr>
                <w:rFonts w:hint="cs" w:cs="Angsana New"/>
                <w:cs/>
              </w:rPr>
              <w:t xml:space="preserve">และ </w:t>
            </w:r>
            <w:r>
              <w:rPr>
                <w:rFonts w:cs="CordiaUPC"/>
              </w:rPr>
              <w:t xml:space="preserve">par_row_id_concat </w:t>
            </w:r>
            <w:r>
              <w:rPr>
                <w:rFonts w:hint="cs" w:cs="Angsana New"/>
                <w:cs/>
              </w:rPr>
              <w:t xml:space="preserve">ประกอบด้วย </w:t>
            </w:r>
            <w:r w:rsidRPr="001142BC">
              <w:t>customerType</w:t>
            </w:r>
          </w:p>
        </w:tc>
      </w:tr>
      <w:tr w:rsidRPr="008979A8" w:rsidR="000B5747" w:rsidTr="00400BFB" w14:paraId="475C3158" w14:textId="77777777">
        <w:trPr>
          <w:trHeight w:val="243"/>
        </w:trPr>
        <w:tc>
          <w:tcPr>
            <w:tcW w:w="5000" w:type="pct"/>
            <w:gridSpan w:val="7"/>
            <w:shd w:val="clear" w:color="auto" w:fill="C2D69B" w:themeFill="accent3" w:themeFillTint="99"/>
          </w:tcPr>
          <w:p w:rsidR="000B5747" w:rsidP="000B5747" w:rsidRDefault="000B5747" w14:paraId="1EDE0B17" w14:textId="774D13AD">
            <w:pPr>
              <w:pStyle w:val="HeaderTable"/>
            </w:pPr>
            <w:r>
              <w:rPr>
                <w:lang w:bidi="th-TH"/>
              </w:rPr>
              <w:t>End Bill Cycle Section</w:t>
            </w:r>
          </w:p>
        </w:tc>
      </w:tr>
      <w:tr w:rsidRPr="008979A8" w:rsidR="000B5747" w:rsidTr="00400BFB" w14:paraId="456C924A" w14:textId="77777777">
        <w:trPr>
          <w:trHeight w:val="243"/>
        </w:trPr>
        <w:tc>
          <w:tcPr>
            <w:tcW w:w="830" w:type="pct"/>
          </w:tcPr>
          <w:p w:rsidR="000B5747" w:rsidP="000B5747" w:rsidRDefault="000B5747" w14:paraId="36DDDB74" w14:textId="62F8C882">
            <w:r w:rsidRPr="008979A8">
              <w:rPr>
                <w:rFonts w:cs="Angsana New"/>
                <w:cs/>
              </w:rPr>
              <w:t xml:space="preserve">ปุ่ม </w:t>
            </w:r>
            <w:r w:rsidRPr="008979A8">
              <w:rPr>
                <w:rFonts w:cs="CordiaUPC"/>
              </w:rPr>
              <w:t>Add</w:t>
            </w:r>
          </w:p>
        </w:tc>
        <w:tc>
          <w:tcPr>
            <w:tcW w:w="1096" w:type="pct"/>
            <w:gridSpan w:val="3"/>
          </w:tcPr>
          <w:p w:rsidR="000B5747" w:rsidP="000B5747" w:rsidRDefault="000B5747" w14:paraId="7838CCDA" w14:textId="7D311C62">
            <w:r w:rsidRPr="008979A8">
              <w:rPr>
                <w:rFonts w:cs="CordiaUPC"/>
              </w:rPr>
              <w:t>Button</w:t>
            </w:r>
          </w:p>
        </w:tc>
        <w:tc>
          <w:tcPr>
            <w:tcW w:w="3074" w:type="pct"/>
            <w:gridSpan w:val="3"/>
          </w:tcPr>
          <w:p w:rsidR="000B5747" w:rsidP="000B5747" w:rsidRDefault="000B5747" w14:paraId="601AD0CA" w14:textId="77777777">
            <w:pPr>
              <w:pStyle w:val="HeaderTable"/>
              <w:rPr>
                <w:b w:val="0"/>
                <w:bCs/>
                <w:lang w:bidi="th-TH"/>
              </w:rPr>
            </w:pPr>
            <w:r w:rsidRPr="008979A8">
              <w:rPr>
                <w:b w:val="0"/>
                <w:bCs/>
                <w:lang w:bidi="th-TH"/>
              </w:rPr>
              <w:t xml:space="preserve">Visible </w:t>
            </w:r>
            <w:r w:rsidRPr="008979A8">
              <w:rPr>
                <w:rFonts w:cs="Angsana New"/>
                <w:cs/>
                <w:lang w:bidi="th-TH"/>
              </w:rPr>
              <w:t>เมื่อมี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b w:val="0"/>
                <w:bCs/>
                <w:lang w:bidi="th-TH"/>
              </w:rPr>
              <w:t xml:space="preserve">Event </w:t>
            </w:r>
            <w:r w:rsidRPr="008979A8">
              <w:rPr>
                <w:rFonts w:cs="Angsana New"/>
                <w:cs/>
                <w:lang w:bidi="th-TH"/>
              </w:rPr>
              <w:t>มาจาก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b w:val="0"/>
                <w:bCs/>
                <w:lang w:bidi="th-TH"/>
              </w:rPr>
              <w:t xml:space="preserve">Table </w:t>
            </w:r>
            <w:r>
              <w:rPr>
                <w:b w:val="0"/>
                <w:bCs/>
                <w:lang w:bidi="th-TH"/>
              </w:rPr>
              <w:t>Section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rFonts w:cs="Angsana New"/>
                <w:cs/>
                <w:lang w:bidi="th-TH"/>
              </w:rPr>
              <w:t>เป็น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“</w:t>
            </w:r>
            <w:r w:rsidRPr="008979A8">
              <w:rPr>
                <w:b w:val="0"/>
                <w:bCs/>
                <w:lang w:bidi="th-TH"/>
              </w:rPr>
              <w:t>Add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>”</w:t>
            </w:r>
          </w:p>
          <w:p w:rsidR="000B5747" w:rsidP="000B5747" w:rsidRDefault="000B5747" w14:paraId="7FC8B284" w14:textId="77777777">
            <w:pPr>
              <w:spacing w:before="240" w:after="0"/>
            </w:pPr>
            <w:r>
              <w:rPr>
                <w:rFonts w:hint="cs"/>
                <w:cs/>
              </w:rPr>
              <w:t>เมื่อกดปุ่ม</w:t>
            </w:r>
          </w:p>
          <w:p w:rsidR="000B5747" w:rsidP="000B5747" w:rsidRDefault="000B5747" w14:paraId="517569B0" w14:textId="77777777">
            <w:pPr>
              <w:pStyle w:val="ListParagraph"/>
              <w:numPr>
                <w:ilvl w:val="0"/>
                <w:numId w:val="4"/>
              </w:numPr>
              <w:spacing w:after="0" w:line="259" w:lineRule="auto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Validate </w:t>
            </w:r>
            <w:r>
              <w:rPr>
                <w:rFonts w:hint="cs" w:cs="Angsana New"/>
                <w:cs/>
              </w:rPr>
              <w:t>ข้อมูลในหน้าจอ</w:t>
            </w:r>
          </w:p>
          <w:p w:rsidRPr="00622722" w:rsidR="000B5747" w:rsidP="000B5747" w:rsidRDefault="000B5747" w14:paraId="206468F8" w14:textId="77777777">
            <w:pPr>
              <w:pStyle w:val="ListParagraph"/>
              <w:numPr>
                <w:ilvl w:val="0"/>
                <w:numId w:val="4"/>
              </w:numPr>
              <w:spacing w:after="0" w:line="259" w:lineRule="auto"/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Add </w:t>
            </w:r>
            <w:r>
              <w:rPr>
                <w:rFonts w:hint="cs" w:cs="Angsana New"/>
                <w:cs/>
              </w:rPr>
              <w:t xml:space="preserve">ข้อมูลลงในส่วนของ </w:t>
            </w:r>
            <w:r>
              <w:rPr>
                <w:rFonts w:cs="CordiaUPC"/>
              </w:rPr>
              <w:t>Table Section</w:t>
            </w:r>
          </w:p>
          <w:p w:rsidR="000B5747" w:rsidP="000B5747" w:rsidRDefault="000B5747" w14:paraId="471BB860" w14:textId="77777777">
            <w:pPr>
              <w:pStyle w:val="ListParagraph"/>
              <w:numPr>
                <w:ilvl w:val="0"/>
                <w:numId w:val="27"/>
              </w:numPr>
            </w:pPr>
            <w:r>
              <w:rPr>
                <w:rFonts w:hint="cs"/>
                <w:cs/>
              </w:rPr>
              <w:t xml:space="preserve">ให้ทำการ </w:t>
            </w:r>
            <w:r>
              <w:t xml:space="preserve">Sort Row </w:t>
            </w:r>
            <w:r>
              <w:rPr>
                <w:rFonts w:hint="cs"/>
                <w:cs/>
              </w:rPr>
              <w:t xml:space="preserve">ตาม </w:t>
            </w:r>
            <w:r>
              <w:t xml:space="preserve">Logic </w:t>
            </w:r>
            <w:r>
              <w:rPr>
                <w:rFonts w:hint="cs"/>
                <w:cs/>
              </w:rPr>
              <w:t>และลำดับดังนี้</w:t>
            </w:r>
          </w:p>
          <w:p w:rsidR="000B5747" w:rsidP="000B5747" w:rsidRDefault="000B5747" w14:paraId="0D7D2341" w14:textId="77777777">
            <w:pPr>
              <w:pStyle w:val="ListParagraph"/>
              <w:numPr>
                <w:ilvl w:val="0"/>
                <w:numId w:val="26"/>
              </w:numPr>
              <w:spacing w:after="160" w:line="259" w:lineRule="auto"/>
            </w:pPr>
            <w:r>
              <w:t>Duration From</w:t>
            </w:r>
          </w:p>
          <w:p w:rsidR="000B5747" w:rsidP="000B5747" w:rsidRDefault="000B5747" w14:paraId="14BE2911" w14:textId="77777777">
            <w:pPr>
              <w:pStyle w:val="ListParagraph"/>
              <w:numPr>
                <w:ilvl w:val="0"/>
                <w:numId w:val="26"/>
              </w:numPr>
              <w:spacing w:after="160" w:line="259" w:lineRule="auto"/>
            </w:pPr>
            <w:r>
              <w:t>Duration To</w:t>
            </w:r>
          </w:p>
          <w:p w:rsidR="000B5747" w:rsidP="000B5747" w:rsidRDefault="000B5747" w14:paraId="3617ADA0" w14:textId="5E3A2A58">
            <w:r w:rsidRPr="00667C8E">
              <w:rPr>
                <w:rFonts w:cs="Angsana New"/>
                <w:cs/>
              </w:rPr>
              <w:t>ให้ทำการเคลียร์ค่า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และ </w:t>
            </w:r>
            <w:r w:rsidRPr="00667C8E">
              <w:rPr>
                <w:rFonts w:cs="CordiaUPC"/>
              </w:rPr>
              <w:t>Invisible</w:t>
            </w:r>
            <w:r>
              <w:rPr>
                <w:rFonts w:cs="CordiaUPC"/>
                <w:szCs w:val="36"/>
              </w:rPr>
              <w:t xml:space="preserve"> Detail Section</w:t>
            </w:r>
          </w:p>
        </w:tc>
      </w:tr>
      <w:tr w:rsidRPr="008979A8" w:rsidR="000B5747" w:rsidTr="00400BFB" w14:paraId="03CF1D31" w14:textId="77777777">
        <w:trPr>
          <w:trHeight w:val="243"/>
        </w:trPr>
        <w:tc>
          <w:tcPr>
            <w:tcW w:w="830" w:type="pct"/>
          </w:tcPr>
          <w:p w:rsidR="000B5747" w:rsidP="000B5747" w:rsidRDefault="000B5747" w14:paraId="34C7D8B2" w14:textId="78776282">
            <w:r w:rsidRPr="008979A8">
              <w:rPr>
                <w:rFonts w:cs="Angsana New"/>
                <w:cs/>
              </w:rPr>
              <w:t xml:space="preserve">ปุ่ม </w:t>
            </w:r>
            <w:r w:rsidRPr="008979A8">
              <w:rPr>
                <w:rFonts w:cs="CordiaUPC"/>
              </w:rPr>
              <w:t>Update</w:t>
            </w:r>
          </w:p>
        </w:tc>
        <w:tc>
          <w:tcPr>
            <w:tcW w:w="1096" w:type="pct"/>
            <w:gridSpan w:val="3"/>
          </w:tcPr>
          <w:p w:rsidR="000B5747" w:rsidP="000B5747" w:rsidRDefault="000B5747" w14:paraId="71D0F642" w14:textId="170B0EB0">
            <w:r w:rsidRPr="008979A8">
              <w:rPr>
                <w:rFonts w:cs="CordiaUPC"/>
              </w:rPr>
              <w:t>Button</w:t>
            </w:r>
          </w:p>
        </w:tc>
        <w:tc>
          <w:tcPr>
            <w:tcW w:w="3074" w:type="pct"/>
            <w:gridSpan w:val="3"/>
          </w:tcPr>
          <w:p w:rsidR="000B5747" w:rsidP="000B5747" w:rsidRDefault="000B5747" w14:paraId="1E3F3A59" w14:textId="77777777">
            <w:pPr>
              <w:pStyle w:val="HeaderTable"/>
              <w:spacing w:line="360" w:lineRule="auto"/>
              <w:rPr>
                <w:b w:val="0"/>
                <w:bCs/>
                <w:lang w:bidi="th-TH"/>
              </w:rPr>
            </w:pPr>
            <w:r w:rsidRPr="008979A8">
              <w:rPr>
                <w:b w:val="0"/>
                <w:bCs/>
                <w:lang w:bidi="th-TH"/>
              </w:rPr>
              <w:t xml:space="preserve">Visible </w:t>
            </w:r>
            <w:r w:rsidRPr="008979A8">
              <w:rPr>
                <w:rFonts w:cs="Angsana New"/>
                <w:cs/>
                <w:lang w:bidi="th-TH"/>
              </w:rPr>
              <w:t>เมื่อมี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b w:val="0"/>
                <w:bCs/>
                <w:lang w:bidi="th-TH"/>
              </w:rPr>
              <w:t xml:space="preserve">Event </w:t>
            </w:r>
            <w:r w:rsidRPr="008979A8">
              <w:rPr>
                <w:rFonts w:cs="Angsana New"/>
                <w:cs/>
                <w:lang w:bidi="th-TH"/>
              </w:rPr>
              <w:t>มาจาก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>
              <w:rPr>
                <w:b w:val="0"/>
                <w:bCs/>
                <w:lang w:bidi="th-TH"/>
              </w:rPr>
              <w:t>Table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>
              <w:rPr>
                <w:b w:val="0"/>
                <w:bCs/>
                <w:lang w:bidi="th-TH"/>
              </w:rPr>
              <w:t>Section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rFonts w:cs="Angsana New"/>
                <w:cs/>
                <w:lang w:bidi="th-TH"/>
              </w:rPr>
              <w:t>เป็น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“</w:t>
            </w:r>
            <w:r w:rsidRPr="008979A8">
              <w:rPr>
                <w:b w:val="0"/>
                <w:bCs/>
                <w:lang w:bidi="th-TH"/>
              </w:rPr>
              <w:t>Edit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>”</w:t>
            </w:r>
          </w:p>
          <w:p w:rsidR="000B5747" w:rsidP="000B5747" w:rsidRDefault="000B5747" w14:paraId="7AAE3BF3" w14:textId="77777777">
            <w:pPr>
              <w:pStyle w:val="HeaderTable"/>
              <w:rPr>
                <w:lang w:bidi="th-TH"/>
              </w:rPr>
            </w:pPr>
            <w:r>
              <w:rPr>
                <w:rFonts w:hint="cs" w:cs="Angsana New"/>
                <w:cs/>
                <w:lang w:bidi="th-TH"/>
              </w:rPr>
              <w:t>เมื่อกดปุ่ม</w:t>
            </w:r>
          </w:p>
          <w:p w:rsidR="000B5747" w:rsidP="000B5747" w:rsidRDefault="000B5747" w14:paraId="093ECE65" w14:textId="77777777">
            <w:pPr>
              <w:pStyle w:val="ListParagraph"/>
              <w:numPr>
                <w:ilvl w:val="0"/>
                <w:numId w:val="6"/>
              </w:numPr>
              <w:spacing w:after="160" w:line="259" w:lineRule="auto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Validate </w:t>
            </w:r>
            <w:r>
              <w:rPr>
                <w:rFonts w:hint="cs" w:cs="Angsana New"/>
                <w:cs/>
              </w:rPr>
              <w:t>ข้อมูลในหน้าจอ</w:t>
            </w:r>
          </w:p>
          <w:p w:rsidR="000B5747" w:rsidP="000B5747" w:rsidRDefault="000B5747" w14:paraId="4980A892" w14:textId="77777777">
            <w:pPr>
              <w:pStyle w:val="ListParagraph"/>
              <w:numPr>
                <w:ilvl w:val="0"/>
                <w:numId w:val="6"/>
              </w:numPr>
              <w:spacing w:after="160" w:line="259" w:lineRule="auto"/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Update </w:t>
            </w:r>
            <w:r>
              <w:rPr>
                <w:rFonts w:hint="cs" w:cs="Angsana New"/>
                <w:cs/>
              </w:rPr>
              <w:t xml:space="preserve">ข้อมูลลงในส่วนของ </w:t>
            </w:r>
            <w:r>
              <w:rPr>
                <w:rFonts w:cs="CordiaUPC"/>
              </w:rPr>
              <w:t xml:space="preserve">Table Section </w:t>
            </w:r>
          </w:p>
          <w:p w:rsidR="000B5747" w:rsidP="000B5747" w:rsidRDefault="000B5747" w14:paraId="67CFC580" w14:textId="77777777">
            <w:pPr>
              <w:pStyle w:val="ListParagraph"/>
              <w:numPr>
                <w:ilvl w:val="0"/>
                <w:numId w:val="27"/>
              </w:numPr>
            </w:pPr>
            <w:r>
              <w:rPr>
                <w:rFonts w:hint="cs"/>
                <w:cs/>
              </w:rPr>
              <w:t xml:space="preserve">ให้ทำการ </w:t>
            </w:r>
            <w:r>
              <w:t xml:space="preserve">Sort Row </w:t>
            </w:r>
            <w:r>
              <w:rPr>
                <w:rFonts w:hint="cs"/>
                <w:cs/>
              </w:rPr>
              <w:t xml:space="preserve">ตาม </w:t>
            </w:r>
            <w:r>
              <w:t xml:space="preserve">Logic </w:t>
            </w:r>
            <w:r>
              <w:rPr>
                <w:rFonts w:hint="cs"/>
                <w:cs/>
              </w:rPr>
              <w:t>และลำดับดังนี้</w:t>
            </w:r>
          </w:p>
          <w:p w:rsidR="000B5747" w:rsidP="000B5747" w:rsidRDefault="000B5747" w14:paraId="28D89EE3" w14:textId="77777777">
            <w:pPr>
              <w:pStyle w:val="ListParagraph"/>
              <w:numPr>
                <w:ilvl w:val="0"/>
                <w:numId w:val="26"/>
              </w:numPr>
              <w:spacing w:after="160" w:line="259" w:lineRule="auto"/>
            </w:pPr>
            <w:r>
              <w:t>Duration From</w:t>
            </w:r>
          </w:p>
          <w:p w:rsidR="000B5747" w:rsidP="000B5747" w:rsidRDefault="000B5747" w14:paraId="195426B6" w14:textId="77777777">
            <w:pPr>
              <w:pStyle w:val="ListParagraph"/>
              <w:numPr>
                <w:ilvl w:val="0"/>
                <w:numId w:val="26"/>
              </w:numPr>
              <w:spacing w:after="160" w:line="259" w:lineRule="auto"/>
            </w:pPr>
            <w:r>
              <w:t>Duration To</w:t>
            </w:r>
          </w:p>
          <w:p w:rsidR="000B5747" w:rsidP="000B5747" w:rsidRDefault="000B5747" w14:paraId="78843AC2" w14:textId="4C5DC917">
            <w:r w:rsidRPr="00667C8E">
              <w:rPr>
                <w:rFonts w:cs="Angsana New"/>
                <w:cs/>
              </w:rPr>
              <w:t>ให้ทำการเคลียร์ค่า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และ </w:t>
            </w:r>
            <w:r w:rsidRPr="00667C8E">
              <w:rPr>
                <w:rFonts w:cs="CordiaUPC"/>
              </w:rPr>
              <w:t>Invisible</w:t>
            </w:r>
            <w:r>
              <w:rPr>
                <w:rFonts w:cs="CordiaUPC"/>
                <w:szCs w:val="36"/>
              </w:rPr>
              <w:t xml:space="preserve"> Detail Section</w:t>
            </w:r>
          </w:p>
        </w:tc>
      </w:tr>
      <w:tr w:rsidRPr="008979A8" w:rsidR="000B5747" w:rsidTr="00400BFB" w14:paraId="3D6B7222" w14:textId="77777777">
        <w:trPr>
          <w:trHeight w:val="243"/>
        </w:trPr>
        <w:tc>
          <w:tcPr>
            <w:tcW w:w="830" w:type="pct"/>
          </w:tcPr>
          <w:p w:rsidR="000B5747" w:rsidP="000B5747" w:rsidRDefault="000B5747" w14:paraId="3B9F85E4" w14:textId="44F8614E">
            <w:r>
              <w:rPr>
                <w:rFonts w:hint="cs" w:cs="Angsana New"/>
                <w:cs/>
              </w:rPr>
              <w:t xml:space="preserve">ปุ่ม </w:t>
            </w:r>
            <w:r>
              <w:rPr>
                <w:rFonts w:cs="CordiaUPC"/>
              </w:rPr>
              <w:t>Cancel</w:t>
            </w:r>
          </w:p>
        </w:tc>
        <w:tc>
          <w:tcPr>
            <w:tcW w:w="1096" w:type="pct"/>
            <w:gridSpan w:val="3"/>
          </w:tcPr>
          <w:p w:rsidR="000B5747" w:rsidP="000B5747" w:rsidRDefault="000B5747" w14:paraId="71E0524B" w14:textId="07B9C109">
            <w:r>
              <w:rPr>
                <w:rFonts w:cs="CordiaUPC"/>
              </w:rPr>
              <w:t>Button</w:t>
            </w:r>
          </w:p>
        </w:tc>
        <w:tc>
          <w:tcPr>
            <w:tcW w:w="3074" w:type="pct"/>
            <w:gridSpan w:val="3"/>
          </w:tcPr>
          <w:p w:rsidR="000B5747" w:rsidP="000B5747" w:rsidRDefault="000B5747" w14:paraId="45C1F89D" w14:textId="7C2F259F">
            <w:r>
              <w:rPr>
                <w:rFonts w:hint="cs"/>
                <w:cs/>
              </w:rPr>
              <w:t xml:space="preserve">ให้ทำการเคลียร์ค่าใน </w:t>
            </w:r>
            <w:r>
              <w:t>Detail Section</w:t>
            </w:r>
            <w:r>
              <w:rPr>
                <w:rFonts w:hint="cs"/>
                <w:cs/>
              </w:rPr>
              <w:t xml:space="preserve"> และทำการ </w:t>
            </w:r>
            <w:r>
              <w:t>Invisible Detail Section</w:t>
            </w:r>
          </w:p>
        </w:tc>
      </w:tr>
      <w:tr w:rsidRPr="008979A8" w:rsidR="000B5747" w:rsidTr="00400BFB" w14:paraId="3A28665D" w14:textId="77777777">
        <w:trPr>
          <w:trHeight w:val="243"/>
        </w:trPr>
        <w:tc>
          <w:tcPr>
            <w:tcW w:w="5000" w:type="pct"/>
            <w:gridSpan w:val="7"/>
            <w:shd w:val="clear" w:color="auto" w:fill="C2D69B" w:themeFill="accent3" w:themeFillTint="99"/>
          </w:tcPr>
          <w:p w:rsidR="000B5747" w:rsidP="000B5747" w:rsidRDefault="000B5747" w14:paraId="778165B9" w14:textId="4E575AC7">
            <w:pPr>
              <w:pStyle w:val="HeaderTable"/>
            </w:pPr>
            <w:r>
              <w:t>End Internet Detail Section</w:t>
            </w:r>
          </w:p>
        </w:tc>
      </w:tr>
      <w:tr w:rsidRPr="008979A8" w:rsidR="000B5747" w:rsidTr="00400BFB" w14:paraId="1E5879E0" w14:textId="77777777">
        <w:trPr>
          <w:trHeight w:val="243"/>
        </w:trPr>
        <w:tc>
          <w:tcPr>
            <w:tcW w:w="5000" w:type="pct"/>
            <w:gridSpan w:val="7"/>
            <w:shd w:val="clear" w:color="auto" w:fill="C2D69B" w:themeFill="accent3" w:themeFillTint="99"/>
          </w:tcPr>
          <w:p w:rsidR="000B5747" w:rsidP="000B5747" w:rsidRDefault="000B5747" w14:paraId="2F77B49B" w14:textId="1EDF7CBB">
            <w:pPr>
              <w:pStyle w:val="HeaderTable"/>
            </w:pPr>
            <w:r>
              <w:t>End Internet Section</w:t>
            </w:r>
          </w:p>
        </w:tc>
      </w:tr>
      <w:tr w:rsidRPr="008979A8" w:rsidR="000B5747" w:rsidTr="00400BFB" w14:paraId="6ABB0155" w14:textId="77777777">
        <w:trPr>
          <w:trHeight w:val="243"/>
        </w:trPr>
        <w:tc>
          <w:tcPr>
            <w:tcW w:w="5000" w:type="pct"/>
            <w:gridSpan w:val="7"/>
            <w:shd w:val="clear" w:color="auto" w:fill="C2D69B" w:themeFill="accent3" w:themeFillTint="99"/>
          </w:tcPr>
          <w:p w:rsidR="000B5747" w:rsidP="000B5747" w:rsidRDefault="000B5747" w14:paraId="2D63DA50" w14:textId="4DC67246">
            <w:pPr>
              <w:pStyle w:val="HeaderTable"/>
              <w:rPr>
                <w:cs/>
                <w:lang w:bidi="th-TH"/>
              </w:rPr>
            </w:pPr>
            <w:r>
              <w:rPr>
                <w:lang w:bidi="th-TH"/>
              </w:rPr>
              <w:t>End Detail Section</w:t>
            </w:r>
          </w:p>
        </w:tc>
      </w:tr>
    </w:tbl>
    <w:p w:rsidR="007F5A12" w:rsidP="00BB3F68" w:rsidRDefault="007F5A12" w14:paraId="79DA68FD" w14:textId="77777777">
      <w:pPr>
        <w:pStyle w:val="Heading3"/>
        <w:numPr>
          <w:ilvl w:val="0"/>
          <w:numId w:val="58"/>
        </w:numPr>
        <w:rPr>
          <w:rFonts w:ascii="CordiaUPC" w:hAnsi="CordiaUPC" w:cs="CordiaUPC"/>
          <w:sz w:val="32"/>
          <w:szCs w:val="32"/>
        </w:rPr>
      </w:pPr>
      <w:r w:rsidRPr="008979A8">
        <w:rPr>
          <w:rFonts w:ascii="CordiaUPC" w:hAnsi="CordiaUPC" w:cs="CordiaUPC"/>
          <w:sz w:val="32"/>
          <w:szCs w:val="32"/>
        </w:rPr>
        <w:t>Script Validation</w:t>
      </w:r>
    </w:p>
    <w:tbl>
      <w:tblPr>
        <w:tblW w:w="4938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385"/>
        <w:gridCol w:w="2896"/>
        <w:gridCol w:w="3314"/>
        <w:gridCol w:w="1309"/>
      </w:tblGrid>
      <w:tr w:rsidRPr="008979A8" w:rsidR="007F5A12" w:rsidTr="00F05FFB" w14:paraId="7A5ADFB3" w14:textId="77777777">
        <w:trPr>
          <w:cantSplit/>
          <w:tblHeader/>
        </w:trPr>
        <w:tc>
          <w:tcPr>
            <w:tcW w:w="778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7F5A12" w:rsidP="00F05FFB" w:rsidRDefault="007F5A12" w14:paraId="4AFAA72C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Error Code</w:t>
            </w:r>
          </w:p>
        </w:tc>
        <w:tc>
          <w:tcPr>
            <w:tcW w:w="1626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7F5A12" w:rsidP="00F05FFB" w:rsidRDefault="007F5A12" w14:paraId="0CEC272B" w14:textId="77777777">
            <w:pPr>
              <w:rPr>
                <w:rFonts w:cs="CordiaUPC"/>
                <w:b/>
                <w:bCs/>
              </w:rPr>
            </w:pPr>
            <w:r>
              <w:rPr>
                <w:rFonts w:cs="CordiaUPC"/>
                <w:b/>
                <w:bCs/>
              </w:rPr>
              <w:t xml:space="preserve">Error Message </w:t>
            </w:r>
          </w:p>
        </w:tc>
        <w:tc>
          <w:tcPr>
            <w:tcW w:w="1861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7F5A12" w:rsidP="00F05FFB" w:rsidRDefault="007F5A12" w14:paraId="5AA74A7A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Logic</w:t>
            </w:r>
          </w:p>
        </w:tc>
        <w:tc>
          <w:tcPr>
            <w:tcW w:w="735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7F5A12" w:rsidP="00F05FFB" w:rsidRDefault="007F5A12" w14:paraId="5EE10A74" w14:textId="77777777">
            <w:pPr>
              <w:rPr>
                <w:rFonts w:cs="CordiaUPC"/>
                <w:b/>
                <w:bCs/>
              </w:rPr>
            </w:pPr>
            <w:r>
              <w:rPr>
                <w:rFonts w:cs="CordiaUPC"/>
                <w:b/>
                <w:bCs/>
              </w:rPr>
              <w:t>Submit Call</w:t>
            </w:r>
          </w:p>
        </w:tc>
      </w:tr>
      <w:tr w:rsidR="009A24CD" w:rsidTr="00F05FFB" w14:paraId="3C4FEB6F" w14:textId="77777777">
        <w:tc>
          <w:tcPr>
            <w:tcW w:w="778" w:type="pct"/>
          </w:tcPr>
          <w:p w:rsidR="009A24CD" w:rsidP="00BB4D16" w:rsidRDefault="009A24CD" w14:paraId="0B5ED84A" w14:textId="6D03FA1D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hAnsi="CordiaUPC" w:cs="CordiaUPC"/>
                <w:sz w:val="28"/>
                <w:szCs w:val="28"/>
              </w:rPr>
              <w:t>00004</w:t>
            </w:r>
          </w:p>
        </w:tc>
        <w:tc>
          <w:tcPr>
            <w:tcW w:w="1626" w:type="pct"/>
          </w:tcPr>
          <w:p w:rsidR="009A24CD" w:rsidP="00BB4D16" w:rsidRDefault="009A24CD" w14:paraId="509C3DF0" w14:textId="4FC8BD19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Net Flexi is required when Product Specification is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{1}</w:t>
            </w:r>
            <w:r>
              <w:rPr>
                <w:rFonts w:cs="Angsana New"/>
                <w:cs/>
              </w:rPr>
              <w:t>”</w:t>
            </w:r>
          </w:p>
        </w:tc>
        <w:tc>
          <w:tcPr>
            <w:tcW w:w="1861" w:type="pct"/>
          </w:tcPr>
          <w:p w:rsidR="009A24CD" w:rsidP="00BB4D16" w:rsidRDefault="009A24CD" w14:paraId="1500FCBA" w14:textId="76B05A7E">
            <w:pPr>
              <w:pStyle w:val="NoSpacing"/>
              <w:rPr>
                <w:rFonts w:ascii="CordiaUPC" w:hAnsi="CordiaUPC"/>
                <w:sz w:val="28"/>
              </w:rPr>
            </w:pPr>
            <w:r>
              <w:rPr>
                <w:rFonts w:hint="cs" w:ascii="CordiaUPC" w:hAnsi="CordiaUPC"/>
                <w:sz w:val="28"/>
                <w:cs/>
              </w:rPr>
              <w:t>ถ้า</w:t>
            </w:r>
            <w:r w:rsidRPr="00734543">
              <w:rPr>
                <w:rFonts w:hint="cs" w:ascii="CordiaUPC" w:hAnsi="CordiaUPC"/>
                <w:sz w:val="28"/>
                <w:cs/>
              </w:rPr>
              <w:t xml:space="preserve"> </w:t>
            </w:r>
            <w:r w:rsidRPr="00734543">
              <w:rPr>
                <w:rFonts w:ascii="CordiaUPC" w:hAnsi="CordiaUPC"/>
                <w:sz w:val="28"/>
              </w:rPr>
              <w:t xml:space="preserve">ProductSpecification </w:t>
            </w:r>
            <w:r w:rsidRPr="00734543">
              <w:rPr>
                <w:rFonts w:hint="cs" w:ascii="CordiaUPC" w:hAnsi="CordiaUPC"/>
                <w:sz w:val="28"/>
                <w:cs/>
              </w:rPr>
              <w:t xml:space="preserve">ที่เลือกมามีค่า </w:t>
            </w:r>
            <w:r w:rsidRPr="00734543">
              <w:rPr>
                <w:rFonts w:ascii="CordiaUPC" w:hAnsi="CordiaUPC"/>
                <w:sz w:val="28"/>
              </w:rPr>
              <w:t xml:space="preserve">Category Type </w:t>
            </w:r>
            <w:r w:rsidRPr="00734543">
              <w:rPr>
                <w:rFonts w:hint="cs" w:ascii="CordiaUPC" w:hAnsi="CordiaUPC"/>
                <w:sz w:val="28"/>
                <w:cs/>
              </w:rPr>
              <w:t xml:space="preserve">เป็น </w:t>
            </w:r>
            <w:r w:rsidRPr="00952E5C">
              <w:rPr>
                <w:rFonts w:ascii="CordiaUPC" w:hAnsi="CordiaUPC"/>
                <w:sz w:val="28"/>
                <w:cs/>
              </w:rPr>
              <w:t>“</w:t>
            </w:r>
            <w:r w:rsidRPr="00952E5C">
              <w:rPr>
                <w:rFonts w:ascii="CordiaUPC" w:hAnsi="CordiaUPC"/>
                <w:sz w:val="28"/>
              </w:rPr>
              <w:t>Internet</w:t>
            </w:r>
            <w:r w:rsidRPr="00952E5C">
              <w:rPr>
                <w:rFonts w:ascii="CordiaUPC" w:hAnsi="CordiaUPC"/>
                <w:sz w:val="28"/>
                <w:cs/>
              </w:rPr>
              <w:t xml:space="preserve">” </w:t>
            </w:r>
            <w:r>
              <w:rPr>
                <w:rFonts w:hint="cs" w:ascii="CordiaUPC" w:hAnsi="CordiaUPC"/>
                <w:sz w:val="28"/>
                <w:cs/>
              </w:rPr>
              <w:t>ดังนั้น</w:t>
            </w:r>
            <w:r>
              <w:rPr>
                <w:rFonts w:ascii="CordiaUPC" w:hAnsi="CordiaUPC"/>
                <w:sz w:val="28"/>
              </w:rPr>
              <w:t xml:space="preserve"> netFlexi </w:t>
            </w:r>
            <w:r>
              <w:rPr>
                <w:rFonts w:hint="cs" w:ascii="CordiaUPC" w:hAnsi="CordiaUPC"/>
                <w:sz w:val="28"/>
                <w:cs/>
              </w:rPr>
              <w:t xml:space="preserve">จะต้องเป็น </w:t>
            </w:r>
            <w:r>
              <w:rPr>
                <w:rFonts w:ascii="CordiaUPC" w:hAnsi="CordiaUPC"/>
                <w:sz w:val="28"/>
              </w:rPr>
              <w:t>Mandatory</w:t>
            </w:r>
          </w:p>
        </w:tc>
        <w:tc>
          <w:tcPr>
            <w:tcW w:w="735" w:type="pct"/>
          </w:tcPr>
          <w:p w:rsidR="009A24CD" w:rsidP="00BB4D16" w:rsidRDefault="009A24CD" w14:paraId="61EC2B8F" w14:textId="19ABECE2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BB4D16" w:rsidTr="00F05FFB" w14:paraId="7E961D6C" w14:textId="77777777">
        <w:tc>
          <w:tcPr>
            <w:tcW w:w="778" w:type="pct"/>
          </w:tcPr>
          <w:p w:rsidRPr="00792590" w:rsidR="00BB4D16" w:rsidP="00BB4D16" w:rsidRDefault="00BB4D16" w14:paraId="0B44D4E2" w14:textId="0CD269CD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>
              <w:rPr>
                <w:rFonts w:ascii="CordiaUPC" w:hAnsi="CordiaUPC" w:cs="CordiaUPC"/>
                <w:sz w:val="28"/>
                <w:szCs w:val="28"/>
              </w:rPr>
              <w:t>00004</w:t>
            </w:r>
          </w:p>
        </w:tc>
        <w:tc>
          <w:tcPr>
            <w:tcW w:w="1626" w:type="pct"/>
          </w:tcPr>
          <w:p w:rsidRPr="00E02D8D" w:rsidR="00BB4D16" w:rsidP="00BB4D16" w:rsidRDefault="00BB4D16" w14:paraId="6AA7A982" w14:textId="48AFD568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Internet is required when Product Specification is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{1}</w:t>
            </w:r>
            <w:r>
              <w:rPr>
                <w:rFonts w:cs="Angsana New"/>
                <w:cs/>
              </w:rPr>
              <w:t>”</w:t>
            </w:r>
          </w:p>
        </w:tc>
        <w:tc>
          <w:tcPr>
            <w:tcW w:w="1861" w:type="pct"/>
          </w:tcPr>
          <w:p w:rsidR="00BB4D16" w:rsidP="00BB4D16" w:rsidRDefault="00BB4D16" w14:paraId="2BE30854" w14:textId="38DBC4C2">
            <w:pPr>
              <w:pStyle w:val="NoSpacing"/>
              <w:rPr>
                <w:rFonts w:ascii="CordiaUPC" w:hAnsi="CordiaUPC"/>
                <w:sz w:val="28"/>
              </w:rPr>
            </w:pPr>
            <w:r>
              <w:rPr>
                <w:rFonts w:hint="cs" w:ascii="CordiaUPC" w:hAnsi="CordiaUPC"/>
                <w:sz w:val="28"/>
                <w:cs/>
              </w:rPr>
              <w:t>ถ้า</w:t>
            </w:r>
            <w:r w:rsidRPr="00734543">
              <w:rPr>
                <w:rFonts w:hint="cs" w:ascii="CordiaUPC" w:hAnsi="CordiaUPC"/>
                <w:sz w:val="28"/>
                <w:cs/>
              </w:rPr>
              <w:t xml:space="preserve"> </w:t>
            </w:r>
            <w:r w:rsidRPr="00734543">
              <w:rPr>
                <w:rFonts w:ascii="CordiaUPC" w:hAnsi="CordiaUPC"/>
                <w:sz w:val="28"/>
              </w:rPr>
              <w:t xml:space="preserve">ProductSpecification </w:t>
            </w:r>
            <w:r w:rsidRPr="00734543">
              <w:rPr>
                <w:rFonts w:hint="cs" w:ascii="CordiaUPC" w:hAnsi="CordiaUPC"/>
                <w:sz w:val="28"/>
                <w:cs/>
              </w:rPr>
              <w:t xml:space="preserve">ที่เลือกมามีค่า </w:t>
            </w:r>
            <w:r w:rsidRPr="00734543">
              <w:rPr>
                <w:rFonts w:ascii="CordiaUPC" w:hAnsi="CordiaUPC"/>
                <w:sz w:val="28"/>
              </w:rPr>
              <w:t xml:space="preserve">Category Type </w:t>
            </w:r>
            <w:r w:rsidRPr="00734543">
              <w:rPr>
                <w:rFonts w:hint="cs" w:ascii="CordiaUPC" w:hAnsi="CordiaUPC"/>
                <w:sz w:val="28"/>
                <w:cs/>
              </w:rPr>
              <w:t xml:space="preserve">เป็น </w:t>
            </w:r>
            <w:r w:rsidRPr="00952E5C">
              <w:rPr>
                <w:rFonts w:ascii="CordiaUPC" w:hAnsi="CordiaUPC"/>
                <w:sz w:val="28"/>
                <w:cs/>
              </w:rPr>
              <w:t>“</w:t>
            </w:r>
            <w:r w:rsidRPr="00952E5C">
              <w:rPr>
                <w:rFonts w:ascii="CordiaUPC" w:hAnsi="CordiaUPC"/>
                <w:sz w:val="28"/>
              </w:rPr>
              <w:t>Internet</w:t>
            </w:r>
            <w:r w:rsidRPr="00952E5C">
              <w:rPr>
                <w:rFonts w:ascii="CordiaUPC" w:hAnsi="CordiaUPC"/>
                <w:sz w:val="28"/>
                <w:cs/>
              </w:rPr>
              <w:t xml:space="preserve">” </w:t>
            </w:r>
            <w:r>
              <w:rPr>
                <w:rFonts w:hint="cs" w:ascii="CordiaUPC" w:hAnsi="CordiaUPC"/>
                <w:sz w:val="28"/>
                <w:cs/>
              </w:rPr>
              <w:t>ดังนั้น</w:t>
            </w:r>
            <w:r>
              <w:rPr>
                <w:rFonts w:ascii="CordiaUPC" w:hAnsi="CordiaUPC"/>
                <w:sz w:val="28"/>
              </w:rPr>
              <w:t xml:space="preserve">Internet </w:t>
            </w:r>
            <w:r>
              <w:rPr>
                <w:rFonts w:hint="cs" w:ascii="CordiaUPC" w:hAnsi="CordiaUPC"/>
                <w:sz w:val="28"/>
                <w:cs/>
              </w:rPr>
              <w:t xml:space="preserve">จะต้องมีอย่างน้อย </w:t>
            </w:r>
            <w:r>
              <w:rPr>
                <w:rFonts w:ascii="CordiaUPC" w:hAnsi="CordiaUPC"/>
                <w:sz w:val="28"/>
              </w:rPr>
              <w:t>1 Row</w:t>
            </w:r>
          </w:p>
          <w:p w:rsidR="00BB4D16" w:rsidP="00BB4D16" w:rsidRDefault="00BB4D16" w14:paraId="735C5953" w14:textId="77777777">
            <w:pPr>
              <w:pStyle w:val="NoSpacing"/>
              <w:rPr>
                <w:rFonts w:ascii="CordiaUPC" w:hAnsi="CordiaUPC"/>
                <w:sz w:val="28"/>
              </w:rPr>
            </w:pPr>
          </w:p>
          <w:p w:rsidR="00BB4D16" w:rsidP="00BB4D16" w:rsidRDefault="00BB4D16" w14:paraId="3B207744" w14:textId="77777777">
            <w:pPr>
              <w:rPr>
                <w:rFonts w:cs="CordiaUPC"/>
              </w:rPr>
            </w:pPr>
            <w:r>
              <w:t xml:space="preserve">{1} </w:t>
            </w:r>
            <w:r>
              <w:rPr>
                <w:rFonts w:hint="cs"/>
                <w:cs/>
              </w:rPr>
              <w:t xml:space="preserve">แทนค่าด้วย </w:t>
            </w:r>
            <w:r>
              <w:t xml:space="preserve">Product Specification </w:t>
            </w:r>
            <w:r>
              <w:rPr>
                <w:rFonts w:hint="cs"/>
                <w:cs/>
              </w:rPr>
              <w:t>ที่เลือกมาและมีค่า</w:t>
            </w:r>
            <w:r w:rsidRPr="00734543">
              <w:t xml:space="preserve"> Category Type </w:t>
            </w:r>
            <w:r w:rsidRPr="00734543">
              <w:rPr>
                <w:rFonts w:hint="cs"/>
                <w:cs/>
              </w:rPr>
              <w:t xml:space="preserve">เป็น </w:t>
            </w:r>
            <w:r w:rsidRPr="00734543">
              <w:rPr>
                <w:rFonts w:cs="Angsana New"/>
                <w:cs/>
              </w:rPr>
              <w:t>“</w:t>
            </w:r>
            <w:r>
              <w:t>Internet</w:t>
            </w:r>
            <w:r w:rsidRPr="00734543">
              <w:rPr>
                <w:rFonts w:cs="Angsana New"/>
                <w:cs/>
              </w:rPr>
              <w:t>”</w:t>
            </w:r>
          </w:p>
          <w:p w:rsidRPr="00BB4D16" w:rsidR="00EB5755" w:rsidP="00BB4D16" w:rsidRDefault="00EB5755" w14:paraId="3D1EBE0A" w14:textId="678C4EC2">
            <w:r>
              <w:rPr>
                <w:rFonts w:hint="cs"/>
                <w:cs/>
              </w:rPr>
              <w:t xml:space="preserve">หมายเหตุ เฉพาะเคสไม่ใช่ของ </w:t>
            </w:r>
            <w:r>
              <w:t xml:space="preserve">customerType </w:t>
            </w:r>
            <w:r>
              <w:rPr>
                <w:rFonts w:cs="Angsana New"/>
                <w:cs/>
              </w:rPr>
              <w:t>= 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productClass </w:t>
            </w:r>
            <w:r>
              <w:rPr>
                <w:rFonts w:cs="Angsana New"/>
                <w:cs/>
              </w:rPr>
              <w:t>= “</w:t>
            </w:r>
            <w:r>
              <w:t>Main</w:t>
            </w:r>
            <w:r>
              <w:rPr>
                <w:rFonts w:cs="Angsana New"/>
                <w:cs/>
              </w:rPr>
              <w:t>”</w:t>
            </w:r>
          </w:p>
        </w:tc>
        <w:tc>
          <w:tcPr>
            <w:tcW w:w="735" w:type="pct"/>
          </w:tcPr>
          <w:p w:rsidR="00BB4D16" w:rsidP="00BB4D16" w:rsidRDefault="00BB4D16" w14:paraId="5F6D48FE" w14:textId="5F21CC32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EB5755" w:rsidTr="00F05FFB" w14:paraId="244EAE97" w14:textId="77777777">
        <w:tc>
          <w:tcPr>
            <w:tcW w:w="778" w:type="pct"/>
          </w:tcPr>
          <w:p w:rsidR="00EB5755" w:rsidP="00EB5755" w:rsidRDefault="00EB5755" w14:paraId="342D48FD" w14:textId="7CD15BBA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hAnsi="CordiaUPC" w:cs="CordiaUPC"/>
                <w:sz w:val="28"/>
                <w:szCs w:val="28"/>
              </w:rPr>
              <w:t>00004</w:t>
            </w:r>
          </w:p>
        </w:tc>
        <w:tc>
          <w:tcPr>
            <w:tcW w:w="1626" w:type="pct"/>
          </w:tcPr>
          <w:p w:rsidR="00EB5755" w:rsidP="00EB5755" w:rsidRDefault="00EB5755" w14:paraId="4855D725" w14:textId="783DBFF0">
            <w:pPr>
              <w:rPr>
                <w:rFonts w:cs="CordiaUPC"/>
              </w:rPr>
            </w:pPr>
            <w:r>
              <w:t xml:space="preserve">On {2}, </w:t>
            </w:r>
            <w:r>
              <w:rPr>
                <w:rFonts w:cs="CordiaUPC"/>
              </w:rPr>
              <w:t xml:space="preserve">Internet is required when Product Specification is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{1}</w:t>
            </w:r>
            <w:r>
              <w:rPr>
                <w:rFonts w:cs="Angsana New"/>
                <w:cs/>
              </w:rPr>
              <w:t>”</w:t>
            </w:r>
          </w:p>
        </w:tc>
        <w:tc>
          <w:tcPr>
            <w:tcW w:w="1861" w:type="pct"/>
          </w:tcPr>
          <w:p w:rsidR="00EB5755" w:rsidP="00EB5755" w:rsidRDefault="00EB5755" w14:paraId="017BBEC9" w14:textId="77777777">
            <w:pPr>
              <w:pStyle w:val="NoSpacing"/>
              <w:rPr>
                <w:rFonts w:ascii="CordiaUPC" w:hAnsi="CordiaUPC"/>
                <w:sz w:val="28"/>
              </w:rPr>
            </w:pPr>
            <w:r>
              <w:rPr>
                <w:rFonts w:hint="cs" w:ascii="CordiaUPC" w:hAnsi="CordiaUPC"/>
                <w:sz w:val="28"/>
                <w:cs/>
              </w:rPr>
              <w:t>ถ้า</w:t>
            </w:r>
            <w:r w:rsidRPr="00734543">
              <w:rPr>
                <w:rFonts w:hint="cs" w:ascii="CordiaUPC" w:hAnsi="CordiaUPC"/>
                <w:sz w:val="28"/>
                <w:cs/>
              </w:rPr>
              <w:t xml:space="preserve"> </w:t>
            </w:r>
            <w:r w:rsidRPr="00734543">
              <w:rPr>
                <w:rFonts w:ascii="CordiaUPC" w:hAnsi="CordiaUPC"/>
                <w:sz w:val="28"/>
              </w:rPr>
              <w:t xml:space="preserve">ProductSpecification </w:t>
            </w:r>
            <w:r w:rsidRPr="00734543">
              <w:rPr>
                <w:rFonts w:hint="cs" w:ascii="CordiaUPC" w:hAnsi="CordiaUPC"/>
                <w:sz w:val="28"/>
                <w:cs/>
              </w:rPr>
              <w:t xml:space="preserve">ที่เลือกมามีค่า </w:t>
            </w:r>
            <w:r w:rsidRPr="00734543">
              <w:rPr>
                <w:rFonts w:ascii="CordiaUPC" w:hAnsi="CordiaUPC"/>
                <w:sz w:val="28"/>
              </w:rPr>
              <w:t xml:space="preserve">Category Type </w:t>
            </w:r>
            <w:r w:rsidRPr="00734543">
              <w:rPr>
                <w:rFonts w:hint="cs" w:ascii="CordiaUPC" w:hAnsi="CordiaUPC"/>
                <w:sz w:val="28"/>
                <w:cs/>
              </w:rPr>
              <w:t xml:space="preserve">เป็น </w:t>
            </w:r>
            <w:r w:rsidRPr="00952E5C">
              <w:rPr>
                <w:rFonts w:ascii="CordiaUPC" w:hAnsi="CordiaUPC"/>
                <w:sz w:val="28"/>
                <w:cs/>
              </w:rPr>
              <w:t>“</w:t>
            </w:r>
            <w:r w:rsidRPr="00952E5C">
              <w:rPr>
                <w:rFonts w:ascii="CordiaUPC" w:hAnsi="CordiaUPC"/>
                <w:sz w:val="28"/>
              </w:rPr>
              <w:t>Internet</w:t>
            </w:r>
            <w:r w:rsidRPr="00952E5C">
              <w:rPr>
                <w:rFonts w:ascii="CordiaUPC" w:hAnsi="CordiaUPC"/>
                <w:sz w:val="28"/>
                <w:cs/>
              </w:rPr>
              <w:t xml:space="preserve">” </w:t>
            </w:r>
            <w:r>
              <w:rPr>
                <w:rFonts w:hint="cs" w:ascii="CordiaUPC" w:hAnsi="CordiaUPC"/>
                <w:sz w:val="28"/>
                <w:cs/>
              </w:rPr>
              <w:t>ดังนั้น</w:t>
            </w:r>
            <w:r>
              <w:rPr>
                <w:rFonts w:ascii="CordiaUPC" w:hAnsi="CordiaUPC"/>
                <w:sz w:val="28"/>
              </w:rPr>
              <w:t xml:space="preserve">Internet </w:t>
            </w:r>
            <w:r>
              <w:rPr>
                <w:rFonts w:hint="cs" w:ascii="CordiaUPC" w:hAnsi="CordiaUPC"/>
                <w:sz w:val="28"/>
                <w:cs/>
              </w:rPr>
              <w:t xml:space="preserve">จะต้องมีอย่างน้อย </w:t>
            </w:r>
            <w:r>
              <w:rPr>
                <w:rFonts w:ascii="CordiaUPC" w:hAnsi="CordiaUPC"/>
                <w:sz w:val="28"/>
              </w:rPr>
              <w:t>1 Row</w:t>
            </w:r>
          </w:p>
          <w:p w:rsidR="00EB5755" w:rsidP="00E766EB" w:rsidRDefault="00EB5755" w14:paraId="1C67E835" w14:textId="77777777">
            <w:pPr>
              <w:pStyle w:val="NoSpacing"/>
              <w:spacing w:before="240" w:after="240"/>
              <w:rPr>
                <w:rFonts w:ascii="CordiaUPC" w:hAnsi="CordiaUPC"/>
                <w:sz w:val="28"/>
              </w:rPr>
            </w:pPr>
            <w:r>
              <w:rPr>
                <w:rFonts w:hint="cs" w:ascii="CordiaUPC" w:hAnsi="CordiaUPC"/>
                <w:sz w:val="28"/>
                <w:cs/>
              </w:rPr>
              <w:t xml:space="preserve">หมายเหตุ เฉพาะเคส </w:t>
            </w:r>
            <w:r>
              <w:rPr>
                <w:rFonts w:ascii="CordiaUPC" w:hAnsi="CordiaUPC"/>
                <w:sz w:val="28"/>
              </w:rPr>
              <w:t xml:space="preserve">customerType </w:t>
            </w:r>
            <w:r>
              <w:rPr>
                <w:rFonts w:ascii="CordiaUPC" w:hAnsi="CordiaUPC" w:cs="Angsana New"/>
                <w:sz w:val="28"/>
                <w:cs/>
              </w:rPr>
              <w:t>= “</w:t>
            </w:r>
            <w:r>
              <w:rPr>
                <w:rFonts w:ascii="CordiaUPC" w:hAnsi="CordiaUPC"/>
                <w:sz w:val="28"/>
              </w:rPr>
              <w:t>Pre</w:t>
            </w:r>
            <w:r>
              <w:rPr>
                <w:rFonts w:ascii="CordiaUPC" w:hAnsi="CordiaUPC" w:cs="Angsana New"/>
                <w:sz w:val="28"/>
                <w:cs/>
              </w:rPr>
              <w:t>-</w:t>
            </w:r>
            <w:r>
              <w:rPr>
                <w:rFonts w:ascii="CordiaUPC" w:hAnsi="CordiaUPC"/>
                <w:sz w:val="28"/>
              </w:rPr>
              <w:t>paid</w:t>
            </w:r>
            <w:r>
              <w:rPr>
                <w:rFonts w:ascii="CordiaUPC" w:hAnsi="CordiaUPC" w:cs="Angsana New"/>
                <w:sz w:val="28"/>
                <w:cs/>
              </w:rPr>
              <w:t xml:space="preserve">” </w:t>
            </w:r>
            <w:r>
              <w:rPr>
                <w:rFonts w:hint="cs" w:ascii="CordiaUPC" w:hAnsi="CordiaUPC"/>
                <w:sz w:val="28"/>
                <w:cs/>
              </w:rPr>
              <w:t xml:space="preserve">และ </w:t>
            </w:r>
            <w:r>
              <w:rPr>
                <w:rFonts w:ascii="CordiaUPC" w:hAnsi="CordiaUPC"/>
                <w:sz w:val="28"/>
              </w:rPr>
              <w:t xml:space="preserve">productClass </w:t>
            </w:r>
            <w:r>
              <w:rPr>
                <w:rFonts w:ascii="CordiaUPC" w:hAnsi="CordiaUPC" w:cs="Angsana New"/>
                <w:sz w:val="28"/>
                <w:cs/>
              </w:rPr>
              <w:t>= “</w:t>
            </w:r>
            <w:r>
              <w:rPr>
                <w:rFonts w:ascii="CordiaUPC" w:hAnsi="CordiaUPC"/>
                <w:sz w:val="28"/>
              </w:rPr>
              <w:t>Main</w:t>
            </w:r>
            <w:r>
              <w:rPr>
                <w:rFonts w:ascii="CordiaUPC" w:hAnsi="CordiaUPC" w:cs="Angsana New"/>
                <w:sz w:val="28"/>
                <w:cs/>
              </w:rPr>
              <w:t>”</w:t>
            </w:r>
            <w:r>
              <w:rPr>
                <w:rFonts w:hint="cs" w:ascii="CordiaUPC" w:hAnsi="CordiaUPC"/>
                <w:sz w:val="28"/>
                <w:cs/>
              </w:rPr>
              <w:t xml:space="preserve"> และโดย </w:t>
            </w:r>
            <w:r>
              <w:rPr>
                <w:rFonts w:ascii="CordiaUPC" w:hAnsi="CordiaUPC"/>
                <w:sz w:val="28"/>
              </w:rPr>
              <w:t xml:space="preserve">Validate </w:t>
            </w:r>
            <w:r>
              <w:rPr>
                <w:rFonts w:hint="cs" w:ascii="CordiaUPC" w:hAnsi="CordiaUPC"/>
                <w:sz w:val="28"/>
                <w:cs/>
              </w:rPr>
              <w:t xml:space="preserve">แยกแต่ละ </w:t>
            </w:r>
            <w:r>
              <w:rPr>
                <w:rFonts w:ascii="CordiaUPC" w:hAnsi="CordiaUPC"/>
                <w:sz w:val="28"/>
              </w:rPr>
              <w:t>deductType</w:t>
            </w:r>
          </w:p>
          <w:p w:rsidR="00EB5755" w:rsidP="00E766EB" w:rsidRDefault="00EB5755" w14:paraId="1717CBD2" w14:textId="77777777">
            <w:pPr>
              <w:spacing w:after="0"/>
              <w:rPr>
                <w:rFonts w:cs="CordiaUPC"/>
              </w:rPr>
            </w:pPr>
            <w:r>
              <w:t xml:space="preserve">{1} </w:t>
            </w:r>
            <w:r>
              <w:rPr>
                <w:rFonts w:hint="cs"/>
                <w:cs/>
              </w:rPr>
              <w:t xml:space="preserve">แทนค่าด้วย </w:t>
            </w:r>
            <w:r>
              <w:t xml:space="preserve">Product Specification </w:t>
            </w:r>
            <w:r>
              <w:rPr>
                <w:rFonts w:hint="cs"/>
                <w:cs/>
              </w:rPr>
              <w:t>ที่เลือกมาและมีค่า</w:t>
            </w:r>
            <w:r w:rsidRPr="00734543">
              <w:t xml:space="preserve"> Category Type </w:t>
            </w:r>
            <w:r w:rsidRPr="00734543">
              <w:rPr>
                <w:rFonts w:hint="cs"/>
                <w:cs/>
              </w:rPr>
              <w:t xml:space="preserve">เป็น </w:t>
            </w:r>
            <w:r w:rsidRPr="00734543">
              <w:rPr>
                <w:rFonts w:cs="Angsana New"/>
                <w:cs/>
              </w:rPr>
              <w:t>“</w:t>
            </w:r>
            <w:r>
              <w:t>Internet</w:t>
            </w:r>
            <w:r w:rsidRPr="00734543">
              <w:rPr>
                <w:rFonts w:cs="Angsana New"/>
                <w:cs/>
              </w:rPr>
              <w:t>”</w:t>
            </w:r>
          </w:p>
          <w:p w:rsidRPr="00EB5755" w:rsidR="00EB5755" w:rsidRDefault="00EB5755" w14:paraId="202B79FD" w14:textId="6A391EF1">
            <w:pPr>
              <w:pStyle w:val="NoSpacing"/>
              <w:rPr>
                <w:rFonts w:ascii="CordiaUPC" w:hAnsi="CordiaUPC"/>
                <w:sz w:val="28"/>
                <w:cs/>
              </w:rPr>
            </w:pPr>
            <w:r w:rsidRPr="00E766EB">
              <w:rPr>
                <w:rFonts w:ascii="CordiaUPC" w:hAnsi="CordiaUPC"/>
                <w:sz w:val="28"/>
              </w:rPr>
              <w:t xml:space="preserve">{2} </w:t>
            </w:r>
            <w:r w:rsidRPr="00E766EB">
              <w:rPr>
                <w:rFonts w:ascii="CordiaUPC" w:hAnsi="CordiaUPC" w:cs="Angsana New"/>
                <w:sz w:val="28"/>
                <w:cs/>
              </w:rPr>
              <w:t xml:space="preserve">= </w:t>
            </w:r>
            <w:r w:rsidRPr="00E766EB">
              <w:rPr>
                <w:rFonts w:ascii="CordiaUPC" w:hAnsi="CordiaUPC"/>
                <w:sz w:val="28"/>
              </w:rPr>
              <w:t>deductType</w:t>
            </w:r>
          </w:p>
        </w:tc>
        <w:tc>
          <w:tcPr>
            <w:tcW w:w="735" w:type="pct"/>
          </w:tcPr>
          <w:p w:rsidR="00EB5755" w:rsidP="00EB5755" w:rsidRDefault="00EB5755" w14:paraId="3EF3A6B1" w14:textId="0087A365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EB5755" w:rsidTr="001013D3" w14:paraId="7BBC9779" w14:textId="77777777">
        <w:tc>
          <w:tcPr>
            <w:tcW w:w="5000" w:type="pct"/>
            <w:gridSpan w:val="4"/>
            <w:shd w:val="clear" w:color="auto" w:fill="C2D69B" w:themeFill="accent3" w:themeFillTint="99"/>
          </w:tcPr>
          <w:p w:rsidR="00EB5755" w:rsidP="00EB5755" w:rsidRDefault="00EB5755" w14:paraId="299607F9" w14:textId="4E68D4CC">
            <w:pPr>
              <w:pStyle w:val="HeaderTable"/>
            </w:pPr>
            <w:r>
              <w:t>Internet Detail Section</w:t>
            </w:r>
          </w:p>
        </w:tc>
      </w:tr>
      <w:tr w:rsidR="00EB5755" w:rsidTr="00F05FFB" w14:paraId="76DF9799" w14:textId="77777777">
        <w:tc>
          <w:tcPr>
            <w:tcW w:w="778" w:type="pct"/>
          </w:tcPr>
          <w:p w:rsidRPr="000E5AB7" w:rsidR="00EB5755" w:rsidP="00EB5755" w:rsidRDefault="00EB5755" w14:paraId="0D0BE9C2" w14:textId="53EF8B32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5011E8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26" w:type="pct"/>
          </w:tcPr>
          <w:p w:rsidR="00EB5755" w:rsidP="00EB5755" w:rsidRDefault="00EB5755" w14:paraId="1D136110" w14:textId="59C7910B">
            <w:pPr>
              <w:rPr>
                <w:rFonts w:cs="CordiaUPC"/>
              </w:rPr>
            </w:pPr>
            <w:r w:rsidRPr="00604859">
              <w:t>Internet</w:t>
            </w:r>
            <w:r>
              <w:rPr>
                <w:rFonts w:cs="Angsana New"/>
                <w:cs/>
              </w:rPr>
              <w:t xml:space="preserve"> </w:t>
            </w:r>
            <w:r w:rsidRPr="00604859">
              <w:t>Usage</w:t>
            </w:r>
            <w:r>
              <w:rPr>
                <w:rFonts w:cs="Angsana New"/>
                <w:cs/>
              </w:rPr>
              <w:t xml:space="preserve"> </w:t>
            </w:r>
            <w:r w:rsidRPr="00604859">
              <w:t>Type</w:t>
            </w:r>
            <w:r>
              <w:rPr>
                <w:rFonts w:cs="CordiaUPC"/>
              </w:rPr>
              <w:t xml:space="preserve">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EB5755" w:rsidP="00EB5755" w:rsidRDefault="00EB5755" w14:paraId="0B7F7563" w14:textId="2474E149">
            <w:pPr>
              <w:rPr>
                <w:rFonts w:cs="CordiaUPC"/>
              </w:rPr>
            </w:pPr>
            <w:r w:rsidRPr="004F559C">
              <w:t>InternetUsageType</w:t>
            </w:r>
            <w:r>
              <w:rPr>
                <w:rFonts w:hint="cs" w:cs="Angsana New"/>
                <w:cs/>
              </w:rPr>
              <w:t xml:space="preserve"> 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="00EB5755" w:rsidP="00EB5755" w:rsidRDefault="00EB5755" w14:paraId="33C710E3" w14:textId="77777777">
            <w:pPr>
              <w:rPr>
                <w:rFonts w:cs="CordiaUPC"/>
                <w:szCs w:val="36"/>
              </w:rPr>
            </w:pPr>
          </w:p>
        </w:tc>
      </w:tr>
      <w:tr w:rsidR="00EB5755" w:rsidTr="00F05FFB" w14:paraId="35FF24A9" w14:textId="77777777">
        <w:tc>
          <w:tcPr>
            <w:tcW w:w="778" w:type="pct"/>
          </w:tcPr>
          <w:p w:rsidRPr="000E5AB7" w:rsidR="00EB5755" w:rsidP="00EB5755" w:rsidRDefault="00EB5755" w14:paraId="7AC7BF31" w14:textId="27BBDE20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5011E8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26" w:type="pct"/>
          </w:tcPr>
          <w:p w:rsidR="00EB5755" w:rsidP="00EB5755" w:rsidRDefault="00EB5755" w14:paraId="5BFEA952" w14:textId="18034B2F">
            <w:pPr>
              <w:rPr>
                <w:rFonts w:cs="CordiaUPC"/>
              </w:rPr>
            </w:pPr>
            <w:r w:rsidRPr="00604859">
              <w:t>Internet</w:t>
            </w:r>
            <w:r>
              <w:rPr>
                <w:rFonts w:cs="Angsana New"/>
                <w:cs/>
              </w:rPr>
              <w:t xml:space="preserve"> </w:t>
            </w:r>
            <w:r w:rsidRPr="00604859">
              <w:t>Quota</w:t>
            </w:r>
            <w:r>
              <w:rPr>
                <w:rFonts w:cs="Angsana New"/>
                <w:cs/>
              </w:rPr>
              <w:t xml:space="preserve"> </w:t>
            </w:r>
            <w:r w:rsidRPr="00604859">
              <w:t>Type</w:t>
            </w:r>
            <w:r>
              <w:rPr>
                <w:rFonts w:cs="CordiaUPC"/>
              </w:rPr>
              <w:t xml:space="preserve">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EB5755" w:rsidP="00EB5755" w:rsidRDefault="00EB5755" w14:paraId="53B285A1" w14:textId="4BEE12C8">
            <w:pPr>
              <w:rPr>
                <w:rFonts w:cs="CordiaUPC"/>
              </w:rPr>
            </w:pPr>
            <w:r w:rsidRPr="004F559C">
              <w:t>InternetQuotaType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="00EB5755" w:rsidP="00EB5755" w:rsidRDefault="00EB5755" w14:paraId="02BD5F56" w14:textId="77777777">
            <w:pPr>
              <w:rPr>
                <w:rFonts w:cs="CordiaUPC"/>
                <w:szCs w:val="36"/>
              </w:rPr>
            </w:pPr>
          </w:p>
        </w:tc>
      </w:tr>
      <w:tr w:rsidR="00EB5755" w:rsidTr="00F05FFB" w14:paraId="119D67FE" w14:textId="77777777">
        <w:tc>
          <w:tcPr>
            <w:tcW w:w="778" w:type="pct"/>
          </w:tcPr>
          <w:p w:rsidRPr="000E5AB7" w:rsidR="00EB5755" w:rsidP="00EB5755" w:rsidRDefault="00EB5755" w14:paraId="6458FCCB" w14:textId="4A9A083A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5011E8">
              <w:rPr>
                <w:rFonts w:ascii="CordiaUPC" w:hAnsi="CordiaUPC" w:cs="CordiaUPC"/>
                <w:sz w:val="28"/>
                <w:szCs w:val="28"/>
              </w:rPr>
              <w:t>0000</w:t>
            </w:r>
            <w:r>
              <w:rPr>
                <w:rFonts w:ascii="CordiaUPC" w:hAnsi="CordiaUPC" w:cs="CordiaUPC"/>
                <w:sz w:val="28"/>
                <w:szCs w:val="28"/>
              </w:rPr>
              <w:t>4</w:t>
            </w:r>
          </w:p>
        </w:tc>
        <w:tc>
          <w:tcPr>
            <w:tcW w:w="1626" w:type="pct"/>
          </w:tcPr>
          <w:p w:rsidR="00EB5755" w:rsidP="00EB5755" w:rsidRDefault="00EB5755" w14:paraId="44E6D33C" w14:textId="39F8562A">
            <w:pPr>
              <w:rPr>
                <w:rFonts w:cs="CordiaUPC"/>
              </w:rPr>
            </w:pPr>
            <w:r>
              <w:t>I</w:t>
            </w:r>
            <w:r w:rsidRPr="00604859">
              <w:t>nternet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cs="CordiaUPC"/>
              </w:rPr>
              <w:t xml:space="preserve">Quota </w:t>
            </w:r>
            <w:r w:rsidRPr="00A07D08">
              <w:rPr>
                <w:rFonts w:cs="CordiaUPC"/>
              </w:rPr>
              <w:t>is required</w:t>
            </w:r>
            <w:r>
              <w:rPr>
                <w:rFonts w:cs="Angsana New"/>
                <w:cs/>
              </w:rPr>
              <w:t xml:space="preserve"> </w:t>
            </w:r>
            <w:r w:rsidRPr="00A07D08">
              <w:rPr>
                <w:rFonts w:cs="CordiaUPC"/>
              </w:rPr>
              <w:t xml:space="preserve">when Internet Quota Type is </w:t>
            </w:r>
            <w:r w:rsidRPr="00A07D08">
              <w:rPr>
                <w:rFonts w:cs="Angsana New"/>
                <w:cs/>
              </w:rPr>
              <w:t>“</w:t>
            </w:r>
            <w:r w:rsidRPr="00A07D08">
              <w:rPr>
                <w:rFonts w:cs="CordiaUPC"/>
              </w:rPr>
              <w:t>{1}</w:t>
            </w:r>
            <w:r w:rsidRPr="00A07D08">
              <w:rPr>
                <w:rFonts w:cs="Angsana New"/>
                <w:cs/>
              </w:rPr>
              <w:t>”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Pr="00952E5C" w:rsidR="00EB5755" w:rsidP="00EB5755" w:rsidRDefault="00EB5755" w14:paraId="547912D9" w14:textId="4F30D30E">
            <w:pPr>
              <w:spacing w:after="0"/>
              <w:rPr>
                <w:rFonts w:ascii="Angsana New" w:hAnsi="Angsana New" w:cs="Angsana New"/>
              </w:rPr>
            </w:pPr>
            <w:r>
              <w:rPr>
                <w:rFonts w:hint="cs" w:cs="Angsana New"/>
                <w:cs/>
              </w:rPr>
              <w:t xml:space="preserve">ถ้า </w:t>
            </w:r>
            <w:r w:rsidRPr="00764EF0">
              <w:rPr>
                <w:rFonts w:cs="CordiaUPC"/>
              </w:rPr>
              <w:t>internetQuotaType</w:t>
            </w:r>
            <w:r w:rsidRPr="00764EF0">
              <w:rPr>
                <w:rFonts w:cs="Angsana New"/>
                <w:cs/>
              </w:rPr>
              <w:t xml:space="preserve"> </w:t>
            </w:r>
            <w:r w:rsidRPr="00952E5C">
              <w:rPr>
                <w:rFonts w:cs="Angsana New"/>
                <w:cs/>
              </w:rPr>
              <w:t xml:space="preserve">มีค่าที่ </w:t>
            </w:r>
            <w:r w:rsidRPr="00952E5C">
              <w:rPr>
                <w:rFonts w:cs="CordiaUPC"/>
              </w:rPr>
              <w:t>lov_val3</w:t>
            </w:r>
            <w:r w:rsidRPr="00952E5C">
              <w:rPr>
                <w:rFonts w:cs="Angsana New"/>
                <w:cs/>
              </w:rPr>
              <w:t xml:space="preserve"> ประกอบด้วย “</w:t>
            </w:r>
            <w:r w:rsidRPr="00952E5C">
              <w:rPr>
                <w:rFonts w:cs="CordiaUPC"/>
              </w:rPr>
              <w:t>Quota</w:t>
            </w:r>
            <w:r w:rsidRPr="00952E5C">
              <w:rPr>
                <w:rFonts w:cs="Angsana New"/>
                <w:cs/>
              </w:rPr>
              <w:t>” ดังนั้น</w:t>
            </w:r>
            <w:r w:rsidRPr="00952E5C">
              <w:rPr>
                <w:rFonts w:cs="CordiaUPC"/>
              </w:rPr>
              <w:t xml:space="preserve">internetQuota </w:t>
            </w:r>
            <w:r>
              <w:rPr>
                <w:rFonts w:hint="cs" w:cs="Angsana New"/>
                <w:cs/>
              </w:rPr>
              <w:t xml:space="preserve">เป็น </w:t>
            </w:r>
            <w:r>
              <w:rPr>
                <w:rFonts w:cs="CordiaUPC"/>
              </w:rPr>
              <w:t>Mandatory</w:t>
            </w:r>
          </w:p>
          <w:p w:rsidR="00EB5755" w:rsidP="00EB5755" w:rsidRDefault="00EB5755" w14:paraId="66427651" w14:textId="5F9EE8FD">
            <w:pPr>
              <w:rPr>
                <w:rFonts w:cs="CordiaUPC"/>
              </w:rPr>
            </w:pPr>
            <w:r w:rsidRPr="00A07D08">
              <w:t xml:space="preserve">{1} </w:t>
            </w:r>
            <w:r w:rsidRPr="00A07D08">
              <w:rPr>
                <w:rFonts w:cs="Angsana New"/>
                <w:cs/>
              </w:rPr>
              <w:t xml:space="preserve">= </w:t>
            </w:r>
            <w:r w:rsidRPr="00A07D08">
              <w:t xml:space="preserve">internetQuotaType </w:t>
            </w:r>
            <w:r w:rsidRPr="00A07D08">
              <w:rPr>
                <w:rFonts w:cs="Cordia New"/>
                <w:cs/>
              </w:rPr>
              <w:t>ที่เลือกมา</w:t>
            </w:r>
          </w:p>
        </w:tc>
        <w:tc>
          <w:tcPr>
            <w:tcW w:w="735" w:type="pct"/>
          </w:tcPr>
          <w:p w:rsidR="00EB5755" w:rsidP="00EB5755" w:rsidRDefault="00EB5755" w14:paraId="1EC1F33F" w14:textId="77777777">
            <w:pPr>
              <w:rPr>
                <w:rFonts w:cs="CordiaUPC"/>
                <w:szCs w:val="36"/>
              </w:rPr>
            </w:pPr>
          </w:p>
        </w:tc>
      </w:tr>
      <w:tr w:rsidR="00EB5755" w:rsidTr="00F05FFB" w14:paraId="1F606219" w14:textId="77777777">
        <w:tc>
          <w:tcPr>
            <w:tcW w:w="778" w:type="pct"/>
          </w:tcPr>
          <w:p w:rsidRPr="005011E8" w:rsidR="00EB5755" w:rsidP="00EB5755" w:rsidRDefault="00EB5755" w14:paraId="13FA1ADD" w14:textId="52E804DC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5011E8">
              <w:rPr>
                <w:rFonts w:ascii="CordiaUPC" w:hAnsi="CordiaUPC" w:cs="CordiaUPC"/>
                <w:sz w:val="28"/>
                <w:szCs w:val="28"/>
              </w:rPr>
              <w:t>0000</w:t>
            </w:r>
            <w:r>
              <w:rPr>
                <w:rFonts w:ascii="CordiaUPC" w:hAnsi="CordiaUPC" w:cs="CordiaUPC"/>
                <w:sz w:val="28"/>
                <w:szCs w:val="28"/>
              </w:rPr>
              <w:t>4</w:t>
            </w:r>
          </w:p>
        </w:tc>
        <w:tc>
          <w:tcPr>
            <w:tcW w:w="1626" w:type="pct"/>
          </w:tcPr>
          <w:p w:rsidR="00EB5755" w:rsidP="00EB5755" w:rsidRDefault="00EB5755" w14:paraId="7CE54242" w14:textId="2A0F580C">
            <w:r w:rsidRPr="008F542A">
              <w:t>Internet Price Type Pattern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cs="CordiaUPC"/>
              </w:rPr>
              <w:t xml:space="preserve">is required when </w:t>
            </w:r>
            <w:r w:rsidRPr="00604859">
              <w:t>Internet</w:t>
            </w:r>
            <w:r>
              <w:rPr>
                <w:rFonts w:cs="Angsana New"/>
                <w:cs/>
              </w:rPr>
              <w:t xml:space="preserve"> </w:t>
            </w:r>
            <w:r w:rsidRPr="00604859">
              <w:t>Quota</w:t>
            </w:r>
            <w:r>
              <w:rPr>
                <w:rFonts w:cs="Angsana New"/>
                <w:cs/>
              </w:rPr>
              <w:t xml:space="preserve"> </w:t>
            </w:r>
            <w:r w:rsidRPr="00604859">
              <w:t>Type</w:t>
            </w:r>
            <w:r>
              <w:t xml:space="preserve"> is </w:t>
            </w:r>
            <w:r>
              <w:rPr>
                <w:rFonts w:cs="Angsana New"/>
                <w:cs/>
              </w:rPr>
              <w:t>“</w:t>
            </w:r>
            <w:r>
              <w:t>{1}</w:t>
            </w:r>
            <w:r>
              <w:rPr>
                <w:rFonts w:cs="Angsana New"/>
                <w:cs/>
              </w:rPr>
              <w:t>”</w:t>
            </w:r>
          </w:p>
        </w:tc>
        <w:tc>
          <w:tcPr>
            <w:tcW w:w="1861" w:type="pct"/>
          </w:tcPr>
          <w:p w:rsidR="00EB5755" w:rsidP="00EB5755" w:rsidRDefault="00EB5755" w14:paraId="29B17BF5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ถ้า </w:t>
            </w:r>
            <w:r w:rsidRPr="00764EF0">
              <w:rPr>
                <w:rFonts w:cs="CordiaUPC"/>
              </w:rPr>
              <w:t>internetQuotaType</w:t>
            </w:r>
            <w:r w:rsidRPr="00764EF0">
              <w:rPr>
                <w:rFonts w:cs="Angsana New"/>
                <w:cs/>
              </w:rPr>
              <w:t xml:space="preserve"> </w:t>
            </w:r>
            <w:r w:rsidRPr="00BD2B57">
              <w:rPr>
                <w:rFonts w:hint="cs" w:cs="Angsana New"/>
                <w:cs/>
              </w:rPr>
              <w:t xml:space="preserve">มีค่าที่ </w:t>
            </w:r>
            <w:r w:rsidRPr="00BD2B57">
              <w:rPr>
                <w:rFonts w:cs="CordiaUPC"/>
              </w:rPr>
              <w:t>lov_val3</w:t>
            </w:r>
            <w:r w:rsidRPr="00BD2B57">
              <w:rPr>
                <w:rFonts w:hint="cs" w:cs="Angsana New"/>
                <w:cs/>
              </w:rPr>
              <w:t xml:space="preserve"> ประกอบด้วย</w:t>
            </w:r>
            <w:r w:rsidRPr="00BD2B57">
              <w:rPr>
                <w:rFonts w:cs="Angsana New"/>
                <w:cs/>
              </w:rPr>
              <w:t xml:space="preserve"> “</w:t>
            </w:r>
            <w:r>
              <w:rPr>
                <w:rFonts w:cs="CordiaUPC"/>
              </w:rPr>
              <w:t>FixedSpeed</w:t>
            </w:r>
            <w:r w:rsidRPr="00BD2B57">
              <w:rPr>
                <w:rFonts w:cs="Angsana New"/>
                <w:cs/>
              </w:rPr>
              <w:t>”</w:t>
            </w:r>
            <w:r>
              <w:rPr>
                <w:rFonts w:cs="Angsana New"/>
                <w:cs/>
              </w:rPr>
              <w:t xml:space="preserve"> </w:t>
            </w:r>
            <w:r w:rsidRPr="00A07D08">
              <w:rPr>
                <w:rFonts w:cs="Cordia New"/>
                <w:cs/>
              </w:rPr>
              <w:t>ดังนั้น</w:t>
            </w:r>
            <w:r>
              <w:rPr>
                <w:rFonts w:cs="Angsana New"/>
                <w:cs/>
              </w:rPr>
              <w:t xml:space="preserve"> </w:t>
            </w:r>
            <w:r w:rsidRPr="008F542A">
              <w:t>fixedSpeedPriceTypePattern</w:t>
            </w:r>
            <w:r w:rsidRPr="008F542A">
              <w:rPr>
                <w:rFonts w:hint="cs"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เป็น </w:t>
            </w:r>
            <w:r>
              <w:rPr>
                <w:rFonts w:cs="CordiaUPC"/>
              </w:rPr>
              <w:t>Mandatory</w:t>
            </w:r>
          </w:p>
          <w:p w:rsidR="00EB5755" w:rsidP="00EB5755" w:rsidRDefault="00EB5755" w14:paraId="022BE41A" w14:textId="18ED374E">
            <w:pPr>
              <w:rPr>
                <w:rFonts w:cs="CordiaUPC"/>
                <w:cs/>
              </w:rPr>
            </w:pPr>
            <w:r w:rsidRPr="00A07D08">
              <w:t xml:space="preserve">{1} </w:t>
            </w:r>
            <w:r w:rsidRPr="00A07D08">
              <w:rPr>
                <w:rFonts w:cs="Angsana New"/>
                <w:cs/>
              </w:rPr>
              <w:t xml:space="preserve">= </w:t>
            </w:r>
            <w:r w:rsidRPr="00A07D08">
              <w:t xml:space="preserve">internetQuotaType </w:t>
            </w:r>
            <w:r w:rsidRPr="00A07D08">
              <w:rPr>
                <w:rFonts w:cs="Cordia New"/>
                <w:cs/>
              </w:rPr>
              <w:t>ที่เลือกมา</w:t>
            </w:r>
          </w:p>
        </w:tc>
        <w:tc>
          <w:tcPr>
            <w:tcW w:w="735" w:type="pct"/>
          </w:tcPr>
          <w:p w:rsidR="00EB5755" w:rsidP="00EB5755" w:rsidRDefault="00EB5755" w14:paraId="68DA7250" w14:textId="77777777">
            <w:pPr>
              <w:rPr>
                <w:rFonts w:cs="CordiaUPC"/>
                <w:szCs w:val="36"/>
              </w:rPr>
            </w:pPr>
          </w:p>
        </w:tc>
      </w:tr>
      <w:tr w:rsidR="00EB5755" w:rsidTr="00F05FFB" w14:paraId="61EB6A00" w14:textId="77777777">
        <w:tc>
          <w:tcPr>
            <w:tcW w:w="778" w:type="pct"/>
          </w:tcPr>
          <w:p w:rsidRPr="005011E8" w:rsidR="00EB5755" w:rsidP="00EB5755" w:rsidRDefault="00EB5755" w14:paraId="61BE6CE7" w14:textId="5F6F61E2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>
              <w:t>00004</w:t>
            </w:r>
          </w:p>
        </w:tc>
        <w:tc>
          <w:tcPr>
            <w:tcW w:w="1626" w:type="pct"/>
          </w:tcPr>
          <w:p w:rsidR="00EB5755" w:rsidP="00EB5755" w:rsidRDefault="00EB5755" w14:paraId="6164B21B" w14:textId="4F0AFDEE">
            <w:r>
              <w:rPr>
                <w:rFonts w:cs="CordiaUPC"/>
              </w:rPr>
              <w:t>Internet</w:t>
            </w:r>
            <w:r>
              <w:rPr>
                <w:rFonts w:cs="Angsana New"/>
                <w:cs/>
              </w:rPr>
              <w:t xml:space="preserve"> </w:t>
            </w:r>
            <w:r w:rsidRPr="00F6459D">
              <w:rPr>
                <w:rFonts w:cs="CordiaUPC"/>
              </w:rPr>
              <w:t>From</w:t>
            </w:r>
            <w:r>
              <w:rPr>
                <w:rFonts w:cs="Angsana New"/>
                <w:cs/>
              </w:rPr>
              <w:t xml:space="preserve"> </w:t>
            </w:r>
            <w:r w:rsidRPr="00F6459D">
              <w:rPr>
                <w:rFonts w:cs="CordiaUPC"/>
              </w:rPr>
              <w:t xml:space="preserve">Timing </w:t>
            </w:r>
            <w:r>
              <w:rPr>
                <w:rFonts w:cs="CordiaUPC"/>
              </w:rPr>
              <w:t xml:space="preserve">is required when </w:t>
            </w:r>
            <w:r w:rsidRPr="00C13E72">
              <w:t>Internet</w:t>
            </w:r>
            <w:r>
              <w:rPr>
                <w:rFonts w:cs="Angsana New"/>
                <w:cs/>
              </w:rPr>
              <w:t xml:space="preserve"> </w:t>
            </w:r>
            <w:r w:rsidRPr="00C13E72">
              <w:t>Quota</w:t>
            </w:r>
            <w:r>
              <w:rPr>
                <w:rFonts w:cs="Angsana New"/>
                <w:cs/>
              </w:rPr>
              <w:t xml:space="preserve"> </w:t>
            </w:r>
            <w:r w:rsidRPr="00C13E72">
              <w:t>Type</w:t>
            </w:r>
            <w:r>
              <w:rPr>
                <w:rFonts w:cs="CordiaUPC"/>
              </w:rPr>
              <w:t xml:space="preserve"> is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{1}</w:t>
            </w:r>
            <w:r>
              <w:rPr>
                <w:rFonts w:cs="Angsana New"/>
                <w:cs/>
              </w:rPr>
              <w:t>”.</w:t>
            </w:r>
          </w:p>
        </w:tc>
        <w:tc>
          <w:tcPr>
            <w:tcW w:w="1861" w:type="pct"/>
          </w:tcPr>
          <w:p w:rsidR="00EB5755" w:rsidP="00EB5755" w:rsidRDefault="00EB5755" w14:paraId="73BC83B3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ถ้า </w:t>
            </w:r>
            <w:r w:rsidRPr="00764EF0">
              <w:rPr>
                <w:rFonts w:cs="CordiaUPC"/>
              </w:rPr>
              <w:t>internetQuotaType</w:t>
            </w:r>
            <w:r w:rsidRPr="00764EF0">
              <w:rPr>
                <w:rFonts w:cs="Angsana New"/>
                <w:cs/>
              </w:rPr>
              <w:t xml:space="preserve"> </w:t>
            </w:r>
            <w:r w:rsidRPr="00BD2B57">
              <w:rPr>
                <w:rFonts w:hint="cs" w:cs="Angsana New"/>
                <w:cs/>
              </w:rPr>
              <w:t xml:space="preserve">มีค่าที่ </w:t>
            </w:r>
            <w:r w:rsidRPr="00BD2B57">
              <w:rPr>
                <w:rFonts w:cs="CordiaUPC"/>
              </w:rPr>
              <w:t>lov_val3</w:t>
            </w:r>
            <w:r w:rsidRPr="00BD2B57">
              <w:rPr>
                <w:rFonts w:hint="cs" w:cs="Angsana New"/>
                <w:cs/>
              </w:rPr>
              <w:t xml:space="preserve"> ประกอบด้วย</w:t>
            </w:r>
            <w:r w:rsidRPr="00BD2B57">
              <w:rPr>
                <w:rFonts w:cs="Angsana New"/>
                <w:cs/>
              </w:rPr>
              <w:t xml:space="preserve"> “</w:t>
            </w:r>
            <w:r>
              <w:rPr>
                <w:rFonts w:cs="CordiaUPC"/>
              </w:rPr>
              <w:t>FixedSpeed</w:t>
            </w:r>
            <w:r w:rsidRPr="00BD2B57">
              <w:rPr>
                <w:rFonts w:cs="Angsana New"/>
                <w:cs/>
              </w:rPr>
              <w:t>”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ดังนั้น </w:t>
            </w:r>
            <w:r w:rsidRPr="00F6459D">
              <w:rPr>
                <w:rFonts w:cs="CordiaUPC"/>
              </w:rPr>
              <w:t>Fixed</w:t>
            </w:r>
            <w:r>
              <w:rPr>
                <w:rFonts w:cs="Angsana New"/>
                <w:cs/>
              </w:rPr>
              <w:t xml:space="preserve"> </w:t>
            </w:r>
            <w:r w:rsidRPr="00F6459D">
              <w:rPr>
                <w:rFonts w:cs="CordiaUPC"/>
              </w:rPr>
              <w:t>Speed</w:t>
            </w:r>
            <w:r>
              <w:rPr>
                <w:rFonts w:cs="Angsana New"/>
                <w:cs/>
              </w:rPr>
              <w:t xml:space="preserve"> </w:t>
            </w:r>
            <w:r w:rsidRPr="00F6459D">
              <w:rPr>
                <w:rFonts w:cs="CordiaUPC"/>
              </w:rPr>
              <w:t>From</w:t>
            </w:r>
            <w:r>
              <w:rPr>
                <w:rFonts w:cs="Angsana New"/>
                <w:cs/>
              </w:rPr>
              <w:t xml:space="preserve"> </w:t>
            </w:r>
            <w:r w:rsidRPr="00F6459D">
              <w:rPr>
                <w:rFonts w:cs="CordiaUPC"/>
              </w:rPr>
              <w:t xml:space="preserve">Timing </w:t>
            </w:r>
            <w:r>
              <w:rPr>
                <w:rFonts w:hint="cs" w:cs="Angsana New"/>
                <w:cs/>
              </w:rPr>
              <w:t xml:space="preserve">จะต้องเป็น </w:t>
            </w:r>
            <w:r>
              <w:rPr>
                <w:rFonts w:cs="CordiaUPC"/>
              </w:rPr>
              <w:t>Mandatory</w:t>
            </w:r>
          </w:p>
          <w:p w:rsidR="00EB5755" w:rsidP="00EB5755" w:rsidRDefault="00EB5755" w14:paraId="6F11ADFE" w14:textId="22156DFA">
            <w:pPr>
              <w:rPr>
                <w:rFonts w:cs="CordiaUPC"/>
                <w:cs/>
              </w:rPr>
            </w:pPr>
            <w:r>
              <w:rPr>
                <w:rFonts w:cs="CordiaUPC"/>
              </w:rPr>
              <w:t xml:space="preserve">{1} </w:t>
            </w:r>
            <w:r>
              <w:rPr>
                <w:rFonts w:cs="Angsana New"/>
                <w:cs/>
              </w:rPr>
              <w:t xml:space="preserve">= </w:t>
            </w:r>
            <w:r w:rsidRPr="00C13E72">
              <w:t>internetQuotaType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>ที่เลือกมา</w:t>
            </w:r>
          </w:p>
        </w:tc>
        <w:tc>
          <w:tcPr>
            <w:tcW w:w="735" w:type="pct"/>
          </w:tcPr>
          <w:p w:rsidR="00EB5755" w:rsidP="00EB5755" w:rsidRDefault="00EB5755" w14:paraId="144CD09A" w14:textId="77777777">
            <w:pPr>
              <w:rPr>
                <w:rFonts w:cs="CordiaUPC"/>
                <w:szCs w:val="36"/>
              </w:rPr>
            </w:pPr>
          </w:p>
        </w:tc>
      </w:tr>
      <w:tr w:rsidR="00EB5755" w:rsidTr="00F05FFB" w14:paraId="18FBBCC6" w14:textId="77777777">
        <w:tc>
          <w:tcPr>
            <w:tcW w:w="778" w:type="pct"/>
          </w:tcPr>
          <w:p w:rsidRPr="005011E8" w:rsidR="00EB5755" w:rsidP="00EB5755" w:rsidRDefault="00EB5755" w14:paraId="4FA02D4D" w14:textId="2B28E4B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>
              <w:t>00004</w:t>
            </w:r>
          </w:p>
        </w:tc>
        <w:tc>
          <w:tcPr>
            <w:tcW w:w="1626" w:type="pct"/>
          </w:tcPr>
          <w:p w:rsidR="00EB5755" w:rsidP="00EB5755" w:rsidRDefault="00EB5755" w14:paraId="4EF6C31B" w14:textId="5ADB129A">
            <w:r>
              <w:rPr>
                <w:rFonts w:cs="CordiaUPC"/>
              </w:rPr>
              <w:t xml:space="preserve">Internet To </w:t>
            </w:r>
            <w:r w:rsidRPr="00F6459D">
              <w:rPr>
                <w:rFonts w:cs="CordiaUPC"/>
              </w:rPr>
              <w:t xml:space="preserve">Timing </w:t>
            </w:r>
            <w:r>
              <w:rPr>
                <w:rFonts w:cs="CordiaUPC"/>
              </w:rPr>
              <w:t xml:space="preserve">is required when </w:t>
            </w:r>
            <w:r w:rsidRPr="00C13E72">
              <w:t>Internet</w:t>
            </w:r>
            <w:r>
              <w:rPr>
                <w:rFonts w:cs="Angsana New"/>
                <w:cs/>
              </w:rPr>
              <w:t xml:space="preserve"> </w:t>
            </w:r>
            <w:r w:rsidRPr="00C13E72">
              <w:t>Quota</w:t>
            </w:r>
            <w:r>
              <w:rPr>
                <w:rFonts w:cs="Angsana New"/>
                <w:cs/>
              </w:rPr>
              <w:t xml:space="preserve"> </w:t>
            </w:r>
            <w:r w:rsidRPr="00C13E72">
              <w:t>Type</w:t>
            </w:r>
            <w:r>
              <w:rPr>
                <w:rFonts w:cs="CordiaUPC"/>
              </w:rPr>
              <w:t xml:space="preserve"> is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{1}</w:t>
            </w:r>
            <w:r>
              <w:rPr>
                <w:rFonts w:cs="Angsana New"/>
                <w:cs/>
              </w:rPr>
              <w:t>”.</w:t>
            </w:r>
          </w:p>
        </w:tc>
        <w:tc>
          <w:tcPr>
            <w:tcW w:w="1861" w:type="pct"/>
          </w:tcPr>
          <w:p w:rsidR="00EB5755" w:rsidP="00EB5755" w:rsidRDefault="00EB5755" w14:paraId="21657AC9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ถ้า </w:t>
            </w:r>
            <w:r w:rsidRPr="00764EF0">
              <w:rPr>
                <w:rFonts w:cs="CordiaUPC"/>
              </w:rPr>
              <w:t>internetQuotaType</w:t>
            </w:r>
            <w:r w:rsidRPr="00764EF0">
              <w:rPr>
                <w:rFonts w:cs="Angsana New"/>
                <w:cs/>
              </w:rPr>
              <w:t xml:space="preserve"> </w:t>
            </w:r>
            <w:r w:rsidRPr="00BD2B57">
              <w:rPr>
                <w:rFonts w:hint="cs" w:cs="Angsana New"/>
                <w:cs/>
              </w:rPr>
              <w:t xml:space="preserve">มีค่าที่ </w:t>
            </w:r>
            <w:r w:rsidRPr="00BD2B57">
              <w:rPr>
                <w:rFonts w:cs="CordiaUPC"/>
              </w:rPr>
              <w:t>lov_val3</w:t>
            </w:r>
            <w:r w:rsidRPr="00BD2B57">
              <w:rPr>
                <w:rFonts w:hint="cs" w:cs="Angsana New"/>
                <w:cs/>
              </w:rPr>
              <w:t xml:space="preserve"> ประกอบด้วย</w:t>
            </w:r>
            <w:r w:rsidRPr="00BD2B57">
              <w:rPr>
                <w:rFonts w:cs="Angsana New"/>
                <w:cs/>
              </w:rPr>
              <w:t xml:space="preserve"> “</w:t>
            </w:r>
            <w:r>
              <w:rPr>
                <w:rFonts w:cs="CordiaUPC"/>
              </w:rPr>
              <w:t>FixedSpeed</w:t>
            </w:r>
            <w:r w:rsidRPr="00BD2B57">
              <w:rPr>
                <w:rFonts w:cs="Angsana New"/>
                <w:cs/>
              </w:rPr>
              <w:t>”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ดังนั้น </w:t>
            </w:r>
            <w:r w:rsidRPr="00F6459D">
              <w:rPr>
                <w:rFonts w:cs="CordiaUPC"/>
              </w:rPr>
              <w:t>Fixed</w:t>
            </w:r>
            <w:r>
              <w:rPr>
                <w:rFonts w:cs="Angsana New"/>
                <w:cs/>
              </w:rPr>
              <w:t xml:space="preserve"> </w:t>
            </w:r>
            <w:r w:rsidRPr="00F6459D">
              <w:rPr>
                <w:rFonts w:cs="CordiaUPC"/>
              </w:rPr>
              <w:t>Speed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cs="CordiaUPC"/>
              </w:rPr>
              <w:t>To</w:t>
            </w:r>
            <w:r>
              <w:rPr>
                <w:rFonts w:cs="Angsana New"/>
                <w:cs/>
              </w:rPr>
              <w:t xml:space="preserve"> </w:t>
            </w:r>
            <w:r w:rsidRPr="00F6459D">
              <w:rPr>
                <w:rFonts w:cs="CordiaUPC"/>
              </w:rPr>
              <w:t xml:space="preserve">Timing </w:t>
            </w:r>
            <w:r>
              <w:rPr>
                <w:rFonts w:hint="cs" w:cs="Angsana New"/>
                <w:cs/>
              </w:rPr>
              <w:t xml:space="preserve">จะต้องเป็น </w:t>
            </w:r>
            <w:r>
              <w:rPr>
                <w:rFonts w:cs="CordiaUPC"/>
              </w:rPr>
              <w:t>Mandatory</w:t>
            </w:r>
          </w:p>
          <w:p w:rsidR="00EB5755" w:rsidP="00EB5755" w:rsidRDefault="00EB5755" w14:paraId="6BA7BE5E" w14:textId="4D242685">
            <w:pPr>
              <w:rPr>
                <w:rFonts w:cs="CordiaUPC"/>
                <w:cs/>
              </w:rPr>
            </w:pPr>
            <w:r>
              <w:rPr>
                <w:rFonts w:cs="CordiaUPC"/>
              </w:rPr>
              <w:t xml:space="preserve">{1} </w:t>
            </w:r>
            <w:r>
              <w:rPr>
                <w:rFonts w:cs="Angsana New"/>
                <w:cs/>
              </w:rPr>
              <w:t xml:space="preserve">= </w:t>
            </w:r>
            <w:r w:rsidRPr="00C13E72">
              <w:t>internetQuotaType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>ที่เลือกมา</w:t>
            </w:r>
          </w:p>
        </w:tc>
        <w:tc>
          <w:tcPr>
            <w:tcW w:w="735" w:type="pct"/>
          </w:tcPr>
          <w:p w:rsidR="00EB5755" w:rsidP="00EB5755" w:rsidRDefault="00EB5755" w14:paraId="1D3F1B01" w14:textId="77777777">
            <w:pPr>
              <w:rPr>
                <w:rFonts w:cs="CordiaUPC"/>
                <w:szCs w:val="36"/>
              </w:rPr>
            </w:pPr>
          </w:p>
        </w:tc>
      </w:tr>
      <w:tr w:rsidR="00EB5755" w:rsidTr="00F05FFB" w14:paraId="406D2853" w14:textId="77777777">
        <w:tc>
          <w:tcPr>
            <w:tcW w:w="778" w:type="pct"/>
          </w:tcPr>
          <w:p w:rsidRPr="005011E8" w:rsidR="00EB5755" w:rsidP="00EB5755" w:rsidRDefault="00EB5755" w14:paraId="172B89E0" w14:textId="16AF23C4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>
              <w:t>00004</w:t>
            </w:r>
          </w:p>
        </w:tc>
        <w:tc>
          <w:tcPr>
            <w:tcW w:w="1626" w:type="pct"/>
          </w:tcPr>
          <w:p w:rsidR="00EB5755" w:rsidP="00EB5755" w:rsidRDefault="00EB5755" w14:paraId="7C55025B" w14:textId="57FBE6C0">
            <w:r w:rsidRPr="008F542A">
              <w:rPr>
                <w:rFonts w:cs="CordiaUPC"/>
              </w:rPr>
              <w:t xml:space="preserve">Internet Speed </w:t>
            </w:r>
            <w:r>
              <w:rPr>
                <w:rFonts w:cs="CordiaUPC"/>
              </w:rPr>
              <w:t xml:space="preserve">is required when </w:t>
            </w:r>
            <w:r w:rsidRPr="00C13E72">
              <w:t>Internet</w:t>
            </w:r>
            <w:r>
              <w:rPr>
                <w:rFonts w:cs="Angsana New"/>
                <w:cs/>
              </w:rPr>
              <w:t xml:space="preserve"> </w:t>
            </w:r>
            <w:r w:rsidRPr="00C13E72">
              <w:t>Quota</w:t>
            </w:r>
            <w:r>
              <w:rPr>
                <w:rFonts w:cs="Angsana New"/>
                <w:cs/>
              </w:rPr>
              <w:t xml:space="preserve"> </w:t>
            </w:r>
            <w:r w:rsidRPr="00C13E72">
              <w:t>Type</w:t>
            </w:r>
            <w:r>
              <w:rPr>
                <w:rFonts w:cs="CordiaUPC"/>
              </w:rPr>
              <w:t xml:space="preserve"> is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{1}</w:t>
            </w:r>
            <w:r>
              <w:rPr>
                <w:rFonts w:cs="Angsana New"/>
                <w:cs/>
              </w:rPr>
              <w:t>”.</w:t>
            </w:r>
          </w:p>
        </w:tc>
        <w:tc>
          <w:tcPr>
            <w:tcW w:w="1861" w:type="pct"/>
          </w:tcPr>
          <w:p w:rsidR="00EB5755" w:rsidP="00EB5755" w:rsidRDefault="00EB5755" w14:paraId="75D037B4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ถ้า </w:t>
            </w:r>
            <w:r w:rsidRPr="00764EF0">
              <w:rPr>
                <w:rFonts w:cs="CordiaUPC"/>
              </w:rPr>
              <w:t>internetQuotaType</w:t>
            </w:r>
            <w:r w:rsidRPr="00764EF0">
              <w:rPr>
                <w:rFonts w:cs="Angsana New"/>
                <w:cs/>
              </w:rPr>
              <w:t xml:space="preserve"> </w:t>
            </w:r>
            <w:r w:rsidRPr="00BD2B57">
              <w:rPr>
                <w:rFonts w:hint="cs" w:cs="Angsana New"/>
                <w:cs/>
              </w:rPr>
              <w:t xml:space="preserve">มีค่าที่ </w:t>
            </w:r>
            <w:r w:rsidRPr="00BD2B57">
              <w:rPr>
                <w:rFonts w:cs="CordiaUPC"/>
              </w:rPr>
              <w:t>lov_val3</w:t>
            </w:r>
            <w:r w:rsidRPr="00BD2B57">
              <w:rPr>
                <w:rFonts w:hint="cs" w:cs="Angsana New"/>
                <w:cs/>
              </w:rPr>
              <w:t xml:space="preserve"> ประกอบด้วย</w:t>
            </w:r>
            <w:r w:rsidRPr="00BD2B57">
              <w:rPr>
                <w:rFonts w:cs="Angsana New"/>
                <w:cs/>
              </w:rPr>
              <w:t xml:space="preserve"> “</w:t>
            </w:r>
            <w:r>
              <w:rPr>
                <w:rFonts w:cs="CordiaUPC"/>
              </w:rPr>
              <w:t>FixedSpeed</w:t>
            </w:r>
            <w:r w:rsidRPr="00BD2B57">
              <w:rPr>
                <w:rFonts w:cs="Angsana New"/>
                <w:cs/>
              </w:rPr>
              <w:t>”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ดังนั้น </w:t>
            </w:r>
            <w:r w:rsidRPr="008F542A">
              <w:rPr>
                <w:rFonts w:cs="CordiaUPC"/>
              </w:rPr>
              <w:t>fixedSpeedInternetSpeed</w:t>
            </w:r>
            <w:r w:rsidRPr="00F6459D"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จะต้องเป็น </w:t>
            </w:r>
            <w:r>
              <w:rPr>
                <w:rFonts w:cs="CordiaUPC"/>
              </w:rPr>
              <w:t>Mandatory</w:t>
            </w:r>
          </w:p>
          <w:p w:rsidR="00EB5755" w:rsidP="00EB5755" w:rsidRDefault="00EB5755" w14:paraId="64484ECC" w14:textId="4FF5DA11">
            <w:pPr>
              <w:rPr>
                <w:rFonts w:cs="CordiaUPC"/>
                <w:cs/>
              </w:rPr>
            </w:pPr>
            <w:r>
              <w:rPr>
                <w:rFonts w:cs="CordiaUPC"/>
              </w:rPr>
              <w:t xml:space="preserve">{1} </w:t>
            </w:r>
            <w:r>
              <w:rPr>
                <w:rFonts w:cs="Angsana New"/>
                <w:cs/>
              </w:rPr>
              <w:t xml:space="preserve">= </w:t>
            </w:r>
            <w:r w:rsidRPr="00C13E72">
              <w:t>internetQuotaType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>ที่เลือกมา</w:t>
            </w:r>
          </w:p>
        </w:tc>
        <w:tc>
          <w:tcPr>
            <w:tcW w:w="735" w:type="pct"/>
          </w:tcPr>
          <w:p w:rsidR="00EB5755" w:rsidP="00EB5755" w:rsidRDefault="00EB5755" w14:paraId="4503DE1F" w14:textId="77777777">
            <w:pPr>
              <w:rPr>
                <w:rFonts w:cs="CordiaUPC"/>
                <w:szCs w:val="36"/>
              </w:rPr>
            </w:pPr>
          </w:p>
        </w:tc>
      </w:tr>
      <w:tr w:rsidR="006B22B0" w:rsidTr="00F05FFB" w14:paraId="2F636F63" w14:textId="77777777">
        <w:tc>
          <w:tcPr>
            <w:tcW w:w="778" w:type="pct"/>
          </w:tcPr>
          <w:p w:rsidR="006B22B0" w:rsidP="006B22B0" w:rsidRDefault="006B22B0" w14:paraId="28B13A16" w14:textId="432D2A7E">
            <w:pPr>
              <w:pStyle w:val="BodyTextTable"/>
            </w:pPr>
            <w:r>
              <w:t>00004</w:t>
            </w:r>
          </w:p>
        </w:tc>
        <w:tc>
          <w:tcPr>
            <w:tcW w:w="1626" w:type="pct"/>
          </w:tcPr>
          <w:p w:rsidRPr="008F542A" w:rsidR="006B22B0" w:rsidP="006B22B0" w:rsidRDefault="006B22B0" w14:paraId="320E2DB8" w14:textId="62BE3985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Commu </w:t>
            </w:r>
            <w:r w:rsidRPr="008F542A">
              <w:rPr>
                <w:rFonts w:cs="CordiaUPC"/>
              </w:rPr>
              <w:t xml:space="preserve">Speed </w:t>
            </w:r>
            <w:r>
              <w:rPr>
                <w:rFonts w:cs="CordiaUPC"/>
              </w:rPr>
              <w:t xml:space="preserve">is required when </w:t>
            </w:r>
            <w:r w:rsidRPr="00C13E72">
              <w:t>Internet</w:t>
            </w:r>
            <w:r>
              <w:rPr>
                <w:rFonts w:cs="Angsana New"/>
                <w:cs/>
              </w:rPr>
              <w:t xml:space="preserve"> </w:t>
            </w:r>
            <w:r w:rsidRPr="00C13E72">
              <w:t>Quota</w:t>
            </w:r>
            <w:r>
              <w:rPr>
                <w:rFonts w:cs="Angsana New"/>
                <w:cs/>
              </w:rPr>
              <w:t xml:space="preserve"> </w:t>
            </w:r>
            <w:r w:rsidRPr="00C13E72">
              <w:t>Type</w:t>
            </w:r>
            <w:r>
              <w:rPr>
                <w:rFonts w:cs="CordiaUPC"/>
              </w:rPr>
              <w:t xml:space="preserve"> is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{1}</w:t>
            </w:r>
            <w:r>
              <w:rPr>
                <w:rFonts w:cs="Angsana New"/>
                <w:cs/>
              </w:rPr>
              <w:t>”.</w:t>
            </w:r>
          </w:p>
        </w:tc>
        <w:tc>
          <w:tcPr>
            <w:tcW w:w="1861" w:type="pct"/>
          </w:tcPr>
          <w:p w:rsidR="006B22B0" w:rsidP="006B22B0" w:rsidRDefault="006B22B0" w14:paraId="15BA7AAB" w14:textId="3EA5E104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ถ้า </w:t>
            </w:r>
            <w:r w:rsidRPr="00764EF0">
              <w:rPr>
                <w:rFonts w:cs="CordiaUPC"/>
              </w:rPr>
              <w:t>internetQuotaType</w:t>
            </w:r>
            <w:r w:rsidRPr="00764EF0">
              <w:rPr>
                <w:rFonts w:cs="Angsana New"/>
                <w:cs/>
              </w:rPr>
              <w:t xml:space="preserve"> </w:t>
            </w:r>
            <w:r w:rsidRPr="00BD2B57">
              <w:rPr>
                <w:rFonts w:hint="cs" w:cs="Angsana New"/>
                <w:cs/>
              </w:rPr>
              <w:t xml:space="preserve">มีค่าที่ </w:t>
            </w:r>
            <w:r w:rsidRPr="00BD2B57">
              <w:rPr>
                <w:rFonts w:cs="CordiaUPC"/>
              </w:rPr>
              <w:t>lov_val3</w:t>
            </w:r>
            <w:r w:rsidRPr="00BD2B57">
              <w:rPr>
                <w:rFonts w:hint="cs" w:cs="Angsana New"/>
                <w:cs/>
              </w:rPr>
              <w:t xml:space="preserve"> ประกอบด้วย</w:t>
            </w:r>
            <w:r w:rsidRPr="00BD2B57">
              <w:rPr>
                <w:rFonts w:cs="Angsana New"/>
                <w:cs/>
              </w:rPr>
              <w:t xml:space="preserve"> “</w:t>
            </w:r>
            <w:r>
              <w:rPr>
                <w:rFonts w:cs="CordiaUPC"/>
              </w:rPr>
              <w:t>FixedSpeed</w:t>
            </w:r>
            <w:r w:rsidRPr="00BD2B57">
              <w:rPr>
                <w:rFonts w:cs="Angsana New"/>
                <w:cs/>
              </w:rPr>
              <w:t>”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ดังนั้น </w:t>
            </w:r>
            <w:r w:rsidRPr="008F542A">
              <w:rPr>
                <w:rFonts w:cs="CordiaUPC"/>
              </w:rPr>
              <w:t>fixedSpeed</w:t>
            </w:r>
            <w:r>
              <w:rPr>
                <w:rFonts w:cs="CordiaUPC"/>
              </w:rPr>
              <w:t>Commu</w:t>
            </w:r>
            <w:r w:rsidRPr="008F542A">
              <w:rPr>
                <w:rFonts w:cs="CordiaUPC"/>
              </w:rPr>
              <w:t>Speed</w:t>
            </w:r>
            <w:r w:rsidRPr="00F6459D"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จะต้องเป็น </w:t>
            </w:r>
            <w:r>
              <w:rPr>
                <w:rFonts w:cs="CordiaUPC"/>
              </w:rPr>
              <w:t>Mandatory</w:t>
            </w:r>
          </w:p>
          <w:p w:rsidR="006B22B0" w:rsidP="006B22B0" w:rsidRDefault="006B22B0" w14:paraId="64FCA982" w14:textId="2E00C13F">
            <w:pPr>
              <w:rPr>
                <w:rFonts w:cs="Angsana New"/>
                <w:cs/>
              </w:rPr>
            </w:pPr>
            <w:r>
              <w:rPr>
                <w:rFonts w:cs="CordiaUPC"/>
              </w:rPr>
              <w:t xml:space="preserve">{1} </w:t>
            </w:r>
            <w:r>
              <w:rPr>
                <w:rFonts w:cs="Angsana New"/>
                <w:cs/>
              </w:rPr>
              <w:t xml:space="preserve">= </w:t>
            </w:r>
            <w:r w:rsidRPr="00C13E72">
              <w:t>internetQuotaType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>ที่เลือกมา</w:t>
            </w:r>
          </w:p>
        </w:tc>
        <w:tc>
          <w:tcPr>
            <w:tcW w:w="735" w:type="pct"/>
          </w:tcPr>
          <w:p w:rsidR="006B22B0" w:rsidP="006B22B0" w:rsidRDefault="006B22B0" w14:paraId="4BFFCCDF" w14:textId="77777777">
            <w:pPr>
              <w:rPr>
                <w:rFonts w:cs="CordiaUPC"/>
                <w:szCs w:val="36"/>
              </w:rPr>
            </w:pPr>
          </w:p>
        </w:tc>
      </w:tr>
      <w:tr w:rsidR="006B22B0" w:rsidTr="00F05FFB" w14:paraId="247FA30E" w14:textId="77777777">
        <w:tc>
          <w:tcPr>
            <w:tcW w:w="778" w:type="pct"/>
          </w:tcPr>
          <w:p w:rsidRPr="005011E8" w:rsidR="006B22B0" w:rsidP="006B22B0" w:rsidRDefault="006B22B0" w14:paraId="36B0C28F" w14:textId="25BBAAC0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>
              <w:t>00004</w:t>
            </w:r>
          </w:p>
        </w:tc>
        <w:tc>
          <w:tcPr>
            <w:tcW w:w="1626" w:type="pct"/>
          </w:tcPr>
          <w:p w:rsidR="006B22B0" w:rsidP="006B22B0" w:rsidRDefault="006B22B0" w14:paraId="3624A996" w14:textId="2B9242CC">
            <w:r w:rsidRPr="003E1D3F">
              <w:rPr>
                <w:rFonts w:cs="CordiaUPC"/>
              </w:rPr>
              <w:t xml:space="preserve">Internet Network Coverage </w:t>
            </w:r>
            <w:r>
              <w:rPr>
                <w:rFonts w:cs="CordiaUPC"/>
              </w:rPr>
              <w:t xml:space="preserve">is required when </w:t>
            </w:r>
            <w:r w:rsidRPr="00C13E72">
              <w:t>Internet</w:t>
            </w:r>
            <w:r>
              <w:rPr>
                <w:rFonts w:cs="Angsana New"/>
                <w:cs/>
              </w:rPr>
              <w:t xml:space="preserve"> </w:t>
            </w:r>
            <w:r w:rsidRPr="00C13E72">
              <w:t>Quota</w:t>
            </w:r>
            <w:r>
              <w:rPr>
                <w:rFonts w:cs="Angsana New"/>
                <w:cs/>
              </w:rPr>
              <w:t xml:space="preserve"> </w:t>
            </w:r>
            <w:r w:rsidRPr="00C13E72">
              <w:t>Type</w:t>
            </w:r>
            <w:r>
              <w:rPr>
                <w:rFonts w:cs="CordiaUPC"/>
              </w:rPr>
              <w:t xml:space="preserve"> is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{1}</w:t>
            </w:r>
            <w:r>
              <w:rPr>
                <w:rFonts w:cs="Angsana New"/>
                <w:cs/>
              </w:rPr>
              <w:t>”.</w:t>
            </w:r>
          </w:p>
        </w:tc>
        <w:tc>
          <w:tcPr>
            <w:tcW w:w="1861" w:type="pct"/>
          </w:tcPr>
          <w:p w:rsidR="006B22B0" w:rsidP="006B22B0" w:rsidRDefault="006B22B0" w14:paraId="251944AF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ถ้า </w:t>
            </w:r>
            <w:r w:rsidRPr="00764EF0">
              <w:rPr>
                <w:rFonts w:cs="CordiaUPC"/>
              </w:rPr>
              <w:t>internetQuotaType</w:t>
            </w:r>
            <w:r w:rsidRPr="00764EF0">
              <w:rPr>
                <w:rFonts w:cs="Angsana New"/>
                <w:cs/>
              </w:rPr>
              <w:t xml:space="preserve"> </w:t>
            </w:r>
            <w:r w:rsidRPr="00BD2B57">
              <w:rPr>
                <w:rFonts w:hint="cs" w:cs="Angsana New"/>
                <w:cs/>
              </w:rPr>
              <w:t xml:space="preserve">มีค่าที่ </w:t>
            </w:r>
            <w:r w:rsidRPr="00BD2B57">
              <w:rPr>
                <w:rFonts w:cs="CordiaUPC"/>
              </w:rPr>
              <w:t>lov_val3</w:t>
            </w:r>
            <w:r w:rsidRPr="00BD2B57">
              <w:rPr>
                <w:rFonts w:hint="cs" w:cs="Angsana New"/>
                <w:cs/>
              </w:rPr>
              <w:t xml:space="preserve"> ประกอบด้วย</w:t>
            </w:r>
            <w:r w:rsidRPr="00BD2B57">
              <w:rPr>
                <w:rFonts w:cs="Angsana New"/>
                <w:cs/>
              </w:rPr>
              <w:t xml:space="preserve"> “</w:t>
            </w:r>
            <w:r>
              <w:rPr>
                <w:rFonts w:cs="CordiaUPC"/>
              </w:rPr>
              <w:t>FixedSpeed</w:t>
            </w:r>
            <w:r w:rsidRPr="00BD2B57">
              <w:rPr>
                <w:rFonts w:cs="Angsana New"/>
                <w:cs/>
              </w:rPr>
              <w:t>”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ดังนั้น </w:t>
            </w:r>
            <w:r w:rsidRPr="003E1D3F">
              <w:rPr>
                <w:rFonts w:cs="CordiaUPC"/>
              </w:rPr>
              <w:t>fixedSpeedInternetNetworkCoverage</w:t>
            </w:r>
            <w:r w:rsidRPr="00F6459D"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จะต้องเป็น </w:t>
            </w:r>
            <w:r>
              <w:rPr>
                <w:rFonts w:cs="CordiaUPC"/>
              </w:rPr>
              <w:t>Mandatory</w:t>
            </w:r>
          </w:p>
          <w:p w:rsidR="006B22B0" w:rsidP="006B22B0" w:rsidRDefault="006B22B0" w14:paraId="378ABDD4" w14:textId="556CA65E">
            <w:pPr>
              <w:rPr>
                <w:rFonts w:cs="CordiaUPC"/>
                <w:cs/>
              </w:rPr>
            </w:pPr>
            <w:r>
              <w:rPr>
                <w:rFonts w:cs="CordiaUPC"/>
              </w:rPr>
              <w:t>{1}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cs="Angsana New"/>
                <w:cs/>
              </w:rPr>
              <w:t xml:space="preserve">= </w:t>
            </w:r>
            <w:r w:rsidRPr="00C13E72">
              <w:t>internetQuotaType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>ที่เลือกมา</w:t>
            </w:r>
          </w:p>
        </w:tc>
        <w:tc>
          <w:tcPr>
            <w:tcW w:w="735" w:type="pct"/>
          </w:tcPr>
          <w:p w:rsidR="006B22B0" w:rsidP="006B22B0" w:rsidRDefault="006B22B0" w14:paraId="60A13BCA" w14:textId="77777777">
            <w:pPr>
              <w:rPr>
                <w:rFonts w:cs="CordiaUPC"/>
                <w:szCs w:val="36"/>
              </w:rPr>
            </w:pPr>
          </w:p>
        </w:tc>
      </w:tr>
      <w:tr w:rsidR="006516F8" w:rsidTr="00F05FFB" w14:paraId="5B8E0527" w14:textId="77777777">
        <w:tc>
          <w:tcPr>
            <w:tcW w:w="778" w:type="pct"/>
          </w:tcPr>
          <w:p w:rsidR="006516F8" w:rsidP="006B22B0" w:rsidRDefault="006516F8" w14:paraId="1D24CA76" w14:textId="38C4123E">
            <w:pPr>
              <w:pStyle w:val="BodyTextTable"/>
            </w:pPr>
            <w:r w:rsidRPr="006516F8">
              <w:t>00059</w:t>
            </w:r>
          </w:p>
        </w:tc>
        <w:tc>
          <w:tcPr>
            <w:tcW w:w="1626" w:type="pct"/>
          </w:tcPr>
          <w:p w:rsidRPr="003E1D3F" w:rsidR="006516F8" w:rsidP="006B22B0" w:rsidRDefault="006516F8" w14:paraId="2777BFD9" w14:textId="5038C9F3">
            <w:pPr>
              <w:rPr>
                <w:rFonts w:cs="CordiaUPC"/>
                <w:cs/>
              </w:rPr>
            </w:pPr>
            <w:r w:rsidRPr="006516F8">
              <w:rPr>
                <w:rFonts w:cs="CordiaUPC"/>
              </w:rPr>
              <w:t xml:space="preserve">Network Coverage must contain </w:t>
            </w:r>
            <w:r w:rsidRPr="006516F8">
              <w:rPr>
                <w:rFonts w:cs="CordiaUPC"/>
                <w:cs/>
              </w:rPr>
              <w:t>“</w:t>
            </w:r>
            <w:r w:rsidRPr="006516F8">
              <w:rPr>
                <w:rFonts w:cs="CordiaUPC"/>
              </w:rPr>
              <w:t>3G</w:t>
            </w:r>
            <w:r w:rsidRPr="006516F8">
              <w:rPr>
                <w:rFonts w:cs="CordiaUPC"/>
                <w:cs/>
              </w:rPr>
              <w:t>/</w:t>
            </w:r>
            <w:r w:rsidRPr="006516F8">
              <w:rPr>
                <w:rFonts w:cs="CordiaUPC"/>
              </w:rPr>
              <w:t>4G</w:t>
            </w:r>
            <w:r w:rsidRPr="006516F8">
              <w:rPr>
                <w:rFonts w:cs="CordiaUPC"/>
                <w:cs/>
              </w:rPr>
              <w:t xml:space="preserve">” </w:t>
            </w:r>
            <w:r w:rsidRPr="006516F8">
              <w:rPr>
                <w:rFonts w:cs="CordiaUPC"/>
              </w:rPr>
              <w:t xml:space="preserve">when Network Coverage contain </w:t>
            </w:r>
            <w:r w:rsidRPr="006516F8">
              <w:rPr>
                <w:rFonts w:cs="CordiaUPC"/>
                <w:cs/>
              </w:rPr>
              <w:t>“</w:t>
            </w:r>
            <w:r w:rsidRPr="006516F8">
              <w:rPr>
                <w:rFonts w:cs="CordiaUPC"/>
              </w:rPr>
              <w:t>5G</w:t>
            </w:r>
            <w:r w:rsidRPr="006516F8">
              <w:rPr>
                <w:rFonts w:cs="CordiaUPC"/>
                <w:cs/>
              </w:rPr>
              <w:t>”.</w:t>
            </w:r>
          </w:p>
        </w:tc>
        <w:tc>
          <w:tcPr>
            <w:tcW w:w="1861" w:type="pct"/>
          </w:tcPr>
          <w:p w:rsidR="006516F8" w:rsidP="006B22B0" w:rsidRDefault="002852DF" w14:paraId="3807BD67" w14:textId="70CAA8B5">
            <w:pPr>
              <w:rPr>
                <w:rFonts w:cs="Angsana New"/>
                <w:cs/>
              </w:rPr>
            </w:pPr>
            <w:r w:rsidRPr="003E1D3F">
              <w:rPr>
                <w:rFonts w:cs="CordiaUPC"/>
              </w:rPr>
              <w:t>fixedSpeedInternetNetworkCoverage</w:t>
            </w:r>
            <w:r w:rsidR="00C1243F">
              <w:rPr>
                <w:rFonts w:hint="cs" w:cs="CordiaUPC"/>
                <w:cs/>
              </w:rPr>
              <w:t xml:space="preserve"> ต้องประกอบด้วย </w:t>
            </w:r>
            <w:r w:rsidR="00C1243F">
              <w:rPr>
                <w:rFonts w:cs="CordiaUPC"/>
                <w:cs/>
              </w:rPr>
              <w:t>“</w:t>
            </w:r>
            <w:r w:rsidR="00C1243F">
              <w:rPr>
                <w:rFonts w:cs="CordiaUPC"/>
              </w:rPr>
              <w:t>3G</w:t>
            </w:r>
            <w:r w:rsidR="00C1243F">
              <w:rPr>
                <w:rFonts w:cs="CordiaUPC"/>
                <w:cs/>
              </w:rPr>
              <w:t>/</w:t>
            </w:r>
            <w:r w:rsidR="00C1243F">
              <w:rPr>
                <w:rFonts w:cs="CordiaUPC"/>
              </w:rPr>
              <w:t>4G</w:t>
            </w:r>
            <w:r w:rsidR="00C1243F">
              <w:rPr>
                <w:rFonts w:cs="CordiaUPC"/>
                <w:cs/>
              </w:rPr>
              <w:t>”</w:t>
            </w:r>
            <w:r w:rsidR="00C1243F">
              <w:rPr>
                <w:rFonts w:hint="cs" w:cs="CordiaUPC"/>
                <w:cs/>
              </w:rPr>
              <w:t xml:space="preserve"> เมื่อ </w:t>
            </w:r>
            <w:r w:rsidRPr="003E1D3F">
              <w:rPr>
                <w:rFonts w:cs="CordiaUPC"/>
              </w:rPr>
              <w:t>fixedSpeedInternetNetworkCoverage</w:t>
            </w:r>
            <w:r w:rsidR="00C1243F">
              <w:rPr>
                <w:rFonts w:cs="CordiaUPC"/>
                <w:cs/>
              </w:rPr>
              <w:t xml:space="preserve"> </w:t>
            </w:r>
            <w:r w:rsidR="006516F8">
              <w:rPr>
                <w:rFonts w:hint="cs" w:cs="CordiaUPC"/>
                <w:cs/>
              </w:rPr>
              <w:t xml:space="preserve">ประกอบด้วย </w:t>
            </w:r>
            <w:r w:rsidR="006516F8">
              <w:rPr>
                <w:rFonts w:cs="CordiaUPC"/>
                <w:cs/>
              </w:rPr>
              <w:t>“</w:t>
            </w:r>
            <w:r w:rsidR="006516F8">
              <w:rPr>
                <w:rFonts w:cs="CordiaUPC"/>
              </w:rPr>
              <w:t>5G</w:t>
            </w:r>
            <w:r w:rsidR="006516F8">
              <w:rPr>
                <w:rFonts w:cs="CordiaUPC"/>
                <w:cs/>
              </w:rPr>
              <w:t>”</w:t>
            </w:r>
            <w:r w:rsidR="006516F8">
              <w:rPr>
                <w:rFonts w:hint="cs" w:cs="CordiaUPC"/>
                <w:cs/>
              </w:rPr>
              <w:t xml:space="preserve"> </w:t>
            </w:r>
          </w:p>
        </w:tc>
        <w:tc>
          <w:tcPr>
            <w:tcW w:w="735" w:type="pct"/>
          </w:tcPr>
          <w:p w:rsidR="006516F8" w:rsidP="006B22B0" w:rsidRDefault="006516F8" w14:paraId="1BF9DC88" w14:textId="77777777">
            <w:pPr>
              <w:rPr>
                <w:rFonts w:cs="CordiaUPC"/>
                <w:szCs w:val="36"/>
              </w:rPr>
            </w:pPr>
          </w:p>
        </w:tc>
      </w:tr>
      <w:tr w:rsidR="006B22B0" w:rsidTr="00F05FFB" w14:paraId="72FF67BE" w14:textId="77777777">
        <w:tc>
          <w:tcPr>
            <w:tcW w:w="778" w:type="pct"/>
          </w:tcPr>
          <w:p w:rsidRPr="005011E8" w:rsidR="006B22B0" w:rsidP="006B22B0" w:rsidRDefault="006B22B0" w14:paraId="519227FA" w14:textId="09360E99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5011E8">
              <w:rPr>
                <w:rFonts w:ascii="CordiaUPC" w:hAnsi="CordiaUPC" w:cs="CordiaUPC"/>
                <w:sz w:val="28"/>
                <w:szCs w:val="28"/>
              </w:rPr>
              <w:t>0000</w:t>
            </w:r>
            <w:r>
              <w:rPr>
                <w:rFonts w:ascii="CordiaUPC" w:hAnsi="CordiaUPC" w:cs="CordiaUPC"/>
                <w:sz w:val="28"/>
                <w:szCs w:val="28"/>
              </w:rPr>
              <w:t>4</w:t>
            </w:r>
          </w:p>
        </w:tc>
        <w:tc>
          <w:tcPr>
            <w:tcW w:w="1626" w:type="pct"/>
          </w:tcPr>
          <w:p w:rsidR="006B22B0" w:rsidP="006B22B0" w:rsidRDefault="006B22B0" w14:paraId="6F14737D" w14:textId="69D3E00C">
            <w:r>
              <w:t xml:space="preserve">Next G </w:t>
            </w:r>
            <w:r w:rsidRPr="00A07D08">
              <w:rPr>
                <w:rFonts w:cs="CordiaUPC"/>
              </w:rPr>
              <w:t xml:space="preserve">is required when Internet Quota Type is </w:t>
            </w:r>
            <w:r w:rsidRPr="00A07D08">
              <w:rPr>
                <w:rFonts w:cs="Angsana New"/>
                <w:cs/>
              </w:rPr>
              <w:t>“</w:t>
            </w:r>
            <w:r w:rsidRPr="00A07D08">
              <w:rPr>
                <w:rFonts w:cs="CordiaUPC"/>
              </w:rPr>
              <w:t>{1}</w:t>
            </w:r>
            <w:r w:rsidRPr="00A07D08">
              <w:rPr>
                <w:rFonts w:cs="Angsana New"/>
                <w:cs/>
              </w:rPr>
              <w:t>”.</w:t>
            </w:r>
          </w:p>
        </w:tc>
        <w:tc>
          <w:tcPr>
            <w:tcW w:w="1861" w:type="pct"/>
          </w:tcPr>
          <w:p w:rsidR="006B22B0" w:rsidP="006B22B0" w:rsidRDefault="006B22B0" w14:paraId="41018BAC" w14:textId="3304E2A2">
            <w:r>
              <w:rPr>
                <w:rFonts w:hint="cs" w:cs="Angsana New"/>
                <w:cs/>
              </w:rPr>
              <w:t xml:space="preserve">ถ้า </w:t>
            </w:r>
            <w:r w:rsidRPr="00764EF0">
              <w:rPr>
                <w:rFonts w:cs="CordiaUPC"/>
              </w:rPr>
              <w:t>internetQuotaType</w:t>
            </w:r>
            <w:r w:rsidRPr="00764EF0">
              <w:rPr>
                <w:rFonts w:cs="Angsana New"/>
                <w:cs/>
              </w:rPr>
              <w:t xml:space="preserve"> </w:t>
            </w:r>
            <w:r w:rsidRPr="00BD2B57">
              <w:rPr>
                <w:rFonts w:hint="cs" w:cs="Angsana New"/>
                <w:cs/>
              </w:rPr>
              <w:t xml:space="preserve">มีค่าที่ </w:t>
            </w:r>
            <w:r w:rsidRPr="00BD2B57">
              <w:rPr>
                <w:rFonts w:cs="CordiaUPC"/>
              </w:rPr>
              <w:t>lov_val3</w:t>
            </w:r>
            <w:r w:rsidRPr="00BD2B57">
              <w:rPr>
                <w:rFonts w:hint="cs" w:cs="Angsana New"/>
                <w:cs/>
              </w:rPr>
              <w:t xml:space="preserve"> ประกอบด้วย</w:t>
            </w:r>
            <w:r w:rsidRPr="00BD2B57">
              <w:rPr>
                <w:rFonts w:cs="Angsana New"/>
                <w:cs/>
              </w:rPr>
              <w:t xml:space="preserve"> “</w:t>
            </w:r>
            <w:r>
              <w:rPr>
                <w:rFonts w:cs="CordiaUPC"/>
              </w:rPr>
              <w:t>FixedSpeed</w:t>
            </w:r>
            <w:r w:rsidRPr="00BD2B57">
              <w:rPr>
                <w:rFonts w:cs="Angsana New"/>
                <w:cs/>
              </w:rPr>
              <w:t xml:space="preserve">” </w:t>
            </w:r>
            <w:r w:rsidRPr="00A07D08">
              <w:rPr>
                <w:rFonts w:cs="Cordia New"/>
                <w:cs/>
              </w:rPr>
              <w:t>ดังนั้น</w:t>
            </w:r>
            <w:r>
              <w:t xml:space="preserve">FixedSpeedNextG </w:t>
            </w:r>
            <w:r>
              <w:rPr>
                <w:rFonts w:hint="cs" w:cs="Angsana New"/>
                <w:cs/>
              </w:rPr>
              <w:t xml:space="preserve">เป็น </w:t>
            </w:r>
            <w:r>
              <w:rPr>
                <w:rFonts w:cs="CordiaUPC"/>
              </w:rPr>
              <w:t>Mandatory</w:t>
            </w:r>
          </w:p>
          <w:p w:rsidRPr="004F559C" w:rsidR="006B22B0" w:rsidP="006B22B0" w:rsidRDefault="006B22B0" w14:paraId="7E9F8229" w14:textId="0F28425F">
            <w:r w:rsidRPr="00A07D08">
              <w:t xml:space="preserve">{1} </w:t>
            </w:r>
            <w:r w:rsidRPr="00A07D08">
              <w:rPr>
                <w:rFonts w:cs="Angsana New"/>
                <w:cs/>
              </w:rPr>
              <w:t xml:space="preserve">= </w:t>
            </w:r>
            <w:r w:rsidRPr="00A07D08">
              <w:t xml:space="preserve">internetQuotaType </w:t>
            </w:r>
            <w:r w:rsidRPr="00A07D08">
              <w:rPr>
                <w:rFonts w:cs="Cordia New"/>
                <w:cs/>
              </w:rPr>
              <w:t>ที่เลือกมา</w:t>
            </w:r>
          </w:p>
        </w:tc>
        <w:tc>
          <w:tcPr>
            <w:tcW w:w="735" w:type="pct"/>
          </w:tcPr>
          <w:p w:rsidR="006B22B0" w:rsidP="006B22B0" w:rsidRDefault="006B22B0" w14:paraId="4851538F" w14:textId="77777777">
            <w:pPr>
              <w:rPr>
                <w:rFonts w:cs="CordiaUPC"/>
                <w:szCs w:val="36"/>
              </w:rPr>
            </w:pPr>
          </w:p>
        </w:tc>
      </w:tr>
      <w:tr w:rsidR="006B22B0" w:rsidTr="00F05FFB" w14:paraId="6AF14CCE" w14:textId="77777777">
        <w:tc>
          <w:tcPr>
            <w:tcW w:w="778" w:type="pct"/>
          </w:tcPr>
          <w:p w:rsidRPr="005011E8" w:rsidR="006B22B0" w:rsidP="006B22B0" w:rsidRDefault="006B22B0" w14:paraId="4B3BD936" w14:textId="5700E85F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5011E8">
              <w:rPr>
                <w:rFonts w:ascii="CordiaUPC" w:hAnsi="CordiaUPC" w:cs="CordiaUPC"/>
                <w:sz w:val="28"/>
                <w:szCs w:val="28"/>
              </w:rPr>
              <w:t>0000</w:t>
            </w:r>
            <w:r>
              <w:rPr>
                <w:rFonts w:ascii="CordiaUPC" w:hAnsi="CordiaUPC" w:cs="CordiaUPC"/>
                <w:sz w:val="28"/>
                <w:szCs w:val="28"/>
              </w:rPr>
              <w:t>4</w:t>
            </w:r>
          </w:p>
        </w:tc>
        <w:tc>
          <w:tcPr>
            <w:tcW w:w="1626" w:type="pct"/>
          </w:tcPr>
          <w:p w:rsidR="006B22B0" w:rsidP="006B22B0" w:rsidRDefault="006B22B0" w14:paraId="5208C9C1" w14:textId="393E8CF1">
            <w:r>
              <w:t xml:space="preserve">Block Bit </w:t>
            </w:r>
            <w:r>
              <w:rPr>
                <w:rFonts w:cs="CordiaUPC"/>
              </w:rPr>
              <w:t xml:space="preserve">is required when </w:t>
            </w:r>
            <w:r w:rsidRPr="00604859">
              <w:t>Internet</w:t>
            </w:r>
            <w:r>
              <w:rPr>
                <w:rFonts w:cs="Angsana New"/>
                <w:cs/>
              </w:rPr>
              <w:t xml:space="preserve"> </w:t>
            </w:r>
            <w:r w:rsidRPr="00604859">
              <w:t>Quota</w:t>
            </w:r>
            <w:r>
              <w:rPr>
                <w:rFonts w:cs="Angsana New"/>
                <w:cs/>
              </w:rPr>
              <w:t xml:space="preserve"> </w:t>
            </w:r>
            <w:r w:rsidRPr="00604859">
              <w:t>Type</w:t>
            </w:r>
            <w:r>
              <w:t xml:space="preserve"> is </w:t>
            </w:r>
            <w:r>
              <w:rPr>
                <w:rFonts w:cs="Angsana New"/>
                <w:cs/>
              </w:rPr>
              <w:t>“</w:t>
            </w:r>
            <w:r>
              <w:t>{1}</w:t>
            </w:r>
            <w:r>
              <w:rPr>
                <w:rFonts w:cs="Angsana New"/>
                <w:cs/>
              </w:rPr>
              <w:t>”</w:t>
            </w:r>
          </w:p>
        </w:tc>
        <w:tc>
          <w:tcPr>
            <w:tcW w:w="1861" w:type="pct"/>
          </w:tcPr>
          <w:p w:rsidR="006B22B0" w:rsidP="006B22B0" w:rsidRDefault="006B22B0" w14:paraId="2FB05DBB" w14:textId="42B136AC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ถ้า </w:t>
            </w:r>
            <w:r w:rsidRPr="00764EF0">
              <w:rPr>
                <w:rFonts w:cs="CordiaUPC"/>
              </w:rPr>
              <w:t>internetQuotaType</w:t>
            </w:r>
            <w:r w:rsidRPr="00764EF0">
              <w:rPr>
                <w:rFonts w:cs="Angsana New"/>
                <w:cs/>
              </w:rPr>
              <w:t xml:space="preserve"> </w:t>
            </w:r>
            <w:r w:rsidRPr="00BD2B57">
              <w:rPr>
                <w:rFonts w:hint="cs" w:cs="Angsana New"/>
                <w:cs/>
              </w:rPr>
              <w:t xml:space="preserve">มีค่าที่ </w:t>
            </w:r>
            <w:r w:rsidRPr="00BD2B57">
              <w:rPr>
                <w:rFonts w:cs="CordiaUPC"/>
              </w:rPr>
              <w:t>lov_val3</w:t>
            </w:r>
            <w:r w:rsidRPr="00BD2B57">
              <w:rPr>
                <w:rFonts w:hint="cs" w:cs="Angsana New"/>
                <w:cs/>
              </w:rPr>
              <w:t xml:space="preserve"> ประกอบด้วย</w:t>
            </w:r>
            <w:r w:rsidRPr="00BD2B57">
              <w:rPr>
                <w:rFonts w:cs="Angsana New"/>
                <w:cs/>
              </w:rPr>
              <w:t xml:space="preserve"> “</w:t>
            </w:r>
            <w:r>
              <w:rPr>
                <w:rFonts w:cs="CordiaUPC"/>
              </w:rPr>
              <w:t>FixedSpeed</w:t>
            </w:r>
            <w:r w:rsidRPr="00BD2B57">
              <w:rPr>
                <w:rFonts w:cs="Angsana New"/>
                <w:cs/>
              </w:rPr>
              <w:t>”</w:t>
            </w:r>
            <w:r>
              <w:rPr>
                <w:rFonts w:cs="Angsana New"/>
                <w:cs/>
              </w:rPr>
              <w:t xml:space="preserve"> </w:t>
            </w:r>
            <w:r w:rsidRPr="00A07D08">
              <w:rPr>
                <w:rFonts w:cs="Cordia New"/>
                <w:cs/>
              </w:rPr>
              <w:t>ดังนั้น</w:t>
            </w:r>
            <w:r>
              <w:t xml:space="preserve">FixedSpeedBlockBit </w:t>
            </w:r>
            <w:r>
              <w:rPr>
                <w:rFonts w:hint="cs" w:cs="Angsana New"/>
                <w:cs/>
              </w:rPr>
              <w:t xml:space="preserve">เป็น </w:t>
            </w:r>
            <w:r>
              <w:rPr>
                <w:rFonts w:cs="CordiaUPC"/>
              </w:rPr>
              <w:t>Mandatory</w:t>
            </w:r>
          </w:p>
          <w:p w:rsidRPr="004F559C" w:rsidR="006B22B0" w:rsidP="006B22B0" w:rsidRDefault="006B22B0" w14:paraId="3630C27D" w14:textId="10D2A18A">
            <w:r w:rsidRPr="00A07D08">
              <w:t xml:space="preserve">{1} </w:t>
            </w:r>
            <w:r w:rsidRPr="00A07D08">
              <w:rPr>
                <w:rFonts w:cs="Angsana New"/>
                <w:cs/>
              </w:rPr>
              <w:t xml:space="preserve">= </w:t>
            </w:r>
            <w:r w:rsidRPr="00A07D08">
              <w:t xml:space="preserve">internetQuotaType </w:t>
            </w:r>
            <w:r w:rsidRPr="00A07D08">
              <w:rPr>
                <w:rFonts w:cs="Cordia New"/>
                <w:cs/>
              </w:rPr>
              <w:t>ที่เลือกมา</w:t>
            </w:r>
          </w:p>
        </w:tc>
        <w:tc>
          <w:tcPr>
            <w:tcW w:w="735" w:type="pct"/>
          </w:tcPr>
          <w:p w:rsidR="006B22B0" w:rsidP="006B22B0" w:rsidRDefault="006B22B0" w14:paraId="07A1F2EE" w14:textId="77777777">
            <w:pPr>
              <w:rPr>
                <w:rFonts w:cs="CordiaUPC"/>
                <w:szCs w:val="36"/>
              </w:rPr>
            </w:pPr>
          </w:p>
        </w:tc>
      </w:tr>
      <w:tr w:rsidR="006B22B0" w:rsidTr="00F05FFB" w14:paraId="474B035D" w14:textId="77777777">
        <w:tc>
          <w:tcPr>
            <w:tcW w:w="778" w:type="pct"/>
          </w:tcPr>
          <w:p w:rsidR="006B22B0" w:rsidP="006B22B0" w:rsidRDefault="006B22B0" w14:paraId="49E6BB20" w14:textId="65A1D07C">
            <w:r>
              <w:t>00004</w:t>
            </w:r>
          </w:p>
        </w:tc>
        <w:tc>
          <w:tcPr>
            <w:tcW w:w="1626" w:type="pct"/>
          </w:tcPr>
          <w:p w:rsidRPr="003E1D3F" w:rsidR="006B22B0" w:rsidP="006B22B0" w:rsidRDefault="006B22B0" w14:paraId="33A5A3C0" w14:textId="70CB9D7B">
            <w:pPr>
              <w:rPr>
                <w:rFonts w:cs="CordiaUPC"/>
              </w:rPr>
            </w:pPr>
            <w:r w:rsidRPr="003E1D3F">
              <w:rPr>
                <w:rFonts w:cs="CordiaUPC"/>
              </w:rPr>
              <w:t xml:space="preserve">Internet </w:t>
            </w:r>
            <w:r>
              <w:rPr>
                <w:rFonts w:cs="CordiaUPC"/>
              </w:rPr>
              <w:t>Speed</w:t>
            </w:r>
            <w:r w:rsidRPr="003E1D3F">
              <w:rPr>
                <w:rFonts w:cs="Angsana New"/>
                <w:cs/>
              </w:rPr>
              <w:t xml:space="preserve"> </w:t>
            </w:r>
            <w:r>
              <w:rPr>
                <w:rFonts w:cs="CordiaUPC"/>
              </w:rPr>
              <w:t xml:space="preserve">is required when </w:t>
            </w:r>
            <w:r w:rsidRPr="00C13E72">
              <w:t>Internet</w:t>
            </w:r>
            <w:r>
              <w:rPr>
                <w:rFonts w:cs="Angsana New"/>
                <w:cs/>
              </w:rPr>
              <w:t xml:space="preserve"> </w:t>
            </w:r>
            <w:r w:rsidRPr="00C13E72">
              <w:t>Quota</w:t>
            </w:r>
            <w:r>
              <w:rPr>
                <w:rFonts w:cs="Angsana New"/>
                <w:cs/>
              </w:rPr>
              <w:t xml:space="preserve"> </w:t>
            </w:r>
            <w:r w:rsidRPr="00C13E72">
              <w:t>Type</w:t>
            </w:r>
            <w:r>
              <w:rPr>
                <w:rFonts w:cs="CordiaUPC"/>
              </w:rPr>
              <w:t xml:space="preserve"> is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{1}</w:t>
            </w:r>
            <w:r>
              <w:rPr>
                <w:rFonts w:cs="Angsana New"/>
                <w:cs/>
              </w:rPr>
              <w:t>”.</w:t>
            </w:r>
          </w:p>
        </w:tc>
        <w:tc>
          <w:tcPr>
            <w:tcW w:w="1861" w:type="pct"/>
          </w:tcPr>
          <w:p w:rsidR="006B22B0" w:rsidP="006B22B0" w:rsidRDefault="006B22B0" w14:paraId="171EE760" w14:textId="52175E1F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ถ้า </w:t>
            </w:r>
            <w:r w:rsidRPr="00764EF0">
              <w:rPr>
                <w:rFonts w:cs="CordiaUPC"/>
              </w:rPr>
              <w:t>internetQuotaType</w:t>
            </w:r>
            <w:r w:rsidRPr="00764EF0">
              <w:rPr>
                <w:rFonts w:cs="Angsana New"/>
                <w:cs/>
              </w:rPr>
              <w:t xml:space="preserve"> </w:t>
            </w:r>
            <w:r w:rsidRPr="00BD2B57">
              <w:rPr>
                <w:rFonts w:hint="cs" w:cs="Angsana New"/>
                <w:cs/>
              </w:rPr>
              <w:t xml:space="preserve">มีค่าที่ </w:t>
            </w:r>
            <w:r w:rsidRPr="00BD2B57">
              <w:rPr>
                <w:rFonts w:cs="CordiaUPC"/>
              </w:rPr>
              <w:t>lov_val3</w:t>
            </w:r>
            <w:r w:rsidRPr="00BD2B57">
              <w:rPr>
                <w:rFonts w:hint="cs" w:cs="Angsana New"/>
                <w:cs/>
              </w:rPr>
              <w:t xml:space="preserve"> ประกอบด้วย</w:t>
            </w:r>
            <w:r w:rsidRPr="00BD2B57">
              <w:rPr>
                <w:rFonts w:cs="Angsana New"/>
                <w:cs/>
              </w:rPr>
              <w:t xml:space="preserve"> “</w:t>
            </w:r>
            <w:r>
              <w:rPr>
                <w:rFonts w:cs="CordiaUPC"/>
              </w:rPr>
              <w:t>InternetSpeed</w:t>
            </w:r>
            <w:r w:rsidRPr="00BD2B57">
              <w:rPr>
                <w:rFonts w:cs="Angsana New"/>
                <w:cs/>
              </w:rPr>
              <w:t>”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ดังนั้น </w:t>
            </w:r>
            <w:r w:rsidRPr="003E1D3F">
              <w:rPr>
                <w:rFonts w:cs="CordiaUPC"/>
              </w:rPr>
              <w:t>Internet</w:t>
            </w:r>
            <w:r>
              <w:rPr>
                <w:rFonts w:cs="CordiaUPC"/>
              </w:rPr>
              <w:t>Speed</w:t>
            </w:r>
            <w:r w:rsidRPr="00F6459D"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จะต้องเป็น </w:t>
            </w:r>
            <w:r>
              <w:rPr>
                <w:rFonts w:cs="CordiaUPC"/>
              </w:rPr>
              <w:t>Mandatory</w:t>
            </w:r>
          </w:p>
          <w:p w:rsidR="006B22B0" w:rsidP="006B22B0" w:rsidRDefault="006B22B0" w14:paraId="7487D084" w14:textId="179F077F">
            <w:pPr>
              <w:rPr>
                <w:rFonts w:cs="CordiaUPC"/>
                <w:cs/>
              </w:rPr>
            </w:pPr>
            <w:r>
              <w:rPr>
                <w:rFonts w:cs="CordiaUPC"/>
              </w:rPr>
              <w:t xml:space="preserve">{1} </w:t>
            </w:r>
            <w:r>
              <w:rPr>
                <w:rFonts w:cs="Angsana New"/>
                <w:cs/>
              </w:rPr>
              <w:t xml:space="preserve">= </w:t>
            </w:r>
            <w:r w:rsidRPr="00C13E72">
              <w:t>internetQuotaType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>ที่เลือกมา</w:t>
            </w:r>
          </w:p>
        </w:tc>
        <w:tc>
          <w:tcPr>
            <w:tcW w:w="735" w:type="pct"/>
          </w:tcPr>
          <w:p w:rsidR="006B22B0" w:rsidP="006B22B0" w:rsidRDefault="006B22B0" w14:paraId="19575B01" w14:textId="77777777">
            <w:pPr>
              <w:rPr>
                <w:rFonts w:cs="CordiaUPC"/>
                <w:szCs w:val="36"/>
              </w:rPr>
            </w:pPr>
          </w:p>
        </w:tc>
      </w:tr>
      <w:tr w:rsidR="006B22B0" w:rsidTr="00F05FFB" w14:paraId="332912D6" w14:textId="77777777">
        <w:tc>
          <w:tcPr>
            <w:tcW w:w="778" w:type="pct"/>
          </w:tcPr>
          <w:p w:rsidR="006B22B0" w:rsidP="006B22B0" w:rsidRDefault="006B22B0" w14:paraId="6CDA619F" w14:textId="37A7FD69">
            <w:r>
              <w:t>00004</w:t>
            </w:r>
          </w:p>
        </w:tc>
        <w:tc>
          <w:tcPr>
            <w:tcW w:w="1626" w:type="pct"/>
          </w:tcPr>
          <w:p w:rsidRPr="003E1D3F" w:rsidR="006B22B0" w:rsidP="006B22B0" w:rsidRDefault="006B22B0" w14:paraId="10E00547" w14:textId="0AA88544">
            <w:pPr>
              <w:rPr>
                <w:rFonts w:cs="CordiaUPC"/>
              </w:rPr>
            </w:pPr>
            <w:r>
              <w:rPr>
                <w:rFonts w:cs="CordiaUPC"/>
              </w:rPr>
              <w:t>Commu</w:t>
            </w:r>
            <w:r w:rsidRPr="003E1D3F">
              <w:rPr>
                <w:rFonts w:cs="CordiaUPC"/>
                <w:cs/>
              </w:rPr>
              <w:t xml:space="preserve"> </w:t>
            </w:r>
            <w:r>
              <w:rPr>
                <w:rFonts w:cs="CordiaUPC"/>
              </w:rPr>
              <w:t>Speed</w:t>
            </w:r>
            <w:r w:rsidRPr="003E1D3F">
              <w:rPr>
                <w:rFonts w:cs="Angsana New"/>
                <w:cs/>
              </w:rPr>
              <w:t xml:space="preserve"> </w:t>
            </w:r>
            <w:r>
              <w:rPr>
                <w:rFonts w:cs="CordiaUPC"/>
              </w:rPr>
              <w:t xml:space="preserve">is required when </w:t>
            </w:r>
            <w:r w:rsidRPr="00C13E72">
              <w:t>Internet</w:t>
            </w:r>
            <w:r>
              <w:rPr>
                <w:rFonts w:cs="Angsana New"/>
                <w:cs/>
              </w:rPr>
              <w:t xml:space="preserve"> </w:t>
            </w:r>
            <w:r w:rsidRPr="00C13E72">
              <w:t>Quota</w:t>
            </w:r>
            <w:r>
              <w:rPr>
                <w:rFonts w:cs="Angsana New"/>
                <w:cs/>
              </w:rPr>
              <w:t xml:space="preserve"> </w:t>
            </w:r>
            <w:r w:rsidRPr="00C13E72">
              <w:t>Type</w:t>
            </w:r>
            <w:r>
              <w:rPr>
                <w:rFonts w:cs="CordiaUPC"/>
              </w:rPr>
              <w:t xml:space="preserve"> is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{1}</w:t>
            </w:r>
            <w:r>
              <w:rPr>
                <w:rFonts w:cs="Angsana New"/>
                <w:cs/>
              </w:rPr>
              <w:t>”.</w:t>
            </w:r>
          </w:p>
        </w:tc>
        <w:tc>
          <w:tcPr>
            <w:tcW w:w="1861" w:type="pct"/>
          </w:tcPr>
          <w:p w:rsidR="006B22B0" w:rsidP="006B22B0" w:rsidRDefault="006B22B0" w14:paraId="2D954467" w14:textId="2679047F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ถ้า </w:t>
            </w:r>
            <w:r w:rsidRPr="00764EF0">
              <w:rPr>
                <w:rFonts w:cs="CordiaUPC"/>
              </w:rPr>
              <w:t>internetQuotaType</w:t>
            </w:r>
            <w:r w:rsidRPr="00764EF0">
              <w:rPr>
                <w:rFonts w:cs="Angsana New"/>
                <w:cs/>
              </w:rPr>
              <w:t xml:space="preserve"> </w:t>
            </w:r>
            <w:r w:rsidRPr="00BD2B57">
              <w:rPr>
                <w:rFonts w:hint="cs" w:cs="Angsana New"/>
                <w:cs/>
              </w:rPr>
              <w:t xml:space="preserve">มีค่าที่ </w:t>
            </w:r>
            <w:r w:rsidRPr="00BD2B57">
              <w:rPr>
                <w:rFonts w:cs="CordiaUPC"/>
              </w:rPr>
              <w:t>lov_val3</w:t>
            </w:r>
            <w:r w:rsidRPr="00BD2B57">
              <w:rPr>
                <w:rFonts w:hint="cs" w:cs="Angsana New"/>
                <w:cs/>
              </w:rPr>
              <w:t xml:space="preserve"> ประกอบด้วย</w:t>
            </w:r>
            <w:r w:rsidRPr="00BD2B57">
              <w:rPr>
                <w:rFonts w:cs="Angsana New"/>
                <w:cs/>
              </w:rPr>
              <w:t xml:space="preserve"> “</w:t>
            </w:r>
            <w:r>
              <w:rPr>
                <w:rFonts w:cs="CordiaUPC"/>
              </w:rPr>
              <w:t>InternetSpeed</w:t>
            </w:r>
            <w:r w:rsidRPr="00BD2B57">
              <w:rPr>
                <w:rFonts w:cs="Angsana New"/>
                <w:cs/>
              </w:rPr>
              <w:t>”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ดังนั้น </w:t>
            </w:r>
            <w:r>
              <w:rPr>
                <w:rFonts w:cs="CordiaUPC"/>
              </w:rPr>
              <w:t>commuSped</w:t>
            </w:r>
            <w:r w:rsidRPr="00F6459D"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จะต้องเป็น </w:t>
            </w:r>
            <w:r>
              <w:rPr>
                <w:rFonts w:cs="CordiaUPC"/>
              </w:rPr>
              <w:t>Mandatory</w:t>
            </w:r>
          </w:p>
          <w:p w:rsidR="006B22B0" w:rsidP="006B22B0" w:rsidRDefault="006B22B0" w14:paraId="7D3739A6" w14:textId="526DEE7F">
            <w:pPr>
              <w:rPr>
                <w:rFonts w:cs="Angsana New"/>
                <w:cs/>
              </w:rPr>
            </w:pPr>
            <w:r>
              <w:rPr>
                <w:rFonts w:cs="CordiaUPC"/>
              </w:rPr>
              <w:t xml:space="preserve">{1} </w:t>
            </w:r>
            <w:r>
              <w:rPr>
                <w:rFonts w:cs="Angsana New"/>
                <w:cs/>
              </w:rPr>
              <w:t xml:space="preserve">= </w:t>
            </w:r>
            <w:r w:rsidRPr="00C13E72">
              <w:t>internetQuotaType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>ที่เลือกมา</w:t>
            </w:r>
          </w:p>
        </w:tc>
        <w:tc>
          <w:tcPr>
            <w:tcW w:w="735" w:type="pct"/>
          </w:tcPr>
          <w:p w:rsidR="006B22B0" w:rsidP="006B22B0" w:rsidRDefault="006B22B0" w14:paraId="4AAB92BC" w14:textId="77777777">
            <w:pPr>
              <w:rPr>
                <w:rFonts w:cs="CordiaUPC"/>
                <w:szCs w:val="36"/>
              </w:rPr>
            </w:pPr>
          </w:p>
        </w:tc>
      </w:tr>
      <w:tr w:rsidR="006B22B0" w:rsidTr="00F05FFB" w14:paraId="394938F3" w14:textId="77777777">
        <w:tc>
          <w:tcPr>
            <w:tcW w:w="778" w:type="pct"/>
          </w:tcPr>
          <w:p w:rsidRPr="000E5AB7" w:rsidR="006B22B0" w:rsidP="006B22B0" w:rsidRDefault="006B22B0" w14:paraId="2B326CC9" w14:textId="57B881DE">
            <w:r>
              <w:t>00004</w:t>
            </w:r>
          </w:p>
        </w:tc>
        <w:tc>
          <w:tcPr>
            <w:tcW w:w="1626" w:type="pct"/>
          </w:tcPr>
          <w:p w:rsidR="006B22B0" w:rsidP="006B22B0" w:rsidRDefault="006B22B0" w14:paraId="488430D0" w14:textId="5C5AF6D7">
            <w:pPr>
              <w:rPr>
                <w:rFonts w:cs="CordiaUPC"/>
              </w:rPr>
            </w:pPr>
            <w:r w:rsidRPr="00A37872">
              <w:rPr>
                <w:rFonts w:cs="CordiaUPC"/>
              </w:rPr>
              <w:t>Internet</w:t>
            </w:r>
            <w:r>
              <w:rPr>
                <w:rFonts w:cs="Angsana New"/>
                <w:cs/>
              </w:rPr>
              <w:t xml:space="preserve"> </w:t>
            </w:r>
            <w:r w:rsidRPr="00A37872">
              <w:rPr>
                <w:rFonts w:cs="CordiaUPC"/>
              </w:rPr>
              <w:t>Throttling</w:t>
            </w:r>
            <w:r>
              <w:rPr>
                <w:rFonts w:cs="Angsana New"/>
                <w:cs/>
              </w:rPr>
              <w:t xml:space="preserve"> </w:t>
            </w:r>
            <w:r w:rsidRPr="00A37872">
              <w:rPr>
                <w:rFonts w:cs="CordiaUPC"/>
              </w:rPr>
              <w:t>Speed</w:t>
            </w:r>
            <w:r w:rsidRPr="00A37872">
              <w:rPr>
                <w:rFonts w:cs="CordiaUPC"/>
              </w:rPr>
              <w:tab/>
            </w:r>
            <w:r>
              <w:rPr>
                <w:rFonts w:cs="CordiaUPC"/>
              </w:rPr>
              <w:t xml:space="preserve">is required when </w:t>
            </w:r>
            <w:r w:rsidRPr="00C13E72">
              <w:t>Internet</w:t>
            </w:r>
            <w:r>
              <w:rPr>
                <w:rFonts w:cs="Angsana New"/>
                <w:cs/>
              </w:rPr>
              <w:t xml:space="preserve"> </w:t>
            </w:r>
            <w:r w:rsidRPr="00C13E72">
              <w:t>Quota</w:t>
            </w:r>
            <w:r>
              <w:rPr>
                <w:rFonts w:cs="Angsana New"/>
                <w:cs/>
              </w:rPr>
              <w:t xml:space="preserve"> </w:t>
            </w:r>
            <w:r w:rsidRPr="00C13E72">
              <w:t>Type</w:t>
            </w:r>
            <w:r>
              <w:rPr>
                <w:rFonts w:cs="CordiaUPC"/>
              </w:rPr>
              <w:t xml:space="preserve"> is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{1}</w:t>
            </w:r>
            <w:r>
              <w:rPr>
                <w:rFonts w:cs="Angsana New"/>
                <w:cs/>
              </w:rPr>
              <w:t>”.</w:t>
            </w:r>
          </w:p>
        </w:tc>
        <w:tc>
          <w:tcPr>
            <w:tcW w:w="1861" w:type="pct"/>
          </w:tcPr>
          <w:p w:rsidR="006B22B0" w:rsidP="006B22B0" w:rsidRDefault="006B22B0" w14:paraId="28BC841A" w14:textId="23D2861D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ถ้า </w:t>
            </w:r>
            <w:r w:rsidRPr="00764EF0">
              <w:rPr>
                <w:rFonts w:cs="CordiaUPC"/>
              </w:rPr>
              <w:t>internetQuotaType</w:t>
            </w:r>
            <w:r w:rsidRPr="00764EF0">
              <w:rPr>
                <w:rFonts w:cs="Angsana New"/>
                <w:cs/>
              </w:rPr>
              <w:t xml:space="preserve"> </w:t>
            </w:r>
            <w:r w:rsidRPr="00BD2B57">
              <w:rPr>
                <w:rFonts w:hint="cs" w:cs="Angsana New"/>
                <w:cs/>
              </w:rPr>
              <w:t xml:space="preserve">มีค่าที่ </w:t>
            </w:r>
            <w:r w:rsidRPr="00BD2B57">
              <w:rPr>
                <w:rFonts w:cs="CordiaUPC"/>
              </w:rPr>
              <w:t>lov_val3</w:t>
            </w:r>
            <w:r w:rsidRPr="00BD2B57">
              <w:rPr>
                <w:rFonts w:hint="cs" w:cs="Angsana New"/>
                <w:cs/>
              </w:rPr>
              <w:t xml:space="preserve"> ประกอบด้วย</w:t>
            </w:r>
            <w:r w:rsidRPr="00BD2B57">
              <w:rPr>
                <w:rFonts w:cs="Angsana New"/>
                <w:cs/>
              </w:rPr>
              <w:t xml:space="preserve"> “</w:t>
            </w:r>
            <w:r>
              <w:rPr>
                <w:rFonts w:cs="CordiaUPC"/>
              </w:rPr>
              <w:t>ThrottlingSpeed</w:t>
            </w:r>
            <w:r w:rsidRPr="00BD2B57">
              <w:rPr>
                <w:rFonts w:cs="Angsana New"/>
                <w:cs/>
              </w:rPr>
              <w:t>”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ดังนั้น </w:t>
            </w:r>
            <w:r w:rsidRPr="00A37872">
              <w:rPr>
                <w:rFonts w:cs="CordiaUPC"/>
              </w:rPr>
              <w:t>Internet</w:t>
            </w:r>
            <w:r>
              <w:rPr>
                <w:rFonts w:cs="Angsana New"/>
                <w:cs/>
              </w:rPr>
              <w:t xml:space="preserve"> </w:t>
            </w:r>
            <w:r w:rsidRPr="00A37872">
              <w:rPr>
                <w:rFonts w:cs="CordiaUPC"/>
              </w:rPr>
              <w:t>Throttling</w:t>
            </w:r>
            <w:r>
              <w:rPr>
                <w:rFonts w:cs="Angsana New"/>
                <w:cs/>
              </w:rPr>
              <w:t xml:space="preserve"> </w:t>
            </w:r>
            <w:r w:rsidRPr="00A37872">
              <w:rPr>
                <w:rFonts w:cs="CordiaUPC"/>
              </w:rPr>
              <w:t>Speed</w:t>
            </w:r>
            <w:r>
              <w:rPr>
                <w:rFonts w:hint="cs" w:cs="Angsana New"/>
                <w:cs/>
              </w:rPr>
              <w:t xml:space="preserve"> จะต้องเป็น </w:t>
            </w:r>
            <w:r>
              <w:rPr>
                <w:rFonts w:cs="CordiaUPC"/>
              </w:rPr>
              <w:t>Mandatory</w:t>
            </w:r>
          </w:p>
          <w:p w:rsidR="006B22B0" w:rsidP="006B22B0" w:rsidRDefault="006B22B0" w14:paraId="12517495" w14:textId="6324A5CC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{1} </w:t>
            </w:r>
            <w:r>
              <w:rPr>
                <w:rFonts w:cs="Angsana New"/>
                <w:cs/>
              </w:rPr>
              <w:t xml:space="preserve">= </w:t>
            </w:r>
            <w:r w:rsidRPr="00C13E72">
              <w:t>internetQuotaType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>ที่เลือกมา</w:t>
            </w:r>
          </w:p>
        </w:tc>
        <w:tc>
          <w:tcPr>
            <w:tcW w:w="735" w:type="pct"/>
          </w:tcPr>
          <w:p w:rsidR="006B22B0" w:rsidP="006B22B0" w:rsidRDefault="006B22B0" w14:paraId="59F22383" w14:textId="77777777">
            <w:pPr>
              <w:rPr>
                <w:rFonts w:cs="CordiaUPC"/>
                <w:szCs w:val="36"/>
              </w:rPr>
            </w:pPr>
          </w:p>
        </w:tc>
      </w:tr>
      <w:tr w:rsidR="006B22B0" w:rsidTr="00F05FFB" w14:paraId="77B8B05A" w14:textId="77777777">
        <w:tc>
          <w:tcPr>
            <w:tcW w:w="778" w:type="pct"/>
          </w:tcPr>
          <w:p w:rsidR="006B22B0" w:rsidP="006B22B0" w:rsidRDefault="006B22B0" w14:paraId="3C57B417" w14:textId="4E2875A6">
            <w:r>
              <w:t>00004</w:t>
            </w:r>
          </w:p>
        </w:tc>
        <w:tc>
          <w:tcPr>
            <w:tcW w:w="1626" w:type="pct"/>
          </w:tcPr>
          <w:p w:rsidRPr="00A37872" w:rsidR="006B22B0" w:rsidP="006B22B0" w:rsidRDefault="006B22B0" w14:paraId="0BA499F2" w14:textId="2AA58536">
            <w:pPr>
              <w:rPr>
                <w:rFonts w:cs="CordiaUPC"/>
              </w:rPr>
            </w:pPr>
            <w:r>
              <w:rPr>
                <w:rFonts w:cs="CordiaUPC"/>
              </w:rPr>
              <w:t>Commu</w:t>
            </w:r>
            <w:r>
              <w:rPr>
                <w:rFonts w:cs="Angsana New"/>
                <w:cs/>
              </w:rPr>
              <w:t xml:space="preserve"> </w:t>
            </w:r>
            <w:r w:rsidRPr="00A37872">
              <w:rPr>
                <w:rFonts w:cs="CordiaUPC"/>
              </w:rPr>
              <w:t>Throttling</w:t>
            </w:r>
            <w:r>
              <w:rPr>
                <w:rFonts w:cs="Angsana New"/>
                <w:cs/>
              </w:rPr>
              <w:t xml:space="preserve"> </w:t>
            </w:r>
            <w:r w:rsidRPr="00A37872">
              <w:rPr>
                <w:rFonts w:cs="CordiaUPC"/>
              </w:rPr>
              <w:t>Speed</w:t>
            </w:r>
            <w:r w:rsidRPr="00A37872">
              <w:rPr>
                <w:rFonts w:cs="CordiaUPC"/>
              </w:rPr>
              <w:tab/>
            </w:r>
            <w:r>
              <w:rPr>
                <w:rFonts w:cs="CordiaUPC"/>
              </w:rPr>
              <w:t xml:space="preserve">is required when </w:t>
            </w:r>
            <w:r w:rsidRPr="00C13E72">
              <w:t>Internet</w:t>
            </w:r>
            <w:r>
              <w:rPr>
                <w:rFonts w:cs="Angsana New"/>
                <w:cs/>
              </w:rPr>
              <w:t xml:space="preserve"> </w:t>
            </w:r>
            <w:r w:rsidRPr="00C13E72">
              <w:t>Quota</w:t>
            </w:r>
            <w:r>
              <w:rPr>
                <w:rFonts w:cs="Angsana New"/>
                <w:cs/>
              </w:rPr>
              <w:t xml:space="preserve"> </w:t>
            </w:r>
            <w:r w:rsidRPr="00C13E72">
              <w:t>Type</w:t>
            </w:r>
            <w:r>
              <w:rPr>
                <w:rFonts w:cs="CordiaUPC"/>
              </w:rPr>
              <w:t xml:space="preserve"> is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{1}</w:t>
            </w:r>
            <w:r>
              <w:rPr>
                <w:rFonts w:cs="Angsana New"/>
                <w:cs/>
              </w:rPr>
              <w:t>”.</w:t>
            </w:r>
          </w:p>
        </w:tc>
        <w:tc>
          <w:tcPr>
            <w:tcW w:w="1861" w:type="pct"/>
          </w:tcPr>
          <w:p w:rsidR="006B22B0" w:rsidP="006B22B0" w:rsidRDefault="006B22B0" w14:paraId="168DE2E1" w14:textId="67269D52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ถ้า </w:t>
            </w:r>
            <w:r w:rsidRPr="00764EF0">
              <w:rPr>
                <w:rFonts w:cs="CordiaUPC"/>
              </w:rPr>
              <w:t>internetQuotaType</w:t>
            </w:r>
            <w:r w:rsidRPr="00764EF0">
              <w:rPr>
                <w:rFonts w:cs="Angsana New"/>
                <w:cs/>
              </w:rPr>
              <w:t xml:space="preserve"> </w:t>
            </w:r>
            <w:r w:rsidRPr="00BD2B57">
              <w:rPr>
                <w:rFonts w:hint="cs" w:cs="Angsana New"/>
                <w:cs/>
              </w:rPr>
              <w:t xml:space="preserve">มีค่าที่ </w:t>
            </w:r>
            <w:r w:rsidRPr="00BD2B57">
              <w:rPr>
                <w:rFonts w:cs="CordiaUPC"/>
              </w:rPr>
              <w:t>lov_val3</w:t>
            </w:r>
            <w:r w:rsidRPr="00BD2B57">
              <w:rPr>
                <w:rFonts w:hint="cs" w:cs="Angsana New"/>
                <w:cs/>
              </w:rPr>
              <w:t xml:space="preserve"> ประกอบด้วย</w:t>
            </w:r>
            <w:r w:rsidRPr="00BD2B57">
              <w:rPr>
                <w:rFonts w:cs="Angsana New"/>
                <w:cs/>
              </w:rPr>
              <w:t xml:space="preserve"> “</w:t>
            </w:r>
            <w:r>
              <w:rPr>
                <w:rFonts w:cs="CordiaUPC"/>
              </w:rPr>
              <w:t>ThrottlingSpeed</w:t>
            </w:r>
            <w:r w:rsidRPr="00BD2B57">
              <w:rPr>
                <w:rFonts w:cs="Angsana New"/>
                <w:cs/>
              </w:rPr>
              <w:t>”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ดังนั้น </w:t>
            </w:r>
            <w:r>
              <w:rPr>
                <w:rFonts w:cs="CordiaUPC"/>
              </w:rPr>
              <w:t>Commu</w:t>
            </w:r>
            <w:r>
              <w:rPr>
                <w:rFonts w:cs="Angsana New"/>
                <w:cs/>
              </w:rPr>
              <w:t xml:space="preserve"> </w:t>
            </w:r>
            <w:r w:rsidRPr="00A37872">
              <w:rPr>
                <w:rFonts w:cs="CordiaUPC"/>
              </w:rPr>
              <w:t>Throttling</w:t>
            </w:r>
            <w:r>
              <w:rPr>
                <w:rFonts w:cs="Angsana New"/>
                <w:cs/>
              </w:rPr>
              <w:t xml:space="preserve"> </w:t>
            </w:r>
            <w:r w:rsidRPr="00A37872">
              <w:rPr>
                <w:rFonts w:cs="CordiaUPC"/>
              </w:rPr>
              <w:t>Speed</w:t>
            </w:r>
            <w:r>
              <w:rPr>
                <w:rFonts w:hint="cs" w:cs="Angsana New"/>
                <w:cs/>
              </w:rPr>
              <w:t xml:space="preserve"> จะต้องเป็น </w:t>
            </w:r>
            <w:r>
              <w:rPr>
                <w:rFonts w:cs="CordiaUPC"/>
              </w:rPr>
              <w:t>Mandatory</w:t>
            </w:r>
          </w:p>
          <w:p w:rsidR="006B22B0" w:rsidP="006B22B0" w:rsidRDefault="006B22B0" w14:paraId="44B2863F" w14:textId="5C45812B">
            <w:pPr>
              <w:rPr>
                <w:rFonts w:cs="Angsana New"/>
                <w:cs/>
              </w:rPr>
            </w:pPr>
            <w:r>
              <w:rPr>
                <w:rFonts w:cs="CordiaUPC"/>
              </w:rPr>
              <w:t xml:space="preserve">{1} </w:t>
            </w:r>
            <w:r>
              <w:rPr>
                <w:rFonts w:cs="Angsana New"/>
                <w:cs/>
              </w:rPr>
              <w:t xml:space="preserve">= </w:t>
            </w:r>
            <w:r w:rsidRPr="00C13E72">
              <w:t>internetQuotaType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>ที่เลือกมา</w:t>
            </w:r>
          </w:p>
        </w:tc>
        <w:tc>
          <w:tcPr>
            <w:tcW w:w="735" w:type="pct"/>
          </w:tcPr>
          <w:p w:rsidR="006B22B0" w:rsidP="006B22B0" w:rsidRDefault="006B22B0" w14:paraId="0FD4F49C" w14:textId="77777777">
            <w:pPr>
              <w:rPr>
                <w:rFonts w:cs="CordiaUPC"/>
                <w:szCs w:val="36"/>
              </w:rPr>
            </w:pPr>
          </w:p>
        </w:tc>
      </w:tr>
      <w:tr w:rsidR="006B22B0" w:rsidTr="00F05FFB" w14:paraId="76AD29D9" w14:textId="77777777">
        <w:tc>
          <w:tcPr>
            <w:tcW w:w="778" w:type="pct"/>
          </w:tcPr>
          <w:p w:rsidRPr="000E5AB7" w:rsidR="006B22B0" w:rsidP="006B22B0" w:rsidRDefault="006B22B0" w14:paraId="491A8C62" w14:textId="0FF96079">
            <w:r>
              <w:t>00004</w:t>
            </w:r>
          </w:p>
        </w:tc>
        <w:tc>
          <w:tcPr>
            <w:tcW w:w="1626" w:type="pct"/>
          </w:tcPr>
          <w:p w:rsidR="006B22B0" w:rsidP="006B22B0" w:rsidRDefault="006B22B0" w14:paraId="1A8857BB" w14:textId="54D6E130">
            <w:pPr>
              <w:rPr>
                <w:rFonts w:cs="CordiaUPC"/>
              </w:rPr>
            </w:pPr>
            <w:r w:rsidRPr="00A37872">
              <w:rPr>
                <w:rFonts w:cs="CordiaUPC"/>
              </w:rPr>
              <w:t>Excluding</w:t>
            </w:r>
            <w:r>
              <w:rPr>
                <w:rFonts w:cs="Angsana New"/>
                <w:cs/>
              </w:rPr>
              <w:t xml:space="preserve"> / </w:t>
            </w:r>
            <w:r>
              <w:rPr>
                <w:rFonts w:cs="CordiaUPC"/>
              </w:rPr>
              <w:t xml:space="preserve">Including </w:t>
            </w:r>
            <w:r w:rsidRPr="00A37872">
              <w:rPr>
                <w:rFonts w:cs="CordiaUPC"/>
              </w:rPr>
              <w:t xml:space="preserve">VAT </w:t>
            </w:r>
            <w:r>
              <w:rPr>
                <w:rFonts w:cs="CordiaUPC"/>
              </w:rPr>
              <w:t xml:space="preserve">is required when </w:t>
            </w:r>
            <w:r w:rsidRPr="00C13E72">
              <w:t>Internet</w:t>
            </w:r>
            <w:r>
              <w:rPr>
                <w:rFonts w:cs="Angsana New"/>
                <w:cs/>
              </w:rPr>
              <w:t xml:space="preserve"> </w:t>
            </w:r>
            <w:r w:rsidRPr="00C13E72">
              <w:t>Quota</w:t>
            </w:r>
            <w:r>
              <w:rPr>
                <w:rFonts w:cs="Angsana New"/>
                <w:cs/>
              </w:rPr>
              <w:t xml:space="preserve"> </w:t>
            </w:r>
            <w:r w:rsidRPr="00C13E72">
              <w:t>Type</w:t>
            </w:r>
            <w:r>
              <w:rPr>
                <w:rFonts w:cs="CordiaUPC"/>
              </w:rPr>
              <w:t xml:space="preserve"> is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{1}</w:t>
            </w:r>
            <w:r>
              <w:rPr>
                <w:rFonts w:cs="Angsana New"/>
                <w:cs/>
              </w:rPr>
              <w:t>”.</w:t>
            </w:r>
          </w:p>
        </w:tc>
        <w:tc>
          <w:tcPr>
            <w:tcW w:w="1861" w:type="pct"/>
          </w:tcPr>
          <w:p w:rsidR="006B22B0" w:rsidP="006B22B0" w:rsidRDefault="006B22B0" w14:paraId="51785F87" w14:textId="1727ADC9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ถ้า </w:t>
            </w:r>
            <w:r w:rsidRPr="00764EF0">
              <w:rPr>
                <w:rFonts w:cs="CordiaUPC"/>
              </w:rPr>
              <w:t>internetQuotaType</w:t>
            </w:r>
            <w:r w:rsidRPr="00764EF0">
              <w:rPr>
                <w:rFonts w:cs="Angsana New"/>
                <w:cs/>
              </w:rPr>
              <w:t xml:space="preserve"> </w:t>
            </w:r>
            <w:r w:rsidRPr="00BD2B57">
              <w:rPr>
                <w:rFonts w:hint="cs" w:cs="Angsana New"/>
                <w:cs/>
              </w:rPr>
              <w:t xml:space="preserve">มีค่าที่ </w:t>
            </w:r>
            <w:r w:rsidRPr="00BD2B57">
              <w:rPr>
                <w:rFonts w:cs="CordiaUPC"/>
              </w:rPr>
              <w:t>lov_val3</w:t>
            </w:r>
            <w:r w:rsidRPr="00BD2B57">
              <w:rPr>
                <w:rFonts w:hint="cs" w:cs="Angsana New"/>
                <w:cs/>
              </w:rPr>
              <w:t xml:space="preserve"> ประกอบด้วย</w:t>
            </w:r>
            <w:r w:rsidRPr="00BD2B57">
              <w:rPr>
                <w:rFonts w:cs="Angsana New"/>
                <w:cs/>
              </w:rPr>
              <w:t xml:space="preserve"> “</w:t>
            </w:r>
            <w:r>
              <w:rPr>
                <w:rFonts w:cs="CordiaUPC"/>
              </w:rPr>
              <w:t>ExceedRate</w:t>
            </w:r>
            <w:r w:rsidRPr="00BD2B57">
              <w:rPr>
                <w:rFonts w:cs="Angsana New"/>
                <w:cs/>
              </w:rPr>
              <w:t>”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หรือ </w:t>
            </w:r>
            <w:r>
              <w:t xml:space="preserve">customerType </w:t>
            </w:r>
            <w:r>
              <w:rPr>
                <w:rFonts w:cs="Angsana New"/>
                <w:cs/>
              </w:rPr>
              <w:t>= 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และ </w:t>
            </w:r>
            <w:r>
              <w:t>productClass</w:t>
            </w:r>
            <w:r>
              <w:rPr>
                <w:rFonts w:cs="Angsana New"/>
                <w:cs/>
              </w:rPr>
              <w:t>= “</w:t>
            </w:r>
            <w:r>
              <w:t>Main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ดังนั้น </w:t>
            </w:r>
            <w:r w:rsidRPr="006714DA">
              <w:rPr>
                <w:rFonts w:cs="CordiaUPC"/>
              </w:rPr>
              <w:t>excIncVat</w:t>
            </w:r>
            <w:r>
              <w:rPr>
                <w:rFonts w:hint="cs" w:cs="Angsana New"/>
                <w:cs/>
              </w:rPr>
              <w:t xml:space="preserve"> จะต้องเป็น </w:t>
            </w:r>
            <w:r>
              <w:rPr>
                <w:rFonts w:cs="CordiaUPC"/>
              </w:rPr>
              <w:t>Mandatory</w:t>
            </w:r>
          </w:p>
          <w:p w:rsidR="006B22B0" w:rsidP="006B22B0" w:rsidRDefault="006B22B0" w14:paraId="7B9A6963" w14:textId="11F59DE1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{1} </w:t>
            </w:r>
            <w:r>
              <w:rPr>
                <w:rFonts w:cs="Angsana New"/>
                <w:cs/>
              </w:rPr>
              <w:t xml:space="preserve">= </w:t>
            </w:r>
            <w:r w:rsidRPr="00C13E72">
              <w:t>internetQuotaType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>ที่เลือกมา</w:t>
            </w:r>
          </w:p>
        </w:tc>
        <w:tc>
          <w:tcPr>
            <w:tcW w:w="735" w:type="pct"/>
          </w:tcPr>
          <w:p w:rsidR="006B22B0" w:rsidP="006B22B0" w:rsidRDefault="006B22B0" w14:paraId="6DC9ED9A" w14:textId="77777777">
            <w:pPr>
              <w:rPr>
                <w:rFonts w:cs="CordiaUPC"/>
                <w:szCs w:val="36"/>
              </w:rPr>
            </w:pPr>
          </w:p>
        </w:tc>
      </w:tr>
      <w:tr w:rsidR="006B22B0" w:rsidTr="00F05FFB" w14:paraId="454ABAC3" w14:textId="77777777">
        <w:tc>
          <w:tcPr>
            <w:tcW w:w="778" w:type="pct"/>
          </w:tcPr>
          <w:p w:rsidRPr="000E5AB7" w:rsidR="006B22B0" w:rsidP="006B22B0" w:rsidRDefault="006B22B0" w14:paraId="6C2B623D" w14:textId="18981820">
            <w:r>
              <w:t>00004</w:t>
            </w:r>
          </w:p>
        </w:tc>
        <w:tc>
          <w:tcPr>
            <w:tcW w:w="1626" w:type="pct"/>
          </w:tcPr>
          <w:p w:rsidRPr="006714DA" w:rsidR="006B22B0" w:rsidP="006B22B0" w:rsidRDefault="006B22B0" w14:paraId="41802E27" w14:textId="0C9F9118">
            <w:pPr>
              <w:rPr>
                <w:rFonts w:cs="CordiaUPC"/>
              </w:rPr>
            </w:pPr>
            <w:r w:rsidRPr="00A37872">
              <w:rPr>
                <w:rFonts w:cs="CordiaUPC"/>
              </w:rPr>
              <w:t>Internet</w:t>
            </w:r>
            <w:r>
              <w:rPr>
                <w:rFonts w:cs="Angsana New"/>
                <w:cs/>
              </w:rPr>
              <w:t xml:space="preserve"> </w:t>
            </w:r>
            <w:r w:rsidRPr="00A37872">
              <w:rPr>
                <w:rFonts w:cs="CordiaUPC"/>
              </w:rPr>
              <w:t>Exceed</w:t>
            </w:r>
            <w:r>
              <w:rPr>
                <w:rFonts w:cs="Angsana New"/>
                <w:cs/>
              </w:rPr>
              <w:t xml:space="preserve"> </w:t>
            </w:r>
            <w:r w:rsidRPr="00A37872">
              <w:rPr>
                <w:rFonts w:cs="CordiaUPC"/>
              </w:rPr>
              <w:t>Rate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cs="CordiaUPC"/>
              </w:rPr>
              <w:t xml:space="preserve">is required when </w:t>
            </w:r>
            <w:r w:rsidRPr="00C13E72">
              <w:t>Internet</w:t>
            </w:r>
            <w:r>
              <w:rPr>
                <w:rFonts w:cs="Angsana New"/>
                <w:cs/>
              </w:rPr>
              <w:t xml:space="preserve"> </w:t>
            </w:r>
            <w:r w:rsidRPr="00C13E72">
              <w:t>Quota</w:t>
            </w:r>
            <w:r>
              <w:rPr>
                <w:rFonts w:cs="Angsana New"/>
                <w:cs/>
              </w:rPr>
              <w:t xml:space="preserve"> </w:t>
            </w:r>
            <w:r w:rsidRPr="00C13E72">
              <w:t>Type</w:t>
            </w:r>
            <w:r>
              <w:rPr>
                <w:rFonts w:cs="CordiaUPC"/>
              </w:rPr>
              <w:t xml:space="preserve"> is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{1}</w:t>
            </w:r>
            <w:r>
              <w:rPr>
                <w:rFonts w:cs="Angsana New"/>
                <w:cs/>
              </w:rPr>
              <w:t>”.</w:t>
            </w:r>
          </w:p>
          <w:p w:rsidR="006B22B0" w:rsidP="006B22B0" w:rsidRDefault="006B22B0" w14:paraId="5764BA77" w14:textId="0802D88E">
            <w:pPr>
              <w:rPr>
                <w:rFonts w:cs="CordiaUPC"/>
              </w:rPr>
            </w:pPr>
          </w:p>
        </w:tc>
        <w:tc>
          <w:tcPr>
            <w:tcW w:w="1861" w:type="pct"/>
          </w:tcPr>
          <w:p w:rsidR="006B22B0" w:rsidP="006B22B0" w:rsidRDefault="006B22B0" w14:paraId="09B95A02" w14:textId="6166710C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ถ้า </w:t>
            </w:r>
            <w:r w:rsidRPr="00764EF0">
              <w:rPr>
                <w:rFonts w:cs="CordiaUPC"/>
              </w:rPr>
              <w:t>internetQuotaType</w:t>
            </w:r>
            <w:r w:rsidRPr="00764EF0">
              <w:rPr>
                <w:rFonts w:cs="Angsana New"/>
                <w:cs/>
              </w:rPr>
              <w:t xml:space="preserve"> </w:t>
            </w:r>
            <w:r w:rsidRPr="00BD2B57">
              <w:rPr>
                <w:rFonts w:hint="cs" w:cs="Angsana New"/>
                <w:cs/>
              </w:rPr>
              <w:t xml:space="preserve">มีค่าที่ </w:t>
            </w:r>
            <w:r w:rsidRPr="00BD2B57">
              <w:rPr>
                <w:rFonts w:cs="CordiaUPC"/>
              </w:rPr>
              <w:t>lov_val3</w:t>
            </w:r>
            <w:r w:rsidRPr="00BD2B57">
              <w:rPr>
                <w:rFonts w:hint="cs" w:cs="Angsana New"/>
                <w:cs/>
              </w:rPr>
              <w:t xml:space="preserve"> ประกอบด้วย</w:t>
            </w:r>
            <w:r w:rsidRPr="00BD2B57">
              <w:rPr>
                <w:rFonts w:cs="Angsana New"/>
                <w:cs/>
              </w:rPr>
              <w:t xml:space="preserve"> “</w:t>
            </w:r>
            <w:r>
              <w:rPr>
                <w:rFonts w:cs="CordiaUPC"/>
              </w:rPr>
              <w:t>ExceedRate</w:t>
            </w:r>
            <w:r w:rsidRPr="00BD2B57">
              <w:rPr>
                <w:rFonts w:cs="Angsana New"/>
                <w:cs/>
              </w:rPr>
              <w:t>”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หรือ </w:t>
            </w:r>
            <w:r>
              <w:t xml:space="preserve">customerType </w:t>
            </w:r>
            <w:r>
              <w:rPr>
                <w:rFonts w:cs="Angsana New"/>
                <w:cs/>
              </w:rPr>
              <w:t>= 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และ </w:t>
            </w:r>
            <w:r>
              <w:t>productClass</w:t>
            </w:r>
            <w:r>
              <w:rPr>
                <w:rFonts w:cs="Angsana New"/>
                <w:cs/>
              </w:rPr>
              <w:t>= “</w:t>
            </w:r>
            <w:r>
              <w:t>Main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ดังนั้น </w:t>
            </w:r>
            <w:r w:rsidRPr="006714DA">
              <w:rPr>
                <w:rFonts w:cs="CordiaUPC"/>
              </w:rPr>
              <w:t>internetExceedRate</w:t>
            </w:r>
            <w:r>
              <w:rPr>
                <w:rFonts w:hint="cs" w:cs="Angsana New"/>
                <w:cs/>
              </w:rPr>
              <w:t xml:space="preserve"> จะต้องเป็น </w:t>
            </w:r>
            <w:r>
              <w:rPr>
                <w:rFonts w:cs="CordiaUPC"/>
              </w:rPr>
              <w:t>Mandatory</w:t>
            </w:r>
          </w:p>
          <w:p w:rsidR="006B22B0" w:rsidP="006B22B0" w:rsidRDefault="006B22B0" w14:paraId="4E524E42" w14:textId="26BEC6F6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{1} </w:t>
            </w:r>
            <w:r>
              <w:rPr>
                <w:rFonts w:cs="Angsana New"/>
                <w:cs/>
              </w:rPr>
              <w:t xml:space="preserve">= </w:t>
            </w:r>
            <w:r w:rsidRPr="00C13E72">
              <w:t>internetQuotaType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>ที่เลือกมา</w:t>
            </w:r>
          </w:p>
        </w:tc>
        <w:tc>
          <w:tcPr>
            <w:tcW w:w="735" w:type="pct"/>
          </w:tcPr>
          <w:p w:rsidR="006B22B0" w:rsidP="006B22B0" w:rsidRDefault="006B22B0" w14:paraId="46910A73" w14:textId="77777777">
            <w:pPr>
              <w:rPr>
                <w:rFonts w:cs="CordiaUPC"/>
                <w:szCs w:val="36"/>
              </w:rPr>
            </w:pPr>
          </w:p>
        </w:tc>
      </w:tr>
      <w:tr w:rsidR="006B22B0" w:rsidTr="00F05FFB" w14:paraId="6B79463C" w14:textId="77777777">
        <w:tc>
          <w:tcPr>
            <w:tcW w:w="778" w:type="pct"/>
          </w:tcPr>
          <w:p w:rsidR="006B22B0" w:rsidP="006B22B0" w:rsidRDefault="006B22B0" w14:paraId="721C8C7B" w14:textId="3960E066">
            <w:r w:rsidRPr="007C6298">
              <w:rPr>
                <w:rFonts w:cs="CordiaUPC"/>
              </w:rPr>
              <w:t>00015</w:t>
            </w:r>
          </w:p>
        </w:tc>
        <w:tc>
          <w:tcPr>
            <w:tcW w:w="1626" w:type="pct"/>
          </w:tcPr>
          <w:p w:rsidRPr="00A37872" w:rsidR="006B22B0" w:rsidP="006B22B0" w:rsidRDefault="006B22B0" w14:paraId="4C463070" w14:textId="36738D51">
            <w:pPr>
              <w:rPr>
                <w:rFonts w:cs="CordiaUPC"/>
              </w:rPr>
            </w:pPr>
            <w:r w:rsidRPr="00A37872">
              <w:rPr>
                <w:rFonts w:cs="CordiaUPC"/>
              </w:rPr>
              <w:t>Internet</w:t>
            </w:r>
            <w:r>
              <w:rPr>
                <w:rFonts w:cs="Angsana New"/>
                <w:cs/>
              </w:rPr>
              <w:t xml:space="preserve"> </w:t>
            </w:r>
            <w:r w:rsidRPr="00A37872">
              <w:rPr>
                <w:rFonts w:cs="CordiaUPC"/>
              </w:rPr>
              <w:t>Exceed</w:t>
            </w:r>
            <w:r>
              <w:rPr>
                <w:rFonts w:cs="Angsana New"/>
                <w:cs/>
              </w:rPr>
              <w:t xml:space="preserve"> </w:t>
            </w:r>
            <w:r w:rsidRPr="00A37872">
              <w:rPr>
                <w:rFonts w:cs="CordiaUPC"/>
              </w:rPr>
              <w:t>Rate</w:t>
            </w:r>
            <w:r>
              <w:t xml:space="preserve"> must be less than or equal to</w:t>
            </w:r>
            <w:r>
              <w:rPr>
                <w:rFonts w:hint="cs" w:cs="CordiaUPC"/>
                <w:cs/>
              </w:rPr>
              <w:t xml:space="preserve"> </w:t>
            </w:r>
            <w:r>
              <w:rPr>
                <w:rFonts w:cs="CordiaUPC"/>
              </w:rPr>
              <w:t>0</w:t>
            </w:r>
            <w:r>
              <w:rPr>
                <w:rFonts w:cs="CordiaUPC"/>
                <w:cs/>
              </w:rPr>
              <w:t>.</w:t>
            </w:r>
            <w:r>
              <w:rPr>
                <w:rFonts w:cs="CordiaUPC"/>
              </w:rPr>
              <w:t xml:space="preserve">90 </w:t>
            </w:r>
            <w:r w:rsidRPr="008B0AAA">
              <w:rPr>
                <w:rFonts w:cs="CordiaUPC"/>
              </w:rPr>
              <w:t>Baht</w:t>
            </w:r>
            <w:r>
              <w:rPr>
                <w:rFonts w:cs="CordiaUPC"/>
                <w:cs/>
              </w:rPr>
              <w:t>/</w:t>
            </w:r>
            <w:r w:rsidRPr="008B0AAA">
              <w:rPr>
                <w:rFonts w:cs="CordiaUPC"/>
                <w:cs/>
              </w:rPr>
              <w:t xml:space="preserve"> </w:t>
            </w:r>
            <w:r>
              <w:rPr>
                <w:rFonts w:cs="CordiaUPC"/>
              </w:rPr>
              <w:t>MB</w:t>
            </w:r>
            <w:r w:rsidRPr="007C6298"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6B22B0" w:rsidP="006B22B0" w:rsidRDefault="006B22B0" w14:paraId="543F58B9" w14:textId="10B5B7EB">
            <w:r>
              <w:rPr>
                <w:rFonts w:hint="cs"/>
                <w:cs/>
              </w:rPr>
              <w:t xml:space="preserve">ถ้า </w:t>
            </w:r>
            <w:r w:rsidRPr="00A37872">
              <w:rPr>
                <w:rFonts w:cs="CordiaUPC"/>
              </w:rPr>
              <w:t>Internet</w:t>
            </w:r>
            <w:r>
              <w:rPr>
                <w:rFonts w:cs="Angsana New"/>
                <w:cs/>
              </w:rPr>
              <w:t xml:space="preserve"> </w:t>
            </w:r>
            <w:r w:rsidRPr="00A37872">
              <w:rPr>
                <w:rFonts w:cs="CordiaUPC"/>
              </w:rPr>
              <w:t>Exceed</w:t>
            </w:r>
            <w:r>
              <w:rPr>
                <w:rFonts w:cs="Angsana New"/>
                <w:cs/>
              </w:rPr>
              <w:t xml:space="preserve"> </w:t>
            </w:r>
            <w:r w:rsidRPr="00A37872">
              <w:rPr>
                <w:rFonts w:cs="CordiaUPC"/>
              </w:rPr>
              <w:t>Rate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มีค่า ดังนั้น </w:t>
            </w:r>
            <w:r w:rsidRPr="00A37872">
              <w:rPr>
                <w:rFonts w:cs="CordiaUPC"/>
              </w:rPr>
              <w:t>Internet</w:t>
            </w:r>
            <w:r>
              <w:rPr>
                <w:rFonts w:cs="Angsana New"/>
                <w:cs/>
              </w:rPr>
              <w:t xml:space="preserve"> </w:t>
            </w:r>
            <w:r w:rsidRPr="00A37872">
              <w:rPr>
                <w:rFonts w:cs="CordiaUPC"/>
              </w:rPr>
              <w:t>Exceed</w:t>
            </w:r>
            <w:r>
              <w:rPr>
                <w:rFonts w:cs="Angsana New"/>
                <w:cs/>
              </w:rPr>
              <w:t xml:space="preserve"> </w:t>
            </w:r>
            <w:r w:rsidRPr="00A37872">
              <w:rPr>
                <w:rFonts w:cs="CordiaUPC"/>
              </w:rPr>
              <w:t>Rate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จะต้องมีค่าน้อยกว่าหรือเท่ากับ </w:t>
            </w:r>
            <w:r>
              <w:rPr>
                <w:rFonts w:cs="CordiaUPC"/>
              </w:rPr>
              <w:t>0</w:t>
            </w:r>
            <w:r>
              <w:rPr>
                <w:rFonts w:cs="CordiaUPC"/>
                <w:cs/>
              </w:rPr>
              <w:t>.</w:t>
            </w:r>
            <w:r>
              <w:rPr>
                <w:rFonts w:cs="CordiaUPC"/>
              </w:rPr>
              <w:t>90 Baht</w:t>
            </w:r>
            <w:r w:rsidRPr="008B0AAA">
              <w:rPr>
                <w:rFonts w:cs="CordiaUPC"/>
              </w:rPr>
              <w:t xml:space="preserve"> per </w:t>
            </w:r>
            <w:r>
              <w:rPr>
                <w:rFonts w:cs="CordiaUPC"/>
              </w:rPr>
              <w:t>Mbps</w:t>
            </w:r>
            <w:r w:rsidRPr="007C6298">
              <w:rPr>
                <w:rFonts w:cs="Angsana New"/>
                <w:cs/>
              </w:rPr>
              <w:t>.</w:t>
            </w:r>
          </w:p>
          <w:p w:rsidR="006B22B0" w:rsidP="006B22B0" w:rsidRDefault="006B22B0" w14:paraId="3BBD05F0" w14:textId="6D0CF496">
            <w:pPr>
              <w:rPr>
                <w:rFonts w:cs="Angsana New"/>
                <w:cs/>
              </w:rPr>
            </w:pPr>
            <w:r>
              <w:t xml:space="preserve">Visible </w:t>
            </w:r>
            <w:r>
              <w:rPr>
                <w:rFonts w:hint="cs"/>
                <w:cs/>
              </w:rPr>
              <w:t xml:space="preserve">เมื่อ </w:t>
            </w:r>
            <w:r>
              <w:t xml:space="preserve">Customer Type </w:t>
            </w:r>
            <w:r>
              <w:rPr>
                <w:rFonts w:cs="CordiaUPC"/>
                <w:cs/>
              </w:rPr>
              <w:t>= “</w:t>
            </w:r>
            <w:r>
              <w:t>Post piad</w:t>
            </w:r>
            <w:r>
              <w:rPr>
                <w:rFonts w:cs="CordiaUPC"/>
                <w:cs/>
              </w:rPr>
              <w:t>”</w:t>
            </w:r>
            <w:r>
              <w:rPr>
                <w:rFonts w:hint="cs"/>
                <w:cs/>
              </w:rPr>
              <w:t xml:space="preserve"> และ </w:t>
            </w:r>
            <w:r>
              <w:t xml:space="preserve">productClass </w:t>
            </w:r>
            <w:r>
              <w:rPr>
                <w:rFonts w:cs="CordiaUPC"/>
                <w:cs/>
              </w:rPr>
              <w:t>= “</w:t>
            </w:r>
            <w:r>
              <w:t>Main</w:t>
            </w:r>
            <w:r>
              <w:rPr>
                <w:rFonts w:cs="CordiaUPC"/>
                <w:cs/>
              </w:rPr>
              <w:t>”</w:t>
            </w:r>
          </w:p>
        </w:tc>
        <w:tc>
          <w:tcPr>
            <w:tcW w:w="735" w:type="pct"/>
          </w:tcPr>
          <w:p w:rsidR="006B22B0" w:rsidP="006B22B0" w:rsidRDefault="006B22B0" w14:paraId="5D99AC71" w14:textId="77777777">
            <w:pPr>
              <w:rPr>
                <w:rFonts w:cs="CordiaUPC"/>
                <w:szCs w:val="36"/>
              </w:rPr>
            </w:pPr>
          </w:p>
        </w:tc>
      </w:tr>
      <w:tr w:rsidR="006B22B0" w:rsidTr="00F05FFB" w14:paraId="186C40C1" w14:textId="77777777">
        <w:tc>
          <w:tcPr>
            <w:tcW w:w="778" w:type="pct"/>
          </w:tcPr>
          <w:p w:rsidR="006B22B0" w:rsidP="006B22B0" w:rsidRDefault="006B22B0" w14:paraId="6BC13966" w14:textId="648D3403">
            <w:r w:rsidRPr="005011E8">
              <w:rPr>
                <w:rFonts w:cs="CordiaUPC"/>
              </w:rPr>
              <w:t>00001</w:t>
            </w:r>
          </w:p>
        </w:tc>
        <w:tc>
          <w:tcPr>
            <w:tcW w:w="1626" w:type="pct"/>
          </w:tcPr>
          <w:p w:rsidRPr="00A37872" w:rsidR="006B22B0" w:rsidP="006B22B0" w:rsidRDefault="006B22B0" w14:paraId="6EC3EBBF" w14:textId="09E2A461">
            <w:pPr>
              <w:rPr>
                <w:rFonts w:cs="CordiaUPC"/>
              </w:rPr>
            </w:pPr>
            <w:r>
              <w:t>Require IMEI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cs="CordiaUPC"/>
              </w:rPr>
              <w:t>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6B22B0" w:rsidP="006B22B0" w:rsidRDefault="006B22B0" w14:paraId="6D37FB97" w14:textId="6DD26385">
            <w:pPr>
              <w:rPr>
                <w:rFonts w:cs="CordiaUPC"/>
                <w:cs/>
              </w:rPr>
            </w:pPr>
            <w:r>
              <w:t>requireImeiInternet</w:t>
            </w:r>
            <w:r>
              <w:rPr>
                <w:rFonts w:hint="cs" w:cs="Angsana New"/>
                <w:cs/>
              </w:rPr>
              <w:t xml:space="preserve"> 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="006B22B0" w:rsidP="006B22B0" w:rsidRDefault="006B22B0" w14:paraId="17BBBDC7" w14:textId="3CFE30BC">
            <w:pPr>
              <w:rPr>
                <w:rFonts w:cs="CordiaUPC"/>
                <w:szCs w:val="36"/>
              </w:rPr>
            </w:pPr>
          </w:p>
        </w:tc>
      </w:tr>
      <w:tr w:rsidR="006B22B0" w:rsidTr="00F05FFB" w14:paraId="1AA0B26F" w14:textId="77777777">
        <w:tc>
          <w:tcPr>
            <w:tcW w:w="778" w:type="pct"/>
          </w:tcPr>
          <w:p w:rsidR="006B22B0" w:rsidP="006B22B0" w:rsidRDefault="006B22B0" w14:paraId="0BFCEE34" w14:textId="3940A0EB">
            <w:r w:rsidRPr="005011E8">
              <w:rPr>
                <w:rFonts w:cs="CordiaUPC"/>
              </w:rPr>
              <w:t>0000</w:t>
            </w:r>
            <w:r>
              <w:rPr>
                <w:rFonts w:cs="CordiaUPC"/>
              </w:rPr>
              <w:t>4</w:t>
            </w:r>
          </w:p>
        </w:tc>
        <w:tc>
          <w:tcPr>
            <w:tcW w:w="1626" w:type="pct"/>
          </w:tcPr>
          <w:p w:rsidRPr="00A37872" w:rsidR="006B22B0" w:rsidP="006B22B0" w:rsidRDefault="006B22B0" w14:paraId="014AFC50" w14:textId="38817C2B">
            <w:pPr>
              <w:rPr>
                <w:rFonts w:cs="CordiaUPC"/>
              </w:rPr>
            </w:pPr>
            <w:r>
              <w:t>IMEI No</w:t>
            </w:r>
            <w:r>
              <w:rPr>
                <w:rFonts w:cs="Angsana New"/>
                <w:cs/>
              </w:rPr>
              <w:t xml:space="preserve"> </w:t>
            </w:r>
            <w:r w:rsidRPr="00A07D08">
              <w:rPr>
                <w:rFonts w:cs="CordiaUPC"/>
              </w:rPr>
              <w:t>is required</w:t>
            </w:r>
            <w:r>
              <w:rPr>
                <w:rFonts w:cs="Angsana New"/>
                <w:cs/>
              </w:rPr>
              <w:t xml:space="preserve"> </w:t>
            </w:r>
            <w:r w:rsidRPr="00A07D08">
              <w:rPr>
                <w:rFonts w:cs="CordiaUPC"/>
              </w:rPr>
              <w:t xml:space="preserve">when </w:t>
            </w:r>
            <w:r>
              <w:rPr>
                <w:rFonts w:cs="CordiaUPC"/>
              </w:rPr>
              <w:t>Require IMEI</w:t>
            </w:r>
            <w:r w:rsidRPr="00A07D08">
              <w:rPr>
                <w:rFonts w:cs="CordiaUPC"/>
              </w:rPr>
              <w:t xml:space="preserve"> is </w:t>
            </w:r>
            <w:r w:rsidRPr="00A07D08"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Yes</w:t>
            </w:r>
            <w:r w:rsidRPr="00A07D08">
              <w:rPr>
                <w:rFonts w:cs="Angsana New"/>
                <w:cs/>
              </w:rPr>
              <w:t>”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Pr="00497565" w:rsidR="006B22B0" w:rsidP="006B22B0" w:rsidRDefault="006B22B0" w14:paraId="34BE3E1D" w14:textId="73192441">
            <w:pPr>
              <w:spacing w:after="0"/>
              <w:rPr>
                <w:rFonts w:ascii="Angsana New" w:hAnsi="Angsana New" w:cs="Angsana New"/>
                <w:cs/>
              </w:rPr>
            </w:pPr>
            <w:r>
              <w:rPr>
                <w:rFonts w:hint="cs" w:cs="Angsana New"/>
                <w:cs/>
              </w:rPr>
              <w:t xml:space="preserve">ถ้า </w:t>
            </w:r>
            <w:r>
              <w:t>requireImeiInternet</w:t>
            </w:r>
            <w:r>
              <w:rPr>
                <w:rFonts w:hint="cs" w:cs="Angsana New"/>
                <w:cs/>
              </w:rPr>
              <w:t xml:space="preserve"> </w:t>
            </w:r>
            <w:r w:rsidRPr="00952E5C">
              <w:rPr>
                <w:rFonts w:cs="Angsana New"/>
                <w:cs/>
              </w:rPr>
              <w:t>มีค่า</w:t>
            </w:r>
            <w:r>
              <w:rPr>
                <w:rFonts w:hint="cs" w:cs="Angsana New"/>
                <w:cs/>
              </w:rPr>
              <w:t>เป็น</w:t>
            </w:r>
            <w:r w:rsidRPr="00952E5C">
              <w:rPr>
                <w:rFonts w:cs="Angsana New"/>
                <w:cs/>
              </w:rPr>
              <w:t xml:space="preserve"> “</w:t>
            </w:r>
            <w:r>
              <w:rPr>
                <w:rFonts w:cs="CordiaUPC"/>
              </w:rPr>
              <w:t>Yes</w:t>
            </w:r>
            <w:r w:rsidRPr="00952E5C">
              <w:rPr>
                <w:rFonts w:cs="Angsana New"/>
                <w:cs/>
              </w:rPr>
              <w:t>” ดังนั้น</w:t>
            </w:r>
            <w:r>
              <w:rPr>
                <w:rFonts w:cs="CordiaUPC"/>
                <w:cs/>
              </w:rPr>
              <w:t xml:space="preserve"> </w:t>
            </w:r>
            <w:r>
              <w:t>imeiNo</w:t>
            </w:r>
            <w:r>
              <w:rPr>
                <w:rFonts w:hint="cs" w:cs="Angsana New"/>
                <w:cs/>
              </w:rPr>
              <w:t xml:space="preserve"> 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="006B22B0" w:rsidP="006B22B0" w:rsidRDefault="006B22B0" w14:paraId="0161A918" w14:textId="1F01A53B">
            <w:pPr>
              <w:rPr>
                <w:rFonts w:cs="CordiaUPC"/>
                <w:szCs w:val="36"/>
              </w:rPr>
            </w:pPr>
          </w:p>
        </w:tc>
      </w:tr>
      <w:tr w:rsidR="002F25C2" w:rsidTr="00F05FFB" w14:paraId="598EC0DE" w14:textId="77777777">
        <w:tc>
          <w:tcPr>
            <w:tcW w:w="778" w:type="pct"/>
          </w:tcPr>
          <w:p w:rsidRPr="005011E8" w:rsidR="002F25C2" w:rsidP="002F25C2" w:rsidRDefault="002F25C2" w14:paraId="1643EF63" w14:textId="2417E5AE">
            <w:pPr>
              <w:rPr>
                <w:rFonts w:cs="CordiaUPC"/>
              </w:rPr>
            </w:pPr>
            <w:r>
              <w:rPr>
                <w:rFonts w:cs="CordiaUPC"/>
              </w:rPr>
              <w:t>00004</w:t>
            </w:r>
          </w:p>
        </w:tc>
        <w:tc>
          <w:tcPr>
            <w:tcW w:w="1626" w:type="pct"/>
          </w:tcPr>
          <w:p w:rsidR="002F25C2" w:rsidP="002F25C2" w:rsidRDefault="002F25C2" w14:paraId="474373BE" w14:textId="43D2FD88">
            <w:r>
              <w:rPr>
                <w:rFonts w:cs="CordiaUPC"/>
              </w:rPr>
              <w:t>Daily is required when Daily flag is</w:t>
            </w:r>
            <w:r>
              <w:rPr>
                <w:rFonts w:cs="CordiaUPC"/>
                <w:cs/>
              </w:rPr>
              <w:t xml:space="preserve"> ”</w:t>
            </w:r>
            <w:r>
              <w:rPr>
                <w:rFonts w:cs="Angsana New"/>
              </w:rPr>
              <w:t>Y</w:t>
            </w:r>
            <w:r>
              <w:rPr>
                <w:rFonts w:cs="CordiaUPC"/>
                <w:cs/>
              </w:rPr>
              <w:t>”.</w:t>
            </w:r>
            <w:r>
              <w:rPr>
                <w:rFonts w:cs="Angsana New"/>
                <w:cs/>
              </w:rPr>
              <w:t xml:space="preserve">  </w:t>
            </w:r>
          </w:p>
        </w:tc>
        <w:tc>
          <w:tcPr>
            <w:tcW w:w="1861" w:type="pct"/>
          </w:tcPr>
          <w:p w:rsidR="002F25C2" w:rsidP="002F25C2" w:rsidRDefault="002F25C2" w14:paraId="01BC2482" w14:textId="10552286">
            <w:pPr>
              <w:spacing w:after="0"/>
              <w:rPr>
                <w:rFonts w:cs="Angsana New"/>
                <w:cs/>
              </w:rPr>
            </w:pPr>
            <w:r>
              <w:rPr>
                <w:rFonts w:hint="cs" w:cs="Angsana New"/>
                <w:cs/>
              </w:rPr>
              <w:t xml:space="preserve">ถ้า </w:t>
            </w:r>
            <w:r>
              <w:rPr>
                <w:rFonts w:cs="CordiaUPC"/>
              </w:rPr>
              <w:t>Daily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CordiaUPC"/>
              </w:rPr>
              <w:t>flag</w:t>
            </w:r>
            <w:r>
              <w:rPr>
                <w:rFonts w:hint="cs" w:cs="Angsana New"/>
                <w:cs/>
              </w:rPr>
              <w:t xml:space="preserve"> มีค่า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ดังนั้น </w:t>
            </w:r>
            <w:r>
              <w:rPr>
                <w:rFonts w:cs="CordiaUPC"/>
              </w:rPr>
              <w:t xml:space="preserve">Daily </w:t>
            </w:r>
            <w:r>
              <w:rPr>
                <w:rFonts w:hint="cs" w:cs="Angsana New"/>
                <w:cs/>
              </w:rPr>
              <w:t xml:space="preserve">จะต้องเป็น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="002F25C2" w:rsidP="002F25C2" w:rsidRDefault="002F25C2" w14:paraId="29D13298" w14:textId="77777777">
            <w:pPr>
              <w:rPr>
                <w:rFonts w:cs="CordiaUPC"/>
                <w:szCs w:val="36"/>
              </w:rPr>
            </w:pPr>
          </w:p>
        </w:tc>
      </w:tr>
      <w:tr w:rsidR="002F25C2" w:rsidTr="00F05FFB" w14:paraId="736DB0E5" w14:textId="77777777">
        <w:tc>
          <w:tcPr>
            <w:tcW w:w="778" w:type="pct"/>
          </w:tcPr>
          <w:p w:rsidRPr="005011E8" w:rsidR="002F25C2" w:rsidP="002F25C2" w:rsidRDefault="002F25C2" w14:paraId="5489F8B6" w14:textId="2D1A3989">
            <w:pPr>
              <w:rPr>
                <w:rFonts w:cs="CordiaUPC"/>
              </w:rPr>
            </w:pPr>
            <w:r>
              <w:rPr>
                <w:rFonts w:cs="CordiaUPC"/>
              </w:rPr>
              <w:t>00004</w:t>
            </w:r>
          </w:p>
        </w:tc>
        <w:tc>
          <w:tcPr>
            <w:tcW w:w="1626" w:type="pct"/>
          </w:tcPr>
          <w:p w:rsidR="002F25C2" w:rsidP="002F25C2" w:rsidRDefault="002F25C2" w14:paraId="4C1745D1" w14:textId="621E01DA">
            <w:r>
              <w:rPr>
                <w:rFonts w:cs="CordiaUPC"/>
              </w:rPr>
              <w:t>Daily Unit is required when Daily flag is</w:t>
            </w:r>
            <w:r>
              <w:rPr>
                <w:rFonts w:cs="CordiaUPC"/>
                <w:cs/>
              </w:rPr>
              <w:t xml:space="preserve"> ”</w:t>
            </w:r>
            <w:r>
              <w:rPr>
                <w:rFonts w:cs="Angsana New"/>
              </w:rPr>
              <w:t>Y</w:t>
            </w:r>
            <w:r>
              <w:rPr>
                <w:rFonts w:cs="CordiaUPC"/>
                <w:cs/>
              </w:rPr>
              <w:t>”.</w:t>
            </w:r>
            <w:r>
              <w:rPr>
                <w:rFonts w:cs="Angsana New"/>
                <w:cs/>
              </w:rPr>
              <w:t xml:space="preserve">  </w:t>
            </w:r>
          </w:p>
        </w:tc>
        <w:tc>
          <w:tcPr>
            <w:tcW w:w="1861" w:type="pct"/>
          </w:tcPr>
          <w:p w:rsidR="002F25C2" w:rsidP="002F25C2" w:rsidRDefault="002F25C2" w14:paraId="33DE4BC0" w14:textId="3439F42B">
            <w:pPr>
              <w:spacing w:after="0"/>
              <w:rPr>
                <w:rFonts w:cs="Angsana New"/>
                <w:cs/>
              </w:rPr>
            </w:pPr>
            <w:r>
              <w:rPr>
                <w:rFonts w:hint="cs" w:cs="Angsana New"/>
                <w:cs/>
              </w:rPr>
              <w:t xml:space="preserve">ถ้า </w:t>
            </w:r>
            <w:r>
              <w:rPr>
                <w:rFonts w:cs="CordiaUPC"/>
              </w:rPr>
              <w:t>Daily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CordiaUPC"/>
              </w:rPr>
              <w:t>flag</w:t>
            </w:r>
            <w:r>
              <w:rPr>
                <w:rFonts w:hint="cs" w:cs="Angsana New"/>
                <w:cs/>
              </w:rPr>
              <w:t xml:space="preserve"> มีค่า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ดังนั้น </w:t>
            </w:r>
            <w:r>
              <w:rPr>
                <w:rFonts w:cs="CordiaUPC"/>
              </w:rPr>
              <w:t xml:space="preserve">Daily Unit </w:t>
            </w:r>
            <w:r>
              <w:rPr>
                <w:rFonts w:hint="cs" w:cs="Angsana New"/>
                <w:cs/>
              </w:rPr>
              <w:t xml:space="preserve">จะต้องเป็น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="002F25C2" w:rsidP="002F25C2" w:rsidRDefault="002F25C2" w14:paraId="720CE302" w14:textId="77777777">
            <w:pPr>
              <w:rPr>
                <w:rFonts w:cs="CordiaUPC"/>
                <w:szCs w:val="36"/>
              </w:rPr>
            </w:pPr>
          </w:p>
        </w:tc>
      </w:tr>
      <w:tr w:rsidR="002F25C2" w:rsidTr="00F05FFB" w14:paraId="27EBCCEE" w14:textId="77777777">
        <w:tc>
          <w:tcPr>
            <w:tcW w:w="778" w:type="pct"/>
          </w:tcPr>
          <w:p w:rsidR="002F25C2" w:rsidP="002F25C2" w:rsidRDefault="002F25C2" w14:paraId="5FF3C0AD" w14:textId="66F9A672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26" w:type="pct"/>
          </w:tcPr>
          <w:p w:rsidRPr="00E02D8D" w:rsidR="002F25C2" w:rsidP="002F25C2" w:rsidRDefault="002F25C2" w14:paraId="2533A436" w14:textId="1273450C">
            <w:pPr>
              <w:rPr>
                <w:rFonts w:cs="CordiaUPC"/>
              </w:rPr>
            </w:pPr>
            <w:r>
              <w:rPr>
                <w:rFonts w:cs="CordiaUPC"/>
              </w:rPr>
              <w:t>Duration Type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2F25C2" w:rsidP="002F25C2" w:rsidRDefault="002F25C2" w14:paraId="492F6CA8" w14:textId="6B2CAAD5">
            <w:pPr>
              <w:rPr>
                <w:rFonts w:cs="CordiaUPC"/>
                <w:szCs w:val="36"/>
              </w:rPr>
            </w:pPr>
            <w:r>
              <w:rPr>
                <w:rFonts w:cs="CordiaUPC"/>
              </w:rPr>
              <w:t xml:space="preserve">Duration Type </w:t>
            </w:r>
            <w:r>
              <w:rPr>
                <w:rFonts w:hint="cs" w:cs="Angsana New"/>
                <w:cs/>
              </w:rPr>
              <w:t xml:space="preserve">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="002F25C2" w:rsidP="002F25C2" w:rsidRDefault="002F25C2" w14:paraId="3B6835FC" w14:textId="77777777">
            <w:pPr>
              <w:rPr>
                <w:rFonts w:cs="CordiaUPC"/>
                <w:szCs w:val="36"/>
              </w:rPr>
            </w:pPr>
          </w:p>
        </w:tc>
      </w:tr>
      <w:tr w:rsidR="002F25C2" w:rsidTr="00F05FFB" w14:paraId="5E8FF30F" w14:textId="77777777">
        <w:tc>
          <w:tcPr>
            <w:tcW w:w="778" w:type="pct"/>
          </w:tcPr>
          <w:p w:rsidRPr="000E5AB7" w:rsidR="002F25C2" w:rsidP="002F25C2" w:rsidRDefault="002F25C2" w14:paraId="3D5833DC" w14:textId="536C5F8A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26" w:type="pct"/>
          </w:tcPr>
          <w:p w:rsidR="002F25C2" w:rsidP="002F25C2" w:rsidRDefault="002F25C2" w14:paraId="7BCA5A1B" w14:textId="7F9A09D8">
            <w:pPr>
              <w:rPr>
                <w:rFonts w:cs="CordiaUPC"/>
              </w:rPr>
            </w:pPr>
            <w:r>
              <w:rPr>
                <w:rFonts w:cs="CordiaUPC"/>
              </w:rPr>
              <w:t>Duration From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2F25C2" w:rsidP="002F25C2" w:rsidRDefault="002F25C2" w14:paraId="1CEFC030" w14:textId="5378A611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Duration From </w:t>
            </w:r>
            <w:r>
              <w:rPr>
                <w:rFonts w:hint="cs" w:cs="Angsana New"/>
                <w:cs/>
              </w:rPr>
              <w:t xml:space="preserve">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="002F25C2" w:rsidP="002F25C2" w:rsidRDefault="002F25C2" w14:paraId="34ACA703" w14:textId="77777777">
            <w:pPr>
              <w:rPr>
                <w:rFonts w:cs="CordiaUPC"/>
                <w:szCs w:val="36"/>
              </w:rPr>
            </w:pPr>
          </w:p>
        </w:tc>
      </w:tr>
      <w:tr w:rsidR="002F25C2" w:rsidTr="00F05FFB" w14:paraId="3A6ED4AC" w14:textId="77777777">
        <w:tc>
          <w:tcPr>
            <w:tcW w:w="778" w:type="pct"/>
          </w:tcPr>
          <w:p w:rsidRPr="000E5AB7" w:rsidR="002F25C2" w:rsidP="002F25C2" w:rsidRDefault="002F25C2" w14:paraId="3A8EFF9D" w14:textId="48E19D0E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26" w:type="pct"/>
          </w:tcPr>
          <w:p w:rsidR="002F25C2" w:rsidP="002F25C2" w:rsidRDefault="002F25C2" w14:paraId="1AF10BE5" w14:textId="1253025F">
            <w:pPr>
              <w:rPr>
                <w:rFonts w:cs="CordiaUPC"/>
              </w:rPr>
            </w:pPr>
            <w:r>
              <w:rPr>
                <w:rFonts w:cs="CordiaUPC"/>
              </w:rPr>
              <w:t>Duration To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2F25C2" w:rsidP="002F25C2" w:rsidRDefault="002F25C2" w14:paraId="2C620C36" w14:textId="158EB9A6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Duration To </w:t>
            </w:r>
            <w:r>
              <w:rPr>
                <w:rFonts w:hint="cs" w:cs="Angsana New"/>
                <w:cs/>
              </w:rPr>
              <w:t xml:space="preserve">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="002F25C2" w:rsidP="002F25C2" w:rsidRDefault="002F25C2" w14:paraId="487B3A0D" w14:textId="77777777">
            <w:pPr>
              <w:rPr>
                <w:rFonts w:cs="CordiaUPC"/>
                <w:szCs w:val="36"/>
              </w:rPr>
            </w:pPr>
          </w:p>
        </w:tc>
      </w:tr>
      <w:tr w:rsidR="002F25C2" w:rsidTr="00F05FFB" w14:paraId="425936D1" w14:textId="77777777">
        <w:tc>
          <w:tcPr>
            <w:tcW w:w="778" w:type="pct"/>
          </w:tcPr>
          <w:p w:rsidRPr="000E5AB7" w:rsidR="002F25C2" w:rsidP="002F25C2" w:rsidRDefault="002F25C2" w14:paraId="79B7BFAC" w14:textId="7398BC33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C40991">
              <w:t>00023</w:t>
            </w:r>
          </w:p>
        </w:tc>
        <w:tc>
          <w:tcPr>
            <w:tcW w:w="1626" w:type="pct"/>
          </w:tcPr>
          <w:p w:rsidR="002F25C2" w:rsidP="002F25C2" w:rsidRDefault="002F25C2" w14:paraId="19411250" w14:textId="4578ED48">
            <w:pPr>
              <w:rPr>
                <w:rFonts w:cs="CordiaUPC"/>
              </w:rPr>
            </w:pPr>
            <w:r>
              <w:rPr>
                <w:rFonts w:cs="CordiaUPC"/>
              </w:rPr>
              <w:t>Duration From</w:t>
            </w:r>
            <w:r>
              <w:t xml:space="preserve"> must be Integer </w:t>
            </w:r>
            <w:r>
              <w:rPr>
                <w:rFonts w:cs="Angsana New"/>
                <w:cs/>
              </w:rPr>
              <w:t>(</w:t>
            </w:r>
            <w:r>
              <w:t>Min 1, Max 99,999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1861" w:type="pct"/>
          </w:tcPr>
          <w:p w:rsidR="002F25C2" w:rsidP="002F25C2" w:rsidRDefault="002F25C2" w14:paraId="70683F08" w14:textId="3B2B5D95">
            <w:pPr>
              <w:rPr>
                <w:rFonts w:cs="CordiaUPC"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durationFrom </w:t>
            </w:r>
            <w:r>
              <w:rPr>
                <w:rFonts w:hint="cs"/>
                <w:cs/>
              </w:rPr>
              <w:t xml:space="preserve">มีค่า ดังนั้น </w:t>
            </w:r>
            <w:r>
              <w:rPr>
                <w:rFonts w:cs="CordiaUPC"/>
              </w:rPr>
              <w:t>Duration From</w:t>
            </w:r>
            <w:r>
              <w:rPr>
                <w:rFonts w:hint="cs"/>
                <w:cs/>
              </w:rPr>
              <w:t xml:space="preserve"> จะต้องเป็นจำนวนเต็มและมีค่าอยู่ในช่วง </w:t>
            </w:r>
            <w:r>
              <w:t xml:space="preserve">1 </w:t>
            </w:r>
            <w:r>
              <w:rPr>
                <w:rFonts w:cs="Angsana New"/>
                <w:cs/>
              </w:rPr>
              <w:t xml:space="preserve">– </w:t>
            </w:r>
            <w:r>
              <w:t>99,999</w:t>
            </w:r>
          </w:p>
        </w:tc>
        <w:tc>
          <w:tcPr>
            <w:tcW w:w="735" w:type="pct"/>
          </w:tcPr>
          <w:p w:rsidR="002F25C2" w:rsidP="002F25C2" w:rsidRDefault="002F25C2" w14:paraId="6A470A0B" w14:textId="77777777">
            <w:pPr>
              <w:rPr>
                <w:rFonts w:cs="CordiaUPC"/>
                <w:szCs w:val="36"/>
              </w:rPr>
            </w:pPr>
          </w:p>
        </w:tc>
      </w:tr>
      <w:tr w:rsidR="002F25C2" w:rsidTr="00F05FFB" w14:paraId="4AAFC09E" w14:textId="77777777">
        <w:tc>
          <w:tcPr>
            <w:tcW w:w="778" w:type="pct"/>
          </w:tcPr>
          <w:p w:rsidRPr="00C40991" w:rsidR="002F25C2" w:rsidP="002F25C2" w:rsidRDefault="002F25C2" w14:paraId="780D364E" w14:textId="537D5BFE">
            <w:pPr>
              <w:pStyle w:val="BodyTextTable"/>
            </w:pPr>
            <w:r w:rsidRPr="00C40991">
              <w:t>00023</w:t>
            </w:r>
          </w:p>
        </w:tc>
        <w:tc>
          <w:tcPr>
            <w:tcW w:w="1626" w:type="pct"/>
          </w:tcPr>
          <w:p w:rsidR="002F25C2" w:rsidP="002F25C2" w:rsidRDefault="002F25C2" w14:paraId="2DE94F70" w14:textId="0B3EFD03">
            <w:pPr>
              <w:rPr>
                <w:rFonts w:cs="CordiaUPC"/>
              </w:rPr>
            </w:pPr>
            <w:r>
              <w:rPr>
                <w:rFonts w:cs="CordiaUPC"/>
              </w:rPr>
              <w:t>Duration To</w:t>
            </w:r>
            <w:r w:rsidRPr="00CF160A">
              <w:rPr>
                <w:rFonts w:cs="Angsana New"/>
                <w:cs/>
              </w:rPr>
              <w:t xml:space="preserve"> </w:t>
            </w:r>
            <w:r>
              <w:t xml:space="preserve">must be Integer </w:t>
            </w:r>
            <w:r>
              <w:rPr>
                <w:rFonts w:cs="Angsana New"/>
                <w:cs/>
              </w:rPr>
              <w:t>(</w:t>
            </w:r>
            <w:r>
              <w:t>Min 1, Max 99,999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1861" w:type="pct"/>
          </w:tcPr>
          <w:p w:rsidR="002F25C2" w:rsidP="002F25C2" w:rsidRDefault="002F25C2" w14:paraId="6A995453" w14:textId="09B1F3D3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durationTo </w:t>
            </w:r>
            <w:r>
              <w:rPr>
                <w:rFonts w:hint="cs"/>
                <w:cs/>
              </w:rPr>
              <w:t xml:space="preserve">มีค่า ดังนั้น </w:t>
            </w:r>
            <w:r>
              <w:rPr>
                <w:rFonts w:cs="CordiaUPC"/>
              </w:rPr>
              <w:t>Duration To</w:t>
            </w:r>
            <w:r>
              <w:rPr>
                <w:rFonts w:hint="cs"/>
                <w:cs/>
              </w:rPr>
              <w:t xml:space="preserve"> จะต้องเป็นจำนวนเต็มและมีค่าอยู่ในช่วง </w:t>
            </w:r>
            <w:r>
              <w:t xml:space="preserve">1 </w:t>
            </w:r>
            <w:r>
              <w:rPr>
                <w:rFonts w:cs="Angsana New"/>
                <w:cs/>
              </w:rPr>
              <w:t xml:space="preserve">– </w:t>
            </w:r>
            <w:r>
              <w:t>99,999</w:t>
            </w:r>
          </w:p>
        </w:tc>
        <w:tc>
          <w:tcPr>
            <w:tcW w:w="735" w:type="pct"/>
          </w:tcPr>
          <w:p w:rsidR="002F25C2" w:rsidP="002F25C2" w:rsidRDefault="002F25C2" w14:paraId="1744EFC9" w14:textId="77777777">
            <w:pPr>
              <w:rPr>
                <w:rFonts w:cs="CordiaUPC"/>
                <w:szCs w:val="36"/>
              </w:rPr>
            </w:pPr>
          </w:p>
        </w:tc>
      </w:tr>
      <w:tr w:rsidR="002F25C2" w:rsidTr="00F05FFB" w14:paraId="5A94130D" w14:textId="77777777">
        <w:tc>
          <w:tcPr>
            <w:tcW w:w="778" w:type="pct"/>
          </w:tcPr>
          <w:p w:rsidRPr="00C40991" w:rsidR="002F25C2" w:rsidP="002F25C2" w:rsidRDefault="002F25C2" w14:paraId="77A8F41B" w14:textId="7DABB009">
            <w:pPr>
              <w:pStyle w:val="BodyTextTable"/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26" w:type="pct"/>
          </w:tcPr>
          <w:p w:rsidR="002F25C2" w:rsidP="002F25C2" w:rsidRDefault="002F25C2" w14:paraId="27A9AFCA" w14:textId="3E8D5310">
            <w:pPr>
              <w:rPr>
                <w:rFonts w:cs="CordiaUPC"/>
              </w:rPr>
            </w:pPr>
            <w:r>
              <w:rPr>
                <w:rFonts w:cs="CordiaUPC"/>
              </w:rPr>
              <w:t>Duration Unit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2F25C2" w:rsidP="002F25C2" w:rsidRDefault="002F25C2" w14:paraId="33C99527" w14:textId="4EB86826">
            <w:pPr>
              <w:rPr>
                <w:cs/>
              </w:rPr>
            </w:pPr>
            <w:r>
              <w:rPr>
                <w:rFonts w:cs="CordiaUPC"/>
              </w:rPr>
              <w:t xml:space="preserve">Duration Unit </w:t>
            </w:r>
            <w:r>
              <w:rPr>
                <w:rFonts w:hint="cs" w:cs="Angsana New"/>
                <w:cs/>
              </w:rPr>
              <w:t xml:space="preserve">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="002F25C2" w:rsidP="002F25C2" w:rsidRDefault="002F25C2" w14:paraId="576BB88E" w14:textId="77777777">
            <w:pPr>
              <w:rPr>
                <w:rFonts w:cs="CordiaUPC"/>
                <w:szCs w:val="36"/>
              </w:rPr>
            </w:pPr>
          </w:p>
        </w:tc>
      </w:tr>
      <w:tr w:rsidR="002F25C2" w:rsidTr="00F05FFB" w14:paraId="7293A005" w14:textId="77777777">
        <w:tc>
          <w:tcPr>
            <w:tcW w:w="778" w:type="pct"/>
          </w:tcPr>
          <w:p w:rsidRPr="000E5AB7" w:rsidR="002F25C2" w:rsidP="002F25C2" w:rsidRDefault="002F25C2" w14:paraId="7DF4DBBC" w14:textId="246EDD66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0001</w:t>
            </w:r>
            <w:r>
              <w:rPr>
                <w:rFonts w:ascii="CordiaUPC" w:hAnsi="CordiaUPC" w:cs="CordiaUPC"/>
                <w:sz w:val="28"/>
                <w:szCs w:val="28"/>
              </w:rPr>
              <w:t>4</w:t>
            </w:r>
          </w:p>
        </w:tc>
        <w:tc>
          <w:tcPr>
            <w:tcW w:w="1626" w:type="pct"/>
          </w:tcPr>
          <w:p w:rsidR="002F25C2" w:rsidP="002F25C2" w:rsidRDefault="002F25C2" w14:paraId="359EC1CB" w14:textId="4C305604">
            <w:pPr>
              <w:rPr>
                <w:rFonts w:cs="CordiaUPC"/>
              </w:rPr>
            </w:pPr>
            <w:r w:rsidRPr="00060444">
              <w:rPr>
                <w:rFonts w:cs="CordiaUPC"/>
              </w:rPr>
              <w:t>Duration To</w:t>
            </w:r>
            <w:r w:rsidRPr="00060444">
              <w:rPr>
                <w:rFonts w:cs="Angsana New"/>
                <w:b/>
                <w:bCs/>
                <w:cs/>
              </w:rPr>
              <w:t xml:space="preserve"> </w:t>
            </w:r>
            <w:r w:rsidRPr="00060444">
              <w:rPr>
                <w:rFonts w:cs="CordiaUPC"/>
                <w:bCs/>
              </w:rPr>
              <w:t xml:space="preserve">must be greater than or equal to </w:t>
            </w:r>
            <w:r w:rsidRPr="00060444">
              <w:rPr>
                <w:rFonts w:cs="CordiaUPC"/>
              </w:rPr>
              <w:t>Duration</w:t>
            </w:r>
            <w:r w:rsidRPr="00060444">
              <w:rPr>
                <w:rFonts w:cs="CordiaUPC"/>
                <w:bCs/>
              </w:rPr>
              <w:t xml:space="preserve"> F</w:t>
            </w:r>
            <w:r w:rsidRPr="00060444">
              <w:rPr>
                <w:rFonts w:cs="CordiaUPC"/>
              </w:rPr>
              <w:t>rom</w:t>
            </w:r>
          </w:p>
        </w:tc>
        <w:tc>
          <w:tcPr>
            <w:tcW w:w="1861" w:type="pct"/>
          </w:tcPr>
          <w:p w:rsidRPr="008979A8" w:rsidR="002F25C2" w:rsidP="002F25C2" w:rsidRDefault="002F25C2" w14:paraId="7560A7A0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 xml:space="preserve">Duration To </w:t>
            </w:r>
            <w:r w:rsidRPr="008979A8">
              <w:rPr>
                <w:rFonts w:cs="Angsana New"/>
                <w:cs/>
              </w:rPr>
              <w:t xml:space="preserve">จะต้องมีค่ามากกว่าหรือเท่ากับ </w:t>
            </w:r>
            <w:r w:rsidRPr="008979A8">
              <w:rPr>
                <w:rFonts w:cs="CordiaUPC"/>
              </w:rPr>
              <w:t>Duration From</w:t>
            </w:r>
          </w:p>
          <w:p w:rsidR="002F25C2" w:rsidP="002F25C2" w:rsidRDefault="002F25C2" w14:paraId="267D6463" w14:textId="77777777">
            <w:pPr>
              <w:rPr>
                <w:rFonts w:cs="CordiaUPC"/>
              </w:rPr>
            </w:pPr>
          </w:p>
        </w:tc>
        <w:tc>
          <w:tcPr>
            <w:tcW w:w="735" w:type="pct"/>
          </w:tcPr>
          <w:p w:rsidR="002F25C2" w:rsidP="002F25C2" w:rsidRDefault="002F25C2" w14:paraId="3380E310" w14:textId="180B8C9B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2F25C2" w:rsidTr="00F05FFB" w14:paraId="029E1F7B" w14:textId="77777777">
        <w:tc>
          <w:tcPr>
            <w:tcW w:w="778" w:type="pct"/>
          </w:tcPr>
          <w:p w:rsidRPr="000E5AB7" w:rsidR="002F25C2" w:rsidP="002F25C2" w:rsidRDefault="002F25C2" w14:paraId="13744C04" w14:textId="072A50A2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0001</w:t>
            </w:r>
            <w:r>
              <w:rPr>
                <w:rFonts w:ascii="CordiaUPC" w:hAnsi="CordiaUPC" w:cs="CordiaUPC"/>
                <w:sz w:val="28"/>
                <w:szCs w:val="28"/>
              </w:rPr>
              <w:t>6</w:t>
            </w:r>
          </w:p>
        </w:tc>
        <w:tc>
          <w:tcPr>
            <w:tcW w:w="1626" w:type="pct"/>
          </w:tcPr>
          <w:p w:rsidRPr="00060444" w:rsidR="002F25C2" w:rsidP="002F25C2" w:rsidRDefault="002F25C2" w14:paraId="6F94FD62" w14:textId="6ECC5BFF">
            <w:pPr>
              <w:rPr>
                <w:rFonts w:cs="CordiaUPC"/>
              </w:rPr>
            </w:pPr>
            <w:r w:rsidRPr="00060444">
              <w:rPr>
                <w:rFonts w:cs="CordiaUPC"/>
              </w:rPr>
              <w:t xml:space="preserve">Duration To </w:t>
            </w:r>
            <w:r w:rsidRPr="00060444">
              <w:rPr>
                <w:rFonts w:cs="CordiaUPC"/>
                <w:bCs/>
              </w:rPr>
              <w:t>must be less than or equal to</w:t>
            </w:r>
            <w:r w:rsidRPr="00060444">
              <w:rPr>
                <w:rFonts w:cs="CordiaUPC"/>
              </w:rPr>
              <w:t xml:space="preserve"> Package Duration</w:t>
            </w:r>
            <w:r>
              <w:rPr>
                <w:rFonts w:cs="CordiaUPC"/>
              </w:rPr>
              <w:t xml:space="preserve"> when </w:t>
            </w:r>
            <w:r w:rsidRPr="00060444">
              <w:rPr>
                <w:rFonts w:cs="CordiaUPC"/>
              </w:rPr>
              <w:t xml:space="preserve">Duration Type is </w:t>
            </w:r>
            <w:r w:rsidRPr="00060444"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Specific</w:t>
            </w:r>
            <w:r>
              <w:rPr>
                <w:rFonts w:cs="Angsana New"/>
                <w:cs/>
              </w:rPr>
              <w:t>”</w:t>
            </w:r>
            <w:r w:rsidRPr="0054160A">
              <w:rPr>
                <w:rFonts w:cs="CordiaUPC"/>
              </w:rPr>
              <w:t xml:space="preserve"> and Duration Unit is equal Package Duration Unit</w:t>
            </w:r>
            <w:r w:rsidRPr="00060444"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2F25C2" w:rsidP="002F25C2" w:rsidRDefault="002F25C2" w14:paraId="780CE60F" w14:textId="77777777">
            <w:pPr>
              <w:rPr>
                <w:rFonts w:cs="CordiaUPC"/>
              </w:rPr>
            </w:pPr>
            <w:r w:rsidRPr="008979A8">
              <w:rPr>
                <w:rFonts w:cs="Angsana New"/>
                <w:cs/>
              </w:rPr>
              <w:t>ถ้า</w:t>
            </w:r>
            <w:r w:rsidRPr="008979A8">
              <w:rPr>
                <w:rFonts w:cs="CordiaUPC"/>
              </w:rPr>
              <w:t xml:space="preserve"> Duration Type </w:t>
            </w:r>
            <w:r w:rsidRPr="008979A8">
              <w:rPr>
                <w:rFonts w:cs="Angsana New"/>
                <w:cs/>
              </w:rPr>
              <w:t>เท่ากับ “</w:t>
            </w:r>
            <w:r>
              <w:rPr>
                <w:rFonts w:cs="CordiaUPC"/>
              </w:rPr>
              <w:t>Specific</w:t>
            </w:r>
            <w:r w:rsidRPr="008979A8">
              <w:rPr>
                <w:rFonts w:cs="Angsana New"/>
                <w:cs/>
              </w:rPr>
              <w:t xml:space="preserve">” </w:t>
            </w:r>
            <w:r w:rsidRPr="0054160A">
              <w:rPr>
                <w:rFonts w:cs="Angsana New"/>
                <w:cs/>
              </w:rPr>
              <w:t xml:space="preserve">และ </w:t>
            </w:r>
            <w:r w:rsidRPr="0054160A">
              <w:rPr>
                <w:rFonts w:cs="CordiaUPC"/>
              </w:rPr>
              <w:t xml:space="preserve">Duration Unit </w:t>
            </w:r>
            <w:r w:rsidRPr="0054160A">
              <w:rPr>
                <w:rFonts w:cs="Angsana New"/>
                <w:cs/>
              </w:rPr>
              <w:t xml:space="preserve">เท่ากับ </w:t>
            </w:r>
            <w:r w:rsidRPr="0054160A">
              <w:rPr>
                <w:rFonts w:cs="CordiaUPC"/>
              </w:rPr>
              <w:t xml:space="preserve">Package Duration Unit </w:t>
            </w:r>
            <w:r w:rsidRPr="008979A8">
              <w:rPr>
                <w:rFonts w:cs="Angsana New"/>
                <w:cs/>
              </w:rPr>
              <w:t>ดังนั้น</w:t>
            </w:r>
            <w:r>
              <w:rPr>
                <w:rFonts w:cs="Angsana New"/>
                <w:cs/>
              </w:rPr>
              <w:t xml:space="preserve"> </w:t>
            </w:r>
            <w:r w:rsidRPr="008979A8">
              <w:rPr>
                <w:rFonts w:cs="CordiaUPC"/>
              </w:rPr>
              <w:t xml:space="preserve">Duration To </w:t>
            </w:r>
            <w:r w:rsidRPr="008979A8">
              <w:rPr>
                <w:rFonts w:cs="Angsana New"/>
                <w:cs/>
              </w:rPr>
              <w:t xml:space="preserve">จะต้องมีค่าน้อยกว่าหรือเท่ากับ </w:t>
            </w:r>
            <w:r w:rsidRPr="008979A8">
              <w:rPr>
                <w:rFonts w:cs="CordiaUPC"/>
              </w:rPr>
              <w:t>Package</w:t>
            </w:r>
            <w:r w:rsidRPr="008979A8">
              <w:rPr>
                <w:rFonts w:cs="Angsana New"/>
                <w:cs/>
              </w:rPr>
              <w:t xml:space="preserve"> </w:t>
            </w:r>
            <w:r w:rsidRPr="008979A8">
              <w:rPr>
                <w:rFonts w:cs="CordiaUPC"/>
              </w:rPr>
              <w:t>Duration</w:t>
            </w:r>
          </w:p>
          <w:p w:rsidRPr="008979A8" w:rsidR="002F25C2" w:rsidP="002F25C2" w:rsidRDefault="002F25C2" w14:paraId="41C980D4" w14:textId="21E2BCA5">
            <w:pPr>
              <w:rPr>
                <w:rFonts w:cs="CordiaUPC"/>
                <w:cs/>
              </w:rPr>
            </w:pPr>
            <w:r>
              <w:rPr>
                <w:rFonts w:cs="CordiaUPC"/>
              </w:rPr>
              <w:t>Invisible</w:t>
            </w:r>
          </w:p>
        </w:tc>
        <w:tc>
          <w:tcPr>
            <w:tcW w:w="735" w:type="pct"/>
          </w:tcPr>
          <w:p w:rsidR="002F25C2" w:rsidP="002F25C2" w:rsidRDefault="002F25C2" w14:paraId="6A6011F7" w14:textId="6198824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2F25C2" w:rsidTr="00F05FFB" w14:paraId="0E41F583" w14:textId="77777777">
        <w:tc>
          <w:tcPr>
            <w:tcW w:w="778" w:type="pct"/>
          </w:tcPr>
          <w:p w:rsidRPr="000E5AB7" w:rsidR="002F25C2" w:rsidP="002F25C2" w:rsidRDefault="002F25C2" w14:paraId="188C3921" w14:textId="13746893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0001</w:t>
            </w:r>
            <w:r>
              <w:rPr>
                <w:rFonts w:ascii="CordiaUPC" w:hAnsi="CordiaUPC" w:cs="CordiaUPC"/>
                <w:sz w:val="28"/>
                <w:szCs w:val="28"/>
              </w:rPr>
              <w:t>6</w:t>
            </w:r>
          </w:p>
        </w:tc>
        <w:tc>
          <w:tcPr>
            <w:tcW w:w="1626" w:type="pct"/>
          </w:tcPr>
          <w:p w:rsidRPr="00060444" w:rsidR="002F25C2" w:rsidP="002F25C2" w:rsidRDefault="002F25C2" w14:paraId="56785F7C" w14:textId="73DC9BE7">
            <w:pPr>
              <w:rPr>
                <w:rFonts w:cs="CordiaUPC"/>
              </w:rPr>
            </w:pPr>
            <w:r w:rsidRPr="00060444">
              <w:rPr>
                <w:rFonts w:cs="CordiaUPC"/>
              </w:rPr>
              <w:t xml:space="preserve">Duration To </w:t>
            </w:r>
            <w:r w:rsidRPr="00060444">
              <w:rPr>
                <w:rFonts w:cs="CordiaUPC"/>
                <w:bCs/>
              </w:rPr>
              <w:t>must be equal to</w:t>
            </w:r>
            <w:r w:rsidRPr="00060444">
              <w:rPr>
                <w:rFonts w:cs="CordiaUPC"/>
              </w:rPr>
              <w:t xml:space="preserve"> Package Duration when Duration Type is </w:t>
            </w:r>
            <w:r w:rsidRPr="00060444">
              <w:rPr>
                <w:rFonts w:cs="Angsana New"/>
                <w:cs/>
              </w:rPr>
              <w:t>“</w:t>
            </w:r>
            <w:r w:rsidRPr="00060444">
              <w:rPr>
                <w:rFonts w:cs="CordiaUPC"/>
              </w:rPr>
              <w:t>Depend on Package</w:t>
            </w:r>
            <w:r w:rsidRPr="00060444">
              <w:rPr>
                <w:rFonts w:cs="Angsana New"/>
                <w:cs/>
              </w:rPr>
              <w:t>”</w:t>
            </w:r>
          </w:p>
        </w:tc>
        <w:tc>
          <w:tcPr>
            <w:tcW w:w="1861" w:type="pct"/>
          </w:tcPr>
          <w:p w:rsidRPr="008979A8" w:rsidR="002F25C2" w:rsidP="002F25C2" w:rsidRDefault="002F25C2" w14:paraId="62F3F03C" w14:textId="7155D836">
            <w:pPr>
              <w:rPr>
                <w:rFonts w:cs="CordiaUPC"/>
                <w:cs/>
              </w:rPr>
            </w:pPr>
            <w:r w:rsidRPr="008979A8">
              <w:rPr>
                <w:rFonts w:cs="Angsana New"/>
                <w:cs/>
              </w:rPr>
              <w:t>ถ้า</w:t>
            </w:r>
            <w:r w:rsidRPr="008979A8">
              <w:rPr>
                <w:rFonts w:cs="CordiaUPC"/>
              </w:rPr>
              <w:t xml:space="preserve"> Duration Type </w:t>
            </w:r>
            <w:r w:rsidRPr="008979A8">
              <w:rPr>
                <w:rFonts w:cs="Angsana New"/>
                <w:cs/>
              </w:rPr>
              <w:t>เท่ากับ “</w:t>
            </w:r>
            <w:r w:rsidRPr="008979A8">
              <w:rPr>
                <w:rFonts w:cs="CordiaUPC"/>
              </w:rPr>
              <w:t>Depend on Package</w:t>
            </w:r>
            <w:r w:rsidRPr="008979A8">
              <w:rPr>
                <w:rFonts w:cs="Angsana New"/>
                <w:cs/>
              </w:rPr>
              <w:t>” ดังนั้น</w:t>
            </w:r>
            <w:r w:rsidRPr="008979A8">
              <w:rPr>
                <w:rFonts w:cs="CordiaUPC"/>
              </w:rPr>
              <w:t xml:space="preserve"> Duration To </w:t>
            </w:r>
            <w:r w:rsidRPr="008979A8">
              <w:rPr>
                <w:rFonts w:cs="Angsana New"/>
                <w:cs/>
              </w:rPr>
              <w:t xml:space="preserve">จะต้องมีค่าเท่ากับ </w:t>
            </w:r>
            <w:r w:rsidRPr="008979A8">
              <w:rPr>
                <w:rFonts w:cs="CordiaUPC"/>
              </w:rPr>
              <w:t>Package</w:t>
            </w:r>
            <w:r w:rsidRPr="008979A8">
              <w:rPr>
                <w:rFonts w:cs="Angsana New"/>
                <w:cs/>
              </w:rPr>
              <w:t xml:space="preserve"> </w:t>
            </w:r>
            <w:r w:rsidRPr="008979A8">
              <w:rPr>
                <w:rFonts w:cs="CordiaUPC"/>
              </w:rPr>
              <w:t>Duration</w:t>
            </w:r>
          </w:p>
        </w:tc>
        <w:tc>
          <w:tcPr>
            <w:tcW w:w="735" w:type="pct"/>
          </w:tcPr>
          <w:p w:rsidR="002F25C2" w:rsidP="002F25C2" w:rsidRDefault="002F25C2" w14:paraId="435425FB" w14:textId="05549405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2F25C2" w:rsidTr="00F05FFB" w14:paraId="042B218C" w14:textId="77777777">
        <w:tc>
          <w:tcPr>
            <w:tcW w:w="778" w:type="pct"/>
          </w:tcPr>
          <w:p w:rsidRPr="000E5AB7" w:rsidR="002F25C2" w:rsidP="002F25C2" w:rsidRDefault="002F25C2" w14:paraId="5601AC6B" w14:textId="05B2A2F2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hAnsi="CordiaUPC" w:cs="CordiaUPC"/>
                <w:sz w:val="28"/>
                <w:szCs w:val="28"/>
              </w:rPr>
              <w:t>00005</w:t>
            </w:r>
          </w:p>
        </w:tc>
        <w:tc>
          <w:tcPr>
            <w:tcW w:w="1626" w:type="pct"/>
          </w:tcPr>
          <w:p w:rsidRPr="00060444" w:rsidR="002F25C2" w:rsidP="002F25C2" w:rsidRDefault="002F25C2" w14:paraId="19406934" w14:textId="3121E266">
            <w:pPr>
              <w:rPr>
                <w:rFonts w:cs="CordiaUPC"/>
              </w:rPr>
            </w:pPr>
            <w:r w:rsidRPr="00060444">
              <w:rPr>
                <w:rFonts w:cs="CordiaUPC"/>
              </w:rPr>
              <w:t xml:space="preserve">Duration From </w:t>
            </w:r>
            <w:r w:rsidRPr="00060444">
              <w:rPr>
                <w:rFonts w:cs="CordiaUPC"/>
                <w:bCs/>
              </w:rPr>
              <w:t xml:space="preserve">must be </w:t>
            </w:r>
            <w:r w:rsidRPr="00060444">
              <w:rPr>
                <w:rFonts w:cs="Angsana New"/>
                <w:bCs/>
                <w:cs/>
              </w:rPr>
              <w:t>“</w:t>
            </w:r>
            <w:r w:rsidRPr="00060444">
              <w:rPr>
                <w:rFonts w:cs="CordiaUPC"/>
                <w:bCs/>
              </w:rPr>
              <w:t>1</w:t>
            </w:r>
            <w:r w:rsidRPr="00060444">
              <w:rPr>
                <w:rFonts w:cs="Angsana New"/>
                <w:bCs/>
                <w:cs/>
              </w:rPr>
              <w:t xml:space="preserve">” </w:t>
            </w:r>
            <w:r w:rsidRPr="00060444">
              <w:rPr>
                <w:rFonts w:cs="CordiaUPC"/>
              </w:rPr>
              <w:t xml:space="preserve"> when Duration Type is </w:t>
            </w:r>
            <w:r w:rsidRPr="00060444">
              <w:rPr>
                <w:rFonts w:cs="Angsana New"/>
                <w:cs/>
              </w:rPr>
              <w:t>“</w:t>
            </w:r>
            <w:r w:rsidRPr="00060444">
              <w:rPr>
                <w:rFonts w:cs="CordiaUPC"/>
              </w:rPr>
              <w:t>Depend on Package</w:t>
            </w:r>
            <w:r w:rsidRPr="00060444">
              <w:rPr>
                <w:rFonts w:cs="Angsana New"/>
                <w:cs/>
              </w:rPr>
              <w:t>”</w:t>
            </w:r>
          </w:p>
        </w:tc>
        <w:tc>
          <w:tcPr>
            <w:tcW w:w="1861" w:type="pct"/>
          </w:tcPr>
          <w:p w:rsidRPr="008979A8" w:rsidR="002F25C2" w:rsidP="002F25C2" w:rsidRDefault="002F25C2" w14:paraId="5710ABAF" w14:textId="7BF73DA4">
            <w:pPr>
              <w:rPr>
                <w:rFonts w:cs="CordiaUPC"/>
                <w:cs/>
              </w:rPr>
            </w:pPr>
            <w:r w:rsidRPr="008979A8">
              <w:rPr>
                <w:rFonts w:cs="Angsana New"/>
                <w:cs/>
              </w:rPr>
              <w:t>ถ้า</w:t>
            </w:r>
            <w:r w:rsidRPr="008979A8">
              <w:rPr>
                <w:rFonts w:cs="CordiaUPC"/>
              </w:rPr>
              <w:t xml:space="preserve"> Duration Type </w:t>
            </w:r>
            <w:r w:rsidRPr="008979A8">
              <w:rPr>
                <w:rFonts w:cs="Angsana New"/>
                <w:cs/>
              </w:rPr>
              <w:t>เท่ากับ “</w:t>
            </w:r>
            <w:r w:rsidRPr="008979A8">
              <w:rPr>
                <w:rFonts w:cs="CordiaUPC"/>
              </w:rPr>
              <w:t>Depend on Package</w:t>
            </w:r>
            <w:r w:rsidRPr="008979A8">
              <w:rPr>
                <w:rFonts w:cs="Angsana New"/>
                <w:cs/>
              </w:rPr>
              <w:t>” ดังนั้น</w:t>
            </w:r>
            <w:r w:rsidRPr="008979A8">
              <w:rPr>
                <w:rFonts w:cs="CordiaUPC"/>
              </w:rPr>
              <w:t xml:space="preserve"> Duration From </w:t>
            </w:r>
            <w:r w:rsidRPr="008979A8">
              <w:rPr>
                <w:rFonts w:cs="Angsana New"/>
                <w:cs/>
              </w:rPr>
              <w:t xml:space="preserve">จะต้องมีค่าเป็น </w:t>
            </w:r>
            <w:r w:rsidRPr="008979A8">
              <w:rPr>
                <w:rFonts w:cs="CordiaUPC"/>
              </w:rPr>
              <w:t xml:space="preserve">1 </w:t>
            </w:r>
            <w:r w:rsidRPr="008979A8">
              <w:rPr>
                <w:rFonts w:cs="Angsana New"/>
                <w:cs/>
              </w:rPr>
              <w:t>เสมอ</w:t>
            </w:r>
          </w:p>
        </w:tc>
        <w:tc>
          <w:tcPr>
            <w:tcW w:w="735" w:type="pct"/>
          </w:tcPr>
          <w:p w:rsidR="002F25C2" w:rsidP="002F25C2" w:rsidRDefault="002F25C2" w14:paraId="35973077" w14:textId="5704AD92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2F25C2" w:rsidTr="00F05FFB" w14:paraId="0F3860BC" w14:textId="77777777">
        <w:tc>
          <w:tcPr>
            <w:tcW w:w="778" w:type="pct"/>
          </w:tcPr>
          <w:p w:rsidR="002F25C2" w:rsidP="002F25C2" w:rsidRDefault="002F25C2" w14:paraId="163D6C07" w14:textId="40EC9F2C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54160A">
              <w:rPr>
                <w:rFonts w:ascii="CordiaUPC" w:hAnsi="CordiaUPC" w:cs="CordiaUPC"/>
                <w:sz w:val="28"/>
                <w:szCs w:val="28"/>
              </w:rPr>
              <w:t>00005</w:t>
            </w:r>
          </w:p>
        </w:tc>
        <w:tc>
          <w:tcPr>
            <w:tcW w:w="1626" w:type="pct"/>
          </w:tcPr>
          <w:p w:rsidRPr="00060444" w:rsidR="002F25C2" w:rsidP="002F25C2" w:rsidRDefault="002F25C2" w14:paraId="4D660250" w14:textId="3987E618">
            <w:pPr>
              <w:rPr>
                <w:rFonts w:cs="CordiaUPC"/>
              </w:rPr>
            </w:pPr>
            <w:r w:rsidRPr="00060444">
              <w:rPr>
                <w:rFonts w:cs="CordiaUPC"/>
              </w:rPr>
              <w:t xml:space="preserve">Duration Unit </w:t>
            </w:r>
            <w:r w:rsidRPr="00060444">
              <w:rPr>
                <w:rFonts w:cs="CordiaUPC"/>
                <w:bCs/>
              </w:rPr>
              <w:t>must be equal to</w:t>
            </w:r>
            <w:r w:rsidRPr="00060444">
              <w:rPr>
                <w:rFonts w:cs="CordiaUPC"/>
              </w:rPr>
              <w:t xml:space="preserve"> Package Duration Unit</w:t>
            </w:r>
            <w:r>
              <w:rPr>
                <w:rFonts w:cs="Angsana New"/>
                <w:cs/>
              </w:rPr>
              <w:t xml:space="preserve"> </w:t>
            </w:r>
            <w:r w:rsidRPr="0054160A">
              <w:rPr>
                <w:rFonts w:cs="CordiaUPC"/>
              </w:rPr>
              <w:t xml:space="preserve">when Duration Type is </w:t>
            </w:r>
            <w:r w:rsidRPr="0054160A">
              <w:rPr>
                <w:rFonts w:cs="Angsana New"/>
                <w:cs/>
              </w:rPr>
              <w:t>“</w:t>
            </w:r>
            <w:r w:rsidRPr="0054160A">
              <w:rPr>
                <w:rFonts w:cs="CordiaUPC"/>
              </w:rPr>
              <w:t>Depend on Package</w:t>
            </w:r>
            <w:r w:rsidRPr="0054160A">
              <w:rPr>
                <w:rFonts w:cs="Angsana New"/>
                <w:cs/>
              </w:rPr>
              <w:t>”.</w:t>
            </w:r>
          </w:p>
        </w:tc>
        <w:tc>
          <w:tcPr>
            <w:tcW w:w="1861" w:type="pct"/>
          </w:tcPr>
          <w:p w:rsidRPr="008979A8" w:rsidR="002F25C2" w:rsidP="002F25C2" w:rsidRDefault="002F25C2" w14:paraId="5D7392A0" w14:textId="4B68C100">
            <w:pPr>
              <w:rPr>
                <w:rFonts w:cs="CordiaUPC"/>
                <w:cs/>
              </w:rPr>
            </w:pPr>
            <w:r w:rsidRPr="0054160A">
              <w:rPr>
                <w:rFonts w:cs="Angsana New"/>
                <w:cs/>
              </w:rPr>
              <w:t xml:space="preserve">ถ้า </w:t>
            </w:r>
            <w:r w:rsidRPr="0054160A">
              <w:rPr>
                <w:rFonts w:cs="CordiaUPC"/>
              </w:rPr>
              <w:t xml:space="preserve">Duration Type </w:t>
            </w:r>
            <w:r w:rsidRPr="0054160A">
              <w:rPr>
                <w:rFonts w:cs="Angsana New"/>
                <w:cs/>
              </w:rPr>
              <w:t>เท่ากับ “</w:t>
            </w:r>
            <w:r w:rsidRPr="0054160A">
              <w:rPr>
                <w:rFonts w:cs="CordiaUPC"/>
              </w:rPr>
              <w:t>Depend on Package</w:t>
            </w:r>
            <w:r w:rsidRPr="0054160A">
              <w:rPr>
                <w:rFonts w:cs="Angsana New"/>
                <w:cs/>
              </w:rPr>
              <w:t xml:space="preserve">” ดังนั้น </w:t>
            </w:r>
            <w:r w:rsidRPr="008979A8">
              <w:rPr>
                <w:rFonts w:cs="CordiaUPC"/>
              </w:rPr>
              <w:t xml:space="preserve">Duration Unit  </w:t>
            </w:r>
            <w:r w:rsidRPr="008979A8">
              <w:rPr>
                <w:rFonts w:cs="Angsana New"/>
                <w:cs/>
              </w:rPr>
              <w:t xml:space="preserve">จะต้องมีค่าเท่ากับ </w:t>
            </w:r>
            <w:r w:rsidRPr="008979A8">
              <w:rPr>
                <w:rFonts w:cs="CordiaUPC"/>
              </w:rPr>
              <w:t>Package</w:t>
            </w:r>
            <w:r w:rsidRPr="008979A8">
              <w:rPr>
                <w:rFonts w:cs="Angsana New"/>
                <w:cs/>
              </w:rPr>
              <w:t xml:space="preserve"> </w:t>
            </w:r>
            <w:r w:rsidRPr="008979A8">
              <w:rPr>
                <w:rFonts w:cs="CordiaUPC"/>
              </w:rPr>
              <w:t>Duration Unit</w:t>
            </w:r>
          </w:p>
        </w:tc>
        <w:tc>
          <w:tcPr>
            <w:tcW w:w="735" w:type="pct"/>
          </w:tcPr>
          <w:p w:rsidR="002F25C2" w:rsidP="002F25C2" w:rsidRDefault="002F25C2" w14:paraId="35CCDC9E" w14:textId="1CB82DD3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2F25C2" w:rsidTr="00F05FFB" w14:paraId="36C0EF96" w14:textId="77777777">
        <w:tc>
          <w:tcPr>
            <w:tcW w:w="778" w:type="pct"/>
          </w:tcPr>
          <w:p w:rsidR="002F25C2" w:rsidP="002F25C2" w:rsidRDefault="002F25C2" w14:paraId="438584CC" w14:textId="22B42BC1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26" w:type="pct"/>
          </w:tcPr>
          <w:p w:rsidRPr="00060444" w:rsidR="002F25C2" w:rsidP="002F25C2" w:rsidRDefault="002F25C2" w14:paraId="74444CD7" w14:textId="74FF51EB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Bill Cycle Type is required when </w:t>
            </w:r>
            <w:r>
              <w:t>C</w:t>
            </w:r>
            <w:r w:rsidRPr="00766CC1">
              <w:t>ustomer</w:t>
            </w:r>
            <w:r>
              <w:rPr>
                <w:rFonts w:cs="Angsana New"/>
                <w:cs/>
              </w:rPr>
              <w:t xml:space="preserve"> </w:t>
            </w:r>
            <w:r w:rsidRPr="00766CC1">
              <w:t>Type</w:t>
            </w:r>
            <w:r>
              <w:t xml:space="preserve"> is </w:t>
            </w:r>
            <w:r>
              <w:rPr>
                <w:rFonts w:cs="Angsana New"/>
                <w:cs/>
              </w:rPr>
              <w:t>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>”.</w:t>
            </w:r>
          </w:p>
        </w:tc>
        <w:tc>
          <w:tcPr>
            <w:tcW w:w="1861" w:type="pct"/>
          </w:tcPr>
          <w:p w:rsidRPr="008979A8" w:rsidR="002F25C2" w:rsidP="002F25C2" w:rsidRDefault="002F25C2" w14:paraId="7B44BFED" w14:textId="01F6972A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ถ้า </w:t>
            </w:r>
            <w:r w:rsidRPr="00766CC1">
              <w:t>customerType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Pre</w:t>
            </w:r>
            <w:r>
              <w:rPr>
                <w:rFonts w:cs="Angsana New"/>
                <w:cs/>
              </w:rPr>
              <w:t>-</w:t>
            </w:r>
            <w:r>
              <w:rPr>
                <w:rFonts w:cs="CordiaUPC"/>
              </w:rP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ดังนั้น </w:t>
            </w:r>
            <w:r>
              <w:rPr>
                <w:rFonts w:cs="CordiaUPC"/>
              </w:rPr>
              <w:t xml:space="preserve">Bill Cycle Type </w:t>
            </w:r>
            <w:r>
              <w:rPr>
                <w:rFonts w:hint="cs" w:cs="Angsana New"/>
                <w:cs/>
              </w:rPr>
              <w:t xml:space="preserve">จะต้องเป็น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="002F25C2" w:rsidP="002F25C2" w:rsidRDefault="002F25C2" w14:paraId="1783CFA0" w14:textId="6C11E439">
            <w:pPr>
              <w:rPr>
                <w:rFonts w:cs="CordiaUPC"/>
                <w:szCs w:val="36"/>
              </w:rPr>
            </w:pPr>
            <w:r w:rsidRPr="001B0BC3">
              <w:rPr>
                <w:rFonts w:cs="CordiaUPC"/>
                <w:szCs w:val="36"/>
              </w:rPr>
              <w:t>Yes</w:t>
            </w:r>
          </w:p>
        </w:tc>
      </w:tr>
      <w:tr w:rsidR="002F25C2" w:rsidTr="00F05FFB" w14:paraId="01E4DB97" w14:textId="77777777">
        <w:tc>
          <w:tcPr>
            <w:tcW w:w="778" w:type="pct"/>
          </w:tcPr>
          <w:p w:rsidRPr="000E5AB7" w:rsidR="002F25C2" w:rsidP="002F25C2" w:rsidRDefault="002F25C2" w14:paraId="4F4DAD7B" w14:textId="43C8E056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26" w:type="pct"/>
          </w:tcPr>
          <w:p w:rsidR="002F25C2" w:rsidP="002F25C2" w:rsidRDefault="002F25C2" w14:paraId="72051EBF" w14:textId="0C530ABB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Bill Cycle Value is required when </w:t>
            </w:r>
            <w:r>
              <w:t>C</w:t>
            </w:r>
            <w:r w:rsidRPr="00766CC1">
              <w:t>ustomer</w:t>
            </w:r>
            <w:r>
              <w:rPr>
                <w:rFonts w:cs="Angsana New"/>
                <w:cs/>
              </w:rPr>
              <w:t xml:space="preserve"> </w:t>
            </w:r>
            <w:r w:rsidRPr="00766CC1">
              <w:t>Type</w:t>
            </w:r>
            <w:r>
              <w:t xml:space="preserve"> is </w:t>
            </w:r>
            <w:r>
              <w:rPr>
                <w:rFonts w:cs="Angsana New"/>
                <w:cs/>
              </w:rPr>
              <w:t>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>”.</w:t>
            </w:r>
          </w:p>
        </w:tc>
        <w:tc>
          <w:tcPr>
            <w:tcW w:w="1861" w:type="pct"/>
          </w:tcPr>
          <w:p w:rsidR="002F25C2" w:rsidP="002F25C2" w:rsidRDefault="002F25C2" w14:paraId="49798823" w14:textId="68CF56FD">
            <w:pPr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ถ้า </w:t>
            </w:r>
            <w:r w:rsidRPr="00766CC1">
              <w:t>customerType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Pre</w:t>
            </w:r>
            <w:r>
              <w:rPr>
                <w:rFonts w:cs="Angsana New"/>
                <w:cs/>
              </w:rPr>
              <w:t>-</w:t>
            </w:r>
            <w:r>
              <w:rPr>
                <w:rFonts w:cs="CordiaUPC"/>
              </w:rP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ดังนั้น </w:t>
            </w:r>
            <w:r>
              <w:rPr>
                <w:rFonts w:cs="CordiaUPC"/>
              </w:rPr>
              <w:t xml:space="preserve">Bill Cycle Value </w:t>
            </w:r>
            <w:r>
              <w:rPr>
                <w:rFonts w:hint="cs" w:cs="Angsana New"/>
                <w:cs/>
              </w:rPr>
              <w:t xml:space="preserve">จะต้องเป็น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Pr="001B0BC3" w:rsidR="002F25C2" w:rsidP="002F25C2" w:rsidRDefault="002F25C2" w14:paraId="56687F34" w14:textId="75490472">
            <w:pPr>
              <w:rPr>
                <w:rFonts w:cs="CordiaUPC"/>
                <w:szCs w:val="36"/>
              </w:rPr>
            </w:pPr>
            <w:r w:rsidRPr="001B0BC3">
              <w:rPr>
                <w:rFonts w:cs="CordiaUPC"/>
                <w:szCs w:val="36"/>
              </w:rPr>
              <w:t>Yes</w:t>
            </w:r>
          </w:p>
        </w:tc>
      </w:tr>
      <w:tr w:rsidR="002F25C2" w:rsidTr="00F05FFB" w14:paraId="10164A64" w14:textId="77777777">
        <w:tc>
          <w:tcPr>
            <w:tcW w:w="778" w:type="pct"/>
          </w:tcPr>
          <w:p w:rsidRPr="000E5AB7" w:rsidR="002F25C2" w:rsidP="002F25C2" w:rsidRDefault="002F25C2" w14:paraId="34B59CCB" w14:textId="4230926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26" w:type="pct"/>
          </w:tcPr>
          <w:p w:rsidR="002F25C2" w:rsidP="002F25C2" w:rsidRDefault="002F25C2" w14:paraId="364CE84C" w14:textId="5C6D5C79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Bill Cycle Unit is required when </w:t>
            </w:r>
            <w:r>
              <w:t>C</w:t>
            </w:r>
            <w:r w:rsidRPr="00766CC1">
              <w:t>ustomer</w:t>
            </w:r>
            <w:r>
              <w:rPr>
                <w:rFonts w:cs="Angsana New"/>
                <w:cs/>
              </w:rPr>
              <w:t xml:space="preserve"> </w:t>
            </w:r>
            <w:r w:rsidRPr="00766CC1">
              <w:t>Type</w:t>
            </w:r>
            <w:r>
              <w:t xml:space="preserve"> is </w:t>
            </w:r>
            <w:r>
              <w:rPr>
                <w:rFonts w:cs="Angsana New"/>
                <w:cs/>
              </w:rPr>
              <w:t>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>”.</w:t>
            </w:r>
          </w:p>
        </w:tc>
        <w:tc>
          <w:tcPr>
            <w:tcW w:w="1861" w:type="pct"/>
          </w:tcPr>
          <w:p w:rsidR="002F25C2" w:rsidP="002F25C2" w:rsidRDefault="002F25C2" w14:paraId="3F786933" w14:textId="6A816CBD">
            <w:pPr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ถ้า </w:t>
            </w:r>
            <w:r w:rsidRPr="00766CC1">
              <w:t>customerType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Pre</w:t>
            </w:r>
            <w:r>
              <w:rPr>
                <w:rFonts w:cs="Angsana New"/>
                <w:cs/>
              </w:rPr>
              <w:t>-</w:t>
            </w:r>
            <w:r>
              <w:rPr>
                <w:rFonts w:cs="CordiaUPC"/>
              </w:rP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ดังนั้น </w:t>
            </w:r>
            <w:r>
              <w:rPr>
                <w:rFonts w:cs="CordiaUPC"/>
              </w:rPr>
              <w:t xml:space="preserve">Bill Cycle Unit </w:t>
            </w:r>
            <w:r>
              <w:rPr>
                <w:rFonts w:hint="cs" w:cs="Angsana New"/>
                <w:cs/>
              </w:rPr>
              <w:t xml:space="preserve">จะต้องเป็น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Pr="001B0BC3" w:rsidR="002F25C2" w:rsidP="002F25C2" w:rsidRDefault="002F25C2" w14:paraId="0968AF35" w14:textId="02358640">
            <w:pPr>
              <w:rPr>
                <w:rFonts w:cs="CordiaUPC"/>
                <w:szCs w:val="36"/>
              </w:rPr>
            </w:pPr>
            <w:r w:rsidRPr="001B0BC3">
              <w:rPr>
                <w:rFonts w:cs="CordiaUPC"/>
                <w:szCs w:val="36"/>
              </w:rPr>
              <w:t>Yes</w:t>
            </w:r>
          </w:p>
        </w:tc>
      </w:tr>
      <w:tr w:rsidR="002F25C2" w:rsidTr="00F05FFB" w14:paraId="0B7CE356" w14:textId="77777777">
        <w:tc>
          <w:tcPr>
            <w:tcW w:w="778" w:type="pct"/>
          </w:tcPr>
          <w:p w:rsidRPr="000E5AB7" w:rsidR="002F25C2" w:rsidP="002F25C2" w:rsidRDefault="002F25C2" w14:paraId="2D9271CC" w14:textId="512A0E2B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C40991">
              <w:t>00023</w:t>
            </w:r>
          </w:p>
        </w:tc>
        <w:tc>
          <w:tcPr>
            <w:tcW w:w="1626" w:type="pct"/>
          </w:tcPr>
          <w:p w:rsidR="002F25C2" w:rsidP="002F25C2" w:rsidRDefault="002F25C2" w14:paraId="66246850" w14:textId="556E5CBD">
            <w:pPr>
              <w:rPr>
                <w:rFonts w:cs="CordiaUPC"/>
              </w:rPr>
            </w:pPr>
            <w:r>
              <w:rPr>
                <w:rFonts w:cs="CordiaUPC"/>
              </w:rPr>
              <w:t>Bill Cycle Value</w:t>
            </w:r>
            <w:r>
              <w:t xml:space="preserve"> must be Integer </w:t>
            </w:r>
            <w:r>
              <w:rPr>
                <w:rFonts w:cs="Angsana New"/>
                <w:cs/>
              </w:rPr>
              <w:t>(</w:t>
            </w:r>
            <w:r>
              <w:t>Min 1, Max 99,999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1861" w:type="pct"/>
          </w:tcPr>
          <w:p w:rsidR="002F25C2" w:rsidP="002F25C2" w:rsidRDefault="002F25C2" w14:paraId="1DC2B0A9" w14:textId="0AE39F33">
            <w:pPr>
              <w:rPr>
                <w:rFonts w:cs="CordiaUPC"/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billCycleValue </w:t>
            </w:r>
            <w:r>
              <w:rPr>
                <w:rFonts w:hint="cs"/>
                <w:cs/>
              </w:rPr>
              <w:t xml:space="preserve">มีค่า ดังนั้น </w:t>
            </w:r>
            <w:r>
              <w:t xml:space="preserve">billCycleValue </w:t>
            </w:r>
            <w:r>
              <w:rPr>
                <w:rFonts w:hint="cs"/>
                <w:cs/>
              </w:rPr>
              <w:t xml:space="preserve">จะต้องเป็นจำนวนเต็มและมีค่าอยู่ในช่วง </w:t>
            </w:r>
            <w:r>
              <w:t xml:space="preserve">1 </w:t>
            </w:r>
            <w:r>
              <w:rPr>
                <w:rFonts w:cs="Angsana New"/>
                <w:cs/>
              </w:rPr>
              <w:t xml:space="preserve">– </w:t>
            </w:r>
            <w:r>
              <w:t>99,999</w:t>
            </w:r>
          </w:p>
        </w:tc>
        <w:tc>
          <w:tcPr>
            <w:tcW w:w="735" w:type="pct"/>
          </w:tcPr>
          <w:p w:rsidRPr="001B0BC3" w:rsidR="002F25C2" w:rsidP="002F25C2" w:rsidRDefault="002F25C2" w14:paraId="510016F0" w14:textId="77777777">
            <w:pPr>
              <w:rPr>
                <w:rFonts w:cs="CordiaUPC"/>
                <w:szCs w:val="36"/>
              </w:rPr>
            </w:pPr>
          </w:p>
        </w:tc>
      </w:tr>
      <w:tr w:rsidR="002F25C2" w:rsidTr="00F05FFB" w14:paraId="3FD95EEC" w14:textId="77777777">
        <w:tc>
          <w:tcPr>
            <w:tcW w:w="778" w:type="pct"/>
          </w:tcPr>
          <w:p w:rsidRPr="00C40991" w:rsidR="002F25C2" w:rsidP="002F25C2" w:rsidRDefault="002F25C2" w14:paraId="12FD230B" w14:textId="111B684B">
            <w:pPr>
              <w:pStyle w:val="BodyTextTable"/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0001</w:t>
            </w:r>
            <w:r>
              <w:rPr>
                <w:rFonts w:ascii="CordiaUPC" w:hAnsi="CordiaUPC" w:cs="CordiaUPC"/>
                <w:sz w:val="28"/>
                <w:szCs w:val="28"/>
              </w:rPr>
              <w:t>6</w:t>
            </w:r>
          </w:p>
        </w:tc>
        <w:tc>
          <w:tcPr>
            <w:tcW w:w="1626" w:type="pct"/>
          </w:tcPr>
          <w:p w:rsidR="002F25C2" w:rsidP="002F25C2" w:rsidRDefault="002F25C2" w14:paraId="143607EF" w14:textId="637CAF94">
            <w:pPr>
              <w:rPr>
                <w:rFonts w:cs="CordiaUPC"/>
              </w:rPr>
            </w:pPr>
            <w:r>
              <w:rPr>
                <w:rFonts w:cs="CordiaUPC"/>
              </w:rPr>
              <w:t>Bill Cycle Value</w:t>
            </w:r>
            <w:r>
              <w:rPr>
                <w:rFonts w:cs="Angsana New"/>
                <w:cs/>
              </w:rPr>
              <w:t xml:space="preserve"> </w:t>
            </w:r>
            <w:r w:rsidRPr="00060444">
              <w:rPr>
                <w:rFonts w:cs="CordiaUPC"/>
                <w:bCs/>
              </w:rPr>
              <w:t>must be equal to</w:t>
            </w:r>
            <w:r w:rsidRPr="00060444">
              <w:rPr>
                <w:rFonts w:cs="CordiaUPC"/>
              </w:rPr>
              <w:t xml:space="preserve"> Package Duration when Duration Type is </w:t>
            </w:r>
            <w:r w:rsidRPr="00060444">
              <w:rPr>
                <w:rFonts w:cs="Angsana New"/>
                <w:cs/>
              </w:rPr>
              <w:t>“</w:t>
            </w:r>
            <w:r w:rsidRPr="00060444">
              <w:rPr>
                <w:rFonts w:cs="CordiaUPC"/>
              </w:rPr>
              <w:t>Depend on Package</w:t>
            </w:r>
            <w:r w:rsidRPr="00060444">
              <w:rPr>
                <w:rFonts w:cs="Angsana New"/>
                <w:cs/>
              </w:rPr>
              <w:t>”</w:t>
            </w:r>
          </w:p>
        </w:tc>
        <w:tc>
          <w:tcPr>
            <w:tcW w:w="1861" w:type="pct"/>
          </w:tcPr>
          <w:p w:rsidR="002F25C2" w:rsidP="002F25C2" w:rsidRDefault="002F25C2" w14:paraId="77DB125E" w14:textId="4168B2A8">
            <w:pPr>
              <w:rPr>
                <w:cs/>
              </w:rPr>
            </w:pPr>
            <w:r w:rsidRPr="008979A8">
              <w:rPr>
                <w:rFonts w:cs="Angsana New"/>
                <w:cs/>
              </w:rPr>
              <w:t xml:space="preserve">ถ้า </w:t>
            </w:r>
            <w:r>
              <w:rPr>
                <w:rFonts w:cs="CordiaUPC"/>
              </w:rPr>
              <w:t>Bill Cycle</w:t>
            </w:r>
            <w:r w:rsidRPr="008979A8">
              <w:rPr>
                <w:rFonts w:cs="CordiaUPC"/>
              </w:rPr>
              <w:t xml:space="preserve"> Type </w:t>
            </w:r>
            <w:r w:rsidRPr="008979A8">
              <w:rPr>
                <w:rFonts w:cs="Angsana New"/>
                <w:cs/>
              </w:rPr>
              <w:t>เท่ากับ “</w:t>
            </w:r>
            <w:r w:rsidRPr="008979A8">
              <w:rPr>
                <w:rFonts w:cs="CordiaUPC"/>
              </w:rPr>
              <w:t>Depend on Package</w:t>
            </w:r>
            <w:r w:rsidRPr="008979A8">
              <w:rPr>
                <w:rFonts w:cs="Angsana New"/>
                <w:cs/>
              </w:rPr>
              <w:t xml:space="preserve">” ดังนั้น </w:t>
            </w:r>
            <w:r>
              <w:rPr>
                <w:rFonts w:cs="CordiaUPC"/>
              </w:rPr>
              <w:t>Bill Cycle Value</w:t>
            </w:r>
            <w:r w:rsidRPr="008979A8">
              <w:rPr>
                <w:rFonts w:cs="Angsana New"/>
                <w:cs/>
              </w:rPr>
              <w:t xml:space="preserve"> จะต้องมีค่าเท่ากับ </w:t>
            </w:r>
            <w:r w:rsidRPr="008979A8">
              <w:rPr>
                <w:rFonts w:cs="CordiaUPC"/>
              </w:rPr>
              <w:t>Package</w:t>
            </w:r>
            <w:r w:rsidRPr="008979A8">
              <w:rPr>
                <w:rFonts w:cs="Angsana New"/>
                <w:cs/>
              </w:rPr>
              <w:t xml:space="preserve"> </w:t>
            </w:r>
            <w:r>
              <w:rPr>
                <w:rFonts w:cs="CordiaUPC"/>
              </w:rPr>
              <w:t>Bill Cycle</w:t>
            </w:r>
          </w:p>
        </w:tc>
        <w:tc>
          <w:tcPr>
            <w:tcW w:w="735" w:type="pct"/>
          </w:tcPr>
          <w:p w:rsidRPr="001B0BC3" w:rsidR="002F25C2" w:rsidP="002F25C2" w:rsidRDefault="002F25C2" w14:paraId="2A5CA958" w14:textId="689AB4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2F25C2" w:rsidTr="00F05FFB" w14:paraId="424F10CA" w14:textId="77777777">
        <w:tc>
          <w:tcPr>
            <w:tcW w:w="778" w:type="pct"/>
          </w:tcPr>
          <w:p w:rsidRPr="000E5AB7" w:rsidR="002F25C2" w:rsidP="002F25C2" w:rsidRDefault="002F25C2" w14:paraId="383402F7" w14:textId="6E43E255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0001</w:t>
            </w:r>
            <w:r>
              <w:rPr>
                <w:rFonts w:ascii="CordiaUPC" w:hAnsi="CordiaUPC" w:cs="CordiaUPC"/>
                <w:sz w:val="28"/>
                <w:szCs w:val="28"/>
              </w:rPr>
              <w:t>6</w:t>
            </w:r>
          </w:p>
        </w:tc>
        <w:tc>
          <w:tcPr>
            <w:tcW w:w="1626" w:type="pct"/>
          </w:tcPr>
          <w:p w:rsidR="002F25C2" w:rsidP="002F25C2" w:rsidRDefault="002F25C2" w14:paraId="3E628596" w14:textId="3D4EC5A0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Bill Cycle Unit </w:t>
            </w:r>
            <w:r w:rsidRPr="00060444">
              <w:rPr>
                <w:rFonts w:cs="CordiaUPC"/>
                <w:bCs/>
              </w:rPr>
              <w:t>must be equal to</w:t>
            </w:r>
            <w:r w:rsidRPr="00060444">
              <w:rPr>
                <w:rFonts w:cs="CordiaUPC"/>
              </w:rPr>
              <w:t xml:space="preserve"> Package Duration when Duration Type is </w:t>
            </w:r>
            <w:r w:rsidRPr="00060444">
              <w:rPr>
                <w:rFonts w:cs="Angsana New"/>
                <w:cs/>
              </w:rPr>
              <w:t>“</w:t>
            </w:r>
            <w:r w:rsidRPr="00060444">
              <w:rPr>
                <w:rFonts w:cs="CordiaUPC"/>
              </w:rPr>
              <w:t>Depend on Package</w:t>
            </w:r>
            <w:r w:rsidRPr="00060444">
              <w:rPr>
                <w:rFonts w:cs="Angsana New"/>
                <w:cs/>
              </w:rPr>
              <w:t>”</w:t>
            </w:r>
          </w:p>
        </w:tc>
        <w:tc>
          <w:tcPr>
            <w:tcW w:w="1861" w:type="pct"/>
          </w:tcPr>
          <w:p w:rsidRPr="008979A8" w:rsidR="002F25C2" w:rsidP="002F25C2" w:rsidRDefault="002F25C2" w14:paraId="64ABACBF" w14:textId="12005096">
            <w:pPr>
              <w:rPr>
                <w:rFonts w:cs="CordiaUPC"/>
                <w:cs/>
              </w:rPr>
            </w:pPr>
            <w:r w:rsidRPr="008979A8">
              <w:rPr>
                <w:rFonts w:cs="Angsana New"/>
                <w:cs/>
              </w:rPr>
              <w:t xml:space="preserve">ถ้า </w:t>
            </w:r>
            <w:r>
              <w:rPr>
                <w:rFonts w:cs="CordiaUPC"/>
              </w:rPr>
              <w:t>Bill Cycle</w:t>
            </w:r>
            <w:r w:rsidRPr="008979A8">
              <w:rPr>
                <w:rFonts w:cs="CordiaUPC"/>
              </w:rPr>
              <w:t xml:space="preserve"> Type </w:t>
            </w:r>
            <w:r w:rsidRPr="008979A8">
              <w:rPr>
                <w:rFonts w:cs="Angsana New"/>
                <w:cs/>
              </w:rPr>
              <w:t>เท่ากับ “</w:t>
            </w:r>
            <w:r w:rsidRPr="008979A8">
              <w:rPr>
                <w:rFonts w:cs="CordiaUPC"/>
              </w:rPr>
              <w:t>Depend on Package</w:t>
            </w:r>
            <w:r w:rsidRPr="008979A8">
              <w:rPr>
                <w:rFonts w:cs="Angsana New"/>
                <w:cs/>
              </w:rPr>
              <w:t xml:space="preserve">” ดังนั้น </w:t>
            </w:r>
            <w:r>
              <w:rPr>
                <w:rFonts w:cs="CordiaUPC"/>
              </w:rPr>
              <w:t>Bill Cycle Unit</w:t>
            </w:r>
            <w:r w:rsidRPr="008979A8">
              <w:rPr>
                <w:rFonts w:cs="Angsana New"/>
                <w:cs/>
              </w:rPr>
              <w:t xml:space="preserve"> จะต้องมีค่าเท่ากับ </w:t>
            </w:r>
            <w:r w:rsidRPr="008979A8">
              <w:rPr>
                <w:rFonts w:cs="CordiaUPC"/>
              </w:rPr>
              <w:t>Package</w:t>
            </w:r>
            <w:r w:rsidRPr="008979A8">
              <w:rPr>
                <w:rFonts w:cs="Angsana New"/>
                <w:cs/>
              </w:rPr>
              <w:t xml:space="preserve"> </w:t>
            </w:r>
            <w:r>
              <w:rPr>
                <w:rFonts w:cs="CordiaUPC"/>
              </w:rPr>
              <w:t>Bill Cycle Unit</w:t>
            </w:r>
          </w:p>
        </w:tc>
        <w:tc>
          <w:tcPr>
            <w:tcW w:w="735" w:type="pct"/>
          </w:tcPr>
          <w:p w:rsidR="002F25C2" w:rsidP="002F25C2" w:rsidRDefault="002F25C2" w14:paraId="290F12C0" w14:textId="31204C95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2F25C2" w:rsidTr="001013D3" w14:paraId="1F444B9B" w14:textId="77777777">
        <w:tc>
          <w:tcPr>
            <w:tcW w:w="5000" w:type="pct"/>
            <w:gridSpan w:val="4"/>
            <w:shd w:val="clear" w:color="auto" w:fill="C2D69B" w:themeFill="accent3" w:themeFillTint="99"/>
          </w:tcPr>
          <w:p w:rsidR="002F25C2" w:rsidP="002F25C2" w:rsidRDefault="002F25C2" w14:paraId="57ACE7C5" w14:textId="692088AA">
            <w:pPr>
              <w:pStyle w:val="HeaderTable"/>
            </w:pPr>
            <w:r>
              <w:t>End Internet Detail Section</w:t>
            </w:r>
          </w:p>
        </w:tc>
      </w:tr>
      <w:tr w:rsidR="002F25C2" w:rsidTr="00F05FFB" w14:paraId="774D65C9" w14:textId="77777777">
        <w:tc>
          <w:tcPr>
            <w:tcW w:w="5000" w:type="pct"/>
            <w:gridSpan w:val="4"/>
            <w:shd w:val="clear" w:color="auto" w:fill="C2D69B" w:themeFill="accent3" w:themeFillTint="99"/>
          </w:tcPr>
          <w:p w:rsidR="002F25C2" w:rsidP="002F25C2" w:rsidRDefault="002F25C2" w14:paraId="4C125B82" w14:textId="1C4C5A09">
            <w:pPr>
              <w:pStyle w:val="HeaderTable"/>
            </w:pPr>
            <w:r>
              <w:t>Internet Quota Detail Section</w:t>
            </w:r>
          </w:p>
        </w:tc>
      </w:tr>
      <w:tr w:rsidR="002F25C2" w:rsidTr="00F05FFB" w14:paraId="6CCED1AF" w14:textId="77777777">
        <w:tc>
          <w:tcPr>
            <w:tcW w:w="778" w:type="pct"/>
          </w:tcPr>
          <w:p w:rsidRPr="000E5AB7" w:rsidR="002F25C2" w:rsidP="002F25C2" w:rsidRDefault="002F25C2" w14:paraId="6F46CEDF" w14:textId="45F14F51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26" w:type="pct"/>
          </w:tcPr>
          <w:p w:rsidR="002F25C2" w:rsidP="002F25C2" w:rsidRDefault="002F25C2" w14:paraId="0A7B2EC9" w14:textId="2B81FB3D">
            <w:pPr>
              <w:rPr>
                <w:rFonts w:cs="CordiaUPC"/>
              </w:rPr>
            </w:pPr>
            <w:r>
              <w:t>Next G</w:t>
            </w:r>
            <w:r>
              <w:rPr>
                <w:rFonts w:cs="CordiaUPC"/>
              </w:rPr>
              <w:t xml:space="preserve">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Pr="008979A8" w:rsidR="002F25C2" w:rsidP="002F25C2" w:rsidRDefault="002F25C2" w14:paraId="32BE8C8B" w14:textId="4D6E03E7">
            <w:pPr>
              <w:rPr>
                <w:rFonts w:cs="CordiaUPC"/>
              </w:rPr>
            </w:pPr>
            <w:r>
              <w:t>internetQuotaNextG</w:t>
            </w:r>
            <w:r>
              <w:rPr>
                <w:rFonts w:hint="cs" w:cs="Angsana New"/>
                <w:cs/>
              </w:rPr>
              <w:t xml:space="preserve"> จะต้องเป็น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="002F25C2" w:rsidP="002F25C2" w:rsidRDefault="002F25C2" w14:paraId="53227AD3" w14:textId="77777777">
            <w:pPr>
              <w:rPr>
                <w:rFonts w:cs="CordiaUPC"/>
                <w:szCs w:val="36"/>
              </w:rPr>
            </w:pPr>
          </w:p>
        </w:tc>
      </w:tr>
      <w:tr w:rsidR="002F25C2" w:rsidTr="00F05FFB" w14:paraId="0016468F" w14:textId="77777777">
        <w:tc>
          <w:tcPr>
            <w:tcW w:w="778" w:type="pct"/>
          </w:tcPr>
          <w:p w:rsidRPr="000E5AB7" w:rsidR="002F25C2" w:rsidP="002F25C2" w:rsidRDefault="002F25C2" w14:paraId="0BF04A45" w14:textId="730D69BC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26" w:type="pct"/>
          </w:tcPr>
          <w:p w:rsidR="002F25C2" w:rsidP="002F25C2" w:rsidRDefault="002F25C2" w14:paraId="1C5DE833" w14:textId="38EFE5BC">
            <w:pPr>
              <w:rPr>
                <w:rFonts w:cs="CordiaUPC"/>
              </w:rPr>
            </w:pPr>
            <w:r>
              <w:t>Block Bit</w:t>
            </w:r>
            <w:r>
              <w:rPr>
                <w:rFonts w:cs="CordiaUPC"/>
              </w:rPr>
              <w:t xml:space="preserve">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Pr="008979A8" w:rsidR="002F25C2" w:rsidP="002F25C2" w:rsidRDefault="002F25C2" w14:paraId="59A1A9AB" w14:textId="0C36DACD">
            <w:pPr>
              <w:rPr>
                <w:rFonts w:cs="CordiaUPC"/>
                <w:cs/>
              </w:rPr>
            </w:pPr>
            <w:r>
              <w:t>internetQuotaBlockBit</w:t>
            </w:r>
            <w:r>
              <w:rPr>
                <w:rFonts w:hint="cs" w:cs="Angsana New"/>
                <w:cs/>
              </w:rPr>
              <w:t xml:space="preserve"> จะต้องเป็น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="002F25C2" w:rsidP="002F25C2" w:rsidRDefault="002F25C2" w14:paraId="29F6E75B" w14:textId="77777777">
            <w:pPr>
              <w:rPr>
                <w:rFonts w:cs="CordiaUPC"/>
                <w:szCs w:val="36"/>
              </w:rPr>
            </w:pPr>
          </w:p>
        </w:tc>
      </w:tr>
      <w:tr w:rsidR="002F25C2" w:rsidTr="00F05FFB" w14:paraId="30D8BA2C" w14:textId="77777777">
        <w:tc>
          <w:tcPr>
            <w:tcW w:w="778" w:type="pct"/>
          </w:tcPr>
          <w:p w:rsidRPr="000E5AB7" w:rsidR="002F25C2" w:rsidP="002F25C2" w:rsidRDefault="002F25C2" w14:paraId="69FC919A" w14:textId="649E3CBE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26" w:type="pct"/>
          </w:tcPr>
          <w:p w:rsidR="002F25C2" w:rsidP="002F25C2" w:rsidRDefault="002F25C2" w14:paraId="196AA6DA" w14:textId="189EC5FF">
            <w:pPr>
              <w:rPr>
                <w:rFonts w:cs="CordiaUPC"/>
              </w:rPr>
            </w:pPr>
            <w:r>
              <w:t>Roll Over</w:t>
            </w:r>
            <w:r>
              <w:rPr>
                <w:rFonts w:cs="CordiaUPC"/>
              </w:rPr>
              <w:t xml:space="preserve">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Pr="008979A8" w:rsidR="002F25C2" w:rsidP="002F25C2" w:rsidRDefault="002F25C2" w14:paraId="2B8FADDF" w14:textId="2A3AC9AA">
            <w:pPr>
              <w:rPr>
                <w:rFonts w:cs="CordiaUPC"/>
                <w:cs/>
              </w:rPr>
            </w:pPr>
            <w:r>
              <w:t>internetQuotaRollOver</w:t>
            </w:r>
            <w:r>
              <w:rPr>
                <w:rFonts w:hint="cs" w:cs="Angsana New"/>
                <w:cs/>
              </w:rPr>
              <w:t xml:space="preserve"> จะต้องเป็น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="002F25C2" w:rsidP="002F25C2" w:rsidRDefault="002F25C2" w14:paraId="420E1216" w14:textId="77777777">
            <w:pPr>
              <w:rPr>
                <w:rFonts w:cs="CordiaUPC"/>
                <w:szCs w:val="36"/>
              </w:rPr>
            </w:pPr>
          </w:p>
        </w:tc>
      </w:tr>
      <w:tr w:rsidR="002F25C2" w:rsidTr="00F05FFB" w14:paraId="5602FA06" w14:textId="77777777">
        <w:tc>
          <w:tcPr>
            <w:tcW w:w="778" w:type="pct"/>
          </w:tcPr>
          <w:p w:rsidRPr="000E5AB7" w:rsidR="002F25C2" w:rsidP="002F25C2" w:rsidRDefault="002F25C2" w14:paraId="056AFE35" w14:textId="4FF9DFBF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hAnsi="CordiaUPC" w:cs="CordiaUPC"/>
                <w:sz w:val="28"/>
                <w:szCs w:val="28"/>
              </w:rPr>
              <w:t>00004</w:t>
            </w:r>
          </w:p>
        </w:tc>
        <w:tc>
          <w:tcPr>
            <w:tcW w:w="1626" w:type="pct"/>
          </w:tcPr>
          <w:p w:rsidR="002F25C2" w:rsidP="002F25C2" w:rsidRDefault="002F25C2" w14:paraId="74A6F105" w14:textId="61A78787">
            <w:pPr>
              <w:rPr>
                <w:rFonts w:cs="CordiaUPC"/>
              </w:rPr>
            </w:pPr>
            <w:r>
              <w:t>Max Roll Over Quota</w:t>
            </w:r>
            <w:r>
              <w:rPr>
                <w:rFonts w:cs="CordiaUPC"/>
              </w:rPr>
              <w:t xml:space="preserve"> is required when Roll Over is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Yes</w:t>
            </w:r>
            <w:r>
              <w:rPr>
                <w:rFonts w:cs="Angsana New"/>
                <w:cs/>
              </w:rPr>
              <w:t>”</w:t>
            </w:r>
          </w:p>
        </w:tc>
        <w:tc>
          <w:tcPr>
            <w:tcW w:w="1861" w:type="pct"/>
          </w:tcPr>
          <w:p w:rsidRPr="008979A8" w:rsidR="002F25C2" w:rsidP="002F25C2" w:rsidRDefault="002F25C2" w14:paraId="43794EBE" w14:textId="57D7617B">
            <w:pPr>
              <w:rPr>
                <w:rFonts w:cs="CordiaUPC"/>
                <w:cs/>
              </w:rPr>
            </w:pPr>
            <w:r>
              <w:rPr>
                <w:rFonts w:hint="cs"/>
                <w:cs/>
              </w:rPr>
              <w:t xml:space="preserve">เมื่อ </w:t>
            </w:r>
            <w:r>
              <w:t>internetQuotaRollOver</w:t>
            </w:r>
            <w:r>
              <w:rPr>
                <w:rFonts w:hint="cs" w:cs="Angsana New"/>
                <w:cs/>
              </w:rPr>
              <w:t xml:space="preserve"> มีค่าเป็น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Yes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ดังนั้น </w:t>
            </w:r>
            <w:r>
              <w:t>maxRollOverQuota</w:t>
            </w:r>
            <w:r>
              <w:rPr>
                <w:rFonts w:hint="cs" w:cs="Angsana New"/>
                <w:cs/>
              </w:rPr>
              <w:t xml:space="preserve"> จะต้องเป็น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="002F25C2" w:rsidP="002F25C2" w:rsidRDefault="002F25C2" w14:paraId="1FCEA7AA" w14:textId="77777777">
            <w:pPr>
              <w:rPr>
                <w:rFonts w:cs="CordiaUPC"/>
                <w:szCs w:val="36"/>
              </w:rPr>
            </w:pPr>
          </w:p>
        </w:tc>
      </w:tr>
      <w:tr w:rsidR="002F25C2" w:rsidTr="00F05FFB" w14:paraId="462063A9" w14:textId="77777777">
        <w:tc>
          <w:tcPr>
            <w:tcW w:w="778" w:type="pct"/>
          </w:tcPr>
          <w:p w:rsidR="002F25C2" w:rsidP="002F25C2" w:rsidRDefault="002F25C2" w14:paraId="0C5E7085" w14:textId="43507D88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9E5F08">
              <w:rPr>
                <w:rFonts w:ascii="CordiaUPC" w:hAnsi="CordiaUPC" w:cs="CordiaUPC"/>
                <w:sz w:val="28"/>
                <w:szCs w:val="28"/>
              </w:rPr>
              <w:t>00023</w:t>
            </w:r>
          </w:p>
        </w:tc>
        <w:tc>
          <w:tcPr>
            <w:tcW w:w="1626" w:type="pct"/>
          </w:tcPr>
          <w:p w:rsidR="002F25C2" w:rsidP="002F25C2" w:rsidRDefault="002F25C2" w14:paraId="1E0F546B" w14:textId="2916794E">
            <w:r>
              <w:t>Max Roll Over Quota</w:t>
            </w:r>
            <w:r>
              <w:rPr>
                <w:rFonts w:cs="Angsana New"/>
                <w:cs/>
              </w:rPr>
              <w:t xml:space="preserve"> </w:t>
            </w:r>
            <w:r>
              <w:t>must be 2 decimal</w:t>
            </w:r>
            <w:r>
              <w:rPr>
                <w:rFonts w:cs="Angsana New"/>
                <w:cs/>
              </w:rPr>
              <w:t xml:space="preserve"> (</w:t>
            </w:r>
            <w:r>
              <w:t>Min 0, Max 9,999,999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1861" w:type="pct"/>
          </w:tcPr>
          <w:p w:rsidR="002F25C2" w:rsidP="002F25C2" w:rsidRDefault="002F25C2" w14:paraId="4D2645E4" w14:textId="74011E99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>internetQuotaRollOver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มีค่า ดังนั้น </w:t>
            </w:r>
            <w:r>
              <w:t>internetQuotaRollOver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จะต้องเป็นตัวเลขทศนิยม </w:t>
            </w:r>
            <w:r>
              <w:t xml:space="preserve">2 </w:t>
            </w:r>
            <w:r>
              <w:rPr>
                <w:rFonts w:hint="cs"/>
                <w:cs/>
              </w:rPr>
              <w:t xml:space="preserve">ตำแหน่งและมีค่าอยู่ในช่วง </w:t>
            </w:r>
            <w:r>
              <w:t xml:space="preserve">0 </w:t>
            </w:r>
            <w:r>
              <w:rPr>
                <w:rFonts w:cs="Angsana New"/>
                <w:cs/>
              </w:rPr>
              <w:t xml:space="preserve">– </w:t>
            </w:r>
            <w:r>
              <w:t>9,999,999</w:t>
            </w:r>
          </w:p>
        </w:tc>
        <w:tc>
          <w:tcPr>
            <w:tcW w:w="735" w:type="pct"/>
          </w:tcPr>
          <w:p w:rsidR="002F25C2" w:rsidP="002F25C2" w:rsidRDefault="002F25C2" w14:paraId="50541E6F" w14:textId="77777777">
            <w:pPr>
              <w:rPr>
                <w:rFonts w:cs="CordiaUPC"/>
                <w:szCs w:val="36"/>
              </w:rPr>
            </w:pPr>
          </w:p>
        </w:tc>
      </w:tr>
      <w:tr w:rsidR="002F25C2" w:rsidTr="00F05FFB" w14:paraId="560846F6" w14:textId="77777777">
        <w:tc>
          <w:tcPr>
            <w:tcW w:w="778" w:type="pct"/>
          </w:tcPr>
          <w:p w:rsidRPr="000E5AB7" w:rsidR="002F25C2" w:rsidP="002F25C2" w:rsidRDefault="002F25C2" w14:paraId="17CE0FA7" w14:textId="483CFFBD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hAnsi="CordiaUPC" w:cs="CordiaUPC"/>
                <w:sz w:val="28"/>
                <w:szCs w:val="28"/>
              </w:rPr>
              <w:t>00004</w:t>
            </w:r>
          </w:p>
        </w:tc>
        <w:tc>
          <w:tcPr>
            <w:tcW w:w="1626" w:type="pct"/>
          </w:tcPr>
          <w:p w:rsidR="002F25C2" w:rsidP="002F25C2" w:rsidRDefault="002F25C2" w14:paraId="573B33A9" w14:textId="0B766F74">
            <w:pPr>
              <w:rPr>
                <w:rFonts w:cs="CordiaUPC"/>
              </w:rPr>
            </w:pPr>
            <w:r>
              <w:t>Max Roll Over Quota Unit</w:t>
            </w:r>
            <w:r>
              <w:rPr>
                <w:rFonts w:cs="CordiaUPC"/>
              </w:rPr>
              <w:t xml:space="preserve"> is required when Roll Over is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Yes</w:t>
            </w:r>
            <w:r>
              <w:rPr>
                <w:rFonts w:cs="Angsana New"/>
                <w:cs/>
              </w:rPr>
              <w:t>”.</w:t>
            </w:r>
          </w:p>
        </w:tc>
        <w:tc>
          <w:tcPr>
            <w:tcW w:w="1861" w:type="pct"/>
          </w:tcPr>
          <w:p w:rsidRPr="008979A8" w:rsidR="002F25C2" w:rsidP="002F25C2" w:rsidRDefault="002F25C2" w14:paraId="1539CADD" w14:textId="79B1EADA">
            <w:pPr>
              <w:rPr>
                <w:rFonts w:cs="CordiaUPC"/>
                <w:cs/>
              </w:rPr>
            </w:pPr>
            <w:r>
              <w:rPr>
                <w:rFonts w:hint="cs"/>
                <w:cs/>
              </w:rPr>
              <w:t xml:space="preserve">เมื่อ </w:t>
            </w:r>
            <w:r>
              <w:t>internetQuotaRollOver</w:t>
            </w:r>
            <w:r>
              <w:rPr>
                <w:rFonts w:hint="cs" w:cs="Angsana New"/>
                <w:cs/>
              </w:rPr>
              <w:t xml:space="preserve"> มีค่าเป็น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Yes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ดังนั้น </w:t>
            </w:r>
            <w:r>
              <w:t>maxRollOverQuotaUnit</w:t>
            </w:r>
            <w:r>
              <w:rPr>
                <w:rFonts w:hint="cs" w:cs="Angsana New"/>
                <w:cs/>
              </w:rPr>
              <w:t xml:space="preserve"> จะต้องเป็น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="002F25C2" w:rsidP="002F25C2" w:rsidRDefault="002F25C2" w14:paraId="65284C69" w14:textId="77777777">
            <w:pPr>
              <w:rPr>
                <w:rFonts w:cs="CordiaUPC"/>
                <w:szCs w:val="36"/>
              </w:rPr>
            </w:pPr>
          </w:p>
        </w:tc>
      </w:tr>
      <w:tr w:rsidR="002F25C2" w:rsidTr="00F05FFB" w14:paraId="0881BBDB" w14:textId="77777777">
        <w:tc>
          <w:tcPr>
            <w:tcW w:w="778" w:type="pct"/>
          </w:tcPr>
          <w:p w:rsidR="002F25C2" w:rsidP="002F25C2" w:rsidRDefault="002F25C2" w14:paraId="36E8F53A" w14:textId="687BA8FF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26" w:type="pct"/>
          </w:tcPr>
          <w:p w:rsidR="002F25C2" w:rsidP="002F25C2" w:rsidRDefault="002F25C2" w14:paraId="221478F4" w14:textId="6B0F395E">
            <w:r>
              <w:t xml:space="preserve">Alert Threshold </w:t>
            </w:r>
            <w:r>
              <w:rPr>
                <w:rFonts w:cs="CordiaUPC"/>
              </w:rPr>
              <w:t>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2F25C2" w:rsidP="002F25C2" w:rsidRDefault="002F25C2" w14:paraId="0670FC0A" w14:textId="4218B938">
            <w:pPr>
              <w:rPr>
                <w:cs/>
              </w:rPr>
            </w:pPr>
            <w:r>
              <w:t>internetAlertThreshold</w:t>
            </w:r>
            <w:r>
              <w:rPr>
                <w:rFonts w:hint="cs" w:cs="Angsana New"/>
                <w:cs/>
              </w:rPr>
              <w:t xml:space="preserve"> จะต้องเป็น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="002F25C2" w:rsidP="002F25C2" w:rsidRDefault="002F25C2" w14:paraId="3781C57A" w14:textId="77777777">
            <w:pPr>
              <w:rPr>
                <w:rFonts w:cs="CordiaUPC"/>
                <w:szCs w:val="36"/>
              </w:rPr>
            </w:pPr>
          </w:p>
        </w:tc>
      </w:tr>
      <w:tr w:rsidR="002F25C2" w:rsidTr="00F05FFB" w14:paraId="3D415EA1" w14:textId="77777777">
        <w:tc>
          <w:tcPr>
            <w:tcW w:w="778" w:type="pct"/>
          </w:tcPr>
          <w:p w:rsidR="002F25C2" w:rsidP="002F25C2" w:rsidRDefault="002F25C2" w14:paraId="745B0A0F" w14:textId="7604922B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hAnsi="CordiaUPC" w:cs="CordiaUPC"/>
                <w:sz w:val="28"/>
                <w:szCs w:val="28"/>
              </w:rPr>
              <w:t>00004</w:t>
            </w:r>
          </w:p>
        </w:tc>
        <w:tc>
          <w:tcPr>
            <w:tcW w:w="1626" w:type="pct"/>
          </w:tcPr>
          <w:p w:rsidR="002F25C2" w:rsidP="002F25C2" w:rsidRDefault="002F25C2" w14:paraId="639DE146" w14:textId="020F00CB">
            <w:r>
              <w:t xml:space="preserve">Share Member </w:t>
            </w:r>
            <w:r>
              <w:rPr>
                <w:rFonts w:cs="CordiaUPC"/>
              </w:rPr>
              <w:t xml:space="preserve">is required when Roll Over is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Yes</w:t>
            </w:r>
            <w:r>
              <w:rPr>
                <w:rFonts w:cs="Angsana New"/>
                <w:cs/>
              </w:rPr>
              <w:t>”</w:t>
            </w:r>
          </w:p>
        </w:tc>
        <w:tc>
          <w:tcPr>
            <w:tcW w:w="1861" w:type="pct"/>
          </w:tcPr>
          <w:p w:rsidR="002F25C2" w:rsidP="002F25C2" w:rsidRDefault="002F25C2" w14:paraId="3AD83623" w14:textId="51CD151A">
            <w:r>
              <w:rPr>
                <w:rFonts w:hint="cs"/>
                <w:cs/>
              </w:rPr>
              <w:t xml:space="preserve">ถ้า </w:t>
            </w:r>
            <w:r>
              <w:t>Share Allow</w:t>
            </w:r>
            <w:r>
              <w:rPr>
                <w:rFonts w:hint="cs"/>
                <w:cs/>
              </w:rPr>
              <w:t xml:space="preserve"> เป็น </w:t>
            </w:r>
            <w:r>
              <w:rPr>
                <w:rFonts w:cs="Angsana New"/>
                <w:cs/>
              </w:rPr>
              <w:t>“</w:t>
            </w:r>
            <w:r>
              <w:t>Member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/>
                <w:cs/>
              </w:rPr>
              <w:t xml:space="preserve">ดังนั้น </w:t>
            </w:r>
            <w:r>
              <w:t>Share Member</w:t>
            </w:r>
            <w:r>
              <w:rPr>
                <w:rFonts w:hint="cs"/>
                <w:cs/>
              </w:rPr>
              <w:t xml:space="preserve"> ต้องเป็น </w:t>
            </w:r>
            <w:r>
              <w:t>mandatory</w:t>
            </w:r>
          </w:p>
        </w:tc>
        <w:tc>
          <w:tcPr>
            <w:tcW w:w="735" w:type="pct"/>
          </w:tcPr>
          <w:p w:rsidR="002F25C2" w:rsidP="002F25C2" w:rsidRDefault="002F25C2" w14:paraId="13A1B249" w14:textId="77777777">
            <w:pPr>
              <w:rPr>
                <w:rFonts w:cs="CordiaUPC"/>
                <w:szCs w:val="36"/>
              </w:rPr>
            </w:pPr>
          </w:p>
        </w:tc>
      </w:tr>
      <w:tr w:rsidR="002F25C2" w:rsidTr="00F05FFB" w14:paraId="3D0CD23A" w14:textId="77777777">
        <w:tc>
          <w:tcPr>
            <w:tcW w:w="778" w:type="pct"/>
          </w:tcPr>
          <w:p w:rsidR="002F25C2" w:rsidP="002F25C2" w:rsidRDefault="002F25C2" w14:paraId="5D6683A4" w14:textId="51EB9750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9021C8">
              <w:rPr>
                <w:rFonts w:ascii="CordiaUPC" w:hAnsi="CordiaUPC" w:cs="CordiaUPC"/>
                <w:sz w:val="28"/>
                <w:szCs w:val="28"/>
              </w:rPr>
              <w:t>00021</w:t>
            </w:r>
          </w:p>
        </w:tc>
        <w:tc>
          <w:tcPr>
            <w:tcW w:w="1626" w:type="pct"/>
          </w:tcPr>
          <w:p w:rsidR="002F25C2" w:rsidP="002F25C2" w:rsidRDefault="002F25C2" w14:paraId="40D50D7C" w14:textId="1140A07E">
            <w:r>
              <w:t>Share Member must be less than or equal to No</w:t>
            </w:r>
            <w:r>
              <w:rPr>
                <w:rFonts w:cs="Angsana New"/>
                <w:cs/>
              </w:rPr>
              <w:t xml:space="preserve">. </w:t>
            </w:r>
            <w:r>
              <w:t>Of Member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2F25C2" w:rsidP="002F25C2" w:rsidRDefault="002F25C2" w14:paraId="48731EE5" w14:textId="4A906722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เมื่อ </w:t>
            </w:r>
            <w:r>
              <w:t>Share Member</w:t>
            </w:r>
            <w:r>
              <w:rPr>
                <w:rFonts w:hint="cs"/>
                <w:cs/>
              </w:rPr>
              <w:t xml:space="preserve"> มีค่า </w:t>
            </w:r>
            <w:r>
              <w:t>Share Member</w:t>
            </w:r>
            <w:r>
              <w:rPr>
                <w:rFonts w:hint="cs"/>
                <w:cs/>
              </w:rPr>
              <w:t xml:space="preserve"> ต้องมีค่าน้อยกว่าหรือเท่ากับ</w:t>
            </w:r>
            <w:r>
              <w:t xml:space="preserve"> No</w:t>
            </w:r>
            <w:r>
              <w:rPr>
                <w:rFonts w:cs="Angsana New"/>
                <w:cs/>
              </w:rPr>
              <w:t xml:space="preserve">. </w:t>
            </w:r>
            <w:r>
              <w:t>Of Member</w:t>
            </w:r>
          </w:p>
        </w:tc>
        <w:tc>
          <w:tcPr>
            <w:tcW w:w="735" w:type="pct"/>
          </w:tcPr>
          <w:p w:rsidR="002F25C2" w:rsidP="002F25C2" w:rsidRDefault="002F25C2" w14:paraId="037510A9" w14:textId="77777777">
            <w:pPr>
              <w:rPr>
                <w:rFonts w:cs="CordiaUPC"/>
                <w:szCs w:val="36"/>
              </w:rPr>
            </w:pPr>
          </w:p>
        </w:tc>
      </w:tr>
      <w:tr w:rsidR="002F25C2" w:rsidTr="00BC3479" w14:paraId="0287601A" w14:textId="77777777">
        <w:tc>
          <w:tcPr>
            <w:tcW w:w="778" w:type="pct"/>
          </w:tcPr>
          <w:p w:rsidR="002F25C2" w:rsidP="002F25C2" w:rsidRDefault="002F25C2" w14:paraId="25686222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9E5F08">
              <w:rPr>
                <w:rFonts w:ascii="CordiaUPC" w:hAnsi="CordiaUPC" w:cs="CordiaUPC"/>
                <w:sz w:val="28"/>
                <w:szCs w:val="28"/>
              </w:rPr>
              <w:t>00023</w:t>
            </w:r>
          </w:p>
        </w:tc>
        <w:tc>
          <w:tcPr>
            <w:tcW w:w="1626" w:type="pct"/>
          </w:tcPr>
          <w:p w:rsidR="002F25C2" w:rsidP="002F25C2" w:rsidRDefault="002F25C2" w14:paraId="30897A49" w14:textId="6AAB9336">
            <w:r>
              <w:t xml:space="preserve">Share Member must be 2 decimal </w:t>
            </w:r>
            <w:r>
              <w:rPr>
                <w:rFonts w:cs="Angsana New"/>
                <w:cs/>
              </w:rPr>
              <w:t>(</w:t>
            </w:r>
            <w:r>
              <w:t>Min 1, Max 999,999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1861" w:type="pct"/>
          </w:tcPr>
          <w:p w:rsidR="002F25C2" w:rsidP="002F25C2" w:rsidRDefault="002F25C2" w14:paraId="25250462" w14:textId="4F368B79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shareMember </w:t>
            </w:r>
            <w:r>
              <w:rPr>
                <w:rFonts w:hint="cs"/>
                <w:cs/>
              </w:rPr>
              <w:t xml:space="preserve">มีค่า ดังนั้น </w:t>
            </w:r>
            <w:r>
              <w:t xml:space="preserve">shareMember </w:t>
            </w:r>
            <w:r>
              <w:rPr>
                <w:rFonts w:hint="cs"/>
                <w:cs/>
              </w:rPr>
              <w:t xml:space="preserve">จะต้องเป็นตัวเลขจำนวนเต็มและมีค่าอยู่ในช่วง </w:t>
            </w:r>
            <w:r>
              <w:t xml:space="preserve">0 </w:t>
            </w:r>
            <w:r>
              <w:rPr>
                <w:rFonts w:cs="Angsana New"/>
                <w:cs/>
              </w:rPr>
              <w:t xml:space="preserve">– </w:t>
            </w:r>
            <w:r>
              <w:t>999,999</w:t>
            </w:r>
          </w:p>
        </w:tc>
        <w:tc>
          <w:tcPr>
            <w:tcW w:w="735" w:type="pct"/>
          </w:tcPr>
          <w:p w:rsidR="002F25C2" w:rsidP="002F25C2" w:rsidRDefault="002F25C2" w14:paraId="1825F07B" w14:textId="77777777">
            <w:pPr>
              <w:rPr>
                <w:rFonts w:cs="CordiaUPC"/>
                <w:szCs w:val="36"/>
              </w:rPr>
            </w:pPr>
          </w:p>
        </w:tc>
      </w:tr>
      <w:tr w:rsidR="002F25C2" w:rsidTr="00F05FFB" w14:paraId="5394DB73" w14:textId="77777777">
        <w:tc>
          <w:tcPr>
            <w:tcW w:w="5000" w:type="pct"/>
            <w:gridSpan w:val="4"/>
            <w:shd w:val="clear" w:color="auto" w:fill="C2D69B" w:themeFill="accent3" w:themeFillTint="99"/>
          </w:tcPr>
          <w:p w:rsidR="002F25C2" w:rsidP="002F25C2" w:rsidRDefault="002F25C2" w14:paraId="32A73479" w14:textId="02247CBF">
            <w:pPr>
              <w:pStyle w:val="HeaderTable"/>
            </w:pPr>
            <w:r>
              <w:t>End Internet Quota Detail Section</w:t>
            </w:r>
          </w:p>
        </w:tc>
      </w:tr>
    </w:tbl>
    <w:p w:rsidRPr="008979A8" w:rsidR="007F5A12" w:rsidP="00BB3F68" w:rsidRDefault="007F5A12" w14:paraId="49CC8112" w14:textId="77777777">
      <w:pPr>
        <w:pStyle w:val="Heading3"/>
        <w:numPr>
          <w:ilvl w:val="0"/>
          <w:numId w:val="58"/>
        </w:numPr>
        <w:rPr>
          <w:rFonts w:ascii="CordiaUPC" w:hAnsi="CordiaUPC" w:cs="CordiaUPC"/>
          <w:sz w:val="32"/>
          <w:szCs w:val="32"/>
        </w:rPr>
      </w:pPr>
      <w:r w:rsidRPr="008979A8">
        <w:rPr>
          <w:rFonts w:ascii="CordiaUPC" w:hAnsi="CordiaUPC" w:cs="CordiaUPC"/>
          <w:sz w:val="32"/>
          <w:szCs w:val="32"/>
        </w:rPr>
        <w:t>Mapping to DB</w:t>
      </w:r>
    </w:p>
    <w:tbl>
      <w:tblPr>
        <w:tblW w:w="4977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348"/>
        <w:gridCol w:w="2486"/>
        <w:gridCol w:w="4141"/>
      </w:tblGrid>
      <w:tr w:rsidRPr="008979A8" w:rsidR="007F5A12" w:rsidTr="00F05FFB" w14:paraId="6DA22AC9" w14:textId="77777777">
        <w:trPr>
          <w:cantSplit/>
          <w:tblHeader/>
        </w:trPr>
        <w:tc>
          <w:tcPr>
            <w:tcW w:w="1308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7F5A12" w:rsidP="00F05FFB" w:rsidRDefault="007F5A12" w14:paraId="45806688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Database Table</w:t>
            </w:r>
          </w:p>
        </w:tc>
        <w:tc>
          <w:tcPr>
            <w:tcW w:w="1385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7F5A12" w:rsidP="00F05FFB" w:rsidRDefault="007F5A12" w14:paraId="69EA44D3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Database Column</w:t>
            </w:r>
          </w:p>
        </w:tc>
        <w:tc>
          <w:tcPr>
            <w:tcW w:w="2307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7F5A12" w:rsidP="00F05FFB" w:rsidRDefault="007F5A12" w14:paraId="5B5F2F30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Field on Screen</w:t>
            </w:r>
          </w:p>
        </w:tc>
      </w:tr>
      <w:tr w:rsidRPr="008979A8" w:rsidR="00B87026" w:rsidTr="00F05FFB" w14:paraId="31708BAC" w14:textId="77777777">
        <w:tc>
          <w:tcPr>
            <w:tcW w:w="1308" w:type="pct"/>
            <w:vMerge w:val="restart"/>
          </w:tcPr>
          <w:p w:rsidRPr="008979A8" w:rsidR="00B87026" w:rsidP="00535A75" w:rsidRDefault="00B87026" w14:paraId="015065DF" w14:textId="3E3B24E3">
            <w:pPr>
              <w:rPr>
                <w:rFonts w:cs="CordiaUPC"/>
              </w:rPr>
            </w:pPr>
            <w:r>
              <w:rPr>
                <w:rFonts w:cs="CordiaUPC"/>
              </w:rPr>
              <w:t>MASS</w:t>
            </w:r>
            <w:r w:rsidRPr="00F33A0D">
              <w:rPr>
                <w:rFonts w:cs="CordiaUPC"/>
              </w:rPr>
              <w:t>_</w:t>
            </w:r>
            <w:r>
              <w:rPr>
                <w:rFonts w:cs="CordiaUPC"/>
              </w:rPr>
              <w:t>INTERNET</w:t>
            </w:r>
          </w:p>
        </w:tc>
        <w:tc>
          <w:tcPr>
            <w:tcW w:w="1385" w:type="pct"/>
          </w:tcPr>
          <w:p w:rsidRPr="008979A8" w:rsidR="00B87026" w:rsidP="00535A75" w:rsidRDefault="00B87026" w14:paraId="0460D171" w14:textId="77777777">
            <w:pPr>
              <w:spacing w:after="0"/>
              <w:rPr>
                <w:rFonts w:cs="CordiaUPC"/>
              </w:rPr>
            </w:pPr>
            <w:r>
              <w:rPr>
                <w:rFonts w:cs="CordiaUPC"/>
              </w:rPr>
              <w:t>ROW_ID</w:t>
            </w:r>
          </w:p>
        </w:tc>
        <w:tc>
          <w:tcPr>
            <w:tcW w:w="2307" w:type="pct"/>
          </w:tcPr>
          <w:p w:rsidR="00B87026" w:rsidP="00535A75" w:rsidRDefault="00B87026" w14:paraId="090A5263" w14:textId="77777777">
            <w:pPr>
              <w:spacing w:after="0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ครั้งแรก</w:t>
            </w:r>
          </w:p>
          <w:p w:rsidR="00B87026" w:rsidP="00535A75" w:rsidRDefault="00B87026" w14:paraId="6C0743C7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ให้ระบบ </w:t>
            </w:r>
            <w:r>
              <w:rPr>
                <w:rFonts w:cs="CordiaUPC"/>
              </w:rPr>
              <w:t xml:space="preserve">Auto Generate </w:t>
            </w:r>
          </w:p>
          <w:p w:rsidR="00B87026" w:rsidP="00535A75" w:rsidRDefault="00B87026" w14:paraId="6DC022C0" w14:textId="77777777">
            <w:pPr>
              <w:spacing w:after="0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ครั้งถัดไป</w:t>
            </w:r>
          </w:p>
          <w:p w:rsidRPr="008979A8" w:rsidR="00B87026" w:rsidP="00535A75" w:rsidRDefault="00B87026" w14:paraId="114F7CB9" w14:textId="7F020A85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ให้ใช้ </w:t>
            </w:r>
            <w:r>
              <w:rPr>
                <w:rFonts w:cs="CordiaUPC"/>
              </w:rPr>
              <w:t xml:space="preserve">Row ID </w:t>
            </w:r>
            <w:r>
              <w:rPr>
                <w:rFonts w:hint="cs" w:cs="Angsana New"/>
                <w:cs/>
              </w:rPr>
              <w:t>เดิม</w:t>
            </w:r>
          </w:p>
        </w:tc>
      </w:tr>
      <w:tr w:rsidRPr="008979A8" w:rsidR="00B87026" w:rsidTr="00F05FFB" w14:paraId="643A212C" w14:textId="77777777">
        <w:tc>
          <w:tcPr>
            <w:tcW w:w="1308" w:type="pct"/>
            <w:vMerge/>
          </w:tcPr>
          <w:p w:rsidRPr="008979A8" w:rsidR="00B87026" w:rsidP="00535A75" w:rsidRDefault="00B87026" w14:paraId="670F1695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B87026" w:rsidP="00535A75" w:rsidRDefault="00B87026" w14:paraId="48E24DD6" w14:textId="7CCAF077">
            <w:pPr>
              <w:spacing w:after="0"/>
              <w:rPr>
                <w:rFonts w:cs="CordiaUPC"/>
              </w:rPr>
            </w:pPr>
            <w:r>
              <w:rPr>
                <w:rFonts w:cs="CordiaUPC"/>
              </w:rPr>
              <w:t>REFERENCE</w:t>
            </w:r>
            <w:r w:rsidRPr="008979A8">
              <w:rPr>
                <w:rFonts w:cs="CordiaUPC"/>
              </w:rPr>
              <w:t>_ROW_ID</w:t>
            </w:r>
          </w:p>
        </w:tc>
        <w:tc>
          <w:tcPr>
            <w:tcW w:w="2307" w:type="pct"/>
          </w:tcPr>
          <w:p w:rsidRPr="007B3FDA" w:rsidR="00B87026" w:rsidP="00535A75" w:rsidRDefault="00B87026" w14:paraId="2CD0E050" w14:textId="662AB3DE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>ให้</w:t>
            </w:r>
            <w:r w:rsidRPr="008979A8">
              <w:rPr>
                <w:rFonts w:cs="Angsana New"/>
                <w:cs/>
              </w:rPr>
              <w:t>ใช้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CordiaUPC"/>
              </w:rPr>
              <w:t>MASS_PO_DETAIL</w:t>
            </w:r>
            <w:r w:rsidRPr="008979A8">
              <w:rPr>
                <w:rFonts w:cs="Angsana New"/>
                <w:cs/>
              </w:rPr>
              <w:t>.</w:t>
            </w:r>
            <w:r w:rsidRPr="008979A8">
              <w:rPr>
                <w:rFonts w:cs="CordiaUPC"/>
              </w:rPr>
              <w:t>ROW_ID</w:t>
            </w:r>
            <w:r>
              <w:rPr>
                <w:rFonts w:hint="cs" w:cs="Angsana New"/>
                <w:cs/>
              </w:rPr>
              <w:t xml:space="preserve"> เดิม</w:t>
            </w:r>
          </w:p>
        </w:tc>
      </w:tr>
      <w:tr w:rsidRPr="008979A8" w:rsidR="00B87026" w:rsidTr="00F05FFB" w14:paraId="285357E3" w14:textId="77777777">
        <w:tc>
          <w:tcPr>
            <w:tcW w:w="1308" w:type="pct"/>
            <w:vMerge/>
          </w:tcPr>
          <w:p w:rsidRPr="008979A8" w:rsidR="00B87026" w:rsidP="00535A75" w:rsidRDefault="00B87026" w14:paraId="7683E540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B87026" w:rsidP="00535A75" w:rsidRDefault="00B87026" w14:paraId="3CFECB26" w14:textId="51FB7C4F">
            <w:pPr>
              <w:spacing w:after="0"/>
              <w:rPr>
                <w:rFonts w:cs="CordiaUPC"/>
              </w:rPr>
            </w:pPr>
            <w:r>
              <w:rPr>
                <w:rFonts w:cs="CordiaUPC"/>
              </w:rPr>
              <w:t>REWARD_ROW_ID</w:t>
            </w:r>
          </w:p>
        </w:tc>
        <w:tc>
          <w:tcPr>
            <w:tcW w:w="2307" w:type="pct"/>
          </w:tcPr>
          <w:p w:rsidRPr="00C11331" w:rsidR="00B87026" w:rsidP="009539CE" w:rsidRDefault="00B87026" w14:paraId="37DCB306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>Tab Reward per Target Customer</w:t>
            </w:r>
          </w:p>
          <w:p w:rsidRPr="00E42349" w:rsidR="00B87026" w:rsidP="00E42349" w:rsidRDefault="00B87026" w14:paraId="15C4573C" w14:textId="28CCBC3B">
            <w:pPr>
              <w:pStyle w:val="ListParagraph"/>
              <w:numPr>
                <w:ilvl w:val="0"/>
                <w:numId w:val="296"/>
              </w:numPr>
              <w:rPr>
                <w:rFonts w:cs="CordiaUPC"/>
                <w:cs/>
              </w:rPr>
            </w:pPr>
            <w:r w:rsidRPr="00E42349">
              <w:rPr>
                <w:rFonts w:cs="CordiaUPC"/>
              </w:rPr>
              <w:t>MASS_REWARD_TARGET_CUSTOMER</w:t>
            </w:r>
            <w:r w:rsidRPr="00E42349">
              <w:rPr>
                <w:rFonts w:cs="Angsana New"/>
                <w:cs/>
              </w:rPr>
              <w:t>.</w:t>
            </w:r>
            <w:r w:rsidRPr="00E42349">
              <w:rPr>
                <w:rFonts w:cs="CordiaUPC"/>
              </w:rPr>
              <w:t>ROW_ID</w:t>
            </w:r>
          </w:p>
        </w:tc>
      </w:tr>
      <w:tr w:rsidRPr="008979A8" w:rsidR="00B87026" w:rsidTr="00F05FFB" w14:paraId="70F79C7B" w14:textId="77777777">
        <w:tc>
          <w:tcPr>
            <w:tcW w:w="1308" w:type="pct"/>
            <w:vMerge/>
          </w:tcPr>
          <w:p w:rsidRPr="008979A8" w:rsidR="00B87026" w:rsidP="00535A75" w:rsidRDefault="00B87026" w14:paraId="1AF87287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B87026" w:rsidP="00535A75" w:rsidRDefault="00B87026" w14:paraId="484E6E53" w14:textId="3F57BE28">
            <w:pPr>
              <w:spacing w:after="0"/>
              <w:rPr>
                <w:rFonts w:cs="CordiaUPC"/>
              </w:rPr>
            </w:pPr>
            <w:r w:rsidRPr="008979A8">
              <w:rPr>
                <w:rFonts w:cs="CordiaUPC"/>
              </w:rPr>
              <w:t>FREE_RESOURCE_TYPE</w:t>
            </w:r>
          </w:p>
        </w:tc>
        <w:tc>
          <w:tcPr>
            <w:tcW w:w="2307" w:type="pct"/>
          </w:tcPr>
          <w:p w:rsidR="00B87026" w:rsidP="00535A75" w:rsidRDefault="00B87026" w14:paraId="63D58B26" w14:textId="719384B0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>Tab Internet</w:t>
            </w:r>
          </w:p>
          <w:p w:rsidRPr="00E42349" w:rsidR="00B87026" w:rsidP="00E42349" w:rsidRDefault="00B87026" w14:paraId="79EE8D9B" w14:textId="77777777">
            <w:pPr>
              <w:pStyle w:val="ListParagraph"/>
              <w:numPr>
                <w:ilvl w:val="0"/>
                <w:numId w:val="296"/>
              </w:numPr>
              <w:rPr>
                <w:rFonts w:cs="CordiaUPC"/>
              </w:rPr>
            </w:pPr>
            <w:r w:rsidRPr="00E42349">
              <w:rPr>
                <w:rFonts w:cs="Angsana New"/>
                <w:cs/>
              </w:rPr>
              <w:t xml:space="preserve">ให้ </w:t>
            </w:r>
            <w:r w:rsidRPr="00E42349">
              <w:rPr>
                <w:rFonts w:cs="CordiaUPC"/>
              </w:rPr>
              <w:t xml:space="preserve">Default </w:t>
            </w:r>
            <w:r w:rsidRPr="00E42349">
              <w:rPr>
                <w:rFonts w:cs="Angsana New"/>
                <w:cs/>
              </w:rPr>
              <w:t>ค่าเป็น “</w:t>
            </w:r>
            <w:r w:rsidRPr="00E42349">
              <w:rPr>
                <w:rFonts w:cs="CordiaUPC"/>
              </w:rPr>
              <w:t>Product Pricing</w:t>
            </w:r>
            <w:r w:rsidRPr="00E42349">
              <w:rPr>
                <w:rFonts w:cs="Angsana New"/>
                <w:cs/>
              </w:rPr>
              <w:t>”</w:t>
            </w:r>
          </w:p>
          <w:p w:rsidRPr="00C11331" w:rsidR="00B87026" w:rsidP="00F673F8" w:rsidRDefault="00B87026" w14:paraId="4FBB69C5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>Tab Reward per Target Customer</w:t>
            </w:r>
          </w:p>
          <w:p w:rsidRPr="00E42349" w:rsidR="00B87026" w:rsidP="00E42349" w:rsidRDefault="00B87026" w14:paraId="03EB325C" w14:textId="52B61AEA">
            <w:pPr>
              <w:pStyle w:val="ListParagraph"/>
              <w:numPr>
                <w:ilvl w:val="0"/>
                <w:numId w:val="296"/>
              </w:numPr>
              <w:rPr>
                <w:rFonts w:cs="CordiaUPC"/>
                <w:cs/>
              </w:rPr>
            </w:pPr>
            <w:r w:rsidRPr="00C11331">
              <w:rPr>
                <w:rFonts w:cs="Angsana New"/>
                <w:cs/>
              </w:rPr>
              <w:t xml:space="preserve">ให้ </w:t>
            </w:r>
            <w:r w:rsidRPr="00C11331">
              <w:rPr>
                <w:rFonts w:cs="CordiaUPC"/>
              </w:rPr>
              <w:t xml:space="preserve">Default </w:t>
            </w:r>
            <w:r w:rsidRPr="00C11331">
              <w:rPr>
                <w:rFonts w:cs="Angsana New"/>
                <w:cs/>
              </w:rPr>
              <w:t>ค่าเป็น “</w:t>
            </w:r>
            <w:r>
              <w:rPr>
                <w:rFonts w:cs="CordiaUPC"/>
              </w:rPr>
              <w:t>Reward per Target Customer</w:t>
            </w:r>
            <w:r w:rsidRPr="00C11331">
              <w:rPr>
                <w:rFonts w:cs="Angsana New"/>
                <w:cs/>
              </w:rPr>
              <w:t>”</w:t>
            </w:r>
          </w:p>
        </w:tc>
      </w:tr>
      <w:tr w:rsidRPr="008979A8" w:rsidR="00B87026" w:rsidTr="00F05FFB" w14:paraId="76B6D4A2" w14:textId="77777777">
        <w:tc>
          <w:tcPr>
            <w:tcW w:w="1308" w:type="pct"/>
            <w:vMerge/>
          </w:tcPr>
          <w:p w:rsidRPr="008979A8" w:rsidR="00B87026" w:rsidP="00535A75" w:rsidRDefault="00B87026" w14:paraId="45AB247A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B87026" w:rsidP="00535A75" w:rsidRDefault="00B87026" w14:paraId="51A323F3" w14:textId="5E7FEA5B">
            <w:pPr>
              <w:spacing w:after="0"/>
              <w:rPr>
                <w:rFonts w:cs="CordiaUPC"/>
              </w:rPr>
            </w:pPr>
            <w:r>
              <w:rPr>
                <w:rFonts w:cs="CordiaUPC"/>
              </w:rPr>
              <w:t>INTERNET_USAGE_TYPE</w:t>
            </w:r>
          </w:p>
        </w:tc>
        <w:tc>
          <w:tcPr>
            <w:tcW w:w="2307" w:type="pct"/>
          </w:tcPr>
          <w:p w:rsidR="00B87026" w:rsidP="00535A75" w:rsidRDefault="00B87026" w14:paraId="7AA713FD" w14:textId="6C4E9287">
            <w:pPr>
              <w:rPr>
                <w:rFonts w:cs="CordiaUPC"/>
              </w:rPr>
            </w:pPr>
            <w:r w:rsidRPr="007B3FDA">
              <w:rPr>
                <w:rFonts w:cs="CordiaUPC"/>
              </w:rPr>
              <w:t>internetUsageType</w:t>
            </w:r>
          </w:p>
        </w:tc>
      </w:tr>
      <w:tr w:rsidRPr="008979A8" w:rsidR="00B87026" w:rsidTr="00F05FFB" w14:paraId="48BCCC21" w14:textId="77777777">
        <w:tc>
          <w:tcPr>
            <w:tcW w:w="1308" w:type="pct"/>
            <w:vMerge/>
          </w:tcPr>
          <w:p w:rsidRPr="008979A8" w:rsidR="00B87026" w:rsidP="00535A75" w:rsidRDefault="00B87026" w14:paraId="4E674DDF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B87026" w:rsidP="00535A75" w:rsidRDefault="00B87026" w14:paraId="6C234186" w14:textId="06857B39">
            <w:pPr>
              <w:spacing w:after="0"/>
              <w:rPr>
                <w:rFonts w:cs="CordiaUPC"/>
              </w:rPr>
            </w:pPr>
            <w:r>
              <w:rPr>
                <w:rFonts w:cs="CordiaUPC"/>
              </w:rPr>
              <w:t>INTERNET_QUOTA_TYPE</w:t>
            </w:r>
          </w:p>
        </w:tc>
        <w:tc>
          <w:tcPr>
            <w:tcW w:w="2307" w:type="pct"/>
          </w:tcPr>
          <w:p w:rsidR="00B87026" w:rsidP="00535A75" w:rsidRDefault="00B87026" w14:paraId="1F959689" w14:textId="49D4DD26">
            <w:pPr>
              <w:rPr>
                <w:rFonts w:cs="CordiaUPC"/>
              </w:rPr>
            </w:pPr>
            <w:r w:rsidRPr="007B3FDA">
              <w:rPr>
                <w:rFonts w:cs="CordiaUPC"/>
              </w:rPr>
              <w:t>internetQuotaType</w:t>
            </w:r>
          </w:p>
        </w:tc>
      </w:tr>
      <w:tr w:rsidRPr="008979A8" w:rsidR="00B87026" w:rsidTr="00F05FFB" w14:paraId="7CFE95B7" w14:textId="77777777">
        <w:tc>
          <w:tcPr>
            <w:tcW w:w="1308" w:type="pct"/>
            <w:vMerge/>
          </w:tcPr>
          <w:p w:rsidRPr="008979A8" w:rsidR="00B87026" w:rsidP="00535A75" w:rsidRDefault="00B87026" w14:paraId="2D83D21B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B87026" w:rsidP="00535A75" w:rsidRDefault="00B87026" w14:paraId="35201F8A" w14:textId="32AC1FE5">
            <w:pPr>
              <w:spacing w:after="0"/>
              <w:rPr>
                <w:rFonts w:cs="CordiaUPC"/>
              </w:rPr>
            </w:pPr>
            <w:r w:rsidRPr="00F33A0D">
              <w:rPr>
                <w:rFonts w:cs="CordiaUPC"/>
              </w:rPr>
              <w:t>BUSINESS_</w:t>
            </w:r>
            <w:r>
              <w:rPr>
                <w:rFonts w:cs="CordiaUPC"/>
              </w:rPr>
              <w:t>INTERNET_ROW_ID</w:t>
            </w:r>
          </w:p>
        </w:tc>
        <w:tc>
          <w:tcPr>
            <w:tcW w:w="2307" w:type="pct"/>
          </w:tcPr>
          <w:p w:rsidRPr="007B3FDA" w:rsidR="00B87026" w:rsidP="00535A75" w:rsidRDefault="00B87026" w14:paraId="2C66C0C8" w14:textId="131A647A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>ให้</w:t>
            </w:r>
            <w:r>
              <w:rPr>
                <w:rFonts w:cs="Angsana New"/>
                <w:cs/>
              </w:rPr>
              <w:t>ใช</w:t>
            </w:r>
            <w:r>
              <w:rPr>
                <w:rFonts w:hint="cs" w:cs="Angsana New"/>
                <w:cs/>
              </w:rPr>
              <w:t xml:space="preserve">้ </w:t>
            </w:r>
            <w:r>
              <w:rPr>
                <w:rFonts w:cs="CordiaUPC"/>
              </w:rPr>
              <w:t>MASS_BUSINESS_INTERNET</w:t>
            </w:r>
            <w:r w:rsidRPr="008979A8">
              <w:rPr>
                <w:rFonts w:cs="Angsana New"/>
                <w:cs/>
              </w:rPr>
              <w:t>.</w:t>
            </w:r>
            <w:r w:rsidRPr="008979A8">
              <w:rPr>
                <w:rFonts w:cs="CordiaUPC"/>
              </w:rPr>
              <w:t>ROW_ID</w:t>
            </w:r>
          </w:p>
        </w:tc>
      </w:tr>
      <w:tr w:rsidRPr="008979A8" w:rsidR="00B87026" w:rsidTr="00F05FFB" w14:paraId="1BC59824" w14:textId="77777777">
        <w:tc>
          <w:tcPr>
            <w:tcW w:w="1308" w:type="pct"/>
            <w:vMerge/>
          </w:tcPr>
          <w:p w:rsidRPr="008979A8" w:rsidR="00B87026" w:rsidP="00535A75" w:rsidRDefault="00B87026" w14:paraId="4DC27E3F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B87026" w:rsidP="00535A75" w:rsidRDefault="00B87026" w14:paraId="39721EF6" w14:textId="33E6BD8F">
            <w:pPr>
              <w:spacing w:after="0"/>
              <w:rPr>
                <w:rFonts w:cs="CordiaUPC"/>
              </w:rPr>
            </w:pPr>
            <w:r>
              <w:rPr>
                <w:rFonts w:cs="CordiaUPC"/>
              </w:rPr>
              <w:t>INTERNET_SPEED</w:t>
            </w:r>
          </w:p>
        </w:tc>
        <w:tc>
          <w:tcPr>
            <w:tcW w:w="2307" w:type="pct"/>
          </w:tcPr>
          <w:p w:rsidR="00B87026" w:rsidP="00742789" w:rsidRDefault="00B87026" w14:paraId="2E402191" w14:textId="357F4A9D">
            <w:r>
              <w:rPr>
                <w:rFonts w:hint="cs" w:cs="Angsana New"/>
                <w:cs/>
              </w:rPr>
              <w:t xml:space="preserve">ถ้า </w:t>
            </w:r>
            <w:r w:rsidRPr="00764EF0">
              <w:rPr>
                <w:rFonts w:cs="CordiaUPC"/>
              </w:rPr>
              <w:t>internetQuotaType</w:t>
            </w:r>
            <w:r w:rsidRPr="00764EF0">
              <w:rPr>
                <w:rFonts w:cs="Angsana New"/>
                <w:cs/>
              </w:rPr>
              <w:t xml:space="preserve"> </w:t>
            </w:r>
            <w:r w:rsidRPr="00764EF0">
              <w:rPr>
                <w:rFonts w:hint="cs"/>
                <w:cs/>
              </w:rPr>
              <w:t xml:space="preserve">มีค่าที่ </w:t>
            </w:r>
            <w:r w:rsidRPr="00764EF0">
              <w:t>lov_val3</w:t>
            </w:r>
            <w:r w:rsidRPr="00764EF0">
              <w:rPr>
                <w:rFonts w:hint="cs"/>
                <w:cs/>
              </w:rPr>
              <w:t xml:space="preserve"> ประกอบด้วย</w:t>
            </w:r>
            <w:r>
              <w:rPr>
                <w:rFonts w:cs="Angsana New"/>
                <w:cs/>
              </w:rPr>
              <w:t xml:space="preserve"> “</w:t>
            </w:r>
            <w:r>
              <w:t>InternetSpeed</w:t>
            </w:r>
            <w:r>
              <w:rPr>
                <w:rFonts w:cs="Angsana New"/>
                <w:cs/>
              </w:rPr>
              <w:t>”</w:t>
            </w:r>
          </w:p>
          <w:p w:rsidR="00B87026" w:rsidP="00535A75" w:rsidRDefault="00B87026" w14:paraId="3A854FE0" w14:textId="4CBC8186">
            <w:r w:rsidRPr="00473ECC">
              <w:t>internetSpeed</w:t>
            </w:r>
          </w:p>
          <w:p w:rsidR="00B87026" w:rsidP="00535A75" w:rsidRDefault="00B87026" w14:paraId="76C1C4D9" w14:textId="61575F60">
            <w:r>
              <w:rPr>
                <w:rFonts w:hint="cs" w:cs="Angsana New"/>
                <w:cs/>
              </w:rPr>
              <w:t xml:space="preserve">ถ้า </w:t>
            </w:r>
            <w:r w:rsidRPr="00764EF0">
              <w:rPr>
                <w:rFonts w:cs="CordiaUPC"/>
              </w:rPr>
              <w:t>internetQuotaType</w:t>
            </w:r>
            <w:r w:rsidRPr="00764EF0">
              <w:rPr>
                <w:rFonts w:cs="Angsana New"/>
                <w:cs/>
              </w:rPr>
              <w:t xml:space="preserve"> </w:t>
            </w:r>
            <w:r w:rsidRPr="00764EF0">
              <w:rPr>
                <w:rFonts w:hint="cs"/>
                <w:cs/>
              </w:rPr>
              <w:t xml:space="preserve">มีค่าที่ </w:t>
            </w:r>
            <w:r w:rsidRPr="00764EF0">
              <w:t>lov_val3</w:t>
            </w:r>
            <w:r w:rsidRPr="00764EF0">
              <w:rPr>
                <w:rFonts w:hint="cs"/>
                <w:cs/>
              </w:rPr>
              <w:t xml:space="preserve"> ประกอบด้วย</w:t>
            </w:r>
            <w:r>
              <w:rPr>
                <w:rFonts w:cs="Angsana New"/>
                <w:cs/>
              </w:rPr>
              <w:t xml:space="preserve"> “</w:t>
            </w:r>
            <w:r>
              <w:t>FixedSpeed</w:t>
            </w:r>
            <w:r>
              <w:rPr>
                <w:rFonts w:cs="Angsana New"/>
                <w:cs/>
              </w:rPr>
              <w:t>”</w:t>
            </w:r>
          </w:p>
          <w:p w:rsidRPr="007B3FDA" w:rsidR="00B87026" w:rsidP="00535A75" w:rsidRDefault="00B87026" w14:paraId="6A1AA8AB" w14:textId="2AA47A41">
            <w:pPr>
              <w:rPr>
                <w:rFonts w:cs="CordiaUPC"/>
              </w:rPr>
            </w:pPr>
            <w:r w:rsidRPr="00742789">
              <w:rPr>
                <w:rFonts w:cs="CordiaUPC"/>
              </w:rPr>
              <w:t>fixedSpeedInternetSpeed</w:t>
            </w:r>
          </w:p>
        </w:tc>
      </w:tr>
      <w:tr w:rsidRPr="008979A8" w:rsidR="00170B8A" w:rsidTr="00F05FFB" w14:paraId="333E1D55" w14:textId="77777777">
        <w:tc>
          <w:tcPr>
            <w:tcW w:w="1308" w:type="pct"/>
            <w:vMerge/>
          </w:tcPr>
          <w:p w:rsidRPr="008979A8" w:rsidR="00170B8A" w:rsidP="00535A75" w:rsidRDefault="00170B8A" w14:paraId="76D6D33C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170B8A" w:rsidP="00535A75" w:rsidRDefault="00170B8A" w14:paraId="2A72AEF7" w14:textId="00B639FB">
            <w:pPr>
              <w:spacing w:after="0"/>
              <w:rPr>
                <w:rFonts w:cs="CordiaUPC"/>
              </w:rPr>
            </w:pPr>
            <w:r>
              <w:rPr>
                <w:rFonts w:cs="CordiaUPC"/>
              </w:rPr>
              <w:t>COMMU_SPEED</w:t>
            </w:r>
          </w:p>
        </w:tc>
        <w:tc>
          <w:tcPr>
            <w:tcW w:w="2307" w:type="pct"/>
          </w:tcPr>
          <w:p w:rsidR="00170B8A" w:rsidP="00170B8A" w:rsidRDefault="00170B8A" w14:paraId="3E188EA2" w14:textId="77777777">
            <w:r>
              <w:rPr>
                <w:rFonts w:hint="cs" w:cs="Angsana New"/>
                <w:cs/>
              </w:rPr>
              <w:t xml:space="preserve">ถ้า </w:t>
            </w:r>
            <w:r w:rsidRPr="00764EF0">
              <w:rPr>
                <w:rFonts w:cs="CordiaUPC"/>
              </w:rPr>
              <w:t>internetQuotaType</w:t>
            </w:r>
            <w:r w:rsidRPr="00764EF0">
              <w:rPr>
                <w:rFonts w:cs="Angsana New"/>
                <w:cs/>
              </w:rPr>
              <w:t xml:space="preserve"> </w:t>
            </w:r>
            <w:r w:rsidRPr="00764EF0">
              <w:rPr>
                <w:rFonts w:hint="cs"/>
                <w:cs/>
              </w:rPr>
              <w:t xml:space="preserve">มีค่าที่ </w:t>
            </w:r>
            <w:r w:rsidRPr="00764EF0">
              <w:t>lov_val3</w:t>
            </w:r>
            <w:r w:rsidRPr="00764EF0">
              <w:rPr>
                <w:rFonts w:hint="cs"/>
                <w:cs/>
              </w:rPr>
              <w:t xml:space="preserve"> ประกอบด้วย</w:t>
            </w:r>
            <w:r>
              <w:rPr>
                <w:rFonts w:cs="Angsana New"/>
                <w:cs/>
              </w:rPr>
              <w:t xml:space="preserve"> “</w:t>
            </w:r>
            <w:r>
              <w:t>InternetSpeed</w:t>
            </w:r>
            <w:r>
              <w:rPr>
                <w:rFonts w:cs="Angsana New"/>
                <w:cs/>
              </w:rPr>
              <w:t>”</w:t>
            </w:r>
          </w:p>
          <w:p w:rsidR="00170B8A" w:rsidP="00170B8A" w:rsidRDefault="00170B8A" w14:paraId="4F24AF32" w14:textId="7A8B34F4">
            <w:r>
              <w:t>commu</w:t>
            </w:r>
            <w:r w:rsidRPr="00473ECC">
              <w:t>Speed</w:t>
            </w:r>
          </w:p>
          <w:p w:rsidR="00170B8A" w:rsidP="00170B8A" w:rsidRDefault="00170B8A" w14:paraId="4D6202E8" w14:textId="77777777">
            <w:r>
              <w:rPr>
                <w:rFonts w:hint="cs" w:cs="Angsana New"/>
                <w:cs/>
              </w:rPr>
              <w:t xml:space="preserve">ถ้า </w:t>
            </w:r>
            <w:r w:rsidRPr="00764EF0">
              <w:rPr>
                <w:rFonts w:cs="CordiaUPC"/>
              </w:rPr>
              <w:t>internetQuotaType</w:t>
            </w:r>
            <w:r w:rsidRPr="00764EF0">
              <w:rPr>
                <w:rFonts w:cs="Angsana New"/>
                <w:cs/>
              </w:rPr>
              <w:t xml:space="preserve"> </w:t>
            </w:r>
            <w:r w:rsidRPr="00764EF0">
              <w:rPr>
                <w:rFonts w:hint="cs"/>
                <w:cs/>
              </w:rPr>
              <w:t xml:space="preserve">มีค่าที่ </w:t>
            </w:r>
            <w:r w:rsidRPr="00764EF0">
              <w:t>lov_val3</w:t>
            </w:r>
            <w:r w:rsidRPr="00764EF0">
              <w:rPr>
                <w:rFonts w:hint="cs"/>
                <w:cs/>
              </w:rPr>
              <w:t xml:space="preserve"> ประกอบด้วย</w:t>
            </w:r>
            <w:r>
              <w:rPr>
                <w:rFonts w:cs="Angsana New"/>
                <w:cs/>
              </w:rPr>
              <w:t xml:space="preserve"> “</w:t>
            </w:r>
            <w:r>
              <w:t>FixedSpeed</w:t>
            </w:r>
            <w:r>
              <w:rPr>
                <w:rFonts w:cs="Angsana New"/>
                <w:cs/>
              </w:rPr>
              <w:t>”</w:t>
            </w:r>
          </w:p>
          <w:p w:rsidR="00170B8A" w:rsidP="00170B8A" w:rsidRDefault="00170B8A" w14:paraId="0CAF117A" w14:textId="7A67EFFE">
            <w:pPr>
              <w:rPr>
                <w:rFonts w:cs="Angsana New"/>
                <w:cs/>
              </w:rPr>
            </w:pPr>
            <w:r w:rsidRPr="00742789">
              <w:rPr>
                <w:rFonts w:cs="CordiaUPC"/>
              </w:rPr>
              <w:t>fixedSpeed</w:t>
            </w:r>
            <w:r>
              <w:rPr>
                <w:rFonts w:cs="CordiaUPC"/>
              </w:rPr>
              <w:t>Commu</w:t>
            </w:r>
            <w:r w:rsidRPr="00742789">
              <w:rPr>
                <w:rFonts w:cs="CordiaUPC"/>
              </w:rPr>
              <w:t>Speed</w:t>
            </w:r>
          </w:p>
        </w:tc>
      </w:tr>
      <w:tr w:rsidRPr="008979A8" w:rsidR="00B87026" w:rsidTr="00F05FFB" w14:paraId="379667C2" w14:textId="77777777">
        <w:tc>
          <w:tcPr>
            <w:tcW w:w="1308" w:type="pct"/>
            <w:vMerge/>
          </w:tcPr>
          <w:p w:rsidRPr="008979A8" w:rsidR="00B87026" w:rsidP="00535A75" w:rsidRDefault="00B87026" w14:paraId="066A65C3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B87026" w:rsidP="00535A75" w:rsidRDefault="00B87026" w14:paraId="3ACEA4A9" w14:textId="3602E21A">
            <w:pPr>
              <w:spacing w:after="0"/>
              <w:rPr>
                <w:rFonts w:cs="CordiaUPC"/>
              </w:rPr>
            </w:pPr>
            <w:r>
              <w:t>FIXED_SPEED_PRICE_TYPE_PATTERN</w:t>
            </w:r>
          </w:p>
        </w:tc>
        <w:tc>
          <w:tcPr>
            <w:tcW w:w="2307" w:type="pct"/>
          </w:tcPr>
          <w:p w:rsidRPr="007B3FDA" w:rsidR="00B87026" w:rsidP="00535A75" w:rsidRDefault="00B87026" w14:paraId="248FB16D" w14:textId="27A8FDB8">
            <w:pPr>
              <w:rPr>
                <w:rFonts w:cs="CordiaUPC"/>
              </w:rPr>
            </w:pPr>
            <w:r w:rsidRPr="00473ECC">
              <w:t>fixedSpeedPriceTypePattern</w:t>
            </w:r>
          </w:p>
        </w:tc>
      </w:tr>
      <w:tr w:rsidRPr="008979A8" w:rsidR="00B87026" w:rsidTr="00F05FFB" w14:paraId="26A3E51F" w14:textId="77777777">
        <w:tc>
          <w:tcPr>
            <w:tcW w:w="1308" w:type="pct"/>
            <w:vMerge/>
          </w:tcPr>
          <w:p w:rsidRPr="008979A8" w:rsidR="00B87026" w:rsidP="00535A75" w:rsidRDefault="00B87026" w14:paraId="0DEFD6F9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B87026" w:rsidP="00535A75" w:rsidRDefault="00B87026" w14:paraId="4516BEC9" w14:textId="27A8E068">
            <w:pPr>
              <w:spacing w:after="0"/>
              <w:rPr>
                <w:rFonts w:cs="CordiaUPC"/>
              </w:rPr>
            </w:pPr>
            <w:r w:rsidRPr="007B3FDA">
              <w:rPr>
                <w:rFonts w:cs="CordiaUPC"/>
              </w:rPr>
              <w:t>FIXED</w:t>
            </w:r>
            <w:r>
              <w:rPr>
                <w:rFonts w:cs="CordiaUPC"/>
              </w:rPr>
              <w:t>_</w:t>
            </w:r>
            <w:r w:rsidRPr="007B3FDA">
              <w:rPr>
                <w:rFonts w:cs="CordiaUPC"/>
              </w:rPr>
              <w:t>SPEED</w:t>
            </w:r>
            <w:r>
              <w:rPr>
                <w:rFonts w:cs="CordiaUPC"/>
              </w:rPr>
              <w:t>_</w:t>
            </w:r>
            <w:r w:rsidRPr="007B3FDA">
              <w:rPr>
                <w:rFonts w:cs="CordiaUPC"/>
              </w:rPr>
              <w:t>FROM</w:t>
            </w:r>
            <w:r>
              <w:rPr>
                <w:rFonts w:cs="CordiaUPC"/>
              </w:rPr>
              <w:t>_</w:t>
            </w:r>
            <w:r w:rsidRPr="007B3FDA">
              <w:rPr>
                <w:rFonts w:cs="CordiaUPC"/>
              </w:rPr>
              <w:t>TIMING</w:t>
            </w:r>
          </w:p>
        </w:tc>
        <w:tc>
          <w:tcPr>
            <w:tcW w:w="2307" w:type="pct"/>
          </w:tcPr>
          <w:p w:rsidR="00B87026" w:rsidP="00535A75" w:rsidRDefault="00B87026" w14:paraId="14A204EE" w14:textId="191A4BB8">
            <w:pPr>
              <w:rPr>
                <w:rFonts w:cs="CordiaUPC"/>
              </w:rPr>
            </w:pPr>
            <w:r w:rsidRPr="00473ECC">
              <w:t>fixedSpeedFromTiming</w:t>
            </w:r>
          </w:p>
        </w:tc>
      </w:tr>
      <w:tr w:rsidRPr="008979A8" w:rsidR="00B87026" w:rsidTr="00F05FFB" w14:paraId="6C6481F7" w14:textId="77777777">
        <w:tc>
          <w:tcPr>
            <w:tcW w:w="1308" w:type="pct"/>
            <w:vMerge/>
          </w:tcPr>
          <w:p w:rsidRPr="008979A8" w:rsidR="00B87026" w:rsidP="00535A75" w:rsidRDefault="00B87026" w14:paraId="789994C0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B87026" w:rsidP="00535A75" w:rsidRDefault="00B87026" w14:paraId="36EC7652" w14:textId="14B5AAE9">
            <w:pPr>
              <w:spacing w:after="0"/>
              <w:rPr>
                <w:rFonts w:cs="CordiaUPC"/>
              </w:rPr>
            </w:pPr>
            <w:r w:rsidRPr="007B4956">
              <w:t>FIXED</w:t>
            </w:r>
            <w:r>
              <w:t>_</w:t>
            </w:r>
            <w:r w:rsidRPr="007B4956">
              <w:t>SPEED</w:t>
            </w:r>
            <w:r>
              <w:t>_</w:t>
            </w:r>
            <w:r w:rsidRPr="007B4956">
              <w:t>TO</w:t>
            </w:r>
            <w:r>
              <w:t>_</w:t>
            </w:r>
            <w:r w:rsidRPr="007B4956">
              <w:t>TIMING</w:t>
            </w:r>
          </w:p>
        </w:tc>
        <w:tc>
          <w:tcPr>
            <w:tcW w:w="2307" w:type="pct"/>
          </w:tcPr>
          <w:p w:rsidR="00B87026" w:rsidP="00535A75" w:rsidRDefault="00B87026" w14:paraId="28840946" w14:textId="20D79D73">
            <w:pPr>
              <w:rPr>
                <w:rFonts w:cs="CordiaUPC"/>
              </w:rPr>
            </w:pPr>
            <w:r w:rsidRPr="00473ECC">
              <w:t>fixedSpeedToTiming</w:t>
            </w:r>
          </w:p>
        </w:tc>
      </w:tr>
      <w:tr w:rsidRPr="008979A8" w:rsidR="00B87026" w:rsidTr="00F05FFB" w14:paraId="09724850" w14:textId="77777777">
        <w:tc>
          <w:tcPr>
            <w:tcW w:w="1308" w:type="pct"/>
            <w:vMerge/>
          </w:tcPr>
          <w:p w:rsidRPr="008979A8" w:rsidR="00B87026" w:rsidP="00535A75" w:rsidRDefault="00B87026" w14:paraId="26E3075F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7B4956" w:rsidR="00B87026" w:rsidP="00535A75" w:rsidRDefault="00B87026" w14:paraId="6E9E9AC1" w14:textId="22515047">
            <w:pPr>
              <w:spacing w:after="0"/>
            </w:pPr>
            <w:r w:rsidRPr="007B4956">
              <w:t>FIXED</w:t>
            </w:r>
            <w:r>
              <w:t>_</w:t>
            </w:r>
            <w:r w:rsidRPr="007B4956">
              <w:t>SPEED</w:t>
            </w:r>
            <w:r>
              <w:t>_NEXT_G</w:t>
            </w:r>
          </w:p>
        </w:tc>
        <w:tc>
          <w:tcPr>
            <w:tcW w:w="2307" w:type="pct"/>
          </w:tcPr>
          <w:p w:rsidRPr="00473ECC" w:rsidR="00B87026" w:rsidP="00535A75" w:rsidRDefault="00B87026" w14:paraId="55A3D6BF" w14:textId="34957829">
            <w:r>
              <w:t>FixedSpeedNextG</w:t>
            </w:r>
          </w:p>
        </w:tc>
      </w:tr>
      <w:tr w:rsidRPr="008979A8" w:rsidR="00B87026" w:rsidTr="00F05FFB" w14:paraId="264B9992" w14:textId="77777777">
        <w:tc>
          <w:tcPr>
            <w:tcW w:w="1308" w:type="pct"/>
            <w:vMerge/>
          </w:tcPr>
          <w:p w:rsidRPr="008979A8" w:rsidR="00B87026" w:rsidP="00535A75" w:rsidRDefault="00B87026" w14:paraId="004CE043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7B4956" w:rsidR="00B87026" w:rsidP="00535A75" w:rsidRDefault="00B87026" w14:paraId="20440A7D" w14:textId="09DAE106">
            <w:pPr>
              <w:spacing w:after="0"/>
            </w:pPr>
            <w:r w:rsidRPr="007B4956">
              <w:t>FIXED</w:t>
            </w:r>
            <w:r>
              <w:t>_</w:t>
            </w:r>
            <w:r w:rsidRPr="007B4956">
              <w:t>SPEED</w:t>
            </w:r>
            <w:r>
              <w:t>_BLOCK_BIT</w:t>
            </w:r>
          </w:p>
        </w:tc>
        <w:tc>
          <w:tcPr>
            <w:tcW w:w="2307" w:type="pct"/>
          </w:tcPr>
          <w:p w:rsidRPr="00473ECC" w:rsidR="00B87026" w:rsidP="00535A75" w:rsidRDefault="00B87026" w14:paraId="6D530DF6" w14:textId="652F7B4F">
            <w:r>
              <w:t>FixedSpeedBlockBit</w:t>
            </w:r>
          </w:p>
        </w:tc>
      </w:tr>
      <w:tr w:rsidRPr="008979A8" w:rsidR="00B87026" w:rsidTr="00F05FFB" w14:paraId="26C8D807" w14:textId="77777777">
        <w:tc>
          <w:tcPr>
            <w:tcW w:w="1308" w:type="pct"/>
            <w:vMerge/>
          </w:tcPr>
          <w:p w:rsidRPr="008979A8" w:rsidR="00B87026" w:rsidP="00535A75" w:rsidRDefault="00B87026" w14:paraId="7A265E51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B87026" w:rsidP="00535A75" w:rsidRDefault="00B87026" w14:paraId="2CFD3F70" w14:textId="186A57CE">
            <w:pPr>
              <w:spacing w:after="0"/>
              <w:rPr>
                <w:rFonts w:cs="CordiaUPC"/>
              </w:rPr>
            </w:pPr>
            <w:r w:rsidRPr="007B4956">
              <w:t>INTERNET</w:t>
            </w:r>
            <w:r>
              <w:t>_</w:t>
            </w:r>
            <w:r w:rsidRPr="007B4956">
              <w:t>THROTTLING</w:t>
            </w:r>
            <w:r>
              <w:t>_</w:t>
            </w:r>
            <w:r w:rsidRPr="007B4956">
              <w:t>SPEED</w:t>
            </w:r>
          </w:p>
        </w:tc>
        <w:tc>
          <w:tcPr>
            <w:tcW w:w="2307" w:type="pct"/>
          </w:tcPr>
          <w:p w:rsidR="00B87026" w:rsidP="00535A75" w:rsidRDefault="00B87026" w14:paraId="0A7788D4" w14:textId="524AAD31">
            <w:pPr>
              <w:rPr>
                <w:rFonts w:cs="CordiaUPC"/>
              </w:rPr>
            </w:pPr>
            <w:r w:rsidRPr="002C5FB8">
              <w:t>internetThrottlingSpeed</w:t>
            </w:r>
          </w:p>
        </w:tc>
      </w:tr>
      <w:tr w:rsidRPr="008979A8" w:rsidR="00170B8A" w:rsidTr="00F05FFB" w14:paraId="71BAAC7F" w14:textId="77777777">
        <w:tc>
          <w:tcPr>
            <w:tcW w:w="1308" w:type="pct"/>
            <w:vMerge/>
          </w:tcPr>
          <w:p w:rsidRPr="008979A8" w:rsidR="00170B8A" w:rsidP="00170B8A" w:rsidRDefault="00170B8A" w14:paraId="386EF744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7B4956" w:rsidR="00170B8A" w:rsidP="00170B8A" w:rsidRDefault="00170B8A" w14:paraId="1410AB2C" w14:textId="45D65093">
            <w:pPr>
              <w:spacing w:after="0"/>
            </w:pPr>
            <w:r>
              <w:t>COMMU_</w:t>
            </w:r>
            <w:r w:rsidRPr="007B4956">
              <w:t>THROTTLING</w:t>
            </w:r>
            <w:r>
              <w:t>_</w:t>
            </w:r>
            <w:r w:rsidRPr="007B4956">
              <w:t>SPEED</w:t>
            </w:r>
          </w:p>
        </w:tc>
        <w:tc>
          <w:tcPr>
            <w:tcW w:w="2307" w:type="pct"/>
          </w:tcPr>
          <w:p w:rsidRPr="002C5FB8" w:rsidR="00170B8A" w:rsidP="00170B8A" w:rsidRDefault="00170B8A" w14:paraId="5E8364B0" w14:textId="5B794A4D">
            <w:r>
              <w:t>commu</w:t>
            </w:r>
            <w:r w:rsidRPr="002C5FB8">
              <w:t>ThrottlingSpeed</w:t>
            </w:r>
          </w:p>
        </w:tc>
      </w:tr>
      <w:tr w:rsidRPr="008979A8" w:rsidR="00170B8A" w:rsidTr="00F05FFB" w14:paraId="4A0B3B8B" w14:textId="77777777">
        <w:tc>
          <w:tcPr>
            <w:tcW w:w="1308" w:type="pct"/>
            <w:vMerge/>
          </w:tcPr>
          <w:p w:rsidRPr="008979A8" w:rsidR="00170B8A" w:rsidP="00170B8A" w:rsidRDefault="00170B8A" w14:paraId="7FE1DBD2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7B4956" w:rsidR="00170B8A" w:rsidP="00170B8A" w:rsidRDefault="00170B8A" w14:paraId="16BAFEE1" w14:textId="72511361">
            <w:pPr>
              <w:spacing w:after="0"/>
            </w:pPr>
            <w:r>
              <w:t>EXC_INC_VAT</w:t>
            </w:r>
          </w:p>
        </w:tc>
        <w:tc>
          <w:tcPr>
            <w:tcW w:w="2307" w:type="pct"/>
          </w:tcPr>
          <w:p w:rsidR="00170B8A" w:rsidP="00170B8A" w:rsidRDefault="00170B8A" w14:paraId="1ED0C466" w14:textId="08ACA472">
            <w:pPr>
              <w:rPr>
                <w:cs/>
              </w:rPr>
            </w:pPr>
            <w:r>
              <w:t>excIncVat</w:t>
            </w:r>
          </w:p>
        </w:tc>
      </w:tr>
      <w:tr w:rsidRPr="008979A8" w:rsidR="00170B8A" w:rsidTr="00F05FFB" w14:paraId="0642973A" w14:textId="77777777">
        <w:tc>
          <w:tcPr>
            <w:tcW w:w="1308" w:type="pct"/>
            <w:vMerge/>
          </w:tcPr>
          <w:p w:rsidRPr="008979A8" w:rsidR="00170B8A" w:rsidP="00170B8A" w:rsidRDefault="00170B8A" w14:paraId="3A1D3CCC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7B4956" w:rsidR="00170B8A" w:rsidP="00170B8A" w:rsidRDefault="00170B8A" w14:paraId="0EB22EA9" w14:textId="7CAD8496">
            <w:pPr>
              <w:spacing w:after="0"/>
            </w:pPr>
            <w:r w:rsidRPr="007B4956">
              <w:t>INTERNET</w:t>
            </w:r>
            <w:r>
              <w:t>_</w:t>
            </w:r>
            <w:r w:rsidRPr="007B4956">
              <w:t>EXCEED</w:t>
            </w:r>
            <w:r>
              <w:t>_</w:t>
            </w:r>
            <w:r w:rsidRPr="007B4956">
              <w:t>RATE</w:t>
            </w:r>
          </w:p>
        </w:tc>
        <w:tc>
          <w:tcPr>
            <w:tcW w:w="2307" w:type="pct"/>
          </w:tcPr>
          <w:p w:rsidR="00170B8A" w:rsidP="00170B8A" w:rsidRDefault="00170B8A" w14:paraId="64B4C6FC" w14:textId="0264CE80">
            <w:pPr>
              <w:rPr>
                <w:cs/>
              </w:rPr>
            </w:pPr>
            <w:r w:rsidRPr="004F27E8">
              <w:t>internetExceedRate</w:t>
            </w:r>
          </w:p>
        </w:tc>
      </w:tr>
      <w:tr w:rsidRPr="008979A8" w:rsidR="00170B8A" w:rsidTr="00F05FFB" w14:paraId="00EAF450" w14:textId="77777777">
        <w:tc>
          <w:tcPr>
            <w:tcW w:w="1308" w:type="pct"/>
            <w:vMerge/>
          </w:tcPr>
          <w:p w:rsidRPr="008979A8" w:rsidR="00170B8A" w:rsidP="00170B8A" w:rsidRDefault="00170B8A" w14:paraId="007B0977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170B8A" w:rsidP="00170B8A" w:rsidRDefault="00170B8A" w14:paraId="0B26D8CD" w14:textId="42B7454A">
            <w:pPr>
              <w:spacing w:after="0"/>
              <w:rPr>
                <w:rFonts w:cs="CordiaUPC"/>
              </w:rPr>
            </w:pPr>
            <w:r w:rsidRPr="007B4956">
              <w:t>INTERNET</w:t>
            </w:r>
            <w:r>
              <w:t>_</w:t>
            </w:r>
            <w:r w:rsidRPr="007B4956">
              <w:t>EXCEED</w:t>
            </w:r>
            <w:r>
              <w:t>_</w:t>
            </w:r>
            <w:r w:rsidRPr="007B4956">
              <w:t>RATE</w:t>
            </w:r>
            <w:r>
              <w:t>_</w:t>
            </w:r>
            <w:r w:rsidRPr="007B4956">
              <w:t>EXC</w:t>
            </w:r>
            <w:r>
              <w:t>_</w:t>
            </w:r>
            <w:r w:rsidRPr="007B4956">
              <w:t>VAT</w:t>
            </w:r>
          </w:p>
        </w:tc>
        <w:tc>
          <w:tcPr>
            <w:tcW w:w="2307" w:type="pct"/>
          </w:tcPr>
          <w:p w:rsidR="00170B8A" w:rsidP="00170B8A" w:rsidRDefault="00170B8A" w14:paraId="10219E81" w14:textId="71B00494">
            <w:r>
              <w:rPr>
                <w:rFonts w:hint="cs"/>
                <w:cs/>
              </w:rPr>
              <w:t xml:space="preserve">ถ้า </w:t>
            </w:r>
            <w:r>
              <w:t xml:space="preserve">excIncVat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t>Excluding VAT</w:t>
            </w:r>
            <w:r>
              <w:rPr>
                <w:rFonts w:cs="Angsana New"/>
                <w:cs/>
              </w:rPr>
              <w:t>”</w:t>
            </w:r>
          </w:p>
          <w:p w:rsidR="00170B8A" w:rsidP="00170B8A" w:rsidRDefault="00170B8A" w14:paraId="1A5E7275" w14:textId="238B40DF">
            <w:r>
              <w:rPr>
                <w:rFonts w:hint="cs"/>
                <w:cs/>
              </w:rPr>
              <w:t xml:space="preserve">ค่า </w:t>
            </w:r>
            <w:r>
              <w:t xml:space="preserve">exceedRate </w:t>
            </w:r>
            <w:r>
              <w:rPr>
                <w:rFonts w:hint="cs"/>
                <w:cs/>
              </w:rPr>
              <w:t xml:space="preserve">จาก </w:t>
            </w:r>
            <w:r w:rsidRPr="004F27E8">
              <w:t>internetExceedRate</w:t>
            </w:r>
          </w:p>
          <w:p w:rsidR="00170B8A" w:rsidP="00170B8A" w:rsidRDefault="00170B8A" w14:paraId="2288AC51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>ถ้าไม่ใช่</w:t>
            </w:r>
          </w:p>
          <w:p w:rsidR="00170B8A" w:rsidP="00170B8A" w:rsidRDefault="00170B8A" w14:paraId="6C57D749" w14:textId="49AFB12E">
            <w:pPr>
              <w:rPr>
                <w:rFonts w:cs="CordiaUPC"/>
              </w:rPr>
            </w:pPr>
            <w:r>
              <w:rPr>
                <w:rFonts w:hint="cs"/>
                <w:cs/>
              </w:rPr>
              <w:t xml:space="preserve">ค่า </w:t>
            </w:r>
            <w:r>
              <w:t xml:space="preserve">exceedRate </w:t>
            </w:r>
            <w:r>
              <w:rPr>
                <w:rFonts w:hint="cs"/>
                <w:cs/>
              </w:rPr>
              <w:t xml:space="preserve">จาก </w:t>
            </w:r>
            <w:r w:rsidRPr="004F27E8">
              <w:t>internetExceedRate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 xml:space="preserve">/ </w:t>
            </w:r>
            <w:r>
              <w:t>VAT</w:t>
            </w:r>
          </w:p>
        </w:tc>
      </w:tr>
      <w:tr w:rsidRPr="008979A8" w:rsidR="00170B8A" w:rsidTr="00F05FFB" w14:paraId="4CE3AD70" w14:textId="77777777">
        <w:tc>
          <w:tcPr>
            <w:tcW w:w="1308" w:type="pct"/>
            <w:vMerge/>
          </w:tcPr>
          <w:p w:rsidRPr="008979A8" w:rsidR="00170B8A" w:rsidP="00170B8A" w:rsidRDefault="00170B8A" w14:paraId="50AB4268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170B8A" w:rsidP="00170B8A" w:rsidRDefault="00170B8A" w14:paraId="551F631A" w14:textId="0BE9FE5B">
            <w:pPr>
              <w:spacing w:after="0"/>
              <w:rPr>
                <w:rFonts w:cs="CordiaUPC"/>
              </w:rPr>
            </w:pPr>
            <w:r w:rsidRPr="007B4956">
              <w:t>INTERNET</w:t>
            </w:r>
            <w:r>
              <w:t>_</w:t>
            </w:r>
            <w:r w:rsidRPr="007B4956">
              <w:t>EXCEED</w:t>
            </w:r>
            <w:r>
              <w:t>_</w:t>
            </w:r>
            <w:r w:rsidRPr="007B4956">
              <w:t>RATE</w:t>
            </w:r>
            <w:r>
              <w:t>_</w:t>
            </w:r>
            <w:r w:rsidRPr="007B4956">
              <w:t>EXC</w:t>
            </w:r>
            <w:r>
              <w:t>_</w:t>
            </w:r>
            <w:r w:rsidRPr="007B4956">
              <w:t>VAT</w:t>
            </w:r>
            <w:r>
              <w:t>_</w:t>
            </w:r>
            <w:r w:rsidRPr="007B4956">
              <w:t>UNIT</w:t>
            </w:r>
          </w:p>
        </w:tc>
        <w:tc>
          <w:tcPr>
            <w:tcW w:w="2307" w:type="pct"/>
          </w:tcPr>
          <w:p w:rsidR="00170B8A" w:rsidP="00170B8A" w:rsidRDefault="00170B8A" w14:paraId="081AC0B1" w14:textId="61DE1240">
            <w:r>
              <w:rPr>
                <w:rFonts w:hint="cs"/>
                <w:cs/>
              </w:rPr>
              <w:t xml:space="preserve">ค่า </w:t>
            </w:r>
            <w:r>
              <w:t xml:space="preserve">Unit </w:t>
            </w:r>
            <w:r>
              <w:rPr>
                <w:rFonts w:hint="cs"/>
                <w:cs/>
              </w:rPr>
              <w:t xml:space="preserve">จาก </w:t>
            </w:r>
            <w:r w:rsidRPr="004F27E8">
              <w:t>internetExceedRate</w:t>
            </w:r>
          </w:p>
          <w:p w:rsidR="00170B8A" w:rsidP="00170B8A" w:rsidRDefault="00170B8A" w14:paraId="3029C126" w14:textId="3044836E">
            <w:pPr>
              <w:rPr>
                <w:rFonts w:cs="CordiaUPC"/>
              </w:rPr>
            </w:pPr>
          </w:p>
        </w:tc>
      </w:tr>
      <w:tr w:rsidRPr="008979A8" w:rsidR="00170B8A" w:rsidTr="00F05FFB" w14:paraId="06613806" w14:textId="77777777">
        <w:tc>
          <w:tcPr>
            <w:tcW w:w="1308" w:type="pct"/>
            <w:vMerge/>
          </w:tcPr>
          <w:p w:rsidRPr="008979A8" w:rsidR="00170B8A" w:rsidP="00170B8A" w:rsidRDefault="00170B8A" w14:paraId="55818B56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170B8A" w:rsidP="00170B8A" w:rsidRDefault="00170B8A" w14:paraId="65CB406D" w14:textId="2ACF8DB3">
            <w:pPr>
              <w:spacing w:after="0"/>
              <w:rPr>
                <w:rFonts w:cs="CordiaUPC"/>
              </w:rPr>
            </w:pPr>
            <w:r w:rsidRPr="007B4956">
              <w:t>INTERNET</w:t>
            </w:r>
            <w:r>
              <w:t>_</w:t>
            </w:r>
            <w:r w:rsidRPr="007B4956">
              <w:t>EXCEED</w:t>
            </w:r>
            <w:r>
              <w:t>_</w:t>
            </w:r>
            <w:r w:rsidRPr="007B4956">
              <w:t>RATE</w:t>
            </w:r>
            <w:r>
              <w:t>_</w:t>
            </w:r>
            <w:r w:rsidRPr="007B4956">
              <w:t>INC</w:t>
            </w:r>
            <w:r>
              <w:t>_</w:t>
            </w:r>
            <w:r w:rsidRPr="007B4956">
              <w:t>VAT</w:t>
            </w:r>
          </w:p>
        </w:tc>
        <w:tc>
          <w:tcPr>
            <w:tcW w:w="2307" w:type="pct"/>
          </w:tcPr>
          <w:p w:rsidR="00170B8A" w:rsidP="00170B8A" w:rsidRDefault="00170B8A" w14:paraId="0D59D346" w14:textId="7EB84720">
            <w:r>
              <w:rPr>
                <w:rFonts w:hint="cs"/>
                <w:cs/>
              </w:rPr>
              <w:t xml:space="preserve">ถ้า </w:t>
            </w:r>
            <w:r>
              <w:t xml:space="preserve">excIncVat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t>Including VAT</w:t>
            </w:r>
            <w:r>
              <w:rPr>
                <w:rFonts w:cs="Angsana New"/>
                <w:cs/>
              </w:rPr>
              <w:t>”</w:t>
            </w:r>
          </w:p>
          <w:p w:rsidR="00170B8A" w:rsidP="00170B8A" w:rsidRDefault="00170B8A" w14:paraId="4A0AD356" w14:textId="0E740C12">
            <w:r>
              <w:rPr>
                <w:rFonts w:hint="cs"/>
                <w:cs/>
              </w:rPr>
              <w:t xml:space="preserve">ค่า </w:t>
            </w:r>
            <w:r>
              <w:t xml:space="preserve">exceedRate </w:t>
            </w:r>
            <w:r>
              <w:rPr>
                <w:rFonts w:hint="cs"/>
                <w:cs/>
              </w:rPr>
              <w:t xml:space="preserve">จาก </w:t>
            </w:r>
            <w:r w:rsidRPr="004F27E8">
              <w:t>internetExceedRate</w:t>
            </w:r>
          </w:p>
          <w:p w:rsidR="00170B8A" w:rsidP="00170B8A" w:rsidRDefault="00170B8A" w14:paraId="1C5A58D8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>ถ้าไม่ใช่</w:t>
            </w:r>
          </w:p>
          <w:p w:rsidR="00170B8A" w:rsidP="00170B8A" w:rsidRDefault="00170B8A" w14:paraId="41737BCD" w14:textId="4F72D353">
            <w:pPr>
              <w:rPr>
                <w:rFonts w:cs="CordiaUPC"/>
              </w:rPr>
            </w:pPr>
            <w:r>
              <w:rPr>
                <w:rFonts w:hint="cs"/>
                <w:cs/>
              </w:rPr>
              <w:t xml:space="preserve">ค่า </w:t>
            </w:r>
            <w:r>
              <w:t xml:space="preserve">exceedRate </w:t>
            </w:r>
            <w:r>
              <w:rPr>
                <w:rFonts w:hint="cs"/>
                <w:cs/>
              </w:rPr>
              <w:t xml:space="preserve">จาก </w:t>
            </w:r>
            <w:r w:rsidRPr="004F27E8">
              <w:t>internetExceedRate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 xml:space="preserve">* </w:t>
            </w:r>
            <w:r>
              <w:t>VAT</w:t>
            </w:r>
          </w:p>
        </w:tc>
      </w:tr>
      <w:tr w:rsidRPr="008979A8" w:rsidR="00170B8A" w:rsidTr="00F05FFB" w14:paraId="13197F42" w14:textId="77777777">
        <w:tc>
          <w:tcPr>
            <w:tcW w:w="1308" w:type="pct"/>
            <w:vMerge/>
          </w:tcPr>
          <w:p w:rsidRPr="008979A8" w:rsidR="00170B8A" w:rsidP="00170B8A" w:rsidRDefault="00170B8A" w14:paraId="5AAEFBC5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170B8A" w:rsidP="00170B8A" w:rsidRDefault="00170B8A" w14:paraId="05FD9A3F" w14:textId="777BDF0B">
            <w:pPr>
              <w:spacing w:after="0"/>
              <w:rPr>
                <w:rFonts w:cs="CordiaUPC"/>
              </w:rPr>
            </w:pPr>
            <w:r w:rsidRPr="007B4956">
              <w:t>INTERNET</w:t>
            </w:r>
            <w:r>
              <w:t>_</w:t>
            </w:r>
            <w:r w:rsidRPr="007B4956">
              <w:t>EXCEED</w:t>
            </w:r>
            <w:r>
              <w:t>_</w:t>
            </w:r>
            <w:r w:rsidRPr="007B4956">
              <w:t>RATE</w:t>
            </w:r>
            <w:r>
              <w:t>_</w:t>
            </w:r>
            <w:r w:rsidRPr="007B4956">
              <w:t>INC</w:t>
            </w:r>
            <w:r>
              <w:t>_</w:t>
            </w:r>
            <w:r w:rsidRPr="007B4956">
              <w:t>VAT</w:t>
            </w:r>
            <w:r>
              <w:t>_</w:t>
            </w:r>
            <w:r w:rsidRPr="007B4956">
              <w:t>UNIT</w:t>
            </w:r>
          </w:p>
        </w:tc>
        <w:tc>
          <w:tcPr>
            <w:tcW w:w="2307" w:type="pct"/>
          </w:tcPr>
          <w:p w:rsidR="00170B8A" w:rsidP="00170B8A" w:rsidRDefault="00170B8A" w14:paraId="45C1DBE6" w14:textId="77777777">
            <w:r>
              <w:rPr>
                <w:rFonts w:hint="cs"/>
                <w:cs/>
              </w:rPr>
              <w:t xml:space="preserve">ค่า </w:t>
            </w:r>
            <w:r>
              <w:t xml:space="preserve">Unit </w:t>
            </w:r>
            <w:r>
              <w:rPr>
                <w:rFonts w:hint="cs"/>
                <w:cs/>
              </w:rPr>
              <w:t xml:space="preserve">จาก </w:t>
            </w:r>
            <w:r w:rsidRPr="004F27E8">
              <w:t>internetExceedRate</w:t>
            </w:r>
          </w:p>
          <w:p w:rsidR="00170B8A" w:rsidP="00170B8A" w:rsidRDefault="00170B8A" w14:paraId="6D132904" w14:textId="0321F21F">
            <w:pPr>
              <w:rPr>
                <w:rFonts w:cs="CordiaUPC"/>
              </w:rPr>
            </w:pPr>
          </w:p>
        </w:tc>
      </w:tr>
      <w:tr w:rsidRPr="008979A8" w:rsidR="00170B8A" w:rsidTr="00F05FFB" w14:paraId="735E2494" w14:textId="77777777">
        <w:tc>
          <w:tcPr>
            <w:tcW w:w="1308" w:type="pct"/>
            <w:vMerge/>
          </w:tcPr>
          <w:p w:rsidRPr="008979A8" w:rsidR="00170B8A" w:rsidP="00170B8A" w:rsidRDefault="00170B8A" w14:paraId="3C1AC478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7B4956" w:rsidR="00170B8A" w:rsidP="00170B8A" w:rsidRDefault="00170B8A" w14:paraId="69EFFB58" w14:textId="5BD977D8">
            <w:pPr>
              <w:spacing w:after="0"/>
            </w:pPr>
            <w:r>
              <w:rPr>
                <w:szCs w:val="36"/>
              </w:rPr>
              <w:t>DURATION_TYPE</w:t>
            </w:r>
          </w:p>
        </w:tc>
        <w:tc>
          <w:tcPr>
            <w:tcW w:w="2307" w:type="pct"/>
          </w:tcPr>
          <w:p w:rsidRPr="002C5FB8" w:rsidR="00170B8A" w:rsidP="00170B8A" w:rsidRDefault="00170B8A" w14:paraId="368A514F" w14:textId="6004D131">
            <w:r>
              <w:rPr>
                <w:rFonts w:cs="CordiaUPC"/>
              </w:rPr>
              <w:t>d</w:t>
            </w:r>
            <w:r w:rsidRPr="008979A8">
              <w:rPr>
                <w:rFonts w:cs="CordiaUPC"/>
              </w:rPr>
              <w:t>urationType</w:t>
            </w:r>
          </w:p>
        </w:tc>
      </w:tr>
      <w:tr w:rsidRPr="008979A8" w:rsidR="00170B8A" w:rsidTr="00F05FFB" w14:paraId="035EE6EC" w14:textId="77777777">
        <w:tc>
          <w:tcPr>
            <w:tcW w:w="1308" w:type="pct"/>
            <w:vMerge/>
          </w:tcPr>
          <w:p w:rsidRPr="008979A8" w:rsidR="00170B8A" w:rsidP="00170B8A" w:rsidRDefault="00170B8A" w14:paraId="7DAE3CA5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7B4956" w:rsidR="00170B8A" w:rsidP="00170B8A" w:rsidRDefault="00170B8A" w14:paraId="205981F3" w14:textId="40D7801F">
            <w:pPr>
              <w:spacing w:after="0"/>
            </w:pPr>
            <w:r>
              <w:rPr>
                <w:szCs w:val="36"/>
              </w:rPr>
              <w:t>DURATION_FROM</w:t>
            </w:r>
          </w:p>
        </w:tc>
        <w:tc>
          <w:tcPr>
            <w:tcW w:w="2307" w:type="pct"/>
          </w:tcPr>
          <w:p w:rsidRPr="002C5FB8" w:rsidR="00170B8A" w:rsidP="00170B8A" w:rsidRDefault="00170B8A" w14:paraId="24DB126F" w14:textId="33DA40F5">
            <w:r>
              <w:rPr>
                <w:rFonts w:cs="CordiaUPC"/>
              </w:rPr>
              <w:t>d</w:t>
            </w:r>
            <w:r w:rsidRPr="008979A8">
              <w:rPr>
                <w:rFonts w:cs="CordiaUPC"/>
              </w:rPr>
              <w:t>urationFrom</w:t>
            </w:r>
          </w:p>
        </w:tc>
      </w:tr>
      <w:tr w:rsidRPr="008979A8" w:rsidR="00170B8A" w:rsidTr="00F05FFB" w14:paraId="1AA46C31" w14:textId="77777777">
        <w:tc>
          <w:tcPr>
            <w:tcW w:w="1308" w:type="pct"/>
            <w:vMerge/>
          </w:tcPr>
          <w:p w:rsidRPr="008979A8" w:rsidR="00170B8A" w:rsidP="00170B8A" w:rsidRDefault="00170B8A" w14:paraId="6ACDA0DB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7B4956" w:rsidR="00170B8A" w:rsidP="00170B8A" w:rsidRDefault="00170B8A" w14:paraId="6DA0E971" w14:textId="265AF942">
            <w:pPr>
              <w:spacing w:after="0"/>
            </w:pPr>
            <w:r>
              <w:rPr>
                <w:szCs w:val="36"/>
              </w:rPr>
              <w:t>DURATION_TO</w:t>
            </w:r>
          </w:p>
        </w:tc>
        <w:tc>
          <w:tcPr>
            <w:tcW w:w="2307" w:type="pct"/>
          </w:tcPr>
          <w:p w:rsidRPr="002C5FB8" w:rsidR="00170B8A" w:rsidP="00170B8A" w:rsidRDefault="00170B8A" w14:paraId="512885DE" w14:textId="56FAD005">
            <w:r>
              <w:rPr>
                <w:rFonts w:cs="CordiaUPC"/>
              </w:rPr>
              <w:t>d</w:t>
            </w:r>
            <w:r w:rsidRPr="008979A8">
              <w:rPr>
                <w:rFonts w:cs="CordiaUPC"/>
              </w:rPr>
              <w:t>urationTo</w:t>
            </w:r>
          </w:p>
        </w:tc>
      </w:tr>
      <w:tr w:rsidRPr="008979A8" w:rsidR="00170B8A" w:rsidTr="00F05FFB" w14:paraId="7DD0D9F3" w14:textId="77777777">
        <w:tc>
          <w:tcPr>
            <w:tcW w:w="1308" w:type="pct"/>
            <w:vMerge/>
          </w:tcPr>
          <w:p w:rsidRPr="008979A8" w:rsidR="00170B8A" w:rsidP="00170B8A" w:rsidRDefault="00170B8A" w14:paraId="2B050A93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7B4956" w:rsidR="00170B8A" w:rsidP="00170B8A" w:rsidRDefault="00170B8A" w14:paraId="7B737334" w14:textId="0B192435">
            <w:pPr>
              <w:spacing w:after="0"/>
            </w:pPr>
            <w:r>
              <w:rPr>
                <w:szCs w:val="36"/>
              </w:rPr>
              <w:t>DURATION_UNIT</w:t>
            </w:r>
          </w:p>
        </w:tc>
        <w:tc>
          <w:tcPr>
            <w:tcW w:w="2307" w:type="pct"/>
          </w:tcPr>
          <w:p w:rsidRPr="002C5FB8" w:rsidR="00170B8A" w:rsidP="00170B8A" w:rsidRDefault="00170B8A" w14:paraId="17178EE0" w14:textId="6F0B2190">
            <w:r>
              <w:rPr>
                <w:rFonts w:cs="CordiaUPC"/>
              </w:rPr>
              <w:t>d</w:t>
            </w:r>
            <w:r w:rsidRPr="008979A8">
              <w:rPr>
                <w:rFonts w:cs="CordiaUPC"/>
              </w:rPr>
              <w:t>urationUnit</w:t>
            </w:r>
          </w:p>
        </w:tc>
      </w:tr>
      <w:tr w:rsidRPr="008979A8" w:rsidR="00170B8A" w:rsidTr="00F05FFB" w14:paraId="25276C08" w14:textId="77777777">
        <w:tc>
          <w:tcPr>
            <w:tcW w:w="1308" w:type="pct"/>
            <w:vMerge/>
          </w:tcPr>
          <w:p w:rsidRPr="008979A8" w:rsidR="00170B8A" w:rsidP="00170B8A" w:rsidRDefault="00170B8A" w14:paraId="5046306B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7B4956" w:rsidR="00170B8A" w:rsidP="00170B8A" w:rsidRDefault="00170B8A" w14:paraId="2FBC5D80" w14:textId="5E8EC6D1">
            <w:pPr>
              <w:spacing w:after="0"/>
            </w:pPr>
            <w:r>
              <w:rPr>
                <w:szCs w:val="36"/>
              </w:rPr>
              <w:t>BILL_CYCLE_TYPE</w:t>
            </w:r>
          </w:p>
        </w:tc>
        <w:tc>
          <w:tcPr>
            <w:tcW w:w="2307" w:type="pct"/>
          </w:tcPr>
          <w:p w:rsidRPr="002C5FB8" w:rsidR="00170B8A" w:rsidP="00170B8A" w:rsidRDefault="00170B8A" w14:paraId="685BCF2A" w14:textId="191371AC">
            <w:r>
              <w:rPr>
                <w:rFonts w:cs="CordiaUPC"/>
              </w:rPr>
              <w:t>billCycleType</w:t>
            </w:r>
          </w:p>
        </w:tc>
      </w:tr>
      <w:tr w:rsidRPr="008979A8" w:rsidR="00170B8A" w:rsidTr="00F05FFB" w14:paraId="14A7F222" w14:textId="77777777">
        <w:tc>
          <w:tcPr>
            <w:tcW w:w="1308" w:type="pct"/>
            <w:vMerge/>
          </w:tcPr>
          <w:p w:rsidRPr="008979A8" w:rsidR="00170B8A" w:rsidP="00170B8A" w:rsidRDefault="00170B8A" w14:paraId="7468265A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7B4956" w:rsidR="00170B8A" w:rsidP="00170B8A" w:rsidRDefault="00170B8A" w14:paraId="5A94346B" w14:textId="266E174B">
            <w:pPr>
              <w:spacing w:after="0"/>
            </w:pPr>
            <w:r>
              <w:rPr>
                <w:szCs w:val="36"/>
              </w:rPr>
              <w:t>BILL_CYCLE_VALUE</w:t>
            </w:r>
          </w:p>
        </w:tc>
        <w:tc>
          <w:tcPr>
            <w:tcW w:w="2307" w:type="pct"/>
          </w:tcPr>
          <w:p w:rsidRPr="002C5FB8" w:rsidR="00170B8A" w:rsidP="00170B8A" w:rsidRDefault="00170B8A" w14:paraId="02ABD21A" w14:textId="19FC9DBE">
            <w:r>
              <w:rPr>
                <w:rFonts w:cs="CordiaUPC"/>
              </w:rPr>
              <w:t>billCycleValue</w:t>
            </w:r>
          </w:p>
        </w:tc>
      </w:tr>
      <w:tr w:rsidRPr="008979A8" w:rsidR="00170B8A" w:rsidTr="00F05FFB" w14:paraId="7D2D49B5" w14:textId="77777777">
        <w:tc>
          <w:tcPr>
            <w:tcW w:w="1308" w:type="pct"/>
            <w:vMerge/>
          </w:tcPr>
          <w:p w:rsidRPr="008979A8" w:rsidR="00170B8A" w:rsidP="00170B8A" w:rsidRDefault="00170B8A" w14:paraId="0A00CF29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7B4956" w:rsidR="00170B8A" w:rsidP="00170B8A" w:rsidRDefault="00170B8A" w14:paraId="5C1802FA" w14:textId="68806A24">
            <w:pPr>
              <w:spacing w:after="0"/>
            </w:pPr>
            <w:r>
              <w:rPr>
                <w:szCs w:val="36"/>
              </w:rPr>
              <w:t>BILL_CYCLE_UNIT</w:t>
            </w:r>
          </w:p>
        </w:tc>
        <w:tc>
          <w:tcPr>
            <w:tcW w:w="2307" w:type="pct"/>
          </w:tcPr>
          <w:p w:rsidRPr="002C5FB8" w:rsidR="00170B8A" w:rsidP="00170B8A" w:rsidRDefault="00170B8A" w14:paraId="20371BAC" w14:textId="0B3C35BA">
            <w:r>
              <w:rPr>
                <w:rFonts w:cs="CordiaUPC"/>
              </w:rPr>
              <w:t>billCycleUnit</w:t>
            </w:r>
          </w:p>
        </w:tc>
      </w:tr>
      <w:tr w:rsidRPr="008979A8" w:rsidR="00170B8A" w:rsidTr="00F05FFB" w14:paraId="0C629A81" w14:textId="77777777">
        <w:tc>
          <w:tcPr>
            <w:tcW w:w="1308" w:type="pct"/>
            <w:vMerge/>
          </w:tcPr>
          <w:p w:rsidRPr="008979A8" w:rsidR="00170B8A" w:rsidP="00170B8A" w:rsidRDefault="00170B8A" w14:paraId="2B89E6EA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170B8A" w:rsidP="00170B8A" w:rsidRDefault="00170B8A" w14:paraId="646C59DD" w14:textId="2CC666E7">
            <w:pPr>
              <w:spacing w:after="0"/>
              <w:rPr>
                <w:szCs w:val="36"/>
              </w:rPr>
            </w:pPr>
            <w:r>
              <w:rPr>
                <w:szCs w:val="36"/>
              </w:rPr>
              <w:t>REQUIRE_IMEI</w:t>
            </w:r>
          </w:p>
        </w:tc>
        <w:tc>
          <w:tcPr>
            <w:tcW w:w="2307" w:type="pct"/>
          </w:tcPr>
          <w:p w:rsidR="00170B8A" w:rsidP="00170B8A" w:rsidRDefault="00170B8A" w14:paraId="2BC053FB" w14:textId="368631BE">
            <w:pPr>
              <w:rPr>
                <w:rFonts w:cs="CordiaUPC"/>
              </w:rPr>
            </w:pPr>
            <w:r>
              <w:t>requireImeiInternet</w:t>
            </w:r>
          </w:p>
        </w:tc>
      </w:tr>
      <w:tr w:rsidRPr="008979A8" w:rsidR="00170B8A" w:rsidTr="00F05FFB" w14:paraId="06A43142" w14:textId="77777777">
        <w:tc>
          <w:tcPr>
            <w:tcW w:w="1308" w:type="pct"/>
            <w:vMerge/>
          </w:tcPr>
          <w:p w:rsidRPr="008979A8" w:rsidR="00170B8A" w:rsidP="00170B8A" w:rsidRDefault="00170B8A" w14:paraId="3DCE03EE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170B8A" w:rsidP="00170B8A" w:rsidRDefault="00170B8A" w14:paraId="23799CBA" w14:textId="53D37E1D">
            <w:pPr>
              <w:spacing w:after="0"/>
              <w:rPr>
                <w:szCs w:val="36"/>
              </w:rPr>
            </w:pPr>
            <w:r>
              <w:rPr>
                <w:szCs w:val="36"/>
              </w:rPr>
              <w:t>IMEI_NO</w:t>
            </w:r>
          </w:p>
        </w:tc>
        <w:tc>
          <w:tcPr>
            <w:tcW w:w="2307" w:type="pct"/>
          </w:tcPr>
          <w:p w:rsidR="00170B8A" w:rsidP="00170B8A" w:rsidRDefault="00170B8A" w14:paraId="0B7E4831" w14:textId="552F0AA8">
            <w:pPr>
              <w:rPr>
                <w:rFonts w:cs="CordiaUPC"/>
              </w:rPr>
            </w:pPr>
            <w:r>
              <w:t>imeiNo</w:t>
            </w:r>
          </w:p>
        </w:tc>
      </w:tr>
      <w:tr w:rsidRPr="008979A8" w:rsidR="00170B8A" w:rsidTr="00F05FFB" w14:paraId="1E6D05B4" w14:textId="77777777">
        <w:tc>
          <w:tcPr>
            <w:tcW w:w="1308" w:type="pct"/>
            <w:vMerge/>
          </w:tcPr>
          <w:p w:rsidRPr="008979A8" w:rsidR="00170B8A" w:rsidP="00170B8A" w:rsidRDefault="00170B8A" w14:paraId="64025FF4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170B8A" w:rsidP="00170B8A" w:rsidRDefault="00170B8A" w14:paraId="4A280F92" w14:textId="56FCA44B">
            <w:pPr>
              <w:spacing w:after="0"/>
              <w:rPr>
                <w:szCs w:val="36"/>
              </w:rPr>
            </w:pPr>
            <w:r>
              <w:rPr>
                <w:szCs w:val="36"/>
              </w:rPr>
              <w:t>OTHER_DEVICE_SPEED</w:t>
            </w:r>
          </w:p>
        </w:tc>
        <w:tc>
          <w:tcPr>
            <w:tcW w:w="2307" w:type="pct"/>
          </w:tcPr>
          <w:p w:rsidR="00170B8A" w:rsidP="00170B8A" w:rsidRDefault="00170B8A" w14:paraId="7DEA3E82" w14:textId="08B8B78F">
            <w:pPr>
              <w:rPr>
                <w:rFonts w:cs="CordiaUPC"/>
              </w:rPr>
            </w:pPr>
            <w:r w:rsidRPr="00E31D55">
              <w:t>otherDeviceSpeed</w:t>
            </w:r>
          </w:p>
        </w:tc>
      </w:tr>
      <w:tr w:rsidRPr="008979A8" w:rsidR="00170B8A" w:rsidTr="00F05FFB" w14:paraId="20AC4CED" w14:textId="77777777">
        <w:tc>
          <w:tcPr>
            <w:tcW w:w="1308" w:type="pct"/>
            <w:vMerge/>
          </w:tcPr>
          <w:p w:rsidRPr="008979A8" w:rsidR="00170B8A" w:rsidP="00170B8A" w:rsidRDefault="00170B8A" w14:paraId="3D10312B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170B8A" w:rsidP="00170B8A" w:rsidRDefault="00170B8A" w14:paraId="313B1204" w14:textId="0A1181B4">
            <w:pPr>
              <w:spacing w:after="0"/>
              <w:rPr>
                <w:szCs w:val="36"/>
              </w:rPr>
            </w:pPr>
            <w:r>
              <w:t>DEDUCT_TYPE</w:t>
            </w:r>
          </w:p>
        </w:tc>
        <w:tc>
          <w:tcPr>
            <w:tcW w:w="2307" w:type="pct"/>
          </w:tcPr>
          <w:p w:rsidRPr="00E31D55" w:rsidR="00170B8A" w:rsidP="00170B8A" w:rsidRDefault="00170B8A" w14:paraId="422F03A9" w14:textId="5CA98405">
            <w:r>
              <w:rPr>
                <w:rFonts w:cs="CordiaUPC"/>
              </w:rPr>
              <w:t>deductType</w:t>
            </w:r>
          </w:p>
        </w:tc>
      </w:tr>
      <w:tr w:rsidRPr="008979A8" w:rsidR="00170B8A" w:rsidTr="00F05FFB" w14:paraId="6A3820E3" w14:textId="77777777">
        <w:tc>
          <w:tcPr>
            <w:tcW w:w="1308" w:type="pct"/>
            <w:vMerge w:val="restart"/>
          </w:tcPr>
          <w:p w:rsidR="00170B8A" w:rsidP="00170B8A" w:rsidRDefault="00170B8A" w14:paraId="407B7EF3" w14:textId="0FF15D47">
            <w:pPr>
              <w:rPr>
                <w:rFonts w:cs="CordiaUPC"/>
              </w:rPr>
            </w:pPr>
            <w:r>
              <w:rPr>
                <w:rFonts w:cs="CordiaUPC"/>
              </w:rPr>
              <w:t>MASS</w:t>
            </w:r>
            <w:r w:rsidRPr="00F33A0D">
              <w:rPr>
                <w:rFonts w:cs="CordiaUPC"/>
              </w:rPr>
              <w:t>_</w:t>
            </w:r>
            <w:r>
              <w:rPr>
                <w:rFonts w:cs="CordiaUPC"/>
              </w:rPr>
              <w:t>INTERNET_QUOTA</w:t>
            </w:r>
          </w:p>
        </w:tc>
        <w:tc>
          <w:tcPr>
            <w:tcW w:w="1385" w:type="pct"/>
          </w:tcPr>
          <w:p w:rsidRPr="00402948" w:rsidR="00170B8A" w:rsidP="00170B8A" w:rsidRDefault="00170B8A" w14:paraId="5CC218E0" w14:textId="01948489">
            <w:pPr>
              <w:spacing w:after="0"/>
            </w:pPr>
            <w:r>
              <w:t>ROW_ID</w:t>
            </w:r>
          </w:p>
        </w:tc>
        <w:tc>
          <w:tcPr>
            <w:tcW w:w="2307" w:type="pct"/>
          </w:tcPr>
          <w:p w:rsidR="00170B8A" w:rsidP="00170B8A" w:rsidRDefault="00170B8A" w14:paraId="04B61EB5" w14:textId="77777777">
            <w:pPr>
              <w:spacing w:after="0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ครั้งแรก</w:t>
            </w:r>
          </w:p>
          <w:p w:rsidR="00170B8A" w:rsidP="00170B8A" w:rsidRDefault="00170B8A" w14:paraId="59C4BBED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ให้ระบบ </w:t>
            </w:r>
            <w:r>
              <w:rPr>
                <w:rFonts w:cs="CordiaUPC"/>
              </w:rPr>
              <w:t xml:space="preserve">Auto Generate </w:t>
            </w:r>
          </w:p>
          <w:p w:rsidR="00170B8A" w:rsidP="00170B8A" w:rsidRDefault="00170B8A" w14:paraId="6B6A5973" w14:textId="77777777">
            <w:pPr>
              <w:spacing w:after="0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ครั้งถัดไป</w:t>
            </w:r>
          </w:p>
          <w:p w:rsidRPr="00037CA4" w:rsidR="00170B8A" w:rsidP="00170B8A" w:rsidRDefault="00170B8A" w14:paraId="1D413918" w14:textId="69F66F42">
            <w:r>
              <w:rPr>
                <w:rFonts w:hint="cs" w:cs="Angsana New"/>
                <w:cs/>
              </w:rPr>
              <w:t xml:space="preserve">ให้ใช้ </w:t>
            </w:r>
            <w:r>
              <w:rPr>
                <w:rFonts w:cs="CordiaUPC"/>
              </w:rPr>
              <w:t xml:space="preserve">Row ID </w:t>
            </w:r>
            <w:r>
              <w:rPr>
                <w:rFonts w:hint="cs" w:cs="Angsana New"/>
                <w:cs/>
              </w:rPr>
              <w:t>เดิม</w:t>
            </w:r>
          </w:p>
        </w:tc>
      </w:tr>
      <w:tr w:rsidRPr="008979A8" w:rsidR="00170B8A" w:rsidTr="00F05FFB" w14:paraId="438C439A" w14:textId="77777777">
        <w:tc>
          <w:tcPr>
            <w:tcW w:w="1308" w:type="pct"/>
            <w:vMerge/>
          </w:tcPr>
          <w:p w:rsidR="00170B8A" w:rsidP="00170B8A" w:rsidRDefault="00170B8A" w14:paraId="06529623" w14:textId="393DB910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402948" w:rsidR="00170B8A" w:rsidP="00170B8A" w:rsidRDefault="00170B8A" w14:paraId="29565EE2" w14:textId="606C26F2">
            <w:pPr>
              <w:spacing w:after="0"/>
            </w:pPr>
            <w:r>
              <w:rPr>
                <w:rFonts w:cs="CordiaUPC"/>
              </w:rPr>
              <w:t>MASS</w:t>
            </w:r>
            <w:r w:rsidRPr="00F33A0D">
              <w:rPr>
                <w:rFonts w:cs="CordiaUPC"/>
              </w:rPr>
              <w:t>_</w:t>
            </w:r>
            <w:r>
              <w:rPr>
                <w:rFonts w:cs="CordiaUPC"/>
              </w:rPr>
              <w:t>INTERNET_</w:t>
            </w:r>
            <w:r>
              <w:t>ROW_ID</w:t>
            </w:r>
          </w:p>
        </w:tc>
        <w:tc>
          <w:tcPr>
            <w:tcW w:w="2307" w:type="pct"/>
          </w:tcPr>
          <w:p w:rsidRPr="00037CA4" w:rsidR="00170B8A" w:rsidP="00170B8A" w:rsidRDefault="00170B8A" w14:paraId="7182D758" w14:textId="586764C5">
            <w:r>
              <w:rPr>
                <w:rFonts w:hint="cs" w:cs="Angsana New"/>
                <w:cs/>
              </w:rPr>
              <w:t>ให้</w:t>
            </w:r>
            <w:r w:rsidRPr="008979A8">
              <w:rPr>
                <w:rFonts w:cs="Angsana New"/>
                <w:cs/>
              </w:rPr>
              <w:t>ใช้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CordiaUPC"/>
              </w:rPr>
              <w:t>MASS</w:t>
            </w:r>
            <w:r w:rsidRPr="00F33A0D">
              <w:rPr>
                <w:rFonts w:cs="CordiaUPC"/>
              </w:rPr>
              <w:t>_</w:t>
            </w:r>
            <w:r>
              <w:rPr>
                <w:rFonts w:cs="CordiaUPC"/>
              </w:rPr>
              <w:t>INTERNET</w:t>
            </w:r>
            <w:r w:rsidRPr="008979A8">
              <w:rPr>
                <w:rFonts w:cs="Angsana New"/>
                <w:cs/>
              </w:rPr>
              <w:t>.</w:t>
            </w:r>
            <w:r w:rsidRPr="008979A8">
              <w:rPr>
                <w:rFonts w:cs="CordiaUPC"/>
              </w:rPr>
              <w:t>ROW_ID</w:t>
            </w:r>
            <w:r>
              <w:rPr>
                <w:rFonts w:hint="cs" w:cs="Angsana New"/>
                <w:cs/>
              </w:rPr>
              <w:t xml:space="preserve"> เดิม</w:t>
            </w:r>
          </w:p>
        </w:tc>
      </w:tr>
      <w:tr w:rsidRPr="008979A8" w:rsidR="00170B8A" w:rsidTr="00F05FFB" w14:paraId="0FD034EF" w14:textId="77777777">
        <w:tc>
          <w:tcPr>
            <w:tcW w:w="1308" w:type="pct"/>
            <w:vMerge/>
          </w:tcPr>
          <w:p w:rsidRPr="008979A8" w:rsidR="00170B8A" w:rsidP="00170B8A" w:rsidRDefault="00170B8A" w14:paraId="3B26B598" w14:textId="67AB7629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7B4956" w:rsidR="00170B8A" w:rsidP="00170B8A" w:rsidRDefault="00170B8A" w14:paraId="57115FCF" w14:textId="051329E0">
            <w:pPr>
              <w:spacing w:after="0"/>
            </w:pPr>
            <w:r w:rsidRPr="00402948">
              <w:t>INTERNET</w:t>
            </w:r>
            <w:r>
              <w:t>_</w:t>
            </w:r>
            <w:r w:rsidRPr="00402948">
              <w:t>QUOTA</w:t>
            </w:r>
            <w:r>
              <w:t>_</w:t>
            </w:r>
            <w:r w:rsidRPr="00402948">
              <w:t>PRICE</w:t>
            </w:r>
            <w:r>
              <w:t>_</w:t>
            </w:r>
            <w:r w:rsidRPr="00402948">
              <w:t>TYPE</w:t>
            </w:r>
            <w:r>
              <w:t>_</w:t>
            </w:r>
            <w:r w:rsidRPr="00402948">
              <w:t>PATTERN</w:t>
            </w:r>
          </w:p>
        </w:tc>
        <w:tc>
          <w:tcPr>
            <w:tcW w:w="2307" w:type="pct"/>
          </w:tcPr>
          <w:p w:rsidR="00170B8A" w:rsidP="00170B8A" w:rsidRDefault="00170B8A" w14:paraId="50956F00" w14:textId="7889E12A">
            <w:pPr>
              <w:rPr>
                <w:rFonts w:cs="CordiaUPC"/>
              </w:rPr>
            </w:pPr>
            <w:r w:rsidRPr="00037CA4">
              <w:t>internetQuotaPriceTypePattern</w:t>
            </w:r>
          </w:p>
        </w:tc>
      </w:tr>
      <w:tr w:rsidRPr="008979A8" w:rsidR="00170B8A" w:rsidTr="00F05FFB" w14:paraId="458E4714" w14:textId="77777777">
        <w:tc>
          <w:tcPr>
            <w:tcW w:w="1308" w:type="pct"/>
            <w:vMerge/>
          </w:tcPr>
          <w:p w:rsidRPr="008979A8" w:rsidR="00170B8A" w:rsidP="00170B8A" w:rsidRDefault="00170B8A" w14:paraId="418B77CF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7B4956" w:rsidR="00170B8A" w:rsidP="00170B8A" w:rsidRDefault="00170B8A" w14:paraId="1E8028E0" w14:textId="4B3A21C2">
            <w:pPr>
              <w:spacing w:after="0"/>
            </w:pPr>
            <w:r w:rsidRPr="00402948">
              <w:t>INTERNET</w:t>
            </w:r>
            <w:r>
              <w:t>_</w:t>
            </w:r>
            <w:r w:rsidRPr="00402948">
              <w:t>QUOTA</w:t>
            </w:r>
            <w:r>
              <w:t>_</w:t>
            </w:r>
            <w:r w:rsidRPr="00402948">
              <w:t>FROM</w:t>
            </w:r>
            <w:r>
              <w:t>_</w:t>
            </w:r>
            <w:r w:rsidRPr="00402948">
              <w:t>TIMING</w:t>
            </w:r>
          </w:p>
        </w:tc>
        <w:tc>
          <w:tcPr>
            <w:tcW w:w="2307" w:type="pct"/>
          </w:tcPr>
          <w:p w:rsidR="00170B8A" w:rsidP="00170B8A" w:rsidRDefault="00170B8A" w14:paraId="35ACE9B3" w14:textId="5C901379">
            <w:pPr>
              <w:rPr>
                <w:rFonts w:cs="CordiaUPC"/>
              </w:rPr>
            </w:pPr>
            <w:r w:rsidRPr="00037CA4">
              <w:t>internetQuotaFromTiming</w:t>
            </w:r>
          </w:p>
        </w:tc>
      </w:tr>
      <w:tr w:rsidRPr="008979A8" w:rsidR="00170B8A" w:rsidTr="00F05FFB" w14:paraId="48E79E5A" w14:textId="77777777">
        <w:tc>
          <w:tcPr>
            <w:tcW w:w="1308" w:type="pct"/>
            <w:vMerge/>
          </w:tcPr>
          <w:p w:rsidRPr="008979A8" w:rsidR="00170B8A" w:rsidP="00170B8A" w:rsidRDefault="00170B8A" w14:paraId="5FAA2317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7B4956" w:rsidR="00170B8A" w:rsidP="00170B8A" w:rsidRDefault="00170B8A" w14:paraId="1D1107D8" w14:textId="102DEFD6">
            <w:pPr>
              <w:spacing w:after="0"/>
            </w:pPr>
            <w:r w:rsidRPr="00402948">
              <w:t>INTERNET</w:t>
            </w:r>
            <w:r>
              <w:t>_</w:t>
            </w:r>
            <w:r w:rsidRPr="00402948">
              <w:t>QUOTA</w:t>
            </w:r>
            <w:r>
              <w:t>_</w:t>
            </w:r>
            <w:r w:rsidRPr="00402948">
              <w:t>TO</w:t>
            </w:r>
            <w:r>
              <w:t>_</w:t>
            </w:r>
            <w:r w:rsidRPr="00402948">
              <w:t>TIMING</w:t>
            </w:r>
          </w:p>
        </w:tc>
        <w:tc>
          <w:tcPr>
            <w:tcW w:w="2307" w:type="pct"/>
          </w:tcPr>
          <w:p w:rsidR="00170B8A" w:rsidP="00170B8A" w:rsidRDefault="00170B8A" w14:paraId="31669ED2" w14:textId="1E47F5AE">
            <w:pPr>
              <w:rPr>
                <w:rFonts w:cs="CordiaUPC"/>
              </w:rPr>
            </w:pPr>
            <w:r w:rsidRPr="00037CA4">
              <w:t>internetQuotaToTiming</w:t>
            </w:r>
          </w:p>
        </w:tc>
      </w:tr>
      <w:tr w:rsidRPr="008979A8" w:rsidR="00170B8A" w:rsidTr="00F05FFB" w14:paraId="6392F684" w14:textId="77777777">
        <w:tc>
          <w:tcPr>
            <w:tcW w:w="1308" w:type="pct"/>
            <w:vMerge/>
          </w:tcPr>
          <w:p w:rsidRPr="008979A8" w:rsidR="00170B8A" w:rsidP="00170B8A" w:rsidRDefault="00170B8A" w14:paraId="2D275C9A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7B4956" w:rsidR="00170B8A" w:rsidP="00170B8A" w:rsidRDefault="00170B8A" w14:paraId="5A185729" w14:textId="117E86F6">
            <w:pPr>
              <w:spacing w:after="0"/>
            </w:pPr>
            <w:r w:rsidRPr="00402948">
              <w:t>INTERNET</w:t>
            </w:r>
            <w:r>
              <w:t>_</w:t>
            </w:r>
            <w:r w:rsidRPr="00402948">
              <w:t>QUOTA</w:t>
            </w:r>
          </w:p>
        </w:tc>
        <w:tc>
          <w:tcPr>
            <w:tcW w:w="2307" w:type="pct"/>
          </w:tcPr>
          <w:p w:rsidR="00170B8A" w:rsidP="00170B8A" w:rsidRDefault="00170B8A" w14:paraId="72D4AA37" w14:textId="650DCACE">
            <w:pPr>
              <w:rPr>
                <w:rFonts w:cs="CordiaUPC"/>
              </w:rPr>
            </w:pPr>
            <w:r w:rsidRPr="00021815">
              <w:t>internetQuota</w:t>
            </w:r>
          </w:p>
        </w:tc>
      </w:tr>
      <w:tr w:rsidRPr="008979A8" w:rsidR="00170B8A" w:rsidTr="00F05FFB" w14:paraId="455677E0" w14:textId="77777777">
        <w:tc>
          <w:tcPr>
            <w:tcW w:w="1308" w:type="pct"/>
            <w:vMerge/>
          </w:tcPr>
          <w:p w:rsidRPr="008979A8" w:rsidR="00170B8A" w:rsidP="00170B8A" w:rsidRDefault="00170B8A" w14:paraId="18080D95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7B4956" w:rsidR="00170B8A" w:rsidP="00170B8A" w:rsidRDefault="00170B8A" w14:paraId="07FDC8A0" w14:textId="3E0C53D3">
            <w:pPr>
              <w:spacing w:after="0"/>
            </w:pPr>
            <w:r w:rsidRPr="00402948">
              <w:t>INTERNET</w:t>
            </w:r>
            <w:r>
              <w:t>_</w:t>
            </w:r>
            <w:r w:rsidRPr="00402948">
              <w:t>QUOTA</w:t>
            </w:r>
            <w:r>
              <w:t>_</w:t>
            </w:r>
            <w:r w:rsidRPr="00402948">
              <w:t>UNIT</w:t>
            </w:r>
          </w:p>
        </w:tc>
        <w:tc>
          <w:tcPr>
            <w:tcW w:w="2307" w:type="pct"/>
          </w:tcPr>
          <w:p w:rsidR="00170B8A" w:rsidP="00170B8A" w:rsidRDefault="00170B8A" w14:paraId="2E065E25" w14:textId="5D2A2144">
            <w:pPr>
              <w:rPr>
                <w:rFonts w:cs="CordiaUPC"/>
              </w:rPr>
            </w:pPr>
            <w:r w:rsidRPr="00021815">
              <w:t>internetQuotaUnit</w:t>
            </w:r>
          </w:p>
        </w:tc>
      </w:tr>
      <w:tr w:rsidRPr="008979A8" w:rsidR="00170B8A" w:rsidTr="00F05FFB" w14:paraId="264C17FC" w14:textId="77777777">
        <w:tc>
          <w:tcPr>
            <w:tcW w:w="1308" w:type="pct"/>
            <w:vMerge/>
          </w:tcPr>
          <w:p w:rsidRPr="008979A8" w:rsidR="00170B8A" w:rsidP="00170B8A" w:rsidRDefault="00170B8A" w14:paraId="21419C53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7B4956" w:rsidR="00170B8A" w:rsidP="00170B8A" w:rsidRDefault="00170B8A" w14:paraId="6D16EEB9" w14:textId="57E7617A">
            <w:pPr>
              <w:spacing w:after="0"/>
            </w:pPr>
            <w:r w:rsidRPr="00402948">
              <w:t>INTERNET</w:t>
            </w:r>
            <w:r>
              <w:t>_</w:t>
            </w:r>
            <w:r w:rsidRPr="00402948">
              <w:t>QUOTA</w:t>
            </w:r>
            <w:r>
              <w:t>_NEXT_G</w:t>
            </w:r>
          </w:p>
        </w:tc>
        <w:tc>
          <w:tcPr>
            <w:tcW w:w="2307" w:type="pct"/>
          </w:tcPr>
          <w:p w:rsidR="00170B8A" w:rsidP="00170B8A" w:rsidRDefault="00170B8A" w14:paraId="23D10F7E" w14:textId="344B2524">
            <w:pPr>
              <w:rPr>
                <w:rFonts w:cs="CordiaUPC"/>
              </w:rPr>
            </w:pPr>
            <w:r w:rsidRPr="00021815">
              <w:t>internetQuotaNextG</w:t>
            </w:r>
          </w:p>
        </w:tc>
      </w:tr>
      <w:tr w:rsidRPr="008979A8" w:rsidR="00170B8A" w:rsidTr="00F05FFB" w14:paraId="13A97671" w14:textId="77777777">
        <w:tc>
          <w:tcPr>
            <w:tcW w:w="1308" w:type="pct"/>
            <w:vMerge/>
          </w:tcPr>
          <w:p w:rsidRPr="008979A8" w:rsidR="00170B8A" w:rsidP="00170B8A" w:rsidRDefault="00170B8A" w14:paraId="5040F5C3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7B4956" w:rsidR="00170B8A" w:rsidP="00170B8A" w:rsidRDefault="00170B8A" w14:paraId="67212429" w14:textId="72B93C62">
            <w:pPr>
              <w:spacing w:after="0"/>
            </w:pPr>
            <w:r w:rsidRPr="00402948">
              <w:t>INTERNET</w:t>
            </w:r>
            <w:r>
              <w:t>_</w:t>
            </w:r>
            <w:r w:rsidRPr="00402948">
              <w:t>QUOTA</w:t>
            </w:r>
            <w:r>
              <w:t>_BLOCK_BIT</w:t>
            </w:r>
          </w:p>
        </w:tc>
        <w:tc>
          <w:tcPr>
            <w:tcW w:w="2307" w:type="pct"/>
          </w:tcPr>
          <w:p w:rsidR="00170B8A" w:rsidP="00170B8A" w:rsidRDefault="00170B8A" w14:paraId="7D752F6D" w14:textId="41DC9E16">
            <w:pPr>
              <w:rPr>
                <w:rFonts w:cs="CordiaUPC"/>
              </w:rPr>
            </w:pPr>
            <w:r w:rsidRPr="00021815">
              <w:t>internetQuotaBlockBit</w:t>
            </w:r>
          </w:p>
        </w:tc>
      </w:tr>
      <w:tr w:rsidRPr="008979A8" w:rsidR="00170B8A" w:rsidTr="00F05FFB" w14:paraId="1B6D5903" w14:textId="77777777">
        <w:tc>
          <w:tcPr>
            <w:tcW w:w="1308" w:type="pct"/>
            <w:vMerge/>
          </w:tcPr>
          <w:p w:rsidRPr="008979A8" w:rsidR="00170B8A" w:rsidP="00170B8A" w:rsidRDefault="00170B8A" w14:paraId="5433C3BE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170B8A" w:rsidP="00170B8A" w:rsidRDefault="00170B8A" w14:paraId="60E935C6" w14:textId="0672630A">
            <w:pPr>
              <w:spacing w:after="0"/>
              <w:rPr>
                <w:rFonts w:cs="CordiaUPC"/>
              </w:rPr>
            </w:pPr>
            <w:r w:rsidRPr="00402948">
              <w:t>INTERNET</w:t>
            </w:r>
            <w:r>
              <w:t>_</w:t>
            </w:r>
            <w:r w:rsidRPr="00402948">
              <w:t>QUOTA</w:t>
            </w:r>
            <w:r>
              <w:t>_ROLL_OVER</w:t>
            </w:r>
          </w:p>
        </w:tc>
        <w:tc>
          <w:tcPr>
            <w:tcW w:w="2307" w:type="pct"/>
          </w:tcPr>
          <w:p w:rsidR="00170B8A" w:rsidP="00170B8A" w:rsidRDefault="00170B8A" w14:paraId="6DC0E064" w14:textId="0EEF6B75">
            <w:pPr>
              <w:rPr>
                <w:rFonts w:cs="CordiaUPC"/>
              </w:rPr>
            </w:pPr>
            <w:r w:rsidRPr="00E14894">
              <w:t>internetQuotaRollOver</w:t>
            </w:r>
          </w:p>
        </w:tc>
      </w:tr>
      <w:tr w:rsidRPr="008979A8" w:rsidR="00170B8A" w:rsidTr="00F05FFB" w14:paraId="1987D258" w14:textId="77777777">
        <w:tc>
          <w:tcPr>
            <w:tcW w:w="1308" w:type="pct"/>
            <w:vMerge/>
          </w:tcPr>
          <w:p w:rsidRPr="008979A8" w:rsidR="00170B8A" w:rsidP="00170B8A" w:rsidRDefault="00170B8A" w14:paraId="019F40BD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170B8A" w:rsidP="00170B8A" w:rsidRDefault="00170B8A" w14:paraId="558331E7" w14:textId="7F35B8D3">
            <w:pPr>
              <w:spacing w:after="0"/>
              <w:rPr>
                <w:rFonts w:cs="CordiaUPC"/>
              </w:rPr>
            </w:pPr>
            <w:r>
              <w:rPr>
                <w:rFonts w:cs="CordiaUPC"/>
              </w:rPr>
              <w:t>MAX_ROLL_OVER_QUOTA</w:t>
            </w:r>
          </w:p>
        </w:tc>
        <w:tc>
          <w:tcPr>
            <w:tcW w:w="2307" w:type="pct"/>
          </w:tcPr>
          <w:p w:rsidR="00170B8A" w:rsidP="00170B8A" w:rsidRDefault="00170B8A" w14:paraId="251E614F" w14:textId="11FA24F3">
            <w:pPr>
              <w:rPr>
                <w:rFonts w:cs="CordiaUPC"/>
              </w:rPr>
            </w:pPr>
            <w:r w:rsidRPr="00E14894">
              <w:t>maxRollOverQuota</w:t>
            </w:r>
          </w:p>
        </w:tc>
      </w:tr>
      <w:tr w:rsidRPr="008979A8" w:rsidR="00170B8A" w:rsidTr="00F05FFB" w14:paraId="290E5F6B" w14:textId="77777777">
        <w:tc>
          <w:tcPr>
            <w:tcW w:w="1308" w:type="pct"/>
            <w:vMerge/>
          </w:tcPr>
          <w:p w:rsidRPr="008979A8" w:rsidR="00170B8A" w:rsidP="00170B8A" w:rsidRDefault="00170B8A" w14:paraId="0A9D27C1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170B8A" w:rsidP="00170B8A" w:rsidRDefault="00170B8A" w14:paraId="4A0AC9EA" w14:textId="72DC3C20">
            <w:pPr>
              <w:spacing w:after="0"/>
              <w:rPr>
                <w:rFonts w:cs="CordiaUPC"/>
              </w:rPr>
            </w:pPr>
            <w:r>
              <w:rPr>
                <w:rFonts w:cs="CordiaUPC"/>
              </w:rPr>
              <w:t>MAX_ROLL_OVER_QUOTA_UNIT</w:t>
            </w:r>
          </w:p>
        </w:tc>
        <w:tc>
          <w:tcPr>
            <w:tcW w:w="2307" w:type="pct"/>
          </w:tcPr>
          <w:p w:rsidR="00170B8A" w:rsidP="00170B8A" w:rsidRDefault="00170B8A" w14:paraId="1AF0F5B2" w14:textId="44682FA8">
            <w:pPr>
              <w:rPr>
                <w:rFonts w:cs="CordiaUPC"/>
              </w:rPr>
            </w:pPr>
            <w:r w:rsidRPr="00E14894">
              <w:t>maxRollOverQuotaUnit</w:t>
            </w:r>
          </w:p>
        </w:tc>
      </w:tr>
      <w:tr w:rsidRPr="008979A8" w:rsidR="00170B8A" w:rsidTr="005C325E" w14:paraId="6EF09AA2" w14:textId="77777777">
        <w:trPr>
          <w:trHeight w:val="450"/>
        </w:trPr>
        <w:tc>
          <w:tcPr>
            <w:tcW w:w="1308" w:type="pct"/>
            <w:vMerge/>
          </w:tcPr>
          <w:p w:rsidRPr="008979A8" w:rsidR="00170B8A" w:rsidP="00170B8A" w:rsidRDefault="00170B8A" w14:paraId="23F73F94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170B8A" w:rsidP="00170B8A" w:rsidRDefault="00170B8A" w14:paraId="5F4EE881" w14:textId="3AB7DF76">
            <w:pPr>
              <w:spacing w:after="0"/>
              <w:rPr>
                <w:rFonts w:cs="CordiaUPC"/>
              </w:rPr>
            </w:pPr>
            <w:r>
              <w:rPr>
                <w:rFonts w:cs="CordiaUPC"/>
              </w:rPr>
              <w:t>SHARE_ALLOW</w:t>
            </w:r>
          </w:p>
        </w:tc>
        <w:tc>
          <w:tcPr>
            <w:tcW w:w="2307" w:type="pct"/>
          </w:tcPr>
          <w:p w:rsidRPr="00E14894" w:rsidR="00170B8A" w:rsidP="00170B8A" w:rsidRDefault="00170B8A" w14:paraId="713A9199" w14:textId="59C8030D">
            <w:r>
              <w:rPr>
                <w:rFonts w:cs="CordiaUPC"/>
              </w:rPr>
              <w:t>shareAllow</w:t>
            </w:r>
          </w:p>
        </w:tc>
      </w:tr>
      <w:tr w:rsidRPr="008979A8" w:rsidR="00170B8A" w:rsidTr="00F05FFB" w14:paraId="7AFA9726" w14:textId="77777777">
        <w:tc>
          <w:tcPr>
            <w:tcW w:w="1308" w:type="pct"/>
            <w:vMerge/>
          </w:tcPr>
          <w:p w:rsidRPr="008979A8" w:rsidR="00170B8A" w:rsidP="00170B8A" w:rsidRDefault="00170B8A" w14:paraId="1F692307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170B8A" w:rsidP="00170B8A" w:rsidRDefault="00170B8A" w14:paraId="1F7185DB" w14:textId="093AC5A4">
            <w:pPr>
              <w:spacing w:after="0"/>
              <w:rPr>
                <w:rFonts w:cs="CordiaUPC"/>
              </w:rPr>
            </w:pPr>
            <w:r>
              <w:rPr>
                <w:rFonts w:cs="CordiaUPC"/>
              </w:rPr>
              <w:t>SHARE_MEMBER</w:t>
            </w:r>
          </w:p>
        </w:tc>
        <w:tc>
          <w:tcPr>
            <w:tcW w:w="2307" w:type="pct"/>
          </w:tcPr>
          <w:p w:rsidRPr="00E14894" w:rsidR="00170B8A" w:rsidP="00170B8A" w:rsidRDefault="00170B8A" w14:paraId="6128F2E1" w14:textId="6929F0BF">
            <w:pPr>
              <w:rPr>
                <w:cs/>
              </w:rPr>
            </w:pPr>
            <w:r>
              <w:rPr>
                <w:rFonts w:cs="CordiaUPC"/>
              </w:rPr>
              <w:t>shareMember</w:t>
            </w:r>
          </w:p>
        </w:tc>
      </w:tr>
      <w:tr w:rsidRPr="008979A8" w:rsidR="00170B8A" w:rsidTr="00F05FFB" w14:paraId="7DC0A74E" w14:textId="77777777">
        <w:tc>
          <w:tcPr>
            <w:tcW w:w="1308" w:type="pct"/>
            <w:vMerge w:val="restart"/>
          </w:tcPr>
          <w:p w:rsidRPr="008979A8" w:rsidR="00170B8A" w:rsidP="00170B8A" w:rsidRDefault="00170B8A" w14:paraId="1B0AA8B3" w14:textId="7A640806">
            <w:pPr>
              <w:rPr>
                <w:rFonts w:cs="CordiaUPC"/>
              </w:rPr>
            </w:pPr>
            <w:r>
              <w:rPr>
                <w:rFonts w:cs="CordiaUPC"/>
              </w:rPr>
              <w:t>MASS</w:t>
            </w:r>
            <w:r w:rsidRPr="00F33A0D">
              <w:rPr>
                <w:rFonts w:cs="CordiaUPC"/>
              </w:rPr>
              <w:t>_</w:t>
            </w:r>
            <w:r>
              <w:rPr>
                <w:rFonts w:cs="CordiaUPC"/>
              </w:rPr>
              <w:t>INTERNET_QUOTA_COVERAGE</w:t>
            </w:r>
          </w:p>
        </w:tc>
        <w:tc>
          <w:tcPr>
            <w:tcW w:w="1385" w:type="pct"/>
          </w:tcPr>
          <w:p w:rsidR="00170B8A" w:rsidP="00170B8A" w:rsidRDefault="00170B8A" w14:paraId="02F6995F" w14:textId="40FC8A43">
            <w:pPr>
              <w:spacing w:after="0"/>
              <w:rPr>
                <w:rFonts w:cs="CordiaUPC"/>
              </w:rPr>
            </w:pPr>
            <w:r>
              <w:rPr>
                <w:szCs w:val="36"/>
              </w:rPr>
              <w:t>ROW_ID</w:t>
            </w:r>
          </w:p>
        </w:tc>
        <w:tc>
          <w:tcPr>
            <w:tcW w:w="2307" w:type="pct"/>
          </w:tcPr>
          <w:p w:rsidR="00170B8A" w:rsidP="00170B8A" w:rsidRDefault="00170B8A" w14:paraId="531A7E54" w14:textId="77777777">
            <w:pPr>
              <w:spacing w:after="0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ครั้งแรก</w:t>
            </w:r>
          </w:p>
          <w:p w:rsidR="00170B8A" w:rsidP="00170B8A" w:rsidRDefault="00170B8A" w14:paraId="3A6D4C4F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ให้ระบบ </w:t>
            </w:r>
            <w:r>
              <w:rPr>
                <w:rFonts w:cs="CordiaUPC"/>
              </w:rPr>
              <w:t xml:space="preserve">Auto Generate </w:t>
            </w:r>
          </w:p>
          <w:p w:rsidR="00170B8A" w:rsidP="00170B8A" w:rsidRDefault="00170B8A" w14:paraId="0E154CD7" w14:textId="77777777">
            <w:pPr>
              <w:spacing w:after="0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ครั้งถัดไป</w:t>
            </w:r>
          </w:p>
          <w:p w:rsidRPr="00E14894" w:rsidR="00170B8A" w:rsidP="00170B8A" w:rsidRDefault="00170B8A" w14:paraId="496689C8" w14:textId="62319B49">
            <w:r>
              <w:rPr>
                <w:rFonts w:hint="cs" w:cs="Angsana New"/>
                <w:cs/>
              </w:rPr>
              <w:t xml:space="preserve">ให้ใช้ </w:t>
            </w:r>
            <w:r>
              <w:rPr>
                <w:rFonts w:cs="CordiaUPC"/>
              </w:rPr>
              <w:t xml:space="preserve">Row ID </w:t>
            </w:r>
            <w:r>
              <w:rPr>
                <w:rFonts w:hint="cs" w:cs="Angsana New"/>
                <w:cs/>
              </w:rPr>
              <w:t>เดิม</w:t>
            </w:r>
          </w:p>
        </w:tc>
      </w:tr>
      <w:tr w:rsidRPr="008979A8" w:rsidR="00170B8A" w:rsidTr="00F05FFB" w14:paraId="49F9C77D" w14:textId="77777777">
        <w:tc>
          <w:tcPr>
            <w:tcW w:w="1308" w:type="pct"/>
            <w:vMerge/>
          </w:tcPr>
          <w:p w:rsidRPr="008979A8" w:rsidR="00170B8A" w:rsidP="00170B8A" w:rsidRDefault="00170B8A" w14:paraId="62DF5086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170B8A" w:rsidP="00170B8A" w:rsidRDefault="00170B8A" w14:paraId="2C2101D1" w14:textId="33510581">
            <w:pPr>
              <w:spacing w:after="0"/>
              <w:rPr>
                <w:rFonts w:cs="CordiaUPC"/>
              </w:rPr>
            </w:pPr>
            <w:r>
              <w:t>INTERNET_QUOTA_ROW_ID</w:t>
            </w:r>
          </w:p>
        </w:tc>
        <w:tc>
          <w:tcPr>
            <w:tcW w:w="2307" w:type="pct"/>
          </w:tcPr>
          <w:p w:rsidRPr="00E14894" w:rsidR="00170B8A" w:rsidP="00170B8A" w:rsidRDefault="00170B8A" w14:paraId="094F804D" w14:textId="5B52CB1B">
            <w:r>
              <w:rPr>
                <w:rFonts w:hint="cs" w:cs="Angsana New"/>
                <w:cs/>
              </w:rPr>
              <w:t>ให้</w:t>
            </w:r>
            <w:r w:rsidRPr="008979A8">
              <w:rPr>
                <w:rFonts w:cs="Angsana New"/>
                <w:cs/>
              </w:rPr>
              <w:t>ใช้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CordiaUPC"/>
              </w:rPr>
              <w:t>MASS</w:t>
            </w:r>
            <w:r w:rsidRPr="00F33A0D">
              <w:rPr>
                <w:rFonts w:cs="CordiaUPC"/>
              </w:rPr>
              <w:t>_</w:t>
            </w:r>
            <w:r>
              <w:rPr>
                <w:rFonts w:cs="CordiaUPC"/>
              </w:rPr>
              <w:t>INTERNET_QUOTA</w:t>
            </w:r>
            <w:r w:rsidRPr="008979A8">
              <w:rPr>
                <w:rFonts w:cs="Angsana New"/>
                <w:cs/>
              </w:rPr>
              <w:t>.</w:t>
            </w:r>
            <w:r w:rsidRPr="008979A8">
              <w:rPr>
                <w:rFonts w:cs="CordiaUPC"/>
              </w:rPr>
              <w:t>ROW_ID</w:t>
            </w:r>
            <w:r>
              <w:rPr>
                <w:rFonts w:hint="cs" w:cs="Angsana New"/>
                <w:cs/>
              </w:rPr>
              <w:t xml:space="preserve"> เดิม</w:t>
            </w:r>
          </w:p>
        </w:tc>
      </w:tr>
      <w:tr w:rsidRPr="008979A8" w:rsidR="00170B8A" w:rsidTr="00F05FFB" w14:paraId="2881FA08" w14:textId="77777777">
        <w:tc>
          <w:tcPr>
            <w:tcW w:w="1308" w:type="pct"/>
            <w:vMerge/>
          </w:tcPr>
          <w:p w:rsidRPr="008979A8" w:rsidR="00170B8A" w:rsidP="00170B8A" w:rsidRDefault="00170B8A" w14:paraId="0E66E51F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170B8A" w:rsidP="00170B8A" w:rsidRDefault="00170B8A" w14:paraId="1C70A085" w14:textId="464D058C">
            <w:pPr>
              <w:spacing w:after="0"/>
              <w:rPr>
                <w:rFonts w:cs="CordiaUPC"/>
              </w:rPr>
            </w:pPr>
            <w:r w:rsidRPr="00402948">
              <w:t>INTERNET</w:t>
            </w:r>
            <w:r>
              <w:t>_</w:t>
            </w:r>
            <w:r w:rsidRPr="00402948">
              <w:t>QUOTA</w:t>
            </w:r>
            <w:r>
              <w:t>_</w:t>
            </w:r>
            <w:r w:rsidRPr="00402948">
              <w:t>NETWORK</w:t>
            </w:r>
            <w:r>
              <w:t>_</w:t>
            </w:r>
            <w:r w:rsidRPr="00402948">
              <w:t>COVERAGE</w:t>
            </w:r>
          </w:p>
        </w:tc>
        <w:tc>
          <w:tcPr>
            <w:tcW w:w="2307" w:type="pct"/>
          </w:tcPr>
          <w:p w:rsidRPr="00E14894" w:rsidR="00170B8A" w:rsidP="00170B8A" w:rsidRDefault="00170B8A" w14:paraId="27CAC205" w14:textId="1246AED7">
            <w:r>
              <w:t>internetQuotaNetworkCoverage</w:t>
            </w:r>
          </w:p>
        </w:tc>
      </w:tr>
      <w:tr w:rsidRPr="008979A8" w:rsidR="00170B8A" w:rsidTr="00F05FFB" w14:paraId="4F708B52" w14:textId="77777777">
        <w:tc>
          <w:tcPr>
            <w:tcW w:w="1308" w:type="pct"/>
            <w:vMerge w:val="restart"/>
          </w:tcPr>
          <w:p w:rsidRPr="008979A8" w:rsidR="00170B8A" w:rsidP="00170B8A" w:rsidRDefault="00170B8A" w14:paraId="43552FCF" w14:textId="7342CCF9">
            <w:pPr>
              <w:rPr>
                <w:rFonts w:cs="CordiaUPC"/>
              </w:rPr>
            </w:pPr>
            <w:r>
              <w:rPr>
                <w:rFonts w:cs="CordiaUPC"/>
              </w:rPr>
              <w:t>MASS</w:t>
            </w:r>
            <w:r w:rsidRPr="00F33A0D">
              <w:rPr>
                <w:rFonts w:cs="CordiaUPC"/>
              </w:rPr>
              <w:t>_</w:t>
            </w:r>
            <w:r>
              <w:rPr>
                <w:rFonts w:cs="CordiaUPC"/>
              </w:rPr>
              <w:t>INTERNET_FIXED_SPEED_COVERAGE</w:t>
            </w:r>
          </w:p>
        </w:tc>
        <w:tc>
          <w:tcPr>
            <w:tcW w:w="1385" w:type="pct"/>
          </w:tcPr>
          <w:p w:rsidRPr="00402948" w:rsidR="00170B8A" w:rsidP="00170B8A" w:rsidRDefault="00170B8A" w14:paraId="3617F87C" w14:textId="165C40BD">
            <w:pPr>
              <w:spacing w:after="0"/>
            </w:pPr>
            <w:r>
              <w:rPr>
                <w:szCs w:val="36"/>
              </w:rPr>
              <w:t>ROW_ID</w:t>
            </w:r>
          </w:p>
        </w:tc>
        <w:tc>
          <w:tcPr>
            <w:tcW w:w="2307" w:type="pct"/>
          </w:tcPr>
          <w:p w:rsidR="00170B8A" w:rsidP="00170B8A" w:rsidRDefault="00170B8A" w14:paraId="37BE4E76" w14:textId="77777777">
            <w:pPr>
              <w:spacing w:after="0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ครั้งแรก</w:t>
            </w:r>
          </w:p>
          <w:p w:rsidR="00170B8A" w:rsidP="00170B8A" w:rsidRDefault="00170B8A" w14:paraId="1AD4DCD6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ให้ระบบ </w:t>
            </w:r>
            <w:r>
              <w:rPr>
                <w:rFonts w:cs="CordiaUPC"/>
              </w:rPr>
              <w:t xml:space="preserve">Auto Generate </w:t>
            </w:r>
          </w:p>
          <w:p w:rsidR="00170B8A" w:rsidP="00170B8A" w:rsidRDefault="00170B8A" w14:paraId="7328BAA8" w14:textId="77777777">
            <w:pPr>
              <w:spacing w:after="0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ครั้งถัดไป</w:t>
            </w:r>
          </w:p>
          <w:p w:rsidR="00170B8A" w:rsidP="00170B8A" w:rsidRDefault="00170B8A" w14:paraId="50A4702F" w14:textId="7C8DB2B8">
            <w:r>
              <w:rPr>
                <w:rFonts w:hint="cs" w:cs="Angsana New"/>
                <w:cs/>
              </w:rPr>
              <w:t xml:space="preserve">ให้ใช้ </w:t>
            </w:r>
            <w:r>
              <w:rPr>
                <w:rFonts w:cs="CordiaUPC"/>
              </w:rPr>
              <w:t xml:space="preserve">Row ID </w:t>
            </w:r>
            <w:r>
              <w:rPr>
                <w:rFonts w:hint="cs" w:cs="Angsana New"/>
                <w:cs/>
              </w:rPr>
              <w:t>เดิม</w:t>
            </w:r>
          </w:p>
        </w:tc>
      </w:tr>
      <w:tr w:rsidRPr="008979A8" w:rsidR="00170B8A" w:rsidTr="00F05FFB" w14:paraId="78FC5881" w14:textId="77777777">
        <w:tc>
          <w:tcPr>
            <w:tcW w:w="1308" w:type="pct"/>
            <w:vMerge/>
          </w:tcPr>
          <w:p w:rsidRPr="008979A8" w:rsidR="00170B8A" w:rsidP="00170B8A" w:rsidRDefault="00170B8A" w14:paraId="2B9DB73C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402948" w:rsidR="00170B8A" w:rsidP="00170B8A" w:rsidRDefault="00170B8A" w14:paraId="5C8B4898" w14:textId="3952C591">
            <w:pPr>
              <w:spacing w:after="0"/>
            </w:pPr>
            <w:r>
              <w:t>INTERNET_ ROW_ID</w:t>
            </w:r>
          </w:p>
        </w:tc>
        <w:tc>
          <w:tcPr>
            <w:tcW w:w="2307" w:type="pct"/>
          </w:tcPr>
          <w:p w:rsidR="00170B8A" w:rsidP="00170B8A" w:rsidRDefault="00170B8A" w14:paraId="666CDA37" w14:textId="18D87DF4">
            <w:r>
              <w:rPr>
                <w:rFonts w:hint="cs" w:cs="Angsana New"/>
                <w:cs/>
              </w:rPr>
              <w:t>ให้</w:t>
            </w:r>
            <w:r w:rsidRPr="008979A8">
              <w:rPr>
                <w:rFonts w:cs="Angsana New"/>
                <w:cs/>
              </w:rPr>
              <w:t>ใช้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CordiaUPC"/>
              </w:rPr>
              <w:t>MASS</w:t>
            </w:r>
            <w:r w:rsidRPr="00F33A0D">
              <w:rPr>
                <w:rFonts w:cs="CordiaUPC"/>
              </w:rPr>
              <w:t>_</w:t>
            </w:r>
            <w:r>
              <w:rPr>
                <w:rFonts w:cs="CordiaUPC"/>
              </w:rPr>
              <w:t>INTERNET</w:t>
            </w:r>
            <w:r w:rsidRPr="008979A8">
              <w:rPr>
                <w:rFonts w:cs="Angsana New"/>
                <w:cs/>
              </w:rPr>
              <w:t>.</w:t>
            </w:r>
            <w:r w:rsidRPr="008979A8">
              <w:rPr>
                <w:rFonts w:cs="CordiaUPC"/>
              </w:rPr>
              <w:t>ROW_ID</w:t>
            </w:r>
            <w:r>
              <w:rPr>
                <w:rFonts w:hint="cs" w:cs="Angsana New"/>
                <w:cs/>
              </w:rPr>
              <w:t xml:space="preserve"> เดิม</w:t>
            </w:r>
          </w:p>
        </w:tc>
      </w:tr>
      <w:tr w:rsidRPr="008979A8" w:rsidR="00170B8A" w:rsidTr="00F05FFB" w14:paraId="2AF1C940" w14:textId="77777777">
        <w:tc>
          <w:tcPr>
            <w:tcW w:w="1308" w:type="pct"/>
            <w:vMerge/>
          </w:tcPr>
          <w:p w:rsidRPr="008979A8" w:rsidR="00170B8A" w:rsidP="00170B8A" w:rsidRDefault="00170B8A" w14:paraId="03DC359E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402948" w:rsidR="00170B8A" w:rsidP="00170B8A" w:rsidRDefault="00170B8A" w14:paraId="32019F7A" w14:textId="4D04F114">
            <w:pPr>
              <w:spacing w:after="0"/>
            </w:pPr>
            <w:r w:rsidRPr="00402948">
              <w:t>INTERNET</w:t>
            </w:r>
            <w:r>
              <w:t>_</w:t>
            </w:r>
            <w:r w:rsidRPr="00402948">
              <w:t>NETWORK</w:t>
            </w:r>
            <w:r>
              <w:t>_</w:t>
            </w:r>
            <w:r w:rsidRPr="00402948">
              <w:t>COVERAGE</w:t>
            </w:r>
          </w:p>
        </w:tc>
        <w:tc>
          <w:tcPr>
            <w:tcW w:w="2307" w:type="pct"/>
          </w:tcPr>
          <w:p w:rsidR="00170B8A" w:rsidP="00170B8A" w:rsidRDefault="00170B8A" w14:paraId="034FE430" w14:textId="5AC0D613">
            <w:r w:rsidRPr="00450101">
              <w:t>fixedSpeedInternetNetworkCoverage</w:t>
            </w:r>
          </w:p>
        </w:tc>
      </w:tr>
    </w:tbl>
    <w:p w:rsidRPr="008979A8" w:rsidR="000A09FE" w:rsidP="000A09FE" w:rsidRDefault="000A09FE" w14:paraId="176F865E" w14:textId="12C418BE">
      <w:pPr>
        <w:pStyle w:val="Heading2"/>
        <w:numPr>
          <w:ilvl w:val="0"/>
          <w:numId w:val="1"/>
        </w:numPr>
        <w:ind w:left="426" w:hanging="426"/>
        <w:rPr>
          <w:rFonts w:ascii="CordiaUPC" w:hAnsi="CordiaUPC" w:cs="CordiaUPC"/>
          <w:sz w:val="36"/>
          <w:szCs w:val="36"/>
        </w:rPr>
      </w:pPr>
      <w:r>
        <w:rPr>
          <w:rFonts w:ascii="CordiaUPC" w:hAnsi="CordiaUPC" w:cs="CordiaUPC"/>
          <w:sz w:val="36"/>
          <w:szCs w:val="36"/>
        </w:rPr>
        <w:t>Mass Internet</w:t>
      </w:r>
      <w:r w:rsidRPr="008979A8">
        <w:rPr>
          <w:rFonts w:ascii="CordiaUPC" w:hAnsi="CordiaUPC" w:cs="CordiaUPC"/>
          <w:sz w:val="36"/>
          <w:szCs w:val="36"/>
        </w:rPr>
        <w:t xml:space="preserve"> on Shelf</w:t>
      </w:r>
    </w:p>
    <w:p w:rsidRPr="008979A8" w:rsidR="000A09FE" w:rsidP="00BB3F68" w:rsidRDefault="000A09FE" w14:paraId="2C82809E" w14:textId="77777777">
      <w:pPr>
        <w:pStyle w:val="Heading3"/>
        <w:numPr>
          <w:ilvl w:val="0"/>
          <w:numId w:val="80"/>
        </w:numPr>
        <w:rPr>
          <w:rFonts w:ascii="CordiaUPC" w:hAnsi="CordiaUPC" w:cs="CordiaUPC"/>
          <w:sz w:val="32"/>
          <w:szCs w:val="40"/>
        </w:rPr>
      </w:pPr>
      <w:r w:rsidRPr="008979A8">
        <w:rPr>
          <w:rFonts w:ascii="CordiaUPC" w:hAnsi="CordiaUPC" w:cs="CordiaUPC"/>
          <w:sz w:val="32"/>
          <w:szCs w:val="40"/>
        </w:rPr>
        <w:t>Field on Screen</w:t>
      </w:r>
    </w:p>
    <w:tbl>
      <w:tblPr>
        <w:tblW w:w="4977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521"/>
        <w:gridCol w:w="1635"/>
        <w:gridCol w:w="5819"/>
      </w:tblGrid>
      <w:tr w:rsidRPr="008979A8" w:rsidR="000A09FE" w:rsidTr="000A09FE" w14:paraId="545E4C9A" w14:textId="77777777">
        <w:trPr>
          <w:cantSplit/>
          <w:tblHeader/>
        </w:trPr>
        <w:tc>
          <w:tcPr>
            <w:tcW w:w="847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0A09FE" w:rsidP="000A09FE" w:rsidRDefault="000A09FE" w14:paraId="258CF748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Field Name</w:t>
            </w:r>
          </w:p>
        </w:tc>
        <w:tc>
          <w:tcPr>
            <w:tcW w:w="911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0A09FE" w:rsidP="000A09FE" w:rsidRDefault="000A09FE" w14:paraId="2BF73C61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Type</w:t>
            </w:r>
          </w:p>
        </w:tc>
        <w:tc>
          <w:tcPr>
            <w:tcW w:w="3242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0A09FE" w:rsidP="000A09FE" w:rsidRDefault="000A09FE" w14:paraId="46D42A0F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Comments</w:t>
            </w:r>
          </w:p>
        </w:tc>
      </w:tr>
      <w:tr w:rsidRPr="008979A8" w:rsidR="00055B4F" w:rsidTr="000A09FE" w14:paraId="7E4E7031" w14:textId="77777777">
        <w:tc>
          <w:tcPr>
            <w:tcW w:w="847" w:type="pct"/>
          </w:tcPr>
          <w:p w:rsidR="00055B4F" w:rsidP="000A09FE" w:rsidRDefault="00055B4F" w14:paraId="3C80513C" w14:textId="1992E6AE">
            <w:pPr>
              <w:rPr>
                <w:rFonts w:cs="CordiaUPC"/>
              </w:rPr>
            </w:pPr>
            <w:r>
              <w:rPr>
                <w:rFonts w:cs="CordiaUPC"/>
              </w:rPr>
              <w:t>copyFrom</w:t>
            </w:r>
          </w:p>
        </w:tc>
        <w:tc>
          <w:tcPr>
            <w:tcW w:w="911" w:type="pct"/>
          </w:tcPr>
          <w:p w:rsidR="00055B4F" w:rsidP="000A09FE" w:rsidRDefault="00055B4F" w14:paraId="21B94EA4" w14:textId="0B2C7797">
            <w:pPr>
              <w:rPr>
                <w:rFonts w:cs="CordiaUPC"/>
              </w:rPr>
            </w:pPr>
            <w:r>
              <w:rPr>
                <w:rFonts w:cs="CordiaUPC"/>
              </w:rPr>
              <w:t>Drop Down List</w:t>
            </w:r>
          </w:p>
        </w:tc>
        <w:tc>
          <w:tcPr>
            <w:tcW w:w="3242" w:type="pct"/>
          </w:tcPr>
          <w:p w:rsidR="00055B4F" w:rsidP="000A09FE" w:rsidRDefault="00055B4F" w14:paraId="676F854D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CordiaUPC"/>
              </w:rPr>
              <w:t>Copy From</w:t>
            </w:r>
          </w:p>
          <w:p w:rsidR="00055B4F" w:rsidP="000A09FE" w:rsidRDefault="00055B4F" w14:paraId="5757C5E7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List of value </w:t>
            </w:r>
            <w:r>
              <w:rPr>
                <w:rFonts w:cs="Angsana New"/>
                <w:cs/>
              </w:rPr>
              <w:t xml:space="preserve">: </w:t>
            </w:r>
            <w:r w:rsidRPr="008979A8">
              <w:rPr>
                <w:rFonts w:cs="Angsana New"/>
                <w:cs/>
              </w:rPr>
              <w:t xml:space="preserve">ดึงข้อมูล </w:t>
            </w:r>
            <w:r w:rsidRPr="008979A8">
              <w:rPr>
                <w:rFonts w:cs="CordiaUPC"/>
              </w:rPr>
              <w:t>free_resource_name</w:t>
            </w:r>
            <w:r w:rsidRPr="008979A8">
              <w:rPr>
                <w:rFonts w:cs="Angsana New"/>
                <w:cs/>
              </w:rPr>
              <w:t xml:space="preserve"> จาก </w:t>
            </w:r>
            <w:r>
              <w:rPr>
                <w:rFonts w:cs="CordiaUPC"/>
              </w:rPr>
              <w:t>MASS</w:t>
            </w:r>
            <w:r w:rsidRPr="008979A8">
              <w:rPr>
                <w:rFonts w:cs="CordiaUPC"/>
              </w:rPr>
              <w:t>_BUSINESS_</w:t>
            </w:r>
            <w:r>
              <w:rPr>
                <w:rFonts w:cs="CordiaUPC"/>
              </w:rPr>
              <w:t>INTERNET</w:t>
            </w:r>
            <w:r w:rsidRPr="008979A8">
              <w:rPr>
                <w:rFonts w:cs="CordiaUPC"/>
              </w:rPr>
              <w:t xml:space="preserve"> Table </w:t>
            </w:r>
            <w:r w:rsidRPr="008979A8">
              <w:rPr>
                <w:rFonts w:cs="Angsana New"/>
                <w:cs/>
              </w:rPr>
              <w:t>มาแสดง</w:t>
            </w:r>
          </w:p>
          <w:p w:rsidR="00782FC9" w:rsidP="000A09FE" w:rsidRDefault="00782FC9" w14:paraId="5D0AB1A8" w14:textId="4C95B7ED">
            <w:pPr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 w:cs="Angsana New"/>
                <w:cs/>
              </w:rPr>
              <w:t xml:space="preserve">สามารถ </w:t>
            </w:r>
            <w:r>
              <w:rPr>
                <w:rFonts w:cs="CordiaUPC"/>
              </w:rPr>
              <w:t xml:space="preserve">Search </w:t>
            </w:r>
            <w:r>
              <w:rPr>
                <w:rFonts w:hint="cs" w:cs="Angsana New"/>
                <w:cs/>
              </w:rPr>
              <w:t>ได้</w:t>
            </w:r>
          </w:p>
        </w:tc>
      </w:tr>
      <w:tr w:rsidRPr="008979A8" w:rsidR="00055B4F" w:rsidTr="000A09FE" w14:paraId="38AD9408" w14:textId="77777777">
        <w:tc>
          <w:tcPr>
            <w:tcW w:w="847" w:type="pct"/>
          </w:tcPr>
          <w:p w:rsidR="00055B4F" w:rsidP="000A09FE" w:rsidRDefault="00055B4F" w14:paraId="78C74FC0" w14:textId="2D63649A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ปุ่ม </w:t>
            </w:r>
            <w:r>
              <w:rPr>
                <w:rFonts w:cs="CordiaUPC"/>
              </w:rPr>
              <w:t>Copy</w:t>
            </w:r>
          </w:p>
        </w:tc>
        <w:tc>
          <w:tcPr>
            <w:tcW w:w="911" w:type="pct"/>
          </w:tcPr>
          <w:p w:rsidR="00055B4F" w:rsidP="000A09FE" w:rsidRDefault="00055B4F" w14:paraId="114B633A" w14:textId="0FBC1F0E">
            <w:pPr>
              <w:rPr>
                <w:rFonts w:cs="CordiaUPC"/>
              </w:rPr>
            </w:pPr>
            <w:r>
              <w:rPr>
                <w:rFonts w:cs="CordiaUPC"/>
              </w:rPr>
              <w:t>Button</w:t>
            </w:r>
          </w:p>
        </w:tc>
        <w:tc>
          <w:tcPr>
            <w:tcW w:w="3242" w:type="pct"/>
          </w:tcPr>
          <w:p w:rsidR="00055B4F" w:rsidP="000A09FE" w:rsidRDefault="00055B4F" w14:paraId="142A5FE5" w14:textId="119F2056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>เมื่อกดปุ่มให้ทำการ</w:t>
            </w:r>
            <w:r>
              <w:rPr>
                <w:rFonts w:cs="CordiaUPC"/>
              </w:rPr>
              <w:t xml:space="preserve"> Copy </w:t>
            </w:r>
            <w:r>
              <w:rPr>
                <w:rFonts w:hint="cs" w:cs="Angsana New"/>
                <w:cs/>
              </w:rPr>
              <w:t xml:space="preserve">ข้อมูลใน </w:t>
            </w:r>
            <w:r>
              <w:rPr>
                <w:rFonts w:cs="CordiaUPC"/>
              </w:rPr>
              <w:t>Default</w:t>
            </w:r>
            <w:r>
              <w:rPr>
                <w:rFonts w:hint="cs" w:cs="Angsana New"/>
                <w:cs/>
              </w:rPr>
              <w:t xml:space="preserve"> ค่า</w:t>
            </w:r>
          </w:p>
        </w:tc>
      </w:tr>
      <w:tr w:rsidRPr="008979A8" w:rsidR="000A09FE" w:rsidTr="000A09FE" w14:paraId="6332B7C9" w14:textId="77777777">
        <w:tc>
          <w:tcPr>
            <w:tcW w:w="847" w:type="pct"/>
          </w:tcPr>
          <w:p w:rsidR="000A09FE" w:rsidP="000A09FE" w:rsidRDefault="000A09FE" w14:paraId="40AD90E7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freeResourceName</w:t>
            </w:r>
          </w:p>
        </w:tc>
        <w:tc>
          <w:tcPr>
            <w:tcW w:w="911" w:type="pct"/>
          </w:tcPr>
          <w:p w:rsidR="000A09FE" w:rsidP="000A09FE" w:rsidRDefault="000A09FE" w14:paraId="5D9CC967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 Text Box</w:t>
            </w:r>
          </w:p>
        </w:tc>
        <w:tc>
          <w:tcPr>
            <w:tcW w:w="3242" w:type="pct"/>
          </w:tcPr>
          <w:p w:rsidRPr="008979A8" w:rsidR="000A09FE" w:rsidP="000A09FE" w:rsidRDefault="000A09FE" w14:paraId="62E76C4D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9E4907">
              <w:rPr>
                <w:rFonts w:cs="Angsana New"/>
                <w:color w:val="FF0000"/>
                <w:cs/>
              </w:rPr>
              <w:t>*</w:t>
            </w:r>
            <w:r w:rsidRPr="009E4907">
              <w:rPr>
                <w:rFonts w:cs="CordiaUPC"/>
                <w:color w:val="FF0000"/>
              </w:rPr>
              <w:t xml:space="preserve">Free Resource </w:t>
            </w:r>
            <w:r>
              <w:rPr>
                <w:rFonts w:cs="CordiaUPC"/>
                <w:color w:val="FF0000"/>
              </w:rPr>
              <w:t xml:space="preserve">Pattern </w:t>
            </w:r>
            <w:r w:rsidRPr="009E4907">
              <w:rPr>
                <w:rFonts w:cs="CordiaUPC"/>
                <w:color w:val="FF0000"/>
              </w:rPr>
              <w:t>Name</w:t>
            </w:r>
          </w:p>
        </w:tc>
      </w:tr>
      <w:tr w:rsidRPr="008979A8" w:rsidR="000A09FE" w:rsidTr="000A09FE" w14:paraId="7C55C217" w14:textId="77777777">
        <w:tc>
          <w:tcPr>
            <w:tcW w:w="847" w:type="pct"/>
          </w:tcPr>
          <w:p w:rsidR="000A09FE" w:rsidP="000A09FE" w:rsidRDefault="000A09FE" w14:paraId="2BC196DA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ปุ่ม </w:t>
            </w:r>
            <w:r>
              <w:rPr>
                <w:rFonts w:cs="CordiaUPC"/>
              </w:rPr>
              <w:t>Generate Name</w:t>
            </w:r>
          </w:p>
        </w:tc>
        <w:tc>
          <w:tcPr>
            <w:tcW w:w="911" w:type="pct"/>
          </w:tcPr>
          <w:p w:rsidR="000A09FE" w:rsidP="000A09FE" w:rsidRDefault="000A09FE" w14:paraId="3CC4F433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Button</w:t>
            </w:r>
          </w:p>
        </w:tc>
        <w:tc>
          <w:tcPr>
            <w:tcW w:w="3242" w:type="pct"/>
          </w:tcPr>
          <w:p w:rsidR="000A09FE" w:rsidP="000A09FE" w:rsidRDefault="000A09FE" w14:paraId="6AD91B8C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วางบรรทัดเดียวกันกับ </w:t>
            </w:r>
            <w:r>
              <w:rPr>
                <w:rFonts w:cs="CordiaUPC"/>
              </w:rPr>
              <w:t>Free Resource Name</w:t>
            </w:r>
          </w:p>
          <w:p w:rsidR="000A09FE" w:rsidP="000A09FE" w:rsidRDefault="000A09FE" w14:paraId="2602AD97" w14:textId="77777777">
            <w:pPr>
              <w:spacing w:after="0"/>
              <w:rPr>
                <w:rFonts w:cs="CordiaUPC"/>
              </w:rPr>
            </w:pPr>
            <w:r>
              <w:rPr>
                <w:rFonts w:hint="cs" w:cs="Angsana New"/>
                <w:cs/>
              </w:rPr>
              <w:t>เมื่อกดปุ่ม</w:t>
            </w:r>
          </w:p>
          <w:p w:rsidR="008654A1" w:rsidP="008654A1" w:rsidRDefault="000A09FE" w14:paraId="4D45E00C" w14:textId="7741900D">
            <w:r w:rsidRPr="00870089">
              <w:rPr>
                <w:rFonts w:cs="Angsana New"/>
                <w:cs/>
              </w:rPr>
              <w:t xml:space="preserve">ให้ทำการ </w:t>
            </w:r>
            <w:r w:rsidRPr="00870089">
              <w:rPr>
                <w:rFonts w:cs="CordiaUPC"/>
              </w:rPr>
              <w:t xml:space="preserve">Generate Name </w:t>
            </w:r>
            <w:r w:rsidRPr="00870089">
              <w:rPr>
                <w:rFonts w:cs="Angsana New"/>
                <w:cs/>
              </w:rPr>
              <w:t xml:space="preserve">ตาม </w:t>
            </w:r>
            <w:r w:rsidRPr="00870089">
              <w:rPr>
                <w:rFonts w:cs="CordiaUPC"/>
              </w:rPr>
              <w:t xml:space="preserve">Logic </w:t>
            </w:r>
            <w:r w:rsidRPr="00870089">
              <w:rPr>
                <w:rFonts w:cs="Angsana New"/>
                <w:cs/>
              </w:rPr>
              <w:t>ดังนี้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ไป </w:t>
            </w:r>
            <w:r>
              <w:rPr>
                <w:rFonts w:cs="CordiaUPC"/>
              </w:rPr>
              <w:t xml:space="preserve">Auto Populated </w:t>
            </w:r>
            <w:r>
              <w:rPr>
                <w:rFonts w:hint="cs" w:cs="Angsana New"/>
                <w:cs/>
              </w:rPr>
              <w:t xml:space="preserve">ที่ </w:t>
            </w:r>
            <w:r>
              <w:rPr>
                <w:rFonts w:cs="CordiaUPC"/>
              </w:rPr>
              <w:t xml:space="preserve">Field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freeResourceName</w:t>
            </w:r>
            <w:r>
              <w:rPr>
                <w:rFonts w:cs="Angsana New"/>
                <w:cs/>
              </w:rPr>
              <w:t>”</w:t>
            </w:r>
          </w:p>
          <w:p w:rsidR="008654A1" w:rsidP="00952E5C" w:rsidRDefault="008654A1" w14:paraId="6ABBC8B2" w14:textId="0650E8C3">
            <w:pPr>
              <w:pStyle w:val="ListParagraph"/>
              <w:numPr>
                <w:ilvl w:val="0"/>
                <w:numId w:val="154"/>
              </w:numPr>
            </w:pPr>
            <w:r>
              <w:rPr>
                <w:rFonts w:hint="cs" w:cs="Angsana New"/>
                <w:cs/>
              </w:rPr>
              <w:t xml:space="preserve">ใช้ </w:t>
            </w:r>
            <w:r>
              <w:rPr>
                <w:rFonts w:cs="CordiaUPC"/>
              </w:rPr>
              <w:t xml:space="preserve">Logic </w:t>
            </w:r>
            <w:r>
              <w:rPr>
                <w:rFonts w:hint="cs" w:cs="Angsana New"/>
                <w:cs/>
              </w:rPr>
              <w:t xml:space="preserve">ที่แสดงเดียวกันกับ </w:t>
            </w:r>
            <w:r>
              <w:rPr>
                <w:rFonts w:cs="CordiaUPC"/>
              </w:rPr>
              <w:t>Internet Quota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CordiaUPC"/>
              </w:rPr>
              <w:t>Table</w:t>
            </w:r>
          </w:p>
          <w:p w:rsidRPr="008979A8" w:rsidR="000A09FE" w:rsidP="00405519" w:rsidRDefault="008654A1" w14:paraId="762ECC05" w14:textId="488F7E38">
            <w:pPr>
              <w:rPr>
                <w:rFonts w:cs="CordiaUPC"/>
                <w:cs/>
              </w:rPr>
            </w:pPr>
            <w:r>
              <w:rPr>
                <w:rFonts w:hint="cs"/>
                <w:cs/>
              </w:rPr>
              <w:t xml:space="preserve">หมายเหตุ ถ้ามีมากกว่า </w:t>
            </w:r>
            <w:r>
              <w:t xml:space="preserve">1 </w:t>
            </w:r>
            <w:r>
              <w:rPr>
                <w:rFonts w:hint="cs"/>
                <w:cs/>
              </w:rPr>
              <w:t xml:space="preserve">ค่าให้คั่นด้วย </w:t>
            </w:r>
            <w:r>
              <w:t>Space</w:t>
            </w:r>
          </w:p>
        </w:tc>
      </w:tr>
      <w:tr w:rsidRPr="008979A8" w:rsidR="000A09FE" w:rsidTr="000A09FE" w14:paraId="2542A1B4" w14:textId="77777777">
        <w:tc>
          <w:tcPr>
            <w:tcW w:w="847" w:type="pct"/>
          </w:tcPr>
          <w:p w:rsidR="000A09FE" w:rsidP="000A09FE" w:rsidRDefault="000A09FE" w14:paraId="0103EA50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techGenerateName</w:t>
            </w:r>
          </w:p>
        </w:tc>
        <w:tc>
          <w:tcPr>
            <w:tcW w:w="911" w:type="pct"/>
          </w:tcPr>
          <w:p w:rsidR="000A09FE" w:rsidP="000A09FE" w:rsidRDefault="000A09FE" w14:paraId="0E40BF94" w14:textId="77777777">
            <w:pPr>
              <w:rPr>
                <w:rFonts w:cs="CordiaUPC"/>
              </w:rPr>
            </w:pPr>
          </w:p>
        </w:tc>
        <w:tc>
          <w:tcPr>
            <w:tcW w:w="3242" w:type="pct"/>
          </w:tcPr>
          <w:p w:rsidR="000A09FE" w:rsidP="000A09FE" w:rsidRDefault="000A09FE" w14:paraId="6502534D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Invisible</w:t>
            </w:r>
          </w:p>
        </w:tc>
      </w:tr>
      <w:tr w:rsidRPr="008979A8" w:rsidR="000A09FE" w:rsidTr="000A09FE" w14:paraId="0CA5FEE4" w14:textId="77777777">
        <w:tc>
          <w:tcPr>
            <w:tcW w:w="847" w:type="pct"/>
          </w:tcPr>
          <w:p w:rsidR="000A09FE" w:rsidP="000A09FE" w:rsidRDefault="008C1EC6" w14:paraId="6F9D2D84" w14:textId="50037948">
            <w:pPr>
              <w:rPr>
                <w:rFonts w:cs="CordiaUPC"/>
              </w:rPr>
            </w:pPr>
            <w:r>
              <w:t>internetUsageType</w:t>
            </w:r>
          </w:p>
        </w:tc>
        <w:tc>
          <w:tcPr>
            <w:tcW w:w="911" w:type="pct"/>
          </w:tcPr>
          <w:p w:rsidRPr="008979A8" w:rsidR="000A09FE" w:rsidP="000A09FE" w:rsidRDefault="008C1EC6" w14:paraId="7BE81397" w14:textId="5B879011">
            <w:pPr>
              <w:rPr>
                <w:rFonts w:cs="CordiaUPC"/>
              </w:rPr>
            </w:pPr>
            <w:r>
              <w:rPr>
                <w:rFonts w:cs="CordiaUPC"/>
              </w:rPr>
              <w:t>Drop down list</w:t>
            </w:r>
          </w:p>
        </w:tc>
        <w:tc>
          <w:tcPr>
            <w:tcW w:w="3242" w:type="pct"/>
          </w:tcPr>
          <w:p w:rsidR="008C1EC6" w:rsidP="008C1EC6" w:rsidRDefault="008C1EC6" w14:paraId="21826386" w14:textId="76AB2EF7">
            <w:pPr>
              <w:rPr>
                <w:rFonts w:cs="CordiaUPC"/>
                <w:color w:val="FF0000"/>
              </w:rPr>
            </w:pPr>
            <w:r>
              <w:rPr>
                <w:rFonts w:cs="CordiaUPC"/>
              </w:rP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9E4907">
              <w:rPr>
                <w:rFonts w:cs="Angsana New"/>
                <w:color w:val="FF0000"/>
                <w:cs/>
              </w:rPr>
              <w:t>*</w:t>
            </w:r>
            <w:r>
              <w:rPr>
                <w:rFonts w:cs="CordiaUPC"/>
                <w:color w:val="FF0000"/>
              </w:rPr>
              <w:t>Internet Usage Type</w:t>
            </w:r>
          </w:p>
          <w:p w:rsidRPr="007A66CB" w:rsidR="007A66CB" w:rsidP="008C1EC6" w:rsidRDefault="007A66CB" w14:paraId="2035B344" w14:textId="2F94BBA9">
            <w:pPr>
              <w:rPr>
                <w:rFonts w:cs="CordiaUPC"/>
              </w:rPr>
            </w:pPr>
            <w:r w:rsidRPr="007A66CB">
              <w:rPr>
                <w:rFonts w:cs="CordiaUPC"/>
              </w:rPr>
              <w:t>Invisible</w:t>
            </w:r>
          </w:p>
          <w:p w:rsidR="0005259F" w:rsidP="008C1EC6" w:rsidRDefault="008C1EC6" w14:paraId="01176FAA" w14:textId="77777777">
            <w:r w:rsidRPr="00AE3523">
              <w:rPr>
                <w:rFonts w:cs="CordiaUPC"/>
              </w:rPr>
              <w:t xml:space="preserve">List of Value </w:t>
            </w:r>
            <w:r w:rsidRPr="00AE3523">
              <w:rPr>
                <w:rFonts w:cs="Angsana New"/>
                <w:cs/>
              </w:rPr>
              <w:t xml:space="preserve">: </w:t>
            </w:r>
            <w:r w:rsidRPr="00B916D9" w:rsidR="0005259F">
              <w:rPr>
                <w:rFonts w:cs="Angsana New"/>
                <w:cs/>
              </w:rPr>
              <w:t>ดึงข้อมูลจาก</w:t>
            </w:r>
            <w:r w:rsidRPr="00B916D9" w:rsidR="0005259F">
              <w:rPr>
                <w:rFonts w:cs="CordiaUPC"/>
              </w:rPr>
              <w:t xml:space="preserve">DB </w:t>
            </w:r>
            <w:r w:rsidRPr="00B916D9" w:rsidR="0005259F">
              <w:rPr>
                <w:rFonts w:cs="Angsana New"/>
                <w:cs/>
              </w:rPr>
              <w:t xml:space="preserve">ที่ </w:t>
            </w:r>
            <w:r w:rsidRPr="00B916D9" w:rsidR="0005259F">
              <w:rPr>
                <w:rFonts w:cs="CordiaUPC"/>
              </w:rPr>
              <w:t xml:space="preserve">Table FLW_CFG_LOV </w:t>
            </w:r>
            <w:r w:rsidRPr="00B916D9" w:rsidR="0005259F">
              <w:rPr>
                <w:rFonts w:cs="Angsana New"/>
                <w:cs/>
              </w:rPr>
              <w:t xml:space="preserve">โดย </w:t>
            </w:r>
            <w:r w:rsidRPr="00B916D9" w:rsidR="0005259F">
              <w:rPr>
                <w:rFonts w:cs="CordiaUPC"/>
              </w:rPr>
              <w:t xml:space="preserve">group_type </w:t>
            </w:r>
            <w:r w:rsidRPr="00B916D9" w:rsidR="0005259F">
              <w:rPr>
                <w:rFonts w:cs="Angsana New"/>
                <w:cs/>
              </w:rPr>
              <w:t>= ‘</w:t>
            </w:r>
            <w:r w:rsidRPr="0005259F" w:rsidR="0005259F">
              <w:rPr>
                <w:rFonts w:cs="CordiaUPC"/>
              </w:rPr>
              <w:t>Internet Usage Type</w:t>
            </w:r>
            <w:r w:rsidR="0005259F">
              <w:rPr>
                <w:rFonts w:cs="Angsana New"/>
                <w:cs/>
              </w:rPr>
              <w:t>’</w:t>
            </w:r>
          </w:p>
          <w:p w:rsidRPr="0005259F" w:rsidR="007A66CB" w:rsidP="008C1EC6" w:rsidRDefault="007A66CB" w14:paraId="114484C4" w14:textId="7B238028">
            <w:r>
              <w:rPr>
                <w:rFonts w:cs="CordiaUPC"/>
              </w:rPr>
              <w:t xml:space="preserve">Default Value </w:t>
            </w:r>
            <w:r>
              <w:rPr>
                <w:rFonts w:cs="Angsana New"/>
                <w:cs/>
              </w:rPr>
              <w:t>: “</w:t>
            </w:r>
            <w:r>
              <w:rPr>
                <w:rFonts w:cs="CordiaUPC"/>
              </w:rPr>
              <w:t>Volume</w:t>
            </w:r>
            <w:r>
              <w:rPr>
                <w:rFonts w:cs="Angsana New"/>
                <w:cs/>
              </w:rPr>
              <w:t>-</w:t>
            </w:r>
            <w:r>
              <w:rPr>
                <w:rFonts w:cs="CordiaUPC"/>
              </w:rPr>
              <w:t>based</w:t>
            </w:r>
            <w:r>
              <w:rPr>
                <w:rFonts w:cs="Angsana New"/>
                <w:cs/>
              </w:rPr>
              <w:t>”</w:t>
            </w:r>
          </w:p>
        </w:tc>
      </w:tr>
      <w:tr w:rsidRPr="008979A8" w:rsidR="008C1EC6" w:rsidTr="004E4704" w14:paraId="51C99913" w14:textId="77777777">
        <w:tc>
          <w:tcPr>
            <w:tcW w:w="5000" w:type="pct"/>
            <w:gridSpan w:val="3"/>
            <w:shd w:val="clear" w:color="auto" w:fill="C2D69B" w:themeFill="accent3" w:themeFillTint="99"/>
          </w:tcPr>
          <w:p w:rsidRPr="008979A8" w:rsidR="008C1EC6" w:rsidP="008C1EC6" w:rsidRDefault="008C1EC6" w14:paraId="7467EBAF" w14:textId="03CAAC6B">
            <w:pPr>
              <w:pStyle w:val="HeaderTable"/>
            </w:pPr>
            <w:r>
              <w:t>Internet Quota Section</w:t>
            </w:r>
          </w:p>
        </w:tc>
      </w:tr>
      <w:tr w:rsidRPr="008979A8" w:rsidR="00937D7E" w:rsidTr="004E4704" w14:paraId="4491C7EB" w14:textId="77777777">
        <w:tc>
          <w:tcPr>
            <w:tcW w:w="5000" w:type="pct"/>
            <w:gridSpan w:val="3"/>
            <w:shd w:val="clear" w:color="auto" w:fill="C2D69B" w:themeFill="accent3" w:themeFillTint="99"/>
          </w:tcPr>
          <w:p w:rsidRPr="008979A8" w:rsidR="00937D7E" w:rsidP="00937D7E" w:rsidRDefault="00937D7E" w14:paraId="29F55A31" w14:textId="29490097">
            <w:pPr>
              <w:pStyle w:val="HeaderTable"/>
            </w:pPr>
            <w:r>
              <w:t>Internet Quota Table Section</w:t>
            </w:r>
          </w:p>
        </w:tc>
      </w:tr>
      <w:tr w:rsidRPr="008979A8" w:rsidR="000A09FE" w:rsidTr="000A09FE" w14:paraId="600EDD0F" w14:textId="77777777">
        <w:tc>
          <w:tcPr>
            <w:tcW w:w="847" w:type="pct"/>
          </w:tcPr>
          <w:p w:rsidR="000A09FE" w:rsidP="000A09FE" w:rsidRDefault="008A2AE2" w14:paraId="27AF4C1A" w14:textId="64EB4E15">
            <w:pPr>
              <w:rPr>
                <w:rFonts w:cs="CordiaUPC"/>
              </w:rPr>
            </w:pPr>
            <w:r>
              <w:rPr>
                <w:rFonts w:cs="CordiaUPC"/>
              </w:rPr>
              <w:t>Internet Quota</w:t>
            </w:r>
          </w:p>
        </w:tc>
        <w:tc>
          <w:tcPr>
            <w:tcW w:w="911" w:type="pct"/>
          </w:tcPr>
          <w:p w:rsidRPr="008979A8" w:rsidR="000A09FE" w:rsidP="000A09FE" w:rsidRDefault="000A09FE" w14:paraId="0B075119" w14:textId="77777777">
            <w:pPr>
              <w:rPr>
                <w:rFonts w:cs="CordiaUPC"/>
              </w:rPr>
            </w:pPr>
          </w:p>
        </w:tc>
        <w:tc>
          <w:tcPr>
            <w:tcW w:w="3242" w:type="pct"/>
          </w:tcPr>
          <w:p w:rsidR="008A2AE2" w:rsidP="008A2AE2" w:rsidRDefault="008A2AE2" w14:paraId="6C301BD2" w14:textId="1693D3CD">
            <w:r>
              <w:rPr>
                <w:rFonts w:hint="cs"/>
                <w:cs/>
              </w:rPr>
              <w:t xml:space="preserve">แสดงใน </w:t>
            </w:r>
            <w:r>
              <w:t xml:space="preserve">Format </w:t>
            </w:r>
            <w:r>
              <w:rPr>
                <w:cs/>
              </w:rPr>
              <w:t xml:space="preserve">: </w:t>
            </w:r>
            <w:r>
              <w:t xml:space="preserve">{internetQuotaFromTiming} </w:t>
            </w:r>
            <w:r>
              <w:rPr>
                <w:rFonts w:cs="Angsana New"/>
                <w:cs/>
              </w:rPr>
              <w:t xml:space="preserve">– </w:t>
            </w:r>
            <w:r>
              <w:t>{internetQuotaToTiming} {</w:t>
            </w:r>
            <w:r>
              <w:rPr>
                <w:szCs w:val="36"/>
              </w:rPr>
              <w:t>internetQuotaNetwork</w:t>
            </w:r>
            <w:r w:rsidRPr="00FC0493">
              <w:rPr>
                <w:szCs w:val="36"/>
              </w:rPr>
              <w:t>Coverage</w:t>
            </w:r>
            <w:r>
              <w:t>} {internetQuota} {internetQuotaUnit}</w:t>
            </w:r>
          </w:p>
          <w:p w:rsidR="008A2AE2" w:rsidP="00BB3F68" w:rsidRDefault="008A2AE2" w14:paraId="4C86C8BB" w14:textId="7D8B6BAF">
            <w:pPr>
              <w:pStyle w:val="ListParagraph"/>
              <w:numPr>
                <w:ilvl w:val="0"/>
                <w:numId w:val="75"/>
              </w:numPr>
              <w:spacing w:after="160" w:line="259" w:lineRule="auto"/>
            </w:pPr>
            <w:r>
              <w:t>{</w:t>
            </w:r>
            <w:r w:rsidR="00697BED">
              <w:t>internetQuotaFromTiming</w:t>
            </w:r>
            <w:r>
              <w:t>}</w:t>
            </w:r>
            <w:r>
              <w:rPr>
                <w:cs/>
              </w:rPr>
              <w:t>-</w:t>
            </w:r>
            <w:r>
              <w:t>{</w:t>
            </w:r>
            <w:r w:rsidR="00697BED">
              <w:t>internetQuotaToTiming</w:t>
            </w:r>
            <w:r>
              <w:t xml:space="preserve">} </w:t>
            </w:r>
            <w:r>
              <w:rPr>
                <w:cs/>
              </w:rPr>
              <w:t xml:space="preserve">: </w:t>
            </w:r>
            <w:r>
              <w:rPr>
                <w:rFonts w:hint="cs"/>
                <w:cs/>
              </w:rPr>
              <w:t xml:space="preserve">ถ้า </w:t>
            </w:r>
            <w:r w:rsidR="00697BED">
              <w:t>internetQuotaPriceTypePattern</w:t>
            </w:r>
            <w:r w:rsidR="00697BED">
              <w:rPr>
                <w:rFonts w:hint="cs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เป็น </w:t>
            </w:r>
            <w:r>
              <w:rPr>
                <w:cs/>
              </w:rPr>
              <w:t>“</w:t>
            </w:r>
            <w:r>
              <w:t>All</w:t>
            </w:r>
            <w:r>
              <w:rPr>
                <w:cs/>
              </w:rPr>
              <w:t>-</w:t>
            </w:r>
            <w:r>
              <w:t>Time</w:t>
            </w:r>
            <w:r>
              <w:rPr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ให้เป็นค่าว่าง แต่ถ้าเป็น </w:t>
            </w:r>
            <w:r>
              <w:rPr>
                <w:cs/>
              </w:rPr>
              <w:t>“</w:t>
            </w:r>
            <w:r>
              <w:t>Peak</w:t>
            </w:r>
            <w:r>
              <w:rPr>
                <w:cs/>
              </w:rPr>
              <w:t>/</w:t>
            </w:r>
            <w:r>
              <w:t>Off</w:t>
            </w:r>
            <w:r>
              <w:rPr>
                <w:cs/>
              </w:rPr>
              <w:t xml:space="preserve"> </w:t>
            </w:r>
            <w:r>
              <w:t>Peak</w:t>
            </w:r>
            <w:r>
              <w:rPr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ให้ </w:t>
            </w:r>
            <w:r>
              <w:t xml:space="preserve">generate </w:t>
            </w:r>
            <w:r>
              <w:rPr>
                <w:rFonts w:hint="cs"/>
                <w:cs/>
              </w:rPr>
              <w:t xml:space="preserve">ตาม </w:t>
            </w:r>
            <w:r>
              <w:t>Format</w:t>
            </w:r>
            <w:r>
              <w:rPr>
                <w:rFonts w:hint="cs"/>
                <w:cs/>
              </w:rPr>
              <w:t xml:space="preserve"> </w:t>
            </w:r>
            <w:r>
              <w:rPr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แทนด้วย </w:t>
            </w:r>
            <w:r w:rsidR="00697BED">
              <w:t>internetQuotaFromTiming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และ </w:t>
            </w:r>
            <w:r w:rsidR="00697BED">
              <w:t>internetQuotaToTiming</w:t>
            </w:r>
          </w:p>
          <w:p w:rsidRPr="00154E54" w:rsidR="008A2AE2" w:rsidP="00BB3F68" w:rsidRDefault="008A2AE2" w14:paraId="5C1C6BA2" w14:textId="5021A5E5">
            <w:pPr>
              <w:pStyle w:val="ListParagraph"/>
              <w:numPr>
                <w:ilvl w:val="0"/>
                <w:numId w:val="75"/>
              </w:numPr>
              <w:spacing w:after="160" w:line="259" w:lineRule="auto"/>
              <w:rPr>
                <w:rFonts w:asciiTheme="minorBidi" w:hAnsiTheme="minorBidi"/>
              </w:rPr>
            </w:pPr>
            <w:r>
              <w:t>{</w:t>
            </w:r>
            <w:r w:rsidR="00697BED">
              <w:rPr>
                <w:szCs w:val="36"/>
              </w:rPr>
              <w:t>internetQuotaNetwork</w:t>
            </w:r>
            <w:r w:rsidRPr="00FC0493" w:rsidR="00697BED">
              <w:rPr>
                <w:szCs w:val="36"/>
              </w:rPr>
              <w:t>Coverage</w:t>
            </w:r>
            <w:r>
              <w:t>}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cs/>
              </w:rPr>
              <w:t xml:space="preserve">: </w:t>
            </w:r>
            <w:r w:rsidR="00697BED">
              <w:rPr>
                <w:rFonts w:hint="cs"/>
                <w:cs/>
              </w:rPr>
              <w:t xml:space="preserve">แทนด้วย </w:t>
            </w:r>
            <w:r w:rsidR="00697BED">
              <w:rPr>
                <w:szCs w:val="36"/>
              </w:rPr>
              <w:t>internetQuotaNetwork</w:t>
            </w:r>
            <w:r w:rsidRPr="00FC0493" w:rsidR="00697BED">
              <w:rPr>
                <w:szCs w:val="36"/>
              </w:rPr>
              <w:t>Coverage</w:t>
            </w:r>
            <w:r w:rsidR="00154E54">
              <w:rPr>
                <w:rFonts w:cs="Angsana New"/>
                <w:cs/>
              </w:rPr>
              <w:t xml:space="preserve"> </w:t>
            </w:r>
            <w:r w:rsidRPr="00154E54" w:rsidR="00154E54">
              <w:rPr>
                <w:rFonts w:asciiTheme="minorBidi" w:hAnsiTheme="minorBidi"/>
                <w:cs/>
              </w:rPr>
              <w:t>ถ้ามีค่ามากกว่า</w:t>
            </w:r>
            <w:r w:rsidRPr="00154E54" w:rsidR="00154E54">
              <w:rPr>
                <w:rFonts w:asciiTheme="minorBidi" w:hAnsiTheme="minorBidi"/>
              </w:rPr>
              <w:t xml:space="preserve"> 1 </w:t>
            </w:r>
            <w:r w:rsidRPr="00154E54" w:rsidR="00154E54">
              <w:rPr>
                <w:rFonts w:asciiTheme="minorBidi" w:hAnsiTheme="minorBidi"/>
                <w:cs/>
              </w:rPr>
              <w:t xml:space="preserve">ค่าให้คั่นด้วย </w:t>
            </w:r>
            <w:r w:rsidRPr="00154E54" w:rsidR="00154E54">
              <w:rPr>
                <w:rFonts w:cs="Cordia New" w:asciiTheme="minorBidi" w:hAnsiTheme="minorBidi"/>
                <w:cs/>
              </w:rPr>
              <w:t>“/”</w:t>
            </w:r>
          </w:p>
          <w:p w:rsidR="00697BED" w:rsidP="00BB3F68" w:rsidRDefault="00697BED" w14:paraId="74A23D57" w14:textId="15C1AAAD">
            <w:pPr>
              <w:pStyle w:val="ListParagraph"/>
              <w:numPr>
                <w:ilvl w:val="0"/>
                <w:numId w:val="75"/>
              </w:numPr>
              <w:spacing w:after="160" w:line="259" w:lineRule="auto"/>
            </w:pPr>
            <w:r>
              <w:t xml:space="preserve">{internetQuota}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 xml:space="preserve">แทนด้วย </w:t>
            </w:r>
            <w:r>
              <w:t>internetQuota</w:t>
            </w:r>
          </w:p>
          <w:p w:rsidR="000A09FE" w:rsidP="00BB3F68" w:rsidRDefault="00697BED" w14:paraId="5D5262EF" w14:textId="77777777">
            <w:pPr>
              <w:pStyle w:val="ListParagraph"/>
              <w:numPr>
                <w:ilvl w:val="0"/>
                <w:numId w:val="75"/>
              </w:numPr>
              <w:spacing w:after="160" w:line="259" w:lineRule="auto"/>
            </w:pPr>
            <w:r>
              <w:t xml:space="preserve">{internetQuotaUnit}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แทนด้วย</w:t>
            </w:r>
            <w:r>
              <w:t xml:space="preserve"> internetQuotaUnit</w:t>
            </w:r>
          </w:p>
          <w:p w:rsidRPr="00AD0405" w:rsidR="00E97D39" w:rsidP="00E97D39" w:rsidRDefault="00E97D39" w14:paraId="32BEE2C8" w14:textId="04AC455F">
            <w:pPr>
              <w:spacing w:after="160" w:line="259" w:lineRule="auto"/>
            </w:pPr>
            <w:r>
              <w:rPr>
                <w:rFonts w:hint="cs"/>
                <w:cs/>
              </w:rPr>
              <w:t xml:space="preserve">ตัวอย่าง </w:t>
            </w:r>
            <w:r>
              <w:t>4G</w:t>
            </w:r>
            <w:r w:rsidR="0016460E">
              <w:rPr>
                <w:rFonts w:cs="Angsana New"/>
                <w:cs/>
              </w:rPr>
              <w:t>/</w:t>
            </w:r>
            <w:r w:rsidR="0016460E">
              <w:t>3G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>10</w:t>
            </w:r>
            <w:r>
              <w:t xml:space="preserve"> GB </w:t>
            </w:r>
            <w:r>
              <w:rPr>
                <w:rFonts w:hint="cs"/>
                <w:cs/>
              </w:rPr>
              <w:t xml:space="preserve">หรือ </w:t>
            </w:r>
            <w:r>
              <w:t>05</w:t>
            </w:r>
            <w:r>
              <w:rPr>
                <w:rFonts w:cs="Angsana New"/>
                <w:cs/>
              </w:rPr>
              <w:t>:</w:t>
            </w:r>
            <w:r>
              <w:t>00</w:t>
            </w:r>
            <w:r w:rsidR="0016460E">
              <w:rPr>
                <w:rFonts w:cs="Angsana New"/>
                <w:cs/>
              </w:rPr>
              <w:t>:</w:t>
            </w:r>
            <w:r w:rsidR="0016460E">
              <w:t>00</w:t>
            </w:r>
            <w:r>
              <w:rPr>
                <w:rFonts w:cs="Angsana New"/>
                <w:cs/>
              </w:rPr>
              <w:t>-</w:t>
            </w:r>
            <w:r>
              <w:t>17</w:t>
            </w:r>
            <w:r>
              <w:rPr>
                <w:rFonts w:cs="Angsana New"/>
                <w:cs/>
              </w:rPr>
              <w:t>:</w:t>
            </w:r>
            <w:r>
              <w:t>00</w:t>
            </w:r>
            <w:r w:rsidR="0016460E">
              <w:rPr>
                <w:rFonts w:cs="Angsana New"/>
                <w:cs/>
              </w:rPr>
              <w:t>:</w:t>
            </w:r>
            <w:r w:rsidR="0016460E">
              <w:t>00</w:t>
            </w:r>
            <w:r>
              <w:t xml:space="preserve"> 4G 5GB</w:t>
            </w:r>
          </w:p>
        </w:tc>
      </w:tr>
      <w:tr w:rsidRPr="008979A8" w:rsidR="008A2AE2" w:rsidTr="008C1EC6" w14:paraId="4CA07B2B" w14:textId="77777777">
        <w:trPr>
          <w:trHeight w:val="162"/>
        </w:trPr>
        <w:tc>
          <w:tcPr>
            <w:tcW w:w="847" w:type="pct"/>
          </w:tcPr>
          <w:p w:rsidRPr="003A1FD8" w:rsidR="008A2AE2" w:rsidP="008A2AE2" w:rsidRDefault="008A2AE2" w14:paraId="3DFE084F" w14:textId="77777777">
            <w:pPr>
              <w:rPr>
                <w:rFonts w:cs="CordiaUPC"/>
              </w:rPr>
            </w:pPr>
            <w:r w:rsidRPr="003A1FD8">
              <w:rPr>
                <w:rFonts w:cs="CordiaUPC"/>
              </w:rPr>
              <w:t>Action</w:t>
            </w:r>
          </w:p>
          <w:p w:rsidRPr="008A2AE2" w:rsidR="008A2AE2" w:rsidP="00BB3F68" w:rsidRDefault="008A2AE2" w14:paraId="084247C4" w14:textId="5591929E">
            <w:pPr>
              <w:pStyle w:val="ListParagraph"/>
              <w:numPr>
                <w:ilvl w:val="0"/>
                <w:numId w:val="78"/>
              </w:numPr>
              <w:ind w:left="447" w:hanging="283"/>
              <w:rPr>
                <w:rFonts w:cs="CordiaUPC"/>
              </w:rPr>
            </w:pPr>
            <w:r w:rsidRPr="008A2AE2">
              <w:rPr>
                <w:rFonts w:hint="cs" w:cs="Angsana New"/>
                <w:cs/>
              </w:rPr>
              <w:t>ปุ่ม</w:t>
            </w:r>
            <w:r w:rsidRPr="008A2AE2">
              <w:rPr>
                <w:rFonts w:cs="CordiaUPC"/>
              </w:rPr>
              <w:t>Edit</w:t>
            </w:r>
          </w:p>
        </w:tc>
        <w:tc>
          <w:tcPr>
            <w:tcW w:w="911" w:type="pct"/>
          </w:tcPr>
          <w:p w:rsidRPr="008979A8" w:rsidR="008A2AE2" w:rsidP="008A2AE2" w:rsidRDefault="008A2AE2" w14:paraId="71C7E7B7" w14:textId="4CB2A205">
            <w:pPr>
              <w:rPr>
                <w:rFonts w:cs="CordiaUPC"/>
              </w:rPr>
            </w:pPr>
            <w:r>
              <w:t>Button</w:t>
            </w:r>
          </w:p>
        </w:tc>
        <w:tc>
          <w:tcPr>
            <w:tcW w:w="3242" w:type="pct"/>
          </w:tcPr>
          <w:p w:rsidRPr="008979A8" w:rsidR="008A2AE2" w:rsidP="008A2AE2" w:rsidRDefault="008A2AE2" w14:paraId="3E187DD7" w14:textId="7BFE85DC">
            <w:pPr>
              <w:rPr>
                <w:rFonts w:cs="CordiaUPC"/>
              </w:rPr>
            </w:pPr>
            <w:r w:rsidRPr="0079598B">
              <w:rPr>
                <w:rFonts w:cs="Angsana New"/>
                <w:cs/>
              </w:rPr>
              <w:t xml:space="preserve">เมื่อกดปุ่มให้ทำการ </w:t>
            </w:r>
            <w:r w:rsidRPr="0079598B">
              <w:rPr>
                <w:rFonts w:cs="CordiaUPC"/>
              </w:rPr>
              <w:t>Visible Detail Section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และดึงข้อมูลของ </w:t>
            </w:r>
            <w:r>
              <w:rPr>
                <w:rFonts w:cs="CordiaUPC"/>
              </w:rPr>
              <w:t xml:space="preserve">Row </w:t>
            </w:r>
            <w:r>
              <w:rPr>
                <w:rFonts w:hint="cs" w:cs="Angsana New"/>
                <w:cs/>
              </w:rPr>
              <w:t>นั้นๆ มาแสดง</w:t>
            </w:r>
          </w:p>
        </w:tc>
      </w:tr>
      <w:tr w:rsidRPr="008979A8" w:rsidR="008A2AE2" w:rsidTr="000A09FE" w14:paraId="03E647EB" w14:textId="77777777">
        <w:tc>
          <w:tcPr>
            <w:tcW w:w="847" w:type="pct"/>
          </w:tcPr>
          <w:p w:rsidRPr="003A1FD8" w:rsidR="008A2AE2" w:rsidP="008A2AE2" w:rsidRDefault="008A2AE2" w14:paraId="6E624646" w14:textId="77777777">
            <w:pPr>
              <w:rPr>
                <w:rFonts w:cs="CordiaUPC"/>
              </w:rPr>
            </w:pPr>
            <w:r w:rsidRPr="003A1FD8">
              <w:rPr>
                <w:rFonts w:cs="CordiaUPC"/>
              </w:rPr>
              <w:t>Action</w:t>
            </w:r>
          </w:p>
          <w:p w:rsidRPr="008A2AE2" w:rsidR="008A2AE2" w:rsidP="00BB3F68" w:rsidRDefault="008A2AE2" w14:paraId="43A20733" w14:textId="4B2EE749">
            <w:pPr>
              <w:pStyle w:val="ListParagraph"/>
              <w:numPr>
                <w:ilvl w:val="0"/>
                <w:numId w:val="78"/>
              </w:numPr>
              <w:ind w:left="447" w:hanging="283"/>
              <w:rPr>
                <w:rFonts w:cs="CordiaUPC"/>
              </w:rPr>
            </w:pPr>
            <w:r w:rsidRPr="008A2AE2">
              <w:rPr>
                <w:rFonts w:hint="cs" w:cs="Angsana New"/>
                <w:cs/>
              </w:rPr>
              <w:t xml:space="preserve">ปุ่ม </w:t>
            </w:r>
            <w:r w:rsidRPr="008A2AE2">
              <w:rPr>
                <w:rFonts w:cs="CordiaUPC"/>
              </w:rPr>
              <w:t>Delete</w:t>
            </w:r>
          </w:p>
        </w:tc>
        <w:tc>
          <w:tcPr>
            <w:tcW w:w="911" w:type="pct"/>
          </w:tcPr>
          <w:p w:rsidRPr="008979A8" w:rsidR="008A2AE2" w:rsidP="008A2AE2" w:rsidRDefault="008A2AE2" w14:paraId="39FAFC8E" w14:textId="616BBF19">
            <w:pPr>
              <w:rPr>
                <w:rFonts w:cs="CordiaUPC"/>
              </w:rPr>
            </w:pPr>
            <w:r>
              <w:t>Button</w:t>
            </w:r>
          </w:p>
        </w:tc>
        <w:tc>
          <w:tcPr>
            <w:tcW w:w="3242" w:type="pct"/>
          </w:tcPr>
          <w:p w:rsidRPr="008979A8" w:rsidR="008A2AE2" w:rsidP="008A2AE2" w:rsidRDefault="008A2AE2" w14:paraId="5BF29260" w14:textId="7D8F0B47">
            <w:pPr>
              <w:rPr>
                <w:rFonts w:cs="CordiaUPC"/>
                <w:cs/>
              </w:rPr>
            </w:pPr>
            <w:r w:rsidRPr="0079598B">
              <w:rPr>
                <w:rFonts w:cs="Angsana New"/>
                <w:cs/>
              </w:rPr>
              <w:t>เมื่</w:t>
            </w:r>
            <w:r>
              <w:rPr>
                <w:rFonts w:hint="cs" w:cs="Angsana New"/>
                <w:cs/>
              </w:rPr>
              <w:t>อ</w:t>
            </w:r>
            <w:r w:rsidRPr="0079598B">
              <w:rPr>
                <w:rFonts w:cs="Angsana New"/>
                <w:cs/>
              </w:rPr>
              <w:t>กดปุ่มให้ทำการ</w:t>
            </w:r>
            <w:r>
              <w:rPr>
                <w:rFonts w:cs="CordiaUPC"/>
              </w:rPr>
              <w:t xml:space="preserve"> Delete </w:t>
            </w:r>
            <w:r>
              <w:rPr>
                <w:rFonts w:hint="cs" w:cs="Angsana New"/>
                <w:cs/>
              </w:rPr>
              <w:t xml:space="preserve">ข้อมูลของ </w:t>
            </w:r>
            <w:r>
              <w:rPr>
                <w:rFonts w:cs="CordiaUPC"/>
              </w:rPr>
              <w:t xml:space="preserve">Row </w:t>
            </w:r>
            <w:r>
              <w:rPr>
                <w:rFonts w:hint="cs" w:cs="Angsana New"/>
                <w:cs/>
              </w:rPr>
              <w:t>นั้นๆ</w:t>
            </w:r>
          </w:p>
        </w:tc>
      </w:tr>
      <w:tr w:rsidRPr="008979A8" w:rsidR="008A2AE2" w:rsidTr="000A09FE" w14:paraId="473EEF68" w14:textId="77777777">
        <w:tc>
          <w:tcPr>
            <w:tcW w:w="847" w:type="pct"/>
          </w:tcPr>
          <w:p w:rsidR="008A2AE2" w:rsidP="008A2AE2" w:rsidRDefault="008A2AE2" w14:paraId="1FBEBD9B" w14:textId="73B0A3E4">
            <w:pPr>
              <w:rPr>
                <w:rFonts w:cs="CordiaUPC"/>
              </w:rPr>
            </w:pPr>
            <w:r w:rsidRPr="003A1FD8">
              <w:rPr>
                <w:rFonts w:hint="cs" w:cs="Angsana New"/>
                <w:cs/>
              </w:rPr>
              <w:t xml:space="preserve">ปุ่ม </w:t>
            </w:r>
            <w:r w:rsidRPr="003A1FD8">
              <w:rPr>
                <w:rFonts w:cs="Angsana New"/>
                <w:cs/>
              </w:rPr>
              <w:t>+</w:t>
            </w:r>
          </w:p>
        </w:tc>
        <w:tc>
          <w:tcPr>
            <w:tcW w:w="911" w:type="pct"/>
          </w:tcPr>
          <w:p w:rsidRPr="008979A8" w:rsidR="008A2AE2" w:rsidP="008A2AE2" w:rsidRDefault="008A2AE2" w14:paraId="737CA0AC" w14:textId="5A8C60D5">
            <w:pPr>
              <w:rPr>
                <w:rFonts w:cs="CordiaUPC"/>
              </w:rPr>
            </w:pPr>
            <w:r>
              <w:t>Button</w:t>
            </w:r>
          </w:p>
        </w:tc>
        <w:tc>
          <w:tcPr>
            <w:tcW w:w="3242" w:type="pct"/>
          </w:tcPr>
          <w:p w:rsidR="008A2AE2" w:rsidP="008A2AE2" w:rsidRDefault="008A2AE2" w14:paraId="49A50BDB" w14:textId="77777777">
            <w:pPr>
              <w:rPr>
                <w:rFonts w:cs="CordiaUPC"/>
              </w:rPr>
            </w:pPr>
            <w:r w:rsidRPr="007D14C9">
              <w:rPr>
                <w:rFonts w:cs="Angsana New"/>
                <w:cs/>
              </w:rPr>
              <w:t xml:space="preserve">เมื่อกดปุ่มให้ทำการ </w:t>
            </w:r>
            <w:r w:rsidRPr="007D14C9">
              <w:rPr>
                <w:rFonts w:cs="CordiaUPC"/>
              </w:rPr>
              <w:t>Visible Detail Section</w:t>
            </w:r>
          </w:p>
          <w:p w:rsidR="00F7428F" w:rsidP="008A2AE2" w:rsidRDefault="00F7428F" w14:paraId="604DDEC8" w14:textId="77777777">
            <w:pPr>
              <w:rPr>
                <w:rFonts w:cs="CordiaUPC"/>
              </w:rPr>
            </w:pPr>
            <w:r w:rsidRPr="00F7428F">
              <w:rPr>
                <w:rFonts w:hint="cs" w:cs="Angsana New"/>
                <w:cs/>
              </w:rPr>
              <w:t xml:space="preserve">ให้ทำการ </w:t>
            </w:r>
            <w:r w:rsidRPr="00F7428F">
              <w:rPr>
                <w:rFonts w:cs="CordiaUPC"/>
              </w:rPr>
              <w:t>Default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>ค่าดังนี้</w:t>
            </w:r>
            <w:r w:rsidRPr="00F7428F">
              <w:rPr>
                <w:rFonts w:cs="Angsana New"/>
                <w:cs/>
              </w:rPr>
              <w:t xml:space="preserve"> </w:t>
            </w:r>
          </w:p>
          <w:p w:rsidRPr="00952E5C" w:rsidR="0016460E" w:rsidP="0016460E" w:rsidRDefault="0016460E" w14:paraId="17FB4C41" w14:textId="37A5593F">
            <w:pPr>
              <w:pStyle w:val="ListParagraph"/>
              <w:numPr>
                <w:ilvl w:val="0"/>
                <w:numId w:val="78"/>
              </w:numPr>
              <w:rPr>
                <w:rFonts w:cs="CordiaUPC"/>
              </w:rPr>
            </w:pPr>
            <w:r>
              <w:t xml:space="preserve">internetQuotaPriceTypePattern </w:t>
            </w:r>
            <w:r>
              <w:rPr>
                <w:rFonts w:cs="Angsana New"/>
                <w:cs/>
              </w:rPr>
              <w:t>= “</w:t>
            </w:r>
            <w:r>
              <w:t>All</w:t>
            </w:r>
            <w:r>
              <w:rPr>
                <w:rFonts w:cs="Angsana New"/>
                <w:cs/>
              </w:rPr>
              <w:t>-</w:t>
            </w:r>
            <w:r>
              <w:t>Time</w:t>
            </w:r>
            <w:r>
              <w:rPr>
                <w:rFonts w:cs="Angsana New"/>
                <w:cs/>
              </w:rPr>
              <w:t>”</w:t>
            </w:r>
          </w:p>
          <w:p w:rsidRPr="00952E5C" w:rsidR="0016460E" w:rsidP="0016460E" w:rsidRDefault="0016460E" w14:paraId="5D5D9921" w14:textId="3917E746">
            <w:pPr>
              <w:pStyle w:val="ListParagraph"/>
              <w:numPr>
                <w:ilvl w:val="0"/>
                <w:numId w:val="78"/>
              </w:numPr>
              <w:rPr>
                <w:rFonts w:cs="CordiaUPC"/>
              </w:rPr>
            </w:pPr>
            <w:r>
              <w:t xml:space="preserve">internetQuotaFromTiming </w:t>
            </w:r>
            <w:r>
              <w:rPr>
                <w:rFonts w:cs="Angsana New"/>
                <w:cs/>
              </w:rPr>
              <w:t>= “</w:t>
            </w:r>
            <w:r>
              <w:t>00</w:t>
            </w:r>
            <w:r>
              <w:rPr>
                <w:rFonts w:cs="Angsana New"/>
                <w:cs/>
              </w:rPr>
              <w:t>:</w:t>
            </w:r>
            <w:r>
              <w:t>00</w:t>
            </w:r>
            <w:r>
              <w:rPr>
                <w:rFonts w:cs="Angsana New"/>
                <w:cs/>
              </w:rPr>
              <w:t>:</w:t>
            </w:r>
            <w:r>
              <w:t>00</w:t>
            </w:r>
            <w:r>
              <w:rPr>
                <w:rFonts w:cs="Angsana New"/>
                <w:cs/>
              </w:rPr>
              <w:t>”</w:t>
            </w:r>
          </w:p>
          <w:p w:rsidR="0016460E" w:rsidP="0016460E" w:rsidRDefault="0016460E" w14:paraId="09DD1878" w14:textId="4187578E">
            <w:pPr>
              <w:pStyle w:val="ListParagraph"/>
              <w:numPr>
                <w:ilvl w:val="0"/>
                <w:numId w:val="78"/>
              </w:numPr>
              <w:rPr>
                <w:rFonts w:cs="CordiaUPC"/>
              </w:rPr>
            </w:pPr>
            <w:r>
              <w:t xml:space="preserve">internetQuotaToTiming </w:t>
            </w:r>
            <w:r>
              <w:rPr>
                <w:rFonts w:cs="Angsana New"/>
                <w:cs/>
              </w:rPr>
              <w:t>= “</w:t>
            </w:r>
            <w:r>
              <w:t>23</w:t>
            </w:r>
            <w:r>
              <w:rPr>
                <w:rFonts w:cs="Angsana New"/>
                <w:cs/>
              </w:rPr>
              <w:t>:</w:t>
            </w:r>
            <w:r>
              <w:t>59</w:t>
            </w:r>
            <w:r>
              <w:rPr>
                <w:rFonts w:cs="Angsana New"/>
                <w:cs/>
              </w:rPr>
              <w:t>:</w:t>
            </w:r>
            <w:r>
              <w:t>59</w:t>
            </w:r>
            <w:r>
              <w:rPr>
                <w:rFonts w:cs="Angsana New"/>
                <w:cs/>
              </w:rPr>
              <w:t>”</w:t>
            </w:r>
          </w:p>
          <w:p w:rsidRPr="00952E5C" w:rsidR="0016460E" w:rsidP="00405519" w:rsidRDefault="00F7428F" w14:paraId="0F2CDDA0" w14:textId="422D5849">
            <w:pPr>
              <w:pStyle w:val="ListParagraph"/>
              <w:numPr>
                <w:ilvl w:val="0"/>
                <w:numId w:val="78"/>
              </w:numPr>
              <w:rPr>
                <w:rFonts w:cs="CordiaUPC"/>
                <w:cs/>
              </w:rPr>
            </w:pPr>
            <w:r w:rsidRPr="00F7428F">
              <w:rPr>
                <w:rFonts w:cs="CordiaUPC"/>
              </w:rPr>
              <w:t>internetQuotaNetworkCoverage</w:t>
            </w:r>
            <w:r w:rsidR="0016460E">
              <w:rPr>
                <w:rFonts w:cs="Angsana New"/>
                <w:cs/>
              </w:rPr>
              <w:t xml:space="preserve"> = “</w:t>
            </w:r>
            <w:r w:rsidR="0016460E">
              <w:rPr>
                <w:szCs w:val="36"/>
              </w:rPr>
              <w:t>4G</w:t>
            </w:r>
            <w:r w:rsidR="0016460E">
              <w:rPr>
                <w:rFonts w:cs="Angsana New"/>
                <w:cs/>
              </w:rPr>
              <w:t xml:space="preserve">” </w:t>
            </w:r>
            <w:r w:rsidRPr="00952E5C" w:rsidR="0016460E">
              <w:rPr>
                <w:rFonts w:cs="Angsana New"/>
                <w:cs/>
              </w:rPr>
              <w:t>และ “</w:t>
            </w:r>
            <w:r w:rsidRPr="00952E5C" w:rsidR="0016460E">
              <w:rPr>
                <w:rFonts w:cs="CordiaUPC"/>
              </w:rPr>
              <w:t>3G</w:t>
            </w:r>
            <w:r w:rsidR="0016460E">
              <w:rPr>
                <w:rFonts w:cs="Angsana New"/>
                <w:cs/>
              </w:rPr>
              <w:t>”</w:t>
            </w:r>
          </w:p>
        </w:tc>
      </w:tr>
      <w:tr w:rsidRPr="008979A8" w:rsidR="008A2AE2" w:rsidTr="004E4704" w14:paraId="33E2D500" w14:textId="77777777">
        <w:tc>
          <w:tcPr>
            <w:tcW w:w="5000" w:type="pct"/>
            <w:gridSpan w:val="3"/>
            <w:shd w:val="clear" w:color="auto" w:fill="C2D69B" w:themeFill="accent3" w:themeFillTint="99"/>
          </w:tcPr>
          <w:p w:rsidRPr="008979A8" w:rsidR="008A2AE2" w:rsidP="008A2AE2" w:rsidRDefault="008A2AE2" w14:paraId="27604925" w14:textId="64B96D18">
            <w:pPr>
              <w:pStyle w:val="HeaderTable"/>
              <w:rPr>
                <w:rtl/>
                <w:cs/>
              </w:rPr>
            </w:pPr>
            <w:r>
              <w:t>End Internet Quota Table Section</w:t>
            </w:r>
          </w:p>
        </w:tc>
      </w:tr>
      <w:tr w:rsidRPr="008979A8" w:rsidR="008A2AE2" w:rsidTr="004E4704" w14:paraId="1B699EB0" w14:textId="77777777">
        <w:tc>
          <w:tcPr>
            <w:tcW w:w="5000" w:type="pct"/>
            <w:gridSpan w:val="3"/>
            <w:shd w:val="clear" w:color="auto" w:fill="C2D69B" w:themeFill="accent3" w:themeFillTint="99"/>
          </w:tcPr>
          <w:p w:rsidRPr="008979A8" w:rsidR="008A2AE2" w:rsidP="008A2AE2" w:rsidRDefault="008A2AE2" w14:paraId="7153156B" w14:textId="582E3AA6">
            <w:pPr>
              <w:pStyle w:val="HeaderTable"/>
              <w:rPr>
                <w:rtl/>
                <w:cs/>
              </w:rPr>
            </w:pPr>
            <w:r>
              <w:t>Internet Quota Detail Section</w:t>
            </w:r>
          </w:p>
        </w:tc>
      </w:tr>
      <w:tr w:rsidRPr="008979A8" w:rsidR="008A2AE2" w:rsidTr="000A09FE" w14:paraId="221EB0F3" w14:textId="77777777">
        <w:tc>
          <w:tcPr>
            <w:tcW w:w="847" w:type="pct"/>
          </w:tcPr>
          <w:p w:rsidR="008A2AE2" w:rsidP="008A2AE2" w:rsidRDefault="008A2AE2" w14:paraId="74682F85" w14:textId="4825E069">
            <w:pPr>
              <w:rPr>
                <w:rFonts w:cs="CordiaUPC"/>
              </w:rPr>
            </w:pPr>
            <w:r>
              <w:t>internetQuotaPriceTypePattern</w:t>
            </w:r>
          </w:p>
        </w:tc>
        <w:tc>
          <w:tcPr>
            <w:tcW w:w="911" w:type="pct"/>
          </w:tcPr>
          <w:p w:rsidRPr="008979A8" w:rsidR="008A2AE2" w:rsidP="008A2AE2" w:rsidRDefault="008A2AE2" w14:paraId="5BF3F814" w14:textId="0310EDE9">
            <w:pPr>
              <w:rPr>
                <w:rFonts w:cs="CordiaUPC"/>
              </w:rPr>
            </w:pPr>
            <w:r>
              <w:rPr>
                <w:rFonts w:cs="CordiaUPC"/>
              </w:rPr>
              <w:t>Drop Down List</w:t>
            </w:r>
          </w:p>
        </w:tc>
        <w:tc>
          <w:tcPr>
            <w:tcW w:w="3242" w:type="pct"/>
          </w:tcPr>
          <w:p w:rsidR="00BF0913" w:rsidP="008A2AE2" w:rsidRDefault="00BF0913" w14:paraId="05F16507" w14:textId="7C805EC6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BF0913">
              <w:rPr>
                <w:rFonts w:cs="Angsana New"/>
                <w:color w:val="FF0000"/>
                <w:cs/>
              </w:rPr>
              <w:t>*</w:t>
            </w:r>
            <w:r w:rsidRPr="00BF0913">
              <w:rPr>
                <w:color w:val="FF0000"/>
              </w:rPr>
              <w:t>Internet Price Type Pattern</w:t>
            </w:r>
          </w:p>
          <w:p w:rsidR="00A11559" w:rsidP="008A2AE2" w:rsidRDefault="008A2AE2" w14:paraId="71813304" w14:textId="77777777">
            <w:r>
              <w:t>L</w:t>
            </w:r>
            <w:r w:rsidRPr="004C3917">
              <w:t xml:space="preserve">ist of Value </w:t>
            </w:r>
            <w:r w:rsidRPr="004C3917">
              <w:rPr>
                <w:rFonts w:cs="Angsana New"/>
                <w:cs/>
              </w:rPr>
              <w:t xml:space="preserve">: </w:t>
            </w:r>
            <w:r w:rsidRPr="00B916D9" w:rsidR="00157DF8">
              <w:rPr>
                <w:rFonts w:cs="Angsana New"/>
                <w:cs/>
              </w:rPr>
              <w:t>ดึงข้อมูลจาก</w:t>
            </w:r>
            <w:r w:rsidRPr="00B916D9" w:rsidR="00157DF8">
              <w:rPr>
                <w:rFonts w:cs="CordiaUPC"/>
              </w:rPr>
              <w:t xml:space="preserve">DB </w:t>
            </w:r>
            <w:r w:rsidRPr="00B916D9" w:rsidR="00157DF8">
              <w:rPr>
                <w:rFonts w:cs="Angsana New"/>
                <w:cs/>
              </w:rPr>
              <w:t xml:space="preserve">ที่ </w:t>
            </w:r>
            <w:r w:rsidRPr="00B916D9" w:rsidR="00157DF8">
              <w:rPr>
                <w:rFonts w:cs="CordiaUPC"/>
              </w:rPr>
              <w:t xml:space="preserve">Table FLW_CFG_LOV </w:t>
            </w:r>
            <w:r w:rsidRPr="00B916D9" w:rsidR="00157DF8">
              <w:rPr>
                <w:rFonts w:cs="Angsana New"/>
                <w:cs/>
              </w:rPr>
              <w:t xml:space="preserve">โดย </w:t>
            </w:r>
            <w:r w:rsidRPr="00B916D9" w:rsidR="00157DF8">
              <w:rPr>
                <w:rFonts w:cs="CordiaUPC"/>
              </w:rPr>
              <w:t xml:space="preserve">group_type </w:t>
            </w:r>
            <w:r w:rsidRPr="00B916D9" w:rsidR="00157DF8">
              <w:rPr>
                <w:rFonts w:cs="Angsana New"/>
                <w:cs/>
              </w:rPr>
              <w:t>= ‘</w:t>
            </w:r>
            <w:r w:rsidRPr="00216FBE" w:rsidR="00216FBE">
              <w:rPr>
                <w:rFonts w:cs="CordiaUPC"/>
              </w:rPr>
              <w:t>Internet Price Type</w:t>
            </w:r>
            <w:r w:rsidR="00157DF8">
              <w:rPr>
                <w:rFonts w:cs="Angsana New"/>
                <w:cs/>
              </w:rPr>
              <w:t>’</w:t>
            </w:r>
          </w:p>
          <w:p w:rsidR="008A2AE2" w:rsidP="008A2AE2" w:rsidRDefault="008A2AE2" w14:paraId="2A3F4D38" w14:textId="77777777">
            <w:r>
              <w:rPr>
                <w:rFonts w:hint="cs" w:cs="Angsana New"/>
                <w:cs/>
              </w:rPr>
              <w:t>เมื่อเลือก</w:t>
            </w:r>
            <w:r>
              <w:rPr>
                <w:rFonts w:hint="cs"/>
                <w:cs/>
              </w:rPr>
              <w:t xml:space="preserve">เป็น </w:t>
            </w:r>
            <w:r>
              <w:rPr>
                <w:cs/>
              </w:rPr>
              <w:t>“</w:t>
            </w:r>
            <w:r>
              <w:rPr>
                <w:szCs w:val="36"/>
              </w:rPr>
              <w:t>All</w:t>
            </w:r>
            <w:r>
              <w:rPr>
                <w:cs/>
              </w:rPr>
              <w:t>-</w:t>
            </w:r>
            <w:r>
              <w:rPr>
                <w:szCs w:val="36"/>
              </w:rPr>
              <w:t>Time</w:t>
            </w:r>
            <w:r>
              <w:rPr>
                <w:cs/>
              </w:rPr>
              <w:t xml:space="preserve">” </w:t>
            </w:r>
          </w:p>
          <w:p w:rsidR="008A2AE2" w:rsidP="00BB3F68" w:rsidRDefault="008A2AE2" w14:paraId="59822FEA" w14:textId="734A02F0">
            <w:pPr>
              <w:pStyle w:val="ListParagraph"/>
              <w:numPr>
                <w:ilvl w:val="0"/>
                <w:numId w:val="77"/>
              </w:numPr>
            </w:pPr>
            <w:r>
              <w:t>Disabled internetQuotaFromTiming</w:t>
            </w:r>
            <w:r>
              <w:rPr>
                <w:rFonts w:hint="cs"/>
                <w:cs/>
              </w:rPr>
              <w:t xml:space="preserve"> และ </w:t>
            </w:r>
            <w:r>
              <w:t>internetQuotaToTiming</w:t>
            </w:r>
          </w:p>
          <w:p w:rsidR="008A2AE2" w:rsidP="00BB3F68" w:rsidRDefault="008A2AE2" w14:paraId="7275044A" w14:textId="77777777">
            <w:pPr>
              <w:pStyle w:val="ListParagraph"/>
              <w:numPr>
                <w:ilvl w:val="0"/>
                <w:numId w:val="77"/>
              </w:numPr>
            </w:pPr>
            <w:r>
              <w:t xml:space="preserve">Default Value </w:t>
            </w:r>
            <w:r>
              <w:rPr>
                <w:rFonts w:cs="Angsana New"/>
                <w:cs/>
              </w:rPr>
              <w:t xml:space="preserve">: </w:t>
            </w:r>
          </w:p>
          <w:p w:rsidR="008A2AE2" w:rsidP="00BB3F68" w:rsidRDefault="008A2AE2" w14:paraId="0E327463" w14:textId="7E86DD51">
            <w:pPr>
              <w:pStyle w:val="ListParagraph"/>
              <w:numPr>
                <w:ilvl w:val="1"/>
                <w:numId w:val="77"/>
              </w:numPr>
            </w:pPr>
            <w:r>
              <w:t>internetQuotaFromTiming</w:t>
            </w:r>
            <w:r>
              <w:rPr>
                <w:rFonts w:hint="cs"/>
                <w:cs/>
              </w:rPr>
              <w:t xml:space="preserve"> ให้มีค่าเป็น</w:t>
            </w:r>
            <w:r>
              <w:rPr>
                <w:rFonts w:cs="Angsana New"/>
                <w:cs/>
              </w:rPr>
              <w:t xml:space="preserve"> “</w:t>
            </w:r>
            <w:r>
              <w:t>00</w:t>
            </w:r>
            <w:r>
              <w:rPr>
                <w:rFonts w:cs="Angsana New"/>
                <w:cs/>
              </w:rPr>
              <w:t>:</w:t>
            </w:r>
            <w:r>
              <w:t>00</w:t>
            </w:r>
            <w:r>
              <w:rPr>
                <w:rFonts w:cs="Angsana New"/>
                <w:cs/>
              </w:rPr>
              <w:t>:</w:t>
            </w:r>
            <w:r>
              <w:t>00</w:t>
            </w:r>
            <w:r>
              <w:rPr>
                <w:rFonts w:cs="Angsana New"/>
                <w:cs/>
              </w:rPr>
              <w:t>”</w:t>
            </w:r>
          </w:p>
          <w:p w:rsidR="008A2AE2" w:rsidP="00BB3F68" w:rsidRDefault="008A2AE2" w14:paraId="40A7A3DA" w14:textId="377907AF">
            <w:pPr>
              <w:pStyle w:val="ListParagraph"/>
              <w:numPr>
                <w:ilvl w:val="1"/>
                <w:numId w:val="77"/>
              </w:numPr>
            </w:pPr>
            <w:r>
              <w:t>internetQuotaToTiming</w:t>
            </w:r>
            <w:r>
              <w:rPr>
                <w:rFonts w:hint="cs"/>
                <w:cs/>
              </w:rPr>
              <w:t xml:space="preserve"> ให้มีค่าเป็น</w:t>
            </w:r>
            <w:r>
              <w:rPr>
                <w:rFonts w:cs="Angsana New"/>
                <w:cs/>
              </w:rPr>
              <w:t xml:space="preserve"> “</w:t>
            </w:r>
            <w:r>
              <w:t>23</w:t>
            </w:r>
            <w:r>
              <w:rPr>
                <w:rFonts w:cs="Angsana New"/>
                <w:cs/>
              </w:rPr>
              <w:t>:</w:t>
            </w:r>
            <w:r>
              <w:t>59</w:t>
            </w:r>
            <w:r>
              <w:rPr>
                <w:rFonts w:cs="Angsana New"/>
                <w:cs/>
              </w:rPr>
              <w:t>:</w:t>
            </w:r>
            <w:r>
              <w:t>59</w:t>
            </w:r>
            <w:r>
              <w:rPr>
                <w:rFonts w:cs="Angsana New"/>
                <w:cs/>
              </w:rPr>
              <w:t>”</w:t>
            </w:r>
          </w:p>
          <w:p w:rsidR="008A2AE2" w:rsidP="008A2AE2" w:rsidRDefault="008A2AE2" w14:paraId="7A45AA46" w14:textId="77777777">
            <w:pPr>
              <w:rPr>
                <w:rFonts w:cs="CordiaUPC"/>
              </w:rPr>
            </w:pPr>
            <w:r>
              <w:rPr>
                <w:rFonts w:hint="cs"/>
                <w:cs/>
              </w:rPr>
              <w:t>ถ้าไม่ใช่</w:t>
            </w:r>
          </w:p>
          <w:p w:rsidRPr="008979A8" w:rsidR="008A2AE2" w:rsidP="008A2AE2" w:rsidRDefault="008A2AE2" w14:paraId="3980ED5C" w14:textId="2D50A76C">
            <w:pPr>
              <w:rPr>
                <w:rFonts w:cs="CordiaUPC"/>
              </w:rPr>
            </w:pPr>
            <w:r>
              <w:t>Enabled internetQuotaFromTiming</w:t>
            </w:r>
            <w:r>
              <w:rPr>
                <w:rFonts w:hint="cs"/>
                <w:cs/>
              </w:rPr>
              <w:t xml:space="preserve"> และ </w:t>
            </w:r>
            <w:r>
              <w:t>internetQuotaToTiming</w:t>
            </w:r>
          </w:p>
        </w:tc>
      </w:tr>
      <w:tr w:rsidRPr="008979A8" w:rsidR="008A2AE2" w:rsidTr="000A09FE" w14:paraId="622BEDAD" w14:textId="77777777">
        <w:tc>
          <w:tcPr>
            <w:tcW w:w="847" w:type="pct"/>
          </w:tcPr>
          <w:p w:rsidR="008A2AE2" w:rsidP="008A2AE2" w:rsidRDefault="008A2AE2" w14:paraId="0E771B8B" w14:textId="3EDA3B45">
            <w:pPr>
              <w:rPr>
                <w:rFonts w:cs="CordiaUPC"/>
              </w:rPr>
            </w:pPr>
            <w:r>
              <w:t>internetQuotaFromTiming</w:t>
            </w:r>
          </w:p>
        </w:tc>
        <w:tc>
          <w:tcPr>
            <w:tcW w:w="911" w:type="pct"/>
          </w:tcPr>
          <w:p w:rsidRPr="008979A8" w:rsidR="008A2AE2" w:rsidP="008A2AE2" w:rsidRDefault="008A2AE2" w14:paraId="0A685EFE" w14:textId="4891DF09">
            <w:pPr>
              <w:rPr>
                <w:rFonts w:cs="CordiaUPC"/>
              </w:rPr>
            </w:pPr>
            <w:r>
              <w:rPr>
                <w:rFonts w:cs="CordiaUPC"/>
              </w:rPr>
              <w:t>Time</w:t>
            </w:r>
          </w:p>
        </w:tc>
        <w:tc>
          <w:tcPr>
            <w:tcW w:w="3242" w:type="pct"/>
          </w:tcPr>
          <w:p w:rsidRPr="008979A8" w:rsidR="008A2AE2" w:rsidP="008A2AE2" w:rsidRDefault="008A2AE2" w14:paraId="6110F24A" w14:textId="0749E28D">
            <w:pPr>
              <w:rPr>
                <w:rFonts w:cs="CordiaUPC"/>
                <w:cs/>
              </w:rPr>
            </w:pPr>
            <w:r>
              <w:t xml:space="preserve">Label </w:t>
            </w:r>
            <w:r>
              <w:rPr>
                <w:cs/>
              </w:rPr>
              <w:t xml:space="preserve">: </w:t>
            </w:r>
            <w:r w:rsidRPr="00B75723">
              <w:rPr>
                <w:color w:val="FF0000"/>
                <w:cs/>
              </w:rPr>
              <w:t>*</w:t>
            </w:r>
            <w:r>
              <w:rPr>
                <w:color w:val="FF0000"/>
              </w:rPr>
              <w:t xml:space="preserve">Internet </w:t>
            </w:r>
            <w:r w:rsidRPr="00B75723">
              <w:rPr>
                <w:color w:val="FF0000"/>
              </w:rPr>
              <w:t>Timing</w:t>
            </w:r>
            <w:r>
              <w:rPr>
                <w:cs/>
              </w:rPr>
              <w:t xml:space="preserve"> : …</w:t>
            </w:r>
            <w:r>
              <w:t>From</w:t>
            </w:r>
            <w:r>
              <w:rPr>
                <w:cs/>
              </w:rPr>
              <w:t>… - …</w:t>
            </w:r>
            <w:r>
              <w:t>To</w:t>
            </w:r>
            <w:r>
              <w:rPr>
                <w:cs/>
              </w:rPr>
              <w:t>…</w:t>
            </w:r>
          </w:p>
        </w:tc>
      </w:tr>
      <w:tr w:rsidRPr="008979A8" w:rsidR="008A2AE2" w:rsidTr="000A09FE" w14:paraId="7ADC91E7" w14:textId="77777777">
        <w:tc>
          <w:tcPr>
            <w:tcW w:w="847" w:type="pct"/>
          </w:tcPr>
          <w:p w:rsidR="008A2AE2" w:rsidP="008A2AE2" w:rsidRDefault="008A2AE2" w14:paraId="67A62096" w14:textId="5E084B72">
            <w:pPr>
              <w:rPr>
                <w:rFonts w:cs="CordiaUPC"/>
              </w:rPr>
            </w:pPr>
            <w:r>
              <w:t>internetQuotaToTiming</w:t>
            </w:r>
          </w:p>
        </w:tc>
        <w:tc>
          <w:tcPr>
            <w:tcW w:w="911" w:type="pct"/>
          </w:tcPr>
          <w:p w:rsidRPr="008979A8" w:rsidR="008A2AE2" w:rsidP="008A2AE2" w:rsidRDefault="008A2AE2" w14:paraId="6B3D0EDA" w14:textId="539533E1">
            <w:pPr>
              <w:rPr>
                <w:rFonts w:cs="CordiaUPC"/>
              </w:rPr>
            </w:pPr>
            <w:r>
              <w:rPr>
                <w:rFonts w:cs="CordiaUPC"/>
              </w:rPr>
              <w:t>Time</w:t>
            </w:r>
          </w:p>
        </w:tc>
        <w:tc>
          <w:tcPr>
            <w:tcW w:w="3242" w:type="pct"/>
          </w:tcPr>
          <w:p w:rsidRPr="008979A8" w:rsidR="008A2AE2" w:rsidP="008A2AE2" w:rsidRDefault="008A2AE2" w14:paraId="206FC4C6" w14:textId="66D9F7F4">
            <w:pPr>
              <w:rPr>
                <w:rFonts w:cs="CordiaUPC"/>
                <w:cs/>
              </w:rPr>
            </w:pPr>
            <w:r>
              <w:rPr>
                <w:rFonts w:hint="cs"/>
                <w:cs/>
              </w:rPr>
              <w:t xml:space="preserve">อยู่บรรทัดเดียวกันกับ </w:t>
            </w:r>
            <w:r w:rsidR="00A017C5">
              <w:t>internetQuotaFromTiming</w:t>
            </w:r>
          </w:p>
        </w:tc>
      </w:tr>
      <w:tr w:rsidRPr="008979A8" w:rsidR="008A2AE2" w:rsidTr="000A09FE" w14:paraId="115F3B6E" w14:textId="77777777">
        <w:tc>
          <w:tcPr>
            <w:tcW w:w="847" w:type="pct"/>
          </w:tcPr>
          <w:p w:rsidR="008A2AE2" w:rsidP="008A2AE2" w:rsidRDefault="008A2AE2" w14:paraId="5A45D347" w14:textId="3911DF2F">
            <w:pPr>
              <w:rPr>
                <w:rFonts w:cs="CordiaUPC"/>
              </w:rPr>
            </w:pPr>
            <w:r>
              <w:rPr>
                <w:szCs w:val="36"/>
              </w:rPr>
              <w:t>internetQuotaNetwork</w:t>
            </w:r>
            <w:r w:rsidRPr="00FC0493">
              <w:rPr>
                <w:szCs w:val="36"/>
              </w:rPr>
              <w:t>Coverage</w:t>
            </w:r>
          </w:p>
        </w:tc>
        <w:tc>
          <w:tcPr>
            <w:tcW w:w="911" w:type="pct"/>
          </w:tcPr>
          <w:p w:rsidRPr="008979A8" w:rsidR="008A2AE2" w:rsidP="008A2AE2" w:rsidRDefault="00216FBE" w14:paraId="43C741DB" w14:textId="5B830F6D">
            <w:pPr>
              <w:rPr>
                <w:rFonts w:cs="CordiaUPC"/>
              </w:rPr>
            </w:pPr>
            <w:r>
              <w:rPr>
                <w:rFonts w:cs="CordiaUPC"/>
              </w:rPr>
              <w:t>Check Box</w:t>
            </w:r>
          </w:p>
        </w:tc>
        <w:tc>
          <w:tcPr>
            <w:tcW w:w="3242" w:type="pct"/>
          </w:tcPr>
          <w:p w:rsidR="008A2AE2" w:rsidP="008A2AE2" w:rsidRDefault="008A2AE2" w14:paraId="2F958731" w14:textId="77777777">
            <w:pPr>
              <w:rPr>
                <w:rFonts w:cs="CordiaUPC"/>
              </w:rPr>
            </w:pPr>
            <w:r>
              <w:t xml:space="preserve">Label </w:t>
            </w:r>
            <w:r>
              <w:rPr>
                <w:cs/>
              </w:rPr>
              <w:t xml:space="preserve">: </w:t>
            </w:r>
            <w:r w:rsidRPr="005D780D">
              <w:rPr>
                <w:color w:val="FF0000"/>
                <w:cs/>
              </w:rPr>
              <w:t>*</w:t>
            </w:r>
            <w:r w:rsidRPr="005D780D">
              <w:rPr>
                <w:color w:val="FF0000"/>
              </w:rPr>
              <w:t>Network Coverage</w:t>
            </w:r>
          </w:p>
          <w:p w:rsidRPr="008979A8" w:rsidR="006A5BC1" w:rsidP="00216FBE" w:rsidRDefault="008A2AE2" w14:paraId="4E363A16" w14:textId="63613E36">
            <w:pPr>
              <w:rPr>
                <w:rFonts w:cs="CordiaUPC"/>
                <w:cs/>
              </w:rPr>
            </w:pPr>
            <w:r w:rsidRPr="00AE3523">
              <w:rPr>
                <w:rFonts w:cs="CordiaUPC"/>
              </w:rPr>
              <w:t xml:space="preserve">List of Value </w:t>
            </w:r>
            <w:r w:rsidRPr="00AE3523">
              <w:rPr>
                <w:rFonts w:cs="Angsana New"/>
                <w:cs/>
              </w:rPr>
              <w:t xml:space="preserve">: </w:t>
            </w:r>
            <w:r w:rsidRPr="00B916D9" w:rsidR="00216FBE">
              <w:rPr>
                <w:rFonts w:cs="Angsana New"/>
                <w:cs/>
              </w:rPr>
              <w:t>ดึงข้อมูลจาก</w:t>
            </w:r>
            <w:r w:rsidRPr="00B916D9" w:rsidR="00216FBE">
              <w:rPr>
                <w:rFonts w:cs="CordiaUPC"/>
              </w:rPr>
              <w:t xml:space="preserve">DB </w:t>
            </w:r>
            <w:r w:rsidRPr="00B916D9" w:rsidR="00216FBE">
              <w:rPr>
                <w:rFonts w:cs="Angsana New"/>
                <w:cs/>
              </w:rPr>
              <w:t xml:space="preserve">ที่ </w:t>
            </w:r>
            <w:r w:rsidRPr="00B916D9" w:rsidR="00216FBE">
              <w:rPr>
                <w:rFonts w:cs="CordiaUPC"/>
              </w:rPr>
              <w:t xml:space="preserve">Table FLW_CFG_LOV </w:t>
            </w:r>
            <w:r w:rsidRPr="00B916D9" w:rsidR="00216FBE">
              <w:rPr>
                <w:rFonts w:cs="Angsana New"/>
                <w:cs/>
              </w:rPr>
              <w:t xml:space="preserve">โดย </w:t>
            </w:r>
            <w:r w:rsidRPr="00B916D9" w:rsidR="00216FBE">
              <w:rPr>
                <w:rFonts w:cs="CordiaUPC"/>
              </w:rPr>
              <w:t xml:space="preserve">group_type </w:t>
            </w:r>
            <w:r w:rsidRPr="00B916D9" w:rsidR="00216FBE">
              <w:rPr>
                <w:rFonts w:cs="Angsana New"/>
                <w:cs/>
              </w:rPr>
              <w:t>= ‘</w:t>
            </w:r>
            <w:r w:rsidRPr="00214A5B" w:rsidR="00216FBE">
              <w:rPr>
                <w:rFonts w:cs="CordiaUPC"/>
              </w:rPr>
              <w:t>Internet Network Type</w:t>
            </w:r>
            <w:r w:rsidR="00216FBE">
              <w:rPr>
                <w:rFonts w:cs="Angsana New"/>
                <w:cs/>
              </w:rPr>
              <w:t>’</w:t>
            </w:r>
          </w:p>
        </w:tc>
      </w:tr>
      <w:tr w:rsidRPr="008979A8" w:rsidR="008A2AE2" w:rsidTr="000A09FE" w14:paraId="39CFF84E" w14:textId="77777777">
        <w:tc>
          <w:tcPr>
            <w:tcW w:w="847" w:type="pct"/>
          </w:tcPr>
          <w:p w:rsidR="008A2AE2" w:rsidP="008A2AE2" w:rsidRDefault="008A2AE2" w14:paraId="0D77B1D9" w14:textId="44A547EF">
            <w:pPr>
              <w:rPr>
                <w:rFonts w:cs="CordiaUPC"/>
              </w:rPr>
            </w:pPr>
            <w:r>
              <w:t>internetQuota</w:t>
            </w:r>
          </w:p>
        </w:tc>
        <w:tc>
          <w:tcPr>
            <w:tcW w:w="911" w:type="pct"/>
          </w:tcPr>
          <w:p w:rsidRPr="008979A8" w:rsidR="008A2AE2" w:rsidP="008A2AE2" w:rsidRDefault="008A2AE2" w14:paraId="43EE7EDD" w14:textId="61E7D448">
            <w:pPr>
              <w:rPr>
                <w:rFonts w:cs="CordiaUPC"/>
              </w:rPr>
            </w:pPr>
            <w:r>
              <w:rPr>
                <w:rFonts w:cs="CordiaUPC"/>
              </w:rPr>
              <w:t>Text Box</w:t>
            </w:r>
          </w:p>
        </w:tc>
        <w:tc>
          <w:tcPr>
            <w:tcW w:w="3242" w:type="pct"/>
          </w:tcPr>
          <w:p w:rsidR="008A2AE2" w:rsidP="008A2AE2" w:rsidRDefault="008A2AE2" w14:paraId="72FACE59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B24327">
              <w:rPr>
                <w:rFonts w:cs="Angsana New"/>
                <w:color w:val="FF0000"/>
                <w:cs/>
              </w:rPr>
              <w:t>*</w:t>
            </w:r>
            <w:r>
              <w:rPr>
                <w:rFonts w:cs="CordiaUPC"/>
                <w:color w:val="FF0000"/>
              </w:rPr>
              <w:t>Internet</w:t>
            </w:r>
            <w:r w:rsidRPr="00B24327">
              <w:rPr>
                <w:rFonts w:cs="CordiaUPC"/>
                <w:color w:val="FF0000"/>
              </w:rPr>
              <w:t xml:space="preserve"> Qu</w:t>
            </w:r>
            <w:r>
              <w:rPr>
                <w:rFonts w:cs="CordiaUPC"/>
                <w:color w:val="FF0000"/>
              </w:rPr>
              <w:t>o</w:t>
            </w:r>
            <w:r w:rsidRPr="00B24327">
              <w:rPr>
                <w:rFonts w:cs="CordiaUPC"/>
                <w:color w:val="FF0000"/>
              </w:rPr>
              <w:t xml:space="preserve">ta </w:t>
            </w:r>
            <w:r>
              <w:rPr>
                <w:rFonts w:cs="Angsana New"/>
                <w:color w:val="FF0000"/>
                <w:cs/>
              </w:rPr>
              <w:t xml:space="preserve">: </w:t>
            </w:r>
            <w:r w:rsidRPr="00444D94">
              <w:rPr>
                <w:rFonts w:cs="Angsana New"/>
                <w:cs/>
              </w:rPr>
              <w:t>…</w:t>
            </w:r>
            <w:r>
              <w:rPr>
                <w:rFonts w:cs="CordiaUPC"/>
              </w:rPr>
              <w:t>Value</w:t>
            </w:r>
            <w:r w:rsidRPr="00444D94">
              <w:rPr>
                <w:rFonts w:cs="Angsana New"/>
                <w:cs/>
              </w:rPr>
              <w:t>…  …</w:t>
            </w:r>
            <w:r>
              <w:rPr>
                <w:rFonts w:cs="CordiaUPC"/>
              </w:rPr>
              <w:t>Unit</w:t>
            </w:r>
            <w:r w:rsidRPr="00444D94">
              <w:rPr>
                <w:rFonts w:cs="Angsana New"/>
                <w:cs/>
              </w:rPr>
              <w:t>…</w:t>
            </w:r>
          </w:p>
          <w:p w:rsidRPr="008979A8" w:rsidR="008A2AE2" w:rsidP="008A2AE2" w:rsidRDefault="008A2AE2" w14:paraId="2F85C47F" w14:textId="1ACB23B2">
            <w:pPr>
              <w:rPr>
                <w:rFonts w:cs="CordiaUPC"/>
                <w:cs/>
              </w:rPr>
            </w:pPr>
            <w:r>
              <w:rPr>
                <w:rFonts w:hint="cs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ใส่ได้เฉพาะตัวเลขและจุดทศนิยมเท่านั้น</w:t>
            </w:r>
          </w:p>
        </w:tc>
      </w:tr>
      <w:tr w:rsidRPr="008979A8" w:rsidR="008A2AE2" w:rsidTr="000A09FE" w14:paraId="77838F8B" w14:textId="77777777">
        <w:tc>
          <w:tcPr>
            <w:tcW w:w="847" w:type="pct"/>
          </w:tcPr>
          <w:p w:rsidR="008A2AE2" w:rsidP="008A2AE2" w:rsidRDefault="008A2AE2" w14:paraId="7A759CB4" w14:textId="1814D9E2">
            <w:pPr>
              <w:rPr>
                <w:rFonts w:cs="CordiaUPC"/>
              </w:rPr>
            </w:pPr>
            <w:r>
              <w:t>internetQuotaUnit</w:t>
            </w:r>
          </w:p>
        </w:tc>
        <w:tc>
          <w:tcPr>
            <w:tcW w:w="911" w:type="pct"/>
          </w:tcPr>
          <w:p w:rsidRPr="008979A8" w:rsidR="008A2AE2" w:rsidP="008A2AE2" w:rsidRDefault="008A2AE2" w14:paraId="0D099377" w14:textId="085DEF25">
            <w:pPr>
              <w:rPr>
                <w:rFonts w:cs="CordiaUPC"/>
              </w:rPr>
            </w:pPr>
            <w:r>
              <w:rPr>
                <w:rFonts w:cs="CordiaUPC"/>
              </w:rPr>
              <w:t>Drop Down List</w:t>
            </w:r>
          </w:p>
        </w:tc>
        <w:tc>
          <w:tcPr>
            <w:tcW w:w="3242" w:type="pct"/>
          </w:tcPr>
          <w:p w:rsidR="008A2AE2" w:rsidP="008A2AE2" w:rsidRDefault="008A2AE2" w14:paraId="308147B9" w14:textId="77777777">
            <w:pPr>
              <w:pStyle w:val="BodyTextTable"/>
              <w:rPr>
                <w:rFonts w:ascii="CordiaUPC" w:hAnsi="CordiaUPC" w:cs="CordiaUPC" w:eastAsiaTheme="minorHAnsi"/>
                <w:sz w:val="28"/>
                <w:szCs w:val="28"/>
                <w:lang w:bidi="th-TH"/>
              </w:rPr>
            </w:pPr>
            <w:r>
              <w:rPr>
                <w:rFonts w:hint="cs" w:ascii="CordiaUPC" w:hAnsi="CordiaUPC" w:cs="Angsana New" w:eastAsiaTheme="minorHAnsi"/>
                <w:sz w:val="28"/>
                <w:szCs w:val="28"/>
                <w:cs/>
                <w:lang w:bidi="th-TH"/>
              </w:rPr>
              <w:t xml:space="preserve">อยู่บรรทัดเดียวกันกับ </w:t>
            </w:r>
            <w:r w:rsidRPr="00113FCA">
              <w:rPr>
                <w:rFonts w:ascii="CordiaUPC" w:hAnsi="CordiaUPC" w:cs="CordiaUPC" w:eastAsiaTheme="minorHAnsi"/>
                <w:sz w:val="28"/>
                <w:szCs w:val="28"/>
                <w:lang w:bidi="th-TH"/>
              </w:rPr>
              <w:t>Internet</w:t>
            </w:r>
            <w:r>
              <w:rPr>
                <w:rFonts w:ascii="CordiaUPC" w:hAnsi="CordiaUPC" w:cs="Angsana New" w:eastAsiaTheme="minorHAnsi"/>
                <w:sz w:val="28"/>
                <w:szCs w:val="28"/>
                <w:cs/>
                <w:lang w:bidi="th-TH"/>
              </w:rPr>
              <w:t xml:space="preserve"> </w:t>
            </w:r>
            <w:r w:rsidRPr="00113FCA">
              <w:rPr>
                <w:rFonts w:ascii="CordiaUPC" w:hAnsi="CordiaUPC" w:cs="CordiaUPC" w:eastAsiaTheme="minorHAnsi"/>
                <w:sz w:val="28"/>
                <w:szCs w:val="28"/>
                <w:lang w:bidi="th-TH"/>
              </w:rPr>
              <w:t>Quota</w:t>
            </w:r>
          </w:p>
          <w:p w:rsidRPr="00444028" w:rsidR="008A2AE2" w:rsidP="008A2AE2" w:rsidRDefault="008A2AE2" w14:paraId="436AE943" w14:textId="678B2605">
            <w:pPr>
              <w:rPr>
                <w:rFonts w:cs="CordiaUPC"/>
                <w:cs/>
              </w:rPr>
            </w:pPr>
            <w:r w:rsidRPr="00AE3523">
              <w:rPr>
                <w:rFonts w:cs="CordiaUPC"/>
              </w:rPr>
              <w:t xml:space="preserve">List of Value </w:t>
            </w:r>
            <w:r w:rsidRPr="00AE3523">
              <w:rPr>
                <w:rFonts w:cs="Angsana New"/>
                <w:cs/>
              </w:rPr>
              <w:t xml:space="preserve">: </w:t>
            </w:r>
            <w:r w:rsidRPr="00B916D9" w:rsidR="00EC6791">
              <w:rPr>
                <w:rFonts w:cs="Angsana New"/>
                <w:cs/>
              </w:rPr>
              <w:t>ดึงข้อมูลจาก</w:t>
            </w:r>
            <w:r w:rsidRPr="00B916D9" w:rsidR="00EC6791">
              <w:rPr>
                <w:rFonts w:cs="CordiaUPC"/>
              </w:rPr>
              <w:t xml:space="preserve">DB </w:t>
            </w:r>
            <w:r w:rsidRPr="00B916D9" w:rsidR="00EC6791">
              <w:rPr>
                <w:rFonts w:cs="Angsana New"/>
                <w:cs/>
              </w:rPr>
              <w:t xml:space="preserve">ที่ </w:t>
            </w:r>
            <w:r w:rsidRPr="00B916D9" w:rsidR="00EC6791">
              <w:rPr>
                <w:rFonts w:cs="CordiaUPC"/>
              </w:rPr>
              <w:t xml:space="preserve">Table FLW_CFG_LOV </w:t>
            </w:r>
            <w:r w:rsidRPr="00B916D9" w:rsidR="00EC6791">
              <w:rPr>
                <w:rFonts w:cs="Angsana New"/>
                <w:cs/>
              </w:rPr>
              <w:t xml:space="preserve">โดย </w:t>
            </w:r>
            <w:r w:rsidRPr="00B916D9" w:rsidR="00EC6791">
              <w:rPr>
                <w:rFonts w:cs="CordiaUPC"/>
              </w:rPr>
              <w:t xml:space="preserve">group_type </w:t>
            </w:r>
            <w:r w:rsidRPr="00B916D9" w:rsidR="00EC6791">
              <w:rPr>
                <w:rFonts w:cs="Angsana New"/>
                <w:cs/>
              </w:rPr>
              <w:t>= ‘</w:t>
            </w:r>
            <w:r w:rsidRPr="00EC6791" w:rsidR="00EC6791">
              <w:rPr>
                <w:rFonts w:cs="CordiaUPC"/>
              </w:rPr>
              <w:t>Internet Quota Unit</w:t>
            </w:r>
            <w:r w:rsidR="00EC6791">
              <w:rPr>
                <w:rFonts w:cs="Angsana New"/>
                <w:cs/>
              </w:rPr>
              <w:t xml:space="preserve">’ </w:t>
            </w:r>
            <w:r w:rsidR="00EC6791">
              <w:rPr>
                <w:rFonts w:hint="cs" w:cs="Angsana New"/>
                <w:cs/>
              </w:rPr>
              <w:t xml:space="preserve">และ </w:t>
            </w:r>
            <w:r w:rsidR="00EC6791">
              <w:rPr>
                <w:rFonts w:cs="CordiaUPC"/>
              </w:rPr>
              <w:t xml:space="preserve">lov_type </w:t>
            </w:r>
            <w:r w:rsidR="00EC6791">
              <w:rPr>
                <w:rFonts w:cs="Angsana New"/>
                <w:cs/>
              </w:rPr>
              <w:t xml:space="preserve">= </w:t>
            </w:r>
            <w:r w:rsidR="00EC6791">
              <w:t>internetUsageType</w:t>
            </w:r>
          </w:p>
        </w:tc>
      </w:tr>
      <w:tr w:rsidRPr="008979A8" w:rsidR="008A2AE2" w:rsidTr="000A09FE" w14:paraId="7A456E78" w14:textId="77777777">
        <w:tc>
          <w:tcPr>
            <w:tcW w:w="847" w:type="pct"/>
          </w:tcPr>
          <w:p w:rsidR="008A2AE2" w:rsidP="008A2AE2" w:rsidRDefault="008A2AE2" w14:paraId="50115E5E" w14:textId="7FBA3D10">
            <w:pPr>
              <w:rPr>
                <w:rFonts w:cs="CordiaUPC"/>
              </w:rPr>
            </w:pPr>
            <w:r w:rsidRPr="008979A8">
              <w:rPr>
                <w:rFonts w:cs="Angsana New"/>
                <w:cs/>
              </w:rPr>
              <w:t xml:space="preserve">ปุ่ม </w:t>
            </w:r>
            <w:r w:rsidRPr="008979A8">
              <w:rPr>
                <w:rFonts w:cs="CordiaUPC"/>
              </w:rPr>
              <w:t>Add</w:t>
            </w:r>
          </w:p>
        </w:tc>
        <w:tc>
          <w:tcPr>
            <w:tcW w:w="911" w:type="pct"/>
          </w:tcPr>
          <w:p w:rsidRPr="008979A8" w:rsidR="008A2AE2" w:rsidP="008A2AE2" w:rsidRDefault="008A2AE2" w14:paraId="455E13F7" w14:textId="26C58B0C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>Button</w:t>
            </w:r>
          </w:p>
        </w:tc>
        <w:tc>
          <w:tcPr>
            <w:tcW w:w="3242" w:type="pct"/>
          </w:tcPr>
          <w:p w:rsidR="008A2AE2" w:rsidP="008A2AE2" w:rsidRDefault="008A2AE2" w14:paraId="03740522" w14:textId="77777777">
            <w:pPr>
              <w:pStyle w:val="HeaderTable"/>
              <w:rPr>
                <w:b w:val="0"/>
                <w:bCs/>
                <w:lang w:bidi="th-TH"/>
              </w:rPr>
            </w:pPr>
            <w:r w:rsidRPr="008979A8">
              <w:rPr>
                <w:b w:val="0"/>
                <w:bCs/>
                <w:lang w:bidi="th-TH"/>
              </w:rPr>
              <w:t xml:space="preserve">Visible </w:t>
            </w:r>
            <w:r w:rsidRPr="008979A8">
              <w:rPr>
                <w:rFonts w:cs="Angsana New"/>
                <w:cs/>
                <w:lang w:bidi="th-TH"/>
              </w:rPr>
              <w:t>เมื่อมี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b w:val="0"/>
                <w:bCs/>
                <w:lang w:bidi="th-TH"/>
              </w:rPr>
              <w:t xml:space="preserve">Event </w:t>
            </w:r>
            <w:r w:rsidRPr="008979A8">
              <w:rPr>
                <w:rFonts w:cs="Angsana New"/>
                <w:cs/>
                <w:lang w:bidi="th-TH"/>
              </w:rPr>
              <w:t>มาจาก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b w:val="0"/>
                <w:bCs/>
                <w:lang w:bidi="th-TH"/>
              </w:rPr>
              <w:t xml:space="preserve">Table </w:t>
            </w:r>
            <w:r>
              <w:rPr>
                <w:b w:val="0"/>
                <w:bCs/>
                <w:lang w:bidi="th-TH"/>
              </w:rPr>
              <w:t>Section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rFonts w:cs="Angsana New"/>
                <w:cs/>
                <w:lang w:bidi="th-TH"/>
              </w:rPr>
              <w:t>เป็น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“</w:t>
            </w:r>
            <w:r w:rsidRPr="008979A8">
              <w:rPr>
                <w:b w:val="0"/>
                <w:bCs/>
                <w:lang w:bidi="th-TH"/>
              </w:rPr>
              <w:t>Add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>”</w:t>
            </w:r>
          </w:p>
          <w:p w:rsidR="008A2AE2" w:rsidP="008A2AE2" w:rsidRDefault="008A2AE2" w14:paraId="14F59E8E" w14:textId="77777777">
            <w:pPr>
              <w:spacing w:before="240" w:after="0"/>
            </w:pPr>
            <w:r>
              <w:rPr>
                <w:rFonts w:hint="cs"/>
                <w:cs/>
              </w:rPr>
              <w:t>เมื่อกดปุ่ม</w:t>
            </w:r>
          </w:p>
          <w:p w:rsidR="008A2AE2" w:rsidP="008A2AE2" w:rsidRDefault="008A2AE2" w14:paraId="2DD05FB7" w14:textId="77777777">
            <w:pPr>
              <w:pStyle w:val="ListParagraph"/>
              <w:numPr>
                <w:ilvl w:val="0"/>
                <w:numId w:val="4"/>
              </w:numPr>
              <w:spacing w:after="0" w:line="259" w:lineRule="auto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Validate </w:t>
            </w:r>
            <w:r>
              <w:rPr>
                <w:rFonts w:hint="cs" w:cs="Angsana New"/>
                <w:cs/>
              </w:rPr>
              <w:t>ข้อมูลในหน้าจอ</w:t>
            </w:r>
          </w:p>
          <w:p w:rsidR="0016460E" w:rsidP="008A2AE2" w:rsidRDefault="008A2AE2" w14:paraId="451CE276" w14:textId="249C97D4">
            <w:pPr>
              <w:pStyle w:val="ListParagraph"/>
              <w:numPr>
                <w:ilvl w:val="0"/>
                <w:numId w:val="4"/>
              </w:numPr>
              <w:spacing w:after="0" w:line="259" w:lineRule="auto"/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Add </w:t>
            </w:r>
            <w:r>
              <w:rPr>
                <w:rFonts w:hint="cs" w:cs="Angsana New"/>
                <w:cs/>
              </w:rPr>
              <w:t xml:space="preserve">ข้อมูลลงในส่วนของ </w:t>
            </w:r>
            <w:r>
              <w:rPr>
                <w:rFonts w:cs="CordiaUPC"/>
              </w:rPr>
              <w:t>Table Section</w:t>
            </w:r>
            <w:r w:rsidR="00405519">
              <w:rPr>
                <w:rFonts w:cs="Angsana New"/>
                <w:cs/>
              </w:rPr>
              <w:t xml:space="preserve"> </w:t>
            </w:r>
            <w:r w:rsidR="00405519">
              <w:rPr>
                <w:rFonts w:hint="cs" w:cs="Angsana New"/>
                <w:cs/>
              </w:rPr>
              <w:t xml:space="preserve">และทำการ </w:t>
            </w:r>
            <w:r w:rsidR="00405519">
              <w:rPr>
                <w:rFonts w:cs="CordiaUPC"/>
              </w:rPr>
              <w:t xml:space="preserve">Sort </w:t>
            </w:r>
            <w:r w:rsidR="00405519">
              <w:rPr>
                <w:rFonts w:hint="cs" w:cs="Angsana New"/>
                <w:cs/>
              </w:rPr>
              <w:t xml:space="preserve">ข้อมูลตามชื่อที่ </w:t>
            </w:r>
            <w:r w:rsidR="00405519">
              <w:rPr>
                <w:rFonts w:cs="CordiaUPC"/>
              </w:rPr>
              <w:t>Internet Quota</w:t>
            </w:r>
            <w:r w:rsidR="00405519">
              <w:rPr>
                <w:rFonts w:hint="cs" w:cs="Angsana New"/>
                <w:cs/>
              </w:rPr>
              <w:t xml:space="preserve"> </w:t>
            </w:r>
            <w:r w:rsidR="00405519">
              <w:rPr>
                <w:rFonts w:cs="CordiaUPC"/>
              </w:rPr>
              <w:t>Table</w:t>
            </w:r>
          </w:p>
          <w:p w:rsidRPr="00952E5C" w:rsidR="008A2AE2" w:rsidP="00952E5C" w:rsidRDefault="008A2AE2" w14:paraId="4530C013" w14:textId="403CDC80">
            <w:pPr>
              <w:pStyle w:val="ListParagraph"/>
              <w:numPr>
                <w:ilvl w:val="0"/>
                <w:numId w:val="4"/>
              </w:numPr>
              <w:spacing w:after="0" w:line="259" w:lineRule="auto"/>
              <w:rPr>
                <w:rFonts w:cs="CordiaUPC"/>
                <w:cs/>
              </w:rPr>
            </w:pPr>
            <w:r w:rsidRPr="00952E5C">
              <w:rPr>
                <w:rFonts w:cs="Angsana New"/>
                <w:cs/>
              </w:rPr>
              <w:t xml:space="preserve">ให้ทำการเคลียร์ค่า และ </w:t>
            </w:r>
            <w:r w:rsidRPr="00952E5C">
              <w:rPr>
                <w:rFonts w:cs="CordiaUPC"/>
              </w:rPr>
              <w:t>Invisible</w:t>
            </w:r>
            <w:r w:rsidRPr="00952E5C">
              <w:rPr>
                <w:rFonts w:cs="CordiaUPC"/>
                <w:szCs w:val="36"/>
              </w:rPr>
              <w:t xml:space="preserve"> Detail Section</w:t>
            </w:r>
          </w:p>
        </w:tc>
      </w:tr>
      <w:tr w:rsidRPr="008979A8" w:rsidR="008A2AE2" w:rsidTr="000A09FE" w14:paraId="5F67E3AC" w14:textId="77777777">
        <w:tc>
          <w:tcPr>
            <w:tcW w:w="847" w:type="pct"/>
          </w:tcPr>
          <w:p w:rsidR="008A2AE2" w:rsidP="008A2AE2" w:rsidRDefault="008A2AE2" w14:paraId="54ABDC11" w14:textId="79E40006">
            <w:pPr>
              <w:rPr>
                <w:rFonts w:cs="CordiaUPC"/>
              </w:rPr>
            </w:pPr>
            <w:r w:rsidRPr="008979A8">
              <w:rPr>
                <w:rFonts w:cs="Angsana New"/>
                <w:cs/>
              </w:rPr>
              <w:t xml:space="preserve">ปุ่ม </w:t>
            </w:r>
            <w:r w:rsidRPr="008979A8">
              <w:rPr>
                <w:rFonts w:cs="CordiaUPC"/>
              </w:rPr>
              <w:t>Update</w:t>
            </w:r>
          </w:p>
        </w:tc>
        <w:tc>
          <w:tcPr>
            <w:tcW w:w="911" w:type="pct"/>
          </w:tcPr>
          <w:p w:rsidRPr="008979A8" w:rsidR="008A2AE2" w:rsidP="008A2AE2" w:rsidRDefault="008A2AE2" w14:paraId="6026565C" w14:textId="3AE1EB1A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>Button</w:t>
            </w:r>
          </w:p>
        </w:tc>
        <w:tc>
          <w:tcPr>
            <w:tcW w:w="3242" w:type="pct"/>
          </w:tcPr>
          <w:p w:rsidR="008A2AE2" w:rsidP="008A2AE2" w:rsidRDefault="008A2AE2" w14:paraId="08052748" w14:textId="77777777">
            <w:pPr>
              <w:pStyle w:val="HeaderTable"/>
              <w:spacing w:line="360" w:lineRule="auto"/>
              <w:rPr>
                <w:b w:val="0"/>
                <w:bCs/>
                <w:lang w:bidi="th-TH"/>
              </w:rPr>
            </w:pPr>
            <w:r w:rsidRPr="008979A8">
              <w:rPr>
                <w:b w:val="0"/>
                <w:bCs/>
                <w:lang w:bidi="th-TH"/>
              </w:rPr>
              <w:t xml:space="preserve">Visible </w:t>
            </w:r>
            <w:r w:rsidRPr="008979A8">
              <w:rPr>
                <w:rFonts w:cs="Angsana New"/>
                <w:cs/>
                <w:lang w:bidi="th-TH"/>
              </w:rPr>
              <w:t>เมื่อมี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b w:val="0"/>
                <w:bCs/>
                <w:lang w:bidi="th-TH"/>
              </w:rPr>
              <w:t xml:space="preserve">Event </w:t>
            </w:r>
            <w:r w:rsidRPr="008979A8">
              <w:rPr>
                <w:rFonts w:cs="Angsana New"/>
                <w:cs/>
                <w:lang w:bidi="th-TH"/>
              </w:rPr>
              <w:t>มาจาก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>
              <w:rPr>
                <w:b w:val="0"/>
                <w:bCs/>
                <w:lang w:bidi="th-TH"/>
              </w:rPr>
              <w:t>Table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>
              <w:rPr>
                <w:b w:val="0"/>
                <w:bCs/>
                <w:lang w:bidi="th-TH"/>
              </w:rPr>
              <w:t>Section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rFonts w:cs="Angsana New"/>
                <w:cs/>
                <w:lang w:bidi="th-TH"/>
              </w:rPr>
              <w:t>เป็น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“</w:t>
            </w:r>
            <w:r w:rsidRPr="008979A8">
              <w:rPr>
                <w:b w:val="0"/>
                <w:bCs/>
                <w:lang w:bidi="th-TH"/>
              </w:rPr>
              <w:t>Edit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>”</w:t>
            </w:r>
          </w:p>
          <w:p w:rsidR="008A2AE2" w:rsidP="008A2AE2" w:rsidRDefault="008A2AE2" w14:paraId="48C098AC" w14:textId="77777777">
            <w:pPr>
              <w:pStyle w:val="HeaderTable"/>
              <w:rPr>
                <w:lang w:bidi="th-TH"/>
              </w:rPr>
            </w:pPr>
            <w:r>
              <w:rPr>
                <w:rFonts w:hint="cs" w:cs="Angsana New"/>
                <w:cs/>
                <w:lang w:bidi="th-TH"/>
              </w:rPr>
              <w:t>เมื่อกดปุ่ม</w:t>
            </w:r>
          </w:p>
          <w:p w:rsidR="008A2AE2" w:rsidP="008A2AE2" w:rsidRDefault="008A2AE2" w14:paraId="1FADDC12" w14:textId="77777777">
            <w:pPr>
              <w:pStyle w:val="ListParagraph"/>
              <w:numPr>
                <w:ilvl w:val="0"/>
                <w:numId w:val="6"/>
              </w:numPr>
              <w:spacing w:after="160" w:line="259" w:lineRule="auto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Validate </w:t>
            </w:r>
            <w:r>
              <w:rPr>
                <w:rFonts w:hint="cs" w:cs="Angsana New"/>
                <w:cs/>
              </w:rPr>
              <w:t>ข้อมูลในหน้าจอ</w:t>
            </w:r>
          </w:p>
          <w:p w:rsidRPr="00952E5C" w:rsidR="00405519" w:rsidP="00405519" w:rsidRDefault="008A2AE2" w14:paraId="6054DF65" w14:textId="26795D4F">
            <w:pPr>
              <w:pStyle w:val="ListParagraph"/>
              <w:numPr>
                <w:ilvl w:val="0"/>
                <w:numId w:val="6"/>
              </w:numPr>
              <w:spacing w:after="160" w:line="259" w:lineRule="auto"/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Update </w:t>
            </w:r>
            <w:r>
              <w:rPr>
                <w:rFonts w:hint="cs" w:cs="Angsana New"/>
                <w:cs/>
              </w:rPr>
              <w:t xml:space="preserve">ข้อมูลลงในส่วนของ </w:t>
            </w:r>
            <w:r>
              <w:rPr>
                <w:rFonts w:cs="CordiaUPC"/>
              </w:rPr>
              <w:t xml:space="preserve">Table Section </w:t>
            </w:r>
            <w:r w:rsidR="00405519">
              <w:rPr>
                <w:rFonts w:hint="cs" w:cs="Angsana New"/>
                <w:cs/>
              </w:rPr>
              <w:t xml:space="preserve">และทำการ </w:t>
            </w:r>
            <w:r w:rsidR="00405519">
              <w:rPr>
                <w:rFonts w:cs="CordiaUPC"/>
              </w:rPr>
              <w:t xml:space="preserve">Sort </w:t>
            </w:r>
            <w:r w:rsidR="00405519">
              <w:rPr>
                <w:rFonts w:hint="cs" w:cs="Angsana New"/>
                <w:cs/>
              </w:rPr>
              <w:t xml:space="preserve">ข้อมูลตามชื่อที่ </w:t>
            </w:r>
            <w:r w:rsidR="00405519">
              <w:rPr>
                <w:rFonts w:cs="CordiaUPC"/>
              </w:rPr>
              <w:t>Internet Quota</w:t>
            </w:r>
            <w:r w:rsidR="00405519">
              <w:rPr>
                <w:rFonts w:hint="cs" w:cs="Angsana New"/>
                <w:cs/>
              </w:rPr>
              <w:t xml:space="preserve"> </w:t>
            </w:r>
            <w:r w:rsidR="00405519">
              <w:rPr>
                <w:rFonts w:cs="CordiaUPC"/>
              </w:rPr>
              <w:t>Table</w:t>
            </w:r>
          </w:p>
          <w:p w:rsidRPr="00952E5C" w:rsidR="0016460E" w:rsidP="00952E5C" w:rsidRDefault="008A2AE2" w14:paraId="39CBEDA0" w14:textId="0F25E211">
            <w:pPr>
              <w:pStyle w:val="ListParagraph"/>
              <w:numPr>
                <w:ilvl w:val="0"/>
                <w:numId w:val="6"/>
              </w:numPr>
              <w:spacing w:after="160" w:line="259" w:lineRule="auto"/>
              <w:rPr>
                <w:rFonts w:cs="CordiaUPC"/>
                <w:cs/>
              </w:rPr>
            </w:pPr>
            <w:r w:rsidRPr="00952E5C">
              <w:rPr>
                <w:rFonts w:cs="Angsana New"/>
                <w:cs/>
              </w:rPr>
              <w:t xml:space="preserve">ให้ทำการเคลียร์ค่า และ </w:t>
            </w:r>
            <w:r w:rsidRPr="00952E5C">
              <w:rPr>
                <w:rFonts w:cs="CordiaUPC"/>
              </w:rPr>
              <w:t>Invisible</w:t>
            </w:r>
            <w:r w:rsidRPr="00952E5C">
              <w:rPr>
                <w:rFonts w:cs="CordiaUPC"/>
                <w:szCs w:val="36"/>
              </w:rPr>
              <w:t xml:space="preserve"> Detail Section</w:t>
            </w:r>
          </w:p>
        </w:tc>
      </w:tr>
      <w:tr w:rsidRPr="008979A8" w:rsidR="008A2AE2" w:rsidTr="000A09FE" w14:paraId="6952AEE9" w14:textId="77777777">
        <w:tc>
          <w:tcPr>
            <w:tcW w:w="847" w:type="pct"/>
          </w:tcPr>
          <w:p w:rsidR="008A2AE2" w:rsidP="008A2AE2" w:rsidRDefault="008A2AE2" w14:paraId="5108181C" w14:textId="18097048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ปุ่ม </w:t>
            </w:r>
            <w:r>
              <w:rPr>
                <w:rFonts w:cs="CordiaUPC"/>
              </w:rPr>
              <w:t>Cancel</w:t>
            </w:r>
          </w:p>
        </w:tc>
        <w:tc>
          <w:tcPr>
            <w:tcW w:w="911" w:type="pct"/>
          </w:tcPr>
          <w:p w:rsidRPr="008979A8" w:rsidR="008A2AE2" w:rsidP="008A2AE2" w:rsidRDefault="008A2AE2" w14:paraId="3E91BB52" w14:textId="3D2526BD">
            <w:pPr>
              <w:rPr>
                <w:rFonts w:cs="CordiaUPC"/>
              </w:rPr>
            </w:pPr>
            <w:r>
              <w:rPr>
                <w:rFonts w:cs="CordiaUPC"/>
              </w:rPr>
              <w:t>Button</w:t>
            </w:r>
          </w:p>
        </w:tc>
        <w:tc>
          <w:tcPr>
            <w:tcW w:w="3242" w:type="pct"/>
          </w:tcPr>
          <w:p w:rsidRPr="008979A8" w:rsidR="008A2AE2" w:rsidP="008A2AE2" w:rsidRDefault="008A2AE2" w14:paraId="77CC07C3" w14:textId="554BFD6C">
            <w:pPr>
              <w:rPr>
                <w:rFonts w:cs="CordiaUPC"/>
                <w:cs/>
              </w:rPr>
            </w:pPr>
            <w:r>
              <w:rPr>
                <w:rFonts w:hint="cs"/>
                <w:cs/>
              </w:rPr>
              <w:t xml:space="preserve">ให้ทำการเคลียร์ค่าใน </w:t>
            </w:r>
            <w:r>
              <w:t>Detail Section</w:t>
            </w:r>
            <w:r>
              <w:rPr>
                <w:rFonts w:hint="cs"/>
                <w:cs/>
              </w:rPr>
              <w:t xml:space="preserve"> และทำการ </w:t>
            </w:r>
            <w:r>
              <w:t>Invisible Detail Section</w:t>
            </w:r>
          </w:p>
        </w:tc>
      </w:tr>
      <w:tr w:rsidRPr="008979A8" w:rsidR="008A2AE2" w:rsidTr="004E4704" w14:paraId="03B72718" w14:textId="77777777">
        <w:tc>
          <w:tcPr>
            <w:tcW w:w="5000" w:type="pct"/>
            <w:gridSpan w:val="3"/>
            <w:shd w:val="clear" w:color="auto" w:fill="C2D69B" w:themeFill="accent3" w:themeFillTint="99"/>
          </w:tcPr>
          <w:p w:rsidRPr="008979A8" w:rsidR="008A2AE2" w:rsidP="008A2AE2" w:rsidRDefault="008A2AE2" w14:paraId="38CF4C84" w14:textId="205145F7">
            <w:pPr>
              <w:pStyle w:val="HeaderTable"/>
              <w:rPr>
                <w:rtl/>
                <w:cs/>
              </w:rPr>
            </w:pPr>
            <w:r>
              <w:t>End Internet Quota Detail Section</w:t>
            </w:r>
          </w:p>
        </w:tc>
      </w:tr>
      <w:tr w:rsidRPr="008979A8" w:rsidR="008A2AE2" w:rsidTr="004E4704" w14:paraId="314B85A0" w14:textId="77777777">
        <w:tc>
          <w:tcPr>
            <w:tcW w:w="5000" w:type="pct"/>
            <w:gridSpan w:val="3"/>
            <w:shd w:val="clear" w:color="auto" w:fill="C2D69B" w:themeFill="accent3" w:themeFillTint="99"/>
          </w:tcPr>
          <w:p w:rsidRPr="008979A8" w:rsidR="008A2AE2" w:rsidP="008A2AE2" w:rsidRDefault="008A2AE2" w14:paraId="1C061B21" w14:textId="467620C9">
            <w:pPr>
              <w:pStyle w:val="HeaderTable"/>
              <w:rPr>
                <w:rtl/>
                <w:cs/>
              </w:rPr>
            </w:pPr>
            <w:r>
              <w:t>End Internet Quota Section</w:t>
            </w:r>
          </w:p>
        </w:tc>
      </w:tr>
      <w:tr w:rsidRPr="008979A8" w:rsidR="008A2AE2" w:rsidTr="000A09FE" w14:paraId="04F0E4BE" w14:textId="77777777">
        <w:tc>
          <w:tcPr>
            <w:tcW w:w="847" w:type="pct"/>
          </w:tcPr>
          <w:p w:rsidR="008A2AE2" w:rsidP="008A2AE2" w:rsidRDefault="008A2AE2" w14:paraId="6923A296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ปุ่ม </w:t>
            </w:r>
            <w:r>
              <w:rPr>
                <w:rFonts w:cs="CordiaUPC"/>
              </w:rPr>
              <w:t>Create</w:t>
            </w:r>
          </w:p>
        </w:tc>
        <w:tc>
          <w:tcPr>
            <w:tcW w:w="911" w:type="pct"/>
          </w:tcPr>
          <w:p w:rsidR="008A2AE2" w:rsidP="008A2AE2" w:rsidRDefault="008A2AE2" w14:paraId="17214231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Button</w:t>
            </w:r>
          </w:p>
        </w:tc>
        <w:tc>
          <w:tcPr>
            <w:tcW w:w="3242" w:type="pct"/>
          </w:tcPr>
          <w:p w:rsidRPr="00B86ABB" w:rsidR="008A2AE2" w:rsidP="008A2AE2" w:rsidRDefault="008A2AE2" w14:paraId="71F50247" w14:textId="77777777">
            <w:pPr>
              <w:spacing w:after="0" w:line="259" w:lineRule="auto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>เมื่อกดปุ่ม</w:t>
            </w:r>
          </w:p>
          <w:p w:rsidR="008A2AE2" w:rsidP="008A2AE2" w:rsidRDefault="008A2AE2" w14:paraId="5F654BA3" w14:textId="77777777">
            <w:pPr>
              <w:pStyle w:val="ListParagraph"/>
              <w:numPr>
                <w:ilvl w:val="0"/>
                <w:numId w:val="5"/>
              </w:numPr>
              <w:spacing w:after="0" w:line="259" w:lineRule="auto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Generate </w:t>
            </w:r>
            <w:r>
              <w:rPr>
                <w:rFonts w:hint="cs" w:cs="Angsana New"/>
                <w:cs/>
              </w:rPr>
              <w:t xml:space="preserve">ข้อมูลไว้ที่ </w:t>
            </w:r>
            <w:r>
              <w:rPr>
                <w:rFonts w:cs="CordiaUPC"/>
              </w:rPr>
              <w:t>tech</w:t>
            </w:r>
            <w:r w:rsidRPr="00870089">
              <w:rPr>
                <w:rFonts w:cs="CordiaUPC"/>
              </w:rPr>
              <w:t>GenerateName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โดยใช้ </w:t>
            </w:r>
            <w:r>
              <w:rPr>
                <w:rFonts w:cs="CordiaUPC"/>
              </w:rPr>
              <w:t xml:space="preserve">Logic </w:t>
            </w:r>
            <w:r>
              <w:rPr>
                <w:rFonts w:hint="cs" w:cs="Angsana New"/>
                <w:cs/>
              </w:rPr>
              <w:t xml:space="preserve">เดียวกันกับปุ่ม </w:t>
            </w:r>
            <w:r>
              <w:rPr>
                <w:rFonts w:cs="CordiaUPC"/>
              </w:rPr>
              <w:t>Generate Name</w:t>
            </w:r>
          </w:p>
          <w:p w:rsidR="008A2AE2" w:rsidP="008A2AE2" w:rsidRDefault="008A2AE2" w14:paraId="4C139125" w14:textId="77777777">
            <w:pPr>
              <w:pStyle w:val="ListParagraph"/>
              <w:numPr>
                <w:ilvl w:val="0"/>
                <w:numId w:val="5"/>
              </w:numPr>
              <w:spacing w:after="0" w:line="259" w:lineRule="auto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Validate </w:t>
            </w:r>
            <w:r>
              <w:rPr>
                <w:rFonts w:hint="cs" w:cs="Angsana New"/>
                <w:cs/>
              </w:rPr>
              <w:t>ข้อมูลในหน้าจอ</w:t>
            </w:r>
          </w:p>
          <w:p w:rsidR="008A2AE2" w:rsidP="008A2AE2" w:rsidRDefault="008A2AE2" w14:paraId="25B4059F" w14:textId="7D2BBCB5">
            <w:pPr>
              <w:pStyle w:val="ListParagraph"/>
              <w:numPr>
                <w:ilvl w:val="0"/>
                <w:numId w:val="5"/>
              </w:numPr>
              <w:spacing w:after="0" w:line="259" w:lineRule="auto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Insert </w:t>
            </w:r>
            <w:r>
              <w:rPr>
                <w:rFonts w:hint="cs" w:cs="Angsana New"/>
                <w:cs/>
              </w:rPr>
              <w:t xml:space="preserve">ข้อมูลลง </w:t>
            </w:r>
            <w:r>
              <w:rPr>
                <w:rFonts w:cs="CordiaUPC"/>
              </w:rPr>
              <w:t xml:space="preserve">DB </w:t>
            </w:r>
            <w:r>
              <w:rPr>
                <w:rFonts w:hint="cs" w:cs="Angsana New"/>
                <w:cs/>
              </w:rPr>
              <w:t xml:space="preserve">ที่ </w:t>
            </w:r>
            <w:r>
              <w:rPr>
                <w:rFonts w:cs="CordiaUPC"/>
              </w:rPr>
              <w:t>MASS</w:t>
            </w:r>
            <w:r w:rsidRPr="008979A8">
              <w:rPr>
                <w:rFonts w:cs="CordiaUPC"/>
              </w:rPr>
              <w:t>_</w:t>
            </w:r>
            <w:r>
              <w:rPr>
                <w:rFonts w:cs="CordiaUPC"/>
              </w:rPr>
              <w:t>BUSINESS_</w:t>
            </w:r>
            <w:r w:rsidR="00665F1A">
              <w:rPr>
                <w:rFonts w:cs="CordiaUPC"/>
              </w:rPr>
              <w:t>INTERNET</w:t>
            </w:r>
          </w:p>
          <w:p w:rsidR="008A2AE2" w:rsidP="008A2AE2" w:rsidRDefault="008A2AE2" w14:paraId="06485BB0" w14:textId="4A737473">
            <w:pPr>
              <w:pStyle w:val="ListParagraph"/>
              <w:numPr>
                <w:ilvl w:val="0"/>
                <w:numId w:val="5"/>
              </w:numPr>
              <w:spacing w:after="0" w:line="259" w:lineRule="auto"/>
              <w:rPr>
                <w:rFonts w:cs="CordiaUPC"/>
              </w:rPr>
            </w:pPr>
            <w:r w:rsidRPr="00B86ABB">
              <w:rPr>
                <w:rFonts w:hint="cs" w:cs="Angsana New"/>
                <w:cs/>
              </w:rPr>
              <w:t>ให้ทำการเคลียร์ค่า</w:t>
            </w:r>
            <w:r w:rsidRPr="00B86ABB">
              <w:rPr>
                <w:rFonts w:cs="Angsana New"/>
                <w:cs/>
              </w:rPr>
              <w:t xml:space="preserve"> </w:t>
            </w:r>
            <w:r w:rsidRPr="00B86ABB">
              <w:rPr>
                <w:rFonts w:hint="cs" w:cs="Angsana New"/>
                <w:cs/>
              </w:rPr>
              <w:t xml:space="preserve">และ </w:t>
            </w:r>
            <w:r w:rsidRPr="00B86ABB">
              <w:rPr>
                <w:rFonts w:cs="CordiaUPC"/>
              </w:rPr>
              <w:t xml:space="preserve">Invisible </w:t>
            </w:r>
            <w:r>
              <w:t xml:space="preserve">New </w:t>
            </w:r>
            <w:r w:rsidR="00665F1A">
              <w:t>Internet</w:t>
            </w:r>
            <w:r>
              <w:t xml:space="preserve"> Pattern</w:t>
            </w:r>
            <w:r w:rsidRPr="00B86ABB">
              <w:rPr>
                <w:rFonts w:cs="CordiaUPC"/>
              </w:rPr>
              <w:t xml:space="preserve"> Section</w:t>
            </w:r>
          </w:p>
          <w:p w:rsidRPr="00B86ABB" w:rsidR="008A2AE2" w:rsidP="008A2AE2" w:rsidRDefault="008A2AE2" w14:paraId="20F227E3" w14:textId="18FD6982">
            <w:pPr>
              <w:pStyle w:val="ListParagraph"/>
              <w:numPr>
                <w:ilvl w:val="0"/>
                <w:numId w:val="5"/>
              </w:numPr>
              <w:spacing w:after="0" w:line="259" w:lineRule="auto"/>
              <w:rPr>
                <w:rFonts w:cs="CordiaUPC"/>
              </w:rPr>
            </w:pPr>
            <w:r w:rsidRPr="00916C7B">
              <w:rPr>
                <w:rFonts w:hint="cs" w:cs="Angsana New"/>
                <w:cs/>
              </w:rPr>
              <w:t xml:space="preserve">ให้ </w:t>
            </w:r>
            <w:r w:rsidRPr="00916C7B">
              <w:rPr>
                <w:rFonts w:cs="CordiaUPC"/>
              </w:rPr>
              <w:t xml:space="preserve">Auto Populated </w:t>
            </w:r>
            <w:r w:rsidRPr="00916C7B">
              <w:rPr>
                <w:rFonts w:hint="cs" w:cs="Angsana New"/>
                <w:cs/>
              </w:rPr>
              <w:t xml:space="preserve">ค่า </w:t>
            </w:r>
            <w:r w:rsidR="00405519">
              <w:rPr>
                <w:rFonts w:cs="CordiaUPC"/>
              </w:rPr>
              <w:t>i</w:t>
            </w:r>
            <w:r w:rsidR="00665F1A">
              <w:rPr>
                <w:rFonts w:cs="CordiaUPC"/>
              </w:rPr>
              <w:t>nternet</w:t>
            </w:r>
            <w:r w:rsidR="00405519">
              <w:rPr>
                <w:rFonts w:cs="CordiaUPC"/>
              </w:rPr>
              <w:t>Quota</w:t>
            </w:r>
            <w:r w:rsidRPr="00916C7B">
              <w:rPr>
                <w:rFonts w:cs="Angsana New"/>
                <w:cs/>
              </w:rPr>
              <w:t xml:space="preserve"> </w:t>
            </w:r>
            <w:r w:rsidRPr="00916C7B">
              <w:rPr>
                <w:rFonts w:hint="cs" w:cs="Angsana New"/>
                <w:cs/>
              </w:rPr>
              <w:t>ที่หน้าจอ</w:t>
            </w:r>
            <w:r w:rsidRPr="00916C7B">
              <w:rPr>
                <w:rFonts w:cs="Angsana New"/>
                <w:cs/>
              </w:rPr>
              <w:t xml:space="preserve"> </w:t>
            </w:r>
            <w:r>
              <w:rPr>
                <w:rFonts w:cs="CordiaUPC"/>
              </w:rPr>
              <w:t xml:space="preserve">Mass </w:t>
            </w:r>
            <w:r w:rsidR="00665F1A">
              <w:rPr>
                <w:rFonts w:cs="CordiaUPC"/>
              </w:rPr>
              <w:t>Internet</w:t>
            </w:r>
            <w:r w:rsidRPr="00916C7B">
              <w:rPr>
                <w:rFonts w:cs="Angsana New"/>
                <w:cs/>
              </w:rPr>
              <w:t xml:space="preserve"> </w:t>
            </w:r>
            <w:r w:rsidRPr="00916C7B">
              <w:rPr>
                <w:rFonts w:hint="cs" w:cs="Angsana New"/>
                <w:cs/>
              </w:rPr>
              <w:t>ให้เป็นค่าที่เพิ่งสร้างขึ้นมาใหม่</w:t>
            </w:r>
            <w:r>
              <w:rPr>
                <w:rFonts w:cs="Angsana New"/>
                <w:cs/>
              </w:rPr>
              <w:t xml:space="preserve"> </w:t>
            </w:r>
            <w:r w:rsidRPr="00212956">
              <w:rPr>
                <w:rFonts w:cs="Angsana New"/>
                <w:cs/>
              </w:rPr>
              <w:t xml:space="preserve">ถ้าเงื่อนไขตรงกับที่มีอยู่ใน </w:t>
            </w:r>
            <w:r w:rsidRPr="00212956">
              <w:rPr>
                <w:rFonts w:cs="CordiaUPC"/>
              </w:rPr>
              <w:t>List</w:t>
            </w:r>
          </w:p>
        </w:tc>
      </w:tr>
      <w:tr w:rsidRPr="008979A8" w:rsidR="008A2AE2" w:rsidTr="000A09FE" w14:paraId="2200BD4F" w14:textId="77777777">
        <w:tc>
          <w:tcPr>
            <w:tcW w:w="847" w:type="pct"/>
          </w:tcPr>
          <w:p w:rsidR="008A2AE2" w:rsidP="008A2AE2" w:rsidRDefault="008A2AE2" w14:paraId="2884061F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ปุ่ม </w:t>
            </w:r>
            <w:r>
              <w:rPr>
                <w:rFonts w:cs="CordiaUPC"/>
              </w:rPr>
              <w:t>Cancel</w:t>
            </w:r>
          </w:p>
        </w:tc>
        <w:tc>
          <w:tcPr>
            <w:tcW w:w="911" w:type="pct"/>
          </w:tcPr>
          <w:p w:rsidR="008A2AE2" w:rsidP="008A2AE2" w:rsidRDefault="008A2AE2" w14:paraId="6BEB9678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Button</w:t>
            </w:r>
          </w:p>
        </w:tc>
        <w:tc>
          <w:tcPr>
            <w:tcW w:w="3242" w:type="pct"/>
          </w:tcPr>
          <w:p w:rsidR="008A2AE2" w:rsidP="008A2AE2" w:rsidRDefault="008A2AE2" w14:paraId="47F8772C" w14:textId="38BE5B07">
            <w:pPr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>เมื่อกดปุ่มให้ทำการเคลียร์ค่า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และ </w:t>
            </w:r>
            <w:r>
              <w:rPr>
                <w:rFonts w:cs="CordiaUPC"/>
              </w:rPr>
              <w:t xml:space="preserve">Invisible Mass </w:t>
            </w:r>
            <w:r w:rsidR="00665F1A">
              <w:rPr>
                <w:rFonts w:cs="CordiaUPC"/>
              </w:rPr>
              <w:t>Internet</w:t>
            </w:r>
            <w:r>
              <w:rPr>
                <w:rFonts w:cs="CordiaUPC"/>
              </w:rPr>
              <w:t xml:space="preserve"> On Shelf Section</w:t>
            </w:r>
          </w:p>
        </w:tc>
      </w:tr>
    </w:tbl>
    <w:p w:rsidR="000A09FE" w:rsidP="00BB3F68" w:rsidRDefault="000A09FE" w14:paraId="116B4FE0" w14:textId="77777777">
      <w:pPr>
        <w:pStyle w:val="Heading3"/>
        <w:numPr>
          <w:ilvl w:val="0"/>
          <w:numId w:val="80"/>
        </w:numPr>
        <w:rPr>
          <w:rFonts w:ascii="CordiaUPC" w:hAnsi="CordiaUPC" w:cs="CordiaUPC"/>
          <w:sz w:val="32"/>
          <w:szCs w:val="32"/>
        </w:rPr>
      </w:pPr>
      <w:r w:rsidRPr="008979A8">
        <w:rPr>
          <w:rFonts w:ascii="CordiaUPC" w:hAnsi="CordiaUPC" w:cs="CordiaUPC"/>
          <w:sz w:val="32"/>
          <w:szCs w:val="32"/>
        </w:rPr>
        <w:t>Script Validation</w:t>
      </w:r>
    </w:p>
    <w:tbl>
      <w:tblPr>
        <w:tblW w:w="4938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385"/>
        <w:gridCol w:w="2896"/>
        <w:gridCol w:w="3314"/>
        <w:gridCol w:w="1309"/>
      </w:tblGrid>
      <w:tr w:rsidRPr="008979A8" w:rsidR="000A09FE" w:rsidTr="000A09FE" w14:paraId="3DC37AD5" w14:textId="77777777">
        <w:trPr>
          <w:cantSplit/>
          <w:tblHeader/>
        </w:trPr>
        <w:tc>
          <w:tcPr>
            <w:tcW w:w="778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0A09FE" w:rsidP="000A09FE" w:rsidRDefault="000A09FE" w14:paraId="5CE4057C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Error Code</w:t>
            </w:r>
          </w:p>
        </w:tc>
        <w:tc>
          <w:tcPr>
            <w:tcW w:w="1626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0A09FE" w:rsidP="000A09FE" w:rsidRDefault="000A09FE" w14:paraId="32B36055" w14:textId="77777777">
            <w:pPr>
              <w:rPr>
                <w:rFonts w:cs="CordiaUPC"/>
                <w:b/>
                <w:bCs/>
              </w:rPr>
            </w:pPr>
            <w:r>
              <w:rPr>
                <w:rFonts w:cs="CordiaUPC"/>
                <w:b/>
                <w:bCs/>
              </w:rPr>
              <w:t xml:space="preserve">Error Message </w:t>
            </w:r>
          </w:p>
        </w:tc>
        <w:tc>
          <w:tcPr>
            <w:tcW w:w="1861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0A09FE" w:rsidP="000A09FE" w:rsidRDefault="000A09FE" w14:paraId="26836124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Logic</w:t>
            </w:r>
          </w:p>
        </w:tc>
        <w:tc>
          <w:tcPr>
            <w:tcW w:w="735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0A09FE" w:rsidP="000A09FE" w:rsidRDefault="000A09FE" w14:paraId="193267C4" w14:textId="77777777">
            <w:pPr>
              <w:rPr>
                <w:rFonts w:cs="CordiaUPC"/>
                <w:b/>
                <w:bCs/>
              </w:rPr>
            </w:pPr>
            <w:r>
              <w:rPr>
                <w:rFonts w:cs="CordiaUPC"/>
                <w:b/>
                <w:bCs/>
              </w:rPr>
              <w:t>Submit Call</w:t>
            </w:r>
          </w:p>
        </w:tc>
      </w:tr>
      <w:tr w:rsidR="000A09FE" w:rsidTr="000A09FE" w14:paraId="76BEE862" w14:textId="77777777">
        <w:tc>
          <w:tcPr>
            <w:tcW w:w="778" w:type="pct"/>
          </w:tcPr>
          <w:p w:rsidRPr="00792590" w:rsidR="000A09FE" w:rsidP="000A09FE" w:rsidRDefault="000A09FE" w14:paraId="0F4C12CD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>
              <w:rPr>
                <w:rFonts w:ascii="CordiaUPC" w:hAnsi="CordiaUPC" w:cs="CordiaUPC"/>
                <w:sz w:val="28"/>
                <w:szCs w:val="28"/>
              </w:rPr>
              <w:t>0000</w:t>
            </w:r>
            <w:r>
              <w:rPr>
                <w:rFonts w:hint="cs" w:ascii="CordiaUPC" w:hAnsi="CordiaUPC" w:cs="CordiaUPC"/>
                <w:sz w:val="28"/>
                <w:szCs w:val="28"/>
                <w:cs/>
                <w:lang w:bidi="th-TH"/>
              </w:rPr>
              <w:t>3</w:t>
            </w:r>
          </w:p>
        </w:tc>
        <w:tc>
          <w:tcPr>
            <w:tcW w:w="1626" w:type="pct"/>
          </w:tcPr>
          <w:p w:rsidRPr="00E02D8D" w:rsidR="000A09FE" w:rsidP="000A09FE" w:rsidRDefault="000A09FE" w14:paraId="7479F8A5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Free Resource Pattern Name </w:t>
            </w:r>
            <w:r w:rsidRPr="00302CE5">
              <w:rPr>
                <w:rFonts w:cs="CordiaUPC"/>
              </w:rPr>
              <w:t xml:space="preserve"> must be unique</w:t>
            </w:r>
            <w:r w:rsidRPr="00302CE5"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Pr="00792590" w:rsidR="000A09FE" w:rsidP="000A09FE" w:rsidRDefault="000A09FE" w14:paraId="0644B84C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Free Resource Name </w:t>
            </w:r>
            <w:r>
              <w:rPr>
                <w:rFonts w:hint="cs" w:cs="Angsana New"/>
                <w:cs/>
              </w:rPr>
              <w:t xml:space="preserve">ซ้ำกับที่มีอยู่แล้วใน </w:t>
            </w:r>
            <w:r>
              <w:rPr>
                <w:rFonts w:cs="CordiaUPC"/>
              </w:rPr>
              <w:t>Database</w:t>
            </w:r>
          </w:p>
        </w:tc>
        <w:tc>
          <w:tcPr>
            <w:tcW w:w="735" w:type="pct"/>
          </w:tcPr>
          <w:p w:rsidR="000A09FE" w:rsidP="000A09FE" w:rsidRDefault="000A09FE" w14:paraId="155EF3E2" w14:textId="77777777">
            <w:pPr>
              <w:rPr>
                <w:rFonts w:cs="CordiaUPC"/>
                <w:szCs w:val="36"/>
              </w:rPr>
            </w:pPr>
          </w:p>
        </w:tc>
      </w:tr>
      <w:tr w:rsidR="000A09FE" w:rsidTr="000A09FE" w14:paraId="6B449B8E" w14:textId="77777777">
        <w:tc>
          <w:tcPr>
            <w:tcW w:w="778" w:type="pct"/>
          </w:tcPr>
          <w:p w:rsidR="000A09FE" w:rsidP="000A09FE" w:rsidRDefault="000A09FE" w14:paraId="14E5FC27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0001</w:t>
            </w:r>
            <w:r>
              <w:rPr>
                <w:rFonts w:hint="cs" w:ascii="CordiaUPC" w:hAnsi="CordiaUPC" w:cs="CordiaUPC"/>
                <w:sz w:val="28"/>
                <w:szCs w:val="28"/>
                <w:cs/>
                <w:lang w:bidi="th-TH"/>
              </w:rPr>
              <w:t>8</w:t>
            </w:r>
          </w:p>
        </w:tc>
        <w:tc>
          <w:tcPr>
            <w:tcW w:w="1626" w:type="pct"/>
          </w:tcPr>
          <w:p w:rsidRPr="00E02D8D" w:rsidR="000A09FE" w:rsidP="000A09FE" w:rsidRDefault="000A09FE" w14:paraId="56072415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Free Resource Pattern is duplicate with {Free Resource Name </w:t>
            </w:r>
            <w:r w:rsidRPr="00302CE5"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>ที่ซ้ำ</w:t>
            </w:r>
            <w:r>
              <w:rPr>
                <w:rFonts w:cs="CordiaUPC"/>
              </w:rPr>
              <w:t>}</w:t>
            </w:r>
          </w:p>
        </w:tc>
        <w:tc>
          <w:tcPr>
            <w:tcW w:w="1861" w:type="pct"/>
          </w:tcPr>
          <w:p w:rsidR="000A09FE" w:rsidP="000A09FE" w:rsidRDefault="000A09FE" w14:paraId="6B001125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</w:rPr>
              <w:t>Tech Generate Name</w:t>
            </w:r>
            <w:r>
              <w:rPr>
                <w:rFonts w:hint="cs" w:cs="Angsana New"/>
                <w:cs/>
              </w:rPr>
              <w:t xml:space="preserve"> ซ้ำกับที่มีอยู่แล้วใน </w:t>
            </w:r>
            <w:r>
              <w:rPr>
                <w:rFonts w:cs="CordiaUPC"/>
              </w:rPr>
              <w:t>Database</w:t>
            </w:r>
          </w:p>
        </w:tc>
        <w:tc>
          <w:tcPr>
            <w:tcW w:w="735" w:type="pct"/>
          </w:tcPr>
          <w:p w:rsidR="000A09FE" w:rsidP="000A09FE" w:rsidRDefault="000A09FE" w14:paraId="7C9E9845" w14:textId="77777777">
            <w:pPr>
              <w:rPr>
                <w:rFonts w:cs="CordiaUPC"/>
                <w:szCs w:val="36"/>
              </w:rPr>
            </w:pPr>
          </w:p>
        </w:tc>
      </w:tr>
      <w:tr w:rsidR="000A09FE" w:rsidTr="000A09FE" w14:paraId="5661481C" w14:textId="77777777">
        <w:tc>
          <w:tcPr>
            <w:tcW w:w="778" w:type="pct"/>
          </w:tcPr>
          <w:p w:rsidRPr="002259C2" w:rsidR="000A09FE" w:rsidP="000A09FE" w:rsidRDefault="000A09FE" w14:paraId="4210869B" w14:textId="77777777">
            <w:r>
              <w:t>00001</w:t>
            </w:r>
          </w:p>
        </w:tc>
        <w:tc>
          <w:tcPr>
            <w:tcW w:w="1626" w:type="pct"/>
          </w:tcPr>
          <w:p w:rsidR="000A09FE" w:rsidP="000A09FE" w:rsidRDefault="000A09FE" w14:paraId="0F08B111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Free Resource Pattern Name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Pr="008979A8" w:rsidR="000A09FE" w:rsidP="000A09FE" w:rsidRDefault="000A09FE" w14:paraId="5B7D9AF6" w14:textId="77777777">
            <w:pPr>
              <w:rPr>
                <w:rFonts w:cs="CordiaUPC"/>
                <w:cs/>
              </w:rPr>
            </w:pPr>
            <w:r>
              <w:rPr>
                <w:rFonts w:cs="CordiaUPC"/>
              </w:rPr>
              <w:t xml:space="preserve">Free Resource Name </w:t>
            </w:r>
            <w:r>
              <w:rPr>
                <w:rFonts w:hint="cs" w:cs="Angsana New"/>
                <w:cs/>
              </w:rPr>
              <w:t xml:space="preserve">จะต้องเป็น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="000A09FE" w:rsidP="000A09FE" w:rsidRDefault="000A09FE" w14:paraId="7CAEBBA3" w14:textId="77777777">
            <w:pPr>
              <w:rPr>
                <w:rFonts w:cs="CordiaUPC"/>
                <w:szCs w:val="36"/>
              </w:rPr>
            </w:pPr>
          </w:p>
        </w:tc>
      </w:tr>
      <w:tr w:rsidR="000A09FE" w:rsidTr="000A09FE" w14:paraId="6B9B67C2" w14:textId="77777777">
        <w:tc>
          <w:tcPr>
            <w:tcW w:w="778" w:type="pct"/>
          </w:tcPr>
          <w:p w:rsidR="000A09FE" w:rsidP="000A09FE" w:rsidRDefault="000A09FE" w14:paraId="6D184996" w14:textId="77777777">
            <w:r>
              <w:rPr>
                <w:rFonts w:cs="CordiaUPC"/>
              </w:rPr>
              <w:t>00025</w:t>
            </w:r>
          </w:p>
        </w:tc>
        <w:tc>
          <w:tcPr>
            <w:tcW w:w="1626" w:type="pct"/>
          </w:tcPr>
          <w:p w:rsidR="000A09FE" w:rsidP="000A09FE" w:rsidRDefault="000A09FE" w14:paraId="57CC0384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Free Resource Pattern Name </w:t>
            </w:r>
            <w:r>
              <w:t>can</w:t>
            </w:r>
            <w:r w:rsidRPr="00755E0A">
              <w:t>not</w:t>
            </w:r>
            <w:r>
              <w:t xml:space="preserve"> contain</w:t>
            </w:r>
            <w:r w:rsidRPr="00755E0A">
              <w:t xml:space="preserve"> Special Characters</w:t>
            </w:r>
            <w:r>
              <w:rPr>
                <w:rFonts w:cs="Angsana New"/>
                <w:cs/>
              </w:rPr>
              <w:t xml:space="preserve"> (“</w:t>
            </w:r>
            <w:r>
              <w:t>|</w:t>
            </w:r>
            <w:r>
              <w:rPr>
                <w:rFonts w:cs="Angsana New"/>
                <w:cs/>
              </w:rPr>
              <w:t>” (</w:t>
            </w:r>
            <w:r>
              <w:t>Pipe</w:t>
            </w:r>
            <w:r>
              <w:rPr>
                <w:rFonts w:cs="Angsana New"/>
                <w:cs/>
              </w:rPr>
              <w:t xml:space="preserve">) </w:t>
            </w:r>
            <w:r>
              <w:t>and Double Space and Start or End with</w:t>
            </w:r>
            <w:r>
              <w:rPr>
                <w:rFonts w:hint="cs"/>
                <w:cs/>
              </w:rPr>
              <w:t xml:space="preserve"> </w:t>
            </w:r>
            <w:r>
              <w:t>Space</w:t>
            </w:r>
            <w:r>
              <w:rPr>
                <w:rFonts w:cs="Angsana New"/>
                <w:cs/>
              </w:rPr>
              <w:t>)</w:t>
            </w:r>
            <w:r w:rsidRPr="00755E0A"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0A09FE" w:rsidP="000A09FE" w:rsidRDefault="000A09FE" w14:paraId="48AFBAE4" w14:textId="77777777">
            <w:r>
              <w:t xml:space="preserve">PO Name </w:t>
            </w:r>
            <w:r>
              <w:rPr>
                <w:rFonts w:hint="cs"/>
                <w:cs/>
              </w:rPr>
              <w:t>ห้ามมีอักขระพิเศษ</w:t>
            </w:r>
          </w:p>
          <w:p w:rsidR="000A09FE" w:rsidP="000A09FE" w:rsidRDefault="000A09FE" w14:paraId="18A191CD" w14:textId="77777777">
            <w:pPr>
              <w:spacing w:after="0"/>
            </w:pPr>
            <w:r>
              <w:t xml:space="preserve">List of Special Character </w:t>
            </w:r>
            <w:r>
              <w:rPr>
                <w:rFonts w:cs="Angsana New"/>
                <w:cs/>
              </w:rPr>
              <w:t>:</w:t>
            </w:r>
          </w:p>
          <w:p w:rsidR="000A09FE" w:rsidP="000A09FE" w:rsidRDefault="000A09FE" w14:paraId="09631834" w14:textId="77777777">
            <w:pPr>
              <w:rPr>
                <w:rFonts w:cs="CordiaUPC"/>
              </w:rPr>
            </w:pPr>
            <w:r w:rsidRPr="001624DE">
              <w:t>|</w:t>
            </w:r>
            <w:r>
              <w:rPr>
                <w:rFonts w:cs="Angsana New"/>
                <w:cs/>
              </w:rPr>
              <w:t xml:space="preserve"> (</w:t>
            </w:r>
            <w:r>
              <w:t>Pipe</w:t>
            </w:r>
            <w:r>
              <w:rPr>
                <w:rFonts w:cs="Angsana New"/>
                <w:cs/>
              </w:rPr>
              <w:t xml:space="preserve">)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Double Space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Space </w:t>
            </w:r>
            <w:r>
              <w:rPr>
                <w:rFonts w:hint="cs"/>
                <w:cs/>
              </w:rPr>
              <w:t>หน้าและหลัง</w:t>
            </w:r>
          </w:p>
        </w:tc>
        <w:tc>
          <w:tcPr>
            <w:tcW w:w="735" w:type="pct"/>
          </w:tcPr>
          <w:p w:rsidR="000A09FE" w:rsidP="000A09FE" w:rsidRDefault="000A09FE" w14:paraId="39A4353E" w14:textId="77777777">
            <w:pPr>
              <w:rPr>
                <w:rFonts w:cs="CordiaUPC"/>
                <w:szCs w:val="36"/>
              </w:rPr>
            </w:pPr>
          </w:p>
        </w:tc>
      </w:tr>
      <w:tr w:rsidR="000A09FE" w:rsidTr="000A09FE" w14:paraId="30401584" w14:textId="77777777">
        <w:tc>
          <w:tcPr>
            <w:tcW w:w="778" w:type="pct"/>
          </w:tcPr>
          <w:p w:rsidRPr="000E5AB7" w:rsidR="000A09FE" w:rsidP="000A09FE" w:rsidRDefault="000A09FE" w14:paraId="43E86E52" w14:textId="77777777">
            <w:pPr>
              <w:rPr>
                <w:rFonts w:cs="CordiaUPC"/>
              </w:rPr>
            </w:pPr>
            <w:r w:rsidRPr="00082CD9">
              <w:t>00001</w:t>
            </w:r>
          </w:p>
        </w:tc>
        <w:tc>
          <w:tcPr>
            <w:tcW w:w="1626" w:type="pct"/>
          </w:tcPr>
          <w:p w:rsidR="000A09FE" w:rsidP="000A09FE" w:rsidRDefault="00C13E72" w14:paraId="46DD088B" w14:textId="78552C76">
            <w:pPr>
              <w:rPr>
                <w:rFonts w:cs="CordiaUPC"/>
              </w:rPr>
            </w:pPr>
            <w:r>
              <w:t>Internet Usage Type</w:t>
            </w:r>
            <w:r>
              <w:rPr>
                <w:rFonts w:cs="Angsana New"/>
                <w:cs/>
              </w:rPr>
              <w:t xml:space="preserve"> </w:t>
            </w:r>
            <w:r w:rsidR="000A09FE">
              <w:rPr>
                <w:rFonts w:cs="CordiaUPC"/>
              </w:rPr>
              <w:t>is required</w:t>
            </w:r>
          </w:p>
        </w:tc>
        <w:tc>
          <w:tcPr>
            <w:tcW w:w="1861" w:type="pct"/>
          </w:tcPr>
          <w:p w:rsidR="000A09FE" w:rsidP="000A09FE" w:rsidRDefault="00C13E72" w14:paraId="289DA4A6" w14:textId="51D145B4">
            <w:pPr>
              <w:rPr>
                <w:rFonts w:cs="CordiaUPC"/>
              </w:rPr>
            </w:pPr>
            <w:r>
              <w:t>internetUsageType</w:t>
            </w:r>
            <w:r>
              <w:rPr>
                <w:rFonts w:hint="cs" w:cs="Angsana New"/>
                <w:cs/>
              </w:rPr>
              <w:t xml:space="preserve"> </w:t>
            </w:r>
            <w:r w:rsidR="000A09FE">
              <w:rPr>
                <w:rFonts w:hint="cs" w:cs="Angsana New"/>
                <w:cs/>
              </w:rPr>
              <w:t xml:space="preserve">จะต้องเป็น </w:t>
            </w:r>
            <w:r w:rsidR="000A09FE"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="000A09FE" w:rsidP="000A09FE" w:rsidRDefault="000A09FE" w14:paraId="42C23A37" w14:textId="77777777">
            <w:pPr>
              <w:rPr>
                <w:rFonts w:cs="CordiaUPC"/>
                <w:szCs w:val="36"/>
              </w:rPr>
            </w:pPr>
          </w:p>
        </w:tc>
      </w:tr>
      <w:tr w:rsidR="002C6A49" w:rsidTr="000A09FE" w14:paraId="2F71CCFA" w14:textId="77777777">
        <w:tc>
          <w:tcPr>
            <w:tcW w:w="778" w:type="pct"/>
          </w:tcPr>
          <w:p w:rsidRPr="00082CD9" w:rsidR="002C6A49" w:rsidP="002C6A49" w:rsidRDefault="002C6A49" w14:paraId="603B5699" w14:textId="4B9BC4BF">
            <w:r w:rsidRPr="00F8391B">
              <w:rPr>
                <w:rFonts w:cs="CordiaUPC"/>
              </w:rPr>
              <w:t>00024</w:t>
            </w:r>
          </w:p>
        </w:tc>
        <w:tc>
          <w:tcPr>
            <w:tcW w:w="1626" w:type="pct"/>
          </w:tcPr>
          <w:p w:rsidRPr="00C13E72" w:rsidR="002C6A49" w:rsidP="002C6A49" w:rsidRDefault="002C6A49" w14:paraId="5F761023" w14:textId="7E205DC6">
            <w:r>
              <w:t>Internet Quota Table</w:t>
            </w:r>
            <w:r w:rsidDel="00EE3990">
              <w:rPr>
                <w:rFonts w:cs="Angsana New"/>
                <w:cs/>
              </w:rPr>
              <w:t xml:space="preserve"> </w:t>
            </w:r>
            <w:r>
              <w:t>must have value at least 1 row</w:t>
            </w:r>
            <w:r>
              <w:rPr>
                <w:cs/>
              </w:rPr>
              <w:t>.</w:t>
            </w:r>
          </w:p>
        </w:tc>
        <w:tc>
          <w:tcPr>
            <w:tcW w:w="1861" w:type="pct"/>
          </w:tcPr>
          <w:p w:rsidRPr="00C13E72" w:rsidR="002C6A49" w:rsidP="002C6A49" w:rsidRDefault="002C6A49" w14:paraId="4F55EAE0" w14:textId="03EE535B">
            <w:r>
              <w:rPr>
                <w:rFonts w:hint="cs"/>
                <w:cs/>
              </w:rPr>
              <w:t>จะต้องมี</w:t>
            </w:r>
            <w:r w:rsidR="0045240C">
              <w:rPr>
                <w:rFonts w:hint="cs"/>
                <w:cs/>
              </w:rPr>
              <w:t>ข้อมูลใน</w:t>
            </w:r>
            <w:r>
              <w:rPr>
                <w:rFonts w:hint="cs"/>
                <w:cs/>
              </w:rPr>
              <w:t xml:space="preserve"> </w:t>
            </w:r>
            <w:r>
              <w:t xml:space="preserve">Internet Quota Table </w:t>
            </w:r>
            <w:r>
              <w:rPr>
                <w:rFonts w:hint="cs"/>
                <w:cs/>
              </w:rPr>
              <w:t xml:space="preserve">อย่างน้อย </w:t>
            </w:r>
            <w:r>
              <w:t>1 Row</w:t>
            </w:r>
            <w:r>
              <w:rPr>
                <w:rFonts w:hint="cs"/>
                <w:cs/>
              </w:rPr>
              <w:t xml:space="preserve"> </w:t>
            </w:r>
          </w:p>
        </w:tc>
        <w:tc>
          <w:tcPr>
            <w:tcW w:w="735" w:type="pct"/>
          </w:tcPr>
          <w:p w:rsidR="002C6A49" w:rsidP="002C6A49" w:rsidRDefault="002C6A49" w14:paraId="2E207D40" w14:textId="77777777">
            <w:pPr>
              <w:rPr>
                <w:rFonts w:cs="CordiaUPC"/>
                <w:szCs w:val="36"/>
              </w:rPr>
            </w:pPr>
          </w:p>
        </w:tc>
      </w:tr>
      <w:tr w:rsidR="002C6A49" w:rsidTr="00A730FB" w14:paraId="01FB8F4F" w14:textId="77777777">
        <w:tc>
          <w:tcPr>
            <w:tcW w:w="5000" w:type="pct"/>
            <w:gridSpan w:val="4"/>
            <w:shd w:val="clear" w:color="auto" w:fill="C2D69B" w:themeFill="accent3" w:themeFillTint="99"/>
          </w:tcPr>
          <w:p w:rsidR="002C6A49" w:rsidP="002C6A49" w:rsidRDefault="002C6A49" w14:paraId="4C1FFB61" w14:textId="365B8D71">
            <w:pPr>
              <w:pStyle w:val="HeaderTable"/>
            </w:pPr>
            <w:r>
              <w:t>Internet Quota Detail</w:t>
            </w:r>
          </w:p>
        </w:tc>
      </w:tr>
      <w:tr w:rsidR="002C6A49" w:rsidTr="000A09FE" w14:paraId="17CA326B" w14:textId="77777777">
        <w:tc>
          <w:tcPr>
            <w:tcW w:w="778" w:type="pct"/>
          </w:tcPr>
          <w:p w:rsidRPr="000E5AB7" w:rsidR="002C6A49" w:rsidP="002C6A49" w:rsidRDefault="002C6A49" w14:paraId="2AB57FB9" w14:textId="78A7F656">
            <w:pPr>
              <w:rPr>
                <w:rFonts w:cs="CordiaUPC"/>
              </w:rPr>
            </w:pPr>
            <w:r>
              <w:rPr>
                <w:rFonts w:cs="CordiaUPC"/>
              </w:rPr>
              <w:t>00001</w:t>
            </w:r>
          </w:p>
        </w:tc>
        <w:tc>
          <w:tcPr>
            <w:tcW w:w="1626" w:type="pct"/>
          </w:tcPr>
          <w:p w:rsidR="002C6A49" w:rsidP="002C6A49" w:rsidRDefault="002C6A49" w14:paraId="0FF1B4A1" w14:textId="15DBFEDD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Internet </w:t>
            </w:r>
            <w:r w:rsidRPr="00F6459D">
              <w:rPr>
                <w:rFonts w:cs="CordiaUPC"/>
              </w:rPr>
              <w:t>Price</w:t>
            </w:r>
            <w:r>
              <w:rPr>
                <w:rFonts w:cs="Angsana New"/>
                <w:cs/>
              </w:rPr>
              <w:t xml:space="preserve"> </w:t>
            </w:r>
            <w:r w:rsidRPr="00F6459D">
              <w:rPr>
                <w:rFonts w:cs="CordiaUPC"/>
              </w:rPr>
              <w:t>Type</w:t>
            </w:r>
            <w:r>
              <w:rPr>
                <w:rFonts w:cs="Angsana New"/>
                <w:cs/>
              </w:rPr>
              <w:t xml:space="preserve"> </w:t>
            </w:r>
            <w:r w:rsidRPr="00F6459D">
              <w:rPr>
                <w:rFonts w:cs="CordiaUPC"/>
              </w:rPr>
              <w:t>Pattern</w:t>
            </w:r>
            <w:r>
              <w:rPr>
                <w:rFonts w:cs="CordiaUPC"/>
              </w:rPr>
              <w:t xml:space="preserve">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2C6A49" w:rsidP="002C6A49" w:rsidRDefault="002C6A49" w14:paraId="46AB357E" w14:textId="4934F509">
            <w:pPr>
              <w:rPr>
                <w:rFonts w:cs="CordiaUPC"/>
              </w:rPr>
            </w:pPr>
            <w:r w:rsidRPr="00BF0913">
              <w:rPr>
                <w:rFonts w:cs="CordiaUPC"/>
              </w:rPr>
              <w:t>internetQuotaPriceTypePattern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จะต้องเป็น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="002C6A49" w:rsidP="002C6A49" w:rsidRDefault="002C6A49" w14:paraId="312FF4AC" w14:textId="77777777">
            <w:pPr>
              <w:rPr>
                <w:rFonts w:cs="CordiaUPC"/>
                <w:szCs w:val="36"/>
              </w:rPr>
            </w:pPr>
          </w:p>
        </w:tc>
      </w:tr>
      <w:tr w:rsidR="002C6A49" w:rsidTr="000A09FE" w14:paraId="25BB338D" w14:textId="77777777">
        <w:tc>
          <w:tcPr>
            <w:tcW w:w="778" w:type="pct"/>
          </w:tcPr>
          <w:p w:rsidRPr="000E5AB7" w:rsidR="002C6A49" w:rsidP="002C6A49" w:rsidRDefault="002C6A49" w14:paraId="475CF28F" w14:textId="131CD3EC">
            <w:pPr>
              <w:rPr>
                <w:rFonts w:cs="CordiaUPC"/>
              </w:rPr>
            </w:pPr>
            <w:r>
              <w:rPr>
                <w:rFonts w:cs="CordiaUPC"/>
              </w:rPr>
              <w:t>00001</w:t>
            </w:r>
          </w:p>
        </w:tc>
        <w:tc>
          <w:tcPr>
            <w:tcW w:w="1626" w:type="pct"/>
          </w:tcPr>
          <w:p w:rsidR="002C6A49" w:rsidP="002C6A49" w:rsidRDefault="002C6A49" w14:paraId="53D23755" w14:textId="5240F331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Internet </w:t>
            </w:r>
            <w:r w:rsidRPr="00F6459D">
              <w:rPr>
                <w:rFonts w:cs="CordiaUPC"/>
              </w:rPr>
              <w:t>From</w:t>
            </w:r>
            <w:r>
              <w:rPr>
                <w:rFonts w:cs="Angsana New"/>
                <w:cs/>
              </w:rPr>
              <w:t xml:space="preserve"> </w:t>
            </w:r>
            <w:r w:rsidRPr="00F6459D">
              <w:rPr>
                <w:rFonts w:cs="CordiaUPC"/>
              </w:rPr>
              <w:t xml:space="preserve">Timing </w:t>
            </w:r>
            <w:r>
              <w:rPr>
                <w:rFonts w:cs="CordiaUPC"/>
              </w:rPr>
              <w:t>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2C6A49" w:rsidP="002C6A49" w:rsidRDefault="002C6A49" w14:paraId="42A19A7C" w14:textId="4CB0EC35">
            <w:pPr>
              <w:rPr>
                <w:rFonts w:cs="CordiaUPC"/>
              </w:rPr>
            </w:pPr>
            <w:r w:rsidRPr="00BF0913">
              <w:rPr>
                <w:rFonts w:cs="CordiaUPC"/>
              </w:rPr>
              <w:t>internetQuotaFromTiming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จะต้องเป็น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="002C6A49" w:rsidP="002C6A49" w:rsidRDefault="002C6A49" w14:paraId="4CB06262" w14:textId="77777777">
            <w:pPr>
              <w:rPr>
                <w:rFonts w:cs="CordiaUPC"/>
                <w:szCs w:val="36"/>
              </w:rPr>
            </w:pPr>
          </w:p>
        </w:tc>
      </w:tr>
      <w:tr w:rsidR="002C6A49" w:rsidTr="000A09FE" w14:paraId="303D7DFD" w14:textId="77777777">
        <w:tc>
          <w:tcPr>
            <w:tcW w:w="778" w:type="pct"/>
          </w:tcPr>
          <w:p w:rsidRPr="000E5AB7" w:rsidR="002C6A49" w:rsidP="002C6A49" w:rsidRDefault="002C6A49" w14:paraId="41BD02C5" w14:textId="57B2BC2C">
            <w:pPr>
              <w:rPr>
                <w:rFonts w:cs="CordiaUPC"/>
              </w:rPr>
            </w:pPr>
            <w:r>
              <w:rPr>
                <w:rFonts w:cs="CordiaUPC"/>
              </w:rPr>
              <w:t>00001</w:t>
            </w:r>
          </w:p>
        </w:tc>
        <w:tc>
          <w:tcPr>
            <w:tcW w:w="1626" w:type="pct"/>
          </w:tcPr>
          <w:p w:rsidR="002C6A49" w:rsidP="002C6A49" w:rsidRDefault="002C6A49" w14:paraId="0B202672" w14:textId="503CBD03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Internet To </w:t>
            </w:r>
            <w:r w:rsidRPr="00F6459D">
              <w:rPr>
                <w:rFonts w:cs="CordiaUPC"/>
              </w:rPr>
              <w:t xml:space="preserve">Timing </w:t>
            </w:r>
            <w:r>
              <w:rPr>
                <w:rFonts w:cs="CordiaUPC"/>
              </w:rPr>
              <w:t>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2C6A49" w:rsidP="002C6A49" w:rsidRDefault="002C6A49" w14:paraId="6B6FA5F3" w14:textId="561D56C7">
            <w:pPr>
              <w:rPr>
                <w:rFonts w:cs="CordiaUPC"/>
              </w:rPr>
            </w:pPr>
            <w:r w:rsidRPr="00BF0913">
              <w:rPr>
                <w:rFonts w:cs="CordiaUPC"/>
              </w:rPr>
              <w:t>internetQuotaToTiming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จะต้องเป็น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="002C6A49" w:rsidP="002C6A49" w:rsidRDefault="002C6A49" w14:paraId="353E4082" w14:textId="77777777">
            <w:pPr>
              <w:rPr>
                <w:rFonts w:cs="CordiaUPC"/>
                <w:szCs w:val="36"/>
              </w:rPr>
            </w:pPr>
          </w:p>
        </w:tc>
      </w:tr>
      <w:tr w:rsidR="002C6A49" w:rsidTr="000A09FE" w14:paraId="3309A3E7" w14:textId="77777777">
        <w:tc>
          <w:tcPr>
            <w:tcW w:w="778" w:type="pct"/>
          </w:tcPr>
          <w:p w:rsidR="002C6A49" w:rsidP="002C6A49" w:rsidRDefault="002C6A49" w14:paraId="3B92BBBD" w14:textId="3FC676DE">
            <w:pPr>
              <w:rPr>
                <w:rFonts w:cs="CordiaUPC"/>
              </w:rPr>
            </w:pPr>
            <w:r>
              <w:rPr>
                <w:rFonts w:cs="CordiaUPC"/>
              </w:rPr>
              <w:t>00001</w:t>
            </w:r>
          </w:p>
        </w:tc>
        <w:tc>
          <w:tcPr>
            <w:tcW w:w="1626" w:type="pct"/>
          </w:tcPr>
          <w:p w:rsidR="002C6A49" w:rsidP="002C6A49" w:rsidRDefault="002C6A49" w14:paraId="073920F9" w14:textId="17E4248B">
            <w:pPr>
              <w:rPr>
                <w:rFonts w:cs="CordiaUPC"/>
              </w:rPr>
            </w:pPr>
            <w:r w:rsidRPr="00BF0913">
              <w:rPr>
                <w:rFonts w:cs="CordiaUPC"/>
              </w:rPr>
              <w:t>Network Coverage</w:t>
            </w:r>
            <w:r w:rsidRPr="00F6459D">
              <w:rPr>
                <w:rFonts w:cs="Angsana New"/>
                <w:cs/>
              </w:rPr>
              <w:t xml:space="preserve"> </w:t>
            </w:r>
            <w:r>
              <w:rPr>
                <w:rFonts w:cs="CordiaUPC"/>
              </w:rPr>
              <w:t>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2C6A49" w:rsidP="002C6A49" w:rsidRDefault="002C6A49" w14:paraId="35B2A5BB" w14:textId="1CD131F7">
            <w:pPr>
              <w:rPr>
                <w:rFonts w:cs="CordiaUPC"/>
                <w:cs/>
              </w:rPr>
            </w:pPr>
            <w:r w:rsidRPr="00BF0913">
              <w:rPr>
                <w:rFonts w:cs="CordiaUPC"/>
              </w:rPr>
              <w:t>internetQuotaNetworkCoverage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จะต้องเป็น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="002C6A49" w:rsidP="002C6A49" w:rsidRDefault="002C6A49" w14:paraId="218CD665" w14:textId="77777777">
            <w:pPr>
              <w:rPr>
                <w:rFonts w:cs="CordiaUPC"/>
                <w:szCs w:val="36"/>
              </w:rPr>
            </w:pPr>
          </w:p>
        </w:tc>
      </w:tr>
      <w:tr w:rsidR="002852DF" w:rsidTr="000A09FE" w14:paraId="3BB019F7" w14:textId="77777777">
        <w:tc>
          <w:tcPr>
            <w:tcW w:w="778" w:type="pct"/>
          </w:tcPr>
          <w:p w:rsidR="002852DF" w:rsidP="002852DF" w:rsidRDefault="002852DF" w14:paraId="68A140E4" w14:textId="1987FCEE">
            <w:pPr>
              <w:rPr>
                <w:rFonts w:cs="CordiaUPC"/>
              </w:rPr>
            </w:pPr>
            <w:r w:rsidRPr="006516F8">
              <w:t>00059</w:t>
            </w:r>
          </w:p>
        </w:tc>
        <w:tc>
          <w:tcPr>
            <w:tcW w:w="1626" w:type="pct"/>
          </w:tcPr>
          <w:p w:rsidRPr="00BF0913" w:rsidR="002852DF" w:rsidP="002852DF" w:rsidRDefault="002852DF" w14:paraId="0D435022" w14:textId="10FEE91E">
            <w:pPr>
              <w:rPr>
                <w:rFonts w:cs="CordiaUPC"/>
              </w:rPr>
            </w:pPr>
            <w:r w:rsidRPr="006516F8">
              <w:rPr>
                <w:rFonts w:cs="CordiaUPC"/>
              </w:rPr>
              <w:t xml:space="preserve">Network Coverage must contain </w:t>
            </w:r>
            <w:r w:rsidRPr="006516F8">
              <w:rPr>
                <w:rFonts w:cs="CordiaUPC"/>
                <w:cs/>
              </w:rPr>
              <w:t>“</w:t>
            </w:r>
            <w:r w:rsidRPr="006516F8">
              <w:rPr>
                <w:rFonts w:cs="CordiaUPC"/>
              </w:rPr>
              <w:t>3G</w:t>
            </w:r>
            <w:r w:rsidRPr="006516F8">
              <w:rPr>
                <w:rFonts w:cs="CordiaUPC"/>
                <w:cs/>
              </w:rPr>
              <w:t>/</w:t>
            </w:r>
            <w:r w:rsidRPr="006516F8">
              <w:rPr>
                <w:rFonts w:cs="CordiaUPC"/>
              </w:rPr>
              <w:t>4G</w:t>
            </w:r>
            <w:r w:rsidRPr="006516F8">
              <w:rPr>
                <w:rFonts w:cs="CordiaUPC"/>
                <w:cs/>
              </w:rPr>
              <w:t xml:space="preserve">” </w:t>
            </w:r>
            <w:r w:rsidRPr="006516F8">
              <w:rPr>
                <w:rFonts w:cs="CordiaUPC"/>
              </w:rPr>
              <w:t xml:space="preserve">when Network Coverage contain </w:t>
            </w:r>
            <w:r w:rsidRPr="006516F8">
              <w:rPr>
                <w:rFonts w:cs="CordiaUPC"/>
                <w:cs/>
              </w:rPr>
              <w:t>“</w:t>
            </w:r>
            <w:r w:rsidRPr="006516F8">
              <w:rPr>
                <w:rFonts w:cs="CordiaUPC"/>
              </w:rPr>
              <w:t>5G</w:t>
            </w:r>
            <w:r w:rsidRPr="006516F8">
              <w:rPr>
                <w:rFonts w:cs="CordiaUPC"/>
                <w:cs/>
              </w:rPr>
              <w:t>”.</w:t>
            </w:r>
          </w:p>
        </w:tc>
        <w:tc>
          <w:tcPr>
            <w:tcW w:w="1861" w:type="pct"/>
          </w:tcPr>
          <w:p w:rsidRPr="00BF0913" w:rsidR="002852DF" w:rsidP="002852DF" w:rsidRDefault="002852DF" w14:paraId="6A65F201" w14:textId="1760DFD0">
            <w:pPr>
              <w:rPr>
                <w:rFonts w:cs="CordiaUPC"/>
              </w:rPr>
            </w:pPr>
            <w:r w:rsidRPr="00BF0913">
              <w:rPr>
                <w:rFonts w:cs="CordiaUPC"/>
              </w:rPr>
              <w:t>internetQuotaNetworkCoverage</w:t>
            </w:r>
            <w:r>
              <w:rPr>
                <w:rFonts w:hint="cs" w:cs="CordiaUPC"/>
                <w:cs/>
              </w:rPr>
              <w:t xml:space="preserve"> ต้องประกอบด้วย </w:t>
            </w:r>
            <w:r>
              <w:rPr>
                <w:rFonts w:cs="CordiaUPC"/>
                <w:cs/>
              </w:rPr>
              <w:t>“</w:t>
            </w:r>
            <w:r>
              <w:rPr>
                <w:rFonts w:cs="CordiaUPC"/>
              </w:rPr>
              <w:t>3G</w:t>
            </w:r>
            <w:r>
              <w:rPr>
                <w:rFonts w:cs="CordiaUPC"/>
                <w:cs/>
              </w:rPr>
              <w:t>/</w:t>
            </w:r>
            <w:r>
              <w:rPr>
                <w:rFonts w:cs="CordiaUPC"/>
              </w:rPr>
              <w:t>4G</w:t>
            </w:r>
            <w:r>
              <w:rPr>
                <w:rFonts w:cs="CordiaUPC"/>
                <w:cs/>
              </w:rPr>
              <w:t>”</w:t>
            </w:r>
            <w:r>
              <w:rPr>
                <w:rFonts w:hint="cs" w:cs="CordiaUPC"/>
                <w:cs/>
              </w:rPr>
              <w:t xml:space="preserve"> เมื่อ </w:t>
            </w:r>
            <w:r w:rsidRPr="00BF0913">
              <w:rPr>
                <w:rFonts w:cs="CordiaUPC"/>
              </w:rPr>
              <w:t>internetQuotaNetworkCoverage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hint="cs" w:cs="CordiaUPC"/>
                <w:cs/>
              </w:rPr>
              <w:t xml:space="preserve">ประกอบด้วย </w:t>
            </w:r>
            <w:r>
              <w:rPr>
                <w:rFonts w:cs="CordiaUPC"/>
                <w:cs/>
              </w:rPr>
              <w:t>“</w:t>
            </w:r>
            <w:r>
              <w:rPr>
                <w:rFonts w:cs="CordiaUPC"/>
              </w:rPr>
              <w:t>5G</w:t>
            </w:r>
            <w:r>
              <w:rPr>
                <w:rFonts w:cs="CordiaUPC"/>
                <w:cs/>
              </w:rPr>
              <w:t>”</w:t>
            </w:r>
            <w:r>
              <w:rPr>
                <w:rFonts w:hint="cs" w:cs="CordiaUPC"/>
                <w:cs/>
              </w:rPr>
              <w:t xml:space="preserve"> </w:t>
            </w:r>
          </w:p>
        </w:tc>
        <w:tc>
          <w:tcPr>
            <w:tcW w:w="735" w:type="pct"/>
          </w:tcPr>
          <w:p w:rsidR="002852DF" w:rsidP="002852DF" w:rsidRDefault="002852DF" w14:paraId="6401FF68" w14:textId="77777777">
            <w:pPr>
              <w:rPr>
                <w:rFonts w:cs="CordiaUPC"/>
                <w:szCs w:val="36"/>
              </w:rPr>
            </w:pPr>
          </w:p>
        </w:tc>
      </w:tr>
      <w:tr w:rsidR="002852DF" w:rsidTr="000A09FE" w14:paraId="2A26972B" w14:textId="77777777">
        <w:tc>
          <w:tcPr>
            <w:tcW w:w="778" w:type="pct"/>
          </w:tcPr>
          <w:p w:rsidR="002852DF" w:rsidP="002852DF" w:rsidRDefault="002852DF" w14:paraId="13E1AC23" w14:textId="05ADD101">
            <w:pPr>
              <w:rPr>
                <w:rFonts w:cs="CordiaUPC"/>
              </w:rPr>
            </w:pPr>
            <w:r>
              <w:rPr>
                <w:rFonts w:cs="CordiaUPC"/>
              </w:rPr>
              <w:t>00001</w:t>
            </w:r>
          </w:p>
        </w:tc>
        <w:tc>
          <w:tcPr>
            <w:tcW w:w="1626" w:type="pct"/>
          </w:tcPr>
          <w:p w:rsidR="002852DF" w:rsidP="002852DF" w:rsidRDefault="002852DF" w14:paraId="53957EAD" w14:textId="1986FB40">
            <w:pPr>
              <w:rPr>
                <w:rFonts w:cs="CordiaUPC"/>
              </w:rPr>
            </w:pPr>
            <w:r w:rsidRPr="00BF0913">
              <w:rPr>
                <w:rFonts w:cs="CordiaUPC"/>
              </w:rPr>
              <w:t>Internet</w:t>
            </w:r>
            <w:r>
              <w:rPr>
                <w:rFonts w:cs="Angsana New"/>
                <w:cs/>
              </w:rPr>
              <w:t xml:space="preserve"> </w:t>
            </w:r>
            <w:r w:rsidRPr="00BF0913">
              <w:rPr>
                <w:rFonts w:cs="CordiaUPC"/>
              </w:rPr>
              <w:t>Quota</w:t>
            </w:r>
            <w:r>
              <w:rPr>
                <w:rFonts w:cs="CordiaUPC"/>
              </w:rPr>
              <w:t xml:space="preserve">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2852DF" w:rsidP="002852DF" w:rsidRDefault="002852DF" w14:paraId="29298306" w14:textId="4850443E">
            <w:pPr>
              <w:rPr>
                <w:rFonts w:cs="CordiaUPC"/>
                <w:cs/>
              </w:rPr>
            </w:pPr>
            <w:r w:rsidRPr="00BF0913">
              <w:rPr>
                <w:rFonts w:cs="CordiaUPC"/>
              </w:rPr>
              <w:t>internetQuota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จะต้องเป็น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="002852DF" w:rsidP="002852DF" w:rsidRDefault="002852DF" w14:paraId="38943E4B" w14:textId="77777777">
            <w:pPr>
              <w:rPr>
                <w:rFonts w:cs="CordiaUPC"/>
                <w:szCs w:val="36"/>
              </w:rPr>
            </w:pPr>
          </w:p>
        </w:tc>
      </w:tr>
      <w:tr w:rsidR="002852DF" w:rsidTr="000A09FE" w14:paraId="324593A6" w14:textId="77777777">
        <w:tc>
          <w:tcPr>
            <w:tcW w:w="778" w:type="pct"/>
          </w:tcPr>
          <w:p w:rsidR="002852DF" w:rsidP="002852DF" w:rsidRDefault="002852DF" w14:paraId="686CD983" w14:textId="78CF8E1C">
            <w:pPr>
              <w:rPr>
                <w:rFonts w:cs="CordiaUPC"/>
              </w:rPr>
            </w:pPr>
            <w:r w:rsidRPr="002A323A">
              <w:rPr>
                <w:rFonts w:cs="CordiaUPC"/>
              </w:rPr>
              <w:t>00023</w:t>
            </w:r>
          </w:p>
        </w:tc>
        <w:tc>
          <w:tcPr>
            <w:tcW w:w="1626" w:type="pct"/>
          </w:tcPr>
          <w:p w:rsidR="002852DF" w:rsidP="002852DF" w:rsidRDefault="002852DF" w14:paraId="32E15886" w14:textId="59F1C7AC">
            <w:pPr>
              <w:rPr>
                <w:rFonts w:cs="CordiaUPC"/>
              </w:rPr>
            </w:pPr>
            <w:r w:rsidRPr="00BF0913">
              <w:rPr>
                <w:rFonts w:cs="CordiaUPC"/>
              </w:rPr>
              <w:t>Internet</w:t>
            </w:r>
            <w:r>
              <w:rPr>
                <w:rFonts w:cs="Angsana New"/>
                <w:cs/>
              </w:rPr>
              <w:t xml:space="preserve"> </w:t>
            </w:r>
            <w:r w:rsidRPr="00BF0913">
              <w:rPr>
                <w:rFonts w:cs="CordiaUPC"/>
              </w:rPr>
              <w:t>Quota</w:t>
            </w:r>
            <w:r>
              <w:rPr>
                <w:rFonts w:cs="Angsana New"/>
                <w:cs/>
              </w:rPr>
              <w:t xml:space="preserve"> </w:t>
            </w:r>
            <w:r>
              <w:t xml:space="preserve">must be 2 decimal </w:t>
            </w:r>
            <w:r>
              <w:rPr>
                <w:rFonts w:cs="Angsana New"/>
                <w:cs/>
              </w:rPr>
              <w:t>(</w:t>
            </w:r>
            <w:r>
              <w:t>Min 0, Max 9,999,999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1861" w:type="pct"/>
          </w:tcPr>
          <w:p w:rsidR="002852DF" w:rsidP="002852DF" w:rsidRDefault="002852DF" w14:paraId="0A0DCFAB" w14:textId="6CC7CAAE">
            <w:pPr>
              <w:rPr>
                <w:rFonts w:cs="CordiaUPC"/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 w:rsidRPr="00BF0913">
              <w:rPr>
                <w:rFonts w:cs="CordiaUPC"/>
              </w:rPr>
              <w:t>Internet</w:t>
            </w:r>
            <w:r>
              <w:rPr>
                <w:rFonts w:cs="Angsana New"/>
                <w:cs/>
              </w:rPr>
              <w:t xml:space="preserve"> </w:t>
            </w:r>
            <w:r w:rsidRPr="00BF0913">
              <w:rPr>
                <w:rFonts w:cs="CordiaUPC"/>
              </w:rPr>
              <w:t>Quota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มีค่า ดังนั้น </w:t>
            </w:r>
            <w:r w:rsidRPr="00BF0913">
              <w:rPr>
                <w:rFonts w:cs="CordiaUPC"/>
              </w:rPr>
              <w:t>Internet</w:t>
            </w:r>
            <w:r>
              <w:rPr>
                <w:rFonts w:cs="Angsana New"/>
                <w:cs/>
              </w:rPr>
              <w:t xml:space="preserve"> </w:t>
            </w:r>
            <w:r w:rsidRPr="00BF0913">
              <w:rPr>
                <w:rFonts w:cs="CordiaUPC"/>
              </w:rPr>
              <w:t>Quota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จะต้องเป็นตัวเลขทศนิยม </w:t>
            </w:r>
            <w:r>
              <w:t xml:space="preserve">2 </w:t>
            </w:r>
            <w:r>
              <w:rPr>
                <w:rFonts w:hint="cs"/>
                <w:cs/>
              </w:rPr>
              <w:t xml:space="preserve">ตำแหน่งและมีค่าอยู่ในช่วง </w:t>
            </w:r>
            <w:r>
              <w:t xml:space="preserve">0 </w:t>
            </w:r>
            <w:r>
              <w:rPr>
                <w:rFonts w:cs="Angsana New"/>
                <w:cs/>
              </w:rPr>
              <w:t xml:space="preserve">– </w:t>
            </w:r>
            <w:r>
              <w:t>9,999,999</w:t>
            </w:r>
          </w:p>
        </w:tc>
        <w:tc>
          <w:tcPr>
            <w:tcW w:w="735" w:type="pct"/>
          </w:tcPr>
          <w:p w:rsidR="002852DF" w:rsidP="002852DF" w:rsidRDefault="002852DF" w14:paraId="4EE4956F" w14:textId="77777777">
            <w:pPr>
              <w:rPr>
                <w:rFonts w:cs="CordiaUPC"/>
                <w:szCs w:val="36"/>
              </w:rPr>
            </w:pPr>
          </w:p>
        </w:tc>
      </w:tr>
      <w:tr w:rsidR="002852DF" w:rsidTr="000A09FE" w14:paraId="75C5BD43" w14:textId="77777777">
        <w:tc>
          <w:tcPr>
            <w:tcW w:w="778" w:type="pct"/>
          </w:tcPr>
          <w:p w:rsidRPr="000E5AB7" w:rsidR="002852DF" w:rsidP="002852DF" w:rsidRDefault="002852DF" w14:paraId="449C79F5" w14:textId="72DEB58F">
            <w:pPr>
              <w:rPr>
                <w:rFonts w:cs="CordiaUPC"/>
              </w:rPr>
            </w:pPr>
            <w:r>
              <w:rPr>
                <w:rFonts w:cs="CordiaUPC"/>
              </w:rPr>
              <w:t>00001</w:t>
            </w:r>
          </w:p>
        </w:tc>
        <w:tc>
          <w:tcPr>
            <w:tcW w:w="1626" w:type="pct"/>
          </w:tcPr>
          <w:p w:rsidR="002852DF" w:rsidP="002852DF" w:rsidRDefault="002852DF" w14:paraId="41FF8192" w14:textId="2A3D26A0">
            <w:pPr>
              <w:rPr>
                <w:rFonts w:cs="CordiaUPC"/>
              </w:rPr>
            </w:pPr>
            <w:r w:rsidRPr="00BF0913">
              <w:rPr>
                <w:rFonts w:cs="CordiaUPC"/>
              </w:rPr>
              <w:t>Internet</w:t>
            </w:r>
            <w:r>
              <w:rPr>
                <w:rFonts w:cs="Angsana New"/>
                <w:cs/>
              </w:rPr>
              <w:t xml:space="preserve"> </w:t>
            </w:r>
            <w:r w:rsidRPr="00BF0913">
              <w:rPr>
                <w:rFonts w:cs="CordiaUPC"/>
              </w:rPr>
              <w:t>Quota</w:t>
            </w:r>
            <w:r>
              <w:rPr>
                <w:rFonts w:cs="Angsana New"/>
                <w:cs/>
              </w:rPr>
              <w:t xml:space="preserve"> </w:t>
            </w:r>
            <w:r w:rsidRPr="00BF0913">
              <w:rPr>
                <w:rFonts w:cs="CordiaUPC"/>
              </w:rPr>
              <w:t>Unit</w:t>
            </w:r>
            <w:r>
              <w:rPr>
                <w:rFonts w:cs="CordiaUPC"/>
              </w:rPr>
              <w:t xml:space="preserve">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2852DF" w:rsidP="002852DF" w:rsidRDefault="002852DF" w14:paraId="021AA884" w14:textId="59B20C59">
            <w:pPr>
              <w:rPr>
                <w:rFonts w:cs="CordiaUPC"/>
              </w:rPr>
            </w:pPr>
            <w:r w:rsidRPr="00BF0913">
              <w:rPr>
                <w:rFonts w:cs="CordiaUPC"/>
              </w:rPr>
              <w:t>Internet</w:t>
            </w:r>
            <w:r>
              <w:rPr>
                <w:rFonts w:cs="Angsana New"/>
                <w:cs/>
              </w:rPr>
              <w:t xml:space="preserve"> </w:t>
            </w:r>
            <w:r w:rsidRPr="00BF0913">
              <w:rPr>
                <w:rFonts w:cs="CordiaUPC"/>
              </w:rPr>
              <w:t>Quota</w:t>
            </w:r>
            <w:r>
              <w:rPr>
                <w:rFonts w:cs="Angsana New"/>
                <w:cs/>
              </w:rPr>
              <w:t xml:space="preserve"> </w:t>
            </w:r>
            <w:r w:rsidRPr="00BF0913">
              <w:rPr>
                <w:rFonts w:cs="CordiaUPC"/>
              </w:rPr>
              <w:t>Unit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จะต้องเป็น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="002852DF" w:rsidP="002852DF" w:rsidRDefault="002852DF" w14:paraId="53BF87B3" w14:textId="77777777">
            <w:pPr>
              <w:rPr>
                <w:rFonts w:cs="CordiaUPC"/>
                <w:szCs w:val="36"/>
              </w:rPr>
            </w:pPr>
          </w:p>
        </w:tc>
      </w:tr>
      <w:tr w:rsidR="002852DF" w:rsidTr="00A730FB" w14:paraId="42439D47" w14:textId="77777777">
        <w:tc>
          <w:tcPr>
            <w:tcW w:w="5000" w:type="pct"/>
            <w:gridSpan w:val="4"/>
            <w:shd w:val="clear" w:color="auto" w:fill="C2D69B" w:themeFill="accent3" w:themeFillTint="99"/>
          </w:tcPr>
          <w:p w:rsidR="002852DF" w:rsidP="002852DF" w:rsidRDefault="002852DF" w14:paraId="4E80E7A6" w14:textId="3F886DF7">
            <w:pPr>
              <w:pStyle w:val="HeaderTable"/>
            </w:pPr>
            <w:r>
              <w:t>End Internet Quota Detail</w:t>
            </w:r>
          </w:p>
        </w:tc>
      </w:tr>
    </w:tbl>
    <w:p w:rsidRPr="008979A8" w:rsidR="000A09FE" w:rsidP="00BB3F68" w:rsidRDefault="000A09FE" w14:paraId="42FCF4BC" w14:textId="77777777">
      <w:pPr>
        <w:pStyle w:val="Heading3"/>
        <w:numPr>
          <w:ilvl w:val="0"/>
          <w:numId w:val="80"/>
        </w:numPr>
        <w:spacing w:after="240"/>
        <w:rPr>
          <w:rFonts w:ascii="CordiaUPC" w:hAnsi="CordiaUPC" w:cs="CordiaUPC"/>
          <w:sz w:val="32"/>
          <w:szCs w:val="32"/>
        </w:rPr>
      </w:pPr>
      <w:r w:rsidRPr="008979A8">
        <w:rPr>
          <w:rFonts w:ascii="CordiaUPC" w:hAnsi="CordiaUPC" w:cs="CordiaUPC"/>
          <w:sz w:val="32"/>
          <w:szCs w:val="32"/>
        </w:rPr>
        <w:t>Mapping to DB</w:t>
      </w:r>
    </w:p>
    <w:tbl>
      <w:tblPr>
        <w:tblW w:w="4977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348"/>
        <w:gridCol w:w="2486"/>
        <w:gridCol w:w="4141"/>
      </w:tblGrid>
      <w:tr w:rsidRPr="008979A8" w:rsidR="000A09FE" w:rsidTr="000A09FE" w14:paraId="59BE9326" w14:textId="77777777">
        <w:trPr>
          <w:cantSplit/>
          <w:tblHeader/>
        </w:trPr>
        <w:tc>
          <w:tcPr>
            <w:tcW w:w="1308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0A09FE" w:rsidP="000A09FE" w:rsidRDefault="000A09FE" w14:paraId="7D459D2B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Database Table</w:t>
            </w:r>
          </w:p>
        </w:tc>
        <w:tc>
          <w:tcPr>
            <w:tcW w:w="1385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0A09FE" w:rsidP="000A09FE" w:rsidRDefault="000A09FE" w14:paraId="72AB88C2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Database Column</w:t>
            </w:r>
          </w:p>
        </w:tc>
        <w:tc>
          <w:tcPr>
            <w:tcW w:w="2307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0A09FE" w:rsidP="000A09FE" w:rsidRDefault="000A09FE" w14:paraId="39AA6A58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Field on Screen</w:t>
            </w:r>
          </w:p>
        </w:tc>
      </w:tr>
      <w:tr w:rsidRPr="008979A8" w:rsidR="000A09FE" w:rsidTr="000A09FE" w14:paraId="621A0DB9" w14:textId="77777777">
        <w:tc>
          <w:tcPr>
            <w:tcW w:w="1308" w:type="pct"/>
            <w:vMerge w:val="restart"/>
          </w:tcPr>
          <w:p w:rsidRPr="008979A8" w:rsidR="000A09FE" w:rsidP="000A09FE" w:rsidRDefault="000A09FE" w14:paraId="7F200932" w14:textId="1E6EC853">
            <w:pPr>
              <w:rPr>
                <w:rFonts w:cs="CordiaUPC"/>
              </w:rPr>
            </w:pPr>
            <w:r>
              <w:rPr>
                <w:rFonts w:cs="CordiaUPC"/>
              </w:rPr>
              <w:t>MASS</w:t>
            </w:r>
            <w:r w:rsidRPr="00F33A0D">
              <w:rPr>
                <w:rFonts w:cs="CordiaUPC"/>
              </w:rPr>
              <w:t>_BUSINESS_</w:t>
            </w:r>
            <w:r w:rsidR="00CE13C2">
              <w:rPr>
                <w:rFonts w:cs="CordiaUPC"/>
              </w:rPr>
              <w:t>INTERNET</w:t>
            </w:r>
          </w:p>
        </w:tc>
        <w:tc>
          <w:tcPr>
            <w:tcW w:w="1385" w:type="pct"/>
          </w:tcPr>
          <w:p w:rsidRPr="008979A8" w:rsidR="000A09FE" w:rsidP="000A09FE" w:rsidRDefault="000A09FE" w14:paraId="0B0DAEB1" w14:textId="77777777">
            <w:pPr>
              <w:spacing w:after="0"/>
              <w:rPr>
                <w:rFonts w:cs="CordiaUPC"/>
              </w:rPr>
            </w:pPr>
            <w:r>
              <w:rPr>
                <w:rFonts w:cs="CordiaUPC"/>
              </w:rPr>
              <w:t>ROW_ID</w:t>
            </w:r>
          </w:p>
        </w:tc>
        <w:tc>
          <w:tcPr>
            <w:tcW w:w="2307" w:type="pct"/>
          </w:tcPr>
          <w:p w:rsidRPr="008979A8" w:rsidR="000A09FE" w:rsidP="000A09FE" w:rsidRDefault="000A09FE" w14:paraId="26F36297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ให้ระบบ </w:t>
            </w:r>
            <w:r>
              <w:rPr>
                <w:rFonts w:cs="CordiaUPC"/>
              </w:rPr>
              <w:t>Auto Generate</w:t>
            </w:r>
          </w:p>
        </w:tc>
      </w:tr>
      <w:tr w:rsidRPr="008979A8" w:rsidR="000A09FE" w:rsidTr="000A09FE" w14:paraId="6CC494C6" w14:textId="77777777">
        <w:tc>
          <w:tcPr>
            <w:tcW w:w="1308" w:type="pct"/>
            <w:vMerge/>
          </w:tcPr>
          <w:p w:rsidRPr="008979A8" w:rsidR="000A09FE" w:rsidP="000A09FE" w:rsidRDefault="000A09FE" w14:paraId="1C8D6E5E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0A09FE" w:rsidP="000A09FE" w:rsidRDefault="000A09FE" w14:paraId="78CFBECC" w14:textId="77777777">
            <w:pPr>
              <w:spacing w:after="0"/>
              <w:rPr>
                <w:rFonts w:cs="CordiaUPC"/>
              </w:rPr>
            </w:pPr>
            <w:r w:rsidRPr="008979A8">
              <w:rPr>
                <w:rFonts w:cs="CordiaUPC"/>
              </w:rPr>
              <w:t>FREE_RESOURCE_NAME</w:t>
            </w:r>
          </w:p>
        </w:tc>
        <w:tc>
          <w:tcPr>
            <w:tcW w:w="2307" w:type="pct"/>
          </w:tcPr>
          <w:p w:rsidR="000A09FE" w:rsidP="000A09FE" w:rsidRDefault="000A09FE" w14:paraId="54D79038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freeResourceName</w:t>
            </w:r>
          </w:p>
        </w:tc>
      </w:tr>
      <w:tr w:rsidRPr="008979A8" w:rsidR="000A09FE" w:rsidTr="000A09FE" w14:paraId="6B382852" w14:textId="77777777">
        <w:tc>
          <w:tcPr>
            <w:tcW w:w="1308" w:type="pct"/>
            <w:vMerge/>
          </w:tcPr>
          <w:p w:rsidRPr="008979A8" w:rsidR="000A09FE" w:rsidP="000A09FE" w:rsidRDefault="000A09FE" w14:paraId="4C8C675D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0A09FE" w:rsidP="000A09FE" w:rsidRDefault="000A09FE" w14:paraId="4166494E" w14:textId="77777777">
            <w:pPr>
              <w:spacing w:after="0"/>
              <w:rPr>
                <w:rFonts w:cs="CordiaUPC"/>
              </w:rPr>
            </w:pPr>
            <w:r w:rsidRPr="008979A8">
              <w:rPr>
                <w:rFonts w:cs="CordiaUPC"/>
              </w:rPr>
              <w:t>TECH_GENERATE_NAME</w:t>
            </w:r>
          </w:p>
        </w:tc>
        <w:tc>
          <w:tcPr>
            <w:tcW w:w="2307" w:type="pct"/>
          </w:tcPr>
          <w:p w:rsidR="000A09FE" w:rsidP="000A09FE" w:rsidRDefault="000A09FE" w14:paraId="0C170C1B" w14:textId="77777777">
            <w:pPr>
              <w:rPr>
                <w:rFonts w:cs="CordiaUPC"/>
                <w:cs/>
              </w:rPr>
            </w:pPr>
            <w:r>
              <w:rPr>
                <w:rFonts w:cs="CordiaUPC"/>
              </w:rPr>
              <w:t>techGenerateName</w:t>
            </w:r>
          </w:p>
        </w:tc>
      </w:tr>
      <w:tr w:rsidRPr="008979A8" w:rsidR="007B3FDA" w:rsidTr="000A09FE" w14:paraId="5051E876" w14:textId="77777777">
        <w:tc>
          <w:tcPr>
            <w:tcW w:w="1308" w:type="pct"/>
            <w:vMerge/>
          </w:tcPr>
          <w:p w:rsidRPr="008979A8" w:rsidR="007B3FDA" w:rsidP="000A09FE" w:rsidRDefault="007B3FDA" w14:paraId="77B4B283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7B3FDA" w:rsidP="000A09FE" w:rsidRDefault="007B3FDA" w14:paraId="6A31462C" w14:textId="1C1BAB5A">
            <w:pPr>
              <w:spacing w:after="0"/>
              <w:rPr>
                <w:rFonts w:cs="CordiaUPC"/>
              </w:rPr>
            </w:pPr>
            <w:r>
              <w:rPr>
                <w:rFonts w:cs="CordiaUPC"/>
              </w:rPr>
              <w:t>INTERNET_USAGE_TYPE</w:t>
            </w:r>
          </w:p>
        </w:tc>
        <w:tc>
          <w:tcPr>
            <w:tcW w:w="2307" w:type="pct"/>
          </w:tcPr>
          <w:p w:rsidR="007B3FDA" w:rsidP="000A09FE" w:rsidRDefault="007B3FDA" w14:paraId="7F5DE61D" w14:textId="33E7481A">
            <w:pPr>
              <w:rPr>
                <w:rFonts w:cs="CordiaUPC"/>
              </w:rPr>
            </w:pPr>
            <w:r w:rsidRPr="007B3FDA">
              <w:rPr>
                <w:rFonts w:cs="CordiaUPC"/>
              </w:rPr>
              <w:t>internetUsageType</w:t>
            </w:r>
          </w:p>
        </w:tc>
      </w:tr>
      <w:tr w:rsidRPr="008979A8" w:rsidR="000A09FE" w:rsidTr="000A09FE" w14:paraId="388A9D64" w14:textId="77777777">
        <w:tc>
          <w:tcPr>
            <w:tcW w:w="1308" w:type="pct"/>
            <w:vMerge/>
          </w:tcPr>
          <w:p w:rsidRPr="008979A8" w:rsidR="000A09FE" w:rsidP="000A09FE" w:rsidRDefault="000A09FE" w14:paraId="1BFEFA0B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0A09FE" w:rsidP="000A09FE" w:rsidRDefault="000A09FE" w14:paraId="1FCB45D9" w14:textId="77777777">
            <w:pPr>
              <w:spacing w:after="0"/>
              <w:rPr>
                <w:rFonts w:cs="CordiaUPC"/>
              </w:rPr>
            </w:pPr>
            <w:r w:rsidRPr="008979A8">
              <w:rPr>
                <w:rFonts w:cs="CordiaUPC"/>
              </w:rPr>
              <w:t>STATUS</w:t>
            </w:r>
          </w:p>
        </w:tc>
        <w:tc>
          <w:tcPr>
            <w:tcW w:w="2307" w:type="pct"/>
          </w:tcPr>
          <w:p w:rsidRPr="008979A8" w:rsidR="000A09FE" w:rsidP="000A09FE" w:rsidRDefault="000A09FE" w14:paraId="5443651B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Default </w:t>
            </w:r>
            <w:r>
              <w:rPr>
                <w:rFonts w:hint="cs" w:cs="Angsana New"/>
                <w:cs/>
              </w:rPr>
              <w:t xml:space="preserve">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Draft</w:t>
            </w:r>
            <w:r>
              <w:rPr>
                <w:rFonts w:cs="Angsana New"/>
                <w:cs/>
              </w:rPr>
              <w:t>”</w:t>
            </w:r>
          </w:p>
        </w:tc>
      </w:tr>
      <w:tr w:rsidRPr="008979A8" w:rsidR="000A09FE" w:rsidTr="000A09FE" w14:paraId="7B189A01" w14:textId="77777777">
        <w:tc>
          <w:tcPr>
            <w:tcW w:w="1308" w:type="pct"/>
            <w:vMerge/>
          </w:tcPr>
          <w:p w:rsidRPr="008979A8" w:rsidR="000A09FE" w:rsidP="000A09FE" w:rsidRDefault="000A09FE" w14:paraId="38C4E457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0A09FE" w:rsidP="000A09FE" w:rsidRDefault="000A09FE" w14:paraId="74789D5E" w14:textId="77777777">
            <w:pPr>
              <w:spacing w:after="0"/>
              <w:rPr>
                <w:rFonts w:cs="CordiaUPC"/>
              </w:rPr>
            </w:pPr>
            <w:r>
              <w:rPr>
                <w:color w:val="000000"/>
              </w:rPr>
              <w:t>CREATED_DATETIME</w:t>
            </w:r>
          </w:p>
        </w:tc>
        <w:tc>
          <w:tcPr>
            <w:tcW w:w="2307" w:type="pct"/>
          </w:tcPr>
          <w:p w:rsidR="000A09FE" w:rsidP="000A09FE" w:rsidRDefault="000A09FE" w14:paraId="523A0F17" w14:textId="77777777">
            <w:pPr>
              <w:spacing w:after="0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ครั้งแรก</w:t>
            </w:r>
          </w:p>
          <w:p w:rsidR="000A09FE" w:rsidP="000A09FE" w:rsidRDefault="000A09FE" w14:paraId="1861CD95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Default Value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CordiaUPC"/>
              </w:rPr>
              <w:t>Current DateTime</w:t>
            </w:r>
          </w:p>
        </w:tc>
      </w:tr>
      <w:tr w:rsidRPr="008979A8" w:rsidR="000A09FE" w:rsidTr="000A09FE" w14:paraId="66D42BE0" w14:textId="77777777">
        <w:tc>
          <w:tcPr>
            <w:tcW w:w="1308" w:type="pct"/>
            <w:vMerge/>
          </w:tcPr>
          <w:p w:rsidRPr="008979A8" w:rsidR="000A09FE" w:rsidP="000A09FE" w:rsidRDefault="000A09FE" w14:paraId="79D90023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0A09FE" w:rsidP="000A09FE" w:rsidRDefault="000A09FE" w14:paraId="14E72E96" w14:textId="77777777">
            <w:pPr>
              <w:spacing w:after="0"/>
              <w:rPr>
                <w:rFonts w:cs="CordiaUPC"/>
              </w:rPr>
            </w:pPr>
            <w:r w:rsidRPr="005977F8">
              <w:rPr>
                <w:color w:val="000000"/>
              </w:rPr>
              <w:t>CREATED_BY</w:t>
            </w:r>
          </w:p>
        </w:tc>
        <w:tc>
          <w:tcPr>
            <w:tcW w:w="2307" w:type="pct"/>
          </w:tcPr>
          <w:p w:rsidR="000A09FE" w:rsidP="000A09FE" w:rsidRDefault="000A09FE" w14:paraId="03F2EB51" w14:textId="77777777">
            <w:pPr>
              <w:spacing w:after="0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ครั้งแรก</w:t>
            </w:r>
          </w:p>
          <w:p w:rsidR="000A09FE" w:rsidP="000A09FE" w:rsidRDefault="000A09FE" w14:paraId="193A2618" w14:textId="77777777">
            <w:pPr>
              <w:rPr>
                <w:rFonts w:cs="CordiaUPC"/>
                <w:cs/>
              </w:rPr>
            </w:pPr>
            <w:r>
              <w:rPr>
                <w:rFonts w:cs="CordiaUPC"/>
              </w:rPr>
              <w:t xml:space="preserve">Username </w:t>
            </w:r>
            <w:r>
              <w:rPr>
                <w:rFonts w:hint="cs" w:cs="Angsana New"/>
                <w:cs/>
              </w:rPr>
              <w:t xml:space="preserve">ที่ใช้ </w:t>
            </w:r>
            <w:r>
              <w:rPr>
                <w:rFonts w:cs="CordiaUPC"/>
              </w:rPr>
              <w:t>Login</w:t>
            </w:r>
          </w:p>
        </w:tc>
      </w:tr>
      <w:tr w:rsidRPr="008979A8" w:rsidR="000A09FE" w:rsidTr="000A09FE" w14:paraId="15913A7A" w14:textId="77777777">
        <w:tc>
          <w:tcPr>
            <w:tcW w:w="1308" w:type="pct"/>
            <w:vMerge/>
          </w:tcPr>
          <w:p w:rsidRPr="008979A8" w:rsidR="000A09FE" w:rsidP="000A09FE" w:rsidRDefault="000A09FE" w14:paraId="74A42350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0A09FE" w:rsidP="000A09FE" w:rsidRDefault="000A09FE" w14:paraId="57EBA654" w14:textId="77777777">
            <w:pPr>
              <w:spacing w:after="0"/>
              <w:rPr>
                <w:rFonts w:cs="CordiaUPC"/>
              </w:rPr>
            </w:pPr>
            <w:r>
              <w:rPr>
                <w:color w:val="000000"/>
              </w:rPr>
              <w:t>UPDATED_DATETIME</w:t>
            </w:r>
          </w:p>
        </w:tc>
        <w:tc>
          <w:tcPr>
            <w:tcW w:w="2307" w:type="pct"/>
          </w:tcPr>
          <w:p w:rsidR="000A09FE" w:rsidP="000A09FE" w:rsidRDefault="000A09FE" w14:paraId="0658BE82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Default Value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CordiaUPC"/>
              </w:rPr>
              <w:t>Current DateTime</w:t>
            </w:r>
          </w:p>
        </w:tc>
      </w:tr>
      <w:tr w:rsidRPr="008979A8" w:rsidR="000A09FE" w:rsidTr="000A09FE" w14:paraId="76FB48E0" w14:textId="77777777">
        <w:tc>
          <w:tcPr>
            <w:tcW w:w="1308" w:type="pct"/>
            <w:vMerge/>
          </w:tcPr>
          <w:p w:rsidRPr="008979A8" w:rsidR="000A09FE" w:rsidP="000A09FE" w:rsidRDefault="000A09FE" w14:paraId="7F7D051A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0A09FE" w:rsidP="000A09FE" w:rsidRDefault="000A09FE" w14:paraId="7A39ABC8" w14:textId="77777777">
            <w:pPr>
              <w:spacing w:after="0"/>
              <w:rPr>
                <w:rFonts w:cs="CordiaUPC"/>
              </w:rPr>
            </w:pPr>
            <w:r w:rsidRPr="005977F8">
              <w:rPr>
                <w:color w:val="000000"/>
              </w:rPr>
              <w:t>UPDATED_BY</w:t>
            </w:r>
          </w:p>
        </w:tc>
        <w:tc>
          <w:tcPr>
            <w:tcW w:w="2307" w:type="pct"/>
          </w:tcPr>
          <w:p w:rsidR="000A09FE" w:rsidP="000A09FE" w:rsidRDefault="000A09FE" w14:paraId="118002E2" w14:textId="77777777">
            <w:pPr>
              <w:rPr>
                <w:rFonts w:cs="CordiaUPC"/>
                <w:cs/>
              </w:rPr>
            </w:pPr>
            <w:r>
              <w:rPr>
                <w:rFonts w:cs="CordiaUPC"/>
              </w:rPr>
              <w:t xml:space="preserve">Username </w:t>
            </w:r>
            <w:r>
              <w:rPr>
                <w:rFonts w:hint="cs" w:cs="Angsana New"/>
                <w:cs/>
              </w:rPr>
              <w:t xml:space="preserve">ที่ใช้ </w:t>
            </w:r>
            <w:r>
              <w:rPr>
                <w:rFonts w:cs="CordiaUPC"/>
              </w:rPr>
              <w:t>Login</w:t>
            </w:r>
          </w:p>
        </w:tc>
      </w:tr>
      <w:tr w:rsidRPr="008979A8" w:rsidR="000A09FE" w:rsidTr="000A09FE" w14:paraId="69541905" w14:textId="77777777">
        <w:tc>
          <w:tcPr>
            <w:tcW w:w="1308" w:type="pct"/>
            <w:vMerge/>
          </w:tcPr>
          <w:p w:rsidRPr="008979A8" w:rsidR="000A09FE" w:rsidP="000A09FE" w:rsidRDefault="000A09FE" w14:paraId="2127C318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0A09FE" w:rsidP="000A09FE" w:rsidRDefault="000A09FE" w14:paraId="0D74442B" w14:textId="77777777">
            <w:pPr>
              <w:spacing w:after="0"/>
              <w:rPr>
                <w:rFonts w:cs="CordiaUPC"/>
              </w:rPr>
            </w:pPr>
            <w:r>
              <w:rPr>
                <w:rFonts w:cs="CordiaUPC"/>
              </w:rPr>
              <w:t>NOTE</w:t>
            </w:r>
          </w:p>
        </w:tc>
        <w:tc>
          <w:tcPr>
            <w:tcW w:w="2307" w:type="pct"/>
          </w:tcPr>
          <w:p w:rsidR="000A09FE" w:rsidP="000A09FE" w:rsidRDefault="000A09FE" w14:paraId="4067CDEF" w14:textId="77777777">
            <w:pPr>
              <w:rPr>
                <w:rFonts w:cs="CordiaUPC"/>
              </w:rPr>
            </w:pPr>
          </w:p>
        </w:tc>
      </w:tr>
      <w:tr w:rsidRPr="008979A8" w:rsidR="00372BCA" w:rsidTr="000A09FE" w14:paraId="05675C18" w14:textId="77777777">
        <w:tc>
          <w:tcPr>
            <w:tcW w:w="1308" w:type="pct"/>
            <w:vMerge w:val="restart"/>
          </w:tcPr>
          <w:p w:rsidRPr="008979A8" w:rsidR="00372BCA" w:rsidP="000A09FE" w:rsidRDefault="00372BCA" w14:paraId="5A50D4CB" w14:textId="47A70F72">
            <w:pPr>
              <w:rPr>
                <w:rFonts w:cs="CordiaUPC"/>
              </w:rPr>
            </w:pPr>
            <w:r>
              <w:rPr>
                <w:rFonts w:cs="CordiaUPC"/>
              </w:rPr>
              <w:t>MASS</w:t>
            </w:r>
            <w:r w:rsidRPr="00F33A0D">
              <w:rPr>
                <w:rFonts w:cs="CordiaUPC"/>
              </w:rPr>
              <w:t>_BUSINESS_</w:t>
            </w:r>
            <w:r>
              <w:rPr>
                <w:rFonts w:cs="CordiaUPC"/>
              </w:rPr>
              <w:t>INTERNET_QUOTA</w:t>
            </w:r>
          </w:p>
        </w:tc>
        <w:tc>
          <w:tcPr>
            <w:tcW w:w="1385" w:type="pct"/>
          </w:tcPr>
          <w:p w:rsidR="00372BCA" w:rsidP="000A09FE" w:rsidRDefault="00372BCA" w14:paraId="6A0052E0" w14:textId="77777777">
            <w:pPr>
              <w:spacing w:after="0"/>
              <w:rPr>
                <w:rFonts w:cs="CordiaUPC"/>
              </w:rPr>
            </w:pPr>
            <w:r>
              <w:rPr>
                <w:rFonts w:cs="CordiaUPC"/>
              </w:rPr>
              <w:t>ROW_ID</w:t>
            </w:r>
          </w:p>
        </w:tc>
        <w:tc>
          <w:tcPr>
            <w:tcW w:w="2307" w:type="pct"/>
          </w:tcPr>
          <w:p w:rsidR="00372BCA" w:rsidP="000A09FE" w:rsidRDefault="00372BCA" w14:paraId="29784121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ให้ระบบ </w:t>
            </w:r>
            <w:r>
              <w:rPr>
                <w:rFonts w:cs="CordiaUPC"/>
              </w:rPr>
              <w:t>Auto Generate</w:t>
            </w:r>
          </w:p>
        </w:tc>
      </w:tr>
      <w:tr w:rsidRPr="008979A8" w:rsidR="00372BCA" w:rsidTr="000A09FE" w14:paraId="229F2B0C" w14:textId="77777777">
        <w:tc>
          <w:tcPr>
            <w:tcW w:w="1308" w:type="pct"/>
            <w:vMerge/>
          </w:tcPr>
          <w:p w:rsidRPr="008979A8" w:rsidR="00372BCA" w:rsidP="000A09FE" w:rsidRDefault="00372BCA" w14:paraId="6944B4AC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372BCA" w:rsidP="000A09FE" w:rsidRDefault="00372BCA" w14:paraId="0BD40DEB" w14:textId="3FDFA7D8">
            <w:pPr>
              <w:spacing w:after="0"/>
              <w:rPr>
                <w:rFonts w:cs="CordiaUPC"/>
              </w:rPr>
            </w:pPr>
            <w:r w:rsidRPr="00F33A0D">
              <w:rPr>
                <w:rFonts w:cs="CordiaUPC"/>
              </w:rPr>
              <w:t>BUSINESS_</w:t>
            </w:r>
            <w:r>
              <w:rPr>
                <w:rFonts w:cs="CordiaUPC"/>
              </w:rPr>
              <w:t>INTERNET_ROW_ID</w:t>
            </w:r>
          </w:p>
        </w:tc>
        <w:tc>
          <w:tcPr>
            <w:tcW w:w="2307" w:type="pct"/>
          </w:tcPr>
          <w:p w:rsidR="00372BCA" w:rsidP="000A09FE" w:rsidRDefault="00372BCA" w14:paraId="6126A545" w14:textId="26C9EF07">
            <w:pPr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ให้ใช้ </w:t>
            </w:r>
            <w:r>
              <w:rPr>
                <w:rFonts w:cs="CordiaUPC"/>
              </w:rPr>
              <w:t>MASS</w:t>
            </w:r>
            <w:r w:rsidRPr="00F33A0D">
              <w:rPr>
                <w:rFonts w:cs="CordiaUPC"/>
              </w:rPr>
              <w:t>_BUSINESS_</w:t>
            </w:r>
            <w:r>
              <w:rPr>
                <w:rFonts w:cs="CordiaUPC"/>
              </w:rPr>
              <w:t>INTERNET</w:t>
            </w:r>
            <w:r>
              <w:rPr>
                <w:rFonts w:cs="Angsana New"/>
                <w:cs/>
              </w:rPr>
              <w:t>.</w:t>
            </w:r>
            <w:r>
              <w:rPr>
                <w:rFonts w:cs="CordiaUPC"/>
              </w:rPr>
              <w:t xml:space="preserve">ROW_ID </w:t>
            </w:r>
            <w:r>
              <w:rPr>
                <w:rFonts w:hint="cs" w:cs="Angsana New"/>
                <w:cs/>
              </w:rPr>
              <w:t>เดิม</w:t>
            </w:r>
          </w:p>
        </w:tc>
      </w:tr>
      <w:tr w:rsidRPr="008979A8" w:rsidR="00372BCA" w:rsidTr="000A09FE" w14:paraId="0489F820" w14:textId="77777777">
        <w:tc>
          <w:tcPr>
            <w:tcW w:w="1308" w:type="pct"/>
            <w:vMerge/>
          </w:tcPr>
          <w:p w:rsidRPr="008979A8" w:rsidR="00372BCA" w:rsidP="009B50C0" w:rsidRDefault="00372BCA" w14:paraId="4F43432D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372BCA" w:rsidP="009B50C0" w:rsidRDefault="00372BCA" w14:paraId="6274EAB0" w14:textId="5A37A820">
            <w:pPr>
              <w:spacing w:after="0"/>
              <w:rPr>
                <w:rFonts w:cs="CordiaUPC"/>
              </w:rPr>
            </w:pPr>
            <w:r w:rsidRPr="00402948">
              <w:t>INTERNET</w:t>
            </w:r>
            <w:r>
              <w:t>_</w:t>
            </w:r>
            <w:r w:rsidRPr="00402948">
              <w:t>QUOTA</w:t>
            </w:r>
            <w:r>
              <w:t>_</w:t>
            </w:r>
            <w:r w:rsidRPr="00402948">
              <w:t>PRICE</w:t>
            </w:r>
            <w:r>
              <w:t>_</w:t>
            </w:r>
            <w:r w:rsidRPr="00402948">
              <w:t>TYPE</w:t>
            </w:r>
            <w:r>
              <w:t>_</w:t>
            </w:r>
            <w:r w:rsidRPr="00402948">
              <w:t>PATTERN</w:t>
            </w:r>
          </w:p>
        </w:tc>
        <w:tc>
          <w:tcPr>
            <w:tcW w:w="2307" w:type="pct"/>
          </w:tcPr>
          <w:p w:rsidR="00372BCA" w:rsidP="009B50C0" w:rsidRDefault="00372BCA" w14:paraId="3A5C5DDF" w14:textId="1A03CAB5">
            <w:pPr>
              <w:rPr>
                <w:rFonts w:cs="CordiaUPC"/>
              </w:rPr>
            </w:pPr>
            <w:r w:rsidRPr="00402948">
              <w:t>internetQuotaPriceTypePattern</w:t>
            </w:r>
          </w:p>
        </w:tc>
      </w:tr>
      <w:tr w:rsidRPr="008979A8" w:rsidR="00372BCA" w:rsidTr="000A09FE" w14:paraId="3CC2683A" w14:textId="77777777">
        <w:tc>
          <w:tcPr>
            <w:tcW w:w="1308" w:type="pct"/>
            <w:vMerge/>
          </w:tcPr>
          <w:p w:rsidRPr="008979A8" w:rsidR="00372BCA" w:rsidP="009B50C0" w:rsidRDefault="00372BCA" w14:paraId="4915B183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372BCA" w:rsidP="009B50C0" w:rsidRDefault="00372BCA" w14:paraId="6047C7C1" w14:textId="5F21F290">
            <w:pPr>
              <w:spacing w:after="0"/>
              <w:rPr>
                <w:rFonts w:cs="CordiaUPC"/>
              </w:rPr>
            </w:pPr>
            <w:r w:rsidRPr="00402948">
              <w:t>INTERNET</w:t>
            </w:r>
            <w:r>
              <w:t>_</w:t>
            </w:r>
            <w:r w:rsidRPr="00402948">
              <w:t>QUOTA</w:t>
            </w:r>
            <w:r>
              <w:t>_</w:t>
            </w:r>
            <w:r w:rsidRPr="00402948">
              <w:t>FROM</w:t>
            </w:r>
            <w:r>
              <w:t>_</w:t>
            </w:r>
            <w:r w:rsidRPr="00402948">
              <w:t>TIMING</w:t>
            </w:r>
          </w:p>
        </w:tc>
        <w:tc>
          <w:tcPr>
            <w:tcW w:w="2307" w:type="pct"/>
          </w:tcPr>
          <w:p w:rsidR="00372BCA" w:rsidP="009B50C0" w:rsidRDefault="00372BCA" w14:paraId="3CC716CC" w14:textId="1E8447D0">
            <w:pPr>
              <w:rPr>
                <w:rFonts w:cs="CordiaUPC"/>
              </w:rPr>
            </w:pPr>
            <w:r w:rsidRPr="00402948">
              <w:t>internetQuotaFromTiming</w:t>
            </w:r>
          </w:p>
        </w:tc>
      </w:tr>
      <w:tr w:rsidRPr="008979A8" w:rsidR="00372BCA" w:rsidTr="000A09FE" w14:paraId="66FBF3E9" w14:textId="77777777">
        <w:tc>
          <w:tcPr>
            <w:tcW w:w="1308" w:type="pct"/>
            <w:vMerge/>
          </w:tcPr>
          <w:p w:rsidRPr="008979A8" w:rsidR="00372BCA" w:rsidP="009B50C0" w:rsidRDefault="00372BCA" w14:paraId="22093127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372BCA" w:rsidP="009B50C0" w:rsidRDefault="00372BCA" w14:paraId="55AF5F29" w14:textId="437B1AEF">
            <w:pPr>
              <w:spacing w:after="0"/>
              <w:rPr>
                <w:rFonts w:cs="CordiaUPC"/>
              </w:rPr>
            </w:pPr>
            <w:r w:rsidRPr="00402948">
              <w:t>INTERNET</w:t>
            </w:r>
            <w:r>
              <w:t>_</w:t>
            </w:r>
            <w:r w:rsidRPr="00402948">
              <w:t>QUOTA</w:t>
            </w:r>
            <w:r>
              <w:t>_</w:t>
            </w:r>
            <w:r w:rsidRPr="00402948">
              <w:t>TO</w:t>
            </w:r>
            <w:r>
              <w:t>_</w:t>
            </w:r>
            <w:r w:rsidRPr="00402948">
              <w:t>TIMING</w:t>
            </w:r>
          </w:p>
        </w:tc>
        <w:tc>
          <w:tcPr>
            <w:tcW w:w="2307" w:type="pct"/>
          </w:tcPr>
          <w:p w:rsidR="00372BCA" w:rsidP="009B50C0" w:rsidRDefault="00372BCA" w14:paraId="43E2985D" w14:textId="53C3CA08">
            <w:pPr>
              <w:rPr>
                <w:rFonts w:cs="CordiaUPC"/>
              </w:rPr>
            </w:pPr>
            <w:r w:rsidRPr="00402948">
              <w:t>internetQuotaToTiming</w:t>
            </w:r>
          </w:p>
        </w:tc>
      </w:tr>
      <w:tr w:rsidRPr="008979A8" w:rsidR="00372BCA" w:rsidTr="000A09FE" w14:paraId="5B1A39AC" w14:textId="77777777">
        <w:tc>
          <w:tcPr>
            <w:tcW w:w="1308" w:type="pct"/>
            <w:vMerge/>
          </w:tcPr>
          <w:p w:rsidRPr="008979A8" w:rsidR="00372BCA" w:rsidP="009B50C0" w:rsidRDefault="00372BCA" w14:paraId="092543ED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372BCA" w:rsidP="009B50C0" w:rsidRDefault="00372BCA" w14:paraId="75ABA02E" w14:textId="4BEBCD60">
            <w:pPr>
              <w:spacing w:after="0"/>
              <w:rPr>
                <w:rFonts w:cs="CordiaUPC"/>
              </w:rPr>
            </w:pPr>
            <w:r w:rsidRPr="00402948">
              <w:t>INTERNET</w:t>
            </w:r>
            <w:r>
              <w:t>_</w:t>
            </w:r>
            <w:r w:rsidRPr="00402948">
              <w:t>QUOTA</w:t>
            </w:r>
          </w:p>
        </w:tc>
        <w:tc>
          <w:tcPr>
            <w:tcW w:w="2307" w:type="pct"/>
          </w:tcPr>
          <w:p w:rsidR="00372BCA" w:rsidP="009B50C0" w:rsidRDefault="00372BCA" w14:paraId="542CF0AF" w14:textId="0DE7100B">
            <w:pPr>
              <w:rPr>
                <w:rFonts w:cs="CordiaUPC"/>
              </w:rPr>
            </w:pPr>
            <w:r w:rsidRPr="00402948">
              <w:t>internetQuota</w:t>
            </w:r>
          </w:p>
        </w:tc>
      </w:tr>
      <w:tr w:rsidRPr="008979A8" w:rsidR="00372BCA" w:rsidTr="000A09FE" w14:paraId="4677A044" w14:textId="77777777">
        <w:tc>
          <w:tcPr>
            <w:tcW w:w="1308" w:type="pct"/>
            <w:vMerge/>
          </w:tcPr>
          <w:p w:rsidRPr="008979A8" w:rsidR="00372BCA" w:rsidP="009B50C0" w:rsidRDefault="00372BCA" w14:paraId="18235BFF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372BCA" w:rsidP="009B50C0" w:rsidRDefault="00372BCA" w14:paraId="1F8CF751" w14:textId="3B29AE4F">
            <w:pPr>
              <w:spacing w:after="0"/>
              <w:rPr>
                <w:rFonts w:cs="CordiaUPC"/>
              </w:rPr>
            </w:pPr>
            <w:r w:rsidRPr="00402948">
              <w:t>INTERNET</w:t>
            </w:r>
            <w:r>
              <w:t>_</w:t>
            </w:r>
            <w:r w:rsidRPr="00402948">
              <w:t>QUOTA</w:t>
            </w:r>
            <w:r>
              <w:t>_</w:t>
            </w:r>
            <w:r w:rsidRPr="00402948">
              <w:t>UNIT</w:t>
            </w:r>
          </w:p>
        </w:tc>
        <w:tc>
          <w:tcPr>
            <w:tcW w:w="2307" w:type="pct"/>
          </w:tcPr>
          <w:p w:rsidR="00372BCA" w:rsidP="009B50C0" w:rsidRDefault="00372BCA" w14:paraId="7DF8A24F" w14:textId="745F2460">
            <w:pPr>
              <w:rPr>
                <w:rFonts w:cs="CordiaUPC"/>
              </w:rPr>
            </w:pPr>
            <w:r w:rsidRPr="00402948">
              <w:t>internetQuotaUnit</w:t>
            </w:r>
          </w:p>
        </w:tc>
      </w:tr>
      <w:tr w:rsidRPr="008979A8" w:rsidR="00372BCA" w:rsidTr="000A09FE" w14:paraId="0FCA0195" w14:textId="77777777">
        <w:tc>
          <w:tcPr>
            <w:tcW w:w="1308" w:type="pct"/>
            <w:vMerge w:val="restart"/>
          </w:tcPr>
          <w:p w:rsidRPr="008979A8" w:rsidR="00372BCA" w:rsidP="009B50C0" w:rsidRDefault="00372BCA" w14:paraId="014FF873" w14:textId="3CE175E4">
            <w:pPr>
              <w:rPr>
                <w:rFonts w:cs="CordiaUPC"/>
              </w:rPr>
            </w:pPr>
            <w:r>
              <w:t>MASS_BUSINESS_INTERNET_QUOTA_COVERAGE</w:t>
            </w:r>
          </w:p>
        </w:tc>
        <w:tc>
          <w:tcPr>
            <w:tcW w:w="1385" w:type="pct"/>
          </w:tcPr>
          <w:p w:rsidRPr="00402948" w:rsidR="00372BCA" w:rsidP="009B50C0" w:rsidRDefault="00372BCA" w14:paraId="73FB163C" w14:textId="5CA29E94">
            <w:pPr>
              <w:spacing w:after="0"/>
            </w:pPr>
            <w:r>
              <w:rPr>
                <w:szCs w:val="36"/>
              </w:rPr>
              <w:t>ROW_ID</w:t>
            </w:r>
          </w:p>
        </w:tc>
        <w:tc>
          <w:tcPr>
            <w:tcW w:w="2307" w:type="pct"/>
          </w:tcPr>
          <w:p w:rsidRPr="00402948" w:rsidR="00372BCA" w:rsidP="009B50C0" w:rsidRDefault="00372BCA" w14:paraId="0291006D" w14:textId="2A244E4E">
            <w:r>
              <w:rPr>
                <w:rFonts w:hint="cs" w:cs="Angsana New"/>
                <w:cs/>
              </w:rPr>
              <w:t xml:space="preserve">ให้ระบบ </w:t>
            </w:r>
            <w:r>
              <w:rPr>
                <w:rFonts w:cs="CordiaUPC"/>
              </w:rPr>
              <w:t>Auto Generate</w:t>
            </w:r>
          </w:p>
        </w:tc>
      </w:tr>
      <w:tr w:rsidRPr="008979A8" w:rsidR="00372BCA" w:rsidTr="000A09FE" w14:paraId="696937D1" w14:textId="77777777">
        <w:tc>
          <w:tcPr>
            <w:tcW w:w="1308" w:type="pct"/>
            <w:vMerge/>
          </w:tcPr>
          <w:p w:rsidRPr="008979A8" w:rsidR="00372BCA" w:rsidP="009B50C0" w:rsidRDefault="00372BCA" w14:paraId="53AB7C82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402948" w:rsidR="00372BCA" w:rsidP="009B50C0" w:rsidRDefault="00372BCA" w14:paraId="74D46DBA" w14:textId="65AA83A2">
            <w:pPr>
              <w:spacing w:after="0"/>
            </w:pPr>
            <w:r>
              <w:t>BUSINESS_INTERNET_QUOTA_ROW_ID</w:t>
            </w:r>
          </w:p>
        </w:tc>
        <w:tc>
          <w:tcPr>
            <w:tcW w:w="2307" w:type="pct"/>
          </w:tcPr>
          <w:p w:rsidRPr="00402948" w:rsidR="00372BCA" w:rsidP="009B50C0" w:rsidRDefault="00372BCA" w14:paraId="148264FF" w14:textId="24634C18">
            <w:r>
              <w:rPr>
                <w:rFonts w:hint="cs" w:cs="Angsana New"/>
                <w:cs/>
              </w:rPr>
              <w:t xml:space="preserve">ให้ใช้ </w:t>
            </w:r>
            <w:r>
              <w:rPr>
                <w:rFonts w:cs="CordiaUPC"/>
              </w:rPr>
              <w:t>MASS</w:t>
            </w:r>
            <w:r w:rsidRPr="00F33A0D">
              <w:rPr>
                <w:rFonts w:cs="CordiaUPC"/>
              </w:rPr>
              <w:t>_BUSINESS_</w:t>
            </w:r>
            <w:r>
              <w:rPr>
                <w:rFonts w:cs="CordiaUPC"/>
              </w:rPr>
              <w:t>INTERNET_QUOTA</w:t>
            </w:r>
            <w:r>
              <w:rPr>
                <w:rFonts w:cs="Angsana New"/>
                <w:cs/>
              </w:rPr>
              <w:t>.</w:t>
            </w:r>
            <w:r>
              <w:rPr>
                <w:rFonts w:cs="CordiaUPC"/>
              </w:rPr>
              <w:t xml:space="preserve">ROW_ID </w:t>
            </w:r>
            <w:r>
              <w:rPr>
                <w:rFonts w:hint="cs" w:cs="Angsana New"/>
                <w:cs/>
              </w:rPr>
              <w:t>เดิม</w:t>
            </w:r>
          </w:p>
        </w:tc>
      </w:tr>
      <w:tr w:rsidRPr="008979A8" w:rsidR="00372BCA" w:rsidTr="000A09FE" w14:paraId="64970460" w14:textId="77777777">
        <w:tc>
          <w:tcPr>
            <w:tcW w:w="1308" w:type="pct"/>
            <w:vMerge/>
          </w:tcPr>
          <w:p w:rsidRPr="008979A8" w:rsidR="00372BCA" w:rsidP="009B50C0" w:rsidRDefault="00372BCA" w14:paraId="048F3B13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402948" w:rsidR="00372BCA" w:rsidP="009B50C0" w:rsidRDefault="00372BCA" w14:paraId="05D9FBD5" w14:textId="5988BEF5">
            <w:pPr>
              <w:spacing w:after="0"/>
            </w:pPr>
            <w:r w:rsidRPr="00402948">
              <w:t>INTERNET</w:t>
            </w:r>
            <w:r>
              <w:t>_</w:t>
            </w:r>
            <w:r w:rsidRPr="00402948">
              <w:t>QUOTA</w:t>
            </w:r>
            <w:r>
              <w:t>_</w:t>
            </w:r>
            <w:r w:rsidRPr="00402948">
              <w:t>NETWORK</w:t>
            </w:r>
            <w:r>
              <w:t>_</w:t>
            </w:r>
            <w:r w:rsidRPr="00402948">
              <w:t>COVERAGE</w:t>
            </w:r>
          </w:p>
        </w:tc>
        <w:tc>
          <w:tcPr>
            <w:tcW w:w="2307" w:type="pct"/>
          </w:tcPr>
          <w:p w:rsidRPr="00402948" w:rsidR="00372BCA" w:rsidP="009B50C0" w:rsidRDefault="00372BCA" w14:paraId="169EC923" w14:textId="74A7864D">
            <w:r w:rsidRPr="00402948">
              <w:t>internetQuotaNetworkCoverage</w:t>
            </w:r>
          </w:p>
        </w:tc>
      </w:tr>
    </w:tbl>
    <w:p w:rsidR="00553FED" w:rsidP="00553FED" w:rsidRDefault="00553FED" w14:paraId="4B767488" w14:textId="12CF705F">
      <w:pPr>
        <w:pStyle w:val="Heading2"/>
        <w:numPr>
          <w:ilvl w:val="0"/>
          <w:numId w:val="1"/>
        </w:numPr>
        <w:ind w:left="426" w:hanging="426"/>
        <w:rPr>
          <w:rFonts w:ascii="CordiaUPC" w:hAnsi="CordiaUPC" w:cs="CordiaUPC"/>
          <w:sz w:val="36"/>
          <w:szCs w:val="36"/>
        </w:rPr>
      </w:pPr>
      <w:r>
        <w:rPr>
          <w:rFonts w:ascii="CordiaUPC" w:hAnsi="CordiaUPC" w:cs="CordiaUPC"/>
          <w:sz w:val="36"/>
          <w:szCs w:val="36"/>
        </w:rPr>
        <w:t>Mass WiFi</w:t>
      </w:r>
    </w:p>
    <w:p w:rsidRPr="00180BBA" w:rsidR="00553FED" w:rsidP="00BB3F68" w:rsidRDefault="00553FED" w14:paraId="1A6169C6" w14:textId="77777777">
      <w:pPr>
        <w:pStyle w:val="Heading3"/>
        <w:numPr>
          <w:ilvl w:val="0"/>
          <w:numId w:val="57"/>
        </w:numPr>
        <w:rPr>
          <w:rFonts w:ascii="CordiaUPC" w:hAnsi="CordiaUPC" w:cs="CordiaUPC"/>
          <w:sz w:val="32"/>
          <w:szCs w:val="40"/>
        </w:rPr>
      </w:pPr>
      <w:r w:rsidRPr="00180BBA">
        <w:rPr>
          <w:rFonts w:ascii="CordiaUPC" w:hAnsi="CordiaUPC" w:cs="CordiaUPC"/>
          <w:sz w:val="32"/>
          <w:szCs w:val="40"/>
        </w:rPr>
        <w:t>Field on Screen</w:t>
      </w:r>
    </w:p>
    <w:tbl>
      <w:tblPr>
        <w:tblW w:w="4977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491"/>
        <w:gridCol w:w="31"/>
        <w:gridCol w:w="1899"/>
        <w:gridCol w:w="31"/>
        <w:gridCol w:w="7"/>
        <w:gridCol w:w="5516"/>
      </w:tblGrid>
      <w:tr w:rsidRPr="008979A8" w:rsidR="00553FED" w:rsidTr="00135C19" w14:paraId="28257560" w14:textId="77777777">
        <w:trPr>
          <w:cantSplit/>
          <w:tblHeader/>
        </w:trPr>
        <w:tc>
          <w:tcPr>
            <w:tcW w:w="848" w:type="pct"/>
            <w:gridSpan w:val="2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553FED" w:rsidP="00135C19" w:rsidRDefault="00553FED" w14:paraId="2623A35A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Field Name</w:t>
            </w:r>
          </w:p>
        </w:tc>
        <w:tc>
          <w:tcPr>
            <w:tcW w:w="1079" w:type="pct"/>
            <w:gridSpan w:val="3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553FED" w:rsidP="00135C19" w:rsidRDefault="00553FED" w14:paraId="403E860B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Type</w:t>
            </w:r>
          </w:p>
        </w:tc>
        <w:tc>
          <w:tcPr>
            <w:tcW w:w="3073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553FED" w:rsidP="00135C19" w:rsidRDefault="00553FED" w14:paraId="39A91F60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Comments</w:t>
            </w:r>
          </w:p>
        </w:tc>
      </w:tr>
      <w:tr w:rsidRPr="008979A8" w:rsidR="00D2693F" w:rsidTr="00135C19" w14:paraId="14052BBA" w14:textId="77777777">
        <w:trPr>
          <w:trHeight w:val="111"/>
        </w:trPr>
        <w:tc>
          <w:tcPr>
            <w:tcW w:w="5000" w:type="pct"/>
            <w:gridSpan w:val="6"/>
            <w:shd w:val="clear" w:color="auto" w:fill="C2D69B" w:themeFill="accent3" w:themeFillTint="99"/>
          </w:tcPr>
          <w:p w:rsidR="00D2693F" w:rsidP="00D2693F" w:rsidRDefault="00D2693F" w14:paraId="03C1874C" w14:textId="4A060137">
            <w:pPr>
              <w:pStyle w:val="HeaderTable"/>
              <w:rPr>
                <w:b w:val="0"/>
                <w:bCs/>
                <w:lang w:bidi="th-TH"/>
              </w:rPr>
            </w:pPr>
            <w:r>
              <w:t>Tab Section</w:t>
            </w:r>
            <w:r>
              <w:br/>
            </w:r>
            <w:r w:rsidRPr="00135463">
              <w:rPr>
                <w:b w:val="0"/>
                <w:bCs/>
              </w:rPr>
              <w:t>Visible</w:t>
            </w:r>
            <w:r w:rsidRPr="008226BF">
              <w:rPr>
                <w:rFonts w:cs="Angsana New"/>
                <w:bCs/>
                <w:cs/>
                <w:lang w:bidi="th-TH"/>
              </w:rPr>
              <w:t xml:space="preserve"> </w:t>
            </w:r>
            <w:r w:rsidRPr="00135463">
              <w:rPr>
                <w:rFonts w:cs="Angsana New"/>
                <w:cs/>
                <w:lang w:bidi="th-TH"/>
              </w:rPr>
              <w:t>เมื่อ</w:t>
            </w:r>
            <w:r>
              <w:rPr>
                <w:rFonts w:hint="cs" w:cs="Angsana New"/>
                <w:cs/>
                <w:lang w:bidi="th-TH"/>
              </w:rPr>
              <w:t xml:space="preserve"> </w:t>
            </w:r>
            <w:r w:rsidRPr="00135463">
              <w:rPr>
                <w:b w:val="0"/>
                <w:bCs/>
                <w:lang w:bidi="th-TH"/>
              </w:rPr>
              <w:t xml:space="preserve">customer Type </w:t>
            </w:r>
            <w:r w:rsidRPr="00135463">
              <w:rPr>
                <w:rFonts w:cs="Angsana New"/>
                <w:b w:val="0"/>
                <w:bCs/>
                <w:cs/>
                <w:lang w:bidi="th-TH"/>
              </w:rPr>
              <w:t>= “</w:t>
            </w:r>
            <w:r w:rsidRPr="00135463">
              <w:rPr>
                <w:b w:val="0"/>
                <w:bCs/>
                <w:lang w:bidi="th-TH"/>
              </w:rPr>
              <w:t>Pre</w:t>
            </w:r>
            <w:r w:rsidRPr="00135463">
              <w:rPr>
                <w:rFonts w:cs="Angsana New"/>
                <w:b w:val="0"/>
                <w:bCs/>
                <w:cs/>
                <w:lang w:bidi="th-TH"/>
              </w:rPr>
              <w:t>-</w:t>
            </w:r>
            <w:r w:rsidRPr="00135463">
              <w:rPr>
                <w:b w:val="0"/>
                <w:bCs/>
                <w:lang w:bidi="th-TH"/>
              </w:rPr>
              <w:t>paid</w:t>
            </w:r>
            <w:r w:rsidRPr="00135463">
              <w:rPr>
                <w:rFonts w:cs="Angsana New"/>
                <w:b w:val="0"/>
                <w:bCs/>
                <w:cs/>
                <w:lang w:bidi="th-TH"/>
              </w:rPr>
              <w:t xml:space="preserve">” </w:t>
            </w:r>
            <w:r w:rsidRPr="0030648B" w:rsidR="00C36181">
              <w:rPr>
                <w:rFonts w:hint="cs"/>
                <w:cs/>
                <w:lang w:bidi="th-TH"/>
              </w:rPr>
              <w:t>และ</w:t>
            </w:r>
            <w:r w:rsidRPr="00D97F36" w:rsidR="00C36181">
              <w:rPr>
                <w:b w:val="0"/>
                <w:bCs/>
              </w:rPr>
              <w:t xml:space="preserve">PriceType </w:t>
            </w:r>
            <w:r w:rsidRPr="00D97F36" w:rsidR="00C36181">
              <w:rPr>
                <w:b w:val="0"/>
                <w:bCs/>
                <w:cs/>
                <w:lang w:bidi="th-TH"/>
              </w:rPr>
              <w:t>= “</w:t>
            </w:r>
            <w:r w:rsidRPr="00D97F36" w:rsidR="00C36181">
              <w:rPr>
                <w:b w:val="0"/>
                <w:bCs/>
              </w:rPr>
              <w:t>Recurring</w:t>
            </w:r>
            <w:r w:rsidRPr="00D97F36" w:rsidR="00C36181">
              <w:rPr>
                <w:b w:val="0"/>
                <w:bCs/>
                <w:cs/>
                <w:lang w:bidi="th-TH"/>
              </w:rPr>
              <w:t>”</w:t>
            </w:r>
          </w:p>
          <w:p w:rsidR="00D2693F" w:rsidP="00D2693F" w:rsidRDefault="00D2693F" w14:paraId="57D7FCAC" w14:textId="7F7DBE69">
            <w:pPr>
              <w:pStyle w:val="HeaderTable"/>
            </w:pPr>
            <w:r w:rsidRPr="00135463">
              <w:rPr>
                <w:rFonts w:cs="Angsana New"/>
                <w:cs/>
                <w:lang w:bidi="th-TH"/>
              </w:rPr>
              <w:t xml:space="preserve">ถ้าไม่ใช่ให้ </w:t>
            </w:r>
            <w:r w:rsidRPr="008226BF">
              <w:rPr>
                <w:b w:val="0"/>
                <w:bCs/>
                <w:lang w:bidi="th-TH"/>
              </w:rPr>
              <w:t>Invisible</w:t>
            </w:r>
            <w:r w:rsidRPr="00135463">
              <w:rPr>
                <w:rFonts w:cs="Angsana New"/>
                <w:bCs/>
                <w:cs/>
                <w:lang w:bidi="th-TH"/>
              </w:rPr>
              <w:t xml:space="preserve"> </w:t>
            </w:r>
            <w:r w:rsidRPr="00135463">
              <w:rPr>
                <w:rFonts w:cs="Angsana New"/>
                <w:cs/>
                <w:lang w:bidi="th-TH"/>
              </w:rPr>
              <w:t xml:space="preserve">และทำการเคลียร์ข้อมูลที่ </w:t>
            </w:r>
            <w:r w:rsidRPr="008226BF">
              <w:rPr>
                <w:b w:val="0"/>
                <w:bCs/>
                <w:lang w:bidi="th-TH"/>
              </w:rPr>
              <w:t xml:space="preserve">deductType </w:t>
            </w:r>
            <w:r w:rsidRPr="008226BF">
              <w:rPr>
                <w:rFonts w:cs="Angsana New"/>
                <w:b w:val="0"/>
                <w:bCs/>
                <w:cs/>
                <w:lang w:bidi="th-TH"/>
              </w:rPr>
              <w:t>= “</w:t>
            </w:r>
            <w:r w:rsidRPr="008226BF">
              <w:rPr>
                <w:b w:val="0"/>
                <w:bCs/>
                <w:lang w:bidi="th-TH"/>
              </w:rPr>
              <w:t>Deduct Fail</w:t>
            </w:r>
            <w:r w:rsidRPr="008226BF">
              <w:rPr>
                <w:rFonts w:cs="Angsana New"/>
                <w:b w:val="0"/>
                <w:bCs/>
                <w:cs/>
                <w:lang w:bidi="th-TH"/>
              </w:rPr>
              <w:t>”</w:t>
            </w:r>
            <w:r w:rsidR="001052EB">
              <w:rPr>
                <w:bCs/>
                <w:cs/>
                <w:lang w:bidi="th-TH"/>
              </w:rPr>
              <w:t xml:space="preserve"> </w:t>
            </w:r>
            <w:r w:rsidR="001052EB">
              <w:rPr>
                <w:rFonts w:hint="cs"/>
                <w:cs/>
                <w:lang w:bidi="th-TH"/>
              </w:rPr>
              <w:t xml:space="preserve">และ </w:t>
            </w:r>
            <w:r w:rsidRPr="00D04647" w:rsidR="001052EB">
              <w:rPr>
                <w:b w:val="0"/>
                <w:bCs/>
                <w:cs/>
                <w:lang w:bidi="th-TH"/>
              </w:rPr>
              <w:t>“</w:t>
            </w:r>
            <w:r w:rsidRPr="00D04647" w:rsidR="001052EB">
              <w:rPr>
                <w:b w:val="0"/>
                <w:bCs/>
              </w:rPr>
              <w:t>Partial</w:t>
            </w:r>
            <w:r w:rsidRPr="00C73BAE" w:rsidR="001052EB">
              <w:rPr>
                <w:bCs/>
                <w:cs/>
                <w:lang w:bidi="th-TH"/>
              </w:rPr>
              <w:t xml:space="preserve"> </w:t>
            </w:r>
            <w:r w:rsidRPr="00D04647" w:rsidR="001052EB">
              <w:rPr>
                <w:b w:val="0"/>
                <w:bCs/>
                <w:lang w:bidi="th-TH"/>
              </w:rPr>
              <w:t>Step</w:t>
            </w:r>
            <w:r w:rsidRPr="00D04647" w:rsidR="001052EB">
              <w:rPr>
                <w:b w:val="0"/>
                <w:bCs/>
                <w:cs/>
                <w:lang w:bidi="th-TH"/>
              </w:rPr>
              <w:t>”</w:t>
            </w:r>
          </w:p>
        </w:tc>
      </w:tr>
      <w:tr w:rsidRPr="008979A8" w:rsidR="00D2693F" w:rsidTr="001052EB" w14:paraId="1E5751EB" w14:textId="77777777">
        <w:trPr>
          <w:trHeight w:val="216"/>
        </w:trPr>
        <w:tc>
          <w:tcPr>
            <w:tcW w:w="831" w:type="pct"/>
          </w:tcPr>
          <w:p w:rsidR="00D2693F" w:rsidP="00A64494" w:rsidRDefault="00D2693F" w14:paraId="4BABF88E" w14:textId="1012779C">
            <w:r>
              <w:t>Deduct Success</w:t>
            </w:r>
          </w:p>
        </w:tc>
        <w:tc>
          <w:tcPr>
            <w:tcW w:w="1075" w:type="pct"/>
            <w:gridSpan w:val="2"/>
          </w:tcPr>
          <w:p w:rsidR="00D2693F" w:rsidP="00A64494" w:rsidRDefault="00D2693F" w14:paraId="1F6B3E73" w14:textId="2F836328">
            <w:r>
              <w:t>Link</w:t>
            </w:r>
          </w:p>
        </w:tc>
        <w:tc>
          <w:tcPr>
            <w:tcW w:w="3095" w:type="pct"/>
            <w:gridSpan w:val="3"/>
          </w:tcPr>
          <w:p w:rsidR="001052EB" w:rsidP="001052EB" w:rsidRDefault="001052EB" w14:paraId="1EA9B05D" w14:textId="77777777">
            <w:r>
              <w:t xml:space="preserve">Visible </w:t>
            </w:r>
            <w:r>
              <w:rPr>
                <w:rFonts w:hint="cs"/>
                <w:cs/>
              </w:rPr>
              <w:t xml:space="preserve">เมื่อ </w:t>
            </w:r>
            <w:r>
              <w:t xml:space="preserve">productClass </w:t>
            </w:r>
            <w:r>
              <w:rPr>
                <w:rFonts w:cs="CordiaUPC"/>
                <w:cs/>
              </w:rPr>
              <w:t>=”</w:t>
            </w:r>
            <w:r>
              <w:t>Main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หรือ </w:t>
            </w:r>
            <w:r>
              <w:t xml:space="preserve">productClass </w:t>
            </w:r>
            <w:r>
              <w:rPr>
                <w:rFonts w:cs="CordiaUPC"/>
                <w:cs/>
              </w:rPr>
              <w:t>=”</w:t>
            </w:r>
            <w:r>
              <w:t>On Top, On Top Extra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และ </w:t>
            </w:r>
            <w:r w:rsidRPr="00C73BAE">
              <w:t>Partial Step Table Section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hint="cs"/>
                <w:cs/>
              </w:rPr>
              <w:t>มีค่า</w:t>
            </w:r>
          </w:p>
          <w:p w:rsidR="00D2693F" w:rsidP="00A64494" w:rsidRDefault="00D2693F" w14:paraId="256B3EDC" w14:textId="5E7FB3F2">
            <w:r>
              <w:rPr>
                <w:rFonts w:hint="cs"/>
                <w:cs/>
              </w:rPr>
              <w:t xml:space="preserve">เมื่อคลิกให้ </w:t>
            </w:r>
            <w:r>
              <w:t xml:space="preserve">Link </w:t>
            </w:r>
            <w:r>
              <w:rPr>
                <w:rFonts w:hint="cs"/>
                <w:cs/>
              </w:rPr>
              <w:t xml:space="preserve">ให้แสดง </w:t>
            </w:r>
            <w:r>
              <w:t xml:space="preserve">Detail Section </w:t>
            </w:r>
            <w:r>
              <w:rPr>
                <w:rFonts w:hint="cs"/>
                <w:cs/>
              </w:rPr>
              <w:t xml:space="preserve">พร้อมทั้ง </w:t>
            </w:r>
            <w:r>
              <w:t xml:space="preserve">Default </w:t>
            </w:r>
            <w:r>
              <w:rPr>
                <w:rFonts w:hint="cs"/>
                <w:cs/>
              </w:rPr>
              <w:t xml:space="preserve">ค่า </w:t>
            </w:r>
            <w:r>
              <w:t xml:space="preserve">deductType </w:t>
            </w:r>
            <w:r>
              <w:rPr>
                <w:rFonts w:cs="Angsana New"/>
                <w:cs/>
              </w:rPr>
              <w:t>= “</w:t>
            </w:r>
            <w:r>
              <w:t>Deduct Success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เมื่อมีการเพิ่มข้อมูลในแต่ละ </w:t>
            </w:r>
            <w:r>
              <w:t>Section</w:t>
            </w:r>
          </w:p>
        </w:tc>
      </w:tr>
      <w:tr w:rsidRPr="008979A8" w:rsidR="001052EB" w:rsidTr="001052EB" w14:paraId="18B8D155" w14:textId="77777777">
        <w:trPr>
          <w:trHeight w:val="216"/>
        </w:trPr>
        <w:tc>
          <w:tcPr>
            <w:tcW w:w="831" w:type="pct"/>
          </w:tcPr>
          <w:p w:rsidR="001052EB" w:rsidP="001052EB" w:rsidRDefault="001052EB" w14:paraId="4A06D45F" w14:textId="6C071FFC">
            <w:r w:rsidRPr="00140006">
              <w:t xml:space="preserve">partialStepChargeIncVat </w:t>
            </w:r>
            <w:r w:rsidRPr="00140006">
              <w:rPr>
                <w:rFonts w:cs="CordiaUPC"/>
                <w:cs/>
              </w:rPr>
              <w:t>+ “</w:t>
            </w:r>
            <w:r w:rsidRPr="00140006">
              <w:t>Baht</w:t>
            </w:r>
            <w:r w:rsidRPr="00140006">
              <w:rPr>
                <w:rFonts w:cs="CordiaUPC"/>
                <w:cs/>
              </w:rPr>
              <w:t xml:space="preserve">” + </w:t>
            </w:r>
            <w:r w:rsidRPr="00140006">
              <w:t xml:space="preserve">partialStepBillCycle </w:t>
            </w:r>
            <w:r w:rsidRPr="00140006">
              <w:rPr>
                <w:rFonts w:cs="CordiaUPC"/>
                <w:cs/>
              </w:rPr>
              <w:t xml:space="preserve">+ “ ” + </w:t>
            </w:r>
            <w:r w:rsidRPr="00140006">
              <w:t>partialStepBillCycleUnit</w:t>
            </w:r>
          </w:p>
        </w:tc>
        <w:tc>
          <w:tcPr>
            <w:tcW w:w="1075" w:type="pct"/>
            <w:gridSpan w:val="2"/>
          </w:tcPr>
          <w:p w:rsidR="001052EB" w:rsidP="001052EB" w:rsidRDefault="001052EB" w14:paraId="030E0CCB" w14:textId="686309E5">
            <w:r>
              <w:t>Link</w:t>
            </w:r>
          </w:p>
        </w:tc>
        <w:tc>
          <w:tcPr>
            <w:tcW w:w="3095" w:type="pct"/>
            <w:gridSpan w:val="3"/>
          </w:tcPr>
          <w:p w:rsidR="001052EB" w:rsidP="001052EB" w:rsidRDefault="001052EB" w14:paraId="3A7F8011" w14:textId="77777777">
            <w:r>
              <w:t xml:space="preserve">Visible </w:t>
            </w:r>
            <w:r>
              <w:rPr>
                <w:rFonts w:hint="cs"/>
                <w:cs/>
              </w:rPr>
              <w:t xml:space="preserve">เมื่อ </w:t>
            </w:r>
            <w:r w:rsidRPr="00C73BAE">
              <w:t>Partial Step Table Section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hint="cs"/>
                <w:cs/>
              </w:rPr>
              <w:t>มีค่า</w:t>
            </w:r>
          </w:p>
          <w:p w:rsidR="001052EB" w:rsidP="001052EB" w:rsidRDefault="001052EB" w14:paraId="4D0D77C6" w14:textId="0C217018">
            <w:r>
              <w:rPr>
                <w:rFonts w:hint="cs"/>
                <w:cs/>
              </w:rPr>
              <w:t xml:space="preserve">เมื่อคลิกให้ </w:t>
            </w:r>
            <w:r>
              <w:t xml:space="preserve">Link </w:t>
            </w:r>
            <w:r>
              <w:rPr>
                <w:rFonts w:hint="cs"/>
                <w:cs/>
              </w:rPr>
              <w:t xml:space="preserve">ให้แสดง </w:t>
            </w:r>
            <w:r>
              <w:t xml:space="preserve">Detail Section </w:t>
            </w:r>
            <w:r>
              <w:rPr>
                <w:rFonts w:hint="cs"/>
                <w:cs/>
              </w:rPr>
              <w:t xml:space="preserve">พร้อมทั้ง </w:t>
            </w:r>
            <w:r>
              <w:t xml:space="preserve">Default </w:t>
            </w:r>
            <w:r>
              <w:rPr>
                <w:rFonts w:hint="cs"/>
                <w:cs/>
              </w:rPr>
              <w:t xml:space="preserve">ค่า </w:t>
            </w:r>
            <w:r>
              <w:t xml:space="preserve">deductType </w:t>
            </w:r>
            <w:r>
              <w:rPr>
                <w:rFonts w:cs="Angsana New"/>
                <w:cs/>
              </w:rPr>
              <w:t>= “</w:t>
            </w:r>
            <w:r w:rsidRPr="00C73BAE">
              <w:t xml:space="preserve">Partial </w:t>
            </w:r>
            <w:r>
              <w:t>Step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เมื่อมีการเพิ่มข้อมูลในแต่ละ </w:t>
            </w:r>
            <w:r>
              <w:t>Section</w:t>
            </w:r>
          </w:p>
        </w:tc>
      </w:tr>
      <w:tr w:rsidRPr="008979A8" w:rsidR="001052EB" w:rsidTr="001052EB" w14:paraId="762D7520" w14:textId="77777777">
        <w:trPr>
          <w:trHeight w:val="216"/>
        </w:trPr>
        <w:tc>
          <w:tcPr>
            <w:tcW w:w="831" w:type="pct"/>
          </w:tcPr>
          <w:p w:rsidR="001052EB" w:rsidP="001052EB" w:rsidRDefault="001052EB" w14:paraId="7DC16282" w14:textId="64273084">
            <w:r>
              <w:t>Deduct Fail</w:t>
            </w:r>
          </w:p>
        </w:tc>
        <w:tc>
          <w:tcPr>
            <w:tcW w:w="1075" w:type="pct"/>
            <w:gridSpan w:val="2"/>
          </w:tcPr>
          <w:p w:rsidR="001052EB" w:rsidP="001052EB" w:rsidRDefault="001052EB" w14:paraId="7EED08D6" w14:textId="4E7D1D7B">
            <w:r>
              <w:t>Link</w:t>
            </w:r>
          </w:p>
        </w:tc>
        <w:tc>
          <w:tcPr>
            <w:tcW w:w="3095" w:type="pct"/>
            <w:gridSpan w:val="3"/>
          </w:tcPr>
          <w:p w:rsidR="001052EB" w:rsidP="001052EB" w:rsidRDefault="001052EB" w14:paraId="0293B727" w14:textId="77777777">
            <w:r>
              <w:t xml:space="preserve">Visible </w:t>
            </w:r>
            <w:r>
              <w:rPr>
                <w:rFonts w:hint="cs"/>
                <w:cs/>
              </w:rPr>
              <w:t xml:space="preserve">เมื่อ </w:t>
            </w:r>
            <w:r>
              <w:t xml:space="preserve">productClass </w:t>
            </w:r>
            <w:r>
              <w:rPr>
                <w:rFonts w:cs="CordiaUPC"/>
                <w:cs/>
              </w:rPr>
              <w:t>=”</w:t>
            </w:r>
            <w:r>
              <w:t>Main</w:t>
            </w:r>
            <w:r>
              <w:rPr>
                <w:rFonts w:cs="CordiaUPC"/>
                <w:cs/>
              </w:rPr>
              <w:t>”</w:t>
            </w:r>
          </w:p>
          <w:p w:rsidR="001052EB" w:rsidP="001052EB" w:rsidRDefault="001052EB" w14:paraId="0FE242E8" w14:textId="30E0D63F">
            <w:r>
              <w:rPr>
                <w:rFonts w:hint="cs"/>
                <w:cs/>
              </w:rPr>
              <w:t xml:space="preserve">เมื่อคลิกให้ </w:t>
            </w:r>
            <w:r>
              <w:t xml:space="preserve">Link </w:t>
            </w:r>
            <w:r>
              <w:rPr>
                <w:rFonts w:hint="cs"/>
                <w:cs/>
              </w:rPr>
              <w:t xml:space="preserve">ให้แสดง </w:t>
            </w:r>
            <w:r>
              <w:t xml:space="preserve">Detail Section </w:t>
            </w:r>
            <w:r>
              <w:rPr>
                <w:rFonts w:hint="cs"/>
                <w:cs/>
              </w:rPr>
              <w:t xml:space="preserve">พร้อมทั้ง </w:t>
            </w:r>
            <w:r>
              <w:t xml:space="preserve">Default </w:t>
            </w:r>
            <w:r>
              <w:rPr>
                <w:rFonts w:hint="cs"/>
                <w:cs/>
              </w:rPr>
              <w:t xml:space="preserve">ค่า </w:t>
            </w:r>
            <w:r>
              <w:t xml:space="preserve">deductType </w:t>
            </w:r>
            <w:r>
              <w:rPr>
                <w:rFonts w:cs="Angsana New"/>
                <w:cs/>
              </w:rPr>
              <w:t>= “</w:t>
            </w:r>
            <w:r>
              <w:t>Deduct Fail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เมื่อมีการเพิ่มข้อมูลในแต่ละ </w:t>
            </w:r>
            <w:r>
              <w:t>Section</w:t>
            </w:r>
          </w:p>
        </w:tc>
      </w:tr>
      <w:tr w:rsidRPr="008979A8" w:rsidR="001052EB" w:rsidTr="00135C19" w14:paraId="543C2882" w14:textId="77777777">
        <w:trPr>
          <w:trHeight w:val="111"/>
        </w:trPr>
        <w:tc>
          <w:tcPr>
            <w:tcW w:w="5000" w:type="pct"/>
            <w:gridSpan w:val="6"/>
            <w:shd w:val="clear" w:color="auto" w:fill="C2D69B" w:themeFill="accent3" w:themeFillTint="99"/>
          </w:tcPr>
          <w:p w:rsidR="001052EB" w:rsidP="001052EB" w:rsidRDefault="001052EB" w14:paraId="16EE6F9A" w14:textId="3C87EB34">
            <w:pPr>
              <w:pStyle w:val="HeaderTable"/>
            </w:pPr>
            <w:r>
              <w:t>End Tab Section</w:t>
            </w:r>
          </w:p>
        </w:tc>
      </w:tr>
      <w:tr w:rsidRPr="008979A8" w:rsidR="001052EB" w:rsidTr="00135C19" w14:paraId="26D0CB1E" w14:textId="77777777">
        <w:trPr>
          <w:trHeight w:val="111"/>
        </w:trPr>
        <w:tc>
          <w:tcPr>
            <w:tcW w:w="5000" w:type="pct"/>
            <w:gridSpan w:val="6"/>
            <w:shd w:val="clear" w:color="auto" w:fill="C2D69B" w:themeFill="accent3" w:themeFillTint="99"/>
          </w:tcPr>
          <w:p w:rsidR="001052EB" w:rsidP="001052EB" w:rsidRDefault="001052EB" w14:paraId="45570C32" w14:textId="77777777">
            <w:pPr>
              <w:pStyle w:val="HeaderTable"/>
              <w:rPr>
                <w:lang w:bidi="th-TH"/>
              </w:rPr>
            </w:pPr>
            <w:r>
              <w:t>Detail Section</w:t>
            </w:r>
          </w:p>
          <w:p w:rsidR="001052EB" w:rsidP="001052EB" w:rsidRDefault="001052EB" w14:paraId="377BBFFE" w14:textId="500ABBEB">
            <w:pPr>
              <w:pStyle w:val="HeaderTable"/>
              <w:rPr>
                <w:lang w:bidi="th-TH"/>
              </w:rPr>
            </w:pPr>
            <w:r>
              <w:rPr>
                <w:rFonts w:hint="cs" w:cs="Angsana New"/>
                <w:cs/>
                <w:lang w:bidi="th-TH"/>
              </w:rPr>
              <w:t xml:space="preserve">ถ้าไม่ใช่ของ </w:t>
            </w:r>
            <w:r w:rsidRPr="00135463">
              <w:rPr>
                <w:b w:val="0"/>
                <w:bCs/>
              </w:rPr>
              <w:t>customerType</w:t>
            </w:r>
            <w:r w:rsidRPr="00135463">
              <w:rPr>
                <w:rFonts w:cs="Angsana New"/>
                <w:bCs/>
                <w:cs/>
                <w:lang w:bidi="th-TH"/>
              </w:rPr>
              <w:t xml:space="preserve"> </w:t>
            </w:r>
            <w:r>
              <w:rPr>
                <w:rFonts w:cs="Angsana New"/>
                <w:bCs/>
                <w:cs/>
                <w:lang w:bidi="th-TH"/>
              </w:rPr>
              <w:t>=</w:t>
            </w:r>
            <w:r w:rsidRPr="00135463">
              <w:rPr>
                <w:rFonts w:cs="Angsana New"/>
                <w:bCs/>
                <w:cs/>
                <w:lang w:bidi="th-TH"/>
              </w:rPr>
              <w:t xml:space="preserve"> </w:t>
            </w:r>
            <w:r w:rsidRPr="00135463">
              <w:rPr>
                <w:rFonts w:cs="Angsana New"/>
                <w:b w:val="0"/>
                <w:bCs/>
                <w:cs/>
                <w:lang w:bidi="th-TH"/>
              </w:rPr>
              <w:t>“</w:t>
            </w:r>
            <w:r w:rsidRPr="00135463">
              <w:rPr>
                <w:b w:val="0"/>
                <w:bCs/>
              </w:rPr>
              <w:t>Pre</w:t>
            </w:r>
            <w:r w:rsidRPr="00135463">
              <w:rPr>
                <w:rFonts w:cs="Angsana New"/>
                <w:b w:val="0"/>
                <w:bCs/>
                <w:cs/>
                <w:lang w:bidi="th-TH"/>
              </w:rPr>
              <w:t>-</w:t>
            </w:r>
            <w:r w:rsidRPr="00135463">
              <w:rPr>
                <w:b w:val="0"/>
                <w:bCs/>
              </w:rPr>
              <w:t>paid</w:t>
            </w:r>
            <w:r w:rsidRPr="00135463">
              <w:rPr>
                <w:rFonts w:cs="Angsana New"/>
                <w:b w:val="0"/>
                <w:bCs/>
                <w:cs/>
                <w:lang w:bidi="th-TH"/>
              </w:rPr>
              <w:t>”</w:t>
            </w:r>
            <w:r w:rsidRPr="00135463">
              <w:rPr>
                <w:rFonts w:cs="Angsana New"/>
                <w:bCs/>
                <w:cs/>
                <w:lang w:bidi="th-TH"/>
              </w:rPr>
              <w:t xml:space="preserve"> </w:t>
            </w:r>
            <w:r w:rsidRPr="00135463">
              <w:rPr>
                <w:rFonts w:cs="Angsana New"/>
                <w:cs/>
                <w:lang w:bidi="th-TH"/>
              </w:rPr>
              <w:t xml:space="preserve">และ </w:t>
            </w:r>
            <w:r w:rsidRPr="00D97F36">
              <w:rPr>
                <w:b w:val="0"/>
                <w:bCs/>
              </w:rPr>
              <w:t xml:space="preserve">PriceType </w:t>
            </w:r>
            <w:r w:rsidRPr="00D97F36">
              <w:rPr>
                <w:b w:val="0"/>
                <w:bCs/>
                <w:cs/>
                <w:lang w:bidi="th-TH"/>
              </w:rPr>
              <w:t>= “</w:t>
            </w:r>
            <w:r w:rsidRPr="00D97F36">
              <w:rPr>
                <w:b w:val="0"/>
                <w:bCs/>
              </w:rPr>
              <w:t>Recurring</w:t>
            </w:r>
            <w:r w:rsidRPr="00D97F36">
              <w:rPr>
                <w:b w:val="0"/>
                <w:bCs/>
                <w:cs/>
                <w:lang w:bidi="th-TH"/>
              </w:rPr>
              <w:t>”</w:t>
            </w:r>
            <w:r>
              <w:rPr>
                <w:bCs/>
                <w:cs/>
                <w:lang w:bidi="th-TH"/>
              </w:rPr>
              <w:t xml:space="preserve"> </w:t>
            </w:r>
            <w:r w:rsidRPr="00D04647">
              <w:rPr>
                <w:rFonts w:hint="cs" w:cs="Angsana New"/>
                <w:b w:val="0"/>
                <w:cs/>
                <w:lang w:bidi="th-TH"/>
              </w:rPr>
              <w:t>และ</w:t>
            </w:r>
            <w:r w:rsidRPr="00D04647">
              <w:rPr>
                <w:b w:val="0"/>
              </w:rPr>
              <w:t xml:space="preserve"> Partial Step Table Section</w:t>
            </w:r>
            <w:r>
              <w:rPr>
                <w:bCs/>
                <w:cs/>
                <w:lang w:bidi="th-TH"/>
              </w:rPr>
              <w:t xml:space="preserve"> </w:t>
            </w:r>
            <w:r>
              <w:rPr>
                <w:rFonts w:hint="cs"/>
                <w:cs/>
                <w:lang w:bidi="th-TH"/>
              </w:rPr>
              <w:t xml:space="preserve">มีค่า </w:t>
            </w:r>
            <w:r w:rsidRPr="00135463">
              <w:rPr>
                <w:rFonts w:cs="Angsana New"/>
                <w:cs/>
                <w:lang w:bidi="th-TH"/>
              </w:rPr>
              <w:t xml:space="preserve">ให้แสดงข้อมูลภายใต้ </w:t>
            </w:r>
            <w:r w:rsidRPr="00135463">
              <w:rPr>
                <w:b w:val="0"/>
                <w:bCs/>
              </w:rPr>
              <w:t>Section</w:t>
            </w:r>
            <w:r w:rsidRPr="00135463">
              <w:rPr>
                <w:rFonts w:cs="Angsana New"/>
                <w:bCs/>
                <w:cs/>
                <w:lang w:bidi="th-TH"/>
              </w:rPr>
              <w:t xml:space="preserve"> </w:t>
            </w:r>
            <w:r w:rsidRPr="00135463">
              <w:rPr>
                <w:rFonts w:cs="Angsana New"/>
                <w:cs/>
                <w:lang w:bidi="th-TH"/>
              </w:rPr>
              <w:t xml:space="preserve">ทันที </w:t>
            </w:r>
            <w:r>
              <w:rPr>
                <w:rFonts w:hint="cs" w:cs="Angsana New"/>
                <w:cs/>
                <w:lang w:bidi="th-TH"/>
              </w:rPr>
              <w:t xml:space="preserve">พร้อมทั้ง </w:t>
            </w:r>
            <w:r w:rsidRPr="00135463">
              <w:rPr>
                <w:b w:val="0"/>
                <w:bCs/>
              </w:rPr>
              <w:t>Default</w:t>
            </w:r>
            <w:r>
              <w:rPr>
                <w:rFonts w:cs="Angsana New"/>
                <w:bCs/>
                <w:cs/>
                <w:lang w:bidi="th-TH"/>
              </w:rPr>
              <w:t xml:space="preserve"> </w:t>
            </w:r>
            <w:r>
              <w:rPr>
                <w:rFonts w:hint="cs" w:cs="Angsana New"/>
                <w:cs/>
                <w:lang w:bidi="th-TH"/>
              </w:rPr>
              <w:t xml:space="preserve">ค่า </w:t>
            </w:r>
            <w:r w:rsidRPr="00135463">
              <w:rPr>
                <w:b w:val="0"/>
                <w:bCs/>
              </w:rPr>
              <w:t xml:space="preserve">deductType </w:t>
            </w:r>
            <w:r w:rsidRPr="00135463">
              <w:rPr>
                <w:rFonts w:cs="Angsana New"/>
                <w:b w:val="0"/>
                <w:bCs/>
                <w:cs/>
                <w:lang w:bidi="th-TH"/>
              </w:rPr>
              <w:t>= “</w:t>
            </w:r>
            <w:r w:rsidRPr="00135463">
              <w:rPr>
                <w:b w:val="0"/>
                <w:bCs/>
              </w:rPr>
              <w:t xml:space="preserve">Deduct </w:t>
            </w:r>
            <w:r>
              <w:rPr>
                <w:b w:val="0"/>
                <w:bCs/>
                <w:lang w:bidi="th-TH"/>
              </w:rPr>
              <w:t>Success</w:t>
            </w:r>
            <w:r w:rsidRPr="00135463">
              <w:rPr>
                <w:rFonts w:cs="Angsana New"/>
                <w:b w:val="0"/>
                <w:bCs/>
                <w:cs/>
                <w:lang w:bidi="th-TH"/>
              </w:rPr>
              <w:t>”</w:t>
            </w:r>
            <w:r>
              <w:rPr>
                <w:rFonts w:cs="Angsana New"/>
                <w:bCs/>
                <w:cs/>
                <w:lang w:bidi="th-TH"/>
              </w:rPr>
              <w:t xml:space="preserve"> </w:t>
            </w:r>
            <w:r>
              <w:rPr>
                <w:rFonts w:hint="cs" w:cs="Angsana New"/>
                <w:cs/>
                <w:lang w:bidi="th-TH"/>
              </w:rPr>
              <w:t xml:space="preserve">เมื่อมีการเพิ่มข้อมูลในแต่ละ </w:t>
            </w:r>
            <w:r w:rsidRPr="00135463">
              <w:rPr>
                <w:b w:val="0"/>
                <w:bCs/>
              </w:rPr>
              <w:t>Section</w:t>
            </w:r>
          </w:p>
          <w:p w:rsidR="001052EB" w:rsidP="001052EB" w:rsidRDefault="001052EB" w14:paraId="22EADA98" w14:textId="1A1B2D0F">
            <w:r w:rsidRPr="00135463">
              <w:rPr>
                <w:rFonts w:cs="Angsana New"/>
                <w:cs/>
              </w:rPr>
              <w:t>ถ้าไม่ใช่</w:t>
            </w:r>
            <w:r>
              <w:rPr>
                <w:rFonts w:hint="cs" w:cs="Angsana New"/>
                <w:cs/>
              </w:rPr>
              <w:t xml:space="preserve">จะ </w:t>
            </w:r>
            <w:r>
              <w:t xml:space="preserve">Default </w:t>
            </w:r>
            <w:r>
              <w:rPr>
                <w:rFonts w:hint="cs"/>
                <w:cs/>
              </w:rPr>
              <w:t xml:space="preserve">แสดงข้อมูลตาม </w:t>
            </w:r>
            <w:r>
              <w:t>Tab Section Deduct Success</w:t>
            </w:r>
          </w:p>
        </w:tc>
      </w:tr>
      <w:tr w:rsidRPr="008979A8" w:rsidR="001052EB" w:rsidTr="002206C7" w14:paraId="4ADEC4A0" w14:textId="77777777">
        <w:trPr>
          <w:trHeight w:val="111"/>
        </w:trPr>
        <w:tc>
          <w:tcPr>
            <w:tcW w:w="848" w:type="pct"/>
            <w:gridSpan w:val="2"/>
          </w:tcPr>
          <w:p w:rsidR="001052EB" w:rsidP="001052EB" w:rsidRDefault="001052EB" w14:paraId="522551F2" w14:textId="07E342A2">
            <w:r>
              <w:t>Copy From Deduct Success</w:t>
            </w:r>
          </w:p>
        </w:tc>
        <w:tc>
          <w:tcPr>
            <w:tcW w:w="1075" w:type="pct"/>
            <w:gridSpan w:val="2"/>
          </w:tcPr>
          <w:p w:rsidR="001052EB" w:rsidP="001052EB" w:rsidRDefault="001052EB" w14:paraId="7CC58ECC" w14:textId="347FED6F">
            <w:r>
              <w:t>Button</w:t>
            </w:r>
          </w:p>
        </w:tc>
        <w:tc>
          <w:tcPr>
            <w:tcW w:w="3077" w:type="pct"/>
            <w:gridSpan w:val="2"/>
          </w:tcPr>
          <w:p w:rsidR="001052EB" w:rsidP="001052EB" w:rsidRDefault="001052EB" w14:paraId="2AC49816" w14:textId="73873222">
            <w:r>
              <w:t xml:space="preserve">Visible </w:t>
            </w:r>
            <w:r>
              <w:rPr>
                <w:rFonts w:hint="cs"/>
                <w:cs/>
              </w:rPr>
              <w:t xml:space="preserve">เมื่อ </w:t>
            </w:r>
            <w:r>
              <w:t xml:space="preserve">deductType </w:t>
            </w:r>
            <w:r>
              <w:rPr>
                <w:rFonts w:cs="CordiaUPC"/>
                <w:cs/>
              </w:rPr>
              <w:t>= “</w:t>
            </w:r>
            <w:r>
              <w:t>Deduct Fail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และ </w:t>
            </w:r>
            <w:r>
              <w:rPr>
                <w:rFonts w:cs="CordiaUPC"/>
                <w:cs/>
              </w:rPr>
              <w:t>“</w:t>
            </w:r>
            <w:r>
              <w:t>Partial Step</w:t>
            </w:r>
            <w:r>
              <w:rPr>
                <w:rFonts w:cs="CordiaUPC"/>
                <w:cs/>
              </w:rPr>
              <w:t>”</w:t>
            </w:r>
          </w:p>
          <w:p w:rsidR="001052EB" w:rsidP="001052EB" w:rsidRDefault="001052EB" w14:paraId="530B58E3" w14:textId="354510A1">
            <w:pPr>
              <w:rPr>
                <w:rFonts w:cs="Angsana New"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deductType </w:t>
            </w:r>
            <w:r>
              <w:rPr>
                <w:rFonts w:cs="CordiaUPC"/>
                <w:cs/>
              </w:rPr>
              <w:t>= “</w:t>
            </w:r>
            <w:r>
              <w:t>Deduct Fail</w:t>
            </w:r>
            <w:r>
              <w:rPr>
                <w:rFonts w:cs="CordiaUPC"/>
                <w:cs/>
              </w:rPr>
              <w:t>”</w:t>
            </w:r>
            <w:r>
              <w:rPr>
                <w:rFonts w:hint="cs"/>
                <w:cs/>
              </w:rPr>
              <w:t xml:space="preserve"> เมื่อคลิกให้ </w:t>
            </w:r>
            <w:r>
              <w:t xml:space="preserve">Copy </w:t>
            </w:r>
            <w:r>
              <w:rPr>
                <w:rFonts w:hint="cs"/>
                <w:cs/>
              </w:rPr>
              <w:t xml:space="preserve">ข้อมูลดังต่อไปนี้พร้อมทั้ง </w:t>
            </w:r>
            <w:r>
              <w:t xml:space="preserve">Default </w:t>
            </w:r>
            <w:r>
              <w:rPr>
                <w:rFonts w:hint="cs"/>
                <w:cs/>
              </w:rPr>
              <w:t xml:space="preserve">ค่า </w:t>
            </w:r>
            <w:r>
              <w:t xml:space="preserve">deductType </w:t>
            </w:r>
            <w:r>
              <w:rPr>
                <w:rFonts w:cs="Angsana New"/>
                <w:cs/>
              </w:rPr>
              <w:t>= “</w:t>
            </w:r>
            <w:r>
              <w:t>Deduct Fail</w:t>
            </w:r>
            <w:r>
              <w:rPr>
                <w:rFonts w:cs="Angsana New"/>
                <w:cs/>
              </w:rPr>
              <w:t>”</w:t>
            </w:r>
          </w:p>
          <w:p w:rsidR="001052EB" w:rsidP="001052EB" w:rsidRDefault="001052EB" w14:paraId="16B3C3AA" w14:textId="77777777">
            <w:pPr>
              <w:pStyle w:val="ListParagraph"/>
              <w:numPr>
                <w:ilvl w:val="0"/>
                <w:numId w:val="362"/>
              </w:numPr>
            </w:pPr>
            <w:r>
              <w:t>WiFi Table</w:t>
            </w:r>
          </w:p>
          <w:p w:rsidR="001052EB" w:rsidP="001052EB" w:rsidRDefault="001052EB" w14:paraId="09661A44" w14:textId="4CBA6F87">
            <w:pPr>
              <w:rPr>
                <w:rFonts w:cs="Angsana New"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deductType </w:t>
            </w:r>
            <w:r>
              <w:rPr>
                <w:rFonts w:cs="CordiaUPC"/>
                <w:cs/>
              </w:rPr>
              <w:t>= “</w:t>
            </w:r>
            <w:r>
              <w:t>Partial Step</w:t>
            </w:r>
            <w:r>
              <w:rPr>
                <w:rFonts w:cs="CordiaUPC"/>
                <w:cs/>
              </w:rPr>
              <w:t>”</w:t>
            </w:r>
            <w:r>
              <w:rPr>
                <w:rFonts w:hint="cs"/>
                <w:cs/>
              </w:rPr>
              <w:t xml:space="preserve"> เมื่อคลิกให้ </w:t>
            </w:r>
            <w:r>
              <w:t xml:space="preserve">Copy </w:t>
            </w:r>
            <w:r>
              <w:rPr>
                <w:rFonts w:hint="cs"/>
                <w:cs/>
              </w:rPr>
              <w:t xml:space="preserve">ข้อมูลดังต่อไปนี้พร้อมทั้ง </w:t>
            </w:r>
            <w:r>
              <w:t xml:space="preserve">Default </w:t>
            </w:r>
            <w:r>
              <w:rPr>
                <w:rFonts w:hint="cs"/>
                <w:cs/>
              </w:rPr>
              <w:t xml:space="preserve">ค่า </w:t>
            </w:r>
            <w:r>
              <w:t xml:space="preserve">deductType </w:t>
            </w:r>
            <w:r>
              <w:rPr>
                <w:rFonts w:cs="Angsana New"/>
                <w:cs/>
              </w:rPr>
              <w:t>= “</w:t>
            </w:r>
            <w:r>
              <w:t>Partial Step</w:t>
            </w:r>
            <w:r>
              <w:rPr>
                <w:rFonts w:cs="Angsana New"/>
                <w:cs/>
              </w:rPr>
              <w:t>”</w:t>
            </w:r>
          </w:p>
          <w:p w:rsidR="001052EB" w:rsidP="001052EB" w:rsidRDefault="001052EB" w14:paraId="60B2EA98" w14:textId="2D0A5D73">
            <w:pPr>
              <w:pStyle w:val="ListParagraph"/>
              <w:numPr>
                <w:ilvl w:val="0"/>
                <w:numId w:val="362"/>
              </w:numPr>
            </w:pPr>
            <w:r>
              <w:t>WiFi Table</w:t>
            </w:r>
          </w:p>
        </w:tc>
      </w:tr>
      <w:tr w:rsidRPr="008979A8" w:rsidR="001052EB" w:rsidTr="00135C19" w14:paraId="7523D9A5" w14:textId="77777777">
        <w:trPr>
          <w:trHeight w:val="111"/>
        </w:trPr>
        <w:tc>
          <w:tcPr>
            <w:tcW w:w="5000" w:type="pct"/>
            <w:gridSpan w:val="6"/>
            <w:shd w:val="clear" w:color="auto" w:fill="C2D69B" w:themeFill="accent3" w:themeFillTint="99"/>
          </w:tcPr>
          <w:p w:rsidR="001052EB" w:rsidP="001052EB" w:rsidRDefault="001052EB" w14:paraId="4014B300" w14:textId="5548D389">
            <w:pPr>
              <w:pStyle w:val="HeaderTable"/>
            </w:pPr>
            <w:r>
              <w:t>WiFi Section</w:t>
            </w:r>
          </w:p>
        </w:tc>
      </w:tr>
      <w:tr w:rsidRPr="008979A8" w:rsidR="001052EB" w:rsidTr="00135C19" w14:paraId="65001B54" w14:textId="77777777">
        <w:trPr>
          <w:trHeight w:val="243"/>
        </w:trPr>
        <w:tc>
          <w:tcPr>
            <w:tcW w:w="5000" w:type="pct"/>
            <w:gridSpan w:val="6"/>
            <w:shd w:val="clear" w:color="auto" w:fill="C2D69B" w:themeFill="accent3" w:themeFillTint="99"/>
          </w:tcPr>
          <w:p w:rsidR="001052EB" w:rsidP="001052EB" w:rsidRDefault="001052EB" w14:paraId="7B617630" w14:textId="133FE798">
            <w:pPr>
              <w:pStyle w:val="HeaderTable"/>
            </w:pPr>
            <w:r>
              <w:t>WiFi Table Section</w:t>
            </w:r>
          </w:p>
        </w:tc>
      </w:tr>
      <w:tr w:rsidRPr="008979A8" w:rsidR="001052EB" w:rsidTr="00135C19" w14:paraId="4F7B9D5B" w14:textId="77777777">
        <w:trPr>
          <w:trHeight w:val="243"/>
        </w:trPr>
        <w:tc>
          <w:tcPr>
            <w:tcW w:w="848" w:type="pct"/>
            <w:gridSpan w:val="2"/>
          </w:tcPr>
          <w:p w:rsidR="001052EB" w:rsidP="001052EB" w:rsidRDefault="001052EB" w14:paraId="50254426" w14:textId="09A4D3F4">
            <w:r>
              <w:rPr>
                <w:rFonts w:cs="CordiaUPC"/>
                <w:szCs w:val="36"/>
              </w:rPr>
              <w:t>WiFi</w:t>
            </w:r>
          </w:p>
        </w:tc>
        <w:tc>
          <w:tcPr>
            <w:tcW w:w="1075" w:type="pct"/>
            <w:gridSpan w:val="2"/>
          </w:tcPr>
          <w:p w:rsidR="001052EB" w:rsidP="001052EB" w:rsidRDefault="001052EB" w14:paraId="40B44F74" w14:textId="77777777"/>
        </w:tc>
        <w:tc>
          <w:tcPr>
            <w:tcW w:w="3077" w:type="pct"/>
            <w:gridSpan w:val="2"/>
          </w:tcPr>
          <w:p w:rsidRPr="00BD6930" w:rsidR="001052EB" w:rsidP="001052EB" w:rsidRDefault="001052EB" w14:paraId="2BC7E868" w14:textId="77777777">
            <w:pPr>
              <w:spacing w:after="0"/>
              <w:rPr>
                <w:rFonts w:cs="CordiaUPC"/>
              </w:rPr>
            </w:pPr>
            <w:r w:rsidRPr="00BD6930">
              <w:rPr>
                <w:rFonts w:cs="Angsana New"/>
                <w:cs/>
              </w:rPr>
              <w:t xml:space="preserve">แสดงข้อมูลใน </w:t>
            </w:r>
            <w:r w:rsidRPr="00BD6930">
              <w:rPr>
                <w:rFonts w:cs="CordiaUPC"/>
              </w:rPr>
              <w:t>Format</w:t>
            </w:r>
          </w:p>
          <w:p w:rsidR="001052EB" w:rsidP="001052EB" w:rsidRDefault="001052EB" w14:paraId="6058F353" w14:textId="3930F3C6">
            <w:r>
              <w:rPr>
                <w:rFonts w:cs="CordiaUPC"/>
              </w:rPr>
              <w:t>wifi</w:t>
            </w:r>
            <w:r>
              <w:rPr>
                <w:rFonts w:cs="Angsana New"/>
                <w:cs/>
              </w:rPr>
              <w:t xml:space="preserve"> </w:t>
            </w:r>
          </w:p>
        </w:tc>
      </w:tr>
      <w:tr w:rsidRPr="008979A8" w:rsidR="00C52EF7" w:rsidTr="00135C19" w14:paraId="43873675" w14:textId="77777777">
        <w:trPr>
          <w:trHeight w:val="243"/>
        </w:trPr>
        <w:tc>
          <w:tcPr>
            <w:tcW w:w="848" w:type="pct"/>
            <w:gridSpan w:val="2"/>
          </w:tcPr>
          <w:p w:rsidR="00C52EF7" w:rsidP="001052EB" w:rsidRDefault="00C52EF7" w14:paraId="418E0ED0" w14:textId="49964FF9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 xml:space="preserve">Content Type </w:t>
            </w:r>
          </w:p>
        </w:tc>
        <w:tc>
          <w:tcPr>
            <w:tcW w:w="1075" w:type="pct"/>
            <w:gridSpan w:val="2"/>
          </w:tcPr>
          <w:p w:rsidR="00C52EF7" w:rsidP="001052EB" w:rsidRDefault="00C52EF7" w14:paraId="01DB2B5E" w14:textId="77777777"/>
        </w:tc>
        <w:tc>
          <w:tcPr>
            <w:tcW w:w="3077" w:type="pct"/>
            <w:gridSpan w:val="2"/>
          </w:tcPr>
          <w:p w:rsidR="00786CA3" w:rsidP="00C52EF7" w:rsidRDefault="00C52EF7" w14:paraId="20ACA070" w14:textId="77777777">
            <w:pPr>
              <w:spacing w:after="0"/>
              <w:rPr>
                <w:rFonts w:cs="Angsana New"/>
              </w:rPr>
            </w:pPr>
            <w:r>
              <w:rPr>
                <w:rFonts w:cs="Angsana New"/>
              </w:rPr>
              <w:t xml:space="preserve">Visible </w:t>
            </w:r>
            <w:r>
              <w:rPr>
                <w:rFonts w:hint="cs" w:cs="Angsana New"/>
                <w:cs/>
              </w:rPr>
              <w:t xml:space="preserve">เมื่อ </w:t>
            </w:r>
            <w:r>
              <w:rPr>
                <w:rFonts w:cs="Angsana New"/>
              </w:rPr>
              <w:t xml:space="preserve">Product Specification </w:t>
            </w:r>
            <w:r>
              <w:rPr>
                <w:rFonts w:cs="CordiaUPC"/>
                <w:cs/>
              </w:rPr>
              <w:t>= “</w:t>
            </w:r>
            <w:r>
              <w:rPr>
                <w:rFonts w:cs="Angsana New"/>
              </w:rPr>
              <w:t>WiFi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>เท่านั้น</w:t>
            </w:r>
          </w:p>
          <w:p w:rsidRPr="00BD6930" w:rsidR="00C52EF7" w:rsidP="00C52EF7" w:rsidRDefault="00C52EF7" w14:paraId="1F90F686" w14:textId="2AA1EA77">
            <w:pPr>
              <w:spacing w:after="0"/>
              <w:rPr>
                <w:rFonts w:cs="CordiaUPC"/>
              </w:rPr>
            </w:pPr>
            <w:r w:rsidRPr="00BD6930">
              <w:rPr>
                <w:rFonts w:cs="Angsana New"/>
                <w:cs/>
              </w:rPr>
              <w:t xml:space="preserve">แสดงข้อมูลใน </w:t>
            </w:r>
            <w:r w:rsidRPr="00BD6930">
              <w:rPr>
                <w:rFonts w:cs="CordiaUPC"/>
              </w:rPr>
              <w:t>Format</w:t>
            </w:r>
          </w:p>
          <w:p w:rsidRPr="00BD6930" w:rsidR="00C52EF7" w:rsidP="00C52EF7" w:rsidRDefault="00C52EF7" w14:paraId="501B548B" w14:textId="66E6BC57">
            <w:pPr>
              <w:spacing w:after="0"/>
              <w:rPr>
                <w:rFonts w:cs="Angsana New"/>
                <w:cs/>
              </w:rPr>
            </w:pPr>
            <w:r>
              <w:rPr>
                <w:rFonts w:cs="Angsana New"/>
              </w:rPr>
              <w:t>contentType</w:t>
            </w:r>
          </w:p>
        </w:tc>
      </w:tr>
      <w:tr w:rsidRPr="008979A8" w:rsidR="001052EB" w:rsidTr="00135C19" w14:paraId="4852D043" w14:textId="77777777">
        <w:trPr>
          <w:trHeight w:val="243"/>
        </w:trPr>
        <w:tc>
          <w:tcPr>
            <w:tcW w:w="848" w:type="pct"/>
            <w:gridSpan w:val="2"/>
          </w:tcPr>
          <w:p w:rsidR="001052EB" w:rsidP="001052EB" w:rsidRDefault="001052EB" w14:paraId="15DD8E20" w14:textId="3678D6C0">
            <w:r w:rsidRPr="00F03FBF">
              <w:rPr>
                <w:rFonts w:cs="CordiaUPC"/>
                <w:szCs w:val="36"/>
              </w:rPr>
              <w:t>Duration</w:t>
            </w:r>
          </w:p>
        </w:tc>
        <w:tc>
          <w:tcPr>
            <w:tcW w:w="1075" w:type="pct"/>
            <w:gridSpan w:val="2"/>
          </w:tcPr>
          <w:p w:rsidR="001052EB" w:rsidP="001052EB" w:rsidRDefault="001052EB" w14:paraId="6FA21D57" w14:textId="77777777"/>
        </w:tc>
        <w:tc>
          <w:tcPr>
            <w:tcW w:w="3077" w:type="pct"/>
            <w:gridSpan w:val="2"/>
          </w:tcPr>
          <w:p w:rsidR="001052EB" w:rsidP="001052EB" w:rsidRDefault="001052EB" w14:paraId="54D361A2" w14:textId="77777777">
            <w:pPr>
              <w:spacing w:after="0"/>
            </w:pPr>
            <w:r>
              <w:rPr>
                <w:rFonts w:hint="cs"/>
                <w:cs/>
              </w:rPr>
              <w:t xml:space="preserve">แสดงข้อมูลใน </w:t>
            </w:r>
            <w:r>
              <w:t>Format</w:t>
            </w:r>
          </w:p>
          <w:p w:rsidR="001052EB" w:rsidP="001052EB" w:rsidRDefault="001052EB" w14:paraId="394C89E4" w14:textId="595F2E2F">
            <w:r>
              <w:t>d</w:t>
            </w:r>
            <w:r w:rsidRPr="00BD6930">
              <w:t xml:space="preserve">urationFrom </w:t>
            </w:r>
            <w:r w:rsidRPr="00BD6930">
              <w:rPr>
                <w:rFonts w:cs="Angsana New"/>
                <w:cs/>
              </w:rPr>
              <w:t xml:space="preserve">+ “ </w:t>
            </w:r>
            <w:r>
              <w:rPr>
                <w:rFonts w:cs="Angsana New"/>
                <w:cs/>
              </w:rPr>
              <w:t>–</w:t>
            </w:r>
            <w:r w:rsidRPr="00BD6930">
              <w:rPr>
                <w:rFonts w:cs="Angsana New"/>
                <w:cs/>
              </w:rPr>
              <w:t xml:space="preserve"> ” </w:t>
            </w:r>
            <w:r>
              <w:t>d</w:t>
            </w:r>
            <w:r w:rsidRPr="00BD6930">
              <w:t xml:space="preserve">urationTo </w:t>
            </w:r>
            <w:r w:rsidRPr="00BD6930">
              <w:rPr>
                <w:rFonts w:cs="Angsana New"/>
                <w:cs/>
              </w:rPr>
              <w:t xml:space="preserve">+ “ ” + </w:t>
            </w:r>
            <w:r>
              <w:t>d</w:t>
            </w:r>
            <w:r w:rsidRPr="00BD6930">
              <w:t>urationUnit</w:t>
            </w:r>
          </w:p>
        </w:tc>
      </w:tr>
      <w:tr w:rsidRPr="008979A8" w:rsidR="001052EB" w:rsidTr="00135C19" w14:paraId="5AD9EEBD" w14:textId="77777777">
        <w:trPr>
          <w:trHeight w:val="243"/>
        </w:trPr>
        <w:tc>
          <w:tcPr>
            <w:tcW w:w="848" w:type="pct"/>
            <w:gridSpan w:val="2"/>
          </w:tcPr>
          <w:p w:rsidR="001052EB" w:rsidP="001052EB" w:rsidRDefault="001052EB" w14:paraId="5538C8C6" w14:textId="0564D988">
            <w:r>
              <w:rPr>
                <w:rFonts w:cs="CordiaUPC"/>
                <w:szCs w:val="36"/>
              </w:rPr>
              <w:t>Bill Cycle</w:t>
            </w:r>
          </w:p>
        </w:tc>
        <w:tc>
          <w:tcPr>
            <w:tcW w:w="1075" w:type="pct"/>
            <w:gridSpan w:val="2"/>
          </w:tcPr>
          <w:p w:rsidR="001052EB" w:rsidP="001052EB" w:rsidRDefault="001052EB" w14:paraId="7E7B3C14" w14:textId="77777777"/>
        </w:tc>
        <w:tc>
          <w:tcPr>
            <w:tcW w:w="3077" w:type="pct"/>
            <w:gridSpan w:val="2"/>
          </w:tcPr>
          <w:p w:rsidR="001052EB" w:rsidP="001052EB" w:rsidRDefault="001052EB" w14:paraId="08F9F281" w14:textId="5FFF1813">
            <w:pPr>
              <w:spacing w:after="0"/>
            </w:pPr>
            <w:r>
              <w:t xml:space="preserve">Visible </w:t>
            </w:r>
            <w:r>
              <w:rPr>
                <w:rFonts w:hint="cs"/>
                <w:cs/>
              </w:rPr>
              <w:t xml:space="preserve">เมื่อ </w:t>
            </w:r>
            <w:r w:rsidRPr="00766CC1">
              <w:t>customerType</w:t>
            </w:r>
            <w:r>
              <w:rPr>
                <w:rFonts w:hint="cs"/>
                <w:cs/>
              </w:rPr>
              <w:t xml:space="preserve"> เป็น </w:t>
            </w:r>
            <w:r>
              <w:rPr>
                <w:rFonts w:cs="Angsana New"/>
                <w:cs/>
              </w:rPr>
              <w:t>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 w:cs="Angsana New"/>
                <w:cs/>
              </w:rPr>
              <w:t xml:space="preserve"> หรือ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All</w:t>
            </w:r>
            <w:r>
              <w:rPr>
                <w:rFonts w:cs="Angsana New"/>
                <w:cs/>
              </w:rPr>
              <w:t>”</w:t>
            </w:r>
          </w:p>
          <w:p w:rsidR="001052EB" w:rsidP="001052EB" w:rsidRDefault="001052EB" w14:paraId="77D8E5E6" w14:textId="77777777">
            <w:pPr>
              <w:spacing w:after="0"/>
            </w:pPr>
            <w:r>
              <w:rPr>
                <w:rFonts w:hint="cs"/>
                <w:cs/>
              </w:rPr>
              <w:t xml:space="preserve">แสดงข้อมูลใน </w:t>
            </w:r>
            <w:r>
              <w:t>Format</w:t>
            </w:r>
          </w:p>
          <w:p w:rsidR="001052EB" w:rsidP="001052EB" w:rsidRDefault="001052EB" w14:paraId="58BCB789" w14:textId="56F89ABF">
            <w:r>
              <w:t xml:space="preserve">billCycleValue </w:t>
            </w:r>
            <w:r>
              <w:rPr>
                <w:rFonts w:cs="Angsana New"/>
                <w:cs/>
              </w:rPr>
              <w:t xml:space="preserve">+ “ “ + </w:t>
            </w:r>
            <w:r>
              <w:t>billCycleUnit</w:t>
            </w:r>
          </w:p>
        </w:tc>
      </w:tr>
      <w:tr w:rsidRPr="008979A8" w:rsidR="001052EB" w:rsidTr="00135C19" w14:paraId="3982A53A" w14:textId="77777777">
        <w:trPr>
          <w:trHeight w:val="243"/>
        </w:trPr>
        <w:tc>
          <w:tcPr>
            <w:tcW w:w="848" w:type="pct"/>
            <w:gridSpan w:val="2"/>
          </w:tcPr>
          <w:p w:rsidRPr="003A1FD8" w:rsidR="001052EB" w:rsidP="001052EB" w:rsidRDefault="001052EB" w14:paraId="1A556456" w14:textId="77777777">
            <w:pPr>
              <w:rPr>
                <w:rFonts w:cs="CordiaUPC"/>
              </w:rPr>
            </w:pPr>
            <w:r w:rsidRPr="003A1FD8">
              <w:rPr>
                <w:rFonts w:cs="CordiaUPC"/>
              </w:rPr>
              <w:t>Action</w:t>
            </w:r>
          </w:p>
          <w:p w:rsidR="001052EB" w:rsidP="001052EB" w:rsidRDefault="001052EB" w14:paraId="75A8BF0B" w14:textId="58F6EDA4">
            <w:pPr>
              <w:pStyle w:val="ListParagraph"/>
              <w:numPr>
                <w:ilvl w:val="0"/>
                <w:numId w:val="87"/>
              </w:numPr>
              <w:ind w:left="447"/>
            </w:pPr>
            <w:r w:rsidRPr="008342E2">
              <w:rPr>
                <w:rFonts w:hint="cs" w:cs="Angsana New"/>
                <w:cs/>
              </w:rPr>
              <w:t>ปุ่ม</w:t>
            </w:r>
            <w:r w:rsidRPr="008342E2">
              <w:rPr>
                <w:rFonts w:cs="CordiaUPC"/>
              </w:rPr>
              <w:t>Edit</w:t>
            </w:r>
          </w:p>
        </w:tc>
        <w:tc>
          <w:tcPr>
            <w:tcW w:w="1075" w:type="pct"/>
            <w:gridSpan w:val="2"/>
          </w:tcPr>
          <w:p w:rsidR="001052EB" w:rsidP="001052EB" w:rsidRDefault="001052EB" w14:paraId="65B608E6" w14:textId="1407817A">
            <w:r>
              <w:t>Button</w:t>
            </w:r>
          </w:p>
        </w:tc>
        <w:tc>
          <w:tcPr>
            <w:tcW w:w="3077" w:type="pct"/>
            <w:gridSpan w:val="2"/>
          </w:tcPr>
          <w:p w:rsidR="001052EB" w:rsidP="001052EB" w:rsidRDefault="001052EB" w14:paraId="13803BCB" w14:textId="7EFED113">
            <w:r w:rsidRPr="0079598B">
              <w:rPr>
                <w:rFonts w:cs="Angsana New"/>
                <w:cs/>
              </w:rPr>
              <w:t xml:space="preserve">เมื่อกดปุ่มให้ทำการ </w:t>
            </w:r>
            <w:r w:rsidRPr="0079598B">
              <w:rPr>
                <w:rFonts w:cs="CordiaUPC"/>
              </w:rPr>
              <w:t>Visible Detail Section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และดึงข้อมูลของ </w:t>
            </w:r>
            <w:r>
              <w:rPr>
                <w:rFonts w:cs="CordiaUPC"/>
              </w:rPr>
              <w:t xml:space="preserve">Row </w:t>
            </w:r>
            <w:r>
              <w:rPr>
                <w:rFonts w:hint="cs" w:cs="Angsana New"/>
                <w:cs/>
              </w:rPr>
              <w:t>นั้นๆ มาแสดง</w:t>
            </w:r>
          </w:p>
        </w:tc>
      </w:tr>
      <w:tr w:rsidRPr="008979A8" w:rsidR="001052EB" w:rsidTr="00135C19" w14:paraId="1CD5CE7A" w14:textId="77777777">
        <w:trPr>
          <w:trHeight w:val="243"/>
        </w:trPr>
        <w:tc>
          <w:tcPr>
            <w:tcW w:w="848" w:type="pct"/>
            <w:gridSpan w:val="2"/>
          </w:tcPr>
          <w:p w:rsidRPr="003A1FD8" w:rsidR="001052EB" w:rsidP="001052EB" w:rsidRDefault="001052EB" w14:paraId="10A7C91B" w14:textId="77777777">
            <w:pPr>
              <w:rPr>
                <w:rFonts w:cs="CordiaUPC"/>
              </w:rPr>
            </w:pPr>
            <w:r w:rsidRPr="003A1FD8">
              <w:rPr>
                <w:rFonts w:cs="CordiaUPC"/>
              </w:rPr>
              <w:t>Action</w:t>
            </w:r>
          </w:p>
          <w:p w:rsidR="001052EB" w:rsidP="001052EB" w:rsidRDefault="001052EB" w14:paraId="49A5A084" w14:textId="0FDAC663">
            <w:pPr>
              <w:pStyle w:val="ListParagraph"/>
              <w:numPr>
                <w:ilvl w:val="0"/>
                <w:numId w:val="87"/>
              </w:numPr>
              <w:ind w:left="447"/>
            </w:pPr>
            <w:r w:rsidRPr="008342E2">
              <w:rPr>
                <w:rFonts w:hint="cs" w:cs="Angsana New"/>
                <w:cs/>
              </w:rPr>
              <w:t xml:space="preserve">ปุ่ม </w:t>
            </w:r>
            <w:r w:rsidRPr="008342E2">
              <w:rPr>
                <w:rFonts w:cs="CordiaUPC"/>
              </w:rPr>
              <w:t>Delete</w:t>
            </w:r>
          </w:p>
        </w:tc>
        <w:tc>
          <w:tcPr>
            <w:tcW w:w="1075" w:type="pct"/>
            <w:gridSpan w:val="2"/>
          </w:tcPr>
          <w:p w:rsidR="001052EB" w:rsidP="001052EB" w:rsidRDefault="001052EB" w14:paraId="720BB80C" w14:textId="56F97292">
            <w:r>
              <w:t>Button</w:t>
            </w:r>
          </w:p>
        </w:tc>
        <w:tc>
          <w:tcPr>
            <w:tcW w:w="3077" w:type="pct"/>
            <w:gridSpan w:val="2"/>
          </w:tcPr>
          <w:p w:rsidR="001052EB" w:rsidP="001052EB" w:rsidRDefault="001052EB" w14:paraId="46A0AB3B" w14:textId="3AAD2421">
            <w:r w:rsidRPr="0079598B">
              <w:rPr>
                <w:rFonts w:cs="Angsana New"/>
                <w:cs/>
              </w:rPr>
              <w:t>เมื่</w:t>
            </w:r>
            <w:r>
              <w:rPr>
                <w:rFonts w:hint="cs" w:cs="Angsana New"/>
                <w:cs/>
              </w:rPr>
              <w:t>อ</w:t>
            </w:r>
            <w:r w:rsidRPr="0079598B">
              <w:rPr>
                <w:rFonts w:cs="Angsana New"/>
                <w:cs/>
              </w:rPr>
              <w:t>กดปุ่มให้ทำการ</w:t>
            </w:r>
            <w:r>
              <w:rPr>
                <w:rFonts w:cs="CordiaUPC"/>
              </w:rPr>
              <w:t xml:space="preserve"> Delete </w:t>
            </w:r>
            <w:r>
              <w:rPr>
                <w:rFonts w:hint="cs" w:cs="Angsana New"/>
                <w:cs/>
              </w:rPr>
              <w:t xml:space="preserve">ข้อมูลของ </w:t>
            </w:r>
            <w:r>
              <w:rPr>
                <w:rFonts w:cs="CordiaUPC"/>
              </w:rPr>
              <w:t xml:space="preserve">Row </w:t>
            </w:r>
            <w:r>
              <w:rPr>
                <w:rFonts w:hint="cs" w:cs="Angsana New"/>
                <w:cs/>
              </w:rPr>
              <w:t>นั้นๆ</w:t>
            </w:r>
          </w:p>
        </w:tc>
      </w:tr>
      <w:tr w:rsidRPr="008979A8" w:rsidR="001052EB" w:rsidTr="00135C19" w14:paraId="4E5B50FD" w14:textId="77777777">
        <w:trPr>
          <w:trHeight w:val="243"/>
        </w:trPr>
        <w:tc>
          <w:tcPr>
            <w:tcW w:w="848" w:type="pct"/>
            <w:gridSpan w:val="2"/>
          </w:tcPr>
          <w:p w:rsidR="001052EB" w:rsidP="001052EB" w:rsidRDefault="001052EB" w14:paraId="515EE234" w14:textId="1F4FDEB5">
            <w:bookmarkStart w:name="_Hlk92368637" w:id="15"/>
            <w:r w:rsidRPr="003A1FD8">
              <w:rPr>
                <w:rFonts w:hint="cs" w:cs="Angsana New"/>
                <w:cs/>
              </w:rPr>
              <w:t xml:space="preserve">ปุ่ม </w:t>
            </w:r>
            <w:r w:rsidRPr="003A1FD8">
              <w:rPr>
                <w:rFonts w:cs="Angsana New"/>
                <w:cs/>
              </w:rPr>
              <w:t>+</w:t>
            </w:r>
          </w:p>
        </w:tc>
        <w:tc>
          <w:tcPr>
            <w:tcW w:w="1075" w:type="pct"/>
            <w:gridSpan w:val="2"/>
          </w:tcPr>
          <w:p w:rsidR="001052EB" w:rsidP="001052EB" w:rsidRDefault="001052EB" w14:paraId="4018D476" w14:textId="561F7BA0">
            <w:r>
              <w:t>Button</w:t>
            </w:r>
          </w:p>
        </w:tc>
        <w:tc>
          <w:tcPr>
            <w:tcW w:w="3077" w:type="pct"/>
            <w:gridSpan w:val="2"/>
          </w:tcPr>
          <w:p w:rsidR="001052EB" w:rsidP="001052EB" w:rsidRDefault="001052EB" w14:paraId="6FDDF296" w14:textId="77777777">
            <w:pPr>
              <w:rPr>
                <w:rFonts w:cs="CordiaUPC"/>
              </w:rPr>
            </w:pPr>
            <w:r w:rsidRPr="007D14C9">
              <w:rPr>
                <w:rFonts w:cs="Angsana New"/>
                <w:cs/>
              </w:rPr>
              <w:t xml:space="preserve">เมื่อกดปุ่มให้ทำการ </w:t>
            </w:r>
            <w:r w:rsidRPr="007D14C9">
              <w:rPr>
                <w:rFonts w:cs="CordiaUPC"/>
              </w:rPr>
              <w:t>Visible Detail Section</w:t>
            </w:r>
          </w:p>
          <w:p w:rsidR="001052EB" w:rsidP="001052EB" w:rsidRDefault="001052EB" w14:paraId="30B051AA" w14:textId="77777777">
            <w:pPr>
              <w:rPr>
                <w:rFonts w:cs="CordiaUPC"/>
                <w:cs/>
              </w:rPr>
            </w:pPr>
            <w:r>
              <w:rPr>
                <w:rFonts w:cs="CordiaUPC"/>
              </w:rPr>
              <w:t xml:space="preserve">Default </w:t>
            </w:r>
            <w:r>
              <w:rPr>
                <w:rFonts w:hint="cs" w:cs="Angsana New"/>
                <w:cs/>
              </w:rPr>
              <w:t>ค่าดังต่อไปนี้</w:t>
            </w:r>
          </w:p>
          <w:p w:rsidR="001052EB" w:rsidP="001052EB" w:rsidRDefault="001052EB" w14:paraId="7739B342" w14:textId="77777777">
            <w:pPr>
              <w:pStyle w:val="ListParagraph"/>
              <w:numPr>
                <w:ilvl w:val="0"/>
                <w:numId w:val="14"/>
              </w:numPr>
              <w:rPr>
                <w:rFonts w:cs="CordiaUPC"/>
              </w:rPr>
            </w:pPr>
            <w:r>
              <w:rPr>
                <w:rFonts w:cs="CordiaUPC"/>
              </w:rPr>
              <w:t>d</w:t>
            </w:r>
            <w:r w:rsidRPr="008979A8">
              <w:rPr>
                <w:rFonts w:cs="CordiaUPC"/>
              </w:rPr>
              <w:t>urationType</w:t>
            </w:r>
            <w:r>
              <w:rPr>
                <w:rFonts w:cs="Angsana New"/>
                <w:cs/>
              </w:rPr>
              <w:t xml:space="preserve"> =  “</w:t>
            </w:r>
            <w:r>
              <w:rPr>
                <w:rFonts w:cs="CordiaUPC"/>
              </w:rPr>
              <w:t>Depend on Package</w:t>
            </w:r>
            <w:r>
              <w:rPr>
                <w:rFonts w:cs="Angsana New"/>
                <w:cs/>
              </w:rPr>
              <w:t>”</w:t>
            </w:r>
          </w:p>
          <w:p w:rsidRPr="00BF4250" w:rsidR="001052EB" w:rsidP="001052EB" w:rsidRDefault="001052EB" w14:paraId="7B9ED645" w14:textId="77777777">
            <w:pPr>
              <w:pStyle w:val="ListParagraph"/>
              <w:numPr>
                <w:ilvl w:val="0"/>
                <w:numId w:val="14"/>
              </w:numPr>
              <w:rPr>
                <w:rFonts w:cs="CordiaUPC"/>
              </w:rPr>
            </w:pPr>
            <w:r w:rsidRPr="00BF4250">
              <w:rPr>
                <w:rFonts w:cs="CordiaUPC"/>
              </w:rPr>
              <w:t>durationFrom</w:t>
            </w:r>
            <w:r>
              <w:rPr>
                <w:rFonts w:cs="Angsana New"/>
                <w:cs/>
              </w:rPr>
              <w:t xml:space="preserve"> = </w:t>
            </w:r>
            <w:r>
              <w:rPr>
                <w:rFonts w:cs="CordiaUPC"/>
              </w:rPr>
              <w:t>1</w:t>
            </w:r>
          </w:p>
          <w:p w:rsidRPr="00C014B2" w:rsidR="001052EB" w:rsidP="001052EB" w:rsidRDefault="001052EB" w14:paraId="178F1978" w14:textId="77777777">
            <w:pPr>
              <w:pStyle w:val="ListParagraph"/>
              <w:numPr>
                <w:ilvl w:val="0"/>
                <w:numId w:val="14"/>
              </w:numPr>
              <w:rPr>
                <w:rFonts w:cs="CordiaUPC"/>
              </w:rPr>
            </w:pPr>
            <w:r w:rsidRPr="00BF4250">
              <w:rPr>
                <w:rFonts w:cs="CordiaUPC"/>
              </w:rPr>
              <w:t xml:space="preserve">durationTo </w:t>
            </w:r>
            <w:r w:rsidRPr="00BF4250">
              <w:rPr>
                <w:rFonts w:cs="Angsana New"/>
                <w:cs/>
              </w:rPr>
              <w:t xml:space="preserve">= </w:t>
            </w:r>
            <w:r w:rsidRPr="00BF4250">
              <w:rPr>
                <w:rFonts w:cs="CordiaUPC"/>
              </w:rPr>
              <w:t xml:space="preserve">Copy </w:t>
            </w:r>
            <w:r w:rsidRPr="00BF4250">
              <w:rPr>
                <w:rFonts w:cs="Angsana New"/>
                <w:cs/>
              </w:rPr>
              <w:t xml:space="preserve">ค่ามาจาก </w:t>
            </w:r>
            <w:r w:rsidRPr="00BF4250">
              <w:rPr>
                <w:rFonts w:cs="CordiaUPC"/>
              </w:rPr>
              <w:t>package</w:t>
            </w:r>
            <w:r>
              <w:rPr>
                <w:rFonts w:cs="CordiaUPC"/>
              </w:rPr>
              <w:t>Duration</w:t>
            </w:r>
          </w:p>
          <w:p w:rsidR="001052EB" w:rsidP="001052EB" w:rsidRDefault="001052EB" w14:paraId="67D0C292" w14:textId="77777777">
            <w:pPr>
              <w:pStyle w:val="ListParagraph"/>
              <w:numPr>
                <w:ilvl w:val="0"/>
                <w:numId w:val="14"/>
              </w:numPr>
              <w:rPr>
                <w:rFonts w:cs="CordiaUPC"/>
              </w:rPr>
            </w:pPr>
            <w:r w:rsidRPr="00BF4250">
              <w:rPr>
                <w:rFonts w:cs="CordiaUPC"/>
              </w:rPr>
              <w:t>durationUnit</w:t>
            </w:r>
            <w:r>
              <w:rPr>
                <w:rFonts w:cs="Angsana New"/>
                <w:cs/>
              </w:rPr>
              <w:t xml:space="preserve"> = </w:t>
            </w:r>
            <w:r w:rsidRPr="00BF4250">
              <w:rPr>
                <w:rFonts w:cs="CordiaUPC"/>
              </w:rPr>
              <w:t xml:space="preserve">Copy </w:t>
            </w:r>
            <w:r w:rsidRPr="00BF4250">
              <w:rPr>
                <w:rFonts w:cs="Angsana New"/>
                <w:cs/>
              </w:rPr>
              <w:t xml:space="preserve">ค่ามาจาก </w:t>
            </w:r>
            <w:r w:rsidRPr="00BF4250">
              <w:rPr>
                <w:rFonts w:cs="CordiaUPC"/>
              </w:rPr>
              <w:t>package</w:t>
            </w:r>
            <w:r>
              <w:rPr>
                <w:rFonts w:cs="CordiaUPC"/>
              </w:rPr>
              <w:t>DurationUnit</w:t>
            </w:r>
          </w:p>
          <w:p w:rsidR="001052EB" w:rsidP="001052EB" w:rsidRDefault="001052EB" w14:paraId="4EC53ACC" w14:textId="77777777">
            <w:pPr>
              <w:pStyle w:val="ListParagraph"/>
              <w:numPr>
                <w:ilvl w:val="0"/>
                <w:numId w:val="14"/>
              </w:num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ถ้า </w:t>
            </w:r>
            <w:r>
              <w:rPr>
                <w:rFonts w:cs="CordiaUPC"/>
              </w:rPr>
              <w:t xml:space="preserve">customerType </w:t>
            </w:r>
            <w:r>
              <w:rPr>
                <w:rFonts w:cs="Angsana New"/>
                <w:cs/>
              </w:rPr>
              <w:t>= “</w:t>
            </w:r>
            <w:r>
              <w:rPr>
                <w:rFonts w:cs="CordiaUPC"/>
              </w:rPr>
              <w:t>Pre</w:t>
            </w:r>
            <w:r>
              <w:rPr>
                <w:rFonts w:cs="Angsana New"/>
                <w:cs/>
              </w:rPr>
              <w:t>-</w:t>
            </w:r>
            <w:r>
              <w:rPr>
                <w:rFonts w:cs="CordiaUPC"/>
              </w:rP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All</w:t>
            </w:r>
            <w:r>
              <w:rPr>
                <w:rFonts w:cs="Angsana New"/>
                <w:cs/>
              </w:rPr>
              <w:t>”</w:t>
            </w:r>
          </w:p>
          <w:p w:rsidR="001052EB" w:rsidP="001052EB" w:rsidRDefault="001052EB" w14:paraId="7F6D8331" w14:textId="77777777">
            <w:pPr>
              <w:pStyle w:val="ListParagraph"/>
              <w:numPr>
                <w:ilvl w:val="1"/>
                <w:numId w:val="14"/>
              </w:numPr>
              <w:rPr>
                <w:rFonts w:cs="CordiaUPC"/>
              </w:rPr>
            </w:pPr>
            <w:r>
              <w:rPr>
                <w:rFonts w:cs="CordiaUPC"/>
              </w:rPr>
              <w:t>billCycle</w:t>
            </w:r>
            <w:r w:rsidRPr="008979A8">
              <w:rPr>
                <w:rFonts w:cs="CordiaUPC"/>
              </w:rPr>
              <w:t>Type</w:t>
            </w:r>
            <w:r>
              <w:rPr>
                <w:rFonts w:cs="Angsana New"/>
                <w:cs/>
              </w:rPr>
              <w:t xml:space="preserve"> = ”</w:t>
            </w:r>
            <w:r>
              <w:rPr>
                <w:rFonts w:cs="CordiaUPC"/>
              </w:rPr>
              <w:t>Depend on Package</w:t>
            </w:r>
            <w:r>
              <w:rPr>
                <w:rFonts w:cs="Angsana New"/>
                <w:cs/>
              </w:rPr>
              <w:t>”</w:t>
            </w:r>
          </w:p>
          <w:p w:rsidR="001052EB" w:rsidP="001052EB" w:rsidRDefault="001052EB" w14:paraId="0056EEED" w14:textId="77777777">
            <w:pPr>
              <w:pStyle w:val="ListParagraph"/>
              <w:numPr>
                <w:ilvl w:val="1"/>
                <w:numId w:val="14"/>
              </w:numPr>
              <w:rPr>
                <w:rFonts w:cs="CordiaUPC"/>
              </w:rPr>
            </w:pPr>
            <w:r>
              <w:rPr>
                <w:rFonts w:cs="CordiaUPC"/>
              </w:rPr>
              <w:t xml:space="preserve">billCycleValue </w:t>
            </w:r>
            <w:r>
              <w:rPr>
                <w:rFonts w:cs="Angsana New"/>
                <w:cs/>
              </w:rPr>
              <w:t xml:space="preserve">= </w:t>
            </w:r>
            <w:r>
              <w:rPr>
                <w:rFonts w:cs="CordiaUPC"/>
              </w:rPr>
              <w:t xml:space="preserve">Copy </w:t>
            </w:r>
            <w:r>
              <w:rPr>
                <w:rFonts w:hint="cs" w:cs="Angsana New"/>
                <w:cs/>
              </w:rPr>
              <w:t xml:space="preserve">ค่ามาจาก </w:t>
            </w:r>
            <w:r>
              <w:rPr>
                <w:rFonts w:cs="CordiaUPC"/>
              </w:rPr>
              <w:t>packageBillCycle</w:t>
            </w:r>
          </w:p>
          <w:p w:rsidRPr="00BB37B4" w:rsidR="001052EB" w:rsidP="001052EB" w:rsidRDefault="001052EB" w14:paraId="139B781B" w14:textId="53F5309E">
            <w:pPr>
              <w:pStyle w:val="ListParagraph"/>
              <w:numPr>
                <w:ilvl w:val="1"/>
                <w:numId w:val="14"/>
              </w:numPr>
              <w:rPr>
                <w:rFonts w:cs="CordiaUPC"/>
              </w:rPr>
            </w:pPr>
            <w:r w:rsidRPr="00BB37B4">
              <w:rPr>
                <w:rFonts w:cs="CordiaUPC"/>
              </w:rPr>
              <w:t xml:space="preserve">billCycleUnit </w:t>
            </w:r>
            <w:r w:rsidRPr="00BB37B4">
              <w:rPr>
                <w:rFonts w:cs="Angsana New"/>
                <w:cs/>
              </w:rPr>
              <w:t xml:space="preserve">= </w:t>
            </w:r>
            <w:r w:rsidRPr="00BB37B4">
              <w:rPr>
                <w:rFonts w:cs="CordiaUPC"/>
              </w:rPr>
              <w:t xml:space="preserve">Copy </w:t>
            </w:r>
            <w:r w:rsidRPr="00BB37B4">
              <w:rPr>
                <w:rFonts w:cs="Angsana New"/>
                <w:cs/>
              </w:rPr>
              <w:t xml:space="preserve">ค่ามาจาก </w:t>
            </w:r>
            <w:r w:rsidRPr="00BB37B4">
              <w:rPr>
                <w:rFonts w:cs="CordiaUPC"/>
              </w:rPr>
              <w:t>packageBillCycleUnit</w:t>
            </w:r>
          </w:p>
        </w:tc>
      </w:tr>
      <w:tr w:rsidRPr="008979A8" w:rsidR="001052EB" w:rsidTr="00135C19" w14:paraId="2EC92A44" w14:textId="77777777">
        <w:trPr>
          <w:trHeight w:val="243"/>
        </w:trPr>
        <w:tc>
          <w:tcPr>
            <w:tcW w:w="5000" w:type="pct"/>
            <w:gridSpan w:val="6"/>
            <w:shd w:val="clear" w:color="auto" w:fill="C2D69B" w:themeFill="accent3" w:themeFillTint="99"/>
          </w:tcPr>
          <w:p w:rsidR="001052EB" w:rsidP="001052EB" w:rsidRDefault="001052EB" w14:paraId="54507C9B" w14:textId="613CB40C">
            <w:pPr>
              <w:pStyle w:val="HeaderTable"/>
            </w:pPr>
            <w:r>
              <w:t>End WiFi Table Section</w:t>
            </w:r>
          </w:p>
        </w:tc>
      </w:tr>
      <w:tr w:rsidRPr="008979A8" w:rsidR="001052EB" w:rsidTr="0009494B" w14:paraId="279BB299" w14:textId="77777777">
        <w:trPr>
          <w:trHeight w:val="243"/>
        </w:trPr>
        <w:tc>
          <w:tcPr>
            <w:tcW w:w="5000" w:type="pct"/>
            <w:gridSpan w:val="6"/>
            <w:shd w:val="clear" w:color="auto" w:fill="C2D69B" w:themeFill="accent3" w:themeFillTint="99"/>
          </w:tcPr>
          <w:p w:rsidR="001052EB" w:rsidP="001052EB" w:rsidRDefault="001052EB" w14:paraId="413BA0FC" w14:textId="11499C0F">
            <w:pPr>
              <w:pStyle w:val="HeaderTable"/>
            </w:pPr>
            <w:r>
              <w:t>WiFi Detail Section</w:t>
            </w:r>
          </w:p>
        </w:tc>
      </w:tr>
      <w:tr w:rsidRPr="008979A8" w:rsidR="001052EB" w:rsidTr="00135C19" w14:paraId="61F9E135" w14:textId="77777777">
        <w:trPr>
          <w:trHeight w:val="243"/>
        </w:trPr>
        <w:tc>
          <w:tcPr>
            <w:tcW w:w="848" w:type="pct"/>
            <w:gridSpan w:val="2"/>
          </w:tcPr>
          <w:p w:rsidR="001052EB" w:rsidP="001052EB" w:rsidRDefault="001052EB" w14:paraId="32D8EEBC" w14:textId="270F376E">
            <w:r>
              <w:t>deductType</w:t>
            </w:r>
          </w:p>
        </w:tc>
        <w:tc>
          <w:tcPr>
            <w:tcW w:w="1075" w:type="pct"/>
            <w:gridSpan w:val="2"/>
          </w:tcPr>
          <w:p w:rsidR="001052EB" w:rsidP="001052EB" w:rsidRDefault="001052EB" w14:paraId="474B7145" w14:textId="77777777">
            <w:pPr>
              <w:rPr>
                <w:rFonts w:cs="CordiaUPC"/>
              </w:rPr>
            </w:pPr>
          </w:p>
        </w:tc>
        <w:tc>
          <w:tcPr>
            <w:tcW w:w="3077" w:type="pct"/>
            <w:gridSpan w:val="2"/>
          </w:tcPr>
          <w:p w:rsidR="001052EB" w:rsidP="001052EB" w:rsidRDefault="001052EB" w14:paraId="34454F24" w14:textId="0DCE35C1">
            <w:pPr>
              <w:rPr>
                <w:rFonts w:cs="CordiaUPC"/>
              </w:rPr>
            </w:pPr>
            <w:r>
              <w:rPr>
                <w:rFonts w:cs="CordiaUPC"/>
              </w:rPr>
              <w:t>Invisible</w:t>
            </w:r>
          </w:p>
        </w:tc>
      </w:tr>
      <w:bookmarkEnd w:id="15"/>
      <w:tr w:rsidRPr="008979A8" w:rsidR="001052EB" w:rsidTr="00135C19" w14:paraId="2BA87155" w14:textId="77777777">
        <w:trPr>
          <w:trHeight w:val="243"/>
        </w:trPr>
        <w:tc>
          <w:tcPr>
            <w:tcW w:w="848" w:type="pct"/>
            <w:gridSpan w:val="2"/>
          </w:tcPr>
          <w:p w:rsidR="001052EB" w:rsidP="001052EB" w:rsidRDefault="001052EB" w14:paraId="0C41726D" w14:textId="19DE5913">
            <w:r>
              <w:t>wifiUsageType</w:t>
            </w:r>
          </w:p>
        </w:tc>
        <w:tc>
          <w:tcPr>
            <w:tcW w:w="1075" w:type="pct"/>
            <w:gridSpan w:val="2"/>
          </w:tcPr>
          <w:p w:rsidR="001052EB" w:rsidP="001052EB" w:rsidRDefault="001052EB" w14:paraId="45CF6450" w14:textId="1BF4C1DF">
            <w:r>
              <w:rPr>
                <w:rFonts w:cs="CordiaUPC"/>
              </w:rPr>
              <w:t>Drop down list</w:t>
            </w:r>
          </w:p>
        </w:tc>
        <w:tc>
          <w:tcPr>
            <w:tcW w:w="3077" w:type="pct"/>
            <w:gridSpan w:val="2"/>
          </w:tcPr>
          <w:p w:rsidR="001052EB" w:rsidP="001052EB" w:rsidRDefault="001052EB" w14:paraId="797B61E2" w14:textId="77777777">
            <w:pPr>
              <w:rPr>
                <w:rFonts w:cs="CordiaUPC"/>
                <w:color w:val="FF0000"/>
              </w:rPr>
            </w:pPr>
            <w:r>
              <w:rPr>
                <w:rFonts w:cs="CordiaUPC"/>
              </w:rP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9E4907">
              <w:rPr>
                <w:rFonts w:cs="Angsana New"/>
                <w:color w:val="FF0000"/>
                <w:cs/>
              </w:rPr>
              <w:t>*</w:t>
            </w:r>
            <w:r>
              <w:rPr>
                <w:rFonts w:cs="CordiaUPC"/>
                <w:color w:val="FF0000"/>
              </w:rPr>
              <w:t>WiFi Usage Type</w:t>
            </w:r>
          </w:p>
          <w:p w:rsidR="001052EB" w:rsidP="001052EB" w:rsidRDefault="001052EB" w14:paraId="0D6706C7" w14:textId="41D53BCA">
            <w:pPr>
              <w:rPr>
                <w:rFonts w:cs="CordiaUPC"/>
              </w:rPr>
            </w:pPr>
            <w:r w:rsidRPr="00AE3523">
              <w:rPr>
                <w:rFonts w:cs="CordiaUPC"/>
              </w:rPr>
              <w:t xml:space="preserve">List of Value </w:t>
            </w:r>
            <w:r w:rsidRPr="00AE3523">
              <w:rPr>
                <w:rFonts w:cs="Angsana New"/>
                <w:cs/>
              </w:rPr>
              <w:t xml:space="preserve">: </w:t>
            </w:r>
            <w:r w:rsidRPr="00B916D9">
              <w:rPr>
                <w:rFonts w:cs="Angsana New"/>
                <w:cs/>
              </w:rPr>
              <w:t>ดึงข้อมูลจาก</w:t>
            </w:r>
            <w:r w:rsidRPr="00B916D9">
              <w:rPr>
                <w:rFonts w:cs="CordiaUPC"/>
              </w:rPr>
              <w:t xml:space="preserve">DB </w:t>
            </w:r>
            <w:r w:rsidRPr="00B916D9">
              <w:rPr>
                <w:rFonts w:cs="Angsana New"/>
                <w:cs/>
              </w:rPr>
              <w:t xml:space="preserve">ที่ </w:t>
            </w:r>
            <w:r w:rsidRPr="00B916D9">
              <w:rPr>
                <w:rFonts w:cs="CordiaUPC"/>
              </w:rPr>
              <w:t xml:space="preserve">Table FLW_CFG_LOV </w:t>
            </w:r>
            <w:r w:rsidRPr="00B916D9">
              <w:rPr>
                <w:rFonts w:cs="Angsana New"/>
                <w:cs/>
              </w:rPr>
              <w:t xml:space="preserve">โดย </w:t>
            </w:r>
            <w:r w:rsidRPr="00B916D9">
              <w:rPr>
                <w:rFonts w:cs="CordiaUPC"/>
              </w:rPr>
              <w:t xml:space="preserve">group_type </w:t>
            </w:r>
            <w:r w:rsidRPr="00B916D9">
              <w:rPr>
                <w:rFonts w:cs="Angsana New"/>
                <w:cs/>
              </w:rPr>
              <w:t>= ‘</w:t>
            </w:r>
            <w:r w:rsidRPr="002C44B0">
              <w:rPr>
                <w:rFonts w:cs="CordiaUPC"/>
              </w:rPr>
              <w:t>Internet Usage Type</w:t>
            </w:r>
            <w:r>
              <w:rPr>
                <w:rFonts w:cs="Angsana New"/>
                <w:cs/>
              </w:rPr>
              <w:t>’</w:t>
            </w:r>
          </w:p>
          <w:p w:rsidR="001052EB" w:rsidP="001052EB" w:rsidRDefault="001052EB" w14:paraId="40482B0D" w14:textId="447BB485">
            <w:r>
              <w:rPr>
                <w:rFonts w:cs="CordiaUPC"/>
              </w:rPr>
              <w:t xml:space="preserve">Default Value </w:t>
            </w:r>
            <w:r>
              <w:rPr>
                <w:rFonts w:cs="Angsana New"/>
                <w:cs/>
              </w:rPr>
              <w:t>: “</w:t>
            </w:r>
            <w:r>
              <w:rPr>
                <w:rFonts w:cs="CordiaUPC"/>
              </w:rPr>
              <w:t>Volume</w:t>
            </w:r>
            <w:r>
              <w:rPr>
                <w:rFonts w:cs="Angsana New"/>
                <w:cs/>
              </w:rPr>
              <w:t>-</w:t>
            </w:r>
            <w:r>
              <w:rPr>
                <w:rFonts w:cs="CordiaUPC"/>
              </w:rPr>
              <w:t>based</w:t>
            </w:r>
            <w:r>
              <w:rPr>
                <w:rFonts w:cs="Angsana New"/>
                <w:cs/>
              </w:rPr>
              <w:t>”</w:t>
            </w:r>
          </w:p>
        </w:tc>
      </w:tr>
      <w:tr w:rsidRPr="008979A8" w:rsidR="001052EB" w:rsidTr="00135C19" w14:paraId="4081966A" w14:textId="77777777">
        <w:trPr>
          <w:trHeight w:val="243"/>
        </w:trPr>
        <w:tc>
          <w:tcPr>
            <w:tcW w:w="848" w:type="pct"/>
            <w:gridSpan w:val="2"/>
          </w:tcPr>
          <w:p w:rsidR="001052EB" w:rsidP="001052EB" w:rsidRDefault="001052EB" w14:paraId="78109B06" w14:textId="36684675">
            <w:r>
              <w:t>wifiQuotaType</w:t>
            </w:r>
          </w:p>
        </w:tc>
        <w:tc>
          <w:tcPr>
            <w:tcW w:w="1075" w:type="pct"/>
            <w:gridSpan w:val="2"/>
          </w:tcPr>
          <w:p w:rsidR="001052EB" w:rsidP="001052EB" w:rsidRDefault="001052EB" w14:paraId="30182A85" w14:textId="640EBF38">
            <w:r>
              <w:rPr>
                <w:rFonts w:cs="CordiaUPC"/>
              </w:rPr>
              <w:t>Drop down list</w:t>
            </w:r>
          </w:p>
        </w:tc>
        <w:tc>
          <w:tcPr>
            <w:tcW w:w="3077" w:type="pct"/>
            <w:gridSpan w:val="2"/>
          </w:tcPr>
          <w:p w:rsidR="001052EB" w:rsidP="001052EB" w:rsidRDefault="001052EB" w14:paraId="0E202808" w14:textId="77777777">
            <w:pPr>
              <w:rPr>
                <w:color w:val="FF0000"/>
              </w:rPr>
            </w:pPr>
            <w:r>
              <w:t xml:space="preserve">Label </w:t>
            </w:r>
            <w:r>
              <w:rPr>
                <w:cs/>
              </w:rPr>
              <w:t xml:space="preserve">: </w:t>
            </w:r>
            <w:r w:rsidRPr="00FC0493">
              <w:rPr>
                <w:color w:val="FF0000"/>
                <w:cs/>
              </w:rPr>
              <w:t>*</w:t>
            </w:r>
            <w:r>
              <w:rPr>
                <w:color w:val="FF0000"/>
              </w:rPr>
              <w:t>WiFi</w:t>
            </w:r>
            <w:r w:rsidRPr="00B24327">
              <w:rPr>
                <w:color w:val="FF0000"/>
                <w:cs/>
              </w:rPr>
              <w:t xml:space="preserve"> </w:t>
            </w:r>
            <w:r>
              <w:rPr>
                <w:color w:val="FF0000"/>
              </w:rPr>
              <w:t>Quota Type</w:t>
            </w:r>
          </w:p>
          <w:p w:rsidR="001052EB" w:rsidP="001052EB" w:rsidRDefault="001052EB" w14:paraId="6585956C" w14:textId="77777777">
            <w:pPr>
              <w:rPr>
                <w:rFonts w:cs="CordiaUPC"/>
              </w:rPr>
            </w:pPr>
            <w:r w:rsidRPr="00AE3523">
              <w:rPr>
                <w:rFonts w:cs="CordiaUPC"/>
              </w:rPr>
              <w:t xml:space="preserve">List of Value </w:t>
            </w:r>
            <w:r w:rsidRPr="00AE3523">
              <w:rPr>
                <w:rFonts w:cs="Angsana New"/>
                <w:cs/>
              </w:rPr>
              <w:t xml:space="preserve">: </w:t>
            </w:r>
            <w:r w:rsidRPr="00B916D9">
              <w:rPr>
                <w:rFonts w:cs="Angsana New"/>
                <w:cs/>
              </w:rPr>
              <w:t>ดึงข้อมูลจาก</w:t>
            </w:r>
            <w:r w:rsidRPr="00B916D9">
              <w:rPr>
                <w:rFonts w:cs="CordiaUPC"/>
              </w:rPr>
              <w:t xml:space="preserve">DB </w:t>
            </w:r>
            <w:r w:rsidRPr="00B916D9">
              <w:rPr>
                <w:rFonts w:cs="Angsana New"/>
                <w:cs/>
              </w:rPr>
              <w:t xml:space="preserve">ที่ </w:t>
            </w:r>
            <w:r w:rsidRPr="00B916D9">
              <w:rPr>
                <w:rFonts w:cs="CordiaUPC"/>
              </w:rPr>
              <w:t xml:space="preserve">Table FLW_CFG_LOV </w:t>
            </w:r>
            <w:r w:rsidRPr="00B916D9">
              <w:rPr>
                <w:rFonts w:cs="Angsana New"/>
                <w:cs/>
              </w:rPr>
              <w:t xml:space="preserve">โดย </w:t>
            </w:r>
            <w:r w:rsidRPr="00B916D9">
              <w:rPr>
                <w:rFonts w:cs="CordiaUPC"/>
              </w:rPr>
              <w:t xml:space="preserve">group_type </w:t>
            </w:r>
            <w:r w:rsidRPr="00B916D9">
              <w:rPr>
                <w:rFonts w:cs="Angsana New"/>
                <w:cs/>
              </w:rPr>
              <w:t>= ‘</w:t>
            </w:r>
            <w:r w:rsidRPr="00717EC7">
              <w:rPr>
                <w:rFonts w:cs="CordiaUPC"/>
              </w:rPr>
              <w:t>WiFi Quota Type</w:t>
            </w:r>
            <w:r>
              <w:rPr>
                <w:rFonts w:cs="Angsana New"/>
                <w:cs/>
              </w:rPr>
              <w:t xml:space="preserve">’ </w:t>
            </w:r>
            <w:r>
              <w:rPr>
                <w:rFonts w:hint="cs" w:cs="Angsana New"/>
                <w:cs/>
              </w:rPr>
              <w:t xml:space="preserve">และ </w:t>
            </w:r>
            <w:r>
              <w:rPr>
                <w:rFonts w:cs="CordiaUPC"/>
              </w:rPr>
              <w:t xml:space="preserve">lov_type </w:t>
            </w:r>
            <w:r>
              <w:rPr>
                <w:rFonts w:hint="cs" w:cs="Angsana New"/>
                <w:cs/>
              </w:rPr>
              <w:t xml:space="preserve">ประกอบด้วยค่า </w:t>
            </w:r>
            <w:r>
              <w:rPr>
                <w:rFonts w:cs="CordiaUPC"/>
              </w:rPr>
              <w:t>productClass</w:t>
            </w:r>
          </w:p>
          <w:p w:rsidRPr="00017487" w:rsidR="001052EB" w:rsidP="001052EB" w:rsidRDefault="001052EB" w14:paraId="2A23F52D" w14:textId="5CFE5EDC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Default Value </w:t>
            </w:r>
            <w:r>
              <w:rPr>
                <w:rFonts w:cs="Angsana New"/>
                <w:cs/>
              </w:rPr>
              <w:t>: “</w:t>
            </w:r>
            <w:r>
              <w:rPr>
                <w:rFonts w:cs="CordiaUPC"/>
              </w:rPr>
              <w:t xml:space="preserve">Unlimited Data </w:t>
            </w:r>
            <w:r>
              <w:rPr>
                <w:rFonts w:cs="Angsana New"/>
                <w:cs/>
              </w:rPr>
              <w:t>(</w:t>
            </w:r>
            <w:r>
              <w:rPr>
                <w:rFonts w:cs="CordiaUPC"/>
              </w:rPr>
              <w:t>Fixed Speed</w:t>
            </w:r>
            <w:r>
              <w:rPr>
                <w:rFonts w:cs="Angsana New"/>
                <w:cs/>
              </w:rPr>
              <w:t>)”</w:t>
            </w:r>
          </w:p>
        </w:tc>
      </w:tr>
      <w:tr w:rsidRPr="008979A8" w:rsidR="001052EB" w:rsidTr="00135C19" w14:paraId="2FF2D013" w14:textId="77777777">
        <w:trPr>
          <w:trHeight w:val="243"/>
        </w:trPr>
        <w:tc>
          <w:tcPr>
            <w:tcW w:w="848" w:type="pct"/>
            <w:gridSpan w:val="2"/>
          </w:tcPr>
          <w:p w:rsidR="001052EB" w:rsidP="001052EB" w:rsidRDefault="001052EB" w14:paraId="68EE3C42" w14:textId="5073DA84">
            <w:r>
              <w:rPr>
                <w:rFonts w:cs="CordiaUPC"/>
              </w:rPr>
              <w:t>search</w:t>
            </w:r>
          </w:p>
        </w:tc>
        <w:tc>
          <w:tcPr>
            <w:tcW w:w="1075" w:type="pct"/>
            <w:gridSpan w:val="2"/>
          </w:tcPr>
          <w:p w:rsidR="001052EB" w:rsidP="001052EB" w:rsidRDefault="001052EB" w14:paraId="168A9C40" w14:textId="0792DBD0">
            <w:r>
              <w:rPr>
                <w:rFonts w:cs="CordiaUPC"/>
              </w:rPr>
              <w:t>Text Box</w:t>
            </w:r>
          </w:p>
        </w:tc>
        <w:tc>
          <w:tcPr>
            <w:tcW w:w="3077" w:type="pct"/>
            <w:gridSpan w:val="2"/>
          </w:tcPr>
          <w:p w:rsidR="001052EB" w:rsidP="001052EB" w:rsidRDefault="001052EB" w14:paraId="5E9908C8" w14:textId="12401C75">
            <w:r>
              <w:rPr>
                <w:rFonts w:hint="cs" w:cs="Angsana New"/>
                <w:cs/>
              </w:rPr>
              <w:t xml:space="preserve">เมื่อกรอกข้อมูลที่ </w:t>
            </w:r>
            <w:r>
              <w:rPr>
                <w:rFonts w:cs="CordiaUPC"/>
              </w:rPr>
              <w:t xml:space="preserve">Field </w:t>
            </w:r>
            <w:r>
              <w:rPr>
                <w:rFonts w:hint="cs" w:cs="Angsana New"/>
                <w:cs/>
              </w:rPr>
              <w:t xml:space="preserve">นี้ ระบบจะทำการ </w:t>
            </w:r>
            <w:r>
              <w:rPr>
                <w:rFonts w:cs="CordiaUPC"/>
              </w:rPr>
              <w:t xml:space="preserve">Filter List of Value </w:t>
            </w:r>
            <w:r>
              <w:rPr>
                <w:rFonts w:hint="cs" w:cs="Angsana New"/>
                <w:cs/>
              </w:rPr>
              <w:t xml:space="preserve">ของ </w:t>
            </w:r>
            <w:r>
              <w:rPr>
                <w:rFonts w:cs="CordiaUPC"/>
              </w:rPr>
              <w:t xml:space="preserve">WiFi </w:t>
            </w:r>
            <w:r>
              <w:rPr>
                <w:rFonts w:hint="cs" w:cs="Angsana New"/>
                <w:cs/>
              </w:rPr>
              <w:t xml:space="preserve">ตามที่ </w:t>
            </w:r>
            <w:r>
              <w:rPr>
                <w:rFonts w:cs="CordiaUPC"/>
              </w:rPr>
              <w:t xml:space="preserve">User </w:t>
            </w:r>
            <w:r>
              <w:rPr>
                <w:rFonts w:hint="cs" w:cs="Angsana New"/>
                <w:cs/>
              </w:rPr>
              <w:t xml:space="preserve">กรอกมาตามเงื่อนไข </w:t>
            </w:r>
            <w:r>
              <w:rPr>
                <w:rFonts w:cs="Angsana New"/>
                <w:cs/>
              </w:rPr>
              <w:t>“%</w:t>
            </w:r>
            <w:r>
              <w:rPr>
                <w:rFonts w:cs="CordiaUPC"/>
              </w:rPr>
              <w:t>search</w:t>
            </w:r>
            <w:r>
              <w:rPr>
                <w:rFonts w:cs="Angsana New"/>
                <w:cs/>
              </w:rPr>
              <w:t>%”</w:t>
            </w:r>
          </w:p>
        </w:tc>
      </w:tr>
      <w:tr w:rsidRPr="008979A8" w:rsidR="001052EB" w:rsidTr="00135C19" w14:paraId="5AD9F3A7" w14:textId="77777777">
        <w:trPr>
          <w:trHeight w:val="243"/>
        </w:trPr>
        <w:tc>
          <w:tcPr>
            <w:tcW w:w="848" w:type="pct"/>
            <w:gridSpan w:val="2"/>
          </w:tcPr>
          <w:p w:rsidR="001052EB" w:rsidP="001052EB" w:rsidRDefault="001052EB" w14:paraId="11254691" w14:textId="4DE81A72">
            <w:r>
              <w:rPr>
                <w:rFonts w:cs="CordiaUPC"/>
              </w:rPr>
              <w:t>wifi</w:t>
            </w:r>
          </w:p>
        </w:tc>
        <w:tc>
          <w:tcPr>
            <w:tcW w:w="1075" w:type="pct"/>
            <w:gridSpan w:val="2"/>
          </w:tcPr>
          <w:p w:rsidR="001052EB" w:rsidP="001052EB" w:rsidRDefault="001052EB" w14:paraId="5E10DE19" w14:textId="26B87C43">
            <w:r w:rsidRPr="008979A8">
              <w:rPr>
                <w:rFonts w:cs="CordiaUPC"/>
              </w:rPr>
              <w:t>Drop Down List</w:t>
            </w:r>
          </w:p>
        </w:tc>
        <w:tc>
          <w:tcPr>
            <w:tcW w:w="3077" w:type="pct"/>
            <w:gridSpan w:val="2"/>
          </w:tcPr>
          <w:p w:rsidR="001052EB" w:rsidP="001052EB" w:rsidRDefault="001052EB" w14:paraId="0E83E8EA" w14:textId="5D8F57FF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 xml:space="preserve">Label </w:t>
            </w:r>
            <w:r w:rsidRPr="008979A8">
              <w:rPr>
                <w:rFonts w:cs="Angsana New"/>
                <w:cs/>
              </w:rPr>
              <w:t>:</w:t>
            </w:r>
            <w:r>
              <w:rPr>
                <w:rFonts w:cs="Angsana New"/>
                <w:cs/>
              </w:rPr>
              <w:t xml:space="preserve"> </w:t>
            </w:r>
            <w:r w:rsidRPr="004E6408">
              <w:rPr>
                <w:rFonts w:cs="Angsana New"/>
                <w:color w:val="FF0000"/>
                <w:cs/>
              </w:rPr>
              <w:t>*</w:t>
            </w:r>
            <w:r>
              <w:rPr>
                <w:rFonts w:cs="CordiaUPC"/>
                <w:color w:val="FF0000"/>
              </w:rPr>
              <w:t>WiFi</w:t>
            </w:r>
          </w:p>
          <w:p w:rsidR="001052EB" w:rsidP="001052EB" w:rsidRDefault="001052EB" w14:paraId="4825527A" w14:textId="5BC17576">
            <w:r w:rsidRPr="004C3917">
              <w:t xml:space="preserve">List of Value </w:t>
            </w:r>
            <w:r w:rsidRPr="004C3917">
              <w:rPr>
                <w:rFonts w:cs="Angsana New"/>
                <w:cs/>
              </w:rPr>
              <w:t xml:space="preserve">: </w:t>
            </w:r>
            <w:r w:rsidRPr="008979A8">
              <w:rPr>
                <w:rFonts w:cs="Angsana New"/>
                <w:cs/>
              </w:rPr>
              <w:t xml:space="preserve">ดึงข้อมูล </w:t>
            </w:r>
            <w:r w:rsidRPr="008979A8">
              <w:rPr>
                <w:rFonts w:cs="CordiaUPC"/>
              </w:rPr>
              <w:t>free_resource_name</w:t>
            </w:r>
            <w:r w:rsidRPr="008979A8">
              <w:rPr>
                <w:rFonts w:cs="Angsana New"/>
                <w:cs/>
              </w:rPr>
              <w:t xml:space="preserve"> จาก </w:t>
            </w:r>
            <w:r>
              <w:rPr>
                <w:rFonts w:cs="CordiaUPC"/>
              </w:rPr>
              <w:t>MASS</w:t>
            </w:r>
            <w:r w:rsidRPr="008979A8">
              <w:rPr>
                <w:rFonts w:cs="CordiaUPC"/>
              </w:rPr>
              <w:t>_BUSINESS_</w:t>
            </w:r>
            <w:r>
              <w:rPr>
                <w:rFonts w:cs="CordiaUPC"/>
              </w:rPr>
              <w:t>WIFI</w:t>
            </w:r>
            <w:r w:rsidRPr="008979A8">
              <w:rPr>
                <w:rFonts w:cs="CordiaUPC"/>
              </w:rPr>
              <w:t xml:space="preserve"> Table </w:t>
            </w:r>
            <w:r w:rsidRPr="008979A8">
              <w:rPr>
                <w:rFonts w:cs="Angsana New"/>
                <w:cs/>
              </w:rPr>
              <w:t xml:space="preserve">มาแสดง </w:t>
            </w:r>
            <w:r>
              <w:rPr>
                <w:rFonts w:hint="cs" w:cs="Angsana New"/>
                <w:cs/>
              </w:rPr>
              <w:t xml:space="preserve">โดยให้ </w:t>
            </w:r>
            <w:r>
              <w:rPr>
                <w:rFonts w:cs="CordiaUPC"/>
              </w:rPr>
              <w:t xml:space="preserve">Filter </w:t>
            </w:r>
            <w:r>
              <w:rPr>
                <w:rFonts w:hint="cs" w:cs="Angsana New"/>
                <w:cs/>
              </w:rPr>
              <w:t xml:space="preserve">ข้อมูลตาม </w:t>
            </w:r>
            <w:r>
              <w:rPr>
                <w:rFonts w:cs="CordiaUPC"/>
              </w:rPr>
              <w:t>wifiUsageType</w:t>
            </w:r>
            <w:r>
              <w:rPr>
                <w:rFonts w:hint="cs" w:cs="Angsana New"/>
                <w:cs/>
              </w:rPr>
              <w:t xml:space="preserve"> และ</w:t>
            </w:r>
            <w:r w:rsidRPr="00243255">
              <w:rPr>
                <w:rFonts w:cs="Angsana New"/>
                <w:cs/>
              </w:rPr>
              <w:t xml:space="preserve"> </w:t>
            </w:r>
            <w:r>
              <w:rPr>
                <w:rFonts w:cs="CordiaUPC"/>
                <w:szCs w:val="36"/>
              </w:rPr>
              <w:t>wifi</w:t>
            </w:r>
            <w:r w:rsidRPr="0062165E">
              <w:rPr>
                <w:rFonts w:cs="CordiaUPC"/>
                <w:szCs w:val="36"/>
              </w:rPr>
              <w:t>QuotaType</w:t>
            </w:r>
            <w:r>
              <w:rPr>
                <w:rFonts w:cs="Angsana New"/>
                <w:cs/>
              </w:rPr>
              <w:t xml:space="preserve"> </w:t>
            </w:r>
            <w:r w:rsidR="008B08EE">
              <w:rPr>
                <w:rFonts w:hint="cs"/>
                <w:cs/>
              </w:rPr>
              <w:t xml:space="preserve">และ </w:t>
            </w:r>
            <w:r w:rsidR="008B08EE">
              <w:t xml:space="preserve">Status </w:t>
            </w:r>
            <w:r w:rsidR="008B08EE">
              <w:rPr>
                <w:rFonts w:hint="cs"/>
                <w:cs/>
              </w:rPr>
              <w:t xml:space="preserve">ไม่ใช่ </w:t>
            </w:r>
            <w:r w:rsidR="008B08EE">
              <w:t>Inactive</w:t>
            </w:r>
          </w:p>
        </w:tc>
      </w:tr>
      <w:tr w:rsidRPr="008979A8" w:rsidR="001052EB" w:rsidTr="00135C19" w14:paraId="02B99BF2" w14:textId="77777777">
        <w:trPr>
          <w:trHeight w:val="243"/>
        </w:trPr>
        <w:tc>
          <w:tcPr>
            <w:tcW w:w="848" w:type="pct"/>
            <w:gridSpan w:val="2"/>
          </w:tcPr>
          <w:p w:rsidR="001052EB" w:rsidP="001052EB" w:rsidRDefault="001052EB" w14:paraId="766525A1" w14:textId="74E64CA9">
            <w:r w:rsidRPr="008979A8">
              <w:rPr>
                <w:rFonts w:cs="Angsana New"/>
                <w:cs/>
              </w:rPr>
              <w:t xml:space="preserve">ปุ่ม </w:t>
            </w:r>
            <w:r w:rsidRPr="008979A8">
              <w:rPr>
                <w:rFonts w:cs="CordiaUPC"/>
              </w:rPr>
              <w:t>New</w:t>
            </w:r>
          </w:p>
        </w:tc>
        <w:tc>
          <w:tcPr>
            <w:tcW w:w="1075" w:type="pct"/>
            <w:gridSpan w:val="2"/>
          </w:tcPr>
          <w:p w:rsidR="001052EB" w:rsidP="001052EB" w:rsidRDefault="001052EB" w14:paraId="21619B22" w14:textId="4217F2AB">
            <w:r w:rsidRPr="008979A8">
              <w:rPr>
                <w:rFonts w:cs="CordiaUPC"/>
              </w:rPr>
              <w:t>Button</w:t>
            </w:r>
          </w:p>
        </w:tc>
        <w:tc>
          <w:tcPr>
            <w:tcW w:w="3077" w:type="pct"/>
            <w:gridSpan w:val="2"/>
          </w:tcPr>
          <w:p w:rsidR="001052EB" w:rsidP="001052EB" w:rsidRDefault="001052EB" w14:paraId="2BC56CF4" w14:textId="468E3E73">
            <w:pPr>
              <w:rPr>
                <w:rFonts w:cs="CordiaUPC"/>
              </w:rPr>
            </w:pPr>
            <w:r w:rsidRPr="008979A8">
              <w:rPr>
                <w:rFonts w:cs="Angsana New"/>
                <w:cs/>
              </w:rPr>
              <w:t xml:space="preserve">วางไว้หลัง 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cs="CordiaUPC"/>
              </w:rPr>
              <w:t>wifi</w:t>
            </w:r>
          </w:p>
          <w:p w:rsidR="001052EB" w:rsidP="001052EB" w:rsidRDefault="001052EB" w14:paraId="388934C1" w14:textId="1BE0991F">
            <w:r>
              <w:rPr>
                <w:rFonts w:hint="cs" w:cs="Angsana New"/>
                <w:cs/>
              </w:rPr>
              <w:t>เมื่อกดปุ่ม</w:t>
            </w:r>
            <w:r>
              <w:rPr>
                <w:rFonts w:cs="Angsana New"/>
                <w:cs/>
              </w:rPr>
              <w:t>ให</w:t>
            </w:r>
            <w:r>
              <w:rPr>
                <w:rFonts w:hint="cs" w:cs="Angsana New"/>
                <w:cs/>
              </w:rPr>
              <w:t xml:space="preserve">้ </w:t>
            </w:r>
            <w:r>
              <w:rPr>
                <w:rFonts w:cs="CordiaUPC"/>
              </w:rPr>
              <w:t>Visible</w:t>
            </w:r>
            <w:r>
              <w:rPr>
                <w:rFonts w:hint="cs" w:cs="Angsana New"/>
                <w:cs/>
              </w:rPr>
              <w:t xml:space="preserve"> </w:t>
            </w:r>
            <w:r>
              <w:t>New WiFi Pattern</w:t>
            </w:r>
            <w:r>
              <w:rPr>
                <w:rFonts w:cs="CordiaUPC"/>
              </w:rPr>
              <w:t xml:space="preserve"> Section</w:t>
            </w:r>
          </w:p>
        </w:tc>
      </w:tr>
      <w:tr w:rsidRPr="008979A8" w:rsidR="00D37518" w:rsidTr="00135C19" w14:paraId="55346409" w14:textId="77777777">
        <w:trPr>
          <w:trHeight w:val="243"/>
        </w:trPr>
        <w:tc>
          <w:tcPr>
            <w:tcW w:w="848" w:type="pct"/>
            <w:gridSpan w:val="2"/>
          </w:tcPr>
          <w:p w:rsidRPr="008979A8" w:rsidR="00D37518" w:rsidP="001052EB" w:rsidRDefault="00D37518" w14:paraId="6556450F" w14:textId="02A727C3">
            <w:pPr>
              <w:rPr>
                <w:rFonts w:cs="Angsana New"/>
                <w:cs/>
              </w:rPr>
            </w:pPr>
            <w:r>
              <w:rPr>
                <w:rFonts w:cs="Angsana New"/>
              </w:rPr>
              <w:t>contentType</w:t>
            </w:r>
          </w:p>
        </w:tc>
        <w:tc>
          <w:tcPr>
            <w:tcW w:w="1075" w:type="pct"/>
            <w:gridSpan w:val="2"/>
          </w:tcPr>
          <w:p w:rsidRPr="008979A8" w:rsidR="00D37518" w:rsidP="001052EB" w:rsidRDefault="00D37518" w14:paraId="39A44916" w14:textId="1F1D2C2F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>Drop Down List</w:t>
            </w:r>
          </w:p>
        </w:tc>
        <w:tc>
          <w:tcPr>
            <w:tcW w:w="3077" w:type="pct"/>
            <w:gridSpan w:val="2"/>
          </w:tcPr>
          <w:p w:rsidR="00D37518" w:rsidP="001052EB" w:rsidRDefault="00D37518" w14:paraId="7F7D94AC" w14:textId="77777777">
            <w:pPr>
              <w:rPr>
                <w:rFonts w:cs="Angsana New"/>
              </w:rPr>
            </w:pPr>
            <w:r>
              <w:rPr>
                <w:rFonts w:cs="Angsana New"/>
              </w:rPr>
              <w:t xml:space="preserve">Label </w:t>
            </w:r>
            <w:r>
              <w:rPr>
                <w:rFonts w:cs="CordiaUPC"/>
                <w:cs/>
              </w:rPr>
              <w:t xml:space="preserve">: </w:t>
            </w:r>
            <w:r w:rsidRPr="0024215A">
              <w:rPr>
                <w:rFonts w:cs="CordiaUPC"/>
                <w:color w:val="FF0000"/>
                <w:cs/>
              </w:rPr>
              <w:t>*</w:t>
            </w:r>
            <w:r w:rsidRPr="0024215A">
              <w:rPr>
                <w:rFonts w:cs="Angsana New"/>
                <w:color w:val="FF0000"/>
              </w:rPr>
              <w:t>Content Type</w:t>
            </w:r>
          </w:p>
          <w:p w:rsidR="00D37518" w:rsidP="001052EB" w:rsidRDefault="00D37518" w14:paraId="138BDC5F" w14:textId="77777777">
            <w:pPr>
              <w:rPr>
                <w:rFonts w:cs="Angsana New"/>
              </w:rPr>
            </w:pPr>
            <w:r>
              <w:rPr>
                <w:rFonts w:cs="Angsana New"/>
              </w:rPr>
              <w:t xml:space="preserve">Visible </w:t>
            </w:r>
            <w:r>
              <w:rPr>
                <w:rFonts w:hint="cs" w:cs="Angsana New"/>
                <w:cs/>
              </w:rPr>
              <w:t xml:space="preserve">เมื่อ </w:t>
            </w:r>
            <w:r>
              <w:rPr>
                <w:rFonts w:cs="Angsana New"/>
              </w:rPr>
              <w:t xml:space="preserve">Product Specification </w:t>
            </w:r>
            <w:r>
              <w:rPr>
                <w:rFonts w:cs="CordiaUPC"/>
                <w:cs/>
              </w:rPr>
              <w:t>= “</w:t>
            </w:r>
            <w:r>
              <w:rPr>
                <w:rFonts w:cs="Angsana New"/>
              </w:rPr>
              <w:t>WiFi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>เท่านั้น</w:t>
            </w:r>
          </w:p>
          <w:p w:rsidR="002667E8" w:rsidP="002667E8" w:rsidRDefault="002667E8" w14:paraId="560506CE" w14:textId="77777777">
            <w:pPr>
              <w:rPr>
                <w:rFonts w:cs="Angsana New"/>
              </w:rPr>
            </w:pPr>
            <w:r>
              <w:rPr>
                <w:rFonts w:cs="Angsana New"/>
              </w:rPr>
              <w:t xml:space="preserve">List of Value </w:t>
            </w:r>
            <w:r>
              <w:rPr>
                <w:rFonts w:cs="CordiaUPC"/>
                <w:cs/>
              </w:rPr>
              <w:t xml:space="preserve">: </w:t>
            </w:r>
            <w:r>
              <w:rPr>
                <w:rFonts w:hint="cs" w:cs="Angsana New"/>
                <w:cs/>
              </w:rPr>
              <w:t xml:space="preserve">ดึงข้อมูล </w:t>
            </w:r>
            <w:r>
              <w:rPr>
                <w:rFonts w:cs="Angsana New"/>
              </w:rPr>
              <w:t xml:space="preserve">FLW_CFG_LOV </w:t>
            </w:r>
            <w:r>
              <w:rPr>
                <w:rFonts w:hint="cs" w:cs="Angsana New"/>
                <w:cs/>
              </w:rPr>
              <w:t xml:space="preserve">โดย </w:t>
            </w:r>
            <w:r>
              <w:rPr>
                <w:rFonts w:cs="Angsana New"/>
              </w:rPr>
              <w:t xml:space="preserve">GROUP_TYPE </w:t>
            </w:r>
            <w:r>
              <w:rPr>
                <w:rFonts w:cs="CordiaUPC"/>
                <w:cs/>
              </w:rPr>
              <w:t>= “</w:t>
            </w:r>
            <w:r>
              <w:rPr>
                <w:rFonts w:cs="Angsana New"/>
              </w:rPr>
              <w:t>WiFi Content Type</w:t>
            </w:r>
            <w:r>
              <w:rPr>
                <w:rFonts w:cs="CordiaUPC"/>
                <w:cs/>
              </w:rPr>
              <w:t>”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Angsana New"/>
              </w:rPr>
              <w:t xml:space="preserve">STATUS </w:t>
            </w:r>
            <w:r>
              <w:rPr>
                <w:rFonts w:cs="CordiaUPC"/>
                <w:cs/>
              </w:rPr>
              <w:t>= “</w:t>
            </w:r>
            <w:r>
              <w:rPr>
                <w:rFonts w:cs="Angsana New"/>
              </w:rPr>
              <w:t>Active</w:t>
            </w:r>
            <w:r>
              <w:rPr>
                <w:rFonts w:cs="CordiaUPC"/>
                <w:cs/>
              </w:rPr>
              <w:t>”</w:t>
            </w:r>
          </w:p>
          <w:p w:rsidRPr="008979A8" w:rsidR="00D37518" w:rsidP="001052EB" w:rsidRDefault="00D37518" w14:paraId="6E949566" w14:textId="62326BEC">
            <w:pPr>
              <w:rPr>
                <w:rFonts w:cs="Angsana New"/>
                <w:cs/>
              </w:rPr>
            </w:pPr>
            <w:r>
              <w:rPr>
                <w:rFonts w:cs="Angsana New"/>
              </w:rPr>
              <w:t xml:space="preserve">Default Value </w:t>
            </w:r>
            <w:r>
              <w:rPr>
                <w:rFonts w:cs="CordiaUPC"/>
                <w:cs/>
              </w:rPr>
              <w:t>: “</w:t>
            </w:r>
            <w:r w:rsidRPr="00D37518">
              <w:rPr>
                <w:rFonts w:cs="Angsana New"/>
              </w:rPr>
              <w:t>SWiFi Bundle</w:t>
            </w:r>
            <w:r>
              <w:rPr>
                <w:rFonts w:cs="CordiaUPC"/>
                <w:cs/>
              </w:rPr>
              <w:t>”</w:t>
            </w:r>
          </w:p>
        </w:tc>
      </w:tr>
      <w:tr w:rsidRPr="008979A8" w:rsidR="001052EB" w:rsidTr="00BA46EF" w14:paraId="37858E4F" w14:textId="77777777">
        <w:trPr>
          <w:trHeight w:val="243"/>
        </w:trPr>
        <w:tc>
          <w:tcPr>
            <w:tcW w:w="5000" w:type="pct"/>
            <w:gridSpan w:val="6"/>
            <w:shd w:val="clear" w:color="auto" w:fill="C2D69B" w:themeFill="accent3" w:themeFillTint="99"/>
          </w:tcPr>
          <w:p w:rsidR="001052EB" w:rsidP="001052EB" w:rsidRDefault="001052EB" w14:paraId="5A8B2766" w14:textId="77777777">
            <w:pPr>
              <w:pStyle w:val="HeaderTable"/>
              <w:rPr>
                <w:rtl/>
              </w:rPr>
            </w:pPr>
            <w:r w:rsidRPr="008979A8">
              <w:t xml:space="preserve">Duration </w:t>
            </w:r>
            <w:r>
              <w:t>Section</w:t>
            </w:r>
          </w:p>
          <w:p w:rsidR="001052EB" w:rsidP="001052EB" w:rsidRDefault="001052EB" w14:paraId="60EB2209" w14:textId="0B9586A5">
            <w:r>
              <w:rPr>
                <w:rFonts w:hint="cs"/>
                <w:cs/>
              </w:rPr>
              <w:t xml:space="preserve">ถ้ามาจาก </w:t>
            </w:r>
            <w:r>
              <w:t>Tab Reward per Target Customer</w:t>
            </w:r>
            <w:r w:rsidR="00423586">
              <w:rPr>
                <w:rFonts w:cs="CordiaUPC"/>
                <w:cs/>
              </w:rPr>
              <w:t xml:space="preserve"> </w:t>
            </w:r>
            <w:r w:rsidR="00423586">
              <w:rPr>
                <w:rFonts w:hint="cs"/>
                <w:cs/>
              </w:rPr>
              <w:t>หรือ</w:t>
            </w:r>
            <w:r>
              <w:rPr>
                <w:rFonts w:cs="CordiaUPC"/>
                <w:cs/>
              </w:rPr>
              <w:t xml:space="preserve"> </w:t>
            </w:r>
            <w:r w:rsidR="004805BE">
              <w:t>Customer Type</w:t>
            </w:r>
            <w:r w:rsidR="00423586">
              <w:rPr>
                <w:rFonts w:cs="CordiaUPC"/>
                <w:cs/>
              </w:rPr>
              <w:t xml:space="preserve"> = “</w:t>
            </w:r>
            <w:r w:rsidR="00423586">
              <w:t>Pre paid</w:t>
            </w:r>
            <w:r w:rsidR="00423586">
              <w:rPr>
                <w:rFonts w:cs="CordiaUPC"/>
                <w:cs/>
              </w:rPr>
              <w:t xml:space="preserve">” </w:t>
            </w:r>
            <w:r w:rsidR="00423586">
              <w:rPr>
                <w:rFonts w:hint="cs"/>
                <w:cs/>
              </w:rPr>
              <w:t xml:space="preserve">และ </w:t>
            </w:r>
            <w:r w:rsidR="00423586">
              <w:t xml:space="preserve">Multi Duration </w:t>
            </w:r>
            <w:r w:rsidR="00423586">
              <w:rPr>
                <w:rFonts w:cs="CordiaUPC"/>
                <w:cs/>
              </w:rPr>
              <w:t>= “</w:t>
            </w:r>
            <w:r w:rsidR="00423586">
              <w:t>Yes</w:t>
            </w:r>
            <w:r w:rsidR="00423586">
              <w:rPr>
                <w:rFonts w:cs="CordiaUPC"/>
                <w:cs/>
              </w:rPr>
              <w:t>”</w:t>
            </w:r>
            <w:r>
              <w:rPr>
                <w:rFonts w:hint="cs"/>
                <w:cs/>
              </w:rPr>
              <w:t xml:space="preserve">ให้ </w:t>
            </w:r>
            <w:r>
              <w:t xml:space="preserve">Visible </w:t>
            </w:r>
            <w:r>
              <w:rPr>
                <w:rFonts w:hint="cs"/>
                <w:cs/>
              </w:rPr>
              <w:t xml:space="preserve">ถ้าไม่ใช่ให้ </w:t>
            </w:r>
            <w:r>
              <w:t>Invisible</w:t>
            </w:r>
          </w:p>
        </w:tc>
      </w:tr>
      <w:tr w:rsidRPr="008979A8" w:rsidR="001052EB" w:rsidTr="00135C19" w14:paraId="08D7AF39" w14:textId="77777777">
        <w:trPr>
          <w:trHeight w:val="243"/>
        </w:trPr>
        <w:tc>
          <w:tcPr>
            <w:tcW w:w="848" w:type="pct"/>
            <w:gridSpan w:val="2"/>
          </w:tcPr>
          <w:p w:rsidR="001052EB" w:rsidP="001052EB" w:rsidRDefault="001052EB" w14:paraId="0AFE4944" w14:textId="0DC3A8DD">
            <w:bookmarkStart w:name="_Hlk92369519" w:id="16"/>
            <w:r>
              <w:rPr>
                <w:rFonts w:cs="CordiaUPC"/>
              </w:rPr>
              <w:t>d</w:t>
            </w:r>
            <w:r w:rsidRPr="008979A8">
              <w:rPr>
                <w:rFonts w:cs="CordiaUPC"/>
              </w:rPr>
              <w:t>urationType</w:t>
            </w:r>
          </w:p>
        </w:tc>
        <w:tc>
          <w:tcPr>
            <w:tcW w:w="1075" w:type="pct"/>
            <w:gridSpan w:val="2"/>
          </w:tcPr>
          <w:p w:rsidR="001052EB" w:rsidP="001052EB" w:rsidRDefault="001052EB" w14:paraId="584D776A" w14:textId="2631EF0B">
            <w:r w:rsidRPr="008979A8">
              <w:rPr>
                <w:rFonts w:cs="CordiaUPC"/>
              </w:rPr>
              <w:t>Radio Button</w:t>
            </w:r>
          </w:p>
        </w:tc>
        <w:tc>
          <w:tcPr>
            <w:tcW w:w="3077" w:type="pct"/>
            <w:gridSpan w:val="2"/>
          </w:tcPr>
          <w:p w:rsidR="001052EB" w:rsidP="001052EB" w:rsidRDefault="001052EB" w14:paraId="64AC3AC8" w14:textId="77777777">
            <w:pPr>
              <w:rPr>
                <w:rFonts w:cs="CordiaUPC"/>
                <w:color w:val="FF0000"/>
              </w:rPr>
            </w:pPr>
            <w:r w:rsidRPr="008979A8">
              <w:rPr>
                <w:rFonts w:cs="CordiaUPC"/>
              </w:rPr>
              <w:t xml:space="preserve">Label </w:t>
            </w:r>
            <w:r w:rsidRPr="008979A8">
              <w:rPr>
                <w:rFonts w:cs="Angsana New"/>
                <w:cs/>
              </w:rPr>
              <w:t xml:space="preserve">:  </w:t>
            </w:r>
            <w:r w:rsidRPr="008979A8">
              <w:rPr>
                <w:rFonts w:cs="Angsana New"/>
                <w:color w:val="FF0000"/>
                <w:cs/>
              </w:rPr>
              <w:t>*</w:t>
            </w:r>
            <w:r w:rsidRPr="008979A8">
              <w:rPr>
                <w:rFonts w:cs="CordiaUPC"/>
                <w:color w:val="FF0000"/>
              </w:rPr>
              <w:t>Duration Type</w:t>
            </w:r>
          </w:p>
          <w:p w:rsidR="001052EB" w:rsidP="001052EB" w:rsidRDefault="001052EB" w14:paraId="4FA8CDFE" w14:textId="54F87EE0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List of Value </w:t>
            </w:r>
            <w:r>
              <w:rPr>
                <w:rFonts w:cs="Angsana New"/>
                <w:cs/>
              </w:rPr>
              <w:t xml:space="preserve">: </w:t>
            </w:r>
            <w:r w:rsidRPr="00B916D9">
              <w:rPr>
                <w:rFonts w:cs="Angsana New"/>
                <w:cs/>
              </w:rPr>
              <w:t>ดึงข้อมูลจาก</w:t>
            </w:r>
            <w:r w:rsidRPr="00B916D9">
              <w:rPr>
                <w:rFonts w:cs="CordiaUPC"/>
              </w:rPr>
              <w:t xml:space="preserve">DB </w:t>
            </w:r>
            <w:r w:rsidRPr="00B916D9">
              <w:rPr>
                <w:rFonts w:cs="Angsana New"/>
                <w:cs/>
              </w:rPr>
              <w:t xml:space="preserve">ที่ </w:t>
            </w:r>
            <w:r w:rsidRPr="00B916D9">
              <w:rPr>
                <w:rFonts w:cs="CordiaUPC"/>
              </w:rPr>
              <w:t xml:space="preserve">Table FLW_CFG_LOV </w:t>
            </w:r>
            <w:r w:rsidRPr="00B916D9">
              <w:rPr>
                <w:rFonts w:cs="Angsana New"/>
                <w:cs/>
              </w:rPr>
              <w:t xml:space="preserve">โดย </w:t>
            </w:r>
            <w:r w:rsidRPr="00B916D9">
              <w:rPr>
                <w:rFonts w:cs="CordiaUPC"/>
              </w:rPr>
              <w:t xml:space="preserve">group_type </w:t>
            </w:r>
            <w:r w:rsidRPr="00B916D9">
              <w:rPr>
                <w:rFonts w:cs="Angsana New"/>
                <w:cs/>
              </w:rPr>
              <w:t>= ‘</w:t>
            </w:r>
            <w:r w:rsidRPr="008979A8">
              <w:rPr>
                <w:rFonts w:cs="CordiaUPC"/>
              </w:rPr>
              <w:t>Duration</w:t>
            </w:r>
            <w:r>
              <w:rPr>
                <w:rFonts w:cs="Angsana New"/>
                <w:cs/>
              </w:rPr>
              <w:t xml:space="preserve"> </w:t>
            </w:r>
            <w:r w:rsidRPr="008979A8">
              <w:rPr>
                <w:rFonts w:cs="CordiaUPC"/>
              </w:rPr>
              <w:t>Type</w:t>
            </w:r>
            <w:r>
              <w:rPr>
                <w:rFonts w:cs="Angsana New"/>
                <w:cs/>
              </w:rPr>
              <w:t>’</w:t>
            </w:r>
          </w:p>
          <w:p w:rsidRPr="008979A8" w:rsidR="001052EB" w:rsidP="001052EB" w:rsidRDefault="001052EB" w14:paraId="19F378B2" w14:textId="77777777">
            <w:pPr>
              <w:spacing w:after="0" w:line="259" w:lineRule="auto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เมื่อคลิกเลือกค่าเป็น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Depend on Package</w:t>
            </w:r>
            <w:r>
              <w:rPr>
                <w:rFonts w:cs="Angsana New"/>
                <w:cs/>
              </w:rPr>
              <w:t xml:space="preserve">” </w:t>
            </w:r>
            <w:r w:rsidRPr="008979A8">
              <w:rPr>
                <w:rFonts w:cs="Angsana New"/>
                <w:cs/>
              </w:rPr>
              <w:t xml:space="preserve">ให้ </w:t>
            </w:r>
            <w:r w:rsidRPr="008979A8">
              <w:rPr>
                <w:rFonts w:cs="CordiaUPC"/>
              </w:rPr>
              <w:t xml:space="preserve">Default </w:t>
            </w:r>
            <w:r w:rsidRPr="008979A8">
              <w:rPr>
                <w:rFonts w:cs="Angsana New"/>
                <w:cs/>
              </w:rPr>
              <w:t>ค่า</w:t>
            </w:r>
          </w:p>
          <w:p w:rsidR="001052EB" w:rsidP="001052EB" w:rsidRDefault="001052EB" w14:paraId="49907054" w14:textId="77777777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cs="CordiaUPC"/>
              </w:rPr>
            </w:pPr>
            <w:r>
              <w:rPr>
                <w:rFonts w:cs="CordiaUPC"/>
              </w:rPr>
              <w:t>d</w:t>
            </w:r>
            <w:r w:rsidRPr="008979A8">
              <w:rPr>
                <w:rFonts w:cs="CordiaUPC"/>
              </w:rPr>
              <w:t>uration</w:t>
            </w:r>
            <w:r>
              <w:rPr>
                <w:rFonts w:cs="CordiaUPC"/>
              </w:rPr>
              <w:t>F</w:t>
            </w:r>
            <w:r w:rsidRPr="008979A8">
              <w:rPr>
                <w:rFonts w:cs="CordiaUPC"/>
              </w:rPr>
              <w:t xml:space="preserve">rom </w:t>
            </w:r>
            <w:r w:rsidRPr="008979A8">
              <w:rPr>
                <w:rFonts w:cs="Angsana New"/>
                <w:cs/>
              </w:rPr>
              <w:t xml:space="preserve">= </w:t>
            </w:r>
            <w:r w:rsidRPr="008979A8">
              <w:rPr>
                <w:rFonts w:cs="CordiaUPC"/>
              </w:rPr>
              <w:t>1</w:t>
            </w:r>
          </w:p>
          <w:p w:rsidRPr="00DD58E4" w:rsidR="001052EB" w:rsidP="001052EB" w:rsidRDefault="001052EB" w14:paraId="2EEB02D0" w14:textId="63478399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cs="CordiaUPC"/>
              </w:rPr>
            </w:pPr>
            <w:r w:rsidRPr="00DD58E4">
              <w:rPr>
                <w:rFonts w:cs="CordiaUPC"/>
              </w:rPr>
              <w:t xml:space="preserve">durationTo </w:t>
            </w:r>
            <w:r w:rsidRPr="00DD58E4">
              <w:rPr>
                <w:rFonts w:cs="Angsana New"/>
                <w:cs/>
              </w:rPr>
              <w:t xml:space="preserve">= </w:t>
            </w:r>
            <w:r w:rsidRPr="00DD58E4">
              <w:rPr>
                <w:rFonts w:cs="CordiaUPC"/>
              </w:rPr>
              <w:t>packageDuration</w:t>
            </w:r>
          </w:p>
        </w:tc>
      </w:tr>
      <w:tr w:rsidRPr="008979A8" w:rsidR="001052EB" w:rsidTr="00135C19" w14:paraId="57244B15" w14:textId="77777777">
        <w:trPr>
          <w:trHeight w:val="243"/>
        </w:trPr>
        <w:tc>
          <w:tcPr>
            <w:tcW w:w="848" w:type="pct"/>
            <w:gridSpan w:val="2"/>
          </w:tcPr>
          <w:p w:rsidR="001052EB" w:rsidP="001052EB" w:rsidRDefault="001052EB" w14:paraId="5569C006" w14:textId="401E0D90">
            <w:r>
              <w:rPr>
                <w:rFonts w:cs="CordiaUPC"/>
              </w:rPr>
              <w:t>d</w:t>
            </w:r>
            <w:r w:rsidRPr="008979A8">
              <w:rPr>
                <w:rFonts w:cs="CordiaUPC"/>
              </w:rPr>
              <w:t>urationFrom</w:t>
            </w:r>
          </w:p>
        </w:tc>
        <w:tc>
          <w:tcPr>
            <w:tcW w:w="1075" w:type="pct"/>
            <w:gridSpan w:val="2"/>
          </w:tcPr>
          <w:p w:rsidR="001052EB" w:rsidP="001052EB" w:rsidRDefault="001052EB" w14:paraId="54F8875C" w14:textId="5BFB2EA5">
            <w:r>
              <w:rPr>
                <w:rFonts w:cs="CordiaUPC"/>
              </w:rPr>
              <w:t>Text Box</w:t>
            </w:r>
          </w:p>
        </w:tc>
        <w:tc>
          <w:tcPr>
            <w:tcW w:w="3077" w:type="pct"/>
            <w:gridSpan w:val="2"/>
          </w:tcPr>
          <w:p w:rsidR="001052EB" w:rsidP="001052EB" w:rsidRDefault="001052EB" w14:paraId="4E3947E8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 xml:space="preserve">Label </w:t>
            </w:r>
            <w:r w:rsidRPr="008979A8">
              <w:rPr>
                <w:rFonts w:cs="Angsana New"/>
                <w:cs/>
              </w:rPr>
              <w:t xml:space="preserve">:  </w:t>
            </w:r>
            <w:r w:rsidRPr="008979A8">
              <w:rPr>
                <w:rFonts w:cs="Angsana New"/>
                <w:color w:val="FF0000"/>
                <w:cs/>
              </w:rPr>
              <w:t>*</w:t>
            </w:r>
            <w:r w:rsidRPr="008979A8">
              <w:rPr>
                <w:rFonts w:cs="CordiaUPC"/>
                <w:color w:val="FF0000"/>
              </w:rPr>
              <w:t>Duration</w:t>
            </w:r>
            <w:r>
              <w:rPr>
                <w:rFonts w:cs="Angsana New"/>
                <w:cs/>
              </w:rPr>
              <w:t xml:space="preserve"> : …</w:t>
            </w:r>
            <w:r>
              <w:rPr>
                <w:rFonts w:cs="CordiaUPC"/>
              </w:rPr>
              <w:t>From</w:t>
            </w:r>
            <w:r>
              <w:rPr>
                <w:rFonts w:cs="Angsana New"/>
                <w:cs/>
              </w:rPr>
              <w:t xml:space="preserve">… </w:t>
            </w:r>
            <w:r>
              <w:rPr>
                <w:rFonts w:cs="CordiaUPC"/>
              </w:rPr>
              <w:t xml:space="preserve">to </w:t>
            </w:r>
            <w:r>
              <w:rPr>
                <w:rFonts w:cs="Angsana New"/>
                <w:cs/>
              </w:rPr>
              <w:t>…</w:t>
            </w:r>
            <w:r>
              <w:rPr>
                <w:rFonts w:cs="CordiaUPC"/>
              </w:rPr>
              <w:t>To</w:t>
            </w:r>
            <w:r>
              <w:rPr>
                <w:rFonts w:cs="Angsana New"/>
                <w:cs/>
              </w:rPr>
              <w:t>… …</w:t>
            </w:r>
            <w:r>
              <w:rPr>
                <w:rFonts w:cs="CordiaUPC"/>
              </w:rPr>
              <w:t>Unit</w:t>
            </w:r>
            <w:r>
              <w:rPr>
                <w:rFonts w:cs="Angsana New"/>
                <w:cs/>
              </w:rPr>
              <w:t>…</w:t>
            </w:r>
          </w:p>
          <w:p w:rsidR="001052EB" w:rsidP="001052EB" w:rsidRDefault="001052EB" w14:paraId="06887291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 xml:space="preserve">Enabled </w:t>
            </w:r>
            <w:r w:rsidRPr="008979A8">
              <w:rPr>
                <w:rFonts w:cs="Angsana New"/>
                <w:cs/>
              </w:rPr>
              <w:t xml:space="preserve">เมื่อ </w:t>
            </w:r>
            <w:r w:rsidRPr="008979A8">
              <w:rPr>
                <w:rFonts w:cs="CordiaUPC"/>
              </w:rPr>
              <w:t xml:space="preserve">Duration Type </w:t>
            </w:r>
            <w:r w:rsidRPr="008979A8">
              <w:rPr>
                <w:rFonts w:cs="Angsana New"/>
                <w:cs/>
              </w:rPr>
              <w:t>เป็น “</w:t>
            </w:r>
            <w:r w:rsidRPr="008979A8">
              <w:rPr>
                <w:rFonts w:cs="CordiaUPC"/>
              </w:rPr>
              <w:t>Specific</w:t>
            </w:r>
            <w:r w:rsidRPr="008979A8">
              <w:rPr>
                <w:rFonts w:cs="Angsana New"/>
                <w:cs/>
              </w:rPr>
              <w:t>”</w:t>
            </w:r>
          </w:p>
          <w:p w:rsidR="001052EB" w:rsidP="001052EB" w:rsidRDefault="001052EB" w14:paraId="5D6DC4D0" w14:textId="7C54176F">
            <w:r>
              <w:rPr>
                <w:rFonts w:hint="cs" w:cs="Angsana New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>:</w:t>
            </w:r>
            <w:r>
              <w:rPr>
                <w:rFonts w:hint="cs" w:cs="Angsana New"/>
                <w:cs/>
              </w:rPr>
              <w:t xml:space="preserve"> ใส่ได้เฉพาะตัวเลขเท่านั้น</w:t>
            </w:r>
          </w:p>
        </w:tc>
      </w:tr>
      <w:tr w:rsidRPr="008979A8" w:rsidR="001052EB" w:rsidTr="00135C19" w14:paraId="7CA627DE" w14:textId="77777777">
        <w:trPr>
          <w:trHeight w:val="243"/>
        </w:trPr>
        <w:tc>
          <w:tcPr>
            <w:tcW w:w="848" w:type="pct"/>
            <w:gridSpan w:val="2"/>
          </w:tcPr>
          <w:p w:rsidR="001052EB" w:rsidP="001052EB" w:rsidRDefault="001052EB" w14:paraId="26615792" w14:textId="4113FAC1">
            <w:r>
              <w:rPr>
                <w:rFonts w:cs="CordiaUPC"/>
              </w:rPr>
              <w:t>d</w:t>
            </w:r>
            <w:r w:rsidRPr="008979A8">
              <w:rPr>
                <w:rFonts w:cs="CordiaUPC"/>
              </w:rPr>
              <w:t>urationTo</w:t>
            </w:r>
          </w:p>
        </w:tc>
        <w:tc>
          <w:tcPr>
            <w:tcW w:w="1075" w:type="pct"/>
            <w:gridSpan w:val="2"/>
          </w:tcPr>
          <w:p w:rsidR="001052EB" w:rsidP="001052EB" w:rsidRDefault="001052EB" w14:paraId="7F6947F0" w14:textId="36879AA7">
            <w:r>
              <w:rPr>
                <w:rFonts w:cs="CordiaUPC"/>
              </w:rPr>
              <w:t>Text Box</w:t>
            </w:r>
          </w:p>
        </w:tc>
        <w:tc>
          <w:tcPr>
            <w:tcW w:w="3077" w:type="pct"/>
            <w:gridSpan w:val="2"/>
          </w:tcPr>
          <w:p w:rsidR="001052EB" w:rsidP="001052EB" w:rsidRDefault="001052EB" w14:paraId="0B44B8A9" w14:textId="77777777">
            <w:pPr>
              <w:rPr>
                <w:rFonts w:cs="CordiaUPC"/>
              </w:rPr>
            </w:pPr>
            <w:r w:rsidRPr="008979A8">
              <w:rPr>
                <w:rFonts w:cs="Angsana New"/>
                <w:cs/>
              </w:rPr>
              <w:t xml:space="preserve">อยู่บรรทัดเดียวกับ </w:t>
            </w:r>
            <w:r w:rsidRPr="008979A8">
              <w:rPr>
                <w:rFonts w:cs="CordiaUPC"/>
              </w:rPr>
              <w:t>Duration From</w:t>
            </w:r>
          </w:p>
          <w:p w:rsidR="001052EB" w:rsidP="001052EB" w:rsidRDefault="001052EB" w14:paraId="666CE384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 xml:space="preserve">Enabled </w:t>
            </w:r>
            <w:r w:rsidRPr="008979A8">
              <w:rPr>
                <w:rFonts w:cs="Angsana New"/>
                <w:cs/>
              </w:rPr>
              <w:t xml:space="preserve">เมื่อ </w:t>
            </w:r>
            <w:r w:rsidRPr="008979A8">
              <w:rPr>
                <w:rFonts w:cs="CordiaUPC"/>
              </w:rPr>
              <w:t xml:space="preserve">Duration Type </w:t>
            </w:r>
            <w:r w:rsidRPr="008979A8">
              <w:rPr>
                <w:rFonts w:cs="Angsana New"/>
                <w:cs/>
              </w:rPr>
              <w:t>เป็น “</w:t>
            </w:r>
            <w:r w:rsidRPr="008979A8">
              <w:rPr>
                <w:rFonts w:cs="CordiaUPC"/>
              </w:rPr>
              <w:t>Specific</w:t>
            </w:r>
            <w:r w:rsidRPr="008979A8">
              <w:rPr>
                <w:rFonts w:cs="Angsana New"/>
                <w:cs/>
              </w:rPr>
              <w:t>”</w:t>
            </w:r>
          </w:p>
          <w:p w:rsidR="001052EB" w:rsidP="001052EB" w:rsidRDefault="001052EB" w14:paraId="04F9C278" w14:textId="7A48D22E">
            <w:r>
              <w:rPr>
                <w:rFonts w:hint="cs" w:cs="Angsana New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>:</w:t>
            </w:r>
            <w:r>
              <w:rPr>
                <w:rFonts w:hint="cs" w:cs="Angsana New"/>
                <w:cs/>
              </w:rPr>
              <w:t xml:space="preserve"> ใส่ได้เฉพาะตัวเลขเท่านั้น</w:t>
            </w:r>
          </w:p>
        </w:tc>
      </w:tr>
      <w:tr w:rsidRPr="008979A8" w:rsidR="001052EB" w:rsidTr="00135C19" w14:paraId="4125C7C4" w14:textId="77777777">
        <w:trPr>
          <w:trHeight w:val="243"/>
        </w:trPr>
        <w:tc>
          <w:tcPr>
            <w:tcW w:w="848" w:type="pct"/>
            <w:gridSpan w:val="2"/>
          </w:tcPr>
          <w:p w:rsidR="001052EB" w:rsidP="001052EB" w:rsidRDefault="001052EB" w14:paraId="5D2F53BB" w14:textId="56B43A9A">
            <w:r>
              <w:rPr>
                <w:rFonts w:cs="CordiaUPC"/>
              </w:rPr>
              <w:t>d</w:t>
            </w:r>
            <w:r w:rsidRPr="008979A8">
              <w:rPr>
                <w:rFonts w:cs="CordiaUPC"/>
              </w:rPr>
              <w:t>uration</w:t>
            </w:r>
            <w:r>
              <w:rPr>
                <w:rFonts w:cs="CordiaUPC"/>
              </w:rPr>
              <w:t>U</w:t>
            </w:r>
            <w:r w:rsidRPr="008979A8">
              <w:rPr>
                <w:rFonts w:cs="CordiaUPC"/>
              </w:rPr>
              <w:t>nit</w:t>
            </w:r>
          </w:p>
        </w:tc>
        <w:tc>
          <w:tcPr>
            <w:tcW w:w="1075" w:type="pct"/>
            <w:gridSpan w:val="2"/>
          </w:tcPr>
          <w:p w:rsidR="001052EB" w:rsidP="001052EB" w:rsidRDefault="001052EB" w14:paraId="7BAC0319" w14:textId="5B390494">
            <w:r w:rsidRPr="008979A8">
              <w:rPr>
                <w:rFonts w:cs="CordiaUPC"/>
              </w:rPr>
              <w:t>Drop Down List</w:t>
            </w:r>
          </w:p>
        </w:tc>
        <w:tc>
          <w:tcPr>
            <w:tcW w:w="3077" w:type="pct"/>
            <w:gridSpan w:val="2"/>
          </w:tcPr>
          <w:p w:rsidR="001052EB" w:rsidP="001052EB" w:rsidRDefault="001052EB" w14:paraId="15DED7EE" w14:textId="36A04E9B">
            <w:pPr>
              <w:spacing w:after="160" w:line="259" w:lineRule="auto"/>
              <w:rPr>
                <w:rFonts w:cs="CordiaUPC"/>
              </w:rPr>
            </w:pPr>
            <w:r w:rsidRPr="008979A8">
              <w:rPr>
                <w:rFonts w:cs="Angsana New"/>
                <w:cs/>
              </w:rPr>
              <w:t xml:space="preserve">อยู่บรรทัดเดียวกับ </w:t>
            </w:r>
            <w:r w:rsidRPr="008979A8">
              <w:rPr>
                <w:rFonts w:cs="CordiaUPC"/>
              </w:rPr>
              <w:t>Duration From</w:t>
            </w:r>
          </w:p>
          <w:p w:rsidR="001052EB" w:rsidP="001052EB" w:rsidRDefault="001052EB" w14:paraId="210E7677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 xml:space="preserve">Enabled </w:t>
            </w:r>
            <w:r w:rsidRPr="008979A8">
              <w:rPr>
                <w:rFonts w:cs="Angsana New"/>
                <w:cs/>
              </w:rPr>
              <w:t xml:space="preserve">เมื่อ </w:t>
            </w:r>
            <w:r w:rsidRPr="008979A8">
              <w:rPr>
                <w:rFonts w:cs="CordiaUPC"/>
              </w:rPr>
              <w:t xml:space="preserve">Duration Type </w:t>
            </w:r>
            <w:r w:rsidRPr="008979A8">
              <w:rPr>
                <w:rFonts w:cs="Angsana New"/>
                <w:cs/>
              </w:rPr>
              <w:t>เป็น “</w:t>
            </w:r>
            <w:r w:rsidRPr="008979A8">
              <w:rPr>
                <w:rFonts w:cs="CordiaUPC"/>
              </w:rPr>
              <w:t>Specific</w:t>
            </w:r>
            <w:r w:rsidRPr="008979A8">
              <w:rPr>
                <w:rFonts w:cs="Angsana New"/>
                <w:cs/>
              </w:rPr>
              <w:t>”</w:t>
            </w:r>
          </w:p>
          <w:p w:rsidR="001052EB" w:rsidP="001052EB" w:rsidRDefault="001052EB" w14:paraId="10FFD1F1" w14:textId="51E2C6D7">
            <w:r w:rsidRPr="001142BC">
              <w:t xml:space="preserve">List of Value </w:t>
            </w:r>
            <w:r w:rsidRPr="001142BC">
              <w:rPr>
                <w:rFonts w:cs="Angsana New"/>
                <w:cs/>
              </w:rPr>
              <w:t xml:space="preserve">: </w:t>
            </w:r>
            <w:r w:rsidRPr="00B916D9">
              <w:rPr>
                <w:rFonts w:cs="Angsana New"/>
                <w:cs/>
              </w:rPr>
              <w:t>ดึงข้อมูลจาก</w:t>
            </w:r>
            <w:r w:rsidRPr="00B916D9">
              <w:rPr>
                <w:rFonts w:cs="CordiaUPC"/>
              </w:rPr>
              <w:t xml:space="preserve">DB </w:t>
            </w:r>
            <w:r w:rsidRPr="00B916D9">
              <w:rPr>
                <w:rFonts w:cs="Angsana New"/>
                <w:cs/>
              </w:rPr>
              <w:t xml:space="preserve">ที่ </w:t>
            </w:r>
            <w:r w:rsidRPr="00B916D9">
              <w:rPr>
                <w:rFonts w:cs="CordiaUPC"/>
              </w:rPr>
              <w:t xml:space="preserve">Table FLW_CFG_LOV </w:t>
            </w:r>
            <w:r w:rsidRPr="00B916D9">
              <w:rPr>
                <w:rFonts w:cs="Angsana New"/>
                <w:cs/>
              </w:rPr>
              <w:t xml:space="preserve">โดย </w:t>
            </w:r>
            <w:r w:rsidRPr="00B916D9">
              <w:rPr>
                <w:rFonts w:cs="CordiaUPC"/>
              </w:rPr>
              <w:t xml:space="preserve">group_type </w:t>
            </w:r>
            <w:r w:rsidRPr="00B916D9">
              <w:rPr>
                <w:rFonts w:cs="Angsana New"/>
                <w:cs/>
              </w:rPr>
              <w:t>= ‘</w:t>
            </w:r>
            <w:r w:rsidRPr="008979A8">
              <w:rPr>
                <w:rFonts w:cs="CordiaUPC"/>
              </w:rPr>
              <w:t>Duration</w:t>
            </w:r>
            <w:r>
              <w:rPr>
                <w:rFonts w:cs="CordiaUPC"/>
              </w:rPr>
              <w:t xml:space="preserve"> Unit</w:t>
            </w:r>
            <w:r>
              <w:rPr>
                <w:rFonts w:cs="Angsana New"/>
                <w:cs/>
              </w:rPr>
              <w:t>’</w:t>
            </w:r>
            <w:r>
              <w:rPr>
                <w:rFonts w:hint="cs" w:cs="Angsana New"/>
                <w:cs/>
              </w:rPr>
              <w:t>และ</w:t>
            </w:r>
            <w:r>
              <w:rPr>
                <w:rFonts w:cs="CordiaUPC"/>
              </w:rPr>
              <w:t xml:space="preserve"> par_row_id</w:t>
            </w:r>
            <w:r>
              <w:t xml:space="preserve">_concat </w:t>
            </w:r>
            <w:r>
              <w:rPr>
                <w:rFonts w:hint="cs"/>
                <w:cs/>
              </w:rPr>
              <w:t xml:space="preserve">ประกอบด้วย </w:t>
            </w:r>
            <w:r>
              <w:t>customerType</w:t>
            </w:r>
          </w:p>
        </w:tc>
      </w:tr>
      <w:tr w:rsidRPr="008979A8" w:rsidR="001052EB" w:rsidTr="00BA46EF" w14:paraId="22BE7388" w14:textId="77777777">
        <w:trPr>
          <w:trHeight w:val="243"/>
        </w:trPr>
        <w:tc>
          <w:tcPr>
            <w:tcW w:w="5000" w:type="pct"/>
            <w:gridSpan w:val="6"/>
            <w:shd w:val="clear" w:color="auto" w:fill="C2D69B" w:themeFill="accent3" w:themeFillTint="99"/>
          </w:tcPr>
          <w:p w:rsidR="001052EB" w:rsidP="001052EB" w:rsidRDefault="001052EB" w14:paraId="27EF4F35" w14:textId="2A27181A">
            <w:pPr>
              <w:pStyle w:val="HeaderTable"/>
            </w:pPr>
            <w:r w:rsidRPr="008979A8">
              <w:t xml:space="preserve">End Duration </w:t>
            </w:r>
            <w:r>
              <w:t>Section</w:t>
            </w:r>
          </w:p>
        </w:tc>
      </w:tr>
      <w:tr w:rsidRPr="008979A8" w:rsidR="001052EB" w:rsidTr="00BA46EF" w14:paraId="5EB007DD" w14:textId="77777777">
        <w:trPr>
          <w:trHeight w:val="243"/>
        </w:trPr>
        <w:tc>
          <w:tcPr>
            <w:tcW w:w="5000" w:type="pct"/>
            <w:gridSpan w:val="6"/>
            <w:shd w:val="clear" w:color="auto" w:fill="C2D69B" w:themeFill="accent3" w:themeFillTint="99"/>
          </w:tcPr>
          <w:p w:rsidR="001052EB" w:rsidP="001052EB" w:rsidRDefault="001052EB" w14:paraId="38D45CC3" w14:textId="77777777">
            <w:pPr>
              <w:pStyle w:val="HeaderTable"/>
              <w:rPr>
                <w:lang w:bidi="th-TH"/>
              </w:rPr>
            </w:pPr>
            <w:r>
              <w:rPr>
                <w:lang w:bidi="th-TH"/>
              </w:rPr>
              <w:t>Bill Cycle Section</w:t>
            </w:r>
          </w:p>
          <w:p w:rsidR="001052EB" w:rsidP="001052EB" w:rsidRDefault="001052EB" w14:paraId="1B31C06E" w14:textId="7E26134C">
            <w:r>
              <w:rPr>
                <w:rFonts w:hint="cs"/>
                <w:cs/>
              </w:rPr>
              <w:t xml:space="preserve">ถ้ามาจาก </w:t>
            </w:r>
            <w:r>
              <w:t>Tab Reward per Target Customer</w:t>
            </w:r>
            <w:r w:rsidR="00423586">
              <w:rPr>
                <w:rFonts w:cs="CordiaUPC"/>
                <w:cs/>
              </w:rPr>
              <w:t xml:space="preserve"> </w:t>
            </w:r>
            <w:r w:rsidR="00423586">
              <w:rPr>
                <w:rFonts w:hint="cs"/>
                <w:cs/>
              </w:rPr>
              <w:t>หรือ</w:t>
            </w:r>
            <w:r>
              <w:rPr>
                <w:rFonts w:cs="CordiaUPC"/>
                <w:cs/>
              </w:rPr>
              <w:t xml:space="preserve"> </w:t>
            </w:r>
            <w:r w:rsidR="004805BE">
              <w:t>Customer Type</w:t>
            </w:r>
            <w:r w:rsidR="00423586">
              <w:rPr>
                <w:rFonts w:cs="CordiaUPC"/>
                <w:cs/>
              </w:rPr>
              <w:t xml:space="preserve"> = “</w:t>
            </w:r>
            <w:r w:rsidR="00423586">
              <w:t>Pre paid</w:t>
            </w:r>
            <w:r w:rsidR="00423586">
              <w:rPr>
                <w:rFonts w:cs="CordiaUPC"/>
                <w:cs/>
              </w:rPr>
              <w:t xml:space="preserve">” </w:t>
            </w:r>
            <w:r w:rsidR="00423586">
              <w:rPr>
                <w:rFonts w:hint="cs"/>
                <w:cs/>
              </w:rPr>
              <w:t xml:space="preserve">และ </w:t>
            </w:r>
            <w:r w:rsidR="00423586">
              <w:t xml:space="preserve">Multi Duration </w:t>
            </w:r>
            <w:r w:rsidR="00423586">
              <w:rPr>
                <w:rFonts w:cs="CordiaUPC"/>
                <w:cs/>
              </w:rPr>
              <w:t>= “</w:t>
            </w:r>
            <w:r w:rsidR="00423586">
              <w:t>Yes</w:t>
            </w:r>
            <w:r w:rsidR="00423586">
              <w:rPr>
                <w:rFonts w:cs="CordiaUPC"/>
                <w:cs/>
              </w:rPr>
              <w:t>”</w:t>
            </w:r>
            <w:r>
              <w:rPr>
                <w:rFonts w:hint="cs"/>
                <w:cs/>
              </w:rPr>
              <w:t xml:space="preserve">ให้ </w:t>
            </w:r>
            <w:r>
              <w:t xml:space="preserve">Visible </w:t>
            </w:r>
            <w:r>
              <w:rPr>
                <w:rFonts w:hint="cs"/>
                <w:cs/>
              </w:rPr>
              <w:t xml:space="preserve">ถ้าไม่ใช่ให้ </w:t>
            </w:r>
            <w:r>
              <w:t>Invisible</w:t>
            </w:r>
          </w:p>
        </w:tc>
      </w:tr>
      <w:tr w:rsidRPr="008979A8" w:rsidR="001052EB" w:rsidTr="00135C19" w14:paraId="4E1F1B6D" w14:textId="77777777">
        <w:trPr>
          <w:trHeight w:val="243"/>
        </w:trPr>
        <w:tc>
          <w:tcPr>
            <w:tcW w:w="848" w:type="pct"/>
            <w:gridSpan w:val="2"/>
          </w:tcPr>
          <w:p w:rsidR="001052EB" w:rsidP="001052EB" w:rsidRDefault="001052EB" w14:paraId="222A8334" w14:textId="3FCFACE5">
            <w:r>
              <w:rPr>
                <w:rFonts w:cs="CordiaUPC"/>
              </w:rPr>
              <w:t>billCycle</w:t>
            </w:r>
            <w:r w:rsidRPr="008979A8">
              <w:rPr>
                <w:rFonts w:cs="CordiaUPC"/>
              </w:rPr>
              <w:t>Type</w:t>
            </w:r>
          </w:p>
        </w:tc>
        <w:tc>
          <w:tcPr>
            <w:tcW w:w="1075" w:type="pct"/>
            <w:gridSpan w:val="2"/>
          </w:tcPr>
          <w:p w:rsidR="001052EB" w:rsidP="001052EB" w:rsidRDefault="001052EB" w14:paraId="53F8142B" w14:textId="1D28B040">
            <w:r w:rsidRPr="008979A8">
              <w:rPr>
                <w:rFonts w:cs="CordiaUPC"/>
              </w:rPr>
              <w:t>Radio Button</w:t>
            </w:r>
          </w:p>
        </w:tc>
        <w:tc>
          <w:tcPr>
            <w:tcW w:w="3077" w:type="pct"/>
            <w:gridSpan w:val="2"/>
          </w:tcPr>
          <w:p w:rsidR="001052EB" w:rsidP="001052EB" w:rsidRDefault="001052EB" w14:paraId="3CFE3FAC" w14:textId="77777777">
            <w:pPr>
              <w:rPr>
                <w:rFonts w:cs="CordiaUPC"/>
                <w:color w:val="FF0000"/>
              </w:rPr>
            </w:pPr>
            <w:r w:rsidRPr="008979A8">
              <w:rPr>
                <w:rFonts w:cs="CordiaUPC"/>
              </w:rPr>
              <w:t xml:space="preserve">Label </w:t>
            </w:r>
            <w:r w:rsidRPr="008979A8">
              <w:rPr>
                <w:rFonts w:cs="Angsana New"/>
                <w:cs/>
              </w:rPr>
              <w:t xml:space="preserve">:  </w:t>
            </w:r>
            <w:r w:rsidRPr="008979A8">
              <w:rPr>
                <w:rFonts w:cs="Angsana New"/>
                <w:color w:val="FF0000"/>
                <w:cs/>
              </w:rPr>
              <w:t>*</w:t>
            </w:r>
            <w:r>
              <w:rPr>
                <w:rFonts w:cs="CordiaUPC"/>
                <w:color w:val="FF0000"/>
              </w:rPr>
              <w:t>Bill Cycle</w:t>
            </w:r>
            <w:r w:rsidRPr="008979A8">
              <w:rPr>
                <w:rFonts w:cs="CordiaUPC"/>
                <w:color w:val="FF0000"/>
              </w:rPr>
              <w:t xml:space="preserve"> Type</w:t>
            </w:r>
          </w:p>
          <w:p w:rsidR="001052EB" w:rsidP="001052EB" w:rsidRDefault="001052EB" w14:paraId="4BB947B2" w14:textId="11364BA4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List of Value </w:t>
            </w:r>
            <w:r>
              <w:rPr>
                <w:rFonts w:cs="Angsana New"/>
                <w:cs/>
              </w:rPr>
              <w:t xml:space="preserve">: </w:t>
            </w:r>
            <w:r w:rsidRPr="00B916D9">
              <w:rPr>
                <w:rFonts w:cs="Angsana New"/>
                <w:cs/>
              </w:rPr>
              <w:t>ดึงข้อมูลจาก</w:t>
            </w:r>
            <w:r w:rsidRPr="00B916D9">
              <w:rPr>
                <w:rFonts w:cs="CordiaUPC"/>
              </w:rPr>
              <w:t xml:space="preserve">DB </w:t>
            </w:r>
            <w:r w:rsidRPr="00B916D9">
              <w:rPr>
                <w:rFonts w:cs="Angsana New"/>
                <w:cs/>
              </w:rPr>
              <w:t xml:space="preserve">ที่ </w:t>
            </w:r>
            <w:r w:rsidRPr="00B916D9">
              <w:rPr>
                <w:rFonts w:cs="CordiaUPC"/>
              </w:rPr>
              <w:t xml:space="preserve">Table FLW_CFG_LOV </w:t>
            </w:r>
            <w:r w:rsidRPr="00B916D9">
              <w:rPr>
                <w:rFonts w:cs="Angsana New"/>
                <w:cs/>
              </w:rPr>
              <w:t xml:space="preserve">โดย </w:t>
            </w:r>
            <w:r w:rsidRPr="00B916D9">
              <w:rPr>
                <w:rFonts w:cs="CordiaUPC"/>
              </w:rPr>
              <w:t xml:space="preserve">group_type </w:t>
            </w:r>
            <w:r w:rsidRPr="00B916D9">
              <w:rPr>
                <w:rFonts w:cs="Angsana New"/>
                <w:cs/>
              </w:rPr>
              <w:t>= ‘</w:t>
            </w:r>
            <w:r w:rsidRPr="008979A8">
              <w:rPr>
                <w:rFonts w:cs="CordiaUPC"/>
              </w:rPr>
              <w:t>Duration</w:t>
            </w:r>
            <w:r>
              <w:rPr>
                <w:rFonts w:cs="Angsana New"/>
                <w:cs/>
              </w:rPr>
              <w:t xml:space="preserve"> </w:t>
            </w:r>
            <w:r w:rsidRPr="008979A8">
              <w:rPr>
                <w:rFonts w:cs="CordiaUPC"/>
              </w:rPr>
              <w:t>Type</w:t>
            </w:r>
            <w:r>
              <w:rPr>
                <w:rFonts w:cs="Angsana New"/>
                <w:cs/>
              </w:rPr>
              <w:t>’</w:t>
            </w:r>
          </w:p>
          <w:p w:rsidRPr="008979A8" w:rsidR="001052EB" w:rsidP="001052EB" w:rsidRDefault="001052EB" w14:paraId="1E005E9E" w14:textId="77777777">
            <w:pPr>
              <w:spacing w:after="0" w:line="259" w:lineRule="auto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เมื่อคลิกเลือกค่าเป็น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Depend on Package</w:t>
            </w:r>
            <w:r>
              <w:rPr>
                <w:rFonts w:cs="Angsana New"/>
                <w:cs/>
              </w:rPr>
              <w:t xml:space="preserve">” </w:t>
            </w:r>
            <w:r w:rsidRPr="008979A8">
              <w:rPr>
                <w:rFonts w:cs="Angsana New"/>
                <w:cs/>
              </w:rPr>
              <w:t xml:space="preserve">ให้ </w:t>
            </w:r>
            <w:r w:rsidRPr="008979A8">
              <w:rPr>
                <w:rFonts w:cs="CordiaUPC"/>
              </w:rPr>
              <w:t xml:space="preserve">Default </w:t>
            </w:r>
            <w:r w:rsidRPr="008979A8">
              <w:rPr>
                <w:rFonts w:cs="Angsana New"/>
                <w:cs/>
              </w:rPr>
              <w:t>ค่า</w:t>
            </w:r>
          </w:p>
          <w:p w:rsidR="001052EB" w:rsidP="001052EB" w:rsidRDefault="001052EB" w14:paraId="262E7853" w14:textId="77777777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cs="CordiaUPC"/>
              </w:rPr>
            </w:pPr>
            <w:r>
              <w:rPr>
                <w:rFonts w:cs="CordiaUPC"/>
              </w:rPr>
              <w:t>billCycleValue</w:t>
            </w:r>
            <w:r w:rsidRPr="008979A8">
              <w:rPr>
                <w:rFonts w:cs="Angsana New"/>
                <w:cs/>
              </w:rPr>
              <w:t xml:space="preserve"> = </w:t>
            </w:r>
            <w:r>
              <w:rPr>
                <w:rFonts w:cs="CordiaUPC"/>
              </w:rPr>
              <w:t>packageBillCycle</w:t>
            </w:r>
          </w:p>
          <w:p w:rsidRPr="00DD58E4" w:rsidR="001052EB" w:rsidP="001052EB" w:rsidRDefault="001052EB" w14:paraId="6F2A8AE3" w14:textId="5FCADF4B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cs="CordiaUPC"/>
              </w:rPr>
            </w:pPr>
            <w:r>
              <w:rPr>
                <w:rFonts w:cs="CordiaUPC"/>
              </w:rPr>
              <w:t>billCycleUnit</w:t>
            </w:r>
            <w:r w:rsidRPr="00AA7778">
              <w:rPr>
                <w:rFonts w:cs="Angsana New"/>
                <w:cs/>
              </w:rPr>
              <w:t xml:space="preserve"> = </w:t>
            </w:r>
            <w:r>
              <w:rPr>
                <w:rFonts w:cs="CordiaUPC"/>
              </w:rPr>
              <w:t>packageBillCycleUnit</w:t>
            </w:r>
          </w:p>
        </w:tc>
      </w:tr>
      <w:tr w:rsidRPr="008979A8" w:rsidR="001052EB" w:rsidTr="00135C19" w14:paraId="443FCC28" w14:textId="77777777">
        <w:trPr>
          <w:trHeight w:val="243"/>
        </w:trPr>
        <w:tc>
          <w:tcPr>
            <w:tcW w:w="848" w:type="pct"/>
            <w:gridSpan w:val="2"/>
          </w:tcPr>
          <w:p w:rsidR="001052EB" w:rsidP="001052EB" w:rsidRDefault="001052EB" w14:paraId="1A6C1345" w14:textId="0E6EB7E1">
            <w:r>
              <w:rPr>
                <w:rFonts w:cs="CordiaUPC"/>
              </w:rPr>
              <w:t>billCycleValue</w:t>
            </w:r>
          </w:p>
        </w:tc>
        <w:tc>
          <w:tcPr>
            <w:tcW w:w="1075" w:type="pct"/>
            <w:gridSpan w:val="2"/>
          </w:tcPr>
          <w:p w:rsidR="001052EB" w:rsidP="001052EB" w:rsidRDefault="001052EB" w14:paraId="3F2BFC68" w14:textId="4890E89D">
            <w:r>
              <w:rPr>
                <w:rFonts w:cs="CordiaUPC"/>
              </w:rPr>
              <w:t>Text Box</w:t>
            </w:r>
          </w:p>
        </w:tc>
        <w:tc>
          <w:tcPr>
            <w:tcW w:w="3077" w:type="pct"/>
            <w:gridSpan w:val="2"/>
          </w:tcPr>
          <w:p w:rsidR="001052EB" w:rsidP="001052EB" w:rsidRDefault="001052EB" w14:paraId="7A389983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 xml:space="preserve">Label </w:t>
            </w:r>
            <w:r w:rsidRPr="008979A8">
              <w:rPr>
                <w:rFonts w:cs="Angsana New"/>
                <w:cs/>
              </w:rPr>
              <w:t xml:space="preserve">:  </w:t>
            </w:r>
            <w:r>
              <w:rPr>
                <w:rFonts w:cs="Angsana New"/>
                <w:color w:val="FF0000"/>
                <w:cs/>
              </w:rPr>
              <w:t>*</w:t>
            </w:r>
            <w:r>
              <w:rPr>
                <w:rFonts w:cs="CordiaUPC"/>
                <w:color w:val="FF0000"/>
              </w:rPr>
              <w:t xml:space="preserve">Bill Cycle </w:t>
            </w:r>
            <w:r w:rsidRPr="0096008C">
              <w:rPr>
                <w:rFonts w:cs="Angsana New"/>
                <w:cs/>
              </w:rPr>
              <w:t>: …</w:t>
            </w:r>
            <w:r w:rsidRPr="0096008C">
              <w:rPr>
                <w:rFonts w:cs="CordiaUPC"/>
              </w:rPr>
              <w:t>Value</w:t>
            </w:r>
            <w:r w:rsidRPr="0096008C">
              <w:rPr>
                <w:rFonts w:cs="Angsana New"/>
                <w:cs/>
              </w:rPr>
              <w:t>… …</w:t>
            </w:r>
            <w:r w:rsidRPr="0096008C">
              <w:rPr>
                <w:rFonts w:cs="CordiaUPC"/>
              </w:rPr>
              <w:t>Unit</w:t>
            </w:r>
            <w:r w:rsidRPr="0096008C">
              <w:rPr>
                <w:rFonts w:cs="Angsana New"/>
                <w:cs/>
              </w:rPr>
              <w:t>…</w:t>
            </w:r>
          </w:p>
          <w:p w:rsidR="001052EB" w:rsidP="001052EB" w:rsidRDefault="001052EB" w14:paraId="6866258E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 xml:space="preserve">Enabled </w:t>
            </w:r>
            <w:r w:rsidRPr="008979A8">
              <w:rPr>
                <w:rFonts w:cs="Angsana New"/>
                <w:cs/>
              </w:rPr>
              <w:t xml:space="preserve">เมื่อ </w:t>
            </w:r>
            <w:r w:rsidRPr="008979A8">
              <w:rPr>
                <w:rFonts w:cs="CordiaUPC"/>
              </w:rPr>
              <w:t xml:space="preserve">Duration Type </w:t>
            </w:r>
            <w:r w:rsidRPr="008979A8">
              <w:rPr>
                <w:rFonts w:cs="Angsana New"/>
                <w:cs/>
              </w:rPr>
              <w:t>เป็น “</w:t>
            </w:r>
            <w:r w:rsidRPr="008979A8">
              <w:rPr>
                <w:rFonts w:cs="CordiaUPC"/>
              </w:rPr>
              <w:t>Specific</w:t>
            </w:r>
            <w:r w:rsidRPr="008979A8">
              <w:rPr>
                <w:rFonts w:cs="Angsana New"/>
                <w:cs/>
              </w:rPr>
              <w:t>”</w:t>
            </w:r>
          </w:p>
          <w:p w:rsidR="001052EB" w:rsidP="001052EB" w:rsidRDefault="001052EB" w14:paraId="157F006B" w14:textId="09BE2E48">
            <w:r>
              <w:rPr>
                <w:rFonts w:hint="cs" w:cs="Angsana New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>:</w:t>
            </w:r>
            <w:r>
              <w:rPr>
                <w:rFonts w:hint="cs" w:cs="Angsana New"/>
                <w:cs/>
              </w:rPr>
              <w:t xml:space="preserve"> ใส่ได้เฉพาะตัวเลขเท่านั้น</w:t>
            </w:r>
          </w:p>
        </w:tc>
      </w:tr>
      <w:tr w:rsidRPr="008979A8" w:rsidR="001052EB" w:rsidTr="00135C19" w14:paraId="0B139C64" w14:textId="77777777">
        <w:trPr>
          <w:trHeight w:val="243"/>
        </w:trPr>
        <w:tc>
          <w:tcPr>
            <w:tcW w:w="848" w:type="pct"/>
            <w:gridSpan w:val="2"/>
          </w:tcPr>
          <w:p w:rsidR="001052EB" w:rsidP="001052EB" w:rsidRDefault="001052EB" w14:paraId="1B1F6343" w14:textId="600240D1">
            <w:r>
              <w:rPr>
                <w:rFonts w:cs="CordiaUPC"/>
              </w:rPr>
              <w:t>billCycleUnit</w:t>
            </w:r>
          </w:p>
        </w:tc>
        <w:tc>
          <w:tcPr>
            <w:tcW w:w="1075" w:type="pct"/>
            <w:gridSpan w:val="2"/>
          </w:tcPr>
          <w:p w:rsidR="001052EB" w:rsidP="001052EB" w:rsidRDefault="001052EB" w14:paraId="1E2FC65A" w14:textId="517D88C3">
            <w:r w:rsidRPr="008979A8">
              <w:rPr>
                <w:rFonts w:cs="CordiaUPC"/>
              </w:rPr>
              <w:t>Drop Down List</w:t>
            </w:r>
          </w:p>
        </w:tc>
        <w:tc>
          <w:tcPr>
            <w:tcW w:w="3077" w:type="pct"/>
            <w:gridSpan w:val="2"/>
          </w:tcPr>
          <w:p w:rsidR="001052EB" w:rsidP="001052EB" w:rsidRDefault="001052EB" w14:paraId="57F47DD3" w14:textId="77777777">
            <w:pPr>
              <w:spacing w:after="160" w:line="259" w:lineRule="auto"/>
              <w:rPr>
                <w:rFonts w:cs="CordiaUPC"/>
              </w:rPr>
            </w:pPr>
            <w:r w:rsidRPr="008979A8">
              <w:rPr>
                <w:rFonts w:cs="Angsana New"/>
                <w:cs/>
              </w:rPr>
              <w:t xml:space="preserve">อยู่บรรทัดเดียวกับ </w:t>
            </w:r>
            <w:r>
              <w:rPr>
                <w:rFonts w:cs="CordiaUPC"/>
              </w:rPr>
              <w:t>billCycleValue</w:t>
            </w:r>
          </w:p>
          <w:p w:rsidRPr="0096008C" w:rsidR="001052EB" w:rsidP="001052EB" w:rsidRDefault="001052EB" w14:paraId="598BF173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 xml:space="preserve">Enabled </w:t>
            </w:r>
            <w:r w:rsidRPr="008979A8">
              <w:rPr>
                <w:rFonts w:cs="Angsana New"/>
                <w:cs/>
              </w:rPr>
              <w:t xml:space="preserve">เมื่อ </w:t>
            </w:r>
            <w:r w:rsidRPr="008979A8">
              <w:rPr>
                <w:rFonts w:cs="CordiaUPC"/>
              </w:rPr>
              <w:t xml:space="preserve">Duration Type </w:t>
            </w:r>
            <w:r w:rsidRPr="008979A8">
              <w:rPr>
                <w:rFonts w:cs="Angsana New"/>
                <w:cs/>
              </w:rPr>
              <w:t>เป็น “</w:t>
            </w:r>
            <w:r w:rsidRPr="008979A8">
              <w:rPr>
                <w:rFonts w:cs="CordiaUPC"/>
              </w:rPr>
              <w:t>Specific</w:t>
            </w:r>
            <w:r w:rsidRPr="008979A8">
              <w:rPr>
                <w:rFonts w:cs="Angsana New"/>
                <w:cs/>
              </w:rPr>
              <w:t>”</w:t>
            </w:r>
          </w:p>
          <w:p w:rsidR="001052EB" w:rsidP="001052EB" w:rsidRDefault="001052EB" w14:paraId="29D92956" w14:textId="4BD4D6DA">
            <w:r w:rsidRPr="001142BC">
              <w:t xml:space="preserve">List of Value </w:t>
            </w:r>
            <w:r w:rsidRPr="001142BC">
              <w:rPr>
                <w:rFonts w:cs="Angsana New"/>
                <w:cs/>
              </w:rPr>
              <w:t xml:space="preserve">: </w:t>
            </w:r>
            <w:r w:rsidRPr="00B916D9">
              <w:rPr>
                <w:rFonts w:cs="Angsana New"/>
                <w:cs/>
              </w:rPr>
              <w:t>ดึงข้อมูลจาก</w:t>
            </w:r>
            <w:r w:rsidRPr="00B916D9">
              <w:rPr>
                <w:rFonts w:cs="CordiaUPC"/>
              </w:rPr>
              <w:t xml:space="preserve">DB </w:t>
            </w:r>
            <w:r w:rsidRPr="00B916D9">
              <w:rPr>
                <w:rFonts w:cs="Angsana New"/>
                <w:cs/>
              </w:rPr>
              <w:t xml:space="preserve">ที่ </w:t>
            </w:r>
            <w:r w:rsidRPr="00B916D9">
              <w:rPr>
                <w:rFonts w:cs="CordiaUPC"/>
              </w:rPr>
              <w:t xml:space="preserve">Table FLW_CFG_LOV </w:t>
            </w:r>
            <w:r w:rsidRPr="00B916D9">
              <w:rPr>
                <w:rFonts w:cs="Angsana New"/>
                <w:cs/>
              </w:rPr>
              <w:t xml:space="preserve">โดย </w:t>
            </w:r>
            <w:r w:rsidRPr="00B916D9">
              <w:rPr>
                <w:rFonts w:cs="CordiaUPC"/>
              </w:rPr>
              <w:t xml:space="preserve">group_type </w:t>
            </w:r>
            <w:r w:rsidRPr="00B916D9">
              <w:rPr>
                <w:rFonts w:cs="Angsana New"/>
                <w:cs/>
              </w:rPr>
              <w:t>= ‘</w:t>
            </w:r>
            <w:r w:rsidRPr="008979A8">
              <w:rPr>
                <w:rFonts w:cs="CordiaUPC"/>
              </w:rPr>
              <w:t>Duration</w:t>
            </w:r>
            <w:r>
              <w:rPr>
                <w:rFonts w:cs="CordiaUPC"/>
              </w:rPr>
              <w:t xml:space="preserve"> Unit</w:t>
            </w:r>
            <w:r>
              <w:rPr>
                <w:rFonts w:cs="Angsana New"/>
                <w:cs/>
              </w:rPr>
              <w:t>’</w:t>
            </w:r>
            <w:r>
              <w:rPr>
                <w:rFonts w:hint="cs" w:cs="Angsana New"/>
                <w:cs/>
              </w:rPr>
              <w:t>และ</w:t>
            </w:r>
            <w:r>
              <w:rPr>
                <w:rFonts w:cs="CordiaUPC"/>
              </w:rPr>
              <w:t xml:space="preserve"> par_row_id</w:t>
            </w:r>
            <w:r>
              <w:t xml:space="preserve">_concat </w:t>
            </w:r>
            <w:r>
              <w:rPr>
                <w:rFonts w:hint="cs"/>
                <w:cs/>
              </w:rPr>
              <w:t xml:space="preserve">ประกอบด้วย </w:t>
            </w:r>
            <w:r>
              <w:t>customerType</w:t>
            </w:r>
          </w:p>
        </w:tc>
      </w:tr>
      <w:tr w:rsidRPr="008979A8" w:rsidR="001052EB" w:rsidTr="00BA46EF" w14:paraId="65086A9C" w14:textId="77777777">
        <w:trPr>
          <w:trHeight w:val="243"/>
        </w:trPr>
        <w:tc>
          <w:tcPr>
            <w:tcW w:w="5000" w:type="pct"/>
            <w:gridSpan w:val="6"/>
            <w:shd w:val="clear" w:color="auto" w:fill="C2D69B" w:themeFill="accent3" w:themeFillTint="99"/>
          </w:tcPr>
          <w:p w:rsidR="001052EB" w:rsidP="001052EB" w:rsidRDefault="001052EB" w14:paraId="65C8D7B7" w14:textId="5F6BCE40">
            <w:pPr>
              <w:pStyle w:val="HeaderTable"/>
            </w:pPr>
            <w:r>
              <w:rPr>
                <w:lang w:bidi="th-TH"/>
              </w:rPr>
              <w:t>End Bill Cycle Section</w:t>
            </w:r>
          </w:p>
        </w:tc>
      </w:tr>
      <w:tr w:rsidRPr="008979A8" w:rsidR="001052EB" w:rsidTr="00135C19" w14:paraId="79E2F09E" w14:textId="77777777">
        <w:trPr>
          <w:trHeight w:val="243"/>
        </w:trPr>
        <w:tc>
          <w:tcPr>
            <w:tcW w:w="848" w:type="pct"/>
            <w:gridSpan w:val="2"/>
          </w:tcPr>
          <w:p w:rsidR="001052EB" w:rsidP="001052EB" w:rsidRDefault="001052EB" w14:paraId="57ECCDFC" w14:textId="69D8F462">
            <w:r w:rsidRPr="008979A8">
              <w:rPr>
                <w:rFonts w:cs="Angsana New"/>
                <w:cs/>
              </w:rPr>
              <w:t xml:space="preserve">ปุ่ม </w:t>
            </w:r>
            <w:r w:rsidRPr="008979A8">
              <w:rPr>
                <w:rFonts w:cs="CordiaUPC"/>
              </w:rPr>
              <w:t>Add</w:t>
            </w:r>
          </w:p>
        </w:tc>
        <w:tc>
          <w:tcPr>
            <w:tcW w:w="1075" w:type="pct"/>
            <w:gridSpan w:val="2"/>
          </w:tcPr>
          <w:p w:rsidR="001052EB" w:rsidP="001052EB" w:rsidRDefault="001052EB" w14:paraId="32A71710" w14:textId="43245108">
            <w:r w:rsidRPr="008979A8">
              <w:rPr>
                <w:rFonts w:cs="CordiaUPC"/>
              </w:rPr>
              <w:t>Button</w:t>
            </w:r>
          </w:p>
        </w:tc>
        <w:tc>
          <w:tcPr>
            <w:tcW w:w="3077" w:type="pct"/>
            <w:gridSpan w:val="2"/>
          </w:tcPr>
          <w:p w:rsidR="001052EB" w:rsidP="001052EB" w:rsidRDefault="001052EB" w14:paraId="63457C4A" w14:textId="77777777">
            <w:pPr>
              <w:pStyle w:val="HeaderTable"/>
              <w:rPr>
                <w:b w:val="0"/>
                <w:bCs/>
                <w:lang w:bidi="th-TH"/>
              </w:rPr>
            </w:pPr>
            <w:r w:rsidRPr="008979A8">
              <w:rPr>
                <w:b w:val="0"/>
                <w:bCs/>
                <w:lang w:bidi="th-TH"/>
              </w:rPr>
              <w:t xml:space="preserve">Visible </w:t>
            </w:r>
            <w:r w:rsidRPr="008979A8">
              <w:rPr>
                <w:rFonts w:cs="Angsana New"/>
                <w:cs/>
                <w:lang w:bidi="th-TH"/>
              </w:rPr>
              <w:t>เมื่อมี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b w:val="0"/>
                <w:bCs/>
                <w:lang w:bidi="th-TH"/>
              </w:rPr>
              <w:t xml:space="preserve">Event </w:t>
            </w:r>
            <w:r w:rsidRPr="008979A8">
              <w:rPr>
                <w:rFonts w:cs="Angsana New"/>
                <w:cs/>
                <w:lang w:bidi="th-TH"/>
              </w:rPr>
              <w:t>มาจาก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b w:val="0"/>
                <w:bCs/>
                <w:lang w:bidi="th-TH"/>
              </w:rPr>
              <w:t xml:space="preserve">Table </w:t>
            </w:r>
            <w:r>
              <w:rPr>
                <w:b w:val="0"/>
                <w:bCs/>
                <w:lang w:bidi="th-TH"/>
              </w:rPr>
              <w:t>Section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rFonts w:cs="Angsana New"/>
                <w:cs/>
                <w:lang w:bidi="th-TH"/>
              </w:rPr>
              <w:t>เป็น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“</w:t>
            </w:r>
            <w:r w:rsidRPr="008979A8">
              <w:rPr>
                <w:b w:val="0"/>
                <w:bCs/>
                <w:lang w:bidi="th-TH"/>
              </w:rPr>
              <w:t>Add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>”</w:t>
            </w:r>
          </w:p>
          <w:p w:rsidR="001052EB" w:rsidP="001052EB" w:rsidRDefault="001052EB" w14:paraId="7BBE21A8" w14:textId="77777777">
            <w:pPr>
              <w:spacing w:before="240" w:after="0"/>
            </w:pPr>
            <w:r>
              <w:rPr>
                <w:rFonts w:hint="cs"/>
                <w:cs/>
              </w:rPr>
              <w:t>เมื่อกดปุ่ม</w:t>
            </w:r>
          </w:p>
          <w:p w:rsidR="001052EB" w:rsidP="001052EB" w:rsidRDefault="001052EB" w14:paraId="481E371F" w14:textId="77777777">
            <w:pPr>
              <w:pStyle w:val="ListParagraph"/>
              <w:numPr>
                <w:ilvl w:val="0"/>
                <w:numId w:val="4"/>
              </w:numPr>
              <w:spacing w:after="0" w:line="259" w:lineRule="auto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Validate </w:t>
            </w:r>
            <w:r>
              <w:rPr>
                <w:rFonts w:hint="cs" w:cs="Angsana New"/>
                <w:cs/>
              </w:rPr>
              <w:t>ข้อมูลในหน้าจอ</w:t>
            </w:r>
          </w:p>
          <w:p w:rsidRPr="00622722" w:rsidR="001052EB" w:rsidP="001052EB" w:rsidRDefault="001052EB" w14:paraId="4A357B4D" w14:textId="77777777">
            <w:pPr>
              <w:pStyle w:val="ListParagraph"/>
              <w:numPr>
                <w:ilvl w:val="0"/>
                <w:numId w:val="4"/>
              </w:numPr>
              <w:spacing w:after="0" w:line="259" w:lineRule="auto"/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Add </w:t>
            </w:r>
            <w:r>
              <w:rPr>
                <w:rFonts w:hint="cs" w:cs="Angsana New"/>
                <w:cs/>
              </w:rPr>
              <w:t xml:space="preserve">ข้อมูลลงในส่วนของ </w:t>
            </w:r>
            <w:r>
              <w:rPr>
                <w:rFonts w:cs="CordiaUPC"/>
              </w:rPr>
              <w:t>Table Section</w:t>
            </w:r>
          </w:p>
          <w:p w:rsidR="001052EB" w:rsidP="001052EB" w:rsidRDefault="001052EB" w14:paraId="00C8070D" w14:textId="77777777">
            <w:pPr>
              <w:pStyle w:val="ListParagraph"/>
              <w:numPr>
                <w:ilvl w:val="0"/>
                <w:numId w:val="27"/>
              </w:numPr>
            </w:pPr>
            <w:r>
              <w:rPr>
                <w:rFonts w:hint="cs"/>
                <w:cs/>
              </w:rPr>
              <w:t xml:space="preserve">ให้ทำการ </w:t>
            </w:r>
            <w:r>
              <w:t xml:space="preserve">Sort Row </w:t>
            </w:r>
            <w:r>
              <w:rPr>
                <w:rFonts w:hint="cs"/>
                <w:cs/>
              </w:rPr>
              <w:t xml:space="preserve">ตาม </w:t>
            </w:r>
            <w:r>
              <w:t xml:space="preserve">Logic </w:t>
            </w:r>
            <w:r>
              <w:rPr>
                <w:rFonts w:hint="cs"/>
                <w:cs/>
              </w:rPr>
              <w:t>และลำดับดังนี้</w:t>
            </w:r>
          </w:p>
          <w:p w:rsidR="001052EB" w:rsidP="001052EB" w:rsidRDefault="001052EB" w14:paraId="14C33B8B" w14:textId="77777777">
            <w:pPr>
              <w:pStyle w:val="ListParagraph"/>
              <w:numPr>
                <w:ilvl w:val="0"/>
                <w:numId w:val="26"/>
              </w:numPr>
              <w:spacing w:after="160" w:line="259" w:lineRule="auto"/>
            </w:pPr>
            <w:r>
              <w:t>Duration From</w:t>
            </w:r>
          </w:p>
          <w:p w:rsidR="001052EB" w:rsidP="001052EB" w:rsidRDefault="001052EB" w14:paraId="20CFF15B" w14:textId="77777777">
            <w:pPr>
              <w:pStyle w:val="ListParagraph"/>
              <w:numPr>
                <w:ilvl w:val="0"/>
                <w:numId w:val="26"/>
              </w:numPr>
              <w:spacing w:after="160" w:line="259" w:lineRule="auto"/>
            </w:pPr>
            <w:r>
              <w:t>Duration To</w:t>
            </w:r>
          </w:p>
          <w:p w:rsidR="001052EB" w:rsidP="001052EB" w:rsidRDefault="001052EB" w14:paraId="4F2C8479" w14:textId="646AF554">
            <w:r w:rsidRPr="00667C8E">
              <w:rPr>
                <w:rFonts w:cs="Angsana New"/>
                <w:cs/>
              </w:rPr>
              <w:t>ให้ทำการเคลียร์ค่า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และ </w:t>
            </w:r>
            <w:r w:rsidRPr="00667C8E">
              <w:rPr>
                <w:rFonts w:cs="CordiaUPC"/>
              </w:rPr>
              <w:t>Invisible</w:t>
            </w:r>
            <w:r>
              <w:rPr>
                <w:rFonts w:cs="CordiaUPC"/>
                <w:szCs w:val="36"/>
              </w:rPr>
              <w:t xml:space="preserve"> Detail Section</w:t>
            </w:r>
          </w:p>
        </w:tc>
      </w:tr>
      <w:tr w:rsidRPr="008979A8" w:rsidR="001052EB" w:rsidTr="00135C19" w14:paraId="75A07E33" w14:textId="77777777">
        <w:trPr>
          <w:trHeight w:val="243"/>
        </w:trPr>
        <w:tc>
          <w:tcPr>
            <w:tcW w:w="848" w:type="pct"/>
            <w:gridSpan w:val="2"/>
          </w:tcPr>
          <w:p w:rsidR="001052EB" w:rsidP="001052EB" w:rsidRDefault="001052EB" w14:paraId="27C4D332" w14:textId="765281B9">
            <w:r w:rsidRPr="008979A8">
              <w:rPr>
                <w:rFonts w:cs="Angsana New"/>
                <w:cs/>
              </w:rPr>
              <w:t xml:space="preserve">ปุ่ม </w:t>
            </w:r>
            <w:r w:rsidRPr="008979A8">
              <w:rPr>
                <w:rFonts w:cs="CordiaUPC"/>
              </w:rPr>
              <w:t>Update</w:t>
            </w:r>
          </w:p>
        </w:tc>
        <w:tc>
          <w:tcPr>
            <w:tcW w:w="1075" w:type="pct"/>
            <w:gridSpan w:val="2"/>
          </w:tcPr>
          <w:p w:rsidR="001052EB" w:rsidP="001052EB" w:rsidRDefault="001052EB" w14:paraId="44E6F50A" w14:textId="5647956F">
            <w:r w:rsidRPr="008979A8">
              <w:rPr>
                <w:rFonts w:cs="CordiaUPC"/>
              </w:rPr>
              <w:t>Button</w:t>
            </w:r>
          </w:p>
        </w:tc>
        <w:tc>
          <w:tcPr>
            <w:tcW w:w="3077" w:type="pct"/>
            <w:gridSpan w:val="2"/>
          </w:tcPr>
          <w:p w:rsidR="001052EB" w:rsidP="001052EB" w:rsidRDefault="001052EB" w14:paraId="133CADA7" w14:textId="77777777">
            <w:pPr>
              <w:pStyle w:val="HeaderTable"/>
              <w:spacing w:line="360" w:lineRule="auto"/>
              <w:rPr>
                <w:b w:val="0"/>
                <w:bCs/>
                <w:lang w:bidi="th-TH"/>
              </w:rPr>
            </w:pPr>
            <w:r w:rsidRPr="008979A8">
              <w:rPr>
                <w:b w:val="0"/>
                <w:bCs/>
                <w:lang w:bidi="th-TH"/>
              </w:rPr>
              <w:t xml:space="preserve">Visible </w:t>
            </w:r>
            <w:r w:rsidRPr="008979A8">
              <w:rPr>
                <w:rFonts w:cs="Angsana New"/>
                <w:cs/>
                <w:lang w:bidi="th-TH"/>
              </w:rPr>
              <w:t>เมื่อมี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b w:val="0"/>
                <w:bCs/>
                <w:lang w:bidi="th-TH"/>
              </w:rPr>
              <w:t xml:space="preserve">Event </w:t>
            </w:r>
            <w:r w:rsidRPr="008979A8">
              <w:rPr>
                <w:rFonts w:cs="Angsana New"/>
                <w:cs/>
                <w:lang w:bidi="th-TH"/>
              </w:rPr>
              <w:t>มาจาก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>
              <w:rPr>
                <w:b w:val="0"/>
                <w:bCs/>
                <w:lang w:bidi="th-TH"/>
              </w:rPr>
              <w:t>Table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>
              <w:rPr>
                <w:b w:val="0"/>
                <w:bCs/>
                <w:lang w:bidi="th-TH"/>
              </w:rPr>
              <w:t>Section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rFonts w:cs="Angsana New"/>
                <w:cs/>
                <w:lang w:bidi="th-TH"/>
              </w:rPr>
              <w:t>เป็น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“</w:t>
            </w:r>
            <w:r w:rsidRPr="008979A8">
              <w:rPr>
                <w:b w:val="0"/>
                <w:bCs/>
                <w:lang w:bidi="th-TH"/>
              </w:rPr>
              <w:t>Edit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>”</w:t>
            </w:r>
          </w:p>
          <w:p w:rsidR="001052EB" w:rsidP="001052EB" w:rsidRDefault="001052EB" w14:paraId="19DE897B" w14:textId="77777777">
            <w:pPr>
              <w:pStyle w:val="HeaderTable"/>
              <w:rPr>
                <w:lang w:bidi="th-TH"/>
              </w:rPr>
            </w:pPr>
            <w:r>
              <w:rPr>
                <w:rFonts w:hint="cs" w:cs="Angsana New"/>
                <w:cs/>
                <w:lang w:bidi="th-TH"/>
              </w:rPr>
              <w:t>เมื่อกดปุ่ม</w:t>
            </w:r>
          </w:p>
          <w:p w:rsidR="001052EB" w:rsidP="001052EB" w:rsidRDefault="001052EB" w14:paraId="094CF4CD" w14:textId="77777777">
            <w:pPr>
              <w:pStyle w:val="ListParagraph"/>
              <w:numPr>
                <w:ilvl w:val="0"/>
                <w:numId w:val="6"/>
              </w:numPr>
              <w:spacing w:after="160" w:line="259" w:lineRule="auto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Validate </w:t>
            </w:r>
            <w:r>
              <w:rPr>
                <w:rFonts w:hint="cs" w:cs="Angsana New"/>
                <w:cs/>
              </w:rPr>
              <w:t>ข้อมูลในหน้าจอ</w:t>
            </w:r>
          </w:p>
          <w:p w:rsidR="001052EB" w:rsidP="001052EB" w:rsidRDefault="001052EB" w14:paraId="68580A07" w14:textId="77777777">
            <w:pPr>
              <w:pStyle w:val="ListParagraph"/>
              <w:numPr>
                <w:ilvl w:val="0"/>
                <w:numId w:val="6"/>
              </w:numPr>
              <w:spacing w:after="160" w:line="259" w:lineRule="auto"/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Update </w:t>
            </w:r>
            <w:r>
              <w:rPr>
                <w:rFonts w:hint="cs" w:cs="Angsana New"/>
                <w:cs/>
              </w:rPr>
              <w:t xml:space="preserve">ข้อมูลลงในส่วนของ </w:t>
            </w:r>
            <w:r>
              <w:rPr>
                <w:rFonts w:cs="CordiaUPC"/>
              </w:rPr>
              <w:t xml:space="preserve">Table Section </w:t>
            </w:r>
          </w:p>
          <w:p w:rsidR="001052EB" w:rsidP="001052EB" w:rsidRDefault="001052EB" w14:paraId="1485992B" w14:textId="77777777">
            <w:pPr>
              <w:pStyle w:val="ListParagraph"/>
              <w:numPr>
                <w:ilvl w:val="0"/>
                <w:numId w:val="27"/>
              </w:numPr>
            </w:pPr>
            <w:r>
              <w:rPr>
                <w:rFonts w:hint="cs"/>
                <w:cs/>
              </w:rPr>
              <w:t xml:space="preserve">ให้ทำการ </w:t>
            </w:r>
            <w:r>
              <w:t xml:space="preserve">Sort Row </w:t>
            </w:r>
            <w:r>
              <w:rPr>
                <w:rFonts w:hint="cs"/>
                <w:cs/>
              </w:rPr>
              <w:t xml:space="preserve">ตาม </w:t>
            </w:r>
            <w:r>
              <w:t xml:space="preserve">Logic </w:t>
            </w:r>
            <w:r>
              <w:rPr>
                <w:rFonts w:hint="cs"/>
                <w:cs/>
              </w:rPr>
              <w:t>และลำดับดังนี้</w:t>
            </w:r>
          </w:p>
          <w:p w:rsidR="001052EB" w:rsidP="001052EB" w:rsidRDefault="001052EB" w14:paraId="6451CC4D" w14:textId="77777777">
            <w:pPr>
              <w:pStyle w:val="ListParagraph"/>
              <w:numPr>
                <w:ilvl w:val="0"/>
                <w:numId w:val="26"/>
              </w:numPr>
              <w:spacing w:after="160" w:line="259" w:lineRule="auto"/>
            </w:pPr>
            <w:r>
              <w:t>Duration From</w:t>
            </w:r>
          </w:p>
          <w:p w:rsidR="001052EB" w:rsidP="001052EB" w:rsidRDefault="001052EB" w14:paraId="3117A354" w14:textId="77777777">
            <w:pPr>
              <w:pStyle w:val="ListParagraph"/>
              <w:numPr>
                <w:ilvl w:val="0"/>
                <w:numId w:val="26"/>
              </w:numPr>
              <w:spacing w:after="160" w:line="259" w:lineRule="auto"/>
            </w:pPr>
            <w:r>
              <w:t>Duration To</w:t>
            </w:r>
          </w:p>
          <w:p w:rsidR="001052EB" w:rsidP="001052EB" w:rsidRDefault="001052EB" w14:paraId="6B534C3C" w14:textId="72E1A2EE">
            <w:r w:rsidRPr="00667C8E">
              <w:rPr>
                <w:rFonts w:cs="Angsana New"/>
                <w:cs/>
              </w:rPr>
              <w:t>ให้ทำการเคลียร์ค่า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และ </w:t>
            </w:r>
            <w:r w:rsidRPr="00667C8E">
              <w:rPr>
                <w:rFonts w:cs="CordiaUPC"/>
              </w:rPr>
              <w:t>Invisible</w:t>
            </w:r>
            <w:r>
              <w:rPr>
                <w:rFonts w:cs="CordiaUPC"/>
                <w:szCs w:val="36"/>
              </w:rPr>
              <w:t xml:space="preserve"> Detail Section</w:t>
            </w:r>
          </w:p>
        </w:tc>
      </w:tr>
      <w:tr w:rsidRPr="008979A8" w:rsidR="001052EB" w:rsidTr="00135C19" w14:paraId="599654B1" w14:textId="77777777">
        <w:trPr>
          <w:trHeight w:val="243"/>
        </w:trPr>
        <w:tc>
          <w:tcPr>
            <w:tcW w:w="848" w:type="pct"/>
            <w:gridSpan w:val="2"/>
          </w:tcPr>
          <w:p w:rsidR="001052EB" w:rsidP="001052EB" w:rsidRDefault="001052EB" w14:paraId="291653A7" w14:textId="5534875C">
            <w:r>
              <w:rPr>
                <w:rFonts w:hint="cs" w:cs="Angsana New"/>
                <w:cs/>
              </w:rPr>
              <w:t xml:space="preserve">ปุ่ม </w:t>
            </w:r>
            <w:r>
              <w:rPr>
                <w:rFonts w:cs="CordiaUPC"/>
              </w:rPr>
              <w:t>Cancel</w:t>
            </w:r>
          </w:p>
        </w:tc>
        <w:tc>
          <w:tcPr>
            <w:tcW w:w="1075" w:type="pct"/>
            <w:gridSpan w:val="2"/>
          </w:tcPr>
          <w:p w:rsidR="001052EB" w:rsidP="001052EB" w:rsidRDefault="001052EB" w14:paraId="58940183" w14:textId="5B39BAD9">
            <w:r>
              <w:rPr>
                <w:rFonts w:cs="CordiaUPC"/>
              </w:rPr>
              <w:t>Button</w:t>
            </w:r>
          </w:p>
        </w:tc>
        <w:tc>
          <w:tcPr>
            <w:tcW w:w="3077" w:type="pct"/>
            <w:gridSpan w:val="2"/>
          </w:tcPr>
          <w:p w:rsidR="001052EB" w:rsidP="001052EB" w:rsidRDefault="001052EB" w14:paraId="410AE23F" w14:textId="50C1FC49">
            <w:r>
              <w:rPr>
                <w:rFonts w:hint="cs"/>
                <w:cs/>
              </w:rPr>
              <w:t xml:space="preserve">ให้ทำการเคลียร์ค่าใน </w:t>
            </w:r>
            <w:r>
              <w:t>Detail Section</w:t>
            </w:r>
            <w:r>
              <w:rPr>
                <w:rFonts w:hint="cs"/>
                <w:cs/>
              </w:rPr>
              <w:t xml:space="preserve"> และทำการ </w:t>
            </w:r>
            <w:r>
              <w:t>Invisible Detail Section</w:t>
            </w:r>
          </w:p>
        </w:tc>
      </w:tr>
      <w:tr w:rsidRPr="008979A8" w:rsidR="001052EB" w:rsidTr="002D5D43" w14:paraId="5C75B48D" w14:textId="77777777">
        <w:trPr>
          <w:trHeight w:val="243"/>
        </w:trPr>
        <w:tc>
          <w:tcPr>
            <w:tcW w:w="5000" w:type="pct"/>
            <w:gridSpan w:val="6"/>
            <w:shd w:val="clear" w:color="auto" w:fill="C2D69B" w:themeFill="accent3" w:themeFillTint="99"/>
          </w:tcPr>
          <w:p w:rsidR="001052EB" w:rsidP="001052EB" w:rsidRDefault="001052EB" w14:paraId="7FFE5E54" w14:textId="5AE8D935">
            <w:pPr>
              <w:pStyle w:val="HeaderTable"/>
            </w:pPr>
            <w:r>
              <w:t>End WiFi Detail Section</w:t>
            </w:r>
          </w:p>
        </w:tc>
      </w:tr>
      <w:bookmarkEnd w:id="16"/>
      <w:tr w:rsidRPr="008979A8" w:rsidR="001052EB" w:rsidTr="002D5D43" w14:paraId="347C1266" w14:textId="77777777">
        <w:trPr>
          <w:trHeight w:val="243"/>
        </w:trPr>
        <w:tc>
          <w:tcPr>
            <w:tcW w:w="5000" w:type="pct"/>
            <w:gridSpan w:val="6"/>
            <w:shd w:val="clear" w:color="auto" w:fill="C2D69B" w:themeFill="accent3" w:themeFillTint="99"/>
          </w:tcPr>
          <w:p w:rsidR="001052EB" w:rsidP="001052EB" w:rsidRDefault="001052EB" w14:paraId="02EC0B59" w14:textId="2AF6AD4F">
            <w:pPr>
              <w:pStyle w:val="HeaderTable"/>
            </w:pPr>
            <w:r>
              <w:t xml:space="preserve">New WiFi </w:t>
            </w:r>
            <w:r>
              <w:rPr>
                <w:lang w:bidi="th-TH"/>
              </w:rPr>
              <w:t>Pattern Section</w:t>
            </w:r>
          </w:p>
        </w:tc>
      </w:tr>
      <w:tr w:rsidRPr="008979A8" w:rsidR="001052EB" w:rsidTr="00135C19" w14:paraId="2B7A8F4B" w14:textId="77777777">
        <w:trPr>
          <w:trHeight w:val="243"/>
        </w:trPr>
        <w:tc>
          <w:tcPr>
            <w:tcW w:w="848" w:type="pct"/>
            <w:gridSpan w:val="2"/>
          </w:tcPr>
          <w:p w:rsidR="001052EB" w:rsidP="001052EB" w:rsidRDefault="001052EB" w14:paraId="0F52857F" w14:textId="051835D8">
            <w:r>
              <w:rPr>
                <w:rFonts w:cs="CordiaUPC"/>
              </w:rPr>
              <w:t>Mass WiFi on Shelf</w:t>
            </w:r>
          </w:p>
        </w:tc>
        <w:tc>
          <w:tcPr>
            <w:tcW w:w="1075" w:type="pct"/>
            <w:gridSpan w:val="2"/>
          </w:tcPr>
          <w:p w:rsidR="001052EB" w:rsidP="001052EB" w:rsidRDefault="001052EB" w14:paraId="6BD80198" w14:textId="2444CBF7">
            <w:r>
              <w:rPr>
                <w:rFonts w:cs="CordiaUPC"/>
              </w:rPr>
              <w:t>Screen</w:t>
            </w:r>
          </w:p>
        </w:tc>
        <w:tc>
          <w:tcPr>
            <w:tcW w:w="3077" w:type="pct"/>
            <w:gridSpan w:val="2"/>
          </w:tcPr>
          <w:p w:rsidR="001052EB" w:rsidP="001052EB" w:rsidRDefault="001052EB" w14:paraId="58C227B7" w14:textId="77777777"/>
        </w:tc>
      </w:tr>
      <w:tr w:rsidRPr="008979A8" w:rsidR="001052EB" w:rsidTr="002D5D43" w14:paraId="4173543E" w14:textId="77777777">
        <w:trPr>
          <w:trHeight w:val="243"/>
        </w:trPr>
        <w:tc>
          <w:tcPr>
            <w:tcW w:w="5000" w:type="pct"/>
            <w:gridSpan w:val="6"/>
            <w:shd w:val="clear" w:color="auto" w:fill="C2D69B" w:themeFill="accent3" w:themeFillTint="99"/>
          </w:tcPr>
          <w:p w:rsidR="001052EB" w:rsidP="001052EB" w:rsidRDefault="001052EB" w14:paraId="3DECD34F" w14:textId="13BBF402">
            <w:pPr>
              <w:pStyle w:val="HeaderTable"/>
            </w:pPr>
            <w:r>
              <w:rPr>
                <w:lang w:bidi="th-TH"/>
              </w:rPr>
              <w:t xml:space="preserve">End </w:t>
            </w:r>
            <w:r>
              <w:t xml:space="preserve">New WiFi </w:t>
            </w:r>
            <w:r>
              <w:rPr>
                <w:lang w:bidi="th-TH"/>
              </w:rPr>
              <w:t>Pattern Section</w:t>
            </w:r>
          </w:p>
        </w:tc>
      </w:tr>
      <w:tr w:rsidRPr="008979A8" w:rsidR="001052EB" w:rsidTr="00135C19" w14:paraId="5E5E5368" w14:textId="77777777">
        <w:trPr>
          <w:trHeight w:val="243"/>
        </w:trPr>
        <w:tc>
          <w:tcPr>
            <w:tcW w:w="5000" w:type="pct"/>
            <w:gridSpan w:val="6"/>
            <w:shd w:val="clear" w:color="auto" w:fill="C2D69B" w:themeFill="accent3" w:themeFillTint="99"/>
          </w:tcPr>
          <w:p w:rsidR="001052EB" w:rsidP="001052EB" w:rsidRDefault="001052EB" w14:paraId="16DAAE53" w14:textId="137262DD">
            <w:pPr>
              <w:pStyle w:val="HeaderTable"/>
            </w:pPr>
            <w:r>
              <w:t>End WiFi Section</w:t>
            </w:r>
          </w:p>
        </w:tc>
      </w:tr>
      <w:tr w:rsidRPr="008979A8" w:rsidR="001052EB" w:rsidTr="00135C19" w14:paraId="6EE5458D" w14:textId="77777777">
        <w:trPr>
          <w:trHeight w:val="243"/>
        </w:trPr>
        <w:tc>
          <w:tcPr>
            <w:tcW w:w="5000" w:type="pct"/>
            <w:gridSpan w:val="6"/>
            <w:shd w:val="clear" w:color="auto" w:fill="C2D69B" w:themeFill="accent3" w:themeFillTint="99"/>
          </w:tcPr>
          <w:p w:rsidR="001052EB" w:rsidP="001052EB" w:rsidRDefault="001052EB" w14:paraId="08BDA811" w14:textId="7E9D8BCB">
            <w:pPr>
              <w:pStyle w:val="HeaderTable"/>
              <w:rPr>
                <w:lang w:bidi="th-TH"/>
              </w:rPr>
            </w:pPr>
            <w:r>
              <w:rPr>
                <w:lang w:bidi="th-TH"/>
              </w:rPr>
              <w:t>End Detail Section</w:t>
            </w:r>
          </w:p>
        </w:tc>
      </w:tr>
    </w:tbl>
    <w:p w:rsidR="0090342F" w:rsidP="00BB3F68" w:rsidRDefault="0090342F" w14:paraId="1F6C851D" w14:textId="77777777">
      <w:pPr>
        <w:pStyle w:val="Heading3"/>
        <w:numPr>
          <w:ilvl w:val="0"/>
          <w:numId w:val="57"/>
        </w:numPr>
        <w:rPr>
          <w:rFonts w:ascii="CordiaUPC" w:hAnsi="CordiaUPC" w:cs="CordiaUPC"/>
          <w:sz w:val="32"/>
          <w:szCs w:val="32"/>
        </w:rPr>
      </w:pPr>
      <w:r w:rsidRPr="008979A8">
        <w:rPr>
          <w:rFonts w:ascii="CordiaUPC" w:hAnsi="CordiaUPC" w:cs="CordiaUPC"/>
          <w:sz w:val="32"/>
          <w:szCs w:val="32"/>
        </w:rPr>
        <w:t>Script Validation</w:t>
      </w:r>
    </w:p>
    <w:tbl>
      <w:tblPr>
        <w:tblW w:w="4938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385"/>
        <w:gridCol w:w="2896"/>
        <w:gridCol w:w="3314"/>
        <w:gridCol w:w="1309"/>
      </w:tblGrid>
      <w:tr w:rsidRPr="008979A8" w:rsidR="0090342F" w:rsidTr="00153E2A" w14:paraId="68AD0FD7" w14:textId="77777777">
        <w:trPr>
          <w:cantSplit/>
          <w:tblHeader/>
        </w:trPr>
        <w:tc>
          <w:tcPr>
            <w:tcW w:w="778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90342F" w:rsidP="00153E2A" w:rsidRDefault="0090342F" w14:paraId="213B7837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Error Code</w:t>
            </w:r>
          </w:p>
        </w:tc>
        <w:tc>
          <w:tcPr>
            <w:tcW w:w="1626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90342F" w:rsidP="00153E2A" w:rsidRDefault="0090342F" w14:paraId="017F95D3" w14:textId="77777777">
            <w:pPr>
              <w:rPr>
                <w:rFonts w:cs="CordiaUPC"/>
                <w:b/>
                <w:bCs/>
              </w:rPr>
            </w:pPr>
            <w:r>
              <w:rPr>
                <w:rFonts w:cs="CordiaUPC"/>
                <w:b/>
                <w:bCs/>
              </w:rPr>
              <w:t xml:space="preserve">Error Message </w:t>
            </w:r>
          </w:p>
        </w:tc>
        <w:tc>
          <w:tcPr>
            <w:tcW w:w="1861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90342F" w:rsidP="00153E2A" w:rsidRDefault="0090342F" w14:paraId="16A369D7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Logic</w:t>
            </w:r>
          </w:p>
        </w:tc>
        <w:tc>
          <w:tcPr>
            <w:tcW w:w="735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90342F" w:rsidP="00153E2A" w:rsidRDefault="0090342F" w14:paraId="16201AB3" w14:textId="77777777">
            <w:pPr>
              <w:rPr>
                <w:rFonts w:cs="CordiaUPC"/>
                <w:b/>
                <w:bCs/>
              </w:rPr>
            </w:pPr>
            <w:r>
              <w:rPr>
                <w:rFonts w:cs="CordiaUPC"/>
                <w:b/>
                <w:bCs/>
              </w:rPr>
              <w:t>Submit Call</w:t>
            </w:r>
          </w:p>
        </w:tc>
      </w:tr>
      <w:tr w:rsidR="0090342F" w:rsidTr="00153E2A" w14:paraId="2BB306F4" w14:textId="77777777">
        <w:tc>
          <w:tcPr>
            <w:tcW w:w="778" w:type="pct"/>
          </w:tcPr>
          <w:p w:rsidRPr="00792590" w:rsidR="0090342F" w:rsidP="00153E2A" w:rsidRDefault="0090342F" w14:paraId="5245A640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>
              <w:rPr>
                <w:rFonts w:ascii="CordiaUPC" w:hAnsi="CordiaUPC" w:cs="CordiaUPC"/>
                <w:sz w:val="28"/>
                <w:szCs w:val="28"/>
              </w:rPr>
              <w:t>00004</w:t>
            </w:r>
          </w:p>
        </w:tc>
        <w:tc>
          <w:tcPr>
            <w:tcW w:w="1626" w:type="pct"/>
          </w:tcPr>
          <w:p w:rsidRPr="00E02D8D" w:rsidR="0090342F" w:rsidP="00153E2A" w:rsidRDefault="0090342F" w14:paraId="5507C010" w14:textId="64A95C0D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WiFi is required when Product Specification is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{1}</w:t>
            </w:r>
            <w:r>
              <w:rPr>
                <w:rFonts w:cs="Angsana New"/>
                <w:cs/>
              </w:rPr>
              <w:t>”</w:t>
            </w:r>
          </w:p>
        </w:tc>
        <w:tc>
          <w:tcPr>
            <w:tcW w:w="1861" w:type="pct"/>
          </w:tcPr>
          <w:p w:rsidR="0090342F" w:rsidP="00153E2A" w:rsidRDefault="0090342F" w14:paraId="25600559" w14:textId="089D5959">
            <w:pPr>
              <w:pStyle w:val="NoSpacing"/>
              <w:rPr>
                <w:rFonts w:ascii="CordiaUPC" w:hAnsi="CordiaUPC"/>
                <w:sz w:val="28"/>
              </w:rPr>
            </w:pPr>
            <w:r>
              <w:rPr>
                <w:rFonts w:hint="cs" w:ascii="CordiaUPC" w:hAnsi="CordiaUPC"/>
                <w:sz w:val="28"/>
                <w:cs/>
              </w:rPr>
              <w:t>ถ้า</w:t>
            </w:r>
            <w:r w:rsidRPr="00734543">
              <w:rPr>
                <w:rFonts w:hint="cs" w:ascii="CordiaUPC" w:hAnsi="CordiaUPC"/>
                <w:sz w:val="28"/>
                <w:cs/>
              </w:rPr>
              <w:t xml:space="preserve"> </w:t>
            </w:r>
            <w:r w:rsidRPr="00734543">
              <w:rPr>
                <w:rFonts w:ascii="CordiaUPC" w:hAnsi="CordiaUPC"/>
                <w:sz w:val="28"/>
              </w:rPr>
              <w:t xml:space="preserve">ProductSpecification </w:t>
            </w:r>
            <w:r w:rsidRPr="00734543">
              <w:rPr>
                <w:rFonts w:hint="cs" w:ascii="CordiaUPC" w:hAnsi="CordiaUPC"/>
                <w:sz w:val="28"/>
                <w:cs/>
              </w:rPr>
              <w:t xml:space="preserve">ที่เลือกมามีค่า </w:t>
            </w:r>
            <w:r w:rsidRPr="00734543">
              <w:rPr>
                <w:rFonts w:ascii="CordiaUPC" w:hAnsi="CordiaUPC"/>
                <w:sz w:val="28"/>
              </w:rPr>
              <w:t xml:space="preserve">Category Type </w:t>
            </w:r>
            <w:r w:rsidRPr="00734543">
              <w:rPr>
                <w:rFonts w:hint="cs" w:ascii="CordiaUPC" w:hAnsi="CordiaUPC"/>
                <w:sz w:val="28"/>
                <w:cs/>
              </w:rPr>
              <w:t xml:space="preserve">เป็น </w:t>
            </w:r>
            <w:r w:rsidRPr="00734543">
              <w:rPr>
                <w:rFonts w:ascii="CordiaUPC" w:hAnsi="CordiaUPC" w:cs="Angsana New"/>
                <w:sz w:val="28"/>
                <w:cs/>
              </w:rPr>
              <w:t>“</w:t>
            </w:r>
            <w:r>
              <w:t>WiFi</w:t>
            </w:r>
            <w:r w:rsidRPr="00734543">
              <w:rPr>
                <w:rFonts w:ascii="CordiaUPC" w:hAnsi="CordiaUPC" w:cs="Angsana New"/>
                <w:sz w:val="28"/>
                <w:cs/>
              </w:rPr>
              <w:t>”</w:t>
            </w:r>
            <w:r>
              <w:rPr>
                <w:rFonts w:ascii="CordiaUPC" w:hAnsi="CordiaUPC" w:cs="Angsana New"/>
                <w:sz w:val="28"/>
                <w:cs/>
              </w:rPr>
              <w:t xml:space="preserve"> </w:t>
            </w:r>
            <w:r>
              <w:rPr>
                <w:rFonts w:hint="cs" w:ascii="CordiaUPC" w:hAnsi="CordiaUPC"/>
                <w:sz w:val="28"/>
                <w:cs/>
              </w:rPr>
              <w:t>ดังนั้น</w:t>
            </w:r>
            <w:r>
              <w:rPr>
                <w:rFonts w:ascii="CordiaUPC" w:hAnsi="CordiaUPC"/>
                <w:sz w:val="28"/>
              </w:rPr>
              <w:t xml:space="preserve"> WiFi </w:t>
            </w:r>
            <w:r>
              <w:rPr>
                <w:rFonts w:hint="cs" w:ascii="CordiaUPC" w:hAnsi="CordiaUPC"/>
                <w:sz w:val="28"/>
                <w:cs/>
              </w:rPr>
              <w:t xml:space="preserve">จะต้องมีอย่างน้อย </w:t>
            </w:r>
            <w:r>
              <w:rPr>
                <w:rFonts w:ascii="CordiaUPC" w:hAnsi="CordiaUPC"/>
                <w:sz w:val="28"/>
              </w:rPr>
              <w:t>1 Row</w:t>
            </w:r>
          </w:p>
          <w:p w:rsidR="0090342F" w:rsidP="00153E2A" w:rsidRDefault="0090342F" w14:paraId="6FB9F182" w14:textId="77777777">
            <w:pPr>
              <w:pStyle w:val="NoSpacing"/>
              <w:rPr>
                <w:rFonts w:ascii="CordiaUPC" w:hAnsi="CordiaUPC"/>
                <w:sz w:val="28"/>
              </w:rPr>
            </w:pPr>
          </w:p>
          <w:p w:rsidRPr="00BB4D16" w:rsidR="0090342F" w:rsidP="00153E2A" w:rsidRDefault="0090342F" w14:paraId="4B7301AF" w14:textId="313A46FE">
            <w:r>
              <w:t xml:space="preserve">{1} </w:t>
            </w:r>
            <w:r>
              <w:rPr>
                <w:rFonts w:hint="cs"/>
                <w:cs/>
              </w:rPr>
              <w:t xml:space="preserve">แทนค่าด้วย </w:t>
            </w:r>
            <w:r>
              <w:t xml:space="preserve">Product Specification </w:t>
            </w:r>
            <w:r>
              <w:rPr>
                <w:rFonts w:hint="cs"/>
                <w:cs/>
              </w:rPr>
              <w:t>ที่เลือกมาและมีค่า</w:t>
            </w:r>
            <w:r w:rsidRPr="00734543">
              <w:t xml:space="preserve"> Category Type </w:t>
            </w:r>
            <w:r w:rsidRPr="00734543">
              <w:rPr>
                <w:rFonts w:hint="cs"/>
                <w:cs/>
              </w:rPr>
              <w:t xml:space="preserve">เป็น </w:t>
            </w:r>
            <w:r w:rsidRPr="00734543">
              <w:rPr>
                <w:rFonts w:cs="Angsana New"/>
                <w:cs/>
              </w:rPr>
              <w:t>“</w:t>
            </w:r>
            <w:r>
              <w:t>WiFi</w:t>
            </w:r>
            <w:r w:rsidRPr="00734543">
              <w:rPr>
                <w:rFonts w:cs="Angsana New"/>
                <w:cs/>
              </w:rPr>
              <w:t>”</w:t>
            </w:r>
          </w:p>
        </w:tc>
        <w:tc>
          <w:tcPr>
            <w:tcW w:w="735" w:type="pct"/>
          </w:tcPr>
          <w:p w:rsidR="0090342F" w:rsidP="00153E2A" w:rsidRDefault="0090342F" w14:paraId="1614815A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90342F" w:rsidTr="00153E2A" w14:paraId="45230B7F" w14:textId="77777777">
        <w:tc>
          <w:tcPr>
            <w:tcW w:w="5000" w:type="pct"/>
            <w:gridSpan w:val="4"/>
            <w:shd w:val="clear" w:color="auto" w:fill="C2D69B" w:themeFill="accent3" w:themeFillTint="99"/>
          </w:tcPr>
          <w:p w:rsidR="0090342F" w:rsidP="00153E2A" w:rsidRDefault="00AB3258" w14:paraId="0E1E8D65" w14:textId="58EA7974">
            <w:pPr>
              <w:pStyle w:val="HeaderTable"/>
            </w:pPr>
            <w:r>
              <w:t>WiFi</w:t>
            </w:r>
            <w:r w:rsidR="0090342F">
              <w:t xml:space="preserve"> Detail Section</w:t>
            </w:r>
          </w:p>
        </w:tc>
      </w:tr>
      <w:tr w:rsidR="0090342F" w:rsidTr="00153E2A" w14:paraId="7C9BC58B" w14:textId="77777777">
        <w:tc>
          <w:tcPr>
            <w:tcW w:w="778" w:type="pct"/>
          </w:tcPr>
          <w:p w:rsidRPr="000E5AB7" w:rsidR="0090342F" w:rsidP="00153E2A" w:rsidRDefault="0090342F" w14:paraId="6C7CDCA1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5011E8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26" w:type="pct"/>
          </w:tcPr>
          <w:p w:rsidR="0090342F" w:rsidP="00153E2A" w:rsidRDefault="00AB3258" w14:paraId="0D28EFFF" w14:textId="4F53545A">
            <w:pPr>
              <w:rPr>
                <w:rFonts w:cs="CordiaUPC"/>
              </w:rPr>
            </w:pPr>
            <w:r>
              <w:t xml:space="preserve">WiFi </w:t>
            </w:r>
            <w:r w:rsidRPr="00604859" w:rsidR="0090342F">
              <w:t>Usage</w:t>
            </w:r>
            <w:r w:rsidR="0090342F">
              <w:rPr>
                <w:rFonts w:cs="Angsana New"/>
                <w:cs/>
              </w:rPr>
              <w:t xml:space="preserve"> </w:t>
            </w:r>
            <w:r w:rsidRPr="00604859" w:rsidR="0090342F">
              <w:t>Type</w:t>
            </w:r>
            <w:r w:rsidR="0090342F">
              <w:rPr>
                <w:rFonts w:cs="CordiaUPC"/>
              </w:rPr>
              <w:t xml:space="preserve"> is required</w:t>
            </w:r>
            <w:r w:rsidR="0090342F"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90342F" w:rsidP="00153E2A" w:rsidRDefault="00AB3258" w14:paraId="768BC580" w14:textId="25A61B00">
            <w:pPr>
              <w:rPr>
                <w:rFonts w:cs="CordiaUPC"/>
              </w:rPr>
            </w:pPr>
            <w:r>
              <w:t>wifi</w:t>
            </w:r>
            <w:r w:rsidRPr="004F559C" w:rsidR="0090342F">
              <w:t>UsageType</w:t>
            </w:r>
            <w:r w:rsidR="0090342F">
              <w:rPr>
                <w:rFonts w:hint="cs" w:cs="Angsana New"/>
                <w:cs/>
              </w:rPr>
              <w:t xml:space="preserve"> เป็น </w:t>
            </w:r>
            <w:r w:rsidR="0090342F"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="0090342F" w:rsidP="00153E2A" w:rsidRDefault="0090342F" w14:paraId="6B24C4B8" w14:textId="77777777">
            <w:pPr>
              <w:rPr>
                <w:rFonts w:cs="CordiaUPC"/>
                <w:szCs w:val="36"/>
              </w:rPr>
            </w:pPr>
          </w:p>
        </w:tc>
      </w:tr>
      <w:tr w:rsidR="0090342F" w:rsidTr="00153E2A" w14:paraId="461E6273" w14:textId="77777777">
        <w:tc>
          <w:tcPr>
            <w:tcW w:w="778" w:type="pct"/>
          </w:tcPr>
          <w:p w:rsidRPr="000E5AB7" w:rsidR="0090342F" w:rsidP="00153E2A" w:rsidRDefault="0090342F" w14:paraId="7EF66BB0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5011E8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26" w:type="pct"/>
          </w:tcPr>
          <w:p w:rsidR="0090342F" w:rsidP="00153E2A" w:rsidRDefault="00AB3258" w14:paraId="4E8E4B6D" w14:textId="56BC41DF">
            <w:pPr>
              <w:rPr>
                <w:rFonts w:cs="CordiaUPC"/>
              </w:rPr>
            </w:pPr>
            <w:r>
              <w:t xml:space="preserve">WiFi </w:t>
            </w:r>
            <w:r w:rsidRPr="00604859" w:rsidR="0090342F">
              <w:t>Quota</w:t>
            </w:r>
            <w:r w:rsidR="0090342F">
              <w:rPr>
                <w:rFonts w:cs="Angsana New"/>
                <w:cs/>
              </w:rPr>
              <w:t xml:space="preserve"> </w:t>
            </w:r>
            <w:r w:rsidRPr="00604859" w:rsidR="0090342F">
              <w:t>Type</w:t>
            </w:r>
            <w:r w:rsidR="0090342F">
              <w:rPr>
                <w:rFonts w:cs="CordiaUPC"/>
              </w:rPr>
              <w:t xml:space="preserve"> is required</w:t>
            </w:r>
            <w:r w:rsidR="0090342F"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90342F" w:rsidP="00153E2A" w:rsidRDefault="00AB3258" w14:paraId="43F0849E" w14:textId="34DBD052">
            <w:pPr>
              <w:rPr>
                <w:rFonts w:cs="CordiaUPC"/>
              </w:rPr>
            </w:pPr>
            <w:r>
              <w:t>wifi</w:t>
            </w:r>
            <w:r w:rsidRPr="004F559C" w:rsidR="0090342F">
              <w:t>QuotaType</w:t>
            </w:r>
            <w:r w:rsidR="0090342F">
              <w:rPr>
                <w:rFonts w:cs="Angsana New"/>
                <w:cs/>
              </w:rPr>
              <w:t xml:space="preserve"> </w:t>
            </w:r>
            <w:r w:rsidR="0090342F">
              <w:rPr>
                <w:rFonts w:hint="cs" w:cs="Angsana New"/>
                <w:cs/>
              </w:rPr>
              <w:t xml:space="preserve">เป็น </w:t>
            </w:r>
            <w:r w:rsidR="0090342F"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="0090342F" w:rsidP="00153E2A" w:rsidRDefault="0090342F" w14:paraId="7D1C6A13" w14:textId="77777777">
            <w:pPr>
              <w:rPr>
                <w:rFonts w:cs="CordiaUPC"/>
                <w:szCs w:val="36"/>
              </w:rPr>
            </w:pPr>
          </w:p>
        </w:tc>
      </w:tr>
      <w:tr w:rsidR="0090342F" w:rsidTr="00153E2A" w14:paraId="177E955B" w14:textId="77777777">
        <w:tc>
          <w:tcPr>
            <w:tcW w:w="778" w:type="pct"/>
          </w:tcPr>
          <w:p w:rsidRPr="000E5AB7" w:rsidR="0090342F" w:rsidP="00153E2A" w:rsidRDefault="0090342F" w14:paraId="16B39FE2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5011E8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26" w:type="pct"/>
          </w:tcPr>
          <w:p w:rsidR="0090342F" w:rsidP="00153E2A" w:rsidRDefault="00AB3258" w14:paraId="04096D3C" w14:textId="671F8DC6">
            <w:pPr>
              <w:rPr>
                <w:rFonts w:cs="CordiaUPC"/>
              </w:rPr>
            </w:pPr>
            <w:r>
              <w:rPr>
                <w:rFonts w:cs="CordiaUPC"/>
              </w:rPr>
              <w:t>WiFi</w:t>
            </w:r>
            <w:r w:rsidR="0090342F">
              <w:rPr>
                <w:rFonts w:cs="Angsana New"/>
                <w:cs/>
              </w:rPr>
              <w:t xml:space="preserve"> </w:t>
            </w:r>
            <w:r w:rsidRPr="00A07D08" w:rsidR="0090342F">
              <w:rPr>
                <w:rFonts w:cs="CordiaUPC"/>
              </w:rPr>
              <w:t>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90342F" w:rsidP="00153E2A" w:rsidRDefault="00AB3258" w14:paraId="78B038E3" w14:textId="665CFBAE">
            <w:pPr>
              <w:rPr>
                <w:rFonts w:cs="CordiaUPC"/>
              </w:rPr>
            </w:pPr>
            <w:r>
              <w:t>Wifi</w:t>
            </w:r>
            <w:r w:rsidR="0090342F">
              <w:rPr>
                <w:rFonts w:cs="Angsana New"/>
                <w:cs/>
              </w:rPr>
              <w:t xml:space="preserve"> </w:t>
            </w:r>
            <w:r w:rsidR="0090342F">
              <w:rPr>
                <w:rFonts w:hint="cs" w:cs="Angsana New"/>
                <w:cs/>
              </w:rPr>
              <w:t xml:space="preserve">เป็น </w:t>
            </w:r>
            <w:r w:rsidR="0090342F"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="0090342F" w:rsidP="00153E2A" w:rsidRDefault="0090342F" w14:paraId="1B834F1C" w14:textId="77777777">
            <w:pPr>
              <w:rPr>
                <w:rFonts w:cs="CordiaUPC"/>
                <w:szCs w:val="36"/>
              </w:rPr>
            </w:pPr>
          </w:p>
        </w:tc>
      </w:tr>
      <w:tr w:rsidR="00203EC6" w:rsidTr="00153E2A" w14:paraId="421F1909" w14:textId="77777777">
        <w:tc>
          <w:tcPr>
            <w:tcW w:w="778" w:type="pct"/>
          </w:tcPr>
          <w:p w:rsidRPr="005011E8" w:rsidR="00203EC6" w:rsidP="00153E2A" w:rsidRDefault="00203EC6" w14:paraId="7570CF90" w14:textId="7EACB7F9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>00001</w:t>
            </w:r>
          </w:p>
        </w:tc>
        <w:tc>
          <w:tcPr>
            <w:tcW w:w="1626" w:type="pct"/>
          </w:tcPr>
          <w:p w:rsidR="00203EC6" w:rsidP="00153E2A" w:rsidRDefault="00203EC6" w14:paraId="03D7CEF0" w14:textId="37E1EC0B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Content Type is </w:t>
            </w:r>
            <w:r w:rsidRPr="00A07D08">
              <w:rPr>
                <w:rFonts w:cs="CordiaUPC"/>
              </w:rPr>
              <w:t>required</w:t>
            </w:r>
            <w:r>
              <w:rPr>
                <w:rFonts w:cs="CordiaUPC"/>
                <w:cs/>
              </w:rPr>
              <w:t>.</w:t>
            </w:r>
          </w:p>
        </w:tc>
        <w:tc>
          <w:tcPr>
            <w:tcW w:w="1861" w:type="pct"/>
          </w:tcPr>
          <w:p w:rsidR="00203EC6" w:rsidP="00153E2A" w:rsidRDefault="00203EC6" w14:paraId="092A77FA" w14:textId="01E159E1">
            <w:r>
              <w:rPr>
                <w:rFonts w:cs="CordiaUPC"/>
              </w:rPr>
              <w:t>Content Type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="00203EC6" w:rsidP="00153E2A" w:rsidRDefault="00203EC6" w14:paraId="3D495A6F" w14:textId="77777777">
            <w:pPr>
              <w:rPr>
                <w:rFonts w:cs="CordiaUPC"/>
                <w:szCs w:val="36"/>
              </w:rPr>
            </w:pPr>
          </w:p>
        </w:tc>
      </w:tr>
      <w:tr w:rsidR="00AB3258" w:rsidTr="00153E2A" w14:paraId="653139F3" w14:textId="77777777">
        <w:tc>
          <w:tcPr>
            <w:tcW w:w="778" w:type="pct"/>
          </w:tcPr>
          <w:p w:rsidRPr="005011E8" w:rsidR="00AB3258" w:rsidP="00AB3258" w:rsidRDefault="00AB3258" w14:paraId="5A43024C" w14:textId="392C7AE1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bookmarkStart w:name="_Hlk92370639" w:id="17"/>
            <w:r w:rsidRPr="000E5AB7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26" w:type="pct"/>
          </w:tcPr>
          <w:p w:rsidR="00AB3258" w:rsidP="00AB3258" w:rsidRDefault="00AB3258" w14:paraId="57BC156B" w14:textId="7A72EE10">
            <w:pPr>
              <w:rPr>
                <w:rFonts w:cs="CordiaUPC"/>
              </w:rPr>
            </w:pPr>
            <w:r>
              <w:rPr>
                <w:rFonts w:cs="CordiaUPC"/>
              </w:rPr>
              <w:t>Duration Type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AB3258" w:rsidP="00AB3258" w:rsidRDefault="00AB3258" w14:paraId="658E94B8" w14:textId="2623E455">
            <w:r>
              <w:rPr>
                <w:rFonts w:cs="CordiaUPC"/>
              </w:rPr>
              <w:t xml:space="preserve">Duration Type </w:t>
            </w:r>
            <w:r>
              <w:rPr>
                <w:rFonts w:hint="cs" w:cs="Angsana New"/>
                <w:cs/>
              </w:rPr>
              <w:t xml:space="preserve">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="00AB3258" w:rsidP="00AB3258" w:rsidRDefault="00AB3258" w14:paraId="29EC316F" w14:textId="77777777">
            <w:pPr>
              <w:rPr>
                <w:rFonts w:cs="CordiaUPC"/>
                <w:szCs w:val="36"/>
              </w:rPr>
            </w:pPr>
          </w:p>
        </w:tc>
      </w:tr>
      <w:tr w:rsidR="00AB3258" w:rsidTr="00153E2A" w14:paraId="37383F5E" w14:textId="77777777">
        <w:tc>
          <w:tcPr>
            <w:tcW w:w="778" w:type="pct"/>
          </w:tcPr>
          <w:p w:rsidRPr="000E5AB7" w:rsidR="00AB3258" w:rsidP="00AB3258" w:rsidRDefault="00AB3258" w14:paraId="02724611" w14:textId="03E3C2CF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26" w:type="pct"/>
          </w:tcPr>
          <w:p w:rsidR="00AB3258" w:rsidP="00AB3258" w:rsidRDefault="00AB3258" w14:paraId="74F69BAA" w14:textId="53B52184">
            <w:pPr>
              <w:rPr>
                <w:rFonts w:cs="CordiaUPC"/>
              </w:rPr>
            </w:pPr>
            <w:r>
              <w:rPr>
                <w:rFonts w:cs="CordiaUPC"/>
              </w:rPr>
              <w:t>Duration From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AB3258" w:rsidP="00AB3258" w:rsidRDefault="00AB3258" w14:paraId="33BED062" w14:textId="66D3A622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Duration From </w:t>
            </w:r>
            <w:r>
              <w:rPr>
                <w:rFonts w:hint="cs" w:cs="Angsana New"/>
                <w:cs/>
              </w:rPr>
              <w:t xml:space="preserve">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="00AB3258" w:rsidP="00AB3258" w:rsidRDefault="00AB3258" w14:paraId="3A4D0150" w14:textId="77777777">
            <w:pPr>
              <w:rPr>
                <w:rFonts w:cs="CordiaUPC"/>
                <w:szCs w:val="36"/>
              </w:rPr>
            </w:pPr>
          </w:p>
        </w:tc>
      </w:tr>
      <w:tr w:rsidR="00AB3258" w:rsidTr="00153E2A" w14:paraId="72A53232" w14:textId="77777777">
        <w:tc>
          <w:tcPr>
            <w:tcW w:w="778" w:type="pct"/>
          </w:tcPr>
          <w:p w:rsidRPr="000E5AB7" w:rsidR="00AB3258" w:rsidP="00AB3258" w:rsidRDefault="00AB3258" w14:paraId="28086783" w14:textId="4683B002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26" w:type="pct"/>
          </w:tcPr>
          <w:p w:rsidR="00AB3258" w:rsidP="00AB3258" w:rsidRDefault="00AB3258" w14:paraId="6577DCFC" w14:textId="450422B4">
            <w:pPr>
              <w:rPr>
                <w:rFonts w:cs="CordiaUPC"/>
              </w:rPr>
            </w:pPr>
            <w:r>
              <w:rPr>
                <w:rFonts w:cs="CordiaUPC"/>
              </w:rPr>
              <w:t>Duration To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AB3258" w:rsidP="00AB3258" w:rsidRDefault="00AB3258" w14:paraId="4265ABEE" w14:textId="4AB43566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Duration To </w:t>
            </w:r>
            <w:r>
              <w:rPr>
                <w:rFonts w:hint="cs" w:cs="Angsana New"/>
                <w:cs/>
              </w:rPr>
              <w:t xml:space="preserve">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="00AB3258" w:rsidP="00AB3258" w:rsidRDefault="00AB3258" w14:paraId="51819104" w14:textId="77777777">
            <w:pPr>
              <w:rPr>
                <w:rFonts w:cs="CordiaUPC"/>
                <w:szCs w:val="36"/>
              </w:rPr>
            </w:pPr>
          </w:p>
        </w:tc>
      </w:tr>
      <w:tr w:rsidR="00AB3258" w:rsidTr="00153E2A" w14:paraId="530030DD" w14:textId="77777777">
        <w:tc>
          <w:tcPr>
            <w:tcW w:w="778" w:type="pct"/>
          </w:tcPr>
          <w:p w:rsidRPr="000E5AB7" w:rsidR="00AB3258" w:rsidP="00AB3258" w:rsidRDefault="00AB3258" w14:paraId="40927936" w14:textId="495F5ED5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C40991">
              <w:t>00023</w:t>
            </w:r>
          </w:p>
        </w:tc>
        <w:tc>
          <w:tcPr>
            <w:tcW w:w="1626" w:type="pct"/>
          </w:tcPr>
          <w:p w:rsidR="00AB3258" w:rsidP="00AB3258" w:rsidRDefault="00AB3258" w14:paraId="4E40EB40" w14:textId="6AC5F555">
            <w:pPr>
              <w:rPr>
                <w:rFonts w:cs="CordiaUPC"/>
              </w:rPr>
            </w:pPr>
            <w:r>
              <w:rPr>
                <w:rFonts w:cs="CordiaUPC"/>
              </w:rPr>
              <w:t>Duration From</w:t>
            </w:r>
            <w:r>
              <w:t xml:space="preserve"> must be Integer </w:t>
            </w:r>
            <w:r>
              <w:rPr>
                <w:rFonts w:cs="Angsana New"/>
                <w:cs/>
              </w:rPr>
              <w:t>(</w:t>
            </w:r>
            <w:r>
              <w:t>Min 1, Max 99,999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1861" w:type="pct"/>
          </w:tcPr>
          <w:p w:rsidR="00AB3258" w:rsidP="00AB3258" w:rsidRDefault="00AB3258" w14:paraId="2B8DDFE7" w14:textId="337BA5EE">
            <w:pPr>
              <w:rPr>
                <w:rFonts w:cs="CordiaUPC"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durationFrom </w:t>
            </w:r>
            <w:r>
              <w:rPr>
                <w:rFonts w:hint="cs"/>
                <w:cs/>
              </w:rPr>
              <w:t xml:space="preserve">มีค่า ดังนั้น </w:t>
            </w:r>
            <w:r>
              <w:rPr>
                <w:rFonts w:cs="CordiaUPC"/>
              </w:rPr>
              <w:t>Duration From</w:t>
            </w:r>
            <w:r>
              <w:rPr>
                <w:rFonts w:hint="cs"/>
                <w:cs/>
              </w:rPr>
              <w:t xml:space="preserve"> จะต้องเป็นจำนวนเต็มและมีค่าอยู่ในช่วง </w:t>
            </w:r>
            <w:r>
              <w:t xml:space="preserve">1 </w:t>
            </w:r>
            <w:r w:rsidR="00FF6536">
              <w:rPr>
                <w:rFonts w:cs="Angsana New"/>
                <w:cs/>
              </w:rPr>
              <w:t>–</w:t>
            </w:r>
            <w:r>
              <w:rPr>
                <w:rFonts w:cs="Angsana New"/>
                <w:cs/>
              </w:rPr>
              <w:t xml:space="preserve"> </w:t>
            </w:r>
            <w:r>
              <w:t>99,999</w:t>
            </w:r>
          </w:p>
        </w:tc>
        <w:tc>
          <w:tcPr>
            <w:tcW w:w="735" w:type="pct"/>
          </w:tcPr>
          <w:p w:rsidR="00AB3258" w:rsidP="00AB3258" w:rsidRDefault="00AB3258" w14:paraId="7CD358BC" w14:textId="77777777">
            <w:pPr>
              <w:rPr>
                <w:rFonts w:cs="CordiaUPC"/>
                <w:szCs w:val="36"/>
              </w:rPr>
            </w:pPr>
          </w:p>
        </w:tc>
      </w:tr>
      <w:tr w:rsidR="00AB3258" w:rsidTr="00153E2A" w14:paraId="7BC7C294" w14:textId="77777777">
        <w:tc>
          <w:tcPr>
            <w:tcW w:w="778" w:type="pct"/>
          </w:tcPr>
          <w:p w:rsidRPr="00C40991" w:rsidR="00AB3258" w:rsidP="00AB3258" w:rsidRDefault="00AB3258" w14:paraId="2AEEACF0" w14:textId="3980A87E">
            <w:pPr>
              <w:pStyle w:val="BodyTextTable"/>
            </w:pPr>
            <w:r w:rsidRPr="00C40991">
              <w:t>00023</w:t>
            </w:r>
          </w:p>
        </w:tc>
        <w:tc>
          <w:tcPr>
            <w:tcW w:w="1626" w:type="pct"/>
          </w:tcPr>
          <w:p w:rsidR="00AB3258" w:rsidP="00AB3258" w:rsidRDefault="00AB3258" w14:paraId="216D3487" w14:textId="17CCC603">
            <w:pPr>
              <w:rPr>
                <w:rFonts w:cs="CordiaUPC"/>
              </w:rPr>
            </w:pPr>
            <w:r>
              <w:rPr>
                <w:rFonts w:cs="CordiaUPC"/>
              </w:rPr>
              <w:t>Duration To</w:t>
            </w:r>
            <w:r w:rsidRPr="00CF160A">
              <w:rPr>
                <w:rFonts w:cs="Angsana New"/>
                <w:cs/>
              </w:rPr>
              <w:t xml:space="preserve"> </w:t>
            </w:r>
            <w:r>
              <w:t xml:space="preserve">must be Integer </w:t>
            </w:r>
            <w:r>
              <w:rPr>
                <w:rFonts w:cs="Angsana New"/>
                <w:cs/>
              </w:rPr>
              <w:t>(</w:t>
            </w:r>
            <w:r>
              <w:t>Min 1, Max 99,999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1861" w:type="pct"/>
          </w:tcPr>
          <w:p w:rsidR="00AB3258" w:rsidP="00AB3258" w:rsidRDefault="00AB3258" w14:paraId="7584E180" w14:textId="299961AC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durationTo </w:t>
            </w:r>
            <w:r>
              <w:rPr>
                <w:rFonts w:hint="cs"/>
                <w:cs/>
              </w:rPr>
              <w:t xml:space="preserve">มีค่า ดังนั้น </w:t>
            </w:r>
            <w:r>
              <w:rPr>
                <w:rFonts w:cs="CordiaUPC"/>
              </w:rPr>
              <w:t>Duration To</w:t>
            </w:r>
            <w:r>
              <w:rPr>
                <w:rFonts w:hint="cs"/>
                <w:cs/>
              </w:rPr>
              <w:t xml:space="preserve"> จะต้องเป็นจำนวนเต็มและมีค่าอยู่ในช่วง </w:t>
            </w:r>
            <w:r>
              <w:t xml:space="preserve">1 </w:t>
            </w:r>
            <w:r w:rsidR="00FF6536">
              <w:rPr>
                <w:rFonts w:cs="Angsana New"/>
                <w:cs/>
              </w:rPr>
              <w:t>–</w:t>
            </w:r>
            <w:r>
              <w:rPr>
                <w:rFonts w:cs="Angsana New"/>
                <w:cs/>
              </w:rPr>
              <w:t xml:space="preserve"> </w:t>
            </w:r>
            <w:r>
              <w:t>99,999</w:t>
            </w:r>
          </w:p>
        </w:tc>
        <w:tc>
          <w:tcPr>
            <w:tcW w:w="735" w:type="pct"/>
          </w:tcPr>
          <w:p w:rsidR="00AB3258" w:rsidP="00AB3258" w:rsidRDefault="00AB3258" w14:paraId="05CBF021" w14:textId="77777777">
            <w:pPr>
              <w:rPr>
                <w:rFonts w:cs="CordiaUPC"/>
                <w:szCs w:val="36"/>
              </w:rPr>
            </w:pPr>
          </w:p>
        </w:tc>
      </w:tr>
      <w:tr w:rsidR="00AB3258" w:rsidTr="00153E2A" w14:paraId="43F0AD6D" w14:textId="77777777">
        <w:tc>
          <w:tcPr>
            <w:tcW w:w="778" w:type="pct"/>
          </w:tcPr>
          <w:p w:rsidRPr="00C40991" w:rsidR="00AB3258" w:rsidP="00AB3258" w:rsidRDefault="00AB3258" w14:paraId="7CEAB784" w14:textId="033A1A46">
            <w:pPr>
              <w:pStyle w:val="BodyTextTable"/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26" w:type="pct"/>
          </w:tcPr>
          <w:p w:rsidR="00AB3258" w:rsidP="00AB3258" w:rsidRDefault="00AB3258" w14:paraId="538F49D3" w14:textId="670EA394">
            <w:pPr>
              <w:rPr>
                <w:rFonts w:cs="CordiaUPC"/>
              </w:rPr>
            </w:pPr>
            <w:r>
              <w:rPr>
                <w:rFonts w:cs="CordiaUPC"/>
              </w:rPr>
              <w:t>Duration Unit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AB3258" w:rsidP="00AB3258" w:rsidRDefault="00AB3258" w14:paraId="3B0FFBB2" w14:textId="37A64ECB">
            <w:pPr>
              <w:rPr>
                <w:cs/>
              </w:rPr>
            </w:pPr>
            <w:r>
              <w:rPr>
                <w:rFonts w:cs="CordiaUPC"/>
              </w:rPr>
              <w:t xml:space="preserve">Duration Unit </w:t>
            </w:r>
            <w:r>
              <w:rPr>
                <w:rFonts w:hint="cs" w:cs="Angsana New"/>
                <w:cs/>
              </w:rPr>
              <w:t xml:space="preserve">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="00AB3258" w:rsidP="00AB3258" w:rsidRDefault="00AB3258" w14:paraId="6F379F8C" w14:textId="77777777">
            <w:pPr>
              <w:rPr>
                <w:rFonts w:cs="CordiaUPC"/>
                <w:szCs w:val="36"/>
              </w:rPr>
            </w:pPr>
          </w:p>
        </w:tc>
      </w:tr>
      <w:tr w:rsidR="00AB3258" w:rsidTr="00153E2A" w14:paraId="7124AF26" w14:textId="77777777">
        <w:tc>
          <w:tcPr>
            <w:tcW w:w="778" w:type="pct"/>
          </w:tcPr>
          <w:p w:rsidRPr="000E5AB7" w:rsidR="00AB3258" w:rsidP="00AB3258" w:rsidRDefault="00AB3258" w14:paraId="6D34F0DE" w14:textId="27602850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0001</w:t>
            </w:r>
            <w:r>
              <w:rPr>
                <w:rFonts w:ascii="CordiaUPC" w:hAnsi="CordiaUPC" w:cs="CordiaUPC"/>
                <w:sz w:val="28"/>
                <w:szCs w:val="28"/>
              </w:rPr>
              <w:t>4</w:t>
            </w:r>
          </w:p>
        </w:tc>
        <w:tc>
          <w:tcPr>
            <w:tcW w:w="1626" w:type="pct"/>
          </w:tcPr>
          <w:p w:rsidR="00AB3258" w:rsidP="00AB3258" w:rsidRDefault="00AB3258" w14:paraId="23096F75" w14:textId="2EF740EE">
            <w:pPr>
              <w:rPr>
                <w:rFonts w:cs="CordiaUPC"/>
              </w:rPr>
            </w:pPr>
            <w:r w:rsidRPr="00060444">
              <w:rPr>
                <w:rFonts w:cs="CordiaUPC"/>
              </w:rPr>
              <w:t>Duration To</w:t>
            </w:r>
            <w:r w:rsidRPr="00060444">
              <w:rPr>
                <w:rFonts w:cs="Angsana New"/>
                <w:b/>
                <w:bCs/>
                <w:cs/>
              </w:rPr>
              <w:t xml:space="preserve"> </w:t>
            </w:r>
            <w:r w:rsidRPr="00060444">
              <w:rPr>
                <w:rFonts w:cs="CordiaUPC"/>
                <w:bCs/>
              </w:rPr>
              <w:t xml:space="preserve">must be greater than or equal to </w:t>
            </w:r>
            <w:r w:rsidRPr="00060444">
              <w:rPr>
                <w:rFonts w:cs="CordiaUPC"/>
              </w:rPr>
              <w:t>Duration</w:t>
            </w:r>
            <w:r w:rsidRPr="00060444">
              <w:rPr>
                <w:rFonts w:cs="CordiaUPC"/>
                <w:bCs/>
              </w:rPr>
              <w:t xml:space="preserve"> F</w:t>
            </w:r>
            <w:r w:rsidRPr="00060444">
              <w:rPr>
                <w:rFonts w:cs="CordiaUPC"/>
              </w:rPr>
              <w:t>rom</w:t>
            </w:r>
          </w:p>
        </w:tc>
        <w:tc>
          <w:tcPr>
            <w:tcW w:w="1861" w:type="pct"/>
          </w:tcPr>
          <w:p w:rsidRPr="008979A8" w:rsidR="00AB3258" w:rsidP="00AB3258" w:rsidRDefault="00AB3258" w14:paraId="5E82C952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 xml:space="preserve">Duration To </w:t>
            </w:r>
            <w:r w:rsidRPr="008979A8">
              <w:rPr>
                <w:rFonts w:cs="Angsana New"/>
                <w:cs/>
              </w:rPr>
              <w:t xml:space="preserve">จะต้องมีค่ามากกว่าหรือเท่ากับ </w:t>
            </w:r>
            <w:r w:rsidRPr="008979A8">
              <w:rPr>
                <w:rFonts w:cs="CordiaUPC"/>
              </w:rPr>
              <w:t>Duration From</w:t>
            </w:r>
          </w:p>
          <w:p w:rsidR="00AB3258" w:rsidP="00AB3258" w:rsidRDefault="00AB3258" w14:paraId="3C05AA41" w14:textId="77777777">
            <w:pPr>
              <w:rPr>
                <w:rFonts w:cs="CordiaUPC"/>
              </w:rPr>
            </w:pPr>
          </w:p>
        </w:tc>
        <w:tc>
          <w:tcPr>
            <w:tcW w:w="735" w:type="pct"/>
          </w:tcPr>
          <w:p w:rsidR="00AB3258" w:rsidP="00AB3258" w:rsidRDefault="00AB3258" w14:paraId="406155C8" w14:textId="5A7226FA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AB3258" w:rsidTr="00153E2A" w14:paraId="1BC330D5" w14:textId="77777777">
        <w:tc>
          <w:tcPr>
            <w:tcW w:w="778" w:type="pct"/>
          </w:tcPr>
          <w:p w:rsidRPr="000E5AB7" w:rsidR="00AB3258" w:rsidP="00AB3258" w:rsidRDefault="00AB3258" w14:paraId="34860E1D" w14:textId="2A3521BD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0001</w:t>
            </w:r>
            <w:r>
              <w:rPr>
                <w:rFonts w:ascii="CordiaUPC" w:hAnsi="CordiaUPC" w:cs="CordiaUPC"/>
                <w:sz w:val="28"/>
                <w:szCs w:val="28"/>
              </w:rPr>
              <w:t>6</w:t>
            </w:r>
          </w:p>
        </w:tc>
        <w:tc>
          <w:tcPr>
            <w:tcW w:w="1626" w:type="pct"/>
          </w:tcPr>
          <w:p w:rsidRPr="00060444" w:rsidR="00AB3258" w:rsidP="00AB3258" w:rsidRDefault="00AB3258" w14:paraId="15D84C93" w14:textId="3CCE2843">
            <w:pPr>
              <w:rPr>
                <w:rFonts w:cs="CordiaUPC"/>
              </w:rPr>
            </w:pPr>
            <w:r w:rsidRPr="00060444">
              <w:rPr>
                <w:rFonts w:cs="CordiaUPC"/>
              </w:rPr>
              <w:t xml:space="preserve">Duration To </w:t>
            </w:r>
            <w:r w:rsidRPr="00060444">
              <w:rPr>
                <w:rFonts w:cs="CordiaUPC"/>
                <w:bCs/>
              </w:rPr>
              <w:t>must be less than or equal to</w:t>
            </w:r>
            <w:r w:rsidRPr="00060444">
              <w:rPr>
                <w:rFonts w:cs="CordiaUPC"/>
              </w:rPr>
              <w:t xml:space="preserve"> Package Duration</w:t>
            </w:r>
            <w:r>
              <w:rPr>
                <w:rFonts w:cs="CordiaUPC"/>
              </w:rPr>
              <w:t xml:space="preserve"> when </w:t>
            </w:r>
            <w:r w:rsidRPr="00060444">
              <w:rPr>
                <w:rFonts w:cs="CordiaUPC"/>
              </w:rPr>
              <w:t xml:space="preserve">Duration Type is </w:t>
            </w:r>
            <w:r w:rsidRPr="00060444"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Specific</w:t>
            </w:r>
            <w:r>
              <w:rPr>
                <w:rFonts w:cs="Angsana New"/>
                <w:cs/>
              </w:rPr>
              <w:t>”</w:t>
            </w:r>
            <w:r w:rsidRPr="0054160A" w:rsidR="0054160A">
              <w:rPr>
                <w:rFonts w:cs="CordiaUPC"/>
              </w:rPr>
              <w:t xml:space="preserve"> and Duration Unit is equal Package Duration Unit</w:t>
            </w:r>
            <w:r w:rsidRPr="00060444"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D96FB2" w:rsidP="00F66917" w:rsidRDefault="00AB3258" w14:paraId="4CE56AD0" w14:textId="77777777">
            <w:pPr>
              <w:rPr>
                <w:rFonts w:cs="CordiaUPC"/>
              </w:rPr>
            </w:pPr>
            <w:r w:rsidRPr="008979A8">
              <w:rPr>
                <w:rFonts w:cs="Angsana New"/>
                <w:cs/>
              </w:rPr>
              <w:t>ถ้า</w:t>
            </w:r>
            <w:r w:rsidRPr="008979A8">
              <w:rPr>
                <w:rFonts w:cs="CordiaUPC"/>
              </w:rPr>
              <w:t xml:space="preserve"> Duration Type </w:t>
            </w:r>
            <w:r w:rsidRPr="008979A8">
              <w:rPr>
                <w:rFonts w:cs="Angsana New"/>
                <w:cs/>
              </w:rPr>
              <w:t>เท่ากับ “</w:t>
            </w:r>
            <w:r>
              <w:rPr>
                <w:rFonts w:cs="CordiaUPC"/>
              </w:rPr>
              <w:t>Specific</w:t>
            </w:r>
            <w:r w:rsidRPr="008979A8">
              <w:rPr>
                <w:rFonts w:cs="Angsana New"/>
                <w:cs/>
              </w:rPr>
              <w:t xml:space="preserve">” </w:t>
            </w:r>
            <w:r w:rsidRPr="0054160A" w:rsidR="0054160A">
              <w:rPr>
                <w:rFonts w:cs="Angsana New"/>
                <w:cs/>
              </w:rPr>
              <w:t xml:space="preserve">และ </w:t>
            </w:r>
            <w:r w:rsidRPr="0054160A" w:rsidR="0054160A">
              <w:rPr>
                <w:rFonts w:cs="CordiaUPC"/>
              </w:rPr>
              <w:t xml:space="preserve">Duration Unit </w:t>
            </w:r>
            <w:r w:rsidRPr="0054160A" w:rsidR="0054160A">
              <w:rPr>
                <w:rFonts w:cs="Angsana New"/>
                <w:cs/>
              </w:rPr>
              <w:t xml:space="preserve">เท่ากับ </w:t>
            </w:r>
            <w:r w:rsidRPr="0054160A" w:rsidR="0054160A">
              <w:rPr>
                <w:rFonts w:cs="CordiaUPC"/>
              </w:rPr>
              <w:t xml:space="preserve">Package Duration Unit </w:t>
            </w:r>
            <w:r w:rsidRPr="008979A8">
              <w:rPr>
                <w:rFonts w:cs="Angsana New"/>
                <w:cs/>
              </w:rPr>
              <w:t>ดังนั้น</w:t>
            </w:r>
            <w:r>
              <w:rPr>
                <w:rFonts w:cs="Angsana New"/>
                <w:cs/>
              </w:rPr>
              <w:t xml:space="preserve"> </w:t>
            </w:r>
            <w:r w:rsidRPr="008979A8">
              <w:rPr>
                <w:rFonts w:cs="CordiaUPC"/>
              </w:rPr>
              <w:t xml:space="preserve">Duration To </w:t>
            </w:r>
            <w:r w:rsidRPr="008979A8">
              <w:rPr>
                <w:rFonts w:cs="Angsana New"/>
                <w:cs/>
              </w:rPr>
              <w:t xml:space="preserve">จะต้องมีค่าน้อยกว่าหรือเท่ากับ </w:t>
            </w:r>
            <w:r w:rsidRPr="008979A8">
              <w:rPr>
                <w:rFonts w:cs="CordiaUPC"/>
              </w:rPr>
              <w:t>Package</w:t>
            </w:r>
            <w:r w:rsidRPr="008979A8">
              <w:rPr>
                <w:rFonts w:cs="Angsana New"/>
                <w:cs/>
              </w:rPr>
              <w:t xml:space="preserve"> </w:t>
            </w:r>
            <w:r w:rsidRPr="008979A8">
              <w:rPr>
                <w:rFonts w:cs="CordiaUPC"/>
              </w:rPr>
              <w:t>Duration</w:t>
            </w:r>
          </w:p>
          <w:p w:rsidRPr="008979A8" w:rsidR="002113FA" w:rsidP="00F66917" w:rsidRDefault="002113FA" w14:paraId="25FE554E" w14:textId="183F99D6">
            <w:pPr>
              <w:rPr>
                <w:rFonts w:cs="CordiaUPC"/>
              </w:rPr>
            </w:pPr>
            <w:r>
              <w:rPr>
                <w:rFonts w:cs="CordiaUPC"/>
              </w:rPr>
              <w:t>Invisible</w:t>
            </w:r>
          </w:p>
        </w:tc>
        <w:tc>
          <w:tcPr>
            <w:tcW w:w="735" w:type="pct"/>
          </w:tcPr>
          <w:p w:rsidR="00AB3258" w:rsidP="00AB3258" w:rsidRDefault="00AB3258" w14:paraId="291B6A21" w14:textId="5E7190F9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AB3258" w:rsidTr="00153E2A" w14:paraId="5C8C9A77" w14:textId="77777777">
        <w:tc>
          <w:tcPr>
            <w:tcW w:w="778" w:type="pct"/>
          </w:tcPr>
          <w:p w:rsidRPr="000E5AB7" w:rsidR="00AB3258" w:rsidP="00AB3258" w:rsidRDefault="00AB3258" w14:paraId="68871935" w14:textId="190EA57E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0001</w:t>
            </w:r>
            <w:r>
              <w:rPr>
                <w:rFonts w:ascii="CordiaUPC" w:hAnsi="CordiaUPC" w:cs="CordiaUPC"/>
                <w:sz w:val="28"/>
                <w:szCs w:val="28"/>
              </w:rPr>
              <w:t>6</w:t>
            </w:r>
          </w:p>
        </w:tc>
        <w:tc>
          <w:tcPr>
            <w:tcW w:w="1626" w:type="pct"/>
          </w:tcPr>
          <w:p w:rsidRPr="00060444" w:rsidR="00AB3258" w:rsidP="00AB3258" w:rsidRDefault="00AB3258" w14:paraId="21DEE56A" w14:textId="61EF9994">
            <w:pPr>
              <w:rPr>
                <w:rFonts w:cs="CordiaUPC"/>
              </w:rPr>
            </w:pPr>
            <w:r w:rsidRPr="00060444">
              <w:rPr>
                <w:rFonts w:cs="CordiaUPC"/>
              </w:rPr>
              <w:t xml:space="preserve">Duration To </w:t>
            </w:r>
            <w:r w:rsidRPr="00060444">
              <w:rPr>
                <w:rFonts w:cs="CordiaUPC"/>
                <w:bCs/>
              </w:rPr>
              <w:t>must be equal to</w:t>
            </w:r>
            <w:r w:rsidRPr="00060444">
              <w:rPr>
                <w:rFonts w:cs="CordiaUPC"/>
              </w:rPr>
              <w:t xml:space="preserve"> Package Duration when Duration Type is </w:t>
            </w:r>
            <w:r w:rsidRPr="00060444">
              <w:rPr>
                <w:rFonts w:cs="Angsana New"/>
                <w:cs/>
              </w:rPr>
              <w:t>“</w:t>
            </w:r>
            <w:r w:rsidRPr="00060444">
              <w:rPr>
                <w:rFonts w:cs="CordiaUPC"/>
              </w:rPr>
              <w:t>Depend on Package</w:t>
            </w:r>
            <w:r w:rsidRPr="00060444">
              <w:rPr>
                <w:rFonts w:cs="Angsana New"/>
                <w:cs/>
              </w:rPr>
              <w:t>”</w:t>
            </w:r>
          </w:p>
        </w:tc>
        <w:tc>
          <w:tcPr>
            <w:tcW w:w="1861" w:type="pct"/>
          </w:tcPr>
          <w:p w:rsidRPr="008979A8" w:rsidR="00AB3258" w:rsidP="00AB3258" w:rsidRDefault="00AB3258" w14:paraId="7F13E134" w14:textId="3FE3B58E">
            <w:pPr>
              <w:rPr>
                <w:rFonts w:cs="CordiaUPC"/>
                <w:cs/>
              </w:rPr>
            </w:pPr>
            <w:r w:rsidRPr="008979A8">
              <w:rPr>
                <w:rFonts w:cs="Angsana New"/>
                <w:cs/>
              </w:rPr>
              <w:t>ถ้า</w:t>
            </w:r>
            <w:r w:rsidRPr="008979A8">
              <w:rPr>
                <w:rFonts w:cs="CordiaUPC"/>
              </w:rPr>
              <w:t xml:space="preserve"> Duration Type </w:t>
            </w:r>
            <w:r w:rsidRPr="008979A8">
              <w:rPr>
                <w:rFonts w:cs="Angsana New"/>
                <w:cs/>
              </w:rPr>
              <w:t>เท่ากับ “</w:t>
            </w:r>
            <w:r w:rsidRPr="008979A8">
              <w:rPr>
                <w:rFonts w:cs="CordiaUPC"/>
              </w:rPr>
              <w:t>Depend on Package</w:t>
            </w:r>
            <w:r w:rsidRPr="008979A8">
              <w:rPr>
                <w:rFonts w:cs="Angsana New"/>
                <w:cs/>
              </w:rPr>
              <w:t>” ดังนั้น</w:t>
            </w:r>
            <w:r w:rsidRPr="008979A8">
              <w:rPr>
                <w:rFonts w:cs="CordiaUPC"/>
              </w:rPr>
              <w:t xml:space="preserve"> Duration To </w:t>
            </w:r>
            <w:r w:rsidRPr="008979A8">
              <w:rPr>
                <w:rFonts w:cs="Angsana New"/>
                <w:cs/>
              </w:rPr>
              <w:t xml:space="preserve">จะต้องมีค่าเท่ากับ </w:t>
            </w:r>
            <w:r w:rsidRPr="008979A8">
              <w:rPr>
                <w:rFonts w:cs="CordiaUPC"/>
              </w:rPr>
              <w:t>Package</w:t>
            </w:r>
            <w:r w:rsidRPr="008979A8">
              <w:rPr>
                <w:rFonts w:cs="Angsana New"/>
                <w:cs/>
              </w:rPr>
              <w:t xml:space="preserve"> </w:t>
            </w:r>
            <w:r w:rsidRPr="008979A8">
              <w:rPr>
                <w:rFonts w:cs="CordiaUPC"/>
              </w:rPr>
              <w:t>Duration</w:t>
            </w:r>
          </w:p>
        </w:tc>
        <w:tc>
          <w:tcPr>
            <w:tcW w:w="735" w:type="pct"/>
          </w:tcPr>
          <w:p w:rsidR="00AB3258" w:rsidP="00AB3258" w:rsidRDefault="00AB3258" w14:paraId="38B395F5" w14:textId="1DB8ECEB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AB3258" w:rsidTr="00153E2A" w14:paraId="65786E74" w14:textId="77777777">
        <w:tc>
          <w:tcPr>
            <w:tcW w:w="778" w:type="pct"/>
          </w:tcPr>
          <w:p w:rsidRPr="000E5AB7" w:rsidR="00AB3258" w:rsidP="00AB3258" w:rsidRDefault="00AB3258" w14:paraId="52D036D1" w14:textId="58324D6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hAnsi="CordiaUPC" w:cs="CordiaUPC"/>
                <w:sz w:val="28"/>
                <w:szCs w:val="28"/>
              </w:rPr>
              <w:t>00005</w:t>
            </w:r>
          </w:p>
        </w:tc>
        <w:tc>
          <w:tcPr>
            <w:tcW w:w="1626" w:type="pct"/>
          </w:tcPr>
          <w:p w:rsidRPr="00060444" w:rsidR="00AB3258" w:rsidP="00AB3258" w:rsidRDefault="00AB3258" w14:paraId="18D3CA84" w14:textId="1CD04C86">
            <w:pPr>
              <w:rPr>
                <w:rFonts w:cs="CordiaUPC"/>
              </w:rPr>
            </w:pPr>
            <w:r w:rsidRPr="00060444">
              <w:rPr>
                <w:rFonts w:cs="CordiaUPC"/>
              </w:rPr>
              <w:t xml:space="preserve">Duration From </w:t>
            </w:r>
            <w:r w:rsidRPr="00060444">
              <w:rPr>
                <w:rFonts w:cs="CordiaUPC"/>
                <w:bCs/>
              </w:rPr>
              <w:t xml:space="preserve">must be </w:t>
            </w:r>
            <w:r w:rsidRPr="00060444">
              <w:rPr>
                <w:rFonts w:cs="Angsana New"/>
                <w:bCs/>
                <w:cs/>
              </w:rPr>
              <w:t>“</w:t>
            </w:r>
            <w:r w:rsidRPr="00060444">
              <w:rPr>
                <w:rFonts w:cs="CordiaUPC"/>
                <w:bCs/>
              </w:rPr>
              <w:t>1</w:t>
            </w:r>
            <w:r w:rsidRPr="00060444">
              <w:rPr>
                <w:rFonts w:cs="Angsana New"/>
                <w:bCs/>
                <w:cs/>
              </w:rPr>
              <w:t xml:space="preserve">” </w:t>
            </w:r>
            <w:r w:rsidRPr="00060444">
              <w:rPr>
                <w:rFonts w:cs="CordiaUPC"/>
              </w:rPr>
              <w:t xml:space="preserve"> when Duration Type is </w:t>
            </w:r>
            <w:r w:rsidRPr="00060444">
              <w:rPr>
                <w:rFonts w:cs="Angsana New"/>
                <w:cs/>
              </w:rPr>
              <w:t>“</w:t>
            </w:r>
            <w:r w:rsidRPr="00060444">
              <w:rPr>
                <w:rFonts w:cs="CordiaUPC"/>
              </w:rPr>
              <w:t>Depend on Package</w:t>
            </w:r>
            <w:r w:rsidRPr="00060444">
              <w:rPr>
                <w:rFonts w:cs="Angsana New"/>
                <w:cs/>
              </w:rPr>
              <w:t>”</w:t>
            </w:r>
          </w:p>
        </w:tc>
        <w:tc>
          <w:tcPr>
            <w:tcW w:w="1861" w:type="pct"/>
          </w:tcPr>
          <w:p w:rsidRPr="008979A8" w:rsidR="00AB3258" w:rsidP="00AB3258" w:rsidRDefault="00AB3258" w14:paraId="100CF496" w14:textId="7E147DED">
            <w:pPr>
              <w:rPr>
                <w:rFonts w:cs="CordiaUPC"/>
                <w:cs/>
              </w:rPr>
            </w:pPr>
            <w:r w:rsidRPr="008979A8">
              <w:rPr>
                <w:rFonts w:cs="Angsana New"/>
                <w:cs/>
              </w:rPr>
              <w:t>ถ้า</w:t>
            </w:r>
            <w:r w:rsidRPr="008979A8">
              <w:rPr>
                <w:rFonts w:cs="CordiaUPC"/>
              </w:rPr>
              <w:t xml:space="preserve"> Duration Type </w:t>
            </w:r>
            <w:r w:rsidRPr="008979A8">
              <w:rPr>
                <w:rFonts w:cs="Angsana New"/>
                <w:cs/>
              </w:rPr>
              <w:t>เท่ากับ “</w:t>
            </w:r>
            <w:r w:rsidRPr="008979A8">
              <w:rPr>
                <w:rFonts w:cs="CordiaUPC"/>
              </w:rPr>
              <w:t>Depend on Package</w:t>
            </w:r>
            <w:r w:rsidRPr="008979A8">
              <w:rPr>
                <w:rFonts w:cs="Angsana New"/>
                <w:cs/>
              </w:rPr>
              <w:t>” ดังนั้น</w:t>
            </w:r>
            <w:r w:rsidRPr="008979A8">
              <w:rPr>
                <w:rFonts w:cs="CordiaUPC"/>
              </w:rPr>
              <w:t xml:space="preserve"> Duration From </w:t>
            </w:r>
            <w:r w:rsidRPr="008979A8">
              <w:rPr>
                <w:rFonts w:cs="Angsana New"/>
                <w:cs/>
              </w:rPr>
              <w:t xml:space="preserve">จะต้องมีค่าเป็น </w:t>
            </w:r>
            <w:r w:rsidRPr="008979A8">
              <w:rPr>
                <w:rFonts w:cs="CordiaUPC"/>
              </w:rPr>
              <w:t xml:space="preserve">1 </w:t>
            </w:r>
            <w:r w:rsidRPr="008979A8">
              <w:rPr>
                <w:rFonts w:cs="Angsana New"/>
                <w:cs/>
              </w:rPr>
              <w:t>เสมอ</w:t>
            </w:r>
          </w:p>
        </w:tc>
        <w:tc>
          <w:tcPr>
            <w:tcW w:w="735" w:type="pct"/>
          </w:tcPr>
          <w:p w:rsidR="00AB3258" w:rsidP="00AB3258" w:rsidRDefault="00AB3258" w14:paraId="5C0FCEAB" w14:textId="732FF7B6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AB3258" w:rsidTr="00153E2A" w14:paraId="26A1299E" w14:textId="77777777">
        <w:tc>
          <w:tcPr>
            <w:tcW w:w="778" w:type="pct"/>
          </w:tcPr>
          <w:p w:rsidR="00AB3258" w:rsidP="00AB3258" w:rsidRDefault="0054160A" w14:paraId="6A698439" w14:textId="50A3424F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54160A">
              <w:rPr>
                <w:rFonts w:ascii="CordiaUPC" w:hAnsi="CordiaUPC" w:cs="CordiaUPC"/>
                <w:sz w:val="28"/>
                <w:szCs w:val="28"/>
              </w:rPr>
              <w:t>00005</w:t>
            </w:r>
          </w:p>
        </w:tc>
        <w:tc>
          <w:tcPr>
            <w:tcW w:w="1626" w:type="pct"/>
          </w:tcPr>
          <w:p w:rsidRPr="00060444" w:rsidR="00AB3258" w:rsidP="00AB3258" w:rsidRDefault="00AB3258" w14:paraId="6D02776A" w14:textId="4447BB25">
            <w:pPr>
              <w:rPr>
                <w:rFonts w:cs="CordiaUPC"/>
              </w:rPr>
            </w:pPr>
            <w:r w:rsidRPr="00060444">
              <w:rPr>
                <w:rFonts w:cs="CordiaUPC"/>
              </w:rPr>
              <w:t xml:space="preserve">Duration Unit </w:t>
            </w:r>
            <w:r w:rsidRPr="00060444">
              <w:rPr>
                <w:rFonts w:cs="CordiaUPC"/>
                <w:bCs/>
              </w:rPr>
              <w:t>must be equal to</w:t>
            </w:r>
            <w:r w:rsidRPr="00060444">
              <w:rPr>
                <w:rFonts w:cs="CordiaUPC"/>
              </w:rPr>
              <w:t xml:space="preserve"> Package Duration Unit</w:t>
            </w:r>
            <w:r w:rsidR="0054160A">
              <w:rPr>
                <w:rFonts w:cs="Angsana New"/>
                <w:cs/>
              </w:rPr>
              <w:t xml:space="preserve"> </w:t>
            </w:r>
            <w:r w:rsidRPr="0054160A" w:rsidR="0054160A">
              <w:rPr>
                <w:rFonts w:cs="CordiaUPC"/>
              </w:rPr>
              <w:t xml:space="preserve">when Duration Type is </w:t>
            </w:r>
            <w:r w:rsidRPr="0054160A" w:rsidR="0054160A">
              <w:rPr>
                <w:rFonts w:cs="Angsana New"/>
                <w:cs/>
              </w:rPr>
              <w:t>“</w:t>
            </w:r>
            <w:r w:rsidRPr="0054160A" w:rsidR="0054160A">
              <w:rPr>
                <w:rFonts w:cs="CordiaUPC"/>
              </w:rPr>
              <w:t>Depend on Package</w:t>
            </w:r>
            <w:r w:rsidRPr="0054160A" w:rsidR="0054160A">
              <w:rPr>
                <w:rFonts w:cs="Angsana New"/>
                <w:cs/>
              </w:rPr>
              <w:t>”.</w:t>
            </w:r>
          </w:p>
        </w:tc>
        <w:tc>
          <w:tcPr>
            <w:tcW w:w="1861" w:type="pct"/>
          </w:tcPr>
          <w:p w:rsidRPr="008979A8" w:rsidR="00AB3258" w:rsidP="00AB3258" w:rsidRDefault="0054160A" w14:paraId="12AC0F41" w14:textId="7A138FBC">
            <w:pPr>
              <w:rPr>
                <w:rFonts w:cs="CordiaUPC"/>
                <w:cs/>
              </w:rPr>
            </w:pPr>
            <w:r w:rsidRPr="0054160A">
              <w:rPr>
                <w:rFonts w:cs="Angsana New"/>
                <w:cs/>
              </w:rPr>
              <w:t xml:space="preserve">ถ้า </w:t>
            </w:r>
            <w:r w:rsidRPr="0054160A">
              <w:rPr>
                <w:rFonts w:cs="CordiaUPC"/>
              </w:rPr>
              <w:t xml:space="preserve">Duration Type </w:t>
            </w:r>
            <w:r w:rsidRPr="0054160A">
              <w:rPr>
                <w:rFonts w:cs="Angsana New"/>
                <w:cs/>
              </w:rPr>
              <w:t>เท่ากับ “</w:t>
            </w:r>
            <w:r w:rsidRPr="0054160A">
              <w:rPr>
                <w:rFonts w:cs="CordiaUPC"/>
              </w:rPr>
              <w:t>Depend on Package</w:t>
            </w:r>
            <w:r w:rsidRPr="0054160A">
              <w:rPr>
                <w:rFonts w:cs="Angsana New"/>
                <w:cs/>
              </w:rPr>
              <w:t xml:space="preserve">” ดังนั้น </w:t>
            </w:r>
            <w:r w:rsidRPr="008979A8" w:rsidR="00AB3258">
              <w:rPr>
                <w:rFonts w:cs="CordiaUPC"/>
              </w:rPr>
              <w:t xml:space="preserve">Duration Unit  </w:t>
            </w:r>
            <w:r w:rsidRPr="008979A8" w:rsidR="00AB3258">
              <w:rPr>
                <w:rFonts w:cs="Angsana New"/>
                <w:cs/>
              </w:rPr>
              <w:t xml:space="preserve">จะต้องมีค่าเท่ากับ </w:t>
            </w:r>
            <w:r w:rsidRPr="008979A8" w:rsidR="00AB3258">
              <w:rPr>
                <w:rFonts w:cs="CordiaUPC"/>
              </w:rPr>
              <w:t>Package</w:t>
            </w:r>
            <w:r w:rsidRPr="008979A8" w:rsidR="00AB3258">
              <w:rPr>
                <w:rFonts w:cs="Angsana New"/>
                <w:cs/>
              </w:rPr>
              <w:t xml:space="preserve"> </w:t>
            </w:r>
            <w:r w:rsidRPr="008979A8" w:rsidR="00AB3258">
              <w:rPr>
                <w:rFonts w:cs="CordiaUPC"/>
              </w:rPr>
              <w:t>Duration Unit</w:t>
            </w:r>
          </w:p>
        </w:tc>
        <w:tc>
          <w:tcPr>
            <w:tcW w:w="735" w:type="pct"/>
          </w:tcPr>
          <w:p w:rsidR="00AB3258" w:rsidP="00AB3258" w:rsidRDefault="00AB3258" w14:paraId="6DD1D9E5" w14:textId="1B14176E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AB3258" w:rsidTr="00153E2A" w14:paraId="090E502D" w14:textId="77777777">
        <w:tc>
          <w:tcPr>
            <w:tcW w:w="778" w:type="pct"/>
          </w:tcPr>
          <w:p w:rsidR="00AB3258" w:rsidP="00AB3258" w:rsidRDefault="00AB3258" w14:paraId="3BE303D0" w14:textId="0526960F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26" w:type="pct"/>
          </w:tcPr>
          <w:p w:rsidRPr="00060444" w:rsidR="00AB3258" w:rsidP="00AB3258" w:rsidRDefault="00AB3258" w14:paraId="0F1615F6" w14:textId="34576A68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Bill Cycle Type is required when </w:t>
            </w:r>
            <w:r>
              <w:t>C</w:t>
            </w:r>
            <w:r w:rsidRPr="00766CC1">
              <w:t>ustomer</w:t>
            </w:r>
            <w:r>
              <w:rPr>
                <w:rFonts w:cs="Angsana New"/>
                <w:cs/>
              </w:rPr>
              <w:t xml:space="preserve"> </w:t>
            </w:r>
            <w:r w:rsidRPr="00766CC1">
              <w:t>Type</w:t>
            </w:r>
            <w:r>
              <w:t xml:space="preserve"> is </w:t>
            </w:r>
            <w:r>
              <w:rPr>
                <w:rFonts w:cs="Angsana New"/>
                <w:cs/>
              </w:rPr>
              <w:t>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>”.</w:t>
            </w:r>
          </w:p>
        </w:tc>
        <w:tc>
          <w:tcPr>
            <w:tcW w:w="1861" w:type="pct"/>
          </w:tcPr>
          <w:p w:rsidRPr="008979A8" w:rsidR="00AB3258" w:rsidP="00AB3258" w:rsidRDefault="00AB3258" w14:paraId="5D553836" w14:textId="1899F106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ถ้า </w:t>
            </w:r>
            <w:r w:rsidRPr="00766CC1">
              <w:t>customerType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Pre</w:t>
            </w:r>
            <w:r>
              <w:rPr>
                <w:rFonts w:cs="Angsana New"/>
                <w:cs/>
              </w:rPr>
              <w:t>-</w:t>
            </w:r>
            <w:r>
              <w:rPr>
                <w:rFonts w:cs="CordiaUPC"/>
              </w:rP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ดังนั้น </w:t>
            </w:r>
            <w:r>
              <w:rPr>
                <w:rFonts w:cs="CordiaUPC"/>
              </w:rPr>
              <w:t xml:space="preserve">Bill Cycle Type </w:t>
            </w:r>
            <w:r>
              <w:rPr>
                <w:rFonts w:hint="cs" w:cs="Angsana New"/>
                <w:cs/>
              </w:rPr>
              <w:t xml:space="preserve">จะต้องเป็น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="00AB3258" w:rsidP="00AB3258" w:rsidRDefault="00AB3258" w14:paraId="295A5226" w14:textId="64C03377">
            <w:pPr>
              <w:rPr>
                <w:rFonts w:cs="CordiaUPC"/>
                <w:szCs w:val="36"/>
              </w:rPr>
            </w:pPr>
            <w:r w:rsidRPr="001B0BC3">
              <w:rPr>
                <w:rFonts w:cs="CordiaUPC"/>
                <w:szCs w:val="36"/>
              </w:rPr>
              <w:t>Yes</w:t>
            </w:r>
          </w:p>
        </w:tc>
      </w:tr>
      <w:tr w:rsidR="00AB3258" w:rsidTr="00153E2A" w14:paraId="79EE8A00" w14:textId="77777777">
        <w:tc>
          <w:tcPr>
            <w:tcW w:w="778" w:type="pct"/>
          </w:tcPr>
          <w:p w:rsidRPr="000E5AB7" w:rsidR="00AB3258" w:rsidP="00AB3258" w:rsidRDefault="00AB3258" w14:paraId="0A21CF8A" w14:textId="4F3111DE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26" w:type="pct"/>
          </w:tcPr>
          <w:p w:rsidR="00AB3258" w:rsidP="00AB3258" w:rsidRDefault="00AB3258" w14:paraId="4E23A910" w14:textId="288752D5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Bill Cycle Value is required when </w:t>
            </w:r>
            <w:r>
              <w:t>C</w:t>
            </w:r>
            <w:r w:rsidRPr="00766CC1">
              <w:t>ustomer</w:t>
            </w:r>
            <w:r>
              <w:rPr>
                <w:rFonts w:cs="Angsana New"/>
                <w:cs/>
              </w:rPr>
              <w:t xml:space="preserve"> </w:t>
            </w:r>
            <w:r w:rsidRPr="00766CC1">
              <w:t>Type</w:t>
            </w:r>
            <w:r>
              <w:t xml:space="preserve"> is </w:t>
            </w:r>
            <w:r>
              <w:rPr>
                <w:rFonts w:cs="Angsana New"/>
                <w:cs/>
              </w:rPr>
              <w:t>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>”.</w:t>
            </w:r>
          </w:p>
        </w:tc>
        <w:tc>
          <w:tcPr>
            <w:tcW w:w="1861" w:type="pct"/>
          </w:tcPr>
          <w:p w:rsidR="00AB3258" w:rsidP="00AB3258" w:rsidRDefault="00AB3258" w14:paraId="4919B30A" w14:textId="6A817F68">
            <w:pPr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ถ้า </w:t>
            </w:r>
            <w:r w:rsidRPr="00766CC1">
              <w:t>customerType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Pre</w:t>
            </w:r>
            <w:r>
              <w:rPr>
                <w:rFonts w:cs="Angsana New"/>
                <w:cs/>
              </w:rPr>
              <w:t>-</w:t>
            </w:r>
            <w:r>
              <w:rPr>
                <w:rFonts w:cs="CordiaUPC"/>
              </w:rP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ดังนั้น </w:t>
            </w:r>
            <w:r>
              <w:rPr>
                <w:rFonts w:cs="CordiaUPC"/>
              </w:rPr>
              <w:t xml:space="preserve">Bill Cycle Value </w:t>
            </w:r>
            <w:r>
              <w:rPr>
                <w:rFonts w:hint="cs" w:cs="Angsana New"/>
                <w:cs/>
              </w:rPr>
              <w:t xml:space="preserve">จะต้องเป็น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Pr="001B0BC3" w:rsidR="00AB3258" w:rsidP="00AB3258" w:rsidRDefault="00AB3258" w14:paraId="79F65382" w14:textId="0501A44F">
            <w:pPr>
              <w:rPr>
                <w:rFonts w:cs="CordiaUPC"/>
                <w:szCs w:val="36"/>
              </w:rPr>
            </w:pPr>
            <w:r w:rsidRPr="001B0BC3">
              <w:rPr>
                <w:rFonts w:cs="CordiaUPC"/>
                <w:szCs w:val="36"/>
              </w:rPr>
              <w:t>Yes</w:t>
            </w:r>
          </w:p>
        </w:tc>
      </w:tr>
      <w:tr w:rsidR="00AB3258" w:rsidTr="00153E2A" w14:paraId="5A0EDBFD" w14:textId="77777777">
        <w:tc>
          <w:tcPr>
            <w:tcW w:w="778" w:type="pct"/>
          </w:tcPr>
          <w:p w:rsidRPr="000E5AB7" w:rsidR="00AB3258" w:rsidP="00AB3258" w:rsidRDefault="00AB3258" w14:paraId="6CD5241F" w14:textId="071A6D34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26" w:type="pct"/>
          </w:tcPr>
          <w:p w:rsidR="00AB3258" w:rsidP="00AB3258" w:rsidRDefault="00AB3258" w14:paraId="47D7B9B9" w14:textId="1BDC13C6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Bill Cycle Unit is required when </w:t>
            </w:r>
            <w:r>
              <w:t>C</w:t>
            </w:r>
            <w:r w:rsidRPr="00766CC1">
              <w:t>ustomer</w:t>
            </w:r>
            <w:r>
              <w:rPr>
                <w:rFonts w:cs="Angsana New"/>
                <w:cs/>
              </w:rPr>
              <w:t xml:space="preserve"> </w:t>
            </w:r>
            <w:r w:rsidRPr="00766CC1">
              <w:t>Type</w:t>
            </w:r>
            <w:r>
              <w:t xml:space="preserve"> is </w:t>
            </w:r>
            <w:r>
              <w:rPr>
                <w:rFonts w:cs="Angsana New"/>
                <w:cs/>
              </w:rPr>
              <w:t>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>”.</w:t>
            </w:r>
          </w:p>
        </w:tc>
        <w:tc>
          <w:tcPr>
            <w:tcW w:w="1861" w:type="pct"/>
          </w:tcPr>
          <w:p w:rsidR="00AB3258" w:rsidP="00AB3258" w:rsidRDefault="00AB3258" w14:paraId="39FCD755" w14:textId="64EF4907">
            <w:pPr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ถ้า </w:t>
            </w:r>
            <w:r w:rsidRPr="00766CC1">
              <w:t>customerType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Pre</w:t>
            </w:r>
            <w:r>
              <w:rPr>
                <w:rFonts w:cs="Angsana New"/>
                <w:cs/>
              </w:rPr>
              <w:t>-</w:t>
            </w:r>
            <w:r>
              <w:rPr>
                <w:rFonts w:cs="CordiaUPC"/>
              </w:rP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ดังนั้น </w:t>
            </w:r>
            <w:r>
              <w:rPr>
                <w:rFonts w:cs="CordiaUPC"/>
              </w:rPr>
              <w:t xml:space="preserve">Bill Cycle Unit </w:t>
            </w:r>
            <w:r>
              <w:rPr>
                <w:rFonts w:hint="cs" w:cs="Angsana New"/>
                <w:cs/>
              </w:rPr>
              <w:t xml:space="preserve">จะต้องเป็น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Pr="001B0BC3" w:rsidR="00AB3258" w:rsidP="00AB3258" w:rsidRDefault="00AB3258" w14:paraId="33DDABA6" w14:textId="4AD170ED">
            <w:pPr>
              <w:rPr>
                <w:rFonts w:cs="CordiaUPC"/>
                <w:szCs w:val="36"/>
              </w:rPr>
            </w:pPr>
            <w:r w:rsidRPr="001B0BC3">
              <w:rPr>
                <w:rFonts w:cs="CordiaUPC"/>
                <w:szCs w:val="36"/>
              </w:rPr>
              <w:t>Yes</w:t>
            </w:r>
          </w:p>
        </w:tc>
      </w:tr>
      <w:tr w:rsidR="00AB3258" w:rsidTr="00153E2A" w14:paraId="6B01E613" w14:textId="77777777">
        <w:tc>
          <w:tcPr>
            <w:tcW w:w="778" w:type="pct"/>
          </w:tcPr>
          <w:p w:rsidRPr="000E5AB7" w:rsidR="00AB3258" w:rsidP="00AB3258" w:rsidRDefault="00AB3258" w14:paraId="3843ADE2" w14:textId="42E45978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C40991">
              <w:t>00023</w:t>
            </w:r>
          </w:p>
        </w:tc>
        <w:tc>
          <w:tcPr>
            <w:tcW w:w="1626" w:type="pct"/>
          </w:tcPr>
          <w:p w:rsidR="00AB3258" w:rsidP="00AB3258" w:rsidRDefault="00AB3258" w14:paraId="1772901F" w14:textId="4D492018">
            <w:pPr>
              <w:rPr>
                <w:rFonts w:cs="CordiaUPC"/>
              </w:rPr>
            </w:pPr>
            <w:r>
              <w:rPr>
                <w:rFonts w:cs="CordiaUPC"/>
              </w:rPr>
              <w:t>Bill Cycle Value</w:t>
            </w:r>
            <w:r>
              <w:t xml:space="preserve"> must be Integer </w:t>
            </w:r>
            <w:r>
              <w:rPr>
                <w:rFonts w:cs="Angsana New"/>
                <w:cs/>
              </w:rPr>
              <w:t>(</w:t>
            </w:r>
            <w:r>
              <w:t>Min 1, Max 99,999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1861" w:type="pct"/>
          </w:tcPr>
          <w:p w:rsidR="00AB3258" w:rsidP="00AB3258" w:rsidRDefault="00AB3258" w14:paraId="210FA0A6" w14:textId="7C44BE86">
            <w:pPr>
              <w:rPr>
                <w:rFonts w:cs="CordiaUPC"/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billCycleValue </w:t>
            </w:r>
            <w:r>
              <w:rPr>
                <w:rFonts w:hint="cs"/>
                <w:cs/>
              </w:rPr>
              <w:t xml:space="preserve">มีค่า ดังนั้น </w:t>
            </w:r>
            <w:r>
              <w:t xml:space="preserve">billCycleValue </w:t>
            </w:r>
            <w:r>
              <w:rPr>
                <w:rFonts w:hint="cs"/>
                <w:cs/>
              </w:rPr>
              <w:t xml:space="preserve">จะต้องเป็นจำนวนเต็มและมีค่าอยู่ในช่วง </w:t>
            </w:r>
            <w:r>
              <w:t xml:space="preserve">1 </w:t>
            </w:r>
            <w:r w:rsidR="00FF6536">
              <w:rPr>
                <w:rFonts w:cs="Angsana New"/>
                <w:cs/>
              </w:rPr>
              <w:t>–</w:t>
            </w:r>
            <w:r>
              <w:rPr>
                <w:rFonts w:cs="Angsana New"/>
                <w:cs/>
              </w:rPr>
              <w:t xml:space="preserve"> </w:t>
            </w:r>
            <w:r>
              <w:t>99,999</w:t>
            </w:r>
          </w:p>
        </w:tc>
        <w:tc>
          <w:tcPr>
            <w:tcW w:w="735" w:type="pct"/>
          </w:tcPr>
          <w:p w:rsidRPr="001B0BC3" w:rsidR="00AB3258" w:rsidP="00AB3258" w:rsidRDefault="00AB3258" w14:paraId="6F92BA4C" w14:textId="77777777">
            <w:pPr>
              <w:rPr>
                <w:rFonts w:cs="CordiaUPC"/>
                <w:szCs w:val="36"/>
              </w:rPr>
            </w:pPr>
          </w:p>
        </w:tc>
      </w:tr>
      <w:tr w:rsidR="00AB3258" w:rsidTr="00153E2A" w14:paraId="6C271484" w14:textId="77777777">
        <w:tc>
          <w:tcPr>
            <w:tcW w:w="778" w:type="pct"/>
          </w:tcPr>
          <w:p w:rsidRPr="00C40991" w:rsidR="00AB3258" w:rsidP="00AB3258" w:rsidRDefault="00AB3258" w14:paraId="50EDC7C5" w14:textId="324AEC9D">
            <w:pPr>
              <w:pStyle w:val="BodyTextTable"/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0001</w:t>
            </w:r>
            <w:r>
              <w:rPr>
                <w:rFonts w:ascii="CordiaUPC" w:hAnsi="CordiaUPC" w:cs="CordiaUPC"/>
                <w:sz w:val="28"/>
                <w:szCs w:val="28"/>
              </w:rPr>
              <w:t>6</w:t>
            </w:r>
          </w:p>
        </w:tc>
        <w:tc>
          <w:tcPr>
            <w:tcW w:w="1626" w:type="pct"/>
          </w:tcPr>
          <w:p w:rsidR="00AB3258" w:rsidP="00AB3258" w:rsidRDefault="00AB3258" w14:paraId="4D15B21F" w14:textId="7F6402CC">
            <w:pPr>
              <w:rPr>
                <w:rFonts w:cs="CordiaUPC"/>
              </w:rPr>
            </w:pPr>
            <w:r>
              <w:rPr>
                <w:rFonts w:cs="CordiaUPC"/>
              </w:rPr>
              <w:t>Bill Cycle Value</w:t>
            </w:r>
            <w:r>
              <w:rPr>
                <w:rFonts w:cs="Angsana New"/>
                <w:cs/>
              </w:rPr>
              <w:t xml:space="preserve"> </w:t>
            </w:r>
            <w:r w:rsidRPr="00060444">
              <w:rPr>
                <w:rFonts w:cs="CordiaUPC"/>
                <w:bCs/>
              </w:rPr>
              <w:t>must be equal to</w:t>
            </w:r>
            <w:r w:rsidRPr="00060444">
              <w:rPr>
                <w:rFonts w:cs="CordiaUPC"/>
              </w:rPr>
              <w:t xml:space="preserve"> Package Duration when Duration Type is </w:t>
            </w:r>
            <w:r w:rsidRPr="00060444">
              <w:rPr>
                <w:rFonts w:cs="Angsana New"/>
                <w:cs/>
              </w:rPr>
              <w:t>“</w:t>
            </w:r>
            <w:r w:rsidRPr="00060444">
              <w:rPr>
                <w:rFonts w:cs="CordiaUPC"/>
              </w:rPr>
              <w:t>Depend on Package</w:t>
            </w:r>
            <w:r w:rsidRPr="00060444">
              <w:rPr>
                <w:rFonts w:cs="Angsana New"/>
                <w:cs/>
              </w:rPr>
              <w:t>”</w:t>
            </w:r>
          </w:p>
        </w:tc>
        <w:tc>
          <w:tcPr>
            <w:tcW w:w="1861" w:type="pct"/>
          </w:tcPr>
          <w:p w:rsidR="00AB3258" w:rsidP="00AB3258" w:rsidRDefault="00AB3258" w14:paraId="545F3C22" w14:textId="3ACC3C0E">
            <w:pPr>
              <w:rPr>
                <w:cs/>
              </w:rPr>
            </w:pPr>
            <w:r w:rsidRPr="008979A8">
              <w:rPr>
                <w:rFonts w:cs="Angsana New"/>
                <w:cs/>
              </w:rPr>
              <w:t xml:space="preserve">ถ้า </w:t>
            </w:r>
            <w:r>
              <w:rPr>
                <w:rFonts w:cs="CordiaUPC"/>
              </w:rPr>
              <w:t>Bill Cycle</w:t>
            </w:r>
            <w:r w:rsidRPr="008979A8">
              <w:rPr>
                <w:rFonts w:cs="CordiaUPC"/>
              </w:rPr>
              <w:t xml:space="preserve"> Type </w:t>
            </w:r>
            <w:r w:rsidRPr="008979A8">
              <w:rPr>
                <w:rFonts w:cs="Angsana New"/>
                <w:cs/>
              </w:rPr>
              <w:t>เท่ากับ “</w:t>
            </w:r>
            <w:r w:rsidRPr="008979A8">
              <w:rPr>
                <w:rFonts w:cs="CordiaUPC"/>
              </w:rPr>
              <w:t>Depend on Package</w:t>
            </w:r>
            <w:r w:rsidRPr="008979A8">
              <w:rPr>
                <w:rFonts w:cs="Angsana New"/>
                <w:cs/>
              </w:rPr>
              <w:t xml:space="preserve">” ดังนั้น </w:t>
            </w:r>
            <w:r>
              <w:rPr>
                <w:rFonts w:cs="CordiaUPC"/>
              </w:rPr>
              <w:t>Bill Cycle Value</w:t>
            </w:r>
            <w:r w:rsidRPr="008979A8">
              <w:rPr>
                <w:rFonts w:cs="Angsana New"/>
                <w:cs/>
              </w:rPr>
              <w:t xml:space="preserve"> จะต้องมีค่าเท่ากับ </w:t>
            </w:r>
            <w:r w:rsidRPr="008979A8">
              <w:rPr>
                <w:rFonts w:cs="CordiaUPC"/>
              </w:rPr>
              <w:t>Package</w:t>
            </w:r>
            <w:r w:rsidRPr="008979A8">
              <w:rPr>
                <w:rFonts w:cs="Angsana New"/>
                <w:cs/>
              </w:rPr>
              <w:t xml:space="preserve"> </w:t>
            </w:r>
            <w:r>
              <w:rPr>
                <w:rFonts w:cs="CordiaUPC"/>
              </w:rPr>
              <w:t>Bill Cycle</w:t>
            </w:r>
          </w:p>
        </w:tc>
        <w:tc>
          <w:tcPr>
            <w:tcW w:w="735" w:type="pct"/>
          </w:tcPr>
          <w:p w:rsidRPr="001B0BC3" w:rsidR="00AB3258" w:rsidP="00AB3258" w:rsidRDefault="00AB3258" w14:paraId="6492BB44" w14:textId="4828A6F3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AB3258" w:rsidTr="00153E2A" w14:paraId="7A3085A2" w14:textId="77777777">
        <w:tc>
          <w:tcPr>
            <w:tcW w:w="778" w:type="pct"/>
          </w:tcPr>
          <w:p w:rsidRPr="000E5AB7" w:rsidR="00AB3258" w:rsidP="00AB3258" w:rsidRDefault="00AB3258" w14:paraId="098D206F" w14:textId="328391FC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0001</w:t>
            </w:r>
            <w:r>
              <w:rPr>
                <w:rFonts w:ascii="CordiaUPC" w:hAnsi="CordiaUPC" w:cs="CordiaUPC"/>
                <w:sz w:val="28"/>
                <w:szCs w:val="28"/>
              </w:rPr>
              <w:t>6</w:t>
            </w:r>
          </w:p>
        </w:tc>
        <w:tc>
          <w:tcPr>
            <w:tcW w:w="1626" w:type="pct"/>
          </w:tcPr>
          <w:p w:rsidR="00AB3258" w:rsidP="00AB3258" w:rsidRDefault="00AB3258" w14:paraId="0621EBD7" w14:textId="7C844D61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Bill Cycle Unit </w:t>
            </w:r>
            <w:r w:rsidRPr="00060444">
              <w:rPr>
                <w:rFonts w:cs="CordiaUPC"/>
                <w:bCs/>
              </w:rPr>
              <w:t>must be equal to</w:t>
            </w:r>
            <w:r w:rsidRPr="00060444">
              <w:rPr>
                <w:rFonts w:cs="CordiaUPC"/>
              </w:rPr>
              <w:t xml:space="preserve"> Package Duration when Duration Type is </w:t>
            </w:r>
            <w:r w:rsidRPr="00060444">
              <w:rPr>
                <w:rFonts w:cs="Angsana New"/>
                <w:cs/>
              </w:rPr>
              <w:t>“</w:t>
            </w:r>
            <w:r w:rsidRPr="00060444">
              <w:rPr>
                <w:rFonts w:cs="CordiaUPC"/>
              </w:rPr>
              <w:t>Depend on Package</w:t>
            </w:r>
            <w:r w:rsidRPr="00060444">
              <w:rPr>
                <w:rFonts w:cs="Angsana New"/>
                <w:cs/>
              </w:rPr>
              <w:t>”</w:t>
            </w:r>
          </w:p>
        </w:tc>
        <w:tc>
          <w:tcPr>
            <w:tcW w:w="1861" w:type="pct"/>
          </w:tcPr>
          <w:p w:rsidRPr="008979A8" w:rsidR="00AB3258" w:rsidP="00AB3258" w:rsidRDefault="00AB3258" w14:paraId="5E613C58" w14:textId="7A998476">
            <w:pPr>
              <w:rPr>
                <w:rFonts w:cs="CordiaUPC"/>
                <w:cs/>
              </w:rPr>
            </w:pPr>
            <w:r w:rsidRPr="008979A8">
              <w:rPr>
                <w:rFonts w:cs="Angsana New"/>
                <w:cs/>
              </w:rPr>
              <w:t xml:space="preserve">ถ้า </w:t>
            </w:r>
            <w:r>
              <w:rPr>
                <w:rFonts w:cs="CordiaUPC"/>
              </w:rPr>
              <w:t>Bill Cycle</w:t>
            </w:r>
            <w:r w:rsidRPr="008979A8">
              <w:rPr>
                <w:rFonts w:cs="CordiaUPC"/>
              </w:rPr>
              <w:t xml:space="preserve"> Type </w:t>
            </w:r>
            <w:r w:rsidRPr="008979A8">
              <w:rPr>
                <w:rFonts w:cs="Angsana New"/>
                <w:cs/>
              </w:rPr>
              <w:t>เท่ากับ “</w:t>
            </w:r>
            <w:r w:rsidRPr="008979A8">
              <w:rPr>
                <w:rFonts w:cs="CordiaUPC"/>
              </w:rPr>
              <w:t>Depend on Package</w:t>
            </w:r>
            <w:r w:rsidRPr="008979A8">
              <w:rPr>
                <w:rFonts w:cs="Angsana New"/>
                <w:cs/>
              </w:rPr>
              <w:t xml:space="preserve">” ดังนั้น </w:t>
            </w:r>
            <w:r>
              <w:rPr>
                <w:rFonts w:cs="CordiaUPC"/>
              </w:rPr>
              <w:t>Bill Cycle Unit</w:t>
            </w:r>
            <w:r w:rsidRPr="008979A8">
              <w:rPr>
                <w:rFonts w:cs="Angsana New"/>
                <w:cs/>
              </w:rPr>
              <w:t xml:space="preserve"> จะต้องมีค่าเท่ากับ </w:t>
            </w:r>
            <w:r w:rsidRPr="008979A8">
              <w:rPr>
                <w:rFonts w:cs="CordiaUPC"/>
              </w:rPr>
              <w:t>Package</w:t>
            </w:r>
            <w:r w:rsidRPr="008979A8">
              <w:rPr>
                <w:rFonts w:cs="Angsana New"/>
                <w:cs/>
              </w:rPr>
              <w:t xml:space="preserve"> </w:t>
            </w:r>
            <w:r>
              <w:rPr>
                <w:rFonts w:cs="CordiaUPC"/>
              </w:rPr>
              <w:t>Bill Cycle Unit</w:t>
            </w:r>
          </w:p>
        </w:tc>
        <w:tc>
          <w:tcPr>
            <w:tcW w:w="735" w:type="pct"/>
          </w:tcPr>
          <w:p w:rsidR="00AB3258" w:rsidP="00AB3258" w:rsidRDefault="00AB3258" w14:paraId="5354E05F" w14:textId="6E7B9761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</w:tbl>
    <w:bookmarkEnd w:id="17"/>
    <w:p w:rsidRPr="008979A8" w:rsidR="006F44A1" w:rsidP="00BB3F68" w:rsidRDefault="006F44A1" w14:paraId="68511E87" w14:textId="77777777">
      <w:pPr>
        <w:pStyle w:val="Heading3"/>
        <w:numPr>
          <w:ilvl w:val="0"/>
          <w:numId w:val="57"/>
        </w:numPr>
        <w:rPr>
          <w:rFonts w:ascii="CordiaUPC" w:hAnsi="CordiaUPC" w:cs="CordiaUPC"/>
          <w:sz w:val="32"/>
          <w:szCs w:val="32"/>
        </w:rPr>
      </w:pPr>
      <w:r w:rsidRPr="008979A8">
        <w:rPr>
          <w:rFonts w:ascii="CordiaUPC" w:hAnsi="CordiaUPC" w:cs="CordiaUPC"/>
          <w:sz w:val="32"/>
          <w:szCs w:val="32"/>
        </w:rPr>
        <w:t>Mapping to DB</w:t>
      </w:r>
    </w:p>
    <w:tbl>
      <w:tblPr>
        <w:tblW w:w="4977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348"/>
        <w:gridCol w:w="2486"/>
        <w:gridCol w:w="4141"/>
      </w:tblGrid>
      <w:tr w:rsidRPr="008979A8" w:rsidR="006F44A1" w:rsidTr="00153E2A" w14:paraId="621CA6B2" w14:textId="77777777">
        <w:trPr>
          <w:cantSplit/>
          <w:tblHeader/>
        </w:trPr>
        <w:tc>
          <w:tcPr>
            <w:tcW w:w="1308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6F44A1" w:rsidP="00153E2A" w:rsidRDefault="006F44A1" w14:paraId="0B0D0287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Database Table</w:t>
            </w:r>
          </w:p>
        </w:tc>
        <w:tc>
          <w:tcPr>
            <w:tcW w:w="1385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6F44A1" w:rsidP="00153E2A" w:rsidRDefault="006F44A1" w14:paraId="0D26B496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Database Column</w:t>
            </w:r>
          </w:p>
        </w:tc>
        <w:tc>
          <w:tcPr>
            <w:tcW w:w="2307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6F44A1" w:rsidP="00153E2A" w:rsidRDefault="006F44A1" w14:paraId="20EA932B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Field on Screen</w:t>
            </w:r>
          </w:p>
        </w:tc>
      </w:tr>
      <w:tr w:rsidRPr="008979A8" w:rsidR="00B87026" w:rsidTr="00153E2A" w14:paraId="52FC5517" w14:textId="77777777">
        <w:tc>
          <w:tcPr>
            <w:tcW w:w="1308" w:type="pct"/>
            <w:vMerge w:val="restart"/>
          </w:tcPr>
          <w:p w:rsidRPr="008979A8" w:rsidR="00B87026" w:rsidP="00153E2A" w:rsidRDefault="00B87026" w14:paraId="0033DED9" w14:textId="6142E5EF">
            <w:pPr>
              <w:rPr>
                <w:rFonts w:cs="CordiaUPC"/>
              </w:rPr>
            </w:pPr>
            <w:r>
              <w:rPr>
                <w:rFonts w:cs="CordiaUPC"/>
              </w:rPr>
              <w:t>MASS</w:t>
            </w:r>
            <w:r w:rsidRPr="00F33A0D">
              <w:rPr>
                <w:rFonts w:cs="CordiaUPC"/>
              </w:rPr>
              <w:t>_</w:t>
            </w:r>
            <w:r>
              <w:rPr>
                <w:rFonts w:cs="CordiaUPC"/>
              </w:rPr>
              <w:t>WIFI</w:t>
            </w:r>
          </w:p>
        </w:tc>
        <w:tc>
          <w:tcPr>
            <w:tcW w:w="1385" w:type="pct"/>
          </w:tcPr>
          <w:p w:rsidRPr="008979A8" w:rsidR="00B87026" w:rsidP="00153E2A" w:rsidRDefault="00B87026" w14:paraId="60F8D8B0" w14:textId="77777777">
            <w:pPr>
              <w:spacing w:after="0"/>
              <w:rPr>
                <w:rFonts w:cs="CordiaUPC"/>
              </w:rPr>
            </w:pPr>
            <w:r>
              <w:rPr>
                <w:rFonts w:cs="CordiaUPC"/>
              </w:rPr>
              <w:t>ROW_ID</w:t>
            </w:r>
          </w:p>
        </w:tc>
        <w:tc>
          <w:tcPr>
            <w:tcW w:w="2307" w:type="pct"/>
          </w:tcPr>
          <w:p w:rsidR="00B87026" w:rsidP="00153E2A" w:rsidRDefault="00B87026" w14:paraId="459DB812" w14:textId="77777777">
            <w:pPr>
              <w:spacing w:after="0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ครั้งแรก</w:t>
            </w:r>
          </w:p>
          <w:p w:rsidR="00B87026" w:rsidP="00153E2A" w:rsidRDefault="00B87026" w14:paraId="4EAB747D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ให้ระบบ </w:t>
            </w:r>
            <w:r>
              <w:rPr>
                <w:rFonts w:cs="CordiaUPC"/>
              </w:rPr>
              <w:t xml:space="preserve">Auto Generate </w:t>
            </w:r>
          </w:p>
          <w:p w:rsidR="00B87026" w:rsidP="00153E2A" w:rsidRDefault="00B87026" w14:paraId="22A0B31B" w14:textId="77777777">
            <w:pPr>
              <w:spacing w:after="0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ครั้งถัดไป</w:t>
            </w:r>
          </w:p>
          <w:p w:rsidRPr="008979A8" w:rsidR="00B87026" w:rsidP="00153E2A" w:rsidRDefault="00B87026" w14:paraId="0A03E888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ให้ใช้ </w:t>
            </w:r>
            <w:r>
              <w:rPr>
                <w:rFonts w:cs="CordiaUPC"/>
              </w:rPr>
              <w:t xml:space="preserve">Row ID </w:t>
            </w:r>
            <w:r>
              <w:rPr>
                <w:rFonts w:hint="cs" w:cs="Angsana New"/>
                <w:cs/>
              </w:rPr>
              <w:t>เดิม</w:t>
            </w:r>
          </w:p>
        </w:tc>
      </w:tr>
      <w:tr w:rsidRPr="008979A8" w:rsidR="00B87026" w:rsidTr="00153E2A" w14:paraId="75A392D4" w14:textId="77777777">
        <w:tc>
          <w:tcPr>
            <w:tcW w:w="1308" w:type="pct"/>
            <w:vMerge/>
          </w:tcPr>
          <w:p w:rsidRPr="008979A8" w:rsidR="00B87026" w:rsidP="00153E2A" w:rsidRDefault="00B87026" w14:paraId="35592939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B87026" w:rsidP="00153E2A" w:rsidRDefault="00B87026" w14:paraId="388F4FB1" w14:textId="77777777">
            <w:pPr>
              <w:spacing w:after="0"/>
              <w:rPr>
                <w:rFonts w:cs="CordiaUPC"/>
              </w:rPr>
            </w:pPr>
            <w:r>
              <w:rPr>
                <w:rFonts w:cs="CordiaUPC"/>
              </w:rPr>
              <w:t>REFERENCE</w:t>
            </w:r>
            <w:r w:rsidRPr="008979A8">
              <w:rPr>
                <w:rFonts w:cs="CordiaUPC"/>
              </w:rPr>
              <w:t>_ROW_ID</w:t>
            </w:r>
          </w:p>
        </w:tc>
        <w:tc>
          <w:tcPr>
            <w:tcW w:w="2307" w:type="pct"/>
          </w:tcPr>
          <w:p w:rsidRPr="007B3FDA" w:rsidR="00B87026" w:rsidP="00153E2A" w:rsidRDefault="00B87026" w14:paraId="6CF106ED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>ให้</w:t>
            </w:r>
            <w:r w:rsidRPr="008979A8">
              <w:rPr>
                <w:rFonts w:cs="Angsana New"/>
                <w:cs/>
              </w:rPr>
              <w:t>ใช้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CordiaUPC"/>
              </w:rPr>
              <w:t>MASS_PO_DETAIL</w:t>
            </w:r>
            <w:r w:rsidRPr="008979A8">
              <w:rPr>
                <w:rFonts w:cs="Angsana New"/>
                <w:cs/>
              </w:rPr>
              <w:t>.</w:t>
            </w:r>
            <w:r w:rsidRPr="008979A8">
              <w:rPr>
                <w:rFonts w:cs="CordiaUPC"/>
              </w:rPr>
              <w:t>ROW_ID</w:t>
            </w:r>
            <w:r>
              <w:rPr>
                <w:rFonts w:hint="cs" w:cs="Angsana New"/>
                <w:cs/>
              </w:rPr>
              <w:t xml:space="preserve"> เดิม</w:t>
            </w:r>
          </w:p>
        </w:tc>
      </w:tr>
      <w:tr w:rsidRPr="008979A8" w:rsidR="00B87026" w:rsidTr="00153E2A" w14:paraId="7F3EE91A" w14:textId="77777777">
        <w:tc>
          <w:tcPr>
            <w:tcW w:w="1308" w:type="pct"/>
            <w:vMerge/>
          </w:tcPr>
          <w:p w:rsidRPr="008979A8" w:rsidR="00B87026" w:rsidP="00153E2A" w:rsidRDefault="00B87026" w14:paraId="2624A8A4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B87026" w:rsidP="00153E2A" w:rsidRDefault="00B87026" w14:paraId="67667544" w14:textId="3C8D1ABE">
            <w:pPr>
              <w:spacing w:after="0"/>
              <w:rPr>
                <w:rFonts w:cs="CordiaUPC"/>
              </w:rPr>
            </w:pPr>
            <w:r>
              <w:rPr>
                <w:rFonts w:cs="CordiaUPC"/>
              </w:rPr>
              <w:t>REWARD_ROW_ID</w:t>
            </w:r>
          </w:p>
        </w:tc>
        <w:tc>
          <w:tcPr>
            <w:tcW w:w="2307" w:type="pct"/>
          </w:tcPr>
          <w:p w:rsidRPr="00C11331" w:rsidR="00B87026" w:rsidP="00473D94" w:rsidRDefault="00B87026" w14:paraId="0C47C7DD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>Tab Reward per Target Customer</w:t>
            </w:r>
          </w:p>
          <w:p w:rsidRPr="008979A8" w:rsidR="00B87026" w:rsidP="00153E2A" w:rsidRDefault="00B87026" w14:paraId="60AD9BCD" w14:textId="38CB1EC9">
            <w:pPr>
              <w:rPr>
                <w:rFonts w:cs="CordiaUPC"/>
                <w:cs/>
              </w:rPr>
            </w:pPr>
            <w:r w:rsidRPr="00E42349">
              <w:rPr>
                <w:rFonts w:cs="CordiaUPC"/>
              </w:rPr>
              <w:t>MASS_REWARD_TARGET_CUSTOMER</w:t>
            </w:r>
            <w:r w:rsidRPr="00E42349">
              <w:rPr>
                <w:rFonts w:cs="Angsana New"/>
                <w:cs/>
              </w:rPr>
              <w:t>.</w:t>
            </w:r>
            <w:r w:rsidRPr="00E42349">
              <w:rPr>
                <w:rFonts w:cs="CordiaUPC"/>
              </w:rPr>
              <w:t>ROW_ID</w:t>
            </w:r>
          </w:p>
        </w:tc>
      </w:tr>
      <w:tr w:rsidRPr="008979A8" w:rsidR="00B87026" w:rsidTr="00153E2A" w14:paraId="41873DAD" w14:textId="77777777">
        <w:tc>
          <w:tcPr>
            <w:tcW w:w="1308" w:type="pct"/>
            <w:vMerge/>
          </w:tcPr>
          <w:p w:rsidRPr="008979A8" w:rsidR="00B87026" w:rsidP="00153E2A" w:rsidRDefault="00B87026" w14:paraId="1F44BC0A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B87026" w:rsidP="00153E2A" w:rsidRDefault="00B87026" w14:paraId="2AEE8A33" w14:textId="77777777">
            <w:pPr>
              <w:spacing w:after="0"/>
              <w:rPr>
                <w:rFonts w:cs="CordiaUPC"/>
              </w:rPr>
            </w:pPr>
            <w:r w:rsidRPr="008979A8">
              <w:rPr>
                <w:rFonts w:cs="CordiaUPC"/>
              </w:rPr>
              <w:t>FREE_RESOURCE_TYPE</w:t>
            </w:r>
          </w:p>
        </w:tc>
        <w:tc>
          <w:tcPr>
            <w:tcW w:w="2307" w:type="pct"/>
          </w:tcPr>
          <w:p w:rsidR="00B87026" w:rsidP="00861104" w:rsidRDefault="00B87026" w14:paraId="3B4D68F5" w14:textId="32588C7E">
            <w:pPr>
              <w:spacing w:after="0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>Tab WiFi</w:t>
            </w:r>
          </w:p>
          <w:p w:rsidR="00B87026" w:rsidP="00153E2A" w:rsidRDefault="00B87026" w14:paraId="7F0A2C3E" w14:textId="77777777">
            <w:pPr>
              <w:rPr>
                <w:rFonts w:cs="CordiaUPC"/>
              </w:rPr>
            </w:pPr>
            <w:r w:rsidRPr="008979A8">
              <w:rPr>
                <w:rFonts w:cs="Angsana New"/>
                <w:cs/>
              </w:rPr>
              <w:t xml:space="preserve">ให้ </w:t>
            </w:r>
            <w:r w:rsidRPr="008979A8">
              <w:rPr>
                <w:rFonts w:cs="CordiaUPC"/>
              </w:rPr>
              <w:t xml:space="preserve">Default </w:t>
            </w:r>
            <w:r w:rsidRPr="008979A8">
              <w:rPr>
                <w:rFonts w:cs="Angsana New"/>
                <w:cs/>
              </w:rPr>
              <w:t>ค่าเป็น “</w:t>
            </w:r>
            <w:r w:rsidRPr="008979A8">
              <w:rPr>
                <w:rFonts w:cs="CordiaUPC"/>
              </w:rPr>
              <w:t>Product Pricing</w:t>
            </w:r>
            <w:r w:rsidRPr="008979A8">
              <w:rPr>
                <w:rFonts w:cs="Angsana New"/>
                <w:cs/>
              </w:rPr>
              <w:t>”</w:t>
            </w:r>
          </w:p>
          <w:p w:rsidRPr="00C11331" w:rsidR="00B87026" w:rsidP="008859E5" w:rsidRDefault="00B87026" w14:paraId="44504EBE" w14:textId="77777777">
            <w:pPr>
              <w:spacing w:after="0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>Tab Reward per Target Customer</w:t>
            </w:r>
          </w:p>
          <w:p w:rsidR="00B87026" w:rsidP="008B6361" w:rsidRDefault="00B87026" w14:paraId="1C3893B5" w14:textId="57E9B18E">
            <w:pPr>
              <w:rPr>
                <w:rFonts w:cs="CordiaUPC"/>
                <w:cs/>
              </w:rPr>
            </w:pPr>
            <w:r w:rsidRPr="00C11331">
              <w:rPr>
                <w:rFonts w:cs="Angsana New"/>
                <w:cs/>
              </w:rPr>
              <w:t xml:space="preserve">ให้ </w:t>
            </w:r>
            <w:r w:rsidRPr="00C11331">
              <w:rPr>
                <w:rFonts w:cs="CordiaUPC"/>
              </w:rPr>
              <w:t xml:space="preserve">Default </w:t>
            </w:r>
            <w:r w:rsidRPr="00C11331">
              <w:rPr>
                <w:rFonts w:cs="Angsana New"/>
                <w:cs/>
              </w:rPr>
              <w:t>ค่าเป็น “</w:t>
            </w:r>
            <w:r>
              <w:rPr>
                <w:rFonts w:cs="CordiaUPC"/>
              </w:rPr>
              <w:t>Reward per Target Customer</w:t>
            </w:r>
            <w:r w:rsidRPr="00C11331">
              <w:rPr>
                <w:rFonts w:cs="Angsana New"/>
                <w:cs/>
              </w:rPr>
              <w:t>”</w:t>
            </w:r>
          </w:p>
        </w:tc>
      </w:tr>
      <w:tr w:rsidRPr="008979A8" w:rsidR="00B87026" w:rsidTr="00153E2A" w14:paraId="25F228B6" w14:textId="77777777">
        <w:tc>
          <w:tcPr>
            <w:tcW w:w="1308" w:type="pct"/>
            <w:vMerge/>
          </w:tcPr>
          <w:p w:rsidRPr="008979A8" w:rsidR="00B87026" w:rsidP="00153E2A" w:rsidRDefault="00B87026" w14:paraId="7C55F527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B87026" w:rsidP="00153E2A" w:rsidRDefault="00B87026" w14:paraId="08AADB2C" w14:textId="58399E49">
            <w:pPr>
              <w:spacing w:after="0"/>
              <w:rPr>
                <w:rFonts w:cs="CordiaUPC"/>
              </w:rPr>
            </w:pPr>
            <w:r>
              <w:rPr>
                <w:rFonts w:cs="CordiaUPC"/>
              </w:rPr>
              <w:t>WIFI_USAGE_TYPE</w:t>
            </w:r>
          </w:p>
        </w:tc>
        <w:tc>
          <w:tcPr>
            <w:tcW w:w="2307" w:type="pct"/>
          </w:tcPr>
          <w:p w:rsidR="00B87026" w:rsidP="00153E2A" w:rsidRDefault="00B87026" w14:paraId="1DA6E028" w14:textId="275B5168">
            <w:pPr>
              <w:rPr>
                <w:rFonts w:cs="CordiaUPC"/>
              </w:rPr>
            </w:pPr>
            <w:r>
              <w:rPr>
                <w:rFonts w:cs="CordiaUPC"/>
              </w:rPr>
              <w:t>wifi</w:t>
            </w:r>
            <w:r w:rsidRPr="007B3FDA">
              <w:rPr>
                <w:rFonts w:cs="CordiaUPC"/>
              </w:rPr>
              <w:t>UsageType</w:t>
            </w:r>
          </w:p>
        </w:tc>
      </w:tr>
      <w:tr w:rsidRPr="008979A8" w:rsidR="00B87026" w:rsidTr="00153E2A" w14:paraId="49D2B923" w14:textId="77777777">
        <w:tc>
          <w:tcPr>
            <w:tcW w:w="1308" w:type="pct"/>
            <w:vMerge/>
          </w:tcPr>
          <w:p w:rsidRPr="008979A8" w:rsidR="00B87026" w:rsidP="00153E2A" w:rsidRDefault="00B87026" w14:paraId="5610A136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B87026" w:rsidP="00153E2A" w:rsidRDefault="00B87026" w14:paraId="57057F50" w14:textId="7416411E">
            <w:pPr>
              <w:spacing w:after="0"/>
              <w:rPr>
                <w:rFonts w:cs="CordiaUPC"/>
              </w:rPr>
            </w:pPr>
            <w:r>
              <w:rPr>
                <w:rFonts w:cs="CordiaUPC"/>
              </w:rPr>
              <w:t>WIFI_QUOTA_TYPE</w:t>
            </w:r>
          </w:p>
        </w:tc>
        <w:tc>
          <w:tcPr>
            <w:tcW w:w="2307" w:type="pct"/>
          </w:tcPr>
          <w:p w:rsidR="00B87026" w:rsidP="00153E2A" w:rsidRDefault="00B87026" w14:paraId="08F21315" w14:textId="52C4669B">
            <w:pPr>
              <w:rPr>
                <w:rFonts w:cs="CordiaUPC"/>
              </w:rPr>
            </w:pPr>
            <w:r>
              <w:rPr>
                <w:rFonts w:cs="CordiaUPC"/>
              </w:rPr>
              <w:t>wifi</w:t>
            </w:r>
            <w:r w:rsidRPr="007B3FDA">
              <w:rPr>
                <w:rFonts w:cs="CordiaUPC"/>
              </w:rPr>
              <w:t>QuotaType</w:t>
            </w:r>
          </w:p>
        </w:tc>
      </w:tr>
      <w:tr w:rsidRPr="008979A8" w:rsidR="00B87026" w:rsidTr="00153E2A" w14:paraId="611FC46C" w14:textId="77777777">
        <w:tc>
          <w:tcPr>
            <w:tcW w:w="1308" w:type="pct"/>
            <w:vMerge/>
          </w:tcPr>
          <w:p w:rsidRPr="008979A8" w:rsidR="00B87026" w:rsidP="00153E2A" w:rsidRDefault="00B87026" w14:paraId="34154982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B87026" w:rsidP="00153E2A" w:rsidRDefault="00B87026" w14:paraId="2FB1D93E" w14:textId="3D3A1DA0">
            <w:pPr>
              <w:spacing w:after="0"/>
              <w:rPr>
                <w:rFonts w:cs="CordiaUPC"/>
              </w:rPr>
            </w:pPr>
            <w:r w:rsidRPr="00F33A0D">
              <w:rPr>
                <w:rFonts w:cs="CordiaUPC"/>
              </w:rPr>
              <w:t>BUSINESS_</w:t>
            </w:r>
            <w:r>
              <w:rPr>
                <w:rFonts w:cs="CordiaUPC"/>
              </w:rPr>
              <w:t>WIFI_ROW_ID</w:t>
            </w:r>
          </w:p>
        </w:tc>
        <w:tc>
          <w:tcPr>
            <w:tcW w:w="2307" w:type="pct"/>
          </w:tcPr>
          <w:p w:rsidRPr="007B3FDA" w:rsidR="00B87026" w:rsidP="00153E2A" w:rsidRDefault="00B87026" w14:paraId="54E7F145" w14:textId="2E68EF38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>ให้</w:t>
            </w:r>
            <w:r>
              <w:rPr>
                <w:rFonts w:cs="Angsana New"/>
                <w:cs/>
              </w:rPr>
              <w:t>ใช</w:t>
            </w:r>
            <w:r>
              <w:rPr>
                <w:rFonts w:hint="cs" w:cs="Angsana New"/>
                <w:cs/>
              </w:rPr>
              <w:t xml:space="preserve">้ </w:t>
            </w:r>
            <w:r>
              <w:rPr>
                <w:rFonts w:cs="CordiaUPC"/>
              </w:rPr>
              <w:t>MASS_BUSINESS_WIFI</w:t>
            </w:r>
            <w:r w:rsidRPr="008979A8">
              <w:rPr>
                <w:rFonts w:cs="Angsana New"/>
                <w:cs/>
              </w:rPr>
              <w:t>.</w:t>
            </w:r>
            <w:r w:rsidRPr="008979A8">
              <w:rPr>
                <w:rFonts w:cs="CordiaUPC"/>
              </w:rPr>
              <w:t>ROW_ID</w:t>
            </w:r>
          </w:p>
        </w:tc>
      </w:tr>
      <w:tr w:rsidRPr="008979A8" w:rsidR="00B87026" w:rsidTr="00153E2A" w14:paraId="08197B14" w14:textId="77777777">
        <w:tc>
          <w:tcPr>
            <w:tcW w:w="1308" w:type="pct"/>
            <w:vMerge/>
          </w:tcPr>
          <w:p w:rsidRPr="008979A8" w:rsidR="00B87026" w:rsidP="00153E2A" w:rsidRDefault="00B87026" w14:paraId="0AD75CE6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7B4956" w:rsidR="00B87026" w:rsidP="00153E2A" w:rsidRDefault="00B87026" w14:paraId="03138A12" w14:textId="77777777">
            <w:pPr>
              <w:spacing w:after="0"/>
            </w:pPr>
            <w:r>
              <w:rPr>
                <w:szCs w:val="36"/>
              </w:rPr>
              <w:t>DURATION_TYPE</w:t>
            </w:r>
          </w:p>
        </w:tc>
        <w:tc>
          <w:tcPr>
            <w:tcW w:w="2307" w:type="pct"/>
          </w:tcPr>
          <w:p w:rsidRPr="002C5FB8" w:rsidR="00B87026" w:rsidP="00153E2A" w:rsidRDefault="00B87026" w14:paraId="1FA495F4" w14:textId="77777777">
            <w:r>
              <w:rPr>
                <w:rFonts w:cs="CordiaUPC"/>
              </w:rPr>
              <w:t>d</w:t>
            </w:r>
            <w:r w:rsidRPr="008979A8">
              <w:rPr>
                <w:rFonts w:cs="CordiaUPC"/>
              </w:rPr>
              <w:t>urationType</w:t>
            </w:r>
          </w:p>
        </w:tc>
      </w:tr>
      <w:tr w:rsidRPr="008979A8" w:rsidR="00B87026" w:rsidTr="00153E2A" w14:paraId="02199B8F" w14:textId="77777777">
        <w:tc>
          <w:tcPr>
            <w:tcW w:w="1308" w:type="pct"/>
            <w:vMerge/>
          </w:tcPr>
          <w:p w:rsidRPr="008979A8" w:rsidR="00B87026" w:rsidP="00153E2A" w:rsidRDefault="00B87026" w14:paraId="549352AE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7B4956" w:rsidR="00B87026" w:rsidP="00153E2A" w:rsidRDefault="00B87026" w14:paraId="32D7C1B1" w14:textId="77777777">
            <w:pPr>
              <w:spacing w:after="0"/>
            </w:pPr>
            <w:r>
              <w:rPr>
                <w:szCs w:val="36"/>
              </w:rPr>
              <w:t>DURATION_FROM</w:t>
            </w:r>
          </w:p>
        </w:tc>
        <w:tc>
          <w:tcPr>
            <w:tcW w:w="2307" w:type="pct"/>
          </w:tcPr>
          <w:p w:rsidRPr="002C5FB8" w:rsidR="00B87026" w:rsidP="00153E2A" w:rsidRDefault="00B87026" w14:paraId="1A2E6D08" w14:textId="77777777">
            <w:r>
              <w:rPr>
                <w:rFonts w:cs="CordiaUPC"/>
              </w:rPr>
              <w:t>d</w:t>
            </w:r>
            <w:r w:rsidRPr="008979A8">
              <w:rPr>
                <w:rFonts w:cs="CordiaUPC"/>
              </w:rPr>
              <w:t>urationFrom</w:t>
            </w:r>
          </w:p>
        </w:tc>
      </w:tr>
      <w:tr w:rsidRPr="008979A8" w:rsidR="00B87026" w:rsidTr="00153E2A" w14:paraId="265486BF" w14:textId="77777777">
        <w:tc>
          <w:tcPr>
            <w:tcW w:w="1308" w:type="pct"/>
            <w:vMerge/>
          </w:tcPr>
          <w:p w:rsidRPr="008979A8" w:rsidR="00B87026" w:rsidP="00153E2A" w:rsidRDefault="00B87026" w14:paraId="2B7173A6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7B4956" w:rsidR="00B87026" w:rsidP="00153E2A" w:rsidRDefault="00B87026" w14:paraId="3A6E71B6" w14:textId="77777777">
            <w:pPr>
              <w:spacing w:after="0"/>
            </w:pPr>
            <w:r>
              <w:rPr>
                <w:szCs w:val="36"/>
              </w:rPr>
              <w:t>DURATION_TO</w:t>
            </w:r>
          </w:p>
        </w:tc>
        <w:tc>
          <w:tcPr>
            <w:tcW w:w="2307" w:type="pct"/>
          </w:tcPr>
          <w:p w:rsidRPr="002C5FB8" w:rsidR="00B87026" w:rsidP="00153E2A" w:rsidRDefault="00B87026" w14:paraId="3A0D2BC2" w14:textId="77777777">
            <w:r>
              <w:rPr>
                <w:rFonts w:cs="CordiaUPC"/>
              </w:rPr>
              <w:t>d</w:t>
            </w:r>
            <w:r w:rsidRPr="008979A8">
              <w:rPr>
                <w:rFonts w:cs="CordiaUPC"/>
              </w:rPr>
              <w:t>urationTo</w:t>
            </w:r>
          </w:p>
        </w:tc>
      </w:tr>
      <w:tr w:rsidRPr="008979A8" w:rsidR="00B87026" w:rsidTr="00153E2A" w14:paraId="05B45152" w14:textId="77777777">
        <w:tc>
          <w:tcPr>
            <w:tcW w:w="1308" w:type="pct"/>
            <w:vMerge/>
          </w:tcPr>
          <w:p w:rsidRPr="008979A8" w:rsidR="00B87026" w:rsidP="00153E2A" w:rsidRDefault="00B87026" w14:paraId="13C21BFD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7B4956" w:rsidR="00B87026" w:rsidP="00153E2A" w:rsidRDefault="00B87026" w14:paraId="18B88125" w14:textId="77777777">
            <w:pPr>
              <w:spacing w:after="0"/>
            </w:pPr>
            <w:r>
              <w:rPr>
                <w:szCs w:val="36"/>
              </w:rPr>
              <w:t>DURATION_UNIT</w:t>
            </w:r>
          </w:p>
        </w:tc>
        <w:tc>
          <w:tcPr>
            <w:tcW w:w="2307" w:type="pct"/>
          </w:tcPr>
          <w:p w:rsidRPr="002C5FB8" w:rsidR="00B87026" w:rsidP="00153E2A" w:rsidRDefault="00B87026" w14:paraId="793F1FCF" w14:textId="77777777">
            <w:r>
              <w:rPr>
                <w:rFonts w:cs="CordiaUPC"/>
              </w:rPr>
              <w:t>d</w:t>
            </w:r>
            <w:r w:rsidRPr="008979A8">
              <w:rPr>
                <w:rFonts w:cs="CordiaUPC"/>
              </w:rPr>
              <w:t>urationUnit</w:t>
            </w:r>
          </w:p>
        </w:tc>
      </w:tr>
      <w:tr w:rsidRPr="008979A8" w:rsidR="00B87026" w:rsidTr="00153E2A" w14:paraId="556758D8" w14:textId="77777777">
        <w:tc>
          <w:tcPr>
            <w:tcW w:w="1308" w:type="pct"/>
            <w:vMerge/>
          </w:tcPr>
          <w:p w:rsidRPr="008979A8" w:rsidR="00B87026" w:rsidP="00153E2A" w:rsidRDefault="00B87026" w14:paraId="71A079D9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7B4956" w:rsidR="00B87026" w:rsidP="00153E2A" w:rsidRDefault="00B87026" w14:paraId="346F697A" w14:textId="77777777">
            <w:pPr>
              <w:spacing w:after="0"/>
            </w:pPr>
            <w:r>
              <w:rPr>
                <w:szCs w:val="36"/>
              </w:rPr>
              <w:t>BILL_CYCLE_TYPE</w:t>
            </w:r>
          </w:p>
        </w:tc>
        <w:tc>
          <w:tcPr>
            <w:tcW w:w="2307" w:type="pct"/>
          </w:tcPr>
          <w:p w:rsidRPr="002C5FB8" w:rsidR="00B87026" w:rsidP="00153E2A" w:rsidRDefault="00B87026" w14:paraId="312E39AC" w14:textId="77777777">
            <w:r>
              <w:rPr>
                <w:rFonts w:cs="CordiaUPC"/>
              </w:rPr>
              <w:t>billCycleType</w:t>
            </w:r>
          </w:p>
        </w:tc>
      </w:tr>
      <w:tr w:rsidRPr="008979A8" w:rsidR="00B87026" w:rsidTr="00153E2A" w14:paraId="406CE6CD" w14:textId="77777777">
        <w:tc>
          <w:tcPr>
            <w:tcW w:w="1308" w:type="pct"/>
            <w:vMerge/>
          </w:tcPr>
          <w:p w:rsidRPr="008979A8" w:rsidR="00B87026" w:rsidP="00153E2A" w:rsidRDefault="00B87026" w14:paraId="78C83CBE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7B4956" w:rsidR="00B87026" w:rsidP="00153E2A" w:rsidRDefault="00B87026" w14:paraId="34CF42E7" w14:textId="77777777">
            <w:pPr>
              <w:spacing w:after="0"/>
            </w:pPr>
            <w:r>
              <w:rPr>
                <w:szCs w:val="36"/>
              </w:rPr>
              <w:t>BILL_CYCLE_VALUE</w:t>
            </w:r>
          </w:p>
        </w:tc>
        <w:tc>
          <w:tcPr>
            <w:tcW w:w="2307" w:type="pct"/>
          </w:tcPr>
          <w:p w:rsidRPr="002C5FB8" w:rsidR="00B87026" w:rsidP="00153E2A" w:rsidRDefault="00B87026" w14:paraId="0E4677C1" w14:textId="77777777">
            <w:r>
              <w:rPr>
                <w:rFonts w:cs="CordiaUPC"/>
              </w:rPr>
              <w:t>billCycleValue</w:t>
            </w:r>
          </w:p>
        </w:tc>
      </w:tr>
      <w:tr w:rsidRPr="008979A8" w:rsidR="00B87026" w:rsidTr="00153E2A" w14:paraId="03EEA620" w14:textId="77777777">
        <w:tc>
          <w:tcPr>
            <w:tcW w:w="1308" w:type="pct"/>
            <w:vMerge/>
          </w:tcPr>
          <w:p w:rsidRPr="008979A8" w:rsidR="00B87026" w:rsidP="00153E2A" w:rsidRDefault="00B87026" w14:paraId="2CDF2F73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7B4956" w:rsidR="00B87026" w:rsidP="00153E2A" w:rsidRDefault="00B87026" w14:paraId="092C149D" w14:textId="77777777">
            <w:pPr>
              <w:spacing w:after="0"/>
            </w:pPr>
            <w:r>
              <w:rPr>
                <w:szCs w:val="36"/>
              </w:rPr>
              <w:t>BILL_CYCLE_UNIT</w:t>
            </w:r>
          </w:p>
        </w:tc>
        <w:tc>
          <w:tcPr>
            <w:tcW w:w="2307" w:type="pct"/>
          </w:tcPr>
          <w:p w:rsidRPr="002C5FB8" w:rsidR="00B87026" w:rsidP="00153E2A" w:rsidRDefault="00B87026" w14:paraId="7B1F8999" w14:textId="77777777">
            <w:r>
              <w:rPr>
                <w:rFonts w:cs="CordiaUPC"/>
              </w:rPr>
              <w:t>billCycleUnit</w:t>
            </w:r>
          </w:p>
        </w:tc>
      </w:tr>
      <w:tr w:rsidRPr="008979A8" w:rsidR="00B87026" w:rsidTr="00153E2A" w14:paraId="46363C65" w14:textId="77777777">
        <w:tc>
          <w:tcPr>
            <w:tcW w:w="1308" w:type="pct"/>
            <w:vMerge/>
          </w:tcPr>
          <w:p w:rsidRPr="008979A8" w:rsidR="00B87026" w:rsidP="00B87026" w:rsidRDefault="00B87026" w14:paraId="5B8A719B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B87026" w:rsidP="00B87026" w:rsidRDefault="00B87026" w14:paraId="69353959" w14:textId="3E4DCDB0">
            <w:pPr>
              <w:spacing w:after="0"/>
              <w:rPr>
                <w:szCs w:val="36"/>
              </w:rPr>
            </w:pPr>
            <w:r>
              <w:t>DEDUCT_TYPE</w:t>
            </w:r>
          </w:p>
        </w:tc>
        <w:tc>
          <w:tcPr>
            <w:tcW w:w="2307" w:type="pct"/>
          </w:tcPr>
          <w:p w:rsidR="00B87026" w:rsidP="00B87026" w:rsidRDefault="00B87026" w14:paraId="39E5F6B4" w14:textId="49D89E05">
            <w:pPr>
              <w:rPr>
                <w:rFonts w:cs="CordiaUPC"/>
              </w:rPr>
            </w:pPr>
            <w:r>
              <w:rPr>
                <w:rFonts w:cs="CordiaUPC"/>
              </w:rPr>
              <w:t>deductType</w:t>
            </w:r>
          </w:p>
        </w:tc>
      </w:tr>
    </w:tbl>
    <w:p w:rsidRPr="008979A8" w:rsidR="000153C6" w:rsidP="000153C6" w:rsidRDefault="000153C6" w14:paraId="5569C23A" w14:textId="66C29F5A">
      <w:pPr>
        <w:pStyle w:val="Heading2"/>
        <w:numPr>
          <w:ilvl w:val="0"/>
          <w:numId w:val="1"/>
        </w:numPr>
        <w:ind w:left="426" w:hanging="426"/>
        <w:rPr>
          <w:rFonts w:ascii="CordiaUPC" w:hAnsi="CordiaUPC" w:cs="CordiaUPC"/>
          <w:sz w:val="36"/>
          <w:szCs w:val="36"/>
        </w:rPr>
      </w:pPr>
      <w:r>
        <w:rPr>
          <w:rFonts w:ascii="CordiaUPC" w:hAnsi="CordiaUPC" w:cs="CordiaUPC"/>
          <w:sz w:val="36"/>
          <w:szCs w:val="36"/>
        </w:rPr>
        <w:t>Mass WiFi</w:t>
      </w:r>
      <w:r w:rsidRPr="008979A8">
        <w:rPr>
          <w:rFonts w:ascii="CordiaUPC" w:hAnsi="CordiaUPC" w:cs="CordiaUPC"/>
          <w:sz w:val="36"/>
          <w:szCs w:val="36"/>
        </w:rPr>
        <w:t xml:space="preserve"> on Shelf</w:t>
      </w:r>
    </w:p>
    <w:p w:rsidRPr="008979A8" w:rsidR="000153C6" w:rsidP="00BB3F68" w:rsidRDefault="000153C6" w14:paraId="554D0CED" w14:textId="77777777">
      <w:pPr>
        <w:pStyle w:val="Heading3"/>
        <w:numPr>
          <w:ilvl w:val="0"/>
          <w:numId w:val="86"/>
        </w:numPr>
        <w:rPr>
          <w:rFonts w:ascii="CordiaUPC" w:hAnsi="CordiaUPC" w:cs="CordiaUPC"/>
          <w:sz w:val="32"/>
          <w:szCs w:val="40"/>
        </w:rPr>
      </w:pPr>
      <w:r w:rsidRPr="008979A8">
        <w:rPr>
          <w:rFonts w:ascii="CordiaUPC" w:hAnsi="CordiaUPC" w:cs="CordiaUPC"/>
          <w:sz w:val="32"/>
          <w:szCs w:val="40"/>
        </w:rPr>
        <w:t>Field on Screen</w:t>
      </w:r>
    </w:p>
    <w:tbl>
      <w:tblPr>
        <w:tblW w:w="4977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521"/>
        <w:gridCol w:w="1635"/>
        <w:gridCol w:w="5819"/>
      </w:tblGrid>
      <w:tr w:rsidRPr="008979A8" w:rsidR="000153C6" w:rsidTr="00D72B7C" w14:paraId="7009147A" w14:textId="77777777">
        <w:trPr>
          <w:cantSplit/>
          <w:tblHeader/>
        </w:trPr>
        <w:tc>
          <w:tcPr>
            <w:tcW w:w="847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0153C6" w:rsidP="00D72B7C" w:rsidRDefault="000153C6" w14:paraId="07F5C27B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Field Name</w:t>
            </w:r>
          </w:p>
        </w:tc>
        <w:tc>
          <w:tcPr>
            <w:tcW w:w="911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0153C6" w:rsidP="00D72B7C" w:rsidRDefault="000153C6" w14:paraId="7A32AF1D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Type</w:t>
            </w:r>
          </w:p>
        </w:tc>
        <w:tc>
          <w:tcPr>
            <w:tcW w:w="3242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0153C6" w:rsidP="00D72B7C" w:rsidRDefault="000153C6" w14:paraId="0574E1DA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Comments</w:t>
            </w:r>
          </w:p>
        </w:tc>
      </w:tr>
      <w:tr w:rsidRPr="008979A8" w:rsidR="004361B4" w:rsidTr="00D72B7C" w14:paraId="18B9E349" w14:textId="77777777">
        <w:tc>
          <w:tcPr>
            <w:tcW w:w="847" w:type="pct"/>
          </w:tcPr>
          <w:p w:rsidR="004361B4" w:rsidP="004361B4" w:rsidRDefault="004361B4" w14:paraId="00EFA732" w14:textId="494AB1D7">
            <w:pPr>
              <w:rPr>
                <w:rFonts w:cs="CordiaUPC"/>
              </w:rPr>
            </w:pPr>
            <w:r>
              <w:rPr>
                <w:rFonts w:cs="CordiaUPC"/>
              </w:rPr>
              <w:t>copyFrom</w:t>
            </w:r>
          </w:p>
        </w:tc>
        <w:tc>
          <w:tcPr>
            <w:tcW w:w="911" w:type="pct"/>
          </w:tcPr>
          <w:p w:rsidR="004361B4" w:rsidP="004361B4" w:rsidRDefault="004361B4" w14:paraId="04EDE782" w14:textId="51955ABF">
            <w:pPr>
              <w:rPr>
                <w:rFonts w:cs="CordiaUPC"/>
              </w:rPr>
            </w:pPr>
            <w:r>
              <w:rPr>
                <w:rFonts w:cs="CordiaUPC"/>
              </w:rPr>
              <w:t>Drop Down List</w:t>
            </w:r>
          </w:p>
        </w:tc>
        <w:tc>
          <w:tcPr>
            <w:tcW w:w="3242" w:type="pct"/>
          </w:tcPr>
          <w:p w:rsidR="004361B4" w:rsidP="004361B4" w:rsidRDefault="004361B4" w14:paraId="69C742D3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CordiaUPC"/>
              </w:rPr>
              <w:t>Copy From</w:t>
            </w:r>
          </w:p>
          <w:p w:rsidR="004361B4" w:rsidP="004361B4" w:rsidRDefault="004361B4" w14:paraId="694B6165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List of value </w:t>
            </w:r>
            <w:r>
              <w:rPr>
                <w:rFonts w:cs="Angsana New"/>
                <w:cs/>
              </w:rPr>
              <w:t xml:space="preserve">: </w:t>
            </w:r>
            <w:r w:rsidRPr="008979A8">
              <w:rPr>
                <w:rFonts w:cs="Angsana New"/>
                <w:cs/>
              </w:rPr>
              <w:t xml:space="preserve">ดึงข้อมูล </w:t>
            </w:r>
            <w:r w:rsidRPr="008979A8">
              <w:rPr>
                <w:rFonts w:cs="CordiaUPC"/>
              </w:rPr>
              <w:t>free_resource_name</w:t>
            </w:r>
            <w:r w:rsidRPr="008979A8">
              <w:rPr>
                <w:rFonts w:cs="Angsana New"/>
                <w:cs/>
              </w:rPr>
              <w:t xml:space="preserve"> จาก </w:t>
            </w:r>
            <w:r>
              <w:rPr>
                <w:rFonts w:cs="CordiaUPC"/>
              </w:rPr>
              <w:t>MASS</w:t>
            </w:r>
            <w:r w:rsidRPr="008979A8">
              <w:rPr>
                <w:rFonts w:cs="CordiaUPC"/>
              </w:rPr>
              <w:t>_BUSINESS_</w:t>
            </w:r>
            <w:r>
              <w:rPr>
                <w:rFonts w:cs="CordiaUPC"/>
              </w:rPr>
              <w:t>WIFI</w:t>
            </w:r>
            <w:r w:rsidRPr="008979A8">
              <w:rPr>
                <w:rFonts w:cs="CordiaUPC"/>
              </w:rPr>
              <w:t xml:space="preserve"> Table </w:t>
            </w:r>
            <w:r w:rsidRPr="008979A8">
              <w:rPr>
                <w:rFonts w:cs="Angsana New"/>
                <w:cs/>
              </w:rPr>
              <w:t>มาแสดง</w:t>
            </w:r>
          </w:p>
          <w:p w:rsidR="00782FC9" w:rsidP="004361B4" w:rsidRDefault="00782FC9" w14:paraId="35D71E80" w14:textId="0BE45DB9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 w:cs="Angsana New"/>
                <w:cs/>
              </w:rPr>
              <w:t xml:space="preserve">สามารถ </w:t>
            </w:r>
            <w:r>
              <w:rPr>
                <w:rFonts w:cs="CordiaUPC"/>
              </w:rPr>
              <w:t xml:space="preserve">Search </w:t>
            </w:r>
            <w:r>
              <w:rPr>
                <w:rFonts w:hint="cs" w:cs="Angsana New"/>
                <w:cs/>
              </w:rPr>
              <w:t>ได้</w:t>
            </w:r>
          </w:p>
        </w:tc>
      </w:tr>
      <w:tr w:rsidRPr="008979A8" w:rsidR="004361B4" w:rsidTr="00D72B7C" w14:paraId="0BEED091" w14:textId="77777777">
        <w:tc>
          <w:tcPr>
            <w:tcW w:w="847" w:type="pct"/>
          </w:tcPr>
          <w:p w:rsidR="004361B4" w:rsidP="004361B4" w:rsidRDefault="004361B4" w14:paraId="755AC82B" w14:textId="01099AFA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ปุ่ม </w:t>
            </w:r>
            <w:r>
              <w:rPr>
                <w:rFonts w:cs="CordiaUPC"/>
              </w:rPr>
              <w:t>Copy</w:t>
            </w:r>
          </w:p>
        </w:tc>
        <w:tc>
          <w:tcPr>
            <w:tcW w:w="911" w:type="pct"/>
          </w:tcPr>
          <w:p w:rsidR="004361B4" w:rsidP="004361B4" w:rsidRDefault="004361B4" w14:paraId="36BE0D63" w14:textId="688B139A">
            <w:pPr>
              <w:rPr>
                <w:rFonts w:cs="CordiaUPC"/>
              </w:rPr>
            </w:pPr>
            <w:r>
              <w:rPr>
                <w:rFonts w:cs="CordiaUPC"/>
              </w:rPr>
              <w:t>Button</w:t>
            </w:r>
          </w:p>
        </w:tc>
        <w:tc>
          <w:tcPr>
            <w:tcW w:w="3242" w:type="pct"/>
          </w:tcPr>
          <w:p w:rsidR="004361B4" w:rsidP="004361B4" w:rsidRDefault="004361B4" w14:paraId="34145ADE" w14:textId="3A7BF049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>เมื่อกดปุ่มให้ทำการ</w:t>
            </w:r>
            <w:r>
              <w:rPr>
                <w:rFonts w:cs="CordiaUPC"/>
              </w:rPr>
              <w:t xml:space="preserve"> Copy </w:t>
            </w:r>
            <w:r>
              <w:rPr>
                <w:rFonts w:hint="cs" w:cs="Angsana New"/>
                <w:cs/>
              </w:rPr>
              <w:t xml:space="preserve">ข้อมูลใน </w:t>
            </w:r>
            <w:r>
              <w:rPr>
                <w:rFonts w:cs="CordiaUPC"/>
              </w:rPr>
              <w:t>Default</w:t>
            </w:r>
            <w:r>
              <w:rPr>
                <w:rFonts w:hint="cs" w:cs="Angsana New"/>
                <w:cs/>
              </w:rPr>
              <w:t xml:space="preserve"> ค่า</w:t>
            </w:r>
          </w:p>
        </w:tc>
      </w:tr>
      <w:tr w:rsidRPr="008979A8" w:rsidR="004361B4" w:rsidTr="00D72B7C" w14:paraId="0DA22A7B" w14:textId="77777777">
        <w:tc>
          <w:tcPr>
            <w:tcW w:w="847" w:type="pct"/>
          </w:tcPr>
          <w:p w:rsidR="004361B4" w:rsidP="004361B4" w:rsidRDefault="004361B4" w14:paraId="27637393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freeResourceName</w:t>
            </w:r>
          </w:p>
        </w:tc>
        <w:tc>
          <w:tcPr>
            <w:tcW w:w="911" w:type="pct"/>
          </w:tcPr>
          <w:p w:rsidR="004361B4" w:rsidP="004361B4" w:rsidRDefault="004361B4" w14:paraId="2D558D92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 Text Box</w:t>
            </w:r>
          </w:p>
        </w:tc>
        <w:tc>
          <w:tcPr>
            <w:tcW w:w="3242" w:type="pct"/>
          </w:tcPr>
          <w:p w:rsidRPr="008979A8" w:rsidR="004361B4" w:rsidP="004361B4" w:rsidRDefault="004361B4" w14:paraId="4624D23C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9E4907">
              <w:rPr>
                <w:rFonts w:cs="Angsana New"/>
                <w:color w:val="FF0000"/>
                <w:cs/>
              </w:rPr>
              <w:t>*</w:t>
            </w:r>
            <w:r w:rsidRPr="009E4907">
              <w:rPr>
                <w:rFonts w:cs="CordiaUPC"/>
                <w:color w:val="FF0000"/>
              </w:rPr>
              <w:t xml:space="preserve">Free Resource </w:t>
            </w:r>
            <w:r>
              <w:rPr>
                <w:rFonts w:cs="CordiaUPC"/>
                <w:color w:val="FF0000"/>
              </w:rPr>
              <w:t xml:space="preserve">Pattern </w:t>
            </w:r>
            <w:r w:rsidRPr="009E4907">
              <w:rPr>
                <w:rFonts w:cs="CordiaUPC"/>
                <w:color w:val="FF0000"/>
              </w:rPr>
              <w:t>Name</w:t>
            </w:r>
          </w:p>
        </w:tc>
      </w:tr>
      <w:tr w:rsidRPr="008979A8" w:rsidR="004361B4" w:rsidTr="00D72B7C" w14:paraId="2993425F" w14:textId="77777777">
        <w:tc>
          <w:tcPr>
            <w:tcW w:w="847" w:type="pct"/>
          </w:tcPr>
          <w:p w:rsidR="004361B4" w:rsidP="004361B4" w:rsidRDefault="004361B4" w14:paraId="21446CA1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ปุ่ม </w:t>
            </w:r>
            <w:r>
              <w:rPr>
                <w:rFonts w:cs="CordiaUPC"/>
              </w:rPr>
              <w:t>Generate Name</w:t>
            </w:r>
          </w:p>
        </w:tc>
        <w:tc>
          <w:tcPr>
            <w:tcW w:w="911" w:type="pct"/>
          </w:tcPr>
          <w:p w:rsidR="004361B4" w:rsidP="004361B4" w:rsidRDefault="004361B4" w14:paraId="59081BF4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Button</w:t>
            </w:r>
          </w:p>
        </w:tc>
        <w:tc>
          <w:tcPr>
            <w:tcW w:w="3242" w:type="pct"/>
          </w:tcPr>
          <w:p w:rsidR="004361B4" w:rsidP="004361B4" w:rsidRDefault="004361B4" w14:paraId="272533B6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วางบรรทัดเดียวกันกับ </w:t>
            </w:r>
            <w:r>
              <w:rPr>
                <w:rFonts w:cs="CordiaUPC"/>
              </w:rPr>
              <w:t>Free Resource Name</w:t>
            </w:r>
          </w:p>
          <w:p w:rsidR="004361B4" w:rsidP="004361B4" w:rsidRDefault="004361B4" w14:paraId="593D9F50" w14:textId="77777777">
            <w:pPr>
              <w:spacing w:after="0"/>
              <w:rPr>
                <w:rFonts w:cs="CordiaUPC"/>
              </w:rPr>
            </w:pPr>
            <w:r>
              <w:rPr>
                <w:rFonts w:hint="cs" w:cs="Angsana New"/>
                <w:cs/>
              </w:rPr>
              <w:t>เมื่อกดปุ่ม</w:t>
            </w:r>
          </w:p>
          <w:p w:rsidRPr="00870089" w:rsidR="004361B4" w:rsidP="004361B4" w:rsidRDefault="004361B4" w14:paraId="2C15A3DE" w14:textId="77777777">
            <w:pPr>
              <w:rPr>
                <w:rFonts w:cs="CordiaUPC"/>
              </w:rPr>
            </w:pPr>
            <w:r w:rsidRPr="00870089">
              <w:rPr>
                <w:rFonts w:cs="Angsana New"/>
                <w:cs/>
              </w:rPr>
              <w:t xml:space="preserve">ให้ทำการ </w:t>
            </w:r>
            <w:r w:rsidRPr="00870089">
              <w:rPr>
                <w:rFonts w:cs="CordiaUPC"/>
              </w:rPr>
              <w:t xml:space="preserve">Generate Name </w:t>
            </w:r>
            <w:r w:rsidRPr="00870089">
              <w:rPr>
                <w:rFonts w:cs="Angsana New"/>
                <w:cs/>
              </w:rPr>
              <w:t xml:space="preserve">ตาม </w:t>
            </w:r>
            <w:r w:rsidRPr="00870089">
              <w:rPr>
                <w:rFonts w:cs="CordiaUPC"/>
              </w:rPr>
              <w:t xml:space="preserve">Logic </w:t>
            </w:r>
            <w:r w:rsidRPr="00870089">
              <w:rPr>
                <w:rFonts w:cs="Angsana New"/>
                <w:cs/>
              </w:rPr>
              <w:t>ดังนี้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ไป </w:t>
            </w:r>
            <w:r>
              <w:rPr>
                <w:rFonts w:cs="CordiaUPC"/>
              </w:rPr>
              <w:t xml:space="preserve">Auto Populated </w:t>
            </w:r>
            <w:r>
              <w:rPr>
                <w:rFonts w:hint="cs" w:cs="Angsana New"/>
                <w:cs/>
              </w:rPr>
              <w:t xml:space="preserve">ที่ </w:t>
            </w:r>
            <w:r>
              <w:rPr>
                <w:rFonts w:cs="CordiaUPC"/>
              </w:rPr>
              <w:t xml:space="preserve">Field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freeResourceName</w:t>
            </w:r>
            <w:r>
              <w:rPr>
                <w:rFonts w:cs="Angsana New"/>
                <w:cs/>
              </w:rPr>
              <w:t>”</w:t>
            </w:r>
          </w:p>
          <w:p w:rsidR="004361B4" w:rsidP="004361B4" w:rsidRDefault="004361B4" w14:paraId="3E57BD0F" w14:textId="77777777">
            <w:r>
              <w:rPr>
                <w:rFonts w:hint="cs"/>
                <w:cs/>
              </w:rPr>
              <w:t xml:space="preserve">ให้ทำการ </w:t>
            </w:r>
            <w:r>
              <w:t xml:space="preserve">Generate Name </w:t>
            </w:r>
            <w:r>
              <w:rPr>
                <w:rFonts w:hint="cs"/>
                <w:cs/>
              </w:rPr>
              <w:t xml:space="preserve">ตาม </w:t>
            </w:r>
            <w:r>
              <w:t xml:space="preserve">Logic </w:t>
            </w:r>
            <w:r>
              <w:rPr>
                <w:rFonts w:hint="cs"/>
                <w:cs/>
              </w:rPr>
              <w:t>ดังนี้</w:t>
            </w:r>
          </w:p>
          <w:p w:rsidR="004361B4" w:rsidP="004361B4" w:rsidRDefault="004361B4" w14:paraId="46FCBFBE" w14:textId="7A94CA9D">
            <w:pPr>
              <w:rPr>
                <w:cs/>
              </w:rPr>
            </w:pPr>
            <w:r>
              <w:t xml:space="preserve">Format </w:t>
            </w:r>
            <w:r>
              <w:rPr>
                <w:rFonts w:hint="cs"/>
                <w:cs/>
              </w:rPr>
              <w:t xml:space="preserve">: </w:t>
            </w:r>
            <w:r>
              <w:t>WiFi {WiFiQuota}{WiFiQuotaUnit}</w:t>
            </w:r>
          </w:p>
          <w:p w:rsidR="004361B4" w:rsidP="004361B4" w:rsidRDefault="004361B4" w14:paraId="6F95AAB1" w14:textId="24D8EDEC">
            <w:r>
              <w:t>{WiFiSpeed} {WiFiThrottlingSpeed}</w:t>
            </w:r>
          </w:p>
          <w:p w:rsidR="004361B4" w:rsidP="004361B4" w:rsidRDefault="004361B4" w14:paraId="5BC23026" w14:textId="15D9EA49">
            <w:pPr>
              <w:pStyle w:val="ListParagraph"/>
              <w:numPr>
                <w:ilvl w:val="0"/>
                <w:numId w:val="85"/>
              </w:numPr>
              <w:spacing w:after="160" w:line="256" w:lineRule="auto"/>
            </w:pPr>
            <w:r>
              <w:t>{WiFiQuota}{WiFiQuotaUnit}</w:t>
            </w:r>
            <w:r>
              <w:rPr>
                <w:rFonts w:hint="cs"/>
                <w:cs/>
              </w:rPr>
              <w:t xml:space="preserve"> : ถ้า </w:t>
            </w:r>
            <w:r>
              <w:t>WiFiQuotaType</w:t>
            </w:r>
            <w:r>
              <w:rPr>
                <w:rFonts w:hint="cs"/>
                <w:cs/>
              </w:rPr>
              <w:t xml:space="preserve"> ที่เลือกมีค่า </w:t>
            </w:r>
            <w:r>
              <w:t xml:space="preserve">lov_val3 </w:t>
            </w:r>
            <w:r>
              <w:rPr>
                <w:rFonts w:hint="cs"/>
                <w:cs/>
              </w:rPr>
              <w:t>ไม่ได้ประกอบด้วย</w:t>
            </w:r>
            <w:r>
              <w:rPr>
                <w:rFonts w:cs="Angsana New"/>
                <w:cs/>
              </w:rPr>
              <w:t xml:space="preserve"> “</w:t>
            </w:r>
            <w:r>
              <w:t>Quota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/>
                <w:cs/>
              </w:rPr>
              <w:t xml:space="preserve"> ให้แทนที่ด้วยค่าว่าง ถ้าประกอบด้วย</w:t>
            </w:r>
            <w:r>
              <w:rPr>
                <w:rFonts w:cs="Angsana New"/>
                <w:cs/>
              </w:rPr>
              <w:t xml:space="preserve"> “</w:t>
            </w:r>
            <w:r>
              <w:t>Quota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/>
                <w:cs/>
              </w:rPr>
              <w:t xml:space="preserve"> ให้นำค่า </w:t>
            </w:r>
            <w:r>
              <w:t>WiFiQuota, WiFiQuotaUnit</w:t>
            </w:r>
            <w:r>
              <w:rPr>
                <w:rFonts w:hint="cs"/>
                <w:cs/>
              </w:rPr>
              <w:t xml:space="preserve"> มาต่อ </w:t>
            </w:r>
            <w:r>
              <w:t xml:space="preserve">String </w:t>
            </w:r>
            <w:r>
              <w:rPr>
                <w:rFonts w:hint="cs"/>
                <w:cs/>
              </w:rPr>
              <w:t xml:space="preserve">กัน เช่น </w:t>
            </w:r>
            <w:r>
              <w:t>10GB</w:t>
            </w:r>
          </w:p>
          <w:p w:rsidR="004361B4" w:rsidP="004361B4" w:rsidRDefault="004361B4" w14:paraId="43BE18B7" w14:textId="77777777">
            <w:pPr>
              <w:pStyle w:val="ListParagraph"/>
              <w:numPr>
                <w:ilvl w:val="0"/>
                <w:numId w:val="85"/>
              </w:numPr>
              <w:spacing w:after="160" w:line="256" w:lineRule="auto"/>
            </w:pPr>
            <w:r>
              <w:t xml:space="preserve">{WiFiSpeed} </w:t>
            </w:r>
            <w:r>
              <w:rPr>
                <w:rFonts w:hint="cs"/>
                <w:cs/>
              </w:rPr>
              <w:t>: ให้แทนด้วย “</w:t>
            </w:r>
            <w:r>
              <w:t xml:space="preserve">Speed </w:t>
            </w:r>
            <w:r>
              <w:rPr>
                <w:rFonts w:hint="cs"/>
                <w:cs/>
              </w:rPr>
              <w:t xml:space="preserve">” + </w:t>
            </w:r>
            <w:r>
              <w:t xml:space="preserve">{WiFiSpeed} </w:t>
            </w:r>
            <w:r>
              <w:rPr>
                <w:rFonts w:hint="cs"/>
                <w:cs/>
              </w:rPr>
              <w:t xml:space="preserve">เช่น </w:t>
            </w:r>
            <w:r>
              <w:t>Speed 650 Mbps</w:t>
            </w:r>
            <w:r>
              <w:rPr>
                <w:rFonts w:hint="cs"/>
                <w:cs/>
              </w:rPr>
              <w:t>/</w:t>
            </w:r>
            <w:r>
              <w:t>100 Mbps</w:t>
            </w:r>
          </w:p>
          <w:p w:rsidR="004361B4" w:rsidP="004361B4" w:rsidRDefault="004361B4" w14:paraId="6EC7086F" w14:textId="117E4A5D">
            <w:pPr>
              <w:pStyle w:val="ListParagraph"/>
              <w:numPr>
                <w:ilvl w:val="0"/>
                <w:numId w:val="85"/>
              </w:numPr>
              <w:spacing w:after="160" w:line="256" w:lineRule="auto"/>
            </w:pPr>
            <w:r>
              <w:t xml:space="preserve">{InternetThrottlingSpeed} </w:t>
            </w:r>
            <w:r>
              <w:rPr>
                <w:rFonts w:hint="cs"/>
                <w:cs/>
              </w:rPr>
              <w:t xml:space="preserve">: ถ้า </w:t>
            </w:r>
            <w:r>
              <w:t>WiFiQuotaType</w:t>
            </w:r>
            <w:r>
              <w:rPr>
                <w:rFonts w:hint="cs"/>
                <w:cs/>
              </w:rPr>
              <w:t xml:space="preserve"> ที่เลือกมีค่า </w:t>
            </w:r>
            <w:r>
              <w:t>lov_val3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>ไม่ได้ประกอบด้วย</w:t>
            </w:r>
            <w:r>
              <w:rPr>
                <w:rFonts w:cs="Angsana New"/>
                <w:cs/>
              </w:rPr>
              <w:t xml:space="preserve"> “</w:t>
            </w:r>
            <w:r>
              <w:t>ThrottlingSpeed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/>
                <w:cs/>
              </w:rPr>
              <w:t xml:space="preserve"> ให้แทนด้วยค่าว่าง แต่ถ้าประกอบด้วย</w:t>
            </w:r>
            <w:r>
              <w:rPr>
                <w:rFonts w:cs="Angsana New"/>
                <w:cs/>
              </w:rPr>
              <w:t xml:space="preserve"> “</w:t>
            </w:r>
            <w:r>
              <w:t>ThrottlingSpeed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/>
                <w:cs/>
              </w:rPr>
              <w:t xml:space="preserve"> ให้แทนด้วย “</w:t>
            </w:r>
            <w:r>
              <w:t xml:space="preserve">Throttling </w:t>
            </w:r>
            <w:r>
              <w:rPr>
                <w:rFonts w:hint="cs"/>
                <w:cs/>
              </w:rPr>
              <w:t xml:space="preserve">” + </w:t>
            </w:r>
            <w:r>
              <w:t xml:space="preserve">{WiFiThrottlingSpeed} </w:t>
            </w:r>
            <w:r>
              <w:rPr>
                <w:rFonts w:hint="cs"/>
                <w:cs/>
              </w:rPr>
              <w:t xml:space="preserve">เช่น </w:t>
            </w:r>
            <w:r>
              <w:t>Throttling 10 Mpbs</w:t>
            </w:r>
            <w:r>
              <w:rPr>
                <w:rFonts w:hint="cs"/>
                <w:cs/>
              </w:rPr>
              <w:t>/</w:t>
            </w:r>
            <w:r>
              <w:t>1 Mbps</w:t>
            </w:r>
          </w:p>
          <w:p w:rsidRPr="00AB2A3C" w:rsidR="004361B4" w:rsidP="004361B4" w:rsidRDefault="004361B4" w14:paraId="55DD65B2" w14:textId="5173A54D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หมายเหตุ : ช่องว่างระหว่างตัวแปรควรจะมีแค่ </w:t>
            </w:r>
            <w:r>
              <w:t xml:space="preserve">1 </w:t>
            </w:r>
            <w:r>
              <w:rPr>
                <w:rFonts w:hint="cs"/>
                <w:cs/>
              </w:rPr>
              <w:t>ช่องว่าง (</w:t>
            </w:r>
            <w:r>
              <w:t>Space</w:t>
            </w:r>
            <w:r>
              <w:rPr>
                <w:rFonts w:hint="cs"/>
                <w:cs/>
              </w:rPr>
              <w:t>) เท่านั้น</w:t>
            </w:r>
          </w:p>
        </w:tc>
      </w:tr>
      <w:tr w:rsidRPr="008979A8" w:rsidR="004361B4" w:rsidTr="00D72B7C" w14:paraId="56938284" w14:textId="77777777">
        <w:tc>
          <w:tcPr>
            <w:tcW w:w="847" w:type="pct"/>
          </w:tcPr>
          <w:p w:rsidR="004361B4" w:rsidP="004361B4" w:rsidRDefault="004361B4" w14:paraId="1165EEC9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techGenerateName</w:t>
            </w:r>
          </w:p>
        </w:tc>
        <w:tc>
          <w:tcPr>
            <w:tcW w:w="911" w:type="pct"/>
          </w:tcPr>
          <w:p w:rsidR="004361B4" w:rsidP="004361B4" w:rsidRDefault="004361B4" w14:paraId="0E86584F" w14:textId="77777777">
            <w:pPr>
              <w:rPr>
                <w:rFonts w:cs="CordiaUPC"/>
              </w:rPr>
            </w:pPr>
          </w:p>
        </w:tc>
        <w:tc>
          <w:tcPr>
            <w:tcW w:w="3242" w:type="pct"/>
          </w:tcPr>
          <w:p w:rsidR="004361B4" w:rsidP="004361B4" w:rsidRDefault="004361B4" w14:paraId="52F68685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Invisible</w:t>
            </w:r>
          </w:p>
        </w:tc>
      </w:tr>
      <w:tr w:rsidRPr="008979A8" w:rsidR="004361B4" w:rsidTr="00D72B7C" w14:paraId="4C4BAB61" w14:textId="77777777">
        <w:tc>
          <w:tcPr>
            <w:tcW w:w="847" w:type="pct"/>
          </w:tcPr>
          <w:p w:rsidR="004361B4" w:rsidP="004361B4" w:rsidRDefault="004361B4" w14:paraId="7402F8DD" w14:textId="7BEC6E05">
            <w:pPr>
              <w:rPr>
                <w:rFonts w:cs="CordiaUPC"/>
              </w:rPr>
            </w:pPr>
            <w:r>
              <w:t>wifiUsageType</w:t>
            </w:r>
          </w:p>
        </w:tc>
        <w:tc>
          <w:tcPr>
            <w:tcW w:w="911" w:type="pct"/>
          </w:tcPr>
          <w:p w:rsidRPr="008979A8" w:rsidR="004361B4" w:rsidP="004361B4" w:rsidRDefault="004361B4" w14:paraId="31121A3E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Drop down list</w:t>
            </w:r>
          </w:p>
        </w:tc>
        <w:tc>
          <w:tcPr>
            <w:tcW w:w="3242" w:type="pct"/>
          </w:tcPr>
          <w:p w:rsidR="004361B4" w:rsidP="004361B4" w:rsidRDefault="004361B4" w14:paraId="1E857BFD" w14:textId="3C7755B8">
            <w:pPr>
              <w:rPr>
                <w:rFonts w:cs="CordiaUPC"/>
                <w:color w:val="FF0000"/>
              </w:rPr>
            </w:pPr>
            <w:r>
              <w:rPr>
                <w:rFonts w:cs="CordiaUPC"/>
              </w:rP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9E4907">
              <w:rPr>
                <w:rFonts w:cs="Angsana New"/>
                <w:color w:val="FF0000"/>
                <w:cs/>
              </w:rPr>
              <w:t>*</w:t>
            </w:r>
            <w:r>
              <w:rPr>
                <w:rFonts w:cs="CordiaUPC"/>
                <w:color w:val="FF0000"/>
              </w:rPr>
              <w:t>WiFi Usage Type</w:t>
            </w:r>
          </w:p>
          <w:p w:rsidR="004361B4" w:rsidP="004361B4" w:rsidRDefault="004361B4" w14:paraId="7E9E7D9A" w14:textId="36EF904C">
            <w:pPr>
              <w:rPr>
                <w:rFonts w:cs="CordiaUPC"/>
              </w:rPr>
            </w:pPr>
            <w:r w:rsidRPr="00AE3523">
              <w:rPr>
                <w:rFonts w:cs="CordiaUPC"/>
              </w:rPr>
              <w:t xml:space="preserve">List of Value </w:t>
            </w:r>
            <w:r w:rsidRPr="00AE3523">
              <w:rPr>
                <w:rFonts w:cs="Angsana New"/>
                <w:cs/>
              </w:rPr>
              <w:t xml:space="preserve">: </w:t>
            </w:r>
            <w:r w:rsidRPr="00AE3523">
              <w:rPr>
                <w:rFonts w:cs="CordiaUPC"/>
              </w:rPr>
              <w:t xml:space="preserve">List of Value </w:t>
            </w:r>
            <w:r w:rsidRPr="00AE3523"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‘</w:t>
            </w:r>
            <w:r>
              <w:rPr>
                <w:rFonts w:cs="CordiaUPC"/>
              </w:rPr>
              <w:t>Internet Usage Type</w:t>
            </w:r>
            <w:r>
              <w:rPr>
                <w:rFonts w:cs="Angsana New"/>
                <w:cs/>
              </w:rPr>
              <w:t>’</w:t>
            </w:r>
          </w:p>
          <w:p w:rsidRPr="008979A8" w:rsidR="004361B4" w:rsidP="004361B4" w:rsidRDefault="004361B4" w14:paraId="01F26CFC" w14:textId="1996616F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Default Value </w:t>
            </w:r>
            <w:r>
              <w:rPr>
                <w:rFonts w:cs="Angsana New"/>
                <w:cs/>
              </w:rPr>
              <w:t>: “</w:t>
            </w:r>
            <w:r>
              <w:rPr>
                <w:rFonts w:cs="CordiaUPC"/>
              </w:rPr>
              <w:t>Volume</w:t>
            </w:r>
            <w:r>
              <w:rPr>
                <w:rFonts w:cs="Angsana New"/>
                <w:cs/>
              </w:rPr>
              <w:t>-</w:t>
            </w:r>
            <w:r>
              <w:rPr>
                <w:rFonts w:cs="CordiaUPC"/>
              </w:rPr>
              <w:t>based</w:t>
            </w:r>
            <w:r>
              <w:rPr>
                <w:rFonts w:cs="Angsana New"/>
                <w:cs/>
              </w:rPr>
              <w:t>”</w:t>
            </w:r>
          </w:p>
        </w:tc>
      </w:tr>
      <w:tr w:rsidRPr="008979A8" w:rsidR="004361B4" w:rsidTr="00D72B7C" w14:paraId="6625D277" w14:textId="77777777">
        <w:tc>
          <w:tcPr>
            <w:tcW w:w="847" w:type="pct"/>
          </w:tcPr>
          <w:p w:rsidR="004361B4" w:rsidP="004361B4" w:rsidRDefault="004361B4" w14:paraId="7F27FA55" w14:textId="27826EBC">
            <w:r>
              <w:t>wifiQuotaType</w:t>
            </w:r>
          </w:p>
        </w:tc>
        <w:tc>
          <w:tcPr>
            <w:tcW w:w="911" w:type="pct"/>
          </w:tcPr>
          <w:p w:rsidR="004361B4" w:rsidP="004361B4" w:rsidRDefault="004361B4" w14:paraId="3BBB9500" w14:textId="3138AA77">
            <w:pPr>
              <w:rPr>
                <w:rFonts w:cs="CordiaUPC"/>
              </w:rPr>
            </w:pPr>
            <w:r>
              <w:rPr>
                <w:rFonts w:cs="CordiaUPC"/>
              </w:rPr>
              <w:t>Drop down list</w:t>
            </w:r>
          </w:p>
        </w:tc>
        <w:tc>
          <w:tcPr>
            <w:tcW w:w="3242" w:type="pct"/>
          </w:tcPr>
          <w:p w:rsidR="004361B4" w:rsidP="004361B4" w:rsidRDefault="004361B4" w14:paraId="65F0563E" w14:textId="6FFC0C7B">
            <w:pPr>
              <w:rPr>
                <w:color w:val="FF0000"/>
              </w:rPr>
            </w:pPr>
            <w:r>
              <w:t xml:space="preserve">Label </w:t>
            </w:r>
            <w:r>
              <w:rPr>
                <w:cs/>
              </w:rPr>
              <w:t xml:space="preserve">: </w:t>
            </w:r>
            <w:r w:rsidRPr="00FC0493">
              <w:rPr>
                <w:color w:val="FF0000"/>
                <w:cs/>
              </w:rPr>
              <w:t>*</w:t>
            </w:r>
            <w:r>
              <w:rPr>
                <w:color w:val="FF0000"/>
              </w:rPr>
              <w:t>WiFi</w:t>
            </w:r>
            <w:r w:rsidRPr="00B24327">
              <w:rPr>
                <w:color w:val="FF0000"/>
                <w:cs/>
              </w:rPr>
              <w:t xml:space="preserve"> </w:t>
            </w:r>
            <w:r>
              <w:rPr>
                <w:color w:val="FF0000"/>
              </w:rPr>
              <w:t>Quota Type</w:t>
            </w:r>
          </w:p>
          <w:p w:rsidR="004361B4" w:rsidP="004361B4" w:rsidRDefault="004361B4" w14:paraId="7D5A9EFB" w14:textId="18920C74">
            <w:pPr>
              <w:rPr>
                <w:color w:val="FF0000"/>
              </w:rPr>
            </w:pPr>
            <w:r>
              <w:rPr>
                <w:rFonts w:cs="CordiaUPC"/>
              </w:rPr>
              <w:t xml:space="preserve">Default Value </w:t>
            </w:r>
            <w:r>
              <w:rPr>
                <w:rFonts w:cs="Angsana New"/>
                <w:cs/>
              </w:rPr>
              <w:t>: “</w:t>
            </w:r>
            <w:r>
              <w:rPr>
                <w:rFonts w:cs="CordiaUPC"/>
              </w:rPr>
              <w:t xml:space="preserve">Unlimited Data </w:t>
            </w:r>
            <w:r>
              <w:rPr>
                <w:rFonts w:cs="Angsana New"/>
                <w:cs/>
              </w:rPr>
              <w:t>(</w:t>
            </w:r>
            <w:r>
              <w:rPr>
                <w:rFonts w:cs="CordiaUPC"/>
              </w:rPr>
              <w:t>Fixed Speed</w:t>
            </w:r>
            <w:r>
              <w:rPr>
                <w:rFonts w:cs="Angsana New"/>
                <w:cs/>
              </w:rPr>
              <w:t>)”</w:t>
            </w:r>
          </w:p>
          <w:p w:rsidR="004361B4" w:rsidP="004361B4" w:rsidRDefault="004361B4" w14:paraId="6B4C7725" w14:textId="12672F89">
            <w:pPr>
              <w:rPr>
                <w:rFonts w:cs="CordiaUPC"/>
              </w:rPr>
            </w:pPr>
            <w:r w:rsidRPr="00AE3523">
              <w:rPr>
                <w:rFonts w:cs="CordiaUPC"/>
              </w:rPr>
              <w:t xml:space="preserve">List of Value </w:t>
            </w:r>
            <w:r w:rsidRPr="00AE3523"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‘</w:t>
            </w:r>
            <w:r>
              <w:rPr>
                <w:rFonts w:cs="CordiaUPC"/>
              </w:rPr>
              <w:t>WiFi Quota Type</w:t>
            </w:r>
            <w:r>
              <w:rPr>
                <w:rFonts w:cs="Angsana New"/>
                <w:cs/>
              </w:rPr>
              <w:t>’</w:t>
            </w:r>
          </w:p>
          <w:p w:rsidR="004361B4" w:rsidP="004361B4" w:rsidRDefault="004361B4" w14:paraId="1953585D" w14:textId="6F83BE8D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เมื่อเลือก </w:t>
            </w:r>
            <w:r>
              <w:t>wifiQuotaType</w:t>
            </w:r>
          </w:p>
          <w:p w:rsidR="004361B4" w:rsidP="004361B4" w:rsidRDefault="004361B4" w14:paraId="0CBD32F9" w14:textId="33C846A1">
            <w:pPr>
              <w:pStyle w:val="ListParagraph"/>
              <w:numPr>
                <w:ilvl w:val="0"/>
                <w:numId w:val="76"/>
              </w:numPr>
              <w:rPr>
                <w:rFonts w:cs="CordiaUPC"/>
              </w:rPr>
            </w:pPr>
            <w:r>
              <w:rPr>
                <w:rFonts w:ascii="Angsana New" w:hAnsi="Angsana New" w:cs="Angsana New"/>
              </w:rPr>
              <w:t>lov_val3</w:t>
            </w:r>
            <w:r>
              <w:rPr>
                <w:rFonts w:hint="cs" w:ascii="Angsana New" w:hAnsi="Angsana New" w:cs="Angsana New"/>
                <w:cs/>
              </w:rPr>
              <w:t>มีค่า</w:t>
            </w:r>
            <w:r>
              <w:rPr>
                <w:rFonts w:hint="cs"/>
                <w:cs/>
              </w:rPr>
              <w:t xml:space="preserve">ประกอบด้วย </w:t>
            </w:r>
            <w:r>
              <w:rPr>
                <w:rFonts w:cs="Angsana New"/>
                <w:cs/>
              </w:rPr>
              <w:t>“</w:t>
            </w:r>
            <w:r>
              <w:t>Quota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ให้ </w:t>
            </w:r>
            <w:r>
              <w:rPr>
                <w:rFonts w:cs="CordiaUPC"/>
              </w:rPr>
              <w:t>Visible</w:t>
            </w:r>
          </w:p>
          <w:p w:rsidR="004361B4" w:rsidP="004361B4" w:rsidRDefault="004361B4" w14:paraId="079C8605" w14:textId="6CDEB44F">
            <w:pPr>
              <w:pStyle w:val="ListParagraph"/>
              <w:numPr>
                <w:ilvl w:val="1"/>
                <w:numId w:val="76"/>
              </w:numPr>
              <w:rPr>
                <w:rFonts w:cs="CordiaUPC"/>
              </w:rPr>
            </w:pPr>
            <w:r>
              <w:t>wifiQuota</w:t>
            </w:r>
          </w:p>
          <w:p w:rsidRPr="00D72B7C" w:rsidR="004361B4" w:rsidP="004361B4" w:rsidRDefault="004361B4" w14:paraId="36B8307D" w14:textId="6BC04DED">
            <w:pPr>
              <w:pStyle w:val="ListParagraph"/>
              <w:numPr>
                <w:ilvl w:val="1"/>
                <w:numId w:val="76"/>
              </w:numPr>
              <w:rPr>
                <w:rFonts w:cs="CordiaUPC"/>
              </w:rPr>
            </w:pPr>
            <w:r>
              <w:t>wifiQuotaUnit</w:t>
            </w:r>
          </w:p>
          <w:p w:rsidR="004361B4" w:rsidP="004361B4" w:rsidRDefault="004361B4" w14:paraId="2D71AE4B" w14:textId="4A507C4B">
            <w:pPr>
              <w:pStyle w:val="ListParagraph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ถ้าไม่ใช่ให้ทำการ </w:t>
            </w:r>
            <w:r>
              <w:rPr>
                <w:rFonts w:cs="CordiaUPC"/>
              </w:rPr>
              <w:t xml:space="preserve">Invisible </w:t>
            </w:r>
            <w:r>
              <w:rPr>
                <w:rFonts w:hint="cs" w:cs="Angsana New"/>
                <w:cs/>
              </w:rPr>
              <w:t>และเคลียร์ค่า</w:t>
            </w:r>
          </w:p>
          <w:p w:rsidRPr="00D72B7C" w:rsidR="004361B4" w:rsidP="004361B4" w:rsidRDefault="004361B4" w14:paraId="31A7CCDE" w14:textId="0E6C54FC">
            <w:pPr>
              <w:pStyle w:val="ListParagraph"/>
              <w:numPr>
                <w:ilvl w:val="0"/>
                <w:numId w:val="76"/>
              </w:numPr>
              <w:rPr>
                <w:rFonts w:cs="CordiaUPC"/>
              </w:rPr>
            </w:pPr>
            <w:r>
              <w:rPr>
                <w:rFonts w:ascii="Angsana New" w:hAnsi="Angsana New" w:cs="Angsana New"/>
              </w:rPr>
              <w:t>lov_val3</w:t>
            </w:r>
            <w:r>
              <w:rPr>
                <w:rFonts w:hint="cs" w:ascii="Angsana New" w:hAnsi="Angsana New" w:cs="Angsana New"/>
                <w:cs/>
              </w:rPr>
              <w:t>มีค่า</w:t>
            </w:r>
            <w:r>
              <w:rPr>
                <w:rFonts w:hint="cs"/>
                <w:cs/>
              </w:rPr>
              <w:t xml:space="preserve">ประกอบด้วย </w:t>
            </w:r>
            <w:r>
              <w:rPr>
                <w:rFonts w:cs="Angsana New"/>
                <w:cs/>
              </w:rPr>
              <w:t>“</w:t>
            </w:r>
            <w:r>
              <w:t>ThrottlingSpeed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 w:cs="Angsana New"/>
                <w:cs/>
              </w:rPr>
              <w:t xml:space="preserve">ให้ </w:t>
            </w:r>
            <w:r>
              <w:rPr>
                <w:rFonts w:cs="CordiaUPC"/>
              </w:rPr>
              <w:t xml:space="preserve">Visible </w:t>
            </w:r>
          </w:p>
          <w:p w:rsidRPr="00D72B7C" w:rsidR="004361B4" w:rsidP="004361B4" w:rsidRDefault="004361B4" w14:paraId="0278F1CF" w14:textId="2ECEDB75">
            <w:pPr>
              <w:pStyle w:val="ListParagraph"/>
              <w:numPr>
                <w:ilvl w:val="1"/>
                <w:numId w:val="76"/>
              </w:numPr>
              <w:rPr>
                <w:rFonts w:cs="CordiaUPC"/>
              </w:rPr>
            </w:pPr>
            <w:r>
              <w:t>wifiThrottlingSpeed</w:t>
            </w:r>
            <w:r>
              <w:rPr>
                <w:rFonts w:cs="Angsana New"/>
                <w:cs/>
              </w:rPr>
              <w:t xml:space="preserve"> </w:t>
            </w:r>
          </w:p>
          <w:p w:rsidR="004361B4" w:rsidP="004361B4" w:rsidRDefault="004361B4" w14:paraId="2650003C" w14:textId="13D2141F">
            <w:pPr>
              <w:ind w:left="752"/>
              <w:rPr>
                <w:rFonts w:cs="CordiaUPC"/>
              </w:rPr>
            </w:pPr>
            <w:r w:rsidRPr="00D72B7C">
              <w:rPr>
                <w:rFonts w:hint="cs" w:cs="Angsana New"/>
                <w:cs/>
              </w:rPr>
              <w:t xml:space="preserve">ถ้าไม่ใช่ให้ทำการ </w:t>
            </w:r>
            <w:r w:rsidRPr="00D72B7C">
              <w:rPr>
                <w:rFonts w:cs="CordiaUPC"/>
              </w:rPr>
              <w:t xml:space="preserve">Invisible </w:t>
            </w:r>
            <w:r w:rsidRPr="00D72B7C">
              <w:rPr>
                <w:rFonts w:hint="cs" w:cs="Angsana New"/>
                <w:cs/>
              </w:rPr>
              <w:t>และเคลียร์ค่า</w:t>
            </w:r>
          </w:p>
        </w:tc>
      </w:tr>
      <w:tr w:rsidRPr="008979A8" w:rsidR="004361B4" w:rsidTr="00D72B7C" w14:paraId="3D69F9E3" w14:textId="77777777">
        <w:tc>
          <w:tcPr>
            <w:tcW w:w="847" w:type="pct"/>
          </w:tcPr>
          <w:p w:rsidR="004361B4" w:rsidP="004361B4" w:rsidRDefault="004361B4" w14:paraId="28FA425D" w14:textId="585665B2">
            <w:r>
              <w:t>wifiQuota</w:t>
            </w:r>
          </w:p>
        </w:tc>
        <w:tc>
          <w:tcPr>
            <w:tcW w:w="911" w:type="pct"/>
          </w:tcPr>
          <w:p w:rsidR="004361B4" w:rsidP="004361B4" w:rsidRDefault="004361B4" w14:paraId="23D0BC82" w14:textId="6A9BCFF0">
            <w:pPr>
              <w:rPr>
                <w:rFonts w:cs="CordiaUPC"/>
              </w:rPr>
            </w:pPr>
            <w:r>
              <w:rPr>
                <w:rFonts w:cs="CordiaUPC"/>
              </w:rPr>
              <w:t>Text Box</w:t>
            </w:r>
          </w:p>
        </w:tc>
        <w:tc>
          <w:tcPr>
            <w:tcW w:w="3242" w:type="pct"/>
          </w:tcPr>
          <w:p w:rsidR="004361B4" w:rsidP="004361B4" w:rsidRDefault="004361B4" w14:paraId="7EBC6A44" w14:textId="032B1DAA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B24327">
              <w:rPr>
                <w:rFonts w:cs="Angsana New"/>
                <w:color w:val="FF0000"/>
                <w:cs/>
              </w:rPr>
              <w:t>*</w:t>
            </w:r>
            <w:r>
              <w:rPr>
                <w:rFonts w:cs="CordiaUPC"/>
                <w:color w:val="FF0000"/>
              </w:rPr>
              <w:t>WiFi</w:t>
            </w:r>
            <w:r w:rsidRPr="00B24327">
              <w:rPr>
                <w:rFonts w:cs="CordiaUPC"/>
                <w:color w:val="FF0000"/>
              </w:rPr>
              <w:t xml:space="preserve"> Qu</w:t>
            </w:r>
            <w:r>
              <w:rPr>
                <w:rFonts w:cs="CordiaUPC"/>
                <w:color w:val="FF0000"/>
              </w:rPr>
              <w:t>o</w:t>
            </w:r>
            <w:r w:rsidRPr="00B24327">
              <w:rPr>
                <w:rFonts w:cs="CordiaUPC"/>
                <w:color w:val="FF0000"/>
              </w:rPr>
              <w:t xml:space="preserve">ta </w:t>
            </w:r>
            <w:r>
              <w:rPr>
                <w:rFonts w:cs="Angsana New"/>
                <w:color w:val="FF0000"/>
                <w:cs/>
              </w:rPr>
              <w:t xml:space="preserve">: </w:t>
            </w:r>
            <w:r w:rsidRPr="00444D94">
              <w:rPr>
                <w:rFonts w:cs="Angsana New"/>
                <w:cs/>
              </w:rPr>
              <w:t>…</w:t>
            </w:r>
            <w:r>
              <w:rPr>
                <w:rFonts w:cs="CordiaUPC"/>
              </w:rPr>
              <w:t>Value</w:t>
            </w:r>
            <w:r w:rsidRPr="00444D94">
              <w:rPr>
                <w:rFonts w:cs="Angsana New"/>
                <w:cs/>
              </w:rPr>
              <w:t>…  …</w:t>
            </w:r>
            <w:r>
              <w:rPr>
                <w:rFonts w:cs="CordiaUPC"/>
              </w:rPr>
              <w:t>Unit</w:t>
            </w:r>
            <w:r w:rsidRPr="00444D94">
              <w:rPr>
                <w:rFonts w:cs="Angsana New"/>
                <w:cs/>
              </w:rPr>
              <w:t>…</w:t>
            </w:r>
          </w:p>
          <w:p w:rsidR="004361B4" w:rsidP="004361B4" w:rsidRDefault="004361B4" w14:paraId="19DC8F16" w14:textId="1D459E61">
            <w:pPr>
              <w:rPr>
                <w:rFonts w:cs="CordiaUPC"/>
              </w:rPr>
            </w:pPr>
            <w:r>
              <w:rPr>
                <w:rFonts w:hint="cs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ใส่ได้เฉพาะตัวเลขและจุดทศนิยมเท่านั้น</w:t>
            </w:r>
          </w:p>
        </w:tc>
      </w:tr>
      <w:tr w:rsidRPr="008979A8" w:rsidR="004361B4" w:rsidTr="00D72B7C" w14:paraId="1083F8A4" w14:textId="77777777">
        <w:tc>
          <w:tcPr>
            <w:tcW w:w="847" w:type="pct"/>
          </w:tcPr>
          <w:p w:rsidR="004361B4" w:rsidP="004361B4" w:rsidRDefault="004361B4" w14:paraId="3F94D433" w14:textId="31656458">
            <w:r>
              <w:t>wifiQuotaUnit</w:t>
            </w:r>
          </w:p>
        </w:tc>
        <w:tc>
          <w:tcPr>
            <w:tcW w:w="911" w:type="pct"/>
          </w:tcPr>
          <w:p w:rsidR="004361B4" w:rsidP="004361B4" w:rsidRDefault="004361B4" w14:paraId="4B9D6DD6" w14:textId="2BD32ED1">
            <w:pPr>
              <w:rPr>
                <w:rFonts w:cs="CordiaUPC"/>
              </w:rPr>
            </w:pPr>
            <w:r>
              <w:rPr>
                <w:rFonts w:cs="CordiaUPC"/>
              </w:rPr>
              <w:t>Drop Down List</w:t>
            </w:r>
          </w:p>
        </w:tc>
        <w:tc>
          <w:tcPr>
            <w:tcW w:w="3242" w:type="pct"/>
          </w:tcPr>
          <w:p w:rsidR="004361B4" w:rsidP="004361B4" w:rsidRDefault="004361B4" w14:paraId="12D9A377" w14:textId="322E2668">
            <w:pPr>
              <w:pStyle w:val="BodyTextTable"/>
              <w:rPr>
                <w:rFonts w:ascii="CordiaUPC" w:hAnsi="CordiaUPC" w:cs="CordiaUPC" w:eastAsiaTheme="minorHAnsi"/>
                <w:sz w:val="28"/>
                <w:szCs w:val="28"/>
                <w:lang w:bidi="th-TH"/>
              </w:rPr>
            </w:pPr>
            <w:r>
              <w:rPr>
                <w:rFonts w:hint="cs" w:ascii="CordiaUPC" w:hAnsi="CordiaUPC" w:cs="Angsana New" w:eastAsiaTheme="minorHAnsi"/>
                <w:sz w:val="28"/>
                <w:szCs w:val="28"/>
                <w:cs/>
                <w:lang w:bidi="th-TH"/>
              </w:rPr>
              <w:t xml:space="preserve">อยู่บรรทัดเดียวกันกับ </w:t>
            </w:r>
            <w:r>
              <w:rPr>
                <w:rFonts w:ascii="CordiaUPC" w:hAnsi="CordiaUPC" w:cs="CordiaUPC" w:eastAsiaTheme="minorHAnsi"/>
                <w:sz w:val="28"/>
                <w:szCs w:val="28"/>
                <w:lang w:bidi="th-TH"/>
              </w:rPr>
              <w:t>WiFi</w:t>
            </w:r>
            <w:r>
              <w:rPr>
                <w:rFonts w:ascii="CordiaUPC" w:hAnsi="CordiaUPC" w:cs="Angsana New" w:eastAsiaTheme="minorHAnsi"/>
                <w:sz w:val="28"/>
                <w:szCs w:val="28"/>
                <w:cs/>
                <w:lang w:bidi="th-TH"/>
              </w:rPr>
              <w:t xml:space="preserve"> </w:t>
            </w:r>
            <w:r w:rsidRPr="00113FCA">
              <w:rPr>
                <w:rFonts w:ascii="CordiaUPC" w:hAnsi="CordiaUPC" w:cs="CordiaUPC" w:eastAsiaTheme="minorHAnsi"/>
                <w:sz w:val="28"/>
                <w:szCs w:val="28"/>
                <w:lang w:bidi="th-TH"/>
              </w:rPr>
              <w:t>Quota</w:t>
            </w:r>
          </w:p>
          <w:p w:rsidR="004361B4" w:rsidP="004361B4" w:rsidRDefault="004361B4" w14:paraId="718B8541" w14:textId="6C49D45D">
            <w:pPr>
              <w:rPr>
                <w:rFonts w:cs="CordiaUPC"/>
              </w:rPr>
            </w:pPr>
            <w:r w:rsidRPr="00AE3523">
              <w:rPr>
                <w:rFonts w:cs="CordiaUPC"/>
              </w:rPr>
              <w:t xml:space="preserve">List of Value </w:t>
            </w:r>
            <w:r w:rsidRPr="00AE3523"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‘</w:t>
            </w:r>
            <w:r>
              <w:rPr>
                <w:rFonts w:cs="CordiaUPC"/>
              </w:rPr>
              <w:t>Internet Quota Unit</w:t>
            </w:r>
            <w:r>
              <w:rPr>
                <w:rFonts w:cs="Angsana New"/>
                <w:cs/>
              </w:rPr>
              <w:t xml:space="preserve">’ </w:t>
            </w:r>
            <w:r>
              <w:rPr>
                <w:rFonts w:hint="cs" w:cs="Angsana New"/>
                <w:cs/>
              </w:rPr>
              <w:t xml:space="preserve">และ </w:t>
            </w:r>
            <w:r>
              <w:rPr>
                <w:rFonts w:cs="CordiaUPC"/>
              </w:rPr>
              <w:t xml:space="preserve">lov_type </w:t>
            </w:r>
            <w:r>
              <w:rPr>
                <w:rFonts w:cs="Angsana New"/>
                <w:cs/>
              </w:rPr>
              <w:t xml:space="preserve">= </w:t>
            </w:r>
            <w:r>
              <w:t>wifiUsageType</w:t>
            </w:r>
          </w:p>
        </w:tc>
      </w:tr>
      <w:tr w:rsidRPr="008979A8" w:rsidR="004361B4" w:rsidTr="00D72B7C" w14:paraId="4B1AF818" w14:textId="77777777">
        <w:tc>
          <w:tcPr>
            <w:tcW w:w="847" w:type="pct"/>
          </w:tcPr>
          <w:p w:rsidR="004361B4" w:rsidP="004361B4" w:rsidRDefault="004361B4" w14:paraId="15F38381" w14:textId="621CB1D0">
            <w:r>
              <w:t>wifiSpeed</w:t>
            </w:r>
          </w:p>
        </w:tc>
        <w:tc>
          <w:tcPr>
            <w:tcW w:w="911" w:type="pct"/>
          </w:tcPr>
          <w:p w:rsidR="004361B4" w:rsidP="004361B4" w:rsidRDefault="004361B4" w14:paraId="3A08A9AE" w14:textId="3F5CC7D6">
            <w:pPr>
              <w:rPr>
                <w:rFonts w:cs="CordiaUPC"/>
              </w:rPr>
            </w:pPr>
            <w:r>
              <w:rPr>
                <w:rFonts w:cs="CordiaUPC"/>
              </w:rPr>
              <w:t>Drop Down List</w:t>
            </w:r>
          </w:p>
        </w:tc>
        <w:tc>
          <w:tcPr>
            <w:tcW w:w="3242" w:type="pct"/>
          </w:tcPr>
          <w:p w:rsidR="004361B4" w:rsidP="004361B4" w:rsidRDefault="004361B4" w14:paraId="2DAC35A0" w14:textId="3AC3EF0A">
            <w:pPr>
              <w:pStyle w:val="BodyTextTable"/>
              <w:rPr>
                <w:rFonts w:ascii="CordiaUPC" w:hAnsi="CordiaUPC" w:cs="CordiaUPC" w:eastAsiaTheme="minorHAnsi"/>
                <w:color w:val="FF0000"/>
                <w:sz w:val="28"/>
                <w:szCs w:val="28"/>
                <w:lang w:bidi="th-TH"/>
              </w:rPr>
            </w:pPr>
            <w:r>
              <w:rPr>
                <w:rFonts w:ascii="CordiaUPC" w:hAnsi="CordiaUPC" w:cs="CordiaUPC" w:eastAsiaTheme="minorHAnsi"/>
                <w:sz w:val="28"/>
                <w:szCs w:val="28"/>
                <w:lang w:bidi="th-TH"/>
              </w:rPr>
              <w:t xml:space="preserve">Label </w:t>
            </w:r>
            <w:r>
              <w:rPr>
                <w:rFonts w:ascii="CordiaUPC" w:hAnsi="CordiaUPC" w:cs="Angsana New" w:eastAsiaTheme="minorHAnsi"/>
                <w:sz w:val="28"/>
                <w:szCs w:val="28"/>
                <w:cs/>
                <w:lang w:bidi="th-TH"/>
              </w:rPr>
              <w:t xml:space="preserve">: </w:t>
            </w:r>
            <w:r w:rsidRPr="00493B00">
              <w:rPr>
                <w:rFonts w:ascii="CordiaUPC" w:hAnsi="CordiaUPC" w:cs="Angsana New" w:eastAsiaTheme="minorHAnsi"/>
                <w:color w:val="FF0000"/>
                <w:sz w:val="28"/>
                <w:szCs w:val="28"/>
                <w:cs/>
                <w:lang w:bidi="th-TH"/>
              </w:rPr>
              <w:t>*</w:t>
            </w:r>
            <w:r>
              <w:rPr>
                <w:rFonts w:ascii="CordiaUPC" w:hAnsi="CordiaUPC" w:cs="CordiaUPC" w:eastAsiaTheme="minorHAnsi"/>
                <w:color w:val="FF0000"/>
                <w:sz w:val="28"/>
                <w:szCs w:val="28"/>
                <w:lang w:bidi="th-TH"/>
              </w:rPr>
              <w:t>WiFi</w:t>
            </w:r>
            <w:r w:rsidRPr="00493B00">
              <w:rPr>
                <w:rFonts w:ascii="CordiaUPC" w:hAnsi="CordiaUPC" w:cs="CordiaUPC" w:eastAsiaTheme="minorHAnsi"/>
                <w:color w:val="FF0000"/>
                <w:sz w:val="28"/>
                <w:szCs w:val="28"/>
                <w:lang w:bidi="th-TH"/>
              </w:rPr>
              <w:t xml:space="preserve"> Speed</w:t>
            </w:r>
          </w:p>
          <w:p w:rsidR="004361B4" w:rsidP="004361B4" w:rsidRDefault="004361B4" w14:paraId="42921530" w14:textId="1FD264E0">
            <w:pPr>
              <w:rPr>
                <w:rFonts w:cs="CordiaUPC"/>
              </w:rPr>
            </w:pPr>
            <w:r w:rsidRPr="00AE3523">
              <w:rPr>
                <w:rFonts w:cs="CordiaUPC"/>
              </w:rPr>
              <w:t xml:space="preserve">List of Value </w:t>
            </w:r>
            <w:r w:rsidRPr="00AE3523">
              <w:rPr>
                <w:rFonts w:cs="Angsana New"/>
                <w:cs/>
              </w:rPr>
              <w:t xml:space="preserve">: </w:t>
            </w:r>
            <w:r w:rsidRPr="00B4311D">
              <w:rPr>
                <w:rFonts w:cs="Angsana New"/>
                <w:cs/>
              </w:rPr>
              <w:t>ดึงข้อมูลจาก</w:t>
            </w:r>
            <w:r w:rsidRPr="00B4311D">
              <w:rPr>
                <w:rFonts w:cs="CordiaUPC"/>
              </w:rPr>
              <w:t xml:space="preserve">DB </w:t>
            </w:r>
            <w:r w:rsidRPr="00B4311D">
              <w:rPr>
                <w:rFonts w:cs="Angsana New"/>
                <w:cs/>
              </w:rPr>
              <w:t xml:space="preserve">ที่ </w:t>
            </w:r>
            <w:r w:rsidRPr="00B4311D">
              <w:rPr>
                <w:rFonts w:cs="CordiaUPC"/>
              </w:rPr>
              <w:t xml:space="preserve">Table </w:t>
            </w:r>
            <w:r>
              <w:rPr>
                <w:rFonts w:cs="CordiaUPC"/>
              </w:rPr>
              <w:t>MASS_WIFI_SPEED_CONFIG</w:t>
            </w:r>
          </w:p>
          <w:p w:rsidR="004361B4" w:rsidP="004361B4" w:rsidRDefault="004361B4" w14:paraId="79624C6D" w14:textId="7307341C">
            <w:pPr>
              <w:rPr>
                <w:rFonts w:cs="CordiaUPC"/>
              </w:rPr>
            </w:pPr>
            <w:r>
              <w:rPr>
                <w:rFonts w:hint="cs"/>
                <w:cs/>
              </w:rPr>
              <w:t xml:space="preserve">โดย </w:t>
            </w:r>
            <w:r>
              <w:t xml:space="preserve">download_convert_kbps </w:t>
            </w:r>
            <w:r w:rsidR="009F79E7">
              <w:t>&gt;</w:t>
            </w:r>
            <w:r w:rsidR="009F79E7">
              <w:rPr>
                <w:rFonts w:cs="Angsana New"/>
                <w:cs/>
              </w:rPr>
              <w:t>=</w:t>
            </w:r>
            <w:r>
              <w:t xml:space="preserve"> 1024</w:t>
            </w:r>
          </w:p>
        </w:tc>
      </w:tr>
      <w:tr w:rsidRPr="008979A8" w:rsidR="004361B4" w:rsidTr="00D72B7C" w14:paraId="152EB6BF" w14:textId="77777777">
        <w:tc>
          <w:tcPr>
            <w:tcW w:w="847" w:type="pct"/>
          </w:tcPr>
          <w:p w:rsidR="004361B4" w:rsidP="004361B4" w:rsidRDefault="004361B4" w14:paraId="1E27C2E5" w14:textId="51C9AED8">
            <w:r>
              <w:t>wifiThrottlingSpeed</w:t>
            </w:r>
          </w:p>
        </w:tc>
        <w:tc>
          <w:tcPr>
            <w:tcW w:w="911" w:type="pct"/>
          </w:tcPr>
          <w:p w:rsidR="004361B4" w:rsidP="004361B4" w:rsidRDefault="004361B4" w14:paraId="766C984A" w14:textId="290B2690">
            <w:pPr>
              <w:rPr>
                <w:rFonts w:cs="CordiaUPC"/>
              </w:rPr>
            </w:pPr>
            <w:r>
              <w:rPr>
                <w:rFonts w:cs="CordiaUPC"/>
              </w:rPr>
              <w:t>Drop Down List</w:t>
            </w:r>
          </w:p>
        </w:tc>
        <w:tc>
          <w:tcPr>
            <w:tcW w:w="3242" w:type="pct"/>
          </w:tcPr>
          <w:p w:rsidR="004361B4" w:rsidP="004361B4" w:rsidRDefault="004361B4" w14:paraId="06B104D5" w14:textId="2DDB9E2D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493B00">
              <w:rPr>
                <w:rFonts w:cs="Angsana New"/>
                <w:color w:val="FF0000"/>
                <w:cs/>
              </w:rPr>
              <w:t>*</w:t>
            </w:r>
            <w:r>
              <w:rPr>
                <w:rFonts w:cs="CordiaUPC"/>
                <w:color w:val="FF0000"/>
              </w:rPr>
              <w:t>WiFi Throttling</w:t>
            </w:r>
            <w:r w:rsidRPr="00493B00">
              <w:rPr>
                <w:rFonts w:cs="CordiaUPC"/>
                <w:color w:val="FF0000"/>
              </w:rPr>
              <w:t xml:space="preserve"> Speed</w:t>
            </w:r>
            <w:r w:rsidRPr="00AE3523">
              <w:rPr>
                <w:rFonts w:cs="Angsana New"/>
                <w:cs/>
              </w:rPr>
              <w:t xml:space="preserve"> </w:t>
            </w:r>
          </w:p>
          <w:p w:rsidR="004361B4" w:rsidP="004361B4" w:rsidRDefault="004361B4" w14:paraId="42AE97DB" w14:textId="77777777">
            <w:pPr>
              <w:rPr>
                <w:rFonts w:cs="CordiaUPC"/>
              </w:rPr>
            </w:pPr>
            <w:r w:rsidRPr="00AE3523">
              <w:rPr>
                <w:rFonts w:cs="CordiaUPC"/>
              </w:rPr>
              <w:t xml:space="preserve">List of Value </w:t>
            </w:r>
            <w:r w:rsidRPr="00AE3523">
              <w:rPr>
                <w:rFonts w:cs="Angsana New"/>
                <w:cs/>
              </w:rPr>
              <w:t xml:space="preserve">: </w:t>
            </w:r>
            <w:r w:rsidRPr="00B4311D">
              <w:rPr>
                <w:rFonts w:cs="Angsana New"/>
                <w:cs/>
              </w:rPr>
              <w:t>ดึงข้อมูลจาก</w:t>
            </w:r>
            <w:r w:rsidRPr="00B4311D">
              <w:rPr>
                <w:rFonts w:cs="CordiaUPC"/>
              </w:rPr>
              <w:t xml:space="preserve">DB </w:t>
            </w:r>
            <w:r w:rsidRPr="00B4311D">
              <w:rPr>
                <w:rFonts w:cs="Angsana New"/>
                <w:cs/>
              </w:rPr>
              <w:t xml:space="preserve">ที่ </w:t>
            </w:r>
            <w:r w:rsidRPr="00B4311D">
              <w:rPr>
                <w:rFonts w:cs="CordiaUPC"/>
              </w:rPr>
              <w:t xml:space="preserve">Table </w:t>
            </w:r>
            <w:r>
              <w:rPr>
                <w:rFonts w:cs="CordiaUPC"/>
              </w:rPr>
              <w:t>MASS_WIFI_SPEED_CONFIG</w:t>
            </w:r>
          </w:p>
          <w:p w:rsidR="004361B4" w:rsidP="004361B4" w:rsidRDefault="004361B4" w14:paraId="3F1B4B90" w14:textId="01AFD4CD">
            <w:pPr>
              <w:rPr>
                <w:rFonts w:cs="CordiaUPC"/>
              </w:rPr>
            </w:pPr>
            <w:r>
              <w:rPr>
                <w:rFonts w:hint="cs"/>
                <w:cs/>
              </w:rPr>
              <w:t xml:space="preserve">โดย </w:t>
            </w:r>
            <w:r>
              <w:t>download_convert_kbps &lt;</w:t>
            </w:r>
            <w:r>
              <w:rPr>
                <w:rFonts w:cs="Angsana New"/>
                <w:cs/>
              </w:rPr>
              <w:t xml:space="preserve">= </w:t>
            </w:r>
            <w:r>
              <w:t xml:space="preserve">download_convert_kbps </w:t>
            </w:r>
            <w:r>
              <w:rPr>
                <w:rFonts w:hint="cs"/>
                <w:cs/>
              </w:rPr>
              <w:t xml:space="preserve">ของ </w:t>
            </w:r>
            <w:r>
              <w:t xml:space="preserve">wifiSpeed </w:t>
            </w:r>
            <w:r>
              <w:rPr>
                <w:rFonts w:hint="cs"/>
                <w:cs/>
              </w:rPr>
              <w:t>และ</w:t>
            </w:r>
            <w:r>
              <w:t xml:space="preserve"> upload_convert_kbps &lt; upload_convert_kbps </w:t>
            </w:r>
            <w:r>
              <w:rPr>
                <w:rFonts w:hint="cs"/>
                <w:cs/>
              </w:rPr>
              <w:t xml:space="preserve">ของ </w:t>
            </w:r>
            <w:r>
              <w:t>wifiSpeed</w:t>
            </w:r>
          </w:p>
        </w:tc>
      </w:tr>
      <w:tr w:rsidRPr="008979A8" w:rsidR="004361B4" w:rsidTr="00D72B7C" w14:paraId="50D02D42" w14:textId="77777777">
        <w:tc>
          <w:tcPr>
            <w:tcW w:w="847" w:type="pct"/>
          </w:tcPr>
          <w:p w:rsidR="004361B4" w:rsidP="004361B4" w:rsidRDefault="004361B4" w14:paraId="64AC8C5B" w14:textId="254B5870">
            <w:r>
              <w:rPr>
                <w:rFonts w:hint="cs" w:cs="Angsana New"/>
                <w:cs/>
              </w:rPr>
              <w:t xml:space="preserve">ปุ่ม </w:t>
            </w:r>
            <w:r>
              <w:rPr>
                <w:rFonts w:cs="CordiaUPC"/>
              </w:rPr>
              <w:t>Create</w:t>
            </w:r>
          </w:p>
        </w:tc>
        <w:tc>
          <w:tcPr>
            <w:tcW w:w="911" w:type="pct"/>
          </w:tcPr>
          <w:p w:rsidR="004361B4" w:rsidP="004361B4" w:rsidRDefault="004361B4" w14:paraId="4A915E84" w14:textId="568C7D74">
            <w:pPr>
              <w:rPr>
                <w:rFonts w:cs="CordiaUPC"/>
              </w:rPr>
            </w:pPr>
            <w:r>
              <w:rPr>
                <w:rFonts w:cs="CordiaUPC"/>
              </w:rPr>
              <w:t>Button</w:t>
            </w:r>
          </w:p>
        </w:tc>
        <w:tc>
          <w:tcPr>
            <w:tcW w:w="3242" w:type="pct"/>
          </w:tcPr>
          <w:p w:rsidRPr="00B86ABB" w:rsidR="004361B4" w:rsidP="004361B4" w:rsidRDefault="004361B4" w14:paraId="66B5B0E4" w14:textId="77777777">
            <w:pPr>
              <w:spacing w:after="0" w:line="259" w:lineRule="auto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>เมื่อกดปุ่ม</w:t>
            </w:r>
          </w:p>
          <w:p w:rsidR="004361B4" w:rsidP="004361B4" w:rsidRDefault="004361B4" w14:paraId="63500E4A" w14:textId="77777777">
            <w:pPr>
              <w:pStyle w:val="ListParagraph"/>
              <w:numPr>
                <w:ilvl w:val="0"/>
                <w:numId w:val="5"/>
              </w:numPr>
              <w:spacing w:after="0" w:line="259" w:lineRule="auto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Generate </w:t>
            </w:r>
            <w:r>
              <w:rPr>
                <w:rFonts w:hint="cs" w:cs="Angsana New"/>
                <w:cs/>
              </w:rPr>
              <w:t xml:space="preserve">ข้อมูลไว้ที่ </w:t>
            </w:r>
            <w:r>
              <w:rPr>
                <w:rFonts w:cs="CordiaUPC"/>
              </w:rPr>
              <w:t>tech</w:t>
            </w:r>
            <w:r w:rsidRPr="00870089">
              <w:rPr>
                <w:rFonts w:cs="CordiaUPC"/>
              </w:rPr>
              <w:t>GenerateName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โดยใช้ </w:t>
            </w:r>
            <w:r>
              <w:rPr>
                <w:rFonts w:cs="CordiaUPC"/>
              </w:rPr>
              <w:t xml:space="preserve">Logic </w:t>
            </w:r>
            <w:r>
              <w:rPr>
                <w:rFonts w:hint="cs" w:cs="Angsana New"/>
                <w:cs/>
              </w:rPr>
              <w:t xml:space="preserve">เดียวกันกับปุ่ม </w:t>
            </w:r>
            <w:r>
              <w:rPr>
                <w:rFonts w:cs="CordiaUPC"/>
              </w:rPr>
              <w:t>Generate Name</w:t>
            </w:r>
          </w:p>
          <w:p w:rsidR="004361B4" w:rsidP="004361B4" w:rsidRDefault="004361B4" w14:paraId="11412991" w14:textId="77777777">
            <w:pPr>
              <w:pStyle w:val="ListParagraph"/>
              <w:numPr>
                <w:ilvl w:val="0"/>
                <w:numId w:val="5"/>
              </w:numPr>
              <w:spacing w:after="0" w:line="259" w:lineRule="auto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Validate </w:t>
            </w:r>
            <w:r>
              <w:rPr>
                <w:rFonts w:hint="cs" w:cs="Angsana New"/>
                <w:cs/>
              </w:rPr>
              <w:t>ข้อมูลในหน้าจอ</w:t>
            </w:r>
          </w:p>
          <w:p w:rsidR="004361B4" w:rsidP="004361B4" w:rsidRDefault="004361B4" w14:paraId="0BE45CBF" w14:textId="1A722E87">
            <w:pPr>
              <w:pStyle w:val="ListParagraph"/>
              <w:numPr>
                <w:ilvl w:val="0"/>
                <w:numId w:val="5"/>
              </w:numPr>
              <w:spacing w:after="0" w:line="259" w:lineRule="auto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Insert </w:t>
            </w:r>
            <w:r>
              <w:rPr>
                <w:rFonts w:hint="cs" w:cs="Angsana New"/>
                <w:cs/>
              </w:rPr>
              <w:t xml:space="preserve">ข้อมูลลง </w:t>
            </w:r>
            <w:r>
              <w:rPr>
                <w:rFonts w:cs="CordiaUPC"/>
              </w:rPr>
              <w:t xml:space="preserve">DB </w:t>
            </w:r>
            <w:r>
              <w:rPr>
                <w:rFonts w:hint="cs" w:cs="Angsana New"/>
                <w:cs/>
              </w:rPr>
              <w:t xml:space="preserve">ที่ </w:t>
            </w:r>
            <w:r>
              <w:rPr>
                <w:rFonts w:cs="CordiaUPC"/>
              </w:rPr>
              <w:t>MASS</w:t>
            </w:r>
            <w:r w:rsidRPr="008979A8">
              <w:rPr>
                <w:rFonts w:cs="CordiaUPC"/>
              </w:rPr>
              <w:t>_</w:t>
            </w:r>
            <w:r>
              <w:rPr>
                <w:rFonts w:cs="CordiaUPC"/>
              </w:rPr>
              <w:t>BUSINESS_WIFI</w:t>
            </w:r>
          </w:p>
          <w:p w:rsidR="004361B4" w:rsidP="004361B4" w:rsidRDefault="004361B4" w14:paraId="52C6C049" w14:textId="7723CCC2">
            <w:pPr>
              <w:pStyle w:val="ListParagraph"/>
              <w:numPr>
                <w:ilvl w:val="0"/>
                <w:numId w:val="5"/>
              </w:numPr>
              <w:spacing w:after="0" w:line="259" w:lineRule="auto"/>
              <w:rPr>
                <w:rFonts w:cs="CordiaUPC"/>
              </w:rPr>
            </w:pPr>
            <w:r w:rsidRPr="00B86ABB">
              <w:rPr>
                <w:rFonts w:hint="cs" w:cs="Angsana New"/>
                <w:cs/>
              </w:rPr>
              <w:t>ให้ทำการเคลียร์ค่า</w:t>
            </w:r>
            <w:r w:rsidRPr="00B86ABB">
              <w:rPr>
                <w:rFonts w:cs="Angsana New"/>
                <w:cs/>
              </w:rPr>
              <w:t xml:space="preserve"> </w:t>
            </w:r>
            <w:r w:rsidRPr="00B86ABB">
              <w:rPr>
                <w:rFonts w:hint="cs" w:cs="Angsana New"/>
                <w:cs/>
              </w:rPr>
              <w:t xml:space="preserve">และ </w:t>
            </w:r>
            <w:r w:rsidRPr="00B86ABB">
              <w:rPr>
                <w:rFonts w:cs="CordiaUPC"/>
              </w:rPr>
              <w:t xml:space="preserve">Invisible </w:t>
            </w:r>
            <w:r>
              <w:t>New WiFi Pattern</w:t>
            </w:r>
            <w:r w:rsidRPr="00B86ABB">
              <w:rPr>
                <w:rFonts w:cs="CordiaUPC"/>
              </w:rPr>
              <w:t xml:space="preserve"> Section</w:t>
            </w:r>
          </w:p>
          <w:p w:rsidR="004361B4" w:rsidP="004361B4" w:rsidRDefault="004361B4" w14:paraId="45E3D787" w14:textId="5F3DB305">
            <w:pPr>
              <w:rPr>
                <w:rFonts w:cs="CordiaUPC"/>
              </w:rPr>
            </w:pPr>
            <w:r w:rsidRPr="00916C7B">
              <w:rPr>
                <w:rFonts w:hint="cs" w:cs="Angsana New"/>
                <w:cs/>
              </w:rPr>
              <w:t xml:space="preserve">ให้ </w:t>
            </w:r>
            <w:r w:rsidRPr="00916C7B">
              <w:rPr>
                <w:rFonts w:cs="CordiaUPC"/>
              </w:rPr>
              <w:t xml:space="preserve">Auto Populated </w:t>
            </w:r>
            <w:r w:rsidRPr="00916C7B">
              <w:rPr>
                <w:rFonts w:hint="cs" w:cs="Angsana New"/>
                <w:cs/>
              </w:rPr>
              <w:t xml:space="preserve">ค่า </w:t>
            </w:r>
            <w:r>
              <w:rPr>
                <w:rFonts w:cs="CordiaUPC"/>
              </w:rPr>
              <w:t>WiFi</w:t>
            </w:r>
            <w:r w:rsidRPr="00916C7B">
              <w:rPr>
                <w:rFonts w:cs="Angsana New"/>
                <w:cs/>
              </w:rPr>
              <w:t xml:space="preserve"> </w:t>
            </w:r>
            <w:r w:rsidRPr="00916C7B">
              <w:rPr>
                <w:rFonts w:hint="cs" w:cs="Angsana New"/>
                <w:cs/>
              </w:rPr>
              <w:t>ที่หน้าจอ</w:t>
            </w:r>
            <w:r w:rsidRPr="00916C7B">
              <w:rPr>
                <w:rFonts w:cs="Angsana New"/>
                <w:cs/>
              </w:rPr>
              <w:t xml:space="preserve"> </w:t>
            </w:r>
            <w:r>
              <w:rPr>
                <w:rFonts w:cs="CordiaUPC"/>
              </w:rPr>
              <w:t>Mass WiFi</w:t>
            </w:r>
            <w:r w:rsidRPr="00916C7B">
              <w:rPr>
                <w:rFonts w:cs="Angsana New"/>
                <w:cs/>
              </w:rPr>
              <w:t xml:space="preserve"> </w:t>
            </w:r>
            <w:r w:rsidRPr="00916C7B">
              <w:rPr>
                <w:rFonts w:hint="cs" w:cs="Angsana New"/>
                <w:cs/>
              </w:rPr>
              <w:t>ให้เป็นค่าที่เพิ่งสร้างขึ้นมาใหม่</w:t>
            </w:r>
            <w:r>
              <w:rPr>
                <w:rFonts w:cs="Angsana New"/>
                <w:cs/>
              </w:rPr>
              <w:t xml:space="preserve"> </w:t>
            </w:r>
            <w:r w:rsidRPr="00212956">
              <w:rPr>
                <w:rFonts w:cs="Angsana New"/>
                <w:cs/>
              </w:rPr>
              <w:t xml:space="preserve">ถ้าเงื่อนไขตรงกับที่มีอยู่ใน </w:t>
            </w:r>
            <w:r w:rsidRPr="00212956">
              <w:rPr>
                <w:rFonts w:cs="CordiaUPC"/>
              </w:rPr>
              <w:t>List</w:t>
            </w:r>
          </w:p>
        </w:tc>
      </w:tr>
      <w:tr w:rsidRPr="008979A8" w:rsidR="004361B4" w:rsidTr="00D72B7C" w14:paraId="12D1E24B" w14:textId="77777777">
        <w:tc>
          <w:tcPr>
            <w:tcW w:w="847" w:type="pct"/>
          </w:tcPr>
          <w:p w:rsidR="004361B4" w:rsidP="004361B4" w:rsidRDefault="004361B4" w14:paraId="5D65274C" w14:textId="75E66D50">
            <w:r>
              <w:rPr>
                <w:rFonts w:hint="cs" w:cs="Angsana New"/>
                <w:cs/>
              </w:rPr>
              <w:t xml:space="preserve">ปุ่ม </w:t>
            </w:r>
            <w:r>
              <w:rPr>
                <w:rFonts w:cs="CordiaUPC"/>
              </w:rPr>
              <w:t>Cancel</w:t>
            </w:r>
          </w:p>
        </w:tc>
        <w:tc>
          <w:tcPr>
            <w:tcW w:w="911" w:type="pct"/>
          </w:tcPr>
          <w:p w:rsidR="004361B4" w:rsidP="004361B4" w:rsidRDefault="004361B4" w14:paraId="0CA18526" w14:textId="23FC91C5">
            <w:pPr>
              <w:rPr>
                <w:rFonts w:cs="CordiaUPC"/>
              </w:rPr>
            </w:pPr>
            <w:r>
              <w:rPr>
                <w:rFonts w:cs="CordiaUPC"/>
              </w:rPr>
              <w:t>Button</w:t>
            </w:r>
          </w:p>
        </w:tc>
        <w:tc>
          <w:tcPr>
            <w:tcW w:w="3242" w:type="pct"/>
          </w:tcPr>
          <w:p w:rsidR="004361B4" w:rsidP="004361B4" w:rsidRDefault="004361B4" w14:paraId="2B7DC3EB" w14:textId="3DBE76A5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>เมื่อกดปุ่มให้ทำการเคลียร์ค่า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และ </w:t>
            </w:r>
            <w:r>
              <w:rPr>
                <w:rFonts w:cs="CordiaUPC"/>
              </w:rPr>
              <w:t>Invisible Mass WiFi On Shelf Section</w:t>
            </w:r>
          </w:p>
        </w:tc>
      </w:tr>
    </w:tbl>
    <w:p w:rsidR="00825B24" w:rsidP="00BB3F68" w:rsidRDefault="00825B24" w14:paraId="5FFB8F37" w14:textId="77777777">
      <w:pPr>
        <w:pStyle w:val="Heading3"/>
        <w:numPr>
          <w:ilvl w:val="0"/>
          <w:numId w:val="86"/>
        </w:numPr>
        <w:rPr>
          <w:rFonts w:ascii="CordiaUPC" w:hAnsi="CordiaUPC" w:cs="CordiaUPC"/>
          <w:sz w:val="32"/>
          <w:szCs w:val="32"/>
        </w:rPr>
      </w:pPr>
      <w:r w:rsidRPr="008979A8">
        <w:rPr>
          <w:rFonts w:ascii="CordiaUPC" w:hAnsi="CordiaUPC" w:cs="CordiaUPC"/>
          <w:sz w:val="32"/>
          <w:szCs w:val="32"/>
        </w:rPr>
        <w:t>Script Validation</w:t>
      </w:r>
    </w:p>
    <w:tbl>
      <w:tblPr>
        <w:tblW w:w="4938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385"/>
        <w:gridCol w:w="2896"/>
        <w:gridCol w:w="3314"/>
        <w:gridCol w:w="1309"/>
      </w:tblGrid>
      <w:tr w:rsidRPr="008979A8" w:rsidR="00825B24" w:rsidTr="00153E2A" w14:paraId="26BF49E4" w14:textId="77777777">
        <w:trPr>
          <w:cantSplit/>
          <w:tblHeader/>
        </w:trPr>
        <w:tc>
          <w:tcPr>
            <w:tcW w:w="778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825B24" w:rsidP="00153E2A" w:rsidRDefault="00825B24" w14:paraId="50B220B3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Error Code</w:t>
            </w:r>
          </w:p>
        </w:tc>
        <w:tc>
          <w:tcPr>
            <w:tcW w:w="1626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825B24" w:rsidP="00153E2A" w:rsidRDefault="00825B24" w14:paraId="5C9D4632" w14:textId="77777777">
            <w:pPr>
              <w:rPr>
                <w:rFonts w:cs="CordiaUPC"/>
                <w:b/>
                <w:bCs/>
              </w:rPr>
            </w:pPr>
            <w:r>
              <w:rPr>
                <w:rFonts w:cs="CordiaUPC"/>
                <w:b/>
                <w:bCs/>
              </w:rPr>
              <w:t xml:space="preserve">Error Message </w:t>
            </w:r>
          </w:p>
        </w:tc>
        <w:tc>
          <w:tcPr>
            <w:tcW w:w="1861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825B24" w:rsidP="00153E2A" w:rsidRDefault="00825B24" w14:paraId="189ADDD5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Logic</w:t>
            </w:r>
          </w:p>
        </w:tc>
        <w:tc>
          <w:tcPr>
            <w:tcW w:w="735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825B24" w:rsidP="00153E2A" w:rsidRDefault="00825B24" w14:paraId="083CFCEA" w14:textId="77777777">
            <w:pPr>
              <w:rPr>
                <w:rFonts w:cs="CordiaUPC"/>
                <w:b/>
                <w:bCs/>
              </w:rPr>
            </w:pPr>
            <w:r>
              <w:rPr>
                <w:rFonts w:cs="CordiaUPC"/>
                <w:b/>
                <w:bCs/>
              </w:rPr>
              <w:t>Submit Call</w:t>
            </w:r>
          </w:p>
        </w:tc>
      </w:tr>
      <w:tr w:rsidR="00825B24" w:rsidTr="00153E2A" w14:paraId="08B5880A" w14:textId="77777777">
        <w:tc>
          <w:tcPr>
            <w:tcW w:w="778" w:type="pct"/>
          </w:tcPr>
          <w:p w:rsidRPr="00792590" w:rsidR="00825B24" w:rsidP="00153E2A" w:rsidRDefault="00825B24" w14:paraId="1382821A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>
              <w:rPr>
                <w:rFonts w:ascii="CordiaUPC" w:hAnsi="CordiaUPC" w:cs="CordiaUPC"/>
                <w:sz w:val="28"/>
                <w:szCs w:val="28"/>
              </w:rPr>
              <w:t>0000</w:t>
            </w:r>
            <w:r>
              <w:rPr>
                <w:rFonts w:hint="cs" w:ascii="CordiaUPC" w:hAnsi="CordiaUPC" w:cs="CordiaUPC"/>
                <w:sz w:val="28"/>
                <w:szCs w:val="28"/>
                <w:cs/>
                <w:lang w:bidi="th-TH"/>
              </w:rPr>
              <w:t>3</w:t>
            </w:r>
          </w:p>
        </w:tc>
        <w:tc>
          <w:tcPr>
            <w:tcW w:w="1626" w:type="pct"/>
          </w:tcPr>
          <w:p w:rsidRPr="00E02D8D" w:rsidR="00825B24" w:rsidP="00153E2A" w:rsidRDefault="00825B24" w14:paraId="10C5E3DC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Free Resource Pattern Name </w:t>
            </w:r>
            <w:r w:rsidRPr="00302CE5">
              <w:rPr>
                <w:rFonts w:cs="CordiaUPC"/>
              </w:rPr>
              <w:t xml:space="preserve"> must be unique</w:t>
            </w:r>
            <w:r w:rsidRPr="00302CE5"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Pr="00792590" w:rsidR="00825B24" w:rsidP="00153E2A" w:rsidRDefault="00825B24" w14:paraId="12C31C2F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Free Resource Name </w:t>
            </w:r>
            <w:r>
              <w:rPr>
                <w:rFonts w:hint="cs" w:cs="Angsana New"/>
                <w:cs/>
              </w:rPr>
              <w:t xml:space="preserve">ซ้ำกับที่มีอยู่แล้วใน </w:t>
            </w:r>
            <w:r>
              <w:rPr>
                <w:rFonts w:cs="CordiaUPC"/>
              </w:rPr>
              <w:t>Database</w:t>
            </w:r>
          </w:p>
        </w:tc>
        <w:tc>
          <w:tcPr>
            <w:tcW w:w="735" w:type="pct"/>
          </w:tcPr>
          <w:p w:rsidR="00825B24" w:rsidP="00153E2A" w:rsidRDefault="00825B24" w14:paraId="621CDF75" w14:textId="77777777">
            <w:pPr>
              <w:rPr>
                <w:rFonts w:cs="CordiaUPC"/>
                <w:szCs w:val="36"/>
              </w:rPr>
            </w:pPr>
          </w:p>
        </w:tc>
      </w:tr>
      <w:tr w:rsidR="00825B24" w:rsidTr="00153E2A" w14:paraId="4E7A6928" w14:textId="77777777">
        <w:tc>
          <w:tcPr>
            <w:tcW w:w="778" w:type="pct"/>
          </w:tcPr>
          <w:p w:rsidR="00825B24" w:rsidP="00153E2A" w:rsidRDefault="00825B24" w14:paraId="373096C3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0001</w:t>
            </w:r>
            <w:r>
              <w:rPr>
                <w:rFonts w:hint="cs" w:ascii="CordiaUPC" w:hAnsi="CordiaUPC" w:cs="CordiaUPC"/>
                <w:sz w:val="28"/>
                <w:szCs w:val="28"/>
                <w:cs/>
                <w:lang w:bidi="th-TH"/>
              </w:rPr>
              <w:t>8</w:t>
            </w:r>
          </w:p>
        </w:tc>
        <w:tc>
          <w:tcPr>
            <w:tcW w:w="1626" w:type="pct"/>
          </w:tcPr>
          <w:p w:rsidRPr="00E02D8D" w:rsidR="00825B24" w:rsidP="00153E2A" w:rsidRDefault="00825B24" w14:paraId="5E149A58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Free Resource Pattern is duplicate with {Free Resource Name </w:t>
            </w:r>
            <w:r w:rsidRPr="00302CE5"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>ที่ซ้ำ</w:t>
            </w:r>
            <w:r>
              <w:rPr>
                <w:rFonts w:cs="CordiaUPC"/>
              </w:rPr>
              <w:t>}</w:t>
            </w:r>
          </w:p>
        </w:tc>
        <w:tc>
          <w:tcPr>
            <w:tcW w:w="1861" w:type="pct"/>
          </w:tcPr>
          <w:p w:rsidR="00825B24" w:rsidP="00153E2A" w:rsidRDefault="00825B24" w14:paraId="57720433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</w:rPr>
              <w:t>Tech Generate Name</w:t>
            </w:r>
            <w:r>
              <w:rPr>
                <w:rFonts w:hint="cs" w:cs="Angsana New"/>
                <w:cs/>
              </w:rPr>
              <w:t xml:space="preserve"> ซ้ำกับที่มีอยู่แล้วใน </w:t>
            </w:r>
            <w:r>
              <w:rPr>
                <w:rFonts w:cs="CordiaUPC"/>
              </w:rPr>
              <w:t>Database</w:t>
            </w:r>
          </w:p>
        </w:tc>
        <w:tc>
          <w:tcPr>
            <w:tcW w:w="735" w:type="pct"/>
          </w:tcPr>
          <w:p w:rsidR="00825B24" w:rsidP="00153E2A" w:rsidRDefault="00825B24" w14:paraId="4C17F763" w14:textId="77777777">
            <w:pPr>
              <w:rPr>
                <w:rFonts w:cs="CordiaUPC"/>
                <w:szCs w:val="36"/>
              </w:rPr>
            </w:pPr>
          </w:p>
        </w:tc>
      </w:tr>
      <w:tr w:rsidR="00825B24" w:rsidTr="00153E2A" w14:paraId="185A5DC7" w14:textId="77777777">
        <w:tc>
          <w:tcPr>
            <w:tcW w:w="778" w:type="pct"/>
          </w:tcPr>
          <w:p w:rsidRPr="002259C2" w:rsidR="00825B24" w:rsidP="00153E2A" w:rsidRDefault="00825B24" w14:paraId="4920F55A" w14:textId="77777777">
            <w:r>
              <w:t>00001</w:t>
            </w:r>
          </w:p>
        </w:tc>
        <w:tc>
          <w:tcPr>
            <w:tcW w:w="1626" w:type="pct"/>
          </w:tcPr>
          <w:p w:rsidR="00825B24" w:rsidP="00153E2A" w:rsidRDefault="00825B24" w14:paraId="10716506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Free Resource Pattern Name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Pr="008979A8" w:rsidR="00825B24" w:rsidP="00153E2A" w:rsidRDefault="00825B24" w14:paraId="693D5D29" w14:textId="77777777">
            <w:pPr>
              <w:rPr>
                <w:rFonts w:cs="CordiaUPC"/>
                <w:cs/>
              </w:rPr>
            </w:pPr>
            <w:r>
              <w:rPr>
                <w:rFonts w:cs="CordiaUPC"/>
              </w:rPr>
              <w:t xml:space="preserve">Free Resource Name </w:t>
            </w:r>
            <w:r>
              <w:rPr>
                <w:rFonts w:hint="cs" w:cs="Angsana New"/>
                <w:cs/>
              </w:rPr>
              <w:t xml:space="preserve">จะต้องเป็น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="00825B24" w:rsidP="00153E2A" w:rsidRDefault="00825B24" w14:paraId="722BE0C2" w14:textId="77777777">
            <w:pPr>
              <w:rPr>
                <w:rFonts w:cs="CordiaUPC"/>
                <w:szCs w:val="36"/>
              </w:rPr>
            </w:pPr>
          </w:p>
        </w:tc>
      </w:tr>
      <w:tr w:rsidR="00825B24" w:rsidTr="00153E2A" w14:paraId="681ACE91" w14:textId="77777777">
        <w:tc>
          <w:tcPr>
            <w:tcW w:w="778" w:type="pct"/>
          </w:tcPr>
          <w:p w:rsidR="00825B24" w:rsidP="00153E2A" w:rsidRDefault="00825B24" w14:paraId="5DCC52F7" w14:textId="77777777">
            <w:r>
              <w:rPr>
                <w:rFonts w:cs="CordiaUPC"/>
              </w:rPr>
              <w:t>00025</w:t>
            </w:r>
          </w:p>
        </w:tc>
        <w:tc>
          <w:tcPr>
            <w:tcW w:w="1626" w:type="pct"/>
          </w:tcPr>
          <w:p w:rsidR="00825B24" w:rsidP="00153E2A" w:rsidRDefault="00825B24" w14:paraId="0297A600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Free Resource Pattern Name </w:t>
            </w:r>
            <w:r>
              <w:t>can</w:t>
            </w:r>
            <w:r w:rsidRPr="00755E0A">
              <w:t>not</w:t>
            </w:r>
            <w:r>
              <w:t xml:space="preserve"> contain</w:t>
            </w:r>
            <w:r w:rsidRPr="00755E0A">
              <w:t xml:space="preserve"> Special Characters</w:t>
            </w:r>
            <w:r>
              <w:rPr>
                <w:rFonts w:cs="Angsana New"/>
                <w:cs/>
              </w:rPr>
              <w:t xml:space="preserve"> (“</w:t>
            </w:r>
            <w:r>
              <w:t>|</w:t>
            </w:r>
            <w:r>
              <w:rPr>
                <w:rFonts w:cs="Angsana New"/>
                <w:cs/>
              </w:rPr>
              <w:t>” (</w:t>
            </w:r>
            <w:r>
              <w:t>Pipe</w:t>
            </w:r>
            <w:r>
              <w:rPr>
                <w:rFonts w:cs="Angsana New"/>
                <w:cs/>
              </w:rPr>
              <w:t xml:space="preserve">) </w:t>
            </w:r>
            <w:r>
              <w:t>and Double Space and Start or End with</w:t>
            </w:r>
            <w:r>
              <w:rPr>
                <w:rFonts w:hint="cs"/>
                <w:cs/>
              </w:rPr>
              <w:t xml:space="preserve"> </w:t>
            </w:r>
            <w:r>
              <w:t>Space</w:t>
            </w:r>
            <w:r>
              <w:rPr>
                <w:rFonts w:cs="Angsana New"/>
                <w:cs/>
              </w:rPr>
              <w:t>)</w:t>
            </w:r>
            <w:r w:rsidRPr="00755E0A"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825B24" w:rsidP="00153E2A" w:rsidRDefault="00825B24" w14:paraId="0EC8006E" w14:textId="77777777">
            <w:r>
              <w:t xml:space="preserve">PO Name </w:t>
            </w:r>
            <w:r>
              <w:rPr>
                <w:rFonts w:hint="cs"/>
                <w:cs/>
              </w:rPr>
              <w:t>ห้ามมีอักขระพิเศษ</w:t>
            </w:r>
          </w:p>
          <w:p w:rsidR="00825B24" w:rsidP="00153E2A" w:rsidRDefault="00825B24" w14:paraId="29C538CF" w14:textId="77777777">
            <w:pPr>
              <w:spacing w:after="0"/>
            </w:pPr>
            <w:r>
              <w:t xml:space="preserve">List of Special Character </w:t>
            </w:r>
            <w:r>
              <w:rPr>
                <w:rFonts w:cs="Angsana New"/>
                <w:cs/>
              </w:rPr>
              <w:t>:</w:t>
            </w:r>
          </w:p>
          <w:p w:rsidR="00825B24" w:rsidP="00153E2A" w:rsidRDefault="00825B24" w14:paraId="0E211433" w14:textId="77777777">
            <w:pPr>
              <w:rPr>
                <w:rFonts w:cs="CordiaUPC"/>
              </w:rPr>
            </w:pPr>
            <w:r w:rsidRPr="001624DE">
              <w:t>|</w:t>
            </w:r>
            <w:r>
              <w:rPr>
                <w:rFonts w:cs="Angsana New"/>
                <w:cs/>
              </w:rPr>
              <w:t xml:space="preserve"> (</w:t>
            </w:r>
            <w:r>
              <w:t>Pipe</w:t>
            </w:r>
            <w:r>
              <w:rPr>
                <w:rFonts w:cs="Angsana New"/>
                <w:cs/>
              </w:rPr>
              <w:t xml:space="preserve">)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Double Space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Space </w:t>
            </w:r>
            <w:r>
              <w:rPr>
                <w:rFonts w:hint="cs"/>
                <w:cs/>
              </w:rPr>
              <w:t>หน้าและหลัง</w:t>
            </w:r>
          </w:p>
        </w:tc>
        <w:tc>
          <w:tcPr>
            <w:tcW w:w="735" w:type="pct"/>
          </w:tcPr>
          <w:p w:rsidR="00825B24" w:rsidP="00153E2A" w:rsidRDefault="00825B24" w14:paraId="2610A871" w14:textId="77777777">
            <w:pPr>
              <w:rPr>
                <w:rFonts w:cs="CordiaUPC"/>
                <w:szCs w:val="36"/>
              </w:rPr>
            </w:pPr>
          </w:p>
        </w:tc>
      </w:tr>
      <w:tr w:rsidR="00825B24" w:rsidTr="00153E2A" w14:paraId="0A2CADFD" w14:textId="77777777">
        <w:tc>
          <w:tcPr>
            <w:tcW w:w="778" w:type="pct"/>
          </w:tcPr>
          <w:p w:rsidRPr="000E5AB7" w:rsidR="00825B24" w:rsidP="00153E2A" w:rsidRDefault="00825B24" w14:paraId="67737082" w14:textId="77777777">
            <w:pPr>
              <w:rPr>
                <w:rFonts w:cs="CordiaUPC"/>
              </w:rPr>
            </w:pPr>
            <w:r w:rsidRPr="00082CD9">
              <w:t>00001</w:t>
            </w:r>
          </w:p>
        </w:tc>
        <w:tc>
          <w:tcPr>
            <w:tcW w:w="1626" w:type="pct"/>
          </w:tcPr>
          <w:p w:rsidR="00825B24" w:rsidP="00153E2A" w:rsidRDefault="00825B24" w14:paraId="52B01147" w14:textId="17A1D69A">
            <w:pPr>
              <w:rPr>
                <w:rFonts w:cs="CordiaUPC"/>
              </w:rPr>
            </w:pPr>
            <w:r>
              <w:t>WiFi Usage Type</w:t>
            </w:r>
            <w:r>
              <w:rPr>
                <w:rFonts w:cs="CordiaUPC"/>
              </w:rPr>
              <w:t xml:space="preserve"> is required</w:t>
            </w:r>
          </w:p>
        </w:tc>
        <w:tc>
          <w:tcPr>
            <w:tcW w:w="1861" w:type="pct"/>
          </w:tcPr>
          <w:p w:rsidR="00825B24" w:rsidP="00153E2A" w:rsidRDefault="00825B24" w14:paraId="4793B9C4" w14:textId="155D9A5A">
            <w:pPr>
              <w:rPr>
                <w:rFonts w:cs="CordiaUPC"/>
              </w:rPr>
            </w:pPr>
            <w:r>
              <w:t>wifiUsageType</w:t>
            </w:r>
            <w:r>
              <w:rPr>
                <w:rFonts w:hint="cs" w:cs="Angsana New"/>
                <w:cs/>
              </w:rPr>
              <w:t xml:space="preserve"> จะต้องเป็น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="00825B24" w:rsidP="00153E2A" w:rsidRDefault="00825B24" w14:paraId="094A8067" w14:textId="77777777">
            <w:pPr>
              <w:rPr>
                <w:rFonts w:cs="CordiaUPC"/>
                <w:szCs w:val="36"/>
              </w:rPr>
            </w:pPr>
          </w:p>
        </w:tc>
      </w:tr>
      <w:tr w:rsidR="00825B24" w:rsidTr="00153E2A" w14:paraId="3FE49615" w14:textId="77777777">
        <w:tc>
          <w:tcPr>
            <w:tcW w:w="778" w:type="pct"/>
          </w:tcPr>
          <w:p w:rsidR="00825B24" w:rsidP="00153E2A" w:rsidRDefault="00825B24" w14:paraId="36CD67AC" w14:textId="77777777">
            <w:pPr>
              <w:rPr>
                <w:rFonts w:cs="CordiaUPC"/>
              </w:rPr>
            </w:pPr>
            <w:r w:rsidRPr="00082CD9">
              <w:t>00001</w:t>
            </w:r>
          </w:p>
        </w:tc>
        <w:tc>
          <w:tcPr>
            <w:tcW w:w="1626" w:type="pct"/>
          </w:tcPr>
          <w:p w:rsidR="00825B24" w:rsidP="00153E2A" w:rsidRDefault="00825B24" w14:paraId="010F10A6" w14:textId="44B26495">
            <w:pPr>
              <w:rPr>
                <w:rFonts w:cs="CordiaUPC"/>
              </w:rPr>
            </w:pPr>
            <w:r>
              <w:t xml:space="preserve">WiFi </w:t>
            </w:r>
            <w:r w:rsidRPr="00C13E72">
              <w:t>Quota</w:t>
            </w:r>
            <w:r>
              <w:rPr>
                <w:rFonts w:cs="Angsana New"/>
                <w:cs/>
              </w:rPr>
              <w:t xml:space="preserve"> </w:t>
            </w:r>
            <w:r w:rsidRPr="00C13E72">
              <w:t>Type</w:t>
            </w:r>
            <w:r>
              <w:rPr>
                <w:rFonts w:cs="CordiaUPC"/>
              </w:rPr>
              <w:t xml:space="preserve"> is required</w:t>
            </w:r>
          </w:p>
        </w:tc>
        <w:tc>
          <w:tcPr>
            <w:tcW w:w="1861" w:type="pct"/>
          </w:tcPr>
          <w:p w:rsidR="00825B24" w:rsidP="00153E2A" w:rsidRDefault="00825B24" w14:paraId="39FE57A5" w14:textId="414B3DBC">
            <w:pPr>
              <w:rPr>
                <w:rFonts w:cs="CordiaUPC"/>
                <w:cs/>
              </w:rPr>
            </w:pPr>
            <w:r>
              <w:t>wifi</w:t>
            </w:r>
            <w:r w:rsidRPr="00C13E72">
              <w:t>QuotaType</w:t>
            </w:r>
            <w:r>
              <w:rPr>
                <w:rFonts w:hint="cs" w:cs="Angsana New"/>
                <w:cs/>
              </w:rPr>
              <w:t xml:space="preserve"> จะต้องเป็น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="00825B24" w:rsidP="00153E2A" w:rsidRDefault="00825B24" w14:paraId="6D751647" w14:textId="77777777">
            <w:pPr>
              <w:rPr>
                <w:rFonts w:cs="CordiaUPC"/>
                <w:szCs w:val="36"/>
              </w:rPr>
            </w:pPr>
          </w:p>
        </w:tc>
      </w:tr>
      <w:tr w:rsidR="00825B24" w:rsidTr="00153E2A" w14:paraId="046EBFBF" w14:textId="77777777">
        <w:tc>
          <w:tcPr>
            <w:tcW w:w="778" w:type="pct"/>
          </w:tcPr>
          <w:p w:rsidRPr="00082CD9" w:rsidR="00825B24" w:rsidP="00825B24" w:rsidRDefault="00825B24" w14:paraId="01502DAC" w14:textId="4345EFE0">
            <w:r>
              <w:rPr>
                <w:rFonts w:cs="CordiaUPC"/>
              </w:rPr>
              <w:t>00004</w:t>
            </w:r>
          </w:p>
        </w:tc>
        <w:tc>
          <w:tcPr>
            <w:tcW w:w="1626" w:type="pct"/>
          </w:tcPr>
          <w:p w:rsidRPr="00C13E72" w:rsidR="00825B24" w:rsidP="00825B24" w:rsidRDefault="00825B24" w14:paraId="7BF4D07C" w14:textId="241302C3">
            <w:r>
              <w:t>WiFi</w:t>
            </w:r>
            <w:r>
              <w:rPr>
                <w:rFonts w:cs="CordiaUPC"/>
                <w:cs/>
              </w:rPr>
              <w:t xml:space="preserve"> </w:t>
            </w:r>
            <w:r w:rsidRPr="00BF0913">
              <w:rPr>
                <w:rFonts w:cs="CordiaUPC"/>
              </w:rPr>
              <w:t>Quota</w:t>
            </w:r>
            <w:r>
              <w:rPr>
                <w:rFonts w:cs="CordiaUPC"/>
              </w:rPr>
              <w:t xml:space="preserve"> is required when </w:t>
            </w:r>
            <w:r w:rsidR="009D5748">
              <w:rPr>
                <w:rFonts w:cs="CordiaUPC"/>
              </w:rPr>
              <w:t>W</w:t>
            </w:r>
            <w:r>
              <w:rPr>
                <w:rFonts w:cs="CordiaUPC"/>
              </w:rPr>
              <w:t>i</w:t>
            </w:r>
            <w:r w:rsidR="009D5748">
              <w:rPr>
                <w:rFonts w:cs="CordiaUPC"/>
              </w:rPr>
              <w:t>F</w:t>
            </w:r>
            <w:r>
              <w:rPr>
                <w:rFonts w:cs="CordiaUPC"/>
              </w:rPr>
              <w:t>i</w:t>
            </w:r>
            <w:r w:rsidR="009D5748">
              <w:rPr>
                <w:rFonts w:cs="Angsana New"/>
                <w:cs/>
              </w:rPr>
              <w:t xml:space="preserve"> </w:t>
            </w:r>
            <w:r>
              <w:rPr>
                <w:rFonts w:cs="CordiaUPC"/>
              </w:rPr>
              <w:t>Quota</w:t>
            </w:r>
            <w:r w:rsidR="009D5748">
              <w:rPr>
                <w:rFonts w:cs="Angsana New"/>
                <w:cs/>
              </w:rPr>
              <w:t xml:space="preserve"> </w:t>
            </w:r>
            <w:r>
              <w:rPr>
                <w:rFonts w:cs="CordiaUPC"/>
              </w:rPr>
              <w:t xml:space="preserve">Type is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{1}</w:t>
            </w:r>
            <w:r>
              <w:rPr>
                <w:rFonts w:cs="Angsana New"/>
                <w:cs/>
              </w:rPr>
              <w:t>”.</w:t>
            </w:r>
          </w:p>
        </w:tc>
        <w:tc>
          <w:tcPr>
            <w:tcW w:w="1861" w:type="pct"/>
          </w:tcPr>
          <w:p w:rsidR="00825B24" w:rsidP="00825B24" w:rsidRDefault="00825B24" w14:paraId="36260BE7" w14:textId="77777777">
            <w:r>
              <w:rPr>
                <w:rFonts w:hint="cs" w:cs="Angsana New"/>
                <w:cs/>
              </w:rPr>
              <w:t xml:space="preserve">ถ้า </w:t>
            </w:r>
            <w:r>
              <w:rPr>
                <w:rFonts w:cs="CordiaUPC"/>
              </w:rPr>
              <w:t xml:space="preserve">wifiQuotaType </w:t>
            </w:r>
            <w:r>
              <w:rPr>
                <w:rFonts w:hint="cs" w:cs="Angsana New"/>
                <w:cs/>
              </w:rPr>
              <w:t>ที่เลือก</w:t>
            </w:r>
            <w:r w:rsidRPr="00825B24">
              <w:rPr>
                <w:rFonts w:cs="Angsana New"/>
                <w:cs/>
              </w:rPr>
              <w:t xml:space="preserve">มีค่า </w:t>
            </w:r>
            <w:r w:rsidRPr="00825B24">
              <w:rPr>
                <w:rFonts w:cs="CordiaUPC"/>
              </w:rPr>
              <w:t xml:space="preserve">Show UI Quota </w:t>
            </w:r>
            <w:r w:rsidRPr="00825B24">
              <w:rPr>
                <w:rFonts w:cs="Angsana New"/>
                <w:cs/>
              </w:rPr>
              <w:t>เป็น “</w:t>
            </w:r>
            <w:r w:rsidRPr="00825B24">
              <w:rPr>
                <w:rFonts w:cs="CordiaUPC"/>
              </w:rPr>
              <w:t>Yes</w:t>
            </w:r>
            <w:r w:rsidRPr="00825B24">
              <w:rPr>
                <w:rFonts w:cs="Angsana New"/>
                <w:cs/>
              </w:rPr>
              <w:t>”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ดังนั้น </w:t>
            </w:r>
            <w:r>
              <w:rPr>
                <w:rFonts w:cs="CordiaUPC"/>
              </w:rPr>
              <w:t>wifi</w:t>
            </w:r>
            <w:r w:rsidRPr="00BF0913">
              <w:rPr>
                <w:rFonts w:cs="CordiaUPC"/>
              </w:rPr>
              <w:t>Quota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จะต้องเป็น </w:t>
            </w:r>
            <w:r>
              <w:rPr>
                <w:rFonts w:cs="CordiaUPC"/>
              </w:rPr>
              <w:t>Mandatory</w:t>
            </w:r>
          </w:p>
          <w:p w:rsidRPr="00C13E72" w:rsidR="00825B24" w:rsidP="00825B24" w:rsidRDefault="00825B24" w14:paraId="79EF1D4E" w14:textId="40B6D0F7">
            <w:pPr>
              <w:rPr>
                <w:cs/>
              </w:rPr>
            </w:pPr>
            <w:r>
              <w:t>{1}</w:t>
            </w:r>
            <w:r>
              <w:rPr>
                <w:rFonts w:cs="CordiaUPC"/>
              </w:rPr>
              <w:t xml:space="preserve"> wifiQuotaType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>ที่เลือกมา</w:t>
            </w:r>
          </w:p>
        </w:tc>
        <w:tc>
          <w:tcPr>
            <w:tcW w:w="735" w:type="pct"/>
          </w:tcPr>
          <w:p w:rsidR="00825B24" w:rsidP="00825B24" w:rsidRDefault="00825B24" w14:paraId="6544333E" w14:textId="77777777">
            <w:pPr>
              <w:rPr>
                <w:rFonts w:cs="CordiaUPC"/>
                <w:szCs w:val="36"/>
              </w:rPr>
            </w:pPr>
          </w:p>
        </w:tc>
      </w:tr>
      <w:tr w:rsidR="00825B24" w:rsidTr="00153E2A" w14:paraId="4085FCBB" w14:textId="77777777">
        <w:tc>
          <w:tcPr>
            <w:tcW w:w="778" w:type="pct"/>
          </w:tcPr>
          <w:p w:rsidRPr="00082CD9" w:rsidR="00825B24" w:rsidP="00825B24" w:rsidRDefault="00825B24" w14:paraId="27BEBD48" w14:textId="6DDCD9D2">
            <w:r w:rsidRPr="002A323A">
              <w:rPr>
                <w:rFonts w:cs="CordiaUPC"/>
              </w:rPr>
              <w:t>00023</w:t>
            </w:r>
          </w:p>
        </w:tc>
        <w:tc>
          <w:tcPr>
            <w:tcW w:w="1626" w:type="pct"/>
          </w:tcPr>
          <w:p w:rsidRPr="00C13E72" w:rsidR="00825B24" w:rsidP="00825B24" w:rsidRDefault="00825B24" w14:paraId="5B704427" w14:textId="753D12DD">
            <w:r>
              <w:t xml:space="preserve">WiFi </w:t>
            </w:r>
            <w:r w:rsidRPr="00BF0913">
              <w:rPr>
                <w:rFonts w:cs="CordiaUPC"/>
              </w:rPr>
              <w:t>Quota</w:t>
            </w:r>
            <w:r>
              <w:rPr>
                <w:rFonts w:cs="Angsana New"/>
                <w:cs/>
              </w:rPr>
              <w:t xml:space="preserve"> </w:t>
            </w:r>
            <w:r>
              <w:t xml:space="preserve">must be 2 decimal </w:t>
            </w:r>
            <w:r>
              <w:rPr>
                <w:rFonts w:cs="Angsana New"/>
                <w:cs/>
              </w:rPr>
              <w:t>(</w:t>
            </w:r>
            <w:r>
              <w:t>Min 0, Max 9,999,999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1861" w:type="pct"/>
          </w:tcPr>
          <w:p w:rsidRPr="00C13E72" w:rsidR="00825B24" w:rsidP="00825B24" w:rsidRDefault="00825B24" w14:paraId="7CF37391" w14:textId="5D28539C">
            <w:r>
              <w:rPr>
                <w:rFonts w:hint="cs"/>
                <w:cs/>
              </w:rPr>
              <w:t xml:space="preserve">ถ้า </w:t>
            </w:r>
            <w:r>
              <w:t xml:space="preserve">WiFi </w:t>
            </w:r>
            <w:r w:rsidRPr="00BF0913">
              <w:rPr>
                <w:rFonts w:cs="CordiaUPC"/>
              </w:rPr>
              <w:t>Quota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มีค่า ดังนั้น </w:t>
            </w:r>
            <w:r>
              <w:t xml:space="preserve">WiFi </w:t>
            </w:r>
            <w:r w:rsidRPr="00BF0913">
              <w:rPr>
                <w:rFonts w:cs="CordiaUPC"/>
              </w:rPr>
              <w:t>Quota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จะต้องเป็นตัวเลขทศนิยม </w:t>
            </w:r>
            <w:r>
              <w:t xml:space="preserve">2 </w:t>
            </w:r>
            <w:r>
              <w:rPr>
                <w:rFonts w:hint="cs"/>
                <w:cs/>
              </w:rPr>
              <w:t xml:space="preserve">ตำแหน่งและมีค่าอยู่ในช่วง </w:t>
            </w:r>
            <w:r>
              <w:t xml:space="preserve">0 </w:t>
            </w:r>
            <w:r>
              <w:rPr>
                <w:rFonts w:cs="Angsana New"/>
                <w:cs/>
              </w:rPr>
              <w:t xml:space="preserve">– </w:t>
            </w:r>
            <w:r>
              <w:t>9,999,999</w:t>
            </w:r>
          </w:p>
        </w:tc>
        <w:tc>
          <w:tcPr>
            <w:tcW w:w="735" w:type="pct"/>
          </w:tcPr>
          <w:p w:rsidR="00825B24" w:rsidP="00825B24" w:rsidRDefault="00825B24" w14:paraId="22A574FE" w14:textId="77777777">
            <w:pPr>
              <w:rPr>
                <w:rFonts w:cs="CordiaUPC"/>
                <w:szCs w:val="36"/>
              </w:rPr>
            </w:pPr>
          </w:p>
        </w:tc>
      </w:tr>
      <w:tr w:rsidR="00825B24" w:rsidTr="00153E2A" w14:paraId="69D6E2B1" w14:textId="77777777">
        <w:tc>
          <w:tcPr>
            <w:tcW w:w="778" w:type="pct"/>
          </w:tcPr>
          <w:p w:rsidRPr="00082CD9" w:rsidR="00825B24" w:rsidP="00825B24" w:rsidRDefault="00825B24" w14:paraId="52241973" w14:textId="21A5C75F">
            <w:r>
              <w:rPr>
                <w:rFonts w:cs="CordiaUPC"/>
              </w:rPr>
              <w:t>00004</w:t>
            </w:r>
          </w:p>
        </w:tc>
        <w:tc>
          <w:tcPr>
            <w:tcW w:w="1626" w:type="pct"/>
          </w:tcPr>
          <w:p w:rsidRPr="00C13E72" w:rsidR="00825B24" w:rsidP="00825B24" w:rsidRDefault="00825B24" w14:paraId="4DF12572" w14:textId="27EE2FBA">
            <w:r>
              <w:t xml:space="preserve">WiFi </w:t>
            </w:r>
            <w:r w:rsidRPr="00BF0913">
              <w:rPr>
                <w:rFonts w:cs="CordiaUPC"/>
              </w:rPr>
              <w:t>Quota</w:t>
            </w:r>
            <w:r>
              <w:rPr>
                <w:rFonts w:cs="Angsana New"/>
                <w:cs/>
              </w:rPr>
              <w:t xml:space="preserve"> </w:t>
            </w:r>
            <w:r w:rsidRPr="00BF0913">
              <w:rPr>
                <w:rFonts w:cs="CordiaUPC"/>
              </w:rPr>
              <w:t>Unit</w:t>
            </w:r>
            <w:r>
              <w:rPr>
                <w:rFonts w:cs="CordiaUPC"/>
              </w:rPr>
              <w:t xml:space="preserve"> is required when </w:t>
            </w:r>
            <w:r w:rsidR="009D5748">
              <w:rPr>
                <w:rFonts w:cs="CordiaUPC"/>
              </w:rPr>
              <w:t>W</w:t>
            </w:r>
            <w:r>
              <w:rPr>
                <w:rFonts w:cs="CordiaUPC"/>
              </w:rPr>
              <w:t>i</w:t>
            </w:r>
            <w:r w:rsidR="009D5748">
              <w:rPr>
                <w:rFonts w:cs="CordiaUPC"/>
              </w:rPr>
              <w:t>F</w:t>
            </w:r>
            <w:r>
              <w:rPr>
                <w:rFonts w:cs="CordiaUPC"/>
              </w:rPr>
              <w:t>i</w:t>
            </w:r>
            <w:r w:rsidR="009D5748">
              <w:rPr>
                <w:rFonts w:cs="Angsana New"/>
                <w:cs/>
              </w:rPr>
              <w:t xml:space="preserve"> </w:t>
            </w:r>
            <w:r>
              <w:rPr>
                <w:rFonts w:cs="CordiaUPC"/>
              </w:rPr>
              <w:t>Quota</w:t>
            </w:r>
            <w:r w:rsidR="009D5748">
              <w:rPr>
                <w:rFonts w:cs="Angsana New"/>
                <w:cs/>
              </w:rPr>
              <w:t xml:space="preserve"> </w:t>
            </w:r>
            <w:r>
              <w:rPr>
                <w:rFonts w:cs="CordiaUPC"/>
              </w:rPr>
              <w:t xml:space="preserve">Type is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{1}</w:t>
            </w:r>
            <w:r>
              <w:rPr>
                <w:rFonts w:cs="Angsana New"/>
                <w:cs/>
              </w:rPr>
              <w:t>”.</w:t>
            </w:r>
          </w:p>
        </w:tc>
        <w:tc>
          <w:tcPr>
            <w:tcW w:w="1861" w:type="pct"/>
          </w:tcPr>
          <w:p w:rsidR="00825B24" w:rsidP="00825B24" w:rsidRDefault="0073463A" w14:paraId="32132F79" w14:textId="5AF69EEC">
            <w:r>
              <w:rPr>
                <w:rFonts w:hint="cs" w:cs="Angsana New"/>
                <w:cs/>
              </w:rPr>
              <w:t>ถ้</w:t>
            </w:r>
            <w:r w:rsidR="00825B24">
              <w:rPr>
                <w:rFonts w:hint="cs" w:cs="Angsana New"/>
                <w:cs/>
              </w:rPr>
              <w:t xml:space="preserve">า </w:t>
            </w:r>
            <w:r w:rsidR="00825B24">
              <w:rPr>
                <w:rFonts w:cs="CordiaUPC"/>
              </w:rPr>
              <w:t xml:space="preserve">wifiQuotaType </w:t>
            </w:r>
            <w:r w:rsidR="00825B24">
              <w:rPr>
                <w:rFonts w:hint="cs" w:cs="Angsana New"/>
                <w:cs/>
              </w:rPr>
              <w:t>ที่เลือก</w:t>
            </w:r>
            <w:r w:rsidRPr="00825B24" w:rsidR="00825B24">
              <w:rPr>
                <w:rFonts w:cs="Angsana New"/>
                <w:cs/>
              </w:rPr>
              <w:t xml:space="preserve">มีค่า </w:t>
            </w:r>
            <w:r w:rsidRPr="00825B24" w:rsidR="00825B24">
              <w:rPr>
                <w:rFonts w:cs="CordiaUPC"/>
              </w:rPr>
              <w:t xml:space="preserve">Show UI Quota </w:t>
            </w:r>
            <w:r w:rsidRPr="00825B24" w:rsidR="00825B24">
              <w:rPr>
                <w:rFonts w:cs="Angsana New"/>
                <w:cs/>
              </w:rPr>
              <w:t>เป็น “</w:t>
            </w:r>
            <w:r w:rsidRPr="00825B24" w:rsidR="00825B24">
              <w:rPr>
                <w:rFonts w:cs="CordiaUPC"/>
              </w:rPr>
              <w:t>Yes</w:t>
            </w:r>
            <w:r w:rsidRPr="00825B24" w:rsidR="00825B24">
              <w:rPr>
                <w:rFonts w:cs="Angsana New"/>
                <w:cs/>
              </w:rPr>
              <w:t>”</w:t>
            </w:r>
            <w:r w:rsidR="00825B24">
              <w:rPr>
                <w:rFonts w:cs="Angsana New"/>
                <w:cs/>
              </w:rPr>
              <w:t xml:space="preserve"> </w:t>
            </w:r>
            <w:r w:rsidR="00825B24">
              <w:rPr>
                <w:rFonts w:hint="cs" w:cs="Angsana New"/>
                <w:cs/>
              </w:rPr>
              <w:t xml:space="preserve">ดังนั้น </w:t>
            </w:r>
            <w:r w:rsidR="00825B24">
              <w:rPr>
                <w:rFonts w:cs="CordiaUPC"/>
              </w:rPr>
              <w:t>wifi</w:t>
            </w:r>
            <w:r w:rsidRPr="00BF0913" w:rsidR="00825B24">
              <w:rPr>
                <w:rFonts w:cs="CordiaUPC"/>
              </w:rPr>
              <w:t>QuotaUnit</w:t>
            </w:r>
            <w:r w:rsidR="00825B24">
              <w:rPr>
                <w:rFonts w:cs="Angsana New"/>
                <w:cs/>
              </w:rPr>
              <w:t xml:space="preserve"> </w:t>
            </w:r>
            <w:r w:rsidR="00825B24">
              <w:rPr>
                <w:rFonts w:hint="cs" w:cs="Angsana New"/>
                <w:cs/>
              </w:rPr>
              <w:t xml:space="preserve">จะต้องเป็น </w:t>
            </w:r>
            <w:r w:rsidR="00825B24">
              <w:rPr>
                <w:rFonts w:cs="CordiaUPC"/>
              </w:rPr>
              <w:t>Mandatory</w:t>
            </w:r>
          </w:p>
          <w:p w:rsidRPr="00C13E72" w:rsidR="00825B24" w:rsidP="00825B24" w:rsidRDefault="00825B24" w14:paraId="373669FF" w14:textId="2510F70C">
            <w:r>
              <w:t>{1}</w:t>
            </w:r>
            <w:r>
              <w:rPr>
                <w:rFonts w:cs="CordiaUPC"/>
              </w:rPr>
              <w:t xml:space="preserve"> wifiQuotaType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>ที่เลือกมา</w:t>
            </w:r>
          </w:p>
        </w:tc>
        <w:tc>
          <w:tcPr>
            <w:tcW w:w="735" w:type="pct"/>
          </w:tcPr>
          <w:p w:rsidR="00825B24" w:rsidP="00825B24" w:rsidRDefault="00825B24" w14:paraId="3D8D1E79" w14:textId="77777777">
            <w:pPr>
              <w:rPr>
                <w:rFonts w:cs="CordiaUPC"/>
                <w:szCs w:val="36"/>
              </w:rPr>
            </w:pPr>
          </w:p>
        </w:tc>
      </w:tr>
      <w:tr w:rsidR="009D5748" w:rsidTr="00153E2A" w14:paraId="3ED65BA2" w14:textId="77777777">
        <w:tc>
          <w:tcPr>
            <w:tcW w:w="778" w:type="pct"/>
          </w:tcPr>
          <w:p w:rsidRPr="00082CD9" w:rsidR="009D5748" w:rsidP="009D5748" w:rsidRDefault="009D5748" w14:paraId="73C39F3A" w14:textId="69D34343">
            <w:r w:rsidRPr="00082CD9">
              <w:t>00001</w:t>
            </w:r>
          </w:p>
        </w:tc>
        <w:tc>
          <w:tcPr>
            <w:tcW w:w="1626" w:type="pct"/>
          </w:tcPr>
          <w:p w:rsidRPr="00C13E72" w:rsidR="009D5748" w:rsidP="009D5748" w:rsidRDefault="009D5748" w14:paraId="32C068BC" w14:textId="18ACAF39">
            <w:r>
              <w:t xml:space="preserve">WiFi </w:t>
            </w:r>
            <w:r w:rsidRPr="00F6459D">
              <w:t>Speed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cs="CordiaUPC"/>
              </w:rPr>
              <w:t>is required</w:t>
            </w:r>
          </w:p>
        </w:tc>
        <w:tc>
          <w:tcPr>
            <w:tcW w:w="1861" w:type="pct"/>
          </w:tcPr>
          <w:p w:rsidRPr="00C13E72" w:rsidR="009D5748" w:rsidP="009D5748" w:rsidRDefault="009D5748" w14:paraId="1A7EC718" w14:textId="0B6D670B">
            <w:r>
              <w:t>wifi</w:t>
            </w:r>
            <w:r w:rsidRPr="00F6459D">
              <w:t>Speed</w:t>
            </w:r>
            <w:r>
              <w:rPr>
                <w:rFonts w:hint="cs" w:cs="Angsana New"/>
                <w:cs/>
              </w:rPr>
              <w:t xml:space="preserve">จะต้องเป็น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="009D5748" w:rsidP="009D5748" w:rsidRDefault="009D5748" w14:paraId="0CA8B28C" w14:textId="77777777">
            <w:pPr>
              <w:rPr>
                <w:rFonts w:cs="CordiaUPC"/>
                <w:szCs w:val="36"/>
              </w:rPr>
            </w:pPr>
          </w:p>
        </w:tc>
      </w:tr>
      <w:tr w:rsidR="009D5748" w:rsidTr="00153E2A" w14:paraId="7EBA4F37" w14:textId="77777777">
        <w:tc>
          <w:tcPr>
            <w:tcW w:w="778" w:type="pct"/>
          </w:tcPr>
          <w:p w:rsidRPr="00082CD9" w:rsidR="009D5748" w:rsidP="009D5748" w:rsidRDefault="009D5748" w14:paraId="1ADD33EF" w14:textId="4B544794">
            <w:r>
              <w:rPr>
                <w:rFonts w:cs="CordiaUPC"/>
              </w:rPr>
              <w:t>00004</w:t>
            </w:r>
          </w:p>
        </w:tc>
        <w:tc>
          <w:tcPr>
            <w:tcW w:w="1626" w:type="pct"/>
          </w:tcPr>
          <w:p w:rsidRPr="00C13E72" w:rsidR="009D5748" w:rsidP="009D5748" w:rsidRDefault="009D5748" w14:paraId="331E241A" w14:textId="52116177">
            <w:r>
              <w:rPr>
                <w:rFonts w:cs="CordiaUPC"/>
              </w:rPr>
              <w:t xml:space="preserve">WiFi </w:t>
            </w:r>
            <w:r w:rsidRPr="00A37872">
              <w:rPr>
                <w:rFonts w:cs="CordiaUPC"/>
              </w:rPr>
              <w:t>Throttling</w:t>
            </w:r>
            <w:r>
              <w:rPr>
                <w:rFonts w:cs="Angsana New"/>
                <w:cs/>
              </w:rPr>
              <w:t xml:space="preserve"> </w:t>
            </w:r>
            <w:r w:rsidRPr="00A37872">
              <w:rPr>
                <w:rFonts w:cs="CordiaUPC"/>
              </w:rPr>
              <w:t>Speed</w:t>
            </w:r>
            <w:r>
              <w:rPr>
                <w:rFonts w:cs="CordiaUPC"/>
              </w:rPr>
              <w:t xml:space="preserve"> is required when </w:t>
            </w:r>
            <w:r>
              <w:t xml:space="preserve">WiFi </w:t>
            </w:r>
            <w:r w:rsidRPr="00C13E72">
              <w:t>Quota</w:t>
            </w:r>
            <w:r>
              <w:rPr>
                <w:rFonts w:cs="Angsana New"/>
                <w:cs/>
              </w:rPr>
              <w:t xml:space="preserve"> </w:t>
            </w:r>
            <w:r w:rsidRPr="00C13E72">
              <w:t>Type</w:t>
            </w:r>
            <w:r>
              <w:rPr>
                <w:rFonts w:cs="CordiaUPC"/>
              </w:rPr>
              <w:t xml:space="preserve"> is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{1}</w:t>
            </w:r>
            <w:r>
              <w:rPr>
                <w:rFonts w:cs="Angsana New"/>
                <w:cs/>
              </w:rPr>
              <w:t>”.</w:t>
            </w:r>
          </w:p>
        </w:tc>
        <w:tc>
          <w:tcPr>
            <w:tcW w:w="1861" w:type="pct"/>
          </w:tcPr>
          <w:p w:rsidR="009D5748" w:rsidP="009D5748" w:rsidRDefault="009D5748" w14:paraId="01B7A7E3" w14:textId="3264BC9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ถ้า </w:t>
            </w:r>
            <w:r>
              <w:t>wifi</w:t>
            </w:r>
            <w:r w:rsidRPr="00C13E72">
              <w:t>QuotaType</w:t>
            </w:r>
            <w:r>
              <w:rPr>
                <w:rFonts w:hint="cs" w:cs="Angsana New"/>
                <w:cs/>
              </w:rPr>
              <w:t xml:space="preserve"> ที่เลือกมา</w:t>
            </w:r>
            <w:r w:rsidRPr="00F6459D">
              <w:rPr>
                <w:rFonts w:cs="Angsana New"/>
                <w:cs/>
              </w:rPr>
              <w:t xml:space="preserve">มีค่า </w:t>
            </w:r>
            <w:r w:rsidRPr="00A37872">
              <w:rPr>
                <w:rFonts w:cs="CordiaUPC"/>
              </w:rPr>
              <w:t>Show UI Throttling Speed</w:t>
            </w:r>
            <w:r>
              <w:rPr>
                <w:rFonts w:cs="Angsana New"/>
                <w:cs/>
              </w:rPr>
              <w:t xml:space="preserve"> </w:t>
            </w:r>
            <w:r w:rsidRPr="00F6459D">
              <w:rPr>
                <w:rFonts w:cs="Angsana New"/>
                <w:cs/>
              </w:rPr>
              <w:t>เป็น “</w:t>
            </w:r>
            <w:r w:rsidRPr="00F6459D">
              <w:rPr>
                <w:rFonts w:cs="CordiaUPC"/>
              </w:rPr>
              <w:t>Yes</w:t>
            </w:r>
            <w:r w:rsidRPr="00F6459D"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ดังนั้น </w:t>
            </w:r>
            <w:r>
              <w:rPr>
                <w:rFonts w:cs="CordiaUPC"/>
              </w:rPr>
              <w:t xml:space="preserve">WiFi </w:t>
            </w:r>
            <w:r w:rsidRPr="00A37872">
              <w:rPr>
                <w:rFonts w:cs="CordiaUPC"/>
              </w:rPr>
              <w:t>Throttling</w:t>
            </w:r>
            <w:r>
              <w:rPr>
                <w:rFonts w:cs="Angsana New"/>
                <w:cs/>
              </w:rPr>
              <w:t xml:space="preserve"> </w:t>
            </w:r>
            <w:r w:rsidRPr="00A37872">
              <w:rPr>
                <w:rFonts w:cs="CordiaUPC"/>
              </w:rPr>
              <w:t>Speed</w:t>
            </w:r>
            <w:r>
              <w:rPr>
                <w:rFonts w:hint="cs" w:cs="Angsana New"/>
                <w:cs/>
              </w:rPr>
              <w:t xml:space="preserve"> จะต้องเป็น </w:t>
            </w:r>
            <w:r>
              <w:rPr>
                <w:rFonts w:cs="CordiaUPC"/>
              </w:rPr>
              <w:t>Mandatory</w:t>
            </w:r>
          </w:p>
          <w:p w:rsidRPr="00C13E72" w:rsidR="009D5748" w:rsidP="009D5748" w:rsidRDefault="009D5748" w14:paraId="265BCFD7" w14:textId="12C445D4">
            <w:r>
              <w:rPr>
                <w:rFonts w:cs="CordiaUPC"/>
              </w:rPr>
              <w:t xml:space="preserve">{1} </w:t>
            </w:r>
            <w:r>
              <w:rPr>
                <w:rFonts w:cs="Angsana New"/>
                <w:cs/>
              </w:rPr>
              <w:t xml:space="preserve">= </w:t>
            </w:r>
            <w:r>
              <w:t>wifi</w:t>
            </w:r>
            <w:r w:rsidRPr="00C13E72">
              <w:t>QuotaType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>ที่เลือกมา</w:t>
            </w:r>
          </w:p>
        </w:tc>
        <w:tc>
          <w:tcPr>
            <w:tcW w:w="735" w:type="pct"/>
          </w:tcPr>
          <w:p w:rsidR="009D5748" w:rsidP="009D5748" w:rsidRDefault="009D5748" w14:paraId="2B412F24" w14:textId="77777777">
            <w:pPr>
              <w:rPr>
                <w:rFonts w:cs="CordiaUPC"/>
                <w:szCs w:val="36"/>
              </w:rPr>
            </w:pPr>
          </w:p>
        </w:tc>
      </w:tr>
    </w:tbl>
    <w:p w:rsidRPr="008979A8" w:rsidR="00193DFC" w:rsidP="00BB3F68" w:rsidRDefault="00193DFC" w14:paraId="77B97882" w14:textId="77777777">
      <w:pPr>
        <w:pStyle w:val="Heading3"/>
        <w:numPr>
          <w:ilvl w:val="0"/>
          <w:numId w:val="86"/>
        </w:numPr>
        <w:rPr>
          <w:rFonts w:ascii="CordiaUPC" w:hAnsi="CordiaUPC" w:cs="CordiaUPC"/>
          <w:sz w:val="32"/>
          <w:szCs w:val="32"/>
        </w:rPr>
      </w:pPr>
      <w:r w:rsidRPr="008979A8">
        <w:rPr>
          <w:rFonts w:ascii="CordiaUPC" w:hAnsi="CordiaUPC" w:cs="CordiaUPC"/>
          <w:sz w:val="32"/>
          <w:szCs w:val="32"/>
        </w:rPr>
        <w:t>Mapping to DB</w:t>
      </w:r>
    </w:p>
    <w:tbl>
      <w:tblPr>
        <w:tblW w:w="4977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348"/>
        <w:gridCol w:w="2486"/>
        <w:gridCol w:w="4141"/>
      </w:tblGrid>
      <w:tr w:rsidRPr="008979A8" w:rsidR="00193DFC" w:rsidTr="00153E2A" w14:paraId="11B369A1" w14:textId="77777777">
        <w:trPr>
          <w:cantSplit/>
          <w:tblHeader/>
        </w:trPr>
        <w:tc>
          <w:tcPr>
            <w:tcW w:w="1308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193DFC" w:rsidP="00153E2A" w:rsidRDefault="00193DFC" w14:paraId="215102CC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Database Table</w:t>
            </w:r>
          </w:p>
        </w:tc>
        <w:tc>
          <w:tcPr>
            <w:tcW w:w="1385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193DFC" w:rsidP="00153E2A" w:rsidRDefault="00193DFC" w14:paraId="3BE5116B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Database Column</w:t>
            </w:r>
          </w:p>
        </w:tc>
        <w:tc>
          <w:tcPr>
            <w:tcW w:w="2307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193DFC" w:rsidP="00153E2A" w:rsidRDefault="00193DFC" w14:paraId="5DDA1062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Field on Screen</w:t>
            </w:r>
          </w:p>
        </w:tc>
      </w:tr>
      <w:tr w:rsidRPr="008979A8" w:rsidR="00193DFC" w:rsidTr="00153E2A" w14:paraId="531282A7" w14:textId="77777777">
        <w:tc>
          <w:tcPr>
            <w:tcW w:w="1308" w:type="pct"/>
            <w:vMerge w:val="restart"/>
          </w:tcPr>
          <w:p w:rsidRPr="008979A8" w:rsidR="00193DFC" w:rsidP="00153E2A" w:rsidRDefault="00193DFC" w14:paraId="2AE7F9CA" w14:textId="595FBF80">
            <w:pPr>
              <w:rPr>
                <w:rFonts w:cs="CordiaUPC"/>
              </w:rPr>
            </w:pPr>
            <w:r>
              <w:rPr>
                <w:rFonts w:cs="CordiaUPC"/>
              </w:rPr>
              <w:t>MASS</w:t>
            </w:r>
            <w:r w:rsidRPr="00F33A0D">
              <w:rPr>
                <w:rFonts w:cs="CordiaUPC"/>
              </w:rPr>
              <w:t>_BUSINESS_</w:t>
            </w:r>
            <w:r>
              <w:rPr>
                <w:rFonts w:cs="CordiaUPC"/>
              </w:rPr>
              <w:t>WIFI</w:t>
            </w:r>
          </w:p>
        </w:tc>
        <w:tc>
          <w:tcPr>
            <w:tcW w:w="1385" w:type="pct"/>
          </w:tcPr>
          <w:p w:rsidRPr="008979A8" w:rsidR="00193DFC" w:rsidP="00153E2A" w:rsidRDefault="00193DFC" w14:paraId="20668BFB" w14:textId="77777777">
            <w:pPr>
              <w:spacing w:after="0"/>
              <w:rPr>
                <w:rFonts w:cs="CordiaUPC"/>
              </w:rPr>
            </w:pPr>
            <w:r>
              <w:rPr>
                <w:rFonts w:cs="CordiaUPC"/>
              </w:rPr>
              <w:t>ROW_ID</w:t>
            </w:r>
          </w:p>
        </w:tc>
        <w:tc>
          <w:tcPr>
            <w:tcW w:w="2307" w:type="pct"/>
          </w:tcPr>
          <w:p w:rsidRPr="008979A8" w:rsidR="00193DFC" w:rsidP="00153E2A" w:rsidRDefault="00193DFC" w14:paraId="1914EE9B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ให้ระบบ </w:t>
            </w:r>
            <w:r>
              <w:rPr>
                <w:rFonts w:cs="CordiaUPC"/>
              </w:rPr>
              <w:t>Auto Generate</w:t>
            </w:r>
          </w:p>
        </w:tc>
      </w:tr>
      <w:tr w:rsidRPr="008979A8" w:rsidR="00193DFC" w:rsidTr="00153E2A" w14:paraId="38F840D3" w14:textId="77777777">
        <w:tc>
          <w:tcPr>
            <w:tcW w:w="1308" w:type="pct"/>
            <w:vMerge/>
          </w:tcPr>
          <w:p w:rsidRPr="008979A8" w:rsidR="00193DFC" w:rsidP="00153E2A" w:rsidRDefault="00193DFC" w14:paraId="082B326A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193DFC" w:rsidP="00153E2A" w:rsidRDefault="00193DFC" w14:paraId="7C39B5A4" w14:textId="77777777">
            <w:pPr>
              <w:spacing w:after="0"/>
              <w:rPr>
                <w:rFonts w:cs="CordiaUPC"/>
              </w:rPr>
            </w:pPr>
            <w:r w:rsidRPr="008979A8">
              <w:rPr>
                <w:rFonts w:cs="CordiaUPC"/>
              </w:rPr>
              <w:t>FREE_RESOURCE_NAME</w:t>
            </w:r>
          </w:p>
        </w:tc>
        <w:tc>
          <w:tcPr>
            <w:tcW w:w="2307" w:type="pct"/>
          </w:tcPr>
          <w:p w:rsidR="00193DFC" w:rsidP="00153E2A" w:rsidRDefault="00193DFC" w14:paraId="4CFA4A11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freeResourceName</w:t>
            </w:r>
          </w:p>
        </w:tc>
      </w:tr>
      <w:tr w:rsidRPr="008979A8" w:rsidR="00193DFC" w:rsidTr="00153E2A" w14:paraId="6E2FF28A" w14:textId="77777777">
        <w:tc>
          <w:tcPr>
            <w:tcW w:w="1308" w:type="pct"/>
            <w:vMerge/>
          </w:tcPr>
          <w:p w:rsidRPr="008979A8" w:rsidR="00193DFC" w:rsidP="00153E2A" w:rsidRDefault="00193DFC" w14:paraId="26DB9F8B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193DFC" w:rsidP="00153E2A" w:rsidRDefault="00193DFC" w14:paraId="52845683" w14:textId="77777777">
            <w:pPr>
              <w:spacing w:after="0"/>
              <w:rPr>
                <w:rFonts w:cs="CordiaUPC"/>
              </w:rPr>
            </w:pPr>
            <w:r w:rsidRPr="008979A8">
              <w:rPr>
                <w:rFonts w:cs="CordiaUPC"/>
              </w:rPr>
              <w:t>TECH_GENERATE_NAME</w:t>
            </w:r>
          </w:p>
        </w:tc>
        <w:tc>
          <w:tcPr>
            <w:tcW w:w="2307" w:type="pct"/>
          </w:tcPr>
          <w:p w:rsidR="00193DFC" w:rsidP="00153E2A" w:rsidRDefault="00193DFC" w14:paraId="39F7B037" w14:textId="77777777">
            <w:pPr>
              <w:rPr>
                <w:rFonts w:cs="CordiaUPC"/>
                <w:cs/>
              </w:rPr>
            </w:pPr>
            <w:r>
              <w:rPr>
                <w:rFonts w:cs="CordiaUPC"/>
              </w:rPr>
              <w:t>techGenerateName</w:t>
            </w:r>
          </w:p>
        </w:tc>
      </w:tr>
      <w:tr w:rsidRPr="008979A8" w:rsidR="00193DFC" w:rsidTr="00153E2A" w14:paraId="7E0E1620" w14:textId="77777777">
        <w:tc>
          <w:tcPr>
            <w:tcW w:w="1308" w:type="pct"/>
            <w:vMerge/>
          </w:tcPr>
          <w:p w:rsidRPr="008979A8" w:rsidR="00193DFC" w:rsidP="00153E2A" w:rsidRDefault="00193DFC" w14:paraId="407879B1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193DFC" w:rsidP="00153E2A" w:rsidRDefault="00193DFC" w14:paraId="68E141F5" w14:textId="520CFE6F">
            <w:pPr>
              <w:spacing w:after="0"/>
              <w:rPr>
                <w:rFonts w:cs="CordiaUPC"/>
              </w:rPr>
            </w:pPr>
            <w:r>
              <w:rPr>
                <w:rFonts w:cs="CordiaUPC"/>
              </w:rPr>
              <w:t>WIFI_USAGE_TYPE</w:t>
            </w:r>
          </w:p>
        </w:tc>
        <w:tc>
          <w:tcPr>
            <w:tcW w:w="2307" w:type="pct"/>
          </w:tcPr>
          <w:p w:rsidR="00193DFC" w:rsidP="00153E2A" w:rsidRDefault="00193DFC" w14:paraId="24AC38DC" w14:textId="09D27BC8">
            <w:pPr>
              <w:rPr>
                <w:rFonts w:cs="CordiaUPC"/>
              </w:rPr>
            </w:pPr>
            <w:r>
              <w:rPr>
                <w:rFonts w:cs="CordiaUPC"/>
              </w:rPr>
              <w:t>wifi</w:t>
            </w:r>
            <w:r w:rsidRPr="007B3FDA">
              <w:rPr>
                <w:rFonts w:cs="CordiaUPC"/>
              </w:rPr>
              <w:t>UsageType</w:t>
            </w:r>
          </w:p>
        </w:tc>
      </w:tr>
      <w:tr w:rsidRPr="008979A8" w:rsidR="00193DFC" w:rsidTr="00153E2A" w14:paraId="234DA3F0" w14:textId="77777777">
        <w:tc>
          <w:tcPr>
            <w:tcW w:w="1308" w:type="pct"/>
            <w:vMerge/>
          </w:tcPr>
          <w:p w:rsidRPr="008979A8" w:rsidR="00193DFC" w:rsidP="00153E2A" w:rsidRDefault="00193DFC" w14:paraId="324BC2F0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193DFC" w:rsidP="00153E2A" w:rsidRDefault="00193DFC" w14:paraId="1F823407" w14:textId="5D9AD4E9">
            <w:pPr>
              <w:spacing w:after="0"/>
              <w:rPr>
                <w:rFonts w:cs="CordiaUPC"/>
              </w:rPr>
            </w:pPr>
            <w:r>
              <w:rPr>
                <w:rFonts w:cs="CordiaUPC"/>
              </w:rPr>
              <w:t>WIFI_QUOTA_TYPE</w:t>
            </w:r>
          </w:p>
        </w:tc>
        <w:tc>
          <w:tcPr>
            <w:tcW w:w="2307" w:type="pct"/>
          </w:tcPr>
          <w:p w:rsidR="00193DFC" w:rsidP="00153E2A" w:rsidRDefault="00193DFC" w14:paraId="6112A4EB" w14:textId="3EE25441">
            <w:pPr>
              <w:rPr>
                <w:rFonts w:cs="CordiaUPC"/>
              </w:rPr>
            </w:pPr>
            <w:r>
              <w:rPr>
                <w:rFonts w:cs="CordiaUPC"/>
              </w:rPr>
              <w:t>wifi</w:t>
            </w:r>
            <w:r w:rsidRPr="007B3FDA">
              <w:rPr>
                <w:rFonts w:cs="CordiaUPC"/>
              </w:rPr>
              <w:t>QuotaType</w:t>
            </w:r>
          </w:p>
        </w:tc>
      </w:tr>
      <w:tr w:rsidRPr="008979A8" w:rsidR="00193DFC" w:rsidTr="00153E2A" w14:paraId="684137DC" w14:textId="77777777">
        <w:tc>
          <w:tcPr>
            <w:tcW w:w="1308" w:type="pct"/>
            <w:vMerge/>
          </w:tcPr>
          <w:p w:rsidRPr="008979A8" w:rsidR="00193DFC" w:rsidP="00193DFC" w:rsidRDefault="00193DFC" w14:paraId="3207D222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193DFC" w:rsidP="00193DFC" w:rsidRDefault="00193DFC" w14:paraId="71151FCA" w14:textId="4C319CF1">
            <w:pPr>
              <w:spacing w:after="0"/>
              <w:rPr>
                <w:rFonts w:cs="CordiaUPC"/>
              </w:rPr>
            </w:pPr>
            <w:r>
              <w:t>WIFI_</w:t>
            </w:r>
            <w:r w:rsidRPr="00402948">
              <w:t>QUOTA</w:t>
            </w:r>
          </w:p>
        </w:tc>
        <w:tc>
          <w:tcPr>
            <w:tcW w:w="2307" w:type="pct"/>
          </w:tcPr>
          <w:p w:rsidR="00193DFC" w:rsidP="00193DFC" w:rsidRDefault="00193DFC" w14:paraId="5271867D" w14:textId="40505A06">
            <w:pPr>
              <w:rPr>
                <w:rFonts w:cs="CordiaUPC"/>
              </w:rPr>
            </w:pPr>
            <w:r>
              <w:t>wifi</w:t>
            </w:r>
            <w:r w:rsidRPr="00402948">
              <w:t>Quota</w:t>
            </w:r>
          </w:p>
        </w:tc>
      </w:tr>
      <w:tr w:rsidRPr="008979A8" w:rsidR="00193DFC" w:rsidTr="00153E2A" w14:paraId="182B15DD" w14:textId="77777777">
        <w:tc>
          <w:tcPr>
            <w:tcW w:w="1308" w:type="pct"/>
            <w:vMerge/>
          </w:tcPr>
          <w:p w:rsidRPr="008979A8" w:rsidR="00193DFC" w:rsidP="00193DFC" w:rsidRDefault="00193DFC" w14:paraId="2908D395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193DFC" w:rsidP="00193DFC" w:rsidRDefault="00193DFC" w14:paraId="52A9BABE" w14:textId="02967E2B">
            <w:pPr>
              <w:spacing w:after="0"/>
              <w:rPr>
                <w:rFonts w:cs="CordiaUPC"/>
              </w:rPr>
            </w:pPr>
            <w:r>
              <w:t>WIFI_</w:t>
            </w:r>
            <w:r w:rsidRPr="00402948">
              <w:t>QUOTA</w:t>
            </w:r>
            <w:r>
              <w:t>_</w:t>
            </w:r>
            <w:r w:rsidRPr="00402948">
              <w:t>UNIT</w:t>
            </w:r>
          </w:p>
        </w:tc>
        <w:tc>
          <w:tcPr>
            <w:tcW w:w="2307" w:type="pct"/>
          </w:tcPr>
          <w:p w:rsidR="00193DFC" w:rsidP="00193DFC" w:rsidRDefault="00193DFC" w14:paraId="546DED07" w14:textId="020CD0C4">
            <w:pPr>
              <w:rPr>
                <w:rFonts w:cs="CordiaUPC"/>
              </w:rPr>
            </w:pPr>
            <w:r>
              <w:t>wifi</w:t>
            </w:r>
            <w:r w:rsidRPr="00402948">
              <w:t>QuotaUnit</w:t>
            </w:r>
          </w:p>
        </w:tc>
      </w:tr>
      <w:tr w:rsidRPr="008979A8" w:rsidR="00193DFC" w:rsidTr="00153E2A" w14:paraId="11429C84" w14:textId="77777777">
        <w:tc>
          <w:tcPr>
            <w:tcW w:w="1308" w:type="pct"/>
            <w:vMerge/>
          </w:tcPr>
          <w:p w:rsidRPr="008979A8" w:rsidR="00193DFC" w:rsidP="00193DFC" w:rsidRDefault="00193DFC" w14:paraId="7496FC7C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193DFC" w:rsidP="00193DFC" w:rsidRDefault="00193DFC" w14:paraId="5F611A21" w14:textId="1DF3E193">
            <w:pPr>
              <w:spacing w:after="0"/>
              <w:rPr>
                <w:rFonts w:cs="CordiaUPC"/>
              </w:rPr>
            </w:pPr>
            <w:r>
              <w:rPr>
                <w:rFonts w:cs="CordiaUPC"/>
              </w:rPr>
              <w:t>WIFI_SPEED</w:t>
            </w:r>
          </w:p>
        </w:tc>
        <w:tc>
          <w:tcPr>
            <w:tcW w:w="2307" w:type="pct"/>
          </w:tcPr>
          <w:p w:rsidR="00193DFC" w:rsidP="00193DFC" w:rsidRDefault="00193DFC" w14:paraId="2B345236" w14:textId="3520BDD9">
            <w:pPr>
              <w:rPr>
                <w:rFonts w:cs="CordiaUPC"/>
              </w:rPr>
            </w:pPr>
            <w:r>
              <w:rPr>
                <w:rFonts w:cs="CordiaUPC"/>
              </w:rPr>
              <w:t>wifi</w:t>
            </w:r>
            <w:r w:rsidRPr="007B3FDA">
              <w:rPr>
                <w:rFonts w:cs="CordiaUPC"/>
              </w:rPr>
              <w:t>Speed</w:t>
            </w:r>
          </w:p>
        </w:tc>
      </w:tr>
      <w:tr w:rsidRPr="008979A8" w:rsidR="00193DFC" w:rsidTr="00153E2A" w14:paraId="6C6AA2A8" w14:textId="77777777">
        <w:tc>
          <w:tcPr>
            <w:tcW w:w="1308" w:type="pct"/>
            <w:vMerge/>
          </w:tcPr>
          <w:p w:rsidRPr="008979A8" w:rsidR="00193DFC" w:rsidP="00193DFC" w:rsidRDefault="00193DFC" w14:paraId="7430CD6B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193DFC" w:rsidP="00193DFC" w:rsidRDefault="00193DFC" w14:paraId="0F45787C" w14:textId="73F23F35">
            <w:pPr>
              <w:spacing w:after="0"/>
              <w:rPr>
                <w:rFonts w:cs="CordiaUPC"/>
              </w:rPr>
            </w:pPr>
            <w:r>
              <w:t>WIFI_</w:t>
            </w:r>
            <w:r w:rsidRPr="007B4956">
              <w:t>THROTTLING</w:t>
            </w:r>
            <w:r>
              <w:t>_</w:t>
            </w:r>
            <w:r w:rsidRPr="007B4956">
              <w:t>SPEED</w:t>
            </w:r>
          </w:p>
        </w:tc>
        <w:tc>
          <w:tcPr>
            <w:tcW w:w="2307" w:type="pct"/>
          </w:tcPr>
          <w:p w:rsidR="00193DFC" w:rsidP="00193DFC" w:rsidRDefault="00193DFC" w14:paraId="772BF533" w14:textId="6FDD057B">
            <w:pPr>
              <w:rPr>
                <w:rFonts w:cs="CordiaUPC"/>
              </w:rPr>
            </w:pPr>
            <w:r>
              <w:t>wifi</w:t>
            </w:r>
            <w:r w:rsidRPr="008417C9">
              <w:t>ThrottlingSpeed</w:t>
            </w:r>
          </w:p>
        </w:tc>
      </w:tr>
      <w:tr w:rsidRPr="008979A8" w:rsidR="00193DFC" w:rsidTr="00153E2A" w14:paraId="53D0C0D2" w14:textId="77777777">
        <w:tc>
          <w:tcPr>
            <w:tcW w:w="1308" w:type="pct"/>
            <w:vMerge/>
          </w:tcPr>
          <w:p w:rsidRPr="008979A8" w:rsidR="00193DFC" w:rsidP="00193DFC" w:rsidRDefault="00193DFC" w14:paraId="4530C9C4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193DFC" w:rsidP="00193DFC" w:rsidRDefault="00193DFC" w14:paraId="7BB9435C" w14:textId="77777777">
            <w:pPr>
              <w:spacing w:after="0"/>
              <w:rPr>
                <w:rFonts w:cs="CordiaUPC"/>
              </w:rPr>
            </w:pPr>
            <w:r w:rsidRPr="008979A8">
              <w:rPr>
                <w:rFonts w:cs="CordiaUPC"/>
              </w:rPr>
              <w:t>STATUS</w:t>
            </w:r>
          </w:p>
        </w:tc>
        <w:tc>
          <w:tcPr>
            <w:tcW w:w="2307" w:type="pct"/>
          </w:tcPr>
          <w:p w:rsidRPr="008979A8" w:rsidR="00193DFC" w:rsidP="00193DFC" w:rsidRDefault="00193DFC" w14:paraId="0D5A147D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Default </w:t>
            </w:r>
            <w:r>
              <w:rPr>
                <w:rFonts w:hint="cs" w:cs="Angsana New"/>
                <w:cs/>
              </w:rPr>
              <w:t xml:space="preserve">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Draft</w:t>
            </w:r>
            <w:r>
              <w:rPr>
                <w:rFonts w:cs="Angsana New"/>
                <w:cs/>
              </w:rPr>
              <w:t>”</w:t>
            </w:r>
          </w:p>
        </w:tc>
      </w:tr>
      <w:tr w:rsidRPr="008979A8" w:rsidR="00193DFC" w:rsidTr="00153E2A" w14:paraId="0C86E1D5" w14:textId="77777777">
        <w:tc>
          <w:tcPr>
            <w:tcW w:w="1308" w:type="pct"/>
            <w:vMerge/>
          </w:tcPr>
          <w:p w:rsidRPr="008979A8" w:rsidR="00193DFC" w:rsidP="00193DFC" w:rsidRDefault="00193DFC" w14:paraId="0A822816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193DFC" w:rsidP="00193DFC" w:rsidRDefault="00193DFC" w14:paraId="3E4887C5" w14:textId="77777777">
            <w:pPr>
              <w:spacing w:after="0"/>
              <w:rPr>
                <w:rFonts w:cs="CordiaUPC"/>
              </w:rPr>
            </w:pPr>
            <w:r>
              <w:rPr>
                <w:color w:val="000000"/>
              </w:rPr>
              <w:t>CREATED_DATETIME</w:t>
            </w:r>
          </w:p>
        </w:tc>
        <w:tc>
          <w:tcPr>
            <w:tcW w:w="2307" w:type="pct"/>
          </w:tcPr>
          <w:p w:rsidR="00193DFC" w:rsidP="00193DFC" w:rsidRDefault="00193DFC" w14:paraId="7F8D57BF" w14:textId="77777777">
            <w:pPr>
              <w:spacing w:after="0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ครั้งแรก</w:t>
            </w:r>
          </w:p>
          <w:p w:rsidR="00193DFC" w:rsidP="00193DFC" w:rsidRDefault="00193DFC" w14:paraId="6C6C29A7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Default Value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CordiaUPC"/>
              </w:rPr>
              <w:t>Current DateTime</w:t>
            </w:r>
          </w:p>
        </w:tc>
      </w:tr>
      <w:tr w:rsidRPr="008979A8" w:rsidR="00193DFC" w:rsidTr="00153E2A" w14:paraId="1D27E85D" w14:textId="77777777">
        <w:tc>
          <w:tcPr>
            <w:tcW w:w="1308" w:type="pct"/>
            <w:vMerge/>
          </w:tcPr>
          <w:p w:rsidRPr="008979A8" w:rsidR="00193DFC" w:rsidP="00193DFC" w:rsidRDefault="00193DFC" w14:paraId="2D926D17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193DFC" w:rsidP="00193DFC" w:rsidRDefault="00193DFC" w14:paraId="656FD47C" w14:textId="77777777">
            <w:pPr>
              <w:spacing w:after="0"/>
              <w:rPr>
                <w:rFonts w:cs="CordiaUPC"/>
              </w:rPr>
            </w:pPr>
            <w:r w:rsidRPr="005977F8">
              <w:rPr>
                <w:color w:val="000000"/>
              </w:rPr>
              <w:t>CREATED_BY</w:t>
            </w:r>
          </w:p>
        </w:tc>
        <w:tc>
          <w:tcPr>
            <w:tcW w:w="2307" w:type="pct"/>
          </w:tcPr>
          <w:p w:rsidR="00193DFC" w:rsidP="00193DFC" w:rsidRDefault="00193DFC" w14:paraId="0E377DAE" w14:textId="77777777">
            <w:pPr>
              <w:spacing w:after="0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ครั้งแรก</w:t>
            </w:r>
          </w:p>
          <w:p w:rsidR="00193DFC" w:rsidP="00193DFC" w:rsidRDefault="00193DFC" w14:paraId="01DD2D85" w14:textId="77777777">
            <w:pPr>
              <w:rPr>
                <w:rFonts w:cs="CordiaUPC"/>
                <w:cs/>
              </w:rPr>
            </w:pPr>
            <w:r>
              <w:rPr>
                <w:rFonts w:cs="CordiaUPC"/>
              </w:rPr>
              <w:t xml:space="preserve">Username </w:t>
            </w:r>
            <w:r>
              <w:rPr>
                <w:rFonts w:hint="cs" w:cs="Angsana New"/>
                <w:cs/>
              </w:rPr>
              <w:t xml:space="preserve">ที่ใช้ </w:t>
            </w:r>
            <w:r>
              <w:rPr>
                <w:rFonts w:cs="CordiaUPC"/>
              </w:rPr>
              <w:t>Login</w:t>
            </w:r>
          </w:p>
        </w:tc>
      </w:tr>
      <w:tr w:rsidRPr="008979A8" w:rsidR="00193DFC" w:rsidTr="00153E2A" w14:paraId="2AA1C317" w14:textId="77777777">
        <w:tc>
          <w:tcPr>
            <w:tcW w:w="1308" w:type="pct"/>
            <w:vMerge/>
          </w:tcPr>
          <w:p w:rsidRPr="008979A8" w:rsidR="00193DFC" w:rsidP="00193DFC" w:rsidRDefault="00193DFC" w14:paraId="1F09EF3D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193DFC" w:rsidP="00193DFC" w:rsidRDefault="00193DFC" w14:paraId="5B2BAB29" w14:textId="77777777">
            <w:pPr>
              <w:spacing w:after="0"/>
              <w:rPr>
                <w:rFonts w:cs="CordiaUPC"/>
              </w:rPr>
            </w:pPr>
            <w:r>
              <w:rPr>
                <w:color w:val="000000"/>
              </w:rPr>
              <w:t>UPDATED_DATETIME</w:t>
            </w:r>
          </w:p>
        </w:tc>
        <w:tc>
          <w:tcPr>
            <w:tcW w:w="2307" w:type="pct"/>
          </w:tcPr>
          <w:p w:rsidR="00193DFC" w:rsidP="00193DFC" w:rsidRDefault="00193DFC" w14:paraId="35521FFB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Default Value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CordiaUPC"/>
              </w:rPr>
              <w:t>Current DateTime</w:t>
            </w:r>
          </w:p>
        </w:tc>
      </w:tr>
      <w:tr w:rsidRPr="008979A8" w:rsidR="00193DFC" w:rsidTr="00153E2A" w14:paraId="75FB633E" w14:textId="77777777">
        <w:tc>
          <w:tcPr>
            <w:tcW w:w="1308" w:type="pct"/>
            <w:vMerge/>
          </w:tcPr>
          <w:p w:rsidRPr="008979A8" w:rsidR="00193DFC" w:rsidP="00193DFC" w:rsidRDefault="00193DFC" w14:paraId="1AC61A35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193DFC" w:rsidP="00193DFC" w:rsidRDefault="00193DFC" w14:paraId="3CE8165B" w14:textId="77777777">
            <w:pPr>
              <w:spacing w:after="0"/>
              <w:rPr>
                <w:rFonts w:cs="CordiaUPC"/>
              </w:rPr>
            </w:pPr>
            <w:r w:rsidRPr="005977F8">
              <w:rPr>
                <w:color w:val="000000"/>
              </w:rPr>
              <w:t>UPDATED_BY</w:t>
            </w:r>
          </w:p>
        </w:tc>
        <w:tc>
          <w:tcPr>
            <w:tcW w:w="2307" w:type="pct"/>
          </w:tcPr>
          <w:p w:rsidR="00193DFC" w:rsidP="00193DFC" w:rsidRDefault="00193DFC" w14:paraId="2EAE7641" w14:textId="77777777">
            <w:pPr>
              <w:rPr>
                <w:rFonts w:cs="CordiaUPC"/>
                <w:cs/>
              </w:rPr>
            </w:pPr>
            <w:r>
              <w:rPr>
                <w:rFonts w:cs="CordiaUPC"/>
              </w:rPr>
              <w:t xml:space="preserve">Username </w:t>
            </w:r>
            <w:r>
              <w:rPr>
                <w:rFonts w:hint="cs" w:cs="Angsana New"/>
                <w:cs/>
              </w:rPr>
              <w:t xml:space="preserve">ที่ใช้ </w:t>
            </w:r>
            <w:r>
              <w:rPr>
                <w:rFonts w:cs="CordiaUPC"/>
              </w:rPr>
              <w:t>Login</w:t>
            </w:r>
          </w:p>
        </w:tc>
      </w:tr>
      <w:tr w:rsidRPr="008979A8" w:rsidR="00193DFC" w:rsidTr="00153E2A" w14:paraId="0AFAD9A1" w14:textId="77777777">
        <w:tc>
          <w:tcPr>
            <w:tcW w:w="1308" w:type="pct"/>
            <w:vMerge/>
          </w:tcPr>
          <w:p w:rsidRPr="008979A8" w:rsidR="00193DFC" w:rsidP="00193DFC" w:rsidRDefault="00193DFC" w14:paraId="481B343D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193DFC" w:rsidP="00193DFC" w:rsidRDefault="00193DFC" w14:paraId="56AFE598" w14:textId="77777777">
            <w:pPr>
              <w:spacing w:after="0"/>
              <w:rPr>
                <w:rFonts w:cs="CordiaUPC"/>
              </w:rPr>
            </w:pPr>
            <w:r>
              <w:rPr>
                <w:rFonts w:cs="CordiaUPC"/>
              </w:rPr>
              <w:t>NOTE</w:t>
            </w:r>
          </w:p>
        </w:tc>
        <w:tc>
          <w:tcPr>
            <w:tcW w:w="2307" w:type="pct"/>
          </w:tcPr>
          <w:p w:rsidR="00193DFC" w:rsidP="00193DFC" w:rsidRDefault="00193DFC" w14:paraId="3507E577" w14:textId="77777777">
            <w:pPr>
              <w:rPr>
                <w:rFonts w:cs="CordiaUPC"/>
              </w:rPr>
            </w:pPr>
          </w:p>
        </w:tc>
      </w:tr>
    </w:tbl>
    <w:p w:rsidR="0050787A" w:rsidP="0050787A" w:rsidRDefault="0050787A" w14:paraId="627DA5B5" w14:textId="7B16EA3F">
      <w:pPr>
        <w:pStyle w:val="Heading2"/>
        <w:numPr>
          <w:ilvl w:val="0"/>
          <w:numId w:val="1"/>
        </w:numPr>
        <w:ind w:left="426" w:hanging="426"/>
        <w:rPr>
          <w:rFonts w:ascii="CordiaUPC" w:hAnsi="CordiaUPC" w:cs="CordiaUPC"/>
          <w:sz w:val="36"/>
          <w:szCs w:val="36"/>
        </w:rPr>
      </w:pPr>
      <w:r>
        <w:rPr>
          <w:rFonts w:ascii="CordiaUPC" w:hAnsi="CordiaUPC" w:cs="CordiaUPC"/>
          <w:sz w:val="36"/>
          <w:szCs w:val="36"/>
        </w:rPr>
        <w:t>Mass Vertical App</w:t>
      </w:r>
    </w:p>
    <w:p w:rsidRPr="00180BBA" w:rsidR="0050787A" w:rsidP="00BB3F68" w:rsidRDefault="0050787A" w14:paraId="094AF3E3" w14:textId="77777777">
      <w:pPr>
        <w:pStyle w:val="Heading3"/>
        <w:numPr>
          <w:ilvl w:val="0"/>
          <w:numId w:val="59"/>
        </w:numPr>
        <w:rPr>
          <w:rFonts w:ascii="CordiaUPC" w:hAnsi="CordiaUPC" w:cs="CordiaUPC"/>
          <w:sz w:val="32"/>
          <w:szCs w:val="40"/>
        </w:rPr>
      </w:pPr>
      <w:r w:rsidRPr="00180BBA">
        <w:rPr>
          <w:rFonts w:ascii="CordiaUPC" w:hAnsi="CordiaUPC" w:cs="CordiaUPC"/>
          <w:sz w:val="32"/>
          <w:szCs w:val="40"/>
        </w:rPr>
        <w:t>Field on Screen</w:t>
      </w:r>
    </w:p>
    <w:tbl>
      <w:tblPr>
        <w:tblW w:w="4977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522"/>
        <w:gridCol w:w="1935"/>
        <w:gridCol w:w="5518"/>
      </w:tblGrid>
      <w:tr w:rsidRPr="008979A8" w:rsidR="0050787A" w:rsidTr="002206C7" w14:paraId="6FC94E8B" w14:textId="77777777">
        <w:trPr>
          <w:cantSplit/>
          <w:tblHeader/>
        </w:trPr>
        <w:tc>
          <w:tcPr>
            <w:tcW w:w="848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50787A" w:rsidP="00135C19" w:rsidRDefault="0050787A" w14:paraId="1B7B0ADB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Field Name</w:t>
            </w:r>
          </w:p>
        </w:tc>
        <w:tc>
          <w:tcPr>
            <w:tcW w:w="1078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50787A" w:rsidP="00135C19" w:rsidRDefault="0050787A" w14:paraId="5A5C40A9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Type</w:t>
            </w:r>
          </w:p>
        </w:tc>
        <w:tc>
          <w:tcPr>
            <w:tcW w:w="3074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50787A" w:rsidP="00135C19" w:rsidRDefault="0050787A" w14:paraId="202969B7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Comments</w:t>
            </w:r>
          </w:p>
        </w:tc>
      </w:tr>
      <w:tr w:rsidRPr="008979A8" w:rsidR="00256F28" w:rsidTr="002206C7" w14:paraId="11F96922" w14:textId="77777777">
        <w:trPr>
          <w:trHeight w:val="111"/>
        </w:trPr>
        <w:tc>
          <w:tcPr>
            <w:tcW w:w="848" w:type="pct"/>
          </w:tcPr>
          <w:p w:rsidR="00256F28" w:rsidP="002206C7" w:rsidRDefault="00256F28" w14:paraId="73E3979B" w14:textId="06CAD6CF">
            <w:r>
              <w:t>netFlexi</w:t>
            </w:r>
          </w:p>
        </w:tc>
        <w:tc>
          <w:tcPr>
            <w:tcW w:w="1078" w:type="pct"/>
          </w:tcPr>
          <w:p w:rsidR="00256F28" w:rsidP="002206C7" w:rsidRDefault="00256F28" w14:paraId="7D3BFF8E" w14:textId="2E9F684A">
            <w:r>
              <w:t>Radio Button</w:t>
            </w:r>
          </w:p>
        </w:tc>
        <w:tc>
          <w:tcPr>
            <w:tcW w:w="3074" w:type="pct"/>
          </w:tcPr>
          <w:p w:rsidR="00256F28" w:rsidP="002206C7" w:rsidRDefault="00256F28" w14:paraId="3470B55A" w14:textId="77777777">
            <w:pPr>
              <w:rPr>
                <w:color w:val="FF0000"/>
              </w:rPr>
            </w:pPr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B41AE8">
              <w:rPr>
                <w:rFonts w:cs="Angsana New"/>
                <w:color w:val="FF0000"/>
                <w:cs/>
              </w:rPr>
              <w:t>*</w:t>
            </w:r>
            <w:r w:rsidRPr="00B41AE8">
              <w:rPr>
                <w:color w:val="FF0000"/>
              </w:rPr>
              <w:t>Net Flexi</w:t>
            </w:r>
          </w:p>
          <w:p w:rsidR="00256F28" w:rsidP="002206C7" w:rsidRDefault="00256F28" w14:paraId="62EA08B2" w14:textId="77777777">
            <w:pPr>
              <w:rPr>
                <w:rFonts w:cs="CordiaUPC"/>
              </w:rPr>
            </w:pPr>
            <w:r>
              <w:t xml:space="preserve">Visible </w:t>
            </w:r>
            <w:r>
              <w:rPr>
                <w:rFonts w:hint="cs"/>
                <w:cs/>
              </w:rPr>
              <w:t xml:space="preserve">เมื่อ </w:t>
            </w:r>
            <w:r>
              <w:t xml:space="preserve">ProductSpecification </w:t>
            </w:r>
            <w:r>
              <w:rPr>
                <w:rFonts w:hint="cs"/>
                <w:cs/>
              </w:rPr>
              <w:t xml:space="preserve">ที่เลือกมามีค่า </w:t>
            </w:r>
            <w:r>
              <w:t xml:space="preserve">Category Type </w:t>
            </w:r>
            <w:r>
              <w:rPr>
                <w:rFonts w:hint="cs"/>
                <w:cs/>
              </w:rPr>
              <w:t xml:space="preserve">เป็น </w:t>
            </w:r>
            <w:r>
              <w:rPr>
                <w:rFonts w:cs="Angsana New"/>
                <w:cs/>
              </w:rPr>
              <w:t>“</w:t>
            </w:r>
            <w:r>
              <w:t>Vertical App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 w:cs="Angsana New"/>
                <w:cs/>
              </w:rPr>
              <w:t xml:space="preserve"> แต่ไม่มีค่า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Internet</w:t>
            </w:r>
            <w:r>
              <w:rPr>
                <w:rFonts w:cs="Angsana New"/>
                <w:cs/>
              </w:rPr>
              <w:t>”</w:t>
            </w:r>
          </w:p>
          <w:p w:rsidR="00256F28" w:rsidP="002206C7" w:rsidRDefault="00256F28" w14:paraId="475C8E0C" w14:textId="77777777">
            <w:r w:rsidRPr="004C3917">
              <w:t xml:space="preserve">List of Value </w:t>
            </w:r>
            <w:r w:rsidRPr="004C3917"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‘</w:t>
            </w:r>
            <w:r>
              <w:rPr>
                <w:rFonts w:cs="CordiaUPC"/>
              </w:rPr>
              <w:t>YesNoIndicator</w:t>
            </w:r>
            <w:r>
              <w:rPr>
                <w:rFonts w:cs="Angsana New"/>
                <w:cs/>
              </w:rPr>
              <w:t>’</w:t>
            </w:r>
          </w:p>
          <w:p w:rsidRPr="0014215D" w:rsidR="00256F28" w:rsidP="00733C2F" w:rsidRDefault="00256F28" w14:paraId="6C303F4D" w14:textId="44C24617">
            <w:pPr>
              <w:pStyle w:val="HeaderTable"/>
            </w:pPr>
            <w:r w:rsidRPr="0014215D">
              <w:rPr>
                <w:rFonts w:hint="cs"/>
                <w:cs/>
                <w:lang w:bidi="th-TH"/>
              </w:rPr>
              <w:t xml:space="preserve">หมายเหตุ </w:t>
            </w:r>
            <w:r w:rsidRPr="0014215D">
              <w:rPr>
                <w:b w:val="0"/>
                <w:bCs/>
              </w:rPr>
              <w:t>Field</w:t>
            </w:r>
            <w:r w:rsidRPr="0014215D">
              <w:rPr>
                <w:bCs/>
                <w:cs/>
                <w:lang w:bidi="th-TH"/>
              </w:rPr>
              <w:t xml:space="preserve"> </w:t>
            </w:r>
            <w:r w:rsidRPr="0014215D">
              <w:rPr>
                <w:rFonts w:hint="cs"/>
                <w:cs/>
                <w:lang w:bidi="th-TH"/>
              </w:rPr>
              <w:t xml:space="preserve">นี้จะ </w:t>
            </w:r>
            <w:r w:rsidRPr="0014215D">
              <w:rPr>
                <w:b w:val="0"/>
                <w:bCs/>
              </w:rPr>
              <w:t>Mapping</w:t>
            </w:r>
            <w:r w:rsidRPr="0014215D">
              <w:rPr>
                <w:bCs/>
                <w:cs/>
                <w:lang w:bidi="th-TH"/>
              </w:rPr>
              <w:t xml:space="preserve"> </w:t>
            </w:r>
            <w:r w:rsidRPr="0014215D">
              <w:rPr>
                <w:rFonts w:hint="cs"/>
                <w:cs/>
                <w:lang w:bidi="th-TH"/>
              </w:rPr>
              <w:t xml:space="preserve">ลง </w:t>
            </w:r>
            <w:r w:rsidRPr="0014215D">
              <w:rPr>
                <w:b w:val="0"/>
                <w:bCs/>
              </w:rPr>
              <w:t>DB</w:t>
            </w:r>
            <w:r w:rsidRPr="0014215D">
              <w:rPr>
                <w:bCs/>
                <w:cs/>
                <w:lang w:bidi="th-TH"/>
              </w:rPr>
              <w:t xml:space="preserve"> </w:t>
            </w:r>
            <w:r w:rsidRPr="0014215D">
              <w:rPr>
                <w:rFonts w:hint="cs"/>
                <w:cs/>
                <w:lang w:bidi="th-TH"/>
              </w:rPr>
              <w:t xml:space="preserve">ที่ </w:t>
            </w:r>
            <w:r w:rsidRPr="0014215D">
              <w:rPr>
                <w:b w:val="0"/>
                <w:bCs/>
              </w:rPr>
              <w:t>MASS_PO_DETAIL</w:t>
            </w:r>
            <w:r w:rsidRPr="0014215D">
              <w:rPr>
                <w:rFonts w:cs="Angsana New"/>
                <w:b w:val="0"/>
                <w:bCs/>
                <w:rtl/>
                <w:cs/>
                <w:lang w:bidi="th-TH"/>
              </w:rPr>
              <w:t>.</w:t>
            </w:r>
            <w:r w:rsidRPr="0014215D">
              <w:rPr>
                <w:b w:val="0"/>
                <w:bCs/>
              </w:rPr>
              <w:t>NET_FLEXI</w:t>
            </w:r>
          </w:p>
        </w:tc>
      </w:tr>
      <w:tr w:rsidRPr="008979A8" w:rsidR="00256F28" w:rsidTr="00135C19" w14:paraId="4172CC06" w14:textId="77777777">
        <w:trPr>
          <w:trHeight w:val="111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256F28" w:rsidP="00733C2F" w:rsidRDefault="00256F28" w14:paraId="15C6F20E" w14:textId="6CFA8411">
            <w:pPr>
              <w:pStyle w:val="HeaderTable"/>
              <w:rPr>
                <w:b w:val="0"/>
                <w:bCs/>
                <w:lang w:bidi="th-TH"/>
              </w:rPr>
            </w:pPr>
            <w:r>
              <w:t>Tab Section</w:t>
            </w:r>
            <w:r>
              <w:br/>
            </w:r>
            <w:r w:rsidRPr="00135463">
              <w:rPr>
                <w:b w:val="0"/>
                <w:bCs/>
              </w:rPr>
              <w:t>Visible</w:t>
            </w:r>
            <w:r w:rsidRPr="008226BF">
              <w:rPr>
                <w:rFonts w:cs="Angsana New"/>
                <w:bCs/>
                <w:cs/>
                <w:lang w:bidi="th-TH"/>
              </w:rPr>
              <w:t xml:space="preserve"> </w:t>
            </w:r>
            <w:r w:rsidRPr="00135463">
              <w:rPr>
                <w:rFonts w:cs="Angsana New"/>
                <w:cs/>
                <w:lang w:bidi="th-TH"/>
              </w:rPr>
              <w:t>เมื่อ</w:t>
            </w:r>
            <w:r>
              <w:rPr>
                <w:rFonts w:hint="cs" w:cs="Angsana New"/>
                <w:cs/>
                <w:lang w:bidi="th-TH"/>
              </w:rPr>
              <w:t xml:space="preserve"> </w:t>
            </w:r>
            <w:r w:rsidRPr="00135463">
              <w:rPr>
                <w:b w:val="0"/>
                <w:bCs/>
                <w:lang w:bidi="th-TH"/>
              </w:rPr>
              <w:t xml:space="preserve">customer Type </w:t>
            </w:r>
            <w:r w:rsidRPr="00135463">
              <w:rPr>
                <w:rFonts w:cs="Angsana New"/>
                <w:b w:val="0"/>
                <w:bCs/>
                <w:cs/>
                <w:lang w:bidi="th-TH"/>
              </w:rPr>
              <w:t>= “</w:t>
            </w:r>
            <w:r w:rsidRPr="00135463">
              <w:rPr>
                <w:b w:val="0"/>
                <w:bCs/>
                <w:lang w:bidi="th-TH"/>
              </w:rPr>
              <w:t>Pre</w:t>
            </w:r>
            <w:r w:rsidRPr="00135463">
              <w:rPr>
                <w:rFonts w:cs="Angsana New"/>
                <w:b w:val="0"/>
                <w:bCs/>
                <w:cs/>
                <w:lang w:bidi="th-TH"/>
              </w:rPr>
              <w:t>-</w:t>
            </w:r>
            <w:r w:rsidRPr="00135463">
              <w:rPr>
                <w:b w:val="0"/>
                <w:bCs/>
                <w:lang w:bidi="th-TH"/>
              </w:rPr>
              <w:t>paid</w:t>
            </w:r>
            <w:r w:rsidRPr="00135463">
              <w:rPr>
                <w:rFonts w:cs="Angsana New"/>
                <w:b w:val="0"/>
                <w:bCs/>
                <w:cs/>
                <w:lang w:bidi="th-TH"/>
              </w:rPr>
              <w:t xml:space="preserve">” </w:t>
            </w:r>
            <w:r w:rsidRPr="0030648B">
              <w:rPr>
                <w:rFonts w:hint="cs"/>
                <w:cs/>
                <w:lang w:bidi="th-TH"/>
              </w:rPr>
              <w:t>และ</w:t>
            </w:r>
            <w:r w:rsidRPr="00D97F36">
              <w:rPr>
                <w:b w:val="0"/>
                <w:bCs/>
              </w:rPr>
              <w:t xml:space="preserve">PriceType </w:t>
            </w:r>
            <w:r w:rsidRPr="00D97F36">
              <w:rPr>
                <w:b w:val="0"/>
                <w:bCs/>
                <w:cs/>
                <w:lang w:bidi="th-TH"/>
              </w:rPr>
              <w:t>= “</w:t>
            </w:r>
            <w:r w:rsidRPr="00D97F36">
              <w:rPr>
                <w:b w:val="0"/>
                <w:bCs/>
              </w:rPr>
              <w:t>Recurring</w:t>
            </w:r>
            <w:r w:rsidRPr="00D97F36">
              <w:rPr>
                <w:b w:val="0"/>
                <w:bCs/>
                <w:cs/>
                <w:lang w:bidi="th-TH"/>
              </w:rPr>
              <w:t>”</w:t>
            </w:r>
          </w:p>
          <w:p w:rsidR="00256F28" w:rsidP="00733C2F" w:rsidRDefault="00256F28" w14:paraId="3C1D0C6F" w14:textId="7289A5C7">
            <w:pPr>
              <w:pStyle w:val="HeaderTable"/>
              <w:rPr>
                <w:lang w:bidi="th-TH"/>
              </w:rPr>
            </w:pPr>
            <w:r w:rsidRPr="00135463">
              <w:rPr>
                <w:rFonts w:cs="Angsana New"/>
                <w:cs/>
                <w:lang w:bidi="th-TH"/>
              </w:rPr>
              <w:t xml:space="preserve">ถ้าไม่ใช่ให้ </w:t>
            </w:r>
            <w:r w:rsidRPr="008226BF">
              <w:rPr>
                <w:b w:val="0"/>
                <w:bCs/>
                <w:lang w:bidi="th-TH"/>
              </w:rPr>
              <w:t>Invisible</w:t>
            </w:r>
            <w:r w:rsidRPr="00135463">
              <w:rPr>
                <w:rFonts w:cs="Angsana New"/>
                <w:bCs/>
                <w:cs/>
                <w:lang w:bidi="th-TH"/>
              </w:rPr>
              <w:t xml:space="preserve"> </w:t>
            </w:r>
            <w:r w:rsidRPr="00135463">
              <w:rPr>
                <w:rFonts w:cs="Angsana New"/>
                <w:cs/>
                <w:lang w:bidi="th-TH"/>
              </w:rPr>
              <w:t xml:space="preserve">และทำการเคลียร์ข้อมูลที่ </w:t>
            </w:r>
            <w:r w:rsidRPr="008226BF">
              <w:rPr>
                <w:b w:val="0"/>
                <w:bCs/>
                <w:lang w:bidi="th-TH"/>
              </w:rPr>
              <w:t xml:space="preserve">deductType </w:t>
            </w:r>
            <w:r w:rsidRPr="008226BF">
              <w:rPr>
                <w:rFonts w:cs="Angsana New"/>
                <w:b w:val="0"/>
                <w:bCs/>
                <w:cs/>
                <w:lang w:bidi="th-TH"/>
              </w:rPr>
              <w:t>= “</w:t>
            </w:r>
            <w:r w:rsidRPr="008226BF">
              <w:rPr>
                <w:b w:val="0"/>
                <w:bCs/>
                <w:lang w:bidi="th-TH"/>
              </w:rPr>
              <w:t>Deduct Fail</w:t>
            </w:r>
            <w:r w:rsidRPr="008226BF">
              <w:rPr>
                <w:rFonts w:cs="Angsana New"/>
                <w:b w:val="0"/>
                <w:bCs/>
                <w:cs/>
                <w:lang w:bidi="th-TH"/>
              </w:rPr>
              <w:t>”</w:t>
            </w:r>
            <w:r w:rsidR="004C577F">
              <w:rPr>
                <w:bCs/>
                <w:cs/>
                <w:lang w:bidi="th-TH"/>
              </w:rPr>
              <w:t xml:space="preserve"> </w:t>
            </w:r>
            <w:r w:rsidR="004C577F">
              <w:rPr>
                <w:rFonts w:hint="cs"/>
                <w:cs/>
                <w:lang w:bidi="th-TH"/>
              </w:rPr>
              <w:t xml:space="preserve">และ </w:t>
            </w:r>
            <w:r w:rsidR="004C577F">
              <w:rPr>
                <w:bCs/>
                <w:cs/>
                <w:lang w:bidi="th-TH"/>
              </w:rPr>
              <w:t>“</w:t>
            </w:r>
            <w:r w:rsidRPr="00FE67BE" w:rsidR="004C577F">
              <w:rPr>
                <w:b w:val="0"/>
                <w:bCs/>
                <w:lang w:bidi="th-TH"/>
              </w:rPr>
              <w:t>Partial Step</w:t>
            </w:r>
            <w:r w:rsidRPr="00FE67BE" w:rsidR="004C577F">
              <w:rPr>
                <w:b w:val="0"/>
                <w:bCs/>
                <w:cs/>
                <w:lang w:bidi="th-TH"/>
              </w:rPr>
              <w:t>”</w:t>
            </w:r>
          </w:p>
        </w:tc>
      </w:tr>
      <w:tr w:rsidRPr="008979A8" w:rsidR="00256F28" w:rsidTr="002206C7" w14:paraId="7EC648AD" w14:textId="77777777">
        <w:trPr>
          <w:trHeight w:val="216"/>
        </w:trPr>
        <w:tc>
          <w:tcPr>
            <w:tcW w:w="848" w:type="pct"/>
          </w:tcPr>
          <w:p w:rsidR="00256F28" w:rsidP="00A64494" w:rsidRDefault="00256F28" w14:paraId="5C4498A8" w14:textId="2B51F0D8">
            <w:r>
              <w:t>Deduct Success</w:t>
            </w:r>
          </w:p>
        </w:tc>
        <w:tc>
          <w:tcPr>
            <w:tcW w:w="1078" w:type="pct"/>
          </w:tcPr>
          <w:p w:rsidR="00256F28" w:rsidP="00A64494" w:rsidRDefault="00256F28" w14:paraId="4EA140D1" w14:textId="01916BC2">
            <w:r>
              <w:t>Link</w:t>
            </w:r>
          </w:p>
        </w:tc>
        <w:tc>
          <w:tcPr>
            <w:tcW w:w="3074" w:type="pct"/>
          </w:tcPr>
          <w:p w:rsidR="004C577F" w:rsidP="004C577F" w:rsidRDefault="004C577F" w14:paraId="17A31443" w14:textId="77777777">
            <w:r>
              <w:t xml:space="preserve">Visible </w:t>
            </w:r>
            <w:r>
              <w:rPr>
                <w:rFonts w:hint="cs"/>
                <w:cs/>
              </w:rPr>
              <w:t xml:space="preserve">เมื่อ </w:t>
            </w:r>
            <w:r>
              <w:t xml:space="preserve">productClass </w:t>
            </w:r>
            <w:r>
              <w:rPr>
                <w:rFonts w:cs="CordiaUPC"/>
                <w:cs/>
              </w:rPr>
              <w:t>=”</w:t>
            </w:r>
            <w:r>
              <w:t>Main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หรือ </w:t>
            </w:r>
            <w:r>
              <w:t xml:space="preserve">productClass </w:t>
            </w:r>
            <w:r>
              <w:rPr>
                <w:rFonts w:cs="CordiaUPC"/>
                <w:cs/>
              </w:rPr>
              <w:t>=”</w:t>
            </w:r>
            <w:r>
              <w:t>On Top, On Top Extra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และ </w:t>
            </w:r>
            <w:r w:rsidRPr="00C73BAE">
              <w:t>Partial Step Table Section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hint="cs"/>
                <w:cs/>
              </w:rPr>
              <w:t>มีค่า</w:t>
            </w:r>
          </w:p>
          <w:p w:rsidR="00256F28" w:rsidP="00A64494" w:rsidRDefault="00256F28" w14:paraId="45A8FB87" w14:textId="42DFAA6C">
            <w:r>
              <w:rPr>
                <w:rFonts w:hint="cs"/>
                <w:cs/>
              </w:rPr>
              <w:t xml:space="preserve">เมื่อคลิกให้ </w:t>
            </w:r>
            <w:r>
              <w:t xml:space="preserve">Link </w:t>
            </w:r>
            <w:r>
              <w:rPr>
                <w:rFonts w:hint="cs"/>
                <w:cs/>
              </w:rPr>
              <w:t xml:space="preserve">ให้แสดง </w:t>
            </w:r>
            <w:r>
              <w:t xml:space="preserve">Detail Section </w:t>
            </w:r>
            <w:r>
              <w:rPr>
                <w:rFonts w:hint="cs"/>
                <w:cs/>
              </w:rPr>
              <w:t xml:space="preserve">พร้อมทั้ง </w:t>
            </w:r>
            <w:r>
              <w:t xml:space="preserve">Default </w:t>
            </w:r>
            <w:r>
              <w:rPr>
                <w:rFonts w:hint="cs"/>
                <w:cs/>
              </w:rPr>
              <w:t xml:space="preserve">ค่า </w:t>
            </w:r>
            <w:r>
              <w:t xml:space="preserve">deductType </w:t>
            </w:r>
            <w:r>
              <w:rPr>
                <w:rFonts w:cs="Angsana New"/>
                <w:cs/>
              </w:rPr>
              <w:t>= “</w:t>
            </w:r>
            <w:r>
              <w:t>Deduct Success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เมื่อมีการเพิ่มข้อมูลในแต่ละ </w:t>
            </w:r>
            <w:r>
              <w:t>Section</w:t>
            </w:r>
          </w:p>
        </w:tc>
      </w:tr>
      <w:tr w:rsidRPr="008979A8" w:rsidR="004C577F" w:rsidTr="002206C7" w14:paraId="0C0359C7" w14:textId="77777777">
        <w:trPr>
          <w:trHeight w:val="216"/>
        </w:trPr>
        <w:tc>
          <w:tcPr>
            <w:tcW w:w="848" w:type="pct"/>
          </w:tcPr>
          <w:p w:rsidR="004C577F" w:rsidP="004C577F" w:rsidRDefault="004C577F" w14:paraId="73F85F46" w14:textId="08468B66">
            <w:r w:rsidRPr="00140006">
              <w:t xml:space="preserve">partialStepChargeIncVat </w:t>
            </w:r>
            <w:r w:rsidRPr="00140006">
              <w:rPr>
                <w:rFonts w:cs="CordiaUPC"/>
                <w:cs/>
              </w:rPr>
              <w:t>+ “</w:t>
            </w:r>
            <w:r w:rsidRPr="00140006">
              <w:t>Baht</w:t>
            </w:r>
            <w:r w:rsidRPr="00140006">
              <w:rPr>
                <w:rFonts w:cs="CordiaUPC"/>
                <w:cs/>
              </w:rPr>
              <w:t xml:space="preserve">” + </w:t>
            </w:r>
            <w:r w:rsidRPr="00140006">
              <w:t xml:space="preserve">partialStepBillCycle </w:t>
            </w:r>
            <w:r w:rsidRPr="00140006">
              <w:rPr>
                <w:rFonts w:cs="CordiaUPC"/>
                <w:cs/>
              </w:rPr>
              <w:t xml:space="preserve">+ “ ” + </w:t>
            </w:r>
            <w:r w:rsidRPr="00140006">
              <w:t>partialStepBillCycleUnit</w:t>
            </w:r>
          </w:p>
        </w:tc>
        <w:tc>
          <w:tcPr>
            <w:tcW w:w="1078" w:type="pct"/>
          </w:tcPr>
          <w:p w:rsidR="004C577F" w:rsidP="004C577F" w:rsidRDefault="004C577F" w14:paraId="1A6BF04D" w14:textId="155E77B6">
            <w:r>
              <w:t>Link</w:t>
            </w:r>
          </w:p>
        </w:tc>
        <w:tc>
          <w:tcPr>
            <w:tcW w:w="3074" w:type="pct"/>
          </w:tcPr>
          <w:p w:rsidR="004C577F" w:rsidP="004C577F" w:rsidRDefault="004C577F" w14:paraId="642348AC" w14:textId="77777777">
            <w:r>
              <w:t xml:space="preserve">Visible </w:t>
            </w:r>
            <w:r>
              <w:rPr>
                <w:rFonts w:hint="cs"/>
                <w:cs/>
              </w:rPr>
              <w:t xml:space="preserve">เมื่อ </w:t>
            </w:r>
            <w:r w:rsidRPr="00C73BAE">
              <w:t>Partial Step Table Section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hint="cs"/>
                <w:cs/>
              </w:rPr>
              <w:t>มีค่า</w:t>
            </w:r>
          </w:p>
          <w:p w:rsidR="004C577F" w:rsidP="004C577F" w:rsidRDefault="004C577F" w14:paraId="39EE74CB" w14:textId="38A7DA3B">
            <w:r>
              <w:rPr>
                <w:rFonts w:hint="cs"/>
                <w:cs/>
              </w:rPr>
              <w:t xml:space="preserve">เมื่อคลิกให้ </w:t>
            </w:r>
            <w:r>
              <w:t xml:space="preserve">Link </w:t>
            </w:r>
            <w:r>
              <w:rPr>
                <w:rFonts w:hint="cs"/>
                <w:cs/>
              </w:rPr>
              <w:t xml:space="preserve">ให้แสดง </w:t>
            </w:r>
            <w:r>
              <w:t xml:space="preserve">Detail Section </w:t>
            </w:r>
            <w:r>
              <w:rPr>
                <w:rFonts w:hint="cs"/>
                <w:cs/>
              </w:rPr>
              <w:t xml:space="preserve">พร้อมทั้ง </w:t>
            </w:r>
            <w:r>
              <w:t xml:space="preserve">Default </w:t>
            </w:r>
            <w:r>
              <w:rPr>
                <w:rFonts w:hint="cs"/>
                <w:cs/>
              </w:rPr>
              <w:t xml:space="preserve">ค่า </w:t>
            </w:r>
            <w:r>
              <w:t xml:space="preserve">deductType </w:t>
            </w:r>
            <w:r>
              <w:rPr>
                <w:rFonts w:cs="Angsana New"/>
                <w:cs/>
              </w:rPr>
              <w:t>= “</w:t>
            </w:r>
            <w:r w:rsidRPr="00C73BAE">
              <w:t xml:space="preserve">Partial </w:t>
            </w:r>
            <w:r>
              <w:t>Step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เมื่อมีการเพิ่มข้อมูลในแต่ละ </w:t>
            </w:r>
            <w:r>
              <w:t>Section</w:t>
            </w:r>
          </w:p>
        </w:tc>
      </w:tr>
      <w:tr w:rsidRPr="008979A8" w:rsidR="004C577F" w:rsidTr="002206C7" w14:paraId="6F4C5671" w14:textId="77777777">
        <w:trPr>
          <w:trHeight w:val="216"/>
        </w:trPr>
        <w:tc>
          <w:tcPr>
            <w:tcW w:w="848" w:type="pct"/>
          </w:tcPr>
          <w:p w:rsidR="004C577F" w:rsidP="004C577F" w:rsidRDefault="004C577F" w14:paraId="3191B978" w14:textId="1999CCE0">
            <w:r>
              <w:t>Deduct Fail</w:t>
            </w:r>
          </w:p>
        </w:tc>
        <w:tc>
          <w:tcPr>
            <w:tcW w:w="1078" w:type="pct"/>
          </w:tcPr>
          <w:p w:rsidR="004C577F" w:rsidP="004C577F" w:rsidRDefault="004C577F" w14:paraId="3E84F621" w14:textId="3C5571EF">
            <w:r>
              <w:t>Link</w:t>
            </w:r>
          </w:p>
        </w:tc>
        <w:tc>
          <w:tcPr>
            <w:tcW w:w="3074" w:type="pct"/>
          </w:tcPr>
          <w:p w:rsidR="004C577F" w:rsidP="004C577F" w:rsidRDefault="004C577F" w14:paraId="391FF8E9" w14:textId="77777777">
            <w:r>
              <w:t xml:space="preserve">Visible </w:t>
            </w:r>
            <w:r>
              <w:rPr>
                <w:rFonts w:hint="cs"/>
                <w:cs/>
              </w:rPr>
              <w:t xml:space="preserve">เมื่อ </w:t>
            </w:r>
            <w:r>
              <w:t xml:space="preserve">productClass </w:t>
            </w:r>
            <w:r>
              <w:rPr>
                <w:rFonts w:cs="CordiaUPC"/>
                <w:cs/>
              </w:rPr>
              <w:t>=”</w:t>
            </w:r>
            <w:r>
              <w:t>Main</w:t>
            </w:r>
            <w:r>
              <w:rPr>
                <w:rFonts w:cs="CordiaUPC"/>
                <w:cs/>
              </w:rPr>
              <w:t>”</w:t>
            </w:r>
          </w:p>
          <w:p w:rsidR="004C577F" w:rsidP="004C577F" w:rsidRDefault="004C577F" w14:paraId="1E0CE225" w14:textId="3500BF62">
            <w:r>
              <w:rPr>
                <w:rFonts w:hint="cs"/>
                <w:cs/>
              </w:rPr>
              <w:t xml:space="preserve">เมื่อคลิกให้ </w:t>
            </w:r>
            <w:r>
              <w:t xml:space="preserve">Link </w:t>
            </w:r>
            <w:r>
              <w:rPr>
                <w:rFonts w:hint="cs"/>
                <w:cs/>
              </w:rPr>
              <w:t xml:space="preserve">ให้แสดง </w:t>
            </w:r>
            <w:r>
              <w:t xml:space="preserve">Detail Section </w:t>
            </w:r>
            <w:r>
              <w:rPr>
                <w:rFonts w:hint="cs"/>
                <w:cs/>
              </w:rPr>
              <w:t xml:space="preserve">พร้อมทั้ง </w:t>
            </w:r>
            <w:r>
              <w:t xml:space="preserve">Default </w:t>
            </w:r>
            <w:r>
              <w:rPr>
                <w:rFonts w:hint="cs"/>
                <w:cs/>
              </w:rPr>
              <w:t xml:space="preserve">ค่า </w:t>
            </w:r>
            <w:r>
              <w:t xml:space="preserve">deductType </w:t>
            </w:r>
            <w:r>
              <w:rPr>
                <w:rFonts w:cs="Angsana New"/>
                <w:cs/>
              </w:rPr>
              <w:t>= “</w:t>
            </w:r>
            <w:r>
              <w:t>Deduct Fail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เมื่อมีการเพิ่มข้อมูลในแต่ละ </w:t>
            </w:r>
            <w:r>
              <w:t>Section</w:t>
            </w:r>
          </w:p>
        </w:tc>
      </w:tr>
      <w:tr w:rsidRPr="008979A8" w:rsidR="004C577F" w:rsidTr="00135C19" w14:paraId="535E4590" w14:textId="77777777">
        <w:trPr>
          <w:trHeight w:val="111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4C577F" w:rsidP="004C577F" w:rsidRDefault="004C577F" w14:paraId="6C09E9E1" w14:textId="78BAD91B">
            <w:pPr>
              <w:pStyle w:val="HeaderTable"/>
            </w:pPr>
            <w:r>
              <w:t>End Tab Section</w:t>
            </w:r>
          </w:p>
        </w:tc>
      </w:tr>
      <w:tr w:rsidRPr="008979A8" w:rsidR="004C577F" w:rsidTr="00135C19" w14:paraId="1C8A4515" w14:textId="77777777">
        <w:trPr>
          <w:trHeight w:val="111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4C577F" w:rsidP="004C577F" w:rsidRDefault="004C577F" w14:paraId="3327DE17" w14:textId="77777777">
            <w:pPr>
              <w:pStyle w:val="HeaderTable"/>
              <w:rPr>
                <w:lang w:bidi="th-TH"/>
              </w:rPr>
            </w:pPr>
            <w:r>
              <w:t>Detail Section</w:t>
            </w:r>
          </w:p>
          <w:p w:rsidR="004C577F" w:rsidP="004C577F" w:rsidRDefault="004C577F" w14:paraId="1B7FE6CF" w14:textId="6F26DEAD">
            <w:pPr>
              <w:pStyle w:val="HeaderTable"/>
              <w:rPr>
                <w:lang w:bidi="th-TH"/>
              </w:rPr>
            </w:pPr>
            <w:r>
              <w:rPr>
                <w:rFonts w:hint="cs" w:cs="Angsana New"/>
                <w:cs/>
                <w:lang w:bidi="th-TH"/>
              </w:rPr>
              <w:t xml:space="preserve">ถ้าไม่ใช่ของ </w:t>
            </w:r>
            <w:r w:rsidRPr="00135463">
              <w:rPr>
                <w:b w:val="0"/>
                <w:bCs/>
              </w:rPr>
              <w:t>customerType</w:t>
            </w:r>
            <w:r w:rsidRPr="00135463">
              <w:rPr>
                <w:rFonts w:cs="Angsana New"/>
                <w:bCs/>
                <w:cs/>
                <w:lang w:bidi="th-TH"/>
              </w:rPr>
              <w:t xml:space="preserve"> </w:t>
            </w:r>
            <w:r>
              <w:rPr>
                <w:rFonts w:cs="Angsana New"/>
                <w:bCs/>
                <w:cs/>
                <w:lang w:bidi="th-TH"/>
              </w:rPr>
              <w:t>=</w:t>
            </w:r>
            <w:r w:rsidRPr="00135463">
              <w:rPr>
                <w:rFonts w:cs="Angsana New"/>
                <w:bCs/>
                <w:cs/>
                <w:lang w:bidi="th-TH"/>
              </w:rPr>
              <w:t xml:space="preserve"> </w:t>
            </w:r>
            <w:r w:rsidRPr="00135463">
              <w:rPr>
                <w:rFonts w:cs="Angsana New"/>
                <w:b w:val="0"/>
                <w:bCs/>
                <w:cs/>
                <w:lang w:bidi="th-TH"/>
              </w:rPr>
              <w:t>“</w:t>
            </w:r>
            <w:r w:rsidRPr="00135463">
              <w:rPr>
                <w:b w:val="0"/>
                <w:bCs/>
              </w:rPr>
              <w:t>Pre</w:t>
            </w:r>
            <w:r w:rsidRPr="00135463">
              <w:rPr>
                <w:rFonts w:cs="Angsana New"/>
                <w:b w:val="0"/>
                <w:bCs/>
                <w:cs/>
                <w:lang w:bidi="th-TH"/>
              </w:rPr>
              <w:t>-</w:t>
            </w:r>
            <w:r w:rsidRPr="00135463">
              <w:rPr>
                <w:b w:val="0"/>
                <w:bCs/>
              </w:rPr>
              <w:t>paid</w:t>
            </w:r>
            <w:r w:rsidRPr="00135463">
              <w:rPr>
                <w:rFonts w:cs="Angsana New"/>
                <w:b w:val="0"/>
                <w:bCs/>
                <w:cs/>
                <w:lang w:bidi="th-TH"/>
              </w:rPr>
              <w:t>”</w:t>
            </w:r>
            <w:r w:rsidRPr="00135463">
              <w:rPr>
                <w:rFonts w:cs="Angsana New"/>
                <w:bCs/>
                <w:cs/>
                <w:lang w:bidi="th-TH"/>
              </w:rPr>
              <w:t xml:space="preserve"> </w:t>
            </w:r>
            <w:r w:rsidRPr="0030648B">
              <w:rPr>
                <w:rFonts w:hint="cs"/>
                <w:cs/>
                <w:lang w:bidi="th-TH"/>
              </w:rPr>
              <w:t>และ</w:t>
            </w:r>
            <w:r w:rsidRPr="00D97F36">
              <w:rPr>
                <w:b w:val="0"/>
                <w:bCs/>
              </w:rPr>
              <w:t xml:space="preserve">PriceType </w:t>
            </w:r>
            <w:r w:rsidRPr="00D97F36">
              <w:rPr>
                <w:b w:val="0"/>
                <w:bCs/>
                <w:cs/>
                <w:lang w:bidi="th-TH"/>
              </w:rPr>
              <w:t>= “</w:t>
            </w:r>
            <w:r w:rsidRPr="00D97F36">
              <w:rPr>
                <w:b w:val="0"/>
                <w:bCs/>
              </w:rPr>
              <w:t>Recurring</w:t>
            </w:r>
            <w:r w:rsidRPr="00D97F36">
              <w:rPr>
                <w:b w:val="0"/>
                <w:bCs/>
                <w:cs/>
                <w:lang w:bidi="th-TH"/>
              </w:rPr>
              <w:t>”</w:t>
            </w:r>
            <w:r>
              <w:rPr>
                <w:bCs/>
                <w:cs/>
                <w:lang w:bidi="th-TH"/>
              </w:rPr>
              <w:t xml:space="preserve"> </w:t>
            </w:r>
            <w:r w:rsidRPr="00D04647">
              <w:rPr>
                <w:rFonts w:hint="cs" w:cs="Angsana New"/>
                <w:b w:val="0"/>
                <w:cs/>
                <w:lang w:bidi="th-TH"/>
              </w:rPr>
              <w:t>และ</w:t>
            </w:r>
            <w:r w:rsidRPr="00D04647">
              <w:rPr>
                <w:b w:val="0"/>
              </w:rPr>
              <w:t xml:space="preserve"> Partial Step Table Section</w:t>
            </w:r>
            <w:r>
              <w:rPr>
                <w:bCs/>
                <w:cs/>
                <w:lang w:bidi="th-TH"/>
              </w:rPr>
              <w:t xml:space="preserve"> </w:t>
            </w:r>
            <w:r>
              <w:rPr>
                <w:rFonts w:hint="cs"/>
                <w:cs/>
                <w:lang w:bidi="th-TH"/>
              </w:rPr>
              <w:t xml:space="preserve">มีค่า </w:t>
            </w:r>
            <w:r w:rsidRPr="00135463">
              <w:rPr>
                <w:rFonts w:cs="Angsana New"/>
                <w:cs/>
                <w:lang w:bidi="th-TH"/>
              </w:rPr>
              <w:t xml:space="preserve">ให้แสดงข้อมูลภายใต้ </w:t>
            </w:r>
            <w:r w:rsidRPr="00135463">
              <w:rPr>
                <w:b w:val="0"/>
                <w:bCs/>
              </w:rPr>
              <w:t>Section</w:t>
            </w:r>
            <w:r w:rsidRPr="00135463">
              <w:rPr>
                <w:rFonts w:cs="Angsana New"/>
                <w:bCs/>
                <w:cs/>
                <w:lang w:bidi="th-TH"/>
              </w:rPr>
              <w:t xml:space="preserve"> </w:t>
            </w:r>
            <w:r w:rsidRPr="00135463">
              <w:rPr>
                <w:rFonts w:cs="Angsana New"/>
                <w:cs/>
                <w:lang w:bidi="th-TH"/>
              </w:rPr>
              <w:t xml:space="preserve">ทันที </w:t>
            </w:r>
            <w:r>
              <w:rPr>
                <w:rFonts w:hint="cs" w:cs="Angsana New"/>
                <w:cs/>
                <w:lang w:bidi="th-TH"/>
              </w:rPr>
              <w:t xml:space="preserve">พร้อมทั้ง </w:t>
            </w:r>
            <w:r w:rsidRPr="00135463">
              <w:rPr>
                <w:b w:val="0"/>
                <w:bCs/>
              </w:rPr>
              <w:t>Default</w:t>
            </w:r>
            <w:r>
              <w:rPr>
                <w:rFonts w:cs="Angsana New"/>
                <w:bCs/>
                <w:cs/>
                <w:lang w:bidi="th-TH"/>
              </w:rPr>
              <w:t xml:space="preserve"> </w:t>
            </w:r>
            <w:r>
              <w:rPr>
                <w:rFonts w:hint="cs" w:cs="Angsana New"/>
                <w:cs/>
                <w:lang w:bidi="th-TH"/>
              </w:rPr>
              <w:t xml:space="preserve">ค่า </w:t>
            </w:r>
            <w:r w:rsidRPr="00135463">
              <w:rPr>
                <w:b w:val="0"/>
                <w:bCs/>
              </w:rPr>
              <w:t xml:space="preserve">deductType </w:t>
            </w:r>
            <w:r w:rsidRPr="00135463">
              <w:rPr>
                <w:rFonts w:cs="Angsana New"/>
                <w:b w:val="0"/>
                <w:bCs/>
                <w:cs/>
                <w:lang w:bidi="th-TH"/>
              </w:rPr>
              <w:t>= “</w:t>
            </w:r>
            <w:r w:rsidRPr="00135463">
              <w:rPr>
                <w:b w:val="0"/>
                <w:bCs/>
              </w:rPr>
              <w:t xml:space="preserve">Deduct </w:t>
            </w:r>
            <w:r>
              <w:rPr>
                <w:b w:val="0"/>
                <w:bCs/>
                <w:lang w:bidi="th-TH"/>
              </w:rPr>
              <w:t>Success</w:t>
            </w:r>
            <w:r w:rsidRPr="00135463">
              <w:rPr>
                <w:rFonts w:cs="Angsana New"/>
                <w:b w:val="0"/>
                <w:bCs/>
                <w:cs/>
                <w:lang w:bidi="th-TH"/>
              </w:rPr>
              <w:t>”</w:t>
            </w:r>
            <w:r>
              <w:rPr>
                <w:rFonts w:cs="Angsana New"/>
                <w:bCs/>
                <w:cs/>
                <w:lang w:bidi="th-TH"/>
              </w:rPr>
              <w:t xml:space="preserve"> </w:t>
            </w:r>
            <w:r>
              <w:rPr>
                <w:rFonts w:hint="cs" w:cs="Angsana New"/>
                <w:cs/>
                <w:lang w:bidi="th-TH"/>
              </w:rPr>
              <w:t xml:space="preserve">เมื่อมีการเพิ่มข้อมูลในแต่ละ </w:t>
            </w:r>
            <w:r w:rsidRPr="00135463">
              <w:rPr>
                <w:b w:val="0"/>
                <w:bCs/>
              </w:rPr>
              <w:t>Section</w:t>
            </w:r>
          </w:p>
          <w:p w:rsidR="004C577F" w:rsidP="004C577F" w:rsidRDefault="004C577F" w14:paraId="629F83A5" w14:textId="46EDF7ED">
            <w:r w:rsidRPr="00135463">
              <w:rPr>
                <w:cs/>
              </w:rPr>
              <w:t>ถ้าไม่ใช่</w:t>
            </w:r>
            <w:r>
              <w:rPr>
                <w:rFonts w:hint="cs"/>
                <w:cs/>
              </w:rPr>
              <w:t xml:space="preserve">จะ </w:t>
            </w:r>
            <w:r>
              <w:t xml:space="preserve">Default </w:t>
            </w:r>
            <w:r>
              <w:rPr>
                <w:rFonts w:hint="cs"/>
                <w:cs/>
              </w:rPr>
              <w:t xml:space="preserve">แสดงข้อมูลตาม </w:t>
            </w:r>
            <w:r>
              <w:t>Tab Section Deduct Success</w:t>
            </w:r>
          </w:p>
        </w:tc>
      </w:tr>
      <w:tr w:rsidRPr="008979A8" w:rsidR="004C577F" w:rsidTr="002206C7" w14:paraId="0B3BDAE5" w14:textId="77777777">
        <w:trPr>
          <w:trHeight w:val="111"/>
        </w:trPr>
        <w:tc>
          <w:tcPr>
            <w:tcW w:w="848" w:type="pct"/>
          </w:tcPr>
          <w:p w:rsidRPr="00FE67BE" w:rsidR="004C577F" w:rsidP="004C577F" w:rsidRDefault="004C577F" w14:paraId="6E452B5C" w14:textId="73585EED">
            <w:pPr>
              <w:pStyle w:val="HeaderTable"/>
              <w:rPr>
                <w:b w:val="0"/>
                <w:bCs/>
              </w:rPr>
            </w:pPr>
            <w:r w:rsidRPr="00FE67BE">
              <w:rPr>
                <w:b w:val="0"/>
                <w:bCs/>
              </w:rPr>
              <w:t>Copy From Deduct Success</w:t>
            </w:r>
          </w:p>
        </w:tc>
        <w:tc>
          <w:tcPr>
            <w:tcW w:w="1078" w:type="pct"/>
          </w:tcPr>
          <w:p w:rsidRPr="00FE67BE" w:rsidR="004C577F" w:rsidP="004C577F" w:rsidRDefault="004C577F" w14:paraId="6E9D531E" w14:textId="203E95B2">
            <w:pPr>
              <w:pStyle w:val="HeaderTable"/>
              <w:rPr>
                <w:b w:val="0"/>
                <w:bCs/>
              </w:rPr>
            </w:pPr>
            <w:r w:rsidRPr="00FE67BE">
              <w:rPr>
                <w:b w:val="0"/>
                <w:bCs/>
              </w:rPr>
              <w:t>Button</w:t>
            </w:r>
          </w:p>
        </w:tc>
        <w:tc>
          <w:tcPr>
            <w:tcW w:w="3074" w:type="pct"/>
          </w:tcPr>
          <w:p w:rsidR="004C577F" w:rsidP="004C577F" w:rsidRDefault="004C577F" w14:paraId="1C01A136" w14:textId="7E173C26">
            <w:r>
              <w:t xml:space="preserve">Visible </w:t>
            </w:r>
            <w:r>
              <w:rPr>
                <w:rFonts w:hint="cs"/>
                <w:cs/>
              </w:rPr>
              <w:t xml:space="preserve">เมื่อ </w:t>
            </w:r>
            <w:r>
              <w:t xml:space="preserve">deductType </w:t>
            </w:r>
            <w:r>
              <w:rPr>
                <w:rFonts w:cs="CordiaUPC"/>
                <w:cs/>
              </w:rPr>
              <w:t>= “</w:t>
            </w:r>
            <w:r>
              <w:t>Deduct Fail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และ </w:t>
            </w:r>
            <w:r>
              <w:rPr>
                <w:rFonts w:cs="CordiaUPC"/>
                <w:cs/>
              </w:rPr>
              <w:t>“</w:t>
            </w:r>
            <w:r>
              <w:t>Partial Step</w:t>
            </w:r>
            <w:r>
              <w:rPr>
                <w:rFonts w:cs="CordiaUPC"/>
                <w:cs/>
              </w:rPr>
              <w:t>”</w:t>
            </w:r>
          </w:p>
          <w:p w:rsidR="004C577F" w:rsidP="004C577F" w:rsidRDefault="004C577F" w14:paraId="05925C67" w14:textId="5E2F358F">
            <w:pPr>
              <w:rPr>
                <w:rFonts w:cs="Angsana New"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deductType </w:t>
            </w:r>
            <w:r>
              <w:rPr>
                <w:rFonts w:cs="CordiaUPC"/>
                <w:cs/>
              </w:rPr>
              <w:t>= “</w:t>
            </w:r>
            <w:r>
              <w:t>Deduct Fail</w:t>
            </w:r>
            <w:r>
              <w:rPr>
                <w:rFonts w:cs="CordiaUPC"/>
                <w:cs/>
              </w:rPr>
              <w:t>”</w:t>
            </w:r>
            <w:r>
              <w:rPr>
                <w:rFonts w:hint="cs" w:cs="CordiaUPC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เมื่อคลิกให้ </w:t>
            </w:r>
            <w:r>
              <w:t xml:space="preserve">Copy </w:t>
            </w:r>
            <w:r>
              <w:rPr>
                <w:rFonts w:hint="cs"/>
                <w:cs/>
              </w:rPr>
              <w:t xml:space="preserve">ข้อมูลดังต่อไปนี้พร้อมทั้ง </w:t>
            </w:r>
            <w:r>
              <w:t xml:space="preserve">Default </w:t>
            </w:r>
            <w:r>
              <w:rPr>
                <w:rFonts w:hint="cs"/>
                <w:cs/>
              </w:rPr>
              <w:t xml:space="preserve">ค่า </w:t>
            </w:r>
            <w:r>
              <w:t xml:space="preserve">deductType </w:t>
            </w:r>
            <w:r>
              <w:rPr>
                <w:rFonts w:cs="Angsana New"/>
                <w:cs/>
              </w:rPr>
              <w:t>= “</w:t>
            </w:r>
            <w:r>
              <w:t>Deduct Fail</w:t>
            </w:r>
            <w:r>
              <w:rPr>
                <w:rFonts w:cs="Angsana New"/>
                <w:cs/>
              </w:rPr>
              <w:t>”</w:t>
            </w:r>
          </w:p>
          <w:p w:rsidR="004C577F" w:rsidP="004C577F" w:rsidRDefault="004C577F" w14:paraId="54E5C3BB" w14:textId="77777777">
            <w:pPr>
              <w:pStyle w:val="ListParagraph"/>
              <w:numPr>
                <w:ilvl w:val="0"/>
                <w:numId w:val="364"/>
              </w:numPr>
            </w:pPr>
            <w:r>
              <w:t>Vertical App Table</w:t>
            </w:r>
          </w:p>
          <w:p w:rsidR="004C577F" w:rsidP="004C577F" w:rsidRDefault="004C577F" w14:paraId="0D92AFF5" w14:textId="583630E5">
            <w:pPr>
              <w:rPr>
                <w:rFonts w:cs="Angsana New"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deductType </w:t>
            </w:r>
            <w:r>
              <w:rPr>
                <w:rFonts w:cs="CordiaUPC"/>
                <w:cs/>
              </w:rPr>
              <w:t>= “</w:t>
            </w:r>
            <w:r>
              <w:t>Partial Step</w:t>
            </w:r>
            <w:r>
              <w:rPr>
                <w:rFonts w:cs="CordiaUPC"/>
                <w:cs/>
              </w:rPr>
              <w:t>”</w:t>
            </w:r>
            <w:r>
              <w:rPr>
                <w:rFonts w:hint="cs" w:cs="CordiaUPC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เมื่อคลิกให้ </w:t>
            </w:r>
            <w:r>
              <w:t xml:space="preserve">Copy </w:t>
            </w:r>
            <w:r>
              <w:rPr>
                <w:rFonts w:hint="cs"/>
                <w:cs/>
              </w:rPr>
              <w:t xml:space="preserve">ข้อมูลดังต่อไปนี้พร้อมทั้ง </w:t>
            </w:r>
            <w:r>
              <w:t xml:space="preserve">Default </w:t>
            </w:r>
            <w:r>
              <w:rPr>
                <w:rFonts w:hint="cs"/>
                <w:cs/>
              </w:rPr>
              <w:t xml:space="preserve">ค่า </w:t>
            </w:r>
            <w:r>
              <w:t xml:space="preserve">deductType </w:t>
            </w:r>
            <w:r>
              <w:rPr>
                <w:rFonts w:cs="Angsana New"/>
                <w:cs/>
              </w:rPr>
              <w:t>= “</w:t>
            </w:r>
            <w:r>
              <w:t>Partial Step</w:t>
            </w:r>
            <w:r>
              <w:rPr>
                <w:rFonts w:cs="Angsana New"/>
                <w:cs/>
              </w:rPr>
              <w:t>”</w:t>
            </w:r>
          </w:p>
          <w:p w:rsidR="004C577F" w:rsidP="004C577F" w:rsidRDefault="004C577F" w14:paraId="112673F9" w14:textId="4F75075F">
            <w:pPr>
              <w:pStyle w:val="ListParagraph"/>
              <w:numPr>
                <w:ilvl w:val="0"/>
                <w:numId w:val="364"/>
              </w:numPr>
            </w:pPr>
            <w:r>
              <w:t>Vertical App Table</w:t>
            </w:r>
          </w:p>
        </w:tc>
      </w:tr>
      <w:tr w:rsidRPr="008979A8" w:rsidR="004C577F" w:rsidTr="00135C19" w14:paraId="11C48465" w14:textId="77777777">
        <w:trPr>
          <w:trHeight w:val="111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4C577F" w:rsidP="004C577F" w:rsidRDefault="004C577F" w14:paraId="18D72C20" w14:textId="006AC9AC">
            <w:pPr>
              <w:pStyle w:val="HeaderTable"/>
            </w:pPr>
            <w:r>
              <w:t>Vertical App Section</w:t>
            </w:r>
          </w:p>
        </w:tc>
      </w:tr>
      <w:tr w:rsidRPr="008979A8" w:rsidR="004C577F" w:rsidTr="00135C19" w14:paraId="1C7CB0BC" w14:textId="77777777">
        <w:trPr>
          <w:trHeight w:val="243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4C577F" w:rsidP="004C577F" w:rsidRDefault="004C577F" w14:paraId="3B17D615" w14:textId="74379362">
            <w:pPr>
              <w:pStyle w:val="HeaderTable"/>
            </w:pPr>
            <w:r>
              <w:t>Vertical App Table Section</w:t>
            </w:r>
          </w:p>
        </w:tc>
      </w:tr>
      <w:tr w:rsidRPr="008979A8" w:rsidR="00CE410C" w:rsidTr="002206C7" w14:paraId="62253E1E" w14:textId="77777777">
        <w:trPr>
          <w:trHeight w:val="243"/>
        </w:trPr>
        <w:tc>
          <w:tcPr>
            <w:tcW w:w="848" w:type="pct"/>
          </w:tcPr>
          <w:p w:rsidR="00CE410C" w:rsidP="00CE410C" w:rsidRDefault="00CE410C" w14:paraId="735041F4" w14:textId="3E6DFD9C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Usage Localize</w:t>
            </w:r>
            <w:r w:rsidR="000D224E">
              <w:rPr>
                <w:rFonts w:cs="CordiaUPC"/>
                <w:szCs w:val="36"/>
              </w:rPr>
              <w:t>d</w:t>
            </w:r>
          </w:p>
        </w:tc>
        <w:tc>
          <w:tcPr>
            <w:tcW w:w="1078" w:type="pct"/>
          </w:tcPr>
          <w:p w:rsidR="00CE410C" w:rsidP="00CE410C" w:rsidRDefault="00CE410C" w14:paraId="68FF2932" w14:textId="77777777"/>
        </w:tc>
        <w:tc>
          <w:tcPr>
            <w:tcW w:w="3074" w:type="pct"/>
          </w:tcPr>
          <w:p w:rsidR="00CE410C" w:rsidP="00CE410C" w:rsidRDefault="00CE410C" w14:paraId="055A2913" w14:textId="77777777">
            <w:pPr>
              <w:spacing w:after="0"/>
            </w:pPr>
            <w:r w:rsidRPr="00BD6930">
              <w:rPr>
                <w:rFonts w:cs="Angsana New"/>
                <w:cs/>
              </w:rPr>
              <w:t xml:space="preserve">แสดงข้อมูลใน </w:t>
            </w:r>
            <w:r w:rsidRPr="00BD6930">
              <w:rPr>
                <w:rFonts w:cs="CordiaUPC"/>
              </w:rPr>
              <w:t>Format</w:t>
            </w:r>
          </w:p>
          <w:p w:rsidR="00CE410C" w:rsidP="00CE410C" w:rsidRDefault="00CE410C" w14:paraId="6EE67951" w14:textId="1CA715E1">
            <w:pPr>
              <w:spacing w:after="0"/>
              <w:rPr>
                <w:rFonts w:cs="Angsana New"/>
              </w:rPr>
            </w:pPr>
            <w:r>
              <w:rPr>
                <w:rFonts w:cs="CordiaUPC"/>
              </w:rPr>
              <w:t>usageLocalize</w:t>
            </w:r>
            <w:r w:rsidR="000D224E">
              <w:rPr>
                <w:rFonts w:cs="CordiaUPC"/>
              </w:rPr>
              <w:t>d</w:t>
            </w:r>
            <w:r>
              <w:rPr>
                <w:rFonts w:cs="CordiaUPC"/>
              </w:rPr>
              <w:t>Flag</w:t>
            </w:r>
          </w:p>
          <w:p w:rsidRPr="00BD6930" w:rsidR="00CE410C" w:rsidP="00CE410C" w:rsidRDefault="00CE410C" w14:paraId="1FDC513C" w14:textId="1AC91A34">
            <w:pPr>
              <w:spacing w:after="0"/>
              <w:rPr>
                <w:rFonts w:cs="Angsana New"/>
                <w:cs/>
              </w:rPr>
            </w:pPr>
            <w:r>
              <w:rPr>
                <w:rFonts w:cs="Angsana New"/>
              </w:rPr>
              <w:t xml:space="preserve">Visible </w:t>
            </w:r>
            <w:r>
              <w:rPr>
                <w:rFonts w:hint="cs" w:cs="Angsana New"/>
                <w:cs/>
              </w:rPr>
              <w:t xml:space="preserve">เมื่อ </w:t>
            </w:r>
            <w:r>
              <w:rPr>
                <w:rFonts w:cs="Angsana New"/>
              </w:rPr>
              <w:t xml:space="preserve">product class </w:t>
            </w:r>
            <w:r>
              <w:rPr>
                <w:rFonts w:cs="CordiaUPC"/>
                <w:cs/>
              </w:rPr>
              <w:t>=”</w:t>
            </w:r>
            <w:r>
              <w:rPr>
                <w:rFonts w:cs="Angsana New"/>
              </w:rPr>
              <w:t>pre</w:t>
            </w:r>
            <w:r>
              <w:rPr>
                <w:rFonts w:cs="CordiaUPC"/>
                <w:cs/>
              </w:rPr>
              <w:t>-</w:t>
            </w:r>
            <w:r>
              <w:rPr>
                <w:rFonts w:cs="Angsana New"/>
              </w:rPr>
              <w:t>paid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และ </w:t>
            </w:r>
            <w:r>
              <w:rPr>
                <w:rFonts w:cs="Angsana New"/>
              </w:rPr>
              <w:t xml:space="preserve">customer type </w:t>
            </w:r>
            <w:r>
              <w:rPr>
                <w:rFonts w:cs="CordiaUPC"/>
                <w:cs/>
              </w:rPr>
              <w:t>= “</w:t>
            </w:r>
            <w:r>
              <w:rPr>
                <w:rFonts w:cs="Angsana New"/>
              </w:rPr>
              <w:t>On</w:t>
            </w:r>
            <w:r>
              <w:rPr>
                <w:rFonts w:cs="CordiaUPC"/>
                <w:cs/>
              </w:rPr>
              <w:t>-</w:t>
            </w:r>
            <w:r>
              <w:rPr>
                <w:rFonts w:cs="Angsana New"/>
              </w:rPr>
              <w:t xml:space="preserve">Top </w:t>
            </w:r>
            <w:r>
              <w:rPr>
                <w:rFonts w:hint="cs" w:cs="Angsana New"/>
                <w:cs/>
              </w:rPr>
              <w:t xml:space="preserve">หรือ </w:t>
            </w:r>
            <w:r>
              <w:rPr>
                <w:rFonts w:cs="Angsana New"/>
              </w:rPr>
              <w:t>On</w:t>
            </w:r>
            <w:r>
              <w:rPr>
                <w:rFonts w:cs="CordiaUPC"/>
                <w:cs/>
              </w:rPr>
              <w:t>-</w:t>
            </w:r>
            <w:r>
              <w:rPr>
                <w:rFonts w:cs="Angsana New"/>
              </w:rPr>
              <w:t>Top Extra</w:t>
            </w:r>
            <w:r>
              <w:rPr>
                <w:rFonts w:cs="CordiaUPC"/>
                <w:cs/>
              </w:rPr>
              <w:t>”</w:t>
            </w:r>
          </w:p>
        </w:tc>
      </w:tr>
      <w:tr w:rsidRPr="008979A8" w:rsidR="00CE410C" w:rsidTr="002206C7" w14:paraId="569A20CF" w14:textId="77777777">
        <w:trPr>
          <w:trHeight w:val="243"/>
        </w:trPr>
        <w:tc>
          <w:tcPr>
            <w:tcW w:w="848" w:type="pct"/>
          </w:tcPr>
          <w:p w:rsidR="00CE410C" w:rsidP="00CE410C" w:rsidRDefault="00CE410C" w14:paraId="7694CC3F" w14:textId="1449180C">
            <w:r>
              <w:rPr>
                <w:rFonts w:cs="CordiaUPC"/>
                <w:szCs w:val="36"/>
              </w:rPr>
              <w:t>Vertical App</w:t>
            </w:r>
          </w:p>
        </w:tc>
        <w:tc>
          <w:tcPr>
            <w:tcW w:w="1078" w:type="pct"/>
          </w:tcPr>
          <w:p w:rsidR="00CE410C" w:rsidP="00CE410C" w:rsidRDefault="00CE410C" w14:paraId="456C96AE" w14:textId="77777777"/>
        </w:tc>
        <w:tc>
          <w:tcPr>
            <w:tcW w:w="3074" w:type="pct"/>
          </w:tcPr>
          <w:p w:rsidRPr="00BD6930" w:rsidR="00CE410C" w:rsidP="00CE410C" w:rsidRDefault="00CE410C" w14:paraId="4A8B1BBC" w14:textId="77777777">
            <w:pPr>
              <w:spacing w:after="0"/>
              <w:rPr>
                <w:rFonts w:cs="CordiaUPC"/>
              </w:rPr>
            </w:pPr>
            <w:r w:rsidRPr="00BD6930">
              <w:rPr>
                <w:rFonts w:cs="Angsana New"/>
                <w:cs/>
              </w:rPr>
              <w:t xml:space="preserve">แสดงข้อมูลใน </w:t>
            </w:r>
            <w:r w:rsidRPr="00BD6930">
              <w:rPr>
                <w:rFonts w:cs="CordiaUPC"/>
              </w:rPr>
              <w:t>Format</w:t>
            </w:r>
          </w:p>
          <w:p w:rsidR="00CE410C" w:rsidP="00CE410C" w:rsidRDefault="00CE410C" w14:paraId="5064ACAC" w14:textId="1D8485F0">
            <w:pPr>
              <w:rPr>
                <w:rFonts w:cs="Angsana New"/>
              </w:rPr>
            </w:pPr>
            <w:r>
              <w:rPr>
                <w:rFonts w:cs="CordiaUPC"/>
              </w:rPr>
              <w:t>{Va}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cs="CordiaUPC"/>
                <w:cs/>
              </w:rPr>
              <w:t>+</w:t>
            </w:r>
          </w:p>
          <w:p w:rsidR="00CE410C" w:rsidP="00CE410C" w:rsidRDefault="00CE410C" w14:paraId="414116B4" w14:textId="42F75731">
            <w:pPr>
              <w:spacing w:after="0"/>
              <w:rPr>
                <w:rFonts w:ascii="Angsana New" w:hAnsi="Angsana New" w:cs="Angsana New"/>
              </w:rPr>
            </w:pPr>
            <w:r>
              <w:rPr>
                <w:rFonts w:hint="cs" w:cs="Angsana New"/>
                <w:cs/>
              </w:rPr>
              <w:t xml:space="preserve">ถ้า </w:t>
            </w:r>
            <w:r>
              <w:t>vaQuotaType</w:t>
            </w:r>
            <w:r w:rsidRPr="00764EF0">
              <w:rPr>
                <w:rFonts w:hint="cs" w:ascii="Angsana New" w:hAnsi="Angsana New" w:cs="Angsana New"/>
                <w:cs/>
              </w:rPr>
              <w:t xml:space="preserve"> มีค่าที่ </w:t>
            </w:r>
            <w:r w:rsidRPr="00764EF0">
              <w:rPr>
                <w:rFonts w:ascii="Angsana New" w:hAnsi="Angsana New" w:cs="Angsana New"/>
              </w:rPr>
              <w:t>lov_val3</w:t>
            </w:r>
            <w:r w:rsidRPr="00764EF0">
              <w:rPr>
                <w:rFonts w:hint="cs" w:ascii="Angsana New" w:hAnsi="Angsana New" w:cs="Angsana New"/>
                <w:cs/>
              </w:rPr>
              <w:t xml:space="preserve"> ประกอบด้วย</w:t>
            </w:r>
          </w:p>
          <w:p w:rsidRPr="00493D46" w:rsidR="00CE410C" w:rsidP="00CE410C" w:rsidRDefault="00CE410C" w14:paraId="7910D785" w14:textId="7A232222">
            <w:pPr>
              <w:pStyle w:val="ListParagraph"/>
              <w:numPr>
                <w:ilvl w:val="0"/>
                <w:numId w:val="153"/>
              </w:numPr>
              <w:spacing w:after="0"/>
              <w:rPr>
                <w:rFonts w:cs="CordiaUPC"/>
              </w:rPr>
            </w:pPr>
            <w:r w:rsidRPr="00BE6ECD">
              <w:rPr>
                <w:rFonts w:cs="CordiaUPC"/>
              </w:rPr>
              <w:t>Quota</w:t>
            </w:r>
            <w:r>
              <w:rPr>
                <w:rFonts w:hint="cs" w:cs="CordiaUPC"/>
                <w:cs/>
              </w:rPr>
              <w:t xml:space="preserve"> หรือ </w:t>
            </w:r>
            <w:r>
              <w:rPr>
                <w:rFonts w:cs="CordiaUPC"/>
              </w:rPr>
              <w:t>FixedSpeed</w:t>
            </w:r>
          </w:p>
          <w:p w:rsidR="00CE410C" w:rsidP="00CE410C" w:rsidRDefault="00CE410C" w14:paraId="4273ACA9" w14:textId="77777777">
            <w:pPr>
              <w:pStyle w:val="ListParagraph"/>
              <w:rPr>
                <w:rFonts w:cs="CordiaUPC"/>
              </w:rPr>
            </w:pPr>
            <w:r>
              <w:rPr>
                <w:rFonts w:cs="CordiaUPC"/>
                <w:cs/>
              </w:rPr>
              <w:t>“(</w:t>
            </w:r>
            <w:r>
              <w:rPr>
                <w:rFonts w:cs="CordiaUPC"/>
              </w:rPr>
              <w:t>Commu Speed</w:t>
            </w:r>
            <w:r>
              <w:rPr>
                <w:rFonts w:cs="CordiaUPC"/>
                <w:cs/>
              </w:rPr>
              <w:t>: ”+</w:t>
            </w:r>
            <w:r>
              <w:rPr>
                <w:rFonts w:cs="CordiaUPC"/>
              </w:rPr>
              <w:t>{vaC</w:t>
            </w:r>
            <w:r>
              <w:t>ommuSpeed</w:t>
            </w:r>
            <w:r>
              <w:rPr>
                <w:rFonts w:cs="CordiaUPC"/>
              </w:rPr>
              <w:t>}</w:t>
            </w:r>
            <w:r>
              <w:rPr>
                <w:rFonts w:cs="CordiaUPC"/>
                <w:cs/>
              </w:rPr>
              <w:t>+”)”</w:t>
            </w:r>
          </w:p>
          <w:p w:rsidR="00CE410C" w:rsidP="00CE410C" w:rsidRDefault="00CE410C" w14:paraId="16290B3F" w14:textId="45B138DA">
            <w:pPr>
              <w:pStyle w:val="ListParagraph"/>
              <w:numPr>
                <w:ilvl w:val="0"/>
                <w:numId w:val="153"/>
              </w:numPr>
              <w:rPr>
                <w:rFonts w:cs="CordiaUPC"/>
              </w:rPr>
            </w:pPr>
            <w:r w:rsidRPr="00BE6ECD">
              <w:rPr>
                <w:rFonts w:cs="CordiaUPC"/>
              </w:rPr>
              <w:t>Quota</w:t>
            </w:r>
            <w:r>
              <w:rPr>
                <w:rFonts w:hint="cs" w:cs="CordiaUPC"/>
                <w:cs/>
              </w:rPr>
              <w:t xml:space="preserve"> และ </w:t>
            </w:r>
            <w:r>
              <w:rPr>
                <w:rFonts w:cs="CordiaUPC"/>
              </w:rPr>
              <w:t>ThrottlingSpeed</w:t>
            </w:r>
          </w:p>
          <w:p w:rsidRPr="00493D46" w:rsidR="00CE410C" w:rsidP="00CE410C" w:rsidRDefault="00CE410C" w14:paraId="71DD6C8C" w14:textId="446923F3">
            <w:pPr>
              <w:pStyle w:val="ListParagraph"/>
              <w:rPr>
                <w:rFonts w:cs="CordiaUPC"/>
              </w:rPr>
            </w:pPr>
            <w:r>
              <w:rPr>
                <w:rFonts w:cs="CordiaUPC"/>
                <w:cs/>
              </w:rPr>
              <w:t>“(</w:t>
            </w:r>
            <w:r>
              <w:rPr>
                <w:rFonts w:cs="CordiaUPC"/>
              </w:rPr>
              <w:t>Commu Speed</w:t>
            </w:r>
            <w:r>
              <w:rPr>
                <w:rFonts w:cs="CordiaUPC"/>
                <w:cs/>
              </w:rPr>
              <w:t>: ”+</w:t>
            </w:r>
            <w:r>
              <w:rPr>
                <w:rFonts w:cs="CordiaUPC"/>
              </w:rPr>
              <w:t>{ vaC</w:t>
            </w:r>
            <w:r>
              <w:t>ommuSpeed</w:t>
            </w:r>
            <w:r>
              <w:rPr>
                <w:rFonts w:cs="CordiaUPC"/>
              </w:rPr>
              <w:t>}</w:t>
            </w:r>
            <w:r>
              <w:rPr>
                <w:rFonts w:cs="CordiaUPC"/>
                <w:cs/>
              </w:rPr>
              <w:t>+“</w:t>
            </w:r>
            <w:r>
              <w:rPr>
                <w:rFonts w:cs="CordiaUPC"/>
              </w:rPr>
              <w:t>, Commu Throttling Speed</w:t>
            </w:r>
            <w:r w:rsidRPr="00DF094D">
              <w:rPr>
                <w:rFonts w:cs="CordiaUPC"/>
                <w:cs/>
              </w:rPr>
              <w:t>: ”+</w:t>
            </w:r>
            <w:r w:rsidRPr="00DF094D">
              <w:rPr>
                <w:rFonts w:cs="CordiaUPC"/>
              </w:rPr>
              <w:t>{</w:t>
            </w:r>
            <w:r>
              <w:rPr>
                <w:rFonts w:cs="CordiaUPC"/>
              </w:rPr>
              <w:t xml:space="preserve"> vaC</w:t>
            </w:r>
            <w:r>
              <w:t>ommuThrottlingSpeed</w:t>
            </w:r>
            <w:r w:rsidRPr="00DF094D">
              <w:rPr>
                <w:rFonts w:cs="CordiaUPC"/>
              </w:rPr>
              <w:t>}</w:t>
            </w:r>
            <w:r>
              <w:rPr>
                <w:rFonts w:cs="CordiaUPC"/>
                <w:cs/>
              </w:rPr>
              <w:t>+”)”</w:t>
            </w:r>
          </w:p>
        </w:tc>
      </w:tr>
      <w:tr w:rsidRPr="008979A8" w:rsidR="00CE410C" w:rsidTr="002206C7" w14:paraId="5675360C" w14:textId="77777777">
        <w:trPr>
          <w:trHeight w:val="243"/>
        </w:trPr>
        <w:tc>
          <w:tcPr>
            <w:tcW w:w="848" w:type="pct"/>
          </w:tcPr>
          <w:p w:rsidR="00CE410C" w:rsidP="00CE410C" w:rsidRDefault="00CE410C" w14:paraId="5B65467D" w14:textId="6F047162">
            <w:r w:rsidRPr="00F03FBF">
              <w:rPr>
                <w:rFonts w:cs="CordiaUPC"/>
                <w:szCs w:val="36"/>
              </w:rPr>
              <w:t>Duration</w:t>
            </w:r>
          </w:p>
        </w:tc>
        <w:tc>
          <w:tcPr>
            <w:tcW w:w="1078" w:type="pct"/>
          </w:tcPr>
          <w:p w:rsidR="00CE410C" w:rsidP="00CE410C" w:rsidRDefault="00CE410C" w14:paraId="574E04AC" w14:textId="77777777"/>
        </w:tc>
        <w:tc>
          <w:tcPr>
            <w:tcW w:w="3074" w:type="pct"/>
          </w:tcPr>
          <w:p w:rsidR="00CE410C" w:rsidP="00CE410C" w:rsidRDefault="00CE410C" w14:paraId="187EBC5B" w14:textId="77777777">
            <w:pPr>
              <w:spacing w:after="0"/>
            </w:pPr>
            <w:r>
              <w:rPr>
                <w:rFonts w:hint="cs"/>
                <w:cs/>
              </w:rPr>
              <w:t xml:space="preserve">แสดงข้อมูลใน </w:t>
            </w:r>
            <w:r>
              <w:t>Format</w:t>
            </w:r>
          </w:p>
          <w:p w:rsidR="00CE410C" w:rsidP="00CE410C" w:rsidRDefault="00CE410C" w14:paraId="67161D76" w14:textId="744E1FF9">
            <w:r>
              <w:t>d</w:t>
            </w:r>
            <w:r w:rsidRPr="00BD6930">
              <w:t xml:space="preserve">urationFrom </w:t>
            </w:r>
            <w:r w:rsidRPr="00BD6930">
              <w:rPr>
                <w:rFonts w:cs="Angsana New"/>
                <w:cs/>
              </w:rPr>
              <w:t xml:space="preserve">+ “ </w:t>
            </w:r>
            <w:r>
              <w:rPr>
                <w:rFonts w:cs="Angsana New"/>
                <w:cs/>
              </w:rPr>
              <w:t>–</w:t>
            </w:r>
            <w:r w:rsidRPr="00BD6930">
              <w:rPr>
                <w:rFonts w:cs="Angsana New"/>
                <w:cs/>
              </w:rPr>
              <w:t xml:space="preserve"> ” </w:t>
            </w:r>
            <w:r>
              <w:t>d</w:t>
            </w:r>
            <w:r w:rsidRPr="00BD6930">
              <w:t xml:space="preserve">urationTo </w:t>
            </w:r>
            <w:r w:rsidRPr="00BD6930">
              <w:rPr>
                <w:rFonts w:cs="Angsana New"/>
                <w:cs/>
              </w:rPr>
              <w:t xml:space="preserve">+ “ ” + </w:t>
            </w:r>
            <w:r>
              <w:t>d</w:t>
            </w:r>
            <w:r w:rsidRPr="00BD6930">
              <w:t>urationUnit</w:t>
            </w:r>
          </w:p>
        </w:tc>
      </w:tr>
      <w:tr w:rsidRPr="008979A8" w:rsidR="00CE410C" w:rsidTr="002206C7" w14:paraId="5B3DB4D6" w14:textId="77777777">
        <w:trPr>
          <w:trHeight w:val="243"/>
        </w:trPr>
        <w:tc>
          <w:tcPr>
            <w:tcW w:w="848" w:type="pct"/>
          </w:tcPr>
          <w:p w:rsidR="00CE410C" w:rsidP="00CE410C" w:rsidRDefault="00CE410C" w14:paraId="716BA782" w14:textId="70C94524">
            <w:r>
              <w:rPr>
                <w:rFonts w:cs="CordiaUPC"/>
                <w:szCs w:val="36"/>
              </w:rPr>
              <w:t>Bill Cycle</w:t>
            </w:r>
          </w:p>
        </w:tc>
        <w:tc>
          <w:tcPr>
            <w:tcW w:w="1078" w:type="pct"/>
          </w:tcPr>
          <w:p w:rsidR="00CE410C" w:rsidP="00CE410C" w:rsidRDefault="00CE410C" w14:paraId="4A061B90" w14:textId="77777777"/>
        </w:tc>
        <w:tc>
          <w:tcPr>
            <w:tcW w:w="3074" w:type="pct"/>
          </w:tcPr>
          <w:p w:rsidR="00CE410C" w:rsidP="00CE410C" w:rsidRDefault="00CE410C" w14:paraId="746E644B" w14:textId="631F2C1A">
            <w:pPr>
              <w:spacing w:after="0"/>
            </w:pPr>
            <w:r>
              <w:t xml:space="preserve">Visible </w:t>
            </w:r>
            <w:r>
              <w:rPr>
                <w:rFonts w:hint="cs"/>
                <w:cs/>
              </w:rPr>
              <w:t xml:space="preserve">เมื่อ </w:t>
            </w:r>
            <w:r w:rsidRPr="00766CC1">
              <w:t>customerType</w:t>
            </w:r>
            <w:r>
              <w:rPr>
                <w:rFonts w:hint="cs"/>
                <w:cs/>
              </w:rPr>
              <w:t xml:space="preserve"> เป็น </w:t>
            </w:r>
            <w:r>
              <w:rPr>
                <w:rFonts w:cs="Angsana New"/>
                <w:cs/>
              </w:rPr>
              <w:t>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 w:cs="Angsana New"/>
                <w:cs/>
              </w:rPr>
              <w:t xml:space="preserve"> หรือ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All</w:t>
            </w:r>
            <w:r>
              <w:rPr>
                <w:rFonts w:cs="Angsana New"/>
                <w:cs/>
              </w:rPr>
              <w:t>”</w:t>
            </w:r>
          </w:p>
          <w:p w:rsidR="00CE410C" w:rsidP="00CE410C" w:rsidRDefault="00CE410C" w14:paraId="4A0A98F1" w14:textId="77777777">
            <w:pPr>
              <w:spacing w:after="0"/>
            </w:pPr>
            <w:r>
              <w:rPr>
                <w:rFonts w:hint="cs"/>
                <w:cs/>
              </w:rPr>
              <w:t xml:space="preserve">แสดงข้อมูลใน </w:t>
            </w:r>
            <w:r>
              <w:t>Format</w:t>
            </w:r>
          </w:p>
          <w:p w:rsidR="00CE410C" w:rsidP="00CE410C" w:rsidRDefault="00CE410C" w14:paraId="675C4E88" w14:textId="139A2D98">
            <w:r>
              <w:t xml:space="preserve">billCycleValue </w:t>
            </w:r>
            <w:r>
              <w:rPr>
                <w:rFonts w:cs="Angsana New"/>
                <w:cs/>
              </w:rPr>
              <w:t xml:space="preserve">+ “ “ + </w:t>
            </w:r>
            <w:r>
              <w:t>billCycleUnit</w:t>
            </w:r>
          </w:p>
        </w:tc>
      </w:tr>
      <w:tr w:rsidRPr="008979A8" w:rsidR="00CE410C" w:rsidTr="002206C7" w14:paraId="5ED7D867" w14:textId="77777777">
        <w:trPr>
          <w:trHeight w:val="243"/>
        </w:trPr>
        <w:tc>
          <w:tcPr>
            <w:tcW w:w="848" w:type="pct"/>
          </w:tcPr>
          <w:p w:rsidRPr="003A1FD8" w:rsidR="00CE410C" w:rsidP="00CE410C" w:rsidRDefault="00CE410C" w14:paraId="1CD3E41B" w14:textId="77777777">
            <w:pPr>
              <w:rPr>
                <w:rFonts w:cs="CordiaUPC"/>
              </w:rPr>
            </w:pPr>
            <w:r w:rsidRPr="003A1FD8">
              <w:rPr>
                <w:rFonts w:cs="CordiaUPC"/>
              </w:rPr>
              <w:t>Action</w:t>
            </w:r>
          </w:p>
          <w:p w:rsidR="00CE410C" w:rsidP="00CE410C" w:rsidRDefault="00CE410C" w14:paraId="694F5220" w14:textId="07E2A904">
            <w:pPr>
              <w:pStyle w:val="ListParagraph"/>
              <w:numPr>
                <w:ilvl w:val="0"/>
                <w:numId w:val="89"/>
              </w:numPr>
              <w:ind w:left="447"/>
            </w:pPr>
            <w:r w:rsidRPr="00957DA8">
              <w:rPr>
                <w:rFonts w:hint="cs" w:cs="Angsana New"/>
                <w:cs/>
              </w:rPr>
              <w:t>ปุ่ม</w:t>
            </w:r>
            <w:r w:rsidRPr="00957DA8">
              <w:rPr>
                <w:rFonts w:cs="CordiaUPC"/>
              </w:rPr>
              <w:t>Edit</w:t>
            </w:r>
          </w:p>
        </w:tc>
        <w:tc>
          <w:tcPr>
            <w:tcW w:w="1078" w:type="pct"/>
          </w:tcPr>
          <w:p w:rsidR="00CE410C" w:rsidP="00CE410C" w:rsidRDefault="00CE410C" w14:paraId="230E9468" w14:textId="1D7AC3B0">
            <w:r>
              <w:t>Button</w:t>
            </w:r>
          </w:p>
        </w:tc>
        <w:tc>
          <w:tcPr>
            <w:tcW w:w="3074" w:type="pct"/>
          </w:tcPr>
          <w:p w:rsidR="00CE410C" w:rsidP="00CE410C" w:rsidRDefault="00CE410C" w14:paraId="01601A26" w14:textId="09B20A7C">
            <w:r w:rsidRPr="0079598B">
              <w:rPr>
                <w:rFonts w:cs="Angsana New"/>
                <w:cs/>
              </w:rPr>
              <w:t xml:space="preserve">เมื่อกดปุ่มให้ทำการ </w:t>
            </w:r>
            <w:r w:rsidRPr="0079598B">
              <w:rPr>
                <w:rFonts w:cs="CordiaUPC"/>
              </w:rPr>
              <w:t>Visible Detail Section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และดึงข้อมูลของ </w:t>
            </w:r>
            <w:r>
              <w:rPr>
                <w:rFonts w:cs="CordiaUPC"/>
              </w:rPr>
              <w:t xml:space="preserve">Row </w:t>
            </w:r>
            <w:r>
              <w:rPr>
                <w:rFonts w:hint="cs" w:cs="Angsana New"/>
                <w:cs/>
              </w:rPr>
              <w:t>นั้นๆ มาแสดง</w:t>
            </w:r>
          </w:p>
        </w:tc>
      </w:tr>
      <w:tr w:rsidRPr="008979A8" w:rsidR="00CE410C" w:rsidTr="002206C7" w14:paraId="1E3417F6" w14:textId="77777777">
        <w:trPr>
          <w:trHeight w:val="243"/>
        </w:trPr>
        <w:tc>
          <w:tcPr>
            <w:tcW w:w="848" w:type="pct"/>
          </w:tcPr>
          <w:p w:rsidRPr="003A1FD8" w:rsidR="00CE410C" w:rsidP="00CE410C" w:rsidRDefault="00CE410C" w14:paraId="0E48FED5" w14:textId="77777777">
            <w:pPr>
              <w:rPr>
                <w:rFonts w:cs="CordiaUPC"/>
              </w:rPr>
            </w:pPr>
            <w:r w:rsidRPr="003A1FD8">
              <w:rPr>
                <w:rFonts w:cs="CordiaUPC"/>
              </w:rPr>
              <w:t>Action</w:t>
            </w:r>
          </w:p>
          <w:p w:rsidR="00CE410C" w:rsidP="00CE410C" w:rsidRDefault="00CE410C" w14:paraId="67DF9C6E" w14:textId="2164E54E">
            <w:pPr>
              <w:pStyle w:val="ListParagraph"/>
              <w:numPr>
                <w:ilvl w:val="0"/>
                <w:numId w:val="89"/>
              </w:numPr>
              <w:ind w:left="447"/>
            </w:pPr>
            <w:r w:rsidRPr="00957DA8">
              <w:rPr>
                <w:rFonts w:hint="cs" w:cs="Angsana New"/>
                <w:cs/>
              </w:rPr>
              <w:t xml:space="preserve">ปุ่ม </w:t>
            </w:r>
            <w:r w:rsidRPr="00957DA8">
              <w:rPr>
                <w:rFonts w:cs="CordiaUPC"/>
              </w:rPr>
              <w:t>Delete</w:t>
            </w:r>
          </w:p>
        </w:tc>
        <w:tc>
          <w:tcPr>
            <w:tcW w:w="1078" w:type="pct"/>
          </w:tcPr>
          <w:p w:rsidR="00CE410C" w:rsidP="00CE410C" w:rsidRDefault="00CE410C" w14:paraId="08810733" w14:textId="36BDB675">
            <w:r>
              <w:t>Button</w:t>
            </w:r>
          </w:p>
        </w:tc>
        <w:tc>
          <w:tcPr>
            <w:tcW w:w="3074" w:type="pct"/>
          </w:tcPr>
          <w:p w:rsidR="00CE410C" w:rsidP="00CE410C" w:rsidRDefault="00CE410C" w14:paraId="58FDDDD5" w14:textId="270D672B">
            <w:r w:rsidRPr="0079598B">
              <w:rPr>
                <w:rFonts w:cs="Angsana New"/>
                <w:cs/>
              </w:rPr>
              <w:t>เมื่</w:t>
            </w:r>
            <w:r>
              <w:rPr>
                <w:rFonts w:hint="cs" w:cs="Angsana New"/>
                <w:cs/>
              </w:rPr>
              <w:t>อ</w:t>
            </w:r>
            <w:r w:rsidRPr="0079598B">
              <w:rPr>
                <w:rFonts w:cs="Angsana New"/>
                <w:cs/>
              </w:rPr>
              <w:t>กดปุ่มให้ทำการ</w:t>
            </w:r>
            <w:r>
              <w:rPr>
                <w:rFonts w:cs="CordiaUPC"/>
              </w:rPr>
              <w:t xml:space="preserve"> Delete </w:t>
            </w:r>
            <w:r>
              <w:rPr>
                <w:rFonts w:hint="cs" w:cs="Angsana New"/>
                <w:cs/>
              </w:rPr>
              <w:t xml:space="preserve">ข้อมูลของ </w:t>
            </w:r>
            <w:r>
              <w:rPr>
                <w:rFonts w:cs="CordiaUPC"/>
              </w:rPr>
              <w:t xml:space="preserve">Row </w:t>
            </w:r>
            <w:r>
              <w:rPr>
                <w:rFonts w:hint="cs" w:cs="Angsana New"/>
                <w:cs/>
              </w:rPr>
              <w:t>นั้นๆ</w:t>
            </w:r>
          </w:p>
        </w:tc>
      </w:tr>
      <w:tr w:rsidRPr="008979A8" w:rsidR="00CE410C" w:rsidTr="002206C7" w14:paraId="3B39D063" w14:textId="77777777">
        <w:trPr>
          <w:trHeight w:val="243"/>
        </w:trPr>
        <w:tc>
          <w:tcPr>
            <w:tcW w:w="848" w:type="pct"/>
          </w:tcPr>
          <w:p w:rsidR="00CE410C" w:rsidP="00CE410C" w:rsidRDefault="00CE410C" w14:paraId="4F87FB34" w14:textId="483BAD18">
            <w:r w:rsidRPr="003A1FD8">
              <w:rPr>
                <w:rFonts w:hint="cs" w:cs="Angsana New"/>
                <w:cs/>
              </w:rPr>
              <w:t xml:space="preserve">ปุ่ม </w:t>
            </w:r>
            <w:r w:rsidRPr="003A1FD8">
              <w:rPr>
                <w:rFonts w:cs="Angsana New"/>
                <w:cs/>
              </w:rPr>
              <w:t>+</w:t>
            </w:r>
          </w:p>
        </w:tc>
        <w:tc>
          <w:tcPr>
            <w:tcW w:w="1078" w:type="pct"/>
          </w:tcPr>
          <w:p w:rsidR="00CE410C" w:rsidP="00CE410C" w:rsidRDefault="00CE410C" w14:paraId="2EBCD4A1" w14:textId="346C4EB5">
            <w:r>
              <w:t>Button</w:t>
            </w:r>
          </w:p>
        </w:tc>
        <w:tc>
          <w:tcPr>
            <w:tcW w:w="3074" w:type="pct"/>
          </w:tcPr>
          <w:p w:rsidR="00CE410C" w:rsidP="00CE410C" w:rsidRDefault="00CE410C" w14:paraId="40E23FAC" w14:textId="77777777">
            <w:pPr>
              <w:rPr>
                <w:rFonts w:cs="CordiaUPC"/>
              </w:rPr>
            </w:pPr>
            <w:r w:rsidRPr="007D14C9">
              <w:rPr>
                <w:rFonts w:cs="Angsana New"/>
                <w:cs/>
              </w:rPr>
              <w:t xml:space="preserve">เมื่อกดปุ่มให้ทำการ </w:t>
            </w:r>
            <w:r w:rsidRPr="007D14C9">
              <w:rPr>
                <w:rFonts w:cs="CordiaUPC"/>
              </w:rPr>
              <w:t>Visible Detail Section</w:t>
            </w:r>
          </w:p>
          <w:p w:rsidR="00CE410C" w:rsidP="00CE410C" w:rsidRDefault="00CE410C" w14:paraId="42B18C3D" w14:textId="77777777">
            <w:pPr>
              <w:rPr>
                <w:rFonts w:cs="CordiaUPC"/>
                <w:cs/>
              </w:rPr>
            </w:pPr>
            <w:r>
              <w:rPr>
                <w:rFonts w:cs="CordiaUPC"/>
              </w:rPr>
              <w:t xml:space="preserve">Default </w:t>
            </w:r>
            <w:r>
              <w:rPr>
                <w:rFonts w:hint="cs" w:cs="Angsana New"/>
                <w:cs/>
              </w:rPr>
              <w:t>ค่าดังต่อไปนี้</w:t>
            </w:r>
          </w:p>
          <w:p w:rsidR="00CE410C" w:rsidP="00CE410C" w:rsidRDefault="00CE410C" w14:paraId="305DE970" w14:textId="77777777">
            <w:pPr>
              <w:pStyle w:val="ListParagraph"/>
              <w:numPr>
                <w:ilvl w:val="0"/>
                <w:numId w:val="14"/>
              </w:numPr>
              <w:rPr>
                <w:rFonts w:cs="CordiaUPC"/>
              </w:rPr>
            </w:pPr>
            <w:r>
              <w:rPr>
                <w:rFonts w:cs="CordiaUPC"/>
              </w:rPr>
              <w:t>d</w:t>
            </w:r>
            <w:r w:rsidRPr="008979A8">
              <w:rPr>
                <w:rFonts w:cs="CordiaUPC"/>
              </w:rPr>
              <w:t>urationType</w:t>
            </w:r>
            <w:r>
              <w:rPr>
                <w:rFonts w:cs="Angsana New"/>
                <w:cs/>
              </w:rPr>
              <w:t xml:space="preserve"> =  “</w:t>
            </w:r>
            <w:r>
              <w:rPr>
                <w:rFonts w:cs="CordiaUPC"/>
              </w:rPr>
              <w:t>Depend on Package</w:t>
            </w:r>
            <w:r>
              <w:rPr>
                <w:rFonts w:cs="Angsana New"/>
                <w:cs/>
              </w:rPr>
              <w:t>”</w:t>
            </w:r>
          </w:p>
          <w:p w:rsidRPr="00BF4250" w:rsidR="00CE410C" w:rsidP="00CE410C" w:rsidRDefault="00CE410C" w14:paraId="1DD12908" w14:textId="77777777">
            <w:pPr>
              <w:pStyle w:val="ListParagraph"/>
              <w:numPr>
                <w:ilvl w:val="0"/>
                <w:numId w:val="14"/>
              </w:numPr>
              <w:rPr>
                <w:rFonts w:cs="CordiaUPC"/>
              </w:rPr>
            </w:pPr>
            <w:r w:rsidRPr="00BF4250">
              <w:rPr>
                <w:rFonts w:cs="CordiaUPC"/>
              </w:rPr>
              <w:t>durationFrom</w:t>
            </w:r>
            <w:r>
              <w:rPr>
                <w:rFonts w:cs="Angsana New"/>
                <w:cs/>
              </w:rPr>
              <w:t xml:space="preserve"> = </w:t>
            </w:r>
            <w:r>
              <w:rPr>
                <w:rFonts w:cs="CordiaUPC"/>
              </w:rPr>
              <w:t>1</w:t>
            </w:r>
          </w:p>
          <w:p w:rsidRPr="00C014B2" w:rsidR="00CE410C" w:rsidP="00CE410C" w:rsidRDefault="00CE410C" w14:paraId="7C1FEC59" w14:textId="77777777">
            <w:pPr>
              <w:pStyle w:val="ListParagraph"/>
              <w:numPr>
                <w:ilvl w:val="0"/>
                <w:numId w:val="14"/>
              </w:numPr>
              <w:rPr>
                <w:rFonts w:cs="CordiaUPC"/>
              </w:rPr>
            </w:pPr>
            <w:r w:rsidRPr="00BF4250">
              <w:rPr>
                <w:rFonts w:cs="CordiaUPC"/>
              </w:rPr>
              <w:t xml:space="preserve">durationTo </w:t>
            </w:r>
            <w:r w:rsidRPr="00BF4250">
              <w:rPr>
                <w:rFonts w:cs="Angsana New"/>
                <w:cs/>
              </w:rPr>
              <w:t xml:space="preserve">= </w:t>
            </w:r>
            <w:r w:rsidRPr="00BF4250">
              <w:rPr>
                <w:rFonts w:cs="CordiaUPC"/>
              </w:rPr>
              <w:t xml:space="preserve">Copy </w:t>
            </w:r>
            <w:r w:rsidRPr="00BF4250">
              <w:rPr>
                <w:rFonts w:cs="Angsana New"/>
                <w:cs/>
              </w:rPr>
              <w:t xml:space="preserve">ค่ามาจาก </w:t>
            </w:r>
            <w:r w:rsidRPr="00BF4250">
              <w:rPr>
                <w:rFonts w:cs="CordiaUPC"/>
              </w:rPr>
              <w:t>package</w:t>
            </w:r>
            <w:r>
              <w:rPr>
                <w:rFonts w:cs="CordiaUPC"/>
              </w:rPr>
              <w:t>Duration</w:t>
            </w:r>
          </w:p>
          <w:p w:rsidR="00CE410C" w:rsidP="00CE410C" w:rsidRDefault="00CE410C" w14:paraId="6FBB075E" w14:textId="77777777">
            <w:pPr>
              <w:pStyle w:val="ListParagraph"/>
              <w:numPr>
                <w:ilvl w:val="0"/>
                <w:numId w:val="14"/>
              </w:numPr>
              <w:rPr>
                <w:rFonts w:cs="CordiaUPC"/>
              </w:rPr>
            </w:pPr>
            <w:r w:rsidRPr="00BF4250">
              <w:rPr>
                <w:rFonts w:cs="CordiaUPC"/>
              </w:rPr>
              <w:t>durationUnit</w:t>
            </w:r>
            <w:r>
              <w:rPr>
                <w:rFonts w:cs="Angsana New"/>
                <w:cs/>
              </w:rPr>
              <w:t xml:space="preserve"> = </w:t>
            </w:r>
            <w:r w:rsidRPr="00BF4250">
              <w:rPr>
                <w:rFonts w:cs="CordiaUPC"/>
              </w:rPr>
              <w:t xml:space="preserve">Copy </w:t>
            </w:r>
            <w:r w:rsidRPr="00BF4250">
              <w:rPr>
                <w:rFonts w:cs="Angsana New"/>
                <w:cs/>
              </w:rPr>
              <w:t xml:space="preserve">ค่ามาจาก </w:t>
            </w:r>
            <w:r w:rsidRPr="00BF4250">
              <w:rPr>
                <w:rFonts w:cs="CordiaUPC"/>
              </w:rPr>
              <w:t>package</w:t>
            </w:r>
            <w:r>
              <w:rPr>
                <w:rFonts w:cs="CordiaUPC"/>
              </w:rPr>
              <w:t>DurationUnit</w:t>
            </w:r>
          </w:p>
          <w:p w:rsidR="00CE410C" w:rsidP="00CE410C" w:rsidRDefault="00CE410C" w14:paraId="751696DC" w14:textId="77777777">
            <w:pPr>
              <w:pStyle w:val="ListParagraph"/>
              <w:numPr>
                <w:ilvl w:val="0"/>
                <w:numId w:val="14"/>
              </w:num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ถ้า </w:t>
            </w:r>
            <w:r>
              <w:rPr>
                <w:rFonts w:cs="CordiaUPC"/>
              </w:rPr>
              <w:t xml:space="preserve">customerType </w:t>
            </w:r>
            <w:r>
              <w:rPr>
                <w:rFonts w:cs="Angsana New"/>
                <w:cs/>
              </w:rPr>
              <w:t>= “</w:t>
            </w:r>
            <w:r>
              <w:rPr>
                <w:rFonts w:cs="CordiaUPC"/>
              </w:rPr>
              <w:t>Pre</w:t>
            </w:r>
            <w:r>
              <w:rPr>
                <w:rFonts w:cs="Angsana New"/>
                <w:cs/>
              </w:rPr>
              <w:t>-</w:t>
            </w:r>
            <w:r>
              <w:rPr>
                <w:rFonts w:cs="CordiaUPC"/>
              </w:rP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All</w:t>
            </w:r>
            <w:r>
              <w:rPr>
                <w:rFonts w:cs="Angsana New"/>
                <w:cs/>
              </w:rPr>
              <w:t>”</w:t>
            </w:r>
          </w:p>
          <w:p w:rsidR="00CE410C" w:rsidP="00CE410C" w:rsidRDefault="00CE410C" w14:paraId="7EA65D8B" w14:textId="77777777">
            <w:pPr>
              <w:pStyle w:val="ListParagraph"/>
              <w:numPr>
                <w:ilvl w:val="1"/>
                <w:numId w:val="14"/>
              </w:numPr>
              <w:rPr>
                <w:rFonts w:cs="CordiaUPC"/>
              </w:rPr>
            </w:pPr>
            <w:r>
              <w:rPr>
                <w:rFonts w:cs="CordiaUPC"/>
              </w:rPr>
              <w:t>billCycle</w:t>
            </w:r>
            <w:r w:rsidRPr="008979A8">
              <w:rPr>
                <w:rFonts w:cs="CordiaUPC"/>
              </w:rPr>
              <w:t>Type</w:t>
            </w:r>
            <w:r>
              <w:rPr>
                <w:rFonts w:cs="Angsana New"/>
                <w:cs/>
              </w:rPr>
              <w:t xml:space="preserve"> = ”</w:t>
            </w:r>
            <w:r>
              <w:rPr>
                <w:rFonts w:cs="CordiaUPC"/>
              </w:rPr>
              <w:t>Depend on Package</w:t>
            </w:r>
            <w:r>
              <w:rPr>
                <w:rFonts w:cs="Angsana New"/>
                <w:cs/>
              </w:rPr>
              <w:t>”</w:t>
            </w:r>
          </w:p>
          <w:p w:rsidR="00CE410C" w:rsidP="00CE410C" w:rsidRDefault="00CE410C" w14:paraId="1EDF0921" w14:textId="77777777">
            <w:pPr>
              <w:pStyle w:val="ListParagraph"/>
              <w:numPr>
                <w:ilvl w:val="1"/>
                <w:numId w:val="14"/>
              </w:numPr>
              <w:rPr>
                <w:rFonts w:cs="CordiaUPC"/>
              </w:rPr>
            </w:pPr>
            <w:r>
              <w:rPr>
                <w:rFonts w:cs="CordiaUPC"/>
              </w:rPr>
              <w:t xml:space="preserve">billCycleValue </w:t>
            </w:r>
            <w:r>
              <w:rPr>
                <w:rFonts w:cs="Angsana New"/>
                <w:cs/>
              </w:rPr>
              <w:t xml:space="preserve">= </w:t>
            </w:r>
            <w:r>
              <w:rPr>
                <w:rFonts w:cs="CordiaUPC"/>
              </w:rPr>
              <w:t xml:space="preserve">Copy </w:t>
            </w:r>
            <w:r>
              <w:rPr>
                <w:rFonts w:hint="cs" w:cs="Angsana New"/>
                <w:cs/>
              </w:rPr>
              <w:t xml:space="preserve">ค่ามาจาก </w:t>
            </w:r>
            <w:r>
              <w:rPr>
                <w:rFonts w:cs="CordiaUPC"/>
              </w:rPr>
              <w:t>packageBillCycle</w:t>
            </w:r>
          </w:p>
          <w:p w:rsidRPr="00BB37B4" w:rsidR="00CE410C" w:rsidP="00CE410C" w:rsidRDefault="00CE410C" w14:paraId="1D35FD0E" w14:textId="1F587075">
            <w:pPr>
              <w:pStyle w:val="ListParagraph"/>
              <w:numPr>
                <w:ilvl w:val="1"/>
                <w:numId w:val="14"/>
              </w:numPr>
              <w:rPr>
                <w:rFonts w:cs="CordiaUPC"/>
              </w:rPr>
            </w:pPr>
            <w:r w:rsidRPr="00BB37B4">
              <w:rPr>
                <w:rFonts w:cs="CordiaUPC"/>
              </w:rPr>
              <w:t xml:space="preserve">billCycleUnit </w:t>
            </w:r>
            <w:r w:rsidRPr="00BB37B4">
              <w:rPr>
                <w:rFonts w:cs="Angsana New"/>
                <w:cs/>
              </w:rPr>
              <w:t xml:space="preserve">= </w:t>
            </w:r>
            <w:r w:rsidRPr="00BB37B4">
              <w:rPr>
                <w:rFonts w:cs="CordiaUPC"/>
              </w:rPr>
              <w:t xml:space="preserve">Copy </w:t>
            </w:r>
            <w:r w:rsidRPr="00BB37B4">
              <w:rPr>
                <w:rFonts w:cs="Angsana New"/>
                <w:cs/>
              </w:rPr>
              <w:t xml:space="preserve">ค่ามาจาก </w:t>
            </w:r>
            <w:r w:rsidRPr="00BB37B4">
              <w:rPr>
                <w:rFonts w:cs="CordiaUPC"/>
              </w:rPr>
              <w:t>packageBillCycleUnit</w:t>
            </w:r>
          </w:p>
        </w:tc>
      </w:tr>
      <w:tr w:rsidRPr="008979A8" w:rsidR="00CE410C" w:rsidTr="00135C19" w14:paraId="24D57EA7" w14:textId="77777777">
        <w:trPr>
          <w:trHeight w:val="243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CE410C" w:rsidP="00CE410C" w:rsidRDefault="00CE410C" w14:paraId="71E9790B" w14:textId="1915C1FB">
            <w:pPr>
              <w:pStyle w:val="HeaderTable"/>
            </w:pPr>
            <w:r>
              <w:t>End Vertical App Table Section</w:t>
            </w:r>
          </w:p>
        </w:tc>
      </w:tr>
      <w:tr w:rsidRPr="008979A8" w:rsidR="00CE410C" w:rsidTr="00BB4B51" w14:paraId="045A59E5" w14:textId="77777777">
        <w:trPr>
          <w:trHeight w:val="243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CE410C" w:rsidP="00CE410C" w:rsidRDefault="00CE410C" w14:paraId="644D4B9B" w14:textId="53A82669">
            <w:pPr>
              <w:pStyle w:val="HeaderTable"/>
            </w:pPr>
            <w:r>
              <w:t>Vertical App Detail Section</w:t>
            </w:r>
          </w:p>
        </w:tc>
      </w:tr>
      <w:tr w:rsidRPr="008979A8" w:rsidR="00CE410C" w:rsidTr="002206C7" w14:paraId="093137FC" w14:textId="77777777">
        <w:trPr>
          <w:trHeight w:val="243"/>
        </w:trPr>
        <w:tc>
          <w:tcPr>
            <w:tcW w:w="848" w:type="pct"/>
          </w:tcPr>
          <w:p w:rsidR="00CE410C" w:rsidP="00CE410C" w:rsidRDefault="00CE410C" w14:paraId="47970CDB" w14:textId="17C05672">
            <w:r>
              <w:t>deductType</w:t>
            </w:r>
          </w:p>
        </w:tc>
        <w:tc>
          <w:tcPr>
            <w:tcW w:w="1078" w:type="pct"/>
          </w:tcPr>
          <w:p w:rsidR="00CE410C" w:rsidP="00CE410C" w:rsidRDefault="00CE410C" w14:paraId="08D4F592" w14:textId="77777777">
            <w:pPr>
              <w:rPr>
                <w:rFonts w:cs="CordiaUPC"/>
              </w:rPr>
            </w:pPr>
          </w:p>
        </w:tc>
        <w:tc>
          <w:tcPr>
            <w:tcW w:w="3074" w:type="pct"/>
          </w:tcPr>
          <w:p w:rsidR="00CE410C" w:rsidP="00CE410C" w:rsidRDefault="00CE410C" w14:paraId="6CDD8481" w14:textId="48C11A99">
            <w:pPr>
              <w:rPr>
                <w:rFonts w:cs="CordiaUPC"/>
              </w:rPr>
            </w:pPr>
            <w:r>
              <w:rPr>
                <w:rFonts w:cs="CordiaUPC"/>
              </w:rPr>
              <w:t>Invisible</w:t>
            </w:r>
          </w:p>
        </w:tc>
      </w:tr>
      <w:tr w:rsidRPr="008979A8" w:rsidR="00CE410C" w:rsidTr="002206C7" w14:paraId="47EB313D" w14:textId="77777777">
        <w:trPr>
          <w:trHeight w:val="243"/>
        </w:trPr>
        <w:tc>
          <w:tcPr>
            <w:tcW w:w="848" w:type="pct"/>
          </w:tcPr>
          <w:p w:rsidR="00CE410C" w:rsidP="00CE410C" w:rsidRDefault="00CE410C" w14:paraId="665A7443" w14:textId="50FF0F6F">
            <w:r>
              <w:rPr>
                <w:rFonts w:cs="CordiaUPC"/>
              </w:rPr>
              <w:t>usageLocalize</w:t>
            </w:r>
            <w:r w:rsidR="000D224E">
              <w:rPr>
                <w:rFonts w:cs="CordiaUPC"/>
              </w:rPr>
              <w:t>d</w:t>
            </w:r>
            <w:r>
              <w:rPr>
                <w:rFonts w:cs="CordiaUPC"/>
              </w:rPr>
              <w:t>Flag</w:t>
            </w:r>
          </w:p>
        </w:tc>
        <w:tc>
          <w:tcPr>
            <w:tcW w:w="1078" w:type="pct"/>
          </w:tcPr>
          <w:p w:rsidR="00CE410C" w:rsidP="00CE410C" w:rsidRDefault="00CE410C" w14:paraId="372B20AE" w14:textId="77A9413E">
            <w:pPr>
              <w:rPr>
                <w:rFonts w:cs="CordiaUPC"/>
              </w:rPr>
            </w:pPr>
            <w:r>
              <w:t>Radio Button</w:t>
            </w:r>
          </w:p>
        </w:tc>
        <w:tc>
          <w:tcPr>
            <w:tcW w:w="3074" w:type="pct"/>
          </w:tcPr>
          <w:p w:rsidR="00CE410C" w:rsidP="00CE410C" w:rsidRDefault="00CE410C" w14:paraId="3338D2BF" w14:textId="6400061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CordiaUPC"/>
              </w:rPr>
              <w:t>Usage Localize</w:t>
            </w:r>
            <w:r w:rsidR="000D224E">
              <w:rPr>
                <w:rFonts w:cs="CordiaUPC"/>
              </w:rPr>
              <w:t>d</w:t>
            </w:r>
          </w:p>
          <w:p w:rsidR="00CE410C" w:rsidP="00CE410C" w:rsidRDefault="00CE410C" w14:paraId="25F9C088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Visible </w:t>
            </w:r>
            <w:r>
              <w:rPr>
                <w:rFonts w:hint="cs" w:cs="CordiaUPC"/>
                <w:cs/>
              </w:rPr>
              <w:t xml:space="preserve">เมื่อ </w:t>
            </w:r>
            <w:r>
              <w:rPr>
                <w:rFonts w:cs="CordiaUPC"/>
              </w:rPr>
              <w:t xml:space="preserve">customer type </w:t>
            </w:r>
            <w:r>
              <w:rPr>
                <w:rFonts w:cs="CordiaUPC"/>
                <w:cs/>
              </w:rPr>
              <w:t>= “</w:t>
            </w:r>
            <w:r>
              <w:rPr>
                <w:rFonts w:cs="CordiaUPC"/>
              </w:rPr>
              <w:t>Pre</w:t>
            </w:r>
            <w:r>
              <w:rPr>
                <w:rFonts w:cs="CordiaUPC"/>
                <w:cs/>
              </w:rPr>
              <w:t>-</w:t>
            </w:r>
            <w:r>
              <w:rPr>
                <w:rFonts w:cs="CordiaUPC"/>
              </w:rPr>
              <w:t>paid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 w:cs="CordiaUPC"/>
                <w:cs/>
              </w:rPr>
              <w:t xml:space="preserve">และ </w:t>
            </w:r>
            <w:r>
              <w:rPr>
                <w:rFonts w:cs="CordiaUPC"/>
              </w:rPr>
              <w:t xml:space="preserve">product class </w:t>
            </w:r>
            <w:r>
              <w:rPr>
                <w:rFonts w:cs="CordiaUPC"/>
                <w:cs/>
              </w:rPr>
              <w:t>= “</w:t>
            </w:r>
            <w:r>
              <w:rPr>
                <w:rFonts w:cs="CordiaUPC"/>
              </w:rPr>
              <w:t>On</w:t>
            </w:r>
            <w:r>
              <w:rPr>
                <w:rFonts w:cs="CordiaUPC"/>
                <w:cs/>
              </w:rPr>
              <w:t>-</w:t>
            </w:r>
            <w:r>
              <w:rPr>
                <w:rFonts w:cs="CordiaUPC"/>
              </w:rPr>
              <w:t xml:space="preserve">Top </w:t>
            </w:r>
            <w:r>
              <w:rPr>
                <w:rFonts w:hint="cs" w:cs="CordiaUPC"/>
                <w:cs/>
              </w:rPr>
              <w:t xml:space="preserve">หรือ </w:t>
            </w:r>
            <w:r>
              <w:rPr>
                <w:rFonts w:cs="CordiaUPC"/>
              </w:rPr>
              <w:t>On</w:t>
            </w:r>
            <w:r>
              <w:rPr>
                <w:rFonts w:cs="CordiaUPC"/>
                <w:cs/>
              </w:rPr>
              <w:t>-</w:t>
            </w:r>
            <w:r>
              <w:rPr>
                <w:rFonts w:cs="CordiaUPC"/>
              </w:rPr>
              <w:t>Top Extra</w:t>
            </w:r>
            <w:r>
              <w:rPr>
                <w:rFonts w:cs="CordiaUPC"/>
                <w:cs/>
              </w:rPr>
              <w:t>”</w:t>
            </w:r>
          </w:p>
          <w:p w:rsidR="00CE410C" w:rsidP="00CE410C" w:rsidRDefault="00CE410C" w14:paraId="0C919419" w14:textId="6FF6885A">
            <w:pPr>
              <w:rPr>
                <w:rFonts w:cs="CordiaUPC"/>
              </w:rPr>
            </w:pPr>
            <w:r w:rsidRPr="004C3917">
              <w:t xml:space="preserve">List of Value </w:t>
            </w:r>
            <w:r w:rsidRPr="004C3917">
              <w:rPr>
                <w:rFonts w:cs="Angsana New"/>
                <w:cs/>
              </w:rPr>
              <w:t xml:space="preserve">: </w:t>
            </w:r>
            <w:r w:rsidRPr="00B916D9">
              <w:rPr>
                <w:rFonts w:cs="Angsana New"/>
                <w:cs/>
              </w:rPr>
              <w:t>ดึงข้อมูลจาก</w:t>
            </w:r>
            <w:r w:rsidRPr="00B916D9">
              <w:rPr>
                <w:rFonts w:cs="CordiaUPC"/>
              </w:rPr>
              <w:t xml:space="preserve">DB </w:t>
            </w:r>
            <w:r w:rsidRPr="00B916D9">
              <w:rPr>
                <w:rFonts w:cs="Angsana New"/>
                <w:cs/>
              </w:rPr>
              <w:t xml:space="preserve">ที่ </w:t>
            </w:r>
            <w:r w:rsidRPr="00B916D9">
              <w:rPr>
                <w:rFonts w:cs="CordiaUPC"/>
              </w:rPr>
              <w:t xml:space="preserve">Table FLW_CFG_LOV </w:t>
            </w:r>
            <w:r w:rsidRPr="00B916D9">
              <w:rPr>
                <w:rFonts w:cs="Angsana New"/>
                <w:cs/>
              </w:rPr>
              <w:t xml:space="preserve">โดย </w:t>
            </w:r>
            <w:r w:rsidRPr="00B916D9">
              <w:rPr>
                <w:rFonts w:cs="CordiaUPC"/>
              </w:rPr>
              <w:t xml:space="preserve">group_type </w:t>
            </w:r>
            <w:r w:rsidRPr="00B916D9">
              <w:rPr>
                <w:rFonts w:cs="Angsana New"/>
                <w:cs/>
              </w:rPr>
              <w:t>= ‘</w:t>
            </w:r>
            <w:r>
              <w:rPr>
                <w:rFonts w:cs="CordiaUPC"/>
              </w:rPr>
              <w:t>Usage Localize</w:t>
            </w:r>
            <w:r w:rsidR="000D224E">
              <w:rPr>
                <w:rFonts w:cs="Angsana New"/>
              </w:rPr>
              <w:t>d</w:t>
            </w:r>
            <w:r>
              <w:rPr>
                <w:rFonts w:cs="Angsana New"/>
                <w:cs/>
              </w:rPr>
              <w:t>’</w:t>
            </w:r>
          </w:p>
        </w:tc>
      </w:tr>
      <w:tr w:rsidRPr="008979A8" w:rsidR="00CE410C" w:rsidTr="002206C7" w14:paraId="61D23214" w14:textId="77777777">
        <w:trPr>
          <w:trHeight w:val="243"/>
        </w:trPr>
        <w:tc>
          <w:tcPr>
            <w:tcW w:w="848" w:type="pct"/>
          </w:tcPr>
          <w:p w:rsidR="00CE410C" w:rsidP="00CE410C" w:rsidRDefault="00CE410C" w14:paraId="19375ED7" w14:textId="44658D8F">
            <w:r>
              <w:t>vaUsageType</w:t>
            </w:r>
          </w:p>
        </w:tc>
        <w:tc>
          <w:tcPr>
            <w:tcW w:w="1078" w:type="pct"/>
          </w:tcPr>
          <w:p w:rsidR="00CE410C" w:rsidP="00CE410C" w:rsidRDefault="00CE410C" w14:paraId="7C3E1DDE" w14:textId="6DD52D5A">
            <w:r>
              <w:rPr>
                <w:rFonts w:cs="CordiaUPC"/>
              </w:rPr>
              <w:t>Drop down list</w:t>
            </w:r>
          </w:p>
        </w:tc>
        <w:tc>
          <w:tcPr>
            <w:tcW w:w="3074" w:type="pct"/>
          </w:tcPr>
          <w:p w:rsidR="00CE410C" w:rsidP="00CE410C" w:rsidRDefault="00CE410C" w14:paraId="136B0EC2" w14:textId="77777777">
            <w:pPr>
              <w:rPr>
                <w:rFonts w:cs="CordiaUPC"/>
                <w:color w:val="FF0000"/>
              </w:rPr>
            </w:pPr>
            <w:r>
              <w:rPr>
                <w:rFonts w:cs="CordiaUPC"/>
              </w:rP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9E4907">
              <w:rPr>
                <w:rFonts w:cs="Angsana New"/>
                <w:color w:val="FF0000"/>
                <w:cs/>
              </w:rPr>
              <w:t>*</w:t>
            </w:r>
            <w:r>
              <w:rPr>
                <w:rFonts w:cs="CordiaUPC"/>
                <w:color w:val="FF0000"/>
              </w:rPr>
              <w:t>Vertical App Usage Type</w:t>
            </w:r>
          </w:p>
          <w:p w:rsidRPr="007A66CB" w:rsidR="00CE410C" w:rsidP="00CE410C" w:rsidRDefault="00CE410C" w14:paraId="0D21D24A" w14:textId="77777777">
            <w:pPr>
              <w:rPr>
                <w:rFonts w:cs="CordiaUPC"/>
              </w:rPr>
            </w:pPr>
            <w:r w:rsidRPr="007A66CB">
              <w:rPr>
                <w:rFonts w:cs="CordiaUPC"/>
              </w:rPr>
              <w:t>Invisible</w:t>
            </w:r>
          </w:p>
          <w:p w:rsidR="00CE410C" w:rsidP="00CE410C" w:rsidRDefault="00CE410C" w14:paraId="2D1EA59E" w14:textId="3E4E4EE2">
            <w:pPr>
              <w:rPr>
                <w:rFonts w:cs="CordiaUPC"/>
              </w:rPr>
            </w:pPr>
            <w:r w:rsidRPr="00AE3523">
              <w:rPr>
                <w:rFonts w:cs="CordiaUPC"/>
              </w:rPr>
              <w:t xml:space="preserve">List of Value </w:t>
            </w:r>
            <w:r w:rsidRPr="00AE3523"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‘</w:t>
            </w:r>
            <w:r>
              <w:rPr>
                <w:rFonts w:cs="CordiaUPC"/>
              </w:rPr>
              <w:t>Internet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cs="CordiaUPC"/>
              </w:rPr>
              <w:t>Usage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cs="CordiaUPC"/>
              </w:rPr>
              <w:t>Type</w:t>
            </w:r>
            <w:r>
              <w:rPr>
                <w:rFonts w:cs="Angsana New"/>
                <w:cs/>
              </w:rPr>
              <w:t>’</w:t>
            </w:r>
          </w:p>
          <w:p w:rsidR="00CE410C" w:rsidP="00CE410C" w:rsidRDefault="00CE410C" w14:paraId="760CBD97" w14:textId="725E078E">
            <w:r>
              <w:rPr>
                <w:rFonts w:cs="CordiaUPC"/>
              </w:rPr>
              <w:t xml:space="preserve">Default Value </w:t>
            </w:r>
            <w:r>
              <w:rPr>
                <w:rFonts w:cs="Angsana New"/>
                <w:cs/>
              </w:rPr>
              <w:t>: “</w:t>
            </w:r>
            <w:r>
              <w:rPr>
                <w:rFonts w:cs="CordiaUPC"/>
              </w:rPr>
              <w:t>Volume</w:t>
            </w:r>
            <w:r>
              <w:rPr>
                <w:rFonts w:cs="Angsana New"/>
                <w:cs/>
              </w:rPr>
              <w:t>-</w:t>
            </w:r>
            <w:r>
              <w:rPr>
                <w:rFonts w:cs="CordiaUPC"/>
              </w:rPr>
              <w:t>based</w:t>
            </w:r>
            <w:r>
              <w:rPr>
                <w:rFonts w:cs="Angsana New"/>
                <w:cs/>
              </w:rPr>
              <w:t>”</w:t>
            </w:r>
          </w:p>
        </w:tc>
      </w:tr>
      <w:tr w:rsidRPr="008979A8" w:rsidR="00CE410C" w:rsidTr="002206C7" w14:paraId="046DE812" w14:textId="77777777">
        <w:trPr>
          <w:trHeight w:val="243"/>
        </w:trPr>
        <w:tc>
          <w:tcPr>
            <w:tcW w:w="848" w:type="pct"/>
          </w:tcPr>
          <w:p w:rsidR="00CE410C" w:rsidP="00CE410C" w:rsidRDefault="00CE410C" w14:paraId="57D81C94" w14:textId="4FBDBB54">
            <w:r>
              <w:t>vaQuotaType</w:t>
            </w:r>
          </w:p>
        </w:tc>
        <w:tc>
          <w:tcPr>
            <w:tcW w:w="1078" w:type="pct"/>
          </w:tcPr>
          <w:p w:rsidR="00CE410C" w:rsidP="00CE410C" w:rsidRDefault="00CE410C" w14:paraId="18CD4883" w14:textId="6D2A414C">
            <w:r>
              <w:rPr>
                <w:rFonts w:cs="CordiaUPC"/>
              </w:rPr>
              <w:t>Drop down list</w:t>
            </w:r>
          </w:p>
        </w:tc>
        <w:tc>
          <w:tcPr>
            <w:tcW w:w="3074" w:type="pct"/>
          </w:tcPr>
          <w:p w:rsidR="00CE410C" w:rsidP="00CE410C" w:rsidRDefault="00CE410C" w14:paraId="78880172" w14:textId="77777777">
            <w:pPr>
              <w:rPr>
                <w:color w:val="FF0000"/>
              </w:rPr>
            </w:pPr>
            <w:r>
              <w:t xml:space="preserve">Label </w:t>
            </w:r>
            <w:r>
              <w:rPr>
                <w:cs/>
              </w:rPr>
              <w:t xml:space="preserve">: </w:t>
            </w:r>
            <w:r w:rsidRPr="00FC0493">
              <w:rPr>
                <w:color w:val="FF0000"/>
                <w:cs/>
              </w:rPr>
              <w:t>*</w:t>
            </w:r>
            <w:r>
              <w:rPr>
                <w:rFonts w:cs="CordiaUPC"/>
                <w:color w:val="FF0000"/>
              </w:rPr>
              <w:t>Vertical App</w:t>
            </w:r>
            <w:r>
              <w:rPr>
                <w:color w:val="FF0000"/>
              </w:rPr>
              <w:t xml:space="preserve"> Quota Type</w:t>
            </w:r>
          </w:p>
          <w:p w:rsidR="00CE410C" w:rsidP="00CE410C" w:rsidRDefault="00CE410C" w14:paraId="392AB9BE" w14:textId="25D5382C">
            <w:pPr>
              <w:rPr>
                <w:rFonts w:cs="CordiaUPC"/>
              </w:rPr>
            </w:pPr>
            <w:r w:rsidRPr="00AE3523">
              <w:rPr>
                <w:rFonts w:cs="CordiaUPC"/>
              </w:rPr>
              <w:t xml:space="preserve">List of Value </w:t>
            </w:r>
            <w:r w:rsidRPr="00AE3523"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‘</w:t>
            </w:r>
            <w:r>
              <w:rPr>
                <w:rFonts w:cs="CordiaUPC"/>
              </w:rPr>
              <w:t>VA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cs="CordiaUPC"/>
              </w:rPr>
              <w:t>Quota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cs="CordiaUPC"/>
              </w:rPr>
              <w:t>Type</w:t>
            </w:r>
            <w:r>
              <w:rPr>
                <w:rFonts w:cs="Angsana New"/>
                <w:cs/>
              </w:rPr>
              <w:t xml:space="preserve">’ </w:t>
            </w:r>
            <w:r>
              <w:rPr>
                <w:rFonts w:hint="cs" w:cs="Angsana New"/>
                <w:cs/>
              </w:rPr>
              <w:t xml:space="preserve">และ </w:t>
            </w:r>
            <w:r>
              <w:rPr>
                <w:rFonts w:cs="CordiaUPC"/>
              </w:rPr>
              <w:t xml:space="preserve">lov_type </w:t>
            </w:r>
            <w:r>
              <w:rPr>
                <w:rFonts w:hint="cs" w:cs="Angsana New"/>
                <w:cs/>
              </w:rPr>
              <w:t xml:space="preserve">ประกอบด้วยค่า </w:t>
            </w:r>
            <w:r>
              <w:rPr>
                <w:rFonts w:cs="CordiaUPC"/>
              </w:rPr>
              <w:t>productClass</w:t>
            </w:r>
          </w:p>
          <w:p w:rsidR="00CE410C" w:rsidP="00CE410C" w:rsidRDefault="00CE410C" w14:paraId="11F416CD" w14:textId="77777777">
            <w:pPr>
              <w:pStyle w:val="BodyTextTable"/>
              <w:rPr>
                <w:rFonts w:ascii="CordiaUPC" w:hAnsi="CordiaUPC" w:cs="Angsana New" w:eastAsiaTheme="minorHAnsi"/>
                <w:sz w:val="28"/>
                <w:szCs w:val="28"/>
                <w:lang w:bidi="th-TH"/>
              </w:rPr>
            </w:pPr>
            <w:r>
              <w:rPr>
                <w:rFonts w:ascii="CordiaUPC" w:hAnsi="CordiaUPC" w:cs="CordiaUPC" w:eastAsiaTheme="minorHAnsi"/>
                <w:sz w:val="28"/>
                <w:szCs w:val="28"/>
                <w:lang w:bidi="th-TH"/>
              </w:rPr>
              <w:t xml:space="preserve">Default Value </w:t>
            </w:r>
            <w:r>
              <w:rPr>
                <w:rFonts w:hint="cs" w:ascii="CordiaUPC" w:hAnsi="CordiaUPC" w:cs="Angsana New" w:eastAsiaTheme="minorHAnsi"/>
                <w:sz w:val="28"/>
                <w:szCs w:val="28"/>
                <w:cs/>
                <w:lang w:bidi="th-TH"/>
              </w:rPr>
              <w:t>: “</w:t>
            </w:r>
            <w:r>
              <w:rPr>
                <w:rFonts w:ascii="CordiaUPC" w:hAnsi="CordiaUPC" w:cs="CordiaUPC" w:eastAsiaTheme="minorHAnsi"/>
                <w:sz w:val="28"/>
                <w:szCs w:val="28"/>
                <w:lang w:bidi="th-TH"/>
              </w:rPr>
              <w:t xml:space="preserve">Unlimited Data </w:t>
            </w:r>
            <w:r>
              <w:rPr>
                <w:rFonts w:hint="cs" w:ascii="CordiaUPC" w:hAnsi="CordiaUPC" w:cs="Angsana New" w:eastAsiaTheme="minorHAnsi"/>
                <w:sz w:val="28"/>
                <w:szCs w:val="28"/>
                <w:cs/>
                <w:lang w:bidi="th-TH"/>
              </w:rPr>
              <w:t>(</w:t>
            </w:r>
            <w:r>
              <w:rPr>
                <w:rFonts w:ascii="CordiaUPC" w:hAnsi="CordiaUPC" w:cs="CordiaUPC" w:eastAsiaTheme="minorHAnsi"/>
                <w:sz w:val="28"/>
                <w:szCs w:val="28"/>
                <w:lang w:bidi="th-TH"/>
              </w:rPr>
              <w:t>Fixed Speed</w:t>
            </w:r>
            <w:r>
              <w:rPr>
                <w:rFonts w:hint="cs" w:ascii="CordiaUPC" w:hAnsi="CordiaUPC" w:cs="Angsana New" w:eastAsiaTheme="minorHAnsi"/>
                <w:sz w:val="28"/>
                <w:szCs w:val="28"/>
                <w:cs/>
                <w:lang w:bidi="th-TH"/>
              </w:rPr>
              <w:t>)”</w:t>
            </w:r>
          </w:p>
          <w:p w:rsidR="00CE410C" w:rsidP="00CE410C" w:rsidRDefault="00CE410C" w14:paraId="5C1B647A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เมื่อเลือก </w:t>
            </w:r>
            <w:r>
              <w:rPr>
                <w:rFonts w:cs="CordiaUPC"/>
              </w:rPr>
              <w:t>va</w:t>
            </w:r>
            <w:r>
              <w:t>QuotaType</w:t>
            </w:r>
          </w:p>
          <w:p w:rsidRPr="00D72B7C" w:rsidR="00CE410C" w:rsidP="00CE410C" w:rsidRDefault="00CE410C" w14:paraId="558C6ACC" w14:textId="33A68F5A">
            <w:pPr>
              <w:pStyle w:val="ListParagraph"/>
              <w:numPr>
                <w:ilvl w:val="0"/>
                <w:numId w:val="76"/>
              </w:numPr>
              <w:rPr>
                <w:rFonts w:cs="CordiaUPC"/>
              </w:rPr>
            </w:pPr>
            <w:r>
              <w:rPr>
                <w:rFonts w:ascii="Angsana New" w:hAnsi="Angsana New" w:cs="Angsana New"/>
              </w:rPr>
              <w:t xml:space="preserve">lov_val3 </w:t>
            </w:r>
            <w:r>
              <w:rPr>
                <w:rFonts w:hint="cs" w:ascii="Angsana New" w:hAnsi="Angsana New" w:cs="Angsana New"/>
                <w:cs/>
              </w:rPr>
              <w:t>มีค่า</w:t>
            </w:r>
            <w:r>
              <w:rPr>
                <w:rFonts w:hint="cs"/>
                <w:cs/>
              </w:rPr>
              <w:t xml:space="preserve">ประกอบด้วย </w:t>
            </w:r>
            <w:r>
              <w:rPr>
                <w:rFonts w:cs="Angsana New"/>
                <w:cs/>
              </w:rPr>
              <w:t>“</w:t>
            </w:r>
            <w:r w:rsidRPr="00EF7F1F">
              <w:t>ThrottlingSpeed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ให้ </w:t>
            </w:r>
            <w:r>
              <w:rPr>
                <w:rFonts w:cs="CordiaUPC"/>
              </w:rPr>
              <w:t xml:space="preserve">Visible </w:t>
            </w:r>
          </w:p>
          <w:p w:rsidRPr="00D72B7C" w:rsidR="00CE410C" w:rsidP="00CE410C" w:rsidRDefault="00CE410C" w14:paraId="06EA05C8" w14:textId="22E4D729">
            <w:pPr>
              <w:pStyle w:val="ListParagraph"/>
              <w:numPr>
                <w:ilvl w:val="1"/>
                <w:numId w:val="76"/>
              </w:numPr>
              <w:rPr>
                <w:rFonts w:cs="CordiaUPC"/>
              </w:rPr>
            </w:pPr>
            <w:r>
              <w:t>va</w:t>
            </w:r>
            <w:r>
              <w:rPr>
                <w:rFonts w:cs="CordiaUPC"/>
              </w:rPr>
              <w:t>Commu</w:t>
            </w:r>
            <w:r>
              <w:t xml:space="preserve">ThrottlingSpeed </w:t>
            </w:r>
          </w:p>
          <w:p w:rsidRPr="008865D4" w:rsidR="00CE410C" w:rsidP="00CE410C" w:rsidRDefault="00CE410C" w14:paraId="16638EE7" w14:textId="5AEC6BD2">
            <w:pPr>
              <w:pStyle w:val="BodyTextTable"/>
              <w:rPr>
                <w:rFonts w:asciiTheme="minorBidi" w:hAnsiTheme="minorBidi" w:eastAsiaTheme="minorHAnsi" w:cstheme="minorBidi"/>
                <w:sz w:val="28"/>
                <w:szCs w:val="28"/>
                <w:lang w:bidi="th-TH"/>
              </w:rPr>
            </w:pPr>
            <w:r w:rsidRPr="008865D4">
              <w:rPr>
                <w:rFonts w:asciiTheme="minorBidi" w:hAnsiTheme="minorBidi" w:cstheme="minorBidi"/>
                <w:sz w:val="28"/>
                <w:szCs w:val="28"/>
                <w:cs/>
                <w:lang w:bidi="th-TH"/>
              </w:rPr>
              <w:t xml:space="preserve">ถ้าไม่ใช่ให้ทำการ </w:t>
            </w:r>
            <w:r w:rsidRPr="008865D4">
              <w:rPr>
                <w:rFonts w:asciiTheme="minorBidi" w:hAnsiTheme="minorBidi" w:cstheme="minorBidi"/>
                <w:sz w:val="28"/>
                <w:szCs w:val="28"/>
              </w:rPr>
              <w:t xml:space="preserve">Invisible </w:t>
            </w:r>
            <w:r w:rsidRPr="008865D4">
              <w:rPr>
                <w:rFonts w:asciiTheme="minorBidi" w:hAnsiTheme="minorBidi" w:cstheme="minorBidi"/>
                <w:sz w:val="28"/>
                <w:szCs w:val="28"/>
                <w:cs/>
                <w:lang w:bidi="th-TH"/>
              </w:rPr>
              <w:t>และเคลียร์ค่า</w:t>
            </w:r>
          </w:p>
        </w:tc>
      </w:tr>
      <w:tr w:rsidRPr="008979A8" w:rsidR="00CE410C" w:rsidTr="002206C7" w14:paraId="2F439A43" w14:textId="77777777">
        <w:trPr>
          <w:trHeight w:val="243"/>
        </w:trPr>
        <w:tc>
          <w:tcPr>
            <w:tcW w:w="848" w:type="pct"/>
          </w:tcPr>
          <w:p w:rsidR="00CE410C" w:rsidP="00CE410C" w:rsidRDefault="00CE410C" w14:paraId="74FC33F5" w14:textId="63D17C66">
            <w:r>
              <w:rPr>
                <w:rFonts w:cs="CordiaUPC"/>
              </w:rPr>
              <w:t>search</w:t>
            </w:r>
          </w:p>
        </w:tc>
        <w:tc>
          <w:tcPr>
            <w:tcW w:w="1078" w:type="pct"/>
          </w:tcPr>
          <w:p w:rsidR="00CE410C" w:rsidP="00CE410C" w:rsidRDefault="00CE410C" w14:paraId="0A622376" w14:textId="769E4A04">
            <w:r>
              <w:rPr>
                <w:rFonts w:cs="CordiaUPC"/>
              </w:rPr>
              <w:t>Text Box</w:t>
            </w:r>
          </w:p>
        </w:tc>
        <w:tc>
          <w:tcPr>
            <w:tcW w:w="3074" w:type="pct"/>
          </w:tcPr>
          <w:p w:rsidR="00CE410C" w:rsidP="00CE410C" w:rsidRDefault="00CE410C" w14:paraId="71F7173E" w14:textId="08CD116D">
            <w:r>
              <w:rPr>
                <w:rFonts w:hint="cs" w:cs="Angsana New"/>
                <w:cs/>
              </w:rPr>
              <w:t xml:space="preserve">เมื่อกรอกข้อมูลที่ </w:t>
            </w:r>
            <w:r>
              <w:rPr>
                <w:rFonts w:cs="CordiaUPC"/>
              </w:rPr>
              <w:t xml:space="preserve">Field </w:t>
            </w:r>
            <w:r>
              <w:rPr>
                <w:rFonts w:hint="cs" w:cs="Angsana New"/>
                <w:cs/>
              </w:rPr>
              <w:t xml:space="preserve">นี้ ระบบจะทำการ </w:t>
            </w:r>
            <w:r>
              <w:rPr>
                <w:rFonts w:cs="CordiaUPC"/>
              </w:rPr>
              <w:t xml:space="preserve">Filter List of Value </w:t>
            </w:r>
            <w:r>
              <w:rPr>
                <w:rFonts w:hint="cs" w:cs="Angsana New"/>
                <w:cs/>
              </w:rPr>
              <w:t xml:space="preserve">ของ </w:t>
            </w:r>
            <w:r>
              <w:rPr>
                <w:rFonts w:cs="CordiaUPC"/>
              </w:rPr>
              <w:t xml:space="preserve">va </w:t>
            </w:r>
            <w:r>
              <w:rPr>
                <w:rFonts w:hint="cs" w:cs="Angsana New"/>
                <w:cs/>
              </w:rPr>
              <w:t xml:space="preserve">ตามที่ </w:t>
            </w:r>
            <w:r>
              <w:rPr>
                <w:rFonts w:cs="CordiaUPC"/>
              </w:rPr>
              <w:t xml:space="preserve">User </w:t>
            </w:r>
            <w:r>
              <w:rPr>
                <w:rFonts w:hint="cs" w:cs="Angsana New"/>
                <w:cs/>
              </w:rPr>
              <w:t xml:space="preserve">กรอกมาตามเงื่อนไข </w:t>
            </w:r>
            <w:r>
              <w:rPr>
                <w:rFonts w:cs="Angsana New"/>
                <w:cs/>
              </w:rPr>
              <w:t>“%</w:t>
            </w:r>
            <w:r>
              <w:rPr>
                <w:rFonts w:cs="CordiaUPC"/>
              </w:rPr>
              <w:t>search</w:t>
            </w:r>
            <w:r>
              <w:rPr>
                <w:rFonts w:cs="Angsana New"/>
                <w:cs/>
              </w:rPr>
              <w:t>%”</w:t>
            </w:r>
          </w:p>
        </w:tc>
      </w:tr>
      <w:tr w:rsidRPr="008979A8" w:rsidR="00CE410C" w:rsidTr="002206C7" w14:paraId="02F45A81" w14:textId="77777777">
        <w:trPr>
          <w:trHeight w:val="243"/>
        </w:trPr>
        <w:tc>
          <w:tcPr>
            <w:tcW w:w="848" w:type="pct"/>
          </w:tcPr>
          <w:p w:rsidR="00CE410C" w:rsidP="00CE410C" w:rsidRDefault="00CE410C" w14:paraId="4F81D62E" w14:textId="46B259E2">
            <w:r>
              <w:rPr>
                <w:rFonts w:cs="CordiaUPC"/>
              </w:rPr>
              <w:t>va</w:t>
            </w:r>
          </w:p>
        </w:tc>
        <w:tc>
          <w:tcPr>
            <w:tcW w:w="1078" w:type="pct"/>
          </w:tcPr>
          <w:p w:rsidR="00CE410C" w:rsidP="00CE410C" w:rsidRDefault="00CE410C" w14:paraId="43027462" w14:textId="488F7779">
            <w:r w:rsidRPr="008979A8">
              <w:rPr>
                <w:rFonts w:cs="CordiaUPC"/>
              </w:rPr>
              <w:t>Drop Down List</w:t>
            </w:r>
          </w:p>
        </w:tc>
        <w:tc>
          <w:tcPr>
            <w:tcW w:w="3074" w:type="pct"/>
          </w:tcPr>
          <w:p w:rsidR="00CE410C" w:rsidP="00CE410C" w:rsidRDefault="00CE410C" w14:paraId="42E7463B" w14:textId="0EAB9001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 xml:space="preserve">Label </w:t>
            </w:r>
            <w:r w:rsidRPr="008979A8">
              <w:rPr>
                <w:rFonts w:cs="Angsana New"/>
                <w:cs/>
              </w:rPr>
              <w:t>:</w:t>
            </w:r>
            <w:r>
              <w:rPr>
                <w:rFonts w:cs="Angsana New"/>
                <w:cs/>
              </w:rPr>
              <w:t xml:space="preserve"> </w:t>
            </w:r>
            <w:r w:rsidRPr="004E6408">
              <w:rPr>
                <w:rFonts w:cs="Angsana New"/>
                <w:color w:val="FF0000"/>
                <w:cs/>
              </w:rPr>
              <w:t>*</w:t>
            </w:r>
            <w:r>
              <w:rPr>
                <w:rFonts w:cs="CordiaUPC"/>
                <w:color w:val="FF0000"/>
              </w:rPr>
              <w:t>Vertical App</w:t>
            </w:r>
          </w:p>
          <w:p w:rsidR="00CE410C" w:rsidP="00CE410C" w:rsidRDefault="00CE410C" w14:paraId="5037ACFE" w14:textId="42FF7CD0">
            <w:r w:rsidRPr="004C3917">
              <w:t xml:space="preserve">List of Value </w:t>
            </w:r>
            <w:r w:rsidRPr="004C3917">
              <w:rPr>
                <w:rFonts w:cs="Angsana New"/>
                <w:cs/>
              </w:rPr>
              <w:t xml:space="preserve">: </w:t>
            </w:r>
            <w:r w:rsidRPr="008979A8">
              <w:rPr>
                <w:rFonts w:cs="Angsana New"/>
                <w:cs/>
              </w:rPr>
              <w:t xml:space="preserve">ดึงข้อมูล </w:t>
            </w:r>
            <w:r w:rsidRPr="008979A8">
              <w:rPr>
                <w:rFonts w:cs="CordiaUPC"/>
              </w:rPr>
              <w:t>free_resource_name</w:t>
            </w:r>
            <w:r w:rsidRPr="008979A8">
              <w:rPr>
                <w:rFonts w:cs="Angsana New"/>
                <w:cs/>
              </w:rPr>
              <w:t xml:space="preserve"> จาก </w:t>
            </w:r>
            <w:r>
              <w:rPr>
                <w:rFonts w:cs="CordiaUPC"/>
              </w:rPr>
              <w:t>MASS</w:t>
            </w:r>
            <w:r w:rsidRPr="008979A8">
              <w:rPr>
                <w:rFonts w:cs="CordiaUPC"/>
              </w:rPr>
              <w:t>_BUSINESS_</w:t>
            </w:r>
            <w:r>
              <w:rPr>
                <w:rFonts w:cs="CordiaUPC"/>
              </w:rPr>
              <w:t>VERTICAL_APP</w:t>
            </w:r>
            <w:r w:rsidRPr="008979A8">
              <w:rPr>
                <w:rFonts w:cs="CordiaUPC"/>
              </w:rPr>
              <w:t xml:space="preserve"> Table </w:t>
            </w:r>
            <w:r w:rsidRPr="008979A8">
              <w:rPr>
                <w:rFonts w:cs="Angsana New"/>
                <w:cs/>
              </w:rPr>
              <w:t xml:space="preserve">มาแสดง </w:t>
            </w:r>
            <w:r>
              <w:rPr>
                <w:rFonts w:hint="cs" w:cs="Angsana New"/>
                <w:cs/>
              </w:rPr>
              <w:t xml:space="preserve">โดยให้ </w:t>
            </w:r>
            <w:r>
              <w:rPr>
                <w:rFonts w:cs="CordiaUPC"/>
              </w:rPr>
              <w:t xml:space="preserve">Filter </w:t>
            </w:r>
            <w:r>
              <w:rPr>
                <w:rFonts w:hint="cs" w:cs="Angsana New"/>
                <w:cs/>
              </w:rPr>
              <w:t xml:space="preserve">ข้อมูลตาม </w:t>
            </w:r>
            <w:r>
              <w:rPr>
                <w:rFonts w:cs="CordiaUPC"/>
              </w:rPr>
              <w:t>vaUsageType</w:t>
            </w:r>
            <w:r>
              <w:rPr>
                <w:rFonts w:hint="cs" w:cs="Angsana New"/>
                <w:cs/>
              </w:rPr>
              <w:t xml:space="preserve"> และ</w:t>
            </w:r>
            <w:r w:rsidRPr="00243255">
              <w:rPr>
                <w:rFonts w:cs="Angsana New"/>
                <w:cs/>
              </w:rPr>
              <w:t xml:space="preserve"> </w:t>
            </w:r>
            <w:r>
              <w:rPr>
                <w:rFonts w:cs="CordiaUPC"/>
                <w:szCs w:val="36"/>
              </w:rPr>
              <w:t>va</w:t>
            </w:r>
            <w:r w:rsidRPr="0062165E">
              <w:rPr>
                <w:rFonts w:cs="CordiaUPC"/>
                <w:szCs w:val="36"/>
              </w:rPr>
              <w:t>QuotaType</w:t>
            </w:r>
            <w:r>
              <w:rPr>
                <w:rFonts w:cs="Angsana New"/>
                <w:cs/>
              </w:rPr>
              <w:t xml:space="preserve"> </w:t>
            </w:r>
          </w:p>
        </w:tc>
      </w:tr>
      <w:tr w:rsidRPr="008979A8" w:rsidR="00CE410C" w:rsidTr="002206C7" w14:paraId="1A0CD52F" w14:textId="77777777">
        <w:trPr>
          <w:trHeight w:val="243"/>
        </w:trPr>
        <w:tc>
          <w:tcPr>
            <w:tcW w:w="848" w:type="pct"/>
          </w:tcPr>
          <w:p w:rsidR="00CE410C" w:rsidP="00CE410C" w:rsidRDefault="00CE410C" w14:paraId="79170B74" w14:textId="59381837">
            <w:pPr>
              <w:rPr>
                <w:rFonts w:cs="CordiaUPC"/>
              </w:rPr>
            </w:pPr>
            <w:r>
              <w:rPr>
                <w:rFonts w:cs="CordiaUPC"/>
              </w:rPr>
              <w:t>vaNetworkCoverage</w:t>
            </w:r>
          </w:p>
        </w:tc>
        <w:tc>
          <w:tcPr>
            <w:tcW w:w="1078" w:type="pct"/>
          </w:tcPr>
          <w:p w:rsidRPr="008979A8" w:rsidR="00CE410C" w:rsidP="00CE410C" w:rsidRDefault="00CE410C" w14:paraId="041F5D00" w14:textId="63932664">
            <w:pPr>
              <w:rPr>
                <w:rFonts w:cs="CordiaUPC"/>
              </w:rPr>
            </w:pPr>
            <w:r>
              <w:rPr>
                <w:rFonts w:cs="CordiaUPC"/>
              </w:rPr>
              <w:t>Check Box</w:t>
            </w:r>
          </w:p>
        </w:tc>
        <w:tc>
          <w:tcPr>
            <w:tcW w:w="3074" w:type="pct"/>
          </w:tcPr>
          <w:p w:rsidR="00CE410C" w:rsidP="00CE410C" w:rsidRDefault="00CE410C" w14:paraId="4FF5328C" w14:textId="77777777">
            <w:pPr>
              <w:rPr>
                <w:rFonts w:cs="CordiaUPC"/>
              </w:rPr>
            </w:pPr>
            <w:r>
              <w:t xml:space="preserve">Label </w:t>
            </w:r>
            <w:r>
              <w:rPr>
                <w:cs/>
              </w:rPr>
              <w:t xml:space="preserve">: </w:t>
            </w:r>
            <w:r w:rsidRPr="005D780D">
              <w:rPr>
                <w:color w:val="FF0000"/>
                <w:cs/>
              </w:rPr>
              <w:t>*</w:t>
            </w:r>
            <w:r w:rsidRPr="005D780D">
              <w:rPr>
                <w:color w:val="FF0000"/>
              </w:rPr>
              <w:t>Network Coverage</w:t>
            </w:r>
          </w:p>
          <w:p w:rsidR="00CE410C" w:rsidP="00CE410C" w:rsidRDefault="00CE410C" w14:paraId="3F0415A7" w14:textId="77777777">
            <w:pPr>
              <w:rPr>
                <w:rFonts w:cs="CordiaUPC"/>
              </w:rPr>
            </w:pPr>
            <w:r w:rsidRPr="00AE3523">
              <w:rPr>
                <w:rFonts w:cs="CordiaUPC"/>
              </w:rPr>
              <w:t xml:space="preserve">List of Value </w:t>
            </w:r>
            <w:r w:rsidRPr="00AE3523">
              <w:rPr>
                <w:rFonts w:cs="Angsana New"/>
                <w:cs/>
              </w:rPr>
              <w:t xml:space="preserve">: </w:t>
            </w:r>
            <w:r w:rsidRPr="00B916D9">
              <w:rPr>
                <w:rFonts w:cs="Angsana New"/>
                <w:cs/>
              </w:rPr>
              <w:t>ดึงข้อมูลจาก</w:t>
            </w:r>
            <w:r w:rsidRPr="00B916D9">
              <w:rPr>
                <w:rFonts w:cs="CordiaUPC"/>
              </w:rPr>
              <w:t xml:space="preserve">DB </w:t>
            </w:r>
            <w:r w:rsidRPr="00B916D9">
              <w:rPr>
                <w:rFonts w:cs="Angsana New"/>
                <w:cs/>
              </w:rPr>
              <w:t xml:space="preserve">ที่ </w:t>
            </w:r>
            <w:r w:rsidRPr="00B916D9">
              <w:rPr>
                <w:rFonts w:cs="CordiaUPC"/>
              </w:rPr>
              <w:t xml:space="preserve">Table FLW_CFG_LOV </w:t>
            </w:r>
            <w:r w:rsidRPr="00B916D9">
              <w:rPr>
                <w:rFonts w:cs="Angsana New"/>
                <w:cs/>
              </w:rPr>
              <w:t xml:space="preserve">โดย </w:t>
            </w:r>
            <w:r w:rsidRPr="00B916D9">
              <w:rPr>
                <w:rFonts w:cs="CordiaUPC"/>
              </w:rPr>
              <w:t xml:space="preserve">group_type </w:t>
            </w:r>
            <w:r w:rsidRPr="00B916D9">
              <w:rPr>
                <w:rFonts w:cs="Angsana New"/>
                <w:cs/>
              </w:rPr>
              <w:t>= ‘</w:t>
            </w:r>
            <w:r w:rsidRPr="00214A5B">
              <w:rPr>
                <w:rFonts w:cs="CordiaUPC"/>
              </w:rPr>
              <w:t>Internet Network Type</w:t>
            </w:r>
            <w:r>
              <w:rPr>
                <w:rFonts w:cs="Angsana New"/>
                <w:cs/>
              </w:rPr>
              <w:t>’</w:t>
            </w:r>
          </w:p>
          <w:p w:rsidRPr="008979A8" w:rsidR="00CE410C" w:rsidP="00CE410C" w:rsidRDefault="00CE410C" w14:paraId="423F8637" w14:textId="2E158B82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Default </w:t>
            </w:r>
            <w:r>
              <w:rPr>
                <w:rFonts w:cs="CordiaUPC"/>
                <w:cs/>
              </w:rPr>
              <w:t xml:space="preserve">: </w:t>
            </w:r>
            <w:r>
              <w:rPr>
                <w:rFonts w:cs="CordiaUPC"/>
              </w:rPr>
              <w:t>3G</w:t>
            </w:r>
            <w:r>
              <w:rPr>
                <w:rFonts w:hint="cs" w:cs="CordiaUPC"/>
                <w:cs/>
              </w:rPr>
              <w:t xml:space="preserve"> และ </w:t>
            </w:r>
            <w:r>
              <w:rPr>
                <w:rFonts w:cs="CordiaUPC"/>
              </w:rPr>
              <w:t>4G</w:t>
            </w:r>
          </w:p>
        </w:tc>
      </w:tr>
      <w:tr w:rsidRPr="008979A8" w:rsidR="00CE410C" w:rsidTr="002206C7" w14:paraId="424CCB7B" w14:textId="77777777">
        <w:trPr>
          <w:trHeight w:val="243"/>
        </w:trPr>
        <w:tc>
          <w:tcPr>
            <w:tcW w:w="848" w:type="pct"/>
          </w:tcPr>
          <w:p w:rsidR="00CE410C" w:rsidP="00CE410C" w:rsidRDefault="00CE410C" w14:paraId="4D817984" w14:textId="0E109AB7">
            <w:pPr>
              <w:rPr>
                <w:rFonts w:cs="CordiaUPC"/>
              </w:rPr>
            </w:pPr>
            <w:r>
              <w:rPr>
                <w:rFonts w:cs="CordiaUPC"/>
              </w:rPr>
              <w:t>vaCommuSpeed</w:t>
            </w:r>
          </w:p>
        </w:tc>
        <w:tc>
          <w:tcPr>
            <w:tcW w:w="1078" w:type="pct"/>
          </w:tcPr>
          <w:p w:rsidRPr="008979A8" w:rsidR="00CE410C" w:rsidP="00CE410C" w:rsidRDefault="00CE410C" w14:paraId="7B1FA1A7" w14:textId="4805D3F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>Drop Down List</w:t>
            </w:r>
          </w:p>
        </w:tc>
        <w:tc>
          <w:tcPr>
            <w:tcW w:w="3074" w:type="pct"/>
          </w:tcPr>
          <w:p w:rsidR="00CE410C" w:rsidP="00CE410C" w:rsidRDefault="00CE410C" w14:paraId="0B0F855A" w14:textId="6C625CA1">
            <w:pPr>
              <w:pStyle w:val="BodyTextTable"/>
              <w:rPr>
                <w:rFonts w:ascii="CordiaUPC" w:hAnsi="CordiaUPC" w:cs="CordiaUPC" w:eastAsiaTheme="minorHAnsi"/>
                <w:color w:val="FF0000"/>
                <w:sz w:val="28"/>
                <w:szCs w:val="28"/>
                <w:lang w:bidi="th-TH"/>
              </w:rPr>
            </w:pPr>
            <w:r>
              <w:rPr>
                <w:rFonts w:ascii="CordiaUPC" w:hAnsi="CordiaUPC" w:cs="CordiaUPC" w:eastAsiaTheme="minorHAnsi"/>
                <w:sz w:val="28"/>
                <w:szCs w:val="28"/>
                <w:lang w:bidi="th-TH"/>
              </w:rPr>
              <w:t xml:space="preserve">Label </w:t>
            </w:r>
            <w:r>
              <w:rPr>
                <w:rFonts w:ascii="CordiaUPC" w:hAnsi="CordiaUPC" w:cs="Angsana New" w:eastAsiaTheme="minorHAnsi"/>
                <w:sz w:val="28"/>
                <w:szCs w:val="28"/>
                <w:cs/>
                <w:lang w:bidi="th-TH"/>
              </w:rPr>
              <w:t xml:space="preserve">: </w:t>
            </w:r>
            <w:r w:rsidRPr="00493B00">
              <w:rPr>
                <w:rFonts w:ascii="CordiaUPC" w:hAnsi="CordiaUPC" w:cs="Angsana New" w:eastAsiaTheme="minorHAnsi"/>
                <w:color w:val="FF0000"/>
                <w:sz w:val="28"/>
                <w:szCs w:val="28"/>
                <w:cs/>
                <w:lang w:bidi="th-TH"/>
              </w:rPr>
              <w:t>*</w:t>
            </w:r>
            <w:r>
              <w:rPr>
                <w:rFonts w:ascii="CordiaUPC" w:hAnsi="CordiaUPC" w:cs="CordiaUPC" w:eastAsiaTheme="minorHAnsi"/>
                <w:color w:val="FF0000"/>
                <w:sz w:val="28"/>
                <w:szCs w:val="28"/>
                <w:lang w:bidi="th-TH"/>
              </w:rPr>
              <w:t>Commu</w:t>
            </w:r>
            <w:r w:rsidRPr="00493B00">
              <w:rPr>
                <w:rFonts w:ascii="CordiaUPC" w:hAnsi="CordiaUPC" w:cs="CordiaUPC" w:eastAsiaTheme="minorHAnsi"/>
                <w:color w:val="FF0000"/>
                <w:sz w:val="28"/>
                <w:szCs w:val="28"/>
                <w:lang w:bidi="th-TH"/>
              </w:rPr>
              <w:t xml:space="preserve"> Speed</w:t>
            </w:r>
          </w:p>
          <w:p w:rsidR="00CE410C" w:rsidP="00CE410C" w:rsidRDefault="00CE410C" w14:paraId="513D4581" w14:textId="77C398B8">
            <w:pPr>
              <w:rPr>
                <w:rFonts w:cs="Angsana New"/>
              </w:rPr>
            </w:pPr>
            <w:r w:rsidRPr="00AE3523">
              <w:rPr>
                <w:rFonts w:cs="CordiaUPC"/>
              </w:rPr>
              <w:t xml:space="preserve">List of Value </w:t>
            </w:r>
            <w:r w:rsidRPr="00AE3523">
              <w:rPr>
                <w:rFonts w:cs="Angsana New"/>
                <w:cs/>
              </w:rPr>
              <w:t xml:space="preserve">: </w:t>
            </w:r>
            <w:r>
              <w:rPr>
                <w:rFonts w:cs="Cordia New"/>
                <w:cs/>
              </w:rPr>
              <w:t>ดึงข้อมูลจาก</w:t>
            </w:r>
            <w:r>
              <w:t xml:space="preserve">DB </w:t>
            </w:r>
            <w:r>
              <w:rPr>
                <w:rFonts w:cs="Cordia New"/>
                <w:cs/>
              </w:rPr>
              <w:t xml:space="preserve">ที่ </w:t>
            </w:r>
            <w:r>
              <w:t>Table MASS_INTERNET_SPEED_CONFIG</w:t>
            </w:r>
            <w:r w:rsidRPr="00CA5FFA">
              <w:rPr>
                <w:rFonts w:cs="CordiaUPC"/>
                <w:cs/>
              </w:rPr>
              <w:t xml:space="preserve"> โดย </w:t>
            </w:r>
            <w:r w:rsidRPr="00CA5FFA">
              <w:rPr>
                <w:rFonts w:cs="CordiaUPC"/>
              </w:rPr>
              <w:t xml:space="preserve">ACTIVE_FLAG </w:t>
            </w:r>
            <w:r w:rsidRPr="00CA5FFA">
              <w:rPr>
                <w:rFonts w:cs="CordiaUPC"/>
                <w:cs/>
              </w:rPr>
              <w:t>= “</w:t>
            </w:r>
            <w:r w:rsidRPr="00CA5FFA">
              <w:rPr>
                <w:rFonts w:cs="CordiaUPC"/>
              </w:rPr>
              <w:t>Y</w:t>
            </w:r>
            <w:r w:rsidRPr="00CA5FFA">
              <w:rPr>
                <w:rFonts w:cs="CordiaUPC"/>
                <w:cs/>
              </w:rPr>
              <w:t xml:space="preserve">” และ </w:t>
            </w:r>
            <w:r w:rsidRPr="00CA5FFA">
              <w:rPr>
                <w:rFonts w:cs="CordiaUPC"/>
              </w:rPr>
              <w:t xml:space="preserve">CATEGORY_TYPE </w:t>
            </w:r>
            <w:r w:rsidRPr="00CA5FFA">
              <w:rPr>
                <w:rFonts w:cs="CordiaUPC"/>
                <w:cs/>
              </w:rPr>
              <w:t>ประกอบด้วย “</w:t>
            </w:r>
            <w:r>
              <w:rPr>
                <w:rFonts w:cs="CordiaUPC"/>
              </w:rPr>
              <w:t>Vertical App</w:t>
            </w:r>
            <w:r>
              <w:rPr>
                <w:rFonts w:cs="CordiaUPC"/>
                <w:cs/>
              </w:rPr>
              <w:t xml:space="preserve">” </w:t>
            </w:r>
          </w:p>
          <w:p w:rsidRPr="00E92834" w:rsidR="00CE410C" w:rsidP="00CE410C" w:rsidRDefault="00CE410C" w14:paraId="078988AB" w14:textId="15426403">
            <w:r>
              <w:rPr>
                <w:rFonts w:cs="Angsana New"/>
              </w:rPr>
              <w:t xml:space="preserve">Default Value </w:t>
            </w:r>
            <w:r>
              <w:rPr>
                <w:rFonts w:cs="CordiaUPC"/>
                <w:cs/>
              </w:rPr>
              <w:t xml:space="preserve">: </w:t>
            </w:r>
            <w:r>
              <w:t>vaSpeed</w:t>
            </w:r>
          </w:p>
        </w:tc>
      </w:tr>
      <w:tr w:rsidRPr="008979A8" w:rsidR="00CE410C" w:rsidTr="002206C7" w14:paraId="32A0DBF9" w14:textId="77777777">
        <w:trPr>
          <w:trHeight w:val="243"/>
        </w:trPr>
        <w:tc>
          <w:tcPr>
            <w:tcW w:w="848" w:type="pct"/>
          </w:tcPr>
          <w:p w:rsidR="00CE410C" w:rsidP="00CE410C" w:rsidRDefault="00CE410C" w14:paraId="51588E03" w14:textId="4CE8EE5B">
            <w:pPr>
              <w:rPr>
                <w:rFonts w:cs="CordiaUPC"/>
              </w:rPr>
            </w:pPr>
            <w:r>
              <w:t>vaCommuThrottlingSpeed</w:t>
            </w:r>
          </w:p>
        </w:tc>
        <w:tc>
          <w:tcPr>
            <w:tcW w:w="1078" w:type="pct"/>
          </w:tcPr>
          <w:p w:rsidRPr="008979A8" w:rsidR="00CE410C" w:rsidP="00CE410C" w:rsidRDefault="00CE410C" w14:paraId="4D4CDEA8" w14:textId="59114FF5">
            <w:pPr>
              <w:rPr>
                <w:rFonts w:cs="CordiaUPC"/>
              </w:rPr>
            </w:pPr>
            <w:r>
              <w:rPr>
                <w:rFonts w:cs="CordiaUPC"/>
              </w:rPr>
              <w:t>Drop Down List</w:t>
            </w:r>
          </w:p>
        </w:tc>
        <w:tc>
          <w:tcPr>
            <w:tcW w:w="3074" w:type="pct"/>
          </w:tcPr>
          <w:p w:rsidR="00CE410C" w:rsidP="00CE410C" w:rsidRDefault="00CE410C" w14:paraId="08355993" w14:textId="57DE3267">
            <w:pPr>
              <w:rPr>
                <w:rFonts w:cs="Angsana New"/>
              </w:rPr>
            </w:pPr>
            <w:r>
              <w:rPr>
                <w:rFonts w:cs="CordiaUPC"/>
              </w:rP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493B00">
              <w:rPr>
                <w:rFonts w:cs="Angsana New"/>
                <w:color w:val="FF0000"/>
                <w:cs/>
              </w:rPr>
              <w:t>*</w:t>
            </w:r>
            <w:r>
              <w:rPr>
                <w:rFonts w:cs="CordiaUPC"/>
                <w:color w:val="FF0000"/>
              </w:rPr>
              <w:t>Commu Throttling</w:t>
            </w:r>
            <w:r w:rsidRPr="00493B00">
              <w:rPr>
                <w:rFonts w:cs="CordiaUPC"/>
                <w:color w:val="FF0000"/>
              </w:rPr>
              <w:t xml:space="preserve"> Speed</w:t>
            </w:r>
            <w:r w:rsidRPr="00AE3523">
              <w:rPr>
                <w:rFonts w:cs="Angsana New"/>
                <w:cs/>
              </w:rPr>
              <w:t xml:space="preserve"> </w:t>
            </w:r>
          </w:p>
          <w:p w:rsidR="00CE410C" w:rsidP="00CE410C" w:rsidRDefault="00CE410C" w14:paraId="69475819" w14:textId="307BB5FE">
            <w:pPr>
              <w:pStyle w:val="BodyTextTable"/>
              <w:rPr>
                <w:rFonts w:ascii="CordiaUPC" w:hAnsi="CordiaUPC" w:eastAsiaTheme="minorHAnsi" w:cstheme="minorBidi"/>
                <w:sz w:val="28"/>
                <w:szCs w:val="28"/>
                <w:lang w:bidi="th-TH"/>
              </w:rPr>
            </w:pPr>
            <w:r w:rsidRPr="00D5606A">
              <w:rPr>
                <w:rFonts w:ascii="CordiaUPC" w:hAnsi="CordiaUPC" w:eastAsiaTheme="minorHAnsi" w:cstheme="minorBidi"/>
                <w:sz w:val="28"/>
                <w:szCs w:val="28"/>
                <w:lang w:bidi="th-TH"/>
              </w:rPr>
              <w:t xml:space="preserve">List of Value </w:t>
            </w:r>
            <w:r w:rsidRPr="00D5606A">
              <w:rPr>
                <w:rFonts w:ascii="CordiaUPC" w:hAnsi="CordiaUPC" w:cs="Angsana New" w:eastAsiaTheme="minorHAnsi"/>
                <w:sz w:val="28"/>
                <w:szCs w:val="28"/>
                <w:cs/>
                <w:lang w:bidi="th-TH"/>
              </w:rPr>
              <w:t xml:space="preserve">: </w:t>
            </w:r>
            <w:r w:rsidRPr="00D5606A">
              <w:rPr>
                <w:rFonts w:ascii="CordiaUPC" w:hAnsi="CordiaUPC" w:eastAsiaTheme="minorHAnsi" w:cstheme="minorBidi"/>
                <w:sz w:val="28"/>
                <w:szCs w:val="28"/>
                <w:cs/>
                <w:lang w:bidi="th-TH"/>
              </w:rPr>
              <w:t>ดึงข้อมูล</w:t>
            </w:r>
            <w:r w:rsidRPr="00D5606A">
              <w:rPr>
                <w:rFonts w:ascii="CordiaUPC" w:hAnsi="CordiaUPC" w:cs="Cordia New" w:eastAsiaTheme="minorHAnsi"/>
                <w:sz w:val="28"/>
                <w:szCs w:val="28"/>
                <w:cs/>
                <w:lang w:bidi="th-TH"/>
              </w:rPr>
              <w:t>จาก</w:t>
            </w:r>
            <w:r w:rsidRPr="00D5606A">
              <w:rPr>
                <w:rFonts w:ascii="CordiaUPC" w:hAnsi="CordiaUPC" w:eastAsiaTheme="minorHAnsi" w:cstheme="minorBidi"/>
                <w:sz w:val="28"/>
                <w:szCs w:val="28"/>
                <w:lang w:bidi="th-TH"/>
              </w:rPr>
              <w:t xml:space="preserve">DB </w:t>
            </w:r>
            <w:r w:rsidRPr="00D5606A">
              <w:rPr>
                <w:rFonts w:ascii="CordiaUPC" w:hAnsi="CordiaUPC" w:cs="Cordia New" w:eastAsiaTheme="minorHAnsi"/>
                <w:sz w:val="28"/>
                <w:szCs w:val="28"/>
                <w:cs/>
                <w:lang w:bidi="th-TH"/>
              </w:rPr>
              <w:t xml:space="preserve">ที่ </w:t>
            </w:r>
            <w:r w:rsidRPr="00D5606A">
              <w:rPr>
                <w:rFonts w:ascii="CordiaUPC" w:hAnsi="CordiaUPC" w:eastAsiaTheme="minorHAnsi" w:cstheme="minorBidi"/>
                <w:sz w:val="28"/>
                <w:szCs w:val="28"/>
                <w:lang w:bidi="th-TH"/>
              </w:rPr>
              <w:t>Table MASS_INTERNET_SPEED_CONFIG</w:t>
            </w:r>
            <w:r w:rsidRPr="00CA5FFA">
              <w:rPr>
                <w:rFonts w:ascii="CordiaUPC" w:hAnsi="CordiaUPC" w:cs="CordiaUPC"/>
                <w:sz w:val="28"/>
                <w:szCs w:val="28"/>
                <w:cs/>
                <w:lang w:bidi="th-TH"/>
              </w:rPr>
              <w:t xml:space="preserve"> โดย </w:t>
            </w:r>
            <w:r w:rsidRPr="00CA5FFA">
              <w:rPr>
                <w:rFonts w:ascii="CordiaUPC" w:hAnsi="CordiaUPC" w:cs="CordiaUPC"/>
                <w:sz w:val="28"/>
                <w:szCs w:val="28"/>
              </w:rPr>
              <w:t xml:space="preserve">ACTIVE_FLAG </w:t>
            </w:r>
            <w:r w:rsidRPr="00CA5FFA">
              <w:rPr>
                <w:rFonts w:ascii="CordiaUPC" w:hAnsi="CordiaUPC" w:cs="CordiaUPC"/>
                <w:sz w:val="28"/>
                <w:szCs w:val="28"/>
                <w:cs/>
                <w:lang w:bidi="th-TH"/>
              </w:rPr>
              <w:t>= “</w:t>
            </w:r>
            <w:r w:rsidRPr="00CA5FFA">
              <w:rPr>
                <w:rFonts w:ascii="CordiaUPC" w:hAnsi="CordiaUPC" w:cs="CordiaUPC"/>
                <w:sz w:val="28"/>
                <w:szCs w:val="28"/>
              </w:rPr>
              <w:t>Y</w:t>
            </w:r>
            <w:r w:rsidRPr="00CA5FFA">
              <w:rPr>
                <w:rFonts w:ascii="CordiaUPC" w:hAnsi="CordiaUPC" w:cs="CordiaUPC"/>
                <w:sz w:val="28"/>
                <w:szCs w:val="28"/>
                <w:cs/>
                <w:lang w:bidi="th-TH"/>
              </w:rPr>
              <w:t xml:space="preserve">” และ </w:t>
            </w:r>
            <w:r w:rsidRPr="00CA5FFA">
              <w:rPr>
                <w:rFonts w:ascii="CordiaUPC" w:hAnsi="CordiaUPC" w:cs="CordiaUPC"/>
                <w:sz w:val="28"/>
                <w:szCs w:val="28"/>
              </w:rPr>
              <w:t xml:space="preserve">CATEGORY_TYPE </w:t>
            </w:r>
            <w:r w:rsidRPr="00CA5FFA">
              <w:rPr>
                <w:rFonts w:ascii="CordiaUPC" w:hAnsi="CordiaUPC" w:cs="CordiaUPC"/>
                <w:sz w:val="28"/>
                <w:szCs w:val="28"/>
                <w:cs/>
                <w:lang w:bidi="th-TH"/>
              </w:rPr>
              <w:t>ประกอบด้วย “</w:t>
            </w:r>
            <w:r>
              <w:rPr>
                <w:rFonts w:ascii="CordiaUPC" w:hAnsi="CordiaUPC" w:cs="CordiaUPC"/>
                <w:sz w:val="28"/>
                <w:szCs w:val="28"/>
              </w:rPr>
              <w:t>Vertical App</w:t>
            </w:r>
            <w:r>
              <w:rPr>
                <w:rFonts w:ascii="CordiaUPC" w:hAnsi="CordiaUPC" w:cs="CordiaUPC"/>
                <w:sz w:val="28"/>
                <w:szCs w:val="28"/>
                <w:cs/>
                <w:lang w:bidi="th-TH"/>
              </w:rPr>
              <w:t>”</w:t>
            </w:r>
            <w:r w:rsidRPr="00D5606A">
              <w:rPr>
                <w:rFonts w:ascii="CordiaUPC" w:hAnsi="CordiaUPC" w:cs="CordiaUPC" w:eastAsiaTheme="minorHAnsi"/>
                <w:sz w:val="28"/>
                <w:szCs w:val="28"/>
                <w:cs/>
                <w:lang w:bidi="th-TH"/>
              </w:rPr>
              <w:t xml:space="preserve"> </w:t>
            </w:r>
          </w:p>
          <w:p w:rsidR="00CE410C" w:rsidP="00CE410C" w:rsidRDefault="00CE410C" w14:paraId="19F4223A" w14:textId="01723766">
            <w:pPr>
              <w:pStyle w:val="BodyTextTable"/>
              <w:rPr>
                <w:rFonts w:asciiTheme="minorBidi" w:hAnsiTheme="minorBidi" w:eastAsiaTheme="minorHAnsi" w:cstheme="minorBidi"/>
                <w:sz w:val="28"/>
                <w:szCs w:val="28"/>
                <w:lang w:bidi="th-TH"/>
              </w:rPr>
            </w:pPr>
            <w:r>
              <w:rPr>
                <w:rFonts w:hint="cs" w:asciiTheme="minorBidi" w:hAnsiTheme="minorBidi" w:cstheme="minorBidi"/>
                <w:sz w:val="28"/>
                <w:szCs w:val="28"/>
                <w:cs/>
                <w:lang w:bidi="th-TH"/>
              </w:rPr>
              <w:t>และ</w:t>
            </w:r>
            <w:r w:rsidRPr="008865D4">
              <w:rPr>
                <w:rFonts w:asciiTheme="minorBidi" w:hAnsiTheme="minorBidi" w:cstheme="minorBidi"/>
                <w:sz w:val="28"/>
                <w:szCs w:val="28"/>
                <w:cs/>
                <w:lang w:bidi="th-TH"/>
              </w:rPr>
              <w:t xml:space="preserve"> </w:t>
            </w:r>
            <w:r w:rsidRPr="008865D4">
              <w:rPr>
                <w:rFonts w:asciiTheme="minorBidi" w:hAnsiTheme="minorBidi" w:cstheme="minorBidi"/>
                <w:sz w:val="28"/>
                <w:szCs w:val="28"/>
              </w:rPr>
              <w:t xml:space="preserve">convert_kbps &lt; convert_kbps </w:t>
            </w:r>
            <w:r w:rsidRPr="008865D4">
              <w:rPr>
                <w:rFonts w:asciiTheme="minorBidi" w:hAnsiTheme="minorBidi" w:cstheme="minorBidi"/>
                <w:sz w:val="28"/>
                <w:szCs w:val="28"/>
                <w:cs/>
                <w:lang w:bidi="th-TH"/>
              </w:rPr>
              <w:t xml:space="preserve">ของ </w:t>
            </w:r>
            <w:r w:rsidRPr="008865D4">
              <w:rPr>
                <w:rFonts w:asciiTheme="minorBidi" w:hAnsiTheme="minorBidi" w:cstheme="minorBidi"/>
                <w:sz w:val="28"/>
                <w:szCs w:val="28"/>
              </w:rPr>
              <w:t>commuSpeed</w:t>
            </w:r>
          </w:p>
          <w:p w:rsidRPr="008865D4" w:rsidR="00CE410C" w:rsidP="00CE410C" w:rsidRDefault="00CE410C" w14:paraId="1906BD82" w14:textId="0F14DE3A">
            <w:pPr>
              <w:pStyle w:val="BodyTextTable"/>
              <w:rPr>
                <w:rFonts w:asciiTheme="minorBidi" w:hAnsiTheme="minorBidi" w:eastAsiaTheme="minorHAnsi" w:cstheme="minorBidi"/>
                <w:sz w:val="28"/>
                <w:szCs w:val="28"/>
                <w:lang w:bidi="th-TH"/>
              </w:rPr>
            </w:pPr>
            <w:r w:rsidRPr="008865D4">
              <w:rPr>
                <w:rFonts w:asciiTheme="minorBidi" w:hAnsiTheme="minorBidi" w:cstheme="minorBidi"/>
                <w:sz w:val="28"/>
                <w:szCs w:val="28"/>
              </w:rPr>
              <w:t xml:space="preserve">Default Value </w:t>
            </w:r>
            <w:r w:rsidRPr="008865D4">
              <w:rPr>
                <w:rFonts w:cs="Cordia New" w:asciiTheme="minorBidi" w:hAnsiTheme="minorBidi"/>
                <w:sz w:val="28"/>
                <w:szCs w:val="28"/>
                <w:cs/>
                <w:lang w:bidi="th-TH"/>
              </w:rPr>
              <w:t xml:space="preserve">: </w:t>
            </w:r>
            <w:r w:rsidRPr="008865D4">
              <w:rPr>
                <w:rFonts w:asciiTheme="minorBidi" w:hAnsiTheme="minorBidi" w:cstheme="minorBidi"/>
                <w:sz w:val="28"/>
                <w:szCs w:val="28"/>
              </w:rPr>
              <w:t>vaThrottlingSpeed</w:t>
            </w:r>
          </w:p>
        </w:tc>
      </w:tr>
      <w:tr w:rsidRPr="008979A8" w:rsidR="00CE410C" w:rsidTr="002206C7" w14:paraId="6DC76A18" w14:textId="77777777">
        <w:trPr>
          <w:trHeight w:val="243"/>
        </w:trPr>
        <w:tc>
          <w:tcPr>
            <w:tcW w:w="848" w:type="pct"/>
          </w:tcPr>
          <w:p w:rsidR="00CE410C" w:rsidP="00CE410C" w:rsidRDefault="00CE410C" w14:paraId="5DC5D12E" w14:textId="2BB06486">
            <w:r w:rsidRPr="008979A8">
              <w:rPr>
                <w:rFonts w:cs="Angsana New"/>
                <w:cs/>
              </w:rPr>
              <w:t xml:space="preserve">ปุ่ม </w:t>
            </w:r>
            <w:r w:rsidRPr="008979A8">
              <w:rPr>
                <w:rFonts w:cs="CordiaUPC"/>
              </w:rPr>
              <w:t>New</w:t>
            </w:r>
          </w:p>
        </w:tc>
        <w:tc>
          <w:tcPr>
            <w:tcW w:w="1078" w:type="pct"/>
          </w:tcPr>
          <w:p w:rsidR="00CE410C" w:rsidP="00CE410C" w:rsidRDefault="00CE410C" w14:paraId="08F6CAB9" w14:textId="290D375B">
            <w:r w:rsidRPr="008979A8">
              <w:rPr>
                <w:rFonts w:cs="CordiaUPC"/>
              </w:rPr>
              <w:t>Button</w:t>
            </w:r>
          </w:p>
        </w:tc>
        <w:tc>
          <w:tcPr>
            <w:tcW w:w="3074" w:type="pct"/>
          </w:tcPr>
          <w:p w:rsidR="00CE410C" w:rsidP="00CE410C" w:rsidRDefault="00CE410C" w14:paraId="7B116D41" w14:textId="1B28130F">
            <w:pPr>
              <w:rPr>
                <w:rFonts w:cs="CordiaUPC"/>
              </w:rPr>
            </w:pPr>
            <w:r w:rsidRPr="008979A8">
              <w:rPr>
                <w:rFonts w:cs="Angsana New"/>
                <w:cs/>
              </w:rPr>
              <w:t xml:space="preserve">วางไว้หลัง </w:t>
            </w:r>
            <w:r>
              <w:rPr>
                <w:rFonts w:cs="CordiaUPC"/>
              </w:rPr>
              <w:t xml:space="preserve"> va</w:t>
            </w:r>
          </w:p>
          <w:p w:rsidR="00CE410C" w:rsidP="00CE410C" w:rsidRDefault="00CE410C" w14:paraId="7ECBDC17" w14:textId="543476C2">
            <w:r>
              <w:rPr>
                <w:rFonts w:hint="cs" w:cs="Angsana New"/>
                <w:cs/>
              </w:rPr>
              <w:t>เมื่อกดปุ่ม</w:t>
            </w:r>
            <w:r>
              <w:rPr>
                <w:rFonts w:cs="Angsana New"/>
                <w:cs/>
              </w:rPr>
              <w:t>ให</w:t>
            </w:r>
            <w:r>
              <w:rPr>
                <w:rFonts w:hint="cs" w:cs="Angsana New"/>
                <w:cs/>
              </w:rPr>
              <w:t xml:space="preserve">้ </w:t>
            </w:r>
            <w:r>
              <w:rPr>
                <w:rFonts w:cs="CordiaUPC"/>
              </w:rPr>
              <w:t>Visible</w:t>
            </w:r>
            <w:r>
              <w:rPr>
                <w:rFonts w:hint="cs" w:cs="Angsana New"/>
                <w:cs/>
              </w:rPr>
              <w:t xml:space="preserve"> </w:t>
            </w:r>
            <w:r>
              <w:t>New Vertical App Pattern</w:t>
            </w:r>
            <w:r>
              <w:rPr>
                <w:rFonts w:cs="CordiaUPC"/>
              </w:rPr>
              <w:t xml:space="preserve"> Section</w:t>
            </w:r>
          </w:p>
        </w:tc>
      </w:tr>
      <w:tr w:rsidRPr="008979A8" w:rsidR="00CE410C" w:rsidTr="00957DA8" w14:paraId="4EF38E4D" w14:textId="77777777">
        <w:trPr>
          <w:trHeight w:val="243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CE410C" w:rsidP="00CE410C" w:rsidRDefault="00CE410C" w14:paraId="24D09D9B" w14:textId="77777777">
            <w:pPr>
              <w:pStyle w:val="HeaderTable"/>
              <w:rPr>
                <w:rtl/>
              </w:rPr>
            </w:pPr>
            <w:r w:rsidRPr="008979A8">
              <w:t xml:space="preserve">Duration </w:t>
            </w:r>
            <w:r>
              <w:t>Section</w:t>
            </w:r>
          </w:p>
          <w:p w:rsidR="00CE410C" w:rsidP="00CE410C" w:rsidRDefault="00CE410C" w14:paraId="7AE2195A" w14:textId="63D75691">
            <w:r>
              <w:rPr>
                <w:rFonts w:hint="cs"/>
                <w:cs/>
              </w:rPr>
              <w:t xml:space="preserve">ถ้ามาจาก </w:t>
            </w:r>
            <w:r>
              <w:t>Tab Reward per Target Customer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hint="cs"/>
                <w:cs/>
              </w:rPr>
              <w:t>หรือ</w:t>
            </w:r>
            <w:r>
              <w:rPr>
                <w:rFonts w:cs="CordiaUPC"/>
                <w:cs/>
              </w:rPr>
              <w:t xml:space="preserve"> </w:t>
            </w:r>
            <w:r>
              <w:t>Customer Type</w:t>
            </w:r>
            <w:r>
              <w:rPr>
                <w:rFonts w:cs="CordiaUPC"/>
                <w:cs/>
              </w:rPr>
              <w:t xml:space="preserve"> = “</w:t>
            </w:r>
            <w:r>
              <w:t>Pre paid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Multi Duration </w:t>
            </w:r>
            <w:r>
              <w:rPr>
                <w:rFonts w:cs="CordiaUPC"/>
                <w:cs/>
              </w:rPr>
              <w:t>= “</w:t>
            </w:r>
            <w:r>
              <w:t>Yes</w:t>
            </w:r>
            <w:r>
              <w:rPr>
                <w:rFonts w:cs="CordiaUPC"/>
                <w:cs/>
              </w:rPr>
              <w:t>”</w:t>
            </w:r>
            <w:r>
              <w:rPr>
                <w:rFonts w:hint="cs"/>
                <w:cs/>
              </w:rPr>
              <w:t xml:space="preserve">ให้ </w:t>
            </w:r>
            <w:r>
              <w:t xml:space="preserve">Visible </w:t>
            </w:r>
            <w:r>
              <w:rPr>
                <w:rFonts w:hint="cs"/>
                <w:cs/>
              </w:rPr>
              <w:t xml:space="preserve">ถ้าไม่ใช่ให้ </w:t>
            </w:r>
            <w:r>
              <w:t>Invisible</w:t>
            </w:r>
          </w:p>
        </w:tc>
      </w:tr>
      <w:tr w:rsidRPr="008979A8" w:rsidR="00CE410C" w:rsidTr="002206C7" w14:paraId="75BAB283" w14:textId="77777777">
        <w:trPr>
          <w:trHeight w:val="243"/>
        </w:trPr>
        <w:tc>
          <w:tcPr>
            <w:tcW w:w="848" w:type="pct"/>
          </w:tcPr>
          <w:p w:rsidR="00CE410C" w:rsidP="00CE410C" w:rsidRDefault="00CE410C" w14:paraId="34540E94" w14:textId="5DEBCE3B">
            <w:r>
              <w:rPr>
                <w:rFonts w:cs="CordiaUPC"/>
              </w:rPr>
              <w:t>d</w:t>
            </w:r>
            <w:r w:rsidRPr="008979A8">
              <w:rPr>
                <w:rFonts w:cs="CordiaUPC"/>
              </w:rPr>
              <w:t>urationType</w:t>
            </w:r>
          </w:p>
        </w:tc>
        <w:tc>
          <w:tcPr>
            <w:tcW w:w="1078" w:type="pct"/>
          </w:tcPr>
          <w:p w:rsidR="00CE410C" w:rsidP="00CE410C" w:rsidRDefault="00CE410C" w14:paraId="17C0039B" w14:textId="3A538853">
            <w:r w:rsidRPr="008979A8">
              <w:rPr>
                <w:rFonts w:cs="CordiaUPC"/>
              </w:rPr>
              <w:t>Radio Button</w:t>
            </w:r>
          </w:p>
        </w:tc>
        <w:tc>
          <w:tcPr>
            <w:tcW w:w="3074" w:type="pct"/>
          </w:tcPr>
          <w:p w:rsidR="00CE410C" w:rsidP="00CE410C" w:rsidRDefault="00CE410C" w14:paraId="31A1984B" w14:textId="77777777">
            <w:pPr>
              <w:rPr>
                <w:rFonts w:cs="CordiaUPC"/>
                <w:color w:val="FF0000"/>
              </w:rPr>
            </w:pPr>
            <w:r w:rsidRPr="008979A8">
              <w:rPr>
                <w:rFonts w:cs="CordiaUPC"/>
              </w:rPr>
              <w:t xml:space="preserve">Label </w:t>
            </w:r>
            <w:r w:rsidRPr="008979A8">
              <w:rPr>
                <w:rFonts w:cs="Angsana New"/>
                <w:cs/>
              </w:rPr>
              <w:t xml:space="preserve">:  </w:t>
            </w:r>
            <w:r w:rsidRPr="008979A8">
              <w:rPr>
                <w:rFonts w:cs="Angsana New"/>
                <w:color w:val="FF0000"/>
                <w:cs/>
              </w:rPr>
              <w:t>*</w:t>
            </w:r>
            <w:r w:rsidRPr="008979A8">
              <w:rPr>
                <w:rFonts w:cs="CordiaUPC"/>
                <w:color w:val="FF0000"/>
              </w:rPr>
              <w:t>Duration Type</w:t>
            </w:r>
          </w:p>
          <w:p w:rsidR="00CE410C" w:rsidP="00CE410C" w:rsidRDefault="00CE410C" w14:paraId="305BF2CF" w14:textId="2740CBF5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List of Value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‘</w:t>
            </w:r>
            <w:r>
              <w:rPr>
                <w:rFonts w:cs="CordiaUPC"/>
              </w:rPr>
              <w:t>Duration Type</w:t>
            </w:r>
            <w:r>
              <w:rPr>
                <w:rFonts w:cs="Angsana New"/>
                <w:cs/>
              </w:rPr>
              <w:t>’</w:t>
            </w:r>
          </w:p>
          <w:p w:rsidRPr="008979A8" w:rsidR="00CE410C" w:rsidP="00CE410C" w:rsidRDefault="00CE410C" w14:paraId="527EB003" w14:textId="77777777">
            <w:pPr>
              <w:spacing w:after="0" w:line="259" w:lineRule="auto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เมื่อคลิกเลือกค่าเป็น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Depend on Package</w:t>
            </w:r>
            <w:r>
              <w:rPr>
                <w:rFonts w:cs="Angsana New"/>
                <w:cs/>
              </w:rPr>
              <w:t xml:space="preserve">” </w:t>
            </w:r>
            <w:r w:rsidRPr="008979A8">
              <w:rPr>
                <w:rFonts w:cs="Angsana New"/>
                <w:cs/>
              </w:rPr>
              <w:t xml:space="preserve">ให้ </w:t>
            </w:r>
            <w:r w:rsidRPr="008979A8">
              <w:rPr>
                <w:rFonts w:cs="CordiaUPC"/>
              </w:rPr>
              <w:t xml:space="preserve">Default </w:t>
            </w:r>
            <w:r w:rsidRPr="008979A8">
              <w:rPr>
                <w:rFonts w:cs="Angsana New"/>
                <w:cs/>
              </w:rPr>
              <w:t>ค่า</w:t>
            </w:r>
          </w:p>
          <w:p w:rsidR="00CE410C" w:rsidP="00CE410C" w:rsidRDefault="00CE410C" w14:paraId="65939F3D" w14:textId="77777777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cs="CordiaUPC"/>
              </w:rPr>
            </w:pPr>
            <w:r>
              <w:rPr>
                <w:rFonts w:cs="CordiaUPC"/>
              </w:rPr>
              <w:t>billCycleValue</w:t>
            </w:r>
            <w:r w:rsidRPr="008979A8">
              <w:rPr>
                <w:rFonts w:cs="Angsana New"/>
                <w:cs/>
              </w:rPr>
              <w:t xml:space="preserve"> = </w:t>
            </w:r>
            <w:r>
              <w:rPr>
                <w:rFonts w:cs="CordiaUPC"/>
              </w:rPr>
              <w:t>packageBillCycle</w:t>
            </w:r>
          </w:p>
          <w:p w:rsidRPr="00DD58E4" w:rsidR="00CE410C" w:rsidP="00CE410C" w:rsidRDefault="00CE410C" w14:paraId="3C5721DB" w14:textId="6B50CE42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cs="CordiaUPC"/>
              </w:rPr>
            </w:pPr>
            <w:r>
              <w:rPr>
                <w:rFonts w:cs="CordiaUPC"/>
              </w:rPr>
              <w:t>billCycleUnit</w:t>
            </w:r>
            <w:r w:rsidRPr="00AA7778">
              <w:rPr>
                <w:rFonts w:cs="Angsana New"/>
                <w:cs/>
              </w:rPr>
              <w:t xml:space="preserve"> = </w:t>
            </w:r>
            <w:r>
              <w:rPr>
                <w:rFonts w:cs="CordiaUPC"/>
              </w:rPr>
              <w:t>packageBillCycleUnit</w:t>
            </w:r>
          </w:p>
        </w:tc>
      </w:tr>
      <w:tr w:rsidRPr="008979A8" w:rsidR="00CE410C" w:rsidTr="002206C7" w14:paraId="15211A12" w14:textId="77777777">
        <w:trPr>
          <w:trHeight w:val="243"/>
        </w:trPr>
        <w:tc>
          <w:tcPr>
            <w:tcW w:w="848" w:type="pct"/>
          </w:tcPr>
          <w:p w:rsidR="00CE410C" w:rsidP="00CE410C" w:rsidRDefault="00CE410C" w14:paraId="300F8B4E" w14:textId="5D645512">
            <w:r>
              <w:rPr>
                <w:rFonts w:cs="CordiaUPC"/>
              </w:rPr>
              <w:t>d</w:t>
            </w:r>
            <w:r w:rsidRPr="008979A8">
              <w:rPr>
                <w:rFonts w:cs="CordiaUPC"/>
              </w:rPr>
              <w:t>urationFrom</w:t>
            </w:r>
          </w:p>
        </w:tc>
        <w:tc>
          <w:tcPr>
            <w:tcW w:w="1078" w:type="pct"/>
          </w:tcPr>
          <w:p w:rsidR="00CE410C" w:rsidP="00CE410C" w:rsidRDefault="00CE410C" w14:paraId="5F60097A" w14:textId="6D20789D">
            <w:r>
              <w:rPr>
                <w:rFonts w:cs="CordiaUPC"/>
              </w:rPr>
              <w:t>Text Box</w:t>
            </w:r>
          </w:p>
        </w:tc>
        <w:tc>
          <w:tcPr>
            <w:tcW w:w="3074" w:type="pct"/>
          </w:tcPr>
          <w:p w:rsidR="00CE410C" w:rsidP="00CE410C" w:rsidRDefault="00CE410C" w14:paraId="11C02084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 xml:space="preserve">Label </w:t>
            </w:r>
            <w:r w:rsidRPr="008979A8">
              <w:rPr>
                <w:rFonts w:cs="Angsana New"/>
                <w:cs/>
              </w:rPr>
              <w:t xml:space="preserve">:  </w:t>
            </w:r>
            <w:r w:rsidRPr="008979A8">
              <w:rPr>
                <w:rFonts w:cs="Angsana New"/>
                <w:color w:val="FF0000"/>
                <w:cs/>
              </w:rPr>
              <w:t>*</w:t>
            </w:r>
            <w:r w:rsidRPr="008979A8">
              <w:rPr>
                <w:rFonts w:cs="CordiaUPC"/>
                <w:color w:val="FF0000"/>
              </w:rPr>
              <w:t>Duration</w:t>
            </w:r>
            <w:r>
              <w:rPr>
                <w:rFonts w:cs="Angsana New"/>
                <w:cs/>
              </w:rPr>
              <w:t xml:space="preserve"> : …</w:t>
            </w:r>
            <w:r>
              <w:rPr>
                <w:rFonts w:cs="CordiaUPC"/>
              </w:rPr>
              <w:t>From</w:t>
            </w:r>
            <w:r>
              <w:rPr>
                <w:rFonts w:cs="Angsana New"/>
                <w:cs/>
              </w:rPr>
              <w:t xml:space="preserve">… </w:t>
            </w:r>
            <w:r>
              <w:rPr>
                <w:rFonts w:cs="CordiaUPC"/>
              </w:rPr>
              <w:t xml:space="preserve">to </w:t>
            </w:r>
            <w:r>
              <w:rPr>
                <w:rFonts w:cs="Angsana New"/>
                <w:cs/>
              </w:rPr>
              <w:t>…</w:t>
            </w:r>
            <w:r>
              <w:rPr>
                <w:rFonts w:cs="CordiaUPC"/>
              </w:rPr>
              <w:t>To</w:t>
            </w:r>
            <w:r>
              <w:rPr>
                <w:rFonts w:cs="Angsana New"/>
                <w:cs/>
              </w:rPr>
              <w:t>… …</w:t>
            </w:r>
            <w:r>
              <w:rPr>
                <w:rFonts w:cs="CordiaUPC"/>
              </w:rPr>
              <w:t>Unit</w:t>
            </w:r>
            <w:r>
              <w:rPr>
                <w:rFonts w:cs="Angsana New"/>
                <w:cs/>
              </w:rPr>
              <w:t>…</w:t>
            </w:r>
          </w:p>
          <w:p w:rsidR="00CE410C" w:rsidP="00CE410C" w:rsidRDefault="00CE410C" w14:paraId="12AC16A3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 xml:space="preserve">Enabled </w:t>
            </w:r>
            <w:r w:rsidRPr="008979A8">
              <w:rPr>
                <w:rFonts w:cs="Angsana New"/>
                <w:cs/>
              </w:rPr>
              <w:t xml:space="preserve">เมื่อ </w:t>
            </w:r>
            <w:r w:rsidRPr="008979A8">
              <w:rPr>
                <w:rFonts w:cs="CordiaUPC"/>
              </w:rPr>
              <w:t xml:space="preserve">Duration Type </w:t>
            </w:r>
            <w:r w:rsidRPr="008979A8">
              <w:rPr>
                <w:rFonts w:cs="Angsana New"/>
                <w:cs/>
              </w:rPr>
              <w:t>เป็น “</w:t>
            </w:r>
            <w:r w:rsidRPr="008979A8">
              <w:rPr>
                <w:rFonts w:cs="CordiaUPC"/>
              </w:rPr>
              <w:t>Specific</w:t>
            </w:r>
            <w:r w:rsidRPr="008979A8">
              <w:rPr>
                <w:rFonts w:cs="Angsana New"/>
                <w:cs/>
              </w:rPr>
              <w:t>”</w:t>
            </w:r>
          </w:p>
          <w:p w:rsidR="00CE410C" w:rsidP="00CE410C" w:rsidRDefault="00CE410C" w14:paraId="02586B82" w14:textId="1AADD33E">
            <w:r>
              <w:rPr>
                <w:rFonts w:hint="cs" w:cs="Angsana New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>:</w:t>
            </w:r>
            <w:r>
              <w:rPr>
                <w:rFonts w:hint="cs" w:cs="Angsana New"/>
                <w:cs/>
              </w:rPr>
              <w:t xml:space="preserve"> ใส่ได้เฉพาะตัวเลขเท่านั้น</w:t>
            </w:r>
          </w:p>
        </w:tc>
      </w:tr>
      <w:tr w:rsidRPr="008979A8" w:rsidR="00CE410C" w:rsidTr="002206C7" w14:paraId="69244958" w14:textId="77777777">
        <w:trPr>
          <w:trHeight w:val="243"/>
        </w:trPr>
        <w:tc>
          <w:tcPr>
            <w:tcW w:w="848" w:type="pct"/>
          </w:tcPr>
          <w:p w:rsidR="00CE410C" w:rsidP="00CE410C" w:rsidRDefault="00CE410C" w14:paraId="7340AC40" w14:textId="198DA7D9">
            <w:r>
              <w:rPr>
                <w:rFonts w:cs="CordiaUPC"/>
              </w:rPr>
              <w:t>d</w:t>
            </w:r>
            <w:r w:rsidRPr="008979A8">
              <w:rPr>
                <w:rFonts w:cs="CordiaUPC"/>
              </w:rPr>
              <w:t>urationTo</w:t>
            </w:r>
          </w:p>
        </w:tc>
        <w:tc>
          <w:tcPr>
            <w:tcW w:w="1078" w:type="pct"/>
          </w:tcPr>
          <w:p w:rsidR="00CE410C" w:rsidP="00CE410C" w:rsidRDefault="00CE410C" w14:paraId="131D0599" w14:textId="6A6CFDC1">
            <w:r>
              <w:rPr>
                <w:rFonts w:cs="CordiaUPC"/>
              </w:rPr>
              <w:t>Text Box</w:t>
            </w:r>
          </w:p>
        </w:tc>
        <w:tc>
          <w:tcPr>
            <w:tcW w:w="3074" w:type="pct"/>
          </w:tcPr>
          <w:p w:rsidR="00CE410C" w:rsidP="00CE410C" w:rsidRDefault="00CE410C" w14:paraId="724FD1B7" w14:textId="77777777">
            <w:pPr>
              <w:rPr>
                <w:rFonts w:cs="CordiaUPC"/>
              </w:rPr>
            </w:pPr>
            <w:r w:rsidRPr="008979A8">
              <w:rPr>
                <w:rFonts w:cs="Angsana New"/>
                <w:cs/>
              </w:rPr>
              <w:t xml:space="preserve">อยู่บรรทัดเดียวกับ </w:t>
            </w:r>
            <w:r w:rsidRPr="008979A8">
              <w:rPr>
                <w:rFonts w:cs="CordiaUPC"/>
              </w:rPr>
              <w:t>Duration From</w:t>
            </w:r>
          </w:p>
          <w:p w:rsidR="00CE410C" w:rsidP="00CE410C" w:rsidRDefault="00CE410C" w14:paraId="7B2D5C4D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 xml:space="preserve">Enabled </w:t>
            </w:r>
            <w:r w:rsidRPr="008979A8">
              <w:rPr>
                <w:rFonts w:cs="Angsana New"/>
                <w:cs/>
              </w:rPr>
              <w:t xml:space="preserve">เมื่อ </w:t>
            </w:r>
            <w:r w:rsidRPr="008979A8">
              <w:rPr>
                <w:rFonts w:cs="CordiaUPC"/>
              </w:rPr>
              <w:t xml:space="preserve">Duration Type </w:t>
            </w:r>
            <w:r w:rsidRPr="008979A8">
              <w:rPr>
                <w:rFonts w:cs="Angsana New"/>
                <w:cs/>
              </w:rPr>
              <w:t>เป็น “</w:t>
            </w:r>
            <w:r w:rsidRPr="008979A8">
              <w:rPr>
                <w:rFonts w:cs="CordiaUPC"/>
              </w:rPr>
              <w:t>Specific</w:t>
            </w:r>
            <w:r w:rsidRPr="008979A8">
              <w:rPr>
                <w:rFonts w:cs="Angsana New"/>
                <w:cs/>
              </w:rPr>
              <w:t>”</w:t>
            </w:r>
          </w:p>
          <w:p w:rsidR="00CE410C" w:rsidP="00CE410C" w:rsidRDefault="00CE410C" w14:paraId="5B6C69D0" w14:textId="6FDD6443">
            <w:r>
              <w:rPr>
                <w:rFonts w:hint="cs" w:cs="Angsana New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>:</w:t>
            </w:r>
            <w:r>
              <w:rPr>
                <w:rFonts w:hint="cs" w:cs="Angsana New"/>
                <w:cs/>
              </w:rPr>
              <w:t xml:space="preserve"> ใส่ได้เฉพาะตัวเลขเท่านั้น</w:t>
            </w:r>
          </w:p>
        </w:tc>
      </w:tr>
      <w:tr w:rsidRPr="008979A8" w:rsidR="00CE410C" w:rsidTr="002206C7" w14:paraId="48EF6D8D" w14:textId="77777777">
        <w:trPr>
          <w:trHeight w:val="243"/>
        </w:trPr>
        <w:tc>
          <w:tcPr>
            <w:tcW w:w="848" w:type="pct"/>
          </w:tcPr>
          <w:p w:rsidR="00CE410C" w:rsidP="00CE410C" w:rsidRDefault="00CE410C" w14:paraId="076CBE34" w14:textId="1B5C5EC5">
            <w:r>
              <w:rPr>
                <w:rFonts w:cs="CordiaUPC"/>
              </w:rPr>
              <w:t>d</w:t>
            </w:r>
            <w:r w:rsidRPr="008979A8">
              <w:rPr>
                <w:rFonts w:cs="CordiaUPC"/>
              </w:rPr>
              <w:t>uration</w:t>
            </w:r>
            <w:r>
              <w:rPr>
                <w:rFonts w:cs="CordiaUPC"/>
              </w:rPr>
              <w:t>U</w:t>
            </w:r>
            <w:r w:rsidRPr="008979A8">
              <w:rPr>
                <w:rFonts w:cs="CordiaUPC"/>
              </w:rPr>
              <w:t>nit</w:t>
            </w:r>
          </w:p>
        </w:tc>
        <w:tc>
          <w:tcPr>
            <w:tcW w:w="1078" w:type="pct"/>
          </w:tcPr>
          <w:p w:rsidR="00CE410C" w:rsidP="00CE410C" w:rsidRDefault="00CE410C" w14:paraId="71C98530" w14:textId="41AC6BEE">
            <w:r w:rsidRPr="008979A8">
              <w:rPr>
                <w:rFonts w:cs="CordiaUPC"/>
              </w:rPr>
              <w:t>Drop Down List</w:t>
            </w:r>
          </w:p>
        </w:tc>
        <w:tc>
          <w:tcPr>
            <w:tcW w:w="3074" w:type="pct"/>
          </w:tcPr>
          <w:p w:rsidR="00CE410C" w:rsidP="00CE410C" w:rsidRDefault="00CE410C" w14:paraId="78A6EE8E" w14:textId="3F4353E5">
            <w:pPr>
              <w:spacing w:after="160" w:line="259" w:lineRule="auto"/>
              <w:rPr>
                <w:rFonts w:cs="CordiaUPC"/>
              </w:rPr>
            </w:pPr>
            <w:r w:rsidRPr="008979A8">
              <w:rPr>
                <w:rFonts w:cs="Angsana New"/>
                <w:cs/>
              </w:rPr>
              <w:t xml:space="preserve">อยู่บรรทัดเดียวกับ </w:t>
            </w:r>
            <w:r w:rsidRPr="008979A8">
              <w:rPr>
                <w:rFonts w:cs="CordiaUPC"/>
              </w:rPr>
              <w:t>Duration From</w:t>
            </w:r>
          </w:p>
          <w:p w:rsidR="00CE410C" w:rsidP="00CE410C" w:rsidRDefault="00CE410C" w14:paraId="371AB001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 xml:space="preserve">Enabled </w:t>
            </w:r>
            <w:r w:rsidRPr="008979A8">
              <w:rPr>
                <w:rFonts w:cs="Angsana New"/>
                <w:cs/>
              </w:rPr>
              <w:t xml:space="preserve">เมื่อ </w:t>
            </w:r>
            <w:r w:rsidRPr="008979A8">
              <w:rPr>
                <w:rFonts w:cs="CordiaUPC"/>
              </w:rPr>
              <w:t xml:space="preserve">Duration Type </w:t>
            </w:r>
            <w:r w:rsidRPr="008979A8">
              <w:rPr>
                <w:rFonts w:cs="Angsana New"/>
                <w:cs/>
              </w:rPr>
              <w:t>เป็น “</w:t>
            </w:r>
            <w:r w:rsidRPr="008979A8">
              <w:rPr>
                <w:rFonts w:cs="CordiaUPC"/>
              </w:rPr>
              <w:t>Specific</w:t>
            </w:r>
            <w:r w:rsidRPr="008979A8">
              <w:rPr>
                <w:rFonts w:cs="Angsana New"/>
                <w:cs/>
              </w:rPr>
              <w:t>”</w:t>
            </w:r>
          </w:p>
          <w:p w:rsidR="00CE410C" w:rsidP="00CE410C" w:rsidRDefault="00CE410C" w14:paraId="5B077A65" w14:textId="2CC5C6E1">
            <w:r w:rsidRPr="001142BC">
              <w:t xml:space="preserve">List of Value </w:t>
            </w:r>
            <w:r w:rsidRPr="001142BC"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‘</w:t>
            </w:r>
            <w:r>
              <w:rPr>
                <w:rFonts w:cs="CordiaUPC"/>
              </w:rPr>
              <w:t>Duration Unit</w:t>
            </w:r>
            <w:r>
              <w:rPr>
                <w:rFonts w:cs="Angsana New"/>
                <w:cs/>
              </w:rPr>
              <w:t xml:space="preserve">’ </w:t>
            </w:r>
            <w:r>
              <w:rPr>
                <w:rFonts w:hint="cs" w:cs="Angsana New"/>
                <w:cs/>
              </w:rPr>
              <w:t xml:space="preserve">และ </w:t>
            </w:r>
            <w:r>
              <w:rPr>
                <w:rFonts w:cs="CordiaUPC"/>
              </w:rPr>
              <w:t xml:space="preserve">par_row_id_concat </w:t>
            </w:r>
            <w:r>
              <w:rPr>
                <w:rFonts w:hint="cs" w:cs="Angsana New"/>
                <w:cs/>
              </w:rPr>
              <w:t xml:space="preserve">ประกอบด้วย </w:t>
            </w:r>
            <w:r w:rsidRPr="001142BC">
              <w:t>customerType</w:t>
            </w:r>
          </w:p>
        </w:tc>
      </w:tr>
      <w:tr w:rsidRPr="008979A8" w:rsidR="00CE410C" w:rsidTr="00957DA8" w14:paraId="01686E7F" w14:textId="77777777">
        <w:trPr>
          <w:trHeight w:val="243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CE410C" w:rsidP="00CE410C" w:rsidRDefault="00CE410C" w14:paraId="27B5B834" w14:textId="48EAFA19">
            <w:pPr>
              <w:pStyle w:val="HeaderTable"/>
            </w:pPr>
            <w:r w:rsidRPr="008979A8">
              <w:t xml:space="preserve">End Duration </w:t>
            </w:r>
            <w:r>
              <w:t>Section</w:t>
            </w:r>
          </w:p>
        </w:tc>
      </w:tr>
      <w:tr w:rsidRPr="008979A8" w:rsidR="00CE410C" w:rsidTr="00957DA8" w14:paraId="7B7DD80B" w14:textId="77777777">
        <w:trPr>
          <w:trHeight w:val="243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CE410C" w:rsidP="00CE410C" w:rsidRDefault="00CE410C" w14:paraId="79895B08" w14:textId="460FF97F">
            <w:pPr>
              <w:pStyle w:val="HeaderTable"/>
              <w:rPr>
                <w:lang w:bidi="th-TH"/>
              </w:rPr>
            </w:pPr>
            <w:r>
              <w:rPr>
                <w:lang w:bidi="th-TH"/>
              </w:rPr>
              <w:t>Bill Cycle Section</w:t>
            </w:r>
          </w:p>
          <w:p w:rsidR="00CE410C" w:rsidP="00CE410C" w:rsidRDefault="00CE410C" w14:paraId="1244FBD5" w14:textId="24B6DB68">
            <w:r>
              <w:rPr>
                <w:rFonts w:hint="cs"/>
                <w:cs/>
              </w:rPr>
              <w:t xml:space="preserve">ถ้ามาจาก </w:t>
            </w:r>
            <w:r>
              <w:t>Tab Reward per Target Customer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hint="cs"/>
                <w:cs/>
              </w:rPr>
              <w:t>หรือ</w:t>
            </w:r>
            <w:r>
              <w:rPr>
                <w:rFonts w:cs="CordiaUPC"/>
                <w:cs/>
              </w:rPr>
              <w:t xml:space="preserve"> </w:t>
            </w:r>
            <w:r>
              <w:t>Customer Type</w:t>
            </w:r>
            <w:r>
              <w:rPr>
                <w:rFonts w:cs="CordiaUPC"/>
                <w:cs/>
              </w:rPr>
              <w:t xml:space="preserve"> = “</w:t>
            </w:r>
            <w:r>
              <w:t>Pre paid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Multi Duration </w:t>
            </w:r>
            <w:r>
              <w:rPr>
                <w:rFonts w:cs="CordiaUPC"/>
                <w:cs/>
              </w:rPr>
              <w:t>= “</w:t>
            </w:r>
            <w:r>
              <w:t>Yes</w:t>
            </w:r>
            <w:r>
              <w:rPr>
                <w:rFonts w:cs="CordiaUPC"/>
                <w:cs/>
              </w:rPr>
              <w:t>”</w:t>
            </w:r>
            <w:r>
              <w:rPr>
                <w:rFonts w:hint="cs"/>
                <w:cs/>
              </w:rPr>
              <w:t xml:space="preserve">ให้ </w:t>
            </w:r>
            <w:r>
              <w:t xml:space="preserve">Visible </w:t>
            </w:r>
            <w:r>
              <w:rPr>
                <w:rFonts w:hint="cs"/>
                <w:cs/>
              </w:rPr>
              <w:t xml:space="preserve">ถ้าไม่ใช่ให้ </w:t>
            </w:r>
            <w:r>
              <w:t>Invisible</w:t>
            </w:r>
          </w:p>
        </w:tc>
      </w:tr>
      <w:tr w:rsidRPr="008979A8" w:rsidR="00CE410C" w:rsidTr="002206C7" w14:paraId="22BBB975" w14:textId="77777777">
        <w:trPr>
          <w:trHeight w:val="243"/>
        </w:trPr>
        <w:tc>
          <w:tcPr>
            <w:tcW w:w="848" w:type="pct"/>
          </w:tcPr>
          <w:p w:rsidR="00CE410C" w:rsidP="00CE410C" w:rsidRDefault="00CE410C" w14:paraId="25D60AA5" w14:textId="466E0B80">
            <w:r>
              <w:rPr>
                <w:rFonts w:cs="CordiaUPC"/>
              </w:rPr>
              <w:t>billCycle</w:t>
            </w:r>
            <w:r w:rsidRPr="008979A8">
              <w:rPr>
                <w:rFonts w:cs="CordiaUPC"/>
              </w:rPr>
              <w:t>Type</w:t>
            </w:r>
          </w:p>
        </w:tc>
        <w:tc>
          <w:tcPr>
            <w:tcW w:w="1078" w:type="pct"/>
          </w:tcPr>
          <w:p w:rsidR="00CE410C" w:rsidP="00CE410C" w:rsidRDefault="00CE410C" w14:paraId="1F631E1B" w14:textId="06BC06F8">
            <w:r w:rsidRPr="008979A8">
              <w:rPr>
                <w:rFonts w:cs="CordiaUPC"/>
              </w:rPr>
              <w:t>Radio Button</w:t>
            </w:r>
          </w:p>
        </w:tc>
        <w:tc>
          <w:tcPr>
            <w:tcW w:w="3074" w:type="pct"/>
          </w:tcPr>
          <w:p w:rsidR="00CE410C" w:rsidP="00CE410C" w:rsidRDefault="00CE410C" w14:paraId="766406EC" w14:textId="77777777">
            <w:pPr>
              <w:rPr>
                <w:rFonts w:cs="CordiaUPC"/>
                <w:color w:val="FF0000"/>
              </w:rPr>
            </w:pPr>
            <w:r w:rsidRPr="008979A8">
              <w:rPr>
                <w:rFonts w:cs="CordiaUPC"/>
              </w:rPr>
              <w:t xml:space="preserve">Label </w:t>
            </w:r>
            <w:r w:rsidRPr="008979A8">
              <w:rPr>
                <w:rFonts w:cs="Angsana New"/>
                <w:cs/>
              </w:rPr>
              <w:t xml:space="preserve">:  </w:t>
            </w:r>
            <w:r w:rsidRPr="008979A8">
              <w:rPr>
                <w:rFonts w:cs="Angsana New"/>
                <w:color w:val="FF0000"/>
                <w:cs/>
              </w:rPr>
              <w:t>*</w:t>
            </w:r>
            <w:r>
              <w:rPr>
                <w:rFonts w:cs="CordiaUPC"/>
                <w:color w:val="FF0000"/>
              </w:rPr>
              <w:t>Bill Cycle</w:t>
            </w:r>
            <w:r w:rsidRPr="008979A8">
              <w:rPr>
                <w:rFonts w:cs="CordiaUPC"/>
                <w:color w:val="FF0000"/>
              </w:rPr>
              <w:t xml:space="preserve"> Type</w:t>
            </w:r>
          </w:p>
          <w:p w:rsidR="00CE410C" w:rsidP="00CE410C" w:rsidRDefault="00CE410C" w14:paraId="6DCCC748" w14:textId="28086924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List of Value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‘</w:t>
            </w:r>
            <w:r>
              <w:rPr>
                <w:rFonts w:cs="CordiaUPC"/>
              </w:rPr>
              <w:t>Duration Type</w:t>
            </w:r>
            <w:r>
              <w:rPr>
                <w:rFonts w:cs="Angsana New"/>
                <w:cs/>
              </w:rPr>
              <w:t>’</w:t>
            </w:r>
          </w:p>
          <w:p w:rsidRPr="008979A8" w:rsidR="00CE410C" w:rsidP="00CE410C" w:rsidRDefault="00CE410C" w14:paraId="640618F4" w14:textId="77777777">
            <w:pPr>
              <w:spacing w:after="0" w:line="259" w:lineRule="auto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เมื่อคลิกเลือกค่าเป็น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Depend on Package</w:t>
            </w:r>
            <w:r>
              <w:rPr>
                <w:rFonts w:cs="Angsana New"/>
                <w:cs/>
              </w:rPr>
              <w:t xml:space="preserve">” </w:t>
            </w:r>
            <w:r w:rsidRPr="008979A8">
              <w:rPr>
                <w:rFonts w:cs="Angsana New"/>
                <w:cs/>
              </w:rPr>
              <w:t xml:space="preserve">ให้ </w:t>
            </w:r>
            <w:r w:rsidRPr="008979A8">
              <w:rPr>
                <w:rFonts w:cs="CordiaUPC"/>
              </w:rPr>
              <w:t xml:space="preserve">Default </w:t>
            </w:r>
            <w:r w:rsidRPr="008979A8">
              <w:rPr>
                <w:rFonts w:cs="Angsana New"/>
                <w:cs/>
              </w:rPr>
              <w:t>ค่า</w:t>
            </w:r>
          </w:p>
          <w:p w:rsidR="00CE410C" w:rsidP="00CE410C" w:rsidRDefault="00CE410C" w14:paraId="09321EE8" w14:textId="77777777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cs="CordiaUPC"/>
              </w:rPr>
            </w:pPr>
            <w:r>
              <w:rPr>
                <w:rFonts w:cs="CordiaUPC"/>
              </w:rPr>
              <w:t>d</w:t>
            </w:r>
            <w:r w:rsidRPr="008979A8">
              <w:rPr>
                <w:rFonts w:cs="CordiaUPC"/>
              </w:rPr>
              <w:t>uration</w:t>
            </w:r>
            <w:r>
              <w:rPr>
                <w:rFonts w:cs="CordiaUPC"/>
              </w:rPr>
              <w:t>F</w:t>
            </w:r>
            <w:r w:rsidRPr="008979A8">
              <w:rPr>
                <w:rFonts w:cs="CordiaUPC"/>
              </w:rPr>
              <w:t xml:space="preserve">rom </w:t>
            </w:r>
            <w:r w:rsidRPr="008979A8">
              <w:rPr>
                <w:rFonts w:cs="Angsana New"/>
                <w:cs/>
              </w:rPr>
              <w:t xml:space="preserve">= </w:t>
            </w:r>
            <w:r w:rsidRPr="008979A8">
              <w:rPr>
                <w:rFonts w:cs="CordiaUPC"/>
              </w:rPr>
              <w:t>1</w:t>
            </w:r>
          </w:p>
          <w:p w:rsidRPr="00DD58E4" w:rsidR="00CE410C" w:rsidP="00CE410C" w:rsidRDefault="00CE410C" w14:paraId="3886B432" w14:textId="465D6D2D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cs="CordiaUPC"/>
              </w:rPr>
            </w:pPr>
            <w:r>
              <w:t>d</w:t>
            </w:r>
            <w:r w:rsidRPr="00AA7778">
              <w:t xml:space="preserve">urationTo </w:t>
            </w:r>
            <w:r w:rsidRPr="00AA7778">
              <w:rPr>
                <w:rFonts w:cs="Angsana New"/>
                <w:cs/>
              </w:rPr>
              <w:t xml:space="preserve">= </w:t>
            </w:r>
            <w:r>
              <w:t>p</w:t>
            </w:r>
            <w:r w:rsidRPr="00AA7778">
              <w:t>ackageDuration</w:t>
            </w:r>
          </w:p>
        </w:tc>
      </w:tr>
      <w:tr w:rsidRPr="008979A8" w:rsidR="00CE410C" w:rsidTr="002206C7" w14:paraId="3B8097F8" w14:textId="77777777">
        <w:trPr>
          <w:trHeight w:val="243"/>
        </w:trPr>
        <w:tc>
          <w:tcPr>
            <w:tcW w:w="848" w:type="pct"/>
          </w:tcPr>
          <w:p w:rsidR="00CE410C" w:rsidP="00CE410C" w:rsidRDefault="00CE410C" w14:paraId="16C6886F" w14:textId="0264FA06">
            <w:r>
              <w:rPr>
                <w:rFonts w:cs="CordiaUPC"/>
              </w:rPr>
              <w:t>billCycleValue</w:t>
            </w:r>
          </w:p>
        </w:tc>
        <w:tc>
          <w:tcPr>
            <w:tcW w:w="1078" w:type="pct"/>
          </w:tcPr>
          <w:p w:rsidR="00CE410C" w:rsidP="00CE410C" w:rsidRDefault="00CE410C" w14:paraId="596CD660" w14:textId="76D874B8">
            <w:r>
              <w:rPr>
                <w:rFonts w:cs="CordiaUPC"/>
              </w:rPr>
              <w:t>Text Box</w:t>
            </w:r>
          </w:p>
        </w:tc>
        <w:tc>
          <w:tcPr>
            <w:tcW w:w="3074" w:type="pct"/>
          </w:tcPr>
          <w:p w:rsidR="00CE410C" w:rsidP="00CE410C" w:rsidRDefault="00CE410C" w14:paraId="6902AE0E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 xml:space="preserve">Label </w:t>
            </w:r>
            <w:r w:rsidRPr="008979A8">
              <w:rPr>
                <w:rFonts w:cs="Angsana New"/>
                <w:cs/>
              </w:rPr>
              <w:t xml:space="preserve">:  </w:t>
            </w:r>
            <w:r>
              <w:rPr>
                <w:rFonts w:cs="Angsana New"/>
                <w:color w:val="FF0000"/>
                <w:cs/>
              </w:rPr>
              <w:t>*</w:t>
            </w:r>
            <w:r>
              <w:rPr>
                <w:rFonts w:cs="CordiaUPC"/>
                <w:color w:val="FF0000"/>
              </w:rPr>
              <w:t xml:space="preserve">Bill Cycle </w:t>
            </w:r>
            <w:r w:rsidRPr="0096008C">
              <w:rPr>
                <w:rFonts w:cs="Angsana New"/>
                <w:cs/>
              </w:rPr>
              <w:t>: …</w:t>
            </w:r>
            <w:r w:rsidRPr="0096008C">
              <w:rPr>
                <w:rFonts w:cs="CordiaUPC"/>
              </w:rPr>
              <w:t>Value</w:t>
            </w:r>
            <w:r w:rsidRPr="0096008C">
              <w:rPr>
                <w:rFonts w:cs="Angsana New"/>
                <w:cs/>
              </w:rPr>
              <w:t>… …</w:t>
            </w:r>
            <w:r w:rsidRPr="0096008C">
              <w:rPr>
                <w:rFonts w:cs="CordiaUPC"/>
              </w:rPr>
              <w:t>Unit</w:t>
            </w:r>
            <w:r w:rsidRPr="0096008C">
              <w:rPr>
                <w:rFonts w:cs="Angsana New"/>
                <w:cs/>
              </w:rPr>
              <w:t>…</w:t>
            </w:r>
          </w:p>
          <w:p w:rsidR="00CE410C" w:rsidP="00CE410C" w:rsidRDefault="00CE410C" w14:paraId="26DC3F8E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 xml:space="preserve">Enabled </w:t>
            </w:r>
            <w:r w:rsidRPr="008979A8">
              <w:rPr>
                <w:rFonts w:cs="Angsana New"/>
                <w:cs/>
              </w:rPr>
              <w:t xml:space="preserve">เมื่อ </w:t>
            </w:r>
            <w:r w:rsidRPr="008979A8">
              <w:rPr>
                <w:rFonts w:cs="CordiaUPC"/>
              </w:rPr>
              <w:t xml:space="preserve">Duration Type </w:t>
            </w:r>
            <w:r w:rsidRPr="008979A8">
              <w:rPr>
                <w:rFonts w:cs="Angsana New"/>
                <w:cs/>
              </w:rPr>
              <w:t>เป็น “</w:t>
            </w:r>
            <w:r w:rsidRPr="008979A8">
              <w:rPr>
                <w:rFonts w:cs="CordiaUPC"/>
              </w:rPr>
              <w:t>Specific</w:t>
            </w:r>
            <w:r w:rsidRPr="008979A8">
              <w:rPr>
                <w:rFonts w:cs="Angsana New"/>
                <w:cs/>
              </w:rPr>
              <w:t>”</w:t>
            </w:r>
          </w:p>
          <w:p w:rsidR="00CE410C" w:rsidP="00CE410C" w:rsidRDefault="00CE410C" w14:paraId="3F6908BA" w14:textId="23CB92F0">
            <w:r>
              <w:rPr>
                <w:rFonts w:hint="cs" w:cs="Angsana New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>:</w:t>
            </w:r>
            <w:r>
              <w:rPr>
                <w:rFonts w:hint="cs" w:cs="Angsana New"/>
                <w:cs/>
              </w:rPr>
              <w:t xml:space="preserve"> ใส่ได้เฉพาะตัวเลขเท่านั้น</w:t>
            </w:r>
          </w:p>
        </w:tc>
      </w:tr>
      <w:tr w:rsidRPr="008979A8" w:rsidR="00CE410C" w:rsidTr="002206C7" w14:paraId="6BBF53ED" w14:textId="77777777">
        <w:trPr>
          <w:trHeight w:val="243"/>
        </w:trPr>
        <w:tc>
          <w:tcPr>
            <w:tcW w:w="848" w:type="pct"/>
          </w:tcPr>
          <w:p w:rsidR="00CE410C" w:rsidP="00CE410C" w:rsidRDefault="00CE410C" w14:paraId="4F52DB1C" w14:textId="53D0CD77">
            <w:r>
              <w:rPr>
                <w:rFonts w:cs="CordiaUPC"/>
              </w:rPr>
              <w:t>billCycleUnit</w:t>
            </w:r>
          </w:p>
        </w:tc>
        <w:tc>
          <w:tcPr>
            <w:tcW w:w="1078" w:type="pct"/>
          </w:tcPr>
          <w:p w:rsidR="00CE410C" w:rsidP="00CE410C" w:rsidRDefault="00CE410C" w14:paraId="38ACAF18" w14:textId="0C6724A0">
            <w:r w:rsidRPr="008979A8">
              <w:rPr>
                <w:rFonts w:cs="CordiaUPC"/>
              </w:rPr>
              <w:t>Drop Down List</w:t>
            </w:r>
          </w:p>
        </w:tc>
        <w:tc>
          <w:tcPr>
            <w:tcW w:w="3074" w:type="pct"/>
          </w:tcPr>
          <w:p w:rsidR="00CE410C" w:rsidP="00CE410C" w:rsidRDefault="00CE410C" w14:paraId="6BF4D228" w14:textId="77777777">
            <w:pPr>
              <w:spacing w:after="160" w:line="259" w:lineRule="auto"/>
              <w:rPr>
                <w:rFonts w:cs="CordiaUPC"/>
              </w:rPr>
            </w:pPr>
            <w:r w:rsidRPr="008979A8">
              <w:rPr>
                <w:rFonts w:cs="Angsana New"/>
                <w:cs/>
              </w:rPr>
              <w:t xml:space="preserve">อยู่บรรทัดเดียวกับ </w:t>
            </w:r>
            <w:r>
              <w:rPr>
                <w:rFonts w:cs="CordiaUPC"/>
              </w:rPr>
              <w:t>billCycleValue</w:t>
            </w:r>
          </w:p>
          <w:p w:rsidRPr="0096008C" w:rsidR="00CE410C" w:rsidP="00CE410C" w:rsidRDefault="00CE410C" w14:paraId="2A2F460A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 xml:space="preserve">Enabled </w:t>
            </w:r>
            <w:r w:rsidRPr="008979A8">
              <w:rPr>
                <w:rFonts w:cs="Angsana New"/>
                <w:cs/>
              </w:rPr>
              <w:t xml:space="preserve">เมื่อ </w:t>
            </w:r>
            <w:r w:rsidRPr="008979A8">
              <w:rPr>
                <w:rFonts w:cs="CordiaUPC"/>
              </w:rPr>
              <w:t xml:space="preserve">Duration Type </w:t>
            </w:r>
            <w:r w:rsidRPr="008979A8">
              <w:rPr>
                <w:rFonts w:cs="Angsana New"/>
                <w:cs/>
              </w:rPr>
              <w:t>เป็น “</w:t>
            </w:r>
            <w:r w:rsidRPr="008979A8">
              <w:rPr>
                <w:rFonts w:cs="CordiaUPC"/>
              </w:rPr>
              <w:t>Specific</w:t>
            </w:r>
            <w:r w:rsidRPr="008979A8">
              <w:rPr>
                <w:rFonts w:cs="Angsana New"/>
                <w:cs/>
              </w:rPr>
              <w:t>”</w:t>
            </w:r>
          </w:p>
          <w:p w:rsidR="00CE410C" w:rsidP="00CE410C" w:rsidRDefault="00CE410C" w14:paraId="53C5F11A" w14:textId="58548EE9">
            <w:r w:rsidRPr="001142BC">
              <w:t xml:space="preserve">List of Value </w:t>
            </w:r>
            <w:r w:rsidRPr="001142BC"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‘</w:t>
            </w:r>
            <w:r>
              <w:rPr>
                <w:rFonts w:cs="CordiaUPC"/>
              </w:rPr>
              <w:t>Duration Unit</w:t>
            </w:r>
            <w:r>
              <w:rPr>
                <w:rFonts w:cs="Angsana New"/>
                <w:cs/>
              </w:rPr>
              <w:t xml:space="preserve">’ </w:t>
            </w:r>
            <w:r>
              <w:rPr>
                <w:rFonts w:hint="cs" w:cs="Angsana New"/>
                <w:cs/>
              </w:rPr>
              <w:t xml:space="preserve">และ </w:t>
            </w:r>
            <w:r>
              <w:rPr>
                <w:rFonts w:cs="CordiaUPC"/>
              </w:rPr>
              <w:t xml:space="preserve">par_row_id_concat </w:t>
            </w:r>
            <w:r>
              <w:rPr>
                <w:rFonts w:hint="cs" w:cs="Angsana New"/>
                <w:cs/>
              </w:rPr>
              <w:t xml:space="preserve">ประกอบด้วย </w:t>
            </w:r>
            <w:r w:rsidRPr="001142BC">
              <w:t>customerType</w:t>
            </w:r>
          </w:p>
        </w:tc>
      </w:tr>
      <w:tr w:rsidRPr="008979A8" w:rsidR="00CE410C" w:rsidTr="00957DA8" w14:paraId="38E8C515" w14:textId="77777777">
        <w:trPr>
          <w:trHeight w:val="243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CE410C" w:rsidP="00CE410C" w:rsidRDefault="00CE410C" w14:paraId="0115B5B6" w14:textId="546BAA03">
            <w:pPr>
              <w:pStyle w:val="HeaderTable"/>
            </w:pPr>
            <w:r>
              <w:rPr>
                <w:lang w:bidi="th-TH"/>
              </w:rPr>
              <w:t>End Bill Cycle Section</w:t>
            </w:r>
          </w:p>
        </w:tc>
      </w:tr>
      <w:tr w:rsidRPr="008979A8" w:rsidR="00CE410C" w:rsidTr="002206C7" w14:paraId="640AC471" w14:textId="77777777">
        <w:trPr>
          <w:trHeight w:val="243"/>
        </w:trPr>
        <w:tc>
          <w:tcPr>
            <w:tcW w:w="848" w:type="pct"/>
          </w:tcPr>
          <w:p w:rsidR="00CE410C" w:rsidP="00CE410C" w:rsidRDefault="00CE410C" w14:paraId="1E63BC2E" w14:textId="27F5D868">
            <w:r w:rsidRPr="008979A8">
              <w:rPr>
                <w:rFonts w:cs="Angsana New"/>
                <w:cs/>
              </w:rPr>
              <w:t xml:space="preserve">ปุ่ม </w:t>
            </w:r>
            <w:r w:rsidRPr="008979A8">
              <w:rPr>
                <w:rFonts w:cs="CordiaUPC"/>
              </w:rPr>
              <w:t>Add</w:t>
            </w:r>
          </w:p>
        </w:tc>
        <w:tc>
          <w:tcPr>
            <w:tcW w:w="1078" w:type="pct"/>
          </w:tcPr>
          <w:p w:rsidR="00CE410C" w:rsidP="00CE410C" w:rsidRDefault="00CE410C" w14:paraId="7336F378" w14:textId="1D7BDB09">
            <w:r w:rsidRPr="008979A8">
              <w:rPr>
                <w:rFonts w:cs="CordiaUPC"/>
              </w:rPr>
              <w:t>Button</w:t>
            </w:r>
          </w:p>
        </w:tc>
        <w:tc>
          <w:tcPr>
            <w:tcW w:w="3074" w:type="pct"/>
          </w:tcPr>
          <w:p w:rsidR="00CE410C" w:rsidP="00CE410C" w:rsidRDefault="00CE410C" w14:paraId="338EA629" w14:textId="77777777">
            <w:pPr>
              <w:pStyle w:val="HeaderTable"/>
              <w:rPr>
                <w:b w:val="0"/>
                <w:bCs/>
                <w:lang w:bidi="th-TH"/>
              </w:rPr>
            </w:pPr>
            <w:r w:rsidRPr="008979A8">
              <w:rPr>
                <w:b w:val="0"/>
                <w:bCs/>
                <w:lang w:bidi="th-TH"/>
              </w:rPr>
              <w:t xml:space="preserve">Visible </w:t>
            </w:r>
            <w:r w:rsidRPr="008979A8">
              <w:rPr>
                <w:rFonts w:cs="Angsana New"/>
                <w:cs/>
                <w:lang w:bidi="th-TH"/>
              </w:rPr>
              <w:t>เมื่อมี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b w:val="0"/>
                <w:bCs/>
                <w:lang w:bidi="th-TH"/>
              </w:rPr>
              <w:t xml:space="preserve">Event </w:t>
            </w:r>
            <w:r w:rsidRPr="008979A8">
              <w:rPr>
                <w:rFonts w:cs="Angsana New"/>
                <w:cs/>
                <w:lang w:bidi="th-TH"/>
              </w:rPr>
              <w:t>มาจาก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b w:val="0"/>
                <w:bCs/>
                <w:lang w:bidi="th-TH"/>
              </w:rPr>
              <w:t xml:space="preserve">Table </w:t>
            </w:r>
            <w:r>
              <w:rPr>
                <w:b w:val="0"/>
                <w:bCs/>
                <w:lang w:bidi="th-TH"/>
              </w:rPr>
              <w:t>Section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rFonts w:cs="Angsana New"/>
                <w:cs/>
                <w:lang w:bidi="th-TH"/>
              </w:rPr>
              <w:t>เป็น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“</w:t>
            </w:r>
            <w:r w:rsidRPr="008979A8">
              <w:rPr>
                <w:b w:val="0"/>
                <w:bCs/>
                <w:lang w:bidi="th-TH"/>
              </w:rPr>
              <w:t>Add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>”</w:t>
            </w:r>
          </w:p>
          <w:p w:rsidR="00CE410C" w:rsidP="00CE410C" w:rsidRDefault="00CE410C" w14:paraId="02894E16" w14:textId="77777777">
            <w:pPr>
              <w:spacing w:before="240" w:after="0"/>
            </w:pPr>
            <w:r>
              <w:rPr>
                <w:rFonts w:hint="cs"/>
                <w:cs/>
              </w:rPr>
              <w:t>เมื่อกดปุ่ม</w:t>
            </w:r>
          </w:p>
          <w:p w:rsidR="00CE410C" w:rsidP="00CE410C" w:rsidRDefault="00CE410C" w14:paraId="688557A4" w14:textId="77777777">
            <w:pPr>
              <w:pStyle w:val="ListParagraph"/>
              <w:numPr>
                <w:ilvl w:val="0"/>
                <w:numId w:val="4"/>
              </w:numPr>
              <w:spacing w:after="0" w:line="259" w:lineRule="auto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Validate </w:t>
            </w:r>
            <w:r>
              <w:rPr>
                <w:rFonts w:hint="cs" w:cs="Angsana New"/>
                <w:cs/>
              </w:rPr>
              <w:t>ข้อมูลในหน้าจอ</w:t>
            </w:r>
          </w:p>
          <w:p w:rsidRPr="00622722" w:rsidR="00CE410C" w:rsidP="00CE410C" w:rsidRDefault="00CE410C" w14:paraId="5E800A84" w14:textId="77777777">
            <w:pPr>
              <w:pStyle w:val="ListParagraph"/>
              <w:numPr>
                <w:ilvl w:val="0"/>
                <w:numId w:val="4"/>
              </w:numPr>
              <w:spacing w:after="0" w:line="259" w:lineRule="auto"/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Add </w:t>
            </w:r>
            <w:r>
              <w:rPr>
                <w:rFonts w:hint="cs" w:cs="Angsana New"/>
                <w:cs/>
              </w:rPr>
              <w:t xml:space="preserve">ข้อมูลลงในส่วนของ </w:t>
            </w:r>
            <w:r>
              <w:rPr>
                <w:rFonts w:cs="CordiaUPC"/>
              </w:rPr>
              <w:t>Table Section</w:t>
            </w:r>
          </w:p>
          <w:p w:rsidR="00CE410C" w:rsidP="00CE410C" w:rsidRDefault="00CE410C" w14:paraId="712055EC" w14:textId="77777777">
            <w:pPr>
              <w:pStyle w:val="ListParagraph"/>
              <w:numPr>
                <w:ilvl w:val="0"/>
                <w:numId w:val="27"/>
              </w:numPr>
            </w:pPr>
            <w:r>
              <w:rPr>
                <w:rFonts w:hint="cs"/>
                <w:cs/>
              </w:rPr>
              <w:t xml:space="preserve">ให้ทำการ </w:t>
            </w:r>
            <w:r>
              <w:t xml:space="preserve">Sort Row </w:t>
            </w:r>
            <w:r>
              <w:rPr>
                <w:rFonts w:hint="cs"/>
                <w:cs/>
              </w:rPr>
              <w:t xml:space="preserve">ตาม </w:t>
            </w:r>
            <w:r>
              <w:t xml:space="preserve">Logic </w:t>
            </w:r>
            <w:r>
              <w:rPr>
                <w:rFonts w:hint="cs"/>
                <w:cs/>
              </w:rPr>
              <w:t>และลำดับดังนี้</w:t>
            </w:r>
          </w:p>
          <w:p w:rsidR="00CE410C" w:rsidP="00CE410C" w:rsidRDefault="00CE410C" w14:paraId="008D3520" w14:textId="77777777">
            <w:pPr>
              <w:pStyle w:val="ListParagraph"/>
              <w:numPr>
                <w:ilvl w:val="0"/>
                <w:numId w:val="26"/>
              </w:numPr>
              <w:spacing w:after="160" w:line="259" w:lineRule="auto"/>
            </w:pPr>
            <w:r>
              <w:t>Duration From</w:t>
            </w:r>
          </w:p>
          <w:p w:rsidR="00CE410C" w:rsidP="00CE410C" w:rsidRDefault="00CE410C" w14:paraId="443BBFCD" w14:textId="77777777">
            <w:pPr>
              <w:pStyle w:val="ListParagraph"/>
              <w:numPr>
                <w:ilvl w:val="0"/>
                <w:numId w:val="26"/>
              </w:numPr>
              <w:spacing w:after="160" w:line="259" w:lineRule="auto"/>
            </w:pPr>
            <w:r>
              <w:t>Duration To</w:t>
            </w:r>
          </w:p>
          <w:p w:rsidR="00CE410C" w:rsidP="00CE410C" w:rsidRDefault="00CE410C" w14:paraId="1E27483B" w14:textId="4339F7A3">
            <w:r w:rsidRPr="00667C8E">
              <w:rPr>
                <w:rFonts w:cs="Angsana New"/>
                <w:cs/>
              </w:rPr>
              <w:t>ให้ทำการเคลียร์ค่า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และ </w:t>
            </w:r>
            <w:r w:rsidRPr="00667C8E">
              <w:rPr>
                <w:rFonts w:cs="CordiaUPC"/>
              </w:rPr>
              <w:t>Invisible</w:t>
            </w:r>
            <w:r>
              <w:rPr>
                <w:rFonts w:cs="CordiaUPC"/>
                <w:szCs w:val="36"/>
              </w:rPr>
              <w:t xml:space="preserve"> Detail Section</w:t>
            </w:r>
          </w:p>
        </w:tc>
      </w:tr>
      <w:tr w:rsidRPr="008979A8" w:rsidR="00CE410C" w:rsidTr="002206C7" w14:paraId="6EA822DA" w14:textId="77777777">
        <w:trPr>
          <w:trHeight w:val="243"/>
        </w:trPr>
        <w:tc>
          <w:tcPr>
            <w:tcW w:w="848" w:type="pct"/>
          </w:tcPr>
          <w:p w:rsidR="00CE410C" w:rsidP="00CE410C" w:rsidRDefault="00CE410C" w14:paraId="33B108AC" w14:textId="21DDF731">
            <w:r w:rsidRPr="008979A8">
              <w:rPr>
                <w:rFonts w:cs="Angsana New"/>
                <w:cs/>
              </w:rPr>
              <w:t xml:space="preserve">ปุ่ม </w:t>
            </w:r>
            <w:r w:rsidRPr="008979A8">
              <w:rPr>
                <w:rFonts w:cs="CordiaUPC"/>
              </w:rPr>
              <w:t>Update</w:t>
            </w:r>
          </w:p>
        </w:tc>
        <w:tc>
          <w:tcPr>
            <w:tcW w:w="1078" w:type="pct"/>
          </w:tcPr>
          <w:p w:rsidR="00CE410C" w:rsidP="00CE410C" w:rsidRDefault="00CE410C" w14:paraId="29A689D3" w14:textId="5B60D782">
            <w:r w:rsidRPr="008979A8">
              <w:rPr>
                <w:rFonts w:cs="CordiaUPC"/>
              </w:rPr>
              <w:t>Button</w:t>
            </w:r>
          </w:p>
        </w:tc>
        <w:tc>
          <w:tcPr>
            <w:tcW w:w="3074" w:type="pct"/>
          </w:tcPr>
          <w:p w:rsidR="00CE410C" w:rsidP="00CE410C" w:rsidRDefault="00CE410C" w14:paraId="2D3885B9" w14:textId="77777777">
            <w:pPr>
              <w:pStyle w:val="HeaderTable"/>
              <w:spacing w:line="360" w:lineRule="auto"/>
              <w:rPr>
                <w:b w:val="0"/>
                <w:bCs/>
                <w:lang w:bidi="th-TH"/>
              </w:rPr>
            </w:pPr>
            <w:r w:rsidRPr="008979A8">
              <w:rPr>
                <w:b w:val="0"/>
                <w:bCs/>
                <w:lang w:bidi="th-TH"/>
              </w:rPr>
              <w:t xml:space="preserve">Visible </w:t>
            </w:r>
            <w:r w:rsidRPr="008979A8">
              <w:rPr>
                <w:rFonts w:cs="Angsana New"/>
                <w:cs/>
                <w:lang w:bidi="th-TH"/>
              </w:rPr>
              <w:t>เมื่อมี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b w:val="0"/>
                <w:bCs/>
                <w:lang w:bidi="th-TH"/>
              </w:rPr>
              <w:t xml:space="preserve">Event </w:t>
            </w:r>
            <w:r w:rsidRPr="008979A8">
              <w:rPr>
                <w:rFonts w:cs="Angsana New"/>
                <w:cs/>
                <w:lang w:bidi="th-TH"/>
              </w:rPr>
              <w:t>มาจาก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>
              <w:rPr>
                <w:b w:val="0"/>
                <w:bCs/>
                <w:lang w:bidi="th-TH"/>
              </w:rPr>
              <w:t>Table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>
              <w:rPr>
                <w:b w:val="0"/>
                <w:bCs/>
                <w:lang w:bidi="th-TH"/>
              </w:rPr>
              <w:t>Section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rFonts w:cs="Angsana New"/>
                <w:cs/>
                <w:lang w:bidi="th-TH"/>
              </w:rPr>
              <w:t>เป็น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“</w:t>
            </w:r>
            <w:r w:rsidRPr="008979A8">
              <w:rPr>
                <w:b w:val="0"/>
                <w:bCs/>
                <w:lang w:bidi="th-TH"/>
              </w:rPr>
              <w:t>Edit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>”</w:t>
            </w:r>
          </w:p>
          <w:p w:rsidR="00CE410C" w:rsidP="00CE410C" w:rsidRDefault="00CE410C" w14:paraId="6C6EC878" w14:textId="77777777">
            <w:pPr>
              <w:pStyle w:val="HeaderTable"/>
              <w:rPr>
                <w:lang w:bidi="th-TH"/>
              </w:rPr>
            </w:pPr>
            <w:r>
              <w:rPr>
                <w:rFonts w:hint="cs" w:cs="Angsana New"/>
                <w:cs/>
                <w:lang w:bidi="th-TH"/>
              </w:rPr>
              <w:t>เมื่อกดปุ่ม</w:t>
            </w:r>
          </w:p>
          <w:p w:rsidR="00CE410C" w:rsidP="00CE410C" w:rsidRDefault="00CE410C" w14:paraId="710DA19F" w14:textId="77777777">
            <w:pPr>
              <w:pStyle w:val="ListParagraph"/>
              <w:numPr>
                <w:ilvl w:val="0"/>
                <w:numId w:val="6"/>
              </w:numPr>
              <w:spacing w:after="160" w:line="259" w:lineRule="auto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Validate </w:t>
            </w:r>
            <w:r>
              <w:rPr>
                <w:rFonts w:hint="cs" w:cs="Angsana New"/>
                <w:cs/>
              </w:rPr>
              <w:t>ข้อมูลในหน้าจอ</w:t>
            </w:r>
          </w:p>
          <w:p w:rsidR="00CE410C" w:rsidP="00CE410C" w:rsidRDefault="00CE410C" w14:paraId="32FE3EAF" w14:textId="77777777">
            <w:pPr>
              <w:pStyle w:val="ListParagraph"/>
              <w:numPr>
                <w:ilvl w:val="0"/>
                <w:numId w:val="6"/>
              </w:numPr>
              <w:spacing w:after="160" w:line="259" w:lineRule="auto"/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Update </w:t>
            </w:r>
            <w:r>
              <w:rPr>
                <w:rFonts w:hint="cs" w:cs="Angsana New"/>
                <w:cs/>
              </w:rPr>
              <w:t xml:space="preserve">ข้อมูลลงในส่วนของ </w:t>
            </w:r>
            <w:r>
              <w:rPr>
                <w:rFonts w:cs="CordiaUPC"/>
              </w:rPr>
              <w:t xml:space="preserve">Table Section </w:t>
            </w:r>
          </w:p>
          <w:p w:rsidR="00CE410C" w:rsidP="00CE410C" w:rsidRDefault="00CE410C" w14:paraId="5EB78508" w14:textId="77777777">
            <w:pPr>
              <w:pStyle w:val="ListParagraph"/>
              <w:numPr>
                <w:ilvl w:val="0"/>
                <w:numId w:val="27"/>
              </w:numPr>
            </w:pPr>
            <w:r>
              <w:rPr>
                <w:rFonts w:hint="cs"/>
                <w:cs/>
              </w:rPr>
              <w:t xml:space="preserve">ให้ทำการ </w:t>
            </w:r>
            <w:r>
              <w:t xml:space="preserve">Sort Row </w:t>
            </w:r>
            <w:r>
              <w:rPr>
                <w:rFonts w:hint="cs"/>
                <w:cs/>
              </w:rPr>
              <w:t xml:space="preserve">ตาม </w:t>
            </w:r>
            <w:r>
              <w:t xml:space="preserve">Logic </w:t>
            </w:r>
            <w:r>
              <w:rPr>
                <w:rFonts w:hint="cs"/>
                <w:cs/>
              </w:rPr>
              <w:t>และลำดับดังนี้</w:t>
            </w:r>
          </w:p>
          <w:p w:rsidR="00CE410C" w:rsidP="00CE410C" w:rsidRDefault="00CE410C" w14:paraId="41776C5B" w14:textId="77777777">
            <w:pPr>
              <w:pStyle w:val="ListParagraph"/>
              <w:numPr>
                <w:ilvl w:val="0"/>
                <w:numId w:val="26"/>
              </w:numPr>
              <w:spacing w:after="160" w:line="259" w:lineRule="auto"/>
            </w:pPr>
            <w:r>
              <w:t>Duration From</w:t>
            </w:r>
          </w:p>
          <w:p w:rsidR="00CE410C" w:rsidP="00CE410C" w:rsidRDefault="00CE410C" w14:paraId="1D84C0D8" w14:textId="77777777">
            <w:pPr>
              <w:pStyle w:val="ListParagraph"/>
              <w:numPr>
                <w:ilvl w:val="0"/>
                <w:numId w:val="26"/>
              </w:numPr>
              <w:spacing w:after="160" w:line="259" w:lineRule="auto"/>
            </w:pPr>
            <w:r>
              <w:t>Duration To</w:t>
            </w:r>
          </w:p>
          <w:p w:rsidR="00CE410C" w:rsidP="00CE410C" w:rsidRDefault="00CE410C" w14:paraId="7502273C" w14:textId="08E6D386">
            <w:r w:rsidRPr="00667C8E">
              <w:rPr>
                <w:rFonts w:cs="Angsana New"/>
                <w:cs/>
              </w:rPr>
              <w:t>ให้ทำการเคลียร์ค่า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และ </w:t>
            </w:r>
            <w:r w:rsidRPr="00667C8E">
              <w:rPr>
                <w:rFonts w:cs="CordiaUPC"/>
              </w:rPr>
              <w:t>Invisible</w:t>
            </w:r>
            <w:r>
              <w:rPr>
                <w:rFonts w:cs="CordiaUPC"/>
                <w:szCs w:val="36"/>
              </w:rPr>
              <w:t xml:space="preserve"> Detail Section</w:t>
            </w:r>
          </w:p>
        </w:tc>
      </w:tr>
      <w:tr w:rsidRPr="008979A8" w:rsidR="00CE410C" w:rsidTr="002206C7" w14:paraId="122A8589" w14:textId="77777777">
        <w:trPr>
          <w:trHeight w:val="243"/>
        </w:trPr>
        <w:tc>
          <w:tcPr>
            <w:tcW w:w="848" w:type="pct"/>
          </w:tcPr>
          <w:p w:rsidR="00CE410C" w:rsidP="00CE410C" w:rsidRDefault="00CE410C" w14:paraId="434E015A" w14:textId="1A4D5FDF">
            <w:r>
              <w:rPr>
                <w:rFonts w:hint="cs" w:cs="Angsana New"/>
                <w:cs/>
              </w:rPr>
              <w:t xml:space="preserve">ปุ่ม </w:t>
            </w:r>
            <w:r>
              <w:rPr>
                <w:rFonts w:cs="CordiaUPC"/>
              </w:rPr>
              <w:t>Cancel</w:t>
            </w:r>
          </w:p>
        </w:tc>
        <w:tc>
          <w:tcPr>
            <w:tcW w:w="1078" w:type="pct"/>
          </w:tcPr>
          <w:p w:rsidR="00CE410C" w:rsidP="00CE410C" w:rsidRDefault="00CE410C" w14:paraId="2296B2CA" w14:textId="2563BD96">
            <w:r>
              <w:rPr>
                <w:rFonts w:cs="CordiaUPC"/>
              </w:rPr>
              <w:t>Button</w:t>
            </w:r>
          </w:p>
        </w:tc>
        <w:tc>
          <w:tcPr>
            <w:tcW w:w="3074" w:type="pct"/>
          </w:tcPr>
          <w:p w:rsidR="00CE410C" w:rsidP="00CE410C" w:rsidRDefault="00CE410C" w14:paraId="0A55A1BD" w14:textId="7E6CF995">
            <w:r>
              <w:rPr>
                <w:rFonts w:hint="cs"/>
                <w:cs/>
              </w:rPr>
              <w:t xml:space="preserve">ให้ทำการเคลียร์ค่าใน </w:t>
            </w:r>
            <w:r>
              <w:t>Detail Section</w:t>
            </w:r>
            <w:r>
              <w:rPr>
                <w:rFonts w:hint="cs"/>
                <w:cs/>
              </w:rPr>
              <w:t xml:space="preserve"> และทำการ </w:t>
            </w:r>
            <w:r>
              <w:t>Invisible Detail Section</w:t>
            </w:r>
          </w:p>
        </w:tc>
      </w:tr>
      <w:tr w:rsidRPr="008979A8" w:rsidR="00CE410C" w:rsidTr="00957DA8" w14:paraId="3D2C9D30" w14:textId="77777777">
        <w:trPr>
          <w:trHeight w:val="243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CE410C" w:rsidP="00CE410C" w:rsidRDefault="00CE410C" w14:paraId="59EEE74F" w14:textId="2B7AA588">
            <w:pPr>
              <w:pStyle w:val="HeaderTable"/>
            </w:pPr>
            <w:r>
              <w:t>End Vertical App Detail Section</w:t>
            </w:r>
          </w:p>
        </w:tc>
      </w:tr>
      <w:tr w:rsidRPr="008979A8" w:rsidR="00CE410C" w:rsidTr="00957DA8" w14:paraId="3C69325A" w14:textId="77777777">
        <w:trPr>
          <w:trHeight w:val="243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CE410C" w:rsidP="00CE410C" w:rsidRDefault="00CE410C" w14:paraId="54DCF9D5" w14:textId="6E071840">
            <w:pPr>
              <w:pStyle w:val="HeaderTable"/>
            </w:pPr>
            <w:r>
              <w:t xml:space="preserve">New Vertical App </w:t>
            </w:r>
            <w:r>
              <w:rPr>
                <w:lang w:bidi="th-TH"/>
              </w:rPr>
              <w:t>Pattern Section</w:t>
            </w:r>
          </w:p>
        </w:tc>
      </w:tr>
      <w:tr w:rsidRPr="008979A8" w:rsidR="00CE410C" w:rsidTr="002206C7" w14:paraId="1541A128" w14:textId="77777777">
        <w:trPr>
          <w:trHeight w:val="243"/>
        </w:trPr>
        <w:tc>
          <w:tcPr>
            <w:tcW w:w="848" w:type="pct"/>
          </w:tcPr>
          <w:p w:rsidR="00CE410C" w:rsidP="00CE410C" w:rsidRDefault="00CE410C" w14:paraId="2D6896A0" w14:textId="50697BF7">
            <w:r>
              <w:rPr>
                <w:rFonts w:cs="CordiaUPC"/>
              </w:rPr>
              <w:t xml:space="preserve">Mass </w:t>
            </w:r>
            <w:r>
              <w:t xml:space="preserve">Vertical App </w:t>
            </w:r>
            <w:r>
              <w:rPr>
                <w:rFonts w:cs="CordiaUPC"/>
              </w:rPr>
              <w:t>on Shelf</w:t>
            </w:r>
          </w:p>
        </w:tc>
        <w:tc>
          <w:tcPr>
            <w:tcW w:w="1078" w:type="pct"/>
          </w:tcPr>
          <w:p w:rsidR="00CE410C" w:rsidP="00CE410C" w:rsidRDefault="00CE410C" w14:paraId="20673651" w14:textId="32F243A5">
            <w:r>
              <w:rPr>
                <w:rFonts w:cs="CordiaUPC"/>
              </w:rPr>
              <w:t>Screen</w:t>
            </w:r>
          </w:p>
        </w:tc>
        <w:tc>
          <w:tcPr>
            <w:tcW w:w="3074" w:type="pct"/>
          </w:tcPr>
          <w:p w:rsidR="00CE410C" w:rsidP="00CE410C" w:rsidRDefault="00CE410C" w14:paraId="329B9220" w14:textId="77777777"/>
        </w:tc>
      </w:tr>
      <w:tr w:rsidRPr="008979A8" w:rsidR="00CE410C" w:rsidTr="00957DA8" w14:paraId="48ECC072" w14:textId="77777777">
        <w:trPr>
          <w:trHeight w:val="243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CE410C" w:rsidP="00CE410C" w:rsidRDefault="00CE410C" w14:paraId="4EAFCA32" w14:textId="3E5DE884">
            <w:pPr>
              <w:pStyle w:val="HeaderTable"/>
            </w:pPr>
            <w:r>
              <w:rPr>
                <w:lang w:bidi="th-TH"/>
              </w:rPr>
              <w:t xml:space="preserve">End </w:t>
            </w:r>
            <w:r>
              <w:t xml:space="preserve">New Vertical App </w:t>
            </w:r>
            <w:r>
              <w:rPr>
                <w:lang w:bidi="th-TH"/>
              </w:rPr>
              <w:t>Pattern Section</w:t>
            </w:r>
          </w:p>
        </w:tc>
      </w:tr>
      <w:tr w:rsidRPr="008979A8" w:rsidR="00CE410C" w:rsidTr="00135C19" w14:paraId="346BE742" w14:textId="77777777">
        <w:trPr>
          <w:trHeight w:val="243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CE410C" w:rsidP="00CE410C" w:rsidRDefault="00CE410C" w14:paraId="3D9FBEEA" w14:textId="26B76CC2">
            <w:pPr>
              <w:pStyle w:val="HeaderTable"/>
            </w:pPr>
            <w:r>
              <w:t>End Vertical App Section</w:t>
            </w:r>
          </w:p>
        </w:tc>
      </w:tr>
      <w:tr w:rsidRPr="008979A8" w:rsidR="00CE410C" w:rsidTr="00135C19" w14:paraId="2DFB476F" w14:textId="77777777">
        <w:trPr>
          <w:trHeight w:val="243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CE410C" w:rsidP="00CE410C" w:rsidRDefault="00CE410C" w14:paraId="56CA67C1" w14:textId="782203A9">
            <w:pPr>
              <w:pStyle w:val="HeaderTable"/>
            </w:pPr>
            <w:r>
              <w:t>End Detail Section</w:t>
            </w:r>
          </w:p>
        </w:tc>
      </w:tr>
    </w:tbl>
    <w:p w:rsidR="00DD58E4" w:rsidP="00BB3F68" w:rsidRDefault="00DD58E4" w14:paraId="5CECE887" w14:textId="77777777">
      <w:pPr>
        <w:pStyle w:val="Heading3"/>
        <w:numPr>
          <w:ilvl w:val="0"/>
          <w:numId w:val="59"/>
        </w:numPr>
        <w:rPr>
          <w:rFonts w:ascii="CordiaUPC" w:hAnsi="CordiaUPC" w:cs="CordiaUPC"/>
          <w:sz w:val="32"/>
          <w:szCs w:val="32"/>
        </w:rPr>
      </w:pPr>
      <w:r w:rsidRPr="008979A8">
        <w:rPr>
          <w:rFonts w:ascii="CordiaUPC" w:hAnsi="CordiaUPC" w:cs="CordiaUPC"/>
          <w:sz w:val="32"/>
          <w:szCs w:val="32"/>
        </w:rPr>
        <w:t>Script Validation</w:t>
      </w:r>
    </w:p>
    <w:tbl>
      <w:tblPr>
        <w:tblW w:w="4938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385"/>
        <w:gridCol w:w="2896"/>
        <w:gridCol w:w="3314"/>
        <w:gridCol w:w="1309"/>
      </w:tblGrid>
      <w:tr w:rsidRPr="008979A8" w:rsidR="00DD58E4" w:rsidTr="00EA1EB6" w14:paraId="362B849A" w14:textId="77777777">
        <w:trPr>
          <w:cantSplit/>
          <w:tblHeader/>
        </w:trPr>
        <w:tc>
          <w:tcPr>
            <w:tcW w:w="778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DD58E4" w:rsidP="00EA1EB6" w:rsidRDefault="00DD58E4" w14:paraId="07A17BD5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Error Code</w:t>
            </w:r>
          </w:p>
        </w:tc>
        <w:tc>
          <w:tcPr>
            <w:tcW w:w="1626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DD58E4" w:rsidP="00EA1EB6" w:rsidRDefault="00DD58E4" w14:paraId="5918465C" w14:textId="77777777">
            <w:pPr>
              <w:rPr>
                <w:rFonts w:cs="CordiaUPC"/>
                <w:b/>
                <w:bCs/>
              </w:rPr>
            </w:pPr>
            <w:r>
              <w:rPr>
                <w:rFonts w:cs="CordiaUPC"/>
                <w:b/>
                <w:bCs/>
              </w:rPr>
              <w:t xml:space="preserve">Error Message </w:t>
            </w:r>
          </w:p>
        </w:tc>
        <w:tc>
          <w:tcPr>
            <w:tcW w:w="1861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DD58E4" w:rsidP="00EA1EB6" w:rsidRDefault="00DD58E4" w14:paraId="1350292B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Logic</w:t>
            </w:r>
          </w:p>
        </w:tc>
        <w:tc>
          <w:tcPr>
            <w:tcW w:w="735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DD58E4" w:rsidP="00EA1EB6" w:rsidRDefault="00DD58E4" w14:paraId="0547FFC3" w14:textId="77777777">
            <w:pPr>
              <w:rPr>
                <w:rFonts w:cs="CordiaUPC"/>
                <w:b/>
                <w:bCs/>
              </w:rPr>
            </w:pPr>
            <w:r>
              <w:rPr>
                <w:rFonts w:cs="CordiaUPC"/>
                <w:b/>
                <w:bCs/>
              </w:rPr>
              <w:t>Submit Call</w:t>
            </w:r>
          </w:p>
        </w:tc>
      </w:tr>
      <w:tr w:rsidR="007B769E" w:rsidTr="00EA1EB6" w14:paraId="4276B6AB" w14:textId="77777777">
        <w:tc>
          <w:tcPr>
            <w:tcW w:w="778" w:type="pct"/>
          </w:tcPr>
          <w:p w:rsidR="007B769E" w:rsidP="00EA1EB6" w:rsidRDefault="007B769E" w14:paraId="31C8D1A8" w14:textId="3B7556A0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hAnsi="CordiaUPC" w:cs="CordiaUPC"/>
                <w:sz w:val="28"/>
                <w:szCs w:val="28"/>
              </w:rPr>
              <w:t>00004</w:t>
            </w:r>
          </w:p>
        </w:tc>
        <w:tc>
          <w:tcPr>
            <w:tcW w:w="1626" w:type="pct"/>
          </w:tcPr>
          <w:p w:rsidR="007B769E" w:rsidP="00EA1EB6" w:rsidRDefault="007B769E" w14:paraId="001FD6CD" w14:textId="44FD8DAF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Net Flexi is required when Product Specification is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{1}</w:t>
            </w:r>
            <w:r>
              <w:rPr>
                <w:rFonts w:cs="Angsana New"/>
                <w:cs/>
              </w:rPr>
              <w:t>”</w:t>
            </w:r>
          </w:p>
        </w:tc>
        <w:tc>
          <w:tcPr>
            <w:tcW w:w="1861" w:type="pct"/>
          </w:tcPr>
          <w:p w:rsidR="007B769E" w:rsidP="002413F6" w:rsidRDefault="007B769E" w14:paraId="65B7429A" w14:textId="1B3753A7">
            <w:pPr>
              <w:pStyle w:val="NoSpacing"/>
              <w:rPr>
                <w:rFonts w:ascii="CordiaUPC" w:hAnsi="CordiaUPC"/>
                <w:sz w:val="28"/>
              </w:rPr>
            </w:pPr>
            <w:r>
              <w:rPr>
                <w:rFonts w:hint="cs" w:ascii="CordiaUPC" w:hAnsi="CordiaUPC"/>
                <w:sz w:val="28"/>
                <w:cs/>
              </w:rPr>
              <w:t>ถ้า</w:t>
            </w:r>
            <w:r w:rsidRPr="00734543">
              <w:rPr>
                <w:rFonts w:hint="cs" w:ascii="CordiaUPC" w:hAnsi="CordiaUPC"/>
                <w:sz w:val="28"/>
                <w:cs/>
              </w:rPr>
              <w:t xml:space="preserve"> </w:t>
            </w:r>
            <w:r w:rsidRPr="00734543">
              <w:rPr>
                <w:rFonts w:ascii="CordiaUPC" w:hAnsi="CordiaUPC"/>
                <w:sz w:val="28"/>
              </w:rPr>
              <w:t xml:space="preserve">ProductSpecification </w:t>
            </w:r>
            <w:r w:rsidRPr="00734543">
              <w:rPr>
                <w:rFonts w:hint="cs" w:ascii="CordiaUPC" w:hAnsi="CordiaUPC"/>
                <w:sz w:val="28"/>
                <w:cs/>
              </w:rPr>
              <w:t xml:space="preserve">ที่เลือกมามีค่า </w:t>
            </w:r>
            <w:r w:rsidRPr="00734543">
              <w:rPr>
                <w:rFonts w:ascii="CordiaUPC" w:hAnsi="CordiaUPC"/>
                <w:sz w:val="28"/>
              </w:rPr>
              <w:t xml:space="preserve">Category Type </w:t>
            </w:r>
            <w:r w:rsidRPr="00734543">
              <w:rPr>
                <w:rFonts w:hint="cs" w:ascii="CordiaUPC" w:hAnsi="CordiaUPC"/>
                <w:sz w:val="28"/>
                <w:cs/>
              </w:rPr>
              <w:t xml:space="preserve">เป็น </w:t>
            </w:r>
            <w:r w:rsidRPr="00B41AE8">
              <w:rPr>
                <w:cs/>
              </w:rPr>
              <w:t>“</w:t>
            </w:r>
            <w:r w:rsidRPr="00B41AE8">
              <w:t>Vertical App</w:t>
            </w:r>
            <w:r w:rsidRPr="00734543">
              <w:rPr>
                <w:rFonts w:ascii="CordiaUPC" w:hAnsi="CordiaUPC" w:cs="Angsana New"/>
                <w:sz w:val="28"/>
                <w:cs/>
              </w:rPr>
              <w:t>”</w:t>
            </w:r>
            <w:r>
              <w:rPr>
                <w:rFonts w:ascii="CordiaUPC" w:hAnsi="CordiaUPC" w:cs="Angsana New"/>
                <w:sz w:val="28"/>
                <w:cs/>
              </w:rPr>
              <w:t xml:space="preserve">  </w:t>
            </w:r>
            <w:r>
              <w:rPr>
                <w:rFonts w:hint="cs" w:ascii="CordiaUPC" w:hAnsi="CordiaUPC" w:cs="Angsana New"/>
                <w:sz w:val="28"/>
                <w:cs/>
              </w:rPr>
              <w:t xml:space="preserve">แต่ไม่มีค่า </w:t>
            </w:r>
            <w:r>
              <w:rPr>
                <w:rFonts w:ascii="CordiaUPC" w:hAnsi="CordiaUPC" w:cs="Angsana New"/>
                <w:sz w:val="28"/>
                <w:cs/>
              </w:rPr>
              <w:t>“</w:t>
            </w:r>
            <w:r>
              <w:rPr>
                <w:rFonts w:ascii="CordiaUPC" w:hAnsi="CordiaUPC" w:cs="CordiaUPC"/>
                <w:sz w:val="28"/>
              </w:rPr>
              <w:t>Internet</w:t>
            </w:r>
            <w:r>
              <w:rPr>
                <w:rFonts w:ascii="CordiaUPC" w:hAnsi="CordiaUPC" w:cs="Angsana New"/>
                <w:sz w:val="28"/>
                <w:cs/>
              </w:rPr>
              <w:t xml:space="preserve">” </w:t>
            </w:r>
            <w:r>
              <w:rPr>
                <w:rFonts w:hint="cs" w:ascii="CordiaUPC" w:hAnsi="CordiaUPC"/>
                <w:sz w:val="28"/>
                <w:cs/>
              </w:rPr>
              <w:t>ดังนั้น</w:t>
            </w:r>
            <w:r>
              <w:rPr>
                <w:rFonts w:ascii="CordiaUPC" w:hAnsi="CordiaUPC" w:cs="Angsana New"/>
                <w:sz w:val="28"/>
                <w:cs/>
              </w:rPr>
              <w:t xml:space="preserve"> </w:t>
            </w:r>
            <w:r>
              <w:rPr>
                <w:rFonts w:ascii="CordiaUPC" w:hAnsi="CordiaUPC"/>
                <w:sz w:val="28"/>
              </w:rPr>
              <w:t xml:space="preserve">netFlexi </w:t>
            </w:r>
            <w:r>
              <w:rPr>
                <w:rFonts w:hint="cs" w:ascii="CordiaUPC" w:hAnsi="CordiaUPC"/>
                <w:sz w:val="28"/>
                <w:cs/>
              </w:rPr>
              <w:t xml:space="preserve">จะต้องเป็น </w:t>
            </w:r>
            <w:r>
              <w:rPr>
                <w:rFonts w:ascii="CordiaUPC" w:hAnsi="CordiaUPC"/>
                <w:sz w:val="28"/>
              </w:rPr>
              <w:t>Mandatory</w:t>
            </w:r>
          </w:p>
          <w:p w:rsidR="007B769E" w:rsidP="002413F6" w:rsidRDefault="007B769E" w14:paraId="42830408" w14:textId="77777777">
            <w:pPr>
              <w:pStyle w:val="NoSpacing"/>
              <w:rPr>
                <w:rFonts w:ascii="CordiaUPC" w:hAnsi="CordiaUPC"/>
                <w:sz w:val="28"/>
              </w:rPr>
            </w:pPr>
          </w:p>
          <w:p w:rsidR="007B769E" w:rsidP="00EA1EB6" w:rsidRDefault="007B769E" w14:paraId="608035DC" w14:textId="373E8AF0">
            <w:pPr>
              <w:pStyle w:val="NoSpacing"/>
              <w:rPr>
                <w:rFonts w:ascii="CordiaUPC" w:hAnsi="CordiaUPC"/>
                <w:sz w:val="28"/>
                <w:cs/>
              </w:rPr>
            </w:pPr>
            <w:r>
              <w:t xml:space="preserve">{1} </w:t>
            </w:r>
            <w:r>
              <w:rPr>
                <w:rFonts w:hint="cs"/>
                <w:cs/>
              </w:rPr>
              <w:t xml:space="preserve">แทนค่าด้วย </w:t>
            </w:r>
            <w:r>
              <w:t xml:space="preserve">Product Specification </w:t>
            </w:r>
            <w:r>
              <w:rPr>
                <w:rFonts w:hint="cs"/>
                <w:cs/>
              </w:rPr>
              <w:t>ที่เลือกมาและมีค่า</w:t>
            </w:r>
            <w:r w:rsidRPr="00734543">
              <w:t xml:space="preserve"> Category Type </w:t>
            </w:r>
            <w:r w:rsidRPr="00734543">
              <w:rPr>
                <w:rFonts w:hint="cs"/>
                <w:cs/>
              </w:rPr>
              <w:t xml:space="preserve">เป็น </w:t>
            </w:r>
            <w:r w:rsidRPr="00734543">
              <w:rPr>
                <w:rFonts w:cs="Angsana New"/>
                <w:cs/>
              </w:rPr>
              <w:t>“</w:t>
            </w:r>
            <w:r>
              <w:t>Vertical App</w:t>
            </w:r>
            <w:r w:rsidRPr="00734543">
              <w:rPr>
                <w:rFonts w:cs="Angsana New"/>
                <w:cs/>
              </w:rPr>
              <w:t>”</w:t>
            </w:r>
          </w:p>
        </w:tc>
        <w:tc>
          <w:tcPr>
            <w:tcW w:w="735" w:type="pct"/>
          </w:tcPr>
          <w:p w:rsidR="007B769E" w:rsidP="00EA1EB6" w:rsidRDefault="007B769E" w14:paraId="319F2C64" w14:textId="7564DF78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7B769E" w:rsidTr="00EA1EB6" w14:paraId="757F7276" w14:textId="77777777">
        <w:tc>
          <w:tcPr>
            <w:tcW w:w="778" w:type="pct"/>
          </w:tcPr>
          <w:p w:rsidRPr="00792590" w:rsidR="007B769E" w:rsidP="00EA1EB6" w:rsidRDefault="007B769E" w14:paraId="3E8ADA97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>
              <w:rPr>
                <w:rFonts w:ascii="CordiaUPC" w:hAnsi="CordiaUPC" w:cs="CordiaUPC"/>
                <w:sz w:val="28"/>
                <w:szCs w:val="28"/>
              </w:rPr>
              <w:t>00004</w:t>
            </w:r>
          </w:p>
        </w:tc>
        <w:tc>
          <w:tcPr>
            <w:tcW w:w="1626" w:type="pct"/>
          </w:tcPr>
          <w:p w:rsidRPr="00E02D8D" w:rsidR="007B769E" w:rsidP="00EA1EB6" w:rsidRDefault="007B769E" w14:paraId="6FF0BA1B" w14:textId="15292006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Vertical App is required when Product Specification is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{1}</w:t>
            </w:r>
            <w:r>
              <w:rPr>
                <w:rFonts w:cs="Angsana New"/>
                <w:cs/>
              </w:rPr>
              <w:t>”</w:t>
            </w:r>
          </w:p>
        </w:tc>
        <w:tc>
          <w:tcPr>
            <w:tcW w:w="1861" w:type="pct"/>
          </w:tcPr>
          <w:p w:rsidR="007B769E" w:rsidP="00EA1EB6" w:rsidRDefault="007B769E" w14:paraId="01208331" w14:textId="27523FD1">
            <w:pPr>
              <w:pStyle w:val="NoSpacing"/>
              <w:rPr>
                <w:rFonts w:ascii="CordiaUPC" w:hAnsi="CordiaUPC"/>
                <w:sz w:val="28"/>
              </w:rPr>
            </w:pPr>
            <w:r>
              <w:rPr>
                <w:rFonts w:hint="cs" w:ascii="CordiaUPC" w:hAnsi="CordiaUPC"/>
                <w:sz w:val="28"/>
                <w:cs/>
              </w:rPr>
              <w:t>ถ้า</w:t>
            </w:r>
            <w:r w:rsidRPr="00734543">
              <w:rPr>
                <w:rFonts w:hint="cs" w:ascii="CordiaUPC" w:hAnsi="CordiaUPC"/>
                <w:sz w:val="28"/>
                <w:cs/>
              </w:rPr>
              <w:t xml:space="preserve"> </w:t>
            </w:r>
            <w:r w:rsidRPr="00734543">
              <w:rPr>
                <w:rFonts w:ascii="CordiaUPC" w:hAnsi="CordiaUPC"/>
                <w:sz w:val="28"/>
              </w:rPr>
              <w:t xml:space="preserve">ProductSpecification </w:t>
            </w:r>
            <w:r w:rsidRPr="00734543">
              <w:rPr>
                <w:rFonts w:hint="cs" w:ascii="CordiaUPC" w:hAnsi="CordiaUPC"/>
                <w:sz w:val="28"/>
                <w:cs/>
              </w:rPr>
              <w:t xml:space="preserve">ที่เลือกมามีค่า </w:t>
            </w:r>
            <w:r w:rsidRPr="00734543">
              <w:rPr>
                <w:rFonts w:ascii="CordiaUPC" w:hAnsi="CordiaUPC"/>
                <w:sz w:val="28"/>
              </w:rPr>
              <w:t xml:space="preserve">Category Type </w:t>
            </w:r>
            <w:r w:rsidRPr="00734543">
              <w:rPr>
                <w:rFonts w:hint="cs" w:ascii="CordiaUPC" w:hAnsi="CordiaUPC"/>
                <w:sz w:val="28"/>
                <w:cs/>
              </w:rPr>
              <w:t xml:space="preserve">เป็น </w:t>
            </w:r>
            <w:r w:rsidRPr="00524D02">
              <w:rPr>
                <w:cs/>
              </w:rPr>
              <w:t>“</w:t>
            </w:r>
            <w:r w:rsidRPr="006E340C">
              <w:t>Vertical App</w:t>
            </w:r>
            <w:r w:rsidRPr="00734543">
              <w:rPr>
                <w:rFonts w:ascii="CordiaUPC" w:hAnsi="CordiaUPC" w:cs="Angsana New"/>
                <w:sz w:val="28"/>
                <w:cs/>
              </w:rPr>
              <w:t>”</w:t>
            </w:r>
            <w:r>
              <w:rPr>
                <w:rFonts w:ascii="CordiaUPC" w:hAnsi="CordiaUPC" w:cs="Angsana New"/>
                <w:sz w:val="28"/>
                <w:cs/>
              </w:rPr>
              <w:t xml:space="preserve"> </w:t>
            </w:r>
            <w:r>
              <w:rPr>
                <w:rFonts w:hint="cs" w:ascii="CordiaUPC" w:hAnsi="CordiaUPC"/>
                <w:sz w:val="28"/>
                <w:cs/>
              </w:rPr>
              <w:t>ดังนั้น</w:t>
            </w:r>
            <w:r>
              <w:rPr>
                <w:rFonts w:ascii="CordiaUPC" w:hAnsi="CordiaUPC" w:cs="Angsana New"/>
                <w:sz w:val="28"/>
                <w:cs/>
              </w:rPr>
              <w:t xml:space="preserve"> </w:t>
            </w:r>
            <w:r>
              <w:rPr>
                <w:rFonts w:ascii="CordiaUPC" w:hAnsi="CordiaUPC"/>
                <w:sz w:val="28"/>
              </w:rPr>
              <w:t>Vertical App</w:t>
            </w:r>
            <w:r>
              <w:rPr>
                <w:rFonts w:ascii="CordiaUPC" w:hAnsi="CordiaUPC" w:cs="Angsana New"/>
                <w:sz w:val="28"/>
                <w:cs/>
              </w:rPr>
              <w:t xml:space="preserve"> </w:t>
            </w:r>
            <w:r>
              <w:rPr>
                <w:rFonts w:hint="cs" w:ascii="CordiaUPC" w:hAnsi="CordiaUPC"/>
                <w:sz w:val="28"/>
                <w:cs/>
              </w:rPr>
              <w:t xml:space="preserve">จะต้องมีอย่างน้อย </w:t>
            </w:r>
            <w:r>
              <w:rPr>
                <w:rFonts w:ascii="CordiaUPC" w:hAnsi="CordiaUPC"/>
                <w:sz w:val="28"/>
              </w:rPr>
              <w:t>1 Row</w:t>
            </w:r>
          </w:p>
          <w:p w:rsidR="007B769E" w:rsidP="00EA1EB6" w:rsidRDefault="007B769E" w14:paraId="57559922" w14:textId="77777777">
            <w:pPr>
              <w:pStyle w:val="NoSpacing"/>
              <w:rPr>
                <w:rFonts w:ascii="CordiaUPC" w:hAnsi="CordiaUPC"/>
                <w:sz w:val="28"/>
              </w:rPr>
            </w:pPr>
          </w:p>
          <w:p w:rsidRPr="00BB4D16" w:rsidR="007B769E" w:rsidP="00EA1EB6" w:rsidRDefault="007B769E" w14:paraId="09E09F3F" w14:textId="2CEF0390">
            <w:r>
              <w:t xml:space="preserve">{1} </w:t>
            </w:r>
            <w:r>
              <w:rPr>
                <w:rFonts w:hint="cs"/>
                <w:cs/>
              </w:rPr>
              <w:t xml:space="preserve">แทนค่าด้วย </w:t>
            </w:r>
            <w:r>
              <w:t xml:space="preserve">Product Specification </w:t>
            </w:r>
            <w:r>
              <w:rPr>
                <w:rFonts w:hint="cs"/>
                <w:cs/>
              </w:rPr>
              <w:t>ที่เลือกมาและมีค่า</w:t>
            </w:r>
            <w:r w:rsidRPr="00734543">
              <w:t xml:space="preserve"> Category Type </w:t>
            </w:r>
            <w:r w:rsidRPr="00734543">
              <w:rPr>
                <w:rFonts w:hint="cs"/>
                <w:cs/>
              </w:rPr>
              <w:t xml:space="preserve">เป็น </w:t>
            </w:r>
            <w:r w:rsidRPr="00734543">
              <w:rPr>
                <w:rFonts w:cs="Angsana New"/>
                <w:cs/>
              </w:rPr>
              <w:t>“</w:t>
            </w:r>
            <w:r>
              <w:t>Vertical App</w:t>
            </w:r>
            <w:r w:rsidRPr="00734543">
              <w:rPr>
                <w:rFonts w:cs="Angsana New"/>
                <w:cs/>
              </w:rPr>
              <w:t>”</w:t>
            </w:r>
          </w:p>
        </w:tc>
        <w:tc>
          <w:tcPr>
            <w:tcW w:w="735" w:type="pct"/>
          </w:tcPr>
          <w:p w:rsidR="007B769E" w:rsidP="00EA1EB6" w:rsidRDefault="007B769E" w14:paraId="0949F66D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7B769E" w:rsidTr="00EA1EB6" w14:paraId="65F16152" w14:textId="77777777">
        <w:tc>
          <w:tcPr>
            <w:tcW w:w="5000" w:type="pct"/>
            <w:gridSpan w:val="4"/>
            <w:shd w:val="clear" w:color="auto" w:fill="C2D69B" w:themeFill="accent3" w:themeFillTint="99"/>
          </w:tcPr>
          <w:p w:rsidR="007B769E" w:rsidP="00EA1EB6" w:rsidRDefault="007B769E" w14:paraId="355701EB" w14:textId="79D1261B">
            <w:pPr>
              <w:pStyle w:val="HeaderTable"/>
            </w:pPr>
            <w:r>
              <w:rPr>
                <w:rFonts w:cs="Angsana New"/>
                <w:bCs/>
                <w:cs/>
                <w:lang w:bidi="th-TH"/>
              </w:rPr>
              <w:t xml:space="preserve"> </w:t>
            </w:r>
            <w:r>
              <w:t>Vertical App Detail Section</w:t>
            </w:r>
          </w:p>
        </w:tc>
      </w:tr>
      <w:tr w:rsidR="007B769E" w:rsidTr="00EA1EB6" w14:paraId="73141AFA" w14:textId="77777777">
        <w:tc>
          <w:tcPr>
            <w:tcW w:w="778" w:type="pct"/>
          </w:tcPr>
          <w:p w:rsidRPr="000E5AB7" w:rsidR="007B769E" w:rsidP="00EA1EB6" w:rsidRDefault="007B769E" w14:paraId="782F7588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5011E8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26" w:type="pct"/>
          </w:tcPr>
          <w:p w:rsidR="007B769E" w:rsidP="00EA1EB6" w:rsidRDefault="007B769E" w14:paraId="4FBCCE14" w14:textId="2A4153C1">
            <w:pPr>
              <w:rPr>
                <w:rFonts w:cs="CordiaUPC"/>
              </w:rPr>
            </w:pPr>
            <w:r>
              <w:t>Vertical App</w:t>
            </w:r>
            <w:r>
              <w:rPr>
                <w:rFonts w:cs="Angsana New"/>
                <w:cs/>
              </w:rPr>
              <w:t xml:space="preserve"> </w:t>
            </w:r>
            <w:r w:rsidRPr="00604859">
              <w:t>Usage</w:t>
            </w:r>
            <w:r>
              <w:rPr>
                <w:rFonts w:cs="Angsana New"/>
                <w:cs/>
              </w:rPr>
              <w:t xml:space="preserve"> </w:t>
            </w:r>
            <w:r w:rsidRPr="00604859">
              <w:t>Type</w:t>
            </w:r>
            <w:r>
              <w:rPr>
                <w:rFonts w:cs="CordiaUPC"/>
              </w:rPr>
              <w:t xml:space="preserve">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7B769E" w:rsidP="00EA1EB6" w:rsidRDefault="007B769E" w14:paraId="193AAFDB" w14:textId="0B16E4B0">
            <w:pPr>
              <w:rPr>
                <w:rFonts w:cs="CordiaUPC"/>
              </w:rPr>
            </w:pPr>
            <w:r>
              <w:t>va</w:t>
            </w:r>
            <w:r w:rsidRPr="004F559C">
              <w:t>UsageType</w:t>
            </w:r>
            <w:r>
              <w:rPr>
                <w:rFonts w:hint="cs" w:cs="Angsana New"/>
                <w:cs/>
              </w:rPr>
              <w:t xml:space="preserve"> 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="007B769E" w:rsidP="00EA1EB6" w:rsidRDefault="007B769E" w14:paraId="7B792F2F" w14:textId="77777777">
            <w:pPr>
              <w:rPr>
                <w:rFonts w:cs="CordiaUPC"/>
                <w:szCs w:val="36"/>
              </w:rPr>
            </w:pPr>
          </w:p>
        </w:tc>
      </w:tr>
      <w:tr w:rsidR="007B769E" w:rsidTr="00EA1EB6" w14:paraId="60D3C87F" w14:textId="77777777">
        <w:tc>
          <w:tcPr>
            <w:tcW w:w="778" w:type="pct"/>
          </w:tcPr>
          <w:p w:rsidRPr="000E5AB7" w:rsidR="007B769E" w:rsidP="00EA1EB6" w:rsidRDefault="007B769E" w14:paraId="655BE13A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5011E8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26" w:type="pct"/>
          </w:tcPr>
          <w:p w:rsidR="007B769E" w:rsidP="00EA1EB6" w:rsidRDefault="007B769E" w14:paraId="10DC6A61" w14:textId="51C5481C">
            <w:pPr>
              <w:rPr>
                <w:rFonts w:cs="CordiaUPC"/>
              </w:rPr>
            </w:pPr>
            <w:r>
              <w:t xml:space="preserve">Vertical App </w:t>
            </w:r>
            <w:r w:rsidRPr="00604859">
              <w:t>Quota</w:t>
            </w:r>
            <w:r>
              <w:rPr>
                <w:rFonts w:cs="Angsana New"/>
                <w:cs/>
              </w:rPr>
              <w:t xml:space="preserve"> </w:t>
            </w:r>
            <w:r w:rsidRPr="00604859">
              <w:t>Type</w:t>
            </w:r>
            <w:r>
              <w:rPr>
                <w:rFonts w:cs="CordiaUPC"/>
              </w:rPr>
              <w:t xml:space="preserve">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7B769E" w:rsidP="00EA1EB6" w:rsidRDefault="007B769E" w14:paraId="72E9CBD3" w14:textId="1B0471F6">
            <w:pPr>
              <w:rPr>
                <w:rFonts w:cs="CordiaUPC"/>
              </w:rPr>
            </w:pPr>
            <w:r>
              <w:t>va</w:t>
            </w:r>
            <w:r w:rsidRPr="004F559C">
              <w:t>QuotaType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="007B769E" w:rsidP="00EA1EB6" w:rsidRDefault="007B769E" w14:paraId="0E3D4D86" w14:textId="77777777">
            <w:pPr>
              <w:rPr>
                <w:rFonts w:cs="CordiaUPC"/>
                <w:szCs w:val="36"/>
              </w:rPr>
            </w:pPr>
          </w:p>
        </w:tc>
      </w:tr>
      <w:tr w:rsidR="007B769E" w:rsidTr="00EA1EB6" w14:paraId="2B94C3DF" w14:textId="77777777">
        <w:tc>
          <w:tcPr>
            <w:tcW w:w="778" w:type="pct"/>
          </w:tcPr>
          <w:p w:rsidRPr="000E5AB7" w:rsidR="007B769E" w:rsidP="00EA1EB6" w:rsidRDefault="007B769E" w14:paraId="37BFA088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5011E8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26" w:type="pct"/>
          </w:tcPr>
          <w:p w:rsidR="007B769E" w:rsidP="00EA1EB6" w:rsidRDefault="007B769E" w14:paraId="4D7E4691" w14:textId="2843CD6E">
            <w:pPr>
              <w:rPr>
                <w:rFonts w:cs="CordiaUPC"/>
              </w:rPr>
            </w:pPr>
            <w:r>
              <w:t xml:space="preserve">Vertical App </w:t>
            </w:r>
            <w:r w:rsidRPr="00A07D08">
              <w:rPr>
                <w:rFonts w:cs="CordiaUPC"/>
              </w:rPr>
              <w:t>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7B769E" w:rsidP="00EA1EB6" w:rsidRDefault="00FF6536" w14:paraId="0065F542" w14:textId="6D721DA9">
            <w:pPr>
              <w:rPr>
                <w:rFonts w:cs="CordiaUPC"/>
              </w:rPr>
            </w:pPr>
            <w:r>
              <w:t>V</w:t>
            </w:r>
            <w:r w:rsidR="007B769E">
              <w:t>a</w:t>
            </w:r>
            <w:r w:rsidR="007B769E">
              <w:rPr>
                <w:rFonts w:cs="Angsana New"/>
                <w:cs/>
              </w:rPr>
              <w:t xml:space="preserve"> </w:t>
            </w:r>
            <w:r w:rsidR="007B769E">
              <w:rPr>
                <w:rFonts w:hint="cs" w:cs="Angsana New"/>
                <w:cs/>
              </w:rPr>
              <w:t xml:space="preserve">เป็น </w:t>
            </w:r>
            <w:r w:rsidR="007B769E"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="007B769E" w:rsidP="00EA1EB6" w:rsidRDefault="007B769E" w14:paraId="627E8A84" w14:textId="77777777">
            <w:pPr>
              <w:rPr>
                <w:rFonts w:cs="CordiaUPC"/>
                <w:szCs w:val="36"/>
              </w:rPr>
            </w:pPr>
          </w:p>
        </w:tc>
      </w:tr>
      <w:tr w:rsidR="004C73E2" w:rsidTr="00EA1EB6" w14:paraId="5DE7645D" w14:textId="77777777">
        <w:tc>
          <w:tcPr>
            <w:tcW w:w="778" w:type="pct"/>
          </w:tcPr>
          <w:p w:rsidRPr="005011E8" w:rsidR="004C73E2" w:rsidP="004C73E2" w:rsidRDefault="004C73E2" w14:paraId="388BB94E" w14:textId="3C266CE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cs="CordiaUPC"/>
              </w:rPr>
              <w:t>00001</w:t>
            </w:r>
          </w:p>
        </w:tc>
        <w:tc>
          <w:tcPr>
            <w:tcW w:w="1626" w:type="pct"/>
          </w:tcPr>
          <w:p w:rsidR="004C73E2" w:rsidP="004C73E2" w:rsidRDefault="004C73E2" w14:paraId="6350C6E4" w14:textId="292CAA9E">
            <w:r w:rsidRPr="00BF0913">
              <w:rPr>
                <w:rFonts w:cs="CordiaUPC"/>
              </w:rPr>
              <w:t>Network Coverage</w:t>
            </w:r>
            <w:r w:rsidRPr="00F6459D">
              <w:rPr>
                <w:rFonts w:cs="Angsana New"/>
                <w:cs/>
              </w:rPr>
              <w:t xml:space="preserve"> </w:t>
            </w:r>
            <w:r>
              <w:rPr>
                <w:rFonts w:cs="CordiaUPC"/>
              </w:rPr>
              <w:t>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4C73E2" w:rsidP="004C73E2" w:rsidRDefault="000F448C" w14:paraId="2CEB05B3" w14:textId="4D378592">
            <w:r>
              <w:rPr>
                <w:rFonts w:cs="CordiaUPC"/>
              </w:rPr>
              <w:t>va</w:t>
            </w:r>
            <w:r w:rsidRPr="00BF0913" w:rsidR="004C73E2">
              <w:rPr>
                <w:rFonts w:cs="CordiaUPC"/>
              </w:rPr>
              <w:t>NetworkCoverage</w:t>
            </w:r>
            <w:r w:rsidR="004C73E2">
              <w:rPr>
                <w:rFonts w:cs="Angsana New"/>
                <w:cs/>
              </w:rPr>
              <w:t xml:space="preserve"> </w:t>
            </w:r>
            <w:r w:rsidR="004C73E2">
              <w:rPr>
                <w:rFonts w:hint="cs" w:cs="Angsana New"/>
                <w:cs/>
              </w:rPr>
              <w:t xml:space="preserve">จะต้องเป็น </w:t>
            </w:r>
            <w:r w:rsidR="004C73E2"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="004C73E2" w:rsidP="004C73E2" w:rsidRDefault="004C73E2" w14:paraId="4F467AF2" w14:textId="77777777">
            <w:pPr>
              <w:rPr>
                <w:rFonts w:cs="CordiaUPC"/>
                <w:szCs w:val="36"/>
              </w:rPr>
            </w:pPr>
          </w:p>
        </w:tc>
      </w:tr>
      <w:tr w:rsidR="009D73AE" w:rsidTr="00EA1EB6" w14:paraId="7ECF21ED" w14:textId="77777777">
        <w:tc>
          <w:tcPr>
            <w:tcW w:w="778" w:type="pct"/>
          </w:tcPr>
          <w:p w:rsidRPr="005011E8" w:rsidR="009D73AE" w:rsidP="009D73AE" w:rsidRDefault="009D73AE" w14:paraId="57BB611C" w14:textId="0DC39BFC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5011E8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26" w:type="pct"/>
          </w:tcPr>
          <w:p w:rsidR="009D73AE" w:rsidP="009D73AE" w:rsidRDefault="009D73AE" w14:paraId="4A895B38" w14:textId="0868C219">
            <w:r w:rsidRPr="00F03D8E">
              <w:rPr>
                <w:rFonts w:cs="CordiaUPC"/>
              </w:rPr>
              <w:t>Commu Speed</w:t>
            </w:r>
            <w:r w:rsidRPr="00F03D8E">
              <w:rPr>
                <w:rFonts w:cs="CordiaUPC"/>
                <w:cs/>
              </w:rPr>
              <w:t xml:space="preserve"> </w:t>
            </w:r>
            <w:r w:rsidRPr="00A07D08">
              <w:rPr>
                <w:rFonts w:cs="CordiaUPC"/>
              </w:rPr>
              <w:t>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9D73AE" w:rsidP="009D73AE" w:rsidRDefault="009D73AE" w14:paraId="127D4A57" w14:textId="3983EC8B">
            <w:r>
              <w:rPr>
                <w:rFonts w:cs="CordiaUPC"/>
              </w:rPr>
              <w:t xml:space="preserve">vaCommuSpeed </w:t>
            </w:r>
            <w:r>
              <w:rPr>
                <w:rFonts w:hint="cs" w:cs="Angsana New"/>
                <w:cs/>
              </w:rPr>
              <w:t xml:space="preserve">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="009D73AE" w:rsidP="009D73AE" w:rsidRDefault="009D73AE" w14:paraId="6B999AA8" w14:textId="77777777">
            <w:pPr>
              <w:rPr>
                <w:rFonts w:cs="CordiaUPC"/>
                <w:szCs w:val="36"/>
              </w:rPr>
            </w:pPr>
          </w:p>
        </w:tc>
      </w:tr>
      <w:tr w:rsidR="009D73AE" w:rsidTr="00EA1EB6" w14:paraId="4A81C64A" w14:textId="77777777">
        <w:tc>
          <w:tcPr>
            <w:tcW w:w="778" w:type="pct"/>
          </w:tcPr>
          <w:p w:rsidRPr="005011E8" w:rsidR="009D73AE" w:rsidP="009D73AE" w:rsidRDefault="009D73AE" w14:paraId="7B68E9A4" w14:textId="20AE6AAA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5011E8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26" w:type="pct"/>
          </w:tcPr>
          <w:p w:rsidR="009D73AE" w:rsidP="009D73AE" w:rsidRDefault="009D73AE" w14:paraId="02D84526" w14:textId="2AB44225">
            <w:r w:rsidRPr="00F03D8E">
              <w:rPr>
                <w:rFonts w:cs="CordiaUPC"/>
              </w:rPr>
              <w:t xml:space="preserve">Commu </w:t>
            </w:r>
            <w:r w:rsidRPr="00F03D8E">
              <w:t>Throttling</w:t>
            </w:r>
            <w:r w:rsidRPr="00F03D8E">
              <w:rPr>
                <w:rFonts w:cs="CordiaUPC"/>
              </w:rPr>
              <w:t xml:space="preserve"> Speed </w:t>
            </w:r>
            <w:r w:rsidRPr="00A07D08">
              <w:rPr>
                <w:rFonts w:cs="CordiaUPC"/>
              </w:rPr>
              <w:t>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9D73AE" w:rsidP="009D73AE" w:rsidRDefault="009D73AE" w14:paraId="3DE18411" w14:textId="250889DD">
            <w:r>
              <w:t xml:space="preserve">vaCommuThrottlingSpeed </w:t>
            </w:r>
            <w:r>
              <w:rPr>
                <w:rFonts w:hint="cs" w:cs="Angsana New"/>
                <w:cs/>
              </w:rPr>
              <w:t xml:space="preserve">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="009D73AE" w:rsidP="009D73AE" w:rsidRDefault="009D73AE" w14:paraId="0F94620A" w14:textId="77777777">
            <w:pPr>
              <w:rPr>
                <w:rFonts w:cs="CordiaUPC"/>
                <w:szCs w:val="36"/>
              </w:rPr>
            </w:pPr>
          </w:p>
        </w:tc>
      </w:tr>
      <w:tr w:rsidR="009D73AE" w:rsidTr="00EA1EB6" w14:paraId="55E015B1" w14:textId="77777777">
        <w:tc>
          <w:tcPr>
            <w:tcW w:w="778" w:type="pct"/>
          </w:tcPr>
          <w:p w:rsidRPr="005011E8" w:rsidR="009D73AE" w:rsidP="009D73AE" w:rsidRDefault="009D73AE" w14:paraId="052B02AE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26" w:type="pct"/>
          </w:tcPr>
          <w:p w:rsidR="009D73AE" w:rsidP="009D73AE" w:rsidRDefault="009D73AE" w14:paraId="5E127752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Duration Type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9D73AE" w:rsidP="009D73AE" w:rsidRDefault="009D73AE" w14:paraId="057861C7" w14:textId="77777777">
            <w:r>
              <w:rPr>
                <w:rFonts w:cs="CordiaUPC"/>
              </w:rPr>
              <w:t xml:space="preserve">Duration Type </w:t>
            </w:r>
            <w:r>
              <w:rPr>
                <w:rFonts w:hint="cs" w:cs="Angsana New"/>
                <w:cs/>
              </w:rPr>
              <w:t xml:space="preserve">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="009D73AE" w:rsidP="009D73AE" w:rsidRDefault="009D73AE" w14:paraId="764BD2BA" w14:textId="77777777">
            <w:pPr>
              <w:rPr>
                <w:rFonts w:cs="CordiaUPC"/>
                <w:szCs w:val="36"/>
              </w:rPr>
            </w:pPr>
          </w:p>
        </w:tc>
      </w:tr>
      <w:tr w:rsidR="009D73AE" w:rsidTr="00EA1EB6" w14:paraId="62B6D5C0" w14:textId="77777777">
        <w:tc>
          <w:tcPr>
            <w:tcW w:w="778" w:type="pct"/>
          </w:tcPr>
          <w:p w:rsidRPr="000E5AB7" w:rsidR="009D73AE" w:rsidP="009D73AE" w:rsidRDefault="009D73AE" w14:paraId="10AD0557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26" w:type="pct"/>
          </w:tcPr>
          <w:p w:rsidR="009D73AE" w:rsidP="009D73AE" w:rsidRDefault="009D73AE" w14:paraId="58B28C82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Duration From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9D73AE" w:rsidP="009D73AE" w:rsidRDefault="009D73AE" w14:paraId="54C53004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Duration From </w:t>
            </w:r>
            <w:r>
              <w:rPr>
                <w:rFonts w:hint="cs" w:cs="Angsana New"/>
                <w:cs/>
              </w:rPr>
              <w:t xml:space="preserve">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="009D73AE" w:rsidP="009D73AE" w:rsidRDefault="009D73AE" w14:paraId="2BCFECA9" w14:textId="77777777">
            <w:pPr>
              <w:rPr>
                <w:rFonts w:cs="CordiaUPC"/>
                <w:szCs w:val="36"/>
              </w:rPr>
            </w:pPr>
          </w:p>
        </w:tc>
      </w:tr>
      <w:tr w:rsidR="009D73AE" w:rsidTr="00EA1EB6" w14:paraId="4EE5FDE0" w14:textId="77777777">
        <w:tc>
          <w:tcPr>
            <w:tcW w:w="778" w:type="pct"/>
          </w:tcPr>
          <w:p w:rsidRPr="000E5AB7" w:rsidR="009D73AE" w:rsidP="009D73AE" w:rsidRDefault="009D73AE" w14:paraId="1B331619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26" w:type="pct"/>
          </w:tcPr>
          <w:p w:rsidR="009D73AE" w:rsidP="009D73AE" w:rsidRDefault="009D73AE" w14:paraId="11E36D6A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Duration To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9D73AE" w:rsidP="009D73AE" w:rsidRDefault="009D73AE" w14:paraId="5CE9350D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Duration To </w:t>
            </w:r>
            <w:r>
              <w:rPr>
                <w:rFonts w:hint="cs" w:cs="Angsana New"/>
                <w:cs/>
              </w:rPr>
              <w:t xml:space="preserve">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="009D73AE" w:rsidP="009D73AE" w:rsidRDefault="009D73AE" w14:paraId="79A520BD" w14:textId="77777777">
            <w:pPr>
              <w:rPr>
                <w:rFonts w:cs="CordiaUPC"/>
                <w:szCs w:val="36"/>
              </w:rPr>
            </w:pPr>
          </w:p>
        </w:tc>
      </w:tr>
      <w:tr w:rsidR="009D73AE" w:rsidTr="00EA1EB6" w14:paraId="15C83197" w14:textId="77777777">
        <w:tc>
          <w:tcPr>
            <w:tcW w:w="778" w:type="pct"/>
          </w:tcPr>
          <w:p w:rsidRPr="000E5AB7" w:rsidR="009D73AE" w:rsidP="009D73AE" w:rsidRDefault="009D73AE" w14:paraId="68496718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C40991">
              <w:t>00023</w:t>
            </w:r>
          </w:p>
        </w:tc>
        <w:tc>
          <w:tcPr>
            <w:tcW w:w="1626" w:type="pct"/>
          </w:tcPr>
          <w:p w:rsidR="009D73AE" w:rsidP="009D73AE" w:rsidRDefault="009D73AE" w14:paraId="6304F30F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Duration From</w:t>
            </w:r>
            <w:r>
              <w:t xml:space="preserve"> must be Integer </w:t>
            </w:r>
            <w:r>
              <w:rPr>
                <w:rFonts w:cs="Angsana New"/>
                <w:cs/>
              </w:rPr>
              <w:t>(</w:t>
            </w:r>
            <w:r>
              <w:t>Min 1, Max 99,999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1861" w:type="pct"/>
          </w:tcPr>
          <w:p w:rsidR="009D73AE" w:rsidP="009D73AE" w:rsidRDefault="009D73AE" w14:paraId="4FED8381" w14:textId="742D990D">
            <w:pPr>
              <w:rPr>
                <w:rFonts w:cs="CordiaUPC"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durationFrom </w:t>
            </w:r>
            <w:r>
              <w:rPr>
                <w:rFonts w:hint="cs"/>
                <w:cs/>
              </w:rPr>
              <w:t xml:space="preserve">มีค่า ดังนั้น </w:t>
            </w:r>
            <w:r>
              <w:rPr>
                <w:rFonts w:cs="CordiaUPC"/>
              </w:rPr>
              <w:t>Duration From</w:t>
            </w:r>
            <w:r>
              <w:rPr>
                <w:rFonts w:hint="cs"/>
                <w:cs/>
              </w:rPr>
              <w:t xml:space="preserve"> จะต้องเป็นจำนวนเต็มและมีค่าอยู่ในช่วง </w:t>
            </w:r>
            <w:r>
              <w:t xml:space="preserve">1 </w:t>
            </w:r>
            <w:r>
              <w:rPr>
                <w:rFonts w:cs="Angsana New"/>
                <w:cs/>
              </w:rPr>
              <w:t xml:space="preserve">– </w:t>
            </w:r>
            <w:r>
              <w:t>99,999</w:t>
            </w:r>
          </w:p>
        </w:tc>
        <w:tc>
          <w:tcPr>
            <w:tcW w:w="735" w:type="pct"/>
          </w:tcPr>
          <w:p w:rsidR="009D73AE" w:rsidP="009D73AE" w:rsidRDefault="009D73AE" w14:paraId="65DACBC5" w14:textId="77777777">
            <w:pPr>
              <w:rPr>
                <w:rFonts w:cs="CordiaUPC"/>
                <w:szCs w:val="36"/>
              </w:rPr>
            </w:pPr>
          </w:p>
        </w:tc>
      </w:tr>
      <w:tr w:rsidR="009D73AE" w:rsidTr="00EA1EB6" w14:paraId="76E76355" w14:textId="77777777">
        <w:tc>
          <w:tcPr>
            <w:tcW w:w="778" w:type="pct"/>
          </w:tcPr>
          <w:p w:rsidRPr="00C40991" w:rsidR="009D73AE" w:rsidP="009D73AE" w:rsidRDefault="009D73AE" w14:paraId="3C232C59" w14:textId="77777777">
            <w:pPr>
              <w:pStyle w:val="BodyTextTable"/>
            </w:pPr>
            <w:r w:rsidRPr="00C40991">
              <w:t>00023</w:t>
            </w:r>
          </w:p>
        </w:tc>
        <w:tc>
          <w:tcPr>
            <w:tcW w:w="1626" w:type="pct"/>
          </w:tcPr>
          <w:p w:rsidR="009D73AE" w:rsidP="009D73AE" w:rsidRDefault="009D73AE" w14:paraId="2C69188B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Duration To</w:t>
            </w:r>
            <w:r w:rsidRPr="00CF160A">
              <w:rPr>
                <w:rFonts w:cs="Angsana New"/>
                <w:cs/>
              </w:rPr>
              <w:t xml:space="preserve"> </w:t>
            </w:r>
            <w:r>
              <w:t xml:space="preserve">must be Integer </w:t>
            </w:r>
            <w:r>
              <w:rPr>
                <w:rFonts w:cs="Angsana New"/>
                <w:cs/>
              </w:rPr>
              <w:t>(</w:t>
            </w:r>
            <w:r>
              <w:t>Min 1, Max 99,999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1861" w:type="pct"/>
          </w:tcPr>
          <w:p w:rsidR="009D73AE" w:rsidP="009D73AE" w:rsidRDefault="009D73AE" w14:paraId="56DF478A" w14:textId="145582D5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durationTo </w:t>
            </w:r>
            <w:r>
              <w:rPr>
                <w:rFonts w:hint="cs"/>
                <w:cs/>
              </w:rPr>
              <w:t xml:space="preserve">มีค่า ดังนั้น </w:t>
            </w:r>
            <w:r>
              <w:rPr>
                <w:rFonts w:cs="CordiaUPC"/>
              </w:rPr>
              <w:t>Duration To</w:t>
            </w:r>
            <w:r>
              <w:rPr>
                <w:rFonts w:hint="cs"/>
                <w:cs/>
              </w:rPr>
              <w:t xml:space="preserve"> จะต้องเป็นจำนวนเต็มและมีค่าอยู่ในช่วง </w:t>
            </w:r>
            <w:r>
              <w:t xml:space="preserve">1 </w:t>
            </w:r>
            <w:r>
              <w:rPr>
                <w:rFonts w:cs="Angsana New"/>
                <w:cs/>
              </w:rPr>
              <w:t xml:space="preserve">– </w:t>
            </w:r>
            <w:r>
              <w:t>99,999</w:t>
            </w:r>
          </w:p>
        </w:tc>
        <w:tc>
          <w:tcPr>
            <w:tcW w:w="735" w:type="pct"/>
          </w:tcPr>
          <w:p w:rsidR="009D73AE" w:rsidP="009D73AE" w:rsidRDefault="009D73AE" w14:paraId="4EC85811" w14:textId="77777777">
            <w:pPr>
              <w:rPr>
                <w:rFonts w:cs="CordiaUPC"/>
                <w:szCs w:val="36"/>
              </w:rPr>
            </w:pPr>
          </w:p>
        </w:tc>
      </w:tr>
      <w:tr w:rsidR="009D73AE" w:rsidTr="00EA1EB6" w14:paraId="5CF9CD44" w14:textId="77777777">
        <w:tc>
          <w:tcPr>
            <w:tcW w:w="778" w:type="pct"/>
          </w:tcPr>
          <w:p w:rsidRPr="00C40991" w:rsidR="009D73AE" w:rsidP="009D73AE" w:rsidRDefault="009D73AE" w14:paraId="25DAA7F2" w14:textId="77777777">
            <w:pPr>
              <w:pStyle w:val="BodyTextTable"/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26" w:type="pct"/>
          </w:tcPr>
          <w:p w:rsidR="009D73AE" w:rsidP="009D73AE" w:rsidRDefault="009D73AE" w14:paraId="5069B053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Duration Unit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9D73AE" w:rsidP="009D73AE" w:rsidRDefault="009D73AE" w14:paraId="019E4FF3" w14:textId="77777777">
            <w:pPr>
              <w:rPr>
                <w:cs/>
              </w:rPr>
            </w:pPr>
            <w:r>
              <w:rPr>
                <w:rFonts w:cs="CordiaUPC"/>
              </w:rPr>
              <w:t xml:space="preserve">Duration Unit </w:t>
            </w:r>
            <w:r>
              <w:rPr>
                <w:rFonts w:hint="cs" w:cs="Angsana New"/>
                <w:cs/>
              </w:rPr>
              <w:t xml:space="preserve">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="009D73AE" w:rsidP="009D73AE" w:rsidRDefault="009D73AE" w14:paraId="316DD10E" w14:textId="77777777">
            <w:pPr>
              <w:rPr>
                <w:rFonts w:cs="CordiaUPC"/>
                <w:szCs w:val="36"/>
              </w:rPr>
            </w:pPr>
          </w:p>
        </w:tc>
      </w:tr>
      <w:tr w:rsidR="009D73AE" w:rsidTr="00EA1EB6" w14:paraId="2DC3D97F" w14:textId="77777777">
        <w:tc>
          <w:tcPr>
            <w:tcW w:w="778" w:type="pct"/>
          </w:tcPr>
          <w:p w:rsidRPr="000E5AB7" w:rsidR="009D73AE" w:rsidP="009D73AE" w:rsidRDefault="009D73AE" w14:paraId="7644A478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0001</w:t>
            </w:r>
            <w:r>
              <w:rPr>
                <w:rFonts w:ascii="CordiaUPC" w:hAnsi="CordiaUPC" w:cs="CordiaUPC"/>
                <w:sz w:val="28"/>
                <w:szCs w:val="28"/>
              </w:rPr>
              <w:t>4</w:t>
            </w:r>
          </w:p>
        </w:tc>
        <w:tc>
          <w:tcPr>
            <w:tcW w:w="1626" w:type="pct"/>
          </w:tcPr>
          <w:p w:rsidR="009D73AE" w:rsidP="009D73AE" w:rsidRDefault="009D73AE" w14:paraId="4266945E" w14:textId="77777777">
            <w:pPr>
              <w:rPr>
                <w:rFonts w:cs="CordiaUPC"/>
              </w:rPr>
            </w:pPr>
            <w:r w:rsidRPr="00060444">
              <w:rPr>
                <w:rFonts w:cs="CordiaUPC"/>
              </w:rPr>
              <w:t>Duration To</w:t>
            </w:r>
            <w:r w:rsidRPr="00060444">
              <w:rPr>
                <w:rFonts w:cs="Angsana New"/>
                <w:b/>
                <w:bCs/>
                <w:cs/>
              </w:rPr>
              <w:t xml:space="preserve"> </w:t>
            </w:r>
            <w:r w:rsidRPr="00060444">
              <w:rPr>
                <w:rFonts w:cs="CordiaUPC"/>
                <w:bCs/>
              </w:rPr>
              <w:t xml:space="preserve">must be greater than or equal to </w:t>
            </w:r>
            <w:r w:rsidRPr="00060444">
              <w:rPr>
                <w:rFonts w:cs="CordiaUPC"/>
              </w:rPr>
              <w:t>Duration</w:t>
            </w:r>
            <w:r w:rsidRPr="00060444">
              <w:rPr>
                <w:rFonts w:cs="CordiaUPC"/>
                <w:bCs/>
              </w:rPr>
              <w:t xml:space="preserve"> F</w:t>
            </w:r>
            <w:r w:rsidRPr="00060444">
              <w:rPr>
                <w:rFonts w:cs="CordiaUPC"/>
              </w:rPr>
              <w:t>rom</w:t>
            </w:r>
          </w:p>
        </w:tc>
        <w:tc>
          <w:tcPr>
            <w:tcW w:w="1861" w:type="pct"/>
          </w:tcPr>
          <w:p w:rsidRPr="008979A8" w:rsidR="009D73AE" w:rsidP="009D73AE" w:rsidRDefault="009D73AE" w14:paraId="7456AEE4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 xml:space="preserve">Duration To </w:t>
            </w:r>
            <w:r w:rsidRPr="008979A8">
              <w:rPr>
                <w:rFonts w:cs="Angsana New"/>
                <w:cs/>
              </w:rPr>
              <w:t xml:space="preserve">จะต้องมีค่ามากกว่าหรือเท่ากับ </w:t>
            </w:r>
            <w:r w:rsidRPr="008979A8">
              <w:rPr>
                <w:rFonts w:cs="CordiaUPC"/>
              </w:rPr>
              <w:t>Duration From</w:t>
            </w:r>
          </w:p>
          <w:p w:rsidR="009D73AE" w:rsidP="009D73AE" w:rsidRDefault="009D73AE" w14:paraId="3C804B60" w14:textId="77777777">
            <w:pPr>
              <w:rPr>
                <w:rFonts w:cs="CordiaUPC"/>
              </w:rPr>
            </w:pPr>
          </w:p>
        </w:tc>
        <w:tc>
          <w:tcPr>
            <w:tcW w:w="735" w:type="pct"/>
          </w:tcPr>
          <w:p w:rsidR="009D73AE" w:rsidP="009D73AE" w:rsidRDefault="009D73AE" w14:paraId="20D8871B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9D73AE" w:rsidTr="00EA1EB6" w14:paraId="73E0E4BE" w14:textId="77777777">
        <w:tc>
          <w:tcPr>
            <w:tcW w:w="778" w:type="pct"/>
          </w:tcPr>
          <w:p w:rsidRPr="000E5AB7" w:rsidR="009D73AE" w:rsidP="009D73AE" w:rsidRDefault="009D73AE" w14:paraId="4D7BA9F0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0001</w:t>
            </w:r>
            <w:r>
              <w:rPr>
                <w:rFonts w:ascii="CordiaUPC" w:hAnsi="CordiaUPC" w:cs="CordiaUPC"/>
                <w:sz w:val="28"/>
                <w:szCs w:val="28"/>
              </w:rPr>
              <w:t>6</w:t>
            </w:r>
          </w:p>
        </w:tc>
        <w:tc>
          <w:tcPr>
            <w:tcW w:w="1626" w:type="pct"/>
          </w:tcPr>
          <w:p w:rsidRPr="00060444" w:rsidR="009D73AE" w:rsidP="009D73AE" w:rsidRDefault="009D73AE" w14:paraId="1C333CFF" w14:textId="0FF61CB9">
            <w:pPr>
              <w:rPr>
                <w:rFonts w:cs="CordiaUPC"/>
              </w:rPr>
            </w:pPr>
            <w:r w:rsidRPr="00060444">
              <w:rPr>
                <w:rFonts w:cs="CordiaUPC"/>
              </w:rPr>
              <w:t xml:space="preserve">Duration To </w:t>
            </w:r>
            <w:r w:rsidRPr="00060444">
              <w:rPr>
                <w:rFonts w:cs="CordiaUPC"/>
                <w:bCs/>
              </w:rPr>
              <w:t>must be less than or equal to</w:t>
            </w:r>
            <w:r w:rsidRPr="00060444">
              <w:rPr>
                <w:rFonts w:cs="CordiaUPC"/>
              </w:rPr>
              <w:t xml:space="preserve"> Package Duration</w:t>
            </w:r>
            <w:r>
              <w:rPr>
                <w:rFonts w:cs="CordiaUPC"/>
              </w:rPr>
              <w:t xml:space="preserve"> when </w:t>
            </w:r>
            <w:r w:rsidRPr="00060444">
              <w:rPr>
                <w:rFonts w:cs="CordiaUPC"/>
              </w:rPr>
              <w:t xml:space="preserve">Duration Type is </w:t>
            </w:r>
            <w:r w:rsidRPr="00060444"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Specific</w:t>
            </w:r>
            <w:r>
              <w:rPr>
                <w:rFonts w:cs="Angsana New"/>
                <w:cs/>
              </w:rPr>
              <w:t>”</w:t>
            </w:r>
            <w:r w:rsidRPr="00BE463F">
              <w:rPr>
                <w:rFonts w:cs="CordiaUPC"/>
              </w:rPr>
              <w:t xml:space="preserve"> and Duration Unit is equal Package Duration Unit</w:t>
            </w:r>
            <w:r w:rsidRPr="00060444"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Pr="008979A8" w:rsidR="009D73AE" w:rsidP="009D73AE" w:rsidRDefault="009D73AE" w14:paraId="74B7D02F" w14:textId="1A6CD5CE">
            <w:pPr>
              <w:rPr>
                <w:rFonts w:cs="CordiaUPC"/>
              </w:rPr>
            </w:pPr>
            <w:r w:rsidRPr="008979A8">
              <w:rPr>
                <w:rFonts w:cs="Angsana New"/>
                <w:cs/>
              </w:rPr>
              <w:t>ถ้า</w:t>
            </w:r>
            <w:r w:rsidRPr="008979A8">
              <w:rPr>
                <w:rFonts w:cs="CordiaUPC"/>
              </w:rPr>
              <w:t xml:space="preserve"> Duration Type </w:t>
            </w:r>
            <w:r w:rsidRPr="008979A8">
              <w:rPr>
                <w:rFonts w:cs="Angsana New"/>
                <w:cs/>
              </w:rPr>
              <w:t>เท่ากับ “</w:t>
            </w:r>
            <w:r>
              <w:rPr>
                <w:rFonts w:cs="CordiaUPC"/>
              </w:rPr>
              <w:t>Specific</w:t>
            </w:r>
            <w:r w:rsidRPr="008979A8">
              <w:rPr>
                <w:rFonts w:cs="Angsana New"/>
                <w:cs/>
              </w:rPr>
              <w:t xml:space="preserve">” </w:t>
            </w:r>
            <w:r w:rsidRPr="00BE463F">
              <w:rPr>
                <w:rFonts w:cs="Angsana New"/>
                <w:cs/>
              </w:rPr>
              <w:t xml:space="preserve">และ </w:t>
            </w:r>
            <w:r w:rsidRPr="00BE463F">
              <w:rPr>
                <w:rFonts w:cs="CordiaUPC"/>
              </w:rPr>
              <w:t xml:space="preserve">Duration Unit </w:t>
            </w:r>
            <w:r w:rsidRPr="00BE463F">
              <w:rPr>
                <w:rFonts w:cs="Angsana New"/>
                <w:cs/>
              </w:rPr>
              <w:t xml:space="preserve">เท่ากับ </w:t>
            </w:r>
            <w:r w:rsidRPr="00BE463F">
              <w:rPr>
                <w:rFonts w:cs="CordiaUPC"/>
              </w:rPr>
              <w:t xml:space="preserve">Package Duration Unit </w:t>
            </w:r>
            <w:r w:rsidRPr="008979A8">
              <w:rPr>
                <w:rFonts w:cs="Angsana New"/>
                <w:cs/>
              </w:rPr>
              <w:t>ดังนั้น</w:t>
            </w:r>
            <w:r>
              <w:rPr>
                <w:rFonts w:cs="Angsana New"/>
                <w:cs/>
              </w:rPr>
              <w:t xml:space="preserve"> </w:t>
            </w:r>
            <w:r w:rsidRPr="008979A8">
              <w:rPr>
                <w:rFonts w:cs="CordiaUPC"/>
              </w:rPr>
              <w:t xml:space="preserve">Duration To </w:t>
            </w:r>
            <w:r w:rsidRPr="008979A8">
              <w:rPr>
                <w:rFonts w:cs="Angsana New"/>
                <w:cs/>
              </w:rPr>
              <w:t xml:space="preserve">จะต้องมีค่าน้อยกว่าหรือเท่ากับ </w:t>
            </w:r>
            <w:r w:rsidRPr="008979A8">
              <w:rPr>
                <w:rFonts w:cs="CordiaUPC"/>
              </w:rPr>
              <w:t>Package</w:t>
            </w:r>
            <w:r w:rsidRPr="008979A8">
              <w:rPr>
                <w:rFonts w:cs="Angsana New"/>
                <w:cs/>
              </w:rPr>
              <w:t xml:space="preserve"> </w:t>
            </w:r>
            <w:r w:rsidRPr="008979A8">
              <w:rPr>
                <w:rFonts w:cs="CordiaUPC"/>
              </w:rPr>
              <w:t>Duration</w:t>
            </w:r>
          </w:p>
        </w:tc>
        <w:tc>
          <w:tcPr>
            <w:tcW w:w="735" w:type="pct"/>
          </w:tcPr>
          <w:p w:rsidR="009D73AE" w:rsidP="009D73AE" w:rsidRDefault="009D73AE" w14:paraId="4ABA9B34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9D73AE" w:rsidTr="00EA1EB6" w14:paraId="72694851" w14:textId="77777777">
        <w:tc>
          <w:tcPr>
            <w:tcW w:w="778" w:type="pct"/>
          </w:tcPr>
          <w:p w:rsidRPr="000E5AB7" w:rsidR="009D73AE" w:rsidP="009D73AE" w:rsidRDefault="009D73AE" w14:paraId="15B43879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0001</w:t>
            </w:r>
            <w:r>
              <w:rPr>
                <w:rFonts w:ascii="CordiaUPC" w:hAnsi="CordiaUPC" w:cs="CordiaUPC"/>
                <w:sz w:val="28"/>
                <w:szCs w:val="28"/>
              </w:rPr>
              <w:t>6</w:t>
            </w:r>
          </w:p>
        </w:tc>
        <w:tc>
          <w:tcPr>
            <w:tcW w:w="1626" w:type="pct"/>
          </w:tcPr>
          <w:p w:rsidRPr="00060444" w:rsidR="009D73AE" w:rsidP="009D73AE" w:rsidRDefault="009D73AE" w14:paraId="3DE73FB7" w14:textId="77777777">
            <w:pPr>
              <w:rPr>
                <w:rFonts w:cs="CordiaUPC"/>
              </w:rPr>
            </w:pPr>
            <w:r w:rsidRPr="00060444">
              <w:rPr>
                <w:rFonts w:cs="CordiaUPC"/>
              </w:rPr>
              <w:t xml:space="preserve">Duration To </w:t>
            </w:r>
            <w:r w:rsidRPr="00060444">
              <w:rPr>
                <w:rFonts w:cs="CordiaUPC"/>
                <w:bCs/>
              </w:rPr>
              <w:t>must be equal to</w:t>
            </w:r>
            <w:r w:rsidRPr="00060444">
              <w:rPr>
                <w:rFonts w:cs="CordiaUPC"/>
              </w:rPr>
              <w:t xml:space="preserve"> Package Duration when Duration Type is </w:t>
            </w:r>
            <w:r w:rsidRPr="00060444">
              <w:rPr>
                <w:rFonts w:cs="Angsana New"/>
                <w:cs/>
              </w:rPr>
              <w:t>“</w:t>
            </w:r>
            <w:r w:rsidRPr="00060444">
              <w:rPr>
                <w:rFonts w:cs="CordiaUPC"/>
              </w:rPr>
              <w:t>Depend on Package</w:t>
            </w:r>
            <w:r w:rsidRPr="00060444">
              <w:rPr>
                <w:rFonts w:cs="Angsana New"/>
                <w:cs/>
              </w:rPr>
              <w:t>”</w:t>
            </w:r>
          </w:p>
        </w:tc>
        <w:tc>
          <w:tcPr>
            <w:tcW w:w="1861" w:type="pct"/>
          </w:tcPr>
          <w:p w:rsidRPr="008979A8" w:rsidR="009D73AE" w:rsidP="009D73AE" w:rsidRDefault="009D73AE" w14:paraId="6B842D70" w14:textId="77777777">
            <w:pPr>
              <w:rPr>
                <w:rFonts w:cs="CordiaUPC"/>
                <w:cs/>
              </w:rPr>
            </w:pPr>
            <w:r w:rsidRPr="008979A8">
              <w:rPr>
                <w:rFonts w:cs="Angsana New"/>
                <w:cs/>
              </w:rPr>
              <w:t>ถ้า</w:t>
            </w:r>
            <w:r w:rsidRPr="008979A8">
              <w:rPr>
                <w:rFonts w:cs="CordiaUPC"/>
              </w:rPr>
              <w:t xml:space="preserve"> Duration Type </w:t>
            </w:r>
            <w:r w:rsidRPr="008979A8">
              <w:rPr>
                <w:rFonts w:cs="Angsana New"/>
                <w:cs/>
              </w:rPr>
              <w:t>เท่ากับ “</w:t>
            </w:r>
            <w:r w:rsidRPr="008979A8">
              <w:rPr>
                <w:rFonts w:cs="CordiaUPC"/>
              </w:rPr>
              <w:t>Depend on Package</w:t>
            </w:r>
            <w:r w:rsidRPr="008979A8">
              <w:rPr>
                <w:rFonts w:cs="Angsana New"/>
                <w:cs/>
              </w:rPr>
              <w:t>” ดังนั้น</w:t>
            </w:r>
            <w:r w:rsidRPr="008979A8">
              <w:rPr>
                <w:rFonts w:cs="CordiaUPC"/>
              </w:rPr>
              <w:t xml:space="preserve"> Duration To </w:t>
            </w:r>
            <w:r w:rsidRPr="008979A8">
              <w:rPr>
                <w:rFonts w:cs="Angsana New"/>
                <w:cs/>
              </w:rPr>
              <w:t xml:space="preserve">จะต้องมีค่าเท่ากับ </w:t>
            </w:r>
            <w:r w:rsidRPr="008979A8">
              <w:rPr>
                <w:rFonts w:cs="CordiaUPC"/>
              </w:rPr>
              <w:t>Package</w:t>
            </w:r>
            <w:r w:rsidRPr="008979A8">
              <w:rPr>
                <w:rFonts w:cs="Angsana New"/>
                <w:cs/>
              </w:rPr>
              <w:t xml:space="preserve"> </w:t>
            </w:r>
            <w:r w:rsidRPr="008979A8">
              <w:rPr>
                <w:rFonts w:cs="CordiaUPC"/>
              </w:rPr>
              <w:t>Duration</w:t>
            </w:r>
          </w:p>
        </w:tc>
        <w:tc>
          <w:tcPr>
            <w:tcW w:w="735" w:type="pct"/>
          </w:tcPr>
          <w:p w:rsidR="009D73AE" w:rsidP="009D73AE" w:rsidRDefault="009D73AE" w14:paraId="48D01959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9D73AE" w:rsidTr="00EA1EB6" w14:paraId="285208A1" w14:textId="77777777">
        <w:tc>
          <w:tcPr>
            <w:tcW w:w="778" w:type="pct"/>
          </w:tcPr>
          <w:p w:rsidRPr="000E5AB7" w:rsidR="009D73AE" w:rsidP="009D73AE" w:rsidRDefault="009D73AE" w14:paraId="4C083539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hAnsi="CordiaUPC" w:cs="CordiaUPC"/>
                <w:sz w:val="28"/>
                <w:szCs w:val="28"/>
              </w:rPr>
              <w:t>00005</w:t>
            </w:r>
          </w:p>
        </w:tc>
        <w:tc>
          <w:tcPr>
            <w:tcW w:w="1626" w:type="pct"/>
          </w:tcPr>
          <w:p w:rsidRPr="00060444" w:rsidR="009D73AE" w:rsidP="009D73AE" w:rsidRDefault="009D73AE" w14:paraId="71EEB7D3" w14:textId="77777777">
            <w:pPr>
              <w:rPr>
                <w:rFonts w:cs="CordiaUPC"/>
              </w:rPr>
            </w:pPr>
            <w:r w:rsidRPr="00060444">
              <w:rPr>
                <w:rFonts w:cs="CordiaUPC"/>
              </w:rPr>
              <w:t xml:space="preserve">Duration From </w:t>
            </w:r>
            <w:r w:rsidRPr="00060444">
              <w:rPr>
                <w:rFonts w:cs="CordiaUPC"/>
                <w:bCs/>
              </w:rPr>
              <w:t xml:space="preserve">must be </w:t>
            </w:r>
            <w:r w:rsidRPr="00060444">
              <w:rPr>
                <w:rFonts w:cs="Angsana New"/>
                <w:bCs/>
                <w:cs/>
              </w:rPr>
              <w:t>“</w:t>
            </w:r>
            <w:r w:rsidRPr="00060444">
              <w:rPr>
                <w:rFonts w:cs="CordiaUPC"/>
                <w:bCs/>
              </w:rPr>
              <w:t>1</w:t>
            </w:r>
            <w:r w:rsidRPr="00060444">
              <w:rPr>
                <w:rFonts w:cs="Angsana New"/>
                <w:bCs/>
                <w:cs/>
              </w:rPr>
              <w:t xml:space="preserve">” </w:t>
            </w:r>
            <w:r w:rsidRPr="00060444">
              <w:rPr>
                <w:rFonts w:cs="CordiaUPC"/>
              </w:rPr>
              <w:t xml:space="preserve"> when Duration Type is </w:t>
            </w:r>
            <w:r w:rsidRPr="00060444">
              <w:rPr>
                <w:rFonts w:cs="Angsana New"/>
                <w:cs/>
              </w:rPr>
              <w:t>“</w:t>
            </w:r>
            <w:r w:rsidRPr="00060444">
              <w:rPr>
                <w:rFonts w:cs="CordiaUPC"/>
              </w:rPr>
              <w:t>Depend on Package</w:t>
            </w:r>
            <w:r w:rsidRPr="00060444">
              <w:rPr>
                <w:rFonts w:cs="Angsana New"/>
                <w:cs/>
              </w:rPr>
              <w:t>”</w:t>
            </w:r>
          </w:p>
        </w:tc>
        <w:tc>
          <w:tcPr>
            <w:tcW w:w="1861" w:type="pct"/>
          </w:tcPr>
          <w:p w:rsidRPr="008979A8" w:rsidR="009D73AE" w:rsidP="009D73AE" w:rsidRDefault="009D73AE" w14:paraId="6E0F1DF9" w14:textId="77777777">
            <w:pPr>
              <w:rPr>
                <w:rFonts w:cs="CordiaUPC"/>
                <w:cs/>
              </w:rPr>
            </w:pPr>
            <w:r w:rsidRPr="008979A8">
              <w:rPr>
                <w:rFonts w:cs="Angsana New"/>
                <w:cs/>
              </w:rPr>
              <w:t>ถ้า</w:t>
            </w:r>
            <w:r w:rsidRPr="008979A8">
              <w:rPr>
                <w:rFonts w:cs="CordiaUPC"/>
              </w:rPr>
              <w:t xml:space="preserve"> Duration Type </w:t>
            </w:r>
            <w:r w:rsidRPr="008979A8">
              <w:rPr>
                <w:rFonts w:cs="Angsana New"/>
                <w:cs/>
              </w:rPr>
              <w:t>เท่ากับ “</w:t>
            </w:r>
            <w:r w:rsidRPr="008979A8">
              <w:rPr>
                <w:rFonts w:cs="CordiaUPC"/>
              </w:rPr>
              <w:t>Depend on Package</w:t>
            </w:r>
            <w:r w:rsidRPr="008979A8">
              <w:rPr>
                <w:rFonts w:cs="Angsana New"/>
                <w:cs/>
              </w:rPr>
              <w:t>” ดังนั้น</w:t>
            </w:r>
            <w:r w:rsidRPr="008979A8">
              <w:rPr>
                <w:rFonts w:cs="CordiaUPC"/>
              </w:rPr>
              <w:t xml:space="preserve"> Duration From </w:t>
            </w:r>
            <w:r w:rsidRPr="008979A8">
              <w:rPr>
                <w:rFonts w:cs="Angsana New"/>
                <w:cs/>
              </w:rPr>
              <w:t xml:space="preserve">จะต้องมีค่าเป็น </w:t>
            </w:r>
            <w:r w:rsidRPr="008979A8">
              <w:rPr>
                <w:rFonts w:cs="CordiaUPC"/>
              </w:rPr>
              <w:t xml:space="preserve">1 </w:t>
            </w:r>
            <w:r w:rsidRPr="008979A8">
              <w:rPr>
                <w:rFonts w:cs="Angsana New"/>
                <w:cs/>
              </w:rPr>
              <w:t>เสมอ</w:t>
            </w:r>
          </w:p>
        </w:tc>
        <w:tc>
          <w:tcPr>
            <w:tcW w:w="735" w:type="pct"/>
          </w:tcPr>
          <w:p w:rsidR="009D73AE" w:rsidP="009D73AE" w:rsidRDefault="009D73AE" w14:paraId="54FDD144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9D73AE" w:rsidTr="00EA1EB6" w14:paraId="57DC353F" w14:textId="77777777">
        <w:tc>
          <w:tcPr>
            <w:tcW w:w="778" w:type="pct"/>
          </w:tcPr>
          <w:p w:rsidR="009D73AE" w:rsidP="009D73AE" w:rsidRDefault="009D73AE" w14:paraId="6E21C3AE" w14:textId="2233BD0C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BE463F">
              <w:rPr>
                <w:rFonts w:ascii="CordiaUPC" w:hAnsi="CordiaUPC" w:cs="CordiaUPC"/>
                <w:sz w:val="28"/>
                <w:szCs w:val="28"/>
              </w:rPr>
              <w:t>00005</w:t>
            </w:r>
          </w:p>
        </w:tc>
        <w:tc>
          <w:tcPr>
            <w:tcW w:w="1626" w:type="pct"/>
          </w:tcPr>
          <w:p w:rsidRPr="00060444" w:rsidR="009D73AE" w:rsidP="009D73AE" w:rsidRDefault="009D73AE" w14:paraId="205CD716" w14:textId="705103F8">
            <w:pPr>
              <w:rPr>
                <w:rFonts w:cs="CordiaUPC"/>
              </w:rPr>
            </w:pPr>
            <w:r w:rsidRPr="00060444">
              <w:rPr>
                <w:rFonts w:cs="CordiaUPC"/>
              </w:rPr>
              <w:t xml:space="preserve">Duration Unit </w:t>
            </w:r>
            <w:r w:rsidRPr="00060444">
              <w:rPr>
                <w:rFonts w:cs="CordiaUPC"/>
                <w:bCs/>
              </w:rPr>
              <w:t>must be equal to</w:t>
            </w:r>
            <w:r w:rsidRPr="00060444">
              <w:rPr>
                <w:rFonts w:cs="CordiaUPC"/>
              </w:rPr>
              <w:t xml:space="preserve"> Package Duration Unit</w:t>
            </w:r>
            <w:r>
              <w:rPr>
                <w:rFonts w:cs="Angsana New"/>
                <w:cs/>
              </w:rPr>
              <w:t xml:space="preserve"> </w:t>
            </w:r>
            <w:r w:rsidRPr="00BE463F">
              <w:rPr>
                <w:rFonts w:cs="CordiaUPC"/>
              </w:rPr>
              <w:t xml:space="preserve">when Duration Type is </w:t>
            </w:r>
            <w:r w:rsidRPr="00BE463F">
              <w:rPr>
                <w:rFonts w:cs="Angsana New"/>
                <w:cs/>
              </w:rPr>
              <w:t>“</w:t>
            </w:r>
            <w:r w:rsidRPr="00BE463F">
              <w:rPr>
                <w:rFonts w:cs="CordiaUPC"/>
              </w:rPr>
              <w:t>Depend on Package</w:t>
            </w:r>
            <w:r w:rsidRPr="00BE463F">
              <w:rPr>
                <w:rFonts w:cs="Angsana New"/>
                <w:cs/>
              </w:rPr>
              <w:t>”.</w:t>
            </w:r>
          </w:p>
        </w:tc>
        <w:tc>
          <w:tcPr>
            <w:tcW w:w="1861" w:type="pct"/>
          </w:tcPr>
          <w:p w:rsidRPr="008979A8" w:rsidR="009D73AE" w:rsidP="009D73AE" w:rsidRDefault="009D73AE" w14:paraId="24B4179F" w14:textId="258371F0">
            <w:pPr>
              <w:rPr>
                <w:rFonts w:cs="CordiaUPC"/>
                <w:cs/>
              </w:rPr>
            </w:pPr>
            <w:r w:rsidRPr="00BE463F">
              <w:rPr>
                <w:rFonts w:cs="Angsana New"/>
                <w:cs/>
              </w:rPr>
              <w:t xml:space="preserve">ถ้า </w:t>
            </w:r>
            <w:r w:rsidRPr="00BE463F">
              <w:rPr>
                <w:rFonts w:cs="CordiaUPC"/>
              </w:rPr>
              <w:t xml:space="preserve">Duration Type </w:t>
            </w:r>
            <w:r w:rsidRPr="00BE463F">
              <w:rPr>
                <w:rFonts w:cs="Angsana New"/>
                <w:cs/>
              </w:rPr>
              <w:t>เท่ากับ “</w:t>
            </w:r>
            <w:r w:rsidRPr="00BE463F">
              <w:rPr>
                <w:rFonts w:cs="CordiaUPC"/>
              </w:rPr>
              <w:t>Depend on Package</w:t>
            </w:r>
            <w:r w:rsidRPr="00BE463F">
              <w:rPr>
                <w:rFonts w:cs="Angsana New"/>
                <w:cs/>
              </w:rPr>
              <w:t xml:space="preserve">” ดังนั้น </w:t>
            </w:r>
            <w:r w:rsidRPr="008979A8">
              <w:rPr>
                <w:rFonts w:cs="CordiaUPC"/>
              </w:rPr>
              <w:t xml:space="preserve">Duration Unit  </w:t>
            </w:r>
            <w:r w:rsidRPr="008979A8">
              <w:rPr>
                <w:rFonts w:cs="Angsana New"/>
                <w:cs/>
              </w:rPr>
              <w:t xml:space="preserve">จะต้องมีค่าเท่ากับ </w:t>
            </w:r>
            <w:r w:rsidRPr="008979A8">
              <w:rPr>
                <w:rFonts w:cs="CordiaUPC"/>
              </w:rPr>
              <w:t>Package</w:t>
            </w:r>
            <w:r w:rsidRPr="008979A8">
              <w:rPr>
                <w:rFonts w:cs="Angsana New"/>
                <w:cs/>
              </w:rPr>
              <w:t xml:space="preserve"> </w:t>
            </w:r>
            <w:r w:rsidRPr="008979A8">
              <w:rPr>
                <w:rFonts w:cs="CordiaUPC"/>
              </w:rPr>
              <w:t>Duration Unit</w:t>
            </w:r>
          </w:p>
        </w:tc>
        <w:tc>
          <w:tcPr>
            <w:tcW w:w="735" w:type="pct"/>
          </w:tcPr>
          <w:p w:rsidR="009D73AE" w:rsidP="009D73AE" w:rsidRDefault="009D73AE" w14:paraId="2BFB042E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9D73AE" w:rsidTr="00EA1EB6" w14:paraId="408DB62C" w14:textId="77777777">
        <w:tc>
          <w:tcPr>
            <w:tcW w:w="778" w:type="pct"/>
          </w:tcPr>
          <w:p w:rsidR="009D73AE" w:rsidP="009D73AE" w:rsidRDefault="009D73AE" w14:paraId="35F3983D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26" w:type="pct"/>
          </w:tcPr>
          <w:p w:rsidRPr="00060444" w:rsidR="009D73AE" w:rsidP="009D73AE" w:rsidRDefault="009D73AE" w14:paraId="5D243AA5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Bill Cycle Type is required when </w:t>
            </w:r>
            <w:r>
              <w:t>C</w:t>
            </w:r>
            <w:r w:rsidRPr="00766CC1">
              <w:t>ustomer</w:t>
            </w:r>
            <w:r>
              <w:rPr>
                <w:rFonts w:cs="Angsana New"/>
                <w:cs/>
              </w:rPr>
              <w:t xml:space="preserve"> </w:t>
            </w:r>
            <w:r w:rsidRPr="00766CC1">
              <w:t>Type</w:t>
            </w:r>
            <w:r>
              <w:t xml:space="preserve"> is </w:t>
            </w:r>
            <w:r>
              <w:rPr>
                <w:rFonts w:cs="Angsana New"/>
                <w:cs/>
              </w:rPr>
              <w:t>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>”.</w:t>
            </w:r>
          </w:p>
        </w:tc>
        <w:tc>
          <w:tcPr>
            <w:tcW w:w="1861" w:type="pct"/>
          </w:tcPr>
          <w:p w:rsidRPr="008979A8" w:rsidR="009D73AE" w:rsidP="009D73AE" w:rsidRDefault="009D73AE" w14:paraId="51EAA7A7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ถ้า </w:t>
            </w:r>
            <w:r w:rsidRPr="00766CC1">
              <w:t>customerType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Pre</w:t>
            </w:r>
            <w:r>
              <w:rPr>
                <w:rFonts w:cs="Angsana New"/>
                <w:cs/>
              </w:rPr>
              <w:t>-</w:t>
            </w:r>
            <w:r>
              <w:rPr>
                <w:rFonts w:cs="CordiaUPC"/>
              </w:rP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ดังนั้น </w:t>
            </w:r>
            <w:r>
              <w:rPr>
                <w:rFonts w:cs="CordiaUPC"/>
              </w:rPr>
              <w:t xml:space="preserve">Bill Cycle Type </w:t>
            </w:r>
            <w:r>
              <w:rPr>
                <w:rFonts w:hint="cs" w:cs="Angsana New"/>
                <w:cs/>
              </w:rPr>
              <w:t xml:space="preserve">จะต้องเป็น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="009D73AE" w:rsidP="009D73AE" w:rsidRDefault="009D73AE" w14:paraId="322E9819" w14:textId="77777777">
            <w:pPr>
              <w:rPr>
                <w:rFonts w:cs="CordiaUPC"/>
                <w:szCs w:val="36"/>
              </w:rPr>
            </w:pPr>
            <w:r w:rsidRPr="001B0BC3">
              <w:rPr>
                <w:rFonts w:cs="CordiaUPC"/>
                <w:szCs w:val="36"/>
              </w:rPr>
              <w:t>Yes</w:t>
            </w:r>
          </w:p>
        </w:tc>
      </w:tr>
      <w:tr w:rsidR="009D73AE" w:rsidTr="00EA1EB6" w14:paraId="3BE341C3" w14:textId="77777777">
        <w:tc>
          <w:tcPr>
            <w:tcW w:w="778" w:type="pct"/>
          </w:tcPr>
          <w:p w:rsidRPr="000E5AB7" w:rsidR="009D73AE" w:rsidP="009D73AE" w:rsidRDefault="009D73AE" w14:paraId="17928D94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26" w:type="pct"/>
          </w:tcPr>
          <w:p w:rsidR="009D73AE" w:rsidP="009D73AE" w:rsidRDefault="009D73AE" w14:paraId="6C4E2734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Bill Cycle Value is required when </w:t>
            </w:r>
            <w:r>
              <w:t>C</w:t>
            </w:r>
            <w:r w:rsidRPr="00766CC1">
              <w:t>ustomer</w:t>
            </w:r>
            <w:r>
              <w:rPr>
                <w:rFonts w:cs="Angsana New"/>
                <w:cs/>
              </w:rPr>
              <w:t xml:space="preserve"> </w:t>
            </w:r>
            <w:r w:rsidRPr="00766CC1">
              <w:t>Type</w:t>
            </w:r>
            <w:r>
              <w:t xml:space="preserve"> is </w:t>
            </w:r>
            <w:r>
              <w:rPr>
                <w:rFonts w:cs="Angsana New"/>
                <w:cs/>
              </w:rPr>
              <w:t>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>”.</w:t>
            </w:r>
          </w:p>
        </w:tc>
        <w:tc>
          <w:tcPr>
            <w:tcW w:w="1861" w:type="pct"/>
          </w:tcPr>
          <w:p w:rsidR="009D73AE" w:rsidP="009D73AE" w:rsidRDefault="009D73AE" w14:paraId="0D42D7D3" w14:textId="77777777">
            <w:pPr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ถ้า </w:t>
            </w:r>
            <w:r w:rsidRPr="00766CC1">
              <w:t>customerType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Pre</w:t>
            </w:r>
            <w:r>
              <w:rPr>
                <w:rFonts w:cs="Angsana New"/>
                <w:cs/>
              </w:rPr>
              <w:t>-</w:t>
            </w:r>
            <w:r>
              <w:rPr>
                <w:rFonts w:cs="CordiaUPC"/>
              </w:rP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ดังนั้น </w:t>
            </w:r>
            <w:r>
              <w:rPr>
                <w:rFonts w:cs="CordiaUPC"/>
              </w:rPr>
              <w:t xml:space="preserve">Bill Cycle Value </w:t>
            </w:r>
            <w:r>
              <w:rPr>
                <w:rFonts w:hint="cs" w:cs="Angsana New"/>
                <w:cs/>
              </w:rPr>
              <w:t xml:space="preserve">จะต้องเป็น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Pr="001B0BC3" w:rsidR="009D73AE" w:rsidP="009D73AE" w:rsidRDefault="009D73AE" w14:paraId="585E7CB6" w14:textId="77777777">
            <w:pPr>
              <w:rPr>
                <w:rFonts w:cs="CordiaUPC"/>
                <w:szCs w:val="36"/>
              </w:rPr>
            </w:pPr>
            <w:r w:rsidRPr="001B0BC3">
              <w:rPr>
                <w:rFonts w:cs="CordiaUPC"/>
                <w:szCs w:val="36"/>
              </w:rPr>
              <w:t>Yes</w:t>
            </w:r>
          </w:p>
        </w:tc>
      </w:tr>
      <w:tr w:rsidR="009D73AE" w:rsidTr="00EA1EB6" w14:paraId="04B7AC23" w14:textId="77777777">
        <w:tc>
          <w:tcPr>
            <w:tcW w:w="778" w:type="pct"/>
          </w:tcPr>
          <w:p w:rsidRPr="000E5AB7" w:rsidR="009D73AE" w:rsidP="009D73AE" w:rsidRDefault="009D73AE" w14:paraId="185EA20B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26" w:type="pct"/>
          </w:tcPr>
          <w:p w:rsidR="009D73AE" w:rsidP="009D73AE" w:rsidRDefault="009D73AE" w14:paraId="017B4F6D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Bill Cycle Unit is required when </w:t>
            </w:r>
            <w:r>
              <w:t>C</w:t>
            </w:r>
            <w:r w:rsidRPr="00766CC1">
              <w:t>ustomer</w:t>
            </w:r>
            <w:r>
              <w:rPr>
                <w:rFonts w:cs="Angsana New"/>
                <w:cs/>
              </w:rPr>
              <w:t xml:space="preserve"> </w:t>
            </w:r>
            <w:r w:rsidRPr="00766CC1">
              <w:t>Type</w:t>
            </w:r>
            <w:r>
              <w:t xml:space="preserve"> is </w:t>
            </w:r>
            <w:r>
              <w:rPr>
                <w:rFonts w:cs="Angsana New"/>
                <w:cs/>
              </w:rPr>
              <w:t>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>”.</w:t>
            </w:r>
          </w:p>
        </w:tc>
        <w:tc>
          <w:tcPr>
            <w:tcW w:w="1861" w:type="pct"/>
          </w:tcPr>
          <w:p w:rsidR="009D73AE" w:rsidP="009D73AE" w:rsidRDefault="009D73AE" w14:paraId="72A2AA63" w14:textId="77777777">
            <w:pPr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ถ้า </w:t>
            </w:r>
            <w:r w:rsidRPr="00766CC1">
              <w:t>customerType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Pre</w:t>
            </w:r>
            <w:r>
              <w:rPr>
                <w:rFonts w:cs="Angsana New"/>
                <w:cs/>
              </w:rPr>
              <w:t>-</w:t>
            </w:r>
            <w:r>
              <w:rPr>
                <w:rFonts w:cs="CordiaUPC"/>
              </w:rP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ดังนั้น </w:t>
            </w:r>
            <w:r>
              <w:rPr>
                <w:rFonts w:cs="CordiaUPC"/>
              </w:rPr>
              <w:t xml:space="preserve">Bill Cycle Unit </w:t>
            </w:r>
            <w:r>
              <w:rPr>
                <w:rFonts w:hint="cs" w:cs="Angsana New"/>
                <w:cs/>
              </w:rPr>
              <w:t xml:space="preserve">จะต้องเป็น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Pr="001B0BC3" w:rsidR="009D73AE" w:rsidP="009D73AE" w:rsidRDefault="009D73AE" w14:paraId="656F9518" w14:textId="77777777">
            <w:pPr>
              <w:rPr>
                <w:rFonts w:cs="CordiaUPC"/>
                <w:szCs w:val="36"/>
              </w:rPr>
            </w:pPr>
            <w:r w:rsidRPr="001B0BC3">
              <w:rPr>
                <w:rFonts w:cs="CordiaUPC"/>
                <w:szCs w:val="36"/>
              </w:rPr>
              <w:t>Yes</w:t>
            </w:r>
          </w:p>
        </w:tc>
      </w:tr>
      <w:tr w:rsidR="009D73AE" w:rsidTr="00EA1EB6" w14:paraId="68E44DB4" w14:textId="77777777">
        <w:tc>
          <w:tcPr>
            <w:tcW w:w="778" w:type="pct"/>
          </w:tcPr>
          <w:p w:rsidRPr="000E5AB7" w:rsidR="009D73AE" w:rsidP="009D73AE" w:rsidRDefault="009D73AE" w14:paraId="15537C35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C40991">
              <w:t>00023</w:t>
            </w:r>
          </w:p>
        </w:tc>
        <w:tc>
          <w:tcPr>
            <w:tcW w:w="1626" w:type="pct"/>
          </w:tcPr>
          <w:p w:rsidR="009D73AE" w:rsidP="009D73AE" w:rsidRDefault="009D73AE" w14:paraId="3ED0A74A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Bill Cycle Value</w:t>
            </w:r>
            <w:r>
              <w:t xml:space="preserve"> must be Integer </w:t>
            </w:r>
            <w:r>
              <w:rPr>
                <w:rFonts w:cs="Angsana New"/>
                <w:cs/>
              </w:rPr>
              <w:t>(</w:t>
            </w:r>
            <w:r>
              <w:t>Min 1, Max 99,999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1861" w:type="pct"/>
          </w:tcPr>
          <w:p w:rsidR="009D73AE" w:rsidP="009D73AE" w:rsidRDefault="009D73AE" w14:paraId="65AE97E6" w14:textId="2F88E9A4">
            <w:pPr>
              <w:rPr>
                <w:rFonts w:cs="CordiaUPC"/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billCycleValue </w:t>
            </w:r>
            <w:r>
              <w:rPr>
                <w:rFonts w:hint="cs"/>
                <w:cs/>
              </w:rPr>
              <w:t xml:space="preserve">มีค่า ดังนั้น </w:t>
            </w:r>
            <w:r>
              <w:t xml:space="preserve">billCycleValue </w:t>
            </w:r>
            <w:r>
              <w:rPr>
                <w:rFonts w:hint="cs"/>
                <w:cs/>
              </w:rPr>
              <w:t xml:space="preserve">จะต้องเป็นจำนวนเต็มและมีค่าอยู่ในช่วง </w:t>
            </w:r>
            <w:r>
              <w:t xml:space="preserve">1 </w:t>
            </w:r>
            <w:r>
              <w:rPr>
                <w:rFonts w:cs="Angsana New"/>
                <w:cs/>
              </w:rPr>
              <w:t xml:space="preserve">– </w:t>
            </w:r>
            <w:r>
              <w:t>99,999</w:t>
            </w:r>
          </w:p>
        </w:tc>
        <w:tc>
          <w:tcPr>
            <w:tcW w:w="735" w:type="pct"/>
          </w:tcPr>
          <w:p w:rsidRPr="001B0BC3" w:rsidR="009D73AE" w:rsidP="009D73AE" w:rsidRDefault="009D73AE" w14:paraId="76064079" w14:textId="77777777">
            <w:pPr>
              <w:rPr>
                <w:rFonts w:cs="CordiaUPC"/>
                <w:szCs w:val="36"/>
              </w:rPr>
            </w:pPr>
          </w:p>
        </w:tc>
      </w:tr>
      <w:tr w:rsidR="009D73AE" w:rsidTr="00EA1EB6" w14:paraId="29F3463E" w14:textId="77777777">
        <w:tc>
          <w:tcPr>
            <w:tcW w:w="778" w:type="pct"/>
          </w:tcPr>
          <w:p w:rsidRPr="00C40991" w:rsidR="009D73AE" w:rsidP="009D73AE" w:rsidRDefault="009D73AE" w14:paraId="1985D406" w14:textId="77777777">
            <w:pPr>
              <w:pStyle w:val="BodyTextTable"/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0001</w:t>
            </w:r>
            <w:r>
              <w:rPr>
                <w:rFonts w:ascii="CordiaUPC" w:hAnsi="CordiaUPC" w:cs="CordiaUPC"/>
                <w:sz w:val="28"/>
                <w:szCs w:val="28"/>
              </w:rPr>
              <w:t>6</w:t>
            </w:r>
          </w:p>
        </w:tc>
        <w:tc>
          <w:tcPr>
            <w:tcW w:w="1626" w:type="pct"/>
          </w:tcPr>
          <w:p w:rsidR="009D73AE" w:rsidP="009D73AE" w:rsidRDefault="009D73AE" w14:paraId="3E23B7A8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Bill Cycle Value</w:t>
            </w:r>
            <w:r>
              <w:rPr>
                <w:rFonts w:cs="Angsana New"/>
                <w:cs/>
              </w:rPr>
              <w:t xml:space="preserve"> </w:t>
            </w:r>
            <w:r w:rsidRPr="00060444">
              <w:rPr>
                <w:rFonts w:cs="CordiaUPC"/>
                <w:bCs/>
              </w:rPr>
              <w:t>must be equal to</w:t>
            </w:r>
            <w:r w:rsidRPr="00060444">
              <w:rPr>
                <w:rFonts w:cs="CordiaUPC"/>
              </w:rPr>
              <w:t xml:space="preserve"> Package Duration when Duration Type is </w:t>
            </w:r>
            <w:r w:rsidRPr="00060444">
              <w:rPr>
                <w:rFonts w:cs="Angsana New"/>
                <w:cs/>
              </w:rPr>
              <w:t>“</w:t>
            </w:r>
            <w:r w:rsidRPr="00060444">
              <w:rPr>
                <w:rFonts w:cs="CordiaUPC"/>
              </w:rPr>
              <w:t>Depend on Package</w:t>
            </w:r>
            <w:r w:rsidRPr="00060444">
              <w:rPr>
                <w:rFonts w:cs="Angsana New"/>
                <w:cs/>
              </w:rPr>
              <w:t>”</w:t>
            </w:r>
          </w:p>
        </w:tc>
        <w:tc>
          <w:tcPr>
            <w:tcW w:w="1861" w:type="pct"/>
          </w:tcPr>
          <w:p w:rsidR="009D73AE" w:rsidP="009D73AE" w:rsidRDefault="009D73AE" w14:paraId="7B497AD3" w14:textId="77777777">
            <w:pPr>
              <w:rPr>
                <w:cs/>
              </w:rPr>
            </w:pPr>
            <w:r w:rsidRPr="008979A8">
              <w:rPr>
                <w:rFonts w:cs="Angsana New"/>
                <w:cs/>
              </w:rPr>
              <w:t xml:space="preserve">ถ้า </w:t>
            </w:r>
            <w:r>
              <w:rPr>
                <w:rFonts w:cs="CordiaUPC"/>
              </w:rPr>
              <w:t>Bill Cycle</w:t>
            </w:r>
            <w:r w:rsidRPr="008979A8">
              <w:rPr>
                <w:rFonts w:cs="CordiaUPC"/>
              </w:rPr>
              <w:t xml:space="preserve"> Type </w:t>
            </w:r>
            <w:r w:rsidRPr="008979A8">
              <w:rPr>
                <w:rFonts w:cs="Angsana New"/>
                <w:cs/>
              </w:rPr>
              <w:t>เท่ากับ “</w:t>
            </w:r>
            <w:r w:rsidRPr="008979A8">
              <w:rPr>
                <w:rFonts w:cs="CordiaUPC"/>
              </w:rPr>
              <w:t>Depend on Package</w:t>
            </w:r>
            <w:r w:rsidRPr="008979A8">
              <w:rPr>
                <w:rFonts w:cs="Angsana New"/>
                <w:cs/>
              </w:rPr>
              <w:t xml:space="preserve">” ดังนั้น </w:t>
            </w:r>
            <w:r>
              <w:rPr>
                <w:rFonts w:cs="CordiaUPC"/>
              </w:rPr>
              <w:t>Bill Cycle Value</w:t>
            </w:r>
            <w:r w:rsidRPr="008979A8">
              <w:rPr>
                <w:rFonts w:cs="Angsana New"/>
                <w:cs/>
              </w:rPr>
              <w:t xml:space="preserve"> จะต้องมีค่าเท่ากับ </w:t>
            </w:r>
            <w:r w:rsidRPr="008979A8">
              <w:rPr>
                <w:rFonts w:cs="CordiaUPC"/>
              </w:rPr>
              <w:t>Package</w:t>
            </w:r>
            <w:r w:rsidRPr="008979A8">
              <w:rPr>
                <w:rFonts w:cs="Angsana New"/>
                <w:cs/>
              </w:rPr>
              <w:t xml:space="preserve"> </w:t>
            </w:r>
            <w:r>
              <w:rPr>
                <w:rFonts w:cs="CordiaUPC"/>
              </w:rPr>
              <w:t>Bill Cycle</w:t>
            </w:r>
          </w:p>
        </w:tc>
        <w:tc>
          <w:tcPr>
            <w:tcW w:w="735" w:type="pct"/>
          </w:tcPr>
          <w:p w:rsidRPr="001B0BC3" w:rsidR="009D73AE" w:rsidP="009D73AE" w:rsidRDefault="009D73AE" w14:paraId="4CF9E5D7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9D73AE" w:rsidTr="00EA1EB6" w14:paraId="2B1370B1" w14:textId="77777777">
        <w:tc>
          <w:tcPr>
            <w:tcW w:w="778" w:type="pct"/>
          </w:tcPr>
          <w:p w:rsidRPr="000E5AB7" w:rsidR="009D73AE" w:rsidP="009D73AE" w:rsidRDefault="009D73AE" w14:paraId="74DA89E5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0001</w:t>
            </w:r>
            <w:r>
              <w:rPr>
                <w:rFonts w:ascii="CordiaUPC" w:hAnsi="CordiaUPC" w:cs="CordiaUPC"/>
                <w:sz w:val="28"/>
                <w:szCs w:val="28"/>
              </w:rPr>
              <w:t>6</w:t>
            </w:r>
          </w:p>
        </w:tc>
        <w:tc>
          <w:tcPr>
            <w:tcW w:w="1626" w:type="pct"/>
          </w:tcPr>
          <w:p w:rsidR="009D73AE" w:rsidP="009D73AE" w:rsidRDefault="009D73AE" w14:paraId="7EE8FA11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Bill Cycle Unit </w:t>
            </w:r>
            <w:r w:rsidRPr="00060444">
              <w:rPr>
                <w:rFonts w:cs="CordiaUPC"/>
                <w:bCs/>
              </w:rPr>
              <w:t>must be equal to</w:t>
            </w:r>
            <w:r w:rsidRPr="00060444">
              <w:rPr>
                <w:rFonts w:cs="CordiaUPC"/>
              </w:rPr>
              <w:t xml:space="preserve"> Package Duration when Duration Type is </w:t>
            </w:r>
            <w:r w:rsidRPr="00060444">
              <w:rPr>
                <w:rFonts w:cs="Angsana New"/>
                <w:cs/>
              </w:rPr>
              <w:t>“</w:t>
            </w:r>
            <w:r w:rsidRPr="00060444">
              <w:rPr>
                <w:rFonts w:cs="CordiaUPC"/>
              </w:rPr>
              <w:t>Depend on Package</w:t>
            </w:r>
            <w:r w:rsidRPr="00060444">
              <w:rPr>
                <w:rFonts w:cs="Angsana New"/>
                <w:cs/>
              </w:rPr>
              <w:t>”</w:t>
            </w:r>
          </w:p>
        </w:tc>
        <w:tc>
          <w:tcPr>
            <w:tcW w:w="1861" w:type="pct"/>
          </w:tcPr>
          <w:p w:rsidRPr="008979A8" w:rsidR="009D73AE" w:rsidP="009D73AE" w:rsidRDefault="009D73AE" w14:paraId="4ACE6353" w14:textId="77777777">
            <w:pPr>
              <w:rPr>
                <w:rFonts w:cs="CordiaUPC"/>
                <w:cs/>
              </w:rPr>
            </w:pPr>
            <w:r w:rsidRPr="008979A8">
              <w:rPr>
                <w:rFonts w:cs="Angsana New"/>
                <w:cs/>
              </w:rPr>
              <w:t xml:space="preserve">ถ้า </w:t>
            </w:r>
            <w:r>
              <w:rPr>
                <w:rFonts w:cs="CordiaUPC"/>
              </w:rPr>
              <w:t>Bill Cycle</w:t>
            </w:r>
            <w:r w:rsidRPr="008979A8">
              <w:rPr>
                <w:rFonts w:cs="CordiaUPC"/>
              </w:rPr>
              <w:t xml:space="preserve"> Type </w:t>
            </w:r>
            <w:r w:rsidRPr="008979A8">
              <w:rPr>
                <w:rFonts w:cs="Angsana New"/>
                <w:cs/>
              </w:rPr>
              <w:t>เท่ากับ “</w:t>
            </w:r>
            <w:r w:rsidRPr="008979A8">
              <w:rPr>
                <w:rFonts w:cs="CordiaUPC"/>
              </w:rPr>
              <w:t>Depend on Package</w:t>
            </w:r>
            <w:r w:rsidRPr="008979A8">
              <w:rPr>
                <w:rFonts w:cs="Angsana New"/>
                <w:cs/>
              </w:rPr>
              <w:t xml:space="preserve">” ดังนั้น </w:t>
            </w:r>
            <w:r>
              <w:rPr>
                <w:rFonts w:cs="CordiaUPC"/>
              </w:rPr>
              <w:t>Bill Cycle Unit</w:t>
            </w:r>
            <w:r w:rsidRPr="008979A8">
              <w:rPr>
                <w:rFonts w:cs="Angsana New"/>
                <w:cs/>
              </w:rPr>
              <w:t xml:space="preserve"> จะต้องมีค่าเท่ากับ </w:t>
            </w:r>
            <w:r w:rsidRPr="008979A8">
              <w:rPr>
                <w:rFonts w:cs="CordiaUPC"/>
              </w:rPr>
              <w:t>Package</w:t>
            </w:r>
            <w:r w:rsidRPr="008979A8">
              <w:rPr>
                <w:rFonts w:cs="Angsana New"/>
                <w:cs/>
              </w:rPr>
              <w:t xml:space="preserve"> </w:t>
            </w:r>
            <w:r>
              <w:rPr>
                <w:rFonts w:cs="CordiaUPC"/>
              </w:rPr>
              <w:t>Bill Cycle Unit</w:t>
            </w:r>
          </w:p>
        </w:tc>
        <w:tc>
          <w:tcPr>
            <w:tcW w:w="735" w:type="pct"/>
          </w:tcPr>
          <w:p w:rsidR="009D73AE" w:rsidP="009D73AE" w:rsidRDefault="009D73AE" w14:paraId="6AC53872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</w:tbl>
    <w:p w:rsidRPr="008979A8" w:rsidR="00DD58E4" w:rsidP="00BB3F68" w:rsidRDefault="00DD58E4" w14:paraId="23D6F2C5" w14:textId="77777777">
      <w:pPr>
        <w:pStyle w:val="Heading3"/>
        <w:numPr>
          <w:ilvl w:val="0"/>
          <w:numId w:val="59"/>
        </w:numPr>
        <w:rPr>
          <w:rFonts w:ascii="CordiaUPC" w:hAnsi="CordiaUPC" w:cs="CordiaUPC"/>
          <w:sz w:val="32"/>
          <w:szCs w:val="32"/>
        </w:rPr>
      </w:pPr>
      <w:r w:rsidRPr="008979A8">
        <w:rPr>
          <w:rFonts w:ascii="CordiaUPC" w:hAnsi="CordiaUPC" w:cs="CordiaUPC"/>
          <w:sz w:val="32"/>
          <w:szCs w:val="32"/>
        </w:rPr>
        <w:t>Mapping to DB</w:t>
      </w:r>
    </w:p>
    <w:tbl>
      <w:tblPr>
        <w:tblW w:w="4977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348"/>
        <w:gridCol w:w="2486"/>
        <w:gridCol w:w="4141"/>
      </w:tblGrid>
      <w:tr w:rsidRPr="008979A8" w:rsidR="00DD58E4" w:rsidTr="00EA1EB6" w14:paraId="3A9D2F71" w14:textId="77777777">
        <w:trPr>
          <w:cantSplit/>
          <w:tblHeader/>
        </w:trPr>
        <w:tc>
          <w:tcPr>
            <w:tcW w:w="1308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DD58E4" w:rsidP="00EA1EB6" w:rsidRDefault="00DD58E4" w14:paraId="082C3973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Database Table</w:t>
            </w:r>
          </w:p>
        </w:tc>
        <w:tc>
          <w:tcPr>
            <w:tcW w:w="1385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DD58E4" w:rsidP="00EA1EB6" w:rsidRDefault="00DD58E4" w14:paraId="23A4A800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Database Column</w:t>
            </w:r>
          </w:p>
        </w:tc>
        <w:tc>
          <w:tcPr>
            <w:tcW w:w="2307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DD58E4" w:rsidP="00EA1EB6" w:rsidRDefault="00DD58E4" w14:paraId="7ECDDCD1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Field on Screen</w:t>
            </w:r>
          </w:p>
        </w:tc>
      </w:tr>
      <w:tr w:rsidRPr="008979A8" w:rsidR="000A6968" w:rsidTr="00EA1EB6" w14:paraId="0B96D058" w14:textId="77777777">
        <w:tc>
          <w:tcPr>
            <w:tcW w:w="1308" w:type="pct"/>
            <w:vMerge w:val="restart"/>
          </w:tcPr>
          <w:p w:rsidRPr="008979A8" w:rsidR="000A6968" w:rsidP="00EA1EB6" w:rsidRDefault="000A6968" w14:paraId="3B31E315" w14:textId="7CE98D60">
            <w:pPr>
              <w:rPr>
                <w:rFonts w:cs="CordiaUPC"/>
              </w:rPr>
            </w:pPr>
            <w:r>
              <w:rPr>
                <w:rFonts w:cs="CordiaUPC"/>
              </w:rPr>
              <w:t>MASS</w:t>
            </w:r>
            <w:r w:rsidRPr="00F33A0D">
              <w:rPr>
                <w:rFonts w:cs="CordiaUPC"/>
              </w:rPr>
              <w:t>_</w:t>
            </w:r>
            <w:r>
              <w:rPr>
                <w:rFonts w:cs="CordiaUPC"/>
              </w:rPr>
              <w:t>VERTICAL_APP</w:t>
            </w:r>
          </w:p>
        </w:tc>
        <w:tc>
          <w:tcPr>
            <w:tcW w:w="1385" w:type="pct"/>
          </w:tcPr>
          <w:p w:rsidRPr="008979A8" w:rsidR="000A6968" w:rsidP="00EA1EB6" w:rsidRDefault="000A6968" w14:paraId="03E17F17" w14:textId="77777777">
            <w:pPr>
              <w:spacing w:after="0"/>
              <w:rPr>
                <w:rFonts w:cs="CordiaUPC"/>
              </w:rPr>
            </w:pPr>
            <w:r>
              <w:rPr>
                <w:rFonts w:cs="CordiaUPC"/>
              </w:rPr>
              <w:t>ROW_ID</w:t>
            </w:r>
          </w:p>
        </w:tc>
        <w:tc>
          <w:tcPr>
            <w:tcW w:w="2307" w:type="pct"/>
          </w:tcPr>
          <w:p w:rsidR="000A6968" w:rsidP="00EA1EB6" w:rsidRDefault="000A6968" w14:paraId="7CD53C64" w14:textId="77777777">
            <w:pPr>
              <w:spacing w:after="0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ครั้งแรก</w:t>
            </w:r>
          </w:p>
          <w:p w:rsidR="000A6968" w:rsidP="00EA1EB6" w:rsidRDefault="000A6968" w14:paraId="1B7ABA85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ให้ระบบ </w:t>
            </w:r>
            <w:r>
              <w:rPr>
                <w:rFonts w:cs="CordiaUPC"/>
              </w:rPr>
              <w:t xml:space="preserve">Auto Generate </w:t>
            </w:r>
          </w:p>
          <w:p w:rsidR="000A6968" w:rsidP="00EA1EB6" w:rsidRDefault="000A6968" w14:paraId="4E525343" w14:textId="77777777">
            <w:pPr>
              <w:spacing w:after="0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ครั้งถัดไป</w:t>
            </w:r>
          </w:p>
          <w:p w:rsidRPr="008979A8" w:rsidR="000A6968" w:rsidP="00EA1EB6" w:rsidRDefault="000A6968" w14:paraId="47510E1A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ให้ใช้ </w:t>
            </w:r>
            <w:r>
              <w:rPr>
                <w:rFonts w:cs="CordiaUPC"/>
              </w:rPr>
              <w:t xml:space="preserve">Row ID </w:t>
            </w:r>
            <w:r>
              <w:rPr>
                <w:rFonts w:hint="cs" w:cs="Angsana New"/>
                <w:cs/>
              </w:rPr>
              <w:t>เดิม</w:t>
            </w:r>
          </w:p>
        </w:tc>
      </w:tr>
      <w:tr w:rsidRPr="008979A8" w:rsidR="000A6968" w:rsidTr="00EA1EB6" w14:paraId="36714818" w14:textId="77777777">
        <w:tc>
          <w:tcPr>
            <w:tcW w:w="1308" w:type="pct"/>
            <w:vMerge/>
          </w:tcPr>
          <w:p w:rsidRPr="008979A8" w:rsidR="000A6968" w:rsidP="00EA1EB6" w:rsidRDefault="000A6968" w14:paraId="33C36BBA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0A6968" w:rsidP="00EA1EB6" w:rsidRDefault="000A6968" w14:paraId="6B089B67" w14:textId="77777777">
            <w:pPr>
              <w:spacing w:after="0"/>
              <w:rPr>
                <w:rFonts w:cs="CordiaUPC"/>
              </w:rPr>
            </w:pPr>
            <w:r>
              <w:rPr>
                <w:rFonts w:cs="CordiaUPC"/>
              </w:rPr>
              <w:t>REFERENCE</w:t>
            </w:r>
            <w:r w:rsidRPr="008979A8">
              <w:rPr>
                <w:rFonts w:cs="CordiaUPC"/>
              </w:rPr>
              <w:t>_ROW_ID</w:t>
            </w:r>
          </w:p>
        </w:tc>
        <w:tc>
          <w:tcPr>
            <w:tcW w:w="2307" w:type="pct"/>
          </w:tcPr>
          <w:p w:rsidRPr="007B3FDA" w:rsidR="000A6968" w:rsidP="00EA1EB6" w:rsidRDefault="000A6968" w14:paraId="443EC0A5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>ให้</w:t>
            </w:r>
            <w:r w:rsidRPr="008979A8">
              <w:rPr>
                <w:rFonts w:cs="Angsana New"/>
                <w:cs/>
              </w:rPr>
              <w:t>ใช้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CordiaUPC"/>
              </w:rPr>
              <w:t>MASS_PO_DETAIL</w:t>
            </w:r>
            <w:r w:rsidRPr="008979A8">
              <w:rPr>
                <w:rFonts w:cs="Angsana New"/>
                <w:cs/>
              </w:rPr>
              <w:t>.</w:t>
            </w:r>
            <w:r w:rsidRPr="008979A8">
              <w:rPr>
                <w:rFonts w:cs="CordiaUPC"/>
              </w:rPr>
              <w:t>ROW_ID</w:t>
            </w:r>
            <w:r>
              <w:rPr>
                <w:rFonts w:hint="cs" w:cs="Angsana New"/>
                <w:cs/>
              </w:rPr>
              <w:t xml:space="preserve"> เดิม</w:t>
            </w:r>
          </w:p>
        </w:tc>
      </w:tr>
      <w:tr w:rsidRPr="008979A8" w:rsidR="000A6968" w:rsidTr="00EA1EB6" w14:paraId="0DFDEDC0" w14:textId="77777777">
        <w:tc>
          <w:tcPr>
            <w:tcW w:w="1308" w:type="pct"/>
            <w:vMerge/>
          </w:tcPr>
          <w:p w:rsidRPr="008979A8" w:rsidR="000A6968" w:rsidP="00EA1EB6" w:rsidRDefault="000A6968" w14:paraId="71788AD6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0A6968" w:rsidP="00EA1EB6" w:rsidRDefault="000A6968" w14:paraId="38732A5B" w14:textId="36A96841">
            <w:pPr>
              <w:spacing w:after="0"/>
              <w:rPr>
                <w:rFonts w:cs="CordiaUPC"/>
              </w:rPr>
            </w:pPr>
            <w:r>
              <w:rPr>
                <w:rFonts w:cs="CordiaUPC"/>
              </w:rPr>
              <w:t>REWARD_ROW_ID</w:t>
            </w:r>
          </w:p>
        </w:tc>
        <w:tc>
          <w:tcPr>
            <w:tcW w:w="2307" w:type="pct"/>
          </w:tcPr>
          <w:p w:rsidRPr="00C11331" w:rsidR="000A6968" w:rsidP="009539CE" w:rsidRDefault="000A6968" w14:paraId="1C11666C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>Tab Reward per Target Customer</w:t>
            </w:r>
          </w:p>
          <w:p w:rsidRPr="00E42349" w:rsidR="000A6968" w:rsidP="00E42349" w:rsidRDefault="000A6968" w14:paraId="352CAD37" w14:textId="62930AC9">
            <w:pPr>
              <w:pStyle w:val="ListParagraph"/>
              <w:numPr>
                <w:ilvl w:val="0"/>
                <w:numId w:val="297"/>
              </w:numPr>
              <w:rPr>
                <w:rFonts w:cs="CordiaUPC"/>
                <w:cs/>
              </w:rPr>
            </w:pPr>
            <w:r w:rsidRPr="00E42349">
              <w:rPr>
                <w:rFonts w:cs="CordiaUPC"/>
              </w:rPr>
              <w:t>MASS_REWARD_TARGET_CUSTOMER</w:t>
            </w:r>
            <w:r w:rsidRPr="00E42349">
              <w:rPr>
                <w:rFonts w:cs="Angsana New"/>
                <w:cs/>
              </w:rPr>
              <w:t>.</w:t>
            </w:r>
            <w:r w:rsidRPr="00E42349">
              <w:rPr>
                <w:rFonts w:cs="CordiaUPC"/>
              </w:rPr>
              <w:t>ROW_ID</w:t>
            </w:r>
          </w:p>
        </w:tc>
      </w:tr>
      <w:tr w:rsidRPr="008979A8" w:rsidR="000A6968" w:rsidTr="00EA1EB6" w14:paraId="3E8BEF6B" w14:textId="77777777">
        <w:tc>
          <w:tcPr>
            <w:tcW w:w="1308" w:type="pct"/>
            <w:vMerge/>
          </w:tcPr>
          <w:p w:rsidRPr="008979A8" w:rsidR="000A6968" w:rsidP="00EA1EB6" w:rsidRDefault="000A6968" w14:paraId="32E78581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0A6968" w:rsidP="00EA1EB6" w:rsidRDefault="000A6968" w14:paraId="76F975F5" w14:textId="77777777">
            <w:pPr>
              <w:spacing w:after="0"/>
              <w:rPr>
                <w:rFonts w:cs="CordiaUPC"/>
              </w:rPr>
            </w:pPr>
            <w:r w:rsidRPr="008979A8">
              <w:rPr>
                <w:rFonts w:cs="CordiaUPC"/>
              </w:rPr>
              <w:t>FREE_RESOURCE_TYPE</w:t>
            </w:r>
          </w:p>
        </w:tc>
        <w:tc>
          <w:tcPr>
            <w:tcW w:w="2307" w:type="pct"/>
          </w:tcPr>
          <w:p w:rsidR="000A6968" w:rsidP="00EA1EB6" w:rsidRDefault="000A6968" w14:paraId="3D88D1B2" w14:textId="125C0A39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>Tab Vertical App</w:t>
            </w:r>
          </w:p>
          <w:p w:rsidRPr="00E42349" w:rsidR="000A6968" w:rsidP="00E42349" w:rsidRDefault="000A6968" w14:paraId="446BDBB9" w14:textId="77777777">
            <w:pPr>
              <w:pStyle w:val="ListParagraph"/>
              <w:numPr>
                <w:ilvl w:val="0"/>
                <w:numId w:val="297"/>
              </w:numPr>
              <w:rPr>
                <w:rFonts w:cs="CordiaUPC"/>
              </w:rPr>
            </w:pPr>
            <w:r w:rsidRPr="00E42349">
              <w:rPr>
                <w:rFonts w:cs="Angsana New"/>
                <w:cs/>
              </w:rPr>
              <w:t xml:space="preserve">ให้ </w:t>
            </w:r>
            <w:r w:rsidRPr="00E42349">
              <w:rPr>
                <w:rFonts w:cs="CordiaUPC"/>
              </w:rPr>
              <w:t xml:space="preserve">Default </w:t>
            </w:r>
            <w:r w:rsidRPr="00E42349">
              <w:rPr>
                <w:rFonts w:cs="Angsana New"/>
                <w:cs/>
              </w:rPr>
              <w:t>ค่าเป็น “</w:t>
            </w:r>
            <w:r w:rsidRPr="00E42349">
              <w:rPr>
                <w:rFonts w:cs="CordiaUPC"/>
              </w:rPr>
              <w:t>Product Pricing</w:t>
            </w:r>
            <w:r w:rsidRPr="00E42349">
              <w:rPr>
                <w:rFonts w:cs="Angsana New"/>
                <w:cs/>
              </w:rPr>
              <w:t>”</w:t>
            </w:r>
          </w:p>
          <w:p w:rsidRPr="00C11331" w:rsidR="000A6968" w:rsidP="005B2405" w:rsidRDefault="000A6968" w14:paraId="78D925B7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>Tab Reward per Target Customer</w:t>
            </w:r>
          </w:p>
          <w:p w:rsidRPr="00E42349" w:rsidR="000A6968" w:rsidP="00E42349" w:rsidRDefault="000A6968" w14:paraId="5B2F3EE0" w14:textId="286E36B0">
            <w:pPr>
              <w:pStyle w:val="ListParagraph"/>
              <w:numPr>
                <w:ilvl w:val="0"/>
                <w:numId w:val="297"/>
              </w:numPr>
              <w:rPr>
                <w:rFonts w:cs="CordiaUPC"/>
                <w:cs/>
              </w:rPr>
            </w:pPr>
            <w:r w:rsidRPr="00E42349">
              <w:rPr>
                <w:rFonts w:cs="Angsana New"/>
                <w:cs/>
              </w:rPr>
              <w:t xml:space="preserve">ให้ </w:t>
            </w:r>
            <w:r w:rsidRPr="00E42349">
              <w:rPr>
                <w:rFonts w:cs="CordiaUPC"/>
              </w:rPr>
              <w:t xml:space="preserve">Default </w:t>
            </w:r>
            <w:r w:rsidRPr="00E42349">
              <w:rPr>
                <w:rFonts w:cs="Angsana New"/>
                <w:cs/>
              </w:rPr>
              <w:t>ค่าเป็น “</w:t>
            </w:r>
            <w:r>
              <w:rPr>
                <w:rFonts w:cs="CordiaUPC"/>
              </w:rPr>
              <w:t>Reward per Target Customer</w:t>
            </w:r>
            <w:r w:rsidRPr="00E42349">
              <w:rPr>
                <w:rFonts w:cs="Angsana New"/>
                <w:cs/>
              </w:rPr>
              <w:t>”</w:t>
            </w:r>
          </w:p>
        </w:tc>
      </w:tr>
      <w:tr w:rsidRPr="008979A8" w:rsidR="000A6968" w:rsidTr="00EA1EB6" w14:paraId="49ED2CBE" w14:textId="77777777">
        <w:tc>
          <w:tcPr>
            <w:tcW w:w="1308" w:type="pct"/>
            <w:vMerge/>
          </w:tcPr>
          <w:p w:rsidRPr="008979A8" w:rsidR="000A6968" w:rsidP="00EA1EB6" w:rsidRDefault="000A6968" w14:paraId="196C9FC2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0A6968" w:rsidP="00EA1EB6" w:rsidRDefault="000A6968" w14:paraId="77399EAE" w14:textId="7177942D">
            <w:pPr>
              <w:spacing w:after="0"/>
              <w:rPr>
                <w:rFonts w:cs="CordiaUPC"/>
              </w:rPr>
            </w:pPr>
            <w:r>
              <w:rPr>
                <w:rFonts w:cs="CordiaUPC"/>
              </w:rPr>
              <w:t>VA_USAGE_TYPE</w:t>
            </w:r>
          </w:p>
        </w:tc>
        <w:tc>
          <w:tcPr>
            <w:tcW w:w="2307" w:type="pct"/>
          </w:tcPr>
          <w:p w:rsidR="000A6968" w:rsidP="00EA1EB6" w:rsidRDefault="000A6968" w14:paraId="788964CE" w14:textId="6B2A9B86">
            <w:pPr>
              <w:rPr>
                <w:rFonts w:cs="CordiaUPC"/>
              </w:rPr>
            </w:pPr>
            <w:r>
              <w:rPr>
                <w:rFonts w:cs="CordiaUPC"/>
              </w:rPr>
              <w:t>va</w:t>
            </w:r>
            <w:r w:rsidRPr="007B3FDA">
              <w:rPr>
                <w:rFonts w:cs="CordiaUPC"/>
              </w:rPr>
              <w:t>UsageType</w:t>
            </w:r>
          </w:p>
        </w:tc>
      </w:tr>
      <w:tr w:rsidRPr="008979A8" w:rsidR="000A6968" w:rsidTr="00EA1EB6" w14:paraId="1749A512" w14:textId="77777777">
        <w:tc>
          <w:tcPr>
            <w:tcW w:w="1308" w:type="pct"/>
            <w:vMerge/>
          </w:tcPr>
          <w:p w:rsidRPr="008979A8" w:rsidR="000A6968" w:rsidP="00EA1EB6" w:rsidRDefault="000A6968" w14:paraId="2ADA633F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0A6968" w:rsidP="00EA1EB6" w:rsidRDefault="000A6968" w14:paraId="171E22C8" w14:textId="72EA40B7">
            <w:pPr>
              <w:spacing w:after="0"/>
              <w:rPr>
                <w:rFonts w:cs="CordiaUPC"/>
              </w:rPr>
            </w:pPr>
            <w:r>
              <w:rPr>
                <w:rFonts w:cs="CordiaUPC"/>
              </w:rPr>
              <w:t>VA_QUOTA_TYPE</w:t>
            </w:r>
          </w:p>
        </w:tc>
        <w:tc>
          <w:tcPr>
            <w:tcW w:w="2307" w:type="pct"/>
          </w:tcPr>
          <w:p w:rsidR="000A6968" w:rsidP="00EA1EB6" w:rsidRDefault="000A6968" w14:paraId="7A2923A7" w14:textId="36360E06">
            <w:pPr>
              <w:rPr>
                <w:rFonts w:cs="CordiaUPC"/>
              </w:rPr>
            </w:pPr>
            <w:r>
              <w:rPr>
                <w:rFonts w:cs="CordiaUPC"/>
              </w:rPr>
              <w:t>va</w:t>
            </w:r>
            <w:r w:rsidRPr="007B3FDA">
              <w:rPr>
                <w:rFonts w:cs="CordiaUPC"/>
              </w:rPr>
              <w:t>QuotaType</w:t>
            </w:r>
          </w:p>
        </w:tc>
      </w:tr>
      <w:tr w:rsidRPr="008979A8" w:rsidR="000A6968" w:rsidTr="00EA1EB6" w14:paraId="505C536F" w14:textId="77777777">
        <w:tc>
          <w:tcPr>
            <w:tcW w:w="1308" w:type="pct"/>
            <w:vMerge/>
          </w:tcPr>
          <w:p w:rsidRPr="008979A8" w:rsidR="000A6968" w:rsidP="00EA1EB6" w:rsidRDefault="000A6968" w14:paraId="7F4E707D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0A6968" w:rsidP="00EA1EB6" w:rsidRDefault="000A6968" w14:paraId="7F3E5A27" w14:textId="33C1DFA2">
            <w:pPr>
              <w:spacing w:after="0"/>
              <w:rPr>
                <w:rFonts w:cs="CordiaUPC"/>
              </w:rPr>
            </w:pPr>
            <w:r w:rsidRPr="00F33A0D">
              <w:rPr>
                <w:rFonts w:cs="CordiaUPC"/>
              </w:rPr>
              <w:t>BUSINESS_</w:t>
            </w:r>
            <w:r>
              <w:rPr>
                <w:rFonts w:cs="CordiaUPC"/>
              </w:rPr>
              <w:t>VA_ROW_ID</w:t>
            </w:r>
          </w:p>
        </w:tc>
        <w:tc>
          <w:tcPr>
            <w:tcW w:w="2307" w:type="pct"/>
          </w:tcPr>
          <w:p w:rsidRPr="007B3FDA" w:rsidR="000A6968" w:rsidP="00EA1EB6" w:rsidRDefault="000A6968" w14:paraId="161575FE" w14:textId="2CCB6EE5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>ให้</w:t>
            </w:r>
            <w:r>
              <w:rPr>
                <w:rFonts w:cs="Angsana New"/>
                <w:cs/>
              </w:rPr>
              <w:t>ใช</w:t>
            </w:r>
            <w:r>
              <w:rPr>
                <w:rFonts w:hint="cs" w:cs="Angsana New"/>
                <w:cs/>
              </w:rPr>
              <w:t xml:space="preserve">้ </w:t>
            </w:r>
            <w:r>
              <w:rPr>
                <w:rFonts w:cs="CordiaUPC"/>
              </w:rPr>
              <w:t>MASS_BUSINESS_VERTICAL_APP</w:t>
            </w:r>
            <w:r w:rsidRPr="008979A8">
              <w:rPr>
                <w:rFonts w:cs="Angsana New"/>
                <w:cs/>
              </w:rPr>
              <w:t>.</w:t>
            </w:r>
            <w:r w:rsidRPr="008979A8">
              <w:rPr>
                <w:rFonts w:cs="CordiaUPC"/>
              </w:rPr>
              <w:t>ROW_ID</w:t>
            </w:r>
          </w:p>
        </w:tc>
      </w:tr>
      <w:tr w:rsidRPr="008979A8" w:rsidR="000A6968" w:rsidTr="00EA1EB6" w14:paraId="66769F44" w14:textId="77777777">
        <w:tc>
          <w:tcPr>
            <w:tcW w:w="1308" w:type="pct"/>
            <w:vMerge/>
          </w:tcPr>
          <w:p w:rsidRPr="008979A8" w:rsidR="000A6968" w:rsidP="00EA1EB6" w:rsidRDefault="000A6968" w14:paraId="00F9B214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7B4956" w:rsidR="000A6968" w:rsidP="00EA1EB6" w:rsidRDefault="000A6968" w14:paraId="06315A33" w14:textId="77777777">
            <w:pPr>
              <w:spacing w:after="0"/>
            </w:pPr>
            <w:r>
              <w:rPr>
                <w:szCs w:val="36"/>
              </w:rPr>
              <w:t>DURATION_TYPE</w:t>
            </w:r>
          </w:p>
        </w:tc>
        <w:tc>
          <w:tcPr>
            <w:tcW w:w="2307" w:type="pct"/>
          </w:tcPr>
          <w:p w:rsidRPr="002C5FB8" w:rsidR="000A6968" w:rsidP="00EA1EB6" w:rsidRDefault="000A6968" w14:paraId="2E5DFB18" w14:textId="77777777">
            <w:r>
              <w:rPr>
                <w:rFonts w:cs="CordiaUPC"/>
              </w:rPr>
              <w:t>d</w:t>
            </w:r>
            <w:r w:rsidRPr="008979A8">
              <w:rPr>
                <w:rFonts w:cs="CordiaUPC"/>
              </w:rPr>
              <w:t>urationType</w:t>
            </w:r>
          </w:p>
        </w:tc>
      </w:tr>
      <w:tr w:rsidRPr="008979A8" w:rsidR="000A6968" w:rsidTr="00EA1EB6" w14:paraId="7939833E" w14:textId="77777777">
        <w:tc>
          <w:tcPr>
            <w:tcW w:w="1308" w:type="pct"/>
            <w:vMerge/>
          </w:tcPr>
          <w:p w:rsidRPr="008979A8" w:rsidR="000A6968" w:rsidP="00EA1EB6" w:rsidRDefault="000A6968" w14:paraId="6FC8E28F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7B4956" w:rsidR="000A6968" w:rsidP="00EA1EB6" w:rsidRDefault="000A6968" w14:paraId="08A86ADC" w14:textId="77777777">
            <w:pPr>
              <w:spacing w:after="0"/>
            </w:pPr>
            <w:r>
              <w:rPr>
                <w:szCs w:val="36"/>
              </w:rPr>
              <w:t>DURATION_FROM</w:t>
            </w:r>
          </w:p>
        </w:tc>
        <w:tc>
          <w:tcPr>
            <w:tcW w:w="2307" w:type="pct"/>
          </w:tcPr>
          <w:p w:rsidRPr="002C5FB8" w:rsidR="000A6968" w:rsidP="00EA1EB6" w:rsidRDefault="000A6968" w14:paraId="40182468" w14:textId="77777777">
            <w:r>
              <w:rPr>
                <w:rFonts w:cs="CordiaUPC"/>
              </w:rPr>
              <w:t>d</w:t>
            </w:r>
            <w:r w:rsidRPr="008979A8">
              <w:rPr>
                <w:rFonts w:cs="CordiaUPC"/>
              </w:rPr>
              <w:t>urationFrom</w:t>
            </w:r>
          </w:p>
        </w:tc>
      </w:tr>
      <w:tr w:rsidRPr="008979A8" w:rsidR="000A6968" w:rsidTr="00EA1EB6" w14:paraId="34BFF18E" w14:textId="77777777">
        <w:tc>
          <w:tcPr>
            <w:tcW w:w="1308" w:type="pct"/>
            <w:vMerge/>
          </w:tcPr>
          <w:p w:rsidRPr="008979A8" w:rsidR="000A6968" w:rsidP="00EA1EB6" w:rsidRDefault="000A6968" w14:paraId="2E6CDD15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7B4956" w:rsidR="000A6968" w:rsidP="00EA1EB6" w:rsidRDefault="000A6968" w14:paraId="216A3656" w14:textId="77777777">
            <w:pPr>
              <w:spacing w:after="0"/>
            </w:pPr>
            <w:r>
              <w:rPr>
                <w:szCs w:val="36"/>
              </w:rPr>
              <w:t>DURATION_TO</w:t>
            </w:r>
          </w:p>
        </w:tc>
        <w:tc>
          <w:tcPr>
            <w:tcW w:w="2307" w:type="pct"/>
          </w:tcPr>
          <w:p w:rsidRPr="002C5FB8" w:rsidR="000A6968" w:rsidP="00EA1EB6" w:rsidRDefault="000A6968" w14:paraId="02B35491" w14:textId="77777777">
            <w:r>
              <w:rPr>
                <w:rFonts w:cs="CordiaUPC"/>
              </w:rPr>
              <w:t>d</w:t>
            </w:r>
            <w:r w:rsidRPr="008979A8">
              <w:rPr>
                <w:rFonts w:cs="CordiaUPC"/>
              </w:rPr>
              <w:t>urationTo</w:t>
            </w:r>
          </w:p>
        </w:tc>
      </w:tr>
      <w:tr w:rsidRPr="008979A8" w:rsidR="000A6968" w:rsidTr="00EA1EB6" w14:paraId="7540F317" w14:textId="77777777">
        <w:tc>
          <w:tcPr>
            <w:tcW w:w="1308" w:type="pct"/>
            <w:vMerge/>
          </w:tcPr>
          <w:p w:rsidRPr="008979A8" w:rsidR="000A6968" w:rsidP="00EA1EB6" w:rsidRDefault="000A6968" w14:paraId="42A294E0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7B4956" w:rsidR="000A6968" w:rsidP="00EA1EB6" w:rsidRDefault="000A6968" w14:paraId="7236405F" w14:textId="77777777">
            <w:pPr>
              <w:spacing w:after="0"/>
            </w:pPr>
            <w:r>
              <w:rPr>
                <w:szCs w:val="36"/>
              </w:rPr>
              <w:t>DURATION_UNIT</w:t>
            </w:r>
          </w:p>
        </w:tc>
        <w:tc>
          <w:tcPr>
            <w:tcW w:w="2307" w:type="pct"/>
          </w:tcPr>
          <w:p w:rsidRPr="002C5FB8" w:rsidR="000A6968" w:rsidP="00EA1EB6" w:rsidRDefault="000A6968" w14:paraId="2650650A" w14:textId="77777777">
            <w:r>
              <w:rPr>
                <w:rFonts w:cs="CordiaUPC"/>
              </w:rPr>
              <w:t>d</w:t>
            </w:r>
            <w:r w:rsidRPr="008979A8">
              <w:rPr>
                <w:rFonts w:cs="CordiaUPC"/>
              </w:rPr>
              <w:t>urationUnit</w:t>
            </w:r>
          </w:p>
        </w:tc>
      </w:tr>
      <w:tr w:rsidRPr="008979A8" w:rsidR="000A6968" w:rsidTr="00EA1EB6" w14:paraId="31CAE324" w14:textId="77777777">
        <w:tc>
          <w:tcPr>
            <w:tcW w:w="1308" w:type="pct"/>
            <w:vMerge/>
          </w:tcPr>
          <w:p w:rsidRPr="008979A8" w:rsidR="000A6968" w:rsidP="00EA1EB6" w:rsidRDefault="000A6968" w14:paraId="57BABDFA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7B4956" w:rsidR="000A6968" w:rsidP="00EA1EB6" w:rsidRDefault="000A6968" w14:paraId="32170D24" w14:textId="77777777">
            <w:pPr>
              <w:spacing w:after="0"/>
            </w:pPr>
            <w:r>
              <w:rPr>
                <w:szCs w:val="36"/>
              </w:rPr>
              <w:t>BILL_CYCLE_TYPE</w:t>
            </w:r>
          </w:p>
        </w:tc>
        <w:tc>
          <w:tcPr>
            <w:tcW w:w="2307" w:type="pct"/>
          </w:tcPr>
          <w:p w:rsidRPr="002C5FB8" w:rsidR="000A6968" w:rsidP="00EA1EB6" w:rsidRDefault="000A6968" w14:paraId="395FF871" w14:textId="77777777">
            <w:r>
              <w:rPr>
                <w:rFonts w:cs="CordiaUPC"/>
              </w:rPr>
              <w:t>billCycleType</w:t>
            </w:r>
          </w:p>
        </w:tc>
      </w:tr>
      <w:tr w:rsidRPr="008979A8" w:rsidR="000A6968" w:rsidTr="00EA1EB6" w14:paraId="1CCAE1E9" w14:textId="77777777">
        <w:tc>
          <w:tcPr>
            <w:tcW w:w="1308" w:type="pct"/>
            <w:vMerge/>
          </w:tcPr>
          <w:p w:rsidRPr="008979A8" w:rsidR="000A6968" w:rsidP="00EA1EB6" w:rsidRDefault="000A6968" w14:paraId="4F78989F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7B4956" w:rsidR="000A6968" w:rsidP="00EA1EB6" w:rsidRDefault="000A6968" w14:paraId="6083DC9C" w14:textId="77777777">
            <w:pPr>
              <w:spacing w:after="0"/>
            </w:pPr>
            <w:r>
              <w:rPr>
                <w:szCs w:val="36"/>
              </w:rPr>
              <w:t>BILL_CYCLE_VALUE</w:t>
            </w:r>
          </w:p>
        </w:tc>
        <w:tc>
          <w:tcPr>
            <w:tcW w:w="2307" w:type="pct"/>
          </w:tcPr>
          <w:p w:rsidRPr="002C5FB8" w:rsidR="000A6968" w:rsidP="00EA1EB6" w:rsidRDefault="000A6968" w14:paraId="3DB32623" w14:textId="77777777">
            <w:r>
              <w:rPr>
                <w:rFonts w:cs="CordiaUPC"/>
              </w:rPr>
              <w:t>billCycleValue</w:t>
            </w:r>
          </w:p>
        </w:tc>
      </w:tr>
      <w:tr w:rsidRPr="008979A8" w:rsidR="000A6968" w:rsidTr="00EA1EB6" w14:paraId="128981C1" w14:textId="77777777">
        <w:tc>
          <w:tcPr>
            <w:tcW w:w="1308" w:type="pct"/>
            <w:vMerge/>
          </w:tcPr>
          <w:p w:rsidRPr="008979A8" w:rsidR="000A6968" w:rsidP="00EA1EB6" w:rsidRDefault="000A6968" w14:paraId="2E496F47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7B4956" w:rsidR="000A6968" w:rsidP="00EA1EB6" w:rsidRDefault="000A6968" w14:paraId="523EC325" w14:textId="77777777">
            <w:pPr>
              <w:spacing w:after="0"/>
            </w:pPr>
            <w:r>
              <w:rPr>
                <w:szCs w:val="36"/>
              </w:rPr>
              <w:t>BILL_CYCLE_UNIT</w:t>
            </w:r>
          </w:p>
        </w:tc>
        <w:tc>
          <w:tcPr>
            <w:tcW w:w="2307" w:type="pct"/>
          </w:tcPr>
          <w:p w:rsidRPr="002C5FB8" w:rsidR="000A6968" w:rsidP="00EA1EB6" w:rsidRDefault="000A6968" w14:paraId="4CD13FCD" w14:textId="77777777">
            <w:r>
              <w:rPr>
                <w:rFonts w:cs="CordiaUPC"/>
              </w:rPr>
              <w:t>billCycleUnit</w:t>
            </w:r>
          </w:p>
        </w:tc>
      </w:tr>
      <w:tr w:rsidRPr="008979A8" w:rsidR="000A6968" w:rsidTr="00EA1EB6" w14:paraId="5284C23A" w14:textId="77777777">
        <w:tc>
          <w:tcPr>
            <w:tcW w:w="1308" w:type="pct"/>
            <w:vMerge/>
          </w:tcPr>
          <w:p w:rsidRPr="008979A8" w:rsidR="000A6968" w:rsidP="00B87026" w:rsidRDefault="000A6968" w14:paraId="19D57595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0A6968" w:rsidP="00B87026" w:rsidRDefault="000A6968" w14:paraId="2D0C8828" w14:textId="48412995">
            <w:pPr>
              <w:spacing w:after="0"/>
              <w:rPr>
                <w:szCs w:val="36"/>
              </w:rPr>
            </w:pPr>
            <w:r>
              <w:t>DEDUCT_TYPE</w:t>
            </w:r>
          </w:p>
        </w:tc>
        <w:tc>
          <w:tcPr>
            <w:tcW w:w="2307" w:type="pct"/>
          </w:tcPr>
          <w:p w:rsidR="000A6968" w:rsidP="00B87026" w:rsidRDefault="000A6968" w14:paraId="54D034C1" w14:textId="06E5131F">
            <w:pPr>
              <w:rPr>
                <w:rFonts w:cs="CordiaUPC"/>
              </w:rPr>
            </w:pPr>
            <w:r>
              <w:rPr>
                <w:rFonts w:cs="CordiaUPC"/>
              </w:rPr>
              <w:t>deductType</w:t>
            </w:r>
          </w:p>
        </w:tc>
      </w:tr>
      <w:tr w:rsidRPr="008979A8" w:rsidR="000A6968" w:rsidTr="00EA1EB6" w14:paraId="5FE1A1A5" w14:textId="77777777">
        <w:tc>
          <w:tcPr>
            <w:tcW w:w="1308" w:type="pct"/>
            <w:vMerge/>
          </w:tcPr>
          <w:p w:rsidRPr="008979A8" w:rsidR="000A6968" w:rsidP="000A6968" w:rsidRDefault="000A6968" w14:paraId="459AA4A6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0A6968" w:rsidP="000A6968" w:rsidRDefault="000A6968" w14:paraId="58AB5064" w14:textId="36B7AF07">
            <w:pPr>
              <w:spacing w:after="0"/>
            </w:pPr>
            <w:r>
              <w:t>VA_NETWORK_COVERAGE</w:t>
            </w:r>
          </w:p>
        </w:tc>
        <w:tc>
          <w:tcPr>
            <w:tcW w:w="2307" w:type="pct"/>
          </w:tcPr>
          <w:p w:rsidR="000A6968" w:rsidP="000A6968" w:rsidRDefault="000A6968" w14:paraId="3F37EF3C" w14:textId="3FC25FD5">
            <w:pPr>
              <w:rPr>
                <w:rFonts w:cs="CordiaUPC"/>
              </w:rPr>
            </w:pPr>
            <w:r>
              <w:t>vaNetworkCoverage</w:t>
            </w:r>
          </w:p>
        </w:tc>
      </w:tr>
    </w:tbl>
    <w:p w:rsidRPr="008979A8" w:rsidR="0061240D" w:rsidP="0061240D" w:rsidRDefault="0061240D" w14:paraId="1D53244B" w14:textId="07E6C9AE">
      <w:pPr>
        <w:pStyle w:val="Heading2"/>
        <w:numPr>
          <w:ilvl w:val="0"/>
          <w:numId w:val="1"/>
        </w:numPr>
        <w:ind w:left="426" w:hanging="426"/>
        <w:rPr>
          <w:rFonts w:ascii="CordiaUPC" w:hAnsi="CordiaUPC" w:cs="CordiaUPC"/>
          <w:sz w:val="36"/>
          <w:szCs w:val="36"/>
        </w:rPr>
      </w:pPr>
      <w:r>
        <w:rPr>
          <w:rFonts w:ascii="CordiaUPC" w:hAnsi="CordiaUPC" w:cs="CordiaUPC"/>
          <w:sz w:val="36"/>
          <w:szCs w:val="36"/>
        </w:rPr>
        <w:t>Mass Vertical App</w:t>
      </w:r>
      <w:r w:rsidRPr="008979A8">
        <w:rPr>
          <w:rFonts w:ascii="CordiaUPC" w:hAnsi="CordiaUPC" w:cs="CordiaUPC"/>
          <w:sz w:val="36"/>
          <w:szCs w:val="36"/>
        </w:rPr>
        <w:t xml:space="preserve"> on Shelf</w:t>
      </w:r>
    </w:p>
    <w:p w:rsidRPr="008979A8" w:rsidR="0061240D" w:rsidP="00BB3F68" w:rsidRDefault="0061240D" w14:paraId="19A4186E" w14:textId="77777777">
      <w:pPr>
        <w:pStyle w:val="Heading3"/>
        <w:numPr>
          <w:ilvl w:val="0"/>
          <w:numId w:val="88"/>
        </w:numPr>
        <w:rPr>
          <w:rFonts w:ascii="CordiaUPC" w:hAnsi="CordiaUPC" w:cs="CordiaUPC"/>
          <w:sz w:val="32"/>
          <w:szCs w:val="40"/>
        </w:rPr>
      </w:pPr>
      <w:r w:rsidRPr="008979A8">
        <w:rPr>
          <w:rFonts w:ascii="CordiaUPC" w:hAnsi="CordiaUPC" w:cs="CordiaUPC"/>
          <w:sz w:val="32"/>
          <w:szCs w:val="40"/>
        </w:rPr>
        <w:t>Field on Screen</w:t>
      </w:r>
    </w:p>
    <w:tbl>
      <w:tblPr>
        <w:tblW w:w="4977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521"/>
        <w:gridCol w:w="1635"/>
        <w:gridCol w:w="5819"/>
      </w:tblGrid>
      <w:tr w:rsidRPr="008979A8" w:rsidR="0061240D" w:rsidTr="00153E2A" w14:paraId="27FFDADB" w14:textId="77777777">
        <w:trPr>
          <w:cantSplit/>
          <w:tblHeader/>
        </w:trPr>
        <w:tc>
          <w:tcPr>
            <w:tcW w:w="847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61240D" w:rsidP="00153E2A" w:rsidRDefault="0061240D" w14:paraId="4749FCDE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Field Name</w:t>
            </w:r>
          </w:p>
        </w:tc>
        <w:tc>
          <w:tcPr>
            <w:tcW w:w="911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61240D" w:rsidP="00153E2A" w:rsidRDefault="0061240D" w14:paraId="7C76A05E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Type</w:t>
            </w:r>
          </w:p>
        </w:tc>
        <w:tc>
          <w:tcPr>
            <w:tcW w:w="3242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61240D" w:rsidP="00153E2A" w:rsidRDefault="0061240D" w14:paraId="6DF3408A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Comments</w:t>
            </w:r>
          </w:p>
        </w:tc>
      </w:tr>
      <w:tr w:rsidRPr="008979A8" w:rsidR="004361B4" w:rsidTr="00153E2A" w14:paraId="1D2272C5" w14:textId="77777777">
        <w:tc>
          <w:tcPr>
            <w:tcW w:w="847" w:type="pct"/>
          </w:tcPr>
          <w:p w:rsidR="004361B4" w:rsidP="004361B4" w:rsidRDefault="004361B4" w14:paraId="00DA953F" w14:textId="02015801">
            <w:pPr>
              <w:rPr>
                <w:rFonts w:cs="CordiaUPC"/>
              </w:rPr>
            </w:pPr>
            <w:r>
              <w:rPr>
                <w:rFonts w:cs="CordiaUPC"/>
              </w:rPr>
              <w:t>copyFrom</w:t>
            </w:r>
          </w:p>
        </w:tc>
        <w:tc>
          <w:tcPr>
            <w:tcW w:w="911" w:type="pct"/>
          </w:tcPr>
          <w:p w:rsidR="004361B4" w:rsidP="004361B4" w:rsidRDefault="004361B4" w14:paraId="5C9C3135" w14:textId="0899C04F">
            <w:pPr>
              <w:rPr>
                <w:rFonts w:cs="CordiaUPC"/>
              </w:rPr>
            </w:pPr>
            <w:r>
              <w:rPr>
                <w:rFonts w:cs="CordiaUPC"/>
              </w:rPr>
              <w:t>Drop Down List</w:t>
            </w:r>
          </w:p>
        </w:tc>
        <w:tc>
          <w:tcPr>
            <w:tcW w:w="3242" w:type="pct"/>
          </w:tcPr>
          <w:p w:rsidR="004361B4" w:rsidP="004361B4" w:rsidRDefault="004361B4" w14:paraId="0D73550C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CordiaUPC"/>
              </w:rPr>
              <w:t>Copy From</w:t>
            </w:r>
          </w:p>
          <w:p w:rsidR="004361B4" w:rsidP="004361B4" w:rsidRDefault="004361B4" w14:paraId="52EC499D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List of value </w:t>
            </w:r>
            <w:r>
              <w:rPr>
                <w:rFonts w:cs="Angsana New"/>
                <w:cs/>
              </w:rPr>
              <w:t xml:space="preserve">: </w:t>
            </w:r>
            <w:r w:rsidRPr="008979A8">
              <w:rPr>
                <w:rFonts w:cs="Angsana New"/>
                <w:cs/>
              </w:rPr>
              <w:t xml:space="preserve">ดึงข้อมูล </w:t>
            </w:r>
            <w:r w:rsidRPr="008979A8">
              <w:rPr>
                <w:rFonts w:cs="CordiaUPC"/>
              </w:rPr>
              <w:t>free_resource_name</w:t>
            </w:r>
            <w:r w:rsidRPr="008979A8">
              <w:rPr>
                <w:rFonts w:cs="Angsana New"/>
                <w:cs/>
              </w:rPr>
              <w:t xml:space="preserve"> จาก </w:t>
            </w:r>
            <w:r>
              <w:rPr>
                <w:rFonts w:cs="CordiaUPC"/>
              </w:rPr>
              <w:t>MASS</w:t>
            </w:r>
            <w:r w:rsidRPr="008979A8">
              <w:rPr>
                <w:rFonts w:cs="CordiaUPC"/>
              </w:rPr>
              <w:t>_BUSINESS_</w:t>
            </w:r>
            <w:r>
              <w:rPr>
                <w:rFonts w:cs="CordiaUPC"/>
              </w:rPr>
              <w:t>VERTICAL_APP</w:t>
            </w:r>
            <w:r w:rsidRPr="008979A8">
              <w:rPr>
                <w:rFonts w:cs="CordiaUPC"/>
              </w:rPr>
              <w:t xml:space="preserve"> Table </w:t>
            </w:r>
            <w:r w:rsidRPr="008979A8">
              <w:rPr>
                <w:rFonts w:cs="Angsana New"/>
                <w:cs/>
              </w:rPr>
              <w:t>มาแสดง</w:t>
            </w:r>
          </w:p>
          <w:p w:rsidR="00782FC9" w:rsidP="004361B4" w:rsidRDefault="00782FC9" w14:paraId="6F18953F" w14:textId="4DD0E9D8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 w:cs="Angsana New"/>
                <w:cs/>
              </w:rPr>
              <w:t xml:space="preserve">สามารถ </w:t>
            </w:r>
            <w:r>
              <w:rPr>
                <w:rFonts w:cs="CordiaUPC"/>
              </w:rPr>
              <w:t xml:space="preserve">Search </w:t>
            </w:r>
            <w:r>
              <w:rPr>
                <w:rFonts w:hint="cs" w:cs="Angsana New"/>
                <w:cs/>
              </w:rPr>
              <w:t>ได้</w:t>
            </w:r>
          </w:p>
        </w:tc>
      </w:tr>
      <w:tr w:rsidRPr="008979A8" w:rsidR="004361B4" w:rsidTr="00153E2A" w14:paraId="79617C6F" w14:textId="77777777">
        <w:tc>
          <w:tcPr>
            <w:tcW w:w="847" w:type="pct"/>
          </w:tcPr>
          <w:p w:rsidR="004361B4" w:rsidP="004361B4" w:rsidRDefault="004361B4" w14:paraId="4D99C429" w14:textId="350419AD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ปุ่ม </w:t>
            </w:r>
            <w:r>
              <w:rPr>
                <w:rFonts w:cs="CordiaUPC"/>
              </w:rPr>
              <w:t>Copy</w:t>
            </w:r>
          </w:p>
        </w:tc>
        <w:tc>
          <w:tcPr>
            <w:tcW w:w="911" w:type="pct"/>
          </w:tcPr>
          <w:p w:rsidR="004361B4" w:rsidP="004361B4" w:rsidRDefault="004361B4" w14:paraId="1F073582" w14:textId="7959CF0F">
            <w:pPr>
              <w:rPr>
                <w:rFonts w:cs="CordiaUPC"/>
              </w:rPr>
            </w:pPr>
            <w:r>
              <w:rPr>
                <w:rFonts w:cs="CordiaUPC"/>
              </w:rPr>
              <w:t>Button</w:t>
            </w:r>
          </w:p>
        </w:tc>
        <w:tc>
          <w:tcPr>
            <w:tcW w:w="3242" w:type="pct"/>
          </w:tcPr>
          <w:p w:rsidR="004361B4" w:rsidP="004361B4" w:rsidRDefault="004361B4" w14:paraId="729C832E" w14:textId="05696668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>เมื่อกดปุ่มให้ทำการ</w:t>
            </w:r>
            <w:r>
              <w:rPr>
                <w:rFonts w:cs="CordiaUPC"/>
              </w:rPr>
              <w:t xml:space="preserve"> Copy </w:t>
            </w:r>
            <w:r>
              <w:rPr>
                <w:rFonts w:hint="cs" w:cs="Angsana New"/>
                <w:cs/>
              </w:rPr>
              <w:t xml:space="preserve">ข้อมูลใน </w:t>
            </w:r>
            <w:r>
              <w:rPr>
                <w:rFonts w:cs="CordiaUPC"/>
              </w:rPr>
              <w:t>Default</w:t>
            </w:r>
            <w:r>
              <w:rPr>
                <w:rFonts w:hint="cs" w:cs="Angsana New"/>
                <w:cs/>
              </w:rPr>
              <w:t xml:space="preserve"> ค่า</w:t>
            </w:r>
          </w:p>
        </w:tc>
      </w:tr>
      <w:tr w:rsidRPr="008979A8" w:rsidR="004361B4" w:rsidTr="00153E2A" w14:paraId="0EDC112D" w14:textId="77777777">
        <w:tc>
          <w:tcPr>
            <w:tcW w:w="847" w:type="pct"/>
          </w:tcPr>
          <w:p w:rsidR="004361B4" w:rsidP="004361B4" w:rsidRDefault="004361B4" w14:paraId="1D7BCC9E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freeResourceName</w:t>
            </w:r>
          </w:p>
        </w:tc>
        <w:tc>
          <w:tcPr>
            <w:tcW w:w="911" w:type="pct"/>
          </w:tcPr>
          <w:p w:rsidR="004361B4" w:rsidP="004361B4" w:rsidRDefault="004361B4" w14:paraId="316580B2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 Text Box</w:t>
            </w:r>
          </w:p>
        </w:tc>
        <w:tc>
          <w:tcPr>
            <w:tcW w:w="3242" w:type="pct"/>
          </w:tcPr>
          <w:p w:rsidRPr="008979A8" w:rsidR="004361B4" w:rsidP="004361B4" w:rsidRDefault="004361B4" w14:paraId="1E070874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9E4907">
              <w:rPr>
                <w:rFonts w:cs="Angsana New"/>
                <w:color w:val="FF0000"/>
                <w:cs/>
              </w:rPr>
              <w:t>*</w:t>
            </w:r>
            <w:r w:rsidRPr="009E4907">
              <w:rPr>
                <w:rFonts w:cs="CordiaUPC"/>
                <w:color w:val="FF0000"/>
              </w:rPr>
              <w:t xml:space="preserve">Free Resource </w:t>
            </w:r>
            <w:r>
              <w:rPr>
                <w:rFonts w:cs="CordiaUPC"/>
                <w:color w:val="FF0000"/>
              </w:rPr>
              <w:t xml:space="preserve">Pattern </w:t>
            </w:r>
            <w:r w:rsidRPr="009E4907">
              <w:rPr>
                <w:rFonts w:cs="CordiaUPC"/>
                <w:color w:val="FF0000"/>
              </w:rPr>
              <w:t>Name</w:t>
            </w:r>
          </w:p>
        </w:tc>
      </w:tr>
      <w:tr w:rsidRPr="008979A8" w:rsidR="004361B4" w:rsidTr="00153E2A" w14:paraId="7CB3DE8A" w14:textId="77777777">
        <w:tc>
          <w:tcPr>
            <w:tcW w:w="847" w:type="pct"/>
          </w:tcPr>
          <w:p w:rsidR="004361B4" w:rsidP="004361B4" w:rsidRDefault="004361B4" w14:paraId="2B8BA651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ปุ่ม </w:t>
            </w:r>
            <w:r>
              <w:rPr>
                <w:rFonts w:cs="CordiaUPC"/>
              </w:rPr>
              <w:t>Generate Name</w:t>
            </w:r>
          </w:p>
        </w:tc>
        <w:tc>
          <w:tcPr>
            <w:tcW w:w="911" w:type="pct"/>
          </w:tcPr>
          <w:p w:rsidR="004361B4" w:rsidP="004361B4" w:rsidRDefault="004361B4" w14:paraId="27784965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Button</w:t>
            </w:r>
          </w:p>
        </w:tc>
        <w:tc>
          <w:tcPr>
            <w:tcW w:w="3242" w:type="pct"/>
          </w:tcPr>
          <w:p w:rsidR="004361B4" w:rsidP="004361B4" w:rsidRDefault="004361B4" w14:paraId="4CA4649C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วางบรรทัดเดียวกันกับ </w:t>
            </w:r>
            <w:r>
              <w:rPr>
                <w:rFonts w:cs="CordiaUPC"/>
              </w:rPr>
              <w:t>Free Resource Name</w:t>
            </w:r>
          </w:p>
          <w:p w:rsidR="004361B4" w:rsidP="004361B4" w:rsidRDefault="004361B4" w14:paraId="59B481FF" w14:textId="77777777">
            <w:pPr>
              <w:spacing w:after="0"/>
              <w:rPr>
                <w:rFonts w:cs="CordiaUPC"/>
              </w:rPr>
            </w:pPr>
            <w:r>
              <w:rPr>
                <w:rFonts w:hint="cs" w:cs="Angsana New"/>
                <w:cs/>
              </w:rPr>
              <w:t>เมื่อกดปุ่ม</w:t>
            </w:r>
          </w:p>
          <w:p w:rsidRPr="00870089" w:rsidR="004361B4" w:rsidP="004361B4" w:rsidRDefault="004361B4" w14:paraId="7CEBFEDB" w14:textId="77777777">
            <w:pPr>
              <w:rPr>
                <w:rFonts w:cs="CordiaUPC"/>
              </w:rPr>
            </w:pPr>
            <w:r w:rsidRPr="00870089">
              <w:rPr>
                <w:rFonts w:cs="Angsana New"/>
                <w:cs/>
              </w:rPr>
              <w:t xml:space="preserve">ให้ทำการ </w:t>
            </w:r>
            <w:r w:rsidRPr="00870089">
              <w:rPr>
                <w:rFonts w:cs="CordiaUPC"/>
              </w:rPr>
              <w:t xml:space="preserve">Generate Name </w:t>
            </w:r>
            <w:r w:rsidRPr="00870089">
              <w:rPr>
                <w:rFonts w:cs="Angsana New"/>
                <w:cs/>
              </w:rPr>
              <w:t xml:space="preserve">ตาม </w:t>
            </w:r>
            <w:r w:rsidRPr="00870089">
              <w:rPr>
                <w:rFonts w:cs="CordiaUPC"/>
              </w:rPr>
              <w:t xml:space="preserve">Logic </w:t>
            </w:r>
            <w:r w:rsidRPr="00870089">
              <w:rPr>
                <w:rFonts w:cs="Angsana New"/>
                <w:cs/>
              </w:rPr>
              <w:t>ดังนี้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ไป </w:t>
            </w:r>
            <w:r>
              <w:rPr>
                <w:rFonts w:cs="CordiaUPC"/>
              </w:rPr>
              <w:t xml:space="preserve">Auto Populated </w:t>
            </w:r>
            <w:r>
              <w:rPr>
                <w:rFonts w:hint="cs" w:cs="Angsana New"/>
                <w:cs/>
              </w:rPr>
              <w:t xml:space="preserve">ที่ </w:t>
            </w:r>
            <w:r>
              <w:rPr>
                <w:rFonts w:cs="CordiaUPC"/>
              </w:rPr>
              <w:t xml:space="preserve">Field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freeResourceName</w:t>
            </w:r>
            <w:r>
              <w:rPr>
                <w:rFonts w:cs="Angsana New"/>
                <w:cs/>
              </w:rPr>
              <w:t>”</w:t>
            </w:r>
          </w:p>
          <w:p w:rsidR="004361B4" w:rsidP="004361B4" w:rsidRDefault="004361B4" w14:paraId="1A902A58" w14:textId="2D899E5C">
            <w:pPr>
              <w:rPr>
                <w:cs/>
              </w:rPr>
            </w:pPr>
            <w:r>
              <w:t xml:space="preserve">Format </w:t>
            </w:r>
            <w:r>
              <w:rPr>
                <w:rFonts w:hint="cs"/>
                <w:cs/>
              </w:rPr>
              <w:t xml:space="preserve">: </w:t>
            </w:r>
            <w:r w:rsidR="002B4808">
              <w:t>{vaQuotaFromTiming}</w:t>
            </w:r>
            <w:r w:rsidR="002B4808">
              <w:rPr>
                <w:cs/>
              </w:rPr>
              <w:t>-</w:t>
            </w:r>
            <w:r w:rsidR="002B4808">
              <w:t xml:space="preserve">{vaQuotaToTiming} </w:t>
            </w:r>
            <w:r w:rsidR="002B4808">
              <w:rPr>
                <w:rFonts w:hint="cs"/>
                <w:cs/>
              </w:rPr>
              <w:t xml:space="preserve"> </w:t>
            </w:r>
            <w:r>
              <w:t>{VerticalAppName} {VerticapAppQuota}{VerticapAppQuotaUnit} {VerticalAppSpeed} {VerticalAppThrottlingSpeed}</w:t>
            </w:r>
            <w:r w:rsidR="00BE667B">
              <w:rPr>
                <w:rFonts w:hint="cs"/>
                <w:cs/>
              </w:rPr>
              <w:t xml:space="preserve"> </w:t>
            </w:r>
            <w:r w:rsidR="00BE667B">
              <w:t>{VerticapAppQuotaType}</w:t>
            </w:r>
          </w:p>
          <w:p w:rsidR="002B4808" w:rsidP="00790CB5" w:rsidRDefault="002B4808" w14:paraId="66B0C102" w14:textId="3F5F92B1">
            <w:pPr>
              <w:pStyle w:val="ListParagraph"/>
              <w:numPr>
                <w:ilvl w:val="0"/>
                <w:numId w:val="85"/>
              </w:numPr>
              <w:spacing w:after="160" w:line="259" w:lineRule="auto"/>
            </w:pPr>
            <w:r>
              <w:t>{vaQuotaFromTiming}</w:t>
            </w:r>
            <w:r>
              <w:rPr>
                <w:cs/>
              </w:rPr>
              <w:t>-</w:t>
            </w:r>
            <w:r>
              <w:t xml:space="preserve">{vaQuotaToTiming} </w:t>
            </w:r>
            <w:r>
              <w:rPr>
                <w:cs/>
              </w:rPr>
              <w:t xml:space="preserve">: </w:t>
            </w:r>
            <w:r>
              <w:rPr>
                <w:rFonts w:hint="cs"/>
                <w:cs/>
              </w:rPr>
              <w:t xml:space="preserve">ถ้า </w:t>
            </w:r>
            <w:r>
              <w:t>internetQuotaPriceTypePattern</w:t>
            </w:r>
            <w:r>
              <w:rPr>
                <w:rFonts w:hint="cs"/>
                <w:cs/>
              </w:rPr>
              <w:t xml:space="preserve"> เป็น </w:t>
            </w:r>
            <w:r>
              <w:rPr>
                <w:cs/>
              </w:rPr>
              <w:t>“</w:t>
            </w:r>
            <w:r>
              <w:t>All</w:t>
            </w:r>
            <w:r>
              <w:rPr>
                <w:cs/>
              </w:rPr>
              <w:t>-</w:t>
            </w:r>
            <w:r>
              <w:t>Time</w:t>
            </w:r>
            <w:r>
              <w:rPr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ให้เป็นค่าว่าง แต่ถ้าเป็น </w:t>
            </w:r>
            <w:r>
              <w:rPr>
                <w:cs/>
              </w:rPr>
              <w:t>“</w:t>
            </w:r>
            <w:r>
              <w:t>Peak</w:t>
            </w:r>
            <w:r>
              <w:rPr>
                <w:cs/>
              </w:rPr>
              <w:t>/</w:t>
            </w:r>
            <w:r>
              <w:t>Off</w:t>
            </w:r>
            <w:r>
              <w:rPr>
                <w:cs/>
              </w:rPr>
              <w:t xml:space="preserve"> </w:t>
            </w:r>
            <w:r>
              <w:t>Peak</w:t>
            </w:r>
            <w:r>
              <w:rPr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ให้ </w:t>
            </w:r>
            <w:r>
              <w:t>generate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ตาม </w:t>
            </w:r>
            <w:r>
              <w:t>Format</w:t>
            </w:r>
            <w:r>
              <w:rPr>
                <w:rFonts w:hint="cs"/>
                <w:cs/>
              </w:rPr>
              <w:t xml:space="preserve"> </w:t>
            </w:r>
            <w:r>
              <w:rPr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แทนด้วย </w:t>
            </w:r>
            <w:r>
              <w:t>vaQuotaFromTiming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และ </w:t>
            </w:r>
            <w:r>
              <w:t>vaQuotaToTiming</w:t>
            </w:r>
          </w:p>
          <w:p w:rsidR="004361B4" w:rsidP="002B4808" w:rsidRDefault="004361B4" w14:paraId="27B54118" w14:textId="621BFC73">
            <w:pPr>
              <w:pStyle w:val="ListParagraph"/>
              <w:numPr>
                <w:ilvl w:val="0"/>
                <w:numId w:val="85"/>
              </w:numPr>
              <w:spacing w:after="160" w:line="256" w:lineRule="auto"/>
            </w:pPr>
            <w:r>
              <w:t xml:space="preserve">{VerticalAppName} </w:t>
            </w:r>
            <w:r>
              <w:rPr>
                <w:rFonts w:hint="cs"/>
                <w:cs/>
              </w:rPr>
              <w:t>: ให้ดึงข้อมูล</w:t>
            </w:r>
            <w:r>
              <w:t xml:space="preserve"> Vertical App Name </w:t>
            </w:r>
            <w:r>
              <w:rPr>
                <w:rFonts w:hint="cs"/>
                <w:cs/>
              </w:rPr>
              <w:t xml:space="preserve">ที่อยู่ในตาราง </w:t>
            </w:r>
            <w:r>
              <w:t xml:space="preserve">VerticalAppSpeedTable </w:t>
            </w:r>
            <w:r>
              <w:rPr>
                <w:rFonts w:hint="cs"/>
                <w:cs/>
              </w:rPr>
              <w:t xml:space="preserve">มาต่อ </w:t>
            </w:r>
            <w:r>
              <w:t xml:space="preserve">String </w:t>
            </w:r>
            <w:r>
              <w:rPr>
                <w:rFonts w:hint="cs"/>
                <w:cs/>
              </w:rPr>
              <w:t>กันแล้วคั่นด้วย “</w:t>
            </w:r>
            <w:r>
              <w:t>,</w:t>
            </w:r>
            <w:r>
              <w:rPr>
                <w:rFonts w:hint="cs"/>
                <w:cs/>
              </w:rPr>
              <w:t xml:space="preserve">”(ต้อง </w:t>
            </w:r>
            <w:r>
              <w:t xml:space="preserve">Sort </w:t>
            </w:r>
            <w:r>
              <w:rPr>
                <w:rFonts w:hint="cs"/>
                <w:cs/>
              </w:rPr>
              <w:t>ตามตัวอักษร)</w:t>
            </w:r>
          </w:p>
          <w:p w:rsidR="004361B4" w:rsidP="002B4808" w:rsidRDefault="004361B4" w14:paraId="6F8F085D" w14:textId="0FA62755">
            <w:pPr>
              <w:pStyle w:val="ListParagraph"/>
              <w:numPr>
                <w:ilvl w:val="0"/>
                <w:numId w:val="85"/>
              </w:numPr>
              <w:spacing w:after="160" w:line="256" w:lineRule="auto"/>
            </w:pPr>
            <w:r>
              <w:t>{VerticalAppQuota}{VerticapAppQuotaUnit}</w:t>
            </w:r>
            <w:r>
              <w:rPr>
                <w:rFonts w:hint="cs"/>
                <w:cs/>
              </w:rPr>
              <w:t xml:space="preserve"> : ถ้า </w:t>
            </w:r>
            <w:r>
              <w:t>VericalAppQuotaType</w:t>
            </w:r>
            <w:r>
              <w:rPr>
                <w:rFonts w:hint="cs"/>
                <w:cs/>
              </w:rPr>
              <w:t xml:space="preserve"> ที่เลือกมีค่า</w:t>
            </w:r>
            <w:r>
              <w:t xml:space="preserve"> lov_val3 </w:t>
            </w:r>
            <w:r>
              <w:rPr>
                <w:rFonts w:hint="cs"/>
                <w:cs/>
              </w:rPr>
              <w:t xml:space="preserve">ไม่ได้ประกอบด้วย </w:t>
            </w:r>
            <w:r>
              <w:rPr>
                <w:rFonts w:cs="Angsana New"/>
                <w:cs/>
              </w:rPr>
              <w:t>“</w:t>
            </w:r>
            <w:r>
              <w:t>Quota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/>
                <w:cs/>
              </w:rPr>
              <w:t xml:space="preserve"> ให้แทนที่ด้วยค่าว่าง ถ้าประกอบด้วย </w:t>
            </w:r>
            <w:r>
              <w:rPr>
                <w:rFonts w:cs="Angsana New"/>
                <w:cs/>
              </w:rPr>
              <w:t>“</w:t>
            </w:r>
            <w:r>
              <w:t>Quota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>ให้นำค่า</w:t>
            </w:r>
            <w:r>
              <w:t xml:space="preserve"> VerticalAppQuota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VerticapAppQuotaUnit </w:t>
            </w:r>
            <w:r>
              <w:rPr>
                <w:rFonts w:hint="cs"/>
                <w:cs/>
              </w:rPr>
              <w:t xml:space="preserve">มาต่อ </w:t>
            </w:r>
            <w:r>
              <w:t xml:space="preserve">String </w:t>
            </w:r>
            <w:r>
              <w:rPr>
                <w:rFonts w:hint="cs"/>
                <w:cs/>
              </w:rPr>
              <w:t>กัน</w:t>
            </w:r>
          </w:p>
          <w:p w:rsidR="004361B4" w:rsidP="002B4808" w:rsidRDefault="004361B4" w14:paraId="5D40BF09" w14:textId="77777777">
            <w:pPr>
              <w:pStyle w:val="ListParagraph"/>
              <w:numPr>
                <w:ilvl w:val="0"/>
                <w:numId w:val="85"/>
              </w:numPr>
              <w:spacing w:after="160" w:line="256" w:lineRule="auto"/>
            </w:pPr>
            <w:r>
              <w:t xml:space="preserve">{VerticalAppSpeed} </w:t>
            </w:r>
            <w:r>
              <w:rPr>
                <w:rFonts w:hint="cs"/>
                <w:cs/>
              </w:rPr>
              <w:t>: ให้แทนด้วย “</w:t>
            </w:r>
            <w:r>
              <w:t xml:space="preserve">Speed </w:t>
            </w:r>
            <w:r>
              <w:rPr>
                <w:rFonts w:hint="cs"/>
                <w:cs/>
              </w:rPr>
              <w:t xml:space="preserve">” + </w:t>
            </w:r>
            <w:r>
              <w:t xml:space="preserve">{VerticalAppSpeed} </w:t>
            </w:r>
            <w:r>
              <w:rPr>
                <w:rFonts w:hint="cs"/>
                <w:cs/>
              </w:rPr>
              <w:t xml:space="preserve">เช่น </w:t>
            </w:r>
            <w:r>
              <w:t>Speed 6 Mbps</w:t>
            </w:r>
          </w:p>
          <w:p w:rsidR="004361B4" w:rsidP="002B4808" w:rsidRDefault="004361B4" w14:paraId="17EDA1CD" w14:textId="138CFA81">
            <w:pPr>
              <w:pStyle w:val="ListParagraph"/>
              <w:numPr>
                <w:ilvl w:val="0"/>
                <w:numId w:val="85"/>
              </w:numPr>
              <w:spacing w:after="160" w:line="256" w:lineRule="auto"/>
            </w:pPr>
            <w:r>
              <w:t xml:space="preserve">{VerticalAppThrottlingSpeed} </w:t>
            </w:r>
            <w:r>
              <w:rPr>
                <w:rFonts w:hint="cs"/>
                <w:cs/>
              </w:rPr>
              <w:t xml:space="preserve">: ถ้า </w:t>
            </w:r>
            <w:r>
              <w:t>InternetQuotaType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ascii="Angsana New" w:hAnsi="Angsana New" w:cs="Angsana New"/>
                <w:cs/>
              </w:rPr>
              <w:t>ที่เลือกมีค่า</w:t>
            </w:r>
            <w:r>
              <w:t xml:space="preserve"> lov_val3 </w:t>
            </w:r>
            <w:r>
              <w:rPr>
                <w:rFonts w:hint="cs"/>
                <w:cs/>
              </w:rPr>
              <w:t xml:space="preserve">ไม่ได้ประกอบด้วย </w:t>
            </w:r>
            <w:r>
              <w:rPr>
                <w:rFonts w:cs="Angsana New"/>
                <w:cs/>
              </w:rPr>
              <w:t>“</w:t>
            </w:r>
            <w:r>
              <w:t>ThrottlingSpeed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/>
                <w:cs/>
              </w:rPr>
              <w:t xml:space="preserve"> ให้แทนที่ด้วยค่าว่าง ถ้าประกอบด้วย </w:t>
            </w:r>
            <w:r>
              <w:rPr>
                <w:rFonts w:cs="Angsana New"/>
                <w:cs/>
              </w:rPr>
              <w:t>“</w:t>
            </w:r>
            <w:r>
              <w:t>ThrottlingSpeed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 ให้แทนด้วย “</w:t>
            </w:r>
            <w:r>
              <w:t xml:space="preserve">Throttling </w:t>
            </w:r>
            <w:r>
              <w:rPr>
                <w:rFonts w:hint="cs"/>
                <w:cs/>
              </w:rPr>
              <w:t xml:space="preserve">” + </w:t>
            </w:r>
            <w:r>
              <w:t xml:space="preserve">{VerticalAppThrottlingSpeed} </w:t>
            </w:r>
            <w:r>
              <w:rPr>
                <w:rFonts w:hint="cs"/>
                <w:cs/>
              </w:rPr>
              <w:t xml:space="preserve">เช่น </w:t>
            </w:r>
            <w:r>
              <w:t>Throttling 256 Kbps</w:t>
            </w:r>
          </w:p>
          <w:p w:rsidRPr="00543025" w:rsidR="004361B4" w:rsidP="004361B4" w:rsidRDefault="00BE667B" w14:paraId="7984F4E5" w14:textId="0CCD5E06">
            <w:pPr>
              <w:rPr>
                <w:cs/>
              </w:rPr>
            </w:pPr>
            <w:r>
              <w:t>{VerticapAppQuotaType}</w:t>
            </w:r>
            <w:r>
              <w:rPr>
                <w:rFonts w:hint="cs"/>
                <w:cs/>
              </w:rPr>
              <w:t xml:space="preserve"> ถ้า </w:t>
            </w:r>
            <w:r>
              <w:t>VerticapAppQuotaType</w:t>
            </w:r>
            <w:r>
              <w:rPr>
                <w:rFonts w:hint="cs"/>
                <w:cs/>
              </w:rPr>
              <w:t xml:space="preserve"> </w:t>
            </w:r>
            <w:r w:rsidR="003A75DB">
              <w:rPr>
                <w:rFonts w:cs="CordiaUPC"/>
                <w:cs/>
              </w:rPr>
              <w:t xml:space="preserve"> = </w:t>
            </w:r>
            <w:r>
              <w:rPr>
                <w:cs/>
              </w:rPr>
              <w:t>“</w:t>
            </w:r>
            <w:r w:rsidRPr="00BE667B">
              <w:t xml:space="preserve">Limited Data </w:t>
            </w:r>
            <w:r w:rsidRPr="00BE667B">
              <w:rPr>
                <w:rFonts w:cs="CordiaUPC"/>
                <w:cs/>
              </w:rPr>
              <w:t>(</w:t>
            </w:r>
            <w:r w:rsidRPr="00BE667B">
              <w:t>Charge Internet</w:t>
            </w:r>
            <w:r w:rsidRPr="00BE667B">
              <w:rPr>
                <w:rFonts w:cs="CordiaUPC"/>
                <w:cs/>
              </w:rPr>
              <w:t>)</w:t>
            </w:r>
            <w:r>
              <w:rPr>
                <w:cs/>
              </w:rPr>
              <w:t xml:space="preserve">” </w:t>
            </w:r>
            <w:r w:rsidR="003A75DB">
              <w:rPr>
                <w:rFonts w:hint="cs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ให้ </w:t>
            </w:r>
            <w:r>
              <w:t xml:space="preserve">generate </w:t>
            </w:r>
            <w:r>
              <w:rPr>
                <w:rFonts w:hint="cs"/>
                <w:cs/>
              </w:rPr>
              <w:t xml:space="preserve">ตาม </w:t>
            </w:r>
            <w:r>
              <w:t>Format</w:t>
            </w:r>
            <w:r>
              <w:rPr>
                <w:rFonts w:hint="cs"/>
                <w:cs/>
              </w:rPr>
              <w:t xml:space="preserve"> </w:t>
            </w:r>
            <w:r>
              <w:rPr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แทนด้วย </w:t>
            </w:r>
            <w:r>
              <w:rPr>
                <w:rFonts w:cs="CordiaUPC"/>
                <w:cs/>
              </w:rPr>
              <w:t>“(”+</w:t>
            </w:r>
            <w:r>
              <w:t>VerticapAppQuotaType</w:t>
            </w:r>
            <w:r>
              <w:rPr>
                <w:rFonts w:cs="CordiaUPC"/>
                <w:cs/>
              </w:rPr>
              <w:t>+”)”</w:t>
            </w:r>
            <w:r w:rsidDel="00BE667B">
              <w:rPr>
                <w:rFonts w:cs="CordiaUPC"/>
                <w:cs/>
              </w:rPr>
              <w:t xml:space="preserve"> </w:t>
            </w:r>
            <w:r w:rsidR="003A75DB">
              <w:rPr>
                <w:rFonts w:hint="cs"/>
                <w:cs/>
              </w:rPr>
              <w:t>ถ้าไม่ใช่ ให้เป็นค่าว่าง</w:t>
            </w:r>
            <w:r w:rsidR="004361B4">
              <w:rPr>
                <w:rFonts w:hint="cs"/>
                <w:cs/>
              </w:rPr>
              <w:t xml:space="preserve">หมายเหตุ : ช่องว่างระหว่างตัวแปรควรจะมีแค่ </w:t>
            </w:r>
            <w:r w:rsidR="004361B4">
              <w:t xml:space="preserve">1 </w:t>
            </w:r>
            <w:r w:rsidR="004361B4">
              <w:rPr>
                <w:rFonts w:hint="cs"/>
                <w:cs/>
              </w:rPr>
              <w:t>ช่องว่าง (</w:t>
            </w:r>
            <w:r w:rsidR="004361B4">
              <w:t>Space</w:t>
            </w:r>
            <w:r w:rsidR="004361B4">
              <w:rPr>
                <w:rFonts w:hint="cs"/>
                <w:cs/>
              </w:rPr>
              <w:t>) เท่านั้น</w:t>
            </w:r>
          </w:p>
        </w:tc>
      </w:tr>
      <w:tr w:rsidRPr="008979A8" w:rsidR="004361B4" w:rsidTr="00153E2A" w14:paraId="3D59BBE8" w14:textId="77777777">
        <w:tc>
          <w:tcPr>
            <w:tcW w:w="847" w:type="pct"/>
          </w:tcPr>
          <w:p w:rsidR="004361B4" w:rsidP="004361B4" w:rsidRDefault="004361B4" w14:paraId="1B6D3CF6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techGenerateName</w:t>
            </w:r>
          </w:p>
        </w:tc>
        <w:tc>
          <w:tcPr>
            <w:tcW w:w="911" w:type="pct"/>
          </w:tcPr>
          <w:p w:rsidR="004361B4" w:rsidP="004361B4" w:rsidRDefault="004361B4" w14:paraId="48C86157" w14:textId="77777777">
            <w:pPr>
              <w:rPr>
                <w:rFonts w:cs="CordiaUPC"/>
              </w:rPr>
            </w:pPr>
          </w:p>
        </w:tc>
        <w:tc>
          <w:tcPr>
            <w:tcW w:w="3242" w:type="pct"/>
          </w:tcPr>
          <w:p w:rsidR="004361B4" w:rsidP="004361B4" w:rsidRDefault="004361B4" w14:paraId="4A4B1461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Invisible</w:t>
            </w:r>
          </w:p>
        </w:tc>
      </w:tr>
      <w:tr w:rsidRPr="008979A8" w:rsidR="004361B4" w:rsidTr="00153E2A" w14:paraId="54787713" w14:textId="77777777">
        <w:tc>
          <w:tcPr>
            <w:tcW w:w="847" w:type="pct"/>
          </w:tcPr>
          <w:p w:rsidR="004361B4" w:rsidP="004361B4" w:rsidRDefault="004361B4" w14:paraId="368A97FC" w14:textId="60B688DC">
            <w:pPr>
              <w:rPr>
                <w:rFonts w:cs="CordiaUPC"/>
              </w:rPr>
            </w:pPr>
            <w:r>
              <w:t>vaUsageType</w:t>
            </w:r>
          </w:p>
        </w:tc>
        <w:tc>
          <w:tcPr>
            <w:tcW w:w="911" w:type="pct"/>
          </w:tcPr>
          <w:p w:rsidRPr="008979A8" w:rsidR="004361B4" w:rsidP="004361B4" w:rsidRDefault="004361B4" w14:paraId="7DF57D2E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Drop down list</w:t>
            </w:r>
          </w:p>
        </w:tc>
        <w:tc>
          <w:tcPr>
            <w:tcW w:w="3242" w:type="pct"/>
          </w:tcPr>
          <w:p w:rsidR="004361B4" w:rsidP="004361B4" w:rsidRDefault="004361B4" w14:paraId="4DD0375C" w14:textId="71821EC1">
            <w:pPr>
              <w:rPr>
                <w:rFonts w:cs="CordiaUPC"/>
                <w:color w:val="FF0000"/>
              </w:rPr>
            </w:pPr>
            <w:r>
              <w:rPr>
                <w:rFonts w:cs="CordiaUPC"/>
              </w:rP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9E4907">
              <w:rPr>
                <w:rFonts w:cs="Angsana New"/>
                <w:color w:val="FF0000"/>
                <w:cs/>
              </w:rPr>
              <w:t>*</w:t>
            </w:r>
            <w:r>
              <w:rPr>
                <w:rFonts w:cs="CordiaUPC"/>
                <w:color w:val="FF0000"/>
              </w:rPr>
              <w:t>Vertical App Usage Type</w:t>
            </w:r>
          </w:p>
          <w:p w:rsidRPr="007A66CB" w:rsidR="004361B4" w:rsidP="004361B4" w:rsidRDefault="004361B4" w14:paraId="47E8A2C2" w14:textId="77777777">
            <w:pPr>
              <w:rPr>
                <w:rFonts w:cs="CordiaUPC"/>
              </w:rPr>
            </w:pPr>
            <w:r w:rsidRPr="007A66CB">
              <w:rPr>
                <w:rFonts w:cs="CordiaUPC"/>
              </w:rPr>
              <w:t>Invisible</w:t>
            </w:r>
          </w:p>
          <w:p w:rsidR="004361B4" w:rsidP="004361B4" w:rsidRDefault="004361B4" w14:paraId="42B8BA41" w14:textId="51D8DA63">
            <w:pPr>
              <w:rPr>
                <w:rFonts w:cs="CordiaUPC"/>
              </w:rPr>
            </w:pPr>
            <w:r w:rsidRPr="00AE3523">
              <w:rPr>
                <w:rFonts w:cs="CordiaUPC"/>
              </w:rPr>
              <w:t xml:space="preserve">List of Value </w:t>
            </w:r>
            <w:r w:rsidRPr="00AE3523"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‘</w:t>
            </w:r>
            <w:r>
              <w:rPr>
                <w:rFonts w:cs="CordiaUPC"/>
              </w:rPr>
              <w:t>Internet Usage Type</w:t>
            </w:r>
            <w:r>
              <w:rPr>
                <w:rFonts w:cs="Angsana New"/>
                <w:cs/>
              </w:rPr>
              <w:t>’</w:t>
            </w:r>
          </w:p>
          <w:p w:rsidRPr="008979A8" w:rsidR="004361B4" w:rsidP="004361B4" w:rsidRDefault="004361B4" w14:paraId="43CE17EB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Default Value </w:t>
            </w:r>
            <w:r>
              <w:rPr>
                <w:rFonts w:cs="Angsana New"/>
                <w:cs/>
              </w:rPr>
              <w:t>: “</w:t>
            </w:r>
            <w:r>
              <w:rPr>
                <w:rFonts w:cs="CordiaUPC"/>
              </w:rPr>
              <w:t>Volume</w:t>
            </w:r>
            <w:r>
              <w:rPr>
                <w:rFonts w:cs="Angsana New"/>
                <w:cs/>
              </w:rPr>
              <w:t>-</w:t>
            </w:r>
            <w:r>
              <w:rPr>
                <w:rFonts w:cs="CordiaUPC"/>
              </w:rPr>
              <w:t>based</w:t>
            </w:r>
            <w:r>
              <w:rPr>
                <w:rFonts w:cs="Angsana New"/>
                <w:cs/>
              </w:rPr>
              <w:t>”</w:t>
            </w:r>
          </w:p>
        </w:tc>
      </w:tr>
      <w:tr w:rsidRPr="008979A8" w:rsidR="004361B4" w:rsidTr="00153E2A" w14:paraId="3A504FFE" w14:textId="77777777">
        <w:tc>
          <w:tcPr>
            <w:tcW w:w="847" w:type="pct"/>
          </w:tcPr>
          <w:p w:rsidR="004361B4" w:rsidP="004361B4" w:rsidRDefault="004361B4" w14:paraId="2C7CF28A" w14:textId="2E4BAD8B">
            <w:pPr>
              <w:rPr>
                <w:rFonts w:cs="CordiaUPC"/>
              </w:rPr>
            </w:pPr>
            <w:r>
              <w:rPr>
                <w:szCs w:val="36"/>
              </w:rPr>
              <w:t>vaNetwork</w:t>
            </w:r>
            <w:r w:rsidRPr="00FC0493">
              <w:rPr>
                <w:szCs w:val="36"/>
              </w:rPr>
              <w:t>Coverage</w:t>
            </w:r>
          </w:p>
        </w:tc>
        <w:tc>
          <w:tcPr>
            <w:tcW w:w="911" w:type="pct"/>
          </w:tcPr>
          <w:p w:rsidRPr="008979A8" w:rsidR="004361B4" w:rsidP="004361B4" w:rsidRDefault="004361B4" w14:paraId="50715B6B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Drop down list</w:t>
            </w:r>
          </w:p>
        </w:tc>
        <w:tc>
          <w:tcPr>
            <w:tcW w:w="3242" w:type="pct"/>
          </w:tcPr>
          <w:p w:rsidR="004361B4" w:rsidP="004361B4" w:rsidRDefault="004361B4" w14:paraId="27CCF60F" w14:textId="09F06CA2">
            <w:pPr>
              <w:rPr>
                <w:rFonts w:cs="CordiaUPC"/>
              </w:rPr>
            </w:pPr>
            <w:r>
              <w:t xml:space="preserve">Label </w:t>
            </w:r>
            <w:r>
              <w:rPr>
                <w:cs/>
              </w:rPr>
              <w:t xml:space="preserve">: </w:t>
            </w:r>
            <w:r w:rsidRPr="00FC0493">
              <w:rPr>
                <w:color w:val="FF0000"/>
                <w:cs/>
              </w:rPr>
              <w:t>*</w:t>
            </w:r>
            <w:r>
              <w:rPr>
                <w:rFonts w:cs="CordiaUPC"/>
                <w:color w:val="FF0000"/>
              </w:rPr>
              <w:t xml:space="preserve">Vertical App </w:t>
            </w:r>
            <w:r w:rsidRPr="00FC0493">
              <w:rPr>
                <w:color w:val="FF0000"/>
              </w:rPr>
              <w:t>Network Coverage</w:t>
            </w:r>
          </w:p>
          <w:p w:rsidR="004361B4" w:rsidP="004361B4" w:rsidRDefault="004361B4" w14:paraId="21E8E06B" w14:textId="2BFCC239">
            <w:pPr>
              <w:rPr>
                <w:rFonts w:cs="CordiaUPC"/>
              </w:rPr>
            </w:pPr>
            <w:r w:rsidRPr="007A66CB">
              <w:rPr>
                <w:rFonts w:cs="CordiaUPC"/>
              </w:rPr>
              <w:t>Invisible</w:t>
            </w:r>
          </w:p>
          <w:p w:rsidR="004361B4" w:rsidP="004361B4" w:rsidRDefault="004361B4" w14:paraId="7D085D49" w14:textId="6D6F0038">
            <w:pPr>
              <w:rPr>
                <w:rFonts w:cs="CordiaUPC"/>
              </w:rPr>
            </w:pPr>
            <w:r w:rsidRPr="00AE3523">
              <w:rPr>
                <w:rFonts w:cs="CordiaUPC"/>
              </w:rPr>
              <w:t xml:space="preserve">List of Value </w:t>
            </w:r>
            <w:r w:rsidRPr="00AE3523"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‘</w:t>
            </w:r>
            <w:r w:rsidRPr="00EF7F1F">
              <w:rPr>
                <w:rFonts w:cs="CordiaUPC"/>
              </w:rPr>
              <w:t>Internet Network Type</w:t>
            </w:r>
            <w:r>
              <w:rPr>
                <w:rFonts w:cs="Angsana New"/>
                <w:cs/>
              </w:rPr>
              <w:t>’</w:t>
            </w:r>
          </w:p>
          <w:p w:rsidRPr="008C1EC6" w:rsidR="004361B4" w:rsidP="004361B4" w:rsidRDefault="004361B4" w14:paraId="44EFB06E" w14:textId="77777777">
            <w:r>
              <w:t xml:space="preserve">Default Value </w:t>
            </w:r>
            <w:r>
              <w:rPr>
                <w:cs/>
              </w:rPr>
              <w:t>: “</w:t>
            </w:r>
            <w:r>
              <w:t>3G</w:t>
            </w:r>
            <w:r>
              <w:rPr>
                <w:cs/>
              </w:rPr>
              <w:t>/</w:t>
            </w:r>
            <w:r>
              <w:t>4G</w:t>
            </w:r>
            <w:r>
              <w:rPr>
                <w:cs/>
              </w:rPr>
              <w:t>”</w:t>
            </w:r>
          </w:p>
        </w:tc>
      </w:tr>
      <w:tr w:rsidRPr="008979A8" w:rsidR="004361B4" w:rsidTr="00153E2A" w14:paraId="6A258420" w14:textId="77777777">
        <w:tc>
          <w:tcPr>
            <w:tcW w:w="847" w:type="pct"/>
          </w:tcPr>
          <w:p w:rsidR="004361B4" w:rsidP="004361B4" w:rsidRDefault="004361B4" w14:paraId="3619898F" w14:textId="1DD4DB5E">
            <w:pPr>
              <w:rPr>
                <w:rFonts w:cs="CordiaUPC"/>
              </w:rPr>
            </w:pPr>
            <w:r>
              <w:t>vaQuotaType</w:t>
            </w:r>
          </w:p>
        </w:tc>
        <w:tc>
          <w:tcPr>
            <w:tcW w:w="911" w:type="pct"/>
          </w:tcPr>
          <w:p w:rsidRPr="008979A8" w:rsidR="004361B4" w:rsidP="004361B4" w:rsidRDefault="004361B4" w14:paraId="0CBEF4F7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Drop down list</w:t>
            </w:r>
          </w:p>
        </w:tc>
        <w:tc>
          <w:tcPr>
            <w:tcW w:w="3242" w:type="pct"/>
          </w:tcPr>
          <w:p w:rsidR="004361B4" w:rsidP="004361B4" w:rsidRDefault="004361B4" w14:paraId="14C85C2F" w14:textId="5612191C">
            <w:pPr>
              <w:rPr>
                <w:color w:val="FF0000"/>
              </w:rPr>
            </w:pPr>
            <w:r>
              <w:t xml:space="preserve">Label </w:t>
            </w:r>
            <w:r>
              <w:rPr>
                <w:cs/>
              </w:rPr>
              <w:t xml:space="preserve">: </w:t>
            </w:r>
            <w:r w:rsidRPr="00FC0493">
              <w:rPr>
                <w:color w:val="FF0000"/>
                <w:cs/>
              </w:rPr>
              <w:t>*</w:t>
            </w:r>
            <w:r>
              <w:rPr>
                <w:rFonts w:cs="CordiaUPC"/>
                <w:color w:val="FF0000"/>
              </w:rPr>
              <w:t>Vertical App</w:t>
            </w:r>
            <w:r>
              <w:rPr>
                <w:rFonts w:cs="Angsana New"/>
                <w:color w:val="FF0000"/>
                <w:cs/>
              </w:rPr>
              <w:t xml:space="preserve"> </w:t>
            </w:r>
            <w:r>
              <w:rPr>
                <w:color w:val="FF0000"/>
              </w:rPr>
              <w:t>Quota Type</w:t>
            </w:r>
          </w:p>
          <w:p w:rsidR="004361B4" w:rsidP="004361B4" w:rsidRDefault="004361B4" w14:paraId="4198AB11" w14:textId="624D418D">
            <w:pPr>
              <w:rPr>
                <w:rFonts w:cs="CordiaUPC"/>
              </w:rPr>
            </w:pPr>
            <w:r w:rsidRPr="00AE3523">
              <w:rPr>
                <w:rFonts w:cs="CordiaUPC"/>
              </w:rPr>
              <w:t xml:space="preserve">List of Value </w:t>
            </w:r>
            <w:r w:rsidRPr="00AE3523"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‘</w:t>
            </w:r>
            <w:r>
              <w:rPr>
                <w:rFonts w:cs="CordiaUPC"/>
              </w:rPr>
              <w:t>VA Quota Type</w:t>
            </w:r>
            <w:r>
              <w:rPr>
                <w:rFonts w:cs="Angsana New"/>
                <w:cs/>
              </w:rPr>
              <w:t xml:space="preserve">’ </w:t>
            </w:r>
            <w:r>
              <w:rPr>
                <w:rFonts w:hint="cs" w:cs="Angsana New"/>
                <w:cs/>
              </w:rPr>
              <w:t xml:space="preserve">และ </w:t>
            </w:r>
            <w:r>
              <w:rPr>
                <w:rFonts w:cs="CordiaUPC"/>
              </w:rPr>
              <w:t xml:space="preserve">lov_type </w:t>
            </w:r>
            <w:r>
              <w:rPr>
                <w:rFonts w:hint="cs" w:cs="Angsana New"/>
                <w:cs/>
              </w:rPr>
              <w:t xml:space="preserve">ประกอบด้วยค่า </w:t>
            </w:r>
            <w:r>
              <w:rPr>
                <w:rFonts w:cs="CordiaUPC"/>
              </w:rPr>
              <w:t>productClass</w:t>
            </w:r>
          </w:p>
          <w:p w:rsidRPr="00543025" w:rsidR="004361B4" w:rsidP="004361B4" w:rsidRDefault="004361B4" w14:paraId="05D950F9" w14:textId="4668A3D6">
            <w:pPr>
              <w:pStyle w:val="BodyTextTable"/>
              <w:rPr>
                <w:rFonts w:ascii="CordiaUPC" w:hAnsi="CordiaUPC" w:cs="CordiaUPC" w:eastAsiaTheme="minorHAnsi"/>
                <w:sz w:val="28"/>
                <w:szCs w:val="28"/>
                <w:lang w:bidi="th-TH"/>
              </w:rPr>
            </w:pPr>
            <w:r>
              <w:rPr>
                <w:rFonts w:ascii="CordiaUPC" w:hAnsi="CordiaUPC" w:cs="CordiaUPC" w:eastAsiaTheme="minorHAnsi"/>
                <w:sz w:val="28"/>
                <w:szCs w:val="28"/>
                <w:lang w:bidi="th-TH"/>
              </w:rPr>
              <w:t xml:space="preserve">Default Value </w:t>
            </w:r>
            <w:r>
              <w:rPr>
                <w:rFonts w:hint="cs" w:ascii="CordiaUPC" w:hAnsi="CordiaUPC" w:cs="Angsana New" w:eastAsiaTheme="minorHAnsi"/>
                <w:sz w:val="28"/>
                <w:szCs w:val="28"/>
                <w:cs/>
                <w:lang w:bidi="th-TH"/>
              </w:rPr>
              <w:t>: “</w:t>
            </w:r>
            <w:r>
              <w:rPr>
                <w:rFonts w:ascii="CordiaUPC" w:hAnsi="CordiaUPC" w:cs="CordiaUPC" w:eastAsiaTheme="minorHAnsi"/>
                <w:sz w:val="28"/>
                <w:szCs w:val="28"/>
                <w:lang w:bidi="th-TH"/>
              </w:rPr>
              <w:t xml:space="preserve">Unlimited Data </w:t>
            </w:r>
            <w:r>
              <w:rPr>
                <w:rFonts w:hint="cs" w:ascii="CordiaUPC" w:hAnsi="CordiaUPC" w:cs="Angsana New" w:eastAsiaTheme="minorHAnsi"/>
                <w:sz w:val="28"/>
                <w:szCs w:val="28"/>
                <w:cs/>
                <w:lang w:bidi="th-TH"/>
              </w:rPr>
              <w:t>(</w:t>
            </w:r>
            <w:r>
              <w:rPr>
                <w:rFonts w:ascii="CordiaUPC" w:hAnsi="CordiaUPC" w:cs="CordiaUPC" w:eastAsiaTheme="minorHAnsi"/>
                <w:sz w:val="28"/>
                <w:szCs w:val="28"/>
                <w:lang w:bidi="th-TH"/>
              </w:rPr>
              <w:t>Fixed Speed</w:t>
            </w:r>
            <w:r>
              <w:rPr>
                <w:rFonts w:hint="cs" w:ascii="CordiaUPC" w:hAnsi="CordiaUPC" w:cs="Angsana New" w:eastAsiaTheme="minorHAnsi"/>
                <w:sz w:val="28"/>
                <w:szCs w:val="28"/>
                <w:cs/>
                <w:lang w:bidi="th-TH"/>
              </w:rPr>
              <w:t>)”</w:t>
            </w:r>
          </w:p>
          <w:p w:rsidR="004361B4" w:rsidP="004361B4" w:rsidRDefault="004361B4" w14:paraId="0C78968E" w14:textId="70257D94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เมื่อเลือก </w:t>
            </w:r>
            <w:r>
              <w:rPr>
                <w:rFonts w:cs="CordiaUPC"/>
              </w:rPr>
              <w:t>va</w:t>
            </w:r>
            <w:r>
              <w:t>QuotaType</w:t>
            </w:r>
          </w:p>
          <w:p w:rsidR="004361B4" w:rsidP="004361B4" w:rsidRDefault="004361B4" w14:paraId="09346FA0" w14:textId="71D3F608">
            <w:pPr>
              <w:pStyle w:val="ListParagraph"/>
              <w:numPr>
                <w:ilvl w:val="0"/>
                <w:numId w:val="76"/>
              </w:numPr>
              <w:rPr>
                <w:rFonts w:cs="CordiaUPC"/>
              </w:rPr>
            </w:pPr>
            <w:r>
              <w:rPr>
                <w:rFonts w:ascii="Angsana New" w:hAnsi="Angsana New" w:cs="Angsana New"/>
              </w:rPr>
              <w:t>lov_val3</w:t>
            </w:r>
            <w:r>
              <w:rPr>
                <w:rFonts w:hint="cs" w:ascii="Angsana New" w:hAnsi="Angsana New" w:cs="Angsana New"/>
                <w:cs/>
              </w:rPr>
              <w:t>มีค่า</w:t>
            </w:r>
            <w:r>
              <w:rPr>
                <w:rFonts w:hint="cs"/>
                <w:cs/>
              </w:rPr>
              <w:t xml:space="preserve">ประกอบด้วย </w:t>
            </w:r>
            <w:r>
              <w:rPr>
                <w:rFonts w:cs="Angsana New"/>
                <w:cs/>
              </w:rPr>
              <w:t>“</w:t>
            </w:r>
            <w:r>
              <w:t>Quota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ให้ </w:t>
            </w:r>
            <w:r>
              <w:rPr>
                <w:rFonts w:cs="CordiaUPC"/>
              </w:rPr>
              <w:t>Visible</w:t>
            </w:r>
          </w:p>
          <w:p w:rsidR="004361B4" w:rsidP="004361B4" w:rsidRDefault="004361B4" w14:paraId="3BAAFCC8" w14:textId="406D3945">
            <w:pPr>
              <w:pStyle w:val="ListParagraph"/>
              <w:numPr>
                <w:ilvl w:val="1"/>
                <w:numId w:val="76"/>
              </w:numPr>
              <w:rPr>
                <w:rFonts w:cs="CordiaUPC"/>
              </w:rPr>
            </w:pPr>
            <w:r>
              <w:t>vaQuota</w:t>
            </w:r>
          </w:p>
          <w:p w:rsidRPr="00D72B7C" w:rsidR="004361B4" w:rsidP="004361B4" w:rsidRDefault="004361B4" w14:paraId="29B04C37" w14:textId="14EF80C9">
            <w:pPr>
              <w:pStyle w:val="ListParagraph"/>
              <w:numPr>
                <w:ilvl w:val="1"/>
                <w:numId w:val="76"/>
              </w:numPr>
              <w:rPr>
                <w:rFonts w:cs="CordiaUPC"/>
              </w:rPr>
            </w:pPr>
            <w:r>
              <w:t>vaQuotaUnit</w:t>
            </w:r>
          </w:p>
          <w:p w:rsidR="004361B4" w:rsidP="004361B4" w:rsidRDefault="004361B4" w14:paraId="6B689F5D" w14:textId="77777777">
            <w:pPr>
              <w:pStyle w:val="ListParagraph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ถ้าไม่ใช่ให้ทำการ </w:t>
            </w:r>
            <w:r>
              <w:rPr>
                <w:rFonts w:cs="CordiaUPC"/>
              </w:rPr>
              <w:t xml:space="preserve">Invisible </w:t>
            </w:r>
            <w:r>
              <w:rPr>
                <w:rFonts w:hint="cs" w:cs="Angsana New"/>
                <w:cs/>
              </w:rPr>
              <w:t>และเคลียร์ค่า</w:t>
            </w:r>
          </w:p>
          <w:p w:rsidRPr="00D72B7C" w:rsidR="004361B4" w:rsidP="004361B4" w:rsidRDefault="004361B4" w14:paraId="27B69445" w14:textId="7A85D396">
            <w:pPr>
              <w:pStyle w:val="ListParagraph"/>
              <w:numPr>
                <w:ilvl w:val="0"/>
                <w:numId w:val="76"/>
              </w:numPr>
              <w:rPr>
                <w:rFonts w:cs="CordiaUPC"/>
              </w:rPr>
            </w:pPr>
            <w:r>
              <w:rPr>
                <w:rFonts w:ascii="Angsana New" w:hAnsi="Angsana New" w:cs="Angsana New"/>
              </w:rPr>
              <w:t>lov_val3</w:t>
            </w:r>
            <w:r>
              <w:rPr>
                <w:rFonts w:hint="cs" w:ascii="Angsana New" w:hAnsi="Angsana New" w:cs="Angsana New"/>
                <w:cs/>
              </w:rPr>
              <w:t>มีค่า</w:t>
            </w:r>
            <w:r>
              <w:rPr>
                <w:rFonts w:hint="cs"/>
                <w:cs/>
              </w:rPr>
              <w:t xml:space="preserve">ประกอบด้วย </w:t>
            </w:r>
            <w:r>
              <w:rPr>
                <w:rFonts w:cs="Angsana New"/>
                <w:cs/>
              </w:rPr>
              <w:t>“</w:t>
            </w:r>
            <w:r w:rsidRPr="00EF7F1F">
              <w:t>ThrottlingSpeed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ให้ </w:t>
            </w:r>
            <w:r>
              <w:rPr>
                <w:rFonts w:cs="CordiaUPC"/>
              </w:rPr>
              <w:t xml:space="preserve">Visible </w:t>
            </w:r>
          </w:p>
          <w:p w:rsidRPr="00D72B7C" w:rsidR="004361B4" w:rsidP="004361B4" w:rsidRDefault="004361B4" w14:paraId="2262DAAF" w14:textId="6392098E">
            <w:pPr>
              <w:pStyle w:val="ListParagraph"/>
              <w:numPr>
                <w:ilvl w:val="1"/>
                <w:numId w:val="76"/>
              </w:numPr>
              <w:rPr>
                <w:rFonts w:cs="CordiaUPC"/>
              </w:rPr>
            </w:pPr>
            <w:r>
              <w:t xml:space="preserve">vaThrottlingSpeed </w:t>
            </w:r>
          </w:p>
          <w:p w:rsidRPr="00543025" w:rsidR="004361B4" w:rsidP="004361B4" w:rsidRDefault="004361B4" w14:paraId="49D0CBC1" w14:textId="456C2738">
            <w:pPr>
              <w:ind w:left="752"/>
              <w:rPr>
                <w:rFonts w:cs="CordiaUPC"/>
              </w:rPr>
            </w:pPr>
            <w:r w:rsidRPr="00D72B7C">
              <w:rPr>
                <w:rFonts w:hint="cs" w:cs="Angsana New"/>
                <w:cs/>
              </w:rPr>
              <w:t xml:space="preserve">ถ้าไม่ใช่ให้ทำการ </w:t>
            </w:r>
            <w:r w:rsidRPr="00D72B7C">
              <w:rPr>
                <w:rFonts w:cs="CordiaUPC"/>
              </w:rPr>
              <w:t xml:space="preserve">Invisible </w:t>
            </w:r>
            <w:r w:rsidRPr="00D72B7C">
              <w:rPr>
                <w:rFonts w:hint="cs" w:cs="Angsana New"/>
                <w:cs/>
              </w:rPr>
              <w:t>และเคลียร์ค่า</w:t>
            </w:r>
          </w:p>
        </w:tc>
      </w:tr>
      <w:tr w:rsidRPr="008979A8" w:rsidR="004361B4" w:rsidTr="00153E2A" w14:paraId="4EA1E027" w14:textId="77777777">
        <w:tc>
          <w:tcPr>
            <w:tcW w:w="847" w:type="pct"/>
          </w:tcPr>
          <w:p w:rsidR="004361B4" w:rsidP="004361B4" w:rsidRDefault="004361B4" w14:paraId="68F74BC9" w14:textId="6EB47888">
            <w:r>
              <w:t>va</w:t>
            </w:r>
          </w:p>
        </w:tc>
        <w:tc>
          <w:tcPr>
            <w:tcW w:w="911" w:type="pct"/>
          </w:tcPr>
          <w:p w:rsidR="004361B4" w:rsidP="004361B4" w:rsidRDefault="004361B4" w14:paraId="72235394" w14:textId="48ADD932">
            <w:pPr>
              <w:rPr>
                <w:rFonts w:cs="CordiaUPC"/>
              </w:rPr>
            </w:pPr>
            <w:r>
              <w:rPr>
                <w:rFonts w:cs="CordiaUPC"/>
              </w:rPr>
              <w:t>Shuttle</w:t>
            </w:r>
          </w:p>
        </w:tc>
        <w:tc>
          <w:tcPr>
            <w:tcW w:w="3242" w:type="pct"/>
          </w:tcPr>
          <w:p w:rsidR="004361B4" w:rsidP="004361B4" w:rsidRDefault="004361B4" w14:paraId="190379BE" w14:textId="7BBEDD4E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3D6114">
              <w:rPr>
                <w:rFonts w:cs="Angsana New"/>
                <w:color w:val="FF0000"/>
                <w:cs/>
              </w:rPr>
              <w:t>*</w:t>
            </w:r>
            <w:r w:rsidRPr="003D6114">
              <w:rPr>
                <w:rFonts w:cs="CordiaUPC"/>
                <w:color w:val="FF0000"/>
              </w:rPr>
              <w:t>Vertical App</w:t>
            </w:r>
          </w:p>
          <w:p w:rsidR="004361B4" w:rsidP="004361B4" w:rsidRDefault="004361B4" w14:paraId="00A185E5" w14:textId="503954E3">
            <w:r w:rsidRPr="00AE3523">
              <w:rPr>
                <w:rFonts w:cs="CordiaUPC"/>
              </w:rPr>
              <w:t xml:space="preserve">List of Value </w:t>
            </w:r>
            <w:r w:rsidRPr="00AE3523">
              <w:rPr>
                <w:rFonts w:cs="Angsana New"/>
                <w:cs/>
              </w:rPr>
              <w:t xml:space="preserve">: </w:t>
            </w:r>
            <w:r>
              <w:rPr>
                <w:rFonts w:cs="Cordia New"/>
                <w:cs/>
              </w:rPr>
              <w:t>ดึงข้อมูลจาก</w:t>
            </w:r>
            <w:r>
              <w:t xml:space="preserve">DB </w:t>
            </w:r>
            <w:r>
              <w:rPr>
                <w:rFonts w:cs="Cordia New"/>
                <w:cs/>
              </w:rPr>
              <w:t xml:space="preserve">ที่ </w:t>
            </w:r>
            <w:r>
              <w:t>Table MASS_VA_CONFIG</w:t>
            </w:r>
          </w:p>
          <w:p w:rsidRPr="003D6114" w:rsidR="004361B4" w:rsidP="004361B4" w:rsidRDefault="004361B4" w14:paraId="504A54BE" w14:textId="3CC26EE3">
            <w:pPr>
              <w:pStyle w:val="BodyTextTable"/>
              <w:rPr>
                <w:rFonts w:ascii="CordiaUPC" w:hAnsi="CordiaUPC" w:cs="CordiaUPC" w:eastAsiaTheme="minorHAnsi"/>
                <w:sz w:val="28"/>
                <w:szCs w:val="28"/>
                <w:lang w:bidi="th-TH"/>
              </w:rPr>
            </w:pPr>
            <w:r w:rsidRPr="00D5606A">
              <w:rPr>
                <w:rFonts w:ascii="CordiaUPC" w:hAnsi="CordiaUPC" w:cs="Cordia New" w:eastAsiaTheme="minorHAnsi"/>
                <w:sz w:val="28"/>
                <w:szCs w:val="28"/>
                <w:cs/>
                <w:lang w:bidi="th-TH"/>
              </w:rPr>
              <w:t xml:space="preserve">โดย </w:t>
            </w:r>
            <w:r>
              <w:rPr>
                <w:rFonts w:ascii="CordiaUPC" w:hAnsi="CordiaUPC" w:cs="Cordia New" w:eastAsiaTheme="minorHAnsi"/>
                <w:sz w:val="28"/>
                <w:szCs w:val="28"/>
                <w:lang w:bidi="th-TH"/>
              </w:rPr>
              <w:t xml:space="preserve">Status </w:t>
            </w:r>
            <w:r>
              <w:rPr>
                <w:rFonts w:ascii="CordiaUPC" w:hAnsi="CordiaUPC" w:cs="Angsana New" w:eastAsiaTheme="minorHAnsi"/>
                <w:sz w:val="28"/>
                <w:szCs w:val="28"/>
                <w:cs/>
                <w:lang w:bidi="th-TH"/>
              </w:rPr>
              <w:t>= ‘</w:t>
            </w:r>
            <w:r>
              <w:rPr>
                <w:rFonts w:ascii="CordiaUPC" w:hAnsi="CordiaUPC" w:cs="Cordia New" w:eastAsiaTheme="minorHAnsi"/>
                <w:sz w:val="28"/>
                <w:szCs w:val="28"/>
                <w:lang w:bidi="th-TH"/>
              </w:rPr>
              <w:t>Active</w:t>
            </w:r>
            <w:r>
              <w:rPr>
                <w:rFonts w:ascii="CordiaUPC" w:hAnsi="CordiaUPC" w:cs="Angsana New" w:eastAsiaTheme="minorHAnsi"/>
                <w:sz w:val="28"/>
                <w:szCs w:val="28"/>
                <w:cs/>
                <w:lang w:bidi="th-TH"/>
              </w:rPr>
              <w:t>’</w:t>
            </w:r>
          </w:p>
        </w:tc>
      </w:tr>
      <w:tr w:rsidRPr="008979A8" w:rsidR="0027270A" w:rsidTr="00B6523C" w14:paraId="294ED6FC" w14:textId="77777777">
        <w:tc>
          <w:tcPr>
            <w:tcW w:w="847" w:type="pct"/>
          </w:tcPr>
          <w:p w:rsidR="0027270A" w:rsidP="00B6523C" w:rsidRDefault="0027270A" w14:paraId="0BBA48D8" w14:textId="48594217">
            <w:pPr>
              <w:rPr>
                <w:rFonts w:cs="CordiaUPC"/>
              </w:rPr>
            </w:pPr>
            <w:r>
              <w:t>vaQuotaPriceTypePattern</w:t>
            </w:r>
          </w:p>
        </w:tc>
        <w:tc>
          <w:tcPr>
            <w:tcW w:w="911" w:type="pct"/>
          </w:tcPr>
          <w:p w:rsidRPr="008979A8" w:rsidR="0027270A" w:rsidP="00B6523C" w:rsidRDefault="0027270A" w14:paraId="04892C63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Drop Down List</w:t>
            </w:r>
          </w:p>
        </w:tc>
        <w:tc>
          <w:tcPr>
            <w:tcW w:w="3242" w:type="pct"/>
          </w:tcPr>
          <w:p w:rsidR="0027270A" w:rsidP="00B6523C" w:rsidRDefault="0027270A" w14:paraId="1D7881FF" w14:textId="7938276A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BF0913" w:rsidR="002B4808">
              <w:rPr>
                <w:rFonts w:cs="Angsana New"/>
                <w:color w:val="FF0000"/>
                <w:cs/>
              </w:rPr>
              <w:t>*</w:t>
            </w:r>
            <w:r w:rsidR="002B4808">
              <w:rPr>
                <w:color w:val="FF0000"/>
              </w:rPr>
              <w:t>Vertical App</w:t>
            </w:r>
            <w:r w:rsidRPr="00BF0913" w:rsidR="002B4808">
              <w:rPr>
                <w:color w:val="FF0000"/>
              </w:rPr>
              <w:t xml:space="preserve"> Price Type Pattern</w:t>
            </w:r>
          </w:p>
          <w:p w:rsidR="0027270A" w:rsidP="00B6523C" w:rsidRDefault="0027270A" w14:paraId="331FD7AC" w14:textId="77777777">
            <w:r>
              <w:t>L</w:t>
            </w:r>
            <w:r w:rsidRPr="004C3917">
              <w:t xml:space="preserve">ist of Value </w:t>
            </w:r>
            <w:r w:rsidRPr="004C3917">
              <w:rPr>
                <w:rFonts w:cs="Angsana New"/>
                <w:cs/>
              </w:rPr>
              <w:t xml:space="preserve">: </w:t>
            </w:r>
            <w:r w:rsidRPr="00B916D9">
              <w:rPr>
                <w:rFonts w:cs="Angsana New"/>
                <w:cs/>
              </w:rPr>
              <w:t>ดึงข้อมูลจาก</w:t>
            </w:r>
            <w:r w:rsidRPr="00B916D9">
              <w:rPr>
                <w:rFonts w:cs="CordiaUPC"/>
              </w:rPr>
              <w:t xml:space="preserve">DB </w:t>
            </w:r>
            <w:r w:rsidRPr="00B916D9">
              <w:rPr>
                <w:rFonts w:cs="Angsana New"/>
                <w:cs/>
              </w:rPr>
              <w:t xml:space="preserve">ที่ </w:t>
            </w:r>
            <w:r w:rsidRPr="00B916D9">
              <w:rPr>
                <w:rFonts w:cs="CordiaUPC"/>
              </w:rPr>
              <w:t xml:space="preserve">Table FLW_CFG_LOV </w:t>
            </w:r>
            <w:r w:rsidRPr="00B916D9">
              <w:rPr>
                <w:rFonts w:cs="Angsana New"/>
                <w:cs/>
              </w:rPr>
              <w:t xml:space="preserve">โดย </w:t>
            </w:r>
            <w:r w:rsidRPr="00B916D9">
              <w:rPr>
                <w:rFonts w:cs="CordiaUPC"/>
              </w:rPr>
              <w:t xml:space="preserve">group_type </w:t>
            </w:r>
            <w:r w:rsidRPr="00B916D9">
              <w:rPr>
                <w:rFonts w:cs="Angsana New"/>
                <w:cs/>
              </w:rPr>
              <w:t>= ‘</w:t>
            </w:r>
            <w:r w:rsidRPr="00216FBE">
              <w:rPr>
                <w:rFonts w:cs="CordiaUPC"/>
              </w:rPr>
              <w:t>Internet Price Type</w:t>
            </w:r>
            <w:r>
              <w:rPr>
                <w:rFonts w:cs="Angsana New"/>
                <w:cs/>
              </w:rPr>
              <w:t>’</w:t>
            </w:r>
          </w:p>
          <w:p w:rsidR="0027270A" w:rsidP="00B6523C" w:rsidRDefault="0027270A" w14:paraId="67A1B8A0" w14:textId="77777777">
            <w:r>
              <w:rPr>
                <w:rFonts w:hint="cs" w:cs="Angsana New"/>
                <w:cs/>
              </w:rPr>
              <w:t>เมื่อเลือก</w:t>
            </w:r>
            <w:r>
              <w:rPr>
                <w:rFonts w:hint="cs"/>
                <w:cs/>
              </w:rPr>
              <w:t xml:space="preserve">เป็น </w:t>
            </w:r>
            <w:r>
              <w:rPr>
                <w:cs/>
              </w:rPr>
              <w:t>“</w:t>
            </w:r>
            <w:r>
              <w:rPr>
                <w:szCs w:val="36"/>
              </w:rPr>
              <w:t>All</w:t>
            </w:r>
            <w:r>
              <w:rPr>
                <w:cs/>
              </w:rPr>
              <w:t>-</w:t>
            </w:r>
            <w:r>
              <w:rPr>
                <w:szCs w:val="36"/>
              </w:rPr>
              <w:t>Time</w:t>
            </w:r>
            <w:r>
              <w:rPr>
                <w:cs/>
              </w:rPr>
              <w:t xml:space="preserve">” </w:t>
            </w:r>
          </w:p>
          <w:p w:rsidR="0027270A" w:rsidP="00B6523C" w:rsidRDefault="0027270A" w14:paraId="4234B57B" w14:textId="77777777">
            <w:pPr>
              <w:pStyle w:val="ListParagraph"/>
              <w:numPr>
                <w:ilvl w:val="0"/>
                <w:numId w:val="77"/>
              </w:numPr>
            </w:pPr>
            <w:r>
              <w:t>Disabled internetQuotaFromTiming</w:t>
            </w:r>
            <w:r>
              <w:rPr>
                <w:rFonts w:hint="cs"/>
                <w:cs/>
              </w:rPr>
              <w:t xml:space="preserve"> และ </w:t>
            </w:r>
            <w:r>
              <w:t>internetQuotaToTiming</w:t>
            </w:r>
          </w:p>
          <w:p w:rsidR="0027270A" w:rsidP="00B6523C" w:rsidRDefault="0027270A" w14:paraId="7B2303FA" w14:textId="77777777">
            <w:pPr>
              <w:pStyle w:val="ListParagraph"/>
              <w:numPr>
                <w:ilvl w:val="0"/>
                <w:numId w:val="77"/>
              </w:numPr>
            </w:pPr>
            <w:r>
              <w:t xml:space="preserve">Default Value </w:t>
            </w:r>
            <w:r>
              <w:rPr>
                <w:rFonts w:cs="Angsana New"/>
                <w:cs/>
              </w:rPr>
              <w:t xml:space="preserve">: </w:t>
            </w:r>
          </w:p>
          <w:p w:rsidR="0027270A" w:rsidP="00B6523C" w:rsidRDefault="0027270A" w14:paraId="095C74ED" w14:textId="77777777">
            <w:pPr>
              <w:pStyle w:val="ListParagraph"/>
              <w:numPr>
                <w:ilvl w:val="1"/>
                <w:numId w:val="77"/>
              </w:numPr>
            </w:pPr>
            <w:r>
              <w:t>internetQuotaFromTiming</w:t>
            </w:r>
            <w:r>
              <w:rPr>
                <w:rFonts w:hint="cs"/>
                <w:cs/>
              </w:rPr>
              <w:t xml:space="preserve"> ให้มีค่าเป็น</w:t>
            </w:r>
            <w:r>
              <w:rPr>
                <w:rFonts w:cs="Angsana New"/>
                <w:cs/>
              </w:rPr>
              <w:t xml:space="preserve"> “</w:t>
            </w:r>
            <w:r>
              <w:t>00</w:t>
            </w:r>
            <w:r>
              <w:rPr>
                <w:rFonts w:cs="Angsana New"/>
                <w:cs/>
              </w:rPr>
              <w:t>:</w:t>
            </w:r>
            <w:r>
              <w:t>00</w:t>
            </w:r>
            <w:r>
              <w:rPr>
                <w:rFonts w:cs="Angsana New"/>
                <w:cs/>
              </w:rPr>
              <w:t>:</w:t>
            </w:r>
            <w:r>
              <w:t>00</w:t>
            </w:r>
            <w:r>
              <w:rPr>
                <w:rFonts w:cs="Angsana New"/>
                <w:cs/>
              </w:rPr>
              <w:t>”</w:t>
            </w:r>
          </w:p>
          <w:p w:rsidR="0027270A" w:rsidP="00B6523C" w:rsidRDefault="0027270A" w14:paraId="3AFE592D" w14:textId="77777777">
            <w:pPr>
              <w:pStyle w:val="ListParagraph"/>
              <w:numPr>
                <w:ilvl w:val="1"/>
                <w:numId w:val="77"/>
              </w:numPr>
            </w:pPr>
            <w:r>
              <w:t>internetQuotaToTiming</w:t>
            </w:r>
            <w:r>
              <w:rPr>
                <w:rFonts w:hint="cs"/>
                <w:cs/>
              </w:rPr>
              <w:t xml:space="preserve"> ให้มีค่าเป็น</w:t>
            </w:r>
            <w:r>
              <w:rPr>
                <w:rFonts w:cs="Angsana New"/>
                <w:cs/>
              </w:rPr>
              <w:t xml:space="preserve"> “</w:t>
            </w:r>
            <w:r>
              <w:t>23</w:t>
            </w:r>
            <w:r>
              <w:rPr>
                <w:rFonts w:cs="Angsana New"/>
                <w:cs/>
              </w:rPr>
              <w:t>:</w:t>
            </w:r>
            <w:r>
              <w:t>59</w:t>
            </w:r>
            <w:r>
              <w:rPr>
                <w:rFonts w:cs="Angsana New"/>
                <w:cs/>
              </w:rPr>
              <w:t>:</w:t>
            </w:r>
            <w:r>
              <w:t>59</w:t>
            </w:r>
            <w:r>
              <w:rPr>
                <w:rFonts w:cs="Angsana New"/>
                <w:cs/>
              </w:rPr>
              <w:t>”</w:t>
            </w:r>
          </w:p>
          <w:p w:rsidR="0027270A" w:rsidP="00B6523C" w:rsidRDefault="0027270A" w14:paraId="4AAFEC36" w14:textId="77777777">
            <w:pPr>
              <w:rPr>
                <w:rFonts w:cs="CordiaUPC"/>
              </w:rPr>
            </w:pPr>
            <w:r>
              <w:rPr>
                <w:rFonts w:hint="cs"/>
                <w:cs/>
              </w:rPr>
              <w:t>ถ้าไม่ใช่</w:t>
            </w:r>
          </w:p>
          <w:p w:rsidRPr="008979A8" w:rsidR="0027270A" w:rsidP="00B6523C" w:rsidRDefault="0027270A" w14:paraId="5A05BDCA" w14:textId="77777777">
            <w:pPr>
              <w:rPr>
                <w:rFonts w:cs="CordiaUPC"/>
              </w:rPr>
            </w:pPr>
            <w:r>
              <w:t>Enabled internetQuotaFromTiming</w:t>
            </w:r>
            <w:r>
              <w:rPr>
                <w:rFonts w:hint="cs"/>
                <w:cs/>
              </w:rPr>
              <w:t xml:space="preserve"> และ </w:t>
            </w:r>
            <w:r>
              <w:t>internetQuotaToTiming</w:t>
            </w:r>
          </w:p>
        </w:tc>
      </w:tr>
      <w:tr w:rsidRPr="008979A8" w:rsidR="0027270A" w:rsidTr="00B6523C" w14:paraId="219A6FED" w14:textId="77777777">
        <w:tc>
          <w:tcPr>
            <w:tcW w:w="847" w:type="pct"/>
          </w:tcPr>
          <w:p w:rsidR="0027270A" w:rsidP="00B6523C" w:rsidRDefault="0027270A" w14:paraId="509A4AE7" w14:textId="4E898D27">
            <w:pPr>
              <w:rPr>
                <w:rFonts w:cs="CordiaUPC"/>
              </w:rPr>
            </w:pPr>
            <w:r>
              <w:t>vaQuotaFromTiming</w:t>
            </w:r>
          </w:p>
        </w:tc>
        <w:tc>
          <w:tcPr>
            <w:tcW w:w="911" w:type="pct"/>
          </w:tcPr>
          <w:p w:rsidRPr="008979A8" w:rsidR="0027270A" w:rsidP="00B6523C" w:rsidRDefault="0027270A" w14:paraId="4A385317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Time</w:t>
            </w:r>
          </w:p>
        </w:tc>
        <w:tc>
          <w:tcPr>
            <w:tcW w:w="3242" w:type="pct"/>
          </w:tcPr>
          <w:p w:rsidRPr="008979A8" w:rsidR="0027270A" w:rsidRDefault="0027270A" w14:paraId="6DD864A8" w14:textId="755371A2">
            <w:pPr>
              <w:rPr>
                <w:rFonts w:cs="CordiaUPC"/>
                <w:cs/>
              </w:rPr>
            </w:pPr>
            <w:r>
              <w:t xml:space="preserve">Label </w:t>
            </w:r>
            <w:r>
              <w:rPr>
                <w:cs/>
              </w:rPr>
              <w:t xml:space="preserve">: </w:t>
            </w:r>
            <w:r>
              <w:rPr>
                <w:rFonts w:cs="Angsana New"/>
                <w:color w:val="FF0000"/>
                <w:cs/>
              </w:rPr>
              <w:t>*</w:t>
            </w:r>
            <w:r>
              <w:rPr>
                <w:color w:val="FF0000"/>
              </w:rPr>
              <w:t xml:space="preserve">Vertical App </w:t>
            </w:r>
            <w:r w:rsidRPr="00B75723">
              <w:rPr>
                <w:color w:val="FF0000"/>
              </w:rPr>
              <w:t>Timing</w:t>
            </w:r>
            <w:r>
              <w:rPr>
                <w:cs/>
              </w:rPr>
              <w:t xml:space="preserve"> : …</w:t>
            </w:r>
            <w:r>
              <w:t>From</w:t>
            </w:r>
            <w:r>
              <w:rPr>
                <w:cs/>
              </w:rPr>
              <w:t>… - …</w:t>
            </w:r>
            <w:r>
              <w:t>To</w:t>
            </w:r>
            <w:r>
              <w:rPr>
                <w:cs/>
              </w:rPr>
              <w:t>…</w:t>
            </w:r>
          </w:p>
        </w:tc>
      </w:tr>
      <w:tr w:rsidRPr="008979A8" w:rsidR="0027270A" w:rsidTr="00B6523C" w14:paraId="23D49E72" w14:textId="77777777">
        <w:tc>
          <w:tcPr>
            <w:tcW w:w="847" w:type="pct"/>
          </w:tcPr>
          <w:p w:rsidR="0027270A" w:rsidP="00B6523C" w:rsidRDefault="0027270A" w14:paraId="3CC4AA58" w14:textId="221D14BC">
            <w:pPr>
              <w:rPr>
                <w:rFonts w:cs="CordiaUPC"/>
              </w:rPr>
            </w:pPr>
            <w:r>
              <w:t>vaQuotaToTiming</w:t>
            </w:r>
          </w:p>
        </w:tc>
        <w:tc>
          <w:tcPr>
            <w:tcW w:w="911" w:type="pct"/>
          </w:tcPr>
          <w:p w:rsidRPr="008979A8" w:rsidR="0027270A" w:rsidP="00B6523C" w:rsidRDefault="0027270A" w14:paraId="5FC7C43D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Time</w:t>
            </w:r>
          </w:p>
        </w:tc>
        <w:tc>
          <w:tcPr>
            <w:tcW w:w="3242" w:type="pct"/>
          </w:tcPr>
          <w:p w:rsidRPr="008979A8" w:rsidR="0027270A" w:rsidP="00B6523C" w:rsidRDefault="0027270A" w14:paraId="0DC042F0" w14:textId="7A4D0A69">
            <w:pPr>
              <w:rPr>
                <w:rFonts w:cs="CordiaUPC"/>
                <w:cs/>
              </w:rPr>
            </w:pPr>
            <w:r>
              <w:rPr>
                <w:rFonts w:hint="cs"/>
                <w:cs/>
              </w:rPr>
              <w:t xml:space="preserve">อยู่บรรทัดเดียวกันกับ </w:t>
            </w:r>
            <w:r w:rsidR="002B4808">
              <w:t>vaQuotaFromTiming</w:t>
            </w:r>
          </w:p>
        </w:tc>
      </w:tr>
      <w:tr w:rsidRPr="008979A8" w:rsidR="004361B4" w:rsidTr="00153E2A" w14:paraId="075E74EA" w14:textId="77777777">
        <w:tc>
          <w:tcPr>
            <w:tcW w:w="847" w:type="pct"/>
          </w:tcPr>
          <w:p w:rsidR="004361B4" w:rsidP="004361B4" w:rsidRDefault="004361B4" w14:paraId="27E21EE4" w14:textId="077DEA41">
            <w:r>
              <w:t>vaQuota</w:t>
            </w:r>
          </w:p>
        </w:tc>
        <w:tc>
          <w:tcPr>
            <w:tcW w:w="911" w:type="pct"/>
          </w:tcPr>
          <w:p w:rsidR="004361B4" w:rsidP="004361B4" w:rsidRDefault="004361B4" w14:paraId="28C7DC6F" w14:textId="7CC7DCE2">
            <w:pPr>
              <w:rPr>
                <w:rFonts w:cs="CordiaUPC"/>
              </w:rPr>
            </w:pPr>
            <w:r>
              <w:rPr>
                <w:rFonts w:cs="CordiaUPC"/>
              </w:rPr>
              <w:t>Text Box</w:t>
            </w:r>
          </w:p>
        </w:tc>
        <w:tc>
          <w:tcPr>
            <w:tcW w:w="3242" w:type="pct"/>
          </w:tcPr>
          <w:p w:rsidR="004361B4" w:rsidP="004361B4" w:rsidRDefault="004361B4" w14:paraId="1A71C450" w14:textId="41217FB8">
            <w:r>
              <w:t xml:space="preserve">Label </w:t>
            </w:r>
            <w:r>
              <w:rPr>
                <w:cs/>
              </w:rPr>
              <w:t xml:space="preserve">: </w:t>
            </w:r>
            <w:r w:rsidRPr="00B24327">
              <w:rPr>
                <w:color w:val="FF0000"/>
                <w:cs/>
              </w:rPr>
              <w:t>*</w:t>
            </w:r>
            <w:r>
              <w:rPr>
                <w:color w:val="FF0000"/>
              </w:rPr>
              <w:t>Vertical App</w:t>
            </w:r>
            <w:r w:rsidRPr="00B24327">
              <w:rPr>
                <w:color w:val="FF0000"/>
              </w:rPr>
              <w:t xml:space="preserve"> Qu</w:t>
            </w:r>
            <w:r>
              <w:rPr>
                <w:color w:val="FF0000"/>
              </w:rPr>
              <w:t>o</w:t>
            </w:r>
            <w:r w:rsidRPr="00B24327">
              <w:rPr>
                <w:color w:val="FF0000"/>
              </w:rPr>
              <w:t xml:space="preserve">ta </w:t>
            </w:r>
            <w:r>
              <w:rPr>
                <w:color w:val="FF0000"/>
                <w:cs/>
              </w:rPr>
              <w:t xml:space="preserve">: </w:t>
            </w:r>
            <w:r w:rsidRPr="00444D94">
              <w:rPr>
                <w:cs/>
              </w:rPr>
              <w:t>…</w:t>
            </w:r>
            <w:r>
              <w:t>Value</w:t>
            </w:r>
            <w:r w:rsidRPr="00444D94">
              <w:rPr>
                <w:cs/>
              </w:rPr>
              <w:t>…  …</w:t>
            </w:r>
            <w:r>
              <w:t>Unit</w:t>
            </w:r>
            <w:r w:rsidRPr="00444D94">
              <w:rPr>
                <w:cs/>
              </w:rPr>
              <w:t>…</w:t>
            </w:r>
          </w:p>
          <w:p w:rsidRPr="00543025" w:rsidR="004361B4" w:rsidP="004361B4" w:rsidRDefault="004361B4" w14:paraId="16604C5E" w14:textId="1984EE6E">
            <w:pPr>
              <w:rPr>
                <w:rFonts w:asciiTheme="minorBidi" w:hAnsiTheme="minorBidi"/>
              </w:rPr>
            </w:pPr>
            <w:r w:rsidRPr="00543025">
              <w:rPr>
                <w:cs/>
              </w:rPr>
              <w:t xml:space="preserve">หมายเหตุ </w:t>
            </w:r>
            <w:r w:rsidRPr="00543025">
              <w:rPr>
                <w:rFonts w:cs="Angsana New"/>
                <w:cs/>
              </w:rPr>
              <w:t xml:space="preserve">: </w:t>
            </w:r>
            <w:r w:rsidRPr="00543025">
              <w:rPr>
                <w:cs/>
              </w:rPr>
              <w:t>ใส่ได้เฉพาะตัวเลขและจุดทศนิยมเท่านั้น</w:t>
            </w:r>
          </w:p>
        </w:tc>
      </w:tr>
      <w:tr w:rsidRPr="008979A8" w:rsidR="004361B4" w:rsidTr="00153E2A" w14:paraId="5414D216" w14:textId="77777777">
        <w:tc>
          <w:tcPr>
            <w:tcW w:w="847" w:type="pct"/>
          </w:tcPr>
          <w:p w:rsidR="004361B4" w:rsidP="004361B4" w:rsidRDefault="004361B4" w14:paraId="2EEFE002" w14:textId="6D90FBCA">
            <w:r>
              <w:t>vaQuotaUnit</w:t>
            </w:r>
          </w:p>
        </w:tc>
        <w:tc>
          <w:tcPr>
            <w:tcW w:w="911" w:type="pct"/>
          </w:tcPr>
          <w:p w:rsidRPr="00543025" w:rsidR="004361B4" w:rsidP="004361B4" w:rsidRDefault="004361B4" w14:paraId="43717063" w14:textId="0D2A78CC">
            <w:pPr>
              <w:rPr>
                <w:rFonts w:asciiTheme="minorBidi" w:hAnsiTheme="minorBidi"/>
              </w:rPr>
            </w:pPr>
            <w:r w:rsidRPr="00543025">
              <w:rPr>
                <w:rFonts w:asciiTheme="minorBidi" w:hAnsiTheme="minorBidi"/>
              </w:rPr>
              <w:t>Drop Down List</w:t>
            </w:r>
          </w:p>
        </w:tc>
        <w:tc>
          <w:tcPr>
            <w:tcW w:w="3242" w:type="pct"/>
          </w:tcPr>
          <w:p w:rsidRPr="00543025" w:rsidR="004361B4" w:rsidP="004361B4" w:rsidRDefault="004361B4" w14:paraId="3168DD10" w14:textId="28F9C936">
            <w:pPr>
              <w:rPr>
                <w:rFonts w:asciiTheme="minorBidi" w:hAnsiTheme="minorBidi"/>
              </w:rPr>
            </w:pPr>
            <w:r w:rsidRPr="00543025">
              <w:rPr>
                <w:rFonts w:asciiTheme="minorBidi" w:hAnsiTheme="minorBidi"/>
                <w:cs/>
              </w:rPr>
              <w:t xml:space="preserve">อยู่บรรทัดเดียวกันกับ </w:t>
            </w:r>
            <w:r>
              <w:t>vaQuota</w:t>
            </w:r>
          </w:p>
          <w:p w:rsidRPr="00543025" w:rsidR="004361B4" w:rsidP="004361B4" w:rsidRDefault="004361B4" w14:paraId="71F160A0" w14:textId="7ACDD866">
            <w:pPr>
              <w:rPr>
                <w:rFonts w:asciiTheme="minorBidi" w:hAnsiTheme="minorBidi"/>
              </w:rPr>
            </w:pPr>
            <w:r w:rsidRPr="00543025">
              <w:rPr>
                <w:rFonts w:asciiTheme="minorBidi" w:hAnsiTheme="minorBidi"/>
              </w:rPr>
              <w:t xml:space="preserve">List of Value </w:t>
            </w:r>
            <w:r w:rsidRPr="00543025">
              <w:rPr>
                <w:rFonts w:cs="Cordia New" w:asciiTheme="minorBidi" w:hAnsiTheme="minorBidi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‘</w:t>
            </w:r>
            <w:r>
              <w:rPr>
                <w:rFonts w:cs="CordiaUPC"/>
              </w:rPr>
              <w:t>Internet Quota Unit</w:t>
            </w:r>
            <w:r>
              <w:rPr>
                <w:rFonts w:cs="Angsana New"/>
                <w:cs/>
              </w:rPr>
              <w:t xml:space="preserve">’ </w:t>
            </w:r>
            <w:r>
              <w:rPr>
                <w:rFonts w:hint="cs" w:cs="Angsana New"/>
                <w:cs/>
              </w:rPr>
              <w:t xml:space="preserve">และ </w:t>
            </w:r>
            <w:r>
              <w:rPr>
                <w:rFonts w:cs="CordiaUPC"/>
              </w:rPr>
              <w:t xml:space="preserve">lov_type </w:t>
            </w:r>
            <w:r>
              <w:rPr>
                <w:rFonts w:cs="Angsana New"/>
                <w:cs/>
              </w:rPr>
              <w:t xml:space="preserve">= </w:t>
            </w:r>
            <w:r>
              <w:t>vaUsageType</w:t>
            </w:r>
          </w:p>
        </w:tc>
      </w:tr>
      <w:tr w:rsidRPr="008979A8" w:rsidR="004361B4" w:rsidTr="00153E2A" w14:paraId="27CCE0D4" w14:textId="77777777">
        <w:tc>
          <w:tcPr>
            <w:tcW w:w="847" w:type="pct"/>
          </w:tcPr>
          <w:p w:rsidR="004361B4" w:rsidP="004361B4" w:rsidRDefault="004361B4" w14:paraId="0B15310D" w14:textId="5EEB52E5">
            <w:pPr>
              <w:rPr>
                <w:rFonts w:cs="CordiaUPC"/>
              </w:rPr>
            </w:pPr>
            <w:r>
              <w:t>vaSpeed</w:t>
            </w:r>
          </w:p>
        </w:tc>
        <w:tc>
          <w:tcPr>
            <w:tcW w:w="911" w:type="pct"/>
          </w:tcPr>
          <w:p w:rsidRPr="008979A8" w:rsidR="004361B4" w:rsidP="004361B4" w:rsidRDefault="004361B4" w14:paraId="47077CA4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Drop Down List</w:t>
            </w:r>
          </w:p>
        </w:tc>
        <w:tc>
          <w:tcPr>
            <w:tcW w:w="3242" w:type="pct"/>
          </w:tcPr>
          <w:p w:rsidR="004361B4" w:rsidP="004361B4" w:rsidRDefault="004361B4" w14:paraId="05456CE8" w14:textId="42EFD739">
            <w:pPr>
              <w:pStyle w:val="BodyTextTable"/>
              <w:rPr>
                <w:rFonts w:ascii="CordiaUPC" w:hAnsi="CordiaUPC" w:cs="CordiaUPC" w:eastAsiaTheme="minorHAnsi"/>
                <w:color w:val="FF0000"/>
                <w:sz w:val="28"/>
                <w:szCs w:val="28"/>
                <w:lang w:bidi="th-TH"/>
              </w:rPr>
            </w:pPr>
            <w:r>
              <w:rPr>
                <w:rFonts w:ascii="CordiaUPC" w:hAnsi="CordiaUPC" w:cs="CordiaUPC" w:eastAsiaTheme="minorHAnsi"/>
                <w:sz w:val="28"/>
                <w:szCs w:val="28"/>
                <w:lang w:bidi="th-TH"/>
              </w:rPr>
              <w:t xml:space="preserve">Label </w:t>
            </w:r>
            <w:r>
              <w:rPr>
                <w:rFonts w:ascii="CordiaUPC" w:hAnsi="CordiaUPC" w:cs="Angsana New" w:eastAsiaTheme="minorHAnsi"/>
                <w:sz w:val="28"/>
                <w:szCs w:val="28"/>
                <w:cs/>
                <w:lang w:bidi="th-TH"/>
              </w:rPr>
              <w:t xml:space="preserve">: </w:t>
            </w:r>
            <w:r w:rsidRPr="00493B00">
              <w:rPr>
                <w:rFonts w:ascii="CordiaUPC" w:hAnsi="CordiaUPC" w:cs="Angsana New" w:eastAsiaTheme="minorHAnsi"/>
                <w:color w:val="FF0000"/>
                <w:sz w:val="28"/>
                <w:szCs w:val="28"/>
                <w:cs/>
                <w:lang w:bidi="th-TH"/>
              </w:rPr>
              <w:t>*</w:t>
            </w:r>
            <w:r>
              <w:rPr>
                <w:rFonts w:ascii="CordiaUPC" w:hAnsi="CordiaUPC" w:cs="CordiaUPC" w:eastAsiaTheme="minorHAnsi"/>
                <w:color w:val="FF0000"/>
                <w:sz w:val="28"/>
                <w:szCs w:val="28"/>
                <w:lang w:bidi="th-TH"/>
              </w:rPr>
              <w:t>Vertical App</w:t>
            </w:r>
            <w:r w:rsidRPr="00493B00">
              <w:rPr>
                <w:rFonts w:ascii="CordiaUPC" w:hAnsi="CordiaUPC" w:cs="CordiaUPC" w:eastAsiaTheme="minorHAnsi"/>
                <w:color w:val="FF0000"/>
                <w:sz w:val="28"/>
                <w:szCs w:val="28"/>
                <w:lang w:bidi="th-TH"/>
              </w:rPr>
              <w:t xml:space="preserve"> Speed</w:t>
            </w:r>
          </w:p>
          <w:p w:rsidR="000D4EDA" w:rsidP="004361B4" w:rsidRDefault="004361B4" w14:paraId="360B92BA" w14:textId="77777777">
            <w:r w:rsidRPr="00AE3523">
              <w:rPr>
                <w:rFonts w:cs="CordiaUPC"/>
              </w:rPr>
              <w:t xml:space="preserve">List of Value </w:t>
            </w:r>
            <w:r w:rsidRPr="00AE3523">
              <w:rPr>
                <w:rFonts w:cs="Angsana New"/>
                <w:cs/>
              </w:rPr>
              <w:t xml:space="preserve">: </w:t>
            </w:r>
            <w:r>
              <w:rPr>
                <w:rFonts w:cs="Cordia New"/>
                <w:cs/>
              </w:rPr>
              <w:t>ดึงข้อมูลจาก</w:t>
            </w:r>
            <w:r>
              <w:t xml:space="preserve">DB </w:t>
            </w:r>
            <w:r>
              <w:rPr>
                <w:rFonts w:cs="Cordia New"/>
                <w:cs/>
              </w:rPr>
              <w:t xml:space="preserve">ที่ </w:t>
            </w:r>
            <w:r>
              <w:t>Table MASS_INTERNET_SPEED_CONFIG</w:t>
            </w:r>
            <w:r w:rsidRPr="00CA5FFA" w:rsidR="000D4EDA">
              <w:rPr>
                <w:rFonts w:cs="CordiaUPC"/>
                <w:cs/>
              </w:rPr>
              <w:t xml:space="preserve"> โดย </w:t>
            </w:r>
            <w:r w:rsidRPr="00CA5FFA" w:rsidR="000D4EDA">
              <w:rPr>
                <w:rFonts w:cs="CordiaUPC"/>
              </w:rPr>
              <w:t xml:space="preserve">ACTIVE_FLAG </w:t>
            </w:r>
            <w:r w:rsidRPr="00CA5FFA" w:rsidR="000D4EDA">
              <w:rPr>
                <w:rFonts w:cs="CordiaUPC"/>
                <w:cs/>
              </w:rPr>
              <w:t>= “</w:t>
            </w:r>
            <w:r w:rsidRPr="00CA5FFA" w:rsidR="000D4EDA">
              <w:rPr>
                <w:rFonts w:cs="CordiaUPC"/>
              </w:rPr>
              <w:t>Y</w:t>
            </w:r>
            <w:r w:rsidRPr="00CA5FFA" w:rsidR="000D4EDA">
              <w:rPr>
                <w:rFonts w:cs="CordiaUPC"/>
                <w:cs/>
              </w:rPr>
              <w:t xml:space="preserve">” และ </w:t>
            </w:r>
            <w:r w:rsidRPr="00CA5FFA" w:rsidR="000D4EDA">
              <w:rPr>
                <w:rFonts w:cs="CordiaUPC"/>
              </w:rPr>
              <w:t xml:space="preserve">CATEGORY_TYPE </w:t>
            </w:r>
            <w:r w:rsidRPr="00CA5FFA" w:rsidR="000D4EDA">
              <w:rPr>
                <w:rFonts w:cs="CordiaUPC"/>
                <w:cs/>
              </w:rPr>
              <w:t>ประกอบด้วย “</w:t>
            </w:r>
            <w:r w:rsidR="000D4EDA">
              <w:rPr>
                <w:rFonts w:cs="CordiaUPC"/>
              </w:rPr>
              <w:t>Vertical App</w:t>
            </w:r>
            <w:r w:rsidR="000D4EDA">
              <w:rPr>
                <w:rFonts w:cs="CordiaUPC"/>
                <w:cs/>
              </w:rPr>
              <w:t>”</w:t>
            </w:r>
            <w:r w:rsidRPr="00D5606A" w:rsidR="000D4EDA">
              <w:rPr>
                <w:rFonts w:cs="CordiaUPC"/>
                <w:cs/>
              </w:rPr>
              <w:t xml:space="preserve"> </w:t>
            </w:r>
            <w:r>
              <w:rPr>
                <w:rFonts w:cs="CordiaUPC"/>
                <w:cs/>
              </w:rPr>
              <w:t xml:space="preserve"> </w:t>
            </w:r>
          </w:p>
          <w:p w:rsidRPr="00A433F8" w:rsidR="004361B4" w:rsidP="004361B4" w:rsidRDefault="004361B4" w14:paraId="01EACD26" w14:textId="022DE735">
            <w:pPr>
              <w:rPr>
                <w:rFonts w:cs="CordiaUPC"/>
              </w:rPr>
            </w:pPr>
            <w:r>
              <w:rPr>
                <w:rFonts w:hint="cs"/>
                <w:cs/>
              </w:rPr>
              <w:t xml:space="preserve">โดยให้แสดงเฉพาะ </w:t>
            </w:r>
            <w:r>
              <w:t xml:space="preserve">Speed </w:t>
            </w:r>
            <w:r>
              <w:rPr>
                <w:rFonts w:hint="cs"/>
                <w:cs/>
              </w:rPr>
              <w:t xml:space="preserve">ของแต่ละ </w:t>
            </w:r>
            <w:r>
              <w:t xml:space="preserve">va </w:t>
            </w:r>
            <w:r>
              <w:rPr>
                <w:rFonts w:hint="cs"/>
                <w:cs/>
              </w:rPr>
              <w:t>มีค่าเท่ากันเท่านั้น</w:t>
            </w:r>
            <w:r w:rsidR="002353EF">
              <w:rPr>
                <w:rFonts w:cs="Angsana New"/>
                <w:cs/>
              </w:rPr>
              <w:t xml:space="preserve"> </w:t>
            </w:r>
            <w:r w:rsidR="002353EF">
              <w:rPr>
                <w:rFonts w:hint="cs"/>
                <w:cs/>
              </w:rPr>
              <w:t xml:space="preserve">และ </w:t>
            </w:r>
            <w:r w:rsidR="002353EF">
              <w:t xml:space="preserve">Status </w:t>
            </w:r>
            <w:r w:rsidR="002353EF">
              <w:rPr>
                <w:rFonts w:hint="cs"/>
                <w:cs/>
              </w:rPr>
              <w:t xml:space="preserve">= </w:t>
            </w:r>
            <w:r w:rsidR="002353EF">
              <w:rPr>
                <w:rFonts w:cs="Angsana New"/>
                <w:cs/>
              </w:rPr>
              <w:t>“</w:t>
            </w:r>
            <w:r w:rsidR="002353EF">
              <w:t>Active</w:t>
            </w:r>
            <w:r w:rsidR="002353EF">
              <w:rPr>
                <w:rFonts w:cs="Angsana New"/>
                <w:cs/>
              </w:rPr>
              <w:t>”</w:t>
            </w:r>
          </w:p>
        </w:tc>
      </w:tr>
      <w:tr w:rsidRPr="008979A8" w:rsidR="004361B4" w:rsidTr="00153E2A" w14:paraId="702C8A09" w14:textId="77777777">
        <w:tc>
          <w:tcPr>
            <w:tcW w:w="847" w:type="pct"/>
          </w:tcPr>
          <w:p w:rsidR="004361B4" w:rsidP="004361B4" w:rsidRDefault="004361B4" w14:paraId="0DCEDA74" w14:textId="6C01E287">
            <w:pPr>
              <w:rPr>
                <w:rFonts w:cs="CordiaUPC"/>
              </w:rPr>
            </w:pPr>
            <w:r>
              <w:t>vaThrottlingSpeed</w:t>
            </w:r>
          </w:p>
        </w:tc>
        <w:tc>
          <w:tcPr>
            <w:tcW w:w="911" w:type="pct"/>
          </w:tcPr>
          <w:p w:rsidRPr="008979A8" w:rsidR="004361B4" w:rsidP="004361B4" w:rsidRDefault="004361B4" w14:paraId="539F52DB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Drop Down List</w:t>
            </w:r>
          </w:p>
        </w:tc>
        <w:tc>
          <w:tcPr>
            <w:tcW w:w="3242" w:type="pct"/>
          </w:tcPr>
          <w:p w:rsidR="004361B4" w:rsidP="004361B4" w:rsidRDefault="004361B4" w14:paraId="223A76AC" w14:textId="10A087BD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493B00">
              <w:rPr>
                <w:rFonts w:cs="Angsana New"/>
                <w:color w:val="FF0000"/>
                <w:cs/>
              </w:rPr>
              <w:t>*</w:t>
            </w:r>
            <w:r>
              <w:rPr>
                <w:rFonts w:cs="CordiaUPC"/>
                <w:color w:val="FF0000"/>
              </w:rPr>
              <w:t>Vertical App Throttling</w:t>
            </w:r>
            <w:r w:rsidRPr="00493B00">
              <w:rPr>
                <w:rFonts w:cs="CordiaUPC"/>
                <w:color w:val="FF0000"/>
              </w:rPr>
              <w:t xml:space="preserve"> Speed</w:t>
            </w:r>
            <w:r w:rsidRPr="00AE3523">
              <w:rPr>
                <w:rFonts w:cs="Angsana New"/>
                <w:cs/>
              </w:rPr>
              <w:t xml:space="preserve"> </w:t>
            </w:r>
          </w:p>
          <w:p w:rsidR="000D4EDA" w:rsidP="004361B4" w:rsidRDefault="004361B4" w14:paraId="2F3122A9" w14:textId="77777777">
            <w:pPr>
              <w:pStyle w:val="BodyTextTable"/>
              <w:rPr>
                <w:rFonts w:ascii="CordiaUPC" w:hAnsi="CordiaUPC" w:eastAsiaTheme="minorHAnsi" w:cstheme="minorBidi"/>
                <w:sz w:val="28"/>
                <w:szCs w:val="28"/>
                <w:lang w:bidi="th-TH"/>
              </w:rPr>
            </w:pPr>
            <w:r w:rsidRPr="00D5606A">
              <w:rPr>
                <w:rFonts w:ascii="CordiaUPC" w:hAnsi="CordiaUPC" w:eastAsiaTheme="minorHAnsi" w:cstheme="minorBidi"/>
                <w:sz w:val="28"/>
                <w:szCs w:val="28"/>
                <w:lang w:bidi="th-TH"/>
              </w:rPr>
              <w:t xml:space="preserve">List of Value </w:t>
            </w:r>
            <w:r w:rsidRPr="00D5606A">
              <w:rPr>
                <w:rFonts w:ascii="CordiaUPC" w:hAnsi="CordiaUPC" w:cs="Angsana New" w:eastAsiaTheme="minorHAnsi"/>
                <w:sz w:val="28"/>
                <w:szCs w:val="28"/>
                <w:cs/>
                <w:lang w:bidi="th-TH"/>
              </w:rPr>
              <w:t xml:space="preserve">: </w:t>
            </w:r>
            <w:r w:rsidRPr="00D5606A">
              <w:rPr>
                <w:rFonts w:ascii="CordiaUPC" w:hAnsi="CordiaUPC" w:eastAsiaTheme="minorHAnsi" w:cstheme="minorBidi"/>
                <w:sz w:val="28"/>
                <w:szCs w:val="28"/>
                <w:cs/>
                <w:lang w:bidi="th-TH"/>
              </w:rPr>
              <w:t>ดึงข้อมูล</w:t>
            </w:r>
            <w:r w:rsidRPr="00D5606A">
              <w:rPr>
                <w:rFonts w:ascii="CordiaUPC" w:hAnsi="CordiaUPC" w:cs="Cordia New" w:eastAsiaTheme="minorHAnsi"/>
                <w:sz w:val="28"/>
                <w:szCs w:val="28"/>
                <w:cs/>
                <w:lang w:bidi="th-TH"/>
              </w:rPr>
              <w:t>จาก</w:t>
            </w:r>
            <w:r w:rsidRPr="00D5606A">
              <w:rPr>
                <w:rFonts w:ascii="CordiaUPC" w:hAnsi="CordiaUPC" w:eastAsiaTheme="minorHAnsi" w:cstheme="minorBidi"/>
                <w:sz w:val="28"/>
                <w:szCs w:val="28"/>
                <w:lang w:bidi="th-TH"/>
              </w:rPr>
              <w:t xml:space="preserve">DB </w:t>
            </w:r>
            <w:r w:rsidRPr="00D5606A">
              <w:rPr>
                <w:rFonts w:ascii="CordiaUPC" w:hAnsi="CordiaUPC" w:cs="Cordia New" w:eastAsiaTheme="minorHAnsi"/>
                <w:sz w:val="28"/>
                <w:szCs w:val="28"/>
                <w:cs/>
                <w:lang w:bidi="th-TH"/>
              </w:rPr>
              <w:t xml:space="preserve">ที่ </w:t>
            </w:r>
            <w:r w:rsidRPr="00D5606A">
              <w:rPr>
                <w:rFonts w:ascii="CordiaUPC" w:hAnsi="CordiaUPC" w:eastAsiaTheme="minorHAnsi" w:cstheme="minorBidi"/>
                <w:sz w:val="28"/>
                <w:szCs w:val="28"/>
                <w:lang w:bidi="th-TH"/>
              </w:rPr>
              <w:t>Table MASS_INTERNET_SPEED_CONFIG</w:t>
            </w:r>
            <w:r w:rsidRPr="00CA5FFA" w:rsidR="000D4EDA">
              <w:rPr>
                <w:rFonts w:ascii="CordiaUPC" w:hAnsi="CordiaUPC" w:cs="CordiaUPC"/>
                <w:sz w:val="28"/>
                <w:szCs w:val="28"/>
                <w:cs/>
                <w:lang w:bidi="th-TH"/>
              </w:rPr>
              <w:t xml:space="preserve"> โดย </w:t>
            </w:r>
            <w:r w:rsidRPr="00CA5FFA" w:rsidR="000D4EDA">
              <w:rPr>
                <w:rFonts w:ascii="CordiaUPC" w:hAnsi="CordiaUPC" w:cs="CordiaUPC"/>
                <w:sz w:val="28"/>
                <w:szCs w:val="28"/>
              </w:rPr>
              <w:t xml:space="preserve">ACTIVE_FLAG </w:t>
            </w:r>
            <w:r w:rsidRPr="00CA5FFA" w:rsidR="000D4EDA">
              <w:rPr>
                <w:rFonts w:ascii="CordiaUPC" w:hAnsi="CordiaUPC" w:cs="CordiaUPC"/>
                <w:sz w:val="28"/>
                <w:szCs w:val="28"/>
                <w:cs/>
                <w:lang w:bidi="th-TH"/>
              </w:rPr>
              <w:t>= “</w:t>
            </w:r>
            <w:r w:rsidRPr="00CA5FFA" w:rsidR="000D4EDA">
              <w:rPr>
                <w:rFonts w:ascii="CordiaUPC" w:hAnsi="CordiaUPC" w:cs="CordiaUPC"/>
                <w:sz w:val="28"/>
                <w:szCs w:val="28"/>
              </w:rPr>
              <w:t>Y</w:t>
            </w:r>
            <w:r w:rsidRPr="00CA5FFA" w:rsidR="000D4EDA">
              <w:rPr>
                <w:rFonts w:ascii="CordiaUPC" w:hAnsi="CordiaUPC" w:cs="CordiaUPC"/>
                <w:sz w:val="28"/>
                <w:szCs w:val="28"/>
                <w:cs/>
                <w:lang w:bidi="th-TH"/>
              </w:rPr>
              <w:t xml:space="preserve">” และ </w:t>
            </w:r>
            <w:r w:rsidRPr="00CA5FFA" w:rsidR="000D4EDA">
              <w:rPr>
                <w:rFonts w:ascii="CordiaUPC" w:hAnsi="CordiaUPC" w:cs="CordiaUPC"/>
                <w:sz w:val="28"/>
                <w:szCs w:val="28"/>
              </w:rPr>
              <w:t xml:space="preserve">CATEGORY_TYPE </w:t>
            </w:r>
            <w:r w:rsidRPr="00CA5FFA" w:rsidR="000D4EDA">
              <w:rPr>
                <w:rFonts w:ascii="CordiaUPC" w:hAnsi="CordiaUPC" w:cs="CordiaUPC"/>
                <w:sz w:val="28"/>
                <w:szCs w:val="28"/>
                <w:cs/>
                <w:lang w:bidi="th-TH"/>
              </w:rPr>
              <w:t>ประกอบด้วย “</w:t>
            </w:r>
            <w:r w:rsidR="000D4EDA">
              <w:rPr>
                <w:rFonts w:ascii="CordiaUPC" w:hAnsi="CordiaUPC" w:cs="CordiaUPC"/>
                <w:sz w:val="28"/>
                <w:szCs w:val="28"/>
              </w:rPr>
              <w:t>Vertical App</w:t>
            </w:r>
            <w:r w:rsidR="000D4EDA">
              <w:rPr>
                <w:rFonts w:ascii="CordiaUPC" w:hAnsi="CordiaUPC" w:cs="CordiaUPC"/>
                <w:sz w:val="28"/>
                <w:szCs w:val="28"/>
                <w:cs/>
                <w:lang w:bidi="th-TH"/>
              </w:rPr>
              <w:t>”</w:t>
            </w:r>
            <w:r w:rsidRPr="00D5606A" w:rsidR="000D4EDA">
              <w:rPr>
                <w:rFonts w:ascii="CordiaUPC" w:hAnsi="CordiaUPC" w:cs="CordiaUPC" w:eastAsiaTheme="minorHAnsi"/>
                <w:sz w:val="28"/>
                <w:szCs w:val="28"/>
                <w:cs/>
                <w:lang w:bidi="th-TH"/>
              </w:rPr>
              <w:t xml:space="preserve"> </w:t>
            </w:r>
            <w:r w:rsidRPr="00D5606A">
              <w:rPr>
                <w:rFonts w:ascii="CordiaUPC" w:hAnsi="CordiaUPC" w:cs="CordiaUPC" w:eastAsiaTheme="minorHAnsi"/>
                <w:sz w:val="28"/>
                <w:szCs w:val="28"/>
                <w:cs/>
                <w:lang w:bidi="th-TH"/>
              </w:rPr>
              <w:t xml:space="preserve"> </w:t>
            </w:r>
          </w:p>
          <w:p w:rsidRPr="00A433F8" w:rsidR="004361B4" w:rsidP="004361B4" w:rsidRDefault="004361B4" w14:paraId="462E101A" w14:textId="6C8B1853">
            <w:pPr>
              <w:pStyle w:val="BodyTextTable"/>
              <w:rPr>
                <w:rFonts w:ascii="CordiaUPC" w:hAnsi="CordiaUPC" w:cs="CordiaUPC" w:eastAsiaTheme="minorHAnsi"/>
                <w:sz w:val="28"/>
                <w:szCs w:val="28"/>
                <w:cs/>
                <w:lang w:bidi="th-TH"/>
              </w:rPr>
            </w:pPr>
            <w:r w:rsidRPr="00D5606A">
              <w:rPr>
                <w:rFonts w:ascii="CordiaUPC" w:hAnsi="CordiaUPC" w:cs="Cordia New" w:eastAsiaTheme="minorHAnsi"/>
                <w:sz w:val="28"/>
                <w:szCs w:val="28"/>
                <w:cs/>
                <w:lang w:bidi="th-TH"/>
              </w:rPr>
              <w:t xml:space="preserve">โดยให้แสดงเฉพาะ </w:t>
            </w:r>
            <w:r w:rsidRPr="00D5606A">
              <w:rPr>
                <w:rFonts w:ascii="CordiaUPC" w:hAnsi="CordiaUPC" w:eastAsiaTheme="minorHAnsi" w:cstheme="minorBidi"/>
                <w:sz w:val="28"/>
                <w:szCs w:val="28"/>
                <w:lang w:bidi="th-TH"/>
              </w:rPr>
              <w:t xml:space="preserve">Speed </w:t>
            </w:r>
            <w:r w:rsidRPr="00D5606A">
              <w:rPr>
                <w:rFonts w:ascii="CordiaUPC" w:hAnsi="CordiaUPC" w:cs="Cordia New" w:eastAsiaTheme="minorHAnsi"/>
                <w:sz w:val="28"/>
                <w:szCs w:val="28"/>
                <w:cs/>
                <w:lang w:bidi="th-TH"/>
              </w:rPr>
              <w:t xml:space="preserve">ของแต่ละ </w:t>
            </w:r>
            <w:r w:rsidRPr="00D5606A">
              <w:rPr>
                <w:rFonts w:ascii="CordiaUPC" w:hAnsi="CordiaUPC" w:eastAsiaTheme="minorHAnsi" w:cstheme="minorBidi"/>
                <w:sz w:val="28"/>
                <w:szCs w:val="28"/>
                <w:lang w:bidi="th-TH"/>
              </w:rPr>
              <w:t xml:space="preserve">va </w:t>
            </w:r>
            <w:r w:rsidRPr="00D5606A">
              <w:rPr>
                <w:rFonts w:ascii="CordiaUPC" w:hAnsi="CordiaUPC" w:cs="Cordia New" w:eastAsiaTheme="minorHAnsi"/>
                <w:sz w:val="28"/>
                <w:szCs w:val="28"/>
                <w:cs/>
                <w:lang w:bidi="th-TH"/>
              </w:rPr>
              <w:t>มีค่าเท่ากันเท่านั้น</w:t>
            </w:r>
            <w:r>
              <w:rPr>
                <w:rFonts w:hint="cs" w:ascii="CordiaUPC" w:hAnsi="CordiaUPC" w:cs="Cordia New" w:eastAsiaTheme="minorHAnsi"/>
                <w:sz w:val="28"/>
                <w:szCs w:val="28"/>
                <w:cs/>
                <w:lang w:bidi="th-TH"/>
              </w:rPr>
              <w:t xml:space="preserve"> และ </w:t>
            </w:r>
            <w:r>
              <w:rPr>
                <w:rFonts w:ascii="CordiaUPC" w:hAnsi="CordiaUPC" w:cs="Cordia New" w:eastAsiaTheme="minorHAnsi"/>
                <w:sz w:val="28"/>
                <w:szCs w:val="28"/>
                <w:lang w:bidi="th-TH"/>
              </w:rPr>
              <w:t xml:space="preserve">convertKbps </w:t>
            </w:r>
            <w:r>
              <w:rPr>
                <w:rFonts w:hint="cs" w:ascii="CordiaUPC" w:hAnsi="CordiaUPC" w:cs="Cordia New" w:eastAsiaTheme="minorHAnsi"/>
                <w:sz w:val="28"/>
                <w:szCs w:val="28"/>
                <w:cs/>
                <w:lang w:bidi="th-TH"/>
              </w:rPr>
              <w:t xml:space="preserve">มีค่าน้อยกว่า </w:t>
            </w:r>
            <w:r w:rsidRPr="00D5606A">
              <w:rPr>
                <w:rFonts w:ascii="CordiaUPC" w:hAnsi="CordiaUPC" w:cs="Cordia New" w:eastAsiaTheme="minorHAnsi"/>
                <w:sz w:val="28"/>
                <w:szCs w:val="28"/>
                <w:lang w:bidi="th-TH"/>
              </w:rPr>
              <w:t>vaSpeed</w:t>
            </w:r>
          </w:p>
        </w:tc>
      </w:tr>
      <w:tr w:rsidRPr="008979A8" w:rsidR="004361B4" w:rsidTr="00153E2A" w14:paraId="440354EE" w14:textId="77777777">
        <w:tc>
          <w:tcPr>
            <w:tcW w:w="847" w:type="pct"/>
          </w:tcPr>
          <w:p w:rsidR="004361B4" w:rsidP="004361B4" w:rsidRDefault="004361B4" w14:paraId="487661CB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ปุ่ม </w:t>
            </w:r>
            <w:r>
              <w:rPr>
                <w:rFonts w:cs="CordiaUPC"/>
              </w:rPr>
              <w:t>Create</w:t>
            </w:r>
          </w:p>
        </w:tc>
        <w:tc>
          <w:tcPr>
            <w:tcW w:w="911" w:type="pct"/>
          </w:tcPr>
          <w:p w:rsidR="004361B4" w:rsidP="004361B4" w:rsidRDefault="004361B4" w14:paraId="00929565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Button</w:t>
            </w:r>
          </w:p>
        </w:tc>
        <w:tc>
          <w:tcPr>
            <w:tcW w:w="3242" w:type="pct"/>
          </w:tcPr>
          <w:p w:rsidRPr="00B86ABB" w:rsidR="004361B4" w:rsidP="004361B4" w:rsidRDefault="004361B4" w14:paraId="127A05B5" w14:textId="77777777">
            <w:pPr>
              <w:spacing w:after="0" w:line="259" w:lineRule="auto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>เมื่อกดปุ่ม</w:t>
            </w:r>
          </w:p>
          <w:p w:rsidR="004361B4" w:rsidP="004361B4" w:rsidRDefault="004361B4" w14:paraId="6E39A534" w14:textId="77777777">
            <w:pPr>
              <w:pStyle w:val="ListParagraph"/>
              <w:numPr>
                <w:ilvl w:val="0"/>
                <w:numId w:val="5"/>
              </w:numPr>
              <w:spacing w:after="0" w:line="259" w:lineRule="auto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Generate </w:t>
            </w:r>
            <w:r>
              <w:rPr>
                <w:rFonts w:hint="cs" w:cs="Angsana New"/>
                <w:cs/>
              </w:rPr>
              <w:t xml:space="preserve">ข้อมูลไว้ที่ </w:t>
            </w:r>
            <w:r>
              <w:rPr>
                <w:rFonts w:cs="CordiaUPC"/>
              </w:rPr>
              <w:t>tech</w:t>
            </w:r>
            <w:r w:rsidRPr="00870089">
              <w:rPr>
                <w:rFonts w:cs="CordiaUPC"/>
              </w:rPr>
              <w:t>GenerateName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โดยใช้ </w:t>
            </w:r>
            <w:r>
              <w:rPr>
                <w:rFonts w:cs="CordiaUPC"/>
              </w:rPr>
              <w:t xml:space="preserve">Logic </w:t>
            </w:r>
            <w:r>
              <w:rPr>
                <w:rFonts w:hint="cs" w:cs="Angsana New"/>
                <w:cs/>
              </w:rPr>
              <w:t xml:space="preserve">เดียวกันกับปุ่ม </w:t>
            </w:r>
            <w:r>
              <w:rPr>
                <w:rFonts w:cs="CordiaUPC"/>
              </w:rPr>
              <w:t>Generate Name</w:t>
            </w:r>
          </w:p>
          <w:p w:rsidR="004361B4" w:rsidP="004361B4" w:rsidRDefault="004361B4" w14:paraId="3483A6ED" w14:textId="77777777">
            <w:pPr>
              <w:pStyle w:val="ListParagraph"/>
              <w:numPr>
                <w:ilvl w:val="0"/>
                <w:numId w:val="5"/>
              </w:numPr>
              <w:spacing w:after="0" w:line="259" w:lineRule="auto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Validate </w:t>
            </w:r>
            <w:r>
              <w:rPr>
                <w:rFonts w:hint="cs" w:cs="Angsana New"/>
                <w:cs/>
              </w:rPr>
              <w:t>ข้อมูลในหน้าจอ</w:t>
            </w:r>
          </w:p>
          <w:p w:rsidR="004361B4" w:rsidP="004361B4" w:rsidRDefault="004361B4" w14:paraId="39A7AB0A" w14:textId="3586050C">
            <w:pPr>
              <w:pStyle w:val="ListParagraph"/>
              <w:numPr>
                <w:ilvl w:val="0"/>
                <w:numId w:val="5"/>
              </w:numPr>
              <w:spacing w:after="0" w:line="259" w:lineRule="auto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Insert </w:t>
            </w:r>
            <w:r>
              <w:rPr>
                <w:rFonts w:hint="cs" w:cs="Angsana New"/>
                <w:cs/>
              </w:rPr>
              <w:t xml:space="preserve">ข้อมูลลง </w:t>
            </w:r>
            <w:r>
              <w:rPr>
                <w:rFonts w:cs="CordiaUPC"/>
              </w:rPr>
              <w:t xml:space="preserve">DB </w:t>
            </w:r>
            <w:r>
              <w:rPr>
                <w:rFonts w:hint="cs" w:cs="Angsana New"/>
                <w:cs/>
              </w:rPr>
              <w:t xml:space="preserve">ที่ </w:t>
            </w:r>
            <w:r>
              <w:rPr>
                <w:rFonts w:cs="CordiaUPC"/>
              </w:rPr>
              <w:t>MASS</w:t>
            </w:r>
            <w:r w:rsidRPr="008979A8">
              <w:rPr>
                <w:rFonts w:cs="CordiaUPC"/>
              </w:rPr>
              <w:t>_</w:t>
            </w:r>
            <w:r>
              <w:rPr>
                <w:rFonts w:cs="CordiaUPC"/>
              </w:rPr>
              <w:t>BUSINESS_VERTICAL_APP</w:t>
            </w:r>
          </w:p>
          <w:p w:rsidR="004361B4" w:rsidP="004361B4" w:rsidRDefault="004361B4" w14:paraId="70596969" w14:textId="6451D54E">
            <w:pPr>
              <w:pStyle w:val="ListParagraph"/>
              <w:numPr>
                <w:ilvl w:val="0"/>
                <w:numId w:val="5"/>
              </w:numPr>
              <w:spacing w:after="0" w:line="259" w:lineRule="auto"/>
              <w:rPr>
                <w:rFonts w:cs="CordiaUPC"/>
              </w:rPr>
            </w:pPr>
            <w:r w:rsidRPr="00B86ABB">
              <w:rPr>
                <w:rFonts w:hint="cs" w:cs="Angsana New"/>
                <w:cs/>
              </w:rPr>
              <w:t>ให้ทำการเคลียร์ค่า</w:t>
            </w:r>
            <w:r w:rsidRPr="00B86ABB">
              <w:rPr>
                <w:rFonts w:cs="Angsana New"/>
                <w:cs/>
              </w:rPr>
              <w:t xml:space="preserve"> </w:t>
            </w:r>
            <w:r w:rsidRPr="00B86ABB">
              <w:rPr>
                <w:rFonts w:hint="cs" w:cs="Angsana New"/>
                <w:cs/>
              </w:rPr>
              <w:t xml:space="preserve">และ </w:t>
            </w:r>
            <w:r w:rsidRPr="00B86ABB">
              <w:rPr>
                <w:rFonts w:cs="CordiaUPC"/>
              </w:rPr>
              <w:t xml:space="preserve">Invisible </w:t>
            </w:r>
            <w:r>
              <w:t>New Vertical App Pattern</w:t>
            </w:r>
            <w:r w:rsidRPr="00B86ABB">
              <w:rPr>
                <w:rFonts w:cs="CordiaUPC"/>
              </w:rPr>
              <w:t xml:space="preserve"> Section</w:t>
            </w:r>
          </w:p>
          <w:p w:rsidRPr="00B86ABB" w:rsidR="004361B4" w:rsidP="004361B4" w:rsidRDefault="004361B4" w14:paraId="312DC5A0" w14:textId="03468081">
            <w:pPr>
              <w:pStyle w:val="ListParagraph"/>
              <w:numPr>
                <w:ilvl w:val="0"/>
                <w:numId w:val="5"/>
              </w:numPr>
              <w:spacing w:after="0" w:line="259" w:lineRule="auto"/>
              <w:rPr>
                <w:rFonts w:cs="CordiaUPC"/>
              </w:rPr>
            </w:pPr>
            <w:r w:rsidRPr="00916C7B">
              <w:rPr>
                <w:rFonts w:hint="cs" w:cs="Angsana New"/>
                <w:cs/>
              </w:rPr>
              <w:t xml:space="preserve">ให้ </w:t>
            </w:r>
            <w:r w:rsidRPr="00916C7B">
              <w:rPr>
                <w:rFonts w:cs="CordiaUPC"/>
              </w:rPr>
              <w:t xml:space="preserve">Auto Populated </w:t>
            </w:r>
            <w:r w:rsidRPr="00916C7B">
              <w:rPr>
                <w:rFonts w:hint="cs" w:cs="Angsana New"/>
                <w:cs/>
              </w:rPr>
              <w:t xml:space="preserve">ค่า </w:t>
            </w:r>
            <w:r>
              <w:rPr>
                <w:rFonts w:cs="CordiaUPC"/>
              </w:rPr>
              <w:t>Vertical App</w:t>
            </w:r>
            <w:r w:rsidRPr="00916C7B">
              <w:rPr>
                <w:rFonts w:cs="Angsana New"/>
                <w:cs/>
              </w:rPr>
              <w:t xml:space="preserve"> </w:t>
            </w:r>
            <w:r w:rsidRPr="00916C7B">
              <w:rPr>
                <w:rFonts w:hint="cs" w:cs="Angsana New"/>
                <w:cs/>
              </w:rPr>
              <w:t>ที่หน้าจอ</w:t>
            </w:r>
            <w:r w:rsidRPr="00916C7B">
              <w:rPr>
                <w:rFonts w:cs="Angsana New"/>
                <w:cs/>
              </w:rPr>
              <w:t xml:space="preserve"> </w:t>
            </w:r>
            <w:r>
              <w:rPr>
                <w:rFonts w:cs="CordiaUPC"/>
              </w:rPr>
              <w:t>Mass Vertical App</w:t>
            </w:r>
            <w:r w:rsidRPr="00916C7B">
              <w:rPr>
                <w:rFonts w:cs="Angsana New"/>
                <w:cs/>
              </w:rPr>
              <w:t xml:space="preserve"> </w:t>
            </w:r>
            <w:r w:rsidRPr="00916C7B">
              <w:rPr>
                <w:rFonts w:hint="cs" w:cs="Angsana New"/>
                <w:cs/>
              </w:rPr>
              <w:t>ให้เป็นค่าที่เพิ่งสร้างขึ้นมาใหม่</w:t>
            </w:r>
            <w:r>
              <w:rPr>
                <w:rFonts w:cs="Angsana New"/>
                <w:cs/>
              </w:rPr>
              <w:t xml:space="preserve"> </w:t>
            </w:r>
            <w:r w:rsidRPr="00212956">
              <w:rPr>
                <w:rFonts w:cs="Angsana New"/>
                <w:cs/>
              </w:rPr>
              <w:t xml:space="preserve">ถ้าเงื่อนไขตรงกับที่มีอยู่ใน </w:t>
            </w:r>
            <w:r w:rsidRPr="00212956">
              <w:rPr>
                <w:rFonts w:cs="CordiaUPC"/>
              </w:rPr>
              <w:t>List</w:t>
            </w:r>
          </w:p>
        </w:tc>
      </w:tr>
      <w:tr w:rsidRPr="008979A8" w:rsidR="004361B4" w:rsidTr="00153E2A" w14:paraId="3CA51463" w14:textId="77777777">
        <w:tc>
          <w:tcPr>
            <w:tcW w:w="847" w:type="pct"/>
          </w:tcPr>
          <w:p w:rsidR="004361B4" w:rsidP="004361B4" w:rsidRDefault="004361B4" w14:paraId="4EDE0514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ปุ่ม </w:t>
            </w:r>
            <w:r>
              <w:rPr>
                <w:rFonts w:cs="CordiaUPC"/>
              </w:rPr>
              <w:t>Cancel</w:t>
            </w:r>
          </w:p>
        </w:tc>
        <w:tc>
          <w:tcPr>
            <w:tcW w:w="911" w:type="pct"/>
          </w:tcPr>
          <w:p w:rsidR="004361B4" w:rsidP="004361B4" w:rsidRDefault="004361B4" w14:paraId="3675A935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Button</w:t>
            </w:r>
          </w:p>
        </w:tc>
        <w:tc>
          <w:tcPr>
            <w:tcW w:w="3242" w:type="pct"/>
          </w:tcPr>
          <w:p w:rsidR="004361B4" w:rsidP="004361B4" w:rsidRDefault="004361B4" w14:paraId="5AE92108" w14:textId="6AC334A5">
            <w:pPr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>เมื่อกดปุ่มให้ทำการเคลียร์ค่า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และ </w:t>
            </w:r>
            <w:r>
              <w:rPr>
                <w:rFonts w:cs="CordiaUPC"/>
              </w:rPr>
              <w:t>Invisible Mass Vertical App On Shelf Section</w:t>
            </w:r>
          </w:p>
        </w:tc>
      </w:tr>
    </w:tbl>
    <w:p w:rsidR="0061240D" w:rsidP="00BB3F68" w:rsidRDefault="0061240D" w14:paraId="240BE3B2" w14:textId="77777777">
      <w:pPr>
        <w:pStyle w:val="Heading3"/>
        <w:numPr>
          <w:ilvl w:val="0"/>
          <w:numId w:val="88"/>
        </w:numPr>
        <w:rPr>
          <w:rFonts w:ascii="CordiaUPC" w:hAnsi="CordiaUPC" w:cs="CordiaUPC"/>
          <w:sz w:val="32"/>
          <w:szCs w:val="32"/>
        </w:rPr>
      </w:pPr>
      <w:r w:rsidRPr="008979A8">
        <w:rPr>
          <w:rFonts w:ascii="CordiaUPC" w:hAnsi="CordiaUPC" w:cs="CordiaUPC"/>
          <w:sz w:val="32"/>
          <w:szCs w:val="32"/>
        </w:rPr>
        <w:t>Script Validation</w:t>
      </w:r>
    </w:p>
    <w:tbl>
      <w:tblPr>
        <w:tblW w:w="4938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385"/>
        <w:gridCol w:w="2896"/>
        <w:gridCol w:w="3314"/>
        <w:gridCol w:w="1309"/>
      </w:tblGrid>
      <w:tr w:rsidRPr="008979A8" w:rsidR="0061240D" w:rsidTr="00153E2A" w14:paraId="1626959D" w14:textId="77777777">
        <w:trPr>
          <w:cantSplit/>
          <w:tblHeader/>
        </w:trPr>
        <w:tc>
          <w:tcPr>
            <w:tcW w:w="778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61240D" w:rsidP="00153E2A" w:rsidRDefault="0061240D" w14:paraId="772AF34F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Error Code</w:t>
            </w:r>
          </w:p>
        </w:tc>
        <w:tc>
          <w:tcPr>
            <w:tcW w:w="1626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61240D" w:rsidP="00153E2A" w:rsidRDefault="0061240D" w14:paraId="45C52120" w14:textId="77777777">
            <w:pPr>
              <w:rPr>
                <w:rFonts w:cs="CordiaUPC"/>
                <w:b/>
                <w:bCs/>
              </w:rPr>
            </w:pPr>
            <w:r>
              <w:rPr>
                <w:rFonts w:cs="CordiaUPC"/>
                <w:b/>
                <w:bCs/>
              </w:rPr>
              <w:t xml:space="preserve">Error Message </w:t>
            </w:r>
          </w:p>
        </w:tc>
        <w:tc>
          <w:tcPr>
            <w:tcW w:w="1861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61240D" w:rsidP="00153E2A" w:rsidRDefault="0061240D" w14:paraId="3694932E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Logic</w:t>
            </w:r>
          </w:p>
        </w:tc>
        <w:tc>
          <w:tcPr>
            <w:tcW w:w="735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61240D" w:rsidP="00153E2A" w:rsidRDefault="0061240D" w14:paraId="7CDF1B48" w14:textId="77777777">
            <w:pPr>
              <w:rPr>
                <w:rFonts w:cs="CordiaUPC"/>
                <w:b/>
                <w:bCs/>
              </w:rPr>
            </w:pPr>
            <w:r>
              <w:rPr>
                <w:rFonts w:cs="CordiaUPC"/>
                <w:b/>
                <w:bCs/>
              </w:rPr>
              <w:t>Submit Call</w:t>
            </w:r>
          </w:p>
        </w:tc>
      </w:tr>
      <w:tr w:rsidR="0061240D" w:rsidTr="00153E2A" w14:paraId="32E74560" w14:textId="77777777">
        <w:tc>
          <w:tcPr>
            <w:tcW w:w="778" w:type="pct"/>
          </w:tcPr>
          <w:p w:rsidRPr="00792590" w:rsidR="0061240D" w:rsidP="00153E2A" w:rsidRDefault="0061240D" w14:paraId="614676A2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>
              <w:rPr>
                <w:rFonts w:ascii="CordiaUPC" w:hAnsi="CordiaUPC" w:cs="CordiaUPC"/>
                <w:sz w:val="28"/>
                <w:szCs w:val="28"/>
              </w:rPr>
              <w:t>0000</w:t>
            </w:r>
            <w:r>
              <w:rPr>
                <w:rFonts w:hint="cs" w:ascii="CordiaUPC" w:hAnsi="CordiaUPC" w:cs="CordiaUPC"/>
                <w:sz w:val="28"/>
                <w:szCs w:val="28"/>
                <w:cs/>
                <w:lang w:bidi="th-TH"/>
              </w:rPr>
              <w:t>3</w:t>
            </w:r>
          </w:p>
        </w:tc>
        <w:tc>
          <w:tcPr>
            <w:tcW w:w="1626" w:type="pct"/>
          </w:tcPr>
          <w:p w:rsidRPr="00E02D8D" w:rsidR="0061240D" w:rsidP="00153E2A" w:rsidRDefault="0061240D" w14:paraId="67421372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Free Resource Pattern Name </w:t>
            </w:r>
            <w:r w:rsidRPr="00302CE5">
              <w:rPr>
                <w:rFonts w:cs="CordiaUPC"/>
              </w:rPr>
              <w:t xml:space="preserve"> must be unique</w:t>
            </w:r>
            <w:r w:rsidRPr="00302CE5"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Pr="00792590" w:rsidR="0061240D" w:rsidP="00153E2A" w:rsidRDefault="0061240D" w14:paraId="6CF0DA26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Free Resource Name </w:t>
            </w:r>
            <w:r>
              <w:rPr>
                <w:rFonts w:hint="cs" w:cs="Angsana New"/>
                <w:cs/>
              </w:rPr>
              <w:t xml:space="preserve">ซ้ำกับที่มีอยู่แล้วใน </w:t>
            </w:r>
            <w:r>
              <w:rPr>
                <w:rFonts w:cs="CordiaUPC"/>
              </w:rPr>
              <w:t>Database</w:t>
            </w:r>
          </w:p>
        </w:tc>
        <w:tc>
          <w:tcPr>
            <w:tcW w:w="735" w:type="pct"/>
          </w:tcPr>
          <w:p w:rsidR="0061240D" w:rsidP="00153E2A" w:rsidRDefault="0061240D" w14:paraId="6EEDC68F" w14:textId="77777777">
            <w:pPr>
              <w:rPr>
                <w:rFonts w:cs="CordiaUPC"/>
                <w:szCs w:val="36"/>
              </w:rPr>
            </w:pPr>
          </w:p>
        </w:tc>
      </w:tr>
      <w:tr w:rsidR="0061240D" w:rsidTr="00153E2A" w14:paraId="587920B4" w14:textId="77777777">
        <w:tc>
          <w:tcPr>
            <w:tcW w:w="778" w:type="pct"/>
          </w:tcPr>
          <w:p w:rsidR="0061240D" w:rsidP="00153E2A" w:rsidRDefault="0061240D" w14:paraId="6D5D3D3A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0001</w:t>
            </w:r>
            <w:r>
              <w:rPr>
                <w:rFonts w:hint="cs" w:ascii="CordiaUPC" w:hAnsi="CordiaUPC" w:cs="CordiaUPC"/>
                <w:sz w:val="28"/>
                <w:szCs w:val="28"/>
                <w:cs/>
                <w:lang w:bidi="th-TH"/>
              </w:rPr>
              <w:t>8</w:t>
            </w:r>
          </w:p>
        </w:tc>
        <w:tc>
          <w:tcPr>
            <w:tcW w:w="1626" w:type="pct"/>
          </w:tcPr>
          <w:p w:rsidRPr="00E02D8D" w:rsidR="0061240D" w:rsidP="00153E2A" w:rsidRDefault="0061240D" w14:paraId="2D02D39B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Free Resource Pattern is duplicate with {Free Resource Name </w:t>
            </w:r>
            <w:r w:rsidRPr="00302CE5"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>ที่ซ้ำ</w:t>
            </w:r>
            <w:r>
              <w:rPr>
                <w:rFonts w:cs="CordiaUPC"/>
              </w:rPr>
              <w:t>}</w:t>
            </w:r>
          </w:p>
        </w:tc>
        <w:tc>
          <w:tcPr>
            <w:tcW w:w="1861" w:type="pct"/>
          </w:tcPr>
          <w:p w:rsidR="0061240D" w:rsidP="00153E2A" w:rsidRDefault="0061240D" w14:paraId="607CACC2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</w:rPr>
              <w:t>Tech Generate Name</w:t>
            </w:r>
            <w:r>
              <w:rPr>
                <w:rFonts w:hint="cs" w:cs="Angsana New"/>
                <w:cs/>
              </w:rPr>
              <w:t xml:space="preserve"> ซ้ำกับที่มีอยู่แล้วใน </w:t>
            </w:r>
            <w:r>
              <w:rPr>
                <w:rFonts w:cs="CordiaUPC"/>
              </w:rPr>
              <w:t>Database</w:t>
            </w:r>
          </w:p>
        </w:tc>
        <w:tc>
          <w:tcPr>
            <w:tcW w:w="735" w:type="pct"/>
          </w:tcPr>
          <w:p w:rsidR="0061240D" w:rsidP="00153E2A" w:rsidRDefault="0061240D" w14:paraId="29FC8B4F" w14:textId="77777777">
            <w:pPr>
              <w:rPr>
                <w:rFonts w:cs="CordiaUPC"/>
                <w:szCs w:val="36"/>
              </w:rPr>
            </w:pPr>
          </w:p>
        </w:tc>
      </w:tr>
      <w:tr w:rsidR="0061240D" w:rsidTr="00153E2A" w14:paraId="1F2A904A" w14:textId="77777777">
        <w:tc>
          <w:tcPr>
            <w:tcW w:w="778" w:type="pct"/>
          </w:tcPr>
          <w:p w:rsidRPr="002259C2" w:rsidR="0061240D" w:rsidP="00153E2A" w:rsidRDefault="0061240D" w14:paraId="39E86C69" w14:textId="77777777">
            <w:r>
              <w:t>00001</w:t>
            </w:r>
          </w:p>
        </w:tc>
        <w:tc>
          <w:tcPr>
            <w:tcW w:w="1626" w:type="pct"/>
          </w:tcPr>
          <w:p w:rsidR="0061240D" w:rsidP="00153E2A" w:rsidRDefault="0061240D" w14:paraId="2493DBE0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Free Resource Pattern Name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Pr="008979A8" w:rsidR="0061240D" w:rsidP="00153E2A" w:rsidRDefault="0061240D" w14:paraId="5766F126" w14:textId="77777777">
            <w:pPr>
              <w:rPr>
                <w:rFonts w:cs="CordiaUPC"/>
                <w:cs/>
              </w:rPr>
            </w:pPr>
            <w:r>
              <w:rPr>
                <w:rFonts w:cs="CordiaUPC"/>
              </w:rPr>
              <w:t xml:space="preserve">Free Resource Name </w:t>
            </w:r>
            <w:r>
              <w:rPr>
                <w:rFonts w:hint="cs" w:cs="Angsana New"/>
                <w:cs/>
              </w:rPr>
              <w:t xml:space="preserve">จะต้องเป็น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="0061240D" w:rsidP="00153E2A" w:rsidRDefault="0061240D" w14:paraId="233E114E" w14:textId="77777777">
            <w:pPr>
              <w:rPr>
                <w:rFonts w:cs="CordiaUPC"/>
                <w:szCs w:val="36"/>
              </w:rPr>
            </w:pPr>
          </w:p>
        </w:tc>
      </w:tr>
      <w:tr w:rsidR="0061240D" w:rsidTr="00153E2A" w14:paraId="35B08402" w14:textId="77777777">
        <w:tc>
          <w:tcPr>
            <w:tcW w:w="778" w:type="pct"/>
          </w:tcPr>
          <w:p w:rsidR="0061240D" w:rsidP="00153E2A" w:rsidRDefault="0061240D" w14:paraId="3EEE2E24" w14:textId="77777777">
            <w:r>
              <w:rPr>
                <w:rFonts w:cs="CordiaUPC"/>
              </w:rPr>
              <w:t>00025</w:t>
            </w:r>
          </w:p>
        </w:tc>
        <w:tc>
          <w:tcPr>
            <w:tcW w:w="1626" w:type="pct"/>
          </w:tcPr>
          <w:p w:rsidR="0061240D" w:rsidP="00153E2A" w:rsidRDefault="0061240D" w14:paraId="526CEAF3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Free Resource Pattern Name </w:t>
            </w:r>
            <w:r>
              <w:t>can</w:t>
            </w:r>
            <w:r w:rsidRPr="00755E0A">
              <w:t>not</w:t>
            </w:r>
            <w:r>
              <w:t xml:space="preserve"> contain</w:t>
            </w:r>
            <w:r w:rsidRPr="00755E0A">
              <w:t xml:space="preserve"> Special Characters</w:t>
            </w:r>
            <w:r>
              <w:rPr>
                <w:rFonts w:cs="Angsana New"/>
                <w:cs/>
              </w:rPr>
              <w:t xml:space="preserve"> (“</w:t>
            </w:r>
            <w:r>
              <w:t>|</w:t>
            </w:r>
            <w:r>
              <w:rPr>
                <w:rFonts w:cs="Angsana New"/>
                <w:cs/>
              </w:rPr>
              <w:t>” (</w:t>
            </w:r>
            <w:r>
              <w:t>Pipe</w:t>
            </w:r>
            <w:r>
              <w:rPr>
                <w:rFonts w:cs="Angsana New"/>
                <w:cs/>
              </w:rPr>
              <w:t xml:space="preserve">) </w:t>
            </w:r>
            <w:r>
              <w:t>and Double Space and Start or End with</w:t>
            </w:r>
            <w:r>
              <w:rPr>
                <w:rFonts w:hint="cs"/>
                <w:cs/>
              </w:rPr>
              <w:t xml:space="preserve"> </w:t>
            </w:r>
            <w:r>
              <w:t>Space</w:t>
            </w:r>
            <w:r>
              <w:rPr>
                <w:rFonts w:cs="Angsana New"/>
                <w:cs/>
              </w:rPr>
              <w:t>)</w:t>
            </w:r>
            <w:r w:rsidRPr="00755E0A"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61240D" w:rsidP="00153E2A" w:rsidRDefault="0061240D" w14:paraId="377E5E3E" w14:textId="77777777">
            <w:r>
              <w:t xml:space="preserve">PO Name </w:t>
            </w:r>
            <w:r>
              <w:rPr>
                <w:rFonts w:hint="cs"/>
                <w:cs/>
              </w:rPr>
              <w:t>ห้ามมีอักขระพิเศษ</w:t>
            </w:r>
          </w:p>
          <w:p w:rsidR="0061240D" w:rsidP="00153E2A" w:rsidRDefault="0061240D" w14:paraId="05F254EE" w14:textId="77777777">
            <w:pPr>
              <w:spacing w:after="0"/>
            </w:pPr>
            <w:r>
              <w:t xml:space="preserve">List of Special Character </w:t>
            </w:r>
            <w:r>
              <w:rPr>
                <w:rFonts w:cs="Angsana New"/>
                <w:cs/>
              </w:rPr>
              <w:t>:</w:t>
            </w:r>
          </w:p>
          <w:p w:rsidR="0061240D" w:rsidP="00153E2A" w:rsidRDefault="0061240D" w14:paraId="3CB0F139" w14:textId="77777777">
            <w:pPr>
              <w:rPr>
                <w:rFonts w:cs="CordiaUPC"/>
              </w:rPr>
            </w:pPr>
            <w:r w:rsidRPr="001624DE">
              <w:t>|</w:t>
            </w:r>
            <w:r>
              <w:rPr>
                <w:rFonts w:cs="Angsana New"/>
                <w:cs/>
              </w:rPr>
              <w:t xml:space="preserve"> (</w:t>
            </w:r>
            <w:r>
              <w:t>Pipe</w:t>
            </w:r>
            <w:r>
              <w:rPr>
                <w:rFonts w:cs="Angsana New"/>
                <w:cs/>
              </w:rPr>
              <w:t xml:space="preserve">)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Double Space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Space </w:t>
            </w:r>
            <w:r>
              <w:rPr>
                <w:rFonts w:hint="cs"/>
                <w:cs/>
              </w:rPr>
              <w:t>หน้าและหลัง</w:t>
            </w:r>
          </w:p>
        </w:tc>
        <w:tc>
          <w:tcPr>
            <w:tcW w:w="735" w:type="pct"/>
          </w:tcPr>
          <w:p w:rsidR="0061240D" w:rsidP="00153E2A" w:rsidRDefault="0061240D" w14:paraId="6B22EB79" w14:textId="77777777">
            <w:pPr>
              <w:rPr>
                <w:rFonts w:cs="CordiaUPC"/>
                <w:szCs w:val="36"/>
              </w:rPr>
            </w:pPr>
          </w:p>
        </w:tc>
      </w:tr>
      <w:tr w:rsidR="0061240D" w:rsidTr="00153E2A" w14:paraId="294A69C7" w14:textId="77777777">
        <w:tc>
          <w:tcPr>
            <w:tcW w:w="778" w:type="pct"/>
          </w:tcPr>
          <w:p w:rsidRPr="000E5AB7" w:rsidR="0061240D" w:rsidP="00153E2A" w:rsidRDefault="0061240D" w14:paraId="4FC50EBA" w14:textId="77777777">
            <w:pPr>
              <w:rPr>
                <w:rFonts w:cs="CordiaUPC"/>
              </w:rPr>
            </w:pPr>
            <w:r w:rsidRPr="00082CD9">
              <w:t>00001</w:t>
            </w:r>
          </w:p>
        </w:tc>
        <w:tc>
          <w:tcPr>
            <w:tcW w:w="1626" w:type="pct"/>
          </w:tcPr>
          <w:p w:rsidR="0061240D" w:rsidP="00153E2A" w:rsidRDefault="00DC05BA" w14:paraId="55D2D2C8" w14:textId="5B6912BE">
            <w:pPr>
              <w:rPr>
                <w:rFonts w:cs="CordiaUPC"/>
              </w:rPr>
            </w:pPr>
            <w:r>
              <w:t>Vertical App</w:t>
            </w:r>
            <w:r w:rsidR="0061240D">
              <w:t xml:space="preserve"> Usage Type</w:t>
            </w:r>
            <w:r w:rsidR="0061240D">
              <w:rPr>
                <w:rFonts w:cs="CordiaUPC"/>
              </w:rPr>
              <w:t xml:space="preserve"> is required</w:t>
            </w:r>
          </w:p>
        </w:tc>
        <w:tc>
          <w:tcPr>
            <w:tcW w:w="1861" w:type="pct"/>
          </w:tcPr>
          <w:p w:rsidR="0061240D" w:rsidP="00153E2A" w:rsidRDefault="00DC05BA" w14:paraId="13ED1B00" w14:textId="11E378F3">
            <w:pPr>
              <w:rPr>
                <w:rFonts w:cs="CordiaUPC"/>
              </w:rPr>
            </w:pPr>
            <w:r>
              <w:t>va</w:t>
            </w:r>
            <w:r w:rsidR="0061240D">
              <w:t>UsageType</w:t>
            </w:r>
            <w:r w:rsidR="0061240D">
              <w:rPr>
                <w:rFonts w:hint="cs" w:cs="Angsana New"/>
                <w:cs/>
              </w:rPr>
              <w:t xml:space="preserve"> จะต้องเป็น </w:t>
            </w:r>
            <w:r w:rsidR="0061240D"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="0061240D" w:rsidP="00153E2A" w:rsidRDefault="0061240D" w14:paraId="0A318866" w14:textId="77777777">
            <w:pPr>
              <w:rPr>
                <w:rFonts w:cs="CordiaUPC"/>
                <w:szCs w:val="36"/>
              </w:rPr>
            </w:pPr>
          </w:p>
        </w:tc>
      </w:tr>
      <w:tr w:rsidR="0061240D" w:rsidTr="00153E2A" w14:paraId="617AF21A" w14:textId="77777777">
        <w:tc>
          <w:tcPr>
            <w:tcW w:w="778" w:type="pct"/>
          </w:tcPr>
          <w:p w:rsidR="0061240D" w:rsidP="00153E2A" w:rsidRDefault="0061240D" w14:paraId="26C8BE07" w14:textId="77777777">
            <w:pPr>
              <w:rPr>
                <w:rFonts w:cs="CordiaUPC"/>
              </w:rPr>
            </w:pPr>
            <w:r w:rsidRPr="00082CD9">
              <w:t>00001</w:t>
            </w:r>
          </w:p>
        </w:tc>
        <w:tc>
          <w:tcPr>
            <w:tcW w:w="1626" w:type="pct"/>
          </w:tcPr>
          <w:p w:rsidR="0061240D" w:rsidP="00153E2A" w:rsidRDefault="00DC05BA" w14:paraId="7E2ED7FF" w14:textId="38EE436D">
            <w:pPr>
              <w:rPr>
                <w:rFonts w:cs="CordiaUPC"/>
              </w:rPr>
            </w:pPr>
            <w:r>
              <w:t>Vertical App</w:t>
            </w:r>
            <w:r w:rsidR="0061240D">
              <w:rPr>
                <w:rFonts w:cs="Angsana New"/>
                <w:cs/>
              </w:rPr>
              <w:t xml:space="preserve"> </w:t>
            </w:r>
            <w:r w:rsidRPr="00C13E72" w:rsidR="0061240D">
              <w:t>Network</w:t>
            </w:r>
            <w:r w:rsidR="0061240D">
              <w:rPr>
                <w:rFonts w:cs="Angsana New"/>
                <w:cs/>
              </w:rPr>
              <w:t xml:space="preserve"> </w:t>
            </w:r>
            <w:r w:rsidRPr="00C13E72" w:rsidR="0061240D">
              <w:t>Coverage</w:t>
            </w:r>
            <w:r w:rsidR="0061240D">
              <w:rPr>
                <w:rFonts w:cs="Angsana New"/>
                <w:cs/>
              </w:rPr>
              <w:t xml:space="preserve"> </w:t>
            </w:r>
            <w:r w:rsidR="0061240D">
              <w:rPr>
                <w:rFonts w:cs="CordiaUPC"/>
              </w:rPr>
              <w:t>is required</w:t>
            </w:r>
          </w:p>
        </w:tc>
        <w:tc>
          <w:tcPr>
            <w:tcW w:w="1861" w:type="pct"/>
          </w:tcPr>
          <w:p w:rsidR="0061240D" w:rsidP="00153E2A" w:rsidRDefault="00DC05BA" w14:paraId="66216073" w14:textId="635586B6">
            <w:pPr>
              <w:rPr>
                <w:rFonts w:cs="CordiaUPC"/>
                <w:cs/>
              </w:rPr>
            </w:pPr>
            <w:r>
              <w:t>va</w:t>
            </w:r>
            <w:r w:rsidRPr="00C13E72" w:rsidR="0061240D">
              <w:t>NetworkCoverage</w:t>
            </w:r>
            <w:r w:rsidR="0061240D">
              <w:rPr>
                <w:rFonts w:hint="cs" w:cs="Angsana New"/>
                <w:cs/>
              </w:rPr>
              <w:t xml:space="preserve">จะต้องเป็น </w:t>
            </w:r>
            <w:r w:rsidR="0061240D"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="0061240D" w:rsidP="00153E2A" w:rsidRDefault="0061240D" w14:paraId="297DFDB6" w14:textId="77777777">
            <w:pPr>
              <w:rPr>
                <w:rFonts w:cs="CordiaUPC"/>
                <w:szCs w:val="36"/>
              </w:rPr>
            </w:pPr>
          </w:p>
        </w:tc>
      </w:tr>
      <w:tr w:rsidR="0061240D" w:rsidTr="00153E2A" w14:paraId="0087755C" w14:textId="77777777">
        <w:tc>
          <w:tcPr>
            <w:tcW w:w="778" w:type="pct"/>
          </w:tcPr>
          <w:p w:rsidR="0061240D" w:rsidP="00153E2A" w:rsidRDefault="0061240D" w14:paraId="44A6B81F" w14:textId="77777777">
            <w:pPr>
              <w:rPr>
                <w:rFonts w:cs="CordiaUPC"/>
              </w:rPr>
            </w:pPr>
            <w:r w:rsidRPr="00082CD9">
              <w:t>00001</w:t>
            </w:r>
          </w:p>
        </w:tc>
        <w:tc>
          <w:tcPr>
            <w:tcW w:w="1626" w:type="pct"/>
          </w:tcPr>
          <w:p w:rsidR="0061240D" w:rsidP="00153E2A" w:rsidRDefault="00DC05BA" w14:paraId="4AF24D96" w14:textId="34FAF96C">
            <w:pPr>
              <w:rPr>
                <w:rFonts w:cs="CordiaUPC"/>
              </w:rPr>
            </w:pPr>
            <w:r>
              <w:t>Vertical App</w:t>
            </w:r>
            <w:r w:rsidR="0061240D">
              <w:rPr>
                <w:rFonts w:cs="Angsana New"/>
                <w:cs/>
              </w:rPr>
              <w:t xml:space="preserve"> </w:t>
            </w:r>
            <w:r w:rsidRPr="00C13E72" w:rsidR="0061240D">
              <w:t>Quota</w:t>
            </w:r>
            <w:r w:rsidR="0061240D">
              <w:rPr>
                <w:rFonts w:cs="Angsana New"/>
                <w:cs/>
              </w:rPr>
              <w:t xml:space="preserve"> </w:t>
            </w:r>
            <w:r w:rsidRPr="00C13E72" w:rsidR="0061240D">
              <w:t>Type</w:t>
            </w:r>
            <w:r w:rsidR="0061240D">
              <w:rPr>
                <w:rFonts w:cs="CordiaUPC"/>
              </w:rPr>
              <w:t xml:space="preserve"> is required</w:t>
            </w:r>
          </w:p>
        </w:tc>
        <w:tc>
          <w:tcPr>
            <w:tcW w:w="1861" w:type="pct"/>
          </w:tcPr>
          <w:p w:rsidR="0061240D" w:rsidP="00153E2A" w:rsidRDefault="00DC05BA" w14:paraId="4C97428B" w14:textId="68A182D9">
            <w:pPr>
              <w:rPr>
                <w:rFonts w:cs="CordiaUPC"/>
                <w:cs/>
              </w:rPr>
            </w:pPr>
            <w:r>
              <w:t>va</w:t>
            </w:r>
            <w:r w:rsidRPr="00C13E72" w:rsidR="0061240D">
              <w:t>QuotaType</w:t>
            </w:r>
            <w:r w:rsidR="0061240D">
              <w:rPr>
                <w:rFonts w:hint="cs" w:cs="Angsana New"/>
                <w:cs/>
              </w:rPr>
              <w:t xml:space="preserve"> จะต้องเป็น </w:t>
            </w:r>
            <w:r w:rsidR="0061240D"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="0061240D" w:rsidP="00153E2A" w:rsidRDefault="0061240D" w14:paraId="61E09A2C" w14:textId="77777777">
            <w:pPr>
              <w:rPr>
                <w:rFonts w:cs="CordiaUPC"/>
                <w:szCs w:val="36"/>
              </w:rPr>
            </w:pPr>
          </w:p>
        </w:tc>
      </w:tr>
      <w:tr w:rsidR="003D6114" w:rsidTr="00153E2A" w14:paraId="4A6ABC5F" w14:textId="77777777">
        <w:tc>
          <w:tcPr>
            <w:tcW w:w="778" w:type="pct"/>
          </w:tcPr>
          <w:p w:rsidR="003D6114" w:rsidP="003D6114" w:rsidRDefault="003D6114" w14:paraId="70EAE314" w14:textId="0F1ED2DF">
            <w:pPr>
              <w:rPr>
                <w:rFonts w:cs="CordiaUPC"/>
              </w:rPr>
            </w:pPr>
            <w:r w:rsidRPr="00082CD9">
              <w:t>00001</w:t>
            </w:r>
          </w:p>
        </w:tc>
        <w:tc>
          <w:tcPr>
            <w:tcW w:w="1626" w:type="pct"/>
          </w:tcPr>
          <w:p w:rsidRPr="00F6459D" w:rsidR="003D6114" w:rsidP="003D6114" w:rsidRDefault="003D6114" w14:paraId="7E167B2F" w14:textId="3CB066FD">
            <w:pPr>
              <w:rPr>
                <w:rFonts w:cs="CordiaUPC"/>
              </w:rPr>
            </w:pPr>
            <w:r>
              <w:t>Vertical App</w:t>
            </w:r>
            <w:r>
              <w:rPr>
                <w:rFonts w:cs="CordiaUPC"/>
              </w:rPr>
              <w:t xml:space="preserve"> is required</w:t>
            </w:r>
          </w:p>
        </w:tc>
        <w:tc>
          <w:tcPr>
            <w:tcW w:w="1861" w:type="pct"/>
          </w:tcPr>
          <w:p w:rsidR="003D6114" w:rsidP="003D6114" w:rsidRDefault="003D6114" w14:paraId="3F80C345" w14:textId="63BEE082">
            <w:pPr>
              <w:rPr>
                <w:rFonts w:cs="CordiaUPC"/>
                <w:cs/>
              </w:rPr>
            </w:pPr>
            <w:r>
              <w:t>va</w:t>
            </w:r>
            <w:r>
              <w:rPr>
                <w:rFonts w:hint="cs" w:cs="Angsana New"/>
                <w:cs/>
              </w:rPr>
              <w:t xml:space="preserve"> จะต้องเป็น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="003D6114" w:rsidP="003D6114" w:rsidRDefault="003D6114" w14:paraId="49CFF805" w14:textId="77777777">
            <w:pPr>
              <w:rPr>
                <w:rFonts w:cs="CordiaUPC"/>
                <w:szCs w:val="36"/>
              </w:rPr>
            </w:pPr>
          </w:p>
        </w:tc>
      </w:tr>
      <w:tr w:rsidR="002B4808" w:rsidTr="00A61078" w14:paraId="16662887" w14:textId="77777777">
        <w:tc>
          <w:tcPr>
            <w:tcW w:w="778" w:type="pct"/>
          </w:tcPr>
          <w:p w:rsidRPr="000E5AB7" w:rsidR="002B4808" w:rsidP="00A61078" w:rsidRDefault="002B4808" w14:paraId="7E0FDFC0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00001</w:t>
            </w:r>
          </w:p>
        </w:tc>
        <w:tc>
          <w:tcPr>
            <w:tcW w:w="1626" w:type="pct"/>
          </w:tcPr>
          <w:p w:rsidR="002B4808" w:rsidP="00A61078" w:rsidRDefault="002B4808" w14:paraId="4207C55B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Vertical App</w:t>
            </w:r>
            <w:r>
              <w:rPr>
                <w:rFonts w:cs="Angsana New"/>
                <w:cs/>
              </w:rPr>
              <w:t xml:space="preserve"> </w:t>
            </w:r>
            <w:r w:rsidRPr="00F6459D">
              <w:rPr>
                <w:rFonts w:cs="CordiaUPC"/>
              </w:rPr>
              <w:t>Price</w:t>
            </w:r>
            <w:r>
              <w:rPr>
                <w:rFonts w:cs="Angsana New"/>
                <w:cs/>
              </w:rPr>
              <w:t xml:space="preserve"> </w:t>
            </w:r>
            <w:r w:rsidRPr="00F6459D">
              <w:rPr>
                <w:rFonts w:cs="CordiaUPC"/>
              </w:rPr>
              <w:t>Type</w:t>
            </w:r>
            <w:r>
              <w:rPr>
                <w:rFonts w:cs="Angsana New"/>
                <w:cs/>
              </w:rPr>
              <w:t xml:space="preserve"> </w:t>
            </w:r>
            <w:r w:rsidRPr="00F6459D">
              <w:rPr>
                <w:rFonts w:cs="CordiaUPC"/>
              </w:rPr>
              <w:t>Pattern</w:t>
            </w:r>
            <w:r>
              <w:rPr>
                <w:rFonts w:cs="CordiaUPC"/>
              </w:rPr>
              <w:t xml:space="preserve">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2B4808" w:rsidP="00A61078" w:rsidRDefault="002B4808" w14:paraId="3F2B1098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va</w:t>
            </w:r>
            <w:r w:rsidRPr="00BF0913">
              <w:rPr>
                <w:rFonts w:cs="CordiaUPC"/>
              </w:rPr>
              <w:t>QuotaPriceTypePattern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จะต้องเป็น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="002B4808" w:rsidP="00A61078" w:rsidRDefault="002B4808" w14:paraId="72287D91" w14:textId="77777777">
            <w:pPr>
              <w:rPr>
                <w:rFonts w:cs="CordiaUPC"/>
                <w:szCs w:val="36"/>
              </w:rPr>
            </w:pPr>
          </w:p>
        </w:tc>
      </w:tr>
      <w:tr w:rsidR="002B4808" w:rsidTr="00A61078" w14:paraId="2F977406" w14:textId="77777777">
        <w:tc>
          <w:tcPr>
            <w:tcW w:w="778" w:type="pct"/>
          </w:tcPr>
          <w:p w:rsidRPr="000E5AB7" w:rsidR="002B4808" w:rsidP="00A61078" w:rsidRDefault="002B4808" w14:paraId="682D7877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00001</w:t>
            </w:r>
          </w:p>
        </w:tc>
        <w:tc>
          <w:tcPr>
            <w:tcW w:w="1626" w:type="pct"/>
          </w:tcPr>
          <w:p w:rsidR="002B4808" w:rsidP="00A61078" w:rsidRDefault="002B4808" w14:paraId="33735AA0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Vertical App</w:t>
            </w:r>
            <w:r>
              <w:rPr>
                <w:rFonts w:cs="Angsana New"/>
                <w:cs/>
              </w:rPr>
              <w:t xml:space="preserve"> </w:t>
            </w:r>
            <w:r w:rsidRPr="00F6459D">
              <w:rPr>
                <w:rFonts w:cs="CordiaUPC"/>
              </w:rPr>
              <w:t>From</w:t>
            </w:r>
            <w:r>
              <w:rPr>
                <w:rFonts w:cs="Angsana New"/>
                <w:cs/>
              </w:rPr>
              <w:t xml:space="preserve"> </w:t>
            </w:r>
            <w:r w:rsidRPr="00F6459D">
              <w:rPr>
                <w:rFonts w:cs="CordiaUPC"/>
              </w:rPr>
              <w:t xml:space="preserve">Timing </w:t>
            </w:r>
            <w:r>
              <w:rPr>
                <w:rFonts w:cs="CordiaUPC"/>
              </w:rPr>
              <w:t>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2B4808" w:rsidP="00A61078" w:rsidRDefault="002B4808" w14:paraId="6B688D74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va</w:t>
            </w:r>
            <w:r w:rsidRPr="00BF0913">
              <w:rPr>
                <w:rFonts w:cs="CordiaUPC"/>
              </w:rPr>
              <w:t>QuotaFromTiming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จะต้องเป็น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="002B4808" w:rsidP="00A61078" w:rsidRDefault="002B4808" w14:paraId="25079979" w14:textId="77777777">
            <w:pPr>
              <w:rPr>
                <w:rFonts w:cs="CordiaUPC"/>
                <w:szCs w:val="36"/>
              </w:rPr>
            </w:pPr>
          </w:p>
        </w:tc>
      </w:tr>
      <w:tr w:rsidR="002B4808" w:rsidTr="00A61078" w14:paraId="584675CA" w14:textId="77777777">
        <w:tc>
          <w:tcPr>
            <w:tcW w:w="778" w:type="pct"/>
          </w:tcPr>
          <w:p w:rsidRPr="000E5AB7" w:rsidR="002B4808" w:rsidP="00A61078" w:rsidRDefault="002B4808" w14:paraId="604AE571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00001</w:t>
            </w:r>
          </w:p>
        </w:tc>
        <w:tc>
          <w:tcPr>
            <w:tcW w:w="1626" w:type="pct"/>
          </w:tcPr>
          <w:p w:rsidR="002B4808" w:rsidP="00A61078" w:rsidRDefault="002B4808" w14:paraId="34510308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Vertical App To </w:t>
            </w:r>
            <w:r w:rsidRPr="00F6459D">
              <w:rPr>
                <w:rFonts w:cs="CordiaUPC"/>
              </w:rPr>
              <w:t xml:space="preserve">Timing </w:t>
            </w:r>
            <w:r>
              <w:rPr>
                <w:rFonts w:cs="CordiaUPC"/>
              </w:rPr>
              <w:t>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2B4808" w:rsidP="00A61078" w:rsidRDefault="002B4808" w14:paraId="22EE21B9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va</w:t>
            </w:r>
            <w:r w:rsidRPr="00BF0913">
              <w:rPr>
                <w:rFonts w:cs="CordiaUPC"/>
              </w:rPr>
              <w:t>QuotaToTiming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จะต้องเป็น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="002B4808" w:rsidP="00A61078" w:rsidRDefault="002B4808" w14:paraId="24908B8D" w14:textId="77777777">
            <w:pPr>
              <w:rPr>
                <w:rFonts w:cs="CordiaUPC"/>
                <w:szCs w:val="36"/>
              </w:rPr>
            </w:pPr>
          </w:p>
        </w:tc>
      </w:tr>
      <w:tr w:rsidR="00DC05BA" w:rsidTr="00153E2A" w14:paraId="3459CB05" w14:textId="77777777">
        <w:tc>
          <w:tcPr>
            <w:tcW w:w="778" w:type="pct"/>
          </w:tcPr>
          <w:p w:rsidRPr="000E5AB7" w:rsidR="00DC05BA" w:rsidP="00DC05BA" w:rsidRDefault="00DC05BA" w14:paraId="67AE090F" w14:textId="79D6CDE0">
            <w:pPr>
              <w:rPr>
                <w:rFonts w:cs="CordiaUPC"/>
              </w:rPr>
            </w:pPr>
            <w:r>
              <w:rPr>
                <w:rFonts w:cs="CordiaUPC"/>
              </w:rPr>
              <w:t>00004</w:t>
            </w:r>
          </w:p>
        </w:tc>
        <w:tc>
          <w:tcPr>
            <w:tcW w:w="1626" w:type="pct"/>
          </w:tcPr>
          <w:p w:rsidR="00DC05BA" w:rsidP="00DC05BA" w:rsidRDefault="00DC05BA" w14:paraId="1A9E7EF6" w14:textId="033B8BF0">
            <w:pPr>
              <w:rPr>
                <w:rFonts w:cs="CordiaUPC"/>
              </w:rPr>
            </w:pPr>
            <w:r>
              <w:t xml:space="preserve">Vertical App </w:t>
            </w:r>
            <w:r w:rsidRPr="00BF0913">
              <w:rPr>
                <w:rFonts w:cs="CordiaUPC"/>
              </w:rPr>
              <w:t>Quota</w:t>
            </w:r>
            <w:r>
              <w:rPr>
                <w:rFonts w:cs="CordiaUPC"/>
              </w:rPr>
              <w:t xml:space="preserve"> is required when Vertical App Quota Type is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{1}</w:t>
            </w:r>
            <w:r>
              <w:rPr>
                <w:rFonts w:cs="Angsana New"/>
                <w:cs/>
              </w:rPr>
              <w:t>”.</w:t>
            </w:r>
          </w:p>
        </w:tc>
        <w:tc>
          <w:tcPr>
            <w:tcW w:w="1861" w:type="pct"/>
          </w:tcPr>
          <w:p w:rsidR="00DC05BA" w:rsidP="00DC05BA" w:rsidRDefault="00DC05BA" w14:paraId="1651846A" w14:textId="21586B9A">
            <w:r>
              <w:rPr>
                <w:rFonts w:hint="cs" w:cs="Angsana New"/>
                <w:cs/>
              </w:rPr>
              <w:t xml:space="preserve">ถ้า </w:t>
            </w:r>
            <w:r>
              <w:rPr>
                <w:rFonts w:cs="CordiaUPC"/>
              </w:rPr>
              <w:t xml:space="preserve">vaQuotaType </w:t>
            </w:r>
            <w:r>
              <w:rPr>
                <w:rFonts w:hint="cs" w:cs="Angsana New"/>
                <w:cs/>
              </w:rPr>
              <w:t>ที่เลือก</w:t>
            </w:r>
            <w:r w:rsidRPr="00825B24">
              <w:rPr>
                <w:rFonts w:cs="Angsana New"/>
                <w:cs/>
              </w:rPr>
              <w:t xml:space="preserve">มีค่า </w:t>
            </w:r>
            <w:r w:rsidRPr="00825B24">
              <w:rPr>
                <w:rFonts w:cs="CordiaUPC"/>
              </w:rPr>
              <w:t xml:space="preserve">Show UI Quota </w:t>
            </w:r>
            <w:r w:rsidRPr="00825B24">
              <w:rPr>
                <w:rFonts w:cs="Angsana New"/>
                <w:cs/>
              </w:rPr>
              <w:t>เป็น “</w:t>
            </w:r>
            <w:r w:rsidRPr="00825B24">
              <w:rPr>
                <w:rFonts w:cs="CordiaUPC"/>
              </w:rPr>
              <w:t>Yes</w:t>
            </w:r>
            <w:r w:rsidRPr="00825B24">
              <w:rPr>
                <w:rFonts w:cs="Angsana New"/>
                <w:cs/>
              </w:rPr>
              <w:t>”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ดังนั้น </w:t>
            </w:r>
            <w:r>
              <w:rPr>
                <w:rFonts w:cs="CordiaUPC"/>
              </w:rPr>
              <w:t>va</w:t>
            </w:r>
            <w:r w:rsidRPr="00BF0913">
              <w:rPr>
                <w:rFonts w:cs="CordiaUPC"/>
              </w:rPr>
              <w:t>Quota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จะต้องเป็น </w:t>
            </w:r>
            <w:r>
              <w:rPr>
                <w:rFonts w:cs="CordiaUPC"/>
              </w:rPr>
              <w:t>Mandatory</w:t>
            </w:r>
          </w:p>
          <w:p w:rsidR="00DC05BA" w:rsidP="00DC05BA" w:rsidRDefault="00DC05BA" w14:paraId="44A35B85" w14:textId="676A49B6">
            <w:pPr>
              <w:rPr>
                <w:rFonts w:cs="CordiaUPC"/>
                <w:cs/>
              </w:rPr>
            </w:pPr>
            <w:r>
              <w:t>{1}</w:t>
            </w:r>
            <w:r>
              <w:rPr>
                <w:rFonts w:cs="CordiaUPC"/>
              </w:rPr>
              <w:t xml:space="preserve"> vaQuotaType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>ที่เลือกมา</w:t>
            </w:r>
          </w:p>
        </w:tc>
        <w:tc>
          <w:tcPr>
            <w:tcW w:w="735" w:type="pct"/>
          </w:tcPr>
          <w:p w:rsidR="00DC05BA" w:rsidP="00DC05BA" w:rsidRDefault="00DC05BA" w14:paraId="49FAC4B9" w14:textId="77777777">
            <w:pPr>
              <w:rPr>
                <w:rFonts w:cs="CordiaUPC"/>
                <w:szCs w:val="36"/>
              </w:rPr>
            </w:pPr>
          </w:p>
        </w:tc>
      </w:tr>
      <w:tr w:rsidR="00DC05BA" w:rsidTr="00153E2A" w14:paraId="2805AE97" w14:textId="77777777">
        <w:tc>
          <w:tcPr>
            <w:tcW w:w="778" w:type="pct"/>
          </w:tcPr>
          <w:p w:rsidRPr="00082CD9" w:rsidR="00DC05BA" w:rsidP="00DC05BA" w:rsidRDefault="00DC05BA" w14:paraId="733DB9FC" w14:textId="65CADBD3">
            <w:r w:rsidRPr="002A323A">
              <w:rPr>
                <w:rFonts w:cs="CordiaUPC"/>
              </w:rPr>
              <w:t>00023</w:t>
            </w:r>
          </w:p>
        </w:tc>
        <w:tc>
          <w:tcPr>
            <w:tcW w:w="1626" w:type="pct"/>
          </w:tcPr>
          <w:p w:rsidRPr="00F6459D" w:rsidR="00DC05BA" w:rsidP="00DC05BA" w:rsidRDefault="00DC05BA" w14:paraId="2214F1DC" w14:textId="7C40FA7E">
            <w:r>
              <w:t xml:space="preserve">Vertical App </w:t>
            </w:r>
            <w:r w:rsidRPr="00BF0913">
              <w:rPr>
                <w:rFonts w:cs="CordiaUPC"/>
              </w:rPr>
              <w:t>Quota</w:t>
            </w:r>
            <w:r>
              <w:rPr>
                <w:rFonts w:cs="Angsana New"/>
                <w:cs/>
              </w:rPr>
              <w:t xml:space="preserve"> </w:t>
            </w:r>
            <w:r>
              <w:t xml:space="preserve">must be 2 decimal </w:t>
            </w:r>
            <w:r>
              <w:rPr>
                <w:rFonts w:cs="Angsana New"/>
                <w:cs/>
              </w:rPr>
              <w:t>(</w:t>
            </w:r>
            <w:r>
              <w:t>Min 0, Max 9,999,999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1861" w:type="pct"/>
          </w:tcPr>
          <w:p w:rsidRPr="00F6459D" w:rsidR="00DC05BA" w:rsidP="00DC05BA" w:rsidRDefault="00DC05BA" w14:paraId="188F3B66" w14:textId="35B564E6">
            <w:r>
              <w:rPr>
                <w:rFonts w:hint="cs"/>
                <w:cs/>
              </w:rPr>
              <w:t xml:space="preserve">ถ้า </w:t>
            </w:r>
            <w:r>
              <w:t>va</w:t>
            </w:r>
            <w:r w:rsidRPr="00BF0913">
              <w:rPr>
                <w:rFonts w:cs="CordiaUPC"/>
              </w:rPr>
              <w:t>Quota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มีค่า ดังนั้น </w:t>
            </w:r>
            <w:r>
              <w:t>va</w:t>
            </w:r>
            <w:r w:rsidRPr="00BF0913">
              <w:rPr>
                <w:rFonts w:cs="CordiaUPC"/>
              </w:rPr>
              <w:t>Quota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จะต้องเป็นตัวเลขทศนิยม </w:t>
            </w:r>
            <w:r>
              <w:t xml:space="preserve">2 </w:t>
            </w:r>
            <w:r>
              <w:rPr>
                <w:rFonts w:hint="cs"/>
                <w:cs/>
              </w:rPr>
              <w:t xml:space="preserve">ตำแหน่งและมีค่าอยู่ในช่วง </w:t>
            </w:r>
            <w:r>
              <w:t xml:space="preserve">0 </w:t>
            </w:r>
            <w:r>
              <w:rPr>
                <w:rFonts w:cs="Angsana New"/>
                <w:cs/>
              </w:rPr>
              <w:t xml:space="preserve">– </w:t>
            </w:r>
            <w:r>
              <w:t>9,999,999</w:t>
            </w:r>
          </w:p>
        </w:tc>
        <w:tc>
          <w:tcPr>
            <w:tcW w:w="735" w:type="pct"/>
          </w:tcPr>
          <w:p w:rsidR="00DC05BA" w:rsidP="00DC05BA" w:rsidRDefault="00DC05BA" w14:paraId="49E66D8E" w14:textId="77777777">
            <w:pPr>
              <w:rPr>
                <w:rFonts w:cs="CordiaUPC"/>
                <w:szCs w:val="36"/>
              </w:rPr>
            </w:pPr>
          </w:p>
        </w:tc>
      </w:tr>
      <w:tr w:rsidR="00DC05BA" w:rsidTr="00153E2A" w14:paraId="107A3C5E" w14:textId="77777777">
        <w:tc>
          <w:tcPr>
            <w:tcW w:w="778" w:type="pct"/>
          </w:tcPr>
          <w:p w:rsidRPr="00082CD9" w:rsidR="00DC05BA" w:rsidP="00DC05BA" w:rsidRDefault="00DC05BA" w14:paraId="07A61105" w14:textId="74900D25">
            <w:r>
              <w:rPr>
                <w:rFonts w:cs="CordiaUPC"/>
              </w:rPr>
              <w:t>00004</w:t>
            </w:r>
          </w:p>
        </w:tc>
        <w:tc>
          <w:tcPr>
            <w:tcW w:w="1626" w:type="pct"/>
          </w:tcPr>
          <w:p w:rsidRPr="00F6459D" w:rsidR="00DC05BA" w:rsidP="00DC05BA" w:rsidRDefault="00DC05BA" w14:paraId="08E7A2FE" w14:textId="631E6D92">
            <w:r>
              <w:t xml:space="preserve">Vertical App </w:t>
            </w:r>
            <w:r w:rsidRPr="00BF0913">
              <w:rPr>
                <w:rFonts w:cs="CordiaUPC"/>
              </w:rPr>
              <w:t>Quota</w:t>
            </w:r>
            <w:r>
              <w:rPr>
                <w:rFonts w:cs="Angsana New"/>
                <w:cs/>
              </w:rPr>
              <w:t xml:space="preserve"> </w:t>
            </w:r>
            <w:r w:rsidRPr="00BF0913">
              <w:rPr>
                <w:rFonts w:cs="CordiaUPC"/>
              </w:rPr>
              <w:t>Unit</w:t>
            </w:r>
            <w:r>
              <w:rPr>
                <w:rFonts w:cs="CordiaUPC"/>
              </w:rPr>
              <w:t xml:space="preserve"> is required when Vertical App Quota Type is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{1}</w:t>
            </w:r>
            <w:r>
              <w:rPr>
                <w:rFonts w:cs="Angsana New"/>
                <w:cs/>
              </w:rPr>
              <w:t>”.</w:t>
            </w:r>
          </w:p>
        </w:tc>
        <w:tc>
          <w:tcPr>
            <w:tcW w:w="1861" w:type="pct"/>
          </w:tcPr>
          <w:p w:rsidR="00DC05BA" w:rsidP="00DC05BA" w:rsidRDefault="00DC05BA" w14:paraId="3FDEA63A" w14:textId="231A5DD5">
            <w:r>
              <w:rPr>
                <w:rFonts w:hint="cs" w:cs="Angsana New"/>
                <w:cs/>
              </w:rPr>
              <w:t xml:space="preserve">ถ้า </w:t>
            </w:r>
            <w:r>
              <w:rPr>
                <w:rFonts w:cs="CordiaUPC"/>
              </w:rPr>
              <w:t xml:space="preserve">vaQuotaType </w:t>
            </w:r>
            <w:r>
              <w:rPr>
                <w:rFonts w:hint="cs" w:cs="Angsana New"/>
                <w:cs/>
              </w:rPr>
              <w:t>ที่เลือก</w:t>
            </w:r>
            <w:r w:rsidRPr="00825B24">
              <w:rPr>
                <w:rFonts w:cs="Angsana New"/>
                <w:cs/>
              </w:rPr>
              <w:t xml:space="preserve">มีค่า </w:t>
            </w:r>
            <w:r w:rsidRPr="00825B24">
              <w:rPr>
                <w:rFonts w:cs="CordiaUPC"/>
              </w:rPr>
              <w:t xml:space="preserve">Show UI Quota </w:t>
            </w:r>
            <w:r w:rsidRPr="00825B24">
              <w:rPr>
                <w:rFonts w:cs="Angsana New"/>
                <w:cs/>
              </w:rPr>
              <w:t>เป็น “</w:t>
            </w:r>
            <w:r w:rsidRPr="00825B24">
              <w:rPr>
                <w:rFonts w:cs="CordiaUPC"/>
              </w:rPr>
              <w:t>Yes</w:t>
            </w:r>
            <w:r w:rsidRPr="00825B24">
              <w:rPr>
                <w:rFonts w:cs="Angsana New"/>
                <w:cs/>
              </w:rPr>
              <w:t>”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ดังนั้น </w:t>
            </w:r>
            <w:r>
              <w:rPr>
                <w:rFonts w:cs="CordiaUPC"/>
              </w:rPr>
              <w:t>va</w:t>
            </w:r>
            <w:r w:rsidRPr="00BF0913">
              <w:rPr>
                <w:rFonts w:cs="CordiaUPC"/>
              </w:rPr>
              <w:t>QuotaUnit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จะต้องเป็น </w:t>
            </w:r>
            <w:r>
              <w:rPr>
                <w:rFonts w:cs="CordiaUPC"/>
              </w:rPr>
              <w:t>Mandatory</w:t>
            </w:r>
          </w:p>
          <w:p w:rsidRPr="00F6459D" w:rsidR="00DC05BA" w:rsidP="00DC05BA" w:rsidRDefault="00DC05BA" w14:paraId="3964AA43" w14:textId="6C7B9EE3">
            <w:r>
              <w:t>{1}</w:t>
            </w:r>
            <w:r>
              <w:rPr>
                <w:rFonts w:cs="CordiaUPC"/>
              </w:rPr>
              <w:t xml:space="preserve"> vaQuotaType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>ที่เลือกมา</w:t>
            </w:r>
          </w:p>
        </w:tc>
        <w:tc>
          <w:tcPr>
            <w:tcW w:w="735" w:type="pct"/>
          </w:tcPr>
          <w:p w:rsidR="00DC05BA" w:rsidP="00DC05BA" w:rsidRDefault="00DC05BA" w14:paraId="65E4AAD3" w14:textId="77777777">
            <w:pPr>
              <w:rPr>
                <w:rFonts w:cs="CordiaUPC"/>
                <w:szCs w:val="36"/>
              </w:rPr>
            </w:pPr>
          </w:p>
        </w:tc>
      </w:tr>
      <w:tr w:rsidR="00DC05BA" w:rsidTr="00153E2A" w14:paraId="33192C51" w14:textId="77777777">
        <w:tc>
          <w:tcPr>
            <w:tcW w:w="778" w:type="pct"/>
          </w:tcPr>
          <w:p w:rsidRPr="00082CD9" w:rsidR="00DC05BA" w:rsidP="00DC05BA" w:rsidRDefault="00DC05BA" w14:paraId="3C6AA236" w14:textId="05E8884B">
            <w:r w:rsidRPr="00082CD9">
              <w:t>00001</w:t>
            </w:r>
          </w:p>
        </w:tc>
        <w:tc>
          <w:tcPr>
            <w:tcW w:w="1626" w:type="pct"/>
          </w:tcPr>
          <w:p w:rsidRPr="00F6459D" w:rsidR="00DC05BA" w:rsidP="00DC05BA" w:rsidRDefault="00DC05BA" w14:paraId="61DDD711" w14:textId="50310425">
            <w:r>
              <w:t xml:space="preserve">Vertical App </w:t>
            </w:r>
            <w:r w:rsidRPr="00F6459D">
              <w:t>Speed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cs="CordiaUPC"/>
              </w:rPr>
              <w:t>is required</w:t>
            </w:r>
          </w:p>
        </w:tc>
        <w:tc>
          <w:tcPr>
            <w:tcW w:w="1861" w:type="pct"/>
          </w:tcPr>
          <w:p w:rsidRPr="00F6459D" w:rsidR="00DC05BA" w:rsidP="00DC05BA" w:rsidRDefault="00DC05BA" w14:paraId="1690A522" w14:textId="2FD0E1DD">
            <w:r>
              <w:t>va</w:t>
            </w:r>
            <w:r w:rsidRPr="00F6459D">
              <w:t>Speed</w:t>
            </w:r>
            <w:r>
              <w:rPr>
                <w:rFonts w:hint="cs" w:cs="Angsana New"/>
                <w:cs/>
              </w:rPr>
              <w:t xml:space="preserve">จะต้องเป็น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="00DC05BA" w:rsidP="00DC05BA" w:rsidRDefault="00DC05BA" w14:paraId="461BC9CA" w14:textId="77777777">
            <w:pPr>
              <w:rPr>
                <w:rFonts w:cs="CordiaUPC"/>
                <w:szCs w:val="36"/>
              </w:rPr>
            </w:pPr>
          </w:p>
        </w:tc>
      </w:tr>
      <w:tr w:rsidR="00DC05BA" w:rsidTr="00153E2A" w14:paraId="451E93AB" w14:textId="77777777">
        <w:tc>
          <w:tcPr>
            <w:tcW w:w="778" w:type="pct"/>
          </w:tcPr>
          <w:p w:rsidRPr="00082CD9" w:rsidR="00DC05BA" w:rsidP="00DC05BA" w:rsidRDefault="00DC05BA" w14:paraId="67C5E269" w14:textId="70E4613C">
            <w:r>
              <w:rPr>
                <w:rFonts w:cs="CordiaUPC"/>
              </w:rPr>
              <w:t>00004</w:t>
            </w:r>
          </w:p>
        </w:tc>
        <w:tc>
          <w:tcPr>
            <w:tcW w:w="1626" w:type="pct"/>
          </w:tcPr>
          <w:p w:rsidRPr="00F6459D" w:rsidR="00DC05BA" w:rsidP="00DC05BA" w:rsidRDefault="00DC05BA" w14:paraId="2D8BBED2" w14:textId="46F21A67">
            <w:r>
              <w:t>Vertical App</w:t>
            </w:r>
            <w:r w:rsidRPr="00A37872">
              <w:rPr>
                <w:rFonts w:cs="CordiaUPC"/>
              </w:rPr>
              <w:t xml:space="preserve"> Throttling</w:t>
            </w:r>
            <w:r>
              <w:rPr>
                <w:rFonts w:cs="Angsana New"/>
                <w:cs/>
              </w:rPr>
              <w:t xml:space="preserve"> </w:t>
            </w:r>
            <w:r w:rsidRPr="00A37872">
              <w:rPr>
                <w:rFonts w:cs="CordiaUPC"/>
              </w:rPr>
              <w:t>Speed</w:t>
            </w:r>
            <w:r>
              <w:rPr>
                <w:rFonts w:cs="CordiaUPC"/>
              </w:rPr>
              <w:t xml:space="preserve"> is required when </w:t>
            </w:r>
            <w:r>
              <w:t>Vertical App</w:t>
            </w:r>
            <w:r w:rsidRPr="00C13E72">
              <w:t xml:space="preserve"> Quota</w:t>
            </w:r>
            <w:r>
              <w:rPr>
                <w:rFonts w:cs="Angsana New"/>
                <w:cs/>
              </w:rPr>
              <w:t xml:space="preserve"> </w:t>
            </w:r>
            <w:r w:rsidRPr="00C13E72">
              <w:t>Type</w:t>
            </w:r>
            <w:r>
              <w:rPr>
                <w:rFonts w:cs="CordiaUPC"/>
              </w:rPr>
              <w:t xml:space="preserve"> is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{1}</w:t>
            </w:r>
            <w:r>
              <w:rPr>
                <w:rFonts w:cs="Angsana New"/>
                <w:cs/>
              </w:rPr>
              <w:t>”.</w:t>
            </w:r>
          </w:p>
        </w:tc>
        <w:tc>
          <w:tcPr>
            <w:tcW w:w="1861" w:type="pct"/>
          </w:tcPr>
          <w:p w:rsidR="00DC05BA" w:rsidP="00DC05BA" w:rsidRDefault="00DC05BA" w14:paraId="51DF5570" w14:textId="3AE9851A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ถ้า </w:t>
            </w:r>
            <w:r>
              <w:rPr>
                <w:rFonts w:cs="CordiaUPC"/>
              </w:rPr>
              <w:t>va</w:t>
            </w:r>
            <w:r w:rsidRPr="00C13E72">
              <w:t>QuotaType</w:t>
            </w:r>
            <w:r>
              <w:rPr>
                <w:rFonts w:hint="cs" w:cs="Angsana New"/>
                <w:cs/>
              </w:rPr>
              <w:t xml:space="preserve"> ที่เลือกมา</w:t>
            </w:r>
            <w:r w:rsidRPr="00F6459D">
              <w:rPr>
                <w:rFonts w:cs="Angsana New"/>
                <w:cs/>
              </w:rPr>
              <w:t xml:space="preserve">มีค่า </w:t>
            </w:r>
            <w:r w:rsidRPr="00A37872">
              <w:rPr>
                <w:rFonts w:cs="CordiaUPC"/>
              </w:rPr>
              <w:t>Show UI Throttling Speed</w:t>
            </w:r>
            <w:r>
              <w:rPr>
                <w:rFonts w:cs="Angsana New"/>
                <w:cs/>
              </w:rPr>
              <w:t xml:space="preserve"> </w:t>
            </w:r>
            <w:r w:rsidRPr="00F6459D">
              <w:rPr>
                <w:rFonts w:cs="Angsana New"/>
                <w:cs/>
              </w:rPr>
              <w:t>เป็น “</w:t>
            </w:r>
            <w:r w:rsidRPr="00F6459D">
              <w:rPr>
                <w:rFonts w:cs="CordiaUPC"/>
              </w:rPr>
              <w:t>Yes</w:t>
            </w:r>
            <w:r w:rsidRPr="00F6459D"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ดังนั้น </w:t>
            </w:r>
            <w:r>
              <w:t>Vertical App</w:t>
            </w:r>
            <w:r w:rsidRPr="00A37872">
              <w:rPr>
                <w:rFonts w:cs="CordiaUPC"/>
              </w:rPr>
              <w:t xml:space="preserve"> Throttling</w:t>
            </w:r>
            <w:r>
              <w:rPr>
                <w:rFonts w:cs="Angsana New"/>
                <w:cs/>
              </w:rPr>
              <w:t xml:space="preserve"> </w:t>
            </w:r>
            <w:r w:rsidRPr="00A37872">
              <w:rPr>
                <w:rFonts w:cs="CordiaUPC"/>
              </w:rPr>
              <w:t>Speed</w:t>
            </w:r>
            <w:r>
              <w:rPr>
                <w:rFonts w:hint="cs" w:cs="Angsana New"/>
                <w:cs/>
              </w:rPr>
              <w:t xml:space="preserve"> จะต้องเป็น </w:t>
            </w:r>
            <w:r>
              <w:rPr>
                <w:rFonts w:cs="CordiaUPC"/>
              </w:rPr>
              <w:t>Mandatory</w:t>
            </w:r>
          </w:p>
          <w:p w:rsidRPr="00F6459D" w:rsidR="00DC05BA" w:rsidP="00DC05BA" w:rsidRDefault="00DC05BA" w14:paraId="65244E9C" w14:textId="22769DEB">
            <w:r>
              <w:rPr>
                <w:rFonts w:cs="CordiaUPC"/>
              </w:rPr>
              <w:t xml:space="preserve">{1} </w:t>
            </w:r>
            <w:r>
              <w:rPr>
                <w:rFonts w:cs="Angsana New"/>
                <w:cs/>
              </w:rPr>
              <w:t xml:space="preserve">= </w:t>
            </w:r>
            <w:r>
              <w:rPr>
                <w:rFonts w:cs="CordiaUPC"/>
              </w:rPr>
              <w:t>va</w:t>
            </w:r>
            <w:r w:rsidRPr="00C13E72">
              <w:t>QuotaType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>ที่เลือกมา</w:t>
            </w:r>
          </w:p>
        </w:tc>
        <w:tc>
          <w:tcPr>
            <w:tcW w:w="735" w:type="pct"/>
          </w:tcPr>
          <w:p w:rsidR="00DC05BA" w:rsidP="00DC05BA" w:rsidRDefault="00DC05BA" w14:paraId="3CE8AC16" w14:textId="77777777">
            <w:pPr>
              <w:rPr>
                <w:rFonts w:cs="CordiaUPC"/>
                <w:szCs w:val="36"/>
              </w:rPr>
            </w:pPr>
          </w:p>
        </w:tc>
      </w:tr>
    </w:tbl>
    <w:p w:rsidRPr="008979A8" w:rsidR="0061240D" w:rsidP="00BB3F68" w:rsidRDefault="0061240D" w14:paraId="5DA55115" w14:textId="77777777">
      <w:pPr>
        <w:pStyle w:val="Heading3"/>
        <w:numPr>
          <w:ilvl w:val="0"/>
          <w:numId w:val="88"/>
        </w:numPr>
        <w:spacing w:after="240"/>
        <w:rPr>
          <w:rFonts w:ascii="CordiaUPC" w:hAnsi="CordiaUPC" w:cs="CordiaUPC"/>
          <w:sz w:val="32"/>
          <w:szCs w:val="32"/>
        </w:rPr>
      </w:pPr>
      <w:r w:rsidRPr="008979A8">
        <w:rPr>
          <w:rFonts w:ascii="CordiaUPC" w:hAnsi="CordiaUPC" w:cs="CordiaUPC"/>
          <w:sz w:val="32"/>
          <w:szCs w:val="32"/>
        </w:rPr>
        <w:t>Mapping to DB</w:t>
      </w:r>
    </w:p>
    <w:tbl>
      <w:tblPr>
        <w:tblW w:w="4977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348"/>
        <w:gridCol w:w="2486"/>
        <w:gridCol w:w="4141"/>
      </w:tblGrid>
      <w:tr w:rsidRPr="008979A8" w:rsidR="0061240D" w:rsidTr="00153E2A" w14:paraId="054366FB" w14:textId="77777777">
        <w:trPr>
          <w:cantSplit/>
          <w:tblHeader/>
        </w:trPr>
        <w:tc>
          <w:tcPr>
            <w:tcW w:w="1308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61240D" w:rsidP="00153E2A" w:rsidRDefault="0061240D" w14:paraId="2A248306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Database Table</w:t>
            </w:r>
          </w:p>
        </w:tc>
        <w:tc>
          <w:tcPr>
            <w:tcW w:w="1385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61240D" w:rsidP="00153E2A" w:rsidRDefault="0061240D" w14:paraId="55C34256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Database Column</w:t>
            </w:r>
          </w:p>
        </w:tc>
        <w:tc>
          <w:tcPr>
            <w:tcW w:w="2307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61240D" w:rsidP="00153E2A" w:rsidRDefault="0061240D" w14:paraId="3ED4D02F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Field on Screen</w:t>
            </w:r>
          </w:p>
        </w:tc>
      </w:tr>
      <w:tr w:rsidRPr="008979A8" w:rsidR="0061240D" w:rsidTr="00153E2A" w14:paraId="41D46D41" w14:textId="77777777">
        <w:tc>
          <w:tcPr>
            <w:tcW w:w="1308" w:type="pct"/>
            <w:vMerge w:val="restart"/>
          </w:tcPr>
          <w:p w:rsidRPr="008979A8" w:rsidR="0061240D" w:rsidP="00153E2A" w:rsidRDefault="0061240D" w14:paraId="05D25EBD" w14:textId="0099E475">
            <w:pPr>
              <w:rPr>
                <w:rFonts w:cs="CordiaUPC"/>
              </w:rPr>
            </w:pPr>
            <w:r>
              <w:rPr>
                <w:rFonts w:cs="CordiaUPC"/>
              </w:rPr>
              <w:t>MASS</w:t>
            </w:r>
            <w:r w:rsidRPr="00F33A0D">
              <w:rPr>
                <w:rFonts w:cs="CordiaUPC"/>
              </w:rPr>
              <w:t>_BUSINESS_</w:t>
            </w:r>
            <w:r w:rsidR="00DC05BA">
              <w:rPr>
                <w:rFonts w:cs="CordiaUPC"/>
              </w:rPr>
              <w:t>VERTICAL_APP</w:t>
            </w:r>
          </w:p>
        </w:tc>
        <w:tc>
          <w:tcPr>
            <w:tcW w:w="1385" w:type="pct"/>
          </w:tcPr>
          <w:p w:rsidRPr="008979A8" w:rsidR="0061240D" w:rsidP="00153E2A" w:rsidRDefault="0061240D" w14:paraId="72892AEF" w14:textId="77777777">
            <w:pPr>
              <w:spacing w:after="0"/>
              <w:rPr>
                <w:rFonts w:cs="CordiaUPC"/>
              </w:rPr>
            </w:pPr>
            <w:r>
              <w:rPr>
                <w:rFonts w:cs="CordiaUPC"/>
              </w:rPr>
              <w:t>ROW_ID</w:t>
            </w:r>
          </w:p>
        </w:tc>
        <w:tc>
          <w:tcPr>
            <w:tcW w:w="2307" w:type="pct"/>
          </w:tcPr>
          <w:p w:rsidRPr="008979A8" w:rsidR="0061240D" w:rsidP="00153E2A" w:rsidRDefault="0061240D" w14:paraId="13410E75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ให้ระบบ </w:t>
            </w:r>
            <w:r>
              <w:rPr>
                <w:rFonts w:cs="CordiaUPC"/>
              </w:rPr>
              <w:t>Auto Generate</w:t>
            </w:r>
          </w:p>
        </w:tc>
      </w:tr>
      <w:tr w:rsidRPr="008979A8" w:rsidR="0061240D" w:rsidTr="00153E2A" w14:paraId="7D3973ED" w14:textId="77777777">
        <w:tc>
          <w:tcPr>
            <w:tcW w:w="1308" w:type="pct"/>
            <w:vMerge/>
          </w:tcPr>
          <w:p w:rsidRPr="008979A8" w:rsidR="0061240D" w:rsidP="00153E2A" w:rsidRDefault="0061240D" w14:paraId="0D702CC9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61240D" w:rsidP="00153E2A" w:rsidRDefault="0061240D" w14:paraId="2372CA27" w14:textId="77777777">
            <w:pPr>
              <w:spacing w:after="0"/>
              <w:rPr>
                <w:rFonts w:cs="CordiaUPC"/>
              </w:rPr>
            </w:pPr>
            <w:r w:rsidRPr="008979A8">
              <w:rPr>
                <w:rFonts w:cs="CordiaUPC"/>
              </w:rPr>
              <w:t>FREE_RESOURCE_NAME</w:t>
            </w:r>
          </w:p>
        </w:tc>
        <w:tc>
          <w:tcPr>
            <w:tcW w:w="2307" w:type="pct"/>
          </w:tcPr>
          <w:p w:rsidR="0061240D" w:rsidP="00153E2A" w:rsidRDefault="0061240D" w14:paraId="05C1F750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freeResourceName</w:t>
            </w:r>
          </w:p>
        </w:tc>
      </w:tr>
      <w:tr w:rsidRPr="008979A8" w:rsidR="0061240D" w:rsidTr="00153E2A" w14:paraId="5FA4AD78" w14:textId="77777777">
        <w:tc>
          <w:tcPr>
            <w:tcW w:w="1308" w:type="pct"/>
            <w:vMerge/>
          </w:tcPr>
          <w:p w:rsidRPr="008979A8" w:rsidR="0061240D" w:rsidP="00153E2A" w:rsidRDefault="0061240D" w14:paraId="20215053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61240D" w:rsidP="00153E2A" w:rsidRDefault="0061240D" w14:paraId="39133221" w14:textId="77777777">
            <w:pPr>
              <w:spacing w:after="0"/>
              <w:rPr>
                <w:rFonts w:cs="CordiaUPC"/>
              </w:rPr>
            </w:pPr>
            <w:r w:rsidRPr="008979A8">
              <w:rPr>
                <w:rFonts w:cs="CordiaUPC"/>
              </w:rPr>
              <w:t>TECH_GENERATE_NAME</w:t>
            </w:r>
          </w:p>
        </w:tc>
        <w:tc>
          <w:tcPr>
            <w:tcW w:w="2307" w:type="pct"/>
          </w:tcPr>
          <w:p w:rsidR="0061240D" w:rsidP="00153E2A" w:rsidRDefault="0061240D" w14:paraId="3076FBBF" w14:textId="77777777">
            <w:pPr>
              <w:rPr>
                <w:rFonts w:cs="CordiaUPC"/>
                <w:cs/>
              </w:rPr>
            </w:pPr>
            <w:r>
              <w:rPr>
                <w:rFonts w:cs="CordiaUPC"/>
              </w:rPr>
              <w:t>techGenerateName</w:t>
            </w:r>
          </w:p>
        </w:tc>
      </w:tr>
      <w:tr w:rsidRPr="008979A8" w:rsidR="0061240D" w:rsidTr="00153E2A" w14:paraId="59ABDFE1" w14:textId="77777777">
        <w:tc>
          <w:tcPr>
            <w:tcW w:w="1308" w:type="pct"/>
            <w:vMerge/>
          </w:tcPr>
          <w:p w:rsidRPr="008979A8" w:rsidR="0061240D" w:rsidP="00153E2A" w:rsidRDefault="0061240D" w14:paraId="4B9FC1B0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61240D" w:rsidP="00153E2A" w:rsidRDefault="00DC05BA" w14:paraId="4AD668C2" w14:textId="534B6B01">
            <w:pPr>
              <w:spacing w:after="0"/>
              <w:rPr>
                <w:rFonts w:cs="CordiaUPC"/>
              </w:rPr>
            </w:pPr>
            <w:r>
              <w:rPr>
                <w:rFonts w:cs="CordiaUPC"/>
              </w:rPr>
              <w:t>VA</w:t>
            </w:r>
            <w:r w:rsidR="0061240D">
              <w:rPr>
                <w:rFonts w:cs="CordiaUPC"/>
              </w:rPr>
              <w:t>_USAGE_TYPE</w:t>
            </w:r>
          </w:p>
        </w:tc>
        <w:tc>
          <w:tcPr>
            <w:tcW w:w="2307" w:type="pct"/>
          </w:tcPr>
          <w:p w:rsidR="0061240D" w:rsidP="00153E2A" w:rsidRDefault="00DC05BA" w14:paraId="1E7DC2EE" w14:textId="396531C1">
            <w:pPr>
              <w:rPr>
                <w:rFonts w:cs="CordiaUPC"/>
              </w:rPr>
            </w:pPr>
            <w:r>
              <w:rPr>
                <w:rFonts w:cs="CordiaUPC"/>
              </w:rPr>
              <w:t>va</w:t>
            </w:r>
            <w:r w:rsidRPr="007B3FDA" w:rsidR="0061240D">
              <w:rPr>
                <w:rFonts w:cs="CordiaUPC"/>
              </w:rPr>
              <w:t>UsageType</w:t>
            </w:r>
          </w:p>
        </w:tc>
      </w:tr>
      <w:tr w:rsidRPr="008979A8" w:rsidR="0061240D" w:rsidTr="00153E2A" w14:paraId="2E1A56C0" w14:textId="77777777">
        <w:tc>
          <w:tcPr>
            <w:tcW w:w="1308" w:type="pct"/>
            <w:vMerge/>
          </w:tcPr>
          <w:p w:rsidRPr="008979A8" w:rsidR="0061240D" w:rsidP="00153E2A" w:rsidRDefault="0061240D" w14:paraId="31B89627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61240D" w:rsidP="00153E2A" w:rsidRDefault="00DC05BA" w14:paraId="116520BA" w14:textId="48BD7E9A">
            <w:pPr>
              <w:spacing w:after="0"/>
              <w:rPr>
                <w:rFonts w:cs="CordiaUPC"/>
              </w:rPr>
            </w:pPr>
            <w:r>
              <w:rPr>
                <w:rFonts w:cs="CordiaUPC"/>
              </w:rPr>
              <w:t>VA</w:t>
            </w:r>
            <w:r w:rsidR="0061240D">
              <w:rPr>
                <w:rFonts w:cs="CordiaUPC"/>
              </w:rPr>
              <w:t>_NETWORK_COVERAGE</w:t>
            </w:r>
          </w:p>
        </w:tc>
        <w:tc>
          <w:tcPr>
            <w:tcW w:w="2307" w:type="pct"/>
          </w:tcPr>
          <w:p w:rsidR="0061240D" w:rsidP="00153E2A" w:rsidRDefault="00DC05BA" w14:paraId="6FA528C7" w14:textId="591C8807">
            <w:pPr>
              <w:rPr>
                <w:rFonts w:cs="CordiaUPC"/>
              </w:rPr>
            </w:pPr>
            <w:r>
              <w:rPr>
                <w:rFonts w:cs="CordiaUPC"/>
              </w:rPr>
              <w:t>va</w:t>
            </w:r>
            <w:r w:rsidRPr="007B3FDA" w:rsidR="0061240D">
              <w:rPr>
                <w:rFonts w:cs="CordiaUPC"/>
              </w:rPr>
              <w:t>NetworkCoverage</w:t>
            </w:r>
          </w:p>
        </w:tc>
      </w:tr>
      <w:tr w:rsidRPr="008979A8" w:rsidR="0061240D" w:rsidTr="00153E2A" w14:paraId="0D838936" w14:textId="77777777">
        <w:tc>
          <w:tcPr>
            <w:tcW w:w="1308" w:type="pct"/>
            <w:vMerge/>
          </w:tcPr>
          <w:p w:rsidRPr="008979A8" w:rsidR="0061240D" w:rsidP="00153E2A" w:rsidRDefault="0061240D" w14:paraId="437ED25A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61240D" w:rsidP="00153E2A" w:rsidRDefault="00DC05BA" w14:paraId="73588EEC" w14:textId="7AD9F319">
            <w:pPr>
              <w:spacing w:after="0"/>
              <w:rPr>
                <w:rFonts w:cs="CordiaUPC"/>
              </w:rPr>
            </w:pPr>
            <w:r>
              <w:rPr>
                <w:rFonts w:cs="CordiaUPC"/>
              </w:rPr>
              <w:t>VA</w:t>
            </w:r>
            <w:r w:rsidR="0061240D">
              <w:rPr>
                <w:rFonts w:cs="CordiaUPC"/>
              </w:rPr>
              <w:t>_QUOTA_TYPE</w:t>
            </w:r>
          </w:p>
        </w:tc>
        <w:tc>
          <w:tcPr>
            <w:tcW w:w="2307" w:type="pct"/>
          </w:tcPr>
          <w:p w:rsidR="0061240D" w:rsidP="00153E2A" w:rsidRDefault="00DC05BA" w14:paraId="276FF7D6" w14:textId="0E75AFE2">
            <w:pPr>
              <w:rPr>
                <w:rFonts w:cs="CordiaUPC"/>
              </w:rPr>
            </w:pPr>
            <w:r>
              <w:rPr>
                <w:rFonts w:cs="CordiaUPC"/>
              </w:rPr>
              <w:t>va</w:t>
            </w:r>
            <w:r w:rsidRPr="007B3FDA" w:rsidR="0061240D">
              <w:rPr>
                <w:rFonts w:cs="CordiaUPC"/>
              </w:rPr>
              <w:t>QuotaType</w:t>
            </w:r>
          </w:p>
        </w:tc>
      </w:tr>
      <w:tr w:rsidRPr="008979A8" w:rsidR="00DC05BA" w:rsidTr="00153E2A" w14:paraId="1A6C81A1" w14:textId="77777777">
        <w:tc>
          <w:tcPr>
            <w:tcW w:w="1308" w:type="pct"/>
            <w:vMerge/>
          </w:tcPr>
          <w:p w:rsidRPr="008979A8" w:rsidR="00DC05BA" w:rsidP="00DC05BA" w:rsidRDefault="00DC05BA" w14:paraId="30F8B80D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DC05BA" w:rsidP="00DC05BA" w:rsidRDefault="00DC05BA" w14:paraId="50B9AA41" w14:textId="483DDE52">
            <w:pPr>
              <w:spacing w:after="0"/>
              <w:rPr>
                <w:rFonts w:cs="CordiaUPC"/>
              </w:rPr>
            </w:pPr>
            <w:r>
              <w:t>VA_</w:t>
            </w:r>
            <w:r w:rsidRPr="00402948">
              <w:t>QUOTA</w:t>
            </w:r>
          </w:p>
        </w:tc>
        <w:tc>
          <w:tcPr>
            <w:tcW w:w="2307" w:type="pct"/>
          </w:tcPr>
          <w:p w:rsidR="00DC05BA" w:rsidP="00DC05BA" w:rsidRDefault="00DC05BA" w14:paraId="7DC57027" w14:textId="1A9437D5">
            <w:pPr>
              <w:rPr>
                <w:rFonts w:cs="CordiaUPC"/>
              </w:rPr>
            </w:pPr>
            <w:r>
              <w:t>va</w:t>
            </w:r>
            <w:r w:rsidRPr="00402948">
              <w:t>Quota</w:t>
            </w:r>
          </w:p>
        </w:tc>
      </w:tr>
      <w:tr w:rsidRPr="008979A8" w:rsidR="00DC05BA" w:rsidTr="00153E2A" w14:paraId="2FEE7640" w14:textId="77777777">
        <w:tc>
          <w:tcPr>
            <w:tcW w:w="1308" w:type="pct"/>
            <w:vMerge/>
          </w:tcPr>
          <w:p w:rsidRPr="008979A8" w:rsidR="00DC05BA" w:rsidP="00DC05BA" w:rsidRDefault="00DC05BA" w14:paraId="4FB5C1E6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DC05BA" w:rsidP="00DC05BA" w:rsidRDefault="00DC05BA" w14:paraId="0ADC682E" w14:textId="4FA55C2A">
            <w:pPr>
              <w:spacing w:after="0"/>
              <w:rPr>
                <w:rFonts w:cs="CordiaUPC"/>
              </w:rPr>
            </w:pPr>
            <w:r>
              <w:t>VA_</w:t>
            </w:r>
            <w:r w:rsidRPr="00402948">
              <w:t>QUOTA</w:t>
            </w:r>
            <w:r>
              <w:t>_</w:t>
            </w:r>
            <w:r w:rsidRPr="00402948">
              <w:t>UNIT</w:t>
            </w:r>
          </w:p>
        </w:tc>
        <w:tc>
          <w:tcPr>
            <w:tcW w:w="2307" w:type="pct"/>
          </w:tcPr>
          <w:p w:rsidR="00DC05BA" w:rsidP="00DC05BA" w:rsidRDefault="00DC05BA" w14:paraId="44955519" w14:textId="0874226C">
            <w:pPr>
              <w:rPr>
                <w:rFonts w:cs="CordiaUPC"/>
              </w:rPr>
            </w:pPr>
            <w:r>
              <w:t>va</w:t>
            </w:r>
            <w:r w:rsidRPr="00402948">
              <w:t>QuotaUnit</w:t>
            </w:r>
          </w:p>
        </w:tc>
      </w:tr>
      <w:tr w:rsidRPr="008979A8" w:rsidR="00025324" w:rsidTr="00153E2A" w14:paraId="5EACEF3E" w14:textId="77777777">
        <w:tc>
          <w:tcPr>
            <w:tcW w:w="1308" w:type="pct"/>
            <w:vMerge/>
          </w:tcPr>
          <w:p w:rsidRPr="008979A8" w:rsidR="00025324" w:rsidP="00DC05BA" w:rsidRDefault="00025324" w14:paraId="5F4A4A3C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025324" w:rsidP="00DC05BA" w:rsidRDefault="00025324" w14:paraId="400ED369" w14:textId="795B1CB5">
            <w:pPr>
              <w:spacing w:after="0"/>
            </w:pPr>
            <w:r>
              <w:t>VA_PRICE_TYPE_PATTERN</w:t>
            </w:r>
          </w:p>
        </w:tc>
        <w:tc>
          <w:tcPr>
            <w:tcW w:w="2307" w:type="pct"/>
          </w:tcPr>
          <w:p w:rsidR="00025324" w:rsidRDefault="00025324" w14:paraId="13D14767" w14:textId="39E94DDA">
            <w:r>
              <w:t>vaPriceType</w:t>
            </w:r>
            <w:r w:rsidR="001A283D">
              <w:t>P</w:t>
            </w:r>
            <w:r>
              <w:t>attern</w:t>
            </w:r>
          </w:p>
        </w:tc>
      </w:tr>
      <w:tr w:rsidRPr="008979A8" w:rsidR="00025324" w:rsidTr="00153E2A" w14:paraId="622384E1" w14:textId="77777777">
        <w:tc>
          <w:tcPr>
            <w:tcW w:w="1308" w:type="pct"/>
            <w:vMerge/>
          </w:tcPr>
          <w:p w:rsidRPr="008979A8" w:rsidR="00025324" w:rsidP="00DC05BA" w:rsidRDefault="00025324" w14:paraId="1DA8CE4D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025324" w:rsidP="00DC05BA" w:rsidRDefault="00025324" w14:paraId="6FFF1252" w14:textId="3AE814EF">
            <w:pPr>
              <w:spacing w:after="0"/>
            </w:pPr>
            <w:r>
              <w:t>VA_</w:t>
            </w:r>
            <w:r w:rsidRPr="007B3FDA">
              <w:t>FROM</w:t>
            </w:r>
            <w:r>
              <w:t>_</w:t>
            </w:r>
            <w:r w:rsidRPr="007B3FDA">
              <w:t>TIMING</w:t>
            </w:r>
          </w:p>
        </w:tc>
        <w:tc>
          <w:tcPr>
            <w:tcW w:w="2307" w:type="pct"/>
          </w:tcPr>
          <w:p w:rsidR="00025324" w:rsidRDefault="00025324" w14:paraId="276ED664" w14:textId="494B6C53">
            <w:r>
              <w:t>vaF</w:t>
            </w:r>
            <w:r w:rsidRPr="007B3FDA">
              <w:t>rom</w:t>
            </w:r>
            <w:r>
              <w:t>T</w:t>
            </w:r>
            <w:r w:rsidRPr="007B3FDA">
              <w:t>iming</w:t>
            </w:r>
          </w:p>
        </w:tc>
      </w:tr>
      <w:tr w:rsidRPr="008979A8" w:rsidR="00025324" w:rsidTr="00153E2A" w14:paraId="0996CDA0" w14:textId="77777777">
        <w:tc>
          <w:tcPr>
            <w:tcW w:w="1308" w:type="pct"/>
            <w:vMerge/>
          </w:tcPr>
          <w:p w:rsidRPr="008979A8" w:rsidR="00025324" w:rsidP="00DC05BA" w:rsidRDefault="00025324" w14:paraId="6AB1F387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025324" w:rsidP="00DC05BA" w:rsidRDefault="00025324" w14:paraId="47D863E6" w14:textId="75C639C2">
            <w:pPr>
              <w:spacing w:after="0"/>
            </w:pPr>
            <w:r>
              <w:t>VA_</w:t>
            </w:r>
            <w:r w:rsidRPr="007B4956">
              <w:t>TO</w:t>
            </w:r>
            <w:r>
              <w:t>_</w:t>
            </w:r>
            <w:r w:rsidRPr="007B4956">
              <w:t>TIMING</w:t>
            </w:r>
          </w:p>
        </w:tc>
        <w:tc>
          <w:tcPr>
            <w:tcW w:w="2307" w:type="pct"/>
          </w:tcPr>
          <w:p w:rsidR="00025324" w:rsidRDefault="00025324" w14:paraId="537D50EF" w14:textId="78408108">
            <w:r>
              <w:t>vaT</w:t>
            </w:r>
            <w:r w:rsidRPr="007B4956">
              <w:t>o</w:t>
            </w:r>
            <w:r>
              <w:t>T</w:t>
            </w:r>
            <w:r w:rsidRPr="007B4956">
              <w:t>iming</w:t>
            </w:r>
          </w:p>
        </w:tc>
      </w:tr>
      <w:tr w:rsidRPr="008979A8" w:rsidR="00DC05BA" w:rsidTr="00153E2A" w14:paraId="0FAB78B3" w14:textId="77777777">
        <w:tc>
          <w:tcPr>
            <w:tcW w:w="1308" w:type="pct"/>
            <w:vMerge/>
          </w:tcPr>
          <w:p w:rsidRPr="008979A8" w:rsidR="00DC05BA" w:rsidP="00DC05BA" w:rsidRDefault="00DC05BA" w14:paraId="0A33A680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DC05BA" w:rsidP="00DC05BA" w:rsidRDefault="00DC05BA" w14:paraId="7A8733B8" w14:textId="091B75EA">
            <w:pPr>
              <w:spacing w:after="0"/>
              <w:rPr>
                <w:rFonts w:cs="CordiaUPC"/>
              </w:rPr>
            </w:pPr>
            <w:r>
              <w:rPr>
                <w:rFonts w:cs="CordiaUPC"/>
              </w:rPr>
              <w:t>VA_SPEED</w:t>
            </w:r>
          </w:p>
        </w:tc>
        <w:tc>
          <w:tcPr>
            <w:tcW w:w="2307" w:type="pct"/>
          </w:tcPr>
          <w:p w:rsidR="00DC05BA" w:rsidP="00DC05BA" w:rsidRDefault="00DC05BA" w14:paraId="2FD81507" w14:textId="67354324">
            <w:pPr>
              <w:rPr>
                <w:rFonts w:cs="CordiaUPC"/>
              </w:rPr>
            </w:pPr>
            <w:r>
              <w:rPr>
                <w:rFonts w:cs="CordiaUPC"/>
              </w:rPr>
              <w:t>va</w:t>
            </w:r>
            <w:r w:rsidRPr="007B3FDA">
              <w:rPr>
                <w:rFonts w:cs="CordiaUPC"/>
              </w:rPr>
              <w:t>Speed</w:t>
            </w:r>
          </w:p>
        </w:tc>
      </w:tr>
      <w:tr w:rsidRPr="008979A8" w:rsidR="00DC05BA" w:rsidTr="00153E2A" w14:paraId="3A6A1454" w14:textId="77777777">
        <w:tc>
          <w:tcPr>
            <w:tcW w:w="1308" w:type="pct"/>
            <w:vMerge/>
          </w:tcPr>
          <w:p w:rsidRPr="008979A8" w:rsidR="00DC05BA" w:rsidP="00DC05BA" w:rsidRDefault="00DC05BA" w14:paraId="0F2C61F6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DC05BA" w:rsidP="00DC05BA" w:rsidRDefault="00DC05BA" w14:paraId="34B6D15E" w14:textId="775596AB">
            <w:pPr>
              <w:spacing w:after="0"/>
              <w:rPr>
                <w:rFonts w:cs="CordiaUPC"/>
              </w:rPr>
            </w:pPr>
            <w:r>
              <w:t>VA_</w:t>
            </w:r>
            <w:r w:rsidRPr="007B4956">
              <w:t>THROTTLING</w:t>
            </w:r>
            <w:r>
              <w:t>_</w:t>
            </w:r>
            <w:r w:rsidRPr="007B4956">
              <w:t>SPEED</w:t>
            </w:r>
          </w:p>
        </w:tc>
        <w:tc>
          <w:tcPr>
            <w:tcW w:w="2307" w:type="pct"/>
          </w:tcPr>
          <w:p w:rsidR="00DC05BA" w:rsidP="00DC05BA" w:rsidRDefault="00DC05BA" w14:paraId="648AC30F" w14:textId="69DFD51D">
            <w:pPr>
              <w:rPr>
                <w:rFonts w:cs="CordiaUPC"/>
              </w:rPr>
            </w:pPr>
            <w:r>
              <w:t>va</w:t>
            </w:r>
            <w:r w:rsidRPr="008417C9">
              <w:t>ThrottlingSpeed</w:t>
            </w:r>
          </w:p>
        </w:tc>
      </w:tr>
      <w:tr w:rsidRPr="008979A8" w:rsidR="00DC05BA" w:rsidTr="00153E2A" w14:paraId="6745C90E" w14:textId="77777777">
        <w:tc>
          <w:tcPr>
            <w:tcW w:w="1308" w:type="pct"/>
            <w:vMerge/>
          </w:tcPr>
          <w:p w:rsidRPr="008979A8" w:rsidR="00DC05BA" w:rsidP="00DC05BA" w:rsidRDefault="00DC05BA" w14:paraId="5A8692C9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DC05BA" w:rsidP="00DC05BA" w:rsidRDefault="00DC05BA" w14:paraId="77BA1BF5" w14:textId="77777777">
            <w:pPr>
              <w:spacing w:after="0"/>
              <w:rPr>
                <w:rFonts w:cs="CordiaUPC"/>
              </w:rPr>
            </w:pPr>
            <w:r w:rsidRPr="008979A8">
              <w:rPr>
                <w:rFonts w:cs="CordiaUPC"/>
              </w:rPr>
              <w:t>STATUS</w:t>
            </w:r>
          </w:p>
        </w:tc>
        <w:tc>
          <w:tcPr>
            <w:tcW w:w="2307" w:type="pct"/>
          </w:tcPr>
          <w:p w:rsidRPr="008979A8" w:rsidR="00DC05BA" w:rsidP="00DC05BA" w:rsidRDefault="00DC05BA" w14:paraId="39CF7845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Default </w:t>
            </w:r>
            <w:r>
              <w:rPr>
                <w:rFonts w:hint="cs" w:cs="Angsana New"/>
                <w:cs/>
              </w:rPr>
              <w:t xml:space="preserve">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Draft</w:t>
            </w:r>
            <w:r>
              <w:rPr>
                <w:rFonts w:cs="Angsana New"/>
                <w:cs/>
              </w:rPr>
              <w:t>”</w:t>
            </w:r>
          </w:p>
        </w:tc>
      </w:tr>
      <w:tr w:rsidRPr="008979A8" w:rsidR="00DC05BA" w:rsidTr="00153E2A" w14:paraId="2D44437E" w14:textId="77777777">
        <w:tc>
          <w:tcPr>
            <w:tcW w:w="1308" w:type="pct"/>
            <w:vMerge/>
          </w:tcPr>
          <w:p w:rsidRPr="008979A8" w:rsidR="00DC05BA" w:rsidP="00DC05BA" w:rsidRDefault="00DC05BA" w14:paraId="7B3EFDB1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DC05BA" w:rsidP="00DC05BA" w:rsidRDefault="00DC05BA" w14:paraId="3A9766D0" w14:textId="77777777">
            <w:pPr>
              <w:spacing w:after="0"/>
              <w:rPr>
                <w:rFonts w:cs="CordiaUPC"/>
              </w:rPr>
            </w:pPr>
            <w:r>
              <w:rPr>
                <w:color w:val="000000"/>
              </w:rPr>
              <w:t>CREATED_DATETIME</w:t>
            </w:r>
          </w:p>
        </w:tc>
        <w:tc>
          <w:tcPr>
            <w:tcW w:w="2307" w:type="pct"/>
          </w:tcPr>
          <w:p w:rsidR="00DC05BA" w:rsidP="00DC05BA" w:rsidRDefault="00DC05BA" w14:paraId="5D50089C" w14:textId="77777777">
            <w:pPr>
              <w:spacing w:after="0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ครั้งแรก</w:t>
            </w:r>
          </w:p>
          <w:p w:rsidR="00DC05BA" w:rsidP="00DC05BA" w:rsidRDefault="00DC05BA" w14:paraId="62673AB6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Default Value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CordiaUPC"/>
              </w:rPr>
              <w:t>Current DateTime</w:t>
            </w:r>
          </w:p>
        </w:tc>
      </w:tr>
      <w:tr w:rsidRPr="008979A8" w:rsidR="00DC05BA" w:rsidTr="00153E2A" w14:paraId="312D48EE" w14:textId="77777777">
        <w:tc>
          <w:tcPr>
            <w:tcW w:w="1308" w:type="pct"/>
            <w:vMerge/>
          </w:tcPr>
          <w:p w:rsidRPr="008979A8" w:rsidR="00DC05BA" w:rsidP="00DC05BA" w:rsidRDefault="00DC05BA" w14:paraId="2EDDF76A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DC05BA" w:rsidP="00DC05BA" w:rsidRDefault="00DC05BA" w14:paraId="146971A8" w14:textId="77777777">
            <w:pPr>
              <w:spacing w:after="0"/>
              <w:rPr>
                <w:rFonts w:cs="CordiaUPC"/>
              </w:rPr>
            </w:pPr>
            <w:r w:rsidRPr="005977F8">
              <w:rPr>
                <w:color w:val="000000"/>
              </w:rPr>
              <w:t>CREATED_BY</w:t>
            </w:r>
          </w:p>
        </w:tc>
        <w:tc>
          <w:tcPr>
            <w:tcW w:w="2307" w:type="pct"/>
          </w:tcPr>
          <w:p w:rsidR="00DC05BA" w:rsidP="00DC05BA" w:rsidRDefault="00DC05BA" w14:paraId="2C39ECD6" w14:textId="77777777">
            <w:pPr>
              <w:spacing w:after="0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ครั้งแรก</w:t>
            </w:r>
          </w:p>
          <w:p w:rsidR="00DC05BA" w:rsidP="00DC05BA" w:rsidRDefault="00DC05BA" w14:paraId="453F8710" w14:textId="77777777">
            <w:pPr>
              <w:rPr>
                <w:rFonts w:cs="CordiaUPC"/>
                <w:cs/>
              </w:rPr>
            </w:pPr>
            <w:r>
              <w:rPr>
                <w:rFonts w:cs="CordiaUPC"/>
              </w:rPr>
              <w:t xml:space="preserve">Username </w:t>
            </w:r>
            <w:r>
              <w:rPr>
                <w:rFonts w:hint="cs" w:cs="Angsana New"/>
                <w:cs/>
              </w:rPr>
              <w:t xml:space="preserve">ที่ใช้ </w:t>
            </w:r>
            <w:r>
              <w:rPr>
                <w:rFonts w:cs="CordiaUPC"/>
              </w:rPr>
              <w:t>Login</w:t>
            </w:r>
          </w:p>
        </w:tc>
      </w:tr>
      <w:tr w:rsidRPr="008979A8" w:rsidR="00DC05BA" w:rsidTr="00153E2A" w14:paraId="374418A0" w14:textId="77777777">
        <w:tc>
          <w:tcPr>
            <w:tcW w:w="1308" w:type="pct"/>
            <w:vMerge/>
          </w:tcPr>
          <w:p w:rsidRPr="008979A8" w:rsidR="00DC05BA" w:rsidP="00DC05BA" w:rsidRDefault="00DC05BA" w14:paraId="31539D51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DC05BA" w:rsidP="00DC05BA" w:rsidRDefault="00DC05BA" w14:paraId="6FC6F182" w14:textId="77777777">
            <w:pPr>
              <w:spacing w:after="0"/>
              <w:rPr>
                <w:rFonts w:cs="CordiaUPC"/>
              </w:rPr>
            </w:pPr>
            <w:r>
              <w:rPr>
                <w:color w:val="000000"/>
              </w:rPr>
              <w:t>UPDATED_DATETIME</w:t>
            </w:r>
          </w:p>
        </w:tc>
        <w:tc>
          <w:tcPr>
            <w:tcW w:w="2307" w:type="pct"/>
          </w:tcPr>
          <w:p w:rsidR="00DC05BA" w:rsidP="00DC05BA" w:rsidRDefault="00DC05BA" w14:paraId="3E2BF433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Default Value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CordiaUPC"/>
              </w:rPr>
              <w:t>Current DateTime</w:t>
            </w:r>
          </w:p>
        </w:tc>
      </w:tr>
      <w:tr w:rsidRPr="008979A8" w:rsidR="00DC05BA" w:rsidTr="00153E2A" w14:paraId="15DAD17A" w14:textId="77777777">
        <w:tc>
          <w:tcPr>
            <w:tcW w:w="1308" w:type="pct"/>
            <w:vMerge/>
          </w:tcPr>
          <w:p w:rsidRPr="008979A8" w:rsidR="00DC05BA" w:rsidP="00DC05BA" w:rsidRDefault="00DC05BA" w14:paraId="4A7192A2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DC05BA" w:rsidP="00DC05BA" w:rsidRDefault="00DC05BA" w14:paraId="021328E5" w14:textId="77777777">
            <w:pPr>
              <w:spacing w:after="0"/>
              <w:rPr>
                <w:rFonts w:cs="CordiaUPC"/>
              </w:rPr>
            </w:pPr>
            <w:r w:rsidRPr="005977F8">
              <w:rPr>
                <w:color w:val="000000"/>
              </w:rPr>
              <w:t>UPDATED_BY</w:t>
            </w:r>
          </w:p>
        </w:tc>
        <w:tc>
          <w:tcPr>
            <w:tcW w:w="2307" w:type="pct"/>
          </w:tcPr>
          <w:p w:rsidR="00DC05BA" w:rsidP="00DC05BA" w:rsidRDefault="00DC05BA" w14:paraId="34149D14" w14:textId="77777777">
            <w:pPr>
              <w:rPr>
                <w:rFonts w:cs="CordiaUPC"/>
                <w:cs/>
              </w:rPr>
            </w:pPr>
            <w:r>
              <w:rPr>
                <w:rFonts w:cs="CordiaUPC"/>
              </w:rPr>
              <w:t xml:space="preserve">Username </w:t>
            </w:r>
            <w:r>
              <w:rPr>
                <w:rFonts w:hint="cs" w:cs="Angsana New"/>
                <w:cs/>
              </w:rPr>
              <w:t xml:space="preserve">ที่ใช้ </w:t>
            </w:r>
            <w:r>
              <w:rPr>
                <w:rFonts w:cs="CordiaUPC"/>
              </w:rPr>
              <w:t>Login</w:t>
            </w:r>
          </w:p>
        </w:tc>
      </w:tr>
      <w:tr w:rsidRPr="008979A8" w:rsidR="00DC05BA" w:rsidTr="00153E2A" w14:paraId="16E92E13" w14:textId="77777777">
        <w:tc>
          <w:tcPr>
            <w:tcW w:w="1308" w:type="pct"/>
            <w:vMerge/>
          </w:tcPr>
          <w:p w:rsidRPr="008979A8" w:rsidR="00DC05BA" w:rsidP="00DC05BA" w:rsidRDefault="00DC05BA" w14:paraId="06A2EB33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DC05BA" w:rsidP="00DC05BA" w:rsidRDefault="00DC05BA" w14:paraId="3325A7A5" w14:textId="77777777">
            <w:pPr>
              <w:spacing w:after="0"/>
              <w:rPr>
                <w:rFonts w:cs="CordiaUPC"/>
              </w:rPr>
            </w:pPr>
            <w:r>
              <w:rPr>
                <w:rFonts w:cs="CordiaUPC"/>
              </w:rPr>
              <w:t>NOTE</w:t>
            </w:r>
          </w:p>
        </w:tc>
        <w:tc>
          <w:tcPr>
            <w:tcW w:w="2307" w:type="pct"/>
          </w:tcPr>
          <w:p w:rsidR="00DC05BA" w:rsidP="00DC05BA" w:rsidRDefault="00DC05BA" w14:paraId="469D2D8C" w14:textId="77777777">
            <w:pPr>
              <w:rPr>
                <w:rFonts w:cs="CordiaUPC"/>
              </w:rPr>
            </w:pPr>
          </w:p>
        </w:tc>
      </w:tr>
      <w:tr w:rsidRPr="008979A8" w:rsidR="00DC05BA" w:rsidTr="00153E2A" w14:paraId="1F19D7AF" w14:textId="77777777">
        <w:tc>
          <w:tcPr>
            <w:tcW w:w="1308" w:type="pct"/>
            <w:vMerge w:val="restart"/>
          </w:tcPr>
          <w:p w:rsidRPr="008979A8" w:rsidR="00DC05BA" w:rsidP="00DC05BA" w:rsidRDefault="00DC05BA" w14:paraId="0A995D0E" w14:textId="7219851C">
            <w:pPr>
              <w:rPr>
                <w:rFonts w:cs="CordiaUPC"/>
              </w:rPr>
            </w:pPr>
            <w:r>
              <w:rPr>
                <w:rFonts w:cs="CordiaUPC"/>
              </w:rPr>
              <w:t>MASS</w:t>
            </w:r>
            <w:r w:rsidRPr="00F33A0D">
              <w:rPr>
                <w:rFonts w:cs="CordiaUPC"/>
              </w:rPr>
              <w:t>_BUSINESS_</w:t>
            </w:r>
            <w:r>
              <w:rPr>
                <w:rFonts w:cs="CordiaUPC"/>
              </w:rPr>
              <w:t>VERTICAL_APP</w:t>
            </w:r>
            <w:r w:rsidR="006528BC">
              <w:rPr>
                <w:rFonts w:cs="CordiaUPC"/>
              </w:rPr>
              <w:t>_INFO</w:t>
            </w:r>
          </w:p>
        </w:tc>
        <w:tc>
          <w:tcPr>
            <w:tcW w:w="1385" w:type="pct"/>
          </w:tcPr>
          <w:p w:rsidR="00DC05BA" w:rsidP="00DC05BA" w:rsidRDefault="00DC05BA" w14:paraId="3893A6DF" w14:textId="77777777">
            <w:pPr>
              <w:spacing w:after="0"/>
              <w:rPr>
                <w:rFonts w:cs="CordiaUPC"/>
              </w:rPr>
            </w:pPr>
            <w:r>
              <w:rPr>
                <w:rFonts w:cs="CordiaUPC"/>
              </w:rPr>
              <w:t>ROW_ID</w:t>
            </w:r>
          </w:p>
        </w:tc>
        <w:tc>
          <w:tcPr>
            <w:tcW w:w="2307" w:type="pct"/>
          </w:tcPr>
          <w:p w:rsidR="00DC05BA" w:rsidP="00DC05BA" w:rsidRDefault="00DC05BA" w14:paraId="1375891D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ให้ระบบ </w:t>
            </w:r>
            <w:r>
              <w:rPr>
                <w:rFonts w:cs="CordiaUPC"/>
              </w:rPr>
              <w:t>Auto Generate</w:t>
            </w:r>
          </w:p>
        </w:tc>
      </w:tr>
      <w:tr w:rsidRPr="008979A8" w:rsidR="00DC05BA" w:rsidTr="00153E2A" w14:paraId="1F4B06FD" w14:textId="77777777">
        <w:tc>
          <w:tcPr>
            <w:tcW w:w="1308" w:type="pct"/>
            <w:vMerge/>
          </w:tcPr>
          <w:p w:rsidRPr="008979A8" w:rsidR="00DC05BA" w:rsidP="00DC05BA" w:rsidRDefault="00DC05BA" w14:paraId="3D740641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DC05BA" w:rsidP="00DC05BA" w:rsidRDefault="00DC05BA" w14:paraId="2720AF80" w14:textId="738FE5D9">
            <w:pPr>
              <w:spacing w:after="0"/>
              <w:rPr>
                <w:rFonts w:cs="CordiaUPC"/>
              </w:rPr>
            </w:pPr>
            <w:r w:rsidRPr="00F33A0D">
              <w:rPr>
                <w:rFonts w:cs="CordiaUPC"/>
              </w:rPr>
              <w:t>BUSINESS_</w:t>
            </w:r>
            <w:r w:rsidR="006528BC">
              <w:rPr>
                <w:rFonts w:cs="CordiaUPC"/>
              </w:rPr>
              <w:t>VA</w:t>
            </w:r>
            <w:r>
              <w:rPr>
                <w:rFonts w:cs="CordiaUPC"/>
              </w:rPr>
              <w:t>_ROW_ID</w:t>
            </w:r>
          </w:p>
        </w:tc>
        <w:tc>
          <w:tcPr>
            <w:tcW w:w="2307" w:type="pct"/>
          </w:tcPr>
          <w:p w:rsidR="00DC05BA" w:rsidP="00DC05BA" w:rsidRDefault="00DC05BA" w14:paraId="2BF98AB5" w14:textId="1C711BC2">
            <w:pPr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ให้ใช้ </w:t>
            </w:r>
            <w:r>
              <w:rPr>
                <w:rFonts w:cs="CordiaUPC"/>
              </w:rPr>
              <w:t>MASS</w:t>
            </w:r>
            <w:r w:rsidRPr="00F33A0D">
              <w:rPr>
                <w:rFonts w:cs="CordiaUPC"/>
              </w:rPr>
              <w:t>_BUSINESS_</w:t>
            </w:r>
            <w:r w:rsidR="00042AF4">
              <w:rPr>
                <w:rFonts w:cs="CordiaUPC"/>
              </w:rPr>
              <w:t>VERTICAL_APP</w:t>
            </w:r>
            <w:r>
              <w:rPr>
                <w:rFonts w:cs="Angsana New"/>
                <w:cs/>
              </w:rPr>
              <w:t>.</w:t>
            </w:r>
            <w:r>
              <w:rPr>
                <w:rFonts w:cs="CordiaUPC"/>
              </w:rPr>
              <w:t xml:space="preserve">ROW_ID </w:t>
            </w:r>
            <w:r>
              <w:rPr>
                <w:rFonts w:hint="cs" w:cs="Angsana New"/>
                <w:cs/>
              </w:rPr>
              <w:t>เดิม</w:t>
            </w:r>
          </w:p>
        </w:tc>
      </w:tr>
      <w:tr w:rsidRPr="008979A8" w:rsidR="00DC05BA" w:rsidTr="00153E2A" w14:paraId="44F8A365" w14:textId="77777777">
        <w:tc>
          <w:tcPr>
            <w:tcW w:w="1308" w:type="pct"/>
            <w:vMerge/>
          </w:tcPr>
          <w:p w:rsidRPr="008979A8" w:rsidR="00DC05BA" w:rsidP="00DC05BA" w:rsidRDefault="00DC05BA" w14:paraId="1C57EB75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DC05BA" w:rsidP="00DC05BA" w:rsidRDefault="00042AF4" w14:paraId="73F0AF48" w14:textId="7CD74BA1">
            <w:pPr>
              <w:spacing w:after="0"/>
              <w:rPr>
                <w:rFonts w:cs="CordiaUPC"/>
              </w:rPr>
            </w:pPr>
            <w:r>
              <w:rPr>
                <w:rFonts w:cs="CordiaUPC"/>
              </w:rPr>
              <w:t>VA_NAME</w:t>
            </w:r>
          </w:p>
        </w:tc>
        <w:tc>
          <w:tcPr>
            <w:tcW w:w="2307" w:type="pct"/>
          </w:tcPr>
          <w:p w:rsidR="00DC05BA" w:rsidP="00DC05BA" w:rsidRDefault="00042AF4" w14:paraId="73815DCE" w14:textId="641DD9E1">
            <w:pPr>
              <w:rPr>
                <w:rFonts w:cs="CordiaUPC"/>
              </w:rPr>
            </w:pPr>
            <w:r>
              <w:rPr>
                <w:rFonts w:cs="CordiaUPC"/>
              </w:rPr>
              <w:t>va</w:t>
            </w:r>
          </w:p>
        </w:tc>
      </w:tr>
    </w:tbl>
    <w:p w:rsidRPr="008979A8" w:rsidR="00984607" w:rsidP="00984607" w:rsidRDefault="00984607" w14:paraId="348A1ECA" w14:textId="163882D8">
      <w:pPr>
        <w:pStyle w:val="Heading2"/>
        <w:numPr>
          <w:ilvl w:val="0"/>
          <w:numId w:val="1"/>
        </w:numPr>
        <w:ind w:left="426" w:hanging="426"/>
        <w:rPr>
          <w:rFonts w:ascii="CordiaUPC" w:hAnsi="CordiaUPC" w:cs="CordiaUPC"/>
          <w:sz w:val="36"/>
          <w:szCs w:val="36"/>
        </w:rPr>
      </w:pPr>
      <w:bookmarkStart w:name="_Hlk39090384" w:id="18"/>
      <w:r>
        <w:rPr>
          <w:rFonts w:ascii="CordiaUPC" w:hAnsi="CordiaUPC" w:cs="CordiaUPC"/>
          <w:sz w:val="36"/>
          <w:szCs w:val="36"/>
        </w:rPr>
        <w:t>Mass Content VDO</w:t>
      </w:r>
    </w:p>
    <w:p w:rsidRPr="00180BBA" w:rsidR="00984607" w:rsidP="00BB3F68" w:rsidRDefault="00984607" w14:paraId="31CC0227" w14:textId="77777777">
      <w:pPr>
        <w:pStyle w:val="Heading3"/>
        <w:numPr>
          <w:ilvl w:val="0"/>
          <w:numId w:val="132"/>
        </w:numPr>
        <w:rPr>
          <w:rFonts w:ascii="CordiaUPC" w:hAnsi="CordiaUPC" w:cs="CordiaUPC"/>
          <w:sz w:val="32"/>
          <w:szCs w:val="40"/>
        </w:rPr>
      </w:pPr>
      <w:r w:rsidRPr="00180BBA">
        <w:rPr>
          <w:rFonts w:ascii="CordiaUPC" w:hAnsi="CordiaUPC" w:cs="CordiaUPC"/>
          <w:sz w:val="32"/>
          <w:szCs w:val="40"/>
        </w:rPr>
        <w:t>Field on Screen</w:t>
      </w:r>
    </w:p>
    <w:tbl>
      <w:tblPr>
        <w:tblW w:w="4977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793"/>
        <w:gridCol w:w="48"/>
        <w:gridCol w:w="1578"/>
        <w:gridCol w:w="38"/>
        <w:gridCol w:w="5518"/>
      </w:tblGrid>
      <w:tr w:rsidRPr="008979A8" w:rsidR="00984607" w:rsidTr="00984607" w14:paraId="69DC031A" w14:textId="77777777">
        <w:trPr>
          <w:cantSplit/>
          <w:tblHeader/>
        </w:trPr>
        <w:tc>
          <w:tcPr>
            <w:tcW w:w="1026" w:type="pct"/>
            <w:gridSpan w:val="2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984607" w:rsidP="00984607" w:rsidRDefault="00984607" w14:paraId="7A7B52AE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Field Name</w:t>
            </w:r>
          </w:p>
        </w:tc>
        <w:tc>
          <w:tcPr>
            <w:tcW w:w="900" w:type="pct"/>
            <w:gridSpan w:val="2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984607" w:rsidP="00984607" w:rsidRDefault="00984607" w14:paraId="681FC61C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Type</w:t>
            </w:r>
          </w:p>
        </w:tc>
        <w:tc>
          <w:tcPr>
            <w:tcW w:w="3074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984607" w:rsidP="00984607" w:rsidRDefault="00984607" w14:paraId="26000567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Comments</w:t>
            </w:r>
          </w:p>
        </w:tc>
      </w:tr>
      <w:tr w:rsidRPr="008979A8" w:rsidR="00256F28" w:rsidTr="00984607" w14:paraId="22629B70" w14:textId="77777777">
        <w:tc>
          <w:tcPr>
            <w:tcW w:w="5000" w:type="pct"/>
            <w:gridSpan w:val="5"/>
            <w:shd w:val="clear" w:color="auto" w:fill="C2D69B" w:themeFill="accent3" w:themeFillTint="99"/>
          </w:tcPr>
          <w:p w:rsidR="00256F28" w:rsidP="00733C2F" w:rsidRDefault="00256F28" w14:paraId="7E23117B" w14:textId="206441DC">
            <w:pPr>
              <w:pStyle w:val="HeaderTable"/>
            </w:pPr>
            <w:r>
              <w:t>Content VDO Information Section</w:t>
            </w:r>
          </w:p>
        </w:tc>
      </w:tr>
      <w:tr w:rsidRPr="008979A8" w:rsidR="00256F28" w:rsidTr="00645A02" w14:paraId="4A10EDA1" w14:textId="77777777">
        <w:trPr>
          <w:trHeight w:val="123"/>
        </w:trPr>
        <w:tc>
          <w:tcPr>
            <w:tcW w:w="999" w:type="pct"/>
          </w:tcPr>
          <w:p w:rsidR="00256F28" w:rsidP="002206C7" w:rsidRDefault="00256F28" w14:paraId="1F280CAE" w14:textId="413F67CB">
            <w:r>
              <w:t>vdoBundleType</w:t>
            </w:r>
          </w:p>
        </w:tc>
        <w:tc>
          <w:tcPr>
            <w:tcW w:w="927" w:type="pct"/>
            <w:gridSpan w:val="3"/>
          </w:tcPr>
          <w:p w:rsidR="00256F28" w:rsidRDefault="00256F28" w14:paraId="387DAC8A" w14:textId="77777777">
            <w:r>
              <w:t>Drop Down List</w:t>
            </w:r>
          </w:p>
          <w:p w:rsidR="00256F28" w:rsidP="002206C7" w:rsidRDefault="00256F28" w14:paraId="5E7B224F" w14:textId="77777777"/>
        </w:tc>
        <w:tc>
          <w:tcPr>
            <w:tcW w:w="3074" w:type="pct"/>
          </w:tcPr>
          <w:p w:rsidR="00256F28" w:rsidRDefault="00256F28" w14:paraId="48510326" w14:textId="77777777">
            <w:pPr>
              <w:rPr>
                <w:color w:val="FF0000"/>
              </w:rPr>
            </w:pPr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Angsana New"/>
                <w:color w:val="FF0000"/>
                <w:cs/>
              </w:rPr>
              <w:t>*</w:t>
            </w:r>
            <w:r>
              <w:rPr>
                <w:color w:val="FF0000"/>
              </w:rPr>
              <w:t>VDO Bundle Type</w:t>
            </w:r>
          </w:p>
          <w:p w:rsidRPr="000950E9" w:rsidR="00256F28" w:rsidRDefault="00256F28" w14:paraId="66F29A8D" w14:textId="77777777">
            <w:r w:rsidRPr="008859E5">
              <w:t xml:space="preserve">Default Value </w:t>
            </w:r>
            <w:r w:rsidRPr="008859E5">
              <w:rPr>
                <w:rFonts w:cs="Angsana New"/>
                <w:cs/>
              </w:rPr>
              <w:t>: “</w:t>
            </w:r>
            <w:r w:rsidRPr="008859E5">
              <w:t>Hard Bundle</w:t>
            </w:r>
            <w:r w:rsidRPr="008859E5">
              <w:rPr>
                <w:rFonts w:cs="Angsana New"/>
                <w:cs/>
              </w:rPr>
              <w:t>”</w:t>
            </w:r>
          </w:p>
          <w:p w:rsidR="00256F28" w:rsidP="002206C7" w:rsidRDefault="00256F28" w14:paraId="3BF1E5FD" w14:textId="041FF396">
            <w:r w:rsidRPr="00AE3523">
              <w:rPr>
                <w:rFonts w:cs="CordiaUPC"/>
              </w:rPr>
              <w:t xml:space="preserve">List of Value </w:t>
            </w:r>
            <w:r w:rsidRPr="00AE3523"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‘</w:t>
            </w:r>
            <w:r>
              <w:rPr>
                <w:rFonts w:cs="CordiaUPC"/>
              </w:rPr>
              <w:t>VDO Bundle Type</w:t>
            </w:r>
            <w:r>
              <w:rPr>
                <w:rFonts w:cs="Angsana New"/>
                <w:cs/>
              </w:rPr>
              <w:t>’</w:t>
            </w:r>
          </w:p>
        </w:tc>
      </w:tr>
      <w:tr w:rsidRPr="008979A8" w:rsidR="00256F28" w:rsidTr="00645A02" w14:paraId="4BD81A08" w14:textId="77777777">
        <w:trPr>
          <w:trHeight w:val="121"/>
        </w:trPr>
        <w:tc>
          <w:tcPr>
            <w:tcW w:w="999" w:type="pct"/>
          </w:tcPr>
          <w:p w:rsidR="00256F28" w:rsidP="002206C7" w:rsidRDefault="00256F28" w14:paraId="63670A8D" w14:textId="58D0653B">
            <w:r>
              <w:t>revenueSharingFlag</w:t>
            </w:r>
          </w:p>
        </w:tc>
        <w:tc>
          <w:tcPr>
            <w:tcW w:w="927" w:type="pct"/>
            <w:gridSpan w:val="3"/>
          </w:tcPr>
          <w:p w:rsidR="00256F28" w:rsidP="002206C7" w:rsidRDefault="00256F28" w14:paraId="030CA263" w14:textId="4DC87AEC">
            <w:r>
              <w:t>Radio Button</w:t>
            </w:r>
          </w:p>
        </w:tc>
        <w:tc>
          <w:tcPr>
            <w:tcW w:w="3074" w:type="pct"/>
          </w:tcPr>
          <w:p w:rsidR="00790D04" w:rsidRDefault="00D50AF9" w14:paraId="6C945E3C" w14:textId="7CC854BA">
            <w:r>
              <w:t>Label:</w:t>
            </w:r>
            <w:r w:rsidR="00256F28">
              <w:rPr>
                <w:rFonts w:cs="Angsana New"/>
                <w:cs/>
              </w:rPr>
              <w:t xml:space="preserve"> </w:t>
            </w:r>
            <w:r w:rsidRPr="00861104" w:rsidR="00256F28">
              <w:rPr>
                <w:rFonts w:cs="Angsana New"/>
                <w:color w:val="FF0000"/>
                <w:cs/>
              </w:rPr>
              <w:t>*</w:t>
            </w:r>
            <w:r>
              <w:rPr>
                <w:color w:val="FF0000"/>
              </w:rPr>
              <w:t xml:space="preserve">VDO </w:t>
            </w:r>
            <w:r w:rsidRPr="00861104" w:rsidR="00256F28">
              <w:rPr>
                <w:color w:val="FF0000"/>
              </w:rPr>
              <w:t>Revenue Sharing Flag</w:t>
            </w:r>
          </w:p>
          <w:p w:rsidR="00256F28" w:rsidRDefault="00256F28" w14:paraId="416F79DD" w14:textId="15855371">
            <w:r>
              <w:t xml:space="preserve">Default </w:t>
            </w:r>
            <w:r w:rsidR="00D50AF9">
              <w:t>Value:</w:t>
            </w:r>
            <w:r>
              <w:rPr>
                <w:rFonts w:cs="Angsana New"/>
                <w:cs/>
              </w:rPr>
              <w:t xml:space="preserve"> “</w:t>
            </w:r>
            <w:r>
              <w:t>Yes</w:t>
            </w:r>
            <w:r>
              <w:rPr>
                <w:rFonts w:cs="Angsana New"/>
                <w:cs/>
              </w:rPr>
              <w:t>”</w:t>
            </w:r>
          </w:p>
          <w:p w:rsidR="00256F28" w:rsidP="002206C7" w:rsidRDefault="00256F28" w14:paraId="5D52C839" w14:textId="1C05B04B">
            <w:r w:rsidRPr="00AE3523">
              <w:rPr>
                <w:rFonts w:cs="CordiaUPC"/>
              </w:rPr>
              <w:t xml:space="preserve">List of </w:t>
            </w:r>
            <w:r w:rsidRPr="00AE3523" w:rsidR="00D50AF9">
              <w:rPr>
                <w:rFonts w:cs="CordiaUPC"/>
              </w:rPr>
              <w:t>Value:</w:t>
            </w:r>
            <w:r w:rsidRPr="00AE3523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‘</w:t>
            </w:r>
            <w:r>
              <w:rPr>
                <w:rFonts w:cs="CordiaUPC"/>
              </w:rPr>
              <w:t>YesNoIndicator</w:t>
            </w:r>
            <w:r>
              <w:rPr>
                <w:rFonts w:cs="Angsana New"/>
                <w:cs/>
              </w:rPr>
              <w:t>’</w:t>
            </w:r>
          </w:p>
        </w:tc>
      </w:tr>
      <w:tr w:rsidRPr="008979A8" w:rsidR="00645A02" w:rsidTr="00645A02" w14:paraId="4D9B2F02" w14:textId="77777777">
        <w:trPr>
          <w:trHeight w:val="121"/>
        </w:trPr>
        <w:tc>
          <w:tcPr>
            <w:tcW w:w="999" w:type="pct"/>
          </w:tcPr>
          <w:p w:rsidR="00645A02" w:rsidP="00645A02" w:rsidRDefault="00645A02" w14:paraId="63E735C7" w14:textId="160FE9D2">
            <w:r>
              <w:t>e</w:t>
            </w:r>
            <w:r w:rsidRPr="00DF2F15">
              <w:t>ffective</w:t>
            </w:r>
            <w:r>
              <w:t>Sharing</w:t>
            </w:r>
            <w:r w:rsidRPr="00DF2F15">
              <w:t>StartDate</w:t>
            </w:r>
          </w:p>
        </w:tc>
        <w:tc>
          <w:tcPr>
            <w:tcW w:w="927" w:type="pct"/>
            <w:gridSpan w:val="3"/>
          </w:tcPr>
          <w:p w:rsidR="00645A02" w:rsidP="00645A02" w:rsidRDefault="00645A02" w14:paraId="3806ECD5" w14:textId="7B89E49E">
            <w:r w:rsidRPr="003B5A4E">
              <w:t>Calendar</w:t>
            </w:r>
          </w:p>
        </w:tc>
        <w:tc>
          <w:tcPr>
            <w:tcW w:w="3074" w:type="pct"/>
          </w:tcPr>
          <w:p w:rsidR="00645A02" w:rsidP="00645A02" w:rsidRDefault="00645A02" w14:paraId="74147E9A" w14:textId="0D9365D0">
            <w:r w:rsidRPr="003B5A4E">
              <w:t>Label</w:t>
            </w:r>
            <w:r w:rsidRPr="003B5A4E">
              <w:rPr>
                <w:rFonts w:cs="Angsana New"/>
                <w:cs/>
              </w:rPr>
              <w:t xml:space="preserve">: </w:t>
            </w:r>
            <w:r w:rsidRPr="00541991">
              <w:rPr>
                <w:rFonts w:cs="Angsana New"/>
              </w:rPr>
              <w:t>E</w:t>
            </w:r>
            <w:r w:rsidRPr="00541991">
              <w:t xml:space="preserve">ffective </w:t>
            </w:r>
            <w:r w:rsidRPr="003B5A4E">
              <w:t>Sharing</w:t>
            </w:r>
            <w:r w:rsidRPr="00541991">
              <w:t xml:space="preserve"> Start Date</w:t>
            </w:r>
          </w:p>
          <w:p w:rsidR="00645A02" w:rsidP="00645A02" w:rsidRDefault="00645A02" w14:paraId="7CB8838A" w14:textId="6CF10994">
            <w:r>
              <w:rPr>
                <w:rFonts w:hint="cs"/>
                <w:cs/>
              </w:rPr>
              <w:t xml:space="preserve">แสดง </w:t>
            </w:r>
            <w:r>
              <w:t xml:space="preserve">field </w:t>
            </w:r>
            <w:r>
              <w:rPr>
                <w:rFonts w:hint="cs"/>
                <w:cs/>
              </w:rPr>
              <w:t>เมื่อ</w:t>
            </w:r>
            <w:r>
              <w:t xml:space="preserve"> </w:t>
            </w:r>
            <w:r w:rsidR="00D50AF9">
              <w:t xml:space="preserve">VDO </w:t>
            </w:r>
            <w:r>
              <w:t xml:space="preserve">Revenue Sharing Flag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t>Yes</w:t>
            </w:r>
          </w:p>
        </w:tc>
      </w:tr>
      <w:tr w:rsidRPr="008979A8" w:rsidR="00645A02" w:rsidTr="00645A02" w14:paraId="1F7A96C7" w14:textId="77777777">
        <w:trPr>
          <w:trHeight w:val="121"/>
        </w:trPr>
        <w:tc>
          <w:tcPr>
            <w:tcW w:w="999" w:type="pct"/>
          </w:tcPr>
          <w:p w:rsidR="00645A02" w:rsidP="00645A02" w:rsidRDefault="00645A02" w14:paraId="26CF203A" w14:textId="1685551C">
            <w:r>
              <w:t>e</w:t>
            </w:r>
            <w:r w:rsidRPr="00DF2F15">
              <w:t>ffective</w:t>
            </w:r>
            <w:r>
              <w:t>Sharing</w:t>
            </w:r>
            <w:r w:rsidRPr="00DF2F15">
              <w:t>EndDate</w:t>
            </w:r>
          </w:p>
        </w:tc>
        <w:tc>
          <w:tcPr>
            <w:tcW w:w="927" w:type="pct"/>
            <w:gridSpan w:val="3"/>
          </w:tcPr>
          <w:p w:rsidR="00645A02" w:rsidP="00645A02" w:rsidRDefault="00645A02" w14:paraId="731422D0" w14:textId="141ED543">
            <w:r w:rsidRPr="003B5A4E">
              <w:t>Calendar</w:t>
            </w:r>
          </w:p>
        </w:tc>
        <w:tc>
          <w:tcPr>
            <w:tcW w:w="3074" w:type="pct"/>
          </w:tcPr>
          <w:p w:rsidR="00645A02" w:rsidP="00645A02" w:rsidRDefault="00645A02" w14:paraId="7DE826C1" w14:textId="50F3B1DC">
            <w:r w:rsidRPr="003B5A4E">
              <w:t>Label</w:t>
            </w:r>
            <w:r w:rsidRPr="003B5A4E">
              <w:rPr>
                <w:rFonts w:cs="Angsana New"/>
                <w:cs/>
              </w:rPr>
              <w:t xml:space="preserve">: </w:t>
            </w:r>
            <w:r w:rsidRPr="003B5A4E">
              <w:rPr>
                <w:rFonts w:cs="Angsana New"/>
              </w:rPr>
              <w:t>E</w:t>
            </w:r>
            <w:r w:rsidRPr="003B5A4E">
              <w:t>ffective Sharing End Date</w:t>
            </w:r>
          </w:p>
          <w:p w:rsidR="00645A02" w:rsidP="00645A02" w:rsidRDefault="00645A02" w14:paraId="66888C48" w14:textId="702863F4">
            <w:r>
              <w:rPr>
                <w:rFonts w:hint="cs"/>
                <w:cs/>
              </w:rPr>
              <w:t xml:space="preserve">แสดง </w:t>
            </w:r>
            <w:r>
              <w:t xml:space="preserve">field </w:t>
            </w:r>
            <w:r>
              <w:rPr>
                <w:rFonts w:hint="cs"/>
                <w:cs/>
              </w:rPr>
              <w:t>เมื่อ</w:t>
            </w:r>
            <w:r>
              <w:t xml:space="preserve"> </w:t>
            </w:r>
            <w:r w:rsidR="00D50AF9">
              <w:t xml:space="preserve">VDO </w:t>
            </w:r>
            <w:r>
              <w:t xml:space="preserve">Revenue Sharing Flag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t>Yes</w:t>
            </w:r>
          </w:p>
        </w:tc>
      </w:tr>
      <w:tr w:rsidRPr="008979A8" w:rsidR="00645A02" w:rsidTr="00645A02" w14:paraId="05B0371E" w14:textId="77777777">
        <w:trPr>
          <w:trHeight w:val="121"/>
        </w:trPr>
        <w:tc>
          <w:tcPr>
            <w:tcW w:w="999" w:type="pct"/>
          </w:tcPr>
          <w:p w:rsidR="00645A02" w:rsidP="00645A02" w:rsidRDefault="00645A02" w14:paraId="215B09A5" w14:textId="40EB7C3F">
            <w:r>
              <w:t>vdoRevenueAllocationExcVat</w:t>
            </w:r>
          </w:p>
        </w:tc>
        <w:tc>
          <w:tcPr>
            <w:tcW w:w="927" w:type="pct"/>
            <w:gridSpan w:val="3"/>
          </w:tcPr>
          <w:p w:rsidR="00645A02" w:rsidP="00645A02" w:rsidRDefault="00645A02" w14:paraId="3C8DC526" w14:textId="250A5408">
            <w:r>
              <w:t>Text Box</w:t>
            </w:r>
          </w:p>
        </w:tc>
        <w:tc>
          <w:tcPr>
            <w:tcW w:w="3074" w:type="pct"/>
          </w:tcPr>
          <w:p w:rsidR="00645A02" w:rsidP="00645A02" w:rsidRDefault="00645A02" w14:paraId="184673E7" w14:textId="6A1D396C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A71ECE">
              <w:rPr>
                <w:rFonts w:cs="Angsana New"/>
                <w:color w:val="FF0000"/>
                <w:cs/>
              </w:rPr>
              <w:t>*</w:t>
            </w:r>
            <w:r>
              <w:rPr>
                <w:color w:val="FF0000"/>
              </w:rPr>
              <w:t>Revenue Allocation</w:t>
            </w:r>
            <w:r w:rsidRPr="00A71ECE">
              <w:rPr>
                <w:color w:val="FF0000"/>
              </w:rPr>
              <w:t xml:space="preserve"> Excluding VAT </w:t>
            </w:r>
            <w:r>
              <w:rPr>
                <w:rFonts w:cs="Angsana New"/>
                <w:cs/>
              </w:rPr>
              <w:t xml:space="preserve">: …… </w:t>
            </w:r>
            <w:r>
              <w:t>Baht</w:t>
            </w:r>
          </w:p>
          <w:p w:rsidR="00790D04" w:rsidP="00645A02" w:rsidRDefault="00790D04" w14:paraId="7E30E1BC" w14:textId="037A475B">
            <w:r w:rsidRPr="0097215B">
              <w:rPr>
                <w:highlight w:val="yellow"/>
              </w:rPr>
              <w:t>Invisible</w:t>
            </w:r>
          </w:p>
          <w:p w:rsidR="00645A02" w:rsidP="00645A02" w:rsidRDefault="00645A02" w14:paraId="61D912D9" w14:textId="77777777">
            <w:r>
              <w:rPr>
                <w:rFonts w:hint="cs"/>
                <w:cs/>
              </w:rPr>
              <w:t xml:space="preserve">เมื่อ </w:t>
            </w:r>
            <w:r>
              <w:t xml:space="preserve">User </w:t>
            </w:r>
            <w:r>
              <w:rPr>
                <w:rFonts w:hint="cs"/>
                <w:cs/>
              </w:rPr>
              <w:t xml:space="preserve">กรอกข้อมูลที่ </w:t>
            </w:r>
            <w:r>
              <w:t xml:space="preserve">Field </w:t>
            </w:r>
            <w:r>
              <w:rPr>
                <w:rFonts w:hint="cs"/>
                <w:cs/>
              </w:rPr>
              <w:t>นี้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และ </w:t>
            </w:r>
            <w:r>
              <w:t>vdoRevenueAllocationIncVat</w:t>
            </w:r>
            <w:r>
              <w:rPr>
                <w:rFonts w:hint="cs"/>
                <w:cs/>
              </w:rPr>
              <w:t xml:space="preserve"> มีค่าเป็นค่าว่างให้ระบบทำการคำนวนค่า </w:t>
            </w:r>
            <w:r>
              <w:t>vdoRevenueAllocationIncVat</w:t>
            </w:r>
            <w:r>
              <w:rPr>
                <w:rFonts w:hint="cs"/>
                <w:cs/>
              </w:rPr>
              <w:t xml:space="preserve"> ตามสูตรดังนี้</w:t>
            </w:r>
          </w:p>
          <w:p w:rsidR="00645A02" w:rsidP="00645A02" w:rsidRDefault="00645A02" w14:paraId="5FB4F5EF" w14:textId="77777777">
            <w:r>
              <w:t>vdoRevenueAllocationExcVat</w:t>
            </w:r>
            <w:r>
              <w:rPr>
                <w:rFonts w:cs="Angsana New"/>
                <w:cs/>
              </w:rPr>
              <w:t xml:space="preserve"> * </w:t>
            </w:r>
            <w:r>
              <w:t>VAT</w:t>
            </w:r>
          </w:p>
          <w:p w:rsidR="00645A02" w:rsidP="00645A02" w:rsidRDefault="00645A02" w14:paraId="3C6B9141" w14:textId="3C4BA944">
            <w:r w:rsidRPr="00313853">
              <w:rPr>
                <w:rFonts w:hint="cs" w:cs="Angsana New"/>
                <w:cs/>
              </w:rPr>
              <w:t>ใส่ได้เฉพาะตัวเลข</w:t>
            </w:r>
            <w:r>
              <w:rPr>
                <w:rFonts w:hint="cs" w:cs="Angsana New"/>
                <w:cs/>
              </w:rPr>
              <w:t>และจุดทศนิยม</w:t>
            </w:r>
            <w:r w:rsidRPr="00313853">
              <w:rPr>
                <w:rFonts w:hint="cs" w:cs="Angsana New"/>
                <w:cs/>
              </w:rPr>
              <w:t>เท่านั้น</w:t>
            </w:r>
          </w:p>
        </w:tc>
      </w:tr>
      <w:tr w:rsidRPr="008979A8" w:rsidR="00645A02" w:rsidTr="00645A02" w14:paraId="195A4F6B" w14:textId="77777777">
        <w:trPr>
          <w:trHeight w:val="121"/>
        </w:trPr>
        <w:tc>
          <w:tcPr>
            <w:tcW w:w="999" w:type="pct"/>
          </w:tcPr>
          <w:p w:rsidR="00645A02" w:rsidP="00645A02" w:rsidRDefault="00645A02" w14:paraId="2363E95E" w14:textId="3DA96E92">
            <w:r>
              <w:t>vdoRevenueAllocationIncVat</w:t>
            </w:r>
          </w:p>
        </w:tc>
        <w:tc>
          <w:tcPr>
            <w:tcW w:w="927" w:type="pct"/>
            <w:gridSpan w:val="3"/>
          </w:tcPr>
          <w:p w:rsidR="00645A02" w:rsidP="00645A02" w:rsidRDefault="00645A02" w14:paraId="4AFC74B1" w14:textId="28039ADA">
            <w:r>
              <w:t>Text Box</w:t>
            </w:r>
          </w:p>
        </w:tc>
        <w:tc>
          <w:tcPr>
            <w:tcW w:w="3074" w:type="pct"/>
          </w:tcPr>
          <w:p w:rsidR="00645A02" w:rsidP="00645A02" w:rsidRDefault="00645A02" w14:paraId="2D585F6F" w14:textId="56DAB6D4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A71ECE">
              <w:rPr>
                <w:rFonts w:cs="Angsana New"/>
                <w:color w:val="FF0000"/>
                <w:cs/>
              </w:rPr>
              <w:t>*</w:t>
            </w:r>
            <w:r>
              <w:rPr>
                <w:color w:val="FF0000"/>
              </w:rPr>
              <w:t xml:space="preserve"> Revenue Allocation</w:t>
            </w:r>
            <w:r w:rsidRPr="00A71ECE">
              <w:rPr>
                <w:rFonts w:cs="Angsana New"/>
                <w:color w:val="FF0000"/>
                <w:cs/>
              </w:rPr>
              <w:t xml:space="preserve"> </w:t>
            </w:r>
            <w:r>
              <w:rPr>
                <w:color w:val="FF0000"/>
              </w:rPr>
              <w:t>In</w:t>
            </w:r>
            <w:r w:rsidRPr="00A71ECE">
              <w:rPr>
                <w:color w:val="FF0000"/>
              </w:rPr>
              <w:t xml:space="preserve">cluding VAT </w:t>
            </w:r>
            <w:r>
              <w:rPr>
                <w:rFonts w:cs="Angsana New"/>
                <w:cs/>
              </w:rPr>
              <w:t xml:space="preserve">: …… </w:t>
            </w:r>
            <w:r>
              <w:t>Baht</w:t>
            </w:r>
          </w:p>
          <w:p w:rsidR="00790D04" w:rsidP="00645A02" w:rsidRDefault="00790D04" w14:paraId="1FA4C8C5" w14:textId="79BB486F">
            <w:r w:rsidRPr="00615860">
              <w:rPr>
                <w:highlight w:val="yellow"/>
              </w:rPr>
              <w:t>Invisible</w:t>
            </w:r>
          </w:p>
          <w:p w:rsidR="00645A02" w:rsidP="00645A02" w:rsidRDefault="00645A02" w14:paraId="3251EEAE" w14:textId="77777777">
            <w:r>
              <w:rPr>
                <w:rFonts w:hint="cs"/>
                <w:cs/>
              </w:rPr>
              <w:t xml:space="preserve">เมื่อ </w:t>
            </w:r>
            <w:r>
              <w:t xml:space="preserve">User </w:t>
            </w:r>
            <w:r>
              <w:rPr>
                <w:rFonts w:hint="cs"/>
                <w:cs/>
              </w:rPr>
              <w:t xml:space="preserve">กรอกข้อมูลที่ </w:t>
            </w:r>
            <w:r>
              <w:t xml:space="preserve">Field </w:t>
            </w:r>
            <w:r>
              <w:rPr>
                <w:rFonts w:hint="cs"/>
                <w:cs/>
              </w:rPr>
              <w:t>นี้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และ </w:t>
            </w:r>
            <w:r>
              <w:t>vdoRevenueAllocationExcVat</w:t>
            </w:r>
            <w:r>
              <w:rPr>
                <w:rFonts w:hint="cs"/>
                <w:cs/>
              </w:rPr>
              <w:t xml:space="preserve"> มีค่าเป็นค่าว่างให้ระบบทำการคำนวนค่า </w:t>
            </w:r>
            <w:r>
              <w:t>vdoRevenueAllocationExcVat</w:t>
            </w:r>
            <w:r>
              <w:rPr>
                <w:rFonts w:hint="cs"/>
                <w:cs/>
              </w:rPr>
              <w:t xml:space="preserve"> ตามสูตรดังนี้</w:t>
            </w:r>
          </w:p>
          <w:p w:rsidR="00645A02" w:rsidP="00645A02" w:rsidRDefault="00645A02" w14:paraId="0C3E5C63" w14:textId="77777777">
            <w:r>
              <w:t>vdoRevenueAllocationIncVat</w:t>
            </w:r>
            <w:r>
              <w:rPr>
                <w:rFonts w:cs="Angsana New"/>
                <w:cs/>
              </w:rPr>
              <w:t xml:space="preserve"> / </w:t>
            </w:r>
            <w:r>
              <w:t>VAT</w:t>
            </w:r>
          </w:p>
          <w:p w:rsidR="00645A02" w:rsidP="00645A02" w:rsidRDefault="00645A02" w14:paraId="543F3ED5" w14:textId="4F6AE6E7">
            <w:r w:rsidRPr="00313853">
              <w:rPr>
                <w:rFonts w:hint="cs"/>
                <w:cs/>
              </w:rPr>
              <w:t>ใส่ได้เฉพาะตัวเลข</w:t>
            </w:r>
            <w:r>
              <w:rPr>
                <w:rFonts w:hint="cs"/>
                <w:cs/>
              </w:rPr>
              <w:t>และจุดทศนิยม</w:t>
            </w:r>
            <w:r w:rsidRPr="00313853">
              <w:rPr>
                <w:rFonts w:hint="cs"/>
                <w:cs/>
              </w:rPr>
              <w:t>เท่านั้น</w:t>
            </w:r>
          </w:p>
        </w:tc>
      </w:tr>
      <w:tr w:rsidRPr="008979A8" w:rsidR="00645A02" w:rsidTr="00984607" w14:paraId="70F52C02" w14:textId="77777777">
        <w:tc>
          <w:tcPr>
            <w:tcW w:w="5000" w:type="pct"/>
            <w:gridSpan w:val="5"/>
            <w:shd w:val="clear" w:color="auto" w:fill="C2D69B" w:themeFill="accent3" w:themeFillTint="99"/>
          </w:tcPr>
          <w:p w:rsidR="00645A02" w:rsidP="00645A02" w:rsidRDefault="00645A02" w14:paraId="067927B6" w14:textId="53291AD0">
            <w:pPr>
              <w:pStyle w:val="HeaderTable"/>
            </w:pPr>
            <w:r>
              <w:t>End Content VDO Information Section</w:t>
            </w:r>
          </w:p>
        </w:tc>
      </w:tr>
      <w:tr w:rsidRPr="008979A8" w:rsidR="00645A02" w:rsidTr="00984607" w14:paraId="1F107C98" w14:textId="77777777">
        <w:tc>
          <w:tcPr>
            <w:tcW w:w="5000" w:type="pct"/>
            <w:gridSpan w:val="5"/>
            <w:shd w:val="clear" w:color="auto" w:fill="C2D69B" w:themeFill="accent3" w:themeFillTint="99"/>
          </w:tcPr>
          <w:p w:rsidR="00645A02" w:rsidP="00645A02" w:rsidRDefault="00645A02" w14:paraId="74262A92" w14:textId="45F1952E">
            <w:pPr>
              <w:pStyle w:val="HeaderTable"/>
              <w:rPr>
                <w:b w:val="0"/>
                <w:bCs/>
                <w:lang w:bidi="th-TH"/>
              </w:rPr>
            </w:pPr>
            <w:r>
              <w:t>Tab Section</w:t>
            </w:r>
            <w:r>
              <w:br/>
            </w:r>
            <w:r w:rsidRPr="00135463">
              <w:rPr>
                <w:b w:val="0"/>
                <w:bCs/>
              </w:rPr>
              <w:t>Visible</w:t>
            </w:r>
            <w:r w:rsidRPr="008226BF">
              <w:rPr>
                <w:rFonts w:cs="Angsana New"/>
                <w:bCs/>
                <w:cs/>
                <w:lang w:bidi="th-TH"/>
              </w:rPr>
              <w:t xml:space="preserve"> </w:t>
            </w:r>
            <w:r w:rsidRPr="00135463">
              <w:rPr>
                <w:rFonts w:cs="Angsana New"/>
                <w:cs/>
                <w:lang w:bidi="th-TH"/>
              </w:rPr>
              <w:t>เมื่อ</w:t>
            </w:r>
            <w:r>
              <w:rPr>
                <w:rFonts w:hint="cs" w:cs="Angsana New"/>
                <w:cs/>
                <w:lang w:bidi="th-TH"/>
              </w:rPr>
              <w:t xml:space="preserve"> </w:t>
            </w:r>
            <w:r w:rsidRPr="00135463">
              <w:rPr>
                <w:b w:val="0"/>
                <w:bCs/>
                <w:lang w:bidi="th-TH"/>
              </w:rPr>
              <w:t xml:space="preserve">customer Type </w:t>
            </w:r>
            <w:r w:rsidRPr="00135463">
              <w:rPr>
                <w:rFonts w:cs="Angsana New"/>
                <w:b w:val="0"/>
                <w:bCs/>
                <w:cs/>
                <w:lang w:bidi="th-TH"/>
              </w:rPr>
              <w:t>= “</w:t>
            </w:r>
            <w:r w:rsidRPr="00135463">
              <w:rPr>
                <w:b w:val="0"/>
                <w:bCs/>
                <w:lang w:bidi="th-TH"/>
              </w:rPr>
              <w:t>Pre</w:t>
            </w:r>
            <w:r w:rsidRPr="00135463">
              <w:rPr>
                <w:rFonts w:cs="Angsana New"/>
                <w:b w:val="0"/>
                <w:bCs/>
                <w:cs/>
                <w:lang w:bidi="th-TH"/>
              </w:rPr>
              <w:t>-</w:t>
            </w:r>
            <w:r w:rsidRPr="00135463">
              <w:rPr>
                <w:b w:val="0"/>
                <w:bCs/>
                <w:lang w:bidi="th-TH"/>
              </w:rPr>
              <w:t>paid</w:t>
            </w:r>
            <w:r w:rsidRPr="00135463">
              <w:rPr>
                <w:rFonts w:cs="Angsana New"/>
                <w:b w:val="0"/>
                <w:bCs/>
                <w:cs/>
                <w:lang w:bidi="th-TH"/>
              </w:rPr>
              <w:t xml:space="preserve">” </w:t>
            </w:r>
            <w:r w:rsidRPr="002206C7">
              <w:rPr>
                <w:cs/>
                <w:lang w:bidi="th-TH"/>
              </w:rPr>
              <w:t>และ</w:t>
            </w:r>
            <w:r w:rsidRPr="00842210">
              <w:rPr>
                <w:b w:val="0"/>
                <w:bCs/>
              </w:rPr>
              <w:t xml:space="preserve">PriceType </w:t>
            </w:r>
            <w:r w:rsidRPr="00842210">
              <w:rPr>
                <w:b w:val="0"/>
                <w:bCs/>
                <w:cs/>
                <w:lang w:bidi="th-TH"/>
              </w:rPr>
              <w:t>= “</w:t>
            </w:r>
            <w:r w:rsidRPr="00842210">
              <w:rPr>
                <w:b w:val="0"/>
                <w:bCs/>
              </w:rPr>
              <w:t>Recurring</w:t>
            </w:r>
            <w:r w:rsidRPr="00842210">
              <w:rPr>
                <w:b w:val="0"/>
                <w:bCs/>
                <w:cs/>
                <w:lang w:bidi="th-TH"/>
              </w:rPr>
              <w:t>”</w:t>
            </w:r>
          </w:p>
          <w:p w:rsidR="00645A02" w:rsidP="00645A02" w:rsidRDefault="00645A02" w14:paraId="54A37D73" w14:textId="1EBAC476">
            <w:pPr>
              <w:pStyle w:val="HeaderTable"/>
              <w:rPr>
                <w:lang w:bidi="th-TH"/>
              </w:rPr>
            </w:pPr>
            <w:r w:rsidRPr="00135463">
              <w:rPr>
                <w:rFonts w:cs="Angsana New"/>
                <w:cs/>
                <w:lang w:bidi="th-TH"/>
              </w:rPr>
              <w:t xml:space="preserve">ถ้าไม่ใช่ให้ </w:t>
            </w:r>
            <w:r w:rsidRPr="008226BF">
              <w:rPr>
                <w:b w:val="0"/>
                <w:bCs/>
                <w:lang w:bidi="th-TH"/>
              </w:rPr>
              <w:t>Invisible</w:t>
            </w:r>
            <w:r w:rsidRPr="00135463">
              <w:rPr>
                <w:rFonts w:cs="Angsana New"/>
                <w:bCs/>
                <w:cs/>
                <w:lang w:bidi="th-TH"/>
              </w:rPr>
              <w:t xml:space="preserve"> </w:t>
            </w:r>
            <w:r w:rsidRPr="00135463">
              <w:rPr>
                <w:rFonts w:cs="Angsana New"/>
                <w:cs/>
                <w:lang w:bidi="th-TH"/>
              </w:rPr>
              <w:t xml:space="preserve">และทำการเคลียร์ข้อมูลที่ </w:t>
            </w:r>
            <w:r w:rsidRPr="008226BF">
              <w:rPr>
                <w:b w:val="0"/>
                <w:bCs/>
                <w:lang w:bidi="th-TH"/>
              </w:rPr>
              <w:t xml:space="preserve">deductType </w:t>
            </w:r>
            <w:r w:rsidRPr="008226BF">
              <w:rPr>
                <w:rFonts w:cs="Angsana New"/>
                <w:b w:val="0"/>
                <w:bCs/>
                <w:cs/>
                <w:lang w:bidi="th-TH"/>
              </w:rPr>
              <w:t>= “</w:t>
            </w:r>
            <w:r w:rsidRPr="008226BF">
              <w:rPr>
                <w:b w:val="0"/>
                <w:bCs/>
                <w:lang w:bidi="th-TH"/>
              </w:rPr>
              <w:t>Deduct Fail</w:t>
            </w:r>
            <w:r w:rsidRPr="008226BF">
              <w:rPr>
                <w:rFonts w:cs="Angsana New"/>
                <w:b w:val="0"/>
                <w:bCs/>
                <w:cs/>
                <w:lang w:bidi="th-TH"/>
              </w:rPr>
              <w:t>”</w:t>
            </w:r>
            <w:r>
              <w:rPr>
                <w:bCs/>
                <w:cs/>
                <w:lang w:bidi="th-TH"/>
              </w:rPr>
              <w:t xml:space="preserve"> </w:t>
            </w:r>
            <w:r>
              <w:rPr>
                <w:rFonts w:hint="cs"/>
                <w:cs/>
                <w:lang w:bidi="th-TH"/>
              </w:rPr>
              <w:t xml:space="preserve">และ </w:t>
            </w:r>
            <w:r>
              <w:rPr>
                <w:bCs/>
                <w:cs/>
                <w:lang w:bidi="th-TH"/>
              </w:rPr>
              <w:t>“</w:t>
            </w:r>
            <w:r w:rsidRPr="00FE67BE">
              <w:rPr>
                <w:b w:val="0"/>
                <w:bCs/>
                <w:lang w:bidi="th-TH"/>
              </w:rPr>
              <w:t>Partail Step</w:t>
            </w:r>
            <w:r w:rsidRPr="00FE67BE">
              <w:rPr>
                <w:b w:val="0"/>
                <w:bCs/>
                <w:cs/>
                <w:lang w:bidi="th-TH"/>
              </w:rPr>
              <w:t>”</w:t>
            </w:r>
          </w:p>
        </w:tc>
      </w:tr>
      <w:tr w:rsidRPr="008979A8" w:rsidR="00645A02" w:rsidTr="00913928" w14:paraId="2FB61572" w14:textId="77777777">
        <w:trPr>
          <w:trHeight w:val="216"/>
        </w:trPr>
        <w:tc>
          <w:tcPr>
            <w:tcW w:w="1026" w:type="pct"/>
            <w:gridSpan w:val="2"/>
          </w:tcPr>
          <w:p w:rsidR="00645A02" w:rsidP="00645A02" w:rsidRDefault="00645A02" w14:paraId="34F395D6" w14:textId="54E24428">
            <w:r>
              <w:t>Deduct Success</w:t>
            </w:r>
          </w:p>
        </w:tc>
        <w:tc>
          <w:tcPr>
            <w:tcW w:w="879" w:type="pct"/>
          </w:tcPr>
          <w:p w:rsidR="00645A02" w:rsidP="00645A02" w:rsidRDefault="00645A02" w14:paraId="7FC8029D" w14:textId="075D83D5">
            <w:r>
              <w:t>Link</w:t>
            </w:r>
          </w:p>
        </w:tc>
        <w:tc>
          <w:tcPr>
            <w:tcW w:w="3095" w:type="pct"/>
            <w:gridSpan w:val="2"/>
          </w:tcPr>
          <w:p w:rsidR="00645A02" w:rsidP="00645A02" w:rsidRDefault="00645A02" w14:paraId="73E4F0AB" w14:textId="77777777">
            <w:r>
              <w:t xml:space="preserve">Visible </w:t>
            </w:r>
            <w:r>
              <w:rPr>
                <w:rFonts w:hint="cs"/>
                <w:cs/>
              </w:rPr>
              <w:t xml:space="preserve">เมื่อ </w:t>
            </w:r>
            <w:r>
              <w:t xml:space="preserve">productClass </w:t>
            </w:r>
            <w:r>
              <w:rPr>
                <w:rFonts w:cs="CordiaUPC"/>
                <w:cs/>
              </w:rPr>
              <w:t>=”</w:t>
            </w:r>
            <w:r>
              <w:t>Main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หรือ </w:t>
            </w:r>
            <w:r>
              <w:t xml:space="preserve">productClass </w:t>
            </w:r>
            <w:r>
              <w:rPr>
                <w:rFonts w:cs="CordiaUPC"/>
                <w:cs/>
              </w:rPr>
              <w:t>=”</w:t>
            </w:r>
            <w:r>
              <w:t>On Top, On Top Extra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และ </w:t>
            </w:r>
            <w:r w:rsidRPr="00C73BAE">
              <w:t>Partial Step Table Section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hint="cs"/>
                <w:cs/>
              </w:rPr>
              <w:t>มีค่า</w:t>
            </w:r>
          </w:p>
          <w:p w:rsidR="00645A02" w:rsidP="00645A02" w:rsidRDefault="00645A02" w14:paraId="50358181" w14:textId="299738EE">
            <w:r>
              <w:rPr>
                <w:rFonts w:hint="cs"/>
                <w:cs/>
              </w:rPr>
              <w:t xml:space="preserve">เมื่อคลิกให้ </w:t>
            </w:r>
            <w:r>
              <w:t xml:space="preserve">Link </w:t>
            </w:r>
            <w:r>
              <w:rPr>
                <w:rFonts w:hint="cs"/>
                <w:cs/>
              </w:rPr>
              <w:t xml:space="preserve">ให้แสดง </w:t>
            </w:r>
            <w:r>
              <w:t xml:space="preserve">Detail Section </w:t>
            </w:r>
            <w:r>
              <w:rPr>
                <w:rFonts w:hint="cs"/>
                <w:cs/>
              </w:rPr>
              <w:t xml:space="preserve">พร้อมทั้ง </w:t>
            </w:r>
            <w:r>
              <w:t xml:space="preserve">Default </w:t>
            </w:r>
            <w:r>
              <w:rPr>
                <w:rFonts w:hint="cs"/>
                <w:cs/>
              </w:rPr>
              <w:t xml:space="preserve">ค่า </w:t>
            </w:r>
            <w:r>
              <w:t xml:space="preserve">deductType </w:t>
            </w:r>
            <w:r>
              <w:rPr>
                <w:rFonts w:cs="Angsana New"/>
                <w:cs/>
              </w:rPr>
              <w:t>= “</w:t>
            </w:r>
            <w:r>
              <w:t>Deduct Success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เมื่อมีการเพิ่มข้อมูลในแต่ละ </w:t>
            </w:r>
            <w:r>
              <w:t>Section</w:t>
            </w:r>
          </w:p>
        </w:tc>
      </w:tr>
      <w:tr w:rsidRPr="008979A8" w:rsidR="00645A02" w:rsidTr="00913928" w14:paraId="1B0E32B6" w14:textId="77777777">
        <w:trPr>
          <w:trHeight w:val="216"/>
        </w:trPr>
        <w:tc>
          <w:tcPr>
            <w:tcW w:w="1026" w:type="pct"/>
            <w:gridSpan w:val="2"/>
          </w:tcPr>
          <w:p w:rsidR="00645A02" w:rsidP="00645A02" w:rsidRDefault="00645A02" w14:paraId="4E996370" w14:textId="39794A73">
            <w:r w:rsidRPr="00140006">
              <w:t xml:space="preserve">partialStepChargeIncVat </w:t>
            </w:r>
            <w:r w:rsidRPr="00140006">
              <w:rPr>
                <w:rFonts w:cs="CordiaUPC"/>
                <w:cs/>
              </w:rPr>
              <w:t>+ “</w:t>
            </w:r>
            <w:r w:rsidRPr="00140006">
              <w:t>Baht</w:t>
            </w:r>
            <w:r w:rsidRPr="00140006">
              <w:rPr>
                <w:rFonts w:cs="CordiaUPC"/>
                <w:cs/>
              </w:rPr>
              <w:t xml:space="preserve">” + </w:t>
            </w:r>
            <w:r w:rsidRPr="00140006">
              <w:t xml:space="preserve">partialStepBillCycle </w:t>
            </w:r>
            <w:r w:rsidRPr="00140006">
              <w:rPr>
                <w:rFonts w:cs="CordiaUPC"/>
                <w:cs/>
              </w:rPr>
              <w:t xml:space="preserve">+ “ ” + </w:t>
            </w:r>
            <w:r w:rsidRPr="00140006">
              <w:t>partialStepBillCycleUnit</w:t>
            </w:r>
          </w:p>
        </w:tc>
        <w:tc>
          <w:tcPr>
            <w:tcW w:w="879" w:type="pct"/>
          </w:tcPr>
          <w:p w:rsidR="00645A02" w:rsidP="00645A02" w:rsidRDefault="00645A02" w14:paraId="6D889F38" w14:textId="7D29F344">
            <w:r>
              <w:t>Link</w:t>
            </w:r>
          </w:p>
        </w:tc>
        <w:tc>
          <w:tcPr>
            <w:tcW w:w="3095" w:type="pct"/>
            <w:gridSpan w:val="2"/>
          </w:tcPr>
          <w:p w:rsidR="00645A02" w:rsidP="00645A02" w:rsidRDefault="00645A02" w14:paraId="4D668192" w14:textId="77777777">
            <w:r>
              <w:t xml:space="preserve">Visible </w:t>
            </w:r>
            <w:r>
              <w:rPr>
                <w:rFonts w:hint="cs"/>
                <w:cs/>
              </w:rPr>
              <w:t xml:space="preserve">เมื่อ </w:t>
            </w:r>
            <w:r w:rsidRPr="00C73BAE">
              <w:t>Partial Step Table Section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hint="cs"/>
                <w:cs/>
              </w:rPr>
              <w:t>มีค่า</w:t>
            </w:r>
          </w:p>
          <w:p w:rsidR="00645A02" w:rsidP="00645A02" w:rsidRDefault="00645A02" w14:paraId="2D5117E3" w14:textId="7085A044">
            <w:r>
              <w:rPr>
                <w:rFonts w:hint="cs"/>
                <w:cs/>
              </w:rPr>
              <w:t xml:space="preserve">เมื่อคลิกให้ </w:t>
            </w:r>
            <w:r>
              <w:t xml:space="preserve">Link </w:t>
            </w:r>
            <w:r>
              <w:rPr>
                <w:rFonts w:hint="cs"/>
                <w:cs/>
              </w:rPr>
              <w:t xml:space="preserve">ให้แสดง </w:t>
            </w:r>
            <w:r>
              <w:t xml:space="preserve">Detail Section </w:t>
            </w:r>
            <w:r>
              <w:rPr>
                <w:rFonts w:hint="cs"/>
                <w:cs/>
              </w:rPr>
              <w:t xml:space="preserve">พร้อมทั้ง </w:t>
            </w:r>
            <w:r>
              <w:t xml:space="preserve">Default </w:t>
            </w:r>
            <w:r>
              <w:rPr>
                <w:rFonts w:hint="cs"/>
                <w:cs/>
              </w:rPr>
              <w:t xml:space="preserve">ค่า </w:t>
            </w:r>
            <w:r>
              <w:t xml:space="preserve">deductType </w:t>
            </w:r>
            <w:r>
              <w:rPr>
                <w:rFonts w:cs="Angsana New"/>
                <w:cs/>
              </w:rPr>
              <w:t>= “</w:t>
            </w:r>
            <w:r w:rsidRPr="00C73BAE">
              <w:t xml:space="preserve">Partial </w:t>
            </w:r>
            <w:r>
              <w:t>Step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เมื่อมีการเพิ่มข้อมูลในแต่ละ </w:t>
            </w:r>
            <w:r>
              <w:t>Section</w:t>
            </w:r>
          </w:p>
        </w:tc>
      </w:tr>
      <w:tr w:rsidRPr="008979A8" w:rsidR="00645A02" w:rsidTr="00913928" w14:paraId="47085763" w14:textId="77777777">
        <w:trPr>
          <w:trHeight w:val="216"/>
        </w:trPr>
        <w:tc>
          <w:tcPr>
            <w:tcW w:w="1026" w:type="pct"/>
            <w:gridSpan w:val="2"/>
          </w:tcPr>
          <w:p w:rsidR="00645A02" w:rsidP="00645A02" w:rsidRDefault="00645A02" w14:paraId="495142B0" w14:textId="296FBEEE">
            <w:r>
              <w:t>Deduct Fail</w:t>
            </w:r>
          </w:p>
        </w:tc>
        <w:tc>
          <w:tcPr>
            <w:tcW w:w="879" w:type="pct"/>
          </w:tcPr>
          <w:p w:rsidR="00645A02" w:rsidP="00645A02" w:rsidRDefault="00645A02" w14:paraId="4D782C6F" w14:textId="3EFC7A57">
            <w:r>
              <w:t>Link</w:t>
            </w:r>
          </w:p>
        </w:tc>
        <w:tc>
          <w:tcPr>
            <w:tcW w:w="3095" w:type="pct"/>
            <w:gridSpan w:val="2"/>
          </w:tcPr>
          <w:p w:rsidR="00645A02" w:rsidP="00645A02" w:rsidRDefault="00645A02" w14:paraId="050BE181" w14:textId="77777777">
            <w:r>
              <w:t xml:space="preserve">Visible </w:t>
            </w:r>
            <w:r>
              <w:rPr>
                <w:rFonts w:hint="cs"/>
                <w:cs/>
              </w:rPr>
              <w:t xml:space="preserve">เมื่อ </w:t>
            </w:r>
            <w:r>
              <w:t xml:space="preserve">productClass </w:t>
            </w:r>
            <w:r>
              <w:rPr>
                <w:rFonts w:cs="CordiaUPC"/>
                <w:cs/>
              </w:rPr>
              <w:t>=”</w:t>
            </w:r>
            <w:r>
              <w:t>Main</w:t>
            </w:r>
            <w:r>
              <w:rPr>
                <w:rFonts w:cs="CordiaUPC"/>
                <w:cs/>
              </w:rPr>
              <w:t xml:space="preserve">” </w:t>
            </w:r>
          </w:p>
          <w:p w:rsidR="00645A02" w:rsidP="00645A02" w:rsidRDefault="00645A02" w14:paraId="665787F9" w14:textId="134CD173">
            <w:r>
              <w:rPr>
                <w:rFonts w:hint="cs"/>
                <w:cs/>
              </w:rPr>
              <w:t xml:space="preserve">เมื่อคลิกให้ </w:t>
            </w:r>
            <w:r>
              <w:t xml:space="preserve">Link </w:t>
            </w:r>
            <w:r>
              <w:rPr>
                <w:rFonts w:hint="cs"/>
                <w:cs/>
              </w:rPr>
              <w:t xml:space="preserve">ให้แสดง </w:t>
            </w:r>
            <w:r>
              <w:t xml:space="preserve">Detail Section </w:t>
            </w:r>
            <w:r>
              <w:rPr>
                <w:rFonts w:hint="cs"/>
                <w:cs/>
              </w:rPr>
              <w:t xml:space="preserve">พร้อมทั้ง </w:t>
            </w:r>
            <w:r>
              <w:t xml:space="preserve">Default </w:t>
            </w:r>
            <w:r>
              <w:rPr>
                <w:rFonts w:hint="cs"/>
                <w:cs/>
              </w:rPr>
              <w:t xml:space="preserve">ค่า </w:t>
            </w:r>
            <w:r>
              <w:t xml:space="preserve">deductType </w:t>
            </w:r>
            <w:r>
              <w:rPr>
                <w:rFonts w:cs="Angsana New"/>
                <w:cs/>
              </w:rPr>
              <w:t>= “</w:t>
            </w:r>
            <w:r>
              <w:t>Deduct Fail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เมื่อมีการเพิ่มข้อมูลในแต่ละ </w:t>
            </w:r>
            <w:r>
              <w:t>Section</w:t>
            </w:r>
          </w:p>
        </w:tc>
      </w:tr>
      <w:tr w:rsidRPr="008979A8" w:rsidR="00645A02" w:rsidTr="00984607" w14:paraId="53B771E1" w14:textId="77777777">
        <w:tc>
          <w:tcPr>
            <w:tcW w:w="5000" w:type="pct"/>
            <w:gridSpan w:val="5"/>
            <w:shd w:val="clear" w:color="auto" w:fill="C2D69B" w:themeFill="accent3" w:themeFillTint="99"/>
          </w:tcPr>
          <w:p w:rsidR="00645A02" w:rsidP="00645A02" w:rsidRDefault="00645A02" w14:paraId="5688A890" w14:textId="2C14E19F">
            <w:pPr>
              <w:pStyle w:val="HeaderTable"/>
            </w:pPr>
            <w:r>
              <w:t>End Tab Section</w:t>
            </w:r>
          </w:p>
        </w:tc>
      </w:tr>
      <w:tr w:rsidRPr="008979A8" w:rsidR="00645A02" w:rsidTr="00984607" w14:paraId="5F8688BA" w14:textId="77777777">
        <w:tc>
          <w:tcPr>
            <w:tcW w:w="5000" w:type="pct"/>
            <w:gridSpan w:val="5"/>
            <w:shd w:val="clear" w:color="auto" w:fill="C2D69B" w:themeFill="accent3" w:themeFillTint="99"/>
          </w:tcPr>
          <w:p w:rsidR="00645A02" w:rsidP="00645A02" w:rsidRDefault="00645A02" w14:paraId="38205BEA" w14:textId="77777777">
            <w:pPr>
              <w:pStyle w:val="HeaderTable"/>
              <w:rPr>
                <w:lang w:bidi="th-TH"/>
              </w:rPr>
            </w:pPr>
            <w:r>
              <w:t>Detail Section</w:t>
            </w:r>
          </w:p>
          <w:p w:rsidR="00645A02" w:rsidP="00645A02" w:rsidRDefault="00645A02" w14:paraId="4C7300F7" w14:textId="7EDB9795">
            <w:pPr>
              <w:pStyle w:val="HeaderTable"/>
              <w:rPr>
                <w:lang w:bidi="th-TH"/>
              </w:rPr>
            </w:pPr>
            <w:r>
              <w:rPr>
                <w:rFonts w:hint="cs" w:cs="Angsana New"/>
                <w:cs/>
                <w:lang w:bidi="th-TH"/>
              </w:rPr>
              <w:t xml:space="preserve">ถ้าไม่ใช่ของ </w:t>
            </w:r>
            <w:r w:rsidRPr="00135463">
              <w:rPr>
                <w:b w:val="0"/>
                <w:bCs/>
              </w:rPr>
              <w:t>customerType</w:t>
            </w:r>
            <w:r w:rsidRPr="00135463">
              <w:rPr>
                <w:rFonts w:cs="Angsana New"/>
                <w:bCs/>
                <w:cs/>
                <w:lang w:bidi="th-TH"/>
              </w:rPr>
              <w:t xml:space="preserve"> </w:t>
            </w:r>
            <w:r>
              <w:rPr>
                <w:rFonts w:cs="Angsana New"/>
                <w:bCs/>
                <w:cs/>
                <w:lang w:bidi="th-TH"/>
              </w:rPr>
              <w:t>=</w:t>
            </w:r>
            <w:r w:rsidRPr="00135463">
              <w:rPr>
                <w:rFonts w:cs="Angsana New"/>
                <w:bCs/>
                <w:cs/>
                <w:lang w:bidi="th-TH"/>
              </w:rPr>
              <w:t xml:space="preserve"> </w:t>
            </w:r>
            <w:r w:rsidRPr="00135463">
              <w:rPr>
                <w:rFonts w:cs="Angsana New"/>
                <w:b w:val="0"/>
                <w:bCs/>
                <w:cs/>
                <w:lang w:bidi="th-TH"/>
              </w:rPr>
              <w:t>“</w:t>
            </w:r>
            <w:r w:rsidRPr="00135463">
              <w:rPr>
                <w:b w:val="0"/>
                <w:bCs/>
              </w:rPr>
              <w:t>Pre</w:t>
            </w:r>
            <w:r w:rsidRPr="00135463">
              <w:rPr>
                <w:rFonts w:cs="Angsana New"/>
                <w:b w:val="0"/>
                <w:bCs/>
                <w:cs/>
                <w:lang w:bidi="th-TH"/>
              </w:rPr>
              <w:t>-</w:t>
            </w:r>
            <w:r w:rsidRPr="00135463">
              <w:rPr>
                <w:b w:val="0"/>
                <w:bCs/>
              </w:rPr>
              <w:t>paid</w:t>
            </w:r>
            <w:r w:rsidRPr="00135463">
              <w:rPr>
                <w:rFonts w:cs="Angsana New"/>
                <w:b w:val="0"/>
                <w:bCs/>
                <w:cs/>
                <w:lang w:bidi="th-TH"/>
              </w:rPr>
              <w:t>”</w:t>
            </w:r>
            <w:r w:rsidRPr="00135463">
              <w:rPr>
                <w:rFonts w:cs="Angsana New"/>
                <w:bCs/>
                <w:cs/>
                <w:lang w:bidi="th-TH"/>
              </w:rPr>
              <w:t xml:space="preserve"> </w:t>
            </w:r>
            <w:r w:rsidRPr="00135463">
              <w:rPr>
                <w:rFonts w:cs="Angsana New"/>
                <w:cs/>
                <w:lang w:bidi="th-TH"/>
              </w:rPr>
              <w:t xml:space="preserve">และ </w:t>
            </w:r>
            <w:r w:rsidRPr="00842210">
              <w:rPr>
                <w:b w:val="0"/>
                <w:bCs/>
              </w:rPr>
              <w:t xml:space="preserve">PriceType </w:t>
            </w:r>
            <w:r w:rsidRPr="00842210">
              <w:rPr>
                <w:b w:val="0"/>
                <w:bCs/>
                <w:cs/>
                <w:lang w:bidi="th-TH"/>
              </w:rPr>
              <w:t>= “</w:t>
            </w:r>
            <w:r w:rsidRPr="00842210">
              <w:rPr>
                <w:b w:val="0"/>
                <w:bCs/>
              </w:rPr>
              <w:t>Recurring</w:t>
            </w:r>
            <w:r w:rsidRPr="00842210">
              <w:rPr>
                <w:b w:val="0"/>
                <w:bCs/>
                <w:cs/>
                <w:lang w:bidi="th-TH"/>
              </w:rPr>
              <w:t>”</w:t>
            </w:r>
            <w:r w:rsidRPr="00135463">
              <w:rPr>
                <w:rFonts w:cs="Angsana New"/>
                <w:bCs/>
                <w:cs/>
                <w:lang w:bidi="th-TH"/>
              </w:rPr>
              <w:t xml:space="preserve"> </w:t>
            </w:r>
            <w:r w:rsidRPr="00D04647">
              <w:rPr>
                <w:rFonts w:hint="cs" w:cs="Angsana New"/>
                <w:b w:val="0"/>
                <w:cs/>
                <w:lang w:bidi="th-TH"/>
              </w:rPr>
              <w:t>และ</w:t>
            </w:r>
            <w:r w:rsidRPr="00D04647">
              <w:rPr>
                <w:b w:val="0"/>
              </w:rPr>
              <w:t xml:space="preserve"> Partial Step Table Section</w:t>
            </w:r>
            <w:r>
              <w:rPr>
                <w:bCs/>
                <w:cs/>
                <w:lang w:bidi="th-TH"/>
              </w:rPr>
              <w:t xml:space="preserve"> </w:t>
            </w:r>
            <w:r>
              <w:rPr>
                <w:rFonts w:hint="cs"/>
                <w:cs/>
                <w:lang w:bidi="th-TH"/>
              </w:rPr>
              <w:t xml:space="preserve">มีค่า </w:t>
            </w:r>
            <w:r w:rsidRPr="00135463">
              <w:rPr>
                <w:rFonts w:cs="Angsana New"/>
                <w:cs/>
                <w:lang w:bidi="th-TH"/>
              </w:rPr>
              <w:t xml:space="preserve">ให้แสดงข้อมูลภายใต้ </w:t>
            </w:r>
            <w:r w:rsidRPr="00135463">
              <w:rPr>
                <w:b w:val="0"/>
                <w:bCs/>
              </w:rPr>
              <w:t>Section</w:t>
            </w:r>
            <w:r w:rsidRPr="00135463">
              <w:rPr>
                <w:rFonts w:cs="Angsana New"/>
                <w:bCs/>
                <w:cs/>
                <w:lang w:bidi="th-TH"/>
              </w:rPr>
              <w:t xml:space="preserve"> </w:t>
            </w:r>
            <w:r w:rsidRPr="00135463">
              <w:rPr>
                <w:rFonts w:cs="Angsana New"/>
                <w:cs/>
                <w:lang w:bidi="th-TH"/>
              </w:rPr>
              <w:t xml:space="preserve">ทันที </w:t>
            </w:r>
            <w:r>
              <w:rPr>
                <w:rFonts w:hint="cs" w:cs="Angsana New"/>
                <w:cs/>
                <w:lang w:bidi="th-TH"/>
              </w:rPr>
              <w:t xml:space="preserve">พร้อมทั้ง </w:t>
            </w:r>
            <w:r w:rsidRPr="00135463">
              <w:rPr>
                <w:b w:val="0"/>
                <w:bCs/>
              </w:rPr>
              <w:t>Default</w:t>
            </w:r>
            <w:r>
              <w:rPr>
                <w:rFonts w:cs="Angsana New"/>
                <w:bCs/>
                <w:cs/>
                <w:lang w:bidi="th-TH"/>
              </w:rPr>
              <w:t xml:space="preserve"> </w:t>
            </w:r>
            <w:r>
              <w:rPr>
                <w:rFonts w:hint="cs" w:cs="Angsana New"/>
                <w:cs/>
                <w:lang w:bidi="th-TH"/>
              </w:rPr>
              <w:t xml:space="preserve">ค่า </w:t>
            </w:r>
            <w:r w:rsidRPr="00135463">
              <w:rPr>
                <w:b w:val="0"/>
                <w:bCs/>
              </w:rPr>
              <w:t xml:space="preserve">deductType </w:t>
            </w:r>
            <w:r w:rsidRPr="00135463">
              <w:rPr>
                <w:rFonts w:cs="Angsana New"/>
                <w:b w:val="0"/>
                <w:bCs/>
                <w:cs/>
                <w:lang w:bidi="th-TH"/>
              </w:rPr>
              <w:t>= “</w:t>
            </w:r>
            <w:r w:rsidRPr="00135463">
              <w:rPr>
                <w:b w:val="0"/>
                <w:bCs/>
              </w:rPr>
              <w:t xml:space="preserve">Deduct </w:t>
            </w:r>
            <w:r>
              <w:rPr>
                <w:b w:val="0"/>
                <w:bCs/>
                <w:lang w:bidi="th-TH"/>
              </w:rPr>
              <w:t>Success</w:t>
            </w:r>
            <w:r w:rsidRPr="00135463">
              <w:rPr>
                <w:rFonts w:cs="Angsana New"/>
                <w:b w:val="0"/>
                <w:bCs/>
                <w:cs/>
                <w:lang w:bidi="th-TH"/>
              </w:rPr>
              <w:t>”</w:t>
            </w:r>
            <w:r>
              <w:rPr>
                <w:rFonts w:cs="Angsana New"/>
                <w:bCs/>
                <w:cs/>
                <w:lang w:bidi="th-TH"/>
              </w:rPr>
              <w:t xml:space="preserve"> </w:t>
            </w:r>
            <w:r>
              <w:rPr>
                <w:rFonts w:hint="cs" w:cs="Angsana New"/>
                <w:cs/>
                <w:lang w:bidi="th-TH"/>
              </w:rPr>
              <w:t xml:space="preserve">เมื่อมีการเพิ่มข้อมูลในแต่ละ </w:t>
            </w:r>
            <w:r w:rsidRPr="00135463">
              <w:rPr>
                <w:b w:val="0"/>
                <w:bCs/>
              </w:rPr>
              <w:t>Section</w:t>
            </w:r>
          </w:p>
          <w:p w:rsidR="00645A02" w:rsidP="00645A02" w:rsidRDefault="00645A02" w14:paraId="3F98AF36" w14:textId="0064B48D">
            <w:r w:rsidRPr="00135463">
              <w:rPr>
                <w:cs/>
              </w:rPr>
              <w:t>ถ้าไม่ใช่</w:t>
            </w:r>
            <w:r>
              <w:rPr>
                <w:rFonts w:hint="cs"/>
                <w:cs/>
              </w:rPr>
              <w:t xml:space="preserve">จะ </w:t>
            </w:r>
            <w:r>
              <w:t xml:space="preserve">Default </w:t>
            </w:r>
            <w:r>
              <w:rPr>
                <w:rFonts w:hint="cs"/>
                <w:cs/>
              </w:rPr>
              <w:t xml:space="preserve">แสดงข้อมูลตาม </w:t>
            </w:r>
            <w:r>
              <w:t>Tab Section Deduct Success</w:t>
            </w:r>
          </w:p>
        </w:tc>
      </w:tr>
      <w:tr w:rsidRPr="008979A8" w:rsidR="00645A02" w:rsidTr="00645A02" w14:paraId="16066000" w14:textId="77777777">
        <w:tc>
          <w:tcPr>
            <w:tcW w:w="999" w:type="pct"/>
          </w:tcPr>
          <w:p w:rsidRPr="00FE67BE" w:rsidR="00645A02" w:rsidP="00645A02" w:rsidRDefault="00645A02" w14:paraId="20B53EFD" w14:textId="317E374D">
            <w:pPr>
              <w:pStyle w:val="HeaderTable"/>
              <w:rPr>
                <w:b w:val="0"/>
                <w:bCs/>
              </w:rPr>
            </w:pPr>
            <w:r w:rsidRPr="00FE67BE">
              <w:rPr>
                <w:b w:val="0"/>
                <w:bCs/>
              </w:rPr>
              <w:t>Copy From Deduct Success</w:t>
            </w:r>
          </w:p>
        </w:tc>
        <w:tc>
          <w:tcPr>
            <w:tcW w:w="927" w:type="pct"/>
            <w:gridSpan w:val="3"/>
          </w:tcPr>
          <w:p w:rsidRPr="00FE67BE" w:rsidR="00645A02" w:rsidP="00645A02" w:rsidRDefault="00645A02" w14:paraId="643E3D62" w14:textId="521C5FDC">
            <w:pPr>
              <w:pStyle w:val="HeaderTable"/>
              <w:rPr>
                <w:b w:val="0"/>
                <w:bCs/>
              </w:rPr>
            </w:pPr>
            <w:r w:rsidRPr="00FE67BE">
              <w:rPr>
                <w:b w:val="0"/>
                <w:bCs/>
              </w:rPr>
              <w:t>Button</w:t>
            </w:r>
          </w:p>
        </w:tc>
        <w:tc>
          <w:tcPr>
            <w:tcW w:w="3074" w:type="pct"/>
          </w:tcPr>
          <w:p w:rsidR="00645A02" w:rsidP="00645A02" w:rsidRDefault="00645A02" w14:paraId="2596616D" w14:textId="5911F735">
            <w:r>
              <w:t xml:space="preserve">Visible </w:t>
            </w:r>
            <w:r>
              <w:rPr>
                <w:rFonts w:hint="cs"/>
                <w:cs/>
              </w:rPr>
              <w:t xml:space="preserve">เมื่อ </w:t>
            </w:r>
            <w:r>
              <w:t xml:space="preserve">deductType </w:t>
            </w:r>
            <w:r>
              <w:rPr>
                <w:rFonts w:cs="CordiaUPC"/>
                <w:cs/>
              </w:rPr>
              <w:t>= “</w:t>
            </w:r>
            <w:r>
              <w:t>Deduct Fail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และ </w:t>
            </w:r>
            <w:r>
              <w:rPr>
                <w:rFonts w:cs="CordiaUPC"/>
                <w:cs/>
              </w:rPr>
              <w:t>“</w:t>
            </w:r>
            <w:r>
              <w:t>Partial Step</w:t>
            </w:r>
            <w:r>
              <w:rPr>
                <w:rFonts w:cs="CordiaUPC"/>
                <w:cs/>
              </w:rPr>
              <w:t>”</w:t>
            </w:r>
          </w:p>
          <w:p w:rsidR="00645A02" w:rsidP="00645A02" w:rsidRDefault="00645A02" w14:paraId="152458A9" w14:textId="2A45AC3D">
            <w:pPr>
              <w:rPr>
                <w:rFonts w:cs="Angsana New"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deductType </w:t>
            </w:r>
            <w:r>
              <w:rPr>
                <w:rFonts w:cs="CordiaUPC"/>
                <w:cs/>
              </w:rPr>
              <w:t>= “</w:t>
            </w:r>
            <w:r>
              <w:t>Deduct Fail</w:t>
            </w:r>
            <w:r>
              <w:rPr>
                <w:rFonts w:cs="CordiaUPC"/>
                <w:cs/>
              </w:rPr>
              <w:t>”</w:t>
            </w:r>
            <w:r>
              <w:rPr>
                <w:rFonts w:hint="cs" w:cs="CordiaUPC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เมื่อคลิกให้ </w:t>
            </w:r>
            <w:r>
              <w:t xml:space="preserve">Copy </w:t>
            </w:r>
            <w:r>
              <w:rPr>
                <w:rFonts w:hint="cs"/>
                <w:cs/>
              </w:rPr>
              <w:t xml:space="preserve">ข้อมูลดังต่อไปนี้พร้อมทั้ง </w:t>
            </w:r>
            <w:r>
              <w:t xml:space="preserve">Default </w:t>
            </w:r>
            <w:r>
              <w:rPr>
                <w:rFonts w:hint="cs"/>
                <w:cs/>
              </w:rPr>
              <w:t xml:space="preserve">ค่า </w:t>
            </w:r>
            <w:r>
              <w:t xml:space="preserve">deductType </w:t>
            </w:r>
            <w:r>
              <w:rPr>
                <w:rFonts w:cs="Angsana New"/>
                <w:cs/>
              </w:rPr>
              <w:t>= “</w:t>
            </w:r>
            <w:r>
              <w:t>Deduct Fail</w:t>
            </w:r>
            <w:r>
              <w:rPr>
                <w:rFonts w:cs="Angsana New"/>
                <w:cs/>
              </w:rPr>
              <w:t>”</w:t>
            </w:r>
          </w:p>
          <w:p w:rsidR="00645A02" w:rsidP="00645A02" w:rsidRDefault="00645A02" w14:paraId="1DDB0C9A" w14:textId="77777777">
            <w:pPr>
              <w:pStyle w:val="ListParagraph"/>
              <w:numPr>
                <w:ilvl w:val="0"/>
                <w:numId w:val="365"/>
              </w:numPr>
            </w:pPr>
            <w:r>
              <w:t>Content Table</w:t>
            </w:r>
          </w:p>
          <w:p w:rsidR="00645A02" w:rsidP="00645A02" w:rsidRDefault="00645A02" w14:paraId="777F3600" w14:textId="008D0788">
            <w:pPr>
              <w:rPr>
                <w:rFonts w:cs="Angsana New"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deductType </w:t>
            </w:r>
            <w:r>
              <w:rPr>
                <w:rFonts w:cs="CordiaUPC"/>
                <w:cs/>
              </w:rPr>
              <w:t>= “</w:t>
            </w:r>
            <w:r>
              <w:t>Partial Step</w:t>
            </w:r>
            <w:r>
              <w:rPr>
                <w:rFonts w:cs="CordiaUPC"/>
                <w:cs/>
              </w:rPr>
              <w:t>”</w:t>
            </w:r>
            <w:r>
              <w:rPr>
                <w:rFonts w:hint="cs" w:cs="CordiaUPC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เมื่อคลิกให้ </w:t>
            </w:r>
            <w:r>
              <w:t xml:space="preserve">Copy </w:t>
            </w:r>
            <w:r>
              <w:rPr>
                <w:rFonts w:hint="cs"/>
                <w:cs/>
              </w:rPr>
              <w:t xml:space="preserve">ข้อมูลดังต่อไปนี้พร้อมทั้ง </w:t>
            </w:r>
            <w:r>
              <w:t xml:space="preserve">Default </w:t>
            </w:r>
            <w:r>
              <w:rPr>
                <w:rFonts w:hint="cs"/>
                <w:cs/>
              </w:rPr>
              <w:t xml:space="preserve">ค่า </w:t>
            </w:r>
            <w:r>
              <w:t xml:space="preserve">deductType </w:t>
            </w:r>
            <w:r>
              <w:rPr>
                <w:rFonts w:cs="Angsana New"/>
                <w:cs/>
              </w:rPr>
              <w:t>= “</w:t>
            </w:r>
            <w:r>
              <w:t>Partial Step</w:t>
            </w:r>
            <w:r>
              <w:rPr>
                <w:rFonts w:cs="Angsana New"/>
                <w:cs/>
              </w:rPr>
              <w:t>”</w:t>
            </w:r>
          </w:p>
          <w:p w:rsidR="00645A02" w:rsidP="00645A02" w:rsidRDefault="00645A02" w14:paraId="71E91638" w14:textId="664797D5">
            <w:pPr>
              <w:pStyle w:val="ListParagraph"/>
              <w:numPr>
                <w:ilvl w:val="0"/>
                <w:numId w:val="365"/>
              </w:numPr>
            </w:pPr>
            <w:r>
              <w:t>Content Table</w:t>
            </w:r>
          </w:p>
        </w:tc>
      </w:tr>
      <w:tr w:rsidRPr="008979A8" w:rsidR="00645A02" w:rsidTr="00984607" w14:paraId="3948147B" w14:textId="77777777">
        <w:tc>
          <w:tcPr>
            <w:tcW w:w="5000" w:type="pct"/>
            <w:gridSpan w:val="5"/>
            <w:shd w:val="clear" w:color="auto" w:fill="C2D69B" w:themeFill="accent3" w:themeFillTint="99"/>
          </w:tcPr>
          <w:p w:rsidR="00645A02" w:rsidP="00645A02" w:rsidRDefault="00645A02" w14:paraId="386FEF9C" w14:textId="77777777">
            <w:pPr>
              <w:pStyle w:val="HeaderTable"/>
              <w:rPr>
                <w:lang w:bidi="th-TH"/>
              </w:rPr>
            </w:pPr>
            <w:r>
              <w:t>Table Section</w:t>
            </w:r>
          </w:p>
        </w:tc>
      </w:tr>
      <w:tr w:rsidRPr="008979A8" w:rsidR="00645A02" w:rsidTr="00984607" w14:paraId="0E2CF996" w14:textId="77777777">
        <w:trPr>
          <w:trHeight w:val="111"/>
        </w:trPr>
        <w:tc>
          <w:tcPr>
            <w:tcW w:w="1026" w:type="pct"/>
            <w:gridSpan w:val="2"/>
          </w:tcPr>
          <w:p w:rsidRPr="00F03FBF" w:rsidR="00645A02" w:rsidP="00645A02" w:rsidRDefault="00645A02" w14:paraId="1D46803D" w14:textId="6F46E48D">
            <w:pPr>
              <w:rPr>
                <w:rFonts w:cs="CordiaUPC"/>
              </w:rPr>
            </w:pPr>
            <w:r>
              <w:rPr>
                <w:rFonts w:cs="CordiaUPC"/>
                <w:szCs w:val="36"/>
              </w:rPr>
              <w:t xml:space="preserve">Package Group Name </w:t>
            </w:r>
            <w:r>
              <w:rPr>
                <w:rFonts w:cs="Angsana New"/>
                <w:cs/>
              </w:rPr>
              <w:t xml:space="preserve">/ </w:t>
            </w:r>
            <w:r>
              <w:rPr>
                <w:rFonts w:cs="CordiaUPC"/>
                <w:szCs w:val="36"/>
              </w:rPr>
              <w:t>CP Group Name</w:t>
            </w:r>
          </w:p>
        </w:tc>
        <w:tc>
          <w:tcPr>
            <w:tcW w:w="900" w:type="pct"/>
            <w:gridSpan w:val="2"/>
          </w:tcPr>
          <w:p w:rsidR="00645A02" w:rsidP="00645A02" w:rsidRDefault="00645A02" w14:paraId="34B25790" w14:textId="77777777">
            <w:pPr>
              <w:pStyle w:val="HeaderTable"/>
            </w:pPr>
          </w:p>
        </w:tc>
        <w:tc>
          <w:tcPr>
            <w:tcW w:w="3074" w:type="pct"/>
          </w:tcPr>
          <w:p w:rsidRPr="00BD6930" w:rsidR="00645A02" w:rsidP="00645A02" w:rsidRDefault="00645A02" w14:paraId="38D5FA04" w14:textId="77777777">
            <w:pPr>
              <w:spacing w:after="0"/>
              <w:rPr>
                <w:rFonts w:cs="CordiaUPC"/>
              </w:rPr>
            </w:pPr>
            <w:r w:rsidRPr="00BD6930">
              <w:rPr>
                <w:rFonts w:cs="Angsana New"/>
                <w:cs/>
              </w:rPr>
              <w:t xml:space="preserve">แสดงข้อมูลใน </w:t>
            </w:r>
            <w:r w:rsidRPr="00BD6930">
              <w:rPr>
                <w:rFonts w:cs="CordiaUPC"/>
              </w:rPr>
              <w:t>Format</w:t>
            </w:r>
          </w:p>
          <w:p w:rsidR="00645A02" w:rsidP="00645A02" w:rsidRDefault="00645A02" w14:paraId="03E548F8" w14:textId="00358CA3">
            <w:pPr>
              <w:spacing w:after="0"/>
              <w:rPr>
                <w:cs/>
              </w:rPr>
            </w:pPr>
            <w:r>
              <w:rPr>
                <w:color w:val="000000" w:themeColor="text1"/>
              </w:rPr>
              <w:t xml:space="preserve">packageGroupName </w:t>
            </w:r>
            <w:r>
              <w:rPr>
                <w:rFonts w:hint="cs"/>
                <w:color w:val="000000" w:themeColor="text1"/>
                <w:cs/>
              </w:rPr>
              <w:t xml:space="preserve">หรือ </w:t>
            </w:r>
            <w:r>
              <w:rPr>
                <w:color w:val="000000" w:themeColor="text1"/>
              </w:rPr>
              <w:t>cpGroupName</w:t>
            </w:r>
          </w:p>
        </w:tc>
      </w:tr>
      <w:tr w:rsidRPr="008979A8" w:rsidR="00645A02" w:rsidTr="00984607" w14:paraId="2DE4D754" w14:textId="77777777">
        <w:trPr>
          <w:trHeight w:val="111"/>
        </w:trPr>
        <w:tc>
          <w:tcPr>
            <w:tcW w:w="1026" w:type="pct"/>
            <w:gridSpan w:val="2"/>
          </w:tcPr>
          <w:p w:rsidR="00645A02" w:rsidP="00645A02" w:rsidRDefault="00645A02" w14:paraId="1729FAAA" w14:textId="030CC206">
            <w:pPr>
              <w:rPr>
                <w:rFonts w:cs="CordiaUPC"/>
                <w:szCs w:val="36"/>
              </w:rPr>
            </w:pPr>
            <w:r>
              <w:rPr>
                <w:color w:val="000000" w:themeColor="text1"/>
              </w:rPr>
              <w:t>services</w:t>
            </w:r>
          </w:p>
        </w:tc>
        <w:tc>
          <w:tcPr>
            <w:tcW w:w="900" w:type="pct"/>
            <w:gridSpan w:val="2"/>
          </w:tcPr>
          <w:p w:rsidR="00645A02" w:rsidP="00645A02" w:rsidRDefault="00645A02" w14:paraId="40821BC8" w14:textId="77777777">
            <w:pPr>
              <w:pStyle w:val="HeaderTable"/>
            </w:pPr>
          </w:p>
        </w:tc>
        <w:tc>
          <w:tcPr>
            <w:tcW w:w="3074" w:type="pct"/>
          </w:tcPr>
          <w:p w:rsidRPr="00BD6930" w:rsidR="00645A02" w:rsidP="00645A02" w:rsidRDefault="00645A02" w14:paraId="5CD9B8D0" w14:textId="77777777">
            <w:pPr>
              <w:spacing w:after="0"/>
              <w:rPr>
                <w:rFonts w:cs="CordiaUPC"/>
              </w:rPr>
            </w:pPr>
            <w:r w:rsidRPr="00BD6930">
              <w:rPr>
                <w:rFonts w:cs="Angsana New"/>
                <w:cs/>
              </w:rPr>
              <w:t xml:space="preserve">แสดงข้อมูลใน </w:t>
            </w:r>
            <w:r w:rsidRPr="00BD6930">
              <w:rPr>
                <w:rFonts w:cs="CordiaUPC"/>
              </w:rPr>
              <w:t>Format</w:t>
            </w:r>
          </w:p>
          <w:p w:rsidRPr="00BD6930" w:rsidR="00645A02" w:rsidP="00645A02" w:rsidRDefault="00645A02" w14:paraId="5A70A132" w14:textId="7216F1C1">
            <w:pPr>
              <w:spacing w:after="0"/>
              <w:rPr>
                <w:rFonts w:cs="CordiaUPC"/>
              </w:rPr>
            </w:pPr>
            <w:r>
              <w:rPr>
                <w:color w:val="000000" w:themeColor="text1"/>
              </w:rPr>
              <w:t>services</w:t>
            </w:r>
            <w:r>
              <w:rPr>
                <w:rFonts w:cs="Angsana New"/>
                <w:color w:val="000000" w:themeColor="text1"/>
                <w:cs/>
              </w:rPr>
              <w:t xml:space="preserve"> </w:t>
            </w:r>
            <w:r>
              <w:rPr>
                <w:rFonts w:hint="cs"/>
                <w:color w:val="000000" w:themeColor="text1"/>
                <w:cs/>
              </w:rPr>
              <w:t xml:space="preserve">หรือ </w:t>
            </w:r>
            <w:r>
              <w:rPr>
                <w:color w:val="000000" w:themeColor="text1"/>
              </w:rPr>
              <w:t>servicesCp</w:t>
            </w:r>
          </w:p>
        </w:tc>
      </w:tr>
      <w:tr w:rsidRPr="008979A8" w:rsidR="00645A02" w:rsidTr="00984607" w14:paraId="6C68A047" w14:textId="1802967A">
        <w:trPr>
          <w:trHeight w:val="111"/>
        </w:trPr>
        <w:tc>
          <w:tcPr>
            <w:tcW w:w="1026" w:type="pct"/>
            <w:gridSpan w:val="2"/>
          </w:tcPr>
          <w:p w:rsidR="00645A02" w:rsidP="00645A02" w:rsidRDefault="00645A02" w14:paraId="68166F4D" w14:textId="025D306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platform</w:t>
            </w:r>
          </w:p>
        </w:tc>
        <w:tc>
          <w:tcPr>
            <w:tcW w:w="900" w:type="pct"/>
            <w:gridSpan w:val="2"/>
          </w:tcPr>
          <w:p w:rsidR="00645A02" w:rsidP="00645A02" w:rsidRDefault="00645A02" w14:paraId="3FB8D229" w14:textId="4C15D626">
            <w:pPr>
              <w:pStyle w:val="HeaderTable"/>
            </w:pPr>
          </w:p>
        </w:tc>
        <w:tc>
          <w:tcPr>
            <w:tcW w:w="3074" w:type="pct"/>
          </w:tcPr>
          <w:p w:rsidRPr="00BD6930" w:rsidR="00645A02" w:rsidP="00645A02" w:rsidRDefault="00645A02" w14:paraId="7977DB52" w14:textId="39001819">
            <w:pPr>
              <w:spacing w:after="0"/>
              <w:rPr>
                <w:rFonts w:cs="CordiaUPC"/>
              </w:rPr>
            </w:pPr>
            <w:r w:rsidRPr="00BD6930">
              <w:rPr>
                <w:rFonts w:cs="Angsana New"/>
                <w:cs/>
              </w:rPr>
              <w:t xml:space="preserve">แสดงข้อมูลใน </w:t>
            </w:r>
            <w:r w:rsidRPr="00BD6930">
              <w:rPr>
                <w:rFonts w:cs="CordiaUPC"/>
              </w:rPr>
              <w:t>Format</w:t>
            </w:r>
          </w:p>
          <w:p w:rsidR="00645A02" w:rsidP="00645A02" w:rsidRDefault="00645A02" w14:paraId="711FC6C4" w14:textId="48FAE40A">
            <w:pPr>
              <w:spacing w:after="0"/>
              <w:rPr>
                <w:rFonts w:cs="CordiaUPC"/>
              </w:rPr>
            </w:pPr>
            <w:r>
              <w:rPr>
                <w:rFonts w:cs="CordiaUPC"/>
              </w:rPr>
              <w:t>platform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หรือ </w:t>
            </w:r>
            <w:r>
              <w:rPr>
                <w:rFonts w:cs="CordiaUPC"/>
              </w:rPr>
              <w:t>platformCp</w:t>
            </w:r>
          </w:p>
          <w:p w:rsidRPr="00BD6930" w:rsidR="00645A02" w:rsidP="00645A02" w:rsidRDefault="00645A02" w14:paraId="30634C08" w14:textId="7A688D53">
            <w:pPr>
              <w:spacing w:after="0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ถ้ามีค่ามากกว่า </w:t>
            </w:r>
            <w:r>
              <w:rPr>
                <w:rFonts w:cs="CordiaUPC"/>
              </w:rPr>
              <w:t>1</w:t>
            </w:r>
            <w:r>
              <w:rPr>
                <w:rFonts w:hint="cs" w:cs="Angsana New"/>
                <w:cs/>
              </w:rPr>
              <w:t xml:space="preserve">  ค่า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>ให้ขึ้นบรรทัดใหม่</w:t>
            </w:r>
          </w:p>
        </w:tc>
      </w:tr>
      <w:tr w:rsidRPr="008979A8" w:rsidR="00645A02" w:rsidTr="00984607" w14:paraId="7BD6E61A" w14:textId="77777777">
        <w:trPr>
          <w:trHeight w:val="111"/>
        </w:trPr>
        <w:tc>
          <w:tcPr>
            <w:tcW w:w="1026" w:type="pct"/>
            <w:gridSpan w:val="2"/>
          </w:tcPr>
          <w:p w:rsidR="00645A02" w:rsidP="00645A02" w:rsidRDefault="00645A02" w14:paraId="2FF3AFF4" w14:textId="46D5BA9A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Fix Cost</w:t>
            </w:r>
          </w:p>
        </w:tc>
        <w:tc>
          <w:tcPr>
            <w:tcW w:w="900" w:type="pct"/>
            <w:gridSpan w:val="2"/>
          </w:tcPr>
          <w:p w:rsidR="00645A02" w:rsidP="00645A02" w:rsidRDefault="00645A02" w14:paraId="32B1FD08" w14:textId="77777777">
            <w:pPr>
              <w:pStyle w:val="HeaderTable"/>
            </w:pPr>
          </w:p>
        </w:tc>
        <w:tc>
          <w:tcPr>
            <w:tcW w:w="3074" w:type="pct"/>
          </w:tcPr>
          <w:p w:rsidR="00645A02" w:rsidP="00645A02" w:rsidRDefault="00645A02" w14:paraId="2C6EB77E" w14:textId="40316699">
            <w:pPr>
              <w:spacing w:after="0"/>
              <w:rPr>
                <w:rFonts w:cs="CordiaUPC"/>
              </w:rPr>
            </w:pPr>
            <w:r w:rsidRPr="00BD6930">
              <w:rPr>
                <w:rFonts w:cs="Angsana New"/>
                <w:cs/>
              </w:rPr>
              <w:t xml:space="preserve">แสดงข้อมูลใน </w:t>
            </w:r>
            <w:r>
              <w:rPr>
                <w:rFonts w:cs="CordiaUPC"/>
              </w:rPr>
              <w:t>Format</w:t>
            </w:r>
          </w:p>
          <w:p w:rsidR="00645A02" w:rsidP="00645A02" w:rsidRDefault="00645A02" w14:paraId="4239DAAB" w14:textId="76FED774">
            <w:pPr>
              <w:spacing w:after="0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ถ้า </w:t>
            </w:r>
            <w:r>
              <w:rPr>
                <w:rFonts w:cs="CordiaUPC"/>
              </w:rPr>
              <w:t xml:space="preserve">soureContent </w:t>
            </w:r>
            <w:r>
              <w:rPr>
                <w:rFonts w:cs="Angsana New"/>
                <w:cs/>
              </w:rPr>
              <w:t>= “</w:t>
            </w:r>
            <w:r>
              <w:rPr>
                <w:rFonts w:cs="CordiaUPC"/>
              </w:rPr>
              <w:t>Package Group</w:t>
            </w:r>
            <w:r>
              <w:rPr>
                <w:rFonts w:cs="Angsana New"/>
                <w:cs/>
              </w:rPr>
              <w:t>”</w:t>
            </w:r>
          </w:p>
          <w:p w:rsidRPr="004B0876" w:rsidR="00645A02" w:rsidP="00645A02" w:rsidRDefault="00645A02" w14:paraId="6F84F88C" w14:textId="3277FE43">
            <w:pPr>
              <w:pStyle w:val="ListParagraph"/>
              <w:numPr>
                <w:ilvl w:val="0"/>
                <w:numId w:val="247"/>
              </w:numPr>
              <w:spacing w:after="0"/>
              <w:rPr>
                <w:rFonts w:cs="CordiaUPC"/>
              </w:rPr>
            </w:pPr>
            <w:r w:rsidRPr="00090FB6">
              <w:rPr>
                <w:color w:val="000000" w:themeColor="text1"/>
              </w:rPr>
              <w:t>cpGroupName</w:t>
            </w:r>
            <w:r w:rsidRPr="004B0876">
              <w:rPr>
                <w:rFonts w:cs="Angsana New"/>
                <w:cs/>
              </w:rPr>
              <w:t xml:space="preserve"> + “ </w:t>
            </w:r>
            <w:r>
              <w:rPr>
                <w:rFonts w:cs="Angsana New"/>
                <w:cs/>
              </w:rPr>
              <w:t>–</w:t>
            </w:r>
            <w:r w:rsidRPr="004B0876">
              <w:rPr>
                <w:rFonts w:cs="Angsana New"/>
                <w:cs/>
              </w:rPr>
              <w:t xml:space="preserve"> ” + </w:t>
            </w:r>
            <w:r w:rsidRPr="004B0876">
              <w:rPr>
                <w:rFonts w:cs="CordiaUPC"/>
              </w:rPr>
              <w:t>fixCost</w:t>
            </w:r>
          </w:p>
          <w:p w:rsidR="00645A02" w:rsidP="00645A02" w:rsidRDefault="00645A02" w14:paraId="44DD367D" w14:textId="4C890D90">
            <w:pPr>
              <w:spacing w:after="0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ถ้า </w:t>
            </w:r>
            <w:r>
              <w:rPr>
                <w:rFonts w:cs="CordiaUPC"/>
              </w:rPr>
              <w:t xml:space="preserve">soureContent </w:t>
            </w:r>
            <w:r>
              <w:rPr>
                <w:rFonts w:cs="Angsana New"/>
                <w:cs/>
              </w:rPr>
              <w:t>= “</w:t>
            </w:r>
            <w:r>
              <w:rPr>
                <w:rFonts w:cs="CordiaUPC"/>
              </w:rPr>
              <w:t>Content Partner</w:t>
            </w:r>
            <w:r>
              <w:rPr>
                <w:rFonts w:cs="Angsana New"/>
                <w:cs/>
              </w:rPr>
              <w:t>”</w:t>
            </w:r>
          </w:p>
          <w:p w:rsidRPr="004B0876" w:rsidR="00645A02" w:rsidP="00645A02" w:rsidRDefault="00645A02" w14:paraId="7144EA21" w14:textId="0A0BECA4">
            <w:pPr>
              <w:pStyle w:val="ListParagraph"/>
              <w:numPr>
                <w:ilvl w:val="0"/>
                <w:numId w:val="247"/>
              </w:numPr>
              <w:spacing w:after="0"/>
              <w:rPr>
                <w:rFonts w:cs="CordiaUPC"/>
              </w:rPr>
            </w:pPr>
            <w:r w:rsidRPr="004B0876">
              <w:rPr>
                <w:rFonts w:cs="CordiaUPC"/>
              </w:rPr>
              <w:t>fixCostCp</w:t>
            </w:r>
          </w:p>
        </w:tc>
      </w:tr>
      <w:tr w:rsidRPr="008979A8" w:rsidR="00645A02" w:rsidTr="00984607" w14:paraId="16B9EE08" w14:textId="77777777">
        <w:trPr>
          <w:trHeight w:val="108"/>
        </w:trPr>
        <w:tc>
          <w:tcPr>
            <w:tcW w:w="1026" w:type="pct"/>
            <w:gridSpan w:val="2"/>
          </w:tcPr>
          <w:p w:rsidRPr="00F03FBF" w:rsidR="00645A02" w:rsidP="00645A02" w:rsidRDefault="00645A02" w14:paraId="6E6F9867" w14:textId="77777777">
            <w:pPr>
              <w:rPr>
                <w:rFonts w:cs="CordiaUPC"/>
                <w:szCs w:val="36"/>
              </w:rPr>
            </w:pPr>
            <w:r w:rsidRPr="00F03FBF">
              <w:rPr>
                <w:rFonts w:cs="CordiaUPC"/>
                <w:szCs w:val="36"/>
              </w:rPr>
              <w:t>Duration</w:t>
            </w:r>
          </w:p>
        </w:tc>
        <w:tc>
          <w:tcPr>
            <w:tcW w:w="900" w:type="pct"/>
            <w:gridSpan w:val="2"/>
          </w:tcPr>
          <w:p w:rsidR="00645A02" w:rsidP="00645A02" w:rsidRDefault="00645A02" w14:paraId="4A368800" w14:textId="77777777">
            <w:pPr>
              <w:pStyle w:val="HeaderTable"/>
            </w:pPr>
          </w:p>
        </w:tc>
        <w:tc>
          <w:tcPr>
            <w:tcW w:w="3074" w:type="pct"/>
          </w:tcPr>
          <w:p w:rsidR="00645A02" w:rsidP="00645A02" w:rsidRDefault="00645A02" w14:paraId="290C4716" w14:textId="77777777">
            <w:pPr>
              <w:spacing w:after="0"/>
            </w:pPr>
            <w:r>
              <w:rPr>
                <w:rFonts w:hint="cs"/>
                <w:cs/>
              </w:rPr>
              <w:t xml:space="preserve">แสดงข้อมูลใน </w:t>
            </w:r>
            <w:r>
              <w:t>Format</w:t>
            </w:r>
          </w:p>
          <w:p w:rsidR="00645A02" w:rsidP="00645A02" w:rsidRDefault="00645A02" w14:paraId="570FDDB9" w14:textId="40622755">
            <w:pPr>
              <w:spacing w:after="0"/>
            </w:pPr>
            <w:r>
              <w:t>d</w:t>
            </w:r>
            <w:r w:rsidRPr="00BD6930">
              <w:t xml:space="preserve">urationFrom </w:t>
            </w:r>
            <w:r w:rsidRPr="00BD6930">
              <w:rPr>
                <w:rFonts w:cs="Angsana New"/>
                <w:cs/>
              </w:rPr>
              <w:t xml:space="preserve">+ “ </w:t>
            </w:r>
            <w:r>
              <w:rPr>
                <w:rFonts w:cs="Angsana New"/>
                <w:cs/>
              </w:rPr>
              <w:t>–</w:t>
            </w:r>
            <w:r w:rsidRPr="00BD6930">
              <w:rPr>
                <w:rFonts w:cs="Angsana New"/>
                <w:cs/>
              </w:rPr>
              <w:t xml:space="preserve"> ” </w:t>
            </w:r>
            <w:r>
              <w:t>d</w:t>
            </w:r>
            <w:r w:rsidRPr="00BD6930">
              <w:t xml:space="preserve">urationTo </w:t>
            </w:r>
            <w:r w:rsidRPr="00BD6930">
              <w:rPr>
                <w:rFonts w:cs="Angsana New"/>
                <w:cs/>
              </w:rPr>
              <w:t xml:space="preserve">+ “ ” + </w:t>
            </w:r>
            <w:r>
              <w:t>d</w:t>
            </w:r>
            <w:r w:rsidRPr="00BD6930">
              <w:t>urationUnit</w:t>
            </w:r>
          </w:p>
        </w:tc>
      </w:tr>
      <w:tr w:rsidRPr="008979A8" w:rsidR="00645A02" w:rsidTr="00984607" w14:paraId="2FBFC628" w14:textId="77777777">
        <w:trPr>
          <w:trHeight w:val="108"/>
        </w:trPr>
        <w:tc>
          <w:tcPr>
            <w:tcW w:w="1026" w:type="pct"/>
            <w:gridSpan w:val="2"/>
          </w:tcPr>
          <w:p w:rsidRPr="00F03FBF" w:rsidR="00645A02" w:rsidP="00645A02" w:rsidRDefault="00645A02" w14:paraId="75ED6AFD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Bill Cycle</w:t>
            </w:r>
          </w:p>
        </w:tc>
        <w:tc>
          <w:tcPr>
            <w:tcW w:w="900" w:type="pct"/>
            <w:gridSpan w:val="2"/>
          </w:tcPr>
          <w:p w:rsidR="00645A02" w:rsidP="00645A02" w:rsidRDefault="00645A02" w14:paraId="302E740E" w14:textId="77777777">
            <w:pPr>
              <w:pStyle w:val="HeaderTable"/>
            </w:pPr>
          </w:p>
        </w:tc>
        <w:tc>
          <w:tcPr>
            <w:tcW w:w="3074" w:type="pct"/>
          </w:tcPr>
          <w:p w:rsidR="00645A02" w:rsidP="00645A02" w:rsidRDefault="00645A02" w14:paraId="01271894" w14:textId="1CC3B469">
            <w:pPr>
              <w:spacing w:after="0"/>
            </w:pPr>
            <w:r>
              <w:t xml:space="preserve">Visible </w:t>
            </w:r>
            <w:r>
              <w:rPr>
                <w:rFonts w:hint="cs"/>
                <w:cs/>
              </w:rPr>
              <w:t xml:space="preserve">เมื่อ </w:t>
            </w:r>
            <w:r w:rsidRPr="00766CC1">
              <w:t>customerType</w:t>
            </w:r>
            <w:r>
              <w:rPr>
                <w:rFonts w:hint="cs"/>
                <w:cs/>
              </w:rPr>
              <w:t xml:space="preserve"> เป็น </w:t>
            </w:r>
            <w:r>
              <w:rPr>
                <w:rFonts w:cs="Angsana New"/>
                <w:cs/>
              </w:rPr>
              <w:t>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 w:cs="Angsana New"/>
                <w:cs/>
              </w:rPr>
              <w:t xml:space="preserve"> หรือ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All</w:t>
            </w:r>
            <w:r>
              <w:rPr>
                <w:rFonts w:cs="Angsana New"/>
                <w:cs/>
              </w:rPr>
              <w:t>”</w:t>
            </w:r>
          </w:p>
          <w:p w:rsidR="00645A02" w:rsidP="00645A02" w:rsidRDefault="00645A02" w14:paraId="53E690EC" w14:textId="77777777">
            <w:pPr>
              <w:spacing w:after="0"/>
            </w:pPr>
            <w:r>
              <w:rPr>
                <w:rFonts w:hint="cs"/>
                <w:cs/>
              </w:rPr>
              <w:t xml:space="preserve">แสดงข้อมูลใน </w:t>
            </w:r>
            <w:r>
              <w:t>Format</w:t>
            </w:r>
          </w:p>
          <w:p w:rsidR="00645A02" w:rsidP="00645A02" w:rsidRDefault="00645A02" w14:paraId="4F529F8D" w14:textId="77777777">
            <w:pPr>
              <w:spacing w:after="0"/>
              <w:rPr>
                <w:cs/>
              </w:rPr>
            </w:pPr>
            <w:r>
              <w:t xml:space="preserve">billCycleValue </w:t>
            </w:r>
            <w:r>
              <w:rPr>
                <w:rFonts w:cs="Angsana New"/>
                <w:cs/>
              </w:rPr>
              <w:t xml:space="preserve">+ “ “ + </w:t>
            </w:r>
            <w:r>
              <w:t>billCycleUnit</w:t>
            </w:r>
          </w:p>
        </w:tc>
      </w:tr>
      <w:tr w:rsidRPr="008979A8" w:rsidR="00645A02" w:rsidTr="00984607" w14:paraId="19BD4D9B" w14:textId="77777777">
        <w:trPr>
          <w:trHeight w:val="108"/>
        </w:trPr>
        <w:tc>
          <w:tcPr>
            <w:tcW w:w="1026" w:type="pct"/>
            <w:gridSpan w:val="2"/>
          </w:tcPr>
          <w:p w:rsidRPr="003A1FD8" w:rsidR="00645A02" w:rsidP="00645A02" w:rsidRDefault="00645A02" w14:paraId="6B21AF84" w14:textId="77777777">
            <w:pPr>
              <w:rPr>
                <w:rFonts w:cs="CordiaUPC"/>
              </w:rPr>
            </w:pPr>
            <w:r w:rsidRPr="003A1FD8">
              <w:rPr>
                <w:rFonts w:cs="CordiaUPC"/>
              </w:rPr>
              <w:t>Action</w:t>
            </w:r>
          </w:p>
          <w:p w:rsidRPr="003A1FD8" w:rsidR="00645A02" w:rsidP="00645A02" w:rsidRDefault="00645A02" w14:paraId="065743A2" w14:textId="77777777">
            <w:pPr>
              <w:pStyle w:val="ListParagraph"/>
              <w:numPr>
                <w:ilvl w:val="0"/>
                <w:numId w:val="13"/>
              </w:numPr>
              <w:rPr>
                <w:rFonts w:cs="CordiaUPC"/>
              </w:rPr>
            </w:pPr>
            <w:r w:rsidRPr="003A1FD8">
              <w:rPr>
                <w:rFonts w:hint="cs" w:cs="Angsana New"/>
                <w:cs/>
              </w:rPr>
              <w:t>ปุ่ม</w:t>
            </w:r>
            <w:r w:rsidRPr="003A1FD8">
              <w:rPr>
                <w:rFonts w:cs="CordiaUPC"/>
              </w:rPr>
              <w:t>Edit</w:t>
            </w:r>
          </w:p>
        </w:tc>
        <w:tc>
          <w:tcPr>
            <w:tcW w:w="900" w:type="pct"/>
            <w:gridSpan w:val="2"/>
          </w:tcPr>
          <w:p w:rsidR="00645A02" w:rsidP="00645A02" w:rsidRDefault="00645A02" w14:paraId="5CCA47E3" w14:textId="77777777">
            <w:r>
              <w:t>Button</w:t>
            </w:r>
          </w:p>
        </w:tc>
        <w:tc>
          <w:tcPr>
            <w:tcW w:w="3074" w:type="pct"/>
          </w:tcPr>
          <w:p w:rsidRPr="0079598B" w:rsidR="00645A02" w:rsidP="00645A02" w:rsidRDefault="00645A02" w14:paraId="5734A57B" w14:textId="77777777">
            <w:pPr>
              <w:rPr>
                <w:rFonts w:cs="CordiaUPC"/>
                <w:cs/>
              </w:rPr>
            </w:pPr>
            <w:r w:rsidRPr="0079598B">
              <w:rPr>
                <w:rFonts w:cs="Angsana New"/>
                <w:cs/>
              </w:rPr>
              <w:t xml:space="preserve">เมื่อกดปุ่มให้ทำการ </w:t>
            </w:r>
            <w:r w:rsidRPr="0079598B">
              <w:rPr>
                <w:rFonts w:cs="CordiaUPC"/>
              </w:rPr>
              <w:t>Visible Detail Section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และดึงข้อมูลของ </w:t>
            </w:r>
            <w:r>
              <w:rPr>
                <w:rFonts w:cs="CordiaUPC"/>
              </w:rPr>
              <w:t xml:space="preserve">Row </w:t>
            </w:r>
            <w:r>
              <w:rPr>
                <w:rFonts w:hint="cs" w:cs="Angsana New"/>
                <w:cs/>
              </w:rPr>
              <w:t>นั้นๆ มาแสดง</w:t>
            </w:r>
          </w:p>
        </w:tc>
      </w:tr>
      <w:tr w:rsidRPr="008979A8" w:rsidR="00645A02" w:rsidTr="00984607" w14:paraId="11EAA8FD" w14:textId="77777777">
        <w:trPr>
          <w:trHeight w:val="108"/>
        </w:trPr>
        <w:tc>
          <w:tcPr>
            <w:tcW w:w="1026" w:type="pct"/>
            <w:gridSpan w:val="2"/>
          </w:tcPr>
          <w:p w:rsidRPr="003A1FD8" w:rsidR="00645A02" w:rsidP="00645A02" w:rsidRDefault="00645A02" w14:paraId="0E56F8B2" w14:textId="77777777">
            <w:pPr>
              <w:rPr>
                <w:rFonts w:cs="CordiaUPC"/>
              </w:rPr>
            </w:pPr>
            <w:r w:rsidRPr="003A1FD8">
              <w:rPr>
                <w:rFonts w:cs="CordiaUPC"/>
              </w:rPr>
              <w:t>Action</w:t>
            </w:r>
          </w:p>
          <w:p w:rsidRPr="003A1FD8" w:rsidR="00645A02" w:rsidP="00645A02" w:rsidRDefault="00645A02" w14:paraId="398F7FC9" w14:textId="77777777">
            <w:pPr>
              <w:pStyle w:val="ListParagraph"/>
              <w:numPr>
                <w:ilvl w:val="0"/>
                <w:numId w:val="14"/>
              </w:numPr>
              <w:rPr>
                <w:rFonts w:cs="CordiaUPC"/>
              </w:rPr>
            </w:pPr>
            <w:r w:rsidRPr="003A1FD8">
              <w:rPr>
                <w:rFonts w:hint="cs" w:cs="Angsana New"/>
                <w:cs/>
              </w:rPr>
              <w:t xml:space="preserve">ปุ่ม </w:t>
            </w:r>
            <w:r w:rsidRPr="003A1FD8">
              <w:rPr>
                <w:rFonts w:cs="CordiaUPC"/>
              </w:rPr>
              <w:t>Delete</w:t>
            </w:r>
          </w:p>
        </w:tc>
        <w:tc>
          <w:tcPr>
            <w:tcW w:w="900" w:type="pct"/>
            <w:gridSpan w:val="2"/>
          </w:tcPr>
          <w:p w:rsidR="00645A02" w:rsidP="00645A02" w:rsidRDefault="00645A02" w14:paraId="5126018F" w14:textId="77777777">
            <w:r>
              <w:t>Button</w:t>
            </w:r>
          </w:p>
        </w:tc>
        <w:tc>
          <w:tcPr>
            <w:tcW w:w="3074" w:type="pct"/>
          </w:tcPr>
          <w:p w:rsidRPr="0079598B" w:rsidR="00645A02" w:rsidP="00645A02" w:rsidRDefault="00645A02" w14:paraId="3A16A5FD" w14:textId="77777777">
            <w:pPr>
              <w:rPr>
                <w:rFonts w:cs="CordiaUPC"/>
                <w:cs/>
              </w:rPr>
            </w:pPr>
            <w:r w:rsidRPr="0079598B">
              <w:rPr>
                <w:rFonts w:cs="Angsana New"/>
                <w:cs/>
              </w:rPr>
              <w:t>เมื่</w:t>
            </w:r>
            <w:r>
              <w:rPr>
                <w:rFonts w:hint="cs" w:cs="Angsana New"/>
                <w:cs/>
              </w:rPr>
              <w:t>อ</w:t>
            </w:r>
            <w:r w:rsidRPr="0079598B">
              <w:rPr>
                <w:rFonts w:cs="Angsana New"/>
                <w:cs/>
              </w:rPr>
              <w:t>กดปุ่มให้ทำการ</w:t>
            </w:r>
            <w:r>
              <w:rPr>
                <w:rFonts w:cs="CordiaUPC"/>
              </w:rPr>
              <w:t xml:space="preserve"> Delete </w:t>
            </w:r>
            <w:r>
              <w:rPr>
                <w:rFonts w:hint="cs" w:cs="Angsana New"/>
                <w:cs/>
              </w:rPr>
              <w:t xml:space="preserve">ข้อมูลของ </w:t>
            </w:r>
            <w:r>
              <w:rPr>
                <w:rFonts w:cs="CordiaUPC"/>
              </w:rPr>
              <w:t xml:space="preserve">Row </w:t>
            </w:r>
            <w:r>
              <w:rPr>
                <w:rFonts w:hint="cs" w:cs="Angsana New"/>
                <w:cs/>
              </w:rPr>
              <w:t>นั้นๆ</w:t>
            </w:r>
          </w:p>
        </w:tc>
      </w:tr>
      <w:tr w:rsidRPr="008979A8" w:rsidR="00645A02" w:rsidTr="00984607" w14:paraId="00280123" w14:textId="77777777">
        <w:trPr>
          <w:trHeight w:val="108"/>
        </w:trPr>
        <w:tc>
          <w:tcPr>
            <w:tcW w:w="1026" w:type="pct"/>
            <w:gridSpan w:val="2"/>
          </w:tcPr>
          <w:p w:rsidRPr="003A1FD8" w:rsidR="00645A02" w:rsidP="00645A02" w:rsidRDefault="00645A02" w14:paraId="7261AFB9" w14:textId="77777777">
            <w:pPr>
              <w:rPr>
                <w:rFonts w:cs="CordiaUPC"/>
              </w:rPr>
            </w:pPr>
            <w:r w:rsidRPr="003A1FD8">
              <w:rPr>
                <w:rFonts w:hint="cs" w:cs="Angsana New"/>
                <w:cs/>
              </w:rPr>
              <w:t xml:space="preserve">ปุ่ม </w:t>
            </w:r>
            <w:r w:rsidRPr="003A1FD8">
              <w:rPr>
                <w:rFonts w:cs="Angsana New"/>
                <w:cs/>
              </w:rPr>
              <w:t>+</w:t>
            </w:r>
          </w:p>
        </w:tc>
        <w:tc>
          <w:tcPr>
            <w:tcW w:w="900" w:type="pct"/>
            <w:gridSpan w:val="2"/>
          </w:tcPr>
          <w:p w:rsidR="00645A02" w:rsidP="00645A02" w:rsidRDefault="00645A02" w14:paraId="289F46CB" w14:textId="77777777">
            <w:r>
              <w:t>Button</w:t>
            </w:r>
          </w:p>
        </w:tc>
        <w:tc>
          <w:tcPr>
            <w:tcW w:w="3074" w:type="pct"/>
          </w:tcPr>
          <w:p w:rsidR="00645A02" w:rsidP="00645A02" w:rsidRDefault="00645A02" w14:paraId="016B9385" w14:textId="77777777">
            <w:pPr>
              <w:rPr>
                <w:rFonts w:cs="CordiaUPC"/>
              </w:rPr>
            </w:pPr>
            <w:r w:rsidRPr="007D14C9">
              <w:rPr>
                <w:rFonts w:cs="Angsana New"/>
                <w:cs/>
              </w:rPr>
              <w:t xml:space="preserve">เมื่อกดปุ่มให้ทำการ </w:t>
            </w:r>
            <w:r w:rsidRPr="007D14C9">
              <w:rPr>
                <w:rFonts w:cs="CordiaUPC"/>
              </w:rPr>
              <w:t>Visible Detail Section</w:t>
            </w:r>
          </w:p>
          <w:p w:rsidR="00645A02" w:rsidP="00645A02" w:rsidRDefault="00645A02" w14:paraId="17070A85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 </w:t>
            </w:r>
            <w:r>
              <w:rPr>
                <w:rFonts w:cs="CordiaUPC"/>
              </w:rPr>
              <w:t xml:space="preserve">Default </w:t>
            </w:r>
            <w:r>
              <w:rPr>
                <w:rFonts w:hint="cs" w:cs="Angsana New"/>
                <w:cs/>
              </w:rPr>
              <w:t xml:space="preserve">ค่าใน </w:t>
            </w:r>
            <w:r>
              <w:rPr>
                <w:rFonts w:cs="CordiaUPC"/>
              </w:rPr>
              <w:t xml:space="preserve">Detail Section </w:t>
            </w:r>
            <w:r>
              <w:rPr>
                <w:rFonts w:hint="cs" w:cs="Angsana New"/>
                <w:cs/>
              </w:rPr>
              <w:t>ดังต่อไปนี้</w:t>
            </w:r>
          </w:p>
          <w:p w:rsidR="00645A02" w:rsidP="00645A02" w:rsidRDefault="00645A02" w14:paraId="2267B062" w14:textId="77777777">
            <w:pPr>
              <w:pStyle w:val="ListParagraph"/>
              <w:numPr>
                <w:ilvl w:val="0"/>
                <w:numId w:val="14"/>
              </w:numPr>
              <w:rPr>
                <w:rFonts w:cs="CordiaUPC"/>
              </w:rPr>
            </w:pPr>
            <w:r>
              <w:t>sourceContent</w:t>
            </w:r>
            <w:r w:rsidRPr="00733E95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= “</w:t>
            </w:r>
            <w:r>
              <w:rPr>
                <w:rFonts w:cs="CordiaUPC"/>
              </w:rPr>
              <w:t>Package Group</w:t>
            </w:r>
            <w:r w:rsidRPr="00733E95">
              <w:rPr>
                <w:rFonts w:cs="Angsana New"/>
                <w:cs/>
              </w:rPr>
              <w:t>”</w:t>
            </w:r>
          </w:p>
          <w:p w:rsidR="00645A02" w:rsidP="00645A02" w:rsidRDefault="00645A02" w14:paraId="699743B0" w14:textId="77777777">
            <w:pPr>
              <w:pStyle w:val="ListParagraph"/>
              <w:numPr>
                <w:ilvl w:val="0"/>
                <w:numId w:val="14"/>
              </w:numPr>
              <w:rPr>
                <w:rFonts w:cs="CordiaUPC"/>
              </w:rPr>
            </w:pPr>
            <w:r>
              <w:rPr>
                <w:rFonts w:cs="CordiaUPC"/>
              </w:rPr>
              <w:t>d</w:t>
            </w:r>
            <w:r w:rsidRPr="008979A8">
              <w:rPr>
                <w:rFonts w:cs="CordiaUPC"/>
              </w:rPr>
              <w:t>urationType</w:t>
            </w:r>
            <w:r>
              <w:rPr>
                <w:rFonts w:cs="Angsana New"/>
                <w:cs/>
              </w:rPr>
              <w:t xml:space="preserve"> =  “</w:t>
            </w:r>
            <w:r>
              <w:rPr>
                <w:rFonts w:cs="CordiaUPC"/>
              </w:rPr>
              <w:t>Depend on Package</w:t>
            </w:r>
            <w:r>
              <w:rPr>
                <w:rFonts w:cs="Angsana New"/>
                <w:cs/>
              </w:rPr>
              <w:t>”</w:t>
            </w:r>
          </w:p>
          <w:p w:rsidRPr="00BF4250" w:rsidR="00645A02" w:rsidP="00645A02" w:rsidRDefault="00645A02" w14:paraId="6B0CA78D" w14:textId="77777777">
            <w:pPr>
              <w:pStyle w:val="ListParagraph"/>
              <w:numPr>
                <w:ilvl w:val="0"/>
                <w:numId w:val="14"/>
              </w:numPr>
              <w:rPr>
                <w:rFonts w:cs="CordiaUPC"/>
              </w:rPr>
            </w:pPr>
            <w:r w:rsidRPr="00BF4250">
              <w:rPr>
                <w:rFonts w:cs="CordiaUPC"/>
              </w:rPr>
              <w:t>durationFrom</w:t>
            </w:r>
            <w:r>
              <w:rPr>
                <w:rFonts w:cs="Angsana New"/>
                <w:cs/>
              </w:rPr>
              <w:t xml:space="preserve"> = </w:t>
            </w:r>
            <w:r>
              <w:rPr>
                <w:rFonts w:cs="CordiaUPC"/>
              </w:rPr>
              <w:t>1</w:t>
            </w:r>
          </w:p>
          <w:p w:rsidRPr="00C014B2" w:rsidR="00645A02" w:rsidP="00645A02" w:rsidRDefault="00645A02" w14:paraId="5F84CCA6" w14:textId="77777777">
            <w:pPr>
              <w:pStyle w:val="ListParagraph"/>
              <w:numPr>
                <w:ilvl w:val="0"/>
                <w:numId w:val="14"/>
              </w:numPr>
              <w:rPr>
                <w:rFonts w:cs="CordiaUPC"/>
              </w:rPr>
            </w:pPr>
            <w:r w:rsidRPr="00BF4250">
              <w:rPr>
                <w:rFonts w:cs="CordiaUPC"/>
              </w:rPr>
              <w:t xml:space="preserve">durationTo </w:t>
            </w:r>
            <w:r w:rsidRPr="00BF4250">
              <w:rPr>
                <w:rFonts w:cs="Angsana New"/>
                <w:cs/>
              </w:rPr>
              <w:t xml:space="preserve">= </w:t>
            </w:r>
            <w:r w:rsidRPr="00BF4250">
              <w:rPr>
                <w:rFonts w:cs="CordiaUPC"/>
              </w:rPr>
              <w:t xml:space="preserve">Copy </w:t>
            </w:r>
            <w:r w:rsidRPr="00BF4250">
              <w:rPr>
                <w:rFonts w:cs="Angsana New"/>
                <w:cs/>
              </w:rPr>
              <w:t xml:space="preserve">ค่ามาจาก </w:t>
            </w:r>
            <w:r w:rsidRPr="00BF4250">
              <w:rPr>
                <w:rFonts w:cs="CordiaUPC"/>
              </w:rPr>
              <w:t>package</w:t>
            </w:r>
            <w:r>
              <w:rPr>
                <w:rFonts w:cs="CordiaUPC"/>
              </w:rPr>
              <w:t>Duration</w:t>
            </w:r>
          </w:p>
          <w:p w:rsidR="00645A02" w:rsidP="00645A02" w:rsidRDefault="00645A02" w14:paraId="04ABE309" w14:textId="77777777">
            <w:pPr>
              <w:pStyle w:val="ListParagraph"/>
              <w:numPr>
                <w:ilvl w:val="0"/>
                <w:numId w:val="14"/>
              </w:numPr>
              <w:rPr>
                <w:rFonts w:cs="CordiaUPC"/>
              </w:rPr>
            </w:pPr>
            <w:r w:rsidRPr="00BF4250">
              <w:rPr>
                <w:rFonts w:cs="CordiaUPC"/>
              </w:rPr>
              <w:t>durationUnit</w:t>
            </w:r>
            <w:r>
              <w:rPr>
                <w:rFonts w:cs="Angsana New"/>
                <w:cs/>
              </w:rPr>
              <w:t xml:space="preserve"> = </w:t>
            </w:r>
            <w:r w:rsidRPr="00BF4250">
              <w:rPr>
                <w:rFonts w:cs="CordiaUPC"/>
              </w:rPr>
              <w:t xml:space="preserve">Copy </w:t>
            </w:r>
            <w:r w:rsidRPr="00BF4250">
              <w:rPr>
                <w:rFonts w:cs="Angsana New"/>
                <w:cs/>
              </w:rPr>
              <w:t xml:space="preserve">ค่ามาจาก </w:t>
            </w:r>
            <w:r w:rsidRPr="00BF4250">
              <w:rPr>
                <w:rFonts w:cs="CordiaUPC"/>
              </w:rPr>
              <w:t>package</w:t>
            </w:r>
            <w:r>
              <w:rPr>
                <w:rFonts w:cs="CordiaUPC"/>
              </w:rPr>
              <w:t>DurationUnit</w:t>
            </w:r>
          </w:p>
          <w:p w:rsidR="00645A02" w:rsidP="00645A02" w:rsidRDefault="00645A02" w14:paraId="513184DE" w14:textId="77777777">
            <w:pPr>
              <w:pStyle w:val="ListParagraph"/>
              <w:numPr>
                <w:ilvl w:val="0"/>
                <w:numId w:val="14"/>
              </w:num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ถ้า </w:t>
            </w:r>
            <w:r>
              <w:rPr>
                <w:rFonts w:cs="CordiaUPC"/>
              </w:rPr>
              <w:t xml:space="preserve">customerType </w:t>
            </w:r>
            <w:r>
              <w:rPr>
                <w:rFonts w:cs="Angsana New"/>
                <w:cs/>
              </w:rPr>
              <w:t>= “</w:t>
            </w:r>
            <w:r>
              <w:rPr>
                <w:rFonts w:cs="CordiaUPC"/>
              </w:rPr>
              <w:t>Pre</w:t>
            </w:r>
            <w:r>
              <w:rPr>
                <w:rFonts w:cs="Angsana New"/>
                <w:cs/>
              </w:rPr>
              <w:t>-</w:t>
            </w:r>
            <w:r>
              <w:rPr>
                <w:rFonts w:cs="CordiaUPC"/>
              </w:rP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All</w:t>
            </w:r>
            <w:r>
              <w:rPr>
                <w:rFonts w:cs="Angsana New"/>
                <w:cs/>
              </w:rPr>
              <w:t>”</w:t>
            </w:r>
          </w:p>
          <w:p w:rsidR="00645A02" w:rsidP="00645A02" w:rsidRDefault="00645A02" w14:paraId="73C3261E" w14:textId="77777777">
            <w:pPr>
              <w:pStyle w:val="ListParagraph"/>
              <w:numPr>
                <w:ilvl w:val="1"/>
                <w:numId w:val="14"/>
              </w:numPr>
              <w:rPr>
                <w:rFonts w:cs="CordiaUPC"/>
              </w:rPr>
            </w:pPr>
            <w:r>
              <w:rPr>
                <w:rFonts w:cs="CordiaUPC"/>
              </w:rPr>
              <w:t>billCycle</w:t>
            </w:r>
            <w:r w:rsidRPr="008979A8">
              <w:rPr>
                <w:rFonts w:cs="CordiaUPC"/>
              </w:rPr>
              <w:t>Type</w:t>
            </w:r>
            <w:r>
              <w:rPr>
                <w:rFonts w:cs="Angsana New"/>
                <w:cs/>
              </w:rPr>
              <w:t xml:space="preserve"> = ”</w:t>
            </w:r>
            <w:r>
              <w:rPr>
                <w:rFonts w:cs="CordiaUPC"/>
              </w:rPr>
              <w:t>Depend on Package</w:t>
            </w:r>
            <w:r>
              <w:rPr>
                <w:rFonts w:cs="Angsana New"/>
                <w:cs/>
              </w:rPr>
              <w:t>”</w:t>
            </w:r>
          </w:p>
          <w:p w:rsidR="00645A02" w:rsidP="00645A02" w:rsidRDefault="00645A02" w14:paraId="209A3533" w14:textId="77777777">
            <w:pPr>
              <w:pStyle w:val="ListParagraph"/>
              <w:numPr>
                <w:ilvl w:val="1"/>
                <w:numId w:val="14"/>
              </w:numPr>
              <w:rPr>
                <w:rFonts w:cs="CordiaUPC"/>
              </w:rPr>
            </w:pPr>
            <w:r>
              <w:rPr>
                <w:rFonts w:cs="CordiaUPC"/>
              </w:rPr>
              <w:t xml:space="preserve">billCycleValue </w:t>
            </w:r>
            <w:r>
              <w:rPr>
                <w:rFonts w:cs="Angsana New"/>
                <w:cs/>
              </w:rPr>
              <w:t xml:space="preserve">= </w:t>
            </w:r>
            <w:r>
              <w:rPr>
                <w:rFonts w:cs="CordiaUPC"/>
              </w:rPr>
              <w:t xml:space="preserve">Copy </w:t>
            </w:r>
            <w:r>
              <w:rPr>
                <w:rFonts w:hint="cs" w:cs="Angsana New"/>
                <w:cs/>
              </w:rPr>
              <w:t xml:space="preserve">ค่ามาจาก </w:t>
            </w:r>
            <w:r>
              <w:rPr>
                <w:rFonts w:cs="CordiaUPC"/>
              </w:rPr>
              <w:t>packageBillCycle</w:t>
            </w:r>
          </w:p>
          <w:p w:rsidRPr="00EA5B76" w:rsidR="00645A02" w:rsidP="00645A02" w:rsidRDefault="00645A02" w14:paraId="59147060" w14:textId="56F7B95F">
            <w:pPr>
              <w:pStyle w:val="ListParagraph"/>
              <w:numPr>
                <w:ilvl w:val="1"/>
                <w:numId w:val="14"/>
              </w:numPr>
              <w:rPr>
                <w:rFonts w:cs="CordiaUPC"/>
                <w:cs/>
              </w:rPr>
            </w:pPr>
            <w:r w:rsidRPr="00C014B2">
              <w:rPr>
                <w:rFonts w:cs="CordiaUPC"/>
              </w:rPr>
              <w:t xml:space="preserve">billCycleUnit </w:t>
            </w:r>
            <w:r w:rsidRPr="00C014B2">
              <w:rPr>
                <w:rFonts w:cs="Angsana New"/>
                <w:cs/>
              </w:rPr>
              <w:t xml:space="preserve">= </w:t>
            </w:r>
            <w:r w:rsidRPr="00C014B2">
              <w:rPr>
                <w:rFonts w:cs="CordiaUPC"/>
              </w:rPr>
              <w:t xml:space="preserve">Copy </w:t>
            </w:r>
            <w:r w:rsidRPr="00C014B2">
              <w:rPr>
                <w:rFonts w:hint="cs" w:cs="Angsana New"/>
                <w:cs/>
              </w:rPr>
              <w:t xml:space="preserve">ค่ามาจาก </w:t>
            </w:r>
            <w:r w:rsidRPr="00C014B2">
              <w:rPr>
                <w:rFonts w:cs="CordiaUPC"/>
              </w:rPr>
              <w:t>packageBillCycleUnit</w:t>
            </w:r>
          </w:p>
        </w:tc>
      </w:tr>
      <w:tr w:rsidRPr="008979A8" w:rsidR="00645A02" w:rsidTr="00984607" w14:paraId="006BCAD5" w14:textId="77777777">
        <w:tc>
          <w:tcPr>
            <w:tcW w:w="5000" w:type="pct"/>
            <w:gridSpan w:val="5"/>
            <w:shd w:val="clear" w:color="auto" w:fill="C2D69B" w:themeFill="accent3" w:themeFillTint="99"/>
          </w:tcPr>
          <w:p w:rsidR="00645A02" w:rsidP="00645A02" w:rsidRDefault="00645A02" w14:paraId="19C046E0" w14:textId="77777777">
            <w:pPr>
              <w:pStyle w:val="HeaderTable"/>
            </w:pPr>
            <w:r>
              <w:t>End Table Section</w:t>
            </w:r>
          </w:p>
        </w:tc>
      </w:tr>
      <w:tr w:rsidRPr="008979A8" w:rsidR="00645A02" w:rsidTr="00984607" w14:paraId="3A407841" w14:textId="77777777">
        <w:tc>
          <w:tcPr>
            <w:tcW w:w="5000" w:type="pct"/>
            <w:gridSpan w:val="5"/>
            <w:shd w:val="clear" w:color="auto" w:fill="C2D69B" w:themeFill="accent3" w:themeFillTint="99"/>
          </w:tcPr>
          <w:p w:rsidRPr="008979A8" w:rsidR="00645A02" w:rsidP="00645A02" w:rsidRDefault="00645A02" w14:paraId="42510BDA" w14:textId="77777777">
            <w:pPr>
              <w:pStyle w:val="HeaderTable"/>
            </w:pPr>
            <w:r>
              <w:t>Detail Section</w:t>
            </w:r>
          </w:p>
        </w:tc>
      </w:tr>
      <w:tr w:rsidRPr="008979A8" w:rsidR="00645A02" w:rsidTr="00984607" w14:paraId="7600C0E2" w14:textId="77777777">
        <w:tc>
          <w:tcPr>
            <w:tcW w:w="1026" w:type="pct"/>
            <w:gridSpan w:val="2"/>
          </w:tcPr>
          <w:p w:rsidR="00645A02" w:rsidP="00645A02" w:rsidRDefault="00645A02" w14:paraId="2D6DECE3" w14:textId="56C3BAA9">
            <w:pPr>
              <w:tabs>
                <w:tab w:val="left" w:pos="1356"/>
              </w:tabs>
            </w:pPr>
            <w:r>
              <w:t>deductType</w:t>
            </w:r>
          </w:p>
        </w:tc>
        <w:tc>
          <w:tcPr>
            <w:tcW w:w="900" w:type="pct"/>
            <w:gridSpan w:val="2"/>
          </w:tcPr>
          <w:p w:rsidR="00645A02" w:rsidP="00645A02" w:rsidRDefault="00645A02" w14:paraId="6D258279" w14:textId="77777777"/>
        </w:tc>
        <w:tc>
          <w:tcPr>
            <w:tcW w:w="3074" w:type="pct"/>
          </w:tcPr>
          <w:p w:rsidR="00645A02" w:rsidP="00645A02" w:rsidRDefault="00645A02" w14:paraId="530B5D22" w14:textId="2DDCDA82">
            <w:r>
              <w:rPr>
                <w:rFonts w:cs="CordiaUPC"/>
              </w:rPr>
              <w:t>Invisible</w:t>
            </w:r>
          </w:p>
        </w:tc>
      </w:tr>
      <w:tr w:rsidRPr="008979A8" w:rsidR="00645A02" w:rsidTr="00984607" w14:paraId="08CCC240" w14:textId="77777777">
        <w:tc>
          <w:tcPr>
            <w:tcW w:w="1026" w:type="pct"/>
            <w:gridSpan w:val="2"/>
          </w:tcPr>
          <w:p w:rsidR="00645A02" w:rsidP="00645A02" w:rsidRDefault="00645A02" w14:paraId="07E93011" w14:textId="77777777">
            <w:pPr>
              <w:tabs>
                <w:tab w:val="left" w:pos="1356"/>
              </w:tabs>
            </w:pPr>
            <w:r>
              <w:t>sourceContent</w:t>
            </w:r>
          </w:p>
          <w:p w:rsidR="00645A02" w:rsidP="00645A02" w:rsidRDefault="00645A02" w14:paraId="565226C2" w14:textId="4FA295F9">
            <w:pPr>
              <w:rPr>
                <w:rFonts w:cs="CordiaUPC"/>
              </w:rPr>
            </w:pPr>
          </w:p>
        </w:tc>
        <w:tc>
          <w:tcPr>
            <w:tcW w:w="900" w:type="pct"/>
            <w:gridSpan w:val="2"/>
          </w:tcPr>
          <w:p w:rsidR="00645A02" w:rsidP="00645A02" w:rsidRDefault="00645A02" w14:paraId="28A5D5D1" w14:textId="17E5A384">
            <w:pPr>
              <w:rPr>
                <w:rFonts w:cs="CordiaUPC"/>
              </w:rPr>
            </w:pPr>
            <w:r>
              <w:t>Radio Button</w:t>
            </w:r>
          </w:p>
        </w:tc>
        <w:tc>
          <w:tcPr>
            <w:tcW w:w="3074" w:type="pct"/>
          </w:tcPr>
          <w:p w:rsidR="00645A02" w:rsidP="00645A02" w:rsidRDefault="00645A02" w14:paraId="5FBEC04A" w14:textId="77777777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Angsana New"/>
                <w:color w:val="FF0000"/>
                <w:cs/>
              </w:rPr>
              <w:t>*</w:t>
            </w:r>
            <w:r>
              <w:rPr>
                <w:color w:val="FF0000"/>
              </w:rPr>
              <w:t>Source Content</w:t>
            </w:r>
          </w:p>
          <w:p w:rsidR="00645A02" w:rsidP="00645A02" w:rsidRDefault="00645A02" w14:paraId="618F76FE" w14:textId="77777777">
            <w:pPr>
              <w:rPr>
                <w:rFonts w:cs="CordiaUPC"/>
              </w:rPr>
            </w:pPr>
            <w:r w:rsidRPr="00AE3523">
              <w:rPr>
                <w:rFonts w:cs="CordiaUPC"/>
              </w:rPr>
              <w:t xml:space="preserve">List of Value </w:t>
            </w:r>
            <w:r w:rsidRPr="00AE3523"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‘</w:t>
            </w:r>
            <w:r>
              <w:rPr>
                <w:rFonts w:cs="CordiaUPC"/>
              </w:rPr>
              <w:t>VDO Source Content</w:t>
            </w:r>
            <w:r>
              <w:rPr>
                <w:rFonts w:cs="Angsana New"/>
                <w:cs/>
              </w:rPr>
              <w:t>’</w:t>
            </w:r>
          </w:p>
          <w:p w:rsidR="00645A02" w:rsidP="00645A02" w:rsidRDefault="00645A02" w14:paraId="244B3328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ถ้า </w:t>
            </w:r>
            <w:r>
              <w:t xml:space="preserve">sourceContent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Package Group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 w:cs="Angsana New"/>
                <w:cs/>
              </w:rPr>
              <w:t xml:space="preserve"> ให้ทำการ </w:t>
            </w:r>
            <w:r>
              <w:rPr>
                <w:rFonts w:cs="CordiaUPC"/>
              </w:rPr>
              <w:t>Visible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“</w:t>
            </w:r>
            <w:r>
              <w:t>Package Group Section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และทำการ </w:t>
            </w:r>
            <w:r>
              <w:rPr>
                <w:rFonts w:cs="CordiaUPC"/>
              </w:rPr>
              <w:t xml:space="preserve">Invisible </w:t>
            </w:r>
            <w:r>
              <w:rPr>
                <w:rFonts w:hint="cs" w:cs="Angsana New"/>
                <w:cs/>
              </w:rPr>
              <w:t xml:space="preserve">และเคลียร์ค่า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Content Partner Section</w:t>
            </w:r>
            <w:r>
              <w:rPr>
                <w:rFonts w:cs="Angsana New"/>
                <w:cs/>
              </w:rPr>
              <w:t xml:space="preserve">” </w:t>
            </w:r>
          </w:p>
          <w:p w:rsidRPr="00014405" w:rsidR="00645A02" w:rsidP="00645A02" w:rsidRDefault="00645A02" w14:paraId="32232199" w14:textId="4722BCF8">
            <w:pPr>
              <w:rPr>
                <w:cs/>
              </w:rPr>
            </w:pPr>
            <w:r>
              <w:rPr>
                <w:rFonts w:hint="cs" w:cs="Angsana New"/>
                <w:cs/>
              </w:rPr>
              <w:t xml:space="preserve">ถ้า </w:t>
            </w:r>
            <w:r>
              <w:t xml:space="preserve">sourceContent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Content Partner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 w:cs="Angsana New"/>
                <w:cs/>
              </w:rPr>
              <w:t xml:space="preserve"> ให้ทำการ </w:t>
            </w:r>
            <w:r>
              <w:rPr>
                <w:rFonts w:cs="CordiaUPC"/>
              </w:rPr>
              <w:t>Visible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Content Partner Section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และทำการ </w:t>
            </w:r>
            <w:r>
              <w:rPr>
                <w:rFonts w:cs="CordiaUPC"/>
              </w:rPr>
              <w:t xml:space="preserve">Invisible </w:t>
            </w:r>
            <w:r>
              <w:rPr>
                <w:rFonts w:hint="cs" w:cs="Angsana New"/>
                <w:cs/>
              </w:rPr>
              <w:t xml:space="preserve">และเคลียร์ค่า </w:t>
            </w:r>
            <w:r>
              <w:rPr>
                <w:rFonts w:cs="Angsana New"/>
                <w:cs/>
              </w:rPr>
              <w:t>“</w:t>
            </w:r>
            <w:r>
              <w:t>Package Group Section</w:t>
            </w:r>
            <w:r>
              <w:rPr>
                <w:rFonts w:cs="Angsana New"/>
                <w:cs/>
              </w:rPr>
              <w:t>”</w:t>
            </w:r>
          </w:p>
        </w:tc>
      </w:tr>
      <w:tr w:rsidRPr="008979A8" w:rsidR="00645A02" w:rsidTr="00014405" w14:paraId="089F4AEA" w14:textId="77777777">
        <w:tc>
          <w:tcPr>
            <w:tcW w:w="5000" w:type="pct"/>
            <w:gridSpan w:val="5"/>
            <w:shd w:val="clear" w:color="auto" w:fill="C2D69B" w:themeFill="accent3" w:themeFillTint="99"/>
          </w:tcPr>
          <w:p w:rsidRPr="00014405" w:rsidR="00645A02" w:rsidP="00645A02" w:rsidRDefault="00645A02" w14:paraId="07CE18EF" w14:textId="571329BB">
            <w:pPr>
              <w:pStyle w:val="HeaderTable"/>
              <w:rPr>
                <w:rFonts w:cstheme="minorBidi"/>
              </w:rPr>
            </w:pPr>
            <w:r>
              <w:t>Package Group Section</w:t>
            </w:r>
          </w:p>
        </w:tc>
      </w:tr>
      <w:tr w:rsidRPr="008979A8" w:rsidR="00645A02" w:rsidTr="00984607" w14:paraId="303B9184" w14:textId="77777777">
        <w:tc>
          <w:tcPr>
            <w:tcW w:w="1026" w:type="pct"/>
            <w:gridSpan w:val="2"/>
          </w:tcPr>
          <w:p w:rsidR="00645A02" w:rsidP="00645A02" w:rsidRDefault="00645A02" w14:paraId="6209AE6D" w14:textId="2DFC1423">
            <w:pPr>
              <w:rPr>
                <w:rFonts w:cs="CordiaUPC"/>
              </w:rPr>
            </w:pPr>
            <w:r>
              <w:rPr>
                <w:color w:val="000000" w:themeColor="text1"/>
              </w:rPr>
              <w:t>packageGroupName</w:t>
            </w:r>
          </w:p>
        </w:tc>
        <w:tc>
          <w:tcPr>
            <w:tcW w:w="900" w:type="pct"/>
            <w:gridSpan w:val="2"/>
          </w:tcPr>
          <w:p w:rsidRPr="003702DE" w:rsidR="00645A02" w:rsidP="00645A02" w:rsidRDefault="00645A02" w14:paraId="28756703" w14:textId="0A5B4C5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Drop down list</w:t>
            </w:r>
          </w:p>
        </w:tc>
        <w:tc>
          <w:tcPr>
            <w:tcW w:w="3074" w:type="pct"/>
          </w:tcPr>
          <w:p w:rsidR="00645A02" w:rsidP="00645A02" w:rsidRDefault="00645A02" w14:paraId="2A3CFBDA" w14:textId="77777777">
            <w:pPr>
              <w:rPr>
                <w:color w:val="FF0000"/>
              </w:rPr>
            </w:pPr>
            <w:r>
              <w:rPr>
                <w:color w:val="000000" w:themeColor="text1"/>
              </w:rPr>
              <w:t xml:space="preserve">Label </w:t>
            </w:r>
            <w:r>
              <w:rPr>
                <w:rFonts w:cs="Angsana New"/>
                <w:color w:val="000000" w:themeColor="text1"/>
                <w:cs/>
              </w:rPr>
              <w:t xml:space="preserve">: </w:t>
            </w:r>
            <w:r>
              <w:rPr>
                <w:rFonts w:cs="Angsana New"/>
                <w:color w:val="FF0000"/>
                <w:cs/>
              </w:rPr>
              <w:t>*</w:t>
            </w:r>
            <w:r>
              <w:rPr>
                <w:color w:val="FF0000"/>
              </w:rPr>
              <w:t>Package Group Name</w:t>
            </w:r>
          </w:p>
          <w:p w:rsidR="00645A02" w:rsidP="00645A02" w:rsidRDefault="00645A02" w14:paraId="346802D9" w14:textId="05B8DD88">
            <w:r w:rsidRPr="00AE532D">
              <w:t>List of Value</w:t>
            </w:r>
            <w:r w:rsidRPr="00AE532D">
              <w:rPr>
                <w:rFonts w:cs="Angsana New"/>
                <w:cs/>
              </w:rPr>
              <w:t xml:space="preserve">: </w:t>
            </w:r>
            <w:r w:rsidRPr="00AE532D">
              <w:rPr>
                <w:rFonts w:hint="cs"/>
                <w:cs/>
              </w:rPr>
              <w:t xml:space="preserve">ดึงข้อมูลจาก </w:t>
            </w:r>
            <w:r w:rsidRPr="00AE532D">
              <w:t xml:space="preserve">DB </w:t>
            </w:r>
            <w:r w:rsidRPr="00AE532D">
              <w:rPr>
                <w:rFonts w:hint="cs"/>
                <w:cs/>
              </w:rPr>
              <w:t>ที่</w:t>
            </w:r>
            <w:r>
              <w:rPr>
                <w:rFonts w:hint="cs"/>
                <w:cs/>
              </w:rPr>
              <w:t xml:space="preserve"> </w:t>
            </w:r>
            <w:r>
              <w:t xml:space="preserve">Table </w:t>
            </w:r>
            <w:r>
              <w:rPr>
                <w:rFonts w:hint="cs"/>
                <w:cs/>
              </w:rPr>
              <w:t>ชื่อ</w:t>
            </w:r>
            <w:r w:rsidRPr="00AE532D">
              <w:rPr>
                <w:rFonts w:hint="cs"/>
                <w:cs/>
              </w:rPr>
              <w:t xml:space="preserve"> </w:t>
            </w:r>
            <w:r w:rsidRPr="00AE532D">
              <w:t>VDO_PACKAGE_GROUP</w:t>
            </w:r>
            <w:r>
              <w:rPr>
                <w:rFonts w:hint="cs"/>
                <w:cs/>
              </w:rPr>
              <w:t xml:space="preserve"> โดย </w:t>
            </w:r>
            <w:r>
              <w:t xml:space="preserve">Status </w:t>
            </w:r>
            <w:r>
              <w:rPr>
                <w:rFonts w:hint="cs"/>
                <w:cs/>
              </w:rPr>
              <w:t xml:space="preserve">เท่ากับ </w:t>
            </w:r>
            <w:r>
              <w:rPr>
                <w:rFonts w:cs="Angsana New"/>
                <w:cs/>
              </w:rPr>
              <w:t>“</w:t>
            </w:r>
            <w:r>
              <w:t>Launch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>เท่านั้น</w:t>
            </w:r>
          </w:p>
          <w:p w:rsidR="00645A02" w:rsidP="00645A02" w:rsidRDefault="00645A02" w14:paraId="1EF27C69" w14:textId="77777777">
            <w:pPr>
              <w:rPr>
                <w:color w:val="000000" w:themeColor="text1"/>
              </w:rPr>
            </w:pPr>
            <w:r>
              <w:rPr>
                <w:rFonts w:hint="cs"/>
                <w:cs/>
              </w:rPr>
              <w:t>เมื่อเลือก</w:t>
            </w:r>
            <w:r>
              <w:rPr>
                <w:color w:val="000000" w:themeColor="text1"/>
              </w:rPr>
              <w:t xml:space="preserve"> packageGroupName</w:t>
            </w:r>
            <w:r>
              <w:rPr>
                <w:rFonts w:hint="cs"/>
                <w:color w:val="000000" w:themeColor="text1"/>
                <w:cs/>
              </w:rPr>
              <w:t xml:space="preserve"> ให้ระบบ </w:t>
            </w:r>
            <w:r>
              <w:rPr>
                <w:color w:val="000000" w:themeColor="text1"/>
              </w:rPr>
              <w:t xml:space="preserve">Default </w:t>
            </w:r>
            <w:r>
              <w:rPr>
                <w:rFonts w:hint="cs"/>
                <w:color w:val="000000" w:themeColor="text1"/>
                <w:cs/>
              </w:rPr>
              <w:t>ค่าดังต่อไปนี้</w:t>
            </w:r>
          </w:p>
          <w:p w:rsidR="00645A02" w:rsidP="00645A02" w:rsidRDefault="00645A02" w14:paraId="2B9ADC8A" w14:textId="77777777">
            <w:pPr>
              <w:pStyle w:val="ListParagraph"/>
              <w:numPr>
                <w:ilvl w:val="0"/>
                <w:numId w:val="14"/>
              </w:numPr>
            </w:pPr>
            <w:r>
              <w:t>Package Group Plan Table</w:t>
            </w:r>
          </w:p>
          <w:p w:rsidR="00645A02" w:rsidP="00645A02" w:rsidRDefault="00645A02" w14:paraId="1117F534" w14:textId="77777777">
            <w:pPr>
              <w:pStyle w:val="ListParagraph"/>
              <w:numPr>
                <w:ilvl w:val="1"/>
                <w:numId w:val="14"/>
              </w:numPr>
              <w:ind w:left="1014" w:hanging="283"/>
            </w:pPr>
            <w:r>
              <w:t>CP Group Name</w:t>
            </w:r>
          </w:p>
          <w:p w:rsidR="00645A02" w:rsidP="00645A02" w:rsidRDefault="00645A02" w14:paraId="5F269911" w14:textId="77777777">
            <w:pPr>
              <w:pStyle w:val="ListParagraph"/>
              <w:numPr>
                <w:ilvl w:val="1"/>
                <w:numId w:val="14"/>
              </w:numPr>
              <w:ind w:left="1014" w:hanging="283"/>
            </w:pPr>
            <w:r>
              <w:t>Model Revenue Sharing</w:t>
            </w:r>
          </w:p>
          <w:p w:rsidR="00645A02" w:rsidP="00645A02" w:rsidRDefault="00645A02" w14:paraId="66CAFE76" w14:textId="77777777">
            <w:pPr>
              <w:pStyle w:val="ListParagraph"/>
              <w:numPr>
                <w:ilvl w:val="1"/>
                <w:numId w:val="14"/>
              </w:numPr>
              <w:ind w:left="1014" w:hanging="283"/>
            </w:pPr>
            <w:r>
              <w:t>Channel</w:t>
            </w:r>
          </w:p>
          <w:p w:rsidRPr="003702DE" w:rsidR="00645A02" w:rsidP="00645A02" w:rsidRDefault="00645A02" w14:paraId="3AFDA8A5" w14:textId="1490D42E">
            <w:pPr>
              <w:pStyle w:val="ListParagraph"/>
              <w:numPr>
                <w:ilvl w:val="1"/>
                <w:numId w:val="14"/>
              </w:numPr>
              <w:ind w:left="1014" w:hanging="283"/>
              <w:rPr>
                <w:cs/>
              </w:rPr>
            </w:pPr>
            <w:r>
              <w:t>Fix Cost</w:t>
            </w:r>
          </w:p>
        </w:tc>
      </w:tr>
      <w:tr w:rsidRPr="008979A8" w:rsidR="00645A02" w:rsidTr="00984607" w14:paraId="28441B0D" w14:textId="77777777">
        <w:tc>
          <w:tcPr>
            <w:tcW w:w="1026" w:type="pct"/>
            <w:gridSpan w:val="2"/>
          </w:tcPr>
          <w:p w:rsidR="00645A02" w:rsidP="00645A02" w:rsidRDefault="00645A02" w14:paraId="2BC017CA" w14:textId="579B804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services</w:t>
            </w:r>
          </w:p>
        </w:tc>
        <w:tc>
          <w:tcPr>
            <w:tcW w:w="900" w:type="pct"/>
            <w:gridSpan w:val="2"/>
          </w:tcPr>
          <w:p w:rsidR="00645A02" w:rsidP="00645A02" w:rsidRDefault="00645A02" w14:paraId="62FC5095" w14:textId="7777777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Drop down list</w:t>
            </w:r>
          </w:p>
          <w:p w:rsidR="00645A02" w:rsidP="00645A02" w:rsidRDefault="00645A02" w14:paraId="035D5D27" w14:textId="3561F82E"/>
        </w:tc>
        <w:tc>
          <w:tcPr>
            <w:tcW w:w="3074" w:type="pct"/>
          </w:tcPr>
          <w:p w:rsidR="00645A02" w:rsidP="00645A02" w:rsidRDefault="00645A02" w14:paraId="13BFCAFD" w14:textId="77777777">
            <w:pPr>
              <w:rPr>
                <w:color w:val="FF0000"/>
              </w:rPr>
            </w:pPr>
            <w:r>
              <w:rPr>
                <w:color w:val="000000" w:themeColor="text1"/>
              </w:rPr>
              <w:t xml:space="preserve">Label </w:t>
            </w:r>
            <w:r>
              <w:rPr>
                <w:rFonts w:cs="Angsana New"/>
                <w:color w:val="000000" w:themeColor="text1"/>
                <w:cs/>
              </w:rPr>
              <w:t xml:space="preserve">: </w:t>
            </w:r>
            <w:r>
              <w:rPr>
                <w:rFonts w:cs="Angsana New"/>
                <w:color w:val="FF0000"/>
                <w:cs/>
              </w:rPr>
              <w:t>*</w:t>
            </w:r>
            <w:r>
              <w:rPr>
                <w:color w:val="FF0000"/>
              </w:rPr>
              <w:t>Services</w:t>
            </w:r>
          </w:p>
          <w:p w:rsidRPr="004C30DF" w:rsidR="00645A02" w:rsidP="00645A02" w:rsidRDefault="00645A02" w14:paraId="2FCB608F" w14:textId="473471F9">
            <w:pPr>
              <w:rPr>
                <w:rFonts w:cs="CordiaUPC"/>
              </w:rPr>
            </w:pPr>
            <w:r w:rsidRPr="00AE3523">
              <w:rPr>
                <w:rFonts w:cs="CordiaUPC"/>
              </w:rPr>
              <w:t xml:space="preserve">List of Value </w:t>
            </w:r>
            <w:r w:rsidRPr="00AE3523"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‘</w:t>
            </w:r>
            <w:r>
              <w:rPr>
                <w:rFonts w:cs="CordiaUPC"/>
              </w:rPr>
              <w:t>VDO Services</w:t>
            </w:r>
            <w:r>
              <w:rPr>
                <w:rFonts w:cs="Angsana New"/>
                <w:cs/>
              </w:rPr>
              <w:t>’</w:t>
            </w:r>
          </w:p>
        </w:tc>
      </w:tr>
      <w:tr w:rsidRPr="008979A8" w:rsidR="00645A02" w:rsidTr="00984607" w14:paraId="0D98B36E" w14:textId="79D07922">
        <w:tc>
          <w:tcPr>
            <w:tcW w:w="1026" w:type="pct"/>
            <w:gridSpan w:val="2"/>
          </w:tcPr>
          <w:p w:rsidR="00645A02" w:rsidP="00645A02" w:rsidRDefault="00645A02" w14:paraId="784A4B0B" w14:textId="3B8B57BF">
            <w:pPr>
              <w:rPr>
                <w:rFonts w:cs="CordiaUPC"/>
              </w:rPr>
            </w:pPr>
            <w:r>
              <w:rPr>
                <w:color w:val="000000" w:themeColor="text1"/>
              </w:rPr>
              <w:t>platform</w:t>
            </w:r>
          </w:p>
        </w:tc>
        <w:tc>
          <w:tcPr>
            <w:tcW w:w="900" w:type="pct"/>
            <w:gridSpan w:val="2"/>
          </w:tcPr>
          <w:p w:rsidRPr="003702DE" w:rsidR="00645A02" w:rsidP="00645A02" w:rsidRDefault="00645A02" w14:paraId="552DD9E2" w14:textId="2A7C7E35">
            <w:r>
              <w:t>Drop Down List</w:t>
            </w:r>
          </w:p>
        </w:tc>
        <w:tc>
          <w:tcPr>
            <w:tcW w:w="3074" w:type="pct"/>
          </w:tcPr>
          <w:p w:rsidR="00645A02" w:rsidP="00645A02" w:rsidRDefault="00645A02" w14:paraId="3554C363" w14:textId="5621AC1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Label </w:t>
            </w:r>
            <w:r>
              <w:rPr>
                <w:rFonts w:cs="Angsana New"/>
                <w:color w:val="000000" w:themeColor="text1"/>
                <w:cs/>
              </w:rPr>
              <w:t xml:space="preserve">: </w:t>
            </w:r>
            <w:r>
              <w:rPr>
                <w:rFonts w:cs="Angsana New"/>
                <w:color w:val="FF0000"/>
                <w:cs/>
              </w:rPr>
              <w:t>*</w:t>
            </w:r>
            <w:r>
              <w:rPr>
                <w:color w:val="FF0000"/>
              </w:rPr>
              <w:t>Platform</w:t>
            </w:r>
          </w:p>
          <w:p w:rsidR="00645A02" w:rsidP="00645A02" w:rsidRDefault="00645A02" w14:paraId="0FD873ED" w14:textId="403A8B6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Disable</w:t>
            </w:r>
          </w:p>
          <w:p w:rsidR="00645A02" w:rsidP="00645A02" w:rsidRDefault="00645A02" w14:paraId="42053AF8" w14:textId="2DF65500">
            <w:pPr>
              <w:rPr>
                <w:rFonts w:cs="CordiaUPC"/>
              </w:rPr>
            </w:pPr>
            <w:r w:rsidRPr="00AE3523">
              <w:rPr>
                <w:rFonts w:cs="CordiaUPC"/>
              </w:rPr>
              <w:t xml:space="preserve">List of Value </w:t>
            </w:r>
            <w:r w:rsidRPr="00AE3523"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‘</w:t>
            </w:r>
            <w:r>
              <w:rPr>
                <w:rFonts w:cs="CordiaUPC"/>
              </w:rPr>
              <w:t>VDO Platform</w:t>
            </w:r>
            <w:r>
              <w:rPr>
                <w:rFonts w:cs="Angsana New"/>
                <w:cs/>
              </w:rPr>
              <w:t>’</w:t>
            </w:r>
          </w:p>
          <w:p w:rsidRPr="008979A8" w:rsidR="00645A02" w:rsidP="00645A02" w:rsidRDefault="00645A02" w14:paraId="5B0C9ABA" w14:textId="54D13AFA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Default Value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CordiaUPC"/>
              </w:rPr>
              <w:t>AIS Play</w:t>
            </w:r>
          </w:p>
        </w:tc>
      </w:tr>
      <w:tr w:rsidRPr="008979A8" w:rsidR="00645A02" w:rsidTr="00F5706B" w14:paraId="65C982E7" w14:textId="77777777">
        <w:tc>
          <w:tcPr>
            <w:tcW w:w="5000" w:type="pct"/>
            <w:gridSpan w:val="5"/>
            <w:shd w:val="clear" w:color="auto" w:fill="C2D69B" w:themeFill="accent3" w:themeFillTint="99"/>
          </w:tcPr>
          <w:p w:rsidRPr="008979A8" w:rsidR="00645A02" w:rsidP="00645A02" w:rsidRDefault="00645A02" w14:paraId="74832258" w14:textId="63714B0E">
            <w:pPr>
              <w:pStyle w:val="HeaderTable"/>
            </w:pPr>
            <w:r>
              <w:t>Package Group Detail Table Section</w:t>
            </w:r>
          </w:p>
        </w:tc>
      </w:tr>
      <w:tr w:rsidRPr="008979A8" w:rsidR="00645A02" w:rsidTr="00984607" w14:paraId="25DC89F0" w14:textId="77777777">
        <w:tc>
          <w:tcPr>
            <w:tcW w:w="1026" w:type="pct"/>
            <w:gridSpan w:val="2"/>
          </w:tcPr>
          <w:p w:rsidR="00645A02" w:rsidP="00645A02" w:rsidRDefault="00645A02" w14:paraId="7BDB26C4" w14:textId="5E6076DE">
            <w:pPr>
              <w:rPr>
                <w:rFonts w:cs="CordiaUPC"/>
              </w:rPr>
            </w:pPr>
            <w:r>
              <w:rPr>
                <w:color w:val="000000" w:themeColor="text1"/>
              </w:rPr>
              <w:t>CP Group Name</w:t>
            </w:r>
          </w:p>
        </w:tc>
        <w:tc>
          <w:tcPr>
            <w:tcW w:w="900" w:type="pct"/>
            <w:gridSpan w:val="2"/>
          </w:tcPr>
          <w:p w:rsidRPr="008979A8" w:rsidR="00645A02" w:rsidP="00645A02" w:rsidRDefault="00645A02" w14:paraId="216B3127" w14:textId="77777777">
            <w:pPr>
              <w:rPr>
                <w:rFonts w:cs="CordiaUPC"/>
              </w:rPr>
            </w:pPr>
          </w:p>
        </w:tc>
        <w:tc>
          <w:tcPr>
            <w:tcW w:w="3074" w:type="pct"/>
          </w:tcPr>
          <w:p w:rsidR="00645A02" w:rsidP="00645A02" w:rsidRDefault="00645A02" w14:paraId="287F1E03" w14:textId="77777777">
            <w:pPr>
              <w:rPr>
                <w:color w:val="000000" w:themeColor="text1"/>
              </w:rPr>
            </w:pPr>
            <w:r>
              <w:rPr>
                <w:rFonts w:hint="cs"/>
                <w:color w:val="000000" w:themeColor="text1"/>
                <w:cs/>
              </w:rPr>
              <w:t xml:space="preserve">แสดงใน </w:t>
            </w:r>
            <w:r>
              <w:rPr>
                <w:color w:val="000000" w:themeColor="text1"/>
              </w:rPr>
              <w:t>Format</w:t>
            </w:r>
          </w:p>
          <w:p w:rsidRPr="008979A8" w:rsidR="00645A02" w:rsidP="00645A02" w:rsidRDefault="00645A02" w14:paraId="28497A10" w14:textId="459B9E8D">
            <w:pPr>
              <w:rPr>
                <w:rFonts w:cs="CordiaUPC"/>
              </w:rPr>
            </w:pPr>
            <w:r>
              <w:rPr>
                <w:color w:val="000000" w:themeColor="text1"/>
              </w:rPr>
              <w:t>cpGroupName</w:t>
            </w:r>
          </w:p>
        </w:tc>
      </w:tr>
      <w:tr w:rsidRPr="008979A8" w:rsidR="00645A02" w:rsidTr="00984607" w14:paraId="41A92BC7" w14:textId="77777777">
        <w:tc>
          <w:tcPr>
            <w:tcW w:w="1026" w:type="pct"/>
            <w:gridSpan w:val="2"/>
          </w:tcPr>
          <w:p w:rsidR="00645A02" w:rsidP="00645A02" w:rsidRDefault="00645A02" w14:paraId="17AD33DC" w14:textId="646DDF17">
            <w:pPr>
              <w:rPr>
                <w:rFonts w:cs="CordiaUPC"/>
              </w:rPr>
            </w:pPr>
            <w:r>
              <w:rPr>
                <w:color w:val="000000" w:themeColor="text1"/>
              </w:rPr>
              <w:t>Model Revenue Sharing</w:t>
            </w:r>
          </w:p>
        </w:tc>
        <w:tc>
          <w:tcPr>
            <w:tcW w:w="900" w:type="pct"/>
            <w:gridSpan w:val="2"/>
          </w:tcPr>
          <w:p w:rsidRPr="008979A8" w:rsidR="00645A02" w:rsidP="00645A02" w:rsidRDefault="00645A02" w14:paraId="6AAB38B0" w14:textId="77777777">
            <w:pPr>
              <w:rPr>
                <w:rFonts w:cs="CordiaUPC"/>
              </w:rPr>
            </w:pPr>
          </w:p>
        </w:tc>
        <w:tc>
          <w:tcPr>
            <w:tcW w:w="3074" w:type="pct"/>
          </w:tcPr>
          <w:p w:rsidR="00645A02" w:rsidP="00645A02" w:rsidRDefault="00645A02" w14:paraId="7E1E6A33" w14:textId="77777777">
            <w:pPr>
              <w:rPr>
                <w:color w:val="000000" w:themeColor="text1"/>
              </w:rPr>
            </w:pPr>
            <w:r>
              <w:rPr>
                <w:rFonts w:hint="cs"/>
                <w:color w:val="000000" w:themeColor="text1"/>
                <w:cs/>
              </w:rPr>
              <w:t xml:space="preserve">แสดงใน </w:t>
            </w:r>
            <w:r>
              <w:rPr>
                <w:color w:val="000000" w:themeColor="text1"/>
              </w:rPr>
              <w:t>Format</w:t>
            </w:r>
          </w:p>
          <w:p w:rsidRPr="008979A8" w:rsidR="00645A02" w:rsidP="00645A02" w:rsidRDefault="00645A02" w14:paraId="45AAB9DD" w14:textId="436A3516">
            <w:pPr>
              <w:rPr>
                <w:rFonts w:cs="CordiaUPC"/>
              </w:rPr>
            </w:pPr>
            <w:r>
              <w:rPr>
                <w:color w:val="000000" w:themeColor="text1"/>
              </w:rPr>
              <w:t>modelRevenueSharing</w:t>
            </w:r>
          </w:p>
        </w:tc>
      </w:tr>
      <w:tr w:rsidRPr="008979A8" w:rsidR="00645A02" w:rsidTr="00984607" w14:paraId="11218145" w14:textId="77777777">
        <w:tc>
          <w:tcPr>
            <w:tcW w:w="1026" w:type="pct"/>
            <w:gridSpan w:val="2"/>
          </w:tcPr>
          <w:p w:rsidR="00645A02" w:rsidP="00645A02" w:rsidRDefault="00645A02" w14:paraId="511AFD30" w14:textId="5B556804">
            <w:pPr>
              <w:rPr>
                <w:rFonts w:cs="CordiaUPC"/>
              </w:rPr>
            </w:pPr>
            <w:r>
              <w:rPr>
                <w:color w:val="000000" w:themeColor="text1"/>
              </w:rPr>
              <w:t>Channel</w:t>
            </w:r>
            <w:r>
              <w:rPr>
                <w:rFonts w:hint="cs"/>
                <w:color w:val="000000" w:themeColor="text1"/>
                <w:cs/>
              </w:rPr>
              <w:t xml:space="preserve"> </w:t>
            </w:r>
            <w:r>
              <w:rPr>
                <w:color w:val="000000" w:themeColor="text1"/>
              </w:rPr>
              <w:t>Name</w:t>
            </w:r>
          </w:p>
        </w:tc>
        <w:tc>
          <w:tcPr>
            <w:tcW w:w="900" w:type="pct"/>
            <w:gridSpan w:val="2"/>
          </w:tcPr>
          <w:p w:rsidRPr="008979A8" w:rsidR="00645A02" w:rsidP="00645A02" w:rsidRDefault="00645A02" w14:paraId="136FFCBF" w14:textId="77777777">
            <w:pPr>
              <w:rPr>
                <w:rFonts w:cs="CordiaUPC"/>
              </w:rPr>
            </w:pPr>
          </w:p>
        </w:tc>
        <w:tc>
          <w:tcPr>
            <w:tcW w:w="3074" w:type="pct"/>
          </w:tcPr>
          <w:p w:rsidR="00645A02" w:rsidP="00645A02" w:rsidRDefault="00645A02" w14:paraId="6BBA92C6" w14:textId="6F9D9769">
            <w:pPr>
              <w:rPr>
                <w:color w:val="000000" w:themeColor="text1"/>
              </w:rPr>
            </w:pPr>
            <w:r>
              <w:rPr>
                <w:rFonts w:hint="cs"/>
                <w:color w:val="000000" w:themeColor="text1"/>
                <w:cs/>
              </w:rPr>
              <w:t xml:space="preserve">แสดงใน </w:t>
            </w:r>
            <w:r>
              <w:rPr>
                <w:color w:val="000000" w:themeColor="text1"/>
              </w:rPr>
              <w:t>Format</w:t>
            </w:r>
          </w:p>
          <w:p w:rsidR="00645A02" w:rsidP="00645A02" w:rsidRDefault="00645A02" w14:paraId="5C836076" w14:textId="4075626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channelName</w:t>
            </w:r>
          </w:p>
          <w:p w:rsidRPr="008979A8" w:rsidR="00645A02" w:rsidP="00645A02" w:rsidRDefault="00645A02" w14:paraId="4A3FEADA" w14:textId="3A40F5AB">
            <w:pPr>
              <w:rPr>
                <w:rFonts w:cs="CordiaUPC"/>
              </w:rPr>
            </w:pPr>
            <w:r>
              <w:rPr>
                <w:color w:val="000000" w:themeColor="text1"/>
                <w:cs/>
              </w:rPr>
              <w:t xml:space="preserve">กรณีเลือก </w:t>
            </w:r>
            <w:r>
              <w:rPr>
                <w:color w:val="000000" w:themeColor="text1"/>
              </w:rPr>
              <w:t xml:space="preserve">Channel </w:t>
            </w:r>
            <w:r>
              <w:rPr>
                <w:rFonts w:hint="cs"/>
                <w:color w:val="000000" w:themeColor="text1"/>
                <w:cs/>
              </w:rPr>
              <w:t>มีค่า</w:t>
            </w:r>
            <w:r>
              <w:rPr>
                <w:color w:val="000000" w:themeColor="text1"/>
                <w:cs/>
              </w:rPr>
              <w:t xml:space="preserve">มากกว่า </w:t>
            </w:r>
            <w:r>
              <w:rPr>
                <w:color w:val="000000" w:themeColor="text1"/>
              </w:rPr>
              <w:t xml:space="preserve">1 </w:t>
            </w:r>
            <w:r>
              <w:rPr>
                <w:color w:val="000000" w:themeColor="text1"/>
                <w:cs/>
              </w:rPr>
              <w:t xml:space="preserve">ให้ขึ้นบรรทัดใหม่ </w:t>
            </w:r>
          </w:p>
        </w:tc>
      </w:tr>
      <w:tr w:rsidRPr="008979A8" w:rsidR="00645A02" w:rsidTr="00984607" w14:paraId="594764A2" w14:textId="77777777">
        <w:tc>
          <w:tcPr>
            <w:tcW w:w="1026" w:type="pct"/>
            <w:gridSpan w:val="2"/>
          </w:tcPr>
          <w:p w:rsidR="00645A02" w:rsidP="00645A02" w:rsidRDefault="00645A02" w14:paraId="4D68DFE6" w14:textId="40419F71">
            <w:pPr>
              <w:rPr>
                <w:rFonts w:cs="CordiaUPC"/>
              </w:rPr>
            </w:pPr>
            <w:r>
              <w:rPr>
                <w:color w:val="000000" w:themeColor="text1"/>
              </w:rPr>
              <w:t>Fix Cost</w:t>
            </w:r>
          </w:p>
        </w:tc>
        <w:tc>
          <w:tcPr>
            <w:tcW w:w="900" w:type="pct"/>
            <w:gridSpan w:val="2"/>
          </w:tcPr>
          <w:p w:rsidRPr="008979A8" w:rsidR="00645A02" w:rsidP="00645A02" w:rsidRDefault="00645A02" w14:paraId="4B625E5C" w14:textId="77777777">
            <w:pPr>
              <w:rPr>
                <w:rFonts w:cs="CordiaUPC"/>
              </w:rPr>
            </w:pPr>
          </w:p>
        </w:tc>
        <w:tc>
          <w:tcPr>
            <w:tcW w:w="3074" w:type="pct"/>
          </w:tcPr>
          <w:p w:rsidRPr="00957D04" w:rsidR="00645A02" w:rsidP="00645A02" w:rsidRDefault="00645A02" w14:paraId="479AC5AE" w14:textId="6EBFD64A">
            <w:pPr>
              <w:rPr>
                <w:color w:val="000000" w:themeColor="text1"/>
              </w:rPr>
            </w:pPr>
            <w:r>
              <w:rPr>
                <w:rFonts w:hint="cs"/>
                <w:color w:val="000000" w:themeColor="text1"/>
                <w:cs/>
              </w:rPr>
              <w:t xml:space="preserve">แสดงใน </w:t>
            </w:r>
            <w:r>
              <w:rPr>
                <w:color w:val="000000" w:themeColor="text1"/>
              </w:rPr>
              <w:t>Format</w:t>
            </w:r>
          </w:p>
          <w:p w:rsidR="00645A02" w:rsidP="00645A02" w:rsidRDefault="00645A02" w14:paraId="39B1F35D" w14:textId="3CC3A09F">
            <w:pPr>
              <w:pStyle w:val="ListParagraph"/>
              <w:numPr>
                <w:ilvl w:val="0"/>
                <w:numId w:val="133"/>
              </w:numPr>
            </w:pPr>
            <w:r>
              <w:rPr>
                <w:cs/>
              </w:rPr>
              <w:t>ระบบจะ</w:t>
            </w:r>
            <w:r>
              <w:rPr>
                <w:rFonts w:hint="cs"/>
                <w:cs/>
              </w:rPr>
              <w:t>ดึง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cs/>
              </w:rPr>
              <w:t xml:space="preserve">ค่า </w:t>
            </w:r>
            <w:r>
              <w:t xml:space="preserve">Fix Cost </w:t>
            </w:r>
            <w:r>
              <w:rPr>
                <w:cs/>
              </w:rPr>
              <w:t>จาก</w:t>
            </w:r>
            <w:r>
              <w:t xml:space="preserve">Table </w:t>
            </w:r>
            <w:r>
              <w:rPr>
                <w:cs/>
              </w:rPr>
              <w:t xml:space="preserve"> </w:t>
            </w:r>
            <w:r>
              <w:t>MODEL_SHARING_FIX_COST</w:t>
            </w:r>
            <w:r>
              <w:rPr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โดยดึงข้อมูลผ่าน </w:t>
            </w:r>
            <w:r>
              <w:t xml:space="preserve">MODEL_SHARING </w:t>
            </w:r>
            <w:r>
              <w:rPr>
                <w:cs/>
              </w:rPr>
              <w:t xml:space="preserve">ใช้คีย์ในการ </w:t>
            </w:r>
            <w:r>
              <w:t xml:space="preserve">Look up </w:t>
            </w:r>
            <w:r>
              <w:rPr>
                <w:cs/>
              </w:rPr>
              <w:t xml:space="preserve">คือ ชื่อ </w:t>
            </w:r>
            <w:r>
              <w:t>CP Group Name</w:t>
            </w:r>
          </w:p>
          <w:p w:rsidR="00645A02" w:rsidP="00645A02" w:rsidRDefault="00645A02" w14:paraId="7AD1FBDE" w14:textId="2D4ADD5A">
            <w:pPr>
              <w:pStyle w:val="ListParagraph"/>
              <w:numPr>
                <w:ilvl w:val="0"/>
                <w:numId w:val="133"/>
              </w:numPr>
            </w:pPr>
            <w:r>
              <w:rPr>
                <w:cs/>
              </w:rPr>
              <w:t>ซึ่งระบบจะแสดงค่า ตาม เงื่อนไขดังนี้</w:t>
            </w:r>
          </w:p>
          <w:p w:rsidR="00645A02" w:rsidP="00645A02" w:rsidRDefault="00645A02" w14:paraId="64B85F9E" w14:textId="20AFE37E">
            <w:pPr>
              <w:pStyle w:val="ListParagraph"/>
              <w:numPr>
                <w:ilvl w:val="0"/>
                <w:numId w:val="134"/>
              </w:numPr>
            </w:pPr>
            <w:r>
              <w:rPr>
                <w:cs/>
              </w:rPr>
              <w:t xml:space="preserve">กรณี </w:t>
            </w:r>
            <w:r>
              <w:t>MODEL_SHARING_DETAIL</w:t>
            </w:r>
            <w:r>
              <w:rPr>
                <w:rFonts w:cs="Angsana New"/>
                <w:cs/>
              </w:rPr>
              <w:t>.</w:t>
            </w:r>
            <w:r>
              <w:t>FIX_COST_FLAG</w:t>
            </w:r>
            <w:r w:rsidDel="00F7278E">
              <w:rPr>
                <w:rFonts w:cs="Angsana New"/>
                <w:cs/>
              </w:rPr>
              <w:t xml:space="preserve"> </w:t>
            </w:r>
            <w:r>
              <w:rPr>
                <w:cs/>
              </w:rPr>
              <w:t xml:space="preserve">เป็น </w:t>
            </w:r>
            <w:r>
              <w:rPr>
                <w:rFonts w:cs="Angsana New"/>
                <w:cs/>
              </w:rPr>
              <w:t>“</w:t>
            </w:r>
            <w:r>
              <w:t>Yes</w:t>
            </w:r>
            <w:r>
              <w:rPr>
                <w:rFonts w:cs="Angsana New"/>
                <w:cs/>
              </w:rPr>
              <w:t>”</w:t>
            </w:r>
          </w:p>
          <w:p w:rsidR="00645A02" w:rsidP="00645A02" w:rsidRDefault="00645A02" w14:paraId="11E4F6C1" w14:textId="08FBB24D">
            <w:pPr>
              <w:pStyle w:val="ListParagraph"/>
              <w:numPr>
                <w:ilvl w:val="0"/>
                <w:numId w:val="135"/>
              </w:numPr>
            </w:pPr>
            <w:r>
              <w:rPr>
                <w:rFonts w:hint="cs"/>
                <w:cs/>
              </w:rPr>
              <w:t xml:space="preserve">ถ้าข้อมูลที่ </w:t>
            </w:r>
            <w:r>
              <w:t>MODEL_SHARING_FIX_COST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พบที่ </w:t>
            </w:r>
            <w:r>
              <w:t xml:space="preserve">Package Duration, Package Duration Unit </w:t>
            </w:r>
            <w:r>
              <w:rPr>
                <w:cs/>
              </w:rPr>
              <w:t>และ</w:t>
            </w:r>
            <w:r>
              <w:t xml:space="preserve"> Bundle Type</w:t>
            </w:r>
            <w:r>
              <w:rPr>
                <w:cs/>
              </w:rPr>
              <w:t xml:space="preserve"> </w:t>
            </w:r>
            <w:r>
              <w:rPr>
                <w:rFonts w:hint="cs"/>
                <w:cs/>
              </w:rPr>
              <w:t>ตรงกันให้</w:t>
            </w:r>
            <w:r>
              <w:rPr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แสดงใน </w:t>
            </w:r>
          </w:p>
          <w:p w:rsidR="00645A02" w:rsidP="00645A02" w:rsidRDefault="00645A02" w14:paraId="2C70C7D7" w14:textId="77777777">
            <w:pPr>
              <w:pStyle w:val="ListParagraph"/>
              <w:ind w:left="1742"/>
            </w:pPr>
            <w:r>
              <w:t xml:space="preserve">Format </w:t>
            </w:r>
            <w:r>
              <w:rPr>
                <w:rFonts w:cs="Angsana New"/>
                <w:cs/>
              </w:rPr>
              <w:t xml:space="preserve">: </w:t>
            </w:r>
            <w:r>
              <w:t xml:space="preserve">Fix Cost </w:t>
            </w:r>
            <w:r>
              <w:rPr>
                <w:rFonts w:cs="Angsana New"/>
                <w:cs/>
              </w:rPr>
              <w:t xml:space="preserve">+ “ ”+ </w:t>
            </w:r>
            <w:r>
              <w:t>Fix Cost Unit</w:t>
            </w:r>
          </w:p>
          <w:p w:rsidR="00645A02" w:rsidP="00645A02" w:rsidRDefault="00645A02" w14:paraId="45C6CA84" w14:textId="3CFF960D">
            <w:pPr>
              <w:pStyle w:val="ListParagraph"/>
              <w:numPr>
                <w:ilvl w:val="0"/>
                <w:numId w:val="135"/>
              </w:numPr>
            </w:pPr>
            <w:r>
              <w:rPr>
                <w:rFonts w:hint="cs"/>
                <w:cs/>
              </w:rPr>
              <w:t xml:space="preserve">ถ้าข้อมูลที่ </w:t>
            </w:r>
            <w:r>
              <w:t xml:space="preserve">MODEL_SHARING_FIX_COST </w:t>
            </w:r>
            <w:r>
              <w:rPr>
                <w:rFonts w:hint="cs"/>
                <w:cs/>
              </w:rPr>
              <w:t xml:space="preserve">พบที่ </w:t>
            </w:r>
            <w:r>
              <w:t xml:space="preserve">Package Duration, Package Duration Unit </w:t>
            </w:r>
            <w:r>
              <w:rPr>
                <w:cs/>
              </w:rPr>
              <w:t>และ</w:t>
            </w:r>
            <w:r>
              <w:t xml:space="preserve"> Bundle Type</w:t>
            </w:r>
            <w:r>
              <w:rPr>
                <w:cs/>
              </w:rPr>
              <w:t xml:space="preserve"> </w:t>
            </w:r>
            <w:r>
              <w:rPr>
                <w:rFonts w:hint="cs"/>
                <w:cs/>
              </w:rPr>
              <w:t>ไม่ตรงกันให้</w:t>
            </w:r>
            <w:r>
              <w:rPr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แสดงใน </w:t>
            </w:r>
          </w:p>
          <w:p w:rsidR="00645A02" w:rsidP="00645A02" w:rsidRDefault="00645A02" w14:paraId="17974951" w14:textId="60F9ED08">
            <w:pPr>
              <w:pStyle w:val="ListParagraph"/>
              <w:ind w:left="1742"/>
            </w:pPr>
            <w:r>
              <w:t xml:space="preserve">Format </w:t>
            </w:r>
            <w:r>
              <w:rPr>
                <w:rFonts w:cs="Angsana New"/>
                <w:cs/>
              </w:rPr>
              <w:t>: “</w:t>
            </w:r>
            <w:r>
              <w:t>Not Found Fix Cost</w:t>
            </w:r>
            <w:r>
              <w:rPr>
                <w:rFonts w:cs="Angsana New"/>
                <w:cs/>
              </w:rPr>
              <w:t>”</w:t>
            </w:r>
          </w:p>
          <w:p w:rsidR="00645A02" w:rsidP="00645A02" w:rsidRDefault="00645A02" w14:paraId="513F8062" w14:textId="4C8D3395">
            <w:pPr>
              <w:pStyle w:val="ListParagraph"/>
              <w:numPr>
                <w:ilvl w:val="0"/>
                <w:numId w:val="134"/>
              </w:numPr>
            </w:pPr>
            <w:r>
              <w:rPr>
                <w:cs/>
              </w:rPr>
              <w:t xml:space="preserve">กรณีเป็น </w:t>
            </w:r>
            <w:r>
              <w:rPr>
                <w:rFonts w:cs="Angsana New"/>
                <w:cs/>
              </w:rPr>
              <w:t>“</w:t>
            </w:r>
            <w:r>
              <w:t>No</w:t>
            </w:r>
            <w:r>
              <w:rPr>
                <w:rFonts w:cs="Angsana New"/>
                <w:cs/>
              </w:rPr>
              <w:t>”</w:t>
            </w:r>
          </w:p>
          <w:p w:rsidRPr="00957D04" w:rsidR="00645A02" w:rsidP="00645A02" w:rsidRDefault="00645A02" w14:paraId="17CAC72A" w14:textId="402431E4">
            <w:pPr>
              <w:pStyle w:val="ListParagraph"/>
              <w:numPr>
                <w:ilvl w:val="0"/>
                <w:numId w:val="135"/>
              </w:numPr>
            </w:pPr>
            <w:r>
              <w:rPr>
                <w:rFonts w:hint="cs"/>
                <w:cs/>
              </w:rPr>
              <w:t xml:space="preserve">แสดงใน </w:t>
            </w:r>
            <w:r>
              <w:t>Format</w:t>
            </w:r>
            <w:r>
              <w:rPr>
                <w:cs/>
              </w:rPr>
              <w:t xml:space="preserve"> </w:t>
            </w:r>
            <w:r>
              <w:rPr>
                <w:rFonts w:cs="Angsana New"/>
                <w:cs/>
              </w:rPr>
              <w:t>: “</w:t>
            </w:r>
            <w:r>
              <w:t>No Fix Cost</w:t>
            </w:r>
            <w:r>
              <w:rPr>
                <w:rFonts w:cs="Angsana New"/>
                <w:cs/>
              </w:rPr>
              <w:t>”</w:t>
            </w:r>
          </w:p>
        </w:tc>
      </w:tr>
      <w:tr w:rsidRPr="008979A8" w:rsidR="00645A02" w:rsidTr="00F5706B" w14:paraId="094AE12F" w14:textId="77777777">
        <w:tc>
          <w:tcPr>
            <w:tcW w:w="5000" w:type="pct"/>
            <w:gridSpan w:val="5"/>
            <w:shd w:val="clear" w:color="auto" w:fill="C2D69B" w:themeFill="accent3" w:themeFillTint="99"/>
          </w:tcPr>
          <w:p w:rsidRPr="008979A8" w:rsidR="00645A02" w:rsidP="00645A02" w:rsidRDefault="00645A02" w14:paraId="3FBE7993" w14:textId="556FBC2C">
            <w:pPr>
              <w:pStyle w:val="HeaderTable"/>
            </w:pPr>
            <w:r>
              <w:t>End Package Group Detail Table Section</w:t>
            </w:r>
          </w:p>
        </w:tc>
      </w:tr>
      <w:tr w:rsidRPr="008979A8" w:rsidR="00645A02" w:rsidTr="00AE0E6C" w14:paraId="01D31053" w14:textId="77777777">
        <w:tc>
          <w:tcPr>
            <w:tcW w:w="5000" w:type="pct"/>
            <w:gridSpan w:val="5"/>
            <w:shd w:val="clear" w:color="auto" w:fill="C2D69B" w:themeFill="accent3" w:themeFillTint="99"/>
          </w:tcPr>
          <w:p w:rsidRPr="008979A8" w:rsidR="00645A02" w:rsidP="00645A02" w:rsidRDefault="00645A02" w14:paraId="00B6D9ED" w14:textId="5305C2D0">
            <w:pPr>
              <w:pStyle w:val="HeaderTable"/>
            </w:pPr>
            <w:r>
              <w:t>End Package Group Section</w:t>
            </w:r>
          </w:p>
        </w:tc>
      </w:tr>
      <w:tr w:rsidRPr="008979A8" w:rsidR="00645A02" w:rsidTr="00F218C3" w14:paraId="7CC41297" w14:textId="77777777">
        <w:tc>
          <w:tcPr>
            <w:tcW w:w="5000" w:type="pct"/>
            <w:gridSpan w:val="5"/>
            <w:shd w:val="clear" w:color="auto" w:fill="C2D69B" w:themeFill="accent3" w:themeFillTint="99"/>
          </w:tcPr>
          <w:p w:rsidRPr="008979A8" w:rsidR="00645A02" w:rsidP="00645A02" w:rsidRDefault="00645A02" w14:paraId="32CCFAF3" w14:textId="47F3AE00">
            <w:pPr>
              <w:pStyle w:val="HeaderTable"/>
            </w:pPr>
            <w:r>
              <w:t>Content Partner Section</w:t>
            </w:r>
          </w:p>
        </w:tc>
      </w:tr>
      <w:tr w:rsidRPr="008979A8" w:rsidR="00645A02" w:rsidTr="00984607" w14:paraId="01A960AB" w14:textId="77777777">
        <w:tc>
          <w:tcPr>
            <w:tcW w:w="1026" w:type="pct"/>
            <w:gridSpan w:val="2"/>
          </w:tcPr>
          <w:p w:rsidR="00645A02" w:rsidP="00645A02" w:rsidRDefault="00645A02" w14:paraId="0635BFF9" w14:textId="4FE457BF">
            <w:pPr>
              <w:rPr>
                <w:rFonts w:cs="CordiaUPC"/>
              </w:rPr>
            </w:pPr>
            <w:bookmarkStart w:name="_Hlk39087471" w:id="19"/>
            <w:r>
              <w:rPr>
                <w:color w:val="000000" w:themeColor="text1"/>
              </w:rPr>
              <w:t>cpGroupName</w:t>
            </w:r>
          </w:p>
        </w:tc>
        <w:tc>
          <w:tcPr>
            <w:tcW w:w="900" w:type="pct"/>
            <w:gridSpan w:val="2"/>
          </w:tcPr>
          <w:p w:rsidRPr="00F218C3" w:rsidR="00645A02" w:rsidP="00645A02" w:rsidRDefault="00645A02" w14:paraId="57126369" w14:textId="6A5527C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Drop down list</w:t>
            </w:r>
          </w:p>
        </w:tc>
        <w:tc>
          <w:tcPr>
            <w:tcW w:w="3074" w:type="pct"/>
          </w:tcPr>
          <w:p w:rsidR="00645A02" w:rsidP="00645A02" w:rsidRDefault="00645A02" w14:paraId="590D0F83" w14:textId="257C213A">
            <w:pPr>
              <w:rPr>
                <w:color w:val="FF0000"/>
              </w:rPr>
            </w:pPr>
            <w:r>
              <w:rPr>
                <w:color w:val="000000" w:themeColor="text1"/>
              </w:rPr>
              <w:t xml:space="preserve">Label </w:t>
            </w:r>
            <w:r>
              <w:rPr>
                <w:rFonts w:cs="Angsana New"/>
                <w:color w:val="000000" w:themeColor="text1"/>
                <w:cs/>
              </w:rPr>
              <w:t xml:space="preserve">: </w:t>
            </w:r>
            <w:r>
              <w:rPr>
                <w:rFonts w:cs="Angsana New"/>
                <w:color w:val="FF0000"/>
                <w:cs/>
              </w:rPr>
              <w:t>*</w:t>
            </w:r>
            <w:r>
              <w:rPr>
                <w:color w:val="FF0000"/>
              </w:rPr>
              <w:t>CP Group Name</w:t>
            </w:r>
          </w:p>
          <w:p w:rsidR="00645A02" w:rsidP="00645A02" w:rsidRDefault="00645A02" w14:paraId="3925AF22" w14:textId="1610D527">
            <w:pPr>
              <w:rPr>
                <w:color w:val="000000" w:themeColor="text1"/>
              </w:rPr>
            </w:pPr>
            <w:r w:rsidRPr="00F218C3">
              <w:t xml:space="preserve">List of Value </w:t>
            </w:r>
            <w:r w:rsidRPr="00F218C3">
              <w:rPr>
                <w:rFonts w:cs="Angsana New"/>
                <w:cs/>
              </w:rPr>
              <w:t xml:space="preserve">: </w:t>
            </w:r>
            <w:r w:rsidRPr="00F218C3">
              <w:rPr>
                <w:rFonts w:hint="cs"/>
                <w:cs/>
              </w:rPr>
              <w:t xml:space="preserve">ดึงข้อมูลจาก </w:t>
            </w:r>
            <w:r>
              <w:t xml:space="preserve">DB </w:t>
            </w:r>
            <w:r>
              <w:rPr>
                <w:rFonts w:hint="cs"/>
                <w:cs/>
              </w:rPr>
              <w:t xml:space="preserve">ที่ </w:t>
            </w:r>
            <w:r>
              <w:t>MODEL_SHARING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>
              <w:t xml:space="preserve">Filter </w:t>
            </w:r>
            <w:r w:rsidRPr="00F218C3">
              <w:rPr>
                <w:color w:val="000000" w:themeColor="text1"/>
                <w:cs/>
              </w:rPr>
              <w:t>แสดงเฉพาะ</w:t>
            </w:r>
            <w:r>
              <w:rPr>
                <w:color w:val="000000" w:themeColor="text1"/>
              </w:rPr>
              <w:t xml:space="preserve"> Status </w:t>
            </w:r>
            <w:r>
              <w:rPr>
                <w:rFonts w:cs="Angsana New"/>
                <w:color w:val="000000" w:themeColor="text1"/>
                <w:cs/>
              </w:rPr>
              <w:t>= “</w:t>
            </w:r>
            <w:r>
              <w:rPr>
                <w:color w:val="000000" w:themeColor="text1"/>
              </w:rPr>
              <w:t>Active</w:t>
            </w:r>
            <w:r>
              <w:rPr>
                <w:rFonts w:cs="Angsana New"/>
                <w:color w:val="000000" w:themeColor="text1"/>
                <w:cs/>
              </w:rPr>
              <w:t>”</w:t>
            </w:r>
            <w:r>
              <w:rPr>
                <w:rFonts w:hint="cs" w:cs="Angsana New"/>
                <w:color w:val="000000" w:themeColor="text1"/>
                <w:cs/>
              </w:rPr>
              <w:t xml:space="preserve"> และ </w:t>
            </w:r>
            <w:r>
              <w:rPr>
                <w:rFonts w:cs="CordiaUPC"/>
                <w:color w:val="000000" w:themeColor="text1"/>
              </w:rPr>
              <w:t>model_sharing_detail</w:t>
            </w:r>
            <w:r>
              <w:rPr>
                <w:rFonts w:cs="Angsana New"/>
                <w:color w:val="000000" w:themeColor="text1"/>
                <w:cs/>
              </w:rPr>
              <w:t>.</w:t>
            </w:r>
            <w:r>
              <w:rPr>
                <w:rFonts w:cs="CordiaUPC"/>
                <w:color w:val="000000" w:themeColor="text1"/>
              </w:rPr>
              <w:t xml:space="preserve">service_group </w:t>
            </w:r>
            <w:r>
              <w:rPr>
                <w:rFonts w:cs="Angsana New"/>
                <w:color w:val="000000" w:themeColor="text1"/>
                <w:cs/>
              </w:rPr>
              <w:t>= “</w:t>
            </w:r>
            <w:r>
              <w:rPr>
                <w:rFonts w:cs="CordiaUPC"/>
                <w:color w:val="000000" w:themeColor="text1"/>
              </w:rPr>
              <w:t>VDO</w:t>
            </w:r>
            <w:r>
              <w:rPr>
                <w:rFonts w:cs="Angsana New"/>
                <w:color w:val="000000" w:themeColor="text1"/>
                <w:cs/>
              </w:rPr>
              <w:t>”</w:t>
            </w:r>
            <w:r>
              <w:rPr>
                <w:rFonts w:hint="cs"/>
                <w:color w:val="000000" w:themeColor="text1"/>
                <w:cs/>
              </w:rPr>
              <w:t xml:space="preserve">เมื่อเลือก </w:t>
            </w:r>
            <w:r>
              <w:rPr>
                <w:color w:val="000000" w:themeColor="text1"/>
              </w:rPr>
              <w:t xml:space="preserve">cpGroupName </w:t>
            </w:r>
            <w:r>
              <w:rPr>
                <w:rFonts w:hint="cs"/>
                <w:color w:val="000000" w:themeColor="text1"/>
                <w:cs/>
              </w:rPr>
              <w:t xml:space="preserve">ให้ </w:t>
            </w:r>
            <w:r>
              <w:rPr>
                <w:color w:val="000000" w:themeColor="text1"/>
              </w:rPr>
              <w:t xml:space="preserve">Default </w:t>
            </w:r>
            <w:r>
              <w:rPr>
                <w:rFonts w:hint="cs"/>
                <w:color w:val="000000" w:themeColor="text1"/>
                <w:cs/>
              </w:rPr>
              <w:t>ค่าดังต่อไปนี้</w:t>
            </w:r>
          </w:p>
          <w:p w:rsidRPr="008E2FF4" w:rsidR="00645A02" w:rsidP="00645A02" w:rsidRDefault="00645A02" w14:paraId="35434C1D" w14:textId="77777777">
            <w:pPr>
              <w:pStyle w:val="ListParagraph"/>
              <w:numPr>
                <w:ilvl w:val="0"/>
                <w:numId w:val="136"/>
              </w:numPr>
            </w:pPr>
            <w:r>
              <w:rPr>
                <w:color w:val="000000" w:themeColor="text1"/>
              </w:rPr>
              <w:t>servicesCp</w:t>
            </w:r>
            <w:r>
              <w:rPr>
                <w:rFonts w:hint="cs"/>
                <w:color w:val="000000" w:themeColor="text1"/>
                <w:cs/>
              </w:rPr>
              <w:t xml:space="preserve"> </w:t>
            </w:r>
            <w:r>
              <w:rPr>
                <w:rFonts w:cs="Angsana New"/>
                <w:color w:val="000000" w:themeColor="text1"/>
                <w:cs/>
              </w:rPr>
              <w:t xml:space="preserve">= </w:t>
            </w:r>
            <w:r>
              <w:rPr>
                <w:color w:val="000000" w:themeColor="text1"/>
              </w:rPr>
              <w:t xml:space="preserve">Services </w:t>
            </w:r>
            <w:r>
              <w:rPr>
                <w:rFonts w:hint="cs"/>
                <w:color w:val="000000" w:themeColor="text1"/>
                <w:cs/>
              </w:rPr>
              <w:t>ของ</w:t>
            </w:r>
            <w:r>
              <w:rPr>
                <w:color w:val="000000" w:themeColor="text1"/>
              </w:rPr>
              <w:t xml:space="preserve"> cpGroupName</w:t>
            </w:r>
          </w:p>
          <w:p w:rsidRPr="00F218C3" w:rsidR="00645A02" w:rsidP="00645A02" w:rsidRDefault="00645A02" w14:paraId="777C9692" w14:textId="71CBC41B">
            <w:pPr>
              <w:pStyle w:val="ListParagraph"/>
              <w:numPr>
                <w:ilvl w:val="0"/>
                <w:numId w:val="136"/>
              </w:numPr>
              <w:rPr>
                <w:cs/>
              </w:rPr>
            </w:pPr>
            <w:r>
              <w:t xml:space="preserve">fixcostCp </w:t>
            </w:r>
            <w:r>
              <w:rPr>
                <w:rFonts w:cs="Angsana New"/>
                <w:cs/>
              </w:rPr>
              <w:t xml:space="preserve">= </w:t>
            </w:r>
            <w:r>
              <w:rPr>
                <w:rFonts w:hint="cs"/>
                <w:cs/>
              </w:rPr>
              <w:t xml:space="preserve">ตาม </w:t>
            </w:r>
            <w:r>
              <w:t xml:space="preserve">Logic </w:t>
            </w:r>
            <w:r>
              <w:rPr>
                <w:rFonts w:hint="cs"/>
                <w:cs/>
              </w:rPr>
              <w:t xml:space="preserve">ใน </w:t>
            </w:r>
            <w:r>
              <w:t>Field</w:t>
            </w:r>
          </w:p>
        </w:tc>
      </w:tr>
      <w:bookmarkEnd w:id="19"/>
      <w:tr w:rsidRPr="008979A8" w:rsidR="00645A02" w:rsidTr="00984607" w14:paraId="0F1FD997" w14:textId="77777777">
        <w:tc>
          <w:tcPr>
            <w:tcW w:w="1026" w:type="pct"/>
            <w:gridSpan w:val="2"/>
          </w:tcPr>
          <w:p w:rsidR="00645A02" w:rsidP="00645A02" w:rsidRDefault="00645A02" w14:paraId="5C87C44D" w14:textId="75BC880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servicesCp</w:t>
            </w:r>
          </w:p>
        </w:tc>
        <w:tc>
          <w:tcPr>
            <w:tcW w:w="900" w:type="pct"/>
            <w:gridSpan w:val="2"/>
          </w:tcPr>
          <w:p w:rsidRPr="00682929" w:rsidR="00645A02" w:rsidP="00645A02" w:rsidRDefault="00645A02" w14:paraId="5F82AD77" w14:textId="795B791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Drop down list</w:t>
            </w:r>
          </w:p>
        </w:tc>
        <w:tc>
          <w:tcPr>
            <w:tcW w:w="3074" w:type="pct"/>
          </w:tcPr>
          <w:p w:rsidR="00645A02" w:rsidP="00645A02" w:rsidRDefault="00645A02" w14:paraId="0B95F861" w14:textId="77777777">
            <w:pPr>
              <w:rPr>
                <w:color w:val="FF0000"/>
              </w:rPr>
            </w:pPr>
            <w:r>
              <w:rPr>
                <w:color w:val="000000" w:themeColor="text1"/>
              </w:rPr>
              <w:t xml:space="preserve">Label </w:t>
            </w:r>
            <w:r>
              <w:rPr>
                <w:rFonts w:cs="Angsana New"/>
                <w:color w:val="000000" w:themeColor="text1"/>
                <w:cs/>
              </w:rPr>
              <w:t xml:space="preserve">: </w:t>
            </w:r>
            <w:r>
              <w:rPr>
                <w:rFonts w:cs="Angsana New"/>
                <w:color w:val="FF0000"/>
                <w:cs/>
              </w:rPr>
              <w:t>*</w:t>
            </w:r>
            <w:r>
              <w:rPr>
                <w:color w:val="FF0000"/>
              </w:rPr>
              <w:t>Services</w:t>
            </w:r>
          </w:p>
          <w:p w:rsidR="00645A02" w:rsidP="00645A02" w:rsidRDefault="00645A02" w14:paraId="16493883" w14:textId="1209C50C">
            <w:pPr>
              <w:rPr>
                <w:color w:val="FF0000"/>
              </w:rPr>
            </w:pPr>
            <w:r>
              <w:rPr>
                <w:color w:val="000000" w:themeColor="text1"/>
              </w:rPr>
              <w:t>Disable</w:t>
            </w:r>
          </w:p>
          <w:p w:rsidRPr="00682929" w:rsidR="00645A02" w:rsidP="00645A02" w:rsidRDefault="00645A02" w14:paraId="334592DC" w14:textId="495509E5">
            <w:pPr>
              <w:rPr>
                <w:color w:val="FF0000"/>
              </w:rPr>
            </w:pPr>
            <w:r w:rsidRPr="00AE3523">
              <w:rPr>
                <w:rFonts w:cs="CordiaUPC"/>
              </w:rPr>
              <w:t xml:space="preserve">List of Value </w:t>
            </w:r>
            <w:r w:rsidRPr="00AE3523"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‘</w:t>
            </w:r>
            <w:r>
              <w:rPr>
                <w:rFonts w:cs="CordiaUPC"/>
              </w:rPr>
              <w:t>VDO Services</w:t>
            </w:r>
            <w:r>
              <w:rPr>
                <w:rFonts w:cs="Angsana New"/>
                <w:cs/>
              </w:rPr>
              <w:t>’</w:t>
            </w:r>
          </w:p>
        </w:tc>
      </w:tr>
      <w:tr w:rsidRPr="008979A8" w:rsidR="00645A02" w:rsidTr="00984607" w14:paraId="7DED6AF1" w14:textId="62D81320">
        <w:tc>
          <w:tcPr>
            <w:tcW w:w="1026" w:type="pct"/>
            <w:gridSpan w:val="2"/>
          </w:tcPr>
          <w:p w:rsidR="00645A02" w:rsidP="00645A02" w:rsidRDefault="00645A02" w14:paraId="59EE3CE3" w14:textId="76E3DFE9">
            <w:pPr>
              <w:rPr>
                <w:rFonts w:cs="CordiaUPC"/>
              </w:rPr>
            </w:pPr>
            <w:r>
              <w:rPr>
                <w:color w:val="000000" w:themeColor="text1"/>
              </w:rPr>
              <w:t>platformCp</w:t>
            </w:r>
          </w:p>
        </w:tc>
        <w:tc>
          <w:tcPr>
            <w:tcW w:w="900" w:type="pct"/>
            <w:gridSpan w:val="2"/>
          </w:tcPr>
          <w:p w:rsidRPr="008979A8" w:rsidR="00645A02" w:rsidP="00645A02" w:rsidRDefault="00645A02" w14:paraId="23A2B638" w14:textId="0DD0104E">
            <w:pPr>
              <w:rPr>
                <w:rFonts w:cs="CordiaUPC"/>
                <w:cs/>
              </w:rPr>
            </w:pPr>
            <w:r>
              <w:t>Drop Down List</w:t>
            </w:r>
          </w:p>
        </w:tc>
        <w:tc>
          <w:tcPr>
            <w:tcW w:w="3074" w:type="pct"/>
          </w:tcPr>
          <w:p w:rsidR="00645A02" w:rsidP="00645A02" w:rsidRDefault="00645A02" w14:paraId="4A95A709" w14:textId="706AAFA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Label </w:t>
            </w:r>
            <w:r>
              <w:rPr>
                <w:rFonts w:cs="Angsana New"/>
                <w:color w:val="000000" w:themeColor="text1"/>
                <w:cs/>
              </w:rPr>
              <w:t xml:space="preserve">: </w:t>
            </w:r>
            <w:r>
              <w:rPr>
                <w:rFonts w:cs="Angsana New"/>
                <w:color w:val="FF0000"/>
                <w:cs/>
              </w:rPr>
              <w:t>*</w:t>
            </w:r>
            <w:r>
              <w:rPr>
                <w:color w:val="FF0000"/>
              </w:rPr>
              <w:t>Platform</w:t>
            </w:r>
          </w:p>
          <w:p w:rsidRPr="008979A8" w:rsidR="00645A02" w:rsidP="00645A02" w:rsidRDefault="00645A02" w14:paraId="34355AE9" w14:textId="05387B1F">
            <w:pPr>
              <w:rPr>
                <w:rFonts w:cs="CordiaUPC"/>
              </w:rPr>
            </w:pPr>
            <w:r w:rsidRPr="00AE3523">
              <w:rPr>
                <w:rFonts w:cs="CordiaUPC"/>
              </w:rPr>
              <w:t xml:space="preserve">List of Value </w:t>
            </w:r>
            <w:r w:rsidRPr="00AE3523"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‘</w:t>
            </w:r>
            <w:r>
              <w:rPr>
                <w:rFonts w:cs="CordiaUPC"/>
              </w:rPr>
              <w:t>VDO Platform</w:t>
            </w:r>
            <w:r>
              <w:rPr>
                <w:rFonts w:cs="Angsana New"/>
                <w:cs/>
              </w:rPr>
              <w:t>’</w:t>
            </w:r>
          </w:p>
        </w:tc>
      </w:tr>
      <w:tr w:rsidRPr="008979A8" w:rsidR="00645A02" w:rsidTr="00984607" w14:paraId="029C2577" w14:textId="77777777">
        <w:tc>
          <w:tcPr>
            <w:tcW w:w="1026" w:type="pct"/>
            <w:gridSpan w:val="2"/>
          </w:tcPr>
          <w:p w:rsidR="00645A02" w:rsidP="00645A02" w:rsidRDefault="00645A02" w14:paraId="33B75350" w14:textId="2E3E5B36">
            <w:pPr>
              <w:rPr>
                <w:rFonts w:cs="CordiaUPC"/>
              </w:rPr>
            </w:pPr>
            <w:bookmarkStart w:name="_Hlk39087489" w:id="20"/>
            <w:r>
              <w:rPr>
                <w:color w:val="000000" w:themeColor="text1"/>
              </w:rPr>
              <w:t>fixcostCp</w:t>
            </w:r>
          </w:p>
        </w:tc>
        <w:tc>
          <w:tcPr>
            <w:tcW w:w="900" w:type="pct"/>
            <w:gridSpan w:val="2"/>
          </w:tcPr>
          <w:p w:rsidRPr="008979A8" w:rsidR="00645A02" w:rsidP="00645A02" w:rsidRDefault="00645A02" w14:paraId="1B03F8F5" w14:textId="7120B4DB">
            <w:pPr>
              <w:rPr>
                <w:rFonts w:cs="CordiaUPC"/>
              </w:rPr>
            </w:pPr>
            <w:r>
              <w:t>Text Box</w:t>
            </w:r>
          </w:p>
        </w:tc>
        <w:tc>
          <w:tcPr>
            <w:tcW w:w="3074" w:type="pct"/>
          </w:tcPr>
          <w:p w:rsidRPr="00543C5F" w:rsidR="00645A02" w:rsidP="00645A02" w:rsidRDefault="00645A02" w14:paraId="28FC453E" w14:textId="587EA029">
            <w:r w:rsidRPr="00543C5F">
              <w:t xml:space="preserve">Label </w:t>
            </w:r>
            <w:r w:rsidRPr="00543C5F">
              <w:rPr>
                <w:rFonts w:cs="Angsana New"/>
                <w:cs/>
              </w:rPr>
              <w:t xml:space="preserve">: </w:t>
            </w:r>
            <w:r w:rsidRPr="008E2FF4">
              <w:rPr>
                <w:rFonts w:cs="Angsana New"/>
                <w:color w:val="FF0000"/>
                <w:cs/>
              </w:rPr>
              <w:t>*</w:t>
            </w:r>
            <w:r w:rsidRPr="008E2FF4">
              <w:rPr>
                <w:color w:val="FF0000"/>
              </w:rPr>
              <w:t>Fix Cost</w:t>
            </w:r>
          </w:p>
          <w:p w:rsidRPr="008E2FF4" w:rsidR="00645A02" w:rsidP="00645A02" w:rsidRDefault="00645A02" w14:paraId="08FC4752" w14:textId="39DE8760">
            <w:r w:rsidRPr="008E2FF4">
              <w:t>Disable</w:t>
            </w:r>
          </w:p>
          <w:p w:rsidR="00645A02" w:rsidP="00645A02" w:rsidRDefault="00645A02" w14:paraId="6E39DB66" w14:textId="67F60DBB">
            <w:pPr>
              <w:rPr>
                <w:color w:val="000000" w:themeColor="text1"/>
              </w:rPr>
            </w:pPr>
            <w:r>
              <w:rPr>
                <w:rFonts w:hint="cs"/>
                <w:color w:val="000000" w:themeColor="text1"/>
                <w:cs/>
              </w:rPr>
              <w:t xml:space="preserve">แสดงใน </w:t>
            </w:r>
            <w:r>
              <w:rPr>
                <w:color w:val="000000" w:themeColor="text1"/>
              </w:rPr>
              <w:t>Format</w:t>
            </w:r>
          </w:p>
          <w:p w:rsidR="00645A02" w:rsidP="00645A02" w:rsidRDefault="00645A02" w14:paraId="087BAC5A" w14:textId="77777777">
            <w:pPr>
              <w:pStyle w:val="ListParagraph"/>
              <w:numPr>
                <w:ilvl w:val="0"/>
                <w:numId w:val="133"/>
              </w:numPr>
            </w:pPr>
            <w:r>
              <w:rPr>
                <w:cs/>
              </w:rPr>
              <w:t>ระบบจะ</w:t>
            </w:r>
            <w:r>
              <w:rPr>
                <w:rFonts w:hint="cs"/>
                <w:cs/>
              </w:rPr>
              <w:t>ดึง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cs/>
              </w:rPr>
              <w:t xml:space="preserve">ค่า </w:t>
            </w:r>
            <w:r>
              <w:t xml:space="preserve">Fix Cost </w:t>
            </w:r>
            <w:r>
              <w:rPr>
                <w:rFonts w:hint="cs"/>
                <w:cs/>
              </w:rPr>
              <w:t xml:space="preserve">ของ </w:t>
            </w:r>
            <w:r>
              <w:t xml:space="preserve">MODEL_SHARING </w:t>
            </w:r>
            <w:r>
              <w:rPr>
                <w:rFonts w:hint="cs"/>
                <w:cs/>
              </w:rPr>
              <w:t>นั้นๆ มาแสดง</w:t>
            </w:r>
          </w:p>
          <w:p w:rsidR="00645A02" w:rsidP="00645A02" w:rsidRDefault="00645A02" w14:paraId="0B8FA176" w14:textId="77777777">
            <w:pPr>
              <w:pStyle w:val="ListParagraph"/>
              <w:numPr>
                <w:ilvl w:val="0"/>
                <w:numId w:val="133"/>
              </w:numPr>
            </w:pPr>
            <w:r>
              <w:rPr>
                <w:cs/>
              </w:rPr>
              <w:t>ซึ่งระบบจะแสดงค่า ตาม เงื่อนไขดังนี้</w:t>
            </w:r>
          </w:p>
          <w:p w:rsidR="00645A02" w:rsidP="00645A02" w:rsidRDefault="00645A02" w14:paraId="2031D827" w14:textId="77777777">
            <w:pPr>
              <w:pStyle w:val="ListParagraph"/>
              <w:numPr>
                <w:ilvl w:val="0"/>
                <w:numId w:val="134"/>
              </w:numPr>
            </w:pPr>
            <w:r>
              <w:rPr>
                <w:cs/>
              </w:rPr>
              <w:t xml:space="preserve">กรณี </w:t>
            </w:r>
            <w:r>
              <w:t xml:space="preserve">Fix Cost Flag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t>Yes</w:t>
            </w:r>
            <w:r>
              <w:rPr>
                <w:rFonts w:cs="Angsana New"/>
                <w:cs/>
              </w:rPr>
              <w:t>”</w:t>
            </w:r>
          </w:p>
          <w:p w:rsidR="00645A02" w:rsidP="00645A02" w:rsidRDefault="00645A02" w14:paraId="333E110F" w14:textId="77777777">
            <w:pPr>
              <w:pStyle w:val="ListParagraph"/>
              <w:numPr>
                <w:ilvl w:val="0"/>
                <w:numId w:val="135"/>
              </w:numPr>
            </w:pPr>
            <w:r>
              <w:rPr>
                <w:rFonts w:hint="cs"/>
                <w:cs/>
              </w:rPr>
              <w:t xml:space="preserve">ถ้าข้อมูล </w:t>
            </w:r>
            <w:r>
              <w:t xml:space="preserve">Package Duration, Package Duration Unit </w:t>
            </w:r>
            <w:r>
              <w:rPr>
                <w:cs/>
              </w:rPr>
              <w:t>และ</w:t>
            </w:r>
            <w:r>
              <w:t xml:space="preserve"> VDO Bundle Type</w:t>
            </w:r>
            <w:r>
              <w:rPr>
                <w:cs/>
              </w:rPr>
              <w:t xml:space="preserve"> </w:t>
            </w:r>
            <w:r>
              <w:rPr>
                <w:rFonts w:hint="cs"/>
                <w:cs/>
              </w:rPr>
              <w:t>ตรงกันให้</w:t>
            </w:r>
            <w:r>
              <w:rPr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แสดงใน </w:t>
            </w:r>
          </w:p>
          <w:p w:rsidR="00645A02" w:rsidP="00645A02" w:rsidRDefault="00645A02" w14:paraId="6F212B76" w14:textId="77777777">
            <w:pPr>
              <w:pStyle w:val="ListParagraph"/>
              <w:ind w:left="1742"/>
            </w:pPr>
            <w:r>
              <w:t xml:space="preserve">Format </w:t>
            </w:r>
            <w:r>
              <w:rPr>
                <w:rFonts w:cs="Angsana New"/>
                <w:cs/>
              </w:rPr>
              <w:t xml:space="preserve">: </w:t>
            </w:r>
            <w:r>
              <w:t xml:space="preserve">Fix Cost </w:t>
            </w:r>
            <w:r>
              <w:rPr>
                <w:rFonts w:cs="Angsana New"/>
                <w:cs/>
              </w:rPr>
              <w:t xml:space="preserve">+ “ ”+ </w:t>
            </w:r>
            <w:r>
              <w:t>Fix Cost Unit</w:t>
            </w:r>
          </w:p>
          <w:p w:rsidR="00645A02" w:rsidP="00645A02" w:rsidRDefault="00645A02" w14:paraId="668D44DA" w14:textId="77777777">
            <w:pPr>
              <w:pStyle w:val="ListParagraph"/>
              <w:numPr>
                <w:ilvl w:val="0"/>
                <w:numId w:val="135"/>
              </w:numPr>
            </w:pPr>
            <w:r>
              <w:rPr>
                <w:rFonts w:hint="cs"/>
                <w:cs/>
              </w:rPr>
              <w:t xml:space="preserve">ถ้าข้อมูล </w:t>
            </w:r>
            <w:r>
              <w:t xml:space="preserve">Package Duration, Package Duration Unit </w:t>
            </w:r>
            <w:r>
              <w:rPr>
                <w:cs/>
              </w:rPr>
              <w:t>และ</w:t>
            </w:r>
            <w:r>
              <w:t xml:space="preserve"> VDO Bundle Type</w:t>
            </w:r>
            <w:r>
              <w:rPr>
                <w:cs/>
              </w:rPr>
              <w:t xml:space="preserve"> </w:t>
            </w:r>
            <w:r>
              <w:rPr>
                <w:rFonts w:hint="cs"/>
                <w:cs/>
              </w:rPr>
              <w:t>ไม่ตรงกันให้</w:t>
            </w:r>
            <w:r>
              <w:rPr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แสดงใน </w:t>
            </w:r>
          </w:p>
          <w:p w:rsidR="00645A02" w:rsidP="00645A02" w:rsidRDefault="00645A02" w14:paraId="54974A1E" w14:textId="77777777">
            <w:pPr>
              <w:pStyle w:val="ListParagraph"/>
              <w:ind w:left="1742"/>
            </w:pPr>
            <w:r>
              <w:t xml:space="preserve">Format </w:t>
            </w:r>
            <w:r>
              <w:rPr>
                <w:rFonts w:cs="Angsana New"/>
                <w:cs/>
              </w:rPr>
              <w:t>: “</w:t>
            </w:r>
            <w:r>
              <w:t>Not Found Fix Cost</w:t>
            </w:r>
            <w:r>
              <w:rPr>
                <w:rFonts w:cs="Angsana New"/>
                <w:cs/>
              </w:rPr>
              <w:t>”</w:t>
            </w:r>
          </w:p>
          <w:p w:rsidRPr="000D110F" w:rsidR="00645A02" w:rsidP="00645A02" w:rsidRDefault="00645A02" w14:paraId="6579B0AC" w14:textId="4B034274">
            <w:pPr>
              <w:pStyle w:val="ListParagraph"/>
              <w:numPr>
                <w:ilvl w:val="0"/>
                <w:numId w:val="134"/>
              </w:numPr>
              <w:rPr>
                <w:color w:val="000000" w:themeColor="text1"/>
              </w:rPr>
            </w:pPr>
            <w:r>
              <w:rPr>
                <w:cs/>
              </w:rPr>
              <w:t xml:space="preserve">กรณี </w:t>
            </w:r>
            <w:r>
              <w:t>Fix Cost Flag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cs/>
              </w:rPr>
              <w:t xml:space="preserve">เป็น </w:t>
            </w:r>
            <w:r w:rsidRPr="000D110F">
              <w:rPr>
                <w:rFonts w:cs="Angsana New"/>
                <w:cs/>
              </w:rPr>
              <w:t>“</w:t>
            </w:r>
            <w:r>
              <w:t>No</w:t>
            </w:r>
            <w:r w:rsidRPr="000D110F"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แสดงใน </w:t>
            </w:r>
            <w:r>
              <w:t>Format</w:t>
            </w:r>
            <w:r>
              <w:rPr>
                <w:cs/>
              </w:rPr>
              <w:t xml:space="preserve"> </w:t>
            </w:r>
            <w:r w:rsidRPr="000D110F">
              <w:rPr>
                <w:rFonts w:cs="Angsana New"/>
                <w:cs/>
              </w:rPr>
              <w:t>: “</w:t>
            </w:r>
            <w:r>
              <w:t>No Fix Cost</w:t>
            </w:r>
            <w:r w:rsidRPr="000D110F">
              <w:rPr>
                <w:rFonts w:cs="Angsana New"/>
                <w:cs/>
              </w:rPr>
              <w:t>”</w:t>
            </w:r>
          </w:p>
          <w:p w:rsidRPr="008979A8" w:rsidR="00645A02" w:rsidP="00645A02" w:rsidRDefault="00645A02" w14:paraId="0272A121" w14:textId="33A7E5AD">
            <w:pPr>
              <w:rPr>
                <w:rFonts w:cs="CordiaUPC"/>
              </w:rPr>
            </w:pPr>
          </w:p>
        </w:tc>
      </w:tr>
      <w:bookmarkEnd w:id="20"/>
      <w:tr w:rsidRPr="008979A8" w:rsidR="00645A02" w:rsidTr="00F218C3" w14:paraId="3ACF4EBD" w14:textId="77777777">
        <w:tc>
          <w:tcPr>
            <w:tcW w:w="5000" w:type="pct"/>
            <w:gridSpan w:val="5"/>
            <w:shd w:val="clear" w:color="auto" w:fill="C2D69B" w:themeFill="accent3" w:themeFillTint="99"/>
          </w:tcPr>
          <w:p w:rsidRPr="008979A8" w:rsidR="00645A02" w:rsidP="00645A02" w:rsidRDefault="00645A02" w14:paraId="7F034086" w14:textId="164A025F">
            <w:pPr>
              <w:pStyle w:val="HeaderTable"/>
            </w:pPr>
            <w:r>
              <w:t>End Content Partner Section</w:t>
            </w:r>
          </w:p>
        </w:tc>
      </w:tr>
      <w:tr w:rsidRPr="008979A8" w:rsidR="00645A02" w:rsidTr="00B36B66" w14:paraId="4D541D4C" w14:textId="77777777">
        <w:tc>
          <w:tcPr>
            <w:tcW w:w="5000" w:type="pct"/>
            <w:gridSpan w:val="5"/>
            <w:shd w:val="clear" w:color="auto" w:fill="C2D69B" w:themeFill="accent3" w:themeFillTint="99"/>
          </w:tcPr>
          <w:p w:rsidR="00645A02" w:rsidP="00645A02" w:rsidRDefault="00645A02" w14:paraId="00D4E59F" w14:textId="77777777">
            <w:pPr>
              <w:pStyle w:val="HeaderTable"/>
              <w:rPr>
                <w:rtl/>
              </w:rPr>
            </w:pPr>
            <w:r w:rsidRPr="008979A8">
              <w:t xml:space="preserve">Duration </w:t>
            </w:r>
            <w:r>
              <w:t>Section</w:t>
            </w:r>
          </w:p>
          <w:p w:rsidRPr="008979A8" w:rsidR="00645A02" w:rsidP="00645A02" w:rsidRDefault="00645A02" w14:paraId="5AE9905D" w14:textId="49531F5F">
            <w:pPr>
              <w:pStyle w:val="HeaderTable"/>
            </w:pPr>
            <w:r>
              <w:rPr>
                <w:rFonts w:hint="cs"/>
                <w:cs/>
                <w:lang w:bidi="th-TH"/>
              </w:rPr>
              <w:t>ถ้า</w:t>
            </w:r>
            <w:r>
              <w:rPr>
                <w:bCs/>
                <w:cs/>
                <w:lang w:bidi="th-TH"/>
              </w:rPr>
              <w:t xml:space="preserve"> </w:t>
            </w:r>
            <w:r>
              <w:t>Customer Type</w:t>
            </w:r>
            <w:r>
              <w:rPr>
                <w:bCs/>
                <w:cs/>
                <w:lang w:bidi="th-TH"/>
              </w:rPr>
              <w:t xml:space="preserve"> = “</w:t>
            </w:r>
            <w:r>
              <w:t>Pre paid</w:t>
            </w:r>
            <w:r>
              <w:rPr>
                <w:bCs/>
                <w:cs/>
                <w:lang w:bidi="th-TH"/>
              </w:rPr>
              <w:t xml:space="preserve">” </w:t>
            </w:r>
            <w:r>
              <w:rPr>
                <w:rFonts w:hint="cs"/>
                <w:cs/>
                <w:lang w:bidi="th-TH"/>
              </w:rPr>
              <w:t xml:space="preserve">และ </w:t>
            </w:r>
            <w:r>
              <w:t xml:space="preserve">Multi Duration </w:t>
            </w:r>
            <w:r>
              <w:rPr>
                <w:bCs/>
                <w:cs/>
                <w:lang w:bidi="th-TH"/>
              </w:rPr>
              <w:t>= “</w:t>
            </w:r>
            <w:r>
              <w:t>Yes</w:t>
            </w:r>
            <w:r>
              <w:rPr>
                <w:bCs/>
                <w:cs/>
                <w:lang w:bidi="th-TH"/>
              </w:rPr>
              <w:t>”</w:t>
            </w:r>
            <w:r>
              <w:rPr>
                <w:rFonts w:hint="cs"/>
                <w:cs/>
                <w:lang w:bidi="th-TH"/>
              </w:rPr>
              <w:t xml:space="preserve">ให้ </w:t>
            </w:r>
            <w:r>
              <w:t xml:space="preserve">Visible </w:t>
            </w:r>
            <w:r>
              <w:rPr>
                <w:rFonts w:hint="cs"/>
                <w:cs/>
                <w:lang w:bidi="th-TH"/>
              </w:rPr>
              <w:t xml:space="preserve">ถ้าไม่ใช่ให้ </w:t>
            </w:r>
            <w:r>
              <w:t>Invisible</w:t>
            </w:r>
          </w:p>
        </w:tc>
      </w:tr>
      <w:tr w:rsidRPr="008979A8" w:rsidR="00645A02" w:rsidTr="00984607" w14:paraId="4B92414E" w14:textId="77777777">
        <w:tc>
          <w:tcPr>
            <w:tcW w:w="1026" w:type="pct"/>
            <w:gridSpan w:val="2"/>
          </w:tcPr>
          <w:p w:rsidR="00645A02" w:rsidP="00645A02" w:rsidRDefault="00645A02" w14:paraId="1F2B169A" w14:textId="11BD97EC">
            <w:pPr>
              <w:rPr>
                <w:rFonts w:cs="CordiaUPC"/>
              </w:rPr>
            </w:pPr>
            <w:r>
              <w:rPr>
                <w:rFonts w:cs="CordiaUPC"/>
              </w:rPr>
              <w:t>d</w:t>
            </w:r>
            <w:r w:rsidRPr="008979A8">
              <w:rPr>
                <w:rFonts w:cs="CordiaUPC"/>
              </w:rPr>
              <w:t>urationType</w:t>
            </w:r>
          </w:p>
        </w:tc>
        <w:tc>
          <w:tcPr>
            <w:tcW w:w="900" w:type="pct"/>
            <w:gridSpan w:val="2"/>
          </w:tcPr>
          <w:p w:rsidRPr="008979A8" w:rsidR="00645A02" w:rsidP="00645A02" w:rsidRDefault="00645A02" w14:paraId="530ED6CE" w14:textId="317A05CC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>Radio Button</w:t>
            </w:r>
          </w:p>
        </w:tc>
        <w:tc>
          <w:tcPr>
            <w:tcW w:w="3074" w:type="pct"/>
          </w:tcPr>
          <w:p w:rsidR="00645A02" w:rsidP="00645A02" w:rsidRDefault="00645A02" w14:paraId="313D321F" w14:textId="77777777">
            <w:pPr>
              <w:rPr>
                <w:rFonts w:cs="CordiaUPC"/>
                <w:color w:val="FF0000"/>
              </w:rPr>
            </w:pPr>
            <w:r w:rsidRPr="008979A8">
              <w:rPr>
                <w:rFonts w:cs="CordiaUPC"/>
              </w:rPr>
              <w:t xml:space="preserve">Label </w:t>
            </w:r>
            <w:r w:rsidRPr="008979A8">
              <w:rPr>
                <w:rFonts w:cs="Angsana New"/>
                <w:cs/>
              </w:rPr>
              <w:t xml:space="preserve">:  </w:t>
            </w:r>
            <w:r w:rsidRPr="008979A8">
              <w:rPr>
                <w:rFonts w:cs="Angsana New"/>
                <w:color w:val="FF0000"/>
                <w:cs/>
              </w:rPr>
              <w:t>*</w:t>
            </w:r>
            <w:r w:rsidRPr="008979A8">
              <w:rPr>
                <w:rFonts w:cs="CordiaUPC"/>
                <w:color w:val="FF0000"/>
              </w:rPr>
              <w:t>Duration Type</w:t>
            </w:r>
          </w:p>
          <w:p w:rsidR="00645A02" w:rsidP="00645A02" w:rsidRDefault="00645A02" w14:paraId="2E770978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List of Value </w:t>
            </w:r>
            <w:r>
              <w:rPr>
                <w:rFonts w:cs="Angsana New"/>
                <w:cs/>
              </w:rPr>
              <w:t xml:space="preserve">: </w:t>
            </w:r>
            <w:r w:rsidRPr="00B916D9">
              <w:rPr>
                <w:rFonts w:cs="Angsana New"/>
                <w:cs/>
              </w:rPr>
              <w:t>ดึงข้อมูลจาก</w:t>
            </w:r>
            <w:r w:rsidRPr="00B916D9">
              <w:rPr>
                <w:rFonts w:cs="CordiaUPC"/>
              </w:rPr>
              <w:t xml:space="preserve">DB </w:t>
            </w:r>
            <w:r w:rsidRPr="00B916D9">
              <w:rPr>
                <w:rFonts w:cs="Angsana New"/>
                <w:cs/>
              </w:rPr>
              <w:t xml:space="preserve">ที่ </w:t>
            </w:r>
            <w:r w:rsidRPr="00B916D9">
              <w:rPr>
                <w:rFonts w:cs="CordiaUPC"/>
              </w:rPr>
              <w:t xml:space="preserve">Table FLW_CFG_LOV </w:t>
            </w:r>
            <w:r w:rsidRPr="00B916D9">
              <w:rPr>
                <w:rFonts w:cs="Angsana New"/>
                <w:cs/>
              </w:rPr>
              <w:t xml:space="preserve">โดย </w:t>
            </w:r>
            <w:r w:rsidRPr="00B916D9">
              <w:rPr>
                <w:rFonts w:cs="CordiaUPC"/>
              </w:rPr>
              <w:t xml:space="preserve">group_type </w:t>
            </w:r>
            <w:r w:rsidRPr="00B916D9">
              <w:rPr>
                <w:rFonts w:cs="Angsana New"/>
                <w:cs/>
              </w:rPr>
              <w:t>= ‘</w:t>
            </w:r>
            <w:r w:rsidRPr="008979A8">
              <w:rPr>
                <w:rFonts w:cs="CordiaUPC"/>
              </w:rPr>
              <w:t>Duration</w:t>
            </w:r>
            <w:r>
              <w:rPr>
                <w:rFonts w:cs="Angsana New"/>
                <w:cs/>
              </w:rPr>
              <w:t xml:space="preserve"> </w:t>
            </w:r>
            <w:r w:rsidRPr="008979A8">
              <w:rPr>
                <w:rFonts w:cs="CordiaUPC"/>
              </w:rPr>
              <w:t>Type</w:t>
            </w:r>
            <w:r>
              <w:rPr>
                <w:rFonts w:cs="Angsana New"/>
                <w:cs/>
              </w:rPr>
              <w:t>’</w:t>
            </w:r>
          </w:p>
          <w:p w:rsidRPr="008979A8" w:rsidR="00645A02" w:rsidP="00645A02" w:rsidRDefault="00645A02" w14:paraId="27B2FF0C" w14:textId="77777777">
            <w:pPr>
              <w:spacing w:after="0" w:line="259" w:lineRule="auto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เมื่อคลิกเลือกค่าเป็น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Depend on Package</w:t>
            </w:r>
            <w:r>
              <w:rPr>
                <w:rFonts w:cs="Angsana New"/>
                <w:cs/>
              </w:rPr>
              <w:t xml:space="preserve">” </w:t>
            </w:r>
            <w:r w:rsidRPr="008979A8">
              <w:rPr>
                <w:rFonts w:cs="Angsana New"/>
                <w:cs/>
              </w:rPr>
              <w:t xml:space="preserve">ให้ </w:t>
            </w:r>
            <w:r w:rsidRPr="008979A8">
              <w:rPr>
                <w:rFonts w:cs="CordiaUPC"/>
              </w:rPr>
              <w:t xml:space="preserve">Default </w:t>
            </w:r>
            <w:r w:rsidRPr="008979A8">
              <w:rPr>
                <w:rFonts w:cs="Angsana New"/>
                <w:cs/>
              </w:rPr>
              <w:t>ค่า</w:t>
            </w:r>
          </w:p>
          <w:p w:rsidR="00645A02" w:rsidP="00645A02" w:rsidRDefault="00645A02" w14:paraId="2A479664" w14:textId="77777777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cs="CordiaUPC"/>
              </w:rPr>
            </w:pPr>
            <w:r>
              <w:rPr>
                <w:rFonts w:cs="CordiaUPC"/>
              </w:rPr>
              <w:t>d</w:t>
            </w:r>
            <w:r w:rsidRPr="008979A8">
              <w:rPr>
                <w:rFonts w:cs="CordiaUPC"/>
              </w:rPr>
              <w:t>uration</w:t>
            </w:r>
            <w:r>
              <w:rPr>
                <w:rFonts w:cs="CordiaUPC"/>
              </w:rPr>
              <w:t>F</w:t>
            </w:r>
            <w:r w:rsidRPr="008979A8">
              <w:rPr>
                <w:rFonts w:cs="CordiaUPC"/>
              </w:rPr>
              <w:t xml:space="preserve">rom </w:t>
            </w:r>
            <w:r w:rsidRPr="008979A8">
              <w:rPr>
                <w:rFonts w:cs="Angsana New"/>
                <w:cs/>
              </w:rPr>
              <w:t xml:space="preserve">= </w:t>
            </w:r>
            <w:r w:rsidRPr="008979A8">
              <w:rPr>
                <w:rFonts w:cs="CordiaUPC"/>
              </w:rPr>
              <w:t>1</w:t>
            </w:r>
          </w:p>
          <w:p w:rsidRPr="00B36B66" w:rsidR="00645A02" w:rsidP="00645A02" w:rsidRDefault="00645A02" w14:paraId="7B5373E6" w14:textId="1761341A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cs="CordiaUPC"/>
              </w:rPr>
            </w:pPr>
            <w:r w:rsidRPr="00B36B66">
              <w:rPr>
                <w:rFonts w:cs="CordiaUPC"/>
              </w:rPr>
              <w:t xml:space="preserve">durationTo </w:t>
            </w:r>
            <w:r w:rsidRPr="00B36B66">
              <w:rPr>
                <w:rFonts w:cs="Angsana New"/>
                <w:cs/>
              </w:rPr>
              <w:t xml:space="preserve">= </w:t>
            </w:r>
            <w:r w:rsidRPr="00B36B66">
              <w:rPr>
                <w:rFonts w:cs="CordiaUPC"/>
              </w:rPr>
              <w:t>packageDuration</w:t>
            </w:r>
          </w:p>
        </w:tc>
      </w:tr>
      <w:tr w:rsidRPr="008979A8" w:rsidR="00645A02" w:rsidTr="00984607" w14:paraId="77E283D3" w14:textId="77777777">
        <w:tc>
          <w:tcPr>
            <w:tcW w:w="1026" w:type="pct"/>
            <w:gridSpan w:val="2"/>
          </w:tcPr>
          <w:p w:rsidR="00645A02" w:rsidP="00645A02" w:rsidRDefault="00645A02" w14:paraId="44E025D4" w14:textId="115BF5A9">
            <w:pPr>
              <w:rPr>
                <w:rFonts w:cs="CordiaUPC"/>
              </w:rPr>
            </w:pPr>
            <w:r>
              <w:rPr>
                <w:rFonts w:cs="CordiaUPC"/>
              </w:rPr>
              <w:t>d</w:t>
            </w:r>
            <w:r w:rsidRPr="008979A8">
              <w:rPr>
                <w:rFonts w:cs="CordiaUPC"/>
              </w:rPr>
              <w:t>urationFrom</w:t>
            </w:r>
          </w:p>
        </w:tc>
        <w:tc>
          <w:tcPr>
            <w:tcW w:w="900" w:type="pct"/>
            <w:gridSpan w:val="2"/>
          </w:tcPr>
          <w:p w:rsidRPr="008979A8" w:rsidR="00645A02" w:rsidP="00645A02" w:rsidRDefault="00645A02" w14:paraId="6617FD58" w14:textId="0FEC0EF4">
            <w:pPr>
              <w:rPr>
                <w:rFonts w:cs="CordiaUPC"/>
              </w:rPr>
            </w:pPr>
            <w:r>
              <w:rPr>
                <w:rFonts w:cs="CordiaUPC"/>
              </w:rPr>
              <w:t>Text Box</w:t>
            </w:r>
          </w:p>
        </w:tc>
        <w:tc>
          <w:tcPr>
            <w:tcW w:w="3074" w:type="pct"/>
          </w:tcPr>
          <w:p w:rsidR="00645A02" w:rsidP="00645A02" w:rsidRDefault="00645A02" w14:paraId="6E066B76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 xml:space="preserve">Label </w:t>
            </w:r>
            <w:r w:rsidRPr="008979A8">
              <w:rPr>
                <w:rFonts w:cs="Angsana New"/>
                <w:cs/>
              </w:rPr>
              <w:t xml:space="preserve">:  </w:t>
            </w:r>
            <w:r w:rsidRPr="008979A8">
              <w:rPr>
                <w:rFonts w:cs="Angsana New"/>
                <w:color w:val="FF0000"/>
                <w:cs/>
              </w:rPr>
              <w:t>*</w:t>
            </w:r>
            <w:r w:rsidRPr="008979A8">
              <w:rPr>
                <w:rFonts w:cs="CordiaUPC"/>
                <w:color w:val="FF0000"/>
              </w:rPr>
              <w:t>Duration</w:t>
            </w:r>
            <w:r>
              <w:rPr>
                <w:rFonts w:cs="Angsana New"/>
                <w:cs/>
              </w:rPr>
              <w:t xml:space="preserve"> : …</w:t>
            </w:r>
            <w:r>
              <w:rPr>
                <w:rFonts w:cs="CordiaUPC"/>
              </w:rPr>
              <w:t>From</w:t>
            </w:r>
            <w:r>
              <w:rPr>
                <w:rFonts w:cs="Angsana New"/>
                <w:cs/>
              </w:rPr>
              <w:t xml:space="preserve">… </w:t>
            </w:r>
            <w:r>
              <w:rPr>
                <w:rFonts w:cs="CordiaUPC"/>
              </w:rPr>
              <w:t xml:space="preserve">to </w:t>
            </w:r>
            <w:r>
              <w:rPr>
                <w:rFonts w:cs="Angsana New"/>
                <w:cs/>
              </w:rPr>
              <w:t>…</w:t>
            </w:r>
            <w:r>
              <w:rPr>
                <w:rFonts w:cs="CordiaUPC"/>
              </w:rPr>
              <w:t>To</w:t>
            </w:r>
            <w:r>
              <w:rPr>
                <w:rFonts w:cs="Angsana New"/>
                <w:cs/>
              </w:rPr>
              <w:t>… …</w:t>
            </w:r>
            <w:r>
              <w:rPr>
                <w:rFonts w:cs="CordiaUPC"/>
              </w:rPr>
              <w:t>Unit</w:t>
            </w:r>
            <w:r>
              <w:rPr>
                <w:rFonts w:cs="Angsana New"/>
                <w:cs/>
              </w:rPr>
              <w:t>…</w:t>
            </w:r>
          </w:p>
          <w:p w:rsidR="00645A02" w:rsidP="00645A02" w:rsidRDefault="00645A02" w14:paraId="075574A3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 xml:space="preserve">Enabled </w:t>
            </w:r>
            <w:r w:rsidRPr="008979A8">
              <w:rPr>
                <w:rFonts w:cs="Angsana New"/>
                <w:cs/>
              </w:rPr>
              <w:t xml:space="preserve">เมื่อ </w:t>
            </w:r>
            <w:r w:rsidRPr="008979A8">
              <w:rPr>
                <w:rFonts w:cs="CordiaUPC"/>
              </w:rPr>
              <w:t xml:space="preserve">Duration Type </w:t>
            </w:r>
            <w:r w:rsidRPr="008979A8">
              <w:rPr>
                <w:rFonts w:cs="Angsana New"/>
                <w:cs/>
              </w:rPr>
              <w:t>เป็น “</w:t>
            </w:r>
            <w:r w:rsidRPr="008979A8">
              <w:rPr>
                <w:rFonts w:cs="CordiaUPC"/>
              </w:rPr>
              <w:t>Specific</w:t>
            </w:r>
            <w:r w:rsidRPr="008979A8">
              <w:rPr>
                <w:rFonts w:cs="Angsana New"/>
                <w:cs/>
              </w:rPr>
              <w:t>”</w:t>
            </w:r>
          </w:p>
          <w:p w:rsidRPr="008979A8" w:rsidR="00645A02" w:rsidP="00645A02" w:rsidRDefault="00645A02" w14:paraId="415F162D" w14:textId="5CF2650F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>:</w:t>
            </w:r>
            <w:r>
              <w:rPr>
                <w:rFonts w:hint="cs" w:cs="Angsana New"/>
                <w:cs/>
              </w:rPr>
              <w:t xml:space="preserve"> ใส่ได้เฉพาะตัวเลขเท่านั้น</w:t>
            </w:r>
          </w:p>
        </w:tc>
      </w:tr>
      <w:tr w:rsidRPr="008979A8" w:rsidR="00645A02" w:rsidTr="00984607" w14:paraId="1F168860" w14:textId="77777777">
        <w:tc>
          <w:tcPr>
            <w:tcW w:w="1026" w:type="pct"/>
            <w:gridSpan w:val="2"/>
          </w:tcPr>
          <w:p w:rsidR="00645A02" w:rsidP="00645A02" w:rsidRDefault="00645A02" w14:paraId="47E840CB" w14:textId="5A1BEA0E">
            <w:pPr>
              <w:rPr>
                <w:rFonts w:cs="CordiaUPC"/>
              </w:rPr>
            </w:pPr>
            <w:r>
              <w:rPr>
                <w:rFonts w:cs="CordiaUPC"/>
              </w:rPr>
              <w:t>d</w:t>
            </w:r>
            <w:r w:rsidRPr="008979A8">
              <w:rPr>
                <w:rFonts w:cs="CordiaUPC"/>
              </w:rPr>
              <w:t>urationTo</w:t>
            </w:r>
          </w:p>
        </w:tc>
        <w:tc>
          <w:tcPr>
            <w:tcW w:w="900" w:type="pct"/>
            <w:gridSpan w:val="2"/>
          </w:tcPr>
          <w:p w:rsidRPr="008979A8" w:rsidR="00645A02" w:rsidP="00645A02" w:rsidRDefault="00645A02" w14:paraId="340A916D" w14:textId="7BEF13B8">
            <w:pPr>
              <w:rPr>
                <w:rFonts w:cs="CordiaUPC"/>
              </w:rPr>
            </w:pPr>
            <w:r>
              <w:rPr>
                <w:rFonts w:cs="CordiaUPC"/>
              </w:rPr>
              <w:t>Text Box</w:t>
            </w:r>
          </w:p>
        </w:tc>
        <w:tc>
          <w:tcPr>
            <w:tcW w:w="3074" w:type="pct"/>
          </w:tcPr>
          <w:p w:rsidR="00645A02" w:rsidP="00645A02" w:rsidRDefault="00645A02" w14:paraId="1DD4649E" w14:textId="77777777">
            <w:pPr>
              <w:rPr>
                <w:rFonts w:cs="CordiaUPC"/>
              </w:rPr>
            </w:pPr>
            <w:r w:rsidRPr="008979A8">
              <w:rPr>
                <w:rFonts w:cs="Angsana New"/>
                <w:cs/>
              </w:rPr>
              <w:t xml:space="preserve">อยู่บรรทัดเดียวกับ </w:t>
            </w:r>
            <w:r w:rsidRPr="008979A8">
              <w:rPr>
                <w:rFonts w:cs="CordiaUPC"/>
              </w:rPr>
              <w:t>Duration From</w:t>
            </w:r>
          </w:p>
          <w:p w:rsidR="00645A02" w:rsidP="00645A02" w:rsidRDefault="00645A02" w14:paraId="7824D517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 xml:space="preserve">Enabled </w:t>
            </w:r>
            <w:r w:rsidRPr="008979A8">
              <w:rPr>
                <w:rFonts w:cs="Angsana New"/>
                <w:cs/>
              </w:rPr>
              <w:t xml:space="preserve">เมื่อ </w:t>
            </w:r>
            <w:r w:rsidRPr="008979A8">
              <w:rPr>
                <w:rFonts w:cs="CordiaUPC"/>
              </w:rPr>
              <w:t xml:space="preserve">Duration Type </w:t>
            </w:r>
            <w:r w:rsidRPr="008979A8">
              <w:rPr>
                <w:rFonts w:cs="Angsana New"/>
                <w:cs/>
              </w:rPr>
              <w:t>เป็น “</w:t>
            </w:r>
            <w:r w:rsidRPr="008979A8">
              <w:rPr>
                <w:rFonts w:cs="CordiaUPC"/>
              </w:rPr>
              <w:t>Specific</w:t>
            </w:r>
            <w:r w:rsidRPr="008979A8">
              <w:rPr>
                <w:rFonts w:cs="Angsana New"/>
                <w:cs/>
              </w:rPr>
              <w:t>”</w:t>
            </w:r>
          </w:p>
          <w:p w:rsidRPr="008979A8" w:rsidR="00645A02" w:rsidP="00645A02" w:rsidRDefault="00645A02" w14:paraId="1479C8BC" w14:textId="5195CDBC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>:</w:t>
            </w:r>
            <w:r>
              <w:rPr>
                <w:rFonts w:hint="cs" w:cs="Angsana New"/>
                <w:cs/>
              </w:rPr>
              <w:t xml:space="preserve"> ใส่ได้เฉพาะตัวเลขเท่านั้น</w:t>
            </w:r>
          </w:p>
        </w:tc>
      </w:tr>
      <w:tr w:rsidRPr="008979A8" w:rsidR="00645A02" w:rsidTr="00984607" w14:paraId="33208C4D" w14:textId="77777777">
        <w:tc>
          <w:tcPr>
            <w:tcW w:w="1026" w:type="pct"/>
            <w:gridSpan w:val="2"/>
          </w:tcPr>
          <w:p w:rsidR="00645A02" w:rsidP="00645A02" w:rsidRDefault="00645A02" w14:paraId="3E7A8791" w14:textId="7B027B29">
            <w:pPr>
              <w:rPr>
                <w:rFonts w:cs="CordiaUPC"/>
              </w:rPr>
            </w:pPr>
            <w:r>
              <w:rPr>
                <w:rFonts w:cs="CordiaUPC"/>
              </w:rPr>
              <w:t>d</w:t>
            </w:r>
            <w:r w:rsidRPr="008979A8">
              <w:rPr>
                <w:rFonts w:cs="CordiaUPC"/>
              </w:rPr>
              <w:t>uration</w:t>
            </w:r>
            <w:r>
              <w:rPr>
                <w:rFonts w:cs="CordiaUPC"/>
              </w:rPr>
              <w:t>U</w:t>
            </w:r>
            <w:r w:rsidRPr="008979A8">
              <w:rPr>
                <w:rFonts w:cs="CordiaUPC"/>
              </w:rPr>
              <w:t>nit</w:t>
            </w:r>
          </w:p>
        </w:tc>
        <w:tc>
          <w:tcPr>
            <w:tcW w:w="900" w:type="pct"/>
            <w:gridSpan w:val="2"/>
          </w:tcPr>
          <w:p w:rsidRPr="008979A8" w:rsidR="00645A02" w:rsidP="00645A02" w:rsidRDefault="00645A02" w14:paraId="7DAFA475" w14:textId="293BDA3E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>Drop Down List</w:t>
            </w:r>
          </w:p>
        </w:tc>
        <w:tc>
          <w:tcPr>
            <w:tcW w:w="3074" w:type="pct"/>
          </w:tcPr>
          <w:p w:rsidR="00645A02" w:rsidP="00645A02" w:rsidRDefault="00645A02" w14:paraId="1555ED9C" w14:textId="298A5F1C">
            <w:pPr>
              <w:spacing w:after="160" w:line="259" w:lineRule="auto"/>
              <w:rPr>
                <w:rFonts w:cs="CordiaUPC"/>
              </w:rPr>
            </w:pPr>
            <w:r w:rsidRPr="008979A8">
              <w:rPr>
                <w:rFonts w:cs="Angsana New"/>
                <w:cs/>
              </w:rPr>
              <w:t xml:space="preserve">อยู่บรรทัดเดียวกับ </w:t>
            </w:r>
            <w:r w:rsidRPr="008979A8">
              <w:rPr>
                <w:rFonts w:cs="CordiaUPC"/>
              </w:rPr>
              <w:t>Duration From</w:t>
            </w:r>
          </w:p>
          <w:p w:rsidR="00645A02" w:rsidP="00645A02" w:rsidRDefault="00645A02" w14:paraId="1C8940DB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 xml:space="preserve">Enabled </w:t>
            </w:r>
            <w:r w:rsidRPr="008979A8">
              <w:rPr>
                <w:rFonts w:cs="Angsana New"/>
                <w:cs/>
              </w:rPr>
              <w:t xml:space="preserve">เมื่อ </w:t>
            </w:r>
            <w:r w:rsidRPr="008979A8">
              <w:rPr>
                <w:rFonts w:cs="CordiaUPC"/>
              </w:rPr>
              <w:t xml:space="preserve">Duration Type </w:t>
            </w:r>
            <w:r w:rsidRPr="008979A8">
              <w:rPr>
                <w:rFonts w:cs="Angsana New"/>
                <w:cs/>
              </w:rPr>
              <w:t>เป็น “</w:t>
            </w:r>
            <w:r w:rsidRPr="008979A8">
              <w:rPr>
                <w:rFonts w:cs="CordiaUPC"/>
              </w:rPr>
              <w:t>Specific</w:t>
            </w:r>
            <w:r w:rsidRPr="008979A8">
              <w:rPr>
                <w:rFonts w:cs="Angsana New"/>
                <w:cs/>
              </w:rPr>
              <w:t>”</w:t>
            </w:r>
          </w:p>
          <w:p w:rsidRPr="008979A8" w:rsidR="00645A02" w:rsidP="00645A02" w:rsidRDefault="00645A02" w14:paraId="56451417" w14:textId="2834EB2B">
            <w:pPr>
              <w:rPr>
                <w:rFonts w:cs="CordiaUPC"/>
              </w:rPr>
            </w:pPr>
            <w:r w:rsidRPr="001142BC">
              <w:t xml:space="preserve">List of Value </w:t>
            </w:r>
            <w:r w:rsidRPr="001142BC">
              <w:rPr>
                <w:rFonts w:cs="Angsana New"/>
                <w:cs/>
              </w:rPr>
              <w:t xml:space="preserve">: </w:t>
            </w:r>
            <w:r w:rsidRPr="00B916D9">
              <w:rPr>
                <w:rFonts w:cs="Angsana New"/>
                <w:cs/>
              </w:rPr>
              <w:t>ดึงข้อมูลจาก</w:t>
            </w:r>
            <w:r w:rsidRPr="00B916D9">
              <w:rPr>
                <w:rFonts w:cs="CordiaUPC"/>
              </w:rPr>
              <w:t xml:space="preserve">DB </w:t>
            </w:r>
            <w:r w:rsidRPr="00B916D9">
              <w:rPr>
                <w:rFonts w:cs="Angsana New"/>
                <w:cs/>
              </w:rPr>
              <w:t xml:space="preserve">ที่ </w:t>
            </w:r>
            <w:r w:rsidRPr="00B916D9">
              <w:rPr>
                <w:rFonts w:cs="CordiaUPC"/>
              </w:rPr>
              <w:t xml:space="preserve">Table FLW_CFG_LOV </w:t>
            </w:r>
            <w:r w:rsidRPr="00B916D9">
              <w:rPr>
                <w:rFonts w:cs="Angsana New"/>
                <w:cs/>
              </w:rPr>
              <w:t xml:space="preserve">โดย </w:t>
            </w:r>
            <w:r w:rsidRPr="00B916D9">
              <w:rPr>
                <w:rFonts w:cs="CordiaUPC"/>
              </w:rPr>
              <w:t xml:space="preserve">group_type </w:t>
            </w:r>
            <w:r w:rsidRPr="00B916D9">
              <w:rPr>
                <w:rFonts w:cs="Angsana New"/>
                <w:cs/>
              </w:rPr>
              <w:t>= ‘</w:t>
            </w:r>
            <w:r w:rsidRPr="008979A8">
              <w:rPr>
                <w:rFonts w:cs="CordiaUPC"/>
              </w:rPr>
              <w:t>Duration</w:t>
            </w:r>
            <w:r>
              <w:rPr>
                <w:rFonts w:cs="CordiaUPC"/>
              </w:rPr>
              <w:t xml:space="preserve"> Unit</w:t>
            </w:r>
            <w:r>
              <w:rPr>
                <w:rFonts w:cs="Angsana New"/>
                <w:cs/>
              </w:rPr>
              <w:t>’</w:t>
            </w:r>
            <w:r>
              <w:rPr>
                <w:rFonts w:hint="cs" w:cs="Angsana New"/>
                <w:cs/>
              </w:rPr>
              <w:t>และ</w:t>
            </w:r>
            <w:r>
              <w:rPr>
                <w:rFonts w:cs="CordiaUPC"/>
              </w:rPr>
              <w:t xml:space="preserve"> par_row_id</w:t>
            </w:r>
            <w:r>
              <w:t xml:space="preserve">_concat </w:t>
            </w:r>
            <w:r>
              <w:rPr>
                <w:rFonts w:hint="cs"/>
                <w:cs/>
              </w:rPr>
              <w:t xml:space="preserve">ประกอบด้วย </w:t>
            </w:r>
            <w:r>
              <w:t>customerType</w:t>
            </w:r>
          </w:p>
        </w:tc>
      </w:tr>
      <w:tr w:rsidRPr="008979A8" w:rsidR="00645A02" w:rsidTr="00B36B66" w14:paraId="6E827D55" w14:textId="77777777">
        <w:tc>
          <w:tcPr>
            <w:tcW w:w="5000" w:type="pct"/>
            <w:gridSpan w:val="5"/>
            <w:shd w:val="clear" w:color="auto" w:fill="C2D69B" w:themeFill="accent3" w:themeFillTint="99"/>
          </w:tcPr>
          <w:p w:rsidRPr="008979A8" w:rsidR="00645A02" w:rsidP="00645A02" w:rsidRDefault="00645A02" w14:paraId="4C2CD209" w14:textId="32E4D1B8">
            <w:pPr>
              <w:pStyle w:val="HeaderTable"/>
            </w:pPr>
            <w:r w:rsidRPr="008979A8">
              <w:t xml:space="preserve">End Duration </w:t>
            </w:r>
            <w:r>
              <w:t>Section</w:t>
            </w:r>
          </w:p>
        </w:tc>
      </w:tr>
      <w:tr w:rsidRPr="008979A8" w:rsidR="00645A02" w:rsidTr="00B36B66" w14:paraId="6115D37A" w14:textId="77777777">
        <w:tc>
          <w:tcPr>
            <w:tcW w:w="5000" w:type="pct"/>
            <w:gridSpan w:val="5"/>
            <w:shd w:val="clear" w:color="auto" w:fill="C2D69B" w:themeFill="accent3" w:themeFillTint="99"/>
          </w:tcPr>
          <w:p w:rsidR="00645A02" w:rsidP="00645A02" w:rsidRDefault="00645A02" w14:paraId="0F4E4827" w14:textId="77777777">
            <w:pPr>
              <w:pStyle w:val="HeaderTable"/>
              <w:rPr>
                <w:lang w:bidi="th-TH"/>
              </w:rPr>
            </w:pPr>
            <w:r>
              <w:rPr>
                <w:lang w:bidi="th-TH"/>
              </w:rPr>
              <w:t>Bill Cycle Section</w:t>
            </w:r>
          </w:p>
          <w:p w:rsidRPr="008979A8" w:rsidR="00645A02" w:rsidP="00645A02" w:rsidRDefault="00645A02" w14:paraId="4D5215A9" w14:textId="14E75D40">
            <w:pPr>
              <w:pStyle w:val="HeaderTable"/>
            </w:pPr>
            <w:r>
              <w:rPr>
                <w:rFonts w:hint="cs"/>
                <w:cs/>
                <w:lang w:bidi="th-TH"/>
              </w:rPr>
              <w:t>ถ้า</w:t>
            </w:r>
            <w:r>
              <w:rPr>
                <w:bCs/>
                <w:cs/>
                <w:lang w:bidi="th-TH"/>
              </w:rPr>
              <w:t xml:space="preserve"> </w:t>
            </w:r>
            <w:r>
              <w:t>Customer Type</w:t>
            </w:r>
            <w:r>
              <w:rPr>
                <w:bCs/>
                <w:cs/>
                <w:lang w:bidi="th-TH"/>
              </w:rPr>
              <w:t xml:space="preserve"> = “</w:t>
            </w:r>
            <w:r>
              <w:t>Pre paid</w:t>
            </w:r>
            <w:r>
              <w:rPr>
                <w:bCs/>
                <w:cs/>
                <w:lang w:bidi="th-TH"/>
              </w:rPr>
              <w:t xml:space="preserve">” </w:t>
            </w:r>
            <w:r>
              <w:rPr>
                <w:rFonts w:hint="cs"/>
                <w:cs/>
                <w:lang w:bidi="th-TH"/>
              </w:rPr>
              <w:t xml:space="preserve">และ </w:t>
            </w:r>
            <w:r>
              <w:t xml:space="preserve">Multi Duration </w:t>
            </w:r>
            <w:r>
              <w:rPr>
                <w:bCs/>
                <w:cs/>
                <w:lang w:bidi="th-TH"/>
              </w:rPr>
              <w:t>= “</w:t>
            </w:r>
            <w:r>
              <w:t>Yes</w:t>
            </w:r>
            <w:r>
              <w:rPr>
                <w:bCs/>
                <w:cs/>
                <w:lang w:bidi="th-TH"/>
              </w:rPr>
              <w:t>”</w:t>
            </w:r>
            <w:r>
              <w:rPr>
                <w:rFonts w:hint="cs"/>
                <w:cs/>
                <w:lang w:bidi="th-TH"/>
              </w:rPr>
              <w:t xml:space="preserve">ให้ </w:t>
            </w:r>
            <w:r>
              <w:t xml:space="preserve">Visible </w:t>
            </w:r>
            <w:r>
              <w:rPr>
                <w:rFonts w:hint="cs"/>
                <w:cs/>
                <w:lang w:bidi="th-TH"/>
              </w:rPr>
              <w:t xml:space="preserve">ถ้าไม่ใช่ให้ </w:t>
            </w:r>
            <w:r>
              <w:t>Invisible</w:t>
            </w:r>
          </w:p>
        </w:tc>
      </w:tr>
      <w:tr w:rsidRPr="008979A8" w:rsidR="00645A02" w:rsidTr="00984607" w14:paraId="7E96B582" w14:textId="77777777">
        <w:tc>
          <w:tcPr>
            <w:tcW w:w="1026" w:type="pct"/>
            <w:gridSpan w:val="2"/>
          </w:tcPr>
          <w:p w:rsidR="00645A02" w:rsidP="00645A02" w:rsidRDefault="00645A02" w14:paraId="1D5EDC6B" w14:textId="3AC35FDD">
            <w:pPr>
              <w:rPr>
                <w:rFonts w:cs="CordiaUPC"/>
              </w:rPr>
            </w:pPr>
            <w:r>
              <w:rPr>
                <w:rFonts w:cs="CordiaUPC"/>
              </w:rPr>
              <w:t>billCycle</w:t>
            </w:r>
            <w:r w:rsidRPr="008979A8">
              <w:rPr>
                <w:rFonts w:cs="CordiaUPC"/>
              </w:rPr>
              <w:t>Type</w:t>
            </w:r>
          </w:p>
        </w:tc>
        <w:tc>
          <w:tcPr>
            <w:tcW w:w="900" w:type="pct"/>
            <w:gridSpan w:val="2"/>
          </w:tcPr>
          <w:p w:rsidRPr="008979A8" w:rsidR="00645A02" w:rsidP="00645A02" w:rsidRDefault="00645A02" w14:paraId="5B3ABA54" w14:textId="74416491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>Radio Button</w:t>
            </w:r>
          </w:p>
        </w:tc>
        <w:tc>
          <w:tcPr>
            <w:tcW w:w="3074" w:type="pct"/>
          </w:tcPr>
          <w:p w:rsidR="00645A02" w:rsidP="00645A02" w:rsidRDefault="00645A02" w14:paraId="0BBC133A" w14:textId="77777777">
            <w:pPr>
              <w:rPr>
                <w:rFonts w:cs="CordiaUPC"/>
                <w:color w:val="FF0000"/>
              </w:rPr>
            </w:pPr>
            <w:r w:rsidRPr="008979A8">
              <w:rPr>
                <w:rFonts w:cs="CordiaUPC"/>
              </w:rPr>
              <w:t xml:space="preserve">Label </w:t>
            </w:r>
            <w:r w:rsidRPr="008979A8">
              <w:rPr>
                <w:rFonts w:cs="Angsana New"/>
                <w:cs/>
              </w:rPr>
              <w:t xml:space="preserve">:  </w:t>
            </w:r>
            <w:r w:rsidRPr="008979A8">
              <w:rPr>
                <w:rFonts w:cs="Angsana New"/>
                <w:color w:val="FF0000"/>
                <w:cs/>
              </w:rPr>
              <w:t>*</w:t>
            </w:r>
            <w:r>
              <w:rPr>
                <w:rFonts w:cs="CordiaUPC"/>
                <w:color w:val="FF0000"/>
              </w:rPr>
              <w:t>Bill Cycle</w:t>
            </w:r>
            <w:r w:rsidRPr="008979A8">
              <w:rPr>
                <w:rFonts w:cs="CordiaUPC"/>
                <w:color w:val="FF0000"/>
              </w:rPr>
              <w:t xml:space="preserve"> Type</w:t>
            </w:r>
          </w:p>
          <w:p w:rsidR="00645A02" w:rsidP="00645A02" w:rsidRDefault="00645A02" w14:paraId="5E4E3610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List of Value </w:t>
            </w:r>
            <w:r>
              <w:rPr>
                <w:rFonts w:cs="Angsana New"/>
                <w:cs/>
              </w:rPr>
              <w:t xml:space="preserve">: </w:t>
            </w:r>
            <w:r w:rsidRPr="00B916D9">
              <w:rPr>
                <w:rFonts w:cs="Angsana New"/>
                <w:cs/>
              </w:rPr>
              <w:t>ดึงข้อมูลจาก</w:t>
            </w:r>
            <w:r w:rsidRPr="00B916D9">
              <w:rPr>
                <w:rFonts w:cs="CordiaUPC"/>
              </w:rPr>
              <w:t xml:space="preserve">DB </w:t>
            </w:r>
            <w:r w:rsidRPr="00B916D9">
              <w:rPr>
                <w:rFonts w:cs="Angsana New"/>
                <w:cs/>
              </w:rPr>
              <w:t xml:space="preserve">ที่ </w:t>
            </w:r>
            <w:r w:rsidRPr="00B916D9">
              <w:rPr>
                <w:rFonts w:cs="CordiaUPC"/>
              </w:rPr>
              <w:t xml:space="preserve">Table FLW_CFG_LOV </w:t>
            </w:r>
            <w:r w:rsidRPr="00B916D9">
              <w:rPr>
                <w:rFonts w:cs="Angsana New"/>
                <w:cs/>
              </w:rPr>
              <w:t xml:space="preserve">โดย </w:t>
            </w:r>
            <w:r w:rsidRPr="00B916D9">
              <w:rPr>
                <w:rFonts w:cs="CordiaUPC"/>
              </w:rPr>
              <w:t xml:space="preserve">group_type </w:t>
            </w:r>
            <w:r w:rsidRPr="00B916D9">
              <w:rPr>
                <w:rFonts w:cs="Angsana New"/>
                <w:cs/>
              </w:rPr>
              <w:t>= ‘</w:t>
            </w:r>
            <w:r w:rsidRPr="008979A8">
              <w:rPr>
                <w:rFonts w:cs="CordiaUPC"/>
              </w:rPr>
              <w:t>Duration</w:t>
            </w:r>
            <w:r>
              <w:rPr>
                <w:rFonts w:cs="Angsana New"/>
                <w:cs/>
              </w:rPr>
              <w:t xml:space="preserve"> </w:t>
            </w:r>
            <w:r w:rsidRPr="008979A8">
              <w:rPr>
                <w:rFonts w:cs="CordiaUPC"/>
              </w:rPr>
              <w:t>Type</w:t>
            </w:r>
            <w:r>
              <w:rPr>
                <w:rFonts w:cs="Angsana New"/>
                <w:cs/>
              </w:rPr>
              <w:t>’</w:t>
            </w:r>
          </w:p>
          <w:p w:rsidRPr="008979A8" w:rsidR="00645A02" w:rsidP="00645A02" w:rsidRDefault="00645A02" w14:paraId="797CE3A5" w14:textId="77777777">
            <w:pPr>
              <w:spacing w:after="0" w:line="259" w:lineRule="auto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เมื่อคลิกเลือกค่าเป็น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Depend on Package</w:t>
            </w:r>
            <w:r>
              <w:rPr>
                <w:rFonts w:cs="Angsana New"/>
                <w:cs/>
              </w:rPr>
              <w:t xml:space="preserve">” </w:t>
            </w:r>
            <w:r w:rsidRPr="008979A8">
              <w:rPr>
                <w:rFonts w:cs="Angsana New"/>
                <w:cs/>
              </w:rPr>
              <w:t xml:space="preserve">ให้ </w:t>
            </w:r>
            <w:r w:rsidRPr="008979A8">
              <w:rPr>
                <w:rFonts w:cs="CordiaUPC"/>
              </w:rPr>
              <w:t xml:space="preserve">Default </w:t>
            </w:r>
            <w:r w:rsidRPr="008979A8">
              <w:rPr>
                <w:rFonts w:cs="Angsana New"/>
                <w:cs/>
              </w:rPr>
              <w:t>ค่า</w:t>
            </w:r>
          </w:p>
          <w:p w:rsidR="00645A02" w:rsidP="00645A02" w:rsidRDefault="00645A02" w14:paraId="4835FE96" w14:textId="77777777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cs="CordiaUPC"/>
              </w:rPr>
            </w:pPr>
            <w:r>
              <w:rPr>
                <w:rFonts w:cs="CordiaUPC"/>
              </w:rPr>
              <w:t>billCycleValue</w:t>
            </w:r>
            <w:r w:rsidRPr="008979A8">
              <w:rPr>
                <w:rFonts w:cs="Angsana New"/>
                <w:cs/>
              </w:rPr>
              <w:t xml:space="preserve"> = </w:t>
            </w:r>
            <w:r>
              <w:rPr>
                <w:rFonts w:cs="CordiaUPC"/>
              </w:rPr>
              <w:t>packageBillCycle</w:t>
            </w:r>
          </w:p>
          <w:p w:rsidRPr="00B36B66" w:rsidR="00645A02" w:rsidP="00645A02" w:rsidRDefault="00645A02" w14:paraId="770B10F6" w14:textId="5A749DC7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cs="CordiaUPC"/>
              </w:rPr>
            </w:pPr>
            <w:r w:rsidRPr="00B36B66">
              <w:rPr>
                <w:rFonts w:cs="CordiaUPC"/>
              </w:rPr>
              <w:t>billCycleUnit</w:t>
            </w:r>
            <w:r w:rsidRPr="00B36B66">
              <w:rPr>
                <w:rFonts w:cs="Angsana New"/>
                <w:cs/>
              </w:rPr>
              <w:t xml:space="preserve"> = </w:t>
            </w:r>
            <w:r w:rsidRPr="00B36B66">
              <w:rPr>
                <w:rFonts w:cs="CordiaUPC"/>
              </w:rPr>
              <w:t>packageBillCycleUnit</w:t>
            </w:r>
          </w:p>
        </w:tc>
      </w:tr>
      <w:tr w:rsidRPr="008979A8" w:rsidR="00645A02" w:rsidTr="00984607" w14:paraId="4762ADDE" w14:textId="77777777">
        <w:tc>
          <w:tcPr>
            <w:tcW w:w="1026" w:type="pct"/>
            <w:gridSpan w:val="2"/>
          </w:tcPr>
          <w:p w:rsidR="00645A02" w:rsidP="00645A02" w:rsidRDefault="00645A02" w14:paraId="4ADA5344" w14:textId="4F4BD7D3">
            <w:pPr>
              <w:rPr>
                <w:rFonts w:cs="CordiaUPC"/>
              </w:rPr>
            </w:pPr>
            <w:r>
              <w:rPr>
                <w:rFonts w:cs="CordiaUPC"/>
              </w:rPr>
              <w:t>billCycleValue</w:t>
            </w:r>
          </w:p>
        </w:tc>
        <w:tc>
          <w:tcPr>
            <w:tcW w:w="900" w:type="pct"/>
            <w:gridSpan w:val="2"/>
          </w:tcPr>
          <w:p w:rsidRPr="008979A8" w:rsidR="00645A02" w:rsidP="00645A02" w:rsidRDefault="00645A02" w14:paraId="34B94792" w14:textId="2BA39657">
            <w:pPr>
              <w:rPr>
                <w:rFonts w:cs="CordiaUPC"/>
              </w:rPr>
            </w:pPr>
            <w:r>
              <w:rPr>
                <w:rFonts w:cs="CordiaUPC"/>
              </w:rPr>
              <w:t>Text Box</w:t>
            </w:r>
          </w:p>
        </w:tc>
        <w:tc>
          <w:tcPr>
            <w:tcW w:w="3074" w:type="pct"/>
          </w:tcPr>
          <w:p w:rsidR="00645A02" w:rsidP="00645A02" w:rsidRDefault="00645A02" w14:paraId="3DCB60FF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 xml:space="preserve">Label </w:t>
            </w:r>
            <w:r w:rsidRPr="008979A8">
              <w:rPr>
                <w:rFonts w:cs="Angsana New"/>
                <w:cs/>
              </w:rPr>
              <w:t xml:space="preserve">:  </w:t>
            </w:r>
            <w:r>
              <w:rPr>
                <w:rFonts w:cs="Angsana New"/>
                <w:color w:val="FF0000"/>
                <w:cs/>
              </w:rPr>
              <w:t>*</w:t>
            </w:r>
            <w:r>
              <w:rPr>
                <w:rFonts w:cs="CordiaUPC"/>
                <w:color w:val="FF0000"/>
              </w:rPr>
              <w:t xml:space="preserve">Bill Cycle </w:t>
            </w:r>
            <w:r w:rsidRPr="0096008C">
              <w:rPr>
                <w:rFonts w:cs="Angsana New"/>
                <w:cs/>
              </w:rPr>
              <w:t>: …</w:t>
            </w:r>
            <w:r w:rsidRPr="0096008C">
              <w:rPr>
                <w:rFonts w:cs="CordiaUPC"/>
              </w:rPr>
              <w:t>Value</w:t>
            </w:r>
            <w:r w:rsidRPr="0096008C">
              <w:rPr>
                <w:rFonts w:cs="Angsana New"/>
                <w:cs/>
              </w:rPr>
              <w:t>… …</w:t>
            </w:r>
            <w:r w:rsidRPr="0096008C">
              <w:rPr>
                <w:rFonts w:cs="CordiaUPC"/>
              </w:rPr>
              <w:t>Unit</w:t>
            </w:r>
            <w:r w:rsidRPr="0096008C">
              <w:rPr>
                <w:rFonts w:cs="Angsana New"/>
                <w:cs/>
              </w:rPr>
              <w:t>…</w:t>
            </w:r>
          </w:p>
          <w:p w:rsidR="00645A02" w:rsidP="00645A02" w:rsidRDefault="00645A02" w14:paraId="3E54E4DD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 xml:space="preserve">Enabled </w:t>
            </w:r>
            <w:r w:rsidRPr="008979A8">
              <w:rPr>
                <w:rFonts w:cs="Angsana New"/>
                <w:cs/>
              </w:rPr>
              <w:t xml:space="preserve">เมื่อ </w:t>
            </w:r>
            <w:r w:rsidRPr="008979A8">
              <w:rPr>
                <w:rFonts w:cs="CordiaUPC"/>
              </w:rPr>
              <w:t xml:space="preserve">Duration Type </w:t>
            </w:r>
            <w:r w:rsidRPr="008979A8">
              <w:rPr>
                <w:rFonts w:cs="Angsana New"/>
                <w:cs/>
              </w:rPr>
              <w:t>เป็น “</w:t>
            </w:r>
            <w:r w:rsidRPr="008979A8">
              <w:rPr>
                <w:rFonts w:cs="CordiaUPC"/>
              </w:rPr>
              <w:t>Specific</w:t>
            </w:r>
            <w:r w:rsidRPr="008979A8">
              <w:rPr>
                <w:rFonts w:cs="Angsana New"/>
                <w:cs/>
              </w:rPr>
              <w:t>”</w:t>
            </w:r>
          </w:p>
          <w:p w:rsidRPr="008979A8" w:rsidR="00645A02" w:rsidP="00645A02" w:rsidRDefault="00645A02" w14:paraId="42FB8D25" w14:textId="0473519D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>:</w:t>
            </w:r>
            <w:r>
              <w:rPr>
                <w:rFonts w:hint="cs" w:cs="Angsana New"/>
                <w:cs/>
              </w:rPr>
              <w:t xml:space="preserve"> ใส่ได้เฉพาะตัวเลขเท่านั้น</w:t>
            </w:r>
          </w:p>
        </w:tc>
      </w:tr>
      <w:tr w:rsidRPr="008979A8" w:rsidR="00645A02" w:rsidTr="00984607" w14:paraId="25357C3B" w14:textId="77777777">
        <w:tc>
          <w:tcPr>
            <w:tcW w:w="1026" w:type="pct"/>
            <w:gridSpan w:val="2"/>
          </w:tcPr>
          <w:p w:rsidR="00645A02" w:rsidP="00645A02" w:rsidRDefault="00645A02" w14:paraId="2FB4E6EE" w14:textId="570EAE8E">
            <w:pPr>
              <w:rPr>
                <w:rFonts w:cs="CordiaUPC"/>
              </w:rPr>
            </w:pPr>
            <w:r>
              <w:rPr>
                <w:rFonts w:cs="CordiaUPC"/>
              </w:rPr>
              <w:t>billCycleUnit</w:t>
            </w:r>
          </w:p>
        </w:tc>
        <w:tc>
          <w:tcPr>
            <w:tcW w:w="900" w:type="pct"/>
            <w:gridSpan w:val="2"/>
          </w:tcPr>
          <w:p w:rsidRPr="008979A8" w:rsidR="00645A02" w:rsidP="00645A02" w:rsidRDefault="00645A02" w14:paraId="4A0C04AA" w14:textId="694B521A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>Drop Down List</w:t>
            </w:r>
          </w:p>
        </w:tc>
        <w:tc>
          <w:tcPr>
            <w:tcW w:w="3074" w:type="pct"/>
          </w:tcPr>
          <w:p w:rsidR="00645A02" w:rsidP="00645A02" w:rsidRDefault="00645A02" w14:paraId="0999AB75" w14:textId="77777777">
            <w:pPr>
              <w:spacing w:after="160" w:line="259" w:lineRule="auto"/>
              <w:rPr>
                <w:rFonts w:cs="CordiaUPC"/>
              </w:rPr>
            </w:pPr>
            <w:r w:rsidRPr="008979A8">
              <w:rPr>
                <w:rFonts w:cs="Angsana New"/>
                <w:cs/>
              </w:rPr>
              <w:t xml:space="preserve">อยู่บรรทัดเดียวกับ </w:t>
            </w:r>
            <w:r>
              <w:rPr>
                <w:rFonts w:cs="CordiaUPC"/>
              </w:rPr>
              <w:t>billCycleValue</w:t>
            </w:r>
          </w:p>
          <w:p w:rsidRPr="0096008C" w:rsidR="00645A02" w:rsidP="00645A02" w:rsidRDefault="00645A02" w14:paraId="67534C37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 xml:space="preserve">Enabled </w:t>
            </w:r>
            <w:r w:rsidRPr="008979A8">
              <w:rPr>
                <w:rFonts w:cs="Angsana New"/>
                <w:cs/>
              </w:rPr>
              <w:t xml:space="preserve">เมื่อ </w:t>
            </w:r>
            <w:r w:rsidRPr="008979A8">
              <w:rPr>
                <w:rFonts w:cs="CordiaUPC"/>
              </w:rPr>
              <w:t xml:space="preserve">Duration Type </w:t>
            </w:r>
            <w:r w:rsidRPr="008979A8">
              <w:rPr>
                <w:rFonts w:cs="Angsana New"/>
                <w:cs/>
              </w:rPr>
              <w:t>เป็น “</w:t>
            </w:r>
            <w:r w:rsidRPr="008979A8">
              <w:rPr>
                <w:rFonts w:cs="CordiaUPC"/>
              </w:rPr>
              <w:t>Specific</w:t>
            </w:r>
            <w:r w:rsidRPr="008979A8">
              <w:rPr>
                <w:rFonts w:cs="Angsana New"/>
                <w:cs/>
              </w:rPr>
              <w:t>”</w:t>
            </w:r>
          </w:p>
          <w:p w:rsidRPr="008979A8" w:rsidR="00645A02" w:rsidP="00645A02" w:rsidRDefault="00645A02" w14:paraId="4A1BBD2E" w14:textId="77D77D6E">
            <w:pPr>
              <w:rPr>
                <w:rFonts w:cs="CordiaUPC"/>
              </w:rPr>
            </w:pPr>
            <w:r w:rsidRPr="001142BC">
              <w:t xml:space="preserve">List of Value </w:t>
            </w:r>
            <w:r w:rsidRPr="001142BC">
              <w:rPr>
                <w:rFonts w:cs="Angsana New"/>
                <w:cs/>
              </w:rPr>
              <w:t xml:space="preserve">: </w:t>
            </w:r>
            <w:r w:rsidRPr="00B916D9">
              <w:rPr>
                <w:rFonts w:cs="Angsana New"/>
                <w:cs/>
              </w:rPr>
              <w:t>ดึงข้อมูลจาก</w:t>
            </w:r>
            <w:r w:rsidRPr="00B916D9">
              <w:rPr>
                <w:rFonts w:cs="CordiaUPC"/>
              </w:rPr>
              <w:t xml:space="preserve">DB </w:t>
            </w:r>
            <w:r w:rsidRPr="00B916D9">
              <w:rPr>
                <w:rFonts w:cs="Angsana New"/>
                <w:cs/>
              </w:rPr>
              <w:t xml:space="preserve">ที่ </w:t>
            </w:r>
            <w:r w:rsidRPr="00B916D9">
              <w:rPr>
                <w:rFonts w:cs="CordiaUPC"/>
              </w:rPr>
              <w:t xml:space="preserve">Table FLW_CFG_LOV </w:t>
            </w:r>
            <w:r w:rsidRPr="00B916D9">
              <w:rPr>
                <w:rFonts w:cs="Angsana New"/>
                <w:cs/>
              </w:rPr>
              <w:t xml:space="preserve">โดย </w:t>
            </w:r>
            <w:r w:rsidRPr="00B916D9">
              <w:rPr>
                <w:rFonts w:cs="CordiaUPC"/>
              </w:rPr>
              <w:t xml:space="preserve">group_type </w:t>
            </w:r>
            <w:r w:rsidRPr="00B916D9">
              <w:rPr>
                <w:rFonts w:cs="Angsana New"/>
                <w:cs/>
              </w:rPr>
              <w:t>= ‘</w:t>
            </w:r>
            <w:r w:rsidRPr="008979A8">
              <w:rPr>
                <w:rFonts w:cs="CordiaUPC"/>
              </w:rPr>
              <w:t>Duration</w:t>
            </w:r>
            <w:r>
              <w:rPr>
                <w:rFonts w:cs="CordiaUPC"/>
              </w:rPr>
              <w:t xml:space="preserve"> Unit</w:t>
            </w:r>
            <w:r>
              <w:rPr>
                <w:rFonts w:cs="Angsana New"/>
                <w:cs/>
              </w:rPr>
              <w:t>’</w:t>
            </w:r>
            <w:r>
              <w:rPr>
                <w:rFonts w:hint="cs" w:cs="Angsana New"/>
                <w:cs/>
              </w:rPr>
              <w:t>และ</w:t>
            </w:r>
            <w:r>
              <w:rPr>
                <w:rFonts w:cs="CordiaUPC"/>
              </w:rPr>
              <w:t xml:space="preserve"> par_row_id</w:t>
            </w:r>
            <w:r>
              <w:t xml:space="preserve">_concat </w:t>
            </w:r>
            <w:r>
              <w:rPr>
                <w:rFonts w:hint="cs"/>
                <w:cs/>
              </w:rPr>
              <w:t xml:space="preserve">ประกอบด้วย </w:t>
            </w:r>
            <w:r>
              <w:t>customerType</w:t>
            </w:r>
          </w:p>
        </w:tc>
      </w:tr>
      <w:tr w:rsidRPr="008979A8" w:rsidR="00645A02" w:rsidTr="00B36B66" w14:paraId="131FC5A8" w14:textId="77777777">
        <w:tc>
          <w:tcPr>
            <w:tcW w:w="5000" w:type="pct"/>
            <w:gridSpan w:val="5"/>
            <w:shd w:val="clear" w:color="auto" w:fill="C2D69B" w:themeFill="accent3" w:themeFillTint="99"/>
          </w:tcPr>
          <w:p w:rsidRPr="008979A8" w:rsidR="00645A02" w:rsidP="00645A02" w:rsidRDefault="00645A02" w14:paraId="4C9BE151" w14:textId="3109628F">
            <w:pPr>
              <w:pStyle w:val="HeaderTable"/>
            </w:pPr>
            <w:r>
              <w:rPr>
                <w:lang w:bidi="th-TH"/>
              </w:rPr>
              <w:t>End Bill Cycle Section</w:t>
            </w:r>
          </w:p>
        </w:tc>
      </w:tr>
      <w:tr w:rsidRPr="008979A8" w:rsidR="00645A02" w:rsidTr="00984607" w14:paraId="12C0CE1F" w14:textId="77777777">
        <w:tc>
          <w:tcPr>
            <w:tcW w:w="1026" w:type="pct"/>
            <w:gridSpan w:val="2"/>
          </w:tcPr>
          <w:p w:rsidR="00645A02" w:rsidP="00645A02" w:rsidRDefault="00645A02" w14:paraId="1925EE9D" w14:textId="578ACB25">
            <w:pPr>
              <w:rPr>
                <w:rFonts w:cs="CordiaUPC"/>
              </w:rPr>
            </w:pPr>
            <w:r w:rsidRPr="008979A8">
              <w:rPr>
                <w:rFonts w:cs="Angsana New"/>
                <w:cs/>
              </w:rPr>
              <w:t xml:space="preserve">ปุ่ม </w:t>
            </w:r>
            <w:r w:rsidRPr="008979A8">
              <w:rPr>
                <w:rFonts w:cs="CordiaUPC"/>
              </w:rPr>
              <w:t>Add</w:t>
            </w:r>
          </w:p>
        </w:tc>
        <w:tc>
          <w:tcPr>
            <w:tcW w:w="900" w:type="pct"/>
            <w:gridSpan w:val="2"/>
          </w:tcPr>
          <w:p w:rsidRPr="008979A8" w:rsidR="00645A02" w:rsidP="00645A02" w:rsidRDefault="00645A02" w14:paraId="5F3FAD53" w14:textId="02A0404F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>Button</w:t>
            </w:r>
          </w:p>
        </w:tc>
        <w:tc>
          <w:tcPr>
            <w:tcW w:w="3074" w:type="pct"/>
          </w:tcPr>
          <w:p w:rsidR="00645A02" w:rsidP="00645A02" w:rsidRDefault="00645A02" w14:paraId="58CFBF76" w14:textId="77777777">
            <w:pPr>
              <w:pStyle w:val="HeaderTable"/>
              <w:rPr>
                <w:b w:val="0"/>
                <w:bCs/>
                <w:lang w:bidi="th-TH"/>
              </w:rPr>
            </w:pPr>
            <w:r w:rsidRPr="008979A8">
              <w:rPr>
                <w:b w:val="0"/>
                <w:bCs/>
                <w:lang w:bidi="th-TH"/>
              </w:rPr>
              <w:t xml:space="preserve">Visible </w:t>
            </w:r>
            <w:r w:rsidRPr="008979A8">
              <w:rPr>
                <w:rFonts w:cs="Angsana New"/>
                <w:cs/>
                <w:lang w:bidi="th-TH"/>
              </w:rPr>
              <w:t>เมื่อมี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b w:val="0"/>
                <w:bCs/>
                <w:lang w:bidi="th-TH"/>
              </w:rPr>
              <w:t xml:space="preserve">Event </w:t>
            </w:r>
            <w:r w:rsidRPr="008979A8">
              <w:rPr>
                <w:rFonts w:cs="Angsana New"/>
                <w:cs/>
                <w:lang w:bidi="th-TH"/>
              </w:rPr>
              <w:t>มาจาก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b w:val="0"/>
                <w:bCs/>
                <w:lang w:bidi="th-TH"/>
              </w:rPr>
              <w:t xml:space="preserve">Table </w:t>
            </w:r>
            <w:r>
              <w:rPr>
                <w:b w:val="0"/>
                <w:bCs/>
                <w:lang w:bidi="th-TH"/>
              </w:rPr>
              <w:t>Section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rFonts w:cs="Angsana New"/>
                <w:cs/>
                <w:lang w:bidi="th-TH"/>
              </w:rPr>
              <w:t>เป็น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“</w:t>
            </w:r>
            <w:r w:rsidRPr="008979A8">
              <w:rPr>
                <w:b w:val="0"/>
                <w:bCs/>
                <w:lang w:bidi="th-TH"/>
              </w:rPr>
              <w:t>Add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>”</w:t>
            </w:r>
          </w:p>
          <w:p w:rsidR="00645A02" w:rsidP="00645A02" w:rsidRDefault="00645A02" w14:paraId="34F0E484" w14:textId="77777777">
            <w:pPr>
              <w:spacing w:before="240" w:after="0"/>
            </w:pPr>
            <w:r>
              <w:rPr>
                <w:rFonts w:hint="cs"/>
                <w:cs/>
              </w:rPr>
              <w:t>เมื่อกดปุ่ม</w:t>
            </w:r>
          </w:p>
          <w:p w:rsidR="00645A02" w:rsidP="00645A02" w:rsidRDefault="00645A02" w14:paraId="187B73D9" w14:textId="77777777">
            <w:pPr>
              <w:pStyle w:val="ListParagraph"/>
              <w:numPr>
                <w:ilvl w:val="0"/>
                <w:numId w:val="4"/>
              </w:numPr>
              <w:spacing w:after="0" w:line="259" w:lineRule="auto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Validate </w:t>
            </w:r>
            <w:r>
              <w:rPr>
                <w:rFonts w:hint="cs" w:cs="Angsana New"/>
                <w:cs/>
              </w:rPr>
              <w:t>ข้อมูลในหน้าจอ</w:t>
            </w:r>
          </w:p>
          <w:p w:rsidRPr="00622722" w:rsidR="00645A02" w:rsidP="00645A02" w:rsidRDefault="00645A02" w14:paraId="531801C8" w14:textId="77777777">
            <w:pPr>
              <w:pStyle w:val="ListParagraph"/>
              <w:numPr>
                <w:ilvl w:val="0"/>
                <w:numId w:val="4"/>
              </w:numPr>
              <w:spacing w:after="0" w:line="259" w:lineRule="auto"/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Add </w:t>
            </w:r>
            <w:r>
              <w:rPr>
                <w:rFonts w:hint="cs" w:cs="Angsana New"/>
                <w:cs/>
              </w:rPr>
              <w:t xml:space="preserve">ข้อมูลลงในส่วนของ </w:t>
            </w:r>
            <w:r>
              <w:rPr>
                <w:rFonts w:cs="CordiaUPC"/>
              </w:rPr>
              <w:t>Table Section</w:t>
            </w:r>
          </w:p>
          <w:p w:rsidR="00645A02" w:rsidP="00645A02" w:rsidRDefault="00645A02" w14:paraId="5B09271A" w14:textId="77777777">
            <w:pPr>
              <w:pStyle w:val="ListParagraph"/>
              <w:numPr>
                <w:ilvl w:val="0"/>
                <w:numId w:val="27"/>
              </w:numPr>
            </w:pPr>
            <w:r>
              <w:rPr>
                <w:rFonts w:hint="cs"/>
                <w:cs/>
              </w:rPr>
              <w:t xml:space="preserve">ให้ทำการ </w:t>
            </w:r>
            <w:r>
              <w:t xml:space="preserve">Sort Row </w:t>
            </w:r>
            <w:r>
              <w:rPr>
                <w:rFonts w:hint="cs"/>
                <w:cs/>
              </w:rPr>
              <w:t xml:space="preserve">ตาม </w:t>
            </w:r>
            <w:r>
              <w:t xml:space="preserve">Logic </w:t>
            </w:r>
            <w:r>
              <w:rPr>
                <w:rFonts w:hint="cs"/>
                <w:cs/>
              </w:rPr>
              <w:t>และลำดับดังนี้</w:t>
            </w:r>
          </w:p>
          <w:p w:rsidR="00645A02" w:rsidP="00645A02" w:rsidRDefault="00645A02" w14:paraId="092DFB4C" w14:textId="77777777">
            <w:pPr>
              <w:pStyle w:val="ListParagraph"/>
              <w:numPr>
                <w:ilvl w:val="0"/>
                <w:numId w:val="26"/>
              </w:numPr>
              <w:spacing w:after="160" w:line="259" w:lineRule="auto"/>
            </w:pPr>
            <w:r>
              <w:t>Duration From</w:t>
            </w:r>
          </w:p>
          <w:p w:rsidR="00645A02" w:rsidP="00645A02" w:rsidRDefault="00645A02" w14:paraId="440E46D6" w14:textId="77777777">
            <w:pPr>
              <w:pStyle w:val="ListParagraph"/>
              <w:numPr>
                <w:ilvl w:val="0"/>
                <w:numId w:val="26"/>
              </w:numPr>
              <w:spacing w:after="160" w:line="259" w:lineRule="auto"/>
            </w:pPr>
            <w:r>
              <w:t>Duration To</w:t>
            </w:r>
          </w:p>
          <w:p w:rsidRPr="008979A8" w:rsidR="00645A02" w:rsidP="00645A02" w:rsidRDefault="00645A02" w14:paraId="28E921C2" w14:textId="72C04A5E">
            <w:pPr>
              <w:pStyle w:val="ListParagraph"/>
              <w:numPr>
                <w:ilvl w:val="0"/>
                <w:numId w:val="6"/>
              </w:numPr>
              <w:spacing w:after="160" w:line="259" w:lineRule="auto"/>
              <w:rPr>
                <w:rFonts w:cs="CordiaUPC"/>
              </w:rPr>
            </w:pPr>
            <w:r w:rsidRPr="00667C8E">
              <w:rPr>
                <w:rFonts w:cs="Angsana New"/>
                <w:cs/>
              </w:rPr>
              <w:t>ให้ทำการเคลียร์ค่า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และ </w:t>
            </w:r>
            <w:r w:rsidRPr="00667C8E">
              <w:rPr>
                <w:rFonts w:cs="CordiaUPC"/>
              </w:rPr>
              <w:t>Invisible</w:t>
            </w:r>
            <w:r>
              <w:rPr>
                <w:rFonts w:cs="CordiaUPC"/>
                <w:szCs w:val="36"/>
              </w:rPr>
              <w:t xml:space="preserve"> Detail Section</w:t>
            </w:r>
          </w:p>
        </w:tc>
      </w:tr>
      <w:tr w:rsidRPr="008979A8" w:rsidR="00645A02" w:rsidTr="00984607" w14:paraId="0C9946F6" w14:textId="77777777">
        <w:tc>
          <w:tcPr>
            <w:tcW w:w="1026" w:type="pct"/>
            <w:gridSpan w:val="2"/>
          </w:tcPr>
          <w:p w:rsidR="00645A02" w:rsidP="00645A02" w:rsidRDefault="00645A02" w14:paraId="0C7CD11F" w14:textId="55F1F50E">
            <w:pPr>
              <w:rPr>
                <w:rFonts w:cs="CordiaUPC"/>
              </w:rPr>
            </w:pPr>
            <w:r w:rsidRPr="008979A8">
              <w:rPr>
                <w:rFonts w:cs="Angsana New"/>
                <w:cs/>
              </w:rPr>
              <w:t xml:space="preserve">ปุ่ม </w:t>
            </w:r>
            <w:r w:rsidRPr="008979A8">
              <w:rPr>
                <w:rFonts w:cs="CordiaUPC"/>
              </w:rPr>
              <w:t>Update</w:t>
            </w:r>
          </w:p>
        </w:tc>
        <w:tc>
          <w:tcPr>
            <w:tcW w:w="900" w:type="pct"/>
            <w:gridSpan w:val="2"/>
          </w:tcPr>
          <w:p w:rsidRPr="008979A8" w:rsidR="00645A02" w:rsidP="00645A02" w:rsidRDefault="00645A02" w14:paraId="2B6F4B6F" w14:textId="3E52EC22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>Button</w:t>
            </w:r>
          </w:p>
        </w:tc>
        <w:tc>
          <w:tcPr>
            <w:tcW w:w="3074" w:type="pct"/>
          </w:tcPr>
          <w:p w:rsidR="00645A02" w:rsidP="00645A02" w:rsidRDefault="00645A02" w14:paraId="0E39AA39" w14:textId="77777777">
            <w:pPr>
              <w:pStyle w:val="HeaderTable"/>
              <w:spacing w:line="360" w:lineRule="auto"/>
              <w:rPr>
                <w:b w:val="0"/>
                <w:bCs/>
                <w:lang w:bidi="th-TH"/>
              </w:rPr>
            </w:pPr>
            <w:r w:rsidRPr="008979A8">
              <w:rPr>
                <w:b w:val="0"/>
                <w:bCs/>
                <w:lang w:bidi="th-TH"/>
              </w:rPr>
              <w:t xml:space="preserve">Visible </w:t>
            </w:r>
            <w:r w:rsidRPr="008979A8">
              <w:rPr>
                <w:rFonts w:cs="Angsana New"/>
                <w:cs/>
                <w:lang w:bidi="th-TH"/>
              </w:rPr>
              <w:t>เมื่อมี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b w:val="0"/>
                <w:bCs/>
                <w:lang w:bidi="th-TH"/>
              </w:rPr>
              <w:t xml:space="preserve">Event </w:t>
            </w:r>
            <w:r w:rsidRPr="008979A8">
              <w:rPr>
                <w:rFonts w:cs="Angsana New"/>
                <w:cs/>
                <w:lang w:bidi="th-TH"/>
              </w:rPr>
              <w:t>มาจาก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>
              <w:rPr>
                <w:b w:val="0"/>
                <w:bCs/>
                <w:lang w:bidi="th-TH"/>
              </w:rPr>
              <w:t>Table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>
              <w:rPr>
                <w:b w:val="0"/>
                <w:bCs/>
                <w:lang w:bidi="th-TH"/>
              </w:rPr>
              <w:t>Section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rFonts w:cs="Angsana New"/>
                <w:cs/>
                <w:lang w:bidi="th-TH"/>
              </w:rPr>
              <w:t>เป็น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“</w:t>
            </w:r>
            <w:r w:rsidRPr="008979A8">
              <w:rPr>
                <w:b w:val="0"/>
                <w:bCs/>
                <w:lang w:bidi="th-TH"/>
              </w:rPr>
              <w:t>Edit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>”</w:t>
            </w:r>
          </w:p>
          <w:p w:rsidR="00645A02" w:rsidP="00645A02" w:rsidRDefault="00645A02" w14:paraId="55440653" w14:textId="77777777">
            <w:pPr>
              <w:pStyle w:val="HeaderTable"/>
              <w:rPr>
                <w:lang w:bidi="th-TH"/>
              </w:rPr>
            </w:pPr>
            <w:r>
              <w:rPr>
                <w:rFonts w:hint="cs" w:cs="Angsana New"/>
                <w:cs/>
                <w:lang w:bidi="th-TH"/>
              </w:rPr>
              <w:t>เมื่อกดปุ่ม</w:t>
            </w:r>
          </w:p>
          <w:p w:rsidR="00645A02" w:rsidP="00645A02" w:rsidRDefault="00645A02" w14:paraId="2DB39225" w14:textId="77777777">
            <w:pPr>
              <w:pStyle w:val="ListParagraph"/>
              <w:numPr>
                <w:ilvl w:val="0"/>
                <w:numId w:val="6"/>
              </w:numPr>
              <w:spacing w:after="160" w:line="259" w:lineRule="auto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Validate </w:t>
            </w:r>
            <w:r>
              <w:rPr>
                <w:rFonts w:hint="cs" w:cs="Angsana New"/>
                <w:cs/>
              </w:rPr>
              <w:t>ข้อมูลในหน้าจอ</w:t>
            </w:r>
          </w:p>
          <w:p w:rsidR="00645A02" w:rsidP="00645A02" w:rsidRDefault="00645A02" w14:paraId="5CFA4FCF" w14:textId="77777777">
            <w:pPr>
              <w:pStyle w:val="ListParagraph"/>
              <w:numPr>
                <w:ilvl w:val="0"/>
                <w:numId w:val="6"/>
              </w:numPr>
              <w:spacing w:after="160" w:line="259" w:lineRule="auto"/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Update </w:t>
            </w:r>
            <w:r>
              <w:rPr>
                <w:rFonts w:hint="cs" w:cs="Angsana New"/>
                <w:cs/>
              </w:rPr>
              <w:t xml:space="preserve">ข้อมูลลงในส่วนของ </w:t>
            </w:r>
            <w:r>
              <w:rPr>
                <w:rFonts w:cs="CordiaUPC"/>
              </w:rPr>
              <w:t xml:space="preserve">Table Section </w:t>
            </w:r>
          </w:p>
          <w:p w:rsidR="00645A02" w:rsidP="00645A02" w:rsidRDefault="00645A02" w14:paraId="09D4A526" w14:textId="77777777">
            <w:pPr>
              <w:pStyle w:val="ListParagraph"/>
              <w:numPr>
                <w:ilvl w:val="0"/>
                <w:numId w:val="27"/>
              </w:numPr>
            </w:pPr>
            <w:r>
              <w:rPr>
                <w:rFonts w:hint="cs"/>
                <w:cs/>
              </w:rPr>
              <w:t xml:space="preserve">ให้ทำการ </w:t>
            </w:r>
            <w:r>
              <w:t xml:space="preserve">Sort Row </w:t>
            </w:r>
            <w:r>
              <w:rPr>
                <w:rFonts w:hint="cs"/>
                <w:cs/>
              </w:rPr>
              <w:t xml:space="preserve">ตาม </w:t>
            </w:r>
            <w:r>
              <w:t xml:space="preserve">Logic </w:t>
            </w:r>
            <w:r>
              <w:rPr>
                <w:rFonts w:hint="cs"/>
                <w:cs/>
              </w:rPr>
              <w:t>และลำดับดังนี้</w:t>
            </w:r>
          </w:p>
          <w:p w:rsidR="00645A02" w:rsidP="00645A02" w:rsidRDefault="00645A02" w14:paraId="3DD05A54" w14:textId="77777777">
            <w:pPr>
              <w:pStyle w:val="ListParagraph"/>
              <w:numPr>
                <w:ilvl w:val="0"/>
                <w:numId w:val="26"/>
              </w:numPr>
              <w:spacing w:after="160" w:line="259" w:lineRule="auto"/>
            </w:pPr>
            <w:r>
              <w:t>Duration From</w:t>
            </w:r>
          </w:p>
          <w:p w:rsidR="00645A02" w:rsidP="00645A02" w:rsidRDefault="00645A02" w14:paraId="7D2612D7" w14:textId="77777777">
            <w:pPr>
              <w:pStyle w:val="ListParagraph"/>
              <w:numPr>
                <w:ilvl w:val="0"/>
                <w:numId w:val="26"/>
              </w:numPr>
              <w:spacing w:after="160" w:line="259" w:lineRule="auto"/>
            </w:pPr>
            <w:r>
              <w:t>Duration To</w:t>
            </w:r>
          </w:p>
          <w:p w:rsidRPr="008979A8" w:rsidR="00645A02" w:rsidP="00645A02" w:rsidRDefault="00645A02" w14:paraId="67ADAB80" w14:textId="38ADC980">
            <w:pPr>
              <w:pStyle w:val="ListParagraph"/>
              <w:numPr>
                <w:ilvl w:val="0"/>
                <w:numId w:val="6"/>
              </w:numPr>
              <w:spacing w:after="160" w:line="259" w:lineRule="auto"/>
              <w:rPr>
                <w:rFonts w:cs="CordiaUPC"/>
              </w:rPr>
            </w:pPr>
            <w:r w:rsidRPr="00667C8E">
              <w:rPr>
                <w:rFonts w:cs="Angsana New"/>
                <w:cs/>
              </w:rPr>
              <w:t>ให้ทำการเคลียร์ค่า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และ </w:t>
            </w:r>
            <w:r w:rsidRPr="00667C8E">
              <w:rPr>
                <w:rFonts w:cs="CordiaUPC"/>
              </w:rPr>
              <w:t>Invisible</w:t>
            </w:r>
            <w:r>
              <w:rPr>
                <w:rFonts w:cs="CordiaUPC"/>
                <w:szCs w:val="36"/>
              </w:rPr>
              <w:t xml:space="preserve"> Detail Section</w:t>
            </w:r>
          </w:p>
        </w:tc>
      </w:tr>
      <w:tr w:rsidRPr="008979A8" w:rsidR="00645A02" w:rsidTr="00984607" w14:paraId="1240FDE2" w14:textId="77777777">
        <w:tc>
          <w:tcPr>
            <w:tcW w:w="1026" w:type="pct"/>
            <w:gridSpan w:val="2"/>
          </w:tcPr>
          <w:p w:rsidR="00645A02" w:rsidP="00645A02" w:rsidRDefault="00645A02" w14:paraId="09B0290C" w14:textId="7E18160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ปุ่ม </w:t>
            </w:r>
            <w:r>
              <w:rPr>
                <w:rFonts w:cs="CordiaUPC"/>
              </w:rPr>
              <w:t>Cancel</w:t>
            </w:r>
          </w:p>
        </w:tc>
        <w:tc>
          <w:tcPr>
            <w:tcW w:w="900" w:type="pct"/>
            <w:gridSpan w:val="2"/>
          </w:tcPr>
          <w:p w:rsidRPr="008979A8" w:rsidR="00645A02" w:rsidP="00645A02" w:rsidRDefault="00645A02" w14:paraId="46236429" w14:textId="7D120546">
            <w:pPr>
              <w:rPr>
                <w:rFonts w:cs="CordiaUPC"/>
              </w:rPr>
            </w:pPr>
            <w:r>
              <w:rPr>
                <w:rFonts w:cs="CordiaUPC"/>
              </w:rPr>
              <w:t>Button</w:t>
            </w:r>
          </w:p>
        </w:tc>
        <w:tc>
          <w:tcPr>
            <w:tcW w:w="3074" w:type="pct"/>
          </w:tcPr>
          <w:p w:rsidRPr="008979A8" w:rsidR="00645A02" w:rsidP="00645A02" w:rsidRDefault="00645A02" w14:paraId="56C65894" w14:textId="37613CA6">
            <w:pPr>
              <w:rPr>
                <w:rFonts w:cs="CordiaUPC"/>
              </w:rPr>
            </w:pPr>
            <w:r>
              <w:rPr>
                <w:rFonts w:hint="cs"/>
                <w:cs/>
              </w:rPr>
              <w:t xml:space="preserve">ให้ทำการเคลียร์ค่าใน </w:t>
            </w:r>
            <w:r>
              <w:t>Detail Section</w:t>
            </w:r>
            <w:r>
              <w:rPr>
                <w:rFonts w:hint="cs"/>
                <w:cs/>
              </w:rPr>
              <w:t xml:space="preserve"> และทำการ </w:t>
            </w:r>
            <w:r>
              <w:t>Invisible Detail Section</w:t>
            </w:r>
          </w:p>
        </w:tc>
      </w:tr>
      <w:tr w:rsidRPr="008979A8" w:rsidR="00645A02" w:rsidTr="00925792" w14:paraId="637D6639" w14:textId="77777777">
        <w:tc>
          <w:tcPr>
            <w:tcW w:w="5000" w:type="pct"/>
            <w:gridSpan w:val="5"/>
            <w:shd w:val="clear" w:color="auto" w:fill="C2D69B" w:themeFill="accent3" w:themeFillTint="99"/>
          </w:tcPr>
          <w:p w:rsidRPr="008979A8" w:rsidR="00645A02" w:rsidP="00645A02" w:rsidRDefault="00645A02" w14:paraId="0026970C" w14:textId="7437EFAB">
            <w:pPr>
              <w:pStyle w:val="HeaderTable"/>
            </w:pPr>
            <w:r>
              <w:t>End Detail Section</w:t>
            </w:r>
          </w:p>
        </w:tc>
      </w:tr>
      <w:tr w:rsidRPr="008979A8" w:rsidR="00645A02" w:rsidTr="007137C7" w14:paraId="5EA68DD9" w14:textId="77777777">
        <w:trPr>
          <w:trHeight w:val="58"/>
        </w:trPr>
        <w:tc>
          <w:tcPr>
            <w:tcW w:w="5000" w:type="pct"/>
            <w:gridSpan w:val="5"/>
            <w:shd w:val="clear" w:color="auto" w:fill="C2D69B" w:themeFill="accent3" w:themeFillTint="99"/>
          </w:tcPr>
          <w:p w:rsidR="00645A02" w:rsidP="00645A02" w:rsidRDefault="00645A02" w14:paraId="71DDA241" w14:textId="223ED486">
            <w:pPr>
              <w:pStyle w:val="HeaderTable"/>
            </w:pPr>
            <w:r>
              <w:t>End Detail Section</w:t>
            </w:r>
          </w:p>
        </w:tc>
      </w:tr>
    </w:tbl>
    <w:p w:rsidR="007E2BED" w:rsidP="00BB3F68" w:rsidRDefault="007E2BED" w14:paraId="62B7CDD1" w14:textId="77777777">
      <w:pPr>
        <w:pStyle w:val="Heading3"/>
        <w:numPr>
          <w:ilvl w:val="0"/>
          <w:numId w:val="132"/>
        </w:numPr>
        <w:rPr>
          <w:rFonts w:ascii="CordiaUPC" w:hAnsi="CordiaUPC" w:cs="CordiaUPC"/>
          <w:sz w:val="32"/>
          <w:szCs w:val="32"/>
        </w:rPr>
      </w:pPr>
      <w:r w:rsidRPr="008979A8">
        <w:rPr>
          <w:rFonts w:ascii="CordiaUPC" w:hAnsi="CordiaUPC" w:cs="CordiaUPC"/>
          <w:sz w:val="32"/>
          <w:szCs w:val="32"/>
        </w:rPr>
        <w:t>Script Validation</w:t>
      </w:r>
    </w:p>
    <w:tbl>
      <w:tblPr>
        <w:tblW w:w="4938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385"/>
        <w:gridCol w:w="2896"/>
        <w:gridCol w:w="3314"/>
        <w:gridCol w:w="1309"/>
      </w:tblGrid>
      <w:tr w:rsidRPr="008979A8" w:rsidR="007E2BED" w:rsidTr="00C829B7" w14:paraId="2F801625" w14:textId="77777777">
        <w:trPr>
          <w:cantSplit/>
          <w:tblHeader/>
        </w:trPr>
        <w:tc>
          <w:tcPr>
            <w:tcW w:w="778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7E2BED" w:rsidP="00C829B7" w:rsidRDefault="007E2BED" w14:paraId="405FC7FB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Error Code</w:t>
            </w:r>
          </w:p>
        </w:tc>
        <w:tc>
          <w:tcPr>
            <w:tcW w:w="1626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7E2BED" w:rsidP="00C829B7" w:rsidRDefault="007E2BED" w14:paraId="3587C818" w14:textId="77777777">
            <w:pPr>
              <w:rPr>
                <w:rFonts w:cs="CordiaUPC"/>
                <w:b/>
                <w:bCs/>
              </w:rPr>
            </w:pPr>
            <w:r>
              <w:rPr>
                <w:rFonts w:cs="CordiaUPC"/>
                <w:b/>
                <w:bCs/>
              </w:rPr>
              <w:t xml:space="preserve">Error Message </w:t>
            </w:r>
          </w:p>
        </w:tc>
        <w:tc>
          <w:tcPr>
            <w:tcW w:w="1861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7E2BED" w:rsidP="00C829B7" w:rsidRDefault="007E2BED" w14:paraId="35140761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Logic</w:t>
            </w:r>
          </w:p>
        </w:tc>
        <w:tc>
          <w:tcPr>
            <w:tcW w:w="735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7E2BED" w:rsidP="00C829B7" w:rsidRDefault="007E2BED" w14:paraId="5C6BD2BA" w14:textId="77777777">
            <w:pPr>
              <w:rPr>
                <w:rFonts w:cs="CordiaUPC"/>
                <w:b/>
                <w:bCs/>
              </w:rPr>
            </w:pPr>
            <w:r>
              <w:rPr>
                <w:rFonts w:cs="CordiaUPC"/>
                <w:b/>
                <w:bCs/>
              </w:rPr>
              <w:t>Submit Call</w:t>
            </w:r>
          </w:p>
        </w:tc>
      </w:tr>
      <w:tr w:rsidR="00BA3075" w:rsidTr="00C829B7" w14:paraId="5053E1D7" w14:textId="77777777">
        <w:tc>
          <w:tcPr>
            <w:tcW w:w="778" w:type="pct"/>
          </w:tcPr>
          <w:p w:rsidR="00BA3075" w:rsidP="00BA3075" w:rsidRDefault="00BA3075" w14:paraId="3EA5E088" w14:textId="3E0AD4DE">
            <w:pPr>
              <w:pStyle w:val="BodyTextTable"/>
              <w:rPr>
                <w:rFonts w:ascii="CordiaUPC" w:hAnsi="CordiaUPC" w:cs="CordiaUPC"/>
                <w:sz w:val="28"/>
                <w:szCs w:val="28"/>
                <w:cs/>
                <w:lang w:bidi="th-TH"/>
              </w:rPr>
            </w:pPr>
            <w:r>
              <w:rPr>
                <w:rFonts w:ascii="CordiaUPC" w:hAnsi="CordiaUPC" w:cs="CordiaUPC"/>
                <w:sz w:val="28"/>
                <w:szCs w:val="28"/>
              </w:rPr>
              <w:t>00004</w:t>
            </w:r>
          </w:p>
        </w:tc>
        <w:tc>
          <w:tcPr>
            <w:tcW w:w="1626" w:type="pct"/>
          </w:tcPr>
          <w:p w:rsidR="00BA3075" w:rsidP="00BA3075" w:rsidRDefault="00D26AEB" w14:paraId="7CA385D0" w14:textId="252C31CF">
            <w:r>
              <w:rPr>
                <w:rFonts w:cs="CordiaUPC"/>
              </w:rPr>
              <w:t>Content VDO</w:t>
            </w:r>
            <w:r w:rsidR="00BA3075">
              <w:rPr>
                <w:rFonts w:cs="CordiaUPC"/>
              </w:rPr>
              <w:t xml:space="preserve"> is required when Product Specification is </w:t>
            </w:r>
            <w:r w:rsidR="00BA3075">
              <w:rPr>
                <w:rFonts w:cs="Angsana New"/>
                <w:cs/>
              </w:rPr>
              <w:t>“</w:t>
            </w:r>
            <w:r w:rsidR="00BA3075">
              <w:rPr>
                <w:rFonts w:cs="CordiaUPC"/>
              </w:rPr>
              <w:t>{1}</w:t>
            </w:r>
            <w:r w:rsidR="00BA3075">
              <w:rPr>
                <w:rFonts w:cs="Angsana New"/>
                <w:cs/>
              </w:rPr>
              <w:t>”</w:t>
            </w:r>
          </w:p>
        </w:tc>
        <w:tc>
          <w:tcPr>
            <w:tcW w:w="1861" w:type="pct"/>
          </w:tcPr>
          <w:p w:rsidR="00BA3075" w:rsidP="00BA3075" w:rsidRDefault="00BA3075" w14:paraId="332834CB" w14:textId="6DFD1A78">
            <w:pPr>
              <w:pStyle w:val="NoSpacing"/>
              <w:rPr>
                <w:rFonts w:ascii="CordiaUPC" w:hAnsi="CordiaUPC"/>
                <w:sz w:val="28"/>
              </w:rPr>
            </w:pPr>
            <w:r>
              <w:rPr>
                <w:rFonts w:hint="cs" w:ascii="CordiaUPC" w:hAnsi="CordiaUPC"/>
                <w:sz w:val="28"/>
                <w:cs/>
              </w:rPr>
              <w:t>ถ้า</w:t>
            </w:r>
            <w:r w:rsidRPr="00734543">
              <w:rPr>
                <w:rFonts w:hint="cs" w:ascii="CordiaUPC" w:hAnsi="CordiaUPC"/>
                <w:sz w:val="28"/>
                <w:cs/>
              </w:rPr>
              <w:t xml:space="preserve"> </w:t>
            </w:r>
            <w:r w:rsidRPr="00734543">
              <w:rPr>
                <w:rFonts w:ascii="CordiaUPC" w:hAnsi="CordiaUPC"/>
                <w:sz w:val="28"/>
              </w:rPr>
              <w:t xml:space="preserve">ProductSpecification </w:t>
            </w:r>
            <w:r w:rsidRPr="00734543">
              <w:rPr>
                <w:rFonts w:hint="cs" w:ascii="CordiaUPC" w:hAnsi="CordiaUPC"/>
                <w:sz w:val="28"/>
                <w:cs/>
              </w:rPr>
              <w:t xml:space="preserve">ที่เลือกมามีค่า </w:t>
            </w:r>
            <w:r w:rsidRPr="00734543">
              <w:rPr>
                <w:rFonts w:ascii="CordiaUPC" w:hAnsi="CordiaUPC"/>
                <w:sz w:val="28"/>
              </w:rPr>
              <w:t xml:space="preserve">Category Type </w:t>
            </w:r>
            <w:r w:rsidRPr="00734543">
              <w:rPr>
                <w:rFonts w:hint="cs" w:ascii="CordiaUPC" w:hAnsi="CordiaUPC"/>
                <w:sz w:val="28"/>
                <w:cs/>
              </w:rPr>
              <w:t xml:space="preserve">เป็น </w:t>
            </w:r>
            <w:r w:rsidRPr="00952E5C">
              <w:rPr>
                <w:rFonts w:ascii="CordiaUPC" w:hAnsi="CordiaUPC"/>
                <w:sz w:val="28"/>
                <w:cs/>
              </w:rPr>
              <w:t>“</w:t>
            </w:r>
            <w:r w:rsidR="00D26AEB">
              <w:rPr>
                <w:rFonts w:ascii="CordiaUPC" w:hAnsi="CordiaUPC"/>
                <w:sz w:val="28"/>
              </w:rPr>
              <w:t>Content VDO</w:t>
            </w:r>
            <w:r w:rsidRPr="00952E5C">
              <w:rPr>
                <w:rFonts w:ascii="CordiaUPC" w:hAnsi="CordiaUPC"/>
                <w:sz w:val="28"/>
                <w:cs/>
              </w:rPr>
              <w:t xml:space="preserve">” </w:t>
            </w:r>
            <w:r>
              <w:rPr>
                <w:rFonts w:hint="cs" w:ascii="CordiaUPC" w:hAnsi="CordiaUPC"/>
                <w:sz w:val="28"/>
                <w:cs/>
              </w:rPr>
              <w:t>ดังนั้น</w:t>
            </w:r>
            <w:r w:rsidR="00D26AEB">
              <w:rPr>
                <w:rFonts w:ascii="CordiaUPC" w:hAnsi="CordiaUPC"/>
                <w:sz w:val="28"/>
              </w:rPr>
              <w:t>Content VDO</w:t>
            </w:r>
            <w:r>
              <w:rPr>
                <w:rFonts w:ascii="CordiaUPC" w:hAnsi="CordiaUPC" w:cs="Angsana New"/>
                <w:sz w:val="28"/>
                <w:cs/>
              </w:rPr>
              <w:t xml:space="preserve"> </w:t>
            </w:r>
            <w:r>
              <w:rPr>
                <w:rFonts w:hint="cs" w:ascii="CordiaUPC" w:hAnsi="CordiaUPC"/>
                <w:sz w:val="28"/>
                <w:cs/>
              </w:rPr>
              <w:t xml:space="preserve">จะต้องมีอย่างน้อย </w:t>
            </w:r>
            <w:r>
              <w:rPr>
                <w:rFonts w:ascii="CordiaUPC" w:hAnsi="CordiaUPC"/>
                <w:sz w:val="28"/>
              </w:rPr>
              <w:t>1 Row</w:t>
            </w:r>
          </w:p>
          <w:p w:rsidR="00BA3075" w:rsidP="00BA3075" w:rsidRDefault="00BA3075" w14:paraId="287E119C" w14:textId="77777777">
            <w:pPr>
              <w:pStyle w:val="NoSpacing"/>
              <w:rPr>
                <w:rFonts w:ascii="CordiaUPC" w:hAnsi="CordiaUPC"/>
                <w:sz w:val="28"/>
              </w:rPr>
            </w:pPr>
          </w:p>
          <w:p w:rsidR="00BA3075" w:rsidP="00BA3075" w:rsidRDefault="00BA3075" w14:paraId="2851768C" w14:textId="6F81B913">
            <w:r>
              <w:t xml:space="preserve">{1} </w:t>
            </w:r>
            <w:r>
              <w:rPr>
                <w:rFonts w:hint="cs"/>
                <w:cs/>
              </w:rPr>
              <w:t xml:space="preserve">แทนค่าด้วย </w:t>
            </w:r>
            <w:r>
              <w:t xml:space="preserve">Product Specification </w:t>
            </w:r>
            <w:r>
              <w:rPr>
                <w:rFonts w:hint="cs"/>
                <w:cs/>
              </w:rPr>
              <w:t>ที่เลือกมาและมีค่า</w:t>
            </w:r>
            <w:r w:rsidRPr="00734543">
              <w:t xml:space="preserve"> Category Type </w:t>
            </w:r>
            <w:r w:rsidRPr="00734543">
              <w:rPr>
                <w:rFonts w:hint="cs"/>
                <w:cs/>
              </w:rPr>
              <w:t xml:space="preserve">เป็น </w:t>
            </w:r>
            <w:r w:rsidRPr="00734543">
              <w:rPr>
                <w:rFonts w:cs="Angsana New"/>
                <w:cs/>
              </w:rPr>
              <w:t>“</w:t>
            </w:r>
            <w:r w:rsidR="00D26AEB">
              <w:t>Content VDO</w:t>
            </w:r>
            <w:r w:rsidRPr="00734543">
              <w:rPr>
                <w:rFonts w:cs="Angsana New"/>
                <w:cs/>
              </w:rPr>
              <w:t>”</w:t>
            </w:r>
          </w:p>
        </w:tc>
        <w:tc>
          <w:tcPr>
            <w:tcW w:w="735" w:type="pct"/>
          </w:tcPr>
          <w:p w:rsidR="00BA3075" w:rsidP="00BA3075" w:rsidRDefault="00BA3075" w14:paraId="583DA79C" w14:textId="627C94A2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9C5E97" w:rsidTr="00C829B7" w14:paraId="3553D8A2" w14:textId="77777777">
        <w:tc>
          <w:tcPr>
            <w:tcW w:w="778" w:type="pct"/>
          </w:tcPr>
          <w:p w:rsidRPr="008B3237" w:rsidR="009C5E97" w:rsidP="007137C7" w:rsidRDefault="009C5E97" w14:paraId="16549541" w14:textId="6CAA873B">
            <w:r>
              <w:t>00001</w:t>
            </w:r>
          </w:p>
        </w:tc>
        <w:tc>
          <w:tcPr>
            <w:tcW w:w="1626" w:type="pct"/>
          </w:tcPr>
          <w:p w:rsidR="009C5E97" w:rsidP="00820464" w:rsidRDefault="00D50AF9" w14:paraId="45EE8A26" w14:textId="1F9E6C3B">
            <w:r>
              <w:t xml:space="preserve">VDO </w:t>
            </w:r>
            <w:r w:rsidR="009C5E97">
              <w:t>Revenue Sharing Flag is required</w:t>
            </w:r>
            <w:r w:rsidR="009C5E97"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9C5E97" w:rsidP="007137C7" w:rsidRDefault="009C5E97" w14:paraId="6B369BBC" w14:textId="7844D1CC">
            <w:r>
              <w:rPr>
                <w:rFonts w:hint="cs"/>
                <w:cs/>
              </w:rPr>
              <w:t>ถ้า</w:t>
            </w:r>
            <w:r w:rsidRPr="00734543">
              <w:rPr>
                <w:rFonts w:hint="cs"/>
                <w:cs/>
              </w:rPr>
              <w:t xml:space="preserve"> </w:t>
            </w:r>
            <w:r w:rsidRPr="00734543">
              <w:t xml:space="preserve">ProductSpecification </w:t>
            </w:r>
            <w:r w:rsidRPr="00734543">
              <w:rPr>
                <w:rFonts w:hint="cs"/>
                <w:cs/>
              </w:rPr>
              <w:t xml:space="preserve">ที่เลือกมามีค่า </w:t>
            </w:r>
            <w:r w:rsidRPr="00734543">
              <w:t xml:space="preserve">Category Type </w:t>
            </w:r>
            <w:r w:rsidRPr="00734543">
              <w:rPr>
                <w:rFonts w:hint="cs"/>
                <w:cs/>
              </w:rPr>
              <w:t xml:space="preserve">เป็น </w:t>
            </w:r>
            <w:r w:rsidRPr="00952E5C">
              <w:rPr>
                <w:cs/>
              </w:rPr>
              <w:t>“</w:t>
            </w:r>
            <w:r>
              <w:t>Content VDO</w:t>
            </w:r>
            <w:r w:rsidRPr="00952E5C">
              <w:rPr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ดังนั้น </w:t>
            </w:r>
            <w:r>
              <w:t xml:space="preserve">revenueSharingFlag </w:t>
            </w:r>
            <w:r>
              <w:rPr>
                <w:rFonts w:hint="cs"/>
                <w:cs/>
              </w:rPr>
              <w:t xml:space="preserve">จะต้องเป็น </w:t>
            </w:r>
            <w:r>
              <w:t>Mandatory</w:t>
            </w:r>
          </w:p>
        </w:tc>
        <w:tc>
          <w:tcPr>
            <w:tcW w:w="735" w:type="pct"/>
          </w:tcPr>
          <w:p w:rsidRPr="00D53205" w:rsidR="009C5E97" w:rsidP="00820464" w:rsidRDefault="009C5E97" w14:paraId="29016386" w14:textId="0331817D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68228D" w:rsidTr="00C829B7" w14:paraId="7930D306" w14:textId="77777777">
        <w:tc>
          <w:tcPr>
            <w:tcW w:w="778" w:type="pct"/>
          </w:tcPr>
          <w:p w:rsidR="0068228D" w:rsidP="0068228D" w:rsidRDefault="0068228D" w14:paraId="522E6F36" w14:textId="467E2924">
            <w:r w:rsidRPr="00EC5057">
              <w:rPr>
                <w:rFonts w:cs="CordiaUPC"/>
              </w:rPr>
              <w:t>000</w:t>
            </w:r>
            <w:r>
              <w:rPr>
                <w:rFonts w:cs="CordiaUPC"/>
              </w:rPr>
              <w:t>26</w:t>
            </w:r>
          </w:p>
        </w:tc>
        <w:tc>
          <w:tcPr>
            <w:tcW w:w="1626" w:type="pct"/>
          </w:tcPr>
          <w:p w:rsidR="0068228D" w:rsidP="0068228D" w:rsidRDefault="0068228D" w14:paraId="5A6D4DBF" w14:textId="462B5815">
            <w:r>
              <w:rPr>
                <w:rFonts w:cs="CordiaUPC"/>
              </w:rPr>
              <w:t xml:space="preserve">Effective Sharing Start </w:t>
            </w:r>
            <w:r w:rsidRPr="00B50A74">
              <w:rPr>
                <w:rFonts w:cs="CordiaUPC"/>
              </w:rPr>
              <w:t>Date</w:t>
            </w:r>
            <w:r w:rsidRPr="002259C2">
              <w:rPr>
                <w:rFonts w:cs="Angsana New"/>
                <w:cs/>
              </w:rPr>
              <w:t xml:space="preserve"> </w:t>
            </w:r>
            <w:r w:rsidRPr="00BC187A">
              <w:t xml:space="preserve">must be </w:t>
            </w:r>
            <w:r>
              <w:t>earlier</w:t>
            </w:r>
            <w:r w:rsidRPr="00BC187A">
              <w:t xml:space="preserve"> than or equal to </w:t>
            </w:r>
            <w:r>
              <w:rPr>
                <w:rFonts w:cs="CordiaUPC"/>
              </w:rPr>
              <w:t xml:space="preserve">Effective Sharing End </w:t>
            </w:r>
            <w:r w:rsidRPr="00B50A74">
              <w:rPr>
                <w:rFonts w:cs="CordiaUPC"/>
              </w:rPr>
              <w:t>Date</w:t>
            </w:r>
          </w:p>
        </w:tc>
        <w:tc>
          <w:tcPr>
            <w:tcW w:w="1861" w:type="pct"/>
          </w:tcPr>
          <w:p w:rsidR="0068228D" w:rsidP="0068228D" w:rsidRDefault="0068228D" w14:paraId="2E4C7E24" w14:textId="6DCA5597">
            <w:pPr>
              <w:rPr>
                <w:cs/>
              </w:rPr>
            </w:pPr>
            <w:r>
              <w:t>effective</w:t>
            </w:r>
            <w:r>
              <w:rPr>
                <w:rFonts w:cs="CordiaUPC"/>
              </w:rPr>
              <w:t>Sharing</w:t>
            </w:r>
            <w:r>
              <w:t>StartDate</w:t>
            </w:r>
            <w:r w:rsidRPr="00792590">
              <w:rPr>
                <w:rFonts w:hint="cs"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จะต้องเป็นวันที่ที่มาก่อนหรือเท่ากับ </w:t>
            </w:r>
            <w:r>
              <w:t>effective</w:t>
            </w:r>
            <w:r>
              <w:rPr>
                <w:rFonts w:cs="CordiaUPC"/>
              </w:rPr>
              <w:t>Sharing</w:t>
            </w:r>
            <w:r>
              <w:t>EndDate</w:t>
            </w:r>
          </w:p>
        </w:tc>
        <w:tc>
          <w:tcPr>
            <w:tcW w:w="735" w:type="pct"/>
          </w:tcPr>
          <w:p w:rsidR="0068228D" w:rsidP="0068228D" w:rsidRDefault="0068228D" w14:paraId="478FF82E" w14:textId="16E4B1D9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68228D" w:rsidTr="00C829B7" w14:paraId="4F091921" w14:textId="77777777">
        <w:tc>
          <w:tcPr>
            <w:tcW w:w="778" w:type="pct"/>
          </w:tcPr>
          <w:p w:rsidR="0068228D" w:rsidP="0068228D" w:rsidRDefault="0068228D" w14:paraId="474FC18D" w14:textId="29F2CC39">
            <w:pPr>
              <w:rPr>
                <w:rFonts w:cs="CordiaUPC"/>
              </w:rPr>
            </w:pPr>
            <w:r w:rsidRPr="008B3237">
              <w:t>0000</w:t>
            </w:r>
            <w:r>
              <w:t>1</w:t>
            </w:r>
          </w:p>
        </w:tc>
        <w:tc>
          <w:tcPr>
            <w:tcW w:w="1626" w:type="pct"/>
          </w:tcPr>
          <w:p w:rsidR="0068228D" w:rsidP="0068228D" w:rsidRDefault="0068228D" w14:paraId="59C10840" w14:textId="75C1D351">
            <w:pPr>
              <w:rPr>
                <w:rFonts w:cs="CordiaUPC"/>
              </w:rPr>
            </w:pPr>
            <w:r>
              <w:t>VDO Revenue Allocation</w:t>
            </w:r>
            <w:r w:rsidRPr="002259C2">
              <w:t xml:space="preserve"> Excluding VAT</w:t>
            </w:r>
            <w:r w:rsidRPr="00174DA1">
              <w:t xml:space="preserve"> is required</w:t>
            </w:r>
            <w:r w:rsidRPr="00174DA1"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68228D" w:rsidP="0068228D" w:rsidRDefault="0068228D" w14:paraId="5D666AC5" w14:textId="5CA9BE53">
            <w:pPr>
              <w:rPr>
                <w:cs/>
              </w:rPr>
            </w:pPr>
            <w:r>
              <w:rPr>
                <w:rFonts w:hint="cs"/>
                <w:cs/>
              </w:rPr>
              <w:t>ถ้า</w:t>
            </w:r>
            <w:r w:rsidRPr="00734543">
              <w:rPr>
                <w:rFonts w:hint="cs"/>
                <w:cs/>
              </w:rPr>
              <w:t xml:space="preserve"> </w:t>
            </w:r>
            <w:r w:rsidRPr="00734543">
              <w:t xml:space="preserve">ProductSpecification </w:t>
            </w:r>
            <w:r w:rsidRPr="00734543">
              <w:rPr>
                <w:rFonts w:hint="cs"/>
                <w:cs/>
              </w:rPr>
              <w:t xml:space="preserve">ที่เลือกมามีค่า </w:t>
            </w:r>
            <w:r w:rsidRPr="00734543">
              <w:t xml:space="preserve">Category Type </w:t>
            </w:r>
            <w:r w:rsidRPr="00734543">
              <w:rPr>
                <w:rFonts w:hint="cs"/>
                <w:cs/>
              </w:rPr>
              <w:t xml:space="preserve">เป็น </w:t>
            </w:r>
            <w:r w:rsidRPr="00952E5C">
              <w:rPr>
                <w:cs/>
              </w:rPr>
              <w:t>“</w:t>
            </w:r>
            <w:r>
              <w:t>Content VDO</w:t>
            </w:r>
            <w:r w:rsidRPr="00952E5C">
              <w:rPr>
                <w:cs/>
              </w:rPr>
              <w:t xml:space="preserve">” </w:t>
            </w:r>
            <w:r>
              <w:rPr>
                <w:rFonts w:hint="cs"/>
                <w:cs/>
              </w:rPr>
              <w:t>ดังนั้น</w:t>
            </w:r>
            <w:r>
              <w:rPr>
                <w:rFonts w:cs="Angsana New"/>
                <w:cs/>
              </w:rPr>
              <w:t xml:space="preserve"> </w:t>
            </w:r>
            <w:r>
              <w:t>vdoRevenueAllocationExcVat</w:t>
            </w:r>
            <w:r>
              <w:rPr>
                <w:rFonts w:hint="cs"/>
                <w:cs/>
              </w:rPr>
              <w:t xml:space="preserve"> </w:t>
            </w:r>
            <w:r w:rsidRPr="00792590">
              <w:rPr>
                <w:rFonts w:hint="cs" w:cs="Angsana New"/>
                <w:cs/>
              </w:rPr>
              <w:t xml:space="preserve">จะต้องเป็น </w:t>
            </w:r>
            <w:r w:rsidRPr="00792590"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="0068228D" w:rsidP="0068228D" w:rsidRDefault="0068228D" w14:paraId="3D1AFA82" w14:textId="56CEDDC8">
            <w:pPr>
              <w:rPr>
                <w:rFonts w:cs="CordiaUPC"/>
                <w:szCs w:val="36"/>
              </w:rPr>
            </w:pPr>
            <w:r w:rsidRPr="00D53205">
              <w:rPr>
                <w:rFonts w:cs="CordiaUPC"/>
                <w:szCs w:val="36"/>
              </w:rPr>
              <w:t>Yes</w:t>
            </w:r>
          </w:p>
        </w:tc>
      </w:tr>
      <w:tr w:rsidR="0068228D" w:rsidTr="00C829B7" w14:paraId="6400A2C1" w14:textId="77777777">
        <w:tc>
          <w:tcPr>
            <w:tcW w:w="778" w:type="pct"/>
          </w:tcPr>
          <w:p w:rsidR="0068228D" w:rsidP="0068228D" w:rsidRDefault="0068228D" w14:paraId="05C70AA6" w14:textId="11B1868F">
            <w:pPr>
              <w:rPr>
                <w:rFonts w:cs="CordiaUPC"/>
              </w:rPr>
            </w:pPr>
            <w:r w:rsidRPr="008B3237">
              <w:t>0000</w:t>
            </w:r>
            <w:r>
              <w:t>1</w:t>
            </w:r>
          </w:p>
        </w:tc>
        <w:tc>
          <w:tcPr>
            <w:tcW w:w="1626" w:type="pct"/>
          </w:tcPr>
          <w:p w:rsidR="0068228D" w:rsidP="0068228D" w:rsidRDefault="0068228D" w14:paraId="3FF04853" w14:textId="1E2CA044">
            <w:pPr>
              <w:rPr>
                <w:rFonts w:cs="CordiaUPC"/>
              </w:rPr>
            </w:pPr>
            <w:r>
              <w:t>VDO Revenue Allocation</w:t>
            </w:r>
            <w:r w:rsidRPr="002259C2">
              <w:rPr>
                <w:rFonts w:cs="Angsana New"/>
                <w:cs/>
              </w:rPr>
              <w:t xml:space="preserve"> </w:t>
            </w:r>
            <w:r w:rsidRPr="002259C2">
              <w:t>Including VAT</w:t>
            </w:r>
            <w:r w:rsidRPr="00174DA1">
              <w:t xml:space="preserve"> is required</w:t>
            </w:r>
            <w:r w:rsidRPr="00174DA1"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68228D" w:rsidP="0068228D" w:rsidRDefault="0068228D" w14:paraId="00137B53" w14:textId="37C04B3B">
            <w:pPr>
              <w:rPr>
                <w:cs/>
              </w:rPr>
            </w:pPr>
            <w:r>
              <w:rPr>
                <w:rFonts w:hint="cs"/>
                <w:cs/>
              </w:rPr>
              <w:t>ถ้า</w:t>
            </w:r>
            <w:r w:rsidRPr="00734543">
              <w:rPr>
                <w:rFonts w:hint="cs"/>
                <w:cs/>
              </w:rPr>
              <w:t xml:space="preserve"> </w:t>
            </w:r>
            <w:r w:rsidRPr="00734543">
              <w:t xml:space="preserve">ProductSpecification </w:t>
            </w:r>
            <w:r w:rsidRPr="00734543">
              <w:rPr>
                <w:rFonts w:hint="cs"/>
                <w:cs/>
              </w:rPr>
              <w:t xml:space="preserve">ที่เลือกมามีค่า </w:t>
            </w:r>
            <w:r w:rsidRPr="00734543">
              <w:t xml:space="preserve">Category Type </w:t>
            </w:r>
            <w:r w:rsidRPr="00734543">
              <w:rPr>
                <w:rFonts w:hint="cs"/>
                <w:cs/>
              </w:rPr>
              <w:t xml:space="preserve">เป็น </w:t>
            </w:r>
            <w:r w:rsidRPr="00952E5C">
              <w:rPr>
                <w:cs/>
              </w:rPr>
              <w:t>“</w:t>
            </w:r>
            <w:r>
              <w:t>Content VDO</w:t>
            </w:r>
            <w:r w:rsidRPr="00952E5C">
              <w:rPr>
                <w:cs/>
              </w:rPr>
              <w:t xml:space="preserve">” </w:t>
            </w:r>
            <w:r>
              <w:rPr>
                <w:rFonts w:hint="cs"/>
                <w:cs/>
              </w:rPr>
              <w:t>ดังนั้น</w:t>
            </w:r>
            <w:r>
              <w:rPr>
                <w:rFonts w:cs="Angsana New"/>
                <w:cs/>
              </w:rPr>
              <w:t xml:space="preserve"> </w:t>
            </w:r>
            <w:r>
              <w:t>vdoRevenueAllocationIncVat</w:t>
            </w:r>
            <w:r w:rsidRPr="00792590">
              <w:rPr>
                <w:rFonts w:hint="cs" w:cs="Angsana New"/>
                <w:cs/>
              </w:rPr>
              <w:t xml:space="preserve"> จะต้องเป็น </w:t>
            </w:r>
            <w:r w:rsidRPr="00792590"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="0068228D" w:rsidP="0068228D" w:rsidRDefault="0068228D" w14:paraId="066ECED0" w14:textId="591F229D">
            <w:pPr>
              <w:rPr>
                <w:rFonts w:cs="CordiaUPC"/>
                <w:szCs w:val="36"/>
              </w:rPr>
            </w:pPr>
            <w:r w:rsidRPr="00D53205">
              <w:rPr>
                <w:rFonts w:cs="CordiaUPC"/>
                <w:szCs w:val="36"/>
              </w:rPr>
              <w:t>Yes</w:t>
            </w:r>
          </w:p>
        </w:tc>
      </w:tr>
      <w:tr w:rsidR="0068228D" w:rsidTr="00C829B7" w14:paraId="6202A1A2" w14:textId="77777777">
        <w:tc>
          <w:tcPr>
            <w:tcW w:w="778" w:type="pct"/>
          </w:tcPr>
          <w:p w:rsidR="0068228D" w:rsidP="0068228D" w:rsidRDefault="0068228D" w14:paraId="60A46613" w14:textId="1DDA0059">
            <w:pPr>
              <w:rPr>
                <w:rFonts w:cs="CordiaUPC"/>
              </w:rPr>
            </w:pPr>
            <w:r w:rsidRPr="000C6DB5">
              <w:t>00023</w:t>
            </w:r>
          </w:p>
        </w:tc>
        <w:tc>
          <w:tcPr>
            <w:tcW w:w="1626" w:type="pct"/>
          </w:tcPr>
          <w:p w:rsidR="0068228D" w:rsidP="0068228D" w:rsidRDefault="0068228D" w14:paraId="1DECDF2A" w14:textId="5C68DEBE">
            <w:pPr>
              <w:rPr>
                <w:rFonts w:cs="CordiaUPC"/>
              </w:rPr>
            </w:pPr>
            <w:r>
              <w:t>VDO Revenue Allocation</w:t>
            </w:r>
            <w:r w:rsidRPr="002259C2">
              <w:rPr>
                <w:rFonts w:cs="Angsana New"/>
                <w:cs/>
              </w:rPr>
              <w:t xml:space="preserve"> </w:t>
            </w:r>
            <w:r w:rsidRPr="002259C2">
              <w:t>Excluding VAT</w:t>
            </w:r>
            <w:r>
              <w:t xml:space="preserve"> must be 2 decimal </w:t>
            </w:r>
            <w:r>
              <w:rPr>
                <w:rFonts w:cs="Angsana New"/>
                <w:cs/>
              </w:rPr>
              <w:t>(</w:t>
            </w:r>
            <w:r>
              <w:t>Min 0, Max 9,999,999,999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1861" w:type="pct"/>
          </w:tcPr>
          <w:p w:rsidR="0068228D" w:rsidP="0068228D" w:rsidRDefault="0068228D" w14:paraId="233A1631" w14:textId="690F9329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>vdoRevenueAllocationExcVat</w:t>
            </w:r>
            <w:r>
              <w:rPr>
                <w:rFonts w:hint="cs"/>
                <w:cs/>
              </w:rPr>
              <w:t xml:space="preserve"> มีค่า ดังนั้น </w:t>
            </w:r>
            <w:r>
              <w:t>vdoRevenueAllocationExcVat</w:t>
            </w:r>
            <w:r>
              <w:rPr>
                <w:rFonts w:hint="cs"/>
                <w:cs/>
              </w:rPr>
              <w:t xml:space="preserve"> จะต้องเป็นตัวเลขทศนิยม </w:t>
            </w:r>
            <w:r>
              <w:t xml:space="preserve">2 </w:t>
            </w:r>
            <w:r>
              <w:rPr>
                <w:rFonts w:hint="cs"/>
                <w:cs/>
              </w:rPr>
              <w:t xml:space="preserve">ตำแหน่งและมีค่าอยู่ในช่วง </w:t>
            </w:r>
            <w:r>
              <w:t xml:space="preserve">0 </w:t>
            </w:r>
            <w:r>
              <w:rPr>
                <w:rFonts w:cs="Angsana New"/>
                <w:cs/>
              </w:rPr>
              <w:t xml:space="preserve">– </w:t>
            </w:r>
            <w:r>
              <w:t>9,999,999,999</w:t>
            </w:r>
          </w:p>
        </w:tc>
        <w:tc>
          <w:tcPr>
            <w:tcW w:w="735" w:type="pct"/>
          </w:tcPr>
          <w:p w:rsidR="0068228D" w:rsidP="0068228D" w:rsidRDefault="0068228D" w14:paraId="067217AB" w14:textId="1A7FBC86">
            <w:pPr>
              <w:rPr>
                <w:rFonts w:cs="CordiaUPC"/>
                <w:szCs w:val="36"/>
              </w:rPr>
            </w:pPr>
            <w:r w:rsidRPr="00D53205">
              <w:rPr>
                <w:rFonts w:cs="CordiaUPC"/>
                <w:szCs w:val="36"/>
              </w:rPr>
              <w:t>Yes</w:t>
            </w:r>
          </w:p>
        </w:tc>
      </w:tr>
      <w:tr w:rsidR="0068228D" w:rsidTr="00C829B7" w14:paraId="47B23C56" w14:textId="77777777">
        <w:tc>
          <w:tcPr>
            <w:tcW w:w="778" w:type="pct"/>
          </w:tcPr>
          <w:p w:rsidR="0068228D" w:rsidP="0068228D" w:rsidRDefault="0068228D" w14:paraId="2C797E89" w14:textId="78CFE985">
            <w:pPr>
              <w:rPr>
                <w:rFonts w:cs="CordiaUPC"/>
              </w:rPr>
            </w:pPr>
            <w:r w:rsidRPr="000C6DB5">
              <w:t>00023</w:t>
            </w:r>
          </w:p>
        </w:tc>
        <w:tc>
          <w:tcPr>
            <w:tcW w:w="1626" w:type="pct"/>
          </w:tcPr>
          <w:p w:rsidR="0068228D" w:rsidP="0068228D" w:rsidRDefault="0068228D" w14:paraId="4BF819D2" w14:textId="397072C0">
            <w:pPr>
              <w:rPr>
                <w:rFonts w:cs="CordiaUPC"/>
              </w:rPr>
            </w:pPr>
            <w:r>
              <w:t>VDO Revenue Allocation</w:t>
            </w:r>
            <w:r w:rsidRPr="002259C2">
              <w:rPr>
                <w:rFonts w:cs="Angsana New"/>
                <w:cs/>
              </w:rPr>
              <w:t xml:space="preserve"> </w:t>
            </w:r>
            <w:r w:rsidRPr="002259C2">
              <w:t>Including VAT</w:t>
            </w:r>
            <w:r w:rsidRPr="00174DA1">
              <w:rPr>
                <w:rFonts w:cs="Angsana New"/>
                <w:cs/>
              </w:rPr>
              <w:t xml:space="preserve"> </w:t>
            </w:r>
            <w:r>
              <w:t xml:space="preserve">must be 2 decimal </w:t>
            </w:r>
            <w:r>
              <w:rPr>
                <w:rFonts w:cs="Angsana New"/>
                <w:cs/>
              </w:rPr>
              <w:t>(</w:t>
            </w:r>
            <w:r>
              <w:t>Min 0, Max 9,999,999,999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1861" w:type="pct"/>
          </w:tcPr>
          <w:p w:rsidR="0068228D" w:rsidP="0068228D" w:rsidRDefault="0068228D" w14:paraId="08037525" w14:textId="72DD212F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>vdoRevenueAllocationIncVat</w:t>
            </w:r>
            <w:r>
              <w:rPr>
                <w:rFonts w:hint="cs"/>
                <w:cs/>
              </w:rPr>
              <w:t xml:space="preserve"> มีค่า ดังนั้น </w:t>
            </w:r>
            <w:r>
              <w:t>vdoRevenueAllocationIncVat</w:t>
            </w:r>
            <w:r>
              <w:rPr>
                <w:rFonts w:hint="cs"/>
                <w:cs/>
              </w:rPr>
              <w:t xml:space="preserve"> จะต้องเป็นตัวเลขทศนิยม </w:t>
            </w:r>
            <w:r>
              <w:t xml:space="preserve">2 </w:t>
            </w:r>
            <w:r>
              <w:rPr>
                <w:rFonts w:hint="cs"/>
                <w:cs/>
              </w:rPr>
              <w:t xml:space="preserve">ตำแหน่งและมีค่าอยู่ในช่วง </w:t>
            </w:r>
            <w:r>
              <w:t xml:space="preserve">0 </w:t>
            </w:r>
            <w:r>
              <w:rPr>
                <w:rFonts w:cs="Angsana New"/>
                <w:cs/>
              </w:rPr>
              <w:t xml:space="preserve">– </w:t>
            </w:r>
            <w:r>
              <w:t>9,999,999,999</w:t>
            </w:r>
          </w:p>
        </w:tc>
        <w:tc>
          <w:tcPr>
            <w:tcW w:w="735" w:type="pct"/>
          </w:tcPr>
          <w:p w:rsidR="0068228D" w:rsidP="0068228D" w:rsidRDefault="0068228D" w14:paraId="07B1B67B" w14:textId="31703234">
            <w:pPr>
              <w:rPr>
                <w:rFonts w:cs="CordiaUPC"/>
                <w:szCs w:val="36"/>
              </w:rPr>
            </w:pPr>
            <w:r w:rsidRPr="00D53205">
              <w:rPr>
                <w:rFonts w:cs="CordiaUPC"/>
                <w:szCs w:val="36"/>
              </w:rPr>
              <w:t>Yes</w:t>
            </w:r>
          </w:p>
        </w:tc>
      </w:tr>
      <w:tr w:rsidR="0068228D" w:rsidTr="00C829B7" w14:paraId="3D01029B" w14:textId="77777777">
        <w:tc>
          <w:tcPr>
            <w:tcW w:w="778" w:type="pct"/>
          </w:tcPr>
          <w:p w:rsidR="0068228D" w:rsidP="0068228D" w:rsidRDefault="0068228D" w14:paraId="1BC19D2A" w14:textId="01486AE3">
            <w:pPr>
              <w:rPr>
                <w:rFonts w:cs="CordiaUPC"/>
              </w:rPr>
            </w:pPr>
            <w:r w:rsidRPr="007C6298">
              <w:t>00015</w:t>
            </w:r>
          </w:p>
        </w:tc>
        <w:tc>
          <w:tcPr>
            <w:tcW w:w="1626" w:type="pct"/>
          </w:tcPr>
          <w:p w:rsidR="0068228D" w:rsidP="0068228D" w:rsidRDefault="0068228D" w14:paraId="6DB719A4" w14:textId="3CCE8242">
            <w:pPr>
              <w:rPr>
                <w:rFonts w:cs="CordiaUPC"/>
              </w:rPr>
            </w:pPr>
            <w:r>
              <w:t>VDO Revenue Allocation</w:t>
            </w:r>
            <w:r w:rsidRPr="002259C2">
              <w:rPr>
                <w:rFonts w:cs="Angsana New"/>
                <w:cs/>
              </w:rPr>
              <w:t xml:space="preserve"> </w:t>
            </w:r>
            <w:r>
              <w:t>Excluding VAT must be less than or equal to VDO Revenue Allocation</w:t>
            </w:r>
            <w:r w:rsidRPr="002259C2">
              <w:rPr>
                <w:rFonts w:cs="Angsana New"/>
                <w:cs/>
              </w:rPr>
              <w:t xml:space="preserve"> </w:t>
            </w:r>
            <w:r>
              <w:t>Including VAT</w:t>
            </w:r>
            <w:r w:rsidRPr="007C6298"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68228D" w:rsidP="0068228D" w:rsidRDefault="0068228D" w14:paraId="245F8A10" w14:textId="649608A4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>vdoRevenueAllocationExcVat</w:t>
            </w:r>
            <w:r>
              <w:rPr>
                <w:rFonts w:hint="cs"/>
                <w:cs/>
              </w:rPr>
              <w:t xml:space="preserve"> และ</w:t>
            </w:r>
            <w:r>
              <w:rPr>
                <w:rFonts w:cs="Angsana New"/>
                <w:cs/>
              </w:rPr>
              <w:t xml:space="preserve"> </w:t>
            </w:r>
            <w:r>
              <w:t>vdoRevenueAllocationIncVat</w:t>
            </w:r>
            <w:r>
              <w:rPr>
                <w:rFonts w:hint="cs"/>
                <w:cs/>
              </w:rPr>
              <w:t xml:space="preserve"> มีค่า ดังนั้น </w:t>
            </w:r>
            <w:r>
              <w:t>vdoRevenueAllocationExcVat</w:t>
            </w:r>
            <w:r>
              <w:rPr>
                <w:rFonts w:hint="cs"/>
                <w:cs/>
              </w:rPr>
              <w:t xml:space="preserve"> จะต้องมีค่าน้อยกว่าหรือเท่ากับ </w:t>
            </w:r>
            <w:r>
              <w:t>vdoRevenueAllocationIncVat</w:t>
            </w:r>
          </w:p>
        </w:tc>
        <w:tc>
          <w:tcPr>
            <w:tcW w:w="735" w:type="pct"/>
          </w:tcPr>
          <w:p w:rsidR="0068228D" w:rsidP="0068228D" w:rsidRDefault="0068228D" w14:paraId="0040476E" w14:textId="3842C058">
            <w:pPr>
              <w:rPr>
                <w:rFonts w:cs="CordiaUPC"/>
                <w:szCs w:val="36"/>
              </w:rPr>
            </w:pPr>
            <w:r w:rsidRPr="00D53205">
              <w:rPr>
                <w:rFonts w:cs="CordiaUPC"/>
                <w:szCs w:val="36"/>
              </w:rPr>
              <w:t>Yes</w:t>
            </w:r>
          </w:p>
        </w:tc>
      </w:tr>
      <w:tr w:rsidR="0068228D" w:rsidTr="00C829B7" w14:paraId="07A14F91" w14:textId="77777777">
        <w:tc>
          <w:tcPr>
            <w:tcW w:w="778" w:type="pct"/>
          </w:tcPr>
          <w:p w:rsidRPr="00792590" w:rsidR="0068228D" w:rsidP="0068228D" w:rsidRDefault="0068228D" w14:paraId="5FDE447C" w14:textId="137CFB0A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>
              <w:rPr>
                <w:rFonts w:hint="cs" w:ascii="CordiaUPC" w:hAnsi="CordiaUPC" w:cs="CordiaUPC"/>
                <w:sz w:val="28"/>
                <w:szCs w:val="28"/>
                <w:cs/>
                <w:lang w:bidi="th-TH"/>
              </w:rPr>
              <w:t>00001</w:t>
            </w:r>
          </w:p>
        </w:tc>
        <w:tc>
          <w:tcPr>
            <w:tcW w:w="1626" w:type="pct"/>
          </w:tcPr>
          <w:p w:rsidRPr="00E02D8D" w:rsidR="0068228D" w:rsidP="0068228D" w:rsidRDefault="0068228D" w14:paraId="6CF627FB" w14:textId="0BFA4FEB">
            <w:pPr>
              <w:rPr>
                <w:rFonts w:cs="CordiaUPC"/>
              </w:rPr>
            </w:pPr>
            <w:r>
              <w:t>VDO Bundle</w:t>
            </w:r>
            <w:r>
              <w:rPr>
                <w:rFonts w:hint="cs"/>
                <w:cs/>
              </w:rPr>
              <w:t xml:space="preserve"> </w:t>
            </w:r>
            <w:r>
              <w:t>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CordiaUPC"/>
              </w:rPr>
              <w:t>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Pr="00792590" w:rsidR="0068228D" w:rsidP="0068228D" w:rsidRDefault="0068228D" w14:paraId="3A68A758" w14:textId="13424F74">
            <w:pPr>
              <w:rPr>
                <w:rFonts w:cs="CordiaUPC"/>
              </w:rPr>
            </w:pPr>
            <w:r>
              <w:t>vdoBundleType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จะต้องเป็น </w:t>
            </w:r>
            <w:r>
              <w:t>Mandatory</w:t>
            </w:r>
          </w:p>
        </w:tc>
        <w:tc>
          <w:tcPr>
            <w:tcW w:w="735" w:type="pct"/>
          </w:tcPr>
          <w:p w:rsidR="0068228D" w:rsidP="0068228D" w:rsidRDefault="0068228D" w14:paraId="5BE8A8D1" w14:textId="73D9C66F">
            <w:pPr>
              <w:rPr>
                <w:rFonts w:cs="CordiaUPC"/>
                <w:szCs w:val="36"/>
              </w:rPr>
            </w:pPr>
            <w:r w:rsidRPr="00D53205">
              <w:rPr>
                <w:rFonts w:cs="CordiaUPC"/>
                <w:szCs w:val="36"/>
              </w:rPr>
              <w:t>Yes</w:t>
            </w:r>
          </w:p>
        </w:tc>
      </w:tr>
      <w:tr w:rsidR="0068228D" w:rsidTr="00C829B7" w14:paraId="22A82BAC" w14:textId="77777777">
        <w:tc>
          <w:tcPr>
            <w:tcW w:w="778" w:type="pct"/>
          </w:tcPr>
          <w:p w:rsidR="0068228D" w:rsidP="0068228D" w:rsidRDefault="0068228D" w14:paraId="132C037F" w14:textId="28A03C41">
            <w:pPr>
              <w:pStyle w:val="BodyTextTable"/>
              <w:rPr>
                <w:rFonts w:ascii="CordiaUPC" w:hAnsi="CordiaUPC" w:cs="CordiaUPC"/>
                <w:sz w:val="28"/>
                <w:szCs w:val="28"/>
                <w:cs/>
                <w:lang w:bidi="th-TH"/>
              </w:rPr>
            </w:pPr>
            <w:r>
              <w:rPr>
                <w:rFonts w:hint="cs" w:ascii="CordiaUPC" w:hAnsi="CordiaUPC" w:cs="CordiaUPC"/>
                <w:sz w:val="28"/>
                <w:szCs w:val="28"/>
                <w:cs/>
                <w:lang w:bidi="th-TH"/>
              </w:rPr>
              <w:t>00001</w:t>
            </w:r>
          </w:p>
        </w:tc>
        <w:tc>
          <w:tcPr>
            <w:tcW w:w="1626" w:type="pct"/>
          </w:tcPr>
          <w:p w:rsidR="0068228D" w:rsidP="0068228D" w:rsidRDefault="0068228D" w14:paraId="1A8EE86B" w14:textId="6BDAE4ED">
            <w:pPr>
              <w:tabs>
                <w:tab w:val="left" w:pos="1356"/>
              </w:tabs>
            </w:pPr>
            <w:r>
              <w:t>Source</w:t>
            </w:r>
            <w:r>
              <w:rPr>
                <w:rFonts w:hint="cs"/>
                <w:cs/>
              </w:rPr>
              <w:t xml:space="preserve"> </w:t>
            </w:r>
            <w:r>
              <w:t>Content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CordiaUPC"/>
              </w:rPr>
              <w:t>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68228D" w:rsidP="0068228D" w:rsidRDefault="0068228D" w14:paraId="77771D12" w14:textId="478D51DB">
            <w:pPr>
              <w:tabs>
                <w:tab w:val="left" w:pos="1356"/>
              </w:tabs>
            </w:pPr>
            <w:r>
              <w:t>sourceContent</w:t>
            </w:r>
            <w:r>
              <w:rPr>
                <w:rFonts w:hint="cs"/>
                <w:cs/>
              </w:rPr>
              <w:t xml:space="preserve"> จะต้องเป็น </w:t>
            </w:r>
            <w:r>
              <w:t>Mandatory</w:t>
            </w:r>
          </w:p>
        </w:tc>
        <w:tc>
          <w:tcPr>
            <w:tcW w:w="735" w:type="pct"/>
          </w:tcPr>
          <w:p w:rsidR="0068228D" w:rsidP="0068228D" w:rsidRDefault="0068228D" w14:paraId="2FA33154" w14:textId="77777777">
            <w:pPr>
              <w:rPr>
                <w:rFonts w:cs="CordiaUPC"/>
                <w:szCs w:val="36"/>
              </w:rPr>
            </w:pPr>
          </w:p>
        </w:tc>
      </w:tr>
      <w:tr w:rsidR="0068228D" w:rsidTr="008E2FF4" w14:paraId="657A680B" w14:textId="77777777">
        <w:tc>
          <w:tcPr>
            <w:tcW w:w="5000" w:type="pct"/>
            <w:gridSpan w:val="4"/>
            <w:shd w:val="clear" w:color="auto" w:fill="C2D69B" w:themeFill="accent3" w:themeFillTint="99"/>
          </w:tcPr>
          <w:p w:rsidR="0068228D" w:rsidP="0068228D" w:rsidRDefault="0068228D" w14:paraId="1539CD01" w14:textId="2393B790">
            <w:pPr>
              <w:pStyle w:val="HeaderTable"/>
            </w:pPr>
            <w:r>
              <w:t>Package Group</w:t>
            </w:r>
          </w:p>
        </w:tc>
      </w:tr>
      <w:tr w:rsidR="0068228D" w:rsidTr="00C829B7" w14:paraId="129E8093" w14:textId="77777777">
        <w:tc>
          <w:tcPr>
            <w:tcW w:w="778" w:type="pct"/>
          </w:tcPr>
          <w:p w:rsidR="0068228D" w:rsidP="0068228D" w:rsidRDefault="0068228D" w14:paraId="23F64F2E" w14:textId="74F5D79E">
            <w:pPr>
              <w:rPr>
                <w:rFonts w:cs="CordiaUPC"/>
                <w:cs/>
              </w:rPr>
            </w:pPr>
            <w:r>
              <w:t>00004</w:t>
            </w:r>
          </w:p>
        </w:tc>
        <w:tc>
          <w:tcPr>
            <w:tcW w:w="1626" w:type="pct"/>
          </w:tcPr>
          <w:p w:rsidR="0068228D" w:rsidP="0068228D" w:rsidRDefault="0068228D" w14:paraId="3B4861BE" w14:textId="165DAD1B">
            <w:pPr>
              <w:tabs>
                <w:tab w:val="left" w:pos="1356"/>
              </w:tabs>
            </w:pPr>
            <w:r>
              <w:rPr>
                <w:color w:val="000000" w:themeColor="text1"/>
              </w:rPr>
              <w:t>Package</w:t>
            </w:r>
            <w:r>
              <w:rPr>
                <w:rFonts w:hint="cs"/>
                <w:color w:val="000000" w:themeColor="text1"/>
                <w:cs/>
              </w:rPr>
              <w:t xml:space="preserve"> </w:t>
            </w:r>
            <w:r>
              <w:rPr>
                <w:color w:val="000000" w:themeColor="text1"/>
              </w:rPr>
              <w:t>Group</w:t>
            </w:r>
            <w:r>
              <w:rPr>
                <w:rFonts w:hint="cs"/>
                <w:color w:val="000000" w:themeColor="text1"/>
                <w:cs/>
              </w:rPr>
              <w:t xml:space="preserve"> </w:t>
            </w:r>
            <w:r>
              <w:rPr>
                <w:color w:val="000000" w:themeColor="text1"/>
              </w:rPr>
              <w:t>Name</w:t>
            </w:r>
            <w:r>
              <w:rPr>
                <w:rFonts w:hint="cs"/>
                <w:color w:val="000000" w:themeColor="text1"/>
                <w:cs/>
              </w:rPr>
              <w:t xml:space="preserve"> </w:t>
            </w:r>
            <w:r>
              <w:rPr>
                <w:color w:val="000000" w:themeColor="text1"/>
              </w:rPr>
              <w:t>is required</w:t>
            </w:r>
            <w:r>
              <w:t xml:space="preserve"> when Source</w:t>
            </w:r>
            <w:r>
              <w:rPr>
                <w:rFonts w:hint="cs"/>
                <w:cs/>
              </w:rPr>
              <w:t xml:space="preserve"> </w:t>
            </w:r>
            <w:r>
              <w:t xml:space="preserve">Content is </w:t>
            </w:r>
            <w:r>
              <w:rPr>
                <w:rFonts w:cs="Angsana New"/>
                <w:cs/>
              </w:rPr>
              <w:t>“</w:t>
            </w:r>
            <w:r>
              <w:t>Package Group</w:t>
            </w:r>
            <w:r>
              <w:rPr>
                <w:rFonts w:cs="Angsana New"/>
                <w:cs/>
              </w:rPr>
              <w:t>”</w:t>
            </w:r>
            <w:r>
              <w:rPr>
                <w:rFonts w:cs="Angsana New"/>
                <w:color w:val="000000" w:themeColor="text1"/>
                <w:cs/>
              </w:rPr>
              <w:t>.</w:t>
            </w:r>
          </w:p>
        </w:tc>
        <w:tc>
          <w:tcPr>
            <w:tcW w:w="1861" w:type="pct"/>
          </w:tcPr>
          <w:p w:rsidR="0068228D" w:rsidP="0068228D" w:rsidRDefault="0068228D" w14:paraId="62DA7B2E" w14:textId="22C69D15">
            <w:pPr>
              <w:tabs>
                <w:tab w:val="left" w:pos="1356"/>
              </w:tabs>
            </w:pPr>
            <w:r>
              <w:rPr>
                <w:color w:val="000000" w:themeColor="text1"/>
              </w:rPr>
              <w:t>packageGroupName</w:t>
            </w:r>
            <w:r>
              <w:rPr>
                <w:rFonts w:cs="Angsana New"/>
                <w:color w:val="000000" w:themeColor="text1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เป็น </w:t>
            </w:r>
            <w:r>
              <w:t xml:space="preserve">Mandatory </w:t>
            </w:r>
            <w:r>
              <w:rPr>
                <w:rFonts w:hint="cs"/>
                <w:cs/>
              </w:rPr>
              <w:t>เมื่อ</w:t>
            </w:r>
            <w:r>
              <w:rPr>
                <w:rFonts w:cs="Angsana New"/>
                <w:cs/>
              </w:rPr>
              <w:t xml:space="preserve"> </w:t>
            </w:r>
            <w:r>
              <w:t>Source</w:t>
            </w:r>
            <w:r>
              <w:rPr>
                <w:rFonts w:hint="cs"/>
                <w:cs/>
              </w:rPr>
              <w:t xml:space="preserve"> </w:t>
            </w:r>
            <w:r>
              <w:t xml:space="preserve">Content </w:t>
            </w:r>
            <w:r>
              <w:rPr>
                <w:rFonts w:hint="cs"/>
                <w:cs/>
              </w:rPr>
              <w:t>เป็น</w:t>
            </w:r>
            <w:r>
              <w:rPr>
                <w:rFonts w:cs="Angsana New"/>
                <w:cs/>
              </w:rPr>
              <w:t xml:space="preserve"> “</w:t>
            </w:r>
            <w:r>
              <w:t>Package Group</w:t>
            </w:r>
            <w:r>
              <w:rPr>
                <w:rFonts w:cs="Angsana New"/>
                <w:cs/>
              </w:rPr>
              <w:t>”</w:t>
            </w:r>
            <w:r>
              <w:rPr>
                <w:rFonts w:cs="Angsana New"/>
                <w:color w:val="000000" w:themeColor="text1"/>
                <w:cs/>
              </w:rPr>
              <w:t>.</w:t>
            </w:r>
          </w:p>
        </w:tc>
        <w:tc>
          <w:tcPr>
            <w:tcW w:w="735" w:type="pct"/>
          </w:tcPr>
          <w:p w:rsidR="0068228D" w:rsidP="0068228D" w:rsidRDefault="0068228D" w14:paraId="72B486A6" w14:textId="77777777">
            <w:pPr>
              <w:rPr>
                <w:rFonts w:cs="CordiaUPC"/>
                <w:szCs w:val="36"/>
              </w:rPr>
            </w:pPr>
          </w:p>
        </w:tc>
      </w:tr>
      <w:tr w:rsidR="0068228D" w:rsidTr="00C829B7" w14:paraId="116DDD63" w14:textId="77777777">
        <w:tc>
          <w:tcPr>
            <w:tcW w:w="778" w:type="pct"/>
          </w:tcPr>
          <w:p w:rsidR="0068228D" w:rsidP="0068228D" w:rsidRDefault="0068228D" w14:paraId="1C645153" w14:textId="51F27679">
            <w:r>
              <w:t>00004</w:t>
            </w:r>
          </w:p>
        </w:tc>
        <w:tc>
          <w:tcPr>
            <w:tcW w:w="1626" w:type="pct"/>
          </w:tcPr>
          <w:p w:rsidR="0068228D" w:rsidP="0068228D" w:rsidRDefault="0068228D" w14:paraId="4F90AAB4" w14:textId="3F4D2F49">
            <w:pPr>
              <w:tabs>
                <w:tab w:val="left" w:pos="1356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  <w:t>Service</w:t>
            </w:r>
            <w:r>
              <w:rPr>
                <w:rFonts w:hint="cs"/>
                <w:color w:val="000000" w:themeColor="text1"/>
                <w:cs/>
              </w:rPr>
              <w:t xml:space="preserve"> </w:t>
            </w:r>
            <w:r>
              <w:rPr>
                <w:color w:val="000000" w:themeColor="text1"/>
              </w:rPr>
              <w:t>is required</w:t>
            </w:r>
            <w:r>
              <w:t xml:space="preserve"> when Source</w:t>
            </w:r>
            <w:r>
              <w:rPr>
                <w:rFonts w:hint="cs"/>
                <w:cs/>
              </w:rPr>
              <w:t xml:space="preserve"> </w:t>
            </w:r>
            <w:r>
              <w:t xml:space="preserve">Content is </w:t>
            </w:r>
            <w:r>
              <w:rPr>
                <w:rFonts w:cs="Angsana New"/>
                <w:cs/>
              </w:rPr>
              <w:t>“</w:t>
            </w:r>
            <w:r>
              <w:t>Package Group</w:t>
            </w:r>
            <w:r>
              <w:rPr>
                <w:rFonts w:cs="Angsana New"/>
                <w:cs/>
              </w:rPr>
              <w:t>”</w:t>
            </w:r>
            <w:r>
              <w:rPr>
                <w:rFonts w:cs="Angsana New"/>
                <w:color w:val="000000" w:themeColor="text1"/>
                <w:cs/>
              </w:rPr>
              <w:t>.</w:t>
            </w:r>
          </w:p>
        </w:tc>
        <w:tc>
          <w:tcPr>
            <w:tcW w:w="1861" w:type="pct"/>
          </w:tcPr>
          <w:p w:rsidR="0068228D" w:rsidP="0068228D" w:rsidRDefault="0068228D" w14:paraId="7BF19527" w14:textId="5DF1D13C">
            <w:pPr>
              <w:tabs>
                <w:tab w:val="left" w:pos="1356"/>
              </w:tabs>
              <w:rPr>
                <w:color w:val="000000" w:themeColor="text1"/>
              </w:rPr>
            </w:pPr>
            <w:r w:rsidRPr="00320462">
              <w:rPr>
                <w:color w:val="000000" w:themeColor="text1"/>
              </w:rPr>
              <w:t>Services</w:t>
            </w:r>
            <w:r w:rsidRPr="00320462">
              <w:rPr>
                <w:rFonts w:hint="cs" w:cs="Angsana New"/>
                <w:color w:val="000000" w:themeColor="text1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เป็น </w:t>
            </w:r>
            <w:r>
              <w:t xml:space="preserve">Mandatory </w:t>
            </w:r>
            <w:r>
              <w:rPr>
                <w:rFonts w:hint="cs"/>
                <w:cs/>
              </w:rPr>
              <w:t>เมื่อ</w:t>
            </w:r>
            <w:r>
              <w:rPr>
                <w:rFonts w:cs="Angsana New"/>
                <w:cs/>
              </w:rPr>
              <w:t xml:space="preserve"> </w:t>
            </w:r>
            <w:r>
              <w:t>Source</w:t>
            </w:r>
            <w:r>
              <w:rPr>
                <w:rFonts w:hint="cs"/>
                <w:cs/>
              </w:rPr>
              <w:t xml:space="preserve"> </w:t>
            </w:r>
            <w:r>
              <w:t xml:space="preserve">Content </w:t>
            </w:r>
            <w:r>
              <w:rPr>
                <w:rFonts w:hint="cs"/>
                <w:cs/>
              </w:rPr>
              <w:t>เป็น</w:t>
            </w:r>
            <w:r>
              <w:rPr>
                <w:rFonts w:cs="Angsana New"/>
                <w:cs/>
              </w:rPr>
              <w:t xml:space="preserve"> “</w:t>
            </w:r>
            <w:r>
              <w:t>Package Group</w:t>
            </w:r>
            <w:r>
              <w:rPr>
                <w:rFonts w:cs="Angsana New"/>
                <w:cs/>
              </w:rPr>
              <w:t>”</w:t>
            </w:r>
            <w:r>
              <w:rPr>
                <w:rFonts w:cs="Angsana New"/>
                <w:color w:val="000000" w:themeColor="text1"/>
                <w:cs/>
              </w:rPr>
              <w:t>.</w:t>
            </w:r>
          </w:p>
        </w:tc>
        <w:tc>
          <w:tcPr>
            <w:tcW w:w="735" w:type="pct"/>
          </w:tcPr>
          <w:p w:rsidR="0068228D" w:rsidP="0068228D" w:rsidRDefault="0068228D" w14:paraId="7DF3EA3B" w14:textId="77777777">
            <w:pPr>
              <w:rPr>
                <w:rFonts w:cs="CordiaUPC"/>
                <w:szCs w:val="36"/>
              </w:rPr>
            </w:pPr>
          </w:p>
        </w:tc>
      </w:tr>
      <w:tr w:rsidR="0068228D" w:rsidTr="00C829B7" w14:paraId="7021DE08" w14:textId="77777777">
        <w:tc>
          <w:tcPr>
            <w:tcW w:w="778" w:type="pct"/>
          </w:tcPr>
          <w:p w:rsidR="0068228D" w:rsidP="0068228D" w:rsidRDefault="0068228D" w14:paraId="407FF8F8" w14:textId="51798270">
            <w:r>
              <w:t>00004</w:t>
            </w:r>
          </w:p>
        </w:tc>
        <w:tc>
          <w:tcPr>
            <w:tcW w:w="1626" w:type="pct"/>
          </w:tcPr>
          <w:p w:rsidR="0068228D" w:rsidP="0068228D" w:rsidRDefault="0068228D" w14:paraId="087F1591" w14:textId="2D2DBD42">
            <w:pPr>
              <w:tabs>
                <w:tab w:val="left" w:pos="1356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  <w:t>Platform</w:t>
            </w:r>
            <w:r>
              <w:rPr>
                <w:rFonts w:hint="cs"/>
                <w:color w:val="000000" w:themeColor="text1"/>
                <w:cs/>
              </w:rPr>
              <w:t xml:space="preserve"> </w:t>
            </w:r>
            <w:r>
              <w:rPr>
                <w:color w:val="000000" w:themeColor="text1"/>
              </w:rPr>
              <w:t>is required</w:t>
            </w:r>
            <w:r>
              <w:t xml:space="preserve"> when Source</w:t>
            </w:r>
            <w:r>
              <w:rPr>
                <w:rFonts w:hint="cs"/>
                <w:cs/>
              </w:rPr>
              <w:t xml:space="preserve"> </w:t>
            </w:r>
            <w:r>
              <w:t xml:space="preserve">Content is </w:t>
            </w:r>
            <w:r>
              <w:rPr>
                <w:rFonts w:cs="Angsana New"/>
                <w:cs/>
              </w:rPr>
              <w:t>“</w:t>
            </w:r>
            <w:r>
              <w:t>Package Group</w:t>
            </w:r>
            <w:r>
              <w:rPr>
                <w:rFonts w:cs="Angsana New"/>
                <w:cs/>
              </w:rPr>
              <w:t>”</w:t>
            </w:r>
            <w:r>
              <w:rPr>
                <w:rFonts w:cs="Angsana New"/>
                <w:color w:val="000000" w:themeColor="text1"/>
                <w:cs/>
              </w:rPr>
              <w:t>.</w:t>
            </w:r>
          </w:p>
        </w:tc>
        <w:tc>
          <w:tcPr>
            <w:tcW w:w="1861" w:type="pct"/>
          </w:tcPr>
          <w:p w:rsidR="0068228D" w:rsidP="0068228D" w:rsidRDefault="0068228D" w14:paraId="0E6B1C7E" w14:textId="693C91FB">
            <w:pPr>
              <w:tabs>
                <w:tab w:val="left" w:pos="1356"/>
              </w:tabs>
              <w:rPr>
                <w:color w:val="000000" w:themeColor="text1"/>
              </w:rPr>
            </w:pPr>
            <w:r w:rsidRPr="00320462">
              <w:rPr>
                <w:color w:val="000000" w:themeColor="text1"/>
              </w:rPr>
              <w:t>Platform</w:t>
            </w:r>
            <w:r w:rsidRPr="00320462">
              <w:rPr>
                <w:rFonts w:hint="cs" w:cs="Angsana New"/>
                <w:color w:val="000000" w:themeColor="text1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เป็น </w:t>
            </w:r>
            <w:r>
              <w:t xml:space="preserve">Mandatory </w:t>
            </w:r>
            <w:r>
              <w:rPr>
                <w:rFonts w:hint="cs"/>
                <w:cs/>
              </w:rPr>
              <w:t>เมื่อ</w:t>
            </w:r>
            <w:r>
              <w:rPr>
                <w:rFonts w:cs="Angsana New"/>
                <w:cs/>
              </w:rPr>
              <w:t xml:space="preserve"> </w:t>
            </w:r>
            <w:r>
              <w:t>Source</w:t>
            </w:r>
            <w:r>
              <w:rPr>
                <w:rFonts w:hint="cs"/>
                <w:cs/>
              </w:rPr>
              <w:t xml:space="preserve"> </w:t>
            </w:r>
            <w:r>
              <w:t xml:space="preserve">Content </w:t>
            </w:r>
            <w:r>
              <w:rPr>
                <w:rFonts w:hint="cs"/>
                <w:cs/>
              </w:rPr>
              <w:t>เป็น</w:t>
            </w:r>
            <w:r>
              <w:rPr>
                <w:rFonts w:cs="Angsana New"/>
                <w:cs/>
              </w:rPr>
              <w:t xml:space="preserve"> “</w:t>
            </w:r>
            <w:r>
              <w:t>Package Group</w:t>
            </w:r>
            <w:r>
              <w:rPr>
                <w:rFonts w:cs="Angsana New"/>
                <w:cs/>
              </w:rPr>
              <w:t>”</w:t>
            </w:r>
            <w:r>
              <w:rPr>
                <w:rFonts w:cs="Angsana New"/>
                <w:color w:val="000000" w:themeColor="text1"/>
                <w:cs/>
              </w:rPr>
              <w:t>.</w:t>
            </w:r>
          </w:p>
        </w:tc>
        <w:tc>
          <w:tcPr>
            <w:tcW w:w="735" w:type="pct"/>
          </w:tcPr>
          <w:p w:rsidR="0068228D" w:rsidP="0068228D" w:rsidRDefault="0068228D" w14:paraId="3E30C5D2" w14:textId="77777777">
            <w:pPr>
              <w:rPr>
                <w:rFonts w:cs="CordiaUPC"/>
                <w:szCs w:val="36"/>
              </w:rPr>
            </w:pPr>
          </w:p>
        </w:tc>
      </w:tr>
      <w:tr w:rsidR="0068228D" w:rsidTr="00C829B7" w14:paraId="0E08BC93" w14:textId="77777777">
        <w:tc>
          <w:tcPr>
            <w:tcW w:w="778" w:type="pct"/>
          </w:tcPr>
          <w:p w:rsidR="0068228D" w:rsidP="0068228D" w:rsidRDefault="0068228D" w14:paraId="5B673202" w14:textId="79625ACD">
            <w:r w:rsidRPr="00404475">
              <w:rPr>
                <w:rFonts w:cs="CordiaUPC"/>
              </w:rPr>
              <w:t>00024</w:t>
            </w:r>
          </w:p>
        </w:tc>
        <w:tc>
          <w:tcPr>
            <w:tcW w:w="1626" w:type="pct"/>
          </w:tcPr>
          <w:p w:rsidRPr="00320462" w:rsidR="0068228D" w:rsidP="0068228D" w:rsidRDefault="0068228D" w14:paraId="20F66493" w14:textId="754456C8">
            <w:pPr>
              <w:tabs>
                <w:tab w:val="left" w:pos="1356"/>
              </w:tabs>
              <w:rPr>
                <w:color w:val="000000" w:themeColor="text1"/>
              </w:rPr>
            </w:pPr>
            <w:r w:rsidRPr="00320462">
              <w:rPr>
                <w:color w:val="000000" w:themeColor="text1"/>
              </w:rPr>
              <w:t xml:space="preserve">Package Group </w:t>
            </w:r>
            <w:r>
              <w:rPr>
                <w:color w:val="000000" w:themeColor="text1"/>
              </w:rPr>
              <w:t>Detail</w:t>
            </w:r>
            <w:r w:rsidRPr="00320462">
              <w:rPr>
                <w:color w:val="000000" w:themeColor="text1"/>
              </w:rPr>
              <w:t xml:space="preserve"> Table</w:t>
            </w:r>
            <w:r>
              <w:t xml:space="preserve"> must have value at least 1 row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Pr="00320462" w:rsidR="0068228D" w:rsidP="0068228D" w:rsidRDefault="0068228D" w14:paraId="277D19D2" w14:textId="7621DAC6">
            <w:pPr>
              <w:tabs>
                <w:tab w:val="left" w:pos="1356"/>
              </w:tabs>
              <w:rPr>
                <w:color w:val="000000" w:themeColor="text1"/>
                <w:cs/>
              </w:rPr>
            </w:pPr>
            <w:r w:rsidRPr="00320462">
              <w:rPr>
                <w:color w:val="000000" w:themeColor="text1"/>
              </w:rPr>
              <w:t xml:space="preserve">Package Group </w:t>
            </w:r>
            <w:r>
              <w:rPr>
                <w:color w:val="000000" w:themeColor="text1"/>
              </w:rPr>
              <w:t>Detail</w:t>
            </w:r>
            <w:r w:rsidRPr="00320462">
              <w:rPr>
                <w:color w:val="000000" w:themeColor="text1"/>
              </w:rPr>
              <w:t xml:space="preserve"> Table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ต้องมีอย่างน้อย </w:t>
            </w:r>
            <w:r>
              <w:rPr>
                <w:rFonts w:cs="CordiaUPC"/>
              </w:rPr>
              <w:t xml:space="preserve">1 row </w:t>
            </w:r>
            <w:r>
              <w:rPr>
                <w:rFonts w:hint="cs"/>
                <w:cs/>
              </w:rPr>
              <w:t>เมื่อ</w:t>
            </w:r>
            <w:r>
              <w:rPr>
                <w:rFonts w:cs="Angsana New"/>
                <w:cs/>
              </w:rPr>
              <w:t xml:space="preserve"> </w:t>
            </w:r>
            <w:r>
              <w:t>Source</w:t>
            </w:r>
            <w:r>
              <w:rPr>
                <w:rFonts w:hint="cs"/>
                <w:cs/>
              </w:rPr>
              <w:t xml:space="preserve"> </w:t>
            </w:r>
            <w:r>
              <w:t xml:space="preserve">Content </w:t>
            </w:r>
            <w:r>
              <w:rPr>
                <w:rFonts w:hint="cs"/>
                <w:cs/>
              </w:rPr>
              <w:t>เป็น</w:t>
            </w:r>
            <w:r>
              <w:rPr>
                <w:rFonts w:cs="Angsana New"/>
                <w:cs/>
              </w:rPr>
              <w:t xml:space="preserve"> “</w:t>
            </w:r>
            <w:r>
              <w:t>Package Group</w:t>
            </w:r>
            <w:r>
              <w:rPr>
                <w:rFonts w:cs="Angsana New"/>
                <w:cs/>
              </w:rPr>
              <w:t>”</w:t>
            </w:r>
            <w:r>
              <w:rPr>
                <w:rFonts w:cs="Angsana New"/>
                <w:color w:val="000000" w:themeColor="text1"/>
                <w:cs/>
              </w:rPr>
              <w:t>.</w:t>
            </w:r>
          </w:p>
        </w:tc>
        <w:tc>
          <w:tcPr>
            <w:tcW w:w="735" w:type="pct"/>
          </w:tcPr>
          <w:p w:rsidR="0068228D" w:rsidP="0068228D" w:rsidRDefault="0068228D" w14:paraId="05544C88" w14:textId="77777777">
            <w:pPr>
              <w:rPr>
                <w:rFonts w:cs="CordiaUPC"/>
                <w:szCs w:val="36"/>
              </w:rPr>
            </w:pPr>
          </w:p>
        </w:tc>
      </w:tr>
      <w:tr w:rsidR="0068228D" w:rsidTr="008E2FF4" w14:paraId="799BAD56" w14:textId="77777777">
        <w:tc>
          <w:tcPr>
            <w:tcW w:w="5000" w:type="pct"/>
            <w:gridSpan w:val="4"/>
            <w:shd w:val="clear" w:color="auto" w:fill="C2D69B" w:themeFill="accent3" w:themeFillTint="99"/>
          </w:tcPr>
          <w:p w:rsidR="0068228D" w:rsidP="0068228D" w:rsidRDefault="0068228D" w14:paraId="4987CBA1" w14:textId="3884F1EA">
            <w:pPr>
              <w:pStyle w:val="HeaderTable"/>
            </w:pPr>
            <w:r>
              <w:t>End Package Group</w:t>
            </w:r>
          </w:p>
        </w:tc>
      </w:tr>
      <w:tr w:rsidR="0068228D" w:rsidTr="008E2FF4" w14:paraId="2E4F22A3" w14:textId="77777777">
        <w:tc>
          <w:tcPr>
            <w:tcW w:w="5000" w:type="pct"/>
            <w:gridSpan w:val="4"/>
            <w:shd w:val="clear" w:color="auto" w:fill="C2D69B" w:themeFill="accent3" w:themeFillTint="99"/>
          </w:tcPr>
          <w:p w:rsidR="0068228D" w:rsidP="0068228D" w:rsidRDefault="0068228D" w14:paraId="3E145D61" w14:textId="5F417C31">
            <w:pPr>
              <w:pStyle w:val="HeaderTable"/>
            </w:pPr>
            <w:r>
              <w:t>Content Partner</w:t>
            </w:r>
          </w:p>
        </w:tc>
      </w:tr>
      <w:tr w:rsidR="0068228D" w:rsidTr="00C829B7" w14:paraId="4849854F" w14:textId="77777777">
        <w:tc>
          <w:tcPr>
            <w:tcW w:w="778" w:type="pct"/>
          </w:tcPr>
          <w:p w:rsidR="0068228D" w:rsidP="0068228D" w:rsidRDefault="0068228D" w14:paraId="2CF09D3C" w14:textId="6E464A00">
            <w:pPr>
              <w:rPr>
                <w:rFonts w:cs="CordiaUPC"/>
                <w:cs/>
              </w:rPr>
            </w:pPr>
            <w:r>
              <w:t>00004</w:t>
            </w:r>
          </w:p>
        </w:tc>
        <w:tc>
          <w:tcPr>
            <w:tcW w:w="1626" w:type="pct"/>
          </w:tcPr>
          <w:p w:rsidR="0068228D" w:rsidP="0068228D" w:rsidRDefault="0068228D" w14:paraId="25CCCE5B" w14:textId="10231D62">
            <w:pPr>
              <w:tabs>
                <w:tab w:val="left" w:pos="1356"/>
              </w:tabs>
            </w:pPr>
            <w:r>
              <w:rPr>
                <w:color w:val="000000" w:themeColor="text1"/>
              </w:rPr>
              <w:t>CP Group Name is required</w:t>
            </w:r>
            <w:r>
              <w:rPr>
                <w:rFonts w:cs="Angsana New"/>
                <w:color w:val="000000" w:themeColor="text1"/>
                <w:cs/>
              </w:rPr>
              <w:t xml:space="preserve"> </w:t>
            </w:r>
            <w:r>
              <w:t>when Source</w:t>
            </w:r>
            <w:r>
              <w:rPr>
                <w:rFonts w:hint="cs"/>
                <w:cs/>
              </w:rPr>
              <w:t xml:space="preserve"> </w:t>
            </w:r>
            <w:r>
              <w:t xml:space="preserve">Content is </w:t>
            </w:r>
            <w:r>
              <w:rPr>
                <w:rFonts w:cs="Angsana New"/>
                <w:cs/>
              </w:rPr>
              <w:t>“</w:t>
            </w:r>
            <w:r>
              <w:t>Content Partner</w:t>
            </w:r>
            <w:r>
              <w:rPr>
                <w:rFonts w:cs="Angsana New"/>
                <w:cs/>
              </w:rPr>
              <w:t>”</w:t>
            </w:r>
            <w:r>
              <w:rPr>
                <w:rFonts w:cs="Angsana New"/>
                <w:color w:val="000000" w:themeColor="text1"/>
                <w:cs/>
              </w:rPr>
              <w:t>.</w:t>
            </w:r>
          </w:p>
        </w:tc>
        <w:tc>
          <w:tcPr>
            <w:tcW w:w="1861" w:type="pct"/>
          </w:tcPr>
          <w:p w:rsidR="0068228D" w:rsidP="0068228D" w:rsidRDefault="0068228D" w14:paraId="3D153E71" w14:textId="7D68ACD7">
            <w:pPr>
              <w:tabs>
                <w:tab w:val="left" w:pos="1356"/>
              </w:tabs>
            </w:pPr>
            <w:r w:rsidRPr="00115CF8">
              <w:rPr>
                <w:color w:val="000000" w:themeColor="text1"/>
              </w:rPr>
              <w:t>cpGroupName</w:t>
            </w:r>
            <w:r>
              <w:rPr>
                <w:rFonts w:cs="Angsana New"/>
                <w:color w:val="000000" w:themeColor="text1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เป็น </w:t>
            </w:r>
            <w:r>
              <w:t xml:space="preserve">Mandatory </w:t>
            </w:r>
            <w:r>
              <w:rPr>
                <w:rFonts w:hint="cs"/>
                <w:cs/>
              </w:rPr>
              <w:t>เมื่อ</w:t>
            </w:r>
            <w:r>
              <w:rPr>
                <w:rFonts w:cs="Angsana New"/>
                <w:cs/>
              </w:rPr>
              <w:t xml:space="preserve"> </w:t>
            </w:r>
            <w:r>
              <w:t>Source</w:t>
            </w:r>
            <w:r>
              <w:rPr>
                <w:rFonts w:hint="cs"/>
                <w:cs/>
              </w:rPr>
              <w:t xml:space="preserve"> </w:t>
            </w:r>
            <w:r>
              <w:t xml:space="preserve">Content </w:t>
            </w:r>
            <w:r>
              <w:rPr>
                <w:rFonts w:hint="cs"/>
                <w:cs/>
              </w:rPr>
              <w:t>เป็น</w:t>
            </w:r>
            <w:r>
              <w:rPr>
                <w:rFonts w:cs="Angsana New"/>
                <w:cs/>
              </w:rPr>
              <w:t xml:space="preserve"> “</w:t>
            </w:r>
            <w:r>
              <w:t>Content Partner</w:t>
            </w:r>
            <w:r>
              <w:rPr>
                <w:rFonts w:cs="Angsana New"/>
                <w:cs/>
              </w:rPr>
              <w:t>”</w:t>
            </w:r>
            <w:r>
              <w:rPr>
                <w:rFonts w:cs="Angsana New"/>
                <w:color w:val="000000" w:themeColor="text1"/>
                <w:cs/>
              </w:rPr>
              <w:t>.</w:t>
            </w:r>
          </w:p>
        </w:tc>
        <w:tc>
          <w:tcPr>
            <w:tcW w:w="735" w:type="pct"/>
          </w:tcPr>
          <w:p w:rsidR="0068228D" w:rsidP="0068228D" w:rsidRDefault="0068228D" w14:paraId="73095688" w14:textId="77777777">
            <w:pPr>
              <w:rPr>
                <w:rFonts w:cs="CordiaUPC"/>
                <w:szCs w:val="36"/>
              </w:rPr>
            </w:pPr>
          </w:p>
        </w:tc>
      </w:tr>
      <w:tr w:rsidR="0068228D" w:rsidTr="00C829B7" w14:paraId="5A7494FB" w14:textId="77777777">
        <w:tc>
          <w:tcPr>
            <w:tcW w:w="778" w:type="pct"/>
          </w:tcPr>
          <w:p w:rsidR="0068228D" w:rsidP="0068228D" w:rsidRDefault="0068228D" w14:paraId="532C88FA" w14:textId="083F50C1">
            <w:pPr>
              <w:rPr>
                <w:rFonts w:cs="CordiaUPC"/>
                <w:cs/>
              </w:rPr>
            </w:pPr>
            <w:r>
              <w:t>00004</w:t>
            </w:r>
          </w:p>
        </w:tc>
        <w:tc>
          <w:tcPr>
            <w:tcW w:w="1626" w:type="pct"/>
          </w:tcPr>
          <w:p w:rsidR="0068228D" w:rsidP="0068228D" w:rsidRDefault="0068228D" w14:paraId="6E8FCCBD" w14:textId="655212CB">
            <w:pPr>
              <w:tabs>
                <w:tab w:val="left" w:pos="1356"/>
              </w:tabs>
            </w:pPr>
            <w:r>
              <w:rPr>
                <w:color w:val="000000" w:themeColor="text1"/>
              </w:rPr>
              <w:t>Service is required</w:t>
            </w:r>
            <w:r>
              <w:rPr>
                <w:rFonts w:cs="Angsana New"/>
                <w:color w:val="000000" w:themeColor="text1"/>
                <w:cs/>
              </w:rPr>
              <w:t xml:space="preserve"> </w:t>
            </w:r>
            <w:r>
              <w:t>when Source</w:t>
            </w:r>
            <w:r>
              <w:rPr>
                <w:rFonts w:hint="cs"/>
                <w:cs/>
              </w:rPr>
              <w:t xml:space="preserve"> </w:t>
            </w:r>
            <w:r>
              <w:t xml:space="preserve">Content is </w:t>
            </w:r>
            <w:r>
              <w:rPr>
                <w:rFonts w:cs="Angsana New"/>
                <w:cs/>
              </w:rPr>
              <w:t>“</w:t>
            </w:r>
            <w:r>
              <w:t>Content Partner</w:t>
            </w:r>
            <w:r>
              <w:rPr>
                <w:rFonts w:cs="Angsana New"/>
                <w:cs/>
              </w:rPr>
              <w:t>”</w:t>
            </w:r>
            <w:r>
              <w:rPr>
                <w:rFonts w:cs="Angsana New"/>
                <w:color w:val="000000" w:themeColor="text1"/>
                <w:cs/>
              </w:rPr>
              <w:t>.</w:t>
            </w:r>
          </w:p>
        </w:tc>
        <w:tc>
          <w:tcPr>
            <w:tcW w:w="1861" w:type="pct"/>
          </w:tcPr>
          <w:p w:rsidR="0068228D" w:rsidP="0068228D" w:rsidRDefault="0068228D" w14:paraId="1DAE5A69" w14:textId="73151807">
            <w:pPr>
              <w:tabs>
                <w:tab w:val="left" w:pos="1356"/>
              </w:tabs>
            </w:pPr>
            <w:r w:rsidRPr="00115CF8">
              <w:rPr>
                <w:color w:val="000000" w:themeColor="text1"/>
              </w:rPr>
              <w:t>servicesCp</w:t>
            </w:r>
            <w:r>
              <w:rPr>
                <w:rFonts w:cs="Angsana New"/>
                <w:color w:val="000000" w:themeColor="text1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เป็น </w:t>
            </w:r>
            <w:r>
              <w:t xml:space="preserve">Mandatory </w:t>
            </w:r>
            <w:r>
              <w:rPr>
                <w:rFonts w:hint="cs"/>
                <w:cs/>
              </w:rPr>
              <w:t>เมื่อ</w:t>
            </w:r>
            <w:r>
              <w:rPr>
                <w:rFonts w:cs="Angsana New"/>
                <w:cs/>
              </w:rPr>
              <w:t xml:space="preserve"> </w:t>
            </w:r>
            <w:r>
              <w:t>Source</w:t>
            </w:r>
            <w:r>
              <w:rPr>
                <w:rFonts w:hint="cs"/>
                <w:cs/>
              </w:rPr>
              <w:t xml:space="preserve"> </w:t>
            </w:r>
            <w:r>
              <w:t xml:space="preserve">Content </w:t>
            </w:r>
            <w:r>
              <w:rPr>
                <w:rFonts w:hint="cs"/>
                <w:cs/>
              </w:rPr>
              <w:t>เป็น</w:t>
            </w:r>
            <w:r>
              <w:rPr>
                <w:rFonts w:cs="Angsana New"/>
                <w:cs/>
              </w:rPr>
              <w:t xml:space="preserve"> “</w:t>
            </w:r>
            <w:r>
              <w:t>Content Partner</w:t>
            </w:r>
            <w:r>
              <w:rPr>
                <w:rFonts w:cs="Angsana New"/>
                <w:cs/>
              </w:rPr>
              <w:t>”</w:t>
            </w:r>
            <w:r>
              <w:rPr>
                <w:rFonts w:cs="Angsana New"/>
                <w:color w:val="000000" w:themeColor="text1"/>
                <w:cs/>
              </w:rPr>
              <w:t>.</w:t>
            </w:r>
          </w:p>
        </w:tc>
        <w:tc>
          <w:tcPr>
            <w:tcW w:w="735" w:type="pct"/>
          </w:tcPr>
          <w:p w:rsidR="0068228D" w:rsidP="0068228D" w:rsidRDefault="0068228D" w14:paraId="44CF296A" w14:textId="77777777">
            <w:pPr>
              <w:rPr>
                <w:rFonts w:cs="CordiaUPC"/>
                <w:szCs w:val="36"/>
              </w:rPr>
            </w:pPr>
          </w:p>
        </w:tc>
      </w:tr>
      <w:tr w:rsidR="0068228D" w:rsidTr="00C829B7" w14:paraId="5B679C4D" w14:textId="77777777">
        <w:tc>
          <w:tcPr>
            <w:tcW w:w="778" w:type="pct"/>
          </w:tcPr>
          <w:p w:rsidR="0068228D" w:rsidP="0068228D" w:rsidRDefault="0068228D" w14:paraId="45845A58" w14:textId="52E460B9">
            <w:pPr>
              <w:rPr>
                <w:rFonts w:cs="CordiaUPC"/>
                <w:cs/>
              </w:rPr>
            </w:pPr>
            <w:r>
              <w:t>00004</w:t>
            </w:r>
          </w:p>
        </w:tc>
        <w:tc>
          <w:tcPr>
            <w:tcW w:w="1626" w:type="pct"/>
          </w:tcPr>
          <w:p w:rsidR="0068228D" w:rsidP="0068228D" w:rsidRDefault="0068228D" w14:paraId="018AB0CC" w14:textId="638EF1F2">
            <w:pPr>
              <w:tabs>
                <w:tab w:val="left" w:pos="1356"/>
              </w:tabs>
            </w:pPr>
            <w:r>
              <w:rPr>
                <w:color w:val="000000" w:themeColor="text1"/>
              </w:rPr>
              <w:t>Platform is required</w:t>
            </w:r>
            <w:r>
              <w:rPr>
                <w:rFonts w:cs="Angsana New"/>
                <w:color w:val="000000" w:themeColor="text1"/>
                <w:cs/>
              </w:rPr>
              <w:t xml:space="preserve"> </w:t>
            </w:r>
            <w:r>
              <w:t>when Source</w:t>
            </w:r>
            <w:r>
              <w:rPr>
                <w:rFonts w:hint="cs"/>
                <w:cs/>
              </w:rPr>
              <w:t xml:space="preserve"> </w:t>
            </w:r>
            <w:r>
              <w:t xml:space="preserve">Content is </w:t>
            </w:r>
            <w:r>
              <w:rPr>
                <w:rFonts w:cs="Angsana New"/>
                <w:cs/>
              </w:rPr>
              <w:t>“</w:t>
            </w:r>
            <w:r>
              <w:t>Content Partner</w:t>
            </w:r>
            <w:r>
              <w:rPr>
                <w:rFonts w:cs="Angsana New"/>
                <w:cs/>
              </w:rPr>
              <w:t>”</w:t>
            </w:r>
            <w:r>
              <w:rPr>
                <w:rFonts w:cs="Angsana New"/>
                <w:color w:val="000000" w:themeColor="text1"/>
                <w:cs/>
              </w:rPr>
              <w:t>.</w:t>
            </w:r>
          </w:p>
        </w:tc>
        <w:tc>
          <w:tcPr>
            <w:tcW w:w="1861" w:type="pct"/>
          </w:tcPr>
          <w:p w:rsidR="0068228D" w:rsidP="0068228D" w:rsidRDefault="0068228D" w14:paraId="40AD38E2" w14:textId="6A81F7EE">
            <w:pPr>
              <w:tabs>
                <w:tab w:val="left" w:pos="1356"/>
              </w:tabs>
            </w:pPr>
            <w:r w:rsidRPr="00115CF8">
              <w:rPr>
                <w:color w:val="000000" w:themeColor="text1"/>
              </w:rPr>
              <w:t>platformCp</w:t>
            </w:r>
            <w:r>
              <w:rPr>
                <w:rFonts w:cs="Angsana New"/>
                <w:color w:val="000000" w:themeColor="text1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เป็น </w:t>
            </w:r>
            <w:r>
              <w:t xml:space="preserve">Mandatory </w:t>
            </w:r>
            <w:r>
              <w:rPr>
                <w:rFonts w:hint="cs"/>
                <w:cs/>
              </w:rPr>
              <w:t>เมื่อ</w:t>
            </w:r>
            <w:r>
              <w:rPr>
                <w:rFonts w:cs="Angsana New"/>
                <w:cs/>
              </w:rPr>
              <w:t xml:space="preserve"> </w:t>
            </w:r>
            <w:r>
              <w:t>Source</w:t>
            </w:r>
            <w:r>
              <w:rPr>
                <w:rFonts w:hint="cs"/>
                <w:cs/>
              </w:rPr>
              <w:t xml:space="preserve"> </w:t>
            </w:r>
            <w:r>
              <w:t xml:space="preserve">Content </w:t>
            </w:r>
            <w:r>
              <w:rPr>
                <w:rFonts w:hint="cs"/>
                <w:cs/>
              </w:rPr>
              <w:t>เป็น</w:t>
            </w:r>
            <w:r>
              <w:rPr>
                <w:rFonts w:cs="Angsana New"/>
                <w:cs/>
              </w:rPr>
              <w:t xml:space="preserve"> “</w:t>
            </w:r>
            <w:r>
              <w:t>Content Partner</w:t>
            </w:r>
            <w:r>
              <w:rPr>
                <w:rFonts w:cs="Angsana New"/>
                <w:cs/>
              </w:rPr>
              <w:t>”</w:t>
            </w:r>
            <w:r>
              <w:rPr>
                <w:rFonts w:cs="Angsana New"/>
                <w:color w:val="000000" w:themeColor="text1"/>
                <w:cs/>
              </w:rPr>
              <w:t>.</w:t>
            </w:r>
          </w:p>
        </w:tc>
        <w:tc>
          <w:tcPr>
            <w:tcW w:w="735" w:type="pct"/>
          </w:tcPr>
          <w:p w:rsidR="0068228D" w:rsidP="0068228D" w:rsidRDefault="0068228D" w14:paraId="506C0779" w14:textId="77777777">
            <w:pPr>
              <w:rPr>
                <w:rFonts w:cs="CordiaUPC"/>
                <w:szCs w:val="36"/>
              </w:rPr>
            </w:pPr>
          </w:p>
        </w:tc>
      </w:tr>
      <w:tr w:rsidR="0068228D" w:rsidTr="00C829B7" w14:paraId="187E9204" w14:textId="77777777">
        <w:tc>
          <w:tcPr>
            <w:tcW w:w="778" w:type="pct"/>
          </w:tcPr>
          <w:p w:rsidR="0068228D" w:rsidP="0068228D" w:rsidRDefault="0068228D" w14:paraId="30E40CAA" w14:textId="1ECFA343">
            <w:pPr>
              <w:rPr>
                <w:rFonts w:cs="CordiaUPC"/>
                <w:cs/>
              </w:rPr>
            </w:pPr>
            <w:r>
              <w:t>00004</w:t>
            </w:r>
          </w:p>
        </w:tc>
        <w:tc>
          <w:tcPr>
            <w:tcW w:w="1626" w:type="pct"/>
          </w:tcPr>
          <w:p w:rsidR="0068228D" w:rsidP="0068228D" w:rsidRDefault="0068228D" w14:paraId="37C6B5AB" w14:textId="46F8B96E">
            <w:pPr>
              <w:tabs>
                <w:tab w:val="left" w:pos="1356"/>
              </w:tabs>
            </w:pPr>
            <w:r>
              <w:rPr>
                <w:color w:val="000000" w:themeColor="text1"/>
              </w:rPr>
              <w:t>Fix Cost is required</w:t>
            </w:r>
            <w:r>
              <w:rPr>
                <w:rFonts w:cs="Angsana New"/>
                <w:color w:val="000000" w:themeColor="text1"/>
                <w:cs/>
              </w:rPr>
              <w:t xml:space="preserve"> </w:t>
            </w:r>
            <w:r>
              <w:t>when Source</w:t>
            </w:r>
            <w:r>
              <w:rPr>
                <w:rFonts w:hint="cs"/>
                <w:cs/>
              </w:rPr>
              <w:t xml:space="preserve"> </w:t>
            </w:r>
            <w:r>
              <w:t xml:space="preserve">Content is </w:t>
            </w:r>
            <w:r>
              <w:rPr>
                <w:rFonts w:cs="Angsana New"/>
                <w:cs/>
              </w:rPr>
              <w:t>“</w:t>
            </w:r>
            <w:r>
              <w:t>Content Partner</w:t>
            </w:r>
            <w:r>
              <w:rPr>
                <w:rFonts w:cs="Angsana New"/>
                <w:cs/>
              </w:rPr>
              <w:t>”</w:t>
            </w:r>
            <w:r>
              <w:rPr>
                <w:rFonts w:cs="Angsana New"/>
                <w:color w:val="000000" w:themeColor="text1"/>
                <w:cs/>
              </w:rPr>
              <w:t>.</w:t>
            </w:r>
          </w:p>
        </w:tc>
        <w:tc>
          <w:tcPr>
            <w:tcW w:w="1861" w:type="pct"/>
          </w:tcPr>
          <w:p w:rsidR="0068228D" w:rsidP="0068228D" w:rsidRDefault="0068228D" w14:paraId="5D3427C7" w14:textId="0A858999">
            <w:pPr>
              <w:tabs>
                <w:tab w:val="left" w:pos="1356"/>
              </w:tabs>
            </w:pPr>
            <w:r w:rsidRPr="00115CF8">
              <w:rPr>
                <w:color w:val="000000" w:themeColor="text1"/>
              </w:rPr>
              <w:t>fixcostCp</w:t>
            </w:r>
            <w:r>
              <w:rPr>
                <w:rFonts w:cs="Angsana New"/>
                <w:color w:val="000000" w:themeColor="text1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เป็น </w:t>
            </w:r>
            <w:r>
              <w:t xml:space="preserve">Mandatory </w:t>
            </w:r>
            <w:r>
              <w:rPr>
                <w:rFonts w:hint="cs"/>
                <w:cs/>
              </w:rPr>
              <w:t>เมื่อ</w:t>
            </w:r>
            <w:r>
              <w:rPr>
                <w:rFonts w:cs="Angsana New"/>
                <w:cs/>
              </w:rPr>
              <w:t xml:space="preserve"> </w:t>
            </w:r>
            <w:r>
              <w:t>Source</w:t>
            </w:r>
            <w:r>
              <w:rPr>
                <w:rFonts w:hint="cs"/>
                <w:cs/>
              </w:rPr>
              <w:t xml:space="preserve"> </w:t>
            </w:r>
            <w:r>
              <w:t xml:space="preserve">Content </w:t>
            </w:r>
            <w:r>
              <w:rPr>
                <w:rFonts w:hint="cs"/>
                <w:cs/>
              </w:rPr>
              <w:t>เป็น</w:t>
            </w:r>
            <w:r>
              <w:rPr>
                <w:rFonts w:cs="Angsana New"/>
                <w:cs/>
              </w:rPr>
              <w:t xml:space="preserve"> “</w:t>
            </w:r>
            <w:r>
              <w:t>Content Partner</w:t>
            </w:r>
            <w:r>
              <w:rPr>
                <w:rFonts w:cs="Angsana New"/>
                <w:cs/>
              </w:rPr>
              <w:t>”</w:t>
            </w:r>
            <w:r>
              <w:rPr>
                <w:rFonts w:cs="Angsana New"/>
                <w:color w:val="000000" w:themeColor="text1"/>
                <w:cs/>
              </w:rPr>
              <w:t>.</w:t>
            </w:r>
          </w:p>
        </w:tc>
        <w:tc>
          <w:tcPr>
            <w:tcW w:w="735" w:type="pct"/>
          </w:tcPr>
          <w:p w:rsidR="0068228D" w:rsidP="0068228D" w:rsidRDefault="0068228D" w14:paraId="34E6E226" w14:textId="77777777">
            <w:pPr>
              <w:rPr>
                <w:rFonts w:cs="CordiaUPC"/>
                <w:szCs w:val="36"/>
              </w:rPr>
            </w:pPr>
          </w:p>
        </w:tc>
      </w:tr>
      <w:tr w:rsidR="0068228D" w:rsidTr="008E2FF4" w14:paraId="0BA4376E" w14:textId="77777777">
        <w:tc>
          <w:tcPr>
            <w:tcW w:w="5000" w:type="pct"/>
            <w:gridSpan w:val="4"/>
            <w:shd w:val="clear" w:color="auto" w:fill="C2D69B" w:themeFill="accent3" w:themeFillTint="99"/>
          </w:tcPr>
          <w:p w:rsidR="0068228D" w:rsidP="0068228D" w:rsidRDefault="0068228D" w14:paraId="782A58F9" w14:textId="5782E9D4">
            <w:pPr>
              <w:pStyle w:val="HeaderTable"/>
            </w:pPr>
            <w:r>
              <w:t>End Content Partner</w:t>
            </w:r>
          </w:p>
        </w:tc>
      </w:tr>
      <w:tr w:rsidR="0068228D" w:rsidTr="00C829B7" w14:paraId="106E105A" w14:textId="77777777">
        <w:tc>
          <w:tcPr>
            <w:tcW w:w="778" w:type="pct"/>
          </w:tcPr>
          <w:p w:rsidR="0068228D" w:rsidP="0068228D" w:rsidRDefault="0068228D" w14:paraId="35EF2AE3" w14:textId="5241EA77">
            <w:pPr>
              <w:pStyle w:val="BodyTextTable"/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26" w:type="pct"/>
          </w:tcPr>
          <w:p w:rsidR="0068228D" w:rsidP="0068228D" w:rsidRDefault="0068228D" w14:paraId="334D1B96" w14:textId="45CCB052">
            <w:pPr>
              <w:tabs>
                <w:tab w:val="left" w:pos="1356"/>
              </w:tabs>
              <w:rPr>
                <w:color w:val="000000" w:themeColor="text1"/>
              </w:rPr>
            </w:pPr>
            <w:r>
              <w:rPr>
                <w:rFonts w:cs="CordiaUPC"/>
              </w:rPr>
              <w:t>Duration Type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Pr="00115CF8" w:rsidR="0068228D" w:rsidP="0068228D" w:rsidRDefault="0068228D" w14:paraId="30280A28" w14:textId="58951281">
            <w:pPr>
              <w:tabs>
                <w:tab w:val="left" w:pos="1356"/>
              </w:tabs>
              <w:rPr>
                <w:color w:val="000000" w:themeColor="text1"/>
              </w:rPr>
            </w:pPr>
            <w:r>
              <w:rPr>
                <w:rFonts w:cs="CordiaUPC"/>
              </w:rPr>
              <w:t xml:space="preserve">Duration Type </w:t>
            </w:r>
            <w:r>
              <w:rPr>
                <w:rFonts w:hint="cs" w:cs="Angsana New"/>
                <w:cs/>
              </w:rPr>
              <w:t xml:space="preserve">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="0068228D" w:rsidP="0068228D" w:rsidRDefault="0068228D" w14:paraId="0B1A7102" w14:textId="77777777">
            <w:pPr>
              <w:rPr>
                <w:rFonts w:cs="CordiaUPC"/>
                <w:szCs w:val="36"/>
              </w:rPr>
            </w:pPr>
          </w:p>
        </w:tc>
      </w:tr>
      <w:tr w:rsidR="0068228D" w:rsidTr="00C829B7" w14:paraId="6EBE0145" w14:textId="77777777">
        <w:tc>
          <w:tcPr>
            <w:tcW w:w="778" w:type="pct"/>
          </w:tcPr>
          <w:p w:rsidR="0068228D" w:rsidP="0068228D" w:rsidRDefault="0068228D" w14:paraId="4AB45E7F" w14:textId="69F3BB19">
            <w:pPr>
              <w:pStyle w:val="BodyTextTable"/>
              <w:rPr>
                <w:rFonts w:ascii="CordiaUPC" w:hAnsi="CordiaUPC" w:cs="CordiaUPC"/>
                <w:sz w:val="28"/>
                <w:szCs w:val="28"/>
                <w:cs/>
                <w:lang w:bidi="th-TH"/>
              </w:rPr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26" w:type="pct"/>
          </w:tcPr>
          <w:p w:rsidR="0068228D" w:rsidP="0068228D" w:rsidRDefault="0068228D" w14:paraId="049A0D13" w14:textId="465D9EED">
            <w:pPr>
              <w:tabs>
                <w:tab w:val="left" w:pos="1356"/>
              </w:tabs>
            </w:pPr>
            <w:r>
              <w:rPr>
                <w:rFonts w:cs="CordiaUPC"/>
              </w:rPr>
              <w:t>Duration From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68228D" w:rsidP="0068228D" w:rsidRDefault="0068228D" w14:paraId="24F44AB3" w14:textId="10A6B2B5">
            <w:pPr>
              <w:tabs>
                <w:tab w:val="left" w:pos="1356"/>
              </w:tabs>
            </w:pPr>
            <w:r>
              <w:rPr>
                <w:rFonts w:cs="CordiaUPC"/>
              </w:rPr>
              <w:t xml:space="preserve">Duration From </w:t>
            </w:r>
            <w:r>
              <w:rPr>
                <w:rFonts w:hint="cs" w:cs="Angsana New"/>
                <w:cs/>
              </w:rPr>
              <w:t xml:space="preserve">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="0068228D" w:rsidP="0068228D" w:rsidRDefault="0068228D" w14:paraId="4AE282BA" w14:textId="77777777">
            <w:pPr>
              <w:rPr>
                <w:rFonts w:cs="CordiaUPC"/>
                <w:szCs w:val="36"/>
              </w:rPr>
            </w:pPr>
          </w:p>
        </w:tc>
      </w:tr>
      <w:tr w:rsidR="0068228D" w:rsidTr="00C829B7" w14:paraId="5406513E" w14:textId="77777777">
        <w:tc>
          <w:tcPr>
            <w:tcW w:w="778" w:type="pct"/>
          </w:tcPr>
          <w:p w:rsidR="0068228D" w:rsidP="0068228D" w:rsidRDefault="0068228D" w14:paraId="10B82ABC" w14:textId="66227D9A">
            <w:pPr>
              <w:pStyle w:val="BodyTextTable"/>
              <w:rPr>
                <w:rFonts w:ascii="CordiaUPC" w:hAnsi="CordiaUPC" w:cs="CordiaUPC"/>
                <w:sz w:val="28"/>
                <w:szCs w:val="28"/>
                <w:cs/>
                <w:lang w:bidi="th-TH"/>
              </w:rPr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26" w:type="pct"/>
          </w:tcPr>
          <w:p w:rsidR="0068228D" w:rsidP="0068228D" w:rsidRDefault="0068228D" w14:paraId="044C267F" w14:textId="54397175">
            <w:pPr>
              <w:tabs>
                <w:tab w:val="left" w:pos="1356"/>
              </w:tabs>
            </w:pPr>
            <w:r>
              <w:rPr>
                <w:rFonts w:cs="CordiaUPC"/>
              </w:rPr>
              <w:t>Duration To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68228D" w:rsidP="0068228D" w:rsidRDefault="0068228D" w14:paraId="786D9273" w14:textId="3AC280A7">
            <w:pPr>
              <w:tabs>
                <w:tab w:val="left" w:pos="1356"/>
              </w:tabs>
            </w:pPr>
            <w:r>
              <w:rPr>
                <w:rFonts w:cs="CordiaUPC"/>
              </w:rPr>
              <w:t xml:space="preserve">Duration To </w:t>
            </w:r>
            <w:r>
              <w:rPr>
                <w:rFonts w:hint="cs" w:cs="Angsana New"/>
                <w:cs/>
              </w:rPr>
              <w:t xml:space="preserve">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="0068228D" w:rsidP="0068228D" w:rsidRDefault="0068228D" w14:paraId="1E984E73" w14:textId="77777777">
            <w:pPr>
              <w:rPr>
                <w:rFonts w:cs="CordiaUPC"/>
                <w:szCs w:val="36"/>
              </w:rPr>
            </w:pPr>
          </w:p>
        </w:tc>
      </w:tr>
      <w:tr w:rsidR="0068228D" w:rsidTr="00C829B7" w14:paraId="151D9F37" w14:textId="77777777">
        <w:tc>
          <w:tcPr>
            <w:tcW w:w="778" w:type="pct"/>
          </w:tcPr>
          <w:p w:rsidR="0068228D" w:rsidP="0068228D" w:rsidRDefault="0068228D" w14:paraId="11678B99" w14:textId="52CE56C4">
            <w:pPr>
              <w:rPr>
                <w:rFonts w:cs="CordiaUPC"/>
                <w:cs/>
              </w:rPr>
            </w:pPr>
            <w:r w:rsidRPr="00C40991">
              <w:t>00023</w:t>
            </w:r>
          </w:p>
        </w:tc>
        <w:tc>
          <w:tcPr>
            <w:tcW w:w="1626" w:type="pct"/>
          </w:tcPr>
          <w:p w:rsidR="0068228D" w:rsidP="0068228D" w:rsidRDefault="0068228D" w14:paraId="4C63186A" w14:textId="50E37DB6">
            <w:pPr>
              <w:tabs>
                <w:tab w:val="left" w:pos="1356"/>
              </w:tabs>
            </w:pPr>
            <w:r>
              <w:rPr>
                <w:rFonts w:cs="CordiaUPC"/>
              </w:rPr>
              <w:t>Duration From</w:t>
            </w:r>
            <w:r>
              <w:t xml:space="preserve"> must be Integer </w:t>
            </w:r>
            <w:r>
              <w:rPr>
                <w:rFonts w:cs="Angsana New"/>
                <w:cs/>
              </w:rPr>
              <w:t>(</w:t>
            </w:r>
            <w:r>
              <w:t>Min 1, Max 99,999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1861" w:type="pct"/>
          </w:tcPr>
          <w:p w:rsidR="0068228D" w:rsidP="0068228D" w:rsidRDefault="0068228D" w14:paraId="10AC7E51" w14:textId="108BBD4D">
            <w:pPr>
              <w:tabs>
                <w:tab w:val="left" w:pos="1356"/>
              </w:tabs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durationFrom </w:t>
            </w:r>
            <w:r>
              <w:rPr>
                <w:rFonts w:hint="cs"/>
                <w:cs/>
              </w:rPr>
              <w:t xml:space="preserve">มีค่า ดังนั้น </w:t>
            </w:r>
            <w:r>
              <w:rPr>
                <w:rFonts w:cs="CordiaUPC"/>
              </w:rPr>
              <w:t>Duration From</w:t>
            </w:r>
            <w:r>
              <w:rPr>
                <w:rFonts w:hint="cs"/>
                <w:cs/>
              </w:rPr>
              <w:t xml:space="preserve"> จะต้องเป็นจำนวนเต็มและมีค่าอยู่ในช่วง </w:t>
            </w:r>
            <w:r>
              <w:t xml:space="preserve">1 </w:t>
            </w:r>
            <w:r>
              <w:rPr>
                <w:rFonts w:cs="Angsana New"/>
                <w:cs/>
              </w:rPr>
              <w:t xml:space="preserve">– </w:t>
            </w:r>
            <w:r>
              <w:t>99,999</w:t>
            </w:r>
          </w:p>
        </w:tc>
        <w:tc>
          <w:tcPr>
            <w:tcW w:w="735" w:type="pct"/>
          </w:tcPr>
          <w:p w:rsidR="0068228D" w:rsidP="0068228D" w:rsidRDefault="0068228D" w14:paraId="44769ACE" w14:textId="77777777">
            <w:pPr>
              <w:rPr>
                <w:rFonts w:cs="CordiaUPC"/>
                <w:szCs w:val="36"/>
              </w:rPr>
            </w:pPr>
          </w:p>
        </w:tc>
      </w:tr>
      <w:tr w:rsidR="0068228D" w:rsidTr="00C829B7" w14:paraId="08C32E90" w14:textId="77777777">
        <w:tc>
          <w:tcPr>
            <w:tcW w:w="778" w:type="pct"/>
          </w:tcPr>
          <w:p w:rsidR="0068228D" w:rsidP="0068228D" w:rsidRDefault="0068228D" w14:paraId="5CA2067A" w14:textId="25FFF3C8">
            <w:pPr>
              <w:rPr>
                <w:rFonts w:cs="CordiaUPC"/>
                <w:cs/>
              </w:rPr>
            </w:pPr>
            <w:r w:rsidRPr="00C40991">
              <w:t>00023</w:t>
            </w:r>
          </w:p>
        </w:tc>
        <w:tc>
          <w:tcPr>
            <w:tcW w:w="1626" w:type="pct"/>
          </w:tcPr>
          <w:p w:rsidR="0068228D" w:rsidP="0068228D" w:rsidRDefault="0068228D" w14:paraId="4EDF6B82" w14:textId="673808DC">
            <w:pPr>
              <w:tabs>
                <w:tab w:val="left" w:pos="1356"/>
              </w:tabs>
            </w:pPr>
            <w:r>
              <w:rPr>
                <w:rFonts w:cs="CordiaUPC"/>
              </w:rPr>
              <w:t>Duration To</w:t>
            </w:r>
            <w:r w:rsidRPr="00CF160A">
              <w:rPr>
                <w:rFonts w:cs="Angsana New"/>
                <w:cs/>
              </w:rPr>
              <w:t xml:space="preserve"> </w:t>
            </w:r>
            <w:r>
              <w:t xml:space="preserve">must be Integer </w:t>
            </w:r>
            <w:r>
              <w:rPr>
                <w:rFonts w:cs="Angsana New"/>
                <w:cs/>
              </w:rPr>
              <w:t>(</w:t>
            </w:r>
            <w:r>
              <w:t>Min 1, Max 99,999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1861" w:type="pct"/>
          </w:tcPr>
          <w:p w:rsidR="0068228D" w:rsidP="0068228D" w:rsidRDefault="0068228D" w14:paraId="6C2C375C" w14:textId="5BE9E925">
            <w:pPr>
              <w:tabs>
                <w:tab w:val="left" w:pos="1356"/>
              </w:tabs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durationTo </w:t>
            </w:r>
            <w:r>
              <w:rPr>
                <w:rFonts w:hint="cs"/>
                <w:cs/>
              </w:rPr>
              <w:t xml:space="preserve">มีค่า ดังนั้น </w:t>
            </w:r>
            <w:r>
              <w:rPr>
                <w:rFonts w:cs="CordiaUPC"/>
              </w:rPr>
              <w:t>Duration To</w:t>
            </w:r>
            <w:r>
              <w:rPr>
                <w:rFonts w:hint="cs"/>
                <w:cs/>
              </w:rPr>
              <w:t xml:space="preserve"> จะต้องเป็นจำนวนเต็มและมีค่าอยู่ในช่วง </w:t>
            </w:r>
            <w:r>
              <w:t xml:space="preserve">1 </w:t>
            </w:r>
            <w:r>
              <w:rPr>
                <w:rFonts w:cs="Angsana New"/>
                <w:cs/>
              </w:rPr>
              <w:t xml:space="preserve">– </w:t>
            </w:r>
            <w:r>
              <w:t>99,999</w:t>
            </w:r>
          </w:p>
        </w:tc>
        <w:tc>
          <w:tcPr>
            <w:tcW w:w="735" w:type="pct"/>
          </w:tcPr>
          <w:p w:rsidR="0068228D" w:rsidP="0068228D" w:rsidRDefault="0068228D" w14:paraId="7754BC27" w14:textId="77777777">
            <w:pPr>
              <w:rPr>
                <w:rFonts w:cs="CordiaUPC"/>
                <w:szCs w:val="36"/>
              </w:rPr>
            </w:pPr>
          </w:p>
        </w:tc>
      </w:tr>
      <w:tr w:rsidR="0068228D" w:rsidTr="00C829B7" w14:paraId="1D40C79A" w14:textId="77777777">
        <w:tc>
          <w:tcPr>
            <w:tcW w:w="778" w:type="pct"/>
          </w:tcPr>
          <w:p w:rsidR="0068228D" w:rsidP="0068228D" w:rsidRDefault="0068228D" w14:paraId="42DE10AC" w14:textId="2B6480DD">
            <w:pPr>
              <w:pStyle w:val="BodyTextTable"/>
              <w:rPr>
                <w:rFonts w:ascii="CordiaUPC" w:hAnsi="CordiaUPC" w:cs="CordiaUPC"/>
                <w:sz w:val="28"/>
                <w:szCs w:val="28"/>
                <w:cs/>
                <w:lang w:bidi="th-TH"/>
              </w:rPr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26" w:type="pct"/>
          </w:tcPr>
          <w:p w:rsidR="0068228D" w:rsidP="0068228D" w:rsidRDefault="0068228D" w14:paraId="5C325F77" w14:textId="49B06624">
            <w:pPr>
              <w:tabs>
                <w:tab w:val="left" w:pos="1356"/>
              </w:tabs>
            </w:pPr>
            <w:r>
              <w:rPr>
                <w:rFonts w:cs="CordiaUPC"/>
              </w:rPr>
              <w:t>Duration Unit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68228D" w:rsidP="0068228D" w:rsidRDefault="0068228D" w14:paraId="13852EED" w14:textId="0F4B5457">
            <w:pPr>
              <w:tabs>
                <w:tab w:val="left" w:pos="1356"/>
              </w:tabs>
            </w:pPr>
            <w:r>
              <w:rPr>
                <w:rFonts w:cs="CordiaUPC"/>
              </w:rPr>
              <w:t xml:space="preserve">Duration Unit </w:t>
            </w:r>
            <w:r>
              <w:rPr>
                <w:rFonts w:hint="cs" w:cs="Angsana New"/>
                <w:cs/>
              </w:rPr>
              <w:t xml:space="preserve">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="0068228D" w:rsidP="0068228D" w:rsidRDefault="0068228D" w14:paraId="7765F3A4" w14:textId="77777777">
            <w:pPr>
              <w:rPr>
                <w:rFonts w:cs="CordiaUPC"/>
                <w:szCs w:val="36"/>
              </w:rPr>
            </w:pPr>
          </w:p>
        </w:tc>
      </w:tr>
      <w:tr w:rsidR="0068228D" w:rsidTr="00C829B7" w14:paraId="2F5F4F7B" w14:textId="77777777">
        <w:tc>
          <w:tcPr>
            <w:tcW w:w="778" w:type="pct"/>
          </w:tcPr>
          <w:p w:rsidR="0068228D" w:rsidP="0068228D" w:rsidRDefault="0068228D" w14:paraId="59361D82" w14:textId="57EF383D">
            <w:pPr>
              <w:pStyle w:val="BodyTextTable"/>
              <w:rPr>
                <w:rFonts w:ascii="CordiaUPC" w:hAnsi="CordiaUPC" w:cs="CordiaUPC"/>
                <w:sz w:val="28"/>
                <w:szCs w:val="28"/>
                <w:cs/>
                <w:lang w:bidi="th-TH"/>
              </w:rPr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0001</w:t>
            </w:r>
            <w:r>
              <w:rPr>
                <w:rFonts w:ascii="CordiaUPC" w:hAnsi="CordiaUPC" w:cs="CordiaUPC"/>
                <w:sz w:val="28"/>
                <w:szCs w:val="28"/>
              </w:rPr>
              <w:t>4</w:t>
            </w:r>
          </w:p>
        </w:tc>
        <w:tc>
          <w:tcPr>
            <w:tcW w:w="1626" w:type="pct"/>
          </w:tcPr>
          <w:p w:rsidR="0068228D" w:rsidP="0068228D" w:rsidRDefault="0068228D" w14:paraId="0C16F7C5" w14:textId="0F4D6391">
            <w:pPr>
              <w:tabs>
                <w:tab w:val="left" w:pos="1356"/>
              </w:tabs>
            </w:pPr>
            <w:r w:rsidRPr="00060444">
              <w:rPr>
                <w:rFonts w:cs="CordiaUPC"/>
              </w:rPr>
              <w:t>Duration To</w:t>
            </w:r>
            <w:r w:rsidRPr="00060444">
              <w:rPr>
                <w:rFonts w:cs="Angsana New"/>
                <w:b/>
                <w:bCs/>
                <w:cs/>
              </w:rPr>
              <w:t xml:space="preserve"> </w:t>
            </w:r>
            <w:r w:rsidRPr="00060444">
              <w:rPr>
                <w:rFonts w:cs="CordiaUPC"/>
                <w:bCs/>
              </w:rPr>
              <w:t xml:space="preserve">must be greater than or equal to </w:t>
            </w:r>
            <w:r w:rsidRPr="00060444">
              <w:rPr>
                <w:rFonts w:cs="CordiaUPC"/>
              </w:rPr>
              <w:t>Duration</w:t>
            </w:r>
            <w:r w:rsidRPr="00060444">
              <w:rPr>
                <w:rFonts w:cs="CordiaUPC"/>
                <w:bCs/>
              </w:rPr>
              <w:t xml:space="preserve"> F</w:t>
            </w:r>
            <w:r w:rsidRPr="00060444">
              <w:rPr>
                <w:rFonts w:cs="CordiaUPC"/>
              </w:rPr>
              <w:t>rom</w:t>
            </w:r>
          </w:p>
        </w:tc>
        <w:tc>
          <w:tcPr>
            <w:tcW w:w="1861" w:type="pct"/>
          </w:tcPr>
          <w:p w:rsidRPr="008979A8" w:rsidR="0068228D" w:rsidP="0068228D" w:rsidRDefault="0068228D" w14:paraId="26F15844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 xml:space="preserve">Duration To </w:t>
            </w:r>
            <w:r w:rsidRPr="008979A8">
              <w:rPr>
                <w:rFonts w:cs="Angsana New"/>
                <w:cs/>
              </w:rPr>
              <w:t xml:space="preserve">จะต้องมีค่ามากกว่าหรือเท่ากับ </w:t>
            </w:r>
            <w:r w:rsidRPr="008979A8">
              <w:rPr>
                <w:rFonts w:cs="CordiaUPC"/>
              </w:rPr>
              <w:t>Duration From</w:t>
            </w:r>
          </w:p>
          <w:p w:rsidR="0068228D" w:rsidP="0068228D" w:rsidRDefault="0068228D" w14:paraId="682BF77D" w14:textId="77777777">
            <w:pPr>
              <w:tabs>
                <w:tab w:val="left" w:pos="1356"/>
              </w:tabs>
            </w:pPr>
          </w:p>
        </w:tc>
        <w:tc>
          <w:tcPr>
            <w:tcW w:w="735" w:type="pct"/>
          </w:tcPr>
          <w:p w:rsidR="0068228D" w:rsidP="0068228D" w:rsidRDefault="0068228D" w14:paraId="79C255B7" w14:textId="13D3F116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68228D" w:rsidTr="00C829B7" w14:paraId="1E5954EC" w14:textId="77777777">
        <w:tc>
          <w:tcPr>
            <w:tcW w:w="778" w:type="pct"/>
          </w:tcPr>
          <w:p w:rsidR="0068228D" w:rsidP="0068228D" w:rsidRDefault="0068228D" w14:paraId="76790137" w14:textId="44D49E4D">
            <w:pPr>
              <w:pStyle w:val="BodyTextTable"/>
              <w:rPr>
                <w:rFonts w:ascii="CordiaUPC" w:hAnsi="CordiaUPC" w:cs="CordiaUPC"/>
                <w:sz w:val="28"/>
                <w:szCs w:val="28"/>
                <w:cs/>
                <w:lang w:bidi="th-TH"/>
              </w:rPr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0001</w:t>
            </w:r>
            <w:r>
              <w:rPr>
                <w:rFonts w:ascii="CordiaUPC" w:hAnsi="CordiaUPC" w:cs="CordiaUPC"/>
                <w:sz w:val="28"/>
                <w:szCs w:val="28"/>
              </w:rPr>
              <w:t>6</w:t>
            </w:r>
          </w:p>
        </w:tc>
        <w:tc>
          <w:tcPr>
            <w:tcW w:w="1626" w:type="pct"/>
          </w:tcPr>
          <w:p w:rsidR="0068228D" w:rsidP="0068228D" w:rsidRDefault="0068228D" w14:paraId="1B308B86" w14:textId="24F1D2F7">
            <w:pPr>
              <w:tabs>
                <w:tab w:val="left" w:pos="1356"/>
              </w:tabs>
            </w:pPr>
            <w:r w:rsidRPr="00060444">
              <w:rPr>
                <w:rFonts w:cs="CordiaUPC"/>
              </w:rPr>
              <w:t xml:space="preserve">Duration To </w:t>
            </w:r>
            <w:r w:rsidRPr="00060444">
              <w:rPr>
                <w:rFonts w:cs="CordiaUPC"/>
                <w:bCs/>
              </w:rPr>
              <w:t>must be less than or equal to</w:t>
            </w:r>
            <w:r w:rsidRPr="00060444">
              <w:rPr>
                <w:rFonts w:cs="CordiaUPC"/>
              </w:rPr>
              <w:t xml:space="preserve"> Package Duration</w:t>
            </w:r>
            <w:r>
              <w:rPr>
                <w:rFonts w:cs="CordiaUPC"/>
              </w:rPr>
              <w:t xml:space="preserve"> when </w:t>
            </w:r>
            <w:r w:rsidRPr="00060444">
              <w:rPr>
                <w:rFonts w:cs="CordiaUPC"/>
              </w:rPr>
              <w:t xml:space="preserve">Duration Type is </w:t>
            </w:r>
            <w:r w:rsidRPr="00060444"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Specific</w:t>
            </w:r>
            <w:r>
              <w:rPr>
                <w:rFonts w:cs="Angsana New"/>
                <w:cs/>
              </w:rPr>
              <w:t xml:space="preserve">” </w:t>
            </w:r>
            <w:r w:rsidRPr="00BE463F">
              <w:rPr>
                <w:rFonts w:cs="CordiaUPC"/>
              </w:rPr>
              <w:t>and Duration Unit is equal Package Duration Unit</w:t>
            </w:r>
            <w:r w:rsidRPr="00060444"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68228D" w:rsidP="0068228D" w:rsidRDefault="0068228D" w14:paraId="472FA8D9" w14:textId="77777777">
            <w:pPr>
              <w:tabs>
                <w:tab w:val="left" w:pos="1356"/>
              </w:tabs>
            </w:pPr>
            <w:r w:rsidRPr="008979A8">
              <w:rPr>
                <w:rFonts w:cs="Angsana New"/>
                <w:cs/>
              </w:rPr>
              <w:t>ถ้า</w:t>
            </w:r>
            <w:r w:rsidRPr="008979A8">
              <w:rPr>
                <w:rFonts w:cs="CordiaUPC"/>
              </w:rPr>
              <w:t xml:space="preserve"> Duration Type </w:t>
            </w:r>
            <w:r w:rsidRPr="008979A8">
              <w:rPr>
                <w:rFonts w:cs="Angsana New"/>
                <w:cs/>
              </w:rPr>
              <w:t>เท่ากับ “</w:t>
            </w:r>
            <w:r>
              <w:rPr>
                <w:rFonts w:cs="CordiaUPC"/>
              </w:rPr>
              <w:t>Specific</w:t>
            </w:r>
            <w:r w:rsidRPr="008979A8">
              <w:rPr>
                <w:rFonts w:cs="Angsana New"/>
                <w:cs/>
              </w:rPr>
              <w:t xml:space="preserve">” </w:t>
            </w:r>
            <w:r w:rsidRPr="00BE463F">
              <w:rPr>
                <w:rFonts w:cs="Angsana New"/>
                <w:cs/>
              </w:rPr>
              <w:t xml:space="preserve">และ </w:t>
            </w:r>
            <w:r w:rsidRPr="00BE463F">
              <w:rPr>
                <w:rFonts w:cs="CordiaUPC"/>
              </w:rPr>
              <w:t xml:space="preserve">Duration Unit </w:t>
            </w:r>
            <w:r w:rsidRPr="00BE463F">
              <w:rPr>
                <w:rFonts w:cs="Angsana New"/>
                <w:cs/>
              </w:rPr>
              <w:t xml:space="preserve">เท่ากับ </w:t>
            </w:r>
            <w:r w:rsidRPr="00BE463F">
              <w:rPr>
                <w:rFonts w:cs="CordiaUPC"/>
              </w:rPr>
              <w:t xml:space="preserve">Package Duration Unit </w:t>
            </w:r>
            <w:r w:rsidRPr="008979A8">
              <w:rPr>
                <w:rFonts w:cs="Angsana New"/>
                <w:cs/>
              </w:rPr>
              <w:t>ดังนั้น</w:t>
            </w:r>
            <w:r>
              <w:rPr>
                <w:rFonts w:cs="Angsana New"/>
                <w:cs/>
              </w:rPr>
              <w:t xml:space="preserve"> </w:t>
            </w:r>
            <w:r w:rsidRPr="008979A8">
              <w:rPr>
                <w:rFonts w:cs="CordiaUPC"/>
              </w:rPr>
              <w:t xml:space="preserve">Duration To </w:t>
            </w:r>
            <w:r w:rsidRPr="008979A8">
              <w:rPr>
                <w:rFonts w:cs="Angsana New"/>
                <w:cs/>
              </w:rPr>
              <w:t xml:space="preserve">จะต้องมีค่าน้อยกว่าหรือเท่ากับ </w:t>
            </w:r>
            <w:r w:rsidRPr="008979A8">
              <w:rPr>
                <w:rFonts w:cs="CordiaUPC"/>
              </w:rPr>
              <w:t>Package</w:t>
            </w:r>
            <w:r w:rsidRPr="008979A8">
              <w:rPr>
                <w:rFonts w:cs="Angsana New"/>
                <w:cs/>
              </w:rPr>
              <w:t xml:space="preserve"> </w:t>
            </w:r>
            <w:r w:rsidRPr="008979A8">
              <w:rPr>
                <w:rFonts w:cs="CordiaUPC"/>
              </w:rPr>
              <w:t>Duration</w:t>
            </w:r>
          </w:p>
          <w:p w:rsidR="0068228D" w:rsidP="0068228D" w:rsidRDefault="0068228D" w14:paraId="306566ED" w14:textId="0A6D6A7F">
            <w:pPr>
              <w:tabs>
                <w:tab w:val="left" w:pos="1356"/>
              </w:tabs>
            </w:pPr>
            <w:r>
              <w:rPr>
                <w:rFonts w:cs="CordiaUPC"/>
              </w:rPr>
              <w:t>Invisible</w:t>
            </w:r>
          </w:p>
        </w:tc>
        <w:tc>
          <w:tcPr>
            <w:tcW w:w="735" w:type="pct"/>
          </w:tcPr>
          <w:p w:rsidR="0068228D" w:rsidP="0068228D" w:rsidRDefault="0068228D" w14:paraId="3D2A645F" w14:textId="33EC4A34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68228D" w:rsidTr="00C829B7" w14:paraId="27305003" w14:textId="77777777">
        <w:tc>
          <w:tcPr>
            <w:tcW w:w="778" w:type="pct"/>
          </w:tcPr>
          <w:p w:rsidRPr="000E5AB7" w:rsidR="0068228D" w:rsidP="0068228D" w:rsidRDefault="0068228D" w14:paraId="1F968E76" w14:textId="037A4F98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0001</w:t>
            </w:r>
            <w:r>
              <w:rPr>
                <w:rFonts w:ascii="CordiaUPC" w:hAnsi="CordiaUPC" w:cs="CordiaUPC"/>
                <w:sz w:val="28"/>
                <w:szCs w:val="28"/>
              </w:rPr>
              <w:t>6</w:t>
            </w:r>
          </w:p>
        </w:tc>
        <w:tc>
          <w:tcPr>
            <w:tcW w:w="1626" w:type="pct"/>
          </w:tcPr>
          <w:p w:rsidRPr="00060444" w:rsidR="0068228D" w:rsidP="0068228D" w:rsidRDefault="0068228D" w14:paraId="6DE413FD" w14:textId="064C3F28">
            <w:pPr>
              <w:tabs>
                <w:tab w:val="left" w:pos="1356"/>
              </w:tabs>
              <w:rPr>
                <w:rFonts w:cs="CordiaUPC"/>
              </w:rPr>
            </w:pPr>
            <w:r w:rsidRPr="00060444">
              <w:rPr>
                <w:rFonts w:cs="CordiaUPC"/>
              </w:rPr>
              <w:t xml:space="preserve">Duration To </w:t>
            </w:r>
            <w:r w:rsidRPr="00060444">
              <w:rPr>
                <w:rFonts w:cs="CordiaUPC"/>
                <w:bCs/>
              </w:rPr>
              <w:t>must be equal to</w:t>
            </w:r>
            <w:r w:rsidRPr="00060444">
              <w:rPr>
                <w:rFonts w:cs="CordiaUPC"/>
              </w:rPr>
              <w:t xml:space="preserve"> Package Duration when Duration Type is </w:t>
            </w:r>
            <w:r w:rsidRPr="00060444">
              <w:rPr>
                <w:rFonts w:cs="Angsana New"/>
                <w:cs/>
              </w:rPr>
              <w:t>“</w:t>
            </w:r>
            <w:r w:rsidRPr="00060444">
              <w:rPr>
                <w:rFonts w:cs="CordiaUPC"/>
              </w:rPr>
              <w:t>Depend on Package</w:t>
            </w:r>
            <w:r w:rsidRPr="00060444">
              <w:rPr>
                <w:rFonts w:cs="Angsana New"/>
                <w:cs/>
              </w:rPr>
              <w:t>”</w:t>
            </w:r>
          </w:p>
        </w:tc>
        <w:tc>
          <w:tcPr>
            <w:tcW w:w="1861" w:type="pct"/>
          </w:tcPr>
          <w:p w:rsidRPr="008979A8" w:rsidR="0068228D" w:rsidP="0068228D" w:rsidRDefault="0068228D" w14:paraId="61DFC9EB" w14:textId="361F9934">
            <w:pPr>
              <w:tabs>
                <w:tab w:val="left" w:pos="1356"/>
              </w:tabs>
              <w:rPr>
                <w:rFonts w:cs="CordiaUPC"/>
                <w:cs/>
              </w:rPr>
            </w:pPr>
            <w:r w:rsidRPr="008979A8">
              <w:rPr>
                <w:rFonts w:cs="Angsana New"/>
                <w:cs/>
              </w:rPr>
              <w:t>ถ้า</w:t>
            </w:r>
            <w:r w:rsidRPr="008979A8">
              <w:rPr>
                <w:rFonts w:cs="CordiaUPC"/>
              </w:rPr>
              <w:t xml:space="preserve"> Duration Type </w:t>
            </w:r>
            <w:r w:rsidRPr="008979A8">
              <w:rPr>
                <w:rFonts w:cs="Angsana New"/>
                <w:cs/>
              </w:rPr>
              <w:t>เท่ากับ “</w:t>
            </w:r>
            <w:r w:rsidRPr="008979A8">
              <w:rPr>
                <w:rFonts w:cs="CordiaUPC"/>
              </w:rPr>
              <w:t>Depend on Package</w:t>
            </w:r>
            <w:r w:rsidRPr="008979A8">
              <w:rPr>
                <w:rFonts w:cs="Angsana New"/>
                <w:cs/>
              </w:rPr>
              <w:t>” ดังนั้น</w:t>
            </w:r>
            <w:r w:rsidRPr="008979A8">
              <w:rPr>
                <w:rFonts w:cs="CordiaUPC"/>
              </w:rPr>
              <w:t xml:space="preserve"> Duration To </w:t>
            </w:r>
            <w:r w:rsidRPr="008979A8">
              <w:rPr>
                <w:rFonts w:cs="Angsana New"/>
                <w:cs/>
              </w:rPr>
              <w:t xml:space="preserve">จะต้องมีค่าเท่ากับ </w:t>
            </w:r>
            <w:r w:rsidRPr="008979A8">
              <w:rPr>
                <w:rFonts w:cs="CordiaUPC"/>
              </w:rPr>
              <w:t>Package</w:t>
            </w:r>
            <w:r w:rsidRPr="008979A8">
              <w:rPr>
                <w:rFonts w:cs="Angsana New"/>
                <w:cs/>
              </w:rPr>
              <w:t xml:space="preserve"> </w:t>
            </w:r>
            <w:r w:rsidRPr="008979A8">
              <w:rPr>
                <w:rFonts w:cs="CordiaUPC"/>
              </w:rPr>
              <w:t>Duration</w:t>
            </w:r>
          </w:p>
        </w:tc>
        <w:tc>
          <w:tcPr>
            <w:tcW w:w="735" w:type="pct"/>
          </w:tcPr>
          <w:p w:rsidR="0068228D" w:rsidP="0068228D" w:rsidRDefault="0068228D" w14:paraId="615223B2" w14:textId="7545382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68228D" w:rsidTr="00C829B7" w14:paraId="272507DD" w14:textId="77777777">
        <w:tc>
          <w:tcPr>
            <w:tcW w:w="778" w:type="pct"/>
          </w:tcPr>
          <w:p w:rsidRPr="000E5AB7" w:rsidR="0068228D" w:rsidP="0068228D" w:rsidRDefault="0068228D" w14:paraId="7E20F82E" w14:textId="52AB5F88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hAnsi="CordiaUPC" w:cs="CordiaUPC"/>
                <w:sz w:val="28"/>
                <w:szCs w:val="28"/>
              </w:rPr>
              <w:t>00005</w:t>
            </w:r>
          </w:p>
        </w:tc>
        <w:tc>
          <w:tcPr>
            <w:tcW w:w="1626" w:type="pct"/>
          </w:tcPr>
          <w:p w:rsidRPr="00060444" w:rsidR="0068228D" w:rsidP="0068228D" w:rsidRDefault="0068228D" w14:paraId="51DDFFD6" w14:textId="137CD1BB">
            <w:pPr>
              <w:tabs>
                <w:tab w:val="left" w:pos="1356"/>
              </w:tabs>
              <w:rPr>
                <w:rFonts w:cs="CordiaUPC"/>
              </w:rPr>
            </w:pPr>
            <w:r w:rsidRPr="00060444">
              <w:rPr>
                <w:rFonts w:cs="CordiaUPC"/>
              </w:rPr>
              <w:t xml:space="preserve">Duration From </w:t>
            </w:r>
            <w:r w:rsidRPr="00060444">
              <w:rPr>
                <w:rFonts w:cs="CordiaUPC"/>
                <w:bCs/>
              </w:rPr>
              <w:t xml:space="preserve">must be </w:t>
            </w:r>
            <w:r w:rsidRPr="00060444">
              <w:rPr>
                <w:rFonts w:cs="Angsana New"/>
                <w:bCs/>
                <w:cs/>
              </w:rPr>
              <w:t>“</w:t>
            </w:r>
            <w:r w:rsidRPr="00060444">
              <w:rPr>
                <w:rFonts w:cs="CordiaUPC"/>
                <w:bCs/>
              </w:rPr>
              <w:t>1</w:t>
            </w:r>
            <w:r w:rsidRPr="00060444">
              <w:rPr>
                <w:rFonts w:cs="Angsana New"/>
                <w:bCs/>
                <w:cs/>
              </w:rPr>
              <w:t xml:space="preserve">” </w:t>
            </w:r>
            <w:r w:rsidRPr="00060444">
              <w:rPr>
                <w:rFonts w:cs="CordiaUPC"/>
              </w:rPr>
              <w:t xml:space="preserve"> when Duration Type is </w:t>
            </w:r>
            <w:r w:rsidRPr="00060444">
              <w:rPr>
                <w:rFonts w:cs="Angsana New"/>
                <w:cs/>
              </w:rPr>
              <w:t>“</w:t>
            </w:r>
            <w:r w:rsidRPr="00060444">
              <w:rPr>
                <w:rFonts w:cs="CordiaUPC"/>
              </w:rPr>
              <w:t>Depend on Package</w:t>
            </w:r>
            <w:r w:rsidRPr="00060444">
              <w:rPr>
                <w:rFonts w:cs="Angsana New"/>
                <w:cs/>
              </w:rPr>
              <w:t>”</w:t>
            </w:r>
          </w:p>
        </w:tc>
        <w:tc>
          <w:tcPr>
            <w:tcW w:w="1861" w:type="pct"/>
          </w:tcPr>
          <w:p w:rsidRPr="008979A8" w:rsidR="0068228D" w:rsidP="0068228D" w:rsidRDefault="0068228D" w14:paraId="4CAC89C9" w14:textId="3686A6EF">
            <w:pPr>
              <w:tabs>
                <w:tab w:val="left" w:pos="1356"/>
              </w:tabs>
              <w:rPr>
                <w:rFonts w:cs="CordiaUPC"/>
                <w:cs/>
              </w:rPr>
            </w:pPr>
            <w:r w:rsidRPr="008979A8">
              <w:rPr>
                <w:rFonts w:cs="Angsana New"/>
                <w:cs/>
              </w:rPr>
              <w:t>ถ้า</w:t>
            </w:r>
            <w:r w:rsidRPr="008979A8">
              <w:rPr>
                <w:rFonts w:cs="CordiaUPC"/>
              </w:rPr>
              <w:t xml:space="preserve"> Duration Type </w:t>
            </w:r>
            <w:r w:rsidRPr="008979A8">
              <w:rPr>
                <w:rFonts w:cs="Angsana New"/>
                <w:cs/>
              </w:rPr>
              <w:t>เท่ากับ “</w:t>
            </w:r>
            <w:r w:rsidRPr="008979A8">
              <w:rPr>
                <w:rFonts w:cs="CordiaUPC"/>
              </w:rPr>
              <w:t>Depend on Package</w:t>
            </w:r>
            <w:r w:rsidRPr="008979A8">
              <w:rPr>
                <w:rFonts w:cs="Angsana New"/>
                <w:cs/>
              </w:rPr>
              <w:t>” ดังนั้น</w:t>
            </w:r>
            <w:r w:rsidRPr="008979A8">
              <w:rPr>
                <w:rFonts w:cs="CordiaUPC"/>
              </w:rPr>
              <w:t xml:space="preserve"> Duration From </w:t>
            </w:r>
            <w:r w:rsidRPr="008979A8">
              <w:rPr>
                <w:rFonts w:cs="Angsana New"/>
                <w:cs/>
              </w:rPr>
              <w:t xml:space="preserve">จะต้องมีค่าเป็น </w:t>
            </w:r>
            <w:r w:rsidRPr="008979A8">
              <w:rPr>
                <w:rFonts w:cs="CordiaUPC"/>
              </w:rPr>
              <w:t xml:space="preserve">1 </w:t>
            </w:r>
            <w:r w:rsidRPr="008979A8">
              <w:rPr>
                <w:rFonts w:cs="Angsana New"/>
                <w:cs/>
              </w:rPr>
              <w:t>เสมอ</w:t>
            </w:r>
          </w:p>
        </w:tc>
        <w:tc>
          <w:tcPr>
            <w:tcW w:w="735" w:type="pct"/>
          </w:tcPr>
          <w:p w:rsidR="0068228D" w:rsidP="0068228D" w:rsidRDefault="0068228D" w14:paraId="122EC415" w14:textId="66BEFAE9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68228D" w:rsidTr="00C829B7" w14:paraId="799865AF" w14:textId="77777777">
        <w:tc>
          <w:tcPr>
            <w:tcW w:w="778" w:type="pct"/>
          </w:tcPr>
          <w:p w:rsidR="0068228D" w:rsidP="0068228D" w:rsidRDefault="0068228D" w14:paraId="644CD994" w14:textId="35E841DD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BE463F">
              <w:rPr>
                <w:rFonts w:ascii="CordiaUPC" w:hAnsi="CordiaUPC" w:cs="CordiaUPC"/>
                <w:sz w:val="28"/>
                <w:szCs w:val="28"/>
              </w:rPr>
              <w:t>00005</w:t>
            </w:r>
          </w:p>
        </w:tc>
        <w:tc>
          <w:tcPr>
            <w:tcW w:w="1626" w:type="pct"/>
          </w:tcPr>
          <w:p w:rsidRPr="00060444" w:rsidR="0068228D" w:rsidP="0068228D" w:rsidRDefault="0068228D" w14:paraId="7343F57A" w14:textId="5763CDFB">
            <w:pPr>
              <w:tabs>
                <w:tab w:val="left" w:pos="1356"/>
              </w:tabs>
              <w:rPr>
                <w:rFonts w:cs="CordiaUPC"/>
              </w:rPr>
            </w:pPr>
            <w:r w:rsidRPr="00060444">
              <w:rPr>
                <w:rFonts w:cs="CordiaUPC"/>
              </w:rPr>
              <w:t xml:space="preserve">Duration Unit </w:t>
            </w:r>
            <w:r w:rsidRPr="00060444">
              <w:rPr>
                <w:rFonts w:cs="CordiaUPC"/>
                <w:bCs/>
              </w:rPr>
              <w:t>must be equal to</w:t>
            </w:r>
            <w:r w:rsidRPr="00060444">
              <w:rPr>
                <w:rFonts w:cs="CordiaUPC"/>
              </w:rPr>
              <w:t xml:space="preserve"> Package Duration Unit</w:t>
            </w:r>
            <w:r>
              <w:rPr>
                <w:rFonts w:cs="Angsana New"/>
                <w:cs/>
              </w:rPr>
              <w:t xml:space="preserve"> </w:t>
            </w:r>
            <w:r w:rsidRPr="00BE463F">
              <w:rPr>
                <w:rFonts w:cs="CordiaUPC"/>
              </w:rPr>
              <w:t xml:space="preserve">when Duration Type is </w:t>
            </w:r>
            <w:r w:rsidRPr="00BE463F">
              <w:rPr>
                <w:rFonts w:cs="Angsana New"/>
                <w:cs/>
              </w:rPr>
              <w:t>“</w:t>
            </w:r>
            <w:r w:rsidRPr="00BE463F">
              <w:rPr>
                <w:rFonts w:cs="CordiaUPC"/>
              </w:rPr>
              <w:t>Depend on Package</w:t>
            </w:r>
            <w:r w:rsidRPr="00BE463F">
              <w:rPr>
                <w:rFonts w:cs="Angsana New"/>
                <w:cs/>
              </w:rPr>
              <w:t>”.</w:t>
            </w:r>
          </w:p>
        </w:tc>
        <w:tc>
          <w:tcPr>
            <w:tcW w:w="1861" w:type="pct"/>
          </w:tcPr>
          <w:p w:rsidRPr="008979A8" w:rsidR="0068228D" w:rsidP="0068228D" w:rsidRDefault="0068228D" w14:paraId="112D4D0C" w14:textId="2374B7BE">
            <w:pPr>
              <w:tabs>
                <w:tab w:val="left" w:pos="1356"/>
              </w:tabs>
              <w:rPr>
                <w:rFonts w:cs="CordiaUPC"/>
                <w:cs/>
              </w:rPr>
            </w:pPr>
            <w:r w:rsidRPr="00BE463F">
              <w:rPr>
                <w:rFonts w:cs="Angsana New"/>
                <w:cs/>
              </w:rPr>
              <w:t xml:space="preserve">ถ้า </w:t>
            </w:r>
            <w:r w:rsidRPr="00BE463F">
              <w:rPr>
                <w:rFonts w:cs="CordiaUPC"/>
              </w:rPr>
              <w:t xml:space="preserve">Duration Type </w:t>
            </w:r>
            <w:r w:rsidRPr="00BE463F">
              <w:rPr>
                <w:rFonts w:cs="Angsana New"/>
                <w:cs/>
              </w:rPr>
              <w:t>เท่ากับ “</w:t>
            </w:r>
            <w:r w:rsidRPr="00BE463F">
              <w:rPr>
                <w:rFonts w:cs="CordiaUPC"/>
              </w:rPr>
              <w:t>Depend on Package</w:t>
            </w:r>
            <w:r w:rsidRPr="00BE463F">
              <w:rPr>
                <w:rFonts w:cs="Angsana New"/>
                <w:cs/>
              </w:rPr>
              <w:t xml:space="preserve">” ดังนั้น </w:t>
            </w:r>
            <w:r w:rsidRPr="008979A8">
              <w:rPr>
                <w:rFonts w:cs="CordiaUPC"/>
              </w:rPr>
              <w:t xml:space="preserve">Duration Unit  </w:t>
            </w:r>
            <w:r w:rsidRPr="008979A8">
              <w:rPr>
                <w:rFonts w:cs="Angsana New"/>
                <w:cs/>
              </w:rPr>
              <w:t xml:space="preserve">จะต้องมีค่าเท่ากับ </w:t>
            </w:r>
            <w:r w:rsidRPr="008979A8">
              <w:rPr>
                <w:rFonts w:cs="CordiaUPC"/>
              </w:rPr>
              <w:t>Package</w:t>
            </w:r>
            <w:r w:rsidRPr="008979A8">
              <w:rPr>
                <w:rFonts w:cs="Angsana New"/>
                <w:cs/>
              </w:rPr>
              <w:t xml:space="preserve"> </w:t>
            </w:r>
            <w:r w:rsidRPr="008979A8">
              <w:rPr>
                <w:rFonts w:cs="CordiaUPC"/>
              </w:rPr>
              <w:t>Duration Unit</w:t>
            </w:r>
          </w:p>
        </w:tc>
        <w:tc>
          <w:tcPr>
            <w:tcW w:w="735" w:type="pct"/>
          </w:tcPr>
          <w:p w:rsidR="0068228D" w:rsidP="0068228D" w:rsidRDefault="0068228D" w14:paraId="11F1856D" w14:textId="377C4D4C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68228D" w:rsidTr="00C829B7" w14:paraId="4265AB4B" w14:textId="77777777">
        <w:tc>
          <w:tcPr>
            <w:tcW w:w="778" w:type="pct"/>
          </w:tcPr>
          <w:p w:rsidR="0068228D" w:rsidP="0068228D" w:rsidRDefault="0068228D" w14:paraId="2C331291" w14:textId="516943CC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26" w:type="pct"/>
          </w:tcPr>
          <w:p w:rsidRPr="00060444" w:rsidR="0068228D" w:rsidP="0068228D" w:rsidRDefault="0068228D" w14:paraId="3E5C0F61" w14:textId="4E5AC3FF">
            <w:pPr>
              <w:tabs>
                <w:tab w:val="left" w:pos="1356"/>
              </w:tabs>
              <w:rPr>
                <w:rFonts w:cs="CordiaUPC"/>
              </w:rPr>
            </w:pPr>
            <w:r>
              <w:rPr>
                <w:rFonts w:cs="CordiaUPC"/>
              </w:rPr>
              <w:t xml:space="preserve">Bill Cycle Type is required when </w:t>
            </w:r>
            <w:r>
              <w:t>C</w:t>
            </w:r>
            <w:r w:rsidRPr="00766CC1">
              <w:t>ustomer</w:t>
            </w:r>
            <w:r>
              <w:rPr>
                <w:rFonts w:cs="Angsana New"/>
                <w:cs/>
              </w:rPr>
              <w:t xml:space="preserve"> </w:t>
            </w:r>
            <w:r w:rsidRPr="00766CC1">
              <w:t>Type</w:t>
            </w:r>
            <w:r>
              <w:t xml:space="preserve"> is </w:t>
            </w:r>
            <w:r>
              <w:rPr>
                <w:rFonts w:cs="Angsana New"/>
                <w:cs/>
              </w:rPr>
              <w:t>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>”.</w:t>
            </w:r>
          </w:p>
        </w:tc>
        <w:tc>
          <w:tcPr>
            <w:tcW w:w="1861" w:type="pct"/>
          </w:tcPr>
          <w:p w:rsidRPr="008979A8" w:rsidR="0068228D" w:rsidP="0068228D" w:rsidRDefault="0068228D" w14:paraId="6CC6D9BF" w14:textId="0B1DF424">
            <w:pPr>
              <w:tabs>
                <w:tab w:val="left" w:pos="1356"/>
              </w:tabs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ถ้า </w:t>
            </w:r>
            <w:r w:rsidRPr="00766CC1">
              <w:t>customerType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Pre</w:t>
            </w:r>
            <w:r>
              <w:rPr>
                <w:rFonts w:cs="Angsana New"/>
                <w:cs/>
              </w:rPr>
              <w:t>-</w:t>
            </w:r>
            <w:r>
              <w:rPr>
                <w:rFonts w:cs="CordiaUPC"/>
              </w:rP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ดังนั้น </w:t>
            </w:r>
            <w:r>
              <w:rPr>
                <w:rFonts w:cs="CordiaUPC"/>
              </w:rPr>
              <w:t xml:space="preserve">Bill Cycle Type </w:t>
            </w:r>
            <w:r>
              <w:rPr>
                <w:rFonts w:hint="cs" w:cs="Angsana New"/>
                <w:cs/>
              </w:rPr>
              <w:t xml:space="preserve">จะต้องเป็น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="0068228D" w:rsidP="0068228D" w:rsidRDefault="0068228D" w14:paraId="239C689A" w14:textId="172BCF24">
            <w:pPr>
              <w:rPr>
                <w:rFonts w:cs="CordiaUPC"/>
                <w:szCs w:val="36"/>
              </w:rPr>
            </w:pPr>
            <w:r w:rsidRPr="001B0BC3">
              <w:rPr>
                <w:rFonts w:cs="CordiaUPC"/>
                <w:szCs w:val="36"/>
              </w:rPr>
              <w:t>Yes</w:t>
            </w:r>
          </w:p>
        </w:tc>
      </w:tr>
      <w:tr w:rsidR="0068228D" w:rsidTr="00C829B7" w14:paraId="55F5CBFD" w14:textId="77777777">
        <w:tc>
          <w:tcPr>
            <w:tcW w:w="778" w:type="pct"/>
          </w:tcPr>
          <w:p w:rsidRPr="000E5AB7" w:rsidR="0068228D" w:rsidP="0068228D" w:rsidRDefault="0068228D" w14:paraId="48E69D43" w14:textId="519F8479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26" w:type="pct"/>
          </w:tcPr>
          <w:p w:rsidR="0068228D" w:rsidP="0068228D" w:rsidRDefault="0068228D" w14:paraId="522BF86B" w14:textId="6FA9EE72">
            <w:pPr>
              <w:tabs>
                <w:tab w:val="left" w:pos="1356"/>
              </w:tabs>
              <w:rPr>
                <w:rFonts w:cs="CordiaUPC"/>
              </w:rPr>
            </w:pPr>
            <w:r>
              <w:rPr>
                <w:rFonts w:cs="CordiaUPC"/>
              </w:rPr>
              <w:t xml:space="preserve">Bill Cycle Value is required when </w:t>
            </w:r>
            <w:r>
              <w:t>C</w:t>
            </w:r>
            <w:r w:rsidRPr="00766CC1">
              <w:t>ustomer</w:t>
            </w:r>
            <w:r>
              <w:rPr>
                <w:rFonts w:cs="Angsana New"/>
                <w:cs/>
              </w:rPr>
              <w:t xml:space="preserve"> </w:t>
            </w:r>
            <w:r w:rsidRPr="00766CC1">
              <w:t>Type</w:t>
            </w:r>
            <w:r>
              <w:t xml:space="preserve"> is </w:t>
            </w:r>
            <w:r>
              <w:rPr>
                <w:rFonts w:cs="Angsana New"/>
                <w:cs/>
              </w:rPr>
              <w:t>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>”.</w:t>
            </w:r>
          </w:p>
        </w:tc>
        <w:tc>
          <w:tcPr>
            <w:tcW w:w="1861" w:type="pct"/>
          </w:tcPr>
          <w:p w:rsidR="0068228D" w:rsidP="0068228D" w:rsidRDefault="0068228D" w14:paraId="7BE5FBFB" w14:textId="652D791B">
            <w:pPr>
              <w:tabs>
                <w:tab w:val="left" w:pos="1356"/>
              </w:tabs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ถ้า </w:t>
            </w:r>
            <w:r w:rsidRPr="00766CC1">
              <w:t>customerType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Pre</w:t>
            </w:r>
            <w:r>
              <w:rPr>
                <w:rFonts w:cs="Angsana New"/>
                <w:cs/>
              </w:rPr>
              <w:t>-</w:t>
            </w:r>
            <w:r>
              <w:rPr>
                <w:rFonts w:cs="CordiaUPC"/>
              </w:rP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ดังนั้น </w:t>
            </w:r>
            <w:r>
              <w:rPr>
                <w:rFonts w:cs="CordiaUPC"/>
              </w:rPr>
              <w:t xml:space="preserve">Bill Cycle Value </w:t>
            </w:r>
            <w:r>
              <w:rPr>
                <w:rFonts w:hint="cs" w:cs="Angsana New"/>
                <w:cs/>
              </w:rPr>
              <w:t xml:space="preserve">จะต้องเป็น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Pr="001B0BC3" w:rsidR="0068228D" w:rsidP="0068228D" w:rsidRDefault="0068228D" w14:paraId="4100C797" w14:textId="1C8BFE04">
            <w:pPr>
              <w:rPr>
                <w:rFonts w:cs="CordiaUPC"/>
                <w:szCs w:val="36"/>
              </w:rPr>
            </w:pPr>
            <w:r w:rsidRPr="001B0BC3">
              <w:rPr>
                <w:rFonts w:cs="CordiaUPC"/>
                <w:szCs w:val="36"/>
              </w:rPr>
              <w:t>Yes</w:t>
            </w:r>
          </w:p>
        </w:tc>
      </w:tr>
      <w:tr w:rsidR="0068228D" w:rsidTr="00C829B7" w14:paraId="1D1DA820" w14:textId="77777777">
        <w:tc>
          <w:tcPr>
            <w:tcW w:w="778" w:type="pct"/>
          </w:tcPr>
          <w:p w:rsidRPr="000E5AB7" w:rsidR="0068228D" w:rsidP="0068228D" w:rsidRDefault="0068228D" w14:paraId="3EC6A486" w14:textId="15C7A5F9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26" w:type="pct"/>
          </w:tcPr>
          <w:p w:rsidR="0068228D" w:rsidP="0068228D" w:rsidRDefault="0068228D" w14:paraId="65A28B5C" w14:textId="27370CD6">
            <w:pPr>
              <w:tabs>
                <w:tab w:val="left" w:pos="1356"/>
              </w:tabs>
              <w:rPr>
                <w:rFonts w:cs="CordiaUPC"/>
              </w:rPr>
            </w:pPr>
            <w:r>
              <w:rPr>
                <w:rFonts w:cs="CordiaUPC"/>
              </w:rPr>
              <w:t xml:space="preserve">Bill Cycle Unit is required when </w:t>
            </w:r>
            <w:r>
              <w:t>C</w:t>
            </w:r>
            <w:r w:rsidRPr="00766CC1">
              <w:t>ustomer</w:t>
            </w:r>
            <w:r>
              <w:rPr>
                <w:rFonts w:cs="Angsana New"/>
                <w:cs/>
              </w:rPr>
              <w:t xml:space="preserve"> </w:t>
            </w:r>
            <w:r w:rsidRPr="00766CC1">
              <w:t>Type</w:t>
            </w:r>
            <w:r>
              <w:t xml:space="preserve"> is </w:t>
            </w:r>
            <w:r>
              <w:rPr>
                <w:rFonts w:cs="Angsana New"/>
                <w:cs/>
              </w:rPr>
              <w:t>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>”.</w:t>
            </w:r>
          </w:p>
        </w:tc>
        <w:tc>
          <w:tcPr>
            <w:tcW w:w="1861" w:type="pct"/>
          </w:tcPr>
          <w:p w:rsidR="0068228D" w:rsidP="0068228D" w:rsidRDefault="0068228D" w14:paraId="27C92ABB" w14:textId="05F43D3F">
            <w:pPr>
              <w:tabs>
                <w:tab w:val="left" w:pos="1356"/>
              </w:tabs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ถ้า </w:t>
            </w:r>
            <w:r w:rsidRPr="00766CC1">
              <w:t>customerType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Pre</w:t>
            </w:r>
            <w:r>
              <w:rPr>
                <w:rFonts w:cs="Angsana New"/>
                <w:cs/>
              </w:rPr>
              <w:t>-</w:t>
            </w:r>
            <w:r>
              <w:rPr>
                <w:rFonts w:cs="CordiaUPC"/>
              </w:rP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ดังนั้น </w:t>
            </w:r>
            <w:r>
              <w:rPr>
                <w:rFonts w:cs="CordiaUPC"/>
              </w:rPr>
              <w:t xml:space="preserve">Bill Cycle Unit </w:t>
            </w:r>
            <w:r>
              <w:rPr>
                <w:rFonts w:hint="cs" w:cs="Angsana New"/>
                <w:cs/>
              </w:rPr>
              <w:t xml:space="preserve">จะต้องเป็น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Pr="001B0BC3" w:rsidR="0068228D" w:rsidP="0068228D" w:rsidRDefault="0068228D" w14:paraId="6B790765" w14:textId="05DE42A7">
            <w:pPr>
              <w:rPr>
                <w:rFonts w:cs="CordiaUPC"/>
                <w:szCs w:val="36"/>
              </w:rPr>
            </w:pPr>
            <w:r w:rsidRPr="001B0BC3">
              <w:rPr>
                <w:rFonts w:cs="CordiaUPC"/>
                <w:szCs w:val="36"/>
              </w:rPr>
              <w:t>Yes</w:t>
            </w:r>
          </w:p>
        </w:tc>
      </w:tr>
      <w:tr w:rsidR="0068228D" w:rsidTr="00C829B7" w14:paraId="05B79261" w14:textId="77777777">
        <w:tc>
          <w:tcPr>
            <w:tcW w:w="778" w:type="pct"/>
          </w:tcPr>
          <w:p w:rsidRPr="000E5AB7" w:rsidR="0068228D" w:rsidP="0068228D" w:rsidRDefault="0068228D" w14:paraId="4E108BF2" w14:textId="6E774570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C40991">
              <w:t>00023</w:t>
            </w:r>
          </w:p>
        </w:tc>
        <w:tc>
          <w:tcPr>
            <w:tcW w:w="1626" w:type="pct"/>
          </w:tcPr>
          <w:p w:rsidR="0068228D" w:rsidP="0068228D" w:rsidRDefault="0068228D" w14:paraId="6BD59C73" w14:textId="70AFCE59">
            <w:pPr>
              <w:tabs>
                <w:tab w:val="left" w:pos="1356"/>
              </w:tabs>
              <w:rPr>
                <w:rFonts w:cs="CordiaUPC"/>
              </w:rPr>
            </w:pPr>
            <w:r>
              <w:rPr>
                <w:rFonts w:cs="CordiaUPC"/>
              </w:rPr>
              <w:t>Bill Cycle Value</w:t>
            </w:r>
            <w:r>
              <w:t xml:space="preserve"> must be Integer </w:t>
            </w:r>
            <w:r>
              <w:rPr>
                <w:rFonts w:cs="Angsana New"/>
                <w:cs/>
              </w:rPr>
              <w:t>(</w:t>
            </w:r>
            <w:r>
              <w:t>Min 1, Max 99,999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1861" w:type="pct"/>
          </w:tcPr>
          <w:p w:rsidR="0068228D" w:rsidP="0068228D" w:rsidRDefault="0068228D" w14:paraId="7CDFEA4D" w14:textId="37A216CB">
            <w:pPr>
              <w:tabs>
                <w:tab w:val="left" w:pos="1356"/>
              </w:tabs>
              <w:rPr>
                <w:rFonts w:cs="CordiaUPC"/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billCycleValue </w:t>
            </w:r>
            <w:r>
              <w:rPr>
                <w:rFonts w:hint="cs"/>
                <w:cs/>
              </w:rPr>
              <w:t xml:space="preserve">มีค่า ดังนั้น </w:t>
            </w:r>
            <w:r>
              <w:t xml:space="preserve">billCycleValue </w:t>
            </w:r>
            <w:r>
              <w:rPr>
                <w:rFonts w:hint="cs"/>
                <w:cs/>
              </w:rPr>
              <w:t xml:space="preserve">จะต้องเป็นจำนวนเต็มและมีค่าอยู่ในช่วง </w:t>
            </w:r>
            <w:r>
              <w:t xml:space="preserve">1 </w:t>
            </w:r>
            <w:r>
              <w:rPr>
                <w:rFonts w:cs="Angsana New"/>
                <w:cs/>
              </w:rPr>
              <w:t xml:space="preserve">– </w:t>
            </w:r>
            <w:r>
              <w:t>99,999</w:t>
            </w:r>
          </w:p>
        </w:tc>
        <w:tc>
          <w:tcPr>
            <w:tcW w:w="735" w:type="pct"/>
          </w:tcPr>
          <w:p w:rsidRPr="001B0BC3" w:rsidR="0068228D" w:rsidP="0068228D" w:rsidRDefault="0068228D" w14:paraId="352C75FF" w14:textId="77777777">
            <w:pPr>
              <w:rPr>
                <w:rFonts w:cs="CordiaUPC"/>
                <w:szCs w:val="36"/>
              </w:rPr>
            </w:pPr>
          </w:p>
        </w:tc>
      </w:tr>
      <w:tr w:rsidR="0068228D" w:rsidTr="00C829B7" w14:paraId="034F1C8E" w14:textId="77777777">
        <w:tc>
          <w:tcPr>
            <w:tcW w:w="778" w:type="pct"/>
          </w:tcPr>
          <w:p w:rsidRPr="00C40991" w:rsidR="0068228D" w:rsidP="0068228D" w:rsidRDefault="0068228D" w14:paraId="36081200" w14:textId="0D0721F8">
            <w:pPr>
              <w:pStyle w:val="BodyTextTable"/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0001</w:t>
            </w:r>
            <w:r>
              <w:rPr>
                <w:rFonts w:ascii="CordiaUPC" w:hAnsi="CordiaUPC" w:cs="CordiaUPC"/>
                <w:sz w:val="28"/>
                <w:szCs w:val="28"/>
              </w:rPr>
              <w:t>6</w:t>
            </w:r>
          </w:p>
        </w:tc>
        <w:tc>
          <w:tcPr>
            <w:tcW w:w="1626" w:type="pct"/>
          </w:tcPr>
          <w:p w:rsidR="0068228D" w:rsidP="0068228D" w:rsidRDefault="0068228D" w14:paraId="6EA76602" w14:textId="65AEEB47">
            <w:pPr>
              <w:tabs>
                <w:tab w:val="left" w:pos="1356"/>
              </w:tabs>
              <w:rPr>
                <w:rFonts w:cs="CordiaUPC"/>
              </w:rPr>
            </w:pPr>
            <w:r>
              <w:rPr>
                <w:rFonts w:cs="CordiaUPC"/>
              </w:rPr>
              <w:t>Bill Cycle Value</w:t>
            </w:r>
            <w:r>
              <w:rPr>
                <w:rFonts w:cs="Angsana New"/>
                <w:cs/>
              </w:rPr>
              <w:t xml:space="preserve"> </w:t>
            </w:r>
            <w:r w:rsidRPr="00060444">
              <w:rPr>
                <w:rFonts w:cs="CordiaUPC"/>
                <w:bCs/>
              </w:rPr>
              <w:t>must be equal to</w:t>
            </w:r>
            <w:r w:rsidRPr="00060444">
              <w:rPr>
                <w:rFonts w:cs="CordiaUPC"/>
              </w:rPr>
              <w:t xml:space="preserve"> Package Duration when Duration Type is </w:t>
            </w:r>
            <w:r w:rsidRPr="00060444">
              <w:rPr>
                <w:rFonts w:cs="Angsana New"/>
                <w:cs/>
              </w:rPr>
              <w:t>“</w:t>
            </w:r>
            <w:r w:rsidRPr="00060444">
              <w:rPr>
                <w:rFonts w:cs="CordiaUPC"/>
              </w:rPr>
              <w:t>Depend on Package</w:t>
            </w:r>
            <w:r w:rsidRPr="00060444">
              <w:rPr>
                <w:rFonts w:cs="Angsana New"/>
                <w:cs/>
              </w:rPr>
              <w:t>”</w:t>
            </w:r>
          </w:p>
        </w:tc>
        <w:tc>
          <w:tcPr>
            <w:tcW w:w="1861" w:type="pct"/>
          </w:tcPr>
          <w:p w:rsidR="0068228D" w:rsidP="0068228D" w:rsidRDefault="0068228D" w14:paraId="27015D07" w14:textId="0284FEDE">
            <w:pPr>
              <w:tabs>
                <w:tab w:val="left" w:pos="1356"/>
              </w:tabs>
              <w:rPr>
                <w:cs/>
              </w:rPr>
            </w:pPr>
            <w:r w:rsidRPr="008979A8">
              <w:rPr>
                <w:rFonts w:cs="Angsana New"/>
                <w:cs/>
              </w:rPr>
              <w:t xml:space="preserve">ถ้า </w:t>
            </w:r>
            <w:r>
              <w:rPr>
                <w:rFonts w:cs="CordiaUPC"/>
              </w:rPr>
              <w:t>Bill Cycle</w:t>
            </w:r>
            <w:r w:rsidRPr="008979A8">
              <w:rPr>
                <w:rFonts w:cs="CordiaUPC"/>
              </w:rPr>
              <w:t xml:space="preserve"> Type </w:t>
            </w:r>
            <w:r w:rsidRPr="008979A8">
              <w:rPr>
                <w:rFonts w:cs="Angsana New"/>
                <w:cs/>
              </w:rPr>
              <w:t>เท่ากับ “</w:t>
            </w:r>
            <w:r w:rsidRPr="008979A8">
              <w:rPr>
                <w:rFonts w:cs="CordiaUPC"/>
              </w:rPr>
              <w:t>Depend on Package</w:t>
            </w:r>
            <w:r w:rsidRPr="008979A8">
              <w:rPr>
                <w:rFonts w:cs="Angsana New"/>
                <w:cs/>
              </w:rPr>
              <w:t xml:space="preserve">” ดังนั้น </w:t>
            </w:r>
            <w:r>
              <w:rPr>
                <w:rFonts w:cs="CordiaUPC"/>
              </w:rPr>
              <w:t>Bill Cycle Value</w:t>
            </w:r>
            <w:r w:rsidRPr="008979A8">
              <w:rPr>
                <w:rFonts w:cs="Angsana New"/>
                <w:cs/>
              </w:rPr>
              <w:t xml:space="preserve"> จะต้องมีค่าเท่ากับ </w:t>
            </w:r>
            <w:r w:rsidRPr="008979A8">
              <w:rPr>
                <w:rFonts w:cs="CordiaUPC"/>
              </w:rPr>
              <w:t>Package</w:t>
            </w:r>
            <w:r w:rsidRPr="008979A8">
              <w:rPr>
                <w:rFonts w:cs="Angsana New"/>
                <w:cs/>
              </w:rPr>
              <w:t xml:space="preserve"> </w:t>
            </w:r>
            <w:r>
              <w:rPr>
                <w:rFonts w:cs="CordiaUPC"/>
              </w:rPr>
              <w:t>Bill Cycle</w:t>
            </w:r>
          </w:p>
        </w:tc>
        <w:tc>
          <w:tcPr>
            <w:tcW w:w="735" w:type="pct"/>
          </w:tcPr>
          <w:p w:rsidRPr="001B0BC3" w:rsidR="0068228D" w:rsidP="0068228D" w:rsidRDefault="0068228D" w14:paraId="7A5AAA95" w14:textId="43324D69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68228D" w:rsidTr="00C829B7" w14:paraId="4CDCFAAD" w14:textId="77777777">
        <w:tc>
          <w:tcPr>
            <w:tcW w:w="778" w:type="pct"/>
          </w:tcPr>
          <w:p w:rsidRPr="000E5AB7" w:rsidR="0068228D" w:rsidP="0068228D" w:rsidRDefault="0068228D" w14:paraId="784077CA" w14:textId="5489A726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0001</w:t>
            </w:r>
            <w:r>
              <w:rPr>
                <w:rFonts w:ascii="CordiaUPC" w:hAnsi="CordiaUPC" w:cs="CordiaUPC"/>
                <w:sz w:val="28"/>
                <w:szCs w:val="28"/>
              </w:rPr>
              <w:t>6</w:t>
            </w:r>
          </w:p>
        </w:tc>
        <w:tc>
          <w:tcPr>
            <w:tcW w:w="1626" w:type="pct"/>
          </w:tcPr>
          <w:p w:rsidR="0068228D" w:rsidP="0068228D" w:rsidRDefault="0068228D" w14:paraId="5C407F29" w14:textId="3FDE30A6">
            <w:pPr>
              <w:tabs>
                <w:tab w:val="left" w:pos="1356"/>
              </w:tabs>
              <w:rPr>
                <w:rFonts w:cs="CordiaUPC"/>
              </w:rPr>
            </w:pPr>
            <w:r>
              <w:rPr>
                <w:rFonts w:cs="CordiaUPC"/>
              </w:rPr>
              <w:t xml:space="preserve">Bill Cycle Unit </w:t>
            </w:r>
            <w:r w:rsidRPr="00060444">
              <w:rPr>
                <w:rFonts w:cs="CordiaUPC"/>
                <w:bCs/>
              </w:rPr>
              <w:t>must be equal to</w:t>
            </w:r>
            <w:r w:rsidRPr="00060444">
              <w:rPr>
                <w:rFonts w:cs="CordiaUPC"/>
              </w:rPr>
              <w:t xml:space="preserve"> Package Duration when Duration Type is </w:t>
            </w:r>
            <w:r w:rsidRPr="00060444">
              <w:rPr>
                <w:rFonts w:cs="Angsana New"/>
                <w:cs/>
              </w:rPr>
              <w:t>“</w:t>
            </w:r>
            <w:r w:rsidRPr="00060444">
              <w:rPr>
                <w:rFonts w:cs="CordiaUPC"/>
              </w:rPr>
              <w:t>Depend on Package</w:t>
            </w:r>
            <w:r w:rsidRPr="00060444">
              <w:rPr>
                <w:rFonts w:cs="Angsana New"/>
                <w:cs/>
              </w:rPr>
              <w:t>”</w:t>
            </w:r>
          </w:p>
        </w:tc>
        <w:tc>
          <w:tcPr>
            <w:tcW w:w="1861" w:type="pct"/>
          </w:tcPr>
          <w:p w:rsidRPr="008979A8" w:rsidR="0068228D" w:rsidP="0068228D" w:rsidRDefault="0068228D" w14:paraId="315B2E9F" w14:textId="49FD33F6">
            <w:pPr>
              <w:tabs>
                <w:tab w:val="left" w:pos="1356"/>
              </w:tabs>
              <w:rPr>
                <w:rFonts w:cs="CordiaUPC"/>
                <w:cs/>
              </w:rPr>
            </w:pPr>
            <w:r w:rsidRPr="008979A8">
              <w:rPr>
                <w:rFonts w:cs="Angsana New"/>
                <w:cs/>
              </w:rPr>
              <w:t xml:space="preserve">ถ้า </w:t>
            </w:r>
            <w:r>
              <w:rPr>
                <w:rFonts w:cs="CordiaUPC"/>
              </w:rPr>
              <w:t>Bill Cycle</w:t>
            </w:r>
            <w:r w:rsidRPr="008979A8">
              <w:rPr>
                <w:rFonts w:cs="CordiaUPC"/>
              </w:rPr>
              <w:t xml:space="preserve"> Type </w:t>
            </w:r>
            <w:r w:rsidRPr="008979A8">
              <w:rPr>
                <w:rFonts w:cs="Angsana New"/>
                <w:cs/>
              </w:rPr>
              <w:t>เท่ากับ “</w:t>
            </w:r>
            <w:r w:rsidRPr="008979A8">
              <w:rPr>
                <w:rFonts w:cs="CordiaUPC"/>
              </w:rPr>
              <w:t>Depend on Package</w:t>
            </w:r>
            <w:r w:rsidRPr="008979A8">
              <w:rPr>
                <w:rFonts w:cs="Angsana New"/>
                <w:cs/>
              </w:rPr>
              <w:t xml:space="preserve">” ดังนั้น </w:t>
            </w:r>
            <w:r>
              <w:rPr>
                <w:rFonts w:cs="CordiaUPC"/>
              </w:rPr>
              <w:t>Bill Cycle Unit</w:t>
            </w:r>
            <w:r w:rsidRPr="008979A8">
              <w:rPr>
                <w:rFonts w:cs="Angsana New"/>
                <w:cs/>
              </w:rPr>
              <w:t xml:space="preserve"> จะต้องมีค่าเท่ากับ </w:t>
            </w:r>
            <w:r w:rsidRPr="008979A8">
              <w:rPr>
                <w:rFonts w:cs="CordiaUPC"/>
              </w:rPr>
              <w:t>Package</w:t>
            </w:r>
            <w:r w:rsidRPr="008979A8">
              <w:rPr>
                <w:rFonts w:cs="Angsana New"/>
                <w:cs/>
              </w:rPr>
              <w:t xml:space="preserve"> </w:t>
            </w:r>
            <w:r>
              <w:rPr>
                <w:rFonts w:cs="CordiaUPC"/>
              </w:rPr>
              <w:t>Bill Cycle Unit</w:t>
            </w:r>
          </w:p>
        </w:tc>
        <w:tc>
          <w:tcPr>
            <w:tcW w:w="735" w:type="pct"/>
          </w:tcPr>
          <w:p w:rsidR="0068228D" w:rsidP="0068228D" w:rsidRDefault="0068228D" w14:paraId="121864BA" w14:textId="11BF2E2D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</w:tbl>
    <w:p w:rsidRPr="008979A8" w:rsidR="007E2BED" w:rsidP="00BB3F68" w:rsidRDefault="007E2BED" w14:paraId="7E4D0690" w14:textId="77777777">
      <w:pPr>
        <w:pStyle w:val="Heading3"/>
        <w:numPr>
          <w:ilvl w:val="0"/>
          <w:numId w:val="132"/>
        </w:numPr>
        <w:rPr>
          <w:rFonts w:ascii="CordiaUPC" w:hAnsi="CordiaUPC" w:cs="CordiaUPC"/>
          <w:sz w:val="32"/>
          <w:szCs w:val="32"/>
        </w:rPr>
      </w:pPr>
      <w:r w:rsidRPr="008979A8">
        <w:rPr>
          <w:rFonts w:ascii="CordiaUPC" w:hAnsi="CordiaUPC" w:cs="CordiaUPC"/>
          <w:sz w:val="32"/>
          <w:szCs w:val="32"/>
        </w:rPr>
        <w:t>Mapping to DB</w:t>
      </w:r>
    </w:p>
    <w:tbl>
      <w:tblPr>
        <w:tblW w:w="4977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348"/>
        <w:gridCol w:w="2486"/>
        <w:gridCol w:w="4141"/>
      </w:tblGrid>
      <w:tr w:rsidRPr="008979A8" w:rsidR="007E2BED" w:rsidTr="00C829B7" w14:paraId="548B7386" w14:textId="77777777">
        <w:trPr>
          <w:cantSplit/>
          <w:tblHeader/>
        </w:trPr>
        <w:tc>
          <w:tcPr>
            <w:tcW w:w="1308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7E2BED" w:rsidP="00C829B7" w:rsidRDefault="007E2BED" w14:paraId="6C01B746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Database Table</w:t>
            </w:r>
          </w:p>
        </w:tc>
        <w:tc>
          <w:tcPr>
            <w:tcW w:w="1385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7E2BED" w:rsidP="00C829B7" w:rsidRDefault="007E2BED" w14:paraId="18E0E71A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Database Column</w:t>
            </w:r>
          </w:p>
        </w:tc>
        <w:tc>
          <w:tcPr>
            <w:tcW w:w="2307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7E2BED" w:rsidP="00C829B7" w:rsidRDefault="007E2BED" w14:paraId="070E8EDD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Field on Screen</w:t>
            </w:r>
          </w:p>
        </w:tc>
      </w:tr>
      <w:tr w:rsidRPr="008979A8" w:rsidR="00AC16B5" w:rsidTr="00C829B7" w14:paraId="46102821" w14:textId="77777777">
        <w:tc>
          <w:tcPr>
            <w:tcW w:w="1308" w:type="pct"/>
            <w:vMerge w:val="restart"/>
          </w:tcPr>
          <w:p w:rsidR="00AC16B5" w:rsidP="002D7FDA" w:rsidRDefault="00AC16B5" w14:paraId="682F6C35" w14:textId="29A1FE5C">
            <w:pPr>
              <w:rPr>
                <w:rFonts w:cs="CordiaUPC"/>
              </w:rPr>
            </w:pPr>
            <w:r>
              <w:rPr>
                <w:rFonts w:cs="CordiaUPC"/>
              </w:rPr>
              <w:t>MASS_PO_DETAIL</w:t>
            </w:r>
          </w:p>
        </w:tc>
        <w:tc>
          <w:tcPr>
            <w:tcW w:w="1385" w:type="pct"/>
          </w:tcPr>
          <w:p w:rsidR="00AC16B5" w:rsidP="00C829B7" w:rsidRDefault="00AC16B5" w14:paraId="7E5713D4" w14:textId="0C464977">
            <w:pPr>
              <w:spacing w:after="0"/>
              <w:rPr>
                <w:rFonts w:cs="CordiaUPC"/>
              </w:rPr>
            </w:pPr>
            <w:r>
              <w:rPr>
                <w:rFonts w:cs="CordiaUPC"/>
              </w:rPr>
              <w:t>VDO_BUNDLE_TYPE</w:t>
            </w:r>
          </w:p>
        </w:tc>
        <w:tc>
          <w:tcPr>
            <w:tcW w:w="2307" w:type="pct"/>
          </w:tcPr>
          <w:p w:rsidR="00AC16B5" w:rsidP="00C829B7" w:rsidRDefault="00AC16B5" w14:paraId="6DA09F67" w14:textId="7F7D07DC">
            <w:pPr>
              <w:spacing w:after="0"/>
              <w:rPr>
                <w:rFonts w:cs="CordiaUPC"/>
                <w:cs/>
              </w:rPr>
            </w:pPr>
            <w:r>
              <w:t>vdoBundleType</w:t>
            </w:r>
          </w:p>
        </w:tc>
      </w:tr>
      <w:tr w:rsidRPr="008979A8" w:rsidR="00AC16B5" w:rsidTr="00C829B7" w14:paraId="51A4A3D1" w14:textId="77777777">
        <w:tc>
          <w:tcPr>
            <w:tcW w:w="1308" w:type="pct"/>
            <w:vMerge/>
          </w:tcPr>
          <w:p w:rsidR="00AC16B5" w:rsidP="002D7FDA" w:rsidRDefault="00AC16B5" w14:paraId="37223E6D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AC16B5" w:rsidP="00C829B7" w:rsidRDefault="00AC16B5" w14:paraId="37C1BF07" w14:textId="2924A938">
            <w:pPr>
              <w:spacing w:after="0"/>
              <w:rPr>
                <w:rFonts w:cs="CordiaUPC"/>
              </w:rPr>
            </w:pPr>
            <w:r>
              <w:rPr>
                <w:rFonts w:cs="CordiaUPC"/>
              </w:rPr>
              <w:t>REVENUE_SHARING_FLAG</w:t>
            </w:r>
          </w:p>
        </w:tc>
        <w:tc>
          <w:tcPr>
            <w:tcW w:w="2307" w:type="pct"/>
          </w:tcPr>
          <w:p w:rsidR="00AC16B5" w:rsidP="00C829B7" w:rsidRDefault="00AC16B5" w14:paraId="1ECA4ACF" w14:textId="7E7C868F">
            <w:pPr>
              <w:spacing w:after="0"/>
            </w:pPr>
            <w:r>
              <w:t>revenueSharingFlag</w:t>
            </w:r>
          </w:p>
        </w:tc>
      </w:tr>
      <w:tr w:rsidRPr="008979A8" w:rsidR="00B35D0E" w:rsidTr="00C829B7" w14:paraId="6F678EE7" w14:textId="77777777">
        <w:tc>
          <w:tcPr>
            <w:tcW w:w="1308" w:type="pct"/>
            <w:vMerge w:val="restart"/>
          </w:tcPr>
          <w:p w:rsidRPr="008979A8" w:rsidR="00B35D0E" w:rsidP="002D7FDA" w:rsidRDefault="00B35D0E" w14:paraId="04DBC136" w14:textId="31F61C92">
            <w:pPr>
              <w:rPr>
                <w:rFonts w:cs="CordiaUPC"/>
              </w:rPr>
            </w:pPr>
            <w:r>
              <w:rPr>
                <w:rFonts w:cs="CordiaUPC"/>
              </w:rPr>
              <w:t>MASS</w:t>
            </w:r>
            <w:r w:rsidRPr="00F33A0D">
              <w:rPr>
                <w:rFonts w:cs="CordiaUPC"/>
              </w:rPr>
              <w:t>_</w:t>
            </w:r>
            <w:r>
              <w:rPr>
                <w:rFonts w:cs="CordiaUPC"/>
              </w:rPr>
              <w:t>CONTENT_VDO</w:t>
            </w:r>
          </w:p>
        </w:tc>
        <w:tc>
          <w:tcPr>
            <w:tcW w:w="1385" w:type="pct"/>
          </w:tcPr>
          <w:p w:rsidRPr="008979A8" w:rsidR="00B35D0E" w:rsidP="00C829B7" w:rsidRDefault="00B35D0E" w14:paraId="7D8FECCF" w14:textId="3E21DDD1">
            <w:pPr>
              <w:spacing w:after="0"/>
              <w:rPr>
                <w:rFonts w:cs="CordiaUPC"/>
              </w:rPr>
            </w:pPr>
            <w:r>
              <w:rPr>
                <w:rFonts w:cs="CordiaUPC"/>
              </w:rPr>
              <w:t>ROW_ID</w:t>
            </w:r>
          </w:p>
        </w:tc>
        <w:tc>
          <w:tcPr>
            <w:tcW w:w="2307" w:type="pct"/>
          </w:tcPr>
          <w:p w:rsidR="00B35D0E" w:rsidP="00C829B7" w:rsidRDefault="00B35D0E" w14:paraId="34477D28" w14:textId="77777777">
            <w:pPr>
              <w:spacing w:after="0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ครั้งแรก</w:t>
            </w:r>
          </w:p>
          <w:p w:rsidR="00B35D0E" w:rsidP="00C829B7" w:rsidRDefault="00B35D0E" w14:paraId="35994664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ให้ระบบ </w:t>
            </w:r>
            <w:r>
              <w:rPr>
                <w:rFonts w:cs="CordiaUPC"/>
              </w:rPr>
              <w:t xml:space="preserve">Auto Generate </w:t>
            </w:r>
          </w:p>
          <w:p w:rsidR="00B35D0E" w:rsidP="00C829B7" w:rsidRDefault="00B35D0E" w14:paraId="542E4285" w14:textId="77777777">
            <w:pPr>
              <w:spacing w:after="0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ครั้งถัดไป</w:t>
            </w:r>
          </w:p>
          <w:p w:rsidRPr="008979A8" w:rsidR="00B35D0E" w:rsidP="00C829B7" w:rsidRDefault="00B35D0E" w14:paraId="157CCA3F" w14:textId="0DBABA24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ให้ใช้ </w:t>
            </w:r>
            <w:r>
              <w:rPr>
                <w:rFonts w:cs="CordiaUPC"/>
              </w:rPr>
              <w:t xml:space="preserve">Row ID </w:t>
            </w:r>
            <w:r>
              <w:rPr>
                <w:rFonts w:hint="cs" w:cs="Angsana New"/>
                <w:cs/>
              </w:rPr>
              <w:t>เดิม</w:t>
            </w:r>
          </w:p>
        </w:tc>
      </w:tr>
      <w:tr w:rsidRPr="008979A8" w:rsidR="00B35D0E" w:rsidTr="00C829B7" w14:paraId="60AB338F" w14:textId="77777777">
        <w:tc>
          <w:tcPr>
            <w:tcW w:w="1308" w:type="pct"/>
            <w:vMerge/>
          </w:tcPr>
          <w:p w:rsidRPr="008979A8" w:rsidR="00B35D0E" w:rsidP="00C829B7" w:rsidRDefault="00B35D0E" w14:paraId="72E220B6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B35D0E" w:rsidP="00C829B7" w:rsidRDefault="00B35D0E" w14:paraId="680DDC6D" w14:textId="4F83B80A">
            <w:pPr>
              <w:spacing w:after="0"/>
              <w:rPr>
                <w:rFonts w:cs="CordiaUPC"/>
              </w:rPr>
            </w:pPr>
            <w:r>
              <w:rPr>
                <w:rFonts w:cs="CordiaUPC"/>
              </w:rPr>
              <w:t>REFERENCE</w:t>
            </w:r>
            <w:r w:rsidRPr="008979A8">
              <w:rPr>
                <w:rFonts w:cs="CordiaUPC"/>
              </w:rPr>
              <w:t>_ROW_ID</w:t>
            </w:r>
          </w:p>
        </w:tc>
        <w:tc>
          <w:tcPr>
            <w:tcW w:w="2307" w:type="pct"/>
          </w:tcPr>
          <w:p w:rsidR="00B35D0E" w:rsidP="00C829B7" w:rsidRDefault="00B35D0E" w14:paraId="76CE3A9B" w14:textId="0B3843FC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>ให้</w:t>
            </w:r>
            <w:r w:rsidRPr="008979A8">
              <w:rPr>
                <w:rFonts w:cs="Angsana New"/>
                <w:cs/>
              </w:rPr>
              <w:t>ใช้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CordiaUPC"/>
              </w:rPr>
              <w:t>MASS_PO_DETAIL</w:t>
            </w:r>
            <w:r w:rsidRPr="008979A8">
              <w:rPr>
                <w:rFonts w:cs="Angsana New"/>
                <w:cs/>
              </w:rPr>
              <w:t>.</w:t>
            </w:r>
            <w:r w:rsidRPr="008979A8">
              <w:rPr>
                <w:rFonts w:cs="CordiaUPC"/>
              </w:rPr>
              <w:t>ROW_ID</w:t>
            </w:r>
            <w:r>
              <w:rPr>
                <w:rFonts w:hint="cs" w:cs="Angsana New"/>
                <w:cs/>
              </w:rPr>
              <w:t xml:space="preserve"> เดิม</w:t>
            </w:r>
          </w:p>
        </w:tc>
      </w:tr>
      <w:tr w:rsidRPr="008979A8" w:rsidR="00B35D0E" w:rsidTr="00C829B7" w14:paraId="26706B57" w14:textId="77777777">
        <w:tc>
          <w:tcPr>
            <w:tcW w:w="1308" w:type="pct"/>
            <w:vMerge/>
          </w:tcPr>
          <w:p w:rsidRPr="008979A8" w:rsidR="00B35D0E" w:rsidP="00C829B7" w:rsidRDefault="00B35D0E" w14:paraId="0DEC2DA1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B35D0E" w:rsidP="00C829B7" w:rsidRDefault="00B35D0E" w14:paraId="389F2BEA" w14:textId="41D2B196">
            <w:pPr>
              <w:spacing w:after="0"/>
              <w:rPr>
                <w:rFonts w:cs="CordiaUPC"/>
              </w:rPr>
            </w:pPr>
            <w:r w:rsidRPr="008979A8">
              <w:rPr>
                <w:rFonts w:cs="CordiaUPC"/>
              </w:rPr>
              <w:t>FREE_RESOURCE_TYPE</w:t>
            </w:r>
          </w:p>
        </w:tc>
        <w:tc>
          <w:tcPr>
            <w:tcW w:w="2307" w:type="pct"/>
          </w:tcPr>
          <w:p w:rsidR="00B35D0E" w:rsidP="00C829B7" w:rsidRDefault="00B35D0E" w14:paraId="4D649336" w14:textId="4AF39E2F">
            <w:pPr>
              <w:rPr>
                <w:rFonts w:cs="CordiaUPC"/>
                <w:cs/>
              </w:rPr>
            </w:pPr>
            <w:r w:rsidRPr="008979A8">
              <w:rPr>
                <w:rFonts w:cs="Angsana New"/>
                <w:cs/>
              </w:rPr>
              <w:t xml:space="preserve">ให้ </w:t>
            </w:r>
            <w:r w:rsidRPr="008979A8">
              <w:rPr>
                <w:rFonts w:cs="CordiaUPC"/>
              </w:rPr>
              <w:t xml:space="preserve">Default </w:t>
            </w:r>
            <w:r w:rsidRPr="008979A8">
              <w:rPr>
                <w:rFonts w:cs="Angsana New"/>
                <w:cs/>
              </w:rPr>
              <w:t>ค่าเป็น “</w:t>
            </w:r>
            <w:r w:rsidRPr="008979A8">
              <w:rPr>
                <w:rFonts w:cs="CordiaUPC"/>
              </w:rPr>
              <w:t>Product Pricing</w:t>
            </w:r>
            <w:r w:rsidRPr="008979A8">
              <w:rPr>
                <w:rFonts w:cs="Angsana New"/>
                <w:cs/>
              </w:rPr>
              <w:t>”</w:t>
            </w:r>
          </w:p>
        </w:tc>
      </w:tr>
      <w:tr w:rsidRPr="008979A8" w:rsidR="00B35D0E" w:rsidTr="00C829B7" w14:paraId="5670F752" w14:textId="77777777">
        <w:tc>
          <w:tcPr>
            <w:tcW w:w="1308" w:type="pct"/>
            <w:vMerge/>
          </w:tcPr>
          <w:p w:rsidRPr="008979A8" w:rsidR="00B35D0E" w:rsidP="00C829B7" w:rsidRDefault="00B35D0E" w14:paraId="23EA88FB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B35D0E" w:rsidP="00C829B7" w:rsidRDefault="00B35D0E" w14:paraId="7795C744" w14:textId="64283BDB">
            <w:pPr>
              <w:spacing w:after="0"/>
              <w:rPr>
                <w:rFonts w:cs="CordiaUPC"/>
              </w:rPr>
            </w:pPr>
            <w:r>
              <w:rPr>
                <w:rFonts w:cs="CordiaUPC"/>
              </w:rPr>
              <w:t>SOURCE_CONTENT</w:t>
            </w:r>
          </w:p>
        </w:tc>
        <w:tc>
          <w:tcPr>
            <w:tcW w:w="2307" w:type="pct"/>
          </w:tcPr>
          <w:p w:rsidR="00B35D0E" w:rsidP="00C829B7" w:rsidRDefault="00B35D0E" w14:paraId="1FE813B2" w14:textId="77777777">
            <w:pPr>
              <w:tabs>
                <w:tab w:val="left" w:pos="1356"/>
              </w:tabs>
            </w:pPr>
            <w:r>
              <w:t>sourceContent</w:t>
            </w:r>
          </w:p>
          <w:p w:rsidRPr="008979A8" w:rsidR="00B35D0E" w:rsidP="00C829B7" w:rsidRDefault="00B35D0E" w14:paraId="480A83D9" w14:textId="77777777">
            <w:pPr>
              <w:rPr>
                <w:rFonts w:cs="CordiaUPC"/>
                <w:cs/>
              </w:rPr>
            </w:pPr>
          </w:p>
        </w:tc>
      </w:tr>
      <w:tr w:rsidRPr="008979A8" w:rsidR="00B35D0E" w:rsidTr="00C829B7" w14:paraId="62B7963C" w14:textId="77777777">
        <w:tc>
          <w:tcPr>
            <w:tcW w:w="1308" w:type="pct"/>
            <w:vMerge/>
          </w:tcPr>
          <w:p w:rsidRPr="008979A8" w:rsidR="00B35D0E" w:rsidP="00C829B7" w:rsidRDefault="00B35D0E" w14:paraId="46CCD650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B35D0E" w:rsidP="00C829B7" w:rsidRDefault="00B35D0E" w14:paraId="3B468684" w14:textId="7F9862CC">
            <w:pPr>
              <w:spacing w:after="0"/>
              <w:rPr>
                <w:rFonts w:cs="CordiaUPC"/>
              </w:rPr>
            </w:pPr>
            <w:r>
              <w:rPr>
                <w:rFonts w:cs="CordiaUPC"/>
              </w:rPr>
              <w:t>PACKAGE_GROUP_NAME</w:t>
            </w:r>
          </w:p>
        </w:tc>
        <w:tc>
          <w:tcPr>
            <w:tcW w:w="2307" w:type="pct"/>
          </w:tcPr>
          <w:p w:rsidRPr="008979A8" w:rsidR="00B35D0E" w:rsidP="00C829B7" w:rsidRDefault="00B35D0E" w14:paraId="1BA34C6C" w14:textId="0403A137">
            <w:pPr>
              <w:rPr>
                <w:rFonts w:cs="CordiaUPC"/>
                <w:cs/>
              </w:rPr>
            </w:pPr>
            <w:r>
              <w:rPr>
                <w:color w:val="000000" w:themeColor="text1"/>
              </w:rPr>
              <w:t>packageGroupName</w:t>
            </w:r>
          </w:p>
        </w:tc>
      </w:tr>
      <w:tr w:rsidRPr="008979A8" w:rsidR="00B35D0E" w:rsidTr="00C829B7" w14:paraId="2F906D42" w14:textId="77777777">
        <w:tc>
          <w:tcPr>
            <w:tcW w:w="1308" w:type="pct"/>
            <w:vMerge/>
          </w:tcPr>
          <w:p w:rsidRPr="008979A8" w:rsidR="00B35D0E" w:rsidP="00C829B7" w:rsidRDefault="00B35D0E" w14:paraId="0DE3C28B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B35D0E" w:rsidP="00C829B7" w:rsidRDefault="00B35D0E" w14:paraId="75AB0C62" w14:textId="1413177C">
            <w:pPr>
              <w:spacing w:after="0"/>
              <w:rPr>
                <w:rFonts w:cs="CordiaUPC"/>
              </w:rPr>
            </w:pPr>
            <w:r>
              <w:rPr>
                <w:rFonts w:cs="CordiaUPC"/>
              </w:rPr>
              <w:t>SERVICES</w:t>
            </w:r>
          </w:p>
        </w:tc>
        <w:tc>
          <w:tcPr>
            <w:tcW w:w="2307" w:type="pct"/>
          </w:tcPr>
          <w:p w:rsidRPr="008979A8" w:rsidR="00B35D0E" w:rsidP="00C829B7" w:rsidRDefault="00B35D0E" w14:paraId="3E070D27" w14:textId="40CD5365">
            <w:pPr>
              <w:rPr>
                <w:rFonts w:cs="CordiaUPC"/>
              </w:rPr>
            </w:pPr>
            <w:r>
              <w:rPr>
                <w:color w:val="000000" w:themeColor="text1"/>
              </w:rPr>
              <w:t xml:space="preserve">services </w:t>
            </w:r>
            <w:r>
              <w:rPr>
                <w:rFonts w:hint="cs"/>
                <w:color w:val="000000" w:themeColor="text1"/>
                <w:cs/>
              </w:rPr>
              <w:t xml:space="preserve">หรือ </w:t>
            </w:r>
            <w:r>
              <w:rPr>
                <w:color w:val="000000" w:themeColor="text1"/>
              </w:rPr>
              <w:t>servicesCp</w:t>
            </w:r>
          </w:p>
        </w:tc>
      </w:tr>
      <w:tr w:rsidRPr="008979A8" w:rsidR="00B35D0E" w:rsidTr="00C829B7" w14:paraId="610A673E" w14:textId="77777777">
        <w:tc>
          <w:tcPr>
            <w:tcW w:w="1308" w:type="pct"/>
            <w:vMerge/>
          </w:tcPr>
          <w:p w:rsidRPr="008979A8" w:rsidR="00B35D0E" w:rsidP="00C829B7" w:rsidRDefault="00B35D0E" w14:paraId="235FAE5E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F33A0D" w:rsidR="00B35D0E" w:rsidP="00C829B7" w:rsidRDefault="00B35D0E" w14:paraId="28B115BB" w14:textId="6727A58A">
            <w:pPr>
              <w:spacing w:after="0"/>
              <w:rPr>
                <w:rFonts w:cs="CordiaUPC"/>
              </w:rPr>
            </w:pPr>
            <w:r>
              <w:rPr>
                <w:szCs w:val="36"/>
              </w:rPr>
              <w:t>DURATION_TYPE</w:t>
            </w:r>
          </w:p>
        </w:tc>
        <w:tc>
          <w:tcPr>
            <w:tcW w:w="2307" w:type="pct"/>
          </w:tcPr>
          <w:p w:rsidR="00B35D0E" w:rsidP="00C829B7" w:rsidRDefault="00B35D0E" w14:paraId="2C9B68A6" w14:textId="77068E2C">
            <w:pPr>
              <w:rPr>
                <w:rFonts w:cs="CordiaUPC"/>
                <w:cs/>
              </w:rPr>
            </w:pPr>
            <w:r>
              <w:rPr>
                <w:rFonts w:cs="CordiaUPC"/>
              </w:rPr>
              <w:t>d</w:t>
            </w:r>
            <w:r w:rsidRPr="008979A8">
              <w:rPr>
                <w:rFonts w:cs="CordiaUPC"/>
              </w:rPr>
              <w:t>urationType</w:t>
            </w:r>
          </w:p>
        </w:tc>
      </w:tr>
      <w:tr w:rsidRPr="008979A8" w:rsidR="00B35D0E" w:rsidTr="00C829B7" w14:paraId="3D075CFA" w14:textId="77777777">
        <w:tc>
          <w:tcPr>
            <w:tcW w:w="1308" w:type="pct"/>
            <w:vMerge/>
          </w:tcPr>
          <w:p w:rsidRPr="008979A8" w:rsidR="00B35D0E" w:rsidP="00C829B7" w:rsidRDefault="00B35D0E" w14:paraId="1CFDC04D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B35D0E" w:rsidP="00C829B7" w:rsidRDefault="00B35D0E" w14:paraId="4DC71640" w14:textId="5E86B9F6">
            <w:pPr>
              <w:spacing w:after="0"/>
              <w:rPr>
                <w:szCs w:val="36"/>
              </w:rPr>
            </w:pPr>
            <w:r>
              <w:rPr>
                <w:szCs w:val="36"/>
              </w:rPr>
              <w:t>DURATION_FROM</w:t>
            </w:r>
          </w:p>
        </w:tc>
        <w:tc>
          <w:tcPr>
            <w:tcW w:w="2307" w:type="pct"/>
          </w:tcPr>
          <w:p w:rsidR="00B35D0E" w:rsidP="00C829B7" w:rsidRDefault="00B35D0E" w14:paraId="69AD6BA4" w14:textId="7198F5B8">
            <w:pPr>
              <w:rPr>
                <w:rFonts w:cs="CordiaUPC"/>
              </w:rPr>
            </w:pPr>
            <w:r>
              <w:rPr>
                <w:rFonts w:cs="CordiaUPC"/>
              </w:rPr>
              <w:t>d</w:t>
            </w:r>
            <w:r w:rsidRPr="008979A8">
              <w:rPr>
                <w:rFonts w:cs="CordiaUPC"/>
              </w:rPr>
              <w:t>urationFrom</w:t>
            </w:r>
          </w:p>
        </w:tc>
      </w:tr>
      <w:tr w:rsidRPr="008979A8" w:rsidR="00B35D0E" w:rsidTr="00C829B7" w14:paraId="790CF4E4" w14:textId="77777777">
        <w:tc>
          <w:tcPr>
            <w:tcW w:w="1308" w:type="pct"/>
            <w:vMerge/>
          </w:tcPr>
          <w:p w:rsidRPr="008979A8" w:rsidR="00B35D0E" w:rsidP="00C829B7" w:rsidRDefault="00B35D0E" w14:paraId="3667BAB9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B35D0E" w:rsidP="00C829B7" w:rsidRDefault="00B35D0E" w14:paraId="44730F64" w14:textId="011BCA3D">
            <w:pPr>
              <w:spacing w:after="0"/>
              <w:rPr>
                <w:szCs w:val="36"/>
              </w:rPr>
            </w:pPr>
            <w:r>
              <w:rPr>
                <w:szCs w:val="36"/>
              </w:rPr>
              <w:t>DURATION_TO</w:t>
            </w:r>
          </w:p>
        </w:tc>
        <w:tc>
          <w:tcPr>
            <w:tcW w:w="2307" w:type="pct"/>
          </w:tcPr>
          <w:p w:rsidR="00B35D0E" w:rsidP="00C829B7" w:rsidRDefault="00B35D0E" w14:paraId="0D225469" w14:textId="222A3FEF">
            <w:pPr>
              <w:rPr>
                <w:rFonts w:cs="CordiaUPC"/>
              </w:rPr>
            </w:pPr>
            <w:r>
              <w:rPr>
                <w:rFonts w:cs="CordiaUPC"/>
              </w:rPr>
              <w:t>d</w:t>
            </w:r>
            <w:r w:rsidRPr="008979A8">
              <w:rPr>
                <w:rFonts w:cs="CordiaUPC"/>
              </w:rPr>
              <w:t>urationTo</w:t>
            </w:r>
          </w:p>
        </w:tc>
      </w:tr>
      <w:tr w:rsidRPr="008979A8" w:rsidR="00B35D0E" w:rsidTr="00C829B7" w14:paraId="29767C24" w14:textId="77777777">
        <w:tc>
          <w:tcPr>
            <w:tcW w:w="1308" w:type="pct"/>
            <w:vMerge/>
          </w:tcPr>
          <w:p w:rsidRPr="008979A8" w:rsidR="00B35D0E" w:rsidP="00C829B7" w:rsidRDefault="00B35D0E" w14:paraId="1BDE8AEC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B35D0E" w:rsidP="00C829B7" w:rsidRDefault="00B35D0E" w14:paraId="4384451E" w14:textId="41854C1E">
            <w:pPr>
              <w:spacing w:after="0"/>
              <w:rPr>
                <w:szCs w:val="36"/>
              </w:rPr>
            </w:pPr>
            <w:r>
              <w:rPr>
                <w:szCs w:val="36"/>
              </w:rPr>
              <w:t>DURATION_UNIT</w:t>
            </w:r>
          </w:p>
        </w:tc>
        <w:tc>
          <w:tcPr>
            <w:tcW w:w="2307" w:type="pct"/>
          </w:tcPr>
          <w:p w:rsidR="00B35D0E" w:rsidP="00C829B7" w:rsidRDefault="00B35D0E" w14:paraId="445C7161" w14:textId="31C5E8FA">
            <w:pPr>
              <w:rPr>
                <w:rFonts w:cs="CordiaUPC"/>
              </w:rPr>
            </w:pPr>
            <w:r>
              <w:rPr>
                <w:rFonts w:cs="CordiaUPC"/>
              </w:rPr>
              <w:t>d</w:t>
            </w:r>
            <w:r w:rsidRPr="008979A8">
              <w:rPr>
                <w:rFonts w:cs="CordiaUPC"/>
              </w:rPr>
              <w:t>urationUnit</w:t>
            </w:r>
          </w:p>
        </w:tc>
      </w:tr>
      <w:tr w:rsidRPr="008979A8" w:rsidR="00B35D0E" w:rsidTr="00C829B7" w14:paraId="209686FC" w14:textId="77777777">
        <w:tc>
          <w:tcPr>
            <w:tcW w:w="1308" w:type="pct"/>
            <w:vMerge/>
          </w:tcPr>
          <w:p w:rsidRPr="008979A8" w:rsidR="00B35D0E" w:rsidP="00C829B7" w:rsidRDefault="00B35D0E" w14:paraId="05E51312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B35D0E" w:rsidP="00C829B7" w:rsidRDefault="00B35D0E" w14:paraId="40194BAB" w14:textId="49C53907">
            <w:pPr>
              <w:spacing w:after="0"/>
              <w:rPr>
                <w:szCs w:val="36"/>
              </w:rPr>
            </w:pPr>
            <w:r>
              <w:rPr>
                <w:szCs w:val="36"/>
              </w:rPr>
              <w:t>BILL_CYCLE_TYPE</w:t>
            </w:r>
          </w:p>
        </w:tc>
        <w:tc>
          <w:tcPr>
            <w:tcW w:w="2307" w:type="pct"/>
          </w:tcPr>
          <w:p w:rsidR="00B35D0E" w:rsidP="00C829B7" w:rsidRDefault="00B35D0E" w14:paraId="2578A674" w14:textId="2E29A653">
            <w:pPr>
              <w:rPr>
                <w:rFonts w:cs="CordiaUPC"/>
              </w:rPr>
            </w:pPr>
            <w:r>
              <w:rPr>
                <w:rFonts w:cs="CordiaUPC"/>
              </w:rPr>
              <w:t>billCycleType</w:t>
            </w:r>
          </w:p>
        </w:tc>
      </w:tr>
      <w:tr w:rsidRPr="008979A8" w:rsidR="00B35D0E" w:rsidTr="00C829B7" w14:paraId="2C3DC94B" w14:textId="77777777">
        <w:tc>
          <w:tcPr>
            <w:tcW w:w="1308" w:type="pct"/>
            <w:vMerge/>
          </w:tcPr>
          <w:p w:rsidRPr="008979A8" w:rsidR="00B35D0E" w:rsidP="00C829B7" w:rsidRDefault="00B35D0E" w14:paraId="22CB6B95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B35D0E" w:rsidP="00C829B7" w:rsidRDefault="00B35D0E" w14:paraId="70EAEF12" w14:textId="59601B7C">
            <w:pPr>
              <w:spacing w:after="0"/>
              <w:rPr>
                <w:szCs w:val="36"/>
              </w:rPr>
            </w:pPr>
            <w:r>
              <w:rPr>
                <w:szCs w:val="36"/>
              </w:rPr>
              <w:t>BILL_CYCLE_VALUE</w:t>
            </w:r>
          </w:p>
        </w:tc>
        <w:tc>
          <w:tcPr>
            <w:tcW w:w="2307" w:type="pct"/>
          </w:tcPr>
          <w:p w:rsidR="00B35D0E" w:rsidP="00C829B7" w:rsidRDefault="00B35D0E" w14:paraId="7FE26B5D" w14:textId="570B4AB3">
            <w:pPr>
              <w:rPr>
                <w:rFonts w:cs="CordiaUPC"/>
              </w:rPr>
            </w:pPr>
            <w:r>
              <w:rPr>
                <w:rFonts w:cs="CordiaUPC"/>
              </w:rPr>
              <w:t>billCycleValue</w:t>
            </w:r>
          </w:p>
        </w:tc>
      </w:tr>
      <w:tr w:rsidRPr="008979A8" w:rsidR="00B35D0E" w:rsidTr="00C829B7" w14:paraId="65EDCFE0" w14:textId="77777777">
        <w:tc>
          <w:tcPr>
            <w:tcW w:w="1308" w:type="pct"/>
            <w:vMerge/>
          </w:tcPr>
          <w:p w:rsidRPr="008979A8" w:rsidR="00B35D0E" w:rsidP="00C829B7" w:rsidRDefault="00B35D0E" w14:paraId="19B8061F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B35D0E" w:rsidP="00C829B7" w:rsidRDefault="00B35D0E" w14:paraId="43CFA529" w14:textId="6F4CB79D">
            <w:pPr>
              <w:spacing w:after="0"/>
              <w:rPr>
                <w:szCs w:val="36"/>
              </w:rPr>
            </w:pPr>
            <w:r>
              <w:rPr>
                <w:szCs w:val="36"/>
              </w:rPr>
              <w:t>BILL_CYCLE_UNIT</w:t>
            </w:r>
          </w:p>
        </w:tc>
        <w:tc>
          <w:tcPr>
            <w:tcW w:w="2307" w:type="pct"/>
          </w:tcPr>
          <w:p w:rsidR="00B35D0E" w:rsidP="00C829B7" w:rsidRDefault="00B35D0E" w14:paraId="0FFFDDD4" w14:textId="6D2CE9CF">
            <w:pPr>
              <w:rPr>
                <w:rFonts w:cs="CordiaUPC"/>
              </w:rPr>
            </w:pPr>
            <w:r>
              <w:rPr>
                <w:rFonts w:cs="CordiaUPC"/>
              </w:rPr>
              <w:t>billCycleUnit</w:t>
            </w:r>
          </w:p>
        </w:tc>
      </w:tr>
      <w:tr w:rsidRPr="008979A8" w:rsidR="00B35D0E" w:rsidTr="00C829B7" w14:paraId="0F5085B6" w14:textId="77777777">
        <w:tc>
          <w:tcPr>
            <w:tcW w:w="1308" w:type="pct"/>
            <w:vMerge/>
          </w:tcPr>
          <w:p w:rsidRPr="008979A8" w:rsidR="00B35D0E" w:rsidP="00B35D0E" w:rsidRDefault="00B35D0E" w14:paraId="52E71F04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B35D0E" w:rsidP="00B35D0E" w:rsidRDefault="00B35D0E" w14:paraId="079DCB93" w14:textId="13051CCC">
            <w:pPr>
              <w:spacing w:after="0"/>
              <w:rPr>
                <w:szCs w:val="36"/>
              </w:rPr>
            </w:pPr>
            <w:r>
              <w:t>DEDUCT_TYPE</w:t>
            </w:r>
          </w:p>
        </w:tc>
        <w:tc>
          <w:tcPr>
            <w:tcW w:w="2307" w:type="pct"/>
          </w:tcPr>
          <w:p w:rsidR="00B35D0E" w:rsidP="00B35D0E" w:rsidRDefault="00B35D0E" w14:paraId="4B978830" w14:textId="462E800C">
            <w:pPr>
              <w:rPr>
                <w:rFonts w:cs="CordiaUPC"/>
              </w:rPr>
            </w:pPr>
            <w:r>
              <w:rPr>
                <w:rFonts w:cs="CordiaUPC"/>
              </w:rPr>
              <w:t>deductType</w:t>
            </w:r>
          </w:p>
        </w:tc>
      </w:tr>
      <w:tr w:rsidRPr="008979A8" w:rsidR="00B35D0E" w:rsidTr="00C829B7" w14:paraId="5A3E7780" w14:textId="77777777">
        <w:tc>
          <w:tcPr>
            <w:tcW w:w="1308" w:type="pct"/>
            <w:vMerge w:val="restart"/>
          </w:tcPr>
          <w:p w:rsidRPr="008979A8" w:rsidR="00B35D0E" w:rsidP="00B35D0E" w:rsidRDefault="00B35D0E" w14:paraId="3D721BA2" w14:textId="4C0FB6C1">
            <w:pPr>
              <w:rPr>
                <w:rFonts w:cs="CordiaUPC"/>
              </w:rPr>
            </w:pPr>
            <w:r>
              <w:rPr>
                <w:rFonts w:cs="CordiaUPC"/>
              </w:rPr>
              <w:t>MASS</w:t>
            </w:r>
            <w:r w:rsidRPr="00F33A0D">
              <w:rPr>
                <w:rFonts w:cs="CordiaUPC"/>
              </w:rPr>
              <w:t>_</w:t>
            </w:r>
            <w:r>
              <w:rPr>
                <w:rFonts w:cs="CordiaUPC"/>
              </w:rPr>
              <w:t>CONTENT_VDO_PLATFORM</w:t>
            </w:r>
          </w:p>
        </w:tc>
        <w:tc>
          <w:tcPr>
            <w:tcW w:w="1385" w:type="pct"/>
          </w:tcPr>
          <w:p w:rsidR="00B35D0E" w:rsidP="00B35D0E" w:rsidRDefault="00B35D0E" w14:paraId="5D9AEA72" w14:textId="11AB77E8">
            <w:pPr>
              <w:spacing w:after="0"/>
              <w:rPr>
                <w:szCs w:val="36"/>
              </w:rPr>
            </w:pPr>
            <w:r>
              <w:rPr>
                <w:rFonts w:cs="CordiaUPC"/>
              </w:rPr>
              <w:t>ROW_ID</w:t>
            </w:r>
          </w:p>
        </w:tc>
        <w:tc>
          <w:tcPr>
            <w:tcW w:w="2307" w:type="pct"/>
          </w:tcPr>
          <w:p w:rsidR="00B35D0E" w:rsidP="00B35D0E" w:rsidRDefault="00B35D0E" w14:paraId="7A23B72D" w14:textId="77777777">
            <w:pPr>
              <w:spacing w:after="0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ครั้งแรก</w:t>
            </w:r>
          </w:p>
          <w:p w:rsidR="00B35D0E" w:rsidP="00B35D0E" w:rsidRDefault="00B35D0E" w14:paraId="47372685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ให้ระบบ </w:t>
            </w:r>
            <w:r>
              <w:rPr>
                <w:rFonts w:cs="CordiaUPC"/>
              </w:rPr>
              <w:t xml:space="preserve">Auto Generate </w:t>
            </w:r>
          </w:p>
          <w:p w:rsidR="00B35D0E" w:rsidP="00B35D0E" w:rsidRDefault="00B35D0E" w14:paraId="29CD88D2" w14:textId="77777777">
            <w:pPr>
              <w:spacing w:after="0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ครั้งถัดไป</w:t>
            </w:r>
          </w:p>
          <w:p w:rsidR="00B35D0E" w:rsidP="00B35D0E" w:rsidRDefault="00B35D0E" w14:paraId="1B20F407" w14:textId="4D06A539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ให้ใช้ </w:t>
            </w:r>
            <w:r>
              <w:rPr>
                <w:rFonts w:cs="CordiaUPC"/>
              </w:rPr>
              <w:t xml:space="preserve">Row ID </w:t>
            </w:r>
            <w:r>
              <w:rPr>
                <w:rFonts w:hint="cs" w:cs="Angsana New"/>
                <w:cs/>
              </w:rPr>
              <w:t>เดิม</w:t>
            </w:r>
          </w:p>
        </w:tc>
      </w:tr>
      <w:tr w:rsidRPr="008979A8" w:rsidR="00B35D0E" w:rsidTr="00C829B7" w14:paraId="1DFCB5B9" w14:textId="77777777">
        <w:tc>
          <w:tcPr>
            <w:tcW w:w="1308" w:type="pct"/>
            <w:vMerge/>
          </w:tcPr>
          <w:p w:rsidRPr="008979A8" w:rsidR="00B35D0E" w:rsidP="00B35D0E" w:rsidRDefault="00B35D0E" w14:paraId="297B43DD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B35D0E" w:rsidP="00B35D0E" w:rsidRDefault="00B35D0E" w14:paraId="78E7515E" w14:textId="75C03DAB">
            <w:pPr>
              <w:spacing w:after="0"/>
              <w:rPr>
                <w:szCs w:val="36"/>
              </w:rPr>
            </w:pPr>
            <w:r>
              <w:rPr>
                <w:rFonts w:cs="CordiaUPC"/>
              </w:rPr>
              <w:t>MASS</w:t>
            </w:r>
            <w:r w:rsidRPr="00F33A0D">
              <w:rPr>
                <w:rFonts w:cs="CordiaUPC"/>
              </w:rPr>
              <w:t>_</w:t>
            </w:r>
            <w:r>
              <w:rPr>
                <w:rFonts w:cs="CordiaUPC"/>
              </w:rPr>
              <w:t>CONTENT_VDO_ROW_ID</w:t>
            </w:r>
          </w:p>
        </w:tc>
        <w:tc>
          <w:tcPr>
            <w:tcW w:w="2307" w:type="pct"/>
          </w:tcPr>
          <w:p w:rsidR="00B35D0E" w:rsidP="00B35D0E" w:rsidRDefault="00B35D0E" w14:paraId="5D298C6A" w14:textId="4A5B0B70">
            <w:pPr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ให้ใช้ </w:t>
            </w:r>
            <w:r>
              <w:rPr>
                <w:rFonts w:cs="CordiaUPC"/>
              </w:rPr>
              <w:t>MASS</w:t>
            </w:r>
            <w:r w:rsidRPr="00F33A0D">
              <w:rPr>
                <w:rFonts w:cs="CordiaUPC"/>
              </w:rPr>
              <w:t>_</w:t>
            </w:r>
            <w:r>
              <w:rPr>
                <w:rFonts w:cs="CordiaUPC"/>
              </w:rPr>
              <w:t>CONTENT_VDO</w:t>
            </w:r>
            <w:r>
              <w:rPr>
                <w:rFonts w:cs="Angsana New"/>
                <w:cs/>
              </w:rPr>
              <w:t>.</w:t>
            </w:r>
            <w:r>
              <w:rPr>
                <w:rFonts w:cs="CordiaUPC"/>
              </w:rPr>
              <w:t xml:space="preserve">ROW_ID </w:t>
            </w:r>
            <w:r>
              <w:rPr>
                <w:rFonts w:hint="cs" w:cs="Angsana New"/>
                <w:cs/>
              </w:rPr>
              <w:t>เดิม</w:t>
            </w:r>
          </w:p>
        </w:tc>
      </w:tr>
      <w:tr w:rsidRPr="008979A8" w:rsidR="00B35D0E" w:rsidTr="00C829B7" w14:paraId="72C25E01" w14:textId="77777777">
        <w:tc>
          <w:tcPr>
            <w:tcW w:w="1308" w:type="pct"/>
            <w:vMerge/>
          </w:tcPr>
          <w:p w:rsidRPr="008979A8" w:rsidR="00B35D0E" w:rsidP="00B35D0E" w:rsidRDefault="00B35D0E" w14:paraId="02D42D50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B35D0E" w:rsidP="00B35D0E" w:rsidRDefault="00B35D0E" w14:paraId="20DB04E5" w14:textId="3F55CC07">
            <w:pPr>
              <w:spacing w:after="0"/>
              <w:rPr>
                <w:szCs w:val="36"/>
              </w:rPr>
            </w:pPr>
            <w:r>
              <w:rPr>
                <w:szCs w:val="36"/>
              </w:rPr>
              <w:t>PLATFORM</w:t>
            </w:r>
          </w:p>
        </w:tc>
        <w:tc>
          <w:tcPr>
            <w:tcW w:w="2307" w:type="pct"/>
          </w:tcPr>
          <w:p w:rsidR="00B35D0E" w:rsidP="00B35D0E" w:rsidRDefault="00B35D0E" w14:paraId="0D578CD4" w14:textId="2BFC99E1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platform </w:t>
            </w:r>
            <w:r>
              <w:rPr>
                <w:rFonts w:hint="cs" w:cs="Angsana New"/>
                <w:cs/>
              </w:rPr>
              <w:t xml:space="preserve">หรือ </w:t>
            </w:r>
            <w:r>
              <w:rPr>
                <w:rFonts w:cs="CordiaUPC"/>
              </w:rPr>
              <w:t>platformCp</w:t>
            </w:r>
          </w:p>
        </w:tc>
      </w:tr>
      <w:tr w:rsidRPr="008979A8" w:rsidR="00B35D0E" w:rsidTr="00C829B7" w14:paraId="3C308380" w14:textId="77777777">
        <w:tc>
          <w:tcPr>
            <w:tcW w:w="1308" w:type="pct"/>
            <w:vMerge w:val="restart"/>
          </w:tcPr>
          <w:p w:rsidRPr="008979A8" w:rsidR="00B35D0E" w:rsidP="00B35D0E" w:rsidRDefault="00B35D0E" w14:paraId="28D5D389" w14:textId="2420AACF">
            <w:pPr>
              <w:rPr>
                <w:rFonts w:cs="CordiaUPC"/>
              </w:rPr>
            </w:pPr>
            <w:r>
              <w:rPr>
                <w:rFonts w:cs="CordiaUPC"/>
              </w:rPr>
              <w:t>MASS</w:t>
            </w:r>
            <w:r w:rsidRPr="00F33A0D">
              <w:rPr>
                <w:rFonts w:cs="CordiaUPC"/>
              </w:rPr>
              <w:t>_</w:t>
            </w:r>
            <w:r>
              <w:rPr>
                <w:rFonts w:cs="CordiaUPC"/>
              </w:rPr>
              <w:t>CONTENT_VDO_CP</w:t>
            </w:r>
          </w:p>
        </w:tc>
        <w:tc>
          <w:tcPr>
            <w:tcW w:w="1385" w:type="pct"/>
          </w:tcPr>
          <w:p w:rsidR="00B35D0E" w:rsidP="00B35D0E" w:rsidRDefault="00B35D0E" w14:paraId="2E2109E2" w14:textId="68A88BE8">
            <w:pPr>
              <w:spacing w:after="0"/>
              <w:rPr>
                <w:szCs w:val="36"/>
              </w:rPr>
            </w:pPr>
            <w:r>
              <w:rPr>
                <w:rFonts w:cs="CordiaUPC"/>
              </w:rPr>
              <w:t>ROW_ID</w:t>
            </w:r>
          </w:p>
        </w:tc>
        <w:tc>
          <w:tcPr>
            <w:tcW w:w="2307" w:type="pct"/>
          </w:tcPr>
          <w:p w:rsidR="00B35D0E" w:rsidP="00B35D0E" w:rsidRDefault="00B35D0E" w14:paraId="250C236B" w14:textId="77777777">
            <w:pPr>
              <w:spacing w:after="0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ครั้งแรก</w:t>
            </w:r>
          </w:p>
          <w:p w:rsidR="00B35D0E" w:rsidP="00B35D0E" w:rsidRDefault="00B35D0E" w14:paraId="5DB77512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ให้ระบบ </w:t>
            </w:r>
            <w:r>
              <w:rPr>
                <w:rFonts w:cs="CordiaUPC"/>
              </w:rPr>
              <w:t xml:space="preserve">Auto Generate </w:t>
            </w:r>
          </w:p>
          <w:p w:rsidR="00B35D0E" w:rsidP="00B35D0E" w:rsidRDefault="00B35D0E" w14:paraId="62130C07" w14:textId="77777777">
            <w:pPr>
              <w:spacing w:after="0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ครั้งถัดไป</w:t>
            </w:r>
          </w:p>
          <w:p w:rsidR="00B35D0E" w:rsidP="00B35D0E" w:rsidRDefault="00B35D0E" w14:paraId="4484F825" w14:textId="0FC1563E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ให้ใช้ </w:t>
            </w:r>
            <w:r>
              <w:rPr>
                <w:rFonts w:cs="CordiaUPC"/>
              </w:rPr>
              <w:t xml:space="preserve">Row ID </w:t>
            </w:r>
            <w:r>
              <w:rPr>
                <w:rFonts w:hint="cs" w:cs="Angsana New"/>
                <w:cs/>
              </w:rPr>
              <w:t>เดิม</w:t>
            </w:r>
          </w:p>
        </w:tc>
      </w:tr>
      <w:tr w:rsidRPr="008979A8" w:rsidR="00B35D0E" w:rsidTr="00C829B7" w14:paraId="7978621A" w14:textId="77777777">
        <w:tc>
          <w:tcPr>
            <w:tcW w:w="1308" w:type="pct"/>
            <w:vMerge/>
          </w:tcPr>
          <w:p w:rsidRPr="008979A8" w:rsidR="00B35D0E" w:rsidP="00B35D0E" w:rsidRDefault="00B35D0E" w14:paraId="2C319A18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B35D0E" w:rsidP="00B35D0E" w:rsidRDefault="00B35D0E" w14:paraId="05F16756" w14:textId="07163901">
            <w:pPr>
              <w:spacing w:after="0"/>
              <w:rPr>
                <w:szCs w:val="36"/>
              </w:rPr>
            </w:pPr>
            <w:r>
              <w:rPr>
                <w:rFonts w:cs="CordiaUPC"/>
              </w:rPr>
              <w:t>MASS</w:t>
            </w:r>
            <w:r w:rsidRPr="00F33A0D">
              <w:rPr>
                <w:rFonts w:cs="CordiaUPC"/>
              </w:rPr>
              <w:t>_</w:t>
            </w:r>
            <w:r>
              <w:rPr>
                <w:rFonts w:cs="CordiaUPC"/>
              </w:rPr>
              <w:t>CONTENT_VDO_ROW_ID</w:t>
            </w:r>
          </w:p>
        </w:tc>
        <w:tc>
          <w:tcPr>
            <w:tcW w:w="2307" w:type="pct"/>
          </w:tcPr>
          <w:p w:rsidR="00B35D0E" w:rsidP="00B35D0E" w:rsidRDefault="00B35D0E" w14:paraId="1915EED7" w14:textId="7A95A2D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ให้ใช้ </w:t>
            </w:r>
            <w:r>
              <w:rPr>
                <w:rFonts w:cs="CordiaUPC"/>
              </w:rPr>
              <w:t>MASS</w:t>
            </w:r>
            <w:r w:rsidRPr="00F33A0D">
              <w:rPr>
                <w:rFonts w:cs="CordiaUPC"/>
              </w:rPr>
              <w:t>_</w:t>
            </w:r>
            <w:r>
              <w:rPr>
                <w:rFonts w:cs="CordiaUPC"/>
              </w:rPr>
              <w:t>CONTENT_VDO</w:t>
            </w:r>
            <w:r>
              <w:rPr>
                <w:rFonts w:cs="Angsana New"/>
                <w:cs/>
              </w:rPr>
              <w:t>.</w:t>
            </w:r>
            <w:r>
              <w:rPr>
                <w:rFonts w:cs="CordiaUPC"/>
              </w:rPr>
              <w:t xml:space="preserve">ROW_ID </w:t>
            </w:r>
            <w:r>
              <w:rPr>
                <w:rFonts w:hint="cs" w:cs="Angsana New"/>
                <w:cs/>
              </w:rPr>
              <w:t>เดิม</w:t>
            </w:r>
          </w:p>
        </w:tc>
      </w:tr>
      <w:tr w:rsidRPr="008979A8" w:rsidR="00B35D0E" w:rsidTr="00C829B7" w14:paraId="4CAB39D1" w14:textId="77777777">
        <w:tc>
          <w:tcPr>
            <w:tcW w:w="1308" w:type="pct"/>
            <w:vMerge/>
          </w:tcPr>
          <w:p w:rsidRPr="008979A8" w:rsidR="00B35D0E" w:rsidP="00B35D0E" w:rsidRDefault="00B35D0E" w14:paraId="1A5881E6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B35D0E" w:rsidP="00B35D0E" w:rsidRDefault="00B35D0E" w14:paraId="507C112C" w14:textId="07FCE4DB">
            <w:pPr>
              <w:spacing w:after="0"/>
              <w:rPr>
                <w:szCs w:val="36"/>
              </w:rPr>
            </w:pPr>
            <w:r>
              <w:rPr>
                <w:szCs w:val="36"/>
              </w:rPr>
              <w:t>CP_GROUP_NAME</w:t>
            </w:r>
          </w:p>
        </w:tc>
        <w:tc>
          <w:tcPr>
            <w:tcW w:w="2307" w:type="pct"/>
          </w:tcPr>
          <w:p w:rsidR="00B35D0E" w:rsidP="00B35D0E" w:rsidRDefault="00B35D0E" w14:paraId="42AB9CCD" w14:textId="2E297867">
            <w:pPr>
              <w:rPr>
                <w:rFonts w:cs="CordiaUPC"/>
                <w:cs/>
              </w:rPr>
            </w:pPr>
            <w:r>
              <w:rPr>
                <w:color w:val="000000" w:themeColor="text1"/>
              </w:rPr>
              <w:t>cpGroupName</w:t>
            </w:r>
          </w:p>
        </w:tc>
      </w:tr>
      <w:tr w:rsidRPr="008979A8" w:rsidR="00B35D0E" w:rsidTr="00C829B7" w14:paraId="59D61DF3" w14:textId="77777777">
        <w:tc>
          <w:tcPr>
            <w:tcW w:w="1308" w:type="pct"/>
            <w:vMerge/>
          </w:tcPr>
          <w:p w:rsidRPr="008979A8" w:rsidR="00B35D0E" w:rsidP="00B35D0E" w:rsidRDefault="00B35D0E" w14:paraId="22D4B72D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B35D0E" w:rsidP="00B35D0E" w:rsidRDefault="00B35D0E" w14:paraId="5583F4C4" w14:textId="0BE46C72">
            <w:pPr>
              <w:spacing w:after="0"/>
              <w:rPr>
                <w:szCs w:val="36"/>
              </w:rPr>
            </w:pPr>
            <w:r>
              <w:rPr>
                <w:szCs w:val="36"/>
              </w:rPr>
              <w:t>MODEL_REVENUE_SHARING</w:t>
            </w:r>
          </w:p>
        </w:tc>
        <w:tc>
          <w:tcPr>
            <w:tcW w:w="2307" w:type="pct"/>
          </w:tcPr>
          <w:p w:rsidR="00B35D0E" w:rsidP="00B35D0E" w:rsidRDefault="00B35D0E" w14:paraId="4251DE9E" w14:textId="65046692">
            <w:pPr>
              <w:rPr>
                <w:rFonts w:cs="CordiaUPC"/>
              </w:rPr>
            </w:pPr>
            <w:r>
              <w:rPr>
                <w:color w:val="000000" w:themeColor="text1"/>
              </w:rPr>
              <w:t>modelRevenueSharing</w:t>
            </w:r>
          </w:p>
        </w:tc>
      </w:tr>
      <w:tr w:rsidRPr="008979A8" w:rsidR="00B35D0E" w:rsidTr="00C829B7" w14:paraId="5A572939" w14:textId="77777777">
        <w:tc>
          <w:tcPr>
            <w:tcW w:w="1308" w:type="pct"/>
            <w:vMerge/>
          </w:tcPr>
          <w:p w:rsidRPr="008979A8" w:rsidR="00B35D0E" w:rsidP="00B35D0E" w:rsidRDefault="00B35D0E" w14:paraId="0647E938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B35D0E" w:rsidP="00B35D0E" w:rsidRDefault="00B35D0E" w14:paraId="0FCAB914" w14:textId="5520FE72">
            <w:pPr>
              <w:spacing w:after="0"/>
              <w:rPr>
                <w:szCs w:val="36"/>
              </w:rPr>
            </w:pPr>
            <w:r>
              <w:rPr>
                <w:szCs w:val="36"/>
              </w:rPr>
              <w:t>CHANNEL_NAME</w:t>
            </w:r>
          </w:p>
        </w:tc>
        <w:tc>
          <w:tcPr>
            <w:tcW w:w="2307" w:type="pct"/>
          </w:tcPr>
          <w:p w:rsidR="00B35D0E" w:rsidP="00B35D0E" w:rsidRDefault="00B35D0E" w14:paraId="6F2ADC6D" w14:textId="15590B4B">
            <w:pPr>
              <w:rPr>
                <w:rFonts w:cs="CordiaUPC"/>
              </w:rPr>
            </w:pPr>
            <w:r>
              <w:rPr>
                <w:color w:val="000000" w:themeColor="text1"/>
              </w:rPr>
              <w:t>channelName</w:t>
            </w:r>
          </w:p>
        </w:tc>
      </w:tr>
      <w:tr w:rsidRPr="008979A8" w:rsidR="00B35D0E" w:rsidTr="00C829B7" w14:paraId="69D56451" w14:textId="77777777">
        <w:tc>
          <w:tcPr>
            <w:tcW w:w="1308" w:type="pct"/>
            <w:vMerge/>
          </w:tcPr>
          <w:p w:rsidRPr="008979A8" w:rsidR="00B35D0E" w:rsidP="00B35D0E" w:rsidRDefault="00B35D0E" w14:paraId="027DEBC8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B35D0E" w:rsidP="00B35D0E" w:rsidRDefault="00B35D0E" w14:paraId="33CB0524" w14:textId="34CD856F">
            <w:pPr>
              <w:spacing w:after="0"/>
              <w:rPr>
                <w:szCs w:val="36"/>
              </w:rPr>
            </w:pPr>
            <w:r>
              <w:rPr>
                <w:szCs w:val="36"/>
              </w:rPr>
              <w:t>FIX_COST</w:t>
            </w:r>
          </w:p>
        </w:tc>
        <w:tc>
          <w:tcPr>
            <w:tcW w:w="2307" w:type="pct"/>
          </w:tcPr>
          <w:p w:rsidR="00B35D0E" w:rsidP="00B35D0E" w:rsidRDefault="00B35D0E" w14:paraId="0E90F360" w14:textId="2487661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fixCost </w:t>
            </w:r>
            <w:r>
              <w:rPr>
                <w:rFonts w:hint="cs"/>
                <w:color w:val="000000" w:themeColor="text1"/>
                <w:cs/>
              </w:rPr>
              <w:t xml:space="preserve">หรือ </w:t>
            </w:r>
            <w:r>
              <w:rPr>
                <w:color w:val="000000" w:themeColor="text1"/>
              </w:rPr>
              <w:t>fixCostCp</w:t>
            </w:r>
          </w:p>
        </w:tc>
      </w:tr>
      <w:tr w:rsidRPr="008979A8" w:rsidR="00B35D0E" w:rsidTr="00C829B7" w14:paraId="69AE8CE7" w14:textId="77777777">
        <w:tc>
          <w:tcPr>
            <w:tcW w:w="1308" w:type="pct"/>
            <w:vMerge w:val="restart"/>
          </w:tcPr>
          <w:p w:rsidRPr="008979A8" w:rsidR="00B35D0E" w:rsidP="00B35D0E" w:rsidRDefault="00B35D0E" w14:paraId="68D83121" w14:textId="0E2B8ABA">
            <w:pPr>
              <w:rPr>
                <w:rFonts w:cs="CordiaUPC"/>
              </w:rPr>
            </w:pPr>
            <w:r>
              <w:t>MASS_REVENUE_ALLOCATE</w:t>
            </w:r>
          </w:p>
        </w:tc>
        <w:tc>
          <w:tcPr>
            <w:tcW w:w="1385" w:type="pct"/>
          </w:tcPr>
          <w:p w:rsidR="00B35D0E" w:rsidP="00B35D0E" w:rsidRDefault="00B35D0E" w14:paraId="48E1B5E6" w14:textId="3775B6B2">
            <w:pPr>
              <w:spacing w:after="0"/>
              <w:rPr>
                <w:szCs w:val="36"/>
              </w:rPr>
            </w:pPr>
            <w:r>
              <w:t>ROW_ID</w:t>
            </w:r>
          </w:p>
        </w:tc>
        <w:tc>
          <w:tcPr>
            <w:tcW w:w="2307" w:type="pct"/>
          </w:tcPr>
          <w:p w:rsidR="00B35D0E" w:rsidP="00B35D0E" w:rsidRDefault="00B35D0E" w14:paraId="39EE9C30" w14:textId="77777777">
            <w:pPr>
              <w:spacing w:after="0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ครั้งแรก</w:t>
            </w:r>
          </w:p>
          <w:p w:rsidR="00B35D0E" w:rsidP="00B35D0E" w:rsidRDefault="00B35D0E" w14:paraId="11EAA8E5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ให้ระบบ </w:t>
            </w:r>
            <w:r>
              <w:rPr>
                <w:rFonts w:cs="CordiaUPC"/>
              </w:rPr>
              <w:t xml:space="preserve">Auto Generate </w:t>
            </w:r>
          </w:p>
          <w:p w:rsidR="00B35D0E" w:rsidP="00B35D0E" w:rsidRDefault="00B35D0E" w14:paraId="725E094B" w14:textId="77777777">
            <w:pPr>
              <w:spacing w:after="0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ครั้งถัดไป</w:t>
            </w:r>
          </w:p>
          <w:p w:rsidR="00B35D0E" w:rsidP="00B35D0E" w:rsidRDefault="00B35D0E" w14:paraId="160C1C83" w14:textId="1C97739D">
            <w:pPr>
              <w:rPr>
                <w:color w:val="000000" w:themeColor="text1"/>
              </w:rPr>
            </w:pPr>
            <w:r>
              <w:rPr>
                <w:rFonts w:hint="cs" w:cs="Angsana New"/>
                <w:cs/>
              </w:rPr>
              <w:t xml:space="preserve">ให้ใช้ </w:t>
            </w:r>
            <w:r>
              <w:rPr>
                <w:rFonts w:cs="CordiaUPC"/>
              </w:rPr>
              <w:t xml:space="preserve">Row ID </w:t>
            </w:r>
            <w:r>
              <w:rPr>
                <w:rFonts w:hint="cs" w:cs="Angsana New"/>
                <w:cs/>
              </w:rPr>
              <w:t>เดิม</w:t>
            </w:r>
          </w:p>
        </w:tc>
      </w:tr>
      <w:tr w:rsidRPr="008979A8" w:rsidR="00B35D0E" w:rsidTr="00C829B7" w14:paraId="779E70E0" w14:textId="77777777">
        <w:tc>
          <w:tcPr>
            <w:tcW w:w="1308" w:type="pct"/>
            <w:vMerge/>
          </w:tcPr>
          <w:p w:rsidRPr="008979A8" w:rsidR="00B35D0E" w:rsidP="00B35D0E" w:rsidRDefault="00B35D0E" w14:paraId="68606669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B35D0E" w:rsidP="00B35D0E" w:rsidRDefault="00B35D0E" w14:paraId="793B2121" w14:textId="77777777">
            <w:pPr>
              <w:rPr>
                <w:rFonts w:cs="CordiaUPC"/>
              </w:rPr>
            </w:pPr>
            <w:r>
              <w:t>MASS_PO_DETAIL</w:t>
            </w:r>
          </w:p>
          <w:p w:rsidR="00B35D0E" w:rsidP="00B35D0E" w:rsidRDefault="00B35D0E" w14:paraId="5545CAF2" w14:textId="6C72D9AF">
            <w:pPr>
              <w:spacing w:after="0"/>
              <w:rPr>
                <w:szCs w:val="36"/>
              </w:rPr>
            </w:pPr>
            <w:r>
              <w:t>_ROW_ID</w:t>
            </w:r>
          </w:p>
        </w:tc>
        <w:tc>
          <w:tcPr>
            <w:tcW w:w="2307" w:type="pct"/>
          </w:tcPr>
          <w:p w:rsidR="00B35D0E" w:rsidP="00B35D0E" w:rsidRDefault="00B35D0E" w14:paraId="718788F7" w14:textId="0D160198">
            <w:pPr>
              <w:rPr>
                <w:color w:val="000000" w:themeColor="text1"/>
              </w:rPr>
            </w:pPr>
            <w:r w:rsidRPr="003B4253">
              <w:rPr>
                <w:rFonts w:cs="Angsana New"/>
                <w:cs/>
              </w:rPr>
              <w:t xml:space="preserve">ให้ใช้ </w:t>
            </w:r>
            <w:r>
              <w:t>MASS_PO_DETAIL</w:t>
            </w:r>
            <w:r w:rsidRPr="003B4253">
              <w:rPr>
                <w:rFonts w:cs="Angsana New"/>
                <w:cs/>
              </w:rPr>
              <w:t>.</w:t>
            </w:r>
            <w:r w:rsidRPr="003B4253">
              <w:rPr>
                <w:rFonts w:cs="CordiaUPC"/>
              </w:rPr>
              <w:t>ROW_ID</w:t>
            </w:r>
          </w:p>
        </w:tc>
      </w:tr>
      <w:tr w:rsidRPr="008979A8" w:rsidR="00B35D0E" w:rsidTr="00C829B7" w14:paraId="0A81D645" w14:textId="77777777">
        <w:tc>
          <w:tcPr>
            <w:tcW w:w="1308" w:type="pct"/>
            <w:vMerge/>
          </w:tcPr>
          <w:p w:rsidRPr="008979A8" w:rsidR="00B35D0E" w:rsidP="00B35D0E" w:rsidRDefault="00B35D0E" w14:paraId="145D390A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B35D0E" w:rsidP="00B35D0E" w:rsidRDefault="00B35D0E" w14:paraId="5761EB41" w14:textId="2047D0CE">
            <w:pPr>
              <w:spacing w:after="0"/>
              <w:rPr>
                <w:szCs w:val="36"/>
              </w:rPr>
            </w:pPr>
            <w:r>
              <w:t>PS_ROW_ID</w:t>
            </w:r>
          </w:p>
        </w:tc>
        <w:tc>
          <w:tcPr>
            <w:tcW w:w="2307" w:type="pct"/>
          </w:tcPr>
          <w:p w:rsidR="00B35D0E" w:rsidP="00B35D0E" w:rsidRDefault="00B35D0E" w14:paraId="628B0669" w14:textId="4521A949">
            <w:pPr>
              <w:rPr>
                <w:color w:val="000000" w:themeColor="text1"/>
              </w:rPr>
            </w:pPr>
            <w:r>
              <w:rPr>
                <w:rFonts w:cs="Angsana New"/>
                <w:cs/>
              </w:rPr>
              <w:t>“</w:t>
            </w:r>
            <w:r>
              <w:t>Content VDO</w:t>
            </w:r>
            <w:r>
              <w:rPr>
                <w:rFonts w:cs="Angsana New"/>
                <w:cs/>
              </w:rPr>
              <w:t>”</w:t>
            </w:r>
          </w:p>
        </w:tc>
      </w:tr>
      <w:tr w:rsidRPr="008979A8" w:rsidR="00B35D0E" w:rsidTr="00C829B7" w14:paraId="58ECF977" w14:textId="77777777">
        <w:tc>
          <w:tcPr>
            <w:tcW w:w="1308" w:type="pct"/>
            <w:vMerge/>
          </w:tcPr>
          <w:p w:rsidRPr="008979A8" w:rsidR="00B35D0E" w:rsidP="00B35D0E" w:rsidRDefault="00B35D0E" w14:paraId="3205CCAA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B35D0E" w:rsidP="00B35D0E" w:rsidRDefault="00B35D0E" w14:paraId="2389670F" w14:textId="7EFB43B0">
            <w:pPr>
              <w:spacing w:after="0"/>
              <w:rPr>
                <w:szCs w:val="36"/>
              </w:rPr>
            </w:pPr>
            <w:r>
              <w:t>REVENUE_ALLOCATE_EXC_VAT</w:t>
            </w:r>
          </w:p>
        </w:tc>
        <w:tc>
          <w:tcPr>
            <w:tcW w:w="2307" w:type="pct"/>
          </w:tcPr>
          <w:p w:rsidR="00B35D0E" w:rsidP="00B35D0E" w:rsidRDefault="00B35D0E" w14:paraId="694360FF" w14:textId="0C16BCA3">
            <w:pPr>
              <w:rPr>
                <w:color w:val="000000" w:themeColor="text1"/>
              </w:rPr>
            </w:pPr>
            <w:r>
              <w:t>vdoRevenueAllocationExcVat</w:t>
            </w:r>
          </w:p>
        </w:tc>
      </w:tr>
      <w:tr w:rsidRPr="008979A8" w:rsidR="00B35D0E" w:rsidTr="00C829B7" w14:paraId="4475504A" w14:textId="77777777">
        <w:tc>
          <w:tcPr>
            <w:tcW w:w="1308" w:type="pct"/>
            <w:vMerge/>
          </w:tcPr>
          <w:p w:rsidRPr="008979A8" w:rsidR="00B35D0E" w:rsidP="00B35D0E" w:rsidRDefault="00B35D0E" w14:paraId="16AFDE0B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B35D0E" w:rsidP="00B35D0E" w:rsidRDefault="00B35D0E" w14:paraId="73E60769" w14:textId="6395F674">
            <w:pPr>
              <w:spacing w:after="0"/>
            </w:pPr>
            <w:r>
              <w:t>REVENUE_ALLOCATE_INC_VAT</w:t>
            </w:r>
          </w:p>
        </w:tc>
        <w:tc>
          <w:tcPr>
            <w:tcW w:w="2307" w:type="pct"/>
          </w:tcPr>
          <w:p w:rsidR="00B35D0E" w:rsidP="00B35D0E" w:rsidRDefault="00B35D0E" w14:paraId="5AB748EB" w14:textId="37D09450">
            <w:r>
              <w:t>vdoRevenueAllocationIncVat</w:t>
            </w:r>
          </w:p>
        </w:tc>
      </w:tr>
    </w:tbl>
    <w:p w:rsidR="00F041A4" w:rsidP="00F041A4" w:rsidRDefault="00F041A4" w14:paraId="61B1BD45" w14:textId="7AB6DFD2">
      <w:pPr>
        <w:pStyle w:val="NoSpacing"/>
      </w:pPr>
    </w:p>
    <w:p w:rsidR="00017B8F" w:rsidP="00017B8F" w:rsidRDefault="00017B8F" w14:paraId="5AF488F0" w14:textId="77777777">
      <w:pPr>
        <w:pStyle w:val="NoSpacing"/>
      </w:pPr>
    </w:p>
    <w:p w:rsidR="00017B8F" w:rsidP="00017B8F" w:rsidRDefault="00017B8F" w14:paraId="72364CA8" w14:textId="33E7CDE9">
      <w:pPr>
        <w:pStyle w:val="Heading2"/>
        <w:numPr>
          <w:ilvl w:val="0"/>
          <w:numId w:val="1"/>
        </w:numPr>
        <w:ind w:left="426" w:hanging="426"/>
        <w:rPr>
          <w:rFonts w:ascii="CordiaUPC" w:hAnsi="CordiaUPC" w:cs="CordiaUPC"/>
          <w:sz w:val="36"/>
          <w:szCs w:val="36"/>
        </w:rPr>
      </w:pPr>
      <w:r>
        <w:rPr>
          <w:rFonts w:ascii="CordiaUPC" w:hAnsi="CordiaUPC" w:cs="CordiaUPC"/>
          <w:sz w:val="36"/>
          <w:szCs w:val="36"/>
        </w:rPr>
        <w:t>Mass Internal Sharing</w:t>
      </w:r>
    </w:p>
    <w:p w:rsidRPr="00180BBA" w:rsidR="00017B8F" w:rsidP="00017B8F" w:rsidRDefault="00017B8F" w14:paraId="2827B155" w14:textId="77777777">
      <w:pPr>
        <w:pStyle w:val="Heading3"/>
        <w:numPr>
          <w:ilvl w:val="0"/>
          <w:numId w:val="525"/>
        </w:numPr>
        <w:rPr>
          <w:rFonts w:ascii="CordiaUPC" w:hAnsi="CordiaUPC" w:cs="CordiaUPC"/>
          <w:sz w:val="32"/>
          <w:szCs w:val="40"/>
        </w:rPr>
      </w:pPr>
      <w:r w:rsidRPr="00180BBA">
        <w:rPr>
          <w:rFonts w:ascii="CordiaUPC" w:hAnsi="CordiaUPC" w:cs="CordiaUPC"/>
          <w:sz w:val="32"/>
          <w:szCs w:val="40"/>
        </w:rPr>
        <w:t>Field on Screen</w:t>
      </w:r>
    </w:p>
    <w:tbl>
      <w:tblPr>
        <w:tblW w:w="4977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841"/>
        <w:gridCol w:w="1616"/>
        <w:gridCol w:w="5518"/>
      </w:tblGrid>
      <w:tr w:rsidRPr="008979A8" w:rsidR="00017B8F" w:rsidTr="001A53D4" w14:paraId="0DDA5DFA" w14:textId="77777777">
        <w:trPr>
          <w:cantSplit/>
          <w:tblHeader/>
        </w:trPr>
        <w:tc>
          <w:tcPr>
            <w:tcW w:w="1026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017B8F" w:rsidP="001A53D4" w:rsidRDefault="00017B8F" w14:paraId="15CADDBA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Field Name</w:t>
            </w:r>
          </w:p>
        </w:tc>
        <w:tc>
          <w:tcPr>
            <w:tcW w:w="900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017B8F" w:rsidP="001A53D4" w:rsidRDefault="00017B8F" w14:paraId="22A8E5DD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Type</w:t>
            </w:r>
          </w:p>
        </w:tc>
        <w:tc>
          <w:tcPr>
            <w:tcW w:w="3074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017B8F" w:rsidP="001A53D4" w:rsidRDefault="00017B8F" w14:paraId="44871917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Comments</w:t>
            </w:r>
          </w:p>
        </w:tc>
      </w:tr>
      <w:tr w:rsidRPr="008979A8" w:rsidR="00017B8F" w:rsidTr="001A53D4" w14:paraId="1DC4B8DC" w14:textId="77777777">
        <w:trPr>
          <w:trHeight w:val="111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017B8F" w:rsidP="001A53D4" w:rsidRDefault="00017B8F" w14:paraId="0D53F266" w14:textId="77777777">
            <w:pPr>
              <w:pStyle w:val="HeaderTable"/>
            </w:pPr>
            <w:r>
              <w:t>Internal Sharing Section</w:t>
            </w:r>
          </w:p>
          <w:p w:rsidR="00017B8F" w:rsidP="001A53D4" w:rsidRDefault="00017B8F" w14:paraId="6886FDD5" w14:textId="77777777">
            <w:pPr>
              <w:pStyle w:val="HeaderTable"/>
            </w:pPr>
            <w:r>
              <w:t>Label</w:t>
            </w:r>
            <w:r>
              <w:rPr>
                <w:bCs/>
                <w:cs/>
                <w:lang w:bidi="th-TH"/>
              </w:rPr>
              <w:t xml:space="preserve">: </w:t>
            </w:r>
            <w:r>
              <w:t>Internal Sharing</w:t>
            </w:r>
          </w:p>
        </w:tc>
      </w:tr>
      <w:tr w:rsidRPr="008979A8" w:rsidR="00017B8F" w:rsidTr="001A53D4" w14:paraId="7B6946AD" w14:textId="77777777">
        <w:trPr>
          <w:trHeight w:val="111"/>
        </w:trPr>
        <w:tc>
          <w:tcPr>
            <w:tcW w:w="1026" w:type="pct"/>
          </w:tcPr>
          <w:p w:rsidR="00017B8F" w:rsidP="001A53D4" w:rsidRDefault="00017B8F" w14:paraId="1EF499A7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s</w:t>
            </w:r>
            <w:r w:rsidRPr="007D290B">
              <w:rPr>
                <w:rFonts w:cs="CordiaUPC"/>
                <w:szCs w:val="36"/>
              </w:rPr>
              <w:t>hareAtCost</w:t>
            </w:r>
          </w:p>
        </w:tc>
        <w:tc>
          <w:tcPr>
            <w:tcW w:w="900" w:type="pct"/>
          </w:tcPr>
          <w:p w:rsidR="00017B8F" w:rsidP="001A53D4" w:rsidRDefault="00017B8F" w14:paraId="28B76B52" w14:textId="77777777">
            <w:r>
              <w:t>Radio Button</w:t>
            </w:r>
          </w:p>
        </w:tc>
        <w:tc>
          <w:tcPr>
            <w:tcW w:w="3074" w:type="pct"/>
          </w:tcPr>
          <w:p w:rsidRPr="003C53EB" w:rsidR="00017B8F" w:rsidP="001A53D4" w:rsidRDefault="00017B8F" w14:paraId="1F9CDF7D" w14:textId="77777777">
            <w:pPr>
              <w:spacing w:after="0"/>
              <w:rPr>
                <w:rFonts w:cs="CordiaUPC"/>
              </w:rPr>
            </w:pPr>
            <w:r>
              <w:rPr>
                <w:rFonts w:cs="CordiaUPC"/>
              </w:rPr>
              <w:t xml:space="preserve">Label </w:t>
            </w:r>
            <w:r>
              <w:rPr>
                <w:rFonts w:cs="CordiaUPC"/>
                <w:cs/>
              </w:rPr>
              <w:t xml:space="preserve">: </w:t>
            </w:r>
            <w:r w:rsidRPr="007D290B">
              <w:rPr>
                <w:rFonts w:cs="CordiaUPC"/>
                <w:color w:val="FF0000"/>
                <w:cs/>
              </w:rPr>
              <w:t>*</w:t>
            </w:r>
            <w:r w:rsidRPr="007D290B">
              <w:rPr>
                <w:rFonts w:cs="CordiaUPC"/>
                <w:color w:val="FF0000"/>
              </w:rPr>
              <w:t>Share At Cost</w:t>
            </w:r>
          </w:p>
          <w:p w:rsidR="00017B8F" w:rsidP="001A53D4" w:rsidRDefault="00017B8F" w14:paraId="603688D0" w14:textId="77777777">
            <w:pPr>
              <w:rPr>
                <w:rFonts w:cs="CordiaUPC"/>
              </w:rPr>
            </w:pPr>
            <w:r w:rsidRPr="003C53EB">
              <w:rPr>
                <w:rFonts w:cs="CordiaUPC"/>
              </w:rPr>
              <w:t xml:space="preserve">List of Value </w:t>
            </w:r>
            <w:r w:rsidRPr="004C3917">
              <w:rPr>
                <w:rFonts w:cs="CordiaUPC"/>
                <w:cs/>
              </w:rPr>
              <w:t xml:space="preserve">: </w:t>
            </w:r>
            <w:r w:rsidRPr="003C53EB">
              <w:rPr>
                <w:rFonts w:cs="CordiaUPC"/>
                <w:cs/>
              </w:rPr>
              <w:t>ดึงข้อมูลจาก</w:t>
            </w:r>
            <w:r w:rsidRPr="003C53EB">
              <w:rPr>
                <w:rFonts w:cs="CordiaUPC"/>
              </w:rPr>
              <w:t xml:space="preserve">DB </w:t>
            </w:r>
            <w:r w:rsidRPr="003C53EB">
              <w:rPr>
                <w:rFonts w:cs="CordiaUPC"/>
                <w:cs/>
              </w:rPr>
              <w:t>ที่</w:t>
            </w:r>
            <w:r w:rsidRPr="003C53EB">
              <w:rPr>
                <w:rFonts w:cs="CordiaUPC"/>
              </w:rPr>
              <w:t xml:space="preserve"> Table</w:t>
            </w:r>
            <w:r w:rsidRPr="003C53EB">
              <w:rPr>
                <w:rFonts w:cs="CordiaUPC"/>
                <w:cs/>
              </w:rPr>
              <w:t xml:space="preserve"> </w:t>
            </w:r>
            <w:r w:rsidRPr="003C53EB">
              <w:rPr>
                <w:rFonts w:cs="CordiaUPC"/>
              </w:rPr>
              <w:t>FLW_CFG_LOV</w:t>
            </w:r>
            <w:r w:rsidRPr="002B59E6">
              <w:rPr>
                <w:rFonts w:cs="CordiaUPC"/>
                <w:cs/>
              </w:rPr>
              <w:t xml:space="preserve"> </w:t>
            </w:r>
            <w:r w:rsidRPr="003C53EB">
              <w:rPr>
                <w:rFonts w:cs="CordiaUPC"/>
                <w:cs/>
              </w:rPr>
              <w:t xml:space="preserve">โดย </w:t>
            </w:r>
            <w:r w:rsidRPr="003C53EB">
              <w:rPr>
                <w:rFonts w:cs="CordiaUPC"/>
              </w:rPr>
              <w:t>group_type</w:t>
            </w:r>
            <w:r w:rsidRPr="003C53EB">
              <w:rPr>
                <w:rFonts w:cs="CordiaUPC"/>
                <w:cs/>
              </w:rPr>
              <w:t xml:space="preserve"> </w:t>
            </w:r>
            <w:r>
              <w:rPr>
                <w:rFonts w:cs="CordiaUPC"/>
                <w:cs/>
              </w:rPr>
              <w:t>=</w:t>
            </w:r>
            <w:r w:rsidRPr="002B59E6">
              <w:rPr>
                <w:rFonts w:cs="CordiaUPC"/>
                <w:cs/>
              </w:rPr>
              <w:t xml:space="preserve"> </w:t>
            </w:r>
            <w:r>
              <w:rPr>
                <w:rFonts w:cs="CordiaUPC"/>
                <w:cs/>
              </w:rPr>
              <w:t>‘</w:t>
            </w:r>
            <w:r>
              <w:rPr>
                <w:rFonts w:cs="CordiaUPC"/>
              </w:rPr>
              <w:t>YesNoIndicator</w:t>
            </w:r>
            <w:r>
              <w:rPr>
                <w:rFonts w:cs="CordiaUPC"/>
                <w:cs/>
              </w:rPr>
              <w:t>’</w:t>
            </w:r>
          </w:p>
          <w:p w:rsidRPr="00DE263A" w:rsidR="00017B8F" w:rsidP="001A53D4" w:rsidRDefault="00017B8F" w14:paraId="272B7B91" w14:textId="77777777">
            <w:pPr>
              <w:spacing w:before="100" w:beforeAutospacing="1" w:after="100" w:afterAutospacing="1" w:line="240" w:lineRule="auto"/>
              <w:rPr>
                <w:rFonts w:cs="CordiaUPC"/>
              </w:rPr>
            </w:pPr>
            <w:r w:rsidRPr="00DE263A">
              <w:rPr>
                <w:rFonts w:cs="CordiaUPC"/>
                <w:cs/>
              </w:rPr>
              <w:t xml:space="preserve">ซึ่งจะแยกว่าเป็นการ </w:t>
            </w:r>
            <w:r w:rsidRPr="00DE263A">
              <w:rPr>
                <w:rFonts w:cs="CordiaUPC"/>
              </w:rPr>
              <w:t xml:space="preserve">Share </w:t>
            </w:r>
            <w:r w:rsidRPr="00DE263A">
              <w:rPr>
                <w:rFonts w:cs="CordiaUPC"/>
                <w:cs/>
              </w:rPr>
              <w:t xml:space="preserve">แบบ </w:t>
            </w:r>
            <w:r w:rsidRPr="00DE263A">
              <w:rPr>
                <w:rFonts w:cs="CordiaUPC"/>
              </w:rPr>
              <w:t xml:space="preserve">Stand Alone </w:t>
            </w:r>
            <w:r w:rsidRPr="00DE263A">
              <w:rPr>
                <w:rFonts w:cs="CordiaUPC"/>
                <w:cs/>
              </w:rPr>
              <w:t xml:space="preserve">หรือ </w:t>
            </w:r>
            <w:r w:rsidRPr="00DE263A">
              <w:rPr>
                <w:rFonts w:cs="CordiaUPC"/>
              </w:rPr>
              <w:t xml:space="preserve">Bundle </w:t>
            </w:r>
            <w:r w:rsidRPr="00DE263A">
              <w:rPr>
                <w:rFonts w:cs="CordiaUPC"/>
                <w:cs/>
              </w:rPr>
              <w:t xml:space="preserve">จาก </w:t>
            </w:r>
            <w:r w:rsidRPr="00DE263A">
              <w:rPr>
                <w:rFonts w:cs="CordiaUPC"/>
              </w:rPr>
              <w:t>field VDO Bundle Type </w:t>
            </w:r>
          </w:p>
          <w:p w:rsidR="00017B8F" w:rsidP="001A53D4" w:rsidRDefault="00017B8F" w14:paraId="4A3021A6" w14:textId="77777777">
            <w:pPr>
              <w:spacing w:before="100" w:beforeAutospacing="1" w:after="100" w:afterAutospacing="1" w:line="240" w:lineRule="auto"/>
              <w:ind w:left="600"/>
              <w:rPr>
                <w:rFonts w:cs="CordiaUPC"/>
              </w:rPr>
            </w:pPr>
            <w:r w:rsidRPr="00DE263A">
              <w:rPr>
                <w:rFonts w:cs="CordiaUPC"/>
              </w:rPr>
              <w:t>1</w:t>
            </w:r>
            <w:r w:rsidRPr="00DE263A">
              <w:rPr>
                <w:rFonts w:cs="CordiaUPC"/>
                <w:cs/>
              </w:rPr>
              <w:t xml:space="preserve">. </w:t>
            </w:r>
            <w:r w:rsidRPr="00DE263A">
              <w:rPr>
                <w:rFonts w:cs="CordiaUPC"/>
              </w:rPr>
              <w:t xml:space="preserve">Bundle </w:t>
            </w:r>
            <w:r w:rsidRPr="00DE263A">
              <w:rPr>
                <w:rFonts w:cs="CordiaUPC"/>
                <w:cs/>
              </w:rPr>
              <w:t xml:space="preserve">จับจาก </w:t>
            </w:r>
            <w:r w:rsidRPr="00DE263A">
              <w:rPr>
                <w:rFonts w:cs="CordiaUPC"/>
              </w:rPr>
              <w:t xml:space="preserve">Field VDO Bundle Type </w:t>
            </w:r>
            <w:r w:rsidRPr="00DE263A">
              <w:rPr>
                <w:rFonts w:cs="CordiaUPC"/>
                <w:cs/>
              </w:rPr>
              <w:t xml:space="preserve">ที่เป็น </w:t>
            </w:r>
            <w:r w:rsidRPr="00DE263A">
              <w:rPr>
                <w:rFonts w:cs="CordiaUPC"/>
              </w:rPr>
              <w:t xml:space="preserve">Hard Bundle </w:t>
            </w:r>
            <w:r w:rsidRPr="00DE263A">
              <w:rPr>
                <w:rFonts w:cs="CordiaUPC"/>
                <w:cs/>
              </w:rPr>
              <w:t xml:space="preserve">และ </w:t>
            </w:r>
            <w:r w:rsidRPr="00DE263A">
              <w:rPr>
                <w:rFonts w:cs="CordiaUPC"/>
              </w:rPr>
              <w:t xml:space="preserve">Soft Bundle </w:t>
            </w:r>
            <w:r w:rsidRPr="00DE263A">
              <w:rPr>
                <w:rFonts w:cs="CordiaUPC"/>
                <w:cs/>
              </w:rPr>
              <w:t xml:space="preserve">จะกรอก </w:t>
            </w:r>
            <w:r w:rsidRPr="00DE263A">
              <w:rPr>
                <w:rFonts w:cs="CordiaUPC"/>
              </w:rPr>
              <w:t xml:space="preserve">Sharing </w:t>
            </w:r>
            <w:r w:rsidRPr="00DE263A">
              <w:rPr>
                <w:rFonts w:cs="CordiaUPC"/>
                <w:cs/>
              </w:rPr>
              <w:t xml:space="preserve">ได้ทั้งแบบ % และ </w:t>
            </w:r>
            <w:r w:rsidRPr="00DE263A">
              <w:rPr>
                <w:rFonts w:cs="CordiaUPC"/>
              </w:rPr>
              <w:t>Fix</w:t>
            </w:r>
          </w:p>
          <w:p w:rsidRPr="00DE263A" w:rsidR="00017B8F" w:rsidP="001A53D4" w:rsidRDefault="00017B8F" w14:paraId="3387AB15" w14:textId="77777777">
            <w:pPr>
              <w:spacing w:before="100" w:beforeAutospacing="1" w:after="100" w:afterAutospacing="1" w:line="240" w:lineRule="auto"/>
              <w:ind w:left="600"/>
              <w:rPr>
                <w:rFonts w:cs="CordiaUPC"/>
              </w:rPr>
            </w:pPr>
            <w:r w:rsidRPr="00DE263A">
              <w:rPr>
                <w:rFonts w:cs="CordiaUPC"/>
              </w:rPr>
              <w:t>2</w:t>
            </w:r>
            <w:r w:rsidRPr="00DE263A">
              <w:rPr>
                <w:rFonts w:cs="CordiaUPC"/>
                <w:cs/>
              </w:rPr>
              <w:t xml:space="preserve">. </w:t>
            </w:r>
            <w:r w:rsidRPr="00DE263A">
              <w:rPr>
                <w:rFonts w:cs="CordiaUPC"/>
              </w:rPr>
              <w:t xml:space="preserve">Stand Alone </w:t>
            </w:r>
            <w:r w:rsidRPr="00DE263A">
              <w:rPr>
                <w:rFonts w:cs="CordiaUPC"/>
                <w:cs/>
              </w:rPr>
              <w:t xml:space="preserve">จับจาก </w:t>
            </w:r>
            <w:r w:rsidRPr="00DE263A">
              <w:rPr>
                <w:rFonts w:cs="CordiaUPC"/>
              </w:rPr>
              <w:t xml:space="preserve">Field VDO Bundle Type </w:t>
            </w:r>
            <w:r w:rsidRPr="00DE263A">
              <w:rPr>
                <w:rFonts w:cs="CordiaUPC"/>
                <w:cs/>
              </w:rPr>
              <w:t xml:space="preserve">ที่เป็น </w:t>
            </w:r>
            <w:r w:rsidRPr="00DE263A">
              <w:rPr>
                <w:rFonts w:cs="CordiaUPC"/>
              </w:rPr>
              <w:t>On</w:t>
            </w:r>
            <w:r w:rsidRPr="00DE263A">
              <w:rPr>
                <w:rFonts w:cs="CordiaUPC"/>
                <w:cs/>
              </w:rPr>
              <w:t>-</w:t>
            </w:r>
            <w:r w:rsidRPr="00DE263A">
              <w:rPr>
                <w:rFonts w:cs="CordiaUPC"/>
              </w:rPr>
              <w:t xml:space="preserve">Top </w:t>
            </w:r>
            <w:r w:rsidRPr="00DE263A">
              <w:rPr>
                <w:rFonts w:cs="CordiaUPC"/>
                <w:cs/>
              </w:rPr>
              <w:t xml:space="preserve">จะกรอก </w:t>
            </w:r>
            <w:r w:rsidRPr="00DE263A">
              <w:rPr>
                <w:rFonts w:cs="CordiaUPC"/>
              </w:rPr>
              <w:t xml:space="preserve">Sharing </w:t>
            </w:r>
            <w:r w:rsidRPr="00DE263A">
              <w:rPr>
                <w:rFonts w:cs="CordiaUPC"/>
                <w:cs/>
              </w:rPr>
              <w:t>ได้แค่แบบ %</w:t>
            </w:r>
          </w:p>
          <w:p w:rsidRPr="00DE263A" w:rsidR="00017B8F" w:rsidP="001A53D4" w:rsidRDefault="00017B8F" w14:paraId="76BB0CEF" w14:textId="77777777">
            <w:pPr>
              <w:spacing w:before="100" w:beforeAutospacing="1" w:after="100" w:afterAutospacing="1" w:line="240" w:lineRule="auto"/>
              <w:rPr>
                <w:rFonts w:cs="CordiaUPC"/>
              </w:rPr>
            </w:pPr>
            <w:r w:rsidRPr="00DE263A">
              <w:rPr>
                <w:rFonts w:cs="CordiaUPC"/>
                <w:cs/>
              </w:rPr>
              <w:t xml:space="preserve">และมี </w:t>
            </w:r>
            <w:r w:rsidRPr="00DE263A">
              <w:rPr>
                <w:rFonts w:cs="CordiaUPC"/>
              </w:rPr>
              <w:t xml:space="preserve">field </w:t>
            </w:r>
            <w:r w:rsidRPr="00DE263A">
              <w:rPr>
                <w:rFonts w:cs="CordiaUPC"/>
                <w:cs/>
              </w:rPr>
              <w:t xml:space="preserve">: </w:t>
            </w:r>
            <w:r w:rsidRPr="00DE263A">
              <w:rPr>
                <w:rFonts w:cs="CordiaUPC"/>
              </w:rPr>
              <w:t xml:space="preserve">Share At Cost </w:t>
            </w:r>
            <w:r w:rsidRPr="00DE263A">
              <w:rPr>
                <w:rFonts w:cs="CordiaUPC"/>
                <w:cs/>
              </w:rPr>
              <w:t xml:space="preserve">ถ้าเป็น </w:t>
            </w:r>
            <w:r w:rsidRPr="00DE263A">
              <w:rPr>
                <w:rFonts w:cs="CordiaUPC"/>
              </w:rPr>
              <w:t xml:space="preserve">Yes </w:t>
            </w:r>
            <w:r w:rsidRPr="00DE263A">
              <w:rPr>
                <w:rFonts w:cs="CordiaUPC"/>
                <w:cs/>
              </w:rPr>
              <w:t xml:space="preserve">กรอก </w:t>
            </w:r>
            <w:r w:rsidRPr="00DE263A">
              <w:rPr>
                <w:rFonts w:cs="CordiaUPC"/>
              </w:rPr>
              <w:t xml:space="preserve">Sharing </w:t>
            </w:r>
            <w:r w:rsidRPr="00DE263A">
              <w:rPr>
                <w:rFonts w:cs="CordiaUPC"/>
                <w:cs/>
              </w:rPr>
              <w:t xml:space="preserve">ได้แค่แบบ </w:t>
            </w:r>
            <w:r w:rsidRPr="00DE263A">
              <w:rPr>
                <w:rFonts w:cs="CordiaUPC"/>
              </w:rPr>
              <w:t xml:space="preserve">Fix </w:t>
            </w:r>
            <w:r w:rsidRPr="00DE263A">
              <w:rPr>
                <w:rFonts w:cs="CordiaUPC"/>
                <w:cs/>
              </w:rPr>
              <w:t xml:space="preserve">แต่ถ้าเป็น </w:t>
            </w:r>
            <w:r w:rsidRPr="00DE263A">
              <w:rPr>
                <w:rFonts w:cs="CordiaUPC"/>
              </w:rPr>
              <w:t xml:space="preserve">No </w:t>
            </w:r>
            <w:r w:rsidRPr="00DE263A">
              <w:rPr>
                <w:rFonts w:cs="CordiaUPC"/>
                <w:cs/>
              </w:rPr>
              <w:t xml:space="preserve">กรอก </w:t>
            </w:r>
            <w:r w:rsidRPr="00DE263A">
              <w:rPr>
                <w:rFonts w:cs="CordiaUPC"/>
              </w:rPr>
              <w:t xml:space="preserve">Sharing </w:t>
            </w:r>
            <w:r w:rsidRPr="00DE263A">
              <w:rPr>
                <w:rFonts w:cs="CordiaUPC"/>
                <w:cs/>
              </w:rPr>
              <w:t>ได้แค่แบบ %</w:t>
            </w:r>
            <w:r w:rsidRPr="00DE263A">
              <w:rPr>
                <w:rFonts w:cs="CordiaUPC"/>
              </w:rPr>
              <w:br/>
            </w:r>
            <w:r w:rsidRPr="00DE263A">
              <w:rPr>
                <w:rFonts w:cs="CordiaUPC"/>
                <w:cs/>
              </w:rPr>
              <w:t xml:space="preserve">- ถ้าเป็น </w:t>
            </w:r>
            <w:r w:rsidRPr="00DE263A">
              <w:rPr>
                <w:rFonts w:cs="CordiaUPC"/>
              </w:rPr>
              <w:t xml:space="preserve">Bundle </w:t>
            </w:r>
            <w:r w:rsidRPr="00DE263A">
              <w:rPr>
                <w:rFonts w:cs="CordiaUPC"/>
                <w:cs/>
              </w:rPr>
              <w:t xml:space="preserve">ไม่ </w:t>
            </w:r>
            <w:r w:rsidRPr="00DE263A">
              <w:rPr>
                <w:rFonts w:cs="CordiaUPC"/>
              </w:rPr>
              <w:t xml:space="preserve">Default </w:t>
            </w:r>
            <w:r w:rsidRPr="00DE263A">
              <w:rPr>
                <w:rFonts w:cs="CordiaUPC"/>
                <w:cs/>
              </w:rPr>
              <w:t xml:space="preserve">ค่า และ </w:t>
            </w:r>
            <w:r w:rsidRPr="00DE263A">
              <w:rPr>
                <w:rFonts w:cs="CordiaUPC"/>
              </w:rPr>
              <w:t>Enable field</w:t>
            </w:r>
            <w:r w:rsidRPr="00DE263A">
              <w:rPr>
                <w:rFonts w:cs="CordiaUPC"/>
              </w:rPr>
              <w:br/>
            </w:r>
            <w:r w:rsidRPr="00DE263A">
              <w:rPr>
                <w:rFonts w:cs="CordiaUPC"/>
                <w:cs/>
              </w:rPr>
              <w:t xml:space="preserve">- ถ้าเป็น </w:t>
            </w:r>
            <w:r w:rsidRPr="00DE263A">
              <w:rPr>
                <w:rFonts w:cs="CordiaUPC"/>
              </w:rPr>
              <w:t xml:space="preserve">Stand Alone </w:t>
            </w:r>
            <w:r w:rsidRPr="00DE263A">
              <w:rPr>
                <w:rFonts w:cs="CordiaUPC"/>
                <w:cs/>
              </w:rPr>
              <w:t xml:space="preserve">ให้ </w:t>
            </w:r>
            <w:r w:rsidRPr="00DE263A">
              <w:rPr>
                <w:rFonts w:cs="CordiaUPC"/>
              </w:rPr>
              <w:t xml:space="preserve">Default </w:t>
            </w:r>
            <w:r w:rsidRPr="00DE263A">
              <w:rPr>
                <w:rFonts w:cs="CordiaUPC"/>
                <w:cs/>
              </w:rPr>
              <w:t xml:space="preserve">ค่าเป็น </w:t>
            </w:r>
            <w:r w:rsidRPr="00DE263A">
              <w:rPr>
                <w:rFonts w:cs="CordiaUPC"/>
              </w:rPr>
              <w:t xml:space="preserve">No </w:t>
            </w:r>
            <w:r w:rsidRPr="00DE263A">
              <w:rPr>
                <w:rFonts w:cs="CordiaUPC"/>
                <w:cs/>
              </w:rPr>
              <w:t xml:space="preserve">และ </w:t>
            </w:r>
            <w:r w:rsidRPr="00DE263A">
              <w:rPr>
                <w:rFonts w:cs="CordiaUPC"/>
              </w:rPr>
              <w:t>Disable field</w:t>
            </w:r>
          </w:p>
          <w:p w:rsidRPr="00BD6930" w:rsidR="00017B8F" w:rsidP="001A53D4" w:rsidRDefault="00017B8F" w14:paraId="00EC1188" w14:textId="77777777">
            <w:pPr>
              <w:rPr>
                <w:rFonts w:cs="CordiaUPC"/>
              </w:rPr>
            </w:pPr>
            <w:r>
              <w:rPr>
                <w:rFonts w:hint="cs" w:cs="CordiaUPC"/>
                <w:cs/>
              </w:rPr>
              <w:t xml:space="preserve">หมายเหตุ </w:t>
            </w:r>
            <w:r>
              <w:rPr>
                <w:rFonts w:cs="CordiaUPC"/>
                <w:cs/>
              </w:rPr>
              <w:t xml:space="preserve">: </w:t>
            </w:r>
            <w:r>
              <w:rPr>
                <w:rFonts w:cs="CordiaUPC"/>
              </w:rPr>
              <w:t xml:space="preserve">Mapping </w:t>
            </w:r>
            <w:r>
              <w:rPr>
                <w:rFonts w:hint="cs" w:cs="CordiaUPC"/>
                <w:cs/>
              </w:rPr>
              <w:t xml:space="preserve">ลง </w:t>
            </w:r>
            <w:r>
              <w:rPr>
                <w:rFonts w:cs="CordiaUPC"/>
              </w:rPr>
              <w:t xml:space="preserve">DB </w:t>
            </w:r>
            <w:r>
              <w:rPr>
                <w:rFonts w:hint="cs" w:cs="CordiaUPC"/>
                <w:cs/>
              </w:rPr>
              <w:t xml:space="preserve">ที่ </w:t>
            </w:r>
            <w:r w:rsidRPr="003C53EB">
              <w:rPr>
                <w:rFonts w:cs="CordiaUPC"/>
              </w:rPr>
              <w:t>MODEL_SHARING_DETAIL</w:t>
            </w:r>
            <w:r>
              <w:rPr>
                <w:rFonts w:cs="CordiaUPC"/>
                <w:cs/>
              </w:rPr>
              <w:t>.</w:t>
            </w:r>
            <w:r w:rsidRPr="003C53EB">
              <w:rPr>
                <w:rFonts w:cs="CordiaUPC"/>
              </w:rPr>
              <w:t>INTERNAL_SHARE_FLAG</w:t>
            </w:r>
          </w:p>
        </w:tc>
      </w:tr>
      <w:tr w:rsidRPr="008979A8" w:rsidR="00017B8F" w:rsidTr="001A53D4" w14:paraId="1455A5DD" w14:textId="77777777">
        <w:trPr>
          <w:trHeight w:val="111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Pr="00BD6930" w:rsidR="00017B8F" w:rsidP="001A53D4" w:rsidRDefault="00017B8F" w14:paraId="10C94480" w14:textId="77777777">
            <w:pPr>
              <w:pStyle w:val="HeaderTable"/>
              <w:rPr>
                <w:rtl/>
                <w:cs/>
              </w:rPr>
            </w:pPr>
            <w:r>
              <w:t>Internal Share Detail Section</w:t>
            </w:r>
          </w:p>
        </w:tc>
      </w:tr>
      <w:tr w:rsidRPr="008979A8" w:rsidR="00017B8F" w:rsidTr="001A53D4" w14:paraId="169690FD" w14:textId="77777777">
        <w:trPr>
          <w:trHeight w:val="111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Pr="00BD6930" w:rsidR="00017B8F" w:rsidP="001A53D4" w:rsidRDefault="00017B8F" w14:paraId="34C8CE13" w14:textId="77777777">
            <w:pPr>
              <w:pStyle w:val="HeaderTable"/>
              <w:rPr>
                <w:cs/>
                <w:lang w:bidi="th-TH"/>
              </w:rPr>
            </w:pPr>
            <w:r>
              <w:t>Internal Share Table Section</w:t>
            </w:r>
          </w:p>
        </w:tc>
      </w:tr>
      <w:tr w:rsidRPr="008979A8" w:rsidR="00017B8F" w:rsidTr="001A53D4" w14:paraId="1E38D49D" w14:textId="77777777">
        <w:trPr>
          <w:trHeight w:val="111"/>
        </w:trPr>
        <w:tc>
          <w:tcPr>
            <w:tcW w:w="1026" w:type="pct"/>
          </w:tcPr>
          <w:p w:rsidRPr="00F03FBF" w:rsidR="00017B8F" w:rsidP="001A53D4" w:rsidRDefault="00017B8F" w14:paraId="2944E479" w14:textId="77777777">
            <w:pPr>
              <w:rPr>
                <w:rFonts w:cs="CordiaUPC"/>
              </w:rPr>
            </w:pPr>
            <w:r>
              <w:rPr>
                <w:rFonts w:cs="CordiaUPC"/>
                <w:szCs w:val="36"/>
              </w:rPr>
              <w:t>Internal Company</w:t>
            </w:r>
          </w:p>
        </w:tc>
        <w:tc>
          <w:tcPr>
            <w:tcW w:w="900" w:type="pct"/>
          </w:tcPr>
          <w:p w:rsidR="00017B8F" w:rsidP="001A53D4" w:rsidRDefault="00017B8F" w14:paraId="52FDB007" w14:textId="77777777">
            <w:pPr>
              <w:pStyle w:val="HeaderTable"/>
            </w:pPr>
          </w:p>
        </w:tc>
        <w:tc>
          <w:tcPr>
            <w:tcW w:w="3074" w:type="pct"/>
          </w:tcPr>
          <w:p w:rsidRPr="00BD6930" w:rsidR="00017B8F" w:rsidP="001A53D4" w:rsidRDefault="00017B8F" w14:paraId="6956CD9D" w14:textId="77777777">
            <w:pPr>
              <w:spacing w:after="0"/>
              <w:rPr>
                <w:rFonts w:cs="CordiaUPC"/>
              </w:rPr>
            </w:pPr>
            <w:r w:rsidRPr="00BD6930">
              <w:rPr>
                <w:rFonts w:cs="CordiaUPC"/>
                <w:cs/>
              </w:rPr>
              <w:t xml:space="preserve">แสดงข้อมูลใน </w:t>
            </w:r>
            <w:r w:rsidRPr="00BD6930">
              <w:rPr>
                <w:rFonts w:cs="CordiaUPC"/>
              </w:rPr>
              <w:t>Format</w:t>
            </w:r>
          </w:p>
          <w:p w:rsidR="00017B8F" w:rsidP="001A53D4" w:rsidRDefault="00017B8F" w14:paraId="421AEE68" w14:textId="77777777">
            <w:pPr>
              <w:spacing w:after="0"/>
            </w:pPr>
            <w:r>
              <w:rPr>
                <w:rFonts w:cs="CordiaUPC"/>
              </w:rPr>
              <w:t>internalCompany</w:t>
            </w:r>
          </w:p>
        </w:tc>
      </w:tr>
      <w:tr w:rsidRPr="008979A8" w:rsidR="00017B8F" w:rsidTr="001A53D4" w14:paraId="5F0DF971" w14:textId="77777777">
        <w:trPr>
          <w:trHeight w:val="108"/>
        </w:trPr>
        <w:tc>
          <w:tcPr>
            <w:tcW w:w="1026" w:type="pct"/>
          </w:tcPr>
          <w:p w:rsidRPr="00F03FBF" w:rsidR="00017B8F" w:rsidP="001A53D4" w:rsidRDefault="00017B8F" w14:paraId="054153CB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Share Amount</w:t>
            </w:r>
          </w:p>
        </w:tc>
        <w:tc>
          <w:tcPr>
            <w:tcW w:w="900" w:type="pct"/>
          </w:tcPr>
          <w:p w:rsidR="00017B8F" w:rsidP="001A53D4" w:rsidRDefault="00017B8F" w14:paraId="36385489" w14:textId="77777777">
            <w:pPr>
              <w:pStyle w:val="HeaderTable"/>
            </w:pPr>
          </w:p>
        </w:tc>
        <w:tc>
          <w:tcPr>
            <w:tcW w:w="3074" w:type="pct"/>
          </w:tcPr>
          <w:p w:rsidR="00017B8F" w:rsidP="001A53D4" w:rsidRDefault="00017B8F" w14:paraId="2A0FD1AE" w14:textId="77777777">
            <w:pPr>
              <w:spacing w:after="0"/>
            </w:pPr>
            <w:r>
              <w:rPr>
                <w:rFonts w:hint="cs"/>
                <w:cs/>
              </w:rPr>
              <w:t xml:space="preserve">แสดงข้อมูลใน </w:t>
            </w:r>
            <w:r>
              <w:t>Format</w:t>
            </w:r>
          </w:p>
          <w:p w:rsidR="00017B8F" w:rsidP="001A53D4" w:rsidRDefault="00017B8F" w14:paraId="3BEBC5BF" w14:textId="77777777">
            <w:pPr>
              <w:spacing w:after="0"/>
              <w:rPr>
                <w:cs/>
              </w:rPr>
            </w:pPr>
            <w:r>
              <w:t xml:space="preserve">shareAmount </w:t>
            </w:r>
            <w:r>
              <w:rPr>
                <w:rFonts w:cs="CordiaUPC"/>
                <w:cs/>
              </w:rPr>
              <w:t xml:space="preserve">+ “ “ + </w:t>
            </w:r>
            <w:r>
              <w:t>shareAmountUnit</w:t>
            </w:r>
          </w:p>
        </w:tc>
      </w:tr>
      <w:tr w:rsidRPr="008979A8" w:rsidR="00017B8F" w:rsidTr="001A53D4" w14:paraId="00CF79BD" w14:textId="77777777">
        <w:trPr>
          <w:trHeight w:val="108"/>
        </w:trPr>
        <w:tc>
          <w:tcPr>
            <w:tcW w:w="1026" w:type="pct"/>
          </w:tcPr>
          <w:p w:rsidRPr="003A1FD8" w:rsidR="00017B8F" w:rsidP="001A53D4" w:rsidRDefault="00017B8F" w14:paraId="362741B6" w14:textId="77777777">
            <w:pPr>
              <w:rPr>
                <w:rFonts w:cs="CordiaUPC"/>
              </w:rPr>
            </w:pPr>
            <w:r w:rsidRPr="003A1FD8">
              <w:rPr>
                <w:rFonts w:cs="CordiaUPC"/>
              </w:rPr>
              <w:t>Action</w:t>
            </w:r>
          </w:p>
          <w:p w:rsidRPr="003A1FD8" w:rsidR="00017B8F" w:rsidP="00017B8F" w:rsidRDefault="00017B8F" w14:paraId="1B10BEE8" w14:textId="77777777">
            <w:pPr>
              <w:pStyle w:val="ListParagraph"/>
              <w:numPr>
                <w:ilvl w:val="0"/>
                <w:numId w:val="13"/>
              </w:numPr>
              <w:rPr>
                <w:rFonts w:cs="CordiaUPC"/>
              </w:rPr>
            </w:pPr>
            <w:r w:rsidRPr="003A1FD8">
              <w:rPr>
                <w:rFonts w:hint="cs" w:cs="CordiaUPC"/>
                <w:cs/>
              </w:rPr>
              <w:t>ปุ่ม</w:t>
            </w:r>
            <w:r w:rsidRPr="003A1FD8">
              <w:rPr>
                <w:rFonts w:cs="CordiaUPC"/>
              </w:rPr>
              <w:t>Edit</w:t>
            </w:r>
          </w:p>
        </w:tc>
        <w:tc>
          <w:tcPr>
            <w:tcW w:w="900" w:type="pct"/>
          </w:tcPr>
          <w:p w:rsidR="00017B8F" w:rsidP="001A53D4" w:rsidRDefault="00017B8F" w14:paraId="6C789150" w14:textId="77777777">
            <w:r>
              <w:t>Button</w:t>
            </w:r>
          </w:p>
        </w:tc>
        <w:tc>
          <w:tcPr>
            <w:tcW w:w="3074" w:type="pct"/>
          </w:tcPr>
          <w:p w:rsidRPr="0079598B" w:rsidR="00017B8F" w:rsidP="001A53D4" w:rsidRDefault="00017B8F" w14:paraId="686B8B64" w14:textId="77777777">
            <w:pPr>
              <w:rPr>
                <w:rFonts w:cs="CordiaUPC"/>
                <w:cs/>
              </w:rPr>
            </w:pPr>
            <w:r w:rsidRPr="0079598B">
              <w:rPr>
                <w:rFonts w:cs="CordiaUPC"/>
                <w:cs/>
              </w:rPr>
              <w:t xml:space="preserve">เมื่อกดปุ่มให้ทำการ </w:t>
            </w:r>
            <w:r w:rsidRPr="0079598B">
              <w:rPr>
                <w:rFonts w:cs="CordiaUPC"/>
              </w:rPr>
              <w:t>Visible Detail Section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hint="cs" w:cs="CordiaUPC"/>
                <w:cs/>
              </w:rPr>
              <w:t xml:space="preserve">และดึงข้อมูลของ </w:t>
            </w:r>
            <w:r>
              <w:rPr>
                <w:rFonts w:cs="CordiaUPC"/>
              </w:rPr>
              <w:t xml:space="preserve">Row </w:t>
            </w:r>
            <w:r>
              <w:rPr>
                <w:rFonts w:hint="cs" w:cs="CordiaUPC"/>
                <w:cs/>
              </w:rPr>
              <w:t>นั้นๆ มาแสดง</w:t>
            </w:r>
          </w:p>
        </w:tc>
      </w:tr>
      <w:tr w:rsidRPr="008979A8" w:rsidR="00017B8F" w:rsidTr="001A53D4" w14:paraId="503B6A69" w14:textId="77777777">
        <w:trPr>
          <w:trHeight w:val="108"/>
        </w:trPr>
        <w:tc>
          <w:tcPr>
            <w:tcW w:w="1026" w:type="pct"/>
          </w:tcPr>
          <w:p w:rsidRPr="003A1FD8" w:rsidR="00017B8F" w:rsidP="001A53D4" w:rsidRDefault="00017B8F" w14:paraId="327DE52F" w14:textId="77777777">
            <w:pPr>
              <w:rPr>
                <w:rFonts w:cs="CordiaUPC"/>
              </w:rPr>
            </w:pPr>
            <w:r w:rsidRPr="003A1FD8">
              <w:rPr>
                <w:rFonts w:cs="CordiaUPC"/>
              </w:rPr>
              <w:t>Action</w:t>
            </w:r>
          </w:p>
          <w:p w:rsidRPr="003A1FD8" w:rsidR="00017B8F" w:rsidP="00017B8F" w:rsidRDefault="00017B8F" w14:paraId="22CE0548" w14:textId="77777777">
            <w:pPr>
              <w:pStyle w:val="ListParagraph"/>
              <w:numPr>
                <w:ilvl w:val="0"/>
                <w:numId w:val="14"/>
              </w:numPr>
              <w:rPr>
                <w:rFonts w:cs="CordiaUPC"/>
              </w:rPr>
            </w:pPr>
            <w:r w:rsidRPr="003A1FD8">
              <w:rPr>
                <w:rFonts w:hint="cs" w:cs="CordiaUPC"/>
                <w:cs/>
              </w:rPr>
              <w:t xml:space="preserve">ปุ่ม </w:t>
            </w:r>
            <w:r w:rsidRPr="003A1FD8">
              <w:rPr>
                <w:rFonts w:cs="CordiaUPC"/>
              </w:rPr>
              <w:t>Delete</w:t>
            </w:r>
          </w:p>
        </w:tc>
        <w:tc>
          <w:tcPr>
            <w:tcW w:w="900" w:type="pct"/>
          </w:tcPr>
          <w:p w:rsidR="00017B8F" w:rsidP="001A53D4" w:rsidRDefault="00017B8F" w14:paraId="54AD6BE4" w14:textId="77777777">
            <w:r>
              <w:t>Button</w:t>
            </w:r>
          </w:p>
        </w:tc>
        <w:tc>
          <w:tcPr>
            <w:tcW w:w="3074" w:type="pct"/>
          </w:tcPr>
          <w:p w:rsidRPr="005207A0" w:rsidR="00017B8F" w:rsidP="001A53D4" w:rsidRDefault="00017B8F" w14:paraId="1C10EC06" w14:textId="77777777">
            <w:pPr>
              <w:rPr>
                <w:rFonts w:cs="CordiaUPC"/>
                <w:cs/>
              </w:rPr>
            </w:pPr>
            <w:r w:rsidRPr="0079598B">
              <w:rPr>
                <w:rFonts w:cs="CordiaUPC"/>
                <w:cs/>
              </w:rPr>
              <w:t>เมื่</w:t>
            </w:r>
            <w:r>
              <w:rPr>
                <w:rFonts w:hint="cs" w:cs="CordiaUPC"/>
                <w:cs/>
              </w:rPr>
              <w:t>อ</w:t>
            </w:r>
            <w:r w:rsidRPr="0079598B">
              <w:rPr>
                <w:rFonts w:cs="CordiaUPC"/>
                <w:cs/>
              </w:rPr>
              <w:t>กดปุ่มให้ทำการ</w:t>
            </w:r>
            <w:r>
              <w:rPr>
                <w:rFonts w:cs="CordiaUPC"/>
              </w:rPr>
              <w:t xml:space="preserve"> Delete </w:t>
            </w:r>
            <w:r>
              <w:rPr>
                <w:rFonts w:hint="cs" w:cs="CordiaUPC"/>
                <w:cs/>
              </w:rPr>
              <w:t xml:space="preserve">ข้อมูลของ </w:t>
            </w:r>
            <w:r>
              <w:rPr>
                <w:rFonts w:cs="CordiaUPC"/>
              </w:rPr>
              <w:t xml:space="preserve">Row </w:t>
            </w:r>
            <w:r>
              <w:rPr>
                <w:rFonts w:hint="cs" w:cs="CordiaUPC"/>
                <w:cs/>
              </w:rPr>
              <w:t>นั้นๆ</w:t>
            </w:r>
          </w:p>
        </w:tc>
      </w:tr>
      <w:tr w:rsidRPr="008979A8" w:rsidR="00017B8F" w:rsidTr="001A53D4" w14:paraId="7544DE10" w14:textId="77777777">
        <w:trPr>
          <w:trHeight w:val="108"/>
        </w:trPr>
        <w:tc>
          <w:tcPr>
            <w:tcW w:w="1026" w:type="pct"/>
          </w:tcPr>
          <w:p w:rsidRPr="003A1FD8" w:rsidR="00017B8F" w:rsidP="001A53D4" w:rsidRDefault="00017B8F" w14:paraId="126E1BE2" w14:textId="77777777">
            <w:pPr>
              <w:rPr>
                <w:rFonts w:cs="CordiaUPC"/>
              </w:rPr>
            </w:pPr>
            <w:r w:rsidRPr="003A1FD8">
              <w:rPr>
                <w:rFonts w:hint="cs" w:cs="CordiaUPC"/>
                <w:cs/>
              </w:rPr>
              <w:t xml:space="preserve">ปุ่ม </w:t>
            </w:r>
            <w:r w:rsidRPr="003A1FD8">
              <w:rPr>
                <w:rFonts w:cs="CordiaUPC"/>
                <w:cs/>
              </w:rPr>
              <w:t>+</w:t>
            </w:r>
          </w:p>
        </w:tc>
        <w:tc>
          <w:tcPr>
            <w:tcW w:w="900" w:type="pct"/>
          </w:tcPr>
          <w:p w:rsidR="00017B8F" w:rsidP="001A53D4" w:rsidRDefault="00017B8F" w14:paraId="2530697F" w14:textId="77777777">
            <w:r>
              <w:t>Button</w:t>
            </w:r>
          </w:p>
        </w:tc>
        <w:tc>
          <w:tcPr>
            <w:tcW w:w="3074" w:type="pct"/>
          </w:tcPr>
          <w:p w:rsidRPr="00C90D58" w:rsidR="00017B8F" w:rsidP="001A53D4" w:rsidRDefault="00017B8F" w14:paraId="4D4BF00C" w14:textId="77777777">
            <w:pPr>
              <w:rPr>
                <w:rFonts w:cs="CordiaUPC"/>
                <w:cs/>
              </w:rPr>
            </w:pPr>
            <w:r w:rsidRPr="007D14C9">
              <w:rPr>
                <w:rFonts w:cs="CordiaUPC"/>
                <w:cs/>
              </w:rPr>
              <w:t xml:space="preserve">เมื่อกดปุ่มให้ทำการ </w:t>
            </w:r>
            <w:r w:rsidRPr="007D14C9">
              <w:rPr>
                <w:rFonts w:cs="CordiaUPC"/>
              </w:rPr>
              <w:t>Visible Detail Section</w:t>
            </w:r>
          </w:p>
        </w:tc>
      </w:tr>
      <w:tr w:rsidRPr="008979A8" w:rsidR="00017B8F" w:rsidTr="001A53D4" w14:paraId="44F2D083" w14:textId="77777777">
        <w:tc>
          <w:tcPr>
            <w:tcW w:w="5000" w:type="pct"/>
            <w:gridSpan w:val="3"/>
            <w:shd w:val="clear" w:color="auto" w:fill="C2D69B" w:themeFill="accent3" w:themeFillTint="99"/>
          </w:tcPr>
          <w:p w:rsidR="00017B8F" w:rsidP="001A53D4" w:rsidRDefault="00017B8F" w14:paraId="6E08069E" w14:textId="77777777">
            <w:pPr>
              <w:pStyle w:val="HeaderTable"/>
            </w:pPr>
            <w:r>
              <w:t>End Internal Share Table Section</w:t>
            </w:r>
          </w:p>
        </w:tc>
      </w:tr>
      <w:tr w:rsidRPr="008979A8" w:rsidR="00017B8F" w:rsidTr="001A53D4" w14:paraId="5DD752D7" w14:textId="77777777">
        <w:tc>
          <w:tcPr>
            <w:tcW w:w="5000" w:type="pct"/>
            <w:gridSpan w:val="3"/>
            <w:shd w:val="clear" w:color="auto" w:fill="C2D69B" w:themeFill="accent3" w:themeFillTint="99"/>
          </w:tcPr>
          <w:p w:rsidRPr="008979A8" w:rsidR="00017B8F" w:rsidP="001A53D4" w:rsidRDefault="00017B8F" w14:paraId="323607D5" w14:textId="77777777">
            <w:pPr>
              <w:pStyle w:val="HeaderTable"/>
            </w:pPr>
            <w:r>
              <w:t>Internal Share Detail Section</w:t>
            </w:r>
          </w:p>
        </w:tc>
      </w:tr>
      <w:tr w:rsidRPr="008979A8" w:rsidR="00017B8F" w:rsidTr="001A53D4" w14:paraId="00A85E73" w14:textId="77777777">
        <w:tc>
          <w:tcPr>
            <w:tcW w:w="1026" w:type="pct"/>
          </w:tcPr>
          <w:p w:rsidR="00017B8F" w:rsidP="001A53D4" w:rsidRDefault="00017B8F" w14:paraId="2891E17E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internalCompany</w:t>
            </w:r>
          </w:p>
        </w:tc>
        <w:tc>
          <w:tcPr>
            <w:tcW w:w="900" w:type="pct"/>
          </w:tcPr>
          <w:p w:rsidR="00017B8F" w:rsidP="001A53D4" w:rsidRDefault="00017B8F" w14:paraId="7F845B03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Drop Down List</w:t>
            </w:r>
          </w:p>
        </w:tc>
        <w:tc>
          <w:tcPr>
            <w:tcW w:w="3074" w:type="pct"/>
          </w:tcPr>
          <w:p w:rsidR="00017B8F" w:rsidP="001A53D4" w:rsidRDefault="00017B8F" w14:paraId="13A483CB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 xml:space="preserve">Label </w:t>
            </w:r>
            <w:r w:rsidRPr="008979A8">
              <w:rPr>
                <w:rFonts w:cs="CordiaUPC"/>
                <w:cs/>
              </w:rPr>
              <w:t xml:space="preserve">:  </w:t>
            </w:r>
            <w:r w:rsidRPr="008979A8">
              <w:rPr>
                <w:rFonts w:cs="CordiaUPC"/>
                <w:color w:val="FF0000"/>
                <w:cs/>
              </w:rPr>
              <w:t>*</w:t>
            </w:r>
            <w:r>
              <w:rPr>
                <w:rFonts w:cs="CordiaUPC"/>
                <w:color w:val="FF0000"/>
              </w:rPr>
              <w:t>Internal Company</w:t>
            </w:r>
          </w:p>
          <w:p w:rsidR="00017B8F" w:rsidP="001A53D4" w:rsidRDefault="00017B8F" w14:paraId="2960C668" w14:textId="77777777">
            <w:pPr>
              <w:rPr>
                <w:rFonts w:cs="CordiaUPC"/>
                <w:cs/>
              </w:rPr>
            </w:pPr>
            <w:r w:rsidRPr="004C3917">
              <w:t xml:space="preserve">List of Value </w:t>
            </w:r>
            <w:r w:rsidRPr="004C3917">
              <w:rPr>
                <w:rFonts w:cs="CordiaUPC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CordiaUPC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CordiaUPC"/>
                <w:cs/>
              </w:rPr>
              <w:t>=</w:t>
            </w:r>
            <w:r w:rsidRPr="002B59E6">
              <w:rPr>
                <w:rFonts w:cs="CordiaUPC"/>
                <w:cs/>
              </w:rPr>
              <w:t xml:space="preserve"> </w:t>
            </w:r>
            <w:r>
              <w:rPr>
                <w:rFonts w:cs="CordiaUPC"/>
                <w:cs/>
              </w:rPr>
              <w:t>‘</w:t>
            </w:r>
            <w:r w:rsidRPr="00680039">
              <w:rPr>
                <w:rFonts w:cs="CordiaUPC"/>
              </w:rPr>
              <w:t>Internal Company</w:t>
            </w:r>
            <w:r>
              <w:rPr>
                <w:rFonts w:cs="CordiaUPC"/>
                <w:cs/>
              </w:rPr>
              <w:t>’</w:t>
            </w:r>
          </w:p>
        </w:tc>
      </w:tr>
      <w:tr w:rsidRPr="008979A8" w:rsidR="00017B8F" w:rsidTr="001A53D4" w14:paraId="22708D7F" w14:textId="77777777">
        <w:tc>
          <w:tcPr>
            <w:tcW w:w="1026" w:type="pct"/>
          </w:tcPr>
          <w:p w:rsidRPr="00C90D58" w:rsidR="00017B8F" w:rsidP="001A53D4" w:rsidRDefault="00017B8F" w14:paraId="563C0D03" w14:textId="77777777">
            <w:pPr>
              <w:spacing w:after="0"/>
            </w:pPr>
            <w:r>
              <w:t>shareAmount</w:t>
            </w:r>
          </w:p>
        </w:tc>
        <w:tc>
          <w:tcPr>
            <w:tcW w:w="900" w:type="pct"/>
          </w:tcPr>
          <w:p w:rsidRPr="008979A8" w:rsidR="00017B8F" w:rsidP="001A53D4" w:rsidRDefault="00017B8F" w14:paraId="58CBFE83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Text Box</w:t>
            </w:r>
          </w:p>
        </w:tc>
        <w:tc>
          <w:tcPr>
            <w:tcW w:w="3074" w:type="pct"/>
          </w:tcPr>
          <w:p w:rsidR="00017B8F" w:rsidP="001A53D4" w:rsidRDefault="00017B8F" w14:paraId="24EFC567" w14:textId="77777777">
            <w:pPr>
              <w:rPr>
                <w:color w:val="FF0000"/>
              </w:rPr>
            </w:pPr>
            <w:r>
              <w:t xml:space="preserve">Label </w:t>
            </w:r>
            <w:r>
              <w:rPr>
                <w:rFonts w:cs="CordiaUPC"/>
                <w:cs/>
              </w:rPr>
              <w:t xml:space="preserve">: </w:t>
            </w:r>
            <w:r w:rsidRPr="00C90D58">
              <w:rPr>
                <w:rFonts w:cs="CordiaUPC"/>
                <w:color w:val="FF0000"/>
                <w:cs/>
              </w:rPr>
              <w:t>*</w:t>
            </w:r>
            <w:r>
              <w:rPr>
                <w:color w:val="FF0000"/>
              </w:rPr>
              <w:t>Share Amount</w:t>
            </w:r>
            <w:r>
              <w:rPr>
                <w:rFonts w:cs="CordiaUPC"/>
                <w:color w:val="FF0000"/>
                <w:cs/>
              </w:rPr>
              <w:t xml:space="preserve"> : </w:t>
            </w:r>
            <w:r w:rsidRPr="002D1282">
              <w:rPr>
                <w:rFonts w:cs="CordiaUPC"/>
                <w:cs/>
              </w:rPr>
              <w:t>…</w:t>
            </w:r>
            <w:r w:rsidRPr="002D1282">
              <w:t>Value</w:t>
            </w:r>
            <w:r w:rsidRPr="002D1282">
              <w:rPr>
                <w:rFonts w:cs="CordiaUPC"/>
                <w:cs/>
              </w:rPr>
              <w:t>… …</w:t>
            </w:r>
            <w:r w:rsidRPr="002D1282">
              <w:t>Unit</w:t>
            </w:r>
            <w:r w:rsidRPr="002D1282">
              <w:rPr>
                <w:rFonts w:cs="CordiaUPC"/>
                <w:cs/>
              </w:rPr>
              <w:t>…</w:t>
            </w:r>
          </w:p>
          <w:p w:rsidR="00017B8F" w:rsidP="001A53D4" w:rsidRDefault="00017B8F" w14:paraId="1D74C3C8" w14:textId="77777777">
            <w:pPr>
              <w:rPr>
                <w:cs/>
              </w:rPr>
            </w:pPr>
            <w:r w:rsidRPr="00921A44">
              <w:t>Max</w:t>
            </w:r>
            <w:r>
              <w:rPr>
                <w:rFonts w:cs="CordiaUPC"/>
                <w:cs/>
              </w:rPr>
              <w:t xml:space="preserve"> </w:t>
            </w:r>
            <w:r>
              <w:t>Length</w:t>
            </w:r>
            <w:r>
              <w:rPr>
                <w:rFonts w:cs="CordiaUPC"/>
                <w:cs/>
              </w:rPr>
              <w:t xml:space="preserve"> : </w:t>
            </w:r>
            <w:r>
              <w:t>5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hint="cs"/>
                <w:cs/>
              </w:rPr>
              <w:t>ตัวอักษร</w:t>
            </w:r>
          </w:p>
          <w:p w:rsidRPr="00680039" w:rsidR="00017B8F" w:rsidP="001A53D4" w:rsidRDefault="00017B8F" w14:paraId="23878E73" w14:textId="77777777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หมายเหตุ </w:t>
            </w:r>
            <w:r>
              <w:rPr>
                <w:rFonts w:cs="CordiaUPC"/>
                <w:cs/>
              </w:rPr>
              <w:t xml:space="preserve">: </w:t>
            </w:r>
            <w:r>
              <w:rPr>
                <w:rFonts w:hint="cs"/>
                <w:cs/>
              </w:rPr>
              <w:t>ใส่ได้เฉพาะตัวเลขและจุดทศนิยมเท่านั้น</w:t>
            </w:r>
          </w:p>
        </w:tc>
      </w:tr>
      <w:tr w:rsidRPr="008979A8" w:rsidR="00017B8F" w:rsidTr="001A53D4" w14:paraId="5A2AD9B5" w14:textId="77777777">
        <w:tc>
          <w:tcPr>
            <w:tcW w:w="1026" w:type="pct"/>
          </w:tcPr>
          <w:p w:rsidR="00017B8F" w:rsidP="001A53D4" w:rsidRDefault="00017B8F" w14:paraId="52F1120F" w14:textId="77777777">
            <w:pPr>
              <w:spacing w:after="0"/>
            </w:pPr>
            <w:r>
              <w:t>shareAmountUnit</w:t>
            </w:r>
          </w:p>
        </w:tc>
        <w:tc>
          <w:tcPr>
            <w:tcW w:w="900" w:type="pct"/>
          </w:tcPr>
          <w:p w:rsidR="00017B8F" w:rsidP="001A53D4" w:rsidRDefault="00017B8F" w14:paraId="054EA9E3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Drop Down List</w:t>
            </w:r>
          </w:p>
        </w:tc>
        <w:tc>
          <w:tcPr>
            <w:tcW w:w="3074" w:type="pct"/>
          </w:tcPr>
          <w:p w:rsidR="00017B8F" w:rsidP="001A53D4" w:rsidRDefault="00017B8F" w14:paraId="35D8142D" w14:textId="77777777">
            <w:r>
              <w:rPr>
                <w:rFonts w:hint="cs"/>
                <w:cs/>
              </w:rPr>
              <w:t xml:space="preserve">อยู่บรรทัดเดียวกันกับ </w:t>
            </w:r>
            <w:r>
              <w:t>shareAmount</w:t>
            </w:r>
          </w:p>
          <w:p w:rsidR="00017B8F" w:rsidP="001A53D4" w:rsidRDefault="00017B8F" w14:paraId="3D8ACA5B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1</w:t>
            </w:r>
            <w:r>
              <w:rPr>
                <w:rFonts w:cs="CordiaUPC"/>
                <w:cs/>
              </w:rPr>
              <w:t>.</w:t>
            </w:r>
            <w:r w:rsidRPr="00DE263A">
              <w:rPr>
                <w:rFonts w:cs="CordiaUPC"/>
                <w:cs/>
              </w:rPr>
              <w:t>ถ้า</w:t>
            </w:r>
            <w:r>
              <w:rPr>
                <w:rFonts w:hint="cs" w:cs="CordiaUPC"/>
                <w:cs/>
              </w:rPr>
              <w:t xml:space="preserve"> </w:t>
            </w:r>
            <w:r w:rsidRPr="00DE263A">
              <w:rPr>
                <w:rFonts w:cs="CordiaUPC"/>
              </w:rPr>
              <w:t xml:space="preserve">Share At Cost </w:t>
            </w:r>
            <w:r w:rsidRPr="00DE263A">
              <w:rPr>
                <w:rFonts w:cs="CordiaUPC"/>
                <w:cs/>
              </w:rPr>
              <w:t xml:space="preserve">เป็น </w:t>
            </w:r>
            <w:r w:rsidRPr="00DE263A">
              <w:rPr>
                <w:rFonts w:cs="CordiaUPC"/>
              </w:rPr>
              <w:t xml:space="preserve">Yes </w:t>
            </w:r>
            <w:r w:rsidRPr="00DE263A">
              <w:rPr>
                <w:rFonts w:cs="CordiaUPC"/>
                <w:cs/>
              </w:rPr>
              <w:t xml:space="preserve">กรอก </w:t>
            </w:r>
            <w:r w:rsidRPr="00DE263A">
              <w:rPr>
                <w:rFonts w:cs="CordiaUPC"/>
              </w:rPr>
              <w:t xml:space="preserve">Sharing </w:t>
            </w:r>
            <w:r w:rsidRPr="00DE263A">
              <w:rPr>
                <w:rFonts w:cs="CordiaUPC"/>
                <w:cs/>
              </w:rPr>
              <w:t xml:space="preserve">ได้แค่แบบ </w:t>
            </w:r>
            <w:r w:rsidRPr="00DE263A">
              <w:rPr>
                <w:rFonts w:cs="CordiaUPC"/>
              </w:rPr>
              <w:t xml:space="preserve">Fix </w:t>
            </w:r>
          </w:p>
          <w:p w:rsidR="00017B8F" w:rsidP="001A53D4" w:rsidRDefault="00017B8F" w14:paraId="1081CDE4" w14:textId="77777777">
            <w:pPr>
              <w:rPr>
                <w:rFonts w:cs="CordiaUPC"/>
              </w:rPr>
            </w:pPr>
            <w:r w:rsidRPr="004C3917">
              <w:t xml:space="preserve">List of Value </w:t>
            </w:r>
            <w:r w:rsidRPr="004C3917">
              <w:rPr>
                <w:rFonts w:cs="CordiaUPC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CordiaUPC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CordiaUPC"/>
                <w:cs/>
              </w:rPr>
              <w:t>=</w:t>
            </w:r>
            <w:r w:rsidRPr="002B59E6">
              <w:rPr>
                <w:rFonts w:cs="CordiaUPC"/>
                <w:cs/>
              </w:rPr>
              <w:t xml:space="preserve"> </w:t>
            </w:r>
            <w:r>
              <w:rPr>
                <w:rFonts w:cs="CordiaUPC"/>
                <w:cs/>
              </w:rPr>
              <w:t>‘</w:t>
            </w:r>
            <w:r w:rsidRPr="00680039">
              <w:rPr>
                <w:rFonts w:cs="CordiaUPC"/>
              </w:rPr>
              <w:t>Share Amount Unit</w:t>
            </w:r>
            <w:r>
              <w:rPr>
                <w:rFonts w:cs="CordiaUPC"/>
                <w:cs/>
              </w:rPr>
              <w:t xml:space="preserve">’ </w:t>
            </w:r>
            <w:r>
              <w:rPr>
                <w:rFonts w:hint="cs" w:cs="CordiaUPC"/>
                <w:cs/>
              </w:rPr>
              <w:t xml:space="preserve">และ </w:t>
            </w:r>
            <w:r>
              <w:rPr>
                <w:rFonts w:cs="CordiaUPC"/>
              </w:rPr>
              <w:t xml:space="preserve">lov_type </w:t>
            </w:r>
            <w:r>
              <w:rPr>
                <w:rFonts w:cs="CordiaUPC"/>
                <w:cs/>
              </w:rPr>
              <w:t>= ‘</w:t>
            </w:r>
            <w:r w:rsidRPr="00D246AD">
              <w:rPr>
                <w:rFonts w:cs="CordiaUPC"/>
              </w:rPr>
              <w:t>Currency</w:t>
            </w:r>
            <w:r>
              <w:rPr>
                <w:rFonts w:cs="CordiaUPC"/>
                <w:cs/>
              </w:rPr>
              <w:t>’</w:t>
            </w:r>
          </w:p>
          <w:p w:rsidR="00017B8F" w:rsidP="001A53D4" w:rsidRDefault="00017B8F" w14:paraId="5EC46C95" w14:textId="77777777">
            <w:pPr>
              <w:rPr>
                <w:rFonts w:cs="CordiaUPC"/>
              </w:rPr>
            </w:pPr>
          </w:p>
          <w:p w:rsidR="00017B8F" w:rsidP="001A53D4" w:rsidRDefault="00017B8F" w14:paraId="30867848" w14:textId="77777777">
            <w:r>
              <w:rPr>
                <w:rFonts w:cs="CordiaUPC"/>
              </w:rPr>
              <w:t>2</w:t>
            </w:r>
            <w:r>
              <w:rPr>
                <w:rFonts w:cs="CordiaUPC"/>
                <w:cs/>
              </w:rPr>
              <w:t>.</w:t>
            </w:r>
            <w:r w:rsidRPr="00DE263A">
              <w:rPr>
                <w:rFonts w:cs="CordiaUPC"/>
                <w:cs/>
              </w:rPr>
              <w:t>ถ้า</w:t>
            </w:r>
            <w:r>
              <w:rPr>
                <w:rFonts w:hint="cs" w:cs="CordiaUPC"/>
                <w:cs/>
              </w:rPr>
              <w:t xml:space="preserve"> </w:t>
            </w:r>
            <w:r w:rsidRPr="00DE263A">
              <w:rPr>
                <w:rFonts w:cs="CordiaUPC"/>
              </w:rPr>
              <w:t xml:space="preserve">Share At Cost </w:t>
            </w:r>
            <w:r w:rsidRPr="00DE263A">
              <w:rPr>
                <w:rFonts w:cs="CordiaUPC"/>
                <w:cs/>
              </w:rPr>
              <w:t xml:space="preserve">เป็น </w:t>
            </w:r>
            <w:r w:rsidRPr="00DE263A">
              <w:rPr>
                <w:rFonts w:cs="CordiaUPC"/>
              </w:rPr>
              <w:t xml:space="preserve">No </w:t>
            </w:r>
            <w:r w:rsidRPr="00DE263A">
              <w:rPr>
                <w:rFonts w:cs="CordiaUPC"/>
                <w:cs/>
              </w:rPr>
              <w:t xml:space="preserve">กรอก </w:t>
            </w:r>
            <w:r w:rsidRPr="00DE263A">
              <w:rPr>
                <w:rFonts w:cs="CordiaUPC"/>
              </w:rPr>
              <w:t xml:space="preserve">Sharing </w:t>
            </w:r>
            <w:r w:rsidRPr="00DE263A">
              <w:rPr>
                <w:rFonts w:cs="CordiaUPC"/>
                <w:cs/>
              </w:rPr>
              <w:t>ได้แค่แบบ %</w:t>
            </w:r>
          </w:p>
          <w:p w:rsidR="00017B8F" w:rsidP="001A53D4" w:rsidRDefault="00017B8F" w14:paraId="31C12811" w14:textId="77777777">
            <w:r w:rsidRPr="004C3917">
              <w:t xml:space="preserve">List of Value </w:t>
            </w:r>
            <w:r w:rsidRPr="004C3917">
              <w:rPr>
                <w:rFonts w:cs="CordiaUPC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CordiaUPC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CordiaUPC"/>
                <w:cs/>
              </w:rPr>
              <w:t>=</w:t>
            </w:r>
            <w:r w:rsidRPr="002B59E6">
              <w:rPr>
                <w:rFonts w:cs="CordiaUPC"/>
                <w:cs/>
              </w:rPr>
              <w:t xml:space="preserve"> </w:t>
            </w:r>
            <w:r>
              <w:rPr>
                <w:rFonts w:cs="CordiaUPC"/>
                <w:cs/>
              </w:rPr>
              <w:t>‘</w:t>
            </w:r>
            <w:r w:rsidRPr="00680039">
              <w:rPr>
                <w:rFonts w:cs="CordiaUPC"/>
              </w:rPr>
              <w:t>Share Amount Unit</w:t>
            </w:r>
            <w:r>
              <w:rPr>
                <w:rFonts w:cs="CordiaUPC"/>
                <w:cs/>
              </w:rPr>
              <w:t xml:space="preserve">’ </w:t>
            </w:r>
            <w:r>
              <w:rPr>
                <w:rFonts w:hint="cs" w:cs="CordiaUPC"/>
                <w:cs/>
              </w:rPr>
              <w:t xml:space="preserve">และ </w:t>
            </w:r>
            <w:r>
              <w:rPr>
                <w:rFonts w:cs="CordiaUPC"/>
              </w:rPr>
              <w:t xml:space="preserve">lov_type </w:t>
            </w:r>
            <w:r>
              <w:rPr>
                <w:rFonts w:cs="CordiaUPC"/>
                <w:cs/>
              </w:rPr>
              <w:t>= ‘</w:t>
            </w:r>
            <w:r>
              <w:rPr>
                <w:rFonts w:cs="CordiaUPC"/>
              </w:rPr>
              <w:t>Percentage</w:t>
            </w:r>
            <w:r>
              <w:rPr>
                <w:rFonts w:cs="CordiaUPC"/>
                <w:cs/>
              </w:rPr>
              <w:t>’</w:t>
            </w:r>
          </w:p>
        </w:tc>
      </w:tr>
      <w:tr w:rsidRPr="008979A8" w:rsidR="00017B8F" w:rsidTr="001A53D4" w14:paraId="0B5B8E2A" w14:textId="77777777">
        <w:tc>
          <w:tcPr>
            <w:tcW w:w="1026" w:type="pct"/>
          </w:tcPr>
          <w:p w:rsidRPr="008979A8" w:rsidR="00017B8F" w:rsidP="001A53D4" w:rsidRDefault="00017B8F" w14:paraId="38EEE42C" w14:textId="77777777">
            <w:pPr>
              <w:rPr>
                <w:rFonts w:cs="CordiaUPC"/>
              </w:rPr>
            </w:pPr>
            <w:r w:rsidRPr="008979A8">
              <w:rPr>
                <w:rFonts w:cs="CordiaUPC"/>
                <w:cs/>
              </w:rPr>
              <w:t xml:space="preserve">ปุ่ม </w:t>
            </w:r>
            <w:r w:rsidRPr="008979A8">
              <w:rPr>
                <w:rFonts w:cs="CordiaUPC"/>
              </w:rPr>
              <w:t>Add</w:t>
            </w:r>
          </w:p>
        </w:tc>
        <w:tc>
          <w:tcPr>
            <w:tcW w:w="900" w:type="pct"/>
          </w:tcPr>
          <w:p w:rsidRPr="008979A8" w:rsidR="00017B8F" w:rsidP="001A53D4" w:rsidRDefault="00017B8F" w14:paraId="3FB449A5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>Button</w:t>
            </w:r>
          </w:p>
        </w:tc>
        <w:tc>
          <w:tcPr>
            <w:tcW w:w="3074" w:type="pct"/>
          </w:tcPr>
          <w:p w:rsidR="00017B8F" w:rsidP="001A53D4" w:rsidRDefault="00017B8F" w14:paraId="027A1ABC" w14:textId="77777777">
            <w:pPr>
              <w:pStyle w:val="HeaderTable"/>
              <w:rPr>
                <w:b w:val="0"/>
                <w:bCs/>
                <w:lang w:bidi="th-TH"/>
              </w:rPr>
            </w:pPr>
            <w:r w:rsidRPr="008979A8">
              <w:rPr>
                <w:b w:val="0"/>
                <w:bCs/>
                <w:lang w:bidi="th-TH"/>
              </w:rPr>
              <w:t xml:space="preserve">Visible </w:t>
            </w:r>
            <w:r w:rsidRPr="008979A8">
              <w:rPr>
                <w:cs/>
                <w:lang w:bidi="th-TH"/>
              </w:rPr>
              <w:t>เมื่อมี</w:t>
            </w:r>
            <w:r w:rsidRPr="008979A8">
              <w:rPr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b w:val="0"/>
                <w:bCs/>
                <w:lang w:bidi="th-TH"/>
              </w:rPr>
              <w:t xml:space="preserve">Event </w:t>
            </w:r>
            <w:r w:rsidRPr="008979A8">
              <w:rPr>
                <w:cs/>
                <w:lang w:bidi="th-TH"/>
              </w:rPr>
              <w:t>มาจาก</w:t>
            </w:r>
            <w:r w:rsidRPr="008979A8">
              <w:rPr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b w:val="0"/>
                <w:bCs/>
                <w:lang w:bidi="th-TH"/>
              </w:rPr>
              <w:t xml:space="preserve">Table </w:t>
            </w:r>
            <w:r>
              <w:rPr>
                <w:b w:val="0"/>
                <w:bCs/>
                <w:lang w:bidi="th-TH"/>
              </w:rPr>
              <w:t>Section</w:t>
            </w:r>
            <w:r w:rsidRPr="008979A8">
              <w:rPr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cs/>
                <w:lang w:bidi="th-TH"/>
              </w:rPr>
              <w:t>เป็น</w:t>
            </w:r>
            <w:r w:rsidRPr="008979A8">
              <w:rPr>
                <w:b w:val="0"/>
                <w:bCs/>
                <w:cs/>
                <w:lang w:bidi="th-TH"/>
              </w:rPr>
              <w:t xml:space="preserve"> “</w:t>
            </w:r>
            <w:r w:rsidRPr="008979A8">
              <w:rPr>
                <w:b w:val="0"/>
                <w:bCs/>
                <w:lang w:bidi="th-TH"/>
              </w:rPr>
              <w:t>Add</w:t>
            </w:r>
            <w:r w:rsidRPr="008979A8">
              <w:rPr>
                <w:b w:val="0"/>
                <w:bCs/>
                <w:cs/>
                <w:lang w:bidi="th-TH"/>
              </w:rPr>
              <w:t>”</w:t>
            </w:r>
          </w:p>
          <w:p w:rsidR="00017B8F" w:rsidP="001A53D4" w:rsidRDefault="00017B8F" w14:paraId="21603EF8" w14:textId="77777777">
            <w:pPr>
              <w:spacing w:before="240" w:after="0"/>
            </w:pPr>
            <w:r>
              <w:rPr>
                <w:rFonts w:hint="cs"/>
                <w:cs/>
              </w:rPr>
              <w:t>เมื่อกดปุ่ม</w:t>
            </w:r>
          </w:p>
          <w:p w:rsidR="00017B8F" w:rsidP="00017B8F" w:rsidRDefault="00017B8F" w14:paraId="045C6B12" w14:textId="77777777">
            <w:pPr>
              <w:pStyle w:val="ListParagraph"/>
              <w:numPr>
                <w:ilvl w:val="0"/>
                <w:numId w:val="4"/>
              </w:numPr>
              <w:spacing w:after="0" w:line="259" w:lineRule="auto"/>
              <w:rPr>
                <w:rFonts w:cs="CordiaUPC"/>
              </w:rPr>
            </w:pPr>
            <w:r>
              <w:rPr>
                <w:rFonts w:hint="cs" w:cs="CordiaUPC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Validate </w:t>
            </w:r>
            <w:r>
              <w:rPr>
                <w:rFonts w:hint="cs" w:cs="CordiaUPC"/>
                <w:cs/>
              </w:rPr>
              <w:t>ข้อมูลในหน้าจอ</w:t>
            </w:r>
          </w:p>
          <w:p w:rsidRPr="00622722" w:rsidR="00017B8F" w:rsidP="00017B8F" w:rsidRDefault="00017B8F" w14:paraId="688433C7" w14:textId="77777777">
            <w:pPr>
              <w:pStyle w:val="ListParagraph"/>
              <w:numPr>
                <w:ilvl w:val="0"/>
                <w:numId w:val="4"/>
              </w:numPr>
              <w:spacing w:after="0" w:line="259" w:lineRule="auto"/>
            </w:pPr>
            <w:r>
              <w:rPr>
                <w:rFonts w:hint="cs" w:cs="CordiaUPC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Add </w:t>
            </w:r>
            <w:r>
              <w:rPr>
                <w:rFonts w:hint="cs" w:cs="CordiaUPC"/>
                <w:cs/>
              </w:rPr>
              <w:t xml:space="preserve">ข้อมูลลงในส่วนของ </w:t>
            </w:r>
            <w:r>
              <w:rPr>
                <w:rFonts w:cs="CordiaUPC"/>
              </w:rPr>
              <w:t>Table Section</w:t>
            </w:r>
          </w:p>
          <w:p w:rsidRPr="008979A8" w:rsidR="00017B8F" w:rsidP="00017B8F" w:rsidRDefault="00017B8F" w14:paraId="32C359DF" w14:textId="77777777">
            <w:pPr>
              <w:pStyle w:val="ListParagraph"/>
              <w:numPr>
                <w:ilvl w:val="0"/>
                <w:numId w:val="4"/>
              </w:numPr>
              <w:spacing w:after="0" w:line="259" w:lineRule="auto"/>
            </w:pPr>
            <w:r w:rsidRPr="00667C8E">
              <w:rPr>
                <w:rFonts w:cs="CordiaUPC"/>
                <w:cs/>
              </w:rPr>
              <w:t>ให้ทำการเคลียร์ค่า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hint="cs" w:cs="CordiaUPC"/>
                <w:cs/>
              </w:rPr>
              <w:t xml:space="preserve">และ </w:t>
            </w:r>
            <w:r w:rsidRPr="00667C8E">
              <w:rPr>
                <w:rFonts w:cs="CordiaUPC"/>
              </w:rPr>
              <w:t>Invisible</w:t>
            </w:r>
            <w:r>
              <w:rPr>
                <w:rFonts w:cs="CordiaUPC"/>
                <w:szCs w:val="36"/>
              </w:rPr>
              <w:t xml:space="preserve"> Detail Section</w:t>
            </w:r>
          </w:p>
        </w:tc>
      </w:tr>
      <w:tr w:rsidRPr="008979A8" w:rsidR="00017B8F" w:rsidTr="001A53D4" w14:paraId="66A74DEF" w14:textId="77777777">
        <w:tc>
          <w:tcPr>
            <w:tcW w:w="1026" w:type="pct"/>
          </w:tcPr>
          <w:p w:rsidRPr="008979A8" w:rsidR="00017B8F" w:rsidP="001A53D4" w:rsidRDefault="00017B8F" w14:paraId="5269A60B" w14:textId="77777777">
            <w:pPr>
              <w:rPr>
                <w:rFonts w:cs="CordiaUPC"/>
              </w:rPr>
            </w:pPr>
            <w:r w:rsidRPr="008979A8">
              <w:rPr>
                <w:rFonts w:cs="CordiaUPC"/>
                <w:cs/>
              </w:rPr>
              <w:t xml:space="preserve">ปุ่ม </w:t>
            </w:r>
            <w:r w:rsidRPr="008979A8">
              <w:rPr>
                <w:rFonts w:cs="CordiaUPC"/>
              </w:rPr>
              <w:t>Update</w:t>
            </w:r>
          </w:p>
        </w:tc>
        <w:tc>
          <w:tcPr>
            <w:tcW w:w="900" w:type="pct"/>
          </w:tcPr>
          <w:p w:rsidRPr="008979A8" w:rsidR="00017B8F" w:rsidP="001A53D4" w:rsidRDefault="00017B8F" w14:paraId="3A13C418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>Button</w:t>
            </w:r>
          </w:p>
        </w:tc>
        <w:tc>
          <w:tcPr>
            <w:tcW w:w="3074" w:type="pct"/>
          </w:tcPr>
          <w:p w:rsidR="00017B8F" w:rsidP="001A53D4" w:rsidRDefault="00017B8F" w14:paraId="2356AD3A" w14:textId="77777777">
            <w:pPr>
              <w:pStyle w:val="HeaderTable"/>
              <w:spacing w:line="360" w:lineRule="auto"/>
              <w:rPr>
                <w:b w:val="0"/>
                <w:bCs/>
                <w:lang w:bidi="th-TH"/>
              </w:rPr>
            </w:pPr>
            <w:r w:rsidRPr="008979A8">
              <w:rPr>
                <w:b w:val="0"/>
                <w:bCs/>
                <w:lang w:bidi="th-TH"/>
              </w:rPr>
              <w:t xml:space="preserve">Visible </w:t>
            </w:r>
            <w:r w:rsidRPr="008979A8">
              <w:rPr>
                <w:cs/>
                <w:lang w:bidi="th-TH"/>
              </w:rPr>
              <w:t>เมื่อมี</w:t>
            </w:r>
            <w:r w:rsidRPr="008979A8">
              <w:rPr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b w:val="0"/>
                <w:bCs/>
                <w:lang w:bidi="th-TH"/>
              </w:rPr>
              <w:t xml:space="preserve">Event </w:t>
            </w:r>
            <w:r w:rsidRPr="008979A8">
              <w:rPr>
                <w:cs/>
                <w:lang w:bidi="th-TH"/>
              </w:rPr>
              <w:t>มาจาก</w:t>
            </w:r>
            <w:r w:rsidRPr="008979A8">
              <w:rPr>
                <w:b w:val="0"/>
                <w:bCs/>
                <w:cs/>
                <w:lang w:bidi="th-TH"/>
              </w:rPr>
              <w:t xml:space="preserve"> </w:t>
            </w:r>
            <w:r>
              <w:rPr>
                <w:b w:val="0"/>
                <w:bCs/>
                <w:lang w:bidi="th-TH"/>
              </w:rPr>
              <w:t>Table</w:t>
            </w:r>
            <w:r w:rsidRPr="008979A8">
              <w:rPr>
                <w:b w:val="0"/>
                <w:bCs/>
                <w:cs/>
                <w:lang w:bidi="th-TH"/>
              </w:rPr>
              <w:t xml:space="preserve"> </w:t>
            </w:r>
            <w:r>
              <w:rPr>
                <w:b w:val="0"/>
                <w:bCs/>
                <w:lang w:bidi="th-TH"/>
              </w:rPr>
              <w:t>Section</w:t>
            </w:r>
            <w:r w:rsidRPr="008979A8">
              <w:rPr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cs/>
                <w:lang w:bidi="th-TH"/>
              </w:rPr>
              <w:t>เป็น</w:t>
            </w:r>
            <w:r w:rsidRPr="008979A8">
              <w:rPr>
                <w:b w:val="0"/>
                <w:bCs/>
                <w:cs/>
                <w:lang w:bidi="th-TH"/>
              </w:rPr>
              <w:t xml:space="preserve"> “</w:t>
            </w:r>
            <w:r w:rsidRPr="008979A8">
              <w:rPr>
                <w:b w:val="0"/>
                <w:bCs/>
                <w:lang w:bidi="th-TH"/>
              </w:rPr>
              <w:t>Edit</w:t>
            </w:r>
            <w:r w:rsidRPr="008979A8">
              <w:rPr>
                <w:b w:val="0"/>
                <w:bCs/>
                <w:cs/>
                <w:lang w:bidi="th-TH"/>
              </w:rPr>
              <w:t>”</w:t>
            </w:r>
          </w:p>
          <w:p w:rsidR="00017B8F" w:rsidP="001A53D4" w:rsidRDefault="00017B8F" w14:paraId="4F40621C" w14:textId="77777777">
            <w:pPr>
              <w:pStyle w:val="HeaderTable"/>
              <w:rPr>
                <w:lang w:bidi="th-TH"/>
              </w:rPr>
            </w:pPr>
            <w:r>
              <w:rPr>
                <w:rFonts w:hint="cs"/>
                <w:cs/>
                <w:lang w:bidi="th-TH"/>
              </w:rPr>
              <w:t>เมื่อกดปุ่ม</w:t>
            </w:r>
          </w:p>
          <w:p w:rsidR="00017B8F" w:rsidP="00017B8F" w:rsidRDefault="00017B8F" w14:paraId="7400B66B" w14:textId="77777777">
            <w:pPr>
              <w:pStyle w:val="ListParagraph"/>
              <w:numPr>
                <w:ilvl w:val="0"/>
                <w:numId w:val="6"/>
              </w:numPr>
              <w:spacing w:after="160" w:line="259" w:lineRule="auto"/>
              <w:ind w:left="1080"/>
              <w:rPr>
                <w:rFonts w:cs="CordiaUPC"/>
              </w:rPr>
            </w:pPr>
            <w:r>
              <w:rPr>
                <w:rFonts w:hint="cs" w:cs="CordiaUPC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Validate </w:t>
            </w:r>
            <w:r>
              <w:rPr>
                <w:rFonts w:hint="cs" w:cs="CordiaUPC"/>
                <w:cs/>
              </w:rPr>
              <w:t>ข้อมูลในหน้าจอ</w:t>
            </w:r>
          </w:p>
          <w:p w:rsidR="00017B8F" w:rsidP="00017B8F" w:rsidRDefault="00017B8F" w14:paraId="5A631670" w14:textId="77777777">
            <w:pPr>
              <w:pStyle w:val="ListParagraph"/>
              <w:numPr>
                <w:ilvl w:val="0"/>
                <w:numId w:val="6"/>
              </w:numPr>
              <w:spacing w:after="160" w:line="259" w:lineRule="auto"/>
              <w:ind w:left="1080"/>
            </w:pPr>
            <w:r>
              <w:rPr>
                <w:rFonts w:hint="cs" w:cs="CordiaUPC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Update </w:t>
            </w:r>
            <w:r>
              <w:rPr>
                <w:rFonts w:hint="cs" w:cs="CordiaUPC"/>
                <w:cs/>
              </w:rPr>
              <w:t xml:space="preserve">ข้อมูลลงในส่วนของ </w:t>
            </w:r>
            <w:r>
              <w:rPr>
                <w:rFonts w:cs="CordiaUPC"/>
              </w:rPr>
              <w:t xml:space="preserve">Table Section </w:t>
            </w:r>
          </w:p>
          <w:p w:rsidRPr="008979A8" w:rsidR="00017B8F" w:rsidP="00017B8F" w:rsidRDefault="00017B8F" w14:paraId="2660B25D" w14:textId="77777777">
            <w:pPr>
              <w:pStyle w:val="ListParagraph"/>
              <w:numPr>
                <w:ilvl w:val="0"/>
                <w:numId w:val="6"/>
              </w:numPr>
              <w:spacing w:after="160" w:line="259" w:lineRule="auto"/>
              <w:ind w:left="1080"/>
              <w:rPr>
                <w:cs/>
              </w:rPr>
            </w:pPr>
            <w:r w:rsidRPr="00667C8E">
              <w:rPr>
                <w:rFonts w:cs="CordiaUPC"/>
                <w:cs/>
              </w:rPr>
              <w:t>ให้ทำการเคลียร์ค่า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hint="cs" w:cs="CordiaUPC"/>
                <w:cs/>
              </w:rPr>
              <w:t xml:space="preserve">และ </w:t>
            </w:r>
            <w:r w:rsidRPr="00667C8E">
              <w:rPr>
                <w:rFonts w:cs="CordiaUPC"/>
              </w:rPr>
              <w:t>Invisible</w:t>
            </w:r>
            <w:r>
              <w:rPr>
                <w:rFonts w:cs="CordiaUPC"/>
                <w:szCs w:val="36"/>
              </w:rPr>
              <w:t xml:space="preserve"> Detail Section</w:t>
            </w:r>
          </w:p>
        </w:tc>
      </w:tr>
      <w:tr w:rsidRPr="008979A8" w:rsidR="00017B8F" w:rsidTr="001A53D4" w14:paraId="0C87E9B9" w14:textId="77777777">
        <w:tc>
          <w:tcPr>
            <w:tcW w:w="1026" w:type="pct"/>
          </w:tcPr>
          <w:p w:rsidRPr="008979A8" w:rsidR="00017B8F" w:rsidP="001A53D4" w:rsidRDefault="00017B8F" w14:paraId="3B65B3D9" w14:textId="77777777">
            <w:pPr>
              <w:rPr>
                <w:rFonts w:cs="CordiaUPC"/>
              </w:rPr>
            </w:pPr>
            <w:r>
              <w:rPr>
                <w:rFonts w:hint="cs" w:cs="CordiaUPC"/>
                <w:cs/>
              </w:rPr>
              <w:t xml:space="preserve">ปุ่ม </w:t>
            </w:r>
            <w:r>
              <w:rPr>
                <w:rFonts w:cs="CordiaUPC"/>
              </w:rPr>
              <w:t>Cancel</w:t>
            </w:r>
          </w:p>
        </w:tc>
        <w:tc>
          <w:tcPr>
            <w:tcW w:w="900" w:type="pct"/>
          </w:tcPr>
          <w:p w:rsidRPr="008979A8" w:rsidR="00017B8F" w:rsidP="001A53D4" w:rsidRDefault="00017B8F" w14:paraId="47B1667F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Button</w:t>
            </w:r>
          </w:p>
        </w:tc>
        <w:tc>
          <w:tcPr>
            <w:tcW w:w="3074" w:type="pct"/>
          </w:tcPr>
          <w:p w:rsidRPr="008979A8" w:rsidR="00017B8F" w:rsidP="001A53D4" w:rsidRDefault="00017B8F" w14:paraId="7BB5E7BB" w14:textId="77777777">
            <w:pPr>
              <w:rPr>
                <w:b/>
                <w:bCs/>
              </w:rPr>
            </w:pPr>
            <w:r>
              <w:rPr>
                <w:rFonts w:hint="cs"/>
                <w:cs/>
              </w:rPr>
              <w:t xml:space="preserve">ให้ทำการเคลียร์ค่าใน </w:t>
            </w:r>
            <w:r>
              <w:t>Detail Section</w:t>
            </w:r>
            <w:r>
              <w:rPr>
                <w:rFonts w:hint="cs"/>
                <w:cs/>
              </w:rPr>
              <w:t xml:space="preserve"> และทำการ </w:t>
            </w:r>
            <w:r>
              <w:t>Invisible Detail Section</w:t>
            </w:r>
          </w:p>
        </w:tc>
      </w:tr>
      <w:tr w:rsidRPr="008979A8" w:rsidR="00017B8F" w:rsidTr="001A53D4" w14:paraId="7C79C52D" w14:textId="77777777">
        <w:tc>
          <w:tcPr>
            <w:tcW w:w="5000" w:type="pct"/>
            <w:gridSpan w:val="3"/>
            <w:shd w:val="clear" w:color="auto" w:fill="C2D69B" w:themeFill="accent3" w:themeFillTint="99"/>
          </w:tcPr>
          <w:p w:rsidRPr="008979A8" w:rsidR="00017B8F" w:rsidP="001A53D4" w:rsidRDefault="00017B8F" w14:paraId="551E0A30" w14:textId="77777777">
            <w:pPr>
              <w:pStyle w:val="HeaderTable"/>
              <w:rPr>
                <w:b w:val="0"/>
                <w:bCs/>
                <w:lang w:bidi="th-TH"/>
              </w:rPr>
            </w:pPr>
            <w:r>
              <w:t>End Internal Share Detail Section</w:t>
            </w:r>
          </w:p>
        </w:tc>
      </w:tr>
      <w:tr w:rsidRPr="008979A8" w:rsidR="00017B8F" w:rsidTr="001A53D4" w14:paraId="7B01F7D0" w14:textId="77777777">
        <w:tc>
          <w:tcPr>
            <w:tcW w:w="5000" w:type="pct"/>
            <w:gridSpan w:val="3"/>
            <w:shd w:val="clear" w:color="auto" w:fill="C2D69B" w:themeFill="accent3" w:themeFillTint="99"/>
          </w:tcPr>
          <w:p w:rsidR="00017B8F" w:rsidP="001A53D4" w:rsidRDefault="00017B8F" w14:paraId="668E4535" w14:textId="77777777">
            <w:pPr>
              <w:pStyle w:val="HeaderTable"/>
            </w:pPr>
            <w:r>
              <w:t xml:space="preserve">End </w:t>
            </w:r>
            <w:r w:rsidRPr="00F45CE0">
              <w:t>Internal Share Detail Section</w:t>
            </w:r>
          </w:p>
        </w:tc>
      </w:tr>
    </w:tbl>
    <w:p w:rsidR="00017B8F" w:rsidP="00017B8F" w:rsidRDefault="00017B8F" w14:paraId="158CE68B" w14:textId="77777777">
      <w:pPr>
        <w:pStyle w:val="Heading3"/>
        <w:numPr>
          <w:ilvl w:val="0"/>
          <w:numId w:val="525"/>
        </w:numPr>
        <w:rPr>
          <w:rFonts w:ascii="CordiaUPC" w:hAnsi="CordiaUPC" w:cs="CordiaUPC"/>
          <w:sz w:val="32"/>
          <w:szCs w:val="32"/>
        </w:rPr>
      </w:pPr>
      <w:r w:rsidRPr="008979A8">
        <w:rPr>
          <w:rFonts w:ascii="CordiaUPC" w:hAnsi="CordiaUPC" w:cs="CordiaUPC"/>
          <w:sz w:val="32"/>
          <w:szCs w:val="32"/>
        </w:rPr>
        <w:t>Script Validation</w:t>
      </w:r>
    </w:p>
    <w:tbl>
      <w:tblPr>
        <w:tblW w:w="4938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385"/>
        <w:gridCol w:w="2896"/>
        <w:gridCol w:w="3314"/>
        <w:gridCol w:w="1309"/>
      </w:tblGrid>
      <w:tr w:rsidRPr="008979A8" w:rsidR="00017B8F" w:rsidTr="001A53D4" w14:paraId="0E4D9F9D" w14:textId="77777777">
        <w:trPr>
          <w:cantSplit/>
          <w:tblHeader/>
        </w:trPr>
        <w:tc>
          <w:tcPr>
            <w:tcW w:w="778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017B8F" w:rsidP="001A53D4" w:rsidRDefault="00017B8F" w14:paraId="59751F43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Error Code</w:t>
            </w:r>
          </w:p>
        </w:tc>
        <w:tc>
          <w:tcPr>
            <w:tcW w:w="1626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017B8F" w:rsidP="001A53D4" w:rsidRDefault="00017B8F" w14:paraId="7D3D3317" w14:textId="77777777">
            <w:pPr>
              <w:rPr>
                <w:rFonts w:cs="CordiaUPC"/>
                <w:b/>
                <w:bCs/>
              </w:rPr>
            </w:pPr>
            <w:r>
              <w:rPr>
                <w:rFonts w:cs="CordiaUPC"/>
                <w:b/>
                <w:bCs/>
              </w:rPr>
              <w:t xml:space="preserve">Error Message </w:t>
            </w:r>
          </w:p>
        </w:tc>
        <w:tc>
          <w:tcPr>
            <w:tcW w:w="1861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017B8F" w:rsidP="001A53D4" w:rsidRDefault="00017B8F" w14:paraId="2FDDECD2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Logic</w:t>
            </w:r>
          </w:p>
        </w:tc>
        <w:tc>
          <w:tcPr>
            <w:tcW w:w="735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017B8F" w:rsidP="001A53D4" w:rsidRDefault="00017B8F" w14:paraId="6FD30AAE" w14:textId="77777777">
            <w:pPr>
              <w:rPr>
                <w:rFonts w:cs="CordiaUPC"/>
                <w:b/>
                <w:bCs/>
              </w:rPr>
            </w:pPr>
            <w:r>
              <w:rPr>
                <w:rFonts w:cs="CordiaUPC"/>
                <w:b/>
                <w:bCs/>
              </w:rPr>
              <w:t>Submit Call</w:t>
            </w:r>
          </w:p>
        </w:tc>
      </w:tr>
      <w:tr w:rsidR="00017B8F" w:rsidTr="001A53D4" w14:paraId="1854C95E" w14:textId="77777777">
        <w:tc>
          <w:tcPr>
            <w:tcW w:w="778" w:type="pct"/>
          </w:tcPr>
          <w:p w:rsidR="00017B8F" w:rsidP="001A53D4" w:rsidRDefault="00017B8F" w14:paraId="52F0FAD0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26" w:type="pct"/>
          </w:tcPr>
          <w:p w:rsidR="00017B8F" w:rsidP="001A53D4" w:rsidRDefault="00017B8F" w14:paraId="01D2E0EC" w14:textId="77777777">
            <w:pPr>
              <w:rPr>
                <w:rFonts w:cs="CordiaUPC"/>
              </w:rPr>
            </w:pPr>
            <w:r w:rsidRPr="00DE263A">
              <w:rPr>
                <w:rFonts w:cs="CordiaUPC"/>
              </w:rPr>
              <w:t xml:space="preserve">Share At Cost </w:t>
            </w:r>
            <w:r>
              <w:rPr>
                <w:rFonts w:cs="CordiaUPC"/>
              </w:rPr>
              <w:t>is required</w:t>
            </w:r>
            <w:r>
              <w:rPr>
                <w:rFonts w:cs="CordiaUPC"/>
                <w:cs/>
              </w:rPr>
              <w:t>.</w:t>
            </w:r>
          </w:p>
        </w:tc>
        <w:tc>
          <w:tcPr>
            <w:tcW w:w="1861" w:type="pct"/>
          </w:tcPr>
          <w:p w:rsidR="00017B8F" w:rsidP="001A53D4" w:rsidRDefault="00017B8F" w14:paraId="120B6BAB" w14:textId="77777777">
            <w:pPr>
              <w:rPr>
                <w:rFonts w:cs="CordiaUPC"/>
              </w:rPr>
            </w:pPr>
            <w:r w:rsidRPr="00DE263A">
              <w:rPr>
                <w:rFonts w:cs="CordiaUPC"/>
              </w:rPr>
              <w:t xml:space="preserve">Share At Cost </w:t>
            </w:r>
            <w:r>
              <w:rPr>
                <w:rFonts w:hint="cs" w:cs="CordiaUPC"/>
                <w:cs/>
              </w:rPr>
              <w:t xml:space="preserve">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="00017B8F" w:rsidP="001A53D4" w:rsidRDefault="00017B8F" w14:paraId="5B2E3FDC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017B8F" w:rsidTr="001A53D4" w14:paraId="1BEB30EA" w14:textId="77777777">
        <w:tc>
          <w:tcPr>
            <w:tcW w:w="5000" w:type="pct"/>
            <w:gridSpan w:val="4"/>
            <w:shd w:val="clear" w:color="auto" w:fill="C2D69B" w:themeFill="accent3" w:themeFillTint="99"/>
          </w:tcPr>
          <w:p w:rsidR="00017B8F" w:rsidP="001A53D4" w:rsidRDefault="00017B8F" w14:paraId="07BDEAF3" w14:textId="77777777">
            <w:pPr>
              <w:pStyle w:val="HeaderTable"/>
            </w:pPr>
            <w:r>
              <w:t>Internal Share Detail Section</w:t>
            </w:r>
          </w:p>
        </w:tc>
      </w:tr>
      <w:tr w:rsidR="00017B8F" w:rsidTr="001A53D4" w14:paraId="3B04D020" w14:textId="77777777">
        <w:tc>
          <w:tcPr>
            <w:tcW w:w="778" w:type="pct"/>
          </w:tcPr>
          <w:p w:rsidR="00017B8F" w:rsidP="001A53D4" w:rsidRDefault="00017B8F" w14:paraId="28C0432C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26" w:type="pct"/>
          </w:tcPr>
          <w:p w:rsidR="00017B8F" w:rsidP="001A53D4" w:rsidRDefault="00017B8F" w14:paraId="72DDB15E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Internal</w:t>
            </w:r>
            <w:r>
              <w:rPr>
                <w:rFonts w:hint="cs" w:cs="CordiaUPC"/>
                <w:cs/>
              </w:rPr>
              <w:t xml:space="preserve"> </w:t>
            </w:r>
            <w:r>
              <w:rPr>
                <w:rFonts w:cs="CordiaUPC"/>
              </w:rPr>
              <w:t>Company is required</w:t>
            </w:r>
            <w:r>
              <w:rPr>
                <w:rFonts w:cs="CordiaUPC"/>
                <w:cs/>
              </w:rPr>
              <w:t>.</w:t>
            </w:r>
          </w:p>
        </w:tc>
        <w:tc>
          <w:tcPr>
            <w:tcW w:w="1861" w:type="pct"/>
          </w:tcPr>
          <w:p w:rsidR="00017B8F" w:rsidP="001A53D4" w:rsidRDefault="00017B8F" w14:paraId="3DEA60CE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internalCompany</w:t>
            </w:r>
            <w:r>
              <w:rPr>
                <w:rFonts w:hint="cs" w:cs="CordiaUPC"/>
                <w:cs/>
              </w:rPr>
              <w:t xml:space="preserve"> 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="00017B8F" w:rsidP="001A53D4" w:rsidRDefault="00017B8F" w14:paraId="639089D6" w14:textId="77777777">
            <w:pPr>
              <w:rPr>
                <w:rFonts w:cs="CordiaUPC"/>
                <w:szCs w:val="36"/>
              </w:rPr>
            </w:pPr>
          </w:p>
        </w:tc>
      </w:tr>
      <w:tr w:rsidR="00017B8F" w:rsidTr="001A53D4" w14:paraId="5CD2E28E" w14:textId="77777777">
        <w:tc>
          <w:tcPr>
            <w:tcW w:w="778" w:type="pct"/>
          </w:tcPr>
          <w:p w:rsidRPr="00792590" w:rsidR="00017B8F" w:rsidP="001A53D4" w:rsidRDefault="00017B8F" w14:paraId="42B13F5B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26" w:type="pct"/>
          </w:tcPr>
          <w:p w:rsidRPr="00E02D8D" w:rsidR="00017B8F" w:rsidP="001A53D4" w:rsidRDefault="00017B8F" w14:paraId="24D856D5" w14:textId="77777777">
            <w:pPr>
              <w:rPr>
                <w:rFonts w:cs="CordiaUPC"/>
              </w:rPr>
            </w:pPr>
            <w:r>
              <w:t>Share</w:t>
            </w:r>
            <w:r>
              <w:rPr>
                <w:rFonts w:hint="cs"/>
                <w:cs/>
              </w:rPr>
              <w:t xml:space="preserve"> </w:t>
            </w:r>
            <w:r>
              <w:t>Amount</w:t>
            </w:r>
            <w:r>
              <w:rPr>
                <w:rFonts w:cs="CordiaUPC"/>
              </w:rPr>
              <w:t xml:space="preserve"> is required</w:t>
            </w:r>
            <w:r>
              <w:rPr>
                <w:rFonts w:cs="CordiaUPC"/>
                <w:cs/>
              </w:rPr>
              <w:t>.</w:t>
            </w:r>
          </w:p>
        </w:tc>
        <w:tc>
          <w:tcPr>
            <w:tcW w:w="1861" w:type="pct"/>
          </w:tcPr>
          <w:p w:rsidRPr="00792590" w:rsidR="00017B8F" w:rsidP="001A53D4" w:rsidRDefault="00017B8F" w14:paraId="1A87FBE1" w14:textId="77777777">
            <w:pPr>
              <w:rPr>
                <w:rFonts w:cs="CordiaUPC"/>
              </w:rPr>
            </w:pPr>
            <w:r>
              <w:t>shareAmount</w:t>
            </w:r>
            <w:r>
              <w:rPr>
                <w:rFonts w:hint="cs" w:cs="CordiaUPC"/>
                <w:cs/>
              </w:rPr>
              <w:t xml:space="preserve"> 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="00017B8F" w:rsidP="001A53D4" w:rsidRDefault="00017B8F" w14:paraId="6DD699B0" w14:textId="77777777">
            <w:pPr>
              <w:rPr>
                <w:rFonts w:cs="CordiaUPC"/>
                <w:szCs w:val="36"/>
              </w:rPr>
            </w:pPr>
          </w:p>
        </w:tc>
      </w:tr>
      <w:tr w:rsidR="00017B8F" w:rsidTr="001A53D4" w14:paraId="5EB75DE7" w14:textId="77777777">
        <w:tc>
          <w:tcPr>
            <w:tcW w:w="778" w:type="pct"/>
          </w:tcPr>
          <w:p w:rsidR="00017B8F" w:rsidP="001A53D4" w:rsidRDefault="00017B8F" w14:paraId="214A57E6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26" w:type="pct"/>
          </w:tcPr>
          <w:p w:rsidR="00017B8F" w:rsidP="001A53D4" w:rsidRDefault="00017B8F" w14:paraId="3C1AE520" w14:textId="77777777">
            <w:pPr>
              <w:rPr>
                <w:rFonts w:cs="CordiaUPC"/>
              </w:rPr>
            </w:pPr>
            <w:r>
              <w:t>Share</w:t>
            </w:r>
            <w:r>
              <w:rPr>
                <w:rFonts w:hint="cs"/>
                <w:cs/>
              </w:rPr>
              <w:t xml:space="preserve"> </w:t>
            </w:r>
            <w:r>
              <w:t>Amount</w:t>
            </w:r>
            <w:r>
              <w:rPr>
                <w:rFonts w:hint="cs"/>
                <w:cs/>
              </w:rPr>
              <w:t xml:space="preserve"> </w:t>
            </w:r>
            <w:r>
              <w:t>Unit</w:t>
            </w:r>
            <w:r>
              <w:rPr>
                <w:rFonts w:cs="CordiaUPC"/>
              </w:rPr>
              <w:t xml:space="preserve"> is required</w:t>
            </w:r>
            <w:r>
              <w:rPr>
                <w:rFonts w:cs="CordiaUPC"/>
                <w:cs/>
              </w:rPr>
              <w:t>.</w:t>
            </w:r>
          </w:p>
        </w:tc>
        <w:tc>
          <w:tcPr>
            <w:tcW w:w="1861" w:type="pct"/>
          </w:tcPr>
          <w:p w:rsidR="00017B8F" w:rsidP="001A53D4" w:rsidRDefault="00017B8F" w14:paraId="6ED4DCE8" w14:textId="77777777">
            <w:pPr>
              <w:rPr>
                <w:rFonts w:cs="CordiaUPC"/>
              </w:rPr>
            </w:pPr>
            <w:r>
              <w:t>shareAmountUnit</w:t>
            </w:r>
            <w:r>
              <w:rPr>
                <w:rFonts w:hint="cs" w:cs="CordiaUPC"/>
                <w:cs/>
              </w:rPr>
              <w:t xml:space="preserve"> 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="00017B8F" w:rsidP="001A53D4" w:rsidRDefault="00017B8F" w14:paraId="772B99C7" w14:textId="77777777">
            <w:pPr>
              <w:rPr>
                <w:rFonts w:cs="CordiaUPC"/>
                <w:szCs w:val="36"/>
              </w:rPr>
            </w:pPr>
          </w:p>
        </w:tc>
      </w:tr>
      <w:tr w:rsidR="00017B8F" w:rsidTr="001A53D4" w14:paraId="27F96CED" w14:textId="77777777">
        <w:tc>
          <w:tcPr>
            <w:tcW w:w="778" w:type="pct"/>
          </w:tcPr>
          <w:p w:rsidR="00017B8F" w:rsidP="001A53D4" w:rsidRDefault="00017B8F" w14:paraId="3B9A5570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832ED6">
              <w:rPr>
                <w:rFonts w:ascii="CordiaUPC" w:hAnsi="CordiaUPC" w:cs="CordiaUPC"/>
                <w:sz w:val="28"/>
                <w:szCs w:val="28"/>
                <w:lang w:bidi="th-TH"/>
              </w:rPr>
              <w:t>00023</w:t>
            </w:r>
          </w:p>
        </w:tc>
        <w:tc>
          <w:tcPr>
            <w:tcW w:w="1626" w:type="pct"/>
          </w:tcPr>
          <w:p w:rsidR="00017B8F" w:rsidP="001A53D4" w:rsidRDefault="00017B8F" w14:paraId="2ACC8075" w14:textId="77777777">
            <w:r>
              <w:t>Share</w:t>
            </w:r>
            <w:r>
              <w:rPr>
                <w:rFonts w:hint="cs"/>
                <w:cs/>
              </w:rPr>
              <w:t xml:space="preserve"> </w:t>
            </w:r>
            <w:r>
              <w:t>Amount</w:t>
            </w:r>
            <w:r>
              <w:rPr>
                <w:rFonts w:cs="CordiaUPC"/>
                <w:cs/>
              </w:rPr>
              <w:t xml:space="preserve"> </w:t>
            </w:r>
            <w:r>
              <w:t xml:space="preserve">must be 2 decimal </w:t>
            </w:r>
            <w:r>
              <w:rPr>
                <w:rFonts w:cs="CordiaUPC"/>
                <w:cs/>
              </w:rPr>
              <w:t>(</w:t>
            </w:r>
            <w:r>
              <w:t>Min 0, Max 100</w:t>
            </w:r>
            <w:r>
              <w:rPr>
                <w:rFonts w:cs="CordiaUPC"/>
                <w:cs/>
              </w:rPr>
              <w:t>)</w:t>
            </w:r>
          </w:p>
        </w:tc>
        <w:tc>
          <w:tcPr>
            <w:tcW w:w="1861" w:type="pct"/>
          </w:tcPr>
          <w:p w:rsidR="00017B8F" w:rsidP="001A53D4" w:rsidRDefault="00017B8F" w14:paraId="0268C905" w14:textId="77777777">
            <w:r>
              <w:rPr>
                <w:rFonts w:hint="cs"/>
                <w:cs/>
              </w:rPr>
              <w:t xml:space="preserve">ถ้า </w:t>
            </w:r>
            <w:r>
              <w:t>shareAmount</w:t>
            </w:r>
            <w:r>
              <w:rPr>
                <w:rFonts w:hint="cs" w:cs="CordiaUPC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มีค่า ดังนั้น </w:t>
            </w:r>
            <w:r>
              <w:t>shareAmount</w:t>
            </w:r>
            <w:r>
              <w:rPr>
                <w:rFonts w:hint="cs" w:cs="CordiaUPC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จะต้องเป็นตัวเลขทศนิยม </w:t>
            </w:r>
            <w:r>
              <w:t>2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ตำแหน่งและมีค่าอยู่ในช่วง </w:t>
            </w:r>
            <w:r>
              <w:t xml:space="preserve">0 </w:t>
            </w:r>
            <w:r>
              <w:rPr>
                <w:rFonts w:cs="CordiaUPC"/>
                <w:cs/>
              </w:rPr>
              <w:t xml:space="preserve">– </w:t>
            </w:r>
            <w:r>
              <w:t>100</w:t>
            </w:r>
          </w:p>
        </w:tc>
        <w:tc>
          <w:tcPr>
            <w:tcW w:w="735" w:type="pct"/>
          </w:tcPr>
          <w:p w:rsidR="00017B8F" w:rsidP="001A53D4" w:rsidRDefault="00017B8F" w14:paraId="08F4875B" w14:textId="77777777">
            <w:pPr>
              <w:rPr>
                <w:rFonts w:cs="CordiaUPC"/>
                <w:szCs w:val="36"/>
              </w:rPr>
            </w:pPr>
          </w:p>
        </w:tc>
      </w:tr>
      <w:tr w:rsidR="00017B8F" w:rsidTr="001A53D4" w14:paraId="451C4225" w14:textId="77777777">
        <w:tc>
          <w:tcPr>
            <w:tcW w:w="5000" w:type="pct"/>
            <w:gridSpan w:val="4"/>
            <w:shd w:val="clear" w:color="auto" w:fill="C2D69B" w:themeFill="accent3" w:themeFillTint="99"/>
          </w:tcPr>
          <w:p w:rsidR="00017B8F" w:rsidP="001A53D4" w:rsidRDefault="00017B8F" w14:paraId="26D499C8" w14:textId="77777777">
            <w:pPr>
              <w:pStyle w:val="HeaderTable"/>
            </w:pPr>
            <w:r>
              <w:t>End Detail Section</w:t>
            </w:r>
          </w:p>
        </w:tc>
      </w:tr>
    </w:tbl>
    <w:p w:rsidRPr="008979A8" w:rsidR="00017B8F" w:rsidP="00017B8F" w:rsidRDefault="00017B8F" w14:paraId="68225546" w14:textId="77777777">
      <w:pPr>
        <w:pStyle w:val="Heading3"/>
        <w:numPr>
          <w:ilvl w:val="0"/>
          <w:numId w:val="525"/>
        </w:numPr>
        <w:spacing w:after="240"/>
        <w:rPr>
          <w:rFonts w:ascii="CordiaUPC" w:hAnsi="CordiaUPC" w:cs="CordiaUPC"/>
          <w:sz w:val="32"/>
          <w:szCs w:val="32"/>
        </w:rPr>
      </w:pPr>
      <w:r w:rsidRPr="008979A8">
        <w:rPr>
          <w:rFonts w:ascii="CordiaUPC" w:hAnsi="CordiaUPC" w:cs="CordiaUPC"/>
          <w:sz w:val="32"/>
          <w:szCs w:val="32"/>
        </w:rPr>
        <w:t>Mapping to DB</w:t>
      </w:r>
    </w:p>
    <w:tbl>
      <w:tblPr>
        <w:tblW w:w="4977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348"/>
        <w:gridCol w:w="2486"/>
        <w:gridCol w:w="4141"/>
      </w:tblGrid>
      <w:tr w:rsidRPr="008979A8" w:rsidR="00017B8F" w:rsidTr="001A53D4" w14:paraId="0F33989F" w14:textId="77777777">
        <w:trPr>
          <w:cantSplit/>
          <w:tblHeader/>
        </w:trPr>
        <w:tc>
          <w:tcPr>
            <w:tcW w:w="1308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017B8F" w:rsidP="001A53D4" w:rsidRDefault="00017B8F" w14:paraId="082E600F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Database Table</w:t>
            </w:r>
          </w:p>
        </w:tc>
        <w:tc>
          <w:tcPr>
            <w:tcW w:w="1385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017B8F" w:rsidP="001A53D4" w:rsidRDefault="00017B8F" w14:paraId="7627DC10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Database Column</w:t>
            </w:r>
          </w:p>
        </w:tc>
        <w:tc>
          <w:tcPr>
            <w:tcW w:w="2307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017B8F" w:rsidP="001A53D4" w:rsidRDefault="00017B8F" w14:paraId="72324FFD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Field on Screen</w:t>
            </w:r>
          </w:p>
        </w:tc>
      </w:tr>
      <w:tr w:rsidRPr="008979A8" w:rsidR="00017B8F" w:rsidTr="001A53D4" w14:paraId="1D903C8E" w14:textId="77777777">
        <w:tc>
          <w:tcPr>
            <w:tcW w:w="1308" w:type="pct"/>
            <w:vMerge w:val="restart"/>
          </w:tcPr>
          <w:p w:rsidRPr="008979A8" w:rsidR="00017B8F" w:rsidP="001A53D4" w:rsidRDefault="00FF25B1" w14:paraId="4972BB0B" w14:textId="6BF3CBDE">
            <w:pPr>
              <w:rPr>
                <w:rFonts w:cs="CordiaUPC"/>
              </w:rPr>
            </w:pPr>
            <w:r>
              <w:t>mass</w:t>
            </w:r>
            <w:r w:rsidRPr="004F5F78" w:rsidR="00017B8F">
              <w:t>_po_internal_share</w:t>
            </w:r>
          </w:p>
        </w:tc>
        <w:tc>
          <w:tcPr>
            <w:tcW w:w="1385" w:type="pct"/>
          </w:tcPr>
          <w:p w:rsidRPr="008979A8" w:rsidR="00017B8F" w:rsidP="001A53D4" w:rsidRDefault="00017B8F" w14:paraId="517E6013" w14:textId="77777777">
            <w:pPr>
              <w:spacing w:after="0"/>
              <w:rPr>
                <w:rFonts w:cs="CordiaUPC"/>
              </w:rPr>
            </w:pPr>
            <w:r w:rsidRPr="00210B83">
              <w:t>row_id</w:t>
            </w:r>
          </w:p>
        </w:tc>
        <w:tc>
          <w:tcPr>
            <w:tcW w:w="2307" w:type="pct"/>
          </w:tcPr>
          <w:p w:rsidR="00017B8F" w:rsidP="001A53D4" w:rsidRDefault="00017B8F" w14:paraId="783892E3" w14:textId="77777777">
            <w:pPr>
              <w:spacing w:after="0"/>
              <w:rPr>
                <w:rFonts w:cs="CordiaUPC"/>
                <w:cs/>
              </w:rPr>
            </w:pPr>
            <w:r>
              <w:rPr>
                <w:rFonts w:hint="cs" w:cs="CordiaUPC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CordiaUPC"/>
                <w:cs/>
              </w:rPr>
              <w:t>ครั้งแรก</w:t>
            </w:r>
          </w:p>
          <w:p w:rsidR="00017B8F" w:rsidP="001A53D4" w:rsidRDefault="00017B8F" w14:paraId="2D681470" w14:textId="77777777">
            <w:pPr>
              <w:rPr>
                <w:rFonts w:cs="CordiaUPC"/>
              </w:rPr>
            </w:pPr>
            <w:r>
              <w:rPr>
                <w:rFonts w:hint="cs" w:cs="CordiaUPC"/>
                <w:cs/>
              </w:rPr>
              <w:t xml:space="preserve">ให้ระบบ </w:t>
            </w:r>
            <w:r>
              <w:rPr>
                <w:rFonts w:cs="CordiaUPC"/>
              </w:rPr>
              <w:t xml:space="preserve">Auto Generate </w:t>
            </w:r>
          </w:p>
          <w:p w:rsidR="00017B8F" w:rsidP="001A53D4" w:rsidRDefault="00017B8F" w14:paraId="0CE4DDD7" w14:textId="77777777">
            <w:pPr>
              <w:spacing w:after="0"/>
              <w:rPr>
                <w:rFonts w:cs="CordiaUPC"/>
              </w:rPr>
            </w:pPr>
            <w:r>
              <w:rPr>
                <w:rFonts w:hint="cs" w:cs="CordiaUPC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CordiaUPC"/>
                <w:cs/>
              </w:rPr>
              <w:t>ครั้งถัดไป</w:t>
            </w:r>
          </w:p>
          <w:p w:rsidRPr="008979A8" w:rsidR="00017B8F" w:rsidP="001A53D4" w:rsidRDefault="00017B8F" w14:paraId="431F29B7" w14:textId="77777777">
            <w:pPr>
              <w:rPr>
                <w:rFonts w:cs="CordiaUPC"/>
              </w:rPr>
            </w:pPr>
            <w:r>
              <w:rPr>
                <w:rFonts w:hint="cs" w:cs="CordiaUPC"/>
                <w:cs/>
              </w:rPr>
              <w:t xml:space="preserve">ให้ใช้ </w:t>
            </w:r>
            <w:r>
              <w:rPr>
                <w:rFonts w:cs="CordiaUPC"/>
              </w:rPr>
              <w:t xml:space="preserve">Row ID </w:t>
            </w:r>
            <w:r>
              <w:rPr>
                <w:rFonts w:hint="cs" w:cs="CordiaUPC"/>
                <w:cs/>
              </w:rPr>
              <w:t>เดิม</w:t>
            </w:r>
          </w:p>
        </w:tc>
      </w:tr>
      <w:tr w:rsidRPr="008979A8" w:rsidR="00017B8F" w:rsidTr="001A53D4" w14:paraId="7C3729A9" w14:textId="77777777">
        <w:tc>
          <w:tcPr>
            <w:tcW w:w="1308" w:type="pct"/>
            <w:vMerge/>
          </w:tcPr>
          <w:p w:rsidRPr="008979A8" w:rsidR="00017B8F" w:rsidP="001A53D4" w:rsidRDefault="00017B8F" w14:paraId="416FDCB7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017B8F" w:rsidP="001A53D4" w:rsidRDefault="00FF25B1" w14:paraId="7B733D1B" w14:textId="14C99763">
            <w:pPr>
              <w:spacing w:after="0"/>
              <w:rPr>
                <w:rFonts w:cs="CordiaUPC"/>
              </w:rPr>
            </w:pPr>
            <w:r>
              <w:t>mass</w:t>
            </w:r>
            <w:r w:rsidRPr="00210B83" w:rsidR="00017B8F">
              <w:t>_po_detail_row_id</w:t>
            </w:r>
          </w:p>
        </w:tc>
        <w:tc>
          <w:tcPr>
            <w:tcW w:w="2307" w:type="pct"/>
          </w:tcPr>
          <w:p w:rsidRPr="008979A8" w:rsidR="00017B8F" w:rsidP="001A53D4" w:rsidRDefault="00017B8F" w14:paraId="0EFC32D7" w14:textId="5DF169C9">
            <w:pPr>
              <w:rPr>
                <w:rFonts w:cs="CordiaUPC"/>
              </w:rPr>
            </w:pPr>
            <w:r>
              <w:rPr>
                <w:rFonts w:hint="cs" w:cs="CordiaUPC"/>
                <w:cs/>
              </w:rPr>
              <w:t>ให้</w:t>
            </w:r>
            <w:r w:rsidRPr="008979A8">
              <w:rPr>
                <w:rFonts w:cs="CordiaUPC"/>
                <w:cs/>
              </w:rPr>
              <w:t>ใช้</w:t>
            </w:r>
            <w:r>
              <w:rPr>
                <w:rFonts w:hint="cs" w:cs="CordiaUPC"/>
                <w:cs/>
              </w:rPr>
              <w:t xml:space="preserve"> </w:t>
            </w:r>
            <w:r w:rsidR="00FF25B1">
              <w:t>mass</w:t>
            </w:r>
            <w:r w:rsidRPr="00210B83">
              <w:t>_po_detail</w:t>
            </w:r>
            <w:r>
              <w:rPr>
                <w:rFonts w:cs="CordiaUPC"/>
                <w:cs/>
              </w:rPr>
              <w:t>.</w:t>
            </w:r>
            <w:r w:rsidRPr="00210B83">
              <w:t>row_id</w:t>
            </w:r>
            <w:r>
              <w:rPr>
                <w:rFonts w:hint="cs" w:cs="CordiaUPC"/>
                <w:cs/>
              </w:rPr>
              <w:t xml:space="preserve"> เดิม</w:t>
            </w:r>
          </w:p>
        </w:tc>
      </w:tr>
      <w:tr w:rsidRPr="008979A8" w:rsidR="00017B8F" w:rsidTr="001A53D4" w14:paraId="750D0AF5" w14:textId="77777777">
        <w:tc>
          <w:tcPr>
            <w:tcW w:w="1308" w:type="pct"/>
            <w:vMerge/>
          </w:tcPr>
          <w:p w:rsidRPr="008979A8" w:rsidR="00017B8F" w:rsidP="001A53D4" w:rsidRDefault="00017B8F" w14:paraId="6B462424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017B8F" w:rsidP="001A53D4" w:rsidRDefault="00017B8F" w14:paraId="7CE55AB5" w14:textId="77777777">
            <w:pPr>
              <w:spacing w:after="0"/>
              <w:rPr>
                <w:rFonts w:cs="CordiaUPC"/>
              </w:rPr>
            </w:pPr>
            <w:r w:rsidRPr="00210B83">
              <w:t>internal_company</w:t>
            </w:r>
          </w:p>
        </w:tc>
        <w:tc>
          <w:tcPr>
            <w:tcW w:w="2307" w:type="pct"/>
          </w:tcPr>
          <w:p w:rsidR="00017B8F" w:rsidP="001A53D4" w:rsidRDefault="00017B8F" w14:paraId="05D5C5AC" w14:textId="77777777">
            <w:pPr>
              <w:rPr>
                <w:rFonts w:cs="CordiaUPC"/>
                <w:cs/>
              </w:rPr>
            </w:pPr>
            <w:r>
              <w:rPr>
                <w:rFonts w:cs="CordiaUPC"/>
              </w:rPr>
              <w:t>internalCompany</w:t>
            </w:r>
          </w:p>
        </w:tc>
      </w:tr>
      <w:tr w:rsidRPr="008979A8" w:rsidR="00017B8F" w:rsidTr="001A53D4" w14:paraId="35B00F51" w14:textId="77777777">
        <w:tc>
          <w:tcPr>
            <w:tcW w:w="1308" w:type="pct"/>
            <w:vMerge/>
          </w:tcPr>
          <w:p w:rsidRPr="008979A8" w:rsidR="00017B8F" w:rsidP="001A53D4" w:rsidRDefault="00017B8F" w14:paraId="106A510B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017B8F" w:rsidP="001A53D4" w:rsidRDefault="00017B8F" w14:paraId="59B3C62C" w14:textId="77777777">
            <w:pPr>
              <w:spacing w:after="0"/>
            </w:pPr>
            <w:r w:rsidRPr="00210B83">
              <w:t>share_amount</w:t>
            </w:r>
          </w:p>
        </w:tc>
        <w:tc>
          <w:tcPr>
            <w:tcW w:w="2307" w:type="pct"/>
          </w:tcPr>
          <w:p w:rsidR="00017B8F" w:rsidP="001A53D4" w:rsidRDefault="00017B8F" w14:paraId="60C66225" w14:textId="77777777">
            <w:pPr>
              <w:rPr>
                <w:rFonts w:cs="CordiaUPC"/>
              </w:rPr>
            </w:pPr>
            <w:r>
              <w:t>shareAmount</w:t>
            </w:r>
          </w:p>
        </w:tc>
      </w:tr>
      <w:tr w:rsidRPr="008979A8" w:rsidR="00017B8F" w:rsidTr="001A53D4" w14:paraId="1C2DB999" w14:textId="77777777">
        <w:tc>
          <w:tcPr>
            <w:tcW w:w="1308" w:type="pct"/>
            <w:vMerge/>
          </w:tcPr>
          <w:p w:rsidRPr="008979A8" w:rsidR="00017B8F" w:rsidP="001A53D4" w:rsidRDefault="00017B8F" w14:paraId="3E486327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017B8F" w:rsidP="001A53D4" w:rsidRDefault="00017B8F" w14:paraId="7A10A901" w14:textId="77777777">
            <w:pPr>
              <w:spacing w:after="0"/>
            </w:pPr>
            <w:r w:rsidRPr="00210B83">
              <w:t>share_amount_unit</w:t>
            </w:r>
          </w:p>
        </w:tc>
        <w:tc>
          <w:tcPr>
            <w:tcW w:w="2307" w:type="pct"/>
          </w:tcPr>
          <w:p w:rsidR="00017B8F" w:rsidP="001A53D4" w:rsidRDefault="00017B8F" w14:paraId="6C308365" w14:textId="77777777">
            <w:pPr>
              <w:rPr>
                <w:rFonts w:cs="CordiaUPC"/>
              </w:rPr>
            </w:pPr>
            <w:r>
              <w:t>shareAmountUnit</w:t>
            </w:r>
          </w:p>
        </w:tc>
      </w:tr>
    </w:tbl>
    <w:p w:rsidR="00017B8F" w:rsidP="00017B8F" w:rsidRDefault="00017B8F" w14:paraId="2135D875" w14:textId="77777777">
      <w:pPr>
        <w:pStyle w:val="NoSpacing"/>
      </w:pPr>
    </w:p>
    <w:p w:rsidR="00017B8F" w:rsidP="00017B8F" w:rsidRDefault="00017B8F" w14:paraId="29BDCAFC" w14:textId="16C406B8">
      <w:pPr>
        <w:pStyle w:val="Heading2"/>
        <w:numPr>
          <w:ilvl w:val="0"/>
          <w:numId w:val="1"/>
        </w:numPr>
        <w:ind w:left="426" w:hanging="426"/>
        <w:rPr>
          <w:rFonts w:ascii="CordiaUPC" w:hAnsi="CordiaUPC" w:cs="CordiaUPC"/>
          <w:sz w:val="36"/>
          <w:szCs w:val="36"/>
        </w:rPr>
      </w:pPr>
      <w:r>
        <w:rPr>
          <w:rFonts w:ascii="CordiaUPC" w:hAnsi="CordiaUPC" w:cs="CordiaUPC"/>
          <w:sz w:val="36"/>
          <w:szCs w:val="36"/>
        </w:rPr>
        <w:t xml:space="preserve">Mass </w:t>
      </w:r>
      <w:r w:rsidRPr="00DF1FFB">
        <w:rPr>
          <w:rFonts w:ascii="CordiaUPC" w:hAnsi="CordiaUPC" w:cs="CordiaUPC"/>
          <w:sz w:val="36"/>
          <w:szCs w:val="36"/>
        </w:rPr>
        <w:t>Sharing Partner</w:t>
      </w:r>
    </w:p>
    <w:p w:rsidRPr="00180BBA" w:rsidR="00017B8F" w:rsidP="00017B8F" w:rsidRDefault="00017B8F" w14:paraId="7120EE26" w14:textId="77777777">
      <w:pPr>
        <w:pStyle w:val="Heading3"/>
        <w:numPr>
          <w:ilvl w:val="0"/>
          <w:numId w:val="525"/>
        </w:numPr>
        <w:rPr>
          <w:rFonts w:ascii="CordiaUPC" w:hAnsi="CordiaUPC" w:cs="CordiaUPC"/>
          <w:sz w:val="32"/>
          <w:szCs w:val="40"/>
        </w:rPr>
      </w:pPr>
      <w:r w:rsidRPr="00180BBA">
        <w:rPr>
          <w:rFonts w:ascii="CordiaUPC" w:hAnsi="CordiaUPC" w:cs="CordiaUPC"/>
          <w:sz w:val="32"/>
          <w:szCs w:val="40"/>
        </w:rPr>
        <w:t>Field on Screen</w:t>
      </w:r>
    </w:p>
    <w:tbl>
      <w:tblPr>
        <w:tblW w:w="4977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841"/>
        <w:gridCol w:w="1616"/>
        <w:gridCol w:w="5518"/>
      </w:tblGrid>
      <w:tr w:rsidRPr="008979A8" w:rsidR="00017B8F" w:rsidTr="001A53D4" w14:paraId="346424CE" w14:textId="77777777">
        <w:trPr>
          <w:cantSplit/>
          <w:tblHeader/>
        </w:trPr>
        <w:tc>
          <w:tcPr>
            <w:tcW w:w="1026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017B8F" w:rsidP="001A53D4" w:rsidRDefault="00017B8F" w14:paraId="175D2862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Field Name</w:t>
            </w:r>
          </w:p>
        </w:tc>
        <w:tc>
          <w:tcPr>
            <w:tcW w:w="900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017B8F" w:rsidP="001A53D4" w:rsidRDefault="00017B8F" w14:paraId="6BE305C0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Type</w:t>
            </w:r>
          </w:p>
        </w:tc>
        <w:tc>
          <w:tcPr>
            <w:tcW w:w="3074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017B8F" w:rsidP="001A53D4" w:rsidRDefault="00017B8F" w14:paraId="7F6081E5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Comments</w:t>
            </w:r>
          </w:p>
        </w:tc>
      </w:tr>
      <w:tr w:rsidRPr="008979A8" w:rsidR="00017B8F" w:rsidTr="001A53D4" w14:paraId="61BE5B82" w14:textId="77777777">
        <w:trPr>
          <w:trHeight w:val="111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017B8F" w:rsidP="001A53D4" w:rsidRDefault="00017B8F" w14:paraId="00E4BAFF" w14:textId="77777777">
            <w:pPr>
              <w:pStyle w:val="HeaderTable"/>
            </w:pPr>
            <w:r w:rsidRPr="00DF1FFB">
              <w:t xml:space="preserve">Sharing Partner </w:t>
            </w:r>
            <w:r>
              <w:t>Section</w:t>
            </w:r>
          </w:p>
          <w:p w:rsidR="00017B8F" w:rsidP="001A53D4" w:rsidRDefault="00017B8F" w14:paraId="61E6790A" w14:textId="77777777">
            <w:pPr>
              <w:pStyle w:val="HeaderTable"/>
            </w:pPr>
            <w:r>
              <w:t>Label</w:t>
            </w:r>
            <w:r>
              <w:rPr>
                <w:bCs/>
                <w:cs/>
                <w:lang w:bidi="th-TH"/>
              </w:rPr>
              <w:t xml:space="preserve">: </w:t>
            </w:r>
            <w:r w:rsidRPr="00DF1FFB">
              <w:t>Sharing Partner</w:t>
            </w:r>
          </w:p>
        </w:tc>
      </w:tr>
      <w:tr w:rsidRPr="008979A8" w:rsidR="00017B8F" w:rsidTr="001A53D4" w14:paraId="05C50C56" w14:textId="77777777">
        <w:trPr>
          <w:trHeight w:val="111"/>
        </w:trPr>
        <w:tc>
          <w:tcPr>
            <w:tcW w:w="1026" w:type="pct"/>
          </w:tcPr>
          <w:p w:rsidR="00017B8F" w:rsidP="001A53D4" w:rsidRDefault="00017B8F" w14:paraId="5EC97E97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internalShare</w:t>
            </w:r>
          </w:p>
        </w:tc>
        <w:tc>
          <w:tcPr>
            <w:tcW w:w="900" w:type="pct"/>
          </w:tcPr>
          <w:p w:rsidR="00017B8F" w:rsidP="001A53D4" w:rsidRDefault="00017B8F" w14:paraId="730A4410" w14:textId="77777777">
            <w:r>
              <w:t>Radio Button</w:t>
            </w:r>
          </w:p>
        </w:tc>
        <w:tc>
          <w:tcPr>
            <w:tcW w:w="3074" w:type="pct"/>
          </w:tcPr>
          <w:p w:rsidRPr="00DE263A" w:rsidR="00017B8F" w:rsidP="001A53D4" w:rsidRDefault="00017B8F" w14:paraId="6BE21884" w14:textId="77777777">
            <w:pPr>
              <w:spacing w:after="0"/>
              <w:rPr>
                <w:rFonts w:cs="CordiaUPC"/>
              </w:rPr>
            </w:pPr>
            <w:r>
              <w:rPr>
                <w:rFonts w:cs="CordiaUPC"/>
              </w:rPr>
              <w:t xml:space="preserve">Label </w:t>
            </w:r>
            <w:r>
              <w:rPr>
                <w:rFonts w:cs="CordiaUPC"/>
                <w:cs/>
              </w:rPr>
              <w:t xml:space="preserve">: </w:t>
            </w:r>
            <w:r w:rsidRPr="00DE263A">
              <w:rPr>
                <w:rFonts w:cs="CordiaUPC"/>
                <w:cs/>
              </w:rPr>
              <w:t>*</w:t>
            </w:r>
            <w:r w:rsidRPr="00DE263A">
              <w:rPr>
                <w:rFonts w:cs="CordiaUPC"/>
              </w:rPr>
              <w:t>Share At Cost</w:t>
            </w:r>
          </w:p>
          <w:p w:rsidR="00017B8F" w:rsidP="001A53D4" w:rsidRDefault="00017B8F" w14:paraId="5BD35FC9" w14:textId="77777777">
            <w:pPr>
              <w:rPr>
                <w:rFonts w:cs="CordiaUPC"/>
              </w:rPr>
            </w:pPr>
            <w:r w:rsidRPr="00DE263A">
              <w:rPr>
                <w:rFonts w:cs="CordiaUPC"/>
              </w:rPr>
              <w:t xml:space="preserve">List of Value </w:t>
            </w:r>
            <w:r w:rsidRPr="004C3917">
              <w:rPr>
                <w:rFonts w:cs="CordiaUPC"/>
                <w:cs/>
              </w:rPr>
              <w:t xml:space="preserve">: </w:t>
            </w:r>
            <w:r w:rsidRPr="00DE263A">
              <w:rPr>
                <w:rFonts w:hint="cs" w:cs="CordiaUPC"/>
                <w:cs/>
              </w:rPr>
              <w:t>ดึงข้อมูลจาก</w:t>
            </w:r>
            <w:r w:rsidRPr="00DE263A">
              <w:rPr>
                <w:rFonts w:cs="CordiaUPC"/>
              </w:rPr>
              <w:t xml:space="preserve">DB </w:t>
            </w:r>
            <w:r w:rsidRPr="00DE263A">
              <w:rPr>
                <w:rFonts w:hint="cs" w:cs="CordiaUPC"/>
                <w:cs/>
              </w:rPr>
              <w:t>ที่</w:t>
            </w:r>
            <w:r w:rsidRPr="00DE263A">
              <w:rPr>
                <w:rFonts w:cs="CordiaUPC"/>
              </w:rPr>
              <w:t xml:space="preserve"> Table</w:t>
            </w:r>
            <w:r w:rsidRPr="00DE263A">
              <w:rPr>
                <w:rFonts w:hint="cs" w:cs="CordiaUPC"/>
                <w:cs/>
              </w:rPr>
              <w:t xml:space="preserve"> </w:t>
            </w:r>
            <w:r w:rsidRPr="00DE263A">
              <w:rPr>
                <w:rFonts w:cs="CordiaUPC"/>
              </w:rPr>
              <w:t>FLW_CFG_LOV</w:t>
            </w:r>
            <w:r w:rsidRPr="002B59E6">
              <w:rPr>
                <w:rFonts w:cs="CordiaUPC"/>
                <w:cs/>
              </w:rPr>
              <w:t xml:space="preserve"> </w:t>
            </w:r>
            <w:r w:rsidRPr="00DE263A">
              <w:rPr>
                <w:rFonts w:hint="cs" w:cs="CordiaUPC"/>
                <w:cs/>
              </w:rPr>
              <w:t xml:space="preserve">โดย </w:t>
            </w:r>
            <w:r w:rsidRPr="00DE263A">
              <w:rPr>
                <w:rFonts w:cs="CordiaUPC"/>
              </w:rPr>
              <w:t>group_type</w:t>
            </w:r>
            <w:r w:rsidRPr="00DE263A">
              <w:rPr>
                <w:rFonts w:hint="cs" w:cs="CordiaUPC"/>
                <w:cs/>
              </w:rPr>
              <w:t xml:space="preserve"> </w:t>
            </w:r>
            <w:r>
              <w:rPr>
                <w:rFonts w:cs="CordiaUPC"/>
                <w:cs/>
              </w:rPr>
              <w:t>=</w:t>
            </w:r>
            <w:r w:rsidRPr="002B59E6">
              <w:rPr>
                <w:rFonts w:cs="CordiaUPC"/>
                <w:cs/>
              </w:rPr>
              <w:t xml:space="preserve"> </w:t>
            </w:r>
            <w:r>
              <w:rPr>
                <w:rFonts w:cs="CordiaUPC"/>
                <w:cs/>
              </w:rPr>
              <w:t>‘</w:t>
            </w:r>
            <w:r>
              <w:rPr>
                <w:rFonts w:cs="CordiaUPC"/>
              </w:rPr>
              <w:t>YesNoIndicator</w:t>
            </w:r>
            <w:r>
              <w:rPr>
                <w:rFonts w:cs="CordiaUPC"/>
                <w:cs/>
              </w:rPr>
              <w:t>’</w:t>
            </w:r>
          </w:p>
          <w:p w:rsidRPr="00DE263A" w:rsidR="00017B8F" w:rsidP="001A53D4" w:rsidRDefault="00017B8F" w14:paraId="570E8825" w14:textId="77777777">
            <w:pPr>
              <w:spacing w:before="100" w:beforeAutospacing="1" w:after="100" w:afterAutospacing="1" w:line="240" w:lineRule="auto"/>
              <w:rPr>
                <w:rFonts w:cs="CordiaUPC"/>
              </w:rPr>
            </w:pPr>
            <w:r w:rsidRPr="00DE263A">
              <w:rPr>
                <w:rFonts w:cs="CordiaUPC"/>
                <w:cs/>
              </w:rPr>
              <w:t xml:space="preserve">ซึ่งจะแยกว่าเป็นการ </w:t>
            </w:r>
            <w:r w:rsidRPr="00DE263A">
              <w:rPr>
                <w:rFonts w:cs="CordiaUPC"/>
              </w:rPr>
              <w:t xml:space="preserve">Share </w:t>
            </w:r>
            <w:r w:rsidRPr="00DE263A">
              <w:rPr>
                <w:rFonts w:cs="CordiaUPC"/>
                <w:cs/>
              </w:rPr>
              <w:t xml:space="preserve">แบบ </w:t>
            </w:r>
            <w:r w:rsidRPr="00DE263A">
              <w:rPr>
                <w:rFonts w:cs="CordiaUPC"/>
              </w:rPr>
              <w:t xml:space="preserve">Stand Alone </w:t>
            </w:r>
            <w:r w:rsidRPr="00DE263A">
              <w:rPr>
                <w:rFonts w:cs="CordiaUPC"/>
                <w:cs/>
              </w:rPr>
              <w:t xml:space="preserve">หรือ </w:t>
            </w:r>
            <w:r w:rsidRPr="00DE263A">
              <w:rPr>
                <w:rFonts w:cs="CordiaUPC"/>
              </w:rPr>
              <w:t xml:space="preserve">Bundle </w:t>
            </w:r>
            <w:r w:rsidRPr="00DE263A">
              <w:rPr>
                <w:rFonts w:cs="CordiaUPC"/>
                <w:cs/>
              </w:rPr>
              <w:t xml:space="preserve">จาก </w:t>
            </w:r>
            <w:r w:rsidRPr="00DE263A">
              <w:rPr>
                <w:rFonts w:cs="CordiaUPC"/>
              </w:rPr>
              <w:t>field VDO Bundle Type </w:t>
            </w:r>
          </w:p>
          <w:p w:rsidR="00017B8F" w:rsidP="001A53D4" w:rsidRDefault="00017B8F" w14:paraId="6389E362" w14:textId="77777777">
            <w:pPr>
              <w:spacing w:before="100" w:beforeAutospacing="1" w:after="100" w:afterAutospacing="1" w:line="240" w:lineRule="auto"/>
              <w:ind w:left="600"/>
              <w:rPr>
                <w:rFonts w:cs="CordiaUPC"/>
              </w:rPr>
            </w:pPr>
            <w:r w:rsidRPr="00DE263A">
              <w:rPr>
                <w:rFonts w:cs="CordiaUPC"/>
              </w:rPr>
              <w:t>1</w:t>
            </w:r>
            <w:r w:rsidRPr="00DE263A">
              <w:rPr>
                <w:rFonts w:cs="CordiaUPC"/>
                <w:cs/>
              </w:rPr>
              <w:t xml:space="preserve">. </w:t>
            </w:r>
            <w:r w:rsidRPr="00DE263A">
              <w:rPr>
                <w:rFonts w:cs="CordiaUPC"/>
              </w:rPr>
              <w:t xml:space="preserve">Bundle </w:t>
            </w:r>
            <w:r w:rsidRPr="00DE263A">
              <w:rPr>
                <w:rFonts w:cs="CordiaUPC"/>
                <w:cs/>
              </w:rPr>
              <w:t xml:space="preserve">จับจาก </w:t>
            </w:r>
            <w:r w:rsidRPr="00DE263A">
              <w:rPr>
                <w:rFonts w:cs="CordiaUPC"/>
              </w:rPr>
              <w:t xml:space="preserve">Field VDO Bundle Type </w:t>
            </w:r>
            <w:r w:rsidRPr="00DE263A">
              <w:rPr>
                <w:rFonts w:cs="CordiaUPC"/>
                <w:cs/>
              </w:rPr>
              <w:t xml:space="preserve">ที่เป็น </w:t>
            </w:r>
            <w:r w:rsidRPr="00DE263A">
              <w:rPr>
                <w:rFonts w:cs="CordiaUPC"/>
              </w:rPr>
              <w:t xml:space="preserve">Hard Bundle </w:t>
            </w:r>
            <w:r w:rsidRPr="00DE263A">
              <w:rPr>
                <w:rFonts w:cs="CordiaUPC"/>
                <w:cs/>
              </w:rPr>
              <w:t xml:space="preserve">และ </w:t>
            </w:r>
            <w:r w:rsidRPr="00DE263A">
              <w:rPr>
                <w:rFonts w:cs="CordiaUPC"/>
              </w:rPr>
              <w:t xml:space="preserve">Soft Bundle </w:t>
            </w:r>
            <w:r w:rsidRPr="00DE263A">
              <w:rPr>
                <w:rFonts w:cs="CordiaUPC"/>
                <w:cs/>
              </w:rPr>
              <w:t xml:space="preserve">จะกรอก </w:t>
            </w:r>
            <w:r w:rsidRPr="00DE263A">
              <w:rPr>
                <w:rFonts w:cs="CordiaUPC"/>
              </w:rPr>
              <w:t xml:space="preserve">Sharing </w:t>
            </w:r>
            <w:r w:rsidRPr="00DE263A">
              <w:rPr>
                <w:rFonts w:cs="CordiaUPC"/>
                <w:cs/>
              </w:rPr>
              <w:t xml:space="preserve">ได้ทั้งแบบ % และ </w:t>
            </w:r>
            <w:r w:rsidRPr="00DE263A">
              <w:rPr>
                <w:rFonts w:cs="CordiaUPC"/>
              </w:rPr>
              <w:t>Fix</w:t>
            </w:r>
          </w:p>
          <w:p w:rsidRPr="00DE263A" w:rsidR="00017B8F" w:rsidP="001A53D4" w:rsidRDefault="00017B8F" w14:paraId="3BE50EAD" w14:textId="77777777">
            <w:pPr>
              <w:spacing w:before="100" w:beforeAutospacing="1" w:after="100" w:afterAutospacing="1" w:line="240" w:lineRule="auto"/>
              <w:ind w:left="600"/>
              <w:rPr>
                <w:rFonts w:cs="CordiaUPC"/>
              </w:rPr>
            </w:pPr>
            <w:r w:rsidRPr="00DE263A">
              <w:rPr>
                <w:rFonts w:cs="CordiaUPC"/>
              </w:rPr>
              <w:t>2</w:t>
            </w:r>
            <w:r w:rsidRPr="00DE263A">
              <w:rPr>
                <w:rFonts w:cs="CordiaUPC"/>
                <w:cs/>
              </w:rPr>
              <w:t xml:space="preserve">. </w:t>
            </w:r>
            <w:r w:rsidRPr="00DE263A">
              <w:rPr>
                <w:rFonts w:cs="CordiaUPC"/>
              </w:rPr>
              <w:t xml:space="preserve">Stand Alone </w:t>
            </w:r>
            <w:r w:rsidRPr="00DE263A">
              <w:rPr>
                <w:rFonts w:cs="CordiaUPC"/>
                <w:cs/>
              </w:rPr>
              <w:t xml:space="preserve">จับจาก </w:t>
            </w:r>
            <w:r w:rsidRPr="00DE263A">
              <w:rPr>
                <w:rFonts w:cs="CordiaUPC"/>
              </w:rPr>
              <w:t xml:space="preserve">Field VDO Bundle Type </w:t>
            </w:r>
            <w:r w:rsidRPr="00DE263A">
              <w:rPr>
                <w:rFonts w:cs="CordiaUPC"/>
                <w:cs/>
              </w:rPr>
              <w:t xml:space="preserve">ที่เป็น </w:t>
            </w:r>
            <w:r w:rsidRPr="00DE263A">
              <w:rPr>
                <w:rFonts w:cs="CordiaUPC"/>
              </w:rPr>
              <w:t>On</w:t>
            </w:r>
            <w:r w:rsidRPr="00DE263A">
              <w:rPr>
                <w:rFonts w:cs="CordiaUPC"/>
                <w:cs/>
              </w:rPr>
              <w:t>-</w:t>
            </w:r>
            <w:r w:rsidRPr="00DE263A">
              <w:rPr>
                <w:rFonts w:cs="CordiaUPC"/>
              </w:rPr>
              <w:t xml:space="preserve">Top </w:t>
            </w:r>
            <w:r w:rsidRPr="00DE263A">
              <w:rPr>
                <w:rFonts w:cs="CordiaUPC"/>
                <w:cs/>
              </w:rPr>
              <w:t xml:space="preserve">จะกรอก </w:t>
            </w:r>
            <w:r w:rsidRPr="00DE263A">
              <w:rPr>
                <w:rFonts w:cs="CordiaUPC"/>
              </w:rPr>
              <w:t xml:space="preserve">Sharing </w:t>
            </w:r>
            <w:r w:rsidRPr="00DE263A">
              <w:rPr>
                <w:rFonts w:cs="CordiaUPC"/>
                <w:cs/>
              </w:rPr>
              <w:t>ได้แค่แบบ %</w:t>
            </w:r>
          </w:p>
          <w:p w:rsidRPr="00DE263A" w:rsidR="00017B8F" w:rsidP="001A53D4" w:rsidRDefault="00017B8F" w14:paraId="5D70E826" w14:textId="77777777">
            <w:pPr>
              <w:spacing w:before="100" w:beforeAutospacing="1" w:after="100" w:afterAutospacing="1" w:line="240" w:lineRule="auto"/>
              <w:rPr>
                <w:rFonts w:cs="CordiaUPC"/>
              </w:rPr>
            </w:pPr>
            <w:r w:rsidRPr="00DE263A">
              <w:rPr>
                <w:rFonts w:cs="CordiaUPC"/>
                <w:cs/>
              </w:rPr>
              <w:t xml:space="preserve">และมี </w:t>
            </w:r>
            <w:r w:rsidRPr="00DE263A">
              <w:rPr>
                <w:rFonts w:cs="CordiaUPC"/>
              </w:rPr>
              <w:t xml:space="preserve">field </w:t>
            </w:r>
            <w:r w:rsidRPr="00DE263A">
              <w:rPr>
                <w:rFonts w:cs="CordiaUPC"/>
                <w:cs/>
              </w:rPr>
              <w:t xml:space="preserve">: </w:t>
            </w:r>
            <w:r w:rsidRPr="00DE263A">
              <w:rPr>
                <w:rFonts w:cs="CordiaUPC"/>
              </w:rPr>
              <w:t xml:space="preserve">Share At Cost </w:t>
            </w:r>
            <w:r w:rsidRPr="00DE263A">
              <w:rPr>
                <w:rFonts w:cs="CordiaUPC"/>
                <w:cs/>
              </w:rPr>
              <w:t xml:space="preserve">ถ้าเป็น </w:t>
            </w:r>
            <w:r w:rsidRPr="00DE263A">
              <w:rPr>
                <w:rFonts w:cs="CordiaUPC"/>
              </w:rPr>
              <w:t xml:space="preserve">Yes </w:t>
            </w:r>
            <w:r w:rsidRPr="00DE263A">
              <w:rPr>
                <w:rFonts w:cs="CordiaUPC"/>
                <w:cs/>
              </w:rPr>
              <w:t xml:space="preserve">กรอก </w:t>
            </w:r>
            <w:r w:rsidRPr="00DE263A">
              <w:rPr>
                <w:rFonts w:cs="CordiaUPC"/>
              </w:rPr>
              <w:t xml:space="preserve">Sharing </w:t>
            </w:r>
            <w:r w:rsidRPr="00DE263A">
              <w:rPr>
                <w:rFonts w:cs="CordiaUPC"/>
                <w:cs/>
              </w:rPr>
              <w:t xml:space="preserve">ได้แค่แบบ </w:t>
            </w:r>
            <w:r w:rsidRPr="00DE263A">
              <w:rPr>
                <w:rFonts w:cs="CordiaUPC"/>
              </w:rPr>
              <w:t xml:space="preserve">Fix </w:t>
            </w:r>
            <w:r w:rsidRPr="00DE263A">
              <w:rPr>
                <w:rFonts w:cs="CordiaUPC"/>
                <w:cs/>
              </w:rPr>
              <w:t xml:space="preserve">แต่ถ้าเป็น </w:t>
            </w:r>
            <w:r w:rsidRPr="00DE263A">
              <w:rPr>
                <w:rFonts w:cs="CordiaUPC"/>
              </w:rPr>
              <w:t xml:space="preserve">No </w:t>
            </w:r>
            <w:r w:rsidRPr="00DE263A">
              <w:rPr>
                <w:rFonts w:cs="CordiaUPC"/>
                <w:cs/>
              </w:rPr>
              <w:t xml:space="preserve">กรอก </w:t>
            </w:r>
            <w:r w:rsidRPr="00DE263A">
              <w:rPr>
                <w:rFonts w:cs="CordiaUPC"/>
              </w:rPr>
              <w:t xml:space="preserve">Sharing </w:t>
            </w:r>
            <w:r w:rsidRPr="00DE263A">
              <w:rPr>
                <w:rFonts w:cs="CordiaUPC"/>
                <w:cs/>
              </w:rPr>
              <w:t>ได้แค่แบบ %</w:t>
            </w:r>
            <w:r w:rsidRPr="00DE263A">
              <w:rPr>
                <w:rFonts w:cs="CordiaUPC"/>
              </w:rPr>
              <w:br/>
            </w:r>
            <w:r w:rsidRPr="00DE263A">
              <w:rPr>
                <w:rFonts w:cs="CordiaUPC"/>
                <w:cs/>
              </w:rPr>
              <w:t xml:space="preserve">- ถ้าเป็น </w:t>
            </w:r>
            <w:r w:rsidRPr="00DE263A">
              <w:rPr>
                <w:rFonts w:cs="CordiaUPC"/>
              </w:rPr>
              <w:t xml:space="preserve">Bundle </w:t>
            </w:r>
            <w:r w:rsidRPr="00DE263A">
              <w:rPr>
                <w:rFonts w:cs="CordiaUPC"/>
                <w:cs/>
              </w:rPr>
              <w:t xml:space="preserve">ไม่ </w:t>
            </w:r>
            <w:r w:rsidRPr="00DE263A">
              <w:rPr>
                <w:rFonts w:cs="CordiaUPC"/>
              </w:rPr>
              <w:t xml:space="preserve">Default </w:t>
            </w:r>
            <w:r w:rsidRPr="00DE263A">
              <w:rPr>
                <w:rFonts w:cs="CordiaUPC"/>
                <w:cs/>
              </w:rPr>
              <w:t xml:space="preserve">ค่า และ </w:t>
            </w:r>
            <w:r w:rsidRPr="00DE263A">
              <w:rPr>
                <w:rFonts w:cs="CordiaUPC"/>
              </w:rPr>
              <w:t>Enable field</w:t>
            </w:r>
            <w:r w:rsidRPr="00DE263A">
              <w:rPr>
                <w:rFonts w:cs="CordiaUPC"/>
              </w:rPr>
              <w:br/>
            </w:r>
            <w:r w:rsidRPr="00DE263A">
              <w:rPr>
                <w:rFonts w:cs="CordiaUPC"/>
                <w:cs/>
              </w:rPr>
              <w:t xml:space="preserve">- ถ้าเป็น </w:t>
            </w:r>
            <w:r w:rsidRPr="00DE263A">
              <w:rPr>
                <w:rFonts w:cs="CordiaUPC"/>
              </w:rPr>
              <w:t xml:space="preserve">Stand Alone </w:t>
            </w:r>
            <w:r w:rsidRPr="00DE263A">
              <w:rPr>
                <w:rFonts w:cs="CordiaUPC"/>
                <w:cs/>
              </w:rPr>
              <w:t xml:space="preserve">ให้ </w:t>
            </w:r>
            <w:r w:rsidRPr="00DE263A">
              <w:rPr>
                <w:rFonts w:cs="CordiaUPC"/>
              </w:rPr>
              <w:t xml:space="preserve">Default </w:t>
            </w:r>
            <w:r w:rsidRPr="00DE263A">
              <w:rPr>
                <w:rFonts w:cs="CordiaUPC"/>
                <w:cs/>
              </w:rPr>
              <w:t xml:space="preserve">ค่าเป็น </w:t>
            </w:r>
            <w:r w:rsidRPr="00DE263A">
              <w:rPr>
                <w:rFonts w:cs="CordiaUPC"/>
              </w:rPr>
              <w:t xml:space="preserve">No </w:t>
            </w:r>
            <w:r w:rsidRPr="00DE263A">
              <w:rPr>
                <w:rFonts w:cs="CordiaUPC"/>
                <w:cs/>
              </w:rPr>
              <w:t xml:space="preserve">และ </w:t>
            </w:r>
            <w:r w:rsidRPr="00DE263A">
              <w:rPr>
                <w:rFonts w:cs="CordiaUPC"/>
              </w:rPr>
              <w:t>Disable field</w:t>
            </w:r>
          </w:p>
          <w:p w:rsidRPr="00BD6930" w:rsidR="00017B8F" w:rsidP="001A53D4" w:rsidRDefault="00017B8F" w14:paraId="4F86E9D2" w14:textId="77777777">
            <w:pPr>
              <w:rPr>
                <w:rFonts w:cs="CordiaUPC"/>
              </w:rPr>
            </w:pPr>
            <w:r>
              <w:rPr>
                <w:rFonts w:hint="cs" w:cs="CordiaUPC"/>
                <w:cs/>
              </w:rPr>
              <w:t xml:space="preserve">หมายเหตุ </w:t>
            </w:r>
            <w:r>
              <w:rPr>
                <w:rFonts w:cs="CordiaUPC"/>
                <w:cs/>
              </w:rPr>
              <w:t xml:space="preserve">: </w:t>
            </w:r>
            <w:r>
              <w:rPr>
                <w:rFonts w:cs="CordiaUPC"/>
              </w:rPr>
              <w:t xml:space="preserve">Mapping </w:t>
            </w:r>
            <w:r>
              <w:rPr>
                <w:rFonts w:hint="cs" w:cs="CordiaUPC"/>
                <w:cs/>
              </w:rPr>
              <w:t xml:space="preserve">ลง </w:t>
            </w:r>
            <w:r>
              <w:rPr>
                <w:rFonts w:cs="CordiaUPC"/>
              </w:rPr>
              <w:t xml:space="preserve">DB </w:t>
            </w:r>
            <w:r>
              <w:rPr>
                <w:rFonts w:hint="cs" w:cs="CordiaUPC"/>
                <w:cs/>
              </w:rPr>
              <w:t xml:space="preserve">ที่ </w:t>
            </w:r>
            <w:r w:rsidRPr="00DE263A">
              <w:rPr>
                <w:rFonts w:cs="CordiaUPC"/>
              </w:rPr>
              <w:t>MODEL_SHARING_DETAIL</w:t>
            </w:r>
            <w:r>
              <w:rPr>
                <w:rFonts w:cs="CordiaUPC"/>
                <w:cs/>
              </w:rPr>
              <w:t>.</w:t>
            </w:r>
            <w:r w:rsidRPr="00DE263A">
              <w:rPr>
                <w:rFonts w:cs="CordiaUPC"/>
              </w:rPr>
              <w:t>INTERNAL_SHARE_FLAG</w:t>
            </w:r>
          </w:p>
        </w:tc>
      </w:tr>
      <w:tr w:rsidRPr="008979A8" w:rsidR="00017B8F" w:rsidTr="001A53D4" w14:paraId="366401D8" w14:textId="77777777">
        <w:trPr>
          <w:trHeight w:val="111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Pr="00BD6930" w:rsidR="00017B8F" w:rsidP="001A53D4" w:rsidRDefault="00017B8F" w14:paraId="7376FA0F" w14:textId="77777777">
            <w:pPr>
              <w:pStyle w:val="HeaderTable"/>
              <w:rPr>
                <w:rtl/>
                <w:cs/>
              </w:rPr>
            </w:pPr>
            <w:r w:rsidRPr="00DF1FFB">
              <w:t xml:space="preserve">Sharing Partner </w:t>
            </w:r>
            <w:r>
              <w:t>Detail Section</w:t>
            </w:r>
          </w:p>
        </w:tc>
      </w:tr>
      <w:tr w:rsidRPr="008979A8" w:rsidR="00017B8F" w:rsidTr="001A53D4" w14:paraId="75FE6D10" w14:textId="77777777">
        <w:trPr>
          <w:trHeight w:val="111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Pr="00BD6930" w:rsidR="00017B8F" w:rsidP="001A53D4" w:rsidRDefault="00017B8F" w14:paraId="35A780A1" w14:textId="77777777">
            <w:pPr>
              <w:pStyle w:val="HeaderTable"/>
              <w:rPr>
                <w:cs/>
                <w:lang w:bidi="th-TH"/>
              </w:rPr>
            </w:pPr>
            <w:r w:rsidRPr="00DF1FFB">
              <w:t xml:space="preserve">Sharing Partner </w:t>
            </w:r>
            <w:r>
              <w:t>Table Section</w:t>
            </w:r>
          </w:p>
        </w:tc>
      </w:tr>
      <w:tr w:rsidRPr="008979A8" w:rsidR="00017B8F" w:rsidTr="001A53D4" w14:paraId="6978F29B" w14:textId="77777777">
        <w:trPr>
          <w:trHeight w:val="111"/>
        </w:trPr>
        <w:tc>
          <w:tcPr>
            <w:tcW w:w="1026" w:type="pct"/>
          </w:tcPr>
          <w:p w:rsidRPr="00F03FBF" w:rsidR="00017B8F" w:rsidP="001A53D4" w:rsidRDefault="00017B8F" w14:paraId="3CAAF114" w14:textId="77777777">
            <w:pPr>
              <w:rPr>
                <w:rFonts w:cs="CordiaUPC"/>
              </w:rPr>
            </w:pPr>
            <w:r>
              <w:rPr>
                <w:rFonts w:cs="CordiaUPC"/>
                <w:szCs w:val="36"/>
              </w:rPr>
              <w:t>Internal Company</w:t>
            </w:r>
          </w:p>
        </w:tc>
        <w:tc>
          <w:tcPr>
            <w:tcW w:w="900" w:type="pct"/>
          </w:tcPr>
          <w:p w:rsidR="00017B8F" w:rsidP="001A53D4" w:rsidRDefault="00017B8F" w14:paraId="04EF6642" w14:textId="77777777">
            <w:pPr>
              <w:pStyle w:val="HeaderTable"/>
            </w:pPr>
          </w:p>
        </w:tc>
        <w:tc>
          <w:tcPr>
            <w:tcW w:w="3074" w:type="pct"/>
          </w:tcPr>
          <w:p w:rsidRPr="00BD6930" w:rsidR="00017B8F" w:rsidP="001A53D4" w:rsidRDefault="00017B8F" w14:paraId="6F32AB38" w14:textId="77777777">
            <w:pPr>
              <w:spacing w:after="0"/>
              <w:rPr>
                <w:rFonts w:cs="CordiaUPC"/>
              </w:rPr>
            </w:pPr>
            <w:r w:rsidRPr="00BD6930">
              <w:rPr>
                <w:rFonts w:cs="CordiaUPC"/>
                <w:cs/>
              </w:rPr>
              <w:t xml:space="preserve">แสดงข้อมูลใน </w:t>
            </w:r>
            <w:r w:rsidRPr="00BD6930">
              <w:rPr>
                <w:rFonts w:cs="CordiaUPC"/>
              </w:rPr>
              <w:t>Format</w:t>
            </w:r>
          </w:p>
          <w:p w:rsidR="00017B8F" w:rsidP="001A53D4" w:rsidRDefault="00017B8F" w14:paraId="05DF7ADC" w14:textId="77777777">
            <w:pPr>
              <w:spacing w:after="0"/>
            </w:pPr>
            <w:r>
              <w:rPr>
                <w:rFonts w:cs="CordiaUPC"/>
              </w:rPr>
              <w:t>internalCompany</w:t>
            </w:r>
          </w:p>
        </w:tc>
      </w:tr>
      <w:tr w:rsidRPr="008979A8" w:rsidR="00017B8F" w:rsidTr="001A53D4" w14:paraId="4443D1E8" w14:textId="77777777">
        <w:trPr>
          <w:trHeight w:val="108"/>
        </w:trPr>
        <w:tc>
          <w:tcPr>
            <w:tcW w:w="1026" w:type="pct"/>
          </w:tcPr>
          <w:p w:rsidRPr="00F03FBF" w:rsidR="00017B8F" w:rsidP="001A53D4" w:rsidRDefault="00017B8F" w14:paraId="60001659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Share Amount</w:t>
            </w:r>
          </w:p>
        </w:tc>
        <w:tc>
          <w:tcPr>
            <w:tcW w:w="900" w:type="pct"/>
          </w:tcPr>
          <w:p w:rsidR="00017B8F" w:rsidP="001A53D4" w:rsidRDefault="00017B8F" w14:paraId="7E663FB3" w14:textId="77777777">
            <w:pPr>
              <w:pStyle w:val="HeaderTable"/>
            </w:pPr>
          </w:p>
        </w:tc>
        <w:tc>
          <w:tcPr>
            <w:tcW w:w="3074" w:type="pct"/>
          </w:tcPr>
          <w:p w:rsidR="00017B8F" w:rsidP="001A53D4" w:rsidRDefault="00017B8F" w14:paraId="33A6C165" w14:textId="77777777">
            <w:pPr>
              <w:spacing w:after="0"/>
            </w:pPr>
            <w:r>
              <w:rPr>
                <w:rFonts w:hint="cs"/>
                <w:cs/>
              </w:rPr>
              <w:t xml:space="preserve">แสดงข้อมูลใน </w:t>
            </w:r>
            <w:r>
              <w:t>Format</w:t>
            </w:r>
          </w:p>
          <w:p w:rsidR="00017B8F" w:rsidP="001A53D4" w:rsidRDefault="00017B8F" w14:paraId="1F5613D7" w14:textId="77777777">
            <w:pPr>
              <w:spacing w:after="0"/>
              <w:rPr>
                <w:cs/>
              </w:rPr>
            </w:pPr>
            <w:r>
              <w:t xml:space="preserve">shareAmount </w:t>
            </w:r>
            <w:r>
              <w:rPr>
                <w:rFonts w:cs="CordiaUPC"/>
                <w:cs/>
              </w:rPr>
              <w:t xml:space="preserve">+ “ “ + </w:t>
            </w:r>
            <w:r>
              <w:t>shareAmountUnit</w:t>
            </w:r>
          </w:p>
        </w:tc>
      </w:tr>
      <w:tr w:rsidRPr="008979A8" w:rsidR="00017B8F" w:rsidTr="001A53D4" w14:paraId="4978FACA" w14:textId="77777777">
        <w:trPr>
          <w:trHeight w:val="108"/>
        </w:trPr>
        <w:tc>
          <w:tcPr>
            <w:tcW w:w="1026" w:type="pct"/>
          </w:tcPr>
          <w:p w:rsidRPr="003A1FD8" w:rsidR="00017B8F" w:rsidP="001A53D4" w:rsidRDefault="00017B8F" w14:paraId="78D890F6" w14:textId="77777777">
            <w:pPr>
              <w:rPr>
                <w:rFonts w:cs="CordiaUPC"/>
              </w:rPr>
            </w:pPr>
            <w:r w:rsidRPr="003A1FD8">
              <w:rPr>
                <w:rFonts w:cs="CordiaUPC"/>
              </w:rPr>
              <w:t>Action</w:t>
            </w:r>
          </w:p>
          <w:p w:rsidRPr="003A1FD8" w:rsidR="00017B8F" w:rsidP="00017B8F" w:rsidRDefault="00017B8F" w14:paraId="273E2BD9" w14:textId="77777777">
            <w:pPr>
              <w:pStyle w:val="ListParagraph"/>
              <w:numPr>
                <w:ilvl w:val="0"/>
                <w:numId w:val="13"/>
              </w:numPr>
              <w:rPr>
                <w:rFonts w:cs="CordiaUPC"/>
              </w:rPr>
            </w:pPr>
            <w:r w:rsidRPr="003A1FD8">
              <w:rPr>
                <w:rFonts w:hint="cs" w:cs="CordiaUPC"/>
                <w:cs/>
              </w:rPr>
              <w:t>ปุ่ม</w:t>
            </w:r>
            <w:r w:rsidRPr="003A1FD8">
              <w:rPr>
                <w:rFonts w:cs="CordiaUPC"/>
              </w:rPr>
              <w:t>Edit</w:t>
            </w:r>
          </w:p>
        </w:tc>
        <w:tc>
          <w:tcPr>
            <w:tcW w:w="900" w:type="pct"/>
          </w:tcPr>
          <w:p w:rsidR="00017B8F" w:rsidP="001A53D4" w:rsidRDefault="00017B8F" w14:paraId="1724EEB0" w14:textId="77777777">
            <w:r>
              <w:t>Button</w:t>
            </w:r>
          </w:p>
        </w:tc>
        <w:tc>
          <w:tcPr>
            <w:tcW w:w="3074" w:type="pct"/>
          </w:tcPr>
          <w:p w:rsidRPr="0079598B" w:rsidR="00017B8F" w:rsidP="001A53D4" w:rsidRDefault="00017B8F" w14:paraId="7EE59B05" w14:textId="77777777">
            <w:pPr>
              <w:rPr>
                <w:rFonts w:cs="CordiaUPC"/>
                <w:cs/>
              </w:rPr>
            </w:pPr>
            <w:r w:rsidRPr="0079598B">
              <w:rPr>
                <w:rFonts w:cs="CordiaUPC"/>
                <w:cs/>
              </w:rPr>
              <w:t xml:space="preserve">เมื่อกดปุ่มให้ทำการ </w:t>
            </w:r>
            <w:r w:rsidRPr="0079598B">
              <w:rPr>
                <w:rFonts w:cs="CordiaUPC"/>
              </w:rPr>
              <w:t>Visible Detail Section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hint="cs" w:cs="CordiaUPC"/>
                <w:cs/>
              </w:rPr>
              <w:t xml:space="preserve">และดึงข้อมูลของ </w:t>
            </w:r>
            <w:r>
              <w:rPr>
                <w:rFonts w:cs="CordiaUPC"/>
              </w:rPr>
              <w:t xml:space="preserve">Row </w:t>
            </w:r>
            <w:r>
              <w:rPr>
                <w:rFonts w:hint="cs" w:cs="CordiaUPC"/>
                <w:cs/>
              </w:rPr>
              <w:t>นั้นๆ มาแสดง</w:t>
            </w:r>
          </w:p>
        </w:tc>
      </w:tr>
      <w:tr w:rsidRPr="008979A8" w:rsidR="00017B8F" w:rsidTr="001A53D4" w14:paraId="6EA2CF43" w14:textId="77777777">
        <w:trPr>
          <w:trHeight w:val="108"/>
        </w:trPr>
        <w:tc>
          <w:tcPr>
            <w:tcW w:w="1026" w:type="pct"/>
          </w:tcPr>
          <w:p w:rsidRPr="003A1FD8" w:rsidR="00017B8F" w:rsidP="001A53D4" w:rsidRDefault="00017B8F" w14:paraId="4139E77B" w14:textId="77777777">
            <w:pPr>
              <w:rPr>
                <w:rFonts w:cs="CordiaUPC"/>
              </w:rPr>
            </w:pPr>
            <w:r w:rsidRPr="003A1FD8">
              <w:rPr>
                <w:rFonts w:cs="CordiaUPC"/>
              </w:rPr>
              <w:t>Action</w:t>
            </w:r>
          </w:p>
          <w:p w:rsidRPr="003A1FD8" w:rsidR="00017B8F" w:rsidP="00017B8F" w:rsidRDefault="00017B8F" w14:paraId="65723A30" w14:textId="77777777">
            <w:pPr>
              <w:pStyle w:val="ListParagraph"/>
              <w:numPr>
                <w:ilvl w:val="0"/>
                <w:numId w:val="14"/>
              </w:numPr>
              <w:rPr>
                <w:rFonts w:cs="CordiaUPC"/>
              </w:rPr>
            </w:pPr>
            <w:r w:rsidRPr="003A1FD8">
              <w:rPr>
                <w:rFonts w:hint="cs" w:cs="CordiaUPC"/>
                <w:cs/>
              </w:rPr>
              <w:t xml:space="preserve">ปุ่ม </w:t>
            </w:r>
            <w:r w:rsidRPr="003A1FD8">
              <w:rPr>
                <w:rFonts w:cs="CordiaUPC"/>
              </w:rPr>
              <w:t>Delete</w:t>
            </w:r>
          </w:p>
        </w:tc>
        <w:tc>
          <w:tcPr>
            <w:tcW w:w="900" w:type="pct"/>
          </w:tcPr>
          <w:p w:rsidR="00017B8F" w:rsidP="001A53D4" w:rsidRDefault="00017B8F" w14:paraId="6A2F41D7" w14:textId="77777777">
            <w:r>
              <w:t>Button</w:t>
            </w:r>
          </w:p>
        </w:tc>
        <w:tc>
          <w:tcPr>
            <w:tcW w:w="3074" w:type="pct"/>
          </w:tcPr>
          <w:p w:rsidRPr="005207A0" w:rsidR="00017B8F" w:rsidP="001A53D4" w:rsidRDefault="00017B8F" w14:paraId="31FDBF5B" w14:textId="77777777">
            <w:pPr>
              <w:rPr>
                <w:rFonts w:cs="CordiaUPC"/>
                <w:cs/>
              </w:rPr>
            </w:pPr>
            <w:r w:rsidRPr="0079598B">
              <w:rPr>
                <w:rFonts w:cs="CordiaUPC"/>
                <w:cs/>
              </w:rPr>
              <w:t>เมื่</w:t>
            </w:r>
            <w:r>
              <w:rPr>
                <w:rFonts w:hint="cs" w:cs="CordiaUPC"/>
                <w:cs/>
              </w:rPr>
              <w:t>อ</w:t>
            </w:r>
            <w:r w:rsidRPr="0079598B">
              <w:rPr>
                <w:rFonts w:cs="CordiaUPC"/>
                <w:cs/>
              </w:rPr>
              <w:t>กดปุ่มให้ทำการ</w:t>
            </w:r>
            <w:r>
              <w:rPr>
                <w:rFonts w:cs="CordiaUPC"/>
              </w:rPr>
              <w:t xml:space="preserve"> Delete </w:t>
            </w:r>
            <w:r>
              <w:rPr>
                <w:rFonts w:hint="cs" w:cs="CordiaUPC"/>
                <w:cs/>
              </w:rPr>
              <w:t xml:space="preserve">ข้อมูลของ </w:t>
            </w:r>
            <w:r>
              <w:rPr>
                <w:rFonts w:cs="CordiaUPC"/>
              </w:rPr>
              <w:t xml:space="preserve">Row </w:t>
            </w:r>
            <w:r>
              <w:rPr>
                <w:rFonts w:hint="cs" w:cs="CordiaUPC"/>
                <w:cs/>
              </w:rPr>
              <w:t>นั้นๆ</w:t>
            </w:r>
          </w:p>
        </w:tc>
      </w:tr>
      <w:tr w:rsidRPr="008979A8" w:rsidR="00017B8F" w:rsidTr="001A53D4" w14:paraId="3BAABF6D" w14:textId="77777777">
        <w:trPr>
          <w:trHeight w:val="108"/>
        </w:trPr>
        <w:tc>
          <w:tcPr>
            <w:tcW w:w="1026" w:type="pct"/>
          </w:tcPr>
          <w:p w:rsidRPr="003A1FD8" w:rsidR="00017B8F" w:rsidP="001A53D4" w:rsidRDefault="00017B8F" w14:paraId="76F628EF" w14:textId="77777777">
            <w:pPr>
              <w:rPr>
                <w:rFonts w:cs="CordiaUPC"/>
              </w:rPr>
            </w:pPr>
            <w:r w:rsidRPr="003A1FD8">
              <w:rPr>
                <w:rFonts w:hint="cs" w:cs="CordiaUPC"/>
                <w:cs/>
              </w:rPr>
              <w:t xml:space="preserve">ปุ่ม </w:t>
            </w:r>
            <w:r w:rsidRPr="003A1FD8">
              <w:rPr>
                <w:rFonts w:cs="CordiaUPC"/>
                <w:cs/>
              </w:rPr>
              <w:t>+</w:t>
            </w:r>
          </w:p>
        </w:tc>
        <w:tc>
          <w:tcPr>
            <w:tcW w:w="900" w:type="pct"/>
          </w:tcPr>
          <w:p w:rsidR="00017B8F" w:rsidP="001A53D4" w:rsidRDefault="00017B8F" w14:paraId="5C8D52BB" w14:textId="77777777">
            <w:r>
              <w:t>Button</w:t>
            </w:r>
          </w:p>
        </w:tc>
        <w:tc>
          <w:tcPr>
            <w:tcW w:w="3074" w:type="pct"/>
          </w:tcPr>
          <w:p w:rsidRPr="00C90D58" w:rsidR="00017B8F" w:rsidP="001A53D4" w:rsidRDefault="00017B8F" w14:paraId="34ABBE27" w14:textId="77777777">
            <w:pPr>
              <w:rPr>
                <w:rFonts w:cs="CordiaUPC"/>
                <w:cs/>
              </w:rPr>
            </w:pPr>
            <w:r w:rsidRPr="007D14C9">
              <w:rPr>
                <w:rFonts w:cs="CordiaUPC"/>
                <w:cs/>
              </w:rPr>
              <w:t xml:space="preserve">เมื่อกดปุ่มให้ทำการ </w:t>
            </w:r>
            <w:r w:rsidRPr="007D14C9">
              <w:rPr>
                <w:rFonts w:cs="CordiaUPC"/>
              </w:rPr>
              <w:t>Visible Detail Section</w:t>
            </w:r>
          </w:p>
        </w:tc>
      </w:tr>
      <w:tr w:rsidRPr="008979A8" w:rsidR="00017B8F" w:rsidTr="001A53D4" w14:paraId="3171739F" w14:textId="77777777">
        <w:tc>
          <w:tcPr>
            <w:tcW w:w="5000" w:type="pct"/>
            <w:gridSpan w:val="3"/>
            <w:shd w:val="clear" w:color="auto" w:fill="C2D69B" w:themeFill="accent3" w:themeFillTint="99"/>
          </w:tcPr>
          <w:p w:rsidR="00017B8F" w:rsidP="001A53D4" w:rsidRDefault="00017B8F" w14:paraId="207E8999" w14:textId="77777777">
            <w:pPr>
              <w:pStyle w:val="HeaderTable"/>
            </w:pPr>
            <w:r>
              <w:t xml:space="preserve">End </w:t>
            </w:r>
            <w:r w:rsidRPr="00DF1FFB">
              <w:t xml:space="preserve">Sharing Partner </w:t>
            </w:r>
            <w:r>
              <w:t>Table Section</w:t>
            </w:r>
          </w:p>
        </w:tc>
      </w:tr>
      <w:tr w:rsidRPr="008979A8" w:rsidR="00017B8F" w:rsidTr="001A53D4" w14:paraId="48309FDC" w14:textId="77777777">
        <w:tc>
          <w:tcPr>
            <w:tcW w:w="5000" w:type="pct"/>
            <w:gridSpan w:val="3"/>
            <w:shd w:val="clear" w:color="auto" w:fill="C2D69B" w:themeFill="accent3" w:themeFillTint="99"/>
          </w:tcPr>
          <w:p w:rsidRPr="008979A8" w:rsidR="00017B8F" w:rsidP="001A53D4" w:rsidRDefault="00017B8F" w14:paraId="686D67B6" w14:textId="77777777">
            <w:pPr>
              <w:pStyle w:val="HeaderTable"/>
            </w:pPr>
            <w:r w:rsidRPr="00DF1FFB">
              <w:t xml:space="preserve">Sharing Partner </w:t>
            </w:r>
            <w:r>
              <w:t>Detail Section</w:t>
            </w:r>
          </w:p>
        </w:tc>
      </w:tr>
      <w:tr w:rsidRPr="008979A8" w:rsidR="00017B8F" w:rsidTr="001A53D4" w14:paraId="67545096" w14:textId="77777777">
        <w:tc>
          <w:tcPr>
            <w:tcW w:w="1026" w:type="pct"/>
          </w:tcPr>
          <w:p w:rsidR="00017B8F" w:rsidP="001A53D4" w:rsidRDefault="00017B8F" w14:paraId="0C71A699" w14:textId="77777777">
            <w:pPr>
              <w:rPr>
                <w:rFonts w:cs="CordiaUPC"/>
              </w:rPr>
            </w:pPr>
            <w:r>
              <w:t>sharingPartner</w:t>
            </w:r>
          </w:p>
        </w:tc>
        <w:tc>
          <w:tcPr>
            <w:tcW w:w="900" w:type="pct"/>
          </w:tcPr>
          <w:p w:rsidR="00017B8F" w:rsidP="001A53D4" w:rsidRDefault="00017B8F" w14:paraId="7F10EFBB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Drop Down List</w:t>
            </w:r>
          </w:p>
        </w:tc>
        <w:tc>
          <w:tcPr>
            <w:tcW w:w="3074" w:type="pct"/>
          </w:tcPr>
          <w:p w:rsidR="00017B8F" w:rsidP="001A53D4" w:rsidRDefault="00017B8F" w14:paraId="47C9C2F5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 xml:space="preserve">Label </w:t>
            </w:r>
            <w:r w:rsidRPr="008979A8">
              <w:rPr>
                <w:rFonts w:cs="CordiaUPC"/>
                <w:cs/>
              </w:rPr>
              <w:t xml:space="preserve">:  </w:t>
            </w:r>
            <w:r w:rsidRPr="008979A8">
              <w:rPr>
                <w:rFonts w:cs="CordiaUPC"/>
                <w:color w:val="FF0000"/>
                <w:cs/>
              </w:rPr>
              <w:t>*</w:t>
            </w:r>
            <w:r w:rsidRPr="00BC0DE8">
              <w:rPr>
                <w:rFonts w:cs="CordiaUPC"/>
                <w:color w:val="FF0000"/>
              </w:rPr>
              <w:t>Sharing Partner</w:t>
            </w:r>
          </w:p>
          <w:p w:rsidR="00017B8F" w:rsidP="001A53D4" w:rsidRDefault="00017B8F" w14:paraId="22490BBF" w14:textId="77777777">
            <w:pPr>
              <w:rPr>
                <w:rFonts w:cs="CordiaUPC"/>
                <w:cs/>
              </w:rPr>
            </w:pPr>
            <w:r w:rsidRPr="004C3917">
              <w:t xml:space="preserve">List of Value </w:t>
            </w:r>
            <w:r w:rsidRPr="004C3917">
              <w:rPr>
                <w:rFonts w:cs="CordiaUPC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CordiaUPC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CordiaUPC"/>
                <w:cs/>
              </w:rPr>
              <w:t>=</w:t>
            </w:r>
            <w:r w:rsidRPr="002B59E6">
              <w:rPr>
                <w:rFonts w:cs="CordiaUPC"/>
                <w:cs/>
              </w:rPr>
              <w:t xml:space="preserve"> </w:t>
            </w:r>
            <w:r>
              <w:rPr>
                <w:rFonts w:cs="CordiaUPC"/>
                <w:cs/>
              </w:rPr>
              <w:t>‘</w:t>
            </w:r>
            <w:r w:rsidRPr="00680039">
              <w:rPr>
                <w:rFonts w:cs="CordiaUPC"/>
              </w:rPr>
              <w:t>Internal Company</w:t>
            </w:r>
            <w:r>
              <w:rPr>
                <w:rFonts w:cs="CordiaUPC"/>
                <w:cs/>
              </w:rPr>
              <w:t>’</w:t>
            </w:r>
          </w:p>
        </w:tc>
      </w:tr>
      <w:tr w:rsidRPr="008979A8" w:rsidR="00017B8F" w:rsidTr="001A53D4" w14:paraId="5E8C57F0" w14:textId="77777777">
        <w:tc>
          <w:tcPr>
            <w:tcW w:w="1026" w:type="pct"/>
          </w:tcPr>
          <w:p w:rsidRPr="00C90D58" w:rsidR="00017B8F" w:rsidP="001A53D4" w:rsidRDefault="00017B8F" w14:paraId="28A47F28" w14:textId="77777777">
            <w:pPr>
              <w:spacing w:after="0"/>
            </w:pPr>
            <w:r>
              <w:t>s</w:t>
            </w:r>
            <w:r w:rsidRPr="00BC0DE8">
              <w:t>haringPartner</w:t>
            </w:r>
            <w:r>
              <w:t>Amount</w:t>
            </w:r>
          </w:p>
        </w:tc>
        <w:tc>
          <w:tcPr>
            <w:tcW w:w="900" w:type="pct"/>
          </w:tcPr>
          <w:p w:rsidRPr="008979A8" w:rsidR="00017B8F" w:rsidP="001A53D4" w:rsidRDefault="00017B8F" w14:paraId="49AEF440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Drop Down List</w:t>
            </w:r>
          </w:p>
        </w:tc>
        <w:tc>
          <w:tcPr>
            <w:tcW w:w="3074" w:type="pct"/>
          </w:tcPr>
          <w:p w:rsidR="00017B8F" w:rsidP="001A53D4" w:rsidRDefault="00017B8F" w14:paraId="57DD2978" w14:textId="77777777">
            <w:pPr>
              <w:rPr>
                <w:color w:val="FF0000"/>
                <w:cs/>
              </w:rPr>
            </w:pPr>
            <w:r>
              <w:t xml:space="preserve">Label </w:t>
            </w:r>
            <w:r>
              <w:rPr>
                <w:rFonts w:cs="CordiaUPC"/>
                <w:cs/>
              </w:rPr>
              <w:t xml:space="preserve">: </w:t>
            </w:r>
            <w:r w:rsidRPr="00C90D58">
              <w:rPr>
                <w:rFonts w:cs="CordiaUPC"/>
                <w:color w:val="FF0000"/>
                <w:cs/>
              </w:rPr>
              <w:t>*</w:t>
            </w:r>
            <w:r w:rsidRPr="00BC0DE8">
              <w:rPr>
                <w:color w:val="FF0000"/>
              </w:rPr>
              <w:t xml:space="preserve">Sharing Partner </w:t>
            </w:r>
            <w:r>
              <w:rPr>
                <w:color w:val="FF0000"/>
              </w:rPr>
              <w:t>Amount</w:t>
            </w:r>
            <w:r>
              <w:rPr>
                <w:rFonts w:cs="CordiaUPC"/>
                <w:color w:val="FF0000"/>
                <w:cs/>
              </w:rPr>
              <w:t xml:space="preserve"> :</w:t>
            </w:r>
          </w:p>
          <w:p w:rsidR="00017B8F" w:rsidP="001A53D4" w:rsidRDefault="00017B8F" w14:paraId="5A8CC1D9" w14:textId="77777777">
            <w:pPr>
              <w:rPr>
                <w:color w:val="FF0000"/>
              </w:rPr>
            </w:pPr>
          </w:p>
          <w:p w:rsidR="00017B8F" w:rsidP="001A53D4" w:rsidRDefault="00017B8F" w14:paraId="64F59931" w14:textId="77777777">
            <w:pPr>
              <w:rPr>
                <w:color w:val="FF0000"/>
              </w:rPr>
            </w:pPr>
          </w:p>
          <w:p w:rsidR="00017B8F" w:rsidP="001A53D4" w:rsidRDefault="00017B8F" w14:paraId="3D02D434" w14:textId="77777777">
            <w:pPr>
              <w:rPr>
                <w:color w:val="FF0000"/>
              </w:rPr>
            </w:pPr>
            <w:r w:rsidRPr="004C3917">
              <w:t xml:space="preserve">List of Value </w:t>
            </w:r>
            <w:r w:rsidRPr="004C3917">
              <w:rPr>
                <w:rFonts w:cs="CordiaUPC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 DB </w:t>
            </w:r>
            <w:r>
              <w:rPr>
                <w:rFonts w:hint="cs"/>
                <w:cs/>
              </w:rPr>
              <w:t>ที่</w:t>
            </w:r>
            <w:r>
              <w:rPr>
                <w:rFonts w:cs="CordiaUPC"/>
                <w:cs/>
              </w:rPr>
              <w:t xml:space="preserve">  </w:t>
            </w:r>
          </w:p>
          <w:p w:rsidR="00017B8F" w:rsidP="001A53D4" w:rsidRDefault="00017B8F" w14:paraId="30939BD8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800000"/>
                <w:sz w:val="20"/>
                <w:szCs w:val="20"/>
              </w:rPr>
              <w:t>select</w:t>
            </w:r>
            <w:r>
              <w:rPr>
                <w:rFonts w:ascii="Consolas" w:hAnsi="Consolas" w:cs="Angsana New"/>
                <w:color w:val="000000"/>
                <w:sz w:val="20"/>
                <w:szCs w:val="20"/>
                <w:cs/>
              </w:rPr>
              <w:t xml:space="preserve"> </w:t>
            </w:r>
          </w:p>
          <w:p w:rsidR="00017B8F" w:rsidP="001A53D4" w:rsidRDefault="00017B8F" w14:paraId="29CE75DA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000080"/>
                <w:sz w:val="20"/>
                <w:szCs w:val="20"/>
              </w:rPr>
              <w:t>CONCAT</w:t>
            </w:r>
            <w:r>
              <w:rPr>
                <w:rFonts w:ascii="Consolas" w:hAnsi="Consolas" w:cs="Angsana New"/>
                <w:color w:val="000000"/>
                <w:sz w:val="20"/>
                <w:szCs w:val="20"/>
                <w:cs/>
              </w:rPr>
              <w:t>(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msfc</w:t>
            </w:r>
            <w:r>
              <w:rPr>
                <w:rFonts w:ascii="Consolas" w:hAnsi="Consolas" w:cs="Angsana New"/>
                <w:color w:val="000000"/>
                <w:sz w:val="20"/>
                <w:szCs w:val="20"/>
                <w:cs/>
              </w:rPr>
              <w:t>.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fix_cost, </w:t>
            </w:r>
            <w:r>
              <w:rPr>
                <w:rFonts w:ascii="Consolas" w:hAnsi="Consolas" w:cs="Consolas"/>
                <w:color w:val="008000"/>
                <w:sz w:val="20"/>
                <w:szCs w:val="20"/>
              </w:rPr>
              <w:t>' '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,msfc</w:t>
            </w:r>
            <w:r>
              <w:rPr>
                <w:rFonts w:ascii="Consolas" w:hAnsi="Consolas" w:cs="Angsana New"/>
                <w:color w:val="000000"/>
                <w:sz w:val="20"/>
                <w:szCs w:val="20"/>
                <w:cs/>
              </w:rPr>
              <w:t>.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fix_cost_unit, </w:t>
            </w:r>
            <w:r>
              <w:rPr>
                <w:rFonts w:ascii="Consolas" w:hAnsi="Consolas" w:cs="Consolas"/>
                <w:color w:val="008000"/>
                <w:sz w:val="20"/>
                <w:szCs w:val="20"/>
              </w:rPr>
              <w:t>'</w:t>
            </w:r>
            <w:r>
              <w:rPr>
                <w:rFonts w:ascii="Consolas" w:hAnsi="Consolas" w:cs="Angsana New"/>
                <w:color w:val="008000"/>
                <w:sz w:val="20"/>
                <w:szCs w:val="20"/>
                <w:cs/>
              </w:rPr>
              <w:t>(</w:t>
            </w:r>
            <w:r>
              <w:rPr>
                <w:rFonts w:ascii="Consolas" w:hAnsi="Consolas" w:cs="Consolas"/>
                <w:color w:val="008000"/>
                <w:sz w:val="20"/>
                <w:szCs w:val="20"/>
              </w:rPr>
              <w:t>'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, msfc</w:t>
            </w:r>
            <w:r>
              <w:rPr>
                <w:rFonts w:ascii="Consolas" w:hAnsi="Consolas" w:cs="Angsana New"/>
                <w:color w:val="000000"/>
                <w:sz w:val="20"/>
                <w:szCs w:val="20"/>
                <w:cs/>
              </w:rPr>
              <w:t>.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duration, msfc</w:t>
            </w:r>
            <w:r>
              <w:rPr>
                <w:rFonts w:ascii="Consolas" w:hAnsi="Consolas" w:cs="Angsana New"/>
                <w:color w:val="000000"/>
                <w:sz w:val="20"/>
                <w:szCs w:val="20"/>
                <w:cs/>
              </w:rPr>
              <w:t>.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duration_unit, </w:t>
            </w:r>
            <w:r>
              <w:rPr>
                <w:rFonts w:ascii="Consolas" w:hAnsi="Consolas" w:cs="Consolas"/>
                <w:color w:val="008000"/>
                <w:sz w:val="20"/>
                <w:szCs w:val="20"/>
              </w:rPr>
              <w:t>'</w:t>
            </w:r>
            <w:r>
              <w:rPr>
                <w:rFonts w:ascii="Consolas" w:hAnsi="Consolas" w:cs="Angsana New"/>
                <w:color w:val="008000"/>
                <w:sz w:val="20"/>
                <w:szCs w:val="20"/>
                <w:cs/>
              </w:rPr>
              <w:t>)</w:t>
            </w:r>
            <w:r>
              <w:rPr>
                <w:rFonts w:ascii="Consolas" w:hAnsi="Consolas" w:cs="Consolas"/>
                <w:color w:val="008000"/>
                <w:sz w:val="20"/>
                <w:szCs w:val="20"/>
              </w:rPr>
              <w:t>'</w:t>
            </w:r>
            <w:r>
              <w:rPr>
                <w:rFonts w:ascii="Consolas" w:hAnsi="Consolas" w:cs="Angsana New"/>
                <w:color w:val="000000"/>
                <w:sz w:val="20"/>
                <w:szCs w:val="20"/>
                <w:cs/>
              </w:rPr>
              <w:t xml:space="preserve">) </w:t>
            </w:r>
            <w:r>
              <w:rPr>
                <w:rFonts w:ascii="Consolas" w:hAnsi="Consolas" w:cs="Consolas"/>
                <w:b/>
                <w:bCs/>
                <w:color w:val="800000"/>
                <w:sz w:val="20"/>
                <w:szCs w:val="20"/>
              </w:rPr>
              <w:t>as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share_partner_amount</w:t>
            </w:r>
          </w:p>
          <w:p w:rsidR="00017B8F" w:rsidP="001A53D4" w:rsidRDefault="00017B8F" w14:paraId="708BF180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800000"/>
                <w:sz w:val="20"/>
                <w:szCs w:val="20"/>
              </w:rPr>
              <w:t>from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model_sharing ms </w:t>
            </w:r>
          </w:p>
          <w:p w:rsidR="00017B8F" w:rsidP="001A53D4" w:rsidRDefault="00017B8F" w14:paraId="43BCBC60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800000"/>
                <w:sz w:val="20"/>
                <w:szCs w:val="20"/>
              </w:rPr>
              <w:t>join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model_sharing_detail msd </w:t>
            </w:r>
            <w:r>
              <w:rPr>
                <w:rFonts w:ascii="Consolas" w:hAnsi="Consolas" w:cs="Consolas"/>
                <w:b/>
                <w:bCs/>
                <w:color w:val="800000"/>
                <w:sz w:val="20"/>
                <w:szCs w:val="20"/>
              </w:rPr>
              <w:t>on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msd</w:t>
            </w:r>
            <w:r>
              <w:rPr>
                <w:rFonts w:ascii="Consolas" w:hAnsi="Consolas" w:cs="Angsana New"/>
                <w:color w:val="000000"/>
                <w:sz w:val="20"/>
                <w:szCs w:val="20"/>
                <w:cs/>
              </w:rPr>
              <w:t>.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model_sharing_row_id </w:t>
            </w:r>
            <w:r>
              <w:rPr>
                <w:rFonts w:ascii="Consolas" w:hAnsi="Consolas" w:cs="Angsana New"/>
                <w:color w:val="000000"/>
                <w:sz w:val="20"/>
                <w:szCs w:val="20"/>
                <w:cs/>
              </w:rPr>
              <w:t xml:space="preserve">= 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ms</w:t>
            </w:r>
            <w:r>
              <w:rPr>
                <w:rFonts w:ascii="Consolas" w:hAnsi="Consolas" w:cs="Angsana New"/>
                <w:color w:val="000000"/>
                <w:sz w:val="20"/>
                <w:szCs w:val="20"/>
                <w:cs/>
              </w:rPr>
              <w:t>.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row_id </w:t>
            </w:r>
          </w:p>
          <w:p w:rsidR="00017B8F" w:rsidP="001A53D4" w:rsidRDefault="00017B8F" w14:paraId="3A9398E6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800000"/>
                <w:sz w:val="20"/>
                <w:szCs w:val="20"/>
              </w:rPr>
              <w:t>join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model_sharing_fix_cost msfc </w:t>
            </w:r>
            <w:r>
              <w:rPr>
                <w:rFonts w:ascii="Consolas" w:hAnsi="Consolas" w:cs="Consolas"/>
                <w:b/>
                <w:bCs/>
                <w:color w:val="800000"/>
                <w:sz w:val="20"/>
                <w:szCs w:val="20"/>
              </w:rPr>
              <w:t>on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msfc</w:t>
            </w:r>
            <w:r>
              <w:rPr>
                <w:rFonts w:ascii="Consolas" w:hAnsi="Consolas" w:cs="Angsana New"/>
                <w:color w:val="000000"/>
                <w:sz w:val="20"/>
                <w:szCs w:val="20"/>
                <w:cs/>
              </w:rPr>
              <w:t>.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model_sharing_detail_row_id </w:t>
            </w:r>
            <w:r>
              <w:rPr>
                <w:rFonts w:ascii="Consolas" w:hAnsi="Consolas" w:cs="Angsana New"/>
                <w:color w:val="000000"/>
                <w:sz w:val="20"/>
                <w:szCs w:val="20"/>
                <w:cs/>
              </w:rPr>
              <w:t xml:space="preserve">= 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msd</w:t>
            </w:r>
            <w:r>
              <w:rPr>
                <w:rFonts w:ascii="Consolas" w:hAnsi="Consolas" w:cs="Angsana New"/>
                <w:color w:val="000000"/>
                <w:sz w:val="20"/>
                <w:szCs w:val="20"/>
                <w:cs/>
              </w:rPr>
              <w:t>.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row_id </w:t>
            </w:r>
          </w:p>
          <w:p w:rsidRPr="00680039" w:rsidR="00017B8F" w:rsidP="001A53D4" w:rsidRDefault="00017B8F" w14:paraId="4B5D8A38" w14:textId="77777777">
            <w:pPr>
              <w:rPr>
                <w:cs/>
              </w:rPr>
            </w:pPr>
            <w:r>
              <w:rPr>
                <w:rFonts w:ascii="Consolas" w:hAnsi="Consolas" w:cs="Consolas"/>
                <w:b/>
                <w:bCs/>
                <w:color w:val="800000"/>
                <w:sz w:val="20"/>
                <w:szCs w:val="20"/>
              </w:rPr>
              <w:t>where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ms</w:t>
            </w:r>
            <w:r>
              <w:rPr>
                <w:rFonts w:ascii="Consolas" w:hAnsi="Consolas" w:cs="Angsana New"/>
                <w:color w:val="000000"/>
                <w:sz w:val="20"/>
                <w:szCs w:val="20"/>
                <w:cs/>
              </w:rPr>
              <w:t>.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model_sharing_name </w:t>
            </w:r>
            <w:r>
              <w:rPr>
                <w:rFonts w:ascii="Consolas" w:hAnsi="Consolas" w:cs="Angsana New"/>
                <w:color w:val="000000"/>
                <w:sz w:val="20"/>
                <w:szCs w:val="20"/>
                <w:cs/>
              </w:rPr>
              <w:t xml:space="preserve">= </w:t>
            </w:r>
            <w:r>
              <w:rPr>
                <w:rFonts w:ascii="Consolas" w:hAnsi="Consolas" w:cs="Consolas"/>
                <w:color w:val="008000"/>
                <w:sz w:val="20"/>
                <w:szCs w:val="20"/>
              </w:rPr>
              <w:t>'VIU'</w:t>
            </w:r>
            <w:r>
              <w:rPr>
                <w:rFonts w:ascii="Consolas" w:hAnsi="Consolas" w:cs="Consolas"/>
                <w:color w:val="FF0000"/>
                <w:sz w:val="20"/>
                <w:szCs w:val="20"/>
              </w:rPr>
              <w:t>;</w:t>
            </w:r>
          </w:p>
        </w:tc>
      </w:tr>
      <w:tr w:rsidRPr="008979A8" w:rsidR="00017B8F" w:rsidTr="001A53D4" w14:paraId="65C98523" w14:textId="77777777">
        <w:tc>
          <w:tcPr>
            <w:tcW w:w="1026" w:type="pct"/>
          </w:tcPr>
          <w:p w:rsidRPr="008979A8" w:rsidR="00017B8F" w:rsidP="001A53D4" w:rsidRDefault="00017B8F" w14:paraId="49168AF9" w14:textId="77777777">
            <w:pPr>
              <w:rPr>
                <w:rFonts w:cs="CordiaUPC"/>
              </w:rPr>
            </w:pPr>
            <w:r w:rsidRPr="008979A8">
              <w:rPr>
                <w:rFonts w:cs="CordiaUPC"/>
                <w:cs/>
              </w:rPr>
              <w:t xml:space="preserve">ปุ่ม </w:t>
            </w:r>
            <w:r w:rsidRPr="008979A8">
              <w:rPr>
                <w:rFonts w:cs="CordiaUPC"/>
              </w:rPr>
              <w:t>Add</w:t>
            </w:r>
          </w:p>
        </w:tc>
        <w:tc>
          <w:tcPr>
            <w:tcW w:w="900" w:type="pct"/>
          </w:tcPr>
          <w:p w:rsidRPr="008979A8" w:rsidR="00017B8F" w:rsidP="001A53D4" w:rsidRDefault="00017B8F" w14:paraId="00DE44CF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>Button</w:t>
            </w:r>
          </w:p>
        </w:tc>
        <w:tc>
          <w:tcPr>
            <w:tcW w:w="3074" w:type="pct"/>
          </w:tcPr>
          <w:p w:rsidR="00017B8F" w:rsidP="001A53D4" w:rsidRDefault="00017B8F" w14:paraId="6A025E36" w14:textId="77777777">
            <w:pPr>
              <w:pStyle w:val="HeaderTable"/>
              <w:rPr>
                <w:b w:val="0"/>
                <w:bCs/>
                <w:lang w:bidi="th-TH"/>
              </w:rPr>
            </w:pPr>
            <w:r w:rsidRPr="008979A8">
              <w:rPr>
                <w:b w:val="0"/>
                <w:bCs/>
                <w:lang w:bidi="th-TH"/>
              </w:rPr>
              <w:t xml:space="preserve">Visible </w:t>
            </w:r>
            <w:r w:rsidRPr="008979A8">
              <w:rPr>
                <w:cs/>
                <w:lang w:bidi="th-TH"/>
              </w:rPr>
              <w:t>เมื่อมี</w:t>
            </w:r>
            <w:r w:rsidRPr="008979A8">
              <w:rPr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b w:val="0"/>
                <w:bCs/>
                <w:lang w:bidi="th-TH"/>
              </w:rPr>
              <w:t xml:space="preserve">Event </w:t>
            </w:r>
            <w:r w:rsidRPr="008979A8">
              <w:rPr>
                <w:cs/>
                <w:lang w:bidi="th-TH"/>
              </w:rPr>
              <w:t>มาจาก</w:t>
            </w:r>
            <w:r w:rsidRPr="008979A8">
              <w:rPr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b w:val="0"/>
                <w:bCs/>
                <w:lang w:bidi="th-TH"/>
              </w:rPr>
              <w:t xml:space="preserve">Table </w:t>
            </w:r>
            <w:r>
              <w:rPr>
                <w:b w:val="0"/>
                <w:bCs/>
                <w:lang w:bidi="th-TH"/>
              </w:rPr>
              <w:t>Section</w:t>
            </w:r>
            <w:r w:rsidRPr="008979A8">
              <w:rPr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cs/>
                <w:lang w:bidi="th-TH"/>
              </w:rPr>
              <w:t>เป็น</w:t>
            </w:r>
            <w:r w:rsidRPr="008979A8">
              <w:rPr>
                <w:b w:val="0"/>
                <w:bCs/>
                <w:cs/>
                <w:lang w:bidi="th-TH"/>
              </w:rPr>
              <w:t xml:space="preserve"> “</w:t>
            </w:r>
            <w:r w:rsidRPr="008979A8">
              <w:rPr>
                <w:b w:val="0"/>
                <w:bCs/>
                <w:lang w:bidi="th-TH"/>
              </w:rPr>
              <w:t>Add</w:t>
            </w:r>
            <w:r w:rsidRPr="008979A8">
              <w:rPr>
                <w:b w:val="0"/>
                <w:bCs/>
                <w:cs/>
                <w:lang w:bidi="th-TH"/>
              </w:rPr>
              <w:t>”</w:t>
            </w:r>
          </w:p>
          <w:p w:rsidR="00017B8F" w:rsidP="001A53D4" w:rsidRDefault="00017B8F" w14:paraId="77E5337A" w14:textId="77777777">
            <w:pPr>
              <w:spacing w:before="240" w:after="0"/>
            </w:pPr>
            <w:r>
              <w:rPr>
                <w:rFonts w:hint="cs"/>
                <w:cs/>
              </w:rPr>
              <w:t>เมื่อกดปุ่ม</w:t>
            </w:r>
          </w:p>
          <w:p w:rsidR="00017B8F" w:rsidP="00017B8F" w:rsidRDefault="00017B8F" w14:paraId="2EF4D046" w14:textId="77777777">
            <w:pPr>
              <w:pStyle w:val="ListParagraph"/>
              <w:numPr>
                <w:ilvl w:val="0"/>
                <w:numId w:val="4"/>
              </w:numPr>
              <w:spacing w:after="0" w:line="259" w:lineRule="auto"/>
              <w:rPr>
                <w:rFonts w:cs="CordiaUPC"/>
              </w:rPr>
            </w:pPr>
            <w:r>
              <w:rPr>
                <w:rFonts w:hint="cs" w:cs="CordiaUPC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Validate </w:t>
            </w:r>
            <w:r>
              <w:rPr>
                <w:rFonts w:hint="cs" w:cs="CordiaUPC"/>
                <w:cs/>
              </w:rPr>
              <w:t>ข้อมูลในหน้าจอ</w:t>
            </w:r>
          </w:p>
          <w:p w:rsidRPr="00622722" w:rsidR="00017B8F" w:rsidP="00017B8F" w:rsidRDefault="00017B8F" w14:paraId="00E6D823" w14:textId="77777777">
            <w:pPr>
              <w:pStyle w:val="ListParagraph"/>
              <w:numPr>
                <w:ilvl w:val="0"/>
                <w:numId w:val="4"/>
              </w:numPr>
              <w:spacing w:after="0" w:line="259" w:lineRule="auto"/>
            </w:pPr>
            <w:r>
              <w:rPr>
                <w:rFonts w:hint="cs" w:cs="CordiaUPC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Add </w:t>
            </w:r>
            <w:r>
              <w:rPr>
                <w:rFonts w:hint="cs" w:cs="CordiaUPC"/>
                <w:cs/>
              </w:rPr>
              <w:t xml:space="preserve">ข้อมูลลงในส่วนของ </w:t>
            </w:r>
            <w:r>
              <w:rPr>
                <w:rFonts w:cs="CordiaUPC"/>
              </w:rPr>
              <w:t>Table Section</w:t>
            </w:r>
          </w:p>
          <w:p w:rsidRPr="008979A8" w:rsidR="00017B8F" w:rsidP="00017B8F" w:rsidRDefault="00017B8F" w14:paraId="32FE6DDD" w14:textId="77777777">
            <w:pPr>
              <w:pStyle w:val="ListParagraph"/>
              <w:numPr>
                <w:ilvl w:val="0"/>
                <w:numId w:val="4"/>
              </w:numPr>
              <w:spacing w:after="0" w:line="259" w:lineRule="auto"/>
            </w:pPr>
            <w:r w:rsidRPr="00667C8E">
              <w:rPr>
                <w:rFonts w:cs="CordiaUPC"/>
                <w:cs/>
              </w:rPr>
              <w:t>ให้ทำการเคลียร์ค่า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hint="cs" w:cs="CordiaUPC"/>
                <w:cs/>
              </w:rPr>
              <w:t xml:space="preserve">และ </w:t>
            </w:r>
            <w:r w:rsidRPr="00667C8E">
              <w:rPr>
                <w:rFonts w:cs="CordiaUPC"/>
              </w:rPr>
              <w:t>Invisible</w:t>
            </w:r>
            <w:r>
              <w:rPr>
                <w:rFonts w:cs="CordiaUPC"/>
                <w:szCs w:val="36"/>
              </w:rPr>
              <w:t xml:space="preserve"> Detail Section</w:t>
            </w:r>
          </w:p>
        </w:tc>
      </w:tr>
      <w:tr w:rsidRPr="008979A8" w:rsidR="00017B8F" w:rsidTr="001A53D4" w14:paraId="2946D9EC" w14:textId="77777777">
        <w:tc>
          <w:tcPr>
            <w:tcW w:w="1026" w:type="pct"/>
          </w:tcPr>
          <w:p w:rsidRPr="008979A8" w:rsidR="00017B8F" w:rsidP="001A53D4" w:rsidRDefault="00017B8F" w14:paraId="7F056A7D" w14:textId="77777777">
            <w:pPr>
              <w:rPr>
                <w:rFonts w:cs="CordiaUPC"/>
              </w:rPr>
            </w:pPr>
            <w:r w:rsidRPr="008979A8">
              <w:rPr>
                <w:rFonts w:cs="CordiaUPC"/>
                <w:cs/>
              </w:rPr>
              <w:t xml:space="preserve">ปุ่ม </w:t>
            </w:r>
            <w:r w:rsidRPr="008979A8">
              <w:rPr>
                <w:rFonts w:cs="CordiaUPC"/>
              </w:rPr>
              <w:t>Update</w:t>
            </w:r>
          </w:p>
        </w:tc>
        <w:tc>
          <w:tcPr>
            <w:tcW w:w="900" w:type="pct"/>
          </w:tcPr>
          <w:p w:rsidRPr="008979A8" w:rsidR="00017B8F" w:rsidP="001A53D4" w:rsidRDefault="00017B8F" w14:paraId="0DD32C9B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>Button</w:t>
            </w:r>
          </w:p>
        </w:tc>
        <w:tc>
          <w:tcPr>
            <w:tcW w:w="3074" w:type="pct"/>
          </w:tcPr>
          <w:p w:rsidR="00017B8F" w:rsidP="001A53D4" w:rsidRDefault="00017B8F" w14:paraId="7962FF10" w14:textId="77777777">
            <w:pPr>
              <w:pStyle w:val="HeaderTable"/>
              <w:spacing w:line="360" w:lineRule="auto"/>
              <w:rPr>
                <w:b w:val="0"/>
                <w:bCs/>
                <w:lang w:bidi="th-TH"/>
              </w:rPr>
            </w:pPr>
            <w:r w:rsidRPr="008979A8">
              <w:rPr>
                <w:b w:val="0"/>
                <w:bCs/>
                <w:lang w:bidi="th-TH"/>
              </w:rPr>
              <w:t xml:space="preserve">Visible </w:t>
            </w:r>
            <w:r w:rsidRPr="008979A8">
              <w:rPr>
                <w:cs/>
                <w:lang w:bidi="th-TH"/>
              </w:rPr>
              <w:t>เมื่อมี</w:t>
            </w:r>
            <w:r w:rsidRPr="008979A8">
              <w:rPr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b w:val="0"/>
                <w:bCs/>
                <w:lang w:bidi="th-TH"/>
              </w:rPr>
              <w:t xml:space="preserve">Event </w:t>
            </w:r>
            <w:r w:rsidRPr="008979A8">
              <w:rPr>
                <w:cs/>
                <w:lang w:bidi="th-TH"/>
              </w:rPr>
              <w:t>มาจาก</w:t>
            </w:r>
            <w:r w:rsidRPr="008979A8">
              <w:rPr>
                <w:b w:val="0"/>
                <w:bCs/>
                <w:cs/>
                <w:lang w:bidi="th-TH"/>
              </w:rPr>
              <w:t xml:space="preserve"> </w:t>
            </w:r>
            <w:r>
              <w:rPr>
                <w:b w:val="0"/>
                <w:bCs/>
                <w:lang w:bidi="th-TH"/>
              </w:rPr>
              <w:t>Table</w:t>
            </w:r>
            <w:r w:rsidRPr="008979A8">
              <w:rPr>
                <w:b w:val="0"/>
                <w:bCs/>
                <w:cs/>
                <w:lang w:bidi="th-TH"/>
              </w:rPr>
              <w:t xml:space="preserve"> </w:t>
            </w:r>
            <w:r>
              <w:rPr>
                <w:b w:val="0"/>
                <w:bCs/>
                <w:lang w:bidi="th-TH"/>
              </w:rPr>
              <w:t>Section</w:t>
            </w:r>
            <w:r w:rsidRPr="008979A8">
              <w:rPr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cs/>
                <w:lang w:bidi="th-TH"/>
              </w:rPr>
              <w:t>เป็น</w:t>
            </w:r>
            <w:r w:rsidRPr="008979A8">
              <w:rPr>
                <w:b w:val="0"/>
                <w:bCs/>
                <w:cs/>
                <w:lang w:bidi="th-TH"/>
              </w:rPr>
              <w:t xml:space="preserve"> “</w:t>
            </w:r>
            <w:r w:rsidRPr="008979A8">
              <w:rPr>
                <w:b w:val="0"/>
                <w:bCs/>
                <w:lang w:bidi="th-TH"/>
              </w:rPr>
              <w:t>Edit</w:t>
            </w:r>
            <w:r w:rsidRPr="008979A8">
              <w:rPr>
                <w:b w:val="0"/>
                <w:bCs/>
                <w:cs/>
                <w:lang w:bidi="th-TH"/>
              </w:rPr>
              <w:t>”</w:t>
            </w:r>
          </w:p>
          <w:p w:rsidR="00017B8F" w:rsidP="001A53D4" w:rsidRDefault="00017B8F" w14:paraId="65DFF0F6" w14:textId="77777777">
            <w:pPr>
              <w:pStyle w:val="HeaderTable"/>
              <w:rPr>
                <w:lang w:bidi="th-TH"/>
              </w:rPr>
            </w:pPr>
            <w:r>
              <w:rPr>
                <w:rFonts w:hint="cs"/>
                <w:cs/>
                <w:lang w:bidi="th-TH"/>
              </w:rPr>
              <w:t>เมื่อกดปุ่ม</w:t>
            </w:r>
          </w:p>
          <w:p w:rsidR="00017B8F" w:rsidP="00017B8F" w:rsidRDefault="00017B8F" w14:paraId="5B2BF9C9" w14:textId="77777777">
            <w:pPr>
              <w:pStyle w:val="ListParagraph"/>
              <w:numPr>
                <w:ilvl w:val="0"/>
                <w:numId w:val="6"/>
              </w:numPr>
              <w:spacing w:after="160" w:line="259" w:lineRule="auto"/>
              <w:ind w:left="1080"/>
              <w:rPr>
                <w:rFonts w:cs="CordiaUPC"/>
              </w:rPr>
            </w:pPr>
            <w:r>
              <w:rPr>
                <w:rFonts w:hint="cs" w:cs="CordiaUPC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Validate </w:t>
            </w:r>
            <w:r>
              <w:rPr>
                <w:rFonts w:hint="cs" w:cs="CordiaUPC"/>
                <w:cs/>
              </w:rPr>
              <w:t>ข้อมูลในหน้าจอ</w:t>
            </w:r>
          </w:p>
          <w:p w:rsidR="00017B8F" w:rsidP="00017B8F" w:rsidRDefault="00017B8F" w14:paraId="411A8DDA" w14:textId="77777777">
            <w:pPr>
              <w:pStyle w:val="ListParagraph"/>
              <w:numPr>
                <w:ilvl w:val="0"/>
                <w:numId w:val="6"/>
              </w:numPr>
              <w:spacing w:after="160" w:line="259" w:lineRule="auto"/>
              <w:ind w:left="1080"/>
            </w:pPr>
            <w:r>
              <w:rPr>
                <w:rFonts w:hint="cs" w:cs="CordiaUPC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Update </w:t>
            </w:r>
            <w:r>
              <w:rPr>
                <w:rFonts w:hint="cs" w:cs="CordiaUPC"/>
                <w:cs/>
              </w:rPr>
              <w:t xml:space="preserve">ข้อมูลลงในส่วนของ </w:t>
            </w:r>
            <w:r>
              <w:rPr>
                <w:rFonts w:cs="CordiaUPC"/>
              </w:rPr>
              <w:t xml:space="preserve">Table Section </w:t>
            </w:r>
          </w:p>
          <w:p w:rsidRPr="008979A8" w:rsidR="00017B8F" w:rsidP="00017B8F" w:rsidRDefault="00017B8F" w14:paraId="32C0CB5F" w14:textId="77777777">
            <w:pPr>
              <w:pStyle w:val="ListParagraph"/>
              <w:numPr>
                <w:ilvl w:val="0"/>
                <w:numId w:val="6"/>
              </w:numPr>
              <w:spacing w:after="160" w:line="259" w:lineRule="auto"/>
              <w:ind w:left="1080"/>
              <w:rPr>
                <w:cs/>
              </w:rPr>
            </w:pPr>
            <w:r w:rsidRPr="00667C8E">
              <w:rPr>
                <w:rFonts w:cs="CordiaUPC"/>
                <w:cs/>
              </w:rPr>
              <w:t>ให้ทำการเคลียร์ค่า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hint="cs" w:cs="CordiaUPC"/>
                <w:cs/>
              </w:rPr>
              <w:t xml:space="preserve">และ </w:t>
            </w:r>
            <w:r w:rsidRPr="00667C8E">
              <w:rPr>
                <w:rFonts w:cs="CordiaUPC"/>
              </w:rPr>
              <w:t>Invisible</w:t>
            </w:r>
            <w:r>
              <w:rPr>
                <w:rFonts w:cs="CordiaUPC"/>
                <w:szCs w:val="36"/>
              </w:rPr>
              <w:t xml:space="preserve"> Detail Section</w:t>
            </w:r>
          </w:p>
        </w:tc>
      </w:tr>
      <w:tr w:rsidRPr="008979A8" w:rsidR="00017B8F" w:rsidTr="001A53D4" w14:paraId="2F9304AF" w14:textId="77777777">
        <w:tc>
          <w:tcPr>
            <w:tcW w:w="1026" w:type="pct"/>
          </w:tcPr>
          <w:p w:rsidRPr="008979A8" w:rsidR="00017B8F" w:rsidP="001A53D4" w:rsidRDefault="00017B8F" w14:paraId="1E23077B" w14:textId="77777777">
            <w:pPr>
              <w:rPr>
                <w:rFonts w:cs="CordiaUPC"/>
              </w:rPr>
            </w:pPr>
            <w:r>
              <w:rPr>
                <w:rFonts w:hint="cs" w:cs="CordiaUPC"/>
                <w:cs/>
              </w:rPr>
              <w:t xml:space="preserve">ปุ่ม </w:t>
            </w:r>
            <w:r>
              <w:rPr>
                <w:rFonts w:cs="CordiaUPC"/>
              </w:rPr>
              <w:t>Cancel</w:t>
            </w:r>
          </w:p>
        </w:tc>
        <w:tc>
          <w:tcPr>
            <w:tcW w:w="900" w:type="pct"/>
          </w:tcPr>
          <w:p w:rsidRPr="008979A8" w:rsidR="00017B8F" w:rsidP="001A53D4" w:rsidRDefault="00017B8F" w14:paraId="40E2BDDE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Button</w:t>
            </w:r>
          </w:p>
        </w:tc>
        <w:tc>
          <w:tcPr>
            <w:tcW w:w="3074" w:type="pct"/>
          </w:tcPr>
          <w:p w:rsidRPr="008979A8" w:rsidR="00017B8F" w:rsidP="001A53D4" w:rsidRDefault="00017B8F" w14:paraId="559AD2BA" w14:textId="77777777">
            <w:pPr>
              <w:rPr>
                <w:b/>
                <w:bCs/>
              </w:rPr>
            </w:pPr>
            <w:r>
              <w:rPr>
                <w:rFonts w:hint="cs"/>
                <w:cs/>
              </w:rPr>
              <w:t xml:space="preserve">ให้ทำการเคลียร์ค่าใน </w:t>
            </w:r>
            <w:r>
              <w:t>Detail Section</w:t>
            </w:r>
            <w:r>
              <w:rPr>
                <w:rFonts w:hint="cs"/>
                <w:cs/>
              </w:rPr>
              <w:t xml:space="preserve"> และทำการ </w:t>
            </w:r>
            <w:r>
              <w:t>Invisible Detail Section</w:t>
            </w:r>
          </w:p>
        </w:tc>
      </w:tr>
      <w:tr w:rsidRPr="008979A8" w:rsidR="00017B8F" w:rsidTr="001A53D4" w14:paraId="24CAC775" w14:textId="77777777">
        <w:tc>
          <w:tcPr>
            <w:tcW w:w="5000" w:type="pct"/>
            <w:gridSpan w:val="3"/>
            <w:shd w:val="clear" w:color="auto" w:fill="C2D69B" w:themeFill="accent3" w:themeFillTint="99"/>
          </w:tcPr>
          <w:p w:rsidRPr="008979A8" w:rsidR="00017B8F" w:rsidP="001A53D4" w:rsidRDefault="00017B8F" w14:paraId="3627829E" w14:textId="77777777">
            <w:pPr>
              <w:pStyle w:val="HeaderTable"/>
              <w:rPr>
                <w:b w:val="0"/>
                <w:bCs/>
                <w:lang w:bidi="th-TH"/>
              </w:rPr>
            </w:pPr>
            <w:r>
              <w:t xml:space="preserve">End </w:t>
            </w:r>
            <w:r w:rsidRPr="00DF1FFB">
              <w:t xml:space="preserve">Sharing Partner </w:t>
            </w:r>
            <w:r>
              <w:t>Table Section</w:t>
            </w:r>
          </w:p>
        </w:tc>
      </w:tr>
      <w:tr w:rsidRPr="008979A8" w:rsidR="00017B8F" w:rsidTr="001A53D4" w14:paraId="0807A3B2" w14:textId="77777777">
        <w:tc>
          <w:tcPr>
            <w:tcW w:w="5000" w:type="pct"/>
            <w:gridSpan w:val="3"/>
            <w:shd w:val="clear" w:color="auto" w:fill="C2D69B" w:themeFill="accent3" w:themeFillTint="99"/>
          </w:tcPr>
          <w:p w:rsidR="00017B8F" w:rsidP="001A53D4" w:rsidRDefault="00017B8F" w14:paraId="1252A81A" w14:textId="77777777">
            <w:pPr>
              <w:pStyle w:val="HeaderTable"/>
            </w:pPr>
            <w:r>
              <w:t xml:space="preserve">End </w:t>
            </w:r>
            <w:r w:rsidRPr="00DF1FFB">
              <w:t xml:space="preserve">Sharing Partner </w:t>
            </w:r>
            <w:r w:rsidRPr="00F45CE0">
              <w:t>Detail Section</w:t>
            </w:r>
          </w:p>
        </w:tc>
      </w:tr>
    </w:tbl>
    <w:p w:rsidR="00017B8F" w:rsidP="00017B8F" w:rsidRDefault="00017B8F" w14:paraId="281FAA9F" w14:textId="77777777">
      <w:pPr>
        <w:pStyle w:val="Heading3"/>
        <w:numPr>
          <w:ilvl w:val="0"/>
          <w:numId w:val="525"/>
        </w:numPr>
        <w:rPr>
          <w:rFonts w:ascii="CordiaUPC" w:hAnsi="CordiaUPC" w:cs="CordiaUPC"/>
          <w:sz w:val="32"/>
          <w:szCs w:val="32"/>
        </w:rPr>
      </w:pPr>
      <w:r w:rsidRPr="008979A8">
        <w:rPr>
          <w:rFonts w:ascii="CordiaUPC" w:hAnsi="CordiaUPC" w:cs="CordiaUPC"/>
          <w:sz w:val="32"/>
          <w:szCs w:val="32"/>
        </w:rPr>
        <w:t>Script Validation</w:t>
      </w:r>
    </w:p>
    <w:tbl>
      <w:tblPr>
        <w:tblW w:w="4938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385"/>
        <w:gridCol w:w="2896"/>
        <w:gridCol w:w="3314"/>
        <w:gridCol w:w="1309"/>
      </w:tblGrid>
      <w:tr w:rsidRPr="008979A8" w:rsidR="00017B8F" w:rsidTr="001A53D4" w14:paraId="1BED4503" w14:textId="77777777">
        <w:trPr>
          <w:cantSplit/>
          <w:tblHeader/>
        </w:trPr>
        <w:tc>
          <w:tcPr>
            <w:tcW w:w="778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017B8F" w:rsidP="001A53D4" w:rsidRDefault="00017B8F" w14:paraId="61E17020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Error Code</w:t>
            </w:r>
          </w:p>
        </w:tc>
        <w:tc>
          <w:tcPr>
            <w:tcW w:w="1626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017B8F" w:rsidP="001A53D4" w:rsidRDefault="00017B8F" w14:paraId="209757B7" w14:textId="77777777">
            <w:pPr>
              <w:rPr>
                <w:rFonts w:cs="CordiaUPC"/>
                <w:b/>
                <w:bCs/>
              </w:rPr>
            </w:pPr>
            <w:r>
              <w:rPr>
                <w:rFonts w:cs="CordiaUPC"/>
                <w:b/>
                <w:bCs/>
              </w:rPr>
              <w:t xml:space="preserve">Error Message </w:t>
            </w:r>
          </w:p>
        </w:tc>
        <w:tc>
          <w:tcPr>
            <w:tcW w:w="1861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017B8F" w:rsidP="001A53D4" w:rsidRDefault="00017B8F" w14:paraId="690CC405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Logic</w:t>
            </w:r>
          </w:p>
        </w:tc>
        <w:tc>
          <w:tcPr>
            <w:tcW w:w="735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017B8F" w:rsidP="001A53D4" w:rsidRDefault="00017B8F" w14:paraId="29C8EB07" w14:textId="77777777">
            <w:pPr>
              <w:rPr>
                <w:rFonts w:cs="CordiaUPC"/>
                <w:b/>
                <w:bCs/>
              </w:rPr>
            </w:pPr>
            <w:r>
              <w:rPr>
                <w:rFonts w:cs="CordiaUPC"/>
                <w:b/>
                <w:bCs/>
              </w:rPr>
              <w:t>Submit Call</w:t>
            </w:r>
          </w:p>
        </w:tc>
      </w:tr>
      <w:tr w:rsidR="00017B8F" w:rsidTr="001A53D4" w14:paraId="76174F5D" w14:textId="77777777">
        <w:tc>
          <w:tcPr>
            <w:tcW w:w="5000" w:type="pct"/>
            <w:gridSpan w:val="4"/>
            <w:shd w:val="clear" w:color="auto" w:fill="C2D69B" w:themeFill="accent3" w:themeFillTint="99"/>
          </w:tcPr>
          <w:p w:rsidR="00017B8F" w:rsidP="001A53D4" w:rsidRDefault="00017B8F" w14:paraId="787D32EB" w14:textId="77777777">
            <w:pPr>
              <w:pStyle w:val="HeaderTable"/>
            </w:pPr>
            <w:r w:rsidRPr="002342F0">
              <w:t xml:space="preserve">Sharing Partner </w:t>
            </w:r>
            <w:r>
              <w:t>Detail Section</w:t>
            </w:r>
          </w:p>
        </w:tc>
      </w:tr>
      <w:tr w:rsidR="00017B8F" w:rsidTr="001A53D4" w14:paraId="3A1475EC" w14:textId="77777777">
        <w:tc>
          <w:tcPr>
            <w:tcW w:w="778" w:type="pct"/>
          </w:tcPr>
          <w:p w:rsidR="00017B8F" w:rsidP="001A53D4" w:rsidRDefault="00017B8F" w14:paraId="774C957F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26" w:type="pct"/>
          </w:tcPr>
          <w:p w:rsidR="00017B8F" w:rsidP="001A53D4" w:rsidRDefault="00017B8F" w14:paraId="50102CEF" w14:textId="77777777">
            <w:pPr>
              <w:rPr>
                <w:rFonts w:cs="CordiaUPC"/>
              </w:rPr>
            </w:pPr>
            <w:r>
              <w:t>Sharing Partner</w:t>
            </w:r>
            <w:r>
              <w:rPr>
                <w:rFonts w:cs="CordiaUPC"/>
              </w:rPr>
              <w:t xml:space="preserve"> is required</w:t>
            </w:r>
            <w:r>
              <w:rPr>
                <w:rFonts w:cs="CordiaUPC"/>
                <w:cs/>
              </w:rPr>
              <w:t>.</w:t>
            </w:r>
          </w:p>
        </w:tc>
        <w:tc>
          <w:tcPr>
            <w:tcW w:w="1861" w:type="pct"/>
          </w:tcPr>
          <w:p w:rsidR="00017B8F" w:rsidP="001A53D4" w:rsidRDefault="00017B8F" w14:paraId="1798BA26" w14:textId="77777777">
            <w:pPr>
              <w:rPr>
                <w:rFonts w:cs="CordiaUPC"/>
              </w:rPr>
            </w:pPr>
            <w:r>
              <w:t>Sharing Partner</w:t>
            </w:r>
            <w:r>
              <w:rPr>
                <w:rFonts w:hint="cs" w:cs="CordiaUPC"/>
                <w:cs/>
              </w:rPr>
              <w:t xml:space="preserve"> 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="00017B8F" w:rsidP="001A53D4" w:rsidRDefault="00017B8F" w14:paraId="5929F7CE" w14:textId="77777777">
            <w:pPr>
              <w:rPr>
                <w:rFonts w:cs="CordiaUPC"/>
                <w:szCs w:val="36"/>
              </w:rPr>
            </w:pPr>
          </w:p>
        </w:tc>
      </w:tr>
      <w:tr w:rsidR="00017B8F" w:rsidTr="001A53D4" w14:paraId="2FCFEF5C" w14:textId="77777777">
        <w:tc>
          <w:tcPr>
            <w:tcW w:w="778" w:type="pct"/>
          </w:tcPr>
          <w:p w:rsidRPr="00792590" w:rsidR="00017B8F" w:rsidP="001A53D4" w:rsidRDefault="00017B8F" w14:paraId="3DFCC1A4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26" w:type="pct"/>
          </w:tcPr>
          <w:p w:rsidRPr="00E02D8D" w:rsidR="00017B8F" w:rsidP="001A53D4" w:rsidRDefault="00017B8F" w14:paraId="249D816E" w14:textId="77777777">
            <w:pPr>
              <w:rPr>
                <w:rFonts w:cs="CordiaUPC"/>
                <w:cs/>
              </w:rPr>
            </w:pPr>
            <w:r>
              <w:t>Sharing Partner Amount</w:t>
            </w:r>
            <w:r>
              <w:rPr>
                <w:rFonts w:cs="CordiaUPC"/>
              </w:rPr>
              <w:t xml:space="preserve"> is required</w:t>
            </w:r>
            <w:r>
              <w:rPr>
                <w:rFonts w:cs="CordiaUPC"/>
                <w:cs/>
              </w:rPr>
              <w:t>.</w:t>
            </w:r>
          </w:p>
        </w:tc>
        <w:tc>
          <w:tcPr>
            <w:tcW w:w="1861" w:type="pct"/>
          </w:tcPr>
          <w:p w:rsidRPr="00792590" w:rsidR="00017B8F" w:rsidP="001A53D4" w:rsidRDefault="00017B8F" w14:paraId="497B0C10" w14:textId="77777777">
            <w:pPr>
              <w:rPr>
                <w:rFonts w:cs="CordiaUPC"/>
              </w:rPr>
            </w:pPr>
            <w:r>
              <w:t>Sharing Partner Amount</w:t>
            </w:r>
            <w:r>
              <w:rPr>
                <w:rFonts w:hint="cs" w:cs="CordiaUPC"/>
                <w:cs/>
              </w:rPr>
              <w:t xml:space="preserve"> 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="00017B8F" w:rsidP="001A53D4" w:rsidRDefault="00017B8F" w14:paraId="108A9702" w14:textId="77777777">
            <w:pPr>
              <w:rPr>
                <w:rFonts w:cs="CordiaUPC"/>
                <w:szCs w:val="36"/>
              </w:rPr>
            </w:pPr>
          </w:p>
        </w:tc>
      </w:tr>
      <w:tr w:rsidR="00017B8F" w:rsidTr="001A53D4" w14:paraId="44A6514A" w14:textId="77777777">
        <w:tc>
          <w:tcPr>
            <w:tcW w:w="5000" w:type="pct"/>
            <w:gridSpan w:val="4"/>
            <w:shd w:val="clear" w:color="auto" w:fill="C2D69B" w:themeFill="accent3" w:themeFillTint="99"/>
          </w:tcPr>
          <w:p w:rsidR="00017B8F" w:rsidP="001A53D4" w:rsidRDefault="00017B8F" w14:paraId="571E68C6" w14:textId="77777777">
            <w:pPr>
              <w:pStyle w:val="HeaderTable"/>
            </w:pPr>
            <w:r>
              <w:t>End Detail Section</w:t>
            </w:r>
          </w:p>
        </w:tc>
      </w:tr>
    </w:tbl>
    <w:p w:rsidRPr="008979A8" w:rsidR="00017B8F" w:rsidP="00017B8F" w:rsidRDefault="00017B8F" w14:paraId="3B896A29" w14:textId="77777777">
      <w:pPr>
        <w:pStyle w:val="Heading3"/>
        <w:numPr>
          <w:ilvl w:val="0"/>
          <w:numId w:val="525"/>
        </w:numPr>
        <w:spacing w:after="240"/>
        <w:rPr>
          <w:rFonts w:ascii="CordiaUPC" w:hAnsi="CordiaUPC" w:cs="CordiaUPC"/>
          <w:sz w:val="32"/>
          <w:szCs w:val="32"/>
        </w:rPr>
      </w:pPr>
      <w:r w:rsidRPr="008979A8">
        <w:rPr>
          <w:rFonts w:ascii="CordiaUPC" w:hAnsi="CordiaUPC" w:cs="CordiaUPC"/>
          <w:sz w:val="32"/>
          <w:szCs w:val="32"/>
        </w:rPr>
        <w:t>Mapping to DB</w:t>
      </w:r>
    </w:p>
    <w:tbl>
      <w:tblPr>
        <w:tblW w:w="4977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348"/>
        <w:gridCol w:w="2486"/>
        <w:gridCol w:w="4141"/>
      </w:tblGrid>
      <w:tr w:rsidRPr="008979A8" w:rsidR="00017B8F" w:rsidTr="001A53D4" w14:paraId="381AE8FD" w14:textId="77777777">
        <w:trPr>
          <w:cantSplit/>
          <w:tblHeader/>
        </w:trPr>
        <w:tc>
          <w:tcPr>
            <w:tcW w:w="1308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017B8F" w:rsidP="001A53D4" w:rsidRDefault="00017B8F" w14:paraId="21BA7E6A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Database Table</w:t>
            </w:r>
          </w:p>
        </w:tc>
        <w:tc>
          <w:tcPr>
            <w:tcW w:w="1385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017B8F" w:rsidP="001A53D4" w:rsidRDefault="00017B8F" w14:paraId="0A9061FB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Database Column</w:t>
            </w:r>
          </w:p>
        </w:tc>
        <w:tc>
          <w:tcPr>
            <w:tcW w:w="2307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017B8F" w:rsidP="001A53D4" w:rsidRDefault="00017B8F" w14:paraId="600B99DF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Field on Screen</w:t>
            </w:r>
          </w:p>
        </w:tc>
      </w:tr>
      <w:tr w:rsidRPr="008979A8" w:rsidR="00017B8F" w:rsidTr="001A53D4" w14:paraId="555D9C20" w14:textId="77777777">
        <w:tc>
          <w:tcPr>
            <w:tcW w:w="1308" w:type="pct"/>
            <w:vMerge w:val="restart"/>
          </w:tcPr>
          <w:p w:rsidRPr="008979A8" w:rsidR="00017B8F" w:rsidP="001A53D4" w:rsidRDefault="00FF25B1" w14:paraId="7B68F7BD" w14:textId="45BDD685">
            <w:pPr>
              <w:rPr>
                <w:rFonts w:cs="CordiaUPC"/>
                <w:cs/>
              </w:rPr>
            </w:pPr>
            <w:r>
              <w:t>mass</w:t>
            </w:r>
            <w:r w:rsidRPr="005C60BD">
              <w:rPr>
                <w:rFonts w:cs="CordiaUPC"/>
                <w:cs/>
              </w:rPr>
              <w:t xml:space="preserve"> </w:t>
            </w:r>
            <w:r w:rsidRPr="005C60BD" w:rsidR="00017B8F">
              <w:t>_po_sharing_partner</w:t>
            </w:r>
          </w:p>
        </w:tc>
        <w:tc>
          <w:tcPr>
            <w:tcW w:w="1385" w:type="pct"/>
          </w:tcPr>
          <w:p w:rsidRPr="008979A8" w:rsidR="00017B8F" w:rsidP="001A53D4" w:rsidRDefault="00017B8F" w14:paraId="04F518F5" w14:textId="77777777">
            <w:pPr>
              <w:spacing w:after="0"/>
              <w:rPr>
                <w:rFonts w:cs="CordiaUPC"/>
              </w:rPr>
            </w:pPr>
            <w:r w:rsidRPr="000C7828">
              <w:t>row_id</w:t>
            </w:r>
          </w:p>
        </w:tc>
        <w:tc>
          <w:tcPr>
            <w:tcW w:w="2307" w:type="pct"/>
          </w:tcPr>
          <w:p w:rsidR="00017B8F" w:rsidP="001A53D4" w:rsidRDefault="00017B8F" w14:paraId="49CB15E4" w14:textId="77777777">
            <w:pPr>
              <w:spacing w:after="0"/>
              <w:rPr>
                <w:rFonts w:cs="CordiaUPC"/>
                <w:cs/>
              </w:rPr>
            </w:pPr>
            <w:r>
              <w:rPr>
                <w:rFonts w:hint="cs" w:cs="CordiaUPC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CordiaUPC"/>
                <w:cs/>
              </w:rPr>
              <w:t>ครั้งแรก</w:t>
            </w:r>
          </w:p>
          <w:p w:rsidR="00017B8F" w:rsidP="001A53D4" w:rsidRDefault="00017B8F" w14:paraId="0F13B016" w14:textId="77777777">
            <w:pPr>
              <w:rPr>
                <w:rFonts w:cs="CordiaUPC"/>
              </w:rPr>
            </w:pPr>
            <w:r>
              <w:rPr>
                <w:rFonts w:hint="cs" w:cs="CordiaUPC"/>
                <w:cs/>
              </w:rPr>
              <w:t xml:space="preserve">ให้ระบบ </w:t>
            </w:r>
            <w:r>
              <w:rPr>
                <w:rFonts w:cs="CordiaUPC"/>
              </w:rPr>
              <w:t xml:space="preserve">Auto Generate </w:t>
            </w:r>
          </w:p>
          <w:p w:rsidR="00017B8F" w:rsidP="001A53D4" w:rsidRDefault="00017B8F" w14:paraId="0156F0D2" w14:textId="77777777">
            <w:pPr>
              <w:spacing w:after="0"/>
              <w:rPr>
                <w:rFonts w:cs="CordiaUPC"/>
              </w:rPr>
            </w:pPr>
            <w:r>
              <w:rPr>
                <w:rFonts w:hint="cs" w:cs="CordiaUPC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CordiaUPC"/>
                <w:cs/>
              </w:rPr>
              <w:t>ครั้งถัดไป</w:t>
            </w:r>
          </w:p>
          <w:p w:rsidRPr="008979A8" w:rsidR="00017B8F" w:rsidP="001A53D4" w:rsidRDefault="00017B8F" w14:paraId="7F615DEF" w14:textId="77777777">
            <w:pPr>
              <w:rPr>
                <w:rFonts w:cs="CordiaUPC"/>
              </w:rPr>
            </w:pPr>
            <w:r>
              <w:rPr>
                <w:rFonts w:hint="cs" w:cs="CordiaUPC"/>
                <w:cs/>
              </w:rPr>
              <w:t xml:space="preserve">ให้ใช้ </w:t>
            </w:r>
            <w:r>
              <w:rPr>
                <w:rFonts w:cs="CordiaUPC"/>
              </w:rPr>
              <w:t xml:space="preserve">Row ID </w:t>
            </w:r>
            <w:r>
              <w:rPr>
                <w:rFonts w:hint="cs" w:cs="CordiaUPC"/>
                <w:cs/>
              </w:rPr>
              <w:t>เดิม</w:t>
            </w:r>
          </w:p>
        </w:tc>
      </w:tr>
      <w:tr w:rsidRPr="008979A8" w:rsidR="00017B8F" w:rsidTr="001A53D4" w14:paraId="1FE4142E" w14:textId="77777777">
        <w:tc>
          <w:tcPr>
            <w:tcW w:w="1308" w:type="pct"/>
            <w:vMerge/>
          </w:tcPr>
          <w:p w:rsidRPr="008979A8" w:rsidR="00017B8F" w:rsidP="001A53D4" w:rsidRDefault="00017B8F" w14:paraId="033B5836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017B8F" w:rsidP="001A53D4" w:rsidRDefault="00FF25B1" w14:paraId="16B3C844" w14:textId="78D36C2B">
            <w:pPr>
              <w:spacing w:after="0"/>
              <w:rPr>
                <w:rFonts w:cs="CordiaUPC"/>
              </w:rPr>
            </w:pPr>
            <w:r>
              <w:t>mass</w:t>
            </w:r>
            <w:r w:rsidRPr="000C7828" w:rsidR="00017B8F">
              <w:t>_po_detail_row_id</w:t>
            </w:r>
          </w:p>
        </w:tc>
        <w:tc>
          <w:tcPr>
            <w:tcW w:w="2307" w:type="pct"/>
          </w:tcPr>
          <w:p w:rsidRPr="008979A8" w:rsidR="00017B8F" w:rsidP="001A53D4" w:rsidRDefault="00017B8F" w14:paraId="0A169879" w14:textId="0F0521FC">
            <w:pPr>
              <w:rPr>
                <w:rFonts w:cs="CordiaUPC"/>
              </w:rPr>
            </w:pPr>
            <w:r>
              <w:rPr>
                <w:rFonts w:hint="cs" w:cs="CordiaUPC"/>
                <w:cs/>
              </w:rPr>
              <w:t>ให้</w:t>
            </w:r>
            <w:r w:rsidRPr="008979A8">
              <w:rPr>
                <w:rFonts w:cs="CordiaUPC"/>
                <w:cs/>
              </w:rPr>
              <w:t>ใช้</w:t>
            </w:r>
            <w:r>
              <w:rPr>
                <w:rFonts w:hint="cs" w:cs="CordiaUPC"/>
                <w:cs/>
              </w:rPr>
              <w:t xml:space="preserve"> </w:t>
            </w:r>
            <w:r w:rsidR="00FF25B1">
              <w:t>mass</w:t>
            </w:r>
            <w:r w:rsidRPr="000C7828">
              <w:t>_po_detail</w:t>
            </w:r>
            <w:r>
              <w:rPr>
                <w:rFonts w:cs="CordiaUPC"/>
                <w:cs/>
              </w:rPr>
              <w:t>.</w:t>
            </w:r>
            <w:r w:rsidRPr="000C7828">
              <w:t>row_id</w:t>
            </w:r>
            <w:r>
              <w:rPr>
                <w:rFonts w:hint="cs" w:cs="CordiaUPC"/>
                <w:cs/>
              </w:rPr>
              <w:t xml:space="preserve"> เดิม</w:t>
            </w:r>
          </w:p>
        </w:tc>
      </w:tr>
      <w:tr w:rsidRPr="008979A8" w:rsidR="00017B8F" w:rsidTr="001A53D4" w14:paraId="0CD6A688" w14:textId="77777777">
        <w:tc>
          <w:tcPr>
            <w:tcW w:w="1308" w:type="pct"/>
            <w:vMerge/>
          </w:tcPr>
          <w:p w:rsidRPr="008979A8" w:rsidR="00017B8F" w:rsidP="001A53D4" w:rsidRDefault="00017B8F" w14:paraId="0BE6E15C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017B8F" w:rsidP="001A53D4" w:rsidRDefault="00017B8F" w14:paraId="33604630" w14:textId="77777777">
            <w:pPr>
              <w:spacing w:after="0"/>
              <w:rPr>
                <w:rFonts w:cs="CordiaUPC"/>
              </w:rPr>
            </w:pPr>
            <w:r w:rsidRPr="000C7828">
              <w:t>sharing_partner</w:t>
            </w:r>
          </w:p>
        </w:tc>
        <w:tc>
          <w:tcPr>
            <w:tcW w:w="2307" w:type="pct"/>
          </w:tcPr>
          <w:p w:rsidR="00017B8F" w:rsidP="001A53D4" w:rsidRDefault="00017B8F" w14:paraId="0F716905" w14:textId="77777777">
            <w:pPr>
              <w:rPr>
                <w:rFonts w:cs="CordiaUPC"/>
                <w:cs/>
              </w:rPr>
            </w:pPr>
            <w:r w:rsidRPr="000C7828">
              <w:t>sharing</w:t>
            </w:r>
            <w:r>
              <w:t>P</w:t>
            </w:r>
            <w:r w:rsidRPr="000C7828">
              <w:t>artner</w:t>
            </w:r>
          </w:p>
        </w:tc>
      </w:tr>
      <w:tr w:rsidRPr="008979A8" w:rsidR="00017B8F" w:rsidTr="001A53D4" w14:paraId="150CA90A" w14:textId="77777777">
        <w:tc>
          <w:tcPr>
            <w:tcW w:w="1308" w:type="pct"/>
            <w:vMerge/>
          </w:tcPr>
          <w:p w:rsidRPr="008979A8" w:rsidR="00017B8F" w:rsidP="001A53D4" w:rsidRDefault="00017B8F" w14:paraId="21BF6E59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017B8F" w:rsidP="001A53D4" w:rsidRDefault="00017B8F" w14:paraId="47F915FD" w14:textId="77777777">
            <w:pPr>
              <w:spacing w:after="0"/>
            </w:pPr>
            <w:r w:rsidRPr="000C7828">
              <w:t>share_amount</w:t>
            </w:r>
          </w:p>
        </w:tc>
        <w:tc>
          <w:tcPr>
            <w:tcW w:w="2307" w:type="pct"/>
          </w:tcPr>
          <w:p w:rsidR="00017B8F" w:rsidP="001A53D4" w:rsidRDefault="00017B8F" w14:paraId="39CD5397" w14:textId="77777777">
            <w:pPr>
              <w:rPr>
                <w:rFonts w:cs="CordiaUPC"/>
              </w:rPr>
            </w:pPr>
            <w:r>
              <w:t>s</w:t>
            </w:r>
            <w:r w:rsidRPr="000C7828">
              <w:t>haring</w:t>
            </w:r>
            <w:r>
              <w:t>P</w:t>
            </w:r>
            <w:r w:rsidRPr="000C7828">
              <w:t>artner</w:t>
            </w:r>
            <w:r>
              <w:t>Amount</w:t>
            </w:r>
          </w:p>
        </w:tc>
      </w:tr>
    </w:tbl>
    <w:p w:rsidR="00017B8F" w:rsidP="00017B8F" w:rsidRDefault="00017B8F" w14:paraId="21BDAEAA" w14:textId="77777777">
      <w:pPr>
        <w:pStyle w:val="NoSpacing"/>
        <w:rPr>
          <w:cs/>
        </w:rPr>
      </w:pPr>
    </w:p>
    <w:p w:rsidR="00F041A4" w:rsidP="00522901" w:rsidRDefault="00F041A4" w14:paraId="54B580BC" w14:textId="77777777">
      <w:pPr>
        <w:pStyle w:val="NoSpacing"/>
      </w:pPr>
    </w:p>
    <w:p w:rsidRPr="008979A8" w:rsidR="00F942E0" w:rsidP="00F942E0" w:rsidRDefault="00F942E0" w14:paraId="1AAC4E1E" w14:textId="549E8DC6">
      <w:pPr>
        <w:pStyle w:val="Heading2"/>
        <w:numPr>
          <w:ilvl w:val="0"/>
          <w:numId w:val="1"/>
        </w:numPr>
        <w:ind w:left="426" w:hanging="426"/>
        <w:rPr>
          <w:rFonts w:ascii="CordiaUPC" w:hAnsi="CordiaUPC" w:cs="CordiaUPC"/>
          <w:sz w:val="36"/>
          <w:szCs w:val="36"/>
        </w:rPr>
      </w:pPr>
      <w:r>
        <w:rPr>
          <w:rFonts w:ascii="CordiaUPC" w:hAnsi="CordiaUPC" w:cs="CordiaUPC"/>
          <w:sz w:val="36"/>
          <w:szCs w:val="36"/>
        </w:rPr>
        <w:t>Mass Content Music Streaming</w:t>
      </w:r>
    </w:p>
    <w:p w:rsidRPr="00180BBA" w:rsidR="00F942E0" w:rsidP="00F942E0" w:rsidRDefault="00F942E0" w14:paraId="5F3D9808" w14:textId="77777777">
      <w:pPr>
        <w:pStyle w:val="Heading3"/>
        <w:numPr>
          <w:ilvl w:val="0"/>
          <w:numId w:val="181"/>
        </w:numPr>
        <w:rPr>
          <w:rFonts w:ascii="CordiaUPC" w:hAnsi="CordiaUPC" w:cs="CordiaUPC"/>
          <w:sz w:val="32"/>
          <w:szCs w:val="40"/>
        </w:rPr>
      </w:pPr>
      <w:r w:rsidRPr="00180BBA">
        <w:rPr>
          <w:rFonts w:ascii="CordiaUPC" w:hAnsi="CordiaUPC" w:cs="CordiaUPC"/>
          <w:sz w:val="32"/>
          <w:szCs w:val="40"/>
        </w:rPr>
        <w:t>Field on Screen</w:t>
      </w:r>
    </w:p>
    <w:tbl>
      <w:tblPr>
        <w:tblW w:w="4977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770"/>
        <w:gridCol w:w="72"/>
        <w:gridCol w:w="1585"/>
        <w:gridCol w:w="31"/>
        <w:gridCol w:w="23"/>
        <w:gridCol w:w="5494"/>
      </w:tblGrid>
      <w:tr w:rsidRPr="008979A8" w:rsidR="00F942E0" w:rsidTr="00214868" w14:paraId="48BF1931" w14:textId="77777777">
        <w:trPr>
          <w:cantSplit/>
          <w:tblHeader/>
        </w:trPr>
        <w:tc>
          <w:tcPr>
            <w:tcW w:w="986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F942E0" w:rsidP="00F942E0" w:rsidRDefault="00F942E0" w14:paraId="58FE6184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Field Name</w:t>
            </w:r>
          </w:p>
        </w:tc>
        <w:tc>
          <w:tcPr>
            <w:tcW w:w="940" w:type="pct"/>
            <w:gridSpan w:val="3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F942E0" w:rsidP="00F942E0" w:rsidRDefault="00F942E0" w14:paraId="31EFF366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Type</w:t>
            </w:r>
          </w:p>
        </w:tc>
        <w:tc>
          <w:tcPr>
            <w:tcW w:w="3074" w:type="pct"/>
            <w:gridSpan w:val="2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F942E0" w:rsidP="00F942E0" w:rsidRDefault="00F942E0" w14:paraId="5D595FDA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Comments</w:t>
            </w:r>
          </w:p>
        </w:tc>
      </w:tr>
      <w:tr w:rsidRPr="008979A8" w:rsidR="00F942E0" w:rsidTr="00F942E0" w14:paraId="7EDE2A35" w14:textId="77777777">
        <w:tc>
          <w:tcPr>
            <w:tcW w:w="5000" w:type="pct"/>
            <w:gridSpan w:val="6"/>
            <w:shd w:val="clear" w:color="auto" w:fill="C2D69B" w:themeFill="accent3" w:themeFillTint="99"/>
          </w:tcPr>
          <w:p w:rsidR="00F942E0" w:rsidP="00F942E0" w:rsidRDefault="00F942E0" w14:paraId="66365553" w14:textId="4BAC67CA">
            <w:pPr>
              <w:pStyle w:val="HeaderTable"/>
              <w:rPr>
                <w:b w:val="0"/>
                <w:bCs/>
                <w:lang w:bidi="th-TH"/>
              </w:rPr>
            </w:pPr>
            <w:r>
              <w:t>Tab Section</w:t>
            </w:r>
            <w:r>
              <w:br/>
            </w:r>
            <w:r w:rsidRPr="00135463">
              <w:rPr>
                <w:b w:val="0"/>
                <w:bCs/>
              </w:rPr>
              <w:t>Visible</w:t>
            </w:r>
            <w:r w:rsidRPr="008226BF">
              <w:rPr>
                <w:rFonts w:cs="Angsana New"/>
                <w:bCs/>
                <w:cs/>
                <w:lang w:bidi="th-TH"/>
              </w:rPr>
              <w:t xml:space="preserve"> </w:t>
            </w:r>
            <w:r w:rsidRPr="00135463">
              <w:rPr>
                <w:rFonts w:cs="Angsana New"/>
                <w:cs/>
                <w:lang w:bidi="th-TH"/>
              </w:rPr>
              <w:t>เมื่อ</w:t>
            </w:r>
            <w:r>
              <w:rPr>
                <w:rFonts w:hint="cs" w:cs="Angsana New"/>
                <w:cs/>
                <w:lang w:bidi="th-TH"/>
              </w:rPr>
              <w:t xml:space="preserve"> </w:t>
            </w:r>
            <w:r w:rsidRPr="00135463">
              <w:rPr>
                <w:b w:val="0"/>
                <w:bCs/>
                <w:lang w:bidi="th-TH"/>
              </w:rPr>
              <w:t xml:space="preserve">customer Type </w:t>
            </w:r>
            <w:r w:rsidRPr="00135463">
              <w:rPr>
                <w:rFonts w:cs="Angsana New"/>
                <w:b w:val="0"/>
                <w:bCs/>
                <w:cs/>
                <w:lang w:bidi="th-TH"/>
              </w:rPr>
              <w:t>= “</w:t>
            </w:r>
            <w:r w:rsidRPr="00135463">
              <w:rPr>
                <w:b w:val="0"/>
                <w:bCs/>
                <w:lang w:bidi="th-TH"/>
              </w:rPr>
              <w:t>Pre</w:t>
            </w:r>
            <w:r w:rsidRPr="00135463">
              <w:rPr>
                <w:rFonts w:cs="Angsana New"/>
                <w:b w:val="0"/>
                <w:bCs/>
                <w:cs/>
                <w:lang w:bidi="th-TH"/>
              </w:rPr>
              <w:t>-</w:t>
            </w:r>
            <w:r w:rsidRPr="00135463">
              <w:rPr>
                <w:b w:val="0"/>
                <w:bCs/>
                <w:lang w:bidi="th-TH"/>
              </w:rPr>
              <w:t>paid</w:t>
            </w:r>
            <w:r w:rsidRPr="00135463">
              <w:rPr>
                <w:rFonts w:cs="Angsana New"/>
                <w:b w:val="0"/>
                <w:bCs/>
                <w:cs/>
                <w:lang w:bidi="th-TH"/>
              </w:rPr>
              <w:t xml:space="preserve">” </w:t>
            </w:r>
            <w:r w:rsidRPr="002206C7" w:rsidR="00F37984">
              <w:rPr>
                <w:cs/>
                <w:lang w:bidi="th-TH"/>
              </w:rPr>
              <w:t>และ</w:t>
            </w:r>
            <w:r w:rsidRPr="00842210" w:rsidR="00F37984">
              <w:rPr>
                <w:b w:val="0"/>
                <w:bCs/>
              </w:rPr>
              <w:t xml:space="preserve">PriceType </w:t>
            </w:r>
            <w:r w:rsidRPr="00842210" w:rsidR="00F37984">
              <w:rPr>
                <w:b w:val="0"/>
                <w:bCs/>
                <w:cs/>
                <w:lang w:bidi="th-TH"/>
              </w:rPr>
              <w:t>= “</w:t>
            </w:r>
            <w:r w:rsidRPr="00842210" w:rsidR="00F37984">
              <w:rPr>
                <w:b w:val="0"/>
                <w:bCs/>
              </w:rPr>
              <w:t>Recurring</w:t>
            </w:r>
            <w:r w:rsidRPr="00842210" w:rsidR="00F37984">
              <w:rPr>
                <w:b w:val="0"/>
                <w:bCs/>
                <w:cs/>
                <w:lang w:bidi="th-TH"/>
              </w:rPr>
              <w:t>”</w:t>
            </w:r>
          </w:p>
          <w:p w:rsidR="00F942E0" w:rsidP="00F942E0" w:rsidRDefault="00F942E0" w14:paraId="4D7439E7" w14:textId="0D1D2543">
            <w:pPr>
              <w:pStyle w:val="HeaderTable"/>
            </w:pPr>
            <w:r w:rsidRPr="00135463">
              <w:rPr>
                <w:rFonts w:cs="Angsana New"/>
                <w:cs/>
                <w:lang w:bidi="th-TH"/>
              </w:rPr>
              <w:t xml:space="preserve">ถ้าไม่ใช่ให้ </w:t>
            </w:r>
            <w:r w:rsidRPr="008226BF">
              <w:rPr>
                <w:b w:val="0"/>
                <w:bCs/>
                <w:lang w:bidi="th-TH"/>
              </w:rPr>
              <w:t>Invisible</w:t>
            </w:r>
            <w:r w:rsidRPr="00135463">
              <w:rPr>
                <w:rFonts w:cs="Angsana New"/>
                <w:bCs/>
                <w:cs/>
                <w:lang w:bidi="th-TH"/>
              </w:rPr>
              <w:t xml:space="preserve"> </w:t>
            </w:r>
            <w:r w:rsidRPr="00135463">
              <w:rPr>
                <w:rFonts w:cs="Angsana New"/>
                <w:cs/>
                <w:lang w:bidi="th-TH"/>
              </w:rPr>
              <w:t xml:space="preserve">และทำการเคลียร์ข้อมูลที่ </w:t>
            </w:r>
            <w:r w:rsidRPr="008226BF">
              <w:rPr>
                <w:b w:val="0"/>
                <w:bCs/>
                <w:lang w:bidi="th-TH"/>
              </w:rPr>
              <w:t xml:space="preserve">deductType </w:t>
            </w:r>
            <w:r w:rsidRPr="008226BF">
              <w:rPr>
                <w:rFonts w:cs="Angsana New"/>
                <w:b w:val="0"/>
                <w:bCs/>
                <w:cs/>
                <w:lang w:bidi="th-TH"/>
              </w:rPr>
              <w:t>= “</w:t>
            </w:r>
            <w:r w:rsidRPr="008226BF">
              <w:rPr>
                <w:b w:val="0"/>
                <w:bCs/>
                <w:lang w:bidi="th-TH"/>
              </w:rPr>
              <w:t>Deduct Fail</w:t>
            </w:r>
            <w:r w:rsidRPr="008226BF">
              <w:rPr>
                <w:rFonts w:cs="Angsana New"/>
                <w:b w:val="0"/>
                <w:bCs/>
                <w:cs/>
                <w:lang w:bidi="th-TH"/>
              </w:rPr>
              <w:t>”</w:t>
            </w:r>
            <w:r w:rsidR="00387851">
              <w:rPr>
                <w:bCs/>
                <w:cs/>
                <w:lang w:bidi="th-TH"/>
              </w:rPr>
              <w:t xml:space="preserve"> </w:t>
            </w:r>
            <w:r w:rsidR="00387851">
              <w:rPr>
                <w:rFonts w:hint="cs"/>
                <w:cs/>
                <w:lang w:bidi="th-TH"/>
              </w:rPr>
              <w:t xml:space="preserve">และ </w:t>
            </w:r>
            <w:r w:rsidR="00387851">
              <w:rPr>
                <w:bCs/>
                <w:cs/>
                <w:lang w:bidi="th-TH"/>
              </w:rPr>
              <w:t>“</w:t>
            </w:r>
            <w:r w:rsidRPr="00D04647" w:rsidR="00387851">
              <w:rPr>
                <w:b w:val="0"/>
                <w:bCs/>
                <w:lang w:bidi="th-TH"/>
              </w:rPr>
              <w:t>Partail Step</w:t>
            </w:r>
            <w:r w:rsidRPr="00D04647" w:rsidR="00387851">
              <w:rPr>
                <w:b w:val="0"/>
                <w:bCs/>
                <w:cs/>
                <w:lang w:bidi="th-TH"/>
              </w:rPr>
              <w:t>”</w:t>
            </w:r>
          </w:p>
        </w:tc>
      </w:tr>
      <w:tr w:rsidRPr="008979A8" w:rsidR="00F942E0" w:rsidTr="00214868" w14:paraId="5F9C4C89" w14:textId="77777777">
        <w:trPr>
          <w:trHeight w:val="216"/>
        </w:trPr>
        <w:tc>
          <w:tcPr>
            <w:tcW w:w="986" w:type="pct"/>
          </w:tcPr>
          <w:p w:rsidR="00F942E0" w:rsidP="00F942E0" w:rsidRDefault="00F942E0" w14:paraId="2C06248C" w14:textId="77777777">
            <w:r>
              <w:t>Deduct Success</w:t>
            </w:r>
          </w:p>
        </w:tc>
        <w:tc>
          <w:tcPr>
            <w:tcW w:w="923" w:type="pct"/>
            <w:gridSpan w:val="2"/>
          </w:tcPr>
          <w:p w:rsidR="00F942E0" w:rsidP="00F942E0" w:rsidRDefault="00F942E0" w14:paraId="02B4DAEA" w14:textId="77777777">
            <w:r>
              <w:t>Link</w:t>
            </w:r>
          </w:p>
        </w:tc>
        <w:tc>
          <w:tcPr>
            <w:tcW w:w="3091" w:type="pct"/>
            <w:gridSpan w:val="3"/>
          </w:tcPr>
          <w:p w:rsidR="00387851" w:rsidP="00387851" w:rsidRDefault="00387851" w14:paraId="4F23B1E9" w14:textId="77777777">
            <w:r>
              <w:t xml:space="preserve">Visible </w:t>
            </w:r>
            <w:r>
              <w:rPr>
                <w:rFonts w:hint="cs"/>
                <w:cs/>
              </w:rPr>
              <w:t xml:space="preserve">เมื่อ </w:t>
            </w:r>
            <w:r>
              <w:t xml:space="preserve">productClass </w:t>
            </w:r>
            <w:r>
              <w:rPr>
                <w:rFonts w:cs="CordiaUPC"/>
                <w:cs/>
              </w:rPr>
              <w:t>=”</w:t>
            </w:r>
            <w:r>
              <w:t>Main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หรือ </w:t>
            </w:r>
            <w:r>
              <w:t xml:space="preserve">productClass </w:t>
            </w:r>
            <w:r>
              <w:rPr>
                <w:rFonts w:cs="CordiaUPC"/>
                <w:cs/>
              </w:rPr>
              <w:t>=”</w:t>
            </w:r>
            <w:r>
              <w:t>On Top, On Top Extra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และ </w:t>
            </w:r>
            <w:r w:rsidRPr="00C73BAE">
              <w:t>Partial Step Table Section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hint="cs"/>
                <w:cs/>
              </w:rPr>
              <w:t>มีค่า</w:t>
            </w:r>
          </w:p>
          <w:p w:rsidR="00F942E0" w:rsidP="00F942E0" w:rsidRDefault="00F942E0" w14:paraId="6F3F047E" w14:textId="77777777">
            <w:r>
              <w:rPr>
                <w:rFonts w:hint="cs"/>
                <w:cs/>
              </w:rPr>
              <w:t xml:space="preserve">เมื่อคลิกให้ </w:t>
            </w:r>
            <w:r>
              <w:t xml:space="preserve">Link </w:t>
            </w:r>
            <w:r>
              <w:rPr>
                <w:rFonts w:hint="cs"/>
                <w:cs/>
              </w:rPr>
              <w:t xml:space="preserve">ให้แสดง </w:t>
            </w:r>
            <w:r>
              <w:t xml:space="preserve">Detail Section </w:t>
            </w:r>
            <w:r>
              <w:rPr>
                <w:rFonts w:hint="cs"/>
                <w:cs/>
              </w:rPr>
              <w:t xml:space="preserve">พร้อมทั้ง </w:t>
            </w:r>
            <w:r>
              <w:t xml:space="preserve">Default </w:t>
            </w:r>
            <w:r>
              <w:rPr>
                <w:rFonts w:hint="cs"/>
                <w:cs/>
              </w:rPr>
              <w:t xml:space="preserve">ค่า </w:t>
            </w:r>
            <w:r>
              <w:t xml:space="preserve">deductType </w:t>
            </w:r>
            <w:r>
              <w:rPr>
                <w:rFonts w:cs="Angsana New"/>
                <w:cs/>
              </w:rPr>
              <w:t>= “</w:t>
            </w:r>
            <w:r>
              <w:t>Deduct Success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เมื่อมีการเพิ่มข้อมูลในแต่ละ </w:t>
            </w:r>
            <w:r>
              <w:t>Section</w:t>
            </w:r>
          </w:p>
        </w:tc>
      </w:tr>
      <w:tr w:rsidRPr="008979A8" w:rsidR="00387851" w:rsidTr="00214868" w14:paraId="435115B0" w14:textId="77777777">
        <w:trPr>
          <w:trHeight w:val="216"/>
        </w:trPr>
        <w:tc>
          <w:tcPr>
            <w:tcW w:w="986" w:type="pct"/>
          </w:tcPr>
          <w:p w:rsidR="00387851" w:rsidP="00387851" w:rsidRDefault="00387851" w14:paraId="6BB4F50F" w14:textId="08B7AB0E">
            <w:r w:rsidRPr="00140006">
              <w:t xml:space="preserve">partialStepChargeIncVat </w:t>
            </w:r>
            <w:r w:rsidRPr="00140006">
              <w:rPr>
                <w:rFonts w:cs="CordiaUPC"/>
                <w:cs/>
              </w:rPr>
              <w:t>+ “</w:t>
            </w:r>
            <w:r w:rsidRPr="00140006">
              <w:t>Baht</w:t>
            </w:r>
            <w:r w:rsidRPr="00140006">
              <w:rPr>
                <w:rFonts w:cs="CordiaUPC"/>
                <w:cs/>
              </w:rPr>
              <w:t xml:space="preserve">” + </w:t>
            </w:r>
            <w:r w:rsidRPr="00140006">
              <w:t xml:space="preserve">partialStepBillCycle </w:t>
            </w:r>
            <w:r w:rsidRPr="00140006">
              <w:rPr>
                <w:rFonts w:cs="CordiaUPC"/>
                <w:cs/>
              </w:rPr>
              <w:t xml:space="preserve">+ “ ” + </w:t>
            </w:r>
            <w:r w:rsidRPr="00140006">
              <w:t>partialStepBillCycleUnit</w:t>
            </w:r>
          </w:p>
        </w:tc>
        <w:tc>
          <w:tcPr>
            <w:tcW w:w="923" w:type="pct"/>
            <w:gridSpan w:val="2"/>
          </w:tcPr>
          <w:p w:rsidR="00387851" w:rsidP="00387851" w:rsidRDefault="00387851" w14:paraId="182A2BD4" w14:textId="0929E8CB">
            <w:r>
              <w:t>Link</w:t>
            </w:r>
          </w:p>
        </w:tc>
        <w:tc>
          <w:tcPr>
            <w:tcW w:w="3091" w:type="pct"/>
            <w:gridSpan w:val="3"/>
          </w:tcPr>
          <w:p w:rsidR="00387851" w:rsidP="00387851" w:rsidRDefault="00387851" w14:paraId="27D469C5" w14:textId="77777777">
            <w:r>
              <w:t xml:space="preserve">Visible </w:t>
            </w:r>
            <w:r>
              <w:rPr>
                <w:rFonts w:hint="cs"/>
                <w:cs/>
              </w:rPr>
              <w:t xml:space="preserve">เมื่อ </w:t>
            </w:r>
            <w:r w:rsidRPr="00C73BAE">
              <w:t>Partial Step Table Section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hint="cs"/>
                <w:cs/>
              </w:rPr>
              <w:t>มีค่า</w:t>
            </w:r>
          </w:p>
          <w:p w:rsidR="00387851" w:rsidP="00387851" w:rsidRDefault="00387851" w14:paraId="24E0134C" w14:textId="1AEA82FC">
            <w:r>
              <w:rPr>
                <w:rFonts w:hint="cs"/>
                <w:cs/>
              </w:rPr>
              <w:t xml:space="preserve">เมื่อคลิกให้ </w:t>
            </w:r>
            <w:r>
              <w:t xml:space="preserve">Link </w:t>
            </w:r>
            <w:r>
              <w:rPr>
                <w:rFonts w:hint="cs"/>
                <w:cs/>
              </w:rPr>
              <w:t xml:space="preserve">ให้แสดง </w:t>
            </w:r>
            <w:r>
              <w:t xml:space="preserve">Detail Section </w:t>
            </w:r>
            <w:r>
              <w:rPr>
                <w:rFonts w:hint="cs"/>
                <w:cs/>
              </w:rPr>
              <w:t xml:space="preserve">พร้อมทั้ง </w:t>
            </w:r>
            <w:r>
              <w:t xml:space="preserve">Default </w:t>
            </w:r>
            <w:r>
              <w:rPr>
                <w:rFonts w:hint="cs"/>
                <w:cs/>
              </w:rPr>
              <w:t xml:space="preserve">ค่า </w:t>
            </w:r>
            <w:r>
              <w:t xml:space="preserve">deductType </w:t>
            </w:r>
            <w:r>
              <w:rPr>
                <w:rFonts w:cs="Angsana New"/>
                <w:cs/>
              </w:rPr>
              <w:t>= “</w:t>
            </w:r>
            <w:r w:rsidRPr="00C73BAE">
              <w:t xml:space="preserve">Partial </w:t>
            </w:r>
            <w:r>
              <w:t>Step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เมื่อมีการเพิ่มข้อมูลในแต่ละ </w:t>
            </w:r>
            <w:r>
              <w:t>Section</w:t>
            </w:r>
          </w:p>
        </w:tc>
      </w:tr>
      <w:tr w:rsidRPr="008979A8" w:rsidR="00387851" w:rsidTr="00214868" w14:paraId="7328438D" w14:textId="77777777">
        <w:trPr>
          <w:trHeight w:val="216"/>
        </w:trPr>
        <w:tc>
          <w:tcPr>
            <w:tcW w:w="986" w:type="pct"/>
          </w:tcPr>
          <w:p w:rsidR="00387851" w:rsidP="00387851" w:rsidRDefault="00387851" w14:paraId="0A3110CB" w14:textId="77777777">
            <w:r>
              <w:t>Deduct Fail</w:t>
            </w:r>
          </w:p>
        </w:tc>
        <w:tc>
          <w:tcPr>
            <w:tcW w:w="923" w:type="pct"/>
            <w:gridSpan w:val="2"/>
          </w:tcPr>
          <w:p w:rsidR="00387851" w:rsidP="00387851" w:rsidRDefault="00387851" w14:paraId="175DFA3D" w14:textId="77777777">
            <w:r>
              <w:t>Link</w:t>
            </w:r>
          </w:p>
        </w:tc>
        <w:tc>
          <w:tcPr>
            <w:tcW w:w="3091" w:type="pct"/>
            <w:gridSpan w:val="3"/>
          </w:tcPr>
          <w:p w:rsidR="00387851" w:rsidP="00387851" w:rsidRDefault="00387851" w14:paraId="1867D2AD" w14:textId="77777777">
            <w:r>
              <w:t xml:space="preserve">Visible </w:t>
            </w:r>
            <w:r>
              <w:rPr>
                <w:rFonts w:hint="cs"/>
                <w:cs/>
              </w:rPr>
              <w:t xml:space="preserve">เมื่อ </w:t>
            </w:r>
            <w:r>
              <w:t xml:space="preserve">productClass </w:t>
            </w:r>
            <w:r>
              <w:rPr>
                <w:rFonts w:cs="CordiaUPC"/>
                <w:cs/>
              </w:rPr>
              <w:t>=”</w:t>
            </w:r>
            <w:r>
              <w:t>Main</w:t>
            </w:r>
            <w:r>
              <w:rPr>
                <w:rFonts w:cs="CordiaUPC"/>
                <w:cs/>
              </w:rPr>
              <w:t xml:space="preserve">” </w:t>
            </w:r>
          </w:p>
          <w:p w:rsidR="00387851" w:rsidP="00387851" w:rsidRDefault="00387851" w14:paraId="0B55BC5F" w14:textId="77777777">
            <w:r>
              <w:rPr>
                <w:rFonts w:hint="cs"/>
                <w:cs/>
              </w:rPr>
              <w:t xml:space="preserve">เมื่อคลิกให้ </w:t>
            </w:r>
            <w:r>
              <w:t xml:space="preserve">Link </w:t>
            </w:r>
            <w:r>
              <w:rPr>
                <w:rFonts w:hint="cs"/>
                <w:cs/>
              </w:rPr>
              <w:t xml:space="preserve">ให้แสดง </w:t>
            </w:r>
            <w:r>
              <w:t xml:space="preserve">Detail Section </w:t>
            </w:r>
            <w:r>
              <w:rPr>
                <w:rFonts w:hint="cs"/>
                <w:cs/>
              </w:rPr>
              <w:t xml:space="preserve">พร้อมทั้ง </w:t>
            </w:r>
            <w:r>
              <w:t xml:space="preserve">Default </w:t>
            </w:r>
            <w:r>
              <w:rPr>
                <w:rFonts w:hint="cs"/>
                <w:cs/>
              </w:rPr>
              <w:t xml:space="preserve">ค่า </w:t>
            </w:r>
            <w:r>
              <w:t xml:space="preserve">deductType </w:t>
            </w:r>
            <w:r>
              <w:rPr>
                <w:rFonts w:cs="Angsana New"/>
                <w:cs/>
              </w:rPr>
              <w:t>= “</w:t>
            </w:r>
            <w:r>
              <w:t>Deduct Fail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เมื่อมีการเพิ่มข้อมูลในแต่ละ </w:t>
            </w:r>
            <w:r>
              <w:t>Section</w:t>
            </w:r>
          </w:p>
        </w:tc>
      </w:tr>
      <w:tr w:rsidRPr="008979A8" w:rsidR="00387851" w:rsidTr="00F942E0" w14:paraId="2940368D" w14:textId="77777777">
        <w:tc>
          <w:tcPr>
            <w:tcW w:w="5000" w:type="pct"/>
            <w:gridSpan w:val="6"/>
            <w:shd w:val="clear" w:color="auto" w:fill="C2D69B" w:themeFill="accent3" w:themeFillTint="99"/>
          </w:tcPr>
          <w:p w:rsidR="00387851" w:rsidP="00387851" w:rsidRDefault="00387851" w14:paraId="6AB47D85" w14:textId="77777777">
            <w:pPr>
              <w:pStyle w:val="HeaderTable"/>
            </w:pPr>
            <w:r>
              <w:t>End Tab Section</w:t>
            </w:r>
          </w:p>
        </w:tc>
      </w:tr>
      <w:tr w:rsidRPr="008979A8" w:rsidR="00387851" w:rsidTr="00F942E0" w14:paraId="77C01AEB" w14:textId="77777777">
        <w:tc>
          <w:tcPr>
            <w:tcW w:w="5000" w:type="pct"/>
            <w:gridSpan w:val="6"/>
            <w:shd w:val="clear" w:color="auto" w:fill="C2D69B" w:themeFill="accent3" w:themeFillTint="99"/>
          </w:tcPr>
          <w:p w:rsidR="00387851" w:rsidP="00387851" w:rsidRDefault="00387851" w14:paraId="1F7993E5" w14:textId="77777777">
            <w:pPr>
              <w:pStyle w:val="HeaderTable"/>
              <w:rPr>
                <w:lang w:bidi="th-TH"/>
              </w:rPr>
            </w:pPr>
            <w:r>
              <w:t>Detail Section</w:t>
            </w:r>
          </w:p>
          <w:p w:rsidR="00387851" w:rsidP="00387851" w:rsidRDefault="00387851" w14:paraId="162B7569" w14:textId="3B0E5C1C">
            <w:pPr>
              <w:pStyle w:val="HeaderTable"/>
              <w:rPr>
                <w:lang w:bidi="th-TH"/>
              </w:rPr>
            </w:pPr>
            <w:r>
              <w:rPr>
                <w:rFonts w:hint="cs" w:cs="Angsana New"/>
                <w:cs/>
                <w:lang w:bidi="th-TH"/>
              </w:rPr>
              <w:t xml:space="preserve">ถ้าไม่ใช่ของ </w:t>
            </w:r>
            <w:r w:rsidRPr="00135463">
              <w:rPr>
                <w:b w:val="0"/>
                <w:bCs/>
              </w:rPr>
              <w:t>customerType</w:t>
            </w:r>
            <w:r w:rsidRPr="00135463">
              <w:rPr>
                <w:rFonts w:cs="Angsana New"/>
                <w:bCs/>
                <w:cs/>
                <w:lang w:bidi="th-TH"/>
              </w:rPr>
              <w:t xml:space="preserve"> </w:t>
            </w:r>
            <w:r>
              <w:rPr>
                <w:rFonts w:cs="Angsana New"/>
                <w:bCs/>
                <w:cs/>
                <w:lang w:bidi="th-TH"/>
              </w:rPr>
              <w:t>=</w:t>
            </w:r>
            <w:r w:rsidRPr="00135463">
              <w:rPr>
                <w:rFonts w:cs="Angsana New"/>
                <w:bCs/>
                <w:cs/>
                <w:lang w:bidi="th-TH"/>
              </w:rPr>
              <w:t xml:space="preserve"> </w:t>
            </w:r>
            <w:r w:rsidRPr="00135463">
              <w:rPr>
                <w:rFonts w:cs="Angsana New"/>
                <w:b w:val="0"/>
                <w:bCs/>
                <w:cs/>
                <w:lang w:bidi="th-TH"/>
              </w:rPr>
              <w:t>“</w:t>
            </w:r>
            <w:r w:rsidRPr="00135463">
              <w:rPr>
                <w:b w:val="0"/>
                <w:bCs/>
              </w:rPr>
              <w:t>Pre</w:t>
            </w:r>
            <w:r w:rsidRPr="00135463">
              <w:rPr>
                <w:rFonts w:cs="Angsana New"/>
                <w:b w:val="0"/>
                <w:bCs/>
                <w:cs/>
                <w:lang w:bidi="th-TH"/>
              </w:rPr>
              <w:t>-</w:t>
            </w:r>
            <w:r w:rsidRPr="00135463">
              <w:rPr>
                <w:b w:val="0"/>
                <w:bCs/>
              </w:rPr>
              <w:t>paid</w:t>
            </w:r>
            <w:r w:rsidRPr="00135463">
              <w:rPr>
                <w:rFonts w:cs="Angsana New"/>
                <w:b w:val="0"/>
                <w:bCs/>
                <w:cs/>
                <w:lang w:bidi="th-TH"/>
              </w:rPr>
              <w:t>”</w:t>
            </w:r>
            <w:r w:rsidRPr="00135463">
              <w:rPr>
                <w:rFonts w:cs="Angsana New"/>
                <w:bCs/>
                <w:cs/>
                <w:lang w:bidi="th-TH"/>
              </w:rPr>
              <w:t xml:space="preserve"> </w:t>
            </w:r>
            <w:r w:rsidRPr="00135463">
              <w:rPr>
                <w:rFonts w:cs="Angsana New"/>
                <w:cs/>
                <w:lang w:bidi="th-TH"/>
              </w:rPr>
              <w:t xml:space="preserve">และ </w:t>
            </w:r>
            <w:r w:rsidRPr="00842210">
              <w:rPr>
                <w:b w:val="0"/>
                <w:bCs/>
              </w:rPr>
              <w:t xml:space="preserve">PriceType </w:t>
            </w:r>
            <w:r w:rsidRPr="00842210">
              <w:rPr>
                <w:b w:val="0"/>
                <w:bCs/>
                <w:cs/>
                <w:lang w:bidi="th-TH"/>
              </w:rPr>
              <w:t>= “</w:t>
            </w:r>
            <w:r w:rsidRPr="00842210">
              <w:rPr>
                <w:b w:val="0"/>
                <w:bCs/>
              </w:rPr>
              <w:t>Recurring</w:t>
            </w:r>
            <w:r w:rsidRPr="00842210">
              <w:rPr>
                <w:b w:val="0"/>
                <w:bCs/>
                <w:cs/>
                <w:lang w:bidi="th-TH"/>
              </w:rPr>
              <w:t>”</w:t>
            </w:r>
            <w:r w:rsidRPr="00135463">
              <w:rPr>
                <w:rFonts w:cs="Angsana New"/>
                <w:bCs/>
                <w:cs/>
                <w:lang w:bidi="th-TH"/>
              </w:rPr>
              <w:t xml:space="preserve"> </w:t>
            </w:r>
            <w:r w:rsidRPr="00D04647">
              <w:rPr>
                <w:rFonts w:hint="cs" w:cs="Angsana New"/>
                <w:b w:val="0"/>
                <w:cs/>
                <w:lang w:bidi="th-TH"/>
              </w:rPr>
              <w:t>และ</w:t>
            </w:r>
            <w:r w:rsidRPr="00D04647">
              <w:rPr>
                <w:b w:val="0"/>
              </w:rPr>
              <w:t xml:space="preserve"> Partial Step Table Section</w:t>
            </w:r>
            <w:r>
              <w:rPr>
                <w:bCs/>
                <w:cs/>
                <w:lang w:bidi="th-TH"/>
              </w:rPr>
              <w:t xml:space="preserve"> </w:t>
            </w:r>
            <w:r>
              <w:rPr>
                <w:rFonts w:hint="cs"/>
                <w:cs/>
                <w:lang w:bidi="th-TH"/>
              </w:rPr>
              <w:t xml:space="preserve">มีค่า </w:t>
            </w:r>
            <w:r w:rsidRPr="00135463">
              <w:rPr>
                <w:rFonts w:cs="Angsana New"/>
                <w:cs/>
                <w:lang w:bidi="th-TH"/>
              </w:rPr>
              <w:t xml:space="preserve">ให้แสดงข้อมูลภายใต้ </w:t>
            </w:r>
            <w:r w:rsidRPr="00135463">
              <w:rPr>
                <w:b w:val="0"/>
                <w:bCs/>
              </w:rPr>
              <w:t>Section</w:t>
            </w:r>
            <w:r w:rsidRPr="00135463">
              <w:rPr>
                <w:rFonts w:cs="Angsana New"/>
                <w:bCs/>
                <w:cs/>
                <w:lang w:bidi="th-TH"/>
              </w:rPr>
              <w:t xml:space="preserve"> </w:t>
            </w:r>
            <w:r w:rsidRPr="00135463">
              <w:rPr>
                <w:rFonts w:cs="Angsana New"/>
                <w:cs/>
                <w:lang w:bidi="th-TH"/>
              </w:rPr>
              <w:t xml:space="preserve">ทันที </w:t>
            </w:r>
            <w:r>
              <w:rPr>
                <w:rFonts w:hint="cs" w:cs="Angsana New"/>
                <w:cs/>
                <w:lang w:bidi="th-TH"/>
              </w:rPr>
              <w:t xml:space="preserve">พร้อมทั้ง </w:t>
            </w:r>
            <w:r w:rsidRPr="00135463">
              <w:rPr>
                <w:b w:val="0"/>
                <w:bCs/>
              </w:rPr>
              <w:t>Default</w:t>
            </w:r>
            <w:r>
              <w:rPr>
                <w:rFonts w:cs="Angsana New"/>
                <w:bCs/>
                <w:cs/>
                <w:lang w:bidi="th-TH"/>
              </w:rPr>
              <w:t xml:space="preserve"> </w:t>
            </w:r>
            <w:r>
              <w:rPr>
                <w:rFonts w:hint="cs" w:cs="Angsana New"/>
                <w:cs/>
                <w:lang w:bidi="th-TH"/>
              </w:rPr>
              <w:t xml:space="preserve">ค่า </w:t>
            </w:r>
            <w:r w:rsidRPr="00135463">
              <w:rPr>
                <w:b w:val="0"/>
                <w:bCs/>
              </w:rPr>
              <w:t xml:space="preserve">deductType </w:t>
            </w:r>
            <w:r w:rsidRPr="00135463">
              <w:rPr>
                <w:rFonts w:cs="Angsana New"/>
                <w:b w:val="0"/>
                <w:bCs/>
                <w:cs/>
                <w:lang w:bidi="th-TH"/>
              </w:rPr>
              <w:t>= “</w:t>
            </w:r>
            <w:r w:rsidRPr="00135463">
              <w:rPr>
                <w:b w:val="0"/>
                <w:bCs/>
              </w:rPr>
              <w:t xml:space="preserve">Deduct </w:t>
            </w:r>
            <w:r>
              <w:rPr>
                <w:b w:val="0"/>
                <w:bCs/>
                <w:lang w:bidi="th-TH"/>
              </w:rPr>
              <w:t>Success</w:t>
            </w:r>
            <w:r w:rsidRPr="00135463">
              <w:rPr>
                <w:rFonts w:cs="Angsana New"/>
                <w:b w:val="0"/>
                <w:bCs/>
                <w:cs/>
                <w:lang w:bidi="th-TH"/>
              </w:rPr>
              <w:t>”</w:t>
            </w:r>
            <w:r>
              <w:rPr>
                <w:rFonts w:cs="Angsana New"/>
                <w:bCs/>
                <w:cs/>
                <w:lang w:bidi="th-TH"/>
              </w:rPr>
              <w:t xml:space="preserve"> </w:t>
            </w:r>
            <w:r>
              <w:rPr>
                <w:rFonts w:hint="cs" w:cs="Angsana New"/>
                <w:cs/>
                <w:lang w:bidi="th-TH"/>
              </w:rPr>
              <w:t xml:space="preserve">เมื่อมีการเพิ่มข้อมูลในแต่ละ </w:t>
            </w:r>
            <w:r w:rsidRPr="00135463">
              <w:rPr>
                <w:b w:val="0"/>
                <w:bCs/>
              </w:rPr>
              <w:t>Section</w:t>
            </w:r>
          </w:p>
          <w:p w:rsidR="00387851" w:rsidP="00387851" w:rsidRDefault="00387851" w14:paraId="1C43FFFC" w14:textId="77777777">
            <w:r w:rsidRPr="00135463">
              <w:rPr>
                <w:cs/>
              </w:rPr>
              <w:t>ถ้าไม่ใช่</w:t>
            </w:r>
            <w:r>
              <w:rPr>
                <w:rFonts w:hint="cs"/>
                <w:cs/>
              </w:rPr>
              <w:t xml:space="preserve">จะ </w:t>
            </w:r>
            <w:r>
              <w:t xml:space="preserve">Default </w:t>
            </w:r>
            <w:r>
              <w:rPr>
                <w:rFonts w:hint="cs"/>
                <w:cs/>
              </w:rPr>
              <w:t xml:space="preserve">แสดงข้อมูลตาม </w:t>
            </w:r>
            <w:r>
              <w:t>Tab Section Deduct Success</w:t>
            </w:r>
          </w:p>
        </w:tc>
      </w:tr>
      <w:tr w:rsidRPr="008979A8" w:rsidR="00387851" w:rsidTr="00214868" w14:paraId="2BCBDA41" w14:textId="77777777">
        <w:trPr>
          <w:trHeight w:val="111"/>
        </w:trPr>
        <w:tc>
          <w:tcPr>
            <w:tcW w:w="986" w:type="pct"/>
            <w:shd w:val="clear" w:color="auto" w:fill="C2D69B" w:themeFill="accent3" w:themeFillTint="99"/>
          </w:tcPr>
          <w:p w:rsidRPr="00FE67BE" w:rsidR="00387851" w:rsidP="00387851" w:rsidRDefault="00387851" w14:paraId="0B6A7DC4" w14:textId="2AA970D9">
            <w:pPr>
              <w:pStyle w:val="HeaderTable"/>
              <w:rPr>
                <w:b w:val="0"/>
                <w:bCs/>
              </w:rPr>
            </w:pPr>
            <w:r w:rsidRPr="00FE67BE">
              <w:rPr>
                <w:b w:val="0"/>
                <w:bCs/>
              </w:rPr>
              <w:t>Copy From Deduct Success</w:t>
            </w:r>
          </w:p>
        </w:tc>
        <w:tc>
          <w:tcPr>
            <w:tcW w:w="923" w:type="pct"/>
            <w:gridSpan w:val="2"/>
            <w:shd w:val="clear" w:color="auto" w:fill="C2D69B" w:themeFill="accent3" w:themeFillTint="99"/>
          </w:tcPr>
          <w:p w:rsidRPr="00FE67BE" w:rsidR="00387851" w:rsidP="00387851" w:rsidRDefault="00387851" w14:paraId="0F6772B1" w14:textId="415AFCC3">
            <w:pPr>
              <w:pStyle w:val="HeaderTable"/>
              <w:rPr>
                <w:b w:val="0"/>
                <w:bCs/>
              </w:rPr>
            </w:pPr>
            <w:r w:rsidRPr="00FE67BE">
              <w:rPr>
                <w:b w:val="0"/>
                <w:bCs/>
              </w:rPr>
              <w:t>Button</w:t>
            </w:r>
          </w:p>
        </w:tc>
        <w:tc>
          <w:tcPr>
            <w:tcW w:w="3091" w:type="pct"/>
            <w:gridSpan w:val="3"/>
            <w:shd w:val="clear" w:color="auto" w:fill="C2D69B" w:themeFill="accent3" w:themeFillTint="99"/>
          </w:tcPr>
          <w:p w:rsidR="00387851" w:rsidP="00387851" w:rsidRDefault="00387851" w14:paraId="5A9FAD10" w14:textId="77777777">
            <w:r>
              <w:t xml:space="preserve">Visible </w:t>
            </w:r>
            <w:r>
              <w:rPr>
                <w:rFonts w:hint="cs"/>
                <w:cs/>
              </w:rPr>
              <w:t xml:space="preserve">เมื่อ </w:t>
            </w:r>
            <w:r>
              <w:t xml:space="preserve">deductType </w:t>
            </w:r>
            <w:r>
              <w:rPr>
                <w:rFonts w:cs="CordiaUPC"/>
                <w:cs/>
              </w:rPr>
              <w:t>= “</w:t>
            </w:r>
            <w:r>
              <w:t>Deduct Fail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และ </w:t>
            </w:r>
            <w:r>
              <w:rPr>
                <w:rFonts w:cs="CordiaUPC"/>
                <w:cs/>
              </w:rPr>
              <w:t>“</w:t>
            </w:r>
            <w:r>
              <w:t>Partial Step</w:t>
            </w:r>
            <w:r>
              <w:rPr>
                <w:rFonts w:cs="CordiaUPC"/>
                <w:cs/>
              </w:rPr>
              <w:t>”</w:t>
            </w:r>
          </w:p>
          <w:p w:rsidR="00387851" w:rsidP="00387851" w:rsidRDefault="00387851" w14:paraId="3ABF320E" w14:textId="77777777">
            <w:pPr>
              <w:rPr>
                <w:rFonts w:cs="Angsana New"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deductType </w:t>
            </w:r>
            <w:r>
              <w:rPr>
                <w:rFonts w:cs="CordiaUPC"/>
                <w:cs/>
              </w:rPr>
              <w:t>= “</w:t>
            </w:r>
            <w:r>
              <w:t>Deduct Fail</w:t>
            </w:r>
            <w:r>
              <w:rPr>
                <w:rFonts w:cs="CordiaUPC"/>
                <w:cs/>
              </w:rPr>
              <w:t>”</w:t>
            </w:r>
            <w:r>
              <w:rPr>
                <w:rFonts w:hint="cs" w:cs="CordiaUPC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เมื่อคลิกให้ </w:t>
            </w:r>
            <w:r>
              <w:t xml:space="preserve">Copy </w:t>
            </w:r>
            <w:r>
              <w:rPr>
                <w:rFonts w:hint="cs"/>
                <w:cs/>
              </w:rPr>
              <w:t xml:space="preserve">ข้อมูลดังต่อไปนี้พร้อมทั้ง </w:t>
            </w:r>
            <w:r>
              <w:t xml:space="preserve">Default </w:t>
            </w:r>
            <w:r>
              <w:rPr>
                <w:rFonts w:hint="cs"/>
                <w:cs/>
              </w:rPr>
              <w:t xml:space="preserve">ค่า </w:t>
            </w:r>
            <w:r>
              <w:t xml:space="preserve">deductType </w:t>
            </w:r>
            <w:r>
              <w:rPr>
                <w:rFonts w:cs="Angsana New"/>
                <w:cs/>
              </w:rPr>
              <w:t>= “</w:t>
            </w:r>
            <w:r>
              <w:t>Deduct Fail</w:t>
            </w:r>
            <w:r>
              <w:rPr>
                <w:rFonts w:cs="Angsana New"/>
                <w:cs/>
              </w:rPr>
              <w:t>”</w:t>
            </w:r>
          </w:p>
          <w:p w:rsidR="00387851" w:rsidP="00387851" w:rsidRDefault="00387851" w14:paraId="53F0047F" w14:textId="77777777">
            <w:pPr>
              <w:pStyle w:val="ListParagraph"/>
              <w:numPr>
                <w:ilvl w:val="0"/>
                <w:numId w:val="365"/>
              </w:numPr>
            </w:pPr>
            <w:r>
              <w:t>Content Table</w:t>
            </w:r>
          </w:p>
          <w:p w:rsidR="00387851" w:rsidP="00387851" w:rsidRDefault="00387851" w14:paraId="39E96BEE" w14:textId="77777777">
            <w:pPr>
              <w:rPr>
                <w:rFonts w:cs="Angsana New"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deductType </w:t>
            </w:r>
            <w:r>
              <w:rPr>
                <w:rFonts w:cs="CordiaUPC"/>
                <w:cs/>
              </w:rPr>
              <w:t>= “</w:t>
            </w:r>
            <w:r>
              <w:t>Partial Step</w:t>
            </w:r>
            <w:r>
              <w:rPr>
                <w:rFonts w:cs="CordiaUPC"/>
                <w:cs/>
              </w:rPr>
              <w:t>”</w:t>
            </w:r>
            <w:r>
              <w:rPr>
                <w:rFonts w:hint="cs" w:cs="CordiaUPC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เมื่อคลิกให้ </w:t>
            </w:r>
            <w:r>
              <w:t xml:space="preserve">Copy </w:t>
            </w:r>
            <w:r>
              <w:rPr>
                <w:rFonts w:hint="cs"/>
                <w:cs/>
              </w:rPr>
              <w:t xml:space="preserve">ข้อมูลดังต่อไปนี้พร้อมทั้ง </w:t>
            </w:r>
            <w:r>
              <w:t xml:space="preserve">Default </w:t>
            </w:r>
            <w:r>
              <w:rPr>
                <w:rFonts w:hint="cs"/>
                <w:cs/>
              </w:rPr>
              <w:t xml:space="preserve">ค่า </w:t>
            </w:r>
            <w:r>
              <w:t xml:space="preserve">deductType </w:t>
            </w:r>
            <w:r>
              <w:rPr>
                <w:rFonts w:cs="Angsana New"/>
                <w:cs/>
              </w:rPr>
              <w:t>= “</w:t>
            </w:r>
            <w:r>
              <w:t>Partial Step</w:t>
            </w:r>
            <w:r>
              <w:rPr>
                <w:rFonts w:cs="Angsana New"/>
                <w:cs/>
              </w:rPr>
              <w:t>”</w:t>
            </w:r>
          </w:p>
          <w:p w:rsidRPr="00FE67BE" w:rsidR="00387851" w:rsidP="00FE67BE" w:rsidRDefault="00387851" w14:paraId="4A048E17" w14:textId="4ADE6399">
            <w:pPr>
              <w:pStyle w:val="HeaderTable"/>
              <w:numPr>
                <w:ilvl w:val="0"/>
                <w:numId w:val="365"/>
              </w:numPr>
              <w:rPr>
                <w:b w:val="0"/>
                <w:bCs/>
              </w:rPr>
            </w:pPr>
            <w:r w:rsidRPr="00FE67BE">
              <w:rPr>
                <w:b w:val="0"/>
                <w:bCs/>
              </w:rPr>
              <w:t>Content Table</w:t>
            </w:r>
          </w:p>
        </w:tc>
      </w:tr>
      <w:tr w:rsidRPr="008979A8" w:rsidR="00387851" w:rsidTr="00F942E0" w14:paraId="62A66045" w14:textId="77777777">
        <w:trPr>
          <w:trHeight w:val="111"/>
        </w:trPr>
        <w:tc>
          <w:tcPr>
            <w:tcW w:w="5000" w:type="pct"/>
            <w:gridSpan w:val="6"/>
            <w:shd w:val="clear" w:color="auto" w:fill="C2D69B" w:themeFill="accent3" w:themeFillTint="99"/>
          </w:tcPr>
          <w:p w:rsidRPr="00BD6930" w:rsidR="00387851" w:rsidP="00387851" w:rsidRDefault="00387851" w14:paraId="1FD5A84D" w14:textId="5B40FCEB">
            <w:pPr>
              <w:pStyle w:val="HeaderTable"/>
              <w:rPr>
                <w:cs/>
                <w:lang w:bidi="th-TH"/>
              </w:rPr>
            </w:pPr>
            <w:r>
              <w:t>Music Streaming Table Section</w:t>
            </w:r>
          </w:p>
        </w:tc>
      </w:tr>
      <w:tr w:rsidRPr="008979A8" w:rsidR="00387851" w:rsidTr="00214868" w14:paraId="727644F9" w14:textId="77777777">
        <w:trPr>
          <w:trHeight w:val="111"/>
        </w:trPr>
        <w:tc>
          <w:tcPr>
            <w:tcW w:w="986" w:type="pct"/>
          </w:tcPr>
          <w:p w:rsidRPr="00F03FBF" w:rsidR="00387851" w:rsidP="00387851" w:rsidRDefault="00387851" w14:paraId="23C83027" w14:textId="4E72DE02">
            <w:pPr>
              <w:rPr>
                <w:rFonts w:cs="CordiaUPC"/>
              </w:rPr>
            </w:pPr>
            <w:r>
              <w:rPr>
                <w:rFonts w:cs="CordiaUPC"/>
                <w:szCs w:val="36"/>
              </w:rPr>
              <w:t>OTTGW</w:t>
            </w:r>
          </w:p>
        </w:tc>
        <w:tc>
          <w:tcPr>
            <w:tcW w:w="940" w:type="pct"/>
            <w:gridSpan w:val="3"/>
          </w:tcPr>
          <w:p w:rsidR="00387851" w:rsidP="00387851" w:rsidRDefault="00387851" w14:paraId="51EC1006" w14:textId="77777777">
            <w:pPr>
              <w:pStyle w:val="HeaderTable"/>
            </w:pPr>
          </w:p>
        </w:tc>
        <w:tc>
          <w:tcPr>
            <w:tcW w:w="3074" w:type="pct"/>
            <w:gridSpan w:val="2"/>
          </w:tcPr>
          <w:p w:rsidRPr="00BD6930" w:rsidR="00387851" w:rsidP="00387851" w:rsidRDefault="00387851" w14:paraId="682F976F" w14:textId="77777777">
            <w:pPr>
              <w:spacing w:after="0"/>
              <w:rPr>
                <w:rFonts w:cs="CordiaUPC"/>
              </w:rPr>
            </w:pPr>
            <w:r w:rsidRPr="00BD6930">
              <w:rPr>
                <w:rFonts w:cs="Angsana New"/>
                <w:cs/>
              </w:rPr>
              <w:t xml:space="preserve">แสดงข้อมูลใน </w:t>
            </w:r>
            <w:r w:rsidRPr="00BD6930">
              <w:rPr>
                <w:rFonts w:cs="CordiaUPC"/>
              </w:rPr>
              <w:t>Format</w:t>
            </w:r>
          </w:p>
          <w:p w:rsidR="00387851" w:rsidP="00387851" w:rsidRDefault="00387851" w14:paraId="66B175E5" w14:textId="77777777">
            <w:pPr>
              <w:spacing w:after="0"/>
            </w:pPr>
            <w:r>
              <w:rPr>
                <w:rFonts w:cs="CordiaUPC"/>
                <w:cs/>
              </w:rPr>
              <w:t>“</w:t>
            </w:r>
            <w:r>
              <w:t xml:space="preserve">CP Name </w:t>
            </w:r>
            <w:r>
              <w:rPr>
                <w:rFonts w:cs="CordiaUPC"/>
                <w:cs/>
              </w:rPr>
              <w:t xml:space="preserve">: ” + </w:t>
            </w:r>
            <w:r>
              <w:t xml:space="preserve">cpId </w:t>
            </w:r>
            <w:r>
              <w:rPr>
                <w:rFonts w:cs="CordiaUPC"/>
                <w:cs/>
              </w:rPr>
              <w:t xml:space="preserve">+ ” : “ + </w:t>
            </w:r>
            <w:r>
              <w:t>cpName</w:t>
            </w:r>
          </w:p>
          <w:p w:rsidR="00387851" w:rsidP="00387851" w:rsidRDefault="00387851" w14:paraId="5B1E33F2" w14:textId="77777777">
            <w:pPr>
              <w:spacing w:after="0"/>
            </w:pPr>
            <w:r>
              <w:rPr>
                <w:rFonts w:cs="CordiaUPC"/>
                <w:cs/>
              </w:rPr>
              <w:t>“</w:t>
            </w:r>
            <w:r>
              <w:t xml:space="preserve">IP </w:t>
            </w:r>
            <w:r>
              <w:rPr>
                <w:rFonts w:cs="CordiaUPC"/>
                <w:cs/>
              </w:rPr>
              <w:t xml:space="preserve">: “ + </w:t>
            </w:r>
            <w:r>
              <w:t>ip</w:t>
            </w:r>
          </w:p>
          <w:p w:rsidR="00387851" w:rsidP="00387851" w:rsidRDefault="00387851" w14:paraId="664402B3" w14:textId="77777777">
            <w:pPr>
              <w:spacing w:after="0"/>
            </w:pPr>
            <w:r>
              <w:rPr>
                <w:rFonts w:cs="CordiaUPC"/>
                <w:cs/>
              </w:rPr>
              <w:t>“</w:t>
            </w:r>
            <w:r>
              <w:t xml:space="preserve">Port </w:t>
            </w:r>
            <w:r>
              <w:rPr>
                <w:rFonts w:cs="CordiaUPC"/>
                <w:cs/>
              </w:rPr>
              <w:t xml:space="preserve">: “ + </w:t>
            </w:r>
            <w:r>
              <w:t>port</w:t>
            </w:r>
          </w:p>
          <w:p w:rsidR="00387851" w:rsidP="00387851" w:rsidRDefault="00387851" w14:paraId="7216DED7" w14:textId="39EBDBE6">
            <w:pPr>
              <w:spacing w:after="0"/>
            </w:pPr>
            <w:r>
              <w:rPr>
                <w:rFonts w:cs="CordiaUPC"/>
                <w:cs/>
              </w:rPr>
              <w:t>“</w:t>
            </w:r>
            <w:r>
              <w:t xml:space="preserve">Account Trig Path </w:t>
            </w:r>
            <w:r>
              <w:rPr>
                <w:rFonts w:cs="CordiaUPC"/>
                <w:cs/>
              </w:rPr>
              <w:t xml:space="preserve">: “ + </w:t>
            </w:r>
            <w:r>
              <w:rPr>
                <w:rFonts w:cs="Angsana New"/>
              </w:rPr>
              <w:t>accountTrigPath</w:t>
            </w:r>
          </w:p>
          <w:p w:rsidR="00387851" w:rsidP="00387851" w:rsidRDefault="00387851" w14:paraId="04D174B0" w14:textId="3FDF3E46">
            <w:pPr>
              <w:spacing w:after="0"/>
              <w:rPr>
                <w:cs/>
              </w:rPr>
            </w:pPr>
            <w:r>
              <w:rPr>
                <w:rFonts w:cs="CordiaUPC"/>
                <w:cs/>
              </w:rPr>
              <w:t>“</w:t>
            </w:r>
            <w:r>
              <w:t xml:space="preserve">Package Trig Paht </w:t>
            </w:r>
            <w:r>
              <w:rPr>
                <w:rFonts w:cs="CordiaUPC"/>
                <w:cs/>
              </w:rPr>
              <w:t>: ” +</w:t>
            </w:r>
            <w:r>
              <w:rPr>
                <w:rFonts w:cs="Angsana New"/>
              </w:rPr>
              <w:t xml:space="preserve"> packageTrigPath</w:t>
            </w:r>
          </w:p>
        </w:tc>
      </w:tr>
      <w:tr w:rsidRPr="008979A8" w:rsidR="00387851" w:rsidTr="00214868" w14:paraId="34C344ED" w14:textId="77777777">
        <w:trPr>
          <w:trHeight w:val="111"/>
        </w:trPr>
        <w:tc>
          <w:tcPr>
            <w:tcW w:w="986" w:type="pct"/>
          </w:tcPr>
          <w:p w:rsidR="00387851" w:rsidP="00387851" w:rsidRDefault="00387851" w14:paraId="3E40F7C6" w14:textId="726FD7D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Partner App ID</w:t>
            </w:r>
          </w:p>
        </w:tc>
        <w:tc>
          <w:tcPr>
            <w:tcW w:w="940" w:type="pct"/>
            <w:gridSpan w:val="3"/>
          </w:tcPr>
          <w:p w:rsidR="00387851" w:rsidP="00387851" w:rsidRDefault="00387851" w14:paraId="5D6E2F62" w14:textId="77777777">
            <w:pPr>
              <w:pStyle w:val="HeaderTable"/>
            </w:pPr>
          </w:p>
        </w:tc>
        <w:tc>
          <w:tcPr>
            <w:tcW w:w="3074" w:type="pct"/>
            <w:gridSpan w:val="2"/>
          </w:tcPr>
          <w:p w:rsidR="00387851" w:rsidP="00387851" w:rsidRDefault="00387851" w14:paraId="671CB53D" w14:textId="2BC15899">
            <w:pPr>
              <w:spacing w:after="0"/>
              <w:rPr>
                <w:rFonts w:cs="CordiaUPC"/>
              </w:rPr>
            </w:pPr>
            <w:r w:rsidRPr="00BD6930">
              <w:rPr>
                <w:rFonts w:cs="Angsana New"/>
                <w:cs/>
              </w:rPr>
              <w:t xml:space="preserve">แสดงข้อมูลใน </w:t>
            </w:r>
            <w:r w:rsidRPr="00BD6930">
              <w:rPr>
                <w:rFonts w:cs="CordiaUPC"/>
              </w:rPr>
              <w:t>Format</w:t>
            </w:r>
          </w:p>
          <w:p w:rsidRPr="00BD6930" w:rsidR="00034826" w:rsidP="00387851" w:rsidRDefault="00034826" w14:paraId="3370C09F" w14:textId="6076A57E">
            <w:pPr>
              <w:spacing w:after="0"/>
              <w:rPr>
                <w:rFonts w:cs="CordiaUPC"/>
              </w:rPr>
            </w:pPr>
            <w:r>
              <w:rPr>
                <w:rFonts w:cs="CordiaUPC"/>
              </w:rPr>
              <w:t xml:space="preserve">Visible </w:t>
            </w:r>
            <w:r>
              <w:rPr>
                <w:rFonts w:hint="cs" w:cs="CordiaUPC"/>
                <w:cs/>
              </w:rPr>
              <w:t xml:space="preserve">ก็ต่อเมื่อ </w:t>
            </w:r>
            <w:r>
              <w:rPr>
                <w:rFonts w:cs="CordiaUPC"/>
              </w:rPr>
              <w:t xml:space="preserve">Row </w:t>
            </w:r>
            <w:r>
              <w:rPr>
                <w:rFonts w:hint="cs" w:cs="CordiaUPC"/>
                <w:cs/>
              </w:rPr>
              <w:t xml:space="preserve">นั้น มีค่า </w:t>
            </w:r>
            <w:r>
              <w:rPr>
                <w:rFonts w:cs="CordiaUPC"/>
              </w:rPr>
              <w:t>Partner App ID</w:t>
            </w:r>
          </w:p>
          <w:p w:rsidR="00387851" w:rsidP="00387851" w:rsidRDefault="00387851" w14:paraId="4A6B4193" w14:textId="69139B44">
            <w:pPr>
              <w:spacing w:after="0"/>
            </w:pPr>
            <w:r>
              <w:rPr>
                <w:rFonts w:cs="CordiaUPC"/>
                <w:cs/>
              </w:rPr>
              <w:t>“</w:t>
            </w:r>
            <w:r>
              <w:t>Partner App ID</w:t>
            </w:r>
            <w:r>
              <w:rPr>
                <w:rFonts w:cs="CordiaUPC"/>
                <w:cs/>
              </w:rPr>
              <w:t xml:space="preserve"> : ” + </w:t>
            </w:r>
            <w:r>
              <w:rPr>
                <w:rFonts w:cs="Angsana New"/>
              </w:rPr>
              <w:t>partnerAppId</w:t>
            </w:r>
          </w:p>
          <w:p w:rsidR="00387851" w:rsidP="00387851" w:rsidRDefault="00387851" w14:paraId="3F440EBE" w14:textId="3B825007">
            <w:pPr>
              <w:spacing w:after="0"/>
            </w:pPr>
            <w:r>
              <w:rPr>
                <w:rFonts w:cs="CordiaUPC"/>
                <w:cs/>
              </w:rPr>
              <w:t>“</w:t>
            </w:r>
            <w:r>
              <w:t>Partner Package Name</w:t>
            </w:r>
            <w:r>
              <w:rPr>
                <w:rFonts w:cs="CordiaUPC"/>
                <w:cs/>
              </w:rPr>
              <w:t xml:space="preserve"> : ” + </w:t>
            </w:r>
            <w:r>
              <w:rPr>
                <w:rFonts w:cs="Angsana New"/>
              </w:rPr>
              <w:t>partnerPacakgeName</w:t>
            </w:r>
          </w:p>
          <w:p w:rsidRPr="00BD6930" w:rsidR="00387851" w:rsidP="00387851" w:rsidRDefault="00387851" w14:paraId="6D24B867" w14:textId="25DF16FA">
            <w:pPr>
              <w:spacing w:after="0"/>
              <w:rPr>
                <w:rFonts w:cs="CordiaUPC"/>
                <w:cs/>
              </w:rPr>
            </w:pPr>
            <w:r>
              <w:rPr>
                <w:rFonts w:cs="CordiaUPC"/>
                <w:cs/>
              </w:rPr>
              <w:t>“</w:t>
            </w:r>
            <w:r>
              <w:t>Customer Type</w:t>
            </w:r>
            <w:r>
              <w:rPr>
                <w:rFonts w:cs="CordiaUPC"/>
                <w:cs/>
              </w:rPr>
              <w:t xml:space="preserve"> : ” + </w:t>
            </w:r>
            <w:r>
              <w:rPr>
                <w:rFonts w:cs="Angsana New"/>
              </w:rPr>
              <w:t>customerType</w:t>
            </w:r>
          </w:p>
        </w:tc>
      </w:tr>
      <w:tr w:rsidRPr="008979A8" w:rsidR="003A00C1" w:rsidTr="00214868" w14:paraId="752632B3" w14:textId="77777777">
        <w:trPr>
          <w:trHeight w:val="111"/>
        </w:trPr>
        <w:tc>
          <w:tcPr>
            <w:tcW w:w="986" w:type="pct"/>
          </w:tcPr>
          <w:p w:rsidR="003A00C1" w:rsidP="00387851" w:rsidRDefault="003A00C1" w14:paraId="180221B4" w14:textId="4737CDD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Vimmi Product</w:t>
            </w:r>
          </w:p>
        </w:tc>
        <w:tc>
          <w:tcPr>
            <w:tcW w:w="940" w:type="pct"/>
            <w:gridSpan w:val="3"/>
          </w:tcPr>
          <w:p w:rsidR="003A00C1" w:rsidP="00387851" w:rsidRDefault="003A00C1" w14:paraId="24D3BB54" w14:textId="77777777">
            <w:pPr>
              <w:pStyle w:val="HeaderTable"/>
            </w:pPr>
          </w:p>
        </w:tc>
        <w:tc>
          <w:tcPr>
            <w:tcW w:w="3074" w:type="pct"/>
            <w:gridSpan w:val="2"/>
          </w:tcPr>
          <w:p w:rsidR="003A00C1" w:rsidP="003A00C1" w:rsidRDefault="003A00C1" w14:paraId="36A7AF1E" w14:textId="7AA37168">
            <w:pPr>
              <w:spacing w:after="0"/>
              <w:rPr>
                <w:rFonts w:cs="CordiaUPC"/>
              </w:rPr>
            </w:pPr>
            <w:r w:rsidRPr="00BD6930">
              <w:rPr>
                <w:rFonts w:cs="Angsana New"/>
                <w:cs/>
              </w:rPr>
              <w:t xml:space="preserve">แสดงข้อมูลใน </w:t>
            </w:r>
            <w:r w:rsidRPr="00BD6930">
              <w:rPr>
                <w:rFonts w:cs="CordiaUPC"/>
              </w:rPr>
              <w:t>Format</w:t>
            </w:r>
          </w:p>
          <w:p w:rsidRPr="00BD6930" w:rsidR="00034826" w:rsidP="003A00C1" w:rsidRDefault="00034826" w14:paraId="6B4293C5" w14:textId="456C4070">
            <w:pPr>
              <w:spacing w:after="0"/>
              <w:rPr>
                <w:rFonts w:cs="CordiaUPC"/>
              </w:rPr>
            </w:pPr>
            <w:r>
              <w:rPr>
                <w:rFonts w:cs="CordiaUPC"/>
              </w:rPr>
              <w:t xml:space="preserve">Visible </w:t>
            </w:r>
            <w:r>
              <w:rPr>
                <w:rFonts w:hint="cs" w:cs="CordiaUPC"/>
                <w:cs/>
              </w:rPr>
              <w:t xml:space="preserve">ก็ต่อเมื่อ </w:t>
            </w:r>
            <w:r>
              <w:rPr>
                <w:rFonts w:cs="CordiaUPC"/>
              </w:rPr>
              <w:t xml:space="preserve">Row </w:t>
            </w:r>
            <w:r>
              <w:rPr>
                <w:rFonts w:hint="cs" w:cs="CordiaUPC"/>
                <w:cs/>
              </w:rPr>
              <w:t xml:space="preserve">นั้น มีค่า </w:t>
            </w:r>
            <w:r>
              <w:rPr>
                <w:rFonts w:cs="CordiaUPC"/>
              </w:rPr>
              <w:t>Vimmi Product Detail</w:t>
            </w:r>
          </w:p>
          <w:p w:rsidR="003A00C1" w:rsidP="00C42ED9" w:rsidRDefault="003A00C1" w14:paraId="5DECDA78" w14:textId="21A6DC22">
            <w:pPr>
              <w:pStyle w:val="HeaderTable"/>
              <w:spacing w:line="360" w:lineRule="auto"/>
              <w:rPr>
                <w:bCs/>
              </w:rPr>
            </w:pPr>
            <w:r>
              <w:rPr>
                <w:bCs/>
                <w:cs/>
                <w:lang w:bidi="th-TH"/>
              </w:rPr>
              <w:t>“</w:t>
            </w:r>
            <w:r w:rsidRPr="00DF1F99">
              <w:rPr>
                <w:b w:val="0"/>
                <w:bCs/>
              </w:rPr>
              <w:t xml:space="preserve">Vimmi Product Name </w:t>
            </w:r>
            <w:r>
              <w:rPr>
                <w:b w:val="0"/>
                <w:bCs/>
                <w:cs/>
                <w:lang w:bidi="th-TH"/>
              </w:rPr>
              <w:t>: “+</w:t>
            </w:r>
            <w:r w:rsidR="009024D8">
              <w:rPr>
                <w:b w:val="0"/>
                <w:bCs/>
                <w:cs/>
                <w:lang w:bidi="th-TH"/>
              </w:rPr>
              <w:t xml:space="preserve"> </w:t>
            </w:r>
            <w:r w:rsidRPr="00DF1F99">
              <w:rPr>
                <w:b w:val="0"/>
                <w:bCs/>
              </w:rPr>
              <w:t>vimmiProductName</w:t>
            </w:r>
          </w:p>
          <w:p w:rsidR="003A00C1" w:rsidP="00C42ED9" w:rsidRDefault="003A00C1" w14:paraId="7099E230" w14:textId="1957BB34">
            <w:pPr>
              <w:pStyle w:val="HeaderTable"/>
              <w:spacing w:line="360" w:lineRule="auto"/>
              <w:rPr>
                <w:bCs/>
              </w:rPr>
            </w:pPr>
            <w:r>
              <w:rPr>
                <w:bCs/>
                <w:cs/>
                <w:lang w:bidi="th-TH"/>
              </w:rPr>
              <w:t>“</w:t>
            </w:r>
            <w:r w:rsidRPr="00DF1F99">
              <w:rPr>
                <w:b w:val="0"/>
                <w:bCs/>
              </w:rPr>
              <w:t>Sub CP ID</w:t>
            </w:r>
            <w:r w:rsidRPr="00DF1F99">
              <w:rPr>
                <w:b w:val="0"/>
                <w:bCs/>
                <w:cs/>
                <w:lang w:bidi="th-TH"/>
              </w:rPr>
              <w:t>(</w:t>
            </w:r>
            <w:r w:rsidRPr="00DF1F99">
              <w:rPr>
                <w:b w:val="0"/>
                <w:bCs/>
              </w:rPr>
              <w:t>5 Digits</w:t>
            </w:r>
            <w:r w:rsidRPr="00DF1F99">
              <w:rPr>
                <w:b w:val="0"/>
                <w:bCs/>
                <w:cs/>
                <w:lang w:bidi="th-TH"/>
              </w:rPr>
              <w:t>)</w:t>
            </w:r>
            <w:r>
              <w:rPr>
                <w:b w:val="0"/>
                <w:bCs/>
                <w:cs/>
                <w:lang w:bidi="th-TH"/>
              </w:rPr>
              <w:t xml:space="preserve"> : “+</w:t>
            </w:r>
            <w:r w:rsidR="009024D8">
              <w:rPr>
                <w:b w:val="0"/>
                <w:bCs/>
                <w:cs/>
                <w:lang w:bidi="th-TH"/>
              </w:rPr>
              <w:t xml:space="preserve"> </w:t>
            </w:r>
            <w:r w:rsidRPr="00DF1F99">
              <w:rPr>
                <w:b w:val="0"/>
                <w:bCs/>
              </w:rPr>
              <w:t>subCpId</w:t>
            </w:r>
          </w:p>
          <w:p w:rsidR="009024D8" w:rsidP="00C42ED9" w:rsidRDefault="009024D8" w14:paraId="0948FBF6" w14:textId="77777777">
            <w:pPr>
              <w:pStyle w:val="HeaderTable"/>
              <w:spacing w:line="360" w:lineRule="auto"/>
              <w:rPr>
                <w:bCs/>
              </w:rPr>
            </w:pPr>
            <w:r>
              <w:rPr>
                <w:b w:val="0"/>
                <w:bCs/>
                <w:cs/>
                <w:lang w:bidi="th-TH"/>
              </w:rPr>
              <w:t>“</w:t>
            </w:r>
            <w:r w:rsidRPr="00DF1F99">
              <w:rPr>
                <w:b w:val="0"/>
                <w:bCs/>
              </w:rPr>
              <w:t>Categry ID</w:t>
            </w:r>
            <w:r w:rsidRPr="00DF1F99">
              <w:rPr>
                <w:b w:val="0"/>
                <w:bCs/>
                <w:cs/>
                <w:lang w:bidi="th-TH"/>
              </w:rPr>
              <w:t>(</w:t>
            </w:r>
            <w:r w:rsidRPr="00DF1F99">
              <w:rPr>
                <w:b w:val="0"/>
                <w:bCs/>
              </w:rPr>
              <w:t>2 Digits</w:t>
            </w:r>
            <w:r w:rsidRPr="00DF1F99">
              <w:rPr>
                <w:b w:val="0"/>
                <w:bCs/>
                <w:cs/>
                <w:lang w:bidi="th-TH"/>
              </w:rPr>
              <w:t>)</w:t>
            </w:r>
            <w:r>
              <w:rPr>
                <w:b w:val="0"/>
                <w:bCs/>
                <w:cs/>
                <w:lang w:bidi="th-TH"/>
              </w:rPr>
              <w:t xml:space="preserve"> : “+ </w:t>
            </w:r>
            <w:r w:rsidRPr="00DF1F99">
              <w:rPr>
                <w:b w:val="0"/>
                <w:bCs/>
              </w:rPr>
              <w:t>categryId</w:t>
            </w:r>
          </w:p>
          <w:p w:rsidR="00A27E89" w:rsidP="00C42ED9" w:rsidRDefault="00A27E89" w14:paraId="00E88289" w14:textId="643591F1">
            <w:pPr>
              <w:pStyle w:val="HeaderTable"/>
              <w:spacing w:line="360" w:lineRule="auto"/>
              <w:rPr>
                <w:bCs/>
              </w:rPr>
            </w:pPr>
            <w:r>
              <w:rPr>
                <w:b w:val="0"/>
                <w:bCs/>
                <w:cs/>
                <w:lang w:bidi="th-TH"/>
              </w:rPr>
              <w:t>“</w:t>
            </w:r>
            <w:r>
              <w:rPr>
                <w:b w:val="0"/>
                <w:bCs/>
              </w:rPr>
              <w:t>Run</w:t>
            </w:r>
            <w:r w:rsidRPr="00DF1F99">
              <w:rPr>
                <w:b w:val="0"/>
                <w:bCs/>
              </w:rPr>
              <w:t>nig No Of Product ID</w:t>
            </w:r>
            <w:r w:rsidRPr="00DF1F99">
              <w:rPr>
                <w:b w:val="0"/>
                <w:bCs/>
                <w:cs/>
                <w:lang w:bidi="th-TH"/>
              </w:rPr>
              <w:t>(</w:t>
            </w:r>
            <w:r w:rsidRPr="00DF1F99">
              <w:rPr>
                <w:b w:val="0"/>
                <w:bCs/>
              </w:rPr>
              <w:t>7 Digits</w:t>
            </w:r>
            <w:r w:rsidRPr="00DF1F99">
              <w:rPr>
                <w:b w:val="0"/>
                <w:bCs/>
                <w:cs/>
                <w:lang w:bidi="th-TH"/>
              </w:rPr>
              <w:t>)</w:t>
            </w:r>
            <w:r>
              <w:rPr>
                <w:b w:val="0"/>
                <w:bCs/>
                <w:cs/>
                <w:lang w:bidi="th-TH"/>
              </w:rPr>
              <w:t xml:space="preserve"> : “+ </w:t>
            </w:r>
            <w:r w:rsidRPr="00DF1F99">
              <w:rPr>
                <w:b w:val="0"/>
                <w:bCs/>
              </w:rPr>
              <w:t>r</w:t>
            </w:r>
            <w:r>
              <w:rPr>
                <w:b w:val="0"/>
                <w:bCs/>
              </w:rPr>
              <w:t>un</w:t>
            </w:r>
            <w:r w:rsidRPr="00DF1F99">
              <w:rPr>
                <w:b w:val="0"/>
                <w:bCs/>
              </w:rPr>
              <w:t>nigNoOfProductId</w:t>
            </w:r>
          </w:p>
          <w:p w:rsidRPr="00C42ED9" w:rsidR="00A27E89" w:rsidP="00C42ED9" w:rsidRDefault="00A27E89" w14:paraId="69C63D2F" w14:textId="1BCC318E">
            <w:pPr>
              <w:pStyle w:val="HeaderTable"/>
              <w:spacing w:line="360" w:lineRule="auto"/>
              <w:rPr>
                <w:bCs/>
                <w:rtl/>
                <w:cs/>
              </w:rPr>
            </w:pPr>
            <w:r>
              <w:rPr>
                <w:b w:val="0"/>
                <w:bCs/>
                <w:cs/>
                <w:lang w:bidi="th-TH"/>
              </w:rPr>
              <w:t>“</w:t>
            </w:r>
            <w:r w:rsidRPr="00DF1F99">
              <w:rPr>
                <w:b w:val="0"/>
                <w:bCs/>
              </w:rPr>
              <w:t>Vimmi Product ID</w:t>
            </w:r>
            <w:r w:rsidRPr="00DF1F99">
              <w:rPr>
                <w:b w:val="0"/>
                <w:bCs/>
                <w:cs/>
                <w:lang w:bidi="th-TH"/>
              </w:rPr>
              <w:t>(</w:t>
            </w:r>
            <w:r w:rsidRPr="00DF1F99">
              <w:rPr>
                <w:b w:val="0"/>
                <w:bCs/>
              </w:rPr>
              <w:t>19 Digits</w:t>
            </w:r>
            <w:r w:rsidRPr="00DF1F99">
              <w:rPr>
                <w:b w:val="0"/>
                <w:bCs/>
                <w:cs/>
                <w:lang w:bidi="th-TH"/>
              </w:rPr>
              <w:t>)</w:t>
            </w:r>
            <w:r>
              <w:rPr>
                <w:b w:val="0"/>
                <w:bCs/>
                <w:cs/>
                <w:lang w:bidi="th-TH"/>
              </w:rPr>
              <w:t xml:space="preserve"> : “+</w:t>
            </w:r>
            <w:r w:rsidR="00985E58">
              <w:rPr>
                <w:b w:val="0"/>
                <w:bCs/>
                <w:cs/>
                <w:lang w:bidi="th-TH"/>
              </w:rPr>
              <w:t xml:space="preserve"> </w:t>
            </w:r>
            <w:r w:rsidRPr="00DF1F99">
              <w:rPr>
                <w:b w:val="0"/>
                <w:bCs/>
              </w:rPr>
              <w:t>vimmiProductId</w:t>
            </w:r>
          </w:p>
        </w:tc>
      </w:tr>
      <w:tr w:rsidRPr="008979A8" w:rsidR="008C196C" w:rsidTr="00214868" w14:paraId="287683FD" w14:textId="77777777">
        <w:trPr>
          <w:trHeight w:val="111"/>
        </w:trPr>
        <w:tc>
          <w:tcPr>
            <w:tcW w:w="986" w:type="pct"/>
          </w:tcPr>
          <w:p w:rsidR="008C196C" w:rsidP="00387851" w:rsidRDefault="008C196C" w14:paraId="4FBAC96E" w14:textId="0B048B0D">
            <w:pPr>
              <w:rPr>
                <w:color w:val="000000" w:themeColor="text1"/>
              </w:rPr>
            </w:pPr>
            <w:r w:rsidRPr="0069290F">
              <w:t>Platform</w:t>
            </w:r>
          </w:p>
        </w:tc>
        <w:tc>
          <w:tcPr>
            <w:tcW w:w="940" w:type="pct"/>
            <w:gridSpan w:val="3"/>
          </w:tcPr>
          <w:p w:rsidR="008C196C" w:rsidP="00387851" w:rsidRDefault="008C196C" w14:paraId="4BCE667D" w14:textId="77777777">
            <w:pPr>
              <w:pStyle w:val="HeaderTable"/>
            </w:pPr>
          </w:p>
        </w:tc>
        <w:tc>
          <w:tcPr>
            <w:tcW w:w="3074" w:type="pct"/>
            <w:gridSpan w:val="2"/>
          </w:tcPr>
          <w:p w:rsidRPr="00EA73A4" w:rsidR="008C196C" w:rsidP="00387851" w:rsidRDefault="008C196C" w14:paraId="483EB36F" w14:textId="78B1ACEB">
            <w:pPr>
              <w:spacing w:after="0"/>
              <w:rPr>
                <w:rFonts w:cs="CordiaUPC"/>
                <w:cs/>
              </w:rPr>
            </w:pPr>
            <w:r w:rsidRPr="00BD6930">
              <w:rPr>
                <w:rFonts w:cs="Angsana New"/>
                <w:cs/>
              </w:rPr>
              <w:t xml:space="preserve">แสดงข้อมูลใน </w:t>
            </w:r>
            <w:r>
              <w:rPr>
                <w:rFonts w:cs="CordiaUPC"/>
              </w:rPr>
              <w:t>Format</w:t>
            </w:r>
          </w:p>
        </w:tc>
      </w:tr>
      <w:tr w:rsidRPr="008979A8" w:rsidR="00387851" w:rsidTr="00214868" w14:paraId="7FA14E69" w14:textId="77777777">
        <w:trPr>
          <w:trHeight w:val="111"/>
        </w:trPr>
        <w:tc>
          <w:tcPr>
            <w:tcW w:w="986" w:type="pct"/>
          </w:tcPr>
          <w:p w:rsidR="00387851" w:rsidP="00387851" w:rsidRDefault="00387851" w14:paraId="576DFD40" w14:textId="369699CA">
            <w:pPr>
              <w:rPr>
                <w:color w:val="000000" w:themeColor="text1"/>
              </w:rPr>
            </w:pPr>
            <w:r w:rsidRPr="00F03FBF">
              <w:rPr>
                <w:rFonts w:cs="CordiaUPC"/>
                <w:szCs w:val="36"/>
              </w:rPr>
              <w:t>Duration</w:t>
            </w:r>
          </w:p>
        </w:tc>
        <w:tc>
          <w:tcPr>
            <w:tcW w:w="940" w:type="pct"/>
            <w:gridSpan w:val="3"/>
          </w:tcPr>
          <w:p w:rsidR="00387851" w:rsidP="00387851" w:rsidRDefault="00387851" w14:paraId="31995705" w14:textId="77777777">
            <w:pPr>
              <w:pStyle w:val="HeaderTable"/>
            </w:pPr>
          </w:p>
        </w:tc>
        <w:tc>
          <w:tcPr>
            <w:tcW w:w="3074" w:type="pct"/>
            <w:gridSpan w:val="2"/>
          </w:tcPr>
          <w:p w:rsidR="00387851" w:rsidP="00387851" w:rsidRDefault="00387851" w14:paraId="4A96A875" w14:textId="77777777">
            <w:pPr>
              <w:spacing w:after="0"/>
            </w:pPr>
            <w:r>
              <w:rPr>
                <w:rFonts w:hint="cs"/>
                <w:cs/>
              </w:rPr>
              <w:t xml:space="preserve">แสดงข้อมูลใน </w:t>
            </w:r>
            <w:r>
              <w:t>Format</w:t>
            </w:r>
          </w:p>
          <w:p w:rsidRPr="00BD6930" w:rsidR="00387851" w:rsidP="00387851" w:rsidRDefault="00387851" w14:paraId="62AC1B54" w14:textId="10C974B0">
            <w:pPr>
              <w:spacing w:after="0"/>
              <w:rPr>
                <w:rFonts w:cs="Angsana New"/>
                <w:cs/>
              </w:rPr>
            </w:pPr>
            <w:r>
              <w:t>d</w:t>
            </w:r>
            <w:r w:rsidRPr="00BD6930">
              <w:t xml:space="preserve">urationFrom </w:t>
            </w:r>
            <w:r w:rsidRPr="00BD6930">
              <w:rPr>
                <w:rFonts w:cs="Angsana New"/>
                <w:cs/>
              </w:rPr>
              <w:t xml:space="preserve">+ “ </w:t>
            </w:r>
            <w:r>
              <w:rPr>
                <w:rFonts w:cs="Angsana New"/>
                <w:cs/>
              </w:rPr>
              <w:t>–</w:t>
            </w:r>
            <w:r w:rsidRPr="00BD6930">
              <w:rPr>
                <w:rFonts w:cs="Angsana New"/>
                <w:cs/>
              </w:rPr>
              <w:t xml:space="preserve"> ” </w:t>
            </w:r>
            <w:r>
              <w:t>d</w:t>
            </w:r>
            <w:r w:rsidRPr="00BD6930">
              <w:t xml:space="preserve">urationTo </w:t>
            </w:r>
            <w:r w:rsidRPr="00BD6930">
              <w:rPr>
                <w:rFonts w:cs="Angsana New"/>
                <w:cs/>
              </w:rPr>
              <w:t xml:space="preserve">+ “ ” + </w:t>
            </w:r>
            <w:r>
              <w:t>d</w:t>
            </w:r>
            <w:r w:rsidRPr="00BD6930">
              <w:t>urationUnit</w:t>
            </w:r>
          </w:p>
        </w:tc>
      </w:tr>
      <w:tr w:rsidRPr="008979A8" w:rsidR="00387851" w:rsidTr="00214868" w14:paraId="76E6280C" w14:textId="77777777">
        <w:trPr>
          <w:trHeight w:val="111"/>
        </w:trPr>
        <w:tc>
          <w:tcPr>
            <w:tcW w:w="986" w:type="pct"/>
          </w:tcPr>
          <w:p w:rsidR="00387851" w:rsidP="00387851" w:rsidRDefault="00387851" w14:paraId="6A4A1DBC" w14:textId="1B8E31CC">
            <w:pPr>
              <w:rPr>
                <w:color w:val="000000" w:themeColor="text1"/>
              </w:rPr>
            </w:pPr>
            <w:r>
              <w:rPr>
                <w:rFonts w:cs="CordiaUPC"/>
                <w:szCs w:val="36"/>
              </w:rPr>
              <w:t>Bill Cycle</w:t>
            </w:r>
          </w:p>
        </w:tc>
        <w:tc>
          <w:tcPr>
            <w:tcW w:w="940" w:type="pct"/>
            <w:gridSpan w:val="3"/>
          </w:tcPr>
          <w:p w:rsidR="00387851" w:rsidP="00387851" w:rsidRDefault="00387851" w14:paraId="38639E6C" w14:textId="77777777">
            <w:pPr>
              <w:pStyle w:val="HeaderTable"/>
            </w:pPr>
          </w:p>
        </w:tc>
        <w:tc>
          <w:tcPr>
            <w:tcW w:w="3074" w:type="pct"/>
            <w:gridSpan w:val="2"/>
          </w:tcPr>
          <w:p w:rsidR="00387851" w:rsidP="00387851" w:rsidRDefault="00387851" w14:paraId="391918E1" w14:textId="77777777">
            <w:pPr>
              <w:spacing w:after="0"/>
            </w:pPr>
            <w:r>
              <w:t xml:space="preserve">Visible </w:t>
            </w:r>
            <w:r>
              <w:rPr>
                <w:rFonts w:hint="cs"/>
                <w:cs/>
              </w:rPr>
              <w:t xml:space="preserve">เมื่อ </w:t>
            </w:r>
            <w:r w:rsidRPr="00766CC1">
              <w:t>customerType</w:t>
            </w:r>
            <w:r>
              <w:rPr>
                <w:rFonts w:hint="cs"/>
                <w:cs/>
              </w:rPr>
              <w:t xml:space="preserve"> เป็น </w:t>
            </w:r>
            <w:r>
              <w:rPr>
                <w:rFonts w:cs="Angsana New"/>
                <w:cs/>
              </w:rPr>
              <w:t>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 w:cs="Angsana New"/>
                <w:cs/>
              </w:rPr>
              <w:t xml:space="preserve"> หรือ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All</w:t>
            </w:r>
            <w:r>
              <w:rPr>
                <w:rFonts w:cs="Angsana New"/>
                <w:cs/>
              </w:rPr>
              <w:t>”</w:t>
            </w:r>
          </w:p>
          <w:p w:rsidR="00387851" w:rsidP="00387851" w:rsidRDefault="00387851" w14:paraId="12DC4B4E" w14:textId="77777777">
            <w:pPr>
              <w:spacing w:after="0"/>
            </w:pPr>
            <w:r>
              <w:rPr>
                <w:rFonts w:hint="cs"/>
                <w:cs/>
              </w:rPr>
              <w:t xml:space="preserve">แสดงข้อมูลใน </w:t>
            </w:r>
            <w:r>
              <w:t>Format</w:t>
            </w:r>
          </w:p>
          <w:p w:rsidRPr="00BD6930" w:rsidR="00387851" w:rsidP="00387851" w:rsidRDefault="00387851" w14:paraId="60C16901" w14:textId="2841A177">
            <w:pPr>
              <w:spacing w:after="0"/>
              <w:rPr>
                <w:rFonts w:cs="Angsana New"/>
                <w:cs/>
              </w:rPr>
            </w:pPr>
            <w:r>
              <w:t xml:space="preserve">billCycleValue </w:t>
            </w:r>
            <w:r>
              <w:rPr>
                <w:rFonts w:cs="Angsana New"/>
                <w:cs/>
              </w:rPr>
              <w:t xml:space="preserve">+ “ “ + </w:t>
            </w:r>
            <w:r>
              <w:t>billCycleUnit</w:t>
            </w:r>
          </w:p>
        </w:tc>
      </w:tr>
      <w:tr w:rsidRPr="008979A8" w:rsidR="00387851" w:rsidTr="00214868" w14:paraId="3B340F26" w14:textId="77777777">
        <w:trPr>
          <w:trHeight w:val="111"/>
        </w:trPr>
        <w:tc>
          <w:tcPr>
            <w:tcW w:w="986" w:type="pct"/>
          </w:tcPr>
          <w:p w:rsidRPr="003A1FD8" w:rsidR="00387851" w:rsidP="00387851" w:rsidRDefault="00387851" w14:paraId="78DC198F" w14:textId="77777777">
            <w:pPr>
              <w:rPr>
                <w:rFonts w:cs="CordiaUPC"/>
              </w:rPr>
            </w:pPr>
            <w:r w:rsidRPr="003A1FD8">
              <w:rPr>
                <w:rFonts w:cs="CordiaUPC"/>
              </w:rPr>
              <w:t>Action</w:t>
            </w:r>
          </w:p>
          <w:p w:rsidRPr="00F942E0" w:rsidR="00387851" w:rsidP="00387851" w:rsidRDefault="00387851" w14:paraId="35E56231" w14:textId="2ECD8028">
            <w:pPr>
              <w:pStyle w:val="ListParagraph"/>
              <w:numPr>
                <w:ilvl w:val="0"/>
                <w:numId w:val="27"/>
              </w:numPr>
              <w:ind w:left="452"/>
              <w:rPr>
                <w:color w:val="000000" w:themeColor="text1"/>
              </w:rPr>
            </w:pPr>
            <w:r w:rsidRPr="000E77DA">
              <w:rPr>
                <w:rFonts w:cs="Angsana New"/>
                <w:cs/>
              </w:rPr>
              <w:t>ปุ่ม</w:t>
            </w:r>
            <w:r w:rsidRPr="00F942E0">
              <w:rPr>
                <w:rFonts w:cs="CordiaUPC"/>
              </w:rPr>
              <w:t>Edit</w:t>
            </w:r>
          </w:p>
        </w:tc>
        <w:tc>
          <w:tcPr>
            <w:tcW w:w="940" w:type="pct"/>
            <w:gridSpan w:val="3"/>
          </w:tcPr>
          <w:p w:rsidR="00387851" w:rsidP="00387851" w:rsidRDefault="00387851" w14:paraId="3BF4C054" w14:textId="1CBA4617">
            <w:pPr>
              <w:pStyle w:val="HeaderTable"/>
            </w:pPr>
            <w:r>
              <w:t>Button</w:t>
            </w:r>
          </w:p>
        </w:tc>
        <w:tc>
          <w:tcPr>
            <w:tcW w:w="3074" w:type="pct"/>
            <w:gridSpan w:val="2"/>
          </w:tcPr>
          <w:p w:rsidRPr="00BD6930" w:rsidR="00387851" w:rsidP="00387851" w:rsidRDefault="00387851" w14:paraId="378317C7" w14:textId="311FA5BE">
            <w:pPr>
              <w:spacing w:after="0"/>
              <w:rPr>
                <w:rFonts w:cs="Angsana New"/>
                <w:cs/>
              </w:rPr>
            </w:pPr>
            <w:r w:rsidRPr="0079598B">
              <w:rPr>
                <w:rFonts w:cs="Angsana New"/>
                <w:cs/>
              </w:rPr>
              <w:t xml:space="preserve">เมื่อกดปุ่มให้ทำการ </w:t>
            </w:r>
            <w:r w:rsidRPr="0079598B">
              <w:rPr>
                <w:rFonts w:cs="CordiaUPC"/>
              </w:rPr>
              <w:t>Visible Detail Section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และดึงข้อมูลของ </w:t>
            </w:r>
            <w:r>
              <w:rPr>
                <w:rFonts w:cs="CordiaUPC"/>
              </w:rPr>
              <w:t xml:space="preserve">Row </w:t>
            </w:r>
            <w:r>
              <w:rPr>
                <w:rFonts w:hint="cs" w:cs="Angsana New"/>
                <w:cs/>
              </w:rPr>
              <w:t>นั้นๆ มาแสดง</w:t>
            </w:r>
          </w:p>
        </w:tc>
      </w:tr>
      <w:tr w:rsidRPr="008979A8" w:rsidR="00387851" w:rsidTr="00214868" w14:paraId="4F26D3F0" w14:textId="77777777">
        <w:trPr>
          <w:trHeight w:val="111"/>
        </w:trPr>
        <w:tc>
          <w:tcPr>
            <w:tcW w:w="986" w:type="pct"/>
          </w:tcPr>
          <w:p w:rsidRPr="003A1FD8" w:rsidR="00387851" w:rsidP="00387851" w:rsidRDefault="00387851" w14:paraId="26262525" w14:textId="77777777">
            <w:pPr>
              <w:rPr>
                <w:rFonts w:cs="CordiaUPC"/>
              </w:rPr>
            </w:pPr>
            <w:r w:rsidRPr="003A1FD8">
              <w:rPr>
                <w:rFonts w:cs="CordiaUPC"/>
              </w:rPr>
              <w:t>Action</w:t>
            </w:r>
          </w:p>
          <w:p w:rsidRPr="00F942E0" w:rsidR="00387851" w:rsidP="00387851" w:rsidRDefault="00387851" w14:paraId="5736072F" w14:textId="206BBBFC">
            <w:pPr>
              <w:pStyle w:val="ListParagraph"/>
              <w:numPr>
                <w:ilvl w:val="0"/>
                <w:numId w:val="27"/>
              </w:numPr>
              <w:ind w:left="452"/>
              <w:rPr>
                <w:color w:val="000000" w:themeColor="text1"/>
              </w:rPr>
            </w:pPr>
            <w:r w:rsidRPr="00F942E0">
              <w:rPr>
                <w:rFonts w:cs="Angsana New"/>
                <w:cs/>
              </w:rPr>
              <w:t xml:space="preserve">ปุ่ม </w:t>
            </w:r>
            <w:r w:rsidRPr="000E77DA">
              <w:rPr>
                <w:rFonts w:cs="CordiaUPC"/>
              </w:rPr>
              <w:t>Delete</w:t>
            </w:r>
          </w:p>
        </w:tc>
        <w:tc>
          <w:tcPr>
            <w:tcW w:w="940" w:type="pct"/>
            <w:gridSpan w:val="3"/>
          </w:tcPr>
          <w:p w:rsidR="00387851" w:rsidP="00387851" w:rsidRDefault="00387851" w14:paraId="4EBE82DF" w14:textId="60176738">
            <w:pPr>
              <w:pStyle w:val="HeaderTable"/>
            </w:pPr>
            <w:r>
              <w:t>Button</w:t>
            </w:r>
          </w:p>
        </w:tc>
        <w:tc>
          <w:tcPr>
            <w:tcW w:w="3074" w:type="pct"/>
            <w:gridSpan w:val="2"/>
          </w:tcPr>
          <w:p w:rsidRPr="00BD6930" w:rsidR="00387851" w:rsidP="00387851" w:rsidRDefault="00387851" w14:paraId="7DAF74F5" w14:textId="7CDFC3C7">
            <w:pPr>
              <w:spacing w:after="0"/>
              <w:rPr>
                <w:rFonts w:cs="Angsana New"/>
                <w:cs/>
              </w:rPr>
            </w:pPr>
            <w:r w:rsidRPr="0079598B">
              <w:rPr>
                <w:rFonts w:cs="Angsana New"/>
                <w:cs/>
              </w:rPr>
              <w:t>เมื่</w:t>
            </w:r>
            <w:r>
              <w:rPr>
                <w:rFonts w:hint="cs" w:cs="Angsana New"/>
                <w:cs/>
              </w:rPr>
              <w:t>อ</w:t>
            </w:r>
            <w:r w:rsidRPr="0079598B">
              <w:rPr>
                <w:rFonts w:cs="Angsana New"/>
                <w:cs/>
              </w:rPr>
              <w:t>กดปุ่มให้ทำการ</w:t>
            </w:r>
            <w:r>
              <w:rPr>
                <w:rFonts w:cs="CordiaUPC"/>
              </w:rPr>
              <w:t xml:space="preserve"> Delete </w:t>
            </w:r>
            <w:r>
              <w:rPr>
                <w:rFonts w:hint="cs" w:cs="Angsana New"/>
                <w:cs/>
              </w:rPr>
              <w:t xml:space="preserve">ข้อมูลของ </w:t>
            </w:r>
            <w:r>
              <w:rPr>
                <w:rFonts w:cs="CordiaUPC"/>
              </w:rPr>
              <w:t xml:space="preserve">Row </w:t>
            </w:r>
            <w:r>
              <w:rPr>
                <w:rFonts w:hint="cs" w:cs="Angsana New"/>
                <w:cs/>
              </w:rPr>
              <w:t>นั้นๆ</w:t>
            </w:r>
          </w:p>
        </w:tc>
      </w:tr>
      <w:tr w:rsidRPr="008979A8" w:rsidR="00387851" w:rsidTr="00214868" w14:paraId="1B219DDF" w14:textId="77777777">
        <w:trPr>
          <w:trHeight w:val="111"/>
        </w:trPr>
        <w:tc>
          <w:tcPr>
            <w:tcW w:w="986" w:type="pct"/>
          </w:tcPr>
          <w:p w:rsidRPr="003A1FD8" w:rsidR="00387851" w:rsidP="00387851" w:rsidRDefault="00387851" w14:paraId="54B068F4" w14:textId="73B23D5D">
            <w:pPr>
              <w:rPr>
                <w:rFonts w:cs="CordiaUPC"/>
              </w:rPr>
            </w:pPr>
            <w:r w:rsidRPr="003A1FD8">
              <w:rPr>
                <w:rFonts w:hint="cs" w:cs="Angsana New"/>
                <w:cs/>
              </w:rPr>
              <w:t xml:space="preserve">ปุ่ม </w:t>
            </w:r>
            <w:r w:rsidRPr="003A1FD8">
              <w:rPr>
                <w:rFonts w:cs="Angsana New"/>
                <w:cs/>
              </w:rPr>
              <w:t>+</w:t>
            </w:r>
          </w:p>
        </w:tc>
        <w:tc>
          <w:tcPr>
            <w:tcW w:w="940" w:type="pct"/>
            <w:gridSpan w:val="3"/>
          </w:tcPr>
          <w:p w:rsidR="00387851" w:rsidP="00387851" w:rsidRDefault="00387851" w14:paraId="0EB73182" w14:textId="17E91252">
            <w:pPr>
              <w:pStyle w:val="HeaderTable"/>
            </w:pPr>
            <w:r>
              <w:t>Button</w:t>
            </w:r>
          </w:p>
        </w:tc>
        <w:tc>
          <w:tcPr>
            <w:tcW w:w="3074" w:type="pct"/>
            <w:gridSpan w:val="2"/>
          </w:tcPr>
          <w:p w:rsidRPr="000E77DA" w:rsidR="00387851" w:rsidP="00387851" w:rsidRDefault="00387851" w14:paraId="24F30C0A" w14:textId="04072FAF">
            <w:pPr>
              <w:rPr>
                <w:rFonts w:cs="CordiaUPC"/>
                <w:cs/>
              </w:rPr>
            </w:pPr>
            <w:r w:rsidRPr="007D14C9">
              <w:rPr>
                <w:rFonts w:cs="Angsana New"/>
                <w:cs/>
              </w:rPr>
              <w:t xml:space="preserve">เมื่อกดปุ่มให้ทำการ </w:t>
            </w:r>
            <w:r w:rsidRPr="007D14C9">
              <w:rPr>
                <w:rFonts w:cs="CordiaUPC"/>
              </w:rPr>
              <w:t>Visible Detail Section</w:t>
            </w:r>
          </w:p>
        </w:tc>
      </w:tr>
      <w:tr w:rsidRPr="008979A8" w:rsidR="00387851" w:rsidTr="000E77DA" w14:paraId="04B3B8D6" w14:textId="77777777">
        <w:trPr>
          <w:trHeight w:val="111"/>
        </w:trPr>
        <w:tc>
          <w:tcPr>
            <w:tcW w:w="5000" w:type="pct"/>
            <w:gridSpan w:val="6"/>
            <w:shd w:val="clear" w:color="auto" w:fill="C2D69B" w:themeFill="accent3" w:themeFillTint="99"/>
          </w:tcPr>
          <w:p w:rsidRPr="007D14C9" w:rsidR="00387851" w:rsidP="00387851" w:rsidRDefault="00387851" w14:paraId="3A666168" w14:textId="76D1B057">
            <w:pPr>
              <w:pStyle w:val="HeaderTable"/>
              <w:rPr>
                <w:rtl/>
                <w:cs/>
              </w:rPr>
            </w:pPr>
            <w:r>
              <w:t>End Music Streaming Table Section</w:t>
            </w:r>
          </w:p>
        </w:tc>
      </w:tr>
      <w:tr w:rsidRPr="008979A8" w:rsidR="00387851" w:rsidTr="000E77DA" w14:paraId="1FB5C34C" w14:textId="77777777">
        <w:trPr>
          <w:trHeight w:val="111"/>
        </w:trPr>
        <w:tc>
          <w:tcPr>
            <w:tcW w:w="5000" w:type="pct"/>
            <w:gridSpan w:val="6"/>
            <w:shd w:val="clear" w:color="auto" w:fill="C2D69B" w:themeFill="accent3" w:themeFillTint="99"/>
          </w:tcPr>
          <w:p w:rsidRPr="007D14C9" w:rsidR="00387851" w:rsidP="00387851" w:rsidRDefault="00387851" w14:paraId="2C8905F1" w14:textId="6566DEE8">
            <w:pPr>
              <w:pStyle w:val="HeaderTable"/>
              <w:rPr>
                <w:rtl/>
                <w:cs/>
              </w:rPr>
            </w:pPr>
            <w:r>
              <w:t>Music Streaming Detail Section</w:t>
            </w:r>
          </w:p>
        </w:tc>
      </w:tr>
      <w:tr w:rsidRPr="008979A8" w:rsidR="00387851" w:rsidTr="00214868" w14:paraId="1C3A798D" w14:textId="77777777">
        <w:trPr>
          <w:trHeight w:val="111"/>
        </w:trPr>
        <w:tc>
          <w:tcPr>
            <w:tcW w:w="986" w:type="pct"/>
          </w:tcPr>
          <w:p w:rsidR="00387851" w:rsidP="00387851" w:rsidRDefault="00387851" w14:paraId="0558212B" w14:textId="6075B24D">
            <w:pPr>
              <w:rPr>
                <w:rFonts w:cs="Angsana New"/>
              </w:rPr>
            </w:pPr>
            <w:r>
              <w:t>service</w:t>
            </w:r>
          </w:p>
        </w:tc>
        <w:tc>
          <w:tcPr>
            <w:tcW w:w="940" w:type="pct"/>
            <w:gridSpan w:val="3"/>
          </w:tcPr>
          <w:p w:rsidRPr="00DB1793" w:rsidR="00387851" w:rsidP="00387851" w:rsidRDefault="00387851" w14:paraId="20FD1F54" w14:textId="77777777">
            <w:pPr>
              <w:pStyle w:val="HeaderTable"/>
              <w:rPr>
                <w:b w:val="0"/>
                <w:bCs/>
              </w:rPr>
            </w:pPr>
          </w:p>
        </w:tc>
        <w:tc>
          <w:tcPr>
            <w:tcW w:w="3074" w:type="pct"/>
            <w:gridSpan w:val="2"/>
          </w:tcPr>
          <w:p w:rsidR="00387851" w:rsidP="00387851" w:rsidRDefault="00387851" w14:paraId="1E4617A1" w14:textId="77777777">
            <w:r>
              <w:t>Invisible</w:t>
            </w:r>
          </w:p>
          <w:p w:rsidR="00387851" w:rsidP="00387851" w:rsidRDefault="00387851" w14:paraId="05334951" w14:textId="08851579">
            <w:r>
              <w:t xml:space="preserve">Default </w:t>
            </w:r>
            <w:r w:rsidR="00835EA7">
              <w:t>Value: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เมื่อคลิกมาจาก </w:t>
            </w:r>
            <w:r>
              <w:t xml:space="preserve">Tab </w:t>
            </w:r>
            <w:r>
              <w:rPr>
                <w:rFonts w:hint="cs"/>
                <w:cs/>
              </w:rPr>
              <w:t>ดังต่อไปนี้</w:t>
            </w:r>
          </w:p>
          <w:p w:rsidR="0039779C" w:rsidP="00387851" w:rsidRDefault="0039779C" w14:paraId="58080E9F" w14:textId="060D3A64">
            <w:r>
              <w:rPr>
                <w:rFonts w:hint="cs"/>
                <w:cs/>
              </w:rPr>
              <w:t xml:space="preserve">ถ้า </w:t>
            </w:r>
            <w:r>
              <w:t xml:space="preserve">PO GROUP </w:t>
            </w:r>
            <w:r>
              <w:rPr>
                <w:rFonts w:cs="CordiaUPC"/>
                <w:cs/>
              </w:rPr>
              <w:t>= “</w:t>
            </w:r>
            <w:r>
              <w:t>Entertainment Partnership</w:t>
            </w:r>
            <w:r>
              <w:rPr>
                <w:rFonts w:cs="CordiaUPC"/>
                <w:cs/>
              </w:rPr>
              <w:t>”</w:t>
            </w:r>
            <w:r w:rsidR="00835EA7">
              <w:t xml:space="preserve"> </w:t>
            </w:r>
            <w:r w:rsidR="00835EA7">
              <w:rPr>
                <w:rFonts w:hint="cs"/>
                <w:cs/>
              </w:rPr>
              <w:t xml:space="preserve">หรือ </w:t>
            </w:r>
            <w:r w:rsidR="00835EA7">
              <w:t>“Mobile”</w:t>
            </w:r>
          </w:p>
          <w:p w:rsidR="0039779C" w:rsidP="00387851" w:rsidRDefault="0039779C" w14:paraId="64A97744" w14:textId="2A823650">
            <w:r>
              <w:t xml:space="preserve">Default Service </w:t>
            </w:r>
            <w:r>
              <w:rPr>
                <w:rFonts w:cs="CordiaUPC"/>
                <w:cs/>
              </w:rPr>
              <w:t xml:space="preserve">= </w:t>
            </w:r>
            <w:r>
              <w:t>Product Specification</w:t>
            </w:r>
          </w:p>
          <w:p w:rsidR="0039779C" w:rsidP="00387851" w:rsidRDefault="0039779C" w14:paraId="606A7546" w14:textId="05218DD8">
            <w:pPr>
              <w:rPr>
                <w:cs/>
              </w:rPr>
            </w:pPr>
            <w:r>
              <w:rPr>
                <w:rFonts w:hint="cs"/>
                <w:cs/>
              </w:rPr>
              <w:t>ถ้าไม่ใช่</w:t>
            </w:r>
          </w:p>
          <w:p w:rsidR="00387851" w:rsidP="00387851" w:rsidRDefault="00387851" w14:paraId="2219B11A" w14:textId="77777777">
            <w:pPr>
              <w:pStyle w:val="ListParagraph"/>
              <w:numPr>
                <w:ilvl w:val="0"/>
                <w:numId w:val="372"/>
              </w:numPr>
            </w:pPr>
            <w:r>
              <w:t xml:space="preserve">Music Streaming </w:t>
            </w:r>
            <w:r w:rsidRPr="00367CC5">
              <w:rPr>
                <w:rFonts w:cs="Angsana New"/>
                <w:cs/>
              </w:rPr>
              <w:t>= “</w:t>
            </w:r>
            <w:r>
              <w:t>Music Streaming</w:t>
            </w:r>
            <w:r w:rsidRPr="00367CC5">
              <w:rPr>
                <w:rFonts w:cs="Angsana New"/>
                <w:cs/>
              </w:rPr>
              <w:t>”</w:t>
            </w:r>
          </w:p>
          <w:p w:rsidRPr="00274E85" w:rsidR="00B64451" w:rsidP="00387851" w:rsidRDefault="00B64451" w14:paraId="0C8796A1" w14:textId="77777777">
            <w:pPr>
              <w:pStyle w:val="ListParagraph"/>
              <w:numPr>
                <w:ilvl w:val="0"/>
                <w:numId w:val="372"/>
              </w:numPr>
            </w:pPr>
            <w:r>
              <w:t xml:space="preserve">Karaoke </w:t>
            </w:r>
            <w:r>
              <w:rPr>
                <w:rFonts w:cs="CordiaUPC"/>
                <w:cs/>
              </w:rPr>
              <w:t>= “</w:t>
            </w:r>
            <w:r>
              <w:t>Karaoke</w:t>
            </w:r>
            <w:r>
              <w:rPr>
                <w:rFonts w:cs="CordiaUPC"/>
                <w:cs/>
              </w:rPr>
              <w:t>”</w:t>
            </w:r>
          </w:p>
          <w:p w:rsidR="00F15F08" w:rsidP="003628C0" w:rsidRDefault="00F15F08" w14:paraId="29A78F8A" w14:textId="35BB8736">
            <w:pPr>
              <w:pStyle w:val="ListParagraph"/>
            </w:pPr>
          </w:p>
        </w:tc>
      </w:tr>
      <w:tr w:rsidRPr="008979A8" w:rsidR="00387851" w:rsidTr="00214868" w14:paraId="0323EF40" w14:textId="77777777">
        <w:trPr>
          <w:trHeight w:val="111"/>
        </w:trPr>
        <w:tc>
          <w:tcPr>
            <w:tcW w:w="986" w:type="pct"/>
          </w:tcPr>
          <w:p w:rsidRPr="003A1FD8" w:rsidR="00387851" w:rsidP="00387851" w:rsidRDefault="00387851" w14:paraId="1B11FECC" w14:textId="7D0F3C4B">
            <w:pPr>
              <w:rPr>
                <w:rFonts w:cs="Angsana New"/>
                <w:cs/>
              </w:rPr>
            </w:pPr>
            <w:r>
              <w:rPr>
                <w:rFonts w:cs="Angsana New"/>
              </w:rPr>
              <w:t>cpName</w:t>
            </w:r>
          </w:p>
        </w:tc>
        <w:tc>
          <w:tcPr>
            <w:tcW w:w="940" w:type="pct"/>
            <w:gridSpan w:val="3"/>
          </w:tcPr>
          <w:p w:rsidRPr="000E77DA" w:rsidR="00387851" w:rsidP="00387851" w:rsidRDefault="00387851" w14:paraId="1C6896D4" w14:textId="0CECE0B3">
            <w:pPr>
              <w:pStyle w:val="HeaderTable"/>
              <w:rPr>
                <w:b w:val="0"/>
                <w:bCs/>
              </w:rPr>
            </w:pPr>
            <w:r w:rsidRPr="000E77DA">
              <w:rPr>
                <w:b w:val="0"/>
                <w:bCs/>
              </w:rPr>
              <w:t>Drop Down List</w:t>
            </w:r>
          </w:p>
        </w:tc>
        <w:tc>
          <w:tcPr>
            <w:tcW w:w="3074" w:type="pct"/>
            <w:gridSpan w:val="2"/>
          </w:tcPr>
          <w:p w:rsidR="00387851" w:rsidP="00387851" w:rsidRDefault="00387851" w14:paraId="61FD1D38" w14:textId="25112F1B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Angsana New"/>
                <w:color w:val="FF0000"/>
                <w:cs/>
              </w:rPr>
              <w:t>*</w:t>
            </w:r>
            <w:r>
              <w:rPr>
                <w:color w:val="FF0000"/>
              </w:rPr>
              <w:t>CP Name</w:t>
            </w:r>
          </w:p>
          <w:p w:rsidR="008A7F75" w:rsidP="00387851" w:rsidRDefault="00387851" w14:paraId="54BCF829" w14:textId="77777777">
            <w:r w:rsidRPr="00AE3523">
              <w:rPr>
                <w:rFonts w:cs="CordiaUPC"/>
              </w:rPr>
              <w:t xml:space="preserve">List of Value </w:t>
            </w:r>
            <w:r w:rsidRPr="00AE3523"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</w:p>
          <w:p w:rsidR="00387851" w:rsidP="00387851" w:rsidRDefault="00387851" w14:paraId="63E99EB5" w14:textId="3B0457F0">
            <w:r>
              <w:t>VDO_ZENON_CP_DETAIL_CONFIG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>
              <w:t>STATUS</w:t>
            </w:r>
            <w:r>
              <w:rPr>
                <w:rFonts w:cs="CordiaUPC"/>
                <w:cs/>
              </w:rPr>
              <w:t xml:space="preserve"> = ‘</w:t>
            </w:r>
            <w:r>
              <w:t>Active</w:t>
            </w:r>
            <w:r>
              <w:rPr>
                <w:rFonts w:cs="CordiaUPC"/>
                <w:cs/>
              </w:rPr>
              <w:t xml:space="preserve">’ </w:t>
            </w:r>
            <w:r>
              <w:rPr>
                <w:rFonts w:hint="cs"/>
                <w:cs/>
              </w:rPr>
              <w:t xml:space="preserve">และ </w:t>
            </w:r>
            <w:r>
              <w:t>CATEGORY_TYPE</w:t>
            </w:r>
            <w:r>
              <w:rPr>
                <w:rFonts w:cs="CordiaUPC"/>
                <w:cs/>
              </w:rPr>
              <w:t xml:space="preserve"> </w:t>
            </w:r>
            <w:r w:rsidR="00E133E6">
              <w:rPr>
                <w:rFonts w:cs="CordiaUPC"/>
                <w:cs/>
              </w:rPr>
              <w:t>= “</w:t>
            </w:r>
            <w:r w:rsidR="00E133E6">
              <w:t>Entertainment Partnership</w:t>
            </w:r>
            <w:r w:rsidR="00E133E6">
              <w:rPr>
                <w:rFonts w:cs="CordiaUPC"/>
                <w:cs/>
              </w:rPr>
              <w:t>”</w:t>
            </w:r>
          </w:p>
          <w:p w:rsidR="00387851" w:rsidP="00387851" w:rsidRDefault="00387851" w14:paraId="362236D9" w14:textId="77777777">
            <w:r>
              <w:rPr>
                <w:rFonts w:hint="cs"/>
                <w:cs/>
              </w:rPr>
              <w:t xml:space="preserve">แสดงใน </w:t>
            </w:r>
            <w:r>
              <w:t>Format</w:t>
            </w:r>
          </w:p>
          <w:p w:rsidR="00387851" w:rsidP="00387851" w:rsidRDefault="00387851" w14:paraId="75450D5F" w14:textId="77777777">
            <w:pPr>
              <w:rPr>
                <w:rFonts w:cs="Angsana New"/>
              </w:rPr>
            </w:pPr>
            <w:r>
              <w:t xml:space="preserve">cpId </w:t>
            </w:r>
            <w:r>
              <w:rPr>
                <w:rFonts w:cs="CordiaUPC"/>
                <w:cs/>
              </w:rPr>
              <w:t xml:space="preserve">+ “ : “ + </w:t>
            </w:r>
            <w:r>
              <w:t xml:space="preserve">cpName </w:t>
            </w:r>
          </w:p>
          <w:p w:rsidR="00387851" w:rsidP="00387851" w:rsidRDefault="00387851" w14:paraId="751EDC63" w14:textId="77777777">
            <w:r>
              <w:rPr>
                <w:rFonts w:hint="cs" w:cs="Angsana New"/>
                <w:cs/>
              </w:rPr>
              <w:t xml:space="preserve">เมื่อเลือก </w:t>
            </w:r>
            <w:r>
              <w:rPr>
                <w:rFonts w:cs="Angsana New"/>
              </w:rPr>
              <w:t>cpName</w:t>
            </w:r>
            <w:r>
              <w:rPr>
                <w:rFonts w:cs="Angsana New"/>
                <w:cs/>
              </w:rPr>
              <w:t xml:space="preserve"> ใ</w:t>
            </w:r>
            <w:r>
              <w:rPr>
                <w:rFonts w:hint="cs"/>
                <w:cs/>
              </w:rPr>
              <w:t xml:space="preserve">ห้ระบบ </w:t>
            </w:r>
            <w:r>
              <w:t>Default</w:t>
            </w:r>
            <w:r>
              <w:rPr>
                <w:rFonts w:hint="cs"/>
                <w:cs/>
              </w:rPr>
              <w:t xml:space="preserve"> ค่าดังต่อไปนี้</w:t>
            </w:r>
          </w:p>
          <w:p w:rsidR="00387851" w:rsidP="00387851" w:rsidRDefault="00387851" w14:paraId="3BF9AAF1" w14:textId="77777777">
            <w:pPr>
              <w:pStyle w:val="ListParagraph"/>
              <w:numPr>
                <w:ilvl w:val="0"/>
                <w:numId w:val="372"/>
              </w:numPr>
              <w:rPr>
                <w:rFonts w:cs="Angsana New"/>
              </w:rPr>
            </w:pPr>
            <w:r>
              <w:rPr>
                <w:rFonts w:cs="Angsana New"/>
              </w:rPr>
              <w:t>Ip</w:t>
            </w:r>
          </w:p>
          <w:p w:rsidR="00387851" w:rsidP="00387851" w:rsidRDefault="00387851" w14:paraId="741FA575" w14:textId="77777777">
            <w:pPr>
              <w:pStyle w:val="ListParagraph"/>
              <w:numPr>
                <w:ilvl w:val="0"/>
                <w:numId w:val="372"/>
              </w:numPr>
              <w:rPr>
                <w:rFonts w:cs="Angsana New"/>
              </w:rPr>
            </w:pPr>
            <w:r>
              <w:rPr>
                <w:rFonts w:cs="Angsana New"/>
              </w:rPr>
              <w:t>Port</w:t>
            </w:r>
          </w:p>
          <w:p w:rsidR="00387851" w:rsidP="00387851" w:rsidRDefault="00387851" w14:paraId="7D1B6566" w14:textId="77777777">
            <w:pPr>
              <w:pStyle w:val="ListParagraph"/>
              <w:numPr>
                <w:ilvl w:val="0"/>
                <w:numId w:val="372"/>
              </w:numPr>
              <w:rPr>
                <w:rFonts w:cs="Angsana New"/>
              </w:rPr>
            </w:pPr>
            <w:r>
              <w:rPr>
                <w:rFonts w:cs="Angsana New"/>
              </w:rPr>
              <w:t>accountTrigPath</w:t>
            </w:r>
          </w:p>
          <w:p w:rsidRPr="006947B8" w:rsidR="00387851" w:rsidP="00387851" w:rsidRDefault="00387851" w14:paraId="736EF7C3" w14:textId="1F0DE97A">
            <w:pPr>
              <w:pStyle w:val="ListParagraph"/>
              <w:numPr>
                <w:ilvl w:val="0"/>
                <w:numId w:val="372"/>
              </w:numPr>
              <w:rPr>
                <w:rFonts w:cs="Angsana New"/>
              </w:rPr>
            </w:pPr>
            <w:r w:rsidRPr="006947B8">
              <w:rPr>
                <w:rFonts w:cs="Angsana New"/>
              </w:rPr>
              <w:t>packageTrigPath</w:t>
            </w:r>
          </w:p>
        </w:tc>
      </w:tr>
      <w:tr w:rsidRPr="008979A8" w:rsidR="00387851" w:rsidTr="00214868" w14:paraId="454156A7" w14:textId="77777777">
        <w:trPr>
          <w:trHeight w:val="111"/>
        </w:trPr>
        <w:tc>
          <w:tcPr>
            <w:tcW w:w="986" w:type="pct"/>
          </w:tcPr>
          <w:p w:rsidRPr="003A1FD8" w:rsidR="00387851" w:rsidP="00387851" w:rsidRDefault="00387851" w14:paraId="7DC6AC5A" w14:textId="64362B9C">
            <w:pPr>
              <w:rPr>
                <w:rFonts w:cs="Angsana New"/>
                <w:cs/>
              </w:rPr>
            </w:pPr>
            <w:r>
              <w:rPr>
                <w:rFonts w:hint="cs"/>
                <w:cs/>
              </w:rPr>
              <w:t xml:space="preserve">ปุ่ม </w:t>
            </w:r>
            <w:r>
              <w:t>New</w:t>
            </w:r>
          </w:p>
        </w:tc>
        <w:tc>
          <w:tcPr>
            <w:tcW w:w="940" w:type="pct"/>
            <w:gridSpan w:val="3"/>
          </w:tcPr>
          <w:p w:rsidRPr="000E77DA" w:rsidR="00387851" w:rsidP="00387851" w:rsidRDefault="00387851" w14:paraId="49CEE4E4" w14:textId="0D33F5FD">
            <w:pPr>
              <w:pStyle w:val="HeaderTable"/>
              <w:rPr>
                <w:b w:val="0"/>
                <w:bCs/>
              </w:rPr>
            </w:pPr>
            <w:r w:rsidRPr="000E77DA">
              <w:rPr>
                <w:b w:val="0"/>
                <w:bCs/>
              </w:rPr>
              <w:t>Button</w:t>
            </w:r>
          </w:p>
        </w:tc>
        <w:tc>
          <w:tcPr>
            <w:tcW w:w="3074" w:type="pct"/>
            <w:gridSpan w:val="2"/>
          </w:tcPr>
          <w:p w:rsidR="00387851" w:rsidP="00387851" w:rsidRDefault="00387851" w14:paraId="1D70971F" w14:textId="3BEDD7BB">
            <w:r>
              <w:rPr>
                <w:rFonts w:hint="cs"/>
                <w:cs/>
              </w:rPr>
              <w:t xml:space="preserve">อยู่ด้านหลัง </w:t>
            </w:r>
            <w:r>
              <w:t xml:space="preserve">Field </w:t>
            </w:r>
            <w:r>
              <w:rPr>
                <w:rFonts w:cs="Angsana New"/>
              </w:rPr>
              <w:t>cpName</w:t>
            </w:r>
          </w:p>
          <w:p w:rsidRPr="007D14C9" w:rsidR="00387851" w:rsidP="00387851" w:rsidRDefault="00387851" w14:paraId="212FE3C2" w14:textId="0C4D83C7">
            <w:pPr>
              <w:rPr>
                <w:rFonts w:cs="Angsana New"/>
                <w:cs/>
              </w:rPr>
            </w:pPr>
            <w:r>
              <w:rPr>
                <w:rFonts w:hint="cs"/>
                <w:cs/>
              </w:rPr>
              <w:t xml:space="preserve">เมื่อกดปุ่มให้ทำการแสดง </w:t>
            </w:r>
            <w:r>
              <w:t xml:space="preserve">popup </w:t>
            </w:r>
            <w:r>
              <w:rPr>
                <w:rFonts w:hint="cs"/>
                <w:cs/>
              </w:rPr>
              <w:t xml:space="preserve">ที่ </w:t>
            </w:r>
            <w:r>
              <w:t xml:space="preserve">section Create </w:t>
            </w:r>
            <w:r>
              <w:rPr>
                <w:rFonts w:cs="Angsana New"/>
              </w:rPr>
              <w:t>CP Name</w:t>
            </w:r>
          </w:p>
        </w:tc>
      </w:tr>
      <w:tr w:rsidRPr="008979A8" w:rsidR="003B6893" w:rsidTr="00214868" w14:paraId="4B7BCB02" w14:textId="77777777">
        <w:trPr>
          <w:trHeight w:val="111"/>
        </w:trPr>
        <w:tc>
          <w:tcPr>
            <w:tcW w:w="986" w:type="pct"/>
          </w:tcPr>
          <w:p w:rsidR="003B6893" w:rsidP="003B6893" w:rsidRDefault="003B6893" w14:paraId="30EB3767" w14:textId="6180C9F7">
            <w:pPr>
              <w:rPr>
                <w:cs/>
              </w:rPr>
            </w:pPr>
            <w:r>
              <w:rPr>
                <w:color w:val="000000" w:themeColor="text1"/>
              </w:rPr>
              <w:t>platform</w:t>
            </w:r>
          </w:p>
        </w:tc>
        <w:tc>
          <w:tcPr>
            <w:tcW w:w="940" w:type="pct"/>
            <w:gridSpan w:val="3"/>
          </w:tcPr>
          <w:p w:rsidRPr="0069290F" w:rsidR="003B6893" w:rsidP="003B6893" w:rsidRDefault="003B6893" w14:paraId="4AB92742" w14:textId="24D0E56B">
            <w:pPr>
              <w:pStyle w:val="HeaderTable"/>
              <w:rPr>
                <w:b w:val="0"/>
                <w:bCs/>
              </w:rPr>
            </w:pPr>
            <w:r w:rsidRPr="0069290F">
              <w:rPr>
                <w:b w:val="0"/>
                <w:bCs/>
              </w:rPr>
              <w:t>Drop Down List</w:t>
            </w:r>
          </w:p>
        </w:tc>
        <w:tc>
          <w:tcPr>
            <w:tcW w:w="3074" w:type="pct"/>
            <w:gridSpan w:val="2"/>
          </w:tcPr>
          <w:p w:rsidR="003B6893" w:rsidP="003B6893" w:rsidRDefault="003B6893" w14:paraId="7CFE07CB" w14:textId="599C4BD7">
            <w:pPr>
              <w:rPr>
                <w:color w:val="FF0000"/>
              </w:rPr>
            </w:pPr>
            <w:r>
              <w:rPr>
                <w:color w:val="000000" w:themeColor="text1"/>
              </w:rPr>
              <w:t xml:space="preserve">Label </w:t>
            </w:r>
            <w:r>
              <w:rPr>
                <w:rFonts w:cs="Angsana New"/>
                <w:color w:val="000000" w:themeColor="text1"/>
                <w:cs/>
              </w:rPr>
              <w:t xml:space="preserve">: </w:t>
            </w:r>
            <w:r>
              <w:rPr>
                <w:rFonts w:cs="Angsana New"/>
                <w:color w:val="FF0000"/>
                <w:cs/>
              </w:rPr>
              <w:t>*</w:t>
            </w:r>
            <w:r>
              <w:rPr>
                <w:color w:val="FF0000"/>
              </w:rPr>
              <w:t>Platform</w:t>
            </w:r>
          </w:p>
          <w:p w:rsidR="00F15F08" w:rsidP="003B6893" w:rsidRDefault="00F15F08" w14:paraId="5C165F54" w14:textId="576EC946">
            <w:pPr>
              <w:rPr>
                <w:color w:val="000000" w:themeColor="text1"/>
              </w:rPr>
            </w:pPr>
            <w:r>
              <w:rPr>
                <w:rFonts w:hint="cs"/>
                <w:color w:val="FF0000"/>
                <w:cs/>
              </w:rPr>
              <w:t xml:space="preserve">ถ้า </w:t>
            </w:r>
            <w:r>
              <w:rPr>
                <w:color w:val="FF0000"/>
              </w:rPr>
              <w:t xml:space="preserve">PO_GROUP </w:t>
            </w:r>
            <w:r>
              <w:rPr>
                <w:rFonts w:cs="CordiaUPC"/>
                <w:color w:val="FF0000"/>
                <w:cs/>
              </w:rPr>
              <w:t>= “</w:t>
            </w:r>
            <w:r>
              <w:rPr>
                <w:color w:val="FF0000"/>
              </w:rPr>
              <w:t>Music</w:t>
            </w:r>
            <w:r>
              <w:rPr>
                <w:rFonts w:cs="CordiaUPC"/>
                <w:color w:val="FF0000"/>
                <w:cs/>
              </w:rPr>
              <w:t>”</w:t>
            </w:r>
          </w:p>
          <w:p w:rsidR="003B6893" w:rsidP="003B6893" w:rsidRDefault="003B6893" w14:paraId="52EDA03B" w14:textId="31E9EF69">
            <w:pPr>
              <w:rPr>
                <w:rFonts w:cs="CordiaUPC"/>
              </w:rPr>
            </w:pPr>
            <w:r w:rsidRPr="00AE3523">
              <w:rPr>
                <w:rFonts w:cs="CordiaUPC"/>
              </w:rPr>
              <w:t xml:space="preserve">List of Value </w:t>
            </w:r>
            <w:r w:rsidRPr="00AE3523"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‘</w:t>
            </w:r>
            <w:r w:rsidR="0069290F">
              <w:rPr>
                <w:rFonts w:cs="CordiaUPC"/>
              </w:rPr>
              <w:t xml:space="preserve">Music </w:t>
            </w:r>
            <w:r>
              <w:rPr>
                <w:rFonts w:cs="CordiaUPC"/>
              </w:rPr>
              <w:t>Platform</w:t>
            </w:r>
            <w:r>
              <w:rPr>
                <w:rFonts w:cs="Angsana New"/>
                <w:cs/>
              </w:rPr>
              <w:t>’</w:t>
            </w:r>
          </w:p>
          <w:p w:rsidR="006360C9" w:rsidP="0069290F" w:rsidRDefault="003B6893" w14:paraId="4BEE9FF1" w14:textId="77777777">
            <w:pPr>
              <w:rPr>
                <w:rFonts w:cs="Angsana New"/>
              </w:rPr>
            </w:pPr>
            <w:r>
              <w:rPr>
                <w:rFonts w:cs="CordiaUPC"/>
              </w:rPr>
              <w:t xml:space="preserve">Default Value </w:t>
            </w:r>
            <w:r>
              <w:rPr>
                <w:rFonts w:cs="Angsana New"/>
                <w:cs/>
              </w:rPr>
              <w:t xml:space="preserve">: </w:t>
            </w:r>
          </w:p>
          <w:p w:rsidR="003B6893" w:rsidP="00961054" w:rsidRDefault="008812E0" w14:paraId="4B2F0503" w14:textId="4CED7000">
            <w:pPr>
              <w:pStyle w:val="ListParagraph"/>
              <w:numPr>
                <w:ilvl w:val="0"/>
                <w:numId w:val="134"/>
              </w:numPr>
            </w:pPr>
            <w:r w:rsidRPr="00961054">
              <w:rPr>
                <w:rFonts w:cs="Angsana New"/>
                <w:cs/>
              </w:rPr>
              <w:t xml:space="preserve">ถ้า </w:t>
            </w:r>
            <w:r w:rsidRPr="00961054">
              <w:rPr>
                <w:rFonts w:cs="Angsana New"/>
              </w:rPr>
              <w:t xml:space="preserve">service </w:t>
            </w:r>
            <w:r w:rsidRPr="006360C9">
              <w:rPr>
                <w:rFonts w:cs="CordiaUPC"/>
                <w:cs/>
              </w:rPr>
              <w:t xml:space="preserve">= </w:t>
            </w:r>
            <w:r>
              <w:t>Music Streaming</w:t>
            </w:r>
            <w:r w:rsidRPr="00961054">
              <w:rPr>
                <w:rFonts w:cs="Angsana New"/>
                <w:cs/>
              </w:rPr>
              <w:t xml:space="preserve"> ให้ </w:t>
            </w:r>
            <w:r w:rsidRPr="00961054">
              <w:rPr>
                <w:rFonts w:cs="Angsana New"/>
              </w:rPr>
              <w:t xml:space="preserve">Default </w:t>
            </w:r>
            <w:r w:rsidRPr="00961054" w:rsidR="003B6893">
              <w:rPr>
                <w:rFonts w:cs="Angsana New"/>
                <w:cs/>
              </w:rPr>
              <w:t>“</w:t>
            </w:r>
            <w:r w:rsidRPr="006360C9" w:rsidR="0069290F">
              <w:rPr>
                <w:rFonts w:cs="CordiaUPC"/>
              </w:rPr>
              <w:t>Music Streaming</w:t>
            </w:r>
            <w:r w:rsidRPr="00961054" w:rsidR="003B6893">
              <w:rPr>
                <w:rFonts w:cs="Angsana New"/>
                <w:cs/>
              </w:rPr>
              <w:t>”</w:t>
            </w:r>
          </w:p>
          <w:p w:rsidRPr="00961054" w:rsidR="008812E0" w:rsidP="00961054" w:rsidRDefault="008812E0" w14:paraId="0270A9BA" w14:textId="77777777">
            <w:pPr>
              <w:pStyle w:val="ListParagraph"/>
              <w:numPr>
                <w:ilvl w:val="0"/>
                <w:numId w:val="134"/>
              </w:numPr>
              <w:rPr>
                <w:rFonts w:cs="Angsana New"/>
              </w:rPr>
            </w:pPr>
            <w:r w:rsidRPr="00961054">
              <w:rPr>
                <w:rFonts w:cs="Angsana New"/>
                <w:cs/>
              </w:rPr>
              <w:t xml:space="preserve">ถ้า </w:t>
            </w:r>
            <w:r w:rsidRPr="00961054">
              <w:rPr>
                <w:rFonts w:cs="Angsana New"/>
              </w:rPr>
              <w:t xml:space="preserve">service </w:t>
            </w:r>
            <w:r w:rsidRPr="006360C9">
              <w:rPr>
                <w:rFonts w:cs="CordiaUPC"/>
                <w:cs/>
              </w:rPr>
              <w:t xml:space="preserve">= </w:t>
            </w:r>
            <w:r>
              <w:t xml:space="preserve">Karaoke </w:t>
            </w:r>
            <w:r w:rsidRPr="00961054">
              <w:rPr>
                <w:rFonts w:cs="Angsana New"/>
                <w:cs/>
              </w:rPr>
              <w:t xml:space="preserve">ให้ </w:t>
            </w:r>
            <w:r w:rsidRPr="00961054">
              <w:rPr>
                <w:rFonts w:cs="Angsana New"/>
              </w:rPr>
              <w:t xml:space="preserve">Default </w:t>
            </w:r>
            <w:r w:rsidRPr="00961054">
              <w:rPr>
                <w:rFonts w:cs="Angsana New"/>
                <w:cs/>
              </w:rPr>
              <w:t>“</w:t>
            </w:r>
            <w:r w:rsidRPr="006360C9">
              <w:rPr>
                <w:rFonts w:cs="CordiaUPC"/>
              </w:rPr>
              <w:t>AIS Play</w:t>
            </w:r>
            <w:r w:rsidRPr="00961054">
              <w:rPr>
                <w:rFonts w:cs="Angsana New"/>
                <w:cs/>
              </w:rPr>
              <w:t>”</w:t>
            </w:r>
          </w:p>
          <w:p w:rsidR="00F15F08" w:rsidP="008812E0" w:rsidRDefault="00F15F08" w14:paraId="7D1E7BFE" w14:textId="77777777">
            <w:r>
              <w:rPr>
                <w:rFonts w:hint="cs"/>
                <w:cs/>
              </w:rPr>
              <w:t xml:space="preserve">ถ้า </w:t>
            </w:r>
            <w:r>
              <w:t xml:space="preserve">PO_GROUP </w:t>
            </w:r>
            <w:r>
              <w:rPr>
                <w:rFonts w:cs="CordiaUPC"/>
                <w:cs/>
              </w:rPr>
              <w:t>= “</w:t>
            </w:r>
            <w:r>
              <w:t>Entertainment Partnership</w:t>
            </w:r>
            <w:r>
              <w:rPr>
                <w:rFonts w:cs="CordiaUPC"/>
                <w:cs/>
              </w:rPr>
              <w:t>”</w:t>
            </w:r>
          </w:p>
          <w:p w:rsidRPr="00274E85" w:rsidR="00F01375" w:rsidRDefault="00F01375" w14:paraId="3C23FBB3" w14:textId="5BC2D2EA">
            <w:pPr>
              <w:rPr>
                <w:rFonts w:cs="Angsana New"/>
              </w:rPr>
            </w:pPr>
            <w:r w:rsidRPr="00AE3523">
              <w:rPr>
                <w:rFonts w:cs="CordiaUPC"/>
              </w:rPr>
              <w:t xml:space="preserve">List of Value </w:t>
            </w:r>
            <w:r w:rsidRPr="00AE3523"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‘</w:t>
            </w:r>
            <w:r>
              <w:t>Entertainment Partnership</w:t>
            </w:r>
            <w:r>
              <w:rPr>
                <w:rFonts w:cs="CordiaUPC"/>
              </w:rPr>
              <w:t xml:space="preserve"> Platform</w:t>
            </w:r>
            <w:r>
              <w:rPr>
                <w:rFonts w:cs="Angsana New"/>
                <w:cs/>
              </w:rPr>
              <w:t>’</w:t>
            </w:r>
          </w:p>
        </w:tc>
      </w:tr>
      <w:tr w:rsidRPr="008979A8" w:rsidR="003B6893" w:rsidTr="00214868" w14:paraId="5A78A79F" w14:textId="77777777">
        <w:trPr>
          <w:trHeight w:val="111"/>
        </w:trPr>
        <w:tc>
          <w:tcPr>
            <w:tcW w:w="986" w:type="pct"/>
          </w:tcPr>
          <w:p w:rsidRPr="003A1FD8" w:rsidR="003B6893" w:rsidP="003B6893" w:rsidRDefault="003B6893" w14:paraId="3677082A" w14:textId="7673DA11">
            <w:pPr>
              <w:rPr>
                <w:rFonts w:cs="Angsana New"/>
                <w:cs/>
              </w:rPr>
            </w:pPr>
            <w:r>
              <w:rPr>
                <w:rFonts w:cs="Angsana New"/>
              </w:rPr>
              <w:t>ip</w:t>
            </w:r>
          </w:p>
        </w:tc>
        <w:tc>
          <w:tcPr>
            <w:tcW w:w="940" w:type="pct"/>
            <w:gridSpan w:val="3"/>
          </w:tcPr>
          <w:p w:rsidRPr="000E77DA" w:rsidR="003B6893" w:rsidP="003B6893" w:rsidRDefault="003B6893" w14:paraId="0F81041C" w14:textId="5581A427">
            <w:pPr>
              <w:pStyle w:val="HeaderTable"/>
              <w:rPr>
                <w:b w:val="0"/>
                <w:bCs/>
              </w:rPr>
            </w:pPr>
            <w:r w:rsidRPr="000E77DA">
              <w:rPr>
                <w:b w:val="0"/>
                <w:bCs/>
              </w:rPr>
              <w:t>Text Box</w:t>
            </w:r>
          </w:p>
        </w:tc>
        <w:tc>
          <w:tcPr>
            <w:tcW w:w="3074" w:type="pct"/>
            <w:gridSpan w:val="2"/>
          </w:tcPr>
          <w:p w:rsidR="003B6893" w:rsidP="003B6893" w:rsidRDefault="003B6893" w14:paraId="1F6AAAE1" w14:textId="77777777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Angsana New"/>
                <w:color w:val="FF0000"/>
                <w:cs/>
              </w:rPr>
              <w:t>*</w:t>
            </w:r>
            <w:r>
              <w:rPr>
                <w:color w:val="FF0000"/>
              </w:rPr>
              <w:t>IP</w:t>
            </w:r>
          </w:p>
          <w:p w:rsidRPr="000E77DA" w:rsidR="003B6893" w:rsidP="003B6893" w:rsidRDefault="003B6893" w14:paraId="63875945" w14:textId="5A2A3980">
            <w:pPr>
              <w:rPr>
                <w:cs/>
              </w:rPr>
            </w:pPr>
            <w:r>
              <w:t>Disable</w:t>
            </w:r>
          </w:p>
        </w:tc>
      </w:tr>
      <w:tr w:rsidRPr="008979A8" w:rsidR="003B6893" w:rsidTr="00214868" w14:paraId="707AF6F1" w14:textId="77777777">
        <w:trPr>
          <w:trHeight w:val="111"/>
        </w:trPr>
        <w:tc>
          <w:tcPr>
            <w:tcW w:w="986" w:type="pct"/>
          </w:tcPr>
          <w:p w:rsidRPr="003A1FD8" w:rsidR="003B6893" w:rsidP="003B6893" w:rsidRDefault="003B6893" w14:paraId="32B99699" w14:textId="14757978">
            <w:pPr>
              <w:rPr>
                <w:rFonts w:cs="Angsana New"/>
                <w:cs/>
              </w:rPr>
            </w:pPr>
            <w:r>
              <w:rPr>
                <w:rFonts w:cs="Angsana New"/>
              </w:rPr>
              <w:t>port</w:t>
            </w:r>
          </w:p>
        </w:tc>
        <w:tc>
          <w:tcPr>
            <w:tcW w:w="940" w:type="pct"/>
            <w:gridSpan w:val="3"/>
          </w:tcPr>
          <w:p w:rsidRPr="000E77DA" w:rsidR="003B6893" w:rsidP="003B6893" w:rsidRDefault="003B6893" w14:paraId="14D334CA" w14:textId="14E06675">
            <w:pPr>
              <w:pStyle w:val="HeaderTable"/>
              <w:rPr>
                <w:b w:val="0"/>
                <w:bCs/>
              </w:rPr>
            </w:pPr>
            <w:r w:rsidRPr="000E77DA">
              <w:rPr>
                <w:b w:val="0"/>
                <w:bCs/>
              </w:rPr>
              <w:t>Text Box</w:t>
            </w:r>
          </w:p>
        </w:tc>
        <w:tc>
          <w:tcPr>
            <w:tcW w:w="3074" w:type="pct"/>
            <w:gridSpan w:val="2"/>
          </w:tcPr>
          <w:p w:rsidR="003B6893" w:rsidP="003B6893" w:rsidRDefault="003B6893" w14:paraId="38787E21" w14:textId="77777777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Angsana New"/>
                <w:color w:val="FF0000"/>
                <w:cs/>
              </w:rPr>
              <w:t>*</w:t>
            </w:r>
            <w:r>
              <w:rPr>
                <w:color w:val="FF0000"/>
              </w:rPr>
              <w:t>Port</w:t>
            </w:r>
          </w:p>
          <w:p w:rsidRPr="000E77DA" w:rsidR="003B6893" w:rsidP="003B6893" w:rsidRDefault="003B6893" w14:paraId="059CEE9F" w14:textId="018B76EF">
            <w:pPr>
              <w:rPr>
                <w:cs/>
              </w:rPr>
            </w:pPr>
            <w:r>
              <w:t>Disable</w:t>
            </w:r>
          </w:p>
        </w:tc>
      </w:tr>
      <w:tr w:rsidRPr="008979A8" w:rsidR="003B6893" w:rsidTr="00214868" w14:paraId="1E86C149" w14:textId="77777777">
        <w:trPr>
          <w:trHeight w:val="111"/>
        </w:trPr>
        <w:tc>
          <w:tcPr>
            <w:tcW w:w="986" w:type="pct"/>
          </w:tcPr>
          <w:p w:rsidRPr="003A1FD8" w:rsidR="003B6893" w:rsidP="003B6893" w:rsidRDefault="003B6893" w14:paraId="386069B2" w14:textId="79C1B7EC">
            <w:pPr>
              <w:rPr>
                <w:rFonts w:cs="Angsana New"/>
                <w:cs/>
              </w:rPr>
            </w:pPr>
            <w:r>
              <w:rPr>
                <w:rFonts w:cs="Angsana New"/>
              </w:rPr>
              <w:t>accountTrigPath</w:t>
            </w:r>
          </w:p>
        </w:tc>
        <w:tc>
          <w:tcPr>
            <w:tcW w:w="940" w:type="pct"/>
            <w:gridSpan w:val="3"/>
          </w:tcPr>
          <w:p w:rsidRPr="000E77DA" w:rsidR="003B6893" w:rsidP="003B6893" w:rsidRDefault="003B6893" w14:paraId="65C3AC1A" w14:textId="7FC75FA1">
            <w:pPr>
              <w:pStyle w:val="HeaderTable"/>
              <w:rPr>
                <w:b w:val="0"/>
                <w:bCs/>
              </w:rPr>
            </w:pPr>
            <w:r w:rsidRPr="000E77DA">
              <w:rPr>
                <w:b w:val="0"/>
                <w:bCs/>
              </w:rPr>
              <w:t>Text Box</w:t>
            </w:r>
          </w:p>
        </w:tc>
        <w:tc>
          <w:tcPr>
            <w:tcW w:w="3074" w:type="pct"/>
            <w:gridSpan w:val="2"/>
          </w:tcPr>
          <w:p w:rsidR="003B6893" w:rsidP="003B6893" w:rsidRDefault="003B6893" w14:paraId="63811194" w14:textId="77777777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Angsana New"/>
                <w:color w:val="FF0000"/>
                <w:cs/>
              </w:rPr>
              <w:t>*</w:t>
            </w:r>
            <w:r>
              <w:rPr>
                <w:color w:val="FF0000"/>
              </w:rPr>
              <w:t>Account Trig Path</w:t>
            </w:r>
          </w:p>
          <w:p w:rsidRPr="000E77DA" w:rsidR="003B6893" w:rsidP="003B6893" w:rsidRDefault="003B6893" w14:paraId="1EAE4481" w14:textId="698C4769">
            <w:pPr>
              <w:rPr>
                <w:cs/>
              </w:rPr>
            </w:pPr>
            <w:r>
              <w:t>Disable</w:t>
            </w:r>
          </w:p>
        </w:tc>
      </w:tr>
      <w:tr w:rsidRPr="008979A8" w:rsidR="003B6893" w:rsidTr="00214868" w14:paraId="55F2993A" w14:textId="77777777">
        <w:trPr>
          <w:trHeight w:val="111"/>
        </w:trPr>
        <w:tc>
          <w:tcPr>
            <w:tcW w:w="986" w:type="pct"/>
          </w:tcPr>
          <w:p w:rsidRPr="003A1FD8" w:rsidR="003B6893" w:rsidP="003B6893" w:rsidRDefault="003B6893" w14:paraId="32B1DEBE" w14:textId="17B9D5F1">
            <w:pPr>
              <w:rPr>
                <w:rFonts w:cs="Angsana New"/>
                <w:cs/>
              </w:rPr>
            </w:pPr>
            <w:r>
              <w:rPr>
                <w:rFonts w:cs="Angsana New"/>
              </w:rPr>
              <w:t>packageTrigPath</w:t>
            </w:r>
          </w:p>
        </w:tc>
        <w:tc>
          <w:tcPr>
            <w:tcW w:w="940" w:type="pct"/>
            <w:gridSpan w:val="3"/>
          </w:tcPr>
          <w:p w:rsidRPr="000E77DA" w:rsidR="003B6893" w:rsidP="003B6893" w:rsidRDefault="003B6893" w14:paraId="6CBAF4F7" w14:textId="1EACAE7C">
            <w:pPr>
              <w:pStyle w:val="HeaderTable"/>
              <w:rPr>
                <w:b w:val="0"/>
                <w:bCs/>
              </w:rPr>
            </w:pPr>
            <w:r w:rsidRPr="000E77DA">
              <w:rPr>
                <w:b w:val="0"/>
                <w:bCs/>
              </w:rPr>
              <w:t>Text Box</w:t>
            </w:r>
          </w:p>
        </w:tc>
        <w:tc>
          <w:tcPr>
            <w:tcW w:w="3074" w:type="pct"/>
            <w:gridSpan w:val="2"/>
          </w:tcPr>
          <w:p w:rsidR="003B6893" w:rsidP="003B6893" w:rsidRDefault="003B6893" w14:paraId="1D6F1C22" w14:textId="77777777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Angsana New"/>
                <w:color w:val="FF0000"/>
                <w:cs/>
              </w:rPr>
              <w:t>*</w:t>
            </w:r>
            <w:r>
              <w:rPr>
                <w:color w:val="FF0000"/>
              </w:rPr>
              <w:t>Package Trig Path</w:t>
            </w:r>
          </w:p>
          <w:p w:rsidRPr="000E77DA" w:rsidR="003B6893" w:rsidP="003B6893" w:rsidRDefault="003B6893" w14:paraId="5B548EAE" w14:textId="4A96FD86">
            <w:pPr>
              <w:rPr>
                <w:cs/>
              </w:rPr>
            </w:pPr>
            <w:r>
              <w:t>Disable</w:t>
            </w:r>
          </w:p>
        </w:tc>
      </w:tr>
      <w:tr w:rsidRPr="008979A8" w:rsidR="00037317" w:rsidTr="000E77DA" w14:paraId="35FFF5CE" w14:textId="77777777">
        <w:trPr>
          <w:trHeight w:val="111"/>
        </w:trPr>
        <w:tc>
          <w:tcPr>
            <w:tcW w:w="5000" w:type="pct"/>
            <w:gridSpan w:val="6"/>
            <w:shd w:val="clear" w:color="auto" w:fill="C2D69B" w:themeFill="accent3" w:themeFillTint="99"/>
          </w:tcPr>
          <w:p w:rsidR="00037317" w:rsidP="003B6893" w:rsidRDefault="00AC0079" w14:paraId="31812A5C" w14:textId="1A122CA8">
            <w:pPr>
              <w:pStyle w:val="HeaderTable"/>
              <w:rPr>
                <w:color w:val="000000" w:themeColor="text1"/>
              </w:rPr>
            </w:pPr>
            <w:r>
              <w:rPr>
                <w:rFonts w:hint="cs"/>
                <w:cs/>
                <w:lang w:bidi="th-TH"/>
              </w:rPr>
              <w:t>ถ้า</w:t>
            </w:r>
            <w:r w:rsidR="00037317">
              <w:rPr>
                <w:rFonts w:hint="cs"/>
                <w:cs/>
                <w:lang w:bidi="th-TH"/>
              </w:rPr>
              <w:t>ดึงข้อมูล</w:t>
            </w:r>
            <w:r w:rsidRPr="002B59E6" w:rsidR="00037317">
              <w:rPr>
                <w:rFonts w:hint="cs"/>
                <w:cs/>
                <w:lang w:bidi="th-TH"/>
              </w:rPr>
              <w:t>จาก</w:t>
            </w:r>
            <w:r w:rsidR="00037317">
              <w:rPr>
                <w:rFonts w:hint="cs"/>
                <w:cs/>
                <w:lang w:bidi="th-TH"/>
              </w:rPr>
              <w:t xml:space="preserve"> </w:t>
            </w:r>
            <w:r w:rsidR="00037317">
              <w:t xml:space="preserve">DB </w:t>
            </w:r>
            <w:r w:rsidR="00037317">
              <w:rPr>
                <w:rFonts w:hint="cs"/>
                <w:cs/>
                <w:lang w:bidi="th-TH"/>
              </w:rPr>
              <w:t>ที่</w:t>
            </w:r>
            <w:r w:rsidR="00037317">
              <w:t xml:space="preserve"> Table</w:t>
            </w:r>
            <w:r w:rsidR="00037317">
              <w:rPr>
                <w:rFonts w:hint="cs"/>
                <w:cs/>
                <w:lang w:bidi="th-TH"/>
              </w:rPr>
              <w:t xml:space="preserve"> </w:t>
            </w:r>
            <w:r w:rsidR="00037317">
              <w:t>FLW_CFG_LOV</w:t>
            </w:r>
            <w:r w:rsidRPr="002B59E6" w:rsidR="00037317">
              <w:rPr>
                <w:rFonts w:cs="Angsana New"/>
                <w:cs/>
                <w:lang w:bidi="th-TH"/>
              </w:rPr>
              <w:t xml:space="preserve"> </w:t>
            </w:r>
            <w:r w:rsidR="00037317">
              <w:rPr>
                <w:rFonts w:hint="cs"/>
                <w:cs/>
                <w:lang w:bidi="th-TH"/>
              </w:rPr>
              <w:t xml:space="preserve">โดย </w:t>
            </w:r>
            <w:r w:rsidRPr="008F4D5E" w:rsidR="00037317">
              <w:t>group_type</w:t>
            </w:r>
            <w:r w:rsidR="00037317">
              <w:rPr>
                <w:rFonts w:hint="cs"/>
                <w:cs/>
                <w:lang w:bidi="th-TH"/>
              </w:rPr>
              <w:t xml:space="preserve"> </w:t>
            </w:r>
            <w:r w:rsidR="00037317">
              <w:rPr>
                <w:rFonts w:cs="Angsana New"/>
                <w:cs/>
                <w:lang w:bidi="th-TH"/>
              </w:rPr>
              <w:t>=</w:t>
            </w:r>
            <w:r w:rsidRPr="002B59E6" w:rsidR="00037317">
              <w:rPr>
                <w:rFonts w:cs="Angsana New"/>
                <w:cs/>
                <w:lang w:bidi="th-TH"/>
              </w:rPr>
              <w:t xml:space="preserve"> </w:t>
            </w:r>
            <w:r w:rsidR="00037317">
              <w:rPr>
                <w:rFonts w:cs="Angsana New"/>
                <w:cs/>
                <w:lang w:bidi="th-TH"/>
              </w:rPr>
              <w:t>‘</w:t>
            </w:r>
            <w:r w:rsidRPr="00037317" w:rsidR="00037317">
              <w:t>VDO Vimmi Product Generate</w:t>
            </w:r>
            <w:r w:rsidR="00037317">
              <w:rPr>
                <w:rFonts w:cs="Angsana New"/>
                <w:cs/>
                <w:lang w:bidi="th-TH"/>
              </w:rPr>
              <w:t>’</w:t>
            </w:r>
            <w:r w:rsidR="00037317">
              <w:rPr>
                <w:rFonts w:hint="cs" w:cs="Angsana New"/>
                <w:cs/>
                <w:lang w:bidi="th-TH"/>
              </w:rPr>
              <w:t xml:space="preserve"> </w:t>
            </w:r>
            <w:r w:rsidR="00037317">
              <w:rPr>
                <w:bCs/>
                <w:cs/>
                <w:lang w:bidi="th-TH"/>
              </w:rPr>
              <w:t>แ</w:t>
            </w:r>
            <w:r w:rsidR="00037317">
              <w:rPr>
                <w:rFonts w:hint="cs" w:cs="Angsana New"/>
                <w:cs/>
                <w:lang w:bidi="th-TH"/>
              </w:rPr>
              <w:t xml:space="preserve">ละ </w:t>
            </w:r>
            <w:r w:rsidR="00037317">
              <w:rPr>
                <w:rFonts w:cs="Angsana New"/>
                <w:lang w:bidi="th-TH"/>
              </w:rPr>
              <w:t xml:space="preserve">lov_type </w:t>
            </w:r>
            <w:r w:rsidR="00037317">
              <w:rPr>
                <w:bCs/>
                <w:cs/>
                <w:lang w:bidi="th-TH"/>
              </w:rPr>
              <w:t xml:space="preserve">= </w:t>
            </w:r>
            <w:r w:rsidR="00037317">
              <w:rPr>
                <w:rFonts w:cs="Angsana New"/>
              </w:rPr>
              <w:t xml:space="preserve">cpName </w:t>
            </w:r>
            <w:r w:rsidR="00037317">
              <w:rPr>
                <w:rFonts w:hint="cs" w:cs="Angsana New"/>
                <w:cs/>
                <w:lang w:bidi="th-TH"/>
              </w:rPr>
              <w:t>และ l</w:t>
            </w:r>
            <w:r w:rsidR="00037317">
              <w:rPr>
                <w:rFonts w:cs="Angsana New"/>
                <w:lang w:bidi="th-TH"/>
              </w:rPr>
              <w:t>ov_val</w:t>
            </w:r>
            <w:r>
              <w:rPr>
                <w:rFonts w:hint="cs" w:cs="Angsana New"/>
                <w:cs/>
                <w:lang w:bidi="th-TH"/>
              </w:rPr>
              <w:t>4</w:t>
            </w:r>
            <w:r w:rsidR="00037317">
              <w:rPr>
                <w:rFonts w:hint="cs" w:cs="Angsana New"/>
                <w:cs/>
                <w:lang w:bidi="th-TH"/>
              </w:rPr>
              <w:t xml:space="preserve"> ประกอบด้วย </w:t>
            </w:r>
            <w:r w:rsidR="00037317">
              <w:rPr>
                <w:color w:val="000000" w:themeColor="text1"/>
              </w:rPr>
              <w:t>platform</w:t>
            </w:r>
          </w:p>
          <w:p w:rsidR="00037317" w:rsidP="00037317" w:rsidRDefault="00037317" w14:paraId="5AABB917" w14:textId="02B9AEB6">
            <w:pPr>
              <w:pStyle w:val="HeaderTable"/>
              <w:numPr>
                <w:ilvl w:val="0"/>
                <w:numId w:val="409"/>
              </w:numPr>
              <w:rPr>
                <w:lang w:bidi="th-TH"/>
              </w:rPr>
            </w:pPr>
            <w:r>
              <w:rPr>
                <w:rFonts w:hint="cs"/>
                <w:cs/>
                <w:lang w:bidi="th-TH"/>
              </w:rPr>
              <w:t xml:space="preserve">ถ้าหาเจอให้ไปที่ </w:t>
            </w:r>
            <w:r w:rsidR="00EF75D1">
              <w:t>For Vimmi</w:t>
            </w:r>
          </w:p>
          <w:p w:rsidR="00037317" w:rsidP="00C42ED9" w:rsidRDefault="00037317" w14:paraId="21CFA52A" w14:textId="05842303">
            <w:pPr>
              <w:pStyle w:val="HeaderTable"/>
              <w:numPr>
                <w:ilvl w:val="0"/>
                <w:numId w:val="409"/>
              </w:numPr>
              <w:rPr>
                <w:lang w:bidi="th-TH"/>
              </w:rPr>
            </w:pPr>
            <w:r>
              <w:rPr>
                <w:rFonts w:hint="cs"/>
                <w:cs/>
                <w:lang w:bidi="th-TH"/>
              </w:rPr>
              <w:t xml:space="preserve">ถ้าหาไม่เจอให้ไปที่ </w:t>
            </w:r>
            <w:r>
              <w:t>Partner App ID Section</w:t>
            </w:r>
          </w:p>
        </w:tc>
      </w:tr>
      <w:tr w:rsidRPr="008979A8" w:rsidR="003B6893" w:rsidTr="000E77DA" w14:paraId="2F12A8C9" w14:textId="77777777">
        <w:trPr>
          <w:trHeight w:val="111"/>
        </w:trPr>
        <w:tc>
          <w:tcPr>
            <w:tcW w:w="5000" w:type="pct"/>
            <w:gridSpan w:val="6"/>
            <w:shd w:val="clear" w:color="auto" w:fill="C2D69B" w:themeFill="accent3" w:themeFillTint="99"/>
          </w:tcPr>
          <w:p w:rsidRPr="000E77DA" w:rsidR="003B6893" w:rsidP="003B6893" w:rsidRDefault="003B6893" w14:paraId="20927EAE" w14:textId="2F27BAD2">
            <w:pPr>
              <w:pStyle w:val="HeaderTable"/>
              <w:rPr>
                <w:bCs/>
                <w:rtl/>
                <w:cs/>
              </w:rPr>
            </w:pPr>
            <w:r>
              <w:t>Partner App ID Section</w:t>
            </w:r>
          </w:p>
        </w:tc>
      </w:tr>
      <w:tr w:rsidRPr="008979A8" w:rsidR="003B6893" w:rsidTr="000E77DA" w14:paraId="343B8A1A" w14:textId="77777777">
        <w:trPr>
          <w:trHeight w:val="111"/>
        </w:trPr>
        <w:tc>
          <w:tcPr>
            <w:tcW w:w="5000" w:type="pct"/>
            <w:gridSpan w:val="6"/>
            <w:shd w:val="clear" w:color="auto" w:fill="C2D69B" w:themeFill="accent3" w:themeFillTint="99"/>
          </w:tcPr>
          <w:p w:rsidRPr="007D14C9" w:rsidR="003B6893" w:rsidP="003B6893" w:rsidRDefault="003B6893" w14:paraId="606F9888" w14:textId="3598A6FE">
            <w:pPr>
              <w:pStyle w:val="HeaderTable"/>
              <w:rPr>
                <w:rtl/>
                <w:cs/>
              </w:rPr>
            </w:pPr>
            <w:r>
              <w:t>Partner Table Section</w:t>
            </w:r>
          </w:p>
        </w:tc>
      </w:tr>
      <w:tr w:rsidRPr="008979A8" w:rsidR="003B6893" w:rsidTr="00214868" w14:paraId="28AF75D6" w14:textId="77777777">
        <w:trPr>
          <w:trHeight w:val="111"/>
        </w:trPr>
        <w:tc>
          <w:tcPr>
            <w:tcW w:w="986" w:type="pct"/>
          </w:tcPr>
          <w:p w:rsidRPr="003A1FD8" w:rsidR="003B6893" w:rsidP="003B6893" w:rsidRDefault="003B6893" w14:paraId="79E1FD1C" w14:textId="578CDE9F">
            <w:pPr>
              <w:rPr>
                <w:rFonts w:cs="Angsana New"/>
                <w:cs/>
              </w:rPr>
            </w:pPr>
            <w:r>
              <w:rPr>
                <w:rFonts w:cs="Angsana New"/>
              </w:rPr>
              <w:t>Partner App ID</w:t>
            </w:r>
          </w:p>
        </w:tc>
        <w:tc>
          <w:tcPr>
            <w:tcW w:w="940" w:type="pct"/>
            <w:gridSpan w:val="3"/>
          </w:tcPr>
          <w:p w:rsidR="003B6893" w:rsidP="003B6893" w:rsidRDefault="003B6893" w14:paraId="6DB8100F" w14:textId="77777777">
            <w:pPr>
              <w:pStyle w:val="HeaderTable"/>
            </w:pPr>
          </w:p>
        </w:tc>
        <w:tc>
          <w:tcPr>
            <w:tcW w:w="3074" w:type="pct"/>
            <w:gridSpan w:val="2"/>
          </w:tcPr>
          <w:p w:rsidR="003B6893" w:rsidP="003B6893" w:rsidRDefault="003B6893" w14:paraId="43C057FE" w14:textId="77777777">
            <w:pPr>
              <w:spacing w:after="0"/>
              <w:rPr>
                <w:rFonts w:cs="CordiaUPC"/>
              </w:rPr>
            </w:pPr>
            <w:r w:rsidRPr="000E77DA">
              <w:rPr>
                <w:rFonts w:cs="CordiaUPC"/>
                <w:cs/>
              </w:rPr>
              <w:t xml:space="preserve">แสดงข้อมูลใน </w:t>
            </w:r>
            <w:r w:rsidRPr="009A0D71">
              <w:rPr>
                <w:rFonts w:cs="CordiaUPC"/>
              </w:rPr>
              <w:t>Format</w:t>
            </w:r>
          </w:p>
          <w:p w:rsidRPr="000E77DA" w:rsidR="003B6893" w:rsidP="003B6893" w:rsidRDefault="003B6893" w14:paraId="494CF713" w14:textId="4D389535">
            <w:pPr>
              <w:spacing w:after="0"/>
              <w:rPr>
                <w:rFonts w:cs="CordiaUPC"/>
                <w:cs/>
              </w:rPr>
            </w:pPr>
            <w:r>
              <w:rPr>
                <w:rFonts w:cs="Angsana New"/>
              </w:rPr>
              <w:t>partnerAppId</w:t>
            </w:r>
          </w:p>
        </w:tc>
      </w:tr>
      <w:tr w:rsidRPr="008979A8" w:rsidR="003B6893" w:rsidTr="00214868" w14:paraId="1F52148A" w14:textId="77777777">
        <w:trPr>
          <w:trHeight w:val="111"/>
        </w:trPr>
        <w:tc>
          <w:tcPr>
            <w:tcW w:w="986" w:type="pct"/>
          </w:tcPr>
          <w:p w:rsidRPr="003A1FD8" w:rsidR="003B6893" w:rsidP="003B6893" w:rsidRDefault="003B6893" w14:paraId="6E4855BA" w14:textId="035EE3E3">
            <w:pPr>
              <w:rPr>
                <w:rFonts w:cs="Angsana New"/>
                <w:cs/>
              </w:rPr>
            </w:pPr>
            <w:r>
              <w:rPr>
                <w:rFonts w:cs="Angsana New"/>
              </w:rPr>
              <w:t>Partner Package Name</w:t>
            </w:r>
          </w:p>
        </w:tc>
        <w:tc>
          <w:tcPr>
            <w:tcW w:w="940" w:type="pct"/>
            <w:gridSpan w:val="3"/>
          </w:tcPr>
          <w:p w:rsidR="003B6893" w:rsidP="003B6893" w:rsidRDefault="003B6893" w14:paraId="680DA93E" w14:textId="77777777">
            <w:pPr>
              <w:pStyle w:val="HeaderTable"/>
            </w:pPr>
          </w:p>
        </w:tc>
        <w:tc>
          <w:tcPr>
            <w:tcW w:w="3074" w:type="pct"/>
            <w:gridSpan w:val="2"/>
          </w:tcPr>
          <w:p w:rsidR="003B6893" w:rsidP="003B6893" w:rsidRDefault="003B6893" w14:paraId="212A7983" w14:textId="77777777">
            <w:pPr>
              <w:rPr>
                <w:rFonts w:cs="CordiaUPC"/>
              </w:rPr>
            </w:pPr>
            <w:r w:rsidRPr="000E77DA">
              <w:rPr>
                <w:rFonts w:cs="CordiaUPC"/>
                <w:cs/>
              </w:rPr>
              <w:t xml:space="preserve">แสดงข้อมูลใน </w:t>
            </w:r>
            <w:r w:rsidRPr="009A0D71">
              <w:rPr>
                <w:rFonts w:cs="CordiaUPC"/>
              </w:rPr>
              <w:t>Format</w:t>
            </w:r>
          </w:p>
          <w:p w:rsidRPr="000E77DA" w:rsidR="003B6893" w:rsidP="003B6893" w:rsidRDefault="003B6893" w14:paraId="6F22A648" w14:textId="75844E69">
            <w:pPr>
              <w:rPr>
                <w:rFonts w:cs="CordiaUPC"/>
                <w:cs/>
              </w:rPr>
            </w:pPr>
            <w:r>
              <w:rPr>
                <w:rFonts w:cs="Angsana New"/>
              </w:rPr>
              <w:t>partnerPacakgeName</w:t>
            </w:r>
          </w:p>
        </w:tc>
      </w:tr>
      <w:tr w:rsidRPr="008979A8" w:rsidR="003B6893" w:rsidTr="00214868" w14:paraId="419C4DFD" w14:textId="77777777">
        <w:trPr>
          <w:trHeight w:val="111"/>
        </w:trPr>
        <w:tc>
          <w:tcPr>
            <w:tcW w:w="986" w:type="pct"/>
          </w:tcPr>
          <w:p w:rsidRPr="003A1FD8" w:rsidR="003B6893" w:rsidP="003B6893" w:rsidRDefault="003B6893" w14:paraId="2AEAB9B1" w14:textId="6A593C5A">
            <w:pPr>
              <w:rPr>
                <w:rFonts w:cs="Angsana New"/>
                <w:cs/>
              </w:rPr>
            </w:pPr>
            <w:r>
              <w:rPr>
                <w:rFonts w:cs="Angsana New"/>
              </w:rPr>
              <w:t>Customer Type</w:t>
            </w:r>
          </w:p>
        </w:tc>
        <w:tc>
          <w:tcPr>
            <w:tcW w:w="940" w:type="pct"/>
            <w:gridSpan w:val="3"/>
          </w:tcPr>
          <w:p w:rsidR="003B6893" w:rsidP="003B6893" w:rsidRDefault="003B6893" w14:paraId="09E280B0" w14:textId="77777777">
            <w:pPr>
              <w:pStyle w:val="HeaderTable"/>
            </w:pPr>
          </w:p>
        </w:tc>
        <w:tc>
          <w:tcPr>
            <w:tcW w:w="3074" w:type="pct"/>
            <w:gridSpan w:val="2"/>
          </w:tcPr>
          <w:p w:rsidR="003B6893" w:rsidP="003B6893" w:rsidRDefault="003B6893" w14:paraId="39F1C3A8" w14:textId="77777777">
            <w:pPr>
              <w:rPr>
                <w:rFonts w:cs="CordiaUPC"/>
              </w:rPr>
            </w:pPr>
            <w:r w:rsidRPr="000E77DA">
              <w:rPr>
                <w:rFonts w:cs="CordiaUPC"/>
                <w:cs/>
              </w:rPr>
              <w:t xml:space="preserve">แสดงข้อมูลใน </w:t>
            </w:r>
            <w:r w:rsidRPr="009A0D71">
              <w:rPr>
                <w:rFonts w:cs="CordiaUPC"/>
              </w:rPr>
              <w:t>Format</w:t>
            </w:r>
          </w:p>
          <w:p w:rsidRPr="000E77DA" w:rsidR="003B6893" w:rsidP="003B6893" w:rsidRDefault="003B6893" w14:paraId="516F9B0E" w14:textId="0AEBCC57">
            <w:pPr>
              <w:rPr>
                <w:rFonts w:cs="CordiaUPC"/>
                <w:cs/>
              </w:rPr>
            </w:pPr>
            <w:r>
              <w:rPr>
                <w:rFonts w:cs="Angsana New"/>
              </w:rPr>
              <w:t>customerType</w:t>
            </w:r>
          </w:p>
        </w:tc>
      </w:tr>
      <w:tr w:rsidRPr="008979A8" w:rsidR="003B6893" w:rsidTr="00214868" w14:paraId="26334F6A" w14:textId="77777777">
        <w:trPr>
          <w:trHeight w:val="111"/>
        </w:trPr>
        <w:tc>
          <w:tcPr>
            <w:tcW w:w="986" w:type="pct"/>
          </w:tcPr>
          <w:p w:rsidRPr="000E77DA" w:rsidR="003B6893" w:rsidP="003B6893" w:rsidRDefault="003B6893" w14:paraId="3933D703" w14:textId="14CC5ECB">
            <w:pPr>
              <w:rPr>
                <w:rFonts w:asciiTheme="minorBidi" w:hAnsiTheme="minorBidi"/>
              </w:rPr>
            </w:pPr>
            <w:r w:rsidRPr="000E77DA">
              <w:rPr>
                <w:rFonts w:asciiTheme="minorBidi" w:hAnsiTheme="minorBidi"/>
              </w:rPr>
              <w:t>Action</w:t>
            </w:r>
          </w:p>
          <w:p w:rsidRPr="000E77DA" w:rsidR="003B6893" w:rsidP="003B6893" w:rsidRDefault="003B6893" w14:paraId="661D2F80" w14:textId="3858D886">
            <w:pPr>
              <w:pStyle w:val="ListParagraph"/>
              <w:numPr>
                <w:ilvl w:val="0"/>
                <w:numId w:val="368"/>
              </w:numPr>
              <w:rPr>
                <w:rFonts w:asciiTheme="minorBidi" w:hAnsiTheme="minorBidi"/>
              </w:rPr>
            </w:pPr>
            <w:r w:rsidRPr="000E77DA">
              <w:rPr>
                <w:rFonts w:asciiTheme="minorBidi" w:hAnsiTheme="minorBidi"/>
                <w:cs/>
              </w:rPr>
              <w:t xml:space="preserve">ปุ่ม </w:t>
            </w:r>
            <w:r w:rsidRPr="000E77DA">
              <w:rPr>
                <w:rFonts w:asciiTheme="minorBidi" w:hAnsiTheme="minorBidi"/>
              </w:rPr>
              <w:t>Edit</w:t>
            </w:r>
          </w:p>
        </w:tc>
        <w:tc>
          <w:tcPr>
            <w:tcW w:w="940" w:type="pct"/>
            <w:gridSpan w:val="3"/>
          </w:tcPr>
          <w:p w:rsidRPr="000E77DA" w:rsidR="003B6893" w:rsidP="003B6893" w:rsidRDefault="003B6893" w14:paraId="08B42E60" w14:textId="49A18B57">
            <w:pPr>
              <w:pStyle w:val="HeaderTable"/>
              <w:rPr>
                <w:rFonts w:asciiTheme="minorBidi" w:hAnsiTheme="minorBidi" w:cstheme="minorBidi"/>
              </w:rPr>
            </w:pPr>
            <w:r w:rsidRPr="000E77DA">
              <w:rPr>
                <w:rFonts w:asciiTheme="minorBidi" w:hAnsiTheme="minorBidi" w:cstheme="minorBidi"/>
              </w:rPr>
              <w:t>Button</w:t>
            </w:r>
          </w:p>
        </w:tc>
        <w:tc>
          <w:tcPr>
            <w:tcW w:w="3074" w:type="pct"/>
            <w:gridSpan w:val="2"/>
          </w:tcPr>
          <w:p w:rsidRPr="000E77DA" w:rsidR="003B6893" w:rsidP="003B6893" w:rsidRDefault="003B6893" w14:paraId="0363C96F" w14:textId="12A3B6A3">
            <w:pPr>
              <w:rPr>
                <w:rFonts w:asciiTheme="minorBidi" w:hAnsiTheme="minorBidi"/>
                <w:cs/>
              </w:rPr>
            </w:pPr>
            <w:r w:rsidRPr="000E77DA">
              <w:rPr>
                <w:rFonts w:asciiTheme="minorBidi" w:hAnsiTheme="minorBidi"/>
                <w:cs/>
              </w:rPr>
              <w:t xml:space="preserve">เมื่อกดปุ่มให้ทำการ </w:t>
            </w:r>
            <w:r w:rsidRPr="000E77DA">
              <w:rPr>
                <w:rFonts w:asciiTheme="minorBidi" w:hAnsiTheme="minorBidi"/>
              </w:rPr>
              <w:t>Visible Partner Detail Section</w:t>
            </w:r>
            <w:r w:rsidRPr="000E77DA">
              <w:rPr>
                <w:rFonts w:asciiTheme="minorBidi" w:hAnsiTheme="minorBidi"/>
                <w:cs/>
              </w:rPr>
              <w:t xml:space="preserve"> และดึงข้อมูลของ </w:t>
            </w:r>
            <w:r w:rsidRPr="000E77DA">
              <w:rPr>
                <w:rFonts w:asciiTheme="minorBidi" w:hAnsiTheme="minorBidi"/>
              </w:rPr>
              <w:t xml:space="preserve">Row </w:t>
            </w:r>
            <w:r w:rsidRPr="000E77DA">
              <w:rPr>
                <w:rFonts w:asciiTheme="minorBidi" w:hAnsiTheme="minorBidi"/>
                <w:cs/>
              </w:rPr>
              <w:t>นั้นๆ มาแสดง</w:t>
            </w:r>
          </w:p>
        </w:tc>
      </w:tr>
      <w:tr w:rsidRPr="008979A8" w:rsidR="003B6893" w:rsidTr="00214868" w14:paraId="026A0AFA" w14:textId="77777777">
        <w:trPr>
          <w:trHeight w:val="111"/>
        </w:trPr>
        <w:tc>
          <w:tcPr>
            <w:tcW w:w="986" w:type="pct"/>
          </w:tcPr>
          <w:p w:rsidRPr="000E77DA" w:rsidR="003B6893" w:rsidP="003B6893" w:rsidRDefault="003B6893" w14:paraId="4532E329" w14:textId="77777777">
            <w:pPr>
              <w:rPr>
                <w:rFonts w:asciiTheme="minorBidi" w:hAnsiTheme="minorBidi"/>
              </w:rPr>
            </w:pPr>
            <w:r w:rsidRPr="000E77DA">
              <w:rPr>
                <w:rFonts w:asciiTheme="minorBidi" w:hAnsiTheme="minorBidi"/>
              </w:rPr>
              <w:t>Action</w:t>
            </w:r>
          </w:p>
          <w:p w:rsidRPr="000E77DA" w:rsidR="003B6893" w:rsidP="003B6893" w:rsidRDefault="003B6893" w14:paraId="197A4FCE" w14:textId="13F34E2F">
            <w:pPr>
              <w:pStyle w:val="ListParagraph"/>
              <w:numPr>
                <w:ilvl w:val="0"/>
                <w:numId w:val="368"/>
              </w:numPr>
              <w:rPr>
                <w:rFonts w:asciiTheme="minorBidi" w:hAnsiTheme="minorBidi"/>
              </w:rPr>
            </w:pPr>
            <w:r w:rsidRPr="000E77DA">
              <w:rPr>
                <w:rFonts w:asciiTheme="minorBidi" w:hAnsiTheme="minorBidi"/>
                <w:cs/>
              </w:rPr>
              <w:t xml:space="preserve">ปุ่ม </w:t>
            </w:r>
            <w:r w:rsidRPr="000E77DA">
              <w:rPr>
                <w:rFonts w:asciiTheme="minorBidi" w:hAnsiTheme="minorBidi"/>
              </w:rPr>
              <w:t>Delete</w:t>
            </w:r>
          </w:p>
        </w:tc>
        <w:tc>
          <w:tcPr>
            <w:tcW w:w="940" w:type="pct"/>
            <w:gridSpan w:val="3"/>
          </w:tcPr>
          <w:p w:rsidRPr="000E77DA" w:rsidR="003B6893" w:rsidP="003B6893" w:rsidRDefault="003B6893" w14:paraId="04545174" w14:textId="1222B2CF">
            <w:pPr>
              <w:pStyle w:val="HeaderTable"/>
              <w:rPr>
                <w:rFonts w:asciiTheme="minorBidi" w:hAnsiTheme="minorBidi" w:cstheme="minorBidi"/>
              </w:rPr>
            </w:pPr>
            <w:r w:rsidRPr="000E77DA">
              <w:rPr>
                <w:rFonts w:asciiTheme="minorBidi" w:hAnsiTheme="minorBidi" w:cstheme="minorBidi"/>
              </w:rPr>
              <w:t>Button</w:t>
            </w:r>
          </w:p>
        </w:tc>
        <w:tc>
          <w:tcPr>
            <w:tcW w:w="3074" w:type="pct"/>
            <w:gridSpan w:val="2"/>
          </w:tcPr>
          <w:p w:rsidRPr="000E77DA" w:rsidR="003B6893" w:rsidP="003B6893" w:rsidRDefault="003B6893" w14:paraId="31C58AC9" w14:textId="5832575C">
            <w:pPr>
              <w:rPr>
                <w:rFonts w:asciiTheme="minorBidi" w:hAnsiTheme="minorBidi"/>
                <w:cs/>
              </w:rPr>
            </w:pPr>
            <w:r w:rsidRPr="000E77DA">
              <w:rPr>
                <w:rFonts w:asciiTheme="minorBidi" w:hAnsiTheme="minorBidi"/>
                <w:cs/>
              </w:rPr>
              <w:t>เมื่อกดปุ่มให้ทำการ</w:t>
            </w:r>
            <w:r w:rsidRPr="000E77DA">
              <w:rPr>
                <w:rFonts w:asciiTheme="minorBidi" w:hAnsiTheme="minorBidi"/>
              </w:rPr>
              <w:t xml:space="preserve"> Delete </w:t>
            </w:r>
            <w:r w:rsidRPr="000E77DA">
              <w:rPr>
                <w:rFonts w:asciiTheme="minorBidi" w:hAnsiTheme="minorBidi"/>
                <w:cs/>
              </w:rPr>
              <w:t xml:space="preserve">ข้อมูลของ </w:t>
            </w:r>
            <w:r w:rsidRPr="000E77DA">
              <w:rPr>
                <w:rFonts w:asciiTheme="minorBidi" w:hAnsiTheme="minorBidi"/>
              </w:rPr>
              <w:t xml:space="preserve">Row </w:t>
            </w:r>
            <w:r w:rsidRPr="000E77DA">
              <w:rPr>
                <w:rFonts w:asciiTheme="minorBidi" w:hAnsiTheme="minorBidi"/>
                <w:cs/>
              </w:rPr>
              <w:t>นั้นๆ</w:t>
            </w:r>
          </w:p>
        </w:tc>
      </w:tr>
      <w:tr w:rsidRPr="008979A8" w:rsidR="003B6893" w:rsidTr="00214868" w14:paraId="32847FFC" w14:textId="77777777">
        <w:trPr>
          <w:trHeight w:val="111"/>
        </w:trPr>
        <w:tc>
          <w:tcPr>
            <w:tcW w:w="986" w:type="pct"/>
          </w:tcPr>
          <w:p w:rsidRPr="000E77DA" w:rsidR="003B6893" w:rsidP="003B6893" w:rsidRDefault="003B6893" w14:paraId="60626271" w14:textId="2BD7EC25">
            <w:pPr>
              <w:rPr>
                <w:rFonts w:asciiTheme="minorBidi" w:hAnsiTheme="minorBidi"/>
              </w:rPr>
            </w:pPr>
            <w:r w:rsidRPr="000E77DA">
              <w:rPr>
                <w:rFonts w:asciiTheme="minorBidi" w:hAnsiTheme="minorBidi"/>
                <w:cs/>
              </w:rPr>
              <w:t xml:space="preserve">ปุ่ม </w:t>
            </w:r>
            <w:r w:rsidRPr="000E77DA">
              <w:rPr>
                <w:rFonts w:cs="Cordia New" w:asciiTheme="minorBidi" w:hAnsiTheme="minorBidi"/>
                <w:cs/>
              </w:rPr>
              <w:t>+</w:t>
            </w:r>
          </w:p>
        </w:tc>
        <w:tc>
          <w:tcPr>
            <w:tcW w:w="940" w:type="pct"/>
            <w:gridSpan w:val="3"/>
          </w:tcPr>
          <w:p w:rsidRPr="000E77DA" w:rsidR="003B6893" w:rsidP="003B6893" w:rsidRDefault="003B6893" w14:paraId="39677E3D" w14:textId="1E4E4C0D">
            <w:pPr>
              <w:pStyle w:val="HeaderTable"/>
              <w:rPr>
                <w:rFonts w:asciiTheme="minorBidi" w:hAnsiTheme="minorBidi" w:cstheme="minorBidi"/>
              </w:rPr>
            </w:pPr>
            <w:r w:rsidRPr="000E77DA">
              <w:rPr>
                <w:rFonts w:asciiTheme="minorBidi" w:hAnsiTheme="minorBidi" w:cstheme="minorBidi"/>
              </w:rPr>
              <w:t>Button</w:t>
            </w:r>
          </w:p>
        </w:tc>
        <w:tc>
          <w:tcPr>
            <w:tcW w:w="3074" w:type="pct"/>
            <w:gridSpan w:val="2"/>
          </w:tcPr>
          <w:p w:rsidRPr="000E77DA" w:rsidR="003B6893" w:rsidP="003B6893" w:rsidRDefault="003B6893" w14:paraId="5262C74C" w14:textId="371BB236">
            <w:pPr>
              <w:rPr>
                <w:rFonts w:asciiTheme="minorBidi" w:hAnsiTheme="minorBidi"/>
                <w:cs/>
              </w:rPr>
            </w:pPr>
            <w:r w:rsidRPr="000E77DA">
              <w:rPr>
                <w:rFonts w:asciiTheme="minorBidi" w:hAnsiTheme="minorBidi"/>
                <w:cs/>
              </w:rPr>
              <w:t xml:space="preserve">เมื่อกดปุ่มให้ทำการ </w:t>
            </w:r>
            <w:r w:rsidRPr="000E77DA">
              <w:rPr>
                <w:rFonts w:asciiTheme="minorBidi" w:hAnsiTheme="minorBidi"/>
              </w:rPr>
              <w:t>Visible Partner Detail Section</w:t>
            </w:r>
          </w:p>
        </w:tc>
      </w:tr>
      <w:tr w:rsidRPr="008979A8" w:rsidR="003B6893" w:rsidTr="000E77DA" w14:paraId="26B3EE99" w14:textId="77777777">
        <w:trPr>
          <w:trHeight w:val="111"/>
        </w:trPr>
        <w:tc>
          <w:tcPr>
            <w:tcW w:w="5000" w:type="pct"/>
            <w:gridSpan w:val="6"/>
            <w:shd w:val="clear" w:color="auto" w:fill="C2D69B" w:themeFill="accent3" w:themeFillTint="99"/>
          </w:tcPr>
          <w:p w:rsidRPr="007D14C9" w:rsidR="003B6893" w:rsidP="003B6893" w:rsidRDefault="003B6893" w14:paraId="37111DE0" w14:textId="2539AB70">
            <w:pPr>
              <w:pStyle w:val="HeaderTable"/>
              <w:rPr>
                <w:rtl/>
                <w:cs/>
              </w:rPr>
            </w:pPr>
            <w:r>
              <w:t>End Partner Table Section</w:t>
            </w:r>
          </w:p>
        </w:tc>
      </w:tr>
      <w:tr w:rsidRPr="008979A8" w:rsidR="003B6893" w:rsidTr="000E77DA" w14:paraId="20EBED77" w14:textId="77777777">
        <w:trPr>
          <w:trHeight w:val="111"/>
        </w:trPr>
        <w:tc>
          <w:tcPr>
            <w:tcW w:w="5000" w:type="pct"/>
            <w:gridSpan w:val="6"/>
            <w:shd w:val="clear" w:color="auto" w:fill="C2D69B" w:themeFill="accent3" w:themeFillTint="99"/>
          </w:tcPr>
          <w:p w:rsidRPr="007D14C9" w:rsidR="003B6893" w:rsidP="003B6893" w:rsidRDefault="003B6893" w14:paraId="3E88CB4C" w14:textId="4BA102EF">
            <w:pPr>
              <w:pStyle w:val="HeaderTable"/>
              <w:rPr>
                <w:rtl/>
                <w:cs/>
              </w:rPr>
            </w:pPr>
            <w:r>
              <w:t>Partner Detail Section</w:t>
            </w:r>
          </w:p>
        </w:tc>
      </w:tr>
      <w:tr w:rsidRPr="008979A8" w:rsidR="003B6893" w:rsidTr="00034826" w14:paraId="7B8DA276" w14:textId="77777777">
        <w:trPr>
          <w:trHeight w:val="111"/>
        </w:trPr>
        <w:tc>
          <w:tcPr>
            <w:tcW w:w="1026" w:type="pct"/>
            <w:gridSpan w:val="2"/>
          </w:tcPr>
          <w:p w:rsidRPr="003A1FD8" w:rsidR="003B6893" w:rsidP="003B6893" w:rsidRDefault="003B6893" w14:paraId="0220632D" w14:textId="3FF87DA7">
            <w:pPr>
              <w:rPr>
                <w:rFonts w:cs="Angsana New"/>
                <w:cs/>
              </w:rPr>
            </w:pPr>
            <w:r>
              <w:rPr>
                <w:rFonts w:cs="Angsana New"/>
              </w:rPr>
              <w:t>partnerAppId</w:t>
            </w:r>
          </w:p>
        </w:tc>
        <w:tc>
          <w:tcPr>
            <w:tcW w:w="900" w:type="pct"/>
            <w:gridSpan w:val="2"/>
          </w:tcPr>
          <w:p w:rsidRPr="000E77DA" w:rsidR="003B6893" w:rsidP="003B6893" w:rsidRDefault="003B6893" w14:paraId="2F8960A8" w14:textId="3AF94AB5">
            <w:pPr>
              <w:pStyle w:val="HeaderTable"/>
              <w:rPr>
                <w:rFonts w:eastAsiaTheme="minorHAnsi"/>
                <w:b w:val="0"/>
                <w:lang w:bidi="th-TH"/>
              </w:rPr>
            </w:pPr>
            <w:r w:rsidRPr="000E77DA">
              <w:rPr>
                <w:rFonts w:eastAsiaTheme="minorHAnsi"/>
                <w:b w:val="0"/>
                <w:lang w:bidi="th-TH"/>
              </w:rPr>
              <w:t>Text Box</w:t>
            </w:r>
          </w:p>
        </w:tc>
        <w:tc>
          <w:tcPr>
            <w:tcW w:w="3074" w:type="pct"/>
            <w:gridSpan w:val="2"/>
          </w:tcPr>
          <w:p w:rsidRPr="000E77DA" w:rsidR="003B6893" w:rsidP="003B6893" w:rsidRDefault="003B6893" w14:paraId="53D66DD6" w14:textId="43C596E2">
            <w:pPr>
              <w:rPr>
                <w:rFonts w:cs="CordiaUPC"/>
              </w:rPr>
            </w:pPr>
            <w:r w:rsidRPr="000E77DA">
              <w:rPr>
                <w:rFonts w:cs="CordiaUPC"/>
              </w:rPr>
              <w:t xml:space="preserve">Label </w:t>
            </w:r>
            <w:r w:rsidRPr="000E77DA">
              <w:rPr>
                <w:rFonts w:cs="CordiaUPC"/>
                <w:cs/>
              </w:rPr>
              <w:t xml:space="preserve">: </w:t>
            </w:r>
            <w:r w:rsidRPr="000E77DA">
              <w:rPr>
                <w:rFonts w:cs="CordiaUPC"/>
                <w:color w:val="FF0000"/>
                <w:cs/>
              </w:rPr>
              <w:t>*</w:t>
            </w:r>
            <w:r w:rsidRPr="000E77DA">
              <w:rPr>
                <w:rFonts w:cs="CordiaUPC"/>
                <w:color w:val="FF0000"/>
              </w:rPr>
              <w:t>Partner App ID</w:t>
            </w:r>
          </w:p>
          <w:p w:rsidRPr="000E77DA" w:rsidR="003B6893" w:rsidP="003B6893" w:rsidRDefault="003B6893" w14:paraId="7A80B003" w14:textId="77777777">
            <w:pPr>
              <w:rPr>
                <w:rFonts w:cs="CordiaUPC"/>
              </w:rPr>
            </w:pPr>
            <w:r w:rsidRPr="000E77DA">
              <w:rPr>
                <w:rFonts w:cs="CordiaUPC"/>
              </w:rPr>
              <w:t>Disable</w:t>
            </w:r>
          </w:p>
          <w:p w:rsidRPr="00034826" w:rsidR="003B6893" w:rsidP="002B739A" w:rsidRDefault="003B6893" w14:paraId="7BC1AECC" w14:textId="5D34F264">
            <w:r w:rsidRPr="00034826">
              <w:t xml:space="preserve">Auto Populate </w:t>
            </w:r>
            <w:r w:rsidRPr="00034826">
              <w:rPr>
                <w:cs/>
              </w:rPr>
              <w:t xml:space="preserve">จากการกรอกข้อมูลที่ </w:t>
            </w:r>
            <w:r w:rsidRPr="00034826">
              <w:t>partnerPacakgeName</w:t>
            </w:r>
            <w:r w:rsidRPr="00034826">
              <w:rPr>
                <w:cs/>
              </w:rPr>
              <w:t xml:space="preserve"> โดยดึงข้อมูลจาก </w:t>
            </w:r>
            <w:r w:rsidRPr="00034826">
              <w:t>vdo_zenon_partner_app_id_config</w:t>
            </w:r>
            <w:r w:rsidRPr="00034826">
              <w:rPr>
                <w:cs/>
              </w:rPr>
              <w:t xml:space="preserve"> มีเงื่อนไขดังนี้</w:t>
            </w:r>
          </w:p>
          <w:p w:rsidRPr="000E77DA" w:rsidR="003B6893" w:rsidP="00034826" w:rsidRDefault="003B6893" w14:paraId="5EF7DDAC" w14:textId="2961F738">
            <w:pPr>
              <w:pStyle w:val="ListParagraph"/>
              <w:numPr>
                <w:ilvl w:val="0"/>
                <w:numId w:val="368"/>
              </w:numPr>
            </w:pPr>
            <w:r w:rsidRPr="00DB1793">
              <w:t>vdo_zenon_partner_app_id_config</w:t>
            </w:r>
            <w:r>
              <w:rPr>
                <w:cs/>
              </w:rPr>
              <w:t>.</w:t>
            </w:r>
            <w:r>
              <w:t xml:space="preserve">cp_name </w:t>
            </w:r>
            <w:r>
              <w:rPr>
                <w:rFonts w:hint="cs"/>
                <w:cs/>
              </w:rPr>
              <w:t xml:space="preserve">ประกอบด้วย </w:t>
            </w:r>
            <w:r>
              <w:rPr>
                <w:rFonts w:cs="Angsana New"/>
              </w:rPr>
              <w:t>partnerPacakgeName</w:t>
            </w:r>
            <w:r>
              <w:rPr>
                <w:rFonts w:hint="cs" w:cs="Angsana New"/>
                <w:cs/>
              </w:rPr>
              <w:t xml:space="preserve"> </w:t>
            </w:r>
            <w:r w:rsidRPr="000E77DA">
              <w:rPr>
                <w:cs/>
              </w:rPr>
              <w:t>(ทำเป็นตัวพิมพ์เล็กทั้งหมดก่อนเปรียบเทียบ)</w:t>
            </w:r>
            <w:r>
              <w:rPr>
                <w:rFonts w:hint="cs" w:cs="Angsana New"/>
                <w:cs/>
              </w:rPr>
              <w:t xml:space="preserve"> </w:t>
            </w:r>
          </w:p>
          <w:p w:rsidRPr="000E77DA" w:rsidR="003B6893" w:rsidP="00034826" w:rsidRDefault="003B6893" w14:paraId="6DD5313A" w14:textId="0897E10C">
            <w:pPr>
              <w:pStyle w:val="ListParagraph"/>
              <w:numPr>
                <w:ilvl w:val="0"/>
                <w:numId w:val="368"/>
              </w:numPr>
            </w:pPr>
            <w:r>
              <w:rPr>
                <w:rFonts w:hint="cs"/>
                <w:cs/>
              </w:rPr>
              <w:t xml:space="preserve">ถ้าหาเจอให้ทำการนำข้อมูล </w:t>
            </w:r>
            <w:r>
              <w:t xml:space="preserve">current_app_id </w:t>
            </w:r>
            <w:r>
              <w:rPr>
                <w:cs/>
              </w:rPr>
              <w:t xml:space="preserve">+ </w:t>
            </w:r>
            <w:r>
              <w:t>1</w:t>
            </w:r>
            <w:r>
              <w:rPr>
                <w:cs/>
              </w:rPr>
              <w:t xml:space="preserve"> </w:t>
            </w:r>
          </w:p>
          <w:p w:rsidRPr="000E77DA" w:rsidR="003B6893" w:rsidP="00034826" w:rsidRDefault="003B6893" w14:paraId="444DE66C" w14:textId="1E7B8BA8">
            <w:pPr>
              <w:pStyle w:val="ListParagraph"/>
              <w:rPr>
                <w:cs/>
              </w:rPr>
            </w:pPr>
          </w:p>
        </w:tc>
      </w:tr>
      <w:tr w:rsidRPr="008979A8" w:rsidR="003B6893" w:rsidTr="00034826" w14:paraId="76A1FE3A" w14:textId="77777777">
        <w:trPr>
          <w:trHeight w:val="111"/>
        </w:trPr>
        <w:tc>
          <w:tcPr>
            <w:tcW w:w="1026" w:type="pct"/>
            <w:gridSpan w:val="2"/>
          </w:tcPr>
          <w:p w:rsidRPr="003A1FD8" w:rsidR="003B6893" w:rsidP="003B6893" w:rsidRDefault="003B6893" w14:paraId="039E71EC" w14:textId="505BBB20">
            <w:pPr>
              <w:rPr>
                <w:rFonts w:cs="Angsana New"/>
                <w:cs/>
              </w:rPr>
            </w:pPr>
            <w:r>
              <w:rPr>
                <w:rFonts w:cs="Angsana New"/>
              </w:rPr>
              <w:t>partnerPacakgeName</w:t>
            </w:r>
          </w:p>
        </w:tc>
        <w:tc>
          <w:tcPr>
            <w:tcW w:w="900" w:type="pct"/>
            <w:gridSpan w:val="2"/>
          </w:tcPr>
          <w:p w:rsidRPr="000E77DA" w:rsidR="003B6893" w:rsidP="003B6893" w:rsidRDefault="003B6893" w14:paraId="70851152" w14:textId="21643E63">
            <w:pPr>
              <w:pStyle w:val="HeaderTable"/>
              <w:rPr>
                <w:rFonts w:asciiTheme="minorBidi" w:hAnsiTheme="minorBidi" w:cstheme="minorBidi"/>
                <w:b w:val="0"/>
                <w:bCs/>
              </w:rPr>
            </w:pPr>
            <w:r w:rsidRPr="000E77DA">
              <w:rPr>
                <w:rFonts w:asciiTheme="minorBidi" w:hAnsiTheme="minorBidi" w:cstheme="minorBidi"/>
                <w:b w:val="0"/>
                <w:bCs/>
              </w:rPr>
              <w:t>Text Box</w:t>
            </w:r>
          </w:p>
        </w:tc>
        <w:tc>
          <w:tcPr>
            <w:tcW w:w="3074" w:type="pct"/>
            <w:gridSpan w:val="2"/>
          </w:tcPr>
          <w:p w:rsidR="00F47025" w:rsidP="003B6893" w:rsidRDefault="003B6893" w14:paraId="39E0AFF3" w14:textId="487A6D98">
            <w:pPr>
              <w:rPr>
                <w:rFonts w:cs="Angsana New"/>
              </w:rPr>
            </w:pPr>
            <w:r>
              <w:rPr>
                <w:rFonts w:cs="Angsana New"/>
              </w:rPr>
              <w:t xml:space="preserve">Label </w:t>
            </w:r>
            <w:r>
              <w:rPr>
                <w:rFonts w:cs="CordiaUPC"/>
                <w:cs/>
              </w:rPr>
              <w:t xml:space="preserve">: </w:t>
            </w:r>
            <w:r w:rsidRPr="000E77DA">
              <w:rPr>
                <w:rFonts w:cs="CordiaUPC"/>
                <w:color w:val="FF0000"/>
                <w:cs/>
              </w:rPr>
              <w:t>*</w:t>
            </w:r>
            <w:r w:rsidRPr="000E77DA">
              <w:rPr>
                <w:rFonts w:cs="Angsana New"/>
                <w:color w:val="FF0000"/>
              </w:rPr>
              <w:t>Partner Package Name</w:t>
            </w:r>
          </w:p>
          <w:p w:rsidRPr="00034826" w:rsidR="00E77F71" w:rsidP="00034826" w:rsidRDefault="00E77F71" w14:paraId="3BF66589" w14:textId="2AD54689">
            <w:pPr>
              <w:rPr>
                <w:rFonts w:cs="Angsana New"/>
              </w:rPr>
            </w:pPr>
          </w:p>
        </w:tc>
      </w:tr>
      <w:tr w:rsidRPr="008979A8" w:rsidR="00E77F71" w:rsidTr="00034826" w14:paraId="434A4379" w14:textId="77777777">
        <w:trPr>
          <w:trHeight w:val="111"/>
        </w:trPr>
        <w:tc>
          <w:tcPr>
            <w:tcW w:w="1026" w:type="pct"/>
            <w:gridSpan w:val="2"/>
          </w:tcPr>
          <w:p w:rsidRPr="003A1FD8" w:rsidR="00E77F71" w:rsidP="00E77F71" w:rsidRDefault="00E77F71" w14:paraId="3FA2DF85" w14:textId="1DBA15BD">
            <w:pPr>
              <w:rPr>
                <w:rFonts w:cs="Angsana New"/>
                <w:cs/>
              </w:rPr>
            </w:pPr>
            <w:r>
              <w:rPr>
                <w:rFonts w:cs="Angsana New"/>
              </w:rPr>
              <w:t>customerType</w:t>
            </w:r>
          </w:p>
        </w:tc>
        <w:tc>
          <w:tcPr>
            <w:tcW w:w="900" w:type="pct"/>
            <w:gridSpan w:val="2"/>
          </w:tcPr>
          <w:p w:rsidRPr="000E77DA" w:rsidR="00E77F71" w:rsidP="00E77F71" w:rsidRDefault="00E77F71" w14:paraId="6665D33F" w14:textId="06E0A8DD">
            <w:pPr>
              <w:pStyle w:val="HeaderTable"/>
              <w:rPr>
                <w:rFonts w:asciiTheme="minorBidi" w:hAnsiTheme="minorBidi" w:cstheme="minorBidi"/>
                <w:b w:val="0"/>
                <w:bCs/>
              </w:rPr>
            </w:pPr>
            <w:r w:rsidRPr="000E77DA">
              <w:rPr>
                <w:rFonts w:asciiTheme="minorBidi" w:hAnsiTheme="minorBidi" w:cstheme="minorBidi"/>
                <w:b w:val="0"/>
                <w:bCs/>
              </w:rPr>
              <w:t>Drop Down List</w:t>
            </w:r>
          </w:p>
        </w:tc>
        <w:tc>
          <w:tcPr>
            <w:tcW w:w="3074" w:type="pct"/>
            <w:gridSpan w:val="2"/>
          </w:tcPr>
          <w:p w:rsidR="00E77F71" w:rsidP="00E77F71" w:rsidRDefault="00E77F71" w14:paraId="67561849" w14:textId="34BE2A0D">
            <w:pPr>
              <w:rPr>
                <w:rFonts w:cs="Angsana New"/>
              </w:rPr>
            </w:pPr>
            <w:r>
              <w:rPr>
                <w:rFonts w:cs="Angsana New"/>
              </w:rPr>
              <w:t xml:space="preserve">Label </w:t>
            </w:r>
            <w:r>
              <w:rPr>
                <w:rFonts w:cs="CordiaUPC"/>
                <w:cs/>
              </w:rPr>
              <w:t xml:space="preserve">: </w:t>
            </w:r>
            <w:r w:rsidRPr="000E77DA">
              <w:rPr>
                <w:rFonts w:cs="CordiaUPC"/>
                <w:color w:val="FF0000"/>
                <w:cs/>
              </w:rPr>
              <w:t>*</w:t>
            </w:r>
            <w:r w:rsidRPr="000E77DA">
              <w:rPr>
                <w:rFonts w:cs="Angsana New"/>
                <w:color w:val="FF0000"/>
              </w:rPr>
              <w:t>Customer Type</w:t>
            </w:r>
          </w:p>
          <w:p w:rsidR="00E77F71" w:rsidP="00E77F71" w:rsidRDefault="00E77F71" w14:paraId="3C70BBDD" w14:textId="5C224208">
            <w:r>
              <w:rPr>
                <w:rFonts w:cs="Angsana New"/>
              </w:rPr>
              <w:t xml:space="preserve">List of value </w:t>
            </w:r>
            <w:r>
              <w:rPr>
                <w:rFonts w:cs="CordiaUPC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751057">
              <w:t xml:space="preserve">group_type </w:t>
            </w:r>
            <w:r w:rsidRPr="00751057">
              <w:rPr>
                <w:rFonts w:cs="Angsana New"/>
                <w:cs/>
              </w:rPr>
              <w:t xml:space="preserve">= </w:t>
            </w:r>
            <w:r w:rsidRPr="00751057">
              <w:t xml:space="preserve">'SFF_PRODUCT' </w:t>
            </w:r>
            <w:r>
              <w:rPr>
                <w:rFonts w:hint="cs"/>
                <w:cs/>
              </w:rPr>
              <w:t>และ</w:t>
            </w:r>
            <w:r w:rsidRPr="00751057">
              <w:t xml:space="preserve"> lov_type </w:t>
            </w:r>
            <w:r w:rsidRPr="00751057">
              <w:rPr>
                <w:rFonts w:cs="Angsana New"/>
                <w:cs/>
              </w:rPr>
              <w:t>=</w:t>
            </w:r>
            <w:r w:rsidRPr="00751057">
              <w:t>'CHARGE_TYPE'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 lov_val2 </w:t>
            </w:r>
            <w:r>
              <w:rPr>
                <w:rFonts w:cs="CordiaUPC"/>
              </w:rPr>
              <w:t>like</w:t>
            </w:r>
            <w:r>
              <w:rPr>
                <w:rFonts w:cs="CordiaUPC"/>
                <w:cs/>
              </w:rPr>
              <w:t xml:space="preserve"> ‘%</w:t>
            </w:r>
            <w:r w:rsidR="006360C9">
              <w:t>po_group</w:t>
            </w:r>
            <w:r>
              <w:rPr>
                <w:rFonts w:cs="CordiaUPC"/>
                <w:cs/>
              </w:rPr>
              <w:t>%’</w:t>
            </w:r>
          </w:p>
          <w:p w:rsidRPr="007D14C9" w:rsidR="00E77F71" w:rsidP="00E77F71" w:rsidRDefault="00E77F71" w14:paraId="6B66013C" w14:textId="112E3544">
            <w:pPr>
              <w:rPr>
                <w:rFonts w:cs="Angsana New"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>customerType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ของหน้าจอ </w:t>
            </w:r>
            <w:r>
              <w:t>Mass Product Offering Detail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ไม่เท่ากับ </w:t>
            </w:r>
            <w:r>
              <w:rPr>
                <w:rFonts w:cs="CordiaUPC"/>
                <w:cs/>
              </w:rPr>
              <w:t>“</w:t>
            </w:r>
            <w:r>
              <w:t>All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ให้ทำการ </w:t>
            </w:r>
            <w:r>
              <w:t xml:space="preserve">Default </w:t>
            </w:r>
            <w:r>
              <w:rPr>
                <w:rFonts w:hint="cs"/>
                <w:cs/>
              </w:rPr>
              <w:t xml:space="preserve">ค่าตาม </w:t>
            </w:r>
            <w:r>
              <w:t>customerType</w:t>
            </w:r>
            <w:r>
              <w:rPr>
                <w:rFonts w:hint="cs"/>
                <w:cs/>
              </w:rPr>
              <w:t xml:space="preserve"> ของหน้าจอ</w:t>
            </w:r>
            <w:r>
              <w:t xml:space="preserve"> Mass Product Offering Detail</w:t>
            </w:r>
          </w:p>
        </w:tc>
      </w:tr>
      <w:tr w:rsidRPr="008979A8" w:rsidR="00E77F71" w:rsidTr="00034826" w14:paraId="55C76BC9" w14:textId="77777777">
        <w:trPr>
          <w:trHeight w:val="111"/>
        </w:trPr>
        <w:tc>
          <w:tcPr>
            <w:tcW w:w="1026" w:type="pct"/>
            <w:gridSpan w:val="2"/>
          </w:tcPr>
          <w:p w:rsidRPr="000E77DA" w:rsidR="00E77F71" w:rsidP="00E77F71" w:rsidRDefault="00E77F71" w14:paraId="1601B351" w14:textId="0749415E">
            <w:pPr>
              <w:rPr>
                <w:rFonts w:asciiTheme="minorBidi" w:hAnsiTheme="minorBidi"/>
                <w:cs/>
              </w:rPr>
            </w:pPr>
            <w:r w:rsidRPr="000E77DA">
              <w:rPr>
                <w:rFonts w:asciiTheme="minorBidi" w:hAnsiTheme="minorBidi"/>
                <w:cs/>
              </w:rPr>
              <w:t xml:space="preserve">ปุ่ม </w:t>
            </w:r>
            <w:r w:rsidRPr="000E77DA">
              <w:rPr>
                <w:rFonts w:asciiTheme="minorBidi" w:hAnsiTheme="minorBidi"/>
              </w:rPr>
              <w:t>Add</w:t>
            </w:r>
          </w:p>
        </w:tc>
        <w:tc>
          <w:tcPr>
            <w:tcW w:w="900" w:type="pct"/>
            <w:gridSpan w:val="2"/>
          </w:tcPr>
          <w:p w:rsidRPr="000E77DA" w:rsidR="00E77F71" w:rsidP="00E77F71" w:rsidRDefault="00E77F71" w14:paraId="5A48F008" w14:textId="205D58B1">
            <w:pPr>
              <w:pStyle w:val="HeaderTable"/>
              <w:rPr>
                <w:rFonts w:asciiTheme="minorBidi" w:hAnsiTheme="minorBidi" w:cstheme="minorBidi"/>
                <w:b w:val="0"/>
                <w:bCs/>
              </w:rPr>
            </w:pPr>
            <w:r w:rsidRPr="000E77DA">
              <w:rPr>
                <w:rFonts w:asciiTheme="minorBidi" w:hAnsiTheme="minorBidi" w:cstheme="minorBidi"/>
                <w:b w:val="0"/>
                <w:bCs/>
              </w:rPr>
              <w:t>Button</w:t>
            </w:r>
          </w:p>
        </w:tc>
        <w:tc>
          <w:tcPr>
            <w:tcW w:w="3074" w:type="pct"/>
            <w:gridSpan w:val="2"/>
          </w:tcPr>
          <w:p w:rsidRPr="000E77DA" w:rsidR="00E77F71" w:rsidP="00E77F71" w:rsidRDefault="00E77F71" w14:paraId="382031DA" w14:textId="77777777">
            <w:pPr>
              <w:pStyle w:val="HeaderTable"/>
              <w:rPr>
                <w:rFonts w:asciiTheme="minorBidi" w:hAnsiTheme="minorBidi" w:cstheme="minorBidi"/>
                <w:b w:val="0"/>
                <w:bCs/>
                <w:lang w:bidi="th-TH"/>
              </w:rPr>
            </w:pPr>
            <w:r w:rsidRPr="000E77DA">
              <w:rPr>
                <w:rFonts w:asciiTheme="minorBidi" w:hAnsiTheme="minorBidi" w:cstheme="minorBidi"/>
                <w:b w:val="0"/>
                <w:bCs/>
                <w:lang w:bidi="th-TH"/>
              </w:rPr>
              <w:t xml:space="preserve">Visible </w:t>
            </w:r>
            <w:r w:rsidRPr="000E77DA">
              <w:rPr>
                <w:rFonts w:asciiTheme="minorBidi" w:hAnsiTheme="minorBidi" w:cstheme="minorBidi"/>
                <w:cs/>
                <w:lang w:bidi="th-TH"/>
              </w:rPr>
              <w:t>เมื่อมี</w:t>
            </w:r>
            <w:r w:rsidRPr="000E77DA">
              <w:rPr>
                <w:rFonts w:asciiTheme="minorBidi" w:hAnsiTheme="minorBidi" w:cstheme="minorBidi"/>
                <w:b w:val="0"/>
                <w:bCs/>
                <w:cs/>
                <w:lang w:bidi="th-TH"/>
              </w:rPr>
              <w:t xml:space="preserve"> </w:t>
            </w:r>
            <w:r w:rsidRPr="000E77DA">
              <w:rPr>
                <w:rFonts w:asciiTheme="minorBidi" w:hAnsiTheme="minorBidi" w:cstheme="minorBidi"/>
                <w:b w:val="0"/>
                <w:bCs/>
                <w:lang w:bidi="th-TH"/>
              </w:rPr>
              <w:t xml:space="preserve">Event </w:t>
            </w:r>
            <w:r w:rsidRPr="000E77DA">
              <w:rPr>
                <w:rFonts w:asciiTheme="minorBidi" w:hAnsiTheme="minorBidi" w:cstheme="minorBidi"/>
                <w:cs/>
                <w:lang w:bidi="th-TH"/>
              </w:rPr>
              <w:t>มาจาก</w:t>
            </w:r>
            <w:r w:rsidRPr="000E77DA">
              <w:rPr>
                <w:rFonts w:asciiTheme="minorBidi" w:hAnsiTheme="minorBidi" w:cstheme="minorBidi"/>
                <w:b w:val="0"/>
                <w:bCs/>
                <w:cs/>
                <w:lang w:bidi="th-TH"/>
              </w:rPr>
              <w:t xml:space="preserve"> </w:t>
            </w:r>
            <w:r w:rsidRPr="000E77DA">
              <w:rPr>
                <w:rFonts w:asciiTheme="minorBidi" w:hAnsiTheme="minorBidi" w:cstheme="minorBidi"/>
                <w:b w:val="0"/>
                <w:bCs/>
                <w:lang w:bidi="th-TH"/>
              </w:rPr>
              <w:t>Table Section</w:t>
            </w:r>
            <w:r w:rsidRPr="000E77DA">
              <w:rPr>
                <w:rFonts w:asciiTheme="minorBidi" w:hAnsiTheme="minorBidi" w:cstheme="minorBidi"/>
                <w:b w:val="0"/>
                <w:bCs/>
                <w:cs/>
                <w:lang w:bidi="th-TH"/>
              </w:rPr>
              <w:t xml:space="preserve"> </w:t>
            </w:r>
            <w:r w:rsidRPr="000E77DA">
              <w:rPr>
                <w:rFonts w:asciiTheme="minorBidi" w:hAnsiTheme="minorBidi" w:cstheme="minorBidi"/>
                <w:cs/>
                <w:lang w:bidi="th-TH"/>
              </w:rPr>
              <w:t>เป็น</w:t>
            </w:r>
            <w:r w:rsidRPr="000E77DA">
              <w:rPr>
                <w:rFonts w:cs="Cordia New" w:asciiTheme="minorBidi" w:hAnsiTheme="minorBidi"/>
                <w:b w:val="0"/>
                <w:bCs/>
                <w:cs/>
                <w:lang w:bidi="th-TH"/>
              </w:rPr>
              <w:t xml:space="preserve"> “</w:t>
            </w:r>
            <w:r w:rsidRPr="000E77DA">
              <w:rPr>
                <w:rFonts w:asciiTheme="minorBidi" w:hAnsiTheme="minorBidi" w:cstheme="minorBidi"/>
                <w:b w:val="0"/>
                <w:bCs/>
                <w:lang w:bidi="th-TH"/>
              </w:rPr>
              <w:t>Add</w:t>
            </w:r>
            <w:r w:rsidRPr="000E77DA">
              <w:rPr>
                <w:rFonts w:asciiTheme="minorBidi" w:hAnsiTheme="minorBidi" w:cstheme="minorBidi"/>
                <w:b w:val="0"/>
                <w:bCs/>
                <w:cs/>
                <w:lang w:bidi="th-TH"/>
              </w:rPr>
              <w:t>”</w:t>
            </w:r>
          </w:p>
          <w:p w:rsidRPr="000E77DA" w:rsidR="00E77F71" w:rsidP="00E77F71" w:rsidRDefault="00E77F71" w14:paraId="462550D6" w14:textId="77777777">
            <w:pPr>
              <w:spacing w:before="240" w:after="0"/>
              <w:rPr>
                <w:rFonts w:asciiTheme="minorBidi" w:hAnsiTheme="minorBidi"/>
              </w:rPr>
            </w:pPr>
            <w:r w:rsidRPr="000E77DA">
              <w:rPr>
                <w:rFonts w:asciiTheme="minorBidi" w:hAnsiTheme="minorBidi"/>
                <w:cs/>
              </w:rPr>
              <w:t>เมื่อกดปุ่ม</w:t>
            </w:r>
          </w:p>
          <w:p w:rsidRPr="000E77DA" w:rsidR="00E77F71" w:rsidP="00E77F71" w:rsidRDefault="00E77F71" w14:paraId="209AF703" w14:textId="77777777">
            <w:pPr>
              <w:pStyle w:val="ListParagraph"/>
              <w:numPr>
                <w:ilvl w:val="0"/>
                <w:numId w:val="4"/>
              </w:numPr>
              <w:spacing w:after="0" w:line="259" w:lineRule="auto"/>
              <w:rPr>
                <w:rFonts w:asciiTheme="minorBidi" w:hAnsiTheme="minorBidi"/>
              </w:rPr>
            </w:pPr>
            <w:r w:rsidRPr="000E77DA">
              <w:rPr>
                <w:rFonts w:asciiTheme="minorBidi" w:hAnsiTheme="minorBidi"/>
                <w:cs/>
              </w:rPr>
              <w:t xml:space="preserve">ให้ทำการ </w:t>
            </w:r>
            <w:r w:rsidRPr="000E77DA">
              <w:rPr>
                <w:rFonts w:asciiTheme="minorBidi" w:hAnsiTheme="minorBidi"/>
              </w:rPr>
              <w:t xml:space="preserve">Validate </w:t>
            </w:r>
            <w:r w:rsidRPr="000E77DA">
              <w:rPr>
                <w:rFonts w:asciiTheme="minorBidi" w:hAnsiTheme="minorBidi"/>
                <w:cs/>
              </w:rPr>
              <w:t>ข้อมูลในหน้าจอ</w:t>
            </w:r>
          </w:p>
          <w:p w:rsidRPr="000E77DA" w:rsidR="00E77F71" w:rsidP="00E77F71" w:rsidRDefault="00E77F71" w14:paraId="7402FCB0" w14:textId="77777777">
            <w:pPr>
              <w:pStyle w:val="ListParagraph"/>
              <w:numPr>
                <w:ilvl w:val="0"/>
                <w:numId w:val="4"/>
              </w:numPr>
              <w:spacing w:after="0" w:line="259" w:lineRule="auto"/>
              <w:rPr>
                <w:rFonts w:asciiTheme="minorBidi" w:hAnsiTheme="minorBidi"/>
              </w:rPr>
            </w:pPr>
            <w:r w:rsidRPr="000E77DA">
              <w:rPr>
                <w:rFonts w:asciiTheme="minorBidi" w:hAnsiTheme="minorBidi"/>
                <w:cs/>
              </w:rPr>
              <w:t xml:space="preserve">ให้ทำการ </w:t>
            </w:r>
            <w:r w:rsidRPr="000E77DA">
              <w:rPr>
                <w:rFonts w:asciiTheme="minorBidi" w:hAnsiTheme="minorBidi"/>
              </w:rPr>
              <w:t xml:space="preserve">Add </w:t>
            </w:r>
            <w:r w:rsidRPr="000E77DA">
              <w:rPr>
                <w:rFonts w:asciiTheme="minorBidi" w:hAnsiTheme="minorBidi"/>
                <w:cs/>
              </w:rPr>
              <w:t xml:space="preserve">ข้อมูลลงในส่วนของ </w:t>
            </w:r>
            <w:r w:rsidRPr="000E77DA">
              <w:rPr>
                <w:rFonts w:asciiTheme="minorBidi" w:hAnsiTheme="minorBidi"/>
              </w:rPr>
              <w:t>Table Section</w:t>
            </w:r>
          </w:p>
          <w:p w:rsidRPr="000E77DA" w:rsidR="00E77F71" w:rsidP="00E77F71" w:rsidRDefault="00E77F71" w14:paraId="31A4DA88" w14:textId="77777777">
            <w:pPr>
              <w:pStyle w:val="ListParagraph"/>
              <w:numPr>
                <w:ilvl w:val="0"/>
                <w:numId w:val="27"/>
              </w:numPr>
              <w:ind w:left="872"/>
              <w:rPr>
                <w:rFonts w:asciiTheme="minorBidi" w:hAnsiTheme="minorBidi"/>
              </w:rPr>
            </w:pPr>
            <w:r w:rsidRPr="000E77DA">
              <w:rPr>
                <w:rFonts w:asciiTheme="minorBidi" w:hAnsiTheme="minorBidi"/>
                <w:cs/>
              </w:rPr>
              <w:t xml:space="preserve">ให้ทำการ </w:t>
            </w:r>
            <w:r w:rsidRPr="000E77DA">
              <w:rPr>
                <w:rFonts w:asciiTheme="minorBidi" w:hAnsiTheme="minorBidi"/>
              </w:rPr>
              <w:t xml:space="preserve">Sort Row </w:t>
            </w:r>
            <w:r w:rsidRPr="000E77DA">
              <w:rPr>
                <w:rFonts w:asciiTheme="minorBidi" w:hAnsiTheme="minorBidi"/>
                <w:cs/>
              </w:rPr>
              <w:t xml:space="preserve">ตาม </w:t>
            </w:r>
            <w:r w:rsidRPr="000E77DA">
              <w:rPr>
                <w:rFonts w:asciiTheme="minorBidi" w:hAnsiTheme="minorBidi"/>
              </w:rPr>
              <w:t xml:space="preserve">Logic </w:t>
            </w:r>
            <w:r w:rsidRPr="000E77DA">
              <w:rPr>
                <w:rFonts w:asciiTheme="minorBidi" w:hAnsiTheme="minorBidi"/>
                <w:cs/>
              </w:rPr>
              <w:t>และลำดับดังนี้</w:t>
            </w:r>
          </w:p>
          <w:p w:rsidRPr="000E77DA" w:rsidR="00E77F71" w:rsidP="00E77F71" w:rsidRDefault="00E77F71" w14:paraId="1C607125" w14:textId="77777777">
            <w:pPr>
              <w:pStyle w:val="ListParagraph"/>
              <w:numPr>
                <w:ilvl w:val="0"/>
                <w:numId w:val="26"/>
              </w:numPr>
              <w:spacing w:after="160" w:line="259" w:lineRule="auto"/>
              <w:rPr>
                <w:rFonts w:asciiTheme="minorBidi" w:hAnsiTheme="minorBidi"/>
              </w:rPr>
            </w:pPr>
            <w:r w:rsidRPr="000E77DA">
              <w:rPr>
                <w:rFonts w:asciiTheme="minorBidi" w:hAnsiTheme="minorBidi"/>
              </w:rPr>
              <w:t>Duration From</w:t>
            </w:r>
          </w:p>
          <w:p w:rsidRPr="000E77DA" w:rsidR="00E77F71" w:rsidP="00E77F71" w:rsidRDefault="00E77F71" w14:paraId="3AE154D6" w14:textId="77777777">
            <w:pPr>
              <w:pStyle w:val="ListParagraph"/>
              <w:numPr>
                <w:ilvl w:val="0"/>
                <w:numId w:val="26"/>
              </w:numPr>
              <w:spacing w:after="160" w:line="259" w:lineRule="auto"/>
              <w:rPr>
                <w:rFonts w:asciiTheme="minorBidi" w:hAnsiTheme="minorBidi"/>
              </w:rPr>
            </w:pPr>
            <w:r w:rsidRPr="000E77DA">
              <w:rPr>
                <w:rFonts w:asciiTheme="minorBidi" w:hAnsiTheme="minorBidi"/>
              </w:rPr>
              <w:t>Duration To</w:t>
            </w:r>
          </w:p>
          <w:p w:rsidR="00E77F71" w:rsidP="00E77F71" w:rsidRDefault="00E77F71" w14:paraId="3224580F" w14:textId="77777777">
            <w:pPr>
              <w:pStyle w:val="ListParagraph"/>
              <w:numPr>
                <w:ilvl w:val="0"/>
                <w:numId w:val="4"/>
              </w:numPr>
              <w:spacing w:after="0" w:line="259" w:lineRule="auto"/>
              <w:rPr>
                <w:rFonts w:asciiTheme="minorBidi" w:hAnsiTheme="minorBidi"/>
              </w:rPr>
            </w:pPr>
            <w:r w:rsidRPr="000E77DA">
              <w:rPr>
                <w:rFonts w:asciiTheme="minorBidi" w:hAnsiTheme="minorBidi"/>
                <w:cs/>
              </w:rPr>
              <w:t xml:space="preserve">ให้ทำการเคลียร์ค่า และ </w:t>
            </w:r>
            <w:r w:rsidRPr="000E77DA">
              <w:rPr>
                <w:rFonts w:asciiTheme="minorBidi" w:hAnsiTheme="minorBidi"/>
              </w:rPr>
              <w:t>Invisible</w:t>
            </w:r>
            <w:r w:rsidRPr="000E77DA">
              <w:rPr>
                <w:rFonts w:asciiTheme="minorBidi" w:hAnsiTheme="minorBidi"/>
                <w:szCs w:val="36"/>
              </w:rPr>
              <w:t xml:space="preserve"> Detail Section</w:t>
            </w:r>
          </w:p>
          <w:p w:rsidRPr="000E77DA" w:rsidR="00E77F71" w:rsidP="00E77F71" w:rsidRDefault="00E77F71" w14:paraId="3B2D594B" w14:textId="45957774">
            <w:pPr>
              <w:pStyle w:val="ListParagraph"/>
              <w:numPr>
                <w:ilvl w:val="0"/>
                <w:numId w:val="4"/>
              </w:numPr>
              <w:spacing w:after="0" w:line="259" w:lineRule="auto"/>
              <w:rPr>
                <w:rFonts w:asciiTheme="minorBidi" w:hAnsiTheme="minorBidi"/>
                <w:cs/>
              </w:rPr>
            </w:pPr>
            <w:r>
              <w:rPr>
                <w:rFonts w:hint="cs" w:asciiTheme="minorBidi" w:hAnsiTheme="minorBidi"/>
                <w:cs/>
              </w:rPr>
              <w:t xml:space="preserve">ให้ทำการ </w:t>
            </w:r>
            <w:r>
              <w:rPr>
                <w:rFonts w:asciiTheme="minorBidi" w:hAnsiTheme="minorBidi"/>
              </w:rPr>
              <w:t xml:space="preserve">Gen </w:t>
            </w:r>
            <w:r>
              <w:rPr>
                <w:rFonts w:cs="Angsana New"/>
              </w:rPr>
              <w:t>partnerAppId</w:t>
            </w:r>
            <w:r>
              <w:rPr>
                <w:rFonts w:hint="cs" w:asciiTheme="minorBidi" w:hAnsiTheme="minorBidi"/>
                <w:cs/>
              </w:rPr>
              <w:t xml:space="preserve"> และ </w:t>
            </w:r>
            <w:r>
              <w:rPr>
                <w:rFonts w:cs="CordiaUPC"/>
              </w:rPr>
              <w:t>Update current_app_id</w:t>
            </w:r>
            <w:r>
              <w:rPr>
                <w:rFonts w:hint="cs" w:cs="CordiaUPC"/>
                <w:cs/>
              </w:rPr>
              <w:t xml:space="preserve"> ที่ </w:t>
            </w:r>
            <w:r w:rsidRPr="00DB1793">
              <w:rPr>
                <w:rFonts w:cs="CordiaUPC"/>
              </w:rPr>
              <w:t>vdo_zenon_partner_app_id_config</w:t>
            </w:r>
            <w:r>
              <w:rPr>
                <w:rFonts w:hint="cs" w:cs="CordiaUPC"/>
                <w:cs/>
              </w:rPr>
              <w:t xml:space="preserve"> ด้วย </w:t>
            </w:r>
            <w:r>
              <w:rPr>
                <w:rFonts w:cs="Angsana New"/>
              </w:rPr>
              <w:t>partnerAppId</w:t>
            </w:r>
            <w:r>
              <w:rPr>
                <w:rFonts w:hint="cs" w:asciiTheme="minorBidi" w:hAnsiTheme="minorBidi"/>
                <w:cs/>
              </w:rPr>
              <w:t xml:space="preserve"> </w:t>
            </w:r>
            <w:r>
              <w:rPr>
                <w:rFonts w:cs="Cordia New" w:asciiTheme="minorBidi" w:hAnsiTheme="minorBidi"/>
                <w:cs/>
              </w:rPr>
              <w:t>(</w:t>
            </w:r>
            <w:r>
              <w:rPr>
                <w:rFonts w:hint="cs" w:asciiTheme="minorBidi" w:hAnsiTheme="minorBidi"/>
                <w:cs/>
              </w:rPr>
              <w:t xml:space="preserve">หมายเหตุ </w:t>
            </w:r>
            <w:r>
              <w:rPr>
                <w:rFonts w:cs="Cordia New" w:asciiTheme="minorBidi" w:hAnsiTheme="minorBidi"/>
                <w:cs/>
              </w:rPr>
              <w:t xml:space="preserve">: </w:t>
            </w:r>
            <w:r>
              <w:rPr>
                <w:rFonts w:hint="cs" w:asciiTheme="minorBidi" w:hAnsiTheme="minorBidi"/>
                <w:cs/>
              </w:rPr>
              <w:t xml:space="preserve">ถ้ามีการกรอก </w:t>
            </w:r>
            <w:r>
              <w:rPr>
                <w:rFonts w:cs="Angsana New"/>
              </w:rPr>
              <w:t xml:space="preserve">partnerPacakgeName </w:t>
            </w:r>
            <w:r>
              <w:rPr>
                <w:rFonts w:hint="cs" w:cs="Angsana New"/>
                <w:cs/>
              </w:rPr>
              <w:t xml:space="preserve">หลายครั้ง </w:t>
            </w:r>
            <w:r>
              <w:rPr>
                <w:rFonts w:cs="Angsana New"/>
              </w:rPr>
              <w:t>partnerAppId</w:t>
            </w:r>
            <w:r>
              <w:rPr>
                <w:rFonts w:cs="Cordia New" w:asciiTheme="minorBidi" w:hAnsiTheme="minorBidi"/>
                <w:cs/>
              </w:rPr>
              <w:t xml:space="preserve"> </w:t>
            </w:r>
            <w:r>
              <w:rPr>
                <w:rFonts w:hint="cs" w:asciiTheme="minorBidi" w:hAnsiTheme="minorBidi"/>
                <w:cs/>
              </w:rPr>
              <w:t>จะ</w:t>
            </w:r>
            <w:r>
              <w:rPr>
                <w:rFonts w:asciiTheme="minorBidi" w:hAnsiTheme="minorBidi"/>
              </w:rPr>
              <w:t xml:space="preserve"> Gen ID </w:t>
            </w:r>
            <w:r>
              <w:rPr>
                <w:rFonts w:hint="cs" w:asciiTheme="minorBidi" w:hAnsiTheme="minorBidi"/>
                <w:cs/>
              </w:rPr>
              <w:t>ไปเรื่อยๆ</w:t>
            </w:r>
            <w:r>
              <w:rPr>
                <w:rFonts w:cs="Cordia New" w:asciiTheme="minorBidi" w:hAnsiTheme="minorBidi"/>
                <w:cs/>
              </w:rPr>
              <w:t xml:space="preserve"> </w:t>
            </w:r>
            <w:r>
              <w:rPr>
                <w:rFonts w:hint="cs" w:asciiTheme="minorBidi" w:hAnsiTheme="minorBidi"/>
                <w:cs/>
              </w:rPr>
              <w:t>จึงให้ทำการโชว์</w:t>
            </w:r>
            <w:r>
              <w:rPr>
                <w:rFonts w:cs="Cordia New" w:asciiTheme="minorBidi" w:hAnsiTheme="minorBidi"/>
                <w:cs/>
              </w:rPr>
              <w:t xml:space="preserve"> </w:t>
            </w:r>
            <w:r>
              <w:rPr>
                <w:rFonts w:cs="Angsana New"/>
              </w:rPr>
              <w:t xml:space="preserve">partnerAppId </w:t>
            </w:r>
            <w:r>
              <w:rPr>
                <w:rFonts w:hint="cs" w:cs="Angsana New"/>
                <w:cs/>
              </w:rPr>
              <w:t xml:space="preserve">หลังจากกด </w:t>
            </w:r>
            <w:r>
              <w:rPr>
                <w:rFonts w:cs="Angsana New"/>
              </w:rPr>
              <w:t>ADD</w:t>
            </w:r>
            <w:r>
              <w:rPr>
                <w:rFonts w:cs="Cordia New" w:asciiTheme="minorBidi" w:hAnsiTheme="minorBidi"/>
                <w:cs/>
              </w:rPr>
              <w:t>)</w:t>
            </w:r>
          </w:p>
        </w:tc>
      </w:tr>
      <w:tr w:rsidRPr="008979A8" w:rsidR="00E77F71" w:rsidTr="00034826" w14:paraId="67DD092E" w14:textId="77777777">
        <w:trPr>
          <w:trHeight w:val="111"/>
        </w:trPr>
        <w:tc>
          <w:tcPr>
            <w:tcW w:w="1026" w:type="pct"/>
            <w:gridSpan w:val="2"/>
          </w:tcPr>
          <w:p w:rsidRPr="000E77DA" w:rsidR="00E77F71" w:rsidP="00E77F71" w:rsidRDefault="00E77F71" w14:paraId="5E7EDA2E" w14:textId="63D5E05F">
            <w:pPr>
              <w:rPr>
                <w:rFonts w:asciiTheme="minorBidi" w:hAnsiTheme="minorBidi"/>
                <w:cs/>
              </w:rPr>
            </w:pPr>
            <w:r w:rsidRPr="000E77DA">
              <w:rPr>
                <w:rFonts w:asciiTheme="minorBidi" w:hAnsiTheme="minorBidi"/>
                <w:cs/>
              </w:rPr>
              <w:t xml:space="preserve">ปุ่ม </w:t>
            </w:r>
            <w:r w:rsidRPr="000E77DA">
              <w:rPr>
                <w:rFonts w:asciiTheme="minorBidi" w:hAnsiTheme="minorBidi"/>
              </w:rPr>
              <w:t>Update</w:t>
            </w:r>
          </w:p>
        </w:tc>
        <w:tc>
          <w:tcPr>
            <w:tcW w:w="900" w:type="pct"/>
            <w:gridSpan w:val="2"/>
          </w:tcPr>
          <w:p w:rsidRPr="000E77DA" w:rsidR="00E77F71" w:rsidP="00E77F71" w:rsidRDefault="00E77F71" w14:paraId="43850096" w14:textId="1F0D9752">
            <w:pPr>
              <w:pStyle w:val="HeaderTable"/>
              <w:rPr>
                <w:rFonts w:asciiTheme="minorBidi" w:hAnsiTheme="minorBidi" w:cstheme="minorBidi"/>
              </w:rPr>
            </w:pPr>
            <w:r w:rsidRPr="000E77DA">
              <w:rPr>
                <w:rFonts w:asciiTheme="minorBidi" w:hAnsiTheme="minorBidi" w:cstheme="minorBidi"/>
              </w:rPr>
              <w:t>Button</w:t>
            </w:r>
          </w:p>
        </w:tc>
        <w:tc>
          <w:tcPr>
            <w:tcW w:w="3074" w:type="pct"/>
            <w:gridSpan w:val="2"/>
          </w:tcPr>
          <w:p w:rsidRPr="000E77DA" w:rsidR="00E77F71" w:rsidP="00E77F71" w:rsidRDefault="00E77F71" w14:paraId="6772F376" w14:textId="77777777">
            <w:pPr>
              <w:pStyle w:val="HeaderTable"/>
              <w:spacing w:line="360" w:lineRule="auto"/>
              <w:rPr>
                <w:rFonts w:asciiTheme="minorBidi" w:hAnsiTheme="minorBidi" w:cstheme="minorBidi"/>
                <w:b w:val="0"/>
                <w:bCs/>
                <w:lang w:bidi="th-TH"/>
              </w:rPr>
            </w:pPr>
            <w:r w:rsidRPr="000E77DA">
              <w:rPr>
                <w:rFonts w:asciiTheme="minorBidi" w:hAnsiTheme="minorBidi" w:cstheme="minorBidi"/>
                <w:b w:val="0"/>
                <w:bCs/>
                <w:lang w:bidi="th-TH"/>
              </w:rPr>
              <w:t xml:space="preserve">Visible </w:t>
            </w:r>
            <w:r w:rsidRPr="000E77DA">
              <w:rPr>
                <w:rFonts w:asciiTheme="minorBidi" w:hAnsiTheme="minorBidi" w:cstheme="minorBidi"/>
                <w:cs/>
                <w:lang w:bidi="th-TH"/>
              </w:rPr>
              <w:t>เมื่อมี</w:t>
            </w:r>
            <w:r w:rsidRPr="000E77DA">
              <w:rPr>
                <w:rFonts w:asciiTheme="minorBidi" w:hAnsiTheme="minorBidi" w:cstheme="minorBidi"/>
                <w:b w:val="0"/>
                <w:bCs/>
                <w:cs/>
                <w:lang w:bidi="th-TH"/>
              </w:rPr>
              <w:t xml:space="preserve"> </w:t>
            </w:r>
            <w:r w:rsidRPr="000E77DA">
              <w:rPr>
                <w:rFonts w:asciiTheme="minorBidi" w:hAnsiTheme="minorBidi" w:cstheme="minorBidi"/>
                <w:b w:val="0"/>
                <w:bCs/>
                <w:lang w:bidi="th-TH"/>
              </w:rPr>
              <w:t xml:space="preserve">Event </w:t>
            </w:r>
            <w:r w:rsidRPr="000E77DA">
              <w:rPr>
                <w:rFonts w:asciiTheme="minorBidi" w:hAnsiTheme="minorBidi" w:cstheme="minorBidi"/>
                <w:cs/>
                <w:lang w:bidi="th-TH"/>
              </w:rPr>
              <w:t>มาจาก</w:t>
            </w:r>
            <w:r w:rsidRPr="000E77DA">
              <w:rPr>
                <w:rFonts w:asciiTheme="minorBidi" w:hAnsiTheme="minorBidi" w:cstheme="minorBidi"/>
                <w:b w:val="0"/>
                <w:bCs/>
                <w:cs/>
                <w:lang w:bidi="th-TH"/>
              </w:rPr>
              <w:t xml:space="preserve"> </w:t>
            </w:r>
            <w:r w:rsidRPr="000E77DA">
              <w:rPr>
                <w:rFonts w:asciiTheme="minorBidi" w:hAnsiTheme="minorBidi" w:cstheme="minorBidi"/>
                <w:b w:val="0"/>
                <w:bCs/>
                <w:lang w:bidi="th-TH"/>
              </w:rPr>
              <w:t>Table</w:t>
            </w:r>
            <w:r w:rsidRPr="000E77DA">
              <w:rPr>
                <w:rFonts w:asciiTheme="minorBidi" w:hAnsiTheme="minorBidi" w:cstheme="minorBidi"/>
                <w:b w:val="0"/>
                <w:bCs/>
                <w:cs/>
                <w:lang w:bidi="th-TH"/>
              </w:rPr>
              <w:t xml:space="preserve"> </w:t>
            </w:r>
            <w:r w:rsidRPr="000E77DA">
              <w:rPr>
                <w:rFonts w:asciiTheme="minorBidi" w:hAnsiTheme="minorBidi" w:cstheme="minorBidi"/>
                <w:b w:val="0"/>
                <w:bCs/>
                <w:lang w:bidi="th-TH"/>
              </w:rPr>
              <w:t>Section</w:t>
            </w:r>
            <w:r w:rsidRPr="000E77DA">
              <w:rPr>
                <w:rFonts w:asciiTheme="minorBidi" w:hAnsiTheme="minorBidi" w:cstheme="minorBidi"/>
                <w:b w:val="0"/>
                <w:bCs/>
                <w:cs/>
                <w:lang w:bidi="th-TH"/>
              </w:rPr>
              <w:t xml:space="preserve"> </w:t>
            </w:r>
            <w:r w:rsidRPr="000E77DA">
              <w:rPr>
                <w:rFonts w:asciiTheme="minorBidi" w:hAnsiTheme="minorBidi" w:cstheme="minorBidi"/>
                <w:cs/>
                <w:lang w:bidi="th-TH"/>
              </w:rPr>
              <w:t>เป็น</w:t>
            </w:r>
            <w:r w:rsidRPr="000E77DA">
              <w:rPr>
                <w:rFonts w:cs="Cordia New" w:asciiTheme="minorBidi" w:hAnsiTheme="minorBidi"/>
                <w:b w:val="0"/>
                <w:bCs/>
                <w:cs/>
                <w:lang w:bidi="th-TH"/>
              </w:rPr>
              <w:t xml:space="preserve"> “</w:t>
            </w:r>
            <w:r w:rsidRPr="000E77DA">
              <w:rPr>
                <w:rFonts w:asciiTheme="minorBidi" w:hAnsiTheme="minorBidi" w:cstheme="minorBidi"/>
                <w:b w:val="0"/>
                <w:bCs/>
                <w:lang w:bidi="th-TH"/>
              </w:rPr>
              <w:t>Edit</w:t>
            </w:r>
            <w:r w:rsidRPr="000E77DA">
              <w:rPr>
                <w:rFonts w:asciiTheme="minorBidi" w:hAnsiTheme="minorBidi" w:cstheme="minorBidi"/>
                <w:b w:val="0"/>
                <w:bCs/>
                <w:cs/>
                <w:lang w:bidi="th-TH"/>
              </w:rPr>
              <w:t>”</w:t>
            </w:r>
          </w:p>
          <w:p w:rsidRPr="000E77DA" w:rsidR="00E77F71" w:rsidP="00E77F71" w:rsidRDefault="00E77F71" w14:paraId="3FF2EB6E" w14:textId="77777777">
            <w:pPr>
              <w:pStyle w:val="HeaderTable"/>
              <w:rPr>
                <w:rFonts w:asciiTheme="minorBidi" w:hAnsiTheme="minorBidi" w:cstheme="minorBidi"/>
                <w:lang w:bidi="th-TH"/>
              </w:rPr>
            </w:pPr>
            <w:r w:rsidRPr="000E77DA">
              <w:rPr>
                <w:rFonts w:asciiTheme="minorBidi" w:hAnsiTheme="minorBidi" w:cstheme="minorBidi"/>
                <w:cs/>
                <w:lang w:bidi="th-TH"/>
              </w:rPr>
              <w:t>เมื่อกดปุ่ม</w:t>
            </w:r>
          </w:p>
          <w:p w:rsidRPr="000E77DA" w:rsidR="00E77F71" w:rsidP="00E77F71" w:rsidRDefault="00E77F71" w14:paraId="653EB493" w14:textId="77777777">
            <w:pPr>
              <w:pStyle w:val="ListParagraph"/>
              <w:numPr>
                <w:ilvl w:val="0"/>
                <w:numId w:val="6"/>
              </w:numPr>
              <w:spacing w:after="160" w:line="259" w:lineRule="auto"/>
              <w:rPr>
                <w:rFonts w:asciiTheme="minorBidi" w:hAnsiTheme="minorBidi"/>
              </w:rPr>
            </w:pPr>
            <w:r w:rsidRPr="000E77DA">
              <w:rPr>
                <w:rFonts w:asciiTheme="minorBidi" w:hAnsiTheme="minorBidi"/>
                <w:cs/>
              </w:rPr>
              <w:t xml:space="preserve">ให้ทำการ </w:t>
            </w:r>
            <w:r w:rsidRPr="000E77DA">
              <w:rPr>
                <w:rFonts w:asciiTheme="minorBidi" w:hAnsiTheme="minorBidi"/>
              </w:rPr>
              <w:t xml:space="preserve">Validate </w:t>
            </w:r>
            <w:r w:rsidRPr="000E77DA">
              <w:rPr>
                <w:rFonts w:asciiTheme="minorBidi" w:hAnsiTheme="minorBidi"/>
                <w:cs/>
              </w:rPr>
              <w:t>ข้อมูลในหน้าจอ</w:t>
            </w:r>
          </w:p>
          <w:p w:rsidRPr="000E77DA" w:rsidR="00E77F71" w:rsidP="00E77F71" w:rsidRDefault="00E77F71" w14:paraId="31A24E89" w14:textId="77777777">
            <w:pPr>
              <w:pStyle w:val="ListParagraph"/>
              <w:numPr>
                <w:ilvl w:val="0"/>
                <w:numId w:val="6"/>
              </w:numPr>
              <w:spacing w:after="160" w:line="259" w:lineRule="auto"/>
              <w:rPr>
                <w:rFonts w:asciiTheme="minorBidi" w:hAnsiTheme="minorBidi"/>
              </w:rPr>
            </w:pPr>
            <w:r w:rsidRPr="000E77DA">
              <w:rPr>
                <w:rFonts w:asciiTheme="minorBidi" w:hAnsiTheme="minorBidi"/>
                <w:cs/>
              </w:rPr>
              <w:t xml:space="preserve">ให้ทำการ </w:t>
            </w:r>
            <w:r w:rsidRPr="000E77DA">
              <w:rPr>
                <w:rFonts w:asciiTheme="minorBidi" w:hAnsiTheme="minorBidi"/>
              </w:rPr>
              <w:t xml:space="preserve">Update </w:t>
            </w:r>
            <w:r w:rsidRPr="000E77DA">
              <w:rPr>
                <w:rFonts w:asciiTheme="minorBidi" w:hAnsiTheme="minorBidi"/>
                <w:cs/>
              </w:rPr>
              <w:t xml:space="preserve">ข้อมูลลงในส่วนของ </w:t>
            </w:r>
            <w:r w:rsidRPr="000E77DA">
              <w:rPr>
                <w:rFonts w:asciiTheme="minorBidi" w:hAnsiTheme="minorBidi"/>
              </w:rPr>
              <w:t xml:space="preserve">Table Section </w:t>
            </w:r>
          </w:p>
          <w:p w:rsidRPr="000E77DA" w:rsidR="00E77F71" w:rsidP="00E77F71" w:rsidRDefault="00E77F71" w14:paraId="3AAB9D29" w14:textId="77777777">
            <w:pPr>
              <w:pStyle w:val="ListParagraph"/>
              <w:numPr>
                <w:ilvl w:val="0"/>
                <w:numId w:val="27"/>
              </w:numPr>
              <w:ind w:left="731"/>
              <w:rPr>
                <w:rFonts w:asciiTheme="minorBidi" w:hAnsiTheme="minorBidi"/>
              </w:rPr>
            </w:pPr>
            <w:r w:rsidRPr="000E77DA">
              <w:rPr>
                <w:rFonts w:asciiTheme="minorBidi" w:hAnsiTheme="minorBidi"/>
                <w:cs/>
              </w:rPr>
              <w:t xml:space="preserve">ให้ทำการ </w:t>
            </w:r>
            <w:r w:rsidRPr="000E77DA">
              <w:rPr>
                <w:rFonts w:asciiTheme="minorBidi" w:hAnsiTheme="minorBidi"/>
              </w:rPr>
              <w:t xml:space="preserve">Sort Row </w:t>
            </w:r>
            <w:r w:rsidRPr="000E77DA">
              <w:rPr>
                <w:rFonts w:asciiTheme="minorBidi" w:hAnsiTheme="minorBidi"/>
                <w:cs/>
              </w:rPr>
              <w:t xml:space="preserve">ตาม </w:t>
            </w:r>
            <w:r w:rsidRPr="000E77DA">
              <w:rPr>
                <w:rFonts w:asciiTheme="minorBidi" w:hAnsiTheme="minorBidi"/>
              </w:rPr>
              <w:t xml:space="preserve">Logic </w:t>
            </w:r>
            <w:r w:rsidRPr="000E77DA">
              <w:rPr>
                <w:rFonts w:asciiTheme="minorBidi" w:hAnsiTheme="minorBidi"/>
                <w:cs/>
              </w:rPr>
              <w:t>และลำดับดังนี้</w:t>
            </w:r>
          </w:p>
          <w:p w:rsidRPr="000E77DA" w:rsidR="00E77F71" w:rsidP="00E77F71" w:rsidRDefault="00E77F71" w14:paraId="64B8FAFE" w14:textId="77777777">
            <w:pPr>
              <w:pStyle w:val="ListParagraph"/>
              <w:numPr>
                <w:ilvl w:val="0"/>
                <w:numId w:val="26"/>
              </w:numPr>
              <w:spacing w:after="160" w:line="259" w:lineRule="auto"/>
              <w:rPr>
                <w:rFonts w:asciiTheme="minorBidi" w:hAnsiTheme="minorBidi"/>
              </w:rPr>
            </w:pPr>
            <w:r w:rsidRPr="000E77DA">
              <w:rPr>
                <w:rFonts w:asciiTheme="minorBidi" w:hAnsiTheme="minorBidi"/>
              </w:rPr>
              <w:t>Duration From</w:t>
            </w:r>
          </w:p>
          <w:p w:rsidRPr="000E77DA" w:rsidR="00E77F71" w:rsidP="00E77F71" w:rsidRDefault="00E77F71" w14:paraId="2781DEF5" w14:textId="77777777">
            <w:pPr>
              <w:pStyle w:val="ListParagraph"/>
              <w:numPr>
                <w:ilvl w:val="0"/>
                <w:numId w:val="26"/>
              </w:numPr>
              <w:spacing w:after="160" w:line="259" w:lineRule="auto"/>
              <w:rPr>
                <w:rFonts w:asciiTheme="minorBidi" w:hAnsiTheme="minorBidi"/>
              </w:rPr>
            </w:pPr>
            <w:r w:rsidRPr="000E77DA">
              <w:rPr>
                <w:rFonts w:asciiTheme="minorBidi" w:hAnsiTheme="minorBidi"/>
              </w:rPr>
              <w:t>Duration To</w:t>
            </w:r>
          </w:p>
          <w:p w:rsidRPr="000E77DA" w:rsidR="00E77F71" w:rsidP="00E77F71" w:rsidRDefault="00E77F71" w14:paraId="60744738" w14:textId="3C531A12">
            <w:pPr>
              <w:pStyle w:val="ListParagraph"/>
              <w:numPr>
                <w:ilvl w:val="0"/>
                <w:numId w:val="6"/>
              </w:numPr>
              <w:spacing w:after="160" w:line="259" w:lineRule="auto"/>
              <w:rPr>
                <w:rFonts w:asciiTheme="minorBidi" w:hAnsiTheme="minorBidi"/>
                <w:cs/>
              </w:rPr>
            </w:pPr>
            <w:r w:rsidRPr="000E77DA">
              <w:rPr>
                <w:rFonts w:asciiTheme="minorBidi" w:hAnsiTheme="minorBidi"/>
                <w:cs/>
              </w:rPr>
              <w:t xml:space="preserve">ให้ทำการเคลียร์ค่า และ </w:t>
            </w:r>
            <w:r w:rsidRPr="000E77DA">
              <w:rPr>
                <w:rFonts w:asciiTheme="minorBidi" w:hAnsiTheme="minorBidi"/>
              </w:rPr>
              <w:t>Invisible</w:t>
            </w:r>
            <w:r w:rsidRPr="000E77DA">
              <w:rPr>
                <w:rFonts w:asciiTheme="minorBidi" w:hAnsiTheme="minorBidi"/>
                <w:szCs w:val="36"/>
              </w:rPr>
              <w:t xml:space="preserve"> Detail Section</w:t>
            </w:r>
          </w:p>
        </w:tc>
      </w:tr>
      <w:tr w:rsidRPr="008979A8" w:rsidR="00E77F71" w:rsidTr="00034826" w14:paraId="7FDAB711" w14:textId="77777777">
        <w:trPr>
          <w:trHeight w:val="111"/>
        </w:trPr>
        <w:tc>
          <w:tcPr>
            <w:tcW w:w="1026" w:type="pct"/>
            <w:gridSpan w:val="2"/>
          </w:tcPr>
          <w:p w:rsidRPr="003A1FD8" w:rsidR="00E77F71" w:rsidP="00E77F71" w:rsidRDefault="00E77F71" w14:paraId="25B621BF" w14:textId="5B1BFFCD">
            <w:pPr>
              <w:rPr>
                <w:rFonts w:cs="Angsana New"/>
                <w:cs/>
              </w:rPr>
            </w:pPr>
            <w:r w:rsidRPr="000E77DA">
              <w:rPr>
                <w:rFonts w:asciiTheme="minorBidi" w:hAnsiTheme="minorBidi"/>
                <w:cs/>
              </w:rPr>
              <w:t>ปุ่ม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CordiaUPC"/>
              </w:rPr>
              <w:t>Cancel</w:t>
            </w:r>
          </w:p>
        </w:tc>
        <w:tc>
          <w:tcPr>
            <w:tcW w:w="900" w:type="pct"/>
            <w:gridSpan w:val="2"/>
          </w:tcPr>
          <w:p w:rsidR="00E77F71" w:rsidP="00E77F71" w:rsidRDefault="00E77F71" w14:paraId="573975C6" w14:textId="5C313E74">
            <w:pPr>
              <w:pStyle w:val="HeaderTable"/>
            </w:pPr>
            <w:r>
              <w:t>Button</w:t>
            </w:r>
          </w:p>
        </w:tc>
        <w:tc>
          <w:tcPr>
            <w:tcW w:w="3074" w:type="pct"/>
            <w:gridSpan w:val="2"/>
          </w:tcPr>
          <w:p w:rsidRPr="007D14C9" w:rsidR="00E77F71" w:rsidP="00E77F71" w:rsidRDefault="00E77F71" w14:paraId="52682184" w14:textId="6835BFF4">
            <w:pPr>
              <w:rPr>
                <w:rFonts w:cs="Angsana New"/>
                <w:cs/>
              </w:rPr>
            </w:pPr>
            <w:r>
              <w:rPr>
                <w:rFonts w:hint="cs"/>
                <w:cs/>
              </w:rPr>
              <w:t xml:space="preserve">ให้ทำการเคลียร์ค่าใน </w:t>
            </w:r>
            <w:r>
              <w:t>Detail Section</w:t>
            </w:r>
            <w:r>
              <w:rPr>
                <w:rFonts w:hint="cs"/>
                <w:cs/>
              </w:rPr>
              <w:t xml:space="preserve"> และทำการ </w:t>
            </w:r>
            <w:r>
              <w:t>Invisible Detail Section</w:t>
            </w:r>
          </w:p>
        </w:tc>
      </w:tr>
      <w:tr w:rsidRPr="008979A8" w:rsidR="00E77F71" w:rsidTr="000E77DA" w14:paraId="270F762C" w14:textId="77777777">
        <w:trPr>
          <w:trHeight w:val="111"/>
        </w:trPr>
        <w:tc>
          <w:tcPr>
            <w:tcW w:w="5000" w:type="pct"/>
            <w:gridSpan w:val="6"/>
            <w:shd w:val="clear" w:color="auto" w:fill="C2D69B" w:themeFill="accent3" w:themeFillTint="99"/>
          </w:tcPr>
          <w:p w:rsidRPr="007D14C9" w:rsidR="00E77F71" w:rsidP="00E77F71" w:rsidRDefault="00E77F71" w14:paraId="3684FDF5" w14:textId="4DA78860">
            <w:pPr>
              <w:pStyle w:val="HeaderTable"/>
              <w:rPr>
                <w:rFonts w:cs="Angsana New"/>
                <w:rtl/>
                <w:cs/>
              </w:rPr>
            </w:pPr>
            <w:r>
              <w:t>End Partner Detail Section</w:t>
            </w:r>
          </w:p>
        </w:tc>
      </w:tr>
      <w:tr w:rsidRPr="008979A8" w:rsidR="00E77F71" w:rsidTr="000E77DA" w14:paraId="60337709" w14:textId="77777777">
        <w:trPr>
          <w:trHeight w:val="111"/>
        </w:trPr>
        <w:tc>
          <w:tcPr>
            <w:tcW w:w="5000" w:type="pct"/>
            <w:gridSpan w:val="6"/>
            <w:shd w:val="clear" w:color="auto" w:fill="C2D69B" w:themeFill="accent3" w:themeFillTint="99"/>
          </w:tcPr>
          <w:p w:rsidRPr="007D14C9" w:rsidR="00E77F71" w:rsidP="00E77F71" w:rsidRDefault="00E77F71" w14:paraId="1C1802E3" w14:textId="089F91E1">
            <w:pPr>
              <w:pStyle w:val="HeaderTable"/>
              <w:rPr>
                <w:rFonts w:cs="Angsana New"/>
                <w:rtl/>
                <w:cs/>
              </w:rPr>
            </w:pPr>
            <w:r>
              <w:t>End Partner App ID Section</w:t>
            </w:r>
          </w:p>
        </w:tc>
      </w:tr>
      <w:tr w:rsidRPr="008979A8" w:rsidR="00EF75D1" w:rsidTr="000E77DA" w14:paraId="2C6D04DF" w14:textId="77777777">
        <w:trPr>
          <w:trHeight w:val="111"/>
        </w:trPr>
        <w:tc>
          <w:tcPr>
            <w:tcW w:w="5000" w:type="pct"/>
            <w:gridSpan w:val="6"/>
            <w:shd w:val="clear" w:color="auto" w:fill="C2D69B" w:themeFill="accent3" w:themeFillTint="99"/>
          </w:tcPr>
          <w:p w:rsidR="00EF75D1" w:rsidP="00E77F71" w:rsidRDefault="00EF75D1" w14:paraId="07B7ACCE" w14:textId="1233EDA7">
            <w:pPr>
              <w:pStyle w:val="HeaderTable"/>
              <w:rPr>
                <w:lang w:bidi="th-TH"/>
              </w:rPr>
            </w:pPr>
            <w:bookmarkStart w:name="_Hlk89109209" w:id="21"/>
            <w:r>
              <w:rPr>
                <w:lang w:bidi="th-TH"/>
              </w:rPr>
              <w:t>For Vimmi Section</w:t>
            </w:r>
          </w:p>
        </w:tc>
      </w:tr>
      <w:tr w:rsidRPr="008979A8" w:rsidR="00037317" w:rsidTr="000E77DA" w14:paraId="68ADD43F" w14:textId="77777777">
        <w:trPr>
          <w:trHeight w:val="111"/>
        </w:trPr>
        <w:tc>
          <w:tcPr>
            <w:tcW w:w="5000" w:type="pct"/>
            <w:gridSpan w:val="6"/>
            <w:shd w:val="clear" w:color="auto" w:fill="C2D69B" w:themeFill="accent3" w:themeFillTint="99"/>
          </w:tcPr>
          <w:p w:rsidR="00037317" w:rsidP="00E77F71" w:rsidRDefault="00037317" w14:paraId="608BA7B6" w14:textId="0507739B">
            <w:pPr>
              <w:pStyle w:val="HeaderTable"/>
            </w:pPr>
            <w:r>
              <w:t>Vimmi Product Section</w:t>
            </w:r>
          </w:p>
        </w:tc>
      </w:tr>
      <w:tr w:rsidRPr="008979A8" w:rsidR="00C10E73" w:rsidTr="000E77DA" w14:paraId="1AB96F06" w14:textId="77777777">
        <w:trPr>
          <w:trHeight w:val="111"/>
        </w:trPr>
        <w:tc>
          <w:tcPr>
            <w:tcW w:w="5000" w:type="pct"/>
            <w:gridSpan w:val="6"/>
            <w:shd w:val="clear" w:color="auto" w:fill="C2D69B" w:themeFill="accent3" w:themeFillTint="99"/>
          </w:tcPr>
          <w:p w:rsidR="00C10E73" w:rsidP="00E77F71" w:rsidRDefault="00C10E73" w14:paraId="34040ED2" w14:textId="0F15F86B">
            <w:pPr>
              <w:pStyle w:val="HeaderTable"/>
            </w:pPr>
            <w:r>
              <w:t>Vimmi Product Table Section</w:t>
            </w:r>
          </w:p>
        </w:tc>
      </w:tr>
      <w:tr w:rsidRPr="008979A8" w:rsidR="00C16432" w:rsidTr="00C10E73" w14:paraId="569BDED8" w14:textId="77777777">
        <w:trPr>
          <w:trHeight w:val="111"/>
        </w:trPr>
        <w:tc>
          <w:tcPr>
            <w:tcW w:w="986" w:type="pct"/>
          </w:tcPr>
          <w:p w:rsidRPr="002B739A" w:rsidR="00C16432" w:rsidP="006744B6" w:rsidRDefault="00C16432" w14:paraId="2ED3A8ED" w14:textId="5578373C">
            <w:pPr>
              <w:pStyle w:val="HeaderTable"/>
              <w:rPr>
                <w:b w:val="0"/>
                <w:bCs/>
                <w:lang w:bidi="th-TH"/>
              </w:rPr>
            </w:pPr>
            <w:r>
              <w:rPr>
                <w:b w:val="0"/>
                <w:bCs/>
                <w:lang w:bidi="th-TH"/>
              </w:rPr>
              <w:t>Generate Vimmi Product</w:t>
            </w:r>
          </w:p>
        </w:tc>
        <w:tc>
          <w:tcPr>
            <w:tcW w:w="953" w:type="pct"/>
            <w:gridSpan w:val="4"/>
          </w:tcPr>
          <w:p w:rsidRPr="00214868" w:rsidR="00C16432" w:rsidP="006744B6" w:rsidRDefault="00C16432" w14:paraId="090448CB" w14:textId="77777777">
            <w:pPr>
              <w:pStyle w:val="HeaderTable"/>
              <w:rPr>
                <w:b w:val="0"/>
                <w:bCs/>
              </w:rPr>
            </w:pPr>
          </w:p>
        </w:tc>
        <w:tc>
          <w:tcPr>
            <w:tcW w:w="3061" w:type="pct"/>
          </w:tcPr>
          <w:p w:rsidRPr="00C42ED9" w:rsidR="00383491" w:rsidP="006744B6" w:rsidRDefault="00383491" w14:paraId="167914B6" w14:textId="00D06D79">
            <w:pPr>
              <w:rPr>
                <w:rFonts w:cs="CordiaUPC"/>
                <w:bCs/>
              </w:rPr>
            </w:pPr>
            <w:r w:rsidRPr="00C42ED9">
              <w:rPr>
                <w:rFonts w:cs="CordiaUPC"/>
                <w:cs/>
              </w:rPr>
              <w:t>ให้การ</w:t>
            </w:r>
            <w:r w:rsidRPr="00C42ED9" w:rsidR="00C16432">
              <w:rPr>
                <w:rFonts w:cs="CordiaUPC"/>
                <w:cs/>
              </w:rPr>
              <w:t xml:space="preserve"> </w:t>
            </w:r>
            <w:r w:rsidRPr="00C42ED9" w:rsidR="00C16432">
              <w:rPr>
                <w:rFonts w:cs="CordiaUPC"/>
                <w:bCs/>
              </w:rPr>
              <w:t xml:space="preserve">Generate Vimmi Product </w:t>
            </w:r>
            <w:r w:rsidRPr="00C42ED9" w:rsidR="00B8483E">
              <w:rPr>
                <w:rFonts w:cs="CordiaUPC"/>
                <w:b/>
                <w:cs/>
              </w:rPr>
              <w:t>ลง</w:t>
            </w:r>
            <w:r w:rsidRPr="00C42ED9" w:rsidR="00B8483E">
              <w:rPr>
                <w:rFonts w:cs="CordiaUPC"/>
                <w:bCs/>
                <w:cs/>
              </w:rPr>
              <w:t xml:space="preserve"> </w:t>
            </w:r>
            <w:r w:rsidRPr="00C42ED9" w:rsidR="00B8483E">
              <w:rPr>
                <w:rFonts w:cs="CordiaUPC"/>
                <w:bCs/>
              </w:rPr>
              <w:t>Table</w:t>
            </w:r>
          </w:p>
          <w:p w:rsidRPr="002B739A" w:rsidR="00C16432" w:rsidP="006744B6" w:rsidRDefault="00383491" w14:paraId="04694C2C" w14:textId="3469550E">
            <w:pPr>
              <w:rPr>
                <w:b/>
                <w:cs/>
              </w:rPr>
            </w:pP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rPr>
                <w:rFonts w:hint="cs"/>
                <w:cs/>
              </w:rPr>
              <w:t xml:space="preserve"> 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‘</w:t>
            </w:r>
            <w:r w:rsidRPr="00037317">
              <w:t>VDO Vimmi Product Generate</w:t>
            </w:r>
            <w:r>
              <w:rPr>
                <w:rFonts w:cs="Angsana New"/>
                <w:cs/>
              </w:rPr>
              <w:t>’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CordiaUPC"/>
                <w:cs/>
              </w:rPr>
              <w:t>แ</w:t>
            </w:r>
            <w:r>
              <w:rPr>
                <w:rFonts w:hint="cs" w:cs="Angsana New"/>
                <w:cs/>
              </w:rPr>
              <w:t xml:space="preserve">ละ </w:t>
            </w:r>
            <w:r>
              <w:rPr>
                <w:rFonts w:cs="Angsana New"/>
              </w:rPr>
              <w:t xml:space="preserve">lov_type </w:t>
            </w:r>
            <w:r>
              <w:rPr>
                <w:rFonts w:cs="CordiaUPC"/>
                <w:cs/>
              </w:rPr>
              <w:t xml:space="preserve">= </w:t>
            </w:r>
            <w:r>
              <w:rPr>
                <w:rFonts w:cs="Angsana New"/>
              </w:rPr>
              <w:t xml:space="preserve">cpName </w:t>
            </w:r>
            <w:r>
              <w:rPr>
                <w:rFonts w:hint="cs" w:cs="Angsana New"/>
                <w:cs/>
              </w:rPr>
              <w:t>และนำค่า</w:t>
            </w:r>
            <w:r w:rsidR="00F46C76">
              <w:rPr>
                <w:rFonts w:cs="Angsana New"/>
              </w:rPr>
              <w:t xml:space="preserve"> lov_display</w:t>
            </w:r>
            <w:r w:rsidR="00B8483E">
              <w:rPr>
                <w:rFonts w:hint="cs" w:cs="Angsana New"/>
                <w:cs/>
              </w:rPr>
              <w:t xml:space="preserve"> </w:t>
            </w:r>
            <w:r w:rsidRPr="00C42ED9" w:rsidR="00F46C76">
              <w:rPr>
                <w:rFonts w:cs="CordiaUPC"/>
                <w:cs/>
              </w:rPr>
              <w:t xml:space="preserve">ที่ได้ไปหาจาก </w:t>
            </w:r>
            <w:r w:rsidRPr="00C42ED9" w:rsidR="00F46C76">
              <w:rPr>
                <w:rFonts w:cs="CordiaUPC"/>
              </w:rPr>
              <w:t xml:space="preserve">row_id </w:t>
            </w:r>
            <w:r w:rsidRPr="00C42ED9" w:rsidR="00F46C76">
              <w:rPr>
                <w:rFonts w:cs="CordiaUPC"/>
                <w:cs/>
              </w:rPr>
              <w:t xml:space="preserve">ของ </w:t>
            </w:r>
            <w:r w:rsidRPr="00C42ED9" w:rsidR="00F46C76">
              <w:rPr>
                <w:rFonts w:cs="CordiaUPC"/>
              </w:rPr>
              <w:t xml:space="preserve">table </w:t>
            </w:r>
            <w:r w:rsidRPr="00C42ED9" w:rsidR="00F46C76">
              <w:rPr>
                <w:rFonts w:cs="CordiaUPC"/>
                <w:bCs/>
              </w:rPr>
              <w:t>vdo_zenon_vimmi_product_config</w:t>
            </w:r>
          </w:p>
        </w:tc>
      </w:tr>
      <w:tr w:rsidRPr="008979A8" w:rsidR="006744B6" w:rsidTr="00C42ED9" w14:paraId="1904FE97" w14:textId="77777777">
        <w:trPr>
          <w:trHeight w:val="111"/>
        </w:trPr>
        <w:tc>
          <w:tcPr>
            <w:tcW w:w="986" w:type="pct"/>
          </w:tcPr>
          <w:p w:rsidRPr="00C42ED9" w:rsidR="006744B6" w:rsidP="006744B6" w:rsidRDefault="006744B6" w14:paraId="0B252859" w14:textId="786B46EA">
            <w:pPr>
              <w:pStyle w:val="HeaderTable"/>
              <w:rPr>
                <w:b w:val="0"/>
                <w:bCs/>
              </w:rPr>
            </w:pPr>
            <w:r w:rsidRPr="00C42ED9">
              <w:rPr>
                <w:b w:val="0"/>
                <w:bCs/>
              </w:rPr>
              <w:t>vimmiProductName</w:t>
            </w:r>
          </w:p>
        </w:tc>
        <w:tc>
          <w:tcPr>
            <w:tcW w:w="953" w:type="pct"/>
            <w:gridSpan w:val="4"/>
          </w:tcPr>
          <w:p w:rsidRPr="00C42ED9" w:rsidR="006744B6" w:rsidP="006744B6" w:rsidRDefault="006744B6" w14:paraId="2B898273" w14:textId="77777777">
            <w:pPr>
              <w:pStyle w:val="HeaderTable"/>
              <w:rPr>
                <w:b w:val="0"/>
                <w:bCs/>
              </w:rPr>
            </w:pPr>
          </w:p>
        </w:tc>
        <w:tc>
          <w:tcPr>
            <w:tcW w:w="3061" w:type="pct"/>
          </w:tcPr>
          <w:p w:rsidRPr="00C42ED9" w:rsidR="006744B6" w:rsidP="006744B6" w:rsidRDefault="006744B6" w14:paraId="468C8415" w14:textId="77777777">
            <w:pPr>
              <w:rPr>
                <w:bCs/>
              </w:rPr>
            </w:pPr>
            <w:r w:rsidRPr="00C42ED9">
              <w:rPr>
                <w:b/>
                <w:cs/>
              </w:rPr>
              <w:t>แสดงใน</w:t>
            </w:r>
            <w:r w:rsidRPr="00C42ED9">
              <w:rPr>
                <w:bCs/>
                <w:cs/>
              </w:rPr>
              <w:t xml:space="preserve"> </w:t>
            </w:r>
            <w:r w:rsidRPr="00C42ED9">
              <w:rPr>
                <w:bCs/>
              </w:rPr>
              <w:t>Format</w:t>
            </w:r>
          </w:p>
          <w:p w:rsidR="006744B6" w:rsidP="00C42ED9" w:rsidRDefault="006744B6" w14:paraId="1A48FA1D" w14:textId="77777777">
            <w:pPr>
              <w:pStyle w:val="HeaderTable"/>
              <w:spacing w:line="360" w:lineRule="auto"/>
              <w:rPr>
                <w:b w:val="0"/>
                <w:bCs/>
              </w:rPr>
            </w:pPr>
            <w:r w:rsidRPr="00C42ED9">
              <w:rPr>
                <w:b w:val="0"/>
                <w:bCs/>
              </w:rPr>
              <w:t xml:space="preserve">Vimmi Product Name </w:t>
            </w:r>
          </w:p>
          <w:p w:rsidRPr="002B739A" w:rsidR="000D795A" w:rsidP="00C42ED9" w:rsidRDefault="000D795A" w14:paraId="43C5DEE6" w14:textId="0506E6AF">
            <w:pPr>
              <w:spacing w:line="360" w:lineRule="auto"/>
            </w:pPr>
            <w:r>
              <w:t xml:space="preserve">Default Value </w:t>
            </w:r>
            <w:r>
              <w:rPr>
                <w:rFonts w:hint="cs"/>
                <w:cs/>
              </w:rPr>
              <w:t>โดยดึงข้อมูล</w:t>
            </w:r>
            <w:r>
              <w:t xml:space="preserve"> column </w:t>
            </w:r>
            <w:r w:rsidRPr="00443DBC">
              <w:t>vimmi_product_name</w:t>
            </w:r>
            <w:r w:rsidRPr="00F809C3">
              <w:rPr>
                <w:rFonts w:hint="cs" w:cs="CordiaUPC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จาก </w:t>
            </w:r>
            <w:r>
              <w:t xml:space="preserve">Database </w:t>
            </w:r>
            <w:r>
              <w:rPr>
                <w:rFonts w:hint="cs"/>
                <w:cs/>
              </w:rPr>
              <w:t xml:space="preserve">ที่ </w:t>
            </w:r>
            <w:r w:rsidRPr="00F809C3">
              <w:t>vdo_zenon_vimmi_product_config</w:t>
            </w:r>
            <w:r>
              <w:rPr>
                <w:rFonts w:hint="cs"/>
                <w:cs/>
              </w:rPr>
              <w:t xml:space="preserve"> จากการ </w:t>
            </w:r>
            <w:r>
              <w:t>generate Vimmi Product</w:t>
            </w:r>
          </w:p>
        </w:tc>
      </w:tr>
      <w:tr w:rsidRPr="008979A8" w:rsidR="006744B6" w:rsidTr="00C10E73" w14:paraId="54C5B7C5" w14:textId="77777777">
        <w:trPr>
          <w:trHeight w:val="111"/>
        </w:trPr>
        <w:tc>
          <w:tcPr>
            <w:tcW w:w="986" w:type="pct"/>
          </w:tcPr>
          <w:p w:rsidRPr="00C42ED9" w:rsidR="006744B6" w:rsidP="006744B6" w:rsidRDefault="006744B6" w14:paraId="47BA2F14" w14:textId="6B3A2F2A">
            <w:pPr>
              <w:pStyle w:val="HeaderTable"/>
              <w:rPr>
                <w:b w:val="0"/>
                <w:bCs/>
              </w:rPr>
            </w:pPr>
            <w:r w:rsidRPr="00C42ED9">
              <w:rPr>
                <w:b w:val="0"/>
                <w:bCs/>
              </w:rPr>
              <w:t>subCpId</w:t>
            </w:r>
          </w:p>
        </w:tc>
        <w:tc>
          <w:tcPr>
            <w:tcW w:w="953" w:type="pct"/>
            <w:gridSpan w:val="4"/>
          </w:tcPr>
          <w:p w:rsidRPr="00C42ED9" w:rsidR="006744B6" w:rsidP="006744B6" w:rsidRDefault="006744B6" w14:paraId="4CAD002F" w14:textId="77777777">
            <w:pPr>
              <w:pStyle w:val="HeaderTable"/>
              <w:rPr>
                <w:b w:val="0"/>
                <w:bCs/>
              </w:rPr>
            </w:pPr>
          </w:p>
        </w:tc>
        <w:tc>
          <w:tcPr>
            <w:tcW w:w="3061" w:type="pct"/>
          </w:tcPr>
          <w:p w:rsidRPr="00C42ED9" w:rsidR="006744B6" w:rsidP="006744B6" w:rsidRDefault="006744B6" w14:paraId="323044D6" w14:textId="77777777">
            <w:pPr>
              <w:rPr>
                <w:bCs/>
                <w:cs/>
              </w:rPr>
            </w:pPr>
            <w:r w:rsidRPr="00C42ED9">
              <w:rPr>
                <w:b/>
                <w:cs/>
              </w:rPr>
              <w:t>แสดงใน</w:t>
            </w:r>
            <w:r w:rsidRPr="00C42ED9">
              <w:rPr>
                <w:bCs/>
                <w:cs/>
              </w:rPr>
              <w:t xml:space="preserve"> </w:t>
            </w:r>
            <w:r w:rsidRPr="00C42ED9">
              <w:rPr>
                <w:bCs/>
              </w:rPr>
              <w:t>Format</w:t>
            </w:r>
          </w:p>
          <w:p w:rsidR="006744B6" w:rsidP="00C42ED9" w:rsidRDefault="00186628" w14:paraId="764087DF" w14:textId="77777777">
            <w:pPr>
              <w:pStyle w:val="HeaderTable"/>
              <w:spacing w:line="360" w:lineRule="auto"/>
              <w:rPr>
                <w:b w:val="0"/>
                <w:bCs/>
              </w:rPr>
            </w:pPr>
            <w:r w:rsidRPr="00C42ED9">
              <w:rPr>
                <w:b w:val="0"/>
                <w:bCs/>
              </w:rPr>
              <w:t>Sub CP ID</w:t>
            </w:r>
            <w:r w:rsidRPr="00C42ED9">
              <w:rPr>
                <w:b w:val="0"/>
                <w:bCs/>
                <w:cs/>
                <w:lang w:bidi="th-TH"/>
              </w:rPr>
              <w:t>(</w:t>
            </w:r>
            <w:r w:rsidRPr="00C42ED9">
              <w:rPr>
                <w:b w:val="0"/>
                <w:bCs/>
              </w:rPr>
              <w:t>5 Digits</w:t>
            </w:r>
            <w:r w:rsidRPr="00C42ED9">
              <w:rPr>
                <w:b w:val="0"/>
                <w:bCs/>
                <w:cs/>
                <w:lang w:bidi="th-TH"/>
              </w:rPr>
              <w:t>)</w:t>
            </w:r>
          </w:p>
          <w:p w:rsidRPr="002B739A" w:rsidR="000D795A" w:rsidP="00C42ED9" w:rsidRDefault="000D795A" w14:paraId="23ECF6D3" w14:textId="11D5E86D">
            <w:pPr>
              <w:spacing w:line="360" w:lineRule="auto"/>
            </w:pPr>
            <w:r>
              <w:t>Default</w:t>
            </w:r>
            <w:r w:rsidRPr="001142BC">
              <w:t xml:space="preserve"> Value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โดยดึงข้อมูล </w:t>
            </w:r>
            <w:r>
              <w:t xml:space="preserve">column </w:t>
            </w:r>
            <w:r w:rsidRPr="00F809C3">
              <w:t>Sub_CP_ID</w:t>
            </w:r>
            <w:r w:rsidRPr="00F809C3">
              <w:rPr>
                <w:rFonts w:hint="cs" w:cs="CordiaUPC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จาก </w:t>
            </w:r>
            <w:r>
              <w:t xml:space="preserve">Database </w:t>
            </w:r>
            <w:r>
              <w:rPr>
                <w:rFonts w:hint="cs"/>
                <w:cs/>
              </w:rPr>
              <w:t xml:space="preserve">ที่ </w:t>
            </w:r>
            <w:r w:rsidRPr="00F809C3">
              <w:t>vdo_zenon_vimmi_product_config</w:t>
            </w:r>
            <w:r w:rsidRPr="00F809C3">
              <w:rPr>
                <w:rFonts w:hint="cs" w:cs="CordiaUPC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จากการ </w:t>
            </w:r>
            <w:r>
              <w:t>generate Vimmi Product</w:t>
            </w:r>
          </w:p>
        </w:tc>
      </w:tr>
      <w:tr w:rsidRPr="008979A8" w:rsidR="006744B6" w:rsidTr="00C10E73" w14:paraId="31A613F3" w14:textId="77777777">
        <w:trPr>
          <w:trHeight w:val="111"/>
        </w:trPr>
        <w:tc>
          <w:tcPr>
            <w:tcW w:w="986" w:type="pct"/>
          </w:tcPr>
          <w:p w:rsidRPr="00C42ED9" w:rsidR="006744B6" w:rsidP="006744B6" w:rsidRDefault="006744B6" w14:paraId="26511A08" w14:textId="69873EC9">
            <w:pPr>
              <w:pStyle w:val="HeaderTable"/>
              <w:rPr>
                <w:b w:val="0"/>
                <w:bCs/>
              </w:rPr>
            </w:pPr>
            <w:r w:rsidRPr="00C42ED9">
              <w:rPr>
                <w:b w:val="0"/>
                <w:bCs/>
              </w:rPr>
              <w:t>categryId</w:t>
            </w:r>
          </w:p>
        </w:tc>
        <w:tc>
          <w:tcPr>
            <w:tcW w:w="953" w:type="pct"/>
            <w:gridSpan w:val="4"/>
          </w:tcPr>
          <w:p w:rsidRPr="00C42ED9" w:rsidR="006744B6" w:rsidP="006744B6" w:rsidRDefault="006744B6" w14:paraId="10605DC8" w14:textId="77777777">
            <w:pPr>
              <w:pStyle w:val="HeaderTable"/>
              <w:rPr>
                <w:b w:val="0"/>
                <w:bCs/>
              </w:rPr>
            </w:pPr>
          </w:p>
        </w:tc>
        <w:tc>
          <w:tcPr>
            <w:tcW w:w="3061" w:type="pct"/>
          </w:tcPr>
          <w:p w:rsidRPr="00C42ED9" w:rsidR="006744B6" w:rsidP="006744B6" w:rsidRDefault="006744B6" w14:paraId="04808874" w14:textId="77777777">
            <w:pPr>
              <w:rPr>
                <w:bCs/>
              </w:rPr>
            </w:pPr>
            <w:r w:rsidRPr="00C42ED9">
              <w:rPr>
                <w:b/>
                <w:cs/>
              </w:rPr>
              <w:t>แสดงใน</w:t>
            </w:r>
            <w:r w:rsidRPr="00C42ED9">
              <w:rPr>
                <w:bCs/>
                <w:cs/>
              </w:rPr>
              <w:t xml:space="preserve"> </w:t>
            </w:r>
            <w:r w:rsidRPr="00C42ED9">
              <w:rPr>
                <w:bCs/>
              </w:rPr>
              <w:t>Format</w:t>
            </w:r>
          </w:p>
          <w:p w:rsidR="006744B6" w:rsidP="00C42ED9" w:rsidRDefault="00186628" w14:paraId="2B352303" w14:textId="77777777">
            <w:pPr>
              <w:pStyle w:val="HeaderTable"/>
              <w:spacing w:line="360" w:lineRule="auto"/>
              <w:rPr>
                <w:b w:val="0"/>
                <w:bCs/>
              </w:rPr>
            </w:pPr>
            <w:r w:rsidRPr="00C42ED9">
              <w:rPr>
                <w:b w:val="0"/>
                <w:bCs/>
              </w:rPr>
              <w:t>Categry ID</w:t>
            </w:r>
            <w:r w:rsidRPr="00C42ED9">
              <w:rPr>
                <w:b w:val="0"/>
                <w:bCs/>
                <w:cs/>
                <w:lang w:bidi="th-TH"/>
              </w:rPr>
              <w:t>(</w:t>
            </w:r>
            <w:r w:rsidRPr="00C42ED9">
              <w:rPr>
                <w:b w:val="0"/>
                <w:bCs/>
              </w:rPr>
              <w:t>2 Digits</w:t>
            </w:r>
            <w:r w:rsidRPr="00C42ED9">
              <w:rPr>
                <w:b w:val="0"/>
                <w:bCs/>
                <w:cs/>
                <w:lang w:bidi="th-TH"/>
              </w:rPr>
              <w:t>)</w:t>
            </w:r>
          </w:p>
          <w:p w:rsidRPr="002B739A" w:rsidR="000D795A" w:rsidP="00C42ED9" w:rsidRDefault="000D795A" w14:paraId="5BFA6FF6" w14:textId="2CDC9322">
            <w:pPr>
              <w:spacing w:line="360" w:lineRule="auto"/>
            </w:pPr>
            <w:r>
              <w:t>Default</w:t>
            </w:r>
            <w:r w:rsidRPr="001142BC">
              <w:t xml:space="preserve"> Value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โดยดึงข้อมูล </w:t>
            </w:r>
            <w:r>
              <w:t xml:space="preserve">column </w:t>
            </w:r>
            <w:r w:rsidRPr="00F809C3">
              <w:t>Category_ID</w:t>
            </w:r>
            <w:r w:rsidRPr="00F809C3">
              <w:rPr>
                <w:rFonts w:hint="cs" w:cs="CordiaUPC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จาก </w:t>
            </w:r>
            <w:r>
              <w:t xml:space="preserve">Database </w:t>
            </w:r>
            <w:r>
              <w:rPr>
                <w:rFonts w:hint="cs"/>
                <w:cs/>
              </w:rPr>
              <w:t xml:space="preserve">ที่ </w:t>
            </w:r>
            <w:r w:rsidRPr="00F809C3">
              <w:t>vdo_zenon_vimmi_product_config</w:t>
            </w:r>
            <w:r w:rsidRPr="00F809C3">
              <w:rPr>
                <w:rFonts w:hint="cs" w:cs="CordiaUPC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จากการ </w:t>
            </w:r>
            <w:r>
              <w:t>generate Vimmi Product</w:t>
            </w:r>
          </w:p>
        </w:tc>
      </w:tr>
      <w:tr w:rsidRPr="008979A8" w:rsidR="006744B6" w:rsidTr="00C10E73" w14:paraId="2DCB54F0" w14:textId="77777777">
        <w:trPr>
          <w:trHeight w:val="111"/>
        </w:trPr>
        <w:tc>
          <w:tcPr>
            <w:tcW w:w="986" w:type="pct"/>
          </w:tcPr>
          <w:p w:rsidRPr="00C42ED9" w:rsidR="006744B6" w:rsidP="006744B6" w:rsidRDefault="006744B6" w14:paraId="4B58141D" w14:textId="6FE8CCA7">
            <w:pPr>
              <w:pStyle w:val="HeaderTable"/>
              <w:rPr>
                <w:b w:val="0"/>
                <w:bCs/>
              </w:rPr>
            </w:pPr>
            <w:r w:rsidRPr="00C42ED9">
              <w:rPr>
                <w:b w:val="0"/>
                <w:bCs/>
              </w:rPr>
              <w:t>ru</w:t>
            </w:r>
            <w:r w:rsidR="00A27E89">
              <w:rPr>
                <w:b w:val="0"/>
                <w:bCs/>
              </w:rPr>
              <w:t>n</w:t>
            </w:r>
            <w:r w:rsidRPr="00C42ED9">
              <w:rPr>
                <w:b w:val="0"/>
                <w:bCs/>
              </w:rPr>
              <w:t>nigNoOfProductId</w:t>
            </w:r>
          </w:p>
        </w:tc>
        <w:tc>
          <w:tcPr>
            <w:tcW w:w="953" w:type="pct"/>
            <w:gridSpan w:val="4"/>
          </w:tcPr>
          <w:p w:rsidRPr="00C42ED9" w:rsidR="006744B6" w:rsidP="006744B6" w:rsidRDefault="006744B6" w14:paraId="0D087747" w14:textId="77777777">
            <w:pPr>
              <w:pStyle w:val="HeaderTable"/>
              <w:rPr>
                <w:b w:val="0"/>
                <w:bCs/>
              </w:rPr>
            </w:pPr>
          </w:p>
        </w:tc>
        <w:tc>
          <w:tcPr>
            <w:tcW w:w="3061" w:type="pct"/>
          </w:tcPr>
          <w:p w:rsidRPr="00C42ED9" w:rsidR="006744B6" w:rsidP="006744B6" w:rsidRDefault="006744B6" w14:paraId="3D5CF920" w14:textId="77777777">
            <w:pPr>
              <w:rPr>
                <w:bCs/>
              </w:rPr>
            </w:pPr>
            <w:r w:rsidRPr="00C42ED9">
              <w:rPr>
                <w:b/>
                <w:cs/>
              </w:rPr>
              <w:t>แสดงใน</w:t>
            </w:r>
            <w:r w:rsidRPr="00C42ED9">
              <w:rPr>
                <w:bCs/>
                <w:cs/>
              </w:rPr>
              <w:t xml:space="preserve"> </w:t>
            </w:r>
            <w:r w:rsidRPr="00C42ED9">
              <w:rPr>
                <w:bCs/>
              </w:rPr>
              <w:t>Format</w:t>
            </w:r>
          </w:p>
          <w:p w:rsidR="006744B6" w:rsidP="00C42ED9" w:rsidRDefault="00186628" w14:paraId="34826AC3" w14:textId="51001BC0">
            <w:pPr>
              <w:pStyle w:val="HeaderTable"/>
              <w:spacing w:line="360" w:lineRule="auto"/>
              <w:rPr>
                <w:b w:val="0"/>
                <w:bCs/>
              </w:rPr>
            </w:pPr>
            <w:r w:rsidRPr="00C42ED9">
              <w:rPr>
                <w:b w:val="0"/>
                <w:bCs/>
              </w:rPr>
              <w:t>Ru</w:t>
            </w:r>
            <w:r w:rsidR="00A27E89">
              <w:rPr>
                <w:b w:val="0"/>
                <w:bCs/>
              </w:rPr>
              <w:t>n</w:t>
            </w:r>
            <w:r w:rsidRPr="00C42ED9">
              <w:rPr>
                <w:b w:val="0"/>
                <w:bCs/>
              </w:rPr>
              <w:t>nig No Of Product ID</w:t>
            </w:r>
            <w:r w:rsidRPr="00C42ED9">
              <w:rPr>
                <w:b w:val="0"/>
                <w:bCs/>
                <w:cs/>
                <w:lang w:bidi="th-TH"/>
              </w:rPr>
              <w:t>(</w:t>
            </w:r>
            <w:r w:rsidRPr="00C42ED9">
              <w:rPr>
                <w:b w:val="0"/>
                <w:bCs/>
              </w:rPr>
              <w:t>7 Digits</w:t>
            </w:r>
            <w:r w:rsidRPr="00C42ED9">
              <w:rPr>
                <w:b w:val="0"/>
                <w:bCs/>
                <w:cs/>
                <w:lang w:bidi="th-TH"/>
              </w:rPr>
              <w:t>)</w:t>
            </w:r>
          </w:p>
          <w:p w:rsidRPr="002B739A" w:rsidR="000D795A" w:rsidP="00C42ED9" w:rsidRDefault="000D795A" w14:paraId="18D490FF" w14:textId="4F8956FB">
            <w:pPr>
              <w:spacing w:line="360" w:lineRule="auto"/>
            </w:pPr>
            <w:r>
              <w:t>Default</w:t>
            </w:r>
            <w:r w:rsidRPr="001142BC">
              <w:t xml:space="preserve"> Value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โดยดึงข้อมูล </w:t>
            </w:r>
            <w:r>
              <w:t xml:space="preserve">column </w:t>
            </w:r>
            <w:r w:rsidRPr="00F809C3">
              <w:t>Running_No_Of_Product_ID</w:t>
            </w:r>
            <w:r w:rsidRPr="00F809C3">
              <w:rPr>
                <w:rFonts w:hint="cs" w:cs="CordiaUPC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จาก </w:t>
            </w:r>
            <w:r>
              <w:t xml:space="preserve">Database </w:t>
            </w:r>
            <w:r>
              <w:rPr>
                <w:rFonts w:hint="cs"/>
                <w:cs/>
              </w:rPr>
              <w:t xml:space="preserve">ที่ </w:t>
            </w:r>
            <w:r w:rsidRPr="00F809C3">
              <w:t>vdo_zenon_vimmi_product_config</w:t>
            </w:r>
            <w:r w:rsidRPr="00F809C3">
              <w:rPr>
                <w:rFonts w:hint="cs" w:cs="CordiaUPC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จากการ </w:t>
            </w:r>
            <w:r>
              <w:t>generate Vimmi Product</w:t>
            </w:r>
          </w:p>
        </w:tc>
      </w:tr>
      <w:tr w:rsidRPr="008979A8" w:rsidR="006744B6" w:rsidTr="00C10E73" w14:paraId="07E3DED5" w14:textId="77777777">
        <w:trPr>
          <w:trHeight w:val="111"/>
        </w:trPr>
        <w:tc>
          <w:tcPr>
            <w:tcW w:w="986" w:type="pct"/>
          </w:tcPr>
          <w:p w:rsidRPr="00C42ED9" w:rsidR="006744B6" w:rsidP="006744B6" w:rsidRDefault="006744B6" w14:paraId="16B0796C" w14:textId="24452229">
            <w:pPr>
              <w:pStyle w:val="HeaderTable"/>
              <w:rPr>
                <w:b w:val="0"/>
                <w:bCs/>
              </w:rPr>
            </w:pPr>
            <w:r w:rsidRPr="00C42ED9">
              <w:rPr>
                <w:b w:val="0"/>
                <w:bCs/>
              </w:rPr>
              <w:t>vimmiProductId</w:t>
            </w:r>
          </w:p>
        </w:tc>
        <w:tc>
          <w:tcPr>
            <w:tcW w:w="953" w:type="pct"/>
            <w:gridSpan w:val="4"/>
          </w:tcPr>
          <w:p w:rsidRPr="00C42ED9" w:rsidR="006744B6" w:rsidP="006744B6" w:rsidRDefault="006744B6" w14:paraId="0B2EE81F" w14:textId="77777777">
            <w:pPr>
              <w:pStyle w:val="HeaderTable"/>
              <w:rPr>
                <w:b w:val="0"/>
                <w:bCs/>
              </w:rPr>
            </w:pPr>
          </w:p>
        </w:tc>
        <w:tc>
          <w:tcPr>
            <w:tcW w:w="3061" w:type="pct"/>
          </w:tcPr>
          <w:p w:rsidRPr="00C42ED9" w:rsidR="006744B6" w:rsidP="006744B6" w:rsidRDefault="006744B6" w14:paraId="0B3C3C30" w14:textId="77777777">
            <w:pPr>
              <w:rPr>
                <w:bCs/>
              </w:rPr>
            </w:pPr>
            <w:r w:rsidRPr="00C42ED9">
              <w:rPr>
                <w:b/>
                <w:cs/>
              </w:rPr>
              <w:t>แสดงใน</w:t>
            </w:r>
            <w:r w:rsidRPr="00C42ED9">
              <w:rPr>
                <w:bCs/>
                <w:cs/>
              </w:rPr>
              <w:t xml:space="preserve"> </w:t>
            </w:r>
            <w:r w:rsidRPr="00C42ED9">
              <w:rPr>
                <w:bCs/>
              </w:rPr>
              <w:t>Format</w:t>
            </w:r>
          </w:p>
          <w:p w:rsidR="006744B6" w:rsidP="00C42ED9" w:rsidRDefault="00186628" w14:paraId="7A1099FA" w14:textId="77777777">
            <w:pPr>
              <w:pStyle w:val="HeaderTable"/>
              <w:spacing w:line="360" w:lineRule="auto"/>
              <w:rPr>
                <w:b w:val="0"/>
                <w:bCs/>
              </w:rPr>
            </w:pPr>
            <w:r w:rsidRPr="00C42ED9">
              <w:rPr>
                <w:b w:val="0"/>
                <w:bCs/>
              </w:rPr>
              <w:t>Vimmi Product ID</w:t>
            </w:r>
            <w:r w:rsidRPr="00C42ED9">
              <w:rPr>
                <w:b w:val="0"/>
                <w:bCs/>
                <w:cs/>
                <w:lang w:bidi="th-TH"/>
              </w:rPr>
              <w:t>(</w:t>
            </w:r>
            <w:r w:rsidRPr="00C42ED9">
              <w:rPr>
                <w:b w:val="0"/>
                <w:bCs/>
              </w:rPr>
              <w:t>19 Digits</w:t>
            </w:r>
            <w:r w:rsidRPr="00C42ED9">
              <w:rPr>
                <w:b w:val="0"/>
                <w:bCs/>
                <w:cs/>
                <w:lang w:bidi="th-TH"/>
              </w:rPr>
              <w:t>)</w:t>
            </w:r>
          </w:p>
          <w:p w:rsidRPr="002B739A" w:rsidR="000D795A" w:rsidP="00C42ED9" w:rsidRDefault="000D795A" w14:paraId="218BB678" w14:textId="39E48A19">
            <w:pPr>
              <w:spacing w:line="360" w:lineRule="auto"/>
            </w:pPr>
            <w:r>
              <w:t>Default</w:t>
            </w:r>
            <w:r w:rsidRPr="001142BC">
              <w:t xml:space="preserve"> Value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โดยดึงข้อมูล </w:t>
            </w:r>
            <w:r>
              <w:t xml:space="preserve">column </w:t>
            </w:r>
            <w:r w:rsidRPr="00F809C3">
              <w:t>Vimmi_Product_ID</w:t>
            </w:r>
            <w:r w:rsidRPr="00F809C3">
              <w:rPr>
                <w:rFonts w:hint="cs" w:cs="CordiaUPC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จาก </w:t>
            </w:r>
            <w:r>
              <w:t xml:space="preserve">Database </w:t>
            </w:r>
            <w:r>
              <w:rPr>
                <w:rFonts w:hint="cs"/>
                <w:cs/>
              </w:rPr>
              <w:t xml:space="preserve">ที่ </w:t>
            </w:r>
            <w:r w:rsidRPr="00F809C3">
              <w:t>vdo_zenon_vimmi_product_config</w:t>
            </w:r>
            <w:r w:rsidRPr="00F809C3">
              <w:rPr>
                <w:rFonts w:hint="cs" w:cs="CordiaUPC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จากการ </w:t>
            </w:r>
            <w:r>
              <w:t>generate Vimmi Product</w:t>
            </w:r>
          </w:p>
        </w:tc>
      </w:tr>
      <w:tr w:rsidRPr="008979A8" w:rsidR="005A3EF6" w:rsidTr="00C10E73" w14:paraId="36F85AD9" w14:textId="77777777">
        <w:trPr>
          <w:trHeight w:val="111"/>
        </w:trPr>
        <w:tc>
          <w:tcPr>
            <w:tcW w:w="986" w:type="pct"/>
          </w:tcPr>
          <w:p w:rsidRPr="003A1FD8" w:rsidR="005A3EF6" w:rsidP="005A3EF6" w:rsidRDefault="005A3EF6" w14:paraId="7541D5FC" w14:textId="77777777">
            <w:pPr>
              <w:rPr>
                <w:rFonts w:cs="CordiaUPC"/>
              </w:rPr>
            </w:pPr>
            <w:r w:rsidRPr="003A1FD8">
              <w:rPr>
                <w:rFonts w:cs="CordiaUPC"/>
              </w:rPr>
              <w:t>Action</w:t>
            </w:r>
          </w:p>
          <w:p w:rsidRPr="00C42ED9" w:rsidR="005A3EF6" w:rsidP="00C42ED9" w:rsidRDefault="005A3EF6" w14:paraId="4BE83E8F" w14:textId="79BB0B32">
            <w:pPr>
              <w:pStyle w:val="HeaderTable"/>
              <w:numPr>
                <w:ilvl w:val="0"/>
                <w:numId w:val="6"/>
              </w:numPr>
              <w:rPr>
                <w:b w:val="0"/>
                <w:bCs/>
              </w:rPr>
            </w:pPr>
            <w:r w:rsidRPr="003A1FD8">
              <w:rPr>
                <w:rFonts w:hint="cs" w:cs="Angsana New"/>
                <w:cs/>
                <w:lang w:bidi="th-TH"/>
              </w:rPr>
              <w:t>ปุ่ม</w:t>
            </w:r>
            <w:r w:rsidRPr="00C42ED9">
              <w:rPr>
                <w:b w:val="0"/>
                <w:bCs/>
              </w:rPr>
              <w:t>Edit</w:t>
            </w:r>
          </w:p>
        </w:tc>
        <w:tc>
          <w:tcPr>
            <w:tcW w:w="953" w:type="pct"/>
            <w:gridSpan w:val="4"/>
          </w:tcPr>
          <w:p w:rsidRPr="00C42ED9" w:rsidR="005A3EF6" w:rsidP="005A3EF6" w:rsidRDefault="005A3EF6" w14:paraId="27B4E218" w14:textId="5B60DAB9">
            <w:pPr>
              <w:pStyle w:val="HeaderTable"/>
              <w:rPr>
                <w:b w:val="0"/>
                <w:bCs/>
              </w:rPr>
            </w:pPr>
            <w:r w:rsidRPr="00C42ED9">
              <w:rPr>
                <w:b w:val="0"/>
                <w:bCs/>
              </w:rPr>
              <w:t>Button</w:t>
            </w:r>
          </w:p>
        </w:tc>
        <w:tc>
          <w:tcPr>
            <w:tcW w:w="3061" w:type="pct"/>
          </w:tcPr>
          <w:p w:rsidRPr="00C42ED9" w:rsidR="005A3EF6" w:rsidP="005A3EF6" w:rsidRDefault="005A3EF6" w14:paraId="61528D01" w14:textId="09C42657">
            <w:pPr>
              <w:pStyle w:val="HeaderTable"/>
              <w:rPr>
                <w:b w:val="0"/>
                <w:bCs/>
              </w:rPr>
            </w:pPr>
            <w:r w:rsidRPr="0079598B">
              <w:rPr>
                <w:rFonts w:cs="Angsana New"/>
                <w:cs/>
                <w:lang w:bidi="th-TH"/>
              </w:rPr>
              <w:t xml:space="preserve">เมื่อกดปุ่มให้ทำการ </w:t>
            </w:r>
            <w:r w:rsidRPr="00C42ED9">
              <w:rPr>
                <w:b w:val="0"/>
                <w:bCs/>
              </w:rPr>
              <w:t>Visible Vimmi Product Detail Section</w:t>
            </w:r>
            <w:r>
              <w:rPr>
                <w:rFonts w:cs="Angsana New"/>
                <w:cs/>
                <w:lang w:bidi="th-TH"/>
              </w:rPr>
              <w:t xml:space="preserve"> </w:t>
            </w:r>
            <w:r>
              <w:rPr>
                <w:rFonts w:hint="cs" w:cs="Angsana New"/>
                <w:cs/>
                <w:lang w:bidi="th-TH"/>
              </w:rPr>
              <w:t xml:space="preserve">และดึงข้อมูลของ </w:t>
            </w:r>
            <w:r w:rsidRPr="00C42ED9">
              <w:rPr>
                <w:b w:val="0"/>
                <w:bCs/>
              </w:rPr>
              <w:t>Row</w:t>
            </w:r>
            <w:r>
              <w:rPr>
                <w:bCs/>
                <w:cs/>
                <w:lang w:bidi="th-TH"/>
              </w:rPr>
              <w:t xml:space="preserve"> </w:t>
            </w:r>
            <w:r>
              <w:rPr>
                <w:rFonts w:hint="cs" w:cs="Angsana New"/>
                <w:cs/>
                <w:lang w:bidi="th-TH"/>
              </w:rPr>
              <w:t>นั้นๆ มาแสดง</w:t>
            </w:r>
          </w:p>
        </w:tc>
      </w:tr>
      <w:tr w:rsidRPr="008979A8" w:rsidR="005A3EF6" w:rsidTr="00C10E73" w14:paraId="68FA30FB" w14:textId="77777777">
        <w:trPr>
          <w:trHeight w:val="111"/>
        </w:trPr>
        <w:tc>
          <w:tcPr>
            <w:tcW w:w="986" w:type="pct"/>
          </w:tcPr>
          <w:p w:rsidRPr="003A1FD8" w:rsidR="005A3EF6" w:rsidP="005A3EF6" w:rsidRDefault="005A3EF6" w14:paraId="795E2635" w14:textId="77777777">
            <w:pPr>
              <w:rPr>
                <w:rFonts w:cs="CordiaUPC"/>
              </w:rPr>
            </w:pPr>
            <w:r w:rsidRPr="003A1FD8">
              <w:rPr>
                <w:rFonts w:cs="CordiaUPC"/>
              </w:rPr>
              <w:t>Action</w:t>
            </w:r>
          </w:p>
          <w:p w:rsidRPr="005A3EF6" w:rsidR="005A3EF6" w:rsidP="00C42ED9" w:rsidRDefault="005A3EF6" w14:paraId="37151490" w14:textId="2BECC168">
            <w:pPr>
              <w:pStyle w:val="ListParagraph"/>
              <w:numPr>
                <w:ilvl w:val="0"/>
                <w:numId w:val="6"/>
              </w:numPr>
              <w:rPr>
                <w:bCs/>
              </w:rPr>
            </w:pPr>
            <w:r w:rsidRPr="002B739A">
              <w:rPr>
                <w:rFonts w:hint="cs" w:cs="Angsana New"/>
                <w:cs/>
              </w:rPr>
              <w:t xml:space="preserve">ปุ่ม </w:t>
            </w:r>
            <w:r w:rsidRPr="00C42ED9">
              <w:rPr>
                <w:rFonts w:cs="CordiaUPC"/>
              </w:rPr>
              <w:t>Delete</w:t>
            </w:r>
          </w:p>
        </w:tc>
        <w:tc>
          <w:tcPr>
            <w:tcW w:w="953" w:type="pct"/>
            <w:gridSpan w:val="4"/>
          </w:tcPr>
          <w:p w:rsidRPr="002B739A" w:rsidR="005A3EF6" w:rsidP="005A3EF6" w:rsidRDefault="005A3EF6" w14:paraId="3EC2A185" w14:textId="34C479E4">
            <w:pPr>
              <w:pStyle w:val="HeaderTable"/>
              <w:rPr>
                <w:b w:val="0"/>
                <w:bCs/>
              </w:rPr>
            </w:pPr>
            <w:r w:rsidRPr="00C42ED9">
              <w:rPr>
                <w:b w:val="0"/>
                <w:bCs/>
              </w:rPr>
              <w:t>Button</w:t>
            </w:r>
          </w:p>
        </w:tc>
        <w:tc>
          <w:tcPr>
            <w:tcW w:w="3061" w:type="pct"/>
          </w:tcPr>
          <w:p w:rsidRPr="002B739A" w:rsidR="005A3EF6" w:rsidP="005A3EF6" w:rsidRDefault="005A3EF6" w14:paraId="4BBB3C04" w14:textId="7084E1C3">
            <w:pPr>
              <w:pStyle w:val="HeaderTable"/>
              <w:rPr>
                <w:rtl/>
                <w:cs/>
              </w:rPr>
            </w:pPr>
            <w:r w:rsidRPr="0079598B">
              <w:rPr>
                <w:rFonts w:cs="Angsana New"/>
                <w:cs/>
                <w:lang w:bidi="th-TH"/>
              </w:rPr>
              <w:t>เมื่</w:t>
            </w:r>
            <w:r>
              <w:rPr>
                <w:rFonts w:hint="cs" w:cs="Angsana New"/>
                <w:cs/>
                <w:lang w:bidi="th-TH"/>
              </w:rPr>
              <w:t>อ</w:t>
            </w:r>
            <w:r w:rsidRPr="0079598B">
              <w:rPr>
                <w:rFonts w:cs="Angsana New"/>
                <w:cs/>
                <w:lang w:bidi="th-TH"/>
              </w:rPr>
              <w:t>กดปุ่มให้ทำการ</w:t>
            </w:r>
            <w:r>
              <w:rPr>
                <w:bCs/>
                <w:cs/>
                <w:lang w:bidi="th-TH"/>
              </w:rPr>
              <w:t xml:space="preserve"> </w:t>
            </w:r>
            <w:r w:rsidRPr="00C42ED9">
              <w:rPr>
                <w:b w:val="0"/>
                <w:bCs/>
              </w:rPr>
              <w:t>Delete</w:t>
            </w:r>
            <w:r>
              <w:rPr>
                <w:bCs/>
                <w:cs/>
                <w:lang w:bidi="th-TH"/>
              </w:rPr>
              <w:t xml:space="preserve"> </w:t>
            </w:r>
            <w:r>
              <w:rPr>
                <w:rFonts w:hint="cs" w:cs="Angsana New"/>
                <w:cs/>
                <w:lang w:bidi="th-TH"/>
              </w:rPr>
              <w:t xml:space="preserve">ข้อมูลของ </w:t>
            </w:r>
            <w:r w:rsidRPr="00C42ED9">
              <w:rPr>
                <w:b w:val="0"/>
                <w:bCs/>
              </w:rPr>
              <w:t>Row</w:t>
            </w:r>
            <w:r>
              <w:rPr>
                <w:bCs/>
                <w:cs/>
                <w:lang w:bidi="th-TH"/>
              </w:rPr>
              <w:t xml:space="preserve"> </w:t>
            </w:r>
            <w:r>
              <w:rPr>
                <w:rFonts w:hint="cs" w:cs="Angsana New"/>
                <w:cs/>
                <w:lang w:bidi="th-TH"/>
              </w:rPr>
              <w:t>นั้นๆ</w:t>
            </w:r>
          </w:p>
        </w:tc>
      </w:tr>
      <w:tr w:rsidRPr="008979A8" w:rsidR="005A3EF6" w:rsidTr="00C10E73" w14:paraId="5E35CAAA" w14:textId="77777777">
        <w:trPr>
          <w:trHeight w:val="111"/>
        </w:trPr>
        <w:tc>
          <w:tcPr>
            <w:tcW w:w="986" w:type="pct"/>
          </w:tcPr>
          <w:p w:rsidRPr="002B739A" w:rsidR="005A3EF6" w:rsidP="005A3EF6" w:rsidRDefault="005A3EF6" w14:paraId="756BBDE2" w14:textId="34D5F00D">
            <w:pPr>
              <w:rPr>
                <w:bCs/>
              </w:rPr>
            </w:pPr>
            <w:r w:rsidRPr="003A1FD8">
              <w:rPr>
                <w:rFonts w:hint="cs" w:cs="Angsana New"/>
                <w:cs/>
              </w:rPr>
              <w:t xml:space="preserve">ปุ่ม </w:t>
            </w:r>
            <w:r w:rsidRPr="003A1FD8">
              <w:rPr>
                <w:rFonts w:cs="Angsana New"/>
                <w:cs/>
              </w:rPr>
              <w:t>+</w:t>
            </w:r>
          </w:p>
        </w:tc>
        <w:tc>
          <w:tcPr>
            <w:tcW w:w="953" w:type="pct"/>
            <w:gridSpan w:val="4"/>
          </w:tcPr>
          <w:p w:rsidRPr="002B739A" w:rsidR="005A3EF6" w:rsidP="005A3EF6" w:rsidRDefault="005A3EF6" w14:paraId="416079D1" w14:textId="0E66E018">
            <w:pPr>
              <w:pStyle w:val="HeaderTable"/>
              <w:rPr>
                <w:b w:val="0"/>
                <w:bCs/>
              </w:rPr>
            </w:pPr>
            <w:r w:rsidRPr="00C42ED9">
              <w:rPr>
                <w:b w:val="0"/>
                <w:bCs/>
              </w:rPr>
              <w:t>Button</w:t>
            </w:r>
          </w:p>
        </w:tc>
        <w:tc>
          <w:tcPr>
            <w:tcW w:w="3061" w:type="pct"/>
          </w:tcPr>
          <w:p w:rsidRPr="00C42ED9" w:rsidR="005A3EF6" w:rsidP="00C42ED9" w:rsidRDefault="005A3EF6" w14:paraId="2D2E245D" w14:textId="59071F14">
            <w:pPr>
              <w:rPr>
                <w:cs/>
              </w:rPr>
            </w:pPr>
            <w:r w:rsidRPr="007D14C9">
              <w:rPr>
                <w:rFonts w:cs="Angsana New"/>
                <w:cs/>
              </w:rPr>
              <w:t xml:space="preserve">เมื่อกดปุ่มให้ทำการ </w:t>
            </w:r>
            <w:r w:rsidRPr="00C42ED9">
              <w:rPr>
                <w:rFonts w:cs="CordiaUPC"/>
              </w:rPr>
              <w:t xml:space="preserve">Visible </w:t>
            </w:r>
            <w:r w:rsidRPr="00C42ED9">
              <w:t>Vimmi Product Detail Section</w:t>
            </w:r>
          </w:p>
        </w:tc>
      </w:tr>
      <w:tr w:rsidRPr="008979A8" w:rsidR="005A3EF6" w:rsidTr="000E77DA" w14:paraId="70283A2E" w14:textId="77777777">
        <w:trPr>
          <w:trHeight w:val="111"/>
        </w:trPr>
        <w:tc>
          <w:tcPr>
            <w:tcW w:w="5000" w:type="pct"/>
            <w:gridSpan w:val="6"/>
            <w:shd w:val="clear" w:color="auto" w:fill="C2D69B" w:themeFill="accent3" w:themeFillTint="99"/>
          </w:tcPr>
          <w:p w:rsidR="005A3EF6" w:rsidP="00E77F71" w:rsidRDefault="005A3EF6" w14:paraId="3B2AB32B" w14:textId="57AC5E53">
            <w:pPr>
              <w:pStyle w:val="HeaderTable"/>
            </w:pPr>
            <w:r w:rsidRPr="00C334AC">
              <w:t>Vimmi Product Detail Section</w:t>
            </w:r>
          </w:p>
        </w:tc>
      </w:tr>
      <w:tr w:rsidRPr="008979A8" w:rsidR="005A3EF6" w:rsidTr="00C42ED9" w14:paraId="659C4664" w14:textId="77777777">
        <w:trPr>
          <w:trHeight w:val="111"/>
        </w:trPr>
        <w:tc>
          <w:tcPr>
            <w:tcW w:w="986" w:type="pct"/>
          </w:tcPr>
          <w:p w:rsidRPr="00C42ED9" w:rsidR="005A3EF6" w:rsidP="005A3EF6" w:rsidRDefault="005A3EF6" w14:paraId="5C5E41CB" w14:textId="65DC9BBD">
            <w:pPr>
              <w:pStyle w:val="HeaderTable"/>
              <w:tabs>
                <w:tab w:val="left" w:pos="1485"/>
              </w:tabs>
              <w:rPr>
                <w:b w:val="0"/>
                <w:bCs/>
              </w:rPr>
            </w:pPr>
            <w:r w:rsidRPr="00C42ED9">
              <w:rPr>
                <w:b w:val="0"/>
                <w:bCs/>
              </w:rPr>
              <w:t>vimmiProductName</w:t>
            </w:r>
          </w:p>
        </w:tc>
        <w:tc>
          <w:tcPr>
            <w:tcW w:w="953" w:type="pct"/>
            <w:gridSpan w:val="4"/>
          </w:tcPr>
          <w:p w:rsidRPr="00C42ED9" w:rsidR="005A3EF6" w:rsidP="005A3EF6" w:rsidRDefault="005A3EF6" w14:paraId="270EE9DB" w14:textId="5B4F9533">
            <w:pPr>
              <w:pStyle w:val="HeaderTable"/>
              <w:tabs>
                <w:tab w:val="left" w:pos="1485"/>
              </w:tabs>
              <w:rPr>
                <w:b w:val="0"/>
                <w:bCs/>
              </w:rPr>
            </w:pPr>
            <w:r w:rsidRPr="00C42ED9">
              <w:rPr>
                <w:b w:val="0"/>
                <w:bCs/>
              </w:rPr>
              <w:t>Text Box</w:t>
            </w:r>
          </w:p>
        </w:tc>
        <w:tc>
          <w:tcPr>
            <w:tcW w:w="3061" w:type="pct"/>
          </w:tcPr>
          <w:p w:rsidR="005A3EF6" w:rsidP="005A3EF6" w:rsidRDefault="005A3EF6" w14:paraId="171BA2D1" w14:textId="5B131A5B">
            <w:pPr>
              <w:rPr>
                <w:rFonts w:cs="CordiaUPC"/>
                <w:color w:val="FF0000"/>
              </w:rPr>
            </w:pPr>
            <w:r w:rsidRPr="00766CC1">
              <w:t xml:space="preserve">Label </w:t>
            </w:r>
            <w:r w:rsidRPr="00766CC1">
              <w:rPr>
                <w:rFonts w:cs="CordiaUPC"/>
                <w:cs/>
              </w:rPr>
              <w:t xml:space="preserve">: </w:t>
            </w:r>
            <w:r w:rsidRPr="00F309C7">
              <w:rPr>
                <w:rFonts w:cs="CordiaUPC"/>
                <w:color w:val="FF0000"/>
                <w:cs/>
              </w:rPr>
              <w:t>*</w:t>
            </w:r>
            <w:r w:rsidRPr="00FA4482">
              <w:rPr>
                <w:color w:val="FF0000"/>
              </w:rPr>
              <w:t>Vimmi Product Name</w:t>
            </w:r>
            <w:r>
              <w:rPr>
                <w:rFonts w:cs="CordiaUPC"/>
                <w:color w:val="FF0000"/>
                <w:cs/>
              </w:rPr>
              <w:t xml:space="preserve"> </w:t>
            </w:r>
            <w:r w:rsidRPr="001B0406">
              <w:rPr>
                <w:rFonts w:hint="eastAsia" w:ascii="MS Gothic" w:hAnsi="MS Gothic" w:eastAsia="MS Gothic" w:cs="Angsana New"/>
                <w:color w:val="FF0000"/>
                <w:sz w:val="18"/>
                <w:szCs w:val="18"/>
                <w:cs/>
              </w:rPr>
              <w:t>ⓘ</w:t>
            </w:r>
            <w:r>
              <w:rPr>
                <w:rFonts w:hint="cs" w:ascii="MS Gothic" w:hAnsi="MS Gothic" w:eastAsia="MS Gothic"/>
                <w:color w:val="FF0000"/>
                <w:sz w:val="18"/>
                <w:szCs w:val="18"/>
                <w:cs/>
              </w:rPr>
              <w:t xml:space="preserve"> </w:t>
            </w:r>
            <w:r w:rsidRPr="00FB6250">
              <w:rPr>
                <w:rFonts w:cs="CordiaUPC"/>
                <w:color w:val="FF0000"/>
                <w:cs/>
              </w:rPr>
              <w:t>:</w:t>
            </w:r>
          </w:p>
          <w:p w:rsidRPr="00C42ED9" w:rsidR="007B67B5" w:rsidP="00C42ED9" w:rsidRDefault="007B67B5" w14:paraId="02F6BAF7" w14:textId="77777777">
            <w:pPr>
              <w:pStyle w:val="HeaderTable"/>
              <w:tabs>
                <w:tab w:val="left" w:pos="1485"/>
              </w:tabs>
              <w:spacing w:line="360" w:lineRule="auto"/>
              <w:rPr>
                <w:rFonts w:cs="Angsana New"/>
                <w:b w:val="0"/>
                <w:bCs/>
              </w:rPr>
            </w:pPr>
            <w:r w:rsidRPr="00C42ED9">
              <w:rPr>
                <w:rFonts w:cs="Angsana New"/>
                <w:b w:val="0"/>
                <w:bCs/>
              </w:rPr>
              <w:t xml:space="preserve">Max Length </w:t>
            </w:r>
            <w:r w:rsidRPr="00C42ED9">
              <w:rPr>
                <w:b w:val="0"/>
                <w:bCs/>
                <w:cs/>
                <w:lang w:bidi="th-TH"/>
              </w:rPr>
              <w:t xml:space="preserve">: </w:t>
            </w:r>
            <w:r w:rsidRPr="00C42ED9">
              <w:rPr>
                <w:rFonts w:cs="Angsana New"/>
                <w:b w:val="0"/>
                <w:bCs/>
              </w:rPr>
              <w:t>50 Characters</w:t>
            </w:r>
          </w:p>
          <w:p w:rsidRPr="00C42ED9" w:rsidR="005A3EF6" w:rsidP="00C42ED9" w:rsidRDefault="005A3EF6" w14:paraId="36A4A6B5" w14:textId="0568078F">
            <w:pPr>
              <w:pStyle w:val="HeaderTable"/>
              <w:tabs>
                <w:tab w:val="left" w:pos="1485"/>
              </w:tabs>
              <w:spacing w:line="360" w:lineRule="auto"/>
              <w:rPr>
                <w:b w:val="0"/>
                <w:bCs/>
              </w:rPr>
            </w:pPr>
            <w:r w:rsidRPr="002B739A">
              <w:rPr>
                <w:rFonts w:hint="eastAsia" w:ascii="MS Gothic" w:hAnsi="MS Gothic" w:eastAsia="MS Gothic" w:cs="Angsana New"/>
                <w:cs/>
                <w:lang w:bidi="th-TH"/>
              </w:rPr>
              <w:t>ⓘ</w:t>
            </w:r>
            <w:r w:rsidRPr="00214868">
              <w:rPr>
                <w:rFonts w:hint="cs"/>
                <w:cs/>
                <w:lang w:bidi="th-TH"/>
              </w:rPr>
              <w:t xml:space="preserve"> </w:t>
            </w:r>
            <w:r w:rsidRPr="00C42ED9">
              <w:rPr>
                <w:b w:val="0"/>
                <w:bCs/>
                <w:cs/>
                <w:lang w:bidi="th-TH"/>
              </w:rPr>
              <w:t xml:space="preserve">:  </w:t>
            </w:r>
            <w:r w:rsidRPr="00C42ED9">
              <w:rPr>
                <w:b w:val="0"/>
                <w:bCs/>
              </w:rPr>
              <w:t>Send to config in AAF, CPC, USMP, AMS system and display in USMP, AMS</w:t>
            </w:r>
          </w:p>
        </w:tc>
      </w:tr>
      <w:bookmarkEnd w:id="21"/>
      <w:tr w:rsidRPr="008979A8" w:rsidR="00A44A3B" w:rsidTr="005A3EF6" w14:paraId="20BB4475" w14:textId="77777777">
        <w:trPr>
          <w:trHeight w:val="111"/>
        </w:trPr>
        <w:tc>
          <w:tcPr>
            <w:tcW w:w="986" w:type="pct"/>
          </w:tcPr>
          <w:p w:rsidRPr="00C42ED9" w:rsidR="00A44A3B" w:rsidP="00A44A3B" w:rsidRDefault="00A44A3B" w14:paraId="590C7657" w14:textId="4CD2D7E1">
            <w:pPr>
              <w:pStyle w:val="HeaderTable"/>
              <w:tabs>
                <w:tab w:val="left" w:pos="1485"/>
              </w:tabs>
              <w:rPr>
                <w:b w:val="0"/>
                <w:bCs/>
              </w:rPr>
            </w:pPr>
            <w:r w:rsidRPr="00C42ED9">
              <w:rPr>
                <w:b w:val="0"/>
                <w:bCs/>
              </w:rPr>
              <w:t>vimmiProductId</w:t>
            </w:r>
          </w:p>
        </w:tc>
        <w:tc>
          <w:tcPr>
            <w:tcW w:w="953" w:type="pct"/>
            <w:gridSpan w:val="4"/>
          </w:tcPr>
          <w:p w:rsidRPr="00C42ED9" w:rsidR="00A44A3B" w:rsidP="00A44A3B" w:rsidRDefault="00A44A3B" w14:paraId="4E24BB3A" w14:textId="4FB0A1B6">
            <w:pPr>
              <w:pStyle w:val="HeaderTable"/>
              <w:tabs>
                <w:tab w:val="left" w:pos="1485"/>
              </w:tabs>
              <w:rPr>
                <w:b w:val="0"/>
                <w:bCs/>
              </w:rPr>
            </w:pPr>
            <w:r w:rsidRPr="00C42ED9">
              <w:rPr>
                <w:b w:val="0"/>
                <w:bCs/>
              </w:rPr>
              <w:t>Text Box</w:t>
            </w:r>
          </w:p>
        </w:tc>
        <w:tc>
          <w:tcPr>
            <w:tcW w:w="3061" w:type="pct"/>
          </w:tcPr>
          <w:p w:rsidR="00A44A3B" w:rsidP="00A44A3B" w:rsidRDefault="00A44A3B" w14:paraId="4638AE31" w14:textId="77777777">
            <w:pPr>
              <w:rPr>
                <w:rFonts w:cs="CordiaUPC"/>
              </w:rPr>
            </w:pPr>
            <w:r w:rsidRPr="00A57AF5">
              <w:rPr>
                <w:rFonts w:cs="CordiaUPC"/>
              </w:rPr>
              <w:t xml:space="preserve">Label </w:t>
            </w:r>
            <w:r w:rsidRPr="00A57AF5">
              <w:rPr>
                <w:rFonts w:cs="CordiaUPC"/>
                <w:cs/>
              </w:rPr>
              <w:t xml:space="preserve">: </w:t>
            </w:r>
            <w:r w:rsidRPr="00F309C7">
              <w:rPr>
                <w:rFonts w:cs="CordiaUPC"/>
                <w:color w:val="FF0000"/>
                <w:cs/>
              </w:rPr>
              <w:t>*</w:t>
            </w:r>
            <w:r w:rsidRPr="00FA4482">
              <w:rPr>
                <w:color w:val="FF0000"/>
              </w:rPr>
              <w:t>Vimmi Product ID</w:t>
            </w:r>
            <w:r w:rsidRPr="00FA4482">
              <w:rPr>
                <w:rFonts w:cs="CordiaUPC"/>
                <w:color w:val="FF0000"/>
                <w:cs/>
              </w:rPr>
              <w:t>(</w:t>
            </w:r>
            <w:r w:rsidRPr="00FA4482">
              <w:rPr>
                <w:color w:val="FF0000"/>
              </w:rPr>
              <w:t>19 Digits</w:t>
            </w:r>
            <w:r w:rsidRPr="00FA4482">
              <w:rPr>
                <w:rFonts w:cs="CordiaUPC"/>
                <w:color w:val="FF0000"/>
                <w:cs/>
              </w:rPr>
              <w:t>)</w:t>
            </w:r>
            <w:r w:rsidRPr="00F309C7">
              <w:rPr>
                <w:rFonts w:cs="CordiaUPC"/>
                <w:color w:val="FF0000"/>
                <w:cs/>
              </w:rPr>
              <w:t xml:space="preserve"> </w:t>
            </w:r>
            <w:r w:rsidRPr="001B0406">
              <w:rPr>
                <w:rFonts w:hint="eastAsia" w:ascii="MS Gothic" w:hAnsi="MS Gothic" w:eastAsia="MS Gothic" w:cs="Angsana New"/>
                <w:color w:val="FF0000"/>
                <w:sz w:val="18"/>
                <w:szCs w:val="18"/>
                <w:cs/>
              </w:rPr>
              <w:t>ⓘ</w:t>
            </w:r>
            <w:r>
              <w:rPr>
                <w:rFonts w:hint="cs" w:ascii="MS Gothic" w:hAnsi="MS Gothic" w:eastAsia="MS Gothic"/>
                <w:color w:val="FF0000"/>
                <w:sz w:val="18"/>
                <w:szCs w:val="18"/>
                <w:cs/>
              </w:rPr>
              <w:t xml:space="preserve"> </w:t>
            </w:r>
            <w:r w:rsidRPr="00F309C7">
              <w:rPr>
                <w:rFonts w:cs="CordiaUPC"/>
                <w:color w:val="FF0000"/>
                <w:cs/>
              </w:rPr>
              <w:t>:</w:t>
            </w:r>
            <w:r>
              <w:rPr>
                <w:rFonts w:cs="CordiaUPC"/>
                <w:cs/>
              </w:rPr>
              <w:t xml:space="preserve"> </w:t>
            </w:r>
          </w:p>
          <w:p w:rsidR="00A44A3B" w:rsidP="00A44A3B" w:rsidRDefault="00A44A3B" w14:paraId="077F56EF" w14:textId="77777777">
            <w:pPr>
              <w:pStyle w:val="HeaderTable"/>
              <w:tabs>
                <w:tab w:val="left" w:pos="1485"/>
              </w:tabs>
              <w:spacing w:line="360" w:lineRule="auto"/>
              <w:rPr>
                <w:rFonts w:cs="Angsana New"/>
                <w:bCs/>
              </w:rPr>
            </w:pPr>
            <w:r w:rsidRPr="00C334AC">
              <w:rPr>
                <w:rFonts w:cs="Angsana New"/>
                <w:b w:val="0"/>
                <w:bCs/>
              </w:rPr>
              <w:t xml:space="preserve">Max Length </w:t>
            </w:r>
            <w:r w:rsidRPr="00C334AC">
              <w:rPr>
                <w:b w:val="0"/>
                <w:bCs/>
                <w:cs/>
                <w:lang w:bidi="th-TH"/>
              </w:rPr>
              <w:t xml:space="preserve">: </w:t>
            </w:r>
            <w:r>
              <w:rPr>
                <w:b w:val="0"/>
                <w:bCs/>
              </w:rPr>
              <w:t>19</w:t>
            </w:r>
            <w:r w:rsidRPr="00C334AC">
              <w:rPr>
                <w:rFonts w:cs="Angsana New"/>
                <w:b w:val="0"/>
                <w:bCs/>
              </w:rPr>
              <w:t xml:space="preserve"> Characters</w:t>
            </w:r>
          </w:p>
          <w:p w:rsidR="00A44A3B" w:rsidP="00A44A3B" w:rsidRDefault="00A44A3B" w14:paraId="3B36CD17" w14:textId="77777777">
            <w:pPr>
              <w:pStyle w:val="HeaderTable"/>
              <w:tabs>
                <w:tab w:val="left" w:pos="1485"/>
              </w:tabs>
              <w:spacing w:line="360" w:lineRule="auto"/>
              <w:rPr>
                <w:rFonts w:cs="Angsana New"/>
                <w:bCs/>
                <w:lang w:bidi="th-TH"/>
              </w:rPr>
            </w:pPr>
            <w:r w:rsidRPr="0059593D">
              <w:rPr>
                <w:rFonts w:hint="cs" w:cs="Angsana New"/>
                <w:b w:val="0"/>
                <w:cs/>
                <w:lang w:bidi="th-TH"/>
              </w:rPr>
              <w:t xml:space="preserve">เมื่อกรอกค่า </w:t>
            </w:r>
            <w:r w:rsidRPr="0059593D">
              <w:rPr>
                <w:rFonts w:cs="Angsana New"/>
                <w:b w:val="0"/>
                <w:lang w:bidi="th-TH"/>
              </w:rPr>
              <w:t>vimmiProductId</w:t>
            </w:r>
            <w:r>
              <w:rPr>
                <w:bCs/>
                <w:cs/>
                <w:lang w:bidi="th-TH"/>
              </w:rPr>
              <w:t xml:space="preserve"> </w:t>
            </w:r>
            <w:r>
              <w:rPr>
                <w:rFonts w:hint="cs"/>
                <w:cs/>
                <w:lang w:bidi="th-TH"/>
              </w:rPr>
              <w:t xml:space="preserve">ให้ทำการ </w:t>
            </w:r>
            <w:r w:rsidRPr="0059593D">
              <w:rPr>
                <w:b w:val="0"/>
                <w:bCs/>
              </w:rPr>
              <w:t xml:space="preserve">Auto Generate </w:t>
            </w:r>
            <w:r>
              <w:rPr>
                <w:rFonts w:hint="cs"/>
                <w:cs/>
                <w:lang w:bidi="th-TH"/>
              </w:rPr>
              <w:t xml:space="preserve">ตาม </w:t>
            </w:r>
            <w:r w:rsidRPr="0059593D">
              <w:rPr>
                <w:b w:val="0"/>
                <w:bCs/>
              </w:rPr>
              <w:t>Format</w:t>
            </w:r>
            <w:r>
              <w:rPr>
                <w:bCs/>
                <w:cs/>
                <w:lang w:bidi="th-TH"/>
              </w:rPr>
              <w:t xml:space="preserve"> </w:t>
            </w:r>
            <w:r>
              <w:rPr>
                <w:rFonts w:hint="cs"/>
                <w:cs/>
                <w:lang w:bidi="th-TH"/>
              </w:rPr>
              <w:t>ดังนี้</w:t>
            </w:r>
          </w:p>
          <w:p w:rsidR="00A44A3B" w:rsidP="00A44A3B" w:rsidRDefault="00A44A3B" w14:paraId="4066C306" w14:textId="77777777">
            <w:pPr>
              <w:pStyle w:val="ListParagraph"/>
              <w:numPr>
                <w:ilvl w:val="0"/>
                <w:numId w:val="410"/>
              </w:numPr>
            </w:pPr>
            <w:r>
              <w:t>digit 5</w:t>
            </w:r>
            <w:r w:rsidRPr="0059593D">
              <w:rPr>
                <w:rFonts w:cs="CordiaUPC"/>
                <w:cs/>
              </w:rPr>
              <w:t>-</w:t>
            </w:r>
            <w:r>
              <w:t xml:space="preserve">10 </w:t>
            </w:r>
            <w:r w:rsidRPr="0059593D">
              <w:rPr>
                <w:rFonts w:cs="CordiaUPC"/>
                <w:cs/>
              </w:rPr>
              <w:t xml:space="preserve">= </w:t>
            </w:r>
            <w:r w:rsidRPr="0059593D">
              <w:t>subCpId</w:t>
            </w:r>
          </w:p>
          <w:p w:rsidR="00A44A3B" w:rsidP="00A44A3B" w:rsidRDefault="00A44A3B" w14:paraId="41548496" w14:textId="77777777">
            <w:pPr>
              <w:pStyle w:val="ListParagraph"/>
              <w:numPr>
                <w:ilvl w:val="0"/>
                <w:numId w:val="410"/>
              </w:numPr>
            </w:pPr>
            <w:r>
              <w:t>digit 10</w:t>
            </w:r>
            <w:r w:rsidRPr="0059593D">
              <w:rPr>
                <w:rFonts w:cs="CordiaUPC"/>
                <w:cs/>
              </w:rPr>
              <w:t>-</w:t>
            </w:r>
            <w:r>
              <w:t xml:space="preserve">12 </w:t>
            </w:r>
            <w:r w:rsidRPr="0059593D">
              <w:rPr>
                <w:rFonts w:cs="CordiaUPC"/>
                <w:cs/>
              </w:rPr>
              <w:t xml:space="preserve">= </w:t>
            </w:r>
            <w:r w:rsidRPr="0059593D">
              <w:t>categryId</w:t>
            </w:r>
          </w:p>
          <w:p w:rsidRPr="0059593D" w:rsidR="00A44A3B" w:rsidP="00A44A3B" w:rsidRDefault="00A44A3B" w14:paraId="626F4C4D" w14:textId="77777777">
            <w:pPr>
              <w:pStyle w:val="ListParagraph"/>
              <w:numPr>
                <w:ilvl w:val="0"/>
                <w:numId w:val="410"/>
              </w:numPr>
              <w:rPr>
                <w:cs/>
              </w:rPr>
            </w:pPr>
            <w:r>
              <w:t>digit 12</w:t>
            </w:r>
            <w:r w:rsidRPr="0059593D">
              <w:rPr>
                <w:rFonts w:cs="CordiaUPC"/>
                <w:cs/>
              </w:rPr>
              <w:t>-</w:t>
            </w:r>
            <w:r>
              <w:t xml:space="preserve">19 </w:t>
            </w:r>
            <w:r w:rsidRPr="0059593D">
              <w:rPr>
                <w:rFonts w:cs="CordiaUPC"/>
                <w:cs/>
              </w:rPr>
              <w:t xml:space="preserve">= </w:t>
            </w:r>
            <w:r w:rsidRPr="0059593D">
              <w:t>ruunigNoOfProductId</w:t>
            </w:r>
          </w:p>
          <w:p w:rsidRPr="00A57AF5" w:rsidR="00A44A3B" w:rsidP="00A44A3B" w:rsidRDefault="00A44A3B" w14:paraId="722F6ED1" w14:textId="62CF0FB2">
            <w:pPr>
              <w:rPr>
                <w:rFonts w:cs="CordiaUPC"/>
              </w:rPr>
            </w:pPr>
            <w:r>
              <w:rPr>
                <w:rFonts w:hint="eastAsia" w:ascii="MS Gothic" w:hAnsi="MS Gothic" w:eastAsia="MS Gothic" w:cs="Angsana New"/>
                <w:cs/>
              </w:rPr>
              <w:t>ⓘ</w:t>
            </w:r>
            <w:r>
              <w:rPr>
                <w:rFonts w:hint="cs"/>
                <w:cs/>
              </w:rPr>
              <w:t xml:space="preserve"> </w:t>
            </w:r>
            <w:r>
              <w:rPr>
                <w:cs/>
              </w:rPr>
              <w:t xml:space="preserve">:  </w:t>
            </w:r>
            <w:r w:rsidRPr="00C42ED9">
              <w:rPr>
                <w:bCs/>
              </w:rPr>
              <w:t>Send to config in AAF, CPC, USMP, AMS system and display in USMP, AMS</w:t>
            </w:r>
          </w:p>
        </w:tc>
      </w:tr>
      <w:tr w:rsidRPr="008979A8" w:rsidR="00A44A3B" w:rsidTr="005A3EF6" w14:paraId="6FBA8C51" w14:textId="77777777">
        <w:trPr>
          <w:trHeight w:val="111"/>
        </w:trPr>
        <w:tc>
          <w:tcPr>
            <w:tcW w:w="986" w:type="pct"/>
          </w:tcPr>
          <w:p w:rsidRPr="00C42ED9" w:rsidR="00A44A3B" w:rsidP="00A44A3B" w:rsidRDefault="00A44A3B" w14:paraId="237EB261" w14:textId="386931C4">
            <w:pPr>
              <w:pStyle w:val="HeaderTable"/>
              <w:tabs>
                <w:tab w:val="left" w:pos="1485"/>
              </w:tabs>
              <w:rPr>
                <w:b w:val="0"/>
                <w:bCs/>
              </w:rPr>
            </w:pPr>
            <w:r w:rsidRPr="00C42ED9">
              <w:rPr>
                <w:b w:val="0"/>
                <w:bCs/>
              </w:rPr>
              <w:t>subCpId</w:t>
            </w:r>
          </w:p>
        </w:tc>
        <w:tc>
          <w:tcPr>
            <w:tcW w:w="953" w:type="pct"/>
            <w:gridSpan w:val="4"/>
          </w:tcPr>
          <w:p w:rsidRPr="00C42ED9" w:rsidR="00A44A3B" w:rsidP="00A44A3B" w:rsidRDefault="00A44A3B" w14:paraId="4E8DFD7E" w14:textId="36A6EF91">
            <w:pPr>
              <w:pStyle w:val="HeaderTable"/>
              <w:tabs>
                <w:tab w:val="left" w:pos="1485"/>
              </w:tabs>
              <w:rPr>
                <w:b w:val="0"/>
                <w:bCs/>
              </w:rPr>
            </w:pPr>
            <w:r w:rsidRPr="00C42ED9">
              <w:rPr>
                <w:b w:val="0"/>
                <w:bCs/>
              </w:rPr>
              <w:t>Text Box</w:t>
            </w:r>
          </w:p>
        </w:tc>
        <w:tc>
          <w:tcPr>
            <w:tcW w:w="3061" w:type="pct"/>
          </w:tcPr>
          <w:p w:rsidR="00A44A3B" w:rsidP="00A44A3B" w:rsidRDefault="00A44A3B" w14:paraId="3D414C77" w14:textId="1ECBB0A8">
            <w:pPr>
              <w:rPr>
                <w:rFonts w:cs="CordiaUPC"/>
                <w:color w:val="FF0000"/>
              </w:rPr>
            </w:pPr>
            <w:r w:rsidRPr="00A57AF5">
              <w:rPr>
                <w:rFonts w:cs="CordiaUPC"/>
              </w:rPr>
              <w:t xml:space="preserve">Label </w:t>
            </w:r>
            <w:r w:rsidRPr="00A57AF5">
              <w:rPr>
                <w:rFonts w:cs="CordiaUPC"/>
                <w:cs/>
              </w:rPr>
              <w:t xml:space="preserve">: </w:t>
            </w:r>
            <w:r w:rsidRPr="00F309C7">
              <w:rPr>
                <w:rFonts w:cs="CordiaUPC"/>
                <w:color w:val="FF0000"/>
                <w:cs/>
              </w:rPr>
              <w:t>*</w:t>
            </w:r>
            <w:r w:rsidRPr="00FA4482">
              <w:rPr>
                <w:color w:val="FF0000"/>
              </w:rPr>
              <w:t>Sub CP ID</w:t>
            </w:r>
            <w:r w:rsidRPr="00FA4482">
              <w:rPr>
                <w:rFonts w:cs="CordiaUPC"/>
                <w:color w:val="FF0000"/>
                <w:cs/>
              </w:rPr>
              <w:t>(</w:t>
            </w:r>
            <w:r w:rsidRPr="00FA4482">
              <w:rPr>
                <w:color w:val="FF0000"/>
              </w:rPr>
              <w:t>5 Digits</w:t>
            </w:r>
            <w:r w:rsidRPr="00FA4482">
              <w:rPr>
                <w:rFonts w:cs="CordiaUPC"/>
                <w:color w:val="FF0000"/>
                <w:cs/>
              </w:rPr>
              <w:t>)</w:t>
            </w:r>
            <w:r w:rsidRPr="00F309C7">
              <w:rPr>
                <w:rFonts w:cs="CordiaUPC"/>
                <w:color w:val="FF0000"/>
                <w:cs/>
              </w:rPr>
              <w:t xml:space="preserve"> </w:t>
            </w:r>
            <w:r w:rsidRPr="001B0406">
              <w:rPr>
                <w:rFonts w:hint="eastAsia" w:ascii="MS Gothic" w:hAnsi="MS Gothic" w:eastAsia="MS Gothic" w:cs="Angsana New"/>
                <w:color w:val="FF0000"/>
                <w:sz w:val="18"/>
                <w:szCs w:val="18"/>
                <w:cs/>
              </w:rPr>
              <w:t>ⓘ</w:t>
            </w:r>
            <w:r>
              <w:rPr>
                <w:rFonts w:hint="cs" w:ascii="MS Gothic" w:hAnsi="MS Gothic" w:eastAsia="MS Gothic"/>
                <w:color w:val="FF0000"/>
                <w:sz w:val="18"/>
                <w:szCs w:val="18"/>
                <w:cs/>
              </w:rPr>
              <w:t xml:space="preserve"> </w:t>
            </w:r>
            <w:r w:rsidRPr="00F309C7">
              <w:rPr>
                <w:rFonts w:cs="CordiaUPC"/>
                <w:color w:val="FF0000"/>
                <w:cs/>
              </w:rPr>
              <w:t>:</w:t>
            </w:r>
          </w:p>
          <w:p w:rsidR="000E1FB8" w:rsidP="00A44A3B" w:rsidRDefault="000E1FB8" w14:paraId="0744DA1A" w14:textId="5064B3BF">
            <w:pPr>
              <w:rPr>
                <w:rFonts w:cs="CordiaUPC"/>
                <w:color w:val="FF0000"/>
              </w:rPr>
            </w:pPr>
            <w:r>
              <w:rPr>
                <w:rFonts w:cs="CordiaUPC"/>
                <w:color w:val="FF0000"/>
              </w:rPr>
              <w:t>Disable</w:t>
            </w:r>
          </w:p>
          <w:p w:rsidRPr="00C42ED9" w:rsidR="00A44A3B" w:rsidP="00A44A3B" w:rsidRDefault="00A44A3B" w14:paraId="508C9C91" w14:textId="37A546B6">
            <w:pPr>
              <w:pStyle w:val="HeaderTable"/>
              <w:tabs>
                <w:tab w:val="left" w:pos="1485"/>
              </w:tabs>
              <w:spacing w:line="360" w:lineRule="auto"/>
              <w:rPr>
                <w:rFonts w:cs="Angsana New"/>
                <w:bCs/>
              </w:rPr>
            </w:pPr>
            <w:r w:rsidRPr="00C334AC">
              <w:rPr>
                <w:rFonts w:cs="Angsana New"/>
                <w:b w:val="0"/>
                <w:bCs/>
              </w:rPr>
              <w:t xml:space="preserve">Max Length </w:t>
            </w:r>
            <w:r w:rsidRPr="00C334AC">
              <w:rPr>
                <w:b w:val="0"/>
                <w:bCs/>
                <w:cs/>
                <w:lang w:bidi="th-TH"/>
              </w:rPr>
              <w:t xml:space="preserve">: </w:t>
            </w:r>
            <w:r w:rsidRPr="00C334AC">
              <w:rPr>
                <w:rFonts w:cs="Angsana New"/>
                <w:b w:val="0"/>
                <w:bCs/>
              </w:rPr>
              <w:t>5 Characters</w:t>
            </w:r>
          </w:p>
          <w:p w:rsidR="00A44A3B" w:rsidP="00A44A3B" w:rsidRDefault="00A44A3B" w14:paraId="3842A4D7" w14:textId="05CBF4FD">
            <w:pPr>
              <w:pStyle w:val="HeaderTable"/>
              <w:tabs>
                <w:tab w:val="left" w:pos="1485"/>
              </w:tabs>
              <w:spacing w:line="360" w:lineRule="auto"/>
            </w:pPr>
            <w:r>
              <w:rPr>
                <w:rFonts w:hint="eastAsia" w:ascii="MS Gothic" w:hAnsi="MS Gothic" w:eastAsia="MS Gothic" w:cs="Angsana New"/>
                <w:cs/>
                <w:lang w:bidi="th-TH"/>
              </w:rPr>
              <w:t>ⓘ</w:t>
            </w:r>
            <w:r>
              <w:rPr>
                <w:rFonts w:hint="cs"/>
                <w:cs/>
                <w:lang w:bidi="th-TH"/>
              </w:rPr>
              <w:t xml:space="preserve"> </w:t>
            </w:r>
            <w:r>
              <w:rPr>
                <w:cs/>
                <w:lang w:bidi="th-TH"/>
              </w:rPr>
              <w:t xml:space="preserve">:  </w:t>
            </w:r>
            <w:r w:rsidRPr="00C42ED9">
              <w:rPr>
                <w:b w:val="0"/>
                <w:bCs/>
              </w:rPr>
              <w:t>Send to config in AAF,CPC system</w:t>
            </w:r>
          </w:p>
        </w:tc>
      </w:tr>
      <w:tr w:rsidRPr="008979A8" w:rsidR="00A44A3B" w:rsidTr="005A3EF6" w14:paraId="1184748F" w14:textId="77777777">
        <w:trPr>
          <w:trHeight w:val="111"/>
        </w:trPr>
        <w:tc>
          <w:tcPr>
            <w:tcW w:w="986" w:type="pct"/>
          </w:tcPr>
          <w:p w:rsidRPr="00C42ED9" w:rsidR="00A44A3B" w:rsidP="00A44A3B" w:rsidRDefault="00A44A3B" w14:paraId="7CDA6F11" w14:textId="7C8247FA">
            <w:pPr>
              <w:pStyle w:val="HeaderTable"/>
              <w:tabs>
                <w:tab w:val="left" w:pos="1485"/>
              </w:tabs>
              <w:rPr>
                <w:b w:val="0"/>
                <w:bCs/>
              </w:rPr>
            </w:pPr>
            <w:r w:rsidRPr="00C42ED9">
              <w:rPr>
                <w:b w:val="0"/>
                <w:bCs/>
              </w:rPr>
              <w:t>categryId</w:t>
            </w:r>
          </w:p>
        </w:tc>
        <w:tc>
          <w:tcPr>
            <w:tcW w:w="953" w:type="pct"/>
            <w:gridSpan w:val="4"/>
          </w:tcPr>
          <w:p w:rsidRPr="00C42ED9" w:rsidR="00A44A3B" w:rsidP="00A44A3B" w:rsidRDefault="00A44A3B" w14:paraId="62E3EC0A" w14:textId="2D103942">
            <w:pPr>
              <w:pStyle w:val="HeaderTable"/>
              <w:tabs>
                <w:tab w:val="left" w:pos="1485"/>
              </w:tabs>
              <w:rPr>
                <w:b w:val="0"/>
                <w:bCs/>
              </w:rPr>
            </w:pPr>
            <w:r w:rsidRPr="00C42ED9">
              <w:rPr>
                <w:b w:val="0"/>
                <w:bCs/>
              </w:rPr>
              <w:t>Text Box</w:t>
            </w:r>
          </w:p>
        </w:tc>
        <w:tc>
          <w:tcPr>
            <w:tcW w:w="3061" w:type="pct"/>
          </w:tcPr>
          <w:p w:rsidR="00A44A3B" w:rsidP="00A44A3B" w:rsidRDefault="00A44A3B" w14:paraId="62716121" w14:textId="504D0445">
            <w:pPr>
              <w:rPr>
                <w:rFonts w:cs="CordiaUPC"/>
              </w:rPr>
            </w:pPr>
            <w:r w:rsidRPr="00766CC1">
              <w:t xml:space="preserve">Label </w:t>
            </w:r>
            <w:r w:rsidRPr="00766CC1">
              <w:rPr>
                <w:rFonts w:cs="CordiaUPC"/>
                <w:cs/>
              </w:rPr>
              <w:t xml:space="preserve">: </w:t>
            </w:r>
            <w:r w:rsidRPr="00F309C7">
              <w:rPr>
                <w:rFonts w:cs="CordiaUPC"/>
                <w:color w:val="FF0000"/>
                <w:cs/>
              </w:rPr>
              <w:t>*</w:t>
            </w:r>
            <w:r w:rsidRPr="00FA4482">
              <w:rPr>
                <w:color w:val="FF0000"/>
              </w:rPr>
              <w:t>Categry ID</w:t>
            </w:r>
            <w:r w:rsidRPr="00FA4482">
              <w:rPr>
                <w:rFonts w:cs="CordiaUPC"/>
                <w:color w:val="FF0000"/>
                <w:cs/>
              </w:rPr>
              <w:t>(</w:t>
            </w:r>
            <w:r w:rsidRPr="00FA4482">
              <w:rPr>
                <w:color w:val="FF0000"/>
              </w:rPr>
              <w:t>2 Digits</w:t>
            </w:r>
            <w:r w:rsidRPr="00FA4482">
              <w:rPr>
                <w:rFonts w:cs="CordiaUPC"/>
                <w:color w:val="FF0000"/>
                <w:cs/>
              </w:rPr>
              <w:t>)</w:t>
            </w:r>
            <w:r>
              <w:rPr>
                <w:rFonts w:cs="CordiaUPC"/>
                <w:color w:val="FF0000"/>
                <w:cs/>
              </w:rPr>
              <w:t xml:space="preserve"> </w:t>
            </w:r>
            <w:r w:rsidRPr="001B0406">
              <w:rPr>
                <w:rFonts w:hint="eastAsia" w:ascii="MS Gothic" w:hAnsi="MS Gothic" w:eastAsia="MS Gothic" w:cs="Angsana New"/>
                <w:color w:val="FF0000"/>
                <w:sz w:val="18"/>
                <w:szCs w:val="18"/>
                <w:cs/>
              </w:rPr>
              <w:t>ⓘ</w:t>
            </w:r>
            <w:r>
              <w:rPr>
                <w:rFonts w:hint="cs" w:ascii="MS Gothic" w:hAnsi="MS Gothic" w:eastAsia="MS Gothic"/>
                <w:color w:val="FF0000"/>
                <w:sz w:val="18"/>
                <w:szCs w:val="18"/>
                <w:cs/>
              </w:rPr>
              <w:t xml:space="preserve"> </w:t>
            </w:r>
            <w:r w:rsidRPr="00FB6250">
              <w:rPr>
                <w:rFonts w:cs="CordiaUPC"/>
                <w:color w:val="FF0000"/>
                <w:cs/>
              </w:rPr>
              <w:t>:</w:t>
            </w:r>
            <w:r>
              <w:rPr>
                <w:rFonts w:cs="CordiaUPC"/>
                <w:cs/>
              </w:rPr>
              <w:t xml:space="preserve"> </w:t>
            </w:r>
          </w:p>
          <w:p w:rsidRPr="00671654" w:rsidR="000E1FB8" w:rsidP="00A44A3B" w:rsidRDefault="000E1FB8" w14:paraId="35A9B949" w14:textId="379FEB49">
            <w:pPr>
              <w:rPr>
                <w:rFonts w:cs="CordiaUPC"/>
                <w:color w:val="FF0000"/>
              </w:rPr>
            </w:pPr>
            <w:r>
              <w:rPr>
                <w:rFonts w:cs="CordiaUPC"/>
                <w:color w:val="FF0000"/>
              </w:rPr>
              <w:t>Disable</w:t>
            </w:r>
          </w:p>
          <w:p w:rsidRPr="00C42ED9" w:rsidR="00A44A3B" w:rsidP="00A44A3B" w:rsidRDefault="00A44A3B" w14:paraId="3DE94D21" w14:textId="4F3BB553">
            <w:pPr>
              <w:pStyle w:val="HeaderTable"/>
              <w:tabs>
                <w:tab w:val="left" w:pos="1485"/>
              </w:tabs>
              <w:spacing w:line="360" w:lineRule="auto"/>
              <w:rPr>
                <w:rFonts w:cs="Angsana New"/>
                <w:bCs/>
              </w:rPr>
            </w:pPr>
            <w:r w:rsidRPr="00C334AC">
              <w:rPr>
                <w:rFonts w:cs="Angsana New"/>
                <w:b w:val="0"/>
                <w:bCs/>
              </w:rPr>
              <w:t xml:space="preserve">Max Length </w:t>
            </w:r>
            <w:r w:rsidRPr="00C334AC">
              <w:rPr>
                <w:b w:val="0"/>
                <w:bCs/>
                <w:cs/>
                <w:lang w:bidi="th-TH"/>
              </w:rPr>
              <w:t xml:space="preserve">: </w:t>
            </w:r>
            <w:r>
              <w:rPr>
                <w:b w:val="0"/>
                <w:bCs/>
              </w:rPr>
              <w:t>2</w:t>
            </w:r>
            <w:r w:rsidRPr="00C334AC">
              <w:rPr>
                <w:rFonts w:cs="Angsana New"/>
                <w:b w:val="0"/>
                <w:bCs/>
              </w:rPr>
              <w:t xml:space="preserve"> Characters</w:t>
            </w:r>
          </w:p>
          <w:p w:rsidR="00A44A3B" w:rsidP="00A44A3B" w:rsidRDefault="00A44A3B" w14:paraId="5CE3280D" w14:textId="78B161C6">
            <w:pPr>
              <w:pStyle w:val="HeaderTable"/>
              <w:tabs>
                <w:tab w:val="left" w:pos="1485"/>
              </w:tabs>
              <w:spacing w:line="360" w:lineRule="auto"/>
            </w:pPr>
            <w:r>
              <w:rPr>
                <w:rFonts w:hint="eastAsia" w:ascii="MS Gothic" w:hAnsi="MS Gothic" w:eastAsia="MS Gothic" w:cs="Angsana New"/>
                <w:cs/>
                <w:lang w:bidi="th-TH"/>
              </w:rPr>
              <w:t>ⓘ</w:t>
            </w:r>
            <w:r>
              <w:rPr>
                <w:rFonts w:hint="cs"/>
                <w:cs/>
                <w:lang w:bidi="th-TH"/>
              </w:rPr>
              <w:t xml:space="preserve"> </w:t>
            </w:r>
            <w:r>
              <w:rPr>
                <w:cs/>
                <w:lang w:bidi="th-TH"/>
              </w:rPr>
              <w:t xml:space="preserve">:  </w:t>
            </w:r>
            <w:r w:rsidRPr="00C42ED9">
              <w:rPr>
                <w:b w:val="0"/>
                <w:bCs/>
              </w:rPr>
              <w:t>Send to config in CPC system</w:t>
            </w:r>
          </w:p>
        </w:tc>
      </w:tr>
      <w:tr w:rsidRPr="008979A8" w:rsidR="00A44A3B" w:rsidTr="005A3EF6" w14:paraId="13AA82D3" w14:textId="77777777">
        <w:trPr>
          <w:trHeight w:val="111"/>
        </w:trPr>
        <w:tc>
          <w:tcPr>
            <w:tcW w:w="986" w:type="pct"/>
          </w:tcPr>
          <w:p w:rsidRPr="00C42ED9" w:rsidR="00A44A3B" w:rsidP="00A44A3B" w:rsidRDefault="00A44A3B" w14:paraId="217852C4" w14:textId="4800D1D4">
            <w:pPr>
              <w:pStyle w:val="HeaderTable"/>
              <w:tabs>
                <w:tab w:val="left" w:pos="1485"/>
              </w:tabs>
              <w:rPr>
                <w:b w:val="0"/>
                <w:bCs/>
              </w:rPr>
            </w:pPr>
            <w:r w:rsidRPr="00C42ED9">
              <w:rPr>
                <w:b w:val="0"/>
                <w:bCs/>
              </w:rPr>
              <w:t>ruunigNoOfProductId</w:t>
            </w:r>
          </w:p>
        </w:tc>
        <w:tc>
          <w:tcPr>
            <w:tcW w:w="953" w:type="pct"/>
            <w:gridSpan w:val="4"/>
          </w:tcPr>
          <w:p w:rsidRPr="00C42ED9" w:rsidR="00A44A3B" w:rsidP="00A44A3B" w:rsidRDefault="00A44A3B" w14:paraId="200BE140" w14:textId="627E973E">
            <w:pPr>
              <w:pStyle w:val="HeaderTable"/>
              <w:tabs>
                <w:tab w:val="left" w:pos="1485"/>
              </w:tabs>
              <w:rPr>
                <w:b w:val="0"/>
                <w:bCs/>
              </w:rPr>
            </w:pPr>
            <w:r w:rsidRPr="00C42ED9">
              <w:rPr>
                <w:b w:val="0"/>
                <w:bCs/>
              </w:rPr>
              <w:t>Text Box</w:t>
            </w:r>
          </w:p>
        </w:tc>
        <w:tc>
          <w:tcPr>
            <w:tcW w:w="3061" w:type="pct"/>
          </w:tcPr>
          <w:p w:rsidR="00A44A3B" w:rsidP="00A44A3B" w:rsidRDefault="00A44A3B" w14:paraId="2D7D0E93" w14:textId="0D121C79">
            <w:pPr>
              <w:rPr>
                <w:rFonts w:cs="CordiaUPC"/>
              </w:rPr>
            </w:pPr>
            <w:r w:rsidRPr="00A57AF5">
              <w:rPr>
                <w:rFonts w:cs="CordiaUPC"/>
              </w:rPr>
              <w:t xml:space="preserve">Label </w:t>
            </w:r>
            <w:r w:rsidRPr="00A57AF5">
              <w:rPr>
                <w:rFonts w:cs="CordiaUPC"/>
                <w:cs/>
              </w:rPr>
              <w:t xml:space="preserve">: </w:t>
            </w:r>
            <w:r w:rsidRPr="00FA4482">
              <w:rPr>
                <w:rFonts w:cs="CordiaUPC"/>
                <w:color w:val="FF0000"/>
              </w:rPr>
              <w:t>Ruunig No Of Product ID</w:t>
            </w:r>
            <w:r w:rsidRPr="00FA4482">
              <w:rPr>
                <w:rFonts w:cs="CordiaUPC"/>
                <w:color w:val="FF0000"/>
                <w:cs/>
              </w:rPr>
              <w:t xml:space="preserve">(7 </w:t>
            </w:r>
            <w:r w:rsidRPr="00FA4482">
              <w:rPr>
                <w:rFonts w:cs="CordiaUPC"/>
                <w:color w:val="FF0000"/>
              </w:rPr>
              <w:t>Digits</w:t>
            </w:r>
            <w:r w:rsidRPr="00FA4482">
              <w:rPr>
                <w:rFonts w:cs="CordiaUPC"/>
                <w:color w:val="FF0000"/>
                <w:cs/>
              </w:rPr>
              <w:t>)</w:t>
            </w:r>
            <w:r w:rsidRPr="00F309C7">
              <w:rPr>
                <w:rFonts w:cs="CordiaUPC"/>
                <w:color w:val="FF0000"/>
                <w:cs/>
              </w:rPr>
              <w:t xml:space="preserve"> </w:t>
            </w:r>
            <w:r w:rsidRPr="001B0406">
              <w:rPr>
                <w:rFonts w:hint="eastAsia" w:ascii="MS Gothic" w:hAnsi="MS Gothic" w:eastAsia="MS Gothic" w:cs="Angsana New"/>
                <w:color w:val="FF0000"/>
                <w:sz w:val="18"/>
                <w:szCs w:val="18"/>
                <w:cs/>
              </w:rPr>
              <w:t>ⓘ</w:t>
            </w:r>
            <w:r>
              <w:rPr>
                <w:rFonts w:hint="cs" w:ascii="MS Gothic" w:hAnsi="MS Gothic" w:eastAsia="MS Gothic"/>
                <w:color w:val="FF0000"/>
                <w:sz w:val="18"/>
                <w:szCs w:val="18"/>
                <w:cs/>
              </w:rPr>
              <w:t xml:space="preserve"> </w:t>
            </w:r>
            <w:r w:rsidRPr="00F309C7">
              <w:rPr>
                <w:rFonts w:cs="CordiaUPC"/>
                <w:color w:val="FF0000"/>
                <w:cs/>
              </w:rPr>
              <w:t>:</w:t>
            </w:r>
            <w:r>
              <w:rPr>
                <w:rFonts w:cs="CordiaUPC"/>
                <w:cs/>
              </w:rPr>
              <w:t xml:space="preserve"> </w:t>
            </w:r>
          </w:p>
          <w:p w:rsidRPr="00671654" w:rsidR="000E1FB8" w:rsidP="00A44A3B" w:rsidRDefault="000E1FB8" w14:paraId="0ADB1657" w14:textId="203B6358">
            <w:pPr>
              <w:rPr>
                <w:rFonts w:cs="CordiaUPC"/>
                <w:color w:val="FF0000"/>
              </w:rPr>
            </w:pPr>
            <w:r>
              <w:rPr>
                <w:rFonts w:cs="CordiaUPC"/>
                <w:color w:val="FF0000"/>
              </w:rPr>
              <w:t>Disable</w:t>
            </w:r>
          </w:p>
          <w:p w:rsidRPr="00C42ED9" w:rsidR="00A44A3B" w:rsidP="00A44A3B" w:rsidRDefault="00A44A3B" w14:paraId="100DE9C9" w14:textId="4337D186">
            <w:pPr>
              <w:pStyle w:val="HeaderTable"/>
              <w:tabs>
                <w:tab w:val="left" w:pos="1485"/>
              </w:tabs>
              <w:spacing w:line="360" w:lineRule="auto"/>
              <w:rPr>
                <w:rFonts w:cs="Angsana New"/>
                <w:bCs/>
              </w:rPr>
            </w:pPr>
            <w:r w:rsidRPr="00C334AC">
              <w:rPr>
                <w:rFonts w:cs="Angsana New"/>
                <w:b w:val="0"/>
                <w:bCs/>
              </w:rPr>
              <w:t xml:space="preserve">Max Length </w:t>
            </w:r>
            <w:r w:rsidRPr="00C334AC">
              <w:rPr>
                <w:b w:val="0"/>
                <w:bCs/>
                <w:cs/>
                <w:lang w:bidi="th-TH"/>
              </w:rPr>
              <w:t xml:space="preserve">: </w:t>
            </w:r>
            <w:r>
              <w:rPr>
                <w:b w:val="0"/>
                <w:bCs/>
              </w:rPr>
              <w:t>7</w:t>
            </w:r>
            <w:r w:rsidRPr="00C334AC">
              <w:rPr>
                <w:rFonts w:cs="Angsana New"/>
                <w:b w:val="0"/>
                <w:bCs/>
              </w:rPr>
              <w:t xml:space="preserve"> Characters</w:t>
            </w:r>
          </w:p>
          <w:p w:rsidR="00A44A3B" w:rsidP="00A44A3B" w:rsidRDefault="00A44A3B" w14:paraId="02CD28FF" w14:textId="1EB9ADB3">
            <w:pPr>
              <w:pStyle w:val="HeaderTable"/>
              <w:tabs>
                <w:tab w:val="left" w:pos="1485"/>
              </w:tabs>
              <w:spacing w:line="360" w:lineRule="auto"/>
            </w:pPr>
            <w:r>
              <w:rPr>
                <w:rFonts w:hint="eastAsia" w:ascii="MS Gothic" w:hAnsi="MS Gothic" w:eastAsia="MS Gothic" w:cs="Angsana New"/>
                <w:cs/>
                <w:lang w:bidi="th-TH"/>
              </w:rPr>
              <w:t>ⓘ</w:t>
            </w:r>
            <w:r>
              <w:rPr>
                <w:rFonts w:hint="cs"/>
                <w:cs/>
                <w:lang w:bidi="th-TH"/>
              </w:rPr>
              <w:t xml:space="preserve"> </w:t>
            </w:r>
            <w:r>
              <w:rPr>
                <w:cs/>
                <w:lang w:bidi="th-TH"/>
              </w:rPr>
              <w:t xml:space="preserve">:  </w:t>
            </w:r>
            <w:r w:rsidRPr="00C42ED9">
              <w:rPr>
                <w:b w:val="0"/>
                <w:bCs/>
              </w:rPr>
              <w:t>Send to config in CPC system</w:t>
            </w:r>
          </w:p>
        </w:tc>
      </w:tr>
      <w:tr w:rsidRPr="008979A8" w:rsidR="00A44A3B" w:rsidTr="005A3EF6" w14:paraId="107BDE23" w14:textId="77777777">
        <w:trPr>
          <w:trHeight w:val="111"/>
        </w:trPr>
        <w:tc>
          <w:tcPr>
            <w:tcW w:w="986" w:type="pct"/>
          </w:tcPr>
          <w:p w:rsidR="00A44A3B" w:rsidP="00A44A3B" w:rsidRDefault="00A44A3B" w14:paraId="1E689D00" w14:textId="5D1D0EDF">
            <w:pPr>
              <w:pStyle w:val="HeaderTable"/>
              <w:tabs>
                <w:tab w:val="left" w:pos="1485"/>
              </w:tabs>
            </w:pPr>
            <w:r>
              <w:rPr>
                <w:rFonts w:hint="cs"/>
                <w:cs/>
                <w:lang w:bidi="th-TH"/>
              </w:rPr>
              <w:t xml:space="preserve">ปุ่ม </w:t>
            </w:r>
            <w:r w:rsidRPr="00C42ED9">
              <w:rPr>
                <w:b w:val="0"/>
                <w:bCs/>
              </w:rPr>
              <w:t>Update</w:t>
            </w:r>
          </w:p>
        </w:tc>
        <w:tc>
          <w:tcPr>
            <w:tcW w:w="953" w:type="pct"/>
            <w:gridSpan w:val="4"/>
          </w:tcPr>
          <w:p w:rsidRPr="00C42ED9" w:rsidR="00A44A3B" w:rsidP="00A44A3B" w:rsidRDefault="00A44A3B" w14:paraId="2E5BC252" w14:textId="3ED06198">
            <w:pPr>
              <w:pStyle w:val="HeaderTable"/>
              <w:tabs>
                <w:tab w:val="left" w:pos="1485"/>
              </w:tabs>
              <w:rPr>
                <w:b w:val="0"/>
                <w:bCs/>
              </w:rPr>
            </w:pPr>
            <w:r w:rsidRPr="00C42ED9">
              <w:rPr>
                <w:b w:val="0"/>
                <w:bCs/>
              </w:rPr>
              <w:t>Button</w:t>
            </w:r>
          </w:p>
        </w:tc>
        <w:tc>
          <w:tcPr>
            <w:tcW w:w="3061" w:type="pct"/>
          </w:tcPr>
          <w:p w:rsidR="00A44A3B" w:rsidP="00A44A3B" w:rsidRDefault="00A44A3B" w14:paraId="113A9BE8" w14:textId="5B3CE33A">
            <w:pPr>
              <w:pStyle w:val="HeaderTable"/>
              <w:tabs>
                <w:tab w:val="left" w:pos="1485"/>
              </w:tabs>
            </w:pPr>
            <w:r>
              <w:rPr>
                <w:rFonts w:hint="cs"/>
                <w:cs/>
                <w:lang w:bidi="th-TH"/>
              </w:rPr>
              <w:t xml:space="preserve">เมื่อกดปุ่มให้ทำการ </w:t>
            </w:r>
            <w:r w:rsidRPr="00C42ED9">
              <w:rPr>
                <w:b w:val="0"/>
                <w:bCs/>
              </w:rPr>
              <w:t>update</w:t>
            </w:r>
            <w:r>
              <w:rPr>
                <w:bCs/>
                <w:cs/>
                <w:lang w:bidi="th-TH"/>
              </w:rPr>
              <w:t xml:space="preserve"> </w:t>
            </w:r>
            <w:r>
              <w:rPr>
                <w:rFonts w:hint="cs"/>
                <w:cs/>
                <w:lang w:bidi="th-TH"/>
              </w:rPr>
              <w:t xml:space="preserve">ค่า </w:t>
            </w:r>
            <w:r w:rsidRPr="00C42ED9">
              <w:rPr>
                <w:b w:val="0"/>
                <w:bCs/>
              </w:rPr>
              <w:t>vimmi product</w:t>
            </w:r>
            <w:r>
              <w:rPr>
                <w:bCs/>
                <w:cs/>
                <w:lang w:bidi="th-TH"/>
              </w:rPr>
              <w:t xml:space="preserve"> </w:t>
            </w:r>
            <w:r>
              <w:rPr>
                <w:rFonts w:hint="cs"/>
                <w:cs/>
                <w:lang w:bidi="th-TH"/>
              </w:rPr>
              <w:t xml:space="preserve">ตาม </w:t>
            </w:r>
            <w:r w:rsidRPr="00C42ED9">
              <w:rPr>
                <w:b w:val="0"/>
                <w:bCs/>
              </w:rPr>
              <w:t>row</w:t>
            </w:r>
            <w:r>
              <w:rPr>
                <w:bCs/>
                <w:cs/>
                <w:lang w:bidi="th-TH"/>
              </w:rPr>
              <w:t xml:space="preserve"> </w:t>
            </w:r>
            <w:r>
              <w:rPr>
                <w:rFonts w:hint="cs"/>
                <w:cs/>
                <w:lang w:bidi="th-TH"/>
              </w:rPr>
              <w:t xml:space="preserve">ที่กด </w:t>
            </w:r>
            <w:r w:rsidRPr="00C42ED9">
              <w:rPr>
                <w:b w:val="0"/>
                <w:bCs/>
              </w:rPr>
              <w:t>edit</w:t>
            </w:r>
            <w:r>
              <w:rPr>
                <w:rFonts w:hint="cs"/>
                <w:cs/>
                <w:lang w:bidi="th-TH"/>
              </w:rPr>
              <w:t xml:space="preserve"> ค่ามา หลังจากนั้นเคลียร์ค่า และ </w:t>
            </w:r>
            <w:r w:rsidRPr="00C42ED9">
              <w:rPr>
                <w:b w:val="0"/>
                <w:bCs/>
              </w:rPr>
              <w:t>Invisible Vimmi Product Detail Section</w:t>
            </w:r>
          </w:p>
        </w:tc>
      </w:tr>
      <w:tr w:rsidRPr="008979A8" w:rsidR="00A44A3B" w:rsidTr="005A3EF6" w14:paraId="5FA2FC14" w14:textId="77777777">
        <w:trPr>
          <w:trHeight w:val="111"/>
        </w:trPr>
        <w:tc>
          <w:tcPr>
            <w:tcW w:w="986" w:type="pct"/>
          </w:tcPr>
          <w:p w:rsidR="00A44A3B" w:rsidP="00A44A3B" w:rsidRDefault="00A44A3B" w14:paraId="7B05A9CC" w14:textId="49E60E33">
            <w:pPr>
              <w:pStyle w:val="HeaderTable"/>
              <w:tabs>
                <w:tab w:val="left" w:pos="1485"/>
              </w:tabs>
            </w:pPr>
            <w:r>
              <w:rPr>
                <w:rFonts w:hint="cs"/>
                <w:cs/>
                <w:lang w:bidi="th-TH"/>
              </w:rPr>
              <w:t xml:space="preserve">ปุ่ม </w:t>
            </w:r>
            <w:r w:rsidRPr="00C42ED9">
              <w:rPr>
                <w:b w:val="0"/>
                <w:bCs/>
              </w:rPr>
              <w:t>Cancel</w:t>
            </w:r>
          </w:p>
        </w:tc>
        <w:tc>
          <w:tcPr>
            <w:tcW w:w="953" w:type="pct"/>
            <w:gridSpan w:val="4"/>
          </w:tcPr>
          <w:p w:rsidRPr="00C42ED9" w:rsidR="00A44A3B" w:rsidP="00A44A3B" w:rsidRDefault="00A44A3B" w14:paraId="234FE315" w14:textId="19BB841C">
            <w:pPr>
              <w:pStyle w:val="HeaderTable"/>
              <w:tabs>
                <w:tab w:val="left" w:pos="1485"/>
              </w:tabs>
              <w:rPr>
                <w:b w:val="0"/>
                <w:bCs/>
              </w:rPr>
            </w:pPr>
            <w:r w:rsidRPr="00C42ED9">
              <w:rPr>
                <w:b w:val="0"/>
                <w:bCs/>
              </w:rPr>
              <w:t>Button</w:t>
            </w:r>
          </w:p>
        </w:tc>
        <w:tc>
          <w:tcPr>
            <w:tcW w:w="3061" w:type="pct"/>
          </w:tcPr>
          <w:p w:rsidR="00A44A3B" w:rsidP="00A44A3B" w:rsidRDefault="00A44A3B" w14:paraId="4AC76CBA" w14:textId="49C7E7E2">
            <w:pPr>
              <w:pStyle w:val="HeaderTable"/>
              <w:tabs>
                <w:tab w:val="left" w:pos="1485"/>
              </w:tabs>
            </w:pPr>
            <w:r>
              <w:rPr>
                <w:rFonts w:hint="cs"/>
                <w:cs/>
                <w:lang w:bidi="th-TH"/>
              </w:rPr>
              <w:t>เมื่อกดปุ่ม</w:t>
            </w:r>
            <w:r w:rsidRPr="00257C21">
              <w:rPr>
                <w:rFonts w:hint="cs"/>
                <w:cs/>
                <w:lang w:bidi="th-TH"/>
              </w:rPr>
              <w:t xml:space="preserve">ให้ทำการเคลียร์ค่าใน </w:t>
            </w:r>
            <w:r w:rsidRPr="00C42ED9">
              <w:rPr>
                <w:b w:val="0"/>
              </w:rPr>
              <w:t>Vimmi Product Detail Section</w:t>
            </w:r>
            <w:r w:rsidRPr="00257C21">
              <w:rPr>
                <w:rFonts w:hint="cs"/>
                <w:cs/>
                <w:lang w:bidi="th-TH"/>
              </w:rPr>
              <w:t xml:space="preserve"> และ</w:t>
            </w:r>
            <w:r w:rsidRPr="00257C21">
              <w:rPr>
                <w:bCs/>
                <w:cs/>
                <w:lang w:bidi="th-TH"/>
              </w:rPr>
              <w:t xml:space="preserve"> </w:t>
            </w:r>
            <w:r w:rsidRPr="00C42ED9">
              <w:rPr>
                <w:b w:val="0"/>
                <w:bCs/>
              </w:rPr>
              <w:t>Invisible Vimmi Product  Detail Section</w:t>
            </w:r>
          </w:p>
        </w:tc>
      </w:tr>
      <w:tr w:rsidRPr="008979A8" w:rsidR="00A44A3B" w:rsidTr="000E77DA" w14:paraId="79653F10" w14:textId="77777777">
        <w:trPr>
          <w:trHeight w:val="111"/>
        </w:trPr>
        <w:tc>
          <w:tcPr>
            <w:tcW w:w="5000" w:type="pct"/>
            <w:gridSpan w:val="6"/>
            <w:shd w:val="clear" w:color="auto" w:fill="C2D69B" w:themeFill="accent3" w:themeFillTint="99"/>
          </w:tcPr>
          <w:p w:rsidR="00A44A3B" w:rsidP="00A44A3B" w:rsidRDefault="00A44A3B" w14:paraId="159111D1" w14:textId="77C88E1F">
            <w:pPr>
              <w:pStyle w:val="HeaderTable"/>
            </w:pPr>
            <w:r>
              <w:t xml:space="preserve">End </w:t>
            </w:r>
            <w:r w:rsidRPr="00C334AC">
              <w:t>Vimmi Product Detail Section</w:t>
            </w:r>
          </w:p>
        </w:tc>
      </w:tr>
      <w:tr w:rsidRPr="008979A8" w:rsidR="00A44A3B" w:rsidTr="000E77DA" w14:paraId="156A0C1E" w14:textId="77777777">
        <w:trPr>
          <w:trHeight w:val="111"/>
        </w:trPr>
        <w:tc>
          <w:tcPr>
            <w:tcW w:w="5000" w:type="pct"/>
            <w:gridSpan w:val="6"/>
            <w:shd w:val="clear" w:color="auto" w:fill="C2D69B" w:themeFill="accent3" w:themeFillTint="99"/>
          </w:tcPr>
          <w:p w:rsidR="00A44A3B" w:rsidP="00A44A3B" w:rsidRDefault="00A44A3B" w14:paraId="0D2311AF" w14:textId="7AFEA8AF">
            <w:pPr>
              <w:pStyle w:val="HeaderTable"/>
            </w:pPr>
            <w:r>
              <w:t>End Vimmi Product Table Section</w:t>
            </w:r>
          </w:p>
        </w:tc>
      </w:tr>
      <w:tr w:rsidRPr="008979A8" w:rsidR="00A44A3B" w:rsidTr="000E77DA" w14:paraId="569BB76B" w14:textId="77777777">
        <w:trPr>
          <w:trHeight w:val="111"/>
        </w:trPr>
        <w:tc>
          <w:tcPr>
            <w:tcW w:w="5000" w:type="pct"/>
            <w:gridSpan w:val="6"/>
            <w:shd w:val="clear" w:color="auto" w:fill="C2D69B" w:themeFill="accent3" w:themeFillTint="99"/>
          </w:tcPr>
          <w:p w:rsidR="00A44A3B" w:rsidP="00A44A3B" w:rsidRDefault="00A44A3B" w14:paraId="0EA477FC" w14:textId="2B0DA22A">
            <w:pPr>
              <w:pStyle w:val="HeaderTable"/>
            </w:pPr>
            <w:r>
              <w:t>End Vimmi Product Section</w:t>
            </w:r>
          </w:p>
        </w:tc>
      </w:tr>
      <w:tr w:rsidRPr="008979A8" w:rsidR="00A44A3B" w:rsidTr="000E77DA" w14:paraId="13003A09" w14:textId="77777777">
        <w:trPr>
          <w:trHeight w:val="111"/>
        </w:trPr>
        <w:tc>
          <w:tcPr>
            <w:tcW w:w="5000" w:type="pct"/>
            <w:gridSpan w:val="6"/>
            <w:shd w:val="clear" w:color="auto" w:fill="C2D69B" w:themeFill="accent3" w:themeFillTint="99"/>
          </w:tcPr>
          <w:p w:rsidR="00A44A3B" w:rsidP="00A44A3B" w:rsidRDefault="00A44A3B" w14:paraId="3BCBC2E2" w14:textId="4B512FD3">
            <w:pPr>
              <w:pStyle w:val="HeaderTable"/>
            </w:pPr>
            <w:r>
              <w:t>End For Vimmi</w:t>
            </w:r>
          </w:p>
        </w:tc>
      </w:tr>
      <w:tr w:rsidRPr="008979A8" w:rsidR="00A44A3B" w:rsidTr="000E77DA" w14:paraId="16D06593" w14:textId="77777777">
        <w:trPr>
          <w:trHeight w:val="111"/>
        </w:trPr>
        <w:tc>
          <w:tcPr>
            <w:tcW w:w="5000" w:type="pct"/>
            <w:gridSpan w:val="6"/>
            <w:shd w:val="clear" w:color="auto" w:fill="C2D69B" w:themeFill="accent3" w:themeFillTint="99"/>
          </w:tcPr>
          <w:p w:rsidRPr="000E77DA" w:rsidR="00A44A3B" w:rsidP="00A44A3B" w:rsidRDefault="00A44A3B" w14:paraId="1D9A856A" w14:textId="77777777">
            <w:pPr>
              <w:pStyle w:val="HeaderTable"/>
              <w:rPr>
                <w:rFonts w:asciiTheme="minorBidi" w:hAnsiTheme="minorBidi" w:cstheme="minorBidi"/>
                <w:rtl/>
              </w:rPr>
            </w:pPr>
            <w:r w:rsidRPr="000E77DA">
              <w:rPr>
                <w:rFonts w:asciiTheme="minorBidi" w:hAnsiTheme="minorBidi" w:cstheme="minorBidi"/>
              </w:rPr>
              <w:t>Duration Section</w:t>
            </w:r>
          </w:p>
          <w:p w:rsidRPr="000E77DA" w:rsidR="00A44A3B" w:rsidP="00A44A3B" w:rsidRDefault="00A44A3B" w14:paraId="688A2593" w14:textId="30F0759D">
            <w:pPr>
              <w:rPr>
                <w:rFonts w:asciiTheme="minorBidi" w:hAnsiTheme="minorBidi"/>
                <w:cs/>
              </w:rPr>
            </w:pPr>
            <w:r>
              <w:rPr>
                <w:rFonts w:hint="cs"/>
                <w:cs/>
              </w:rPr>
              <w:t>ถ้า</w:t>
            </w:r>
            <w:r>
              <w:rPr>
                <w:rFonts w:cs="CordiaUPC"/>
                <w:cs/>
              </w:rPr>
              <w:t xml:space="preserve"> </w:t>
            </w:r>
            <w:r>
              <w:t>Customer Type</w:t>
            </w:r>
            <w:r>
              <w:rPr>
                <w:rFonts w:cs="CordiaUPC"/>
                <w:cs/>
              </w:rPr>
              <w:t xml:space="preserve"> = “</w:t>
            </w:r>
            <w:r>
              <w:t>Pre paid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Multi Duration </w:t>
            </w:r>
            <w:r>
              <w:rPr>
                <w:rFonts w:cs="CordiaUPC"/>
                <w:cs/>
              </w:rPr>
              <w:t>= “</w:t>
            </w:r>
            <w:r>
              <w:t>Yes</w:t>
            </w:r>
            <w:r>
              <w:rPr>
                <w:rFonts w:cs="CordiaUPC"/>
                <w:cs/>
              </w:rPr>
              <w:t>”</w:t>
            </w:r>
            <w:r>
              <w:rPr>
                <w:rFonts w:hint="cs"/>
                <w:cs/>
              </w:rPr>
              <w:t xml:space="preserve">ให้ </w:t>
            </w:r>
            <w:r>
              <w:t xml:space="preserve">Visible </w:t>
            </w:r>
            <w:r>
              <w:rPr>
                <w:rFonts w:hint="cs"/>
                <w:cs/>
              </w:rPr>
              <w:t xml:space="preserve">ถ้าไม่ใช่ให้ </w:t>
            </w:r>
            <w:r>
              <w:t>Invisible</w:t>
            </w:r>
          </w:p>
        </w:tc>
      </w:tr>
      <w:tr w:rsidRPr="008979A8" w:rsidR="00A44A3B" w:rsidTr="00523397" w14:paraId="76577283" w14:textId="77777777">
        <w:trPr>
          <w:trHeight w:val="111"/>
        </w:trPr>
        <w:tc>
          <w:tcPr>
            <w:tcW w:w="986" w:type="pct"/>
          </w:tcPr>
          <w:p w:rsidRPr="000E77DA" w:rsidR="00A44A3B" w:rsidP="00A44A3B" w:rsidRDefault="00A44A3B" w14:paraId="53D584D4" w14:textId="62D2838E">
            <w:pPr>
              <w:rPr>
                <w:rFonts w:asciiTheme="minorBidi" w:hAnsiTheme="minorBidi"/>
                <w:cs/>
              </w:rPr>
            </w:pPr>
            <w:r w:rsidRPr="000E77DA">
              <w:rPr>
                <w:rFonts w:asciiTheme="minorBidi" w:hAnsiTheme="minorBidi"/>
              </w:rPr>
              <w:t>durationType</w:t>
            </w:r>
          </w:p>
        </w:tc>
        <w:tc>
          <w:tcPr>
            <w:tcW w:w="940" w:type="pct"/>
            <w:gridSpan w:val="3"/>
          </w:tcPr>
          <w:p w:rsidRPr="000E77DA" w:rsidR="00A44A3B" w:rsidP="00A44A3B" w:rsidRDefault="00A44A3B" w14:paraId="41559D58" w14:textId="410DC16B">
            <w:pPr>
              <w:rPr>
                <w:rFonts w:asciiTheme="minorBidi" w:hAnsiTheme="minorBidi"/>
              </w:rPr>
            </w:pPr>
            <w:r w:rsidRPr="000E77DA">
              <w:rPr>
                <w:rFonts w:asciiTheme="minorBidi" w:hAnsiTheme="minorBidi"/>
              </w:rPr>
              <w:t>Radio Button</w:t>
            </w:r>
          </w:p>
        </w:tc>
        <w:tc>
          <w:tcPr>
            <w:tcW w:w="3074" w:type="pct"/>
            <w:gridSpan w:val="2"/>
          </w:tcPr>
          <w:p w:rsidRPr="000E77DA" w:rsidR="00A44A3B" w:rsidP="00A44A3B" w:rsidRDefault="00A44A3B" w14:paraId="47C1EFC0" w14:textId="77777777">
            <w:pPr>
              <w:rPr>
                <w:rFonts w:asciiTheme="minorBidi" w:hAnsiTheme="minorBidi"/>
                <w:color w:val="FF0000"/>
              </w:rPr>
            </w:pPr>
            <w:r w:rsidRPr="000E77DA">
              <w:rPr>
                <w:rFonts w:asciiTheme="minorBidi" w:hAnsiTheme="minorBidi"/>
              </w:rPr>
              <w:t xml:space="preserve">Label </w:t>
            </w:r>
            <w:r w:rsidRPr="000E77DA">
              <w:rPr>
                <w:rFonts w:asciiTheme="minorBidi" w:hAnsiTheme="minorBidi"/>
                <w:cs/>
              </w:rPr>
              <w:t xml:space="preserve">:  </w:t>
            </w:r>
            <w:r w:rsidRPr="000E77DA">
              <w:rPr>
                <w:rFonts w:asciiTheme="minorBidi" w:hAnsiTheme="minorBidi"/>
                <w:color w:val="FF0000"/>
                <w:cs/>
              </w:rPr>
              <w:t>*</w:t>
            </w:r>
            <w:r w:rsidRPr="000E77DA">
              <w:rPr>
                <w:rFonts w:asciiTheme="minorBidi" w:hAnsiTheme="minorBidi"/>
                <w:color w:val="FF0000"/>
              </w:rPr>
              <w:t>Duration Type</w:t>
            </w:r>
          </w:p>
          <w:p w:rsidRPr="000E77DA" w:rsidR="00A44A3B" w:rsidP="00A44A3B" w:rsidRDefault="00A44A3B" w14:paraId="76177655" w14:textId="77777777">
            <w:pPr>
              <w:rPr>
                <w:rFonts w:asciiTheme="minorBidi" w:hAnsiTheme="minorBidi"/>
              </w:rPr>
            </w:pPr>
            <w:r w:rsidRPr="000E77DA">
              <w:rPr>
                <w:rFonts w:asciiTheme="minorBidi" w:hAnsiTheme="minorBidi"/>
              </w:rPr>
              <w:t xml:space="preserve">List of Value </w:t>
            </w:r>
            <w:r w:rsidRPr="000E77DA">
              <w:rPr>
                <w:rFonts w:asciiTheme="minorBidi" w:hAnsiTheme="minorBidi"/>
                <w:cs/>
              </w:rPr>
              <w:t>: ดึงข้อมูลจาก</w:t>
            </w:r>
            <w:r w:rsidRPr="000E77DA">
              <w:rPr>
                <w:rFonts w:asciiTheme="minorBidi" w:hAnsiTheme="minorBidi"/>
              </w:rPr>
              <w:t xml:space="preserve">DB </w:t>
            </w:r>
            <w:r w:rsidRPr="000E77DA">
              <w:rPr>
                <w:rFonts w:asciiTheme="minorBidi" w:hAnsiTheme="minorBidi"/>
                <w:cs/>
              </w:rPr>
              <w:t xml:space="preserve">ที่ </w:t>
            </w:r>
            <w:r w:rsidRPr="000E77DA">
              <w:rPr>
                <w:rFonts w:asciiTheme="minorBidi" w:hAnsiTheme="minorBidi"/>
              </w:rPr>
              <w:t xml:space="preserve">Table FLW_CFG_LOV </w:t>
            </w:r>
            <w:r w:rsidRPr="000E77DA">
              <w:rPr>
                <w:rFonts w:asciiTheme="minorBidi" w:hAnsiTheme="minorBidi"/>
                <w:cs/>
              </w:rPr>
              <w:t xml:space="preserve">โดย </w:t>
            </w:r>
            <w:r w:rsidRPr="000E77DA">
              <w:rPr>
                <w:rFonts w:asciiTheme="minorBidi" w:hAnsiTheme="minorBidi"/>
              </w:rPr>
              <w:t xml:space="preserve">group_type </w:t>
            </w:r>
            <w:r w:rsidRPr="000E77DA">
              <w:rPr>
                <w:rFonts w:asciiTheme="minorBidi" w:hAnsiTheme="minorBidi"/>
                <w:cs/>
              </w:rPr>
              <w:t>= ‘</w:t>
            </w:r>
            <w:r w:rsidRPr="000E77DA">
              <w:rPr>
                <w:rFonts w:asciiTheme="minorBidi" w:hAnsiTheme="minorBidi"/>
              </w:rPr>
              <w:t>Duration</w:t>
            </w:r>
            <w:r w:rsidRPr="000E77DA">
              <w:rPr>
                <w:rFonts w:asciiTheme="minorBidi" w:hAnsiTheme="minorBidi"/>
                <w:cs/>
              </w:rPr>
              <w:t xml:space="preserve"> </w:t>
            </w:r>
            <w:r w:rsidRPr="000E77DA">
              <w:rPr>
                <w:rFonts w:asciiTheme="minorBidi" w:hAnsiTheme="minorBidi"/>
              </w:rPr>
              <w:t>Type</w:t>
            </w:r>
            <w:r w:rsidRPr="000E77DA">
              <w:rPr>
                <w:rFonts w:asciiTheme="minorBidi" w:hAnsiTheme="minorBidi"/>
                <w:cs/>
              </w:rPr>
              <w:t>’</w:t>
            </w:r>
          </w:p>
          <w:p w:rsidRPr="000E77DA" w:rsidR="00A44A3B" w:rsidP="00A44A3B" w:rsidRDefault="00A44A3B" w14:paraId="7D23960F" w14:textId="77777777">
            <w:pPr>
              <w:rPr>
                <w:rFonts w:asciiTheme="minorBidi" w:hAnsiTheme="minorBidi"/>
                <w:cs/>
              </w:rPr>
            </w:pPr>
            <w:r w:rsidRPr="000E77DA">
              <w:rPr>
                <w:rFonts w:asciiTheme="minorBidi" w:hAnsiTheme="minorBidi"/>
                <w:cs/>
              </w:rPr>
              <w:t>เมื่อคลิกเลือกค่าเป็น “</w:t>
            </w:r>
            <w:r w:rsidRPr="000E77DA">
              <w:rPr>
                <w:rFonts w:asciiTheme="minorBidi" w:hAnsiTheme="minorBidi"/>
              </w:rPr>
              <w:t>Depend on Package</w:t>
            </w:r>
            <w:r w:rsidRPr="000E77DA">
              <w:rPr>
                <w:rFonts w:cs="Cordia New" w:asciiTheme="minorBidi" w:hAnsiTheme="minorBidi"/>
                <w:cs/>
              </w:rPr>
              <w:t xml:space="preserve">” </w:t>
            </w:r>
            <w:r w:rsidRPr="000E77DA">
              <w:rPr>
                <w:rFonts w:asciiTheme="minorBidi" w:hAnsiTheme="minorBidi"/>
                <w:cs/>
              </w:rPr>
              <w:t xml:space="preserve">ให้ </w:t>
            </w:r>
            <w:r w:rsidRPr="000E77DA">
              <w:rPr>
                <w:rFonts w:asciiTheme="minorBidi" w:hAnsiTheme="minorBidi"/>
              </w:rPr>
              <w:t xml:space="preserve">Default </w:t>
            </w:r>
            <w:r w:rsidRPr="000E77DA">
              <w:rPr>
                <w:rFonts w:asciiTheme="minorBidi" w:hAnsiTheme="minorBidi"/>
                <w:cs/>
              </w:rPr>
              <w:t>ค่า</w:t>
            </w:r>
          </w:p>
          <w:p w:rsidR="00A44A3B" w:rsidP="00A44A3B" w:rsidRDefault="00A44A3B" w14:paraId="1FAF87E7" w14:textId="77777777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Theme="minorBidi" w:hAnsiTheme="minorBidi"/>
              </w:rPr>
            </w:pPr>
            <w:r w:rsidRPr="000E77DA">
              <w:rPr>
                <w:rFonts w:asciiTheme="minorBidi" w:hAnsiTheme="minorBidi"/>
              </w:rPr>
              <w:t xml:space="preserve">durationFrom </w:t>
            </w:r>
            <w:r w:rsidRPr="000E77DA">
              <w:rPr>
                <w:rFonts w:asciiTheme="minorBidi" w:hAnsiTheme="minorBidi"/>
                <w:cs/>
              </w:rPr>
              <w:t xml:space="preserve">= </w:t>
            </w:r>
            <w:r w:rsidRPr="000E77DA">
              <w:rPr>
                <w:rFonts w:asciiTheme="minorBidi" w:hAnsiTheme="minorBidi"/>
              </w:rPr>
              <w:t>1</w:t>
            </w:r>
          </w:p>
          <w:p w:rsidRPr="000E77DA" w:rsidR="00A44A3B" w:rsidP="00A44A3B" w:rsidRDefault="00A44A3B" w14:paraId="0C821B21" w14:textId="2BFD5D38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Theme="minorBidi" w:hAnsiTheme="minorBidi"/>
                <w:cs/>
              </w:rPr>
            </w:pPr>
            <w:r w:rsidRPr="000E77DA">
              <w:rPr>
                <w:rFonts w:asciiTheme="minorBidi" w:hAnsiTheme="minorBidi"/>
              </w:rPr>
              <w:t xml:space="preserve">durationTo </w:t>
            </w:r>
            <w:r w:rsidRPr="000E77DA">
              <w:rPr>
                <w:rFonts w:asciiTheme="minorBidi" w:hAnsiTheme="minorBidi"/>
                <w:cs/>
              </w:rPr>
              <w:t xml:space="preserve">= </w:t>
            </w:r>
            <w:r w:rsidRPr="000E77DA">
              <w:rPr>
                <w:rFonts w:asciiTheme="minorBidi" w:hAnsiTheme="minorBidi"/>
              </w:rPr>
              <w:t>packageDuration</w:t>
            </w:r>
          </w:p>
        </w:tc>
      </w:tr>
      <w:tr w:rsidRPr="008979A8" w:rsidR="00A44A3B" w:rsidTr="00523397" w14:paraId="33A06542" w14:textId="77777777">
        <w:trPr>
          <w:trHeight w:val="111"/>
        </w:trPr>
        <w:tc>
          <w:tcPr>
            <w:tcW w:w="986" w:type="pct"/>
          </w:tcPr>
          <w:p w:rsidRPr="000E77DA" w:rsidR="00A44A3B" w:rsidP="00A44A3B" w:rsidRDefault="00A44A3B" w14:paraId="13D10E45" w14:textId="0A608D4D">
            <w:pPr>
              <w:rPr>
                <w:rFonts w:asciiTheme="minorBidi" w:hAnsiTheme="minorBidi"/>
                <w:cs/>
              </w:rPr>
            </w:pPr>
            <w:r w:rsidRPr="000E77DA">
              <w:rPr>
                <w:rFonts w:asciiTheme="minorBidi" w:hAnsiTheme="minorBidi"/>
              </w:rPr>
              <w:t>durationFrom</w:t>
            </w:r>
          </w:p>
        </w:tc>
        <w:tc>
          <w:tcPr>
            <w:tcW w:w="940" w:type="pct"/>
            <w:gridSpan w:val="3"/>
          </w:tcPr>
          <w:p w:rsidRPr="000E77DA" w:rsidR="00A44A3B" w:rsidP="00A44A3B" w:rsidRDefault="00A44A3B" w14:paraId="561D1826" w14:textId="35196A03">
            <w:pPr>
              <w:rPr>
                <w:rFonts w:asciiTheme="minorBidi" w:hAnsiTheme="minorBidi"/>
              </w:rPr>
            </w:pPr>
            <w:r w:rsidRPr="000E77DA">
              <w:rPr>
                <w:rFonts w:asciiTheme="minorBidi" w:hAnsiTheme="minorBidi"/>
              </w:rPr>
              <w:t>Text Box</w:t>
            </w:r>
          </w:p>
        </w:tc>
        <w:tc>
          <w:tcPr>
            <w:tcW w:w="3074" w:type="pct"/>
            <w:gridSpan w:val="2"/>
          </w:tcPr>
          <w:p w:rsidRPr="000E77DA" w:rsidR="00A44A3B" w:rsidP="00A44A3B" w:rsidRDefault="00A44A3B" w14:paraId="2B04C0EB" w14:textId="77777777">
            <w:pPr>
              <w:rPr>
                <w:rFonts w:asciiTheme="minorBidi" w:hAnsiTheme="minorBidi"/>
              </w:rPr>
            </w:pPr>
            <w:r w:rsidRPr="000E77DA">
              <w:rPr>
                <w:rFonts w:asciiTheme="minorBidi" w:hAnsiTheme="minorBidi"/>
              </w:rPr>
              <w:t xml:space="preserve">Label </w:t>
            </w:r>
            <w:r w:rsidRPr="000E77DA">
              <w:rPr>
                <w:rFonts w:asciiTheme="minorBidi" w:hAnsiTheme="minorBidi"/>
                <w:cs/>
              </w:rPr>
              <w:t xml:space="preserve">:  </w:t>
            </w:r>
            <w:r w:rsidRPr="000E77DA">
              <w:rPr>
                <w:rFonts w:asciiTheme="minorBidi" w:hAnsiTheme="minorBidi"/>
                <w:color w:val="FF0000"/>
                <w:cs/>
              </w:rPr>
              <w:t>*</w:t>
            </w:r>
            <w:r w:rsidRPr="000E77DA">
              <w:rPr>
                <w:rFonts w:asciiTheme="minorBidi" w:hAnsiTheme="minorBidi"/>
                <w:color w:val="FF0000"/>
              </w:rPr>
              <w:t>Duration</w:t>
            </w:r>
            <w:r w:rsidRPr="000E77DA">
              <w:rPr>
                <w:rFonts w:asciiTheme="minorBidi" w:hAnsiTheme="minorBidi"/>
                <w:cs/>
              </w:rPr>
              <w:t xml:space="preserve"> : </w:t>
            </w:r>
            <w:r w:rsidRPr="000E77DA">
              <w:rPr>
                <w:rFonts w:cs="Cordia New" w:asciiTheme="minorBidi" w:hAnsiTheme="minorBidi"/>
                <w:cs/>
              </w:rPr>
              <w:t>…</w:t>
            </w:r>
            <w:r w:rsidRPr="000E77DA">
              <w:rPr>
                <w:rFonts w:asciiTheme="minorBidi" w:hAnsiTheme="minorBidi"/>
              </w:rPr>
              <w:t>From</w:t>
            </w:r>
            <w:r w:rsidRPr="000E77DA">
              <w:rPr>
                <w:rFonts w:cs="Cordia New" w:asciiTheme="minorBidi" w:hAnsiTheme="minorBidi"/>
                <w:cs/>
              </w:rPr>
              <w:t xml:space="preserve">… </w:t>
            </w:r>
            <w:r w:rsidRPr="000E77DA">
              <w:rPr>
                <w:rFonts w:asciiTheme="minorBidi" w:hAnsiTheme="minorBidi"/>
              </w:rPr>
              <w:t xml:space="preserve">to </w:t>
            </w:r>
            <w:r w:rsidRPr="000E77DA">
              <w:rPr>
                <w:rFonts w:asciiTheme="minorBidi" w:hAnsiTheme="minorBidi"/>
                <w:cs/>
              </w:rPr>
              <w:t>…</w:t>
            </w:r>
            <w:r w:rsidRPr="000E77DA">
              <w:rPr>
                <w:rFonts w:asciiTheme="minorBidi" w:hAnsiTheme="minorBidi"/>
              </w:rPr>
              <w:t>To</w:t>
            </w:r>
            <w:r w:rsidRPr="000E77DA">
              <w:rPr>
                <w:rFonts w:asciiTheme="minorBidi" w:hAnsiTheme="minorBidi"/>
                <w:cs/>
              </w:rPr>
              <w:t>… …</w:t>
            </w:r>
            <w:r w:rsidRPr="000E77DA">
              <w:rPr>
                <w:rFonts w:asciiTheme="minorBidi" w:hAnsiTheme="minorBidi"/>
              </w:rPr>
              <w:t>Unit</w:t>
            </w:r>
            <w:r w:rsidRPr="000E77DA">
              <w:rPr>
                <w:rFonts w:asciiTheme="minorBidi" w:hAnsiTheme="minorBidi"/>
                <w:cs/>
              </w:rPr>
              <w:t>…</w:t>
            </w:r>
          </w:p>
          <w:p w:rsidRPr="000E77DA" w:rsidR="00A44A3B" w:rsidP="00A44A3B" w:rsidRDefault="00A44A3B" w14:paraId="7069CA50" w14:textId="77777777">
            <w:pPr>
              <w:rPr>
                <w:rFonts w:asciiTheme="minorBidi" w:hAnsiTheme="minorBidi"/>
              </w:rPr>
            </w:pPr>
            <w:r w:rsidRPr="000E77DA">
              <w:rPr>
                <w:rFonts w:asciiTheme="minorBidi" w:hAnsiTheme="minorBidi"/>
              </w:rPr>
              <w:t xml:space="preserve">Enabled </w:t>
            </w:r>
            <w:r w:rsidRPr="000E77DA">
              <w:rPr>
                <w:rFonts w:asciiTheme="minorBidi" w:hAnsiTheme="minorBidi"/>
                <w:cs/>
              </w:rPr>
              <w:t xml:space="preserve">เมื่อ </w:t>
            </w:r>
            <w:r w:rsidRPr="000E77DA">
              <w:rPr>
                <w:rFonts w:asciiTheme="minorBidi" w:hAnsiTheme="minorBidi"/>
              </w:rPr>
              <w:t xml:space="preserve">Duration Type </w:t>
            </w:r>
            <w:r w:rsidRPr="000E77DA">
              <w:rPr>
                <w:rFonts w:asciiTheme="minorBidi" w:hAnsiTheme="minorBidi"/>
                <w:cs/>
              </w:rPr>
              <w:t>เป็น “</w:t>
            </w:r>
            <w:r w:rsidRPr="000E77DA">
              <w:rPr>
                <w:rFonts w:asciiTheme="minorBidi" w:hAnsiTheme="minorBidi"/>
              </w:rPr>
              <w:t>Specific</w:t>
            </w:r>
            <w:r w:rsidRPr="000E77DA">
              <w:rPr>
                <w:rFonts w:asciiTheme="minorBidi" w:hAnsiTheme="minorBidi"/>
                <w:cs/>
              </w:rPr>
              <w:t>”</w:t>
            </w:r>
          </w:p>
          <w:p w:rsidRPr="000E77DA" w:rsidR="00A44A3B" w:rsidP="00A44A3B" w:rsidRDefault="00A44A3B" w14:paraId="353454A7" w14:textId="25836230">
            <w:pPr>
              <w:rPr>
                <w:rFonts w:asciiTheme="minorBidi" w:hAnsiTheme="minorBidi"/>
                <w:cs/>
              </w:rPr>
            </w:pPr>
            <w:r w:rsidRPr="000E77DA">
              <w:rPr>
                <w:rFonts w:asciiTheme="minorBidi" w:hAnsiTheme="minorBidi"/>
                <w:cs/>
              </w:rPr>
              <w:t>หมายเหตุ : ใส่ได้เฉพาะตัวเลขเท่านั้น</w:t>
            </w:r>
          </w:p>
        </w:tc>
      </w:tr>
      <w:tr w:rsidRPr="008979A8" w:rsidR="00A44A3B" w:rsidTr="00523397" w14:paraId="123F1486" w14:textId="77777777">
        <w:trPr>
          <w:trHeight w:val="111"/>
        </w:trPr>
        <w:tc>
          <w:tcPr>
            <w:tcW w:w="986" w:type="pct"/>
          </w:tcPr>
          <w:p w:rsidRPr="000E77DA" w:rsidR="00A44A3B" w:rsidP="00A44A3B" w:rsidRDefault="00A44A3B" w14:paraId="2B595F9B" w14:textId="3C5AA07B">
            <w:pPr>
              <w:rPr>
                <w:rFonts w:asciiTheme="minorBidi" w:hAnsiTheme="minorBidi"/>
                <w:cs/>
              </w:rPr>
            </w:pPr>
            <w:r w:rsidRPr="000E77DA">
              <w:rPr>
                <w:rFonts w:asciiTheme="minorBidi" w:hAnsiTheme="minorBidi"/>
              </w:rPr>
              <w:t>durationTo</w:t>
            </w:r>
          </w:p>
        </w:tc>
        <w:tc>
          <w:tcPr>
            <w:tcW w:w="940" w:type="pct"/>
            <w:gridSpan w:val="3"/>
          </w:tcPr>
          <w:p w:rsidRPr="000E77DA" w:rsidR="00A44A3B" w:rsidP="00A44A3B" w:rsidRDefault="00A44A3B" w14:paraId="1EB593DA" w14:textId="7BCB6EBD">
            <w:pPr>
              <w:rPr>
                <w:rFonts w:asciiTheme="minorBidi" w:hAnsiTheme="minorBidi"/>
              </w:rPr>
            </w:pPr>
            <w:r w:rsidRPr="000E77DA">
              <w:rPr>
                <w:rFonts w:asciiTheme="minorBidi" w:hAnsiTheme="minorBidi"/>
              </w:rPr>
              <w:t>Text Box</w:t>
            </w:r>
          </w:p>
        </w:tc>
        <w:tc>
          <w:tcPr>
            <w:tcW w:w="3074" w:type="pct"/>
            <w:gridSpan w:val="2"/>
          </w:tcPr>
          <w:p w:rsidRPr="000E77DA" w:rsidR="00A44A3B" w:rsidP="00A44A3B" w:rsidRDefault="00A44A3B" w14:paraId="4664439E" w14:textId="77777777">
            <w:pPr>
              <w:rPr>
                <w:rFonts w:asciiTheme="minorBidi" w:hAnsiTheme="minorBidi"/>
              </w:rPr>
            </w:pPr>
            <w:r w:rsidRPr="000E77DA">
              <w:rPr>
                <w:rFonts w:asciiTheme="minorBidi" w:hAnsiTheme="minorBidi"/>
                <w:cs/>
              </w:rPr>
              <w:t xml:space="preserve">อยู่บรรทัดเดียวกับ </w:t>
            </w:r>
            <w:r w:rsidRPr="000E77DA">
              <w:rPr>
                <w:rFonts w:asciiTheme="minorBidi" w:hAnsiTheme="minorBidi"/>
              </w:rPr>
              <w:t>Duration From</w:t>
            </w:r>
          </w:p>
          <w:p w:rsidRPr="000E77DA" w:rsidR="00A44A3B" w:rsidP="00A44A3B" w:rsidRDefault="00A44A3B" w14:paraId="0F82E117" w14:textId="77777777">
            <w:pPr>
              <w:rPr>
                <w:rFonts w:asciiTheme="minorBidi" w:hAnsiTheme="minorBidi"/>
              </w:rPr>
            </w:pPr>
            <w:r w:rsidRPr="000E77DA">
              <w:rPr>
                <w:rFonts w:asciiTheme="minorBidi" w:hAnsiTheme="minorBidi"/>
              </w:rPr>
              <w:t xml:space="preserve">Enabled </w:t>
            </w:r>
            <w:r w:rsidRPr="000E77DA">
              <w:rPr>
                <w:rFonts w:asciiTheme="minorBidi" w:hAnsiTheme="minorBidi"/>
                <w:cs/>
              </w:rPr>
              <w:t xml:space="preserve">เมื่อ </w:t>
            </w:r>
            <w:r w:rsidRPr="000E77DA">
              <w:rPr>
                <w:rFonts w:asciiTheme="minorBidi" w:hAnsiTheme="minorBidi"/>
              </w:rPr>
              <w:t xml:space="preserve">Duration Type </w:t>
            </w:r>
            <w:r w:rsidRPr="000E77DA">
              <w:rPr>
                <w:rFonts w:asciiTheme="minorBidi" w:hAnsiTheme="minorBidi"/>
                <w:cs/>
              </w:rPr>
              <w:t>เป็น “</w:t>
            </w:r>
            <w:r w:rsidRPr="000E77DA">
              <w:rPr>
                <w:rFonts w:asciiTheme="minorBidi" w:hAnsiTheme="minorBidi"/>
              </w:rPr>
              <w:t>Specific</w:t>
            </w:r>
            <w:r w:rsidRPr="000E77DA">
              <w:rPr>
                <w:rFonts w:asciiTheme="minorBidi" w:hAnsiTheme="minorBidi"/>
                <w:cs/>
              </w:rPr>
              <w:t>”</w:t>
            </w:r>
          </w:p>
          <w:p w:rsidRPr="000E77DA" w:rsidR="00A44A3B" w:rsidP="00A44A3B" w:rsidRDefault="00A44A3B" w14:paraId="36F5E42B" w14:textId="2B01D6EB">
            <w:pPr>
              <w:rPr>
                <w:rFonts w:asciiTheme="minorBidi" w:hAnsiTheme="minorBidi"/>
                <w:cs/>
              </w:rPr>
            </w:pPr>
            <w:r w:rsidRPr="000E77DA">
              <w:rPr>
                <w:rFonts w:asciiTheme="minorBidi" w:hAnsiTheme="minorBidi"/>
                <w:cs/>
              </w:rPr>
              <w:t>หมายเหตุ : ใส่ได้เฉพาะตัวเลขเท่านั้น</w:t>
            </w:r>
          </w:p>
        </w:tc>
      </w:tr>
      <w:tr w:rsidRPr="008979A8" w:rsidR="00A44A3B" w:rsidTr="00523397" w14:paraId="5D8AA429" w14:textId="77777777">
        <w:trPr>
          <w:trHeight w:val="111"/>
        </w:trPr>
        <w:tc>
          <w:tcPr>
            <w:tcW w:w="986" w:type="pct"/>
          </w:tcPr>
          <w:p w:rsidRPr="000E77DA" w:rsidR="00A44A3B" w:rsidP="00A44A3B" w:rsidRDefault="00A44A3B" w14:paraId="1903166C" w14:textId="009ECB9E">
            <w:pPr>
              <w:rPr>
                <w:rFonts w:asciiTheme="minorBidi" w:hAnsiTheme="minorBidi"/>
                <w:cs/>
              </w:rPr>
            </w:pPr>
            <w:r w:rsidRPr="000E77DA">
              <w:rPr>
                <w:rFonts w:asciiTheme="minorBidi" w:hAnsiTheme="minorBidi"/>
              </w:rPr>
              <w:t>durationUnit</w:t>
            </w:r>
          </w:p>
        </w:tc>
        <w:tc>
          <w:tcPr>
            <w:tcW w:w="940" w:type="pct"/>
            <w:gridSpan w:val="3"/>
          </w:tcPr>
          <w:p w:rsidRPr="000E77DA" w:rsidR="00A44A3B" w:rsidP="00A44A3B" w:rsidRDefault="00A44A3B" w14:paraId="267FFA7D" w14:textId="66F6227F">
            <w:pPr>
              <w:rPr>
                <w:rFonts w:asciiTheme="minorBidi" w:hAnsiTheme="minorBidi"/>
              </w:rPr>
            </w:pPr>
            <w:r w:rsidRPr="000E77DA">
              <w:rPr>
                <w:rFonts w:asciiTheme="minorBidi" w:hAnsiTheme="minorBidi"/>
              </w:rPr>
              <w:t>Drop Down List</w:t>
            </w:r>
          </w:p>
        </w:tc>
        <w:tc>
          <w:tcPr>
            <w:tcW w:w="3074" w:type="pct"/>
            <w:gridSpan w:val="2"/>
          </w:tcPr>
          <w:p w:rsidRPr="000E77DA" w:rsidR="00A44A3B" w:rsidP="00A44A3B" w:rsidRDefault="00A44A3B" w14:paraId="0B964186" w14:textId="77777777">
            <w:pPr>
              <w:spacing w:after="160" w:line="259" w:lineRule="auto"/>
              <w:rPr>
                <w:rFonts w:asciiTheme="minorBidi" w:hAnsiTheme="minorBidi"/>
              </w:rPr>
            </w:pPr>
            <w:r w:rsidRPr="000E77DA">
              <w:rPr>
                <w:rFonts w:asciiTheme="minorBidi" w:hAnsiTheme="minorBidi"/>
                <w:cs/>
              </w:rPr>
              <w:t xml:space="preserve">อยู่บรรทัดเดียวกับ </w:t>
            </w:r>
            <w:r w:rsidRPr="000E77DA">
              <w:rPr>
                <w:rFonts w:asciiTheme="minorBidi" w:hAnsiTheme="minorBidi"/>
              </w:rPr>
              <w:t>Duration From</w:t>
            </w:r>
          </w:p>
          <w:p w:rsidRPr="000E77DA" w:rsidR="00A44A3B" w:rsidP="00A44A3B" w:rsidRDefault="00A44A3B" w14:paraId="1E5C7963" w14:textId="77777777">
            <w:pPr>
              <w:rPr>
                <w:rFonts w:asciiTheme="minorBidi" w:hAnsiTheme="minorBidi"/>
              </w:rPr>
            </w:pPr>
            <w:r w:rsidRPr="000E77DA">
              <w:rPr>
                <w:rFonts w:asciiTheme="minorBidi" w:hAnsiTheme="minorBidi"/>
              </w:rPr>
              <w:t xml:space="preserve">Enabled </w:t>
            </w:r>
            <w:r w:rsidRPr="000E77DA">
              <w:rPr>
                <w:rFonts w:asciiTheme="minorBidi" w:hAnsiTheme="minorBidi"/>
                <w:cs/>
              </w:rPr>
              <w:t xml:space="preserve">เมื่อ </w:t>
            </w:r>
            <w:r w:rsidRPr="000E77DA">
              <w:rPr>
                <w:rFonts w:asciiTheme="minorBidi" w:hAnsiTheme="minorBidi"/>
              </w:rPr>
              <w:t xml:space="preserve">Duration Type </w:t>
            </w:r>
            <w:r w:rsidRPr="000E77DA">
              <w:rPr>
                <w:rFonts w:asciiTheme="minorBidi" w:hAnsiTheme="minorBidi"/>
                <w:cs/>
              </w:rPr>
              <w:t>เป็น “</w:t>
            </w:r>
            <w:r w:rsidRPr="000E77DA">
              <w:rPr>
                <w:rFonts w:asciiTheme="minorBidi" w:hAnsiTheme="minorBidi"/>
              </w:rPr>
              <w:t>Specific</w:t>
            </w:r>
            <w:r w:rsidRPr="000E77DA">
              <w:rPr>
                <w:rFonts w:asciiTheme="minorBidi" w:hAnsiTheme="minorBidi"/>
                <w:cs/>
              </w:rPr>
              <w:t>”</w:t>
            </w:r>
          </w:p>
          <w:p w:rsidRPr="000E77DA" w:rsidR="00A44A3B" w:rsidP="00A44A3B" w:rsidRDefault="00A44A3B" w14:paraId="16B94B4E" w14:textId="5CA99E49">
            <w:pPr>
              <w:rPr>
                <w:rFonts w:asciiTheme="minorBidi" w:hAnsiTheme="minorBidi"/>
                <w:cs/>
              </w:rPr>
            </w:pPr>
            <w:r w:rsidRPr="000E77DA">
              <w:rPr>
                <w:rFonts w:asciiTheme="minorBidi" w:hAnsiTheme="minorBidi"/>
              </w:rPr>
              <w:t xml:space="preserve">List of Value </w:t>
            </w:r>
            <w:r w:rsidRPr="000E77DA">
              <w:rPr>
                <w:rFonts w:asciiTheme="minorBidi" w:hAnsiTheme="minorBidi"/>
                <w:cs/>
              </w:rPr>
              <w:t>: ดึงข้อมูลจาก</w:t>
            </w:r>
            <w:r w:rsidRPr="000E77DA">
              <w:rPr>
                <w:rFonts w:asciiTheme="minorBidi" w:hAnsiTheme="minorBidi"/>
              </w:rPr>
              <w:t xml:space="preserve">DB </w:t>
            </w:r>
            <w:r w:rsidRPr="000E77DA">
              <w:rPr>
                <w:rFonts w:asciiTheme="minorBidi" w:hAnsiTheme="minorBidi"/>
                <w:cs/>
              </w:rPr>
              <w:t xml:space="preserve">ที่ </w:t>
            </w:r>
            <w:r w:rsidRPr="000E77DA">
              <w:rPr>
                <w:rFonts w:asciiTheme="minorBidi" w:hAnsiTheme="minorBidi"/>
              </w:rPr>
              <w:t xml:space="preserve">Table FLW_CFG_LOV </w:t>
            </w:r>
            <w:r w:rsidRPr="000E77DA">
              <w:rPr>
                <w:rFonts w:asciiTheme="minorBidi" w:hAnsiTheme="minorBidi"/>
                <w:cs/>
              </w:rPr>
              <w:t xml:space="preserve">โดย </w:t>
            </w:r>
            <w:r w:rsidRPr="000E77DA">
              <w:rPr>
                <w:rFonts w:asciiTheme="minorBidi" w:hAnsiTheme="minorBidi"/>
              </w:rPr>
              <w:t xml:space="preserve">group_type </w:t>
            </w:r>
            <w:r w:rsidRPr="000E77DA">
              <w:rPr>
                <w:rFonts w:asciiTheme="minorBidi" w:hAnsiTheme="minorBidi"/>
                <w:cs/>
              </w:rPr>
              <w:t>= ‘</w:t>
            </w:r>
            <w:r w:rsidRPr="000E77DA">
              <w:rPr>
                <w:rFonts w:asciiTheme="minorBidi" w:hAnsiTheme="minorBidi"/>
              </w:rPr>
              <w:t>Duration Unit</w:t>
            </w:r>
            <w:r w:rsidRPr="000E77DA">
              <w:rPr>
                <w:rFonts w:cs="Cordia New" w:asciiTheme="minorBidi" w:hAnsiTheme="minorBidi"/>
                <w:cs/>
              </w:rPr>
              <w:t>’</w:t>
            </w:r>
            <w:r w:rsidRPr="000E77DA">
              <w:rPr>
                <w:rFonts w:asciiTheme="minorBidi" w:hAnsiTheme="minorBidi"/>
                <w:cs/>
              </w:rPr>
              <w:t>และ</w:t>
            </w:r>
            <w:r w:rsidRPr="000E77DA">
              <w:rPr>
                <w:rFonts w:asciiTheme="minorBidi" w:hAnsiTheme="minorBidi"/>
              </w:rPr>
              <w:t xml:space="preserve"> par_row_id_concat </w:t>
            </w:r>
            <w:r w:rsidRPr="000E77DA">
              <w:rPr>
                <w:rFonts w:asciiTheme="minorBidi" w:hAnsiTheme="minorBidi"/>
                <w:cs/>
              </w:rPr>
              <w:t xml:space="preserve">ประกอบด้วย </w:t>
            </w:r>
            <w:r w:rsidRPr="000E77DA">
              <w:rPr>
                <w:rFonts w:asciiTheme="minorBidi" w:hAnsiTheme="minorBidi"/>
              </w:rPr>
              <w:t>customerType</w:t>
            </w:r>
          </w:p>
        </w:tc>
      </w:tr>
      <w:tr w:rsidRPr="008979A8" w:rsidR="00A44A3B" w:rsidTr="000E77DA" w14:paraId="7F540F4C" w14:textId="77777777">
        <w:trPr>
          <w:trHeight w:val="111"/>
        </w:trPr>
        <w:tc>
          <w:tcPr>
            <w:tcW w:w="5000" w:type="pct"/>
            <w:gridSpan w:val="6"/>
            <w:shd w:val="clear" w:color="auto" w:fill="C2D69B" w:themeFill="accent3" w:themeFillTint="99"/>
          </w:tcPr>
          <w:p w:rsidRPr="000E77DA" w:rsidR="00A44A3B" w:rsidP="00A44A3B" w:rsidRDefault="00A44A3B" w14:paraId="25E28D50" w14:textId="7F4F4A65">
            <w:pPr>
              <w:pStyle w:val="HeaderTable"/>
              <w:rPr>
                <w:rFonts w:asciiTheme="minorBidi" w:hAnsiTheme="minorBidi" w:cstheme="minorBidi"/>
                <w:rtl/>
                <w:cs/>
              </w:rPr>
            </w:pPr>
            <w:r w:rsidRPr="000E77DA">
              <w:rPr>
                <w:rFonts w:asciiTheme="minorBidi" w:hAnsiTheme="minorBidi" w:cstheme="minorBidi"/>
              </w:rPr>
              <w:t>End Duration Section</w:t>
            </w:r>
          </w:p>
        </w:tc>
      </w:tr>
      <w:tr w:rsidRPr="008979A8" w:rsidR="00A44A3B" w:rsidTr="000E77DA" w14:paraId="2641541E" w14:textId="77777777">
        <w:trPr>
          <w:trHeight w:val="111"/>
        </w:trPr>
        <w:tc>
          <w:tcPr>
            <w:tcW w:w="5000" w:type="pct"/>
            <w:gridSpan w:val="6"/>
            <w:shd w:val="clear" w:color="auto" w:fill="C2D69B" w:themeFill="accent3" w:themeFillTint="99"/>
          </w:tcPr>
          <w:p w:rsidRPr="000E77DA" w:rsidR="00A44A3B" w:rsidP="00A44A3B" w:rsidRDefault="00A44A3B" w14:paraId="19FB2CA2" w14:textId="77777777">
            <w:pPr>
              <w:pStyle w:val="HeaderTable"/>
              <w:rPr>
                <w:rFonts w:asciiTheme="minorBidi" w:hAnsiTheme="minorBidi" w:cstheme="minorBidi"/>
                <w:lang w:bidi="th-TH"/>
              </w:rPr>
            </w:pPr>
            <w:r w:rsidRPr="000E77DA">
              <w:rPr>
                <w:rFonts w:asciiTheme="minorBidi" w:hAnsiTheme="minorBidi" w:cstheme="minorBidi"/>
                <w:lang w:bidi="th-TH"/>
              </w:rPr>
              <w:t>Bill Cycle Section</w:t>
            </w:r>
          </w:p>
          <w:p w:rsidRPr="000E77DA" w:rsidR="00A44A3B" w:rsidP="00A44A3B" w:rsidRDefault="00A44A3B" w14:paraId="5446413B" w14:textId="13DCE0E7">
            <w:pPr>
              <w:rPr>
                <w:rFonts w:asciiTheme="minorBidi" w:hAnsiTheme="minorBidi"/>
                <w:cs/>
              </w:rPr>
            </w:pPr>
            <w:r>
              <w:rPr>
                <w:rFonts w:hint="cs"/>
                <w:cs/>
              </w:rPr>
              <w:t>ถ้า</w:t>
            </w:r>
            <w:r>
              <w:rPr>
                <w:rFonts w:cs="CordiaUPC"/>
                <w:cs/>
              </w:rPr>
              <w:t xml:space="preserve"> </w:t>
            </w:r>
            <w:r>
              <w:t>Customer Type</w:t>
            </w:r>
            <w:r>
              <w:rPr>
                <w:rFonts w:cs="CordiaUPC"/>
                <w:cs/>
              </w:rPr>
              <w:t xml:space="preserve"> = “</w:t>
            </w:r>
            <w:r>
              <w:t>Pre paid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Multi Duration </w:t>
            </w:r>
            <w:r>
              <w:rPr>
                <w:rFonts w:cs="CordiaUPC"/>
                <w:cs/>
              </w:rPr>
              <w:t>= “</w:t>
            </w:r>
            <w:r>
              <w:t>Yes</w:t>
            </w:r>
            <w:r>
              <w:rPr>
                <w:rFonts w:cs="CordiaUPC"/>
                <w:cs/>
              </w:rPr>
              <w:t>”</w:t>
            </w:r>
            <w:r>
              <w:rPr>
                <w:rFonts w:hint="cs"/>
                <w:cs/>
              </w:rPr>
              <w:t xml:space="preserve">ให้ </w:t>
            </w:r>
            <w:r>
              <w:t xml:space="preserve">Visible </w:t>
            </w:r>
            <w:r>
              <w:rPr>
                <w:rFonts w:hint="cs"/>
                <w:cs/>
              </w:rPr>
              <w:t xml:space="preserve">ถ้าไม่ใช่ให้ </w:t>
            </w:r>
            <w:r>
              <w:t>Invisible</w:t>
            </w:r>
          </w:p>
        </w:tc>
      </w:tr>
      <w:tr w:rsidRPr="008979A8" w:rsidR="00A44A3B" w:rsidTr="00523397" w14:paraId="2FB43F35" w14:textId="77777777">
        <w:trPr>
          <w:trHeight w:val="111"/>
        </w:trPr>
        <w:tc>
          <w:tcPr>
            <w:tcW w:w="986" w:type="pct"/>
          </w:tcPr>
          <w:p w:rsidRPr="000E77DA" w:rsidR="00A44A3B" w:rsidP="00A44A3B" w:rsidRDefault="00A44A3B" w14:paraId="377F2717" w14:textId="183F4B85">
            <w:pPr>
              <w:rPr>
                <w:rFonts w:asciiTheme="minorBidi" w:hAnsiTheme="minorBidi"/>
                <w:cs/>
              </w:rPr>
            </w:pPr>
            <w:r w:rsidRPr="000E77DA">
              <w:rPr>
                <w:rFonts w:asciiTheme="minorBidi" w:hAnsiTheme="minorBidi"/>
              </w:rPr>
              <w:t>billCycleType</w:t>
            </w:r>
          </w:p>
        </w:tc>
        <w:tc>
          <w:tcPr>
            <w:tcW w:w="940" w:type="pct"/>
            <w:gridSpan w:val="3"/>
          </w:tcPr>
          <w:p w:rsidRPr="000E77DA" w:rsidR="00A44A3B" w:rsidP="00A44A3B" w:rsidRDefault="00A44A3B" w14:paraId="240B6C2F" w14:textId="4F40E6A3">
            <w:pPr>
              <w:rPr>
                <w:rFonts w:asciiTheme="minorBidi" w:hAnsiTheme="minorBidi"/>
              </w:rPr>
            </w:pPr>
            <w:r w:rsidRPr="000E77DA">
              <w:rPr>
                <w:rFonts w:asciiTheme="minorBidi" w:hAnsiTheme="minorBidi"/>
              </w:rPr>
              <w:t>Radio Button</w:t>
            </w:r>
          </w:p>
        </w:tc>
        <w:tc>
          <w:tcPr>
            <w:tcW w:w="3074" w:type="pct"/>
            <w:gridSpan w:val="2"/>
          </w:tcPr>
          <w:p w:rsidRPr="000E77DA" w:rsidR="00A44A3B" w:rsidP="00A44A3B" w:rsidRDefault="00A44A3B" w14:paraId="07DCD356" w14:textId="77777777">
            <w:pPr>
              <w:rPr>
                <w:rFonts w:asciiTheme="minorBidi" w:hAnsiTheme="minorBidi"/>
                <w:color w:val="FF0000"/>
              </w:rPr>
            </w:pPr>
            <w:r w:rsidRPr="000E77DA">
              <w:rPr>
                <w:rFonts w:asciiTheme="minorBidi" w:hAnsiTheme="minorBidi"/>
              </w:rPr>
              <w:t xml:space="preserve">Label </w:t>
            </w:r>
            <w:r w:rsidRPr="000E77DA">
              <w:rPr>
                <w:rFonts w:asciiTheme="minorBidi" w:hAnsiTheme="minorBidi"/>
                <w:cs/>
              </w:rPr>
              <w:t xml:space="preserve">:  </w:t>
            </w:r>
            <w:r w:rsidRPr="000E77DA">
              <w:rPr>
                <w:rFonts w:asciiTheme="minorBidi" w:hAnsiTheme="minorBidi"/>
                <w:color w:val="FF0000"/>
                <w:cs/>
              </w:rPr>
              <w:t>*</w:t>
            </w:r>
            <w:r w:rsidRPr="000E77DA">
              <w:rPr>
                <w:rFonts w:asciiTheme="minorBidi" w:hAnsiTheme="minorBidi"/>
                <w:color w:val="FF0000"/>
              </w:rPr>
              <w:t>Bill Cycle Type</w:t>
            </w:r>
          </w:p>
          <w:p w:rsidRPr="000E77DA" w:rsidR="00A44A3B" w:rsidP="00A44A3B" w:rsidRDefault="00A44A3B" w14:paraId="3DA42EBC" w14:textId="77777777">
            <w:pPr>
              <w:rPr>
                <w:rFonts w:asciiTheme="minorBidi" w:hAnsiTheme="minorBidi"/>
              </w:rPr>
            </w:pPr>
            <w:r w:rsidRPr="000E77DA">
              <w:rPr>
                <w:rFonts w:asciiTheme="minorBidi" w:hAnsiTheme="minorBidi"/>
              </w:rPr>
              <w:t xml:space="preserve">List of Value </w:t>
            </w:r>
            <w:r w:rsidRPr="000E77DA">
              <w:rPr>
                <w:rFonts w:asciiTheme="minorBidi" w:hAnsiTheme="minorBidi"/>
                <w:cs/>
              </w:rPr>
              <w:t>: ดึงข้อมูลจาก</w:t>
            </w:r>
            <w:r w:rsidRPr="000E77DA">
              <w:rPr>
                <w:rFonts w:asciiTheme="minorBidi" w:hAnsiTheme="minorBidi"/>
              </w:rPr>
              <w:t xml:space="preserve">DB </w:t>
            </w:r>
            <w:r w:rsidRPr="000E77DA">
              <w:rPr>
                <w:rFonts w:asciiTheme="minorBidi" w:hAnsiTheme="minorBidi"/>
                <w:cs/>
              </w:rPr>
              <w:t xml:space="preserve">ที่ </w:t>
            </w:r>
            <w:r w:rsidRPr="000E77DA">
              <w:rPr>
                <w:rFonts w:asciiTheme="minorBidi" w:hAnsiTheme="minorBidi"/>
              </w:rPr>
              <w:t xml:space="preserve">Table FLW_CFG_LOV </w:t>
            </w:r>
            <w:r w:rsidRPr="000E77DA">
              <w:rPr>
                <w:rFonts w:asciiTheme="minorBidi" w:hAnsiTheme="minorBidi"/>
                <w:cs/>
              </w:rPr>
              <w:t xml:space="preserve">โดย </w:t>
            </w:r>
            <w:r w:rsidRPr="000E77DA">
              <w:rPr>
                <w:rFonts w:asciiTheme="minorBidi" w:hAnsiTheme="minorBidi"/>
              </w:rPr>
              <w:t xml:space="preserve">group_type </w:t>
            </w:r>
            <w:r w:rsidRPr="000E77DA">
              <w:rPr>
                <w:rFonts w:asciiTheme="minorBidi" w:hAnsiTheme="minorBidi"/>
                <w:cs/>
              </w:rPr>
              <w:t>= ‘</w:t>
            </w:r>
            <w:r w:rsidRPr="000E77DA">
              <w:rPr>
                <w:rFonts w:asciiTheme="minorBidi" w:hAnsiTheme="minorBidi"/>
              </w:rPr>
              <w:t>Duration</w:t>
            </w:r>
            <w:r w:rsidRPr="000E77DA">
              <w:rPr>
                <w:rFonts w:asciiTheme="minorBidi" w:hAnsiTheme="minorBidi"/>
                <w:cs/>
              </w:rPr>
              <w:t xml:space="preserve"> </w:t>
            </w:r>
            <w:r w:rsidRPr="000E77DA">
              <w:rPr>
                <w:rFonts w:asciiTheme="minorBidi" w:hAnsiTheme="minorBidi"/>
              </w:rPr>
              <w:t>Type</w:t>
            </w:r>
            <w:r w:rsidRPr="000E77DA">
              <w:rPr>
                <w:rFonts w:asciiTheme="minorBidi" w:hAnsiTheme="minorBidi"/>
                <w:cs/>
              </w:rPr>
              <w:t>’</w:t>
            </w:r>
          </w:p>
          <w:p w:rsidRPr="000E77DA" w:rsidR="00A44A3B" w:rsidP="00A44A3B" w:rsidRDefault="00A44A3B" w14:paraId="5EA1A761" w14:textId="77777777">
            <w:pPr>
              <w:rPr>
                <w:rFonts w:asciiTheme="minorBidi" w:hAnsiTheme="minorBidi"/>
                <w:cs/>
              </w:rPr>
            </w:pPr>
            <w:r w:rsidRPr="000E77DA">
              <w:rPr>
                <w:rFonts w:asciiTheme="minorBidi" w:hAnsiTheme="minorBidi"/>
                <w:cs/>
              </w:rPr>
              <w:t>เมื่อคลิกเลือกค่าเป็น “</w:t>
            </w:r>
            <w:r w:rsidRPr="000E77DA">
              <w:rPr>
                <w:rFonts w:asciiTheme="minorBidi" w:hAnsiTheme="minorBidi"/>
              </w:rPr>
              <w:t>Depend on Package</w:t>
            </w:r>
            <w:r w:rsidRPr="000E77DA">
              <w:rPr>
                <w:rFonts w:cs="Cordia New" w:asciiTheme="minorBidi" w:hAnsiTheme="minorBidi"/>
                <w:cs/>
              </w:rPr>
              <w:t xml:space="preserve">” </w:t>
            </w:r>
            <w:r w:rsidRPr="000E77DA">
              <w:rPr>
                <w:rFonts w:asciiTheme="minorBidi" w:hAnsiTheme="minorBidi"/>
                <w:cs/>
              </w:rPr>
              <w:t xml:space="preserve">ให้ </w:t>
            </w:r>
            <w:r w:rsidRPr="000E77DA">
              <w:rPr>
                <w:rFonts w:asciiTheme="minorBidi" w:hAnsiTheme="minorBidi"/>
              </w:rPr>
              <w:t xml:space="preserve">Default </w:t>
            </w:r>
            <w:r w:rsidRPr="000E77DA">
              <w:rPr>
                <w:rFonts w:asciiTheme="minorBidi" w:hAnsiTheme="minorBidi"/>
                <w:cs/>
              </w:rPr>
              <w:t>ค่า</w:t>
            </w:r>
          </w:p>
          <w:p w:rsidR="00A44A3B" w:rsidP="00A44A3B" w:rsidRDefault="00A44A3B" w14:paraId="3E6B3AB7" w14:textId="77777777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Theme="minorBidi" w:hAnsiTheme="minorBidi"/>
              </w:rPr>
            </w:pPr>
            <w:r w:rsidRPr="000E77DA">
              <w:rPr>
                <w:rFonts w:asciiTheme="minorBidi" w:hAnsiTheme="minorBidi"/>
              </w:rPr>
              <w:t>billCycleValue</w:t>
            </w:r>
            <w:r w:rsidRPr="000E77DA">
              <w:rPr>
                <w:rFonts w:asciiTheme="minorBidi" w:hAnsiTheme="minorBidi"/>
                <w:cs/>
              </w:rPr>
              <w:t xml:space="preserve"> = </w:t>
            </w:r>
            <w:r w:rsidRPr="000E77DA">
              <w:rPr>
                <w:rFonts w:asciiTheme="minorBidi" w:hAnsiTheme="minorBidi"/>
              </w:rPr>
              <w:t>packageBillCycle</w:t>
            </w:r>
          </w:p>
          <w:p w:rsidRPr="000E77DA" w:rsidR="00A44A3B" w:rsidP="00A44A3B" w:rsidRDefault="00A44A3B" w14:paraId="6541FDD8" w14:textId="32B8619D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Theme="minorBidi" w:hAnsiTheme="minorBidi"/>
                <w:cs/>
              </w:rPr>
            </w:pPr>
            <w:r w:rsidRPr="000E77DA">
              <w:rPr>
                <w:rFonts w:asciiTheme="minorBidi" w:hAnsiTheme="minorBidi"/>
              </w:rPr>
              <w:t>billCycleUnit</w:t>
            </w:r>
            <w:r w:rsidRPr="000E77DA">
              <w:rPr>
                <w:rFonts w:asciiTheme="minorBidi" w:hAnsiTheme="minorBidi"/>
                <w:cs/>
              </w:rPr>
              <w:t xml:space="preserve"> = </w:t>
            </w:r>
            <w:r w:rsidRPr="000E77DA">
              <w:rPr>
                <w:rFonts w:asciiTheme="minorBidi" w:hAnsiTheme="minorBidi"/>
              </w:rPr>
              <w:t>packageBillCycleUnit</w:t>
            </w:r>
          </w:p>
        </w:tc>
      </w:tr>
      <w:tr w:rsidRPr="008979A8" w:rsidR="00A44A3B" w:rsidTr="00523397" w14:paraId="19D9F56D" w14:textId="77777777">
        <w:trPr>
          <w:trHeight w:val="111"/>
        </w:trPr>
        <w:tc>
          <w:tcPr>
            <w:tcW w:w="986" w:type="pct"/>
          </w:tcPr>
          <w:p w:rsidRPr="000E77DA" w:rsidR="00A44A3B" w:rsidP="00A44A3B" w:rsidRDefault="00A44A3B" w14:paraId="30E991C5" w14:textId="2D97781E">
            <w:pPr>
              <w:rPr>
                <w:rFonts w:asciiTheme="minorBidi" w:hAnsiTheme="minorBidi"/>
                <w:cs/>
              </w:rPr>
            </w:pPr>
            <w:r w:rsidRPr="000E77DA">
              <w:rPr>
                <w:rFonts w:asciiTheme="minorBidi" w:hAnsiTheme="minorBidi"/>
              </w:rPr>
              <w:t>billCycleValue</w:t>
            </w:r>
          </w:p>
        </w:tc>
        <w:tc>
          <w:tcPr>
            <w:tcW w:w="940" w:type="pct"/>
            <w:gridSpan w:val="3"/>
          </w:tcPr>
          <w:p w:rsidRPr="000E77DA" w:rsidR="00A44A3B" w:rsidP="00A44A3B" w:rsidRDefault="00A44A3B" w14:paraId="0B8A1147" w14:textId="26E7F310">
            <w:pPr>
              <w:rPr>
                <w:rFonts w:asciiTheme="minorBidi" w:hAnsiTheme="minorBidi"/>
              </w:rPr>
            </w:pPr>
            <w:r w:rsidRPr="000E77DA">
              <w:rPr>
                <w:rFonts w:asciiTheme="minorBidi" w:hAnsiTheme="minorBidi"/>
              </w:rPr>
              <w:t>Text Box</w:t>
            </w:r>
          </w:p>
        </w:tc>
        <w:tc>
          <w:tcPr>
            <w:tcW w:w="3074" w:type="pct"/>
            <w:gridSpan w:val="2"/>
          </w:tcPr>
          <w:p w:rsidRPr="000E77DA" w:rsidR="00A44A3B" w:rsidP="00A44A3B" w:rsidRDefault="00A44A3B" w14:paraId="2B647053" w14:textId="77777777">
            <w:pPr>
              <w:rPr>
                <w:rFonts w:asciiTheme="minorBidi" w:hAnsiTheme="minorBidi"/>
              </w:rPr>
            </w:pPr>
            <w:r w:rsidRPr="000E77DA">
              <w:rPr>
                <w:rFonts w:asciiTheme="minorBidi" w:hAnsiTheme="minorBidi"/>
              </w:rPr>
              <w:t xml:space="preserve">Label </w:t>
            </w:r>
            <w:r w:rsidRPr="000E77DA">
              <w:rPr>
                <w:rFonts w:asciiTheme="minorBidi" w:hAnsiTheme="minorBidi"/>
                <w:cs/>
              </w:rPr>
              <w:t xml:space="preserve">:  </w:t>
            </w:r>
            <w:r w:rsidRPr="000E77DA">
              <w:rPr>
                <w:rFonts w:asciiTheme="minorBidi" w:hAnsiTheme="minorBidi"/>
                <w:color w:val="FF0000"/>
                <w:cs/>
              </w:rPr>
              <w:t>*</w:t>
            </w:r>
            <w:r w:rsidRPr="000E77DA">
              <w:rPr>
                <w:rFonts w:asciiTheme="minorBidi" w:hAnsiTheme="minorBidi"/>
                <w:color w:val="FF0000"/>
              </w:rPr>
              <w:t xml:space="preserve">Bill Cycle </w:t>
            </w:r>
            <w:r w:rsidRPr="000E77DA">
              <w:rPr>
                <w:rFonts w:asciiTheme="minorBidi" w:hAnsiTheme="minorBidi"/>
                <w:cs/>
              </w:rPr>
              <w:t>: …</w:t>
            </w:r>
            <w:r w:rsidRPr="000E77DA">
              <w:rPr>
                <w:rFonts w:asciiTheme="minorBidi" w:hAnsiTheme="minorBidi"/>
              </w:rPr>
              <w:t>Value</w:t>
            </w:r>
            <w:r w:rsidRPr="000E77DA">
              <w:rPr>
                <w:rFonts w:asciiTheme="minorBidi" w:hAnsiTheme="minorBidi"/>
                <w:cs/>
              </w:rPr>
              <w:t>… …</w:t>
            </w:r>
            <w:r w:rsidRPr="000E77DA">
              <w:rPr>
                <w:rFonts w:asciiTheme="minorBidi" w:hAnsiTheme="minorBidi"/>
              </w:rPr>
              <w:t>Unit</w:t>
            </w:r>
            <w:r w:rsidRPr="000E77DA">
              <w:rPr>
                <w:rFonts w:asciiTheme="minorBidi" w:hAnsiTheme="minorBidi"/>
                <w:cs/>
              </w:rPr>
              <w:t>…</w:t>
            </w:r>
          </w:p>
          <w:p w:rsidRPr="000E77DA" w:rsidR="00A44A3B" w:rsidP="00A44A3B" w:rsidRDefault="00A44A3B" w14:paraId="4735ECE1" w14:textId="77777777">
            <w:pPr>
              <w:rPr>
                <w:rFonts w:asciiTheme="minorBidi" w:hAnsiTheme="minorBidi"/>
              </w:rPr>
            </w:pPr>
            <w:r w:rsidRPr="000E77DA">
              <w:rPr>
                <w:rFonts w:asciiTheme="minorBidi" w:hAnsiTheme="minorBidi"/>
              </w:rPr>
              <w:t xml:space="preserve">Enabled </w:t>
            </w:r>
            <w:r w:rsidRPr="000E77DA">
              <w:rPr>
                <w:rFonts w:asciiTheme="minorBidi" w:hAnsiTheme="minorBidi"/>
                <w:cs/>
              </w:rPr>
              <w:t xml:space="preserve">เมื่อ </w:t>
            </w:r>
            <w:r w:rsidRPr="000E77DA">
              <w:rPr>
                <w:rFonts w:asciiTheme="minorBidi" w:hAnsiTheme="minorBidi"/>
              </w:rPr>
              <w:t xml:space="preserve">Duration Type </w:t>
            </w:r>
            <w:r w:rsidRPr="000E77DA">
              <w:rPr>
                <w:rFonts w:asciiTheme="minorBidi" w:hAnsiTheme="minorBidi"/>
                <w:cs/>
              </w:rPr>
              <w:t>เป็น “</w:t>
            </w:r>
            <w:r w:rsidRPr="000E77DA">
              <w:rPr>
                <w:rFonts w:asciiTheme="minorBidi" w:hAnsiTheme="minorBidi"/>
              </w:rPr>
              <w:t>Specific</w:t>
            </w:r>
            <w:r w:rsidRPr="000E77DA">
              <w:rPr>
                <w:rFonts w:asciiTheme="minorBidi" w:hAnsiTheme="minorBidi"/>
                <w:cs/>
              </w:rPr>
              <w:t>”</w:t>
            </w:r>
          </w:p>
          <w:p w:rsidRPr="000E77DA" w:rsidR="00A44A3B" w:rsidP="00A44A3B" w:rsidRDefault="00A44A3B" w14:paraId="4AC59B0C" w14:textId="7ACD4D93">
            <w:pPr>
              <w:rPr>
                <w:rFonts w:asciiTheme="minorBidi" w:hAnsiTheme="minorBidi"/>
                <w:cs/>
              </w:rPr>
            </w:pPr>
            <w:r w:rsidRPr="000E77DA">
              <w:rPr>
                <w:rFonts w:asciiTheme="minorBidi" w:hAnsiTheme="minorBidi"/>
                <w:cs/>
              </w:rPr>
              <w:t>หมายเหตุ : ใส่ได้เฉพาะตัวเลขเท่านั้น</w:t>
            </w:r>
          </w:p>
        </w:tc>
      </w:tr>
      <w:tr w:rsidRPr="008979A8" w:rsidR="00A44A3B" w:rsidTr="00523397" w14:paraId="08AF8872" w14:textId="77777777">
        <w:trPr>
          <w:trHeight w:val="111"/>
        </w:trPr>
        <w:tc>
          <w:tcPr>
            <w:tcW w:w="986" w:type="pct"/>
          </w:tcPr>
          <w:p w:rsidRPr="000E77DA" w:rsidR="00A44A3B" w:rsidP="00A44A3B" w:rsidRDefault="00A44A3B" w14:paraId="59A916CF" w14:textId="3125F870">
            <w:pPr>
              <w:rPr>
                <w:rFonts w:asciiTheme="minorBidi" w:hAnsiTheme="minorBidi"/>
                <w:cs/>
              </w:rPr>
            </w:pPr>
            <w:r w:rsidRPr="000E77DA">
              <w:rPr>
                <w:rFonts w:asciiTheme="minorBidi" w:hAnsiTheme="minorBidi"/>
              </w:rPr>
              <w:t>billCycleUnit</w:t>
            </w:r>
          </w:p>
        </w:tc>
        <w:tc>
          <w:tcPr>
            <w:tcW w:w="940" w:type="pct"/>
            <w:gridSpan w:val="3"/>
          </w:tcPr>
          <w:p w:rsidRPr="000E77DA" w:rsidR="00A44A3B" w:rsidP="00A44A3B" w:rsidRDefault="00A44A3B" w14:paraId="46DCF697" w14:textId="18B8BA3B">
            <w:pPr>
              <w:rPr>
                <w:rFonts w:asciiTheme="minorBidi" w:hAnsiTheme="minorBidi"/>
              </w:rPr>
            </w:pPr>
            <w:r w:rsidRPr="000E77DA">
              <w:rPr>
                <w:rFonts w:asciiTheme="minorBidi" w:hAnsiTheme="minorBidi"/>
              </w:rPr>
              <w:t>Drop Down List</w:t>
            </w:r>
          </w:p>
        </w:tc>
        <w:tc>
          <w:tcPr>
            <w:tcW w:w="3074" w:type="pct"/>
            <w:gridSpan w:val="2"/>
          </w:tcPr>
          <w:p w:rsidRPr="000E77DA" w:rsidR="00A44A3B" w:rsidP="00A44A3B" w:rsidRDefault="00A44A3B" w14:paraId="01CD1F3C" w14:textId="77777777">
            <w:pPr>
              <w:rPr>
                <w:rFonts w:asciiTheme="minorBidi" w:hAnsiTheme="minorBidi"/>
              </w:rPr>
            </w:pPr>
            <w:r w:rsidRPr="000E77DA">
              <w:rPr>
                <w:rFonts w:asciiTheme="minorBidi" w:hAnsiTheme="minorBidi"/>
                <w:cs/>
              </w:rPr>
              <w:t xml:space="preserve">อยู่บรรทัดเดียวกับ </w:t>
            </w:r>
            <w:r w:rsidRPr="000E77DA">
              <w:rPr>
                <w:rFonts w:asciiTheme="minorBidi" w:hAnsiTheme="minorBidi"/>
              </w:rPr>
              <w:t>billCycleValue</w:t>
            </w:r>
          </w:p>
          <w:p w:rsidRPr="000E77DA" w:rsidR="00A44A3B" w:rsidP="00A44A3B" w:rsidRDefault="00A44A3B" w14:paraId="3534044F" w14:textId="77777777">
            <w:pPr>
              <w:rPr>
                <w:rFonts w:asciiTheme="minorBidi" w:hAnsiTheme="minorBidi"/>
              </w:rPr>
            </w:pPr>
            <w:r w:rsidRPr="000E77DA">
              <w:rPr>
                <w:rFonts w:asciiTheme="minorBidi" w:hAnsiTheme="minorBidi"/>
              </w:rPr>
              <w:t xml:space="preserve">Enabled </w:t>
            </w:r>
            <w:r w:rsidRPr="000E77DA">
              <w:rPr>
                <w:rFonts w:asciiTheme="minorBidi" w:hAnsiTheme="minorBidi"/>
                <w:cs/>
              </w:rPr>
              <w:t xml:space="preserve">เมื่อ </w:t>
            </w:r>
            <w:r w:rsidRPr="000E77DA">
              <w:rPr>
                <w:rFonts w:asciiTheme="minorBidi" w:hAnsiTheme="minorBidi"/>
              </w:rPr>
              <w:t xml:space="preserve">Duration Type </w:t>
            </w:r>
            <w:r w:rsidRPr="000E77DA">
              <w:rPr>
                <w:rFonts w:asciiTheme="minorBidi" w:hAnsiTheme="minorBidi"/>
                <w:cs/>
              </w:rPr>
              <w:t>เป็น “</w:t>
            </w:r>
            <w:r w:rsidRPr="000E77DA">
              <w:rPr>
                <w:rFonts w:asciiTheme="minorBidi" w:hAnsiTheme="minorBidi"/>
              </w:rPr>
              <w:t>Specific</w:t>
            </w:r>
            <w:r w:rsidRPr="000E77DA">
              <w:rPr>
                <w:rFonts w:asciiTheme="minorBidi" w:hAnsiTheme="minorBidi"/>
                <w:cs/>
              </w:rPr>
              <w:t>”</w:t>
            </w:r>
          </w:p>
          <w:p w:rsidRPr="000E77DA" w:rsidR="00A44A3B" w:rsidP="00A44A3B" w:rsidRDefault="00A44A3B" w14:paraId="25ECCE35" w14:textId="2796176E">
            <w:pPr>
              <w:rPr>
                <w:rFonts w:asciiTheme="minorBidi" w:hAnsiTheme="minorBidi"/>
                <w:cs/>
              </w:rPr>
            </w:pPr>
            <w:r w:rsidRPr="000E77DA">
              <w:rPr>
                <w:rFonts w:asciiTheme="minorBidi" w:hAnsiTheme="minorBidi"/>
              </w:rPr>
              <w:t xml:space="preserve">List of Value </w:t>
            </w:r>
            <w:r w:rsidRPr="000E77DA">
              <w:rPr>
                <w:rFonts w:asciiTheme="minorBidi" w:hAnsiTheme="minorBidi"/>
                <w:cs/>
              </w:rPr>
              <w:t>: ดึงข้อมูลจาก</w:t>
            </w:r>
            <w:r w:rsidRPr="000E77DA">
              <w:rPr>
                <w:rFonts w:asciiTheme="minorBidi" w:hAnsiTheme="minorBidi"/>
              </w:rPr>
              <w:t xml:space="preserve">DB </w:t>
            </w:r>
            <w:r w:rsidRPr="000E77DA">
              <w:rPr>
                <w:rFonts w:asciiTheme="minorBidi" w:hAnsiTheme="minorBidi"/>
                <w:cs/>
              </w:rPr>
              <w:t xml:space="preserve">ที่ </w:t>
            </w:r>
            <w:r w:rsidRPr="000E77DA">
              <w:rPr>
                <w:rFonts w:asciiTheme="minorBidi" w:hAnsiTheme="minorBidi"/>
              </w:rPr>
              <w:t xml:space="preserve">Table FLW_CFG_LOV </w:t>
            </w:r>
            <w:r w:rsidRPr="000E77DA">
              <w:rPr>
                <w:rFonts w:asciiTheme="minorBidi" w:hAnsiTheme="minorBidi"/>
                <w:cs/>
              </w:rPr>
              <w:t xml:space="preserve">โดย </w:t>
            </w:r>
            <w:r w:rsidRPr="000E77DA">
              <w:rPr>
                <w:rFonts w:asciiTheme="minorBidi" w:hAnsiTheme="minorBidi"/>
              </w:rPr>
              <w:t xml:space="preserve">group_type </w:t>
            </w:r>
            <w:r w:rsidRPr="000E77DA">
              <w:rPr>
                <w:rFonts w:asciiTheme="minorBidi" w:hAnsiTheme="minorBidi"/>
                <w:cs/>
              </w:rPr>
              <w:t>= ‘</w:t>
            </w:r>
            <w:r w:rsidRPr="000E77DA">
              <w:rPr>
                <w:rFonts w:asciiTheme="minorBidi" w:hAnsiTheme="minorBidi"/>
              </w:rPr>
              <w:t>Duration Unit</w:t>
            </w:r>
            <w:r w:rsidRPr="000E77DA">
              <w:rPr>
                <w:rFonts w:cs="Cordia New" w:asciiTheme="minorBidi" w:hAnsiTheme="minorBidi"/>
                <w:cs/>
              </w:rPr>
              <w:t>’</w:t>
            </w:r>
            <w:r w:rsidRPr="000E77DA">
              <w:rPr>
                <w:rFonts w:asciiTheme="minorBidi" w:hAnsiTheme="minorBidi"/>
                <w:cs/>
              </w:rPr>
              <w:t>และ</w:t>
            </w:r>
            <w:r w:rsidRPr="000E77DA">
              <w:rPr>
                <w:rFonts w:asciiTheme="minorBidi" w:hAnsiTheme="minorBidi"/>
              </w:rPr>
              <w:t xml:space="preserve"> par_row_id_concat </w:t>
            </w:r>
            <w:r w:rsidRPr="000E77DA">
              <w:rPr>
                <w:rFonts w:asciiTheme="minorBidi" w:hAnsiTheme="minorBidi"/>
                <w:cs/>
              </w:rPr>
              <w:t xml:space="preserve">ประกอบด้วย </w:t>
            </w:r>
            <w:r w:rsidRPr="000E77DA">
              <w:rPr>
                <w:rFonts w:asciiTheme="minorBidi" w:hAnsiTheme="minorBidi"/>
              </w:rPr>
              <w:t>customerType</w:t>
            </w:r>
          </w:p>
        </w:tc>
      </w:tr>
      <w:tr w:rsidRPr="008979A8" w:rsidR="00A44A3B" w:rsidTr="000E77DA" w14:paraId="4BD2B2E4" w14:textId="77777777">
        <w:trPr>
          <w:trHeight w:val="111"/>
        </w:trPr>
        <w:tc>
          <w:tcPr>
            <w:tcW w:w="5000" w:type="pct"/>
            <w:gridSpan w:val="6"/>
            <w:shd w:val="clear" w:color="auto" w:fill="C2D69B" w:themeFill="accent3" w:themeFillTint="99"/>
          </w:tcPr>
          <w:p w:rsidRPr="000E77DA" w:rsidR="00A44A3B" w:rsidP="00A44A3B" w:rsidRDefault="00A44A3B" w14:paraId="612B0E5B" w14:textId="0443C47A">
            <w:pPr>
              <w:pStyle w:val="HeaderTable"/>
              <w:rPr>
                <w:rFonts w:asciiTheme="minorBidi" w:hAnsiTheme="minorBidi" w:cstheme="minorBidi"/>
                <w:rtl/>
                <w:cs/>
              </w:rPr>
            </w:pPr>
            <w:r w:rsidRPr="000E77DA">
              <w:rPr>
                <w:rFonts w:asciiTheme="minorBidi" w:hAnsiTheme="minorBidi" w:cstheme="minorBidi"/>
              </w:rPr>
              <w:t>End Bill Cycle Section</w:t>
            </w:r>
          </w:p>
        </w:tc>
      </w:tr>
      <w:tr w:rsidRPr="008979A8" w:rsidR="00A44A3B" w:rsidTr="00523397" w14:paraId="2E600109" w14:textId="77777777">
        <w:trPr>
          <w:trHeight w:val="111"/>
        </w:trPr>
        <w:tc>
          <w:tcPr>
            <w:tcW w:w="986" w:type="pct"/>
          </w:tcPr>
          <w:p w:rsidRPr="000E77DA" w:rsidR="00A44A3B" w:rsidP="00A44A3B" w:rsidRDefault="00A44A3B" w14:paraId="6D25BC00" w14:textId="59F734A8">
            <w:pPr>
              <w:rPr>
                <w:rFonts w:asciiTheme="minorBidi" w:hAnsiTheme="minorBidi"/>
                <w:cs/>
              </w:rPr>
            </w:pPr>
            <w:r w:rsidRPr="000E77DA">
              <w:rPr>
                <w:rFonts w:asciiTheme="minorBidi" w:hAnsiTheme="minorBidi"/>
                <w:cs/>
              </w:rPr>
              <w:t xml:space="preserve">ปุ่ม </w:t>
            </w:r>
            <w:r w:rsidRPr="000E77DA">
              <w:rPr>
                <w:rFonts w:asciiTheme="minorBidi" w:hAnsiTheme="minorBidi"/>
              </w:rPr>
              <w:t>Add</w:t>
            </w:r>
          </w:p>
        </w:tc>
        <w:tc>
          <w:tcPr>
            <w:tcW w:w="940" w:type="pct"/>
            <w:gridSpan w:val="3"/>
          </w:tcPr>
          <w:p w:rsidRPr="000E77DA" w:rsidR="00A44A3B" w:rsidP="00A44A3B" w:rsidRDefault="00A44A3B" w14:paraId="5BAA50C6" w14:textId="7BABEB3E">
            <w:pPr>
              <w:pStyle w:val="HeaderTable"/>
              <w:rPr>
                <w:rFonts w:asciiTheme="minorBidi" w:hAnsiTheme="minorBidi" w:cstheme="minorBidi"/>
              </w:rPr>
            </w:pPr>
            <w:r w:rsidRPr="000E77DA">
              <w:rPr>
                <w:rFonts w:asciiTheme="minorBidi" w:hAnsiTheme="minorBidi" w:cstheme="minorBidi"/>
              </w:rPr>
              <w:t>Button</w:t>
            </w:r>
          </w:p>
        </w:tc>
        <w:tc>
          <w:tcPr>
            <w:tcW w:w="3074" w:type="pct"/>
            <w:gridSpan w:val="2"/>
          </w:tcPr>
          <w:p w:rsidRPr="000E77DA" w:rsidR="00A44A3B" w:rsidP="00A44A3B" w:rsidRDefault="00A44A3B" w14:paraId="0D6C9E0A" w14:textId="77777777">
            <w:pPr>
              <w:pStyle w:val="HeaderTable"/>
              <w:rPr>
                <w:rFonts w:asciiTheme="minorBidi" w:hAnsiTheme="minorBidi" w:cstheme="minorBidi"/>
                <w:b w:val="0"/>
                <w:bCs/>
                <w:lang w:bidi="th-TH"/>
              </w:rPr>
            </w:pPr>
            <w:r w:rsidRPr="000E77DA">
              <w:rPr>
                <w:rFonts w:asciiTheme="minorBidi" w:hAnsiTheme="minorBidi" w:cstheme="minorBidi"/>
                <w:b w:val="0"/>
                <w:bCs/>
                <w:lang w:bidi="th-TH"/>
              </w:rPr>
              <w:t xml:space="preserve">Visible </w:t>
            </w:r>
            <w:r w:rsidRPr="000E77DA">
              <w:rPr>
                <w:rFonts w:asciiTheme="minorBidi" w:hAnsiTheme="minorBidi" w:cstheme="minorBidi"/>
                <w:cs/>
                <w:lang w:bidi="th-TH"/>
              </w:rPr>
              <w:t>เมื่อมี</w:t>
            </w:r>
            <w:r w:rsidRPr="000E77DA">
              <w:rPr>
                <w:rFonts w:asciiTheme="minorBidi" w:hAnsiTheme="minorBidi" w:cstheme="minorBidi"/>
                <w:b w:val="0"/>
                <w:bCs/>
                <w:cs/>
                <w:lang w:bidi="th-TH"/>
              </w:rPr>
              <w:t xml:space="preserve"> </w:t>
            </w:r>
            <w:r w:rsidRPr="000E77DA">
              <w:rPr>
                <w:rFonts w:asciiTheme="minorBidi" w:hAnsiTheme="minorBidi" w:cstheme="minorBidi"/>
                <w:b w:val="0"/>
                <w:bCs/>
                <w:lang w:bidi="th-TH"/>
              </w:rPr>
              <w:t xml:space="preserve">Event </w:t>
            </w:r>
            <w:r w:rsidRPr="000E77DA">
              <w:rPr>
                <w:rFonts w:asciiTheme="minorBidi" w:hAnsiTheme="minorBidi" w:cstheme="minorBidi"/>
                <w:cs/>
                <w:lang w:bidi="th-TH"/>
              </w:rPr>
              <w:t>มาจาก</w:t>
            </w:r>
            <w:r w:rsidRPr="000E77DA">
              <w:rPr>
                <w:rFonts w:asciiTheme="minorBidi" w:hAnsiTheme="minorBidi" w:cstheme="minorBidi"/>
                <w:b w:val="0"/>
                <w:bCs/>
                <w:cs/>
                <w:lang w:bidi="th-TH"/>
              </w:rPr>
              <w:t xml:space="preserve"> </w:t>
            </w:r>
            <w:r w:rsidRPr="000E77DA">
              <w:rPr>
                <w:rFonts w:asciiTheme="minorBidi" w:hAnsiTheme="minorBidi" w:cstheme="minorBidi"/>
                <w:b w:val="0"/>
                <w:bCs/>
                <w:lang w:bidi="th-TH"/>
              </w:rPr>
              <w:t>Table Section</w:t>
            </w:r>
            <w:r w:rsidRPr="000E77DA">
              <w:rPr>
                <w:rFonts w:asciiTheme="minorBidi" w:hAnsiTheme="minorBidi" w:cstheme="minorBidi"/>
                <w:b w:val="0"/>
                <w:bCs/>
                <w:cs/>
                <w:lang w:bidi="th-TH"/>
              </w:rPr>
              <w:t xml:space="preserve"> </w:t>
            </w:r>
            <w:r w:rsidRPr="000E77DA">
              <w:rPr>
                <w:rFonts w:asciiTheme="minorBidi" w:hAnsiTheme="minorBidi" w:cstheme="minorBidi"/>
                <w:cs/>
                <w:lang w:bidi="th-TH"/>
              </w:rPr>
              <w:t>เป็น</w:t>
            </w:r>
            <w:r w:rsidRPr="000E77DA">
              <w:rPr>
                <w:rFonts w:cs="Cordia New" w:asciiTheme="minorBidi" w:hAnsiTheme="minorBidi"/>
                <w:b w:val="0"/>
                <w:bCs/>
                <w:cs/>
                <w:lang w:bidi="th-TH"/>
              </w:rPr>
              <w:t xml:space="preserve"> “</w:t>
            </w:r>
            <w:r w:rsidRPr="000E77DA">
              <w:rPr>
                <w:rFonts w:asciiTheme="minorBidi" w:hAnsiTheme="minorBidi" w:cstheme="minorBidi"/>
                <w:b w:val="0"/>
                <w:bCs/>
                <w:lang w:bidi="th-TH"/>
              </w:rPr>
              <w:t>Add</w:t>
            </w:r>
            <w:r w:rsidRPr="000E77DA">
              <w:rPr>
                <w:rFonts w:asciiTheme="minorBidi" w:hAnsiTheme="minorBidi" w:cstheme="minorBidi"/>
                <w:b w:val="0"/>
                <w:bCs/>
                <w:cs/>
                <w:lang w:bidi="th-TH"/>
              </w:rPr>
              <w:t>”</w:t>
            </w:r>
          </w:p>
          <w:p w:rsidRPr="000E77DA" w:rsidR="00A44A3B" w:rsidP="00A44A3B" w:rsidRDefault="00A44A3B" w14:paraId="1AF7AA7F" w14:textId="77777777">
            <w:pPr>
              <w:spacing w:before="240" w:after="0"/>
              <w:rPr>
                <w:rFonts w:asciiTheme="minorBidi" w:hAnsiTheme="minorBidi"/>
              </w:rPr>
            </w:pPr>
            <w:r w:rsidRPr="000E77DA">
              <w:rPr>
                <w:rFonts w:asciiTheme="minorBidi" w:hAnsiTheme="minorBidi"/>
                <w:cs/>
              </w:rPr>
              <w:t>เมื่อกดปุ่ม</w:t>
            </w:r>
          </w:p>
          <w:p w:rsidRPr="000E77DA" w:rsidR="00A44A3B" w:rsidP="00A44A3B" w:rsidRDefault="00A44A3B" w14:paraId="2A547AD7" w14:textId="77777777">
            <w:pPr>
              <w:pStyle w:val="ListParagraph"/>
              <w:numPr>
                <w:ilvl w:val="0"/>
                <w:numId w:val="4"/>
              </w:numPr>
              <w:spacing w:after="0" w:line="259" w:lineRule="auto"/>
              <w:rPr>
                <w:rFonts w:asciiTheme="minorBidi" w:hAnsiTheme="minorBidi"/>
              </w:rPr>
            </w:pPr>
            <w:r w:rsidRPr="000E77DA">
              <w:rPr>
                <w:rFonts w:asciiTheme="minorBidi" w:hAnsiTheme="minorBidi"/>
                <w:cs/>
              </w:rPr>
              <w:t xml:space="preserve">ให้ทำการ </w:t>
            </w:r>
            <w:r w:rsidRPr="000E77DA">
              <w:rPr>
                <w:rFonts w:asciiTheme="minorBidi" w:hAnsiTheme="minorBidi"/>
              </w:rPr>
              <w:t xml:space="preserve">Validate </w:t>
            </w:r>
            <w:r w:rsidRPr="000E77DA">
              <w:rPr>
                <w:rFonts w:asciiTheme="minorBidi" w:hAnsiTheme="minorBidi"/>
                <w:cs/>
              </w:rPr>
              <w:t>ข้อมูลในหน้าจอ</w:t>
            </w:r>
          </w:p>
          <w:p w:rsidRPr="000E77DA" w:rsidR="00A44A3B" w:rsidP="00A44A3B" w:rsidRDefault="00A44A3B" w14:paraId="05F9667F" w14:textId="77777777">
            <w:pPr>
              <w:pStyle w:val="ListParagraph"/>
              <w:numPr>
                <w:ilvl w:val="0"/>
                <w:numId w:val="4"/>
              </w:numPr>
              <w:spacing w:after="0" w:line="259" w:lineRule="auto"/>
              <w:rPr>
                <w:rFonts w:asciiTheme="minorBidi" w:hAnsiTheme="minorBidi"/>
              </w:rPr>
            </w:pPr>
            <w:r w:rsidRPr="000E77DA">
              <w:rPr>
                <w:rFonts w:asciiTheme="minorBidi" w:hAnsiTheme="minorBidi"/>
                <w:cs/>
              </w:rPr>
              <w:t xml:space="preserve">ให้ทำการ </w:t>
            </w:r>
            <w:r w:rsidRPr="000E77DA">
              <w:rPr>
                <w:rFonts w:asciiTheme="minorBidi" w:hAnsiTheme="minorBidi"/>
              </w:rPr>
              <w:t xml:space="preserve">Add </w:t>
            </w:r>
            <w:r w:rsidRPr="000E77DA">
              <w:rPr>
                <w:rFonts w:asciiTheme="minorBidi" w:hAnsiTheme="minorBidi"/>
                <w:cs/>
              </w:rPr>
              <w:t xml:space="preserve">ข้อมูลลงในส่วนของ </w:t>
            </w:r>
            <w:r w:rsidRPr="000E77DA">
              <w:rPr>
                <w:rFonts w:asciiTheme="minorBidi" w:hAnsiTheme="minorBidi"/>
              </w:rPr>
              <w:t>Table Section</w:t>
            </w:r>
          </w:p>
          <w:p w:rsidRPr="000E77DA" w:rsidR="00A44A3B" w:rsidP="00A44A3B" w:rsidRDefault="00A44A3B" w14:paraId="4BDDC830" w14:textId="77777777">
            <w:pPr>
              <w:pStyle w:val="ListParagraph"/>
              <w:numPr>
                <w:ilvl w:val="0"/>
                <w:numId w:val="27"/>
              </w:numPr>
              <w:rPr>
                <w:rFonts w:asciiTheme="minorBidi" w:hAnsiTheme="minorBidi"/>
              </w:rPr>
            </w:pPr>
            <w:r w:rsidRPr="000E77DA">
              <w:rPr>
                <w:rFonts w:asciiTheme="minorBidi" w:hAnsiTheme="minorBidi"/>
                <w:cs/>
              </w:rPr>
              <w:t xml:space="preserve">ให้ทำการ </w:t>
            </w:r>
            <w:r w:rsidRPr="000E77DA">
              <w:rPr>
                <w:rFonts w:asciiTheme="minorBidi" w:hAnsiTheme="minorBidi"/>
              </w:rPr>
              <w:t xml:space="preserve">Sort Row </w:t>
            </w:r>
            <w:r w:rsidRPr="000E77DA">
              <w:rPr>
                <w:rFonts w:asciiTheme="minorBidi" w:hAnsiTheme="minorBidi"/>
                <w:cs/>
              </w:rPr>
              <w:t xml:space="preserve">ตาม </w:t>
            </w:r>
            <w:r w:rsidRPr="000E77DA">
              <w:rPr>
                <w:rFonts w:asciiTheme="minorBidi" w:hAnsiTheme="minorBidi"/>
              </w:rPr>
              <w:t xml:space="preserve">Logic </w:t>
            </w:r>
            <w:r w:rsidRPr="000E77DA">
              <w:rPr>
                <w:rFonts w:asciiTheme="minorBidi" w:hAnsiTheme="minorBidi"/>
                <w:cs/>
              </w:rPr>
              <w:t>และลำดับดังนี้</w:t>
            </w:r>
          </w:p>
          <w:p w:rsidRPr="000E77DA" w:rsidR="00A44A3B" w:rsidP="00A44A3B" w:rsidRDefault="00A44A3B" w14:paraId="1655C02B" w14:textId="77777777">
            <w:pPr>
              <w:pStyle w:val="ListParagraph"/>
              <w:numPr>
                <w:ilvl w:val="0"/>
                <w:numId w:val="26"/>
              </w:numPr>
              <w:spacing w:after="160" w:line="259" w:lineRule="auto"/>
              <w:rPr>
                <w:rFonts w:asciiTheme="minorBidi" w:hAnsiTheme="minorBidi"/>
              </w:rPr>
            </w:pPr>
            <w:r w:rsidRPr="000E77DA">
              <w:rPr>
                <w:rFonts w:asciiTheme="minorBidi" w:hAnsiTheme="minorBidi"/>
              </w:rPr>
              <w:t>Duration From</w:t>
            </w:r>
          </w:p>
          <w:p w:rsidRPr="000E77DA" w:rsidR="00A44A3B" w:rsidP="00A44A3B" w:rsidRDefault="00A44A3B" w14:paraId="72B9E638" w14:textId="77777777">
            <w:pPr>
              <w:pStyle w:val="ListParagraph"/>
              <w:numPr>
                <w:ilvl w:val="0"/>
                <w:numId w:val="26"/>
              </w:numPr>
              <w:spacing w:after="160" w:line="259" w:lineRule="auto"/>
              <w:rPr>
                <w:rFonts w:asciiTheme="minorBidi" w:hAnsiTheme="minorBidi"/>
              </w:rPr>
            </w:pPr>
            <w:r w:rsidRPr="000E77DA">
              <w:rPr>
                <w:rFonts w:asciiTheme="minorBidi" w:hAnsiTheme="minorBidi"/>
              </w:rPr>
              <w:t>Duration To</w:t>
            </w:r>
          </w:p>
          <w:p w:rsidRPr="000E77DA" w:rsidR="00A44A3B" w:rsidP="00A44A3B" w:rsidRDefault="00A44A3B" w14:paraId="2FE990AD" w14:textId="60C1DFD0">
            <w:pPr>
              <w:rPr>
                <w:rFonts w:asciiTheme="minorBidi" w:hAnsiTheme="minorBidi"/>
                <w:cs/>
              </w:rPr>
            </w:pPr>
            <w:r w:rsidRPr="000E77DA">
              <w:rPr>
                <w:rFonts w:asciiTheme="minorBidi" w:hAnsiTheme="minorBidi"/>
                <w:cs/>
              </w:rPr>
              <w:t xml:space="preserve">ให้ทำการเคลียร์ค่า และ </w:t>
            </w:r>
            <w:r w:rsidRPr="000E77DA">
              <w:rPr>
                <w:rFonts w:asciiTheme="minorBidi" w:hAnsiTheme="minorBidi"/>
              </w:rPr>
              <w:t>Invisible</w:t>
            </w:r>
            <w:r w:rsidRPr="000E77DA">
              <w:rPr>
                <w:rFonts w:asciiTheme="minorBidi" w:hAnsiTheme="minorBidi"/>
                <w:szCs w:val="36"/>
              </w:rPr>
              <w:t xml:space="preserve"> Detail Section</w:t>
            </w:r>
          </w:p>
        </w:tc>
      </w:tr>
      <w:tr w:rsidRPr="008979A8" w:rsidR="00A44A3B" w:rsidTr="00523397" w14:paraId="585482BF" w14:textId="77777777">
        <w:trPr>
          <w:trHeight w:val="111"/>
        </w:trPr>
        <w:tc>
          <w:tcPr>
            <w:tcW w:w="986" w:type="pct"/>
          </w:tcPr>
          <w:p w:rsidRPr="000E77DA" w:rsidR="00A44A3B" w:rsidP="00A44A3B" w:rsidRDefault="00A44A3B" w14:paraId="341474FC" w14:textId="08B416F1">
            <w:pPr>
              <w:rPr>
                <w:rFonts w:asciiTheme="minorBidi" w:hAnsiTheme="minorBidi"/>
                <w:cs/>
              </w:rPr>
            </w:pPr>
            <w:r w:rsidRPr="000E77DA">
              <w:rPr>
                <w:rFonts w:asciiTheme="minorBidi" w:hAnsiTheme="minorBidi"/>
                <w:cs/>
              </w:rPr>
              <w:t xml:space="preserve">ปุ่ม </w:t>
            </w:r>
            <w:r w:rsidRPr="000E77DA">
              <w:rPr>
                <w:rFonts w:asciiTheme="minorBidi" w:hAnsiTheme="minorBidi"/>
              </w:rPr>
              <w:t>Update</w:t>
            </w:r>
          </w:p>
        </w:tc>
        <w:tc>
          <w:tcPr>
            <w:tcW w:w="940" w:type="pct"/>
            <w:gridSpan w:val="3"/>
          </w:tcPr>
          <w:p w:rsidRPr="000E77DA" w:rsidR="00A44A3B" w:rsidP="00A44A3B" w:rsidRDefault="00A44A3B" w14:paraId="0FD8C2AA" w14:textId="7FE0CFFF">
            <w:pPr>
              <w:pStyle w:val="HeaderTable"/>
              <w:rPr>
                <w:rFonts w:asciiTheme="minorBidi" w:hAnsiTheme="minorBidi" w:cstheme="minorBidi"/>
              </w:rPr>
            </w:pPr>
            <w:r w:rsidRPr="000E77DA">
              <w:rPr>
                <w:rFonts w:asciiTheme="minorBidi" w:hAnsiTheme="minorBidi" w:cstheme="minorBidi"/>
              </w:rPr>
              <w:t>Button</w:t>
            </w:r>
          </w:p>
        </w:tc>
        <w:tc>
          <w:tcPr>
            <w:tcW w:w="3074" w:type="pct"/>
            <w:gridSpan w:val="2"/>
          </w:tcPr>
          <w:p w:rsidRPr="000E77DA" w:rsidR="00A44A3B" w:rsidP="00A44A3B" w:rsidRDefault="00A44A3B" w14:paraId="6E986F88" w14:textId="77777777">
            <w:pPr>
              <w:pStyle w:val="HeaderTable"/>
              <w:spacing w:line="360" w:lineRule="auto"/>
              <w:rPr>
                <w:rFonts w:asciiTheme="minorBidi" w:hAnsiTheme="minorBidi" w:cstheme="minorBidi"/>
                <w:b w:val="0"/>
                <w:bCs/>
                <w:lang w:bidi="th-TH"/>
              </w:rPr>
            </w:pPr>
            <w:r w:rsidRPr="000E77DA">
              <w:rPr>
                <w:rFonts w:asciiTheme="minorBidi" w:hAnsiTheme="minorBidi" w:cstheme="minorBidi"/>
                <w:b w:val="0"/>
                <w:bCs/>
                <w:lang w:bidi="th-TH"/>
              </w:rPr>
              <w:t xml:space="preserve">Visible </w:t>
            </w:r>
            <w:r w:rsidRPr="000E77DA">
              <w:rPr>
                <w:rFonts w:asciiTheme="minorBidi" w:hAnsiTheme="minorBidi" w:cstheme="minorBidi"/>
                <w:cs/>
                <w:lang w:bidi="th-TH"/>
              </w:rPr>
              <w:t>เมื่อมี</w:t>
            </w:r>
            <w:r w:rsidRPr="000E77DA">
              <w:rPr>
                <w:rFonts w:asciiTheme="minorBidi" w:hAnsiTheme="minorBidi" w:cstheme="minorBidi"/>
                <w:b w:val="0"/>
                <w:bCs/>
                <w:cs/>
                <w:lang w:bidi="th-TH"/>
              </w:rPr>
              <w:t xml:space="preserve"> </w:t>
            </w:r>
            <w:r w:rsidRPr="000E77DA">
              <w:rPr>
                <w:rFonts w:asciiTheme="minorBidi" w:hAnsiTheme="minorBidi" w:cstheme="minorBidi"/>
                <w:b w:val="0"/>
                <w:bCs/>
                <w:lang w:bidi="th-TH"/>
              </w:rPr>
              <w:t xml:space="preserve">Event </w:t>
            </w:r>
            <w:r w:rsidRPr="000E77DA">
              <w:rPr>
                <w:rFonts w:asciiTheme="minorBidi" w:hAnsiTheme="minorBidi" w:cstheme="minorBidi"/>
                <w:cs/>
                <w:lang w:bidi="th-TH"/>
              </w:rPr>
              <w:t>มาจาก</w:t>
            </w:r>
            <w:r w:rsidRPr="000E77DA">
              <w:rPr>
                <w:rFonts w:asciiTheme="minorBidi" w:hAnsiTheme="minorBidi" w:cstheme="minorBidi"/>
                <w:b w:val="0"/>
                <w:bCs/>
                <w:cs/>
                <w:lang w:bidi="th-TH"/>
              </w:rPr>
              <w:t xml:space="preserve"> </w:t>
            </w:r>
            <w:r w:rsidRPr="000E77DA">
              <w:rPr>
                <w:rFonts w:asciiTheme="minorBidi" w:hAnsiTheme="minorBidi" w:cstheme="minorBidi"/>
                <w:b w:val="0"/>
                <w:bCs/>
                <w:lang w:bidi="th-TH"/>
              </w:rPr>
              <w:t>Table</w:t>
            </w:r>
            <w:r w:rsidRPr="000E77DA">
              <w:rPr>
                <w:rFonts w:asciiTheme="minorBidi" w:hAnsiTheme="minorBidi" w:cstheme="minorBidi"/>
                <w:b w:val="0"/>
                <w:bCs/>
                <w:cs/>
                <w:lang w:bidi="th-TH"/>
              </w:rPr>
              <w:t xml:space="preserve"> </w:t>
            </w:r>
            <w:r w:rsidRPr="000E77DA">
              <w:rPr>
                <w:rFonts w:asciiTheme="minorBidi" w:hAnsiTheme="minorBidi" w:cstheme="minorBidi"/>
                <w:b w:val="0"/>
                <w:bCs/>
                <w:lang w:bidi="th-TH"/>
              </w:rPr>
              <w:t>Section</w:t>
            </w:r>
            <w:r w:rsidRPr="000E77DA">
              <w:rPr>
                <w:rFonts w:asciiTheme="minorBidi" w:hAnsiTheme="minorBidi" w:cstheme="minorBidi"/>
                <w:b w:val="0"/>
                <w:bCs/>
                <w:cs/>
                <w:lang w:bidi="th-TH"/>
              </w:rPr>
              <w:t xml:space="preserve"> </w:t>
            </w:r>
            <w:r w:rsidRPr="000E77DA">
              <w:rPr>
                <w:rFonts w:asciiTheme="minorBidi" w:hAnsiTheme="minorBidi" w:cstheme="minorBidi"/>
                <w:cs/>
                <w:lang w:bidi="th-TH"/>
              </w:rPr>
              <w:t>เป็น</w:t>
            </w:r>
            <w:r w:rsidRPr="000E77DA">
              <w:rPr>
                <w:rFonts w:cs="Cordia New" w:asciiTheme="minorBidi" w:hAnsiTheme="minorBidi"/>
                <w:b w:val="0"/>
                <w:bCs/>
                <w:cs/>
                <w:lang w:bidi="th-TH"/>
              </w:rPr>
              <w:t xml:space="preserve"> “</w:t>
            </w:r>
            <w:r w:rsidRPr="000E77DA">
              <w:rPr>
                <w:rFonts w:asciiTheme="minorBidi" w:hAnsiTheme="minorBidi" w:cstheme="minorBidi"/>
                <w:b w:val="0"/>
                <w:bCs/>
                <w:lang w:bidi="th-TH"/>
              </w:rPr>
              <w:t>Edit</w:t>
            </w:r>
            <w:r w:rsidRPr="000E77DA">
              <w:rPr>
                <w:rFonts w:asciiTheme="minorBidi" w:hAnsiTheme="minorBidi" w:cstheme="minorBidi"/>
                <w:b w:val="0"/>
                <w:bCs/>
                <w:cs/>
                <w:lang w:bidi="th-TH"/>
              </w:rPr>
              <w:t>”</w:t>
            </w:r>
          </w:p>
          <w:p w:rsidRPr="000E77DA" w:rsidR="00A44A3B" w:rsidP="00A44A3B" w:rsidRDefault="00A44A3B" w14:paraId="68FBA505" w14:textId="77777777">
            <w:pPr>
              <w:pStyle w:val="HeaderTable"/>
              <w:rPr>
                <w:rFonts w:asciiTheme="minorBidi" w:hAnsiTheme="minorBidi" w:cstheme="minorBidi"/>
                <w:lang w:bidi="th-TH"/>
              </w:rPr>
            </w:pPr>
            <w:r w:rsidRPr="000E77DA">
              <w:rPr>
                <w:rFonts w:asciiTheme="minorBidi" w:hAnsiTheme="minorBidi" w:cstheme="minorBidi"/>
                <w:cs/>
                <w:lang w:bidi="th-TH"/>
              </w:rPr>
              <w:t>เมื่อกดปุ่ม</w:t>
            </w:r>
          </w:p>
          <w:p w:rsidRPr="000E77DA" w:rsidR="00A44A3B" w:rsidP="00A44A3B" w:rsidRDefault="00A44A3B" w14:paraId="18F6B152" w14:textId="77777777">
            <w:pPr>
              <w:pStyle w:val="ListParagraph"/>
              <w:numPr>
                <w:ilvl w:val="0"/>
                <w:numId w:val="6"/>
              </w:numPr>
              <w:spacing w:after="160" w:line="259" w:lineRule="auto"/>
              <w:rPr>
                <w:rFonts w:asciiTheme="minorBidi" w:hAnsiTheme="minorBidi"/>
              </w:rPr>
            </w:pPr>
            <w:r w:rsidRPr="000E77DA">
              <w:rPr>
                <w:rFonts w:asciiTheme="minorBidi" w:hAnsiTheme="minorBidi"/>
                <w:cs/>
              </w:rPr>
              <w:t xml:space="preserve">ให้ทำการ </w:t>
            </w:r>
            <w:r w:rsidRPr="000E77DA">
              <w:rPr>
                <w:rFonts w:asciiTheme="minorBidi" w:hAnsiTheme="minorBidi"/>
              </w:rPr>
              <w:t xml:space="preserve">Validate </w:t>
            </w:r>
            <w:r w:rsidRPr="000E77DA">
              <w:rPr>
                <w:rFonts w:asciiTheme="minorBidi" w:hAnsiTheme="minorBidi"/>
                <w:cs/>
              </w:rPr>
              <w:t>ข้อมูลในหน้าจอ</w:t>
            </w:r>
          </w:p>
          <w:p w:rsidRPr="000E77DA" w:rsidR="00A44A3B" w:rsidP="00A44A3B" w:rsidRDefault="00A44A3B" w14:paraId="4AFD5DF8" w14:textId="77777777">
            <w:pPr>
              <w:pStyle w:val="ListParagraph"/>
              <w:numPr>
                <w:ilvl w:val="0"/>
                <w:numId w:val="6"/>
              </w:numPr>
              <w:spacing w:after="160" w:line="259" w:lineRule="auto"/>
              <w:rPr>
                <w:rFonts w:asciiTheme="minorBidi" w:hAnsiTheme="minorBidi"/>
              </w:rPr>
            </w:pPr>
            <w:r w:rsidRPr="000E77DA">
              <w:rPr>
                <w:rFonts w:asciiTheme="minorBidi" w:hAnsiTheme="minorBidi"/>
                <w:cs/>
              </w:rPr>
              <w:t xml:space="preserve">ให้ทำการ </w:t>
            </w:r>
            <w:r w:rsidRPr="000E77DA">
              <w:rPr>
                <w:rFonts w:asciiTheme="minorBidi" w:hAnsiTheme="minorBidi"/>
              </w:rPr>
              <w:t xml:space="preserve">Update </w:t>
            </w:r>
            <w:r w:rsidRPr="000E77DA">
              <w:rPr>
                <w:rFonts w:asciiTheme="minorBidi" w:hAnsiTheme="minorBidi"/>
                <w:cs/>
              </w:rPr>
              <w:t xml:space="preserve">ข้อมูลลงในส่วนของ </w:t>
            </w:r>
            <w:r w:rsidRPr="000E77DA">
              <w:rPr>
                <w:rFonts w:asciiTheme="minorBidi" w:hAnsiTheme="minorBidi"/>
              </w:rPr>
              <w:t xml:space="preserve">Table Section </w:t>
            </w:r>
          </w:p>
          <w:p w:rsidRPr="000E77DA" w:rsidR="00A44A3B" w:rsidP="00A44A3B" w:rsidRDefault="00A44A3B" w14:paraId="750AE25C" w14:textId="77777777">
            <w:pPr>
              <w:pStyle w:val="ListParagraph"/>
              <w:numPr>
                <w:ilvl w:val="0"/>
                <w:numId w:val="27"/>
              </w:numPr>
              <w:rPr>
                <w:rFonts w:asciiTheme="minorBidi" w:hAnsiTheme="minorBidi"/>
              </w:rPr>
            </w:pPr>
            <w:r w:rsidRPr="000E77DA">
              <w:rPr>
                <w:rFonts w:asciiTheme="minorBidi" w:hAnsiTheme="minorBidi"/>
                <w:cs/>
              </w:rPr>
              <w:t xml:space="preserve">ให้ทำการ </w:t>
            </w:r>
            <w:r w:rsidRPr="000E77DA">
              <w:rPr>
                <w:rFonts w:asciiTheme="minorBidi" w:hAnsiTheme="minorBidi"/>
              </w:rPr>
              <w:t xml:space="preserve">Sort Row </w:t>
            </w:r>
            <w:r w:rsidRPr="000E77DA">
              <w:rPr>
                <w:rFonts w:asciiTheme="minorBidi" w:hAnsiTheme="minorBidi"/>
                <w:cs/>
              </w:rPr>
              <w:t xml:space="preserve">ตาม </w:t>
            </w:r>
            <w:r w:rsidRPr="000E77DA">
              <w:rPr>
                <w:rFonts w:asciiTheme="minorBidi" w:hAnsiTheme="minorBidi"/>
              </w:rPr>
              <w:t xml:space="preserve">Logic </w:t>
            </w:r>
            <w:r w:rsidRPr="000E77DA">
              <w:rPr>
                <w:rFonts w:asciiTheme="minorBidi" w:hAnsiTheme="minorBidi"/>
                <w:cs/>
              </w:rPr>
              <w:t>และลำดับดังนี้</w:t>
            </w:r>
          </w:p>
          <w:p w:rsidRPr="000E77DA" w:rsidR="00A44A3B" w:rsidP="00A44A3B" w:rsidRDefault="00A44A3B" w14:paraId="3D9AD982" w14:textId="77777777">
            <w:pPr>
              <w:pStyle w:val="ListParagraph"/>
              <w:numPr>
                <w:ilvl w:val="0"/>
                <w:numId w:val="26"/>
              </w:numPr>
              <w:spacing w:after="160" w:line="259" w:lineRule="auto"/>
              <w:rPr>
                <w:rFonts w:asciiTheme="minorBidi" w:hAnsiTheme="minorBidi"/>
              </w:rPr>
            </w:pPr>
            <w:r w:rsidRPr="000E77DA">
              <w:rPr>
                <w:rFonts w:asciiTheme="minorBidi" w:hAnsiTheme="minorBidi"/>
              </w:rPr>
              <w:t>Duration From</w:t>
            </w:r>
          </w:p>
          <w:p w:rsidR="00A44A3B" w:rsidP="00A44A3B" w:rsidRDefault="00A44A3B" w14:paraId="0CE87C9A" w14:textId="77777777">
            <w:pPr>
              <w:pStyle w:val="ListParagraph"/>
              <w:numPr>
                <w:ilvl w:val="0"/>
                <w:numId w:val="26"/>
              </w:numPr>
              <w:spacing w:after="160" w:line="259" w:lineRule="auto"/>
              <w:rPr>
                <w:rFonts w:asciiTheme="minorBidi" w:hAnsiTheme="minorBidi"/>
              </w:rPr>
            </w:pPr>
            <w:r w:rsidRPr="000E77DA">
              <w:rPr>
                <w:rFonts w:asciiTheme="minorBidi" w:hAnsiTheme="minorBidi"/>
              </w:rPr>
              <w:t>Duration To</w:t>
            </w:r>
          </w:p>
          <w:p w:rsidRPr="000E77DA" w:rsidR="00A44A3B" w:rsidP="00A44A3B" w:rsidRDefault="00A44A3B" w14:paraId="09B0A271" w14:textId="4E00CEED">
            <w:pPr>
              <w:pStyle w:val="ListParagraph"/>
              <w:numPr>
                <w:ilvl w:val="0"/>
                <w:numId w:val="6"/>
              </w:numPr>
              <w:spacing w:after="160" w:line="259" w:lineRule="auto"/>
              <w:rPr>
                <w:rFonts w:asciiTheme="minorBidi" w:hAnsiTheme="minorBidi"/>
                <w:cs/>
              </w:rPr>
            </w:pPr>
            <w:r w:rsidRPr="000E77DA">
              <w:rPr>
                <w:rFonts w:asciiTheme="minorBidi" w:hAnsiTheme="minorBidi"/>
                <w:cs/>
              </w:rPr>
              <w:t xml:space="preserve">ให้ทำการเคลียร์ค่า และ </w:t>
            </w:r>
            <w:r w:rsidRPr="000E77DA">
              <w:rPr>
                <w:rFonts w:asciiTheme="minorBidi" w:hAnsiTheme="minorBidi"/>
              </w:rPr>
              <w:t>Invisible</w:t>
            </w:r>
            <w:r w:rsidRPr="000E77DA">
              <w:rPr>
                <w:rFonts w:asciiTheme="minorBidi" w:hAnsiTheme="minorBidi"/>
                <w:szCs w:val="36"/>
              </w:rPr>
              <w:t xml:space="preserve"> Detail Section</w:t>
            </w:r>
          </w:p>
        </w:tc>
      </w:tr>
      <w:tr w:rsidRPr="008979A8" w:rsidR="00A44A3B" w:rsidTr="00523397" w14:paraId="504FFDCF" w14:textId="77777777">
        <w:trPr>
          <w:trHeight w:val="111"/>
        </w:trPr>
        <w:tc>
          <w:tcPr>
            <w:tcW w:w="986" w:type="pct"/>
          </w:tcPr>
          <w:p w:rsidRPr="000E77DA" w:rsidR="00A44A3B" w:rsidP="00A44A3B" w:rsidRDefault="00A44A3B" w14:paraId="6732B264" w14:textId="6BAA6280">
            <w:pPr>
              <w:rPr>
                <w:rFonts w:asciiTheme="minorBidi" w:hAnsiTheme="minorBidi"/>
                <w:cs/>
              </w:rPr>
            </w:pPr>
            <w:r w:rsidRPr="000E77DA">
              <w:rPr>
                <w:rFonts w:asciiTheme="minorBidi" w:hAnsiTheme="minorBidi"/>
                <w:cs/>
              </w:rPr>
              <w:t xml:space="preserve">ปุ่ม </w:t>
            </w:r>
            <w:r w:rsidRPr="000E77DA">
              <w:rPr>
                <w:rFonts w:asciiTheme="minorBidi" w:hAnsiTheme="minorBidi"/>
              </w:rPr>
              <w:t>Cancel</w:t>
            </w:r>
          </w:p>
        </w:tc>
        <w:tc>
          <w:tcPr>
            <w:tcW w:w="940" w:type="pct"/>
            <w:gridSpan w:val="3"/>
          </w:tcPr>
          <w:p w:rsidRPr="000E77DA" w:rsidR="00A44A3B" w:rsidP="00A44A3B" w:rsidRDefault="00A44A3B" w14:paraId="1EF2A3AF" w14:textId="0291B141">
            <w:pPr>
              <w:pStyle w:val="HeaderTable"/>
              <w:rPr>
                <w:rFonts w:asciiTheme="minorBidi" w:hAnsiTheme="minorBidi" w:cstheme="minorBidi"/>
              </w:rPr>
            </w:pPr>
            <w:r w:rsidRPr="000E77DA">
              <w:rPr>
                <w:rFonts w:asciiTheme="minorBidi" w:hAnsiTheme="minorBidi" w:cstheme="minorBidi"/>
              </w:rPr>
              <w:t>Button</w:t>
            </w:r>
          </w:p>
        </w:tc>
        <w:tc>
          <w:tcPr>
            <w:tcW w:w="3074" w:type="pct"/>
            <w:gridSpan w:val="2"/>
          </w:tcPr>
          <w:p w:rsidRPr="000E77DA" w:rsidR="00A44A3B" w:rsidP="00A44A3B" w:rsidRDefault="00A44A3B" w14:paraId="5D7E45FE" w14:textId="2A49BBB1">
            <w:pPr>
              <w:rPr>
                <w:rFonts w:asciiTheme="minorBidi" w:hAnsiTheme="minorBidi"/>
                <w:cs/>
              </w:rPr>
            </w:pPr>
            <w:r w:rsidRPr="000E77DA">
              <w:rPr>
                <w:rFonts w:asciiTheme="minorBidi" w:hAnsiTheme="minorBidi"/>
                <w:cs/>
              </w:rPr>
              <w:t xml:space="preserve">ให้ทำการเคลียร์ค่าใน </w:t>
            </w:r>
            <w:r w:rsidRPr="000E77DA">
              <w:rPr>
                <w:rFonts w:asciiTheme="minorBidi" w:hAnsiTheme="minorBidi"/>
              </w:rPr>
              <w:t>Detail Section</w:t>
            </w:r>
            <w:r w:rsidRPr="000E77DA">
              <w:rPr>
                <w:rFonts w:asciiTheme="minorBidi" w:hAnsiTheme="minorBidi"/>
                <w:cs/>
              </w:rPr>
              <w:t xml:space="preserve"> และทำการ </w:t>
            </w:r>
            <w:r w:rsidRPr="000E77DA">
              <w:rPr>
                <w:rFonts w:asciiTheme="minorBidi" w:hAnsiTheme="minorBidi"/>
              </w:rPr>
              <w:t>Invisible Detail Section</w:t>
            </w:r>
          </w:p>
        </w:tc>
      </w:tr>
      <w:tr w:rsidRPr="008979A8" w:rsidR="00A44A3B" w:rsidTr="002D49A7" w14:paraId="3DF25BDA" w14:textId="77777777">
        <w:trPr>
          <w:trHeight w:val="111"/>
        </w:trPr>
        <w:tc>
          <w:tcPr>
            <w:tcW w:w="5000" w:type="pct"/>
            <w:gridSpan w:val="6"/>
            <w:shd w:val="clear" w:color="auto" w:fill="C2D69B" w:themeFill="accent3" w:themeFillTint="99"/>
          </w:tcPr>
          <w:p w:rsidR="00A44A3B" w:rsidP="00A44A3B" w:rsidRDefault="00A44A3B" w14:paraId="41CF04A7" w14:textId="4D81925E">
            <w:pPr>
              <w:pStyle w:val="HeaderTable"/>
            </w:pPr>
            <w:r>
              <w:t>End Music Streaming Detail Section</w:t>
            </w:r>
          </w:p>
        </w:tc>
      </w:tr>
      <w:tr w:rsidRPr="008979A8" w:rsidR="00A44A3B" w:rsidTr="000E77DA" w14:paraId="246804C4" w14:textId="77777777">
        <w:trPr>
          <w:trHeight w:val="111"/>
        </w:trPr>
        <w:tc>
          <w:tcPr>
            <w:tcW w:w="5000" w:type="pct"/>
            <w:gridSpan w:val="6"/>
            <w:shd w:val="clear" w:color="auto" w:fill="C2D69B" w:themeFill="accent3" w:themeFillTint="99"/>
          </w:tcPr>
          <w:p w:rsidRPr="007D14C9" w:rsidR="00A44A3B" w:rsidP="00A44A3B" w:rsidRDefault="00A44A3B" w14:paraId="2B98EA7A" w14:textId="59B65F88">
            <w:pPr>
              <w:pStyle w:val="HeaderTable"/>
              <w:rPr>
                <w:rtl/>
                <w:cs/>
              </w:rPr>
            </w:pPr>
            <w:r>
              <w:t>End Detail Section</w:t>
            </w:r>
          </w:p>
        </w:tc>
      </w:tr>
      <w:tr w:rsidRPr="008979A8" w:rsidR="00A44A3B" w:rsidTr="000E77DA" w14:paraId="07C42085" w14:textId="77777777">
        <w:trPr>
          <w:trHeight w:val="111"/>
        </w:trPr>
        <w:tc>
          <w:tcPr>
            <w:tcW w:w="5000" w:type="pct"/>
            <w:gridSpan w:val="6"/>
            <w:shd w:val="clear" w:color="auto" w:fill="C2D69B" w:themeFill="accent3" w:themeFillTint="99"/>
          </w:tcPr>
          <w:p w:rsidRPr="007D14C9" w:rsidR="00A44A3B" w:rsidP="00A44A3B" w:rsidRDefault="00A44A3B" w14:paraId="160638F7" w14:textId="026A29FF">
            <w:pPr>
              <w:pStyle w:val="HeaderTable"/>
              <w:rPr>
                <w:rtl/>
                <w:cs/>
              </w:rPr>
            </w:pPr>
            <w:r>
              <w:t>Popup Create CP Name Section</w:t>
            </w:r>
          </w:p>
        </w:tc>
      </w:tr>
      <w:tr w:rsidRPr="008979A8" w:rsidR="00A44A3B" w:rsidTr="00523397" w14:paraId="4DC56234" w14:textId="77777777">
        <w:trPr>
          <w:trHeight w:val="111"/>
        </w:trPr>
        <w:tc>
          <w:tcPr>
            <w:tcW w:w="986" w:type="pct"/>
          </w:tcPr>
          <w:p w:rsidRPr="003A1FD8" w:rsidR="00A44A3B" w:rsidP="00A44A3B" w:rsidRDefault="00A44A3B" w14:paraId="0A20380E" w14:textId="28D5B461">
            <w:pPr>
              <w:rPr>
                <w:rFonts w:cs="Angsana New"/>
                <w:cs/>
              </w:rPr>
            </w:pPr>
            <w:r>
              <w:rPr>
                <w:rFonts w:cs="Angsana New"/>
              </w:rPr>
              <w:t>createCpName</w:t>
            </w:r>
          </w:p>
        </w:tc>
        <w:tc>
          <w:tcPr>
            <w:tcW w:w="940" w:type="pct"/>
            <w:gridSpan w:val="3"/>
          </w:tcPr>
          <w:p w:rsidR="00A44A3B" w:rsidP="00A44A3B" w:rsidRDefault="00A44A3B" w14:paraId="11132B3C" w14:textId="3ABE20C4">
            <w:pPr>
              <w:pStyle w:val="HeaderTable"/>
            </w:pPr>
            <w:r>
              <w:t>Text Box</w:t>
            </w:r>
          </w:p>
        </w:tc>
        <w:tc>
          <w:tcPr>
            <w:tcW w:w="3074" w:type="pct"/>
            <w:gridSpan w:val="2"/>
          </w:tcPr>
          <w:p w:rsidR="00A44A3B" w:rsidP="00A44A3B" w:rsidRDefault="00A44A3B" w14:paraId="252BB822" w14:textId="77777777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Angsana New"/>
                <w:color w:val="FF0000"/>
                <w:cs/>
              </w:rPr>
              <w:t>*</w:t>
            </w:r>
            <w:r>
              <w:rPr>
                <w:color w:val="FF0000"/>
              </w:rPr>
              <w:t>CP Name</w:t>
            </w:r>
          </w:p>
          <w:p w:rsidRPr="007D14C9" w:rsidR="00A44A3B" w:rsidP="00A44A3B" w:rsidRDefault="00A44A3B" w14:paraId="276E4E7A" w14:textId="26E6677C">
            <w:pPr>
              <w:rPr>
                <w:rFonts w:cs="Angsana New"/>
              </w:rPr>
            </w:pPr>
            <w:r>
              <w:rPr>
                <w:rFonts w:cs="Angsana New"/>
              </w:rPr>
              <w:t xml:space="preserve">Max Length </w:t>
            </w:r>
            <w:r>
              <w:rPr>
                <w:rFonts w:cs="CordiaUPC"/>
                <w:cs/>
              </w:rPr>
              <w:t xml:space="preserve">: </w:t>
            </w:r>
            <w:r>
              <w:rPr>
                <w:rFonts w:cs="Angsana New"/>
              </w:rPr>
              <w:t>50 Characters</w:t>
            </w:r>
          </w:p>
        </w:tc>
      </w:tr>
      <w:tr w:rsidRPr="008979A8" w:rsidR="00A44A3B" w:rsidTr="00523397" w14:paraId="74CA9807" w14:textId="77777777">
        <w:trPr>
          <w:trHeight w:val="111"/>
        </w:trPr>
        <w:tc>
          <w:tcPr>
            <w:tcW w:w="986" w:type="pct"/>
          </w:tcPr>
          <w:p w:rsidRPr="003A1FD8" w:rsidR="00A44A3B" w:rsidP="00A44A3B" w:rsidRDefault="00A44A3B" w14:paraId="41B2DA3A" w14:textId="47945276">
            <w:pPr>
              <w:rPr>
                <w:rFonts w:cs="Angsana New"/>
                <w:cs/>
              </w:rPr>
            </w:pPr>
            <w:r>
              <w:rPr>
                <w:rFonts w:cs="Angsana New"/>
              </w:rPr>
              <w:t>createCpId</w:t>
            </w:r>
          </w:p>
        </w:tc>
        <w:tc>
          <w:tcPr>
            <w:tcW w:w="940" w:type="pct"/>
            <w:gridSpan w:val="3"/>
          </w:tcPr>
          <w:p w:rsidR="00A44A3B" w:rsidP="00A44A3B" w:rsidRDefault="00A44A3B" w14:paraId="056AB7F8" w14:textId="2AFBDAB1">
            <w:pPr>
              <w:pStyle w:val="HeaderTable"/>
            </w:pPr>
            <w:r>
              <w:t>Text Box</w:t>
            </w:r>
          </w:p>
        </w:tc>
        <w:tc>
          <w:tcPr>
            <w:tcW w:w="3074" w:type="pct"/>
            <w:gridSpan w:val="2"/>
          </w:tcPr>
          <w:p w:rsidR="00A44A3B" w:rsidP="00A44A3B" w:rsidRDefault="00A44A3B" w14:paraId="1943ADB8" w14:textId="575E4BE5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Angsana New"/>
                <w:color w:val="FF0000"/>
                <w:cs/>
              </w:rPr>
              <w:t>*</w:t>
            </w:r>
            <w:r>
              <w:rPr>
                <w:color w:val="FF0000"/>
              </w:rPr>
              <w:t>CP ID</w:t>
            </w:r>
          </w:p>
          <w:p w:rsidRPr="007D14C9" w:rsidR="00A44A3B" w:rsidP="00A44A3B" w:rsidRDefault="00A44A3B" w14:paraId="6A2050DA" w14:textId="1C615C57">
            <w:pPr>
              <w:rPr>
                <w:rFonts w:cs="Angsana New"/>
                <w:cs/>
              </w:rPr>
            </w:pPr>
            <w:r>
              <w:rPr>
                <w:rFonts w:cs="Angsana New"/>
              </w:rPr>
              <w:t xml:space="preserve">Max Length </w:t>
            </w:r>
            <w:r>
              <w:rPr>
                <w:rFonts w:cs="CordiaUPC"/>
                <w:cs/>
              </w:rPr>
              <w:t xml:space="preserve">: </w:t>
            </w:r>
            <w:r>
              <w:rPr>
                <w:rFonts w:cs="Angsana New"/>
              </w:rPr>
              <w:t>50 Characters</w:t>
            </w:r>
          </w:p>
        </w:tc>
      </w:tr>
      <w:tr w:rsidRPr="008979A8" w:rsidR="00A44A3B" w:rsidTr="00523397" w14:paraId="5EFD1496" w14:textId="77777777">
        <w:trPr>
          <w:trHeight w:val="111"/>
        </w:trPr>
        <w:tc>
          <w:tcPr>
            <w:tcW w:w="986" w:type="pct"/>
          </w:tcPr>
          <w:p w:rsidRPr="003A1FD8" w:rsidR="00A44A3B" w:rsidP="00A44A3B" w:rsidRDefault="00A44A3B" w14:paraId="1B3746C5" w14:textId="00B99C6F">
            <w:pPr>
              <w:rPr>
                <w:rFonts w:cs="Angsana New"/>
                <w:cs/>
              </w:rPr>
            </w:pPr>
            <w:r>
              <w:rPr>
                <w:rFonts w:hint="cs"/>
                <w:cs/>
              </w:rPr>
              <w:t xml:space="preserve">ปุ่ม </w:t>
            </w:r>
            <w:r>
              <w:t>Create</w:t>
            </w:r>
          </w:p>
        </w:tc>
        <w:tc>
          <w:tcPr>
            <w:tcW w:w="940" w:type="pct"/>
            <w:gridSpan w:val="3"/>
          </w:tcPr>
          <w:p w:rsidR="00A44A3B" w:rsidP="00A44A3B" w:rsidRDefault="00A44A3B" w14:paraId="32A2C1B8" w14:textId="27018896">
            <w:pPr>
              <w:pStyle w:val="HeaderTable"/>
            </w:pPr>
            <w:r>
              <w:t>Button</w:t>
            </w:r>
          </w:p>
        </w:tc>
        <w:tc>
          <w:tcPr>
            <w:tcW w:w="3074" w:type="pct"/>
            <w:gridSpan w:val="2"/>
          </w:tcPr>
          <w:p w:rsidR="00A44A3B" w:rsidP="00A44A3B" w:rsidRDefault="00A44A3B" w14:paraId="5EC2FDAC" w14:textId="77777777">
            <w:pPr>
              <w:spacing w:after="0"/>
              <w:rPr>
                <w:rFonts w:asciiTheme="minorBidi" w:hAnsiTheme="minorBidi"/>
              </w:rPr>
            </w:pPr>
            <w:r w:rsidRPr="00FA5291">
              <w:rPr>
                <w:rFonts w:asciiTheme="minorBidi" w:hAnsiTheme="minorBidi"/>
                <w:cs/>
              </w:rPr>
              <w:t>เมื่อกดปุ่ม</w:t>
            </w:r>
            <w:r>
              <w:rPr>
                <w:rFonts w:hint="cs" w:asciiTheme="minorBidi" w:hAnsiTheme="minorBidi"/>
                <w:cs/>
              </w:rPr>
              <w:t xml:space="preserve">ให้ทำการ </w:t>
            </w:r>
          </w:p>
          <w:p w:rsidR="00A44A3B" w:rsidP="00A44A3B" w:rsidRDefault="00A44A3B" w14:paraId="12C66A45" w14:textId="4EC7256F">
            <w:pPr>
              <w:pStyle w:val="ListParagraph"/>
              <w:numPr>
                <w:ilvl w:val="0"/>
                <w:numId w:val="6"/>
              </w:numPr>
              <w:spacing w:after="0"/>
              <w:rPr>
                <w:rFonts w:asciiTheme="minorBidi" w:hAnsiTheme="minorBidi"/>
              </w:rPr>
            </w:pPr>
            <w:r w:rsidRPr="000E77DA">
              <w:rPr>
                <w:rFonts w:asciiTheme="minorBidi" w:hAnsiTheme="minorBidi"/>
              </w:rPr>
              <w:t xml:space="preserve">Save </w:t>
            </w:r>
            <w:r w:rsidRPr="000E77DA">
              <w:rPr>
                <w:rFonts w:asciiTheme="minorBidi" w:hAnsiTheme="minorBidi"/>
                <w:cs/>
              </w:rPr>
              <w:t xml:space="preserve">ข้อมูลลง </w:t>
            </w:r>
            <w:r>
              <w:t>VDO_ZENON_CP_DETAIL_CONFIG</w:t>
            </w:r>
          </w:p>
          <w:p w:rsidR="00A44A3B" w:rsidP="00A44A3B" w:rsidRDefault="00A44A3B" w14:paraId="17F3F392" w14:textId="77777777">
            <w:pPr>
              <w:pStyle w:val="ListParagraph"/>
              <w:numPr>
                <w:ilvl w:val="0"/>
                <w:numId w:val="6"/>
              </w:numPr>
              <w:spacing w:after="0"/>
              <w:rPr>
                <w:rFonts w:asciiTheme="minorBidi" w:hAnsiTheme="minorBidi"/>
              </w:rPr>
            </w:pPr>
            <w:r w:rsidRPr="00FA5291">
              <w:rPr>
                <w:rFonts w:asciiTheme="minorBidi" w:hAnsiTheme="minorBidi"/>
                <w:cs/>
              </w:rPr>
              <w:t xml:space="preserve">ทำการเคลียร์ค่าใน </w:t>
            </w:r>
            <w:r>
              <w:t xml:space="preserve">Create </w:t>
            </w:r>
            <w:r>
              <w:rPr>
                <w:rFonts w:asciiTheme="minorBidi" w:hAnsiTheme="minorBidi"/>
              </w:rPr>
              <w:t>Popup</w:t>
            </w:r>
            <w:r w:rsidRPr="00FA5291">
              <w:rPr>
                <w:rFonts w:cs="Cordia New" w:asciiTheme="minorBidi" w:hAnsiTheme="minorBidi"/>
                <w:cs/>
              </w:rPr>
              <w:t xml:space="preserve"> </w:t>
            </w:r>
            <w:r>
              <w:rPr>
                <w:rFonts w:cs="Angsana New"/>
              </w:rPr>
              <w:t xml:space="preserve">CP Name </w:t>
            </w:r>
            <w:r w:rsidRPr="00FA5291">
              <w:rPr>
                <w:rFonts w:asciiTheme="minorBidi" w:hAnsiTheme="minorBidi"/>
              </w:rPr>
              <w:t>Section</w:t>
            </w:r>
            <w:r w:rsidRPr="00FA5291">
              <w:rPr>
                <w:rFonts w:asciiTheme="minorBidi" w:hAnsiTheme="minorBidi"/>
                <w:cs/>
              </w:rPr>
              <w:t xml:space="preserve"> </w:t>
            </w:r>
          </w:p>
          <w:p w:rsidR="00A44A3B" w:rsidP="00A44A3B" w:rsidRDefault="00A44A3B" w14:paraId="57AA2A4A" w14:textId="51EC0258">
            <w:pPr>
              <w:pStyle w:val="ListParagraph"/>
              <w:numPr>
                <w:ilvl w:val="0"/>
                <w:numId w:val="6"/>
              </w:numPr>
              <w:spacing w:after="0"/>
              <w:rPr>
                <w:rFonts w:asciiTheme="minorBidi" w:hAnsiTheme="minorBidi"/>
              </w:rPr>
            </w:pPr>
            <w:r w:rsidRPr="00FA5291">
              <w:rPr>
                <w:rFonts w:asciiTheme="minorBidi" w:hAnsiTheme="minorBidi"/>
                <w:cs/>
              </w:rPr>
              <w:t xml:space="preserve">ทำการ </w:t>
            </w:r>
            <w:r>
              <w:rPr>
                <w:rFonts w:hint="cs" w:asciiTheme="minorBidi" w:hAnsiTheme="minorBidi"/>
                <w:cs/>
              </w:rPr>
              <w:t xml:space="preserve">ปิด </w:t>
            </w:r>
            <w:r>
              <w:rPr>
                <w:rFonts w:asciiTheme="minorBidi" w:hAnsiTheme="minorBidi"/>
              </w:rPr>
              <w:t>Popup</w:t>
            </w:r>
            <w:r w:rsidRPr="00FA5291">
              <w:rPr>
                <w:rFonts w:cs="Cordia New" w:asciiTheme="minorBidi" w:hAnsiTheme="minorBidi"/>
                <w:cs/>
              </w:rPr>
              <w:t xml:space="preserve"> </w:t>
            </w:r>
            <w:r>
              <w:t xml:space="preserve">Create </w:t>
            </w:r>
            <w:r>
              <w:rPr>
                <w:rFonts w:cs="Angsana New"/>
              </w:rPr>
              <w:t xml:space="preserve">CP Name </w:t>
            </w:r>
            <w:r w:rsidRPr="00FA5291">
              <w:rPr>
                <w:rFonts w:asciiTheme="minorBidi" w:hAnsiTheme="minorBidi"/>
              </w:rPr>
              <w:t>Section</w:t>
            </w:r>
          </w:p>
          <w:p w:rsidRPr="000E77DA" w:rsidR="00A44A3B" w:rsidP="00A44A3B" w:rsidRDefault="00A44A3B" w14:paraId="28EE74A1" w14:textId="232722BD">
            <w:pPr>
              <w:pStyle w:val="ListParagraph"/>
              <w:numPr>
                <w:ilvl w:val="0"/>
                <w:numId w:val="6"/>
              </w:numPr>
              <w:spacing w:after="0"/>
              <w:rPr>
                <w:rFonts w:asciiTheme="minorBidi" w:hAnsiTheme="minorBidi"/>
                <w:cs/>
              </w:rPr>
            </w:pPr>
            <w:r>
              <w:rPr>
                <w:rFonts w:hint="cs" w:asciiTheme="minorBidi" w:hAnsiTheme="minorBidi"/>
                <w:cs/>
              </w:rPr>
              <w:t xml:space="preserve">ทำการ </w:t>
            </w:r>
            <w:r>
              <w:rPr>
                <w:rFonts w:asciiTheme="minorBidi" w:hAnsiTheme="minorBidi"/>
              </w:rPr>
              <w:t xml:space="preserve">Default </w:t>
            </w:r>
            <w:r>
              <w:rPr>
                <w:rFonts w:hint="cs" w:asciiTheme="minorBidi" w:hAnsiTheme="minorBidi"/>
                <w:cs/>
              </w:rPr>
              <w:t xml:space="preserve">ค่าที่ </w:t>
            </w:r>
            <w:r>
              <w:rPr>
                <w:rFonts w:asciiTheme="minorBidi" w:hAnsiTheme="minorBidi"/>
              </w:rPr>
              <w:t xml:space="preserve">Create </w:t>
            </w:r>
            <w:r>
              <w:rPr>
                <w:rFonts w:hint="cs" w:asciiTheme="minorBidi" w:hAnsiTheme="minorBidi"/>
                <w:cs/>
              </w:rPr>
              <w:t xml:space="preserve">มาที่ </w:t>
            </w:r>
            <w:r>
              <w:rPr>
                <w:rFonts w:asciiTheme="minorBidi" w:hAnsiTheme="minorBidi"/>
              </w:rPr>
              <w:t>cpName</w:t>
            </w:r>
          </w:p>
        </w:tc>
      </w:tr>
      <w:tr w:rsidRPr="008979A8" w:rsidR="00A44A3B" w:rsidTr="00523397" w14:paraId="14D9058A" w14:textId="77777777">
        <w:trPr>
          <w:trHeight w:val="111"/>
        </w:trPr>
        <w:tc>
          <w:tcPr>
            <w:tcW w:w="986" w:type="pct"/>
          </w:tcPr>
          <w:p w:rsidRPr="003A1FD8" w:rsidR="00A44A3B" w:rsidP="00A44A3B" w:rsidRDefault="00A44A3B" w14:paraId="5D20BEEE" w14:textId="6D17B633">
            <w:pPr>
              <w:rPr>
                <w:rFonts w:cs="Angsana New"/>
                <w:cs/>
              </w:rPr>
            </w:pPr>
            <w:r>
              <w:rPr>
                <w:rFonts w:hint="cs"/>
                <w:cs/>
              </w:rPr>
              <w:t xml:space="preserve">ปุ่ม </w:t>
            </w:r>
            <w:r>
              <w:t>Cancel</w:t>
            </w:r>
          </w:p>
        </w:tc>
        <w:tc>
          <w:tcPr>
            <w:tcW w:w="940" w:type="pct"/>
            <w:gridSpan w:val="3"/>
          </w:tcPr>
          <w:p w:rsidR="00A44A3B" w:rsidP="00A44A3B" w:rsidRDefault="00A44A3B" w14:paraId="4C49AA5E" w14:textId="499315A2">
            <w:pPr>
              <w:pStyle w:val="HeaderTable"/>
            </w:pPr>
            <w:r>
              <w:t>Button</w:t>
            </w:r>
          </w:p>
        </w:tc>
        <w:tc>
          <w:tcPr>
            <w:tcW w:w="3074" w:type="pct"/>
            <w:gridSpan w:val="2"/>
          </w:tcPr>
          <w:p w:rsidRPr="000E77DA" w:rsidR="00A44A3B" w:rsidP="00A44A3B" w:rsidRDefault="00A44A3B" w14:paraId="4119C64B" w14:textId="499F2922">
            <w:pPr>
              <w:spacing w:after="0"/>
              <w:rPr>
                <w:rFonts w:asciiTheme="minorBidi" w:hAnsiTheme="minorBidi"/>
                <w:cs/>
              </w:rPr>
            </w:pPr>
            <w:r w:rsidRPr="00FA5291">
              <w:rPr>
                <w:rFonts w:asciiTheme="minorBidi" w:hAnsiTheme="minorBidi"/>
                <w:cs/>
              </w:rPr>
              <w:t>เมื่อกดปุ่ม</w:t>
            </w:r>
            <w:r>
              <w:rPr>
                <w:rFonts w:cs="Cordia New" w:asciiTheme="minorBidi" w:hAnsiTheme="minorBidi"/>
                <w:cs/>
              </w:rPr>
              <w:t xml:space="preserve"> </w:t>
            </w:r>
            <w:r w:rsidRPr="00FA5291">
              <w:rPr>
                <w:rFonts w:asciiTheme="minorBidi" w:hAnsiTheme="minorBidi"/>
                <w:cs/>
              </w:rPr>
              <w:t xml:space="preserve">ให้ทำการเคลียร์ค่าใน </w:t>
            </w:r>
            <w:r>
              <w:t xml:space="preserve">Create </w:t>
            </w:r>
            <w:r>
              <w:rPr>
                <w:rFonts w:asciiTheme="minorBidi" w:hAnsiTheme="minorBidi"/>
              </w:rPr>
              <w:t>Popup</w:t>
            </w:r>
            <w:r w:rsidRPr="00FA5291">
              <w:rPr>
                <w:rFonts w:cs="Cordia New" w:asciiTheme="minorBidi" w:hAnsiTheme="minorBidi"/>
                <w:cs/>
              </w:rPr>
              <w:t xml:space="preserve"> </w:t>
            </w:r>
            <w:r>
              <w:rPr>
                <w:rFonts w:cs="Angsana New"/>
              </w:rPr>
              <w:t xml:space="preserve">CP Name </w:t>
            </w:r>
            <w:r w:rsidRPr="00FA5291">
              <w:rPr>
                <w:rFonts w:asciiTheme="minorBidi" w:hAnsiTheme="minorBidi"/>
              </w:rPr>
              <w:t>Section</w:t>
            </w:r>
            <w:r w:rsidRPr="00FA5291">
              <w:rPr>
                <w:rFonts w:asciiTheme="minorBidi" w:hAnsiTheme="minorBidi"/>
                <w:cs/>
              </w:rPr>
              <w:t xml:space="preserve"> และทำการ </w:t>
            </w:r>
            <w:r>
              <w:rPr>
                <w:rFonts w:hint="cs" w:asciiTheme="minorBidi" w:hAnsiTheme="minorBidi"/>
                <w:cs/>
              </w:rPr>
              <w:t xml:space="preserve">ปิด </w:t>
            </w:r>
            <w:r>
              <w:rPr>
                <w:rFonts w:asciiTheme="minorBidi" w:hAnsiTheme="minorBidi"/>
              </w:rPr>
              <w:t>Popup</w:t>
            </w:r>
            <w:r w:rsidRPr="00FA5291">
              <w:rPr>
                <w:rFonts w:cs="Cordia New" w:asciiTheme="minorBidi" w:hAnsiTheme="minorBidi"/>
                <w:cs/>
              </w:rPr>
              <w:t xml:space="preserve"> </w:t>
            </w:r>
            <w:r>
              <w:t xml:space="preserve">Create </w:t>
            </w:r>
            <w:r>
              <w:rPr>
                <w:rFonts w:cs="Angsana New"/>
              </w:rPr>
              <w:t xml:space="preserve">CP Name </w:t>
            </w:r>
            <w:r w:rsidRPr="00FA5291">
              <w:rPr>
                <w:rFonts w:asciiTheme="minorBidi" w:hAnsiTheme="minorBidi"/>
              </w:rPr>
              <w:t>Section</w:t>
            </w:r>
          </w:p>
        </w:tc>
      </w:tr>
      <w:tr w:rsidRPr="008979A8" w:rsidR="00A44A3B" w:rsidTr="000E77DA" w14:paraId="6D6D6821" w14:textId="77777777">
        <w:trPr>
          <w:trHeight w:val="111"/>
        </w:trPr>
        <w:tc>
          <w:tcPr>
            <w:tcW w:w="5000" w:type="pct"/>
            <w:gridSpan w:val="6"/>
            <w:shd w:val="clear" w:color="auto" w:fill="C2D69B" w:themeFill="accent3" w:themeFillTint="99"/>
          </w:tcPr>
          <w:p w:rsidRPr="007D14C9" w:rsidR="00A44A3B" w:rsidP="00A44A3B" w:rsidRDefault="00A44A3B" w14:paraId="505BD0FD" w14:textId="157A82EE">
            <w:pPr>
              <w:pStyle w:val="HeaderTable"/>
              <w:rPr>
                <w:rFonts w:cs="Angsana New"/>
                <w:rtl/>
                <w:cs/>
              </w:rPr>
            </w:pPr>
            <w:r>
              <w:t xml:space="preserve">End Popup Create </w:t>
            </w:r>
            <w:r>
              <w:rPr>
                <w:rFonts w:cs="Angsana New"/>
              </w:rPr>
              <w:t>CP Name Section</w:t>
            </w:r>
          </w:p>
        </w:tc>
      </w:tr>
    </w:tbl>
    <w:p w:rsidR="00C00550" w:rsidP="000E77DA" w:rsidRDefault="00C00550" w14:paraId="05F676B9" w14:textId="77777777">
      <w:pPr>
        <w:pStyle w:val="Heading3"/>
        <w:numPr>
          <w:ilvl w:val="0"/>
          <w:numId w:val="181"/>
        </w:numPr>
        <w:rPr>
          <w:rFonts w:ascii="CordiaUPC" w:hAnsi="CordiaUPC" w:cs="CordiaUPC"/>
          <w:sz w:val="32"/>
          <w:szCs w:val="32"/>
        </w:rPr>
      </w:pPr>
      <w:r w:rsidRPr="008979A8">
        <w:rPr>
          <w:rFonts w:ascii="CordiaUPC" w:hAnsi="CordiaUPC" w:cs="CordiaUPC"/>
          <w:sz w:val="32"/>
          <w:szCs w:val="32"/>
        </w:rPr>
        <w:t>Script Validation</w:t>
      </w:r>
    </w:p>
    <w:tbl>
      <w:tblPr>
        <w:tblW w:w="5593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568"/>
        <w:gridCol w:w="32"/>
        <w:gridCol w:w="2816"/>
        <w:gridCol w:w="48"/>
        <w:gridCol w:w="3314"/>
        <w:gridCol w:w="40"/>
        <w:gridCol w:w="2261"/>
        <w:gridCol w:w="6"/>
      </w:tblGrid>
      <w:tr w:rsidRPr="008979A8" w:rsidR="00C00550" w:rsidTr="002E735B" w14:paraId="55ABD1B7" w14:textId="77777777">
        <w:trPr>
          <w:cantSplit/>
          <w:tblHeader/>
        </w:trPr>
        <w:tc>
          <w:tcPr>
            <w:tcW w:w="777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C00550" w:rsidP="00C00550" w:rsidRDefault="00C00550" w14:paraId="5B3556E5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Error Code</w:t>
            </w:r>
          </w:p>
        </w:tc>
        <w:tc>
          <w:tcPr>
            <w:tcW w:w="1436" w:type="pct"/>
            <w:gridSpan w:val="3"/>
            <w:tcBorders>
              <w:bottom w:val="single" w:color="808080" w:sz="4" w:space="0"/>
            </w:tcBorders>
            <w:shd w:val="clear" w:color="auto" w:fill="EEECE1"/>
          </w:tcPr>
          <w:p w:rsidRPr="008979A8" w:rsidR="00C00550" w:rsidP="00C00550" w:rsidRDefault="00C00550" w14:paraId="2853782B" w14:textId="77777777">
            <w:pPr>
              <w:rPr>
                <w:rFonts w:cs="CordiaUPC"/>
                <w:b/>
                <w:bCs/>
              </w:rPr>
            </w:pPr>
            <w:r>
              <w:rPr>
                <w:rFonts w:cs="CordiaUPC"/>
                <w:b/>
                <w:bCs/>
              </w:rPr>
              <w:t xml:space="preserve">Error Message </w:t>
            </w:r>
          </w:p>
        </w:tc>
        <w:tc>
          <w:tcPr>
            <w:tcW w:w="1643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C00550" w:rsidP="00C00550" w:rsidRDefault="00C00550" w14:paraId="2535CF75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Logic</w:t>
            </w:r>
          </w:p>
        </w:tc>
        <w:tc>
          <w:tcPr>
            <w:tcW w:w="1144" w:type="pct"/>
            <w:gridSpan w:val="3"/>
            <w:tcBorders>
              <w:bottom w:val="single" w:color="808080" w:sz="4" w:space="0"/>
            </w:tcBorders>
            <w:shd w:val="clear" w:color="auto" w:fill="EEECE1"/>
          </w:tcPr>
          <w:p w:rsidRPr="008979A8" w:rsidR="00C00550" w:rsidP="00C00550" w:rsidRDefault="00C00550" w14:paraId="1C647A12" w14:textId="77777777">
            <w:pPr>
              <w:rPr>
                <w:rFonts w:cs="CordiaUPC"/>
                <w:b/>
                <w:bCs/>
              </w:rPr>
            </w:pPr>
            <w:r>
              <w:rPr>
                <w:rFonts w:cs="CordiaUPC"/>
                <w:b/>
                <w:bCs/>
              </w:rPr>
              <w:t>Submit Call</w:t>
            </w:r>
          </w:p>
        </w:tc>
      </w:tr>
      <w:tr w:rsidR="004C7F58" w:rsidTr="002E735B" w14:paraId="08231245" w14:textId="77777777">
        <w:tc>
          <w:tcPr>
            <w:tcW w:w="777" w:type="pct"/>
          </w:tcPr>
          <w:p w:rsidR="004C7F58" w:rsidP="00C00550" w:rsidRDefault="004C7F58" w14:paraId="4647B9E7" w14:textId="50266F0D">
            <w:pPr>
              <w:pStyle w:val="BodyTextTable"/>
              <w:rPr>
                <w:rFonts w:ascii="CordiaUPC" w:hAnsi="CordiaUPC" w:cs="CordiaUPC"/>
                <w:sz w:val="28"/>
                <w:szCs w:val="28"/>
                <w:cs/>
                <w:lang w:bidi="th-TH"/>
              </w:rPr>
            </w:pPr>
            <w:r>
              <w:rPr>
                <w:rFonts w:ascii="CordiaUPC" w:hAnsi="CordiaUPC" w:cs="CordiaUPC"/>
                <w:sz w:val="28"/>
                <w:szCs w:val="28"/>
              </w:rPr>
              <w:t>00004</w:t>
            </w:r>
          </w:p>
        </w:tc>
        <w:tc>
          <w:tcPr>
            <w:tcW w:w="1436" w:type="pct"/>
            <w:gridSpan w:val="3"/>
          </w:tcPr>
          <w:p w:rsidR="004C7F58" w:rsidP="00C00550" w:rsidRDefault="004C7F58" w14:paraId="48B3A963" w14:textId="6D7F2302">
            <w:r>
              <w:rPr>
                <w:rFonts w:cs="CordiaUPC"/>
              </w:rPr>
              <w:t xml:space="preserve">{1} is required when Product Specification is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{2}</w:t>
            </w:r>
            <w:r>
              <w:rPr>
                <w:rFonts w:cs="Angsana New"/>
                <w:cs/>
              </w:rPr>
              <w:t>”</w:t>
            </w:r>
          </w:p>
        </w:tc>
        <w:tc>
          <w:tcPr>
            <w:tcW w:w="1643" w:type="pct"/>
          </w:tcPr>
          <w:p w:rsidR="004C7F58" w:rsidP="0036575A" w:rsidRDefault="004C7F58" w14:paraId="416EE309" w14:textId="6C87A27D">
            <w:pPr>
              <w:pStyle w:val="NoSpacing"/>
              <w:rPr>
                <w:rFonts w:ascii="CordiaUPC" w:hAnsi="CordiaUPC"/>
                <w:sz w:val="28"/>
              </w:rPr>
            </w:pPr>
            <w:r>
              <w:rPr>
                <w:rFonts w:hint="cs" w:ascii="CordiaUPC" w:hAnsi="CordiaUPC"/>
                <w:sz w:val="28"/>
                <w:cs/>
              </w:rPr>
              <w:t>ถ้า</w:t>
            </w:r>
            <w:r w:rsidRPr="00734543">
              <w:rPr>
                <w:rFonts w:hint="cs" w:ascii="CordiaUPC" w:hAnsi="CordiaUPC"/>
                <w:sz w:val="28"/>
                <w:cs/>
              </w:rPr>
              <w:t xml:space="preserve"> </w:t>
            </w:r>
            <w:r w:rsidRPr="00734543">
              <w:rPr>
                <w:rFonts w:ascii="CordiaUPC" w:hAnsi="CordiaUPC"/>
                <w:sz w:val="28"/>
              </w:rPr>
              <w:t xml:space="preserve">ProductSpecification </w:t>
            </w:r>
            <w:r w:rsidRPr="00734543">
              <w:rPr>
                <w:rFonts w:hint="cs" w:ascii="CordiaUPC" w:hAnsi="CordiaUPC"/>
                <w:sz w:val="28"/>
                <w:cs/>
              </w:rPr>
              <w:t xml:space="preserve">ที่เลือกมามีค่า </w:t>
            </w:r>
            <w:r w:rsidRPr="00734543">
              <w:rPr>
                <w:rFonts w:ascii="CordiaUPC" w:hAnsi="CordiaUPC"/>
                <w:sz w:val="28"/>
              </w:rPr>
              <w:t xml:space="preserve">Category Type </w:t>
            </w:r>
            <w:r w:rsidRPr="00734543">
              <w:rPr>
                <w:rFonts w:hint="cs" w:ascii="CordiaUPC" w:hAnsi="CordiaUPC"/>
                <w:sz w:val="28"/>
                <w:cs/>
              </w:rPr>
              <w:t>เป็น</w:t>
            </w:r>
            <w:r>
              <w:rPr>
                <w:rFonts w:ascii="CordiaUPC" w:hAnsi="CordiaUPC" w:cs="Angsana New"/>
                <w:sz w:val="28"/>
                <w:cs/>
              </w:rPr>
              <w:t xml:space="preserve"> </w:t>
            </w:r>
            <w:r w:rsidRPr="009C59A5">
              <w:rPr>
                <w:rFonts w:ascii="CordiaUPC" w:hAnsi="CordiaUPC"/>
                <w:sz w:val="28"/>
                <w:cs/>
              </w:rPr>
              <w:t>“</w:t>
            </w:r>
            <w:r w:rsidRPr="001A53F3">
              <w:rPr>
                <w:rFonts w:ascii="CordiaUPC" w:hAnsi="CordiaUPC"/>
                <w:sz w:val="28"/>
              </w:rPr>
              <w:t>Music Streaming</w:t>
            </w:r>
            <w:r w:rsidRPr="009C59A5">
              <w:rPr>
                <w:rFonts w:ascii="CordiaUPC" w:hAnsi="CordiaUPC"/>
                <w:sz w:val="28"/>
                <w:cs/>
              </w:rPr>
              <w:t>”</w:t>
            </w:r>
            <w:r w:rsidR="0018664A">
              <w:rPr>
                <w:rFonts w:hint="cs" w:ascii="CordiaUPC" w:hAnsi="CordiaUPC"/>
                <w:sz w:val="28"/>
                <w:cs/>
              </w:rPr>
              <w:t xml:space="preserve"> หรือ </w:t>
            </w:r>
            <w:r w:rsidR="0018664A">
              <w:rPr>
                <w:rFonts w:ascii="CordiaUPC" w:hAnsi="CordiaUPC" w:cs="CordiaUPC"/>
                <w:sz w:val="28"/>
                <w:cs/>
              </w:rPr>
              <w:t>“</w:t>
            </w:r>
            <w:r w:rsidR="0018664A">
              <w:rPr>
                <w:rFonts w:ascii="CordiaUPC" w:hAnsi="CordiaUPC"/>
                <w:sz w:val="28"/>
              </w:rPr>
              <w:t>Karaoke</w:t>
            </w:r>
            <w:r w:rsidR="0018664A">
              <w:rPr>
                <w:rFonts w:ascii="CordiaUPC" w:hAnsi="CordiaUPC" w:cs="CordiaUPC"/>
                <w:sz w:val="28"/>
                <w:cs/>
              </w:rPr>
              <w:t>”</w:t>
            </w:r>
            <w:r w:rsidRPr="00952E5C">
              <w:rPr>
                <w:rFonts w:ascii="CordiaUPC" w:hAnsi="CordiaUPC"/>
                <w:sz w:val="28"/>
                <w:cs/>
              </w:rPr>
              <w:t xml:space="preserve"> </w:t>
            </w:r>
            <w:r>
              <w:rPr>
                <w:rFonts w:hint="cs" w:ascii="CordiaUPC" w:hAnsi="CordiaUPC"/>
                <w:sz w:val="28"/>
                <w:cs/>
              </w:rPr>
              <w:t>ดังนั้น</w:t>
            </w:r>
            <w:r>
              <w:rPr>
                <w:rFonts w:ascii="CordiaUPC" w:hAnsi="CordiaUPC" w:cs="Angsana New"/>
                <w:sz w:val="28"/>
                <w:cs/>
              </w:rPr>
              <w:t xml:space="preserve"> </w:t>
            </w:r>
            <w:r>
              <w:rPr>
                <w:rFonts w:hint="cs" w:ascii="CordiaUPC" w:hAnsi="CordiaUPC"/>
                <w:sz w:val="28"/>
                <w:cs/>
              </w:rPr>
              <w:t xml:space="preserve">จะต้องมีอย่างน้อย </w:t>
            </w:r>
            <w:r>
              <w:rPr>
                <w:rFonts w:ascii="CordiaUPC" w:hAnsi="CordiaUPC"/>
                <w:sz w:val="28"/>
              </w:rPr>
              <w:t>1 Row</w:t>
            </w:r>
            <w:r>
              <w:rPr>
                <w:rFonts w:hint="cs" w:ascii="CordiaUPC" w:hAnsi="CordiaUPC"/>
                <w:sz w:val="28"/>
                <w:cs/>
              </w:rPr>
              <w:t xml:space="preserve"> ที่มีค่า </w:t>
            </w:r>
            <w:r>
              <w:rPr>
                <w:rFonts w:ascii="CordiaUPC" w:hAnsi="CordiaUPC"/>
                <w:sz w:val="28"/>
              </w:rPr>
              <w:t xml:space="preserve">Service </w:t>
            </w:r>
            <w:r>
              <w:rPr>
                <w:rFonts w:hint="cs" w:ascii="CordiaUPC" w:hAnsi="CordiaUPC"/>
                <w:sz w:val="28"/>
                <w:cs/>
              </w:rPr>
              <w:t xml:space="preserve">เป็น </w:t>
            </w:r>
            <w:r>
              <w:rPr>
                <w:rFonts w:ascii="CordiaUPC" w:hAnsi="CordiaUPC" w:cs="Angsana New"/>
                <w:sz w:val="28"/>
                <w:cs/>
              </w:rPr>
              <w:t>“</w:t>
            </w:r>
            <w:r w:rsidRPr="0033449C">
              <w:rPr>
                <w:rFonts w:ascii="CordiaUPC" w:hAnsi="CordiaUPC"/>
                <w:sz w:val="28"/>
              </w:rPr>
              <w:t>Music Streaming</w:t>
            </w:r>
            <w:r>
              <w:rPr>
                <w:rFonts w:ascii="CordiaUPC" w:hAnsi="CordiaUPC" w:cs="Angsana New"/>
                <w:sz w:val="28"/>
                <w:cs/>
              </w:rPr>
              <w:t>”</w:t>
            </w:r>
            <w:r w:rsidR="0018664A">
              <w:rPr>
                <w:rFonts w:hint="cs" w:ascii="CordiaUPC" w:hAnsi="CordiaUPC"/>
                <w:sz w:val="28"/>
                <w:cs/>
              </w:rPr>
              <w:t xml:space="preserve"> หรือ </w:t>
            </w:r>
            <w:r w:rsidR="0018664A">
              <w:rPr>
                <w:rFonts w:ascii="CordiaUPC" w:hAnsi="CordiaUPC" w:cs="CordiaUPC"/>
                <w:sz w:val="28"/>
                <w:cs/>
              </w:rPr>
              <w:t>“</w:t>
            </w:r>
            <w:r w:rsidR="0018664A">
              <w:rPr>
                <w:rFonts w:ascii="CordiaUPC" w:hAnsi="CordiaUPC"/>
                <w:sz w:val="28"/>
              </w:rPr>
              <w:t>Karaoke</w:t>
            </w:r>
            <w:r w:rsidR="0018664A">
              <w:rPr>
                <w:rFonts w:ascii="CordiaUPC" w:hAnsi="CordiaUPC" w:cs="CordiaUPC"/>
                <w:sz w:val="28"/>
                <w:cs/>
              </w:rPr>
              <w:t>”</w:t>
            </w:r>
          </w:p>
          <w:p w:rsidR="004C7F58" w:rsidP="0036575A" w:rsidRDefault="004C7F58" w14:paraId="5608ABE8" w14:textId="77777777">
            <w:pPr>
              <w:pStyle w:val="NoSpacing"/>
              <w:rPr>
                <w:rFonts w:ascii="CordiaUPC" w:hAnsi="CordiaUPC"/>
                <w:sz w:val="28"/>
                <w:cs/>
              </w:rPr>
            </w:pPr>
            <w:r>
              <w:rPr>
                <w:rFonts w:ascii="CordiaUPC" w:hAnsi="CordiaUPC"/>
                <w:sz w:val="28"/>
              </w:rPr>
              <w:t xml:space="preserve">{1} </w:t>
            </w:r>
            <w:r>
              <w:rPr>
                <w:rFonts w:hint="cs" w:ascii="CordiaUPC" w:hAnsi="CordiaUPC"/>
                <w:sz w:val="28"/>
                <w:cs/>
              </w:rPr>
              <w:t xml:space="preserve">แทนค่าด้วย </w:t>
            </w:r>
            <w:r>
              <w:rPr>
                <w:rFonts w:ascii="CordiaUPC" w:hAnsi="CordiaUPC"/>
                <w:sz w:val="28"/>
              </w:rPr>
              <w:t>service</w:t>
            </w:r>
          </w:p>
          <w:p w:rsidR="004C7F58" w:rsidP="00C00550" w:rsidRDefault="004C7F58" w14:paraId="2F7605F8" w14:textId="25B7C2BE">
            <w:r>
              <w:t xml:space="preserve">{2} </w:t>
            </w:r>
            <w:r>
              <w:rPr>
                <w:rFonts w:hint="cs"/>
                <w:cs/>
              </w:rPr>
              <w:t xml:space="preserve">แทนค่าด้วย </w:t>
            </w:r>
            <w:r w:rsidRPr="001A53F3">
              <w:t xml:space="preserve">Product Specification </w:t>
            </w:r>
            <w:r w:rsidRPr="001A53F3">
              <w:rPr>
                <w:cs/>
              </w:rPr>
              <w:t>ที่เลือกมาและมีค่า</w:t>
            </w:r>
            <w:r w:rsidRPr="001A53F3">
              <w:t xml:space="preserve"> Category Type </w:t>
            </w:r>
            <w:r w:rsidRPr="001A53F3">
              <w:rPr>
                <w:cs/>
              </w:rPr>
              <w:t xml:space="preserve">เท่ากับ </w:t>
            </w:r>
            <w:r w:rsidRPr="001A53F3">
              <w:t>service</w:t>
            </w:r>
          </w:p>
        </w:tc>
        <w:tc>
          <w:tcPr>
            <w:tcW w:w="1144" w:type="pct"/>
            <w:gridSpan w:val="3"/>
          </w:tcPr>
          <w:p w:rsidR="004C7F58" w:rsidP="00C00550" w:rsidRDefault="004C7F58" w14:paraId="5DCFCE1D" w14:textId="15B6B63D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9A0D71" w:rsidTr="002E735B" w14:paraId="05EBB59C" w14:textId="77777777">
        <w:tc>
          <w:tcPr>
            <w:tcW w:w="5000" w:type="pct"/>
            <w:gridSpan w:val="8"/>
            <w:shd w:val="clear" w:color="auto" w:fill="C2D69B" w:themeFill="accent3" w:themeFillTint="99"/>
          </w:tcPr>
          <w:p w:rsidR="009A0D71" w:rsidP="000E77DA" w:rsidRDefault="009A0D71" w14:paraId="043BD1C9" w14:textId="78CFA9B6">
            <w:pPr>
              <w:pStyle w:val="HeaderTable"/>
              <w:rPr>
                <w:szCs w:val="36"/>
              </w:rPr>
            </w:pPr>
            <w:r>
              <w:t>Music Streaming Detail Section</w:t>
            </w:r>
          </w:p>
        </w:tc>
      </w:tr>
      <w:tr w:rsidR="009A0D71" w:rsidTr="002E735B" w14:paraId="6F5921CD" w14:textId="77777777">
        <w:tc>
          <w:tcPr>
            <w:tcW w:w="777" w:type="pct"/>
          </w:tcPr>
          <w:p w:rsidR="009A0D71" w:rsidP="00C00550" w:rsidRDefault="009A0D71" w14:paraId="6CB895C4" w14:textId="34499A47">
            <w:pPr>
              <w:pStyle w:val="BodyTextTable"/>
              <w:rPr>
                <w:rFonts w:ascii="CordiaUPC" w:hAnsi="CordiaUPC" w:cs="CordiaUPC"/>
                <w:sz w:val="28"/>
                <w:szCs w:val="28"/>
                <w:cs/>
                <w:lang w:bidi="th-TH"/>
              </w:rPr>
            </w:pPr>
            <w:r w:rsidRPr="00E97F4C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436" w:type="pct"/>
            <w:gridSpan w:val="3"/>
          </w:tcPr>
          <w:p w:rsidR="009A0D71" w:rsidP="00C00550" w:rsidRDefault="009A0D71" w14:paraId="00566AE8" w14:textId="4C000306">
            <w:r>
              <w:rPr>
                <w:rFonts w:cs="Angsana New"/>
              </w:rPr>
              <w:t>CP Name</w:t>
            </w:r>
            <w:r w:rsidRPr="00FA5291">
              <w:rPr>
                <w:rFonts w:cs="CordiaUPC"/>
              </w:rPr>
              <w:t xml:space="preserve"> is required</w:t>
            </w:r>
            <w:r w:rsidRPr="00FA5291">
              <w:rPr>
                <w:rFonts w:cs="CordiaUPC"/>
                <w:cs/>
              </w:rPr>
              <w:t>.</w:t>
            </w:r>
          </w:p>
        </w:tc>
        <w:tc>
          <w:tcPr>
            <w:tcW w:w="1643" w:type="pct"/>
          </w:tcPr>
          <w:p w:rsidR="009A0D71" w:rsidP="00C00550" w:rsidRDefault="009A0D71" w14:paraId="0E4FEC93" w14:textId="7A8F3B6A">
            <w:r>
              <w:rPr>
                <w:rFonts w:cs="Angsana New"/>
              </w:rPr>
              <w:t>cpName</w:t>
            </w:r>
            <w:r>
              <w:rPr>
                <w:rFonts w:cs="CordiaUPC"/>
                <w:cs/>
              </w:rPr>
              <w:t xml:space="preserve"> </w:t>
            </w:r>
            <w:r w:rsidRPr="00E97F4C">
              <w:rPr>
                <w:rFonts w:cs="CordiaUPC"/>
                <w:cs/>
              </w:rPr>
              <w:t xml:space="preserve">เป็น </w:t>
            </w:r>
            <w:r w:rsidRPr="00121D4E">
              <w:rPr>
                <w:rFonts w:cs="CordiaUPC"/>
              </w:rPr>
              <w:t>Mandatory</w:t>
            </w:r>
          </w:p>
        </w:tc>
        <w:tc>
          <w:tcPr>
            <w:tcW w:w="1144" w:type="pct"/>
            <w:gridSpan w:val="3"/>
          </w:tcPr>
          <w:p w:rsidR="009A0D71" w:rsidP="00C00550" w:rsidRDefault="009A0D71" w14:paraId="2B336FEA" w14:textId="77777777">
            <w:pPr>
              <w:rPr>
                <w:rFonts w:cs="CordiaUPC"/>
                <w:szCs w:val="36"/>
              </w:rPr>
            </w:pPr>
          </w:p>
        </w:tc>
      </w:tr>
      <w:tr w:rsidR="003537C1" w:rsidTr="002E735B" w14:paraId="4714B44E" w14:textId="77777777">
        <w:tc>
          <w:tcPr>
            <w:tcW w:w="777" w:type="pct"/>
          </w:tcPr>
          <w:p w:rsidRPr="00E97F4C" w:rsidR="003537C1" w:rsidP="003537C1" w:rsidRDefault="003537C1" w14:paraId="258AF3EE" w14:textId="1C1BD090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hint="cs" w:ascii="CordiaUPC" w:hAnsi="CordiaUPC" w:cs="CordiaUPC"/>
                <w:sz w:val="28"/>
                <w:szCs w:val="28"/>
                <w:cs/>
                <w:lang w:bidi="th-TH"/>
              </w:rPr>
              <w:t>00001</w:t>
            </w:r>
          </w:p>
        </w:tc>
        <w:tc>
          <w:tcPr>
            <w:tcW w:w="1436" w:type="pct"/>
            <w:gridSpan w:val="3"/>
          </w:tcPr>
          <w:p w:rsidR="003537C1" w:rsidP="003537C1" w:rsidRDefault="003537C1" w14:paraId="5EBCAADB" w14:textId="721CE26D">
            <w:pPr>
              <w:rPr>
                <w:rFonts w:cs="Angsana New"/>
              </w:rPr>
            </w:pPr>
            <w:r>
              <w:rPr>
                <w:color w:val="000000" w:themeColor="text1"/>
              </w:rPr>
              <w:t>Platform</w:t>
            </w:r>
            <w:r>
              <w:rPr>
                <w:rFonts w:hint="cs"/>
                <w:color w:val="000000" w:themeColor="text1"/>
                <w:cs/>
              </w:rPr>
              <w:t xml:space="preserve"> </w:t>
            </w:r>
            <w:r>
              <w:rPr>
                <w:color w:val="000000" w:themeColor="text1"/>
              </w:rPr>
              <w:t>is required</w:t>
            </w:r>
          </w:p>
        </w:tc>
        <w:tc>
          <w:tcPr>
            <w:tcW w:w="1643" w:type="pct"/>
          </w:tcPr>
          <w:p w:rsidR="003537C1" w:rsidP="003537C1" w:rsidRDefault="003537C1" w14:paraId="06F372A5" w14:textId="59275FB0">
            <w:pPr>
              <w:rPr>
                <w:rFonts w:cs="Angsana New"/>
              </w:rPr>
            </w:pPr>
            <w:r>
              <w:rPr>
                <w:color w:val="000000" w:themeColor="text1"/>
              </w:rPr>
              <w:t>Platform</w:t>
            </w:r>
            <w:r>
              <w:rPr>
                <w:rFonts w:hint="cs"/>
                <w:color w:val="000000" w:themeColor="text1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จะต้องเป็น </w:t>
            </w:r>
            <w:r>
              <w:t>Mandatory</w:t>
            </w:r>
          </w:p>
        </w:tc>
        <w:tc>
          <w:tcPr>
            <w:tcW w:w="1144" w:type="pct"/>
            <w:gridSpan w:val="3"/>
          </w:tcPr>
          <w:p w:rsidR="003537C1" w:rsidP="003537C1" w:rsidRDefault="003537C1" w14:paraId="4481EAAC" w14:textId="77777777">
            <w:pPr>
              <w:rPr>
                <w:rFonts w:cs="CordiaUPC"/>
                <w:szCs w:val="36"/>
              </w:rPr>
            </w:pPr>
          </w:p>
        </w:tc>
      </w:tr>
      <w:tr w:rsidR="003537C1" w:rsidTr="002E735B" w14:paraId="08507E15" w14:textId="77777777">
        <w:tc>
          <w:tcPr>
            <w:tcW w:w="777" w:type="pct"/>
          </w:tcPr>
          <w:p w:rsidR="003537C1" w:rsidP="003537C1" w:rsidRDefault="003537C1" w14:paraId="052BE0BB" w14:textId="06B071F5">
            <w:pPr>
              <w:pStyle w:val="BodyTextTable"/>
              <w:rPr>
                <w:rFonts w:ascii="CordiaUPC" w:hAnsi="CordiaUPC" w:cs="CordiaUPC"/>
                <w:sz w:val="28"/>
                <w:szCs w:val="28"/>
                <w:cs/>
                <w:lang w:bidi="th-TH"/>
              </w:rPr>
            </w:pPr>
            <w:r w:rsidRPr="00E97F4C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436" w:type="pct"/>
            <w:gridSpan w:val="3"/>
          </w:tcPr>
          <w:p w:rsidR="003537C1" w:rsidP="003537C1" w:rsidRDefault="003537C1" w14:paraId="7F591DAD" w14:textId="64D12BF8">
            <w:r>
              <w:rPr>
                <w:rFonts w:cs="Angsana New"/>
              </w:rPr>
              <w:t>IP</w:t>
            </w:r>
            <w:r w:rsidRPr="00FA5291">
              <w:rPr>
                <w:rFonts w:cs="CordiaUPC"/>
              </w:rPr>
              <w:t xml:space="preserve"> is required</w:t>
            </w:r>
            <w:r w:rsidRPr="00FA5291">
              <w:rPr>
                <w:rFonts w:cs="CordiaUPC"/>
                <w:cs/>
              </w:rPr>
              <w:t>.</w:t>
            </w:r>
          </w:p>
        </w:tc>
        <w:tc>
          <w:tcPr>
            <w:tcW w:w="1643" w:type="pct"/>
          </w:tcPr>
          <w:p w:rsidR="003537C1" w:rsidP="003537C1" w:rsidRDefault="003537C1" w14:paraId="18D47B73" w14:textId="46E590F4">
            <w:r>
              <w:rPr>
                <w:rFonts w:cs="Angsana New"/>
              </w:rPr>
              <w:t>ip</w:t>
            </w:r>
            <w:r>
              <w:rPr>
                <w:rFonts w:cs="CordiaUPC"/>
                <w:cs/>
              </w:rPr>
              <w:t xml:space="preserve"> </w:t>
            </w:r>
            <w:r w:rsidRPr="00E97F4C">
              <w:rPr>
                <w:rFonts w:cs="CordiaUPC"/>
                <w:cs/>
              </w:rPr>
              <w:t xml:space="preserve">เป็น </w:t>
            </w:r>
            <w:r w:rsidRPr="00121D4E">
              <w:rPr>
                <w:rFonts w:cs="CordiaUPC"/>
              </w:rPr>
              <w:t>Mandatory</w:t>
            </w:r>
          </w:p>
        </w:tc>
        <w:tc>
          <w:tcPr>
            <w:tcW w:w="1144" w:type="pct"/>
            <w:gridSpan w:val="3"/>
          </w:tcPr>
          <w:p w:rsidR="003537C1" w:rsidP="003537C1" w:rsidRDefault="003537C1" w14:paraId="2A909929" w14:textId="77777777">
            <w:pPr>
              <w:rPr>
                <w:rFonts w:cs="CordiaUPC"/>
                <w:szCs w:val="36"/>
              </w:rPr>
            </w:pPr>
          </w:p>
        </w:tc>
      </w:tr>
      <w:tr w:rsidR="003537C1" w:rsidTr="002E735B" w14:paraId="56869376" w14:textId="77777777">
        <w:tc>
          <w:tcPr>
            <w:tcW w:w="777" w:type="pct"/>
          </w:tcPr>
          <w:p w:rsidR="003537C1" w:rsidP="003537C1" w:rsidRDefault="003537C1" w14:paraId="7813CFB1" w14:textId="32C24450">
            <w:pPr>
              <w:pStyle w:val="BodyTextTable"/>
              <w:rPr>
                <w:rFonts w:ascii="CordiaUPC" w:hAnsi="CordiaUPC" w:cs="CordiaUPC"/>
                <w:sz w:val="28"/>
                <w:szCs w:val="28"/>
                <w:cs/>
                <w:lang w:bidi="th-TH"/>
              </w:rPr>
            </w:pPr>
            <w:r w:rsidRPr="00E97F4C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436" w:type="pct"/>
            <w:gridSpan w:val="3"/>
          </w:tcPr>
          <w:p w:rsidR="003537C1" w:rsidP="003537C1" w:rsidRDefault="003537C1" w14:paraId="2B13B010" w14:textId="15FD9783">
            <w:r>
              <w:rPr>
                <w:rFonts w:cs="Angsana New"/>
              </w:rPr>
              <w:t>Port</w:t>
            </w:r>
            <w:r w:rsidRPr="00FA5291">
              <w:rPr>
                <w:rFonts w:cs="CordiaUPC"/>
              </w:rPr>
              <w:t xml:space="preserve"> is required</w:t>
            </w:r>
            <w:r w:rsidRPr="00FA5291">
              <w:rPr>
                <w:rFonts w:cs="CordiaUPC"/>
                <w:cs/>
              </w:rPr>
              <w:t>.</w:t>
            </w:r>
          </w:p>
        </w:tc>
        <w:tc>
          <w:tcPr>
            <w:tcW w:w="1643" w:type="pct"/>
          </w:tcPr>
          <w:p w:rsidR="003537C1" w:rsidP="003537C1" w:rsidRDefault="003537C1" w14:paraId="2D562BE8" w14:textId="2A54E91E">
            <w:r>
              <w:rPr>
                <w:rFonts w:cs="Angsana New"/>
              </w:rPr>
              <w:t>port</w:t>
            </w:r>
            <w:r>
              <w:rPr>
                <w:rFonts w:cs="CordiaUPC"/>
                <w:cs/>
              </w:rPr>
              <w:t xml:space="preserve"> </w:t>
            </w:r>
            <w:r w:rsidRPr="00E97F4C">
              <w:rPr>
                <w:rFonts w:cs="CordiaUPC"/>
                <w:cs/>
              </w:rPr>
              <w:t xml:space="preserve">เป็น </w:t>
            </w:r>
            <w:r w:rsidRPr="00121D4E">
              <w:rPr>
                <w:rFonts w:cs="CordiaUPC"/>
              </w:rPr>
              <w:t>Mandatory</w:t>
            </w:r>
          </w:p>
        </w:tc>
        <w:tc>
          <w:tcPr>
            <w:tcW w:w="1144" w:type="pct"/>
            <w:gridSpan w:val="3"/>
          </w:tcPr>
          <w:p w:rsidR="003537C1" w:rsidP="003537C1" w:rsidRDefault="003537C1" w14:paraId="5DDF31CE" w14:textId="77777777">
            <w:pPr>
              <w:rPr>
                <w:rFonts w:cs="CordiaUPC"/>
                <w:szCs w:val="36"/>
              </w:rPr>
            </w:pPr>
          </w:p>
        </w:tc>
      </w:tr>
      <w:tr w:rsidR="003537C1" w:rsidTr="002E735B" w14:paraId="1426D8F4" w14:textId="77777777">
        <w:tc>
          <w:tcPr>
            <w:tcW w:w="777" w:type="pct"/>
          </w:tcPr>
          <w:p w:rsidR="003537C1" w:rsidP="003537C1" w:rsidRDefault="003537C1" w14:paraId="03D3F7BA" w14:textId="61C37D0A">
            <w:pPr>
              <w:pStyle w:val="BodyTextTable"/>
              <w:rPr>
                <w:rFonts w:ascii="CordiaUPC" w:hAnsi="CordiaUPC" w:cs="CordiaUPC"/>
                <w:sz w:val="28"/>
                <w:szCs w:val="28"/>
                <w:cs/>
                <w:lang w:bidi="th-TH"/>
              </w:rPr>
            </w:pPr>
            <w:r w:rsidRPr="00E97F4C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436" w:type="pct"/>
            <w:gridSpan w:val="3"/>
          </w:tcPr>
          <w:p w:rsidR="003537C1" w:rsidP="003537C1" w:rsidRDefault="003537C1" w14:paraId="75D35696" w14:textId="6989BC42">
            <w:r>
              <w:rPr>
                <w:rFonts w:cs="Angsana New"/>
              </w:rPr>
              <w:t>Account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cs="Angsana New"/>
              </w:rPr>
              <w:t>Trig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cs="Angsana New"/>
              </w:rPr>
              <w:t>Path</w:t>
            </w:r>
            <w:r w:rsidRPr="00FA5291">
              <w:rPr>
                <w:rFonts w:cs="CordiaUPC"/>
              </w:rPr>
              <w:t xml:space="preserve"> is required</w:t>
            </w:r>
            <w:r w:rsidRPr="00FA5291">
              <w:rPr>
                <w:rFonts w:cs="CordiaUPC"/>
                <w:cs/>
              </w:rPr>
              <w:t>.</w:t>
            </w:r>
          </w:p>
        </w:tc>
        <w:tc>
          <w:tcPr>
            <w:tcW w:w="1643" w:type="pct"/>
          </w:tcPr>
          <w:p w:rsidR="003537C1" w:rsidP="003537C1" w:rsidRDefault="003537C1" w14:paraId="47ADA54A" w14:textId="01618B0B">
            <w:r>
              <w:rPr>
                <w:rFonts w:cs="Angsana New"/>
              </w:rPr>
              <w:t>accountTrigPath</w:t>
            </w:r>
            <w:r>
              <w:rPr>
                <w:rFonts w:cs="CordiaUPC"/>
                <w:cs/>
              </w:rPr>
              <w:t xml:space="preserve"> </w:t>
            </w:r>
            <w:r w:rsidRPr="00E97F4C">
              <w:rPr>
                <w:rFonts w:cs="CordiaUPC"/>
                <w:cs/>
              </w:rPr>
              <w:t xml:space="preserve">เป็น </w:t>
            </w:r>
            <w:r w:rsidRPr="00121D4E">
              <w:rPr>
                <w:rFonts w:cs="CordiaUPC"/>
              </w:rPr>
              <w:t>Mandatory</w:t>
            </w:r>
          </w:p>
        </w:tc>
        <w:tc>
          <w:tcPr>
            <w:tcW w:w="1144" w:type="pct"/>
            <w:gridSpan w:val="3"/>
          </w:tcPr>
          <w:p w:rsidR="003537C1" w:rsidP="003537C1" w:rsidRDefault="003537C1" w14:paraId="6BAAD7D4" w14:textId="77777777">
            <w:pPr>
              <w:rPr>
                <w:rFonts w:cs="CordiaUPC"/>
                <w:szCs w:val="36"/>
              </w:rPr>
            </w:pPr>
          </w:p>
        </w:tc>
      </w:tr>
      <w:tr w:rsidR="003537C1" w:rsidTr="002E735B" w14:paraId="4E97DD88" w14:textId="77777777">
        <w:tc>
          <w:tcPr>
            <w:tcW w:w="777" w:type="pct"/>
          </w:tcPr>
          <w:p w:rsidR="003537C1" w:rsidP="003537C1" w:rsidRDefault="003537C1" w14:paraId="315DC2B6" w14:textId="23A0C984">
            <w:pPr>
              <w:pStyle w:val="BodyTextTable"/>
              <w:rPr>
                <w:rFonts w:ascii="CordiaUPC" w:hAnsi="CordiaUPC" w:cs="CordiaUPC"/>
                <w:sz w:val="28"/>
                <w:szCs w:val="28"/>
                <w:cs/>
                <w:lang w:bidi="th-TH"/>
              </w:rPr>
            </w:pPr>
            <w:r w:rsidRPr="00E97F4C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436" w:type="pct"/>
            <w:gridSpan w:val="3"/>
          </w:tcPr>
          <w:p w:rsidR="003537C1" w:rsidP="003537C1" w:rsidRDefault="003537C1" w14:paraId="75039130" w14:textId="259B0F83">
            <w:r>
              <w:rPr>
                <w:rFonts w:cs="Angsana New"/>
              </w:rPr>
              <w:t>Package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cs="Angsana New"/>
              </w:rPr>
              <w:t>Trig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cs="Angsana New"/>
              </w:rPr>
              <w:t>Path</w:t>
            </w:r>
            <w:r w:rsidRPr="00FA5291">
              <w:rPr>
                <w:rFonts w:cs="CordiaUPC"/>
              </w:rPr>
              <w:t xml:space="preserve"> is required</w:t>
            </w:r>
            <w:r w:rsidRPr="00FA5291">
              <w:rPr>
                <w:rFonts w:cs="CordiaUPC"/>
                <w:cs/>
              </w:rPr>
              <w:t>.</w:t>
            </w:r>
          </w:p>
        </w:tc>
        <w:tc>
          <w:tcPr>
            <w:tcW w:w="1643" w:type="pct"/>
          </w:tcPr>
          <w:p w:rsidR="003537C1" w:rsidP="003537C1" w:rsidRDefault="003537C1" w14:paraId="24E5CCCF" w14:textId="5DCEF67E">
            <w:r>
              <w:rPr>
                <w:rFonts w:cs="Angsana New"/>
              </w:rPr>
              <w:t>packageTrigPath</w:t>
            </w:r>
            <w:r>
              <w:rPr>
                <w:rFonts w:cs="CordiaUPC"/>
                <w:cs/>
              </w:rPr>
              <w:t xml:space="preserve"> </w:t>
            </w:r>
            <w:r w:rsidRPr="00E97F4C">
              <w:rPr>
                <w:rFonts w:cs="CordiaUPC"/>
                <w:cs/>
              </w:rPr>
              <w:t xml:space="preserve">เป็น </w:t>
            </w:r>
            <w:r w:rsidRPr="00121D4E">
              <w:rPr>
                <w:rFonts w:cs="CordiaUPC"/>
              </w:rPr>
              <w:t>Mandatory</w:t>
            </w:r>
          </w:p>
        </w:tc>
        <w:tc>
          <w:tcPr>
            <w:tcW w:w="1144" w:type="pct"/>
            <w:gridSpan w:val="3"/>
          </w:tcPr>
          <w:p w:rsidR="003537C1" w:rsidP="003537C1" w:rsidRDefault="003537C1" w14:paraId="1EEEEA1B" w14:textId="77777777">
            <w:pPr>
              <w:rPr>
                <w:rFonts w:cs="CordiaUPC"/>
                <w:szCs w:val="36"/>
              </w:rPr>
            </w:pPr>
          </w:p>
        </w:tc>
      </w:tr>
      <w:tr w:rsidR="003537C1" w:rsidTr="002E735B" w14:paraId="19020951" w14:textId="77777777">
        <w:tc>
          <w:tcPr>
            <w:tcW w:w="777" w:type="pct"/>
          </w:tcPr>
          <w:p w:rsidRPr="00F25644" w:rsidR="003537C1" w:rsidP="003537C1" w:rsidRDefault="003537C1" w14:paraId="331A8E70" w14:textId="7028CB60">
            <w:pPr>
              <w:pStyle w:val="BodyTextTable"/>
              <w:rPr>
                <w:rFonts w:ascii="CordiaUPC" w:hAnsi="CordiaUPC" w:cs="CordiaUPC"/>
                <w:sz w:val="28"/>
                <w:szCs w:val="28"/>
                <w:cs/>
                <w:lang w:bidi="th-TH"/>
              </w:rPr>
            </w:pP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>00022</w:t>
            </w:r>
          </w:p>
        </w:tc>
        <w:tc>
          <w:tcPr>
            <w:tcW w:w="1436" w:type="pct"/>
            <w:gridSpan w:val="3"/>
          </w:tcPr>
          <w:p w:rsidRPr="000E77DA" w:rsidR="003537C1" w:rsidP="003537C1" w:rsidRDefault="003537C1" w14:paraId="1CD724F9" w14:textId="580FCE5F">
            <w:pPr>
              <w:rPr>
                <w:rFonts w:cs="CordiaUPC"/>
              </w:rPr>
            </w:pPr>
            <w:r>
              <w:t xml:space="preserve">Partner App ID Table for </w:t>
            </w:r>
            <w:r>
              <w:rPr>
                <w:rFonts w:cs="CordiaUPC"/>
                <w:cs/>
              </w:rPr>
              <w:t>“</w:t>
            </w:r>
            <w:r>
              <w:t>Post</w:t>
            </w:r>
            <w:r>
              <w:rPr>
                <w:rFonts w:cs="CordiaUPC"/>
                <w:cs/>
              </w:rPr>
              <w:t>-</w:t>
            </w:r>
            <w:r>
              <w:t>paid</w:t>
            </w:r>
            <w:r>
              <w:rPr>
                <w:rFonts w:cs="CordiaUPC"/>
                <w:cs/>
              </w:rPr>
              <w:t>”</w:t>
            </w:r>
            <w:r>
              <w:t xml:space="preserve"> must have at least 1 row when </w:t>
            </w:r>
            <w:r>
              <w:rPr>
                <w:rFonts w:cs="CordiaUPC"/>
                <w:szCs w:val="36"/>
              </w:rPr>
              <w:t xml:space="preserve">Customer Type </w:t>
            </w:r>
            <w:r>
              <w:t xml:space="preserve">is </w:t>
            </w:r>
            <w:r>
              <w:rPr>
                <w:rFonts w:cs="CordiaUPC"/>
                <w:cs/>
              </w:rPr>
              <w:t>“</w:t>
            </w:r>
            <w:r>
              <w:t>{1}</w:t>
            </w:r>
            <w:r>
              <w:rPr>
                <w:rFonts w:cs="CordiaUPC"/>
                <w:cs/>
              </w:rPr>
              <w:t>”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643" w:type="pct"/>
          </w:tcPr>
          <w:p w:rsidR="003537C1" w:rsidP="003537C1" w:rsidRDefault="003537C1" w14:paraId="0C7C885C" w14:textId="77777777">
            <w:r>
              <w:rPr>
                <w:rFonts w:hint="cs"/>
                <w:cs/>
              </w:rPr>
              <w:t xml:space="preserve">ถ้า </w:t>
            </w:r>
            <w:r>
              <w:rPr>
                <w:rFonts w:cs="CordiaUPC"/>
                <w:szCs w:val="36"/>
              </w:rPr>
              <w:t xml:space="preserve">customerType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CordiaUPC"/>
                <w:cs/>
              </w:rPr>
              <w:t>“</w:t>
            </w:r>
            <w:r>
              <w:t>Post</w:t>
            </w:r>
            <w:r>
              <w:rPr>
                <w:rFonts w:cs="CordiaUPC"/>
                <w:cs/>
              </w:rPr>
              <w:t>-</w:t>
            </w:r>
            <w:r>
              <w:t>paid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หรือ </w:t>
            </w:r>
            <w:r>
              <w:rPr>
                <w:rFonts w:cs="CordiaUPC"/>
                <w:cs/>
              </w:rPr>
              <w:t>“</w:t>
            </w:r>
            <w:r>
              <w:t>All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ดังนั้น </w:t>
            </w:r>
            <w:r>
              <w:t xml:space="preserve">Partner App ID Table </w:t>
            </w:r>
            <w:r>
              <w:rPr>
                <w:rFonts w:hint="cs"/>
                <w:cs/>
              </w:rPr>
              <w:t xml:space="preserve">ต้องมีอย่างน้อย </w:t>
            </w:r>
            <w:r>
              <w:t>1 Rows</w:t>
            </w:r>
          </w:p>
          <w:p w:rsidR="003537C1" w:rsidP="003537C1" w:rsidRDefault="003537C1" w14:paraId="04B22679" w14:textId="2087D6F7">
            <w:r>
              <w:t xml:space="preserve">{1} </w:t>
            </w:r>
            <w:r>
              <w:rPr>
                <w:rFonts w:cs="CordiaUPC"/>
                <w:cs/>
              </w:rPr>
              <w:t xml:space="preserve">= </w:t>
            </w:r>
            <w:r>
              <w:t xml:space="preserve">customerType </w:t>
            </w:r>
            <w:r>
              <w:rPr>
                <w:rFonts w:hint="cs"/>
                <w:cs/>
              </w:rPr>
              <w:t xml:space="preserve">ของหน้าจอ </w:t>
            </w:r>
            <w:r>
              <w:t>Mass Product Offering Definition</w:t>
            </w:r>
          </w:p>
        </w:tc>
        <w:tc>
          <w:tcPr>
            <w:tcW w:w="1144" w:type="pct"/>
            <w:gridSpan w:val="3"/>
          </w:tcPr>
          <w:p w:rsidR="003537C1" w:rsidP="003537C1" w:rsidRDefault="00E74C97" w14:paraId="417AA468" w14:textId="46633EF9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3537C1" w:rsidTr="002E735B" w14:paraId="40966573" w14:textId="77777777">
        <w:tc>
          <w:tcPr>
            <w:tcW w:w="777" w:type="pct"/>
          </w:tcPr>
          <w:p w:rsidRPr="00F25644" w:rsidR="003537C1" w:rsidP="003537C1" w:rsidRDefault="003537C1" w14:paraId="7E2C329A" w14:textId="45808DD5">
            <w:pPr>
              <w:pStyle w:val="BodyTextTable"/>
              <w:rPr>
                <w:rFonts w:ascii="CordiaUPC" w:hAnsi="CordiaUPC" w:cs="CordiaUPC"/>
                <w:sz w:val="28"/>
                <w:szCs w:val="28"/>
                <w:cs/>
                <w:lang w:bidi="th-TH"/>
              </w:rPr>
            </w:pP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>00022</w:t>
            </w:r>
          </w:p>
        </w:tc>
        <w:tc>
          <w:tcPr>
            <w:tcW w:w="1436" w:type="pct"/>
            <w:gridSpan w:val="3"/>
          </w:tcPr>
          <w:p w:rsidRPr="000E77DA" w:rsidR="003537C1" w:rsidP="003537C1" w:rsidRDefault="003537C1" w14:paraId="009E3769" w14:textId="472B5282">
            <w:pPr>
              <w:rPr>
                <w:rFonts w:cs="CordiaUPC"/>
              </w:rPr>
            </w:pPr>
            <w:r>
              <w:t xml:space="preserve">Partner App ID Table for </w:t>
            </w:r>
            <w:r>
              <w:rPr>
                <w:rFonts w:cs="CordiaUPC"/>
                <w:cs/>
              </w:rPr>
              <w:t>“</w:t>
            </w:r>
            <w:r>
              <w:t>Pre</w:t>
            </w:r>
            <w:r>
              <w:rPr>
                <w:rFonts w:cs="CordiaUPC"/>
                <w:cs/>
              </w:rPr>
              <w:t>-</w:t>
            </w:r>
            <w:r>
              <w:t>paid</w:t>
            </w:r>
            <w:r>
              <w:rPr>
                <w:rFonts w:cs="CordiaUPC"/>
                <w:cs/>
              </w:rPr>
              <w:t>”</w:t>
            </w:r>
            <w:r>
              <w:t xml:space="preserve"> must have at least 1 row when </w:t>
            </w:r>
            <w:r>
              <w:rPr>
                <w:rFonts w:cs="CordiaUPC"/>
                <w:szCs w:val="36"/>
              </w:rPr>
              <w:t>Customer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cs="CordiaUPC"/>
                <w:szCs w:val="36"/>
              </w:rPr>
              <w:t xml:space="preserve">Type </w:t>
            </w:r>
            <w:r>
              <w:t xml:space="preserve">is </w:t>
            </w:r>
            <w:r>
              <w:rPr>
                <w:rFonts w:cs="CordiaUPC"/>
                <w:cs/>
              </w:rPr>
              <w:t>“</w:t>
            </w:r>
            <w:r>
              <w:t>{1}</w:t>
            </w:r>
            <w:r>
              <w:rPr>
                <w:rFonts w:cs="CordiaUPC"/>
                <w:cs/>
              </w:rPr>
              <w:t>”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643" w:type="pct"/>
          </w:tcPr>
          <w:p w:rsidR="003537C1" w:rsidP="003537C1" w:rsidRDefault="003537C1" w14:paraId="716CEA06" w14:textId="77777777">
            <w:r>
              <w:rPr>
                <w:rFonts w:hint="cs"/>
                <w:cs/>
              </w:rPr>
              <w:t xml:space="preserve">ถ้า </w:t>
            </w:r>
            <w:r>
              <w:rPr>
                <w:rFonts w:cs="CordiaUPC"/>
                <w:szCs w:val="36"/>
              </w:rPr>
              <w:t xml:space="preserve">customerType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CordiaUPC"/>
                <w:cs/>
              </w:rPr>
              <w:t>“</w:t>
            </w:r>
            <w:r>
              <w:t>Pre</w:t>
            </w:r>
            <w:r>
              <w:rPr>
                <w:rFonts w:cs="CordiaUPC"/>
                <w:cs/>
              </w:rPr>
              <w:t>-</w:t>
            </w:r>
            <w:r>
              <w:t>paid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หรือ </w:t>
            </w:r>
            <w:r>
              <w:rPr>
                <w:rFonts w:cs="CordiaUPC"/>
                <w:cs/>
              </w:rPr>
              <w:t>“</w:t>
            </w:r>
            <w:r>
              <w:t>All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ดังนั้น </w:t>
            </w:r>
            <w:r>
              <w:t xml:space="preserve">Partner App ID Table </w:t>
            </w:r>
            <w:r>
              <w:rPr>
                <w:rFonts w:hint="cs"/>
                <w:cs/>
              </w:rPr>
              <w:t xml:space="preserve">ต้องมีอย่างน้อย </w:t>
            </w:r>
            <w:r>
              <w:t>1 Rows</w:t>
            </w:r>
          </w:p>
          <w:p w:rsidR="003537C1" w:rsidP="003537C1" w:rsidRDefault="003537C1" w14:paraId="50C05531" w14:textId="09217C53">
            <w:r>
              <w:t xml:space="preserve">{1} </w:t>
            </w:r>
            <w:r>
              <w:rPr>
                <w:rFonts w:cs="CordiaUPC"/>
                <w:cs/>
              </w:rPr>
              <w:t xml:space="preserve">= </w:t>
            </w:r>
            <w:r>
              <w:t xml:space="preserve">customerType </w:t>
            </w:r>
            <w:r>
              <w:rPr>
                <w:rFonts w:hint="cs"/>
                <w:cs/>
              </w:rPr>
              <w:t xml:space="preserve">ของหน้าจอ </w:t>
            </w:r>
            <w:r>
              <w:t>Mass Product Offering Definition</w:t>
            </w:r>
          </w:p>
        </w:tc>
        <w:tc>
          <w:tcPr>
            <w:tcW w:w="1144" w:type="pct"/>
            <w:gridSpan w:val="3"/>
          </w:tcPr>
          <w:p w:rsidR="003537C1" w:rsidP="003537C1" w:rsidRDefault="00E74C97" w14:paraId="7D910C6B" w14:textId="6DC708E4">
            <w:pPr>
              <w:rPr>
                <w:rFonts w:cs="CordiaUPC"/>
                <w:szCs w:val="36"/>
                <w:cs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9D0339" w:rsidTr="002E735B" w14:paraId="1800877C" w14:textId="77777777">
        <w:tc>
          <w:tcPr>
            <w:tcW w:w="777" w:type="pct"/>
          </w:tcPr>
          <w:p w:rsidR="009D0339" w:rsidP="009D0339" w:rsidRDefault="009D0339" w14:paraId="4046307B" w14:textId="30A6D202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 w:rsidRPr="009D0339">
              <w:rPr>
                <w:rFonts w:ascii="CordiaUPC" w:hAnsi="CordiaUPC" w:cs="CordiaUPC"/>
                <w:sz w:val="28"/>
                <w:szCs w:val="28"/>
                <w:lang w:bidi="th-TH"/>
              </w:rPr>
              <w:t>00056</w:t>
            </w:r>
          </w:p>
        </w:tc>
        <w:tc>
          <w:tcPr>
            <w:tcW w:w="1436" w:type="pct"/>
            <w:gridSpan w:val="3"/>
          </w:tcPr>
          <w:p w:rsidR="009D0339" w:rsidP="009D0339" w:rsidRDefault="009D0339" w14:paraId="5FBEAE7C" w14:textId="0AAC1ECE">
            <w:r>
              <w:t xml:space="preserve">Vimmi Product Table must have at least </w:t>
            </w:r>
            <w:r>
              <w:rPr>
                <w:rFonts w:hint="cs"/>
                <w:cs/>
              </w:rPr>
              <w:t>1</w:t>
            </w:r>
            <w:r>
              <w:t xml:space="preserve"> Rows</w:t>
            </w:r>
            <w:r>
              <w:rPr>
                <w:rFonts w:cs="CordiaUPC"/>
                <w:cs/>
              </w:rPr>
              <w:t>.</w:t>
            </w:r>
          </w:p>
        </w:tc>
        <w:tc>
          <w:tcPr>
            <w:tcW w:w="1643" w:type="pct"/>
          </w:tcPr>
          <w:p w:rsidR="009D0339" w:rsidP="009D0339" w:rsidRDefault="009D0339" w14:paraId="3138A6AF" w14:textId="305F566D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>portionSharing</w:t>
            </w:r>
            <w:r>
              <w:rPr>
                <w:rFonts w:hint="cs"/>
                <w:cs/>
              </w:rPr>
              <w:t xml:space="preserve"> มีค่าเป็น </w:t>
            </w:r>
            <w:r>
              <w:rPr>
                <w:rFonts w:cs="CordiaUPC"/>
                <w:cs/>
              </w:rPr>
              <w:t>“</w:t>
            </w:r>
            <w:r>
              <w:t>Y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>ดังนั้น</w:t>
            </w:r>
            <w:r>
              <w:rPr>
                <w:rFonts w:cs="CordiaUPC"/>
                <w:cs/>
              </w:rPr>
              <w:t xml:space="preserve"> </w:t>
            </w:r>
            <w:r>
              <w:t xml:space="preserve">Vimmi Product Table </w:t>
            </w:r>
            <w:r>
              <w:rPr>
                <w:rFonts w:hint="cs"/>
                <w:cs/>
              </w:rPr>
              <w:t>จะต้องมีอย่างน้อย 1</w:t>
            </w:r>
            <w:r>
              <w:t xml:space="preserve"> Rows</w:t>
            </w:r>
          </w:p>
        </w:tc>
        <w:tc>
          <w:tcPr>
            <w:tcW w:w="1144" w:type="pct"/>
            <w:gridSpan w:val="3"/>
          </w:tcPr>
          <w:p w:rsidR="009D0339" w:rsidP="009D0339" w:rsidRDefault="009D0339" w14:paraId="655F6708" w14:textId="77777777">
            <w:pPr>
              <w:rPr>
                <w:rFonts w:cs="CordiaUPC"/>
                <w:szCs w:val="36"/>
              </w:rPr>
            </w:pPr>
          </w:p>
        </w:tc>
      </w:tr>
      <w:tr w:rsidR="009D0339" w:rsidTr="002E735B" w14:paraId="0ABACA21" w14:textId="77777777">
        <w:tc>
          <w:tcPr>
            <w:tcW w:w="5000" w:type="pct"/>
            <w:gridSpan w:val="8"/>
            <w:shd w:val="clear" w:color="auto" w:fill="C2D69B" w:themeFill="accent3" w:themeFillTint="99"/>
          </w:tcPr>
          <w:p w:rsidR="009D0339" w:rsidP="009D0339" w:rsidRDefault="009D0339" w14:paraId="72CBAD0D" w14:textId="1EED9950">
            <w:pPr>
              <w:pStyle w:val="HeaderTable"/>
              <w:rPr>
                <w:szCs w:val="36"/>
              </w:rPr>
            </w:pPr>
            <w:r>
              <w:t>Partner Detail Section</w:t>
            </w:r>
          </w:p>
        </w:tc>
      </w:tr>
      <w:tr w:rsidR="009D0339" w:rsidTr="002E735B" w14:paraId="7F2D5D07" w14:textId="77777777">
        <w:tc>
          <w:tcPr>
            <w:tcW w:w="777" w:type="pct"/>
          </w:tcPr>
          <w:p w:rsidRPr="00F25644" w:rsidR="009D0339" w:rsidP="009D0339" w:rsidRDefault="009D0339" w14:paraId="3AE917F3" w14:textId="031FC7C0">
            <w:pPr>
              <w:pStyle w:val="BodyTextTable"/>
              <w:rPr>
                <w:rFonts w:ascii="CordiaUPC" w:hAnsi="CordiaUPC" w:cs="CordiaUPC"/>
                <w:sz w:val="28"/>
                <w:szCs w:val="28"/>
                <w:cs/>
                <w:lang w:bidi="th-TH"/>
              </w:rPr>
            </w:pPr>
            <w:r w:rsidRPr="000E77DA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436" w:type="pct"/>
            <w:gridSpan w:val="3"/>
          </w:tcPr>
          <w:p w:rsidR="009D0339" w:rsidP="009D0339" w:rsidRDefault="009D0339" w14:paraId="1B489574" w14:textId="6629078D">
            <w:r>
              <w:rPr>
                <w:rFonts w:cs="Angsana New"/>
              </w:rPr>
              <w:t>Partner App I</w:t>
            </w:r>
            <w:r w:rsidR="0013504F">
              <w:rPr>
                <w:rFonts w:cs="Angsana New"/>
              </w:rPr>
              <w:t>D</w:t>
            </w:r>
            <w:r w:rsidRPr="00FA5291">
              <w:rPr>
                <w:rFonts w:cs="CordiaUPC"/>
              </w:rPr>
              <w:t xml:space="preserve"> is required</w:t>
            </w:r>
            <w:r w:rsidRPr="00FA5291">
              <w:rPr>
                <w:rFonts w:cs="CordiaUPC"/>
                <w:cs/>
              </w:rPr>
              <w:t>.</w:t>
            </w:r>
          </w:p>
        </w:tc>
        <w:tc>
          <w:tcPr>
            <w:tcW w:w="1643" w:type="pct"/>
          </w:tcPr>
          <w:p w:rsidR="009D0339" w:rsidP="009D0339" w:rsidRDefault="009D0339" w14:paraId="4A9A4441" w14:textId="0FC1944D">
            <w:r>
              <w:rPr>
                <w:rFonts w:cs="Angsana New"/>
              </w:rPr>
              <w:t>partnerAppId</w:t>
            </w:r>
          </w:p>
        </w:tc>
        <w:tc>
          <w:tcPr>
            <w:tcW w:w="1144" w:type="pct"/>
            <w:gridSpan w:val="3"/>
          </w:tcPr>
          <w:p w:rsidR="009D0339" w:rsidP="009D0339" w:rsidRDefault="009D0339" w14:paraId="1B394589" w14:textId="77777777">
            <w:pPr>
              <w:rPr>
                <w:rFonts w:cs="CordiaUPC"/>
                <w:szCs w:val="36"/>
              </w:rPr>
            </w:pPr>
          </w:p>
        </w:tc>
      </w:tr>
      <w:tr w:rsidR="0013504F" w:rsidTr="002E735B" w14:paraId="4F4692CC" w14:textId="77777777">
        <w:tc>
          <w:tcPr>
            <w:tcW w:w="777" w:type="pct"/>
          </w:tcPr>
          <w:p w:rsidRPr="000E77DA" w:rsidR="0013504F" w:rsidP="0013504F" w:rsidRDefault="0013504F" w14:paraId="1117D583" w14:textId="08C833B9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630F1F">
              <w:rPr>
                <w:bCs/>
              </w:rPr>
              <w:t>00003</w:t>
            </w:r>
          </w:p>
        </w:tc>
        <w:tc>
          <w:tcPr>
            <w:tcW w:w="1436" w:type="pct"/>
            <w:gridSpan w:val="3"/>
          </w:tcPr>
          <w:p w:rsidR="0013504F" w:rsidP="0013504F" w:rsidRDefault="0013504F" w14:paraId="5A66C81F" w14:textId="4FBCBAF5">
            <w:pPr>
              <w:rPr>
                <w:rFonts w:cs="Angsana New"/>
              </w:rPr>
            </w:pPr>
            <w:r>
              <w:rPr>
                <w:rFonts w:cs="Angsana New"/>
              </w:rPr>
              <w:t>Partner App ID</w:t>
            </w:r>
            <w:r w:rsidRPr="00D34D42">
              <w:rPr>
                <w:rFonts w:cs="CordiaUPC"/>
                <w:bCs/>
                <w:cs/>
              </w:rPr>
              <w:t xml:space="preserve"> </w:t>
            </w:r>
            <w:r w:rsidRPr="00630F1F">
              <w:rPr>
                <w:bCs/>
              </w:rPr>
              <w:t>must be unique</w:t>
            </w:r>
            <w:r w:rsidRPr="00630F1F">
              <w:rPr>
                <w:bCs/>
                <w:cs/>
              </w:rPr>
              <w:t>.</w:t>
            </w:r>
          </w:p>
        </w:tc>
        <w:tc>
          <w:tcPr>
            <w:tcW w:w="1643" w:type="pct"/>
          </w:tcPr>
          <w:p w:rsidR="0013504F" w:rsidP="0013504F" w:rsidRDefault="0013504F" w14:paraId="34183CAE" w14:textId="262E6D6B">
            <w:pPr>
              <w:rPr>
                <w:rFonts w:cs="Angsana New"/>
              </w:rPr>
            </w:pPr>
            <w:r>
              <w:rPr>
                <w:rFonts w:cs="Angsana New"/>
              </w:rPr>
              <w:t>partnerAppId</w:t>
            </w:r>
            <w:r w:rsidRPr="00D34D42">
              <w:rPr>
                <w:bCs/>
                <w:cs/>
              </w:rPr>
              <w:t xml:space="preserve"> </w:t>
            </w:r>
            <w:r w:rsidRPr="00D34D42">
              <w:rPr>
                <w:rFonts w:cs="Angsana New"/>
                <w:cs/>
              </w:rPr>
              <w:t>จะต้องไม่ซ้ำกัน</w:t>
            </w:r>
          </w:p>
        </w:tc>
        <w:tc>
          <w:tcPr>
            <w:tcW w:w="1144" w:type="pct"/>
            <w:gridSpan w:val="3"/>
          </w:tcPr>
          <w:p w:rsidR="0013504F" w:rsidP="0013504F" w:rsidRDefault="0013504F" w14:paraId="20DCBCE0" w14:textId="77777777">
            <w:pPr>
              <w:rPr>
                <w:rFonts w:cs="CordiaUPC"/>
                <w:szCs w:val="36"/>
              </w:rPr>
            </w:pPr>
          </w:p>
        </w:tc>
      </w:tr>
      <w:tr w:rsidR="0013504F" w:rsidTr="002E735B" w14:paraId="102EFAC8" w14:textId="77777777">
        <w:tc>
          <w:tcPr>
            <w:tcW w:w="777" w:type="pct"/>
          </w:tcPr>
          <w:p w:rsidRPr="00F25644" w:rsidR="0013504F" w:rsidP="0013504F" w:rsidRDefault="0013504F" w14:paraId="0A56C198" w14:textId="12EDA81D">
            <w:pPr>
              <w:pStyle w:val="BodyTextTable"/>
              <w:rPr>
                <w:rFonts w:ascii="CordiaUPC" w:hAnsi="CordiaUPC" w:cs="CordiaUPC"/>
                <w:sz w:val="28"/>
                <w:szCs w:val="28"/>
                <w:cs/>
                <w:lang w:bidi="th-TH"/>
              </w:rPr>
            </w:pPr>
            <w:r w:rsidRPr="000E77DA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436" w:type="pct"/>
            <w:gridSpan w:val="3"/>
          </w:tcPr>
          <w:p w:rsidR="0013504F" w:rsidP="0013504F" w:rsidRDefault="0013504F" w14:paraId="3D4D94FF" w14:textId="7BA6442E">
            <w:r>
              <w:rPr>
                <w:rFonts w:cs="Angsana New"/>
              </w:rPr>
              <w:t>Partner Pacakge Name</w:t>
            </w:r>
            <w:r w:rsidRPr="00FA5291">
              <w:rPr>
                <w:rFonts w:cs="CordiaUPC"/>
              </w:rPr>
              <w:t xml:space="preserve"> is required</w:t>
            </w:r>
            <w:r w:rsidRPr="00FA5291">
              <w:rPr>
                <w:rFonts w:cs="CordiaUPC"/>
                <w:cs/>
              </w:rPr>
              <w:t>.</w:t>
            </w:r>
          </w:p>
        </w:tc>
        <w:tc>
          <w:tcPr>
            <w:tcW w:w="1643" w:type="pct"/>
          </w:tcPr>
          <w:p w:rsidR="0013504F" w:rsidP="0013504F" w:rsidRDefault="0013504F" w14:paraId="6459DDFD" w14:textId="106309FE">
            <w:r>
              <w:rPr>
                <w:rFonts w:cs="Angsana New"/>
              </w:rPr>
              <w:t>partnerPacakgeName</w:t>
            </w:r>
          </w:p>
        </w:tc>
        <w:tc>
          <w:tcPr>
            <w:tcW w:w="1144" w:type="pct"/>
            <w:gridSpan w:val="3"/>
          </w:tcPr>
          <w:p w:rsidR="0013504F" w:rsidP="0013504F" w:rsidRDefault="0013504F" w14:paraId="66A62D91" w14:textId="77777777">
            <w:pPr>
              <w:rPr>
                <w:rFonts w:cs="CordiaUPC"/>
                <w:szCs w:val="36"/>
              </w:rPr>
            </w:pPr>
          </w:p>
        </w:tc>
      </w:tr>
      <w:tr w:rsidR="0013504F" w:rsidTr="002E735B" w14:paraId="58121BE4" w14:textId="77777777">
        <w:tc>
          <w:tcPr>
            <w:tcW w:w="777" w:type="pct"/>
          </w:tcPr>
          <w:p w:rsidRPr="00F25644" w:rsidR="0013504F" w:rsidP="0013504F" w:rsidRDefault="0013504F" w14:paraId="790500FC" w14:textId="425725D8">
            <w:pPr>
              <w:pStyle w:val="BodyTextTable"/>
              <w:rPr>
                <w:rFonts w:ascii="CordiaUPC" w:hAnsi="CordiaUPC" w:cs="CordiaUPC"/>
                <w:sz w:val="28"/>
                <w:szCs w:val="28"/>
                <w:cs/>
                <w:lang w:bidi="th-TH"/>
              </w:rPr>
            </w:pPr>
            <w:r w:rsidRPr="000E77DA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436" w:type="pct"/>
            <w:gridSpan w:val="3"/>
          </w:tcPr>
          <w:p w:rsidR="0013504F" w:rsidP="0013504F" w:rsidRDefault="0013504F" w14:paraId="5003C519" w14:textId="78CA2643">
            <w:r>
              <w:rPr>
                <w:rFonts w:cs="Angsana New"/>
              </w:rPr>
              <w:t>Customer Type</w:t>
            </w:r>
            <w:r w:rsidRPr="00FA5291">
              <w:rPr>
                <w:rFonts w:cs="CordiaUPC"/>
              </w:rPr>
              <w:t xml:space="preserve"> is required</w:t>
            </w:r>
            <w:r w:rsidRPr="00FA5291">
              <w:rPr>
                <w:rFonts w:cs="CordiaUPC"/>
                <w:cs/>
              </w:rPr>
              <w:t>.</w:t>
            </w:r>
          </w:p>
        </w:tc>
        <w:tc>
          <w:tcPr>
            <w:tcW w:w="1643" w:type="pct"/>
          </w:tcPr>
          <w:p w:rsidR="0013504F" w:rsidP="0013504F" w:rsidRDefault="0013504F" w14:paraId="3BAD2C2B" w14:textId="42831BB5">
            <w:r>
              <w:rPr>
                <w:rFonts w:cs="Angsana New"/>
              </w:rPr>
              <w:t>customerType</w:t>
            </w:r>
          </w:p>
        </w:tc>
        <w:tc>
          <w:tcPr>
            <w:tcW w:w="1144" w:type="pct"/>
            <w:gridSpan w:val="3"/>
          </w:tcPr>
          <w:p w:rsidR="0013504F" w:rsidP="0013504F" w:rsidRDefault="0013504F" w14:paraId="7D845086" w14:textId="77777777">
            <w:pPr>
              <w:rPr>
                <w:rFonts w:cs="CordiaUPC"/>
                <w:szCs w:val="36"/>
              </w:rPr>
            </w:pPr>
          </w:p>
        </w:tc>
      </w:tr>
      <w:tr w:rsidR="0013504F" w:rsidTr="002E735B" w14:paraId="0D6A7BB5" w14:textId="77777777">
        <w:tc>
          <w:tcPr>
            <w:tcW w:w="777" w:type="pct"/>
          </w:tcPr>
          <w:p w:rsidRPr="000E77DA" w:rsidR="0013504F" w:rsidP="0013504F" w:rsidRDefault="0013504F" w14:paraId="0F3D3A33" w14:textId="35E3F05C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001B65">
              <w:rPr>
                <w:rFonts w:ascii="CordiaUPC" w:hAnsi="CordiaUPC" w:cs="CordiaUPC"/>
                <w:sz w:val="28"/>
                <w:szCs w:val="28"/>
              </w:rPr>
              <w:t>00017</w:t>
            </w:r>
          </w:p>
        </w:tc>
        <w:tc>
          <w:tcPr>
            <w:tcW w:w="1436" w:type="pct"/>
            <w:gridSpan w:val="3"/>
          </w:tcPr>
          <w:p w:rsidR="0013504F" w:rsidP="0013504F" w:rsidRDefault="0013504F" w14:paraId="3AEE6C40" w14:textId="530CC408">
            <w:pPr>
              <w:rPr>
                <w:rFonts w:cs="Angsana New"/>
              </w:rPr>
            </w:pPr>
            <w:r>
              <w:rPr>
                <w:rFonts w:cs="Angsana New"/>
              </w:rPr>
              <w:t>Customer Type</w:t>
            </w:r>
            <w:r w:rsidRPr="00001B65">
              <w:rPr>
                <w:rFonts w:cs="Angsana New"/>
              </w:rPr>
              <w:t xml:space="preserve"> must be equal to {1}</w:t>
            </w:r>
            <w:r w:rsidRPr="00001B65">
              <w:rPr>
                <w:rFonts w:cs="CordiaUPC"/>
                <w:cs/>
              </w:rPr>
              <w:t>.</w:t>
            </w:r>
          </w:p>
        </w:tc>
        <w:tc>
          <w:tcPr>
            <w:tcW w:w="1643" w:type="pct"/>
          </w:tcPr>
          <w:p w:rsidRPr="00E41BC2" w:rsidR="0013504F" w:rsidP="0013504F" w:rsidRDefault="0013504F" w14:paraId="7E4592B1" w14:textId="77777777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rPr>
                <w:rFonts w:cs="CordiaUPC"/>
                <w:szCs w:val="36"/>
              </w:rPr>
              <w:t xml:space="preserve">customerType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CordiaUPC"/>
                <w:cs/>
              </w:rPr>
              <w:t>“</w:t>
            </w:r>
            <w:r>
              <w:t>Pre</w:t>
            </w:r>
            <w:r>
              <w:rPr>
                <w:rFonts w:cs="CordiaUPC"/>
                <w:cs/>
              </w:rPr>
              <w:t>-</w:t>
            </w:r>
            <w:r>
              <w:t>paid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หรือ </w:t>
            </w:r>
            <w:r>
              <w:rPr>
                <w:rFonts w:cs="CordiaUPC"/>
                <w:cs/>
              </w:rPr>
              <w:t>“</w:t>
            </w:r>
            <w:r>
              <w:t>Post</w:t>
            </w:r>
            <w:r>
              <w:rPr>
                <w:rFonts w:cs="CordiaUPC"/>
                <w:cs/>
              </w:rPr>
              <w:t>-</w:t>
            </w:r>
            <w:r>
              <w:t>paid</w:t>
            </w:r>
            <w:r>
              <w:rPr>
                <w:rFonts w:cs="CordiaUPC"/>
                <w:cs/>
              </w:rPr>
              <w:t>”</w:t>
            </w:r>
            <w:r>
              <w:rPr>
                <w:rFonts w:hint="cs" w:cs="CordiaUPC"/>
                <w:cs/>
              </w:rPr>
              <w:t xml:space="preserve"> ดังนั้น </w:t>
            </w:r>
            <w:r>
              <w:rPr>
                <w:rFonts w:cs="Angsana New"/>
              </w:rPr>
              <w:t>Customer Type</w:t>
            </w:r>
            <w:r>
              <w:rPr>
                <w:rFonts w:hint="cs"/>
                <w:cs/>
              </w:rPr>
              <w:t xml:space="preserve"> ต้องเท่ากับ</w:t>
            </w:r>
            <w:r>
              <w:t xml:space="preserve"> customerType </w:t>
            </w:r>
            <w:r>
              <w:rPr>
                <w:rFonts w:hint="cs"/>
                <w:cs/>
              </w:rPr>
              <w:t xml:space="preserve">ของหน้าจอ </w:t>
            </w:r>
            <w:r>
              <w:t>Mass Product Offering Definition</w:t>
            </w:r>
          </w:p>
          <w:p w:rsidR="0013504F" w:rsidP="0013504F" w:rsidRDefault="0013504F" w14:paraId="67BBB627" w14:textId="4E1982DE">
            <w:pPr>
              <w:rPr>
                <w:rFonts w:cs="Angsana New"/>
              </w:rPr>
            </w:pPr>
            <w:r>
              <w:t xml:space="preserve">{1} </w:t>
            </w:r>
            <w:r>
              <w:rPr>
                <w:rFonts w:cs="CordiaUPC"/>
                <w:cs/>
              </w:rPr>
              <w:t xml:space="preserve">= </w:t>
            </w:r>
            <w:r>
              <w:t xml:space="preserve">customerType </w:t>
            </w:r>
            <w:r>
              <w:rPr>
                <w:rFonts w:hint="cs"/>
                <w:cs/>
              </w:rPr>
              <w:t xml:space="preserve">ของหน้าจอ </w:t>
            </w:r>
            <w:r>
              <w:t>Mass Product Offering Definition</w:t>
            </w:r>
          </w:p>
        </w:tc>
        <w:tc>
          <w:tcPr>
            <w:tcW w:w="1144" w:type="pct"/>
            <w:gridSpan w:val="3"/>
          </w:tcPr>
          <w:p w:rsidR="0013504F" w:rsidP="0013504F" w:rsidRDefault="0013504F" w14:paraId="2747ED61" w14:textId="106498CC">
            <w:pPr>
              <w:rPr>
                <w:rFonts w:cs="CordiaUPC"/>
                <w:szCs w:val="36"/>
              </w:rPr>
            </w:pPr>
          </w:p>
        </w:tc>
      </w:tr>
      <w:tr w:rsidR="0013504F" w:rsidTr="002E735B" w14:paraId="2E33DE6E" w14:textId="77777777">
        <w:tc>
          <w:tcPr>
            <w:tcW w:w="5000" w:type="pct"/>
            <w:gridSpan w:val="8"/>
            <w:shd w:val="clear" w:color="auto" w:fill="C2D69B" w:themeFill="accent3" w:themeFillTint="99"/>
          </w:tcPr>
          <w:p w:rsidR="0013504F" w:rsidP="0013504F" w:rsidRDefault="0013504F" w14:paraId="1FEEFB85" w14:textId="5B32C8B1">
            <w:pPr>
              <w:pStyle w:val="HeaderTable"/>
            </w:pPr>
            <w:r>
              <w:t>End Partner Detail Section</w:t>
            </w:r>
          </w:p>
        </w:tc>
      </w:tr>
      <w:tr w:rsidR="0013504F" w:rsidTr="002E735B" w14:paraId="50EFC545" w14:textId="77777777">
        <w:tc>
          <w:tcPr>
            <w:tcW w:w="5000" w:type="pct"/>
            <w:gridSpan w:val="8"/>
            <w:shd w:val="clear" w:color="auto" w:fill="C2D69B" w:themeFill="accent3" w:themeFillTint="99"/>
          </w:tcPr>
          <w:p w:rsidR="0013504F" w:rsidP="0013504F" w:rsidRDefault="0013504F" w14:paraId="5FCCDAB9" w14:textId="14F3BFA9">
            <w:pPr>
              <w:pStyle w:val="HeaderTable"/>
            </w:pPr>
            <w:r w:rsidRPr="00C334AC">
              <w:t>Vimmi Product Detail Section</w:t>
            </w:r>
          </w:p>
        </w:tc>
      </w:tr>
      <w:tr w:rsidR="0013504F" w:rsidTr="002E735B" w14:paraId="3177F562" w14:textId="77777777">
        <w:trPr>
          <w:gridAfter w:val="1"/>
          <w:wAfter w:w="3" w:type="pct"/>
        </w:trPr>
        <w:tc>
          <w:tcPr>
            <w:tcW w:w="793" w:type="pct"/>
            <w:gridSpan w:val="2"/>
          </w:tcPr>
          <w:p w:rsidRPr="00C42ED9" w:rsidR="0013504F" w:rsidP="0013504F" w:rsidRDefault="0013504F" w14:paraId="07757FF2" w14:textId="657A721E">
            <w:pPr>
              <w:pStyle w:val="HeaderTable"/>
              <w:rPr>
                <w:b w:val="0"/>
                <w:bCs/>
              </w:rPr>
            </w:pPr>
            <w:r w:rsidRPr="00C42ED9">
              <w:rPr>
                <w:b w:val="0"/>
                <w:bCs/>
              </w:rPr>
              <w:t>00001</w:t>
            </w:r>
          </w:p>
        </w:tc>
        <w:tc>
          <w:tcPr>
            <w:tcW w:w="1396" w:type="pct"/>
          </w:tcPr>
          <w:p w:rsidRPr="00C42ED9" w:rsidR="0013504F" w:rsidP="0013504F" w:rsidRDefault="0013504F" w14:paraId="41BA257B" w14:textId="2578C669">
            <w:pPr>
              <w:pStyle w:val="HeaderTable"/>
              <w:rPr>
                <w:b w:val="0"/>
                <w:bCs/>
              </w:rPr>
            </w:pPr>
            <w:r w:rsidRPr="00C42ED9">
              <w:rPr>
                <w:b w:val="0"/>
                <w:bCs/>
              </w:rPr>
              <w:t>Vimmi Product Name is required</w:t>
            </w:r>
            <w:r w:rsidRPr="00C42ED9">
              <w:rPr>
                <w:b w:val="0"/>
                <w:bCs/>
                <w:cs/>
                <w:lang w:bidi="th-TH"/>
              </w:rPr>
              <w:t>.</w:t>
            </w:r>
          </w:p>
        </w:tc>
        <w:tc>
          <w:tcPr>
            <w:tcW w:w="1687" w:type="pct"/>
            <w:gridSpan w:val="3"/>
          </w:tcPr>
          <w:p w:rsidRPr="00C334AC" w:rsidR="0013504F" w:rsidP="0013504F" w:rsidRDefault="0013504F" w14:paraId="1D3CACDD" w14:textId="256077FF">
            <w:pPr>
              <w:pStyle w:val="HeaderTable"/>
            </w:pPr>
            <w:r w:rsidRPr="00C42ED9">
              <w:rPr>
                <w:b w:val="0"/>
                <w:bCs/>
              </w:rPr>
              <w:t>Vimmi Product Name</w:t>
            </w:r>
            <w:r>
              <w:rPr>
                <w:cs/>
                <w:lang w:bidi="th-TH"/>
              </w:rPr>
              <w:t xml:space="preserve"> </w:t>
            </w:r>
            <w:r w:rsidRPr="005553E1">
              <w:rPr>
                <w:cs/>
                <w:lang w:bidi="th-TH"/>
              </w:rPr>
              <w:t xml:space="preserve">จะต้องเป็น </w:t>
            </w:r>
            <w:r w:rsidRPr="00C42ED9">
              <w:rPr>
                <w:b w:val="0"/>
                <w:bCs/>
              </w:rPr>
              <w:t>Mandatory</w:t>
            </w:r>
          </w:p>
        </w:tc>
        <w:tc>
          <w:tcPr>
            <w:tcW w:w="1121" w:type="pct"/>
          </w:tcPr>
          <w:p w:rsidRPr="00C334AC" w:rsidR="0013504F" w:rsidP="0013504F" w:rsidRDefault="0013504F" w14:paraId="3DEC68A9" w14:textId="4F8048CB">
            <w:pPr>
              <w:pStyle w:val="HeaderTable"/>
            </w:pPr>
          </w:p>
        </w:tc>
      </w:tr>
      <w:tr w:rsidR="0013504F" w:rsidTr="002E735B" w14:paraId="6E12FF94" w14:textId="77777777">
        <w:trPr>
          <w:gridAfter w:val="1"/>
          <w:wAfter w:w="3" w:type="pct"/>
        </w:trPr>
        <w:tc>
          <w:tcPr>
            <w:tcW w:w="793" w:type="pct"/>
            <w:gridSpan w:val="2"/>
          </w:tcPr>
          <w:p w:rsidRPr="00C42ED9" w:rsidR="0013504F" w:rsidP="0013504F" w:rsidRDefault="0013504F" w14:paraId="32C86A3D" w14:textId="00E840EA">
            <w:pPr>
              <w:pStyle w:val="HeaderTable"/>
              <w:rPr>
                <w:b w:val="0"/>
                <w:bCs/>
              </w:rPr>
            </w:pPr>
            <w:r w:rsidRPr="00C42ED9">
              <w:rPr>
                <w:b w:val="0"/>
                <w:bCs/>
              </w:rPr>
              <w:t>00001</w:t>
            </w:r>
          </w:p>
        </w:tc>
        <w:tc>
          <w:tcPr>
            <w:tcW w:w="1396" w:type="pct"/>
          </w:tcPr>
          <w:p w:rsidRPr="00C42ED9" w:rsidR="0013504F" w:rsidP="0013504F" w:rsidRDefault="0013504F" w14:paraId="4DA069D2" w14:textId="690F0B3A">
            <w:pPr>
              <w:pStyle w:val="HeaderTable"/>
              <w:rPr>
                <w:b w:val="0"/>
                <w:bCs/>
              </w:rPr>
            </w:pPr>
            <w:r w:rsidRPr="00C42ED9">
              <w:rPr>
                <w:b w:val="0"/>
                <w:bCs/>
              </w:rPr>
              <w:t>Sub CP ID</w:t>
            </w:r>
            <w:r w:rsidRPr="00C42ED9">
              <w:rPr>
                <w:b w:val="0"/>
                <w:bCs/>
                <w:cs/>
                <w:lang w:bidi="th-TH"/>
              </w:rPr>
              <w:t>(</w:t>
            </w:r>
            <w:r w:rsidRPr="00C42ED9">
              <w:rPr>
                <w:b w:val="0"/>
                <w:bCs/>
              </w:rPr>
              <w:t>5 Digits</w:t>
            </w:r>
            <w:r w:rsidRPr="00C42ED9">
              <w:rPr>
                <w:b w:val="0"/>
                <w:bCs/>
                <w:cs/>
                <w:lang w:bidi="th-TH"/>
              </w:rPr>
              <w:t xml:space="preserve">) </w:t>
            </w:r>
            <w:r w:rsidRPr="00C42ED9">
              <w:rPr>
                <w:b w:val="0"/>
                <w:bCs/>
              </w:rPr>
              <w:t>is required</w:t>
            </w:r>
            <w:r w:rsidRPr="00C42ED9">
              <w:rPr>
                <w:b w:val="0"/>
                <w:bCs/>
                <w:cs/>
                <w:lang w:bidi="th-TH"/>
              </w:rPr>
              <w:t>.</w:t>
            </w:r>
          </w:p>
        </w:tc>
        <w:tc>
          <w:tcPr>
            <w:tcW w:w="1687" w:type="pct"/>
            <w:gridSpan w:val="3"/>
          </w:tcPr>
          <w:p w:rsidRPr="00C334AC" w:rsidR="0013504F" w:rsidP="0013504F" w:rsidRDefault="0013504F" w14:paraId="1E0877F4" w14:textId="012E8F16">
            <w:pPr>
              <w:pStyle w:val="HeaderTable"/>
            </w:pPr>
            <w:r w:rsidRPr="00C42ED9">
              <w:rPr>
                <w:b w:val="0"/>
                <w:bCs/>
              </w:rPr>
              <w:t>Sub CP ID</w:t>
            </w:r>
            <w:r>
              <w:rPr>
                <w:bCs/>
                <w:cs/>
                <w:lang w:bidi="th-TH"/>
              </w:rPr>
              <w:t xml:space="preserve"> </w:t>
            </w:r>
            <w:r w:rsidRPr="005553E1">
              <w:rPr>
                <w:cs/>
                <w:lang w:bidi="th-TH"/>
              </w:rPr>
              <w:t xml:space="preserve">จะต้องเป็น </w:t>
            </w:r>
            <w:r w:rsidRPr="00C42ED9">
              <w:rPr>
                <w:b w:val="0"/>
                <w:bCs/>
              </w:rPr>
              <w:t>Mandatory</w:t>
            </w:r>
          </w:p>
        </w:tc>
        <w:tc>
          <w:tcPr>
            <w:tcW w:w="1121" w:type="pct"/>
          </w:tcPr>
          <w:p w:rsidRPr="00C334AC" w:rsidR="0013504F" w:rsidP="0013504F" w:rsidRDefault="0013504F" w14:paraId="45EE9D3D" w14:textId="77777777">
            <w:pPr>
              <w:pStyle w:val="HeaderTable"/>
            </w:pPr>
          </w:p>
        </w:tc>
      </w:tr>
      <w:tr w:rsidR="0013504F" w:rsidTr="002E735B" w14:paraId="33A61947" w14:textId="77777777">
        <w:trPr>
          <w:gridAfter w:val="1"/>
          <w:wAfter w:w="3" w:type="pct"/>
        </w:trPr>
        <w:tc>
          <w:tcPr>
            <w:tcW w:w="793" w:type="pct"/>
            <w:gridSpan w:val="2"/>
          </w:tcPr>
          <w:p w:rsidRPr="00C42ED9" w:rsidR="0013504F" w:rsidP="0013504F" w:rsidRDefault="0013504F" w14:paraId="03DDE079" w14:textId="7233E3DB">
            <w:pPr>
              <w:pStyle w:val="HeaderTable"/>
              <w:rPr>
                <w:b w:val="0"/>
                <w:bCs/>
              </w:rPr>
            </w:pPr>
            <w:r w:rsidRPr="00C42ED9">
              <w:rPr>
                <w:b w:val="0"/>
                <w:bCs/>
              </w:rPr>
              <w:t>00023</w:t>
            </w:r>
          </w:p>
        </w:tc>
        <w:tc>
          <w:tcPr>
            <w:tcW w:w="1396" w:type="pct"/>
          </w:tcPr>
          <w:p w:rsidRPr="00C42ED9" w:rsidR="0013504F" w:rsidP="0013504F" w:rsidRDefault="0013504F" w14:paraId="71F93F52" w14:textId="3708906C">
            <w:pPr>
              <w:pStyle w:val="HeaderTable"/>
              <w:rPr>
                <w:b w:val="0"/>
                <w:bCs/>
              </w:rPr>
            </w:pPr>
            <w:r w:rsidRPr="00C42ED9">
              <w:rPr>
                <w:b w:val="0"/>
                <w:bCs/>
              </w:rPr>
              <w:t>Sub CP ID</w:t>
            </w:r>
            <w:r w:rsidRPr="00C42ED9">
              <w:rPr>
                <w:b w:val="0"/>
                <w:bCs/>
                <w:cs/>
                <w:lang w:bidi="th-TH"/>
              </w:rPr>
              <w:t>(</w:t>
            </w:r>
            <w:r w:rsidRPr="00C42ED9">
              <w:rPr>
                <w:b w:val="0"/>
                <w:bCs/>
              </w:rPr>
              <w:t>5 Digits</w:t>
            </w:r>
            <w:r w:rsidRPr="00C42ED9">
              <w:rPr>
                <w:b w:val="0"/>
                <w:bCs/>
                <w:cs/>
                <w:lang w:bidi="th-TH"/>
              </w:rPr>
              <w:t xml:space="preserve">) </w:t>
            </w:r>
            <w:r w:rsidRPr="00C42ED9">
              <w:rPr>
                <w:b w:val="0"/>
                <w:bCs/>
              </w:rPr>
              <w:t>must be 5 Digits</w:t>
            </w:r>
            <w:r w:rsidRPr="00C42ED9">
              <w:rPr>
                <w:b w:val="0"/>
                <w:bCs/>
                <w:cs/>
                <w:lang w:bidi="th-TH"/>
              </w:rPr>
              <w:t>.</w:t>
            </w:r>
          </w:p>
        </w:tc>
        <w:tc>
          <w:tcPr>
            <w:tcW w:w="1687" w:type="pct"/>
            <w:gridSpan w:val="3"/>
          </w:tcPr>
          <w:p w:rsidRPr="00C334AC" w:rsidR="0013504F" w:rsidP="0013504F" w:rsidRDefault="0013504F" w14:paraId="01FF23EE" w14:textId="1A85E808">
            <w:pPr>
              <w:pStyle w:val="HeaderTable"/>
            </w:pPr>
            <w:r w:rsidRPr="00C42ED9">
              <w:rPr>
                <w:b w:val="0"/>
                <w:bCs/>
              </w:rPr>
              <w:t>Sub CP ID</w:t>
            </w:r>
            <w:r>
              <w:rPr>
                <w:bCs/>
                <w:cs/>
                <w:lang w:bidi="th-TH"/>
              </w:rPr>
              <w:t xml:space="preserve"> </w:t>
            </w:r>
            <w:r w:rsidRPr="005553E1">
              <w:rPr>
                <w:cs/>
                <w:lang w:bidi="th-TH"/>
              </w:rPr>
              <w:t>จะต้อง</w:t>
            </w:r>
            <w:r>
              <w:rPr>
                <w:rFonts w:hint="cs"/>
                <w:cs/>
                <w:lang w:bidi="th-TH"/>
              </w:rPr>
              <w:t xml:space="preserve">มี </w:t>
            </w:r>
            <w:r w:rsidRPr="00C42ED9">
              <w:rPr>
                <w:b w:val="0"/>
                <w:bCs/>
              </w:rPr>
              <w:t>5 digits</w:t>
            </w:r>
          </w:p>
        </w:tc>
        <w:tc>
          <w:tcPr>
            <w:tcW w:w="1121" w:type="pct"/>
          </w:tcPr>
          <w:p w:rsidRPr="00C334AC" w:rsidR="0013504F" w:rsidP="0013504F" w:rsidRDefault="0013504F" w14:paraId="34120DBF" w14:textId="77777777">
            <w:pPr>
              <w:pStyle w:val="HeaderTable"/>
            </w:pPr>
          </w:p>
        </w:tc>
      </w:tr>
      <w:tr w:rsidR="0013504F" w:rsidTr="002E735B" w14:paraId="5E644B23" w14:textId="77777777">
        <w:trPr>
          <w:gridAfter w:val="1"/>
          <w:wAfter w:w="3" w:type="pct"/>
        </w:trPr>
        <w:tc>
          <w:tcPr>
            <w:tcW w:w="793" w:type="pct"/>
            <w:gridSpan w:val="2"/>
          </w:tcPr>
          <w:p w:rsidRPr="00C42ED9" w:rsidR="0013504F" w:rsidP="0013504F" w:rsidRDefault="0013504F" w14:paraId="06248ED1" w14:textId="1E232C5C">
            <w:pPr>
              <w:pStyle w:val="HeaderTable"/>
              <w:rPr>
                <w:b w:val="0"/>
                <w:bCs/>
              </w:rPr>
            </w:pPr>
            <w:r w:rsidRPr="00C42ED9">
              <w:rPr>
                <w:b w:val="0"/>
                <w:bCs/>
              </w:rPr>
              <w:t>00001</w:t>
            </w:r>
          </w:p>
        </w:tc>
        <w:tc>
          <w:tcPr>
            <w:tcW w:w="1396" w:type="pct"/>
          </w:tcPr>
          <w:p w:rsidRPr="00C42ED9" w:rsidR="0013504F" w:rsidP="0013504F" w:rsidRDefault="0013504F" w14:paraId="4387891E" w14:textId="46699AC4">
            <w:pPr>
              <w:pStyle w:val="HeaderTable"/>
              <w:rPr>
                <w:b w:val="0"/>
                <w:bCs/>
              </w:rPr>
            </w:pPr>
            <w:r w:rsidRPr="00C42ED9">
              <w:rPr>
                <w:b w:val="0"/>
                <w:bCs/>
              </w:rPr>
              <w:t>Categry ID</w:t>
            </w:r>
            <w:r w:rsidRPr="00C42ED9">
              <w:rPr>
                <w:b w:val="0"/>
                <w:bCs/>
                <w:cs/>
                <w:lang w:bidi="th-TH"/>
              </w:rPr>
              <w:t>(</w:t>
            </w:r>
            <w:r w:rsidRPr="00C42ED9">
              <w:rPr>
                <w:b w:val="0"/>
                <w:bCs/>
              </w:rPr>
              <w:t>2 Digits</w:t>
            </w:r>
            <w:r w:rsidRPr="00C42ED9">
              <w:rPr>
                <w:b w:val="0"/>
                <w:bCs/>
                <w:cs/>
                <w:lang w:bidi="th-TH"/>
              </w:rPr>
              <w:t xml:space="preserve">) </w:t>
            </w:r>
            <w:r w:rsidRPr="00C42ED9">
              <w:rPr>
                <w:b w:val="0"/>
                <w:bCs/>
              </w:rPr>
              <w:t>is required</w:t>
            </w:r>
            <w:r w:rsidRPr="00C42ED9">
              <w:rPr>
                <w:b w:val="0"/>
                <w:bCs/>
                <w:cs/>
                <w:lang w:bidi="th-TH"/>
              </w:rPr>
              <w:t>.</w:t>
            </w:r>
          </w:p>
        </w:tc>
        <w:tc>
          <w:tcPr>
            <w:tcW w:w="1687" w:type="pct"/>
            <w:gridSpan w:val="3"/>
          </w:tcPr>
          <w:p w:rsidRPr="00C334AC" w:rsidR="0013504F" w:rsidP="0013504F" w:rsidRDefault="0013504F" w14:paraId="41A42FA5" w14:textId="5C6326C5">
            <w:pPr>
              <w:pStyle w:val="HeaderTable"/>
            </w:pPr>
            <w:r w:rsidRPr="00C42ED9">
              <w:rPr>
                <w:b w:val="0"/>
                <w:bCs/>
              </w:rPr>
              <w:t>Categry ID</w:t>
            </w:r>
            <w:r>
              <w:rPr>
                <w:bCs/>
                <w:cs/>
                <w:lang w:bidi="th-TH"/>
              </w:rPr>
              <w:t xml:space="preserve"> </w:t>
            </w:r>
            <w:r w:rsidRPr="005553E1">
              <w:rPr>
                <w:cs/>
                <w:lang w:bidi="th-TH"/>
              </w:rPr>
              <w:t xml:space="preserve">จะต้องเป็น </w:t>
            </w:r>
            <w:r w:rsidRPr="00C42ED9">
              <w:rPr>
                <w:b w:val="0"/>
                <w:bCs/>
              </w:rPr>
              <w:t>Mandatory</w:t>
            </w:r>
          </w:p>
        </w:tc>
        <w:tc>
          <w:tcPr>
            <w:tcW w:w="1121" w:type="pct"/>
          </w:tcPr>
          <w:p w:rsidRPr="00C334AC" w:rsidR="0013504F" w:rsidP="0013504F" w:rsidRDefault="0013504F" w14:paraId="52C4AE6C" w14:textId="77777777">
            <w:pPr>
              <w:pStyle w:val="HeaderTable"/>
            </w:pPr>
          </w:p>
        </w:tc>
      </w:tr>
      <w:tr w:rsidR="0013504F" w:rsidTr="002E735B" w14:paraId="16D1017F" w14:textId="77777777">
        <w:trPr>
          <w:gridAfter w:val="1"/>
          <w:wAfter w:w="3" w:type="pct"/>
        </w:trPr>
        <w:tc>
          <w:tcPr>
            <w:tcW w:w="793" w:type="pct"/>
            <w:gridSpan w:val="2"/>
          </w:tcPr>
          <w:p w:rsidRPr="00C42ED9" w:rsidR="0013504F" w:rsidP="0013504F" w:rsidRDefault="0013504F" w14:paraId="18B66189" w14:textId="62D33E0A">
            <w:pPr>
              <w:pStyle w:val="HeaderTable"/>
              <w:rPr>
                <w:b w:val="0"/>
                <w:bCs/>
              </w:rPr>
            </w:pPr>
            <w:r w:rsidRPr="00C42ED9">
              <w:rPr>
                <w:b w:val="0"/>
                <w:bCs/>
              </w:rPr>
              <w:t>00023</w:t>
            </w:r>
          </w:p>
        </w:tc>
        <w:tc>
          <w:tcPr>
            <w:tcW w:w="1396" w:type="pct"/>
          </w:tcPr>
          <w:p w:rsidRPr="00C42ED9" w:rsidR="0013504F" w:rsidP="0013504F" w:rsidRDefault="0013504F" w14:paraId="27C879F8" w14:textId="709451D3">
            <w:pPr>
              <w:pStyle w:val="HeaderTable"/>
              <w:rPr>
                <w:b w:val="0"/>
                <w:bCs/>
              </w:rPr>
            </w:pPr>
            <w:r>
              <w:rPr>
                <w:b w:val="0"/>
                <w:bCs/>
              </w:rPr>
              <w:t>Category ID</w:t>
            </w:r>
            <w:r w:rsidRPr="00C42ED9">
              <w:rPr>
                <w:b w:val="0"/>
                <w:bCs/>
                <w:cs/>
                <w:lang w:bidi="th-TH"/>
              </w:rPr>
              <w:t>(</w:t>
            </w:r>
            <w:r>
              <w:rPr>
                <w:b w:val="0"/>
                <w:bCs/>
              </w:rPr>
              <w:t>2</w:t>
            </w:r>
            <w:r w:rsidRPr="00C42ED9">
              <w:rPr>
                <w:b w:val="0"/>
                <w:bCs/>
              </w:rPr>
              <w:t xml:space="preserve"> Digits</w:t>
            </w:r>
            <w:r w:rsidRPr="00C42ED9">
              <w:rPr>
                <w:b w:val="0"/>
                <w:bCs/>
                <w:cs/>
                <w:lang w:bidi="th-TH"/>
              </w:rPr>
              <w:t xml:space="preserve">) </w:t>
            </w:r>
            <w:r w:rsidRPr="00C42ED9">
              <w:rPr>
                <w:b w:val="0"/>
                <w:bCs/>
              </w:rPr>
              <w:t>must be 5 Digits</w:t>
            </w:r>
            <w:r w:rsidRPr="00C42ED9">
              <w:rPr>
                <w:b w:val="0"/>
                <w:bCs/>
                <w:cs/>
                <w:lang w:bidi="th-TH"/>
              </w:rPr>
              <w:t>.</w:t>
            </w:r>
          </w:p>
        </w:tc>
        <w:tc>
          <w:tcPr>
            <w:tcW w:w="1687" w:type="pct"/>
            <w:gridSpan w:val="3"/>
          </w:tcPr>
          <w:p w:rsidRPr="00C334AC" w:rsidR="0013504F" w:rsidP="0013504F" w:rsidRDefault="0013504F" w14:paraId="50FBF795" w14:textId="05140591">
            <w:pPr>
              <w:pStyle w:val="HeaderTable"/>
            </w:pPr>
            <w:r>
              <w:rPr>
                <w:b w:val="0"/>
                <w:bCs/>
              </w:rPr>
              <w:t>Category ID</w:t>
            </w:r>
            <w:r>
              <w:rPr>
                <w:bCs/>
                <w:cs/>
                <w:lang w:bidi="th-TH"/>
              </w:rPr>
              <w:t xml:space="preserve"> </w:t>
            </w:r>
            <w:r w:rsidRPr="005553E1">
              <w:rPr>
                <w:cs/>
                <w:lang w:bidi="th-TH"/>
              </w:rPr>
              <w:t>จะต้อง</w:t>
            </w:r>
            <w:r>
              <w:rPr>
                <w:rFonts w:hint="cs"/>
                <w:cs/>
                <w:lang w:bidi="th-TH"/>
              </w:rPr>
              <w:t xml:space="preserve">มี </w:t>
            </w:r>
            <w:r w:rsidRPr="00C42ED9">
              <w:rPr>
                <w:b w:val="0"/>
                <w:bCs/>
              </w:rPr>
              <w:t>2 digits</w:t>
            </w:r>
          </w:p>
        </w:tc>
        <w:tc>
          <w:tcPr>
            <w:tcW w:w="1121" w:type="pct"/>
          </w:tcPr>
          <w:p w:rsidRPr="00C334AC" w:rsidR="0013504F" w:rsidP="0013504F" w:rsidRDefault="0013504F" w14:paraId="6D55FCD2" w14:textId="77777777">
            <w:pPr>
              <w:pStyle w:val="HeaderTable"/>
            </w:pPr>
          </w:p>
        </w:tc>
      </w:tr>
      <w:tr w:rsidR="0013504F" w:rsidTr="002E735B" w14:paraId="1B00DC8C" w14:textId="77777777">
        <w:trPr>
          <w:gridAfter w:val="1"/>
          <w:wAfter w:w="3" w:type="pct"/>
        </w:trPr>
        <w:tc>
          <w:tcPr>
            <w:tcW w:w="793" w:type="pct"/>
            <w:gridSpan w:val="2"/>
          </w:tcPr>
          <w:p w:rsidRPr="00C42ED9" w:rsidR="0013504F" w:rsidP="0013504F" w:rsidRDefault="0013504F" w14:paraId="6B332CB1" w14:textId="68ABEBA5">
            <w:pPr>
              <w:pStyle w:val="HeaderTable"/>
              <w:rPr>
                <w:b w:val="0"/>
                <w:bCs/>
              </w:rPr>
            </w:pPr>
            <w:r w:rsidRPr="00C42ED9">
              <w:rPr>
                <w:b w:val="0"/>
                <w:bCs/>
              </w:rPr>
              <w:t>00001</w:t>
            </w:r>
          </w:p>
        </w:tc>
        <w:tc>
          <w:tcPr>
            <w:tcW w:w="1396" w:type="pct"/>
          </w:tcPr>
          <w:p w:rsidRPr="00C42ED9" w:rsidR="0013504F" w:rsidP="0013504F" w:rsidRDefault="0013504F" w14:paraId="25466E0D" w14:textId="267BFC86">
            <w:pPr>
              <w:pStyle w:val="HeaderTable"/>
              <w:rPr>
                <w:b w:val="0"/>
                <w:bCs/>
              </w:rPr>
            </w:pPr>
            <w:r w:rsidRPr="00C42ED9">
              <w:rPr>
                <w:b w:val="0"/>
                <w:bCs/>
              </w:rPr>
              <w:t>Ruunig No Of Product ID</w:t>
            </w:r>
            <w:r w:rsidRPr="00C42ED9">
              <w:rPr>
                <w:b w:val="0"/>
                <w:bCs/>
                <w:cs/>
                <w:lang w:bidi="th-TH"/>
              </w:rPr>
              <w:t>(</w:t>
            </w:r>
            <w:r w:rsidRPr="00C42ED9">
              <w:rPr>
                <w:b w:val="0"/>
                <w:bCs/>
              </w:rPr>
              <w:t>7 Digits</w:t>
            </w:r>
            <w:r w:rsidRPr="00C42ED9">
              <w:rPr>
                <w:b w:val="0"/>
                <w:bCs/>
                <w:cs/>
                <w:lang w:bidi="th-TH"/>
              </w:rPr>
              <w:t xml:space="preserve">) </w:t>
            </w:r>
            <w:r w:rsidRPr="00C42ED9">
              <w:rPr>
                <w:b w:val="0"/>
                <w:bCs/>
              </w:rPr>
              <w:t>is required</w:t>
            </w:r>
            <w:r w:rsidRPr="00C42ED9">
              <w:rPr>
                <w:b w:val="0"/>
                <w:bCs/>
                <w:cs/>
                <w:lang w:bidi="th-TH"/>
              </w:rPr>
              <w:t>.</w:t>
            </w:r>
          </w:p>
        </w:tc>
        <w:tc>
          <w:tcPr>
            <w:tcW w:w="1687" w:type="pct"/>
            <w:gridSpan w:val="3"/>
          </w:tcPr>
          <w:p w:rsidRPr="00C334AC" w:rsidR="0013504F" w:rsidP="0013504F" w:rsidRDefault="0013504F" w14:paraId="19F8A3FE" w14:textId="7D936383">
            <w:pPr>
              <w:pStyle w:val="HeaderTable"/>
            </w:pPr>
            <w:r w:rsidRPr="00C42ED9">
              <w:rPr>
                <w:b w:val="0"/>
                <w:bCs/>
              </w:rPr>
              <w:t>Ruunig No Of Product ID</w:t>
            </w:r>
            <w:r w:rsidRPr="005553E1">
              <w:rPr>
                <w:cs/>
                <w:lang w:bidi="th-TH"/>
              </w:rPr>
              <w:t xml:space="preserve"> </w:t>
            </w:r>
            <w:r>
              <w:rPr>
                <w:cs/>
                <w:lang w:bidi="th-TH"/>
              </w:rPr>
              <w:t xml:space="preserve"> </w:t>
            </w:r>
            <w:r w:rsidRPr="005553E1">
              <w:rPr>
                <w:cs/>
                <w:lang w:bidi="th-TH"/>
              </w:rPr>
              <w:t xml:space="preserve">จะต้องเป็น </w:t>
            </w:r>
            <w:r w:rsidRPr="00C42ED9">
              <w:rPr>
                <w:b w:val="0"/>
                <w:bCs/>
              </w:rPr>
              <w:t>Mandatory</w:t>
            </w:r>
          </w:p>
        </w:tc>
        <w:tc>
          <w:tcPr>
            <w:tcW w:w="1121" w:type="pct"/>
          </w:tcPr>
          <w:p w:rsidRPr="00C334AC" w:rsidR="0013504F" w:rsidP="0013504F" w:rsidRDefault="0013504F" w14:paraId="72B814BF" w14:textId="77777777">
            <w:pPr>
              <w:pStyle w:val="HeaderTable"/>
            </w:pPr>
          </w:p>
        </w:tc>
      </w:tr>
      <w:tr w:rsidR="0013504F" w:rsidTr="002E735B" w14:paraId="7D0AB1E7" w14:textId="77777777">
        <w:trPr>
          <w:gridAfter w:val="1"/>
          <w:wAfter w:w="3" w:type="pct"/>
        </w:trPr>
        <w:tc>
          <w:tcPr>
            <w:tcW w:w="793" w:type="pct"/>
            <w:gridSpan w:val="2"/>
          </w:tcPr>
          <w:p w:rsidRPr="00C42ED9" w:rsidR="0013504F" w:rsidP="0013504F" w:rsidRDefault="0013504F" w14:paraId="0B19B5C3" w14:textId="1A5D99B2">
            <w:pPr>
              <w:pStyle w:val="HeaderTable"/>
              <w:rPr>
                <w:b w:val="0"/>
                <w:bCs/>
              </w:rPr>
            </w:pPr>
            <w:r w:rsidRPr="00C42ED9">
              <w:rPr>
                <w:b w:val="0"/>
                <w:bCs/>
              </w:rPr>
              <w:t>00023</w:t>
            </w:r>
          </w:p>
        </w:tc>
        <w:tc>
          <w:tcPr>
            <w:tcW w:w="1396" w:type="pct"/>
          </w:tcPr>
          <w:p w:rsidRPr="00C42ED9" w:rsidR="0013504F" w:rsidP="0013504F" w:rsidRDefault="0013504F" w14:paraId="745EB794" w14:textId="6C262D2B">
            <w:pPr>
              <w:pStyle w:val="HeaderTable"/>
              <w:rPr>
                <w:b w:val="0"/>
                <w:bCs/>
              </w:rPr>
            </w:pPr>
            <w:r w:rsidRPr="00C42ED9">
              <w:rPr>
                <w:b w:val="0"/>
                <w:bCs/>
              </w:rPr>
              <w:t>Ruunig No Of Product ID</w:t>
            </w:r>
            <w:r w:rsidRPr="00C42ED9">
              <w:rPr>
                <w:b w:val="0"/>
                <w:bCs/>
                <w:cs/>
                <w:lang w:bidi="th-TH"/>
              </w:rPr>
              <w:t>(</w:t>
            </w:r>
            <w:r w:rsidRPr="00C42ED9">
              <w:rPr>
                <w:b w:val="0"/>
                <w:bCs/>
              </w:rPr>
              <w:t>7 Digits</w:t>
            </w:r>
            <w:r w:rsidRPr="00C42ED9">
              <w:rPr>
                <w:b w:val="0"/>
                <w:bCs/>
                <w:cs/>
                <w:lang w:bidi="th-TH"/>
              </w:rPr>
              <w:t xml:space="preserve">) </w:t>
            </w:r>
            <w:r w:rsidRPr="00C42ED9">
              <w:rPr>
                <w:b w:val="0"/>
                <w:bCs/>
              </w:rPr>
              <w:t>must be 7 Digits</w:t>
            </w:r>
            <w:r w:rsidRPr="00C42ED9">
              <w:rPr>
                <w:b w:val="0"/>
                <w:bCs/>
                <w:cs/>
                <w:lang w:bidi="th-TH"/>
              </w:rPr>
              <w:t>.</w:t>
            </w:r>
          </w:p>
        </w:tc>
        <w:tc>
          <w:tcPr>
            <w:tcW w:w="1687" w:type="pct"/>
            <w:gridSpan w:val="3"/>
          </w:tcPr>
          <w:p w:rsidRPr="00C334AC" w:rsidR="0013504F" w:rsidP="0013504F" w:rsidRDefault="0013504F" w14:paraId="70B59C61" w14:textId="44E439D2">
            <w:pPr>
              <w:pStyle w:val="HeaderTable"/>
            </w:pPr>
            <w:r w:rsidRPr="00C42ED9">
              <w:rPr>
                <w:b w:val="0"/>
                <w:bCs/>
              </w:rPr>
              <w:t>Ruunig No Of Product ID</w:t>
            </w:r>
            <w:r w:rsidRPr="005553E1">
              <w:rPr>
                <w:cs/>
                <w:lang w:bidi="th-TH"/>
              </w:rPr>
              <w:t xml:space="preserve"> </w:t>
            </w:r>
            <w:r>
              <w:rPr>
                <w:cs/>
                <w:lang w:bidi="th-TH"/>
              </w:rPr>
              <w:t xml:space="preserve"> </w:t>
            </w:r>
            <w:r w:rsidRPr="005553E1">
              <w:rPr>
                <w:cs/>
                <w:lang w:bidi="th-TH"/>
              </w:rPr>
              <w:t>จะต้อง</w:t>
            </w:r>
            <w:r>
              <w:rPr>
                <w:rFonts w:hint="cs"/>
                <w:cs/>
                <w:lang w:bidi="th-TH"/>
              </w:rPr>
              <w:t xml:space="preserve">มี </w:t>
            </w:r>
            <w:r w:rsidRPr="00C42ED9">
              <w:rPr>
                <w:b w:val="0"/>
                <w:bCs/>
              </w:rPr>
              <w:t>7 digits</w:t>
            </w:r>
          </w:p>
        </w:tc>
        <w:tc>
          <w:tcPr>
            <w:tcW w:w="1121" w:type="pct"/>
          </w:tcPr>
          <w:p w:rsidRPr="00C334AC" w:rsidR="0013504F" w:rsidP="0013504F" w:rsidRDefault="0013504F" w14:paraId="023D1992" w14:textId="77777777">
            <w:pPr>
              <w:pStyle w:val="HeaderTable"/>
            </w:pPr>
          </w:p>
        </w:tc>
      </w:tr>
      <w:tr w:rsidR="0013504F" w:rsidTr="002E735B" w14:paraId="54FD9841" w14:textId="77777777">
        <w:trPr>
          <w:gridAfter w:val="1"/>
          <w:wAfter w:w="3" w:type="pct"/>
        </w:trPr>
        <w:tc>
          <w:tcPr>
            <w:tcW w:w="793" w:type="pct"/>
            <w:gridSpan w:val="2"/>
          </w:tcPr>
          <w:p w:rsidRPr="00C42ED9" w:rsidR="0013504F" w:rsidP="0013504F" w:rsidRDefault="0013504F" w14:paraId="1E57F025" w14:textId="028AFBE5">
            <w:pPr>
              <w:pStyle w:val="HeaderTable"/>
              <w:rPr>
                <w:b w:val="0"/>
                <w:bCs/>
              </w:rPr>
            </w:pPr>
            <w:r w:rsidRPr="00C42ED9">
              <w:rPr>
                <w:b w:val="0"/>
                <w:bCs/>
              </w:rPr>
              <w:t>00001</w:t>
            </w:r>
          </w:p>
        </w:tc>
        <w:tc>
          <w:tcPr>
            <w:tcW w:w="1396" w:type="pct"/>
          </w:tcPr>
          <w:p w:rsidRPr="00C42ED9" w:rsidR="0013504F" w:rsidP="0013504F" w:rsidRDefault="0013504F" w14:paraId="2EA48459" w14:textId="28EE2210">
            <w:pPr>
              <w:pStyle w:val="HeaderTable"/>
              <w:rPr>
                <w:b w:val="0"/>
                <w:bCs/>
              </w:rPr>
            </w:pPr>
            <w:r w:rsidRPr="00C42ED9">
              <w:rPr>
                <w:b w:val="0"/>
                <w:bCs/>
              </w:rPr>
              <w:t>Vimmi Product ID</w:t>
            </w:r>
            <w:r w:rsidRPr="00C42ED9">
              <w:rPr>
                <w:b w:val="0"/>
                <w:bCs/>
                <w:cs/>
                <w:lang w:bidi="th-TH"/>
              </w:rPr>
              <w:t>(</w:t>
            </w:r>
            <w:r w:rsidRPr="00C42ED9">
              <w:rPr>
                <w:b w:val="0"/>
                <w:bCs/>
              </w:rPr>
              <w:t>19 Digits</w:t>
            </w:r>
            <w:r w:rsidRPr="00C42ED9">
              <w:rPr>
                <w:b w:val="0"/>
                <w:bCs/>
                <w:cs/>
                <w:lang w:bidi="th-TH"/>
              </w:rPr>
              <w:t xml:space="preserve">) </w:t>
            </w:r>
            <w:r w:rsidRPr="00C42ED9">
              <w:rPr>
                <w:b w:val="0"/>
                <w:bCs/>
              </w:rPr>
              <w:t>is required</w:t>
            </w:r>
            <w:r w:rsidRPr="00C42ED9">
              <w:rPr>
                <w:b w:val="0"/>
                <w:bCs/>
                <w:cs/>
                <w:lang w:bidi="th-TH"/>
              </w:rPr>
              <w:t>.</w:t>
            </w:r>
          </w:p>
        </w:tc>
        <w:tc>
          <w:tcPr>
            <w:tcW w:w="1687" w:type="pct"/>
            <w:gridSpan w:val="3"/>
          </w:tcPr>
          <w:p w:rsidRPr="00C334AC" w:rsidR="0013504F" w:rsidP="0013504F" w:rsidRDefault="0013504F" w14:paraId="78761A0D" w14:textId="529D7730">
            <w:pPr>
              <w:pStyle w:val="HeaderTable"/>
            </w:pPr>
            <w:r w:rsidRPr="00C42ED9">
              <w:rPr>
                <w:b w:val="0"/>
                <w:bCs/>
              </w:rPr>
              <w:t>Vimmi Product ID</w:t>
            </w:r>
            <w:r w:rsidRPr="005A0AD6">
              <w:rPr>
                <w:bCs/>
                <w:cs/>
                <w:lang w:bidi="th-TH"/>
              </w:rPr>
              <w:t xml:space="preserve"> </w:t>
            </w:r>
            <w:r w:rsidRPr="005553E1">
              <w:rPr>
                <w:cs/>
                <w:lang w:bidi="th-TH"/>
              </w:rPr>
              <w:t xml:space="preserve">จะต้องเป็น </w:t>
            </w:r>
            <w:r w:rsidRPr="00C42ED9">
              <w:rPr>
                <w:b w:val="0"/>
                <w:bCs/>
              </w:rPr>
              <w:t>Mandatory</w:t>
            </w:r>
          </w:p>
        </w:tc>
        <w:tc>
          <w:tcPr>
            <w:tcW w:w="1121" w:type="pct"/>
          </w:tcPr>
          <w:p w:rsidRPr="00C334AC" w:rsidR="0013504F" w:rsidP="0013504F" w:rsidRDefault="0013504F" w14:paraId="65D26F1D" w14:textId="77777777">
            <w:pPr>
              <w:pStyle w:val="HeaderTable"/>
            </w:pPr>
          </w:p>
        </w:tc>
      </w:tr>
      <w:tr w:rsidR="0013504F" w:rsidTr="002E735B" w14:paraId="2496BC5C" w14:textId="77777777">
        <w:trPr>
          <w:gridAfter w:val="1"/>
          <w:wAfter w:w="3" w:type="pct"/>
        </w:trPr>
        <w:tc>
          <w:tcPr>
            <w:tcW w:w="793" w:type="pct"/>
            <w:gridSpan w:val="2"/>
          </w:tcPr>
          <w:p w:rsidRPr="00C42ED9" w:rsidR="0013504F" w:rsidP="0013504F" w:rsidRDefault="0013504F" w14:paraId="05ECCB4E" w14:textId="7DF23FD4">
            <w:pPr>
              <w:pStyle w:val="HeaderTable"/>
              <w:rPr>
                <w:b w:val="0"/>
                <w:bCs/>
              </w:rPr>
            </w:pPr>
            <w:r w:rsidRPr="00C42ED9">
              <w:rPr>
                <w:b w:val="0"/>
                <w:bCs/>
              </w:rPr>
              <w:t>00023</w:t>
            </w:r>
          </w:p>
        </w:tc>
        <w:tc>
          <w:tcPr>
            <w:tcW w:w="1396" w:type="pct"/>
          </w:tcPr>
          <w:p w:rsidRPr="00C42ED9" w:rsidR="0013504F" w:rsidP="0013504F" w:rsidRDefault="0013504F" w14:paraId="6840358B" w14:textId="0F9FABE2">
            <w:pPr>
              <w:pStyle w:val="HeaderTable"/>
              <w:rPr>
                <w:b w:val="0"/>
                <w:bCs/>
              </w:rPr>
            </w:pPr>
            <w:r w:rsidRPr="00C42ED9">
              <w:rPr>
                <w:b w:val="0"/>
                <w:bCs/>
              </w:rPr>
              <w:t>Vimmi Product ID</w:t>
            </w:r>
            <w:r w:rsidRPr="00C42ED9">
              <w:rPr>
                <w:b w:val="0"/>
                <w:bCs/>
                <w:cs/>
                <w:lang w:bidi="th-TH"/>
              </w:rPr>
              <w:t>(</w:t>
            </w:r>
            <w:r w:rsidRPr="00C42ED9">
              <w:rPr>
                <w:b w:val="0"/>
                <w:bCs/>
              </w:rPr>
              <w:t>19 Digits</w:t>
            </w:r>
            <w:r w:rsidRPr="00C42ED9">
              <w:rPr>
                <w:b w:val="0"/>
                <w:bCs/>
                <w:cs/>
                <w:lang w:bidi="th-TH"/>
              </w:rPr>
              <w:t xml:space="preserve">) </w:t>
            </w:r>
            <w:r w:rsidRPr="00C42ED9">
              <w:rPr>
                <w:b w:val="0"/>
                <w:bCs/>
              </w:rPr>
              <w:t>must be 19 Digits</w:t>
            </w:r>
            <w:r w:rsidRPr="00C42ED9">
              <w:rPr>
                <w:b w:val="0"/>
                <w:bCs/>
                <w:cs/>
                <w:lang w:bidi="th-TH"/>
              </w:rPr>
              <w:t>.</w:t>
            </w:r>
          </w:p>
        </w:tc>
        <w:tc>
          <w:tcPr>
            <w:tcW w:w="1687" w:type="pct"/>
            <w:gridSpan w:val="3"/>
          </w:tcPr>
          <w:p w:rsidRPr="00C334AC" w:rsidR="0013504F" w:rsidP="0013504F" w:rsidRDefault="0013504F" w14:paraId="0252F6E8" w14:textId="5D419305">
            <w:pPr>
              <w:pStyle w:val="HeaderTable"/>
            </w:pPr>
            <w:r w:rsidRPr="00C42ED9">
              <w:rPr>
                <w:b w:val="0"/>
                <w:bCs/>
              </w:rPr>
              <w:t>Vimmi Product ID</w:t>
            </w:r>
            <w:r w:rsidRPr="005A0AD6">
              <w:rPr>
                <w:bCs/>
                <w:cs/>
                <w:lang w:bidi="th-TH"/>
              </w:rPr>
              <w:t xml:space="preserve"> </w:t>
            </w:r>
            <w:r w:rsidRPr="005553E1">
              <w:rPr>
                <w:cs/>
                <w:lang w:bidi="th-TH"/>
              </w:rPr>
              <w:t>จะต้อง</w:t>
            </w:r>
            <w:r>
              <w:rPr>
                <w:rFonts w:hint="cs"/>
                <w:cs/>
                <w:lang w:bidi="th-TH"/>
              </w:rPr>
              <w:t xml:space="preserve">มี </w:t>
            </w:r>
            <w:r w:rsidRPr="00C42ED9">
              <w:rPr>
                <w:b w:val="0"/>
                <w:bCs/>
              </w:rPr>
              <w:t>19 digits</w:t>
            </w:r>
          </w:p>
        </w:tc>
        <w:tc>
          <w:tcPr>
            <w:tcW w:w="1121" w:type="pct"/>
          </w:tcPr>
          <w:p w:rsidRPr="00C334AC" w:rsidR="0013504F" w:rsidP="0013504F" w:rsidRDefault="0013504F" w14:paraId="43D6DADA" w14:textId="77777777">
            <w:pPr>
              <w:pStyle w:val="HeaderTable"/>
            </w:pPr>
          </w:p>
        </w:tc>
      </w:tr>
      <w:tr w:rsidR="0013504F" w:rsidTr="002E735B" w14:paraId="67FB59BB" w14:textId="77777777">
        <w:trPr>
          <w:gridAfter w:val="1"/>
          <w:wAfter w:w="3" w:type="pct"/>
        </w:trPr>
        <w:tc>
          <w:tcPr>
            <w:tcW w:w="4997" w:type="pct"/>
            <w:gridSpan w:val="7"/>
            <w:shd w:val="clear" w:color="auto" w:fill="C2D69B" w:themeFill="accent3" w:themeFillTint="99"/>
          </w:tcPr>
          <w:p w:rsidR="0013504F" w:rsidP="0013504F" w:rsidRDefault="0013504F" w14:paraId="51E5625D" w14:textId="2DCB271A">
            <w:pPr>
              <w:pStyle w:val="HeaderTable"/>
            </w:pPr>
            <w:r>
              <w:t xml:space="preserve">End </w:t>
            </w:r>
            <w:r w:rsidRPr="00C334AC">
              <w:t>Vimmi Product Detail Section</w:t>
            </w:r>
          </w:p>
        </w:tc>
      </w:tr>
      <w:tr w:rsidR="0013504F" w:rsidTr="002E735B" w14:paraId="590C51B4" w14:textId="77777777">
        <w:trPr>
          <w:gridAfter w:val="1"/>
          <w:wAfter w:w="3" w:type="pct"/>
        </w:trPr>
        <w:tc>
          <w:tcPr>
            <w:tcW w:w="777" w:type="pct"/>
          </w:tcPr>
          <w:p w:rsidRPr="00121D4E" w:rsidR="0013504F" w:rsidP="0013504F" w:rsidRDefault="0013504F" w14:paraId="7A4DC34A" w14:textId="59583307">
            <w:pPr>
              <w:pStyle w:val="BodyTextTable"/>
              <w:rPr>
                <w:rFonts w:ascii="CordiaUPC" w:hAnsi="CordiaUPC" w:cs="CordiaUPC"/>
                <w:sz w:val="28"/>
                <w:szCs w:val="28"/>
                <w:cs/>
                <w:lang w:bidi="th-TH"/>
              </w:rPr>
            </w:pPr>
            <w:r w:rsidRPr="00121D4E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412" w:type="pct"/>
            <w:gridSpan w:val="2"/>
          </w:tcPr>
          <w:p w:rsidRPr="000E77DA" w:rsidR="0013504F" w:rsidP="0013504F" w:rsidRDefault="0013504F" w14:paraId="1449EC84" w14:textId="27AA8A28">
            <w:pPr>
              <w:rPr>
                <w:rFonts w:cs="CordiaUPC"/>
              </w:rPr>
            </w:pPr>
            <w:r w:rsidRPr="00121D4E">
              <w:rPr>
                <w:rFonts w:cs="CordiaUPC"/>
              </w:rPr>
              <w:t>Duration Type is required</w:t>
            </w:r>
            <w:r w:rsidRPr="000E77DA">
              <w:rPr>
                <w:rFonts w:cs="CordiaUPC"/>
                <w:cs/>
              </w:rPr>
              <w:t>.</w:t>
            </w:r>
          </w:p>
        </w:tc>
        <w:tc>
          <w:tcPr>
            <w:tcW w:w="1687" w:type="pct"/>
            <w:gridSpan w:val="3"/>
          </w:tcPr>
          <w:p w:rsidRPr="000E77DA" w:rsidR="0013504F" w:rsidP="0013504F" w:rsidRDefault="0013504F" w14:paraId="73033687" w14:textId="5482E89D">
            <w:pPr>
              <w:rPr>
                <w:rFonts w:cs="CordiaUPC"/>
              </w:rPr>
            </w:pPr>
            <w:r w:rsidRPr="00121D4E">
              <w:rPr>
                <w:rFonts w:cs="CordiaUPC"/>
              </w:rPr>
              <w:t xml:space="preserve">Duration Type </w:t>
            </w:r>
            <w:r w:rsidRPr="000E77DA">
              <w:rPr>
                <w:rFonts w:cs="CordiaUPC"/>
                <w:cs/>
              </w:rPr>
              <w:t xml:space="preserve">เป็น </w:t>
            </w:r>
            <w:r w:rsidRPr="00121D4E">
              <w:rPr>
                <w:rFonts w:cs="CordiaUPC"/>
              </w:rPr>
              <w:t>Mandatory</w:t>
            </w:r>
          </w:p>
        </w:tc>
        <w:tc>
          <w:tcPr>
            <w:tcW w:w="1121" w:type="pct"/>
          </w:tcPr>
          <w:p w:rsidRPr="00121D4E" w:rsidR="0013504F" w:rsidP="0013504F" w:rsidRDefault="0013504F" w14:paraId="5D4FCA2F" w14:textId="77777777">
            <w:pPr>
              <w:rPr>
                <w:rFonts w:cs="CordiaUPC"/>
                <w:szCs w:val="36"/>
              </w:rPr>
            </w:pPr>
          </w:p>
        </w:tc>
      </w:tr>
      <w:tr w:rsidR="0013504F" w:rsidTr="002E735B" w14:paraId="285F163E" w14:textId="77777777">
        <w:trPr>
          <w:gridAfter w:val="1"/>
          <w:wAfter w:w="3" w:type="pct"/>
        </w:trPr>
        <w:tc>
          <w:tcPr>
            <w:tcW w:w="777" w:type="pct"/>
          </w:tcPr>
          <w:p w:rsidRPr="00121D4E" w:rsidR="0013504F" w:rsidP="0013504F" w:rsidRDefault="0013504F" w14:paraId="48A73E0E" w14:textId="3D229ED6">
            <w:pPr>
              <w:pStyle w:val="BodyTextTable"/>
              <w:rPr>
                <w:rFonts w:ascii="CordiaUPC" w:hAnsi="CordiaUPC" w:cs="CordiaUPC"/>
                <w:sz w:val="28"/>
                <w:szCs w:val="28"/>
                <w:cs/>
                <w:lang w:bidi="th-TH"/>
              </w:rPr>
            </w:pPr>
            <w:r w:rsidRPr="00121D4E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412" w:type="pct"/>
            <w:gridSpan w:val="2"/>
          </w:tcPr>
          <w:p w:rsidRPr="000E77DA" w:rsidR="0013504F" w:rsidP="0013504F" w:rsidRDefault="0013504F" w14:paraId="53048CDB" w14:textId="74343C60">
            <w:pPr>
              <w:rPr>
                <w:rFonts w:cs="CordiaUPC"/>
              </w:rPr>
            </w:pPr>
            <w:r w:rsidRPr="00121D4E">
              <w:rPr>
                <w:rFonts w:cs="CordiaUPC"/>
              </w:rPr>
              <w:t>Duration From is required</w:t>
            </w:r>
            <w:r w:rsidRPr="000E77DA">
              <w:rPr>
                <w:rFonts w:cs="CordiaUPC"/>
                <w:cs/>
              </w:rPr>
              <w:t>.</w:t>
            </w:r>
          </w:p>
        </w:tc>
        <w:tc>
          <w:tcPr>
            <w:tcW w:w="1687" w:type="pct"/>
            <w:gridSpan w:val="3"/>
          </w:tcPr>
          <w:p w:rsidRPr="000E77DA" w:rsidR="0013504F" w:rsidP="0013504F" w:rsidRDefault="0013504F" w14:paraId="709C8B5E" w14:textId="12FD1767">
            <w:pPr>
              <w:rPr>
                <w:rFonts w:cs="CordiaUPC"/>
              </w:rPr>
            </w:pPr>
            <w:r w:rsidRPr="00121D4E">
              <w:rPr>
                <w:rFonts w:cs="CordiaUPC"/>
              </w:rPr>
              <w:t xml:space="preserve">Duration From </w:t>
            </w:r>
            <w:r w:rsidRPr="000E77DA">
              <w:rPr>
                <w:rFonts w:cs="CordiaUPC"/>
                <w:cs/>
              </w:rPr>
              <w:t xml:space="preserve">เป็น </w:t>
            </w:r>
            <w:r w:rsidRPr="00121D4E">
              <w:rPr>
                <w:rFonts w:cs="CordiaUPC"/>
              </w:rPr>
              <w:t>Mandatory</w:t>
            </w:r>
          </w:p>
        </w:tc>
        <w:tc>
          <w:tcPr>
            <w:tcW w:w="1121" w:type="pct"/>
          </w:tcPr>
          <w:p w:rsidRPr="00121D4E" w:rsidR="0013504F" w:rsidP="0013504F" w:rsidRDefault="0013504F" w14:paraId="409B7EDF" w14:textId="77777777">
            <w:pPr>
              <w:rPr>
                <w:rFonts w:cs="CordiaUPC"/>
                <w:szCs w:val="36"/>
              </w:rPr>
            </w:pPr>
          </w:p>
        </w:tc>
      </w:tr>
      <w:tr w:rsidR="0013504F" w:rsidTr="002E735B" w14:paraId="4034D2AE" w14:textId="77777777">
        <w:trPr>
          <w:gridAfter w:val="1"/>
          <w:wAfter w:w="3" w:type="pct"/>
        </w:trPr>
        <w:tc>
          <w:tcPr>
            <w:tcW w:w="777" w:type="pct"/>
          </w:tcPr>
          <w:p w:rsidRPr="00121D4E" w:rsidR="0013504F" w:rsidP="0013504F" w:rsidRDefault="0013504F" w14:paraId="62E50B35" w14:textId="12778CE2">
            <w:pPr>
              <w:pStyle w:val="BodyTextTable"/>
              <w:rPr>
                <w:rFonts w:ascii="CordiaUPC" w:hAnsi="CordiaUPC" w:cs="CordiaUPC"/>
                <w:sz w:val="28"/>
                <w:szCs w:val="28"/>
                <w:cs/>
                <w:lang w:bidi="th-TH"/>
              </w:rPr>
            </w:pPr>
            <w:r w:rsidRPr="00121D4E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412" w:type="pct"/>
            <w:gridSpan w:val="2"/>
          </w:tcPr>
          <w:p w:rsidRPr="000E77DA" w:rsidR="0013504F" w:rsidP="0013504F" w:rsidRDefault="0013504F" w14:paraId="07EBE36C" w14:textId="0F647200">
            <w:pPr>
              <w:rPr>
                <w:rFonts w:cs="CordiaUPC"/>
              </w:rPr>
            </w:pPr>
            <w:r w:rsidRPr="00121D4E">
              <w:rPr>
                <w:rFonts w:cs="CordiaUPC"/>
              </w:rPr>
              <w:t>Duration To is required</w:t>
            </w:r>
            <w:r w:rsidRPr="000E77DA">
              <w:rPr>
                <w:rFonts w:cs="CordiaUPC"/>
                <w:cs/>
              </w:rPr>
              <w:t>.</w:t>
            </w:r>
          </w:p>
        </w:tc>
        <w:tc>
          <w:tcPr>
            <w:tcW w:w="1687" w:type="pct"/>
            <w:gridSpan w:val="3"/>
          </w:tcPr>
          <w:p w:rsidRPr="000E77DA" w:rsidR="0013504F" w:rsidP="0013504F" w:rsidRDefault="0013504F" w14:paraId="7F8060AD" w14:textId="1B7630CF">
            <w:pPr>
              <w:rPr>
                <w:rFonts w:cs="CordiaUPC"/>
              </w:rPr>
            </w:pPr>
            <w:r w:rsidRPr="00121D4E">
              <w:rPr>
                <w:rFonts w:cs="CordiaUPC"/>
              </w:rPr>
              <w:t xml:space="preserve">Duration To </w:t>
            </w:r>
            <w:r w:rsidRPr="000E77DA">
              <w:rPr>
                <w:rFonts w:cs="CordiaUPC"/>
                <w:cs/>
              </w:rPr>
              <w:t xml:space="preserve">เป็น </w:t>
            </w:r>
            <w:r w:rsidRPr="00121D4E">
              <w:rPr>
                <w:rFonts w:cs="CordiaUPC"/>
              </w:rPr>
              <w:t>Mandatory</w:t>
            </w:r>
          </w:p>
        </w:tc>
        <w:tc>
          <w:tcPr>
            <w:tcW w:w="1121" w:type="pct"/>
          </w:tcPr>
          <w:p w:rsidRPr="00121D4E" w:rsidR="0013504F" w:rsidP="0013504F" w:rsidRDefault="0013504F" w14:paraId="7B09C0C2" w14:textId="77777777">
            <w:pPr>
              <w:rPr>
                <w:rFonts w:cs="CordiaUPC"/>
                <w:szCs w:val="36"/>
              </w:rPr>
            </w:pPr>
          </w:p>
        </w:tc>
      </w:tr>
      <w:tr w:rsidR="0013504F" w:rsidTr="002E735B" w14:paraId="7FDF9F75" w14:textId="77777777">
        <w:trPr>
          <w:gridAfter w:val="1"/>
          <w:wAfter w:w="3" w:type="pct"/>
        </w:trPr>
        <w:tc>
          <w:tcPr>
            <w:tcW w:w="777" w:type="pct"/>
          </w:tcPr>
          <w:p w:rsidRPr="00F25644" w:rsidR="0013504F" w:rsidP="0013504F" w:rsidRDefault="0013504F" w14:paraId="45832EF5" w14:textId="203B41A1">
            <w:pPr>
              <w:pStyle w:val="BodyTextTable"/>
              <w:rPr>
                <w:rFonts w:ascii="CordiaUPC" w:hAnsi="CordiaUPC" w:cs="CordiaUPC"/>
                <w:sz w:val="28"/>
                <w:szCs w:val="28"/>
                <w:cs/>
                <w:lang w:bidi="th-TH"/>
              </w:rPr>
            </w:pPr>
            <w:r w:rsidRPr="000E77DA">
              <w:rPr>
                <w:rFonts w:ascii="CordiaUPC" w:hAnsi="CordiaUPC" w:cs="CordiaUPC"/>
                <w:sz w:val="28"/>
                <w:szCs w:val="28"/>
              </w:rPr>
              <w:t>00023</w:t>
            </w:r>
          </w:p>
        </w:tc>
        <w:tc>
          <w:tcPr>
            <w:tcW w:w="1412" w:type="pct"/>
            <w:gridSpan w:val="2"/>
          </w:tcPr>
          <w:p w:rsidRPr="000E77DA" w:rsidR="0013504F" w:rsidP="0013504F" w:rsidRDefault="0013504F" w14:paraId="54AD4D5C" w14:textId="1C517B75">
            <w:pPr>
              <w:rPr>
                <w:rFonts w:cs="CordiaUPC"/>
              </w:rPr>
            </w:pPr>
            <w:r w:rsidRPr="00121D4E">
              <w:rPr>
                <w:rFonts w:cs="CordiaUPC"/>
              </w:rPr>
              <w:t xml:space="preserve">Duration From must be Integer </w:t>
            </w:r>
            <w:r w:rsidRPr="000E77DA">
              <w:rPr>
                <w:rFonts w:cs="CordiaUPC"/>
                <w:cs/>
              </w:rPr>
              <w:t>(</w:t>
            </w:r>
            <w:r w:rsidRPr="000E77DA">
              <w:rPr>
                <w:rFonts w:cs="CordiaUPC"/>
              </w:rPr>
              <w:t>Min 1, Max 99,999</w:t>
            </w:r>
            <w:r w:rsidRPr="000E77DA">
              <w:rPr>
                <w:rFonts w:cs="CordiaUPC"/>
                <w:cs/>
              </w:rPr>
              <w:t>)</w:t>
            </w:r>
          </w:p>
        </w:tc>
        <w:tc>
          <w:tcPr>
            <w:tcW w:w="1687" w:type="pct"/>
            <w:gridSpan w:val="3"/>
          </w:tcPr>
          <w:p w:rsidRPr="000E77DA" w:rsidR="0013504F" w:rsidP="0013504F" w:rsidRDefault="0013504F" w14:paraId="177DB2E4" w14:textId="7CF9F34B">
            <w:pPr>
              <w:rPr>
                <w:rFonts w:cs="CordiaUPC"/>
              </w:rPr>
            </w:pPr>
            <w:r w:rsidRPr="000E77DA">
              <w:rPr>
                <w:rFonts w:cs="CordiaUPC"/>
                <w:cs/>
              </w:rPr>
              <w:t xml:space="preserve">ถ้า </w:t>
            </w:r>
            <w:r w:rsidRPr="000E77DA">
              <w:rPr>
                <w:rFonts w:cs="CordiaUPC"/>
              </w:rPr>
              <w:t xml:space="preserve">durationFrom </w:t>
            </w:r>
            <w:r w:rsidRPr="000E77DA">
              <w:rPr>
                <w:rFonts w:cs="CordiaUPC"/>
                <w:cs/>
              </w:rPr>
              <w:t xml:space="preserve">มีค่า ดังนั้น </w:t>
            </w:r>
            <w:r w:rsidRPr="00121D4E">
              <w:rPr>
                <w:rFonts w:cs="CordiaUPC"/>
              </w:rPr>
              <w:t>Duration From</w:t>
            </w:r>
            <w:r w:rsidRPr="000E77DA">
              <w:rPr>
                <w:rFonts w:cs="CordiaUPC"/>
                <w:cs/>
              </w:rPr>
              <w:t xml:space="preserve"> จะต้องเป็นจำนวนเต็มและมีค่าอยู่ในช่วง </w:t>
            </w:r>
            <w:r w:rsidRPr="000E77DA">
              <w:rPr>
                <w:rFonts w:cs="CordiaUPC"/>
              </w:rPr>
              <w:t xml:space="preserve">1 </w:t>
            </w:r>
            <w:r w:rsidRPr="000E77DA">
              <w:rPr>
                <w:rFonts w:cs="CordiaUPC"/>
                <w:cs/>
              </w:rPr>
              <w:t xml:space="preserve">– </w:t>
            </w:r>
            <w:r w:rsidRPr="000E77DA">
              <w:rPr>
                <w:rFonts w:cs="CordiaUPC"/>
              </w:rPr>
              <w:t>99,999</w:t>
            </w:r>
          </w:p>
        </w:tc>
        <w:tc>
          <w:tcPr>
            <w:tcW w:w="1121" w:type="pct"/>
          </w:tcPr>
          <w:p w:rsidRPr="00121D4E" w:rsidR="0013504F" w:rsidP="0013504F" w:rsidRDefault="0013504F" w14:paraId="4C44A0F4" w14:textId="77777777">
            <w:pPr>
              <w:rPr>
                <w:rFonts w:cs="CordiaUPC"/>
                <w:szCs w:val="36"/>
              </w:rPr>
            </w:pPr>
          </w:p>
        </w:tc>
      </w:tr>
      <w:tr w:rsidR="0013504F" w:rsidTr="002E735B" w14:paraId="7A0D4B28" w14:textId="77777777">
        <w:trPr>
          <w:gridAfter w:val="1"/>
          <w:wAfter w:w="3" w:type="pct"/>
        </w:trPr>
        <w:tc>
          <w:tcPr>
            <w:tcW w:w="777" w:type="pct"/>
          </w:tcPr>
          <w:p w:rsidRPr="00F25644" w:rsidR="0013504F" w:rsidP="0013504F" w:rsidRDefault="0013504F" w14:paraId="40F53E25" w14:textId="1BF78281">
            <w:pPr>
              <w:pStyle w:val="BodyTextTable"/>
              <w:rPr>
                <w:rFonts w:ascii="CordiaUPC" w:hAnsi="CordiaUPC" w:cs="CordiaUPC"/>
                <w:sz w:val="28"/>
                <w:szCs w:val="28"/>
                <w:cs/>
                <w:lang w:bidi="th-TH"/>
              </w:rPr>
            </w:pPr>
            <w:r w:rsidRPr="000E77DA">
              <w:rPr>
                <w:rFonts w:ascii="CordiaUPC" w:hAnsi="CordiaUPC" w:cs="CordiaUPC"/>
                <w:sz w:val="28"/>
                <w:szCs w:val="28"/>
              </w:rPr>
              <w:t>00023</w:t>
            </w:r>
          </w:p>
        </w:tc>
        <w:tc>
          <w:tcPr>
            <w:tcW w:w="1412" w:type="pct"/>
            <w:gridSpan w:val="2"/>
          </w:tcPr>
          <w:p w:rsidRPr="000E77DA" w:rsidR="0013504F" w:rsidP="0013504F" w:rsidRDefault="0013504F" w14:paraId="1B5DE7FC" w14:textId="015644E4">
            <w:pPr>
              <w:rPr>
                <w:rFonts w:cs="CordiaUPC"/>
              </w:rPr>
            </w:pPr>
            <w:r w:rsidRPr="00121D4E">
              <w:rPr>
                <w:rFonts w:cs="CordiaUPC"/>
              </w:rPr>
              <w:t>Duration To</w:t>
            </w:r>
            <w:r w:rsidRPr="000E77DA">
              <w:rPr>
                <w:rFonts w:cs="CordiaUPC"/>
                <w:cs/>
              </w:rPr>
              <w:t xml:space="preserve"> </w:t>
            </w:r>
            <w:r w:rsidRPr="000E77DA">
              <w:rPr>
                <w:rFonts w:cs="CordiaUPC"/>
              </w:rPr>
              <w:t xml:space="preserve">must be Integer </w:t>
            </w:r>
            <w:r w:rsidRPr="000E77DA">
              <w:rPr>
                <w:rFonts w:cs="CordiaUPC"/>
                <w:cs/>
              </w:rPr>
              <w:t>(</w:t>
            </w:r>
            <w:r w:rsidRPr="000E77DA">
              <w:rPr>
                <w:rFonts w:cs="CordiaUPC"/>
              </w:rPr>
              <w:t>Min 1, Max 99,999</w:t>
            </w:r>
            <w:r w:rsidRPr="000E77DA">
              <w:rPr>
                <w:rFonts w:cs="CordiaUPC"/>
                <w:cs/>
              </w:rPr>
              <w:t>)</w:t>
            </w:r>
          </w:p>
        </w:tc>
        <w:tc>
          <w:tcPr>
            <w:tcW w:w="1687" w:type="pct"/>
            <w:gridSpan w:val="3"/>
          </w:tcPr>
          <w:p w:rsidRPr="000E77DA" w:rsidR="0013504F" w:rsidP="0013504F" w:rsidRDefault="0013504F" w14:paraId="7C998084" w14:textId="659D90E1">
            <w:pPr>
              <w:rPr>
                <w:rFonts w:cs="CordiaUPC"/>
              </w:rPr>
            </w:pPr>
            <w:r w:rsidRPr="000E77DA">
              <w:rPr>
                <w:rFonts w:cs="CordiaUPC"/>
                <w:cs/>
              </w:rPr>
              <w:t xml:space="preserve">ถ้า </w:t>
            </w:r>
            <w:r w:rsidRPr="000E77DA">
              <w:rPr>
                <w:rFonts w:cs="CordiaUPC"/>
              </w:rPr>
              <w:t xml:space="preserve">durationTo </w:t>
            </w:r>
            <w:r w:rsidRPr="000E77DA">
              <w:rPr>
                <w:rFonts w:cs="CordiaUPC"/>
                <w:cs/>
              </w:rPr>
              <w:t xml:space="preserve">มีค่า ดังนั้น </w:t>
            </w:r>
            <w:r w:rsidRPr="00121D4E">
              <w:rPr>
                <w:rFonts w:cs="CordiaUPC"/>
              </w:rPr>
              <w:t>Duration To</w:t>
            </w:r>
            <w:r w:rsidRPr="000E77DA">
              <w:rPr>
                <w:rFonts w:cs="CordiaUPC"/>
                <w:cs/>
              </w:rPr>
              <w:t xml:space="preserve"> จะต้องเป็นจำนวนเต็มและมีค่าอยู่ในช่วง </w:t>
            </w:r>
            <w:r w:rsidRPr="000E77DA">
              <w:rPr>
                <w:rFonts w:cs="CordiaUPC"/>
              </w:rPr>
              <w:t xml:space="preserve">1 </w:t>
            </w:r>
            <w:r w:rsidRPr="000E77DA">
              <w:rPr>
                <w:rFonts w:cs="CordiaUPC"/>
                <w:cs/>
              </w:rPr>
              <w:t xml:space="preserve">– </w:t>
            </w:r>
            <w:r w:rsidRPr="000E77DA">
              <w:rPr>
                <w:rFonts w:cs="CordiaUPC"/>
              </w:rPr>
              <w:t>99,999</w:t>
            </w:r>
          </w:p>
        </w:tc>
        <w:tc>
          <w:tcPr>
            <w:tcW w:w="1121" w:type="pct"/>
          </w:tcPr>
          <w:p w:rsidRPr="00121D4E" w:rsidR="0013504F" w:rsidP="0013504F" w:rsidRDefault="0013504F" w14:paraId="27E43D38" w14:textId="77777777">
            <w:pPr>
              <w:rPr>
                <w:rFonts w:cs="CordiaUPC"/>
                <w:szCs w:val="36"/>
              </w:rPr>
            </w:pPr>
          </w:p>
        </w:tc>
      </w:tr>
      <w:tr w:rsidR="0013504F" w:rsidTr="002E735B" w14:paraId="6D5DAA65" w14:textId="77777777">
        <w:trPr>
          <w:gridAfter w:val="1"/>
          <w:wAfter w:w="3" w:type="pct"/>
        </w:trPr>
        <w:tc>
          <w:tcPr>
            <w:tcW w:w="777" w:type="pct"/>
          </w:tcPr>
          <w:p w:rsidRPr="00121D4E" w:rsidR="0013504F" w:rsidP="0013504F" w:rsidRDefault="0013504F" w14:paraId="6B09381D" w14:textId="68CBEE77">
            <w:pPr>
              <w:pStyle w:val="BodyTextTable"/>
              <w:rPr>
                <w:rFonts w:ascii="CordiaUPC" w:hAnsi="CordiaUPC" w:cs="CordiaUPC"/>
                <w:sz w:val="28"/>
                <w:szCs w:val="28"/>
                <w:cs/>
                <w:lang w:bidi="th-TH"/>
              </w:rPr>
            </w:pPr>
            <w:r w:rsidRPr="00121D4E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412" w:type="pct"/>
            <w:gridSpan w:val="2"/>
          </w:tcPr>
          <w:p w:rsidRPr="000E77DA" w:rsidR="0013504F" w:rsidP="0013504F" w:rsidRDefault="0013504F" w14:paraId="5BBA90AB" w14:textId="728831A8">
            <w:pPr>
              <w:rPr>
                <w:rFonts w:cs="CordiaUPC"/>
              </w:rPr>
            </w:pPr>
            <w:r w:rsidRPr="00121D4E">
              <w:rPr>
                <w:rFonts w:cs="CordiaUPC"/>
              </w:rPr>
              <w:t>Duration Unit is required</w:t>
            </w:r>
            <w:r w:rsidRPr="000E77DA">
              <w:rPr>
                <w:rFonts w:cs="CordiaUPC"/>
                <w:cs/>
              </w:rPr>
              <w:t>.</w:t>
            </w:r>
          </w:p>
        </w:tc>
        <w:tc>
          <w:tcPr>
            <w:tcW w:w="1687" w:type="pct"/>
            <w:gridSpan w:val="3"/>
          </w:tcPr>
          <w:p w:rsidRPr="000E77DA" w:rsidR="0013504F" w:rsidP="0013504F" w:rsidRDefault="0013504F" w14:paraId="1F4CCBC3" w14:textId="6DE5DF7B">
            <w:pPr>
              <w:rPr>
                <w:rFonts w:cs="CordiaUPC"/>
              </w:rPr>
            </w:pPr>
            <w:r w:rsidRPr="00121D4E">
              <w:rPr>
                <w:rFonts w:cs="CordiaUPC"/>
              </w:rPr>
              <w:t xml:space="preserve">Duration Unit </w:t>
            </w:r>
            <w:r w:rsidRPr="000E77DA">
              <w:rPr>
                <w:rFonts w:cs="CordiaUPC"/>
                <w:cs/>
              </w:rPr>
              <w:t xml:space="preserve">เป็น </w:t>
            </w:r>
            <w:r w:rsidRPr="00121D4E">
              <w:rPr>
                <w:rFonts w:cs="CordiaUPC"/>
              </w:rPr>
              <w:t>Mandatory</w:t>
            </w:r>
          </w:p>
        </w:tc>
        <w:tc>
          <w:tcPr>
            <w:tcW w:w="1121" w:type="pct"/>
          </w:tcPr>
          <w:p w:rsidRPr="00121D4E" w:rsidR="0013504F" w:rsidP="0013504F" w:rsidRDefault="0013504F" w14:paraId="6031B0EF" w14:textId="77777777">
            <w:pPr>
              <w:rPr>
                <w:rFonts w:cs="CordiaUPC"/>
                <w:szCs w:val="36"/>
              </w:rPr>
            </w:pPr>
          </w:p>
        </w:tc>
      </w:tr>
      <w:tr w:rsidR="0013504F" w:rsidTr="002E735B" w14:paraId="080D9E7C" w14:textId="77777777">
        <w:trPr>
          <w:gridAfter w:val="1"/>
          <w:wAfter w:w="3" w:type="pct"/>
        </w:trPr>
        <w:tc>
          <w:tcPr>
            <w:tcW w:w="777" w:type="pct"/>
          </w:tcPr>
          <w:p w:rsidRPr="00121D4E" w:rsidR="0013504F" w:rsidP="0013504F" w:rsidRDefault="0013504F" w14:paraId="3D5EE246" w14:textId="26BB6FCA">
            <w:pPr>
              <w:pStyle w:val="BodyTextTable"/>
              <w:rPr>
                <w:rFonts w:ascii="CordiaUPC" w:hAnsi="CordiaUPC" w:cs="CordiaUPC"/>
                <w:sz w:val="28"/>
                <w:szCs w:val="28"/>
                <w:cs/>
                <w:lang w:bidi="th-TH"/>
              </w:rPr>
            </w:pPr>
            <w:r w:rsidRPr="00121D4E">
              <w:rPr>
                <w:rFonts w:ascii="CordiaUPC" w:hAnsi="CordiaUPC" w:cs="CordiaUPC"/>
                <w:sz w:val="28"/>
                <w:szCs w:val="28"/>
              </w:rPr>
              <w:t>00014</w:t>
            </w:r>
          </w:p>
        </w:tc>
        <w:tc>
          <w:tcPr>
            <w:tcW w:w="1412" w:type="pct"/>
            <w:gridSpan w:val="2"/>
          </w:tcPr>
          <w:p w:rsidRPr="000E77DA" w:rsidR="0013504F" w:rsidP="0013504F" w:rsidRDefault="0013504F" w14:paraId="7C1B5B63" w14:textId="7FBC66D4">
            <w:pPr>
              <w:rPr>
                <w:rFonts w:cs="CordiaUPC"/>
              </w:rPr>
            </w:pPr>
            <w:r w:rsidRPr="00121D4E">
              <w:rPr>
                <w:rFonts w:cs="CordiaUPC"/>
              </w:rPr>
              <w:t>Duration To</w:t>
            </w:r>
            <w:r w:rsidRPr="000E77DA">
              <w:rPr>
                <w:rFonts w:cs="CordiaUPC"/>
                <w:b/>
                <w:bCs/>
                <w:cs/>
              </w:rPr>
              <w:t xml:space="preserve"> </w:t>
            </w:r>
            <w:r w:rsidRPr="00121D4E">
              <w:rPr>
                <w:rFonts w:cs="CordiaUPC"/>
                <w:bCs/>
              </w:rPr>
              <w:t xml:space="preserve">must be greater than or equal to </w:t>
            </w:r>
            <w:r w:rsidRPr="00121D4E">
              <w:rPr>
                <w:rFonts w:cs="CordiaUPC"/>
              </w:rPr>
              <w:t>Duration</w:t>
            </w:r>
            <w:r w:rsidRPr="00121D4E">
              <w:rPr>
                <w:rFonts w:cs="CordiaUPC"/>
                <w:bCs/>
              </w:rPr>
              <w:t xml:space="preserve"> F</w:t>
            </w:r>
            <w:r w:rsidRPr="00121D4E">
              <w:rPr>
                <w:rFonts w:cs="CordiaUPC"/>
              </w:rPr>
              <w:t>rom</w:t>
            </w:r>
          </w:p>
        </w:tc>
        <w:tc>
          <w:tcPr>
            <w:tcW w:w="1687" w:type="pct"/>
            <w:gridSpan w:val="3"/>
          </w:tcPr>
          <w:p w:rsidRPr="00121D4E" w:rsidR="0013504F" w:rsidP="0013504F" w:rsidRDefault="0013504F" w14:paraId="79C1DA09" w14:textId="77777777">
            <w:pPr>
              <w:rPr>
                <w:rFonts w:cs="CordiaUPC"/>
              </w:rPr>
            </w:pPr>
            <w:r w:rsidRPr="00121D4E">
              <w:rPr>
                <w:rFonts w:cs="CordiaUPC"/>
              </w:rPr>
              <w:t xml:space="preserve">Duration To </w:t>
            </w:r>
            <w:r w:rsidRPr="000E77DA">
              <w:rPr>
                <w:rFonts w:cs="CordiaUPC"/>
                <w:cs/>
              </w:rPr>
              <w:t xml:space="preserve">จะต้องมีค่ามากกว่าหรือเท่ากับ </w:t>
            </w:r>
            <w:r w:rsidRPr="00121D4E">
              <w:rPr>
                <w:rFonts w:cs="CordiaUPC"/>
              </w:rPr>
              <w:t>Duration From</w:t>
            </w:r>
          </w:p>
          <w:p w:rsidRPr="000E77DA" w:rsidR="0013504F" w:rsidP="0013504F" w:rsidRDefault="0013504F" w14:paraId="408DDB80" w14:textId="77777777">
            <w:pPr>
              <w:rPr>
                <w:rFonts w:cs="CordiaUPC"/>
              </w:rPr>
            </w:pPr>
          </w:p>
        </w:tc>
        <w:tc>
          <w:tcPr>
            <w:tcW w:w="1121" w:type="pct"/>
          </w:tcPr>
          <w:p w:rsidRPr="00121D4E" w:rsidR="0013504F" w:rsidP="0013504F" w:rsidRDefault="0013504F" w14:paraId="1D2AA521" w14:textId="1CD67166">
            <w:pPr>
              <w:rPr>
                <w:rFonts w:cs="CordiaUPC"/>
                <w:szCs w:val="36"/>
              </w:rPr>
            </w:pPr>
            <w:r w:rsidRPr="00121D4E">
              <w:rPr>
                <w:rFonts w:cs="CordiaUPC"/>
                <w:szCs w:val="36"/>
              </w:rPr>
              <w:t>Yes</w:t>
            </w:r>
          </w:p>
        </w:tc>
      </w:tr>
      <w:tr w:rsidR="0013504F" w:rsidTr="002E735B" w14:paraId="0B0F9C2A" w14:textId="77777777">
        <w:trPr>
          <w:gridAfter w:val="1"/>
          <w:wAfter w:w="3" w:type="pct"/>
        </w:trPr>
        <w:tc>
          <w:tcPr>
            <w:tcW w:w="777" w:type="pct"/>
          </w:tcPr>
          <w:p w:rsidRPr="00121D4E" w:rsidR="0013504F" w:rsidP="0013504F" w:rsidRDefault="0013504F" w14:paraId="0D85B711" w14:textId="69C91FB5">
            <w:pPr>
              <w:pStyle w:val="BodyTextTable"/>
              <w:rPr>
                <w:rFonts w:ascii="CordiaUPC" w:hAnsi="CordiaUPC" w:cs="CordiaUPC"/>
                <w:sz w:val="28"/>
                <w:szCs w:val="28"/>
                <w:cs/>
                <w:lang w:bidi="th-TH"/>
              </w:rPr>
            </w:pPr>
            <w:r w:rsidRPr="00121D4E">
              <w:rPr>
                <w:rFonts w:ascii="CordiaUPC" w:hAnsi="CordiaUPC" w:cs="CordiaUPC"/>
                <w:sz w:val="28"/>
                <w:szCs w:val="28"/>
              </w:rPr>
              <w:t>00016</w:t>
            </w:r>
          </w:p>
        </w:tc>
        <w:tc>
          <w:tcPr>
            <w:tcW w:w="1412" w:type="pct"/>
            <w:gridSpan w:val="2"/>
          </w:tcPr>
          <w:p w:rsidRPr="000E77DA" w:rsidR="0013504F" w:rsidP="0013504F" w:rsidRDefault="0013504F" w14:paraId="5DCCCD9B" w14:textId="63D251CC">
            <w:pPr>
              <w:rPr>
                <w:rFonts w:cs="CordiaUPC"/>
              </w:rPr>
            </w:pPr>
            <w:r w:rsidRPr="00121D4E">
              <w:rPr>
                <w:rFonts w:cs="CordiaUPC"/>
              </w:rPr>
              <w:t xml:space="preserve">Duration To </w:t>
            </w:r>
            <w:r w:rsidRPr="00121D4E">
              <w:rPr>
                <w:rFonts w:cs="CordiaUPC"/>
                <w:bCs/>
              </w:rPr>
              <w:t>must be less than or equal to</w:t>
            </w:r>
            <w:r w:rsidRPr="00121D4E">
              <w:rPr>
                <w:rFonts w:cs="CordiaUPC"/>
              </w:rPr>
              <w:t xml:space="preserve"> Package Duration when Duration Type is </w:t>
            </w:r>
            <w:r w:rsidRPr="000E77DA">
              <w:rPr>
                <w:rFonts w:cs="CordiaUPC"/>
                <w:cs/>
              </w:rPr>
              <w:t>“</w:t>
            </w:r>
            <w:r w:rsidRPr="00121D4E">
              <w:rPr>
                <w:rFonts w:cs="CordiaUPC"/>
              </w:rPr>
              <w:t>Specific</w:t>
            </w:r>
            <w:r w:rsidRPr="000E77DA">
              <w:rPr>
                <w:rFonts w:cs="CordiaUPC"/>
                <w:cs/>
              </w:rPr>
              <w:t xml:space="preserve">” </w:t>
            </w:r>
            <w:r w:rsidRPr="00121D4E">
              <w:rPr>
                <w:rFonts w:cs="CordiaUPC"/>
              </w:rPr>
              <w:t>and Duration Unit is equal Package Duration Unit</w:t>
            </w:r>
            <w:r w:rsidRPr="000E77DA">
              <w:rPr>
                <w:rFonts w:cs="CordiaUPC"/>
                <w:cs/>
              </w:rPr>
              <w:t>.</w:t>
            </w:r>
          </w:p>
        </w:tc>
        <w:tc>
          <w:tcPr>
            <w:tcW w:w="1687" w:type="pct"/>
            <w:gridSpan w:val="3"/>
          </w:tcPr>
          <w:p w:rsidRPr="00587FF4" w:rsidR="0013504F" w:rsidP="0013504F" w:rsidRDefault="0013504F" w14:paraId="14F8A9A0" w14:textId="676F2948">
            <w:pPr>
              <w:rPr>
                <w:rFonts w:cs="CordiaUPC"/>
              </w:rPr>
            </w:pPr>
            <w:r w:rsidRPr="000E77DA">
              <w:rPr>
                <w:rFonts w:cs="CordiaUPC"/>
                <w:cs/>
              </w:rPr>
              <w:t>ถ้า</w:t>
            </w:r>
            <w:r w:rsidRPr="00121D4E">
              <w:rPr>
                <w:rFonts w:cs="CordiaUPC"/>
              </w:rPr>
              <w:t xml:space="preserve"> Duration Type </w:t>
            </w:r>
            <w:r w:rsidRPr="000E77DA">
              <w:rPr>
                <w:rFonts w:cs="CordiaUPC"/>
                <w:cs/>
              </w:rPr>
              <w:t>เท่ากับ “</w:t>
            </w:r>
            <w:r w:rsidRPr="00121D4E">
              <w:rPr>
                <w:rFonts w:cs="CordiaUPC"/>
              </w:rPr>
              <w:t>Specific</w:t>
            </w:r>
            <w:r w:rsidRPr="000E77DA">
              <w:rPr>
                <w:rFonts w:cs="CordiaUPC"/>
                <w:cs/>
              </w:rPr>
              <w:t xml:space="preserve">” และ </w:t>
            </w:r>
            <w:r w:rsidRPr="00121D4E">
              <w:rPr>
                <w:rFonts w:cs="CordiaUPC"/>
              </w:rPr>
              <w:t xml:space="preserve">Duration Unit </w:t>
            </w:r>
            <w:r w:rsidRPr="000E77DA">
              <w:rPr>
                <w:rFonts w:cs="CordiaUPC"/>
                <w:cs/>
              </w:rPr>
              <w:t xml:space="preserve">เท่ากับ </w:t>
            </w:r>
            <w:r w:rsidRPr="00121D4E">
              <w:rPr>
                <w:rFonts w:cs="CordiaUPC"/>
              </w:rPr>
              <w:t xml:space="preserve">Package Duration Unit </w:t>
            </w:r>
            <w:r w:rsidRPr="000E77DA">
              <w:rPr>
                <w:rFonts w:cs="CordiaUPC"/>
                <w:cs/>
              </w:rPr>
              <w:t xml:space="preserve">ดังนั้น </w:t>
            </w:r>
            <w:r w:rsidRPr="00121D4E">
              <w:rPr>
                <w:rFonts w:cs="CordiaUPC"/>
              </w:rPr>
              <w:t xml:space="preserve">Duration To </w:t>
            </w:r>
            <w:r w:rsidRPr="000E77DA">
              <w:rPr>
                <w:rFonts w:cs="CordiaUPC"/>
                <w:cs/>
              </w:rPr>
              <w:t xml:space="preserve">จะต้องมีค่าน้อยกว่าหรือเท่ากับ </w:t>
            </w:r>
            <w:r w:rsidRPr="00121D4E">
              <w:rPr>
                <w:rFonts w:cs="CordiaUPC"/>
              </w:rPr>
              <w:t>Package</w:t>
            </w:r>
            <w:r w:rsidRPr="000E77DA">
              <w:rPr>
                <w:rFonts w:cs="CordiaUPC"/>
                <w:cs/>
              </w:rPr>
              <w:t xml:space="preserve"> </w:t>
            </w:r>
            <w:r w:rsidRPr="00121D4E">
              <w:rPr>
                <w:rFonts w:cs="CordiaUPC"/>
              </w:rPr>
              <w:t>Duration</w:t>
            </w:r>
          </w:p>
        </w:tc>
        <w:tc>
          <w:tcPr>
            <w:tcW w:w="1121" w:type="pct"/>
          </w:tcPr>
          <w:p w:rsidRPr="00121D4E" w:rsidR="0013504F" w:rsidP="0013504F" w:rsidRDefault="0013504F" w14:paraId="22900B56" w14:textId="01E16748">
            <w:pPr>
              <w:rPr>
                <w:rFonts w:cs="CordiaUPC"/>
                <w:szCs w:val="36"/>
              </w:rPr>
            </w:pPr>
            <w:r w:rsidRPr="00121D4E">
              <w:rPr>
                <w:rFonts w:cs="CordiaUPC"/>
                <w:szCs w:val="36"/>
              </w:rPr>
              <w:t>Yes</w:t>
            </w:r>
          </w:p>
        </w:tc>
      </w:tr>
      <w:tr w:rsidR="0013504F" w:rsidTr="002E735B" w14:paraId="486D9431" w14:textId="77777777">
        <w:trPr>
          <w:gridAfter w:val="1"/>
          <w:wAfter w:w="3" w:type="pct"/>
        </w:trPr>
        <w:tc>
          <w:tcPr>
            <w:tcW w:w="777" w:type="pct"/>
          </w:tcPr>
          <w:p w:rsidRPr="00121D4E" w:rsidR="0013504F" w:rsidP="0013504F" w:rsidRDefault="0013504F" w14:paraId="70E6BA64" w14:textId="3F43D3F4">
            <w:pPr>
              <w:pStyle w:val="BodyTextTable"/>
              <w:rPr>
                <w:rFonts w:ascii="CordiaUPC" w:hAnsi="CordiaUPC" w:cs="CordiaUPC"/>
                <w:sz w:val="28"/>
                <w:szCs w:val="28"/>
                <w:cs/>
                <w:lang w:bidi="th-TH"/>
              </w:rPr>
            </w:pPr>
            <w:r w:rsidRPr="00121D4E">
              <w:rPr>
                <w:rFonts w:ascii="CordiaUPC" w:hAnsi="CordiaUPC" w:cs="CordiaUPC"/>
                <w:sz w:val="28"/>
                <w:szCs w:val="28"/>
              </w:rPr>
              <w:t>00016</w:t>
            </w:r>
          </w:p>
        </w:tc>
        <w:tc>
          <w:tcPr>
            <w:tcW w:w="1412" w:type="pct"/>
            <w:gridSpan w:val="2"/>
          </w:tcPr>
          <w:p w:rsidRPr="000E77DA" w:rsidR="0013504F" w:rsidP="0013504F" w:rsidRDefault="0013504F" w14:paraId="5E8984F0" w14:textId="28270439">
            <w:pPr>
              <w:rPr>
                <w:rFonts w:cs="CordiaUPC"/>
              </w:rPr>
            </w:pPr>
            <w:r w:rsidRPr="00121D4E">
              <w:rPr>
                <w:rFonts w:cs="CordiaUPC"/>
              </w:rPr>
              <w:t xml:space="preserve">Duration To </w:t>
            </w:r>
            <w:r w:rsidRPr="00121D4E">
              <w:rPr>
                <w:rFonts w:cs="CordiaUPC"/>
                <w:bCs/>
              </w:rPr>
              <w:t>must be equal to</w:t>
            </w:r>
            <w:r w:rsidRPr="00121D4E">
              <w:rPr>
                <w:rFonts w:cs="CordiaUPC"/>
              </w:rPr>
              <w:t xml:space="preserve"> Package Duration when Duration Type is </w:t>
            </w:r>
            <w:r w:rsidRPr="000E77DA">
              <w:rPr>
                <w:rFonts w:cs="CordiaUPC"/>
                <w:cs/>
              </w:rPr>
              <w:t>“</w:t>
            </w:r>
            <w:r w:rsidRPr="00121D4E">
              <w:rPr>
                <w:rFonts w:cs="CordiaUPC"/>
              </w:rPr>
              <w:t>Depend on Package</w:t>
            </w:r>
            <w:r w:rsidRPr="000E77DA">
              <w:rPr>
                <w:rFonts w:cs="CordiaUPC"/>
                <w:cs/>
              </w:rPr>
              <w:t>”</w:t>
            </w:r>
          </w:p>
        </w:tc>
        <w:tc>
          <w:tcPr>
            <w:tcW w:w="1687" w:type="pct"/>
            <w:gridSpan w:val="3"/>
          </w:tcPr>
          <w:p w:rsidRPr="000E77DA" w:rsidR="0013504F" w:rsidP="0013504F" w:rsidRDefault="0013504F" w14:paraId="5CBDD9B5" w14:textId="7BD9BB3F">
            <w:pPr>
              <w:rPr>
                <w:rFonts w:cs="CordiaUPC"/>
              </w:rPr>
            </w:pPr>
            <w:r w:rsidRPr="000E77DA">
              <w:rPr>
                <w:rFonts w:cs="CordiaUPC"/>
                <w:cs/>
              </w:rPr>
              <w:t>ถ้า</w:t>
            </w:r>
            <w:r w:rsidRPr="00121D4E">
              <w:rPr>
                <w:rFonts w:cs="CordiaUPC"/>
              </w:rPr>
              <w:t xml:space="preserve"> Duration Type </w:t>
            </w:r>
            <w:r w:rsidRPr="000E77DA">
              <w:rPr>
                <w:rFonts w:cs="CordiaUPC"/>
                <w:cs/>
              </w:rPr>
              <w:t>เท่ากับ “</w:t>
            </w:r>
            <w:r w:rsidRPr="00121D4E">
              <w:rPr>
                <w:rFonts w:cs="CordiaUPC"/>
              </w:rPr>
              <w:t>Depend on Package</w:t>
            </w:r>
            <w:r w:rsidRPr="000E77DA">
              <w:rPr>
                <w:rFonts w:cs="CordiaUPC"/>
                <w:cs/>
              </w:rPr>
              <w:t>” ดังนั้น</w:t>
            </w:r>
            <w:r w:rsidRPr="00121D4E">
              <w:rPr>
                <w:rFonts w:cs="CordiaUPC"/>
              </w:rPr>
              <w:t xml:space="preserve"> Duration To </w:t>
            </w:r>
            <w:r w:rsidRPr="000E77DA">
              <w:rPr>
                <w:rFonts w:cs="CordiaUPC"/>
                <w:cs/>
              </w:rPr>
              <w:t xml:space="preserve">จะต้องมีค่าเท่ากับ </w:t>
            </w:r>
            <w:r w:rsidRPr="00121D4E">
              <w:rPr>
                <w:rFonts w:cs="CordiaUPC"/>
              </w:rPr>
              <w:t>Package</w:t>
            </w:r>
            <w:r w:rsidRPr="000E77DA">
              <w:rPr>
                <w:rFonts w:cs="CordiaUPC"/>
                <w:cs/>
              </w:rPr>
              <w:t xml:space="preserve"> </w:t>
            </w:r>
            <w:r w:rsidRPr="00121D4E">
              <w:rPr>
                <w:rFonts w:cs="CordiaUPC"/>
              </w:rPr>
              <w:t>Duration</w:t>
            </w:r>
          </w:p>
        </w:tc>
        <w:tc>
          <w:tcPr>
            <w:tcW w:w="1121" w:type="pct"/>
          </w:tcPr>
          <w:p w:rsidRPr="00121D4E" w:rsidR="0013504F" w:rsidP="0013504F" w:rsidRDefault="0013504F" w14:paraId="7A55CB85" w14:textId="6AF15718">
            <w:pPr>
              <w:rPr>
                <w:rFonts w:cs="CordiaUPC"/>
                <w:szCs w:val="36"/>
              </w:rPr>
            </w:pPr>
            <w:r w:rsidRPr="00121D4E">
              <w:rPr>
                <w:rFonts w:cs="CordiaUPC"/>
                <w:szCs w:val="36"/>
              </w:rPr>
              <w:t>Yes</w:t>
            </w:r>
          </w:p>
        </w:tc>
      </w:tr>
      <w:tr w:rsidR="0013504F" w:rsidTr="002E735B" w14:paraId="1B55C621" w14:textId="77777777">
        <w:trPr>
          <w:gridAfter w:val="1"/>
          <w:wAfter w:w="3" w:type="pct"/>
        </w:trPr>
        <w:tc>
          <w:tcPr>
            <w:tcW w:w="777" w:type="pct"/>
          </w:tcPr>
          <w:p w:rsidRPr="00121D4E" w:rsidR="0013504F" w:rsidP="0013504F" w:rsidRDefault="0013504F" w14:paraId="2EDB04C7" w14:textId="47A7339F">
            <w:pPr>
              <w:pStyle w:val="BodyTextTable"/>
              <w:rPr>
                <w:rFonts w:ascii="CordiaUPC" w:hAnsi="CordiaUPC" w:cs="CordiaUPC"/>
                <w:sz w:val="28"/>
                <w:szCs w:val="28"/>
                <w:cs/>
                <w:lang w:bidi="th-TH"/>
              </w:rPr>
            </w:pPr>
            <w:r w:rsidRPr="00121D4E">
              <w:rPr>
                <w:rFonts w:ascii="CordiaUPC" w:hAnsi="CordiaUPC" w:cs="CordiaUPC"/>
                <w:sz w:val="28"/>
                <w:szCs w:val="28"/>
              </w:rPr>
              <w:t>00005</w:t>
            </w:r>
          </w:p>
        </w:tc>
        <w:tc>
          <w:tcPr>
            <w:tcW w:w="1412" w:type="pct"/>
            <w:gridSpan w:val="2"/>
          </w:tcPr>
          <w:p w:rsidRPr="000E77DA" w:rsidR="0013504F" w:rsidP="0013504F" w:rsidRDefault="0013504F" w14:paraId="23530C21" w14:textId="747436FF">
            <w:pPr>
              <w:rPr>
                <w:rFonts w:cs="CordiaUPC"/>
              </w:rPr>
            </w:pPr>
            <w:r w:rsidRPr="00121D4E">
              <w:rPr>
                <w:rFonts w:cs="CordiaUPC"/>
              </w:rPr>
              <w:t xml:space="preserve">Duration From </w:t>
            </w:r>
            <w:r w:rsidRPr="00121D4E">
              <w:rPr>
                <w:rFonts w:cs="CordiaUPC"/>
                <w:bCs/>
              </w:rPr>
              <w:t xml:space="preserve">must be </w:t>
            </w:r>
            <w:r w:rsidRPr="000E77DA">
              <w:rPr>
                <w:rFonts w:cs="CordiaUPC"/>
                <w:bCs/>
                <w:cs/>
              </w:rPr>
              <w:t>“</w:t>
            </w:r>
            <w:r w:rsidRPr="00121D4E">
              <w:rPr>
                <w:rFonts w:cs="CordiaUPC"/>
                <w:bCs/>
              </w:rPr>
              <w:t>1</w:t>
            </w:r>
            <w:r w:rsidRPr="000E77DA">
              <w:rPr>
                <w:rFonts w:cs="CordiaUPC"/>
                <w:bCs/>
                <w:cs/>
              </w:rPr>
              <w:t xml:space="preserve">” </w:t>
            </w:r>
            <w:r w:rsidRPr="00121D4E">
              <w:rPr>
                <w:rFonts w:cs="CordiaUPC"/>
              </w:rPr>
              <w:t xml:space="preserve"> when Duration Type is </w:t>
            </w:r>
            <w:r w:rsidRPr="000E77DA">
              <w:rPr>
                <w:rFonts w:cs="CordiaUPC"/>
                <w:cs/>
              </w:rPr>
              <w:t>“</w:t>
            </w:r>
            <w:r w:rsidRPr="00121D4E">
              <w:rPr>
                <w:rFonts w:cs="CordiaUPC"/>
              </w:rPr>
              <w:t>Depend on Package</w:t>
            </w:r>
            <w:r w:rsidRPr="000E77DA">
              <w:rPr>
                <w:rFonts w:cs="CordiaUPC"/>
                <w:cs/>
              </w:rPr>
              <w:t>”</w:t>
            </w:r>
          </w:p>
        </w:tc>
        <w:tc>
          <w:tcPr>
            <w:tcW w:w="1687" w:type="pct"/>
            <w:gridSpan w:val="3"/>
          </w:tcPr>
          <w:p w:rsidRPr="000E77DA" w:rsidR="0013504F" w:rsidP="0013504F" w:rsidRDefault="0013504F" w14:paraId="44050C8E" w14:textId="296EC57B">
            <w:pPr>
              <w:rPr>
                <w:rFonts w:cs="CordiaUPC"/>
              </w:rPr>
            </w:pPr>
            <w:r w:rsidRPr="000E77DA">
              <w:rPr>
                <w:rFonts w:cs="CordiaUPC"/>
                <w:cs/>
              </w:rPr>
              <w:t>ถ้า</w:t>
            </w:r>
            <w:r w:rsidRPr="00121D4E">
              <w:rPr>
                <w:rFonts w:cs="CordiaUPC"/>
              </w:rPr>
              <w:t xml:space="preserve"> Duration Type </w:t>
            </w:r>
            <w:r w:rsidRPr="000E77DA">
              <w:rPr>
                <w:rFonts w:cs="CordiaUPC"/>
                <w:cs/>
              </w:rPr>
              <w:t>เท่ากับ “</w:t>
            </w:r>
            <w:r w:rsidRPr="00121D4E">
              <w:rPr>
                <w:rFonts w:cs="CordiaUPC"/>
              </w:rPr>
              <w:t>Depend on Package</w:t>
            </w:r>
            <w:r w:rsidRPr="000E77DA">
              <w:rPr>
                <w:rFonts w:cs="CordiaUPC"/>
                <w:cs/>
              </w:rPr>
              <w:t>” ดังนั้น</w:t>
            </w:r>
            <w:r w:rsidRPr="00121D4E">
              <w:rPr>
                <w:rFonts w:cs="CordiaUPC"/>
              </w:rPr>
              <w:t xml:space="preserve"> Duration From </w:t>
            </w:r>
            <w:r w:rsidRPr="000E77DA">
              <w:rPr>
                <w:rFonts w:cs="CordiaUPC"/>
                <w:cs/>
              </w:rPr>
              <w:t xml:space="preserve">จะต้องมีค่าเป็น </w:t>
            </w:r>
            <w:r w:rsidRPr="00121D4E">
              <w:rPr>
                <w:rFonts w:cs="CordiaUPC"/>
              </w:rPr>
              <w:t xml:space="preserve">1 </w:t>
            </w:r>
            <w:r w:rsidRPr="000E77DA">
              <w:rPr>
                <w:rFonts w:cs="CordiaUPC"/>
                <w:cs/>
              </w:rPr>
              <w:t>เสมอ</w:t>
            </w:r>
          </w:p>
        </w:tc>
        <w:tc>
          <w:tcPr>
            <w:tcW w:w="1121" w:type="pct"/>
          </w:tcPr>
          <w:p w:rsidRPr="00121D4E" w:rsidR="0013504F" w:rsidP="0013504F" w:rsidRDefault="0013504F" w14:paraId="10BF70C4" w14:textId="199AC871">
            <w:pPr>
              <w:rPr>
                <w:rFonts w:cs="CordiaUPC"/>
                <w:szCs w:val="36"/>
              </w:rPr>
            </w:pPr>
            <w:r w:rsidRPr="00121D4E">
              <w:rPr>
                <w:rFonts w:cs="CordiaUPC"/>
                <w:szCs w:val="36"/>
              </w:rPr>
              <w:t>Yes</w:t>
            </w:r>
          </w:p>
        </w:tc>
      </w:tr>
      <w:tr w:rsidR="0013504F" w:rsidTr="002E735B" w14:paraId="295CFDCA" w14:textId="77777777">
        <w:trPr>
          <w:gridAfter w:val="1"/>
          <w:wAfter w:w="3" w:type="pct"/>
        </w:trPr>
        <w:tc>
          <w:tcPr>
            <w:tcW w:w="777" w:type="pct"/>
          </w:tcPr>
          <w:p w:rsidRPr="00121D4E" w:rsidR="0013504F" w:rsidP="0013504F" w:rsidRDefault="0013504F" w14:paraId="449E98EF" w14:textId="620858D6">
            <w:pPr>
              <w:pStyle w:val="BodyTextTable"/>
              <w:rPr>
                <w:rFonts w:ascii="CordiaUPC" w:hAnsi="CordiaUPC" w:cs="CordiaUPC"/>
                <w:sz w:val="28"/>
                <w:szCs w:val="28"/>
                <w:cs/>
                <w:lang w:bidi="th-TH"/>
              </w:rPr>
            </w:pPr>
            <w:r w:rsidRPr="00121D4E">
              <w:rPr>
                <w:rFonts w:ascii="CordiaUPC" w:hAnsi="CordiaUPC" w:cs="CordiaUPC"/>
                <w:sz w:val="28"/>
                <w:szCs w:val="28"/>
              </w:rPr>
              <w:t>00005</w:t>
            </w:r>
          </w:p>
        </w:tc>
        <w:tc>
          <w:tcPr>
            <w:tcW w:w="1412" w:type="pct"/>
            <w:gridSpan w:val="2"/>
          </w:tcPr>
          <w:p w:rsidRPr="000E77DA" w:rsidR="0013504F" w:rsidP="0013504F" w:rsidRDefault="0013504F" w14:paraId="135DE477" w14:textId="7544F603">
            <w:pPr>
              <w:rPr>
                <w:rFonts w:cs="CordiaUPC"/>
              </w:rPr>
            </w:pPr>
            <w:r w:rsidRPr="00121D4E">
              <w:rPr>
                <w:rFonts w:cs="CordiaUPC"/>
              </w:rPr>
              <w:t xml:space="preserve">Duration Unit </w:t>
            </w:r>
            <w:r w:rsidRPr="00121D4E">
              <w:rPr>
                <w:rFonts w:cs="CordiaUPC"/>
                <w:bCs/>
              </w:rPr>
              <w:t>must be equal to</w:t>
            </w:r>
            <w:r w:rsidRPr="00121D4E">
              <w:rPr>
                <w:rFonts w:cs="CordiaUPC"/>
              </w:rPr>
              <w:t xml:space="preserve"> Package Duration Unit</w:t>
            </w:r>
            <w:r w:rsidRPr="000E77DA">
              <w:rPr>
                <w:rFonts w:cs="CordiaUPC"/>
                <w:cs/>
              </w:rPr>
              <w:t xml:space="preserve"> </w:t>
            </w:r>
            <w:r w:rsidRPr="00121D4E">
              <w:rPr>
                <w:rFonts w:cs="CordiaUPC"/>
              </w:rPr>
              <w:t xml:space="preserve">when Duration Type is </w:t>
            </w:r>
            <w:r w:rsidRPr="000E77DA">
              <w:rPr>
                <w:rFonts w:cs="CordiaUPC"/>
                <w:cs/>
              </w:rPr>
              <w:t>“</w:t>
            </w:r>
            <w:r w:rsidRPr="00121D4E">
              <w:rPr>
                <w:rFonts w:cs="CordiaUPC"/>
              </w:rPr>
              <w:t>Depend on Package</w:t>
            </w:r>
            <w:r w:rsidRPr="000E77DA">
              <w:rPr>
                <w:rFonts w:cs="CordiaUPC"/>
                <w:cs/>
              </w:rPr>
              <w:t>”.</w:t>
            </w:r>
          </w:p>
        </w:tc>
        <w:tc>
          <w:tcPr>
            <w:tcW w:w="1687" w:type="pct"/>
            <w:gridSpan w:val="3"/>
          </w:tcPr>
          <w:p w:rsidRPr="000E77DA" w:rsidR="0013504F" w:rsidP="0013504F" w:rsidRDefault="0013504F" w14:paraId="14126254" w14:textId="719EBCFC">
            <w:pPr>
              <w:rPr>
                <w:rFonts w:cs="CordiaUPC"/>
              </w:rPr>
            </w:pPr>
            <w:r w:rsidRPr="000E77DA">
              <w:rPr>
                <w:rFonts w:cs="CordiaUPC"/>
                <w:cs/>
              </w:rPr>
              <w:t xml:space="preserve">ถ้า </w:t>
            </w:r>
            <w:r w:rsidRPr="00121D4E">
              <w:rPr>
                <w:rFonts w:cs="CordiaUPC"/>
              </w:rPr>
              <w:t xml:space="preserve">Duration Type </w:t>
            </w:r>
            <w:r w:rsidRPr="000E77DA">
              <w:rPr>
                <w:rFonts w:cs="CordiaUPC"/>
                <w:cs/>
              </w:rPr>
              <w:t>เท่ากับ “</w:t>
            </w:r>
            <w:r w:rsidRPr="00121D4E">
              <w:rPr>
                <w:rFonts w:cs="CordiaUPC"/>
              </w:rPr>
              <w:t>Depend on Package</w:t>
            </w:r>
            <w:r w:rsidRPr="000E77DA">
              <w:rPr>
                <w:rFonts w:cs="CordiaUPC"/>
                <w:cs/>
              </w:rPr>
              <w:t xml:space="preserve">” ดังนั้น </w:t>
            </w:r>
            <w:r w:rsidRPr="00121D4E">
              <w:rPr>
                <w:rFonts w:cs="CordiaUPC"/>
              </w:rPr>
              <w:t xml:space="preserve">Duration Unit  </w:t>
            </w:r>
            <w:r w:rsidRPr="000E77DA">
              <w:rPr>
                <w:rFonts w:cs="CordiaUPC"/>
                <w:cs/>
              </w:rPr>
              <w:t xml:space="preserve">จะต้องมีค่าเท่ากับ </w:t>
            </w:r>
            <w:r w:rsidRPr="00121D4E">
              <w:rPr>
                <w:rFonts w:cs="CordiaUPC"/>
              </w:rPr>
              <w:t>Package</w:t>
            </w:r>
            <w:r w:rsidRPr="000E77DA">
              <w:rPr>
                <w:rFonts w:cs="CordiaUPC"/>
                <w:cs/>
              </w:rPr>
              <w:t xml:space="preserve"> </w:t>
            </w:r>
            <w:r w:rsidRPr="00121D4E">
              <w:rPr>
                <w:rFonts w:cs="CordiaUPC"/>
              </w:rPr>
              <w:t>Duration Unit</w:t>
            </w:r>
          </w:p>
        </w:tc>
        <w:tc>
          <w:tcPr>
            <w:tcW w:w="1121" w:type="pct"/>
          </w:tcPr>
          <w:p w:rsidRPr="00121D4E" w:rsidR="0013504F" w:rsidP="0013504F" w:rsidRDefault="0013504F" w14:paraId="2052F3BB" w14:textId="71C4FEF6">
            <w:pPr>
              <w:rPr>
                <w:rFonts w:cs="CordiaUPC"/>
                <w:szCs w:val="36"/>
              </w:rPr>
            </w:pPr>
            <w:r w:rsidRPr="00121D4E">
              <w:rPr>
                <w:rFonts w:cs="CordiaUPC"/>
                <w:szCs w:val="36"/>
              </w:rPr>
              <w:t>Yes</w:t>
            </w:r>
          </w:p>
        </w:tc>
      </w:tr>
      <w:tr w:rsidR="0013504F" w:rsidTr="002E735B" w14:paraId="5BB22044" w14:textId="77777777">
        <w:trPr>
          <w:gridAfter w:val="1"/>
          <w:wAfter w:w="3" w:type="pct"/>
        </w:trPr>
        <w:tc>
          <w:tcPr>
            <w:tcW w:w="777" w:type="pct"/>
          </w:tcPr>
          <w:p w:rsidRPr="00121D4E" w:rsidR="0013504F" w:rsidP="0013504F" w:rsidRDefault="0013504F" w14:paraId="6F80F257" w14:textId="2D762778">
            <w:pPr>
              <w:pStyle w:val="BodyTextTable"/>
              <w:rPr>
                <w:rFonts w:ascii="CordiaUPC" w:hAnsi="CordiaUPC" w:cs="CordiaUPC"/>
                <w:sz w:val="28"/>
                <w:szCs w:val="28"/>
                <w:cs/>
                <w:lang w:bidi="th-TH"/>
              </w:rPr>
            </w:pPr>
            <w:r w:rsidRPr="00121D4E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412" w:type="pct"/>
            <w:gridSpan w:val="2"/>
          </w:tcPr>
          <w:p w:rsidRPr="000E77DA" w:rsidR="0013504F" w:rsidP="0013504F" w:rsidRDefault="0013504F" w14:paraId="40DDEA24" w14:textId="28D4E310">
            <w:pPr>
              <w:rPr>
                <w:rFonts w:cs="CordiaUPC"/>
              </w:rPr>
            </w:pPr>
            <w:r w:rsidRPr="00121D4E">
              <w:rPr>
                <w:rFonts w:cs="CordiaUPC"/>
              </w:rPr>
              <w:t>Bill Cycle Type is required when Customer</w:t>
            </w:r>
            <w:r w:rsidRPr="000E77DA">
              <w:rPr>
                <w:rFonts w:cs="CordiaUPC"/>
                <w:cs/>
              </w:rPr>
              <w:t xml:space="preserve"> </w:t>
            </w:r>
            <w:r w:rsidRPr="000E77DA">
              <w:rPr>
                <w:rFonts w:cs="CordiaUPC"/>
              </w:rPr>
              <w:t xml:space="preserve">Type is </w:t>
            </w:r>
            <w:r w:rsidRPr="000E77DA">
              <w:rPr>
                <w:rFonts w:cs="CordiaUPC"/>
                <w:cs/>
              </w:rPr>
              <w:t>“</w:t>
            </w:r>
            <w:r w:rsidRPr="000E77DA">
              <w:rPr>
                <w:rFonts w:cs="CordiaUPC"/>
              </w:rPr>
              <w:t>Pre</w:t>
            </w:r>
            <w:r w:rsidRPr="000E77DA">
              <w:rPr>
                <w:rFonts w:cs="CordiaUPC"/>
                <w:cs/>
              </w:rPr>
              <w:t>-</w:t>
            </w:r>
            <w:r w:rsidRPr="000E77DA">
              <w:rPr>
                <w:rFonts w:cs="CordiaUPC"/>
              </w:rPr>
              <w:t>paid</w:t>
            </w:r>
            <w:r w:rsidRPr="000E77DA">
              <w:rPr>
                <w:rFonts w:cs="CordiaUPC"/>
                <w:cs/>
              </w:rPr>
              <w:t>”.</w:t>
            </w:r>
          </w:p>
        </w:tc>
        <w:tc>
          <w:tcPr>
            <w:tcW w:w="1687" w:type="pct"/>
            <w:gridSpan w:val="3"/>
          </w:tcPr>
          <w:p w:rsidRPr="000E77DA" w:rsidR="0013504F" w:rsidP="0013504F" w:rsidRDefault="0013504F" w14:paraId="1C6C4EB5" w14:textId="0A17A6B2">
            <w:pPr>
              <w:rPr>
                <w:rFonts w:cs="CordiaUPC"/>
              </w:rPr>
            </w:pPr>
            <w:r w:rsidRPr="000E77DA">
              <w:rPr>
                <w:rFonts w:cs="CordiaUPC"/>
                <w:cs/>
              </w:rPr>
              <w:t xml:space="preserve">ถ้า </w:t>
            </w:r>
            <w:r w:rsidRPr="000E77DA">
              <w:rPr>
                <w:rFonts w:cs="CordiaUPC"/>
              </w:rPr>
              <w:t>customerType</w:t>
            </w:r>
            <w:r w:rsidRPr="000E77DA">
              <w:rPr>
                <w:rFonts w:cs="CordiaUPC"/>
                <w:cs/>
              </w:rPr>
              <w:t xml:space="preserve"> มีค่าเป็น “</w:t>
            </w:r>
            <w:r w:rsidRPr="00121D4E">
              <w:rPr>
                <w:rFonts w:cs="CordiaUPC"/>
              </w:rPr>
              <w:t>Pre</w:t>
            </w:r>
            <w:r w:rsidRPr="000E77DA">
              <w:rPr>
                <w:rFonts w:cs="CordiaUPC"/>
                <w:cs/>
              </w:rPr>
              <w:t>-</w:t>
            </w:r>
            <w:r w:rsidRPr="00121D4E">
              <w:rPr>
                <w:rFonts w:cs="CordiaUPC"/>
              </w:rPr>
              <w:t>paid</w:t>
            </w:r>
            <w:r w:rsidRPr="000E77DA">
              <w:rPr>
                <w:rFonts w:cs="CordiaUPC"/>
                <w:cs/>
              </w:rPr>
              <w:t xml:space="preserve">” ดังนั้น </w:t>
            </w:r>
            <w:r w:rsidRPr="00121D4E">
              <w:rPr>
                <w:rFonts w:cs="CordiaUPC"/>
              </w:rPr>
              <w:t xml:space="preserve">Bill Cycle Type </w:t>
            </w:r>
            <w:r w:rsidRPr="000E77DA">
              <w:rPr>
                <w:rFonts w:cs="CordiaUPC"/>
                <w:cs/>
              </w:rPr>
              <w:t xml:space="preserve">จะต้องเป็น </w:t>
            </w:r>
            <w:r w:rsidRPr="00121D4E">
              <w:rPr>
                <w:rFonts w:cs="CordiaUPC"/>
              </w:rPr>
              <w:t>Mandatory</w:t>
            </w:r>
          </w:p>
        </w:tc>
        <w:tc>
          <w:tcPr>
            <w:tcW w:w="1121" w:type="pct"/>
          </w:tcPr>
          <w:p w:rsidRPr="00121D4E" w:rsidR="0013504F" w:rsidP="0013504F" w:rsidRDefault="0013504F" w14:paraId="02143140" w14:textId="4862B1E3">
            <w:pPr>
              <w:rPr>
                <w:rFonts w:cs="CordiaUPC"/>
                <w:szCs w:val="36"/>
              </w:rPr>
            </w:pPr>
            <w:r w:rsidRPr="00121D4E">
              <w:rPr>
                <w:rFonts w:cs="CordiaUPC"/>
                <w:szCs w:val="36"/>
              </w:rPr>
              <w:t>Yes</w:t>
            </w:r>
          </w:p>
        </w:tc>
      </w:tr>
      <w:tr w:rsidR="0013504F" w:rsidTr="002E735B" w14:paraId="17227DC9" w14:textId="77777777">
        <w:trPr>
          <w:gridAfter w:val="1"/>
          <w:wAfter w:w="3" w:type="pct"/>
        </w:trPr>
        <w:tc>
          <w:tcPr>
            <w:tcW w:w="777" w:type="pct"/>
          </w:tcPr>
          <w:p w:rsidRPr="00121D4E" w:rsidR="0013504F" w:rsidP="0013504F" w:rsidRDefault="0013504F" w14:paraId="5B8CBD80" w14:textId="0D4F2649">
            <w:pPr>
              <w:pStyle w:val="BodyTextTable"/>
              <w:rPr>
                <w:rFonts w:ascii="CordiaUPC" w:hAnsi="CordiaUPC" w:cs="CordiaUPC"/>
                <w:sz w:val="28"/>
                <w:szCs w:val="28"/>
                <w:cs/>
                <w:lang w:bidi="th-TH"/>
              </w:rPr>
            </w:pPr>
            <w:r w:rsidRPr="00121D4E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412" w:type="pct"/>
            <w:gridSpan w:val="2"/>
          </w:tcPr>
          <w:p w:rsidRPr="000E77DA" w:rsidR="0013504F" w:rsidP="0013504F" w:rsidRDefault="0013504F" w14:paraId="414EBE74" w14:textId="307C89AD">
            <w:pPr>
              <w:rPr>
                <w:rFonts w:cs="CordiaUPC"/>
              </w:rPr>
            </w:pPr>
            <w:r w:rsidRPr="00121D4E">
              <w:rPr>
                <w:rFonts w:cs="CordiaUPC"/>
              </w:rPr>
              <w:t>Bill Cycle Value is required when Customer</w:t>
            </w:r>
            <w:r w:rsidRPr="000E77DA">
              <w:rPr>
                <w:rFonts w:cs="CordiaUPC"/>
                <w:cs/>
              </w:rPr>
              <w:t xml:space="preserve"> </w:t>
            </w:r>
            <w:r w:rsidRPr="000E77DA">
              <w:rPr>
                <w:rFonts w:cs="CordiaUPC"/>
              </w:rPr>
              <w:t xml:space="preserve">Type is </w:t>
            </w:r>
            <w:r w:rsidRPr="000E77DA">
              <w:rPr>
                <w:rFonts w:cs="CordiaUPC"/>
                <w:cs/>
              </w:rPr>
              <w:t>“</w:t>
            </w:r>
            <w:r w:rsidRPr="000E77DA">
              <w:rPr>
                <w:rFonts w:cs="CordiaUPC"/>
              </w:rPr>
              <w:t>Pre</w:t>
            </w:r>
            <w:r w:rsidRPr="000E77DA">
              <w:rPr>
                <w:rFonts w:cs="CordiaUPC"/>
                <w:cs/>
              </w:rPr>
              <w:t>-</w:t>
            </w:r>
            <w:r w:rsidRPr="000E77DA">
              <w:rPr>
                <w:rFonts w:cs="CordiaUPC"/>
              </w:rPr>
              <w:t>paid</w:t>
            </w:r>
            <w:r w:rsidRPr="000E77DA">
              <w:rPr>
                <w:rFonts w:cs="CordiaUPC"/>
                <w:cs/>
              </w:rPr>
              <w:t>”.</w:t>
            </w:r>
          </w:p>
        </w:tc>
        <w:tc>
          <w:tcPr>
            <w:tcW w:w="1687" w:type="pct"/>
            <w:gridSpan w:val="3"/>
          </w:tcPr>
          <w:p w:rsidRPr="000E77DA" w:rsidR="0013504F" w:rsidP="0013504F" w:rsidRDefault="0013504F" w14:paraId="04ED31A6" w14:textId="34BA6C71">
            <w:pPr>
              <w:rPr>
                <w:rFonts w:cs="CordiaUPC"/>
              </w:rPr>
            </w:pPr>
            <w:r w:rsidRPr="000E77DA">
              <w:rPr>
                <w:rFonts w:cs="CordiaUPC"/>
                <w:cs/>
              </w:rPr>
              <w:t xml:space="preserve">ถ้า </w:t>
            </w:r>
            <w:r w:rsidRPr="000E77DA">
              <w:rPr>
                <w:rFonts w:cs="CordiaUPC"/>
              </w:rPr>
              <w:t>customerType</w:t>
            </w:r>
            <w:r w:rsidRPr="000E77DA">
              <w:rPr>
                <w:rFonts w:cs="CordiaUPC"/>
                <w:cs/>
              </w:rPr>
              <w:t xml:space="preserve"> มีค่าเป็น “</w:t>
            </w:r>
            <w:r w:rsidRPr="00121D4E">
              <w:rPr>
                <w:rFonts w:cs="CordiaUPC"/>
              </w:rPr>
              <w:t>Pre</w:t>
            </w:r>
            <w:r w:rsidRPr="000E77DA">
              <w:rPr>
                <w:rFonts w:cs="CordiaUPC"/>
                <w:cs/>
              </w:rPr>
              <w:t>-</w:t>
            </w:r>
            <w:r w:rsidRPr="00121D4E">
              <w:rPr>
                <w:rFonts w:cs="CordiaUPC"/>
              </w:rPr>
              <w:t>paid</w:t>
            </w:r>
            <w:r w:rsidRPr="000E77DA">
              <w:rPr>
                <w:rFonts w:cs="CordiaUPC"/>
                <w:cs/>
              </w:rPr>
              <w:t xml:space="preserve">” ดังนั้น </w:t>
            </w:r>
            <w:r w:rsidRPr="00121D4E">
              <w:rPr>
                <w:rFonts w:cs="CordiaUPC"/>
              </w:rPr>
              <w:t xml:space="preserve">Bill Cycle Value </w:t>
            </w:r>
            <w:r w:rsidRPr="000E77DA">
              <w:rPr>
                <w:rFonts w:cs="CordiaUPC"/>
                <w:cs/>
              </w:rPr>
              <w:t xml:space="preserve">จะต้องเป็น </w:t>
            </w:r>
            <w:r w:rsidRPr="00121D4E">
              <w:rPr>
                <w:rFonts w:cs="CordiaUPC"/>
              </w:rPr>
              <w:t>Mandatory</w:t>
            </w:r>
          </w:p>
        </w:tc>
        <w:tc>
          <w:tcPr>
            <w:tcW w:w="1121" w:type="pct"/>
          </w:tcPr>
          <w:p w:rsidRPr="00121D4E" w:rsidR="0013504F" w:rsidP="0013504F" w:rsidRDefault="0013504F" w14:paraId="1A96680D" w14:textId="6EDF0689">
            <w:pPr>
              <w:rPr>
                <w:rFonts w:cs="CordiaUPC"/>
                <w:szCs w:val="36"/>
              </w:rPr>
            </w:pPr>
            <w:r w:rsidRPr="00121D4E">
              <w:rPr>
                <w:rFonts w:cs="CordiaUPC"/>
                <w:szCs w:val="36"/>
              </w:rPr>
              <w:t>Yes</w:t>
            </w:r>
          </w:p>
        </w:tc>
      </w:tr>
      <w:tr w:rsidR="0013504F" w:rsidTr="002E735B" w14:paraId="3DE9CAC2" w14:textId="77777777">
        <w:trPr>
          <w:gridAfter w:val="1"/>
          <w:wAfter w:w="3" w:type="pct"/>
        </w:trPr>
        <w:tc>
          <w:tcPr>
            <w:tcW w:w="777" w:type="pct"/>
          </w:tcPr>
          <w:p w:rsidRPr="00121D4E" w:rsidR="0013504F" w:rsidP="0013504F" w:rsidRDefault="0013504F" w14:paraId="2140514D" w14:textId="7D0AADA7">
            <w:pPr>
              <w:pStyle w:val="BodyTextTable"/>
              <w:rPr>
                <w:rFonts w:ascii="CordiaUPC" w:hAnsi="CordiaUPC" w:cs="CordiaUPC"/>
                <w:sz w:val="28"/>
                <w:szCs w:val="28"/>
                <w:cs/>
                <w:lang w:bidi="th-TH"/>
              </w:rPr>
            </w:pPr>
            <w:r w:rsidRPr="00121D4E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412" w:type="pct"/>
            <w:gridSpan w:val="2"/>
          </w:tcPr>
          <w:p w:rsidRPr="000E77DA" w:rsidR="0013504F" w:rsidP="0013504F" w:rsidRDefault="0013504F" w14:paraId="3B7BC32D" w14:textId="1DB4D17D">
            <w:pPr>
              <w:rPr>
                <w:rFonts w:cs="CordiaUPC"/>
              </w:rPr>
            </w:pPr>
            <w:r w:rsidRPr="00121D4E">
              <w:rPr>
                <w:rFonts w:cs="CordiaUPC"/>
              </w:rPr>
              <w:t>Bill Cycle Unit is required when Customer</w:t>
            </w:r>
            <w:r w:rsidRPr="000E77DA">
              <w:rPr>
                <w:rFonts w:cs="CordiaUPC"/>
                <w:cs/>
              </w:rPr>
              <w:t xml:space="preserve"> </w:t>
            </w:r>
            <w:r w:rsidRPr="000E77DA">
              <w:rPr>
                <w:rFonts w:cs="CordiaUPC"/>
              </w:rPr>
              <w:t xml:space="preserve">Type is </w:t>
            </w:r>
            <w:r w:rsidRPr="000E77DA">
              <w:rPr>
                <w:rFonts w:cs="CordiaUPC"/>
                <w:cs/>
              </w:rPr>
              <w:t>“</w:t>
            </w:r>
            <w:r w:rsidRPr="000E77DA">
              <w:rPr>
                <w:rFonts w:cs="CordiaUPC"/>
              </w:rPr>
              <w:t>Pre</w:t>
            </w:r>
            <w:r w:rsidRPr="000E77DA">
              <w:rPr>
                <w:rFonts w:cs="CordiaUPC"/>
                <w:cs/>
              </w:rPr>
              <w:t>-</w:t>
            </w:r>
            <w:r w:rsidRPr="000E77DA">
              <w:rPr>
                <w:rFonts w:cs="CordiaUPC"/>
              </w:rPr>
              <w:t>paid</w:t>
            </w:r>
            <w:r w:rsidRPr="000E77DA">
              <w:rPr>
                <w:rFonts w:cs="CordiaUPC"/>
                <w:cs/>
              </w:rPr>
              <w:t>”.</w:t>
            </w:r>
          </w:p>
        </w:tc>
        <w:tc>
          <w:tcPr>
            <w:tcW w:w="1687" w:type="pct"/>
            <w:gridSpan w:val="3"/>
          </w:tcPr>
          <w:p w:rsidRPr="000E77DA" w:rsidR="0013504F" w:rsidP="0013504F" w:rsidRDefault="0013504F" w14:paraId="15FB64C6" w14:textId="3CD55897">
            <w:pPr>
              <w:rPr>
                <w:rFonts w:cs="CordiaUPC"/>
              </w:rPr>
            </w:pPr>
            <w:r w:rsidRPr="000E77DA">
              <w:rPr>
                <w:rFonts w:cs="CordiaUPC"/>
                <w:cs/>
              </w:rPr>
              <w:t xml:space="preserve">ถ้า </w:t>
            </w:r>
            <w:r w:rsidRPr="000E77DA">
              <w:rPr>
                <w:rFonts w:cs="CordiaUPC"/>
              </w:rPr>
              <w:t>customerType</w:t>
            </w:r>
            <w:r w:rsidRPr="000E77DA">
              <w:rPr>
                <w:rFonts w:cs="CordiaUPC"/>
                <w:cs/>
              </w:rPr>
              <w:t xml:space="preserve"> มีค่าเป็น “</w:t>
            </w:r>
            <w:r w:rsidRPr="00121D4E">
              <w:rPr>
                <w:rFonts w:cs="CordiaUPC"/>
              </w:rPr>
              <w:t>Pre</w:t>
            </w:r>
            <w:r w:rsidRPr="000E77DA">
              <w:rPr>
                <w:rFonts w:cs="CordiaUPC"/>
                <w:cs/>
              </w:rPr>
              <w:t>-</w:t>
            </w:r>
            <w:r w:rsidRPr="00121D4E">
              <w:rPr>
                <w:rFonts w:cs="CordiaUPC"/>
              </w:rPr>
              <w:t>paid</w:t>
            </w:r>
            <w:r w:rsidRPr="000E77DA">
              <w:rPr>
                <w:rFonts w:cs="CordiaUPC"/>
                <w:cs/>
              </w:rPr>
              <w:t xml:space="preserve">” ดังนั้น </w:t>
            </w:r>
            <w:r w:rsidRPr="00121D4E">
              <w:rPr>
                <w:rFonts w:cs="CordiaUPC"/>
              </w:rPr>
              <w:t xml:space="preserve">Bill Cycle Unit </w:t>
            </w:r>
            <w:r w:rsidRPr="000E77DA">
              <w:rPr>
                <w:rFonts w:cs="CordiaUPC"/>
                <w:cs/>
              </w:rPr>
              <w:t xml:space="preserve">จะต้องเป็น </w:t>
            </w:r>
            <w:r w:rsidRPr="00121D4E">
              <w:rPr>
                <w:rFonts w:cs="CordiaUPC"/>
              </w:rPr>
              <w:t>Mandatory</w:t>
            </w:r>
          </w:p>
        </w:tc>
        <w:tc>
          <w:tcPr>
            <w:tcW w:w="1121" w:type="pct"/>
          </w:tcPr>
          <w:p w:rsidRPr="00121D4E" w:rsidR="0013504F" w:rsidP="0013504F" w:rsidRDefault="0013504F" w14:paraId="6855C815" w14:textId="5FB46AD3">
            <w:pPr>
              <w:rPr>
                <w:rFonts w:cs="CordiaUPC"/>
                <w:szCs w:val="36"/>
              </w:rPr>
            </w:pPr>
            <w:r w:rsidRPr="00121D4E">
              <w:rPr>
                <w:rFonts w:cs="CordiaUPC"/>
                <w:szCs w:val="36"/>
              </w:rPr>
              <w:t>Yes</w:t>
            </w:r>
          </w:p>
        </w:tc>
      </w:tr>
      <w:tr w:rsidR="0013504F" w:rsidTr="002E735B" w14:paraId="455D3808" w14:textId="77777777">
        <w:trPr>
          <w:gridAfter w:val="1"/>
          <w:wAfter w:w="3" w:type="pct"/>
        </w:trPr>
        <w:tc>
          <w:tcPr>
            <w:tcW w:w="777" w:type="pct"/>
          </w:tcPr>
          <w:p w:rsidRPr="000E77DA" w:rsidR="0013504F" w:rsidP="0013504F" w:rsidRDefault="0013504F" w14:paraId="4D145B5A" w14:textId="277315EB">
            <w:pPr>
              <w:pStyle w:val="BodyTextTable"/>
              <w:rPr>
                <w:rFonts w:ascii="CordiaUPC" w:hAnsi="CordiaUPC" w:cs="CordiaUPC"/>
                <w:sz w:val="32"/>
                <w:szCs w:val="32"/>
                <w:cs/>
                <w:lang w:bidi="th-TH"/>
              </w:rPr>
            </w:pPr>
            <w:r w:rsidRPr="000E77DA">
              <w:rPr>
                <w:rFonts w:ascii="CordiaUPC" w:hAnsi="CordiaUPC" w:cs="CordiaUPC"/>
                <w:sz w:val="32"/>
                <w:szCs w:val="32"/>
              </w:rPr>
              <w:t>00023</w:t>
            </w:r>
          </w:p>
        </w:tc>
        <w:tc>
          <w:tcPr>
            <w:tcW w:w="1412" w:type="pct"/>
            <w:gridSpan w:val="2"/>
          </w:tcPr>
          <w:p w:rsidRPr="000E77DA" w:rsidR="0013504F" w:rsidP="0013504F" w:rsidRDefault="0013504F" w14:paraId="21017499" w14:textId="051C961E">
            <w:pPr>
              <w:rPr>
                <w:rFonts w:cs="CordiaUPC"/>
              </w:rPr>
            </w:pPr>
            <w:r w:rsidRPr="00121D4E">
              <w:rPr>
                <w:rFonts w:cs="CordiaUPC"/>
              </w:rPr>
              <w:t xml:space="preserve">Bill Cycle Value must be Integer </w:t>
            </w:r>
            <w:r w:rsidRPr="000E77DA">
              <w:rPr>
                <w:rFonts w:cs="CordiaUPC"/>
                <w:cs/>
              </w:rPr>
              <w:t>(</w:t>
            </w:r>
            <w:r w:rsidRPr="000E77DA">
              <w:rPr>
                <w:rFonts w:cs="CordiaUPC"/>
              </w:rPr>
              <w:t>Min 1, Max 99,999</w:t>
            </w:r>
            <w:r w:rsidRPr="000E77DA">
              <w:rPr>
                <w:rFonts w:cs="CordiaUPC"/>
                <w:cs/>
              </w:rPr>
              <w:t>)</w:t>
            </w:r>
          </w:p>
        </w:tc>
        <w:tc>
          <w:tcPr>
            <w:tcW w:w="1687" w:type="pct"/>
            <w:gridSpan w:val="3"/>
          </w:tcPr>
          <w:p w:rsidRPr="000E77DA" w:rsidR="0013504F" w:rsidP="0013504F" w:rsidRDefault="0013504F" w14:paraId="4FE2D072" w14:textId="34B7A3CA">
            <w:pPr>
              <w:rPr>
                <w:rFonts w:cs="CordiaUPC"/>
              </w:rPr>
            </w:pPr>
            <w:r w:rsidRPr="000E77DA">
              <w:rPr>
                <w:rFonts w:cs="CordiaUPC"/>
                <w:cs/>
              </w:rPr>
              <w:t xml:space="preserve">ถ้า </w:t>
            </w:r>
            <w:r w:rsidRPr="000E77DA">
              <w:rPr>
                <w:rFonts w:cs="CordiaUPC"/>
              </w:rPr>
              <w:t xml:space="preserve">billCycleValue </w:t>
            </w:r>
            <w:r w:rsidRPr="000E77DA">
              <w:rPr>
                <w:rFonts w:cs="CordiaUPC"/>
                <w:cs/>
              </w:rPr>
              <w:t xml:space="preserve">มีค่า ดังนั้น </w:t>
            </w:r>
            <w:r w:rsidRPr="000E77DA">
              <w:rPr>
                <w:rFonts w:cs="CordiaUPC"/>
              </w:rPr>
              <w:t xml:space="preserve">billCycleValue </w:t>
            </w:r>
            <w:r w:rsidRPr="000E77DA">
              <w:rPr>
                <w:rFonts w:cs="CordiaUPC"/>
                <w:cs/>
              </w:rPr>
              <w:t xml:space="preserve">จะต้องเป็นจำนวนเต็มและมีค่าอยู่ในช่วง </w:t>
            </w:r>
            <w:r w:rsidRPr="000E77DA">
              <w:rPr>
                <w:rFonts w:cs="CordiaUPC"/>
              </w:rPr>
              <w:t xml:space="preserve">1 </w:t>
            </w:r>
            <w:r w:rsidRPr="000E77DA">
              <w:rPr>
                <w:rFonts w:cs="CordiaUPC"/>
                <w:cs/>
              </w:rPr>
              <w:t xml:space="preserve">– </w:t>
            </w:r>
            <w:r w:rsidRPr="000E77DA">
              <w:rPr>
                <w:rFonts w:cs="CordiaUPC"/>
              </w:rPr>
              <w:t>99,999</w:t>
            </w:r>
          </w:p>
        </w:tc>
        <w:tc>
          <w:tcPr>
            <w:tcW w:w="1121" w:type="pct"/>
          </w:tcPr>
          <w:p w:rsidRPr="00121D4E" w:rsidR="0013504F" w:rsidP="0013504F" w:rsidRDefault="0013504F" w14:paraId="4B638E77" w14:textId="77777777">
            <w:pPr>
              <w:rPr>
                <w:rFonts w:cs="CordiaUPC"/>
                <w:szCs w:val="36"/>
              </w:rPr>
            </w:pPr>
          </w:p>
        </w:tc>
      </w:tr>
      <w:tr w:rsidR="0013504F" w:rsidTr="002E735B" w14:paraId="6228A4F2" w14:textId="77777777">
        <w:trPr>
          <w:gridAfter w:val="1"/>
          <w:wAfter w:w="3" w:type="pct"/>
        </w:trPr>
        <w:tc>
          <w:tcPr>
            <w:tcW w:w="777" w:type="pct"/>
          </w:tcPr>
          <w:p w:rsidRPr="00121D4E" w:rsidR="0013504F" w:rsidP="0013504F" w:rsidRDefault="0013504F" w14:paraId="243B6BB7" w14:textId="04133A47">
            <w:pPr>
              <w:pStyle w:val="BodyTextTable"/>
              <w:rPr>
                <w:rFonts w:ascii="CordiaUPC" w:hAnsi="CordiaUPC" w:cs="CordiaUPC"/>
                <w:sz w:val="28"/>
                <w:szCs w:val="28"/>
                <w:cs/>
                <w:lang w:bidi="th-TH"/>
              </w:rPr>
            </w:pPr>
            <w:r w:rsidRPr="00121D4E">
              <w:rPr>
                <w:rFonts w:ascii="CordiaUPC" w:hAnsi="CordiaUPC" w:cs="CordiaUPC"/>
                <w:sz w:val="28"/>
                <w:szCs w:val="28"/>
              </w:rPr>
              <w:t>00016</w:t>
            </w:r>
          </w:p>
        </w:tc>
        <w:tc>
          <w:tcPr>
            <w:tcW w:w="1412" w:type="pct"/>
            <w:gridSpan w:val="2"/>
          </w:tcPr>
          <w:p w:rsidRPr="000E77DA" w:rsidR="0013504F" w:rsidP="0013504F" w:rsidRDefault="0013504F" w14:paraId="16A01909" w14:textId="70AF6A9D">
            <w:pPr>
              <w:rPr>
                <w:rFonts w:cs="CordiaUPC"/>
              </w:rPr>
            </w:pPr>
            <w:r w:rsidRPr="00121D4E">
              <w:rPr>
                <w:rFonts w:cs="CordiaUPC"/>
              </w:rPr>
              <w:t>Bill Cycle Value</w:t>
            </w:r>
            <w:r w:rsidRPr="000E77DA">
              <w:rPr>
                <w:rFonts w:cs="CordiaUPC"/>
                <w:cs/>
              </w:rPr>
              <w:t xml:space="preserve"> </w:t>
            </w:r>
            <w:r w:rsidRPr="00121D4E">
              <w:rPr>
                <w:rFonts w:cs="CordiaUPC"/>
                <w:bCs/>
              </w:rPr>
              <w:t>must be equal to</w:t>
            </w:r>
            <w:r w:rsidRPr="00121D4E">
              <w:rPr>
                <w:rFonts w:cs="CordiaUPC"/>
              </w:rPr>
              <w:t xml:space="preserve"> Package Duration when Duration Type is </w:t>
            </w:r>
            <w:r w:rsidRPr="000E77DA">
              <w:rPr>
                <w:rFonts w:cs="CordiaUPC"/>
                <w:cs/>
              </w:rPr>
              <w:t>“</w:t>
            </w:r>
            <w:r w:rsidRPr="00121D4E">
              <w:rPr>
                <w:rFonts w:cs="CordiaUPC"/>
              </w:rPr>
              <w:t>Depend on Package</w:t>
            </w:r>
            <w:r w:rsidRPr="000E77DA">
              <w:rPr>
                <w:rFonts w:cs="CordiaUPC"/>
                <w:cs/>
              </w:rPr>
              <w:t>”</w:t>
            </w:r>
          </w:p>
        </w:tc>
        <w:tc>
          <w:tcPr>
            <w:tcW w:w="1687" w:type="pct"/>
            <w:gridSpan w:val="3"/>
          </w:tcPr>
          <w:p w:rsidRPr="000E77DA" w:rsidR="0013504F" w:rsidP="0013504F" w:rsidRDefault="0013504F" w14:paraId="16ED21AC" w14:textId="149A0B6A">
            <w:pPr>
              <w:rPr>
                <w:rFonts w:cs="CordiaUPC"/>
              </w:rPr>
            </w:pPr>
            <w:r w:rsidRPr="000E77DA">
              <w:rPr>
                <w:rFonts w:cs="CordiaUPC"/>
                <w:cs/>
              </w:rPr>
              <w:t xml:space="preserve">ถ้า </w:t>
            </w:r>
            <w:r w:rsidRPr="00121D4E">
              <w:rPr>
                <w:rFonts w:cs="CordiaUPC"/>
              </w:rPr>
              <w:t xml:space="preserve">Bill Cycle Type </w:t>
            </w:r>
            <w:r w:rsidRPr="000E77DA">
              <w:rPr>
                <w:rFonts w:cs="CordiaUPC"/>
                <w:cs/>
              </w:rPr>
              <w:t>เท่ากับ “</w:t>
            </w:r>
            <w:r w:rsidRPr="00121D4E">
              <w:rPr>
                <w:rFonts w:cs="CordiaUPC"/>
              </w:rPr>
              <w:t>Depend on Package</w:t>
            </w:r>
            <w:r w:rsidRPr="000E77DA">
              <w:rPr>
                <w:rFonts w:cs="CordiaUPC"/>
                <w:cs/>
              </w:rPr>
              <w:t xml:space="preserve">” ดังนั้น </w:t>
            </w:r>
            <w:r w:rsidRPr="00121D4E">
              <w:rPr>
                <w:rFonts w:cs="CordiaUPC"/>
              </w:rPr>
              <w:t>Bill Cycle Value</w:t>
            </w:r>
            <w:r w:rsidRPr="000E77DA">
              <w:rPr>
                <w:rFonts w:cs="CordiaUPC"/>
                <w:cs/>
              </w:rPr>
              <w:t xml:space="preserve"> จะต้องมีค่าเท่ากับ </w:t>
            </w:r>
            <w:r w:rsidRPr="00121D4E">
              <w:rPr>
                <w:rFonts w:cs="CordiaUPC"/>
              </w:rPr>
              <w:t>Package</w:t>
            </w:r>
            <w:r w:rsidRPr="000E77DA">
              <w:rPr>
                <w:rFonts w:cs="CordiaUPC"/>
                <w:cs/>
              </w:rPr>
              <w:t xml:space="preserve"> </w:t>
            </w:r>
            <w:r w:rsidRPr="00121D4E">
              <w:rPr>
                <w:rFonts w:cs="CordiaUPC"/>
              </w:rPr>
              <w:t>Bill Cycle</w:t>
            </w:r>
          </w:p>
        </w:tc>
        <w:tc>
          <w:tcPr>
            <w:tcW w:w="1121" w:type="pct"/>
          </w:tcPr>
          <w:p w:rsidRPr="00121D4E" w:rsidR="0013504F" w:rsidP="0013504F" w:rsidRDefault="0013504F" w14:paraId="22318E31" w14:textId="74B49714">
            <w:pPr>
              <w:rPr>
                <w:rFonts w:cs="CordiaUPC"/>
                <w:szCs w:val="36"/>
              </w:rPr>
            </w:pPr>
            <w:r w:rsidRPr="00121D4E">
              <w:rPr>
                <w:rFonts w:cs="CordiaUPC"/>
                <w:szCs w:val="36"/>
              </w:rPr>
              <w:t>Yes</w:t>
            </w:r>
          </w:p>
        </w:tc>
      </w:tr>
      <w:tr w:rsidR="0013504F" w:rsidTr="002E735B" w14:paraId="143E3627" w14:textId="77777777">
        <w:trPr>
          <w:gridAfter w:val="1"/>
          <w:wAfter w:w="3" w:type="pct"/>
        </w:trPr>
        <w:tc>
          <w:tcPr>
            <w:tcW w:w="777" w:type="pct"/>
          </w:tcPr>
          <w:p w:rsidRPr="00121D4E" w:rsidR="0013504F" w:rsidP="0013504F" w:rsidRDefault="0013504F" w14:paraId="4C4CCC21" w14:textId="4F14D599">
            <w:pPr>
              <w:pStyle w:val="BodyTextTable"/>
              <w:rPr>
                <w:rFonts w:ascii="CordiaUPC" w:hAnsi="CordiaUPC" w:cs="CordiaUPC"/>
                <w:sz w:val="28"/>
                <w:szCs w:val="28"/>
                <w:cs/>
                <w:lang w:bidi="th-TH"/>
              </w:rPr>
            </w:pPr>
            <w:r w:rsidRPr="00121D4E">
              <w:rPr>
                <w:rFonts w:ascii="CordiaUPC" w:hAnsi="CordiaUPC" w:cs="CordiaUPC"/>
                <w:sz w:val="28"/>
                <w:szCs w:val="28"/>
              </w:rPr>
              <w:t>00016</w:t>
            </w:r>
          </w:p>
        </w:tc>
        <w:tc>
          <w:tcPr>
            <w:tcW w:w="1412" w:type="pct"/>
            <w:gridSpan w:val="2"/>
          </w:tcPr>
          <w:p w:rsidRPr="000E77DA" w:rsidR="0013504F" w:rsidP="0013504F" w:rsidRDefault="0013504F" w14:paraId="393FDD43" w14:textId="6D5327D2">
            <w:pPr>
              <w:rPr>
                <w:rFonts w:cs="CordiaUPC"/>
              </w:rPr>
            </w:pPr>
            <w:r w:rsidRPr="00121D4E">
              <w:rPr>
                <w:rFonts w:cs="CordiaUPC"/>
              </w:rPr>
              <w:t xml:space="preserve">Bill Cycle Unit </w:t>
            </w:r>
            <w:r w:rsidRPr="00121D4E">
              <w:rPr>
                <w:rFonts w:cs="CordiaUPC"/>
                <w:bCs/>
              </w:rPr>
              <w:t>must be equal to</w:t>
            </w:r>
            <w:r w:rsidRPr="00121D4E">
              <w:rPr>
                <w:rFonts w:cs="CordiaUPC"/>
              </w:rPr>
              <w:t xml:space="preserve"> Package Duration when Duration Type is </w:t>
            </w:r>
            <w:r w:rsidRPr="000E77DA">
              <w:rPr>
                <w:rFonts w:cs="CordiaUPC"/>
                <w:cs/>
              </w:rPr>
              <w:t>“</w:t>
            </w:r>
            <w:r w:rsidRPr="00121D4E">
              <w:rPr>
                <w:rFonts w:cs="CordiaUPC"/>
              </w:rPr>
              <w:t>Depend on Package</w:t>
            </w:r>
            <w:r w:rsidRPr="000E77DA">
              <w:rPr>
                <w:rFonts w:cs="CordiaUPC"/>
                <w:cs/>
              </w:rPr>
              <w:t>”</w:t>
            </w:r>
          </w:p>
        </w:tc>
        <w:tc>
          <w:tcPr>
            <w:tcW w:w="1687" w:type="pct"/>
            <w:gridSpan w:val="3"/>
          </w:tcPr>
          <w:p w:rsidRPr="000E77DA" w:rsidR="0013504F" w:rsidP="0013504F" w:rsidRDefault="0013504F" w14:paraId="621833EC" w14:textId="2A2B89F1">
            <w:pPr>
              <w:rPr>
                <w:rFonts w:cs="CordiaUPC"/>
              </w:rPr>
            </w:pPr>
            <w:r w:rsidRPr="000E77DA">
              <w:rPr>
                <w:rFonts w:cs="CordiaUPC"/>
                <w:cs/>
              </w:rPr>
              <w:t xml:space="preserve">ถ้า </w:t>
            </w:r>
            <w:r w:rsidRPr="00121D4E">
              <w:rPr>
                <w:rFonts w:cs="CordiaUPC"/>
              </w:rPr>
              <w:t xml:space="preserve">Bill Cycle Type </w:t>
            </w:r>
            <w:r w:rsidRPr="000E77DA">
              <w:rPr>
                <w:rFonts w:cs="CordiaUPC"/>
                <w:cs/>
              </w:rPr>
              <w:t>เท่ากับ “</w:t>
            </w:r>
            <w:r w:rsidRPr="00121D4E">
              <w:rPr>
                <w:rFonts w:cs="CordiaUPC"/>
              </w:rPr>
              <w:t>Depend on Package</w:t>
            </w:r>
            <w:r w:rsidRPr="000E77DA">
              <w:rPr>
                <w:rFonts w:cs="CordiaUPC"/>
                <w:cs/>
              </w:rPr>
              <w:t xml:space="preserve">” ดังนั้น </w:t>
            </w:r>
            <w:r w:rsidRPr="00121D4E">
              <w:rPr>
                <w:rFonts w:cs="CordiaUPC"/>
              </w:rPr>
              <w:t>Bill Cycle Unit</w:t>
            </w:r>
            <w:r w:rsidRPr="000E77DA">
              <w:rPr>
                <w:rFonts w:cs="CordiaUPC"/>
                <w:cs/>
              </w:rPr>
              <w:t xml:space="preserve"> จะต้องมีค่าเท่ากับ </w:t>
            </w:r>
            <w:r w:rsidRPr="00121D4E">
              <w:rPr>
                <w:rFonts w:cs="CordiaUPC"/>
              </w:rPr>
              <w:t>Package</w:t>
            </w:r>
            <w:r w:rsidRPr="000E77DA">
              <w:rPr>
                <w:rFonts w:cs="CordiaUPC"/>
                <w:cs/>
              </w:rPr>
              <w:t xml:space="preserve"> </w:t>
            </w:r>
            <w:r w:rsidRPr="00121D4E">
              <w:rPr>
                <w:rFonts w:cs="CordiaUPC"/>
              </w:rPr>
              <w:t>Bill Cycle Unit</w:t>
            </w:r>
          </w:p>
        </w:tc>
        <w:tc>
          <w:tcPr>
            <w:tcW w:w="1121" w:type="pct"/>
          </w:tcPr>
          <w:p w:rsidRPr="00121D4E" w:rsidR="0013504F" w:rsidP="0013504F" w:rsidRDefault="0013504F" w14:paraId="558CC3BE" w14:textId="6357B6B2">
            <w:pPr>
              <w:rPr>
                <w:rFonts w:cs="CordiaUPC"/>
                <w:szCs w:val="36"/>
              </w:rPr>
            </w:pPr>
            <w:r w:rsidRPr="00121D4E">
              <w:rPr>
                <w:rFonts w:cs="CordiaUPC"/>
                <w:szCs w:val="36"/>
              </w:rPr>
              <w:t>Yes</w:t>
            </w:r>
          </w:p>
        </w:tc>
      </w:tr>
      <w:tr w:rsidR="0013504F" w:rsidTr="002E735B" w14:paraId="069DC422" w14:textId="77777777">
        <w:trPr>
          <w:gridAfter w:val="1"/>
          <w:wAfter w:w="3" w:type="pct"/>
        </w:trPr>
        <w:tc>
          <w:tcPr>
            <w:tcW w:w="4997" w:type="pct"/>
            <w:gridSpan w:val="7"/>
            <w:shd w:val="clear" w:color="auto" w:fill="C2D69B" w:themeFill="accent3" w:themeFillTint="99"/>
          </w:tcPr>
          <w:p w:rsidRPr="00121D4E" w:rsidR="0013504F" w:rsidP="0013504F" w:rsidRDefault="0013504F" w14:paraId="59F4278A" w14:textId="686FC03A">
            <w:pPr>
              <w:pStyle w:val="HeaderTable"/>
              <w:rPr>
                <w:szCs w:val="36"/>
              </w:rPr>
            </w:pPr>
            <w:r>
              <w:t>EndMusic Streaming Detail Section</w:t>
            </w:r>
          </w:p>
        </w:tc>
      </w:tr>
      <w:tr w:rsidR="0013504F" w:rsidTr="002E735B" w14:paraId="1159228B" w14:textId="77777777">
        <w:trPr>
          <w:gridAfter w:val="1"/>
          <w:wAfter w:w="3" w:type="pct"/>
        </w:trPr>
        <w:tc>
          <w:tcPr>
            <w:tcW w:w="4997" w:type="pct"/>
            <w:gridSpan w:val="7"/>
            <w:shd w:val="clear" w:color="auto" w:fill="C2D69B" w:themeFill="accent3" w:themeFillTint="99"/>
          </w:tcPr>
          <w:p w:rsidR="0013504F" w:rsidP="0013504F" w:rsidRDefault="0013504F" w14:paraId="018974F9" w14:textId="771C2DBC">
            <w:pPr>
              <w:pStyle w:val="HeaderTable"/>
            </w:pPr>
            <w:r>
              <w:t xml:space="preserve">Popup Create </w:t>
            </w:r>
            <w:r>
              <w:rPr>
                <w:rFonts w:cs="Angsana New"/>
              </w:rPr>
              <w:t>CP Name Section</w:t>
            </w:r>
          </w:p>
        </w:tc>
      </w:tr>
      <w:tr w:rsidR="0013504F" w:rsidTr="002E735B" w14:paraId="745C0CAA" w14:textId="77777777">
        <w:trPr>
          <w:gridAfter w:val="1"/>
          <w:wAfter w:w="3" w:type="pct"/>
        </w:trPr>
        <w:tc>
          <w:tcPr>
            <w:tcW w:w="777" w:type="pct"/>
          </w:tcPr>
          <w:p w:rsidR="0013504F" w:rsidP="0013504F" w:rsidRDefault="0013504F" w14:paraId="656EC303" w14:textId="1C8E72F7">
            <w:r>
              <w:t>00001</w:t>
            </w:r>
          </w:p>
        </w:tc>
        <w:tc>
          <w:tcPr>
            <w:tcW w:w="1412" w:type="pct"/>
            <w:gridSpan w:val="2"/>
          </w:tcPr>
          <w:p w:rsidR="0013504F" w:rsidP="0013504F" w:rsidRDefault="0013504F" w14:paraId="653C34B6" w14:textId="43210051">
            <w:r>
              <w:t>CP Name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687" w:type="pct"/>
            <w:gridSpan w:val="3"/>
          </w:tcPr>
          <w:p w:rsidR="0013504F" w:rsidP="0013504F" w:rsidRDefault="0013504F" w14:paraId="51BF162A" w14:textId="0F5F2C9F">
            <w:pPr>
              <w:rPr>
                <w:cs/>
              </w:rPr>
            </w:pPr>
            <w:r>
              <w:rPr>
                <w:rFonts w:cs="Angsana New"/>
              </w:rPr>
              <w:t>createCpName</w:t>
            </w:r>
            <w:r>
              <w:rPr>
                <w:rFonts w:hint="cs"/>
                <w:cs/>
              </w:rPr>
              <w:t xml:space="preserve"> จะต้องเป็น </w:t>
            </w:r>
            <w:r>
              <w:t>Mandatory</w:t>
            </w:r>
          </w:p>
        </w:tc>
        <w:tc>
          <w:tcPr>
            <w:tcW w:w="1121" w:type="pct"/>
          </w:tcPr>
          <w:p w:rsidR="0013504F" w:rsidP="0013504F" w:rsidRDefault="0013504F" w14:paraId="2AC22040" w14:textId="75C81E56">
            <w:pPr>
              <w:rPr>
                <w:rFonts w:cs="CordiaUPC"/>
                <w:szCs w:val="36"/>
              </w:rPr>
            </w:pPr>
          </w:p>
        </w:tc>
      </w:tr>
      <w:tr w:rsidR="0013504F" w:rsidTr="002E735B" w14:paraId="17294732" w14:textId="77777777">
        <w:trPr>
          <w:gridAfter w:val="1"/>
          <w:wAfter w:w="3" w:type="pct"/>
        </w:trPr>
        <w:tc>
          <w:tcPr>
            <w:tcW w:w="777" w:type="pct"/>
          </w:tcPr>
          <w:p w:rsidR="0013504F" w:rsidP="0013504F" w:rsidRDefault="0013504F" w14:paraId="238ED6D0" w14:textId="67FC4515">
            <w:r>
              <w:t>00001</w:t>
            </w:r>
          </w:p>
        </w:tc>
        <w:tc>
          <w:tcPr>
            <w:tcW w:w="1412" w:type="pct"/>
            <w:gridSpan w:val="2"/>
          </w:tcPr>
          <w:p w:rsidR="0013504F" w:rsidP="0013504F" w:rsidRDefault="0013504F" w14:paraId="39D39DE7" w14:textId="3C98F4BE">
            <w:r>
              <w:t>CP ID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687" w:type="pct"/>
            <w:gridSpan w:val="3"/>
          </w:tcPr>
          <w:p w:rsidR="0013504F" w:rsidP="0013504F" w:rsidRDefault="0013504F" w14:paraId="065D68D2" w14:textId="245D16D3">
            <w:pPr>
              <w:rPr>
                <w:cs/>
              </w:rPr>
            </w:pPr>
            <w:r>
              <w:rPr>
                <w:rFonts w:cs="Angsana New"/>
              </w:rPr>
              <w:t>createCpId</w:t>
            </w:r>
            <w:r>
              <w:rPr>
                <w:rFonts w:hint="cs"/>
                <w:cs/>
              </w:rPr>
              <w:t xml:space="preserve"> จะต้องเป็น </w:t>
            </w:r>
            <w:r>
              <w:t>Mandatory</w:t>
            </w:r>
          </w:p>
        </w:tc>
        <w:tc>
          <w:tcPr>
            <w:tcW w:w="1121" w:type="pct"/>
          </w:tcPr>
          <w:p w:rsidR="0013504F" w:rsidP="0013504F" w:rsidRDefault="0013504F" w14:paraId="488AFD6E" w14:textId="1940C1BB">
            <w:pPr>
              <w:rPr>
                <w:rFonts w:cs="CordiaUPC"/>
                <w:szCs w:val="36"/>
              </w:rPr>
            </w:pPr>
          </w:p>
        </w:tc>
      </w:tr>
      <w:tr w:rsidR="0013504F" w:rsidTr="002E735B" w14:paraId="3B88E0E2" w14:textId="77777777">
        <w:trPr>
          <w:gridAfter w:val="1"/>
          <w:wAfter w:w="3" w:type="pct"/>
        </w:trPr>
        <w:tc>
          <w:tcPr>
            <w:tcW w:w="777" w:type="pct"/>
          </w:tcPr>
          <w:p w:rsidR="0013504F" w:rsidP="0013504F" w:rsidRDefault="0013504F" w14:paraId="2386AB38" w14:textId="74343626">
            <w:r>
              <w:rPr>
                <w:rFonts w:cs="CordiaUPC"/>
              </w:rPr>
              <w:t>00003</w:t>
            </w:r>
          </w:p>
        </w:tc>
        <w:tc>
          <w:tcPr>
            <w:tcW w:w="1412" w:type="pct"/>
            <w:gridSpan w:val="2"/>
          </w:tcPr>
          <w:p w:rsidR="0013504F" w:rsidP="0013504F" w:rsidRDefault="0013504F" w14:paraId="00634A4E" w14:textId="120E52A2">
            <w:r>
              <w:t xml:space="preserve">CP Name </w:t>
            </w:r>
            <w:r>
              <w:rPr>
                <w:rFonts w:cs="CordiaUPC"/>
              </w:rPr>
              <w:t>must be unique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687" w:type="pct"/>
            <w:gridSpan w:val="3"/>
          </w:tcPr>
          <w:p w:rsidR="0013504F" w:rsidP="0013504F" w:rsidRDefault="0013504F" w14:paraId="7C264655" w14:textId="4A84CA06">
            <w:pPr>
              <w:rPr>
                <w:rFonts w:cs="Angsana New"/>
              </w:rPr>
            </w:pPr>
            <w:r w:rsidRPr="000E77DA">
              <w:rPr>
                <w:rFonts w:cs="CordiaUPC"/>
              </w:rPr>
              <w:t>createCpName</w:t>
            </w:r>
            <w:r w:rsidRPr="000E77DA">
              <w:rPr>
                <w:rFonts w:cs="CordiaUPC"/>
                <w:cs/>
              </w:rPr>
              <w:t xml:space="preserve"> จะต้องไม่ซ้ำกัน</w:t>
            </w:r>
          </w:p>
        </w:tc>
        <w:tc>
          <w:tcPr>
            <w:tcW w:w="1121" w:type="pct"/>
          </w:tcPr>
          <w:p w:rsidR="0013504F" w:rsidP="0013504F" w:rsidRDefault="0013504F" w14:paraId="63652D54" w14:textId="77777777">
            <w:pPr>
              <w:rPr>
                <w:rFonts w:cs="CordiaUPC"/>
                <w:szCs w:val="36"/>
              </w:rPr>
            </w:pPr>
          </w:p>
        </w:tc>
      </w:tr>
      <w:tr w:rsidR="0013504F" w:rsidTr="002E735B" w14:paraId="61387B63" w14:textId="77777777">
        <w:trPr>
          <w:gridAfter w:val="1"/>
          <w:wAfter w:w="3" w:type="pct"/>
        </w:trPr>
        <w:tc>
          <w:tcPr>
            <w:tcW w:w="777" w:type="pct"/>
          </w:tcPr>
          <w:p w:rsidR="0013504F" w:rsidP="0013504F" w:rsidRDefault="0013504F" w14:paraId="332542E0" w14:textId="6347125B">
            <w:r>
              <w:rPr>
                <w:rFonts w:cs="CordiaUPC"/>
              </w:rPr>
              <w:t>00003</w:t>
            </w:r>
          </w:p>
        </w:tc>
        <w:tc>
          <w:tcPr>
            <w:tcW w:w="1412" w:type="pct"/>
            <w:gridSpan w:val="2"/>
          </w:tcPr>
          <w:p w:rsidR="0013504F" w:rsidP="0013504F" w:rsidRDefault="0013504F" w14:paraId="378352A2" w14:textId="38982685">
            <w:r>
              <w:t xml:space="preserve">CP ID </w:t>
            </w:r>
            <w:r>
              <w:rPr>
                <w:rFonts w:cs="CordiaUPC"/>
              </w:rPr>
              <w:t>must be unique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687" w:type="pct"/>
            <w:gridSpan w:val="3"/>
          </w:tcPr>
          <w:p w:rsidR="0013504F" w:rsidP="0013504F" w:rsidRDefault="0013504F" w14:paraId="4405E0BA" w14:textId="400A80A7">
            <w:pPr>
              <w:rPr>
                <w:rFonts w:cs="Angsana New"/>
              </w:rPr>
            </w:pPr>
            <w:r w:rsidRPr="000E77DA">
              <w:rPr>
                <w:rFonts w:cs="CordiaUPC"/>
              </w:rPr>
              <w:t>createCpId</w:t>
            </w:r>
            <w:r w:rsidRPr="000E77DA">
              <w:rPr>
                <w:rFonts w:cs="CordiaUPC"/>
                <w:cs/>
              </w:rPr>
              <w:t xml:space="preserve"> จะต้องไม่ซ้ำกัน</w:t>
            </w:r>
          </w:p>
        </w:tc>
        <w:tc>
          <w:tcPr>
            <w:tcW w:w="1121" w:type="pct"/>
          </w:tcPr>
          <w:p w:rsidR="0013504F" w:rsidP="0013504F" w:rsidRDefault="0013504F" w14:paraId="308B0B2D" w14:textId="77777777">
            <w:pPr>
              <w:rPr>
                <w:rFonts w:cs="CordiaUPC"/>
                <w:szCs w:val="36"/>
              </w:rPr>
            </w:pPr>
          </w:p>
        </w:tc>
      </w:tr>
      <w:tr w:rsidR="0013504F" w:rsidTr="002E735B" w14:paraId="48E21AFD" w14:textId="77777777">
        <w:trPr>
          <w:gridAfter w:val="1"/>
          <w:wAfter w:w="3" w:type="pct"/>
        </w:trPr>
        <w:tc>
          <w:tcPr>
            <w:tcW w:w="777" w:type="pct"/>
          </w:tcPr>
          <w:p w:rsidR="0013504F" w:rsidP="0013504F" w:rsidRDefault="0013504F" w14:paraId="36B1CF97" w14:textId="6FF0E2D9">
            <w:r>
              <w:rPr>
                <w:rFonts w:cs="CordiaUPC"/>
              </w:rPr>
              <w:t>00003</w:t>
            </w:r>
          </w:p>
        </w:tc>
        <w:tc>
          <w:tcPr>
            <w:tcW w:w="1412" w:type="pct"/>
            <w:gridSpan w:val="2"/>
          </w:tcPr>
          <w:p w:rsidR="0013504F" w:rsidP="0013504F" w:rsidRDefault="0013504F" w14:paraId="5E75A5E7" w14:textId="7F464CB8">
            <w:r>
              <w:t xml:space="preserve">CP Name and CP ID </w:t>
            </w:r>
            <w:r>
              <w:rPr>
                <w:rFonts w:cs="CordiaUPC"/>
              </w:rPr>
              <w:t>must be unique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687" w:type="pct"/>
            <w:gridSpan w:val="3"/>
          </w:tcPr>
          <w:p w:rsidRPr="000E77DA" w:rsidR="0013504F" w:rsidP="0013504F" w:rsidRDefault="0013504F" w14:paraId="22B09979" w14:textId="77777777">
            <w:pPr>
              <w:rPr>
                <w:rFonts w:cs="CordiaUPC"/>
              </w:rPr>
            </w:pPr>
            <w:r w:rsidRPr="000E77DA">
              <w:rPr>
                <w:rFonts w:cs="CordiaUPC"/>
              </w:rPr>
              <w:t>createCpName</w:t>
            </w:r>
            <w:r w:rsidRPr="000E77DA">
              <w:rPr>
                <w:rFonts w:cs="CordiaUPC"/>
                <w:cs/>
              </w:rPr>
              <w:t xml:space="preserve"> และ </w:t>
            </w:r>
            <w:r w:rsidRPr="000E77DA">
              <w:rPr>
                <w:rFonts w:cs="CordiaUPC"/>
              </w:rPr>
              <w:t>createCpId</w:t>
            </w:r>
            <w:r w:rsidRPr="000E77DA">
              <w:rPr>
                <w:rFonts w:cs="CordiaUPC"/>
                <w:cs/>
              </w:rPr>
              <w:t xml:space="preserve"> จะต้องไม่ซ้ำกัน</w:t>
            </w:r>
          </w:p>
          <w:p w:rsidR="0013504F" w:rsidP="0013504F" w:rsidRDefault="0013504F" w14:paraId="626A64C9" w14:textId="459A31C9">
            <w:r w:rsidRPr="000E77DA">
              <w:rPr>
                <w:rFonts w:cs="CordiaUPC"/>
                <w:cs/>
              </w:rPr>
              <w:t xml:space="preserve">หมายเหตุ เมื่อทั้ง </w:t>
            </w:r>
            <w:r w:rsidRPr="000E77DA">
              <w:rPr>
                <w:rFonts w:cs="CordiaUPC"/>
              </w:rPr>
              <w:t xml:space="preserve">2 Field </w:t>
            </w:r>
            <w:r w:rsidRPr="000E77DA">
              <w:rPr>
                <w:rFonts w:cs="CordiaUPC"/>
                <w:cs/>
              </w:rPr>
              <w:t xml:space="preserve">รวมกันจะต้อง </w:t>
            </w:r>
            <w:r w:rsidRPr="000E77DA">
              <w:rPr>
                <w:rFonts w:cs="CordiaUPC"/>
              </w:rPr>
              <w:t>Unique</w:t>
            </w:r>
          </w:p>
        </w:tc>
        <w:tc>
          <w:tcPr>
            <w:tcW w:w="1121" w:type="pct"/>
          </w:tcPr>
          <w:p w:rsidR="0013504F" w:rsidP="0013504F" w:rsidRDefault="0013504F" w14:paraId="26A95301" w14:textId="4774C123">
            <w:pPr>
              <w:rPr>
                <w:rFonts w:cs="CordiaUPC"/>
                <w:szCs w:val="36"/>
              </w:rPr>
            </w:pPr>
          </w:p>
        </w:tc>
      </w:tr>
      <w:tr w:rsidR="0013504F" w:rsidTr="002E735B" w14:paraId="2BBFD666" w14:textId="77777777">
        <w:trPr>
          <w:gridAfter w:val="1"/>
          <w:wAfter w:w="3" w:type="pct"/>
        </w:trPr>
        <w:tc>
          <w:tcPr>
            <w:tcW w:w="4997" w:type="pct"/>
            <w:gridSpan w:val="7"/>
            <w:shd w:val="clear" w:color="auto" w:fill="C2D69B" w:themeFill="accent3" w:themeFillTint="99"/>
          </w:tcPr>
          <w:p w:rsidR="0013504F" w:rsidP="0013504F" w:rsidRDefault="0013504F" w14:paraId="46D31B01" w14:textId="7751FB25">
            <w:pPr>
              <w:pStyle w:val="HeaderTable"/>
            </w:pPr>
            <w:r>
              <w:t xml:space="preserve">End Popup Create </w:t>
            </w:r>
            <w:r>
              <w:rPr>
                <w:rFonts w:cs="Angsana New"/>
              </w:rPr>
              <w:t>CP Name Section</w:t>
            </w:r>
          </w:p>
        </w:tc>
      </w:tr>
    </w:tbl>
    <w:p w:rsidRPr="008979A8" w:rsidR="00C00550" w:rsidP="000E77DA" w:rsidRDefault="00C00550" w14:paraId="09343B52" w14:textId="77777777">
      <w:pPr>
        <w:pStyle w:val="Heading3"/>
        <w:numPr>
          <w:ilvl w:val="0"/>
          <w:numId w:val="181"/>
        </w:numPr>
        <w:rPr>
          <w:rFonts w:ascii="CordiaUPC" w:hAnsi="CordiaUPC" w:cs="CordiaUPC"/>
          <w:sz w:val="32"/>
          <w:szCs w:val="32"/>
        </w:rPr>
      </w:pPr>
      <w:r w:rsidRPr="008979A8">
        <w:rPr>
          <w:rFonts w:ascii="CordiaUPC" w:hAnsi="CordiaUPC" w:cs="CordiaUPC"/>
          <w:sz w:val="32"/>
          <w:szCs w:val="32"/>
        </w:rPr>
        <w:t>Mapping to DB</w:t>
      </w:r>
    </w:p>
    <w:tbl>
      <w:tblPr>
        <w:tblW w:w="4977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348"/>
        <w:gridCol w:w="2486"/>
        <w:gridCol w:w="4141"/>
      </w:tblGrid>
      <w:tr w:rsidRPr="008979A8" w:rsidR="00C00550" w:rsidTr="00C00550" w14:paraId="724F0910" w14:textId="77777777">
        <w:trPr>
          <w:cantSplit/>
          <w:tblHeader/>
        </w:trPr>
        <w:tc>
          <w:tcPr>
            <w:tcW w:w="1308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C00550" w:rsidP="00C00550" w:rsidRDefault="00C00550" w14:paraId="33D46706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Database Table</w:t>
            </w:r>
          </w:p>
        </w:tc>
        <w:tc>
          <w:tcPr>
            <w:tcW w:w="1385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C00550" w:rsidP="00C00550" w:rsidRDefault="00C00550" w14:paraId="768112ED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Database Column</w:t>
            </w:r>
          </w:p>
        </w:tc>
        <w:tc>
          <w:tcPr>
            <w:tcW w:w="2307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C00550" w:rsidP="00C00550" w:rsidRDefault="00C00550" w14:paraId="50C00A11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Field on Screen</w:t>
            </w:r>
          </w:p>
        </w:tc>
      </w:tr>
      <w:tr w:rsidRPr="008979A8" w:rsidR="00713876" w:rsidTr="00C00550" w14:paraId="7E5F3D20" w14:textId="77777777">
        <w:tc>
          <w:tcPr>
            <w:tcW w:w="1308" w:type="pct"/>
            <w:vMerge w:val="restart"/>
          </w:tcPr>
          <w:p w:rsidR="00713876" w:rsidRDefault="00713876" w14:paraId="5D1B9150" w14:textId="1A22E1AE">
            <w:pPr>
              <w:rPr>
                <w:rFonts w:cs="CordiaUPC"/>
              </w:rPr>
            </w:pPr>
            <w:r w:rsidRPr="00713876">
              <w:rPr>
                <w:rFonts w:cs="CordiaUPC"/>
              </w:rPr>
              <w:t>MASS_CONTENT_MUSIC</w:t>
            </w:r>
          </w:p>
        </w:tc>
        <w:tc>
          <w:tcPr>
            <w:tcW w:w="1385" w:type="pct"/>
          </w:tcPr>
          <w:p w:rsidRPr="000E77DA" w:rsidR="00713876" w:rsidP="000E77DA" w:rsidRDefault="00713876" w14:paraId="05A2967D" w14:textId="47D26B40">
            <w:r>
              <w:t>ROW_ID</w:t>
            </w:r>
          </w:p>
        </w:tc>
        <w:tc>
          <w:tcPr>
            <w:tcW w:w="2307" w:type="pct"/>
          </w:tcPr>
          <w:p w:rsidRPr="00737403" w:rsidR="00713876" w:rsidP="00713876" w:rsidRDefault="00713876" w14:paraId="1560CF7D" w14:textId="77777777">
            <w:pPr>
              <w:spacing w:after="0"/>
              <w:rPr>
                <w:rFonts w:cs="CordiaUPC"/>
                <w:cs/>
              </w:rPr>
            </w:pPr>
            <w:r w:rsidRPr="00E97F4C">
              <w:rPr>
                <w:rFonts w:cs="CordiaUPC"/>
                <w:cs/>
              </w:rPr>
              <w:t xml:space="preserve">กรณี </w:t>
            </w:r>
            <w:r w:rsidRPr="00737403">
              <w:rPr>
                <w:rFonts w:cs="CordiaUPC"/>
              </w:rPr>
              <w:t xml:space="preserve">Save </w:t>
            </w:r>
            <w:r w:rsidRPr="00E97F4C">
              <w:rPr>
                <w:rFonts w:cs="CordiaUPC"/>
                <w:cs/>
              </w:rPr>
              <w:t>ครั้งแรก</w:t>
            </w:r>
          </w:p>
          <w:p w:rsidRPr="00737403" w:rsidR="00713876" w:rsidP="00713876" w:rsidRDefault="00713876" w14:paraId="3E04AF73" w14:textId="77777777">
            <w:pPr>
              <w:rPr>
                <w:rFonts w:cs="CordiaUPC"/>
              </w:rPr>
            </w:pPr>
            <w:r w:rsidRPr="00E97F4C">
              <w:rPr>
                <w:rFonts w:cs="CordiaUPC"/>
                <w:cs/>
              </w:rPr>
              <w:t xml:space="preserve">ให้ระบบ </w:t>
            </w:r>
            <w:r w:rsidRPr="00737403">
              <w:rPr>
                <w:rFonts w:cs="CordiaUPC"/>
              </w:rPr>
              <w:t xml:space="preserve">Auto Generate </w:t>
            </w:r>
          </w:p>
          <w:p w:rsidRPr="00737403" w:rsidR="00713876" w:rsidP="00713876" w:rsidRDefault="00713876" w14:paraId="54CB9BBA" w14:textId="77777777">
            <w:pPr>
              <w:spacing w:after="0"/>
              <w:rPr>
                <w:rFonts w:cs="CordiaUPC"/>
              </w:rPr>
            </w:pPr>
            <w:r w:rsidRPr="00E97F4C">
              <w:rPr>
                <w:rFonts w:cs="CordiaUPC"/>
                <w:cs/>
              </w:rPr>
              <w:t xml:space="preserve">กรณี </w:t>
            </w:r>
            <w:r w:rsidRPr="00737403">
              <w:rPr>
                <w:rFonts w:cs="CordiaUPC"/>
              </w:rPr>
              <w:t xml:space="preserve">Save </w:t>
            </w:r>
            <w:r w:rsidRPr="00E97F4C">
              <w:rPr>
                <w:rFonts w:cs="CordiaUPC"/>
                <w:cs/>
              </w:rPr>
              <w:t>ครั้งถัดไป</w:t>
            </w:r>
          </w:p>
          <w:p w:rsidR="00713876" w:rsidP="00713876" w:rsidRDefault="00713876" w14:paraId="4973E684" w14:textId="22221D51">
            <w:pPr>
              <w:spacing w:after="0"/>
              <w:rPr>
                <w:rFonts w:cs="CordiaUPC"/>
                <w:cs/>
              </w:rPr>
            </w:pPr>
            <w:r w:rsidRPr="00E97F4C">
              <w:rPr>
                <w:rFonts w:cs="CordiaUPC"/>
                <w:cs/>
              </w:rPr>
              <w:t xml:space="preserve">ให้ใช้ </w:t>
            </w:r>
            <w:r w:rsidRPr="00737403">
              <w:rPr>
                <w:rFonts w:cs="CordiaUPC"/>
              </w:rPr>
              <w:t xml:space="preserve">Row ID </w:t>
            </w:r>
            <w:r w:rsidRPr="00E97F4C">
              <w:rPr>
                <w:rFonts w:cs="CordiaUPC"/>
                <w:cs/>
              </w:rPr>
              <w:t>เดิม</w:t>
            </w:r>
          </w:p>
        </w:tc>
      </w:tr>
      <w:tr w:rsidRPr="008979A8" w:rsidR="00713876" w:rsidTr="00C00550" w14:paraId="1AFAC01D" w14:textId="77777777">
        <w:tc>
          <w:tcPr>
            <w:tcW w:w="1308" w:type="pct"/>
            <w:vMerge/>
          </w:tcPr>
          <w:p w:rsidR="00713876" w:rsidP="00C00550" w:rsidRDefault="00713876" w14:paraId="26B8F966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0E77DA" w:rsidR="00713876" w:rsidP="000E77DA" w:rsidRDefault="00713876" w14:paraId="214492CD" w14:textId="6E6944EC">
            <w:r>
              <w:t>REFERENCE_ROW_ID</w:t>
            </w:r>
          </w:p>
        </w:tc>
        <w:tc>
          <w:tcPr>
            <w:tcW w:w="2307" w:type="pct"/>
          </w:tcPr>
          <w:p w:rsidRPr="000E77DA" w:rsidR="00713876" w:rsidP="00C00550" w:rsidRDefault="00713876" w14:paraId="5EC086A8" w14:textId="58890ABA">
            <w:pPr>
              <w:spacing w:after="0"/>
              <w:rPr>
                <w:rFonts w:cs="CordiaUPC"/>
              </w:rPr>
            </w:pPr>
            <w:r w:rsidRPr="000E77DA">
              <w:rPr>
                <w:rFonts w:cs="CordiaUPC"/>
                <w:cs/>
              </w:rPr>
              <w:t xml:space="preserve">ให้ใช้ </w:t>
            </w:r>
            <w:r w:rsidRPr="00713876">
              <w:rPr>
                <w:rFonts w:cs="CordiaUPC"/>
              </w:rPr>
              <w:t>MASS_PO_DETAIL</w:t>
            </w:r>
            <w:r w:rsidRPr="000E77DA">
              <w:rPr>
                <w:rFonts w:cs="CordiaUPC"/>
                <w:cs/>
              </w:rPr>
              <w:t>.</w:t>
            </w:r>
            <w:r w:rsidRPr="00713876">
              <w:rPr>
                <w:rFonts w:cs="CordiaUPC"/>
              </w:rPr>
              <w:t>ROW_ID</w:t>
            </w:r>
            <w:r w:rsidRPr="000E77DA">
              <w:rPr>
                <w:rFonts w:cs="CordiaUPC"/>
                <w:cs/>
              </w:rPr>
              <w:t xml:space="preserve"> เดิม</w:t>
            </w:r>
          </w:p>
        </w:tc>
      </w:tr>
      <w:tr w:rsidRPr="008979A8" w:rsidR="00713876" w:rsidTr="00C00550" w14:paraId="1001273E" w14:textId="77777777">
        <w:tc>
          <w:tcPr>
            <w:tcW w:w="1308" w:type="pct"/>
            <w:vMerge/>
          </w:tcPr>
          <w:p w:rsidRPr="008979A8" w:rsidR="00713876" w:rsidP="00C00550" w:rsidRDefault="00713876" w14:paraId="20A8CD49" w14:textId="05D31655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713876" w:rsidP="00C00550" w:rsidRDefault="00713876" w14:paraId="06D83E91" w14:textId="5786074C">
            <w:pPr>
              <w:spacing w:after="0"/>
              <w:rPr>
                <w:rFonts w:cs="CordiaUPC"/>
              </w:rPr>
            </w:pPr>
            <w:r>
              <w:t>FREE_RESOURCE_TYPE</w:t>
            </w:r>
          </w:p>
        </w:tc>
        <w:tc>
          <w:tcPr>
            <w:tcW w:w="2307" w:type="pct"/>
          </w:tcPr>
          <w:p w:rsidRPr="00713876" w:rsidR="00713876" w:rsidP="00C00550" w:rsidRDefault="00713876" w14:paraId="4B477931" w14:textId="1C6D630E">
            <w:pPr>
              <w:rPr>
                <w:rFonts w:cs="CordiaUPC"/>
              </w:rPr>
            </w:pPr>
            <w:r w:rsidRPr="000E77DA">
              <w:rPr>
                <w:rFonts w:cs="CordiaUPC"/>
                <w:cs/>
              </w:rPr>
              <w:t xml:space="preserve">ให้ </w:t>
            </w:r>
            <w:r w:rsidRPr="00713876">
              <w:rPr>
                <w:rFonts w:cs="CordiaUPC"/>
              </w:rPr>
              <w:t xml:space="preserve">Default </w:t>
            </w:r>
            <w:r w:rsidRPr="000E77DA">
              <w:rPr>
                <w:rFonts w:cs="CordiaUPC"/>
                <w:cs/>
              </w:rPr>
              <w:t>ค่าเป็น “</w:t>
            </w:r>
            <w:r w:rsidRPr="00713876">
              <w:rPr>
                <w:rFonts w:cs="CordiaUPC"/>
              </w:rPr>
              <w:t>Product Pricing</w:t>
            </w:r>
            <w:r w:rsidRPr="000E77DA">
              <w:rPr>
                <w:rFonts w:cs="CordiaUPC"/>
                <w:cs/>
              </w:rPr>
              <w:t>”</w:t>
            </w:r>
          </w:p>
        </w:tc>
      </w:tr>
      <w:tr w:rsidRPr="008979A8" w:rsidR="00713876" w:rsidTr="00C00550" w14:paraId="3F00255C" w14:textId="77777777">
        <w:tc>
          <w:tcPr>
            <w:tcW w:w="1308" w:type="pct"/>
            <w:vMerge/>
          </w:tcPr>
          <w:p w:rsidRPr="008979A8" w:rsidR="00713876" w:rsidP="00C00550" w:rsidRDefault="00713876" w14:paraId="3A44DD76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713876" w:rsidP="00C00550" w:rsidRDefault="00713876" w14:paraId="7EF0D021" w14:textId="4BD2C84C">
            <w:pPr>
              <w:spacing w:after="0"/>
              <w:rPr>
                <w:rFonts w:cs="CordiaUPC"/>
              </w:rPr>
            </w:pPr>
            <w:r>
              <w:t>SERVICE</w:t>
            </w:r>
          </w:p>
        </w:tc>
        <w:tc>
          <w:tcPr>
            <w:tcW w:w="2307" w:type="pct"/>
          </w:tcPr>
          <w:p w:rsidRPr="00737403" w:rsidR="00713876" w:rsidP="00C00550" w:rsidRDefault="00713876" w14:paraId="776D8123" w14:textId="13316F36">
            <w:pPr>
              <w:rPr>
                <w:rFonts w:cs="CordiaUPC"/>
              </w:rPr>
            </w:pPr>
            <w:r>
              <w:t>service</w:t>
            </w:r>
          </w:p>
        </w:tc>
      </w:tr>
      <w:tr w:rsidRPr="008979A8" w:rsidR="00713876" w:rsidTr="00C00550" w14:paraId="56EBF298" w14:textId="77777777">
        <w:tc>
          <w:tcPr>
            <w:tcW w:w="1308" w:type="pct"/>
            <w:vMerge/>
          </w:tcPr>
          <w:p w:rsidRPr="008979A8" w:rsidR="00713876" w:rsidP="00C00550" w:rsidRDefault="00713876" w14:paraId="071A14A7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713876" w:rsidP="00C00550" w:rsidRDefault="00713876" w14:paraId="0E970831" w14:textId="705AF5B5">
            <w:pPr>
              <w:spacing w:after="0"/>
              <w:rPr>
                <w:rFonts w:cs="CordiaUPC"/>
              </w:rPr>
            </w:pPr>
            <w:r>
              <w:t>BUNDLE_TYPE</w:t>
            </w:r>
          </w:p>
        </w:tc>
        <w:tc>
          <w:tcPr>
            <w:tcW w:w="2307" w:type="pct"/>
          </w:tcPr>
          <w:p w:rsidRPr="00737403" w:rsidR="00713876" w:rsidP="00C00550" w:rsidRDefault="00713876" w14:paraId="5321E8C7" w14:textId="77777777">
            <w:pPr>
              <w:rPr>
                <w:rFonts w:cs="CordiaUPC"/>
              </w:rPr>
            </w:pPr>
          </w:p>
        </w:tc>
      </w:tr>
      <w:tr w:rsidRPr="008979A8" w:rsidR="00713876" w:rsidTr="00C00550" w14:paraId="4CDB0081" w14:textId="77777777">
        <w:tc>
          <w:tcPr>
            <w:tcW w:w="1308" w:type="pct"/>
            <w:vMerge/>
          </w:tcPr>
          <w:p w:rsidRPr="008979A8" w:rsidR="00713876" w:rsidP="00C00550" w:rsidRDefault="00713876" w14:paraId="21018CAA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713876" w:rsidP="00C00550" w:rsidRDefault="00713876" w14:paraId="537E15E5" w14:textId="6C910262">
            <w:pPr>
              <w:spacing w:after="0"/>
              <w:rPr>
                <w:rFonts w:cs="CordiaUPC"/>
              </w:rPr>
            </w:pPr>
            <w:r>
              <w:t>SOURCE_CONTENT</w:t>
            </w:r>
          </w:p>
        </w:tc>
        <w:tc>
          <w:tcPr>
            <w:tcW w:w="2307" w:type="pct"/>
          </w:tcPr>
          <w:p w:rsidRPr="00737403" w:rsidR="00713876" w:rsidP="00C00550" w:rsidRDefault="00713876" w14:paraId="271ADE9D" w14:textId="77777777">
            <w:pPr>
              <w:rPr>
                <w:rFonts w:cs="CordiaUPC"/>
              </w:rPr>
            </w:pPr>
          </w:p>
        </w:tc>
      </w:tr>
      <w:tr w:rsidRPr="008979A8" w:rsidR="00713876" w:rsidTr="00C00550" w14:paraId="17818936" w14:textId="77777777">
        <w:tc>
          <w:tcPr>
            <w:tcW w:w="1308" w:type="pct"/>
            <w:vMerge/>
          </w:tcPr>
          <w:p w:rsidRPr="008979A8" w:rsidR="00713876" w:rsidP="00C00550" w:rsidRDefault="00713876" w14:paraId="08AF3C0B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713876" w:rsidP="00C00550" w:rsidRDefault="00713876" w14:paraId="459F2A0B" w14:textId="12155D85">
            <w:pPr>
              <w:spacing w:after="0"/>
              <w:rPr>
                <w:rFonts w:cs="CordiaUPC"/>
              </w:rPr>
            </w:pPr>
            <w:r>
              <w:t>PACKAGE_GROUP_NAME</w:t>
            </w:r>
          </w:p>
        </w:tc>
        <w:tc>
          <w:tcPr>
            <w:tcW w:w="2307" w:type="pct"/>
          </w:tcPr>
          <w:p w:rsidRPr="00737403" w:rsidR="00713876" w:rsidP="00C00550" w:rsidRDefault="00713876" w14:paraId="061CBCBE" w14:textId="77777777">
            <w:pPr>
              <w:rPr>
                <w:rFonts w:cs="CordiaUPC"/>
              </w:rPr>
            </w:pPr>
          </w:p>
        </w:tc>
      </w:tr>
      <w:tr w:rsidRPr="008979A8" w:rsidR="00713876" w:rsidTr="00C00550" w14:paraId="7E9ECA7B" w14:textId="77777777">
        <w:tc>
          <w:tcPr>
            <w:tcW w:w="1308" w:type="pct"/>
            <w:vMerge/>
          </w:tcPr>
          <w:p w:rsidRPr="008979A8" w:rsidR="00713876" w:rsidP="00C00550" w:rsidRDefault="00713876" w14:paraId="5F799B55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713876" w:rsidP="00C00550" w:rsidRDefault="00713876" w14:paraId="5748E6FE" w14:textId="58B16ACA">
            <w:pPr>
              <w:spacing w:after="0"/>
              <w:rPr>
                <w:rFonts w:cs="CordiaUPC"/>
              </w:rPr>
            </w:pPr>
            <w:r>
              <w:rPr>
                <w:szCs w:val="36"/>
              </w:rPr>
              <w:t>DURATION_TYPE</w:t>
            </w:r>
          </w:p>
        </w:tc>
        <w:tc>
          <w:tcPr>
            <w:tcW w:w="2307" w:type="pct"/>
          </w:tcPr>
          <w:p w:rsidRPr="00737403" w:rsidR="00713876" w:rsidP="00C00550" w:rsidRDefault="00713876" w14:paraId="22D27352" w14:textId="500BD00B">
            <w:pPr>
              <w:rPr>
                <w:rFonts w:cs="CordiaUPC"/>
              </w:rPr>
            </w:pPr>
            <w:r>
              <w:rPr>
                <w:rFonts w:cs="CordiaUPC"/>
              </w:rPr>
              <w:t>d</w:t>
            </w:r>
            <w:r w:rsidRPr="008979A8">
              <w:rPr>
                <w:rFonts w:cs="CordiaUPC"/>
              </w:rPr>
              <w:t>urationType</w:t>
            </w:r>
          </w:p>
        </w:tc>
      </w:tr>
      <w:tr w:rsidRPr="008979A8" w:rsidR="00713876" w:rsidTr="00C00550" w14:paraId="7FD623BA" w14:textId="77777777">
        <w:tc>
          <w:tcPr>
            <w:tcW w:w="1308" w:type="pct"/>
            <w:vMerge/>
          </w:tcPr>
          <w:p w:rsidRPr="008979A8" w:rsidR="00713876" w:rsidP="00C00550" w:rsidRDefault="00713876" w14:paraId="2CCACBA4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713876" w:rsidP="00C00550" w:rsidRDefault="00713876" w14:paraId="7AF32F43" w14:textId="295ABF6B">
            <w:pPr>
              <w:spacing w:after="0"/>
              <w:rPr>
                <w:rFonts w:cs="CordiaUPC"/>
              </w:rPr>
            </w:pPr>
            <w:r>
              <w:rPr>
                <w:szCs w:val="36"/>
              </w:rPr>
              <w:t>DURATION_FROM</w:t>
            </w:r>
          </w:p>
        </w:tc>
        <w:tc>
          <w:tcPr>
            <w:tcW w:w="2307" w:type="pct"/>
          </w:tcPr>
          <w:p w:rsidRPr="00737403" w:rsidR="00713876" w:rsidP="00C00550" w:rsidRDefault="00713876" w14:paraId="5E6911A1" w14:textId="7039270F">
            <w:pPr>
              <w:rPr>
                <w:rFonts w:cs="CordiaUPC"/>
              </w:rPr>
            </w:pPr>
            <w:r>
              <w:rPr>
                <w:rFonts w:cs="CordiaUPC"/>
              </w:rPr>
              <w:t>d</w:t>
            </w:r>
            <w:r w:rsidRPr="008979A8">
              <w:rPr>
                <w:rFonts w:cs="CordiaUPC"/>
              </w:rPr>
              <w:t>urationFrom</w:t>
            </w:r>
          </w:p>
        </w:tc>
      </w:tr>
      <w:tr w:rsidRPr="008979A8" w:rsidR="00713876" w:rsidTr="00C00550" w14:paraId="3AE1A859" w14:textId="77777777">
        <w:tc>
          <w:tcPr>
            <w:tcW w:w="1308" w:type="pct"/>
            <w:vMerge/>
          </w:tcPr>
          <w:p w:rsidRPr="008979A8" w:rsidR="00713876" w:rsidP="00C00550" w:rsidRDefault="00713876" w14:paraId="55259965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713876" w:rsidP="00C00550" w:rsidRDefault="00713876" w14:paraId="1E7A973A" w14:textId="196E4543">
            <w:pPr>
              <w:spacing w:after="0"/>
              <w:rPr>
                <w:rFonts w:cs="CordiaUPC"/>
              </w:rPr>
            </w:pPr>
            <w:r>
              <w:rPr>
                <w:szCs w:val="36"/>
              </w:rPr>
              <w:t>DURATION_TO</w:t>
            </w:r>
          </w:p>
        </w:tc>
        <w:tc>
          <w:tcPr>
            <w:tcW w:w="2307" w:type="pct"/>
          </w:tcPr>
          <w:p w:rsidRPr="00737403" w:rsidR="00713876" w:rsidP="00C00550" w:rsidRDefault="00713876" w14:paraId="6008563F" w14:textId="5B9C6E52">
            <w:pPr>
              <w:rPr>
                <w:rFonts w:cs="CordiaUPC"/>
              </w:rPr>
            </w:pPr>
            <w:r>
              <w:rPr>
                <w:rFonts w:cs="CordiaUPC"/>
              </w:rPr>
              <w:t>d</w:t>
            </w:r>
            <w:r w:rsidRPr="008979A8">
              <w:rPr>
                <w:rFonts w:cs="CordiaUPC"/>
              </w:rPr>
              <w:t>urationTo</w:t>
            </w:r>
          </w:p>
        </w:tc>
      </w:tr>
      <w:tr w:rsidRPr="008979A8" w:rsidR="00713876" w:rsidTr="00C00550" w14:paraId="5AF640A3" w14:textId="77777777">
        <w:tc>
          <w:tcPr>
            <w:tcW w:w="1308" w:type="pct"/>
            <w:vMerge/>
          </w:tcPr>
          <w:p w:rsidRPr="008979A8" w:rsidR="00713876" w:rsidP="00C00550" w:rsidRDefault="00713876" w14:paraId="414C57EB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713876" w:rsidP="00C00550" w:rsidRDefault="00713876" w14:paraId="28D5BBB9" w14:textId="3663E991">
            <w:pPr>
              <w:spacing w:after="0"/>
              <w:rPr>
                <w:rFonts w:cs="CordiaUPC"/>
              </w:rPr>
            </w:pPr>
            <w:r>
              <w:rPr>
                <w:szCs w:val="36"/>
              </w:rPr>
              <w:t>DURATION_UNIT</w:t>
            </w:r>
          </w:p>
        </w:tc>
        <w:tc>
          <w:tcPr>
            <w:tcW w:w="2307" w:type="pct"/>
          </w:tcPr>
          <w:p w:rsidRPr="00737403" w:rsidR="00713876" w:rsidP="00C00550" w:rsidRDefault="00713876" w14:paraId="2A8F6A85" w14:textId="1B413401">
            <w:pPr>
              <w:rPr>
                <w:rFonts w:cs="CordiaUPC"/>
              </w:rPr>
            </w:pPr>
            <w:r>
              <w:rPr>
                <w:rFonts w:cs="CordiaUPC"/>
              </w:rPr>
              <w:t>d</w:t>
            </w:r>
            <w:r w:rsidRPr="008979A8">
              <w:rPr>
                <w:rFonts w:cs="CordiaUPC"/>
              </w:rPr>
              <w:t>urationUnit</w:t>
            </w:r>
          </w:p>
        </w:tc>
      </w:tr>
      <w:tr w:rsidRPr="008979A8" w:rsidR="00713876" w:rsidTr="00C00550" w14:paraId="048BEA58" w14:textId="77777777">
        <w:tc>
          <w:tcPr>
            <w:tcW w:w="1308" w:type="pct"/>
            <w:vMerge/>
          </w:tcPr>
          <w:p w:rsidRPr="008979A8" w:rsidR="00713876" w:rsidP="00C00550" w:rsidRDefault="00713876" w14:paraId="277565C1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713876" w:rsidP="00C00550" w:rsidRDefault="00713876" w14:paraId="5DCD5622" w14:textId="32042B6E">
            <w:pPr>
              <w:spacing w:after="0"/>
              <w:rPr>
                <w:rFonts w:cs="CordiaUPC"/>
              </w:rPr>
            </w:pPr>
            <w:r>
              <w:rPr>
                <w:szCs w:val="36"/>
              </w:rPr>
              <w:t>BILL_CYCLE_TYPE</w:t>
            </w:r>
          </w:p>
        </w:tc>
        <w:tc>
          <w:tcPr>
            <w:tcW w:w="2307" w:type="pct"/>
          </w:tcPr>
          <w:p w:rsidRPr="00737403" w:rsidR="00713876" w:rsidP="00C00550" w:rsidRDefault="00713876" w14:paraId="296E38F5" w14:textId="2F74D9A4">
            <w:pPr>
              <w:rPr>
                <w:rFonts w:cs="CordiaUPC"/>
              </w:rPr>
            </w:pPr>
            <w:r>
              <w:rPr>
                <w:rFonts w:cs="CordiaUPC"/>
              </w:rPr>
              <w:t>billCycleType</w:t>
            </w:r>
          </w:p>
        </w:tc>
      </w:tr>
      <w:tr w:rsidRPr="008979A8" w:rsidR="00713876" w:rsidTr="00C00550" w14:paraId="6CCD226B" w14:textId="77777777">
        <w:tc>
          <w:tcPr>
            <w:tcW w:w="1308" w:type="pct"/>
            <w:vMerge/>
          </w:tcPr>
          <w:p w:rsidRPr="008979A8" w:rsidR="00713876" w:rsidP="00C00550" w:rsidRDefault="00713876" w14:paraId="06A9F58F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713876" w:rsidP="00C00550" w:rsidRDefault="00713876" w14:paraId="413E1C48" w14:textId="6502E6F0">
            <w:pPr>
              <w:spacing w:after="0"/>
              <w:rPr>
                <w:rFonts w:cs="CordiaUPC"/>
              </w:rPr>
            </w:pPr>
            <w:r>
              <w:rPr>
                <w:szCs w:val="36"/>
              </w:rPr>
              <w:t>BILL_CYCLE_VALUE</w:t>
            </w:r>
          </w:p>
        </w:tc>
        <w:tc>
          <w:tcPr>
            <w:tcW w:w="2307" w:type="pct"/>
          </w:tcPr>
          <w:p w:rsidRPr="00737403" w:rsidR="00713876" w:rsidP="00C00550" w:rsidRDefault="00713876" w14:paraId="06CFCBE1" w14:textId="30CE22CC">
            <w:pPr>
              <w:rPr>
                <w:rFonts w:cs="CordiaUPC"/>
              </w:rPr>
            </w:pPr>
            <w:r>
              <w:rPr>
                <w:rFonts w:cs="CordiaUPC"/>
              </w:rPr>
              <w:t>billCycleValue</w:t>
            </w:r>
          </w:p>
        </w:tc>
      </w:tr>
      <w:tr w:rsidRPr="008979A8" w:rsidR="00713876" w:rsidTr="00C00550" w14:paraId="35653C02" w14:textId="77777777">
        <w:tc>
          <w:tcPr>
            <w:tcW w:w="1308" w:type="pct"/>
            <w:vMerge/>
          </w:tcPr>
          <w:p w:rsidRPr="008979A8" w:rsidR="00713876" w:rsidP="00C00550" w:rsidRDefault="00713876" w14:paraId="14AE5F1B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713876" w:rsidP="00C00550" w:rsidRDefault="00713876" w14:paraId="00834895" w14:textId="3B626612">
            <w:pPr>
              <w:spacing w:after="0"/>
              <w:rPr>
                <w:rFonts w:cs="CordiaUPC"/>
              </w:rPr>
            </w:pPr>
            <w:r>
              <w:rPr>
                <w:szCs w:val="36"/>
              </w:rPr>
              <w:t>BILL_CYCLE_UNIT</w:t>
            </w:r>
          </w:p>
        </w:tc>
        <w:tc>
          <w:tcPr>
            <w:tcW w:w="2307" w:type="pct"/>
          </w:tcPr>
          <w:p w:rsidRPr="00737403" w:rsidR="00713876" w:rsidP="00C00550" w:rsidRDefault="00713876" w14:paraId="47843154" w14:textId="6F19CB1E">
            <w:pPr>
              <w:rPr>
                <w:rFonts w:cs="CordiaUPC"/>
              </w:rPr>
            </w:pPr>
            <w:r>
              <w:rPr>
                <w:rFonts w:cs="CordiaUPC"/>
              </w:rPr>
              <w:t>billCycleUnit</w:t>
            </w:r>
          </w:p>
        </w:tc>
      </w:tr>
      <w:tr w:rsidRPr="008979A8" w:rsidR="00713876" w:rsidTr="00C00550" w14:paraId="55D7CD5F" w14:textId="77777777">
        <w:tc>
          <w:tcPr>
            <w:tcW w:w="1308" w:type="pct"/>
            <w:vMerge/>
          </w:tcPr>
          <w:p w:rsidRPr="008979A8" w:rsidR="00713876" w:rsidP="00C00550" w:rsidRDefault="00713876" w14:paraId="07BBEB87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713876" w:rsidP="00C00550" w:rsidRDefault="00713876" w14:paraId="4F474281" w14:textId="48F2950F">
            <w:pPr>
              <w:spacing w:after="0"/>
              <w:rPr>
                <w:rFonts w:cs="CordiaUPC"/>
              </w:rPr>
            </w:pPr>
            <w:r>
              <w:rPr>
                <w:szCs w:val="36"/>
              </w:rPr>
              <w:t>DEDUCT_TYPE</w:t>
            </w:r>
          </w:p>
        </w:tc>
        <w:tc>
          <w:tcPr>
            <w:tcW w:w="2307" w:type="pct"/>
          </w:tcPr>
          <w:p w:rsidRPr="00737403" w:rsidR="00713876" w:rsidP="00C00550" w:rsidRDefault="00713876" w14:paraId="7BCF2BFF" w14:textId="4B922406">
            <w:pPr>
              <w:rPr>
                <w:rFonts w:cs="CordiaUPC"/>
              </w:rPr>
            </w:pPr>
            <w:r>
              <w:rPr>
                <w:rFonts w:cs="CordiaUPC"/>
              </w:rPr>
              <w:t>deductType</w:t>
            </w:r>
          </w:p>
        </w:tc>
      </w:tr>
      <w:tr w:rsidRPr="008979A8" w:rsidR="00713876" w:rsidTr="00C00550" w14:paraId="748CF3EE" w14:textId="77777777">
        <w:tc>
          <w:tcPr>
            <w:tcW w:w="1308" w:type="pct"/>
            <w:vMerge/>
          </w:tcPr>
          <w:p w:rsidRPr="008979A8" w:rsidR="00713876" w:rsidP="00C00550" w:rsidRDefault="00713876" w14:paraId="52EE998A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713876" w:rsidP="00C00550" w:rsidRDefault="00713876" w14:paraId="26852FC8" w14:textId="1D4D3618">
            <w:pPr>
              <w:spacing w:after="0"/>
              <w:rPr>
                <w:rFonts w:cs="CordiaUPC"/>
              </w:rPr>
            </w:pPr>
            <w:r>
              <w:rPr>
                <w:szCs w:val="36"/>
              </w:rPr>
              <w:t>CP_ID</w:t>
            </w:r>
          </w:p>
        </w:tc>
        <w:tc>
          <w:tcPr>
            <w:tcW w:w="2307" w:type="pct"/>
          </w:tcPr>
          <w:p w:rsidRPr="00737403" w:rsidR="00713876" w:rsidP="00C00550" w:rsidRDefault="00367CC5" w14:paraId="5E86CDAB" w14:textId="300383FA">
            <w:pPr>
              <w:rPr>
                <w:rFonts w:cs="CordiaUPC"/>
              </w:rPr>
            </w:pPr>
            <w:r>
              <w:rPr>
                <w:rFonts w:cs="CordiaUPC"/>
              </w:rPr>
              <w:t>cpId</w:t>
            </w:r>
          </w:p>
        </w:tc>
      </w:tr>
      <w:tr w:rsidRPr="008979A8" w:rsidR="00713876" w:rsidTr="00C00550" w14:paraId="2B58FD39" w14:textId="77777777">
        <w:tc>
          <w:tcPr>
            <w:tcW w:w="1308" w:type="pct"/>
            <w:vMerge/>
          </w:tcPr>
          <w:p w:rsidRPr="008979A8" w:rsidR="00713876" w:rsidP="00C00550" w:rsidRDefault="00713876" w14:paraId="5E76F75B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713876" w:rsidP="00C00550" w:rsidRDefault="00713876" w14:paraId="14FC4EAE" w14:textId="362101CC">
            <w:pPr>
              <w:spacing w:after="0"/>
              <w:rPr>
                <w:rFonts w:cs="CordiaUPC"/>
              </w:rPr>
            </w:pPr>
            <w:r>
              <w:rPr>
                <w:szCs w:val="36"/>
              </w:rPr>
              <w:t>CP_NAME</w:t>
            </w:r>
          </w:p>
        </w:tc>
        <w:tc>
          <w:tcPr>
            <w:tcW w:w="2307" w:type="pct"/>
          </w:tcPr>
          <w:p w:rsidRPr="00737403" w:rsidR="00713876" w:rsidP="00C00550" w:rsidRDefault="00367CC5" w14:paraId="2E631CEA" w14:textId="11EAD29C">
            <w:pPr>
              <w:rPr>
                <w:rFonts w:cs="CordiaUPC"/>
              </w:rPr>
            </w:pPr>
            <w:r>
              <w:rPr>
                <w:rFonts w:cs="CordiaUPC"/>
              </w:rPr>
              <w:t>cpName</w:t>
            </w:r>
          </w:p>
        </w:tc>
      </w:tr>
      <w:tr w:rsidRPr="008979A8" w:rsidR="00367CC5" w:rsidTr="00C00550" w14:paraId="4A721991" w14:textId="77777777">
        <w:tc>
          <w:tcPr>
            <w:tcW w:w="1308" w:type="pct"/>
            <w:vMerge/>
          </w:tcPr>
          <w:p w:rsidRPr="008979A8" w:rsidR="00367CC5" w:rsidP="00C00550" w:rsidRDefault="00367CC5" w14:paraId="341AA2A1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367CC5" w:rsidP="00C00550" w:rsidRDefault="00367CC5" w14:paraId="7CDDC62A" w14:textId="2B4EC91A">
            <w:pPr>
              <w:spacing w:after="0"/>
              <w:rPr>
                <w:rFonts w:cs="CordiaUPC"/>
              </w:rPr>
            </w:pPr>
            <w:r>
              <w:rPr>
                <w:szCs w:val="36"/>
              </w:rPr>
              <w:t>IP</w:t>
            </w:r>
          </w:p>
        </w:tc>
        <w:tc>
          <w:tcPr>
            <w:tcW w:w="2307" w:type="pct"/>
          </w:tcPr>
          <w:p w:rsidRPr="00737403" w:rsidR="00367CC5" w:rsidP="00C00550" w:rsidRDefault="00367CC5" w14:paraId="630824A1" w14:textId="1145ABF7">
            <w:pPr>
              <w:rPr>
                <w:rFonts w:cs="CordiaUPC"/>
              </w:rPr>
            </w:pPr>
            <w:r>
              <w:rPr>
                <w:rFonts w:cs="Angsana New"/>
              </w:rPr>
              <w:t>ip</w:t>
            </w:r>
          </w:p>
        </w:tc>
      </w:tr>
      <w:tr w:rsidRPr="008979A8" w:rsidR="00367CC5" w:rsidTr="00C00550" w14:paraId="01F3FEC7" w14:textId="77777777">
        <w:tc>
          <w:tcPr>
            <w:tcW w:w="1308" w:type="pct"/>
            <w:vMerge/>
          </w:tcPr>
          <w:p w:rsidRPr="008979A8" w:rsidR="00367CC5" w:rsidP="00C00550" w:rsidRDefault="00367CC5" w14:paraId="164BAACB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367CC5" w:rsidP="00C00550" w:rsidRDefault="00367CC5" w14:paraId="6FE3DC6C" w14:textId="65140B5A">
            <w:pPr>
              <w:spacing w:after="0"/>
              <w:rPr>
                <w:rFonts w:cs="CordiaUPC"/>
              </w:rPr>
            </w:pPr>
            <w:r>
              <w:rPr>
                <w:szCs w:val="36"/>
              </w:rPr>
              <w:t>PORT</w:t>
            </w:r>
          </w:p>
        </w:tc>
        <w:tc>
          <w:tcPr>
            <w:tcW w:w="2307" w:type="pct"/>
          </w:tcPr>
          <w:p w:rsidRPr="00737403" w:rsidR="00367CC5" w:rsidP="00C00550" w:rsidRDefault="00367CC5" w14:paraId="138C21A9" w14:textId="38E2E3F0">
            <w:pPr>
              <w:rPr>
                <w:rFonts w:cs="CordiaUPC"/>
              </w:rPr>
            </w:pPr>
            <w:r>
              <w:rPr>
                <w:rFonts w:cs="Angsana New"/>
              </w:rPr>
              <w:t>port</w:t>
            </w:r>
          </w:p>
        </w:tc>
      </w:tr>
      <w:tr w:rsidRPr="008979A8" w:rsidR="00367CC5" w:rsidTr="00C00550" w14:paraId="7A331805" w14:textId="77777777">
        <w:tc>
          <w:tcPr>
            <w:tcW w:w="1308" w:type="pct"/>
            <w:vMerge/>
          </w:tcPr>
          <w:p w:rsidRPr="008979A8" w:rsidR="00367CC5" w:rsidP="00C00550" w:rsidRDefault="00367CC5" w14:paraId="0881DC7B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367CC5" w:rsidP="00C00550" w:rsidRDefault="00367CC5" w14:paraId="78F41966" w14:textId="4D0465B8">
            <w:pPr>
              <w:spacing w:after="0"/>
              <w:rPr>
                <w:rFonts w:cs="CordiaUPC"/>
              </w:rPr>
            </w:pPr>
            <w:r>
              <w:rPr>
                <w:szCs w:val="36"/>
              </w:rPr>
              <w:t>ACCOUNT_TRIG_PATH</w:t>
            </w:r>
          </w:p>
        </w:tc>
        <w:tc>
          <w:tcPr>
            <w:tcW w:w="2307" w:type="pct"/>
          </w:tcPr>
          <w:p w:rsidRPr="00737403" w:rsidR="00367CC5" w:rsidP="00C00550" w:rsidRDefault="00367CC5" w14:paraId="477F5029" w14:textId="734F4139">
            <w:pPr>
              <w:rPr>
                <w:rFonts w:cs="CordiaUPC"/>
              </w:rPr>
            </w:pPr>
            <w:r>
              <w:rPr>
                <w:rFonts w:cs="Angsana New"/>
              </w:rPr>
              <w:t>accountTrigPath</w:t>
            </w:r>
          </w:p>
        </w:tc>
      </w:tr>
      <w:tr w:rsidRPr="008979A8" w:rsidR="00367CC5" w:rsidTr="00C00550" w14:paraId="56E61FB8" w14:textId="77777777">
        <w:tc>
          <w:tcPr>
            <w:tcW w:w="1308" w:type="pct"/>
            <w:vMerge/>
          </w:tcPr>
          <w:p w:rsidRPr="008979A8" w:rsidR="00367CC5" w:rsidP="00C00550" w:rsidRDefault="00367CC5" w14:paraId="152D83EF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367CC5" w:rsidP="00C00550" w:rsidRDefault="00367CC5" w14:paraId="0E2B3514" w14:textId="3CBF1E82">
            <w:pPr>
              <w:spacing w:after="0"/>
              <w:rPr>
                <w:rFonts w:cs="CordiaUPC"/>
              </w:rPr>
            </w:pPr>
            <w:r>
              <w:rPr>
                <w:szCs w:val="36"/>
              </w:rPr>
              <w:t>PACKAGE_TRIG_PATH</w:t>
            </w:r>
          </w:p>
        </w:tc>
        <w:tc>
          <w:tcPr>
            <w:tcW w:w="2307" w:type="pct"/>
          </w:tcPr>
          <w:p w:rsidRPr="00737403" w:rsidR="00367CC5" w:rsidP="00C00550" w:rsidRDefault="00367CC5" w14:paraId="2A9FFE28" w14:textId="428629EF">
            <w:pPr>
              <w:rPr>
                <w:rFonts w:cs="CordiaUPC"/>
              </w:rPr>
            </w:pPr>
            <w:r>
              <w:rPr>
                <w:rFonts w:cs="Angsana New"/>
              </w:rPr>
              <w:t>packageTrigPath</w:t>
            </w:r>
          </w:p>
        </w:tc>
      </w:tr>
      <w:tr w:rsidRPr="008979A8" w:rsidR="004C428F" w:rsidTr="00C00550" w14:paraId="0535357F" w14:textId="77777777">
        <w:tc>
          <w:tcPr>
            <w:tcW w:w="1308" w:type="pct"/>
            <w:vMerge w:val="restart"/>
          </w:tcPr>
          <w:p w:rsidRPr="008979A8" w:rsidR="004C428F" w:rsidP="00C00550" w:rsidRDefault="004C428F" w14:paraId="34C6A0B7" w14:textId="52BF1DD7">
            <w:pPr>
              <w:rPr>
                <w:rFonts w:cs="CordiaUPC"/>
              </w:rPr>
            </w:pPr>
            <w:r>
              <w:t>MASS_CONTENT_MUSIC_PARTNER_APP</w:t>
            </w:r>
          </w:p>
        </w:tc>
        <w:tc>
          <w:tcPr>
            <w:tcW w:w="1385" w:type="pct"/>
          </w:tcPr>
          <w:p w:rsidRPr="008979A8" w:rsidR="004C428F" w:rsidP="00C00550" w:rsidRDefault="004C428F" w14:paraId="43104ABF" w14:textId="2AA23B1A">
            <w:pPr>
              <w:spacing w:after="0"/>
              <w:rPr>
                <w:rFonts w:cs="CordiaUPC"/>
              </w:rPr>
            </w:pPr>
            <w:r>
              <w:t>ROW_ID</w:t>
            </w:r>
          </w:p>
        </w:tc>
        <w:tc>
          <w:tcPr>
            <w:tcW w:w="2307" w:type="pct"/>
          </w:tcPr>
          <w:p w:rsidRPr="00737403" w:rsidR="004C428F" w:rsidP="004C428F" w:rsidRDefault="004C428F" w14:paraId="109454AE" w14:textId="77777777">
            <w:pPr>
              <w:spacing w:after="0"/>
              <w:rPr>
                <w:rFonts w:cs="CordiaUPC"/>
                <w:cs/>
              </w:rPr>
            </w:pPr>
            <w:r w:rsidRPr="00E97F4C">
              <w:rPr>
                <w:rFonts w:cs="CordiaUPC"/>
                <w:cs/>
              </w:rPr>
              <w:t xml:space="preserve">กรณี </w:t>
            </w:r>
            <w:r w:rsidRPr="00737403">
              <w:rPr>
                <w:rFonts w:cs="CordiaUPC"/>
              </w:rPr>
              <w:t xml:space="preserve">Save </w:t>
            </w:r>
            <w:r w:rsidRPr="00E97F4C">
              <w:rPr>
                <w:rFonts w:cs="CordiaUPC"/>
                <w:cs/>
              </w:rPr>
              <w:t>ครั้งแรก</w:t>
            </w:r>
          </w:p>
          <w:p w:rsidRPr="00737403" w:rsidR="004C428F" w:rsidP="004C428F" w:rsidRDefault="004C428F" w14:paraId="2581570D" w14:textId="77777777">
            <w:pPr>
              <w:rPr>
                <w:rFonts w:cs="CordiaUPC"/>
              </w:rPr>
            </w:pPr>
            <w:r w:rsidRPr="00E97F4C">
              <w:rPr>
                <w:rFonts w:cs="CordiaUPC"/>
                <w:cs/>
              </w:rPr>
              <w:t xml:space="preserve">ให้ระบบ </w:t>
            </w:r>
            <w:r w:rsidRPr="00737403">
              <w:rPr>
                <w:rFonts w:cs="CordiaUPC"/>
              </w:rPr>
              <w:t xml:space="preserve">Auto Generate </w:t>
            </w:r>
          </w:p>
          <w:p w:rsidRPr="00737403" w:rsidR="004C428F" w:rsidP="004C428F" w:rsidRDefault="004C428F" w14:paraId="6DF55E45" w14:textId="77777777">
            <w:pPr>
              <w:spacing w:after="0"/>
              <w:rPr>
                <w:rFonts w:cs="CordiaUPC"/>
              </w:rPr>
            </w:pPr>
            <w:r w:rsidRPr="00E97F4C">
              <w:rPr>
                <w:rFonts w:cs="CordiaUPC"/>
                <w:cs/>
              </w:rPr>
              <w:t xml:space="preserve">กรณี </w:t>
            </w:r>
            <w:r w:rsidRPr="00737403">
              <w:rPr>
                <w:rFonts w:cs="CordiaUPC"/>
              </w:rPr>
              <w:t xml:space="preserve">Save </w:t>
            </w:r>
            <w:r w:rsidRPr="00E97F4C">
              <w:rPr>
                <w:rFonts w:cs="CordiaUPC"/>
                <w:cs/>
              </w:rPr>
              <w:t>ครั้งถัดไป</w:t>
            </w:r>
          </w:p>
          <w:p w:rsidRPr="00737403" w:rsidR="004C428F" w:rsidP="004C428F" w:rsidRDefault="004C428F" w14:paraId="6310590D" w14:textId="792E6105">
            <w:pPr>
              <w:rPr>
                <w:rFonts w:cs="CordiaUPC"/>
              </w:rPr>
            </w:pPr>
            <w:r w:rsidRPr="00E97F4C">
              <w:rPr>
                <w:rFonts w:cs="CordiaUPC"/>
                <w:cs/>
              </w:rPr>
              <w:t xml:space="preserve">ให้ใช้ </w:t>
            </w:r>
            <w:r w:rsidRPr="00737403">
              <w:rPr>
                <w:rFonts w:cs="CordiaUPC"/>
              </w:rPr>
              <w:t xml:space="preserve">Row ID </w:t>
            </w:r>
            <w:r w:rsidRPr="00E97F4C">
              <w:rPr>
                <w:rFonts w:cs="CordiaUPC"/>
                <w:cs/>
              </w:rPr>
              <w:t>เดิม</w:t>
            </w:r>
          </w:p>
        </w:tc>
      </w:tr>
      <w:tr w:rsidRPr="008979A8" w:rsidR="004C428F" w:rsidTr="00C00550" w14:paraId="1E556D6A" w14:textId="77777777">
        <w:tc>
          <w:tcPr>
            <w:tcW w:w="1308" w:type="pct"/>
            <w:vMerge/>
          </w:tcPr>
          <w:p w:rsidRPr="008979A8" w:rsidR="004C428F" w:rsidP="00C00550" w:rsidRDefault="004C428F" w14:paraId="65520095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4C428F" w:rsidP="00C00550" w:rsidRDefault="004C428F" w14:paraId="15ED3DDB" w14:textId="2CC22FEF">
            <w:pPr>
              <w:spacing w:after="0"/>
              <w:rPr>
                <w:rFonts w:cs="CordiaUPC"/>
              </w:rPr>
            </w:pPr>
            <w:r>
              <w:t>MASS_CONTENT_MUSIC_ROW_ID</w:t>
            </w:r>
          </w:p>
        </w:tc>
        <w:tc>
          <w:tcPr>
            <w:tcW w:w="2307" w:type="pct"/>
          </w:tcPr>
          <w:p w:rsidRPr="004C428F" w:rsidR="004C428F" w:rsidRDefault="004C428F" w14:paraId="496AB959" w14:textId="69BF0E4B">
            <w:pPr>
              <w:rPr>
                <w:rFonts w:cs="CordiaUPC"/>
              </w:rPr>
            </w:pPr>
            <w:r w:rsidRPr="000E77DA">
              <w:rPr>
                <w:rFonts w:cs="CordiaUPC"/>
                <w:cs/>
              </w:rPr>
              <w:t xml:space="preserve">ให้ใช้ </w:t>
            </w:r>
            <w:r w:rsidRPr="004C428F">
              <w:rPr>
                <w:rFonts w:cs="CordiaUPC"/>
              </w:rPr>
              <w:t>MASS_CONTENT_MUSIC</w:t>
            </w:r>
            <w:r w:rsidRPr="000E77DA">
              <w:rPr>
                <w:rFonts w:cs="CordiaUPC"/>
                <w:cs/>
              </w:rPr>
              <w:t>.</w:t>
            </w:r>
            <w:r w:rsidRPr="004C428F">
              <w:rPr>
                <w:rFonts w:cs="CordiaUPC"/>
              </w:rPr>
              <w:t xml:space="preserve">ROW_ID </w:t>
            </w:r>
            <w:r w:rsidRPr="000E77DA">
              <w:rPr>
                <w:rFonts w:cs="CordiaUPC"/>
                <w:cs/>
              </w:rPr>
              <w:t>เดิม</w:t>
            </w:r>
          </w:p>
        </w:tc>
      </w:tr>
      <w:tr w:rsidRPr="008979A8" w:rsidR="004C428F" w:rsidTr="00C00550" w14:paraId="369790A7" w14:textId="77777777">
        <w:tc>
          <w:tcPr>
            <w:tcW w:w="1308" w:type="pct"/>
            <w:vMerge/>
          </w:tcPr>
          <w:p w:rsidRPr="008979A8" w:rsidR="004C428F" w:rsidP="00C00550" w:rsidRDefault="004C428F" w14:paraId="31F9E83F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4C428F" w:rsidP="00C00550" w:rsidRDefault="004C428F" w14:paraId="5B4F7E58" w14:textId="30B5B559">
            <w:pPr>
              <w:spacing w:after="0"/>
              <w:rPr>
                <w:rFonts w:cs="CordiaUPC"/>
              </w:rPr>
            </w:pPr>
            <w:r>
              <w:t>PARTNER_PACKAGE_NAME</w:t>
            </w:r>
          </w:p>
        </w:tc>
        <w:tc>
          <w:tcPr>
            <w:tcW w:w="2307" w:type="pct"/>
          </w:tcPr>
          <w:p w:rsidRPr="000E77DA" w:rsidR="004C428F" w:rsidP="00C00550" w:rsidRDefault="004C428F" w14:paraId="13AEDE6C" w14:textId="2E933067">
            <w:pPr>
              <w:rPr>
                <w:rFonts w:cs="Angsana New"/>
              </w:rPr>
            </w:pPr>
            <w:r>
              <w:rPr>
                <w:rFonts w:cs="Angsana New"/>
              </w:rPr>
              <w:t>partnerPacakgeName</w:t>
            </w:r>
          </w:p>
        </w:tc>
      </w:tr>
      <w:tr w:rsidRPr="008979A8" w:rsidR="004C428F" w:rsidTr="00C00550" w14:paraId="6A683244" w14:textId="77777777">
        <w:tc>
          <w:tcPr>
            <w:tcW w:w="1308" w:type="pct"/>
            <w:vMerge/>
          </w:tcPr>
          <w:p w:rsidRPr="008979A8" w:rsidR="004C428F" w:rsidP="00C00550" w:rsidRDefault="004C428F" w14:paraId="6F953214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4C428F" w:rsidP="00C00550" w:rsidRDefault="004C428F" w14:paraId="49AF1A2F" w14:textId="45FAE2C9">
            <w:pPr>
              <w:spacing w:after="0"/>
              <w:rPr>
                <w:rFonts w:cs="CordiaUPC"/>
              </w:rPr>
            </w:pPr>
            <w:r>
              <w:t>PARTNER_APP_ID</w:t>
            </w:r>
          </w:p>
        </w:tc>
        <w:tc>
          <w:tcPr>
            <w:tcW w:w="2307" w:type="pct"/>
          </w:tcPr>
          <w:p w:rsidRPr="00737403" w:rsidR="004C428F" w:rsidP="00C00550" w:rsidRDefault="004C428F" w14:paraId="5D8C4CB9" w14:textId="33EF65B3">
            <w:pPr>
              <w:rPr>
                <w:rFonts w:cs="CordiaUPC"/>
              </w:rPr>
            </w:pPr>
            <w:r>
              <w:rPr>
                <w:rFonts w:cs="Angsana New"/>
              </w:rPr>
              <w:t>partnerAppId</w:t>
            </w:r>
          </w:p>
        </w:tc>
      </w:tr>
      <w:tr w:rsidRPr="008979A8" w:rsidR="004C428F" w:rsidTr="00C00550" w14:paraId="745D265B" w14:textId="77777777">
        <w:tc>
          <w:tcPr>
            <w:tcW w:w="1308" w:type="pct"/>
            <w:vMerge/>
          </w:tcPr>
          <w:p w:rsidRPr="008979A8" w:rsidR="004C428F" w:rsidP="00C00550" w:rsidRDefault="004C428F" w14:paraId="4E534C6E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4C428F" w:rsidP="00C00550" w:rsidRDefault="004C428F" w14:paraId="6CA7F864" w14:textId="44DB0F7D">
            <w:pPr>
              <w:spacing w:after="0"/>
              <w:rPr>
                <w:rFonts w:cs="CordiaUPC"/>
              </w:rPr>
            </w:pPr>
            <w:r>
              <w:t>CUSTOMER_TYPE</w:t>
            </w:r>
          </w:p>
        </w:tc>
        <w:tc>
          <w:tcPr>
            <w:tcW w:w="2307" w:type="pct"/>
          </w:tcPr>
          <w:p w:rsidRPr="00737403" w:rsidR="004C428F" w:rsidP="00C00550" w:rsidRDefault="004C428F" w14:paraId="02F10BC5" w14:textId="2CE37B43">
            <w:pPr>
              <w:rPr>
                <w:rFonts w:cs="CordiaUPC"/>
              </w:rPr>
            </w:pPr>
            <w:r>
              <w:rPr>
                <w:rFonts w:cs="Angsana New"/>
              </w:rPr>
              <w:t>customerType</w:t>
            </w:r>
          </w:p>
        </w:tc>
      </w:tr>
      <w:tr w:rsidRPr="008979A8" w:rsidR="00713876" w:rsidTr="00C00550" w14:paraId="3009EA2E" w14:textId="77777777">
        <w:tc>
          <w:tcPr>
            <w:tcW w:w="1308" w:type="pct"/>
            <w:vMerge w:val="restart"/>
          </w:tcPr>
          <w:p w:rsidR="00713876" w:rsidP="00C00550" w:rsidRDefault="005632F5" w14:paraId="42D5BCC0" w14:textId="46E54060">
            <w:pPr>
              <w:rPr>
                <w:rFonts w:cs="CordiaUPC"/>
              </w:rPr>
            </w:pPr>
            <w:r>
              <w:rPr>
                <w:rFonts w:cs="CordiaUPC"/>
              </w:rPr>
              <w:t>VDO_ZENON_CP_DETAIL_CONFIG</w:t>
            </w:r>
          </w:p>
        </w:tc>
        <w:tc>
          <w:tcPr>
            <w:tcW w:w="1385" w:type="pct"/>
          </w:tcPr>
          <w:p w:rsidR="00713876" w:rsidP="00C00550" w:rsidRDefault="00713876" w14:paraId="1CB6E599" w14:textId="4E7CAE4E">
            <w:pPr>
              <w:spacing w:after="0"/>
              <w:rPr>
                <w:rFonts w:cs="CordiaUPC"/>
              </w:rPr>
            </w:pPr>
            <w:r>
              <w:t>ROW_ID</w:t>
            </w:r>
            <w:r w:rsidRPr="00FE6A6E">
              <w:tab/>
            </w:r>
            <w:r w:rsidRPr="00FE6A6E">
              <w:tab/>
            </w:r>
          </w:p>
        </w:tc>
        <w:tc>
          <w:tcPr>
            <w:tcW w:w="2307" w:type="pct"/>
          </w:tcPr>
          <w:p w:rsidRPr="00737403" w:rsidR="00713876" w:rsidP="00737403" w:rsidRDefault="00713876" w14:paraId="4EFDBF78" w14:textId="77777777">
            <w:pPr>
              <w:spacing w:after="0"/>
              <w:rPr>
                <w:rFonts w:cs="CordiaUPC"/>
                <w:cs/>
              </w:rPr>
            </w:pPr>
            <w:r w:rsidRPr="000E77DA">
              <w:rPr>
                <w:rFonts w:cs="CordiaUPC"/>
                <w:cs/>
              </w:rPr>
              <w:t xml:space="preserve">กรณี </w:t>
            </w:r>
            <w:r w:rsidRPr="00737403">
              <w:rPr>
                <w:rFonts w:cs="CordiaUPC"/>
              </w:rPr>
              <w:t xml:space="preserve">Save </w:t>
            </w:r>
            <w:r w:rsidRPr="000E77DA">
              <w:rPr>
                <w:rFonts w:cs="CordiaUPC"/>
                <w:cs/>
              </w:rPr>
              <w:t>ครั้งแรก</w:t>
            </w:r>
          </w:p>
          <w:p w:rsidRPr="00737403" w:rsidR="00713876" w:rsidP="00737403" w:rsidRDefault="00713876" w14:paraId="77A746E4" w14:textId="77777777">
            <w:pPr>
              <w:rPr>
                <w:rFonts w:cs="CordiaUPC"/>
              </w:rPr>
            </w:pPr>
            <w:r w:rsidRPr="000E77DA">
              <w:rPr>
                <w:rFonts w:cs="CordiaUPC"/>
                <w:cs/>
              </w:rPr>
              <w:t xml:space="preserve">ให้ระบบ </w:t>
            </w:r>
            <w:r w:rsidRPr="00737403">
              <w:rPr>
                <w:rFonts w:cs="CordiaUPC"/>
              </w:rPr>
              <w:t xml:space="preserve">Auto Generate </w:t>
            </w:r>
          </w:p>
          <w:p w:rsidRPr="00737403" w:rsidR="00713876" w:rsidP="00737403" w:rsidRDefault="00713876" w14:paraId="67579309" w14:textId="77777777">
            <w:pPr>
              <w:spacing w:after="0"/>
              <w:rPr>
                <w:rFonts w:cs="CordiaUPC"/>
              </w:rPr>
            </w:pPr>
            <w:r w:rsidRPr="000E77DA">
              <w:rPr>
                <w:rFonts w:cs="CordiaUPC"/>
                <w:cs/>
              </w:rPr>
              <w:t xml:space="preserve">กรณี </w:t>
            </w:r>
            <w:r w:rsidRPr="00737403">
              <w:rPr>
                <w:rFonts w:cs="CordiaUPC"/>
              </w:rPr>
              <w:t xml:space="preserve">Save </w:t>
            </w:r>
            <w:r w:rsidRPr="000E77DA">
              <w:rPr>
                <w:rFonts w:cs="CordiaUPC"/>
                <w:cs/>
              </w:rPr>
              <w:t>ครั้งถัดไป</w:t>
            </w:r>
          </w:p>
          <w:p w:rsidRPr="000E77DA" w:rsidR="00713876" w:rsidP="00737403" w:rsidRDefault="00713876" w14:paraId="2F92DBE0" w14:textId="25B0A400">
            <w:pPr>
              <w:spacing w:after="0"/>
              <w:rPr>
                <w:rFonts w:cs="CordiaUPC"/>
                <w:cs/>
              </w:rPr>
            </w:pPr>
            <w:r w:rsidRPr="000E77DA">
              <w:rPr>
                <w:rFonts w:cs="CordiaUPC"/>
                <w:cs/>
              </w:rPr>
              <w:t xml:space="preserve">ให้ใช้ </w:t>
            </w:r>
            <w:r w:rsidRPr="00737403">
              <w:rPr>
                <w:rFonts w:cs="CordiaUPC"/>
              </w:rPr>
              <w:t xml:space="preserve">Row ID </w:t>
            </w:r>
            <w:r w:rsidRPr="000E77DA">
              <w:rPr>
                <w:rFonts w:cs="CordiaUPC"/>
                <w:cs/>
              </w:rPr>
              <w:t>เดิม</w:t>
            </w:r>
          </w:p>
        </w:tc>
      </w:tr>
      <w:tr w:rsidRPr="008979A8" w:rsidR="00713876" w:rsidTr="00C00550" w14:paraId="5C11ADC9" w14:textId="77777777">
        <w:tc>
          <w:tcPr>
            <w:tcW w:w="1308" w:type="pct"/>
            <w:vMerge/>
          </w:tcPr>
          <w:p w:rsidR="00713876" w:rsidP="00C00550" w:rsidRDefault="00713876" w14:paraId="0769BD55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713876" w:rsidP="00C00550" w:rsidRDefault="00713876" w14:paraId="7E911874" w14:textId="2037C892">
            <w:pPr>
              <w:spacing w:after="0"/>
              <w:rPr>
                <w:rFonts w:cs="CordiaUPC"/>
              </w:rPr>
            </w:pPr>
            <w:r>
              <w:t>CP_NAME</w:t>
            </w:r>
          </w:p>
        </w:tc>
        <w:tc>
          <w:tcPr>
            <w:tcW w:w="2307" w:type="pct"/>
          </w:tcPr>
          <w:p w:rsidR="00713876" w:rsidP="00C00550" w:rsidRDefault="00713876" w14:paraId="1F640B49" w14:textId="7E688908">
            <w:pPr>
              <w:spacing w:after="0"/>
              <w:rPr>
                <w:rFonts w:cs="Angsana New"/>
                <w:cs/>
              </w:rPr>
            </w:pPr>
            <w:r>
              <w:rPr>
                <w:rFonts w:cs="Angsana New"/>
              </w:rPr>
              <w:t>createCpName</w:t>
            </w:r>
          </w:p>
        </w:tc>
      </w:tr>
      <w:tr w:rsidRPr="008979A8" w:rsidR="00713876" w:rsidTr="00C00550" w14:paraId="65281F04" w14:textId="77777777">
        <w:tc>
          <w:tcPr>
            <w:tcW w:w="1308" w:type="pct"/>
            <w:vMerge/>
          </w:tcPr>
          <w:p w:rsidR="00713876" w:rsidP="00C00550" w:rsidRDefault="00713876" w14:paraId="2D44CFB0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713876" w:rsidP="00C00550" w:rsidRDefault="00713876" w14:paraId="43E05A58" w14:textId="1716418A">
            <w:pPr>
              <w:spacing w:after="0"/>
              <w:rPr>
                <w:rFonts w:cs="CordiaUPC"/>
              </w:rPr>
            </w:pPr>
            <w:r>
              <w:t>CP_ID</w:t>
            </w:r>
          </w:p>
        </w:tc>
        <w:tc>
          <w:tcPr>
            <w:tcW w:w="2307" w:type="pct"/>
          </w:tcPr>
          <w:p w:rsidR="00713876" w:rsidRDefault="00713876" w14:paraId="10F6BFC8" w14:textId="56F533E0">
            <w:pPr>
              <w:spacing w:after="0"/>
              <w:rPr>
                <w:rFonts w:cs="Angsana New"/>
                <w:cs/>
              </w:rPr>
            </w:pPr>
            <w:r>
              <w:rPr>
                <w:rFonts w:cs="Angsana New"/>
              </w:rPr>
              <w:t>createCpId</w:t>
            </w:r>
          </w:p>
        </w:tc>
      </w:tr>
      <w:tr w:rsidRPr="008979A8" w:rsidR="005632F5" w:rsidTr="00C00550" w14:paraId="61B0B1B6" w14:textId="77777777">
        <w:tc>
          <w:tcPr>
            <w:tcW w:w="1308" w:type="pct"/>
            <w:vMerge/>
          </w:tcPr>
          <w:p w:rsidR="005632F5" w:rsidP="00C00550" w:rsidRDefault="005632F5" w14:paraId="164A3659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5632F5" w:rsidP="00C00550" w:rsidRDefault="005632F5" w14:paraId="3813A21D" w14:textId="6B761CE5">
            <w:pPr>
              <w:spacing w:after="0"/>
            </w:pPr>
            <w:r>
              <w:t>IP</w:t>
            </w:r>
          </w:p>
        </w:tc>
        <w:tc>
          <w:tcPr>
            <w:tcW w:w="2307" w:type="pct"/>
          </w:tcPr>
          <w:p w:rsidR="005632F5" w:rsidRDefault="005632F5" w14:paraId="643F0BB3" w14:textId="77777777">
            <w:pPr>
              <w:spacing w:after="0"/>
              <w:rPr>
                <w:rFonts w:cs="Angsana New"/>
              </w:rPr>
            </w:pPr>
          </w:p>
        </w:tc>
      </w:tr>
      <w:tr w:rsidRPr="008979A8" w:rsidR="005632F5" w:rsidTr="00C00550" w14:paraId="36788FB9" w14:textId="77777777">
        <w:tc>
          <w:tcPr>
            <w:tcW w:w="1308" w:type="pct"/>
            <w:vMerge/>
          </w:tcPr>
          <w:p w:rsidR="005632F5" w:rsidP="00C00550" w:rsidRDefault="005632F5" w14:paraId="529E6B3B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5632F5" w:rsidP="00C00550" w:rsidRDefault="005632F5" w14:paraId="2284A7A7" w14:textId="2D3F754E">
            <w:pPr>
              <w:spacing w:after="0"/>
            </w:pPr>
            <w:r>
              <w:t>PORT</w:t>
            </w:r>
          </w:p>
        </w:tc>
        <w:tc>
          <w:tcPr>
            <w:tcW w:w="2307" w:type="pct"/>
          </w:tcPr>
          <w:p w:rsidR="005632F5" w:rsidRDefault="005632F5" w14:paraId="562076C0" w14:textId="77777777">
            <w:pPr>
              <w:spacing w:after="0"/>
              <w:rPr>
                <w:rFonts w:cs="Angsana New"/>
              </w:rPr>
            </w:pPr>
          </w:p>
        </w:tc>
      </w:tr>
      <w:tr w:rsidRPr="008979A8" w:rsidR="005632F5" w:rsidTr="00C00550" w14:paraId="7DA62F6B" w14:textId="77777777">
        <w:tc>
          <w:tcPr>
            <w:tcW w:w="1308" w:type="pct"/>
            <w:vMerge/>
          </w:tcPr>
          <w:p w:rsidR="005632F5" w:rsidP="00C00550" w:rsidRDefault="005632F5" w14:paraId="4A2E7C3B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5632F5" w:rsidP="00C00550" w:rsidRDefault="005632F5" w14:paraId="7460BCF8" w14:textId="7CDAD4F6">
            <w:pPr>
              <w:spacing w:after="0"/>
            </w:pPr>
            <w:r>
              <w:t>ACCOUNTTRIG_PATH</w:t>
            </w:r>
          </w:p>
        </w:tc>
        <w:tc>
          <w:tcPr>
            <w:tcW w:w="2307" w:type="pct"/>
          </w:tcPr>
          <w:p w:rsidR="005632F5" w:rsidRDefault="005632F5" w14:paraId="3E3E789F" w14:textId="77777777">
            <w:pPr>
              <w:spacing w:after="0"/>
              <w:rPr>
                <w:rFonts w:cs="Angsana New"/>
              </w:rPr>
            </w:pPr>
          </w:p>
        </w:tc>
      </w:tr>
      <w:tr w:rsidRPr="008979A8" w:rsidR="005632F5" w:rsidTr="00C00550" w14:paraId="419DF0AB" w14:textId="77777777">
        <w:tc>
          <w:tcPr>
            <w:tcW w:w="1308" w:type="pct"/>
            <w:vMerge/>
          </w:tcPr>
          <w:p w:rsidR="005632F5" w:rsidP="00C00550" w:rsidRDefault="005632F5" w14:paraId="2B348540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5632F5" w:rsidP="00C00550" w:rsidRDefault="005632F5" w14:paraId="18E8A8EA" w14:textId="7228EA42">
            <w:pPr>
              <w:spacing w:after="0"/>
            </w:pPr>
            <w:r>
              <w:t>PACKAGETRIG_PATH</w:t>
            </w:r>
          </w:p>
        </w:tc>
        <w:tc>
          <w:tcPr>
            <w:tcW w:w="2307" w:type="pct"/>
          </w:tcPr>
          <w:p w:rsidR="005632F5" w:rsidRDefault="005632F5" w14:paraId="30A4E97B" w14:textId="77777777">
            <w:pPr>
              <w:spacing w:after="0"/>
              <w:rPr>
                <w:rFonts w:cs="Angsana New"/>
              </w:rPr>
            </w:pPr>
          </w:p>
        </w:tc>
      </w:tr>
      <w:tr w:rsidRPr="008979A8" w:rsidR="005632F5" w:rsidTr="00C00550" w14:paraId="56F77898" w14:textId="77777777">
        <w:tc>
          <w:tcPr>
            <w:tcW w:w="1308" w:type="pct"/>
            <w:vMerge/>
          </w:tcPr>
          <w:p w:rsidR="005632F5" w:rsidP="00C00550" w:rsidRDefault="005632F5" w14:paraId="6326B9EB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5632F5" w:rsidP="00C00550" w:rsidRDefault="005632F5" w14:paraId="5FB7587E" w14:textId="22125EDF">
            <w:pPr>
              <w:spacing w:after="0"/>
            </w:pPr>
            <w:r>
              <w:t>CATEGORY_TYPE</w:t>
            </w:r>
          </w:p>
        </w:tc>
        <w:tc>
          <w:tcPr>
            <w:tcW w:w="2307" w:type="pct"/>
          </w:tcPr>
          <w:p w:rsidR="005632F5" w:rsidRDefault="005632F5" w14:paraId="17CAB7BC" w14:textId="28D418F0">
            <w:pPr>
              <w:spacing w:after="0"/>
              <w:rPr>
                <w:rFonts w:cs="Angsana New"/>
              </w:rPr>
            </w:pPr>
            <w:r>
              <w:rPr>
                <w:rFonts w:cs="Angsana New"/>
              </w:rPr>
              <w:t xml:space="preserve">Default Value </w:t>
            </w:r>
            <w:r>
              <w:rPr>
                <w:rFonts w:cs="CordiaUPC"/>
                <w:cs/>
              </w:rPr>
              <w:t>: “</w:t>
            </w:r>
            <w:r>
              <w:rPr>
                <w:rFonts w:cs="Angsana New"/>
              </w:rPr>
              <w:t>Music Streaming</w:t>
            </w:r>
            <w:r>
              <w:rPr>
                <w:rFonts w:cs="CordiaUPC"/>
                <w:cs/>
              </w:rPr>
              <w:t>”</w:t>
            </w:r>
          </w:p>
        </w:tc>
      </w:tr>
      <w:tr w:rsidRPr="008979A8" w:rsidR="00713876" w:rsidTr="00C00550" w14:paraId="29D67249" w14:textId="77777777">
        <w:tc>
          <w:tcPr>
            <w:tcW w:w="1308" w:type="pct"/>
            <w:vMerge/>
          </w:tcPr>
          <w:p w:rsidR="00713876" w:rsidP="00C00550" w:rsidRDefault="00713876" w14:paraId="5A6D3043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713876" w:rsidP="00C00550" w:rsidRDefault="00713876" w14:paraId="29E14DD0" w14:textId="22EB2F44">
            <w:pPr>
              <w:spacing w:after="0"/>
            </w:pPr>
            <w:r>
              <w:t>STATUS</w:t>
            </w:r>
          </w:p>
        </w:tc>
        <w:tc>
          <w:tcPr>
            <w:tcW w:w="2307" w:type="pct"/>
          </w:tcPr>
          <w:p w:rsidR="00713876" w:rsidP="00C00550" w:rsidRDefault="00713876" w14:paraId="4372E560" w14:textId="2F95743E">
            <w:pPr>
              <w:spacing w:after="0"/>
              <w:rPr>
                <w:rFonts w:cs="Angsana New"/>
                <w:cs/>
              </w:rPr>
            </w:pPr>
            <w:r>
              <w:rPr>
                <w:rFonts w:cs="Angsana New"/>
              </w:rPr>
              <w:t xml:space="preserve">Default Value </w:t>
            </w:r>
            <w:r>
              <w:rPr>
                <w:rFonts w:cs="CordiaUPC"/>
                <w:cs/>
              </w:rPr>
              <w:t>: “</w:t>
            </w:r>
            <w:r>
              <w:rPr>
                <w:rFonts w:cs="Angsana New"/>
              </w:rPr>
              <w:t>Active</w:t>
            </w:r>
            <w:r>
              <w:rPr>
                <w:rFonts w:cs="CordiaUPC"/>
                <w:cs/>
              </w:rPr>
              <w:t>”</w:t>
            </w:r>
          </w:p>
        </w:tc>
      </w:tr>
      <w:tr w:rsidRPr="008979A8" w:rsidR="00713876" w:rsidTr="00C00550" w14:paraId="4639EE2E" w14:textId="77777777">
        <w:tc>
          <w:tcPr>
            <w:tcW w:w="1308" w:type="pct"/>
            <w:vMerge/>
          </w:tcPr>
          <w:p w:rsidR="00713876" w:rsidP="00C00550" w:rsidRDefault="00713876" w14:paraId="5B31DCB7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713876" w:rsidP="00C00550" w:rsidRDefault="00713876" w14:paraId="22ED388A" w14:textId="37734809">
            <w:pPr>
              <w:spacing w:after="0"/>
            </w:pPr>
            <w:r>
              <w:t>CREATED_DT</w:t>
            </w:r>
          </w:p>
        </w:tc>
        <w:tc>
          <w:tcPr>
            <w:tcW w:w="2307" w:type="pct"/>
          </w:tcPr>
          <w:p w:rsidR="00713876" w:rsidP="00C00550" w:rsidRDefault="00713876" w14:paraId="019EDABB" w14:textId="5EA308CC">
            <w:pPr>
              <w:spacing w:after="0"/>
              <w:rPr>
                <w:rFonts w:cs="Angsana New"/>
                <w:cs/>
              </w:rPr>
            </w:pPr>
            <w:r>
              <w:rPr>
                <w:rFonts w:cs="CordiaUPC"/>
              </w:rPr>
              <w:t xml:space="preserve">Default Value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CordiaUPC"/>
              </w:rPr>
              <w:t>Current DateTime</w:t>
            </w:r>
          </w:p>
        </w:tc>
      </w:tr>
      <w:tr w:rsidRPr="008979A8" w:rsidR="00713876" w:rsidTr="00C00550" w14:paraId="1A6D779D" w14:textId="77777777">
        <w:tc>
          <w:tcPr>
            <w:tcW w:w="1308" w:type="pct"/>
            <w:vMerge/>
          </w:tcPr>
          <w:p w:rsidR="00713876" w:rsidP="00C00550" w:rsidRDefault="00713876" w14:paraId="039D9BC7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713876" w:rsidP="00C00550" w:rsidRDefault="00713876" w14:paraId="506DD2AC" w14:textId="749285C4">
            <w:pPr>
              <w:spacing w:after="0"/>
            </w:pPr>
            <w:r>
              <w:t>CREATED_BY</w:t>
            </w:r>
          </w:p>
        </w:tc>
        <w:tc>
          <w:tcPr>
            <w:tcW w:w="2307" w:type="pct"/>
          </w:tcPr>
          <w:p w:rsidR="00713876" w:rsidP="00C00550" w:rsidRDefault="00713876" w14:paraId="2037DEDD" w14:textId="07EB1C79">
            <w:pPr>
              <w:spacing w:after="0"/>
              <w:rPr>
                <w:rFonts w:cs="Angsana New"/>
                <w:cs/>
              </w:rPr>
            </w:pPr>
            <w:r>
              <w:rPr>
                <w:rFonts w:cs="CordiaUPC"/>
              </w:rPr>
              <w:t xml:space="preserve">Username </w:t>
            </w:r>
            <w:r>
              <w:rPr>
                <w:rFonts w:hint="cs" w:cs="Angsana New"/>
                <w:cs/>
              </w:rPr>
              <w:t xml:space="preserve">ที่ใช้ </w:t>
            </w:r>
            <w:r>
              <w:rPr>
                <w:rFonts w:cs="CordiaUPC"/>
              </w:rPr>
              <w:t>Login</w:t>
            </w:r>
          </w:p>
        </w:tc>
      </w:tr>
      <w:tr w:rsidRPr="008979A8" w:rsidR="00713876" w:rsidTr="00C00550" w14:paraId="4167155F" w14:textId="77777777">
        <w:tc>
          <w:tcPr>
            <w:tcW w:w="1308" w:type="pct"/>
            <w:vMerge/>
          </w:tcPr>
          <w:p w:rsidR="00713876" w:rsidP="00C00550" w:rsidRDefault="00713876" w14:paraId="7FAAEC9B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713876" w:rsidP="00C00550" w:rsidRDefault="00713876" w14:paraId="5B43FA2E" w14:textId="2AABBE19">
            <w:pPr>
              <w:spacing w:after="0"/>
            </w:pPr>
            <w:r>
              <w:t>UPDATED_DT</w:t>
            </w:r>
          </w:p>
        </w:tc>
        <w:tc>
          <w:tcPr>
            <w:tcW w:w="2307" w:type="pct"/>
          </w:tcPr>
          <w:p w:rsidR="00713876" w:rsidP="00C00550" w:rsidRDefault="00713876" w14:paraId="59E1AAEC" w14:textId="768ED711">
            <w:pPr>
              <w:spacing w:after="0"/>
              <w:rPr>
                <w:rFonts w:cs="Angsana New"/>
                <w:cs/>
              </w:rPr>
            </w:pPr>
            <w:r>
              <w:rPr>
                <w:rFonts w:cs="CordiaUPC"/>
              </w:rPr>
              <w:t xml:space="preserve">Default Value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CordiaUPC"/>
              </w:rPr>
              <w:t>Current DateTime</w:t>
            </w:r>
          </w:p>
        </w:tc>
      </w:tr>
      <w:tr w:rsidRPr="008979A8" w:rsidR="00713876" w:rsidTr="00C00550" w14:paraId="58B66946" w14:textId="77777777">
        <w:tc>
          <w:tcPr>
            <w:tcW w:w="1308" w:type="pct"/>
            <w:vMerge/>
          </w:tcPr>
          <w:p w:rsidR="00713876" w:rsidP="00C00550" w:rsidRDefault="00713876" w14:paraId="6A15EC88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713876" w:rsidP="00C00550" w:rsidRDefault="00713876" w14:paraId="662010A5" w14:textId="68F17C91">
            <w:pPr>
              <w:spacing w:after="0"/>
            </w:pPr>
            <w:r>
              <w:t>UPDATED_BY</w:t>
            </w:r>
          </w:p>
        </w:tc>
        <w:tc>
          <w:tcPr>
            <w:tcW w:w="2307" w:type="pct"/>
          </w:tcPr>
          <w:p w:rsidR="00713876" w:rsidP="00C00550" w:rsidRDefault="00713876" w14:paraId="772B71B7" w14:textId="60DDA7AD">
            <w:pPr>
              <w:spacing w:after="0"/>
              <w:rPr>
                <w:rFonts w:cs="Angsana New"/>
                <w:cs/>
              </w:rPr>
            </w:pPr>
            <w:r>
              <w:rPr>
                <w:rFonts w:cs="CordiaUPC"/>
              </w:rPr>
              <w:t xml:space="preserve">Username </w:t>
            </w:r>
            <w:r>
              <w:rPr>
                <w:rFonts w:hint="cs" w:cs="Angsana New"/>
                <w:cs/>
              </w:rPr>
              <w:t xml:space="preserve">ที่ใช้ </w:t>
            </w:r>
            <w:r>
              <w:rPr>
                <w:rFonts w:cs="CordiaUPC"/>
              </w:rPr>
              <w:t>Login</w:t>
            </w:r>
          </w:p>
        </w:tc>
      </w:tr>
    </w:tbl>
    <w:p w:rsidRPr="0050326E" w:rsidR="000947BF" w:rsidP="0050326E" w:rsidRDefault="000947BF" w14:paraId="5F4FC16A" w14:textId="16309CB7">
      <w:pPr>
        <w:pStyle w:val="Heading2"/>
        <w:numPr>
          <w:ilvl w:val="0"/>
          <w:numId w:val="1"/>
        </w:numPr>
        <w:ind w:left="426" w:hanging="426"/>
        <w:rPr>
          <w:rFonts w:ascii="CordiaUPC" w:hAnsi="CordiaUPC" w:cs="CordiaUPC"/>
          <w:sz w:val="36"/>
          <w:szCs w:val="36"/>
        </w:rPr>
      </w:pPr>
      <w:r w:rsidRPr="0050326E">
        <w:rPr>
          <w:rFonts w:ascii="CordiaUPC" w:hAnsi="CordiaUPC" w:cs="CordiaUPC"/>
          <w:sz w:val="36"/>
          <w:szCs w:val="36"/>
        </w:rPr>
        <w:t>Mass AI IP Camera</w:t>
      </w:r>
    </w:p>
    <w:p w:rsidRPr="00180BBA" w:rsidR="000947BF" w:rsidP="0050326E" w:rsidRDefault="000947BF" w14:paraId="099BE668" w14:textId="77777777">
      <w:pPr>
        <w:pStyle w:val="Heading3"/>
        <w:numPr>
          <w:ilvl w:val="0"/>
          <w:numId w:val="530"/>
        </w:numPr>
        <w:rPr>
          <w:rFonts w:ascii="CordiaUPC" w:hAnsi="CordiaUPC" w:cs="CordiaUPC"/>
          <w:sz w:val="32"/>
          <w:szCs w:val="40"/>
        </w:rPr>
      </w:pPr>
      <w:bookmarkStart w:name="_Hlk181535001" w:id="22"/>
      <w:r w:rsidRPr="00180BBA">
        <w:rPr>
          <w:rFonts w:ascii="CordiaUPC" w:hAnsi="CordiaUPC" w:cs="CordiaUPC"/>
          <w:sz w:val="32"/>
          <w:szCs w:val="40"/>
        </w:rPr>
        <w:t>Field on Screen</w:t>
      </w:r>
    </w:p>
    <w:tbl>
      <w:tblPr>
        <w:tblW w:w="4977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171"/>
        <w:gridCol w:w="32"/>
        <w:gridCol w:w="1465"/>
        <w:gridCol w:w="14"/>
        <w:gridCol w:w="5293"/>
      </w:tblGrid>
      <w:tr w:rsidRPr="008979A8" w:rsidR="00A36B08" w:rsidTr="00731E2D" w14:paraId="272A465C" w14:textId="77777777">
        <w:trPr>
          <w:cantSplit/>
          <w:tblHeader/>
        </w:trPr>
        <w:tc>
          <w:tcPr>
            <w:tcW w:w="1209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0947BF" w:rsidP="00F117A4" w:rsidRDefault="000947BF" w14:paraId="3CE2D3BC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Field Name</w:t>
            </w:r>
          </w:p>
        </w:tc>
        <w:tc>
          <w:tcPr>
            <w:tcW w:w="842" w:type="pct"/>
            <w:gridSpan w:val="3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0947BF" w:rsidP="00F117A4" w:rsidRDefault="000947BF" w14:paraId="64E1B6BA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Type</w:t>
            </w:r>
          </w:p>
        </w:tc>
        <w:tc>
          <w:tcPr>
            <w:tcW w:w="2949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0947BF" w:rsidP="00F117A4" w:rsidRDefault="000947BF" w14:paraId="422BD8D5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Comments</w:t>
            </w:r>
          </w:p>
        </w:tc>
      </w:tr>
      <w:tr w:rsidRPr="008979A8" w:rsidR="000947BF" w:rsidTr="00731E2D" w14:paraId="415A666E" w14:textId="77777777">
        <w:tc>
          <w:tcPr>
            <w:tcW w:w="5000" w:type="pct"/>
            <w:gridSpan w:val="5"/>
            <w:shd w:val="clear" w:color="auto" w:fill="C2D69B" w:themeFill="accent3" w:themeFillTint="99"/>
          </w:tcPr>
          <w:p w:rsidR="000947BF" w:rsidP="00F117A4" w:rsidRDefault="000947BF" w14:paraId="1BDA0F3E" w14:textId="19E1FC9F">
            <w:pPr>
              <w:pStyle w:val="HeaderTable"/>
              <w:rPr>
                <w:b w:val="0"/>
                <w:bCs/>
                <w:lang w:bidi="th-TH"/>
              </w:rPr>
            </w:pPr>
            <w:r>
              <w:t>Tab Section</w:t>
            </w:r>
            <w:r>
              <w:br/>
            </w:r>
            <w:r w:rsidRPr="00135463">
              <w:rPr>
                <w:b w:val="0"/>
                <w:bCs/>
              </w:rPr>
              <w:t>Visible</w:t>
            </w:r>
            <w:r w:rsidRPr="008226BF">
              <w:rPr>
                <w:rFonts w:cs="Angsana New"/>
                <w:bCs/>
                <w:cs/>
                <w:lang w:bidi="th-TH"/>
              </w:rPr>
              <w:t xml:space="preserve"> </w:t>
            </w:r>
            <w:r w:rsidRPr="00135463">
              <w:rPr>
                <w:rFonts w:cs="Angsana New"/>
                <w:cs/>
                <w:lang w:bidi="th-TH"/>
              </w:rPr>
              <w:t>เมื่อ</w:t>
            </w:r>
            <w:r>
              <w:rPr>
                <w:rFonts w:hint="cs" w:cs="Angsana New"/>
                <w:cs/>
                <w:lang w:bidi="th-TH"/>
              </w:rPr>
              <w:t xml:space="preserve"> </w:t>
            </w:r>
            <w:r w:rsidRPr="00135463">
              <w:rPr>
                <w:b w:val="0"/>
                <w:bCs/>
                <w:lang w:bidi="th-TH"/>
              </w:rPr>
              <w:t xml:space="preserve">customer Type </w:t>
            </w:r>
            <w:r w:rsidRPr="00135463">
              <w:rPr>
                <w:rFonts w:cs="Angsana New"/>
                <w:b w:val="0"/>
                <w:bCs/>
                <w:cs/>
                <w:lang w:bidi="th-TH"/>
              </w:rPr>
              <w:t>= “</w:t>
            </w:r>
            <w:r w:rsidRPr="00135463">
              <w:rPr>
                <w:b w:val="0"/>
                <w:bCs/>
                <w:lang w:bidi="th-TH"/>
              </w:rPr>
              <w:t>Pre</w:t>
            </w:r>
            <w:r w:rsidRPr="00135463">
              <w:rPr>
                <w:rFonts w:cs="Angsana New"/>
                <w:b w:val="0"/>
                <w:bCs/>
                <w:cs/>
                <w:lang w:bidi="th-TH"/>
              </w:rPr>
              <w:t>-</w:t>
            </w:r>
            <w:r w:rsidRPr="00135463">
              <w:rPr>
                <w:b w:val="0"/>
                <w:bCs/>
                <w:lang w:bidi="th-TH"/>
              </w:rPr>
              <w:t>paid</w:t>
            </w:r>
            <w:r w:rsidRPr="00135463">
              <w:rPr>
                <w:rFonts w:cs="Angsana New"/>
                <w:b w:val="0"/>
                <w:bCs/>
                <w:cs/>
                <w:lang w:bidi="th-TH"/>
              </w:rPr>
              <w:t xml:space="preserve">” </w:t>
            </w:r>
            <w:r w:rsidRPr="002206C7">
              <w:rPr>
                <w:cs/>
                <w:lang w:bidi="th-TH"/>
              </w:rPr>
              <w:t>และ</w:t>
            </w:r>
            <w:r>
              <w:rPr>
                <w:rFonts w:hint="cs"/>
                <w:cs/>
                <w:lang w:bidi="th-TH"/>
              </w:rPr>
              <w:t xml:space="preserve"> </w:t>
            </w:r>
            <w:r w:rsidRPr="00842210">
              <w:rPr>
                <w:b w:val="0"/>
                <w:bCs/>
              </w:rPr>
              <w:t xml:space="preserve">PriceType </w:t>
            </w:r>
            <w:r w:rsidRPr="00842210">
              <w:rPr>
                <w:b w:val="0"/>
                <w:bCs/>
                <w:cs/>
                <w:lang w:bidi="th-TH"/>
              </w:rPr>
              <w:t>= “</w:t>
            </w:r>
            <w:r w:rsidRPr="00842210">
              <w:rPr>
                <w:b w:val="0"/>
                <w:bCs/>
              </w:rPr>
              <w:t>Recurring</w:t>
            </w:r>
            <w:r w:rsidRPr="00842210">
              <w:rPr>
                <w:b w:val="0"/>
                <w:bCs/>
                <w:cs/>
                <w:lang w:bidi="th-TH"/>
              </w:rPr>
              <w:t>”</w:t>
            </w:r>
          </w:p>
          <w:p w:rsidR="000947BF" w:rsidP="00F117A4" w:rsidRDefault="000947BF" w14:paraId="17876C82" w14:textId="77777777">
            <w:pPr>
              <w:pStyle w:val="HeaderTable"/>
            </w:pPr>
            <w:r w:rsidRPr="00135463">
              <w:rPr>
                <w:rFonts w:cs="Angsana New"/>
                <w:cs/>
                <w:lang w:bidi="th-TH"/>
              </w:rPr>
              <w:t xml:space="preserve">ถ้าไม่ใช่ให้ </w:t>
            </w:r>
            <w:r w:rsidRPr="008226BF">
              <w:rPr>
                <w:b w:val="0"/>
                <w:bCs/>
                <w:lang w:bidi="th-TH"/>
              </w:rPr>
              <w:t>Invisible</w:t>
            </w:r>
            <w:r w:rsidRPr="00135463">
              <w:rPr>
                <w:rFonts w:cs="Angsana New"/>
                <w:bCs/>
                <w:cs/>
                <w:lang w:bidi="th-TH"/>
              </w:rPr>
              <w:t xml:space="preserve"> </w:t>
            </w:r>
            <w:r w:rsidRPr="00135463">
              <w:rPr>
                <w:rFonts w:cs="Angsana New"/>
                <w:cs/>
                <w:lang w:bidi="th-TH"/>
              </w:rPr>
              <w:t xml:space="preserve">และทำการเคลียร์ข้อมูลที่ </w:t>
            </w:r>
            <w:r w:rsidRPr="008226BF">
              <w:rPr>
                <w:b w:val="0"/>
                <w:bCs/>
                <w:lang w:bidi="th-TH"/>
              </w:rPr>
              <w:t xml:space="preserve">deductType </w:t>
            </w:r>
            <w:r w:rsidRPr="008226BF">
              <w:rPr>
                <w:rFonts w:cs="Angsana New"/>
                <w:b w:val="0"/>
                <w:bCs/>
                <w:cs/>
                <w:lang w:bidi="th-TH"/>
              </w:rPr>
              <w:t>= “</w:t>
            </w:r>
            <w:r w:rsidRPr="008226BF">
              <w:rPr>
                <w:b w:val="0"/>
                <w:bCs/>
                <w:lang w:bidi="th-TH"/>
              </w:rPr>
              <w:t>Deduct Fail</w:t>
            </w:r>
            <w:r w:rsidRPr="008226BF">
              <w:rPr>
                <w:rFonts w:cs="Angsana New"/>
                <w:b w:val="0"/>
                <w:bCs/>
                <w:cs/>
                <w:lang w:bidi="th-TH"/>
              </w:rPr>
              <w:t>”</w:t>
            </w:r>
            <w:r>
              <w:rPr>
                <w:bCs/>
                <w:cs/>
                <w:lang w:bidi="th-TH"/>
              </w:rPr>
              <w:t xml:space="preserve"> </w:t>
            </w:r>
            <w:r>
              <w:rPr>
                <w:rFonts w:hint="cs"/>
                <w:cs/>
                <w:lang w:bidi="th-TH"/>
              </w:rPr>
              <w:t xml:space="preserve">และ </w:t>
            </w:r>
            <w:r>
              <w:rPr>
                <w:bCs/>
                <w:cs/>
                <w:lang w:bidi="th-TH"/>
              </w:rPr>
              <w:t>“</w:t>
            </w:r>
            <w:r w:rsidRPr="00D04647">
              <w:rPr>
                <w:b w:val="0"/>
                <w:bCs/>
                <w:lang w:bidi="th-TH"/>
              </w:rPr>
              <w:t>Partail Step</w:t>
            </w:r>
            <w:r w:rsidRPr="00D04647">
              <w:rPr>
                <w:b w:val="0"/>
                <w:bCs/>
                <w:cs/>
                <w:lang w:bidi="th-TH"/>
              </w:rPr>
              <w:t>”</w:t>
            </w:r>
          </w:p>
        </w:tc>
      </w:tr>
      <w:tr w:rsidRPr="008979A8" w:rsidR="00A36B08" w:rsidTr="00731E2D" w14:paraId="6002E7D9" w14:textId="77777777">
        <w:trPr>
          <w:trHeight w:val="216"/>
        </w:trPr>
        <w:tc>
          <w:tcPr>
            <w:tcW w:w="1209" w:type="pct"/>
          </w:tcPr>
          <w:p w:rsidR="000947BF" w:rsidP="00F117A4" w:rsidRDefault="000947BF" w14:paraId="4418746F" w14:textId="77777777">
            <w:r>
              <w:t>Deduct Success</w:t>
            </w:r>
          </w:p>
        </w:tc>
        <w:tc>
          <w:tcPr>
            <w:tcW w:w="834" w:type="pct"/>
            <w:gridSpan w:val="2"/>
          </w:tcPr>
          <w:p w:rsidR="000947BF" w:rsidP="00F117A4" w:rsidRDefault="000947BF" w14:paraId="7937A46E" w14:textId="77777777">
            <w:r>
              <w:t>Link</w:t>
            </w:r>
          </w:p>
        </w:tc>
        <w:tc>
          <w:tcPr>
            <w:tcW w:w="2957" w:type="pct"/>
            <w:gridSpan w:val="2"/>
          </w:tcPr>
          <w:p w:rsidR="000947BF" w:rsidP="00F117A4" w:rsidRDefault="000947BF" w14:paraId="66AC158E" w14:textId="77777777">
            <w:r>
              <w:t xml:space="preserve">Visible </w:t>
            </w:r>
            <w:r>
              <w:rPr>
                <w:rFonts w:hint="cs"/>
                <w:cs/>
              </w:rPr>
              <w:t xml:space="preserve">เมื่อ </w:t>
            </w:r>
            <w:r>
              <w:t xml:space="preserve">productClass </w:t>
            </w:r>
            <w:r>
              <w:rPr>
                <w:rFonts w:cs="CordiaUPC"/>
                <w:cs/>
              </w:rPr>
              <w:t>=”</w:t>
            </w:r>
            <w:r>
              <w:t>Main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หรือ </w:t>
            </w:r>
            <w:r>
              <w:t xml:space="preserve">productClass </w:t>
            </w:r>
            <w:r>
              <w:rPr>
                <w:rFonts w:cs="CordiaUPC"/>
                <w:cs/>
              </w:rPr>
              <w:t>=”</w:t>
            </w:r>
            <w:r>
              <w:t>On Top, On Top Extra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และ </w:t>
            </w:r>
            <w:r w:rsidRPr="00C73BAE">
              <w:t>Partial Step Table Section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hint="cs"/>
                <w:cs/>
              </w:rPr>
              <w:t>มีค่า</w:t>
            </w:r>
          </w:p>
          <w:p w:rsidR="000947BF" w:rsidP="00F117A4" w:rsidRDefault="000947BF" w14:paraId="72C3E3B1" w14:textId="77777777">
            <w:r>
              <w:rPr>
                <w:rFonts w:hint="cs"/>
                <w:cs/>
              </w:rPr>
              <w:t xml:space="preserve">เมื่อคลิกให้ </w:t>
            </w:r>
            <w:r>
              <w:t xml:space="preserve">Link </w:t>
            </w:r>
            <w:r>
              <w:rPr>
                <w:rFonts w:hint="cs"/>
                <w:cs/>
              </w:rPr>
              <w:t xml:space="preserve">ให้แสดง </w:t>
            </w:r>
            <w:r>
              <w:t xml:space="preserve">Detail Section </w:t>
            </w:r>
            <w:r>
              <w:rPr>
                <w:rFonts w:hint="cs"/>
                <w:cs/>
              </w:rPr>
              <w:t xml:space="preserve">พร้อมทั้ง </w:t>
            </w:r>
            <w:r>
              <w:t xml:space="preserve">Default </w:t>
            </w:r>
            <w:r>
              <w:rPr>
                <w:rFonts w:hint="cs"/>
                <w:cs/>
              </w:rPr>
              <w:t xml:space="preserve">ค่า </w:t>
            </w:r>
            <w:r>
              <w:t xml:space="preserve">deductType </w:t>
            </w:r>
            <w:r>
              <w:rPr>
                <w:rFonts w:cs="Angsana New"/>
                <w:cs/>
              </w:rPr>
              <w:t>= “</w:t>
            </w:r>
            <w:r>
              <w:t>Deduct Success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เมื่อมีการเพิ่มข้อมูลในแต่ละ </w:t>
            </w:r>
            <w:r>
              <w:t>Section</w:t>
            </w:r>
          </w:p>
        </w:tc>
      </w:tr>
      <w:tr w:rsidRPr="008979A8" w:rsidR="00A36B08" w:rsidTr="00731E2D" w14:paraId="52C98835" w14:textId="77777777">
        <w:trPr>
          <w:trHeight w:val="216"/>
        </w:trPr>
        <w:tc>
          <w:tcPr>
            <w:tcW w:w="1209" w:type="pct"/>
          </w:tcPr>
          <w:p w:rsidR="000947BF" w:rsidP="00F117A4" w:rsidRDefault="000947BF" w14:paraId="6A85550F" w14:textId="77777777">
            <w:r w:rsidRPr="00140006">
              <w:t xml:space="preserve">partialStepChargeIncVat </w:t>
            </w:r>
            <w:r w:rsidRPr="00140006">
              <w:rPr>
                <w:rFonts w:cs="CordiaUPC"/>
                <w:cs/>
              </w:rPr>
              <w:t>+ “</w:t>
            </w:r>
            <w:r w:rsidRPr="00140006">
              <w:t>Baht</w:t>
            </w:r>
            <w:r w:rsidRPr="00140006">
              <w:rPr>
                <w:rFonts w:cs="CordiaUPC"/>
                <w:cs/>
              </w:rPr>
              <w:t xml:space="preserve">” + </w:t>
            </w:r>
            <w:r w:rsidRPr="00140006">
              <w:t xml:space="preserve">partialStepBillCycle </w:t>
            </w:r>
            <w:r w:rsidRPr="00140006">
              <w:rPr>
                <w:rFonts w:cs="CordiaUPC"/>
                <w:cs/>
              </w:rPr>
              <w:t xml:space="preserve">+ “ ” + </w:t>
            </w:r>
            <w:r w:rsidRPr="00140006">
              <w:t>partialStepBillCycleUnit</w:t>
            </w:r>
          </w:p>
        </w:tc>
        <w:tc>
          <w:tcPr>
            <w:tcW w:w="834" w:type="pct"/>
            <w:gridSpan w:val="2"/>
          </w:tcPr>
          <w:p w:rsidR="000947BF" w:rsidP="00F117A4" w:rsidRDefault="000947BF" w14:paraId="181D0980" w14:textId="77777777">
            <w:r>
              <w:t>Link</w:t>
            </w:r>
          </w:p>
        </w:tc>
        <w:tc>
          <w:tcPr>
            <w:tcW w:w="2957" w:type="pct"/>
            <w:gridSpan w:val="2"/>
          </w:tcPr>
          <w:p w:rsidR="000947BF" w:rsidP="00F117A4" w:rsidRDefault="000947BF" w14:paraId="2D02404E" w14:textId="77777777">
            <w:r>
              <w:t xml:space="preserve">Visible </w:t>
            </w:r>
            <w:r>
              <w:rPr>
                <w:rFonts w:hint="cs"/>
                <w:cs/>
              </w:rPr>
              <w:t xml:space="preserve">เมื่อ </w:t>
            </w:r>
            <w:r w:rsidRPr="00C73BAE">
              <w:t>Partial Step Table Section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hint="cs"/>
                <w:cs/>
              </w:rPr>
              <w:t>มีค่า</w:t>
            </w:r>
          </w:p>
          <w:p w:rsidR="000947BF" w:rsidP="00F117A4" w:rsidRDefault="000947BF" w14:paraId="4A69AAC8" w14:textId="77777777">
            <w:r>
              <w:rPr>
                <w:rFonts w:hint="cs"/>
                <w:cs/>
              </w:rPr>
              <w:t xml:space="preserve">เมื่อคลิกให้ </w:t>
            </w:r>
            <w:r>
              <w:t xml:space="preserve">Link </w:t>
            </w:r>
            <w:r>
              <w:rPr>
                <w:rFonts w:hint="cs"/>
                <w:cs/>
              </w:rPr>
              <w:t xml:space="preserve">ให้แสดง </w:t>
            </w:r>
            <w:r>
              <w:t xml:space="preserve">Detail Section </w:t>
            </w:r>
            <w:r>
              <w:rPr>
                <w:rFonts w:hint="cs"/>
                <w:cs/>
              </w:rPr>
              <w:t xml:space="preserve">พร้อมทั้ง </w:t>
            </w:r>
            <w:r>
              <w:t xml:space="preserve">Default </w:t>
            </w:r>
            <w:r>
              <w:rPr>
                <w:rFonts w:hint="cs"/>
                <w:cs/>
              </w:rPr>
              <w:t xml:space="preserve">ค่า </w:t>
            </w:r>
            <w:r>
              <w:t xml:space="preserve">deductType </w:t>
            </w:r>
            <w:r>
              <w:rPr>
                <w:rFonts w:cs="Angsana New"/>
                <w:cs/>
              </w:rPr>
              <w:t>= “</w:t>
            </w:r>
            <w:r w:rsidRPr="00C73BAE">
              <w:t xml:space="preserve">Partial </w:t>
            </w:r>
            <w:r>
              <w:t>Step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เมื่อมีการเพิ่มข้อมูลในแต่ละ </w:t>
            </w:r>
            <w:r>
              <w:t>Section</w:t>
            </w:r>
          </w:p>
        </w:tc>
      </w:tr>
      <w:tr w:rsidRPr="008979A8" w:rsidR="00A36B08" w:rsidTr="00731E2D" w14:paraId="56D6D5EC" w14:textId="77777777">
        <w:trPr>
          <w:trHeight w:val="216"/>
        </w:trPr>
        <w:tc>
          <w:tcPr>
            <w:tcW w:w="1209" w:type="pct"/>
          </w:tcPr>
          <w:p w:rsidR="000947BF" w:rsidP="00F117A4" w:rsidRDefault="000947BF" w14:paraId="187B3305" w14:textId="77777777">
            <w:r>
              <w:t>Deduct Fail</w:t>
            </w:r>
          </w:p>
        </w:tc>
        <w:tc>
          <w:tcPr>
            <w:tcW w:w="834" w:type="pct"/>
            <w:gridSpan w:val="2"/>
          </w:tcPr>
          <w:p w:rsidR="000947BF" w:rsidP="00F117A4" w:rsidRDefault="000947BF" w14:paraId="49611185" w14:textId="77777777">
            <w:r>
              <w:t>Link</w:t>
            </w:r>
          </w:p>
        </w:tc>
        <w:tc>
          <w:tcPr>
            <w:tcW w:w="2957" w:type="pct"/>
            <w:gridSpan w:val="2"/>
          </w:tcPr>
          <w:p w:rsidR="000947BF" w:rsidP="00F117A4" w:rsidRDefault="000947BF" w14:paraId="2BE9F8D4" w14:textId="77777777">
            <w:r>
              <w:t xml:space="preserve">Visible </w:t>
            </w:r>
            <w:r>
              <w:rPr>
                <w:rFonts w:hint="cs"/>
                <w:cs/>
              </w:rPr>
              <w:t xml:space="preserve">เมื่อ </w:t>
            </w:r>
            <w:r>
              <w:t xml:space="preserve">productClass </w:t>
            </w:r>
            <w:r>
              <w:rPr>
                <w:rFonts w:cs="CordiaUPC"/>
                <w:cs/>
              </w:rPr>
              <w:t>=”</w:t>
            </w:r>
            <w:r>
              <w:t>Main</w:t>
            </w:r>
            <w:r>
              <w:rPr>
                <w:rFonts w:cs="CordiaUPC"/>
                <w:cs/>
              </w:rPr>
              <w:t xml:space="preserve">” </w:t>
            </w:r>
          </w:p>
          <w:p w:rsidR="000947BF" w:rsidP="00F117A4" w:rsidRDefault="000947BF" w14:paraId="49FBAADE" w14:textId="77777777">
            <w:r>
              <w:rPr>
                <w:rFonts w:hint="cs"/>
                <w:cs/>
              </w:rPr>
              <w:t xml:space="preserve">เมื่อคลิกให้ </w:t>
            </w:r>
            <w:r>
              <w:t xml:space="preserve">Link </w:t>
            </w:r>
            <w:r>
              <w:rPr>
                <w:rFonts w:hint="cs"/>
                <w:cs/>
              </w:rPr>
              <w:t xml:space="preserve">ให้แสดง </w:t>
            </w:r>
            <w:r>
              <w:t xml:space="preserve">Detail Section </w:t>
            </w:r>
            <w:r>
              <w:rPr>
                <w:rFonts w:hint="cs"/>
                <w:cs/>
              </w:rPr>
              <w:t xml:space="preserve">พร้อมทั้ง </w:t>
            </w:r>
            <w:r>
              <w:t xml:space="preserve">Default </w:t>
            </w:r>
            <w:r>
              <w:rPr>
                <w:rFonts w:hint="cs"/>
                <w:cs/>
              </w:rPr>
              <w:t xml:space="preserve">ค่า </w:t>
            </w:r>
            <w:r>
              <w:t xml:space="preserve">deductType </w:t>
            </w:r>
            <w:r>
              <w:rPr>
                <w:rFonts w:cs="Angsana New"/>
                <w:cs/>
              </w:rPr>
              <w:t>= “</w:t>
            </w:r>
            <w:r>
              <w:t>Deduct Fail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เมื่อมีการเพิ่มข้อมูลในแต่ละ </w:t>
            </w:r>
            <w:r>
              <w:t>Section</w:t>
            </w:r>
          </w:p>
        </w:tc>
      </w:tr>
      <w:tr w:rsidRPr="008979A8" w:rsidR="000947BF" w:rsidTr="00731E2D" w14:paraId="59C1C56F" w14:textId="77777777">
        <w:tc>
          <w:tcPr>
            <w:tcW w:w="5000" w:type="pct"/>
            <w:gridSpan w:val="5"/>
            <w:shd w:val="clear" w:color="auto" w:fill="C2D69B" w:themeFill="accent3" w:themeFillTint="99"/>
          </w:tcPr>
          <w:p w:rsidR="000947BF" w:rsidP="00F117A4" w:rsidRDefault="000947BF" w14:paraId="0AD99F52" w14:textId="77777777">
            <w:pPr>
              <w:pStyle w:val="HeaderTable"/>
            </w:pPr>
            <w:r>
              <w:t>End Tab Section</w:t>
            </w:r>
          </w:p>
        </w:tc>
      </w:tr>
      <w:tr w:rsidRPr="008979A8" w:rsidR="000947BF" w:rsidTr="00731E2D" w14:paraId="2FBD6E6B" w14:textId="77777777">
        <w:tc>
          <w:tcPr>
            <w:tcW w:w="5000" w:type="pct"/>
            <w:gridSpan w:val="5"/>
            <w:shd w:val="clear" w:color="auto" w:fill="C2D69B" w:themeFill="accent3" w:themeFillTint="99"/>
          </w:tcPr>
          <w:p w:rsidR="000947BF" w:rsidP="00F117A4" w:rsidRDefault="000947BF" w14:paraId="79C01973" w14:textId="77777777">
            <w:pPr>
              <w:pStyle w:val="HeaderTable"/>
              <w:rPr>
                <w:lang w:bidi="th-TH"/>
              </w:rPr>
            </w:pPr>
            <w:r>
              <w:t>Detail Section</w:t>
            </w:r>
          </w:p>
          <w:p w:rsidR="000947BF" w:rsidP="00F117A4" w:rsidRDefault="000947BF" w14:paraId="599D40B8" w14:textId="77777777">
            <w:pPr>
              <w:pStyle w:val="HeaderTable"/>
              <w:rPr>
                <w:lang w:bidi="th-TH"/>
              </w:rPr>
            </w:pPr>
            <w:r>
              <w:rPr>
                <w:rFonts w:hint="cs" w:cs="Angsana New"/>
                <w:cs/>
                <w:lang w:bidi="th-TH"/>
              </w:rPr>
              <w:t xml:space="preserve">ถ้าไม่ใช่ของ </w:t>
            </w:r>
            <w:r w:rsidRPr="00135463">
              <w:rPr>
                <w:b w:val="0"/>
                <w:bCs/>
              </w:rPr>
              <w:t>customerType</w:t>
            </w:r>
            <w:r w:rsidRPr="00135463">
              <w:rPr>
                <w:rFonts w:cs="Angsana New"/>
                <w:bCs/>
                <w:cs/>
                <w:lang w:bidi="th-TH"/>
              </w:rPr>
              <w:t xml:space="preserve"> </w:t>
            </w:r>
            <w:r>
              <w:rPr>
                <w:rFonts w:cs="Angsana New"/>
                <w:bCs/>
                <w:cs/>
                <w:lang w:bidi="th-TH"/>
              </w:rPr>
              <w:t>=</w:t>
            </w:r>
            <w:r w:rsidRPr="00135463">
              <w:rPr>
                <w:rFonts w:cs="Angsana New"/>
                <w:bCs/>
                <w:cs/>
                <w:lang w:bidi="th-TH"/>
              </w:rPr>
              <w:t xml:space="preserve"> </w:t>
            </w:r>
            <w:r w:rsidRPr="00135463">
              <w:rPr>
                <w:rFonts w:cs="Angsana New"/>
                <w:b w:val="0"/>
                <w:bCs/>
                <w:cs/>
                <w:lang w:bidi="th-TH"/>
              </w:rPr>
              <w:t>“</w:t>
            </w:r>
            <w:r w:rsidRPr="00135463">
              <w:rPr>
                <w:b w:val="0"/>
                <w:bCs/>
              </w:rPr>
              <w:t>Pre</w:t>
            </w:r>
            <w:r w:rsidRPr="00135463">
              <w:rPr>
                <w:rFonts w:cs="Angsana New"/>
                <w:b w:val="0"/>
                <w:bCs/>
                <w:cs/>
                <w:lang w:bidi="th-TH"/>
              </w:rPr>
              <w:t>-</w:t>
            </w:r>
            <w:r w:rsidRPr="00135463">
              <w:rPr>
                <w:b w:val="0"/>
                <w:bCs/>
              </w:rPr>
              <w:t>paid</w:t>
            </w:r>
            <w:r w:rsidRPr="00135463">
              <w:rPr>
                <w:rFonts w:cs="Angsana New"/>
                <w:b w:val="0"/>
                <w:bCs/>
                <w:cs/>
                <w:lang w:bidi="th-TH"/>
              </w:rPr>
              <w:t>”</w:t>
            </w:r>
            <w:r w:rsidRPr="00135463">
              <w:rPr>
                <w:rFonts w:cs="Angsana New"/>
                <w:bCs/>
                <w:cs/>
                <w:lang w:bidi="th-TH"/>
              </w:rPr>
              <w:t xml:space="preserve"> </w:t>
            </w:r>
            <w:r w:rsidRPr="00135463">
              <w:rPr>
                <w:rFonts w:cs="Angsana New"/>
                <w:cs/>
                <w:lang w:bidi="th-TH"/>
              </w:rPr>
              <w:t xml:space="preserve">และ </w:t>
            </w:r>
            <w:r w:rsidRPr="00842210">
              <w:rPr>
                <w:b w:val="0"/>
                <w:bCs/>
              </w:rPr>
              <w:t xml:space="preserve">PriceType </w:t>
            </w:r>
            <w:r w:rsidRPr="00842210">
              <w:rPr>
                <w:b w:val="0"/>
                <w:bCs/>
                <w:cs/>
                <w:lang w:bidi="th-TH"/>
              </w:rPr>
              <w:t>= “</w:t>
            </w:r>
            <w:r w:rsidRPr="00842210">
              <w:rPr>
                <w:b w:val="0"/>
                <w:bCs/>
              </w:rPr>
              <w:t>Recurring</w:t>
            </w:r>
            <w:r w:rsidRPr="00842210">
              <w:rPr>
                <w:b w:val="0"/>
                <w:bCs/>
                <w:cs/>
                <w:lang w:bidi="th-TH"/>
              </w:rPr>
              <w:t>”</w:t>
            </w:r>
            <w:r w:rsidRPr="00135463">
              <w:rPr>
                <w:rFonts w:cs="Angsana New"/>
                <w:bCs/>
                <w:cs/>
                <w:lang w:bidi="th-TH"/>
              </w:rPr>
              <w:t xml:space="preserve"> </w:t>
            </w:r>
            <w:r w:rsidRPr="00D04647">
              <w:rPr>
                <w:rFonts w:hint="cs" w:cs="Angsana New"/>
                <w:b w:val="0"/>
                <w:cs/>
                <w:lang w:bidi="th-TH"/>
              </w:rPr>
              <w:t>และ</w:t>
            </w:r>
            <w:r w:rsidRPr="00D04647">
              <w:rPr>
                <w:b w:val="0"/>
              </w:rPr>
              <w:t xml:space="preserve"> Partial Step Table Section</w:t>
            </w:r>
            <w:r>
              <w:rPr>
                <w:bCs/>
                <w:cs/>
                <w:lang w:bidi="th-TH"/>
              </w:rPr>
              <w:t xml:space="preserve"> </w:t>
            </w:r>
            <w:r>
              <w:rPr>
                <w:rFonts w:hint="cs"/>
                <w:cs/>
                <w:lang w:bidi="th-TH"/>
              </w:rPr>
              <w:t xml:space="preserve">มีค่า </w:t>
            </w:r>
            <w:r w:rsidRPr="00135463">
              <w:rPr>
                <w:rFonts w:cs="Angsana New"/>
                <w:cs/>
                <w:lang w:bidi="th-TH"/>
              </w:rPr>
              <w:t xml:space="preserve">ให้แสดงข้อมูลภายใต้ </w:t>
            </w:r>
            <w:r w:rsidRPr="00135463">
              <w:rPr>
                <w:b w:val="0"/>
                <w:bCs/>
              </w:rPr>
              <w:t>Section</w:t>
            </w:r>
            <w:r w:rsidRPr="00135463">
              <w:rPr>
                <w:rFonts w:cs="Angsana New"/>
                <w:bCs/>
                <w:cs/>
                <w:lang w:bidi="th-TH"/>
              </w:rPr>
              <w:t xml:space="preserve"> </w:t>
            </w:r>
            <w:r w:rsidRPr="00135463">
              <w:rPr>
                <w:rFonts w:cs="Angsana New"/>
                <w:cs/>
                <w:lang w:bidi="th-TH"/>
              </w:rPr>
              <w:t xml:space="preserve">ทันที </w:t>
            </w:r>
            <w:r>
              <w:rPr>
                <w:rFonts w:hint="cs" w:cs="Angsana New"/>
                <w:cs/>
                <w:lang w:bidi="th-TH"/>
              </w:rPr>
              <w:t xml:space="preserve">พร้อมทั้ง </w:t>
            </w:r>
            <w:r w:rsidRPr="00135463">
              <w:rPr>
                <w:b w:val="0"/>
                <w:bCs/>
              </w:rPr>
              <w:t>Default</w:t>
            </w:r>
            <w:r>
              <w:rPr>
                <w:rFonts w:cs="Angsana New"/>
                <w:bCs/>
                <w:cs/>
                <w:lang w:bidi="th-TH"/>
              </w:rPr>
              <w:t xml:space="preserve"> </w:t>
            </w:r>
            <w:r>
              <w:rPr>
                <w:rFonts w:hint="cs" w:cs="Angsana New"/>
                <w:cs/>
                <w:lang w:bidi="th-TH"/>
              </w:rPr>
              <w:t xml:space="preserve">ค่า </w:t>
            </w:r>
            <w:r w:rsidRPr="00135463">
              <w:rPr>
                <w:b w:val="0"/>
                <w:bCs/>
              </w:rPr>
              <w:t xml:space="preserve">deductType </w:t>
            </w:r>
            <w:r w:rsidRPr="00135463">
              <w:rPr>
                <w:rFonts w:cs="Angsana New"/>
                <w:b w:val="0"/>
                <w:bCs/>
                <w:cs/>
                <w:lang w:bidi="th-TH"/>
              </w:rPr>
              <w:t>= “</w:t>
            </w:r>
            <w:r w:rsidRPr="00135463">
              <w:rPr>
                <w:b w:val="0"/>
                <w:bCs/>
              </w:rPr>
              <w:t xml:space="preserve">Deduct </w:t>
            </w:r>
            <w:r>
              <w:rPr>
                <w:b w:val="0"/>
                <w:bCs/>
                <w:lang w:bidi="th-TH"/>
              </w:rPr>
              <w:t>Success</w:t>
            </w:r>
            <w:r w:rsidRPr="00135463">
              <w:rPr>
                <w:rFonts w:cs="Angsana New"/>
                <w:b w:val="0"/>
                <w:bCs/>
                <w:cs/>
                <w:lang w:bidi="th-TH"/>
              </w:rPr>
              <w:t>”</w:t>
            </w:r>
            <w:r>
              <w:rPr>
                <w:rFonts w:cs="Angsana New"/>
                <w:bCs/>
                <w:cs/>
                <w:lang w:bidi="th-TH"/>
              </w:rPr>
              <w:t xml:space="preserve"> </w:t>
            </w:r>
            <w:r>
              <w:rPr>
                <w:rFonts w:hint="cs" w:cs="Angsana New"/>
                <w:cs/>
                <w:lang w:bidi="th-TH"/>
              </w:rPr>
              <w:t xml:space="preserve">เมื่อมีการเพิ่มข้อมูลในแต่ละ </w:t>
            </w:r>
            <w:r w:rsidRPr="00135463">
              <w:rPr>
                <w:b w:val="0"/>
                <w:bCs/>
              </w:rPr>
              <w:t>Section</w:t>
            </w:r>
          </w:p>
          <w:p w:rsidR="000947BF" w:rsidP="00F117A4" w:rsidRDefault="000947BF" w14:paraId="00C8BB13" w14:textId="77777777">
            <w:r w:rsidRPr="00135463">
              <w:rPr>
                <w:cs/>
              </w:rPr>
              <w:t>ถ้าไม่ใช่</w:t>
            </w:r>
            <w:r>
              <w:rPr>
                <w:rFonts w:hint="cs"/>
                <w:cs/>
              </w:rPr>
              <w:t xml:space="preserve">จะ </w:t>
            </w:r>
            <w:r>
              <w:t xml:space="preserve">Default </w:t>
            </w:r>
            <w:r>
              <w:rPr>
                <w:rFonts w:hint="cs"/>
                <w:cs/>
              </w:rPr>
              <w:t xml:space="preserve">แสดงข้อมูลตาม </w:t>
            </w:r>
            <w:r>
              <w:t>Tab Section Deduct Success</w:t>
            </w:r>
          </w:p>
        </w:tc>
      </w:tr>
      <w:tr w:rsidRPr="008979A8" w:rsidR="00A36B08" w:rsidTr="00731E2D" w14:paraId="0C8C048E" w14:textId="77777777">
        <w:trPr>
          <w:trHeight w:val="111"/>
        </w:trPr>
        <w:tc>
          <w:tcPr>
            <w:tcW w:w="1209" w:type="pct"/>
            <w:shd w:val="clear" w:color="auto" w:fill="C2D69B" w:themeFill="accent3" w:themeFillTint="99"/>
          </w:tcPr>
          <w:p w:rsidRPr="00FE67BE" w:rsidR="000947BF" w:rsidP="00F117A4" w:rsidRDefault="000947BF" w14:paraId="1141C04A" w14:textId="77777777">
            <w:pPr>
              <w:pStyle w:val="HeaderTable"/>
              <w:rPr>
                <w:b w:val="0"/>
                <w:bCs/>
              </w:rPr>
            </w:pPr>
            <w:r w:rsidRPr="00FE67BE">
              <w:rPr>
                <w:b w:val="0"/>
                <w:bCs/>
              </w:rPr>
              <w:t>Copy From Deduct Success</w:t>
            </w:r>
          </w:p>
        </w:tc>
        <w:tc>
          <w:tcPr>
            <w:tcW w:w="834" w:type="pct"/>
            <w:gridSpan w:val="2"/>
            <w:shd w:val="clear" w:color="auto" w:fill="C2D69B" w:themeFill="accent3" w:themeFillTint="99"/>
          </w:tcPr>
          <w:p w:rsidRPr="00FE67BE" w:rsidR="000947BF" w:rsidP="00F117A4" w:rsidRDefault="000947BF" w14:paraId="227A8574" w14:textId="77777777">
            <w:pPr>
              <w:pStyle w:val="HeaderTable"/>
              <w:rPr>
                <w:b w:val="0"/>
                <w:bCs/>
              </w:rPr>
            </w:pPr>
            <w:r w:rsidRPr="00FE67BE">
              <w:rPr>
                <w:b w:val="0"/>
                <w:bCs/>
              </w:rPr>
              <w:t>Button</w:t>
            </w:r>
          </w:p>
        </w:tc>
        <w:tc>
          <w:tcPr>
            <w:tcW w:w="2957" w:type="pct"/>
            <w:gridSpan w:val="2"/>
            <w:shd w:val="clear" w:color="auto" w:fill="C2D69B" w:themeFill="accent3" w:themeFillTint="99"/>
          </w:tcPr>
          <w:p w:rsidR="000947BF" w:rsidP="00F117A4" w:rsidRDefault="000947BF" w14:paraId="515E7590" w14:textId="77777777">
            <w:r>
              <w:t xml:space="preserve">Visible </w:t>
            </w:r>
            <w:r>
              <w:rPr>
                <w:rFonts w:hint="cs"/>
                <w:cs/>
              </w:rPr>
              <w:t xml:space="preserve">เมื่อ </w:t>
            </w:r>
            <w:r>
              <w:t xml:space="preserve">deductType </w:t>
            </w:r>
            <w:r>
              <w:rPr>
                <w:rFonts w:cs="CordiaUPC"/>
                <w:cs/>
              </w:rPr>
              <w:t>= “</w:t>
            </w:r>
            <w:r>
              <w:t>Deduct Fail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และ </w:t>
            </w:r>
            <w:r>
              <w:rPr>
                <w:rFonts w:cs="CordiaUPC"/>
                <w:cs/>
              </w:rPr>
              <w:t>“</w:t>
            </w:r>
            <w:r>
              <w:t>Partial Step</w:t>
            </w:r>
            <w:r>
              <w:rPr>
                <w:rFonts w:cs="CordiaUPC"/>
                <w:cs/>
              </w:rPr>
              <w:t>”</w:t>
            </w:r>
          </w:p>
          <w:p w:rsidR="000947BF" w:rsidP="00F117A4" w:rsidRDefault="000947BF" w14:paraId="2FD10345" w14:textId="77777777">
            <w:pPr>
              <w:rPr>
                <w:rFonts w:cs="Angsana New"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deductType </w:t>
            </w:r>
            <w:r>
              <w:rPr>
                <w:rFonts w:cs="CordiaUPC"/>
                <w:cs/>
              </w:rPr>
              <w:t>= “</w:t>
            </w:r>
            <w:r>
              <w:t>Deduct Fail</w:t>
            </w:r>
            <w:r>
              <w:rPr>
                <w:rFonts w:cs="CordiaUPC"/>
                <w:cs/>
              </w:rPr>
              <w:t>”</w:t>
            </w:r>
            <w:r>
              <w:rPr>
                <w:rFonts w:hint="cs" w:cs="CordiaUPC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เมื่อคลิกให้ </w:t>
            </w:r>
            <w:r>
              <w:t xml:space="preserve">Copy </w:t>
            </w:r>
            <w:r>
              <w:rPr>
                <w:rFonts w:hint="cs"/>
                <w:cs/>
              </w:rPr>
              <w:t xml:space="preserve">ข้อมูลดังต่อไปนี้พร้อมทั้ง </w:t>
            </w:r>
            <w:r>
              <w:t xml:space="preserve">Default </w:t>
            </w:r>
            <w:r>
              <w:rPr>
                <w:rFonts w:hint="cs"/>
                <w:cs/>
              </w:rPr>
              <w:t xml:space="preserve">ค่า </w:t>
            </w:r>
            <w:r>
              <w:t xml:space="preserve">deductType </w:t>
            </w:r>
            <w:r>
              <w:rPr>
                <w:rFonts w:cs="Angsana New"/>
                <w:cs/>
              </w:rPr>
              <w:t>= “</w:t>
            </w:r>
            <w:r>
              <w:t>Deduct Fail</w:t>
            </w:r>
            <w:r>
              <w:rPr>
                <w:rFonts w:cs="Angsana New"/>
                <w:cs/>
              </w:rPr>
              <w:t>”</w:t>
            </w:r>
          </w:p>
          <w:p w:rsidR="000947BF" w:rsidP="00F117A4" w:rsidRDefault="000947BF" w14:paraId="00774A15" w14:textId="77777777">
            <w:pPr>
              <w:pStyle w:val="ListParagraph"/>
              <w:numPr>
                <w:ilvl w:val="0"/>
                <w:numId w:val="365"/>
              </w:numPr>
            </w:pPr>
            <w:r>
              <w:t>Content Table</w:t>
            </w:r>
          </w:p>
          <w:p w:rsidR="000947BF" w:rsidP="00F117A4" w:rsidRDefault="000947BF" w14:paraId="7B61BD33" w14:textId="77777777">
            <w:pPr>
              <w:rPr>
                <w:rFonts w:cs="Angsana New"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deductType </w:t>
            </w:r>
            <w:r>
              <w:rPr>
                <w:rFonts w:cs="CordiaUPC"/>
                <w:cs/>
              </w:rPr>
              <w:t>= “</w:t>
            </w:r>
            <w:r>
              <w:t>Partial Step</w:t>
            </w:r>
            <w:r>
              <w:rPr>
                <w:rFonts w:cs="CordiaUPC"/>
                <w:cs/>
              </w:rPr>
              <w:t>”</w:t>
            </w:r>
            <w:r>
              <w:rPr>
                <w:rFonts w:hint="cs" w:cs="CordiaUPC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เมื่อคลิกให้ </w:t>
            </w:r>
            <w:r>
              <w:t xml:space="preserve">Copy </w:t>
            </w:r>
            <w:r>
              <w:rPr>
                <w:rFonts w:hint="cs"/>
                <w:cs/>
              </w:rPr>
              <w:t xml:space="preserve">ข้อมูลดังต่อไปนี้พร้อมทั้ง </w:t>
            </w:r>
            <w:r>
              <w:t xml:space="preserve">Default </w:t>
            </w:r>
            <w:r>
              <w:rPr>
                <w:rFonts w:hint="cs"/>
                <w:cs/>
              </w:rPr>
              <w:t xml:space="preserve">ค่า </w:t>
            </w:r>
            <w:r>
              <w:t xml:space="preserve">deductType </w:t>
            </w:r>
            <w:r>
              <w:rPr>
                <w:rFonts w:cs="Angsana New"/>
                <w:cs/>
              </w:rPr>
              <w:t>= “</w:t>
            </w:r>
            <w:r>
              <w:t>Partial Step</w:t>
            </w:r>
            <w:r>
              <w:rPr>
                <w:rFonts w:cs="Angsana New"/>
                <w:cs/>
              </w:rPr>
              <w:t>”</w:t>
            </w:r>
          </w:p>
          <w:p w:rsidRPr="00FE67BE" w:rsidR="000947BF" w:rsidP="00F117A4" w:rsidRDefault="000947BF" w14:paraId="6FA448DC" w14:textId="77777777">
            <w:pPr>
              <w:pStyle w:val="HeaderTable"/>
              <w:numPr>
                <w:ilvl w:val="0"/>
                <w:numId w:val="365"/>
              </w:numPr>
              <w:rPr>
                <w:b w:val="0"/>
                <w:bCs/>
              </w:rPr>
            </w:pPr>
            <w:r w:rsidRPr="00FE67BE">
              <w:rPr>
                <w:b w:val="0"/>
                <w:bCs/>
              </w:rPr>
              <w:t>Content Table</w:t>
            </w:r>
          </w:p>
        </w:tc>
      </w:tr>
      <w:tr w:rsidRPr="008979A8" w:rsidR="000947BF" w:rsidTr="00731E2D" w14:paraId="363C0E1B" w14:textId="77777777">
        <w:trPr>
          <w:trHeight w:val="111"/>
        </w:trPr>
        <w:tc>
          <w:tcPr>
            <w:tcW w:w="5000" w:type="pct"/>
            <w:gridSpan w:val="5"/>
            <w:shd w:val="clear" w:color="auto" w:fill="C2D69B" w:themeFill="accent3" w:themeFillTint="99"/>
          </w:tcPr>
          <w:p w:rsidRPr="00BD6930" w:rsidR="000947BF" w:rsidP="00F117A4" w:rsidRDefault="000947BF" w14:paraId="72976CF6" w14:textId="77777777">
            <w:pPr>
              <w:pStyle w:val="HeaderTable"/>
              <w:rPr>
                <w:cs/>
                <w:lang w:bidi="th-TH"/>
              </w:rPr>
            </w:pPr>
            <w:r>
              <w:t>Music Streaming Table Section</w:t>
            </w:r>
          </w:p>
        </w:tc>
      </w:tr>
      <w:tr w:rsidRPr="008979A8" w:rsidR="00A36B08" w:rsidTr="00731E2D" w14:paraId="4057CB7A" w14:textId="77777777">
        <w:trPr>
          <w:trHeight w:val="111"/>
        </w:trPr>
        <w:tc>
          <w:tcPr>
            <w:tcW w:w="1209" w:type="pct"/>
          </w:tcPr>
          <w:p w:rsidRPr="00F03FBF" w:rsidR="000947BF" w:rsidP="00F117A4" w:rsidRDefault="000947BF" w14:paraId="38F5FBA6" w14:textId="77777777">
            <w:pPr>
              <w:rPr>
                <w:rFonts w:cs="CordiaUPC"/>
              </w:rPr>
            </w:pPr>
            <w:r>
              <w:rPr>
                <w:rFonts w:cs="CordiaUPC"/>
                <w:szCs w:val="36"/>
              </w:rPr>
              <w:t>OTTGW</w:t>
            </w:r>
          </w:p>
        </w:tc>
        <w:tc>
          <w:tcPr>
            <w:tcW w:w="842" w:type="pct"/>
            <w:gridSpan w:val="3"/>
          </w:tcPr>
          <w:p w:rsidR="000947BF" w:rsidP="00F117A4" w:rsidRDefault="000947BF" w14:paraId="4FC3E0FA" w14:textId="77777777">
            <w:pPr>
              <w:pStyle w:val="HeaderTable"/>
            </w:pPr>
          </w:p>
        </w:tc>
        <w:tc>
          <w:tcPr>
            <w:tcW w:w="2949" w:type="pct"/>
          </w:tcPr>
          <w:p w:rsidRPr="00BD6930" w:rsidR="000947BF" w:rsidP="00F117A4" w:rsidRDefault="000947BF" w14:paraId="289AB036" w14:textId="77777777">
            <w:pPr>
              <w:spacing w:after="0"/>
              <w:rPr>
                <w:rFonts w:cs="CordiaUPC"/>
              </w:rPr>
            </w:pPr>
            <w:r w:rsidRPr="00BD6930">
              <w:rPr>
                <w:rFonts w:cs="Angsana New"/>
                <w:cs/>
              </w:rPr>
              <w:t xml:space="preserve">แสดงข้อมูลใน </w:t>
            </w:r>
            <w:r w:rsidRPr="00BD6930">
              <w:rPr>
                <w:rFonts w:cs="CordiaUPC"/>
              </w:rPr>
              <w:t>Format</w:t>
            </w:r>
          </w:p>
          <w:p w:rsidR="000947BF" w:rsidP="00F117A4" w:rsidRDefault="000947BF" w14:paraId="57CBCBD7" w14:textId="52F64533">
            <w:pPr>
              <w:spacing w:after="0"/>
              <w:rPr>
                <w:cs/>
              </w:rPr>
            </w:pPr>
            <w:r>
              <w:rPr>
                <w:rFonts w:cs="CordiaUPC"/>
                <w:cs/>
              </w:rPr>
              <w:t>“</w:t>
            </w:r>
            <w:r>
              <w:t xml:space="preserve">CP Name </w:t>
            </w:r>
            <w:r>
              <w:rPr>
                <w:rFonts w:cs="CordiaUPC"/>
                <w:cs/>
              </w:rPr>
              <w:t xml:space="preserve">: ” + </w:t>
            </w:r>
            <w:r>
              <w:t xml:space="preserve">cpId </w:t>
            </w:r>
            <w:r>
              <w:rPr>
                <w:rFonts w:cs="CordiaUPC"/>
                <w:cs/>
              </w:rPr>
              <w:t xml:space="preserve">+ ” : “ + </w:t>
            </w:r>
            <w:r>
              <w:t>cpName</w:t>
            </w:r>
          </w:p>
        </w:tc>
      </w:tr>
      <w:tr w:rsidRPr="008979A8" w:rsidR="00A36B08" w:rsidTr="00731E2D" w14:paraId="70181BA8" w14:textId="77777777">
        <w:trPr>
          <w:trHeight w:val="111"/>
        </w:trPr>
        <w:tc>
          <w:tcPr>
            <w:tcW w:w="1209" w:type="pct"/>
          </w:tcPr>
          <w:p w:rsidR="000947BF" w:rsidP="00F117A4" w:rsidRDefault="000947BF" w14:paraId="0325CF08" w14:textId="7777777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Partner App ID</w:t>
            </w:r>
          </w:p>
        </w:tc>
        <w:tc>
          <w:tcPr>
            <w:tcW w:w="842" w:type="pct"/>
            <w:gridSpan w:val="3"/>
          </w:tcPr>
          <w:p w:rsidR="000947BF" w:rsidP="00F117A4" w:rsidRDefault="000947BF" w14:paraId="5C8412DD" w14:textId="77777777">
            <w:pPr>
              <w:pStyle w:val="HeaderTable"/>
            </w:pPr>
          </w:p>
        </w:tc>
        <w:tc>
          <w:tcPr>
            <w:tcW w:w="2949" w:type="pct"/>
          </w:tcPr>
          <w:p w:rsidR="000947BF" w:rsidP="00F117A4" w:rsidRDefault="000947BF" w14:paraId="51D48187" w14:textId="77777777">
            <w:pPr>
              <w:spacing w:after="0"/>
              <w:rPr>
                <w:rFonts w:cs="CordiaUPC"/>
              </w:rPr>
            </w:pPr>
            <w:r w:rsidRPr="00BD6930">
              <w:rPr>
                <w:rFonts w:cs="Angsana New"/>
                <w:cs/>
              </w:rPr>
              <w:t xml:space="preserve">แสดงข้อมูลใน </w:t>
            </w:r>
            <w:r w:rsidRPr="00BD6930">
              <w:rPr>
                <w:rFonts w:cs="CordiaUPC"/>
              </w:rPr>
              <w:t>Format</w:t>
            </w:r>
          </w:p>
          <w:p w:rsidRPr="00BD6930" w:rsidR="000947BF" w:rsidP="00F117A4" w:rsidRDefault="000947BF" w14:paraId="6079EF55" w14:textId="77777777">
            <w:pPr>
              <w:spacing w:after="0"/>
              <w:rPr>
                <w:rFonts w:cs="CordiaUPC"/>
              </w:rPr>
            </w:pPr>
            <w:r>
              <w:rPr>
                <w:rFonts w:cs="CordiaUPC"/>
              </w:rPr>
              <w:t xml:space="preserve">Visible </w:t>
            </w:r>
            <w:r>
              <w:rPr>
                <w:rFonts w:hint="cs" w:cs="CordiaUPC"/>
                <w:cs/>
              </w:rPr>
              <w:t xml:space="preserve">ก็ต่อเมื่อ </w:t>
            </w:r>
            <w:r>
              <w:rPr>
                <w:rFonts w:cs="CordiaUPC"/>
              </w:rPr>
              <w:t xml:space="preserve">Row </w:t>
            </w:r>
            <w:r>
              <w:rPr>
                <w:rFonts w:hint="cs" w:cs="CordiaUPC"/>
                <w:cs/>
              </w:rPr>
              <w:t xml:space="preserve">นั้น มีค่า </w:t>
            </w:r>
            <w:r>
              <w:rPr>
                <w:rFonts w:cs="CordiaUPC"/>
              </w:rPr>
              <w:t>Partner App ID</w:t>
            </w:r>
          </w:p>
          <w:p w:rsidR="005D1BA7" w:rsidP="005D1BA7" w:rsidRDefault="000947BF" w14:paraId="6F521E01" w14:textId="77777777">
            <w:pPr>
              <w:spacing w:after="0"/>
              <w:rPr>
                <w:rFonts w:cs="CordiaUPC"/>
              </w:rPr>
            </w:pPr>
            <w:r>
              <w:rPr>
                <w:rFonts w:cs="CordiaUPC"/>
                <w:cs/>
              </w:rPr>
              <w:t>“</w:t>
            </w:r>
            <w:r>
              <w:t>Partner App ID</w:t>
            </w:r>
            <w:r>
              <w:rPr>
                <w:rFonts w:cs="CordiaUPC"/>
                <w:cs/>
              </w:rPr>
              <w:t xml:space="preserve"> : ” + </w:t>
            </w:r>
            <w:r>
              <w:rPr>
                <w:rFonts w:cs="Angsana New"/>
              </w:rPr>
              <w:t>partnerAppId</w:t>
            </w:r>
          </w:p>
          <w:p w:rsidRPr="00BD6930" w:rsidR="000947BF" w:rsidRDefault="000947BF" w14:paraId="02AADE20" w14:textId="77255C48">
            <w:pPr>
              <w:spacing w:after="0"/>
              <w:rPr>
                <w:rFonts w:cs="CordiaUPC"/>
                <w:cs/>
              </w:rPr>
            </w:pPr>
            <w:r>
              <w:rPr>
                <w:rFonts w:cs="CordiaUPC"/>
                <w:cs/>
              </w:rPr>
              <w:t>“</w:t>
            </w:r>
            <w:r>
              <w:t>Customer Type</w:t>
            </w:r>
            <w:r>
              <w:rPr>
                <w:rFonts w:cs="CordiaUPC"/>
                <w:cs/>
              </w:rPr>
              <w:t xml:space="preserve"> : ” + </w:t>
            </w:r>
            <w:r>
              <w:rPr>
                <w:rFonts w:cs="Angsana New"/>
              </w:rPr>
              <w:t>customerType</w:t>
            </w:r>
          </w:p>
        </w:tc>
      </w:tr>
      <w:tr w:rsidRPr="008979A8" w:rsidR="00A36B08" w:rsidTr="00731E2D" w14:paraId="04BE35E8" w14:textId="77777777">
        <w:trPr>
          <w:trHeight w:val="111"/>
        </w:trPr>
        <w:tc>
          <w:tcPr>
            <w:tcW w:w="1209" w:type="pct"/>
          </w:tcPr>
          <w:p w:rsidR="000947BF" w:rsidP="00F117A4" w:rsidRDefault="000947BF" w14:paraId="698A39ED" w14:textId="77777777">
            <w:pPr>
              <w:rPr>
                <w:color w:val="000000" w:themeColor="text1"/>
              </w:rPr>
            </w:pPr>
            <w:r w:rsidRPr="00F03FBF">
              <w:rPr>
                <w:rFonts w:cs="CordiaUPC"/>
                <w:szCs w:val="36"/>
              </w:rPr>
              <w:t>Duration</w:t>
            </w:r>
          </w:p>
        </w:tc>
        <w:tc>
          <w:tcPr>
            <w:tcW w:w="842" w:type="pct"/>
            <w:gridSpan w:val="3"/>
          </w:tcPr>
          <w:p w:rsidR="000947BF" w:rsidP="00F117A4" w:rsidRDefault="000947BF" w14:paraId="76DD28F6" w14:textId="77777777">
            <w:pPr>
              <w:pStyle w:val="HeaderTable"/>
            </w:pPr>
          </w:p>
        </w:tc>
        <w:tc>
          <w:tcPr>
            <w:tcW w:w="2949" w:type="pct"/>
          </w:tcPr>
          <w:p w:rsidR="000947BF" w:rsidP="00F117A4" w:rsidRDefault="000947BF" w14:paraId="1D796CD7" w14:textId="77777777">
            <w:pPr>
              <w:spacing w:after="0"/>
            </w:pPr>
            <w:r>
              <w:rPr>
                <w:rFonts w:hint="cs"/>
                <w:cs/>
              </w:rPr>
              <w:t xml:space="preserve">แสดงข้อมูลใน </w:t>
            </w:r>
            <w:r>
              <w:t>Format</w:t>
            </w:r>
          </w:p>
          <w:p w:rsidRPr="00BD6930" w:rsidR="000947BF" w:rsidP="00F117A4" w:rsidRDefault="000947BF" w14:paraId="5651372A" w14:textId="77777777">
            <w:pPr>
              <w:spacing w:after="0"/>
              <w:rPr>
                <w:rFonts w:cs="Angsana New"/>
                <w:cs/>
              </w:rPr>
            </w:pPr>
            <w:r>
              <w:t>d</w:t>
            </w:r>
            <w:r w:rsidRPr="00BD6930">
              <w:t xml:space="preserve">urationFrom </w:t>
            </w:r>
            <w:r w:rsidRPr="00BD6930">
              <w:rPr>
                <w:rFonts w:cs="Angsana New"/>
                <w:cs/>
              </w:rPr>
              <w:t xml:space="preserve">+ “ </w:t>
            </w:r>
            <w:r>
              <w:rPr>
                <w:rFonts w:cs="Angsana New"/>
                <w:cs/>
              </w:rPr>
              <w:t>–</w:t>
            </w:r>
            <w:r w:rsidRPr="00BD6930">
              <w:rPr>
                <w:rFonts w:cs="Angsana New"/>
                <w:cs/>
              </w:rPr>
              <w:t xml:space="preserve"> ” </w:t>
            </w:r>
            <w:r>
              <w:t>d</w:t>
            </w:r>
            <w:r w:rsidRPr="00BD6930">
              <w:t xml:space="preserve">urationTo </w:t>
            </w:r>
            <w:r w:rsidRPr="00BD6930">
              <w:rPr>
                <w:rFonts w:cs="Angsana New"/>
                <w:cs/>
              </w:rPr>
              <w:t xml:space="preserve">+ “ ” + </w:t>
            </w:r>
            <w:r>
              <w:t>d</w:t>
            </w:r>
            <w:r w:rsidRPr="00BD6930">
              <w:t>urationUnit</w:t>
            </w:r>
          </w:p>
        </w:tc>
      </w:tr>
      <w:tr w:rsidRPr="008979A8" w:rsidR="00A36B08" w:rsidTr="00731E2D" w14:paraId="1E0BE7B6" w14:textId="77777777">
        <w:trPr>
          <w:trHeight w:val="111"/>
        </w:trPr>
        <w:tc>
          <w:tcPr>
            <w:tcW w:w="1209" w:type="pct"/>
          </w:tcPr>
          <w:p w:rsidR="000947BF" w:rsidP="00F117A4" w:rsidRDefault="000947BF" w14:paraId="1026AB20" w14:textId="77777777">
            <w:pPr>
              <w:rPr>
                <w:color w:val="000000" w:themeColor="text1"/>
              </w:rPr>
            </w:pPr>
            <w:r>
              <w:rPr>
                <w:rFonts w:cs="CordiaUPC"/>
                <w:szCs w:val="36"/>
              </w:rPr>
              <w:t>Bill Cycle</w:t>
            </w:r>
          </w:p>
        </w:tc>
        <w:tc>
          <w:tcPr>
            <w:tcW w:w="842" w:type="pct"/>
            <w:gridSpan w:val="3"/>
          </w:tcPr>
          <w:p w:rsidR="000947BF" w:rsidP="00F117A4" w:rsidRDefault="000947BF" w14:paraId="367F93B0" w14:textId="77777777">
            <w:pPr>
              <w:pStyle w:val="HeaderTable"/>
            </w:pPr>
          </w:p>
        </w:tc>
        <w:tc>
          <w:tcPr>
            <w:tcW w:w="2949" w:type="pct"/>
          </w:tcPr>
          <w:p w:rsidR="000947BF" w:rsidP="00F117A4" w:rsidRDefault="000947BF" w14:paraId="57518F18" w14:textId="77777777">
            <w:pPr>
              <w:spacing w:after="0"/>
            </w:pPr>
            <w:r>
              <w:t xml:space="preserve">Visible </w:t>
            </w:r>
            <w:r>
              <w:rPr>
                <w:rFonts w:hint="cs"/>
                <w:cs/>
              </w:rPr>
              <w:t xml:space="preserve">เมื่อ </w:t>
            </w:r>
            <w:r w:rsidRPr="00766CC1">
              <w:t>customerType</w:t>
            </w:r>
            <w:r>
              <w:rPr>
                <w:rFonts w:hint="cs"/>
                <w:cs/>
              </w:rPr>
              <w:t xml:space="preserve"> เป็น </w:t>
            </w:r>
            <w:r>
              <w:rPr>
                <w:rFonts w:cs="Angsana New"/>
                <w:cs/>
              </w:rPr>
              <w:t>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 w:cs="Angsana New"/>
                <w:cs/>
              </w:rPr>
              <w:t xml:space="preserve"> หรือ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All</w:t>
            </w:r>
            <w:r>
              <w:rPr>
                <w:rFonts w:cs="Angsana New"/>
                <w:cs/>
              </w:rPr>
              <w:t>”</w:t>
            </w:r>
          </w:p>
          <w:p w:rsidR="000947BF" w:rsidP="00F117A4" w:rsidRDefault="000947BF" w14:paraId="6EEB627C" w14:textId="77777777">
            <w:pPr>
              <w:spacing w:after="0"/>
            </w:pPr>
            <w:r>
              <w:rPr>
                <w:rFonts w:hint="cs"/>
                <w:cs/>
              </w:rPr>
              <w:t xml:space="preserve">แสดงข้อมูลใน </w:t>
            </w:r>
            <w:r>
              <w:t>Format</w:t>
            </w:r>
          </w:p>
          <w:p w:rsidRPr="00BD6930" w:rsidR="000947BF" w:rsidP="00F117A4" w:rsidRDefault="000947BF" w14:paraId="572E15EC" w14:textId="77777777">
            <w:pPr>
              <w:spacing w:after="0"/>
              <w:rPr>
                <w:rFonts w:cs="Angsana New"/>
                <w:cs/>
              </w:rPr>
            </w:pPr>
            <w:r>
              <w:t xml:space="preserve">billCycleValue </w:t>
            </w:r>
            <w:r>
              <w:rPr>
                <w:rFonts w:cs="Angsana New"/>
                <w:cs/>
              </w:rPr>
              <w:t xml:space="preserve">+ “ “ + </w:t>
            </w:r>
            <w:r>
              <w:t>billCycleUnit</w:t>
            </w:r>
          </w:p>
        </w:tc>
      </w:tr>
      <w:tr w:rsidRPr="008979A8" w:rsidR="00A36B08" w:rsidTr="00731E2D" w14:paraId="08FA3433" w14:textId="77777777">
        <w:trPr>
          <w:trHeight w:val="111"/>
        </w:trPr>
        <w:tc>
          <w:tcPr>
            <w:tcW w:w="1209" w:type="pct"/>
          </w:tcPr>
          <w:p w:rsidRPr="003A1FD8" w:rsidR="000947BF" w:rsidP="00F117A4" w:rsidRDefault="000947BF" w14:paraId="49C4F6F3" w14:textId="77777777">
            <w:pPr>
              <w:rPr>
                <w:rFonts w:cs="CordiaUPC"/>
              </w:rPr>
            </w:pPr>
            <w:r w:rsidRPr="003A1FD8">
              <w:rPr>
                <w:rFonts w:cs="CordiaUPC"/>
              </w:rPr>
              <w:t>Action</w:t>
            </w:r>
          </w:p>
          <w:p w:rsidRPr="00F942E0" w:rsidR="000947BF" w:rsidP="00F117A4" w:rsidRDefault="000947BF" w14:paraId="2442AD35" w14:textId="77777777">
            <w:pPr>
              <w:pStyle w:val="ListParagraph"/>
              <w:numPr>
                <w:ilvl w:val="0"/>
                <w:numId w:val="27"/>
              </w:numPr>
              <w:ind w:left="452"/>
              <w:rPr>
                <w:color w:val="000000" w:themeColor="text1"/>
              </w:rPr>
            </w:pPr>
            <w:r w:rsidRPr="000E77DA">
              <w:rPr>
                <w:rFonts w:cs="Angsana New"/>
                <w:cs/>
              </w:rPr>
              <w:t>ปุ่ม</w:t>
            </w:r>
            <w:r w:rsidRPr="00F942E0">
              <w:rPr>
                <w:rFonts w:cs="CordiaUPC"/>
              </w:rPr>
              <w:t>Edit</w:t>
            </w:r>
          </w:p>
        </w:tc>
        <w:tc>
          <w:tcPr>
            <w:tcW w:w="842" w:type="pct"/>
            <w:gridSpan w:val="3"/>
          </w:tcPr>
          <w:p w:rsidR="000947BF" w:rsidP="00F117A4" w:rsidRDefault="000947BF" w14:paraId="2CFB976E" w14:textId="77777777">
            <w:pPr>
              <w:pStyle w:val="HeaderTable"/>
            </w:pPr>
            <w:r>
              <w:t>Button</w:t>
            </w:r>
          </w:p>
        </w:tc>
        <w:tc>
          <w:tcPr>
            <w:tcW w:w="2949" w:type="pct"/>
          </w:tcPr>
          <w:p w:rsidRPr="00BD6930" w:rsidR="000947BF" w:rsidP="00F117A4" w:rsidRDefault="000947BF" w14:paraId="4AED343F" w14:textId="77777777">
            <w:pPr>
              <w:spacing w:after="0"/>
              <w:rPr>
                <w:rFonts w:cs="Angsana New"/>
                <w:cs/>
              </w:rPr>
            </w:pPr>
            <w:r w:rsidRPr="0079598B">
              <w:rPr>
                <w:rFonts w:cs="Angsana New"/>
                <w:cs/>
              </w:rPr>
              <w:t xml:space="preserve">เมื่อกดปุ่มให้ทำการ </w:t>
            </w:r>
            <w:r w:rsidRPr="0079598B">
              <w:rPr>
                <w:rFonts w:cs="CordiaUPC"/>
              </w:rPr>
              <w:t>Visible Detail Section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และดึงข้อมูลของ </w:t>
            </w:r>
            <w:r>
              <w:rPr>
                <w:rFonts w:cs="CordiaUPC"/>
              </w:rPr>
              <w:t xml:space="preserve">Row </w:t>
            </w:r>
            <w:r>
              <w:rPr>
                <w:rFonts w:hint="cs" w:cs="Angsana New"/>
                <w:cs/>
              </w:rPr>
              <w:t>นั้นๆ มาแสดง</w:t>
            </w:r>
          </w:p>
        </w:tc>
      </w:tr>
      <w:tr w:rsidRPr="008979A8" w:rsidR="00A36B08" w:rsidTr="00731E2D" w14:paraId="0C50FFB2" w14:textId="77777777">
        <w:trPr>
          <w:trHeight w:val="111"/>
        </w:trPr>
        <w:tc>
          <w:tcPr>
            <w:tcW w:w="1209" w:type="pct"/>
          </w:tcPr>
          <w:p w:rsidRPr="003A1FD8" w:rsidR="000947BF" w:rsidP="00F117A4" w:rsidRDefault="000947BF" w14:paraId="01B13DCE" w14:textId="77777777">
            <w:pPr>
              <w:rPr>
                <w:rFonts w:cs="CordiaUPC"/>
              </w:rPr>
            </w:pPr>
            <w:r w:rsidRPr="003A1FD8">
              <w:rPr>
                <w:rFonts w:cs="CordiaUPC"/>
              </w:rPr>
              <w:t>Action</w:t>
            </w:r>
          </w:p>
          <w:p w:rsidRPr="00F942E0" w:rsidR="000947BF" w:rsidP="00F117A4" w:rsidRDefault="000947BF" w14:paraId="079CC0EF" w14:textId="77777777">
            <w:pPr>
              <w:pStyle w:val="ListParagraph"/>
              <w:numPr>
                <w:ilvl w:val="0"/>
                <w:numId w:val="27"/>
              </w:numPr>
              <w:ind w:left="452"/>
              <w:rPr>
                <w:color w:val="000000" w:themeColor="text1"/>
              </w:rPr>
            </w:pPr>
            <w:r w:rsidRPr="00F942E0">
              <w:rPr>
                <w:rFonts w:cs="Angsana New"/>
                <w:cs/>
              </w:rPr>
              <w:t xml:space="preserve">ปุ่ม </w:t>
            </w:r>
            <w:r w:rsidRPr="000E77DA">
              <w:rPr>
                <w:rFonts w:cs="CordiaUPC"/>
              </w:rPr>
              <w:t>Delete</w:t>
            </w:r>
          </w:p>
        </w:tc>
        <w:tc>
          <w:tcPr>
            <w:tcW w:w="842" w:type="pct"/>
            <w:gridSpan w:val="3"/>
          </w:tcPr>
          <w:p w:rsidR="000947BF" w:rsidP="00F117A4" w:rsidRDefault="000947BF" w14:paraId="23A2540A" w14:textId="77777777">
            <w:pPr>
              <w:pStyle w:val="HeaderTable"/>
            </w:pPr>
            <w:r>
              <w:t>Button</w:t>
            </w:r>
          </w:p>
        </w:tc>
        <w:tc>
          <w:tcPr>
            <w:tcW w:w="2949" w:type="pct"/>
          </w:tcPr>
          <w:p w:rsidRPr="00BD6930" w:rsidR="000947BF" w:rsidP="00F117A4" w:rsidRDefault="000947BF" w14:paraId="257ECB7B" w14:textId="77777777">
            <w:pPr>
              <w:spacing w:after="0"/>
              <w:rPr>
                <w:rFonts w:cs="Angsana New"/>
                <w:cs/>
              </w:rPr>
            </w:pPr>
            <w:r w:rsidRPr="0079598B">
              <w:rPr>
                <w:rFonts w:cs="Angsana New"/>
                <w:cs/>
              </w:rPr>
              <w:t>เมื่</w:t>
            </w:r>
            <w:r>
              <w:rPr>
                <w:rFonts w:hint="cs" w:cs="Angsana New"/>
                <w:cs/>
              </w:rPr>
              <w:t>อ</w:t>
            </w:r>
            <w:r w:rsidRPr="0079598B">
              <w:rPr>
                <w:rFonts w:cs="Angsana New"/>
                <w:cs/>
              </w:rPr>
              <w:t>กดปุ่มให้ทำการ</w:t>
            </w:r>
            <w:r>
              <w:rPr>
                <w:rFonts w:cs="CordiaUPC"/>
              </w:rPr>
              <w:t xml:space="preserve"> Delete </w:t>
            </w:r>
            <w:r>
              <w:rPr>
                <w:rFonts w:hint="cs" w:cs="Angsana New"/>
                <w:cs/>
              </w:rPr>
              <w:t xml:space="preserve">ข้อมูลของ </w:t>
            </w:r>
            <w:r>
              <w:rPr>
                <w:rFonts w:cs="CordiaUPC"/>
              </w:rPr>
              <w:t xml:space="preserve">Row </w:t>
            </w:r>
            <w:r>
              <w:rPr>
                <w:rFonts w:hint="cs" w:cs="Angsana New"/>
                <w:cs/>
              </w:rPr>
              <w:t>นั้นๆ</w:t>
            </w:r>
          </w:p>
        </w:tc>
      </w:tr>
      <w:tr w:rsidRPr="008979A8" w:rsidR="00A36B08" w:rsidTr="00731E2D" w14:paraId="579A7309" w14:textId="77777777">
        <w:trPr>
          <w:trHeight w:val="111"/>
        </w:trPr>
        <w:tc>
          <w:tcPr>
            <w:tcW w:w="1209" w:type="pct"/>
          </w:tcPr>
          <w:p w:rsidRPr="003A1FD8" w:rsidR="000947BF" w:rsidP="00F117A4" w:rsidRDefault="000947BF" w14:paraId="1A6E0EDE" w14:textId="77777777">
            <w:pPr>
              <w:rPr>
                <w:rFonts w:cs="CordiaUPC"/>
              </w:rPr>
            </w:pPr>
            <w:r w:rsidRPr="003A1FD8">
              <w:rPr>
                <w:rFonts w:hint="cs" w:cs="Angsana New"/>
                <w:cs/>
              </w:rPr>
              <w:t xml:space="preserve">ปุ่ม </w:t>
            </w:r>
            <w:r w:rsidRPr="003A1FD8">
              <w:rPr>
                <w:rFonts w:cs="Angsana New"/>
                <w:cs/>
              </w:rPr>
              <w:t>+</w:t>
            </w:r>
          </w:p>
        </w:tc>
        <w:tc>
          <w:tcPr>
            <w:tcW w:w="842" w:type="pct"/>
            <w:gridSpan w:val="3"/>
          </w:tcPr>
          <w:p w:rsidR="000947BF" w:rsidP="00F117A4" w:rsidRDefault="000947BF" w14:paraId="0B3D2984" w14:textId="77777777">
            <w:pPr>
              <w:pStyle w:val="HeaderTable"/>
            </w:pPr>
            <w:r>
              <w:t>Button</w:t>
            </w:r>
          </w:p>
        </w:tc>
        <w:tc>
          <w:tcPr>
            <w:tcW w:w="2949" w:type="pct"/>
          </w:tcPr>
          <w:p w:rsidRPr="000E77DA" w:rsidR="000947BF" w:rsidP="00F117A4" w:rsidRDefault="000947BF" w14:paraId="446E5407" w14:textId="77777777">
            <w:pPr>
              <w:rPr>
                <w:rFonts w:cs="CordiaUPC"/>
                <w:cs/>
              </w:rPr>
            </w:pPr>
            <w:r w:rsidRPr="007D14C9">
              <w:rPr>
                <w:rFonts w:cs="Angsana New"/>
                <w:cs/>
              </w:rPr>
              <w:t xml:space="preserve">เมื่อกดปุ่มให้ทำการ </w:t>
            </w:r>
            <w:r w:rsidRPr="007D14C9">
              <w:rPr>
                <w:rFonts w:cs="CordiaUPC"/>
              </w:rPr>
              <w:t>Visible Detail Section</w:t>
            </w:r>
          </w:p>
        </w:tc>
      </w:tr>
      <w:tr w:rsidRPr="008979A8" w:rsidR="000947BF" w:rsidTr="00731E2D" w14:paraId="2880A421" w14:textId="77777777">
        <w:trPr>
          <w:trHeight w:val="111"/>
        </w:trPr>
        <w:tc>
          <w:tcPr>
            <w:tcW w:w="5000" w:type="pct"/>
            <w:gridSpan w:val="5"/>
            <w:shd w:val="clear" w:color="auto" w:fill="C2D69B" w:themeFill="accent3" w:themeFillTint="99"/>
          </w:tcPr>
          <w:p w:rsidRPr="007D14C9" w:rsidR="000947BF" w:rsidP="00F117A4" w:rsidRDefault="000947BF" w14:paraId="5B3C045F" w14:textId="297F6FDF">
            <w:pPr>
              <w:pStyle w:val="HeaderTable"/>
              <w:rPr>
                <w:rtl/>
                <w:cs/>
              </w:rPr>
            </w:pPr>
            <w:r>
              <w:t xml:space="preserve">End </w:t>
            </w:r>
            <w:r w:rsidR="00A36B08">
              <w:t>AI IP Camera</w:t>
            </w:r>
            <w:r>
              <w:t xml:space="preserve"> Table Section</w:t>
            </w:r>
          </w:p>
        </w:tc>
      </w:tr>
      <w:tr w:rsidRPr="008979A8" w:rsidR="000947BF" w:rsidTr="00731E2D" w14:paraId="32A9E9ED" w14:textId="77777777">
        <w:trPr>
          <w:trHeight w:val="111"/>
        </w:trPr>
        <w:tc>
          <w:tcPr>
            <w:tcW w:w="5000" w:type="pct"/>
            <w:gridSpan w:val="5"/>
            <w:shd w:val="clear" w:color="auto" w:fill="C2D69B" w:themeFill="accent3" w:themeFillTint="99"/>
          </w:tcPr>
          <w:p w:rsidRPr="007D14C9" w:rsidR="000947BF" w:rsidP="00F117A4" w:rsidRDefault="00A36B08" w14:paraId="6A2543E0" w14:textId="4460FF94">
            <w:pPr>
              <w:pStyle w:val="HeaderTable"/>
              <w:rPr>
                <w:rtl/>
                <w:cs/>
              </w:rPr>
            </w:pPr>
            <w:r>
              <w:t xml:space="preserve">AI IP Camera </w:t>
            </w:r>
            <w:r w:rsidR="000947BF">
              <w:t>Detail Section</w:t>
            </w:r>
          </w:p>
        </w:tc>
      </w:tr>
      <w:tr w:rsidRPr="008979A8" w:rsidR="00A36B08" w:rsidTr="00731E2D" w14:paraId="0154249C" w14:textId="77777777">
        <w:trPr>
          <w:trHeight w:val="111"/>
        </w:trPr>
        <w:tc>
          <w:tcPr>
            <w:tcW w:w="1209" w:type="pct"/>
          </w:tcPr>
          <w:p w:rsidR="000947BF" w:rsidP="00F117A4" w:rsidRDefault="000947BF" w14:paraId="3B80051C" w14:textId="77777777">
            <w:pPr>
              <w:rPr>
                <w:rFonts w:cs="Angsana New"/>
              </w:rPr>
            </w:pPr>
            <w:r>
              <w:t>service</w:t>
            </w:r>
          </w:p>
        </w:tc>
        <w:tc>
          <w:tcPr>
            <w:tcW w:w="842" w:type="pct"/>
            <w:gridSpan w:val="3"/>
          </w:tcPr>
          <w:p w:rsidRPr="00DB1793" w:rsidR="000947BF" w:rsidP="00F117A4" w:rsidRDefault="000947BF" w14:paraId="3950DF1C" w14:textId="77777777">
            <w:pPr>
              <w:pStyle w:val="HeaderTable"/>
              <w:rPr>
                <w:b w:val="0"/>
                <w:bCs/>
              </w:rPr>
            </w:pPr>
          </w:p>
        </w:tc>
        <w:tc>
          <w:tcPr>
            <w:tcW w:w="2949" w:type="pct"/>
          </w:tcPr>
          <w:p w:rsidR="000947BF" w:rsidP="00F117A4" w:rsidRDefault="000947BF" w14:paraId="6E8C0A23" w14:textId="77777777">
            <w:r>
              <w:t>Invisible</w:t>
            </w:r>
          </w:p>
          <w:p w:rsidR="000947BF" w:rsidP="0050326E" w:rsidRDefault="000947BF" w14:paraId="59FAB08E" w14:textId="78772743">
            <w:r>
              <w:t>Default Value:</w:t>
            </w:r>
            <w:r>
              <w:rPr>
                <w:rFonts w:cs="Angsana New"/>
                <w:cs/>
              </w:rPr>
              <w:t xml:space="preserve"> </w:t>
            </w:r>
            <w:r w:rsidR="00332D31">
              <w:t>“AI IP Camera”</w:t>
            </w:r>
          </w:p>
        </w:tc>
      </w:tr>
      <w:tr w:rsidRPr="008979A8" w:rsidR="00A36B08" w:rsidTr="00731E2D" w14:paraId="02C33D0C" w14:textId="77777777">
        <w:trPr>
          <w:trHeight w:val="111"/>
        </w:trPr>
        <w:tc>
          <w:tcPr>
            <w:tcW w:w="1209" w:type="pct"/>
          </w:tcPr>
          <w:p w:rsidRPr="003A1FD8" w:rsidR="000947BF" w:rsidP="00F117A4" w:rsidRDefault="000947BF" w14:paraId="140D332A" w14:textId="77777777">
            <w:pPr>
              <w:rPr>
                <w:rFonts w:cs="Angsana New"/>
                <w:cs/>
              </w:rPr>
            </w:pPr>
            <w:r>
              <w:rPr>
                <w:rFonts w:cs="Angsana New"/>
              </w:rPr>
              <w:t>cpName</w:t>
            </w:r>
          </w:p>
        </w:tc>
        <w:tc>
          <w:tcPr>
            <w:tcW w:w="842" w:type="pct"/>
            <w:gridSpan w:val="3"/>
          </w:tcPr>
          <w:p w:rsidRPr="000E77DA" w:rsidR="000947BF" w:rsidP="00F117A4" w:rsidRDefault="000947BF" w14:paraId="59709877" w14:textId="77777777">
            <w:pPr>
              <w:pStyle w:val="HeaderTable"/>
              <w:rPr>
                <w:b w:val="0"/>
                <w:bCs/>
              </w:rPr>
            </w:pPr>
            <w:r w:rsidRPr="000E77DA">
              <w:rPr>
                <w:b w:val="0"/>
                <w:bCs/>
              </w:rPr>
              <w:t>Drop Down List</w:t>
            </w:r>
          </w:p>
        </w:tc>
        <w:tc>
          <w:tcPr>
            <w:tcW w:w="2949" w:type="pct"/>
          </w:tcPr>
          <w:p w:rsidR="000947BF" w:rsidP="00F117A4" w:rsidRDefault="000947BF" w14:paraId="4F95FA23" w14:textId="77777777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Angsana New"/>
                <w:color w:val="FF0000"/>
                <w:cs/>
              </w:rPr>
              <w:t>*</w:t>
            </w:r>
            <w:r>
              <w:rPr>
                <w:color w:val="FF0000"/>
              </w:rPr>
              <w:t>CP Name</w:t>
            </w:r>
          </w:p>
          <w:p w:rsidR="000947BF" w:rsidP="00F117A4" w:rsidRDefault="000947BF" w14:paraId="47A9FE43" w14:textId="77777777">
            <w:r w:rsidRPr="00AE3523">
              <w:rPr>
                <w:rFonts w:cs="CordiaUPC"/>
              </w:rPr>
              <w:t xml:space="preserve">List of Value </w:t>
            </w:r>
            <w:r w:rsidRPr="00AE3523"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</w:p>
          <w:p w:rsidR="000947BF" w:rsidP="00F117A4" w:rsidRDefault="000947BF" w14:paraId="5F8C193E" w14:textId="56304F9B">
            <w:r>
              <w:t>VDO_ZENON_CP_DETAIL_CONFIG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>
              <w:t>STATUS</w:t>
            </w:r>
            <w:r>
              <w:rPr>
                <w:rFonts w:cs="CordiaUPC"/>
                <w:cs/>
              </w:rPr>
              <w:t xml:space="preserve"> = ‘</w:t>
            </w:r>
            <w:r>
              <w:t>Active</w:t>
            </w:r>
            <w:r>
              <w:rPr>
                <w:rFonts w:cs="CordiaUPC"/>
                <w:cs/>
              </w:rPr>
              <w:t xml:space="preserve">’ </w:t>
            </w:r>
            <w:r>
              <w:rPr>
                <w:rFonts w:hint="cs"/>
                <w:cs/>
              </w:rPr>
              <w:t xml:space="preserve">และ </w:t>
            </w:r>
            <w:r>
              <w:t>CATEGORY_TYPE</w:t>
            </w:r>
            <w:r>
              <w:rPr>
                <w:rFonts w:cs="CordiaUPC"/>
                <w:cs/>
              </w:rPr>
              <w:t xml:space="preserve"> = “</w:t>
            </w:r>
            <w:r w:rsidR="00332D31">
              <w:t>AI IP Camera</w:t>
            </w:r>
            <w:r>
              <w:rPr>
                <w:rFonts w:cs="CordiaUPC"/>
                <w:cs/>
              </w:rPr>
              <w:t>”</w:t>
            </w:r>
          </w:p>
          <w:p w:rsidR="000947BF" w:rsidP="00F117A4" w:rsidRDefault="000947BF" w14:paraId="1CB1559D" w14:textId="77777777">
            <w:r>
              <w:rPr>
                <w:rFonts w:hint="cs"/>
                <w:cs/>
              </w:rPr>
              <w:t xml:space="preserve">แสดงใน </w:t>
            </w:r>
            <w:r>
              <w:t>Format</w:t>
            </w:r>
          </w:p>
          <w:p w:rsidRPr="0050326E" w:rsidR="000947BF" w:rsidP="0050326E" w:rsidRDefault="000947BF" w14:paraId="229D2C8F" w14:textId="022BE3D2">
            <w:pPr>
              <w:rPr>
                <w:rFonts w:cs="Angsana New"/>
              </w:rPr>
            </w:pPr>
            <w:r>
              <w:t xml:space="preserve">cpId </w:t>
            </w:r>
            <w:r>
              <w:rPr>
                <w:rFonts w:cs="CordiaUPC"/>
                <w:cs/>
              </w:rPr>
              <w:t xml:space="preserve">+ “ : “ + </w:t>
            </w:r>
            <w:r>
              <w:t xml:space="preserve">cpName </w:t>
            </w:r>
          </w:p>
        </w:tc>
      </w:tr>
      <w:tr w:rsidRPr="008979A8" w:rsidR="00A36B08" w:rsidTr="00731E2D" w14:paraId="79B665BC" w14:textId="77777777">
        <w:trPr>
          <w:trHeight w:val="111"/>
        </w:trPr>
        <w:tc>
          <w:tcPr>
            <w:tcW w:w="1209" w:type="pct"/>
          </w:tcPr>
          <w:p w:rsidRPr="003A1FD8" w:rsidR="000947BF" w:rsidP="00F117A4" w:rsidRDefault="000947BF" w14:paraId="1709B9B2" w14:textId="77777777">
            <w:pPr>
              <w:rPr>
                <w:rFonts w:cs="Angsana New"/>
                <w:cs/>
              </w:rPr>
            </w:pPr>
            <w:r>
              <w:rPr>
                <w:rFonts w:hint="cs"/>
                <w:cs/>
              </w:rPr>
              <w:t xml:space="preserve">ปุ่ม </w:t>
            </w:r>
            <w:r>
              <w:t>New</w:t>
            </w:r>
          </w:p>
        </w:tc>
        <w:tc>
          <w:tcPr>
            <w:tcW w:w="842" w:type="pct"/>
            <w:gridSpan w:val="3"/>
          </w:tcPr>
          <w:p w:rsidRPr="000E77DA" w:rsidR="000947BF" w:rsidP="00F117A4" w:rsidRDefault="000947BF" w14:paraId="6B25AE51" w14:textId="77777777">
            <w:pPr>
              <w:pStyle w:val="HeaderTable"/>
              <w:rPr>
                <w:b w:val="0"/>
                <w:bCs/>
              </w:rPr>
            </w:pPr>
            <w:r w:rsidRPr="000E77DA">
              <w:rPr>
                <w:b w:val="0"/>
                <w:bCs/>
              </w:rPr>
              <w:t>Button</w:t>
            </w:r>
          </w:p>
        </w:tc>
        <w:tc>
          <w:tcPr>
            <w:tcW w:w="2949" w:type="pct"/>
          </w:tcPr>
          <w:p w:rsidR="000947BF" w:rsidP="00F117A4" w:rsidRDefault="000947BF" w14:paraId="1F9D434D" w14:textId="77777777">
            <w:r>
              <w:rPr>
                <w:rFonts w:hint="cs"/>
                <w:cs/>
              </w:rPr>
              <w:t xml:space="preserve">อยู่ด้านหลัง </w:t>
            </w:r>
            <w:r>
              <w:t xml:space="preserve">Field </w:t>
            </w:r>
            <w:r>
              <w:rPr>
                <w:rFonts w:cs="Angsana New"/>
              </w:rPr>
              <w:t>cpName</w:t>
            </w:r>
          </w:p>
          <w:p w:rsidRPr="007D14C9" w:rsidR="000947BF" w:rsidP="00F117A4" w:rsidRDefault="000947BF" w14:paraId="6F2BADC6" w14:textId="77777777">
            <w:pPr>
              <w:rPr>
                <w:rFonts w:cs="Angsana New"/>
                <w:cs/>
              </w:rPr>
            </w:pPr>
            <w:r>
              <w:rPr>
                <w:rFonts w:hint="cs"/>
                <w:cs/>
              </w:rPr>
              <w:t xml:space="preserve">เมื่อกดปุ่มให้ทำการแสดง </w:t>
            </w:r>
            <w:r>
              <w:t xml:space="preserve">popup </w:t>
            </w:r>
            <w:r>
              <w:rPr>
                <w:rFonts w:hint="cs"/>
                <w:cs/>
              </w:rPr>
              <w:t xml:space="preserve">ที่ </w:t>
            </w:r>
            <w:r>
              <w:t xml:space="preserve">section Create </w:t>
            </w:r>
            <w:r>
              <w:rPr>
                <w:rFonts w:cs="Angsana New"/>
              </w:rPr>
              <w:t>CP Name</w:t>
            </w:r>
          </w:p>
        </w:tc>
      </w:tr>
      <w:tr w:rsidRPr="008979A8" w:rsidR="000947BF" w:rsidTr="00731E2D" w14:paraId="4BF77CCF" w14:textId="77777777">
        <w:trPr>
          <w:trHeight w:val="111"/>
        </w:trPr>
        <w:tc>
          <w:tcPr>
            <w:tcW w:w="5000" w:type="pct"/>
            <w:gridSpan w:val="5"/>
            <w:shd w:val="clear" w:color="auto" w:fill="C2D69B" w:themeFill="accent3" w:themeFillTint="99"/>
          </w:tcPr>
          <w:p w:rsidRPr="000E77DA" w:rsidR="000947BF" w:rsidP="00F117A4" w:rsidRDefault="000947BF" w14:paraId="62D978AD" w14:textId="77777777">
            <w:pPr>
              <w:pStyle w:val="HeaderTable"/>
              <w:rPr>
                <w:bCs/>
                <w:rtl/>
                <w:cs/>
              </w:rPr>
            </w:pPr>
            <w:r>
              <w:t>Partner App ID Section</w:t>
            </w:r>
          </w:p>
        </w:tc>
      </w:tr>
      <w:tr w:rsidRPr="008979A8" w:rsidR="000947BF" w:rsidTr="00731E2D" w14:paraId="5BD81D1B" w14:textId="77777777">
        <w:trPr>
          <w:trHeight w:val="111"/>
        </w:trPr>
        <w:tc>
          <w:tcPr>
            <w:tcW w:w="5000" w:type="pct"/>
            <w:gridSpan w:val="5"/>
            <w:shd w:val="clear" w:color="auto" w:fill="C2D69B" w:themeFill="accent3" w:themeFillTint="99"/>
          </w:tcPr>
          <w:p w:rsidRPr="007D14C9" w:rsidR="000947BF" w:rsidP="00F117A4" w:rsidRDefault="000947BF" w14:paraId="707BE39E" w14:textId="77777777">
            <w:pPr>
              <w:pStyle w:val="HeaderTable"/>
              <w:rPr>
                <w:rtl/>
                <w:cs/>
              </w:rPr>
            </w:pPr>
            <w:r>
              <w:t>Partner Table Section</w:t>
            </w:r>
          </w:p>
        </w:tc>
      </w:tr>
      <w:tr w:rsidRPr="008979A8" w:rsidR="00A36B08" w:rsidTr="00731E2D" w14:paraId="58B1A44C" w14:textId="77777777">
        <w:trPr>
          <w:trHeight w:val="111"/>
        </w:trPr>
        <w:tc>
          <w:tcPr>
            <w:tcW w:w="1209" w:type="pct"/>
          </w:tcPr>
          <w:p w:rsidRPr="003A1FD8" w:rsidR="000947BF" w:rsidP="00F117A4" w:rsidRDefault="000947BF" w14:paraId="0CE186A1" w14:textId="77777777">
            <w:pPr>
              <w:rPr>
                <w:rFonts w:cs="Angsana New"/>
                <w:cs/>
              </w:rPr>
            </w:pPr>
            <w:r>
              <w:rPr>
                <w:rFonts w:cs="Angsana New"/>
              </w:rPr>
              <w:t>Partner App ID</w:t>
            </w:r>
          </w:p>
        </w:tc>
        <w:tc>
          <w:tcPr>
            <w:tcW w:w="842" w:type="pct"/>
            <w:gridSpan w:val="3"/>
          </w:tcPr>
          <w:p w:rsidR="000947BF" w:rsidP="00F117A4" w:rsidRDefault="000947BF" w14:paraId="42F67E98" w14:textId="77777777">
            <w:pPr>
              <w:pStyle w:val="HeaderTable"/>
            </w:pPr>
          </w:p>
        </w:tc>
        <w:tc>
          <w:tcPr>
            <w:tcW w:w="2949" w:type="pct"/>
          </w:tcPr>
          <w:p w:rsidR="000947BF" w:rsidP="00F117A4" w:rsidRDefault="000947BF" w14:paraId="0563583A" w14:textId="77777777">
            <w:pPr>
              <w:spacing w:after="0"/>
              <w:rPr>
                <w:rFonts w:cs="CordiaUPC"/>
              </w:rPr>
            </w:pPr>
            <w:r w:rsidRPr="000E77DA">
              <w:rPr>
                <w:rFonts w:cs="CordiaUPC"/>
                <w:cs/>
              </w:rPr>
              <w:t xml:space="preserve">แสดงข้อมูลใน </w:t>
            </w:r>
            <w:r w:rsidRPr="009A0D71">
              <w:rPr>
                <w:rFonts w:cs="CordiaUPC"/>
              </w:rPr>
              <w:t>Format</w:t>
            </w:r>
          </w:p>
          <w:p w:rsidRPr="000E77DA" w:rsidR="000947BF" w:rsidP="00F117A4" w:rsidRDefault="000947BF" w14:paraId="4F3C55BA" w14:textId="77777777">
            <w:pPr>
              <w:spacing w:after="0"/>
              <w:rPr>
                <w:rFonts w:cs="CordiaUPC"/>
                <w:cs/>
              </w:rPr>
            </w:pPr>
            <w:r>
              <w:rPr>
                <w:rFonts w:cs="Angsana New"/>
              </w:rPr>
              <w:t>partnerAppId</w:t>
            </w:r>
          </w:p>
        </w:tc>
      </w:tr>
      <w:tr w:rsidRPr="008979A8" w:rsidR="00A36B08" w:rsidTr="00731E2D" w14:paraId="584583DC" w14:textId="77777777">
        <w:trPr>
          <w:trHeight w:val="111"/>
        </w:trPr>
        <w:tc>
          <w:tcPr>
            <w:tcW w:w="1209" w:type="pct"/>
          </w:tcPr>
          <w:p w:rsidRPr="003A1FD8" w:rsidR="000947BF" w:rsidP="00F117A4" w:rsidRDefault="000947BF" w14:paraId="31F8EEBF" w14:textId="77777777">
            <w:pPr>
              <w:rPr>
                <w:rFonts w:cs="Angsana New"/>
                <w:cs/>
              </w:rPr>
            </w:pPr>
            <w:r>
              <w:rPr>
                <w:rFonts w:cs="Angsana New"/>
              </w:rPr>
              <w:t>Partner Package Name</w:t>
            </w:r>
          </w:p>
        </w:tc>
        <w:tc>
          <w:tcPr>
            <w:tcW w:w="842" w:type="pct"/>
            <w:gridSpan w:val="3"/>
          </w:tcPr>
          <w:p w:rsidR="000947BF" w:rsidP="00F117A4" w:rsidRDefault="000947BF" w14:paraId="35EBE7E2" w14:textId="77777777">
            <w:pPr>
              <w:pStyle w:val="HeaderTable"/>
            </w:pPr>
          </w:p>
        </w:tc>
        <w:tc>
          <w:tcPr>
            <w:tcW w:w="2949" w:type="pct"/>
          </w:tcPr>
          <w:p w:rsidR="000947BF" w:rsidP="00F117A4" w:rsidRDefault="000947BF" w14:paraId="362BA26B" w14:textId="5E710B3D">
            <w:pPr>
              <w:rPr>
                <w:rFonts w:cs="CordiaUPC"/>
              </w:rPr>
            </w:pPr>
            <w:r w:rsidRPr="000E77DA">
              <w:rPr>
                <w:rFonts w:cs="CordiaUPC"/>
                <w:cs/>
              </w:rPr>
              <w:t xml:space="preserve">แสดงข้อมูลใน </w:t>
            </w:r>
            <w:r w:rsidRPr="009A0D71">
              <w:rPr>
                <w:rFonts w:cs="CordiaUPC"/>
              </w:rPr>
              <w:t>Format</w:t>
            </w:r>
          </w:p>
          <w:p w:rsidR="00731E2D" w:rsidP="00F117A4" w:rsidRDefault="00731E2D" w14:paraId="31C905EB" w14:textId="1DA8CA1F">
            <w:pPr>
              <w:rPr>
                <w:rFonts w:cs="CordiaUPC"/>
              </w:rPr>
            </w:pPr>
            <w:r w:rsidRPr="0050326E">
              <w:rPr>
                <w:rFonts w:cs="CordiaUPC"/>
                <w:highlight w:val="yellow"/>
              </w:rPr>
              <w:t>Invisible</w:t>
            </w:r>
          </w:p>
          <w:p w:rsidRPr="000E77DA" w:rsidR="000947BF" w:rsidP="00F117A4" w:rsidRDefault="000947BF" w14:paraId="4302AA21" w14:textId="77777777">
            <w:pPr>
              <w:rPr>
                <w:rFonts w:cs="CordiaUPC"/>
                <w:cs/>
              </w:rPr>
            </w:pPr>
            <w:r>
              <w:rPr>
                <w:rFonts w:cs="Angsana New"/>
              </w:rPr>
              <w:t>partnerPacakgeName</w:t>
            </w:r>
          </w:p>
        </w:tc>
      </w:tr>
      <w:tr w:rsidRPr="008979A8" w:rsidR="00A36B08" w:rsidTr="00731E2D" w14:paraId="46DF2FB7" w14:textId="77777777">
        <w:trPr>
          <w:trHeight w:val="111"/>
        </w:trPr>
        <w:tc>
          <w:tcPr>
            <w:tcW w:w="1209" w:type="pct"/>
          </w:tcPr>
          <w:p w:rsidRPr="003A1FD8" w:rsidR="000947BF" w:rsidP="00F117A4" w:rsidRDefault="000947BF" w14:paraId="7DE080E2" w14:textId="77777777">
            <w:pPr>
              <w:rPr>
                <w:rFonts w:cs="Angsana New"/>
                <w:cs/>
              </w:rPr>
            </w:pPr>
            <w:r>
              <w:rPr>
                <w:rFonts w:cs="Angsana New"/>
              </w:rPr>
              <w:t>Customer Type</w:t>
            </w:r>
          </w:p>
        </w:tc>
        <w:tc>
          <w:tcPr>
            <w:tcW w:w="842" w:type="pct"/>
            <w:gridSpan w:val="3"/>
          </w:tcPr>
          <w:p w:rsidR="000947BF" w:rsidP="00F117A4" w:rsidRDefault="000947BF" w14:paraId="28BD68DF" w14:textId="77777777">
            <w:pPr>
              <w:pStyle w:val="HeaderTable"/>
            </w:pPr>
          </w:p>
        </w:tc>
        <w:tc>
          <w:tcPr>
            <w:tcW w:w="2949" w:type="pct"/>
          </w:tcPr>
          <w:p w:rsidR="000947BF" w:rsidP="00F117A4" w:rsidRDefault="000947BF" w14:paraId="056CF5C7" w14:textId="77777777">
            <w:pPr>
              <w:rPr>
                <w:rFonts w:cs="CordiaUPC"/>
              </w:rPr>
            </w:pPr>
            <w:r w:rsidRPr="000E77DA">
              <w:rPr>
                <w:rFonts w:cs="CordiaUPC"/>
                <w:cs/>
              </w:rPr>
              <w:t xml:space="preserve">แสดงข้อมูลใน </w:t>
            </w:r>
            <w:r w:rsidRPr="009A0D71">
              <w:rPr>
                <w:rFonts w:cs="CordiaUPC"/>
              </w:rPr>
              <w:t>Format</w:t>
            </w:r>
          </w:p>
          <w:p w:rsidRPr="000E77DA" w:rsidR="000947BF" w:rsidP="00F117A4" w:rsidRDefault="000947BF" w14:paraId="401D80B3" w14:textId="77777777">
            <w:pPr>
              <w:rPr>
                <w:rFonts w:cs="CordiaUPC"/>
                <w:cs/>
              </w:rPr>
            </w:pPr>
            <w:r>
              <w:rPr>
                <w:rFonts w:cs="Angsana New"/>
              </w:rPr>
              <w:t>customerType</w:t>
            </w:r>
          </w:p>
        </w:tc>
      </w:tr>
      <w:tr w:rsidRPr="008979A8" w:rsidR="00A36B08" w:rsidTr="00731E2D" w14:paraId="6946BECF" w14:textId="77777777">
        <w:trPr>
          <w:trHeight w:val="111"/>
        </w:trPr>
        <w:tc>
          <w:tcPr>
            <w:tcW w:w="1209" w:type="pct"/>
          </w:tcPr>
          <w:p w:rsidRPr="000E77DA" w:rsidR="000947BF" w:rsidP="00F117A4" w:rsidRDefault="000947BF" w14:paraId="7B364D67" w14:textId="77777777">
            <w:pPr>
              <w:rPr>
                <w:rFonts w:asciiTheme="minorBidi" w:hAnsiTheme="minorBidi"/>
              </w:rPr>
            </w:pPr>
            <w:r w:rsidRPr="000E77DA">
              <w:rPr>
                <w:rFonts w:asciiTheme="minorBidi" w:hAnsiTheme="minorBidi"/>
              </w:rPr>
              <w:t>Action</w:t>
            </w:r>
          </w:p>
          <w:p w:rsidRPr="000E77DA" w:rsidR="000947BF" w:rsidP="00F117A4" w:rsidRDefault="000947BF" w14:paraId="6D446505" w14:textId="77777777">
            <w:pPr>
              <w:pStyle w:val="ListParagraph"/>
              <w:numPr>
                <w:ilvl w:val="0"/>
                <w:numId w:val="368"/>
              </w:numPr>
              <w:rPr>
                <w:rFonts w:asciiTheme="minorBidi" w:hAnsiTheme="minorBidi"/>
              </w:rPr>
            </w:pPr>
            <w:r w:rsidRPr="000E77DA">
              <w:rPr>
                <w:rFonts w:asciiTheme="minorBidi" w:hAnsiTheme="minorBidi"/>
                <w:cs/>
              </w:rPr>
              <w:t xml:space="preserve">ปุ่ม </w:t>
            </w:r>
            <w:r w:rsidRPr="000E77DA">
              <w:rPr>
                <w:rFonts w:asciiTheme="minorBidi" w:hAnsiTheme="minorBidi"/>
              </w:rPr>
              <w:t>Edit</w:t>
            </w:r>
          </w:p>
        </w:tc>
        <w:tc>
          <w:tcPr>
            <w:tcW w:w="842" w:type="pct"/>
            <w:gridSpan w:val="3"/>
          </w:tcPr>
          <w:p w:rsidRPr="000E77DA" w:rsidR="000947BF" w:rsidP="00F117A4" w:rsidRDefault="000947BF" w14:paraId="73E473B7" w14:textId="77777777">
            <w:pPr>
              <w:pStyle w:val="HeaderTable"/>
              <w:rPr>
                <w:rFonts w:asciiTheme="minorBidi" w:hAnsiTheme="minorBidi" w:cstheme="minorBidi"/>
              </w:rPr>
            </w:pPr>
            <w:r w:rsidRPr="000E77DA">
              <w:rPr>
                <w:rFonts w:asciiTheme="minorBidi" w:hAnsiTheme="minorBidi" w:cstheme="minorBidi"/>
              </w:rPr>
              <w:t>Button</w:t>
            </w:r>
          </w:p>
        </w:tc>
        <w:tc>
          <w:tcPr>
            <w:tcW w:w="2949" w:type="pct"/>
          </w:tcPr>
          <w:p w:rsidRPr="000E77DA" w:rsidR="000947BF" w:rsidP="00F117A4" w:rsidRDefault="000947BF" w14:paraId="1E3819E9" w14:textId="77777777">
            <w:pPr>
              <w:rPr>
                <w:rFonts w:asciiTheme="minorBidi" w:hAnsiTheme="minorBidi"/>
                <w:cs/>
              </w:rPr>
            </w:pPr>
            <w:r w:rsidRPr="000E77DA">
              <w:rPr>
                <w:rFonts w:asciiTheme="minorBidi" w:hAnsiTheme="minorBidi"/>
                <w:cs/>
              </w:rPr>
              <w:t xml:space="preserve">เมื่อกดปุ่มให้ทำการ </w:t>
            </w:r>
            <w:r w:rsidRPr="000E77DA">
              <w:rPr>
                <w:rFonts w:asciiTheme="minorBidi" w:hAnsiTheme="minorBidi"/>
              </w:rPr>
              <w:t>Visible Partner Detail Section</w:t>
            </w:r>
            <w:r w:rsidRPr="000E77DA">
              <w:rPr>
                <w:rFonts w:asciiTheme="minorBidi" w:hAnsiTheme="minorBidi"/>
                <w:cs/>
              </w:rPr>
              <w:t xml:space="preserve"> และดึงข้อมูลของ </w:t>
            </w:r>
            <w:r w:rsidRPr="000E77DA">
              <w:rPr>
                <w:rFonts w:asciiTheme="minorBidi" w:hAnsiTheme="minorBidi"/>
              </w:rPr>
              <w:t xml:space="preserve">Row </w:t>
            </w:r>
            <w:r w:rsidRPr="000E77DA">
              <w:rPr>
                <w:rFonts w:asciiTheme="minorBidi" w:hAnsiTheme="minorBidi"/>
                <w:cs/>
              </w:rPr>
              <w:t>นั้นๆ มาแสดง</w:t>
            </w:r>
          </w:p>
        </w:tc>
      </w:tr>
      <w:tr w:rsidRPr="008979A8" w:rsidR="00A36B08" w:rsidTr="00731E2D" w14:paraId="7BBD521B" w14:textId="77777777">
        <w:trPr>
          <w:trHeight w:val="111"/>
        </w:trPr>
        <w:tc>
          <w:tcPr>
            <w:tcW w:w="1209" w:type="pct"/>
          </w:tcPr>
          <w:p w:rsidRPr="000E77DA" w:rsidR="000947BF" w:rsidP="00F117A4" w:rsidRDefault="000947BF" w14:paraId="5A12E9C2" w14:textId="77777777">
            <w:pPr>
              <w:rPr>
                <w:rFonts w:asciiTheme="minorBidi" w:hAnsiTheme="minorBidi"/>
              </w:rPr>
            </w:pPr>
            <w:r w:rsidRPr="000E77DA">
              <w:rPr>
                <w:rFonts w:asciiTheme="minorBidi" w:hAnsiTheme="minorBidi"/>
              </w:rPr>
              <w:t>Action</w:t>
            </w:r>
          </w:p>
          <w:p w:rsidRPr="000E77DA" w:rsidR="000947BF" w:rsidP="00F117A4" w:rsidRDefault="000947BF" w14:paraId="229E9A29" w14:textId="77777777">
            <w:pPr>
              <w:pStyle w:val="ListParagraph"/>
              <w:numPr>
                <w:ilvl w:val="0"/>
                <w:numId w:val="368"/>
              </w:numPr>
              <w:rPr>
                <w:rFonts w:asciiTheme="minorBidi" w:hAnsiTheme="minorBidi"/>
              </w:rPr>
            </w:pPr>
            <w:r w:rsidRPr="000E77DA">
              <w:rPr>
                <w:rFonts w:asciiTheme="minorBidi" w:hAnsiTheme="minorBidi"/>
                <w:cs/>
              </w:rPr>
              <w:t xml:space="preserve">ปุ่ม </w:t>
            </w:r>
            <w:r w:rsidRPr="000E77DA">
              <w:rPr>
                <w:rFonts w:asciiTheme="minorBidi" w:hAnsiTheme="minorBidi"/>
              </w:rPr>
              <w:t>Delete</w:t>
            </w:r>
          </w:p>
        </w:tc>
        <w:tc>
          <w:tcPr>
            <w:tcW w:w="842" w:type="pct"/>
            <w:gridSpan w:val="3"/>
          </w:tcPr>
          <w:p w:rsidRPr="000E77DA" w:rsidR="000947BF" w:rsidP="00F117A4" w:rsidRDefault="000947BF" w14:paraId="398CD2D6" w14:textId="77777777">
            <w:pPr>
              <w:pStyle w:val="HeaderTable"/>
              <w:rPr>
                <w:rFonts w:asciiTheme="minorBidi" w:hAnsiTheme="minorBidi" w:cstheme="minorBidi"/>
              </w:rPr>
            </w:pPr>
            <w:r w:rsidRPr="000E77DA">
              <w:rPr>
                <w:rFonts w:asciiTheme="minorBidi" w:hAnsiTheme="minorBidi" w:cstheme="minorBidi"/>
              </w:rPr>
              <w:t>Button</w:t>
            </w:r>
          </w:p>
        </w:tc>
        <w:tc>
          <w:tcPr>
            <w:tcW w:w="2949" w:type="pct"/>
          </w:tcPr>
          <w:p w:rsidRPr="000E77DA" w:rsidR="000947BF" w:rsidP="00F117A4" w:rsidRDefault="000947BF" w14:paraId="6A814191" w14:textId="77777777">
            <w:pPr>
              <w:rPr>
                <w:rFonts w:asciiTheme="minorBidi" w:hAnsiTheme="minorBidi"/>
                <w:cs/>
              </w:rPr>
            </w:pPr>
            <w:r w:rsidRPr="000E77DA">
              <w:rPr>
                <w:rFonts w:asciiTheme="minorBidi" w:hAnsiTheme="minorBidi"/>
                <w:cs/>
              </w:rPr>
              <w:t>เมื่อกดปุ่มให้ทำการ</w:t>
            </w:r>
            <w:r w:rsidRPr="000E77DA">
              <w:rPr>
                <w:rFonts w:asciiTheme="minorBidi" w:hAnsiTheme="minorBidi"/>
              </w:rPr>
              <w:t xml:space="preserve"> Delete </w:t>
            </w:r>
            <w:r w:rsidRPr="000E77DA">
              <w:rPr>
                <w:rFonts w:asciiTheme="minorBidi" w:hAnsiTheme="minorBidi"/>
                <w:cs/>
              </w:rPr>
              <w:t xml:space="preserve">ข้อมูลของ </w:t>
            </w:r>
            <w:r w:rsidRPr="000E77DA">
              <w:rPr>
                <w:rFonts w:asciiTheme="minorBidi" w:hAnsiTheme="minorBidi"/>
              </w:rPr>
              <w:t xml:space="preserve">Row </w:t>
            </w:r>
            <w:r w:rsidRPr="000E77DA">
              <w:rPr>
                <w:rFonts w:asciiTheme="minorBidi" w:hAnsiTheme="minorBidi"/>
                <w:cs/>
              </w:rPr>
              <w:t>นั้นๆ</w:t>
            </w:r>
          </w:p>
        </w:tc>
      </w:tr>
      <w:tr w:rsidRPr="008979A8" w:rsidR="00A36B08" w:rsidTr="00731E2D" w14:paraId="48CA36DE" w14:textId="77777777">
        <w:trPr>
          <w:trHeight w:val="111"/>
        </w:trPr>
        <w:tc>
          <w:tcPr>
            <w:tcW w:w="1209" w:type="pct"/>
          </w:tcPr>
          <w:p w:rsidRPr="000E77DA" w:rsidR="000947BF" w:rsidP="00F117A4" w:rsidRDefault="000947BF" w14:paraId="2903CE5F" w14:textId="77777777">
            <w:pPr>
              <w:rPr>
                <w:rFonts w:asciiTheme="minorBidi" w:hAnsiTheme="minorBidi"/>
              </w:rPr>
            </w:pPr>
            <w:r w:rsidRPr="000E77DA">
              <w:rPr>
                <w:rFonts w:asciiTheme="minorBidi" w:hAnsiTheme="minorBidi"/>
                <w:cs/>
              </w:rPr>
              <w:t xml:space="preserve">ปุ่ม </w:t>
            </w:r>
            <w:r w:rsidRPr="000E77DA">
              <w:rPr>
                <w:rFonts w:cs="Cordia New" w:asciiTheme="minorBidi" w:hAnsiTheme="minorBidi"/>
                <w:cs/>
              </w:rPr>
              <w:t>+</w:t>
            </w:r>
          </w:p>
        </w:tc>
        <w:tc>
          <w:tcPr>
            <w:tcW w:w="842" w:type="pct"/>
            <w:gridSpan w:val="3"/>
          </w:tcPr>
          <w:p w:rsidRPr="000E77DA" w:rsidR="000947BF" w:rsidP="00F117A4" w:rsidRDefault="000947BF" w14:paraId="1210D008" w14:textId="77777777">
            <w:pPr>
              <w:pStyle w:val="HeaderTable"/>
              <w:rPr>
                <w:rFonts w:asciiTheme="minorBidi" w:hAnsiTheme="minorBidi" w:cstheme="minorBidi"/>
              </w:rPr>
            </w:pPr>
            <w:r w:rsidRPr="000E77DA">
              <w:rPr>
                <w:rFonts w:asciiTheme="minorBidi" w:hAnsiTheme="minorBidi" w:cstheme="minorBidi"/>
              </w:rPr>
              <w:t>Button</w:t>
            </w:r>
          </w:p>
        </w:tc>
        <w:tc>
          <w:tcPr>
            <w:tcW w:w="2949" w:type="pct"/>
          </w:tcPr>
          <w:p w:rsidRPr="000E77DA" w:rsidR="000947BF" w:rsidP="00F117A4" w:rsidRDefault="000947BF" w14:paraId="2A097B41" w14:textId="77777777">
            <w:pPr>
              <w:rPr>
                <w:rFonts w:asciiTheme="minorBidi" w:hAnsiTheme="minorBidi"/>
                <w:cs/>
              </w:rPr>
            </w:pPr>
            <w:r w:rsidRPr="000E77DA">
              <w:rPr>
                <w:rFonts w:asciiTheme="minorBidi" w:hAnsiTheme="minorBidi"/>
                <w:cs/>
              </w:rPr>
              <w:t xml:space="preserve">เมื่อกดปุ่มให้ทำการ </w:t>
            </w:r>
            <w:r w:rsidRPr="000E77DA">
              <w:rPr>
                <w:rFonts w:asciiTheme="minorBidi" w:hAnsiTheme="minorBidi"/>
              </w:rPr>
              <w:t>Visible Partner Detail Section</w:t>
            </w:r>
          </w:p>
        </w:tc>
      </w:tr>
      <w:tr w:rsidRPr="008979A8" w:rsidR="000947BF" w:rsidTr="00731E2D" w14:paraId="0DFF78B3" w14:textId="77777777">
        <w:trPr>
          <w:trHeight w:val="111"/>
        </w:trPr>
        <w:tc>
          <w:tcPr>
            <w:tcW w:w="5000" w:type="pct"/>
            <w:gridSpan w:val="5"/>
            <w:shd w:val="clear" w:color="auto" w:fill="C2D69B" w:themeFill="accent3" w:themeFillTint="99"/>
          </w:tcPr>
          <w:p w:rsidRPr="007D14C9" w:rsidR="000947BF" w:rsidP="00F117A4" w:rsidRDefault="000947BF" w14:paraId="10A7BCB7" w14:textId="77777777">
            <w:pPr>
              <w:pStyle w:val="HeaderTable"/>
              <w:rPr>
                <w:rtl/>
                <w:cs/>
              </w:rPr>
            </w:pPr>
            <w:r>
              <w:t>End Partner Table Section</w:t>
            </w:r>
          </w:p>
        </w:tc>
      </w:tr>
      <w:tr w:rsidRPr="008979A8" w:rsidR="000947BF" w:rsidTr="00731E2D" w14:paraId="75A182A6" w14:textId="77777777">
        <w:trPr>
          <w:trHeight w:val="111"/>
        </w:trPr>
        <w:tc>
          <w:tcPr>
            <w:tcW w:w="5000" w:type="pct"/>
            <w:gridSpan w:val="5"/>
            <w:shd w:val="clear" w:color="auto" w:fill="C2D69B" w:themeFill="accent3" w:themeFillTint="99"/>
          </w:tcPr>
          <w:p w:rsidRPr="007D14C9" w:rsidR="000947BF" w:rsidP="00F117A4" w:rsidRDefault="000947BF" w14:paraId="1CC611B1" w14:textId="77777777">
            <w:pPr>
              <w:pStyle w:val="HeaderTable"/>
              <w:rPr>
                <w:rtl/>
                <w:cs/>
              </w:rPr>
            </w:pPr>
            <w:r>
              <w:t>Partner Detail Section</w:t>
            </w:r>
          </w:p>
        </w:tc>
      </w:tr>
      <w:tr w:rsidRPr="008979A8" w:rsidR="00A36B08" w:rsidTr="00731E2D" w14:paraId="7345268A" w14:textId="77777777">
        <w:trPr>
          <w:trHeight w:val="111"/>
        </w:trPr>
        <w:tc>
          <w:tcPr>
            <w:tcW w:w="1227" w:type="pct"/>
            <w:gridSpan w:val="2"/>
          </w:tcPr>
          <w:p w:rsidRPr="003A1FD8" w:rsidR="000947BF" w:rsidP="00F117A4" w:rsidRDefault="000947BF" w14:paraId="501E01DB" w14:textId="77777777">
            <w:pPr>
              <w:rPr>
                <w:rFonts w:cs="Angsana New"/>
                <w:cs/>
              </w:rPr>
            </w:pPr>
            <w:r>
              <w:rPr>
                <w:rFonts w:cs="Angsana New"/>
              </w:rPr>
              <w:t>partnerAppId</w:t>
            </w:r>
          </w:p>
        </w:tc>
        <w:tc>
          <w:tcPr>
            <w:tcW w:w="824" w:type="pct"/>
            <w:gridSpan w:val="2"/>
          </w:tcPr>
          <w:p w:rsidRPr="000E77DA" w:rsidR="000947BF" w:rsidP="00F117A4" w:rsidRDefault="000947BF" w14:paraId="2A3A0999" w14:textId="77777777">
            <w:pPr>
              <w:pStyle w:val="HeaderTable"/>
              <w:rPr>
                <w:rFonts w:eastAsiaTheme="minorHAnsi"/>
                <w:b w:val="0"/>
                <w:lang w:bidi="th-TH"/>
              </w:rPr>
            </w:pPr>
            <w:r w:rsidRPr="000E77DA">
              <w:rPr>
                <w:rFonts w:eastAsiaTheme="minorHAnsi"/>
                <w:b w:val="0"/>
                <w:lang w:bidi="th-TH"/>
              </w:rPr>
              <w:t>Text Box</w:t>
            </w:r>
          </w:p>
        </w:tc>
        <w:tc>
          <w:tcPr>
            <w:tcW w:w="2949" w:type="pct"/>
          </w:tcPr>
          <w:p w:rsidRPr="000E77DA" w:rsidR="000947BF" w:rsidP="00F117A4" w:rsidRDefault="000947BF" w14:paraId="0F8F00A9" w14:textId="77777777">
            <w:pPr>
              <w:rPr>
                <w:rFonts w:cs="CordiaUPC"/>
              </w:rPr>
            </w:pPr>
            <w:r w:rsidRPr="000E77DA">
              <w:rPr>
                <w:rFonts w:cs="CordiaUPC"/>
              </w:rPr>
              <w:t xml:space="preserve">Label </w:t>
            </w:r>
            <w:r w:rsidRPr="000E77DA">
              <w:rPr>
                <w:rFonts w:cs="CordiaUPC"/>
                <w:cs/>
              </w:rPr>
              <w:t xml:space="preserve">: </w:t>
            </w:r>
            <w:r w:rsidRPr="000E77DA">
              <w:rPr>
                <w:rFonts w:cs="CordiaUPC"/>
                <w:color w:val="FF0000"/>
                <w:cs/>
              </w:rPr>
              <w:t>*</w:t>
            </w:r>
            <w:r w:rsidRPr="000E77DA">
              <w:rPr>
                <w:rFonts w:cs="CordiaUPC"/>
                <w:color w:val="FF0000"/>
              </w:rPr>
              <w:t>Partner App ID</w:t>
            </w:r>
          </w:p>
          <w:p w:rsidRPr="000E77DA" w:rsidR="000947BF" w:rsidP="00F117A4" w:rsidRDefault="000947BF" w14:paraId="7C191135" w14:textId="77777777">
            <w:pPr>
              <w:rPr>
                <w:rFonts w:cs="CordiaUPC"/>
              </w:rPr>
            </w:pPr>
            <w:r w:rsidRPr="000E77DA">
              <w:rPr>
                <w:rFonts w:cs="CordiaUPC"/>
              </w:rPr>
              <w:t>Disable</w:t>
            </w:r>
          </w:p>
          <w:p w:rsidRPr="00034826" w:rsidR="000947BF" w:rsidP="00F117A4" w:rsidRDefault="000947BF" w14:paraId="68B618D6" w14:textId="77777777">
            <w:r w:rsidRPr="00034826">
              <w:t xml:space="preserve">Auto Populate </w:t>
            </w:r>
            <w:r w:rsidRPr="00034826">
              <w:rPr>
                <w:cs/>
              </w:rPr>
              <w:t xml:space="preserve">จากการกรอกข้อมูลที่ </w:t>
            </w:r>
            <w:r w:rsidRPr="00034826">
              <w:t>partnerPacakgeName</w:t>
            </w:r>
            <w:r w:rsidRPr="00034826">
              <w:rPr>
                <w:cs/>
              </w:rPr>
              <w:t xml:space="preserve"> โดยดึงข้อมูลจาก </w:t>
            </w:r>
            <w:r w:rsidRPr="00034826">
              <w:t>vdo_zenon_partner_app_id_config</w:t>
            </w:r>
            <w:r w:rsidRPr="00034826">
              <w:rPr>
                <w:cs/>
              </w:rPr>
              <w:t xml:space="preserve"> มีเงื่อนไขดังนี้</w:t>
            </w:r>
          </w:p>
          <w:p w:rsidRPr="000E77DA" w:rsidR="000947BF" w:rsidP="00F117A4" w:rsidRDefault="000947BF" w14:paraId="2CE3A9E0" w14:textId="77777777">
            <w:pPr>
              <w:pStyle w:val="ListParagraph"/>
              <w:numPr>
                <w:ilvl w:val="0"/>
                <w:numId w:val="368"/>
              </w:numPr>
            </w:pPr>
            <w:r w:rsidRPr="00DB1793">
              <w:t>vdo_zenon_partner_app_id_config</w:t>
            </w:r>
            <w:r>
              <w:rPr>
                <w:cs/>
              </w:rPr>
              <w:t>.</w:t>
            </w:r>
            <w:r>
              <w:t xml:space="preserve">cp_name </w:t>
            </w:r>
            <w:r>
              <w:rPr>
                <w:rFonts w:hint="cs"/>
                <w:cs/>
              </w:rPr>
              <w:t xml:space="preserve">ประกอบด้วย </w:t>
            </w:r>
            <w:r>
              <w:rPr>
                <w:rFonts w:cs="Angsana New"/>
              </w:rPr>
              <w:t>partnerPacakgeName</w:t>
            </w:r>
            <w:r>
              <w:rPr>
                <w:rFonts w:hint="cs" w:cs="Angsana New"/>
                <w:cs/>
              </w:rPr>
              <w:t xml:space="preserve"> </w:t>
            </w:r>
            <w:r w:rsidRPr="000E77DA">
              <w:rPr>
                <w:cs/>
              </w:rPr>
              <w:t>(ทำเป็นตัวพิมพ์เล็กทั้งหมดก่อนเปรียบเทียบ)</w:t>
            </w:r>
            <w:r>
              <w:rPr>
                <w:rFonts w:hint="cs" w:cs="Angsana New"/>
                <w:cs/>
              </w:rPr>
              <w:t xml:space="preserve"> </w:t>
            </w:r>
          </w:p>
          <w:p w:rsidRPr="000E77DA" w:rsidR="000947BF" w:rsidP="00F117A4" w:rsidRDefault="000947BF" w14:paraId="34F8D1F0" w14:textId="77777777">
            <w:pPr>
              <w:pStyle w:val="ListParagraph"/>
              <w:numPr>
                <w:ilvl w:val="0"/>
                <w:numId w:val="368"/>
              </w:numPr>
            </w:pPr>
            <w:r>
              <w:rPr>
                <w:rFonts w:hint="cs"/>
                <w:cs/>
              </w:rPr>
              <w:t xml:space="preserve">ถ้าหาเจอให้ทำการนำข้อมูล </w:t>
            </w:r>
            <w:r>
              <w:t xml:space="preserve">current_app_id </w:t>
            </w:r>
            <w:r>
              <w:rPr>
                <w:cs/>
              </w:rPr>
              <w:t xml:space="preserve">+ </w:t>
            </w:r>
            <w:r>
              <w:t>1</w:t>
            </w:r>
            <w:r>
              <w:rPr>
                <w:cs/>
              </w:rPr>
              <w:t xml:space="preserve"> </w:t>
            </w:r>
          </w:p>
          <w:p w:rsidRPr="000E77DA" w:rsidR="000947BF" w:rsidP="00F117A4" w:rsidRDefault="000947BF" w14:paraId="489ABCAD" w14:textId="77777777">
            <w:pPr>
              <w:pStyle w:val="ListParagraph"/>
              <w:rPr>
                <w:cs/>
              </w:rPr>
            </w:pPr>
          </w:p>
        </w:tc>
      </w:tr>
      <w:tr w:rsidRPr="008979A8" w:rsidR="00A36B08" w:rsidTr="00731E2D" w14:paraId="26CF145B" w14:textId="77777777">
        <w:trPr>
          <w:trHeight w:val="111"/>
        </w:trPr>
        <w:tc>
          <w:tcPr>
            <w:tcW w:w="1227" w:type="pct"/>
            <w:gridSpan w:val="2"/>
          </w:tcPr>
          <w:p w:rsidRPr="003A1FD8" w:rsidR="000947BF" w:rsidP="00F117A4" w:rsidRDefault="000947BF" w14:paraId="3EE47957" w14:textId="77777777">
            <w:pPr>
              <w:rPr>
                <w:rFonts w:cs="Angsana New"/>
                <w:cs/>
              </w:rPr>
            </w:pPr>
            <w:r>
              <w:rPr>
                <w:rFonts w:cs="Angsana New"/>
              </w:rPr>
              <w:t>partnerPacakgeName</w:t>
            </w:r>
          </w:p>
        </w:tc>
        <w:tc>
          <w:tcPr>
            <w:tcW w:w="824" w:type="pct"/>
            <w:gridSpan w:val="2"/>
          </w:tcPr>
          <w:p w:rsidRPr="000E77DA" w:rsidR="000947BF" w:rsidP="00F117A4" w:rsidRDefault="000947BF" w14:paraId="5E0FC629" w14:textId="77777777">
            <w:pPr>
              <w:pStyle w:val="HeaderTable"/>
              <w:rPr>
                <w:rFonts w:asciiTheme="minorBidi" w:hAnsiTheme="minorBidi" w:cstheme="minorBidi"/>
                <w:b w:val="0"/>
                <w:bCs/>
              </w:rPr>
            </w:pPr>
            <w:r w:rsidRPr="000E77DA">
              <w:rPr>
                <w:rFonts w:asciiTheme="minorBidi" w:hAnsiTheme="minorBidi" w:cstheme="minorBidi"/>
                <w:b w:val="0"/>
                <w:bCs/>
              </w:rPr>
              <w:t>Text Box</w:t>
            </w:r>
          </w:p>
        </w:tc>
        <w:tc>
          <w:tcPr>
            <w:tcW w:w="2949" w:type="pct"/>
          </w:tcPr>
          <w:p w:rsidR="000947BF" w:rsidP="00F117A4" w:rsidRDefault="000947BF" w14:paraId="1E31FEA5" w14:textId="6F5ED975">
            <w:pPr>
              <w:rPr>
                <w:rFonts w:cs="Angsana New"/>
              </w:rPr>
            </w:pPr>
            <w:r>
              <w:rPr>
                <w:rFonts w:cs="Angsana New"/>
              </w:rPr>
              <w:t xml:space="preserve">Label </w:t>
            </w:r>
            <w:r>
              <w:rPr>
                <w:rFonts w:cs="CordiaUPC"/>
                <w:cs/>
              </w:rPr>
              <w:t xml:space="preserve">: </w:t>
            </w:r>
            <w:r w:rsidRPr="000E77DA">
              <w:rPr>
                <w:rFonts w:cs="CordiaUPC"/>
                <w:color w:val="FF0000"/>
                <w:cs/>
              </w:rPr>
              <w:t>*</w:t>
            </w:r>
            <w:r w:rsidRPr="000E77DA">
              <w:rPr>
                <w:rFonts w:cs="Angsana New"/>
                <w:color w:val="FF0000"/>
              </w:rPr>
              <w:t>Partner Package Name</w:t>
            </w:r>
          </w:p>
          <w:p w:rsidRPr="00034826" w:rsidR="000947BF" w:rsidP="00F117A4" w:rsidRDefault="00731E2D" w14:paraId="7F02BB0E" w14:textId="14A0C3C0">
            <w:pPr>
              <w:rPr>
                <w:rFonts w:cs="Angsana New"/>
              </w:rPr>
            </w:pPr>
            <w:r w:rsidRPr="0050326E">
              <w:rPr>
                <w:rFonts w:cs="Angsana New"/>
                <w:highlight w:val="yellow"/>
              </w:rPr>
              <w:t>Invisible</w:t>
            </w:r>
          </w:p>
        </w:tc>
      </w:tr>
      <w:tr w:rsidRPr="008979A8" w:rsidR="00A36B08" w:rsidTr="00731E2D" w14:paraId="61DE70BE" w14:textId="77777777">
        <w:trPr>
          <w:trHeight w:val="111"/>
        </w:trPr>
        <w:tc>
          <w:tcPr>
            <w:tcW w:w="1227" w:type="pct"/>
            <w:gridSpan w:val="2"/>
          </w:tcPr>
          <w:p w:rsidRPr="003A1FD8" w:rsidR="000947BF" w:rsidP="00F117A4" w:rsidRDefault="000947BF" w14:paraId="714C9BBB" w14:textId="77777777">
            <w:pPr>
              <w:rPr>
                <w:rFonts w:cs="Angsana New"/>
                <w:cs/>
              </w:rPr>
            </w:pPr>
            <w:r>
              <w:rPr>
                <w:rFonts w:cs="Angsana New"/>
              </w:rPr>
              <w:t>customerType</w:t>
            </w:r>
          </w:p>
        </w:tc>
        <w:tc>
          <w:tcPr>
            <w:tcW w:w="824" w:type="pct"/>
            <w:gridSpan w:val="2"/>
          </w:tcPr>
          <w:p w:rsidRPr="000E77DA" w:rsidR="000947BF" w:rsidP="00F117A4" w:rsidRDefault="000947BF" w14:paraId="22FF4960" w14:textId="77777777">
            <w:pPr>
              <w:pStyle w:val="HeaderTable"/>
              <w:rPr>
                <w:rFonts w:asciiTheme="minorBidi" w:hAnsiTheme="minorBidi" w:cstheme="minorBidi"/>
                <w:b w:val="0"/>
                <w:bCs/>
              </w:rPr>
            </w:pPr>
            <w:r w:rsidRPr="000E77DA">
              <w:rPr>
                <w:rFonts w:asciiTheme="minorBidi" w:hAnsiTheme="minorBidi" w:cstheme="minorBidi"/>
                <w:b w:val="0"/>
                <w:bCs/>
              </w:rPr>
              <w:t>Drop Down List</w:t>
            </w:r>
          </w:p>
        </w:tc>
        <w:tc>
          <w:tcPr>
            <w:tcW w:w="2949" w:type="pct"/>
          </w:tcPr>
          <w:p w:rsidR="000947BF" w:rsidP="00F117A4" w:rsidRDefault="000947BF" w14:paraId="36AEA5D7" w14:textId="77777777">
            <w:pPr>
              <w:rPr>
                <w:rFonts w:cs="Angsana New"/>
              </w:rPr>
            </w:pPr>
            <w:r>
              <w:rPr>
                <w:rFonts w:cs="Angsana New"/>
              </w:rPr>
              <w:t xml:space="preserve">Label </w:t>
            </w:r>
            <w:r>
              <w:rPr>
                <w:rFonts w:cs="CordiaUPC"/>
                <w:cs/>
              </w:rPr>
              <w:t xml:space="preserve">: </w:t>
            </w:r>
            <w:r w:rsidRPr="000E77DA">
              <w:rPr>
                <w:rFonts w:cs="CordiaUPC"/>
                <w:color w:val="FF0000"/>
                <w:cs/>
              </w:rPr>
              <w:t>*</w:t>
            </w:r>
            <w:r w:rsidRPr="000E77DA">
              <w:rPr>
                <w:rFonts w:cs="Angsana New"/>
                <w:color w:val="FF0000"/>
              </w:rPr>
              <w:t>Customer Type</w:t>
            </w:r>
          </w:p>
          <w:p w:rsidR="000947BF" w:rsidP="00F117A4" w:rsidRDefault="000947BF" w14:paraId="651D0B42" w14:textId="77777777">
            <w:r>
              <w:rPr>
                <w:rFonts w:cs="Angsana New"/>
              </w:rPr>
              <w:t xml:space="preserve">List of value </w:t>
            </w:r>
            <w:r>
              <w:rPr>
                <w:rFonts w:cs="CordiaUPC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751057">
              <w:t xml:space="preserve">group_type </w:t>
            </w:r>
            <w:r w:rsidRPr="00751057">
              <w:rPr>
                <w:rFonts w:cs="Angsana New"/>
                <w:cs/>
              </w:rPr>
              <w:t xml:space="preserve">= </w:t>
            </w:r>
            <w:r w:rsidRPr="00751057">
              <w:t xml:space="preserve">'SFF_PRODUCT' </w:t>
            </w:r>
            <w:r>
              <w:rPr>
                <w:rFonts w:hint="cs"/>
                <w:cs/>
              </w:rPr>
              <w:t>และ</w:t>
            </w:r>
            <w:r w:rsidRPr="00751057">
              <w:t xml:space="preserve"> lov_type </w:t>
            </w:r>
            <w:r w:rsidRPr="00751057">
              <w:rPr>
                <w:rFonts w:cs="Angsana New"/>
                <w:cs/>
              </w:rPr>
              <w:t>=</w:t>
            </w:r>
            <w:r w:rsidRPr="00751057">
              <w:t>'CHARGE_TYPE'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 lov_val2 </w:t>
            </w:r>
            <w:r>
              <w:rPr>
                <w:rFonts w:cs="CordiaUPC"/>
              </w:rPr>
              <w:t>like</w:t>
            </w:r>
            <w:r>
              <w:rPr>
                <w:rFonts w:cs="CordiaUPC"/>
                <w:cs/>
              </w:rPr>
              <w:t xml:space="preserve"> ‘%</w:t>
            </w:r>
            <w:r>
              <w:t>po_group</w:t>
            </w:r>
            <w:r>
              <w:rPr>
                <w:rFonts w:cs="CordiaUPC"/>
                <w:cs/>
              </w:rPr>
              <w:t>%’</w:t>
            </w:r>
          </w:p>
          <w:p w:rsidR="00731E2D" w:rsidP="00F117A4" w:rsidRDefault="000947BF" w14:paraId="072617E9" w14:textId="23F61396">
            <w:pPr>
              <w:rPr>
                <w:rFonts w:cs="Angsana New"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>customerType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ของหน้าจอ </w:t>
            </w:r>
            <w:r>
              <w:t>Mass Product Offering Detail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ไม่เท่ากับ </w:t>
            </w:r>
            <w:r>
              <w:rPr>
                <w:rFonts w:cs="CordiaUPC"/>
                <w:cs/>
              </w:rPr>
              <w:t>“</w:t>
            </w:r>
            <w:r>
              <w:t>All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ให้ทำการ </w:t>
            </w:r>
            <w:r>
              <w:t xml:space="preserve">Default </w:t>
            </w:r>
            <w:r>
              <w:rPr>
                <w:rFonts w:hint="cs"/>
                <w:cs/>
              </w:rPr>
              <w:t xml:space="preserve">ค่าตาม </w:t>
            </w:r>
            <w:r>
              <w:t>customerType</w:t>
            </w:r>
            <w:r>
              <w:rPr>
                <w:rFonts w:hint="cs"/>
                <w:cs/>
              </w:rPr>
              <w:t xml:space="preserve"> ของหน้าจอ</w:t>
            </w:r>
            <w:r>
              <w:t xml:space="preserve"> Mass Product Offering Detail</w:t>
            </w:r>
          </w:p>
          <w:p w:rsidRPr="0050326E" w:rsidR="00731E2D" w:rsidP="00F117A4" w:rsidRDefault="00731E2D" w14:paraId="2645E13C" w14:textId="79D9649F">
            <w:pPr>
              <w:rPr>
                <w:rFonts w:cs="Angsana New"/>
                <w:i/>
                <w:iCs/>
              </w:rPr>
            </w:pPr>
            <w:r w:rsidRPr="0050326E">
              <w:rPr>
                <w:i/>
                <w:iCs/>
                <w:highlight w:val="cyan"/>
                <w:cs/>
              </w:rPr>
              <w:t xml:space="preserve">เมื่อเปลี่ยนค่า </w:t>
            </w:r>
            <w:r w:rsidRPr="0050326E">
              <w:rPr>
                <w:i/>
                <w:iCs/>
                <w:highlight w:val="cyan"/>
              </w:rPr>
              <w:t xml:space="preserve">customerType </w:t>
            </w:r>
            <w:r w:rsidRPr="0050326E">
              <w:rPr>
                <w:i/>
                <w:iCs/>
                <w:highlight w:val="cyan"/>
                <w:cs/>
              </w:rPr>
              <w:t xml:space="preserve">ให้ </w:t>
            </w:r>
            <w:r w:rsidRPr="0050326E">
              <w:rPr>
                <w:i/>
                <w:iCs/>
                <w:highlight w:val="cyan"/>
              </w:rPr>
              <w:t>Default partnerPacakgeName = ‘aiipcamerav2’</w:t>
            </w:r>
          </w:p>
        </w:tc>
      </w:tr>
      <w:tr w:rsidRPr="008979A8" w:rsidR="00A36B08" w:rsidTr="00731E2D" w14:paraId="0458E334" w14:textId="77777777">
        <w:trPr>
          <w:trHeight w:val="111"/>
        </w:trPr>
        <w:tc>
          <w:tcPr>
            <w:tcW w:w="1227" w:type="pct"/>
            <w:gridSpan w:val="2"/>
          </w:tcPr>
          <w:p w:rsidRPr="000E77DA" w:rsidR="000947BF" w:rsidP="00F117A4" w:rsidRDefault="000947BF" w14:paraId="2D9820D6" w14:textId="77777777">
            <w:pPr>
              <w:rPr>
                <w:rFonts w:asciiTheme="minorBidi" w:hAnsiTheme="minorBidi"/>
                <w:cs/>
              </w:rPr>
            </w:pPr>
            <w:r w:rsidRPr="000E77DA">
              <w:rPr>
                <w:rFonts w:asciiTheme="minorBidi" w:hAnsiTheme="minorBidi"/>
                <w:cs/>
              </w:rPr>
              <w:t xml:space="preserve">ปุ่ม </w:t>
            </w:r>
            <w:r w:rsidRPr="000E77DA">
              <w:rPr>
                <w:rFonts w:asciiTheme="minorBidi" w:hAnsiTheme="minorBidi"/>
              </w:rPr>
              <w:t>Add</w:t>
            </w:r>
          </w:p>
        </w:tc>
        <w:tc>
          <w:tcPr>
            <w:tcW w:w="824" w:type="pct"/>
            <w:gridSpan w:val="2"/>
          </w:tcPr>
          <w:p w:rsidRPr="000E77DA" w:rsidR="000947BF" w:rsidP="00F117A4" w:rsidRDefault="000947BF" w14:paraId="4030763A" w14:textId="77777777">
            <w:pPr>
              <w:pStyle w:val="HeaderTable"/>
              <w:rPr>
                <w:rFonts w:asciiTheme="minorBidi" w:hAnsiTheme="minorBidi" w:cstheme="minorBidi"/>
                <w:b w:val="0"/>
                <w:bCs/>
              </w:rPr>
            </w:pPr>
            <w:r w:rsidRPr="000E77DA">
              <w:rPr>
                <w:rFonts w:asciiTheme="minorBidi" w:hAnsiTheme="minorBidi" w:cstheme="minorBidi"/>
                <w:b w:val="0"/>
                <w:bCs/>
              </w:rPr>
              <w:t>Button</w:t>
            </w:r>
          </w:p>
        </w:tc>
        <w:tc>
          <w:tcPr>
            <w:tcW w:w="2949" w:type="pct"/>
          </w:tcPr>
          <w:p w:rsidRPr="000E77DA" w:rsidR="000947BF" w:rsidP="00F117A4" w:rsidRDefault="000947BF" w14:paraId="1E3469A9" w14:textId="77777777">
            <w:pPr>
              <w:pStyle w:val="HeaderTable"/>
              <w:rPr>
                <w:rFonts w:asciiTheme="minorBidi" w:hAnsiTheme="minorBidi" w:cstheme="minorBidi"/>
                <w:b w:val="0"/>
                <w:bCs/>
                <w:lang w:bidi="th-TH"/>
              </w:rPr>
            </w:pPr>
            <w:r w:rsidRPr="000E77DA">
              <w:rPr>
                <w:rFonts w:asciiTheme="minorBidi" w:hAnsiTheme="minorBidi" w:cstheme="minorBidi"/>
                <w:b w:val="0"/>
                <w:bCs/>
                <w:lang w:bidi="th-TH"/>
              </w:rPr>
              <w:t xml:space="preserve">Visible </w:t>
            </w:r>
            <w:r w:rsidRPr="000E77DA">
              <w:rPr>
                <w:rFonts w:asciiTheme="minorBidi" w:hAnsiTheme="minorBidi" w:cstheme="minorBidi"/>
                <w:cs/>
                <w:lang w:bidi="th-TH"/>
              </w:rPr>
              <w:t>เมื่อมี</w:t>
            </w:r>
            <w:r w:rsidRPr="000E77DA">
              <w:rPr>
                <w:rFonts w:asciiTheme="minorBidi" w:hAnsiTheme="minorBidi" w:cstheme="minorBidi"/>
                <w:b w:val="0"/>
                <w:bCs/>
                <w:cs/>
                <w:lang w:bidi="th-TH"/>
              </w:rPr>
              <w:t xml:space="preserve"> </w:t>
            </w:r>
            <w:r w:rsidRPr="000E77DA">
              <w:rPr>
                <w:rFonts w:asciiTheme="minorBidi" w:hAnsiTheme="minorBidi" w:cstheme="minorBidi"/>
                <w:b w:val="0"/>
                <w:bCs/>
                <w:lang w:bidi="th-TH"/>
              </w:rPr>
              <w:t xml:space="preserve">Event </w:t>
            </w:r>
            <w:r w:rsidRPr="000E77DA">
              <w:rPr>
                <w:rFonts w:asciiTheme="minorBidi" w:hAnsiTheme="minorBidi" w:cstheme="minorBidi"/>
                <w:cs/>
                <w:lang w:bidi="th-TH"/>
              </w:rPr>
              <w:t>มาจาก</w:t>
            </w:r>
            <w:r w:rsidRPr="000E77DA">
              <w:rPr>
                <w:rFonts w:asciiTheme="minorBidi" w:hAnsiTheme="minorBidi" w:cstheme="minorBidi"/>
                <w:b w:val="0"/>
                <w:bCs/>
                <w:cs/>
                <w:lang w:bidi="th-TH"/>
              </w:rPr>
              <w:t xml:space="preserve"> </w:t>
            </w:r>
            <w:r w:rsidRPr="000E77DA">
              <w:rPr>
                <w:rFonts w:asciiTheme="minorBidi" w:hAnsiTheme="minorBidi" w:cstheme="minorBidi"/>
                <w:b w:val="0"/>
                <w:bCs/>
                <w:lang w:bidi="th-TH"/>
              </w:rPr>
              <w:t>Table Section</w:t>
            </w:r>
            <w:r w:rsidRPr="000E77DA">
              <w:rPr>
                <w:rFonts w:asciiTheme="minorBidi" w:hAnsiTheme="minorBidi" w:cstheme="minorBidi"/>
                <w:b w:val="0"/>
                <w:bCs/>
                <w:cs/>
                <w:lang w:bidi="th-TH"/>
              </w:rPr>
              <w:t xml:space="preserve"> </w:t>
            </w:r>
            <w:r w:rsidRPr="000E77DA">
              <w:rPr>
                <w:rFonts w:asciiTheme="minorBidi" w:hAnsiTheme="minorBidi" w:cstheme="minorBidi"/>
                <w:cs/>
                <w:lang w:bidi="th-TH"/>
              </w:rPr>
              <w:t>เป็น</w:t>
            </w:r>
            <w:r w:rsidRPr="000E77DA">
              <w:rPr>
                <w:rFonts w:cs="Cordia New" w:asciiTheme="minorBidi" w:hAnsiTheme="minorBidi"/>
                <w:b w:val="0"/>
                <w:bCs/>
                <w:cs/>
                <w:lang w:bidi="th-TH"/>
              </w:rPr>
              <w:t xml:space="preserve"> “</w:t>
            </w:r>
            <w:r w:rsidRPr="000E77DA">
              <w:rPr>
                <w:rFonts w:asciiTheme="minorBidi" w:hAnsiTheme="minorBidi" w:cstheme="minorBidi"/>
                <w:b w:val="0"/>
                <w:bCs/>
                <w:lang w:bidi="th-TH"/>
              </w:rPr>
              <w:t>Add</w:t>
            </w:r>
            <w:r w:rsidRPr="000E77DA">
              <w:rPr>
                <w:rFonts w:asciiTheme="minorBidi" w:hAnsiTheme="minorBidi" w:cstheme="minorBidi"/>
                <w:b w:val="0"/>
                <w:bCs/>
                <w:cs/>
                <w:lang w:bidi="th-TH"/>
              </w:rPr>
              <w:t>”</w:t>
            </w:r>
          </w:p>
          <w:p w:rsidRPr="000E77DA" w:rsidR="000947BF" w:rsidP="00F117A4" w:rsidRDefault="000947BF" w14:paraId="5BC64306" w14:textId="77777777">
            <w:pPr>
              <w:spacing w:before="240" w:after="0"/>
              <w:rPr>
                <w:rFonts w:asciiTheme="minorBidi" w:hAnsiTheme="minorBidi"/>
              </w:rPr>
            </w:pPr>
            <w:r w:rsidRPr="000E77DA">
              <w:rPr>
                <w:rFonts w:asciiTheme="minorBidi" w:hAnsiTheme="minorBidi"/>
                <w:cs/>
              </w:rPr>
              <w:t>เมื่อกดปุ่ม</w:t>
            </w:r>
          </w:p>
          <w:p w:rsidRPr="000E77DA" w:rsidR="000947BF" w:rsidP="00F117A4" w:rsidRDefault="000947BF" w14:paraId="600613B8" w14:textId="77777777">
            <w:pPr>
              <w:pStyle w:val="ListParagraph"/>
              <w:numPr>
                <w:ilvl w:val="0"/>
                <w:numId w:val="4"/>
              </w:numPr>
              <w:spacing w:after="0" w:line="259" w:lineRule="auto"/>
              <w:rPr>
                <w:rFonts w:asciiTheme="minorBidi" w:hAnsiTheme="minorBidi"/>
              </w:rPr>
            </w:pPr>
            <w:r w:rsidRPr="000E77DA">
              <w:rPr>
                <w:rFonts w:asciiTheme="minorBidi" w:hAnsiTheme="minorBidi"/>
                <w:cs/>
              </w:rPr>
              <w:t xml:space="preserve">ให้ทำการ </w:t>
            </w:r>
            <w:r w:rsidRPr="000E77DA">
              <w:rPr>
                <w:rFonts w:asciiTheme="minorBidi" w:hAnsiTheme="minorBidi"/>
              </w:rPr>
              <w:t xml:space="preserve">Validate </w:t>
            </w:r>
            <w:r w:rsidRPr="000E77DA">
              <w:rPr>
                <w:rFonts w:asciiTheme="minorBidi" w:hAnsiTheme="minorBidi"/>
                <w:cs/>
              </w:rPr>
              <w:t>ข้อมูลในหน้าจอ</w:t>
            </w:r>
          </w:p>
          <w:p w:rsidRPr="000E77DA" w:rsidR="000947BF" w:rsidP="00F117A4" w:rsidRDefault="000947BF" w14:paraId="642F722D" w14:textId="77777777">
            <w:pPr>
              <w:pStyle w:val="ListParagraph"/>
              <w:numPr>
                <w:ilvl w:val="0"/>
                <w:numId w:val="4"/>
              </w:numPr>
              <w:spacing w:after="0" w:line="259" w:lineRule="auto"/>
              <w:rPr>
                <w:rFonts w:asciiTheme="minorBidi" w:hAnsiTheme="minorBidi"/>
              </w:rPr>
            </w:pPr>
            <w:r w:rsidRPr="000E77DA">
              <w:rPr>
                <w:rFonts w:asciiTheme="minorBidi" w:hAnsiTheme="minorBidi"/>
                <w:cs/>
              </w:rPr>
              <w:t xml:space="preserve">ให้ทำการ </w:t>
            </w:r>
            <w:r w:rsidRPr="000E77DA">
              <w:rPr>
                <w:rFonts w:asciiTheme="minorBidi" w:hAnsiTheme="minorBidi"/>
              </w:rPr>
              <w:t xml:space="preserve">Add </w:t>
            </w:r>
            <w:r w:rsidRPr="000E77DA">
              <w:rPr>
                <w:rFonts w:asciiTheme="minorBidi" w:hAnsiTheme="minorBidi"/>
                <w:cs/>
              </w:rPr>
              <w:t xml:space="preserve">ข้อมูลลงในส่วนของ </w:t>
            </w:r>
            <w:r w:rsidRPr="000E77DA">
              <w:rPr>
                <w:rFonts w:asciiTheme="minorBidi" w:hAnsiTheme="minorBidi"/>
              </w:rPr>
              <w:t>Table Section</w:t>
            </w:r>
          </w:p>
          <w:p w:rsidRPr="000E77DA" w:rsidR="000947BF" w:rsidP="00F117A4" w:rsidRDefault="000947BF" w14:paraId="0B3C1D9D" w14:textId="77777777">
            <w:pPr>
              <w:pStyle w:val="ListParagraph"/>
              <w:numPr>
                <w:ilvl w:val="0"/>
                <w:numId w:val="27"/>
              </w:numPr>
              <w:ind w:left="872"/>
              <w:rPr>
                <w:rFonts w:asciiTheme="minorBidi" w:hAnsiTheme="minorBidi"/>
              </w:rPr>
            </w:pPr>
            <w:r w:rsidRPr="000E77DA">
              <w:rPr>
                <w:rFonts w:asciiTheme="minorBidi" w:hAnsiTheme="minorBidi"/>
                <w:cs/>
              </w:rPr>
              <w:t xml:space="preserve">ให้ทำการ </w:t>
            </w:r>
            <w:r w:rsidRPr="000E77DA">
              <w:rPr>
                <w:rFonts w:asciiTheme="minorBidi" w:hAnsiTheme="minorBidi"/>
              </w:rPr>
              <w:t xml:space="preserve">Sort Row </w:t>
            </w:r>
            <w:r w:rsidRPr="000E77DA">
              <w:rPr>
                <w:rFonts w:asciiTheme="minorBidi" w:hAnsiTheme="minorBidi"/>
                <w:cs/>
              </w:rPr>
              <w:t xml:space="preserve">ตาม </w:t>
            </w:r>
            <w:r w:rsidRPr="000E77DA">
              <w:rPr>
                <w:rFonts w:asciiTheme="minorBidi" w:hAnsiTheme="minorBidi"/>
              </w:rPr>
              <w:t xml:space="preserve">Logic </w:t>
            </w:r>
            <w:r w:rsidRPr="000E77DA">
              <w:rPr>
                <w:rFonts w:asciiTheme="minorBidi" w:hAnsiTheme="minorBidi"/>
                <w:cs/>
              </w:rPr>
              <w:t>และลำดับดังนี้</w:t>
            </w:r>
          </w:p>
          <w:p w:rsidRPr="000E77DA" w:rsidR="000947BF" w:rsidP="00F117A4" w:rsidRDefault="000947BF" w14:paraId="1C48CDC7" w14:textId="77777777">
            <w:pPr>
              <w:pStyle w:val="ListParagraph"/>
              <w:numPr>
                <w:ilvl w:val="0"/>
                <w:numId w:val="26"/>
              </w:numPr>
              <w:spacing w:after="160" w:line="259" w:lineRule="auto"/>
              <w:rPr>
                <w:rFonts w:asciiTheme="minorBidi" w:hAnsiTheme="minorBidi"/>
              </w:rPr>
            </w:pPr>
            <w:r w:rsidRPr="000E77DA">
              <w:rPr>
                <w:rFonts w:asciiTheme="minorBidi" w:hAnsiTheme="minorBidi"/>
              </w:rPr>
              <w:t>Duration From</w:t>
            </w:r>
          </w:p>
          <w:p w:rsidRPr="000E77DA" w:rsidR="000947BF" w:rsidP="00F117A4" w:rsidRDefault="000947BF" w14:paraId="300B188C" w14:textId="77777777">
            <w:pPr>
              <w:pStyle w:val="ListParagraph"/>
              <w:numPr>
                <w:ilvl w:val="0"/>
                <w:numId w:val="26"/>
              </w:numPr>
              <w:spacing w:after="160" w:line="259" w:lineRule="auto"/>
              <w:rPr>
                <w:rFonts w:asciiTheme="minorBidi" w:hAnsiTheme="minorBidi"/>
              </w:rPr>
            </w:pPr>
            <w:r w:rsidRPr="000E77DA">
              <w:rPr>
                <w:rFonts w:asciiTheme="minorBidi" w:hAnsiTheme="minorBidi"/>
              </w:rPr>
              <w:t>Duration To</w:t>
            </w:r>
          </w:p>
          <w:p w:rsidR="000947BF" w:rsidP="00F117A4" w:rsidRDefault="000947BF" w14:paraId="34B970C0" w14:textId="77777777">
            <w:pPr>
              <w:pStyle w:val="ListParagraph"/>
              <w:numPr>
                <w:ilvl w:val="0"/>
                <w:numId w:val="4"/>
              </w:numPr>
              <w:spacing w:after="0" w:line="259" w:lineRule="auto"/>
              <w:rPr>
                <w:rFonts w:asciiTheme="minorBidi" w:hAnsiTheme="minorBidi"/>
              </w:rPr>
            </w:pPr>
            <w:r w:rsidRPr="000E77DA">
              <w:rPr>
                <w:rFonts w:asciiTheme="minorBidi" w:hAnsiTheme="minorBidi"/>
                <w:cs/>
              </w:rPr>
              <w:t xml:space="preserve">ให้ทำการเคลียร์ค่า และ </w:t>
            </w:r>
            <w:r w:rsidRPr="000E77DA">
              <w:rPr>
                <w:rFonts w:asciiTheme="minorBidi" w:hAnsiTheme="minorBidi"/>
              </w:rPr>
              <w:t>Invisible</w:t>
            </w:r>
            <w:r w:rsidRPr="000E77DA">
              <w:rPr>
                <w:rFonts w:asciiTheme="minorBidi" w:hAnsiTheme="minorBidi"/>
                <w:szCs w:val="36"/>
              </w:rPr>
              <w:t xml:space="preserve"> Detail Section</w:t>
            </w:r>
          </w:p>
          <w:p w:rsidRPr="000E77DA" w:rsidR="000947BF" w:rsidP="00F117A4" w:rsidRDefault="000947BF" w14:paraId="492750F0" w14:textId="77777777">
            <w:pPr>
              <w:pStyle w:val="ListParagraph"/>
              <w:numPr>
                <w:ilvl w:val="0"/>
                <w:numId w:val="4"/>
              </w:numPr>
              <w:spacing w:after="0" w:line="259" w:lineRule="auto"/>
              <w:rPr>
                <w:rFonts w:asciiTheme="minorBidi" w:hAnsiTheme="minorBidi"/>
                <w:cs/>
              </w:rPr>
            </w:pPr>
            <w:r>
              <w:rPr>
                <w:rFonts w:hint="cs" w:asciiTheme="minorBidi" w:hAnsiTheme="minorBidi"/>
                <w:cs/>
              </w:rPr>
              <w:t xml:space="preserve">ให้ทำการ </w:t>
            </w:r>
            <w:r>
              <w:rPr>
                <w:rFonts w:asciiTheme="minorBidi" w:hAnsiTheme="minorBidi"/>
              </w:rPr>
              <w:t xml:space="preserve">Gen </w:t>
            </w:r>
            <w:r>
              <w:rPr>
                <w:rFonts w:cs="Angsana New"/>
              </w:rPr>
              <w:t>partnerAppId</w:t>
            </w:r>
            <w:r>
              <w:rPr>
                <w:rFonts w:hint="cs" w:asciiTheme="minorBidi" w:hAnsiTheme="minorBidi"/>
                <w:cs/>
              </w:rPr>
              <w:t xml:space="preserve"> และ </w:t>
            </w:r>
            <w:r>
              <w:rPr>
                <w:rFonts w:cs="CordiaUPC"/>
              </w:rPr>
              <w:t>Update current_app_id</w:t>
            </w:r>
            <w:r>
              <w:rPr>
                <w:rFonts w:hint="cs" w:cs="CordiaUPC"/>
                <w:cs/>
              </w:rPr>
              <w:t xml:space="preserve"> ที่ </w:t>
            </w:r>
            <w:r w:rsidRPr="00DB1793">
              <w:rPr>
                <w:rFonts w:cs="CordiaUPC"/>
              </w:rPr>
              <w:t>vdo_zenon_partner_app_id_config</w:t>
            </w:r>
            <w:r>
              <w:rPr>
                <w:rFonts w:hint="cs" w:cs="CordiaUPC"/>
                <w:cs/>
              </w:rPr>
              <w:t xml:space="preserve"> ด้วย </w:t>
            </w:r>
            <w:r>
              <w:rPr>
                <w:rFonts w:cs="Angsana New"/>
              </w:rPr>
              <w:t>partnerAppId</w:t>
            </w:r>
            <w:r>
              <w:rPr>
                <w:rFonts w:hint="cs" w:asciiTheme="minorBidi" w:hAnsiTheme="minorBidi"/>
                <w:cs/>
              </w:rPr>
              <w:t xml:space="preserve"> </w:t>
            </w:r>
            <w:r>
              <w:rPr>
                <w:rFonts w:cs="Cordia New" w:asciiTheme="minorBidi" w:hAnsiTheme="minorBidi"/>
                <w:cs/>
              </w:rPr>
              <w:t>(</w:t>
            </w:r>
            <w:r>
              <w:rPr>
                <w:rFonts w:hint="cs" w:asciiTheme="minorBidi" w:hAnsiTheme="minorBidi"/>
                <w:cs/>
              </w:rPr>
              <w:t xml:space="preserve">หมายเหตุ </w:t>
            </w:r>
            <w:r>
              <w:rPr>
                <w:rFonts w:cs="Cordia New" w:asciiTheme="minorBidi" w:hAnsiTheme="minorBidi"/>
                <w:cs/>
              </w:rPr>
              <w:t xml:space="preserve">: </w:t>
            </w:r>
            <w:r>
              <w:rPr>
                <w:rFonts w:hint="cs" w:asciiTheme="minorBidi" w:hAnsiTheme="minorBidi"/>
                <w:cs/>
              </w:rPr>
              <w:t xml:space="preserve">ถ้ามีการกรอก </w:t>
            </w:r>
            <w:r>
              <w:rPr>
                <w:rFonts w:cs="Angsana New"/>
              </w:rPr>
              <w:t xml:space="preserve">partnerPacakgeName </w:t>
            </w:r>
            <w:r>
              <w:rPr>
                <w:rFonts w:hint="cs" w:cs="Angsana New"/>
                <w:cs/>
              </w:rPr>
              <w:t xml:space="preserve">หลายครั้ง </w:t>
            </w:r>
            <w:r>
              <w:rPr>
                <w:rFonts w:cs="Angsana New"/>
              </w:rPr>
              <w:t>partnerAppId</w:t>
            </w:r>
            <w:r>
              <w:rPr>
                <w:rFonts w:cs="Cordia New" w:asciiTheme="minorBidi" w:hAnsiTheme="minorBidi"/>
                <w:cs/>
              </w:rPr>
              <w:t xml:space="preserve"> </w:t>
            </w:r>
            <w:r>
              <w:rPr>
                <w:rFonts w:hint="cs" w:asciiTheme="minorBidi" w:hAnsiTheme="minorBidi"/>
                <w:cs/>
              </w:rPr>
              <w:t>จะ</w:t>
            </w:r>
            <w:r>
              <w:rPr>
                <w:rFonts w:asciiTheme="minorBidi" w:hAnsiTheme="minorBidi"/>
              </w:rPr>
              <w:t xml:space="preserve"> Gen ID </w:t>
            </w:r>
            <w:r>
              <w:rPr>
                <w:rFonts w:hint="cs" w:asciiTheme="minorBidi" w:hAnsiTheme="minorBidi"/>
                <w:cs/>
              </w:rPr>
              <w:t>ไปเรื่อยๆ</w:t>
            </w:r>
            <w:r>
              <w:rPr>
                <w:rFonts w:cs="Cordia New" w:asciiTheme="minorBidi" w:hAnsiTheme="minorBidi"/>
                <w:cs/>
              </w:rPr>
              <w:t xml:space="preserve"> </w:t>
            </w:r>
            <w:r>
              <w:rPr>
                <w:rFonts w:hint="cs" w:asciiTheme="minorBidi" w:hAnsiTheme="minorBidi"/>
                <w:cs/>
              </w:rPr>
              <w:t>จึงให้ทำการโชว์</w:t>
            </w:r>
            <w:r>
              <w:rPr>
                <w:rFonts w:cs="Cordia New" w:asciiTheme="minorBidi" w:hAnsiTheme="minorBidi"/>
                <w:cs/>
              </w:rPr>
              <w:t xml:space="preserve"> </w:t>
            </w:r>
            <w:r>
              <w:rPr>
                <w:rFonts w:cs="Angsana New"/>
              </w:rPr>
              <w:t xml:space="preserve">partnerAppId </w:t>
            </w:r>
            <w:r>
              <w:rPr>
                <w:rFonts w:hint="cs" w:cs="Angsana New"/>
                <w:cs/>
              </w:rPr>
              <w:t xml:space="preserve">หลังจากกด </w:t>
            </w:r>
            <w:r>
              <w:rPr>
                <w:rFonts w:cs="Angsana New"/>
              </w:rPr>
              <w:t>ADD</w:t>
            </w:r>
            <w:r>
              <w:rPr>
                <w:rFonts w:cs="Cordia New" w:asciiTheme="minorBidi" w:hAnsiTheme="minorBidi"/>
                <w:cs/>
              </w:rPr>
              <w:t>)</w:t>
            </w:r>
          </w:p>
        </w:tc>
      </w:tr>
      <w:tr w:rsidRPr="008979A8" w:rsidR="00A36B08" w:rsidTr="00731E2D" w14:paraId="39542778" w14:textId="77777777">
        <w:trPr>
          <w:trHeight w:val="111"/>
        </w:trPr>
        <w:tc>
          <w:tcPr>
            <w:tcW w:w="1227" w:type="pct"/>
            <w:gridSpan w:val="2"/>
          </w:tcPr>
          <w:p w:rsidRPr="000E77DA" w:rsidR="000947BF" w:rsidP="00F117A4" w:rsidRDefault="000947BF" w14:paraId="6110F776" w14:textId="77777777">
            <w:pPr>
              <w:rPr>
                <w:rFonts w:asciiTheme="minorBidi" w:hAnsiTheme="minorBidi"/>
                <w:cs/>
              </w:rPr>
            </w:pPr>
            <w:r w:rsidRPr="000E77DA">
              <w:rPr>
                <w:rFonts w:asciiTheme="minorBidi" w:hAnsiTheme="minorBidi"/>
                <w:cs/>
              </w:rPr>
              <w:t xml:space="preserve">ปุ่ม </w:t>
            </w:r>
            <w:r w:rsidRPr="000E77DA">
              <w:rPr>
                <w:rFonts w:asciiTheme="minorBidi" w:hAnsiTheme="minorBidi"/>
              </w:rPr>
              <w:t>Update</w:t>
            </w:r>
          </w:p>
        </w:tc>
        <w:tc>
          <w:tcPr>
            <w:tcW w:w="824" w:type="pct"/>
            <w:gridSpan w:val="2"/>
          </w:tcPr>
          <w:p w:rsidRPr="000E77DA" w:rsidR="000947BF" w:rsidP="00F117A4" w:rsidRDefault="000947BF" w14:paraId="62F26533" w14:textId="77777777">
            <w:pPr>
              <w:pStyle w:val="HeaderTable"/>
              <w:rPr>
                <w:rFonts w:asciiTheme="minorBidi" w:hAnsiTheme="minorBidi" w:cstheme="minorBidi"/>
              </w:rPr>
            </w:pPr>
            <w:r w:rsidRPr="000E77DA">
              <w:rPr>
                <w:rFonts w:asciiTheme="minorBidi" w:hAnsiTheme="minorBidi" w:cstheme="minorBidi"/>
              </w:rPr>
              <w:t>Button</w:t>
            </w:r>
          </w:p>
        </w:tc>
        <w:tc>
          <w:tcPr>
            <w:tcW w:w="2949" w:type="pct"/>
          </w:tcPr>
          <w:p w:rsidRPr="000E77DA" w:rsidR="000947BF" w:rsidP="00F117A4" w:rsidRDefault="000947BF" w14:paraId="08212E9F" w14:textId="77777777">
            <w:pPr>
              <w:pStyle w:val="HeaderTable"/>
              <w:spacing w:line="360" w:lineRule="auto"/>
              <w:rPr>
                <w:rFonts w:asciiTheme="minorBidi" w:hAnsiTheme="minorBidi" w:cstheme="minorBidi"/>
                <w:b w:val="0"/>
                <w:bCs/>
                <w:lang w:bidi="th-TH"/>
              </w:rPr>
            </w:pPr>
            <w:r w:rsidRPr="000E77DA">
              <w:rPr>
                <w:rFonts w:asciiTheme="minorBidi" w:hAnsiTheme="minorBidi" w:cstheme="minorBidi"/>
                <w:b w:val="0"/>
                <w:bCs/>
                <w:lang w:bidi="th-TH"/>
              </w:rPr>
              <w:t xml:space="preserve">Visible </w:t>
            </w:r>
            <w:r w:rsidRPr="000E77DA">
              <w:rPr>
                <w:rFonts w:asciiTheme="minorBidi" w:hAnsiTheme="minorBidi" w:cstheme="minorBidi"/>
                <w:cs/>
                <w:lang w:bidi="th-TH"/>
              </w:rPr>
              <w:t>เมื่อมี</w:t>
            </w:r>
            <w:r w:rsidRPr="000E77DA">
              <w:rPr>
                <w:rFonts w:asciiTheme="minorBidi" w:hAnsiTheme="minorBidi" w:cstheme="minorBidi"/>
                <w:b w:val="0"/>
                <w:bCs/>
                <w:cs/>
                <w:lang w:bidi="th-TH"/>
              </w:rPr>
              <w:t xml:space="preserve"> </w:t>
            </w:r>
            <w:r w:rsidRPr="000E77DA">
              <w:rPr>
                <w:rFonts w:asciiTheme="minorBidi" w:hAnsiTheme="minorBidi" w:cstheme="minorBidi"/>
                <w:b w:val="0"/>
                <w:bCs/>
                <w:lang w:bidi="th-TH"/>
              </w:rPr>
              <w:t xml:space="preserve">Event </w:t>
            </w:r>
            <w:r w:rsidRPr="000E77DA">
              <w:rPr>
                <w:rFonts w:asciiTheme="minorBidi" w:hAnsiTheme="minorBidi" w:cstheme="minorBidi"/>
                <w:cs/>
                <w:lang w:bidi="th-TH"/>
              </w:rPr>
              <w:t>มาจาก</w:t>
            </w:r>
            <w:r w:rsidRPr="000E77DA">
              <w:rPr>
                <w:rFonts w:asciiTheme="minorBidi" w:hAnsiTheme="minorBidi" w:cstheme="minorBidi"/>
                <w:b w:val="0"/>
                <w:bCs/>
                <w:cs/>
                <w:lang w:bidi="th-TH"/>
              </w:rPr>
              <w:t xml:space="preserve"> </w:t>
            </w:r>
            <w:r w:rsidRPr="000E77DA">
              <w:rPr>
                <w:rFonts w:asciiTheme="minorBidi" w:hAnsiTheme="minorBidi" w:cstheme="minorBidi"/>
                <w:b w:val="0"/>
                <w:bCs/>
                <w:lang w:bidi="th-TH"/>
              </w:rPr>
              <w:t>Table</w:t>
            </w:r>
            <w:r w:rsidRPr="000E77DA">
              <w:rPr>
                <w:rFonts w:asciiTheme="minorBidi" w:hAnsiTheme="minorBidi" w:cstheme="minorBidi"/>
                <w:b w:val="0"/>
                <w:bCs/>
                <w:cs/>
                <w:lang w:bidi="th-TH"/>
              </w:rPr>
              <w:t xml:space="preserve"> </w:t>
            </w:r>
            <w:r w:rsidRPr="000E77DA">
              <w:rPr>
                <w:rFonts w:asciiTheme="minorBidi" w:hAnsiTheme="minorBidi" w:cstheme="minorBidi"/>
                <w:b w:val="0"/>
                <w:bCs/>
                <w:lang w:bidi="th-TH"/>
              </w:rPr>
              <w:t>Section</w:t>
            </w:r>
            <w:r w:rsidRPr="000E77DA">
              <w:rPr>
                <w:rFonts w:asciiTheme="minorBidi" w:hAnsiTheme="minorBidi" w:cstheme="minorBidi"/>
                <w:b w:val="0"/>
                <w:bCs/>
                <w:cs/>
                <w:lang w:bidi="th-TH"/>
              </w:rPr>
              <w:t xml:space="preserve"> </w:t>
            </w:r>
            <w:r w:rsidRPr="000E77DA">
              <w:rPr>
                <w:rFonts w:asciiTheme="minorBidi" w:hAnsiTheme="minorBidi" w:cstheme="minorBidi"/>
                <w:cs/>
                <w:lang w:bidi="th-TH"/>
              </w:rPr>
              <w:t>เป็น</w:t>
            </w:r>
            <w:r w:rsidRPr="000E77DA">
              <w:rPr>
                <w:rFonts w:cs="Cordia New" w:asciiTheme="minorBidi" w:hAnsiTheme="minorBidi"/>
                <w:b w:val="0"/>
                <w:bCs/>
                <w:cs/>
                <w:lang w:bidi="th-TH"/>
              </w:rPr>
              <w:t xml:space="preserve"> “</w:t>
            </w:r>
            <w:r w:rsidRPr="000E77DA">
              <w:rPr>
                <w:rFonts w:asciiTheme="minorBidi" w:hAnsiTheme="minorBidi" w:cstheme="minorBidi"/>
                <w:b w:val="0"/>
                <w:bCs/>
                <w:lang w:bidi="th-TH"/>
              </w:rPr>
              <w:t>Edit</w:t>
            </w:r>
            <w:r w:rsidRPr="000E77DA">
              <w:rPr>
                <w:rFonts w:asciiTheme="minorBidi" w:hAnsiTheme="minorBidi" w:cstheme="minorBidi"/>
                <w:b w:val="0"/>
                <w:bCs/>
                <w:cs/>
                <w:lang w:bidi="th-TH"/>
              </w:rPr>
              <w:t>”</w:t>
            </w:r>
          </w:p>
          <w:p w:rsidRPr="000E77DA" w:rsidR="000947BF" w:rsidP="00F117A4" w:rsidRDefault="000947BF" w14:paraId="7C063C1C" w14:textId="77777777">
            <w:pPr>
              <w:pStyle w:val="HeaderTable"/>
              <w:rPr>
                <w:rFonts w:asciiTheme="minorBidi" w:hAnsiTheme="minorBidi" w:cstheme="minorBidi"/>
                <w:lang w:bidi="th-TH"/>
              </w:rPr>
            </w:pPr>
            <w:r w:rsidRPr="000E77DA">
              <w:rPr>
                <w:rFonts w:asciiTheme="minorBidi" w:hAnsiTheme="minorBidi" w:cstheme="minorBidi"/>
                <w:cs/>
                <w:lang w:bidi="th-TH"/>
              </w:rPr>
              <w:t>เมื่อกดปุ่ม</w:t>
            </w:r>
          </w:p>
          <w:p w:rsidRPr="000E77DA" w:rsidR="000947BF" w:rsidP="00F117A4" w:rsidRDefault="000947BF" w14:paraId="163D00C6" w14:textId="77777777">
            <w:pPr>
              <w:pStyle w:val="ListParagraph"/>
              <w:numPr>
                <w:ilvl w:val="0"/>
                <w:numId w:val="6"/>
              </w:numPr>
              <w:spacing w:after="160" w:line="259" w:lineRule="auto"/>
              <w:rPr>
                <w:rFonts w:asciiTheme="minorBidi" w:hAnsiTheme="minorBidi"/>
              </w:rPr>
            </w:pPr>
            <w:r w:rsidRPr="000E77DA">
              <w:rPr>
                <w:rFonts w:asciiTheme="minorBidi" w:hAnsiTheme="minorBidi"/>
                <w:cs/>
              </w:rPr>
              <w:t xml:space="preserve">ให้ทำการ </w:t>
            </w:r>
            <w:r w:rsidRPr="000E77DA">
              <w:rPr>
                <w:rFonts w:asciiTheme="minorBidi" w:hAnsiTheme="minorBidi"/>
              </w:rPr>
              <w:t xml:space="preserve">Validate </w:t>
            </w:r>
            <w:r w:rsidRPr="000E77DA">
              <w:rPr>
                <w:rFonts w:asciiTheme="minorBidi" w:hAnsiTheme="minorBidi"/>
                <w:cs/>
              </w:rPr>
              <w:t>ข้อมูลในหน้าจอ</w:t>
            </w:r>
          </w:p>
          <w:p w:rsidRPr="000E77DA" w:rsidR="000947BF" w:rsidP="00F117A4" w:rsidRDefault="000947BF" w14:paraId="3D53767C" w14:textId="77777777">
            <w:pPr>
              <w:pStyle w:val="ListParagraph"/>
              <w:numPr>
                <w:ilvl w:val="0"/>
                <w:numId w:val="6"/>
              </w:numPr>
              <w:spacing w:after="160" w:line="259" w:lineRule="auto"/>
              <w:rPr>
                <w:rFonts w:asciiTheme="minorBidi" w:hAnsiTheme="minorBidi"/>
              </w:rPr>
            </w:pPr>
            <w:r w:rsidRPr="000E77DA">
              <w:rPr>
                <w:rFonts w:asciiTheme="minorBidi" w:hAnsiTheme="minorBidi"/>
                <w:cs/>
              </w:rPr>
              <w:t xml:space="preserve">ให้ทำการ </w:t>
            </w:r>
            <w:r w:rsidRPr="000E77DA">
              <w:rPr>
                <w:rFonts w:asciiTheme="minorBidi" w:hAnsiTheme="minorBidi"/>
              </w:rPr>
              <w:t xml:space="preserve">Update </w:t>
            </w:r>
            <w:r w:rsidRPr="000E77DA">
              <w:rPr>
                <w:rFonts w:asciiTheme="minorBidi" w:hAnsiTheme="minorBidi"/>
                <w:cs/>
              </w:rPr>
              <w:t xml:space="preserve">ข้อมูลลงในส่วนของ </w:t>
            </w:r>
            <w:r w:rsidRPr="000E77DA">
              <w:rPr>
                <w:rFonts w:asciiTheme="minorBidi" w:hAnsiTheme="minorBidi"/>
              </w:rPr>
              <w:t xml:space="preserve">Table Section </w:t>
            </w:r>
          </w:p>
          <w:p w:rsidRPr="000E77DA" w:rsidR="000947BF" w:rsidP="00F117A4" w:rsidRDefault="000947BF" w14:paraId="45F5429F" w14:textId="77777777">
            <w:pPr>
              <w:pStyle w:val="ListParagraph"/>
              <w:numPr>
                <w:ilvl w:val="0"/>
                <w:numId w:val="27"/>
              </w:numPr>
              <w:ind w:left="731"/>
              <w:rPr>
                <w:rFonts w:asciiTheme="minorBidi" w:hAnsiTheme="minorBidi"/>
              </w:rPr>
            </w:pPr>
            <w:r w:rsidRPr="000E77DA">
              <w:rPr>
                <w:rFonts w:asciiTheme="minorBidi" w:hAnsiTheme="minorBidi"/>
                <w:cs/>
              </w:rPr>
              <w:t xml:space="preserve">ให้ทำการ </w:t>
            </w:r>
            <w:r w:rsidRPr="000E77DA">
              <w:rPr>
                <w:rFonts w:asciiTheme="minorBidi" w:hAnsiTheme="minorBidi"/>
              </w:rPr>
              <w:t xml:space="preserve">Sort Row </w:t>
            </w:r>
            <w:r w:rsidRPr="000E77DA">
              <w:rPr>
                <w:rFonts w:asciiTheme="minorBidi" w:hAnsiTheme="minorBidi"/>
                <w:cs/>
              </w:rPr>
              <w:t xml:space="preserve">ตาม </w:t>
            </w:r>
            <w:r w:rsidRPr="000E77DA">
              <w:rPr>
                <w:rFonts w:asciiTheme="minorBidi" w:hAnsiTheme="minorBidi"/>
              </w:rPr>
              <w:t xml:space="preserve">Logic </w:t>
            </w:r>
            <w:r w:rsidRPr="000E77DA">
              <w:rPr>
                <w:rFonts w:asciiTheme="minorBidi" w:hAnsiTheme="minorBidi"/>
                <w:cs/>
              </w:rPr>
              <w:t>และลำดับดังนี้</w:t>
            </w:r>
          </w:p>
          <w:p w:rsidRPr="000E77DA" w:rsidR="000947BF" w:rsidP="00F117A4" w:rsidRDefault="000947BF" w14:paraId="6D09A3DA" w14:textId="77777777">
            <w:pPr>
              <w:pStyle w:val="ListParagraph"/>
              <w:numPr>
                <w:ilvl w:val="0"/>
                <w:numId w:val="26"/>
              </w:numPr>
              <w:spacing w:after="160" w:line="259" w:lineRule="auto"/>
              <w:rPr>
                <w:rFonts w:asciiTheme="minorBidi" w:hAnsiTheme="minorBidi"/>
              </w:rPr>
            </w:pPr>
            <w:r w:rsidRPr="000E77DA">
              <w:rPr>
                <w:rFonts w:asciiTheme="minorBidi" w:hAnsiTheme="minorBidi"/>
              </w:rPr>
              <w:t>Duration From</w:t>
            </w:r>
          </w:p>
          <w:p w:rsidRPr="000E77DA" w:rsidR="000947BF" w:rsidP="00F117A4" w:rsidRDefault="000947BF" w14:paraId="25DFD716" w14:textId="77777777">
            <w:pPr>
              <w:pStyle w:val="ListParagraph"/>
              <w:numPr>
                <w:ilvl w:val="0"/>
                <w:numId w:val="26"/>
              </w:numPr>
              <w:spacing w:after="160" w:line="259" w:lineRule="auto"/>
              <w:rPr>
                <w:rFonts w:asciiTheme="minorBidi" w:hAnsiTheme="minorBidi"/>
              </w:rPr>
            </w:pPr>
            <w:r w:rsidRPr="000E77DA">
              <w:rPr>
                <w:rFonts w:asciiTheme="minorBidi" w:hAnsiTheme="minorBidi"/>
              </w:rPr>
              <w:t>Duration To</w:t>
            </w:r>
          </w:p>
          <w:p w:rsidRPr="000E77DA" w:rsidR="000947BF" w:rsidP="00F117A4" w:rsidRDefault="000947BF" w14:paraId="174B2842" w14:textId="77777777">
            <w:pPr>
              <w:pStyle w:val="ListParagraph"/>
              <w:numPr>
                <w:ilvl w:val="0"/>
                <w:numId w:val="6"/>
              </w:numPr>
              <w:spacing w:after="160" w:line="259" w:lineRule="auto"/>
              <w:rPr>
                <w:rFonts w:asciiTheme="minorBidi" w:hAnsiTheme="minorBidi"/>
                <w:cs/>
              </w:rPr>
            </w:pPr>
            <w:r w:rsidRPr="000E77DA">
              <w:rPr>
                <w:rFonts w:asciiTheme="minorBidi" w:hAnsiTheme="minorBidi"/>
                <w:cs/>
              </w:rPr>
              <w:t xml:space="preserve">ให้ทำการเคลียร์ค่า และ </w:t>
            </w:r>
            <w:r w:rsidRPr="000E77DA">
              <w:rPr>
                <w:rFonts w:asciiTheme="minorBidi" w:hAnsiTheme="minorBidi"/>
              </w:rPr>
              <w:t>Invisible</w:t>
            </w:r>
            <w:r w:rsidRPr="000E77DA">
              <w:rPr>
                <w:rFonts w:asciiTheme="minorBidi" w:hAnsiTheme="minorBidi"/>
                <w:szCs w:val="36"/>
              </w:rPr>
              <w:t xml:space="preserve"> Detail Section</w:t>
            </w:r>
          </w:p>
        </w:tc>
      </w:tr>
      <w:tr w:rsidRPr="008979A8" w:rsidR="00A36B08" w:rsidTr="00731E2D" w14:paraId="1463ACE3" w14:textId="77777777">
        <w:trPr>
          <w:trHeight w:val="111"/>
        </w:trPr>
        <w:tc>
          <w:tcPr>
            <w:tcW w:w="1227" w:type="pct"/>
            <w:gridSpan w:val="2"/>
          </w:tcPr>
          <w:p w:rsidRPr="003A1FD8" w:rsidR="000947BF" w:rsidP="00F117A4" w:rsidRDefault="000947BF" w14:paraId="6C7B08F9" w14:textId="77777777">
            <w:pPr>
              <w:rPr>
                <w:rFonts w:cs="Angsana New"/>
                <w:cs/>
              </w:rPr>
            </w:pPr>
            <w:r w:rsidRPr="000E77DA">
              <w:rPr>
                <w:rFonts w:asciiTheme="minorBidi" w:hAnsiTheme="minorBidi"/>
                <w:cs/>
              </w:rPr>
              <w:t>ปุ่ม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CordiaUPC"/>
              </w:rPr>
              <w:t>Cancel</w:t>
            </w:r>
          </w:p>
        </w:tc>
        <w:tc>
          <w:tcPr>
            <w:tcW w:w="824" w:type="pct"/>
            <w:gridSpan w:val="2"/>
          </w:tcPr>
          <w:p w:rsidR="000947BF" w:rsidP="00F117A4" w:rsidRDefault="000947BF" w14:paraId="47142541" w14:textId="77777777">
            <w:pPr>
              <w:pStyle w:val="HeaderTable"/>
            </w:pPr>
            <w:r>
              <w:t>Button</w:t>
            </w:r>
          </w:p>
        </w:tc>
        <w:tc>
          <w:tcPr>
            <w:tcW w:w="2949" w:type="pct"/>
          </w:tcPr>
          <w:p w:rsidRPr="007D14C9" w:rsidR="000947BF" w:rsidP="00F117A4" w:rsidRDefault="000947BF" w14:paraId="6AE5FE8F" w14:textId="77777777">
            <w:pPr>
              <w:rPr>
                <w:rFonts w:cs="Angsana New"/>
                <w:cs/>
              </w:rPr>
            </w:pPr>
            <w:r>
              <w:rPr>
                <w:rFonts w:hint="cs"/>
                <w:cs/>
              </w:rPr>
              <w:t xml:space="preserve">ให้ทำการเคลียร์ค่าใน </w:t>
            </w:r>
            <w:r>
              <w:t>Detail Section</w:t>
            </w:r>
            <w:r>
              <w:rPr>
                <w:rFonts w:hint="cs"/>
                <w:cs/>
              </w:rPr>
              <w:t xml:space="preserve"> และทำการ </w:t>
            </w:r>
            <w:r>
              <w:t>Invisible Detail Section</w:t>
            </w:r>
          </w:p>
        </w:tc>
      </w:tr>
      <w:tr w:rsidRPr="008979A8" w:rsidR="000947BF" w:rsidTr="00731E2D" w14:paraId="578E6AD7" w14:textId="77777777">
        <w:trPr>
          <w:trHeight w:val="111"/>
        </w:trPr>
        <w:tc>
          <w:tcPr>
            <w:tcW w:w="5000" w:type="pct"/>
            <w:gridSpan w:val="5"/>
            <w:shd w:val="clear" w:color="auto" w:fill="C2D69B" w:themeFill="accent3" w:themeFillTint="99"/>
          </w:tcPr>
          <w:p w:rsidRPr="007D14C9" w:rsidR="000947BF" w:rsidP="00F117A4" w:rsidRDefault="000947BF" w14:paraId="4EEC3A89" w14:textId="77777777">
            <w:pPr>
              <w:pStyle w:val="HeaderTable"/>
              <w:rPr>
                <w:rFonts w:cs="Angsana New"/>
                <w:rtl/>
                <w:cs/>
              </w:rPr>
            </w:pPr>
            <w:r>
              <w:t>End Partner Detail Section</w:t>
            </w:r>
          </w:p>
        </w:tc>
      </w:tr>
      <w:tr w:rsidRPr="008979A8" w:rsidR="000947BF" w:rsidTr="00731E2D" w14:paraId="273D1927" w14:textId="77777777">
        <w:trPr>
          <w:trHeight w:val="111"/>
        </w:trPr>
        <w:tc>
          <w:tcPr>
            <w:tcW w:w="5000" w:type="pct"/>
            <w:gridSpan w:val="5"/>
            <w:shd w:val="clear" w:color="auto" w:fill="C2D69B" w:themeFill="accent3" w:themeFillTint="99"/>
          </w:tcPr>
          <w:p w:rsidRPr="007D14C9" w:rsidR="000947BF" w:rsidP="00F117A4" w:rsidRDefault="000947BF" w14:paraId="0DA5A87A" w14:textId="77777777">
            <w:pPr>
              <w:pStyle w:val="HeaderTable"/>
              <w:rPr>
                <w:rFonts w:cs="Angsana New"/>
                <w:rtl/>
                <w:cs/>
              </w:rPr>
            </w:pPr>
            <w:r>
              <w:t>End Partner App ID Section</w:t>
            </w:r>
          </w:p>
        </w:tc>
      </w:tr>
      <w:tr w:rsidRPr="008979A8" w:rsidR="000947BF" w:rsidTr="00731E2D" w14:paraId="081EB634" w14:textId="77777777">
        <w:trPr>
          <w:trHeight w:val="111"/>
        </w:trPr>
        <w:tc>
          <w:tcPr>
            <w:tcW w:w="5000" w:type="pct"/>
            <w:gridSpan w:val="5"/>
            <w:shd w:val="clear" w:color="auto" w:fill="C2D69B" w:themeFill="accent3" w:themeFillTint="99"/>
          </w:tcPr>
          <w:p w:rsidRPr="000E77DA" w:rsidR="000947BF" w:rsidP="00F117A4" w:rsidRDefault="000947BF" w14:paraId="12939EBE" w14:textId="77777777">
            <w:pPr>
              <w:pStyle w:val="HeaderTable"/>
              <w:rPr>
                <w:rFonts w:asciiTheme="minorBidi" w:hAnsiTheme="minorBidi" w:cstheme="minorBidi"/>
                <w:rtl/>
              </w:rPr>
            </w:pPr>
            <w:r w:rsidRPr="000E77DA">
              <w:rPr>
                <w:rFonts w:asciiTheme="minorBidi" w:hAnsiTheme="minorBidi" w:cstheme="minorBidi"/>
              </w:rPr>
              <w:t>Duration Section</w:t>
            </w:r>
          </w:p>
          <w:p w:rsidRPr="000E77DA" w:rsidR="000947BF" w:rsidP="00F117A4" w:rsidRDefault="000947BF" w14:paraId="443D8B88" w14:textId="77777777">
            <w:pPr>
              <w:rPr>
                <w:rFonts w:asciiTheme="minorBidi" w:hAnsiTheme="minorBidi"/>
                <w:cs/>
              </w:rPr>
            </w:pPr>
            <w:r>
              <w:rPr>
                <w:rFonts w:hint="cs"/>
                <w:cs/>
              </w:rPr>
              <w:t>ถ้า</w:t>
            </w:r>
            <w:r>
              <w:rPr>
                <w:rFonts w:cs="CordiaUPC"/>
                <w:cs/>
              </w:rPr>
              <w:t xml:space="preserve"> </w:t>
            </w:r>
            <w:r>
              <w:t>Customer Type</w:t>
            </w:r>
            <w:r>
              <w:rPr>
                <w:rFonts w:cs="CordiaUPC"/>
                <w:cs/>
              </w:rPr>
              <w:t xml:space="preserve"> = “</w:t>
            </w:r>
            <w:r>
              <w:t>Pre paid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Multi Duration </w:t>
            </w:r>
            <w:r>
              <w:rPr>
                <w:rFonts w:cs="CordiaUPC"/>
                <w:cs/>
              </w:rPr>
              <w:t>= “</w:t>
            </w:r>
            <w:r>
              <w:t>Yes</w:t>
            </w:r>
            <w:r>
              <w:rPr>
                <w:rFonts w:cs="CordiaUPC"/>
                <w:cs/>
              </w:rPr>
              <w:t>”</w:t>
            </w:r>
            <w:r>
              <w:rPr>
                <w:rFonts w:hint="cs"/>
                <w:cs/>
              </w:rPr>
              <w:t xml:space="preserve">ให้ </w:t>
            </w:r>
            <w:r>
              <w:t xml:space="preserve">Visible </w:t>
            </w:r>
            <w:r>
              <w:rPr>
                <w:rFonts w:hint="cs"/>
                <w:cs/>
              </w:rPr>
              <w:t xml:space="preserve">ถ้าไม่ใช่ให้ </w:t>
            </w:r>
            <w:r>
              <w:t>Invisible</w:t>
            </w:r>
          </w:p>
        </w:tc>
      </w:tr>
      <w:tr w:rsidRPr="008979A8" w:rsidR="00A36B08" w:rsidTr="00731E2D" w14:paraId="33D1951D" w14:textId="77777777">
        <w:trPr>
          <w:trHeight w:val="111"/>
        </w:trPr>
        <w:tc>
          <w:tcPr>
            <w:tcW w:w="1209" w:type="pct"/>
          </w:tcPr>
          <w:p w:rsidRPr="000E77DA" w:rsidR="000947BF" w:rsidP="00F117A4" w:rsidRDefault="000947BF" w14:paraId="1D409B8B" w14:textId="77777777">
            <w:pPr>
              <w:rPr>
                <w:rFonts w:asciiTheme="minorBidi" w:hAnsiTheme="minorBidi"/>
                <w:cs/>
              </w:rPr>
            </w:pPr>
            <w:r w:rsidRPr="000E77DA">
              <w:rPr>
                <w:rFonts w:asciiTheme="minorBidi" w:hAnsiTheme="minorBidi"/>
              </w:rPr>
              <w:t>durationType</w:t>
            </w:r>
          </w:p>
        </w:tc>
        <w:tc>
          <w:tcPr>
            <w:tcW w:w="842" w:type="pct"/>
            <w:gridSpan w:val="3"/>
          </w:tcPr>
          <w:p w:rsidRPr="000E77DA" w:rsidR="000947BF" w:rsidP="00F117A4" w:rsidRDefault="000947BF" w14:paraId="529BF53E" w14:textId="77777777">
            <w:pPr>
              <w:rPr>
                <w:rFonts w:asciiTheme="minorBidi" w:hAnsiTheme="minorBidi"/>
              </w:rPr>
            </w:pPr>
            <w:r w:rsidRPr="000E77DA">
              <w:rPr>
                <w:rFonts w:asciiTheme="minorBidi" w:hAnsiTheme="minorBidi"/>
              </w:rPr>
              <w:t>Radio Button</w:t>
            </w:r>
          </w:p>
        </w:tc>
        <w:tc>
          <w:tcPr>
            <w:tcW w:w="2949" w:type="pct"/>
          </w:tcPr>
          <w:p w:rsidRPr="000E77DA" w:rsidR="000947BF" w:rsidP="00F117A4" w:rsidRDefault="000947BF" w14:paraId="441C2BE2" w14:textId="77777777">
            <w:pPr>
              <w:rPr>
                <w:rFonts w:asciiTheme="minorBidi" w:hAnsiTheme="minorBidi"/>
                <w:color w:val="FF0000"/>
              </w:rPr>
            </w:pPr>
            <w:r w:rsidRPr="000E77DA">
              <w:rPr>
                <w:rFonts w:asciiTheme="minorBidi" w:hAnsiTheme="minorBidi"/>
              </w:rPr>
              <w:t xml:space="preserve">Label </w:t>
            </w:r>
            <w:r w:rsidRPr="000E77DA">
              <w:rPr>
                <w:rFonts w:asciiTheme="minorBidi" w:hAnsiTheme="minorBidi"/>
                <w:cs/>
              </w:rPr>
              <w:t xml:space="preserve">:  </w:t>
            </w:r>
            <w:r w:rsidRPr="000E77DA">
              <w:rPr>
                <w:rFonts w:asciiTheme="minorBidi" w:hAnsiTheme="minorBidi"/>
                <w:color w:val="FF0000"/>
                <w:cs/>
              </w:rPr>
              <w:t>*</w:t>
            </w:r>
            <w:r w:rsidRPr="000E77DA">
              <w:rPr>
                <w:rFonts w:asciiTheme="minorBidi" w:hAnsiTheme="minorBidi"/>
                <w:color w:val="FF0000"/>
              </w:rPr>
              <w:t>Duration Type</w:t>
            </w:r>
          </w:p>
          <w:p w:rsidRPr="000E77DA" w:rsidR="000947BF" w:rsidP="00F117A4" w:rsidRDefault="000947BF" w14:paraId="07CC4736" w14:textId="77777777">
            <w:pPr>
              <w:rPr>
                <w:rFonts w:asciiTheme="minorBidi" w:hAnsiTheme="minorBidi"/>
              </w:rPr>
            </w:pPr>
            <w:r w:rsidRPr="000E77DA">
              <w:rPr>
                <w:rFonts w:asciiTheme="minorBidi" w:hAnsiTheme="minorBidi"/>
              </w:rPr>
              <w:t xml:space="preserve">List of Value </w:t>
            </w:r>
            <w:r w:rsidRPr="000E77DA">
              <w:rPr>
                <w:rFonts w:asciiTheme="minorBidi" w:hAnsiTheme="minorBidi"/>
                <w:cs/>
              </w:rPr>
              <w:t>: ดึงข้อมูลจาก</w:t>
            </w:r>
            <w:r w:rsidRPr="000E77DA">
              <w:rPr>
                <w:rFonts w:asciiTheme="minorBidi" w:hAnsiTheme="minorBidi"/>
              </w:rPr>
              <w:t xml:space="preserve">DB </w:t>
            </w:r>
            <w:r w:rsidRPr="000E77DA">
              <w:rPr>
                <w:rFonts w:asciiTheme="minorBidi" w:hAnsiTheme="minorBidi"/>
                <w:cs/>
              </w:rPr>
              <w:t xml:space="preserve">ที่ </w:t>
            </w:r>
            <w:r w:rsidRPr="000E77DA">
              <w:rPr>
                <w:rFonts w:asciiTheme="minorBidi" w:hAnsiTheme="minorBidi"/>
              </w:rPr>
              <w:t xml:space="preserve">Table FLW_CFG_LOV </w:t>
            </w:r>
            <w:r w:rsidRPr="000E77DA">
              <w:rPr>
                <w:rFonts w:asciiTheme="minorBidi" w:hAnsiTheme="minorBidi"/>
                <w:cs/>
              </w:rPr>
              <w:t xml:space="preserve">โดย </w:t>
            </w:r>
            <w:r w:rsidRPr="000E77DA">
              <w:rPr>
                <w:rFonts w:asciiTheme="minorBidi" w:hAnsiTheme="minorBidi"/>
              </w:rPr>
              <w:t xml:space="preserve">group_type </w:t>
            </w:r>
            <w:r w:rsidRPr="000E77DA">
              <w:rPr>
                <w:rFonts w:asciiTheme="minorBidi" w:hAnsiTheme="minorBidi"/>
                <w:cs/>
              </w:rPr>
              <w:t>= ‘</w:t>
            </w:r>
            <w:r w:rsidRPr="000E77DA">
              <w:rPr>
                <w:rFonts w:asciiTheme="minorBidi" w:hAnsiTheme="minorBidi"/>
              </w:rPr>
              <w:t>Duration</w:t>
            </w:r>
            <w:r w:rsidRPr="000E77DA">
              <w:rPr>
                <w:rFonts w:asciiTheme="minorBidi" w:hAnsiTheme="minorBidi"/>
                <w:cs/>
              </w:rPr>
              <w:t xml:space="preserve"> </w:t>
            </w:r>
            <w:r w:rsidRPr="000E77DA">
              <w:rPr>
                <w:rFonts w:asciiTheme="minorBidi" w:hAnsiTheme="minorBidi"/>
              </w:rPr>
              <w:t>Type</w:t>
            </w:r>
            <w:r w:rsidRPr="000E77DA">
              <w:rPr>
                <w:rFonts w:asciiTheme="minorBidi" w:hAnsiTheme="minorBidi"/>
                <w:cs/>
              </w:rPr>
              <w:t>’</w:t>
            </w:r>
          </w:p>
          <w:p w:rsidRPr="000E77DA" w:rsidR="000947BF" w:rsidP="00F117A4" w:rsidRDefault="000947BF" w14:paraId="42D48862" w14:textId="77777777">
            <w:pPr>
              <w:rPr>
                <w:rFonts w:asciiTheme="minorBidi" w:hAnsiTheme="minorBidi"/>
                <w:cs/>
              </w:rPr>
            </w:pPr>
            <w:r w:rsidRPr="000E77DA">
              <w:rPr>
                <w:rFonts w:asciiTheme="minorBidi" w:hAnsiTheme="minorBidi"/>
                <w:cs/>
              </w:rPr>
              <w:t>เมื่อคลิกเลือกค่าเป็น “</w:t>
            </w:r>
            <w:r w:rsidRPr="000E77DA">
              <w:rPr>
                <w:rFonts w:asciiTheme="minorBidi" w:hAnsiTheme="minorBidi"/>
              </w:rPr>
              <w:t>Depend on Package</w:t>
            </w:r>
            <w:r w:rsidRPr="000E77DA">
              <w:rPr>
                <w:rFonts w:cs="Cordia New" w:asciiTheme="minorBidi" w:hAnsiTheme="minorBidi"/>
                <w:cs/>
              </w:rPr>
              <w:t xml:space="preserve">” </w:t>
            </w:r>
            <w:r w:rsidRPr="000E77DA">
              <w:rPr>
                <w:rFonts w:asciiTheme="minorBidi" w:hAnsiTheme="minorBidi"/>
                <w:cs/>
              </w:rPr>
              <w:t xml:space="preserve">ให้ </w:t>
            </w:r>
            <w:r w:rsidRPr="000E77DA">
              <w:rPr>
                <w:rFonts w:asciiTheme="minorBidi" w:hAnsiTheme="minorBidi"/>
              </w:rPr>
              <w:t xml:space="preserve">Default </w:t>
            </w:r>
            <w:r w:rsidRPr="000E77DA">
              <w:rPr>
                <w:rFonts w:asciiTheme="minorBidi" w:hAnsiTheme="minorBidi"/>
                <w:cs/>
              </w:rPr>
              <w:t>ค่า</w:t>
            </w:r>
          </w:p>
          <w:p w:rsidR="000947BF" w:rsidP="00F117A4" w:rsidRDefault="000947BF" w14:paraId="6E80E00E" w14:textId="77777777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Theme="minorBidi" w:hAnsiTheme="minorBidi"/>
              </w:rPr>
            </w:pPr>
            <w:r w:rsidRPr="000E77DA">
              <w:rPr>
                <w:rFonts w:asciiTheme="minorBidi" w:hAnsiTheme="minorBidi"/>
              </w:rPr>
              <w:t xml:space="preserve">durationFrom </w:t>
            </w:r>
            <w:r w:rsidRPr="000E77DA">
              <w:rPr>
                <w:rFonts w:asciiTheme="minorBidi" w:hAnsiTheme="minorBidi"/>
                <w:cs/>
              </w:rPr>
              <w:t xml:space="preserve">= </w:t>
            </w:r>
            <w:r w:rsidRPr="000E77DA">
              <w:rPr>
                <w:rFonts w:asciiTheme="minorBidi" w:hAnsiTheme="minorBidi"/>
              </w:rPr>
              <w:t>1</w:t>
            </w:r>
          </w:p>
          <w:p w:rsidRPr="000E77DA" w:rsidR="000947BF" w:rsidP="00F117A4" w:rsidRDefault="000947BF" w14:paraId="61206BB9" w14:textId="77777777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Theme="minorBidi" w:hAnsiTheme="minorBidi"/>
                <w:cs/>
              </w:rPr>
            </w:pPr>
            <w:r w:rsidRPr="000E77DA">
              <w:rPr>
                <w:rFonts w:asciiTheme="minorBidi" w:hAnsiTheme="minorBidi"/>
              </w:rPr>
              <w:t xml:space="preserve">durationTo </w:t>
            </w:r>
            <w:r w:rsidRPr="000E77DA">
              <w:rPr>
                <w:rFonts w:asciiTheme="minorBidi" w:hAnsiTheme="minorBidi"/>
                <w:cs/>
              </w:rPr>
              <w:t xml:space="preserve">= </w:t>
            </w:r>
            <w:r w:rsidRPr="000E77DA">
              <w:rPr>
                <w:rFonts w:asciiTheme="minorBidi" w:hAnsiTheme="minorBidi"/>
              </w:rPr>
              <w:t>packageDuration</w:t>
            </w:r>
          </w:p>
        </w:tc>
      </w:tr>
      <w:tr w:rsidRPr="008979A8" w:rsidR="00A36B08" w:rsidTr="00731E2D" w14:paraId="3A1C33B4" w14:textId="77777777">
        <w:trPr>
          <w:trHeight w:val="111"/>
        </w:trPr>
        <w:tc>
          <w:tcPr>
            <w:tcW w:w="1209" w:type="pct"/>
          </w:tcPr>
          <w:p w:rsidRPr="000E77DA" w:rsidR="000947BF" w:rsidP="00F117A4" w:rsidRDefault="000947BF" w14:paraId="0A524B83" w14:textId="77777777">
            <w:pPr>
              <w:rPr>
                <w:rFonts w:asciiTheme="minorBidi" w:hAnsiTheme="minorBidi"/>
                <w:cs/>
              </w:rPr>
            </w:pPr>
            <w:r w:rsidRPr="000E77DA">
              <w:rPr>
                <w:rFonts w:asciiTheme="minorBidi" w:hAnsiTheme="minorBidi"/>
              </w:rPr>
              <w:t>durationFrom</w:t>
            </w:r>
          </w:p>
        </w:tc>
        <w:tc>
          <w:tcPr>
            <w:tcW w:w="842" w:type="pct"/>
            <w:gridSpan w:val="3"/>
          </w:tcPr>
          <w:p w:rsidRPr="000E77DA" w:rsidR="000947BF" w:rsidP="00F117A4" w:rsidRDefault="000947BF" w14:paraId="12278921" w14:textId="77777777">
            <w:pPr>
              <w:rPr>
                <w:rFonts w:asciiTheme="minorBidi" w:hAnsiTheme="minorBidi"/>
              </w:rPr>
            </w:pPr>
            <w:r w:rsidRPr="000E77DA">
              <w:rPr>
                <w:rFonts w:asciiTheme="minorBidi" w:hAnsiTheme="minorBidi"/>
              </w:rPr>
              <w:t>Text Box</w:t>
            </w:r>
          </w:p>
        </w:tc>
        <w:tc>
          <w:tcPr>
            <w:tcW w:w="2949" w:type="pct"/>
          </w:tcPr>
          <w:p w:rsidRPr="000E77DA" w:rsidR="000947BF" w:rsidP="00F117A4" w:rsidRDefault="000947BF" w14:paraId="11C474BB" w14:textId="77777777">
            <w:pPr>
              <w:rPr>
                <w:rFonts w:asciiTheme="minorBidi" w:hAnsiTheme="minorBidi"/>
              </w:rPr>
            </w:pPr>
            <w:r w:rsidRPr="000E77DA">
              <w:rPr>
                <w:rFonts w:asciiTheme="minorBidi" w:hAnsiTheme="minorBidi"/>
              </w:rPr>
              <w:t xml:space="preserve">Label </w:t>
            </w:r>
            <w:r w:rsidRPr="000E77DA">
              <w:rPr>
                <w:rFonts w:asciiTheme="minorBidi" w:hAnsiTheme="minorBidi"/>
                <w:cs/>
              </w:rPr>
              <w:t xml:space="preserve">:  </w:t>
            </w:r>
            <w:r w:rsidRPr="000E77DA">
              <w:rPr>
                <w:rFonts w:asciiTheme="minorBidi" w:hAnsiTheme="minorBidi"/>
                <w:color w:val="FF0000"/>
                <w:cs/>
              </w:rPr>
              <w:t>*</w:t>
            </w:r>
            <w:r w:rsidRPr="000E77DA">
              <w:rPr>
                <w:rFonts w:asciiTheme="minorBidi" w:hAnsiTheme="minorBidi"/>
                <w:color w:val="FF0000"/>
              </w:rPr>
              <w:t>Duration</w:t>
            </w:r>
            <w:r w:rsidRPr="000E77DA">
              <w:rPr>
                <w:rFonts w:asciiTheme="minorBidi" w:hAnsiTheme="minorBidi"/>
                <w:cs/>
              </w:rPr>
              <w:t xml:space="preserve"> : </w:t>
            </w:r>
            <w:r w:rsidRPr="000E77DA">
              <w:rPr>
                <w:rFonts w:cs="Cordia New" w:asciiTheme="minorBidi" w:hAnsiTheme="minorBidi"/>
                <w:cs/>
              </w:rPr>
              <w:t>…</w:t>
            </w:r>
            <w:r w:rsidRPr="000E77DA">
              <w:rPr>
                <w:rFonts w:asciiTheme="minorBidi" w:hAnsiTheme="minorBidi"/>
              </w:rPr>
              <w:t>From</w:t>
            </w:r>
            <w:r w:rsidRPr="000E77DA">
              <w:rPr>
                <w:rFonts w:cs="Cordia New" w:asciiTheme="minorBidi" w:hAnsiTheme="minorBidi"/>
                <w:cs/>
              </w:rPr>
              <w:t xml:space="preserve">… </w:t>
            </w:r>
            <w:r w:rsidRPr="000E77DA">
              <w:rPr>
                <w:rFonts w:asciiTheme="minorBidi" w:hAnsiTheme="minorBidi"/>
              </w:rPr>
              <w:t xml:space="preserve">to </w:t>
            </w:r>
            <w:r w:rsidRPr="000E77DA">
              <w:rPr>
                <w:rFonts w:asciiTheme="minorBidi" w:hAnsiTheme="minorBidi"/>
                <w:cs/>
              </w:rPr>
              <w:t>…</w:t>
            </w:r>
            <w:r w:rsidRPr="000E77DA">
              <w:rPr>
                <w:rFonts w:asciiTheme="minorBidi" w:hAnsiTheme="minorBidi"/>
              </w:rPr>
              <w:t>To</w:t>
            </w:r>
            <w:r w:rsidRPr="000E77DA">
              <w:rPr>
                <w:rFonts w:asciiTheme="minorBidi" w:hAnsiTheme="minorBidi"/>
                <w:cs/>
              </w:rPr>
              <w:t>… …</w:t>
            </w:r>
            <w:r w:rsidRPr="000E77DA">
              <w:rPr>
                <w:rFonts w:asciiTheme="minorBidi" w:hAnsiTheme="minorBidi"/>
              </w:rPr>
              <w:t>Unit</w:t>
            </w:r>
            <w:r w:rsidRPr="000E77DA">
              <w:rPr>
                <w:rFonts w:asciiTheme="minorBidi" w:hAnsiTheme="minorBidi"/>
                <w:cs/>
              </w:rPr>
              <w:t>…</w:t>
            </w:r>
          </w:p>
          <w:p w:rsidRPr="000E77DA" w:rsidR="000947BF" w:rsidP="00F117A4" w:rsidRDefault="000947BF" w14:paraId="38BEF72F" w14:textId="77777777">
            <w:pPr>
              <w:rPr>
                <w:rFonts w:asciiTheme="minorBidi" w:hAnsiTheme="minorBidi"/>
              </w:rPr>
            </w:pPr>
            <w:r w:rsidRPr="000E77DA">
              <w:rPr>
                <w:rFonts w:asciiTheme="minorBidi" w:hAnsiTheme="minorBidi"/>
              </w:rPr>
              <w:t xml:space="preserve">Enabled </w:t>
            </w:r>
            <w:r w:rsidRPr="000E77DA">
              <w:rPr>
                <w:rFonts w:asciiTheme="minorBidi" w:hAnsiTheme="minorBidi"/>
                <w:cs/>
              </w:rPr>
              <w:t xml:space="preserve">เมื่อ </w:t>
            </w:r>
            <w:r w:rsidRPr="000E77DA">
              <w:rPr>
                <w:rFonts w:asciiTheme="minorBidi" w:hAnsiTheme="minorBidi"/>
              </w:rPr>
              <w:t xml:space="preserve">Duration Type </w:t>
            </w:r>
            <w:r w:rsidRPr="000E77DA">
              <w:rPr>
                <w:rFonts w:asciiTheme="minorBidi" w:hAnsiTheme="minorBidi"/>
                <w:cs/>
              </w:rPr>
              <w:t>เป็น “</w:t>
            </w:r>
            <w:r w:rsidRPr="000E77DA">
              <w:rPr>
                <w:rFonts w:asciiTheme="minorBidi" w:hAnsiTheme="minorBidi"/>
              </w:rPr>
              <w:t>Specific</w:t>
            </w:r>
            <w:r w:rsidRPr="000E77DA">
              <w:rPr>
                <w:rFonts w:asciiTheme="minorBidi" w:hAnsiTheme="minorBidi"/>
                <w:cs/>
              </w:rPr>
              <w:t>”</w:t>
            </w:r>
          </w:p>
          <w:p w:rsidRPr="000E77DA" w:rsidR="000947BF" w:rsidP="00F117A4" w:rsidRDefault="000947BF" w14:paraId="111DAA55" w14:textId="77777777">
            <w:pPr>
              <w:rPr>
                <w:rFonts w:asciiTheme="minorBidi" w:hAnsiTheme="minorBidi"/>
                <w:cs/>
              </w:rPr>
            </w:pPr>
            <w:r w:rsidRPr="000E77DA">
              <w:rPr>
                <w:rFonts w:asciiTheme="minorBidi" w:hAnsiTheme="minorBidi"/>
                <w:cs/>
              </w:rPr>
              <w:t>หมายเหตุ : ใส่ได้เฉพาะตัวเลขเท่านั้น</w:t>
            </w:r>
          </w:p>
        </w:tc>
      </w:tr>
      <w:tr w:rsidRPr="008979A8" w:rsidR="00A36B08" w:rsidTr="00731E2D" w14:paraId="163A7161" w14:textId="77777777">
        <w:trPr>
          <w:trHeight w:val="111"/>
        </w:trPr>
        <w:tc>
          <w:tcPr>
            <w:tcW w:w="1209" w:type="pct"/>
          </w:tcPr>
          <w:p w:rsidRPr="000E77DA" w:rsidR="000947BF" w:rsidP="00F117A4" w:rsidRDefault="000947BF" w14:paraId="66F85C67" w14:textId="77777777">
            <w:pPr>
              <w:rPr>
                <w:rFonts w:asciiTheme="minorBidi" w:hAnsiTheme="minorBidi"/>
                <w:cs/>
              </w:rPr>
            </w:pPr>
            <w:r w:rsidRPr="000E77DA">
              <w:rPr>
                <w:rFonts w:asciiTheme="minorBidi" w:hAnsiTheme="minorBidi"/>
              </w:rPr>
              <w:t>durationTo</w:t>
            </w:r>
          </w:p>
        </w:tc>
        <w:tc>
          <w:tcPr>
            <w:tcW w:w="842" w:type="pct"/>
            <w:gridSpan w:val="3"/>
          </w:tcPr>
          <w:p w:rsidRPr="000E77DA" w:rsidR="000947BF" w:rsidP="00F117A4" w:rsidRDefault="000947BF" w14:paraId="60FDB75A" w14:textId="77777777">
            <w:pPr>
              <w:rPr>
                <w:rFonts w:asciiTheme="minorBidi" w:hAnsiTheme="minorBidi"/>
              </w:rPr>
            </w:pPr>
            <w:r w:rsidRPr="000E77DA">
              <w:rPr>
                <w:rFonts w:asciiTheme="minorBidi" w:hAnsiTheme="minorBidi"/>
              </w:rPr>
              <w:t>Text Box</w:t>
            </w:r>
          </w:p>
        </w:tc>
        <w:tc>
          <w:tcPr>
            <w:tcW w:w="2949" w:type="pct"/>
          </w:tcPr>
          <w:p w:rsidRPr="000E77DA" w:rsidR="000947BF" w:rsidP="00F117A4" w:rsidRDefault="000947BF" w14:paraId="006FF308" w14:textId="77777777">
            <w:pPr>
              <w:rPr>
                <w:rFonts w:asciiTheme="minorBidi" w:hAnsiTheme="minorBidi"/>
              </w:rPr>
            </w:pPr>
            <w:r w:rsidRPr="000E77DA">
              <w:rPr>
                <w:rFonts w:asciiTheme="minorBidi" w:hAnsiTheme="minorBidi"/>
                <w:cs/>
              </w:rPr>
              <w:t xml:space="preserve">อยู่บรรทัดเดียวกับ </w:t>
            </w:r>
            <w:r w:rsidRPr="000E77DA">
              <w:rPr>
                <w:rFonts w:asciiTheme="minorBidi" w:hAnsiTheme="minorBidi"/>
              </w:rPr>
              <w:t>Duration From</w:t>
            </w:r>
          </w:p>
          <w:p w:rsidRPr="000E77DA" w:rsidR="000947BF" w:rsidP="00F117A4" w:rsidRDefault="000947BF" w14:paraId="61CB2CA2" w14:textId="77777777">
            <w:pPr>
              <w:rPr>
                <w:rFonts w:asciiTheme="minorBidi" w:hAnsiTheme="minorBidi"/>
              </w:rPr>
            </w:pPr>
            <w:r w:rsidRPr="000E77DA">
              <w:rPr>
                <w:rFonts w:asciiTheme="minorBidi" w:hAnsiTheme="minorBidi"/>
              </w:rPr>
              <w:t xml:space="preserve">Enabled </w:t>
            </w:r>
            <w:r w:rsidRPr="000E77DA">
              <w:rPr>
                <w:rFonts w:asciiTheme="minorBidi" w:hAnsiTheme="minorBidi"/>
                <w:cs/>
              </w:rPr>
              <w:t xml:space="preserve">เมื่อ </w:t>
            </w:r>
            <w:r w:rsidRPr="000E77DA">
              <w:rPr>
                <w:rFonts w:asciiTheme="minorBidi" w:hAnsiTheme="minorBidi"/>
              </w:rPr>
              <w:t xml:space="preserve">Duration Type </w:t>
            </w:r>
            <w:r w:rsidRPr="000E77DA">
              <w:rPr>
                <w:rFonts w:asciiTheme="minorBidi" w:hAnsiTheme="minorBidi"/>
                <w:cs/>
              </w:rPr>
              <w:t>เป็น “</w:t>
            </w:r>
            <w:r w:rsidRPr="000E77DA">
              <w:rPr>
                <w:rFonts w:asciiTheme="minorBidi" w:hAnsiTheme="minorBidi"/>
              </w:rPr>
              <w:t>Specific</w:t>
            </w:r>
            <w:r w:rsidRPr="000E77DA">
              <w:rPr>
                <w:rFonts w:asciiTheme="minorBidi" w:hAnsiTheme="minorBidi"/>
                <w:cs/>
              </w:rPr>
              <w:t>”</w:t>
            </w:r>
          </w:p>
          <w:p w:rsidRPr="000E77DA" w:rsidR="000947BF" w:rsidP="00F117A4" w:rsidRDefault="000947BF" w14:paraId="4A7C1B91" w14:textId="77777777">
            <w:pPr>
              <w:rPr>
                <w:rFonts w:asciiTheme="minorBidi" w:hAnsiTheme="minorBidi"/>
                <w:cs/>
              </w:rPr>
            </w:pPr>
            <w:r w:rsidRPr="000E77DA">
              <w:rPr>
                <w:rFonts w:asciiTheme="minorBidi" w:hAnsiTheme="minorBidi"/>
                <w:cs/>
              </w:rPr>
              <w:t>หมายเหตุ : ใส่ได้เฉพาะตัวเลขเท่านั้น</w:t>
            </w:r>
          </w:p>
        </w:tc>
      </w:tr>
      <w:tr w:rsidRPr="008979A8" w:rsidR="00A36B08" w:rsidTr="00731E2D" w14:paraId="1DF4DCB7" w14:textId="77777777">
        <w:trPr>
          <w:trHeight w:val="111"/>
        </w:trPr>
        <w:tc>
          <w:tcPr>
            <w:tcW w:w="1209" w:type="pct"/>
          </w:tcPr>
          <w:p w:rsidRPr="000E77DA" w:rsidR="000947BF" w:rsidP="00F117A4" w:rsidRDefault="000947BF" w14:paraId="5B1C58B3" w14:textId="77777777">
            <w:pPr>
              <w:rPr>
                <w:rFonts w:asciiTheme="minorBidi" w:hAnsiTheme="minorBidi"/>
                <w:cs/>
              </w:rPr>
            </w:pPr>
            <w:r w:rsidRPr="000E77DA">
              <w:rPr>
                <w:rFonts w:asciiTheme="minorBidi" w:hAnsiTheme="minorBidi"/>
              </w:rPr>
              <w:t>durationUnit</w:t>
            </w:r>
          </w:p>
        </w:tc>
        <w:tc>
          <w:tcPr>
            <w:tcW w:w="842" w:type="pct"/>
            <w:gridSpan w:val="3"/>
          </w:tcPr>
          <w:p w:rsidRPr="000E77DA" w:rsidR="000947BF" w:rsidP="00F117A4" w:rsidRDefault="000947BF" w14:paraId="6983A949" w14:textId="77777777">
            <w:pPr>
              <w:rPr>
                <w:rFonts w:asciiTheme="minorBidi" w:hAnsiTheme="minorBidi"/>
              </w:rPr>
            </w:pPr>
            <w:r w:rsidRPr="000E77DA">
              <w:rPr>
                <w:rFonts w:asciiTheme="minorBidi" w:hAnsiTheme="minorBidi"/>
              </w:rPr>
              <w:t>Drop Down List</w:t>
            </w:r>
          </w:p>
        </w:tc>
        <w:tc>
          <w:tcPr>
            <w:tcW w:w="2949" w:type="pct"/>
          </w:tcPr>
          <w:p w:rsidRPr="000E77DA" w:rsidR="000947BF" w:rsidP="00F117A4" w:rsidRDefault="000947BF" w14:paraId="7B0242B0" w14:textId="77777777">
            <w:pPr>
              <w:spacing w:after="160" w:line="259" w:lineRule="auto"/>
              <w:rPr>
                <w:rFonts w:asciiTheme="minorBidi" w:hAnsiTheme="minorBidi"/>
              </w:rPr>
            </w:pPr>
            <w:r w:rsidRPr="000E77DA">
              <w:rPr>
                <w:rFonts w:asciiTheme="minorBidi" w:hAnsiTheme="minorBidi"/>
                <w:cs/>
              </w:rPr>
              <w:t xml:space="preserve">อยู่บรรทัดเดียวกับ </w:t>
            </w:r>
            <w:r w:rsidRPr="000E77DA">
              <w:rPr>
                <w:rFonts w:asciiTheme="minorBidi" w:hAnsiTheme="minorBidi"/>
              </w:rPr>
              <w:t>Duration From</w:t>
            </w:r>
          </w:p>
          <w:p w:rsidRPr="000E77DA" w:rsidR="000947BF" w:rsidP="00F117A4" w:rsidRDefault="000947BF" w14:paraId="20C54CBB" w14:textId="77777777">
            <w:pPr>
              <w:rPr>
                <w:rFonts w:asciiTheme="minorBidi" w:hAnsiTheme="minorBidi"/>
              </w:rPr>
            </w:pPr>
            <w:r w:rsidRPr="000E77DA">
              <w:rPr>
                <w:rFonts w:asciiTheme="minorBidi" w:hAnsiTheme="minorBidi"/>
              </w:rPr>
              <w:t xml:space="preserve">Enabled </w:t>
            </w:r>
            <w:r w:rsidRPr="000E77DA">
              <w:rPr>
                <w:rFonts w:asciiTheme="minorBidi" w:hAnsiTheme="minorBidi"/>
                <w:cs/>
              </w:rPr>
              <w:t xml:space="preserve">เมื่อ </w:t>
            </w:r>
            <w:r w:rsidRPr="000E77DA">
              <w:rPr>
                <w:rFonts w:asciiTheme="minorBidi" w:hAnsiTheme="minorBidi"/>
              </w:rPr>
              <w:t xml:space="preserve">Duration Type </w:t>
            </w:r>
            <w:r w:rsidRPr="000E77DA">
              <w:rPr>
                <w:rFonts w:asciiTheme="minorBidi" w:hAnsiTheme="minorBidi"/>
                <w:cs/>
              </w:rPr>
              <w:t>เป็น “</w:t>
            </w:r>
            <w:r w:rsidRPr="000E77DA">
              <w:rPr>
                <w:rFonts w:asciiTheme="minorBidi" w:hAnsiTheme="minorBidi"/>
              </w:rPr>
              <w:t>Specific</w:t>
            </w:r>
            <w:r w:rsidRPr="000E77DA">
              <w:rPr>
                <w:rFonts w:asciiTheme="minorBidi" w:hAnsiTheme="minorBidi"/>
                <w:cs/>
              </w:rPr>
              <w:t>”</w:t>
            </w:r>
          </w:p>
          <w:p w:rsidRPr="000E77DA" w:rsidR="000947BF" w:rsidP="00F117A4" w:rsidRDefault="000947BF" w14:paraId="4C1D5FE6" w14:textId="77777777">
            <w:pPr>
              <w:rPr>
                <w:rFonts w:asciiTheme="minorBidi" w:hAnsiTheme="minorBidi"/>
                <w:cs/>
              </w:rPr>
            </w:pPr>
            <w:r w:rsidRPr="000E77DA">
              <w:rPr>
                <w:rFonts w:asciiTheme="minorBidi" w:hAnsiTheme="minorBidi"/>
              </w:rPr>
              <w:t xml:space="preserve">List of Value </w:t>
            </w:r>
            <w:r w:rsidRPr="000E77DA">
              <w:rPr>
                <w:rFonts w:asciiTheme="minorBidi" w:hAnsiTheme="minorBidi"/>
                <w:cs/>
              </w:rPr>
              <w:t>: ดึงข้อมูลจาก</w:t>
            </w:r>
            <w:r w:rsidRPr="000E77DA">
              <w:rPr>
                <w:rFonts w:asciiTheme="minorBidi" w:hAnsiTheme="minorBidi"/>
              </w:rPr>
              <w:t xml:space="preserve">DB </w:t>
            </w:r>
            <w:r w:rsidRPr="000E77DA">
              <w:rPr>
                <w:rFonts w:asciiTheme="minorBidi" w:hAnsiTheme="minorBidi"/>
                <w:cs/>
              </w:rPr>
              <w:t xml:space="preserve">ที่ </w:t>
            </w:r>
            <w:r w:rsidRPr="000E77DA">
              <w:rPr>
                <w:rFonts w:asciiTheme="minorBidi" w:hAnsiTheme="minorBidi"/>
              </w:rPr>
              <w:t xml:space="preserve">Table FLW_CFG_LOV </w:t>
            </w:r>
            <w:r w:rsidRPr="000E77DA">
              <w:rPr>
                <w:rFonts w:asciiTheme="minorBidi" w:hAnsiTheme="minorBidi"/>
                <w:cs/>
              </w:rPr>
              <w:t xml:space="preserve">โดย </w:t>
            </w:r>
            <w:r w:rsidRPr="000E77DA">
              <w:rPr>
                <w:rFonts w:asciiTheme="minorBidi" w:hAnsiTheme="minorBidi"/>
              </w:rPr>
              <w:t xml:space="preserve">group_type </w:t>
            </w:r>
            <w:r w:rsidRPr="000E77DA">
              <w:rPr>
                <w:rFonts w:asciiTheme="minorBidi" w:hAnsiTheme="minorBidi"/>
                <w:cs/>
              </w:rPr>
              <w:t>= ‘</w:t>
            </w:r>
            <w:r w:rsidRPr="000E77DA">
              <w:rPr>
                <w:rFonts w:asciiTheme="minorBidi" w:hAnsiTheme="minorBidi"/>
              </w:rPr>
              <w:t>Duration Unit</w:t>
            </w:r>
            <w:r w:rsidRPr="000E77DA">
              <w:rPr>
                <w:rFonts w:cs="Cordia New" w:asciiTheme="minorBidi" w:hAnsiTheme="minorBidi"/>
                <w:cs/>
              </w:rPr>
              <w:t>’</w:t>
            </w:r>
            <w:r w:rsidRPr="000E77DA">
              <w:rPr>
                <w:rFonts w:asciiTheme="minorBidi" w:hAnsiTheme="minorBidi"/>
                <w:cs/>
              </w:rPr>
              <w:t>และ</w:t>
            </w:r>
            <w:r w:rsidRPr="000E77DA">
              <w:rPr>
                <w:rFonts w:asciiTheme="minorBidi" w:hAnsiTheme="minorBidi"/>
              </w:rPr>
              <w:t xml:space="preserve"> par_row_id_concat </w:t>
            </w:r>
            <w:r w:rsidRPr="000E77DA">
              <w:rPr>
                <w:rFonts w:asciiTheme="minorBidi" w:hAnsiTheme="minorBidi"/>
                <w:cs/>
              </w:rPr>
              <w:t xml:space="preserve">ประกอบด้วย </w:t>
            </w:r>
            <w:r w:rsidRPr="000E77DA">
              <w:rPr>
                <w:rFonts w:asciiTheme="minorBidi" w:hAnsiTheme="minorBidi"/>
              </w:rPr>
              <w:t>customerType</w:t>
            </w:r>
          </w:p>
        </w:tc>
      </w:tr>
      <w:tr w:rsidRPr="008979A8" w:rsidR="000947BF" w:rsidTr="00731E2D" w14:paraId="5CC0CB09" w14:textId="77777777">
        <w:trPr>
          <w:trHeight w:val="111"/>
        </w:trPr>
        <w:tc>
          <w:tcPr>
            <w:tcW w:w="5000" w:type="pct"/>
            <w:gridSpan w:val="5"/>
            <w:shd w:val="clear" w:color="auto" w:fill="C2D69B" w:themeFill="accent3" w:themeFillTint="99"/>
          </w:tcPr>
          <w:p w:rsidRPr="000E77DA" w:rsidR="000947BF" w:rsidP="00F117A4" w:rsidRDefault="000947BF" w14:paraId="55C40A02" w14:textId="77777777">
            <w:pPr>
              <w:pStyle w:val="HeaderTable"/>
              <w:rPr>
                <w:rFonts w:asciiTheme="minorBidi" w:hAnsiTheme="minorBidi" w:cstheme="minorBidi"/>
                <w:rtl/>
                <w:cs/>
              </w:rPr>
            </w:pPr>
            <w:r w:rsidRPr="000E77DA">
              <w:rPr>
                <w:rFonts w:asciiTheme="minorBidi" w:hAnsiTheme="minorBidi" w:cstheme="minorBidi"/>
              </w:rPr>
              <w:t>End Duration Section</w:t>
            </w:r>
          </w:p>
        </w:tc>
      </w:tr>
      <w:tr w:rsidRPr="008979A8" w:rsidR="000947BF" w:rsidTr="00731E2D" w14:paraId="4AFBC546" w14:textId="77777777">
        <w:trPr>
          <w:trHeight w:val="111"/>
        </w:trPr>
        <w:tc>
          <w:tcPr>
            <w:tcW w:w="5000" w:type="pct"/>
            <w:gridSpan w:val="5"/>
            <w:shd w:val="clear" w:color="auto" w:fill="C2D69B" w:themeFill="accent3" w:themeFillTint="99"/>
          </w:tcPr>
          <w:p w:rsidRPr="000E77DA" w:rsidR="000947BF" w:rsidP="00F117A4" w:rsidRDefault="000947BF" w14:paraId="6B3A1014" w14:textId="77777777">
            <w:pPr>
              <w:pStyle w:val="HeaderTable"/>
              <w:rPr>
                <w:rFonts w:asciiTheme="minorBidi" w:hAnsiTheme="minorBidi" w:cstheme="minorBidi"/>
                <w:lang w:bidi="th-TH"/>
              </w:rPr>
            </w:pPr>
            <w:r w:rsidRPr="000E77DA">
              <w:rPr>
                <w:rFonts w:asciiTheme="minorBidi" w:hAnsiTheme="minorBidi" w:cstheme="minorBidi"/>
                <w:lang w:bidi="th-TH"/>
              </w:rPr>
              <w:t>Bill Cycle Section</w:t>
            </w:r>
          </w:p>
          <w:p w:rsidRPr="000E77DA" w:rsidR="000947BF" w:rsidP="00F117A4" w:rsidRDefault="000947BF" w14:paraId="2D87BA1D" w14:textId="77777777">
            <w:pPr>
              <w:rPr>
                <w:rFonts w:asciiTheme="minorBidi" w:hAnsiTheme="minorBidi"/>
                <w:cs/>
              </w:rPr>
            </w:pPr>
            <w:r>
              <w:rPr>
                <w:rFonts w:hint="cs"/>
                <w:cs/>
              </w:rPr>
              <w:t>ถ้า</w:t>
            </w:r>
            <w:r>
              <w:rPr>
                <w:rFonts w:cs="CordiaUPC"/>
                <w:cs/>
              </w:rPr>
              <w:t xml:space="preserve"> </w:t>
            </w:r>
            <w:r>
              <w:t>Customer Type</w:t>
            </w:r>
            <w:r>
              <w:rPr>
                <w:rFonts w:cs="CordiaUPC"/>
                <w:cs/>
              </w:rPr>
              <w:t xml:space="preserve"> = “</w:t>
            </w:r>
            <w:r>
              <w:t>Pre paid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Multi Duration </w:t>
            </w:r>
            <w:r>
              <w:rPr>
                <w:rFonts w:cs="CordiaUPC"/>
                <w:cs/>
              </w:rPr>
              <w:t>= “</w:t>
            </w:r>
            <w:r>
              <w:t>Yes</w:t>
            </w:r>
            <w:r>
              <w:rPr>
                <w:rFonts w:cs="CordiaUPC"/>
                <w:cs/>
              </w:rPr>
              <w:t>”</w:t>
            </w:r>
            <w:r>
              <w:rPr>
                <w:rFonts w:hint="cs"/>
                <w:cs/>
              </w:rPr>
              <w:t xml:space="preserve">ให้ </w:t>
            </w:r>
            <w:r>
              <w:t xml:space="preserve">Visible </w:t>
            </w:r>
            <w:r>
              <w:rPr>
                <w:rFonts w:hint="cs"/>
                <w:cs/>
              </w:rPr>
              <w:t xml:space="preserve">ถ้าไม่ใช่ให้ </w:t>
            </w:r>
            <w:r>
              <w:t>Invisible</w:t>
            </w:r>
          </w:p>
        </w:tc>
      </w:tr>
      <w:tr w:rsidRPr="008979A8" w:rsidR="00A36B08" w:rsidTr="00731E2D" w14:paraId="2D06F887" w14:textId="77777777">
        <w:trPr>
          <w:trHeight w:val="111"/>
        </w:trPr>
        <w:tc>
          <w:tcPr>
            <w:tcW w:w="1209" w:type="pct"/>
          </w:tcPr>
          <w:p w:rsidRPr="000E77DA" w:rsidR="000947BF" w:rsidP="00F117A4" w:rsidRDefault="000947BF" w14:paraId="37CBE6FF" w14:textId="77777777">
            <w:pPr>
              <w:rPr>
                <w:rFonts w:asciiTheme="minorBidi" w:hAnsiTheme="minorBidi"/>
                <w:cs/>
              </w:rPr>
            </w:pPr>
            <w:r w:rsidRPr="000E77DA">
              <w:rPr>
                <w:rFonts w:asciiTheme="minorBidi" w:hAnsiTheme="minorBidi"/>
              </w:rPr>
              <w:t>billCycleType</w:t>
            </w:r>
          </w:p>
        </w:tc>
        <w:tc>
          <w:tcPr>
            <w:tcW w:w="842" w:type="pct"/>
            <w:gridSpan w:val="3"/>
          </w:tcPr>
          <w:p w:rsidRPr="000E77DA" w:rsidR="000947BF" w:rsidP="00F117A4" w:rsidRDefault="000947BF" w14:paraId="246992F0" w14:textId="77777777">
            <w:pPr>
              <w:rPr>
                <w:rFonts w:asciiTheme="minorBidi" w:hAnsiTheme="minorBidi"/>
              </w:rPr>
            </w:pPr>
            <w:r w:rsidRPr="000E77DA">
              <w:rPr>
                <w:rFonts w:asciiTheme="minorBidi" w:hAnsiTheme="minorBidi"/>
              </w:rPr>
              <w:t>Radio Button</w:t>
            </w:r>
          </w:p>
        </w:tc>
        <w:tc>
          <w:tcPr>
            <w:tcW w:w="2949" w:type="pct"/>
          </w:tcPr>
          <w:p w:rsidRPr="000E77DA" w:rsidR="000947BF" w:rsidP="00F117A4" w:rsidRDefault="000947BF" w14:paraId="0136D3EA" w14:textId="77777777">
            <w:pPr>
              <w:rPr>
                <w:rFonts w:asciiTheme="minorBidi" w:hAnsiTheme="minorBidi"/>
                <w:color w:val="FF0000"/>
              </w:rPr>
            </w:pPr>
            <w:r w:rsidRPr="000E77DA">
              <w:rPr>
                <w:rFonts w:asciiTheme="minorBidi" w:hAnsiTheme="minorBidi"/>
              </w:rPr>
              <w:t xml:space="preserve">Label </w:t>
            </w:r>
            <w:r w:rsidRPr="000E77DA">
              <w:rPr>
                <w:rFonts w:asciiTheme="minorBidi" w:hAnsiTheme="minorBidi"/>
                <w:cs/>
              </w:rPr>
              <w:t xml:space="preserve">:  </w:t>
            </w:r>
            <w:r w:rsidRPr="000E77DA">
              <w:rPr>
                <w:rFonts w:asciiTheme="minorBidi" w:hAnsiTheme="minorBidi"/>
                <w:color w:val="FF0000"/>
                <w:cs/>
              </w:rPr>
              <w:t>*</w:t>
            </w:r>
            <w:r w:rsidRPr="000E77DA">
              <w:rPr>
                <w:rFonts w:asciiTheme="minorBidi" w:hAnsiTheme="minorBidi"/>
                <w:color w:val="FF0000"/>
              </w:rPr>
              <w:t>Bill Cycle Type</w:t>
            </w:r>
          </w:p>
          <w:p w:rsidRPr="000E77DA" w:rsidR="000947BF" w:rsidP="00F117A4" w:rsidRDefault="000947BF" w14:paraId="2F6C5981" w14:textId="77777777">
            <w:pPr>
              <w:rPr>
                <w:rFonts w:asciiTheme="minorBidi" w:hAnsiTheme="minorBidi"/>
              </w:rPr>
            </w:pPr>
            <w:r w:rsidRPr="000E77DA">
              <w:rPr>
                <w:rFonts w:asciiTheme="minorBidi" w:hAnsiTheme="minorBidi"/>
              </w:rPr>
              <w:t xml:space="preserve">List of Value </w:t>
            </w:r>
            <w:r w:rsidRPr="000E77DA">
              <w:rPr>
                <w:rFonts w:asciiTheme="minorBidi" w:hAnsiTheme="minorBidi"/>
                <w:cs/>
              </w:rPr>
              <w:t>: ดึงข้อมูลจาก</w:t>
            </w:r>
            <w:r w:rsidRPr="000E77DA">
              <w:rPr>
                <w:rFonts w:asciiTheme="minorBidi" w:hAnsiTheme="minorBidi"/>
              </w:rPr>
              <w:t xml:space="preserve">DB </w:t>
            </w:r>
            <w:r w:rsidRPr="000E77DA">
              <w:rPr>
                <w:rFonts w:asciiTheme="minorBidi" w:hAnsiTheme="minorBidi"/>
                <w:cs/>
              </w:rPr>
              <w:t xml:space="preserve">ที่ </w:t>
            </w:r>
            <w:r w:rsidRPr="000E77DA">
              <w:rPr>
                <w:rFonts w:asciiTheme="minorBidi" w:hAnsiTheme="minorBidi"/>
              </w:rPr>
              <w:t xml:space="preserve">Table FLW_CFG_LOV </w:t>
            </w:r>
            <w:r w:rsidRPr="000E77DA">
              <w:rPr>
                <w:rFonts w:asciiTheme="minorBidi" w:hAnsiTheme="minorBidi"/>
                <w:cs/>
              </w:rPr>
              <w:t xml:space="preserve">โดย </w:t>
            </w:r>
            <w:r w:rsidRPr="000E77DA">
              <w:rPr>
                <w:rFonts w:asciiTheme="minorBidi" w:hAnsiTheme="minorBidi"/>
              </w:rPr>
              <w:t xml:space="preserve">group_type </w:t>
            </w:r>
            <w:r w:rsidRPr="000E77DA">
              <w:rPr>
                <w:rFonts w:asciiTheme="minorBidi" w:hAnsiTheme="minorBidi"/>
                <w:cs/>
              </w:rPr>
              <w:t>= ‘</w:t>
            </w:r>
            <w:r w:rsidRPr="000E77DA">
              <w:rPr>
                <w:rFonts w:asciiTheme="minorBidi" w:hAnsiTheme="minorBidi"/>
              </w:rPr>
              <w:t>Duration</w:t>
            </w:r>
            <w:r w:rsidRPr="000E77DA">
              <w:rPr>
                <w:rFonts w:asciiTheme="minorBidi" w:hAnsiTheme="minorBidi"/>
                <w:cs/>
              </w:rPr>
              <w:t xml:space="preserve"> </w:t>
            </w:r>
            <w:r w:rsidRPr="000E77DA">
              <w:rPr>
                <w:rFonts w:asciiTheme="minorBidi" w:hAnsiTheme="minorBidi"/>
              </w:rPr>
              <w:t>Type</w:t>
            </w:r>
            <w:r w:rsidRPr="000E77DA">
              <w:rPr>
                <w:rFonts w:asciiTheme="minorBidi" w:hAnsiTheme="minorBidi"/>
                <w:cs/>
              </w:rPr>
              <w:t>’</w:t>
            </w:r>
          </w:p>
          <w:p w:rsidRPr="000E77DA" w:rsidR="000947BF" w:rsidP="00F117A4" w:rsidRDefault="000947BF" w14:paraId="6AB264C1" w14:textId="77777777">
            <w:pPr>
              <w:rPr>
                <w:rFonts w:asciiTheme="minorBidi" w:hAnsiTheme="minorBidi"/>
                <w:cs/>
              </w:rPr>
            </w:pPr>
            <w:r w:rsidRPr="000E77DA">
              <w:rPr>
                <w:rFonts w:asciiTheme="minorBidi" w:hAnsiTheme="minorBidi"/>
                <w:cs/>
              </w:rPr>
              <w:t>เมื่อคลิกเลือกค่าเป็น “</w:t>
            </w:r>
            <w:r w:rsidRPr="000E77DA">
              <w:rPr>
                <w:rFonts w:asciiTheme="minorBidi" w:hAnsiTheme="minorBidi"/>
              </w:rPr>
              <w:t>Depend on Package</w:t>
            </w:r>
            <w:r w:rsidRPr="000E77DA">
              <w:rPr>
                <w:rFonts w:cs="Cordia New" w:asciiTheme="minorBidi" w:hAnsiTheme="minorBidi"/>
                <w:cs/>
              </w:rPr>
              <w:t xml:space="preserve">” </w:t>
            </w:r>
            <w:r w:rsidRPr="000E77DA">
              <w:rPr>
                <w:rFonts w:asciiTheme="minorBidi" w:hAnsiTheme="minorBidi"/>
                <w:cs/>
              </w:rPr>
              <w:t xml:space="preserve">ให้ </w:t>
            </w:r>
            <w:r w:rsidRPr="000E77DA">
              <w:rPr>
                <w:rFonts w:asciiTheme="minorBidi" w:hAnsiTheme="minorBidi"/>
              </w:rPr>
              <w:t xml:space="preserve">Default </w:t>
            </w:r>
            <w:r w:rsidRPr="000E77DA">
              <w:rPr>
                <w:rFonts w:asciiTheme="minorBidi" w:hAnsiTheme="minorBidi"/>
                <w:cs/>
              </w:rPr>
              <w:t>ค่า</w:t>
            </w:r>
          </w:p>
          <w:p w:rsidR="000947BF" w:rsidP="00F117A4" w:rsidRDefault="000947BF" w14:paraId="58D042F9" w14:textId="77777777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Theme="minorBidi" w:hAnsiTheme="minorBidi"/>
              </w:rPr>
            </w:pPr>
            <w:r w:rsidRPr="000E77DA">
              <w:rPr>
                <w:rFonts w:asciiTheme="minorBidi" w:hAnsiTheme="minorBidi"/>
              </w:rPr>
              <w:t>billCycleValue</w:t>
            </w:r>
            <w:r w:rsidRPr="000E77DA">
              <w:rPr>
                <w:rFonts w:asciiTheme="minorBidi" w:hAnsiTheme="minorBidi"/>
                <w:cs/>
              </w:rPr>
              <w:t xml:space="preserve"> = </w:t>
            </w:r>
            <w:r w:rsidRPr="000E77DA">
              <w:rPr>
                <w:rFonts w:asciiTheme="minorBidi" w:hAnsiTheme="minorBidi"/>
              </w:rPr>
              <w:t>packageBillCycle</w:t>
            </w:r>
          </w:p>
          <w:p w:rsidRPr="000E77DA" w:rsidR="000947BF" w:rsidP="00F117A4" w:rsidRDefault="000947BF" w14:paraId="48A6408B" w14:textId="77777777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Theme="minorBidi" w:hAnsiTheme="minorBidi"/>
                <w:cs/>
              </w:rPr>
            </w:pPr>
            <w:r w:rsidRPr="000E77DA">
              <w:rPr>
                <w:rFonts w:asciiTheme="minorBidi" w:hAnsiTheme="minorBidi"/>
              </w:rPr>
              <w:t>billCycleUnit</w:t>
            </w:r>
            <w:r w:rsidRPr="000E77DA">
              <w:rPr>
                <w:rFonts w:asciiTheme="minorBidi" w:hAnsiTheme="minorBidi"/>
                <w:cs/>
              </w:rPr>
              <w:t xml:space="preserve"> = </w:t>
            </w:r>
            <w:r w:rsidRPr="000E77DA">
              <w:rPr>
                <w:rFonts w:asciiTheme="minorBidi" w:hAnsiTheme="minorBidi"/>
              </w:rPr>
              <w:t>packageBillCycleUnit</w:t>
            </w:r>
          </w:p>
        </w:tc>
      </w:tr>
      <w:tr w:rsidRPr="008979A8" w:rsidR="00A36B08" w:rsidTr="00731E2D" w14:paraId="742693DA" w14:textId="77777777">
        <w:trPr>
          <w:trHeight w:val="111"/>
        </w:trPr>
        <w:tc>
          <w:tcPr>
            <w:tcW w:w="1209" w:type="pct"/>
          </w:tcPr>
          <w:p w:rsidRPr="000E77DA" w:rsidR="000947BF" w:rsidP="00F117A4" w:rsidRDefault="000947BF" w14:paraId="7F791952" w14:textId="77777777">
            <w:pPr>
              <w:rPr>
                <w:rFonts w:asciiTheme="minorBidi" w:hAnsiTheme="minorBidi"/>
                <w:cs/>
              </w:rPr>
            </w:pPr>
            <w:r w:rsidRPr="000E77DA">
              <w:rPr>
                <w:rFonts w:asciiTheme="minorBidi" w:hAnsiTheme="minorBidi"/>
              </w:rPr>
              <w:t>billCycleValue</w:t>
            </w:r>
          </w:p>
        </w:tc>
        <w:tc>
          <w:tcPr>
            <w:tcW w:w="842" w:type="pct"/>
            <w:gridSpan w:val="3"/>
          </w:tcPr>
          <w:p w:rsidRPr="000E77DA" w:rsidR="000947BF" w:rsidP="00F117A4" w:rsidRDefault="000947BF" w14:paraId="63CD6D87" w14:textId="77777777">
            <w:pPr>
              <w:rPr>
                <w:rFonts w:asciiTheme="minorBidi" w:hAnsiTheme="minorBidi"/>
              </w:rPr>
            </w:pPr>
            <w:r w:rsidRPr="000E77DA">
              <w:rPr>
                <w:rFonts w:asciiTheme="minorBidi" w:hAnsiTheme="minorBidi"/>
              </w:rPr>
              <w:t>Text Box</w:t>
            </w:r>
          </w:p>
        </w:tc>
        <w:tc>
          <w:tcPr>
            <w:tcW w:w="2949" w:type="pct"/>
          </w:tcPr>
          <w:p w:rsidRPr="000E77DA" w:rsidR="000947BF" w:rsidP="00F117A4" w:rsidRDefault="000947BF" w14:paraId="5AEFAEEE" w14:textId="77777777">
            <w:pPr>
              <w:rPr>
                <w:rFonts w:asciiTheme="minorBidi" w:hAnsiTheme="minorBidi"/>
              </w:rPr>
            </w:pPr>
            <w:r w:rsidRPr="000E77DA">
              <w:rPr>
                <w:rFonts w:asciiTheme="minorBidi" w:hAnsiTheme="minorBidi"/>
              </w:rPr>
              <w:t xml:space="preserve">Label </w:t>
            </w:r>
            <w:r w:rsidRPr="000E77DA">
              <w:rPr>
                <w:rFonts w:asciiTheme="minorBidi" w:hAnsiTheme="minorBidi"/>
                <w:cs/>
              </w:rPr>
              <w:t xml:space="preserve">:  </w:t>
            </w:r>
            <w:r w:rsidRPr="000E77DA">
              <w:rPr>
                <w:rFonts w:asciiTheme="minorBidi" w:hAnsiTheme="minorBidi"/>
                <w:color w:val="FF0000"/>
                <w:cs/>
              </w:rPr>
              <w:t>*</w:t>
            </w:r>
            <w:r w:rsidRPr="000E77DA">
              <w:rPr>
                <w:rFonts w:asciiTheme="minorBidi" w:hAnsiTheme="minorBidi"/>
                <w:color w:val="FF0000"/>
              </w:rPr>
              <w:t xml:space="preserve">Bill Cycle </w:t>
            </w:r>
            <w:r w:rsidRPr="000E77DA">
              <w:rPr>
                <w:rFonts w:asciiTheme="minorBidi" w:hAnsiTheme="minorBidi"/>
                <w:cs/>
              </w:rPr>
              <w:t>: …</w:t>
            </w:r>
            <w:r w:rsidRPr="000E77DA">
              <w:rPr>
                <w:rFonts w:asciiTheme="minorBidi" w:hAnsiTheme="minorBidi"/>
              </w:rPr>
              <w:t>Value</w:t>
            </w:r>
            <w:r w:rsidRPr="000E77DA">
              <w:rPr>
                <w:rFonts w:asciiTheme="minorBidi" w:hAnsiTheme="minorBidi"/>
                <w:cs/>
              </w:rPr>
              <w:t>… …</w:t>
            </w:r>
            <w:r w:rsidRPr="000E77DA">
              <w:rPr>
                <w:rFonts w:asciiTheme="minorBidi" w:hAnsiTheme="minorBidi"/>
              </w:rPr>
              <w:t>Unit</w:t>
            </w:r>
            <w:r w:rsidRPr="000E77DA">
              <w:rPr>
                <w:rFonts w:asciiTheme="minorBidi" w:hAnsiTheme="minorBidi"/>
                <w:cs/>
              </w:rPr>
              <w:t>…</w:t>
            </w:r>
          </w:p>
          <w:p w:rsidRPr="000E77DA" w:rsidR="000947BF" w:rsidP="00F117A4" w:rsidRDefault="000947BF" w14:paraId="3816C6F7" w14:textId="77777777">
            <w:pPr>
              <w:rPr>
                <w:rFonts w:asciiTheme="minorBidi" w:hAnsiTheme="minorBidi"/>
              </w:rPr>
            </w:pPr>
            <w:r w:rsidRPr="000E77DA">
              <w:rPr>
                <w:rFonts w:asciiTheme="minorBidi" w:hAnsiTheme="minorBidi"/>
              </w:rPr>
              <w:t xml:space="preserve">Enabled </w:t>
            </w:r>
            <w:r w:rsidRPr="000E77DA">
              <w:rPr>
                <w:rFonts w:asciiTheme="minorBidi" w:hAnsiTheme="minorBidi"/>
                <w:cs/>
              </w:rPr>
              <w:t xml:space="preserve">เมื่อ </w:t>
            </w:r>
            <w:r w:rsidRPr="000E77DA">
              <w:rPr>
                <w:rFonts w:asciiTheme="minorBidi" w:hAnsiTheme="minorBidi"/>
              </w:rPr>
              <w:t xml:space="preserve">Duration Type </w:t>
            </w:r>
            <w:r w:rsidRPr="000E77DA">
              <w:rPr>
                <w:rFonts w:asciiTheme="minorBidi" w:hAnsiTheme="minorBidi"/>
                <w:cs/>
              </w:rPr>
              <w:t>เป็น “</w:t>
            </w:r>
            <w:r w:rsidRPr="000E77DA">
              <w:rPr>
                <w:rFonts w:asciiTheme="minorBidi" w:hAnsiTheme="minorBidi"/>
              </w:rPr>
              <w:t>Specific</w:t>
            </w:r>
            <w:r w:rsidRPr="000E77DA">
              <w:rPr>
                <w:rFonts w:asciiTheme="minorBidi" w:hAnsiTheme="minorBidi"/>
                <w:cs/>
              </w:rPr>
              <w:t>”</w:t>
            </w:r>
          </w:p>
          <w:p w:rsidRPr="000E77DA" w:rsidR="000947BF" w:rsidP="00F117A4" w:rsidRDefault="000947BF" w14:paraId="5CDBB7C9" w14:textId="77777777">
            <w:pPr>
              <w:rPr>
                <w:rFonts w:asciiTheme="minorBidi" w:hAnsiTheme="minorBidi"/>
                <w:cs/>
              </w:rPr>
            </w:pPr>
            <w:r w:rsidRPr="000E77DA">
              <w:rPr>
                <w:rFonts w:asciiTheme="minorBidi" w:hAnsiTheme="minorBidi"/>
                <w:cs/>
              </w:rPr>
              <w:t>หมายเหตุ : ใส่ได้เฉพาะตัวเลขเท่านั้น</w:t>
            </w:r>
          </w:p>
        </w:tc>
      </w:tr>
      <w:tr w:rsidRPr="008979A8" w:rsidR="00A36B08" w:rsidTr="00731E2D" w14:paraId="15435200" w14:textId="77777777">
        <w:trPr>
          <w:trHeight w:val="111"/>
        </w:trPr>
        <w:tc>
          <w:tcPr>
            <w:tcW w:w="1209" w:type="pct"/>
          </w:tcPr>
          <w:p w:rsidRPr="000E77DA" w:rsidR="000947BF" w:rsidP="00F117A4" w:rsidRDefault="000947BF" w14:paraId="0702F960" w14:textId="77777777">
            <w:pPr>
              <w:rPr>
                <w:rFonts w:asciiTheme="minorBidi" w:hAnsiTheme="minorBidi"/>
                <w:cs/>
              </w:rPr>
            </w:pPr>
            <w:r w:rsidRPr="000E77DA">
              <w:rPr>
                <w:rFonts w:asciiTheme="minorBidi" w:hAnsiTheme="minorBidi"/>
              </w:rPr>
              <w:t>billCycleUnit</w:t>
            </w:r>
          </w:p>
        </w:tc>
        <w:tc>
          <w:tcPr>
            <w:tcW w:w="842" w:type="pct"/>
            <w:gridSpan w:val="3"/>
          </w:tcPr>
          <w:p w:rsidRPr="000E77DA" w:rsidR="000947BF" w:rsidP="00F117A4" w:rsidRDefault="000947BF" w14:paraId="18259000" w14:textId="77777777">
            <w:pPr>
              <w:rPr>
                <w:rFonts w:asciiTheme="minorBidi" w:hAnsiTheme="minorBidi"/>
              </w:rPr>
            </w:pPr>
            <w:r w:rsidRPr="000E77DA">
              <w:rPr>
                <w:rFonts w:asciiTheme="minorBidi" w:hAnsiTheme="minorBidi"/>
              </w:rPr>
              <w:t>Drop Down List</w:t>
            </w:r>
          </w:p>
        </w:tc>
        <w:tc>
          <w:tcPr>
            <w:tcW w:w="2949" w:type="pct"/>
          </w:tcPr>
          <w:p w:rsidRPr="000E77DA" w:rsidR="000947BF" w:rsidP="00F117A4" w:rsidRDefault="000947BF" w14:paraId="74120559" w14:textId="77777777">
            <w:pPr>
              <w:rPr>
                <w:rFonts w:asciiTheme="minorBidi" w:hAnsiTheme="minorBidi"/>
              </w:rPr>
            </w:pPr>
            <w:r w:rsidRPr="000E77DA">
              <w:rPr>
                <w:rFonts w:asciiTheme="minorBidi" w:hAnsiTheme="minorBidi"/>
                <w:cs/>
              </w:rPr>
              <w:t xml:space="preserve">อยู่บรรทัดเดียวกับ </w:t>
            </w:r>
            <w:r w:rsidRPr="000E77DA">
              <w:rPr>
                <w:rFonts w:asciiTheme="minorBidi" w:hAnsiTheme="minorBidi"/>
              </w:rPr>
              <w:t>billCycleValue</w:t>
            </w:r>
          </w:p>
          <w:p w:rsidRPr="000E77DA" w:rsidR="000947BF" w:rsidP="00F117A4" w:rsidRDefault="000947BF" w14:paraId="72640DC2" w14:textId="77777777">
            <w:pPr>
              <w:rPr>
                <w:rFonts w:asciiTheme="minorBidi" w:hAnsiTheme="minorBidi"/>
              </w:rPr>
            </w:pPr>
            <w:r w:rsidRPr="000E77DA">
              <w:rPr>
                <w:rFonts w:asciiTheme="minorBidi" w:hAnsiTheme="minorBidi"/>
              </w:rPr>
              <w:t xml:space="preserve">Enabled </w:t>
            </w:r>
            <w:r w:rsidRPr="000E77DA">
              <w:rPr>
                <w:rFonts w:asciiTheme="minorBidi" w:hAnsiTheme="minorBidi"/>
                <w:cs/>
              </w:rPr>
              <w:t xml:space="preserve">เมื่อ </w:t>
            </w:r>
            <w:r w:rsidRPr="000E77DA">
              <w:rPr>
                <w:rFonts w:asciiTheme="minorBidi" w:hAnsiTheme="minorBidi"/>
              </w:rPr>
              <w:t xml:space="preserve">Duration Type </w:t>
            </w:r>
            <w:r w:rsidRPr="000E77DA">
              <w:rPr>
                <w:rFonts w:asciiTheme="minorBidi" w:hAnsiTheme="minorBidi"/>
                <w:cs/>
              </w:rPr>
              <w:t>เป็น “</w:t>
            </w:r>
            <w:r w:rsidRPr="000E77DA">
              <w:rPr>
                <w:rFonts w:asciiTheme="minorBidi" w:hAnsiTheme="minorBidi"/>
              </w:rPr>
              <w:t>Specific</w:t>
            </w:r>
            <w:r w:rsidRPr="000E77DA">
              <w:rPr>
                <w:rFonts w:asciiTheme="minorBidi" w:hAnsiTheme="minorBidi"/>
                <w:cs/>
              </w:rPr>
              <w:t>”</w:t>
            </w:r>
          </w:p>
          <w:p w:rsidRPr="000E77DA" w:rsidR="000947BF" w:rsidP="00F117A4" w:rsidRDefault="000947BF" w14:paraId="0370B102" w14:textId="77777777">
            <w:pPr>
              <w:rPr>
                <w:rFonts w:asciiTheme="minorBidi" w:hAnsiTheme="minorBidi"/>
                <w:cs/>
              </w:rPr>
            </w:pPr>
            <w:r w:rsidRPr="000E77DA">
              <w:rPr>
                <w:rFonts w:asciiTheme="minorBidi" w:hAnsiTheme="minorBidi"/>
              </w:rPr>
              <w:t xml:space="preserve">List of Value </w:t>
            </w:r>
            <w:r w:rsidRPr="000E77DA">
              <w:rPr>
                <w:rFonts w:asciiTheme="minorBidi" w:hAnsiTheme="minorBidi"/>
                <w:cs/>
              </w:rPr>
              <w:t>: ดึงข้อมูลจาก</w:t>
            </w:r>
            <w:r w:rsidRPr="000E77DA">
              <w:rPr>
                <w:rFonts w:asciiTheme="minorBidi" w:hAnsiTheme="minorBidi"/>
              </w:rPr>
              <w:t xml:space="preserve">DB </w:t>
            </w:r>
            <w:r w:rsidRPr="000E77DA">
              <w:rPr>
                <w:rFonts w:asciiTheme="minorBidi" w:hAnsiTheme="minorBidi"/>
                <w:cs/>
              </w:rPr>
              <w:t xml:space="preserve">ที่ </w:t>
            </w:r>
            <w:r w:rsidRPr="000E77DA">
              <w:rPr>
                <w:rFonts w:asciiTheme="minorBidi" w:hAnsiTheme="minorBidi"/>
              </w:rPr>
              <w:t xml:space="preserve">Table FLW_CFG_LOV </w:t>
            </w:r>
            <w:r w:rsidRPr="000E77DA">
              <w:rPr>
                <w:rFonts w:asciiTheme="minorBidi" w:hAnsiTheme="minorBidi"/>
                <w:cs/>
              </w:rPr>
              <w:t xml:space="preserve">โดย </w:t>
            </w:r>
            <w:r w:rsidRPr="000E77DA">
              <w:rPr>
                <w:rFonts w:asciiTheme="minorBidi" w:hAnsiTheme="minorBidi"/>
              </w:rPr>
              <w:t xml:space="preserve">group_type </w:t>
            </w:r>
            <w:r w:rsidRPr="000E77DA">
              <w:rPr>
                <w:rFonts w:asciiTheme="minorBidi" w:hAnsiTheme="minorBidi"/>
                <w:cs/>
              </w:rPr>
              <w:t>= ‘</w:t>
            </w:r>
            <w:r w:rsidRPr="000E77DA">
              <w:rPr>
                <w:rFonts w:asciiTheme="minorBidi" w:hAnsiTheme="minorBidi"/>
              </w:rPr>
              <w:t>Duration Unit</w:t>
            </w:r>
            <w:r w:rsidRPr="000E77DA">
              <w:rPr>
                <w:rFonts w:cs="Cordia New" w:asciiTheme="minorBidi" w:hAnsiTheme="minorBidi"/>
                <w:cs/>
              </w:rPr>
              <w:t>’</w:t>
            </w:r>
            <w:r w:rsidRPr="000E77DA">
              <w:rPr>
                <w:rFonts w:asciiTheme="minorBidi" w:hAnsiTheme="minorBidi"/>
                <w:cs/>
              </w:rPr>
              <w:t>และ</w:t>
            </w:r>
            <w:r w:rsidRPr="000E77DA">
              <w:rPr>
                <w:rFonts w:asciiTheme="minorBidi" w:hAnsiTheme="minorBidi"/>
              </w:rPr>
              <w:t xml:space="preserve"> par_row_id_concat </w:t>
            </w:r>
            <w:r w:rsidRPr="000E77DA">
              <w:rPr>
                <w:rFonts w:asciiTheme="minorBidi" w:hAnsiTheme="minorBidi"/>
                <w:cs/>
              </w:rPr>
              <w:t xml:space="preserve">ประกอบด้วย </w:t>
            </w:r>
            <w:r w:rsidRPr="000E77DA">
              <w:rPr>
                <w:rFonts w:asciiTheme="minorBidi" w:hAnsiTheme="minorBidi"/>
              </w:rPr>
              <w:t>customerType</w:t>
            </w:r>
          </w:p>
        </w:tc>
      </w:tr>
      <w:tr w:rsidRPr="008979A8" w:rsidR="000947BF" w:rsidTr="00731E2D" w14:paraId="671207B4" w14:textId="77777777">
        <w:trPr>
          <w:trHeight w:val="111"/>
        </w:trPr>
        <w:tc>
          <w:tcPr>
            <w:tcW w:w="5000" w:type="pct"/>
            <w:gridSpan w:val="5"/>
            <w:shd w:val="clear" w:color="auto" w:fill="C2D69B" w:themeFill="accent3" w:themeFillTint="99"/>
          </w:tcPr>
          <w:p w:rsidRPr="000E77DA" w:rsidR="000947BF" w:rsidP="00F117A4" w:rsidRDefault="000947BF" w14:paraId="52AD8D49" w14:textId="77777777">
            <w:pPr>
              <w:pStyle w:val="HeaderTable"/>
              <w:rPr>
                <w:rFonts w:asciiTheme="minorBidi" w:hAnsiTheme="minorBidi" w:cstheme="minorBidi"/>
                <w:rtl/>
                <w:cs/>
              </w:rPr>
            </w:pPr>
            <w:r w:rsidRPr="000E77DA">
              <w:rPr>
                <w:rFonts w:asciiTheme="minorBidi" w:hAnsiTheme="minorBidi" w:cstheme="minorBidi"/>
              </w:rPr>
              <w:t>End Bill Cycle Section</w:t>
            </w:r>
          </w:p>
        </w:tc>
      </w:tr>
      <w:tr w:rsidRPr="008979A8" w:rsidR="00A36B08" w:rsidTr="00731E2D" w14:paraId="234A5020" w14:textId="77777777">
        <w:trPr>
          <w:trHeight w:val="111"/>
        </w:trPr>
        <w:tc>
          <w:tcPr>
            <w:tcW w:w="1209" w:type="pct"/>
          </w:tcPr>
          <w:p w:rsidRPr="000E77DA" w:rsidR="000947BF" w:rsidP="00F117A4" w:rsidRDefault="000947BF" w14:paraId="39BE6A98" w14:textId="77777777">
            <w:pPr>
              <w:rPr>
                <w:rFonts w:asciiTheme="minorBidi" w:hAnsiTheme="minorBidi"/>
                <w:cs/>
              </w:rPr>
            </w:pPr>
            <w:r w:rsidRPr="000E77DA">
              <w:rPr>
                <w:rFonts w:asciiTheme="minorBidi" w:hAnsiTheme="minorBidi"/>
                <w:cs/>
              </w:rPr>
              <w:t xml:space="preserve">ปุ่ม </w:t>
            </w:r>
            <w:r w:rsidRPr="000E77DA">
              <w:rPr>
                <w:rFonts w:asciiTheme="minorBidi" w:hAnsiTheme="minorBidi"/>
              </w:rPr>
              <w:t>Add</w:t>
            </w:r>
          </w:p>
        </w:tc>
        <w:tc>
          <w:tcPr>
            <w:tcW w:w="842" w:type="pct"/>
            <w:gridSpan w:val="3"/>
          </w:tcPr>
          <w:p w:rsidRPr="000E77DA" w:rsidR="000947BF" w:rsidP="00F117A4" w:rsidRDefault="000947BF" w14:paraId="590C19C4" w14:textId="77777777">
            <w:pPr>
              <w:pStyle w:val="HeaderTable"/>
              <w:rPr>
                <w:rFonts w:asciiTheme="minorBidi" w:hAnsiTheme="minorBidi" w:cstheme="minorBidi"/>
              </w:rPr>
            </w:pPr>
            <w:r w:rsidRPr="000E77DA">
              <w:rPr>
                <w:rFonts w:asciiTheme="minorBidi" w:hAnsiTheme="minorBidi" w:cstheme="minorBidi"/>
              </w:rPr>
              <w:t>Button</w:t>
            </w:r>
          </w:p>
        </w:tc>
        <w:tc>
          <w:tcPr>
            <w:tcW w:w="2949" w:type="pct"/>
          </w:tcPr>
          <w:p w:rsidRPr="000E77DA" w:rsidR="000947BF" w:rsidP="00F117A4" w:rsidRDefault="000947BF" w14:paraId="40455828" w14:textId="77777777">
            <w:pPr>
              <w:pStyle w:val="HeaderTable"/>
              <w:rPr>
                <w:rFonts w:asciiTheme="minorBidi" w:hAnsiTheme="minorBidi" w:cstheme="minorBidi"/>
                <w:b w:val="0"/>
                <w:bCs/>
                <w:lang w:bidi="th-TH"/>
              </w:rPr>
            </w:pPr>
            <w:r w:rsidRPr="000E77DA">
              <w:rPr>
                <w:rFonts w:asciiTheme="minorBidi" w:hAnsiTheme="minorBidi" w:cstheme="minorBidi"/>
                <w:b w:val="0"/>
                <w:bCs/>
                <w:lang w:bidi="th-TH"/>
              </w:rPr>
              <w:t xml:space="preserve">Visible </w:t>
            </w:r>
            <w:r w:rsidRPr="000E77DA">
              <w:rPr>
                <w:rFonts w:asciiTheme="minorBidi" w:hAnsiTheme="minorBidi" w:cstheme="minorBidi"/>
                <w:cs/>
                <w:lang w:bidi="th-TH"/>
              </w:rPr>
              <w:t>เมื่อมี</w:t>
            </w:r>
            <w:r w:rsidRPr="000E77DA">
              <w:rPr>
                <w:rFonts w:asciiTheme="minorBidi" w:hAnsiTheme="minorBidi" w:cstheme="minorBidi"/>
                <w:b w:val="0"/>
                <w:bCs/>
                <w:cs/>
                <w:lang w:bidi="th-TH"/>
              </w:rPr>
              <w:t xml:space="preserve"> </w:t>
            </w:r>
            <w:r w:rsidRPr="000E77DA">
              <w:rPr>
                <w:rFonts w:asciiTheme="minorBidi" w:hAnsiTheme="minorBidi" w:cstheme="minorBidi"/>
                <w:b w:val="0"/>
                <w:bCs/>
                <w:lang w:bidi="th-TH"/>
              </w:rPr>
              <w:t xml:space="preserve">Event </w:t>
            </w:r>
            <w:r w:rsidRPr="000E77DA">
              <w:rPr>
                <w:rFonts w:asciiTheme="minorBidi" w:hAnsiTheme="minorBidi" w:cstheme="minorBidi"/>
                <w:cs/>
                <w:lang w:bidi="th-TH"/>
              </w:rPr>
              <w:t>มาจาก</w:t>
            </w:r>
            <w:r w:rsidRPr="000E77DA">
              <w:rPr>
                <w:rFonts w:asciiTheme="minorBidi" w:hAnsiTheme="minorBidi" w:cstheme="minorBidi"/>
                <w:b w:val="0"/>
                <w:bCs/>
                <w:cs/>
                <w:lang w:bidi="th-TH"/>
              </w:rPr>
              <w:t xml:space="preserve"> </w:t>
            </w:r>
            <w:r w:rsidRPr="000E77DA">
              <w:rPr>
                <w:rFonts w:asciiTheme="minorBidi" w:hAnsiTheme="minorBidi" w:cstheme="minorBidi"/>
                <w:b w:val="0"/>
                <w:bCs/>
                <w:lang w:bidi="th-TH"/>
              </w:rPr>
              <w:t>Table Section</w:t>
            </w:r>
            <w:r w:rsidRPr="000E77DA">
              <w:rPr>
                <w:rFonts w:asciiTheme="minorBidi" w:hAnsiTheme="minorBidi" w:cstheme="minorBidi"/>
                <w:b w:val="0"/>
                <w:bCs/>
                <w:cs/>
                <w:lang w:bidi="th-TH"/>
              </w:rPr>
              <w:t xml:space="preserve"> </w:t>
            </w:r>
            <w:r w:rsidRPr="000E77DA">
              <w:rPr>
                <w:rFonts w:asciiTheme="minorBidi" w:hAnsiTheme="minorBidi" w:cstheme="minorBidi"/>
                <w:cs/>
                <w:lang w:bidi="th-TH"/>
              </w:rPr>
              <w:t>เป็น</w:t>
            </w:r>
            <w:r w:rsidRPr="000E77DA">
              <w:rPr>
                <w:rFonts w:cs="Cordia New" w:asciiTheme="minorBidi" w:hAnsiTheme="minorBidi"/>
                <w:b w:val="0"/>
                <w:bCs/>
                <w:cs/>
                <w:lang w:bidi="th-TH"/>
              </w:rPr>
              <w:t xml:space="preserve"> “</w:t>
            </w:r>
            <w:r w:rsidRPr="000E77DA">
              <w:rPr>
                <w:rFonts w:asciiTheme="minorBidi" w:hAnsiTheme="minorBidi" w:cstheme="minorBidi"/>
                <w:b w:val="0"/>
                <w:bCs/>
                <w:lang w:bidi="th-TH"/>
              </w:rPr>
              <w:t>Add</w:t>
            </w:r>
            <w:r w:rsidRPr="000E77DA">
              <w:rPr>
                <w:rFonts w:asciiTheme="minorBidi" w:hAnsiTheme="minorBidi" w:cstheme="minorBidi"/>
                <w:b w:val="0"/>
                <w:bCs/>
                <w:cs/>
                <w:lang w:bidi="th-TH"/>
              </w:rPr>
              <w:t>”</w:t>
            </w:r>
          </w:p>
          <w:p w:rsidRPr="000E77DA" w:rsidR="000947BF" w:rsidP="00F117A4" w:rsidRDefault="000947BF" w14:paraId="3F53DC36" w14:textId="77777777">
            <w:pPr>
              <w:spacing w:before="240" w:after="0"/>
              <w:rPr>
                <w:rFonts w:asciiTheme="minorBidi" w:hAnsiTheme="minorBidi"/>
              </w:rPr>
            </w:pPr>
            <w:r w:rsidRPr="000E77DA">
              <w:rPr>
                <w:rFonts w:asciiTheme="minorBidi" w:hAnsiTheme="minorBidi"/>
                <w:cs/>
              </w:rPr>
              <w:t>เมื่อกดปุ่ม</w:t>
            </w:r>
          </w:p>
          <w:p w:rsidRPr="000E77DA" w:rsidR="000947BF" w:rsidP="00F117A4" w:rsidRDefault="000947BF" w14:paraId="0F33C9C1" w14:textId="77777777">
            <w:pPr>
              <w:pStyle w:val="ListParagraph"/>
              <w:numPr>
                <w:ilvl w:val="0"/>
                <w:numId w:val="4"/>
              </w:numPr>
              <w:spacing w:after="0" w:line="259" w:lineRule="auto"/>
              <w:rPr>
                <w:rFonts w:asciiTheme="minorBidi" w:hAnsiTheme="minorBidi"/>
              </w:rPr>
            </w:pPr>
            <w:r w:rsidRPr="000E77DA">
              <w:rPr>
                <w:rFonts w:asciiTheme="minorBidi" w:hAnsiTheme="minorBidi"/>
                <w:cs/>
              </w:rPr>
              <w:t xml:space="preserve">ให้ทำการ </w:t>
            </w:r>
            <w:r w:rsidRPr="000E77DA">
              <w:rPr>
                <w:rFonts w:asciiTheme="minorBidi" w:hAnsiTheme="minorBidi"/>
              </w:rPr>
              <w:t xml:space="preserve">Validate </w:t>
            </w:r>
            <w:r w:rsidRPr="000E77DA">
              <w:rPr>
                <w:rFonts w:asciiTheme="minorBidi" w:hAnsiTheme="minorBidi"/>
                <w:cs/>
              </w:rPr>
              <w:t>ข้อมูลในหน้าจอ</w:t>
            </w:r>
          </w:p>
          <w:p w:rsidRPr="000E77DA" w:rsidR="000947BF" w:rsidP="00F117A4" w:rsidRDefault="000947BF" w14:paraId="50CFA530" w14:textId="77777777">
            <w:pPr>
              <w:pStyle w:val="ListParagraph"/>
              <w:numPr>
                <w:ilvl w:val="0"/>
                <w:numId w:val="4"/>
              </w:numPr>
              <w:spacing w:after="0" w:line="259" w:lineRule="auto"/>
              <w:rPr>
                <w:rFonts w:asciiTheme="minorBidi" w:hAnsiTheme="minorBidi"/>
              </w:rPr>
            </w:pPr>
            <w:r w:rsidRPr="000E77DA">
              <w:rPr>
                <w:rFonts w:asciiTheme="minorBidi" w:hAnsiTheme="minorBidi"/>
                <w:cs/>
              </w:rPr>
              <w:t xml:space="preserve">ให้ทำการ </w:t>
            </w:r>
            <w:r w:rsidRPr="000E77DA">
              <w:rPr>
                <w:rFonts w:asciiTheme="minorBidi" w:hAnsiTheme="minorBidi"/>
              </w:rPr>
              <w:t xml:space="preserve">Add </w:t>
            </w:r>
            <w:r w:rsidRPr="000E77DA">
              <w:rPr>
                <w:rFonts w:asciiTheme="minorBidi" w:hAnsiTheme="minorBidi"/>
                <w:cs/>
              </w:rPr>
              <w:t xml:space="preserve">ข้อมูลลงในส่วนของ </w:t>
            </w:r>
            <w:r w:rsidRPr="000E77DA">
              <w:rPr>
                <w:rFonts w:asciiTheme="minorBidi" w:hAnsiTheme="minorBidi"/>
              </w:rPr>
              <w:t>Table Section</w:t>
            </w:r>
          </w:p>
          <w:p w:rsidRPr="000E77DA" w:rsidR="000947BF" w:rsidP="00F117A4" w:rsidRDefault="000947BF" w14:paraId="4901057E" w14:textId="77777777">
            <w:pPr>
              <w:pStyle w:val="ListParagraph"/>
              <w:numPr>
                <w:ilvl w:val="0"/>
                <w:numId w:val="27"/>
              </w:numPr>
              <w:rPr>
                <w:rFonts w:asciiTheme="minorBidi" w:hAnsiTheme="minorBidi"/>
              </w:rPr>
            </w:pPr>
            <w:r w:rsidRPr="000E77DA">
              <w:rPr>
                <w:rFonts w:asciiTheme="minorBidi" w:hAnsiTheme="minorBidi"/>
                <w:cs/>
              </w:rPr>
              <w:t xml:space="preserve">ให้ทำการ </w:t>
            </w:r>
            <w:r w:rsidRPr="000E77DA">
              <w:rPr>
                <w:rFonts w:asciiTheme="minorBidi" w:hAnsiTheme="minorBidi"/>
              </w:rPr>
              <w:t xml:space="preserve">Sort Row </w:t>
            </w:r>
            <w:r w:rsidRPr="000E77DA">
              <w:rPr>
                <w:rFonts w:asciiTheme="minorBidi" w:hAnsiTheme="minorBidi"/>
                <w:cs/>
              </w:rPr>
              <w:t xml:space="preserve">ตาม </w:t>
            </w:r>
            <w:r w:rsidRPr="000E77DA">
              <w:rPr>
                <w:rFonts w:asciiTheme="minorBidi" w:hAnsiTheme="minorBidi"/>
              </w:rPr>
              <w:t xml:space="preserve">Logic </w:t>
            </w:r>
            <w:r w:rsidRPr="000E77DA">
              <w:rPr>
                <w:rFonts w:asciiTheme="minorBidi" w:hAnsiTheme="minorBidi"/>
                <w:cs/>
              </w:rPr>
              <w:t>และลำดับดังนี้</w:t>
            </w:r>
          </w:p>
          <w:p w:rsidRPr="000E77DA" w:rsidR="000947BF" w:rsidP="00F117A4" w:rsidRDefault="000947BF" w14:paraId="473C918F" w14:textId="77777777">
            <w:pPr>
              <w:pStyle w:val="ListParagraph"/>
              <w:numPr>
                <w:ilvl w:val="0"/>
                <w:numId w:val="26"/>
              </w:numPr>
              <w:spacing w:after="160" w:line="259" w:lineRule="auto"/>
              <w:rPr>
                <w:rFonts w:asciiTheme="minorBidi" w:hAnsiTheme="minorBidi"/>
              </w:rPr>
            </w:pPr>
            <w:r w:rsidRPr="000E77DA">
              <w:rPr>
                <w:rFonts w:asciiTheme="minorBidi" w:hAnsiTheme="minorBidi"/>
              </w:rPr>
              <w:t>Duration From</w:t>
            </w:r>
          </w:p>
          <w:p w:rsidRPr="000E77DA" w:rsidR="000947BF" w:rsidP="00F117A4" w:rsidRDefault="000947BF" w14:paraId="79A8EC2B" w14:textId="77777777">
            <w:pPr>
              <w:pStyle w:val="ListParagraph"/>
              <w:numPr>
                <w:ilvl w:val="0"/>
                <w:numId w:val="26"/>
              </w:numPr>
              <w:spacing w:after="160" w:line="259" w:lineRule="auto"/>
              <w:rPr>
                <w:rFonts w:asciiTheme="minorBidi" w:hAnsiTheme="minorBidi"/>
              </w:rPr>
            </w:pPr>
            <w:r w:rsidRPr="000E77DA">
              <w:rPr>
                <w:rFonts w:asciiTheme="minorBidi" w:hAnsiTheme="minorBidi"/>
              </w:rPr>
              <w:t>Duration To</w:t>
            </w:r>
          </w:p>
          <w:p w:rsidRPr="000E77DA" w:rsidR="000947BF" w:rsidP="00F117A4" w:rsidRDefault="000947BF" w14:paraId="607929ED" w14:textId="77777777">
            <w:pPr>
              <w:rPr>
                <w:rFonts w:asciiTheme="minorBidi" w:hAnsiTheme="minorBidi"/>
                <w:cs/>
              </w:rPr>
            </w:pPr>
            <w:r w:rsidRPr="000E77DA">
              <w:rPr>
                <w:rFonts w:asciiTheme="minorBidi" w:hAnsiTheme="minorBidi"/>
                <w:cs/>
              </w:rPr>
              <w:t xml:space="preserve">ให้ทำการเคลียร์ค่า และ </w:t>
            </w:r>
            <w:r w:rsidRPr="000E77DA">
              <w:rPr>
                <w:rFonts w:asciiTheme="minorBidi" w:hAnsiTheme="minorBidi"/>
              </w:rPr>
              <w:t>Invisible</w:t>
            </w:r>
            <w:r w:rsidRPr="000E77DA">
              <w:rPr>
                <w:rFonts w:asciiTheme="minorBidi" w:hAnsiTheme="minorBidi"/>
                <w:szCs w:val="36"/>
              </w:rPr>
              <w:t xml:space="preserve"> Detail Section</w:t>
            </w:r>
          </w:p>
        </w:tc>
      </w:tr>
      <w:tr w:rsidRPr="008979A8" w:rsidR="00A36B08" w:rsidTr="00731E2D" w14:paraId="13901DAE" w14:textId="77777777">
        <w:trPr>
          <w:trHeight w:val="111"/>
        </w:trPr>
        <w:tc>
          <w:tcPr>
            <w:tcW w:w="1209" w:type="pct"/>
          </w:tcPr>
          <w:p w:rsidRPr="000E77DA" w:rsidR="000947BF" w:rsidP="00F117A4" w:rsidRDefault="000947BF" w14:paraId="74F0AC18" w14:textId="77777777">
            <w:pPr>
              <w:rPr>
                <w:rFonts w:asciiTheme="minorBidi" w:hAnsiTheme="minorBidi"/>
                <w:cs/>
              </w:rPr>
            </w:pPr>
            <w:r w:rsidRPr="000E77DA">
              <w:rPr>
                <w:rFonts w:asciiTheme="minorBidi" w:hAnsiTheme="minorBidi"/>
                <w:cs/>
              </w:rPr>
              <w:t xml:space="preserve">ปุ่ม </w:t>
            </w:r>
            <w:r w:rsidRPr="000E77DA">
              <w:rPr>
                <w:rFonts w:asciiTheme="minorBidi" w:hAnsiTheme="minorBidi"/>
              </w:rPr>
              <w:t>Update</w:t>
            </w:r>
          </w:p>
        </w:tc>
        <w:tc>
          <w:tcPr>
            <w:tcW w:w="842" w:type="pct"/>
            <w:gridSpan w:val="3"/>
          </w:tcPr>
          <w:p w:rsidRPr="000E77DA" w:rsidR="000947BF" w:rsidP="00F117A4" w:rsidRDefault="000947BF" w14:paraId="50071811" w14:textId="77777777">
            <w:pPr>
              <w:pStyle w:val="HeaderTable"/>
              <w:rPr>
                <w:rFonts w:asciiTheme="minorBidi" w:hAnsiTheme="minorBidi" w:cstheme="minorBidi"/>
              </w:rPr>
            </w:pPr>
            <w:r w:rsidRPr="000E77DA">
              <w:rPr>
                <w:rFonts w:asciiTheme="minorBidi" w:hAnsiTheme="minorBidi" w:cstheme="minorBidi"/>
              </w:rPr>
              <w:t>Button</w:t>
            </w:r>
          </w:p>
        </w:tc>
        <w:tc>
          <w:tcPr>
            <w:tcW w:w="2949" w:type="pct"/>
          </w:tcPr>
          <w:p w:rsidRPr="000E77DA" w:rsidR="000947BF" w:rsidP="00F117A4" w:rsidRDefault="000947BF" w14:paraId="3B332E0D" w14:textId="77777777">
            <w:pPr>
              <w:pStyle w:val="HeaderTable"/>
              <w:spacing w:line="360" w:lineRule="auto"/>
              <w:rPr>
                <w:rFonts w:asciiTheme="minorBidi" w:hAnsiTheme="minorBidi" w:cstheme="minorBidi"/>
                <w:b w:val="0"/>
                <w:bCs/>
                <w:lang w:bidi="th-TH"/>
              </w:rPr>
            </w:pPr>
            <w:r w:rsidRPr="000E77DA">
              <w:rPr>
                <w:rFonts w:asciiTheme="minorBidi" w:hAnsiTheme="minorBidi" w:cstheme="minorBidi"/>
                <w:b w:val="0"/>
                <w:bCs/>
                <w:lang w:bidi="th-TH"/>
              </w:rPr>
              <w:t xml:space="preserve">Visible </w:t>
            </w:r>
            <w:r w:rsidRPr="000E77DA">
              <w:rPr>
                <w:rFonts w:asciiTheme="minorBidi" w:hAnsiTheme="minorBidi" w:cstheme="minorBidi"/>
                <w:cs/>
                <w:lang w:bidi="th-TH"/>
              </w:rPr>
              <w:t>เมื่อมี</w:t>
            </w:r>
            <w:r w:rsidRPr="000E77DA">
              <w:rPr>
                <w:rFonts w:asciiTheme="minorBidi" w:hAnsiTheme="minorBidi" w:cstheme="minorBidi"/>
                <w:b w:val="0"/>
                <w:bCs/>
                <w:cs/>
                <w:lang w:bidi="th-TH"/>
              </w:rPr>
              <w:t xml:space="preserve"> </w:t>
            </w:r>
            <w:r w:rsidRPr="000E77DA">
              <w:rPr>
                <w:rFonts w:asciiTheme="minorBidi" w:hAnsiTheme="minorBidi" w:cstheme="minorBidi"/>
                <w:b w:val="0"/>
                <w:bCs/>
                <w:lang w:bidi="th-TH"/>
              </w:rPr>
              <w:t xml:space="preserve">Event </w:t>
            </w:r>
            <w:r w:rsidRPr="000E77DA">
              <w:rPr>
                <w:rFonts w:asciiTheme="minorBidi" w:hAnsiTheme="minorBidi" w:cstheme="minorBidi"/>
                <w:cs/>
                <w:lang w:bidi="th-TH"/>
              </w:rPr>
              <w:t>มาจาก</w:t>
            </w:r>
            <w:r w:rsidRPr="000E77DA">
              <w:rPr>
                <w:rFonts w:asciiTheme="minorBidi" w:hAnsiTheme="minorBidi" w:cstheme="minorBidi"/>
                <w:b w:val="0"/>
                <w:bCs/>
                <w:cs/>
                <w:lang w:bidi="th-TH"/>
              </w:rPr>
              <w:t xml:space="preserve"> </w:t>
            </w:r>
            <w:r w:rsidRPr="000E77DA">
              <w:rPr>
                <w:rFonts w:asciiTheme="minorBidi" w:hAnsiTheme="minorBidi" w:cstheme="minorBidi"/>
                <w:b w:val="0"/>
                <w:bCs/>
                <w:lang w:bidi="th-TH"/>
              </w:rPr>
              <w:t>Table</w:t>
            </w:r>
            <w:r w:rsidRPr="000E77DA">
              <w:rPr>
                <w:rFonts w:asciiTheme="minorBidi" w:hAnsiTheme="minorBidi" w:cstheme="minorBidi"/>
                <w:b w:val="0"/>
                <w:bCs/>
                <w:cs/>
                <w:lang w:bidi="th-TH"/>
              </w:rPr>
              <w:t xml:space="preserve"> </w:t>
            </w:r>
            <w:r w:rsidRPr="000E77DA">
              <w:rPr>
                <w:rFonts w:asciiTheme="minorBidi" w:hAnsiTheme="minorBidi" w:cstheme="minorBidi"/>
                <w:b w:val="0"/>
                <w:bCs/>
                <w:lang w:bidi="th-TH"/>
              </w:rPr>
              <w:t>Section</w:t>
            </w:r>
            <w:r w:rsidRPr="000E77DA">
              <w:rPr>
                <w:rFonts w:asciiTheme="minorBidi" w:hAnsiTheme="minorBidi" w:cstheme="minorBidi"/>
                <w:b w:val="0"/>
                <w:bCs/>
                <w:cs/>
                <w:lang w:bidi="th-TH"/>
              </w:rPr>
              <w:t xml:space="preserve"> </w:t>
            </w:r>
            <w:r w:rsidRPr="000E77DA">
              <w:rPr>
                <w:rFonts w:asciiTheme="minorBidi" w:hAnsiTheme="minorBidi" w:cstheme="minorBidi"/>
                <w:cs/>
                <w:lang w:bidi="th-TH"/>
              </w:rPr>
              <w:t>เป็น</w:t>
            </w:r>
            <w:r w:rsidRPr="000E77DA">
              <w:rPr>
                <w:rFonts w:cs="Cordia New" w:asciiTheme="minorBidi" w:hAnsiTheme="minorBidi"/>
                <w:b w:val="0"/>
                <w:bCs/>
                <w:cs/>
                <w:lang w:bidi="th-TH"/>
              </w:rPr>
              <w:t xml:space="preserve"> “</w:t>
            </w:r>
            <w:r w:rsidRPr="000E77DA">
              <w:rPr>
                <w:rFonts w:asciiTheme="minorBidi" w:hAnsiTheme="minorBidi" w:cstheme="minorBidi"/>
                <w:b w:val="0"/>
                <w:bCs/>
                <w:lang w:bidi="th-TH"/>
              </w:rPr>
              <w:t>Edit</w:t>
            </w:r>
            <w:r w:rsidRPr="000E77DA">
              <w:rPr>
                <w:rFonts w:asciiTheme="minorBidi" w:hAnsiTheme="minorBidi" w:cstheme="minorBidi"/>
                <w:b w:val="0"/>
                <w:bCs/>
                <w:cs/>
                <w:lang w:bidi="th-TH"/>
              </w:rPr>
              <w:t>”</w:t>
            </w:r>
          </w:p>
          <w:p w:rsidRPr="000E77DA" w:rsidR="000947BF" w:rsidP="00F117A4" w:rsidRDefault="000947BF" w14:paraId="357A7573" w14:textId="77777777">
            <w:pPr>
              <w:pStyle w:val="HeaderTable"/>
              <w:rPr>
                <w:rFonts w:asciiTheme="minorBidi" w:hAnsiTheme="minorBidi" w:cstheme="minorBidi"/>
                <w:lang w:bidi="th-TH"/>
              </w:rPr>
            </w:pPr>
            <w:r w:rsidRPr="000E77DA">
              <w:rPr>
                <w:rFonts w:asciiTheme="minorBidi" w:hAnsiTheme="minorBidi" w:cstheme="minorBidi"/>
                <w:cs/>
                <w:lang w:bidi="th-TH"/>
              </w:rPr>
              <w:t>เมื่อกดปุ่ม</w:t>
            </w:r>
          </w:p>
          <w:p w:rsidRPr="000E77DA" w:rsidR="000947BF" w:rsidP="00F117A4" w:rsidRDefault="000947BF" w14:paraId="35F8969E" w14:textId="77777777">
            <w:pPr>
              <w:pStyle w:val="ListParagraph"/>
              <w:numPr>
                <w:ilvl w:val="0"/>
                <w:numId w:val="6"/>
              </w:numPr>
              <w:spacing w:after="160" w:line="259" w:lineRule="auto"/>
              <w:rPr>
                <w:rFonts w:asciiTheme="minorBidi" w:hAnsiTheme="minorBidi"/>
              </w:rPr>
            </w:pPr>
            <w:r w:rsidRPr="000E77DA">
              <w:rPr>
                <w:rFonts w:asciiTheme="minorBidi" w:hAnsiTheme="minorBidi"/>
                <w:cs/>
              </w:rPr>
              <w:t xml:space="preserve">ให้ทำการ </w:t>
            </w:r>
            <w:r w:rsidRPr="000E77DA">
              <w:rPr>
                <w:rFonts w:asciiTheme="minorBidi" w:hAnsiTheme="minorBidi"/>
              </w:rPr>
              <w:t xml:space="preserve">Validate </w:t>
            </w:r>
            <w:r w:rsidRPr="000E77DA">
              <w:rPr>
                <w:rFonts w:asciiTheme="minorBidi" w:hAnsiTheme="minorBidi"/>
                <w:cs/>
              </w:rPr>
              <w:t>ข้อมูลในหน้าจอ</w:t>
            </w:r>
          </w:p>
          <w:p w:rsidRPr="000E77DA" w:rsidR="000947BF" w:rsidP="00F117A4" w:rsidRDefault="000947BF" w14:paraId="1CB6FD13" w14:textId="77777777">
            <w:pPr>
              <w:pStyle w:val="ListParagraph"/>
              <w:numPr>
                <w:ilvl w:val="0"/>
                <w:numId w:val="6"/>
              </w:numPr>
              <w:spacing w:after="160" w:line="259" w:lineRule="auto"/>
              <w:rPr>
                <w:rFonts w:asciiTheme="minorBidi" w:hAnsiTheme="minorBidi"/>
              </w:rPr>
            </w:pPr>
            <w:r w:rsidRPr="000E77DA">
              <w:rPr>
                <w:rFonts w:asciiTheme="minorBidi" w:hAnsiTheme="minorBidi"/>
                <w:cs/>
              </w:rPr>
              <w:t xml:space="preserve">ให้ทำการ </w:t>
            </w:r>
            <w:r w:rsidRPr="000E77DA">
              <w:rPr>
                <w:rFonts w:asciiTheme="minorBidi" w:hAnsiTheme="minorBidi"/>
              </w:rPr>
              <w:t xml:space="preserve">Update </w:t>
            </w:r>
            <w:r w:rsidRPr="000E77DA">
              <w:rPr>
                <w:rFonts w:asciiTheme="minorBidi" w:hAnsiTheme="minorBidi"/>
                <w:cs/>
              </w:rPr>
              <w:t xml:space="preserve">ข้อมูลลงในส่วนของ </w:t>
            </w:r>
            <w:r w:rsidRPr="000E77DA">
              <w:rPr>
                <w:rFonts w:asciiTheme="minorBidi" w:hAnsiTheme="minorBidi"/>
              </w:rPr>
              <w:t xml:space="preserve">Table Section </w:t>
            </w:r>
          </w:p>
          <w:p w:rsidRPr="000E77DA" w:rsidR="000947BF" w:rsidP="00F117A4" w:rsidRDefault="000947BF" w14:paraId="331774EE" w14:textId="77777777">
            <w:pPr>
              <w:pStyle w:val="ListParagraph"/>
              <w:numPr>
                <w:ilvl w:val="0"/>
                <w:numId w:val="27"/>
              </w:numPr>
              <w:rPr>
                <w:rFonts w:asciiTheme="minorBidi" w:hAnsiTheme="minorBidi"/>
              </w:rPr>
            </w:pPr>
            <w:r w:rsidRPr="000E77DA">
              <w:rPr>
                <w:rFonts w:asciiTheme="minorBidi" w:hAnsiTheme="minorBidi"/>
                <w:cs/>
              </w:rPr>
              <w:t xml:space="preserve">ให้ทำการ </w:t>
            </w:r>
            <w:r w:rsidRPr="000E77DA">
              <w:rPr>
                <w:rFonts w:asciiTheme="minorBidi" w:hAnsiTheme="minorBidi"/>
              </w:rPr>
              <w:t xml:space="preserve">Sort Row </w:t>
            </w:r>
            <w:r w:rsidRPr="000E77DA">
              <w:rPr>
                <w:rFonts w:asciiTheme="minorBidi" w:hAnsiTheme="minorBidi"/>
                <w:cs/>
              </w:rPr>
              <w:t xml:space="preserve">ตาม </w:t>
            </w:r>
            <w:r w:rsidRPr="000E77DA">
              <w:rPr>
                <w:rFonts w:asciiTheme="minorBidi" w:hAnsiTheme="minorBidi"/>
              </w:rPr>
              <w:t xml:space="preserve">Logic </w:t>
            </w:r>
            <w:r w:rsidRPr="000E77DA">
              <w:rPr>
                <w:rFonts w:asciiTheme="minorBidi" w:hAnsiTheme="minorBidi"/>
                <w:cs/>
              </w:rPr>
              <w:t>และลำดับดังนี้</w:t>
            </w:r>
          </w:p>
          <w:p w:rsidRPr="000E77DA" w:rsidR="000947BF" w:rsidP="00F117A4" w:rsidRDefault="000947BF" w14:paraId="25ED9CB0" w14:textId="77777777">
            <w:pPr>
              <w:pStyle w:val="ListParagraph"/>
              <w:numPr>
                <w:ilvl w:val="0"/>
                <w:numId w:val="26"/>
              </w:numPr>
              <w:spacing w:after="160" w:line="259" w:lineRule="auto"/>
              <w:rPr>
                <w:rFonts w:asciiTheme="minorBidi" w:hAnsiTheme="minorBidi"/>
              </w:rPr>
            </w:pPr>
            <w:r w:rsidRPr="000E77DA">
              <w:rPr>
                <w:rFonts w:asciiTheme="minorBidi" w:hAnsiTheme="minorBidi"/>
              </w:rPr>
              <w:t>Duration From</w:t>
            </w:r>
          </w:p>
          <w:p w:rsidR="000947BF" w:rsidP="00F117A4" w:rsidRDefault="000947BF" w14:paraId="27A0D7B1" w14:textId="77777777">
            <w:pPr>
              <w:pStyle w:val="ListParagraph"/>
              <w:numPr>
                <w:ilvl w:val="0"/>
                <w:numId w:val="26"/>
              </w:numPr>
              <w:spacing w:after="160" w:line="259" w:lineRule="auto"/>
              <w:rPr>
                <w:rFonts w:asciiTheme="minorBidi" w:hAnsiTheme="minorBidi"/>
              </w:rPr>
            </w:pPr>
            <w:r w:rsidRPr="000E77DA">
              <w:rPr>
                <w:rFonts w:asciiTheme="minorBidi" w:hAnsiTheme="minorBidi"/>
              </w:rPr>
              <w:t>Duration To</w:t>
            </w:r>
          </w:p>
          <w:p w:rsidRPr="000E77DA" w:rsidR="000947BF" w:rsidP="00F117A4" w:rsidRDefault="000947BF" w14:paraId="607F6D47" w14:textId="77777777">
            <w:pPr>
              <w:pStyle w:val="ListParagraph"/>
              <w:numPr>
                <w:ilvl w:val="0"/>
                <w:numId w:val="6"/>
              </w:numPr>
              <w:spacing w:after="160" w:line="259" w:lineRule="auto"/>
              <w:rPr>
                <w:rFonts w:asciiTheme="minorBidi" w:hAnsiTheme="minorBidi"/>
                <w:cs/>
              </w:rPr>
            </w:pPr>
            <w:r w:rsidRPr="000E77DA">
              <w:rPr>
                <w:rFonts w:asciiTheme="minorBidi" w:hAnsiTheme="minorBidi"/>
                <w:cs/>
              </w:rPr>
              <w:t xml:space="preserve">ให้ทำการเคลียร์ค่า และ </w:t>
            </w:r>
            <w:r w:rsidRPr="000E77DA">
              <w:rPr>
                <w:rFonts w:asciiTheme="minorBidi" w:hAnsiTheme="minorBidi"/>
              </w:rPr>
              <w:t>Invisible</w:t>
            </w:r>
            <w:r w:rsidRPr="000E77DA">
              <w:rPr>
                <w:rFonts w:asciiTheme="minorBidi" w:hAnsiTheme="minorBidi"/>
                <w:szCs w:val="36"/>
              </w:rPr>
              <w:t xml:space="preserve"> Detail Section</w:t>
            </w:r>
          </w:p>
        </w:tc>
      </w:tr>
      <w:tr w:rsidRPr="008979A8" w:rsidR="00A36B08" w:rsidTr="00731E2D" w14:paraId="56610BA4" w14:textId="77777777">
        <w:trPr>
          <w:trHeight w:val="111"/>
        </w:trPr>
        <w:tc>
          <w:tcPr>
            <w:tcW w:w="1209" w:type="pct"/>
          </w:tcPr>
          <w:p w:rsidRPr="000E77DA" w:rsidR="000947BF" w:rsidP="00F117A4" w:rsidRDefault="000947BF" w14:paraId="1ACF4A5F" w14:textId="77777777">
            <w:pPr>
              <w:rPr>
                <w:rFonts w:asciiTheme="minorBidi" w:hAnsiTheme="minorBidi"/>
                <w:cs/>
              </w:rPr>
            </w:pPr>
            <w:r w:rsidRPr="000E77DA">
              <w:rPr>
                <w:rFonts w:asciiTheme="minorBidi" w:hAnsiTheme="minorBidi"/>
                <w:cs/>
              </w:rPr>
              <w:t xml:space="preserve">ปุ่ม </w:t>
            </w:r>
            <w:r w:rsidRPr="000E77DA">
              <w:rPr>
                <w:rFonts w:asciiTheme="minorBidi" w:hAnsiTheme="minorBidi"/>
              </w:rPr>
              <w:t>Cancel</w:t>
            </w:r>
          </w:p>
        </w:tc>
        <w:tc>
          <w:tcPr>
            <w:tcW w:w="842" w:type="pct"/>
            <w:gridSpan w:val="3"/>
          </w:tcPr>
          <w:p w:rsidRPr="000E77DA" w:rsidR="000947BF" w:rsidP="00F117A4" w:rsidRDefault="000947BF" w14:paraId="1D64CDCB" w14:textId="77777777">
            <w:pPr>
              <w:pStyle w:val="HeaderTable"/>
              <w:rPr>
                <w:rFonts w:asciiTheme="minorBidi" w:hAnsiTheme="minorBidi" w:cstheme="minorBidi"/>
              </w:rPr>
            </w:pPr>
            <w:r w:rsidRPr="000E77DA">
              <w:rPr>
                <w:rFonts w:asciiTheme="minorBidi" w:hAnsiTheme="minorBidi" w:cstheme="minorBidi"/>
              </w:rPr>
              <w:t>Button</w:t>
            </w:r>
          </w:p>
        </w:tc>
        <w:tc>
          <w:tcPr>
            <w:tcW w:w="2949" w:type="pct"/>
          </w:tcPr>
          <w:p w:rsidRPr="000E77DA" w:rsidR="000947BF" w:rsidP="00F117A4" w:rsidRDefault="000947BF" w14:paraId="3F37AFD3" w14:textId="77777777">
            <w:pPr>
              <w:rPr>
                <w:rFonts w:asciiTheme="minorBidi" w:hAnsiTheme="minorBidi"/>
                <w:cs/>
              </w:rPr>
            </w:pPr>
            <w:r w:rsidRPr="000E77DA">
              <w:rPr>
                <w:rFonts w:asciiTheme="minorBidi" w:hAnsiTheme="minorBidi"/>
                <w:cs/>
              </w:rPr>
              <w:t xml:space="preserve">ให้ทำการเคลียร์ค่าใน </w:t>
            </w:r>
            <w:r w:rsidRPr="000E77DA">
              <w:rPr>
                <w:rFonts w:asciiTheme="minorBidi" w:hAnsiTheme="minorBidi"/>
              </w:rPr>
              <w:t>Detail Section</w:t>
            </w:r>
            <w:r w:rsidRPr="000E77DA">
              <w:rPr>
                <w:rFonts w:asciiTheme="minorBidi" w:hAnsiTheme="minorBidi"/>
                <w:cs/>
              </w:rPr>
              <w:t xml:space="preserve"> และทำการ </w:t>
            </w:r>
            <w:r w:rsidRPr="000E77DA">
              <w:rPr>
                <w:rFonts w:asciiTheme="minorBidi" w:hAnsiTheme="minorBidi"/>
              </w:rPr>
              <w:t>Invisible Detail Section</w:t>
            </w:r>
          </w:p>
        </w:tc>
      </w:tr>
      <w:tr w:rsidRPr="008979A8" w:rsidR="000947BF" w:rsidTr="00731E2D" w14:paraId="33116C96" w14:textId="77777777">
        <w:trPr>
          <w:trHeight w:val="111"/>
        </w:trPr>
        <w:tc>
          <w:tcPr>
            <w:tcW w:w="5000" w:type="pct"/>
            <w:gridSpan w:val="5"/>
            <w:shd w:val="clear" w:color="auto" w:fill="C2D69B" w:themeFill="accent3" w:themeFillTint="99"/>
          </w:tcPr>
          <w:p w:rsidR="000947BF" w:rsidP="00F117A4" w:rsidRDefault="000947BF" w14:paraId="6408722F" w14:textId="24641F0F">
            <w:pPr>
              <w:pStyle w:val="HeaderTable"/>
            </w:pPr>
            <w:r>
              <w:t xml:space="preserve">End </w:t>
            </w:r>
            <w:r w:rsidR="00A36B08">
              <w:t>AI IP Camera</w:t>
            </w:r>
            <w:r>
              <w:t xml:space="preserve"> Detail Section</w:t>
            </w:r>
          </w:p>
        </w:tc>
      </w:tr>
      <w:tr w:rsidRPr="008979A8" w:rsidR="000947BF" w:rsidTr="00731E2D" w14:paraId="3D30114E" w14:textId="77777777">
        <w:trPr>
          <w:trHeight w:val="111"/>
        </w:trPr>
        <w:tc>
          <w:tcPr>
            <w:tcW w:w="5000" w:type="pct"/>
            <w:gridSpan w:val="5"/>
            <w:shd w:val="clear" w:color="auto" w:fill="C2D69B" w:themeFill="accent3" w:themeFillTint="99"/>
          </w:tcPr>
          <w:p w:rsidRPr="007D14C9" w:rsidR="000947BF" w:rsidP="00F117A4" w:rsidRDefault="000947BF" w14:paraId="3E7F8578" w14:textId="77777777">
            <w:pPr>
              <w:pStyle w:val="HeaderTable"/>
              <w:rPr>
                <w:rtl/>
                <w:cs/>
              </w:rPr>
            </w:pPr>
            <w:r>
              <w:t>End Detail Section</w:t>
            </w:r>
          </w:p>
        </w:tc>
      </w:tr>
      <w:tr w:rsidRPr="008979A8" w:rsidR="000947BF" w:rsidTr="00731E2D" w14:paraId="4B4307DC" w14:textId="77777777">
        <w:trPr>
          <w:trHeight w:val="111"/>
        </w:trPr>
        <w:tc>
          <w:tcPr>
            <w:tcW w:w="5000" w:type="pct"/>
            <w:gridSpan w:val="5"/>
            <w:shd w:val="clear" w:color="auto" w:fill="C2D69B" w:themeFill="accent3" w:themeFillTint="99"/>
          </w:tcPr>
          <w:p w:rsidRPr="007D14C9" w:rsidR="000947BF" w:rsidP="00F117A4" w:rsidRDefault="000947BF" w14:paraId="7814A676" w14:textId="77777777">
            <w:pPr>
              <w:pStyle w:val="HeaderTable"/>
              <w:rPr>
                <w:rtl/>
                <w:cs/>
              </w:rPr>
            </w:pPr>
            <w:r>
              <w:t>Popup Create CP Name Section</w:t>
            </w:r>
          </w:p>
        </w:tc>
      </w:tr>
      <w:tr w:rsidRPr="008979A8" w:rsidR="00A36B08" w:rsidTr="00731E2D" w14:paraId="109BF092" w14:textId="77777777">
        <w:trPr>
          <w:trHeight w:val="111"/>
        </w:trPr>
        <w:tc>
          <w:tcPr>
            <w:tcW w:w="1209" w:type="pct"/>
          </w:tcPr>
          <w:p w:rsidRPr="003A1FD8" w:rsidR="000947BF" w:rsidP="00F117A4" w:rsidRDefault="000947BF" w14:paraId="65915AA9" w14:textId="77777777">
            <w:pPr>
              <w:rPr>
                <w:rFonts w:cs="Angsana New"/>
                <w:cs/>
              </w:rPr>
            </w:pPr>
            <w:r>
              <w:rPr>
                <w:rFonts w:cs="Angsana New"/>
              </w:rPr>
              <w:t>createCpName</w:t>
            </w:r>
          </w:p>
        </w:tc>
        <w:tc>
          <w:tcPr>
            <w:tcW w:w="842" w:type="pct"/>
            <w:gridSpan w:val="3"/>
          </w:tcPr>
          <w:p w:rsidR="000947BF" w:rsidP="00F117A4" w:rsidRDefault="000947BF" w14:paraId="144FFA23" w14:textId="77777777">
            <w:pPr>
              <w:pStyle w:val="HeaderTable"/>
            </w:pPr>
            <w:r>
              <w:t>Text Box</w:t>
            </w:r>
          </w:p>
        </w:tc>
        <w:tc>
          <w:tcPr>
            <w:tcW w:w="2949" w:type="pct"/>
          </w:tcPr>
          <w:p w:rsidR="000947BF" w:rsidP="00F117A4" w:rsidRDefault="000947BF" w14:paraId="5B3BC40A" w14:textId="77777777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Angsana New"/>
                <w:color w:val="FF0000"/>
                <w:cs/>
              </w:rPr>
              <w:t>*</w:t>
            </w:r>
            <w:r>
              <w:rPr>
                <w:color w:val="FF0000"/>
              </w:rPr>
              <w:t>CP Name</w:t>
            </w:r>
          </w:p>
          <w:p w:rsidRPr="007D14C9" w:rsidR="000947BF" w:rsidP="00F117A4" w:rsidRDefault="000947BF" w14:paraId="1EDC9DBC" w14:textId="77777777">
            <w:pPr>
              <w:rPr>
                <w:rFonts w:cs="Angsana New"/>
              </w:rPr>
            </w:pPr>
            <w:r>
              <w:rPr>
                <w:rFonts w:cs="Angsana New"/>
              </w:rPr>
              <w:t xml:space="preserve">Max Length </w:t>
            </w:r>
            <w:r>
              <w:rPr>
                <w:rFonts w:cs="CordiaUPC"/>
                <w:cs/>
              </w:rPr>
              <w:t xml:space="preserve">: </w:t>
            </w:r>
            <w:r>
              <w:rPr>
                <w:rFonts w:cs="Angsana New"/>
              </w:rPr>
              <w:t>50 Characters</w:t>
            </w:r>
          </w:p>
        </w:tc>
      </w:tr>
      <w:tr w:rsidRPr="008979A8" w:rsidR="00A36B08" w:rsidTr="00731E2D" w14:paraId="22C30AA8" w14:textId="77777777">
        <w:trPr>
          <w:trHeight w:val="111"/>
        </w:trPr>
        <w:tc>
          <w:tcPr>
            <w:tcW w:w="1209" w:type="pct"/>
          </w:tcPr>
          <w:p w:rsidRPr="003A1FD8" w:rsidR="000947BF" w:rsidP="00F117A4" w:rsidRDefault="000947BF" w14:paraId="4968B827" w14:textId="77777777">
            <w:pPr>
              <w:rPr>
                <w:rFonts w:cs="Angsana New"/>
                <w:cs/>
              </w:rPr>
            </w:pPr>
            <w:r>
              <w:rPr>
                <w:rFonts w:cs="Angsana New"/>
              </w:rPr>
              <w:t>createCpId</w:t>
            </w:r>
          </w:p>
        </w:tc>
        <w:tc>
          <w:tcPr>
            <w:tcW w:w="842" w:type="pct"/>
            <w:gridSpan w:val="3"/>
          </w:tcPr>
          <w:p w:rsidR="000947BF" w:rsidP="00F117A4" w:rsidRDefault="000947BF" w14:paraId="516D82F7" w14:textId="77777777">
            <w:pPr>
              <w:pStyle w:val="HeaderTable"/>
            </w:pPr>
            <w:r>
              <w:t>Text Box</w:t>
            </w:r>
          </w:p>
        </w:tc>
        <w:tc>
          <w:tcPr>
            <w:tcW w:w="2949" w:type="pct"/>
          </w:tcPr>
          <w:p w:rsidR="000947BF" w:rsidP="00F117A4" w:rsidRDefault="000947BF" w14:paraId="71460C8D" w14:textId="77777777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Angsana New"/>
                <w:color w:val="FF0000"/>
                <w:cs/>
              </w:rPr>
              <w:t>*</w:t>
            </w:r>
            <w:r>
              <w:rPr>
                <w:color w:val="FF0000"/>
              </w:rPr>
              <w:t>CP ID</w:t>
            </w:r>
          </w:p>
          <w:p w:rsidRPr="007D14C9" w:rsidR="000947BF" w:rsidP="00F117A4" w:rsidRDefault="000947BF" w14:paraId="275C80B9" w14:textId="77777777">
            <w:pPr>
              <w:rPr>
                <w:rFonts w:cs="Angsana New"/>
                <w:cs/>
              </w:rPr>
            </w:pPr>
            <w:r>
              <w:rPr>
                <w:rFonts w:cs="Angsana New"/>
              </w:rPr>
              <w:t xml:space="preserve">Max Length </w:t>
            </w:r>
            <w:r>
              <w:rPr>
                <w:rFonts w:cs="CordiaUPC"/>
                <w:cs/>
              </w:rPr>
              <w:t xml:space="preserve">: </w:t>
            </w:r>
            <w:r>
              <w:rPr>
                <w:rFonts w:cs="Angsana New"/>
              </w:rPr>
              <w:t>50 Characters</w:t>
            </w:r>
          </w:p>
        </w:tc>
      </w:tr>
      <w:tr w:rsidRPr="008979A8" w:rsidR="00A36B08" w:rsidTr="00731E2D" w14:paraId="4D53559D" w14:textId="77777777">
        <w:trPr>
          <w:trHeight w:val="111"/>
        </w:trPr>
        <w:tc>
          <w:tcPr>
            <w:tcW w:w="1209" w:type="pct"/>
          </w:tcPr>
          <w:p w:rsidRPr="003A1FD8" w:rsidR="000947BF" w:rsidP="00F117A4" w:rsidRDefault="000947BF" w14:paraId="2F7C9384" w14:textId="77777777">
            <w:pPr>
              <w:rPr>
                <w:rFonts w:cs="Angsana New"/>
                <w:cs/>
              </w:rPr>
            </w:pPr>
            <w:r>
              <w:rPr>
                <w:rFonts w:hint="cs"/>
                <w:cs/>
              </w:rPr>
              <w:t xml:space="preserve">ปุ่ม </w:t>
            </w:r>
            <w:r>
              <w:t>Create</w:t>
            </w:r>
          </w:p>
        </w:tc>
        <w:tc>
          <w:tcPr>
            <w:tcW w:w="842" w:type="pct"/>
            <w:gridSpan w:val="3"/>
          </w:tcPr>
          <w:p w:rsidR="000947BF" w:rsidP="00F117A4" w:rsidRDefault="000947BF" w14:paraId="5934098A" w14:textId="77777777">
            <w:pPr>
              <w:pStyle w:val="HeaderTable"/>
            </w:pPr>
            <w:r>
              <w:t>Button</w:t>
            </w:r>
          </w:p>
        </w:tc>
        <w:tc>
          <w:tcPr>
            <w:tcW w:w="2949" w:type="pct"/>
          </w:tcPr>
          <w:p w:rsidR="000947BF" w:rsidP="00F117A4" w:rsidRDefault="000947BF" w14:paraId="3C5EE420" w14:textId="77777777">
            <w:pPr>
              <w:spacing w:after="0"/>
              <w:rPr>
                <w:rFonts w:asciiTheme="minorBidi" w:hAnsiTheme="minorBidi"/>
              </w:rPr>
            </w:pPr>
            <w:r w:rsidRPr="00FA5291">
              <w:rPr>
                <w:rFonts w:asciiTheme="minorBidi" w:hAnsiTheme="minorBidi"/>
                <w:cs/>
              </w:rPr>
              <w:t>เมื่อกดปุ่ม</w:t>
            </w:r>
            <w:r>
              <w:rPr>
                <w:rFonts w:hint="cs" w:asciiTheme="minorBidi" w:hAnsiTheme="minorBidi"/>
                <w:cs/>
              </w:rPr>
              <w:t xml:space="preserve">ให้ทำการ </w:t>
            </w:r>
          </w:p>
          <w:p w:rsidR="000947BF" w:rsidP="00F117A4" w:rsidRDefault="000947BF" w14:paraId="1F62762B" w14:textId="77777777">
            <w:pPr>
              <w:pStyle w:val="ListParagraph"/>
              <w:numPr>
                <w:ilvl w:val="0"/>
                <w:numId w:val="6"/>
              </w:numPr>
              <w:spacing w:after="0"/>
              <w:rPr>
                <w:rFonts w:asciiTheme="minorBidi" w:hAnsiTheme="minorBidi"/>
              </w:rPr>
            </w:pPr>
            <w:r w:rsidRPr="000E77DA">
              <w:rPr>
                <w:rFonts w:asciiTheme="minorBidi" w:hAnsiTheme="minorBidi"/>
              </w:rPr>
              <w:t xml:space="preserve">Save </w:t>
            </w:r>
            <w:r w:rsidRPr="000E77DA">
              <w:rPr>
                <w:rFonts w:asciiTheme="minorBidi" w:hAnsiTheme="minorBidi"/>
                <w:cs/>
              </w:rPr>
              <w:t xml:space="preserve">ข้อมูลลง </w:t>
            </w:r>
            <w:r>
              <w:t>VDO_ZENON_CP_DETAIL_CONFIG</w:t>
            </w:r>
          </w:p>
          <w:p w:rsidR="000947BF" w:rsidP="00F117A4" w:rsidRDefault="000947BF" w14:paraId="1F5C2198" w14:textId="77777777">
            <w:pPr>
              <w:pStyle w:val="ListParagraph"/>
              <w:numPr>
                <w:ilvl w:val="0"/>
                <w:numId w:val="6"/>
              </w:numPr>
              <w:spacing w:after="0"/>
              <w:rPr>
                <w:rFonts w:asciiTheme="minorBidi" w:hAnsiTheme="minorBidi"/>
              </w:rPr>
            </w:pPr>
            <w:r w:rsidRPr="00FA5291">
              <w:rPr>
                <w:rFonts w:asciiTheme="minorBidi" w:hAnsiTheme="minorBidi"/>
                <w:cs/>
              </w:rPr>
              <w:t xml:space="preserve">ทำการเคลียร์ค่าใน </w:t>
            </w:r>
            <w:r>
              <w:t xml:space="preserve">Create </w:t>
            </w:r>
            <w:r>
              <w:rPr>
                <w:rFonts w:asciiTheme="minorBidi" w:hAnsiTheme="minorBidi"/>
              </w:rPr>
              <w:t>Popup</w:t>
            </w:r>
            <w:r w:rsidRPr="00FA5291">
              <w:rPr>
                <w:rFonts w:cs="Cordia New" w:asciiTheme="minorBidi" w:hAnsiTheme="minorBidi"/>
                <w:cs/>
              </w:rPr>
              <w:t xml:space="preserve"> </w:t>
            </w:r>
            <w:r>
              <w:rPr>
                <w:rFonts w:cs="Angsana New"/>
              </w:rPr>
              <w:t xml:space="preserve">CP Name </w:t>
            </w:r>
            <w:r w:rsidRPr="00FA5291">
              <w:rPr>
                <w:rFonts w:asciiTheme="minorBidi" w:hAnsiTheme="minorBidi"/>
              </w:rPr>
              <w:t>Section</w:t>
            </w:r>
            <w:r w:rsidRPr="00FA5291">
              <w:rPr>
                <w:rFonts w:asciiTheme="minorBidi" w:hAnsiTheme="minorBidi"/>
                <w:cs/>
              </w:rPr>
              <w:t xml:space="preserve"> </w:t>
            </w:r>
          </w:p>
          <w:p w:rsidR="000947BF" w:rsidP="00F117A4" w:rsidRDefault="000947BF" w14:paraId="2C81931F" w14:textId="77777777">
            <w:pPr>
              <w:pStyle w:val="ListParagraph"/>
              <w:numPr>
                <w:ilvl w:val="0"/>
                <w:numId w:val="6"/>
              </w:numPr>
              <w:spacing w:after="0"/>
              <w:rPr>
                <w:rFonts w:asciiTheme="minorBidi" w:hAnsiTheme="minorBidi"/>
              </w:rPr>
            </w:pPr>
            <w:r w:rsidRPr="00FA5291">
              <w:rPr>
                <w:rFonts w:asciiTheme="minorBidi" w:hAnsiTheme="minorBidi"/>
                <w:cs/>
              </w:rPr>
              <w:t xml:space="preserve">ทำการ </w:t>
            </w:r>
            <w:r>
              <w:rPr>
                <w:rFonts w:hint="cs" w:asciiTheme="minorBidi" w:hAnsiTheme="minorBidi"/>
                <w:cs/>
              </w:rPr>
              <w:t xml:space="preserve">ปิด </w:t>
            </w:r>
            <w:r>
              <w:rPr>
                <w:rFonts w:asciiTheme="minorBidi" w:hAnsiTheme="minorBidi"/>
              </w:rPr>
              <w:t>Popup</w:t>
            </w:r>
            <w:r w:rsidRPr="00FA5291">
              <w:rPr>
                <w:rFonts w:cs="Cordia New" w:asciiTheme="minorBidi" w:hAnsiTheme="minorBidi"/>
                <w:cs/>
              </w:rPr>
              <w:t xml:space="preserve"> </w:t>
            </w:r>
            <w:r>
              <w:t xml:space="preserve">Create </w:t>
            </w:r>
            <w:r>
              <w:rPr>
                <w:rFonts w:cs="Angsana New"/>
              </w:rPr>
              <w:t xml:space="preserve">CP Name </w:t>
            </w:r>
            <w:r w:rsidRPr="00FA5291">
              <w:rPr>
                <w:rFonts w:asciiTheme="minorBidi" w:hAnsiTheme="minorBidi"/>
              </w:rPr>
              <w:t>Section</w:t>
            </w:r>
          </w:p>
          <w:p w:rsidRPr="000E77DA" w:rsidR="000947BF" w:rsidP="00F117A4" w:rsidRDefault="000947BF" w14:paraId="01F5CA02" w14:textId="77777777">
            <w:pPr>
              <w:pStyle w:val="ListParagraph"/>
              <w:numPr>
                <w:ilvl w:val="0"/>
                <w:numId w:val="6"/>
              </w:numPr>
              <w:spacing w:after="0"/>
              <w:rPr>
                <w:rFonts w:asciiTheme="minorBidi" w:hAnsiTheme="minorBidi"/>
                <w:cs/>
              </w:rPr>
            </w:pPr>
            <w:r>
              <w:rPr>
                <w:rFonts w:hint="cs" w:asciiTheme="minorBidi" w:hAnsiTheme="minorBidi"/>
                <w:cs/>
              </w:rPr>
              <w:t xml:space="preserve">ทำการ </w:t>
            </w:r>
            <w:r>
              <w:rPr>
                <w:rFonts w:asciiTheme="minorBidi" w:hAnsiTheme="minorBidi"/>
              </w:rPr>
              <w:t xml:space="preserve">Default </w:t>
            </w:r>
            <w:r>
              <w:rPr>
                <w:rFonts w:hint="cs" w:asciiTheme="minorBidi" w:hAnsiTheme="minorBidi"/>
                <w:cs/>
              </w:rPr>
              <w:t xml:space="preserve">ค่าที่ </w:t>
            </w:r>
            <w:r>
              <w:rPr>
                <w:rFonts w:asciiTheme="minorBidi" w:hAnsiTheme="minorBidi"/>
              </w:rPr>
              <w:t xml:space="preserve">Create </w:t>
            </w:r>
            <w:r>
              <w:rPr>
                <w:rFonts w:hint="cs" w:asciiTheme="minorBidi" w:hAnsiTheme="minorBidi"/>
                <w:cs/>
              </w:rPr>
              <w:t xml:space="preserve">มาที่ </w:t>
            </w:r>
            <w:r>
              <w:rPr>
                <w:rFonts w:asciiTheme="minorBidi" w:hAnsiTheme="minorBidi"/>
              </w:rPr>
              <w:t>cpName</w:t>
            </w:r>
          </w:p>
        </w:tc>
      </w:tr>
      <w:tr w:rsidRPr="008979A8" w:rsidR="00A36B08" w:rsidTr="00731E2D" w14:paraId="734E0D97" w14:textId="77777777">
        <w:trPr>
          <w:trHeight w:val="111"/>
        </w:trPr>
        <w:tc>
          <w:tcPr>
            <w:tcW w:w="1209" w:type="pct"/>
          </w:tcPr>
          <w:p w:rsidRPr="003A1FD8" w:rsidR="000947BF" w:rsidP="00F117A4" w:rsidRDefault="000947BF" w14:paraId="11084C4B" w14:textId="77777777">
            <w:pPr>
              <w:rPr>
                <w:rFonts w:cs="Angsana New"/>
                <w:cs/>
              </w:rPr>
            </w:pPr>
            <w:r>
              <w:rPr>
                <w:rFonts w:hint="cs"/>
                <w:cs/>
              </w:rPr>
              <w:t xml:space="preserve">ปุ่ม </w:t>
            </w:r>
            <w:r>
              <w:t>Cancel</w:t>
            </w:r>
          </w:p>
        </w:tc>
        <w:tc>
          <w:tcPr>
            <w:tcW w:w="842" w:type="pct"/>
            <w:gridSpan w:val="3"/>
          </w:tcPr>
          <w:p w:rsidR="000947BF" w:rsidP="00F117A4" w:rsidRDefault="000947BF" w14:paraId="0663A514" w14:textId="77777777">
            <w:pPr>
              <w:pStyle w:val="HeaderTable"/>
            </w:pPr>
            <w:r>
              <w:t>Button</w:t>
            </w:r>
          </w:p>
        </w:tc>
        <w:tc>
          <w:tcPr>
            <w:tcW w:w="2949" w:type="pct"/>
          </w:tcPr>
          <w:p w:rsidRPr="000E77DA" w:rsidR="000947BF" w:rsidP="00F117A4" w:rsidRDefault="000947BF" w14:paraId="37C09CD9" w14:textId="77777777">
            <w:pPr>
              <w:spacing w:after="0"/>
              <w:rPr>
                <w:rFonts w:asciiTheme="minorBidi" w:hAnsiTheme="minorBidi"/>
                <w:cs/>
              </w:rPr>
            </w:pPr>
            <w:r w:rsidRPr="00FA5291">
              <w:rPr>
                <w:rFonts w:asciiTheme="minorBidi" w:hAnsiTheme="minorBidi"/>
                <w:cs/>
              </w:rPr>
              <w:t>เมื่อกดปุ่ม</w:t>
            </w:r>
            <w:r>
              <w:rPr>
                <w:rFonts w:cs="Cordia New" w:asciiTheme="minorBidi" w:hAnsiTheme="minorBidi"/>
                <w:cs/>
              </w:rPr>
              <w:t xml:space="preserve"> </w:t>
            </w:r>
            <w:r w:rsidRPr="00FA5291">
              <w:rPr>
                <w:rFonts w:asciiTheme="minorBidi" w:hAnsiTheme="minorBidi"/>
                <w:cs/>
              </w:rPr>
              <w:t xml:space="preserve">ให้ทำการเคลียร์ค่าใน </w:t>
            </w:r>
            <w:r>
              <w:t xml:space="preserve">Create </w:t>
            </w:r>
            <w:r>
              <w:rPr>
                <w:rFonts w:asciiTheme="minorBidi" w:hAnsiTheme="minorBidi"/>
              </w:rPr>
              <w:t>Popup</w:t>
            </w:r>
            <w:r w:rsidRPr="00FA5291">
              <w:rPr>
                <w:rFonts w:cs="Cordia New" w:asciiTheme="minorBidi" w:hAnsiTheme="minorBidi"/>
                <w:cs/>
              </w:rPr>
              <w:t xml:space="preserve"> </w:t>
            </w:r>
            <w:r>
              <w:rPr>
                <w:rFonts w:cs="Angsana New"/>
              </w:rPr>
              <w:t xml:space="preserve">CP Name </w:t>
            </w:r>
            <w:r w:rsidRPr="00FA5291">
              <w:rPr>
                <w:rFonts w:asciiTheme="minorBidi" w:hAnsiTheme="minorBidi"/>
              </w:rPr>
              <w:t>Section</w:t>
            </w:r>
            <w:r w:rsidRPr="00FA5291">
              <w:rPr>
                <w:rFonts w:asciiTheme="minorBidi" w:hAnsiTheme="minorBidi"/>
                <w:cs/>
              </w:rPr>
              <w:t xml:space="preserve"> และทำการ </w:t>
            </w:r>
            <w:r>
              <w:rPr>
                <w:rFonts w:hint="cs" w:asciiTheme="minorBidi" w:hAnsiTheme="minorBidi"/>
                <w:cs/>
              </w:rPr>
              <w:t xml:space="preserve">ปิด </w:t>
            </w:r>
            <w:r>
              <w:rPr>
                <w:rFonts w:asciiTheme="minorBidi" w:hAnsiTheme="minorBidi"/>
              </w:rPr>
              <w:t>Popup</w:t>
            </w:r>
            <w:r w:rsidRPr="00FA5291">
              <w:rPr>
                <w:rFonts w:cs="Cordia New" w:asciiTheme="minorBidi" w:hAnsiTheme="minorBidi"/>
                <w:cs/>
              </w:rPr>
              <w:t xml:space="preserve"> </w:t>
            </w:r>
            <w:r>
              <w:t xml:space="preserve">Create </w:t>
            </w:r>
            <w:r>
              <w:rPr>
                <w:rFonts w:cs="Angsana New"/>
              </w:rPr>
              <w:t xml:space="preserve">CP Name </w:t>
            </w:r>
            <w:r w:rsidRPr="00FA5291">
              <w:rPr>
                <w:rFonts w:asciiTheme="minorBidi" w:hAnsiTheme="minorBidi"/>
              </w:rPr>
              <w:t>Section</w:t>
            </w:r>
          </w:p>
        </w:tc>
      </w:tr>
      <w:tr w:rsidRPr="008979A8" w:rsidR="000947BF" w:rsidTr="00731E2D" w14:paraId="1B0A0BBC" w14:textId="77777777">
        <w:trPr>
          <w:trHeight w:val="111"/>
        </w:trPr>
        <w:tc>
          <w:tcPr>
            <w:tcW w:w="5000" w:type="pct"/>
            <w:gridSpan w:val="5"/>
            <w:shd w:val="clear" w:color="auto" w:fill="C2D69B" w:themeFill="accent3" w:themeFillTint="99"/>
          </w:tcPr>
          <w:p w:rsidRPr="007D14C9" w:rsidR="000947BF" w:rsidP="00F117A4" w:rsidRDefault="000947BF" w14:paraId="146C551E" w14:textId="77777777">
            <w:pPr>
              <w:pStyle w:val="HeaderTable"/>
              <w:rPr>
                <w:rFonts w:cs="Angsana New"/>
                <w:rtl/>
                <w:cs/>
              </w:rPr>
            </w:pPr>
            <w:r>
              <w:t xml:space="preserve">End Popup Create </w:t>
            </w:r>
            <w:r>
              <w:rPr>
                <w:rFonts w:cs="Angsana New"/>
              </w:rPr>
              <w:t>CP Name Section</w:t>
            </w:r>
          </w:p>
        </w:tc>
      </w:tr>
    </w:tbl>
    <w:p w:rsidR="000947BF" w:rsidP="0050326E" w:rsidRDefault="000947BF" w14:paraId="6B70E8BC" w14:textId="77777777">
      <w:pPr>
        <w:pStyle w:val="Heading3"/>
        <w:numPr>
          <w:ilvl w:val="0"/>
          <w:numId w:val="530"/>
        </w:numPr>
        <w:rPr>
          <w:rFonts w:ascii="CordiaUPC" w:hAnsi="CordiaUPC" w:cs="CordiaUPC"/>
          <w:sz w:val="32"/>
          <w:szCs w:val="32"/>
        </w:rPr>
      </w:pPr>
      <w:r w:rsidRPr="008979A8">
        <w:rPr>
          <w:rFonts w:ascii="CordiaUPC" w:hAnsi="CordiaUPC" w:cs="CordiaUPC"/>
          <w:sz w:val="32"/>
          <w:szCs w:val="32"/>
        </w:rPr>
        <w:t>Script Validation</w:t>
      </w:r>
    </w:p>
    <w:tbl>
      <w:tblPr>
        <w:tblW w:w="5593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568"/>
        <w:gridCol w:w="2848"/>
        <w:gridCol w:w="48"/>
        <w:gridCol w:w="3314"/>
        <w:gridCol w:w="40"/>
        <w:gridCol w:w="2261"/>
        <w:gridCol w:w="6"/>
      </w:tblGrid>
      <w:tr w:rsidRPr="008979A8" w:rsidR="000947BF" w:rsidTr="0043398A" w14:paraId="0974AD13" w14:textId="77777777">
        <w:trPr>
          <w:cantSplit/>
          <w:tblHeader/>
        </w:trPr>
        <w:tc>
          <w:tcPr>
            <w:tcW w:w="777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0947BF" w:rsidP="00F117A4" w:rsidRDefault="000947BF" w14:paraId="659D7266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Error Code</w:t>
            </w:r>
          </w:p>
        </w:tc>
        <w:tc>
          <w:tcPr>
            <w:tcW w:w="1436" w:type="pct"/>
            <w:gridSpan w:val="2"/>
            <w:tcBorders>
              <w:bottom w:val="single" w:color="808080" w:sz="4" w:space="0"/>
            </w:tcBorders>
            <w:shd w:val="clear" w:color="auto" w:fill="EEECE1"/>
          </w:tcPr>
          <w:p w:rsidRPr="008979A8" w:rsidR="000947BF" w:rsidP="00F117A4" w:rsidRDefault="000947BF" w14:paraId="643AA7DE" w14:textId="77777777">
            <w:pPr>
              <w:rPr>
                <w:rFonts w:cs="CordiaUPC"/>
                <w:b/>
                <w:bCs/>
              </w:rPr>
            </w:pPr>
            <w:r>
              <w:rPr>
                <w:rFonts w:cs="CordiaUPC"/>
                <w:b/>
                <w:bCs/>
              </w:rPr>
              <w:t xml:space="preserve">Error Message </w:t>
            </w:r>
          </w:p>
        </w:tc>
        <w:tc>
          <w:tcPr>
            <w:tcW w:w="1643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0947BF" w:rsidP="00F117A4" w:rsidRDefault="000947BF" w14:paraId="3946D04F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Logic</w:t>
            </w:r>
          </w:p>
        </w:tc>
        <w:tc>
          <w:tcPr>
            <w:tcW w:w="1144" w:type="pct"/>
            <w:gridSpan w:val="3"/>
            <w:tcBorders>
              <w:bottom w:val="single" w:color="808080" w:sz="4" w:space="0"/>
            </w:tcBorders>
            <w:shd w:val="clear" w:color="auto" w:fill="EEECE1"/>
          </w:tcPr>
          <w:p w:rsidRPr="008979A8" w:rsidR="000947BF" w:rsidP="00F117A4" w:rsidRDefault="000947BF" w14:paraId="6CB22650" w14:textId="77777777">
            <w:pPr>
              <w:rPr>
                <w:rFonts w:cs="CordiaUPC"/>
                <w:b/>
                <w:bCs/>
              </w:rPr>
            </w:pPr>
            <w:r>
              <w:rPr>
                <w:rFonts w:cs="CordiaUPC"/>
                <w:b/>
                <w:bCs/>
              </w:rPr>
              <w:t>Submit Call</w:t>
            </w:r>
          </w:p>
        </w:tc>
      </w:tr>
      <w:tr w:rsidR="000947BF" w:rsidTr="0043398A" w14:paraId="07919DFA" w14:textId="77777777">
        <w:tc>
          <w:tcPr>
            <w:tcW w:w="777" w:type="pct"/>
          </w:tcPr>
          <w:p w:rsidR="000947BF" w:rsidP="00F117A4" w:rsidRDefault="000947BF" w14:paraId="5C20557E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  <w:cs/>
                <w:lang w:bidi="th-TH"/>
              </w:rPr>
            </w:pPr>
            <w:r>
              <w:rPr>
                <w:rFonts w:ascii="CordiaUPC" w:hAnsi="CordiaUPC" w:cs="CordiaUPC"/>
                <w:sz w:val="28"/>
                <w:szCs w:val="28"/>
              </w:rPr>
              <w:t>00004</w:t>
            </w:r>
          </w:p>
        </w:tc>
        <w:tc>
          <w:tcPr>
            <w:tcW w:w="1436" w:type="pct"/>
            <w:gridSpan w:val="2"/>
          </w:tcPr>
          <w:p w:rsidR="000947BF" w:rsidP="00F117A4" w:rsidRDefault="000947BF" w14:paraId="5F7CA753" w14:textId="77777777">
            <w:r>
              <w:rPr>
                <w:rFonts w:cs="CordiaUPC"/>
              </w:rPr>
              <w:t xml:space="preserve">{1} is required when Product Specification is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{2}</w:t>
            </w:r>
            <w:r>
              <w:rPr>
                <w:rFonts w:cs="Angsana New"/>
                <w:cs/>
              </w:rPr>
              <w:t>”</w:t>
            </w:r>
          </w:p>
        </w:tc>
        <w:tc>
          <w:tcPr>
            <w:tcW w:w="1643" w:type="pct"/>
          </w:tcPr>
          <w:p w:rsidR="000947BF" w:rsidP="00F117A4" w:rsidRDefault="000947BF" w14:paraId="4C2C1237" w14:textId="2B979419">
            <w:pPr>
              <w:pStyle w:val="NoSpacing"/>
              <w:rPr>
                <w:rFonts w:ascii="CordiaUPC" w:hAnsi="CordiaUPC"/>
                <w:sz w:val="28"/>
              </w:rPr>
            </w:pPr>
            <w:r>
              <w:rPr>
                <w:rFonts w:hint="cs" w:ascii="CordiaUPC" w:hAnsi="CordiaUPC"/>
                <w:sz w:val="28"/>
                <w:cs/>
              </w:rPr>
              <w:t>ถ้า</w:t>
            </w:r>
            <w:r w:rsidRPr="00734543">
              <w:rPr>
                <w:rFonts w:hint="cs" w:ascii="CordiaUPC" w:hAnsi="CordiaUPC"/>
                <w:sz w:val="28"/>
                <w:cs/>
              </w:rPr>
              <w:t xml:space="preserve"> </w:t>
            </w:r>
            <w:r w:rsidRPr="00734543">
              <w:rPr>
                <w:rFonts w:ascii="CordiaUPC" w:hAnsi="CordiaUPC"/>
                <w:sz w:val="28"/>
              </w:rPr>
              <w:t xml:space="preserve">ProductSpecification </w:t>
            </w:r>
            <w:r w:rsidRPr="00734543">
              <w:rPr>
                <w:rFonts w:hint="cs" w:ascii="CordiaUPC" w:hAnsi="CordiaUPC"/>
                <w:sz w:val="28"/>
                <w:cs/>
              </w:rPr>
              <w:t xml:space="preserve">ที่เลือกมามีค่า </w:t>
            </w:r>
            <w:r w:rsidRPr="00734543">
              <w:rPr>
                <w:rFonts w:ascii="CordiaUPC" w:hAnsi="CordiaUPC"/>
                <w:sz w:val="28"/>
              </w:rPr>
              <w:t xml:space="preserve">Category Type </w:t>
            </w:r>
            <w:r w:rsidRPr="00734543">
              <w:rPr>
                <w:rFonts w:hint="cs" w:ascii="CordiaUPC" w:hAnsi="CordiaUPC"/>
                <w:sz w:val="28"/>
                <w:cs/>
              </w:rPr>
              <w:t>เป็น</w:t>
            </w:r>
            <w:r>
              <w:rPr>
                <w:rFonts w:ascii="CordiaUPC" w:hAnsi="CordiaUPC" w:cs="Angsana New"/>
                <w:sz w:val="28"/>
                <w:cs/>
              </w:rPr>
              <w:t xml:space="preserve"> </w:t>
            </w:r>
            <w:r w:rsidRPr="009C59A5">
              <w:rPr>
                <w:rFonts w:ascii="CordiaUPC" w:hAnsi="CordiaUPC"/>
                <w:sz w:val="28"/>
                <w:cs/>
              </w:rPr>
              <w:t>“</w:t>
            </w:r>
            <w:r w:rsidR="0043398A">
              <w:rPr>
                <w:rFonts w:ascii="CordiaUPC" w:hAnsi="CordiaUPC"/>
                <w:sz w:val="28"/>
              </w:rPr>
              <w:t>AI IP Camera</w:t>
            </w:r>
            <w:r>
              <w:rPr>
                <w:rFonts w:ascii="CordiaUPC" w:hAnsi="CordiaUPC" w:cs="CordiaUPC"/>
                <w:sz w:val="28"/>
                <w:cs/>
              </w:rPr>
              <w:t>”</w:t>
            </w:r>
            <w:r w:rsidRPr="00952E5C">
              <w:rPr>
                <w:rFonts w:ascii="CordiaUPC" w:hAnsi="CordiaUPC"/>
                <w:sz w:val="28"/>
                <w:cs/>
              </w:rPr>
              <w:t xml:space="preserve"> </w:t>
            </w:r>
            <w:r>
              <w:rPr>
                <w:rFonts w:hint="cs" w:ascii="CordiaUPC" w:hAnsi="CordiaUPC"/>
                <w:sz w:val="28"/>
                <w:cs/>
              </w:rPr>
              <w:t>ดังนั้น</w:t>
            </w:r>
            <w:r>
              <w:rPr>
                <w:rFonts w:ascii="CordiaUPC" w:hAnsi="CordiaUPC" w:cs="Angsana New"/>
                <w:sz w:val="28"/>
                <w:cs/>
              </w:rPr>
              <w:t xml:space="preserve"> </w:t>
            </w:r>
            <w:r>
              <w:rPr>
                <w:rFonts w:hint="cs" w:ascii="CordiaUPC" w:hAnsi="CordiaUPC"/>
                <w:sz w:val="28"/>
                <w:cs/>
              </w:rPr>
              <w:t xml:space="preserve">จะต้องมีอย่างน้อย </w:t>
            </w:r>
            <w:r>
              <w:rPr>
                <w:rFonts w:ascii="CordiaUPC" w:hAnsi="CordiaUPC"/>
                <w:sz w:val="28"/>
              </w:rPr>
              <w:t>1 Row</w:t>
            </w:r>
            <w:r>
              <w:rPr>
                <w:rFonts w:hint="cs" w:ascii="CordiaUPC" w:hAnsi="CordiaUPC"/>
                <w:sz w:val="28"/>
                <w:cs/>
              </w:rPr>
              <w:t xml:space="preserve"> ที่มีค่า </w:t>
            </w:r>
            <w:r>
              <w:rPr>
                <w:rFonts w:ascii="CordiaUPC" w:hAnsi="CordiaUPC"/>
                <w:sz w:val="28"/>
              </w:rPr>
              <w:t xml:space="preserve">Service </w:t>
            </w:r>
            <w:r>
              <w:rPr>
                <w:rFonts w:hint="cs" w:ascii="CordiaUPC" w:hAnsi="CordiaUPC"/>
                <w:sz w:val="28"/>
                <w:cs/>
              </w:rPr>
              <w:t xml:space="preserve">เป็น </w:t>
            </w:r>
            <w:r>
              <w:rPr>
                <w:rFonts w:ascii="CordiaUPC" w:hAnsi="CordiaUPC" w:cs="Angsana New"/>
                <w:sz w:val="28"/>
                <w:cs/>
              </w:rPr>
              <w:t>“</w:t>
            </w:r>
            <w:r w:rsidR="0043398A">
              <w:rPr>
                <w:rFonts w:ascii="CordiaUPC" w:hAnsi="CordiaUPC"/>
                <w:sz w:val="28"/>
              </w:rPr>
              <w:t>AI IP Camera</w:t>
            </w:r>
            <w:r>
              <w:rPr>
                <w:rFonts w:ascii="CordiaUPC" w:hAnsi="CordiaUPC" w:cs="CordiaUPC"/>
                <w:sz w:val="28"/>
                <w:cs/>
              </w:rPr>
              <w:t>”</w:t>
            </w:r>
          </w:p>
          <w:p w:rsidR="000947BF" w:rsidP="00F117A4" w:rsidRDefault="000947BF" w14:paraId="51C39382" w14:textId="77777777">
            <w:pPr>
              <w:pStyle w:val="NoSpacing"/>
              <w:rPr>
                <w:rFonts w:ascii="CordiaUPC" w:hAnsi="CordiaUPC"/>
                <w:sz w:val="28"/>
                <w:cs/>
              </w:rPr>
            </w:pPr>
            <w:r>
              <w:rPr>
                <w:rFonts w:ascii="CordiaUPC" w:hAnsi="CordiaUPC"/>
                <w:sz w:val="28"/>
              </w:rPr>
              <w:t xml:space="preserve">{1} </w:t>
            </w:r>
            <w:r>
              <w:rPr>
                <w:rFonts w:hint="cs" w:ascii="CordiaUPC" w:hAnsi="CordiaUPC"/>
                <w:sz w:val="28"/>
                <w:cs/>
              </w:rPr>
              <w:t xml:space="preserve">แทนค่าด้วย </w:t>
            </w:r>
            <w:r>
              <w:rPr>
                <w:rFonts w:ascii="CordiaUPC" w:hAnsi="CordiaUPC"/>
                <w:sz w:val="28"/>
              </w:rPr>
              <w:t>service</w:t>
            </w:r>
          </w:p>
          <w:p w:rsidR="000947BF" w:rsidP="00F117A4" w:rsidRDefault="000947BF" w14:paraId="56FEBFA9" w14:textId="77777777">
            <w:r>
              <w:t xml:space="preserve">{2} </w:t>
            </w:r>
            <w:r>
              <w:rPr>
                <w:rFonts w:hint="cs"/>
                <w:cs/>
              </w:rPr>
              <w:t xml:space="preserve">แทนค่าด้วย </w:t>
            </w:r>
            <w:r w:rsidRPr="001A53F3">
              <w:t xml:space="preserve">Product Specification </w:t>
            </w:r>
            <w:r w:rsidRPr="001A53F3">
              <w:rPr>
                <w:cs/>
              </w:rPr>
              <w:t>ที่เลือกมาและมีค่า</w:t>
            </w:r>
            <w:r w:rsidRPr="001A53F3">
              <w:t xml:space="preserve"> Category Type </w:t>
            </w:r>
            <w:r w:rsidRPr="001A53F3">
              <w:rPr>
                <w:cs/>
              </w:rPr>
              <w:t xml:space="preserve">เท่ากับ </w:t>
            </w:r>
            <w:r w:rsidRPr="001A53F3">
              <w:t>service</w:t>
            </w:r>
          </w:p>
        </w:tc>
        <w:tc>
          <w:tcPr>
            <w:tcW w:w="1144" w:type="pct"/>
            <w:gridSpan w:val="3"/>
          </w:tcPr>
          <w:p w:rsidR="000947BF" w:rsidP="00F117A4" w:rsidRDefault="000947BF" w14:paraId="060BA3A5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0947BF" w:rsidTr="0043398A" w14:paraId="04BF114B" w14:textId="77777777">
        <w:tc>
          <w:tcPr>
            <w:tcW w:w="5000" w:type="pct"/>
            <w:gridSpan w:val="7"/>
            <w:shd w:val="clear" w:color="auto" w:fill="C2D69B" w:themeFill="accent3" w:themeFillTint="99"/>
          </w:tcPr>
          <w:p w:rsidR="000947BF" w:rsidP="00F117A4" w:rsidRDefault="000947BF" w14:paraId="786639A9" w14:textId="77777777">
            <w:pPr>
              <w:pStyle w:val="HeaderTable"/>
              <w:rPr>
                <w:szCs w:val="36"/>
              </w:rPr>
            </w:pPr>
            <w:r>
              <w:t>Music Streaming Detail Section</w:t>
            </w:r>
          </w:p>
        </w:tc>
      </w:tr>
      <w:tr w:rsidR="000947BF" w:rsidTr="0043398A" w14:paraId="127F4F0A" w14:textId="77777777">
        <w:tc>
          <w:tcPr>
            <w:tcW w:w="777" w:type="pct"/>
          </w:tcPr>
          <w:p w:rsidR="000947BF" w:rsidP="00F117A4" w:rsidRDefault="000947BF" w14:paraId="31071854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  <w:cs/>
                <w:lang w:bidi="th-TH"/>
              </w:rPr>
            </w:pPr>
            <w:r w:rsidRPr="00E97F4C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436" w:type="pct"/>
            <w:gridSpan w:val="2"/>
          </w:tcPr>
          <w:p w:rsidR="000947BF" w:rsidP="00F117A4" w:rsidRDefault="000947BF" w14:paraId="783D1D30" w14:textId="77777777">
            <w:r>
              <w:rPr>
                <w:rFonts w:cs="Angsana New"/>
              </w:rPr>
              <w:t>CP Name</w:t>
            </w:r>
            <w:r w:rsidRPr="00FA5291">
              <w:rPr>
                <w:rFonts w:cs="CordiaUPC"/>
              </w:rPr>
              <w:t xml:space="preserve"> is required</w:t>
            </w:r>
            <w:r w:rsidRPr="00FA5291">
              <w:rPr>
                <w:rFonts w:cs="CordiaUPC"/>
                <w:cs/>
              </w:rPr>
              <w:t>.</w:t>
            </w:r>
          </w:p>
        </w:tc>
        <w:tc>
          <w:tcPr>
            <w:tcW w:w="1643" w:type="pct"/>
          </w:tcPr>
          <w:p w:rsidR="000947BF" w:rsidP="00F117A4" w:rsidRDefault="000947BF" w14:paraId="5B95B000" w14:textId="77777777">
            <w:r>
              <w:rPr>
                <w:rFonts w:cs="Angsana New"/>
              </w:rPr>
              <w:t>cpName</w:t>
            </w:r>
            <w:r>
              <w:rPr>
                <w:rFonts w:cs="CordiaUPC"/>
                <w:cs/>
              </w:rPr>
              <w:t xml:space="preserve"> </w:t>
            </w:r>
            <w:r w:rsidRPr="00E97F4C">
              <w:rPr>
                <w:rFonts w:cs="CordiaUPC"/>
                <w:cs/>
              </w:rPr>
              <w:t xml:space="preserve">เป็น </w:t>
            </w:r>
            <w:r w:rsidRPr="00121D4E">
              <w:rPr>
                <w:rFonts w:cs="CordiaUPC"/>
              </w:rPr>
              <w:t>Mandatory</w:t>
            </w:r>
          </w:p>
        </w:tc>
        <w:tc>
          <w:tcPr>
            <w:tcW w:w="1144" w:type="pct"/>
            <w:gridSpan w:val="3"/>
          </w:tcPr>
          <w:p w:rsidR="000947BF" w:rsidP="00F117A4" w:rsidRDefault="000947BF" w14:paraId="188DC9B1" w14:textId="77777777">
            <w:pPr>
              <w:rPr>
                <w:rFonts w:cs="CordiaUPC"/>
                <w:szCs w:val="36"/>
              </w:rPr>
            </w:pPr>
          </w:p>
        </w:tc>
      </w:tr>
      <w:tr w:rsidR="000947BF" w:rsidTr="0043398A" w14:paraId="2E5C23C3" w14:textId="77777777">
        <w:tc>
          <w:tcPr>
            <w:tcW w:w="777" w:type="pct"/>
          </w:tcPr>
          <w:p w:rsidRPr="00F25644" w:rsidR="000947BF" w:rsidP="00F117A4" w:rsidRDefault="000947BF" w14:paraId="14463271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  <w:cs/>
                <w:lang w:bidi="th-TH"/>
              </w:rPr>
            </w:pP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>00022</w:t>
            </w:r>
          </w:p>
        </w:tc>
        <w:tc>
          <w:tcPr>
            <w:tcW w:w="1436" w:type="pct"/>
            <w:gridSpan w:val="2"/>
          </w:tcPr>
          <w:p w:rsidRPr="000E77DA" w:rsidR="000947BF" w:rsidP="00F117A4" w:rsidRDefault="000947BF" w14:paraId="6409C69B" w14:textId="77777777">
            <w:pPr>
              <w:rPr>
                <w:rFonts w:cs="CordiaUPC"/>
              </w:rPr>
            </w:pPr>
            <w:r>
              <w:t xml:space="preserve">Partner App ID Table for </w:t>
            </w:r>
            <w:r>
              <w:rPr>
                <w:rFonts w:cs="CordiaUPC"/>
                <w:cs/>
              </w:rPr>
              <w:t>“</w:t>
            </w:r>
            <w:r>
              <w:t>Post</w:t>
            </w:r>
            <w:r>
              <w:rPr>
                <w:rFonts w:cs="CordiaUPC"/>
                <w:cs/>
              </w:rPr>
              <w:t>-</w:t>
            </w:r>
            <w:r>
              <w:t>paid</w:t>
            </w:r>
            <w:r>
              <w:rPr>
                <w:rFonts w:cs="CordiaUPC"/>
                <w:cs/>
              </w:rPr>
              <w:t>”</w:t>
            </w:r>
            <w:r>
              <w:t xml:space="preserve"> must have at least 1 row when </w:t>
            </w:r>
            <w:r>
              <w:rPr>
                <w:rFonts w:cs="CordiaUPC"/>
                <w:szCs w:val="36"/>
              </w:rPr>
              <w:t xml:space="preserve">Customer Type </w:t>
            </w:r>
            <w:r>
              <w:t xml:space="preserve">is </w:t>
            </w:r>
            <w:r>
              <w:rPr>
                <w:rFonts w:cs="CordiaUPC"/>
                <w:cs/>
              </w:rPr>
              <w:t>“</w:t>
            </w:r>
            <w:r>
              <w:t>{1}</w:t>
            </w:r>
            <w:r>
              <w:rPr>
                <w:rFonts w:cs="CordiaUPC"/>
                <w:cs/>
              </w:rPr>
              <w:t>”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643" w:type="pct"/>
          </w:tcPr>
          <w:p w:rsidR="000947BF" w:rsidP="00F117A4" w:rsidRDefault="000947BF" w14:paraId="661512EE" w14:textId="77777777">
            <w:r>
              <w:rPr>
                <w:rFonts w:hint="cs"/>
                <w:cs/>
              </w:rPr>
              <w:t xml:space="preserve">ถ้า </w:t>
            </w:r>
            <w:r>
              <w:rPr>
                <w:rFonts w:cs="CordiaUPC"/>
                <w:szCs w:val="36"/>
              </w:rPr>
              <w:t xml:space="preserve">customerType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CordiaUPC"/>
                <w:cs/>
              </w:rPr>
              <w:t>“</w:t>
            </w:r>
            <w:r>
              <w:t>Post</w:t>
            </w:r>
            <w:r>
              <w:rPr>
                <w:rFonts w:cs="CordiaUPC"/>
                <w:cs/>
              </w:rPr>
              <w:t>-</w:t>
            </w:r>
            <w:r>
              <w:t>paid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หรือ </w:t>
            </w:r>
            <w:r>
              <w:rPr>
                <w:rFonts w:cs="CordiaUPC"/>
                <w:cs/>
              </w:rPr>
              <w:t>“</w:t>
            </w:r>
            <w:r>
              <w:t>All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ดังนั้น </w:t>
            </w:r>
            <w:r>
              <w:t xml:space="preserve">Partner App ID Table </w:t>
            </w:r>
            <w:r>
              <w:rPr>
                <w:rFonts w:hint="cs"/>
                <w:cs/>
              </w:rPr>
              <w:t xml:space="preserve">ต้องมีอย่างน้อย </w:t>
            </w:r>
            <w:r>
              <w:t>1 Rows</w:t>
            </w:r>
          </w:p>
          <w:p w:rsidR="000947BF" w:rsidP="00F117A4" w:rsidRDefault="000947BF" w14:paraId="51842082" w14:textId="77777777">
            <w:r>
              <w:t xml:space="preserve">{1} </w:t>
            </w:r>
            <w:r>
              <w:rPr>
                <w:rFonts w:cs="CordiaUPC"/>
                <w:cs/>
              </w:rPr>
              <w:t xml:space="preserve">= </w:t>
            </w:r>
            <w:r>
              <w:t xml:space="preserve">customerType </w:t>
            </w:r>
            <w:r>
              <w:rPr>
                <w:rFonts w:hint="cs"/>
                <w:cs/>
              </w:rPr>
              <w:t xml:space="preserve">ของหน้าจอ </w:t>
            </w:r>
            <w:r>
              <w:t>Mass Product Offering Definition</w:t>
            </w:r>
          </w:p>
        </w:tc>
        <w:tc>
          <w:tcPr>
            <w:tcW w:w="1144" w:type="pct"/>
            <w:gridSpan w:val="3"/>
          </w:tcPr>
          <w:p w:rsidR="000947BF" w:rsidP="00F117A4" w:rsidRDefault="000947BF" w14:paraId="54DFF238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0947BF" w:rsidTr="0043398A" w14:paraId="0A1BDBBA" w14:textId="77777777">
        <w:tc>
          <w:tcPr>
            <w:tcW w:w="777" w:type="pct"/>
          </w:tcPr>
          <w:p w:rsidRPr="00F25644" w:rsidR="000947BF" w:rsidP="00F117A4" w:rsidRDefault="000947BF" w14:paraId="1FD4CC61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  <w:cs/>
                <w:lang w:bidi="th-TH"/>
              </w:rPr>
            </w:pP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>00022</w:t>
            </w:r>
          </w:p>
        </w:tc>
        <w:tc>
          <w:tcPr>
            <w:tcW w:w="1436" w:type="pct"/>
            <w:gridSpan w:val="2"/>
          </w:tcPr>
          <w:p w:rsidRPr="000E77DA" w:rsidR="000947BF" w:rsidP="00F117A4" w:rsidRDefault="000947BF" w14:paraId="41B1653A" w14:textId="77777777">
            <w:pPr>
              <w:rPr>
                <w:rFonts w:cs="CordiaUPC"/>
              </w:rPr>
            </w:pPr>
            <w:r>
              <w:t xml:space="preserve">Partner App ID Table for </w:t>
            </w:r>
            <w:r>
              <w:rPr>
                <w:rFonts w:cs="CordiaUPC"/>
                <w:cs/>
              </w:rPr>
              <w:t>“</w:t>
            </w:r>
            <w:r>
              <w:t>Pre</w:t>
            </w:r>
            <w:r>
              <w:rPr>
                <w:rFonts w:cs="CordiaUPC"/>
                <w:cs/>
              </w:rPr>
              <w:t>-</w:t>
            </w:r>
            <w:r>
              <w:t>paid</w:t>
            </w:r>
            <w:r>
              <w:rPr>
                <w:rFonts w:cs="CordiaUPC"/>
                <w:cs/>
              </w:rPr>
              <w:t>”</w:t>
            </w:r>
            <w:r>
              <w:t xml:space="preserve"> must have at least 1 row when </w:t>
            </w:r>
            <w:r>
              <w:rPr>
                <w:rFonts w:cs="CordiaUPC"/>
                <w:szCs w:val="36"/>
              </w:rPr>
              <w:t>Customer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cs="CordiaUPC"/>
                <w:szCs w:val="36"/>
              </w:rPr>
              <w:t xml:space="preserve">Type </w:t>
            </w:r>
            <w:r>
              <w:t xml:space="preserve">is </w:t>
            </w:r>
            <w:r>
              <w:rPr>
                <w:rFonts w:cs="CordiaUPC"/>
                <w:cs/>
              </w:rPr>
              <w:t>“</w:t>
            </w:r>
            <w:r>
              <w:t>{1}</w:t>
            </w:r>
            <w:r>
              <w:rPr>
                <w:rFonts w:cs="CordiaUPC"/>
                <w:cs/>
              </w:rPr>
              <w:t>”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643" w:type="pct"/>
          </w:tcPr>
          <w:p w:rsidR="000947BF" w:rsidP="00F117A4" w:rsidRDefault="000947BF" w14:paraId="4D85408E" w14:textId="77777777">
            <w:r>
              <w:rPr>
                <w:rFonts w:hint="cs"/>
                <w:cs/>
              </w:rPr>
              <w:t xml:space="preserve">ถ้า </w:t>
            </w:r>
            <w:r>
              <w:rPr>
                <w:rFonts w:cs="CordiaUPC"/>
                <w:szCs w:val="36"/>
              </w:rPr>
              <w:t xml:space="preserve">customerType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CordiaUPC"/>
                <w:cs/>
              </w:rPr>
              <w:t>“</w:t>
            </w:r>
            <w:r>
              <w:t>Pre</w:t>
            </w:r>
            <w:r>
              <w:rPr>
                <w:rFonts w:cs="CordiaUPC"/>
                <w:cs/>
              </w:rPr>
              <w:t>-</w:t>
            </w:r>
            <w:r>
              <w:t>paid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หรือ </w:t>
            </w:r>
            <w:r>
              <w:rPr>
                <w:rFonts w:cs="CordiaUPC"/>
                <w:cs/>
              </w:rPr>
              <w:t>“</w:t>
            </w:r>
            <w:r>
              <w:t>All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ดังนั้น </w:t>
            </w:r>
            <w:r>
              <w:t xml:space="preserve">Partner App ID Table </w:t>
            </w:r>
            <w:r>
              <w:rPr>
                <w:rFonts w:hint="cs"/>
                <w:cs/>
              </w:rPr>
              <w:t xml:space="preserve">ต้องมีอย่างน้อย </w:t>
            </w:r>
            <w:r>
              <w:t>1 Rows</w:t>
            </w:r>
          </w:p>
          <w:p w:rsidR="000947BF" w:rsidP="00F117A4" w:rsidRDefault="000947BF" w14:paraId="0C0A634D" w14:textId="77777777">
            <w:r>
              <w:t xml:space="preserve">{1} </w:t>
            </w:r>
            <w:r>
              <w:rPr>
                <w:rFonts w:cs="CordiaUPC"/>
                <w:cs/>
              </w:rPr>
              <w:t xml:space="preserve">= </w:t>
            </w:r>
            <w:r>
              <w:t xml:space="preserve">customerType </w:t>
            </w:r>
            <w:r>
              <w:rPr>
                <w:rFonts w:hint="cs"/>
                <w:cs/>
              </w:rPr>
              <w:t xml:space="preserve">ของหน้าจอ </w:t>
            </w:r>
            <w:r>
              <w:t>Mass Product Offering Definition</w:t>
            </w:r>
          </w:p>
        </w:tc>
        <w:tc>
          <w:tcPr>
            <w:tcW w:w="1144" w:type="pct"/>
            <w:gridSpan w:val="3"/>
          </w:tcPr>
          <w:p w:rsidR="000947BF" w:rsidP="00F117A4" w:rsidRDefault="000947BF" w14:paraId="0590410A" w14:textId="77777777">
            <w:pPr>
              <w:rPr>
                <w:rFonts w:cs="CordiaUPC"/>
                <w:szCs w:val="36"/>
                <w:cs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0947BF" w:rsidTr="0043398A" w14:paraId="3FEE96C9" w14:textId="77777777">
        <w:tc>
          <w:tcPr>
            <w:tcW w:w="5000" w:type="pct"/>
            <w:gridSpan w:val="7"/>
            <w:shd w:val="clear" w:color="auto" w:fill="C2D69B" w:themeFill="accent3" w:themeFillTint="99"/>
          </w:tcPr>
          <w:p w:rsidR="000947BF" w:rsidP="00F117A4" w:rsidRDefault="000947BF" w14:paraId="35BD72EC" w14:textId="77777777">
            <w:pPr>
              <w:pStyle w:val="HeaderTable"/>
              <w:rPr>
                <w:szCs w:val="36"/>
              </w:rPr>
            </w:pPr>
            <w:r>
              <w:t>Partner Detail Section</w:t>
            </w:r>
          </w:p>
        </w:tc>
      </w:tr>
      <w:tr w:rsidR="000947BF" w:rsidTr="0043398A" w14:paraId="3753DB91" w14:textId="77777777">
        <w:tc>
          <w:tcPr>
            <w:tcW w:w="777" w:type="pct"/>
          </w:tcPr>
          <w:p w:rsidRPr="00F25644" w:rsidR="000947BF" w:rsidP="00F117A4" w:rsidRDefault="000947BF" w14:paraId="3F1B68B3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  <w:cs/>
                <w:lang w:bidi="th-TH"/>
              </w:rPr>
            </w:pPr>
            <w:r w:rsidRPr="000E77DA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436" w:type="pct"/>
            <w:gridSpan w:val="2"/>
          </w:tcPr>
          <w:p w:rsidR="000947BF" w:rsidP="00F117A4" w:rsidRDefault="000947BF" w14:paraId="198C600A" w14:textId="77777777">
            <w:r>
              <w:rPr>
                <w:rFonts w:cs="Angsana New"/>
              </w:rPr>
              <w:t>Partner App ID</w:t>
            </w:r>
            <w:r w:rsidRPr="00FA5291">
              <w:rPr>
                <w:rFonts w:cs="CordiaUPC"/>
              </w:rPr>
              <w:t xml:space="preserve"> is required</w:t>
            </w:r>
            <w:r w:rsidRPr="00FA5291">
              <w:rPr>
                <w:rFonts w:cs="CordiaUPC"/>
                <w:cs/>
              </w:rPr>
              <w:t>.</w:t>
            </w:r>
          </w:p>
        </w:tc>
        <w:tc>
          <w:tcPr>
            <w:tcW w:w="1643" w:type="pct"/>
          </w:tcPr>
          <w:p w:rsidR="000947BF" w:rsidP="00F117A4" w:rsidRDefault="000947BF" w14:paraId="394D1E46" w14:textId="77777777">
            <w:r>
              <w:rPr>
                <w:rFonts w:cs="Angsana New"/>
              </w:rPr>
              <w:t>partnerAppId</w:t>
            </w:r>
          </w:p>
        </w:tc>
        <w:tc>
          <w:tcPr>
            <w:tcW w:w="1144" w:type="pct"/>
            <w:gridSpan w:val="3"/>
          </w:tcPr>
          <w:p w:rsidR="000947BF" w:rsidP="00F117A4" w:rsidRDefault="000947BF" w14:paraId="5E8F3793" w14:textId="77777777">
            <w:pPr>
              <w:rPr>
                <w:rFonts w:cs="CordiaUPC"/>
                <w:szCs w:val="36"/>
              </w:rPr>
            </w:pPr>
          </w:p>
        </w:tc>
      </w:tr>
      <w:tr w:rsidR="000947BF" w:rsidTr="0043398A" w14:paraId="10480840" w14:textId="77777777">
        <w:tc>
          <w:tcPr>
            <w:tcW w:w="777" w:type="pct"/>
          </w:tcPr>
          <w:p w:rsidRPr="000E77DA" w:rsidR="000947BF" w:rsidP="00F117A4" w:rsidRDefault="000947BF" w14:paraId="271B295C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630F1F">
              <w:rPr>
                <w:bCs/>
              </w:rPr>
              <w:t>00003</w:t>
            </w:r>
          </w:p>
        </w:tc>
        <w:tc>
          <w:tcPr>
            <w:tcW w:w="1436" w:type="pct"/>
            <w:gridSpan w:val="2"/>
          </w:tcPr>
          <w:p w:rsidR="000947BF" w:rsidP="00F117A4" w:rsidRDefault="000947BF" w14:paraId="580E8689" w14:textId="77777777">
            <w:pPr>
              <w:rPr>
                <w:rFonts w:cs="Angsana New"/>
              </w:rPr>
            </w:pPr>
            <w:r>
              <w:rPr>
                <w:rFonts w:cs="Angsana New"/>
              </w:rPr>
              <w:t>Partner App ID</w:t>
            </w:r>
            <w:r w:rsidRPr="00D34D42">
              <w:rPr>
                <w:rFonts w:cs="CordiaUPC"/>
                <w:bCs/>
                <w:cs/>
              </w:rPr>
              <w:t xml:space="preserve"> </w:t>
            </w:r>
            <w:r w:rsidRPr="00630F1F">
              <w:rPr>
                <w:bCs/>
              </w:rPr>
              <w:t>must be unique</w:t>
            </w:r>
            <w:r w:rsidRPr="00630F1F">
              <w:rPr>
                <w:bCs/>
                <w:cs/>
              </w:rPr>
              <w:t>.</w:t>
            </w:r>
          </w:p>
        </w:tc>
        <w:tc>
          <w:tcPr>
            <w:tcW w:w="1643" w:type="pct"/>
          </w:tcPr>
          <w:p w:rsidR="000947BF" w:rsidP="00F117A4" w:rsidRDefault="000947BF" w14:paraId="404C26FD" w14:textId="77777777">
            <w:pPr>
              <w:rPr>
                <w:rFonts w:cs="Angsana New"/>
              </w:rPr>
            </w:pPr>
            <w:r>
              <w:rPr>
                <w:rFonts w:cs="Angsana New"/>
              </w:rPr>
              <w:t>partnerAppId</w:t>
            </w:r>
            <w:r w:rsidRPr="00D34D42">
              <w:rPr>
                <w:bCs/>
                <w:cs/>
              </w:rPr>
              <w:t xml:space="preserve"> </w:t>
            </w:r>
            <w:r w:rsidRPr="00D34D42">
              <w:rPr>
                <w:rFonts w:cs="Angsana New"/>
                <w:cs/>
              </w:rPr>
              <w:t>จะต้องไม่ซ้ำกัน</w:t>
            </w:r>
          </w:p>
        </w:tc>
        <w:tc>
          <w:tcPr>
            <w:tcW w:w="1144" w:type="pct"/>
            <w:gridSpan w:val="3"/>
          </w:tcPr>
          <w:p w:rsidR="000947BF" w:rsidP="00F117A4" w:rsidRDefault="000947BF" w14:paraId="44807CFE" w14:textId="77777777">
            <w:pPr>
              <w:rPr>
                <w:rFonts w:cs="CordiaUPC"/>
                <w:szCs w:val="36"/>
              </w:rPr>
            </w:pPr>
          </w:p>
        </w:tc>
      </w:tr>
      <w:tr w:rsidR="000947BF" w:rsidTr="0043398A" w14:paraId="5E195936" w14:textId="77777777">
        <w:tc>
          <w:tcPr>
            <w:tcW w:w="777" w:type="pct"/>
          </w:tcPr>
          <w:p w:rsidRPr="00F25644" w:rsidR="000947BF" w:rsidP="00F117A4" w:rsidRDefault="000947BF" w14:paraId="367128E9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  <w:cs/>
                <w:lang w:bidi="th-TH"/>
              </w:rPr>
            </w:pPr>
            <w:r w:rsidRPr="000E77DA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436" w:type="pct"/>
            <w:gridSpan w:val="2"/>
          </w:tcPr>
          <w:p w:rsidR="000947BF" w:rsidP="00F117A4" w:rsidRDefault="000947BF" w14:paraId="2E3B4C2F" w14:textId="77777777">
            <w:r>
              <w:rPr>
                <w:rFonts w:cs="Angsana New"/>
              </w:rPr>
              <w:t>Partner Pacakge Name</w:t>
            </w:r>
            <w:r w:rsidRPr="00FA5291">
              <w:rPr>
                <w:rFonts w:cs="CordiaUPC"/>
              </w:rPr>
              <w:t xml:space="preserve"> is required</w:t>
            </w:r>
            <w:r w:rsidRPr="00FA5291">
              <w:rPr>
                <w:rFonts w:cs="CordiaUPC"/>
                <w:cs/>
              </w:rPr>
              <w:t>.</w:t>
            </w:r>
          </w:p>
        </w:tc>
        <w:tc>
          <w:tcPr>
            <w:tcW w:w="1643" w:type="pct"/>
          </w:tcPr>
          <w:p w:rsidR="000947BF" w:rsidP="00F117A4" w:rsidRDefault="000947BF" w14:paraId="33E6833D" w14:textId="77777777">
            <w:r>
              <w:rPr>
                <w:rFonts w:cs="Angsana New"/>
              </w:rPr>
              <w:t>partnerPacakgeName</w:t>
            </w:r>
          </w:p>
        </w:tc>
        <w:tc>
          <w:tcPr>
            <w:tcW w:w="1144" w:type="pct"/>
            <w:gridSpan w:val="3"/>
          </w:tcPr>
          <w:p w:rsidR="000947BF" w:rsidP="00F117A4" w:rsidRDefault="000947BF" w14:paraId="2D457EAC" w14:textId="77777777">
            <w:pPr>
              <w:rPr>
                <w:rFonts w:cs="CordiaUPC"/>
                <w:szCs w:val="36"/>
              </w:rPr>
            </w:pPr>
          </w:p>
        </w:tc>
      </w:tr>
      <w:tr w:rsidR="000947BF" w:rsidTr="0043398A" w14:paraId="4386E738" w14:textId="77777777">
        <w:tc>
          <w:tcPr>
            <w:tcW w:w="777" w:type="pct"/>
          </w:tcPr>
          <w:p w:rsidRPr="00F25644" w:rsidR="000947BF" w:rsidP="00F117A4" w:rsidRDefault="000947BF" w14:paraId="0D804676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  <w:cs/>
                <w:lang w:bidi="th-TH"/>
              </w:rPr>
            </w:pPr>
            <w:r w:rsidRPr="000E77DA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436" w:type="pct"/>
            <w:gridSpan w:val="2"/>
          </w:tcPr>
          <w:p w:rsidR="000947BF" w:rsidP="00F117A4" w:rsidRDefault="000947BF" w14:paraId="0D1BC82E" w14:textId="77777777">
            <w:r>
              <w:rPr>
                <w:rFonts w:cs="Angsana New"/>
              </w:rPr>
              <w:t>Customer Type</w:t>
            </w:r>
            <w:r w:rsidRPr="00FA5291">
              <w:rPr>
                <w:rFonts w:cs="CordiaUPC"/>
              </w:rPr>
              <w:t xml:space="preserve"> is required</w:t>
            </w:r>
            <w:r w:rsidRPr="00FA5291">
              <w:rPr>
                <w:rFonts w:cs="CordiaUPC"/>
                <w:cs/>
              </w:rPr>
              <w:t>.</w:t>
            </w:r>
          </w:p>
        </w:tc>
        <w:tc>
          <w:tcPr>
            <w:tcW w:w="1643" w:type="pct"/>
          </w:tcPr>
          <w:p w:rsidR="000947BF" w:rsidP="00F117A4" w:rsidRDefault="000947BF" w14:paraId="7DDB3FBC" w14:textId="77777777">
            <w:r>
              <w:rPr>
                <w:rFonts w:cs="Angsana New"/>
              </w:rPr>
              <w:t>customerType</w:t>
            </w:r>
          </w:p>
        </w:tc>
        <w:tc>
          <w:tcPr>
            <w:tcW w:w="1144" w:type="pct"/>
            <w:gridSpan w:val="3"/>
          </w:tcPr>
          <w:p w:rsidR="000947BF" w:rsidP="00F117A4" w:rsidRDefault="000947BF" w14:paraId="5F2903E2" w14:textId="77777777">
            <w:pPr>
              <w:rPr>
                <w:rFonts w:cs="CordiaUPC"/>
                <w:szCs w:val="36"/>
              </w:rPr>
            </w:pPr>
          </w:p>
        </w:tc>
      </w:tr>
      <w:tr w:rsidR="000947BF" w:rsidTr="0043398A" w14:paraId="219956D4" w14:textId="77777777">
        <w:tc>
          <w:tcPr>
            <w:tcW w:w="777" w:type="pct"/>
          </w:tcPr>
          <w:p w:rsidRPr="000E77DA" w:rsidR="000947BF" w:rsidP="00F117A4" w:rsidRDefault="000947BF" w14:paraId="29611B53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001B65">
              <w:rPr>
                <w:rFonts w:ascii="CordiaUPC" w:hAnsi="CordiaUPC" w:cs="CordiaUPC"/>
                <w:sz w:val="28"/>
                <w:szCs w:val="28"/>
              </w:rPr>
              <w:t>00017</w:t>
            </w:r>
          </w:p>
        </w:tc>
        <w:tc>
          <w:tcPr>
            <w:tcW w:w="1436" w:type="pct"/>
            <w:gridSpan w:val="2"/>
          </w:tcPr>
          <w:p w:rsidR="000947BF" w:rsidP="00F117A4" w:rsidRDefault="000947BF" w14:paraId="0D61F9AD" w14:textId="77777777">
            <w:pPr>
              <w:rPr>
                <w:rFonts w:cs="Angsana New"/>
              </w:rPr>
            </w:pPr>
            <w:r>
              <w:rPr>
                <w:rFonts w:cs="Angsana New"/>
              </w:rPr>
              <w:t>Customer Type</w:t>
            </w:r>
            <w:r w:rsidRPr="00001B65">
              <w:rPr>
                <w:rFonts w:cs="Angsana New"/>
              </w:rPr>
              <w:t xml:space="preserve"> must be equal to {1}</w:t>
            </w:r>
            <w:r w:rsidRPr="00001B65">
              <w:rPr>
                <w:rFonts w:cs="CordiaUPC"/>
                <w:cs/>
              </w:rPr>
              <w:t>.</w:t>
            </w:r>
          </w:p>
        </w:tc>
        <w:tc>
          <w:tcPr>
            <w:tcW w:w="1643" w:type="pct"/>
          </w:tcPr>
          <w:p w:rsidRPr="00E41BC2" w:rsidR="000947BF" w:rsidP="00F117A4" w:rsidRDefault="000947BF" w14:paraId="02B41002" w14:textId="77777777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rPr>
                <w:rFonts w:cs="CordiaUPC"/>
                <w:szCs w:val="36"/>
              </w:rPr>
              <w:t xml:space="preserve">customerType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CordiaUPC"/>
                <w:cs/>
              </w:rPr>
              <w:t>“</w:t>
            </w:r>
            <w:r>
              <w:t>Pre</w:t>
            </w:r>
            <w:r>
              <w:rPr>
                <w:rFonts w:cs="CordiaUPC"/>
                <w:cs/>
              </w:rPr>
              <w:t>-</w:t>
            </w:r>
            <w:r>
              <w:t>paid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หรือ </w:t>
            </w:r>
            <w:r>
              <w:rPr>
                <w:rFonts w:cs="CordiaUPC"/>
                <w:cs/>
              </w:rPr>
              <w:t>“</w:t>
            </w:r>
            <w:r>
              <w:t>Post</w:t>
            </w:r>
            <w:r>
              <w:rPr>
                <w:rFonts w:cs="CordiaUPC"/>
                <w:cs/>
              </w:rPr>
              <w:t>-</w:t>
            </w:r>
            <w:r>
              <w:t>paid</w:t>
            </w:r>
            <w:r>
              <w:rPr>
                <w:rFonts w:cs="CordiaUPC"/>
                <w:cs/>
              </w:rPr>
              <w:t>”</w:t>
            </w:r>
            <w:r>
              <w:rPr>
                <w:rFonts w:hint="cs" w:cs="CordiaUPC"/>
                <w:cs/>
              </w:rPr>
              <w:t xml:space="preserve"> ดังนั้น </w:t>
            </w:r>
            <w:r>
              <w:rPr>
                <w:rFonts w:cs="Angsana New"/>
              </w:rPr>
              <w:t>Customer Type</w:t>
            </w:r>
            <w:r>
              <w:rPr>
                <w:rFonts w:hint="cs"/>
                <w:cs/>
              </w:rPr>
              <w:t xml:space="preserve"> ต้องเท่ากับ</w:t>
            </w:r>
            <w:r>
              <w:t xml:space="preserve"> customerType </w:t>
            </w:r>
            <w:r>
              <w:rPr>
                <w:rFonts w:hint="cs"/>
                <w:cs/>
              </w:rPr>
              <w:t xml:space="preserve">ของหน้าจอ </w:t>
            </w:r>
            <w:r>
              <w:t>Mass Product Offering Definition</w:t>
            </w:r>
          </w:p>
          <w:p w:rsidR="000947BF" w:rsidP="00F117A4" w:rsidRDefault="000947BF" w14:paraId="50D6CC01" w14:textId="77777777">
            <w:pPr>
              <w:rPr>
                <w:rFonts w:cs="Angsana New"/>
              </w:rPr>
            </w:pPr>
            <w:r>
              <w:t xml:space="preserve">{1} </w:t>
            </w:r>
            <w:r>
              <w:rPr>
                <w:rFonts w:cs="CordiaUPC"/>
                <w:cs/>
              </w:rPr>
              <w:t xml:space="preserve">= </w:t>
            </w:r>
            <w:r>
              <w:t xml:space="preserve">customerType </w:t>
            </w:r>
            <w:r>
              <w:rPr>
                <w:rFonts w:hint="cs"/>
                <w:cs/>
              </w:rPr>
              <w:t xml:space="preserve">ของหน้าจอ </w:t>
            </w:r>
            <w:r>
              <w:t>Mass Product Offering Definition</w:t>
            </w:r>
          </w:p>
        </w:tc>
        <w:tc>
          <w:tcPr>
            <w:tcW w:w="1144" w:type="pct"/>
            <w:gridSpan w:val="3"/>
          </w:tcPr>
          <w:p w:rsidR="000947BF" w:rsidP="00F117A4" w:rsidRDefault="000947BF" w14:paraId="5B5D33CE" w14:textId="77777777">
            <w:pPr>
              <w:rPr>
                <w:rFonts w:cs="CordiaUPC"/>
                <w:szCs w:val="36"/>
              </w:rPr>
            </w:pPr>
          </w:p>
        </w:tc>
      </w:tr>
      <w:tr w:rsidR="000947BF" w:rsidTr="0043398A" w14:paraId="593B14EB" w14:textId="77777777">
        <w:tc>
          <w:tcPr>
            <w:tcW w:w="5000" w:type="pct"/>
            <w:gridSpan w:val="7"/>
            <w:shd w:val="clear" w:color="auto" w:fill="C2D69B" w:themeFill="accent3" w:themeFillTint="99"/>
          </w:tcPr>
          <w:p w:rsidR="000947BF" w:rsidP="00F117A4" w:rsidRDefault="000947BF" w14:paraId="12A4D990" w14:textId="77777777">
            <w:pPr>
              <w:pStyle w:val="HeaderTable"/>
            </w:pPr>
            <w:r>
              <w:t>End Partner Detail Section</w:t>
            </w:r>
          </w:p>
        </w:tc>
      </w:tr>
      <w:tr w:rsidR="000947BF" w:rsidTr="0043398A" w14:paraId="3472BBA9" w14:textId="77777777">
        <w:trPr>
          <w:gridAfter w:val="1"/>
          <w:wAfter w:w="3" w:type="pct"/>
        </w:trPr>
        <w:tc>
          <w:tcPr>
            <w:tcW w:w="777" w:type="pct"/>
          </w:tcPr>
          <w:p w:rsidRPr="00121D4E" w:rsidR="000947BF" w:rsidP="00F117A4" w:rsidRDefault="000947BF" w14:paraId="3FDEAB08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  <w:cs/>
                <w:lang w:bidi="th-TH"/>
              </w:rPr>
            </w:pPr>
            <w:r w:rsidRPr="00121D4E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412" w:type="pct"/>
          </w:tcPr>
          <w:p w:rsidRPr="000E77DA" w:rsidR="000947BF" w:rsidP="00F117A4" w:rsidRDefault="000947BF" w14:paraId="5C541EEE" w14:textId="77777777">
            <w:pPr>
              <w:rPr>
                <w:rFonts w:cs="CordiaUPC"/>
              </w:rPr>
            </w:pPr>
            <w:r w:rsidRPr="00121D4E">
              <w:rPr>
                <w:rFonts w:cs="CordiaUPC"/>
              </w:rPr>
              <w:t>Duration Type is required</w:t>
            </w:r>
            <w:r w:rsidRPr="000E77DA">
              <w:rPr>
                <w:rFonts w:cs="CordiaUPC"/>
                <w:cs/>
              </w:rPr>
              <w:t>.</w:t>
            </w:r>
          </w:p>
        </w:tc>
        <w:tc>
          <w:tcPr>
            <w:tcW w:w="1687" w:type="pct"/>
            <w:gridSpan w:val="3"/>
          </w:tcPr>
          <w:p w:rsidRPr="000E77DA" w:rsidR="000947BF" w:rsidP="00F117A4" w:rsidRDefault="000947BF" w14:paraId="2233862D" w14:textId="77777777">
            <w:pPr>
              <w:rPr>
                <w:rFonts w:cs="CordiaUPC"/>
              </w:rPr>
            </w:pPr>
            <w:r w:rsidRPr="00121D4E">
              <w:rPr>
                <w:rFonts w:cs="CordiaUPC"/>
              </w:rPr>
              <w:t xml:space="preserve">Duration Type </w:t>
            </w:r>
            <w:r w:rsidRPr="000E77DA">
              <w:rPr>
                <w:rFonts w:cs="CordiaUPC"/>
                <w:cs/>
              </w:rPr>
              <w:t xml:space="preserve">เป็น </w:t>
            </w:r>
            <w:r w:rsidRPr="00121D4E">
              <w:rPr>
                <w:rFonts w:cs="CordiaUPC"/>
              </w:rPr>
              <w:t>Mandatory</w:t>
            </w:r>
          </w:p>
        </w:tc>
        <w:tc>
          <w:tcPr>
            <w:tcW w:w="1121" w:type="pct"/>
          </w:tcPr>
          <w:p w:rsidRPr="00121D4E" w:rsidR="000947BF" w:rsidP="00F117A4" w:rsidRDefault="000947BF" w14:paraId="2DAF2D89" w14:textId="77777777">
            <w:pPr>
              <w:rPr>
                <w:rFonts w:cs="CordiaUPC"/>
                <w:szCs w:val="36"/>
              </w:rPr>
            </w:pPr>
          </w:p>
        </w:tc>
      </w:tr>
      <w:tr w:rsidR="000947BF" w:rsidTr="0043398A" w14:paraId="143CF01F" w14:textId="77777777">
        <w:trPr>
          <w:gridAfter w:val="1"/>
          <w:wAfter w:w="3" w:type="pct"/>
        </w:trPr>
        <w:tc>
          <w:tcPr>
            <w:tcW w:w="777" w:type="pct"/>
          </w:tcPr>
          <w:p w:rsidRPr="00121D4E" w:rsidR="000947BF" w:rsidP="00F117A4" w:rsidRDefault="000947BF" w14:paraId="30960289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  <w:cs/>
                <w:lang w:bidi="th-TH"/>
              </w:rPr>
            </w:pPr>
            <w:r w:rsidRPr="00121D4E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412" w:type="pct"/>
          </w:tcPr>
          <w:p w:rsidRPr="000E77DA" w:rsidR="000947BF" w:rsidP="00F117A4" w:rsidRDefault="000947BF" w14:paraId="05EC07D5" w14:textId="77777777">
            <w:pPr>
              <w:rPr>
                <w:rFonts w:cs="CordiaUPC"/>
              </w:rPr>
            </w:pPr>
            <w:r w:rsidRPr="00121D4E">
              <w:rPr>
                <w:rFonts w:cs="CordiaUPC"/>
              </w:rPr>
              <w:t>Duration From is required</w:t>
            </w:r>
            <w:r w:rsidRPr="000E77DA">
              <w:rPr>
                <w:rFonts w:cs="CordiaUPC"/>
                <w:cs/>
              </w:rPr>
              <w:t>.</w:t>
            </w:r>
          </w:p>
        </w:tc>
        <w:tc>
          <w:tcPr>
            <w:tcW w:w="1687" w:type="pct"/>
            <w:gridSpan w:val="3"/>
          </w:tcPr>
          <w:p w:rsidRPr="000E77DA" w:rsidR="000947BF" w:rsidP="00F117A4" w:rsidRDefault="000947BF" w14:paraId="4AF5237C" w14:textId="77777777">
            <w:pPr>
              <w:rPr>
                <w:rFonts w:cs="CordiaUPC"/>
              </w:rPr>
            </w:pPr>
            <w:r w:rsidRPr="00121D4E">
              <w:rPr>
                <w:rFonts w:cs="CordiaUPC"/>
              </w:rPr>
              <w:t xml:space="preserve">Duration From </w:t>
            </w:r>
            <w:r w:rsidRPr="000E77DA">
              <w:rPr>
                <w:rFonts w:cs="CordiaUPC"/>
                <w:cs/>
              </w:rPr>
              <w:t xml:space="preserve">เป็น </w:t>
            </w:r>
            <w:r w:rsidRPr="00121D4E">
              <w:rPr>
                <w:rFonts w:cs="CordiaUPC"/>
              </w:rPr>
              <w:t>Mandatory</w:t>
            </w:r>
          </w:p>
        </w:tc>
        <w:tc>
          <w:tcPr>
            <w:tcW w:w="1121" w:type="pct"/>
          </w:tcPr>
          <w:p w:rsidRPr="00121D4E" w:rsidR="000947BF" w:rsidP="00F117A4" w:rsidRDefault="000947BF" w14:paraId="395F3339" w14:textId="77777777">
            <w:pPr>
              <w:rPr>
                <w:rFonts w:cs="CordiaUPC"/>
                <w:szCs w:val="36"/>
              </w:rPr>
            </w:pPr>
          </w:p>
        </w:tc>
      </w:tr>
      <w:tr w:rsidR="000947BF" w:rsidTr="0043398A" w14:paraId="3E0052DD" w14:textId="77777777">
        <w:trPr>
          <w:gridAfter w:val="1"/>
          <w:wAfter w:w="3" w:type="pct"/>
        </w:trPr>
        <w:tc>
          <w:tcPr>
            <w:tcW w:w="777" w:type="pct"/>
          </w:tcPr>
          <w:p w:rsidRPr="00121D4E" w:rsidR="000947BF" w:rsidP="00F117A4" w:rsidRDefault="000947BF" w14:paraId="00D483A6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  <w:cs/>
                <w:lang w:bidi="th-TH"/>
              </w:rPr>
            </w:pPr>
            <w:r w:rsidRPr="00121D4E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412" w:type="pct"/>
          </w:tcPr>
          <w:p w:rsidRPr="000E77DA" w:rsidR="000947BF" w:rsidP="00F117A4" w:rsidRDefault="000947BF" w14:paraId="73CB1520" w14:textId="77777777">
            <w:pPr>
              <w:rPr>
                <w:rFonts w:cs="CordiaUPC"/>
              </w:rPr>
            </w:pPr>
            <w:r w:rsidRPr="00121D4E">
              <w:rPr>
                <w:rFonts w:cs="CordiaUPC"/>
              </w:rPr>
              <w:t>Duration To is required</w:t>
            </w:r>
            <w:r w:rsidRPr="000E77DA">
              <w:rPr>
                <w:rFonts w:cs="CordiaUPC"/>
                <w:cs/>
              </w:rPr>
              <w:t>.</w:t>
            </w:r>
          </w:p>
        </w:tc>
        <w:tc>
          <w:tcPr>
            <w:tcW w:w="1687" w:type="pct"/>
            <w:gridSpan w:val="3"/>
          </w:tcPr>
          <w:p w:rsidRPr="000E77DA" w:rsidR="000947BF" w:rsidP="00F117A4" w:rsidRDefault="000947BF" w14:paraId="50F651B4" w14:textId="77777777">
            <w:pPr>
              <w:rPr>
                <w:rFonts w:cs="CordiaUPC"/>
              </w:rPr>
            </w:pPr>
            <w:r w:rsidRPr="00121D4E">
              <w:rPr>
                <w:rFonts w:cs="CordiaUPC"/>
              </w:rPr>
              <w:t xml:space="preserve">Duration To </w:t>
            </w:r>
            <w:r w:rsidRPr="000E77DA">
              <w:rPr>
                <w:rFonts w:cs="CordiaUPC"/>
                <w:cs/>
              </w:rPr>
              <w:t xml:space="preserve">เป็น </w:t>
            </w:r>
            <w:r w:rsidRPr="00121D4E">
              <w:rPr>
                <w:rFonts w:cs="CordiaUPC"/>
              </w:rPr>
              <w:t>Mandatory</w:t>
            </w:r>
          </w:p>
        </w:tc>
        <w:tc>
          <w:tcPr>
            <w:tcW w:w="1121" w:type="pct"/>
          </w:tcPr>
          <w:p w:rsidRPr="00121D4E" w:rsidR="000947BF" w:rsidP="00F117A4" w:rsidRDefault="000947BF" w14:paraId="14A94D1F" w14:textId="77777777">
            <w:pPr>
              <w:rPr>
                <w:rFonts w:cs="CordiaUPC"/>
                <w:szCs w:val="36"/>
              </w:rPr>
            </w:pPr>
          </w:p>
        </w:tc>
      </w:tr>
      <w:tr w:rsidR="000947BF" w:rsidTr="0043398A" w14:paraId="49225893" w14:textId="77777777">
        <w:trPr>
          <w:gridAfter w:val="1"/>
          <w:wAfter w:w="3" w:type="pct"/>
        </w:trPr>
        <w:tc>
          <w:tcPr>
            <w:tcW w:w="777" w:type="pct"/>
          </w:tcPr>
          <w:p w:rsidRPr="00F25644" w:rsidR="000947BF" w:rsidP="00F117A4" w:rsidRDefault="000947BF" w14:paraId="2D77AF65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  <w:cs/>
                <w:lang w:bidi="th-TH"/>
              </w:rPr>
            </w:pPr>
            <w:r w:rsidRPr="000E77DA">
              <w:rPr>
                <w:rFonts w:ascii="CordiaUPC" w:hAnsi="CordiaUPC" w:cs="CordiaUPC"/>
                <w:sz w:val="28"/>
                <w:szCs w:val="28"/>
              </w:rPr>
              <w:t>00023</w:t>
            </w:r>
          </w:p>
        </w:tc>
        <w:tc>
          <w:tcPr>
            <w:tcW w:w="1412" w:type="pct"/>
          </w:tcPr>
          <w:p w:rsidRPr="000E77DA" w:rsidR="000947BF" w:rsidP="00F117A4" w:rsidRDefault="000947BF" w14:paraId="639077A0" w14:textId="77777777">
            <w:pPr>
              <w:rPr>
                <w:rFonts w:cs="CordiaUPC"/>
              </w:rPr>
            </w:pPr>
            <w:r w:rsidRPr="00121D4E">
              <w:rPr>
                <w:rFonts w:cs="CordiaUPC"/>
              </w:rPr>
              <w:t xml:space="preserve">Duration From must be Integer </w:t>
            </w:r>
            <w:r w:rsidRPr="000E77DA">
              <w:rPr>
                <w:rFonts w:cs="CordiaUPC"/>
                <w:cs/>
              </w:rPr>
              <w:t>(</w:t>
            </w:r>
            <w:r w:rsidRPr="000E77DA">
              <w:rPr>
                <w:rFonts w:cs="CordiaUPC"/>
              </w:rPr>
              <w:t>Min 1, Max 99,999</w:t>
            </w:r>
            <w:r w:rsidRPr="000E77DA">
              <w:rPr>
                <w:rFonts w:cs="CordiaUPC"/>
                <w:cs/>
              </w:rPr>
              <w:t>)</w:t>
            </w:r>
          </w:p>
        </w:tc>
        <w:tc>
          <w:tcPr>
            <w:tcW w:w="1687" w:type="pct"/>
            <w:gridSpan w:val="3"/>
          </w:tcPr>
          <w:p w:rsidRPr="000E77DA" w:rsidR="000947BF" w:rsidP="00F117A4" w:rsidRDefault="000947BF" w14:paraId="384A2F55" w14:textId="77777777">
            <w:pPr>
              <w:rPr>
                <w:rFonts w:cs="CordiaUPC"/>
              </w:rPr>
            </w:pPr>
            <w:r w:rsidRPr="000E77DA">
              <w:rPr>
                <w:rFonts w:cs="CordiaUPC"/>
                <w:cs/>
              </w:rPr>
              <w:t xml:space="preserve">ถ้า </w:t>
            </w:r>
            <w:r w:rsidRPr="000E77DA">
              <w:rPr>
                <w:rFonts w:cs="CordiaUPC"/>
              </w:rPr>
              <w:t xml:space="preserve">durationFrom </w:t>
            </w:r>
            <w:r w:rsidRPr="000E77DA">
              <w:rPr>
                <w:rFonts w:cs="CordiaUPC"/>
                <w:cs/>
              </w:rPr>
              <w:t xml:space="preserve">มีค่า ดังนั้น </w:t>
            </w:r>
            <w:r w:rsidRPr="00121D4E">
              <w:rPr>
                <w:rFonts w:cs="CordiaUPC"/>
              </w:rPr>
              <w:t>Duration From</w:t>
            </w:r>
            <w:r w:rsidRPr="000E77DA">
              <w:rPr>
                <w:rFonts w:cs="CordiaUPC"/>
                <w:cs/>
              </w:rPr>
              <w:t xml:space="preserve"> จะต้องเป็นจำนวนเต็มและมีค่าอยู่ในช่วง </w:t>
            </w:r>
            <w:r w:rsidRPr="000E77DA">
              <w:rPr>
                <w:rFonts w:cs="CordiaUPC"/>
              </w:rPr>
              <w:t xml:space="preserve">1 </w:t>
            </w:r>
            <w:r w:rsidRPr="000E77DA">
              <w:rPr>
                <w:rFonts w:cs="CordiaUPC"/>
                <w:cs/>
              </w:rPr>
              <w:t xml:space="preserve">– </w:t>
            </w:r>
            <w:r w:rsidRPr="000E77DA">
              <w:rPr>
                <w:rFonts w:cs="CordiaUPC"/>
              </w:rPr>
              <w:t>99,999</w:t>
            </w:r>
          </w:p>
        </w:tc>
        <w:tc>
          <w:tcPr>
            <w:tcW w:w="1121" w:type="pct"/>
          </w:tcPr>
          <w:p w:rsidRPr="00121D4E" w:rsidR="000947BF" w:rsidP="00F117A4" w:rsidRDefault="000947BF" w14:paraId="1106B389" w14:textId="77777777">
            <w:pPr>
              <w:rPr>
                <w:rFonts w:cs="CordiaUPC"/>
                <w:szCs w:val="36"/>
              </w:rPr>
            </w:pPr>
          </w:p>
        </w:tc>
      </w:tr>
      <w:tr w:rsidR="000947BF" w:rsidTr="0043398A" w14:paraId="07956F87" w14:textId="77777777">
        <w:trPr>
          <w:gridAfter w:val="1"/>
          <w:wAfter w:w="3" w:type="pct"/>
        </w:trPr>
        <w:tc>
          <w:tcPr>
            <w:tcW w:w="777" w:type="pct"/>
          </w:tcPr>
          <w:p w:rsidRPr="00F25644" w:rsidR="000947BF" w:rsidP="00F117A4" w:rsidRDefault="000947BF" w14:paraId="45ACD605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  <w:cs/>
                <w:lang w:bidi="th-TH"/>
              </w:rPr>
            </w:pPr>
            <w:r w:rsidRPr="000E77DA">
              <w:rPr>
                <w:rFonts w:ascii="CordiaUPC" w:hAnsi="CordiaUPC" w:cs="CordiaUPC"/>
                <w:sz w:val="28"/>
                <w:szCs w:val="28"/>
              </w:rPr>
              <w:t>00023</w:t>
            </w:r>
          </w:p>
        </w:tc>
        <w:tc>
          <w:tcPr>
            <w:tcW w:w="1412" w:type="pct"/>
          </w:tcPr>
          <w:p w:rsidRPr="000E77DA" w:rsidR="000947BF" w:rsidP="00F117A4" w:rsidRDefault="000947BF" w14:paraId="129B56C2" w14:textId="77777777">
            <w:pPr>
              <w:rPr>
                <w:rFonts w:cs="CordiaUPC"/>
              </w:rPr>
            </w:pPr>
            <w:r w:rsidRPr="00121D4E">
              <w:rPr>
                <w:rFonts w:cs="CordiaUPC"/>
              </w:rPr>
              <w:t>Duration To</w:t>
            </w:r>
            <w:r w:rsidRPr="000E77DA">
              <w:rPr>
                <w:rFonts w:cs="CordiaUPC"/>
                <w:cs/>
              </w:rPr>
              <w:t xml:space="preserve"> </w:t>
            </w:r>
            <w:r w:rsidRPr="000E77DA">
              <w:rPr>
                <w:rFonts w:cs="CordiaUPC"/>
              </w:rPr>
              <w:t xml:space="preserve">must be Integer </w:t>
            </w:r>
            <w:r w:rsidRPr="000E77DA">
              <w:rPr>
                <w:rFonts w:cs="CordiaUPC"/>
                <w:cs/>
              </w:rPr>
              <w:t>(</w:t>
            </w:r>
            <w:r w:rsidRPr="000E77DA">
              <w:rPr>
                <w:rFonts w:cs="CordiaUPC"/>
              </w:rPr>
              <w:t>Min 1, Max 99,999</w:t>
            </w:r>
            <w:r w:rsidRPr="000E77DA">
              <w:rPr>
                <w:rFonts w:cs="CordiaUPC"/>
                <w:cs/>
              </w:rPr>
              <w:t>)</w:t>
            </w:r>
          </w:p>
        </w:tc>
        <w:tc>
          <w:tcPr>
            <w:tcW w:w="1687" w:type="pct"/>
            <w:gridSpan w:val="3"/>
          </w:tcPr>
          <w:p w:rsidRPr="000E77DA" w:rsidR="000947BF" w:rsidP="00F117A4" w:rsidRDefault="000947BF" w14:paraId="6C5C1B41" w14:textId="77777777">
            <w:pPr>
              <w:rPr>
                <w:rFonts w:cs="CordiaUPC"/>
              </w:rPr>
            </w:pPr>
            <w:r w:rsidRPr="000E77DA">
              <w:rPr>
                <w:rFonts w:cs="CordiaUPC"/>
                <w:cs/>
              </w:rPr>
              <w:t xml:space="preserve">ถ้า </w:t>
            </w:r>
            <w:r w:rsidRPr="000E77DA">
              <w:rPr>
                <w:rFonts w:cs="CordiaUPC"/>
              </w:rPr>
              <w:t xml:space="preserve">durationTo </w:t>
            </w:r>
            <w:r w:rsidRPr="000E77DA">
              <w:rPr>
                <w:rFonts w:cs="CordiaUPC"/>
                <w:cs/>
              </w:rPr>
              <w:t xml:space="preserve">มีค่า ดังนั้น </w:t>
            </w:r>
            <w:r w:rsidRPr="00121D4E">
              <w:rPr>
                <w:rFonts w:cs="CordiaUPC"/>
              </w:rPr>
              <w:t>Duration To</w:t>
            </w:r>
            <w:r w:rsidRPr="000E77DA">
              <w:rPr>
                <w:rFonts w:cs="CordiaUPC"/>
                <w:cs/>
              </w:rPr>
              <w:t xml:space="preserve"> จะต้องเป็นจำนวนเต็มและมีค่าอยู่ในช่วง </w:t>
            </w:r>
            <w:r w:rsidRPr="000E77DA">
              <w:rPr>
                <w:rFonts w:cs="CordiaUPC"/>
              </w:rPr>
              <w:t xml:space="preserve">1 </w:t>
            </w:r>
            <w:r w:rsidRPr="000E77DA">
              <w:rPr>
                <w:rFonts w:cs="CordiaUPC"/>
                <w:cs/>
              </w:rPr>
              <w:t xml:space="preserve">– </w:t>
            </w:r>
            <w:r w:rsidRPr="000E77DA">
              <w:rPr>
                <w:rFonts w:cs="CordiaUPC"/>
              </w:rPr>
              <w:t>99,999</w:t>
            </w:r>
          </w:p>
        </w:tc>
        <w:tc>
          <w:tcPr>
            <w:tcW w:w="1121" w:type="pct"/>
          </w:tcPr>
          <w:p w:rsidRPr="00121D4E" w:rsidR="000947BF" w:rsidP="00F117A4" w:rsidRDefault="000947BF" w14:paraId="248E7118" w14:textId="77777777">
            <w:pPr>
              <w:rPr>
                <w:rFonts w:cs="CordiaUPC"/>
                <w:szCs w:val="36"/>
              </w:rPr>
            </w:pPr>
          </w:p>
        </w:tc>
      </w:tr>
      <w:tr w:rsidR="000947BF" w:rsidTr="0043398A" w14:paraId="292BE228" w14:textId="77777777">
        <w:trPr>
          <w:gridAfter w:val="1"/>
          <w:wAfter w:w="3" w:type="pct"/>
        </w:trPr>
        <w:tc>
          <w:tcPr>
            <w:tcW w:w="777" w:type="pct"/>
          </w:tcPr>
          <w:p w:rsidRPr="00121D4E" w:rsidR="000947BF" w:rsidP="00F117A4" w:rsidRDefault="000947BF" w14:paraId="0AE43E4D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  <w:cs/>
                <w:lang w:bidi="th-TH"/>
              </w:rPr>
            </w:pPr>
            <w:r w:rsidRPr="00121D4E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412" w:type="pct"/>
          </w:tcPr>
          <w:p w:rsidRPr="000E77DA" w:rsidR="000947BF" w:rsidP="00F117A4" w:rsidRDefault="000947BF" w14:paraId="7136C28C" w14:textId="77777777">
            <w:pPr>
              <w:rPr>
                <w:rFonts w:cs="CordiaUPC"/>
              </w:rPr>
            </w:pPr>
            <w:r w:rsidRPr="00121D4E">
              <w:rPr>
                <w:rFonts w:cs="CordiaUPC"/>
              </w:rPr>
              <w:t>Duration Unit is required</w:t>
            </w:r>
            <w:r w:rsidRPr="000E77DA">
              <w:rPr>
                <w:rFonts w:cs="CordiaUPC"/>
                <w:cs/>
              </w:rPr>
              <w:t>.</w:t>
            </w:r>
          </w:p>
        </w:tc>
        <w:tc>
          <w:tcPr>
            <w:tcW w:w="1687" w:type="pct"/>
            <w:gridSpan w:val="3"/>
          </w:tcPr>
          <w:p w:rsidRPr="000E77DA" w:rsidR="000947BF" w:rsidP="00F117A4" w:rsidRDefault="000947BF" w14:paraId="5CD26600" w14:textId="77777777">
            <w:pPr>
              <w:rPr>
                <w:rFonts w:cs="CordiaUPC"/>
              </w:rPr>
            </w:pPr>
            <w:r w:rsidRPr="00121D4E">
              <w:rPr>
                <w:rFonts w:cs="CordiaUPC"/>
              </w:rPr>
              <w:t xml:space="preserve">Duration Unit </w:t>
            </w:r>
            <w:r w:rsidRPr="000E77DA">
              <w:rPr>
                <w:rFonts w:cs="CordiaUPC"/>
                <w:cs/>
              </w:rPr>
              <w:t xml:space="preserve">เป็น </w:t>
            </w:r>
            <w:r w:rsidRPr="00121D4E">
              <w:rPr>
                <w:rFonts w:cs="CordiaUPC"/>
              </w:rPr>
              <w:t>Mandatory</w:t>
            </w:r>
          </w:p>
        </w:tc>
        <w:tc>
          <w:tcPr>
            <w:tcW w:w="1121" w:type="pct"/>
          </w:tcPr>
          <w:p w:rsidRPr="00121D4E" w:rsidR="000947BF" w:rsidP="00F117A4" w:rsidRDefault="000947BF" w14:paraId="0E9FF2A2" w14:textId="77777777">
            <w:pPr>
              <w:rPr>
                <w:rFonts w:cs="CordiaUPC"/>
                <w:szCs w:val="36"/>
              </w:rPr>
            </w:pPr>
          </w:p>
        </w:tc>
      </w:tr>
      <w:tr w:rsidR="000947BF" w:rsidTr="0043398A" w14:paraId="78EACFF7" w14:textId="77777777">
        <w:trPr>
          <w:gridAfter w:val="1"/>
          <w:wAfter w:w="3" w:type="pct"/>
        </w:trPr>
        <w:tc>
          <w:tcPr>
            <w:tcW w:w="777" w:type="pct"/>
          </w:tcPr>
          <w:p w:rsidRPr="00121D4E" w:rsidR="000947BF" w:rsidP="00F117A4" w:rsidRDefault="000947BF" w14:paraId="138FDFF1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  <w:cs/>
                <w:lang w:bidi="th-TH"/>
              </w:rPr>
            </w:pPr>
            <w:r w:rsidRPr="00121D4E">
              <w:rPr>
                <w:rFonts w:ascii="CordiaUPC" w:hAnsi="CordiaUPC" w:cs="CordiaUPC"/>
                <w:sz w:val="28"/>
                <w:szCs w:val="28"/>
              </w:rPr>
              <w:t>00014</w:t>
            </w:r>
          </w:p>
        </w:tc>
        <w:tc>
          <w:tcPr>
            <w:tcW w:w="1412" w:type="pct"/>
          </w:tcPr>
          <w:p w:rsidRPr="000E77DA" w:rsidR="000947BF" w:rsidP="00F117A4" w:rsidRDefault="000947BF" w14:paraId="118ED800" w14:textId="77777777">
            <w:pPr>
              <w:rPr>
                <w:rFonts w:cs="CordiaUPC"/>
              </w:rPr>
            </w:pPr>
            <w:r w:rsidRPr="00121D4E">
              <w:rPr>
                <w:rFonts w:cs="CordiaUPC"/>
              </w:rPr>
              <w:t>Duration To</w:t>
            </w:r>
            <w:r w:rsidRPr="000E77DA">
              <w:rPr>
                <w:rFonts w:cs="CordiaUPC"/>
                <w:b/>
                <w:bCs/>
                <w:cs/>
              </w:rPr>
              <w:t xml:space="preserve"> </w:t>
            </w:r>
            <w:r w:rsidRPr="00121D4E">
              <w:rPr>
                <w:rFonts w:cs="CordiaUPC"/>
                <w:bCs/>
              </w:rPr>
              <w:t xml:space="preserve">must be greater than or equal to </w:t>
            </w:r>
            <w:r w:rsidRPr="00121D4E">
              <w:rPr>
                <w:rFonts w:cs="CordiaUPC"/>
              </w:rPr>
              <w:t>Duration</w:t>
            </w:r>
            <w:r w:rsidRPr="00121D4E">
              <w:rPr>
                <w:rFonts w:cs="CordiaUPC"/>
                <w:bCs/>
              </w:rPr>
              <w:t xml:space="preserve"> F</w:t>
            </w:r>
            <w:r w:rsidRPr="00121D4E">
              <w:rPr>
                <w:rFonts w:cs="CordiaUPC"/>
              </w:rPr>
              <w:t>rom</w:t>
            </w:r>
          </w:p>
        </w:tc>
        <w:tc>
          <w:tcPr>
            <w:tcW w:w="1687" w:type="pct"/>
            <w:gridSpan w:val="3"/>
          </w:tcPr>
          <w:p w:rsidRPr="00121D4E" w:rsidR="000947BF" w:rsidP="00F117A4" w:rsidRDefault="000947BF" w14:paraId="30013B5D" w14:textId="77777777">
            <w:pPr>
              <w:rPr>
                <w:rFonts w:cs="CordiaUPC"/>
              </w:rPr>
            </w:pPr>
            <w:r w:rsidRPr="00121D4E">
              <w:rPr>
                <w:rFonts w:cs="CordiaUPC"/>
              </w:rPr>
              <w:t xml:space="preserve">Duration To </w:t>
            </w:r>
            <w:r w:rsidRPr="000E77DA">
              <w:rPr>
                <w:rFonts w:cs="CordiaUPC"/>
                <w:cs/>
              </w:rPr>
              <w:t xml:space="preserve">จะต้องมีค่ามากกว่าหรือเท่ากับ </w:t>
            </w:r>
            <w:r w:rsidRPr="00121D4E">
              <w:rPr>
                <w:rFonts w:cs="CordiaUPC"/>
              </w:rPr>
              <w:t>Duration From</w:t>
            </w:r>
          </w:p>
          <w:p w:rsidRPr="000E77DA" w:rsidR="000947BF" w:rsidP="00F117A4" w:rsidRDefault="000947BF" w14:paraId="3A4F1D93" w14:textId="77777777">
            <w:pPr>
              <w:rPr>
                <w:rFonts w:cs="CordiaUPC"/>
              </w:rPr>
            </w:pPr>
          </w:p>
        </w:tc>
        <w:tc>
          <w:tcPr>
            <w:tcW w:w="1121" w:type="pct"/>
          </w:tcPr>
          <w:p w:rsidRPr="00121D4E" w:rsidR="000947BF" w:rsidP="00F117A4" w:rsidRDefault="000947BF" w14:paraId="082E727D" w14:textId="77777777">
            <w:pPr>
              <w:rPr>
                <w:rFonts w:cs="CordiaUPC"/>
                <w:szCs w:val="36"/>
              </w:rPr>
            </w:pPr>
            <w:r w:rsidRPr="00121D4E">
              <w:rPr>
                <w:rFonts w:cs="CordiaUPC"/>
                <w:szCs w:val="36"/>
              </w:rPr>
              <w:t>Yes</w:t>
            </w:r>
          </w:p>
        </w:tc>
      </w:tr>
      <w:tr w:rsidR="000947BF" w:rsidTr="0043398A" w14:paraId="2F1AA97F" w14:textId="77777777">
        <w:trPr>
          <w:gridAfter w:val="1"/>
          <w:wAfter w:w="3" w:type="pct"/>
        </w:trPr>
        <w:tc>
          <w:tcPr>
            <w:tcW w:w="777" w:type="pct"/>
          </w:tcPr>
          <w:p w:rsidRPr="00121D4E" w:rsidR="000947BF" w:rsidP="00F117A4" w:rsidRDefault="000947BF" w14:paraId="63393D86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  <w:cs/>
                <w:lang w:bidi="th-TH"/>
              </w:rPr>
            </w:pPr>
            <w:r w:rsidRPr="00121D4E">
              <w:rPr>
                <w:rFonts w:ascii="CordiaUPC" w:hAnsi="CordiaUPC" w:cs="CordiaUPC"/>
                <w:sz w:val="28"/>
                <w:szCs w:val="28"/>
              </w:rPr>
              <w:t>00016</w:t>
            </w:r>
          </w:p>
        </w:tc>
        <w:tc>
          <w:tcPr>
            <w:tcW w:w="1412" w:type="pct"/>
          </w:tcPr>
          <w:p w:rsidRPr="000E77DA" w:rsidR="000947BF" w:rsidP="00F117A4" w:rsidRDefault="000947BF" w14:paraId="25FA3531" w14:textId="77777777">
            <w:pPr>
              <w:rPr>
                <w:rFonts w:cs="CordiaUPC"/>
              </w:rPr>
            </w:pPr>
            <w:r w:rsidRPr="00121D4E">
              <w:rPr>
                <w:rFonts w:cs="CordiaUPC"/>
              </w:rPr>
              <w:t xml:space="preserve">Duration To </w:t>
            </w:r>
            <w:r w:rsidRPr="00121D4E">
              <w:rPr>
                <w:rFonts w:cs="CordiaUPC"/>
                <w:bCs/>
              </w:rPr>
              <w:t>must be less than or equal to</w:t>
            </w:r>
            <w:r w:rsidRPr="00121D4E">
              <w:rPr>
                <w:rFonts w:cs="CordiaUPC"/>
              </w:rPr>
              <w:t xml:space="preserve"> Package Duration when Duration Type is </w:t>
            </w:r>
            <w:r w:rsidRPr="000E77DA">
              <w:rPr>
                <w:rFonts w:cs="CordiaUPC"/>
                <w:cs/>
              </w:rPr>
              <w:t>“</w:t>
            </w:r>
            <w:r w:rsidRPr="00121D4E">
              <w:rPr>
                <w:rFonts w:cs="CordiaUPC"/>
              </w:rPr>
              <w:t>Specific</w:t>
            </w:r>
            <w:r w:rsidRPr="000E77DA">
              <w:rPr>
                <w:rFonts w:cs="CordiaUPC"/>
                <w:cs/>
              </w:rPr>
              <w:t xml:space="preserve">” </w:t>
            </w:r>
            <w:r w:rsidRPr="00121D4E">
              <w:rPr>
                <w:rFonts w:cs="CordiaUPC"/>
              </w:rPr>
              <w:t>and Duration Unit is equal Package Duration Unit</w:t>
            </w:r>
            <w:r w:rsidRPr="000E77DA">
              <w:rPr>
                <w:rFonts w:cs="CordiaUPC"/>
                <w:cs/>
              </w:rPr>
              <w:t>.</w:t>
            </w:r>
          </w:p>
        </w:tc>
        <w:tc>
          <w:tcPr>
            <w:tcW w:w="1687" w:type="pct"/>
            <w:gridSpan w:val="3"/>
          </w:tcPr>
          <w:p w:rsidRPr="00587FF4" w:rsidR="000947BF" w:rsidP="00F117A4" w:rsidRDefault="000947BF" w14:paraId="0AD767C7" w14:textId="77777777">
            <w:pPr>
              <w:rPr>
                <w:rFonts w:cs="CordiaUPC"/>
              </w:rPr>
            </w:pPr>
            <w:r w:rsidRPr="000E77DA">
              <w:rPr>
                <w:rFonts w:cs="CordiaUPC"/>
                <w:cs/>
              </w:rPr>
              <w:t>ถ้า</w:t>
            </w:r>
            <w:r w:rsidRPr="00121D4E">
              <w:rPr>
                <w:rFonts w:cs="CordiaUPC"/>
              </w:rPr>
              <w:t xml:space="preserve"> Duration Type </w:t>
            </w:r>
            <w:r w:rsidRPr="000E77DA">
              <w:rPr>
                <w:rFonts w:cs="CordiaUPC"/>
                <w:cs/>
              </w:rPr>
              <w:t>เท่ากับ “</w:t>
            </w:r>
            <w:r w:rsidRPr="00121D4E">
              <w:rPr>
                <w:rFonts w:cs="CordiaUPC"/>
              </w:rPr>
              <w:t>Specific</w:t>
            </w:r>
            <w:r w:rsidRPr="000E77DA">
              <w:rPr>
                <w:rFonts w:cs="CordiaUPC"/>
                <w:cs/>
              </w:rPr>
              <w:t xml:space="preserve">” และ </w:t>
            </w:r>
            <w:r w:rsidRPr="00121D4E">
              <w:rPr>
                <w:rFonts w:cs="CordiaUPC"/>
              </w:rPr>
              <w:t xml:space="preserve">Duration Unit </w:t>
            </w:r>
            <w:r w:rsidRPr="000E77DA">
              <w:rPr>
                <w:rFonts w:cs="CordiaUPC"/>
                <w:cs/>
              </w:rPr>
              <w:t xml:space="preserve">เท่ากับ </w:t>
            </w:r>
            <w:r w:rsidRPr="00121D4E">
              <w:rPr>
                <w:rFonts w:cs="CordiaUPC"/>
              </w:rPr>
              <w:t xml:space="preserve">Package Duration Unit </w:t>
            </w:r>
            <w:r w:rsidRPr="000E77DA">
              <w:rPr>
                <w:rFonts w:cs="CordiaUPC"/>
                <w:cs/>
              </w:rPr>
              <w:t xml:space="preserve">ดังนั้น </w:t>
            </w:r>
            <w:r w:rsidRPr="00121D4E">
              <w:rPr>
                <w:rFonts w:cs="CordiaUPC"/>
              </w:rPr>
              <w:t xml:space="preserve">Duration To </w:t>
            </w:r>
            <w:r w:rsidRPr="000E77DA">
              <w:rPr>
                <w:rFonts w:cs="CordiaUPC"/>
                <w:cs/>
              </w:rPr>
              <w:t xml:space="preserve">จะต้องมีค่าน้อยกว่าหรือเท่ากับ </w:t>
            </w:r>
            <w:r w:rsidRPr="00121D4E">
              <w:rPr>
                <w:rFonts w:cs="CordiaUPC"/>
              </w:rPr>
              <w:t>Package</w:t>
            </w:r>
            <w:r w:rsidRPr="000E77DA">
              <w:rPr>
                <w:rFonts w:cs="CordiaUPC"/>
                <w:cs/>
              </w:rPr>
              <w:t xml:space="preserve"> </w:t>
            </w:r>
            <w:r w:rsidRPr="00121D4E">
              <w:rPr>
                <w:rFonts w:cs="CordiaUPC"/>
              </w:rPr>
              <w:t>Duration</w:t>
            </w:r>
          </w:p>
        </w:tc>
        <w:tc>
          <w:tcPr>
            <w:tcW w:w="1121" w:type="pct"/>
          </w:tcPr>
          <w:p w:rsidRPr="00121D4E" w:rsidR="000947BF" w:rsidP="00F117A4" w:rsidRDefault="000947BF" w14:paraId="04B50202" w14:textId="77777777">
            <w:pPr>
              <w:rPr>
                <w:rFonts w:cs="CordiaUPC"/>
                <w:szCs w:val="36"/>
              </w:rPr>
            </w:pPr>
            <w:r w:rsidRPr="00121D4E">
              <w:rPr>
                <w:rFonts w:cs="CordiaUPC"/>
                <w:szCs w:val="36"/>
              </w:rPr>
              <w:t>Yes</w:t>
            </w:r>
          </w:p>
        </w:tc>
      </w:tr>
      <w:tr w:rsidR="000947BF" w:rsidTr="0043398A" w14:paraId="4C1F1EE1" w14:textId="77777777">
        <w:trPr>
          <w:gridAfter w:val="1"/>
          <w:wAfter w:w="3" w:type="pct"/>
        </w:trPr>
        <w:tc>
          <w:tcPr>
            <w:tcW w:w="777" w:type="pct"/>
          </w:tcPr>
          <w:p w:rsidRPr="00121D4E" w:rsidR="000947BF" w:rsidP="00F117A4" w:rsidRDefault="000947BF" w14:paraId="2CE52B67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  <w:cs/>
                <w:lang w:bidi="th-TH"/>
              </w:rPr>
            </w:pPr>
            <w:r w:rsidRPr="00121D4E">
              <w:rPr>
                <w:rFonts w:ascii="CordiaUPC" w:hAnsi="CordiaUPC" w:cs="CordiaUPC"/>
                <w:sz w:val="28"/>
                <w:szCs w:val="28"/>
              </w:rPr>
              <w:t>00016</w:t>
            </w:r>
          </w:p>
        </w:tc>
        <w:tc>
          <w:tcPr>
            <w:tcW w:w="1412" w:type="pct"/>
          </w:tcPr>
          <w:p w:rsidRPr="000E77DA" w:rsidR="000947BF" w:rsidP="00F117A4" w:rsidRDefault="000947BF" w14:paraId="6EBEE615" w14:textId="77777777">
            <w:pPr>
              <w:rPr>
                <w:rFonts w:cs="CordiaUPC"/>
              </w:rPr>
            </w:pPr>
            <w:r w:rsidRPr="00121D4E">
              <w:rPr>
                <w:rFonts w:cs="CordiaUPC"/>
              </w:rPr>
              <w:t xml:space="preserve">Duration To </w:t>
            </w:r>
            <w:r w:rsidRPr="00121D4E">
              <w:rPr>
                <w:rFonts w:cs="CordiaUPC"/>
                <w:bCs/>
              </w:rPr>
              <w:t>must be equal to</w:t>
            </w:r>
            <w:r w:rsidRPr="00121D4E">
              <w:rPr>
                <w:rFonts w:cs="CordiaUPC"/>
              </w:rPr>
              <w:t xml:space="preserve"> Package Duration when Duration Type is </w:t>
            </w:r>
            <w:r w:rsidRPr="000E77DA">
              <w:rPr>
                <w:rFonts w:cs="CordiaUPC"/>
                <w:cs/>
              </w:rPr>
              <w:t>“</w:t>
            </w:r>
            <w:r w:rsidRPr="00121D4E">
              <w:rPr>
                <w:rFonts w:cs="CordiaUPC"/>
              </w:rPr>
              <w:t>Depend on Package</w:t>
            </w:r>
            <w:r w:rsidRPr="000E77DA">
              <w:rPr>
                <w:rFonts w:cs="CordiaUPC"/>
                <w:cs/>
              </w:rPr>
              <w:t>”</w:t>
            </w:r>
          </w:p>
        </w:tc>
        <w:tc>
          <w:tcPr>
            <w:tcW w:w="1687" w:type="pct"/>
            <w:gridSpan w:val="3"/>
          </w:tcPr>
          <w:p w:rsidRPr="000E77DA" w:rsidR="000947BF" w:rsidP="00F117A4" w:rsidRDefault="000947BF" w14:paraId="2C8DA166" w14:textId="77777777">
            <w:pPr>
              <w:rPr>
                <w:rFonts w:cs="CordiaUPC"/>
              </w:rPr>
            </w:pPr>
            <w:r w:rsidRPr="000E77DA">
              <w:rPr>
                <w:rFonts w:cs="CordiaUPC"/>
                <w:cs/>
              </w:rPr>
              <w:t>ถ้า</w:t>
            </w:r>
            <w:r w:rsidRPr="00121D4E">
              <w:rPr>
                <w:rFonts w:cs="CordiaUPC"/>
              </w:rPr>
              <w:t xml:space="preserve"> Duration Type </w:t>
            </w:r>
            <w:r w:rsidRPr="000E77DA">
              <w:rPr>
                <w:rFonts w:cs="CordiaUPC"/>
                <w:cs/>
              </w:rPr>
              <w:t>เท่ากับ “</w:t>
            </w:r>
            <w:r w:rsidRPr="00121D4E">
              <w:rPr>
                <w:rFonts w:cs="CordiaUPC"/>
              </w:rPr>
              <w:t>Depend on Package</w:t>
            </w:r>
            <w:r w:rsidRPr="000E77DA">
              <w:rPr>
                <w:rFonts w:cs="CordiaUPC"/>
                <w:cs/>
              </w:rPr>
              <w:t>” ดังนั้น</w:t>
            </w:r>
            <w:r w:rsidRPr="00121D4E">
              <w:rPr>
                <w:rFonts w:cs="CordiaUPC"/>
              </w:rPr>
              <w:t xml:space="preserve"> Duration To </w:t>
            </w:r>
            <w:r w:rsidRPr="000E77DA">
              <w:rPr>
                <w:rFonts w:cs="CordiaUPC"/>
                <w:cs/>
              </w:rPr>
              <w:t xml:space="preserve">จะต้องมีค่าเท่ากับ </w:t>
            </w:r>
            <w:r w:rsidRPr="00121D4E">
              <w:rPr>
                <w:rFonts w:cs="CordiaUPC"/>
              </w:rPr>
              <w:t>Package</w:t>
            </w:r>
            <w:r w:rsidRPr="000E77DA">
              <w:rPr>
                <w:rFonts w:cs="CordiaUPC"/>
                <w:cs/>
              </w:rPr>
              <w:t xml:space="preserve"> </w:t>
            </w:r>
            <w:r w:rsidRPr="00121D4E">
              <w:rPr>
                <w:rFonts w:cs="CordiaUPC"/>
              </w:rPr>
              <w:t>Duration</w:t>
            </w:r>
          </w:p>
        </w:tc>
        <w:tc>
          <w:tcPr>
            <w:tcW w:w="1121" w:type="pct"/>
          </w:tcPr>
          <w:p w:rsidRPr="00121D4E" w:rsidR="000947BF" w:rsidP="00F117A4" w:rsidRDefault="000947BF" w14:paraId="5075A3F0" w14:textId="77777777">
            <w:pPr>
              <w:rPr>
                <w:rFonts w:cs="CordiaUPC"/>
                <w:szCs w:val="36"/>
              </w:rPr>
            </w:pPr>
            <w:r w:rsidRPr="00121D4E">
              <w:rPr>
                <w:rFonts w:cs="CordiaUPC"/>
                <w:szCs w:val="36"/>
              </w:rPr>
              <w:t>Yes</w:t>
            </w:r>
          </w:p>
        </w:tc>
      </w:tr>
      <w:tr w:rsidR="000947BF" w:rsidTr="0043398A" w14:paraId="1D933DF4" w14:textId="77777777">
        <w:trPr>
          <w:gridAfter w:val="1"/>
          <w:wAfter w:w="3" w:type="pct"/>
        </w:trPr>
        <w:tc>
          <w:tcPr>
            <w:tcW w:w="777" w:type="pct"/>
          </w:tcPr>
          <w:p w:rsidRPr="00121D4E" w:rsidR="000947BF" w:rsidP="00F117A4" w:rsidRDefault="000947BF" w14:paraId="60F07EC5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  <w:cs/>
                <w:lang w:bidi="th-TH"/>
              </w:rPr>
            </w:pPr>
            <w:r w:rsidRPr="00121D4E">
              <w:rPr>
                <w:rFonts w:ascii="CordiaUPC" w:hAnsi="CordiaUPC" w:cs="CordiaUPC"/>
                <w:sz w:val="28"/>
                <w:szCs w:val="28"/>
              </w:rPr>
              <w:t>00005</w:t>
            </w:r>
          </w:p>
        </w:tc>
        <w:tc>
          <w:tcPr>
            <w:tcW w:w="1412" w:type="pct"/>
          </w:tcPr>
          <w:p w:rsidRPr="000E77DA" w:rsidR="000947BF" w:rsidP="00F117A4" w:rsidRDefault="000947BF" w14:paraId="053C2E07" w14:textId="77777777">
            <w:pPr>
              <w:rPr>
                <w:rFonts w:cs="CordiaUPC"/>
              </w:rPr>
            </w:pPr>
            <w:r w:rsidRPr="00121D4E">
              <w:rPr>
                <w:rFonts w:cs="CordiaUPC"/>
              </w:rPr>
              <w:t xml:space="preserve">Duration From </w:t>
            </w:r>
            <w:r w:rsidRPr="00121D4E">
              <w:rPr>
                <w:rFonts w:cs="CordiaUPC"/>
                <w:bCs/>
              </w:rPr>
              <w:t xml:space="preserve">must be </w:t>
            </w:r>
            <w:r w:rsidRPr="000E77DA">
              <w:rPr>
                <w:rFonts w:cs="CordiaUPC"/>
                <w:bCs/>
                <w:cs/>
              </w:rPr>
              <w:t>“</w:t>
            </w:r>
            <w:r w:rsidRPr="00121D4E">
              <w:rPr>
                <w:rFonts w:cs="CordiaUPC"/>
                <w:bCs/>
              </w:rPr>
              <w:t>1</w:t>
            </w:r>
            <w:r w:rsidRPr="000E77DA">
              <w:rPr>
                <w:rFonts w:cs="CordiaUPC"/>
                <w:bCs/>
                <w:cs/>
              </w:rPr>
              <w:t xml:space="preserve">” </w:t>
            </w:r>
            <w:r w:rsidRPr="00121D4E">
              <w:rPr>
                <w:rFonts w:cs="CordiaUPC"/>
              </w:rPr>
              <w:t xml:space="preserve"> when Duration Type is </w:t>
            </w:r>
            <w:r w:rsidRPr="000E77DA">
              <w:rPr>
                <w:rFonts w:cs="CordiaUPC"/>
                <w:cs/>
              </w:rPr>
              <w:t>“</w:t>
            </w:r>
            <w:r w:rsidRPr="00121D4E">
              <w:rPr>
                <w:rFonts w:cs="CordiaUPC"/>
              </w:rPr>
              <w:t>Depend on Package</w:t>
            </w:r>
            <w:r w:rsidRPr="000E77DA">
              <w:rPr>
                <w:rFonts w:cs="CordiaUPC"/>
                <w:cs/>
              </w:rPr>
              <w:t>”</w:t>
            </w:r>
          </w:p>
        </w:tc>
        <w:tc>
          <w:tcPr>
            <w:tcW w:w="1687" w:type="pct"/>
            <w:gridSpan w:val="3"/>
          </w:tcPr>
          <w:p w:rsidRPr="000E77DA" w:rsidR="000947BF" w:rsidP="00F117A4" w:rsidRDefault="000947BF" w14:paraId="70BE6994" w14:textId="77777777">
            <w:pPr>
              <w:rPr>
                <w:rFonts w:cs="CordiaUPC"/>
              </w:rPr>
            </w:pPr>
            <w:r w:rsidRPr="000E77DA">
              <w:rPr>
                <w:rFonts w:cs="CordiaUPC"/>
                <w:cs/>
              </w:rPr>
              <w:t>ถ้า</w:t>
            </w:r>
            <w:r w:rsidRPr="00121D4E">
              <w:rPr>
                <w:rFonts w:cs="CordiaUPC"/>
              </w:rPr>
              <w:t xml:space="preserve"> Duration Type </w:t>
            </w:r>
            <w:r w:rsidRPr="000E77DA">
              <w:rPr>
                <w:rFonts w:cs="CordiaUPC"/>
                <w:cs/>
              </w:rPr>
              <w:t>เท่ากับ “</w:t>
            </w:r>
            <w:r w:rsidRPr="00121D4E">
              <w:rPr>
                <w:rFonts w:cs="CordiaUPC"/>
              </w:rPr>
              <w:t>Depend on Package</w:t>
            </w:r>
            <w:r w:rsidRPr="000E77DA">
              <w:rPr>
                <w:rFonts w:cs="CordiaUPC"/>
                <w:cs/>
              </w:rPr>
              <w:t>” ดังนั้น</w:t>
            </w:r>
            <w:r w:rsidRPr="00121D4E">
              <w:rPr>
                <w:rFonts w:cs="CordiaUPC"/>
              </w:rPr>
              <w:t xml:space="preserve"> Duration From </w:t>
            </w:r>
            <w:r w:rsidRPr="000E77DA">
              <w:rPr>
                <w:rFonts w:cs="CordiaUPC"/>
                <w:cs/>
              </w:rPr>
              <w:t xml:space="preserve">จะต้องมีค่าเป็น </w:t>
            </w:r>
            <w:r w:rsidRPr="00121D4E">
              <w:rPr>
                <w:rFonts w:cs="CordiaUPC"/>
              </w:rPr>
              <w:t xml:space="preserve">1 </w:t>
            </w:r>
            <w:r w:rsidRPr="000E77DA">
              <w:rPr>
                <w:rFonts w:cs="CordiaUPC"/>
                <w:cs/>
              </w:rPr>
              <w:t>เสมอ</w:t>
            </w:r>
          </w:p>
        </w:tc>
        <w:tc>
          <w:tcPr>
            <w:tcW w:w="1121" w:type="pct"/>
          </w:tcPr>
          <w:p w:rsidRPr="00121D4E" w:rsidR="000947BF" w:rsidP="00F117A4" w:rsidRDefault="000947BF" w14:paraId="53E544F5" w14:textId="77777777">
            <w:pPr>
              <w:rPr>
                <w:rFonts w:cs="CordiaUPC"/>
                <w:szCs w:val="36"/>
              </w:rPr>
            </w:pPr>
            <w:r w:rsidRPr="00121D4E">
              <w:rPr>
                <w:rFonts w:cs="CordiaUPC"/>
                <w:szCs w:val="36"/>
              </w:rPr>
              <w:t>Yes</w:t>
            </w:r>
          </w:p>
        </w:tc>
      </w:tr>
      <w:tr w:rsidR="000947BF" w:rsidTr="0043398A" w14:paraId="03514596" w14:textId="77777777">
        <w:trPr>
          <w:gridAfter w:val="1"/>
          <w:wAfter w:w="3" w:type="pct"/>
        </w:trPr>
        <w:tc>
          <w:tcPr>
            <w:tcW w:w="777" w:type="pct"/>
          </w:tcPr>
          <w:p w:rsidRPr="00121D4E" w:rsidR="000947BF" w:rsidP="00F117A4" w:rsidRDefault="000947BF" w14:paraId="34BC700A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  <w:cs/>
                <w:lang w:bidi="th-TH"/>
              </w:rPr>
            </w:pPr>
            <w:r w:rsidRPr="00121D4E">
              <w:rPr>
                <w:rFonts w:ascii="CordiaUPC" w:hAnsi="CordiaUPC" w:cs="CordiaUPC"/>
                <w:sz w:val="28"/>
                <w:szCs w:val="28"/>
              </w:rPr>
              <w:t>00005</w:t>
            </w:r>
          </w:p>
        </w:tc>
        <w:tc>
          <w:tcPr>
            <w:tcW w:w="1412" w:type="pct"/>
          </w:tcPr>
          <w:p w:rsidRPr="000E77DA" w:rsidR="000947BF" w:rsidP="00F117A4" w:rsidRDefault="000947BF" w14:paraId="3C230487" w14:textId="77777777">
            <w:pPr>
              <w:rPr>
                <w:rFonts w:cs="CordiaUPC"/>
              </w:rPr>
            </w:pPr>
            <w:r w:rsidRPr="00121D4E">
              <w:rPr>
                <w:rFonts w:cs="CordiaUPC"/>
              </w:rPr>
              <w:t xml:space="preserve">Duration Unit </w:t>
            </w:r>
            <w:r w:rsidRPr="00121D4E">
              <w:rPr>
                <w:rFonts w:cs="CordiaUPC"/>
                <w:bCs/>
              </w:rPr>
              <w:t>must be equal to</w:t>
            </w:r>
            <w:r w:rsidRPr="00121D4E">
              <w:rPr>
                <w:rFonts w:cs="CordiaUPC"/>
              </w:rPr>
              <w:t xml:space="preserve"> Package Duration Unit</w:t>
            </w:r>
            <w:r w:rsidRPr="000E77DA">
              <w:rPr>
                <w:rFonts w:cs="CordiaUPC"/>
                <w:cs/>
              </w:rPr>
              <w:t xml:space="preserve"> </w:t>
            </w:r>
            <w:r w:rsidRPr="00121D4E">
              <w:rPr>
                <w:rFonts w:cs="CordiaUPC"/>
              </w:rPr>
              <w:t xml:space="preserve">when Duration Type is </w:t>
            </w:r>
            <w:r w:rsidRPr="000E77DA">
              <w:rPr>
                <w:rFonts w:cs="CordiaUPC"/>
                <w:cs/>
              </w:rPr>
              <w:t>“</w:t>
            </w:r>
            <w:r w:rsidRPr="00121D4E">
              <w:rPr>
                <w:rFonts w:cs="CordiaUPC"/>
              </w:rPr>
              <w:t>Depend on Package</w:t>
            </w:r>
            <w:r w:rsidRPr="000E77DA">
              <w:rPr>
                <w:rFonts w:cs="CordiaUPC"/>
                <w:cs/>
              </w:rPr>
              <w:t>”.</w:t>
            </w:r>
          </w:p>
        </w:tc>
        <w:tc>
          <w:tcPr>
            <w:tcW w:w="1687" w:type="pct"/>
            <w:gridSpan w:val="3"/>
          </w:tcPr>
          <w:p w:rsidRPr="000E77DA" w:rsidR="000947BF" w:rsidP="00F117A4" w:rsidRDefault="000947BF" w14:paraId="2671812B" w14:textId="77777777">
            <w:pPr>
              <w:rPr>
                <w:rFonts w:cs="CordiaUPC"/>
              </w:rPr>
            </w:pPr>
            <w:r w:rsidRPr="000E77DA">
              <w:rPr>
                <w:rFonts w:cs="CordiaUPC"/>
                <w:cs/>
              </w:rPr>
              <w:t xml:space="preserve">ถ้า </w:t>
            </w:r>
            <w:r w:rsidRPr="00121D4E">
              <w:rPr>
                <w:rFonts w:cs="CordiaUPC"/>
              </w:rPr>
              <w:t xml:space="preserve">Duration Type </w:t>
            </w:r>
            <w:r w:rsidRPr="000E77DA">
              <w:rPr>
                <w:rFonts w:cs="CordiaUPC"/>
                <w:cs/>
              </w:rPr>
              <w:t>เท่ากับ “</w:t>
            </w:r>
            <w:r w:rsidRPr="00121D4E">
              <w:rPr>
                <w:rFonts w:cs="CordiaUPC"/>
              </w:rPr>
              <w:t>Depend on Package</w:t>
            </w:r>
            <w:r w:rsidRPr="000E77DA">
              <w:rPr>
                <w:rFonts w:cs="CordiaUPC"/>
                <w:cs/>
              </w:rPr>
              <w:t xml:space="preserve">” ดังนั้น </w:t>
            </w:r>
            <w:r w:rsidRPr="00121D4E">
              <w:rPr>
                <w:rFonts w:cs="CordiaUPC"/>
              </w:rPr>
              <w:t xml:space="preserve">Duration Unit  </w:t>
            </w:r>
            <w:r w:rsidRPr="000E77DA">
              <w:rPr>
                <w:rFonts w:cs="CordiaUPC"/>
                <w:cs/>
              </w:rPr>
              <w:t xml:space="preserve">จะต้องมีค่าเท่ากับ </w:t>
            </w:r>
            <w:r w:rsidRPr="00121D4E">
              <w:rPr>
                <w:rFonts w:cs="CordiaUPC"/>
              </w:rPr>
              <w:t>Package</w:t>
            </w:r>
            <w:r w:rsidRPr="000E77DA">
              <w:rPr>
                <w:rFonts w:cs="CordiaUPC"/>
                <w:cs/>
              </w:rPr>
              <w:t xml:space="preserve"> </w:t>
            </w:r>
            <w:r w:rsidRPr="00121D4E">
              <w:rPr>
                <w:rFonts w:cs="CordiaUPC"/>
              </w:rPr>
              <w:t>Duration Unit</w:t>
            </w:r>
          </w:p>
        </w:tc>
        <w:tc>
          <w:tcPr>
            <w:tcW w:w="1121" w:type="pct"/>
          </w:tcPr>
          <w:p w:rsidRPr="00121D4E" w:rsidR="000947BF" w:rsidP="00F117A4" w:rsidRDefault="000947BF" w14:paraId="6B750517" w14:textId="77777777">
            <w:pPr>
              <w:rPr>
                <w:rFonts w:cs="CordiaUPC"/>
                <w:szCs w:val="36"/>
              </w:rPr>
            </w:pPr>
            <w:r w:rsidRPr="00121D4E">
              <w:rPr>
                <w:rFonts w:cs="CordiaUPC"/>
                <w:szCs w:val="36"/>
              </w:rPr>
              <w:t>Yes</w:t>
            </w:r>
          </w:p>
        </w:tc>
      </w:tr>
      <w:tr w:rsidR="000947BF" w:rsidTr="0043398A" w14:paraId="45E23E1D" w14:textId="77777777">
        <w:trPr>
          <w:gridAfter w:val="1"/>
          <w:wAfter w:w="3" w:type="pct"/>
        </w:trPr>
        <w:tc>
          <w:tcPr>
            <w:tcW w:w="777" w:type="pct"/>
          </w:tcPr>
          <w:p w:rsidRPr="00121D4E" w:rsidR="000947BF" w:rsidP="00F117A4" w:rsidRDefault="000947BF" w14:paraId="5FE73347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  <w:cs/>
                <w:lang w:bidi="th-TH"/>
              </w:rPr>
            </w:pPr>
            <w:r w:rsidRPr="00121D4E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412" w:type="pct"/>
          </w:tcPr>
          <w:p w:rsidRPr="000E77DA" w:rsidR="000947BF" w:rsidP="00F117A4" w:rsidRDefault="000947BF" w14:paraId="43A715F1" w14:textId="77777777">
            <w:pPr>
              <w:rPr>
                <w:rFonts w:cs="CordiaUPC"/>
              </w:rPr>
            </w:pPr>
            <w:r w:rsidRPr="00121D4E">
              <w:rPr>
                <w:rFonts w:cs="CordiaUPC"/>
              </w:rPr>
              <w:t>Bill Cycle Type is required when Customer</w:t>
            </w:r>
            <w:r w:rsidRPr="000E77DA">
              <w:rPr>
                <w:rFonts w:cs="CordiaUPC"/>
                <w:cs/>
              </w:rPr>
              <w:t xml:space="preserve"> </w:t>
            </w:r>
            <w:r w:rsidRPr="000E77DA">
              <w:rPr>
                <w:rFonts w:cs="CordiaUPC"/>
              </w:rPr>
              <w:t xml:space="preserve">Type is </w:t>
            </w:r>
            <w:r w:rsidRPr="000E77DA">
              <w:rPr>
                <w:rFonts w:cs="CordiaUPC"/>
                <w:cs/>
              </w:rPr>
              <w:t>“</w:t>
            </w:r>
            <w:r w:rsidRPr="000E77DA">
              <w:rPr>
                <w:rFonts w:cs="CordiaUPC"/>
              </w:rPr>
              <w:t>Pre</w:t>
            </w:r>
            <w:r w:rsidRPr="000E77DA">
              <w:rPr>
                <w:rFonts w:cs="CordiaUPC"/>
                <w:cs/>
              </w:rPr>
              <w:t>-</w:t>
            </w:r>
            <w:r w:rsidRPr="000E77DA">
              <w:rPr>
                <w:rFonts w:cs="CordiaUPC"/>
              </w:rPr>
              <w:t>paid</w:t>
            </w:r>
            <w:r w:rsidRPr="000E77DA">
              <w:rPr>
                <w:rFonts w:cs="CordiaUPC"/>
                <w:cs/>
              </w:rPr>
              <w:t>”.</w:t>
            </w:r>
          </w:p>
        </w:tc>
        <w:tc>
          <w:tcPr>
            <w:tcW w:w="1687" w:type="pct"/>
            <w:gridSpan w:val="3"/>
          </w:tcPr>
          <w:p w:rsidRPr="000E77DA" w:rsidR="000947BF" w:rsidP="00F117A4" w:rsidRDefault="000947BF" w14:paraId="7C01A5A6" w14:textId="77777777">
            <w:pPr>
              <w:rPr>
                <w:rFonts w:cs="CordiaUPC"/>
              </w:rPr>
            </w:pPr>
            <w:r w:rsidRPr="000E77DA">
              <w:rPr>
                <w:rFonts w:cs="CordiaUPC"/>
                <w:cs/>
              </w:rPr>
              <w:t xml:space="preserve">ถ้า </w:t>
            </w:r>
            <w:r w:rsidRPr="000E77DA">
              <w:rPr>
                <w:rFonts w:cs="CordiaUPC"/>
              </w:rPr>
              <w:t>customerType</w:t>
            </w:r>
            <w:r w:rsidRPr="000E77DA">
              <w:rPr>
                <w:rFonts w:cs="CordiaUPC"/>
                <w:cs/>
              </w:rPr>
              <w:t xml:space="preserve"> มีค่าเป็น “</w:t>
            </w:r>
            <w:r w:rsidRPr="00121D4E">
              <w:rPr>
                <w:rFonts w:cs="CordiaUPC"/>
              </w:rPr>
              <w:t>Pre</w:t>
            </w:r>
            <w:r w:rsidRPr="000E77DA">
              <w:rPr>
                <w:rFonts w:cs="CordiaUPC"/>
                <w:cs/>
              </w:rPr>
              <w:t>-</w:t>
            </w:r>
            <w:r w:rsidRPr="00121D4E">
              <w:rPr>
                <w:rFonts w:cs="CordiaUPC"/>
              </w:rPr>
              <w:t>paid</w:t>
            </w:r>
            <w:r w:rsidRPr="000E77DA">
              <w:rPr>
                <w:rFonts w:cs="CordiaUPC"/>
                <w:cs/>
              </w:rPr>
              <w:t xml:space="preserve">” ดังนั้น </w:t>
            </w:r>
            <w:r w:rsidRPr="00121D4E">
              <w:rPr>
                <w:rFonts w:cs="CordiaUPC"/>
              </w:rPr>
              <w:t xml:space="preserve">Bill Cycle Type </w:t>
            </w:r>
            <w:r w:rsidRPr="000E77DA">
              <w:rPr>
                <w:rFonts w:cs="CordiaUPC"/>
                <w:cs/>
              </w:rPr>
              <w:t xml:space="preserve">จะต้องเป็น </w:t>
            </w:r>
            <w:r w:rsidRPr="00121D4E">
              <w:rPr>
                <w:rFonts w:cs="CordiaUPC"/>
              </w:rPr>
              <w:t>Mandatory</w:t>
            </w:r>
          </w:p>
        </w:tc>
        <w:tc>
          <w:tcPr>
            <w:tcW w:w="1121" w:type="pct"/>
          </w:tcPr>
          <w:p w:rsidRPr="00121D4E" w:rsidR="000947BF" w:rsidP="00F117A4" w:rsidRDefault="000947BF" w14:paraId="663CCF1B" w14:textId="77777777">
            <w:pPr>
              <w:rPr>
                <w:rFonts w:cs="CordiaUPC"/>
                <w:szCs w:val="36"/>
              </w:rPr>
            </w:pPr>
            <w:r w:rsidRPr="00121D4E">
              <w:rPr>
                <w:rFonts w:cs="CordiaUPC"/>
                <w:szCs w:val="36"/>
              </w:rPr>
              <w:t>Yes</w:t>
            </w:r>
          </w:p>
        </w:tc>
      </w:tr>
      <w:tr w:rsidR="000947BF" w:rsidTr="0043398A" w14:paraId="68555BE7" w14:textId="77777777">
        <w:trPr>
          <w:gridAfter w:val="1"/>
          <w:wAfter w:w="3" w:type="pct"/>
        </w:trPr>
        <w:tc>
          <w:tcPr>
            <w:tcW w:w="777" w:type="pct"/>
          </w:tcPr>
          <w:p w:rsidRPr="00121D4E" w:rsidR="000947BF" w:rsidP="00F117A4" w:rsidRDefault="000947BF" w14:paraId="1375A951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  <w:cs/>
                <w:lang w:bidi="th-TH"/>
              </w:rPr>
            </w:pPr>
            <w:r w:rsidRPr="00121D4E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412" w:type="pct"/>
          </w:tcPr>
          <w:p w:rsidRPr="000E77DA" w:rsidR="000947BF" w:rsidP="00F117A4" w:rsidRDefault="000947BF" w14:paraId="23ED468B" w14:textId="77777777">
            <w:pPr>
              <w:rPr>
                <w:rFonts w:cs="CordiaUPC"/>
              </w:rPr>
            </w:pPr>
            <w:r w:rsidRPr="00121D4E">
              <w:rPr>
                <w:rFonts w:cs="CordiaUPC"/>
              </w:rPr>
              <w:t>Bill Cycle Value is required when Customer</w:t>
            </w:r>
            <w:r w:rsidRPr="000E77DA">
              <w:rPr>
                <w:rFonts w:cs="CordiaUPC"/>
                <w:cs/>
              </w:rPr>
              <w:t xml:space="preserve"> </w:t>
            </w:r>
            <w:r w:rsidRPr="000E77DA">
              <w:rPr>
                <w:rFonts w:cs="CordiaUPC"/>
              </w:rPr>
              <w:t xml:space="preserve">Type is </w:t>
            </w:r>
            <w:r w:rsidRPr="000E77DA">
              <w:rPr>
                <w:rFonts w:cs="CordiaUPC"/>
                <w:cs/>
              </w:rPr>
              <w:t>“</w:t>
            </w:r>
            <w:r w:rsidRPr="000E77DA">
              <w:rPr>
                <w:rFonts w:cs="CordiaUPC"/>
              </w:rPr>
              <w:t>Pre</w:t>
            </w:r>
            <w:r w:rsidRPr="000E77DA">
              <w:rPr>
                <w:rFonts w:cs="CordiaUPC"/>
                <w:cs/>
              </w:rPr>
              <w:t>-</w:t>
            </w:r>
            <w:r w:rsidRPr="000E77DA">
              <w:rPr>
                <w:rFonts w:cs="CordiaUPC"/>
              </w:rPr>
              <w:t>paid</w:t>
            </w:r>
            <w:r w:rsidRPr="000E77DA">
              <w:rPr>
                <w:rFonts w:cs="CordiaUPC"/>
                <w:cs/>
              </w:rPr>
              <w:t>”.</w:t>
            </w:r>
          </w:p>
        </w:tc>
        <w:tc>
          <w:tcPr>
            <w:tcW w:w="1687" w:type="pct"/>
            <w:gridSpan w:val="3"/>
          </w:tcPr>
          <w:p w:rsidRPr="000E77DA" w:rsidR="000947BF" w:rsidP="00F117A4" w:rsidRDefault="000947BF" w14:paraId="60B80C39" w14:textId="77777777">
            <w:pPr>
              <w:rPr>
                <w:rFonts w:cs="CordiaUPC"/>
              </w:rPr>
            </w:pPr>
            <w:r w:rsidRPr="000E77DA">
              <w:rPr>
                <w:rFonts w:cs="CordiaUPC"/>
                <w:cs/>
              </w:rPr>
              <w:t xml:space="preserve">ถ้า </w:t>
            </w:r>
            <w:r w:rsidRPr="000E77DA">
              <w:rPr>
                <w:rFonts w:cs="CordiaUPC"/>
              </w:rPr>
              <w:t>customerType</w:t>
            </w:r>
            <w:r w:rsidRPr="000E77DA">
              <w:rPr>
                <w:rFonts w:cs="CordiaUPC"/>
                <w:cs/>
              </w:rPr>
              <w:t xml:space="preserve"> มีค่าเป็น “</w:t>
            </w:r>
            <w:r w:rsidRPr="00121D4E">
              <w:rPr>
                <w:rFonts w:cs="CordiaUPC"/>
              </w:rPr>
              <w:t>Pre</w:t>
            </w:r>
            <w:r w:rsidRPr="000E77DA">
              <w:rPr>
                <w:rFonts w:cs="CordiaUPC"/>
                <w:cs/>
              </w:rPr>
              <w:t>-</w:t>
            </w:r>
            <w:r w:rsidRPr="00121D4E">
              <w:rPr>
                <w:rFonts w:cs="CordiaUPC"/>
              </w:rPr>
              <w:t>paid</w:t>
            </w:r>
            <w:r w:rsidRPr="000E77DA">
              <w:rPr>
                <w:rFonts w:cs="CordiaUPC"/>
                <w:cs/>
              </w:rPr>
              <w:t xml:space="preserve">” ดังนั้น </w:t>
            </w:r>
            <w:r w:rsidRPr="00121D4E">
              <w:rPr>
                <w:rFonts w:cs="CordiaUPC"/>
              </w:rPr>
              <w:t xml:space="preserve">Bill Cycle Value </w:t>
            </w:r>
            <w:r w:rsidRPr="000E77DA">
              <w:rPr>
                <w:rFonts w:cs="CordiaUPC"/>
                <w:cs/>
              </w:rPr>
              <w:t xml:space="preserve">จะต้องเป็น </w:t>
            </w:r>
            <w:r w:rsidRPr="00121D4E">
              <w:rPr>
                <w:rFonts w:cs="CordiaUPC"/>
              </w:rPr>
              <w:t>Mandatory</w:t>
            </w:r>
          </w:p>
        </w:tc>
        <w:tc>
          <w:tcPr>
            <w:tcW w:w="1121" w:type="pct"/>
          </w:tcPr>
          <w:p w:rsidRPr="00121D4E" w:rsidR="000947BF" w:rsidP="00F117A4" w:rsidRDefault="000947BF" w14:paraId="0FB9DCB9" w14:textId="77777777">
            <w:pPr>
              <w:rPr>
                <w:rFonts w:cs="CordiaUPC"/>
                <w:szCs w:val="36"/>
              </w:rPr>
            </w:pPr>
            <w:r w:rsidRPr="00121D4E">
              <w:rPr>
                <w:rFonts w:cs="CordiaUPC"/>
                <w:szCs w:val="36"/>
              </w:rPr>
              <w:t>Yes</w:t>
            </w:r>
          </w:p>
        </w:tc>
      </w:tr>
      <w:tr w:rsidR="000947BF" w:rsidTr="0043398A" w14:paraId="009ECFFF" w14:textId="77777777">
        <w:trPr>
          <w:gridAfter w:val="1"/>
          <w:wAfter w:w="3" w:type="pct"/>
        </w:trPr>
        <w:tc>
          <w:tcPr>
            <w:tcW w:w="777" w:type="pct"/>
          </w:tcPr>
          <w:p w:rsidRPr="00121D4E" w:rsidR="000947BF" w:rsidP="00F117A4" w:rsidRDefault="000947BF" w14:paraId="2DB39DB0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  <w:cs/>
                <w:lang w:bidi="th-TH"/>
              </w:rPr>
            </w:pPr>
            <w:r w:rsidRPr="00121D4E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412" w:type="pct"/>
          </w:tcPr>
          <w:p w:rsidRPr="000E77DA" w:rsidR="000947BF" w:rsidP="00F117A4" w:rsidRDefault="000947BF" w14:paraId="5EB52A93" w14:textId="77777777">
            <w:pPr>
              <w:rPr>
                <w:rFonts w:cs="CordiaUPC"/>
              </w:rPr>
            </w:pPr>
            <w:r w:rsidRPr="00121D4E">
              <w:rPr>
                <w:rFonts w:cs="CordiaUPC"/>
              </w:rPr>
              <w:t>Bill Cycle Unit is required when Customer</w:t>
            </w:r>
            <w:r w:rsidRPr="000E77DA">
              <w:rPr>
                <w:rFonts w:cs="CordiaUPC"/>
                <w:cs/>
              </w:rPr>
              <w:t xml:space="preserve"> </w:t>
            </w:r>
            <w:r w:rsidRPr="000E77DA">
              <w:rPr>
                <w:rFonts w:cs="CordiaUPC"/>
              </w:rPr>
              <w:t xml:space="preserve">Type is </w:t>
            </w:r>
            <w:r w:rsidRPr="000E77DA">
              <w:rPr>
                <w:rFonts w:cs="CordiaUPC"/>
                <w:cs/>
              </w:rPr>
              <w:t>“</w:t>
            </w:r>
            <w:r w:rsidRPr="000E77DA">
              <w:rPr>
                <w:rFonts w:cs="CordiaUPC"/>
              </w:rPr>
              <w:t>Pre</w:t>
            </w:r>
            <w:r w:rsidRPr="000E77DA">
              <w:rPr>
                <w:rFonts w:cs="CordiaUPC"/>
                <w:cs/>
              </w:rPr>
              <w:t>-</w:t>
            </w:r>
            <w:r w:rsidRPr="000E77DA">
              <w:rPr>
                <w:rFonts w:cs="CordiaUPC"/>
              </w:rPr>
              <w:t>paid</w:t>
            </w:r>
            <w:r w:rsidRPr="000E77DA">
              <w:rPr>
                <w:rFonts w:cs="CordiaUPC"/>
                <w:cs/>
              </w:rPr>
              <w:t>”.</w:t>
            </w:r>
          </w:p>
        </w:tc>
        <w:tc>
          <w:tcPr>
            <w:tcW w:w="1687" w:type="pct"/>
            <w:gridSpan w:val="3"/>
          </w:tcPr>
          <w:p w:rsidRPr="000E77DA" w:rsidR="000947BF" w:rsidP="00F117A4" w:rsidRDefault="000947BF" w14:paraId="672F27BC" w14:textId="77777777">
            <w:pPr>
              <w:rPr>
                <w:rFonts w:cs="CordiaUPC"/>
              </w:rPr>
            </w:pPr>
            <w:r w:rsidRPr="000E77DA">
              <w:rPr>
                <w:rFonts w:cs="CordiaUPC"/>
                <w:cs/>
              </w:rPr>
              <w:t xml:space="preserve">ถ้า </w:t>
            </w:r>
            <w:r w:rsidRPr="000E77DA">
              <w:rPr>
                <w:rFonts w:cs="CordiaUPC"/>
              </w:rPr>
              <w:t>customerType</w:t>
            </w:r>
            <w:r w:rsidRPr="000E77DA">
              <w:rPr>
                <w:rFonts w:cs="CordiaUPC"/>
                <w:cs/>
              </w:rPr>
              <w:t xml:space="preserve"> มีค่าเป็น “</w:t>
            </w:r>
            <w:r w:rsidRPr="00121D4E">
              <w:rPr>
                <w:rFonts w:cs="CordiaUPC"/>
              </w:rPr>
              <w:t>Pre</w:t>
            </w:r>
            <w:r w:rsidRPr="000E77DA">
              <w:rPr>
                <w:rFonts w:cs="CordiaUPC"/>
                <w:cs/>
              </w:rPr>
              <w:t>-</w:t>
            </w:r>
            <w:r w:rsidRPr="00121D4E">
              <w:rPr>
                <w:rFonts w:cs="CordiaUPC"/>
              </w:rPr>
              <w:t>paid</w:t>
            </w:r>
            <w:r w:rsidRPr="000E77DA">
              <w:rPr>
                <w:rFonts w:cs="CordiaUPC"/>
                <w:cs/>
              </w:rPr>
              <w:t xml:space="preserve">” ดังนั้น </w:t>
            </w:r>
            <w:r w:rsidRPr="00121D4E">
              <w:rPr>
                <w:rFonts w:cs="CordiaUPC"/>
              </w:rPr>
              <w:t xml:space="preserve">Bill Cycle Unit </w:t>
            </w:r>
            <w:r w:rsidRPr="000E77DA">
              <w:rPr>
                <w:rFonts w:cs="CordiaUPC"/>
                <w:cs/>
              </w:rPr>
              <w:t xml:space="preserve">จะต้องเป็น </w:t>
            </w:r>
            <w:r w:rsidRPr="00121D4E">
              <w:rPr>
                <w:rFonts w:cs="CordiaUPC"/>
              </w:rPr>
              <w:t>Mandatory</w:t>
            </w:r>
          </w:p>
        </w:tc>
        <w:tc>
          <w:tcPr>
            <w:tcW w:w="1121" w:type="pct"/>
          </w:tcPr>
          <w:p w:rsidRPr="00121D4E" w:rsidR="000947BF" w:rsidP="00F117A4" w:rsidRDefault="000947BF" w14:paraId="17144B70" w14:textId="77777777">
            <w:pPr>
              <w:rPr>
                <w:rFonts w:cs="CordiaUPC"/>
                <w:szCs w:val="36"/>
              </w:rPr>
            </w:pPr>
            <w:r w:rsidRPr="00121D4E">
              <w:rPr>
                <w:rFonts w:cs="CordiaUPC"/>
                <w:szCs w:val="36"/>
              </w:rPr>
              <w:t>Yes</w:t>
            </w:r>
          </w:p>
        </w:tc>
      </w:tr>
      <w:tr w:rsidR="000947BF" w:rsidTr="0043398A" w14:paraId="69700426" w14:textId="77777777">
        <w:trPr>
          <w:gridAfter w:val="1"/>
          <w:wAfter w:w="3" w:type="pct"/>
        </w:trPr>
        <w:tc>
          <w:tcPr>
            <w:tcW w:w="777" w:type="pct"/>
          </w:tcPr>
          <w:p w:rsidRPr="000E77DA" w:rsidR="000947BF" w:rsidP="00F117A4" w:rsidRDefault="000947BF" w14:paraId="679E27FA" w14:textId="77777777">
            <w:pPr>
              <w:pStyle w:val="BodyTextTable"/>
              <w:rPr>
                <w:rFonts w:ascii="CordiaUPC" w:hAnsi="CordiaUPC" w:cs="CordiaUPC"/>
                <w:sz w:val="32"/>
                <w:szCs w:val="32"/>
                <w:cs/>
                <w:lang w:bidi="th-TH"/>
              </w:rPr>
            </w:pPr>
            <w:r w:rsidRPr="000E77DA">
              <w:rPr>
                <w:rFonts w:ascii="CordiaUPC" w:hAnsi="CordiaUPC" w:cs="CordiaUPC"/>
                <w:sz w:val="32"/>
                <w:szCs w:val="32"/>
              </w:rPr>
              <w:t>00023</w:t>
            </w:r>
          </w:p>
        </w:tc>
        <w:tc>
          <w:tcPr>
            <w:tcW w:w="1412" w:type="pct"/>
          </w:tcPr>
          <w:p w:rsidRPr="000E77DA" w:rsidR="000947BF" w:rsidP="00F117A4" w:rsidRDefault="000947BF" w14:paraId="39708075" w14:textId="77777777">
            <w:pPr>
              <w:rPr>
                <w:rFonts w:cs="CordiaUPC"/>
              </w:rPr>
            </w:pPr>
            <w:r w:rsidRPr="00121D4E">
              <w:rPr>
                <w:rFonts w:cs="CordiaUPC"/>
              </w:rPr>
              <w:t xml:space="preserve">Bill Cycle Value must be Integer </w:t>
            </w:r>
            <w:r w:rsidRPr="000E77DA">
              <w:rPr>
                <w:rFonts w:cs="CordiaUPC"/>
                <w:cs/>
              </w:rPr>
              <w:t>(</w:t>
            </w:r>
            <w:r w:rsidRPr="000E77DA">
              <w:rPr>
                <w:rFonts w:cs="CordiaUPC"/>
              </w:rPr>
              <w:t>Min 1, Max 99,999</w:t>
            </w:r>
            <w:r w:rsidRPr="000E77DA">
              <w:rPr>
                <w:rFonts w:cs="CordiaUPC"/>
                <w:cs/>
              </w:rPr>
              <w:t>)</w:t>
            </w:r>
          </w:p>
        </w:tc>
        <w:tc>
          <w:tcPr>
            <w:tcW w:w="1687" w:type="pct"/>
            <w:gridSpan w:val="3"/>
          </w:tcPr>
          <w:p w:rsidRPr="000E77DA" w:rsidR="000947BF" w:rsidP="00F117A4" w:rsidRDefault="000947BF" w14:paraId="2BFCD741" w14:textId="77777777">
            <w:pPr>
              <w:rPr>
                <w:rFonts w:cs="CordiaUPC"/>
              </w:rPr>
            </w:pPr>
            <w:r w:rsidRPr="000E77DA">
              <w:rPr>
                <w:rFonts w:cs="CordiaUPC"/>
                <w:cs/>
              </w:rPr>
              <w:t xml:space="preserve">ถ้า </w:t>
            </w:r>
            <w:r w:rsidRPr="000E77DA">
              <w:rPr>
                <w:rFonts w:cs="CordiaUPC"/>
              </w:rPr>
              <w:t xml:space="preserve">billCycleValue </w:t>
            </w:r>
            <w:r w:rsidRPr="000E77DA">
              <w:rPr>
                <w:rFonts w:cs="CordiaUPC"/>
                <w:cs/>
              </w:rPr>
              <w:t xml:space="preserve">มีค่า ดังนั้น </w:t>
            </w:r>
            <w:r w:rsidRPr="000E77DA">
              <w:rPr>
                <w:rFonts w:cs="CordiaUPC"/>
              </w:rPr>
              <w:t xml:space="preserve">billCycleValue </w:t>
            </w:r>
            <w:r w:rsidRPr="000E77DA">
              <w:rPr>
                <w:rFonts w:cs="CordiaUPC"/>
                <w:cs/>
              </w:rPr>
              <w:t xml:space="preserve">จะต้องเป็นจำนวนเต็มและมีค่าอยู่ในช่วง </w:t>
            </w:r>
            <w:r w:rsidRPr="000E77DA">
              <w:rPr>
                <w:rFonts w:cs="CordiaUPC"/>
              </w:rPr>
              <w:t xml:space="preserve">1 </w:t>
            </w:r>
            <w:r w:rsidRPr="000E77DA">
              <w:rPr>
                <w:rFonts w:cs="CordiaUPC"/>
                <w:cs/>
              </w:rPr>
              <w:t xml:space="preserve">– </w:t>
            </w:r>
            <w:r w:rsidRPr="000E77DA">
              <w:rPr>
                <w:rFonts w:cs="CordiaUPC"/>
              </w:rPr>
              <w:t>99,999</w:t>
            </w:r>
          </w:p>
        </w:tc>
        <w:tc>
          <w:tcPr>
            <w:tcW w:w="1121" w:type="pct"/>
          </w:tcPr>
          <w:p w:rsidRPr="00121D4E" w:rsidR="000947BF" w:rsidP="00F117A4" w:rsidRDefault="000947BF" w14:paraId="1DDAAEC9" w14:textId="77777777">
            <w:pPr>
              <w:rPr>
                <w:rFonts w:cs="CordiaUPC"/>
                <w:szCs w:val="36"/>
              </w:rPr>
            </w:pPr>
          </w:p>
        </w:tc>
      </w:tr>
      <w:tr w:rsidR="000947BF" w:rsidTr="0043398A" w14:paraId="5E77EE01" w14:textId="77777777">
        <w:trPr>
          <w:gridAfter w:val="1"/>
          <w:wAfter w:w="3" w:type="pct"/>
        </w:trPr>
        <w:tc>
          <w:tcPr>
            <w:tcW w:w="777" w:type="pct"/>
          </w:tcPr>
          <w:p w:rsidRPr="00121D4E" w:rsidR="000947BF" w:rsidP="00F117A4" w:rsidRDefault="000947BF" w14:paraId="095C0950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  <w:cs/>
                <w:lang w:bidi="th-TH"/>
              </w:rPr>
            </w:pPr>
            <w:r w:rsidRPr="00121D4E">
              <w:rPr>
                <w:rFonts w:ascii="CordiaUPC" w:hAnsi="CordiaUPC" w:cs="CordiaUPC"/>
                <w:sz w:val="28"/>
                <w:szCs w:val="28"/>
              </w:rPr>
              <w:t>00016</w:t>
            </w:r>
          </w:p>
        </w:tc>
        <w:tc>
          <w:tcPr>
            <w:tcW w:w="1412" w:type="pct"/>
          </w:tcPr>
          <w:p w:rsidRPr="000E77DA" w:rsidR="000947BF" w:rsidP="00F117A4" w:rsidRDefault="000947BF" w14:paraId="2ADDFDEF" w14:textId="77777777">
            <w:pPr>
              <w:rPr>
                <w:rFonts w:cs="CordiaUPC"/>
              </w:rPr>
            </w:pPr>
            <w:r w:rsidRPr="00121D4E">
              <w:rPr>
                <w:rFonts w:cs="CordiaUPC"/>
              </w:rPr>
              <w:t>Bill Cycle Value</w:t>
            </w:r>
            <w:r w:rsidRPr="000E77DA">
              <w:rPr>
                <w:rFonts w:cs="CordiaUPC"/>
                <w:cs/>
              </w:rPr>
              <w:t xml:space="preserve"> </w:t>
            </w:r>
            <w:r w:rsidRPr="00121D4E">
              <w:rPr>
                <w:rFonts w:cs="CordiaUPC"/>
                <w:bCs/>
              </w:rPr>
              <w:t>must be equal to</w:t>
            </w:r>
            <w:r w:rsidRPr="00121D4E">
              <w:rPr>
                <w:rFonts w:cs="CordiaUPC"/>
              </w:rPr>
              <w:t xml:space="preserve"> Package Duration when Duration Type is </w:t>
            </w:r>
            <w:r w:rsidRPr="000E77DA">
              <w:rPr>
                <w:rFonts w:cs="CordiaUPC"/>
                <w:cs/>
              </w:rPr>
              <w:t>“</w:t>
            </w:r>
            <w:r w:rsidRPr="00121D4E">
              <w:rPr>
                <w:rFonts w:cs="CordiaUPC"/>
              </w:rPr>
              <w:t>Depend on Package</w:t>
            </w:r>
            <w:r w:rsidRPr="000E77DA">
              <w:rPr>
                <w:rFonts w:cs="CordiaUPC"/>
                <w:cs/>
              </w:rPr>
              <w:t>”</w:t>
            </w:r>
          </w:p>
        </w:tc>
        <w:tc>
          <w:tcPr>
            <w:tcW w:w="1687" w:type="pct"/>
            <w:gridSpan w:val="3"/>
          </w:tcPr>
          <w:p w:rsidRPr="000E77DA" w:rsidR="000947BF" w:rsidP="00F117A4" w:rsidRDefault="000947BF" w14:paraId="21637253" w14:textId="77777777">
            <w:pPr>
              <w:rPr>
                <w:rFonts w:cs="CordiaUPC"/>
              </w:rPr>
            </w:pPr>
            <w:r w:rsidRPr="000E77DA">
              <w:rPr>
                <w:rFonts w:cs="CordiaUPC"/>
                <w:cs/>
              </w:rPr>
              <w:t xml:space="preserve">ถ้า </w:t>
            </w:r>
            <w:r w:rsidRPr="00121D4E">
              <w:rPr>
                <w:rFonts w:cs="CordiaUPC"/>
              </w:rPr>
              <w:t xml:space="preserve">Bill Cycle Type </w:t>
            </w:r>
            <w:r w:rsidRPr="000E77DA">
              <w:rPr>
                <w:rFonts w:cs="CordiaUPC"/>
                <w:cs/>
              </w:rPr>
              <w:t>เท่ากับ “</w:t>
            </w:r>
            <w:r w:rsidRPr="00121D4E">
              <w:rPr>
                <w:rFonts w:cs="CordiaUPC"/>
              </w:rPr>
              <w:t>Depend on Package</w:t>
            </w:r>
            <w:r w:rsidRPr="000E77DA">
              <w:rPr>
                <w:rFonts w:cs="CordiaUPC"/>
                <w:cs/>
              </w:rPr>
              <w:t xml:space="preserve">” ดังนั้น </w:t>
            </w:r>
            <w:r w:rsidRPr="00121D4E">
              <w:rPr>
                <w:rFonts w:cs="CordiaUPC"/>
              </w:rPr>
              <w:t>Bill Cycle Value</w:t>
            </w:r>
            <w:r w:rsidRPr="000E77DA">
              <w:rPr>
                <w:rFonts w:cs="CordiaUPC"/>
                <w:cs/>
              </w:rPr>
              <w:t xml:space="preserve"> จะต้องมีค่าเท่ากับ </w:t>
            </w:r>
            <w:r w:rsidRPr="00121D4E">
              <w:rPr>
                <w:rFonts w:cs="CordiaUPC"/>
              </w:rPr>
              <w:t>Package</w:t>
            </w:r>
            <w:r w:rsidRPr="000E77DA">
              <w:rPr>
                <w:rFonts w:cs="CordiaUPC"/>
                <w:cs/>
              </w:rPr>
              <w:t xml:space="preserve"> </w:t>
            </w:r>
            <w:r w:rsidRPr="00121D4E">
              <w:rPr>
                <w:rFonts w:cs="CordiaUPC"/>
              </w:rPr>
              <w:t>Bill Cycle</w:t>
            </w:r>
          </w:p>
        </w:tc>
        <w:tc>
          <w:tcPr>
            <w:tcW w:w="1121" w:type="pct"/>
          </w:tcPr>
          <w:p w:rsidRPr="00121D4E" w:rsidR="000947BF" w:rsidP="00F117A4" w:rsidRDefault="000947BF" w14:paraId="7F258BFA" w14:textId="77777777">
            <w:pPr>
              <w:rPr>
                <w:rFonts w:cs="CordiaUPC"/>
                <w:szCs w:val="36"/>
              </w:rPr>
            </w:pPr>
            <w:r w:rsidRPr="00121D4E">
              <w:rPr>
                <w:rFonts w:cs="CordiaUPC"/>
                <w:szCs w:val="36"/>
              </w:rPr>
              <w:t>Yes</w:t>
            </w:r>
          </w:p>
        </w:tc>
      </w:tr>
      <w:tr w:rsidR="000947BF" w:rsidTr="0043398A" w14:paraId="666D2991" w14:textId="77777777">
        <w:trPr>
          <w:gridAfter w:val="1"/>
          <w:wAfter w:w="3" w:type="pct"/>
        </w:trPr>
        <w:tc>
          <w:tcPr>
            <w:tcW w:w="777" w:type="pct"/>
          </w:tcPr>
          <w:p w:rsidRPr="00121D4E" w:rsidR="000947BF" w:rsidP="00F117A4" w:rsidRDefault="000947BF" w14:paraId="39F283B1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  <w:cs/>
                <w:lang w:bidi="th-TH"/>
              </w:rPr>
            </w:pPr>
            <w:r w:rsidRPr="00121D4E">
              <w:rPr>
                <w:rFonts w:ascii="CordiaUPC" w:hAnsi="CordiaUPC" w:cs="CordiaUPC"/>
                <w:sz w:val="28"/>
                <w:szCs w:val="28"/>
              </w:rPr>
              <w:t>00016</w:t>
            </w:r>
          </w:p>
        </w:tc>
        <w:tc>
          <w:tcPr>
            <w:tcW w:w="1412" w:type="pct"/>
          </w:tcPr>
          <w:p w:rsidRPr="000E77DA" w:rsidR="000947BF" w:rsidP="00F117A4" w:rsidRDefault="000947BF" w14:paraId="27B2E349" w14:textId="77777777">
            <w:pPr>
              <w:rPr>
                <w:rFonts w:cs="CordiaUPC"/>
              </w:rPr>
            </w:pPr>
            <w:r w:rsidRPr="00121D4E">
              <w:rPr>
                <w:rFonts w:cs="CordiaUPC"/>
              </w:rPr>
              <w:t xml:space="preserve">Bill Cycle Unit </w:t>
            </w:r>
            <w:r w:rsidRPr="00121D4E">
              <w:rPr>
                <w:rFonts w:cs="CordiaUPC"/>
                <w:bCs/>
              </w:rPr>
              <w:t>must be equal to</w:t>
            </w:r>
            <w:r w:rsidRPr="00121D4E">
              <w:rPr>
                <w:rFonts w:cs="CordiaUPC"/>
              </w:rPr>
              <w:t xml:space="preserve"> Package Duration when Duration Type is </w:t>
            </w:r>
            <w:r w:rsidRPr="000E77DA">
              <w:rPr>
                <w:rFonts w:cs="CordiaUPC"/>
                <w:cs/>
              </w:rPr>
              <w:t>“</w:t>
            </w:r>
            <w:r w:rsidRPr="00121D4E">
              <w:rPr>
                <w:rFonts w:cs="CordiaUPC"/>
              </w:rPr>
              <w:t>Depend on Package</w:t>
            </w:r>
            <w:r w:rsidRPr="000E77DA">
              <w:rPr>
                <w:rFonts w:cs="CordiaUPC"/>
                <w:cs/>
              </w:rPr>
              <w:t>”</w:t>
            </w:r>
          </w:p>
        </w:tc>
        <w:tc>
          <w:tcPr>
            <w:tcW w:w="1687" w:type="pct"/>
            <w:gridSpan w:val="3"/>
          </w:tcPr>
          <w:p w:rsidRPr="000E77DA" w:rsidR="000947BF" w:rsidP="00F117A4" w:rsidRDefault="000947BF" w14:paraId="14C63406" w14:textId="77777777">
            <w:pPr>
              <w:rPr>
                <w:rFonts w:cs="CordiaUPC"/>
              </w:rPr>
            </w:pPr>
            <w:r w:rsidRPr="000E77DA">
              <w:rPr>
                <w:rFonts w:cs="CordiaUPC"/>
                <w:cs/>
              </w:rPr>
              <w:t xml:space="preserve">ถ้า </w:t>
            </w:r>
            <w:r w:rsidRPr="00121D4E">
              <w:rPr>
                <w:rFonts w:cs="CordiaUPC"/>
              </w:rPr>
              <w:t xml:space="preserve">Bill Cycle Type </w:t>
            </w:r>
            <w:r w:rsidRPr="000E77DA">
              <w:rPr>
                <w:rFonts w:cs="CordiaUPC"/>
                <w:cs/>
              </w:rPr>
              <w:t>เท่ากับ “</w:t>
            </w:r>
            <w:r w:rsidRPr="00121D4E">
              <w:rPr>
                <w:rFonts w:cs="CordiaUPC"/>
              </w:rPr>
              <w:t>Depend on Package</w:t>
            </w:r>
            <w:r w:rsidRPr="000E77DA">
              <w:rPr>
                <w:rFonts w:cs="CordiaUPC"/>
                <w:cs/>
              </w:rPr>
              <w:t xml:space="preserve">” ดังนั้น </w:t>
            </w:r>
            <w:r w:rsidRPr="00121D4E">
              <w:rPr>
                <w:rFonts w:cs="CordiaUPC"/>
              </w:rPr>
              <w:t>Bill Cycle Unit</w:t>
            </w:r>
            <w:r w:rsidRPr="000E77DA">
              <w:rPr>
                <w:rFonts w:cs="CordiaUPC"/>
                <w:cs/>
              </w:rPr>
              <w:t xml:space="preserve"> จะต้องมีค่าเท่ากับ </w:t>
            </w:r>
            <w:r w:rsidRPr="00121D4E">
              <w:rPr>
                <w:rFonts w:cs="CordiaUPC"/>
              </w:rPr>
              <w:t>Package</w:t>
            </w:r>
            <w:r w:rsidRPr="000E77DA">
              <w:rPr>
                <w:rFonts w:cs="CordiaUPC"/>
                <w:cs/>
              </w:rPr>
              <w:t xml:space="preserve"> </w:t>
            </w:r>
            <w:r w:rsidRPr="00121D4E">
              <w:rPr>
                <w:rFonts w:cs="CordiaUPC"/>
              </w:rPr>
              <w:t>Bill Cycle Unit</w:t>
            </w:r>
          </w:p>
        </w:tc>
        <w:tc>
          <w:tcPr>
            <w:tcW w:w="1121" w:type="pct"/>
          </w:tcPr>
          <w:p w:rsidRPr="00121D4E" w:rsidR="000947BF" w:rsidP="00F117A4" w:rsidRDefault="000947BF" w14:paraId="12C68F1E" w14:textId="77777777">
            <w:pPr>
              <w:rPr>
                <w:rFonts w:cs="CordiaUPC"/>
                <w:szCs w:val="36"/>
              </w:rPr>
            </w:pPr>
            <w:r w:rsidRPr="00121D4E">
              <w:rPr>
                <w:rFonts w:cs="CordiaUPC"/>
                <w:szCs w:val="36"/>
              </w:rPr>
              <w:t>Yes</w:t>
            </w:r>
          </w:p>
        </w:tc>
      </w:tr>
      <w:tr w:rsidR="000947BF" w:rsidTr="0043398A" w14:paraId="3825EF20" w14:textId="77777777">
        <w:trPr>
          <w:gridAfter w:val="1"/>
          <w:wAfter w:w="3" w:type="pct"/>
        </w:trPr>
        <w:tc>
          <w:tcPr>
            <w:tcW w:w="4997" w:type="pct"/>
            <w:gridSpan w:val="6"/>
            <w:shd w:val="clear" w:color="auto" w:fill="C2D69B" w:themeFill="accent3" w:themeFillTint="99"/>
          </w:tcPr>
          <w:p w:rsidRPr="00121D4E" w:rsidR="000947BF" w:rsidP="00F117A4" w:rsidRDefault="000947BF" w14:paraId="04E09E4F" w14:textId="77777777">
            <w:pPr>
              <w:pStyle w:val="HeaderTable"/>
              <w:rPr>
                <w:szCs w:val="36"/>
              </w:rPr>
            </w:pPr>
            <w:r>
              <w:t>EndMusic Streaming Detail Section</w:t>
            </w:r>
          </w:p>
        </w:tc>
      </w:tr>
      <w:tr w:rsidR="000947BF" w:rsidTr="0043398A" w14:paraId="78A88EBC" w14:textId="77777777">
        <w:trPr>
          <w:gridAfter w:val="1"/>
          <w:wAfter w:w="3" w:type="pct"/>
        </w:trPr>
        <w:tc>
          <w:tcPr>
            <w:tcW w:w="4997" w:type="pct"/>
            <w:gridSpan w:val="6"/>
            <w:shd w:val="clear" w:color="auto" w:fill="C2D69B" w:themeFill="accent3" w:themeFillTint="99"/>
          </w:tcPr>
          <w:p w:rsidR="000947BF" w:rsidP="00F117A4" w:rsidRDefault="000947BF" w14:paraId="225381D5" w14:textId="77777777">
            <w:pPr>
              <w:pStyle w:val="HeaderTable"/>
            </w:pPr>
            <w:r>
              <w:t xml:space="preserve">Popup Create </w:t>
            </w:r>
            <w:r>
              <w:rPr>
                <w:rFonts w:cs="Angsana New"/>
              </w:rPr>
              <w:t>CP Name Section</w:t>
            </w:r>
          </w:p>
        </w:tc>
      </w:tr>
      <w:tr w:rsidR="000947BF" w:rsidTr="0043398A" w14:paraId="4FAE599F" w14:textId="77777777">
        <w:trPr>
          <w:gridAfter w:val="1"/>
          <w:wAfter w:w="3" w:type="pct"/>
        </w:trPr>
        <w:tc>
          <w:tcPr>
            <w:tcW w:w="777" w:type="pct"/>
          </w:tcPr>
          <w:p w:rsidR="000947BF" w:rsidP="00F117A4" w:rsidRDefault="000947BF" w14:paraId="7578B1A3" w14:textId="77777777">
            <w:r>
              <w:t>00001</w:t>
            </w:r>
          </w:p>
        </w:tc>
        <w:tc>
          <w:tcPr>
            <w:tcW w:w="1412" w:type="pct"/>
          </w:tcPr>
          <w:p w:rsidR="000947BF" w:rsidP="00F117A4" w:rsidRDefault="000947BF" w14:paraId="3243B76C" w14:textId="77777777">
            <w:r>
              <w:t>CP Name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687" w:type="pct"/>
            <w:gridSpan w:val="3"/>
          </w:tcPr>
          <w:p w:rsidR="000947BF" w:rsidP="00F117A4" w:rsidRDefault="000947BF" w14:paraId="6AE071CA" w14:textId="77777777">
            <w:pPr>
              <w:rPr>
                <w:cs/>
              </w:rPr>
            </w:pPr>
            <w:r>
              <w:rPr>
                <w:rFonts w:cs="Angsana New"/>
              </w:rPr>
              <w:t>createCpName</w:t>
            </w:r>
            <w:r>
              <w:rPr>
                <w:rFonts w:hint="cs"/>
                <w:cs/>
              </w:rPr>
              <w:t xml:space="preserve"> จะต้องเป็น </w:t>
            </w:r>
            <w:r>
              <w:t>Mandatory</w:t>
            </w:r>
          </w:p>
        </w:tc>
        <w:tc>
          <w:tcPr>
            <w:tcW w:w="1121" w:type="pct"/>
          </w:tcPr>
          <w:p w:rsidR="000947BF" w:rsidP="00F117A4" w:rsidRDefault="000947BF" w14:paraId="3F7A3E21" w14:textId="77777777">
            <w:pPr>
              <w:rPr>
                <w:rFonts w:cs="CordiaUPC"/>
                <w:szCs w:val="36"/>
              </w:rPr>
            </w:pPr>
          </w:p>
        </w:tc>
      </w:tr>
      <w:tr w:rsidR="000947BF" w:rsidTr="0043398A" w14:paraId="6FBEFE6E" w14:textId="77777777">
        <w:trPr>
          <w:gridAfter w:val="1"/>
          <w:wAfter w:w="3" w:type="pct"/>
        </w:trPr>
        <w:tc>
          <w:tcPr>
            <w:tcW w:w="777" w:type="pct"/>
          </w:tcPr>
          <w:p w:rsidR="000947BF" w:rsidP="00F117A4" w:rsidRDefault="000947BF" w14:paraId="6EB0F63C" w14:textId="77777777">
            <w:r>
              <w:t>00001</w:t>
            </w:r>
          </w:p>
        </w:tc>
        <w:tc>
          <w:tcPr>
            <w:tcW w:w="1412" w:type="pct"/>
          </w:tcPr>
          <w:p w:rsidR="000947BF" w:rsidP="00F117A4" w:rsidRDefault="000947BF" w14:paraId="15E354F5" w14:textId="77777777">
            <w:r>
              <w:t>CP ID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687" w:type="pct"/>
            <w:gridSpan w:val="3"/>
          </w:tcPr>
          <w:p w:rsidR="000947BF" w:rsidP="00F117A4" w:rsidRDefault="000947BF" w14:paraId="4D3F09E7" w14:textId="77777777">
            <w:pPr>
              <w:rPr>
                <w:cs/>
              </w:rPr>
            </w:pPr>
            <w:r>
              <w:rPr>
                <w:rFonts w:cs="Angsana New"/>
              </w:rPr>
              <w:t>createCpId</w:t>
            </w:r>
            <w:r>
              <w:rPr>
                <w:rFonts w:hint="cs"/>
                <w:cs/>
              </w:rPr>
              <w:t xml:space="preserve"> จะต้องเป็น </w:t>
            </w:r>
            <w:r>
              <w:t>Mandatory</w:t>
            </w:r>
          </w:p>
        </w:tc>
        <w:tc>
          <w:tcPr>
            <w:tcW w:w="1121" w:type="pct"/>
          </w:tcPr>
          <w:p w:rsidR="000947BF" w:rsidP="00F117A4" w:rsidRDefault="000947BF" w14:paraId="066BC707" w14:textId="77777777">
            <w:pPr>
              <w:rPr>
                <w:rFonts w:cs="CordiaUPC"/>
                <w:szCs w:val="36"/>
              </w:rPr>
            </w:pPr>
          </w:p>
        </w:tc>
      </w:tr>
      <w:tr w:rsidR="000947BF" w:rsidTr="0043398A" w14:paraId="63338CD5" w14:textId="77777777">
        <w:trPr>
          <w:gridAfter w:val="1"/>
          <w:wAfter w:w="3" w:type="pct"/>
        </w:trPr>
        <w:tc>
          <w:tcPr>
            <w:tcW w:w="777" w:type="pct"/>
          </w:tcPr>
          <w:p w:rsidR="000947BF" w:rsidP="00F117A4" w:rsidRDefault="000947BF" w14:paraId="0D33A638" w14:textId="77777777">
            <w:r>
              <w:rPr>
                <w:rFonts w:cs="CordiaUPC"/>
              </w:rPr>
              <w:t>00003</w:t>
            </w:r>
          </w:p>
        </w:tc>
        <w:tc>
          <w:tcPr>
            <w:tcW w:w="1412" w:type="pct"/>
          </w:tcPr>
          <w:p w:rsidR="000947BF" w:rsidP="00F117A4" w:rsidRDefault="000947BF" w14:paraId="117C6752" w14:textId="77777777">
            <w:r>
              <w:t xml:space="preserve">CP Name </w:t>
            </w:r>
            <w:r>
              <w:rPr>
                <w:rFonts w:cs="CordiaUPC"/>
              </w:rPr>
              <w:t>must be unique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687" w:type="pct"/>
            <w:gridSpan w:val="3"/>
          </w:tcPr>
          <w:p w:rsidR="000947BF" w:rsidP="00F117A4" w:rsidRDefault="000947BF" w14:paraId="6C94785F" w14:textId="77777777">
            <w:pPr>
              <w:rPr>
                <w:rFonts w:cs="Angsana New"/>
              </w:rPr>
            </w:pPr>
            <w:r w:rsidRPr="000E77DA">
              <w:rPr>
                <w:rFonts w:cs="CordiaUPC"/>
              </w:rPr>
              <w:t>createCpName</w:t>
            </w:r>
            <w:r w:rsidRPr="000E77DA">
              <w:rPr>
                <w:rFonts w:cs="CordiaUPC"/>
                <w:cs/>
              </w:rPr>
              <w:t xml:space="preserve"> จะต้องไม่ซ้ำกัน</w:t>
            </w:r>
          </w:p>
        </w:tc>
        <w:tc>
          <w:tcPr>
            <w:tcW w:w="1121" w:type="pct"/>
          </w:tcPr>
          <w:p w:rsidR="000947BF" w:rsidP="00F117A4" w:rsidRDefault="000947BF" w14:paraId="16DACE93" w14:textId="77777777">
            <w:pPr>
              <w:rPr>
                <w:rFonts w:cs="CordiaUPC"/>
                <w:szCs w:val="36"/>
              </w:rPr>
            </w:pPr>
          </w:p>
        </w:tc>
      </w:tr>
      <w:tr w:rsidR="000947BF" w:rsidTr="0043398A" w14:paraId="66DA345B" w14:textId="77777777">
        <w:trPr>
          <w:gridAfter w:val="1"/>
          <w:wAfter w:w="3" w:type="pct"/>
        </w:trPr>
        <w:tc>
          <w:tcPr>
            <w:tcW w:w="777" w:type="pct"/>
          </w:tcPr>
          <w:p w:rsidR="000947BF" w:rsidP="00F117A4" w:rsidRDefault="000947BF" w14:paraId="4BAEA065" w14:textId="77777777">
            <w:r>
              <w:rPr>
                <w:rFonts w:cs="CordiaUPC"/>
              </w:rPr>
              <w:t>00003</w:t>
            </w:r>
          </w:p>
        </w:tc>
        <w:tc>
          <w:tcPr>
            <w:tcW w:w="1412" w:type="pct"/>
          </w:tcPr>
          <w:p w:rsidR="000947BF" w:rsidP="00F117A4" w:rsidRDefault="000947BF" w14:paraId="054C1471" w14:textId="77777777">
            <w:r>
              <w:t xml:space="preserve">CP ID </w:t>
            </w:r>
            <w:r>
              <w:rPr>
                <w:rFonts w:cs="CordiaUPC"/>
              </w:rPr>
              <w:t>must be unique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687" w:type="pct"/>
            <w:gridSpan w:val="3"/>
          </w:tcPr>
          <w:p w:rsidR="000947BF" w:rsidP="00F117A4" w:rsidRDefault="000947BF" w14:paraId="52B8ED0B" w14:textId="77777777">
            <w:pPr>
              <w:rPr>
                <w:rFonts w:cs="Angsana New"/>
              </w:rPr>
            </w:pPr>
            <w:r w:rsidRPr="000E77DA">
              <w:rPr>
                <w:rFonts w:cs="CordiaUPC"/>
              </w:rPr>
              <w:t>createCpId</w:t>
            </w:r>
            <w:r w:rsidRPr="000E77DA">
              <w:rPr>
                <w:rFonts w:cs="CordiaUPC"/>
                <w:cs/>
              </w:rPr>
              <w:t xml:space="preserve"> จะต้องไม่ซ้ำกัน</w:t>
            </w:r>
          </w:p>
        </w:tc>
        <w:tc>
          <w:tcPr>
            <w:tcW w:w="1121" w:type="pct"/>
          </w:tcPr>
          <w:p w:rsidR="000947BF" w:rsidP="00F117A4" w:rsidRDefault="000947BF" w14:paraId="1B6AAF77" w14:textId="77777777">
            <w:pPr>
              <w:rPr>
                <w:rFonts w:cs="CordiaUPC"/>
                <w:szCs w:val="36"/>
              </w:rPr>
            </w:pPr>
          </w:p>
        </w:tc>
      </w:tr>
      <w:tr w:rsidR="000947BF" w:rsidTr="0043398A" w14:paraId="3C56BFBD" w14:textId="77777777">
        <w:trPr>
          <w:gridAfter w:val="1"/>
          <w:wAfter w:w="3" w:type="pct"/>
        </w:trPr>
        <w:tc>
          <w:tcPr>
            <w:tcW w:w="777" w:type="pct"/>
          </w:tcPr>
          <w:p w:rsidR="000947BF" w:rsidP="00F117A4" w:rsidRDefault="000947BF" w14:paraId="5C1775E0" w14:textId="77777777">
            <w:r>
              <w:rPr>
                <w:rFonts w:cs="CordiaUPC"/>
              </w:rPr>
              <w:t>00003</w:t>
            </w:r>
          </w:p>
        </w:tc>
        <w:tc>
          <w:tcPr>
            <w:tcW w:w="1412" w:type="pct"/>
          </w:tcPr>
          <w:p w:rsidR="000947BF" w:rsidP="00F117A4" w:rsidRDefault="000947BF" w14:paraId="0B120505" w14:textId="77777777">
            <w:r>
              <w:t xml:space="preserve">CP Name and CP ID </w:t>
            </w:r>
            <w:r>
              <w:rPr>
                <w:rFonts w:cs="CordiaUPC"/>
              </w:rPr>
              <w:t>must be unique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687" w:type="pct"/>
            <w:gridSpan w:val="3"/>
          </w:tcPr>
          <w:p w:rsidRPr="000E77DA" w:rsidR="000947BF" w:rsidP="00F117A4" w:rsidRDefault="000947BF" w14:paraId="4D5740D8" w14:textId="77777777">
            <w:pPr>
              <w:rPr>
                <w:rFonts w:cs="CordiaUPC"/>
              </w:rPr>
            </w:pPr>
            <w:r w:rsidRPr="000E77DA">
              <w:rPr>
                <w:rFonts w:cs="CordiaUPC"/>
              </w:rPr>
              <w:t>createCpName</w:t>
            </w:r>
            <w:r w:rsidRPr="000E77DA">
              <w:rPr>
                <w:rFonts w:cs="CordiaUPC"/>
                <w:cs/>
              </w:rPr>
              <w:t xml:space="preserve"> และ </w:t>
            </w:r>
            <w:r w:rsidRPr="000E77DA">
              <w:rPr>
                <w:rFonts w:cs="CordiaUPC"/>
              </w:rPr>
              <w:t>createCpId</w:t>
            </w:r>
            <w:r w:rsidRPr="000E77DA">
              <w:rPr>
                <w:rFonts w:cs="CordiaUPC"/>
                <w:cs/>
              </w:rPr>
              <w:t xml:space="preserve"> จะต้องไม่ซ้ำกัน</w:t>
            </w:r>
          </w:p>
          <w:p w:rsidR="000947BF" w:rsidP="00F117A4" w:rsidRDefault="000947BF" w14:paraId="275F88DE" w14:textId="77777777">
            <w:r w:rsidRPr="000E77DA">
              <w:rPr>
                <w:rFonts w:cs="CordiaUPC"/>
                <w:cs/>
              </w:rPr>
              <w:t xml:space="preserve">หมายเหตุ เมื่อทั้ง </w:t>
            </w:r>
            <w:r w:rsidRPr="000E77DA">
              <w:rPr>
                <w:rFonts w:cs="CordiaUPC"/>
              </w:rPr>
              <w:t xml:space="preserve">2 Field </w:t>
            </w:r>
            <w:r w:rsidRPr="000E77DA">
              <w:rPr>
                <w:rFonts w:cs="CordiaUPC"/>
                <w:cs/>
              </w:rPr>
              <w:t xml:space="preserve">รวมกันจะต้อง </w:t>
            </w:r>
            <w:r w:rsidRPr="000E77DA">
              <w:rPr>
                <w:rFonts w:cs="CordiaUPC"/>
              </w:rPr>
              <w:t>Unique</w:t>
            </w:r>
          </w:p>
        </w:tc>
        <w:tc>
          <w:tcPr>
            <w:tcW w:w="1121" w:type="pct"/>
          </w:tcPr>
          <w:p w:rsidR="000947BF" w:rsidP="00F117A4" w:rsidRDefault="000947BF" w14:paraId="171283CB" w14:textId="77777777">
            <w:pPr>
              <w:rPr>
                <w:rFonts w:cs="CordiaUPC"/>
                <w:szCs w:val="36"/>
              </w:rPr>
            </w:pPr>
          </w:p>
        </w:tc>
      </w:tr>
      <w:tr w:rsidR="000947BF" w:rsidTr="0043398A" w14:paraId="00E73CBF" w14:textId="77777777">
        <w:trPr>
          <w:gridAfter w:val="1"/>
          <w:wAfter w:w="3" w:type="pct"/>
        </w:trPr>
        <w:tc>
          <w:tcPr>
            <w:tcW w:w="4997" w:type="pct"/>
            <w:gridSpan w:val="6"/>
            <w:shd w:val="clear" w:color="auto" w:fill="C2D69B" w:themeFill="accent3" w:themeFillTint="99"/>
          </w:tcPr>
          <w:p w:rsidR="000947BF" w:rsidP="00F117A4" w:rsidRDefault="000947BF" w14:paraId="670689F4" w14:textId="77777777">
            <w:pPr>
              <w:pStyle w:val="HeaderTable"/>
            </w:pPr>
            <w:r>
              <w:t xml:space="preserve">End Popup Create </w:t>
            </w:r>
            <w:r>
              <w:rPr>
                <w:rFonts w:cs="Angsana New"/>
              </w:rPr>
              <w:t>CP Name Section</w:t>
            </w:r>
          </w:p>
        </w:tc>
      </w:tr>
    </w:tbl>
    <w:p w:rsidRPr="008979A8" w:rsidR="000947BF" w:rsidP="0050326E" w:rsidRDefault="000947BF" w14:paraId="42121C77" w14:textId="77777777">
      <w:pPr>
        <w:pStyle w:val="Heading3"/>
        <w:numPr>
          <w:ilvl w:val="0"/>
          <w:numId w:val="530"/>
        </w:numPr>
        <w:rPr>
          <w:rFonts w:ascii="CordiaUPC" w:hAnsi="CordiaUPC" w:cs="CordiaUPC"/>
          <w:sz w:val="32"/>
          <w:szCs w:val="32"/>
        </w:rPr>
      </w:pPr>
      <w:r w:rsidRPr="008979A8">
        <w:rPr>
          <w:rFonts w:ascii="CordiaUPC" w:hAnsi="CordiaUPC" w:cs="CordiaUPC"/>
          <w:sz w:val="32"/>
          <w:szCs w:val="32"/>
        </w:rPr>
        <w:t>Mapping to DB</w:t>
      </w:r>
    </w:p>
    <w:tbl>
      <w:tblPr>
        <w:tblW w:w="4977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348"/>
        <w:gridCol w:w="2486"/>
        <w:gridCol w:w="4141"/>
      </w:tblGrid>
      <w:tr w:rsidRPr="008979A8" w:rsidR="000947BF" w:rsidTr="00F117A4" w14:paraId="71A4C996" w14:textId="77777777">
        <w:trPr>
          <w:cantSplit/>
          <w:tblHeader/>
        </w:trPr>
        <w:tc>
          <w:tcPr>
            <w:tcW w:w="1308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0947BF" w:rsidP="00F117A4" w:rsidRDefault="000947BF" w14:paraId="4BDADA19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Database Table</w:t>
            </w:r>
          </w:p>
        </w:tc>
        <w:tc>
          <w:tcPr>
            <w:tcW w:w="1385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0947BF" w:rsidP="00F117A4" w:rsidRDefault="000947BF" w14:paraId="25EDC05C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Database Column</w:t>
            </w:r>
          </w:p>
        </w:tc>
        <w:tc>
          <w:tcPr>
            <w:tcW w:w="2307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0947BF" w:rsidP="00F117A4" w:rsidRDefault="000947BF" w14:paraId="2CF943A5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Field on Screen</w:t>
            </w:r>
          </w:p>
        </w:tc>
      </w:tr>
      <w:tr w:rsidRPr="008979A8" w:rsidR="000947BF" w:rsidTr="00F117A4" w14:paraId="61312DC8" w14:textId="77777777">
        <w:tc>
          <w:tcPr>
            <w:tcW w:w="1308" w:type="pct"/>
            <w:vMerge w:val="restart"/>
          </w:tcPr>
          <w:p w:rsidR="000947BF" w:rsidP="00F117A4" w:rsidRDefault="000947BF" w14:paraId="59D6659E" w14:textId="77777777">
            <w:pPr>
              <w:rPr>
                <w:rFonts w:cs="CordiaUPC"/>
              </w:rPr>
            </w:pPr>
            <w:r w:rsidRPr="00713876">
              <w:rPr>
                <w:rFonts w:cs="CordiaUPC"/>
              </w:rPr>
              <w:t>MASS_CONTENT_MUSIC</w:t>
            </w:r>
          </w:p>
        </w:tc>
        <w:tc>
          <w:tcPr>
            <w:tcW w:w="1385" w:type="pct"/>
          </w:tcPr>
          <w:p w:rsidRPr="000E77DA" w:rsidR="000947BF" w:rsidP="00F117A4" w:rsidRDefault="000947BF" w14:paraId="11054E6B" w14:textId="77777777">
            <w:r>
              <w:t>ROW_ID</w:t>
            </w:r>
          </w:p>
        </w:tc>
        <w:tc>
          <w:tcPr>
            <w:tcW w:w="2307" w:type="pct"/>
          </w:tcPr>
          <w:p w:rsidRPr="00737403" w:rsidR="000947BF" w:rsidP="00F117A4" w:rsidRDefault="000947BF" w14:paraId="139E278E" w14:textId="77777777">
            <w:pPr>
              <w:spacing w:after="0"/>
              <w:rPr>
                <w:rFonts w:cs="CordiaUPC"/>
                <w:cs/>
              </w:rPr>
            </w:pPr>
            <w:r w:rsidRPr="00E97F4C">
              <w:rPr>
                <w:rFonts w:cs="CordiaUPC"/>
                <w:cs/>
              </w:rPr>
              <w:t xml:space="preserve">กรณี </w:t>
            </w:r>
            <w:r w:rsidRPr="00737403">
              <w:rPr>
                <w:rFonts w:cs="CordiaUPC"/>
              </w:rPr>
              <w:t xml:space="preserve">Save </w:t>
            </w:r>
            <w:r w:rsidRPr="00E97F4C">
              <w:rPr>
                <w:rFonts w:cs="CordiaUPC"/>
                <w:cs/>
              </w:rPr>
              <w:t>ครั้งแรก</w:t>
            </w:r>
          </w:p>
          <w:p w:rsidRPr="00737403" w:rsidR="000947BF" w:rsidP="00F117A4" w:rsidRDefault="000947BF" w14:paraId="35602D68" w14:textId="77777777">
            <w:pPr>
              <w:rPr>
                <w:rFonts w:cs="CordiaUPC"/>
              </w:rPr>
            </w:pPr>
            <w:r w:rsidRPr="00E97F4C">
              <w:rPr>
                <w:rFonts w:cs="CordiaUPC"/>
                <w:cs/>
              </w:rPr>
              <w:t xml:space="preserve">ให้ระบบ </w:t>
            </w:r>
            <w:r w:rsidRPr="00737403">
              <w:rPr>
                <w:rFonts w:cs="CordiaUPC"/>
              </w:rPr>
              <w:t xml:space="preserve">Auto Generate </w:t>
            </w:r>
          </w:p>
          <w:p w:rsidRPr="00737403" w:rsidR="000947BF" w:rsidP="00F117A4" w:rsidRDefault="000947BF" w14:paraId="45BAB8CF" w14:textId="77777777">
            <w:pPr>
              <w:spacing w:after="0"/>
              <w:rPr>
                <w:rFonts w:cs="CordiaUPC"/>
              </w:rPr>
            </w:pPr>
            <w:r w:rsidRPr="00E97F4C">
              <w:rPr>
                <w:rFonts w:cs="CordiaUPC"/>
                <w:cs/>
              </w:rPr>
              <w:t xml:space="preserve">กรณี </w:t>
            </w:r>
            <w:r w:rsidRPr="00737403">
              <w:rPr>
                <w:rFonts w:cs="CordiaUPC"/>
              </w:rPr>
              <w:t xml:space="preserve">Save </w:t>
            </w:r>
            <w:r w:rsidRPr="00E97F4C">
              <w:rPr>
                <w:rFonts w:cs="CordiaUPC"/>
                <w:cs/>
              </w:rPr>
              <w:t>ครั้งถัดไป</w:t>
            </w:r>
          </w:p>
          <w:p w:rsidR="000947BF" w:rsidP="00F117A4" w:rsidRDefault="000947BF" w14:paraId="2750C8B9" w14:textId="77777777">
            <w:pPr>
              <w:spacing w:after="0"/>
              <w:rPr>
                <w:rFonts w:cs="CordiaUPC"/>
                <w:cs/>
              </w:rPr>
            </w:pPr>
            <w:r w:rsidRPr="00E97F4C">
              <w:rPr>
                <w:rFonts w:cs="CordiaUPC"/>
                <w:cs/>
              </w:rPr>
              <w:t xml:space="preserve">ให้ใช้ </w:t>
            </w:r>
            <w:r w:rsidRPr="00737403">
              <w:rPr>
                <w:rFonts w:cs="CordiaUPC"/>
              </w:rPr>
              <w:t xml:space="preserve">Row ID </w:t>
            </w:r>
            <w:r w:rsidRPr="00E97F4C">
              <w:rPr>
                <w:rFonts w:cs="CordiaUPC"/>
                <w:cs/>
              </w:rPr>
              <w:t>เดิม</w:t>
            </w:r>
          </w:p>
        </w:tc>
      </w:tr>
      <w:tr w:rsidRPr="008979A8" w:rsidR="000947BF" w:rsidTr="00F117A4" w14:paraId="3A926F2F" w14:textId="77777777">
        <w:tc>
          <w:tcPr>
            <w:tcW w:w="1308" w:type="pct"/>
            <w:vMerge/>
          </w:tcPr>
          <w:p w:rsidR="000947BF" w:rsidP="00F117A4" w:rsidRDefault="000947BF" w14:paraId="36B643EC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0E77DA" w:rsidR="000947BF" w:rsidP="00F117A4" w:rsidRDefault="000947BF" w14:paraId="09588EA7" w14:textId="77777777">
            <w:r>
              <w:t>REFERENCE_ROW_ID</w:t>
            </w:r>
          </w:p>
        </w:tc>
        <w:tc>
          <w:tcPr>
            <w:tcW w:w="2307" w:type="pct"/>
          </w:tcPr>
          <w:p w:rsidRPr="000E77DA" w:rsidR="000947BF" w:rsidP="00F117A4" w:rsidRDefault="000947BF" w14:paraId="25654EF2" w14:textId="77777777">
            <w:pPr>
              <w:spacing w:after="0"/>
              <w:rPr>
                <w:rFonts w:cs="CordiaUPC"/>
              </w:rPr>
            </w:pPr>
            <w:r w:rsidRPr="000E77DA">
              <w:rPr>
                <w:rFonts w:cs="CordiaUPC"/>
                <w:cs/>
              </w:rPr>
              <w:t xml:space="preserve">ให้ใช้ </w:t>
            </w:r>
            <w:r w:rsidRPr="00713876">
              <w:rPr>
                <w:rFonts w:cs="CordiaUPC"/>
              </w:rPr>
              <w:t>MASS_PO_DETAIL</w:t>
            </w:r>
            <w:r w:rsidRPr="000E77DA">
              <w:rPr>
                <w:rFonts w:cs="CordiaUPC"/>
                <w:cs/>
              </w:rPr>
              <w:t>.</w:t>
            </w:r>
            <w:r w:rsidRPr="00713876">
              <w:rPr>
                <w:rFonts w:cs="CordiaUPC"/>
              </w:rPr>
              <w:t>ROW_ID</w:t>
            </w:r>
            <w:r w:rsidRPr="000E77DA">
              <w:rPr>
                <w:rFonts w:cs="CordiaUPC"/>
                <w:cs/>
              </w:rPr>
              <w:t xml:space="preserve"> เดิม</w:t>
            </w:r>
          </w:p>
        </w:tc>
      </w:tr>
      <w:tr w:rsidRPr="008979A8" w:rsidR="000947BF" w:rsidTr="00F117A4" w14:paraId="3AC424C2" w14:textId="77777777">
        <w:tc>
          <w:tcPr>
            <w:tcW w:w="1308" w:type="pct"/>
            <w:vMerge/>
          </w:tcPr>
          <w:p w:rsidRPr="008979A8" w:rsidR="000947BF" w:rsidP="00F117A4" w:rsidRDefault="000947BF" w14:paraId="1EC02CAD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0947BF" w:rsidP="00F117A4" w:rsidRDefault="000947BF" w14:paraId="4D7EB114" w14:textId="77777777">
            <w:pPr>
              <w:spacing w:after="0"/>
              <w:rPr>
                <w:rFonts w:cs="CordiaUPC"/>
              </w:rPr>
            </w:pPr>
            <w:r>
              <w:t>FREE_RESOURCE_TYPE</w:t>
            </w:r>
          </w:p>
        </w:tc>
        <w:tc>
          <w:tcPr>
            <w:tcW w:w="2307" w:type="pct"/>
          </w:tcPr>
          <w:p w:rsidRPr="00713876" w:rsidR="000947BF" w:rsidP="00F117A4" w:rsidRDefault="000947BF" w14:paraId="105C2A01" w14:textId="77777777">
            <w:pPr>
              <w:rPr>
                <w:rFonts w:cs="CordiaUPC"/>
              </w:rPr>
            </w:pPr>
            <w:r w:rsidRPr="000E77DA">
              <w:rPr>
                <w:rFonts w:cs="CordiaUPC"/>
                <w:cs/>
              </w:rPr>
              <w:t xml:space="preserve">ให้ </w:t>
            </w:r>
            <w:r w:rsidRPr="00713876">
              <w:rPr>
                <w:rFonts w:cs="CordiaUPC"/>
              </w:rPr>
              <w:t xml:space="preserve">Default </w:t>
            </w:r>
            <w:r w:rsidRPr="000E77DA">
              <w:rPr>
                <w:rFonts w:cs="CordiaUPC"/>
                <w:cs/>
              </w:rPr>
              <w:t>ค่าเป็น “</w:t>
            </w:r>
            <w:r w:rsidRPr="00713876">
              <w:rPr>
                <w:rFonts w:cs="CordiaUPC"/>
              </w:rPr>
              <w:t>Product Pricing</w:t>
            </w:r>
            <w:r w:rsidRPr="000E77DA">
              <w:rPr>
                <w:rFonts w:cs="CordiaUPC"/>
                <w:cs/>
              </w:rPr>
              <w:t>”</w:t>
            </w:r>
          </w:p>
        </w:tc>
      </w:tr>
      <w:tr w:rsidRPr="008979A8" w:rsidR="000947BF" w:rsidTr="00F117A4" w14:paraId="24C6A736" w14:textId="77777777">
        <w:tc>
          <w:tcPr>
            <w:tcW w:w="1308" w:type="pct"/>
            <w:vMerge/>
          </w:tcPr>
          <w:p w:rsidRPr="008979A8" w:rsidR="000947BF" w:rsidP="00F117A4" w:rsidRDefault="000947BF" w14:paraId="11C2E964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0947BF" w:rsidP="00F117A4" w:rsidRDefault="000947BF" w14:paraId="7D805CAB" w14:textId="77777777">
            <w:pPr>
              <w:spacing w:after="0"/>
              <w:rPr>
                <w:rFonts w:cs="CordiaUPC"/>
              </w:rPr>
            </w:pPr>
            <w:r>
              <w:t>SERVICE</w:t>
            </w:r>
          </w:p>
        </w:tc>
        <w:tc>
          <w:tcPr>
            <w:tcW w:w="2307" w:type="pct"/>
          </w:tcPr>
          <w:p w:rsidRPr="00737403" w:rsidR="000947BF" w:rsidP="00F117A4" w:rsidRDefault="000947BF" w14:paraId="407006EE" w14:textId="77777777">
            <w:pPr>
              <w:rPr>
                <w:rFonts w:cs="CordiaUPC"/>
              </w:rPr>
            </w:pPr>
            <w:r>
              <w:t>service</w:t>
            </w:r>
          </w:p>
        </w:tc>
      </w:tr>
      <w:tr w:rsidRPr="008979A8" w:rsidR="000947BF" w:rsidTr="00F117A4" w14:paraId="6B6F37D1" w14:textId="77777777">
        <w:tc>
          <w:tcPr>
            <w:tcW w:w="1308" w:type="pct"/>
            <w:vMerge/>
          </w:tcPr>
          <w:p w:rsidRPr="008979A8" w:rsidR="000947BF" w:rsidP="00F117A4" w:rsidRDefault="000947BF" w14:paraId="740998C8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0947BF" w:rsidP="00F117A4" w:rsidRDefault="000947BF" w14:paraId="2F372C84" w14:textId="77777777">
            <w:pPr>
              <w:spacing w:after="0"/>
              <w:rPr>
                <w:rFonts w:cs="CordiaUPC"/>
              </w:rPr>
            </w:pPr>
            <w:r>
              <w:t>BUNDLE_TYPE</w:t>
            </w:r>
          </w:p>
        </w:tc>
        <w:tc>
          <w:tcPr>
            <w:tcW w:w="2307" w:type="pct"/>
          </w:tcPr>
          <w:p w:rsidRPr="00737403" w:rsidR="000947BF" w:rsidP="00F117A4" w:rsidRDefault="000947BF" w14:paraId="72B3812B" w14:textId="77777777">
            <w:pPr>
              <w:rPr>
                <w:rFonts w:cs="CordiaUPC"/>
              </w:rPr>
            </w:pPr>
          </w:p>
        </w:tc>
      </w:tr>
      <w:tr w:rsidRPr="008979A8" w:rsidR="000947BF" w:rsidTr="00F117A4" w14:paraId="262EB192" w14:textId="77777777">
        <w:tc>
          <w:tcPr>
            <w:tcW w:w="1308" w:type="pct"/>
            <w:vMerge/>
          </w:tcPr>
          <w:p w:rsidRPr="008979A8" w:rsidR="000947BF" w:rsidP="00F117A4" w:rsidRDefault="000947BF" w14:paraId="24BD4E07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0947BF" w:rsidP="00F117A4" w:rsidRDefault="000947BF" w14:paraId="0D673B30" w14:textId="77777777">
            <w:pPr>
              <w:spacing w:after="0"/>
              <w:rPr>
                <w:rFonts w:cs="CordiaUPC"/>
              </w:rPr>
            </w:pPr>
            <w:r>
              <w:t>SOURCE_CONTENT</w:t>
            </w:r>
          </w:p>
        </w:tc>
        <w:tc>
          <w:tcPr>
            <w:tcW w:w="2307" w:type="pct"/>
          </w:tcPr>
          <w:p w:rsidRPr="00737403" w:rsidR="000947BF" w:rsidP="00F117A4" w:rsidRDefault="000947BF" w14:paraId="4C564F58" w14:textId="77777777">
            <w:pPr>
              <w:rPr>
                <w:rFonts w:cs="CordiaUPC"/>
              </w:rPr>
            </w:pPr>
          </w:p>
        </w:tc>
      </w:tr>
      <w:tr w:rsidRPr="008979A8" w:rsidR="000947BF" w:rsidTr="00F117A4" w14:paraId="21958B59" w14:textId="77777777">
        <w:tc>
          <w:tcPr>
            <w:tcW w:w="1308" w:type="pct"/>
            <w:vMerge/>
          </w:tcPr>
          <w:p w:rsidRPr="008979A8" w:rsidR="000947BF" w:rsidP="00F117A4" w:rsidRDefault="000947BF" w14:paraId="685EF645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0947BF" w:rsidP="00F117A4" w:rsidRDefault="000947BF" w14:paraId="1E1A92CE" w14:textId="77777777">
            <w:pPr>
              <w:spacing w:after="0"/>
              <w:rPr>
                <w:rFonts w:cs="CordiaUPC"/>
              </w:rPr>
            </w:pPr>
            <w:r>
              <w:t>PACKAGE_GROUP_NAME</w:t>
            </w:r>
          </w:p>
        </w:tc>
        <w:tc>
          <w:tcPr>
            <w:tcW w:w="2307" w:type="pct"/>
          </w:tcPr>
          <w:p w:rsidRPr="00737403" w:rsidR="000947BF" w:rsidP="00F117A4" w:rsidRDefault="000947BF" w14:paraId="7C7EA53A" w14:textId="77777777">
            <w:pPr>
              <w:rPr>
                <w:rFonts w:cs="CordiaUPC"/>
              </w:rPr>
            </w:pPr>
          </w:p>
        </w:tc>
      </w:tr>
      <w:tr w:rsidRPr="008979A8" w:rsidR="000947BF" w:rsidTr="00F117A4" w14:paraId="5292E099" w14:textId="77777777">
        <w:tc>
          <w:tcPr>
            <w:tcW w:w="1308" w:type="pct"/>
            <w:vMerge/>
          </w:tcPr>
          <w:p w:rsidRPr="008979A8" w:rsidR="000947BF" w:rsidP="00F117A4" w:rsidRDefault="000947BF" w14:paraId="010F90C1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0947BF" w:rsidP="00F117A4" w:rsidRDefault="000947BF" w14:paraId="4D30F129" w14:textId="77777777">
            <w:pPr>
              <w:spacing w:after="0"/>
              <w:rPr>
                <w:rFonts w:cs="CordiaUPC"/>
              </w:rPr>
            </w:pPr>
            <w:r>
              <w:rPr>
                <w:szCs w:val="36"/>
              </w:rPr>
              <w:t>DURATION_TYPE</w:t>
            </w:r>
          </w:p>
        </w:tc>
        <w:tc>
          <w:tcPr>
            <w:tcW w:w="2307" w:type="pct"/>
          </w:tcPr>
          <w:p w:rsidRPr="00737403" w:rsidR="000947BF" w:rsidP="00F117A4" w:rsidRDefault="000947BF" w14:paraId="69A0A2CF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d</w:t>
            </w:r>
            <w:r w:rsidRPr="008979A8">
              <w:rPr>
                <w:rFonts w:cs="CordiaUPC"/>
              </w:rPr>
              <w:t>urationType</w:t>
            </w:r>
          </w:p>
        </w:tc>
      </w:tr>
      <w:tr w:rsidRPr="008979A8" w:rsidR="000947BF" w:rsidTr="00F117A4" w14:paraId="548C98B1" w14:textId="77777777">
        <w:tc>
          <w:tcPr>
            <w:tcW w:w="1308" w:type="pct"/>
            <w:vMerge/>
          </w:tcPr>
          <w:p w:rsidRPr="008979A8" w:rsidR="000947BF" w:rsidP="00F117A4" w:rsidRDefault="000947BF" w14:paraId="67BF4205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0947BF" w:rsidP="00F117A4" w:rsidRDefault="000947BF" w14:paraId="2F549DFF" w14:textId="77777777">
            <w:pPr>
              <w:spacing w:after="0"/>
              <w:rPr>
                <w:rFonts w:cs="CordiaUPC"/>
              </w:rPr>
            </w:pPr>
            <w:r>
              <w:rPr>
                <w:szCs w:val="36"/>
              </w:rPr>
              <w:t>DURATION_FROM</w:t>
            </w:r>
          </w:p>
        </w:tc>
        <w:tc>
          <w:tcPr>
            <w:tcW w:w="2307" w:type="pct"/>
          </w:tcPr>
          <w:p w:rsidRPr="00737403" w:rsidR="000947BF" w:rsidP="00F117A4" w:rsidRDefault="000947BF" w14:paraId="5C3E13DB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d</w:t>
            </w:r>
            <w:r w:rsidRPr="008979A8">
              <w:rPr>
                <w:rFonts w:cs="CordiaUPC"/>
              </w:rPr>
              <w:t>urationFrom</w:t>
            </w:r>
          </w:p>
        </w:tc>
      </w:tr>
      <w:tr w:rsidRPr="008979A8" w:rsidR="000947BF" w:rsidTr="00F117A4" w14:paraId="728588F7" w14:textId="77777777">
        <w:tc>
          <w:tcPr>
            <w:tcW w:w="1308" w:type="pct"/>
            <w:vMerge/>
          </w:tcPr>
          <w:p w:rsidRPr="008979A8" w:rsidR="000947BF" w:rsidP="00F117A4" w:rsidRDefault="000947BF" w14:paraId="30CA99DD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0947BF" w:rsidP="00F117A4" w:rsidRDefault="000947BF" w14:paraId="677D8BC6" w14:textId="77777777">
            <w:pPr>
              <w:spacing w:after="0"/>
              <w:rPr>
                <w:rFonts w:cs="CordiaUPC"/>
              </w:rPr>
            </w:pPr>
            <w:r>
              <w:rPr>
                <w:szCs w:val="36"/>
              </w:rPr>
              <w:t>DURATION_TO</w:t>
            </w:r>
          </w:p>
        </w:tc>
        <w:tc>
          <w:tcPr>
            <w:tcW w:w="2307" w:type="pct"/>
          </w:tcPr>
          <w:p w:rsidRPr="00737403" w:rsidR="000947BF" w:rsidP="00F117A4" w:rsidRDefault="000947BF" w14:paraId="566818A0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d</w:t>
            </w:r>
            <w:r w:rsidRPr="008979A8">
              <w:rPr>
                <w:rFonts w:cs="CordiaUPC"/>
              </w:rPr>
              <w:t>urationTo</w:t>
            </w:r>
          </w:p>
        </w:tc>
      </w:tr>
      <w:tr w:rsidRPr="008979A8" w:rsidR="000947BF" w:rsidTr="00F117A4" w14:paraId="5077215F" w14:textId="77777777">
        <w:tc>
          <w:tcPr>
            <w:tcW w:w="1308" w:type="pct"/>
            <w:vMerge/>
          </w:tcPr>
          <w:p w:rsidRPr="008979A8" w:rsidR="000947BF" w:rsidP="00F117A4" w:rsidRDefault="000947BF" w14:paraId="07E45994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0947BF" w:rsidP="00F117A4" w:rsidRDefault="000947BF" w14:paraId="5E4D4154" w14:textId="77777777">
            <w:pPr>
              <w:spacing w:after="0"/>
              <w:rPr>
                <w:rFonts w:cs="CordiaUPC"/>
              </w:rPr>
            </w:pPr>
            <w:r>
              <w:rPr>
                <w:szCs w:val="36"/>
              </w:rPr>
              <w:t>DURATION_UNIT</w:t>
            </w:r>
          </w:p>
        </w:tc>
        <w:tc>
          <w:tcPr>
            <w:tcW w:w="2307" w:type="pct"/>
          </w:tcPr>
          <w:p w:rsidRPr="00737403" w:rsidR="000947BF" w:rsidP="00F117A4" w:rsidRDefault="000947BF" w14:paraId="54D0270E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d</w:t>
            </w:r>
            <w:r w:rsidRPr="008979A8">
              <w:rPr>
                <w:rFonts w:cs="CordiaUPC"/>
              </w:rPr>
              <w:t>urationUnit</w:t>
            </w:r>
          </w:p>
        </w:tc>
      </w:tr>
      <w:tr w:rsidRPr="008979A8" w:rsidR="000947BF" w:rsidTr="00F117A4" w14:paraId="5BA4CB29" w14:textId="77777777">
        <w:tc>
          <w:tcPr>
            <w:tcW w:w="1308" w:type="pct"/>
            <w:vMerge/>
          </w:tcPr>
          <w:p w:rsidRPr="008979A8" w:rsidR="000947BF" w:rsidP="00F117A4" w:rsidRDefault="000947BF" w14:paraId="054818D3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0947BF" w:rsidP="00F117A4" w:rsidRDefault="000947BF" w14:paraId="39ED0BED" w14:textId="77777777">
            <w:pPr>
              <w:spacing w:after="0"/>
              <w:rPr>
                <w:rFonts w:cs="CordiaUPC"/>
              </w:rPr>
            </w:pPr>
            <w:r>
              <w:rPr>
                <w:szCs w:val="36"/>
              </w:rPr>
              <w:t>BILL_CYCLE_TYPE</w:t>
            </w:r>
          </w:p>
        </w:tc>
        <w:tc>
          <w:tcPr>
            <w:tcW w:w="2307" w:type="pct"/>
          </w:tcPr>
          <w:p w:rsidRPr="00737403" w:rsidR="000947BF" w:rsidP="00F117A4" w:rsidRDefault="000947BF" w14:paraId="55EF628E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billCycleType</w:t>
            </w:r>
          </w:p>
        </w:tc>
      </w:tr>
      <w:tr w:rsidRPr="008979A8" w:rsidR="000947BF" w:rsidTr="00F117A4" w14:paraId="054AD92E" w14:textId="77777777">
        <w:tc>
          <w:tcPr>
            <w:tcW w:w="1308" w:type="pct"/>
            <w:vMerge/>
          </w:tcPr>
          <w:p w:rsidRPr="008979A8" w:rsidR="000947BF" w:rsidP="00F117A4" w:rsidRDefault="000947BF" w14:paraId="5C12BB1C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0947BF" w:rsidP="00F117A4" w:rsidRDefault="000947BF" w14:paraId="55A10B7E" w14:textId="77777777">
            <w:pPr>
              <w:spacing w:after="0"/>
              <w:rPr>
                <w:rFonts w:cs="CordiaUPC"/>
              </w:rPr>
            </w:pPr>
            <w:r>
              <w:rPr>
                <w:szCs w:val="36"/>
              </w:rPr>
              <w:t>BILL_CYCLE_VALUE</w:t>
            </w:r>
          </w:p>
        </w:tc>
        <w:tc>
          <w:tcPr>
            <w:tcW w:w="2307" w:type="pct"/>
          </w:tcPr>
          <w:p w:rsidRPr="00737403" w:rsidR="000947BF" w:rsidP="00F117A4" w:rsidRDefault="000947BF" w14:paraId="1E42D750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billCycleValue</w:t>
            </w:r>
          </w:p>
        </w:tc>
      </w:tr>
      <w:tr w:rsidRPr="008979A8" w:rsidR="000947BF" w:rsidTr="00F117A4" w14:paraId="66E21D84" w14:textId="77777777">
        <w:tc>
          <w:tcPr>
            <w:tcW w:w="1308" w:type="pct"/>
            <w:vMerge/>
          </w:tcPr>
          <w:p w:rsidRPr="008979A8" w:rsidR="000947BF" w:rsidP="00F117A4" w:rsidRDefault="000947BF" w14:paraId="237A6745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0947BF" w:rsidP="00F117A4" w:rsidRDefault="000947BF" w14:paraId="29D88654" w14:textId="77777777">
            <w:pPr>
              <w:spacing w:after="0"/>
              <w:rPr>
                <w:rFonts w:cs="CordiaUPC"/>
              </w:rPr>
            </w:pPr>
            <w:r>
              <w:rPr>
                <w:szCs w:val="36"/>
              </w:rPr>
              <w:t>BILL_CYCLE_UNIT</w:t>
            </w:r>
          </w:p>
        </w:tc>
        <w:tc>
          <w:tcPr>
            <w:tcW w:w="2307" w:type="pct"/>
          </w:tcPr>
          <w:p w:rsidRPr="00737403" w:rsidR="000947BF" w:rsidP="00F117A4" w:rsidRDefault="000947BF" w14:paraId="72A60A32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billCycleUnit</w:t>
            </w:r>
          </w:p>
        </w:tc>
      </w:tr>
      <w:tr w:rsidRPr="008979A8" w:rsidR="000947BF" w:rsidTr="00F117A4" w14:paraId="2C22E59F" w14:textId="77777777">
        <w:tc>
          <w:tcPr>
            <w:tcW w:w="1308" w:type="pct"/>
            <w:vMerge/>
          </w:tcPr>
          <w:p w:rsidRPr="008979A8" w:rsidR="000947BF" w:rsidP="00F117A4" w:rsidRDefault="000947BF" w14:paraId="0B934CD0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0947BF" w:rsidP="00F117A4" w:rsidRDefault="000947BF" w14:paraId="2CF684B5" w14:textId="77777777">
            <w:pPr>
              <w:spacing w:after="0"/>
              <w:rPr>
                <w:rFonts w:cs="CordiaUPC"/>
              </w:rPr>
            </w:pPr>
            <w:r>
              <w:rPr>
                <w:szCs w:val="36"/>
              </w:rPr>
              <w:t>DEDUCT_TYPE</w:t>
            </w:r>
          </w:p>
        </w:tc>
        <w:tc>
          <w:tcPr>
            <w:tcW w:w="2307" w:type="pct"/>
          </w:tcPr>
          <w:p w:rsidRPr="00737403" w:rsidR="000947BF" w:rsidP="00F117A4" w:rsidRDefault="000947BF" w14:paraId="084DCFA0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deductType</w:t>
            </w:r>
          </w:p>
        </w:tc>
      </w:tr>
      <w:tr w:rsidRPr="008979A8" w:rsidR="000947BF" w:rsidTr="00F117A4" w14:paraId="3D840026" w14:textId="77777777">
        <w:tc>
          <w:tcPr>
            <w:tcW w:w="1308" w:type="pct"/>
            <w:vMerge/>
          </w:tcPr>
          <w:p w:rsidRPr="008979A8" w:rsidR="000947BF" w:rsidP="00F117A4" w:rsidRDefault="000947BF" w14:paraId="51CFDCF4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0947BF" w:rsidP="00F117A4" w:rsidRDefault="000947BF" w14:paraId="2E5C4E77" w14:textId="77777777">
            <w:pPr>
              <w:spacing w:after="0"/>
              <w:rPr>
                <w:rFonts w:cs="CordiaUPC"/>
              </w:rPr>
            </w:pPr>
            <w:r>
              <w:rPr>
                <w:szCs w:val="36"/>
              </w:rPr>
              <w:t>CP_ID</w:t>
            </w:r>
          </w:p>
        </w:tc>
        <w:tc>
          <w:tcPr>
            <w:tcW w:w="2307" w:type="pct"/>
          </w:tcPr>
          <w:p w:rsidRPr="00737403" w:rsidR="000947BF" w:rsidP="00F117A4" w:rsidRDefault="000947BF" w14:paraId="263AEC32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cpId</w:t>
            </w:r>
          </w:p>
        </w:tc>
      </w:tr>
      <w:tr w:rsidRPr="008979A8" w:rsidR="000947BF" w:rsidTr="00F117A4" w14:paraId="395619CE" w14:textId="77777777">
        <w:tc>
          <w:tcPr>
            <w:tcW w:w="1308" w:type="pct"/>
            <w:vMerge/>
          </w:tcPr>
          <w:p w:rsidRPr="008979A8" w:rsidR="000947BF" w:rsidP="00F117A4" w:rsidRDefault="000947BF" w14:paraId="0C067E4F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0947BF" w:rsidP="00F117A4" w:rsidRDefault="000947BF" w14:paraId="702861A1" w14:textId="77777777">
            <w:pPr>
              <w:spacing w:after="0"/>
              <w:rPr>
                <w:rFonts w:cs="CordiaUPC"/>
              </w:rPr>
            </w:pPr>
            <w:r>
              <w:rPr>
                <w:szCs w:val="36"/>
              </w:rPr>
              <w:t>CP_NAME</w:t>
            </w:r>
          </w:p>
        </w:tc>
        <w:tc>
          <w:tcPr>
            <w:tcW w:w="2307" w:type="pct"/>
          </w:tcPr>
          <w:p w:rsidRPr="00737403" w:rsidR="000947BF" w:rsidP="00F117A4" w:rsidRDefault="000947BF" w14:paraId="583661E3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cpName</w:t>
            </w:r>
          </w:p>
        </w:tc>
      </w:tr>
      <w:tr w:rsidRPr="008979A8" w:rsidR="000947BF" w:rsidTr="00F117A4" w14:paraId="70CC27FF" w14:textId="77777777">
        <w:tc>
          <w:tcPr>
            <w:tcW w:w="1308" w:type="pct"/>
            <w:vMerge/>
          </w:tcPr>
          <w:p w:rsidRPr="008979A8" w:rsidR="000947BF" w:rsidP="00F117A4" w:rsidRDefault="000947BF" w14:paraId="3728D398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0947BF" w:rsidP="00F117A4" w:rsidRDefault="000947BF" w14:paraId="344A4D4E" w14:textId="77777777">
            <w:pPr>
              <w:spacing w:after="0"/>
              <w:rPr>
                <w:rFonts w:cs="CordiaUPC"/>
              </w:rPr>
            </w:pPr>
            <w:r>
              <w:rPr>
                <w:szCs w:val="36"/>
              </w:rPr>
              <w:t>IP</w:t>
            </w:r>
          </w:p>
        </w:tc>
        <w:tc>
          <w:tcPr>
            <w:tcW w:w="2307" w:type="pct"/>
          </w:tcPr>
          <w:p w:rsidRPr="00737403" w:rsidR="000947BF" w:rsidP="00F117A4" w:rsidRDefault="000947BF" w14:paraId="21847012" w14:textId="77777777">
            <w:pPr>
              <w:rPr>
                <w:rFonts w:cs="CordiaUPC"/>
              </w:rPr>
            </w:pPr>
            <w:r>
              <w:rPr>
                <w:rFonts w:cs="Angsana New"/>
              </w:rPr>
              <w:t>ip</w:t>
            </w:r>
          </w:p>
        </w:tc>
      </w:tr>
      <w:tr w:rsidRPr="008979A8" w:rsidR="000947BF" w:rsidTr="00F117A4" w14:paraId="09A4A075" w14:textId="77777777">
        <w:tc>
          <w:tcPr>
            <w:tcW w:w="1308" w:type="pct"/>
            <w:vMerge/>
          </w:tcPr>
          <w:p w:rsidRPr="008979A8" w:rsidR="000947BF" w:rsidP="00F117A4" w:rsidRDefault="000947BF" w14:paraId="63274A16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0947BF" w:rsidP="00F117A4" w:rsidRDefault="000947BF" w14:paraId="75520FEC" w14:textId="77777777">
            <w:pPr>
              <w:spacing w:after="0"/>
              <w:rPr>
                <w:rFonts w:cs="CordiaUPC"/>
              </w:rPr>
            </w:pPr>
            <w:r>
              <w:rPr>
                <w:szCs w:val="36"/>
              </w:rPr>
              <w:t>PORT</w:t>
            </w:r>
          </w:p>
        </w:tc>
        <w:tc>
          <w:tcPr>
            <w:tcW w:w="2307" w:type="pct"/>
          </w:tcPr>
          <w:p w:rsidRPr="00737403" w:rsidR="000947BF" w:rsidP="00F117A4" w:rsidRDefault="000947BF" w14:paraId="6839BA15" w14:textId="77777777">
            <w:pPr>
              <w:rPr>
                <w:rFonts w:cs="CordiaUPC"/>
              </w:rPr>
            </w:pPr>
            <w:r>
              <w:rPr>
                <w:rFonts w:cs="Angsana New"/>
              </w:rPr>
              <w:t>port</w:t>
            </w:r>
          </w:p>
        </w:tc>
      </w:tr>
      <w:tr w:rsidRPr="008979A8" w:rsidR="000947BF" w:rsidTr="00F117A4" w14:paraId="0EDE9B78" w14:textId="77777777">
        <w:tc>
          <w:tcPr>
            <w:tcW w:w="1308" w:type="pct"/>
            <w:vMerge/>
          </w:tcPr>
          <w:p w:rsidRPr="008979A8" w:rsidR="000947BF" w:rsidP="00F117A4" w:rsidRDefault="000947BF" w14:paraId="0BAC6067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0947BF" w:rsidP="00F117A4" w:rsidRDefault="000947BF" w14:paraId="6EFB1639" w14:textId="77777777">
            <w:pPr>
              <w:spacing w:after="0"/>
              <w:rPr>
                <w:rFonts w:cs="CordiaUPC"/>
              </w:rPr>
            </w:pPr>
            <w:r>
              <w:rPr>
                <w:szCs w:val="36"/>
              </w:rPr>
              <w:t>ACCOUNT_TRIG_PATH</w:t>
            </w:r>
          </w:p>
        </w:tc>
        <w:tc>
          <w:tcPr>
            <w:tcW w:w="2307" w:type="pct"/>
          </w:tcPr>
          <w:p w:rsidRPr="00737403" w:rsidR="000947BF" w:rsidP="00F117A4" w:rsidRDefault="000947BF" w14:paraId="31907B80" w14:textId="77777777">
            <w:pPr>
              <w:rPr>
                <w:rFonts w:cs="CordiaUPC"/>
              </w:rPr>
            </w:pPr>
            <w:r>
              <w:rPr>
                <w:rFonts w:cs="Angsana New"/>
              </w:rPr>
              <w:t>accountTrigPath</w:t>
            </w:r>
          </w:p>
        </w:tc>
      </w:tr>
      <w:tr w:rsidRPr="008979A8" w:rsidR="000947BF" w:rsidTr="00F117A4" w14:paraId="7C930875" w14:textId="77777777">
        <w:tc>
          <w:tcPr>
            <w:tcW w:w="1308" w:type="pct"/>
            <w:vMerge/>
          </w:tcPr>
          <w:p w:rsidRPr="008979A8" w:rsidR="000947BF" w:rsidP="00F117A4" w:rsidRDefault="000947BF" w14:paraId="0CFF0664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0947BF" w:rsidP="00F117A4" w:rsidRDefault="000947BF" w14:paraId="2EA4DBDB" w14:textId="77777777">
            <w:pPr>
              <w:spacing w:after="0"/>
              <w:rPr>
                <w:rFonts w:cs="CordiaUPC"/>
              </w:rPr>
            </w:pPr>
            <w:r>
              <w:rPr>
                <w:szCs w:val="36"/>
              </w:rPr>
              <w:t>PACKAGE_TRIG_PATH</w:t>
            </w:r>
          </w:p>
        </w:tc>
        <w:tc>
          <w:tcPr>
            <w:tcW w:w="2307" w:type="pct"/>
          </w:tcPr>
          <w:p w:rsidRPr="00737403" w:rsidR="000947BF" w:rsidP="00F117A4" w:rsidRDefault="000947BF" w14:paraId="05933CE0" w14:textId="77777777">
            <w:pPr>
              <w:rPr>
                <w:rFonts w:cs="CordiaUPC"/>
              </w:rPr>
            </w:pPr>
            <w:r>
              <w:rPr>
                <w:rFonts w:cs="Angsana New"/>
              </w:rPr>
              <w:t>packageTrigPath</w:t>
            </w:r>
          </w:p>
        </w:tc>
      </w:tr>
      <w:tr w:rsidRPr="008979A8" w:rsidR="000947BF" w:rsidTr="00F117A4" w14:paraId="0524B3B8" w14:textId="77777777">
        <w:tc>
          <w:tcPr>
            <w:tcW w:w="1308" w:type="pct"/>
            <w:vMerge w:val="restart"/>
          </w:tcPr>
          <w:p w:rsidRPr="008979A8" w:rsidR="000947BF" w:rsidP="00F117A4" w:rsidRDefault="000947BF" w14:paraId="2FB85B5A" w14:textId="77777777">
            <w:pPr>
              <w:rPr>
                <w:rFonts w:cs="CordiaUPC"/>
              </w:rPr>
            </w:pPr>
            <w:r>
              <w:t>MASS_CONTENT_MUSIC_PARTNER_APP</w:t>
            </w:r>
          </w:p>
        </w:tc>
        <w:tc>
          <w:tcPr>
            <w:tcW w:w="1385" w:type="pct"/>
          </w:tcPr>
          <w:p w:rsidRPr="008979A8" w:rsidR="000947BF" w:rsidP="00F117A4" w:rsidRDefault="000947BF" w14:paraId="4E95666F" w14:textId="77777777">
            <w:pPr>
              <w:spacing w:after="0"/>
              <w:rPr>
                <w:rFonts w:cs="CordiaUPC"/>
              </w:rPr>
            </w:pPr>
            <w:r>
              <w:t>ROW_ID</w:t>
            </w:r>
          </w:p>
        </w:tc>
        <w:tc>
          <w:tcPr>
            <w:tcW w:w="2307" w:type="pct"/>
          </w:tcPr>
          <w:p w:rsidRPr="00737403" w:rsidR="000947BF" w:rsidP="00F117A4" w:rsidRDefault="000947BF" w14:paraId="548788E3" w14:textId="77777777">
            <w:pPr>
              <w:spacing w:after="0"/>
              <w:rPr>
                <w:rFonts w:cs="CordiaUPC"/>
                <w:cs/>
              </w:rPr>
            </w:pPr>
            <w:r w:rsidRPr="00E97F4C">
              <w:rPr>
                <w:rFonts w:cs="CordiaUPC"/>
                <w:cs/>
              </w:rPr>
              <w:t xml:space="preserve">กรณี </w:t>
            </w:r>
            <w:r w:rsidRPr="00737403">
              <w:rPr>
                <w:rFonts w:cs="CordiaUPC"/>
              </w:rPr>
              <w:t xml:space="preserve">Save </w:t>
            </w:r>
            <w:r w:rsidRPr="00E97F4C">
              <w:rPr>
                <w:rFonts w:cs="CordiaUPC"/>
                <w:cs/>
              </w:rPr>
              <w:t>ครั้งแรก</w:t>
            </w:r>
          </w:p>
          <w:p w:rsidRPr="00737403" w:rsidR="000947BF" w:rsidP="00F117A4" w:rsidRDefault="000947BF" w14:paraId="6E9B6120" w14:textId="77777777">
            <w:pPr>
              <w:rPr>
                <w:rFonts w:cs="CordiaUPC"/>
              </w:rPr>
            </w:pPr>
            <w:r w:rsidRPr="00E97F4C">
              <w:rPr>
                <w:rFonts w:cs="CordiaUPC"/>
                <w:cs/>
              </w:rPr>
              <w:t xml:space="preserve">ให้ระบบ </w:t>
            </w:r>
            <w:r w:rsidRPr="00737403">
              <w:rPr>
                <w:rFonts w:cs="CordiaUPC"/>
              </w:rPr>
              <w:t xml:space="preserve">Auto Generate </w:t>
            </w:r>
          </w:p>
          <w:p w:rsidRPr="00737403" w:rsidR="000947BF" w:rsidP="00F117A4" w:rsidRDefault="000947BF" w14:paraId="59EA01B5" w14:textId="77777777">
            <w:pPr>
              <w:spacing w:after="0"/>
              <w:rPr>
                <w:rFonts w:cs="CordiaUPC"/>
              </w:rPr>
            </w:pPr>
            <w:r w:rsidRPr="00E97F4C">
              <w:rPr>
                <w:rFonts w:cs="CordiaUPC"/>
                <w:cs/>
              </w:rPr>
              <w:t xml:space="preserve">กรณี </w:t>
            </w:r>
            <w:r w:rsidRPr="00737403">
              <w:rPr>
                <w:rFonts w:cs="CordiaUPC"/>
              </w:rPr>
              <w:t xml:space="preserve">Save </w:t>
            </w:r>
            <w:r w:rsidRPr="00E97F4C">
              <w:rPr>
                <w:rFonts w:cs="CordiaUPC"/>
                <w:cs/>
              </w:rPr>
              <w:t>ครั้งถัดไป</w:t>
            </w:r>
          </w:p>
          <w:p w:rsidRPr="00737403" w:rsidR="000947BF" w:rsidP="00F117A4" w:rsidRDefault="000947BF" w14:paraId="01506AFA" w14:textId="77777777">
            <w:pPr>
              <w:rPr>
                <w:rFonts w:cs="CordiaUPC"/>
              </w:rPr>
            </w:pPr>
            <w:r w:rsidRPr="00E97F4C">
              <w:rPr>
                <w:rFonts w:cs="CordiaUPC"/>
                <w:cs/>
              </w:rPr>
              <w:t xml:space="preserve">ให้ใช้ </w:t>
            </w:r>
            <w:r w:rsidRPr="00737403">
              <w:rPr>
                <w:rFonts w:cs="CordiaUPC"/>
              </w:rPr>
              <w:t xml:space="preserve">Row ID </w:t>
            </w:r>
            <w:r w:rsidRPr="00E97F4C">
              <w:rPr>
                <w:rFonts w:cs="CordiaUPC"/>
                <w:cs/>
              </w:rPr>
              <w:t>เดิม</w:t>
            </w:r>
          </w:p>
        </w:tc>
      </w:tr>
      <w:tr w:rsidRPr="008979A8" w:rsidR="000947BF" w:rsidTr="00F117A4" w14:paraId="0C9FD3D6" w14:textId="77777777">
        <w:tc>
          <w:tcPr>
            <w:tcW w:w="1308" w:type="pct"/>
            <w:vMerge/>
          </w:tcPr>
          <w:p w:rsidRPr="008979A8" w:rsidR="000947BF" w:rsidP="00F117A4" w:rsidRDefault="000947BF" w14:paraId="6C0F447A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0947BF" w:rsidP="00F117A4" w:rsidRDefault="000947BF" w14:paraId="20C2EF38" w14:textId="77777777">
            <w:pPr>
              <w:spacing w:after="0"/>
              <w:rPr>
                <w:rFonts w:cs="CordiaUPC"/>
              </w:rPr>
            </w:pPr>
            <w:r>
              <w:t>MASS_CONTENT_MUSIC_ROW_ID</w:t>
            </w:r>
          </w:p>
        </w:tc>
        <w:tc>
          <w:tcPr>
            <w:tcW w:w="2307" w:type="pct"/>
          </w:tcPr>
          <w:p w:rsidRPr="004C428F" w:rsidR="000947BF" w:rsidP="00F117A4" w:rsidRDefault="000947BF" w14:paraId="71600B56" w14:textId="77777777">
            <w:pPr>
              <w:rPr>
                <w:rFonts w:cs="CordiaUPC"/>
              </w:rPr>
            </w:pPr>
            <w:r w:rsidRPr="000E77DA">
              <w:rPr>
                <w:rFonts w:cs="CordiaUPC"/>
                <w:cs/>
              </w:rPr>
              <w:t xml:space="preserve">ให้ใช้ </w:t>
            </w:r>
            <w:r w:rsidRPr="004C428F">
              <w:rPr>
                <w:rFonts w:cs="CordiaUPC"/>
              </w:rPr>
              <w:t>MASS_CONTENT_MUSIC</w:t>
            </w:r>
            <w:r w:rsidRPr="000E77DA">
              <w:rPr>
                <w:rFonts w:cs="CordiaUPC"/>
                <w:cs/>
              </w:rPr>
              <w:t>.</w:t>
            </w:r>
            <w:r w:rsidRPr="004C428F">
              <w:rPr>
                <w:rFonts w:cs="CordiaUPC"/>
              </w:rPr>
              <w:t xml:space="preserve">ROW_ID </w:t>
            </w:r>
            <w:r w:rsidRPr="000E77DA">
              <w:rPr>
                <w:rFonts w:cs="CordiaUPC"/>
                <w:cs/>
              </w:rPr>
              <w:t>เดิม</w:t>
            </w:r>
          </w:p>
        </w:tc>
      </w:tr>
      <w:tr w:rsidRPr="008979A8" w:rsidR="000947BF" w:rsidTr="00F117A4" w14:paraId="6DB3FEE3" w14:textId="77777777">
        <w:tc>
          <w:tcPr>
            <w:tcW w:w="1308" w:type="pct"/>
            <w:vMerge/>
          </w:tcPr>
          <w:p w:rsidRPr="008979A8" w:rsidR="000947BF" w:rsidP="00F117A4" w:rsidRDefault="000947BF" w14:paraId="6A8E7A4D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0947BF" w:rsidP="00F117A4" w:rsidRDefault="000947BF" w14:paraId="76F6D9B3" w14:textId="77777777">
            <w:pPr>
              <w:spacing w:after="0"/>
              <w:rPr>
                <w:rFonts w:cs="CordiaUPC"/>
              </w:rPr>
            </w:pPr>
            <w:r>
              <w:t>PARTNER_PACKAGE_NAME</w:t>
            </w:r>
          </w:p>
        </w:tc>
        <w:tc>
          <w:tcPr>
            <w:tcW w:w="2307" w:type="pct"/>
          </w:tcPr>
          <w:p w:rsidRPr="000E77DA" w:rsidR="000947BF" w:rsidP="00F117A4" w:rsidRDefault="000947BF" w14:paraId="770AA049" w14:textId="77777777">
            <w:pPr>
              <w:rPr>
                <w:rFonts w:cs="Angsana New"/>
              </w:rPr>
            </w:pPr>
            <w:r>
              <w:rPr>
                <w:rFonts w:cs="Angsana New"/>
              </w:rPr>
              <w:t>partnerPacakgeName</w:t>
            </w:r>
          </w:p>
        </w:tc>
      </w:tr>
      <w:tr w:rsidRPr="008979A8" w:rsidR="000947BF" w:rsidTr="00F117A4" w14:paraId="36BAE502" w14:textId="77777777">
        <w:tc>
          <w:tcPr>
            <w:tcW w:w="1308" w:type="pct"/>
            <w:vMerge/>
          </w:tcPr>
          <w:p w:rsidRPr="008979A8" w:rsidR="000947BF" w:rsidP="00F117A4" w:rsidRDefault="000947BF" w14:paraId="2D4639BC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0947BF" w:rsidP="00F117A4" w:rsidRDefault="000947BF" w14:paraId="7A21B118" w14:textId="77777777">
            <w:pPr>
              <w:spacing w:after="0"/>
              <w:rPr>
                <w:rFonts w:cs="CordiaUPC"/>
              </w:rPr>
            </w:pPr>
            <w:r>
              <w:t>PARTNER_APP_ID</w:t>
            </w:r>
          </w:p>
        </w:tc>
        <w:tc>
          <w:tcPr>
            <w:tcW w:w="2307" w:type="pct"/>
          </w:tcPr>
          <w:p w:rsidRPr="00737403" w:rsidR="000947BF" w:rsidP="00F117A4" w:rsidRDefault="000947BF" w14:paraId="7993D0B7" w14:textId="77777777">
            <w:pPr>
              <w:rPr>
                <w:rFonts w:cs="CordiaUPC"/>
              </w:rPr>
            </w:pPr>
            <w:r>
              <w:rPr>
                <w:rFonts w:cs="Angsana New"/>
              </w:rPr>
              <w:t>partnerAppId</w:t>
            </w:r>
          </w:p>
        </w:tc>
      </w:tr>
      <w:tr w:rsidRPr="008979A8" w:rsidR="000947BF" w:rsidTr="00F117A4" w14:paraId="34C97A2C" w14:textId="77777777">
        <w:tc>
          <w:tcPr>
            <w:tcW w:w="1308" w:type="pct"/>
            <w:vMerge/>
          </w:tcPr>
          <w:p w:rsidRPr="008979A8" w:rsidR="000947BF" w:rsidP="00F117A4" w:rsidRDefault="000947BF" w14:paraId="3AF04030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0947BF" w:rsidP="00F117A4" w:rsidRDefault="000947BF" w14:paraId="2DDB4FB3" w14:textId="77777777">
            <w:pPr>
              <w:spacing w:after="0"/>
              <w:rPr>
                <w:rFonts w:cs="CordiaUPC"/>
              </w:rPr>
            </w:pPr>
            <w:r>
              <w:t>CUSTOMER_TYPE</w:t>
            </w:r>
          </w:p>
        </w:tc>
        <w:tc>
          <w:tcPr>
            <w:tcW w:w="2307" w:type="pct"/>
          </w:tcPr>
          <w:p w:rsidRPr="00737403" w:rsidR="000947BF" w:rsidP="00F117A4" w:rsidRDefault="000947BF" w14:paraId="518D4CD5" w14:textId="77777777">
            <w:pPr>
              <w:rPr>
                <w:rFonts w:cs="CordiaUPC"/>
              </w:rPr>
            </w:pPr>
            <w:r>
              <w:rPr>
                <w:rFonts w:cs="Angsana New"/>
              </w:rPr>
              <w:t>customerType</w:t>
            </w:r>
          </w:p>
        </w:tc>
      </w:tr>
      <w:tr w:rsidRPr="008979A8" w:rsidR="000947BF" w:rsidTr="00F117A4" w14:paraId="0AD95E66" w14:textId="77777777">
        <w:tc>
          <w:tcPr>
            <w:tcW w:w="1308" w:type="pct"/>
            <w:vMerge w:val="restart"/>
          </w:tcPr>
          <w:p w:rsidR="000947BF" w:rsidP="00F117A4" w:rsidRDefault="000947BF" w14:paraId="3060A7F4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VDO_ZENON_CP_DETAIL_CONFIG</w:t>
            </w:r>
          </w:p>
        </w:tc>
        <w:tc>
          <w:tcPr>
            <w:tcW w:w="1385" w:type="pct"/>
          </w:tcPr>
          <w:p w:rsidR="000947BF" w:rsidP="00F117A4" w:rsidRDefault="000947BF" w14:paraId="0717F770" w14:textId="77777777">
            <w:pPr>
              <w:spacing w:after="0"/>
              <w:rPr>
                <w:rFonts w:cs="CordiaUPC"/>
              </w:rPr>
            </w:pPr>
            <w:r>
              <w:t>ROW_ID</w:t>
            </w:r>
            <w:r w:rsidRPr="00FE6A6E">
              <w:tab/>
            </w:r>
            <w:r w:rsidRPr="00FE6A6E">
              <w:tab/>
            </w:r>
          </w:p>
        </w:tc>
        <w:tc>
          <w:tcPr>
            <w:tcW w:w="2307" w:type="pct"/>
          </w:tcPr>
          <w:p w:rsidRPr="00737403" w:rsidR="000947BF" w:rsidP="00F117A4" w:rsidRDefault="000947BF" w14:paraId="3D7C3537" w14:textId="77777777">
            <w:pPr>
              <w:spacing w:after="0"/>
              <w:rPr>
                <w:rFonts w:cs="CordiaUPC"/>
                <w:cs/>
              </w:rPr>
            </w:pPr>
            <w:r w:rsidRPr="000E77DA">
              <w:rPr>
                <w:rFonts w:cs="CordiaUPC"/>
                <w:cs/>
              </w:rPr>
              <w:t xml:space="preserve">กรณี </w:t>
            </w:r>
            <w:r w:rsidRPr="00737403">
              <w:rPr>
                <w:rFonts w:cs="CordiaUPC"/>
              </w:rPr>
              <w:t xml:space="preserve">Save </w:t>
            </w:r>
            <w:r w:rsidRPr="000E77DA">
              <w:rPr>
                <w:rFonts w:cs="CordiaUPC"/>
                <w:cs/>
              </w:rPr>
              <w:t>ครั้งแรก</w:t>
            </w:r>
          </w:p>
          <w:p w:rsidRPr="00737403" w:rsidR="000947BF" w:rsidP="00F117A4" w:rsidRDefault="000947BF" w14:paraId="61125B4A" w14:textId="77777777">
            <w:pPr>
              <w:rPr>
                <w:rFonts w:cs="CordiaUPC"/>
              </w:rPr>
            </w:pPr>
            <w:r w:rsidRPr="000E77DA">
              <w:rPr>
                <w:rFonts w:cs="CordiaUPC"/>
                <w:cs/>
              </w:rPr>
              <w:t xml:space="preserve">ให้ระบบ </w:t>
            </w:r>
            <w:r w:rsidRPr="00737403">
              <w:rPr>
                <w:rFonts w:cs="CordiaUPC"/>
              </w:rPr>
              <w:t xml:space="preserve">Auto Generate </w:t>
            </w:r>
          </w:p>
          <w:p w:rsidRPr="00737403" w:rsidR="000947BF" w:rsidP="00F117A4" w:rsidRDefault="000947BF" w14:paraId="18451DB2" w14:textId="77777777">
            <w:pPr>
              <w:spacing w:after="0"/>
              <w:rPr>
                <w:rFonts w:cs="CordiaUPC"/>
              </w:rPr>
            </w:pPr>
            <w:r w:rsidRPr="000E77DA">
              <w:rPr>
                <w:rFonts w:cs="CordiaUPC"/>
                <w:cs/>
              </w:rPr>
              <w:t xml:space="preserve">กรณี </w:t>
            </w:r>
            <w:r w:rsidRPr="00737403">
              <w:rPr>
                <w:rFonts w:cs="CordiaUPC"/>
              </w:rPr>
              <w:t xml:space="preserve">Save </w:t>
            </w:r>
            <w:r w:rsidRPr="000E77DA">
              <w:rPr>
                <w:rFonts w:cs="CordiaUPC"/>
                <w:cs/>
              </w:rPr>
              <w:t>ครั้งถัดไป</w:t>
            </w:r>
          </w:p>
          <w:p w:rsidRPr="000E77DA" w:rsidR="000947BF" w:rsidP="00F117A4" w:rsidRDefault="000947BF" w14:paraId="2E90FA26" w14:textId="77777777">
            <w:pPr>
              <w:spacing w:after="0"/>
              <w:rPr>
                <w:rFonts w:cs="CordiaUPC"/>
                <w:cs/>
              </w:rPr>
            </w:pPr>
            <w:r w:rsidRPr="000E77DA">
              <w:rPr>
                <w:rFonts w:cs="CordiaUPC"/>
                <w:cs/>
              </w:rPr>
              <w:t xml:space="preserve">ให้ใช้ </w:t>
            </w:r>
            <w:r w:rsidRPr="00737403">
              <w:rPr>
                <w:rFonts w:cs="CordiaUPC"/>
              </w:rPr>
              <w:t xml:space="preserve">Row ID </w:t>
            </w:r>
            <w:r w:rsidRPr="000E77DA">
              <w:rPr>
                <w:rFonts w:cs="CordiaUPC"/>
                <w:cs/>
              </w:rPr>
              <w:t>เดิม</w:t>
            </w:r>
          </w:p>
        </w:tc>
      </w:tr>
      <w:tr w:rsidRPr="008979A8" w:rsidR="000947BF" w:rsidTr="00F117A4" w14:paraId="31DF8F19" w14:textId="77777777">
        <w:tc>
          <w:tcPr>
            <w:tcW w:w="1308" w:type="pct"/>
            <w:vMerge/>
          </w:tcPr>
          <w:p w:rsidR="000947BF" w:rsidP="00F117A4" w:rsidRDefault="000947BF" w14:paraId="50071352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0947BF" w:rsidP="00F117A4" w:rsidRDefault="000947BF" w14:paraId="3A7D0755" w14:textId="77777777">
            <w:pPr>
              <w:spacing w:after="0"/>
              <w:rPr>
                <w:rFonts w:cs="CordiaUPC"/>
              </w:rPr>
            </w:pPr>
            <w:r>
              <w:t>CP_NAME</w:t>
            </w:r>
          </w:p>
        </w:tc>
        <w:tc>
          <w:tcPr>
            <w:tcW w:w="2307" w:type="pct"/>
          </w:tcPr>
          <w:p w:rsidR="000947BF" w:rsidP="00F117A4" w:rsidRDefault="000947BF" w14:paraId="698F19D9" w14:textId="77777777">
            <w:pPr>
              <w:spacing w:after="0"/>
              <w:rPr>
                <w:rFonts w:cs="Angsana New"/>
                <w:cs/>
              </w:rPr>
            </w:pPr>
            <w:r>
              <w:rPr>
                <w:rFonts w:cs="Angsana New"/>
              </w:rPr>
              <w:t>createCpName</w:t>
            </w:r>
          </w:p>
        </w:tc>
      </w:tr>
      <w:tr w:rsidRPr="008979A8" w:rsidR="000947BF" w:rsidTr="00F117A4" w14:paraId="24BFDB2D" w14:textId="77777777">
        <w:tc>
          <w:tcPr>
            <w:tcW w:w="1308" w:type="pct"/>
            <w:vMerge/>
          </w:tcPr>
          <w:p w:rsidR="000947BF" w:rsidP="00F117A4" w:rsidRDefault="000947BF" w14:paraId="68816FD2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0947BF" w:rsidP="00F117A4" w:rsidRDefault="000947BF" w14:paraId="48ABBEE7" w14:textId="77777777">
            <w:pPr>
              <w:spacing w:after="0"/>
              <w:rPr>
                <w:rFonts w:cs="CordiaUPC"/>
              </w:rPr>
            </w:pPr>
            <w:r>
              <w:t>CP_ID</w:t>
            </w:r>
          </w:p>
        </w:tc>
        <w:tc>
          <w:tcPr>
            <w:tcW w:w="2307" w:type="pct"/>
          </w:tcPr>
          <w:p w:rsidR="000947BF" w:rsidP="00F117A4" w:rsidRDefault="000947BF" w14:paraId="7FC7882B" w14:textId="77777777">
            <w:pPr>
              <w:spacing w:after="0"/>
              <w:rPr>
                <w:rFonts w:cs="Angsana New"/>
                <w:cs/>
              </w:rPr>
            </w:pPr>
            <w:r>
              <w:rPr>
                <w:rFonts w:cs="Angsana New"/>
              </w:rPr>
              <w:t>createCpId</w:t>
            </w:r>
          </w:p>
        </w:tc>
      </w:tr>
      <w:tr w:rsidRPr="008979A8" w:rsidR="000947BF" w:rsidTr="00F117A4" w14:paraId="38147DCE" w14:textId="77777777">
        <w:tc>
          <w:tcPr>
            <w:tcW w:w="1308" w:type="pct"/>
            <w:vMerge/>
          </w:tcPr>
          <w:p w:rsidR="000947BF" w:rsidP="00F117A4" w:rsidRDefault="000947BF" w14:paraId="6F480312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0947BF" w:rsidP="00F117A4" w:rsidRDefault="000947BF" w14:paraId="38AAAC72" w14:textId="77777777">
            <w:pPr>
              <w:spacing w:after="0"/>
            </w:pPr>
            <w:r>
              <w:t>IP</w:t>
            </w:r>
          </w:p>
        </w:tc>
        <w:tc>
          <w:tcPr>
            <w:tcW w:w="2307" w:type="pct"/>
          </w:tcPr>
          <w:p w:rsidR="000947BF" w:rsidP="00F117A4" w:rsidRDefault="000947BF" w14:paraId="06A66244" w14:textId="77777777">
            <w:pPr>
              <w:spacing w:after="0"/>
              <w:rPr>
                <w:rFonts w:cs="Angsana New"/>
              </w:rPr>
            </w:pPr>
          </w:p>
        </w:tc>
      </w:tr>
      <w:tr w:rsidRPr="008979A8" w:rsidR="000947BF" w:rsidTr="00F117A4" w14:paraId="336F9F69" w14:textId="77777777">
        <w:tc>
          <w:tcPr>
            <w:tcW w:w="1308" w:type="pct"/>
            <w:vMerge/>
          </w:tcPr>
          <w:p w:rsidR="000947BF" w:rsidP="00F117A4" w:rsidRDefault="000947BF" w14:paraId="052B1D09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0947BF" w:rsidP="00F117A4" w:rsidRDefault="000947BF" w14:paraId="62058389" w14:textId="77777777">
            <w:pPr>
              <w:spacing w:after="0"/>
            </w:pPr>
            <w:r>
              <w:t>PORT</w:t>
            </w:r>
          </w:p>
        </w:tc>
        <w:tc>
          <w:tcPr>
            <w:tcW w:w="2307" w:type="pct"/>
          </w:tcPr>
          <w:p w:rsidR="000947BF" w:rsidP="00F117A4" w:rsidRDefault="000947BF" w14:paraId="0894117D" w14:textId="77777777">
            <w:pPr>
              <w:spacing w:after="0"/>
              <w:rPr>
                <w:rFonts w:cs="Angsana New"/>
              </w:rPr>
            </w:pPr>
          </w:p>
        </w:tc>
      </w:tr>
      <w:tr w:rsidRPr="008979A8" w:rsidR="000947BF" w:rsidTr="00F117A4" w14:paraId="7392725D" w14:textId="77777777">
        <w:tc>
          <w:tcPr>
            <w:tcW w:w="1308" w:type="pct"/>
            <w:vMerge/>
          </w:tcPr>
          <w:p w:rsidR="000947BF" w:rsidP="00F117A4" w:rsidRDefault="000947BF" w14:paraId="5C433F0F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0947BF" w:rsidP="00F117A4" w:rsidRDefault="000947BF" w14:paraId="1AD6F9F8" w14:textId="77777777">
            <w:pPr>
              <w:spacing w:after="0"/>
            </w:pPr>
            <w:r>
              <w:t>ACCOUNTTRIG_PATH</w:t>
            </w:r>
          </w:p>
        </w:tc>
        <w:tc>
          <w:tcPr>
            <w:tcW w:w="2307" w:type="pct"/>
          </w:tcPr>
          <w:p w:rsidR="000947BF" w:rsidP="00F117A4" w:rsidRDefault="000947BF" w14:paraId="44405890" w14:textId="77777777">
            <w:pPr>
              <w:spacing w:after="0"/>
              <w:rPr>
                <w:rFonts w:cs="Angsana New"/>
              </w:rPr>
            </w:pPr>
          </w:p>
        </w:tc>
      </w:tr>
      <w:tr w:rsidRPr="008979A8" w:rsidR="000947BF" w:rsidTr="00F117A4" w14:paraId="0902F094" w14:textId="77777777">
        <w:tc>
          <w:tcPr>
            <w:tcW w:w="1308" w:type="pct"/>
            <w:vMerge/>
          </w:tcPr>
          <w:p w:rsidR="000947BF" w:rsidP="00F117A4" w:rsidRDefault="000947BF" w14:paraId="543A42C2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0947BF" w:rsidP="00F117A4" w:rsidRDefault="000947BF" w14:paraId="5A1FF8BF" w14:textId="77777777">
            <w:pPr>
              <w:spacing w:after="0"/>
            </w:pPr>
            <w:r>
              <w:t>PACKAGETRIG_PATH</w:t>
            </w:r>
          </w:p>
        </w:tc>
        <w:tc>
          <w:tcPr>
            <w:tcW w:w="2307" w:type="pct"/>
          </w:tcPr>
          <w:p w:rsidR="000947BF" w:rsidP="00F117A4" w:rsidRDefault="000947BF" w14:paraId="1796A349" w14:textId="77777777">
            <w:pPr>
              <w:spacing w:after="0"/>
              <w:rPr>
                <w:rFonts w:cs="Angsana New"/>
              </w:rPr>
            </w:pPr>
          </w:p>
        </w:tc>
      </w:tr>
      <w:tr w:rsidRPr="008979A8" w:rsidR="000947BF" w:rsidTr="00F117A4" w14:paraId="5E17FC27" w14:textId="77777777">
        <w:tc>
          <w:tcPr>
            <w:tcW w:w="1308" w:type="pct"/>
            <w:vMerge/>
          </w:tcPr>
          <w:p w:rsidR="000947BF" w:rsidP="00F117A4" w:rsidRDefault="000947BF" w14:paraId="50D41510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0947BF" w:rsidP="00F117A4" w:rsidRDefault="000947BF" w14:paraId="7338E299" w14:textId="77777777">
            <w:pPr>
              <w:spacing w:after="0"/>
            </w:pPr>
            <w:r>
              <w:t>CATEGORY_TYPE</w:t>
            </w:r>
          </w:p>
        </w:tc>
        <w:tc>
          <w:tcPr>
            <w:tcW w:w="2307" w:type="pct"/>
          </w:tcPr>
          <w:p w:rsidR="000947BF" w:rsidP="00F117A4" w:rsidRDefault="000947BF" w14:paraId="6859F4FA" w14:textId="77777777">
            <w:pPr>
              <w:spacing w:after="0"/>
              <w:rPr>
                <w:rFonts w:cs="Angsana New"/>
              </w:rPr>
            </w:pPr>
            <w:r>
              <w:rPr>
                <w:rFonts w:cs="Angsana New"/>
              </w:rPr>
              <w:t xml:space="preserve">Default Value </w:t>
            </w:r>
            <w:r>
              <w:rPr>
                <w:rFonts w:cs="CordiaUPC"/>
                <w:cs/>
              </w:rPr>
              <w:t>: “</w:t>
            </w:r>
            <w:r>
              <w:rPr>
                <w:rFonts w:cs="Angsana New"/>
              </w:rPr>
              <w:t>Music Streaming</w:t>
            </w:r>
            <w:r>
              <w:rPr>
                <w:rFonts w:cs="CordiaUPC"/>
                <w:cs/>
              </w:rPr>
              <w:t>”</w:t>
            </w:r>
          </w:p>
        </w:tc>
      </w:tr>
      <w:tr w:rsidRPr="008979A8" w:rsidR="000947BF" w:rsidTr="00F117A4" w14:paraId="6DC72C91" w14:textId="77777777">
        <w:tc>
          <w:tcPr>
            <w:tcW w:w="1308" w:type="pct"/>
            <w:vMerge/>
          </w:tcPr>
          <w:p w:rsidR="000947BF" w:rsidP="00F117A4" w:rsidRDefault="000947BF" w14:paraId="59313C22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0947BF" w:rsidP="00F117A4" w:rsidRDefault="000947BF" w14:paraId="50DCC7A1" w14:textId="77777777">
            <w:pPr>
              <w:spacing w:after="0"/>
            </w:pPr>
            <w:r>
              <w:t>STATUS</w:t>
            </w:r>
          </w:p>
        </w:tc>
        <w:tc>
          <w:tcPr>
            <w:tcW w:w="2307" w:type="pct"/>
          </w:tcPr>
          <w:p w:rsidR="000947BF" w:rsidP="00F117A4" w:rsidRDefault="000947BF" w14:paraId="40E35F2E" w14:textId="77777777">
            <w:pPr>
              <w:spacing w:after="0"/>
              <w:rPr>
                <w:rFonts w:cs="Angsana New"/>
                <w:cs/>
              </w:rPr>
            </w:pPr>
            <w:r>
              <w:rPr>
                <w:rFonts w:cs="Angsana New"/>
              </w:rPr>
              <w:t xml:space="preserve">Default Value </w:t>
            </w:r>
            <w:r>
              <w:rPr>
                <w:rFonts w:cs="CordiaUPC"/>
                <w:cs/>
              </w:rPr>
              <w:t>: “</w:t>
            </w:r>
            <w:r>
              <w:rPr>
                <w:rFonts w:cs="Angsana New"/>
              </w:rPr>
              <w:t>Active</w:t>
            </w:r>
            <w:r>
              <w:rPr>
                <w:rFonts w:cs="CordiaUPC"/>
                <w:cs/>
              </w:rPr>
              <w:t>”</w:t>
            </w:r>
          </w:p>
        </w:tc>
      </w:tr>
      <w:tr w:rsidRPr="008979A8" w:rsidR="000947BF" w:rsidTr="00F117A4" w14:paraId="3821D246" w14:textId="77777777">
        <w:tc>
          <w:tcPr>
            <w:tcW w:w="1308" w:type="pct"/>
            <w:vMerge/>
          </w:tcPr>
          <w:p w:rsidR="000947BF" w:rsidP="00F117A4" w:rsidRDefault="000947BF" w14:paraId="0D05B41C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0947BF" w:rsidP="00F117A4" w:rsidRDefault="000947BF" w14:paraId="2EDB4C59" w14:textId="77777777">
            <w:pPr>
              <w:spacing w:after="0"/>
            </w:pPr>
            <w:r>
              <w:t>CREATED_DT</w:t>
            </w:r>
          </w:p>
        </w:tc>
        <w:tc>
          <w:tcPr>
            <w:tcW w:w="2307" w:type="pct"/>
          </w:tcPr>
          <w:p w:rsidR="000947BF" w:rsidP="00F117A4" w:rsidRDefault="000947BF" w14:paraId="2E0CB252" w14:textId="77777777">
            <w:pPr>
              <w:spacing w:after="0"/>
              <w:rPr>
                <w:rFonts w:cs="Angsana New"/>
                <w:cs/>
              </w:rPr>
            </w:pPr>
            <w:r>
              <w:rPr>
                <w:rFonts w:cs="CordiaUPC"/>
              </w:rPr>
              <w:t xml:space="preserve">Default Value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CordiaUPC"/>
              </w:rPr>
              <w:t>Current DateTime</w:t>
            </w:r>
          </w:p>
        </w:tc>
      </w:tr>
      <w:tr w:rsidRPr="008979A8" w:rsidR="000947BF" w:rsidTr="00F117A4" w14:paraId="453D1F04" w14:textId="77777777">
        <w:tc>
          <w:tcPr>
            <w:tcW w:w="1308" w:type="pct"/>
            <w:vMerge/>
          </w:tcPr>
          <w:p w:rsidR="000947BF" w:rsidP="00F117A4" w:rsidRDefault="000947BF" w14:paraId="048CA325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0947BF" w:rsidP="00F117A4" w:rsidRDefault="000947BF" w14:paraId="225B8282" w14:textId="77777777">
            <w:pPr>
              <w:spacing w:after="0"/>
            </w:pPr>
            <w:r>
              <w:t>CREATED_BY</w:t>
            </w:r>
          </w:p>
        </w:tc>
        <w:tc>
          <w:tcPr>
            <w:tcW w:w="2307" w:type="pct"/>
          </w:tcPr>
          <w:p w:rsidR="000947BF" w:rsidP="00F117A4" w:rsidRDefault="000947BF" w14:paraId="2BAA7451" w14:textId="77777777">
            <w:pPr>
              <w:spacing w:after="0"/>
              <w:rPr>
                <w:rFonts w:cs="Angsana New"/>
                <w:cs/>
              </w:rPr>
            </w:pPr>
            <w:r>
              <w:rPr>
                <w:rFonts w:cs="CordiaUPC"/>
              </w:rPr>
              <w:t xml:space="preserve">Username </w:t>
            </w:r>
            <w:r>
              <w:rPr>
                <w:rFonts w:hint="cs" w:cs="Angsana New"/>
                <w:cs/>
              </w:rPr>
              <w:t xml:space="preserve">ที่ใช้ </w:t>
            </w:r>
            <w:r>
              <w:rPr>
                <w:rFonts w:cs="CordiaUPC"/>
              </w:rPr>
              <w:t>Login</w:t>
            </w:r>
          </w:p>
        </w:tc>
      </w:tr>
      <w:tr w:rsidRPr="008979A8" w:rsidR="000947BF" w:rsidTr="00F117A4" w14:paraId="23459625" w14:textId="77777777">
        <w:tc>
          <w:tcPr>
            <w:tcW w:w="1308" w:type="pct"/>
            <w:vMerge/>
          </w:tcPr>
          <w:p w:rsidR="000947BF" w:rsidP="00F117A4" w:rsidRDefault="000947BF" w14:paraId="54DBC341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0947BF" w:rsidP="00F117A4" w:rsidRDefault="000947BF" w14:paraId="0DDE768C" w14:textId="77777777">
            <w:pPr>
              <w:spacing w:after="0"/>
            </w:pPr>
            <w:r>
              <w:t>UPDATED_DT</w:t>
            </w:r>
          </w:p>
        </w:tc>
        <w:tc>
          <w:tcPr>
            <w:tcW w:w="2307" w:type="pct"/>
          </w:tcPr>
          <w:p w:rsidR="000947BF" w:rsidP="00F117A4" w:rsidRDefault="000947BF" w14:paraId="2A769BD9" w14:textId="77777777">
            <w:pPr>
              <w:spacing w:after="0"/>
              <w:rPr>
                <w:rFonts w:cs="Angsana New"/>
                <w:cs/>
              </w:rPr>
            </w:pPr>
            <w:r>
              <w:rPr>
                <w:rFonts w:cs="CordiaUPC"/>
              </w:rPr>
              <w:t xml:space="preserve">Default Value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CordiaUPC"/>
              </w:rPr>
              <w:t>Current DateTime</w:t>
            </w:r>
          </w:p>
        </w:tc>
      </w:tr>
      <w:tr w:rsidRPr="008979A8" w:rsidR="000947BF" w:rsidTr="00F117A4" w14:paraId="7F4F2240" w14:textId="77777777">
        <w:tc>
          <w:tcPr>
            <w:tcW w:w="1308" w:type="pct"/>
            <w:vMerge/>
          </w:tcPr>
          <w:p w:rsidR="000947BF" w:rsidP="00F117A4" w:rsidRDefault="000947BF" w14:paraId="3F9DD9C4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0947BF" w:rsidP="00F117A4" w:rsidRDefault="000947BF" w14:paraId="25B80341" w14:textId="77777777">
            <w:pPr>
              <w:spacing w:after="0"/>
            </w:pPr>
            <w:r>
              <w:t>UPDATED_BY</w:t>
            </w:r>
          </w:p>
        </w:tc>
        <w:tc>
          <w:tcPr>
            <w:tcW w:w="2307" w:type="pct"/>
          </w:tcPr>
          <w:p w:rsidR="000947BF" w:rsidP="00F117A4" w:rsidRDefault="000947BF" w14:paraId="1F61A04B" w14:textId="77777777">
            <w:pPr>
              <w:spacing w:after="0"/>
              <w:rPr>
                <w:rFonts w:cs="Angsana New"/>
                <w:cs/>
              </w:rPr>
            </w:pPr>
            <w:r>
              <w:rPr>
                <w:rFonts w:cs="CordiaUPC"/>
              </w:rPr>
              <w:t xml:space="preserve">Username </w:t>
            </w:r>
            <w:r>
              <w:rPr>
                <w:rFonts w:hint="cs" w:cs="Angsana New"/>
                <w:cs/>
              </w:rPr>
              <w:t xml:space="preserve">ที่ใช้ </w:t>
            </w:r>
            <w:r>
              <w:rPr>
                <w:rFonts w:cs="CordiaUPC"/>
              </w:rPr>
              <w:t>Login</w:t>
            </w:r>
          </w:p>
        </w:tc>
      </w:tr>
    </w:tbl>
    <w:bookmarkEnd w:id="22"/>
    <w:p w:rsidRPr="008979A8" w:rsidR="00665B52" w:rsidP="00665B52" w:rsidRDefault="00665B52" w14:paraId="10FF2BD9" w14:textId="7F21E79E">
      <w:pPr>
        <w:pStyle w:val="Heading2"/>
        <w:numPr>
          <w:ilvl w:val="0"/>
          <w:numId w:val="1"/>
        </w:numPr>
        <w:ind w:left="426" w:hanging="426"/>
        <w:rPr>
          <w:rFonts w:ascii="CordiaUPC" w:hAnsi="CordiaUPC" w:cs="CordiaUPC"/>
          <w:sz w:val="36"/>
          <w:szCs w:val="36"/>
        </w:rPr>
      </w:pPr>
      <w:r>
        <w:rPr>
          <w:rFonts w:ascii="CordiaUPC" w:hAnsi="CordiaUPC" w:cs="CordiaUPC"/>
          <w:sz w:val="36"/>
          <w:szCs w:val="36"/>
        </w:rPr>
        <w:t>Mass Content Music</w:t>
      </w:r>
    </w:p>
    <w:p w:rsidRPr="00180BBA" w:rsidR="00665B52" w:rsidP="000E77DA" w:rsidRDefault="00665B52" w14:paraId="2841D2D0" w14:textId="77777777">
      <w:pPr>
        <w:pStyle w:val="Heading3"/>
        <w:numPr>
          <w:ilvl w:val="0"/>
          <w:numId w:val="371"/>
        </w:numPr>
        <w:rPr>
          <w:rFonts w:ascii="CordiaUPC" w:hAnsi="CordiaUPC" w:cs="CordiaUPC"/>
          <w:sz w:val="32"/>
          <w:szCs w:val="40"/>
        </w:rPr>
      </w:pPr>
      <w:r w:rsidRPr="00180BBA">
        <w:rPr>
          <w:rFonts w:ascii="CordiaUPC" w:hAnsi="CordiaUPC" w:cs="CordiaUPC"/>
          <w:sz w:val="32"/>
          <w:szCs w:val="40"/>
        </w:rPr>
        <w:t>Field on Screen</w:t>
      </w:r>
    </w:p>
    <w:tbl>
      <w:tblPr>
        <w:tblW w:w="4977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842"/>
        <w:gridCol w:w="23"/>
        <w:gridCol w:w="1560"/>
        <w:gridCol w:w="32"/>
        <w:gridCol w:w="5518"/>
      </w:tblGrid>
      <w:tr w:rsidRPr="008979A8" w:rsidR="00665B52" w:rsidTr="005B0453" w14:paraId="67637370" w14:textId="77777777">
        <w:trPr>
          <w:cantSplit/>
          <w:tblHeader/>
        </w:trPr>
        <w:tc>
          <w:tcPr>
            <w:tcW w:w="1026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665B52" w:rsidP="005B0453" w:rsidRDefault="00665B52" w14:paraId="00414B23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Field Name</w:t>
            </w:r>
          </w:p>
        </w:tc>
        <w:tc>
          <w:tcPr>
            <w:tcW w:w="900" w:type="pct"/>
            <w:gridSpan w:val="3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665B52" w:rsidP="005B0453" w:rsidRDefault="00665B52" w14:paraId="63EC1B76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Type</w:t>
            </w:r>
          </w:p>
        </w:tc>
        <w:tc>
          <w:tcPr>
            <w:tcW w:w="3074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665B52" w:rsidP="005B0453" w:rsidRDefault="00665B52" w14:paraId="73E65BFA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Comments</w:t>
            </w:r>
          </w:p>
        </w:tc>
      </w:tr>
      <w:tr w:rsidRPr="008979A8" w:rsidR="00733C2F" w:rsidTr="005B0453" w14:paraId="46E89F04" w14:textId="77777777">
        <w:tc>
          <w:tcPr>
            <w:tcW w:w="5000" w:type="pct"/>
            <w:gridSpan w:val="5"/>
            <w:shd w:val="clear" w:color="auto" w:fill="C2D69B" w:themeFill="accent3" w:themeFillTint="99"/>
          </w:tcPr>
          <w:p w:rsidR="00733C2F" w:rsidP="00733C2F" w:rsidRDefault="00733C2F" w14:paraId="2D7ACF2C" w14:textId="24F70CC8">
            <w:pPr>
              <w:pStyle w:val="HeaderTable"/>
              <w:rPr>
                <w:b w:val="0"/>
                <w:bCs/>
                <w:lang w:bidi="th-TH"/>
              </w:rPr>
            </w:pPr>
            <w:r>
              <w:t>Tab Section</w:t>
            </w:r>
            <w:r>
              <w:br/>
            </w:r>
            <w:r w:rsidRPr="00135463">
              <w:rPr>
                <w:b w:val="0"/>
                <w:bCs/>
              </w:rPr>
              <w:t>Visible</w:t>
            </w:r>
            <w:r w:rsidRPr="008226BF">
              <w:rPr>
                <w:rFonts w:cs="Angsana New"/>
                <w:bCs/>
                <w:cs/>
                <w:lang w:bidi="th-TH"/>
              </w:rPr>
              <w:t xml:space="preserve"> </w:t>
            </w:r>
            <w:r w:rsidRPr="00135463">
              <w:rPr>
                <w:rFonts w:cs="Angsana New"/>
                <w:cs/>
                <w:lang w:bidi="th-TH"/>
              </w:rPr>
              <w:t>เมื่อ</w:t>
            </w:r>
            <w:r>
              <w:rPr>
                <w:rFonts w:hint="cs" w:cs="Angsana New"/>
                <w:cs/>
                <w:lang w:bidi="th-TH"/>
              </w:rPr>
              <w:t xml:space="preserve"> </w:t>
            </w:r>
            <w:r w:rsidRPr="00135463">
              <w:rPr>
                <w:b w:val="0"/>
                <w:bCs/>
                <w:lang w:bidi="th-TH"/>
              </w:rPr>
              <w:t xml:space="preserve">customer Type </w:t>
            </w:r>
            <w:r w:rsidRPr="00135463">
              <w:rPr>
                <w:rFonts w:cs="Angsana New"/>
                <w:b w:val="0"/>
                <w:bCs/>
                <w:cs/>
                <w:lang w:bidi="th-TH"/>
              </w:rPr>
              <w:t>= “</w:t>
            </w:r>
            <w:r w:rsidRPr="00135463">
              <w:rPr>
                <w:b w:val="0"/>
                <w:bCs/>
                <w:lang w:bidi="th-TH"/>
              </w:rPr>
              <w:t>Pre</w:t>
            </w:r>
            <w:r w:rsidRPr="00135463">
              <w:rPr>
                <w:rFonts w:cs="Angsana New"/>
                <w:b w:val="0"/>
                <w:bCs/>
                <w:cs/>
                <w:lang w:bidi="th-TH"/>
              </w:rPr>
              <w:t>-</w:t>
            </w:r>
            <w:r w:rsidRPr="00135463">
              <w:rPr>
                <w:b w:val="0"/>
                <w:bCs/>
                <w:lang w:bidi="th-TH"/>
              </w:rPr>
              <w:t>paid</w:t>
            </w:r>
            <w:r w:rsidRPr="00135463">
              <w:rPr>
                <w:rFonts w:cs="Angsana New"/>
                <w:b w:val="0"/>
                <w:bCs/>
                <w:cs/>
                <w:lang w:bidi="th-TH"/>
              </w:rPr>
              <w:t xml:space="preserve">” </w:t>
            </w:r>
            <w:r w:rsidRPr="002206C7" w:rsidR="00F37984">
              <w:rPr>
                <w:cs/>
                <w:lang w:bidi="th-TH"/>
              </w:rPr>
              <w:t>และ</w:t>
            </w:r>
            <w:r w:rsidRPr="00842210" w:rsidR="00F37984">
              <w:rPr>
                <w:b w:val="0"/>
                <w:bCs/>
              </w:rPr>
              <w:t xml:space="preserve">PriceType </w:t>
            </w:r>
            <w:r w:rsidRPr="00842210" w:rsidR="00F37984">
              <w:rPr>
                <w:b w:val="0"/>
                <w:bCs/>
                <w:cs/>
                <w:lang w:bidi="th-TH"/>
              </w:rPr>
              <w:t>= “</w:t>
            </w:r>
            <w:r w:rsidRPr="00842210" w:rsidR="00F37984">
              <w:rPr>
                <w:b w:val="0"/>
                <w:bCs/>
              </w:rPr>
              <w:t>Recurring</w:t>
            </w:r>
            <w:r w:rsidRPr="00842210" w:rsidR="00F37984">
              <w:rPr>
                <w:b w:val="0"/>
                <w:bCs/>
                <w:cs/>
                <w:lang w:bidi="th-TH"/>
              </w:rPr>
              <w:t>”</w:t>
            </w:r>
            <w:r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</w:p>
          <w:p w:rsidR="00733C2F" w:rsidP="00733C2F" w:rsidRDefault="00733C2F" w14:paraId="4A29F6A9" w14:textId="648F2F10">
            <w:pPr>
              <w:pStyle w:val="HeaderTable"/>
            </w:pPr>
            <w:r w:rsidRPr="00135463">
              <w:rPr>
                <w:rFonts w:cs="Angsana New"/>
                <w:cs/>
                <w:lang w:bidi="th-TH"/>
              </w:rPr>
              <w:t xml:space="preserve">ถ้าไม่ใช่ให้ </w:t>
            </w:r>
            <w:r w:rsidRPr="008226BF">
              <w:rPr>
                <w:b w:val="0"/>
                <w:bCs/>
                <w:lang w:bidi="th-TH"/>
              </w:rPr>
              <w:t>Invisible</w:t>
            </w:r>
            <w:r w:rsidRPr="00135463">
              <w:rPr>
                <w:rFonts w:cs="Angsana New"/>
                <w:bCs/>
                <w:cs/>
                <w:lang w:bidi="th-TH"/>
              </w:rPr>
              <w:t xml:space="preserve"> </w:t>
            </w:r>
            <w:r w:rsidRPr="00135463">
              <w:rPr>
                <w:rFonts w:cs="Angsana New"/>
                <w:cs/>
                <w:lang w:bidi="th-TH"/>
              </w:rPr>
              <w:t xml:space="preserve">และทำการเคลียร์ข้อมูลที่ </w:t>
            </w:r>
            <w:r w:rsidRPr="008226BF">
              <w:rPr>
                <w:b w:val="0"/>
                <w:bCs/>
                <w:lang w:bidi="th-TH"/>
              </w:rPr>
              <w:t xml:space="preserve">deductType </w:t>
            </w:r>
            <w:r w:rsidRPr="008226BF">
              <w:rPr>
                <w:rFonts w:cs="Angsana New"/>
                <w:b w:val="0"/>
                <w:bCs/>
                <w:cs/>
                <w:lang w:bidi="th-TH"/>
              </w:rPr>
              <w:t>= “</w:t>
            </w:r>
            <w:r w:rsidRPr="008226BF">
              <w:rPr>
                <w:b w:val="0"/>
                <w:bCs/>
                <w:lang w:bidi="th-TH"/>
              </w:rPr>
              <w:t>Deduct Fail</w:t>
            </w:r>
            <w:r w:rsidRPr="008226BF">
              <w:rPr>
                <w:rFonts w:cs="Angsana New"/>
                <w:b w:val="0"/>
                <w:bCs/>
                <w:cs/>
                <w:lang w:bidi="th-TH"/>
              </w:rPr>
              <w:t>”</w:t>
            </w:r>
            <w:r w:rsidR="00AC260E">
              <w:rPr>
                <w:bCs/>
                <w:cs/>
                <w:lang w:bidi="th-TH"/>
              </w:rPr>
              <w:t xml:space="preserve"> </w:t>
            </w:r>
            <w:r w:rsidR="00AC260E">
              <w:rPr>
                <w:rFonts w:hint="cs"/>
                <w:cs/>
                <w:lang w:bidi="th-TH"/>
              </w:rPr>
              <w:t xml:space="preserve">และ </w:t>
            </w:r>
            <w:r w:rsidR="00AC260E">
              <w:rPr>
                <w:bCs/>
                <w:cs/>
                <w:lang w:bidi="th-TH"/>
              </w:rPr>
              <w:t>“</w:t>
            </w:r>
            <w:r w:rsidRPr="00D04647" w:rsidR="00AC260E">
              <w:rPr>
                <w:b w:val="0"/>
                <w:bCs/>
                <w:lang w:bidi="th-TH"/>
              </w:rPr>
              <w:t>Partail Step</w:t>
            </w:r>
            <w:r w:rsidRPr="00D04647" w:rsidR="00AC260E">
              <w:rPr>
                <w:b w:val="0"/>
                <w:bCs/>
                <w:cs/>
                <w:lang w:bidi="th-TH"/>
              </w:rPr>
              <w:t>”</w:t>
            </w:r>
          </w:p>
        </w:tc>
      </w:tr>
      <w:tr w:rsidRPr="008979A8" w:rsidR="00733C2F" w:rsidTr="00AC260E" w14:paraId="1F94CE7C" w14:textId="77777777">
        <w:trPr>
          <w:trHeight w:val="216"/>
        </w:trPr>
        <w:tc>
          <w:tcPr>
            <w:tcW w:w="1026" w:type="pct"/>
          </w:tcPr>
          <w:p w:rsidR="00733C2F" w:rsidP="00A64494" w:rsidRDefault="00733C2F" w14:paraId="71076A7A" w14:textId="252DE53B">
            <w:r>
              <w:t>Deduct Success</w:t>
            </w:r>
          </w:p>
        </w:tc>
        <w:tc>
          <w:tcPr>
            <w:tcW w:w="882" w:type="pct"/>
            <w:gridSpan w:val="2"/>
          </w:tcPr>
          <w:p w:rsidR="00733C2F" w:rsidP="00A64494" w:rsidRDefault="00733C2F" w14:paraId="448CB11F" w14:textId="6CBFD84E">
            <w:r>
              <w:t>Link</w:t>
            </w:r>
          </w:p>
        </w:tc>
        <w:tc>
          <w:tcPr>
            <w:tcW w:w="3092" w:type="pct"/>
            <w:gridSpan w:val="2"/>
          </w:tcPr>
          <w:p w:rsidR="00AC260E" w:rsidP="00AC260E" w:rsidRDefault="00AC260E" w14:paraId="1B36629F" w14:textId="77777777">
            <w:r>
              <w:t xml:space="preserve">Visible </w:t>
            </w:r>
            <w:r>
              <w:rPr>
                <w:rFonts w:hint="cs"/>
                <w:cs/>
              </w:rPr>
              <w:t xml:space="preserve">เมื่อ </w:t>
            </w:r>
            <w:r>
              <w:t xml:space="preserve">productClass </w:t>
            </w:r>
            <w:r>
              <w:rPr>
                <w:rFonts w:cs="CordiaUPC"/>
                <w:cs/>
              </w:rPr>
              <w:t>=”</w:t>
            </w:r>
            <w:r>
              <w:t>Main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หรือ </w:t>
            </w:r>
            <w:r>
              <w:t xml:space="preserve">productClass </w:t>
            </w:r>
            <w:r>
              <w:rPr>
                <w:rFonts w:cs="CordiaUPC"/>
                <w:cs/>
              </w:rPr>
              <w:t>=”</w:t>
            </w:r>
            <w:r>
              <w:t>On Top, On Top Extra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และ </w:t>
            </w:r>
            <w:r w:rsidRPr="00C73BAE">
              <w:t>Partial Step Table Section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hint="cs"/>
                <w:cs/>
              </w:rPr>
              <w:t>มีค่า</w:t>
            </w:r>
          </w:p>
          <w:p w:rsidR="00733C2F" w:rsidP="00A64494" w:rsidRDefault="00733C2F" w14:paraId="076DEFCA" w14:textId="16DA1A4E">
            <w:r>
              <w:rPr>
                <w:rFonts w:hint="cs"/>
                <w:cs/>
              </w:rPr>
              <w:t xml:space="preserve">เมื่อคลิกให้ </w:t>
            </w:r>
            <w:r>
              <w:t xml:space="preserve">Link </w:t>
            </w:r>
            <w:r>
              <w:rPr>
                <w:rFonts w:hint="cs"/>
                <w:cs/>
              </w:rPr>
              <w:t xml:space="preserve">ให้แสดง </w:t>
            </w:r>
            <w:r>
              <w:t xml:space="preserve">Detail Section </w:t>
            </w:r>
            <w:r>
              <w:rPr>
                <w:rFonts w:hint="cs"/>
                <w:cs/>
              </w:rPr>
              <w:t xml:space="preserve">พร้อมทั้ง </w:t>
            </w:r>
            <w:r>
              <w:t xml:space="preserve">Default </w:t>
            </w:r>
            <w:r>
              <w:rPr>
                <w:rFonts w:hint="cs"/>
                <w:cs/>
              </w:rPr>
              <w:t xml:space="preserve">ค่า </w:t>
            </w:r>
            <w:r>
              <w:t xml:space="preserve">deductType </w:t>
            </w:r>
            <w:r>
              <w:rPr>
                <w:rFonts w:cs="Angsana New"/>
                <w:cs/>
              </w:rPr>
              <w:t>= “</w:t>
            </w:r>
            <w:r>
              <w:t>Deduct Success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เมื่อมีการเพิ่มข้อมูลในแต่ละ </w:t>
            </w:r>
            <w:r>
              <w:t>Section</w:t>
            </w:r>
          </w:p>
        </w:tc>
      </w:tr>
      <w:tr w:rsidRPr="008979A8" w:rsidR="00AC260E" w:rsidTr="00AC260E" w14:paraId="780182BB" w14:textId="77777777">
        <w:trPr>
          <w:trHeight w:val="216"/>
        </w:trPr>
        <w:tc>
          <w:tcPr>
            <w:tcW w:w="1026" w:type="pct"/>
          </w:tcPr>
          <w:p w:rsidR="00AC260E" w:rsidP="00AC260E" w:rsidRDefault="00AC260E" w14:paraId="3579F291" w14:textId="2C3BFAAF">
            <w:r w:rsidRPr="00140006">
              <w:t xml:space="preserve">partialStepChargeIncVat </w:t>
            </w:r>
            <w:r w:rsidRPr="00140006">
              <w:rPr>
                <w:rFonts w:cs="CordiaUPC"/>
                <w:cs/>
              </w:rPr>
              <w:t>+ “</w:t>
            </w:r>
            <w:r w:rsidRPr="00140006">
              <w:t>Baht</w:t>
            </w:r>
            <w:r w:rsidRPr="00140006">
              <w:rPr>
                <w:rFonts w:cs="CordiaUPC"/>
                <w:cs/>
              </w:rPr>
              <w:t xml:space="preserve">” + </w:t>
            </w:r>
            <w:r w:rsidRPr="00140006">
              <w:t xml:space="preserve">partialStepBillCycle </w:t>
            </w:r>
            <w:r w:rsidRPr="00140006">
              <w:rPr>
                <w:rFonts w:cs="CordiaUPC"/>
                <w:cs/>
              </w:rPr>
              <w:t xml:space="preserve">+ “ ” + </w:t>
            </w:r>
            <w:r w:rsidRPr="00140006">
              <w:t>partialStepBillCycleUnit</w:t>
            </w:r>
          </w:p>
        </w:tc>
        <w:tc>
          <w:tcPr>
            <w:tcW w:w="882" w:type="pct"/>
            <w:gridSpan w:val="2"/>
          </w:tcPr>
          <w:p w:rsidR="00AC260E" w:rsidP="00AC260E" w:rsidRDefault="00AC260E" w14:paraId="225B7E5E" w14:textId="140CE8CA">
            <w:r>
              <w:t>Link</w:t>
            </w:r>
          </w:p>
        </w:tc>
        <w:tc>
          <w:tcPr>
            <w:tcW w:w="3092" w:type="pct"/>
            <w:gridSpan w:val="2"/>
          </w:tcPr>
          <w:p w:rsidR="00AC260E" w:rsidP="00AC260E" w:rsidRDefault="00AC260E" w14:paraId="4E4B3F5C" w14:textId="77777777">
            <w:r>
              <w:t xml:space="preserve">Visible </w:t>
            </w:r>
            <w:r>
              <w:rPr>
                <w:rFonts w:hint="cs"/>
                <w:cs/>
              </w:rPr>
              <w:t xml:space="preserve">เมื่อ </w:t>
            </w:r>
            <w:r w:rsidRPr="00C73BAE">
              <w:t>Partial Step Table Section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hint="cs"/>
                <w:cs/>
              </w:rPr>
              <w:t>มีค่า</w:t>
            </w:r>
          </w:p>
          <w:p w:rsidR="00AC260E" w:rsidP="00AC260E" w:rsidRDefault="00AC260E" w14:paraId="2B0B9FE3" w14:textId="37CA8C2E">
            <w:r>
              <w:rPr>
                <w:rFonts w:hint="cs"/>
                <w:cs/>
              </w:rPr>
              <w:t xml:space="preserve">เมื่อคลิกให้ </w:t>
            </w:r>
            <w:r>
              <w:t xml:space="preserve">Link </w:t>
            </w:r>
            <w:r>
              <w:rPr>
                <w:rFonts w:hint="cs"/>
                <w:cs/>
              </w:rPr>
              <w:t xml:space="preserve">ให้แสดง </w:t>
            </w:r>
            <w:r>
              <w:t xml:space="preserve">Detail Section </w:t>
            </w:r>
            <w:r>
              <w:rPr>
                <w:rFonts w:hint="cs"/>
                <w:cs/>
              </w:rPr>
              <w:t xml:space="preserve">พร้อมทั้ง </w:t>
            </w:r>
            <w:r>
              <w:t xml:space="preserve">Default </w:t>
            </w:r>
            <w:r>
              <w:rPr>
                <w:rFonts w:hint="cs"/>
                <w:cs/>
              </w:rPr>
              <w:t xml:space="preserve">ค่า </w:t>
            </w:r>
            <w:r>
              <w:t xml:space="preserve">deductType </w:t>
            </w:r>
            <w:r>
              <w:rPr>
                <w:rFonts w:cs="Angsana New"/>
                <w:cs/>
              </w:rPr>
              <w:t>= “</w:t>
            </w:r>
            <w:r w:rsidRPr="00C73BAE">
              <w:t xml:space="preserve">Partial </w:t>
            </w:r>
            <w:r>
              <w:t>Step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เมื่อมีการเพิ่มข้อมูลในแต่ละ </w:t>
            </w:r>
            <w:r>
              <w:t>Section</w:t>
            </w:r>
          </w:p>
        </w:tc>
      </w:tr>
      <w:tr w:rsidRPr="008979A8" w:rsidR="00AC260E" w:rsidTr="00AC260E" w14:paraId="15CD0349" w14:textId="77777777">
        <w:trPr>
          <w:trHeight w:val="216"/>
        </w:trPr>
        <w:tc>
          <w:tcPr>
            <w:tcW w:w="1026" w:type="pct"/>
          </w:tcPr>
          <w:p w:rsidR="00AC260E" w:rsidP="00AC260E" w:rsidRDefault="00AC260E" w14:paraId="084768A3" w14:textId="482FE074">
            <w:r>
              <w:t>Deduct Fail</w:t>
            </w:r>
          </w:p>
        </w:tc>
        <w:tc>
          <w:tcPr>
            <w:tcW w:w="882" w:type="pct"/>
            <w:gridSpan w:val="2"/>
          </w:tcPr>
          <w:p w:rsidR="00AC260E" w:rsidP="00AC260E" w:rsidRDefault="00AC260E" w14:paraId="3685F548" w14:textId="6FC28BDE">
            <w:r>
              <w:t>Link</w:t>
            </w:r>
          </w:p>
        </w:tc>
        <w:tc>
          <w:tcPr>
            <w:tcW w:w="3092" w:type="pct"/>
            <w:gridSpan w:val="2"/>
          </w:tcPr>
          <w:p w:rsidR="00AC260E" w:rsidP="00AC260E" w:rsidRDefault="00AC260E" w14:paraId="4BECA0BB" w14:textId="77777777">
            <w:r>
              <w:t xml:space="preserve">Visible </w:t>
            </w:r>
            <w:r>
              <w:rPr>
                <w:rFonts w:hint="cs"/>
                <w:cs/>
              </w:rPr>
              <w:t xml:space="preserve">เมื่อ </w:t>
            </w:r>
            <w:r>
              <w:t xml:space="preserve">productClass </w:t>
            </w:r>
            <w:r>
              <w:rPr>
                <w:rFonts w:cs="CordiaUPC"/>
                <w:cs/>
              </w:rPr>
              <w:t>=”</w:t>
            </w:r>
            <w:r>
              <w:t>Main</w:t>
            </w:r>
            <w:r>
              <w:rPr>
                <w:rFonts w:cs="CordiaUPC"/>
                <w:cs/>
              </w:rPr>
              <w:t xml:space="preserve">” </w:t>
            </w:r>
          </w:p>
          <w:p w:rsidR="00AC260E" w:rsidP="00AC260E" w:rsidRDefault="00AC260E" w14:paraId="2DA1086D" w14:textId="5A8C1ACA">
            <w:r>
              <w:rPr>
                <w:rFonts w:hint="cs"/>
                <w:cs/>
              </w:rPr>
              <w:t xml:space="preserve">เมื่อคลิกให้ </w:t>
            </w:r>
            <w:r>
              <w:t xml:space="preserve">Link </w:t>
            </w:r>
            <w:r>
              <w:rPr>
                <w:rFonts w:hint="cs"/>
                <w:cs/>
              </w:rPr>
              <w:t xml:space="preserve">ให้แสดง </w:t>
            </w:r>
            <w:r>
              <w:t xml:space="preserve">Detail Section </w:t>
            </w:r>
            <w:r>
              <w:rPr>
                <w:rFonts w:hint="cs"/>
                <w:cs/>
              </w:rPr>
              <w:t xml:space="preserve">พร้อมทั้ง </w:t>
            </w:r>
            <w:r>
              <w:t xml:space="preserve">Default </w:t>
            </w:r>
            <w:r>
              <w:rPr>
                <w:rFonts w:hint="cs"/>
                <w:cs/>
              </w:rPr>
              <w:t xml:space="preserve">ค่า </w:t>
            </w:r>
            <w:r>
              <w:t xml:space="preserve">deductType </w:t>
            </w:r>
            <w:r>
              <w:rPr>
                <w:rFonts w:cs="Angsana New"/>
                <w:cs/>
              </w:rPr>
              <w:t>= “</w:t>
            </w:r>
            <w:r>
              <w:t>Deduct Fail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เมื่อมีการเพิ่มข้อมูลในแต่ละ </w:t>
            </w:r>
            <w:r>
              <w:t>Section</w:t>
            </w:r>
          </w:p>
        </w:tc>
      </w:tr>
      <w:tr w:rsidRPr="008979A8" w:rsidR="00AC260E" w:rsidTr="005B0453" w14:paraId="0F91381A" w14:textId="77777777">
        <w:tc>
          <w:tcPr>
            <w:tcW w:w="5000" w:type="pct"/>
            <w:gridSpan w:val="5"/>
            <w:shd w:val="clear" w:color="auto" w:fill="C2D69B" w:themeFill="accent3" w:themeFillTint="99"/>
          </w:tcPr>
          <w:p w:rsidR="00AC260E" w:rsidP="00AC260E" w:rsidRDefault="00AC260E" w14:paraId="5EA5894D" w14:textId="6CEB6587">
            <w:pPr>
              <w:pStyle w:val="HeaderTable"/>
            </w:pPr>
            <w:r>
              <w:t>End Tab Section</w:t>
            </w:r>
          </w:p>
        </w:tc>
      </w:tr>
      <w:tr w:rsidRPr="008979A8" w:rsidR="00AC260E" w:rsidTr="005B0453" w14:paraId="1D3B89E2" w14:textId="77777777">
        <w:tc>
          <w:tcPr>
            <w:tcW w:w="5000" w:type="pct"/>
            <w:gridSpan w:val="5"/>
            <w:shd w:val="clear" w:color="auto" w:fill="C2D69B" w:themeFill="accent3" w:themeFillTint="99"/>
          </w:tcPr>
          <w:p w:rsidR="00AC260E" w:rsidP="00AC260E" w:rsidRDefault="00AC260E" w14:paraId="1DA2E3C8" w14:textId="77777777">
            <w:pPr>
              <w:pStyle w:val="HeaderTable"/>
              <w:rPr>
                <w:lang w:bidi="th-TH"/>
              </w:rPr>
            </w:pPr>
            <w:r>
              <w:t>Detail Section</w:t>
            </w:r>
          </w:p>
          <w:p w:rsidR="00AC260E" w:rsidP="00AC260E" w:rsidRDefault="00AC260E" w14:paraId="0D092D53" w14:textId="5E765815">
            <w:pPr>
              <w:pStyle w:val="HeaderTable"/>
              <w:rPr>
                <w:lang w:bidi="th-TH"/>
              </w:rPr>
            </w:pPr>
            <w:r>
              <w:rPr>
                <w:rFonts w:hint="cs" w:cs="Angsana New"/>
                <w:cs/>
                <w:lang w:bidi="th-TH"/>
              </w:rPr>
              <w:t xml:space="preserve">ถ้าไม่ใช่ของ </w:t>
            </w:r>
            <w:r w:rsidRPr="00135463">
              <w:rPr>
                <w:b w:val="0"/>
                <w:bCs/>
              </w:rPr>
              <w:t>customerType</w:t>
            </w:r>
            <w:r w:rsidRPr="00135463">
              <w:rPr>
                <w:rFonts w:cs="Angsana New"/>
                <w:bCs/>
                <w:cs/>
                <w:lang w:bidi="th-TH"/>
              </w:rPr>
              <w:t xml:space="preserve"> </w:t>
            </w:r>
            <w:r>
              <w:rPr>
                <w:rFonts w:cs="Angsana New"/>
                <w:bCs/>
                <w:cs/>
                <w:lang w:bidi="th-TH"/>
              </w:rPr>
              <w:t>=</w:t>
            </w:r>
            <w:r w:rsidRPr="00135463">
              <w:rPr>
                <w:rFonts w:cs="Angsana New"/>
                <w:bCs/>
                <w:cs/>
                <w:lang w:bidi="th-TH"/>
              </w:rPr>
              <w:t xml:space="preserve"> </w:t>
            </w:r>
            <w:r w:rsidRPr="00135463">
              <w:rPr>
                <w:rFonts w:cs="Angsana New"/>
                <w:b w:val="0"/>
                <w:bCs/>
                <w:cs/>
                <w:lang w:bidi="th-TH"/>
              </w:rPr>
              <w:t>“</w:t>
            </w:r>
            <w:r w:rsidRPr="00135463">
              <w:rPr>
                <w:b w:val="0"/>
                <w:bCs/>
              </w:rPr>
              <w:t>Pre</w:t>
            </w:r>
            <w:r w:rsidRPr="00135463">
              <w:rPr>
                <w:rFonts w:cs="Angsana New"/>
                <w:b w:val="0"/>
                <w:bCs/>
                <w:cs/>
                <w:lang w:bidi="th-TH"/>
              </w:rPr>
              <w:t>-</w:t>
            </w:r>
            <w:r w:rsidRPr="00135463">
              <w:rPr>
                <w:b w:val="0"/>
                <w:bCs/>
              </w:rPr>
              <w:t>paid</w:t>
            </w:r>
            <w:r w:rsidRPr="00135463">
              <w:rPr>
                <w:rFonts w:cs="Angsana New"/>
                <w:b w:val="0"/>
                <w:bCs/>
                <w:cs/>
                <w:lang w:bidi="th-TH"/>
              </w:rPr>
              <w:t>”</w:t>
            </w:r>
            <w:r w:rsidRPr="00135463">
              <w:rPr>
                <w:rFonts w:cs="Angsana New"/>
                <w:bCs/>
                <w:cs/>
                <w:lang w:bidi="th-TH"/>
              </w:rPr>
              <w:t xml:space="preserve"> </w:t>
            </w:r>
            <w:r w:rsidRPr="002206C7">
              <w:rPr>
                <w:cs/>
                <w:lang w:bidi="th-TH"/>
              </w:rPr>
              <w:t>และ</w:t>
            </w:r>
            <w:r w:rsidRPr="00842210">
              <w:rPr>
                <w:b w:val="0"/>
                <w:bCs/>
              </w:rPr>
              <w:t xml:space="preserve">PriceType </w:t>
            </w:r>
            <w:r w:rsidRPr="00842210">
              <w:rPr>
                <w:b w:val="0"/>
                <w:bCs/>
                <w:cs/>
                <w:lang w:bidi="th-TH"/>
              </w:rPr>
              <w:t>= “</w:t>
            </w:r>
            <w:r w:rsidRPr="00842210">
              <w:rPr>
                <w:b w:val="0"/>
                <w:bCs/>
              </w:rPr>
              <w:t>Recurring</w:t>
            </w:r>
            <w:r w:rsidRPr="00842210">
              <w:rPr>
                <w:b w:val="0"/>
                <w:bCs/>
                <w:cs/>
                <w:lang w:bidi="th-TH"/>
              </w:rPr>
              <w:t>”</w:t>
            </w:r>
            <w:r w:rsidRPr="00135463">
              <w:rPr>
                <w:rFonts w:cs="Angsana New"/>
                <w:bCs/>
                <w:cs/>
                <w:lang w:bidi="th-TH"/>
              </w:rPr>
              <w:t xml:space="preserve"> </w:t>
            </w:r>
            <w:r w:rsidRPr="00D04647">
              <w:rPr>
                <w:rFonts w:hint="cs" w:cs="Angsana New"/>
                <w:b w:val="0"/>
                <w:cs/>
                <w:lang w:bidi="th-TH"/>
              </w:rPr>
              <w:t>และ</w:t>
            </w:r>
            <w:r w:rsidRPr="00D04647">
              <w:rPr>
                <w:b w:val="0"/>
              </w:rPr>
              <w:t xml:space="preserve"> Partial Step Table Section</w:t>
            </w:r>
            <w:r>
              <w:rPr>
                <w:bCs/>
                <w:cs/>
                <w:lang w:bidi="th-TH"/>
              </w:rPr>
              <w:t xml:space="preserve"> </w:t>
            </w:r>
            <w:r>
              <w:rPr>
                <w:rFonts w:hint="cs"/>
                <w:cs/>
                <w:lang w:bidi="th-TH"/>
              </w:rPr>
              <w:t xml:space="preserve">มีค่า </w:t>
            </w:r>
            <w:r w:rsidRPr="00135463">
              <w:rPr>
                <w:rFonts w:cs="Angsana New"/>
                <w:cs/>
                <w:lang w:bidi="th-TH"/>
              </w:rPr>
              <w:t xml:space="preserve">ให้แสดงข้อมูลภายใต้ </w:t>
            </w:r>
            <w:r w:rsidRPr="00135463">
              <w:rPr>
                <w:b w:val="0"/>
                <w:bCs/>
              </w:rPr>
              <w:t>Section</w:t>
            </w:r>
            <w:r w:rsidRPr="00135463">
              <w:rPr>
                <w:rFonts w:cs="Angsana New"/>
                <w:bCs/>
                <w:cs/>
                <w:lang w:bidi="th-TH"/>
              </w:rPr>
              <w:t xml:space="preserve"> </w:t>
            </w:r>
            <w:r w:rsidRPr="00135463">
              <w:rPr>
                <w:rFonts w:cs="Angsana New"/>
                <w:cs/>
                <w:lang w:bidi="th-TH"/>
              </w:rPr>
              <w:t xml:space="preserve">ทันที </w:t>
            </w:r>
            <w:r>
              <w:rPr>
                <w:rFonts w:hint="cs" w:cs="Angsana New"/>
                <w:cs/>
                <w:lang w:bidi="th-TH"/>
              </w:rPr>
              <w:t xml:space="preserve">พร้อมทั้ง </w:t>
            </w:r>
            <w:r w:rsidRPr="00135463">
              <w:rPr>
                <w:b w:val="0"/>
                <w:bCs/>
              </w:rPr>
              <w:t>Default</w:t>
            </w:r>
            <w:r>
              <w:rPr>
                <w:rFonts w:cs="Angsana New"/>
                <w:bCs/>
                <w:cs/>
                <w:lang w:bidi="th-TH"/>
              </w:rPr>
              <w:t xml:space="preserve"> </w:t>
            </w:r>
            <w:r>
              <w:rPr>
                <w:rFonts w:hint="cs" w:cs="Angsana New"/>
                <w:cs/>
                <w:lang w:bidi="th-TH"/>
              </w:rPr>
              <w:t xml:space="preserve">ค่า </w:t>
            </w:r>
            <w:r w:rsidRPr="00135463">
              <w:rPr>
                <w:b w:val="0"/>
                <w:bCs/>
              </w:rPr>
              <w:t xml:space="preserve">deductType </w:t>
            </w:r>
            <w:r w:rsidRPr="00135463">
              <w:rPr>
                <w:rFonts w:cs="Angsana New"/>
                <w:b w:val="0"/>
                <w:bCs/>
                <w:cs/>
                <w:lang w:bidi="th-TH"/>
              </w:rPr>
              <w:t>= “</w:t>
            </w:r>
            <w:r w:rsidRPr="00135463">
              <w:rPr>
                <w:b w:val="0"/>
                <w:bCs/>
              </w:rPr>
              <w:t xml:space="preserve">Deduct </w:t>
            </w:r>
            <w:r>
              <w:rPr>
                <w:b w:val="0"/>
                <w:bCs/>
                <w:lang w:bidi="th-TH"/>
              </w:rPr>
              <w:t>Success</w:t>
            </w:r>
            <w:r w:rsidRPr="00135463">
              <w:rPr>
                <w:rFonts w:cs="Angsana New"/>
                <w:b w:val="0"/>
                <w:bCs/>
                <w:cs/>
                <w:lang w:bidi="th-TH"/>
              </w:rPr>
              <w:t>”</w:t>
            </w:r>
            <w:r>
              <w:rPr>
                <w:rFonts w:cs="Angsana New"/>
                <w:bCs/>
                <w:cs/>
                <w:lang w:bidi="th-TH"/>
              </w:rPr>
              <w:t xml:space="preserve"> </w:t>
            </w:r>
            <w:r>
              <w:rPr>
                <w:rFonts w:hint="cs" w:cs="Angsana New"/>
                <w:cs/>
                <w:lang w:bidi="th-TH"/>
              </w:rPr>
              <w:t xml:space="preserve">เมื่อมีการเพิ่มข้อมูลในแต่ละ </w:t>
            </w:r>
            <w:r w:rsidRPr="00135463">
              <w:rPr>
                <w:b w:val="0"/>
                <w:bCs/>
              </w:rPr>
              <w:t>Section</w:t>
            </w:r>
          </w:p>
          <w:p w:rsidR="00AC260E" w:rsidP="00AC260E" w:rsidRDefault="00AC260E" w14:paraId="5121EADA" w14:textId="71BE07FB">
            <w:r w:rsidRPr="00135463">
              <w:rPr>
                <w:cs/>
              </w:rPr>
              <w:t>ถ้าไม่ใช่</w:t>
            </w:r>
            <w:r>
              <w:rPr>
                <w:rFonts w:hint="cs"/>
                <w:cs/>
              </w:rPr>
              <w:t xml:space="preserve">จะ </w:t>
            </w:r>
            <w:r>
              <w:t xml:space="preserve">Default </w:t>
            </w:r>
            <w:r>
              <w:rPr>
                <w:rFonts w:hint="cs"/>
                <w:cs/>
              </w:rPr>
              <w:t xml:space="preserve">แสดงข้อมูลตาม </w:t>
            </w:r>
            <w:r>
              <w:t>Tab Section Deduct Success</w:t>
            </w:r>
          </w:p>
        </w:tc>
      </w:tr>
      <w:tr w:rsidRPr="008979A8" w:rsidR="00AC260E" w:rsidTr="00FE67BE" w14:paraId="79D861C3" w14:textId="77777777">
        <w:tc>
          <w:tcPr>
            <w:tcW w:w="1039" w:type="pct"/>
            <w:gridSpan w:val="2"/>
          </w:tcPr>
          <w:p w:rsidR="00AC260E" w:rsidP="00FE67BE" w:rsidRDefault="00AC260E" w14:paraId="06A13479" w14:textId="7AE51B75">
            <w:pPr>
              <w:pStyle w:val="HeaderTable"/>
            </w:pPr>
            <w:r w:rsidRPr="00D04647">
              <w:rPr>
                <w:b w:val="0"/>
                <w:bCs/>
              </w:rPr>
              <w:t>Copy From Deduct Success</w:t>
            </w:r>
          </w:p>
        </w:tc>
        <w:tc>
          <w:tcPr>
            <w:tcW w:w="869" w:type="pct"/>
          </w:tcPr>
          <w:p w:rsidR="00AC260E" w:rsidP="00FE67BE" w:rsidRDefault="00AC260E" w14:paraId="7166B250" w14:textId="425B54EF">
            <w:pPr>
              <w:pStyle w:val="HeaderTable"/>
            </w:pPr>
            <w:r w:rsidRPr="00D04647">
              <w:rPr>
                <w:b w:val="0"/>
                <w:bCs/>
              </w:rPr>
              <w:t>Button</w:t>
            </w:r>
          </w:p>
        </w:tc>
        <w:tc>
          <w:tcPr>
            <w:tcW w:w="3092" w:type="pct"/>
            <w:gridSpan w:val="2"/>
          </w:tcPr>
          <w:p w:rsidR="00AC260E" w:rsidP="00AC260E" w:rsidRDefault="00AC260E" w14:paraId="44D6315C" w14:textId="77777777">
            <w:r>
              <w:t xml:space="preserve">Visible </w:t>
            </w:r>
            <w:r>
              <w:rPr>
                <w:rFonts w:hint="cs"/>
                <w:cs/>
              </w:rPr>
              <w:t xml:space="preserve">เมื่อ </w:t>
            </w:r>
            <w:r>
              <w:t xml:space="preserve">deductType </w:t>
            </w:r>
            <w:r>
              <w:rPr>
                <w:rFonts w:cs="CordiaUPC"/>
                <w:cs/>
              </w:rPr>
              <w:t>= “</w:t>
            </w:r>
            <w:r>
              <w:t>Deduct Fail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และ </w:t>
            </w:r>
            <w:r>
              <w:rPr>
                <w:rFonts w:cs="CordiaUPC"/>
                <w:cs/>
              </w:rPr>
              <w:t>“</w:t>
            </w:r>
            <w:r>
              <w:t>Partial Step</w:t>
            </w:r>
            <w:r>
              <w:rPr>
                <w:rFonts w:cs="CordiaUPC"/>
                <w:cs/>
              </w:rPr>
              <w:t>”</w:t>
            </w:r>
          </w:p>
          <w:p w:rsidR="00AC260E" w:rsidP="00AC260E" w:rsidRDefault="00AC260E" w14:paraId="68307CC6" w14:textId="77777777">
            <w:pPr>
              <w:rPr>
                <w:rFonts w:cs="Angsana New"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deductType </w:t>
            </w:r>
            <w:r>
              <w:rPr>
                <w:rFonts w:cs="CordiaUPC"/>
                <w:cs/>
              </w:rPr>
              <w:t>= “</w:t>
            </w:r>
            <w:r>
              <w:t>Deduct Fail</w:t>
            </w:r>
            <w:r>
              <w:rPr>
                <w:rFonts w:cs="CordiaUPC"/>
                <w:cs/>
              </w:rPr>
              <w:t>”</w:t>
            </w:r>
            <w:r>
              <w:rPr>
                <w:rFonts w:hint="cs" w:cs="CordiaUPC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เมื่อคลิกให้ </w:t>
            </w:r>
            <w:r>
              <w:t xml:space="preserve">Copy </w:t>
            </w:r>
            <w:r>
              <w:rPr>
                <w:rFonts w:hint="cs"/>
                <w:cs/>
              </w:rPr>
              <w:t xml:space="preserve">ข้อมูลดังต่อไปนี้พร้อมทั้ง </w:t>
            </w:r>
            <w:r>
              <w:t xml:space="preserve">Default </w:t>
            </w:r>
            <w:r>
              <w:rPr>
                <w:rFonts w:hint="cs"/>
                <w:cs/>
              </w:rPr>
              <w:t xml:space="preserve">ค่า </w:t>
            </w:r>
            <w:r>
              <w:t xml:space="preserve">deductType </w:t>
            </w:r>
            <w:r>
              <w:rPr>
                <w:rFonts w:cs="Angsana New"/>
                <w:cs/>
              </w:rPr>
              <w:t>= “</w:t>
            </w:r>
            <w:r>
              <w:t>Deduct Fail</w:t>
            </w:r>
            <w:r>
              <w:rPr>
                <w:rFonts w:cs="Angsana New"/>
                <w:cs/>
              </w:rPr>
              <w:t>”</w:t>
            </w:r>
          </w:p>
          <w:p w:rsidR="00AC260E" w:rsidP="00AC260E" w:rsidRDefault="00AC260E" w14:paraId="272F966B" w14:textId="77777777">
            <w:pPr>
              <w:pStyle w:val="ListParagraph"/>
              <w:numPr>
                <w:ilvl w:val="0"/>
                <w:numId w:val="365"/>
              </w:numPr>
            </w:pPr>
            <w:r>
              <w:t>Content Table</w:t>
            </w:r>
          </w:p>
          <w:p w:rsidR="00AC260E" w:rsidP="00AC260E" w:rsidRDefault="00AC260E" w14:paraId="67AA3C38" w14:textId="77777777">
            <w:pPr>
              <w:rPr>
                <w:rFonts w:cs="Angsana New"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deductType </w:t>
            </w:r>
            <w:r>
              <w:rPr>
                <w:rFonts w:cs="CordiaUPC"/>
                <w:cs/>
              </w:rPr>
              <w:t>= “</w:t>
            </w:r>
            <w:r>
              <w:t>Partial Step</w:t>
            </w:r>
            <w:r>
              <w:rPr>
                <w:rFonts w:cs="CordiaUPC"/>
                <w:cs/>
              </w:rPr>
              <w:t>”</w:t>
            </w:r>
            <w:r>
              <w:rPr>
                <w:rFonts w:hint="cs" w:cs="CordiaUPC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เมื่อคลิกให้ </w:t>
            </w:r>
            <w:r>
              <w:t xml:space="preserve">Copy </w:t>
            </w:r>
            <w:r>
              <w:rPr>
                <w:rFonts w:hint="cs"/>
                <w:cs/>
              </w:rPr>
              <w:t xml:space="preserve">ข้อมูลดังต่อไปนี้พร้อมทั้ง </w:t>
            </w:r>
            <w:r>
              <w:t xml:space="preserve">Default </w:t>
            </w:r>
            <w:r>
              <w:rPr>
                <w:rFonts w:hint="cs"/>
                <w:cs/>
              </w:rPr>
              <w:t xml:space="preserve">ค่า </w:t>
            </w:r>
            <w:r>
              <w:t xml:space="preserve">deductType </w:t>
            </w:r>
            <w:r>
              <w:rPr>
                <w:rFonts w:cs="Angsana New"/>
                <w:cs/>
              </w:rPr>
              <w:t>= “</w:t>
            </w:r>
            <w:r>
              <w:t>Partial Step</w:t>
            </w:r>
            <w:r>
              <w:rPr>
                <w:rFonts w:cs="Angsana New"/>
                <w:cs/>
              </w:rPr>
              <w:t>”</w:t>
            </w:r>
          </w:p>
          <w:p w:rsidR="00AC260E" w:rsidP="00FE67BE" w:rsidRDefault="00AC260E" w14:paraId="58FCEB36" w14:textId="08D516C6">
            <w:pPr>
              <w:pStyle w:val="HeaderTable"/>
              <w:ind w:firstLine="720"/>
            </w:pPr>
            <w:r w:rsidRPr="00D04647">
              <w:rPr>
                <w:b w:val="0"/>
                <w:bCs/>
              </w:rPr>
              <w:t>Content Table</w:t>
            </w:r>
          </w:p>
        </w:tc>
      </w:tr>
      <w:tr w:rsidRPr="008979A8" w:rsidR="00AC260E" w:rsidTr="000E77DA" w14:paraId="0FAC5AE1" w14:textId="77777777">
        <w:trPr>
          <w:trHeight w:val="111"/>
        </w:trPr>
        <w:tc>
          <w:tcPr>
            <w:tcW w:w="5000" w:type="pct"/>
            <w:gridSpan w:val="5"/>
            <w:shd w:val="clear" w:color="auto" w:fill="C2D69B" w:themeFill="accent3" w:themeFillTint="99"/>
          </w:tcPr>
          <w:p w:rsidRPr="00BD6930" w:rsidR="00AC260E" w:rsidP="00AC260E" w:rsidRDefault="00AC260E" w14:paraId="47793328" w14:textId="3C55A0C3">
            <w:pPr>
              <w:pStyle w:val="HeaderTable"/>
              <w:rPr>
                <w:rtl/>
                <w:cs/>
              </w:rPr>
            </w:pPr>
            <w:r>
              <w:t>Table Section</w:t>
            </w:r>
          </w:p>
        </w:tc>
      </w:tr>
      <w:tr w:rsidRPr="008979A8" w:rsidR="00AC260E" w:rsidTr="005B0453" w14:paraId="559FCFBB" w14:textId="77777777">
        <w:trPr>
          <w:trHeight w:val="111"/>
        </w:trPr>
        <w:tc>
          <w:tcPr>
            <w:tcW w:w="1026" w:type="pct"/>
          </w:tcPr>
          <w:p w:rsidRPr="00F03FBF" w:rsidR="00AC260E" w:rsidP="00AC260E" w:rsidRDefault="00AC260E" w14:paraId="171E4179" w14:textId="7DF1F129">
            <w:pPr>
              <w:rPr>
                <w:rFonts w:cs="CordiaUPC"/>
              </w:rPr>
            </w:pPr>
            <w:r>
              <w:rPr>
                <w:rFonts w:cs="CordiaUPC"/>
                <w:szCs w:val="36"/>
              </w:rPr>
              <w:t xml:space="preserve">Package Group Name </w:t>
            </w:r>
            <w:r>
              <w:rPr>
                <w:rFonts w:cs="Angsana New"/>
                <w:cs/>
              </w:rPr>
              <w:t xml:space="preserve">/ </w:t>
            </w:r>
            <w:r>
              <w:rPr>
                <w:rFonts w:cs="CordiaUPC"/>
              </w:rPr>
              <w:t>M</w:t>
            </w:r>
            <w:r>
              <w:rPr>
                <w:color w:val="000000" w:themeColor="text1"/>
              </w:rPr>
              <w:t>odel Sharing Name</w:t>
            </w:r>
          </w:p>
        </w:tc>
        <w:tc>
          <w:tcPr>
            <w:tcW w:w="900" w:type="pct"/>
            <w:gridSpan w:val="3"/>
          </w:tcPr>
          <w:p w:rsidR="00AC260E" w:rsidP="00AC260E" w:rsidRDefault="00AC260E" w14:paraId="7EC29007" w14:textId="77777777">
            <w:pPr>
              <w:pStyle w:val="HeaderTable"/>
            </w:pPr>
          </w:p>
        </w:tc>
        <w:tc>
          <w:tcPr>
            <w:tcW w:w="3074" w:type="pct"/>
          </w:tcPr>
          <w:p w:rsidRPr="00BD6930" w:rsidR="00AC260E" w:rsidP="00AC260E" w:rsidRDefault="00AC260E" w14:paraId="091C4AEB" w14:textId="77777777">
            <w:pPr>
              <w:spacing w:after="0"/>
              <w:rPr>
                <w:rFonts w:cs="CordiaUPC"/>
              </w:rPr>
            </w:pPr>
            <w:r w:rsidRPr="00BD6930">
              <w:rPr>
                <w:rFonts w:cs="Angsana New"/>
                <w:cs/>
              </w:rPr>
              <w:t xml:space="preserve">แสดงข้อมูลใน </w:t>
            </w:r>
            <w:r w:rsidRPr="00BD6930">
              <w:rPr>
                <w:rFonts w:cs="CordiaUPC"/>
              </w:rPr>
              <w:t>Format</w:t>
            </w:r>
          </w:p>
          <w:p w:rsidR="00AC260E" w:rsidP="00AC260E" w:rsidRDefault="00AC260E" w14:paraId="1D72BBEA" w14:textId="09E1BF15">
            <w:pPr>
              <w:spacing w:after="0"/>
              <w:rPr>
                <w:cs/>
              </w:rPr>
            </w:pPr>
            <w:r>
              <w:rPr>
                <w:color w:val="000000" w:themeColor="text1"/>
              </w:rPr>
              <w:t xml:space="preserve">packageGroupName </w:t>
            </w:r>
            <w:r>
              <w:rPr>
                <w:rFonts w:hint="cs"/>
                <w:color w:val="000000" w:themeColor="text1"/>
                <w:cs/>
              </w:rPr>
              <w:t xml:space="preserve">หรือ </w:t>
            </w:r>
            <w:r>
              <w:rPr>
                <w:color w:val="000000" w:themeColor="text1"/>
              </w:rPr>
              <w:t>modelSharingName</w:t>
            </w:r>
          </w:p>
        </w:tc>
      </w:tr>
      <w:tr w:rsidRPr="008979A8" w:rsidR="00AC260E" w:rsidTr="005B0453" w14:paraId="65E7047A" w14:textId="77777777">
        <w:trPr>
          <w:trHeight w:val="111"/>
        </w:trPr>
        <w:tc>
          <w:tcPr>
            <w:tcW w:w="1026" w:type="pct"/>
          </w:tcPr>
          <w:p w:rsidR="00AC260E" w:rsidP="00AC260E" w:rsidRDefault="00AC260E" w14:paraId="21D3E9FE" w14:textId="7777777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platform</w:t>
            </w:r>
          </w:p>
        </w:tc>
        <w:tc>
          <w:tcPr>
            <w:tcW w:w="900" w:type="pct"/>
            <w:gridSpan w:val="3"/>
          </w:tcPr>
          <w:p w:rsidR="00AC260E" w:rsidP="00AC260E" w:rsidRDefault="00AC260E" w14:paraId="59C48153" w14:textId="77777777">
            <w:pPr>
              <w:pStyle w:val="HeaderTable"/>
            </w:pPr>
          </w:p>
        </w:tc>
        <w:tc>
          <w:tcPr>
            <w:tcW w:w="3074" w:type="pct"/>
          </w:tcPr>
          <w:p w:rsidRPr="00BD6930" w:rsidR="00AC260E" w:rsidP="00AC260E" w:rsidRDefault="00AC260E" w14:paraId="62A23500" w14:textId="77777777">
            <w:pPr>
              <w:spacing w:after="0"/>
              <w:rPr>
                <w:rFonts w:cs="CordiaUPC"/>
              </w:rPr>
            </w:pPr>
            <w:r w:rsidRPr="00BD6930">
              <w:rPr>
                <w:rFonts w:cs="Angsana New"/>
                <w:cs/>
              </w:rPr>
              <w:t xml:space="preserve">แสดงข้อมูลใน </w:t>
            </w:r>
            <w:r w:rsidRPr="00BD6930">
              <w:rPr>
                <w:rFonts w:cs="CordiaUPC"/>
              </w:rPr>
              <w:t>Format</w:t>
            </w:r>
          </w:p>
          <w:p w:rsidR="00AC260E" w:rsidP="00AC260E" w:rsidRDefault="00AC260E" w14:paraId="03D837C4" w14:textId="77777777">
            <w:pPr>
              <w:spacing w:after="0"/>
              <w:rPr>
                <w:rFonts w:cs="CordiaUPC"/>
              </w:rPr>
            </w:pPr>
            <w:r>
              <w:rPr>
                <w:rFonts w:cs="CordiaUPC"/>
              </w:rPr>
              <w:t>platform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หรือ </w:t>
            </w:r>
            <w:r>
              <w:rPr>
                <w:rFonts w:cs="CordiaUPC"/>
              </w:rPr>
              <w:t>platformCp</w:t>
            </w:r>
          </w:p>
          <w:p w:rsidRPr="00BD6930" w:rsidR="00AC260E" w:rsidP="00AC260E" w:rsidRDefault="00AC260E" w14:paraId="18E009DC" w14:textId="77777777">
            <w:pPr>
              <w:spacing w:after="0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ถ้ามีค่ามากกว่า </w:t>
            </w:r>
            <w:r>
              <w:rPr>
                <w:rFonts w:cs="CordiaUPC"/>
              </w:rPr>
              <w:t>1</w:t>
            </w:r>
            <w:r>
              <w:rPr>
                <w:rFonts w:hint="cs" w:cs="Angsana New"/>
                <w:cs/>
              </w:rPr>
              <w:t xml:space="preserve">  ค่า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>ให้ขึ้นบรรทัดใหม่</w:t>
            </w:r>
          </w:p>
        </w:tc>
      </w:tr>
      <w:tr w:rsidRPr="008979A8" w:rsidR="00AC260E" w:rsidTr="005B0453" w14:paraId="6315765C" w14:textId="77777777">
        <w:trPr>
          <w:trHeight w:val="111"/>
        </w:trPr>
        <w:tc>
          <w:tcPr>
            <w:tcW w:w="1026" w:type="pct"/>
          </w:tcPr>
          <w:p w:rsidR="00AC260E" w:rsidP="00AC260E" w:rsidRDefault="00AC260E" w14:paraId="6AA3A811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Fix Cost</w:t>
            </w:r>
          </w:p>
        </w:tc>
        <w:tc>
          <w:tcPr>
            <w:tcW w:w="900" w:type="pct"/>
            <w:gridSpan w:val="3"/>
          </w:tcPr>
          <w:p w:rsidR="00AC260E" w:rsidP="00AC260E" w:rsidRDefault="00AC260E" w14:paraId="237375A9" w14:textId="77777777">
            <w:pPr>
              <w:pStyle w:val="HeaderTable"/>
            </w:pPr>
          </w:p>
        </w:tc>
        <w:tc>
          <w:tcPr>
            <w:tcW w:w="3074" w:type="pct"/>
          </w:tcPr>
          <w:p w:rsidR="00AC260E" w:rsidP="00AC260E" w:rsidRDefault="00AC260E" w14:paraId="1F7593F0" w14:textId="77777777">
            <w:pPr>
              <w:spacing w:after="0"/>
              <w:rPr>
                <w:rFonts w:cs="CordiaUPC"/>
              </w:rPr>
            </w:pPr>
            <w:r w:rsidRPr="00BD6930">
              <w:rPr>
                <w:rFonts w:cs="Angsana New"/>
                <w:cs/>
              </w:rPr>
              <w:t xml:space="preserve">แสดงข้อมูลใน </w:t>
            </w:r>
            <w:r>
              <w:rPr>
                <w:rFonts w:cs="CordiaUPC"/>
              </w:rPr>
              <w:t>Format</w:t>
            </w:r>
          </w:p>
          <w:p w:rsidR="00AC260E" w:rsidP="00AC260E" w:rsidRDefault="00AC260E" w14:paraId="50D3B12F" w14:textId="77777777">
            <w:pPr>
              <w:spacing w:after="0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ถ้า </w:t>
            </w:r>
            <w:r>
              <w:rPr>
                <w:rFonts w:cs="CordiaUPC"/>
              </w:rPr>
              <w:t xml:space="preserve">soureContent </w:t>
            </w:r>
            <w:r>
              <w:rPr>
                <w:rFonts w:cs="Angsana New"/>
                <w:cs/>
              </w:rPr>
              <w:t>= “</w:t>
            </w:r>
            <w:r>
              <w:rPr>
                <w:rFonts w:cs="CordiaUPC"/>
              </w:rPr>
              <w:t>Package Group</w:t>
            </w:r>
            <w:r>
              <w:rPr>
                <w:rFonts w:cs="Angsana New"/>
                <w:cs/>
              </w:rPr>
              <w:t>”</w:t>
            </w:r>
          </w:p>
          <w:p w:rsidRPr="00E313CB" w:rsidR="00AC260E" w:rsidP="00AC260E" w:rsidRDefault="00AC260E" w14:paraId="6441258C" w14:textId="6051483B">
            <w:pPr>
              <w:pStyle w:val="ListParagraph"/>
              <w:numPr>
                <w:ilvl w:val="0"/>
                <w:numId w:val="247"/>
              </w:numPr>
              <w:spacing w:after="0"/>
              <w:rPr>
                <w:rFonts w:cs="CordiaUPC"/>
              </w:rPr>
            </w:pPr>
            <w:r w:rsidRPr="00090FB6">
              <w:rPr>
                <w:color w:val="000000" w:themeColor="text1"/>
              </w:rPr>
              <w:t>cpGroupName</w:t>
            </w:r>
            <w:r w:rsidRPr="00E313CB">
              <w:rPr>
                <w:rFonts w:cs="Angsana New"/>
                <w:cs/>
              </w:rPr>
              <w:t xml:space="preserve"> + “ </w:t>
            </w:r>
            <w:r>
              <w:rPr>
                <w:rFonts w:cs="Angsana New"/>
                <w:cs/>
              </w:rPr>
              <w:t>–</w:t>
            </w:r>
            <w:r w:rsidRPr="00E313CB">
              <w:rPr>
                <w:rFonts w:cs="Angsana New"/>
                <w:cs/>
              </w:rPr>
              <w:t xml:space="preserve"> ” + </w:t>
            </w:r>
            <w:r w:rsidRPr="00E313CB">
              <w:rPr>
                <w:rFonts w:cs="CordiaUPC"/>
              </w:rPr>
              <w:t>fixCost</w:t>
            </w:r>
          </w:p>
          <w:p w:rsidR="00AC260E" w:rsidP="00AC260E" w:rsidRDefault="00AC260E" w14:paraId="324A6505" w14:textId="77777777">
            <w:pPr>
              <w:spacing w:after="0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ถ้า </w:t>
            </w:r>
            <w:r>
              <w:rPr>
                <w:rFonts w:cs="CordiaUPC"/>
              </w:rPr>
              <w:t xml:space="preserve">soureContent </w:t>
            </w:r>
            <w:r>
              <w:rPr>
                <w:rFonts w:cs="Angsana New"/>
                <w:cs/>
              </w:rPr>
              <w:t>= “</w:t>
            </w:r>
            <w:r>
              <w:rPr>
                <w:rFonts w:cs="CordiaUPC"/>
              </w:rPr>
              <w:t>Content Partner</w:t>
            </w:r>
            <w:r>
              <w:rPr>
                <w:rFonts w:cs="Angsana New"/>
                <w:cs/>
              </w:rPr>
              <w:t>”</w:t>
            </w:r>
          </w:p>
          <w:p w:rsidRPr="004B0876" w:rsidR="00AC260E" w:rsidP="00AC260E" w:rsidRDefault="00AC260E" w14:paraId="7CB912DC" w14:textId="06FB90E1">
            <w:pPr>
              <w:pStyle w:val="ListParagraph"/>
              <w:numPr>
                <w:ilvl w:val="0"/>
                <w:numId w:val="247"/>
              </w:numPr>
              <w:spacing w:after="0"/>
              <w:rPr>
                <w:rFonts w:cs="CordiaUPC"/>
              </w:rPr>
            </w:pPr>
            <w:r w:rsidRPr="004B0876">
              <w:rPr>
                <w:rFonts w:cs="CordiaUPC"/>
              </w:rPr>
              <w:t>fixCostCp</w:t>
            </w:r>
          </w:p>
        </w:tc>
      </w:tr>
      <w:tr w:rsidRPr="008979A8" w:rsidR="00AC260E" w:rsidTr="005B0453" w14:paraId="1C1F930F" w14:textId="77777777">
        <w:trPr>
          <w:trHeight w:val="108"/>
        </w:trPr>
        <w:tc>
          <w:tcPr>
            <w:tcW w:w="1026" w:type="pct"/>
          </w:tcPr>
          <w:p w:rsidRPr="00F03FBF" w:rsidR="00AC260E" w:rsidP="00AC260E" w:rsidRDefault="00AC260E" w14:paraId="496A8BC0" w14:textId="77777777">
            <w:pPr>
              <w:rPr>
                <w:rFonts w:cs="CordiaUPC"/>
                <w:szCs w:val="36"/>
                <w:cs/>
              </w:rPr>
            </w:pPr>
            <w:r w:rsidRPr="00F03FBF">
              <w:rPr>
                <w:rFonts w:cs="CordiaUPC"/>
                <w:szCs w:val="36"/>
              </w:rPr>
              <w:t>Duration</w:t>
            </w:r>
          </w:p>
        </w:tc>
        <w:tc>
          <w:tcPr>
            <w:tcW w:w="900" w:type="pct"/>
            <w:gridSpan w:val="3"/>
          </w:tcPr>
          <w:p w:rsidR="00AC260E" w:rsidP="00AC260E" w:rsidRDefault="00AC260E" w14:paraId="178026E9" w14:textId="77777777">
            <w:pPr>
              <w:pStyle w:val="HeaderTable"/>
            </w:pPr>
          </w:p>
        </w:tc>
        <w:tc>
          <w:tcPr>
            <w:tcW w:w="3074" w:type="pct"/>
          </w:tcPr>
          <w:p w:rsidR="00AC260E" w:rsidP="00AC260E" w:rsidRDefault="00AC260E" w14:paraId="2A616A2C" w14:textId="77777777">
            <w:pPr>
              <w:spacing w:after="0"/>
            </w:pPr>
            <w:r>
              <w:rPr>
                <w:rFonts w:hint="cs"/>
                <w:cs/>
              </w:rPr>
              <w:t xml:space="preserve">แสดงข้อมูลใน </w:t>
            </w:r>
            <w:r>
              <w:t>Format</w:t>
            </w:r>
          </w:p>
          <w:p w:rsidR="00AC260E" w:rsidP="00AC260E" w:rsidRDefault="00AC260E" w14:paraId="7632F64B" w14:textId="294CDB26">
            <w:pPr>
              <w:spacing w:after="0"/>
            </w:pPr>
            <w:r>
              <w:t>d</w:t>
            </w:r>
            <w:r w:rsidRPr="00BD6930">
              <w:t xml:space="preserve">urationFrom </w:t>
            </w:r>
            <w:r w:rsidRPr="00BD6930">
              <w:rPr>
                <w:rFonts w:cs="Angsana New"/>
                <w:cs/>
              </w:rPr>
              <w:t xml:space="preserve">+ “ </w:t>
            </w:r>
            <w:r>
              <w:rPr>
                <w:rFonts w:cs="Angsana New"/>
                <w:cs/>
              </w:rPr>
              <w:t>–</w:t>
            </w:r>
            <w:r w:rsidRPr="00BD6930">
              <w:rPr>
                <w:rFonts w:cs="Angsana New"/>
                <w:cs/>
              </w:rPr>
              <w:t xml:space="preserve"> ” </w:t>
            </w:r>
            <w:r>
              <w:t>d</w:t>
            </w:r>
            <w:r w:rsidRPr="00BD6930">
              <w:t xml:space="preserve">urationTo </w:t>
            </w:r>
            <w:r w:rsidRPr="00BD6930">
              <w:rPr>
                <w:rFonts w:cs="Angsana New"/>
                <w:cs/>
              </w:rPr>
              <w:t xml:space="preserve">+ “ ” + </w:t>
            </w:r>
            <w:r>
              <w:t>d</w:t>
            </w:r>
            <w:r w:rsidRPr="00BD6930">
              <w:t>urationUnit</w:t>
            </w:r>
          </w:p>
        </w:tc>
      </w:tr>
      <w:tr w:rsidRPr="008979A8" w:rsidR="00AC260E" w:rsidTr="005B0453" w14:paraId="2DB8D485" w14:textId="77777777">
        <w:trPr>
          <w:trHeight w:val="108"/>
        </w:trPr>
        <w:tc>
          <w:tcPr>
            <w:tcW w:w="1026" w:type="pct"/>
          </w:tcPr>
          <w:p w:rsidRPr="00F03FBF" w:rsidR="00AC260E" w:rsidP="00AC260E" w:rsidRDefault="00AC260E" w14:paraId="02596B03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Bill Cycle</w:t>
            </w:r>
          </w:p>
        </w:tc>
        <w:tc>
          <w:tcPr>
            <w:tcW w:w="900" w:type="pct"/>
            <w:gridSpan w:val="3"/>
          </w:tcPr>
          <w:p w:rsidR="00AC260E" w:rsidP="00AC260E" w:rsidRDefault="00AC260E" w14:paraId="3B6B0D49" w14:textId="77777777">
            <w:pPr>
              <w:pStyle w:val="HeaderTable"/>
            </w:pPr>
          </w:p>
        </w:tc>
        <w:tc>
          <w:tcPr>
            <w:tcW w:w="3074" w:type="pct"/>
          </w:tcPr>
          <w:p w:rsidR="00AC260E" w:rsidP="00AC260E" w:rsidRDefault="00AC260E" w14:paraId="14E97008" w14:textId="77777777">
            <w:pPr>
              <w:spacing w:after="0"/>
            </w:pPr>
            <w:r>
              <w:t xml:space="preserve">Visible </w:t>
            </w:r>
            <w:r>
              <w:rPr>
                <w:rFonts w:hint="cs"/>
                <w:cs/>
              </w:rPr>
              <w:t xml:space="preserve">เมื่อ </w:t>
            </w:r>
            <w:r w:rsidRPr="00766CC1">
              <w:t>customerType</w:t>
            </w:r>
            <w:r>
              <w:rPr>
                <w:rFonts w:hint="cs"/>
                <w:cs/>
              </w:rPr>
              <w:t xml:space="preserve"> เป็น </w:t>
            </w:r>
            <w:r>
              <w:rPr>
                <w:rFonts w:cs="Angsana New"/>
                <w:cs/>
              </w:rPr>
              <w:t>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 w:cs="Angsana New"/>
                <w:cs/>
              </w:rPr>
              <w:t xml:space="preserve"> หรือ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All</w:t>
            </w:r>
            <w:r>
              <w:rPr>
                <w:rFonts w:cs="Angsana New"/>
                <w:cs/>
              </w:rPr>
              <w:t>”</w:t>
            </w:r>
          </w:p>
          <w:p w:rsidR="00AC260E" w:rsidP="00AC260E" w:rsidRDefault="00AC260E" w14:paraId="5A7BAA76" w14:textId="77777777">
            <w:pPr>
              <w:spacing w:after="0"/>
            </w:pPr>
            <w:r>
              <w:rPr>
                <w:rFonts w:hint="cs"/>
                <w:cs/>
              </w:rPr>
              <w:t xml:space="preserve">แสดงข้อมูลใน </w:t>
            </w:r>
            <w:r>
              <w:t>Format</w:t>
            </w:r>
          </w:p>
          <w:p w:rsidR="00AC260E" w:rsidP="00AC260E" w:rsidRDefault="00AC260E" w14:paraId="55475C9D" w14:textId="77777777">
            <w:pPr>
              <w:spacing w:after="0"/>
              <w:rPr>
                <w:cs/>
              </w:rPr>
            </w:pPr>
            <w:r>
              <w:t xml:space="preserve">billCycleValue </w:t>
            </w:r>
            <w:r>
              <w:rPr>
                <w:rFonts w:cs="Angsana New"/>
                <w:cs/>
              </w:rPr>
              <w:t xml:space="preserve">+ “ “ + </w:t>
            </w:r>
            <w:r>
              <w:t>billCycleUnit</w:t>
            </w:r>
          </w:p>
        </w:tc>
      </w:tr>
      <w:tr w:rsidRPr="008979A8" w:rsidR="00AC260E" w:rsidTr="005B0453" w14:paraId="60E4C8D6" w14:textId="77777777">
        <w:trPr>
          <w:trHeight w:val="108"/>
        </w:trPr>
        <w:tc>
          <w:tcPr>
            <w:tcW w:w="1026" w:type="pct"/>
          </w:tcPr>
          <w:p w:rsidRPr="003A1FD8" w:rsidR="00AC260E" w:rsidP="00AC260E" w:rsidRDefault="00AC260E" w14:paraId="26BDB1DC" w14:textId="77777777">
            <w:pPr>
              <w:rPr>
                <w:rFonts w:cs="CordiaUPC"/>
              </w:rPr>
            </w:pPr>
            <w:r w:rsidRPr="003A1FD8">
              <w:rPr>
                <w:rFonts w:cs="CordiaUPC"/>
              </w:rPr>
              <w:t>Action</w:t>
            </w:r>
          </w:p>
          <w:p w:rsidRPr="003A1FD8" w:rsidR="00AC260E" w:rsidP="00AC260E" w:rsidRDefault="00AC260E" w14:paraId="565CF998" w14:textId="77777777">
            <w:pPr>
              <w:pStyle w:val="ListParagraph"/>
              <w:numPr>
                <w:ilvl w:val="0"/>
                <w:numId w:val="13"/>
              </w:numPr>
              <w:rPr>
                <w:rFonts w:cs="CordiaUPC"/>
              </w:rPr>
            </w:pPr>
            <w:r w:rsidRPr="003A1FD8">
              <w:rPr>
                <w:rFonts w:hint="cs" w:cs="Angsana New"/>
                <w:cs/>
              </w:rPr>
              <w:t>ปุ่ม</w:t>
            </w:r>
            <w:r w:rsidRPr="003A1FD8">
              <w:rPr>
                <w:rFonts w:cs="CordiaUPC"/>
              </w:rPr>
              <w:t>Edit</w:t>
            </w:r>
          </w:p>
        </w:tc>
        <w:tc>
          <w:tcPr>
            <w:tcW w:w="900" w:type="pct"/>
            <w:gridSpan w:val="3"/>
          </w:tcPr>
          <w:p w:rsidR="00AC260E" w:rsidP="00AC260E" w:rsidRDefault="00AC260E" w14:paraId="47E030A8" w14:textId="77777777">
            <w:r>
              <w:t>Button</w:t>
            </w:r>
          </w:p>
        </w:tc>
        <w:tc>
          <w:tcPr>
            <w:tcW w:w="3074" w:type="pct"/>
          </w:tcPr>
          <w:p w:rsidRPr="0079598B" w:rsidR="00AC260E" w:rsidP="00AC260E" w:rsidRDefault="00AC260E" w14:paraId="7EB78135" w14:textId="77777777">
            <w:pPr>
              <w:rPr>
                <w:rFonts w:cs="CordiaUPC"/>
                <w:cs/>
              </w:rPr>
            </w:pPr>
            <w:r w:rsidRPr="0079598B">
              <w:rPr>
                <w:rFonts w:cs="Angsana New"/>
                <w:cs/>
              </w:rPr>
              <w:t xml:space="preserve">เมื่อกดปุ่มให้ทำการ </w:t>
            </w:r>
            <w:r w:rsidRPr="0079598B">
              <w:rPr>
                <w:rFonts w:cs="CordiaUPC"/>
              </w:rPr>
              <w:t>Visible Detail Section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และดึงข้อมูลของ </w:t>
            </w:r>
            <w:r>
              <w:rPr>
                <w:rFonts w:cs="CordiaUPC"/>
              </w:rPr>
              <w:t xml:space="preserve">Row </w:t>
            </w:r>
            <w:r>
              <w:rPr>
                <w:rFonts w:hint="cs" w:cs="Angsana New"/>
                <w:cs/>
              </w:rPr>
              <w:t>นั้นๆ มาแสดง</w:t>
            </w:r>
          </w:p>
        </w:tc>
      </w:tr>
      <w:tr w:rsidRPr="008979A8" w:rsidR="00AC260E" w:rsidTr="005B0453" w14:paraId="6B5D6956" w14:textId="77777777">
        <w:trPr>
          <w:trHeight w:val="108"/>
        </w:trPr>
        <w:tc>
          <w:tcPr>
            <w:tcW w:w="1026" w:type="pct"/>
          </w:tcPr>
          <w:p w:rsidRPr="003A1FD8" w:rsidR="00AC260E" w:rsidP="00AC260E" w:rsidRDefault="00AC260E" w14:paraId="43F999E0" w14:textId="77777777">
            <w:pPr>
              <w:rPr>
                <w:rFonts w:cs="CordiaUPC"/>
              </w:rPr>
            </w:pPr>
            <w:r w:rsidRPr="003A1FD8">
              <w:rPr>
                <w:rFonts w:cs="CordiaUPC"/>
              </w:rPr>
              <w:t>Action</w:t>
            </w:r>
          </w:p>
          <w:p w:rsidRPr="003A1FD8" w:rsidR="00AC260E" w:rsidP="00AC260E" w:rsidRDefault="00AC260E" w14:paraId="599101F0" w14:textId="77777777">
            <w:pPr>
              <w:pStyle w:val="ListParagraph"/>
              <w:numPr>
                <w:ilvl w:val="0"/>
                <w:numId w:val="14"/>
              </w:numPr>
              <w:rPr>
                <w:rFonts w:cs="CordiaUPC"/>
              </w:rPr>
            </w:pPr>
            <w:r w:rsidRPr="003A1FD8">
              <w:rPr>
                <w:rFonts w:hint="cs" w:cs="Angsana New"/>
                <w:cs/>
              </w:rPr>
              <w:t xml:space="preserve">ปุ่ม </w:t>
            </w:r>
            <w:r w:rsidRPr="003A1FD8">
              <w:rPr>
                <w:rFonts w:cs="CordiaUPC"/>
              </w:rPr>
              <w:t>Delete</w:t>
            </w:r>
          </w:p>
        </w:tc>
        <w:tc>
          <w:tcPr>
            <w:tcW w:w="900" w:type="pct"/>
            <w:gridSpan w:val="3"/>
          </w:tcPr>
          <w:p w:rsidR="00AC260E" w:rsidP="00AC260E" w:rsidRDefault="00AC260E" w14:paraId="2B042CAE" w14:textId="77777777">
            <w:r>
              <w:t>Button</w:t>
            </w:r>
          </w:p>
        </w:tc>
        <w:tc>
          <w:tcPr>
            <w:tcW w:w="3074" w:type="pct"/>
          </w:tcPr>
          <w:p w:rsidRPr="0079598B" w:rsidR="00AC260E" w:rsidP="00AC260E" w:rsidRDefault="00AC260E" w14:paraId="5A32D68B" w14:textId="77777777">
            <w:pPr>
              <w:rPr>
                <w:rFonts w:cs="CordiaUPC"/>
                <w:cs/>
              </w:rPr>
            </w:pPr>
            <w:r w:rsidRPr="0079598B">
              <w:rPr>
                <w:rFonts w:cs="Angsana New"/>
                <w:cs/>
              </w:rPr>
              <w:t>เมื่</w:t>
            </w:r>
            <w:r>
              <w:rPr>
                <w:rFonts w:hint="cs" w:cs="Angsana New"/>
                <w:cs/>
              </w:rPr>
              <w:t>อ</w:t>
            </w:r>
            <w:r w:rsidRPr="0079598B">
              <w:rPr>
                <w:rFonts w:cs="Angsana New"/>
                <w:cs/>
              </w:rPr>
              <w:t>กดปุ่มให้ทำการ</w:t>
            </w:r>
            <w:r>
              <w:rPr>
                <w:rFonts w:cs="CordiaUPC"/>
              </w:rPr>
              <w:t xml:space="preserve"> Delete </w:t>
            </w:r>
            <w:r>
              <w:rPr>
                <w:rFonts w:hint="cs" w:cs="Angsana New"/>
                <w:cs/>
              </w:rPr>
              <w:t xml:space="preserve">ข้อมูลของ </w:t>
            </w:r>
            <w:r>
              <w:rPr>
                <w:rFonts w:cs="CordiaUPC"/>
              </w:rPr>
              <w:t xml:space="preserve">Row </w:t>
            </w:r>
            <w:r>
              <w:rPr>
                <w:rFonts w:hint="cs" w:cs="Angsana New"/>
                <w:cs/>
              </w:rPr>
              <w:t>นั้นๆ</w:t>
            </w:r>
          </w:p>
        </w:tc>
      </w:tr>
      <w:tr w:rsidRPr="008979A8" w:rsidR="00AC260E" w:rsidTr="005B0453" w14:paraId="64931508" w14:textId="77777777">
        <w:trPr>
          <w:trHeight w:val="108"/>
        </w:trPr>
        <w:tc>
          <w:tcPr>
            <w:tcW w:w="1026" w:type="pct"/>
          </w:tcPr>
          <w:p w:rsidRPr="003A1FD8" w:rsidR="00AC260E" w:rsidP="00AC260E" w:rsidRDefault="00AC260E" w14:paraId="799EF615" w14:textId="77777777">
            <w:pPr>
              <w:rPr>
                <w:rFonts w:cs="CordiaUPC"/>
              </w:rPr>
            </w:pPr>
            <w:r w:rsidRPr="003A1FD8">
              <w:rPr>
                <w:rFonts w:hint="cs" w:cs="Angsana New"/>
                <w:cs/>
              </w:rPr>
              <w:t xml:space="preserve">ปุ่ม </w:t>
            </w:r>
            <w:r w:rsidRPr="003A1FD8">
              <w:rPr>
                <w:rFonts w:cs="Angsana New"/>
                <w:cs/>
              </w:rPr>
              <w:t>+</w:t>
            </w:r>
          </w:p>
        </w:tc>
        <w:tc>
          <w:tcPr>
            <w:tcW w:w="900" w:type="pct"/>
            <w:gridSpan w:val="3"/>
          </w:tcPr>
          <w:p w:rsidR="00AC260E" w:rsidP="00AC260E" w:rsidRDefault="00AC260E" w14:paraId="62538EEB" w14:textId="77777777">
            <w:r>
              <w:t>Button</w:t>
            </w:r>
          </w:p>
        </w:tc>
        <w:tc>
          <w:tcPr>
            <w:tcW w:w="3074" w:type="pct"/>
          </w:tcPr>
          <w:p w:rsidR="00AC260E" w:rsidP="00AC260E" w:rsidRDefault="00AC260E" w14:paraId="3A9EC0FC" w14:textId="77777777">
            <w:pPr>
              <w:rPr>
                <w:rFonts w:cs="CordiaUPC"/>
              </w:rPr>
            </w:pPr>
            <w:r w:rsidRPr="007D14C9">
              <w:rPr>
                <w:rFonts w:cs="Angsana New"/>
                <w:cs/>
              </w:rPr>
              <w:t xml:space="preserve">เมื่อกดปุ่มให้ทำการ </w:t>
            </w:r>
            <w:r w:rsidRPr="007D14C9">
              <w:rPr>
                <w:rFonts w:cs="CordiaUPC"/>
              </w:rPr>
              <w:t>Visible Detail Section</w:t>
            </w:r>
          </w:p>
          <w:p w:rsidR="00AC260E" w:rsidP="00AC260E" w:rsidRDefault="00AC260E" w14:paraId="775E67CC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 </w:t>
            </w:r>
            <w:r>
              <w:rPr>
                <w:rFonts w:cs="CordiaUPC"/>
              </w:rPr>
              <w:t xml:space="preserve">Default </w:t>
            </w:r>
            <w:r>
              <w:rPr>
                <w:rFonts w:hint="cs" w:cs="Angsana New"/>
                <w:cs/>
              </w:rPr>
              <w:t xml:space="preserve">ค่าใน </w:t>
            </w:r>
            <w:r>
              <w:rPr>
                <w:rFonts w:cs="CordiaUPC"/>
              </w:rPr>
              <w:t xml:space="preserve">Detail Section </w:t>
            </w:r>
            <w:r>
              <w:rPr>
                <w:rFonts w:hint="cs" w:cs="Angsana New"/>
                <w:cs/>
              </w:rPr>
              <w:t>ดังต่อไปนี้</w:t>
            </w:r>
          </w:p>
          <w:p w:rsidRPr="00957D04" w:rsidR="00AC260E" w:rsidP="00AC260E" w:rsidRDefault="00AC260E" w14:paraId="7BC0FEA8" w14:textId="77777777">
            <w:pPr>
              <w:pStyle w:val="ListParagraph"/>
              <w:numPr>
                <w:ilvl w:val="0"/>
                <w:numId w:val="14"/>
              </w:numPr>
              <w:rPr>
                <w:rFonts w:cs="CordiaUPC"/>
              </w:rPr>
            </w:pPr>
            <w:r>
              <w:t xml:space="preserve">vdoBundleType </w:t>
            </w:r>
            <w:r>
              <w:rPr>
                <w:rFonts w:cs="Angsana New"/>
                <w:cs/>
              </w:rPr>
              <w:t>= “</w:t>
            </w:r>
            <w:r>
              <w:t>Hard Bundle</w:t>
            </w:r>
            <w:r>
              <w:rPr>
                <w:rFonts w:cs="Angsana New"/>
                <w:cs/>
              </w:rPr>
              <w:t>”</w:t>
            </w:r>
          </w:p>
          <w:p w:rsidR="00AC260E" w:rsidP="00AC260E" w:rsidRDefault="00AC260E" w14:paraId="35F6757B" w14:textId="77777777">
            <w:pPr>
              <w:pStyle w:val="ListParagraph"/>
              <w:numPr>
                <w:ilvl w:val="0"/>
                <w:numId w:val="14"/>
              </w:numPr>
              <w:rPr>
                <w:rFonts w:cs="CordiaUPC"/>
              </w:rPr>
            </w:pPr>
            <w:r>
              <w:t>sourceContent</w:t>
            </w:r>
            <w:r w:rsidRPr="00733E95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= “</w:t>
            </w:r>
            <w:r>
              <w:rPr>
                <w:rFonts w:cs="CordiaUPC"/>
              </w:rPr>
              <w:t>Package Group</w:t>
            </w:r>
            <w:r w:rsidRPr="00733E95">
              <w:rPr>
                <w:rFonts w:cs="Angsana New"/>
                <w:cs/>
              </w:rPr>
              <w:t>”</w:t>
            </w:r>
          </w:p>
          <w:p w:rsidR="00AC260E" w:rsidP="00AC260E" w:rsidRDefault="00AC260E" w14:paraId="4B05D2AA" w14:textId="77777777">
            <w:pPr>
              <w:pStyle w:val="ListParagraph"/>
              <w:numPr>
                <w:ilvl w:val="0"/>
                <w:numId w:val="14"/>
              </w:numPr>
              <w:rPr>
                <w:rFonts w:cs="CordiaUPC"/>
              </w:rPr>
            </w:pPr>
            <w:r>
              <w:rPr>
                <w:rFonts w:cs="CordiaUPC"/>
              </w:rPr>
              <w:t>d</w:t>
            </w:r>
            <w:r w:rsidRPr="008979A8">
              <w:rPr>
                <w:rFonts w:cs="CordiaUPC"/>
              </w:rPr>
              <w:t>urationType</w:t>
            </w:r>
            <w:r>
              <w:rPr>
                <w:rFonts w:cs="Angsana New"/>
                <w:cs/>
              </w:rPr>
              <w:t xml:space="preserve"> =  “</w:t>
            </w:r>
            <w:r>
              <w:rPr>
                <w:rFonts w:cs="CordiaUPC"/>
              </w:rPr>
              <w:t>Depend on Package</w:t>
            </w:r>
            <w:r>
              <w:rPr>
                <w:rFonts w:cs="Angsana New"/>
                <w:cs/>
              </w:rPr>
              <w:t>”</w:t>
            </w:r>
          </w:p>
          <w:p w:rsidRPr="00BF4250" w:rsidR="00AC260E" w:rsidP="00AC260E" w:rsidRDefault="00AC260E" w14:paraId="396F9B93" w14:textId="77777777">
            <w:pPr>
              <w:pStyle w:val="ListParagraph"/>
              <w:numPr>
                <w:ilvl w:val="0"/>
                <w:numId w:val="14"/>
              </w:numPr>
              <w:rPr>
                <w:rFonts w:cs="CordiaUPC"/>
              </w:rPr>
            </w:pPr>
            <w:r w:rsidRPr="00BF4250">
              <w:rPr>
                <w:rFonts w:cs="CordiaUPC"/>
              </w:rPr>
              <w:t>durationFrom</w:t>
            </w:r>
            <w:r>
              <w:rPr>
                <w:rFonts w:cs="Angsana New"/>
                <w:cs/>
              </w:rPr>
              <w:t xml:space="preserve"> = </w:t>
            </w:r>
            <w:r>
              <w:rPr>
                <w:rFonts w:cs="CordiaUPC"/>
              </w:rPr>
              <w:t>1</w:t>
            </w:r>
          </w:p>
          <w:p w:rsidRPr="00C014B2" w:rsidR="00AC260E" w:rsidP="00AC260E" w:rsidRDefault="00AC260E" w14:paraId="09B02BC0" w14:textId="77777777">
            <w:pPr>
              <w:pStyle w:val="ListParagraph"/>
              <w:numPr>
                <w:ilvl w:val="0"/>
                <w:numId w:val="14"/>
              </w:numPr>
              <w:rPr>
                <w:rFonts w:cs="CordiaUPC"/>
              </w:rPr>
            </w:pPr>
            <w:r w:rsidRPr="00BF4250">
              <w:rPr>
                <w:rFonts w:cs="CordiaUPC"/>
              </w:rPr>
              <w:t xml:space="preserve">durationTo </w:t>
            </w:r>
            <w:r w:rsidRPr="00BF4250">
              <w:rPr>
                <w:rFonts w:cs="Angsana New"/>
                <w:cs/>
              </w:rPr>
              <w:t xml:space="preserve">= </w:t>
            </w:r>
            <w:r w:rsidRPr="00BF4250">
              <w:rPr>
                <w:rFonts w:cs="CordiaUPC"/>
              </w:rPr>
              <w:t xml:space="preserve">Copy </w:t>
            </w:r>
            <w:r w:rsidRPr="00BF4250">
              <w:rPr>
                <w:rFonts w:cs="Angsana New"/>
                <w:cs/>
              </w:rPr>
              <w:t xml:space="preserve">ค่ามาจาก </w:t>
            </w:r>
            <w:r w:rsidRPr="00BF4250">
              <w:rPr>
                <w:rFonts w:cs="CordiaUPC"/>
              </w:rPr>
              <w:t>package</w:t>
            </w:r>
            <w:r>
              <w:rPr>
                <w:rFonts w:cs="CordiaUPC"/>
              </w:rPr>
              <w:t>Duration</w:t>
            </w:r>
          </w:p>
          <w:p w:rsidR="00AC260E" w:rsidP="00AC260E" w:rsidRDefault="00AC260E" w14:paraId="468B13F4" w14:textId="77777777">
            <w:pPr>
              <w:pStyle w:val="ListParagraph"/>
              <w:numPr>
                <w:ilvl w:val="0"/>
                <w:numId w:val="14"/>
              </w:numPr>
              <w:rPr>
                <w:rFonts w:cs="CordiaUPC"/>
              </w:rPr>
            </w:pPr>
            <w:r w:rsidRPr="00BF4250">
              <w:rPr>
                <w:rFonts w:cs="CordiaUPC"/>
              </w:rPr>
              <w:t>durationUnit</w:t>
            </w:r>
            <w:r>
              <w:rPr>
                <w:rFonts w:cs="Angsana New"/>
                <w:cs/>
              </w:rPr>
              <w:t xml:space="preserve"> = </w:t>
            </w:r>
            <w:r w:rsidRPr="00BF4250">
              <w:rPr>
                <w:rFonts w:cs="CordiaUPC"/>
              </w:rPr>
              <w:t xml:space="preserve">Copy </w:t>
            </w:r>
            <w:r w:rsidRPr="00BF4250">
              <w:rPr>
                <w:rFonts w:cs="Angsana New"/>
                <w:cs/>
              </w:rPr>
              <w:t xml:space="preserve">ค่ามาจาก </w:t>
            </w:r>
            <w:r w:rsidRPr="00BF4250">
              <w:rPr>
                <w:rFonts w:cs="CordiaUPC"/>
              </w:rPr>
              <w:t>package</w:t>
            </w:r>
            <w:r>
              <w:rPr>
                <w:rFonts w:cs="CordiaUPC"/>
              </w:rPr>
              <w:t>DurationUnit</w:t>
            </w:r>
          </w:p>
          <w:p w:rsidR="00AC260E" w:rsidP="00AC260E" w:rsidRDefault="00AC260E" w14:paraId="6089621D" w14:textId="77777777">
            <w:pPr>
              <w:pStyle w:val="ListParagraph"/>
              <w:numPr>
                <w:ilvl w:val="0"/>
                <w:numId w:val="14"/>
              </w:num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ถ้า </w:t>
            </w:r>
            <w:r>
              <w:rPr>
                <w:rFonts w:cs="CordiaUPC"/>
              </w:rPr>
              <w:t xml:space="preserve">customerType </w:t>
            </w:r>
            <w:r>
              <w:rPr>
                <w:rFonts w:cs="Angsana New"/>
                <w:cs/>
              </w:rPr>
              <w:t>= “</w:t>
            </w:r>
            <w:r>
              <w:rPr>
                <w:rFonts w:cs="CordiaUPC"/>
              </w:rPr>
              <w:t>Pre</w:t>
            </w:r>
            <w:r>
              <w:rPr>
                <w:rFonts w:cs="Angsana New"/>
                <w:cs/>
              </w:rPr>
              <w:t>-</w:t>
            </w:r>
            <w:r>
              <w:rPr>
                <w:rFonts w:cs="CordiaUPC"/>
              </w:rP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All</w:t>
            </w:r>
            <w:r>
              <w:rPr>
                <w:rFonts w:cs="Angsana New"/>
                <w:cs/>
              </w:rPr>
              <w:t>”</w:t>
            </w:r>
          </w:p>
          <w:p w:rsidR="00AC260E" w:rsidP="00AC260E" w:rsidRDefault="00AC260E" w14:paraId="1185D0A6" w14:textId="77777777">
            <w:pPr>
              <w:pStyle w:val="ListParagraph"/>
              <w:numPr>
                <w:ilvl w:val="1"/>
                <w:numId w:val="14"/>
              </w:numPr>
              <w:rPr>
                <w:rFonts w:cs="CordiaUPC"/>
              </w:rPr>
            </w:pPr>
            <w:r>
              <w:rPr>
                <w:rFonts w:cs="CordiaUPC"/>
              </w:rPr>
              <w:t>billCycle</w:t>
            </w:r>
            <w:r w:rsidRPr="008979A8">
              <w:rPr>
                <w:rFonts w:cs="CordiaUPC"/>
              </w:rPr>
              <w:t>Type</w:t>
            </w:r>
            <w:r>
              <w:rPr>
                <w:rFonts w:cs="Angsana New"/>
                <w:cs/>
              </w:rPr>
              <w:t xml:space="preserve"> = ”</w:t>
            </w:r>
            <w:r>
              <w:rPr>
                <w:rFonts w:cs="CordiaUPC"/>
              </w:rPr>
              <w:t>Depend on Package</w:t>
            </w:r>
            <w:r>
              <w:rPr>
                <w:rFonts w:cs="Angsana New"/>
                <w:cs/>
              </w:rPr>
              <w:t>”</w:t>
            </w:r>
          </w:p>
          <w:p w:rsidR="00AC260E" w:rsidP="00AC260E" w:rsidRDefault="00AC260E" w14:paraId="55A2292D" w14:textId="77777777">
            <w:pPr>
              <w:pStyle w:val="ListParagraph"/>
              <w:numPr>
                <w:ilvl w:val="1"/>
                <w:numId w:val="14"/>
              </w:numPr>
              <w:rPr>
                <w:rFonts w:cs="CordiaUPC"/>
              </w:rPr>
            </w:pPr>
            <w:r>
              <w:rPr>
                <w:rFonts w:cs="CordiaUPC"/>
              </w:rPr>
              <w:t xml:space="preserve">billCycleValue </w:t>
            </w:r>
            <w:r>
              <w:rPr>
                <w:rFonts w:cs="Angsana New"/>
                <w:cs/>
              </w:rPr>
              <w:t xml:space="preserve">= </w:t>
            </w:r>
            <w:r>
              <w:rPr>
                <w:rFonts w:cs="CordiaUPC"/>
              </w:rPr>
              <w:t xml:space="preserve">Copy </w:t>
            </w:r>
            <w:r>
              <w:rPr>
                <w:rFonts w:hint="cs" w:cs="Angsana New"/>
                <w:cs/>
              </w:rPr>
              <w:t xml:space="preserve">ค่ามาจาก </w:t>
            </w:r>
            <w:r>
              <w:rPr>
                <w:rFonts w:cs="CordiaUPC"/>
              </w:rPr>
              <w:t>packageBillCycle</w:t>
            </w:r>
          </w:p>
          <w:p w:rsidRPr="00EA5B76" w:rsidR="00AC260E" w:rsidP="00AC260E" w:rsidRDefault="00AC260E" w14:paraId="49127804" w14:textId="77777777">
            <w:pPr>
              <w:pStyle w:val="ListParagraph"/>
              <w:numPr>
                <w:ilvl w:val="1"/>
                <w:numId w:val="14"/>
              </w:numPr>
              <w:rPr>
                <w:rFonts w:cs="CordiaUPC"/>
                <w:cs/>
              </w:rPr>
            </w:pPr>
            <w:r w:rsidRPr="00C014B2">
              <w:rPr>
                <w:rFonts w:cs="CordiaUPC"/>
              </w:rPr>
              <w:t xml:space="preserve">billCycleUnit </w:t>
            </w:r>
            <w:r w:rsidRPr="00C014B2">
              <w:rPr>
                <w:rFonts w:cs="Angsana New"/>
                <w:cs/>
              </w:rPr>
              <w:t xml:space="preserve">= </w:t>
            </w:r>
            <w:r w:rsidRPr="00C014B2">
              <w:rPr>
                <w:rFonts w:cs="CordiaUPC"/>
              </w:rPr>
              <w:t xml:space="preserve">Copy </w:t>
            </w:r>
            <w:r w:rsidRPr="00C014B2">
              <w:rPr>
                <w:rFonts w:hint="cs" w:cs="Angsana New"/>
                <w:cs/>
              </w:rPr>
              <w:t xml:space="preserve">ค่ามาจาก </w:t>
            </w:r>
            <w:r w:rsidRPr="00C014B2">
              <w:rPr>
                <w:rFonts w:cs="CordiaUPC"/>
              </w:rPr>
              <w:t>packageBillCycleUnit</w:t>
            </w:r>
          </w:p>
        </w:tc>
      </w:tr>
      <w:tr w:rsidRPr="008979A8" w:rsidR="00AC260E" w:rsidTr="005B0453" w14:paraId="40558F8C" w14:textId="77777777">
        <w:tc>
          <w:tcPr>
            <w:tcW w:w="5000" w:type="pct"/>
            <w:gridSpan w:val="5"/>
            <w:shd w:val="clear" w:color="auto" w:fill="C2D69B" w:themeFill="accent3" w:themeFillTint="99"/>
          </w:tcPr>
          <w:p w:rsidR="00AC260E" w:rsidP="00AC260E" w:rsidRDefault="00AC260E" w14:paraId="799ABD1A" w14:textId="77777777">
            <w:pPr>
              <w:pStyle w:val="HeaderTable"/>
            </w:pPr>
            <w:r>
              <w:t>End Table Section</w:t>
            </w:r>
          </w:p>
        </w:tc>
      </w:tr>
      <w:tr w:rsidRPr="008979A8" w:rsidR="00AC260E" w:rsidTr="005B0453" w14:paraId="5A7BF1C4" w14:textId="77777777">
        <w:tc>
          <w:tcPr>
            <w:tcW w:w="5000" w:type="pct"/>
            <w:gridSpan w:val="5"/>
            <w:shd w:val="clear" w:color="auto" w:fill="C2D69B" w:themeFill="accent3" w:themeFillTint="99"/>
          </w:tcPr>
          <w:p w:rsidRPr="008979A8" w:rsidR="00AC260E" w:rsidP="00AC260E" w:rsidRDefault="00AC260E" w14:paraId="2D70C680" w14:textId="77777777">
            <w:pPr>
              <w:pStyle w:val="HeaderTable"/>
            </w:pPr>
            <w:r>
              <w:t>Detail Section</w:t>
            </w:r>
          </w:p>
        </w:tc>
      </w:tr>
      <w:tr w:rsidRPr="008979A8" w:rsidR="00AC260E" w:rsidTr="005B0453" w14:paraId="305F0114" w14:textId="77777777">
        <w:tc>
          <w:tcPr>
            <w:tcW w:w="1026" w:type="pct"/>
          </w:tcPr>
          <w:p w:rsidR="00AC260E" w:rsidP="00AC260E" w:rsidRDefault="00AC260E" w14:paraId="74AFCCFE" w14:textId="5C293BB8">
            <w:pPr>
              <w:tabs>
                <w:tab w:val="left" w:pos="1356"/>
              </w:tabs>
            </w:pPr>
            <w:r>
              <w:t>deductType</w:t>
            </w:r>
          </w:p>
        </w:tc>
        <w:tc>
          <w:tcPr>
            <w:tcW w:w="900" w:type="pct"/>
            <w:gridSpan w:val="3"/>
          </w:tcPr>
          <w:p w:rsidR="00AC260E" w:rsidP="00AC260E" w:rsidRDefault="00AC260E" w14:paraId="17583180" w14:textId="77777777"/>
        </w:tc>
        <w:tc>
          <w:tcPr>
            <w:tcW w:w="3074" w:type="pct"/>
          </w:tcPr>
          <w:p w:rsidR="00AC260E" w:rsidP="00AC260E" w:rsidRDefault="00AC260E" w14:paraId="2D6FAD7B" w14:textId="34E4EB32">
            <w:r>
              <w:rPr>
                <w:rFonts w:cs="CordiaUPC"/>
              </w:rPr>
              <w:t>Invisible</w:t>
            </w:r>
          </w:p>
        </w:tc>
      </w:tr>
      <w:tr w:rsidRPr="008979A8" w:rsidR="00AC260E" w:rsidTr="005B0453" w14:paraId="74C63F59" w14:textId="77777777">
        <w:tc>
          <w:tcPr>
            <w:tcW w:w="1026" w:type="pct"/>
          </w:tcPr>
          <w:p w:rsidR="00AC260E" w:rsidP="00AC260E" w:rsidRDefault="00AC260E" w14:paraId="3AF4CDED" w14:textId="455CED92">
            <w:pPr>
              <w:tabs>
                <w:tab w:val="left" w:pos="1356"/>
              </w:tabs>
            </w:pPr>
            <w:r>
              <w:t>service</w:t>
            </w:r>
          </w:p>
        </w:tc>
        <w:tc>
          <w:tcPr>
            <w:tcW w:w="900" w:type="pct"/>
            <w:gridSpan w:val="3"/>
          </w:tcPr>
          <w:p w:rsidR="00AC260E" w:rsidP="00AC260E" w:rsidRDefault="00AC260E" w14:paraId="5C8CCA92" w14:textId="77777777"/>
        </w:tc>
        <w:tc>
          <w:tcPr>
            <w:tcW w:w="3074" w:type="pct"/>
          </w:tcPr>
          <w:p w:rsidR="00AC260E" w:rsidP="00AC260E" w:rsidRDefault="00AC260E" w14:paraId="098E5CE6" w14:textId="39F46333">
            <w:r>
              <w:t>Invisible</w:t>
            </w:r>
          </w:p>
          <w:p w:rsidR="00AC260E" w:rsidP="00AC260E" w:rsidRDefault="00AC260E" w14:paraId="22FA4694" w14:textId="77777777">
            <w:r>
              <w:t xml:space="preserve">Default Value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 xml:space="preserve">เมื่อคลิกมาจาก </w:t>
            </w:r>
            <w:r>
              <w:t xml:space="preserve">Tab </w:t>
            </w:r>
            <w:r>
              <w:rPr>
                <w:rFonts w:hint="cs"/>
                <w:cs/>
              </w:rPr>
              <w:t>ดังต่อไปนี้</w:t>
            </w:r>
          </w:p>
          <w:p w:rsidR="00AC260E" w:rsidP="00AC260E" w:rsidRDefault="00AC260E" w14:paraId="51E56995" w14:textId="77777777">
            <w:pPr>
              <w:pStyle w:val="ListParagraph"/>
              <w:numPr>
                <w:ilvl w:val="0"/>
                <w:numId w:val="182"/>
              </w:numPr>
            </w:pPr>
            <w:r>
              <w:t xml:space="preserve">Karaoke </w:t>
            </w:r>
            <w:r>
              <w:rPr>
                <w:rFonts w:cs="Angsana New"/>
                <w:cs/>
              </w:rPr>
              <w:t>= “</w:t>
            </w:r>
            <w:r>
              <w:t>Karaoke</w:t>
            </w:r>
            <w:r>
              <w:rPr>
                <w:rFonts w:cs="Angsana New"/>
                <w:cs/>
              </w:rPr>
              <w:t>”</w:t>
            </w:r>
          </w:p>
          <w:p w:rsidR="00AC260E" w:rsidP="00AC260E" w:rsidRDefault="00AC260E" w14:paraId="20443C33" w14:textId="0074FFE3">
            <w:pPr>
              <w:pStyle w:val="ListParagraph"/>
              <w:numPr>
                <w:ilvl w:val="0"/>
                <w:numId w:val="182"/>
              </w:numPr>
              <w:rPr>
                <w:cs/>
              </w:rPr>
            </w:pPr>
            <w:r>
              <w:t xml:space="preserve">Music Streaming </w:t>
            </w:r>
            <w:r>
              <w:rPr>
                <w:rFonts w:cs="Angsana New"/>
                <w:cs/>
              </w:rPr>
              <w:t>= “</w:t>
            </w:r>
            <w:r>
              <w:t>Music Streaming</w:t>
            </w:r>
            <w:r>
              <w:rPr>
                <w:rFonts w:cs="Angsana New"/>
                <w:cs/>
              </w:rPr>
              <w:t>”</w:t>
            </w:r>
          </w:p>
        </w:tc>
      </w:tr>
      <w:tr w:rsidRPr="008979A8" w:rsidR="00AC260E" w:rsidTr="005B0453" w14:paraId="3555FD52" w14:textId="77777777">
        <w:tc>
          <w:tcPr>
            <w:tcW w:w="1026" w:type="pct"/>
          </w:tcPr>
          <w:p w:rsidR="00AC260E" w:rsidP="00AC260E" w:rsidRDefault="00AC260E" w14:paraId="5FF6E12A" w14:textId="2839EE69">
            <w:pPr>
              <w:tabs>
                <w:tab w:val="left" w:pos="1356"/>
              </w:tabs>
            </w:pPr>
            <w:r>
              <w:t>bundleType</w:t>
            </w:r>
          </w:p>
        </w:tc>
        <w:tc>
          <w:tcPr>
            <w:tcW w:w="900" w:type="pct"/>
            <w:gridSpan w:val="3"/>
          </w:tcPr>
          <w:p w:rsidR="00AC260E" w:rsidP="00AC260E" w:rsidRDefault="00AC260E" w14:paraId="1D28F6DB" w14:textId="77777777">
            <w:r>
              <w:t>Drop Down List</w:t>
            </w:r>
          </w:p>
          <w:p w:rsidR="00AC260E" w:rsidP="00AC260E" w:rsidRDefault="00AC260E" w14:paraId="4792E6EE" w14:textId="77777777"/>
        </w:tc>
        <w:tc>
          <w:tcPr>
            <w:tcW w:w="3074" w:type="pct"/>
          </w:tcPr>
          <w:p w:rsidR="00AC260E" w:rsidP="00AC260E" w:rsidRDefault="00AC260E" w14:paraId="69B21B37" w14:textId="6EC17970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Angsana New"/>
                <w:color w:val="FF0000"/>
                <w:cs/>
              </w:rPr>
              <w:t>*</w:t>
            </w:r>
            <w:r>
              <w:rPr>
                <w:color w:val="FF0000"/>
              </w:rPr>
              <w:t>Bundle Type</w:t>
            </w:r>
          </w:p>
          <w:p w:rsidRPr="00957D04" w:rsidR="00AC260E" w:rsidP="00AC260E" w:rsidRDefault="00AC260E" w14:paraId="70CAF641" w14:textId="77777777">
            <w:pPr>
              <w:rPr>
                <w:rFonts w:cs="CordiaUPC"/>
              </w:rPr>
            </w:pPr>
            <w:r w:rsidRPr="00AE3523">
              <w:rPr>
                <w:rFonts w:cs="CordiaUPC"/>
              </w:rPr>
              <w:t xml:space="preserve">List of Value </w:t>
            </w:r>
            <w:r w:rsidRPr="00AE3523"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‘</w:t>
            </w:r>
            <w:r>
              <w:rPr>
                <w:rFonts w:cs="CordiaUPC"/>
              </w:rPr>
              <w:t>VDO Bundle Type</w:t>
            </w:r>
            <w:r>
              <w:rPr>
                <w:rFonts w:cs="Angsana New"/>
                <w:cs/>
              </w:rPr>
              <w:t>’</w:t>
            </w:r>
          </w:p>
        </w:tc>
      </w:tr>
      <w:tr w:rsidRPr="008979A8" w:rsidR="00AC260E" w:rsidTr="005B0453" w14:paraId="5FA24326" w14:textId="77777777">
        <w:tc>
          <w:tcPr>
            <w:tcW w:w="1026" w:type="pct"/>
          </w:tcPr>
          <w:p w:rsidR="00AC260E" w:rsidP="00AC260E" w:rsidRDefault="00AC260E" w14:paraId="3EE4073C" w14:textId="77777777">
            <w:pPr>
              <w:tabs>
                <w:tab w:val="left" w:pos="1356"/>
              </w:tabs>
            </w:pPr>
            <w:r>
              <w:t>sourceContent</w:t>
            </w:r>
          </w:p>
          <w:p w:rsidR="00AC260E" w:rsidP="00AC260E" w:rsidRDefault="00AC260E" w14:paraId="4CF65779" w14:textId="77777777">
            <w:pPr>
              <w:rPr>
                <w:rFonts w:cs="CordiaUPC"/>
              </w:rPr>
            </w:pPr>
          </w:p>
        </w:tc>
        <w:tc>
          <w:tcPr>
            <w:tcW w:w="900" w:type="pct"/>
            <w:gridSpan w:val="3"/>
          </w:tcPr>
          <w:p w:rsidR="00AC260E" w:rsidP="00AC260E" w:rsidRDefault="00AC260E" w14:paraId="21868C29" w14:textId="77777777">
            <w:pPr>
              <w:rPr>
                <w:rFonts w:cs="CordiaUPC"/>
              </w:rPr>
            </w:pPr>
            <w:r>
              <w:t>Radio Button</w:t>
            </w:r>
          </w:p>
        </w:tc>
        <w:tc>
          <w:tcPr>
            <w:tcW w:w="3074" w:type="pct"/>
          </w:tcPr>
          <w:p w:rsidR="00AC260E" w:rsidP="00AC260E" w:rsidRDefault="00AC260E" w14:paraId="41BBB425" w14:textId="77777777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Angsana New"/>
                <w:color w:val="FF0000"/>
                <w:cs/>
              </w:rPr>
              <w:t>*</w:t>
            </w:r>
            <w:r>
              <w:rPr>
                <w:color w:val="FF0000"/>
              </w:rPr>
              <w:t>Source Content</w:t>
            </w:r>
          </w:p>
          <w:p w:rsidR="00AC260E" w:rsidP="00AC260E" w:rsidRDefault="00AC260E" w14:paraId="58FAD292" w14:textId="77777777">
            <w:pPr>
              <w:rPr>
                <w:rFonts w:cs="CordiaUPC"/>
              </w:rPr>
            </w:pPr>
            <w:r w:rsidRPr="00AE3523">
              <w:rPr>
                <w:rFonts w:cs="CordiaUPC"/>
              </w:rPr>
              <w:t xml:space="preserve">List of Value </w:t>
            </w:r>
            <w:r w:rsidRPr="00AE3523"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‘</w:t>
            </w:r>
            <w:r>
              <w:rPr>
                <w:rFonts w:cs="CordiaUPC"/>
              </w:rPr>
              <w:t>VDO Source Content</w:t>
            </w:r>
            <w:r>
              <w:rPr>
                <w:rFonts w:cs="Angsana New"/>
                <w:cs/>
              </w:rPr>
              <w:t>’</w:t>
            </w:r>
          </w:p>
          <w:p w:rsidR="00AC260E" w:rsidP="00AC260E" w:rsidRDefault="00AC260E" w14:paraId="296D10CB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ถ้า </w:t>
            </w:r>
            <w:r>
              <w:t xml:space="preserve">sourceContent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Package Group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 w:cs="Angsana New"/>
                <w:cs/>
              </w:rPr>
              <w:t xml:space="preserve"> ให้ทำการ </w:t>
            </w:r>
            <w:r>
              <w:rPr>
                <w:rFonts w:cs="CordiaUPC"/>
              </w:rPr>
              <w:t>Visible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“</w:t>
            </w:r>
            <w:r>
              <w:t>Package Group Section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และทำการ </w:t>
            </w:r>
            <w:r>
              <w:rPr>
                <w:rFonts w:cs="CordiaUPC"/>
              </w:rPr>
              <w:t xml:space="preserve">Invisible </w:t>
            </w:r>
            <w:r>
              <w:rPr>
                <w:rFonts w:hint="cs" w:cs="Angsana New"/>
                <w:cs/>
              </w:rPr>
              <w:t xml:space="preserve">และเคลียร์ค่า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Content Partner Section</w:t>
            </w:r>
            <w:r>
              <w:rPr>
                <w:rFonts w:cs="Angsana New"/>
                <w:cs/>
              </w:rPr>
              <w:t xml:space="preserve">” </w:t>
            </w:r>
          </w:p>
          <w:p w:rsidRPr="00014405" w:rsidR="00AC260E" w:rsidP="00AC260E" w:rsidRDefault="00AC260E" w14:paraId="582A08D9" w14:textId="77777777">
            <w:pPr>
              <w:rPr>
                <w:cs/>
              </w:rPr>
            </w:pPr>
            <w:r>
              <w:rPr>
                <w:rFonts w:hint="cs" w:cs="Angsana New"/>
                <w:cs/>
              </w:rPr>
              <w:t xml:space="preserve">ถ้า </w:t>
            </w:r>
            <w:r>
              <w:t xml:space="preserve">sourceContent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Content Partner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 w:cs="Angsana New"/>
                <w:cs/>
              </w:rPr>
              <w:t xml:space="preserve"> ให้ทำการ </w:t>
            </w:r>
            <w:r>
              <w:rPr>
                <w:rFonts w:cs="CordiaUPC"/>
              </w:rPr>
              <w:t>Visible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Content Partner Section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และทำการ </w:t>
            </w:r>
            <w:r>
              <w:rPr>
                <w:rFonts w:cs="CordiaUPC"/>
              </w:rPr>
              <w:t xml:space="preserve">Invisible </w:t>
            </w:r>
            <w:r>
              <w:rPr>
                <w:rFonts w:hint="cs" w:cs="Angsana New"/>
                <w:cs/>
              </w:rPr>
              <w:t xml:space="preserve">และเคลียร์ค่า </w:t>
            </w:r>
            <w:r>
              <w:rPr>
                <w:rFonts w:cs="Angsana New"/>
                <w:cs/>
              </w:rPr>
              <w:t>“</w:t>
            </w:r>
            <w:r>
              <w:t>Package Group Section</w:t>
            </w:r>
            <w:r>
              <w:rPr>
                <w:rFonts w:cs="Angsana New"/>
                <w:cs/>
              </w:rPr>
              <w:t>”</w:t>
            </w:r>
          </w:p>
        </w:tc>
      </w:tr>
      <w:tr w:rsidRPr="008979A8" w:rsidR="00AC260E" w:rsidTr="005B0453" w14:paraId="11D19510" w14:textId="77777777">
        <w:tc>
          <w:tcPr>
            <w:tcW w:w="5000" w:type="pct"/>
            <w:gridSpan w:val="5"/>
            <w:shd w:val="clear" w:color="auto" w:fill="C2D69B" w:themeFill="accent3" w:themeFillTint="99"/>
          </w:tcPr>
          <w:p w:rsidRPr="00014405" w:rsidR="00AC260E" w:rsidP="00AC260E" w:rsidRDefault="00AC260E" w14:paraId="6EF6EC3B" w14:textId="77777777">
            <w:pPr>
              <w:pStyle w:val="HeaderTable"/>
              <w:rPr>
                <w:rFonts w:cstheme="minorBidi"/>
              </w:rPr>
            </w:pPr>
            <w:r>
              <w:t>Package Group Section</w:t>
            </w:r>
          </w:p>
        </w:tc>
      </w:tr>
      <w:tr w:rsidRPr="008979A8" w:rsidR="00AC260E" w:rsidTr="005B0453" w14:paraId="738898CF" w14:textId="77777777">
        <w:tc>
          <w:tcPr>
            <w:tcW w:w="1026" w:type="pct"/>
          </w:tcPr>
          <w:p w:rsidR="00AC260E" w:rsidP="00AC260E" w:rsidRDefault="00AC260E" w14:paraId="30504395" w14:textId="77777777">
            <w:pPr>
              <w:rPr>
                <w:rFonts w:cs="CordiaUPC"/>
              </w:rPr>
            </w:pPr>
            <w:r>
              <w:rPr>
                <w:color w:val="000000" w:themeColor="text1"/>
              </w:rPr>
              <w:t>packageGroupName</w:t>
            </w:r>
          </w:p>
        </w:tc>
        <w:tc>
          <w:tcPr>
            <w:tcW w:w="900" w:type="pct"/>
            <w:gridSpan w:val="3"/>
          </w:tcPr>
          <w:p w:rsidRPr="003702DE" w:rsidR="00AC260E" w:rsidP="00AC260E" w:rsidRDefault="00AC260E" w14:paraId="123D6A85" w14:textId="7777777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Drop down list</w:t>
            </w:r>
          </w:p>
        </w:tc>
        <w:tc>
          <w:tcPr>
            <w:tcW w:w="3074" w:type="pct"/>
          </w:tcPr>
          <w:p w:rsidR="00AC260E" w:rsidP="00AC260E" w:rsidRDefault="00AC260E" w14:paraId="592C3D6B" w14:textId="77777777">
            <w:pPr>
              <w:rPr>
                <w:color w:val="FF0000"/>
              </w:rPr>
            </w:pPr>
            <w:r>
              <w:rPr>
                <w:color w:val="000000" w:themeColor="text1"/>
              </w:rPr>
              <w:t xml:space="preserve">Label </w:t>
            </w:r>
            <w:r>
              <w:rPr>
                <w:rFonts w:cs="Angsana New"/>
                <w:color w:val="000000" w:themeColor="text1"/>
                <w:cs/>
              </w:rPr>
              <w:t xml:space="preserve">: </w:t>
            </w:r>
            <w:r>
              <w:rPr>
                <w:rFonts w:cs="Angsana New"/>
                <w:color w:val="FF0000"/>
                <w:cs/>
              </w:rPr>
              <w:t>*</w:t>
            </w:r>
            <w:r>
              <w:rPr>
                <w:color w:val="FF0000"/>
              </w:rPr>
              <w:t>Package Group Name</w:t>
            </w:r>
          </w:p>
          <w:p w:rsidR="00AC260E" w:rsidP="00AC260E" w:rsidRDefault="00AC260E" w14:paraId="113D0831" w14:textId="6A2EF75D">
            <w:r w:rsidRPr="00AE532D">
              <w:t>List of Value</w:t>
            </w:r>
            <w:r w:rsidRPr="00AE532D">
              <w:rPr>
                <w:rFonts w:cs="Angsana New"/>
                <w:cs/>
              </w:rPr>
              <w:t xml:space="preserve">: </w:t>
            </w:r>
            <w:r w:rsidRPr="00AE532D">
              <w:rPr>
                <w:rFonts w:hint="cs"/>
                <w:cs/>
              </w:rPr>
              <w:t xml:space="preserve">ดึงข้อมูลจาก </w:t>
            </w:r>
            <w:r w:rsidRPr="00AE532D">
              <w:t xml:space="preserve">DB </w:t>
            </w:r>
            <w:r w:rsidRPr="00AE532D">
              <w:rPr>
                <w:rFonts w:hint="cs"/>
                <w:cs/>
              </w:rPr>
              <w:t>ที่</w:t>
            </w:r>
            <w:r>
              <w:rPr>
                <w:rFonts w:hint="cs"/>
                <w:cs/>
              </w:rPr>
              <w:t xml:space="preserve"> </w:t>
            </w:r>
            <w:r>
              <w:t xml:space="preserve">Table </w:t>
            </w:r>
            <w:r>
              <w:rPr>
                <w:rFonts w:hint="cs"/>
                <w:cs/>
              </w:rPr>
              <w:t>ชื่อ</w:t>
            </w:r>
            <w:r w:rsidRPr="00AE532D">
              <w:rPr>
                <w:rFonts w:hint="cs"/>
                <w:cs/>
              </w:rPr>
              <w:t xml:space="preserve"> </w:t>
            </w:r>
            <w:r>
              <w:t>MUSIC</w:t>
            </w:r>
            <w:r w:rsidRPr="00AE532D">
              <w:t>_PACKAGE_GROUP</w:t>
            </w:r>
            <w:r>
              <w:rPr>
                <w:rFonts w:hint="cs"/>
                <w:cs/>
              </w:rPr>
              <w:t xml:space="preserve"> โดย </w:t>
            </w:r>
            <w:r>
              <w:t xml:space="preserve">Status </w:t>
            </w:r>
            <w:r>
              <w:rPr>
                <w:rFonts w:hint="cs"/>
                <w:cs/>
              </w:rPr>
              <w:t xml:space="preserve">เท่ากับ </w:t>
            </w:r>
            <w:r>
              <w:rPr>
                <w:rFonts w:cs="Angsana New"/>
                <w:cs/>
              </w:rPr>
              <w:t>“</w:t>
            </w:r>
            <w:r>
              <w:t>Active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และ </w:t>
            </w:r>
            <w:r>
              <w:rPr>
                <w:rFonts w:cs="CordiaUPC"/>
              </w:rPr>
              <w:t xml:space="preserve">Service </w:t>
            </w:r>
            <w:r>
              <w:rPr>
                <w:rFonts w:cs="Angsana New"/>
                <w:cs/>
              </w:rPr>
              <w:t xml:space="preserve">= </w:t>
            </w:r>
            <w:r>
              <w:t>service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>เท่านั้น</w:t>
            </w:r>
          </w:p>
          <w:p w:rsidR="00AC260E" w:rsidP="00AC260E" w:rsidRDefault="00AC260E" w14:paraId="6D6FFCDD" w14:textId="77777777">
            <w:pPr>
              <w:rPr>
                <w:color w:val="000000" w:themeColor="text1"/>
              </w:rPr>
            </w:pPr>
            <w:r>
              <w:rPr>
                <w:rFonts w:hint="cs"/>
                <w:cs/>
              </w:rPr>
              <w:t>เมื่อเลือก</w:t>
            </w:r>
            <w:r>
              <w:rPr>
                <w:color w:val="000000" w:themeColor="text1"/>
              </w:rPr>
              <w:t xml:space="preserve"> packageGroupName</w:t>
            </w:r>
            <w:r>
              <w:rPr>
                <w:rFonts w:hint="cs"/>
                <w:color w:val="000000" w:themeColor="text1"/>
                <w:cs/>
              </w:rPr>
              <w:t xml:space="preserve"> ให้ระบบ </w:t>
            </w:r>
            <w:r>
              <w:rPr>
                <w:color w:val="000000" w:themeColor="text1"/>
              </w:rPr>
              <w:t xml:space="preserve">Default </w:t>
            </w:r>
            <w:r>
              <w:rPr>
                <w:rFonts w:hint="cs"/>
                <w:color w:val="000000" w:themeColor="text1"/>
                <w:cs/>
              </w:rPr>
              <w:t>ค่าดังต่อไปนี้</w:t>
            </w:r>
          </w:p>
          <w:p w:rsidRPr="005742FF" w:rsidR="00AC260E" w:rsidP="00AC260E" w:rsidRDefault="00AC260E" w14:paraId="7C44ABE8" w14:textId="77777777">
            <w:pPr>
              <w:pStyle w:val="ListParagraph"/>
              <w:numPr>
                <w:ilvl w:val="0"/>
                <w:numId w:val="14"/>
              </w:numPr>
            </w:pPr>
            <w:r w:rsidRPr="005742FF">
              <w:rPr>
                <w:color w:val="000000" w:themeColor="text1"/>
              </w:rPr>
              <w:t>platform</w:t>
            </w:r>
            <w:r w:rsidRPr="005742FF">
              <w:rPr>
                <w:rFonts w:hint="cs"/>
                <w:color w:val="000000" w:themeColor="text1"/>
                <w:cs/>
              </w:rPr>
              <w:t xml:space="preserve"> </w:t>
            </w:r>
            <w:r>
              <w:rPr>
                <w:rFonts w:cs="Angsana New"/>
                <w:color w:val="000000" w:themeColor="text1"/>
                <w:cs/>
              </w:rPr>
              <w:t xml:space="preserve">= </w:t>
            </w:r>
            <w:r w:rsidRPr="005742FF">
              <w:rPr>
                <w:color w:val="000000" w:themeColor="text1"/>
              </w:rPr>
              <w:t>platform</w:t>
            </w:r>
            <w:r w:rsidRPr="005742FF">
              <w:rPr>
                <w:rFonts w:hint="cs"/>
                <w:color w:val="000000" w:themeColor="text1"/>
                <w:cs/>
              </w:rPr>
              <w:t xml:space="preserve"> ตาม </w:t>
            </w:r>
            <w:r w:rsidRPr="005742FF">
              <w:rPr>
                <w:color w:val="000000" w:themeColor="text1"/>
              </w:rPr>
              <w:t>packageGroup</w:t>
            </w:r>
            <w:r w:rsidRPr="005742FF">
              <w:rPr>
                <w:rFonts w:hint="cs"/>
                <w:color w:val="000000" w:themeColor="text1"/>
                <w:cs/>
              </w:rPr>
              <w:t xml:space="preserve"> ที่เลือกมา</w:t>
            </w:r>
          </w:p>
          <w:p w:rsidR="00AC260E" w:rsidP="00AC260E" w:rsidRDefault="00AC260E" w14:paraId="7183ECC6" w14:textId="12349E55">
            <w:pPr>
              <w:pStyle w:val="ListParagraph"/>
              <w:numPr>
                <w:ilvl w:val="0"/>
                <w:numId w:val="14"/>
              </w:numPr>
            </w:pPr>
            <w:r>
              <w:t>Package Group Detail Table</w:t>
            </w:r>
          </w:p>
          <w:p w:rsidR="00AC260E" w:rsidP="00AC260E" w:rsidRDefault="00AC260E" w14:paraId="6D1F4DC1" w14:textId="77777777">
            <w:pPr>
              <w:pStyle w:val="ListParagraph"/>
              <w:numPr>
                <w:ilvl w:val="1"/>
                <w:numId w:val="14"/>
              </w:numPr>
              <w:ind w:left="1014" w:hanging="283"/>
            </w:pPr>
            <w:r>
              <w:t>CP Group Name</w:t>
            </w:r>
          </w:p>
          <w:p w:rsidR="00AC260E" w:rsidP="00AC260E" w:rsidRDefault="00AC260E" w14:paraId="6DEDB000" w14:textId="0662662A">
            <w:pPr>
              <w:pStyle w:val="ListParagraph"/>
              <w:numPr>
                <w:ilvl w:val="1"/>
                <w:numId w:val="14"/>
              </w:numPr>
              <w:ind w:left="1014" w:hanging="283"/>
            </w:pPr>
            <w:r>
              <w:t>Model Revenue Sharing</w:t>
            </w:r>
          </w:p>
          <w:p w:rsidRPr="003702DE" w:rsidR="00AC260E" w:rsidP="00AC260E" w:rsidRDefault="00AC260E" w14:paraId="5285D6A7" w14:textId="77777777">
            <w:pPr>
              <w:pStyle w:val="ListParagraph"/>
              <w:numPr>
                <w:ilvl w:val="1"/>
                <w:numId w:val="14"/>
              </w:numPr>
              <w:ind w:left="1014" w:hanging="283"/>
              <w:rPr>
                <w:cs/>
              </w:rPr>
            </w:pPr>
            <w:r>
              <w:t>Fix Cost</w:t>
            </w:r>
          </w:p>
        </w:tc>
      </w:tr>
      <w:tr w:rsidRPr="008979A8" w:rsidR="00AC260E" w:rsidTr="005B0453" w14:paraId="4E03F6CA" w14:textId="77777777">
        <w:tc>
          <w:tcPr>
            <w:tcW w:w="1026" w:type="pct"/>
          </w:tcPr>
          <w:p w:rsidR="00AC260E" w:rsidP="00AC260E" w:rsidRDefault="00AC260E" w14:paraId="5ECD1C35" w14:textId="77777777">
            <w:pPr>
              <w:rPr>
                <w:rFonts w:cs="CordiaUPC"/>
              </w:rPr>
            </w:pPr>
            <w:r>
              <w:rPr>
                <w:color w:val="000000" w:themeColor="text1"/>
              </w:rPr>
              <w:t>platform</w:t>
            </w:r>
          </w:p>
        </w:tc>
        <w:tc>
          <w:tcPr>
            <w:tcW w:w="900" w:type="pct"/>
            <w:gridSpan w:val="3"/>
          </w:tcPr>
          <w:p w:rsidRPr="003702DE" w:rsidR="00AC260E" w:rsidP="00AC260E" w:rsidRDefault="00AC260E" w14:paraId="7DBFFA76" w14:textId="77777777">
            <w:r>
              <w:t>Shuttle Box</w:t>
            </w:r>
          </w:p>
        </w:tc>
        <w:tc>
          <w:tcPr>
            <w:tcW w:w="3074" w:type="pct"/>
          </w:tcPr>
          <w:p w:rsidR="00AC260E" w:rsidP="00AC260E" w:rsidRDefault="00AC260E" w14:paraId="48F87F92" w14:textId="7777777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Label </w:t>
            </w:r>
            <w:r>
              <w:rPr>
                <w:rFonts w:cs="Angsana New"/>
                <w:color w:val="000000" w:themeColor="text1"/>
                <w:cs/>
              </w:rPr>
              <w:t xml:space="preserve">: </w:t>
            </w:r>
            <w:r>
              <w:rPr>
                <w:rFonts w:cs="Angsana New"/>
                <w:color w:val="FF0000"/>
                <w:cs/>
              </w:rPr>
              <w:t>*</w:t>
            </w:r>
            <w:r>
              <w:rPr>
                <w:color w:val="FF0000"/>
              </w:rPr>
              <w:t>Platform</w:t>
            </w:r>
          </w:p>
          <w:p w:rsidR="00AC260E" w:rsidP="00AC260E" w:rsidRDefault="00AC260E" w14:paraId="0042E3E0" w14:textId="7777777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Disable</w:t>
            </w:r>
          </w:p>
          <w:p w:rsidRPr="008979A8" w:rsidR="00AC260E" w:rsidP="00AC260E" w:rsidRDefault="00AC260E" w14:paraId="212CC811" w14:textId="77777777">
            <w:pPr>
              <w:rPr>
                <w:rFonts w:cs="CordiaUPC"/>
              </w:rPr>
            </w:pPr>
            <w:r w:rsidRPr="00AE3523">
              <w:rPr>
                <w:rFonts w:cs="CordiaUPC"/>
              </w:rPr>
              <w:t xml:space="preserve">List of Value </w:t>
            </w:r>
            <w:r w:rsidRPr="00AE3523"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‘</w:t>
            </w:r>
            <w:r>
              <w:rPr>
                <w:rFonts w:cs="CordiaUPC"/>
              </w:rPr>
              <w:t>VDO Platform</w:t>
            </w:r>
            <w:r>
              <w:rPr>
                <w:rFonts w:cs="Angsana New"/>
                <w:cs/>
              </w:rPr>
              <w:t>’</w:t>
            </w:r>
          </w:p>
        </w:tc>
      </w:tr>
      <w:tr w:rsidRPr="008979A8" w:rsidR="00AC260E" w:rsidTr="005B0453" w14:paraId="173C2F15" w14:textId="77777777">
        <w:tc>
          <w:tcPr>
            <w:tcW w:w="5000" w:type="pct"/>
            <w:gridSpan w:val="5"/>
            <w:shd w:val="clear" w:color="auto" w:fill="C2D69B" w:themeFill="accent3" w:themeFillTint="99"/>
          </w:tcPr>
          <w:p w:rsidRPr="008979A8" w:rsidR="00AC260E" w:rsidP="00AC260E" w:rsidRDefault="00AC260E" w14:paraId="091F779B" w14:textId="778001A3">
            <w:pPr>
              <w:pStyle w:val="HeaderTable"/>
            </w:pPr>
            <w:r>
              <w:t>Package Group Detail Table Section</w:t>
            </w:r>
          </w:p>
        </w:tc>
      </w:tr>
      <w:tr w:rsidRPr="008979A8" w:rsidR="00AC260E" w:rsidTr="005B0453" w14:paraId="7F73B11D" w14:textId="77777777">
        <w:tc>
          <w:tcPr>
            <w:tcW w:w="1026" w:type="pct"/>
          </w:tcPr>
          <w:p w:rsidR="00AC260E" w:rsidP="00AC260E" w:rsidRDefault="00AC260E" w14:paraId="7AE6EDD3" w14:textId="5B229D63">
            <w:pPr>
              <w:rPr>
                <w:rFonts w:cs="CordiaUPC"/>
              </w:rPr>
            </w:pPr>
            <w:r>
              <w:rPr>
                <w:color w:val="000000" w:themeColor="text1"/>
              </w:rPr>
              <w:t>Model Sharing Name</w:t>
            </w:r>
          </w:p>
        </w:tc>
        <w:tc>
          <w:tcPr>
            <w:tcW w:w="900" w:type="pct"/>
            <w:gridSpan w:val="3"/>
          </w:tcPr>
          <w:p w:rsidRPr="008979A8" w:rsidR="00AC260E" w:rsidP="00AC260E" w:rsidRDefault="00AC260E" w14:paraId="083EB682" w14:textId="77777777">
            <w:pPr>
              <w:rPr>
                <w:rFonts w:cs="CordiaUPC"/>
              </w:rPr>
            </w:pPr>
          </w:p>
        </w:tc>
        <w:tc>
          <w:tcPr>
            <w:tcW w:w="3074" w:type="pct"/>
          </w:tcPr>
          <w:p w:rsidR="00AC260E" w:rsidP="00AC260E" w:rsidRDefault="00AC260E" w14:paraId="68EC60A2" w14:textId="77777777">
            <w:pPr>
              <w:rPr>
                <w:color w:val="000000" w:themeColor="text1"/>
              </w:rPr>
            </w:pPr>
            <w:r>
              <w:rPr>
                <w:rFonts w:hint="cs"/>
                <w:color w:val="000000" w:themeColor="text1"/>
                <w:cs/>
              </w:rPr>
              <w:t xml:space="preserve">แสดงใน </w:t>
            </w:r>
            <w:r>
              <w:rPr>
                <w:color w:val="000000" w:themeColor="text1"/>
              </w:rPr>
              <w:t>Format</w:t>
            </w:r>
          </w:p>
          <w:p w:rsidRPr="008979A8" w:rsidR="00AC260E" w:rsidP="00AC260E" w:rsidRDefault="00AC260E" w14:paraId="4F4404A9" w14:textId="750C768D">
            <w:pPr>
              <w:rPr>
                <w:rFonts w:cs="CordiaUPC"/>
              </w:rPr>
            </w:pPr>
            <w:r>
              <w:rPr>
                <w:color w:val="000000" w:themeColor="text1"/>
              </w:rPr>
              <w:t>modelSharingName</w:t>
            </w:r>
          </w:p>
        </w:tc>
      </w:tr>
      <w:tr w:rsidRPr="008979A8" w:rsidR="00AC260E" w:rsidTr="005B0453" w14:paraId="13E05220" w14:textId="77777777">
        <w:tc>
          <w:tcPr>
            <w:tcW w:w="1026" w:type="pct"/>
          </w:tcPr>
          <w:p w:rsidR="00AC260E" w:rsidP="00AC260E" w:rsidRDefault="00AC260E" w14:paraId="145EB10E" w14:textId="1E379EB0">
            <w:pPr>
              <w:rPr>
                <w:rFonts w:cs="CordiaUPC"/>
              </w:rPr>
            </w:pPr>
            <w:r>
              <w:rPr>
                <w:color w:val="000000" w:themeColor="text1"/>
              </w:rPr>
              <w:t>Model Sharing</w:t>
            </w:r>
          </w:p>
        </w:tc>
        <w:tc>
          <w:tcPr>
            <w:tcW w:w="900" w:type="pct"/>
            <w:gridSpan w:val="3"/>
          </w:tcPr>
          <w:p w:rsidRPr="008979A8" w:rsidR="00AC260E" w:rsidP="00AC260E" w:rsidRDefault="00AC260E" w14:paraId="0FBB21F5" w14:textId="77777777">
            <w:pPr>
              <w:rPr>
                <w:rFonts w:cs="CordiaUPC"/>
              </w:rPr>
            </w:pPr>
          </w:p>
        </w:tc>
        <w:tc>
          <w:tcPr>
            <w:tcW w:w="3074" w:type="pct"/>
          </w:tcPr>
          <w:p w:rsidR="00AC260E" w:rsidP="00AC260E" w:rsidRDefault="00AC260E" w14:paraId="19126C81" w14:textId="77777777">
            <w:pPr>
              <w:rPr>
                <w:color w:val="000000" w:themeColor="text1"/>
              </w:rPr>
            </w:pPr>
            <w:r>
              <w:rPr>
                <w:rFonts w:hint="cs"/>
                <w:color w:val="000000" w:themeColor="text1"/>
                <w:cs/>
              </w:rPr>
              <w:t xml:space="preserve">แสดงใน </w:t>
            </w:r>
            <w:r>
              <w:rPr>
                <w:color w:val="000000" w:themeColor="text1"/>
              </w:rPr>
              <w:t>Format</w:t>
            </w:r>
          </w:p>
          <w:p w:rsidRPr="008979A8" w:rsidR="00AC260E" w:rsidP="00AC260E" w:rsidRDefault="00AC260E" w14:paraId="72D942B0" w14:textId="67AAA044">
            <w:pPr>
              <w:rPr>
                <w:rFonts w:cs="CordiaUPC"/>
              </w:rPr>
            </w:pPr>
            <w:r>
              <w:rPr>
                <w:color w:val="000000" w:themeColor="text1"/>
              </w:rPr>
              <w:t>modelSharing</w:t>
            </w:r>
          </w:p>
        </w:tc>
      </w:tr>
      <w:tr w:rsidRPr="008979A8" w:rsidR="00AC260E" w:rsidTr="005B0453" w14:paraId="2662CF7E" w14:textId="77777777">
        <w:tc>
          <w:tcPr>
            <w:tcW w:w="1026" w:type="pct"/>
          </w:tcPr>
          <w:p w:rsidR="00AC260E" w:rsidP="00AC260E" w:rsidRDefault="00AC260E" w14:paraId="30E7B7CA" w14:textId="77777777">
            <w:pPr>
              <w:rPr>
                <w:rFonts w:cs="CordiaUPC"/>
              </w:rPr>
            </w:pPr>
            <w:r>
              <w:rPr>
                <w:color w:val="000000" w:themeColor="text1"/>
              </w:rPr>
              <w:t>Fix Cost</w:t>
            </w:r>
          </w:p>
        </w:tc>
        <w:tc>
          <w:tcPr>
            <w:tcW w:w="900" w:type="pct"/>
            <w:gridSpan w:val="3"/>
          </w:tcPr>
          <w:p w:rsidRPr="008979A8" w:rsidR="00AC260E" w:rsidP="00AC260E" w:rsidRDefault="00AC260E" w14:paraId="4482A011" w14:textId="77777777">
            <w:pPr>
              <w:rPr>
                <w:rFonts w:cs="CordiaUPC"/>
              </w:rPr>
            </w:pPr>
          </w:p>
        </w:tc>
        <w:tc>
          <w:tcPr>
            <w:tcW w:w="3074" w:type="pct"/>
          </w:tcPr>
          <w:p w:rsidRPr="00957D04" w:rsidR="00AC260E" w:rsidP="00AC260E" w:rsidRDefault="00AC260E" w14:paraId="7BE66954" w14:textId="77777777">
            <w:pPr>
              <w:rPr>
                <w:color w:val="000000" w:themeColor="text1"/>
              </w:rPr>
            </w:pPr>
            <w:r>
              <w:rPr>
                <w:rFonts w:hint="cs"/>
                <w:color w:val="000000" w:themeColor="text1"/>
                <w:cs/>
              </w:rPr>
              <w:t xml:space="preserve">แสดงใน </w:t>
            </w:r>
            <w:r>
              <w:rPr>
                <w:color w:val="000000" w:themeColor="text1"/>
              </w:rPr>
              <w:t>Format</w:t>
            </w:r>
          </w:p>
          <w:p w:rsidR="00AC260E" w:rsidP="00AC260E" w:rsidRDefault="00AC260E" w14:paraId="5163C8AE" w14:textId="77777777">
            <w:pPr>
              <w:pStyle w:val="ListParagraph"/>
              <w:numPr>
                <w:ilvl w:val="0"/>
                <w:numId w:val="133"/>
              </w:numPr>
            </w:pPr>
            <w:r>
              <w:rPr>
                <w:cs/>
              </w:rPr>
              <w:t>ระบบจะ</w:t>
            </w:r>
            <w:r>
              <w:rPr>
                <w:rFonts w:hint="cs"/>
                <w:cs/>
              </w:rPr>
              <w:t>ดึง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cs/>
              </w:rPr>
              <w:t xml:space="preserve">ค่า </w:t>
            </w:r>
            <w:r>
              <w:t xml:space="preserve">Fix Cost </w:t>
            </w:r>
            <w:r>
              <w:rPr>
                <w:rFonts w:hint="cs"/>
                <w:cs/>
              </w:rPr>
              <w:t xml:space="preserve">ของ </w:t>
            </w:r>
            <w:r>
              <w:t xml:space="preserve">MODEL_SHARING </w:t>
            </w:r>
            <w:r>
              <w:rPr>
                <w:rFonts w:hint="cs"/>
                <w:cs/>
              </w:rPr>
              <w:t>นั้นๆ มาแสดง</w:t>
            </w:r>
          </w:p>
          <w:p w:rsidR="00AC260E" w:rsidP="00AC260E" w:rsidRDefault="00AC260E" w14:paraId="7C169D24" w14:textId="77777777">
            <w:pPr>
              <w:pStyle w:val="ListParagraph"/>
              <w:numPr>
                <w:ilvl w:val="0"/>
                <w:numId w:val="133"/>
              </w:numPr>
            </w:pPr>
            <w:r>
              <w:rPr>
                <w:cs/>
              </w:rPr>
              <w:t>ซึ่งระบบจะแสดงค่า ตาม เงื่อนไขดังนี้</w:t>
            </w:r>
          </w:p>
          <w:p w:rsidR="00AC260E" w:rsidP="00AC260E" w:rsidRDefault="00AC260E" w14:paraId="0A97576E" w14:textId="77777777">
            <w:pPr>
              <w:pStyle w:val="ListParagraph"/>
              <w:numPr>
                <w:ilvl w:val="0"/>
                <w:numId w:val="134"/>
              </w:numPr>
            </w:pPr>
            <w:r>
              <w:rPr>
                <w:cs/>
              </w:rPr>
              <w:t xml:space="preserve">กรณี </w:t>
            </w:r>
            <w:r>
              <w:t xml:space="preserve">Fix Cost Flag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t>Yes</w:t>
            </w:r>
            <w:r>
              <w:rPr>
                <w:rFonts w:cs="Angsana New"/>
                <w:cs/>
              </w:rPr>
              <w:t>”</w:t>
            </w:r>
          </w:p>
          <w:p w:rsidR="00AC260E" w:rsidP="00AC260E" w:rsidRDefault="00AC260E" w14:paraId="6B01D96C" w14:textId="77777777">
            <w:pPr>
              <w:pStyle w:val="ListParagraph"/>
              <w:numPr>
                <w:ilvl w:val="0"/>
                <w:numId w:val="135"/>
              </w:numPr>
            </w:pPr>
            <w:r>
              <w:rPr>
                <w:rFonts w:hint="cs"/>
                <w:cs/>
              </w:rPr>
              <w:t xml:space="preserve">ถ้าข้อมูล </w:t>
            </w:r>
            <w:r>
              <w:t xml:space="preserve">Package Duration, Package Duration Unit </w:t>
            </w:r>
            <w:r>
              <w:rPr>
                <w:cs/>
              </w:rPr>
              <w:t>และ</w:t>
            </w:r>
            <w:r>
              <w:t xml:space="preserve"> VDO Bundle Type</w:t>
            </w:r>
            <w:r>
              <w:rPr>
                <w:cs/>
              </w:rPr>
              <w:t xml:space="preserve"> </w:t>
            </w:r>
            <w:r>
              <w:rPr>
                <w:rFonts w:hint="cs"/>
                <w:cs/>
              </w:rPr>
              <w:t>ตรงกันให้</w:t>
            </w:r>
            <w:r>
              <w:rPr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แสดงใน </w:t>
            </w:r>
          </w:p>
          <w:p w:rsidR="00AC260E" w:rsidP="00AC260E" w:rsidRDefault="00AC260E" w14:paraId="40FEE27F" w14:textId="77777777">
            <w:pPr>
              <w:pStyle w:val="ListParagraph"/>
              <w:ind w:left="1742"/>
            </w:pPr>
            <w:r>
              <w:t xml:space="preserve">Format </w:t>
            </w:r>
            <w:r>
              <w:rPr>
                <w:rFonts w:cs="Angsana New"/>
                <w:cs/>
              </w:rPr>
              <w:t xml:space="preserve">: </w:t>
            </w:r>
            <w:r>
              <w:t xml:space="preserve">Fix Cost </w:t>
            </w:r>
            <w:r>
              <w:rPr>
                <w:rFonts w:cs="Angsana New"/>
                <w:cs/>
              </w:rPr>
              <w:t xml:space="preserve">+ “ ”+ </w:t>
            </w:r>
            <w:r>
              <w:t>Fix Cost Unit</w:t>
            </w:r>
          </w:p>
          <w:p w:rsidR="00AC260E" w:rsidP="00AC260E" w:rsidRDefault="00AC260E" w14:paraId="0D43E919" w14:textId="77777777">
            <w:pPr>
              <w:pStyle w:val="ListParagraph"/>
              <w:numPr>
                <w:ilvl w:val="0"/>
                <w:numId w:val="135"/>
              </w:numPr>
            </w:pPr>
            <w:r>
              <w:rPr>
                <w:rFonts w:hint="cs"/>
                <w:cs/>
              </w:rPr>
              <w:t xml:space="preserve">ถ้าข้อมูล </w:t>
            </w:r>
            <w:r>
              <w:t xml:space="preserve">Package Duration, Package Duration Unit </w:t>
            </w:r>
            <w:r>
              <w:rPr>
                <w:cs/>
              </w:rPr>
              <w:t>และ</w:t>
            </w:r>
            <w:r>
              <w:t xml:space="preserve"> VDO Bundle Type</w:t>
            </w:r>
            <w:r>
              <w:rPr>
                <w:cs/>
              </w:rPr>
              <w:t xml:space="preserve"> </w:t>
            </w:r>
            <w:r>
              <w:rPr>
                <w:rFonts w:hint="cs"/>
                <w:cs/>
              </w:rPr>
              <w:t>ไม่ตรงกันให้</w:t>
            </w:r>
            <w:r>
              <w:rPr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แสดงใน </w:t>
            </w:r>
          </w:p>
          <w:p w:rsidR="00AC260E" w:rsidP="00AC260E" w:rsidRDefault="00AC260E" w14:paraId="01521816" w14:textId="77777777">
            <w:pPr>
              <w:pStyle w:val="ListParagraph"/>
              <w:ind w:left="1742"/>
            </w:pPr>
            <w:r>
              <w:t xml:space="preserve">Format </w:t>
            </w:r>
            <w:r>
              <w:rPr>
                <w:rFonts w:cs="Angsana New"/>
                <w:cs/>
              </w:rPr>
              <w:t>: “</w:t>
            </w:r>
            <w:r>
              <w:t>Not Found Fix Cost</w:t>
            </w:r>
            <w:r>
              <w:rPr>
                <w:rFonts w:cs="Angsana New"/>
                <w:cs/>
              </w:rPr>
              <w:t>”</w:t>
            </w:r>
          </w:p>
          <w:p w:rsidRPr="00957D04" w:rsidR="00AC260E" w:rsidP="00AC260E" w:rsidRDefault="00AC260E" w14:paraId="797C0899" w14:textId="4572B9B7">
            <w:pPr>
              <w:pStyle w:val="ListParagraph"/>
              <w:numPr>
                <w:ilvl w:val="0"/>
                <w:numId w:val="134"/>
              </w:numPr>
            </w:pPr>
            <w:r>
              <w:rPr>
                <w:cs/>
              </w:rPr>
              <w:t xml:space="preserve">กรณี </w:t>
            </w:r>
            <w:r>
              <w:t>Fix Cost Flag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cs/>
              </w:rPr>
              <w:t xml:space="preserve">เป็น </w:t>
            </w:r>
            <w:r w:rsidRPr="00F7140D">
              <w:rPr>
                <w:rFonts w:cs="Angsana New"/>
                <w:cs/>
              </w:rPr>
              <w:t>“</w:t>
            </w:r>
            <w:r>
              <w:t>No</w:t>
            </w:r>
            <w:r w:rsidRPr="00F7140D"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แสดงใน </w:t>
            </w:r>
            <w:r>
              <w:t>Format</w:t>
            </w:r>
            <w:r>
              <w:rPr>
                <w:cs/>
              </w:rPr>
              <w:t xml:space="preserve"> </w:t>
            </w:r>
            <w:r w:rsidRPr="00F7140D">
              <w:rPr>
                <w:rFonts w:cs="Angsana New"/>
                <w:cs/>
              </w:rPr>
              <w:t>: “</w:t>
            </w:r>
            <w:r>
              <w:t>No Fix Cost</w:t>
            </w:r>
            <w:r w:rsidRPr="00F7140D">
              <w:rPr>
                <w:rFonts w:cs="Angsana New"/>
                <w:cs/>
              </w:rPr>
              <w:t>”</w:t>
            </w:r>
          </w:p>
        </w:tc>
      </w:tr>
      <w:tr w:rsidRPr="008979A8" w:rsidR="00AC260E" w:rsidTr="005B0453" w14:paraId="3022EDBF" w14:textId="77777777">
        <w:tc>
          <w:tcPr>
            <w:tcW w:w="5000" w:type="pct"/>
            <w:gridSpan w:val="5"/>
            <w:shd w:val="clear" w:color="auto" w:fill="C2D69B" w:themeFill="accent3" w:themeFillTint="99"/>
          </w:tcPr>
          <w:p w:rsidRPr="008979A8" w:rsidR="00AC260E" w:rsidP="00AC260E" w:rsidRDefault="00AC260E" w14:paraId="37BEDCA1" w14:textId="0A82D281">
            <w:pPr>
              <w:pStyle w:val="HeaderTable"/>
            </w:pPr>
            <w:r>
              <w:t>End Package Group Detail Table Section</w:t>
            </w:r>
          </w:p>
        </w:tc>
      </w:tr>
      <w:tr w:rsidRPr="008979A8" w:rsidR="00AC260E" w:rsidTr="005B0453" w14:paraId="072E5C02" w14:textId="77777777">
        <w:tc>
          <w:tcPr>
            <w:tcW w:w="5000" w:type="pct"/>
            <w:gridSpan w:val="5"/>
            <w:shd w:val="clear" w:color="auto" w:fill="C2D69B" w:themeFill="accent3" w:themeFillTint="99"/>
          </w:tcPr>
          <w:p w:rsidRPr="008979A8" w:rsidR="00AC260E" w:rsidP="00AC260E" w:rsidRDefault="00AC260E" w14:paraId="47078962" w14:textId="77777777">
            <w:pPr>
              <w:pStyle w:val="HeaderTable"/>
            </w:pPr>
            <w:r>
              <w:t>End Package Group Section</w:t>
            </w:r>
          </w:p>
        </w:tc>
      </w:tr>
      <w:tr w:rsidRPr="008979A8" w:rsidR="00AC260E" w:rsidTr="005B0453" w14:paraId="5C316ECE" w14:textId="77777777">
        <w:tc>
          <w:tcPr>
            <w:tcW w:w="5000" w:type="pct"/>
            <w:gridSpan w:val="5"/>
            <w:shd w:val="clear" w:color="auto" w:fill="C2D69B" w:themeFill="accent3" w:themeFillTint="99"/>
          </w:tcPr>
          <w:p w:rsidRPr="008979A8" w:rsidR="00AC260E" w:rsidP="00AC260E" w:rsidRDefault="00AC260E" w14:paraId="188C5F51" w14:textId="77777777">
            <w:pPr>
              <w:pStyle w:val="HeaderTable"/>
            </w:pPr>
            <w:r>
              <w:t>Content Partner Section</w:t>
            </w:r>
          </w:p>
        </w:tc>
      </w:tr>
      <w:tr w:rsidRPr="008979A8" w:rsidR="00AC260E" w:rsidTr="005B0453" w14:paraId="689C9C1A" w14:textId="77777777">
        <w:tc>
          <w:tcPr>
            <w:tcW w:w="1026" w:type="pct"/>
          </w:tcPr>
          <w:p w:rsidR="00AC260E" w:rsidP="00AC260E" w:rsidRDefault="00AC260E" w14:paraId="6F74C081" w14:textId="492DC402">
            <w:pPr>
              <w:rPr>
                <w:rFonts w:cs="CordiaUPC"/>
              </w:rPr>
            </w:pPr>
            <w:bookmarkStart w:name="_Hlk39087635" w:id="23"/>
            <w:r>
              <w:rPr>
                <w:color w:val="000000" w:themeColor="text1"/>
              </w:rPr>
              <w:t>modelSharingNameCp</w:t>
            </w:r>
          </w:p>
        </w:tc>
        <w:tc>
          <w:tcPr>
            <w:tcW w:w="900" w:type="pct"/>
            <w:gridSpan w:val="3"/>
          </w:tcPr>
          <w:p w:rsidRPr="00F218C3" w:rsidR="00AC260E" w:rsidP="00AC260E" w:rsidRDefault="00AC260E" w14:paraId="6D0A15BD" w14:textId="7BC56EB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Drop down list</w:t>
            </w:r>
          </w:p>
        </w:tc>
        <w:tc>
          <w:tcPr>
            <w:tcW w:w="3074" w:type="pct"/>
          </w:tcPr>
          <w:p w:rsidR="00AC260E" w:rsidP="00AC260E" w:rsidRDefault="00AC260E" w14:paraId="36F0DDAF" w14:textId="12132657">
            <w:pPr>
              <w:rPr>
                <w:color w:val="FF0000"/>
              </w:rPr>
            </w:pPr>
            <w:r>
              <w:rPr>
                <w:color w:val="000000" w:themeColor="text1"/>
              </w:rPr>
              <w:t xml:space="preserve">Label </w:t>
            </w:r>
            <w:r>
              <w:rPr>
                <w:rFonts w:cs="Angsana New"/>
                <w:color w:val="000000" w:themeColor="text1"/>
                <w:cs/>
              </w:rPr>
              <w:t xml:space="preserve">: </w:t>
            </w:r>
            <w:r>
              <w:rPr>
                <w:rFonts w:cs="Angsana New"/>
                <w:color w:val="FF0000"/>
                <w:cs/>
              </w:rPr>
              <w:t>*</w:t>
            </w:r>
            <w:r>
              <w:rPr>
                <w:color w:val="FF0000"/>
              </w:rPr>
              <w:t>Model Sharing Name</w:t>
            </w:r>
          </w:p>
          <w:p w:rsidR="00AC260E" w:rsidP="00AC260E" w:rsidRDefault="00AC260E" w14:paraId="51755D50" w14:textId="61465636">
            <w:pPr>
              <w:rPr>
                <w:color w:val="000000" w:themeColor="text1"/>
              </w:rPr>
            </w:pPr>
            <w:r w:rsidRPr="00F218C3">
              <w:t xml:space="preserve">List of Value </w:t>
            </w:r>
            <w:r w:rsidRPr="00F218C3">
              <w:rPr>
                <w:rFonts w:cs="Angsana New"/>
                <w:cs/>
              </w:rPr>
              <w:t xml:space="preserve">: </w:t>
            </w:r>
            <w:r w:rsidRPr="00F218C3">
              <w:rPr>
                <w:rFonts w:hint="cs"/>
                <w:cs/>
              </w:rPr>
              <w:t xml:space="preserve">ดึงข้อมูลจาก </w:t>
            </w:r>
            <w:r>
              <w:t xml:space="preserve">DB </w:t>
            </w:r>
            <w:r>
              <w:rPr>
                <w:rFonts w:hint="cs"/>
                <w:cs/>
              </w:rPr>
              <w:t xml:space="preserve">ที่ </w:t>
            </w:r>
            <w:r>
              <w:t>MODEL_SHARING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>
              <w:t xml:space="preserve">Filter </w:t>
            </w:r>
            <w:r w:rsidRPr="00F218C3">
              <w:rPr>
                <w:color w:val="000000" w:themeColor="text1"/>
                <w:cs/>
              </w:rPr>
              <w:t>แสดงเฉพาะ</w:t>
            </w:r>
            <w:r>
              <w:rPr>
                <w:color w:val="000000" w:themeColor="text1"/>
              </w:rPr>
              <w:t xml:space="preserve"> Status </w:t>
            </w:r>
            <w:r>
              <w:rPr>
                <w:rFonts w:cs="Angsana New"/>
                <w:color w:val="000000" w:themeColor="text1"/>
                <w:cs/>
              </w:rPr>
              <w:t>= “</w:t>
            </w:r>
            <w:r>
              <w:rPr>
                <w:color w:val="000000" w:themeColor="text1"/>
              </w:rPr>
              <w:t>Active</w:t>
            </w:r>
            <w:r>
              <w:rPr>
                <w:rFonts w:cs="Angsana New"/>
                <w:color w:val="000000" w:themeColor="text1"/>
                <w:cs/>
              </w:rPr>
              <w:t>”</w:t>
            </w:r>
            <w:r>
              <w:rPr>
                <w:rFonts w:hint="cs" w:cs="Angsana New"/>
                <w:color w:val="000000" w:themeColor="text1"/>
                <w:cs/>
              </w:rPr>
              <w:t xml:space="preserve"> และ </w:t>
            </w:r>
            <w:r>
              <w:rPr>
                <w:rFonts w:cs="CordiaUPC"/>
                <w:color w:val="000000" w:themeColor="text1"/>
              </w:rPr>
              <w:t>model_sharing_detail</w:t>
            </w:r>
            <w:r>
              <w:rPr>
                <w:rFonts w:cs="Angsana New"/>
                <w:color w:val="000000" w:themeColor="text1"/>
                <w:cs/>
              </w:rPr>
              <w:t>.</w:t>
            </w:r>
            <w:r>
              <w:rPr>
                <w:rFonts w:cs="CordiaUPC"/>
                <w:color w:val="000000" w:themeColor="text1"/>
              </w:rPr>
              <w:t xml:space="preserve">service_group </w:t>
            </w:r>
            <w:r>
              <w:rPr>
                <w:rFonts w:cs="Angsana New"/>
                <w:color w:val="000000" w:themeColor="text1"/>
                <w:cs/>
              </w:rPr>
              <w:t>= “</w:t>
            </w:r>
            <w:r w:rsidRPr="00646EB0">
              <w:rPr>
                <w:rFonts w:cs="CordiaUPC"/>
                <w:color w:val="000000" w:themeColor="text1"/>
              </w:rPr>
              <w:t xml:space="preserve">Music </w:t>
            </w:r>
            <w:r w:rsidRPr="00646EB0">
              <w:rPr>
                <w:rFonts w:cs="Angsana New"/>
                <w:color w:val="000000" w:themeColor="text1"/>
                <w:cs/>
              </w:rPr>
              <w:t xml:space="preserve">/ </w:t>
            </w:r>
            <w:r w:rsidRPr="00646EB0">
              <w:rPr>
                <w:rFonts w:cs="CordiaUPC"/>
                <w:color w:val="000000" w:themeColor="text1"/>
              </w:rPr>
              <w:t>Karaoke</w:t>
            </w:r>
            <w:r>
              <w:rPr>
                <w:rFonts w:cs="Angsana New"/>
                <w:color w:val="000000" w:themeColor="text1"/>
                <w:cs/>
              </w:rPr>
              <w:t>”</w:t>
            </w:r>
          </w:p>
          <w:p w:rsidRPr="00927154" w:rsidR="00AC260E" w:rsidP="00AC260E" w:rsidRDefault="00AC260E" w14:paraId="2DCFCEC6" w14:textId="6877E147">
            <w:pPr>
              <w:rPr>
                <w:color w:val="000000" w:themeColor="text1"/>
              </w:rPr>
            </w:pPr>
            <w:r>
              <w:rPr>
                <w:rFonts w:hint="cs"/>
                <w:color w:val="000000" w:themeColor="text1"/>
                <w:cs/>
              </w:rPr>
              <w:t xml:space="preserve">เมื่อเลือก </w:t>
            </w:r>
            <w:r>
              <w:rPr>
                <w:color w:val="000000" w:themeColor="text1"/>
              </w:rPr>
              <w:t>modelSharingName</w:t>
            </w:r>
            <w:r>
              <w:rPr>
                <w:rFonts w:hint="cs"/>
                <w:color w:val="000000" w:themeColor="text1"/>
                <w:cs/>
              </w:rPr>
              <w:t xml:space="preserve"> ให้ </w:t>
            </w:r>
            <w:r>
              <w:rPr>
                <w:color w:val="000000" w:themeColor="text1"/>
              </w:rPr>
              <w:t xml:space="preserve">Default </w:t>
            </w:r>
            <w:r>
              <w:rPr>
                <w:rFonts w:hint="cs"/>
                <w:color w:val="000000" w:themeColor="text1"/>
                <w:cs/>
              </w:rPr>
              <w:t>ค่าดังต่อไปนี้</w:t>
            </w:r>
          </w:p>
          <w:p w:rsidRPr="000D29BA" w:rsidR="00AC260E" w:rsidP="00AC260E" w:rsidRDefault="00AC260E" w14:paraId="06C3E7D6" w14:textId="78F9D850">
            <w:pPr>
              <w:pStyle w:val="ListParagraph"/>
              <w:numPr>
                <w:ilvl w:val="0"/>
                <w:numId w:val="136"/>
              </w:numPr>
            </w:pPr>
            <w:r>
              <w:rPr>
                <w:color w:val="000000" w:themeColor="text1"/>
              </w:rPr>
              <w:t>modelSharingCp</w:t>
            </w:r>
            <w:r>
              <w:rPr>
                <w:rFonts w:cs="Angsana New"/>
                <w:color w:val="000000" w:themeColor="text1"/>
                <w:cs/>
              </w:rPr>
              <w:t xml:space="preserve"> = </w:t>
            </w:r>
            <w:r>
              <w:rPr>
                <w:color w:val="000000" w:themeColor="text1"/>
              </w:rPr>
              <w:t xml:space="preserve">modelSharing </w:t>
            </w:r>
            <w:r>
              <w:rPr>
                <w:rFonts w:hint="cs"/>
                <w:color w:val="000000" w:themeColor="text1"/>
                <w:cs/>
              </w:rPr>
              <w:t xml:space="preserve">ของ </w:t>
            </w:r>
            <w:r>
              <w:rPr>
                <w:color w:val="000000" w:themeColor="text1"/>
              </w:rPr>
              <w:t>modelSharingName</w:t>
            </w:r>
          </w:p>
          <w:p w:rsidRPr="00F218C3" w:rsidR="00AC260E" w:rsidP="00AC260E" w:rsidRDefault="00AC260E" w14:paraId="209754CA" w14:textId="71EEC8B0">
            <w:pPr>
              <w:pStyle w:val="ListParagraph"/>
              <w:numPr>
                <w:ilvl w:val="0"/>
                <w:numId w:val="136"/>
              </w:numPr>
              <w:rPr>
                <w:cs/>
              </w:rPr>
            </w:pPr>
            <w:r>
              <w:t xml:space="preserve">fixcostCp </w:t>
            </w:r>
            <w:r>
              <w:rPr>
                <w:rFonts w:cs="Angsana New"/>
                <w:cs/>
              </w:rPr>
              <w:t xml:space="preserve">= </w:t>
            </w:r>
            <w:r>
              <w:rPr>
                <w:rFonts w:hint="cs"/>
                <w:cs/>
              </w:rPr>
              <w:t xml:space="preserve">ตาม </w:t>
            </w:r>
            <w:r>
              <w:t xml:space="preserve">Logic </w:t>
            </w:r>
            <w:r>
              <w:rPr>
                <w:rFonts w:hint="cs"/>
                <w:cs/>
              </w:rPr>
              <w:t xml:space="preserve">ใน </w:t>
            </w:r>
            <w:r>
              <w:t>Field</w:t>
            </w:r>
          </w:p>
        </w:tc>
      </w:tr>
      <w:bookmarkEnd w:id="23"/>
      <w:tr w:rsidRPr="008979A8" w:rsidR="00AC260E" w:rsidTr="005B0453" w14:paraId="61AD21C5" w14:textId="77777777">
        <w:tc>
          <w:tcPr>
            <w:tcW w:w="1026" w:type="pct"/>
          </w:tcPr>
          <w:p w:rsidR="00AC260E" w:rsidP="00AC260E" w:rsidRDefault="00AC260E" w14:paraId="2D546166" w14:textId="56DE42C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modelSharingCp</w:t>
            </w:r>
          </w:p>
        </w:tc>
        <w:tc>
          <w:tcPr>
            <w:tcW w:w="900" w:type="pct"/>
            <w:gridSpan w:val="3"/>
          </w:tcPr>
          <w:p w:rsidR="00AC260E" w:rsidP="00AC260E" w:rsidRDefault="00AC260E" w14:paraId="192947D8" w14:textId="5B430D65">
            <w:r>
              <w:t>Drop Down List</w:t>
            </w:r>
          </w:p>
        </w:tc>
        <w:tc>
          <w:tcPr>
            <w:tcW w:w="3074" w:type="pct"/>
          </w:tcPr>
          <w:p w:rsidR="00AC260E" w:rsidP="00AC260E" w:rsidRDefault="00AC260E" w14:paraId="790DAFAC" w14:textId="15DD013F">
            <w:pPr>
              <w:rPr>
                <w:color w:val="FF0000"/>
              </w:rPr>
            </w:pPr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766CC1">
              <w:rPr>
                <w:rFonts w:cs="Angsana New"/>
                <w:color w:val="FF0000"/>
                <w:cs/>
              </w:rPr>
              <w:t>*</w:t>
            </w:r>
            <w:r>
              <w:rPr>
                <w:color w:val="FF0000"/>
              </w:rPr>
              <w:t>Model Sharing</w:t>
            </w:r>
          </w:p>
          <w:p w:rsidRPr="00927154" w:rsidR="00AC260E" w:rsidP="00AC260E" w:rsidRDefault="00AC260E" w14:paraId="5A857D77" w14:textId="4E261CC6">
            <w:r w:rsidRPr="000D29BA">
              <w:t>Disable</w:t>
            </w:r>
          </w:p>
          <w:p w:rsidR="00AC260E" w:rsidP="00AC260E" w:rsidRDefault="00AC260E" w14:paraId="5FB5EF60" w14:textId="6AB6920B">
            <w:pPr>
              <w:rPr>
                <w:color w:val="000000" w:themeColor="text1"/>
              </w:rPr>
            </w:pPr>
            <w:r w:rsidRPr="004C3917">
              <w:t xml:space="preserve">List of Value </w:t>
            </w:r>
            <w:r w:rsidRPr="004C3917"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‘</w:t>
            </w:r>
            <w:r w:rsidRPr="00B7438B">
              <w:rPr>
                <w:rFonts w:cs="CordiaUPC"/>
              </w:rPr>
              <w:t>Model Sharing</w:t>
            </w:r>
            <w:r>
              <w:rPr>
                <w:rFonts w:cs="Angsana New"/>
                <w:cs/>
              </w:rPr>
              <w:t>’</w:t>
            </w:r>
          </w:p>
        </w:tc>
      </w:tr>
      <w:tr w:rsidRPr="008979A8" w:rsidR="00AC260E" w:rsidTr="005B0453" w14:paraId="79D76B5A" w14:textId="77777777">
        <w:tc>
          <w:tcPr>
            <w:tcW w:w="1026" w:type="pct"/>
          </w:tcPr>
          <w:p w:rsidR="00AC260E" w:rsidP="00AC260E" w:rsidRDefault="00AC260E" w14:paraId="27D9DC42" w14:textId="77777777">
            <w:pPr>
              <w:rPr>
                <w:rFonts w:cs="CordiaUPC"/>
              </w:rPr>
            </w:pPr>
            <w:r>
              <w:rPr>
                <w:color w:val="000000" w:themeColor="text1"/>
              </w:rPr>
              <w:t>platformCp</w:t>
            </w:r>
          </w:p>
        </w:tc>
        <w:tc>
          <w:tcPr>
            <w:tcW w:w="900" w:type="pct"/>
            <w:gridSpan w:val="3"/>
          </w:tcPr>
          <w:p w:rsidRPr="008979A8" w:rsidR="00AC260E" w:rsidP="00AC260E" w:rsidRDefault="00AC260E" w14:paraId="6BE3A65E" w14:textId="77777777">
            <w:pPr>
              <w:rPr>
                <w:rFonts w:cs="CordiaUPC"/>
                <w:cs/>
              </w:rPr>
            </w:pPr>
            <w:r>
              <w:t>Shuttle Box</w:t>
            </w:r>
          </w:p>
        </w:tc>
        <w:tc>
          <w:tcPr>
            <w:tcW w:w="3074" w:type="pct"/>
          </w:tcPr>
          <w:p w:rsidR="00AC260E" w:rsidP="00AC260E" w:rsidRDefault="00AC260E" w14:paraId="17724E8D" w14:textId="7777777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Label </w:t>
            </w:r>
            <w:r>
              <w:rPr>
                <w:rFonts w:cs="Angsana New"/>
                <w:color w:val="000000" w:themeColor="text1"/>
                <w:cs/>
              </w:rPr>
              <w:t xml:space="preserve">: </w:t>
            </w:r>
            <w:r>
              <w:rPr>
                <w:rFonts w:cs="Angsana New"/>
                <w:color w:val="FF0000"/>
                <w:cs/>
              </w:rPr>
              <w:t>*</w:t>
            </w:r>
            <w:r>
              <w:rPr>
                <w:color w:val="FF0000"/>
              </w:rPr>
              <w:t>Platform</w:t>
            </w:r>
          </w:p>
          <w:p w:rsidRPr="008979A8" w:rsidR="00AC260E" w:rsidP="00AC260E" w:rsidRDefault="00AC260E" w14:paraId="173C2801" w14:textId="77777777">
            <w:pPr>
              <w:rPr>
                <w:rFonts w:cs="CordiaUPC"/>
              </w:rPr>
            </w:pPr>
            <w:r w:rsidRPr="00AE3523">
              <w:rPr>
                <w:rFonts w:cs="CordiaUPC"/>
              </w:rPr>
              <w:t xml:space="preserve">List of Value </w:t>
            </w:r>
            <w:r w:rsidRPr="00AE3523"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‘</w:t>
            </w:r>
            <w:r>
              <w:rPr>
                <w:rFonts w:cs="CordiaUPC"/>
              </w:rPr>
              <w:t>VDO Platform</w:t>
            </w:r>
            <w:r>
              <w:rPr>
                <w:rFonts w:cs="Angsana New"/>
                <w:cs/>
              </w:rPr>
              <w:t>’</w:t>
            </w:r>
          </w:p>
        </w:tc>
      </w:tr>
      <w:tr w:rsidRPr="008979A8" w:rsidR="00AC260E" w:rsidTr="005B0453" w14:paraId="06550637" w14:textId="77777777">
        <w:tc>
          <w:tcPr>
            <w:tcW w:w="1026" w:type="pct"/>
          </w:tcPr>
          <w:p w:rsidR="00AC260E" w:rsidP="00AC260E" w:rsidRDefault="00AC260E" w14:paraId="583E565A" w14:textId="77777777">
            <w:pPr>
              <w:rPr>
                <w:rFonts w:cs="CordiaUPC"/>
              </w:rPr>
            </w:pPr>
            <w:bookmarkStart w:name="_Hlk39087645" w:id="24"/>
            <w:r>
              <w:rPr>
                <w:color w:val="000000" w:themeColor="text1"/>
              </w:rPr>
              <w:t>fixcostCp</w:t>
            </w:r>
          </w:p>
        </w:tc>
        <w:tc>
          <w:tcPr>
            <w:tcW w:w="900" w:type="pct"/>
            <w:gridSpan w:val="3"/>
          </w:tcPr>
          <w:p w:rsidRPr="008979A8" w:rsidR="00AC260E" w:rsidP="00AC260E" w:rsidRDefault="00AC260E" w14:paraId="6A83A1DF" w14:textId="77777777">
            <w:pPr>
              <w:rPr>
                <w:rFonts w:cs="CordiaUPC"/>
              </w:rPr>
            </w:pPr>
            <w:r>
              <w:t>Text Box</w:t>
            </w:r>
          </w:p>
        </w:tc>
        <w:tc>
          <w:tcPr>
            <w:tcW w:w="3074" w:type="pct"/>
          </w:tcPr>
          <w:p w:rsidRPr="008E2FF4" w:rsidR="00AC260E" w:rsidP="00AC260E" w:rsidRDefault="00AC260E" w14:paraId="18FABF9F" w14:textId="1E125D30">
            <w:r w:rsidRPr="008E2FF4">
              <w:t xml:space="preserve">Label </w:t>
            </w:r>
            <w:r w:rsidRPr="008E2FF4">
              <w:rPr>
                <w:rFonts w:cs="Angsana New"/>
                <w:cs/>
              </w:rPr>
              <w:t xml:space="preserve">: </w:t>
            </w:r>
            <w:r w:rsidRPr="008E2FF4">
              <w:rPr>
                <w:rFonts w:cs="Angsana New"/>
                <w:color w:val="FF0000"/>
                <w:cs/>
              </w:rPr>
              <w:t>*</w:t>
            </w:r>
            <w:r w:rsidRPr="00566100">
              <w:rPr>
                <w:color w:val="FF0000"/>
              </w:rPr>
              <w:t>Fix C</w:t>
            </w:r>
            <w:r w:rsidRPr="0024262E">
              <w:rPr>
                <w:color w:val="FF0000"/>
              </w:rPr>
              <w:t>ost</w:t>
            </w:r>
          </w:p>
          <w:p w:rsidRPr="008E2FF4" w:rsidR="00AC260E" w:rsidP="00AC260E" w:rsidRDefault="00AC260E" w14:paraId="56E5C66C" w14:textId="218C2882">
            <w:r w:rsidRPr="008E2FF4">
              <w:t>Disable</w:t>
            </w:r>
          </w:p>
          <w:p w:rsidRPr="00957D04" w:rsidR="00AC260E" w:rsidP="00AC260E" w:rsidRDefault="00AC260E" w14:paraId="47F9F1FA" w14:textId="77777777">
            <w:pPr>
              <w:rPr>
                <w:color w:val="000000" w:themeColor="text1"/>
              </w:rPr>
            </w:pPr>
            <w:r>
              <w:rPr>
                <w:rFonts w:hint="cs"/>
                <w:color w:val="000000" w:themeColor="text1"/>
                <w:cs/>
              </w:rPr>
              <w:t xml:space="preserve">แสดงใน </w:t>
            </w:r>
            <w:r>
              <w:rPr>
                <w:color w:val="000000" w:themeColor="text1"/>
              </w:rPr>
              <w:t>Format</w:t>
            </w:r>
          </w:p>
          <w:p w:rsidR="00AC260E" w:rsidP="00AC260E" w:rsidRDefault="00AC260E" w14:paraId="5AC4EE5E" w14:textId="30620634">
            <w:pPr>
              <w:pStyle w:val="ListParagraph"/>
              <w:numPr>
                <w:ilvl w:val="0"/>
                <w:numId w:val="133"/>
              </w:numPr>
            </w:pPr>
            <w:r>
              <w:rPr>
                <w:cs/>
              </w:rPr>
              <w:t>ระบบจะ</w:t>
            </w:r>
            <w:r>
              <w:rPr>
                <w:rFonts w:hint="cs"/>
                <w:cs/>
              </w:rPr>
              <w:t>ดึง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cs/>
              </w:rPr>
              <w:t xml:space="preserve">ค่า </w:t>
            </w:r>
            <w:r>
              <w:t xml:space="preserve">Fix Cost </w:t>
            </w:r>
            <w:r>
              <w:rPr>
                <w:rFonts w:hint="cs"/>
                <w:cs/>
              </w:rPr>
              <w:t xml:space="preserve">ของ </w:t>
            </w:r>
            <w:r>
              <w:t xml:space="preserve">MODEL_SHARING </w:t>
            </w:r>
            <w:r>
              <w:rPr>
                <w:rFonts w:hint="cs"/>
                <w:cs/>
              </w:rPr>
              <w:t>นั้นๆ มาแสดง</w:t>
            </w:r>
          </w:p>
          <w:p w:rsidR="00AC260E" w:rsidP="00AC260E" w:rsidRDefault="00AC260E" w14:paraId="4FF9713A" w14:textId="3B94B5A8">
            <w:pPr>
              <w:pStyle w:val="ListParagraph"/>
              <w:numPr>
                <w:ilvl w:val="0"/>
                <w:numId w:val="133"/>
              </w:numPr>
            </w:pPr>
            <w:r>
              <w:rPr>
                <w:cs/>
              </w:rPr>
              <w:t>ซึ่งระบบจะแสดงค่า ตาม เงื่อนไขดังนี้</w:t>
            </w:r>
          </w:p>
          <w:p w:rsidR="00AC260E" w:rsidP="00AC260E" w:rsidRDefault="00AC260E" w14:paraId="2F79992F" w14:textId="53510E53">
            <w:pPr>
              <w:pStyle w:val="ListParagraph"/>
              <w:numPr>
                <w:ilvl w:val="0"/>
                <w:numId w:val="134"/>
              </w:numPr>
            </w:pPr>
            <w:r>
              <w:rPr>
                <w:cs/>
              </w:rPr>
              <w:t xml:space="preserve">กรณี </w:t>
            </w:r>
            <w:r>
              <w:t xml:space="preserve">Fix Cost Flag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t>Yes</w:t>
            </w:r>
            <w:r>
              <w:rPr>
                <w:rFonts w:cs="Angsana New"/>
                <w:cs/>
              </w:rPr>
              <w:t>”</w:t>
            </w:r>
          </w:p>
          <w:p w:rsidR="00AC260E" w:rsidP="00AC260E" w:rsidRDefault="00AC260E" w14:paraId="66F6751E" w14:textId="4548B4D4">
            <w:pPr>
              <w:pStyle w:val="ListParagraph"/>
              <w:numPr>
                <w:ilvl w:val="0"/>
                <w:numId w:val="135"/>
              </w:numPr>
            </w:pPr>
            <w:r>
              <w:rPr>
                <w:rFonts w:hint="cs"/>
                <w:cs/>
              </w:rPr>
              <w:t xml:space="preserve">ถ้าข้อมูล </w:t>
            </w:r>
            <w:r>
              <w:t xml:space="preserve">Package Duration, Package Duration Unit </w:t>
            </w:r>
            <w:r>
              <w:rPr>
                <w:cs/>
              </w:rPr>
              <w:t>และ</w:t>
            </w:r>
            <w:r>
              <w:t xml:space="preserve"> VDO Bundle Type</w:t>
            </w:r>
            <w:r>
              <w:rPr>
                <w:cs/>
              </w:rPr>
              <w:t xml:space="preserve"> </w:t>
            </w:r>
            <w:r>
              <w:rPr>
                <w:rFonts w:hint="cs"/>
                <w:cs/>
              </w:rPr>
              <w:t>ตรงกันให้</w:t>
            </w:r>
            <w:r>
              <w:rPr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แสดงใน </w:t>
            </w:r>
          </w:p>
          <w:p w:rsidR="00AC260E" w:rsidP="00AC260E" w:rsidRDefault="00AC260E" w14:paraId="17F7DFF6" w14:textId="77777777">
            <w:pPr>
              <w:pStyle w:val="ListParagraph"/>
              <w:ind w:left="1742"/>
            </w:pPr>
            <w:r>
              <w:t xml:space="preserve">Format </w:t>
            </w:r>
            <w:r>
              <w:rPr>
                <w:rFonts w:cs="Angsana New"/>
                <w:cs/>
              </w:rPr>
              <w:t xml:space="preserve">: </w:t>
            </w:r>
            <w:r>
              <w:t xml:space="preserve">Fix Cost </w:t>
            </w:r>
            <w:r>
              <w:rPr>
                <w:rFonts w:cs="Angsana New"/>
                <w:cs/>
              </w:rPr>
              <w:t xml:space="preserve">+ “ ”+ </w:t>
            </w:r>
            <w:r>
              <w:t>Fix Cost Unit</w:t>
            </w:r>
          </w:p>
          <w:p w:rsidR="00AC260E" w:rsidP="00AC260E" w:rsidRDefault="00AC260E" w14:paraId="1B578E9A" w14:textId="49D5321E">
            <w:pPr>
              <w:pStyle w:val="ListParagraph"/>
              <w:numPr>
                <w:ilvl w:val="0"/>
                <w:numId w:val="135"/>
              </w:numPr>
            </w:pPr>
            <w:r>
              <w:rPr>
                <w:rFonts w:hint="cs"/>
                <w:cs/>
              </w:rPr>
              <w:t xml:space="preserve">ถ้าข้อมูล </w:t>
            </w:r>
            <w:r>
              <w:t xml:space="preserve">Package Duration, Package Duration Unit </w:t>
            </w:r>
            <w:r>
              <w:rPr>
                <w:cs/>
              </w:rPr>
              <w:t>และ</w:t>
            </w:r>
            <w:r>
              <w:t xml:space="preserve"> VDO Bundle Type</w:t>
            </w:r>
            <w:r>
              <w:rPr>
                <w:cs/>
              </w:rPr>
              <w:t xml:space="preserve"> </w:t>
            </w:r>
            <w:r>
              <w:rPr>
                <w:rFonts w:hint="cs"/>
                <w:cs/>
              </w:rPr>
              <w:t>ไม่ตรงกันให้</w:t>
            </w:r>
            <w:r>
              <w:rPr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แสดงใน </w:t>
            </w:r>
          </w:p>
          <w:p w:rsidR="00AC260E" w:rsidP="00AC260E" w:rsidRDefault="00AC260E" w14:paraId="09066032" w14:textId="77777777">
            <w:pPr>
              <w:pStyle w:val="ListParagraph"/>
              <w:ind w:left="1742"/>
            </w:pPr>
            <w:r>
              <w:t xml:space="preserve">Format </w:t>
            </w:r>
            <w:r>
              <w:rPr>
                <w:rFonts w:cs="Angsana New"/>
                <w:cs/>
              </w:rPr>
              <w:t>: “</w:t>
            </w:r>
            <w:r>
              <w:t>Not Found Fix Cost</w:t>
            </w:r>
            <w:r>
              <w:rPr>
                <w:rFonts w:cs="Angsana New"/>
                <w:cs/>
              </w:rPr>
              <w:t>”</w:t>
            </w:r>
          </w:p>
          <w:p w:rsidRPr="000D29BA" w:rsidR="00AC260E" w:rsidP="00AC260E" w:rsidRDefault="00AC260E" w14:paraId="5E8DF0A0" w14:textId="495E6305">
            <w:pPr>
              <w:pStyle w:val="ListParagraph"/>
              <w:numPr>
                <w:ilvl w:val="0"/>
                <w:numId w:val="134"/>
              </w:numPr>
            </w:pPr>
            <w:r>
              <w:rPr>
                <w:cs/>
              </w:rPr>
              <w:t xml:space="preserve">กรณี </w:t>
            </w:r>
            <w:r>
              <w:t>Fix Cost Flag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cs/>
              </w:rPr>
              <w:t xml:space="preserve">เป็น </w:t>
            </w:r>
            <w:r>
              <w:rPr>
                <w:rFonts w:cs="Angsana New"/>
                <w:cs/>
              </w:rPr>
              <w:t>“</w:t>
            </w:r>
            <w:r>
              <w:t>No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แสดงใน </w:t>
            </w:r>
            <w:r>
              <w:t>Format</w:t>
            </w:r>
            <w:r>
              <w:rPr>
                <w:cs/>
              </w:rPr>
              <w:t xml:space="preserve"> </w:t>
            </w:r>
            <w:r w:rsidRPr="00F7140D">
              <w:rPr>
                <w:rFonts w:cs="Angsana New"/>
                <w:cs/>
              </w:rPr>
              <w:t>: “</w:t>
            </w:r>
            <w:r>
              <w:t>No Fix Cost</w:t>
            </w:r>
            <w:r w:rsidRPr="00F7140D">
              <w:rPr>
                <w:rFonts w:cs="Angsana New"/>
                <w:cs/>
              </w:rPr>
              <w:t>”</w:t>
            </w:r>
          </w:p>
        </w:tc>
      </w:tr>
      <w:bookmarkEnd w:id="24"/>
      <w:tr w:rsidRPr="008979A8" w:rsidR="00AC260E" w:rsidTr="005B0453" w14:paraId="470B6D87" w14:textId="77777777">
        <w:tc>
          <w:tcPr>
            <w:tcW w:w="5000" w:type="pct"/>
            <w:gridSpan w:val="5"/>
            <w:shd w:val="clear" w:color="auto" w:fill="C2D69B" w:themeFill="accent3" w:themeFillTint="99"/>
          </w:tcPr>
          <w:p w:rsidRPr="008979A8" w:rsidR="00AC260E" w:rsidP="00AC260E" w:rsidRDefault="00AC260E" w14:paraId="06DC2887" w14:textId="77777777">
            <w:pPr>
              <w:pStyle w:val="HeaderTable"/>
            </w:pPr>
            <w:r>
              <w:t>End Content Partner Section</w:t>
            </w:r>
          </w:p>
        </w:tc>
      </w:tr>
      <w:tr w:rsidRPr="008979A8" w:rsidR="00AC260E" w:rsidTr="005B0453" w14:paraId="0DD7DBDF" w14:textId="77777777">
        <w:tc>
          <w:tcPr>
            <w:tcW w:w="5000" w:type="pct"/>
            <w:gridSpan w:val="5"/>
            <w:shd w:val="clear" w:color="auto" w:fill="C2D69B" w:themeFill="accent3" w:themeFillTint="99"/>
          </w:tcPr>
          <w:p w:rsidR="00AC260E" w:rsidP="00AC260E" w:rsidRDefault="00AC260E" w14:paraId="1C75AD83" w14:textId="77777777">
            <w:pPr>
              <w:pStyle w:val="HeaderTable"/>
              <w:rPr>
                <w:rtl/>
              </w:rPr>
            </w:pPr>
            <w:r w:rsidRPr="008979A8">
              <w:t xml:space="preserve">Duration </w:t>
            </w:r>
            <w:r>
              <w:t>Section</w:t>
            </w:r>
          </w:p>
          <w:p w:rsidRPr="008979A8" w:rsidR="00AC260E" w:rsidP="00AC260E" w:rsidRDefault="00423586" w14:paraId="698E296B" w14:textId="7D1E0793">
            <w:pPr>
              <w:pStyle w:val="HeaderTable"/>
            </w:pPr>
            <w:r>
              <w:rPr>
                <w:rFonts w:hint="cs"/>
                <w:cs/>
                <w:lang w:bidi="th-TH"/>
              </w:rPr>
              <w:t>ถ้า</w:t>
            </w:r>
            <w:r>
              <w:rPr>
                <w:bCs/>
                <w:cs/>
                <w:lang w:bidi="th-TH"/>
              </w:rPr>
              <w:t xml:space="preserve"> </w:t>
            </w:r>
            <w:r w:rsidR="004805BE">
              <w:t>Customer Type</w:t>
            </w:r>
            <w:r>
              <w:rPr>
                <w:bCs/>
                <w:cs/>
                <w:lang w:bidi="th-TH"/>
              </w:rPr>
              <w:t xml:space="preserve"> = “</w:t>
            </w:r>
            <w:r>
              <w:t>Pre paid</w:t>
            </w:r>
            <w:r>
              <w:rPr>
                <w:bCs/>
                <w:cs/>
                <w:lang w:bidi="th-TH"/>
              </w:rPr>
              <w:t xml:space="preserve">” </w:t>
            </w:r>
            <w:r>
              <w:rPr>
                <w:rFonts w:hint="cs"/>
                <w:cs/>
                <w:lang w:bidi="th-TH"/>
              </w:rPr>
              <w:t xml:space="preserve">และ </w:t>
            </w:r>
            <w:r>
              <w:t xml:space="preserve">Multi Duration </w:t>
            </w:r>
            <w:r>
              <w:rPr>
                <w:bCs/>
                <w:cs/>
                <w:lang w:bidi="th-TH"/>
              </w:rPr>
              <w:t>= “</w:t>
            </w:r>
            <w:r>
              <w:t>Yes</w:t>
            </w:r>
            <w:r>
              <w:rPr>
                <w:bCs/>
                <w:cs/>
                <w:lang w:bidi="th-TH"/>
              </w:rPr>
              <w:t>”</w:t>
            </w:r>
            <w:r>
              <w:rPr>
                <w:rFonts w:hint="cs"/>
                <w:cs/>
                <w:lang w:bidi="th-TH"/>
              </w:rPr>
              <w:t xml:space="preserve">ให้ </w:t>
            </w:r>
            <w:r>
              <w:t xml:space="preserve">Visible </w:t>
            </w:r>
            <w:r>
              <w:rPr>
                <w:rFonts w:hint="cs"/>
                <w:cs/>
                <w:lang w:bidi="th-TH"/>
              </w:rPr>
              <w:t xml:space="preserve">ถ้าไม่ใช่ให้ </w:t>
            </w:r>
            <w:r>
              <w:t>Invisible</w:t>
            </w:r>
          </w:p>
        </w:tc>
      </w:tr>
      <w:tr w:rsidRPr="008979A8" w:rsidR="00AC260E" w:rsidTr="005B0453" w14:paraId="4BC53CDF" w14:textId="77777777">
        <w:tc>
          <w:tcPr>
            <w:tcW w:w="1026" w:type="pct"/>
          </w:tcPr>
          <w:p w:rsidR="00AC260E" w:rsidP="00AC260E" w:rsidRDefault="00AC260E" w14:paraId="2D1AA000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d</w:t>
            </w:r>
            <w:r w:rsidRPr="008979A8">
              <w:rPr>
                <w:rFonts w:cs="CordiaUPC"/>
              </w:rPr>
              <w:t>urationType</w:t>
            </w:r>
          </w:p>
        </w:tc>
        <w:tc>
          <w:tcPr>
            <w:tcW w:w="900" w:type="pct"/>
            <w:gridSpan w:val="3"/>
          </w:tcPr>
          <w:p w:rsidRPr="008979A8" w:rsidR="00AC260E" w:rsidP="00AC260E" w:rsidRDefault="00AC260E" w14:paraId="7178FD5C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>Radio Button</w:t>
            </w:r>
          </w:p>
        </w:tc>
        <w:tc>
          <w:tcPr>
            <w:tcW w:w="3074" w:type="pct"/>
          </w:tcPr>
          <w:p w:rsidR="00AC260E" w:rsidP="00AC260E" w:rsidRDefault="00AC260E" w14:paraId="499C98B3" w14:textId="77777777">
            <w:pPr>
              <w:rPr>
                <w:rFonts w:cs="CordiaUPC"/>
                <w:color w:val="FF0000"/>
              </w:rPr>
            </w:pPr>
            <w:r w:rsidRPr="008979A8">
              <w:rPr>
                <w:rFonts w:cs="CordiaUPC"/>
              </w:rPr>
              <w:t xml:space="preserve">Label </w:t>
            </w:r>
            <w:r w:rsidRPr="008979A8">
              <w:rPr>
                <w:rFonts w:cs="Angsana New"/>
                <w:cs/>
              </w:rPr>
              <w:t xml:space="preserve">:  </w:t>
            </w:r>
            <w:r w:rsidRPr="008979A8">
              <w:rPr>
                <w:rFonts w:cs="Angsana New"/>
                <w:color w:val="FF0000"/>
                <w:cs/>
              </w:rPr>
              <w:t>*</w:t>
            </w:r>
            <w:r w:rsidRPr="008979A8">
              <w:rPr>
                <w:rFonts w:cs="CordiaUPC"/>
                <w:color w:val="FF0000"/>
              </w:rPr>
              <w:t>Duration Type</w:t>
            </w:r>
          </w:p>
          <w:p w:rsidR="00AC260E" w:rsidP="00AC260E" w:rsidRDefault="00AC260E" w14:paraId="179AE29F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List of Value </w:t>
            </w:r>
            <w:r>
              <w:rPr>
                <w:rFonts w:cs="Angsana New"/>
                <w:cs/>
              </w:rPr>
              <w:t xml:space="preserve">: </w:t>
            </w:r>
            <w:r w:rsidRPr="00B916D9">
              <w:rPr>
                <w:rFonts w:cs="Angsana New"/>
                <w:cs/>
              </w:rPr>
              <w:t>ดึงข้อมูลจาก</w:t>
            </w:r>
            <w:r w:rsidRPr="00B916D9">
              <w:rPr>
                <w:rFonts w:cs="CordiaUPC"/>
              </w:rPr>
              <w:t xml:space="preserve">DB </w:t>
            </w:r>
            <w:r w:rsidRPr="00B916D9">
              <w:rPr>
                <w:rFonts w:cs="Angsana New"/>
                <w:cs/>
              </w:rPr>
              <w:t xml:space="preserve">ที่ </w:t>
            </w:r>
            <w:r w:rsidRPr="00B916D9">
              <w:rPr>
                <w:rFonts w:cs="CordiaUPC"/>
              </w:rPr>
              <w:t xml:space="preserve">Table FLW_CFG_LOV </w:t>
            </w:r>
            <w:r w:rsidRPr="00B916D9">
              <w:rPr>
                <w:rFonts w:cs="Angsana New"/>
                <w:cs/>
              </w:rPr>
              <w:t xml:space="preserve">โดย </w:t>
            </w:r>
            <w:r w:rsidRPr="00B916D9">
              <w:rPr>
                <w:rFonts w:cs="CordiaUPC"/>
              </w:rPr>
              <w:t xml:space="preserve">group_type </w:t>
            </w:r>
            <w:r w:rsidRPr="00B916D9">
              <w:rPr>
                <w:rFonts w:cs="Angsana New"/>
                <w:cs/>
              </w:rPr>
              <w:t>= ‘</w:t>
            </w:r>
            <w:r w:rsidRPr="008979A8">
              <w:rPr>
                <w:rFonts w:cs="CordiaUPC"/>
              </w:rPr>
              <w:t>Duration</w:t>
            </w:r>
            <w:r>
              <w:rPr>
                <w:rFonts w:cs="Angsana New"/>
                <w:cs/>
              </w:rPr>
              <w:t xml:space="preserve"> </w:t>
            </w:r>
            <w:r w:rsidRPr="008979A8">
              <w:rPr>
                <w:rFonts w:cs="CordiaUPC"/>
              </w:rPr>
              <w:t>Type</w:t>
            </w:r>
            <w:r>
              <w:rPr>
                <w:rFonts w:cs="Angsana New"/>
                <w:cs/>
              </w:rPr>
              <w:t>’</w:t>
            </w:r>
          </w:p>
          <w:p w:rsidRPr="008979A8" w:rsidR="00AC260E" w:rsidP="00AC260E" w:rsidRDefault="00AC260E" w14:paraId="2BF4AE34" w14:textId="77777777">
            <w:pPr>
              <w:spacing w:after="0" w:line="259" w:lineRule="auto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เมื่อคลิกเลือกค่าเป็น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Depend on Package</w:t>
            </w:r>
            <w:r>
              <w:rPr>
                <w:rFonts w:cs="Angsana New"/>
                <w:cs/>
              </w:rPr>
              <w:t xml:space="preserve">” </w:t>
            </w:r>
            <w:r w:rsidRPr="008979A8">
              <w:rPr>
                <w:rFonts w:cs="Angsana New"/>
                <w:cs/>
              </w:rPr>
              <w:t xml:space="preserve">ให้ </w:t>
            </w:r>
            <w:r w:rsidRPr="008979A8">
              <w:rPr>
                <w:rFonts w:cs="CordiaUPC"/>
              </w:rPr>
              <w:t xml:space="preserve">Default </w:t>
            </w:r>
            <w:r w:rsidRPr="008979A8">
              <w:rPr>
                <w:rFonts w:cs="Angsana New"/>
                <w:cs/>
              </w:rPr>
              <w:t>ค่า</w:t>
            </w:r>
          </w:p>
          <w:p w:rsidR="00AC260E" w:rsidP="00AC260E" w:rsidRDefault="00AC260E" w14:paraId="64CBBC75" w14:textId="77777777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cs="CordiaUPC"/>
              </w:rPr>
            </w:pPr>
            <w:r>
              <w:rPr>
                <w:rFonts w:cs="CordiaUPC"/>
              </w:rPr>
              <w:t>d</w:t>
            </w:r>
            <w:r w:rsidRPr="008979A8">
              <w:rPr>
                <w:rFonts w:cs="CordiaUPC"/>
              </w:rPr>
              <w:t>uration</w:t>
            </w:r>
            <w:r>
              <w:rPr>
                <w:rFonts w:cs="CordiaUPC"/>
              </w:rPr>
              <w:t>F</w:t>
            </w:r>
            <w:r w:rsidRPr="008979A8">
              <w:rPr>
                <w:rFonts w:cs="CordiaUPC"/>
              </w:rPr>
              <w:t xml:space="preserve">rom </w:t>
            </w:r>
            <w:r w:rsidRPr="008979A8">
              <w:rPr>
                <w:rFonts w:cs="Angsana New"/>
                <w:cs/>
              </w:rPr>
              <w:t xml:space="preserve">= </w:t>
            </w:r>
            <w:r w:rsidRPr="008979A8">
              <w:rPr>
                <w:rFonts w:cs="CordiaUPC"/>
              </w:rPr>
              <w:t>1</w:t>
            </w:r>
          </w:p>
          <w:p w:rsidRPr="00B36B66" w:rsidR="00AC260E" w:rsidP="00AC260E" w:rsidRDefault="00AC260E" w14:paraId="7709BDDA" w14:textId="77777777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cs="CordiaUPC"/>
              </w:rPr>
            </w:pPr>
            <w:r w:rsidRPr="00B36B66">
              <w:rPr>
                <w:rFonts w:cs="CordiaUPC"/>
              </w:rPr>
              <w:t xml:space="preserve">durationTo </w:t>
            </w:r>
            <w:r w:rsidRPr="00B36B66">
              <w:rPr>
                <w:rFonts w:cs="Angsana New"/>
                <w:cs/>
              </w:rPr>
              <w:t xml:space="preserve">= </w:t>
            </w:r>
            <w:r w:rsidRPr="00B36B66">
              <w:rPr>
                <w:rFonts w:cs="CordiaUPC"/>
              </w:rPr>
              <w:t>packageDuration</w:t>
            </w:r>
          </w:p>
        </w:tc>
      </w:tr>
      <w:tr w:rsidRPr="008979A8" w:rsidR="00AC260E" w:rsidTr="005B0453" w14:paraId="589BB89D" w14:textId="77777777">
        <w:tc>
          <w:tcPr>
            <w:tcW w:w="1026" w:type="pct"/>
          </w:tcPr>
          <w:p w:rsidR="00AC260E" w:rsidP="00AC260E" w:rsidRDefault="00AC260E" w14:paraId="68BD0768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d</w:t>
            </w:r>
            <w:r w:rsidRPr="008979A8">
              <w:rPr>
                <w:rFonts w:cs="CordiaUPC"/>
              </w:rPr>
              <w:t>urationFrom</w:t>
            </w:r>
          </w:p>
        </w:tc>
        <w:tc>
          <w:tcPr>
            <w:tcW w:w="900" w:type="pct"/>
            <w:gridSpan w:val="3"/>
          </w:tcPr>
          <w:p w:rsidRPr="008979A8" w:rsidR="00AC260E" w:rsidP="00AC260E" w:rsidRDefault="00AC260E" w14:paraId="36D21D2A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Text Box</w:t>
            </w:r>
          </w:p>
        </w:tc>
        <w:tc>
          <w:tcPr>
            <w:tcW w:w="3074" w:type="pct"/>
          </w:tcPr>
          <w:p w:rsidR="00AC260E" w:rsidP="00AC260E" w:rsidRDefault="00AC260E" w14:paraId="35B59BD1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 xml:space="preserve">Label </w:t>
            </w:r>
            <w:r w:rsidRPr="008979A8">
              <w:rPr>
                <w:rFonts w:cs="Angsana New"/>
                <w:cs/>
              </w:rPr>
              <w:t xml:space="preserve">:  </w:t>
            </w:r>
            <w:r w:rsidRPr="008979A8">
              <w:rPr>
                <w:rFonts w:cs="Angsana New"/>
                <w:color w:val="FF0000"/>
                <w:cs/>
              </w:rPr>
              <w:t>*</w:t>
            </w:r>
            <w:r w:rsidRPr="008979A8">
              <w:rPr>
                <w:rFonts w:cs="CordiaUPC"/>
                <w:color w:val="FF0000"/>
              </w:rPr>
              <w:t>Duration</w:t>
            </w:r>
            <w:r>
              <w:rPr>
                <w:rFonts w:cs="Angsana New"/>
                <w:cs/>
              </w:rPr>
              <w:t xml:space="preserve"> : …</w:t>
            </w:r>
            <w:r>
              <w:rPr>
                <w:rFonts w:cs="CordiaUPC"/>
              </w:rPr>
              <w:t>From</w:t>
            </w:r>
            <w:r>
              <w:rPr>
                <w:rFonts w:cs="Angsana New"/>
                <w:cs/>
              </w:rPr>
              <w:t xml:space="preserve">… </w:t>
            </w:r>
            <w:r>
              <w:rPr>
                <w:rFonts w:cs="CordiaUPC"/>
              </w:rPr>
              <w:t xml:space="preserve">to </w:t>
            </w:r>
            <w:r>
              <w:rPr>
                <w:rFonts w:cs="Angsana New"/>
                <w:cs/>
              </w:rPr>
              <w:t>…</w:t>
            </w:r>
            <w:r>
              <w:rPr>
                <w:rFonts w:cs="CordiaUPC"/>
              </w:rPr>
              <w:t>To</w:t>
            </w:r>
            <w:r>
              <w:rPr>
                <w:rFonts w:cs="Angsana New"/>
                <w:cs/>
              </w:rPr>
              <w:t>… …</w:t>
            </w:r>
            <w:r>
              <w:rPr>
                <w:rFonts w:cs="CordiaUPC"/>
              </w:rPr>
              <w:t>Unit</w:t>
            </w:r>
            <w:r>
              <w:rPr>
                <w:rFonts w:cs="Angsana New"/>
                <w:cs/>
              </w:rPr>
              <w:t>…</w:t>
            </w:r>
          </w:p>
          <w:p w:rsidR="00AC260E" w:rsidP="00AC260E" w:rsidRDefault="00AC260E" w14:paraId="13276650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 xml:space="preserve">Enabled </w:t>
            </w:r>
            <w:r w:rsidRPr="008979A8">
              <w:rPr>
                <w:rFonts w:cs="Angsana New"/>
                <w:cs/>
              </w:rPr>
              <w:t xml:space="preserve">เมื่อ </w:t>
            </w:r>
            <w:r w:rsidRPr="008979A8">
              <w:rPr>
                <w:rFonts w:cs="CordiaUPC"/>
              </w:rPr>
              <w:t xml:space="preserve">Duration Type </w:t>
            </w:r>
            <w:r w:rsidRPr="008979A8">
              <w:rPr>
                <w:rFonts w:cs="Angsana New"/>
                <w:cs/>
              </w:rPr>
              <w:t>เป็น “</w:t>
            </w:r>
            <w:r w:rsidRPr="008979A8">
              <w:rPr>
                <w:rFonts w:cs="CordiaUPC"/>
              </w:rPr>
              <w:t>Specific</w:t>
            </w:r>
            <w:r w:rsidRPr="008979A8">
              <w:rPr>
                <w:rFonts w:cs="Angsana New"/>
                <w:cs/>
              </w:rPr>
              <w:t>”</w:t>
            </w:r>
          </w:p>
          <w:p w:rsidRPr="008979A8" w:rsidR="00AC260E" w:rsidP="00AC260E" w:rsidRDefault="00AC260E" w14:paraId="698CC62E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>:</w:t>
            </w:r>
            <w:r>
              <w:rPr>
                <w:rFonts w:hint="cs" w:cs="Angsana New"/>
                <w:cs/>
              </w:rPr>
              <w:t xml:space="preserve"> ใส่ได้เฉพาะตัวเลขเท่านั้น</w:t>
            </w:r>
          </w:p>
        </w:tc>
      </w:tr>
      <w:tr w:rsidRPr="008979A8" w:rsidR="00AC260E" w:rsidTr="005B0453" w14:paraId="38874AE2" w14:textId="77777777">
        <w:tc>
          <w:tcPr>
            <w:tcW w:w="1026" w:type="pct"/>
          </w:tcPr>
          <w:p w:rsidR="00AC260E" w:rsidP="00AC260E" w:rsidRDefault="00AC260E" w14:paraId="69063A12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d</w:t>
            </w:r>
            <w:r w:rsidRPr="008979A8">
              <w:rPr>
                <w:rFonts w:cs="CordiaUPC"/>
              </w:rPr>
              <w:t>urationTo</w:t>
            </w:r>
          </w:p>
        </w:tc>
        <w:tc>
          <w:tcPr>
            <w:tcW w:w="900" w:type="pct"/>
            <w:gridSpan w:val="3"/>
          </w:tcPr>
          <w:p w:rsidRPr="008979A8" w:rsidR="00AC260E" w:rsidP="00AC260E" w:rsidRDefault="00AC260E" w14:paraId="2EEEB8FB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Text Box</w:t>
            </w:r>
          </w:p>
        </w:tc>
        <w:tc>
          <w:tcPr>
            <w:tcW w:w="3074" w:type="pct"/>
          </w:tcPr>
          <w:p w:rsidR="00AC260E" w:rsidP="00AC260E" w:rsidRDefault="00AC260E" w14:paraId="173B3301" w14:textId="77777777">
            <w:pPr>
              <w:rPr>
                <w:rFonts w:cs="CordiaUPC"/>
              </w:rPr>
            </w:pPr>
            <w:r w:rsidRPr="008979A8">
              <w:rPr>
                <w:rFonts w:cs="Angsana New"/>
                <w:cs/>
              </w:rPr>
              <w:t xml:space="preserve">อยู่บรรทัดเดียวกับ </w:t>
            </w:r>
            <w:r w:rsidRPr="008979A8">
              <w:rPr>
                <w:rFonts w:cs="CordiaUPC"/>
              </w:rPr>
              <w:t>Duration From</w:t>
            </w:r>
          </w:p>
          <w:p w:rsidR="00AC260E" w:rsidP="00AC260E" w:rsidRDefault="00AC260E" w14:paraId="55205B38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 xml:space="preserve">Enabled </w:t>
            </w:r>
            <w:r w:rsidRPr="008979A8">
              <w:rPr>
                <w:rFonts w:cs="Angsana New"/>
                <w:cs/>
              </w:rPr>
              <w:t xml:space="preserve">เมื่อ </w:t>
            </w:r>
            <w:r w:rsidRPr="008979A8">
              <w:rPr>
                <w:rFonts w:cs="CordiaUPC"/>
              </w:rPr>
              <w:t xml:space="preserve">Duration Type </w:t>
            </w:r>
            <w:r w:rsidRPr="008979A8">
              <w:rPr>
                <w:rFonts w:cs="Angsana New"/>
                <w:cs/>
              </w:rPr>
              <w:t>เป็น “</w:t>
            </w:r>
            <w:r w:rsidRPr="008979A8">
              <w:rPr>
                <w:rFonts w:cs="CordiaUPC"/>
              </w:rPr>
              <w:t>Specific</w:t>
            </w:r>
            <w:r w:rsidRPr="008979A8">
              <w:rPr>
                <w:rFonts w:cs="Angsana New"/>
                <w:cs/>
              </w:rPr>
              <w:t>”</w:t>
            </w:r>
          </w:p>
          <w:p w:rsidRPr="008979A8" w:rsidR="00AC260E" w:rsidP="00AC260E" w:rsidRDefault="00AC260E" w14:paraId="5558537A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>:</w:t>
            </w:r>
            <w:r>
              <w:rPr>
                <w:rFonts w:hint="cs" w:cs="Angsana New"/>
                <w:cs/>
              </w:rPr>
              <w:t xml:space="preserve"> ใส่ได้เฉพาะตัวเลขเท่านั้น</w:t>
            </w:r>
          </w:p>
        </w:tc>
      </w:tr>
      <w:tr w:rsidRPr="008979A8" w:rsidR="00AC260E" w:rsidTr="005B0453" w14:paraId="59A4C0CD" w14:textId="77777777">
        <w:tc>
          <w:tcPr>
            <w:tcW w:w="1026" w:type="pct"/>
          </w:tcPr>
          <w:p w:rsidR="00AC260E" w:rsidP="00AC260E" w:rsidRDefault="00AC260E" w14:paraId="39509898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d</w:t>
            </w:r>
            <w:r w:rsidRPr="008979A8">
              <w:rPr>
                <w:rFonts w:cs="CordiaUPC"/>
              </w:rPr>
              <w:t>uration</w:t>
            </w:r>
            <w:r>
              <w:rPr>
                <w:rFonts w:cs="CordiaUPC"/>
              </w:rPr>
              <w:t>U</w:t>
            </w:r>
            <w:r w:rsidRPr="008979A8">
              <w:rPr>
                <w:rFonts w:cs="CordiaUPC"/>
              </w:rPr>
              <w:t>nit</w:t>
            </w:r>
          </w:p>
        </w:tc>
        <w:tc>
          <w:tcPr>
            <w:tcW w:w="900" w:type="pct"/>
            <w:gridSpan w:val="3"/>
          </w:tcPr>
          <w:p w:rsidRPr="008979A8" w:rsidR="00AC260E" w:rsidP="00AC260E" w:rsidRDefault="00AC260E" w14:paraId="63FAC68C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>Drop Down List</w:t>
            </w:r>
          </w:p>
        </w:tc>
        <w:tc>
          <w:tcPr>
            <w:tcW w:w="3074" w:type="pct"/>
          </w:tcPr>
          <w:p w:rsidR="00AC260E" w:rsidP="00AC260E" w:rsidRDefault="00AC260E" w14:paraId="4BDE1771" w14:textId="20F3EE4F">
            <w:pPr>
              <w:spacing w:after="160" w:line="259" w:lineRule="auto"/>
              <w:rPr>
                <w:rFonts w:cs="CordiaUPC"/>
              </w:rPr>
            </w:pPr>
            <w:r w:rsidRPr="008979A8">
              <w:rPr>
                <w:rFonts w:cs="Angsana New"/>
                <w:cs/>
              </w:rPr>
              <w:t xml:space="preserve">อยู่บรรทัดเดียวกับ </w:t>
            </w:r>
            <w:r w:rsidRPr="008979A8">
              <w:rPr>
                <w:rFonts w:cs="CordiaUPC"/>
              </w:rPr>
              <w:t>Duration From</w:t>
            </w:r>
          </w:p>
          <w:p w:rsidR="00AC260E" w:rsidP="00AC260E" w:rsidRDefault="00AC260E" w14:paraId="223639D9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 xml:space="preserve">Enabled </w:t>
            </w:r>
            <w:r w:rsidRPr="008979A8">
              <w:rPr>
                <w:rFonts w:cs="Angsana New"/>
                <w:cs/>
              </w:rPr>
              <w:t xml:space="preserve">เมื่อ </w:t>
            </w:r>
            <w:r w:rsidRPr="008979A8">
              <w:rPr>
                <w:rFonts w:cs="CordiaUPC"/>
              </w:rPr>
              <w:t xml:space="preserve">Duration Type </w:t>
            </w:r>
            <w:r w:rsidRPr="008979A8">
              <w:rPr>
                <w:rFonts w:cs="Angsana New"/>
                <w:cs/>
              </w:rPr>
              <w:t>เป็น “</w:t>
            </w:r>
            <w:r w:rsidRPr="008979A8">
              <w:rPr>
                <w:rFonts w:cs="CordiaUPC"/>
              </w:rPr>
              <w:t>Specific</w:t>
            </w:r>
            <w:r w:rsidRPr="008979A8">
              <w:rPr>
                <w:rFonts w:cs="Angsana New"/>
                <w:cs/>
              </w:rPr>
              <w:t>”</w:t>
            </w:r>
          </w:p>
          <w:p w:rsidRPr="008979A8" w:rsidR="00AC260E" w:rsidP="00AC260E" w:rsidRDefault="00AC260E" w14:paraId="3062CED0" w14:textId="6F5AAED7">
            <w:pPr>
              <w:rPr>
                <w:rFonts w:cs="CordiaUPC"/>
              </w:rPr>
            </w:pPr>
            <w:r w:rsidRPr="001142BC">
              <w:t xml:space="preserve">List of Value </w:t>
            </w:r>
            <w:r w:rsidRPr="001142BC">
              <w:rPr>
                <w:rFonts w:cs="Angsana New"/>
                <w:cs/>
              </w:rPr>
              <w:t xml:space="preserve">: </w:t>
            </w:r>
            <w:r w:rsidRPr="00B916D9">
              <w:rPr>
                <w:rFonts w:cs="Angsana New"/>
                <w:cs/>
              </w:rPr>
              <w:t>ดึงข้อมูลจาก</w:t>
            </w:r>
            <w:r w:rsidRPr="00B916D9">
              <w:rPr>
                <w:rFonts w:cs="CordiaUPC"/>
              </w:rPr>
              <w:t xml:space="preserve">DB </w:t>
            </w:r>
            <w:r w:rsidRPr="00B916D9">
              <w:rPr>
                <w:rFonts w:cs="Angsana New"/>
                <w:cs/>
              </w:rPr>
              <w:t xml:space="preserve">ที่ </w:t>
            </w:r>
            <w:r w:rsidRPr="00B916D9">
              <w:rPr>
                <w:rFonts w:cs="CordiaUPC"/>
              </w:rPr>
              <w:t xml:space="preserve">Table FLW_CFG_LOV </w:t>
            </w:r>
            <w:r w:rsidRPr="00B916D9">
              <w:rPr>
                <w:rFonts w:cs="Angsana New"/>
                <w:cs/>
              </w:rPr>
              <w:t xml:space="preserve">โดย </w:t>
            </w:r>
            <w:r w:rsidRPr="00B916D9">
              <w:rPr>
                <w:rFonts w:cs="CordiaUPC"/>
              </w:rPr>
              <w:t xml:space="preserve">group_type </w:t>
            </w:r>
            <w:r w:rsidRPr="00B916D9">
              <w:rPr>
                <w:rFonts w:cs="Angsana New"/>
                <w:cs/>
              </w:rPr>
              <w:t>= ‘</w:t>
            </w:r>
            <w:r w:rsidRPr="008979A8">
              <w:rPr>
                <w:rFonts w:cs="CordiaUPC"/>
              </w:rPr>
              <w:t>Duration</w:t>
            </w:r>
            <w:r>
              <w:rPr>
                <w:rFonts w:cs="CordiaUPC"/>
              </w:rPr>
              <w:t xml:space="preserve"> Unit</w:t>
            </w:r>
            <w:r>
              <w:rPr>
                <w:rFonts w:cs="Angsana New"/>
                <w:cs/>
              </w:rPr>
              <w:t>’</w:t>
            </w:r>
            <w:r>
              <w:rPr>
                <w:rFonts w:hint="cs" w:cs="Angsana New"/>
                <w:cs/>
              </w:rPr>
              <w:t>และ</w:t>
            </w:r>
            <w:r>
              <w:rPr>
                <w:rFonts w:cs="CordiaUPC"/>
              </w:rPr>
              <w:t xml:space="preserve"> par_row_id</w:t>
            </w:r>
            <w:r>
              <w:t xml:space="preserve">_concat </w:t>
            </w:r>
            <w:r>
              <w:rPr>
                <w:rFonts w:hint="cs"/>
                <w:cs/>
              </w:rPr>
              <w:t xml:space="preserve">ประกอบด้วย </w:t>
            </w:r>
            <w:r>
              <w:t>customerType</w:t>
            </w:r>
          </w:p>
        </w:tc>
      </w:tr>
      <w:tr w:rsidRPr="008979A8" w:rsidR="00AC260E" w:rsidTr="005B0453" w14:paraId="3774048F" w14:textId="77777777">
        <w:tc>
          <w:tcPr>
            <w:tcW w:w="5000" w:type="pct"/>
            <w:gridSpan w:val="5"/>
            <w:shd w:val="clear" w:color="auto" w:fill="C2D69B" w:themeFill="accent3" w:themeFillTint="99"/>
          </w:tcPr>
          <w:p w:rsidRPr="008979A8" w:rsidR="00AC260E" w:rsidP="00AC260E" w:rsidRDefault="00AC260E" w14:paraId="20855E01" w14:textId="77777777">
            <w:pPr>
              <w:pStyle w:val="HeaderTable"/>
            </w:pPr>
            <w:r w:rsidRPr="008979A8">
              <w:t xml:space="preserve">End Duration </w:t>
            </w:r>
            <w:r>
              <w:t>Section</w:t>
            </w:r>
          </w:p>
        </w:tc>
      </w:tr>
      <w:tr w:rsidRPr="008979A8" w:rsidR="00AC260E" w:rsidTr="005B0453" w14:paraId="4D4DEF93" w14:textId="77777777">
        <w:tc>
          <w:tcPr>
            <w:tcW w:w="5000" w:type="pct"/>
            <w:gridSpan w:val="5"/>
            <w:shd w:val="clear" w:color="auto" w:fill="C2D69B" w:themeFill="accent3" w:themeFillTint="99"/>
          </w:tcPr>
          <w:p w:rsidR="00AC260E" w:rsidP="00AC260E" w:rsidRDefault="00AC260E" w14:paraId="78DFC4A0" w14:textId="77777777">
            <w:pPr>
              <w:pStyle w:val="HeaderTable"/>
              <w:rPr>
                <w:lang w:bidi="th-TH"/>
              </w:rPr>
            </w:pPr>
            <w:r>
              <w:rPr>
                <w:lang w:bidi="th-TH"/>
              </w:rPr>
              <w:t>Bill Cycle Section</w:t>
            </w:r>
          </w:p>
          <w:p w:rsidRPr="008979A8" w:rsidR="00AC260E" w:rsidP="00AC260E" w:rsidRDefault="00423586" w14:paraId="3B8736CB" w14:textId="04158C77">
            <w:pPr>
              <w:pStyle w:val="HeaderTable"/>
            </w:pPr>
            <w:r>
              <w:rPr>
                <w:rFonts w:hint="cs"/>
                <w:cs/>
                <w:lang w:bidi="th-TH"/>
              </w:rPr>
              <w:t>ถ้า</w:t>
            </w:r>
            <w:r>
              <w:rPr>
                <w:bCs/>
                <w:cs/>
                <w:lang w:bidi="th-TH"/>
              </w:rPr>
              <w:t xml:space="preserve"> </w:t>
            </w:r>
            <w:r w:rsidR="004805BE">
              <w:t>Customer Type</w:t>
            </w:r>
            <w:r>
              <w:rPr>
                <w:bCs/>
                <w:cs/>
                <w:lang w:bidi="th-TH"/>
              </w:rPr>
              <w:t xml:space="preserve"> = “</w:t>
            </w:r>
            <w:r>
              <w:t>Pre paid</w:t>
            </w:r>
            <w:r>
              <w:rPr>
                <w:bCs/>
                <w:cs/>
                <w:lang w:bidi="th-TH"/>
              </w:rPr>
              <w:t xml:space="preserve">” </w:t>
            </w:r>
            <w:r>
              <w:rPr>
                <w:rFonts w:hint="cs"/>
                <w:cs/>
                <w:lang w:bidi="th-TH"/>
              </w:rPr>
              <w:t xml:space="preserve">และ </w:t>
            </w:r>
            <w:r>
              <w:t xml:space="preserve">Multi Duration </w:t>
            </w:r>
            <w:r>
              <w:rPr>
                <w:bCs/>
                <w:cs/>
                <w:lang w:bidi="th-TH"/>
              </w:rPr>
              <w:t>= “</w:t>
            </w:r>
            <w:r>
              <w:t>Yes</w:t>
            </w:r>
            <w:r>
              <w:rPr>
                <w:bCs/>
                <w:cs/>
                <w:lang w:bidi="th-TH"/>
              </w:rPr>
              <w:t>”</w:t>
            </w:r>
            <w:r>
              <w:rPr>
                <w:rFonts w:hint="cs"/>
                <w:cs/>
                <w:lang w:bidi="th-TH"/>
              </w:rPr>
              <w:t xml:space="preserve">ให้ </w:t>
            </w:r>
            <w:r>
              <w:t xml:space="preserve">Visible </w:t>
            </w:r>
            <w:r>
              <w:rPr>
                <w:rFonts w:hint="cs"/>
                <w:cs/>
                <w:lang w:bidi="th-TH"/>
              </w:rPr>
              <w:t xml:space="preserve">ถ้าไม่ใช่ให้ </w:t>
            </w:r>
            <w:r>
              <w:t>Invisible</w:t>
            </w:r>
          </w:p>
        </w:tc>
      </w:tr>
      <w:tr w:rsidRPr="008979A8" w:rsidR="00AC260E" w:rsidTr="005B0453" w14:paraId="4743156A" w14:textId="77777777">
        <w:tc>
          <w:tcPr>
            <w:tcW w:w="1026" w:type="pct"/>
          </w:tcPr>
          <w:p w:rsidR="00AC260E" w:rsidP="00AC260E" w:rsidRDefault="00AC260E" w14:paraId="41ECAE79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billCycle</w:t>
            </w:r>
            <w:r w:rsidRPr="008979A8">
              <w:rPr>
                <w:rFonts w:cs="CordiaUPC"/>
              </w:rPr>
              <w:t>Type</w:t>
            </w:r>
          </w:p>
        </w:tc>
        <w:tc>
          <w:tcPr>
            <w:tcW w:w="900" w:type="pct"/>
            <w:gridSpan w:val="3"/>
          </w:tcPr>
          <w:p w:rsidRPr="008979A8" w:rsidR="00AC260E" w:rsidP="00AC260E" w:rsidRDefault="00AC260E" w14:paraId="2FEE2A28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>Radio Button</w:t>
            </w:r>
          </w:p>
        </w:tc>
        <w:tc>
          <w:tcPr>
            <w:tcW w:w="3074" w:type="pct"/>
          </w:tcPr>
          <w:p w:rsidR="00AC260E" w:rsidP="00AC260E" w:rsidRDefault="00AC260E" w14:paraId="5ED3FDF9" w14:textId="77777777">
            <w:pPr>
              <w:rPr>
                <w:rFonts w:cs="CordiaUPC"/>
                <w:color w:val="FF0000"/>
              </w:rPr>
            </w:pPr>
            <w:r w:rsidRPr="008979A8">
              <w:rPr>
                <w:rFonts w:cs="CordiaUPC"/>
              </w:rPr>
              <w:t xml:space="preserve">Label </w:t>
            </w:r>
            <w:r w:rsidRPr="008979A8">
              <w:rPr>
                <w:rFonts w:cs="Angsana New"/>
                <w:cs/>
              </w:rPr>
              <w:t xml:space="preserve">:  </w:t>
            </w:r>
            <w:r w:rsidRPr="008979A8">
              <w:rPr>
                <w:rFonts w:cs="Angsana New"/>
                <w:color w:val="FF0000"/>
                <w:cs/>
              </w:rPr>
              <w:t>*</w:t>
            </w:r>
            <w:r>
              <w:rPr>
                <w:rFonts w:cs="CordiaUPC"/>
                <w:color w:val="FF0000"/>
              </w:rPr>
              <w:t>Bill Cycle</w:t>
            </w:r>
            <w:r w:rsidRPr="008979A8">
              <w:rPr>
                <w:rFonts w:cs="CordiaUPC"/>
                <w:color w:val="FF0000"/>
              </w:rPr>
              <w:t xml:space="preserve"> Type</w:t>
            </w:r>
          </w:p>
          <w:p w:rsidR="00AC260E" w:rsidP="00AC260E" w:rsidRDefault="00AC260E" w14:paraId="05C31134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List of Value </w:t>
            </w:r>
            <w:r>
              <w:rPr>
                <w:rFonts w:cs="Angsana New"/>
                <w:cs/>
              </w:rPr>
              <w:t xml:space="preserve">: </w:t>
            </w:r>
            <w:r w:rsidRPr="00B916D9">
              <w:rPr>
                <w:rFonts w:cs="Angsana New"/>
                <w:cs/>
              </w:rPr>
              <w:t>ดึงข้อมูลจาก</w:t>
            </w:r>
            <w:r w:rsidRPr="00B916D9">
              <w:rPr>
                <w:rFonts w:cs="CordiaUPC"/>
              </w:rPr>
              <w:t xml:space="preserve">DB </w:t>
            </w:r>
            <w:r w:rsidRPr="00B916D9">
              <w:rPr>
                <w:rFonts w:cs="Angsana New"/>
                <w:cs/>
              </w:rPr>
              <w:t xml:space="preserve">ที่ </w:t>
            </w:r>
            <w:r w:rsidRPr="00B916D9">
              <w:rPr>
                <w:rFonts w:cs="CordiaUPC"/>
              </w:rPr>
              <w:t xml:space="preserve">Table FLW_CFG_LOV </w:t>
            </w:r>
            <w:r w:rsidRPr="00B916D9">
              <w:rPr>
                <w:rFonts w:cs="Angsana New"/>
                <w:cs/>
              </w:rPr>
              <w:t xml:space="preserve">โดย </w:t>
            </w:r>
            <w:r w:rsidRPr="00B916D9">
              <w:rPr>
                <w:rFonts w:cs="CordiaUPC"/>
              </w:rPr>
              <w:t xml:space="preserve">group_type </w:t>
            </w:r>
            <w:r w:rsidRPr="00B916D9">
              <w:rPr>
                <w:rFonts w:cs="Angsana New"/>
                <w:cs/>
              </w:rPr>
              <w:t>= ‘</w:t>
            </w:r>
            <w:r w:rsidRPr="008979A8">
              <w:rPr>
                <w:rFonts w:cs="CordiaUPC"/>
              </w:rPr>
              <w:t>Duration</w:t>
            </w:r>
            <w:r>
              <w:rPr>
                <w:rFonts w:cs="Angsana New"/>
                <w:cs/>
              </w:rPr>
              <w:t xml:space="preserve"> </w:t>
            </w:r>
            <w:r w:rsidRPr="008979A8">
              <w:rPr>
                <w:rFonts w:cs="CordiaUPC"/>
              </w:rPr>
              <w:t>Type</w:t>
            </w:r>
            <w:r>
              <w:rPr>
                <w:rFonts w:cs="Angsana New"/>
                <w:cs/>
              </w:rPr>
              <w:t>’</w:t>
            </w:r>
          </w:p>
          <w:p w:rsidRPr="008979A8" w:rsidR="00AC260E" w:rsidP="00AC260E" w:rsidRDefault="00AC260E" w14:paraId="27779FE7" w14:textId="77777777">
            <w:pPr>
              <w:spacing w:after="0" w:line="259" w:lineRule="auto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เมื่อคลิกเลือกค่าเป็น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Depend on Package</w:t>
            </w:r>
            <w:r>
              <w:rPr>
                <w:rFonts w:cs="Angsana New"/>
                <w:cs/>
              </w:rPr>
              <w:t xml:space="preserve">” </w:t>
            </w:r>
            <w:r w:rsidRPr="008979A8">
              <w:rPr>
                <w:rFonts w:cs="Angsana New"/>
                <w:cs/>
              </w:rPr>
              <w:t xml:space="preserve">ให้ </w:t>
            </w:r>
            <w:r w:rsidRPr="008979A8">
              <w:rPr>
                <w:rFonts w:cs="CordiaUPC"/>
              </w:rPr>
              <w:t xml:space="preserve">Default </w:t>
            </w:r>
            <w:r w:rsidRPr="008979A8">
              <w:rPr>
                <w:rFonts w:cs="Angsana New"/>
                <w:cs/>
              </w:rPr>
              <w:t>ค่า</w:t>
            </w:r>
          </w:p>
          <w:p w:rsidR="00AC260E" w:rsidP="00AC260E" w:rsidRDefault="00AC260E" w14:paraId="333E3A9C" w14:textId="77777777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cs="CordiaUPC"/>
              </w:rPr>
            </w:pPr>
            <w:r>
              <w:rPr>
                <w:rFonts w:cs="CordiaUPC"/>
              </w:rPr>
              <w:t>billCycleValue</w:t>
            </w:r>
            <w:r w:rsidRPr="008979A8">
              <w:rPr>
                <w:rFonts w:cs="Angsana New"/>
                <w:cs/>
              </w:rPr>
              <w:t xml:space="preserve"> = </w:t>
            </w:r>
            <w:r>
              <w:rPr>
                <w:rFonts w:cs="CordiaUPC"/>
              </w:rPr>
              <w:t>packageBillCycle</w:t>
            </w:r>
          </w:p>
          <w:p w:rsidRPr="00B36B66" w:rsidR="00AC260E" w:rsidP="00AC260E" w:rsidRDefault="00AC260E" w14:paraId="755B3667" w14:textId="77777777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cs="CordiaUPC"/>
              </w:rPr>
            </w:pPr>
            <w:r w:rsidRPr="00B36B66">
              <w:rPr>
                <w:rFonts w:cs="CordiaUPC"/>
              </w:rPr>
              <w:t>billCycleUnit</w:t>
            </w:r>
            <w:r w:rsidRPr="00B36B66">
              <w:rPr>
                <w:rFonts w:cs="Angsana New"/>
                <w:cs/>
              </w:rPr>
              <w:t xml:space="preserve"> = </w:t>
            </w:r>
            <w:r w:rsidRPr="00B36B66">
              <w:rPr>
                <w:rFonts w:cs="CordiaUPC"/>
              </w:rPr>
              <w:t>packageBillCycleUnit</w:t>
            </w:r>
          </w:p>
        </w:tc>
      </w:tr>
      <w:tr w:rsidRPr="008979A8" w:rsidR="00AC260E" w:rsidTr="005B0453" w14:paraId="33788026" w14:textId="77777777">
        <w:tc>
          <w:tcPr>
            <w:tcW w:w="1026" w:type="pct"/>
          </w:tcPr>
          <w:p w:rsidR="00AC260E" w:rsidP="00AC260E" w:rsidRDefault="00AC260E" w14:paraId="7399510E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billCycleValue</w:t>
            </w:r>
          </w:p>
        </w:tc>
        <w:tc>
          <w:tcPr>
            <w:tcW w:w="900" w:type="pct"/>
            <w:gridSpan w:val="3"/>
          </w:tcPr>
          <w:p w:rsidRPr="008979A8" w:rsidR="00AC260E" w:rsidP="00AC260E" w:rsidRDefault="00AC260E" w14:paraId="5BC78636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Text Box</w:t>
            </w:r>
          </w:p>
        </w:tc>
        <w:tc>
          <w:tcPr>
            <w:tcW w:w="3074" w:type="pct"/>
          </w:tcPr>
          <w:p w:rsidR="00AC260E" w:rsidP="00AC260E" w:rsidRDefault="00AC260E" w14:paraId="1074B6D6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 xml:space="preserve">Label </w:t>
            </w:r>
            <w:r w:rsidRPr="008979A8">
              <w:rPr>
                <w:rFonts w:cs="Angsana New"/>
                <w:cs/>
              </w:rPr>
              <w:t xml:space="preserve">:  </w:t>
            </w:r>
            <w:r>
              <w:rPr>
                <w:rFonts w:cs="Angsana New"/>
                <w:color w:val="FF0000"/>
                <w:cs/>
              </w:rPr>
              <w:t>*</w:t>
            </w:r>
            <w:r>
              <w:rPr>
                <w:rFonts w:cs="CordiaUPC"/>
                <w:color w:val="FF0000"/>
              </w:rPr>
              <w:t xml:space="preserve">Bill Cycle </w:t>
            </w:r>
            <w:r w:rsidRPr="0096008C">
              <w:rPr>
                <w:rFonts w:cs="Angsana New"/>
                <w:cs/>
              </w:rPr>
              <w:t>: …</w:t>
            </w:r>
            <w:r w:rsidRPr="0096008C">
              <w:rPr>
                <w:rFonts w:cs="CordiaUPC"/>
              </w:rPr>
              <w:t>Value</w:t>
            </w:r>
            <w:r w:rsidRPr="0096008C">
              <w:rPr>
                <w:rFonts w:cs="Angsana New"/>
                <w:cs/>
              </w:rPr>
              <w:t>… …</w:t>
            </w:r>
            <w:r w:rsidRPr="0096008C">
              <w:rPr>
                <w:rFonts w:cs="CordiaUPC"/>
              </w:rPr>
              <w:t>Unit</w:t>
            </w:r>
            <w:r w:rsidRPr="0096008C">
              <w:rPr>
                <w:rFonts w:cs="Angsana New"/>
                <w:cs/>
              </w:rPr>
              <w:t>…</w:t>
            </w:r>
          </w:p>
          <w:p w:rsidR="00AC260E" w:rsidP="00AC260E" w:rsidRDefault="00AC260E" w14:paraId="6896F4D3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 xml:space="preserve">Enabled </w:t>
            </w:r>
            <w:r w:rsidRPr="008979A8">
              <w:rPr>
                <w:rFonts w:cs="Angsana New"/>
                <w:cs/>
              </w:rPr>
              <w:t xml:space="preserve">เมื่อ </w:t>
            </w:r>
            <w:r w:rsidRPr="008979A8">
              <w:rPr>
                <w:rFonts w:cs="CordiaUPC"/>
              </w:rPr>
              <w:t xml:space="preserve">Duration Type </w:t>
            </w:r>
            <w:r w:rsidRPr="008979A8">
              <w:rPr>
                <w:rFonts w:cs="Angsana New"/>
                <w:cs/>
              </w:rPr>
              <w:t>เป็น “</w:t>
            </w:r>
            <w:r w:rsidRPr="008979A8">
              <w:rPr>
                <w:rFonts w:cs="CordiaUPC"/>
              </w:rPr>
              <w:t>Specific</w:t>
            </w:r>
            <w:r w:rsidRPr="008979A8">
              <w:rPr>
                <w:rFonts w:cs="Angsana New"/>
                <w:cs/>
              </w:rPr>
              <w:t>”</w:t>
            </w:r>
          </w:p>
          <w:p w:rsidRPr="008979A8" w:rsidR="00AC260E" w:rsidP="00AC260E" w:rsidRDefault="00AC260E" w14:paraId="023B2EA1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>:</w:t>
            </w:r>
            <w:r>
              <w:rPr>
                <w:rFonts w:hint="cs" w:cs="Angsana New"/>
                <w:cs/>
              </w:rPr>
              <w:t xml:space="preserve"> ใส่ได้เฉพาะตัวเลขเท่านั้น</w:t>
            </w:r>
          </w:p>
        </w:tc>
      </w:tr>
      <w:tr w:rsidRPr="008979A8" w:rsidR="00AC260E" w:rsidTr="005B0453" w14:paraId="1B48236B" w14:textId="77777777">
        <w:tc>
          <w:tcPr>
            <w:tcW w:w="1026" w:type="pct"/>
          </w:tcPr>
          <w:p w:rsidR="00AC260E" w:rsidP="00AC260E" w:rsidRDefault="00AC260E" w14:paraId="30D90B59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billCycleUnit</w:t>
            </w:r>
          </w:p>
        </w:tc>
        <w:tc>
          <w:tcPr>
            <w:tcW w:w="900" w:type="pct"/>
            <w:gridSpan w:val="3"/>
          </w:tcPr>
          <w:p w:rsidRPr="008979A8" w:rsidR="00AC260E" w:rsidP="00AC260E" w:rsidRDefault="00AC260E" w14:paraId="11952223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>Drop Down List</w:t>
            </w:r>
          </w:p>
        </w:tc>
        <w:tc>
          <w:tcPr>
            <w:tcW w:w="3074" w:type="pct"/>
          </w:tcPr>
          <w:p w:rsidR="00AC260E" w:rsidP="00AC260E" w:rsidRDefault="00AC260E" w14:paraId="214B5329" w14:textId="77777777">
            <w:pPr>
              <w:spacing w:after="160" w:line="259" w:lineRule="auto"/>
              <w:rPr>
                <w:rFonts w:cs="CordiaUPC"/>
              </w:rPr>
            </w:pPr>
            <w:r w:rsidRPr="008979A8">
              <w:rPr>
                <w:rFonts w:cs="Angsana New"/>
                <w:cs/>
              </w:rPr>
              <w:t xml:space="preserve">อยู่บรรทัดเดียวกับ </w:t>
            </w:r>
            <w:r>
              <w:rPr>
                <w:rFonts w:cs="CordiaUPC"/>
              </w:rPr>
              <w:t>billCycleValue</w:t>
            </w:r>
          </w:p>
          <w:p w:rsidRPr="0096008C" w:rsidR="00AC260E" w:rsidP="00AC260E" w:rsidRDefault="00AC260E" w14:paraId="61C21972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 xml:space="preserve">Enabled </w:t>
            </w:r>
            <w:r w:rsidRPr="008979A8">
              <w:rPr>
                <w:rFonts w:cs="Angsana New"/>
                <w:cs/>
              </w:rPr>
              <w:t xml:space="preserve">เมื่อ </w:t>
            </w:r>
            <w:r w:rsidRPr="008979A8">
              <w:rPr>
                <w:rFonts w:cs="CordiaUPC"/>
              </w:rPr>
              <w:t xml:space="preserve">Duration Type </w:t>
            </w:r>
            <w:r w:rsidRPr="008979A8">
              <w:rPr>
                <w:rFonts w:cs="Angsana New"/>
                <w:cs/>
              </w:rPr>
              <w:t>เป็น “</w:t>
            </w:r>
            <w:r w:rsidRPr="008979A8">
              <w:rPr>
                <w:rFonts w:cs="CordiaUPC"/>
              </w:rPr>
              <w:t>Specific</w:t>
            </w:r>
            <w:r w:rsidRPr="008979A8">
              <w:rPr>
                <w:rFonts w:cs="Angsana New"/>
                <w:cs/>
              </w:rPr>
              <w:t>”</w:t>
            </w:r>
          </w:p>
          <w:p w:rsidRPr="008979A8" w:rsidR="00AC260E" w:rsidP="00AC260E" w:rsidRDefault="00AC260E" w14:paraId="6E57042D" w14:textId="48433C13">
            <w:pPr>
              <w:rPr>
                <w:rFonts w:cs="CordiaUPC"/>
              </w:rPr>
            </w:pPr>
            <w:r w:rsidRPr="001142BC">
              <w:t xml:space="preserve">List of Value </w:t>
            </w:r>
            <w:r w:rsidRPr="001142BC">
              <w:rPr>
                <w:rFonts w:cs="Angsana New"/>
                <w:cs/>
              </w:rPr>
              <w:t xml:space="preserve">: </w:t>
            </w:r>
            <w:r w:rsidRPr="00B916D9">
              <w:rPr>
                <w:rFonts w:cs="Angsana New"/>
                <w:cs/>
              </w:rPr>
              <w:t>ดึงข้อมูลจาก</w:t>
            </w:r>
            <w:r w:rsidRPr="00B916D9">
              <w:rPr>
                <w:rFonts w:cs="CordiaUPC"/>
              </w:rPr>
              <w:t xml:space="preserve">DB </w:t>
            </w:r>
            <w:r w:rsidRPr="00B916D9">
              <w:rPr>
                <w:rFonts w:cs="Angsana New"/>
                <w:cs/>
              </w:rPr>
              <w:t xml:space="preserve">ที่ </w:t>
            </w:r>
            <w:r w:rsidRPr="00B916D9">
              <w:rPr>
                <w:rFonts w:cs="CordiaUPC"/>
              </w:rPr>
              <w:t xml:space="preserve">Table FLW_CFG_LOV </w:t>
            </w:r>
            <w:r w:rsidRPr="00B916D9">
              <w:rPr>
                <w:rFonts w:cs="Angsana New"/>
                <w:cs/>
              </w:rPr>
              <w:t xml:space="preserve">โดย </w:t>
            </w:r>
            <w:r w:rsidRPr="00B916D9">
              <w:rPr>
                <w:rFonts w:cs="CordiaUPC"/>
              </w:rPr>
              <w:t xml:space="preserve">group_type </w:t>
            </w:r>
            <w:r w:rsidRPr="00B916D9">
              <w:rPr>
                <w:rFonts w:cs="Angsana New"/>
                <w:cs/>
              </w:rPr>
              <w:t>= ‘</w:t>
            </w:r>
            <w:r w:rsidRPr="008979A8">
              <w:rPr>
                <w:rFonts w:cs="CordiaUPC"/>
              </w:rPr>
              <w:t>Duration</w:t>
            </w:r>
            <w:r>
              <w:rPr>
                <w:rFonts w:cs="CordiaUPC"/>
              </w:rPr>
              <w:t xml:space="preserve"> Unit</w:t>
            </w:r>
            <w:r>
              <w:rPr>
                <w:rFonts w:cs="Angsana New"/>
                <w:cs/>
              </w:rPr>
              <w:t>’</w:t>
            </w:r>
            <w:r>
              <w:rPr>
                <w:rFonts w:hint="cs" w:cs="Angsana New"/>
                <w:cs/>
              </w:rPr>
              <w:t>และ</w:t>
            </w:r>
            <w:r>
              <w:rPr>
                <w:rFonts w:cs="CordiaUPC"/>
              </w:rPr>
              <w:t xml:space="preserve"> par_row_id</w:t>
            </w:r>
            <w:r>
              <w:t xml:space="preserve">_concat </w:t>
            </w:r>
            <w:r>
              <w:rPr>
                <w:rFonts w:hint="cs"/>
                <w:cs/>
              </w:rPr>
              <w:t xml:space="preserve">ประกอบด้วย </w:t>
            </w:r>
            <w:r>
              <w:t>customerType</w:t>
            </w:r>
          </w:p>
        </w:tc>
      </w:tr>
      <w:tr w:rsidRPr="008979A8" w:rsidR="00AC260E" w:rsidTr="005B0453" w14:paraId="037CA88B" w14:textId="77777777">
        <w:tc>
          <w:tcPr>
            <w:tcW w:w="5000" w:type="pct"/>
            <w:gridSpan w:val="5"/>
            <w:shd w:val="clear" w:color="auto" w:fill="C2D69B" w:themeFill="accent3" w:themeFillTint="99"/>
          </w:tcPr>
          <w:p w:rsidRPr="008979A8" w:rsidR="00AC260E" w:rsidP="00AC260E" w:rsidRDefault="00AC260E" w14:paraId="39837718" w14:textId="77777777">
            <w:pPr>
              <w:pStyle w:val="HeaderTable"/>
            </w:pPr>
            <w:r>
              <w:rPr>
                <w:lang w:bidi="th-TH"/>
              </w:rPr>
              <w:t>End Bill Cycle Section</w:t>
            </w:r>
          </w:p>
        </w:tc>
      </w:tr>
      <w:tr w:rsidRPr="008979A8" w:rsidR="00AC260E" w:rsidTr="005B0453" w14:paraId="5D3B3C80" w14:textId="77777777">
        <w:tc>
          <w:tcPr>
            <w:tcW w:w="1026" w:type="pct"/>
          </w:tcPr>
          <w:p w:rsidR="00AC260E" w:rsidP="00AC260E" w:rsidRDefault="00AC260E" w14:paraId="605A8149" w14:textId="77777777">
            <w:pPr>
              <w:rPr>
                <w:rFonts w:cs="CordiaUPC"/>
              </w:rPr>
            </w:pPr>
            <w:r w:rsidRPr="008979A8">
              <w:rPr>
                <w:rFonts w:cs="Angsana New"/>
                <w:cs/>
              </w:rPr>
              <w:t xml:space="preserve">ปุ่ม </w:t>
            </w:r>
            <w:r w:rsidRPr="008979A8">
              <w:rPr>
                <w:rFonts w:cs="CordiaUPC"/>
              </w:rPr>
              <w:t>Add</w:t>
            </w:r>
          </w:p>
        </w:tc>
        <w:tc>
          <w:tcPr>
            <w:tcW w:w="900" w:type="pct"/>
            <w:gridSpan w:val="3"/>
          </w:tcPr>
          <w:p w:rsidRPr="008979A8" w:rsidR="00AC260E" w:rsidP="00AC260E" w:rsidRDefault="00AC260E" w14:paraId="0B1EAE7B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>Button</w:t>
            </w:r>
          </w:p>
        </w:tc>
        <w:tc>
          <w:tcPr>
            <w:tcW w:w="3074" w:type="pct"/>
          </w:tcPr>
          <w:p w:rsidR="00AC260E" w:rsidP="00AC260E" w:rsidRDefault="00AC260E" w14:paraId="331859CF" w14:textId="77777777">
            <w:pPr>
              <w:pStyle w:val="HeaderTable"/>
              <w:rPr>
                <w:b w:val="0"/>
                <w:bCs/>
                <w:lang w:bidi="th-TH"/>
              </w:rPr>
            </w:pPr>
            <w:r w:rsidRPr="008979A8">
              <w:rPr>
                <w:b w:val="0"/>
                <w:bCs/>
                <w:lang w:bidi="th-TH"/>
              </w:rPr>
              <w:t xml:space="preserve">Visible </w:t>
            </w:r>
            <w:r w:rsidRPr="008979A8">
              <w:rPr>
                <w:rFonts w:cs="Angsana New"/>
                <w:cs/>
                <w:lang w:bidi="th-TH"/>
              </w:rPr>
              <w:t>เมื่อมี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b w:val="0"/>
                <w:bCs/>
                <w:lang w:bidi="th-TH"/>
              </w:rPr>
              <w:t xml:space="preserve">Event </w:t>
            </w:r>
            <w:r w:rsidRPr="008979A8">
              <w:rPr>
                <w:rFonts w:cs="Angsana New"/>
                <w:cs/>
                <w:lang w:bidi="th-TH"/>
              </w:rPr>
              <w:t>มาจาก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b w:val="0"/>
                <w:bCs/>
                <w:lang w:bidi="th-TH"/>
              </w:rPr>
              <w:t xml:space="preserve">Table </w:t>
            </w:r>
            <w:r>
              <w:rPr>
                <w:b w:val="0"/>
                <w:bCs/>
                <w:lang w:bidi="th-TH"/>
              </w:rPr>
              <w:t>Section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rFonts w:cs="Angsana New"/>
                <w:cs/>
                <w:lang w:bidi="th-TH"/>
              </w:rPr>
              <w:t>เป็น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“</w:t>
            </w:r>
            <w:r w:rsidRPr="008979A8">
              <w:rPr>
                <w:b w:val="0"/>
                <w:bCs/>
                <w:lang w:bidi="th-TH"/>
              </w:rPr>
              <w:t>Add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>”</w:t>
            </w:r>
          </w:p>
          <w:p w:rsidR="00AC260E" w:rsidP="00AC260E" w:rsidRDefault="00AC260E" w14:paraId="483A2BB9" w14:textId="77777777">
            <w:pPr>
              <w:spacing w:before="240" w:after="0"/>
            </w:pPr>
            <w:r>
              <w:rPr>
                <w:rFonts w:hint="cs"/>
                <w:cs/>
              </w:rPr>
              <w:t>เมื่อกดปุ่ม</w:t>
            </w:r>
          </w:p>
          <w:p w:rsidR="00AC260E" w:rsidP="00AC260E" w:rsidRDefault="00AC260E" w14:paraId="7AAC23A8" w14:textId="77777777">
            <w:pPr>
              <w:pStyle w:val="ListParagraph"/>
              <w:numPr>
                <w:ilvl w:val="0"/>
                <w:numId w:val="4"/>
              </w:numPr>
              <w:spacing w:after="0" w:line="259" w:lineRule="auto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Validate </w:t>
            </w:r>
            <w:r>
              <w:rPr>
                <w:rFonts w:hint="cs" w:cs="Angsana New"/>
                <w:cs/>
              </w:rPr>
              <w:t>ข้อมูลในหน้าจอ</w:t>
            </w:r>
          </w:p>
          <w:p w:rsidRPr="00622722" w:rsidR="00AC260E" w:rsidP="00AC260E" w:rsidRDefault="00AC260E" w14:paraId="38E0E0DD" w14:textId="77777777">
            <w:pPr>
              <w:pStyle w:val="ListParagraph"/>
              <w:numPr>
                <w:ilvl w:val="0"/>
                <w:numId w:val="4"/>
              </w:numPr>
              <w:spacing w:after="0" w:line="259" w:lineRule="auto"/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Add </w:t>
            </w:r>
            <w:r>
              <w:rPr>
                <w:rFonts w:hint="cs" w:cs="Angsana New"/>
                <w:cs/>
              </w:rPr>
              <w:t xml:space="preserve">ข้อมูลลงในส่วนของ </w:t>
            </w:r>
            <w:r>
              <w:rPr>
                <w:rFonts w:cs="CordiaUPC"/>
              </w:rPr>
              <w:t>Table Section</w:t>
            </w:r>
          </w:p>
          <w:p w:rsidR="00AC260E" w:rsidP="00AC260E" w:rsidRDefault="00AC260E" w14:paraId="261F4971" w14:textId="77777777">
            <w:pPr>
              <w:pStyle w:val="ListParagraph"/>
              <w:numPr>
                <w:ilvl w:val="0"/>
                <w:numId w:val="27"/>
              </w:numPr>
            </w:pPr>
            <w:r>
              <w:rPr>
                <w:rFonts w:hint="cs"/>
                <w:cs/>
              </w:rPr>
              <w:t xml:space="preserve">ให้ทำการ </w:t>
            </w:r>
            <w:r>
              <w:t xml:space="preserve">Sort Row </w:t>
            </w:r>
            <w:r>
              <w:rPr>
                <w:rFonts w:hint="cs"/>
                <w:cs/>
              </w:rPr>
              <w:t xml:space="preserve">ตาม </w:t>
            </w:r>
            <w:r>
              <w:t xml:space="preserve">Logic </w:t>
            </w:r>
            <w:r>
              <w:rPr>
                <w:rFonts w:hint="cs"/>
                <w:cs/>
              </w:rPr>
              <w:t>และลำดับดังนี้</w:t>
            </w:r>
          </w:p>
          <w:p w:rsidR="00AC260E" w:rsidP="00AC260E" w:rsidRDefault="00AC260E" w14:paraId="19512EA6" w14:textId="77777777">
            <w:pPr>
              <w:pStyle w:val="ListParagraph"/>
              <w:numPr>
                <w:ilvl w:val="0"/>
                <w:numId w:val="26"/>
              </w:numPr>
              <w:spacing w:after="160" w:line="259" w:lineRule="auto"/>
            </w:pPr>
            <w:r>
              <w:t>Duration From</w:t>
            </w:r>
          </w:p>
          <w:p w:rsidR="00AC260E" w:rsidP="00AC260E" w:rsidRDefault="00AC260E" w14:paraId="5A774B6D" w14:textId="77777777">
            <w:pPr>
              <w:pStyle w:val="ListParagraph"/>
              <w:numPr>
                <w:ilvl w:val="0"/>
                <w:numId w:val="26"/>
              </w:numPr>
              <w:spacing w:after="160" w:line="259" w:lineRule="auto"/>
            </w:pPr>
            <w:r>
              <w:t>Duration To</w:t>
            </w:r>
          </w:p>
          <w:p w:rsidRPr="008979A8" w:rsidR="00AC260E" w:rsidP="00AC260E" w:rsidRDefault="00AC260E" w14:paraId="2D958C7C" w14:textId="77777777">
            <w:pPr>
              <w:pStyle w:val="ListParagraph"/>
              <w:numPr>
                <w:ilvl w:val="0"/>
                <w:numId w:val="6"/>
              </w:numPr>
              <w:spacing w:after="160" w:line="259" w:lineRule="auto"/>
              <w:rPr>
                <w:rFonts w:cs="CordiaUPC"/>
              </w:rPr>
            </w:pPr>
            <w:r w:rsidRPr="00667C8E">
              <w:rPr>
                <w:rFonts w:cs="Angsana New"/>
                <w:cs/>
              </w:rPr>
              <w:t>ให้ทำการเคลียร์ค่า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และ </w:t>
            </w:r>
            <w:r w:rsidRPr="00667C8E">
              <w:rPr>
                <w:rFonts w:cs="CordiaUPC"/>
              </w:rPr>
              <w:t>Invisible</w:t>
            </w:r>
            <w:r>
              <w:rPr>
                <w:rFonts w:cs="CordiaUPC"/>
                <w:szCs w:val="36"/>
              </w:rPr>
              <w:t xml:space="preserve"> Detail Section</w:t>
            </w:r>
          </w:p>
        </w:tc>
      </w:tr>
      <w:tr w:rsidRPr="008979A8" w:rsidR="00AC260E" w:rsidTr="005B0453" w14:paraId="128379D2" w14:textId="77777777">
        <w:tc>
          <w:tcPr>
            <w:tcW w:w="1026" w:type="pct"/>
          </w:tcPr>
          <w:p w:rsidR="00AC260E" w:rsidP="00AC260E" w:rsidRDefault="00AC260E" w14:paraId="448CD0F8" w14:textId="77777777">
            <w:pPr>
              <w:rPr>
                <w:rFonts w:cs="CordiaUPC"/>
              </w:rPr>
            </w:pPr>
            <w:r w:rsidRPr="008979A8">
              <w:rPr>
                <w:rFonts w:cs="Angsana New"/>
                <w:cs/>
              </w:rPr>
              <w:t xml:space="preserve">ปุ่ม </w:t>
            </w:r>
            <w:r w:rsidRPr="008979A8">
              <w:rPr>
                <w:rFonts w:cs="CordiaUPC"/>
              </w:rPr>
              <w:t>Update</w:t>
            </w:r>
          </w:p>
        </w:tc>
        <w:tc>
          <w:tcPr>
            <w:tcW w:w="900" w:type="pct"/>
            <w:gridSpan w:val="3"/>
          </w:tcPr>
          <w:p w:rsidRPr="008979A8" w:rsidR="00AC260E" w:rsidP="00AC260E" w:rsidRDefault="00AC260E" w14:paraId="69398518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>Button</w:t>
            </w:r>
          </w:p>
        </w:tc>
        <w:tc>
          <w:tcPr>
            <w:tcW w:w="3074" w:type="pct"/>
          </w:tcPr>
          <w:p w:rsidR="00AC260E" w:rsidP="00AC260E" w:rsidRDefault="00AC260E" w14:paraId="5EB3E31A" w14:textId="77777777">
            <w:pPr>
              <w:pStyle w:val="HeaderTable"/>
              <w:spacing w:line="360" w:lineRule="auto"/>
              <w:rPr>
                <w:b w:val="0"/>
                <w:bCs/>
                <w:lang w:bidi="th-TH"/>
              </w:rPr>
            </w:pPr>
            <w:r w:rsidRPr="008979A8">
              <w:rPr>
                <w:b w:val="0"/>
                <w:bCs/>
                <w:lang w:bidi="th-TH"/>
              </w:rPr>
              <w:t xml:space="preserve">Visible </w:t>
            </w:r>
            <w:r w:rsidRPr="008979A8">
              <w:rPr>
                <w:rFonts w:cs="Angsana New"/>
                <w:cs/>
                <w:lang w:bidi="th-TH"/>
              </w:rPr>
              <w:t>เมื่อมี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b w:val="0"/>
                <w:bCs/>
                <w:lang w:bidi="th-TH"/>
              </w:rPr>
              <w:t xml:space="preserve">Event </w:t>
            </w:r>
            <w:r w:rsidRPr="008979A8">
              <w:rPr>
                <w:rFonts w:cs="Angsana New"/>
                <w:cs/>
                <w:lang w:bidi="th-TH"/>
              </w:rPr>
              <w:t>มาจาก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>
              <w:rPr>
                <w:b w:val="0"/>
                <w:bCs/>
                <w:lang w:bidi="th-TH"/>
              </w:rPr>
              <w:t>Table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>
              <w:rPr>
                <w:b w:val="0"/>
                <w:bCs/>
                <w:lang w:bidi="th-TH"/>
              </w:rPr>
              <w:t>Section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rFonts w:cs="Angsana New"/>
                <w:cs/>
                <w:lang w:bidi="th-TH"/>
              </w:rPr>
              <w:t>เป็น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“</w:t>
            </w:r>
            <w:r w:rsidRPr="008979A8">
              <w:rPr>
                <w:b w:val="0"/>
                <w:bCs/>
                <w:lang w:bidi="th-TH"/>
              </w:rPr>
              <w:t>Edit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>”</w:t>
            </w:r>
          </w:p>
          <w:p w:rsidR="00AC260E" w:rsidP="00AC260E" w:rsidRDefault="00AC260E" w14:paraId="361C402D" w14:textId="77777777">
            <w:pPr>
              <w:pStyle w:val="HeaderTable"/>
              <w:rPr>
                <w:lang w:bidi="th-TH"/>
              </w:rPr>
            </w:pPr>
            <w:r>
              <w:rPr>
                <w:rFonts w:hint="cs" w:cs="Angsana New"/>
                <w:cs/>
                <w:lang w:bidi="th-TH"/>
              </w:rPr>
              <w:t>เมื่อกดปุ่ม</w:t>
            </w:r>
          </w:p>
          <w:p w:rsidR="00AC260E" w:rsidP="00AC260E" w:rsidRDefault="00AC260E" w14:paraId="74D6CF1E" w14:textId="77777777">
            <w:pPr>
              <w:pStyle w:val="ListParagraph"/>
              <w:numPr>
                <w:ilvl w:val="0"/>
                <w:numId w:val="6"/>
              </w:numPr>
              <w:spacing w:after="160" w:line="259" w:lineRule="auto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Validate </w:t>
            </w:r>
            <w:r>
              <w:rPr>
                <w:rFonts w:hint="cs" w:cs="Angsana New"/>
                <w:cs/>
              </w:rPr>
              <w:t>ข้อมูลในหน้าจอ</w:t>
            </w:r>
          </w:p>
          <w:p w:rsidR="00AC260E" w:rsidP="00AC260E" w:rsidRDefault="00AC260E" w14:paraId="6FD4AAC1" w14:textId="77777777">
            <w:pPr>
              <w:pStyle w:val="ListParagraph"/>
              <w:numPr>
                <w:ilvl w:val="0"/>
                <w:numId w:val="6"/>
              </w:numPr>
              <w:spacing w:after="160" w:line="259" w:lineRule="auto"/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Update </w:t>
            </w:r>
            <w:r>
              <w:rPr>
                <w:rFonts w:hint="cs" w:cs="Angsana New"/>
                <w:cs/>
              </w:rPr>
              <w:t xml:space="preserve">ข้อมูลลงในส่วนของ </w:t>
            </w:r>
            <w:r>
              <w:rPr>
                <w:rFonts w:cs="CordiaUPC"/>
              </w:rPr>
              <w:t xml:space="preserve">Table Section </w:t>
            </w:r>
          </w:p>
          <w:p w:rsidR="00AC260E" w:rsidP="00AC260E" w:rsidRDefault="00AC260E" w14:paraId="4CA7ADDE" w14:textId="77777777">
            <w:pPr>
              <w:pStyle w:val="ListParagraph"/>
              <w:numPr>
                <w:ilvl w:val="0"/>
                <w:numId w:val="27"/>
              </w:numPr>
            </w:pPr>
            <w:r>
              <w:rPr>
                <w:rFonts w:hint="cs"/>
                <w:cs/>
              </w:rPr>
              <w:t xml:space="preserve">ให้ทำการ </w:t>
            </w:r>
            <w:r>
              <w:t xml:space="preserve">Sort Row </w:t>
            </w:r>
            <w:r>
              <w:rPr>
                <w:rFonts w:hint="cs"/>
                <w:cs/>
              </w:rPr>
              <w:t xml:space="preserve">ตาม </w:t>
            </w:r>
            <w:r>
              <w:t xml:space="preserve">Logic </w:t>
            </w:r>
            <w:r>
              <w:rPr>
                <w:rFonts w:hint="cs"/>
                <w:cs/>
              </w:rPr>
              <w:t>และลำดับดังนี้</w:t>
            </w:r>
          </w:p>
          <w:p w:rsidR="00AC260E" w:rsidP="00AC260E" w:rsidRDefault="00AC260E" w14:paraId="57C5EBF3" w14:textId="77777777">
            <w:pPr>
              <w:pStyle w:val="ListParagraph"/>
              <w:numPr>
                <w:ilvl w:val="0"/>
                <w:numId w:val="26"/>
              </w:numPr>
              <w:spacing w:after="160" w:line="259" w:lineRule="auto"/>
            </w:pPr>
            <w:r>
              <w:t>Duration From</w:t>
            </w:r>
          </w:p>
          <w:p w:rsidR="00AC260E" w:rsidP="00AC260E" w:rsidRDefault="00AC260E" w14:paraId="5EF99BFF" w14:textId="77777777">
            <w:pPr>
              <w:pStyle w:val="ListParagraph"/>
              <w:numPr>
                <w:ilvl w:val="0"/>
                <w:numId w:val="26"/>
              </w:numPr>
              <w:spacing w:after="160" w:line="259" w:lineRule="auto"/>
            </w:pPr>
            <w:r>
              <w:t>Duration To</w:t>
            </w:r>
          </w:p>
          <w:p w:rsidRPr="008979A8" w:rsidR="00AC260E" w:rsidP="00AC260E" w:rsidRDefault="00AC260E" w14:paraId="28E273DC" w14:textId="77777777">
            <w:pPr>
              <w:pStyle w:val="ListParagraph"/>
              <w:numPr>
                <w:ilvl w:val="0"/>
                <w:numId w:val="6"/>
              </w:numPr>
              <w:spacing w:after="160" w:line="259" w:lineRule="auto"/>
              <w:rPr>
                <w:rFonts w:cs="CordiaUPC"/>
              </w:rPr>
            </w:pPr>
            <w:r w:rsidRPr="00667C8E">
              <w:rPr>
                <w:rFonts w:cs="Angsana New"/>
                <w:cs/>
              </w:rPr>
              <w:t>ให้ทำการเคลียร์ค่า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และ </w:t>
            </w:r>
            <w:r w:rsidRPr="00667C8E">
              <w:rPr>
                <w:rFonts w:cs="CordiaUPC"/>
              </w:rPr>
              <w:t>Invisible</w:t>
            </w:r>
            <w:r>
              <w:rPr>
                <w:rFonts w:cs="CordiaUPC"/>
                <w:szCs w:val="36"/>
              </w:rPr>
              <w:t xml:space="preserve"> Detail Section</w:t>
            </w:r>
          </w:p>
        </w:tc>
      </w:tr>
      <w:tr w:rsidRPr="008979A8" w:rsidR="00AC260E" w:rsidTr="005B0453" w14:paraId="409F0781" w14:textId="77777777">
        <w:tc>
          <w:tcPr>
            <w:tcW w:w="1026" w:type="pct"/>
          </w:tcPr>
          <w:p w:rsidR="00AC260E" w:rsidP="00AC260E" w:rsidRDefault="00AC260E" w14:paraId="58E517EC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ปุ่ม </w:t>
            </w:r>
            <w:r>
              <w:rPr>
                <w:rFonts w:cs="CordiaUPC"/>
              </w:rPr>
              <w:t>Cancel</w:t>
            </w:r>
          </w:p>
        </w:tc>
        <w:tc>
          <w:tcPr>
            <w:tcW w:w="900" w:type="pct"/>
            <w:gridSpan w:val="3"/>
          </w:tcPr>
          <w:p w:rsidRPr="008979A8" w:rsidR="00AC260E" w:rsidP="00AC260E" w:rsidRDefault="00AC260E" w14:paraId="67D3A022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Button</w:t>
            </w:r>
          </w:p>
        </w:tc>
        <w:tc>
          <w:tcPr>
            <w:tcW w:w="3074" w:type="pct"/>
          </w:tcPr>
          <w:p w:rsidRPr="008979A8" w:rsidR="00AC260E" w:rsidP="00AC260E" w:rsidRDefault="00AC260E" w14:paraId="3CB32BAB" w14:textId="77777777">
            <w:pPr>
              <w:rPr>
                <w:rFonts w:cs="CordiaUPC"/>
              </w:rPr>
            </w:pPr>
            <w:r>
              <w:rPr>
                <w:rFonts w:hint="cs"/>
                <w:cs/>
              </w:rPr>
              <w:t xml:space="preserve">ให้ทำการเคลียร์ค่าใน </w:t>
            </w:r>
            <w:r>
              <w:t>Detail Section</w:t>
            </w:r>
            <w:r>
              <w:rPr>
                <w:rFonts w:hint="cs"/>
                <w:cs/>
              </w:rPr>
              <w:t xml:space="preserve"> และทำการ </w:t>
            </w:r>
            <w:r>
              <w:t>Invisible Detail Section</w:t>
            </w:r>
          </w:p>
        </w:tc>
      </w:tr>
      <w:tr w:rsidRPr="008979A8" w:rsidR="00AC260E" w:rsidTr="005B0453" w14:paraId="17A06380" w14:textId="77777777">
        <w:tc>
          <w:tcPr>
            <w:tcW w:w="5000" w:type="pct"/>
            <w:gridSpan w:val="5"/>
            <w:shd w:val="clear" w:color="auto" w:fill="C2D69B" w:themeFill="accent3" w:themeFillTint="99"/>
          </w:tcPr>
          <w:p w:rsidRPr="008979A8" w:rsidR="00AC260E" w:rsidP="00AC260E" w:rsidRDefault="00AC260E" w14:paraId="2FEFA52C" w14:textId="77777777">
            <w:pPr>
              <w:pStyle w:val="HeaderTable"/>
            </w:pPr>
            <w:r>
              <w:t>End Detail Section</w:t>
            </w:r>
          </w:p>
        </w:tc>
      </w:tr>
      <w:tr w:rsidRPr="008979A8" w:rsidR="00AC260E" w:rsidTr="005B0453" w14:paraId="1C9F15A4" w14:textId="77777777">
        <w:tc>
          <w:tcPr>
            <w:tcW w:w="5000" w:type="pct"/>
            <w:gridSpan w:val="5"/>
            <w:shd w:val="clear" w:color="auto" w:fill="C2D69B" w:themeFill="accent3" w:themeFillTint="99"/>
          </w:tcPr>
          <w:p w:rsidR="00AC260E" w:rsidP="00AC260E" w:rsidRDefault="00AC260E" w14:paraId="085E16D8" w14:textId="19F32B93">
            <w:pPr>
              <w:pStyle w:val="HeaderTable"/>
            </w:pPr>
            <w:r>
              <w:t>End Detail Section</w:t>
            </w:r>
          </w:p>
        </w:tc>
      </w:tr>
    </w:tbl>
    <w:p w:rsidR="00665B52" w:rsidP="000E77DA" w:rsidRDefault="00665B52" w14:paraId="7F15E928" w14:textId="77777777">
      <w:pPr>
        <w:pStyle w:val="Heading3"/>
        <w:numPr>
          <w:ilvl w:val="0"/>
          <w:numId w:val="371"/>
        </w:numPr>
        <w:rPr>
          <w:rFonts w:ascii="CordiaUPC" w:hAnsi="CordiaUPC" w:cs="CordiaUPC"/>
          <w:sz w:val="32"/>
          <w:szCs w:val="32"/>
        </w:rPr>
      </w:pPr>
      <w:r w:rsidRPr="008979A8">
        <w:rPr>
          <w:rFonts w:ascii="CordiaUPC" w:hAnsi="CordiaUPC" w:cs="CordiaUPC"/>
          <w:sz w:val="32"/>
          <w:szCs w:val="32"/>
        </w:rPr>
        <w:t>Script Validation</w:t>
      </w:r>
    </w:p>
    <w:tbl>
      <w:tblPr>
        <w:tblW w:w="4938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385"/>
        <w:gridCol w:w="2896"/>
        <w:gridCol w:w="3314"/>
        <w:gridCol w:w="1309"/>
      </w:tblGrid>
      <w:tr w:rsidRPr="008979A8" w:rsidR="00665B52" w:rsidTr="005B0453" w14:paraId="20BA80A6" w14:textId="77777777">
        <w:trPr>
          <w:cantSplit/>
          <w:tblHeader/>
        </w:trPr>
        <w:tc>
          <w:tcPr>
            <w:tcW w:w="778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665B52" w:rsidP="005B0453" w:rsidRDefault="00665B52" w14:paraId="069EA490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Error Code</w:t>
            </w:r>
          </w:p>
        </w:tc>
        <w:tc>
          <w:tcPr>
            <w:tcW w:w="1626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665B52" w:rsidP="005B0453" w:rsidRDefault="00665B52" w14:paraId="0F1BD3B3" w14:textId="77777777">
            <w:pPr>
              <w:rPr>
                <w:rFonts w:cs="CordiaUPC"/>
                <w:b/>
                <w:bCs/>
              </w:rPr>
            </w:pPr>
            <w:r>
              <w:rPr>
                <w:rFonts w:cs="CordiaUPC"/>
                <w:b/>
                <w:bCs/>
              </w:rPr>
              <w:t xml:space="preserve">Error Message </w:t>
            </w:r>
          </w:p>
        </w:tc>
        <w:tc>
          <w:tcPr>
            <w:tcW w:w="1861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665B52" w:rsidP="005B0453" w:rsidRDefault="00665B52" w14:paraId="39953406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Logic</w:t>
            </w:r>
          </w:p>
        </w:tc>
        <w:tc>
          <w:tcPr>
            <w:tcW w:w="735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665B52" w:rsidP="005B0453" w:rsidRDefault="00665B52" w14:paraId="2BF99449" w14:textId="77777777">
            <w:pPr>
              <w:rPr>
                <w:rFonts w:cs="CordiaUPC"/>
                <w:b/>
                <w:bCs/>
              </w:rPr>
            </w:pPr>
            <w:r>
              <w:rPr>
                <w:rFonts w:cs="CordiaUPC"/>
                <w:b/>
                <w:bCs/>
              </w:rPr>
              <w:t>Submit Call</w:t>
            </w:r>
          </w:p>
        </w:tc>
      </w:tr>
      <w:tr w:rsidR="00D26AEB" w:rsidTr="005B0453" w14:paraId="3D7236CF" w14:textId="77777777">
        <w:tc>
          <w:tcPr>
            <w:tcW w:w="778" w:type="pct"/>
          </w:tcPr>
          <w:p w:rsidR="00D26AEB" w:rsidP="00D26AEB" w:rsidRDefault="00D26AEB" w14:paraId="7B7DE06D" w14:textId="17CFC2DC">
            <w:pPr>
              <w:pStyle w:val="BodyTextTable"/>
              <w:rPr>
                <w:rFonts w:ascii="CordiaUPC" w:hAnsi="CordiaUPC" w:cs="CordiaUPC"/>
                <w:sz w:val="28"/>
                <w:szCs w:val="28"/>
                <w:cs/>
                <w:lang w:bidi="th-TH"/>
              </w:rPr>
            </w:pPr>
            <w:r>
              <w:rPr>
                <w:rFonts w:ascii="CordiaUPC" w:hAnsi="CordiaUPC" w:cs="CordiaUPC"/>
                <w:sz w:val="28"/>
                <w:szCs w:val="28"/>
              </w:rPr>
              <w:t>00004</w:t>
            </w:r>
          </w:p>
        </w:tc>
        <w:tc>
          <w:tcPr>
            <w:tcW w:w="1626" w:type="pct"/>
          </w:tcPr>
          <w:p w:rsidR="00D26AEB" w:rsidP="00D26AEB" w:rsidRDefault="00D26AEB" w14:paraId="2717A89D" w14:textId="7E53269E">
            <w:r>
              <w:rPr>
                <w:rFonts w:cs="CordiaUPC"/>
              </w:rPr>
              <w:t xml:space="preserve">{1} is required when Product Specification is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{2}</w:t>
            </w:r>
            <w:r>
              <w:rPr>
                <w:rFonts w:cs="Angsana New"/>
                <w:cs/>
              </w:rPr>
              <w:t>”</w:t>
            </w:r>
          </w:p>
        </w:tc>
        <w:tc>
          <w:tcPr>
            <w:tcW w:w="1861" w:type="pct"/>
          </w:tcPr>
          <w:p w:rsidR="00D26AEB" w:rsidP="00D26AEB" w:rsidRDefault="00D26AEB" w14:paraId="14350E51" w14:textId="362FAE45">
            <w:pPr>
              <w:pStyle w:val="NoSpacing"/>
              <w:rPr>
                <w:rFonts w:ascii="CordiaUPC" w:hAnsi="CordiaUPC"/>
                <w:sz w:val="28"/>
              </w:rPr>
            </w:pPr>
            <w:r>
              <w:rPr>
                <w:rFonts w:hint="cs" w:ascii="CordiaUPC" w:hAnsi="CordiaUPC"/>
                <w:sz w:val="28"/>
                <w:cs/>
              </w:rPr>
              <w:t>ถ้า</w:t>
            </w:r>
            <w:r w:rsidRPr="00734543">
              <w:rPr>
                <w:rFonts w:hint="cs" w:ascii="CordiaUPC" w:hAnsi="CordiaUPC"/>
                <w:sz w:val="28"/>
                <w:cs/>
              </w:rPr>
              <w:t xml:space="preserve"> </w:t>
            </w:r>
            <w:r w:rsidRPr="00734543">
              <w:rPr>
                <w:rFonts w:ascii="CordiaUPC" w:hAnsi="CordiaUPC"/>
                <w:sz w:val="28"/>
              </w:rPr>
              <w:t xml:space="preserve">ProductSpecification </w:t>
            </w:r>
            <w:r w:rsidRPr="00734543">
              <w:rPr>
                <w:rFonts w:hint="cs" w:ascii="CordiaUPC" w:hAnsi="CordiaUPC"/>
                <w:sz w:val="28"/>
                <w:cs/>
              </w:rPr>
              <w:t xml:space="preserve">ที่เลือกมามีค่า </w:t>
            </w:r>
            <w:r w:rsidRPr="00734543">
              <w:rPr>
                <w:rFonts w:ascii="CordiaUPC" w:hAnsi="CordiaUPC"/>
                <w:sz w:val="28"/>
              </w:rPr>
              <w:t xml:space="preserve">Category Type </w:t>
            </w:r>
            <w:r w:rsidRPr="00734543">
              <w:rPr>
                <w:rFonts w:hint="cs" w:ascii="CordiaUPC" w:hAnsi="CordiaUPC"/>
                <w:sz w:val="28"/>
                <w:cs/>
              </w:rPr>
              <w:t>เป็น</w:t>
            </w:r>
            <w:r w:rsidR="009C59A5">
              <w:rPr>
                <w:rFonts w:ascii="CordiaUPC" w:hAnsi="CordiaUPC" w:cs="Angsana New"/>
                <w:sz w:val="28"/>
                <w:cs/>
              </w:rPr>
              <w:t xml:space="preserve"> “</w:t>
            </w:r>
            <w:r w:rsidR="009C59A5">
              <w:rPr>
                <w:rFonts w:ascii="CordiaUPC" w:hAnsi="CordiaUPC"/>
                <w:sz w:val="28"/>
              </w:rPr>
              <w:t>Karaoke</w:t>
            </w:r>
            <w:r w:rsidR="009C59A5">
              <w:rPr>
                <w:rFonts w:ascii="CordiaUPC" w:hAnsi="CordiaUPC" w:cs="Angsana New"/>
                <w:sz w:val="28"/>
                <w:cs/>
              </w:rPr>
              <w:t xml:space="preserve">” </w:t>
            </w:r>
            <w:r>
              <w:rPr>
                <w:rFonts w:hint="cs" w:ascii="CordiaUPC" w:hAnsi="CordiaUPC"/>
                <w:sz w:val="28"/>
                <w:cs/>
              </w:rPr>
              <w:t>ดังนั้น</w:t>
            </w:r>
            <w:r w:rsidR="009C59A5">
              <w:rPr>
                <w:rFonts w:hint="cs" w:ascii="CordiaUPC" w:hAnsi="CordiaUPC"/>
                <w:sz w:val="28"/>
                <w:cs/>
              </w:rPr>
              <w:t xml:space="preserve">จะต้องมีอย่างน้อย </w:t>
            </w:r>
            <w:r w:rsidR="009C59A5">
              <w:rPr>
                <w:rFonts w:ascii="CordiaUPC" w:hAnsi="CordiaUPC"/>
                <w:sz w:val="28"/>
              </w:rPr>
              <w:t>1 Row</w:t>
            </w:r>
            <w:r w:rsidR="009C59A5">
              <w:rPr>
                <w:rFonts w:hint="cs" w:ascii="CordiaUPC" w:hAnsi="CordiaUPC"/>
                <w:sz w:val="28"/>
                <w:cs/>
              </w:rPr>
              <w:t xml:space="preserve"> ที่มีค่า </w:t>
            </w:r>
            <w:r w:rsidR="009C59A5">
              <w:rPr>
                <w:rFonts w:ascii="CordiaUPC" w:hAnsi="CordiaUPC"/>
                <w:sz w:val="28"/>
              </w:rPr>
              <w:t xml:space="preserve">Service </w:t>
            </w:r>
            <w:r w:rsidR="009C59A5">
              <w:rPr>
                <w:rFonts w:hint="cs" w:ascii="CordiaUPC" w:hAnsi="CordiaUPC"/>
                <w:sz w:val="28"/>
                <w:cs/>
              </w:rPr>
              <w:t xml:space="preserve">เป็น </w:t>
            </w:r>
            <w:r w:rsidR="009C59A5">
              <w:rPr>
                <w:rFonts w:ascii="CordiaUPC" w:hAnsi="CordiaUPC" w:cs="Angsana New"/>
                <w:sz w:val="28"/>
                <w:cs/>
              </w:rPr>
              <w:t>“</w:t>
            </w:r>
            <w:r w:rsidR="009C59A5">
              <w:rPr>
                <w:rFonts w:ascii="CordiaUPC" w:hAnsi="CordiaUPC"/>
                <w:sz w:val="28"/>
              </w:rPr>
              <w:t>Karaoke</w:t>
            </w:r>
            <w:r w:rsidR="009C59A5">
              <w:rPr>
                <w:rFonts w:ascii="CordiaUPC" w:hAnsi="CordiaUPC" w:cs="Angsana New"/>
                <w:sz w:val="28"/>
                <w:cs/>
              </w:rPr>
              <w:t>”</w:t>
            </w:r>
          </w:p>
          <w:p w:rsidR="00D26AEB" w:rsidP="00D26AEB" w:rsidRDefault="00D26AEB" w14:paraId="5272F225" w14:textId="582EB094">
            <w:pPr>
              <w:pStyle w:val="NoSpacing"/>
              <w:rPr>
                <w:rFonts w:ascii="CordiaUPC" w:hAnsi="CordiaUPC"/>
                <w:sz w:val="28"/>
                <w:cs/>
              </w:rPr>
            </w:pPr>
            <w:r>
              <w:rPr>
                <w:rFonts w:ascii="CordiaUPC" w:hAnsi="CordiaUPC"/>
                <w:sz w:val="28"/>
              </w:rPr>
              <w:t xml:space="preserve">{1} </w:t>
            </w:r>
            <w:r>
              <w:rPr>
                <w:rFonts w:hint="cs" w:ascii="CordiaUPC" w:hAnsi="CordiaUPC"/>
                <w:sz w:val="28"/>
                <w:cs/>
              </w:rPr>
              <w:t xml:space="preserve">แทนค่าด้วย </w:t>
            </w:r>
            <w:r>
              <w:rPr>
                <w:rFonts w:ascii="CordiaUPC" w:hAnsi="CordiaUPC"/>
                <w:sz w:val="28"/>
              </w:rPr>
              <w:t>service</w:t>
            </w:r>
          </w:p>
          <w:p w:rsidR="00D26AEB" w:rsidP="00D26AEB" w:rsidRDefault="00D26AEB" w14:paraId="51AC61FB" w14:textId="56C345F3">
            <w:r>
              <w:t xml:space="preserve">{2} </w:t>
            </w:r>
            <w:r>
              <w:rPr>
                <w:rFonts w:hint="cs"/>
                <w:cs/>
              </w:rPr>
              <w:t xml:space="preserve">แทนค่าด้วย </w:t>
            </w:r>
            <w:r>
              <w:t xml:space="preserve">Product Specification </w:t>
            </w:r>
            <w:r>
              <w:rPr>
                <w:rFonts w:hint="cs"/>
                <w:cs/>
              </w:rPr>
              <w:t>ที่เลือกมาและมีค่า</w:t>
            </w:r>
            <w:r w:rsidRPr="00734543">
              <w:t xml:space="preserve"> Category Type </w:t>
            </w:r>
            <w:r>
              <w:rPr>
                <w:rFonts w:hint="cs"/>
                <w:cs/>
              </w:rPr>
              <w:t>เท่ากับ</w:t>
            </w:r>
            <w:r w:rsidRPr="00734543">
              <w:rPr>
                <w:rFonts w:hint="cs"/>
                <w:cs/>
              </w:rPr>
              <w:t xml:space="preserve"> </w:t>
            </w:r>
            <w:r>
              <w:t>service</w:t>
            </w:r>
          </w:p>
        </w:tc>
        <w:tc>
          <w:tcPr>
            <w:tcW w:w="735" w:type="pct"/>
          </w:tcPr>
          <w:p w:rsidR="00D26AEB" w:rsidP="00D26AEB" w:rsidRDefault="00D26AEB" w14:paraId="5D37B6F2" w14:textId="55910D9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9C59A5" w:rsidTr="005B0453" w14:paraId="2E032D85" w14:textId="77777777">
        <w:tc>
          <w:tcPr>
            <w:tcW w:w="778" w:type="pct"/>
          </w:tcPr>
          <w:p w:rsidR="009C59A5" w:rsidP="00D26AEB" w:rsidRDefault="009C59A5" w14:paraId="3C81FAA1" w14:textId="2C498A09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hAnsi="CordiaUPC" w:cs="CordiaUPC"/>
                <w:sz w:val="28"/>
                <w:szCs w:val="28"/>
              </w:rPr>
              <w:t>00004</w:t>
            </w:r>
          </w:p>
        </w:tc>
        <w:tc>
          <w:tcPr>
            <w:tcW w:w="1626" w:type="pct"/>
          </w:tcPr>
          <w:p w:rsidR="009C59A5" w:rsidP="00D26AEB" w:rsidRDefault="009C59A5" w14:paraId="6178BC24" w14:textId="1C415689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{1} is required when Product Specification is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{2}</w:t>
            </w:r>
            <w:r>
              <w:rPr>
                <w:rFonts w:cs="Angsana New"/>
                <w:cs/>
              </w:rPr>
              <w:t>”</w:t>
            </w:r>
          </w:p>
        </w:tc>
        <w:tc>
          <w:tcPr>
            <w:tcW w:w="1861" w:type="pct"/>
          </w:tcPr>
          <w:p w:rsidR="009C59A5" w:rsidP="009C59A5" w:rsidRDefault="009C59A5" w14:paraId="11A18264" w14:textId="7835D795">
            <w:pPr>
              <w:pStyle w:val="NoSpacing"/>
              <w:rPr>
                <w:rFonts w:ascii="CordiaUPC" w:hAnsi="CordiaUPC"/>
                <w:sz w:val="28"/>
              </w:rPr>
            </w:pPr>
            <w:r>
              <w:rPr>
                <w:rFonts w:hint="cs" w:ascii="CordiaUPC" w:hAnsi="CordiaUPC"/>
                <w:sz w:val="28"/>
                <w:cs/>
              </w:rPr>
              <w:t>ถ้า</w:t>
            </w:r>
            <w:r w:rsidRPr="00734543">
              <w:rPr>
                <w:rFonts w:hint="cs" w:ascii="CordiaUPC" w:hAnsi="CordiaUPC"/>
                <w:sz w:val="28"/>
                <w:cs/>
              </w:rPr>
              <w:t xml:space="preserve"> </w:t>
            </w:r>
            <w:r w:rsidRPr="00734543">
              <w:rPr>
                <w:rFonts w:ascii="CordiaUPC" w:hAnsi="CordiaUPC"/>
                <w:sz w:val="28"/>
              </w:rPr>
              <w:t xml:space="preserve">ProductSpecification </w:t>
            </w:r>
            <w:r w:rsidRPr="00734543">
              <w:rPr>
                <w:rFonts w:hint="cs" w:ascii="CordiaUPC" w:hAnsi="CordiaUPC"/>
                <w:sz w:val="28"/>
                <w:cs/>
              </w:rPr>
              <w:t xml:space="preserve">ที่เลือกมามีค่า </w:t>
            </w:r>
            <w:r w:rsidRPr="00734543">
              <w:rPr>
                <w:rFonts w:ascii="CordiaUPC" w:hAnsi="CordiaUPC"/>
                <w:sz w:val="28"/>
              </w:rPr>
              <w:t xml:space="preserve">Category Type </w:t>
            </w:r>
            <w:r w:rsidRPr="00734543">
              <w:rPr>
                <w:rFonts w:hint="cs" w:ascii="CordiaUPC" w:hAnsi="CordiaUPC"/>
                <w:sz w:val="28"/>
                <w:cs/>
              </w:rPr>
              <w:t>เป็น</w:t>
            </w:r>
            <w:r>
              <w:rPr>
                <w:rFonts w:ascii="CordiaUPC" w:hAnsi="CordiaUPC" w:cs="Angsana New"/>
                <w:sz w:val="28"/>
                <w:cs/>
              </w:rPr>
              <w:t xml:space="preserve"> </w:t>
            </w:r>
            <w:r w:rsidRPr="009C59A5">
              <w:rPr>
                <w:rFonts w:ascii="CordiaUPC" w:hAnsi="CordiaUPC"/>
                <w:sz w:val="28"/>
                <w:cs/>
              </w:rPr>
              <w:t>“</w:t>
            </w:r>
            <w:r w:rsidRPr="001A53F3">
              <w:rPr>
                <w:rFonts w:ascii="CordiaUPC" w:hAnsi="CordiaUPC"/>
                <w:sz w:val="28"/>
              </w:rPr>
              <w:t>Music Streaming</w:t>
            </w:r>
            <w:r w:rsidRPr="009C59A5">
              <w:rPr>
                <w:rFonts w:ascii="CordiaUPC" w:hAnsi="CordiaUPC"/>
                <w:sz w:val="28"/>
                <w:cs/>
              </w:rPr>
              <w:t>”</w:t>
            </w:r>
            <w:r w:rsidRPr="00952E5C">
              <w:rPr>
                <w:rFonts w:ascii="CordiaUPC" w:hAnsi="CordiaUPC"/>
                <w:sz w:val="28"/>
                <w:cs/>
              </w:rPr>
              <w:t xml:space="preserve"> </w:t>
            </w:r>
            <w:r>
              <w:rPr>
                <w:rFonts w:hint="cs" w:ascii="CordiaUPC" w:hAnsi="CordiaUPC"/>
                <w:sz w:val="28"/>
                <w:cs/>
              </w:rPr>
              <w:t>ดังนั้น</w:t>
            </w:r>
            <w:r>
              <w:rPr>
                <w:rFonts w:ascii="CordiaUPC" w:hAnsi="CordiaUPC" w:cs="Angsana New"/>
                <w:sz w:val="28"/>
                <w:cs/>
              </w:rPr>
              <w:t xml:space="preserve"> </w:t>
            </w:r>
            <w:r>
              <w:rPr>
                <w:rFonts w:hint="cs" w:ascii="CordiaUPC" w:hAnsi="CordiaUPC"/>
                <w:sz w:val="28"/>
                <w:cs/>
              </w:rPr>
              <w:t xml:space="preserve">จะต้องมีอย่างน้อย </w:t>
            </w:r>
            <w:r>
              <w:rPr>
                <w:rFonts w:ascii="CordiaUPC" w:hAnsi="CordiaUPC"/>
                <w:sz w:val="28"/>
              </w:rPr>
              <w:t>1 Row</w:t>
            </w:r>
            <w:r>
              <w:rPr>
                <w:rFonts w:hint="cs" w:ascii="CordiaUPC" w:hAnsi="CordiaUPC"/>
                <w:sz w:val="28"/>
                <w:cs/>
              </w:rPr>
              <w:t xml:space="preserve"> ที่มีค่า </w:t>
            </w:r>
            <w:r>
              <w:rPr>
                <w:rFonts w:ascii="CordiaUPC" w:hAnsi="CordiaUPC"/>
                <w:sz w:val="28"/>
              </w:rPr>
              <w:t xml:space="preserve">Service </w:t>
            </w:r>
            <w:r>
              <w:rPr>
                <w:rFonts w:hint="cs" w:ascii="CordiaUPC" w:hAnsi="CordiaUPC"/>
                <w:sz w:val="28"/>
                <w:cs/>
              </w:rPr>
              <w:t xml:space="preserve">เป็น </w:t>
            </w:r>
            <w:r>
              <w:rPr>
                <w:rFonts w:ascii="CordiaUPC" w:hAnsi="CordiaUPC" w:cs="Angsana New"/>
                <w:sz w:val="28"/>
                <w:cs/>
              </w:rPr>
              <w:t>“</w:t>
            </w:r>
            <w:r w:rsidRPr="0033449C">
              <w:rPr>
                <w:rFonts w:ascii="CordiaUPC" w:hAnsi="CordiaUPC"/>
                <w:sz w:val="28"/>
              </w:rPr>
              <w:t>Music Streaming</w:t>
            </w:r>
            <w:r>
              <w:rPr>
                <w:rFonts w:ascii="CordiaUPC" w:hAnsi="CordiaUPC" w:cs="Angsana New"/>
                <w:sz w:val="28"/>
                <w:cs/>
              </w:rPr>
              <w:t>”</w:t>
            </w:r>
          </w:p>
          <w:p w:rsidR="009C59A5" w:rsidP="009C59A5" w:rsidRDefault="009C59A5" w14:paraId="7C13E7C7" w14:textId="77777777">
            <w:pPr>
              <w:pStyle w:val="NoSpacing"/>
              <w:rPr>
                <w:rFonts w:ascii="CordiaUPC" w:hAnsi="CordiaUPC"/>
                <w:sz w:val="28"/>
                <w:cs/>
              </w:rPr>
            </w:pPr>
            <w:r>
              <w:rPr>
                <w:rFonts w:ascii="CordiaUPC" w:hAnsi="CordiaUPC"/>
                <w:sz w:val="28"/>
              </w:rPr>
              <w:t xml:space="preserve">{1} </w:t>
            </w:r>
            <w:r>
              <w:rPr>
                <w:rFonts w:hint="cs" w:ascii="CordiaUPC" w:hAnsi="CordiaUPC"/>
                <w:sz w:val="28"/>
                <w:cs/>
              </w:rPr>
              <w:t xml:space="preserve">แทนค่าด้วย </w:t>
            </w:r>
            <w:r>
              <w:rPr>
                <w:rFonts w:ascii="CordiaUPC" w:hAnsi="CordiaUPC"/>
                <w:sz w:val="28"/>
              </w:rPr>
              <w:t>service</w:t>
            </w:r>
          </w:p>
          <w:p w:rsidR="009C59A5" w:rsidP="00D26AEB" w:rsidRDefault="009C59A5" w14:paraId="6FD6A01F" w14:textId="22AFB900">
            <w:pPr>
              <w:pStyle w:val="NoSpacing"/>
              <w:rPr>
                <w:rFonts w:ascii="CordiaUPC" w:hAnsi="CordiaUPC"/>
                <w:sz w:val="28"/>
                <w:cs/>
              </w:rPr>
            </w:pPr>
            <w:r>
              <w:t xml:space="preserve">{2} </w:t>
            </w:r>
            <w:r>
              <w:rPr>
                <w:rFonts w:hint="cs"/>
                <w:cs/>
              </w:rPr>
              <w:t xml:space="preserve">แทนค่าด้วย </w:t>
            </w:r>
            <w:r w:rsidRPr="001A53F3">
              <w:rPr>
                <w:rFonts w:ascii="CordiaUPC" w:hAnsi="CordiaUPC"/>
                <w:sz w:val="28"/>
              </w:rPr>
              <w:t xml:space="preserve">Product Specification </w:t>
            </w:r>
            <w:r w:rsidRPr="001A53F3">
              <w:rPr>
                <w:rFonts w:ascii="CordiaUPC" w:hAnsi="CordiaUPC"/>
                <w:sz w:val="28"/>
                <w:cs/>
              </w:rPr>
              <w:t>ที่เลือกมาและมีค่า</w:t>
            </w:r>
            <w:r w:rsidRPr="001A53F3">
              <w:rPr>
                <w:rFonts w:ascii="CordiaUPC" w:hAnsi="CordiaUPC"/>
                <w:sz w:val="28"/>
              </w:rPr>
              <w:t xml:space="preserve"> Category Type </w:t>
            </w:r>
            <w:r w:rsidRPr="001A53F3">
              <w:rPr>
                <w:rFonts w:ascii="CordiaUPC" w:hAnsi="CordiaUPC"/>
                <w:sz w:val="28"/>
                <w:cs/>
              </w:rPr>
              <w:t xml:space="preserve">เท่ากับ </w:t>
            </w:r>
            <w:r w:rsidRPr="001A53F3">
              <w:rPr>
                <w:rFonts w:ascii="CordiaUPC" w:hAnsi="CordiaUPC"/>
                <w:sz w:val="28"/>
              </w:rPr>
              <w:t>service</w:t>
            </w:r>
          </w:p>
        </w:tc>
        <w:tc>
          <w:tcPr>
            <w:tcW w:w="735" w:type="pct"/>
          </w:tcPr>
          <w:p w:rsidR="009C59A5" w:rsidP="00D26AEB" w:rsidRDefault="009C59A5" w14:paraId="17C9A672" w14:textId="4A590AA5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9C59A5" w:rsidTr="005B0453" w14:paraId="080E5C2D" w14:textId="77777777">
        <w:tc>
          <w:tcPr>
            <w:tcW w:w="778" w:type="pct"/>
          </w:tcPr>
          <w:p w:rsidRPr="00792590" w:rsidR="009C59A5" w:rsidP="00D26AEB" w:rsidRDefault="009C59A5" w14:paraId="2DE628C3" w14:textId="1F0FB112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>
              <w:rPr>
                <w:rFonts w:hint="cs" w:ascii="CordiaUPC" w:hAnsi="CordiaUPC" w:cs="CordiaUPC"/>
                <w:sz w:val="28"/>
                <w:szCs w:val="28"/>
                <w:cs/>
                <w:lang w:bidi="th-TH"/>
              </w:rPr>
              <w:t>00001</w:t>
            </w:r>
          </w:p>
        </w:tc>
        <w:tc>
          <w:tcPr>
            <w:tcW w:w="1626" w:type="pct"/>
          </w:tcPr>
          <w:p w:rsidRPr="00E02D8D" w:rsidR="009C59A5" w:rsidP="00D26AEB" w:rsidRDefault="009C59A5" w14:paraId="71B68D1D" w14:textId="3655D13B">
            <w:pPr>
              <w:rPr>
                <w:rFonts w:cs="CordiaUPC"/>
              </w:rPr>
            </w:pPr>
            <w:r>
              <w:t>Bundle</w:t>
            </w:r>
            <w:r>
              <w:rPr>
                <w:rFonts w:hint="cs"/>
                <w:cs/>
              </w:rPr>
              <w:t xml:space="preserve"> </w:t>
            </w:r>
            <w:r>
              <w:t>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CordiaUPC"/>
              </w:rPr>
              <w:t>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Pr="00792590" w:rsidR="009C59A5" w:rsidP="00D26AEB" w:rsidRDefault="009C59A5" w14:paraId="03508E4B" w14:textId="42AFFB85">
            <w:pPr>
              <w:rPr>
                <w:rFonts w:cs="CordiaUPC"/>
              </w:rPr>
            </w:pPr>
            <w:r>
              <w:t>bundleType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จะต้องเป็น </w:t>
            </w:r>
            <w:r>
              <w:t>Mandatory</w:t>
            </w:r>
          </w:p>
        </w:tc>
        <w:tc>
          <w:tcPr>
            <w:tcW w:w="735" w:type="pct"/>
          </w:tcPr>
          <w:p w:rsidR="009C59A5" w:rsidP="00D26AEB" w:rsidRDefault="009C59A5" w14:paraId="446F975B" w14:textId="77777777">
            <w:pPr>
              <w:rPr>
                <w:rFonts w:cs="CordiaUPC"/>
                <w:szCs w:val="36"/>
              </w:rPr>
            </w:pPr>
          </w:p>
        </w:tc>
      </w:tr>
      <w:tr w:rsidR="009C59A5" w:rsidTr="005B0453" w14:paraId="795C5520" w14:textId="77777777">
        <w:tc>
          <w:tcPr>
            <w:tcW w:w="778" w:type="pct"/>
          </w:tcPr>
          <w:p w:rsidRPr="00792590" w:rsidR="009C59A5" w:rsidP="00D26AEB" w:rsidRDefault="009C59A5" w14:paraId="609E3EB5" w14:textId="0F41C88F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>
              <w:rPr>
                <w:rFonts w:hint="cs" w:ascii="CordiaUPC" w:hAnsi="CordiaUPC" w:cs="CordiaUPC"/>
                <w:sz w:val="28"/>
                <w:szCs w:val="28"/>
                <w:cs/>
                <w:lang w:bidi="th-TH"/>
              </w:rPr>
              <w:t>00001</w:t>
            </w:r>
          </w:p>
        </w:tc>
        <w:tc>
          <w:tcPr>
            <w:tcW w:w="1626" w:type="pct"/>
          </w:tcPr>
          <w:p w:rsidR="009C59A5" w:rsidP="00D26AEB" w:rsidRDefault="009C59A5" w14:paraId="663A95D3" w14:textId="60626777">
            <w:pPr>
              <w:tabs>
                <w:tab w:val="left" w:pos="1356"/>
              </w:tabs>
            </w:pPr>
            <w:r>
              <w:t>Source</w:t>
            </w:r>
            <w:r>
              <w:rPr>
                <w:rFonts w:hint="cs"/>
                <w:cs/>
              </w:rPr>
              <w:t xml:space="preserve"> </w:t>
            </w:r>
            <w:r>
              <w:t>Content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CordiaUPC"/>
              </w:rPr>
              <w:t>is required</w:t>
            </w:r>
            <w:r>
              <w:rPr>
                <w:rFonts w:cs="Angsana New"/>
                <w:cs/>
              </w:rPr>
              <w:t>.</w:t>
            </w:r>
          </w:p>
          <w:p w:rsidR="009C59A5" w:rsidP="00D26AEB" w:rsidRDefault="009C59A5" w14:paraId="31D883DD" w14:textId="77777777"/>
        </w:tc>
        <w:tc>
          <w:tcPr>
            <w:tcW w:w="1861" w:type="pct"/>
          </w:tcPr>
          <w:p w:rsidR="009C59A5" w:rsidP="00D26AEB" w:rsidRDefault="009C59A5" w14:paraId="7AD459EF" w14:textId="0095D024">
            <w:pPr>
              <w:tabs>
                <w:tab w:val="left" w:pos="1356"/>
              </w:tabs>
            </w:pPr>
            <w:r>
              <w:t>sourceContent</w:t>
            </w:r>
            <w:r>
              <w:rPr>
                <w:rFonts w:hint="cs"/>
                <w:cs/>
              </w:rPr>
              <w:t xml:space="preserve"> จะต้องเป็น </w:t>
            </w:r>
            <w:r>
              <w:t>Mandatory</w:t>
            </w:r>
          </w:p>
          <w:p w:rsidRPr="00792590" w:rsidR="009C59A5" w:rsidP="00D26AEB" w:rsidRDefault="009C59A5" w14:paraId="5A479485" w14:textId="77777777">
            <w:pPr>
              <w:rPr>
                <w:rFonts w:cs="CordiaUPC"/>
              </w:rPr>
            </w:pPr>
          </w:p>
        </w:tc>
        <w:tc>
          <w:tcPr>
            <w:tcW w:w="735" w:type="pct"/>
          </w:tcPr>
          <w:p w:rsidR="009C59A5" w:rsidP="00D26AEB" w:rsidRDefault="009C59A5" w14:paraId="071986FD" w14:textId="77777777">
            <w:pPr>
              <w:rPr>
                <w:rFonts w:cs="CordiaUPC"/>
                <w:szCs w:val="36"/>
              </w:rPr>
            </w:pPr>
          </w:p>
        </w:tc>
      </w:tr>
      <w:tr w:rsidR="009C59A5" w:rsidTr="000D29BA" w14:paraId="38004495" w14:textId="77777777">
        <w:tc>
          <w:tcPr>
            <w:tcW w:w="5000" w:type="pct"/>
            <w:gridSpan w:val="4"/>
            <w:shd w:val="clear" w:color="auto" w:fill="C2D69B" w:themeFill="accent3" w:themeFillTint="99"/>
          </w:tcPr>
          <w:p w:rsidR="009C59A5" w:rsidP="00D26AEB" w:rsidRDefault="009C59A5" w14:paraId="3EAAC2CF" w14:textId="643EDB73">
            <w:pPr>
              <w:pStyle w:val="HeaderTable"/>
            </w:pPr>
            <w:r>
              <w:t>Package Group</w:t>
            </w:r>
          </w:p>
        </w:tc>
      </w:tr>
      <w:tr w:rsidR="009C59A5" w:rsidTr="005B0453" w14:paraId="41C52B5F" w14:textId="77777777">
        <w:tc>
          <w:tcPr>
            <w:tcW w:w="778" w:type="pct"/>
          </w:tcPr>
          <w:p w:rsidR="009C59A5" w:rsidP="00D26AEB" w:rsidRDefault="009C59A5" w14:paraId="092D11EA" w14:textId="7F656745">
            <w:pPr>
              <w:rPr>
                <w:rFonts w:cs="CordiaUPC"/>
                <w:cs/>
              </w:rPr>
            </w:pPr>
            <w:bookmarkStart w:name="_Hlk39087763" w:id="25"/>
            <w:r>
              <w:t>00004</w:t>
            </w:r>
          </w:p>
        </w:tc>
        <w:tc>
          <w:tcPr>
            <w:tcW w:w="1626" w:type="pct"/>
          </w:tcPr>
          <w:p w:rsidR="009C59A5" w:rsidP="00D26AEB" w:rsidRDefault="009C59A5" w14:paraId="21150066" w14:textId="2252EAE3">
            <w:pPr>
              <w:tabs>
                <w:tab w:val="left" w:pos="1356"/>
              </w:tabs>
            </w:pPr>
            <w:r>
              <w:rPr>
                <w:color w:val="000000" w:themeColor="text1"/>
              </w:rPr>
              <w:t>Package</w:t>
            </w:r>
            <w:r>
              <w:rPr>
                <w:rFonts w:hint="cs"/>
                <w:color w:val="000000" w:themeColor="text1"/>
                <w:cs/>
              </w:rPr>
              <w:t xml:space="preserve"> </w:t>
            </w:r>
            <w:r>
              <w:rPr>
                <w:color w:val="000000" w:themeColor="text1"/>
              </w:rPr>
              <w:t>Group</w:t>
            </w:r>
            <w:r>
              <w:rPr>
                <w:rFonts w:hint="cs"/>
                <w:color w:val="000000" w:themeColor="text1"/>
                <w:cs/>
              </w:rPr>
              <w:t xml:space="preserve"> </w:t>
            </w:r>
            <w:r>
              <w:rPr>
                <w:color w:val="000000" w:themeColor="text1"/>
              </w:rPr>
              <w:t>Name</w:t>
            </w:r>
            <w:r>
              <w:rPr>
                <w:rFonts w:hint="cs"/>
                <w:color w:val="000000" w:themeColor="text1"/>
                <w:cs/>
              </w:rPr>
              <w:t xml:space="preserve"> </w:t>
            </w:r>
            <w:r>
              <w:rPr>
                <w:color w:val="000000" w:themeColor="text1"/>
              </w:rPr>
              <w:t>is required</w:t>
            </w:r>
            <w:r>
              <w:t xml:space="preserve"> when Source</w:t>
            </w:r>
            <w:r>
              <w:rPr>
                <w:rFonts w:hint="cs"/>
                <w:cs/>
              </w:rPr>
              <w:t xml:space="preserve"> </w:t>
            </w:r>
            <w:r>
              <w:t xml:space="preserve">Content is </w:t>
            </w:r>
            <w:r>
              <w:rPr>
                <w:rFonts w:cs="Angsana New"/>
                <w:cs/>
              </w:rPr>
              <w:t>“</w:t>
            </w:r>
            <w:r>
              <w:t>Package Group</w:t>
            </w:r>
            <w:r>
              <w:rPr>
                <w:rFonts w:cs="Angsana New"/>
                <w:cs/>
              </w:rPr>
              <w:t>”</w:t>
            </w:r>
            <w:r>
              <w:rPr>
                <w:rFonts w:cs="Angsana New"/>
                <w:color w:val="000000" w:themeColor="text1"/>
                <w:cs/>
              </w:rPr>
              <w:t>.</w:t>
            </w:r>
          </w:p>
        </w:tc>
        <w:tc>
          <w:tcPr>
            <w:tcW w:w="1861" w:type="pct"/>
          </w:tcPr>
          <w:p w:rsidR="009C59A5" w:rsidP="00D26AEB" w:rsidRDefault="009C59A5" w14:paraId="3DBCF9FC" w14:textId="763CE766">
            <w:pPr>
              <w:tabs>
                <w:tab w:val="left" w:pos="1356"/>
              </w:tabs>
            </w:pPr>
            <w:r>
              <w:rPr>
                <w:color w:val="000000" w:themeColor="text1"/>
              </w:rPr>
              <w:t>packageGroupName</w:t>
            </w:r>
            <w:r>
              <w:rPr>
                <w:rFonts w:cs="Angsana New"/>
                <w:color w:val="000000" w:themeColor="text1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เป็น </w:t>
            </w:r>
            <w:r>
              <w:t xml:space="preserve">Mandatory </w:t>
            </w:r>
            <w:r>
              <w:rPr>
                <w:rFonts w:hint="cs"/>
                <w:cs/>
              </w:rPr>
              <w:t>เมื่อ</w:t>
            </w:r>
            <w:r>
              <w:rPr>
                <w:rFonts w:cs="Angsana New"/>
                <w:cs/>
              </w:rPr>
              <w:t xml:space="preserve"> </w:t>
            </w:r>
            <w:r>
              <w:t>Source</w:t>
            </w:r>
            <w:r>
              <w:rPr>
                <w:rFonts w:hint="cs"/>
                <w:cs/>
              </w:rPr>
              <w:t xml:space="preserve"> </w:t>
            </w:r>
            <w:r>
              <w:t xml:space="preserve">Content </w:t>
            </w:r>
            <w:r>
              <w:rPr>
                <w:rFonts w:hint="cs"/>
                <w:cs/>
              </w:rPr>
              <w:t>เป็น</w:t>
            </w:r>
            <w:r>
              <w:rPr>
                <w:rFonts w:cs="Angsana New"/>
                <w:cs/>
              </w:rPr>
              <w:t xml:space="preserve"> “</w:t>
            </w:r>
            <w:r>
              <w:t>Package Group</w:t>
            </w:r>
            <w:r>
              <w:rPr>
                <w:rFonts w:cs="Angsana New"/>
                <w:cs/>
              </w:rPr>
              <w:t>”</w:t>
            </w:r>
            <w:r>
              <w:rPr>
                <w:rFonts w:cs="Angsana New"/>
                <w:color w:val="000000" w:themeColor="text1"/>
                <w:cs/>
              </w:rPr>
              <w:t>.</w:t>
            </w:r>
          </w:p>
        </w:tc>
        <w:tc>
          <w:tcPr>
            <w:tcW w:w="735" w:type="pct"/>
          </w:tcPr>
          <w:p w:rsidR="009C59A5" w:rsidP="00D26AEB" w:rsidRDefault="009C59A5" w14:paraId="15CF037A" w14:textId="77777777">
            <w:pPr>
              <w:rPr>
                <w:rFonts w:cs="CordiaUPC"/>
                <w:szCs w:val="36"/>
              </w:rPr>
            </w:pPr>
          </w:p>
        </w:tc>
      </w:tr>
      <w:bookmarkEnd w:id="25"/>
      <w:tr w:rsidR="009C59A5" w:rsidTr="005B0453" w14:paraId="24432384" w14:textId="77777777">
        <w:tc>
          <w:tcPr>
            <w:tcW w:w="778" w:type="pct"/>
          </w:tcPr>
          <w:p w:rsidR="009C59A5" w:rsidP="00D26AEB" w:rsidRDefault="009C59A5" w14:paraId="0788D73E" w14:textId="2EC95DAC">
            <w:r>
              <w:t>00004</w:t>
            </w:r>
          </w:p>
        </w:tc>
        <w:tc>
          <w:tcPr>
            <w:tcW w:w="1626" w:type="pct"/>
          </w:tcPr>
          <w:p w:rsidR="009C59A5" w:rsidP="00D26AEB" w:rsidRDefault="009C59A5" w14:paraId="27B61135" w14:textId="4B8775BB">
            <w:pPr>
              <w:tabs>
                <w:tab w:val="left" w:pos="1356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  <w:t>Platform</w:t>
            </w:r>
            <w:r>
              <w:rPr>
                <w:rFonts w:hint="cs"/>
                <w:color w:val="000000" w:themeColor="text1"/>
                <w:cs/>
              </w:rPr>
              <w:t xml:space="preserve"> </w:t>
            </w:r>
            <w:r>
              <w:rPr>
                <w:color w:val="000000" w:themeColor="text1"/>
              </w:rPr>
              <w:t>is required</w:t>
            </w:r>
            <w:r>
              <w:t xml:space="preserve"> when Source</w:t>
            </w:r>
            <w:r>
              <w:rPr>
                <w:rFonts w:hint="cs"/>
                <w:cs/>
              </w:rPr>
              <w:t xml:space="preserve"> </w:t>
            </w:r>
            <w:r>
              <w:t xml:space="preserve">Content is </w:t>
            </w:r>
            <w:r>
              <w:rPr>
                <w:rFonts w:cs="Angsana New"/>
                <w:cs/>
              </w:rPr>
              <w:t>“</w:t>
            </w:r>
            <w:r>
              <w:t>Package Group</w:t>
            </w:r>
            <w:r>
              <w:rPr>
                <w:rFonts w:cs="Angsana New"/>
                <w:cs/>
              </w:rPr>
              <w:t>”</w:t>
            </w:r>
            <w:r>
              <w:rPr>
                <w:rFonts w:cs="Angsana New"/>
                <w:color w:val="000000" w:themeColor="text1"/>
                <w:cs/>
              </w:rPr>
              <w:t>.</w:t>
            </w:r>
          </w:p>
        </w:tc>
        <w:tc>
          <w:tcPr>
            <w:tcW w:w="1861" w:type="pct"/>
          </w:tcPr>
          <w:p w:rsidR="009C59A5" w:rsidP="00D26AEB" w:rsidRDefault="009C59A5" w14:paraId="0EBEF420" w14:textId="1D5B4001">
            <w:pPr>
              <w:tabs>
                <w:tab w:val="left" w:pos="1356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  <w:t>Platform</w:t>
            </w:r>
            <w:r>
              <w:rPr>
                <w:rFonts w:cs="Angsana New"/>
                <w:color w:val="000000" w:themeColor="text1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เป็น </w:t>
            </w:r>
            <w:r>
              <w:t xml:space="preserve">Mandatory </w:t>
            </w:r>
            <w:r>
              <w:rPr>
                <w:rFonts w:hint="cs"/>
                <w:cs/>
              </w:rPr>
              <w:t>เมื่อ</w:t>
            </w:r>
            <w:r>
              <w:rPr>
                <w:rFonts w:cs="Angsana New"/>
                <w:cs/>
              </w:rPr>
              <w:t xml:space="preserve"> </w:t>
            </w:r>
            <w:r>
              <w:t>Source</w:t>
            </w:r>
            <w:r>
              <w:rPr>
                <w:rFonts w:hint="cs"/>
                <w:cs/>
              </w:rPr>
              <w:t xml:space="preserve"> </w:t>
            </w:r>
            <w:r>
              <w:t xml:space="preserve">Content </w:t>
            </w:r>
            <w:r>
              <w:rPr>
                <w:rFonts w:hint="cs"/>
                <w:cs/>
              </w:rPr>
              <w:t>เป็น</w:t>
            </w:r>
            <w:r>
              <w:rPr>
                <w:rFonts w:cs="Angsana New"/>
                <w:cs/>
              </w:rPr>
              <w:t xml:space="preserve"> “</w:t>
            </w:r>
            <w:r>
              <w:t>Package Group</w:t>
            </w:r>
            <w:r>
              <w:rPr>
                <w:rFonts w:cs="Angsana New"/>
                <w:cs/>
              </w:rPr>
              <w:t>”</w:t>
            </w:r>
            <w:r>
              <w:rPr>
                <w:rFonts w:cs="Angsana New"/>
                <w:color w:val="000000" w:themeColor="text1"/>
                <w:cs/>
              </w:rPr>
              <w:t>.</w:t>
            </w:r>
          </w:p>
        </w:tc>
        <w:tc>
          <w:tcPr>
            <w:tcW w:w="735" w:type="pct"/>
          </w:tcPr>
          <w:p w:rsidR="009C59A5" w:rsidP="00D26AEB" w:rsidRDefault="009C59A5" w14:paraId="4EA8293F" w14:textId="77777777">
            <w:pPr>
              <w:rPr>
                <w:rFonts w:cs="CordiaUPC"/>
                <w:szCs w:val="36"/>
              </w:rPr>
            </w:pPr>
          </w:p>
        </w:tc>
      </w:tr>
      <w:tr w:rsidR="009C59A5" w:rsidTr="005B0453" w14:paraId="65F8989F" w14:textId="77777777">
        <w:tc>
          <w:tcPr>
            <w:tcW w:w="778" w:type="pct"/>
          </w:tcPr>
          <w:p w:rsidR="009C59A5" w:rsidP="00D26AEB" w:rsidRDefault="009C59A5" w14:paraId="2826C2E1" w14:textId="3789ACF8">
            <w:r w:rsidRPr="00404475">
              <w:rPr>
                <w:rFonts w:cs="CordiaUPC"/>
              </w:rPr>
              <w:t>00024</w:t>
            </w:r>
          </w:p>
        </w:tc>
        <w:tc>
          <w:tcPr>
            <w:tcW w:w="1626" w:type="pct"/>
          </w:tcPr>
          <w:p w:rsidR="009C59A5" w:rsidP="00D26AEB" w:rsidRDefault="009C59A5" w14:paraId="720EE942" w14:textId="37BD7418">
            <w:pPr>
              <w:tabs>
                <w:tab w:val="left" w:pos="1356"/>
              </w:tabs>
              <w:rPr>
                <w:color w:val="000000" w:themeColor="text1"/>
              </w:rPr>
            </w:pPr>
            <w:r w:rsidRPr="00320462">
              <w:rPr>
                <w:color w:val="000000" w:themeColor="text1"/>
              </w:rPr>
              <w:t xml:space="preserve">Package Group </w:t>
            </w:r>
            <w:r>
              <w:rPr>
                <w:color w:val="000000" w:themeColor="text1"/>
              </w:rPr>
              <w:t>Detail</w:t>
            </w:r>
            <w:r w:rsidRPr="00320462">
              <w:rPr>
                <w:color w:val="000000" w:themeColor="text1"/>
              </w:rPr>
              <w:t xml:space="preserve"> Table</w:t>
            </w:r>
            <w:r>
              <w:t xml:space="preserve"> must have value at least 1 row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9C59A5" w:rsidP="00D26AEB" w:rsidRDefault="009C59A5" w14:paraId="411779AB" w14:textId="7A1B99ED">
            <w:pPr>
              <w:tabs>
                <w:tab w:val="left" w:pos="1356"/>
              </w:tabs>
              <w:rPr>
                <w:color w:val="000000" w:themeColor="text1"/>
              </w:rPr>
            </w:pPr>
            <w:r w:rsidRPr="00320462">
              <w:rPr>
                <w:color w:val="000000" w:themeColor="text1"/>
              </w:rPr>
              <w:t xml:space="preserve">Package Group </w:t>
            </w:r>
            <w:r>
              <w:rPr>
                <w:color w:val="000000" w:themeColor="text1"/>
              </w:rPr>
              <w:t>Detail</w:t>
            </w:r>
            <w:r w:rsidRPr="00320462">
              <w:rPr>
                <w:color w:val="000000" w:themeColor="text1"/>
              </w:rPr>
              <w:t xml:space="preserve"> Table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ต้องมีอย่างน้อย </w:t>
            </w:r>
            <w:r>
              <w:rPr>
                <w:rFonts w:cs="CordiaUPC"/>
              </w:rPr>
              <w:t xml:space="preserve">1 row </w:t>
            </w:r>
            <w:r>
              <w:rPr>
                <w:rFonts w:hint="cs"/>
                <w:cs/>
              </w:rPr>
              <w:t>เมื่อ</w:t>
            </w:r>
            <w:r>
              <w:rPr>
                <w:rFonts w:cs="Angsana New"/>
                <w:cs/>
              </w:rPr>
              <w:t xml:space="preserve"> </w:t>
            </w:r>
            <w:r>
              <w:t>Source</w:t>
            </w:r>
            <w:r>
              <w:rPr>
                <w:rFonts w:hint="cs"/>
                <w:cs/>
              </w:rPr>
              <w:t xml:space="preserve"> </w:t>
            </w:r>
            <w:r>
              <w:t xml:space="preserve">Content </w:t>
            </w:r>
            <w:r>
              <w:rPr>
                <w:rFonts w:hint="cs"/>
                <w:cs/>
              </w:rPr>
              <w:t>เป็น</w:t>
            </w:r>
            <w:r>
              <w:rPr>
                <w:rFonts w:cs="Angsana New"/>
                <w:cs/>
              </w:rPr>
              <w:t xml:space="preserve"> “</w:t>
            </w:r>
            <w:r>
              <w:t>Package Group</w:t>
            </w:r>
            <w:r>
              <w:rPr>
                <w:rFonts w:cs="Angsana New"/>
                <w:cs/>
              </w:rPr>
              <w:t>”</w:t>
            </w:r>
            <w:r>
              <w:rPr>
                <w:rFonts w:cs="Angsana New"/>
                <w:color w:val="000000" w:themeColor="text1"/>
                <w:cs/>
              </w:rPr>
              <w:t>.</w:t>
            </w:r>
          </w:p>
        </w:tc>
        <w:tc>
          <w:tcPr>
            <w:tcW w:w="735" w:type="pct"/>
          </w:tcPr>
          <w:p w:rsidR="009C59A5" w:rsidP="00D26AEB" w:rsidRDefault="009C59A5" w14:paraId="3CA37627" w14:textId="77777777">
            <w:pPr>
              <w:rPr>
                <w:rFonts w:cs="CordiaUPC"/>
                <w:szCs w:val="36"/>
              </w:rPr>
            </w:pPr>
          </w:p>
        </w:tc>
      </w:tr>
      <w:tr w:rsidR="009C59A5" w:rsidTr="000D29BA" w14:paraId="5049E52D" w14:textId="77777777">
        <w:tc>
          <w:tcPr>
            <w:tcW w:w="5000" w:type="pct"/>
            <w:gridSpan w:val="4"/>
            <w:shd w:val="clear" w:color="auto" w:fill="C2D69B" w:themeFill="accent3" w:themeFillTint="99"/>
          </w:tcPr>
          <w:p w:rsidR="009C59A5" w:rsidP="00D26AEB" w:rsidRDefault="009C59A5" w14:paraId="7A5CAC46" w14:textId="74D2804F">
            <w:pPr>
              <w:pStyle w:val="HeaderTable"/>
            </w:pPr>
            <w:r>
              <w:t>End Package Group</w:t>
            </w:r>
          </w:p>
        </w:tc>
      </w:tr>
      <w:tr w:rsidR="009C59A5" w:rsidTr="000D29BA" w14:paraId="045A9561" w14:textId="77777777">
        <w:tc>
          <w:tcPr>
            <w:tcW w:w="5000" w:type="pct"/>
            <w:gridSpan w:val="4"/>
            <w:shd w:val="clear" w:color="auto" w:fill="C2D69B" w:themeFill="accent3" w:themeFillTint="99"/>
          </w:tcPr>
          <w:p w:rsidR="009C59A5" w:rsidP="00D26AEB" w:rsidRDefault="009C59A5" w14:paraId="3F56E9F8" w14:textId="58EDED4A">
            <w:pPr>
              <w:pStyle w:val="HeaderTable"/>
            </w:pPr>
            <w:r>
              <w:t>Content Partner</w:t>
            </w:r>
          </w:p>
        </w:tc>
      </w:tr>
      <w:tr w:rsidR="009C59A5" w:rsidTr="005B0453" w14:paraId="2A8C878F" w14:textId="77777777">
        <w:tc>
          <w:tcPr>
            <w:tcW w:w="778" w:type="pct"/>
          </w:tcPr>
          <w:p w:rsidR="009C59A5" w:rsidP="00D26AEB" w:rsidRDefault="009C59A5" w14:paraId="22216C41" w14:textId="4D2E2C46">
            <w:pPr>
              <w:rPr>
                <w:rFonts w:cs="CordiaUPC"/>
                <w:cs/>
              </w:rPr>
            </w:pPr>
            <w:r>
              <w:t>00004</w:t>
            </w:r>
          </w:p>
        </w:tc>
        <w:tc>
          <w:tcPr>
            <w:tcW w:w="1626" w:type="pct"/>
          </w:tcPr>
          <w:p w:rsidR="009C59A5" w:rsidP="00D26AEB" w:rsidRDefault="009C59A5" w14:paraId="7742AE0F" w14:textId="4EFE091A">
            <w:pPr>
              <w:tabs>
                <w:tab w:val="left" w:pos="1356"/>
              </w:tabs>
            </w:pPr>
            <w:r>
              <w:rPr>
                <w:color w:val="000000" w:themeColor="text1"/>
              </w:rPr>
              <w:t>Model Sharing Name is required</w:t>
            </w:r>
            <w:r>
              <w:rPr>
                <w:rFonts w:cs="Angsana New"/>
                <w:color w:val="000000" w:themeColor="text1"/>
                <w:cs/>
              </w:rPr>
              <w:t xml:space="preserve"> </w:t>
            </w:r>
            <w:r>
              <w:t>when Source</w:t>
            </w:r>
            <w:r>
              <w:rPr>
                <w:rFonts w:hint="cs"/>
                <w:cs/>
              </w:rPr>
              <w:t xml:space="preserve"> </w:t>
            </w:r>
            <w:r>
              <w:t xml:space="preserve">Content is </w:t>
            </w:r>
            <w:r>
              <w:rPr>
                <w:rFonts w:cs="Angsana New"/>
                <w:cs/>
              </w:rPr>
              <w:t>“</w:t>
            </w:r>
            <w:r>
              <w:t>Content Partner</w:t>
            </w:r>
            <w:r>
              <w:rPr>
                <w:rFonts w:cs="Angsana New"/>
                <w:cs/>
              </w:rPr>
              <w:t>”</w:t>
            </w:r>
            <w:r>
              <w:rPr>
                <w:rFonts w:cs="Angsana New"/>
                <w:color w:val="000000" w:themeColor="text1"/>
                <w:cs/>
              </w:rPr>
              <w:t>.</w:t>
            </w:r>
          </w:p>
        </w:tc>
        <w:tc>
          <w:tcPr>
            <w:tcW w:w="1861" w:type="pct"/>
          </w:tcPr>
          <w:p w:rsidR="009C59A5" w:rsidP="00D26AEB" w:rsidRDefault="009C59A5" w14:paraId="541C7B58" w14:textId="2F3125C0">
            <w:pPr>
              <w:tabs>
                <w:tab w:val="left" w:pos="1356"/>
              </w:tabs>
            </w:pPr>
            <w:r>
              <w:rPr>
                <w:color w:val="000000" w:themeColor="text1"/>
              </w:rPr>
              <w:t>modelSharingNameCp</w:t>
            </w:r>
            <w:r w:rsidDel="007428F7">
              <w:rPr>
                <w:rFonts w:cs="Angsana New"/>
                <w:color w:val="000000" w:themeColor="text1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เป็น </w:t>
            </w:r>
            <w:r>
              <w:t xml:space="preserve">Mandatory </w:t>
            </w:r>
            <w:r>
              <w:rPr>
                <w:rFonts w:hint="cs"/>
                <w:cs/>
              </w:rPr>
              <w:t>เมื่อ</w:t>
            </w:r>
            <w:r>
              <w:rPr>
                <w:rFonts w:cs="Angsana New"/>
                <w:cs/>
              </w:rPr>
              <w:t xml:space="preserve"> </w:t>
            </w:r>
            <w:r>
              <w:t>Source</w:t>
            </w:r>
            <w:r>
              <w:rPr>
                <w:rFonts w:hint="cs"/>
                <w:cs/>
              </w:rPr>
              <w:t xml:space="preserve"> </w:t>
            </w:r>
            <w:r>
              <w:t xml:space="preserve">Content </w:t>
            </w:r>
            <w:r>
              <w:rPr>
                <w:rFonts w:hint="cs"/>
                <w:cs/>
              </w:rPr>
              <w:t>เป็น</w:t>
            </w:r>
            <w:r>
              <w:rPr>
                <w:rFonts w:cs="Angsana New"/>
                <w:cs/>
              </w:rPr>
              <w:t xml:space="preserve"> “</w:t>
            </w:r>
            <w:r>
              <w:t>Content Partner</w:t>
            </w:r>
            <w:r>
              <w:rPr>
                <w:rFonts w:cs="Angsana New"/>
                <w:cs/>
              </w:rPr>
              <w:t>”</w:t>
            </w:r>
            <w:r>
              <w:rPr>
                <w:rFonts w:cs="Angsana New"/>
                <w:color w:val="000000" w:themeColor="text1"/>
                <w:cs/>
              </w:rPr>
              <w:t>.</w:t>
            </w:r>
          </w:p>
        </w:tc>
        <w:tc>
          <w:tcPr>
            <w:tcW w:w="735" w:type="pct"/>
          </w:tcPr>
          <w:p w:rsidR="009C59A5" w:rsidP="00D26AEB" w:rsidRDefault="009C59A5" w14:paraId="63B4CF96" w14:textId="77777777">
            <w:pPr>
              <w:rPr>
                <w:rFonts w:cs="CordiaUPC"/>
                <w:szCs w:val="36"/>
              </w:rPr>
            </w:pPr>
          </w:p>
        </w:tc>
      </w:tr>
      <w:tr w:rsidR="009C59A5" w:rsidTr="000D29BA" w14:paraId="3DEA1FB4" w14:textId="77777777">
        <w:tc>
          <w:tcPr>
            <w:tcW w:w="778" w:type="pct"/>
          </w:tcPr>
          <w:p w:rsidR="009C59A5" w:rsidP="00D26AEB" w:rsidRDefault="009C59A5" w14:paraId="13C54E02" w14:textId="7FE9BB95">
            <w:pPr>
              <w:rPr>
                <w:rFonts w:cs="CordiaUPC"/>
                <w:cs/>
              </w:rPr>
            </w:pPr>
            <w:r>
              <w:t>00004</w:t>
            </w:r>
          </w:p>
        </w:tc>
        <w:tc>
          <w:tcPr>
            <w:tcW w:w="1626" w:type="pct"/>
          </w:tcPr>
          <w:p w:rsidR="009C59A5" w:rsidP="00D26AEB" w:rsidRDefault="009C59A5" w14:paraId="134E5DFF" w14:textId="7395C2BF">
            <w:pPr>
              <w:tabs>
                <w:tab w:val="left" w:pos="1356"/>
              </w:tabs>
            </w:pPr>
            <w:r>
              <w:t xml:space="preserve">Model Sharing </w:t>
            </w:r>
            <w:r>
              <w:rPr>
                <w:color w:val="000000" w:themeColor="text1"/>
              </w:rPr>
              <w:t>is required</w:t>
            </w:r>
            <w:r>
              <w:rPr>
                <w:rFonts w:cs="Angsana New"/>
                <w:color w:val="000000" w:themeColor="text1"/>
                <w:cs/>
              </w:rPr>
              <w:t xml:space="preserve"> </w:t>
            </w:r>
            <w:r>
              <w:t>when Source</w:t>
            </w:r>
            <w:r>
              <w:rPr>
                <w:rFonts w:hint="cs"/>
                <w:cs/>
              </w:rPr>
              <w:t xml:space="preserve"> </w:t>
            </w:r>
            <w:r>
              <w:t xml:space="preserve">Content is </w:t>
            </w:r>
            <w:r>
              <w:rPr>
                <w:rFonts w:cs="Angsana New"/>
                <w:cs/>
              </w:rPr>
              <w:t>“</w:t>
            </w:r>
            <w:r>
              <w:t>Content Partner</w:t>
            </w:r>
            <w:r>
              <w:rPr>
                <w:rFonts w:cs="Angsana New"/>
                <w:cs/>
              </w:rPr>
              <w:t>”</w:t>
            </w:r>
            <w:r>
              <w:rPr>
                <w:rFonts w:cs="Angsana New"/>
                <w:color w:val="000000" w:themeColor="text1"/>
                <w:cs/>
              </w:rPr>
              <w:t>.</w:t>
            </w:r>
          </w:p>
        </w:tc>
        <w:tc>
          <w:tcPr>
            <w:tcW w:w="1861" w:type="pct"/>
          </w:tcPr>
          <w:p w:rsidR="009C59A5" w:rsidP="00D26AEB" w:rsidRDefault="009C59A5" w14:paraId="4078CD1D" w14:textId="1A95E23B">
            <w:pPr>
              <w:tabs>
                <w:tab w:val="left" w:pos="1356"/>
              </w:tabs>
            </w:pPr>
            <w:r>
              <w:rPr>
                <w:color w:val="000000" w:themeColor="text1"/>
              </w:rPr>
              <w:t>modelSharingCp</w:t>
            </w:r>
            <w:r>
              <w:rPr>
                <w:rFonts w:cs="Angsana New"/>
                <w:color w:val="000000" w:themeColor="text1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เป็น </w:t>
            </w:r>
            <w:r>
              <w:t xml:space="preserve">Mandatory </w:t>
            </w:r>
            <w:r>
              <w:rPr>
                <w:rFonts w:hint="cs"/>
                <w:cs/>
              </w:rPr>
              <w:t>เมื่อ</w:t>
            </w:r>
            <w:r>
              <w:t xml:space="preserve"> Source</w:t>
            </w:r>
            <w:r>
              <w:rPr>
                <w:rFonts w:hint="cs"/>
                <w:cs/>
              </w:rPr>
              <w:t xml:space="preserve"> </w:t>
            </w:r>
            <w:r>
              <w:t xml:space="preserve">Content </w:t>
            </w:r>
            <w:r>
              <w:rPr>
                <w:rFonts w:hint="cs"/>
                <w:cs/>
              </w:rPr>
              <w:t>เป็น</w:t>
            </w:r>
            <w:r>
              <w:rPr>
                <w:rFonts w:cs="Angsana New"/>
                <w:cs/>
              </w:rPr>
              <w:t xml:space="preserve"> “</w:t>
            </w:r>
            <w:r>
              <w:t>Content Partner</w:t>
            </w:r>
            <w:r>
              <w:rPr>
                <w:rFonts w:cs="Angsana New"/>
                <w:cs/>
              </w:rPr>
              <w:t>”</w:t>
            </w:r>
            <w:r>
              <w:rPr>
                <w:rFonts w:cs="Angsana New"/>
                <w:color w:val="000000" w:themeColor="text1"/>
                <w:cs/>
              </w:rPr>
              <w:t>.</w:t>
            </w:r>
          </w:p>
        </w:tc>
        <w:tc>
          <w:tcPr>
            <w:tcW w:w="735" w:type="pct"/>
          </w:tcPr>
          <w:p w:rsidR="009C59A5" w:rsidP="00D26AEB" w:rsidRDefault="009C59A5" w14:paraId="7561A454" w14:textId="77777777">
            <w:pPr>
              <w:rPr>
                <w:rFonts w:cs="CordiaUPC"/>
                <w:szCs w:val="36"/>
              </w:rPr>
            </w:pPr>
          </w:p>
        </w:tc>
      </w:tr>
      <w:tr w:rsidR="009C59A5" w:rsidTr="000D29BA" w14:paraId="54DF160C" w14:textId="77777777">
        <w:tc>
          <w:tcPr>
            <w:tcW w:w="778" w:type="pct"/>
          </w:tcPr>
          <w:p w:rsidR="009C59A5" w:rsidP="00D26AEB" w:rsidRDefault="009C59A5" w14:paraId="59CF1986" w14:textId="44CE36E5">
            <w:pPr>
              <w:rPr>
                <w:rFonts w:cs="CordiaUPC"/>
                <w:cs/>
              </w:rPr>
            </w:pPr>
            <w:r>
              <w:t>00004</w:t>
            </w:r>
          </w:p>
        </w:tc>
        <w:tc>
          <w:tcPr>
            <w:tcW w:w="1626" w:type="pct"/>
          </w:tcPr>
          <w:p w:rsidR="009C59A5" w:rsidP="00D26AEB" w:rsidRDefault="009C59A5" w14:paraId="79132169" w14:textId="701FF643">
            <w:pPr>
              <w:tabs>
                <w:tab w:val="left" w:pos="1356"/>
              </w:tabs>
            </w:pPr>
            <w:r>
              <w:t xml:space="preserve">Platform </w:t>
            </w:r>
            <w:r>
              <w:rPr>
                <w:color w:val="000000" w:themeColor="text1"/>
              </w:rPr>
              <w:t>is required</w:t>
            </w:r>
            <w:r>
              <w:rPr>
                <w:rFonts w:cs="Angsana New"/>
                <w:color w:val="000000" w:themeColor="text1"/>
                <w:cs/>
              </w:rPr>
              <w:t xml:space="preserve"> </w:t>
            </w:r>
            <w:r>
              <w:t>when Source</w:t>
            </w:r>
            <w:r>
              <w:rPr>
                <w:rFonts w:hint="cs"/>
                <w:cs/>
              </w:rPr>
              <w:t xml:space="preserve"> </w:t>
            </w:r>
            <w:r>
              <w:t xml:space="preserve">Content is </w:t>
            </w:r>
            <w:r>
              <w:rPr>
                <w:rFonts w:cs="Angsana New"/>
                <w:cs/>
              </w:rPr>
              <w:t>“</w:t>
            </w:r>
            <w:r>
              <w:t>Content Partner</w:t>
            </w:r>
            <w:r>
              <w:rPr>
                <w:rFonts w:cs="Angsana New"/>
                <w:cs/>
              </w:rPr>
              <w:t>”</w:t>
            </w:r>
            <w:r>
              <w:rPr>
                <w:rFonts w:cs="Angsana New"/>
                <w:color w:val="000000" w:themeColor="text1"/>
                <w:cs/>
              </w:rPr>
              <w:t>.</w:t>
            </w:r>
          </w:p>
        </w:tc>
        <w:tc>
          <w:tcPr>
            <w:tcW w:w="1861" w:type="pct"/>
          </w:tcPr>
          <w:p w:rsidR="009C59A5" w:rsidP="00D26AEB" w:rsidRDefault="009C59A5" w14:paraId="6DF5C362" w14:textId="472D32A6">
            <w:pPr>
              <w:tabs>
                <w:tab w:val="left" w:pos="1356"/>
              </w:tabs>
            </w:pPr>
            <w:r>
              <w:t xml:space="preserve">platformCp </w:t>
            </w:r>
            <w:r>
              <w:rPr>
                <w:rFonts w:hint="cs"/>
                <w:cs/>
              </w:rPr>
              <w:t xml:space="preserve">เป็น </w:t>
            </w:r>
            <w:r>
              <w:t xml:space="preserve">Mandatory </w:t>
            </w:r>
            <w:r>
              <w:rPr>
                <w:rFonts w:hint="cs"/>
                <w:cs/>
              </w:rPr>
              <w:t>เมื่อ</w:t>
            </w:r>
            <w:r>
              <w:t xml:space="preserve"> Source</w:t>
            </w:r>
            <w:r>
              <w:rPr>
                <w:rFonts w:hint="cs"/>
                <w:cs/>
              </w:rPr>
              <w:t xml:space="preserve"> </w:t>
            </w:r>
            <w:r>
              <w:t xml:space="preserve">Content </w:t>
            </w:r>
            <w:r>
              <w:rPr>
                <w:rFonts w:hint="cs"/>
                <w:cs/>
              </w:rPr>
              <w:t>เป็น</w:t>
            </w:r>
            <w:r>
              <w:rPr>
                <w:rFonts w:cs="Angsana New"/>
                <w:cs/>
              </w:rPr>
              <w:t xml:space="preserve"> “</w:t>
            </w:r>
            <w:r>
              <w:t>Content Partner</w:t>
            </w:r>
            <w:r>
              <w:rPr>
                <w:rFonts w:cs="Angsana New"/>
                <w:cs/>
              </w:rPr>
              <w:t>”</w:t>
            </w:r>
            <w:r>
              <w:rPr>
                <w:rFonts w:cs="Angsana New"/>
                <w:color w:val="000000" w:themeColor="text1"/>
                <w:cs/>
              </w:rPr>
              <w:t>.</w:t>
            </w:r>
          </w:p>
        </w:tc>
        <w:tc>
          <w:tcPr>
            <w:tcW w:w="735" w:type="pct"/>
          </w:tcPr>
          <w:p w:rsidR="009C59A5" w:rsidP="00D26AEB" w:rsidRDefault="009C59A5" w14:paraId="08558BC1" w14:textId="77777777">
            <w:pPr>
              <w:rPr>
                <w:rFonts w:cs="CordiaUPC"/>
                <w:szCs w:val="36"/>
              </w:rPr>
            </w:pPr>
          </w:p>
        </w:tc>
      </w:tr>
      <w:tr w:rsidR="009C59A5" w:rsidTr="000D29BA" w14:paraId="4F9F5157" w14:textId="77777777">
        <w:tc>
          <w:tcPr>
            <w:tcW w:w="778" w:type="pct"/>
          </w:tcPr>
          <w:p w:rsidR="009C59A5" w:rsidP="00D26AEB" w:rsidRDefault="009C59A5" w14:paraId="74FBFF16" w14:textId="53CA4E07">
            <w:bookmarkStart w:name="_Hlk39087685" w:id="26"/>
            <w:r>
              <w:t>00004</w:t>
            </w:r>
          </w:p>
        </w:tc>
        <w:tc>
          <w:tcPr>
            <w:tcW w:w="1626" w:type="pct"/>
          </w:tcPr>
          <w:p w:rsidR="009C59A5" w:rsidP="00D26AEB" w:rsidRDefault="009C59A5" w14:paraId="0275EED3" w14:textId="7C2AEA8E">
            <w:pPr>
              <w:tabs>
                <w:tab w:val="left" w:pos="1356"/>
              </w:tabs>
            </w:pPr>
            <w:r>
              <w:t xml:space="preserve">Fix Cost </w:t>
            </w:r>
            <w:r>
              <w:rPr>
                <w:color w:val="000000" w:themeColor="text1"/>
              </w:rPr>
              <w:t xml:space="preserve">is required </w:t>
            </w:r>
            <w:r>
              <w:t>when Source</w:t>
            </w:r>
            <w:r>
              <w:rPr>
                <w:rFonts w:hint="cs"/>
                <w:cs/>
              </w:rPr>
              <w:t xml:space="preserve"> </w:t>
            </w:r>
            <w:r>
              <w:t xml:space="preserve">Content is </w:t>
            </w:r>
            <w:r>
              <w:rPr>
                <w:rFonts w:cs="Angsana New"/>
                <w:cs/>
              </w:rPr>
              <w:t>“</w:t>
            </w:r>
            <w:r>
              <w:t>Content Partner</w:t>
            </w:r>
            <w:r>
              <w:rPr>
                <w:rFonts w:cs="Angsana New"/>
                <w:cs/>
              </w:rPr>
              <w:t>”</w:t>
            </w:r>
            <w:r>
              <w:rPr>
                <w:rFonts w:cs="Angsana New"/>
                <w:color w:val="000000" w:themeColor="text1"/>
                <w:cs/>
              </w:rPr>
              <w:t>.</w:t>
            </w:r>
          </w:p>
        </w:tc>
        <w:tc>
          <w:tcPr>
            <w:tcW w:w="1861" w:type="pct"/>
          </w:tcPr>
          <w:p w:rsidR="009C59A5" w:rsidP="00D26AEB" w:rsidRDefault="009C59A5" w14:paraId="0157C3A3" w14:textId="2592479E">
            <w:pPr>
              <w:tabs>
                <w:tab w:val="left" w:pos="1356"/>
              </w:tabs>
            </w:pPr>
            <w:r>
              <w:t xml:space="preserve">fixcostCp </w:t>
            </w:r>
            <w:r>
              <w:rPr>
                <w:rFonts w:hint="cs"/>
                <w:cs/>
              </w:rPr>
              <w:t xml:space="preserve">เป็น </w:t>
            </w:r>
            <w:r>
              <w:t xml:space="preserve">Mandatory </w:t>
            </w:r>
            <w:r>
              <w:rPr>
                <w:rFonts w:hint="cs"/>
                <w:cs/>
              </w:rPr>
              <w:t>เมื่อ</w:t>
            </w:r>
            <w:r>
              <w:t xml:space="preserve"> Source</w:t>
            </w:r>
            <w:r>
              <w:rPr>
                <w:rFonts w:hint="cs"/>
                <w:cs/>
              </w:rPr>
              <w:t xml:space="preserve"> </w:t>
            </w:r>
            <w:r>
              <w:t xml:space="preserve">Content </w:t>
            </w:r>
            <w:r>
              <w:rPr>
                <w:rFonts w:hint="cs"/>
                <w:cs/>
              </w:rPr>
              <w:t>เป็น</w:t>
            </w:r>
            <w:r>
              <w:rPr>
                <w:rFonts w:cs="Angsana New"/>
                <w:cs/>
              </w:rPr>
              <w:t xml:space="preserve"> “</w:t>
            </w:r>
            <w:r>
              <w:t>Content Partner</w:t>
            </w:r>
            <w:r>
              <w:rPr>
                <w:rFonts w:cs="Angsana New"/>
                <w:cs/>
              </w:rPr>
              <w:t>”</w:t>
            </w:r>
            <w:r>
              <w:rPr>
                <w:rFonts w:cs="Angsana New"/>
                <w:color w:val="000000" w:themeColor="text1"/>
                <w:cs/>
              </w:rPr>
              <w:t>.</w:t>
            </w:r>
          </w:p>
        </w:tc>
        <w:tc>
          <w:tcPr>
            <w:tcW w:w="735" w:type="pct"/>
          </w:tcPr>
          <w:p w:rsidR="009C59A5" w:rsidP="00D26AEB" w:rsidRDefault="009C59A5" w14:paraId="1EF8F36D" w14:textId="77777777">
            <w:pPr>
              <w:rPr>
                <w:rFonts w:cs="CordiaUPC"/>
                <w:szCs w:val="36"/>
              </w:rPr>
            </w:pPr>
          </w:p>
        </w:tc>
      </w:tr>
      <w:bookmarkEnd w:id="26"/>
      <w:tr w:rsidR="009C59A5" w:rsidTr="000D29BA" w14:paraId="47402696" w14:textId="77777777">
        <w:tc>
          <w:tcPr>
            <w:tcW w:w="5000" w:type="pct"/>
            <w:gridSpan w:val="4"/>
            <w:shd w:val="clear" w:color="auto" w:fill="C2D69B" w:themeFill="accent3" w:themeFillTint="99"/>
          </w:tcPr>
          <w:p w:rsidR="009C59A5" w:rsidP="00D26AEB" w:rsidRDefault="009C59A5" w14:paraId="5991BE58" w14:textId="425BC401">
            <w:pPr>
              <w:pStyle w:val="HeaderTable"/>
            </w:pPr>
            <w:r>
              <w:t>End Content Partner</w:t>
            </w:r>
          </w:p>
        </w:tc>
      </w:tr>
      <w:tr w:rsidR="009C59A5" w:rsidTr="005B0453" w14:paraId="29DA87A6" w14:textId="77777777">
        <w:tc>
          <w:tcPr>
            <w:tcW w:w="778" w:type="pct"/>
          </w:tcPr>
          <w:p w:rsidR="009C59A5" w:rsidP="00D26AEB" w:rsidRDefault="009C59A5" w14:paraId="0315228F" w14:textId="7D416FA4">
            <w:pPr>
              <w:pStyle w:val="BodyTextTable"/>
              <w:rPr>
                <w:rFonts w:ascii="CordiaUPC" w:hAnsi="CordiaUPC" w:cs="CordiaUPC"/>
                <w:sz w:val="28"/>
                <w:szCs w:val="28"/>
                <w:cs/>
                <w:lang w:bidi="th-TH"/>
              </w:rPr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26" w:type="pct"/>
          </w:tcPr>
          <w:p w:rsidR="009C59A5" w:rsidP="00D26AEB" w:rsidRDefault="009C59A5" w14:paraId="5CDB8829" w14:textId="5264DE9D">
            <w:pPr>
              <w:tabs>
                <w:tab w:val="left" w:pos="1356"/>
              </w:tabs>
            </w:pPr>
            <w:r>
              <w:rPr>
                <w:rFonts w:cs="CordiaUPC"/>
              </w:rPr>
              <w:t>Duration Type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9C59A5" w:rsidP="00D26AEB" w:rsidRDefault="009C59A5" w14:paraId="6D038049" w14:textId="02BD0694">
            <w:pPr>
              <w:tabs>
                <w:tab w:val="left" w:pos="1356"/>
              </w:tabs>
            </w:pPr>
            <w:r>
              <w:rPr>
                <w:rFonts w:cs="CordiaUPC"/>
              </w:rPr>
              <w:t xml:space="preserve">Duration Type </w:t>
            </w:r>
            <w:r>
              <w:rPr>
                <w:rFonts w:hint="cs" w:cs="Angsana New"/>
                <w:cs/>
              </w:rPr>
              <w:t xml:space="preserve">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="009C59A5" w:rsidP="00D26AEB" w:rsidRDefault="009C59A5" w14:paraId="3A5D56DF" w14:textId="56A61C95">
            <w:pPr>
              <w:rPr>
                <w:rFonts w:cs="CordiaUPC"/>
                <w:szCs w:val="36"/>
              </w:rPr>
            </w:pPr>
          </w:p>
        </w:tc>
      </w:tr>
      <w:tr w:rsidR="009C59A5" w:rsidTr="005B0453" w14:paraId="100E23D9" w14:textId="77777777">
        <w:tc>
          <w:tcPr>
            <w:tcW w:w="778" w:type="pct"/>
          </w:tcPr>
          <w:p w:rsidR="009C59A5" w:rsidP="00D26AEB" w:rsidRDefault="009C59A5" w14:paraId="399518CD" w14:textId="28B21191">
            <w:pPr>
              <w:pStyle w:val="BodyTextTable"/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26" w:type="pct"/>
          </w:tcPr>
          <w:p w:rsidR="009C59A5" w:rsidP="00D26AEB" w:rsidRDefault="009C59A5" w14:paraId="27E551F5" w14:textId="5258AB30">
            <w:pPr>
              <w:tabs>
                <w:tab w:val="left" w:pos="1356"/>
              </w:tabs>
            </w:pPr>
            <w:r>
              <w:rPr>
                <w:rFonts w:cs="CordiaUPC"/>
              </w:rPr>
              <w:t>Duration From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Pr="005E588E" w:rsidR="009C59A5" w:rsidP="00D26AEB" w:rsidRDefault="009C59A5" w14:paraId="2385E38C" w14:textId="2EAC342B">
            <w:pPr>
              <w:tabs>
                <w:tab w:val="left" w:pos="1356"/>
              </w:tabs>
            </w:pPr>
            <w:r>
              <w:rPr>
                <w:rFonts w:cs="CordiaUPC"/>
              </w:rPr>
              <w:t xml:space="preserve">Duration From </w:t>
            </w:r>
            <w:r>
              <w:rPr>
                <w:rFonts w:hint="cs" w:cs="Angsana New"/>
                <w:cs/>
              </w:rPr>
              <w:t xml:space="preserve">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="009C59A5" w:rsidP="00D26AEB" w:rsidRDefault="009C59A5" w14:paraId="62772688" w14:textId="77777777">
            <w:pPr>
              <w:rPr>
                <w:rFonts w:cs="CordiaUPC"/>
                <w:szCs w:val="36"/>
              </w:rPr>
            </w:pPr>
          </w:p>
        </w:tc>
      </w:tr>
      <w:tr w:rsidR="009C59A5" w:rsidTr="005B0453" w14:paraId="36C5901E" w14:textId="77777777">
        <w:tc>
          <w:tcPr>
            <w:tcW w:w="778" w:type="pct"/>
          </w:tcPr>
          <w:p w:rsidR="009C59A5" w:rsidP="00D26AEB" w:rsidRDefault="009C59A5" w14:paraId="0981F9A7" w14:textId="1F5A2665">
            <w:pPr>
              <w:pStyle w:val="BodyTextTable"/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26" w:type="pct"/>
          </w:tcPr>
          <w:p w:rsidR="009C59A5" w:rsidP="00D26AEB" w:rsidRDefault="009C59A5" w14:paraId="5A532986" w14:textId="607FC330">
            <w:pPr>
              <w:tabs>
                <w:tab w:val="left" w:pos="1356"/>
              </w:tabs>
            </w:pPr>
            <w:r>
              <w:rPr>
                <w:rFonts w:cs="CordiaUPC"/>
              </w:rPr>
              <w:t>Duration To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Pr="005E588E" w:rsidR="009C59A5" w:rsidP="00D26AEB" w:rsidRDefault="009C59A5" w14:paraId="436CD9D0" w14:textId="206FE1C1">
            <w:pPr>
              <w:tabs>
                <w:tab w:val="left" w:pos="1356"/>
              </w:tabs>
            </w:pPr>
            <w:r>
              <w:rPr>
                <w:rFonts w:cs="CordiaUPC"/>
              </w:rPr>
              <w:t xml:space="preserve">Duration To </w:t>
            </w:r>
            <w:r>
              <w:rPr>
                <w:rFonts w:hint="cs" w:cs="Angsana New"/>
                <w:cs/>
              </w:rPr>
              <w:t xml:space="preserve">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="009C59A5" w:rsidP="00D26AEB" w:rsidRDefault="009C59A5" w14:paraId="41ECDC20" w14:textId="77777777">
            <w:pPr>
              <w:rPr>
                <w:rFonts w:cs="CordiaUPC"/>
                <w:szCs w:val="36"/>
              </w:rPr>
            </w:pPr>
          </w:p>
        </w:tc>
      </w:tr>
      <w:tr w:rsidR="009C59A5" w:rsidTr="005B0453" w14:paraId="2B8DE254" w14:textId="77777777">
        <w:tc>
          <w:tcPr>
            <w:tcW w:w="778" w:type="pct"/>
          </w:tcPr>
          <w:p w:rsidRPr="000E5AB7" w:rsidR="009C59A5" w:rsidP="00D26AEB" w:rsidRDefault="009C59A5" w14:paraId="441F942C" w14:textId="7D3069C2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C40991">
              <w:t>00023</w:t>
            </w:r>
          </w:p>
        </w:tc>
        <w:tc>
          <w:tcPr>
            <w:tcW w:w="1626" w:type="pct"/>
          </w:tcPr>
          <w:p w:rsidR="009C59A5" w:rsidP="00D26AEB" w:rsidRDefault="009C59A5" w14:paraId="0A843082" w14:textId="45562EFD">
            <w:pPr>
              <w:tabs>
                <w:tab w:val="left" w:pos="1356"/>
              </w:tabs>
              <w:rPr>
                <w:rFonts w:cs="CordiaUPC"/>
              </w:rPr>
            </w:pPr>
            <w:r>
              <w:rPr>
                <w:rFonts w:cs="CordiaUPC"/>
              </w:rPr>
              <w:t>Duration From</w:t>
            </w:r>
            <w:r>
              <w:t xml:space="preserve"> must be Integer </w:t>
            </w:r>
            <w:r>
              <w:rPr>
                <w:rFonts w:cs="Angsana New"/>
                <w:cs/>
              </w:rPr>
              <w:t>(</w:t>
            </w:r>
            <w:r>
              <w:t>Min 1, Max 99,999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1861" w:type="pct"/>
          </w:tcPr>
          <w:p w:rsidR="009C59A5" w:rsidP="00D26AEB" w:rsidRDefault="009C59A5" w14:paraId="0C459A83" w14:textId="048000DF">
            <w:pPr>
              <w:tabs>
                <w:tab w:val="left" w:pos="1356"/>
              </w:tabs>
              <w:rPr>
                <w:rFonts w:cs="CordiaUPC"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durationFrom </w:t>
            </w:r>
            <w:r>
              <w:rPr>
                <w:rFonts w:hint="cs"/>
                <w:cs/>
              </w:rPr>
              <w:t xml:space="preserve">มีค่า ดังนั้น </w:t>
            </w:r>
            <w:r>
              <w:rPr>
                <w:rFonts w:cs="CordiaUPC"/>
              </w:rPr>
              <w:t>Duration From</w:t>
            </w:r>
            <w:r>
              <w:rPr>
                <w:rFonts w:hint="cs"/>
                <w:cs/>
              </w:rPr>
              <w:t xml:space="preserve"> จะต้องเป็นจำนวนเต็มและมีค่าอยู่ในช่วง </w:t>
            </w:r>
            <w:r>
              <w:t xml:space="preserve">1 </w:t>
            </w:r>
            <w:r>
              <w:rPr>
                <w:rFonts w:cs="Angsana New"/>
                <w:cs/>
              </w:rPr>
              <w:t xml:space="preserve">– </w:t>
            </w:r>
            <w:r>
              <w:t>99,999</w:t>
            </w:r>
          </w:p>
        </w:tc>
        <w:tc>
          <w:tcPr>
            <w:tcW w:w="735" w:type="pct"/>
          </w:tcPr>
          <w:p w:rsidR="009C59A5" w:rsidP="00D26AEB" w:rsidRDefault="009C59A5" w14:paraId="6545384E" w14:textId="77777777">
            <w:pPr>
              <w:rPr>
                <w:rFonts w:cs="CordiaUPC"/>
                <w:szCs w:val="36"/>
              </w:rPr>
            </w:pPr>
          </w:p>
        </w:tc>
      </w:tr>
      <w:tr w:rsidR="009C59A5" w:rsidTr="005B0453" w14:paraId="75C1C30A" w14:textId="77777777">
        <w:tc>
          <w:tcPr>
            <w:tcW w:w="778" w:type="pct"/>
          </w:tcPr>
          <w:p w:rsidRPr="00C40991" w:rsidR="009C59A5" w:rsidP="00D26AEB" w:rsidRDefault="009C59A5" w14:paraId="16E1093B" w14:textId="256449A6">
            <w:pPr>
              <w:pStyle w:val="BodyTextTable"/>
            </w:pPr>
            <w:r w:rsidRPr="00C40991">
              <w:t>00023</w:t>
            </w:r>
          </w:p>
        </w:tc>
        <w:tc>
          <w:tcPr>
            <w:tcW w:w="1626" w:type="pct"/>
          </w:tcPr>
          <w:p w:rsidR="009C59A5" w:rsidP="00D26AEB" w:rsidRDefault="009C59A5" w14:paraId="522BD5C1" w14:textId="136A3841">
            <w:pPr>
              <w:tabs>
                <w:tab w:val="left" w:pos="1356"/>
              </w:tabs>
              <w:rPr>
                <w:rFonts w:cs="CordiaUPC"/>
              </w:rPr>
            </w:pPr>
            <w:r>
              <w:rPr>
                <w:rFonts w:cs="CordiaUPC"/>
              </w:rPr>
              <w:t>Duration To</w:t>
            </w:r>
            <w:r w:rsidRPr="00CF160A">
              <w:rPr>
                <w:rFonts w:cs="Angsana New"/>
                <w:cs/>
              </w:rPr>
              <w:t xml:space="preserve"> </w:t>
            </w:r>
            <w:r>
              <w:t xml:space="preserve">must be Integer </w:t>
            </w:r>
            <w:r>
              <w:rPr>
                <w:rFonts w:cs="Angsana New"/>
                <w:cs/>
              </w:rPr>
              <w:t>(</w:t>
            </w:r>
            <w:r>
              <w:t>Min 1, Max 99,999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1861" w:type="pct"/>
          </w:tcPr>
          <w:p w:rsidR="009C59A5" w:rsidP="00D26AEB" w:rsidRDefault="009C59A5" w14:paraId="76B4253A" w14:textId="3DAE2A1A">
            <w:pPr>
              <w:tabs>
                <w:tab w:val="left" w:pos="1356"/>
              </w:tabs>
              <w:rPr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durationTo </w:t>
            </w:r>
            <w:r>
              <w:rPr>
                <w:rFonts w:hint="cs"/>
                <w:cs/>
              </w:rPr>
              <w:t xml:space="preserve">มีค่า ดังนั้น </w:t>
            </w:r>
            <w:r>
              <w:rPr>
                <w:rFonts w:cs="CordiaUPC"/>
              </w:rPr>
              <w:t>Duration To</w:t>
            </w:r>
            <w:r>
              <w:rPr>
                <w:rFonts w:hint="cs"/>
                <w:cs/>
              </w:rPr>
              <w:t xml:space="preserve"> จะต้องเป็นจำนวนเต็มและมีค่าอยู่ในช่วง </w:t>
            </w:r>
            <w:r>
              <w:t xml:space="preserve">1 </w:t>
            </w:r>
            <w:r>
              <w:rPr>
                <w:rFonts w:cs="Angsana New"/>
                <w:cs/>
              </w:rPr>
              <w:t xml:space="preserve">– </w:t>
            </w:r>
            <w:r>
              <w:t>99,999</w:t>
            </w:r>
          </w:p>
        </w:tc>
        <w:tc>
          <w:tcPr>
            <w:tcW w:w="735" w:type="pct"/>
          </w:tcPr>
          <w:p w:rsidR="009C59A5" w:rsidP="00D26AEB" w:rsidRDefault="009C59A5" w14:paraId="78051349" w14:textId="77777777">
            <w:pPr>
              <w:rPr>
                <w:rFonts w:cs="CordiaUPC"/>
                <w:szCs w:val="36"/>
              </w:rPr>
            </w:pPr>
          </w:p>
        </w:tc>
      </w:tr>
      <w:tr w:rsidR="009C59A5" w:rsidTr="005B0453" w14:paraId="41016A43" w14:textId="77777777">
        <w:tc>
          <w:tcPr>
            <w:tcW w:w="778" w:type="pct"/>
          </w:tcPr>
          <w:p w:rsidRPr="00C40991" w:rsidR="009C59A5" w:rsidP="00D26AEB" w:rsidRDefault="009C59A5" w14:paraId="769184D9" w14:textId="6E565F82">
            <w:pPr>
              <w:pStyle w:val="BodyTextTable"/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26" w:type="pct"/>
          </w:tcPr>
          <w:p w:rsidR="009C59A5" w:rsidP="00D26AEB" w:rsidRDefault="009C59A5" w14:paraId="47A278E2" w14:textId="029AEFE6">
            <w:pPr>
              <w:tabs>
                <w:tab w:val="left" w:pos="1356"/>
              </w:tabs>
              <w:rPr>
                <w:rFonts w:cs="CordiaUPC"/>
              </w:rPr>
            </w:pPr>
            <w:r>
              <w:rPr>
                <w:rFonts w:cs="CordiaUPC"/>
              </w:rPr>
              <w:t>Duration Unit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9C59A5" w:rsidP="00D26AEB" w:rsidRDefault="009C59A5" w14:paraId="3F046046" w14:textId="0CF1ECCD">
            <w:pPr>
              <w:tabs>
                <w:tab w:val="left" w:pos="1356"/>
              </w:tabs>
              <w:rPr>
                <w:cs/>
              </w:rPr>
            </w:pPr>
            <w:r>
              <w:rPr>
                <w:rFonts w:cs="CordiaUPC"/>
              </w:rPr>
              <w:t xml:space="preserve">Duration Unit </w:t>
            </w:r>
            <w:r>
              <w:rPr>
                <w:rFonts w:hint="cs" w:cs="Angsana New"/>
                <w:cs/>
              </w:rPr>
              <w:t xml:space="preserve">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="009C59A5" w:rsidP="00D26AEB" w:rsidRDefault="009C59A5" w14:paraId="25EE4608" w14:textId="77777777">
            <w:pPr>
              <w:rPr>
                <w:rFonts w:cs="CordiaUPC"/>
                <w:szCs w:val="36"/>
              </w:rPr>
            </w:pPr>
          </w:p>
        </w:tc>
      </w:tr>
      <w:tr w:rsidR="009C59A5" w:rsidTr="005B0453" w14:paraId="4C3FEAE7" w14:textId="77777777">
        <w:tc>
          <w:tcPr>
            <w:tcW w:w="778" w:type="pct"/>
          </w:tcPr>
          <w:p w:rsidRPr="000E5AB7" w:rsidR="009C59A5" w:rsidP="00D26AEB" w:rsidRDefault="009C59A5" w14:paraId="30422272" w14:textId="4B237CE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0001</w:t>
            </w:r>
            <w:r>
              <w:rPr>
                <w:rFonts w:ascii="CordiaUPC" w:hAnsi="CordiaUPC" w:cs="CordiaUPC"/>
                <w:sz w:val="28"/>
                <w:szCs w:val="28"/>
              </w:rPr>
              <w:t>4</w:t>
            </w:r>
          </w:p>
        </w:tc>
        <w:tc>
          <w:tcPr>
            <w:tcW w:w="1626" w:type="pct"/>
          </w:tcPr>
          <w:p w:rsidR="009C59A5" w:rsidP="00D26AEB" w:rsidRDefault="009C59A5" w14:paraId="743040C9" w14:textId="2B7B93B8">
            <w:pPr>
              <w:tabs>
                <w:tab w:val="left" w:pos="1356"/>
              </w:tabs>
              <w:rPr>
                <w:rFonts w:cs="CordiaUPC"/>
              </w:rPr>
            </w:pPr>
            <w:r w:rsidRPr="00060444">
              <w:rPr>
                <w:rFonts w:cs="CordiaUPC"/>
              </w:rPr>
              <w:t>Duration To</w:t>
            </w:r>
            <w:r w:rsidRPr="00060444">
              <w:rPr>
                <w:rFonts w:cs="Angsana New"/>
                <w:b/>
                <w:bCs/>
                <w:cs/>
              </w:rPr>
              <w:t xml:space="preserve"> </w:t>
            </w:r>
            <w:r w:rsidRPr="00060444">
              <w:rPr>
                <w:rFonts w:cs="CordiaUPC"/>
                <w:bCs/>
              </w:rPr>
              <w:t xml:space="preserve">must be greater than or equal to </w:t>
            </w:r>
            <w:r w:rsidRPr="00060444">
              <w:rPr>
                <w:rFonts w:cs="CordiaUPC"/>
              </w:rPr>
              <w:t>Duration</w:t>
            </w:r>
            <w:r w:rsidRPr="00060444">
              <w:rPr>
                <w:rFonts w:cs="CordiaUPC"/>
                <w:bCs/>
              </w:rPr>
              <w:t xml:space="preserve"> F</w:t>
            </w:r>
            <w:r w:rsidRPr="00060444">
              <w:rPr>
                <w:rFonts w:cs="CordiaUPC"/>
              </w:rPr>
              <w:t>rom</w:t>
            </w:r>
          </w:p>
        </w:tc>
        <w:tc>
          <w:tcPr>
            <w:tcW w:w="1861" w:type="pct"/>
          </w:tcPr>
          <w:p w:rsidRPr="008979A8" w:rsidR="009C59A5" w:rsidP="00D26AEB" w:rsidRDefault="009C59A5" w14:paraId="3EDEBF9A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 xml:space="preserve">Duration To </w:t>
            </w:r>
            <w:r w:rsidRPr="008979A8">
              <w:rPr>
                <w:rFonts w:cs="Angsana New"/>
                <w:cs/>
              </w:rPr>
              <w:t xml:space="preserve">จะต้องมีค่ามากกว่าหรือเท่ากับ </w:t>
            </w:r>
            <w:r w:rsidRPr="008979A8">
              <w:rPr>
                <w:rFonts w:cs="CordiaUPC"/>
              </w:rPr>
              <w:t>Duration From</w:t>
            </w:r>
          </w:p>
          <w:p w:rsidR="009C59A5" w:rsidP="00D26AEB" w:rsidRDefault="009C59A5" w14:paraId="7A3242E5" w14:textId="77777777">
            <w:pPr>
              <w:tabs>
                <w:tab w:val="left" w:pos="1356"/>
              </w:tabs>
              <w:rPr>
                <w:rFonts w:cs="CordiaUPC"/>
              </w:rPr>
            </w:pPr>
          </w:p>
        </w:tc>
        <w:tc>
          <w:tcPr>
            <w:tcW w:w="735" w:type="pct"/>
          </w:tcPr>
          <w:p w:rsidR="009C59A5" w:rsidP="00D26AEB" w:rsidRDefault="009C59A5" w14:paraId="753D5056" w14:textId="026954E9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9C59A5" w:rsidTr="005B0453" w14:paraId="02007C64" w14:textId="77777777">
        <w:tc>
          <w:tcPr>
            <w:tcW w:w="778" w:type="pct"/>
          </w:tcPr>
          <w:p w:rsidRPr="000E5AB7" w:rsidR="009C59A5" w:rsidP="00D26AEB" w:rsidRDefault="009C59A5" w14:paraId="2E36B760" w14:textId="67B0B702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0001</w:t>
            </w:r>
            <w:r>
              <w:rPr>
                <w:rFonts w:ascii="CordiaUPC" w:hAnsi="CordiaUPC" w:cs="CordiaUPC"/>
                <w:sz w:val="28"/>
                <w:szCs w:val="28"/>
              </w:rPr>
              <w:t>6</w:t>
            </w:r>
          </w:p>
        </w:tc>
        <w:tc>
          <w:tcPr>
            <w:tcW w:w="1626" w:type="pct"/>
          </w:tcPr>
          <w:p w:rsidRPr="00060444" w:rsidR="009C59A5" w:rsidP="00D26AEB" w:rsidRDefault="009C59A5" w14:paraId="0425B29F" w14:textId="1167D1C6">
            <w:pPr>
              <w:tabs>
                <w:tab w:val="left" w:pos="1356"/>
              </w:tabs>
              <w:rPr>
                <w:rFonts w:cs="CordiaUPC"/>
              </w:rPr>
            </w:pPr>
            <w:r w:rsidRPr="00060444">
              <w:rPr>
                <w:rFonts w:cs="CordiaUPC"/>
              </w:rPr>
              <w:t xml:space="preserve">Duration To </w:t>
            </w:r>
            <w:r w:rsidRPr="00060444">
              <w:rPr>
                <w:rFonts w:cs="CordiaUPC"/>
                <w:bCs/>
              </w:rPr>
              <w:t>must be less than or equal to</w:t>
            </w:r>
            <w:r w:rsidRPr="00060444">
              <w:rPr>
                <w:rFonts w:cs="CordiaUPC"/>
              </w:rPr>
              <w:t xml:space="preserve"> Package Duration</w:t>
            </w:r>
            <w:r>
              <w:rPr>
                <w:rFonts w:cs="CordiaUPC"/>
              </w:rPr>
              <w:t xml:space="preserve"> when </w:t>
            </w:r>
            <w:r w:rsidRPr="00060444">
              <w:rPr>
                <w:rFonts w:cs="CordiaUPC"/>
              </w:rPr>
              <w:t xml:space="preserve">Duration Type is </w:t>
            </w:r>
            <w:r w:rsidRPr="00060444"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Specific</w:t>
            </w:r>
            <w:r>
              <w:rPr>
                <w:rFonts w:cs="Angsana New"/>
                <w:cs/>
              </w:rPr>
              <w:t>”</w:t>
            </w:r>
            <w:r w:rsidRPr="00BE463F" w:rsidR="00BE463F">
              <w:rPr>
                <w:rFonts w:cs="CordiaUPC"/>
              </w:rPr>
              <w:t xml:space="preserve"> and Duration Unit is equal Package Duration Unit</w:t>
            </w:r>
            <w:r w:rsidRPr="00060444"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D96FB2" w:rsidP="00587FF4" w:rsidRDefault="009C59A5" w14:paraId="38E23E58" w14:textId="77777777">
            <w:pPr>
              <w:rPr>
                <w:rFonts w:cs="CordiaUPC"/>
              </w:rPr>
            </w:pPr>
            <w:r w:rsidRPr="008979A8">
              <w:rPr>
                <w:rFonts w:cs="Angsana New"/>
                <w:cs/>
              </w:rPr>
              <w:t>ถ้า</w:t>
            </w:r>
            <w:r w:rsidRPr="008979A8">
              <w:rPr>
                <w:rFonts w:cs="CordiaUPC"/>
              </w:rPr>
              <w:t xml:space="preserve"> Duration Type </w:t>
            </w:r>
            <w:r w:rsidRPr="008979A8">
              <w:rPr>
                <w:rFonts w:cs="Angsana New"/>
                <w:cs/>
              </w:rPr>
              <w:t>เท่ากับ “</w:t>
            </w:r>
            <w:r>
              <w:rPr>
                <w:rFonts w:cs="CordiaUPC"/>
              </w:rPr>
              <w:t>Specific</w:t>
            </w:r>
            <w:r w:rsidRPr="008979A8">
              <w:rPr>
                <w:rFonts w:cs="Angsana New"/>
                <w:cs/>
              </w:rPr>
              <w:t xml:space="preserve">” </w:t>
            </w:r>
            <w:r w:rsidRPr="00BE463F" w:rsidR="00BE463F">
              <w:rPr>
                <w:rFonts w:cs="Angsana New"/>
                <w:cs/>
              </w:rPr>
              <w:t xml:space="preserve">และ </w:t>
            </w:r>
            <w:r w:rsidRPr="00BE463F" w:rsidR="00BE463F">
              <w:rPr>
                <w:rFonts w:cs="CordiaUPC"/>
              </w:rPr>
              <w:t xml:space="preserve">Duration Unit </w:t>
            </w:r>
            <w:r w:rsidRPr="00BE463F" w:rsidR="00BE463F">
              <w:rPr>
                <w:rFonts w:cs="Angsana New"/>
                <w:cs/>
              </w:rPr>
              <w:t xml:space="preserve">เท่ากับ </w:t>
            </w:r>
            <w:r w:rsidRPr="00BE463F" w:rsidR="00BE463F">
              <w:rPr>
                <w:rFonts w:cs="CordiaUPC"/>
              </w:rPr>
              <w:t xml:space="preserve">Package Duration Unit </w:t>
            </w:r>
            <w:r w:rsidRPr="008979A8">
              <w:rPr>
                <w:rFonts w:cs="Angsana New"/>
                <w:cs/>
              </w:rPr>
              <w:t>ดังนั้น</w:t>
            </w:r>
            <w:r>
              <w:rPr>
                <w:rFonts w:cs="Angsana New"/>
                <w:cs/>
              </w:rPr>
              <w:t xml:space="preserve"> </w:t>
            </w:r>
            <w:r w:rsidRPr="008979A8">
              <w:rPr>
                <w:rFonts w:cs="CordiaUPC"/>
              </w:rPr>
              <w:t xml:space="preserve">Duration To </w:t>
            </w:r>
            <w:r w:rsidRPr="008979A8">
              <w:rPr>
                <w:rFonts w:cs="Angsana New"/>
                <w:cs/>
              </w:rPr>
              <w:t xml:space="preserve">จะต้องมีค่าน้อยกว่าหรือเท่ากับ </w:t>
            </w:r>
            <w:r w:rsidRPr="008979A8">
              <w:rPr>
                <w:rFonts w:cs="CordiaUPC"/>
              </w:rPr>
              <w:t>Package</w:t>
            </w:r>
            <w:r w:rsidRPr="008979A8">
              <w:rPr>
                <w:rFonts w:cs="Angsana New"/>
                <w:cs/>
              </w:rPr>
              <w:t xml:space="preserve"> </w:t>
            </w:r>
            <w:r w:rsidRPr="008979A8">
              <w:rPr>
                <w:rFonts w:cs="CordiaUPC"/>
              </w:rPr>
              <w:t>Duration</w:t>
            </w:r>
          </w:p>
          <w:p w:rsidRPr="00587FF4" w:rsidR="002113FA" w:rsidP="00587FF4" w:rsidRDefault="002113FA" w14:paraId="354241F3" w14:textId="5A7E974D">
            <w:pPr>
              <w:rPr>
                <w:rFonts w:cs="CordiaUPC"/>
              </w:rPr>
            </w:pPr>
            <w:r>
              <w:rPr>
                <w:rFonts w:cs="CordiaUPC"/>
              </w:rPr>
              <w:t>Invisible</w:t>
            </w:r>
          </w:p>
        </w:tc>
        <w:tc>
          <w:tcPr>
            <w:tcW w:w="735" w:type="pct"/>
          </w:tcPr>
          <w:p w:rsidR="009C59A5" w:rsidP="00D26AEB" w:rsidRDefault="009C59A5" w14:paraId="49E8C5FE" w14:textId="128241F3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9C59A5" w:rsidTr="005B0453" w14:paraId="7211BE63" w14:textId="77777777">
        <w:tc>
          <w:tcPr>
            <w:tcW w:w="778" w:type="pct"/>
          </w:tcPr>
          <w:p w:rsidRPr="000E5AB7" w:rsidR="009C59A5" w:rsidP="00D26AEB" w:rsidRDefault="009C59A5" w14:paraId="781144A9" w14:textId="2DC1E370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0001</w:t>
            </w:r>
            <w:r>
              <w:rPr>
                <w:rFonts w:ascii="CordiaUPC" w:hAnsi="CordiaUPC" w:cs="CordiaUPC"/>
                <w:sz w:val="28"/>
                <w:szCs w:val="28"/>
              </w:rPr>
              <w:t>6</w:t>
            </w:r>
          </w:p>
        </w:tc>
        <w:tc>
          <w:tcPr>
            <w:tcW w:w="1626" w:type="pct"/>
          </w:tcPr>
          <w:p w:rsidRPr="00060444" w:rsidR="009C59A5" w:rsidP="00D26AEB" w:rsidRDefault="009C59A5" w14:paraId="4983FFCE" w14:textId="023F02C1">
            <w:pPr>
              <w:tabs>
                <w:tab w:val="left" w:pos="1356"/>
              </w:tabs>
              <w:rPr>
                <w:rFonts w:cs="CordiaUPC"/>
              </w:rPr>
            </w:pPr>
            <w:r w:rsidRPr="00060444">
              <w:rPr>
                <w:rFonts w:cs="CordiaUPC"/>
              </w:rPr>
              <w:t xml:space="preserve">Duration To </w:t>
            </w:r>
            <w:r w:rsidRPr="00060444">
              <w:rPr>
                <w:rFonts w:cs="CordiaUPC"/>
                <w:bCs/>
              </w:rPr>
              <w:t>must be equal to</w:t>
            </w:r>
            <w:r w:rsidRPr="00060444">
              <w:rPr>
                <w:rFonts w:cs="CordiaUPC"/>
              </w:rPr>
              <w:t xml:space="preserve"> Package Duration when Duration Type is </w:t>
            </w:r>
            <w:r w:rsidRPr="00060444">
              <w:rPr>
                <w:rFonts w:cs="Angsana New"/>
                <w:cs/>
              </w:rPr>
              <w:t>“</w:t>
            </w:r>
            <w:r w:rsidRPr="00060444">
              <w:rPr>
                <w:rFonts w:cs="CordiaUPC"/>
              </w:rPr>
              <w:t>Depend on Package</w:t>
            </w:r>
            <w:r w:rsidRPr="00060444">
              <w:rPr>
                <w:rFonts w:cs="Angsana New"/>
                <w:cs/>
              </w:rPr>
              <w:t>”</w:t>
            </w:r>
          </w:p>
        </w:tc>
        <w:tc>
          <w:tcPr>
            <w:tcW w:w="1861" w:type="pct"/>
          </w:tcPr>
          <w:p w:rsidRPr="008979A8" w:rsidR="009C59A5" w:rsidP="00D26AEB" w:rsidRDefault="009C59A5" w14:paraId="67F957C7" w14:textId="46594908">
            <w:pPr>
              <w:rPr>
                <w:rFonts w:cs="CordiaUPC"/>
                <w:cs/>
              </w:rPr>
            </w:pPr>
            <w:r w:rsidRPr="008979A8">
              <w:rPr>
                <w:rFonts w:cs="Angsana New"/>
                <w:cs/>
              </w:rPr>
              <w:t>ถ้า</w:t>
            </w:r>
            <w:r w:rsidRPr="008979A8">
              <w:rPr>
                <w:rFonts w:cs="CordiaUPC"/>
              </w:rPr>
              <w:t xml:space="preserve"> Duration Type </w:t>
            </w:r>
            <w:r w:rsidRPr="008979A8">
              <w:rPr>
                <w:rFonts w:cs="Angsana New"/>
                <w:cs/>
              </w:rPr>
              <w:t>เท่ากับ “</w:t>
            </w:r>
            <w:r w:rsidRPr="008979A8">
              <w:rPr>
                <w:rFonts w:cs="CordiaUPC"/>
              </w:rPr>
              <w:t>Depend on Package</w:t>
            </w:r>
            <w:r w:rsidRPr="008979A8">
              <w:rPr>
                <w:rFonts w:cs="Angsana New"/>
                <w:cs/>
              </w:rPr>
              <w:t>” ดังนั้น</w:t>
            </w:r>
            <w:r w:rsidRPr="008979A8">
              <w:rPr>
                <w:rFonts w:cs="CordiaUPC"/>
              </w:rPr>
              <w:t xml:space="preserve"> Duration To </w:t>
            </w:r>
            <w:r w:rsidRPr="008979A8">
              <w:rPr>
                <w:rFonts w:cs="Angsana New"/>
                <w:cs/>
              </w:rPr>
              <w:t xml:space="preserve">จะต้องมีค่าเท่ากับ </w:t>
            </w:r>
            <w:r w:rsidRPr="008979A8">
              <w:rPr>
                <w:rFonts w:cs="CordiaUPC"/>
              </w:rPr>
              <w:t>Package</w:t>
            </w:r>
            <w:r w:rsidRPr="008979A8">
              <w:rPr>
                <w:rFonts w:cs="Angsana New"/>
                <w:cs/>
              </w:rPr>
              <w:t xml:space="preserve"> </w:t>
            </w:r>
            <w:r w:rsidRPr="008979A8">
              <w:rPr>
                <w:rFonts w:cs="CordiaUPC"/>
              </w:rPr>
              <w:t>Duration</w:t>
            </w:r>
          </w:p>
        </w:tc>
        <w:tc>
          <w:tcPr>
            <w:tcW w:w="735" w:type="pct"/>
          </w:tcPr>
          <w:p w:rsidR="009C59A5" w:rsidP="00D26AEB" w:rsidRDefault="009C59A5" w14:paraId="63A9543E" w14:textId="6A53841C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9C59A5" w:rsidTr="005B0453" w14:paraId="0A0F1C5A" w14:textId="77777777">
        <w:tc>
          <w:tcPr>
            <w:tcW w:w="778" w:type="pct"/>
          </w:tcPr>
          <w:p w:rsidRPr="000E5AB7" w:rsidR="009C59A5" w:rsidP="00D26AEB" w:rsidRDefault="009C59A5" w14:paraId="34C2DC24" w14:textId="00BF4E04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hAnsi="CordiaUPC" w:cs="CordiaUPC"/>
                <w:sz w:val="28"/>
                <w:szCs w:val="28"/>
              </w:rPr>
              <w:t>00005</w:t>
            </w:r>
          </w:p>
        </w:tc>
        <w:tc>
          <w:tcPr>
            <w:tcW w:w="1626" w:type="pct"/>
          </w:tcPr>
          <w:p w:rsidRPr="00060444" w:rsidR="009C59A5" w:rsidP="00D26AEB" w:rsidRDefault="009C59A5" w14:paraId="32841411" w14:textId="46208E19">
            <w:pPr>
              <w:tabs>
                <w:tab w:val="left" w:pos="1356"/>
              </w:tabs>
              <w:rPr>
                <w:rFonts w:cs="CordiaUPC"/>
              </w:rPr>
            </w:pPr>
            <w:r w:rsidRPr="00060444">
              <w:rPr>
                <w:rFonts w:cs="CordiaUPC"/>
              </w:rPr>
              <w:t xml:space="preserve">Duration From </w:t>
            </w:r>
            <w:r w:rsidRPr="00060444">
              <w:rPr>
                <w:rFonts w:cs="CordiaUPC"/>
                <w:bCs/>
              </w:rPr>
              <w:t xml:space="preserve">must be </w:t>
            </w:r>
            <w:r w:rsidRPr="00060444">
              <w:rPr>
                <w:rFonts w:cs="Angsana New"/>
                <w:bCs/>
                <w:cs/>
              </w:rPr>
              <w:t>“</w:t>
            </w:r>
            <w:r w:rsidRPr="00060444">
              <w:rPr>
                <w:rFonts w:cs="CordiaUPC"/>
                <w:bCs/>
              </w:rPr>
              <w:t>1</w:t>
            </w:r>
            <w:r w:rsidRPr="00060444">
              <w:rPr>
                <w:rFonts w:cs="Angsana New"/>
                <w:bCs/>
                <w:cs/>
              </w:rPr>
              <w:t xml:space="preserve">” </w:t>
            </w:r>
            <w:r w:rsidRPr="00060444">
              <w:rPr>
                <w:rFonts w:cs="CordiaUPC"/>
              </w:rPr>
              <w:t xml:space="preserve"> when Duration Type is </w:t>
            </w:r>
            <w:r w:rsidRPr="00060444">
              <w:rPr>
                <w:rFonts w:cs="Angsana New"/>
                <w:cs/>
              </w:rPr>
              <w:t>“</w:t>
            </w:r>
            <w:r w:rsidRPr="00060444">
              <w:rPr>
                <w:rFonts w:cs="CordiaUPC"/>
              </w:rPr>
              <w:t>Depend on Package</w:t>
            </w:r>
            <w:r w:rsidRPr="00060444">
              <w:rPr>
                <w:rFonts w:cs="Angsana New"/>
                <w:cs/>
              </w:rPr>
              <w:t>”</w:t>
            </w:r>
          </w:p>
        </w:tc>
        <w:tc>
          <w:tcPr>
            <w:tcW w:w="1861" w:type="pct"/>
          </w:tcPr>
          <w:p w:rsidRPr="008979A8" w:rsidR="009C59A5" w:rsidP="00D26AEB" w:rsidRDefault="009C59A5" w14:paraId="1002927E" w14:textId="69F83A16">
            <w:pPr>
              <w:rPr>
                <w:rFonts w:cs="CordiaUPC"/>
                <w:cs/>
              </w:rPr>
            </w:pPr>
            <w:r w:rsidRPr="008979A8">
              <w:rPr>
                <w:rFonts w:cs="Angsana New"/>
                <w:cs/>
              </w:rPr>
              <w:t>ถ้า</w:t>
            </w:r>
            <w:r w:rsidRPr="008979A8">
              <w:rPr>
                <w:rFonts w:cs="CordiaUPC"/>
              </w:rPr>
              <w:t xml:space="preserve"> Duration Type </w:t>
            </w:r>
            <w:r w:rsidRPr="008979A8">
              <w:rPr>
                <w:rFonts w:cs="Angsana New"/>
                <w:cs/>
              </w:rPr>
              <w:t>เท่ากับ “</w:t>
            </w:r>
            <w:r w:rsidRPr="008979A8">
              <w:rPr>
                <w:rFonts w:cs="CordiaUPC"/>
              </w:rPr>
              <w:t>Depend on Package</w:t>
            </w:r>
            <w:r w:rsidRPr="008979A8">
              <w:rPr>
                <w:rFonts w:cs="Angsana New"/>
                <w:cs/>
              </w:rPr>
              <w:t>” ดังนั้น</w:t>
            </w:r>
            <w:r w:rsidRPr="008979A8">
              <w:rPr>
                <w:rFonts w:cs="CordiaUPC"/>
              </w:rPr>
              <w:t xml:space="preserve"> Duration From </w:t>
            </w:r>
            <w:r w:rsidRPr="008979A8">
              <w:rPr>
                <w:rFonts w:cs="Angsana New"/>
                <w:cs/>
              </w:rPr>
              <w:t xml:space="preserve">จะต้องมีค่าเป็น </w:t>
            </w:r>
            <w:r w:rsidRPr="008979A8">
              <w:rPr>
                <w:rFonts w:cs="CordiaUPC"/>
              </w:rPr>
              <w:t xml:space="preserve">1 </w:t>
            </w:r>
            <w:r w:rsidRPr="008979A8">
              <w:rPr>
                <w:rFonts w:cs="Angsana New"/>
                <w:cs/>
              </w:rPr>
              <w:t>เสมอ</w:t>
            </w:r>
          </w:p>
        </w:tc>
        <w:tc>
          <w:tcPr>
            <w:tcW w:w="735" w:type="pct"/>
          </w:tcPr>
          <w:p w:rsidR="009C59A5" w:rsidP="00D26AEB" w:rsidRDefault="009C59A5" w14:paraId="4DBA95BC" w14:textId="72D93D99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9C59A5" w:rsidTr="005B0453" w14:paraId="02683D37" w14:textId="77777777">
        <w:tc>
          <w:tcPr>
            <w:tcW w:w="778" w:type="pct"/>
          </w:tcPr>
          <w:p w:rsidR="009C59A5" w:rsidP="00D26AEB" w:rsidRDefault="00BE463F" w14:paraId="07498133" w14:textId="2A338039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BE463F">
              <w:rPr>
                <w:rFonts w:ascii="CordiaUPC" w:hAnsi="CordiaUPC" w:cs="CordiaUPC"/>
                <w:sz w:val="28"/>
                <w:szCs w:val="28"/>
              </w:rPr>
              <w:t>00005</w:t>
            </w:r>
          </w:p>
        </w:tc>
        <w:tc>
          <w:tcPr>
            <w:tcW w:w="1626" w:type="pct"/>
          </w:tcPr>
          <w:p w:rsidRPr="00060444" w:rsidR="009C59A5" w:rsidP="00D26AEB" w:rsidRDefault="009C59A5" w14:paraId="29EE2F4F" w14:textId="02DC0DA0">
            <w:pPr>
              <w:tabs>
                <w:tab w:val="left" w:pos="1356"/>
              </w:tabs>
              <w:rPr>
                <w:rFonts w:cs="CordiaUPC"/>
              </w:rPr>
            </w:pPr>
            <w:r w:rsidRPr="00060444">
              <w:rPr>
                <w:rFonts w:cs="CordiaUPC"/>
              </w:rPr>
              <w:t xml:space="preserve">Duration Unit </w:t>
            </w:r>
            <w:r w:rsidRPr="00060444">
              <w:rPr>
                <w:rFonts w:cs="CordiaUPC"/>
                <w:bCs/>
              </w:rPr>
              <w:t>must be equal to</w:t>
            </w:r>
            <w:r w:rsidRPr="00060444">
              <w:rPr>
                <w:rFonts w:cs="CordiaUPC"/>
              </w:rPr>
              <w:t xml:space="preserve"> Package Duration Unit</w:t>
            </w:r>
            <w:r w:rsidR="00BE463F">
              <w:rPr>
                <w:rFonts w:cs="Angsana New"/>
                <w:cs/>
              </w:rPr>
              <w:t xml:space="preserve"> </w:t>
            </w:r>
            <w:r w:rsidRPr="00BE463F" w:rsidR="00BE463F">
              <w:rPr>
                <w:rFonts w:cs="CordiaUPC"/>
              </w:rPr>
              <w:t xml:space="preserve">when Duration Type is </w:t>
            </w:r>
            <w:r w:rsidRPr="00BE463F" w:rsidR="00BE463F">
              <w:rPr>
                <w:rFonts w:cs="Angsana New"/>
                <w:cs/>
              </w:rPr>
              <w:t>“</w:t>
            </w:r>
            <w:r w:rsidRPr="00BE463F" w:rsidR="00BE463F">
              <w:rPr>
                <w:rFonts w:cs="CordiaUPC"/>
              </w:rPr>
              <w:t>Depend on Package</w:t>
            </w:r>
            <w:r w:rsidRPr="00BE463F" w:rsidR="00BE463F">
              <w:rPr>
                <w:rFonts w:cs="Angsana New"/>
                <w:cs/>
              </w:rPr>
              <w:t>”.</w:t>
            </w:r>
          </w:p>
        </w:tc>
        <w:tc>
          <w:tcPr>
            <w:tcW w:w="1861" w:type="pct"/>
          </w:tcPr>
          <w:p w:rsidRPr="008979A8" w:rsidR="009C59A5" w:rsidP="00D26AEB" w:rsidRDefault="00BE463F" w14:paraId="3199C2DD" w14:textId="3682B07C">
            <w:pPr>
              <w:rPr>
                <w:rFonts w:cs="CordiaUPC"/>
                <w:cs/>
              </w:rPr>
            </w:pPr>
            <w:r w:rsidRPr="00BE463F">
              <w:rPr>
                <w:rFonts w:cs="Angsana New"/>
                <w:cs/>
              </w:rPr>
              <w:t xml:space="preserve">ถ้า </w:t>
            </w:r>
            <w:r w:rsidRPr="00BE463F">
              <w:rPr>
                <w:rFonts w:cs="CordiaUPC"/>
              </w:rPr>
              <w:t xml:space="preserve">Duration Type </w:t>
            </w:r>
            <w:r w:rsidRPr="00BE463F">
              <w:rPr>
                <w:rFonts w:cs="Angsana New"/>
                <w:cs/>
              </w:rPr>
              <w:t>เท่ากับ “</w:t>
            </w:r>
            <w:r w:rsidRPr="00BE463F">
              <w:rPr>
                <w:rFonts w:cs="CordiaUPC"/>
              </w:rPr>
              <w:t>Depend on Package</w:t>
            </w:r>
            <w:r w:rsidRPr="00BE463F">
              <w:rPr>
                <w:rFonts w:cs="Angsana New"/>
                <w:cs/>
              </w:rPr>
              <w:t xml:space="preserve">” ดังนั้น </w:t>
            </w:r>
            <w:r w:rsidRPr="008979A8" w:rsidR="009C59A5">
              <w:rPr>
                <w:rFonts w:cs="CordiaUPC"/>
              </w:rPr>
              <w:t xml:space="preserve">Duration Unit  </w:t>
            </w:r>
            <w:r w:rsidRPr="008979A8" w:rsidR="009C59A5">
              <w:rPr>
                <w:rFonts w:cs="Angsana New"/>
                <w:cs/>
              </w:rPr>
              <w:t xml:space="preserve">จะต้องมีค่าเท่ากับ </w:t>
            </w:r>
            <w:r w:rsidRPr="008979A8" w:rsidR="009C59A5">
              <w:rPr>
                <w:rFonts w:cs="CordiaUPC"/>
              </w:rPr>
              <w:t>Package</w:t>
            </w:r>
            <w:r w:rsidRPr="008979A8" w:rsidR="009C59A5">
              <w:rPr>
                <w:rFonts w:cs="Angsana New"/>
                <w:cs/>
              </w:rPr>
              <w:t xml:space="preserve"> </w:t>
            </w:r>
            <w:r w:rsidRPr="008979A8" w:rsidR="009C59A5">
              <w:rPr>
                <w:rFonts w:cs="CordiaUPC"/>
              </w:rPr>
              <w:t>Duration Unit</w:t>
            </w:r>
          </w:p>
        </w:tc>
        <w:tc>
          <w:tcPr>
            <w:tcW w:w="735" w:type="pct"/>
          </w:tcPr>
          <w:p w:rsidR="009C59A5" w:rsidP="00D26AEB" w:rsidRDefault="009C59A5" w14:paraId="72D577F7" w14:textId="3123D780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9C59A5" w:rsidTr="005B0453" w14:paraId="25354FD8" w14:textId="77777777">
        <w:tc>
          <w:tcPr>
            <w:tcW w:w="778" w:type="pct"/>
          </w:tcPr>
          <w:p w:rsidR="009C59A5" w:rsidP="00D26AEB" w:rsidRDefault="009C59A5" w14:paraId="3B1FC804" w14:textId="0944E75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26" w:type="pct"/>
          </w:tcPr>
          <w:p w:rsidRPr="00060444" w:rsidR="009C59A5" w:rsidP="00D26AEB" w:rsidRDefault="009C59A5" w14:paraId="4D49050A" w14:textId="336BAE3A">
            <w:pPr>
              <w:tabs>
                <w:tab w:val="left" w:pos="1356"/>
              </w:tabs>
              <w:rPr>
                <w:rFonts w:cs="CordiaUPC"/>
              </w:rPr>
            </w:pPr>
            <w:r>
              <w:rPr>
                <w:rFonts w:cs="CordiaUPC"/>
              </w:rPr>
              <w:t xml:space="preserve">Bill Cycle Type is required when </w:t>
            </w:r>
            <w:r>
              <w:t>C</w:t>
            </w:r>
            <w:r w:rsidRPr="00766CC1">
              <w:t>ustomer</w:t>
            </w:r>
            <w:r>
              <w:rPr>
                <w:rFonts w:cs="Angsana New"/>
                <w:cs/>
              </w:rPr>
              <w:t xml:space="preserve"> </w:t>
            </w:r>
            <w:r w:rsidRPr="00766CC1">
              <w:t>Type</w:t>
            </w:r>
            <w:r>
              <w:t xml:space="preserve"> is </w:t>
            </w:r>
            <w:r>
              <w:rPr>
                <w:rFonts w:cs="Angsana New"/>
                <w:cs/>
              </w:rPr>
              <w:t>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>”.</w:t>
            </w:r>
          </w:p>
        </w:tc>
        <w:tc>
          <w:tcPr>
            <w:tcW w:w="1861" w:type="pct"/>
          </w:tcPr>
          <w:p w:rsidRPr="008979A8" w:rsidR="009C59A5" w:rsidP="00D26AEB" w:rsidRDefault="009C59A5" w14:paraId="05532455" w14:textId="4507B4B2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ถ้า </w:t>
            </w:r>
            <w:r w:rsidRPr="00766CC1">
              <w:t>customerType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Pre</w:t>
            </w:r>
            <w:r>
              <w:rPr>
                <w:rFonts w:cs="Angsana New"/>
                <w:cs/>
              </w:rPr>
              <w:t>-</w:t>
            </w:r>
            <w:r>
              <w:rPr>
                <w:rFonts w:cs="CordiaUPC"/>
              </w:rP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ดังนั้น </w:t>
            </w:r>
            <w:r>
              <w:rPr>
                <w:rFonts w:cs="CordiaUPC"/>
              </w:rPr>
              <w:t xml:space="preserve">Bill Cycle Type </w:t>
            </w:r>
            <w:r>
              <w:rPr>
                <w:rFonts w:hint="cs" w:cs="Angsana New"/>
                <w:cs/>
              </w:rPr>
              <w:t xml:space="preserve">จะต้องเป็น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="009C59A5" w:rsidP="00D26AEB" w:rsidRDefault="009C59A5" w14:paraId="61A5803B" w14:textId="53ABF165">
            <w:pPr>
              <w:rPr>
                <w:rFonts w:cs="CordiaUPC"/>
                <w:szCs w:val="36"/>
              </w:rPr>
            </w:pPr>
            <w:r w:rsidRPr="001B0BC3">
              <w:rPr>
                <w:rFonts w:cs="CordiaUPC"/>
                <w:szCs w:val="36"/>
              </w:rPr>
              <w:t>Yes</w:t>
            </w:r>
          </w:p>
        </w:tc>
      </w:tr>
      <w:tr w:rsidR="009C59A5" w:rsidTr="005B0453" w14:paraId="2C94E967" w14:textId="77777777">
        <w:tc>
          <w:tcPr>
            <w:tcW w:w="778" w:type="pct"/>
          </w:tcPr>
          <w:p w:rsidRPr="000E5AB7" w:rsidR="009C59A5" w:rsidP="00D26AEB" w:rsidRDefault="009C59A5" w14:paraId="3D28D5D3" w14:textId="67CAE950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26" w:type="pct"/>
          </w:tcPr>
          <w:p w:rsidR="009C59A5" w:rsidP="00D26AEB" w:rsidRDefault="009C59A5" w14:paraId="629FCD0D" w14:textId="6E658B2F">
            <w:pPr>
              <w:tabs>
                <w:tab w:val="left" w:pos="1356"/>
              </w:tabs>
              <w:rPr>
                <w:rFonts w:cs="CordiaUPC"/>
              </w:rPr>
            </w:pPr>
            <w:r>
              <w:rPr>
                <w:rFonts w:cs="CordiaUPC"/>
              </w:rPr>
              <w:t xml:space="preserve">Bill Cycle Value is required when </w:t>
            </w:r>
            <w:r>
              <w:t>C</w:t>
            </w:r>
            <w:r w:rsidRPr="00766CC1">
              <w:t>ustomer</w:t>
            </w:r>
            <w:r>
              <w:rPr>
                <w:rFonts w:cs="Angsana New"/>
                <w:cs/>
              </w:rPr>
              <w:t xml:space="preserve"> </w:t>
            </w:r>
            <w:r w:rsidRPr="00766CC1">
              <w:t>Type</w:t>
            </w:r>
            <w:r>
              <w:t xml:space="preserve"> is </w:t>
            </w:r>
            <w:r>
              <w:rPr>
                <w:rFonts w:cs="Angsana New"/>
                <w:cs/>
              </w:rPr>
              <w:t>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>”.</w:t>
            </w:r>
          </w:p>
        </w:tc>
        <w:tc>
          <w:tcPr>
            <w:tcW w:w="1861" w:type="pct"/>
          </w:tcPr>
          <w:p w:rsidR="009C59A5" w:rsidP="00D26AEB" w:rsidRDefault="009C59A5" w14:paraId="278A5DEA" w14:textId="48998435">
            <w:pPr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ถ้า </w:t>
            </w:r>
            <w:r w:rsidRPr="00766CC1">
              <w:t>customerType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Pre</w:t>
            </w:r>
            <w:r>
              <w:rPr>
                <w:rFonts w:cs="Angsana New"/>
                <w:cs/>
              </w:rPr>
              <w:t>-</w:t>
            </w:r>
            <w:r>
              <w:rPr>
                <w:rFonts w:cs="CordiaUPC"/>
              </w:rP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ดังนั้น </w:t>
            </w:r>
            <w:r>
              <w:rPr>
                <w:rFonts w:cs="CordiaUPC"/>
              </w:rPr>
              <w:t xml:space="preserve">Bill Cycle Value </w:t>
            </w:r>
            <w:r>
              <w:rPr>
                <w:rFonts w:hint="cs" w:cs="Angsana New"/>
                <w:cs/>
              </w:rPr>
              <w:t xml:space="preserve">จะต้องเป็น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Pr="001B0BC3" w:rsidR="009C59A5" w:rsidP="00D26AEB" w:rsidRDefault="009C59A5" w14:paraId="0241ACF5" w14:textId="4471C217">
            <w:pPr>
              <w:rPr>
                <w:rFonts w:cs="CordiaUPC"/>
                <w:szCs w:val="36"/>
              </w:rPr>
            </w:pPr>
            <w:r w:rsidRPr="001B0BC3">
              <w:rPr>
                <w:rFonts w:cs="CordiaUPC"/>
                <w:szCs w:val="36"/>
              </w:rPr>
              <w:t>Yes</w:t>
            </w:r>
          </w:p>
        </w:tc>
      </w:tr>
      <w:tr w:rsidR="009C59A5" w:rsidTr="005B0453" w14:paraId="241776D2" w14:textId="77777777">
        <w:tc>
          <w:tcPr>
            <w:tcW w:w="778" w:type="pct"/>
          </w:tcPr>
          <w:p w:rsidRPr="000E5AB7" w:rsidR="009C59A5" w:rsidP="00D26AEB" w:rsidRDefault="009C59A5" w14:paraId="0D49F27C" w14:textId="33360AAA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26" w:type="pct"/>
          </w:tcPr>
          <w:p w:rsidR="009C59A5" w:rsidP="00D26AEB" w:rsidRDefault="009C59A5" w14:paraId="68E837EA" w14:textId="3B43F453">
            <w:pPr>
              <w:tabs>
                <w:tab w:val="left" w:pos="1356"/>
              </w:tabs>
              <w:rPr>
                <w:rFonts w:cs="CordiaUPC"/>
              </w:rPr>
            </w:pPr>
            <w:r>
              <w:rPr>
                <w:rFonts w:cs="CordiaUPC"/>
              </w:rPr>
              <w:t xml:space="preserve">Bill Cycle Unit is required when </w:t>
            </w:r>
            <w:r>
              <w:t>C</w:t>
            </w:r>
            <w:r w:rsidRPr="00766CC1">
              <w:t>ustomer</w:t>
            </w:r>
            <w:r>
              <w:rPr>
                <w:rFonts w:cs="Angsana New"/>
                <w:cs/>
              </w:rPr>
              <w:t xml:space="preserve"> </w:t>
            </w:r>
            <w:r w:rsidRPr="00766CC1">
              <w:t>Type</w:t>
            </w:r>
            <w:r>
              <w:t xml:space="preserve"> is </w:t>
            </w:r>
            <w:r>
              <w:rPr>
                <w:rFonts w:cs="Angsana New"/>
                <w:cs/>
              </w:rPr>
              <w:t>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>”.</w:t>
            </w:r>
          </w:p>
        </w:tc>
        <w:tc>
          <w:tcPr>
            <w:tcW w:w="1861" w:type="pct"/>
          </w:tcPr>
          <w:p w:rsidR="009C59A5" w:rsidP="00D26AEB" w:rsidRDefault="009C59A5" w14:paraId="2FB6070B" w14:textId="3900E274">
            <w:pPr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ถ้า </w:t>
            </w:r>
            <w:r w:rsidRPr="00766CC1">
              <w:t>customerType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Pre</w:t>
            </w:r>
            <w:r>
              <w:rPr>
                <w:rFonts w:cs="Angsana New"/>
                <w:cs/>
              </w:rPr>
              <w:t>-</w:t>
            </w:r>
            <w:r>
              <w:rPr>
                <w:rFonts w:cs="CordiaUPC"/>
              </w:rP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ดังนั้น </w:t>
            </w:r>
            <w:r>
              <w:rPr>
                <w:rFonts w:cs="CordiaUPC"/>
              </w:rPr>
              <w:t xml:space="preserve">Bill Cycle Unit </w:t>
            </w:r>
            <w:r>
              <w:rPr>
                <w:rFonts w:hint="cs" w:cs="Angsana New"/>
                <w:cs/>
              </w:rPr>
              <w:t xml:space="preserve">จะต้องเป็น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Pr="001B0BC3" w:rsidR="009C59A5" w:rsidP="00D26AEB" w:rsidRDefault="009C59A5" w14:paraId="7538EE36" w14:textId="71FC4EDC">
            <w:pPr>
              <w:rPr>
                <w:rFonts w:cs="CordiaUPC"/>
                <w:szCs w:val="36"/>
              </w:rPr>
            </w:pPr>
            <w:r w:rsidRPr="001B0BC3">
              <w:rPr>
                <w:rFonts w:cs="CordiaUPC"/>
                <w:szCs w:val="36"/>
              </w:rPr>
              <w:t>Yes</w:t>
            </w:r>
          </w:p>
        </w:tc>
      </w:tr>
      <w:tr w:rsidR="009C59A5" w:rsidTr="005B0453" w14:paraId="23909E3E" w14:textId="77777777">
        <w:tc>
          <w:tcPr>
            <w:tcW w:w="778" w:type="pct"/>
          </w:tcPr>
          <w:p w:rsidRPr="000E5AB7" w:rsidR="009C59A5" w:rsidP="00D26AEB" w:rsidRDefault="009C59A5" w14:paraId="7255C85B" w14:textId="7E138291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C40991">
              <w:t>00023</w:t>
            </w:r>
          </w:p>
        </w:tc>
        <w:tc>
          <w:tcPr>
            <w:tcW w:w="1626" w:type="pct"/>
          </w:tcPr>
          <w:p w:rsidR="009C59A5" w:rsidP="00D26AEB" w:rsidRDefault="009C59A5" w14:paraId="5FF436BB" w14:textId="4D84F0E8">
            <w:pPr>
              <w:tabs>
                <w:tab w:val="left" w:pos="1356"/>
              </w:tabs>
              <w:rPr>
                <w:rFonts w:cs="CordiaUPC"/>
              </w:rPr>
            </w:pPr>
            <w:r>
              <w:rPr>
                <w:rFonts w:cs="CordiaUPC"/>
              </w:rPr>
              <w:t>Bill Cycle Value</w:t>
            </w:r>
            <w:r>
              <w:t xml:space="preserve"> must be Integer </w:t>
            </w:r>
            <w:r>
              <w:rPr>
                <w:rFonts w:cs="Angsana New"/>
                <w:cs/>
              </w:rPr>
              <w:t>(</w:t>
            </w:r>
            <w:r>
              <w:t>Min 1, Max 99,999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1861" w:type="pct"/>
          </w:tcPr>
          <w:p w:rsidR="009C59A5" w:rsidP="00D26AEB" w:rsidRDefault="009C59A5" w14:paraId="36E47E86" w14:textId="5D91FF09">
            <w:pPr>
              <w:rPr>
                <w:rFonts w:cs="CordiaUPC"/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billCycleValue </w:t>
            </w:r>
            <w:r>
              <w:rPr>
                <w:rFonts w:hint="cs"/>
                <w:cs/>
              </w:rPr>
              <w:t xml:space="preserve">มีค่า ดังนั้น </w:t>
            </w:r>
            <w:r>
              <w:t>billCycleValue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จะต้องเป็นจำนวนเต็มและมีค่าอยู่ในช่วง </w:t>
            </w:r>
            <w:r>
              <w:t xml:space="preserve">1 </w:t>
            </w:r>
            <w:r>
              <w:rPr>
                <w:rFonts w:cs="Angsana New"/>
                <w:cs/>
              </w:rPr>
              <w:t xml:space="preserve">– </w:t>
            </w:r>
            <w:r>
              <w:t>99,999</w:t>
            </w:r>
          </w:p>
        </w:tc>
        <w:tc>
          <w:tcPr>
            <w:tcW w:w="735" w:type="pct"/>
          </w:tcPr>
          <w:p w:rsidRPr="001B0BC3" w:rsidR="009C59A5" w:rsidP="00D26AEB" w:rsidRDefault="009C59A5" w14:paraId="76D6A54E" w14:textId="77777777">
            <w:pPr>
              <w:rPr>
                <w:rFonts w:cs="CordiaUPC"/>
                <w:szCs w:val="36"/>
              </w:rPr>
            </w:pPr>
          </w:p>
        </w:tc>
      </w:tr>
      <w:tr w:rsidR="009C59A5" w:rsidTr="005B0453" w14:paraId="12DB9768" w14:textId="77777777">
        <w:tc>
          <w:tcPr>
            <w:tcW w:w="778" w:type="pct"/>
          </w:tcPr>
          <w:p w:rsidRPr="00C40991" w:rsidR="009C59A5" w:rsidP="00D26AEB" w:rsidRDefault="009C59A5" w14:paraId="13FAEADB" w14:textId="0D4C284E">
            <w:pPr>
              <w:pStyle w:val="BodyTextTable"/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0001</w:t>
            </w:r>
            <w:r>
              <w:rPr>
                <w:rFonts w:ascii="CordiaUPC" w:hAnsi="CordiaUPC" w:cs="CordiaUPC"/>
                <w:sz w:val="28"/>
                <w:szCs w:val="28"/>
              </w:rPr>
              <w:t>6</w:t>
            </w:r>
          </w:p>
        </w:tc>
        <w:tc>
          <w:tcPr>
            <w:tcW w:w="1626" w:type="pct"/>
          </w:tcPr>
          <w:p w:rsidR="009C59A5" w:rsidP="00D26AEB" w:rsidRDefault="009C59A5" w14:paraId="1C108D2E" w14:textId="3DB302AA">
            <w:pPr>
              <w:tabs>
                <w:tab w:val="left" w:pos="1356"/>
              </w:tabs>
              <w:rPr>
                <w:rFonts w:cs="CordiaUPC"/>
              </w:rPr>
            </w:pPr>
            <w:r>
              <w:rPr>
                <w:rFonts w:cs="CordiaUPC"/>
              </w:rPr>
              <w:t>Bill Cycle Value</w:t>
            </w:r>
            <w:r>
              <w:rPr>
                <w:rFonts w:cs="Angsana New"/>
                <w:cs/>
              </w:rPr>
              <w:t xml:space="preserve"> </w:t>
            </w:r>
            <w:r w:rsidRPr="00060444">
              <w:rPr>
                <w:rFonts w:cs="CordiaUPC"/>
                <w:bCs/>
              </w:rPr>
              <w:t>must be equal to</w:t>
            </w:r>
            <w:r w:rsidRPr="00060444">
              <w:rPr>
                <w:rFonts w:cs="CordiaUPC"/>
              </w:rPr>
              <w:t xml:space="preserve"> Package Duration when Duration Type is </w:t>
            </w:r>
            <w:r w:rsidRPr="00060444">
              <w:rPr>
                <w:rFonts w:cs="Angsana New"/>
                <w:cs/>
              </w:rPr>
              <w:t>“</w:t>
            </w:r>
            <w:r w:rsidRPr="00060444">
              <w:rPr>
                <w:rFonts w:cs="CordiaUPC"/>
              </w:rPr>
              <w:t>Depend on Package</w:t>
            </w:r>
            <w:r w:rsidRPr="00060444">
              <w:rPr>
                <w:rFonts w:cs="Angsana New"/>
                <w:cs/>
              </w:rPr>
              <w:t>”</w:t>
            </w:r>
          </w:p>
        </w:tc>
        <w:tc>
          <w:tcPr>
            <w:tcW w:w="1861" w:type="pct"/>
          </w:tcPr>
          <w:p w:rsidR="009C59A5" w:rsidP="00D26AEB" w:rsidRDefault="009C59A5" w14:paraId="4204EB56" w14:textId="177A14CB">
            <w:pPr>
              <w:rPr>
                <w:cs/>
              </w:rPr>
            </w:pPr>
            <w:r w:rsidRPr="008979A8">
              <w:rPr>
                <w:rFonts w:cs="Angsana New"/>
                <w:cs/>
              </w:rPr>
              <w:t xml:space="preserve">ถ้า </w:t>
            </w:r>
            <w:r>
              <w:rPr>
                <w:rFonts w:cs="CordiaUPC"/>
              </w:rPr>
              <w:t>Bill Cycle</w:t>
            </w:r>
            <w:r w:rsidRPr="008979A8">
              <w:rPr>
                <w:rFonts w:cs="CordiaUPC"/>
              </w:rPr>
              <w:t xml:space="preserve"> Type </w:t>
            </w:r>
            <w:r w:rsidRPr="008979A8">
              <w:rPr>
                <w:rFonts w:cs="Angsana New"/>
                <w:cs/>
              </w:rPr>
              <w:t>เท่ากับ “</w:t>
            </w:r>
            <w:r w:rsidRPr="008979A8">
              <w:rPr>
                <w:rFonts w:cs="CordiaUPC"/>
              </w:rPr>
              <w:t>Depend on Package</w:t>
            </w:r>
            <w:r w:rsidRPr="008979A8">
              <w:rPr>
                <w:rFonts w:cs="Angsana New"/>
                <w:cs/>
              </w:rPr>
              <w:t xml:space="preserve">” ดังนั้น </w:t>
            </w:r>
            <w:r>
              <w:rPr>
                <w:rFonts w:cs="CordiaUPC"/>
              </w:rPr>
              <w:t>Bill Cycle Value</w:t>
            </w:r>
            <w:r w:rsidRPr="008979A8">
              <w:rPr>
                <w:rFonts w:cs="Angsana New"/>
                <w:cs/>
              </w:rPr>
              <w:t xml:space="preserve"> จะต้องมีค่าเท่ากับ </w:t>
            </w:r>
            <w:r w:rsidRPr="008979A8">
              <w:rPr>
                <w:rFonts w:cs="CordiaUPC"/>
              </w:rPr>
              <w:t>Package</w:t>
            </w:r>
            <w:r w:rsidRPr="008979A8">
              <w:rPr>
                <w:rFonts w:cs="Angsana New"/>
                <w:cs/>
              </w:rPr>
              <w:t xml:space="preserve"> </w:t>
            </w:r>
            <w:r>
              <w:rPr>
                <w:rFonts w:cs="CordiaUPC"/>
              </w:rPr>
              <w:t>Bill Cycle</w:t>
            </w:r>
          </w:p>
        </w:tc>
        <w:tc>
          <w:tcPr>
            <w:tcW w:w="735" w:type="pct"/>
          </w:tcPr>
          <w:p w:rsidRPr="001B0BC3" w:rsidR="009C59A5" w:rsidP="00D26AEB" w:rsidRDefault="009C59A5" w14:paraId="51C522F9" w14:textId="417C6BD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9C59A5" w:rsidTr="005B0453" w14:paraId="0100CA63" w14:textId="77777777">
        <w:tc>
          <w:tcPr>
            <w:tcW w:w="778" w:type="pct"/>
          </w:tcPr>
          <w:p w:rsidRPr="000E5AB7" w:rsidR="009C59A5" w:rsidP="00D26AEB" w:rsidRDefault="009C59A5" w14:paraId="460FBB04" w14:textId="1660EB4B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0001</w:t>
            </w:r>
            <w:r>
              <w:rPr>
                <w:rFonts w:ascii="CordiaUPC" w:hAnsi="CordiaUPC" w:cs="CordiaUPC"/>
                <w:sz w:val="28"/>
                <w:szCs w:val="28"/>
              </w:rPr>
              <w:t>6</w:t>
            </w:r>
          </w:p>
        </w:tc>
        <w:tc>
          <w:tcPr>
            <w:tcW w:w="1626" w:type="pct"/>
          </w:tcPr>
          <w:p w:rsidR="009C59A5" w:rsidP="00D26AEB" w:rsidRDefault="009C59A5" w14:paraId="64865AA6" w14:textId="1F2F5FFC">
            <w:pPr>
              <w:tabs>
                <w:tab w:val="left" w:pos="1356"/>
              </w:tabs>
              <w:rPr>
                <w:rFonts w:cs="CordiaUPC"/>
              </w:rPr>
            </w:pPr>
            <w:r>
              <w:rPr>
                <w:rFonts w:cs="CordiaUPC"/>
              </w:rPr>
              <w:t xml:space="preserve">Bill Cycle Unit </w:t>
            </w:r>
            <w:r w:rsidRPr="00060444">
              <w:rPr>
                <w:rFonts w:cs="CordiaUPC"/>
                <w:bCs/>
              </w:rPr>
              <w:t>must be equal to</w:t>
            </w:r>
            <w:r w:rsidRPr="00060444">
              <w:rPr>
                <w:rFonts w:cs="CordiaUPC"/>
              </w:rPr>
              <w:t xml:space="preserve"> Package Duration when Duration Type is </w:t>
            </w:r>
            <w:r w:rsidRPr="00060444">
              <w:rPr>
                <w:rFonts w:cs="Angsana New"/>
                <w:cs/>
              </w:rPr>
              <w:t>“</w:t>
            </w:r>
            <w:r w:rsidRPr="00060444">
              <w:rPr>
                <w:rFonts w:cs="CordiaUPC"/>
              </w:rPr>
              <w:t>Depend on Package</w:t>
            </w:r>
            <w:r w:rsidRPr="00060444">
              <w:rPr>
                <w:rFonts w:cs="Angsana New"/>
                <w:cs/>
              </w:rPr>
              <w:t>”</w:t>
            </w:r>
          </w:p>
        </w:tc>
        <w:tc>
          <w:tcPr>
            <w:tcW w:w="1861" w:type="pct"/>
          </w:tcPr>
          <w:p w:rsidRPr="008979A8" w:rsidR="009C59A5" w:rsidP="00D26AEB" w:rsidRDefault="009C59A5" w14:paraId="1150761D" w14:textId="77820D50">
            <w:pPr>
              <w:rPr>
                <w:rFonts w:cs="CordiaUPC"/>
                <w:cs/>
              </w:rPr>
            </w:pPr>
            <w:r w:rsidRPr="008979A8">
              <w:rPr>
                <w:rFonts w:cs="Angsana New"/>
                <w:cs/>
              </w:rPr>
              <w:t xml:space="preserve">ถ้า </w:t>
            </w:r>
            <w:r>
              <w:rPr>
                <w:rFonts w:cs="CordiaUPC"/>
              </w:rPr>
              <w:t>Bill Cycle</w:t>
            </w:r>
            <w:r w:rsidRPr="008979A8">
              <w:rPr>
                <w:rFonts w:cs="CordiaUPC"/>
              </w:rPr>
              <w:t xml:space="preserve"> Type </w:t>
            </w:r>
            <w:r w:rsidRPr="008979A8">
              <w:rPr>
                <w:rFonts w:cs="Angsana New"/>
                <w:cs/>
              </w:rPr>
              <w:t>เท่ากับ “</w:t>
            </w:r>
            <w:r w:rsidRPr="008979A8">
              <w:rPr>
                <w:rFonts w:cs="CordiaUPC"/>
              </w:rPr>
              <w:t>Depend on Package</w:t>
            </w:r>
            <w:r w:rsidRPr="008979A8">
              <w:rPr>
                <w:rFonts w:cs="Angsana New"/>
                <w:cs/>
              </w:rPr>
              <w:t xml:space="preserve">” ดังนั้น </w:t>
            </w:r>
            <w:r>
              <w:rPr>
                <w:rFonts w:cs="CordiaUPC"/>
              </w:rPr>
              <w:t>Bill Cycle Unit</w:t>
            </w:r>
            <w:r w:rsidRPr="008979A8">
              <w:rPr>
                <w:rFonts w:cs="Angsana New"/>
                <w:cs/>
              </w:rPr>
              <w:t xml:space="preserve"> จะต้องมีค่าเท่ากับ </w:t>
            </w:r>
            <w:r w:rsidRPr="008979A8">
              <w:rPr>
                <w:rFonts w:cs="CordiaUPC"/>
              </w:rPr>
              <w:t>Package</w:t>
            </w:r>
            <w:r w:rsidRPr="008979A8">
              <w:rPr>
                <w:rFonts w:cs="Angsana New"/>
                <w:cs/>
              </w:rPr>
              <w:t xml:space="preserve"> </w:t>
            </w:r>
            <w:r>
              <w:rPr>
                <w:rFonts w:cs="CordiaUPC"/>
              </w:rPr>
              <w:t>Bill Cycle Unit</w:t>
            </w:r>
          </w:p>
        </w:tc>
        <w:tc>
          <w:tcPr>
            <w:tcW w:w="735" w:type="pct"/>
          </w:tcPr>
          <w:p w:rsidR="009C59A5" w:rsidP="00D26AEB" w:rsidRDefault="009C59A5" w14:paraId="56CFE7E9" w14:textId="5345B88D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</w:tbl>
    <w:p w:rsidRPr="008979A8" w:rsidR="00665B52" w:rsidP="000E77DA" w:rsidRDefault="00665B52" w14:paraId="29F2D3DC" w14:textId="77777777">
      <w:pPr>
        <w:pStyle w:val="Heading3"/>
        <w:numPr>
          <w:ilvl w:val="0"/>
          <w:numId w:val="371"/>
        </w:numPr>
        <w:rPr>
          <w:rFonts w:ascii="CordiaUPC" w:hAnsi="CordiaUPC" w:cs="CordiaUPC"/>
          <w:sz w:val="32"/>
          <w:szCs w:val="32"/>
        </w:rPr>
      </w:pPr>
      <w:r w:rsidRPr="008979A8">
        <w:rPr>
          <w:rFonts w:ascii="CordiaUPC" w:hAnsi="CordiaUPC" w:cs="CordiaUPC"/>
          <w:sz w:val="32"/>
          <w:szCs w:val="32"/>
        </w:rPr>
        <w:t>Mapping to DB</w:t>
      </w:r>
    </w:p>
    <w:tbl>
      <w:tblPr>
        <w:tblW w:w="4977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348"/>
        <w:gridCol w:w="2486"/>
        <w:gridCol w:w="4141"/>
      </w:tblGrid>
      <w:tr w:rsidRPr="008979A8" w:rsidR="00665B52" w:rsidTr="005B0453" w14:paraId="112B68E3" w14:textId="77777777">
        <w:trPr>
          <w:cantSplit/>
          <w:tblHeader/>
        </w:trPr>
        <w:tc>
          <w:tcPr>
            <w:tcW w:w="1308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665B52" w:rsidP="005B0453" w:rsidRDefault="00665B52" w14:paraId="63B66A86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Database Table</w:t>
            </w:r>
          </w:p>
        </w:tc>
        <w:tc>
          <w:tcPr>
            <w:tcW w:w="1385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665B52" w:rsidP="005B0453" w:rsidRDefault="00665B52" w14:paraId="68217B15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Database Column</w:t>
            </w:r>
          </w:p>
        </w:tc>
        <w:tc>
          <w:tcPr>
            <w:tcW w:w="2307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665B52" w:rsidP="005B0453" w:rsidRDefault="00665B52" w14:paraId="677BBDC0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Field on Screen</w:t>
            </w:r>
          </w:p>
        </w:tc>
      </w:tr>
      <w:tr w:rsidRPr="008979A8" w:rsidR="00B35D0E" w:rsidTr="005B0453" w14:paraId="5454B06E" w14:textId="77777777">
        <w:tc>
          <w:tcPr>
            <w:tcW w:w="1308" w:type="pct"/>
            <w:vMerge w:val="restart"/>
          </w:tcPr>
          <w:p w:rsidRPr="008979A8" w:rsidR="00B35D0E" w:rsidP="005B0453" w:rsidRDefault="00B35D0E" w14:paraId="496382CA" w14:textId="34CE12B1">
            <w:pPr>
              <w:rPr>
                <w:rFonts w:cs="CordiaUPC"/>
              </w:rPr>
            </w:pPr>
            <w:r>
              <w:rPr>
                <w:rFonts w:cs="CordiaUPC"/>
              </w:rPr>
              <w:t>MASS</w:t>
            </w:r>
            <w:r w:rsidRPr="00F33A0D">
              <w:rPr>
                <w:rFonts w:cs="CordiaUPC"/>
              </w:rPr>
              <w:t>_</w:t>
            </w:r>
            <w:r>
              <w:rPr>
                <w:rFonts w:cs="CordiaUPC"/>
              </w:rPr>
              <w:t>CONTENT_MUSIC</w:t>
            </w:r>
          </w:p>
        </w:tc>
        <w:tc>
          <w:tcPr>
            <w:tcW w:w="1385" w:type="pct"/>
          </w:tcPr>
          <w:p w:rsidRPr="008979A8" w:rsidR="00B35D0E" w:rsidP="005B0453" w:rsidRDefault="00B35D0E" w14:paraId="099D4D50" w14:textId="77777777">
            <w:pPr>
              <w:spacing w:after="0"/>
              <w:rPr>
                <w:rFonts w:cs="CordiaUPC"/>
              </w:rPr>
            </w:pPr>
            <w:r>
              <w:rPr>
                <w:rFonts w:cs="CordiaUPC"/>
              </w:rPr>
              <w:t>ROW_ID</w:t>
            </w:r>
          </w:p>
        </w:tc>
        <w:tc>
          <w:tcPr>
            <w:tcW w:w="2307" w:type="pct"/>
          </w:tcPr>
          <w:p w:rsidR="00B35D0E" w:rsidP="005B0453" w:rsidRDefault="00B35D0E" w14:paraId="72ABA5F0" w14:textId="77777777">
            <w:pPr>
              <w:spacing w:after="0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ครั้งแรก</w:t>
            </w:r>
          </w:p>
          <w:p w:rsidR="00B35D0E" w:rsidP="005B0453" w:rsidRDefault="00B35D0E" w14:paraId="3E09EB03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ให้ระบบ </w:t>
            </w:r>
            <w:r>
              <w:rPr>
                <w:rFonts w:cs="CordiaUPC"/>
              </w:rPr>
              <w:t xml:space="preserve">Auto Generate </w:t>
            </w:r>
          </w:p>
          <w:p w:rsidR="00B35D0E" w:rsidP="005B0453" w:rsidRDefault="00B35D0E" w14:paraId="1D89B1A0" w14:textId="77777777">
            <w:pPr>
              <w:spacing w:after="0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ครั้งถัดไป</w:t>
            </w:r>
          </w:p>
          <w:p w:rsidRPr="008979A8" w:rsidR="00B35D0E" w:rsidP="005B0453" w:rsidRDefault="00B35D0E" w14:paraId="4670114E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ให้ใช้ </w:t>
            </w:r>
            <w:r>
              <w:rPr>
                <w:rFonts w:cs="CordiaUPC"/>
              </w:rPr>
              <w:t xml:space="preserve">Row ID </w:t>
            </w:r>
            <w:r>
              <w:rPr>
                <w:rFonts w:hint="cs" w:cs="Angsana New"/>
                <w:cs/>
              </w:rPr>
              <w:t>เดิม</w:t>
            </w:r>
          </w:p>
        </w:tc>
      </w:tr>
      <w:tr w:rsidRPr="008979A8" w:rsidR="00B35D0E" w:rsidTr="005B0453" w14:paraId="6EC53E39" w14:textId="77777777">
        <w:tc>
          <w:tcPr>
            <w:tcW w:w="1308" w:type="pct"/>
            <w:vMerge/>
          </w:tcPr>
          <w:p w:rsidRPr="008979A8" w:rsidR="00B35D0E" w:rsidP="005B0453" w:rsidRDefault="00B35D0E" w14:paraId="500156A8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B35D0E" w:rsidP="005B0453" w:rsidRDefault="00B35D0E" w14:paraId="5E665E0B" w14:textId="77777777">
            <w:pPr>
              <w:spacing w:after="0"/>
              <w:rPr>
                <w:rFonts w:cs="CordiaUPC"/>
              </w:rPr>
            </w:pPr>
            <w:r>
              <w:rPr>
                <w:rFonts w:cs="CordiaUPC"/>
              </w:rPr>
              <w:t>REFERENCE</w:t>
            </w:r>
            <w:r w:rsidRPr="008979A8">
              <w:rPr>
                <w:rFonts w:cs="CordiaUPC"/>
              </w:rPr>
              <w:t>_ROW_ID</w:t>
            </w:r>
          </w:p>
        </w:tc>
        <w:tc>
          <w:tcPr>
            <w:tcW w:w="2307" w:type="pct"/>
          </w:tcPr>
          <w:p w:rsidR="00B35D0E" w:rsidP="005B0453" w:rsidRDefault="00B35D0E" w14:paraId="1832C53C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>ให้</w:t>
            </w:r>
            <w:r w:rsidRPr="008979A8">
              <w:rPr>
                <w:rFonts w:cs="Angsana New"/>
                <w:cs/>
              </w:rPr>
              <w:t>ใช้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CordiaUPC"/>
              </w:rPr>
              <w:t>MASS_PO_DETAIL</w:t>
            </w:r>
            <w:r w:rsidRPr="008979A8">
              <w:rPr>
                <w:rFonts w:cs="Angsana New"/>
                <w:cs/>
              </w:rPr>
              <w:t>.</w:t>
            </w:r>
            <w:r w:rsidRPr="008979A8">
              <w:rPr>
                <w:rFonts w:cs="CordiaUPC"/>
              </w:rPr>
              <w:t>ROW_ID</w:t>
            </w:r>
            <w:r>
              <w:rPr>
                <w:rFonts w:hint="cs" w:cs="Angsana New"/>
                <w:cs/>
              </w:rPr>
              <w:t xml:space="preserve"> เดิม</w:t>
            </w:r>
          </w:p>
        </w:tc>
      </w:tr>
      <w:tr w:rsidRPr="008979A8" w:rsidR="00B35D0E" w:rsidTr="005B0453" w14:paraId="02DC2613" w14:textId="77777777">
        <w:tc>
          <w:tcPr>
            <w:tcW w:w="1308" w:type="pct"/>
            <w:vMerge/>
          </w:tcPr>
          <w:p w:rsidRPr="008979A8" w:rsidR="00B35D0E" w:rsidP="005B0453" w:rsidRDefault="00B35D0E" w14:paraId="1FF11016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B35D0E" w:rsidP="005B0453" w:rsidRDefault="00B35D0E" w14:paraId="7E02EDBC" w14:textId="77777777">
            <w:pPr>
              <w:spacing w:after="0"/>
              <w:rPr>
                <w:rFonts w:cs="CordiaUPC"/>
              </w:rPr>
            </w:pPr>
            <w:r w:rsidRPr="008979A8">
              <w:rPr>
                <w:rFonts w:cs="CordiaUPC"/>
              </w:rPr>
              <w:t>FREE_RESOURCE_TYPE</w:t>
            </w:r>
          </w:p>
        </w:tc>
        <w:tc>
          <w:tcPr>
            <w:tcW w:w="2307" w:type="pct"/>
          </w:tcPr>
          <w:p w:rsidR="00B35D0E" w:rsidP="005B0453" w:rsidRDefault="00B35D0E" w14:paraId="51674C04" w14:textId="77777777">
            <w:pPr>
              <w:rPr>
                <w:rFonts w:cs="CordiaUPC"/>
                <w:cs/>
              </w:rPr>
            </w:pPr>
            <w:r w:rsidRPr="008979A8">
              <w:rPr>
                <w:rFonts w:cs="Angsana New"/>
                <w:cs/>
              </w:rPr>
              <w:t xml:space="preserve">ให้ </w:t>
            </w:r>
            <w:r w:rsidRPr="008979A8">
              <w:rPr>
                <w:rFonts w:cs="CordiaUPC"/>
              </w:rPr>
              <w:t xml:space="preserve">Default </w:t>
            </w:r>
            <w:r w:rsidRPr="008979A8">
              <w:rPr>
                <w:rFonts w:cs="Angsana New"/>
                <w:cs/>
              </w:rPr>
              <w:t>ค่าเป็น “</w:t>
            </w:r>
            <w:r w:rsidRPr="008979A8">
              <w:rPr>
                <w:rFonts w:cs="CordiaUPC"/>
              </w:rPr>
              <w:t>Product Pricing</w:t>
            </w:r>
            <w:r w:rsidRPr="008979A8">
              <w:rPr>
                <w:rFonts w:cs="Angsana New"/>
                <w:cs/>
              </w:rPr>
              <w:t>”</w:t>
            </w:r>
          </w:p>
        </w:tc>
      </w:tr>
      <w:tr w:rsidRPr="008979A8" w:rsidR="00B35D0E" w:rsidTr="005B0453" w14:paraId="519A7372" w14:textId="77777777">
        <w:tc>
          <w:tcPr>
            <w:tcW w:w="1308" w:type="pct"/>
            <w:vMerge/>
          </w:tcPr>
          <w:p w:rsidRPr="008979A8" w:rsidR="00B35D0E" w:rsidP="00B57EE2" w:rsidRDefault="00B35D0E" w14:paraId="45E2B186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B35D0E" w:rsidP="00B57EE2" w:rsidRDefault="00B35D0E" w14:paraId="24C14663" w14:textId="3A7A9C81">
            <w:pPr>
              <w:spacing w:after="0"/>
              <w:rPr>
                <w:rFonts w:cs="CordiaUPC"/>
              </w:rPr>
            </w:pPr>
            <w:r>
              <w:rPr>
                <w:rFonts w:cs="CordiaUPC"/>
              </w:rPr>
              <w:t>SERVICE</w:t>
            </w:r>
          </w:p>
        </w:tc>
        <w:tc>
          <w:tcPr>
            <w:tcW w:w="2307" w:type="pct"/>
          </w:tcPr>
          <w:p w:rsidR="00B35D0E" w:rsidP="00B57EE2" w:rsidRDefault="00B35D0E" w14:paraId="25B5FC3D" w14:textId="78947E6A">
            <w:r>
              <w:t>service</w:t>
            </w:r>
          </w:p>
        </w:tc>
      </w:tr>
      <w:tr w:rsidRPr="008979A8" w:rsidR="00B35D0E" w:rsidTr="005B0453" w14:paraId="79763066" w14:textId="77777777">
        <w:tc>
          <w:tcPr>
            <w:tcW w:w="1308" w:type="pct"/>
            <w:vMerge/>
          </w:tcPr>
          <w:p w:rsidRPr="008979A8" w:rsidR="00B35D0E" w:rsidP="00B57EE2" w:rsidRDefault="00B35D0E" w14:paraId="52AD5A9A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B35D0E" w:rsidP="00B57EE2" w:rsidRDefault="00B35D0E" w14:paraId="5F79AC86" w14:textId="0CD2E472">
            <w:pPr>
              <w:spacing w:after="0"/>
              <w:rPr>
                <w:rFonts w:cs="CordiaUPC"/>
              </w:rPr>
            </w:pPr>
            <w:r>
              <w:rPr>
                <w:rFonts w:cs="CordiaUPC"/>
              </w:rPr>
              <w:t>BUNDLE_TYPE</w:t>
            </w:r>
          </w:p>
        </w:tc>
        <w:tc>
          <w:tcPr>
            <w:tcW w:w="2307" w:type="pct"/>
          </w:tcPr>
          <w:p w:rsidRPr="008979A8" w:rsidR="00B35D0E" w:rsidP="00B57EE2" w:rsidRDefault="00B35D0E" w14:paraId="59DC74B5" w14:textId="0C92EE18">
            <w:pPr>
              <w:rPr>
                <w:rFonts w:cs="CordiaUPC"/>
                <w:cs/>
              </w:rPr>
            </w:pPr>
            <w:r>
              <w:t>bundleType</w:t>
            </w:r>
          </w:p>
        </w:tc>
      </w:tr>
      <w:tr w:rsidRPr="008979A8" w:rsidR="00B35D0E" w:rsidTr="005B0453" w14:paraId="4250E471" w14:textId="77777777">
        <w:tc>
          <w:tcPr>
            <w:tcW w:w="1308" w:type="pct"/>
            <w:vMerge/>
          </w:tcPr>
          <w:p w:rsidRPr="008979A8" w:rsidR="00B35D0E" w:rsidP="00B57EE2" w:rsidRDefault="00B35D0E" w14:paraId="462BA16E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B35D0E" w:rsidP="00B57EE2" w:rsidRDefault="00B35D0E" w14:paraId="12DCD3DA" w14:textId="77777777">
            <w:pPr>
              <w:spacing w:after="0"/>
              <w:rPr>
                <w:rFonts w:cs="CordiaUPC"/>
              </w:rPr>
            </w:pPr>
            <w:r>
              <w:rPr>
                <w:rFonts w:cs="CordiaUPC"/>
              </w:rPr>
              <w:t>SOURCE_CONTENT</w:t>
            </w:r>
          </w:p>
        </w:tc>
        <w:tc>
          <w:tcPr>
            <w:tcW w:w="2307" w:type="pct"/>
          </w:tcPr>
          <w:p w:rsidR="00B35D0E" w:rsidP="00B57EE2" w:rsidRDefault="00B35D0E" w14:paraId="46498A9D" w14:textId="77777777">
            <w:pPr>
              <w:tabs>
                <w:tab w:val="left" w:pos="1356"/>
              </w:tabs>
            </w:pPr>
            <w:r>
              <w:t>sourceContent</w:t>
            </w:r>
          </w:p>
          <w:p w:rsidRPr="008979A8" w:rsidR="00B35D0E" w:rsidP="00B57EE2" w:rsidRDefault="00B35D0E" w14:paraId="7CA4334C" w14:textId="77777777">
            <w:pPr>
              <w:rPr>
                <w:rFonts w:cs="CordiaUPC"/>
                <w:cs/>
              </w:rPr>
            </w:pPr>
          </w:p>
        </w:tc>
      </w:tr>
      <w:tr w:rsidRPr="008979A8" w:rsidR="00B35D0E" w:rsidTr="005B0453" w14:paraId="5EF3D95B" w14:textId="77777777">
        <w:tc>
          <w:tcPr>
            <w:tcW w:w="1308" w:type="pct"/>
            <w:vMerge/>
          </w:tcPr>
          <w:p w:rsidRPr="008979A8" w:rsidR="00B35D0E" w:rsidP="00927154" w:rsidRDefault="00B35D0E" w14:paraId="2FCBF55E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B35D0E" w:rsidP="00927154" w:rsidRDefault="00B35D0E" w14:paraId="3E90E573" w14:textId="1243FF01">
            <w:pPr>
              <w:spacing w:after="0"/>
              <w:rPr>
                <w:szCs w:val="36"/>
              </w:rPr>
            </w:pPr>
            <w:r>
              <w:rPr>
                <w:rFonts w:cs="CordiaUPC"/>
              </w:rPr>
              <w:t>PACKAGE_GROUP_NAME</w:t>
            </w:r>
          </w:p>
        </w:tc>
        <w:tc>
          <w:tcPr>
            <w:tcW w:w="2307" w:type="pct"/>
          </w:tcPr>
          <w:p w:rsidR="00B35D0E" w:rsidP="00927154" w:rsidRDefault="00B35D0E" w14:paraId="57BF3F7F" w14:textId="559A8EAC">
            <w:pPr>
              <w:rPr>
                <w:rFonts w:cs="CordiaUPC"/>
              </w:rPr>
            </w:pPr>
            <w:r>
              <w:rPr>
                <w:color w:val="000000" w:themeColor="text1"/>
              </w:rPr>
              <w:t>packageGroupName</w:t>
            </w:r>
          </w:p>
        </w:tc>
      </w:tr>
      <w:tr w:rsidRPr="008979A8" w:rsidR="00B35D0E" w:rsidTr="005B0453" w14:paraId="54725969" w14:textId="77777777">
        <w:tc>
          <w:tcPr>
            <w:tcW w:w="1308" w:type="pct"/>
            <w:vMerge/>
          </w:tcPr>
          <w:p w:rsidRPr="008979A8" w:rsidR="00B35D0E" w:rsidP="00927154" w:rsidRDefault="00B35D0E" w14:paraId="66BB636C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F33A0D" w:rsidR="00B35D0E" w:rsidP="00927154" w:rsidRDefault="00B35D0E" w14:paraId="3DE21594" w14:textId="77777777">
            <w:pPr>
              <w:spacing w:after="0"/>
              <w:rPr>
                <w:rFonts w:cs="CordiaUPC"/>
              </w:rPr>
            </w:pPr>
            <w:r>
              <w:rPr>
                <w:szCs w:val="36"/>
              </w:rPr>
              <w:t>DURATION_TYPE</w:t>
            </w:r>
          </w:p>
        </w:tc>
        <w:tc>
          <w:tcPr>
            <w:tcW w:w="2307" w:type="pct"/>
          </w:tcPr>
          <w:p w:rsidR="00B35D0E" w:rsidP="00927154" w:rsidRDefault="00B35D0E" w14:paraId="2562A576" w14:textId="77777777">
            <w:pPr>
              <w:rPr>
                <w:rFonts w:cs="CordiaUPC"/>
                <w:cs/>
              </w:rPr>
            </w:pPr>
            <w:r>
              <w:rPr>
                <w:rFonts w:cs="CordiaUPC"/>
              </w:rPr>
              <w:t>d</w:t>
            </w:r>
            <w:r w:rsidRPr="008979A8">
              <w:rPr>
                <w:rFonts w:cs="CordiaUPC"/>
              </w:rPr>
              <w:t>urationType</w:t>
            </w:r>
          </w:p>
        </w:tc>
      </w:tr>
      <w:tr w:rsidRPr="008979A8" w:rsidR="00B35D0E" w:rsidTr="005B0453" w14:paraId="0116E66F" w14:textId="77777777">
        <w:tc>
          <w:tcPr>
            <w:tcW w:w="1308" w:type="pct"/>
            <w:vMerge/>
          </w:tcPr>
          <w:p w:rsidRPr="008979A8" w:rsidR="00B35D0E" w:rsidP="00927154" w:rsidRDefault="00B35D0E" w14:paraId="41DCFE2A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B35D0E" w:rsidP="00927154" w:rsidRDefault="00B35D0E" w14:paraId="560F761C" w14:textId="77777777">
            <w:pPr>
              <w:spacing w:after="0"/>
              <w:rPr>
                <w:szCs w:val="36"/>
              </w:rPr>
            </w:pPr>
            <w:r>
              <w:rPr>
                <w:szCs w:val="36"/>
              </w:rPr>
              <w:t>DURATION_FROM</w:t>
            </w:r>
          </w:p>
        </w:tc>
        <w:tc>
          <w:tcPr>
            <w:tcW w:w="2307" w:type="pct"/>
          </w:tcPr>
          <w:p w:rsidR="00B35D0E" w:rsidP="00927154" w:rsidRDefault="00B35D0E" w14:paraId="2A32FCBF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d</w:t>
            </w:r>
            <w:r w:rsidRPr="008979A8">
              <w:rPr>
                <w:rFonts w:cs="CordiaUPC"/>
              </w:rPr>
              <w:t>urationFrom</w:t>
            </w:r>
          </w:p>
        </w:tc>
      </w:tr>
      <w:tr w:rsidRPr="008979A8" w:rsidR="00B35D0E" w:rsidTr="005B0453" w14:paraId="58F7F09B" w14:textId="77777777">
        <w:tc>
          <w:tcPr>
            <w:tcW w:w="1308" w:type="pct"/>
            <w:vMerge/>
          </w:tcPr>
          <w:p w:rsidRPr="008979A8" w:rsidR="00B35D0E" w:rsidP="00927154" w:rsidRDefault="00B35D0E" w14:paraId="6692E8E5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B35D0E" w:rsidP="00927154" w:rsidRDefault="00B35D0E" w14:paraId="2CFD785A" w14:textId="77777777">
            <w:pPr>
              <w:spacing w:after="0"/>
              <w:rPr>
                <w:szCs w:val="36"/>
              </w:rPr>
            </w:pPr>
            <w:r>
              <w:rPr>
                <w:szCs w:val="36"/>
              </w:rPr>
              <w:t>DURATION_TO</w:t>
            </w:r>
          </w:p>
        </w:tc>
        <w:tc>
          <w:tcPr>
            <w:tcW w:w="2307" w:type="pct"/>
          </w:tcPr>
          <w:p w:rsidR="00B35D0E" w:rsidP="00927154" w:rsidRDefault="00B35D0E" w14:paraId="12FEEDDD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d</w:t>
            </w:r>
            <w:r w:rsidRPr="008979A8">
              <w:rPr>
                <w:rFonts w:cs="CordiaUPC"/>
              </w:rPr>
              <w:t>urationTo</w:t>
            </w:r>
          </w:p>
        </w:tc>
      </w:tr>
      <w:tr w:rsidRPr="008979A8" w:rsidR="00B35D0E" w:rsidTr="005B0453" w14:paraId="09110BAF" w14:textId="77777777">
        <w:tc>
          <w:tcPr>
            <w:tcW w:w="1308" w:type="pct"/>
            <w:vMerge/>
          </w:tcPr>
          <w:p w:rsidRPr="008979A8" w:rsidR="00B35D0E" w:rsidP="00927154" w:rsidRDefault="00B35D0E" w14:paraId="3AD6426D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B35D0E" w:rsidP="00927154" w:rsidRDefault="00B35D0E" w14:paraId="48BF1A73" w14:textId="77777777">
            <w:pPr>
              <w:spacing w:after="0"/>
              <w:rPr>
                <w:szCs w:val="36"/>
              </w:rPr>
            </w:pPr>
            <w:r>
              <w:rPr>
                <w:szCs w:val="36"/>
              </w:rPr>
              <w:t>DURATION_UNIT</w:t>
            </w:r>
          </w:p>
        </w:tc>
        <w:tc>
          <w:tcPr>
            <w:tcW w:w="2307" w:type="pct"/>
          </w:tcPr>
          <w:p w:rsidR="00B35D0E" w:rsidP="00927154" w:rsidRDefault="00B35D0E" w14:paraId="66669939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d</w:t>
            </w:r>
            <w:r w:rsidRPr="008979A8">
              <w:rPr>
                <w:rFonts w:cs="CordiaUPC"/>
              </w:rPr>
              <w:t>urationUnit</w:t>
            </w:r>
          </w:p>
        </w:tc>
      </w:tr>
      <w:tr w:rsidRPr="008979A8" w:rsidR="00B35D0E" w:rsidTr="005B0453" w14:paraId="3725D52A" w14:textId="77777777">
        <w:tc>
          <w:tcPr>
            <w:tcW w:w="1308" w:type="pct"/>
            <w:vMerge/>
          </w:tcPr>
          <w:p w:rsidRPr="008979A8" w:rsidR="00B35D0E" w:rsidP="00927154" w:rsidRDefault="00B35D0E" w14:paraId="6DF9E23B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B35D0E" w:rsidP="00927154" w:rsidRDefault="00B35D0E" w14:paraId="2668F157" w14:textId="77777777">
            <w:pPr>
              <w:spacing w:after="0"/>
              <w:rPr>
                <w:szCs w:val="36"/>
              </w:rPr>
            </w:pPr>
            <w:r>
              <w:rPr>
                <w:szCs w:val="36"/>
              </w:rPr>
              <w:t>BILL_CYCLE_TYPE</w:t>
            </w:r>
          </w:p>
        </w:tc>
        <w:tc>
          <w:tcPr>
            <w:tcW w:w="2307" w:type="pct"/>
          </w:tcPr>
          <w:p w:rsidR="00B35D0E" w:rsidP="00927154" w:rsidRDefault="00B35D0E" w14:paraId="22FF4C7B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billCycleType</w:t>
            </w:r>
          </w:p>
        </w:tc>
      </w:tr>
      <w:tr w:rsidRPr="008979A8" w:rsidR="00B35D0E" w:rsidTr="005B0453" w14:paraId="7A295386" w14:textId="77777777">
        <w:tc>
          <w:tcPr>
            <w:tcW w:w="1308" w:type="pct"/>
            <w:vMerge/>
          </w:tcPr>
          <w:p w:rsidRPr="008979A8" w:rsidR="00B35D0E" w:rsidP="00927154" w:rsidRDefault="00B35D0E" w14:paraId="416F74DD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B35D0E" w:rsidP="00927154" w:rsidRDefault="00B35D0E" w14:paraId="6BE31C7F" w14:textId="77777777">
            <w:pPr>
              <w:spacing w:after="0"/>
              <w:rPr>
                <w:szCs w:val="36"/>
              </w:rPr>
            </w:pPr>
            <w:r>
              <w:rPr>
                <w:szCs w:val="36"/>
              </w:rPr>
              <w:t>BILL_CYCLE_VALUE</w:t>
            </w:r>
          </w:p>
        </w:tc>
        <w:tc>
          <w:tcPr>
            <w:tcW w:w="2307" w:type="pct"/>
          </w:tcPr>
          <w:p w:rsidR="00B35D0E" w:rsidP="00927154" w:rsidRDefault="00B35D0E" w14:paraId="02C928A7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billCycleValue</w:t>
            </w:r>
          </w:p>
        </w:tc>
      </w:tr>
      <w:tr w:rsidRPr="008979A8" w:rsidR="00B35D0E" w:rsidTr="005B0453" w14:paraId="733AC5D5" w14:textId="77777777">
        <w:tc>
          <w:tcPr>
            <w:tcW w:w="1308" w:type="pct"/>
            <w:vMerge/>
          </w:tcPr>
          <w:p w:rsidRPr="008979A8" w:rsidR="00B35D0E" w:rsidP="00927154" w:rsidRDefault="00B35D0E" w14:paraId="1E76391D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B35D0E" w:rsidP="00927154" w:rsidRDefault="00B35D0E" w14:paraId="3879DAA3" w14:textId="77777777">
            <w:pPr>
              <w:spacing w:after="0"/>
              <w:rPr>
                <w:szCs w:val="36"/>
              </w:rPr>
            </w:pPr>
            <w:r>
              <w:rPr>
                <w:szCs w:val="36"/>
              </w:rPr>
              <w:t>BILL_CYCLE_UNIT</w:t>
            </w:r>
          </w:p>
        </w:tc>
        <w:tc>
          <w:tcPr>
            <w:tcW w:w="2307" w:type="pct"/>
          </w:tcPr>
          <w:p w:rsidR="00B35D0E" w:rsidP="00927154" w:rsidRDefault="00B35D0E" w14:paraId="35C57588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billCycleUnit</w:t>
            </w:r>
          </w:p>
        </w:tc>
      </w:tr>
      <w:tr w:rsidRPr="008979A8" w:rsidR="00B35D0E" w:rsidTr="005B0453" w14:paraId="4BDA9C7E" w14:textId="77777777">
        <w:tc>
          <w:tcPr>
            <w:tcW w:w="1308" w:type="pct"/>
            <w:vMerge/>
          </w:tcPr>
          <w:p w:rsidRPr="008979A8" w:rsidR="00B35D0E" w:rsidP="00B35D0E" w:rsidRDefault="00B35D0E" w14:paraId="796720AB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B35D0E" w:rsidP="00B35D0E" w:rsidRDefault="00B35D0E" w14:paraId="045D38B0" w14:textId="2293A5F1">
            <w:pPr>
              <w:spacing w:after="0"/>
              <w:rPr>
                <w:szCs w:val="36"/>
              </w:rPr>
            </w:pPr>
            <w:r>
              <w:t>DEDUCT_TYPE</w:t>
            </w:r>
          </w:p>
        </w:tc>
        <w:tc>
          <w:tcPr>
            <w:tcW w:w="2307" w:type="pct"/>
          </w:tcPr>
          <w:p w:rsidR="00B35D0E" w:rsidP="00B35D0E" w:rsidRDefault="00B35D0E" w14:paraId="07546606" w14:textId="1551DCDB">
            <w:pPr>
              <w:rPr>
                <w:rFonts w:cs="CordiaUPC"/>
              </w:rPr>
            </w:pPr>
            <w:r>
              <w:rPr>
                <w:rFonts w:cs="CordiaUPC"/>
              </w:rPr>
              <w:t>deductType</w:t>
            </w:r>
          </w:p>
        </w:tc>
      </w:tr>
      <w:tr w:rsidRPr="008979A8" w:rsidR="00B35D0E" w:rsidTr="005B0453" w14:paraId="4394ABF3" w14:textId="77777777">
        <w:tc>
          <w:tcPr>
            <w:tcW w:w="1308" w:type="pct"/>
            <w:vMerge w:val="restart"/>
          </w:tcPr>
          <w:p w:rsidRPr="008979A8" w:rsidR="00B35D0E" w:rsidP="00B35D0E" w:rsidRDefault="00B35D0E" w14:paraId="30C47E02" w14:textId="7BEABA77">
            <w:pPr>
              <w:rPr>
                <w:rFonts w:cs="CordiaUPC"/>
              </w:rPr>
            </w:pPr>
            <w:r>
              <w:rPr>
                <w:rFonts w:cs="CordiaUPC"/>
              </w:rPr>
              <w:t>MASS</w:t>
            </w:r>
            <w:r w:rsidRPr="00F33A0D">
              <w:rPr>
                <w:rFonts w:cs="CordiaUPC"/>
              </w:rPr>
              <w:t>_</w:t>
            </w:r>
            <w:r>
              <w:rPr>
                <w:rFonts w:cs="CordiaUPC"/>
              </w:rPr>
              <w:t>CONTENT_MUSIC_PLATFORM</w:t>
            </w:r>
          </w:p>
        </w:tc>
        <w:tc>
          <w:tcPr>
            <w:tcW w:w="1385" w:type="pct"/>
          </w:tcPr>
          <w:p w:rsidR="00B35D0E" w:rsidP="00B35D0E" w:rsidRDefault="00B35D0E" w14:paraId="7D22CF7D" w14:textId="77777777">
            <w:pPr>
              <w:spacing w:after="0"/>
              <w:rPr>
                <w:szCs w:val="36"/>
              </w:rPr>
            </w:pPr>
            <w:r>
              <w:rPr>
                <w:rFonts w:cs="CordiaUPC"/>
              </w:rPr>
              <w:t>ROW_ID</w:t>
            </w:r>
          </w:p>
        </w:tc>
        <w:tc>
          <w:tcPr>
            <w:tcW w:w="2307" w:type="pct"/>
          </w:tcPr>
          <w:p w:rsidR="00B35D0E" w:rsidP="00B35D0E" w:rsidRDefault="00B35D0E" w14:paraId="3B7EFA87" w14:textId="77777777">
            <w:pPr>
              <w:spacing w:after="0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ครั้งแรก</w:t>
            </w:r>
          </w:p>
          <w:p w:rsidR="00B35D0E" w:rsidP="00B35D0E" w:rsidRDefault="00B35D0E" w14:paraId="115DDA4C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ให้ระบบ </w:t>
            </w:r>
            <w:r>
              <w:rPr>
                <w:rFonts w:cs="CordiaUPC"/>
              </w:rPr>
              <w:t xml:space="preserve">Auto Generate </w:t>
            </w:r>
          </w:p>
          <w:p w:rsidR="00B35D0E" w:rsidP="00B35D0E" w:rsidRDefault="00B35D0E" w14:paraId="588C5380" w14:textId="77777777">
            <w:pPr>
              <w:spacing w:after="0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ครั้งถัดไป</w:t>
            </w:r>
          </w:p>
          <w:p w:rsidR="00B35D0E" w:rsidP="00B35D0E" w:rsidRDefault="00B35D0E" w14:paraId="1A6C30B1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ให้ใช้ </w:t>
            </w:r>
            <w:r>
              <w:rPr>
                <w:rFonts w:cs="CordiaUPC"/>
              </w:rPr>
              <w:t xml:space="preserve">Row ID </w:t>
            </w:r>
            <w:r>
              <w:rPr>
                <w:rFonts w:hint="cs" w:cs="Angsana New"/>
                <w:cs/>
              </w:rPr>
              <w:t>เดิม</w:t>
            </w:r>
          </w:p>
        </w:tc>
      </w:tr>
      <w:tr w:rsidRPr="008979A8" w:rsidR="00B35D0E" w:rsidTr="005B0453" w14:paraId="219A60DE" w14:textId="77777777">
        <w:tc>
          <w:tcPr>
            <w:tcW w:w="1308" w:type="pct"/>
            <w:vMerge/>
          </w:tcPr>
          <w:p w:rsidRPr="008979A8" w:rsidR="00B35D0E" w:rsidP="00B35D0E" w:rsidRDefault="00B35D0E" w14:paraId="39956537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B35D0E" w:rsidP="00B35D0E" w:rsidRDefault="00B35D0E" w14:paraId="3358C3F3" w14:textId="61012EEA">
            <w:pPr>
              <w:spacing w:after="0"/>
              <w:rPr>
                <w:szCs w:val="36"/>
              </w:rPr>
            </w:pPr>
            <w:r>
              <w:rPr>
                <w:rFonts w:cs="CordiaUPC"/>
              </w:rPr>
              <w:t>MASS</w:t>
            </w:r>
            <w:r w:rsidRPr="00F33A0D">
              <w:rPr>
                <w:rFonts w:cs="CordiaUPC"/>
              </w:rPr>
              <w:t>_</w:t>
            </w:r>
            <w:r>
              <w:rPr>
                <w:rFonts w:cs="CordiaUPC"/>
              </w:rPr>
              <w:t>CONTENT_MUSIC_ROW_ID</w:t>
            </w:r>
          </w:p>
        </w:tc>
        <w:tc>
          <w:tcPr>
            <w:tcW w:w="2307" w:type="pct"/>
          </w:tcPr>
          <w:p w:rsidR="00B35D0E" w:rsidP="00B35D0E" w:rsidRDefault="00B35D0E" w14:paraId="6F621A5D" w14:textId="4ED60EC3">
            <w:pPr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ให้ใช้ </w:t>
            </w:r>
            <w:r>
              <w:rPr>
                <w:rFonts w:cs="CordiaUPC"/>
              </w:rPr>
              <w:t>MASS</w:t>
            </w:r>
            <w:r w:rsidRPr="00F33A0D">
              <w:rPr>
                <w:rFonts w:cs="CordiaUPC"/>
              </w:rPr>
              <w:t>_</w:t>
            </w:r>
            <w:r>
              <w:rPr>
                <w:rFonts w:cs="CordiaUPC"/>
              </w:rPr>
              <w:t>CONTENT_MUSIC</w:t>
            </w:r>
            <w:r>
              <w:rPr>
                <w:rFonts w:cs="Angsana New"/>
                <w:cs/>
              </w:rPr>
              <w:t>.</w:t>
            </w:r>
            <w:r>
              <w:rPr>
                <w:rFonts w:cs="CordiaUPC"/>
              </w:rPr>
              <w:t xml:space="preserve">ROW_ID </w:t>
            </w:r>
            <w:r>
              <w:rPr>
                <w:rFonts w:hint="cs" w:cs="Angsana New"/>
                <w:cs/>
              </w:rPr>
              <w:t>เดิม</w:t>
            </w:r>
          </w:p>
        </w:tc>
      </w:tr>
      <w:tr w:rsidRPr="008979A8" w:rsidR="00B35D0E" w:rsidTr="005B0453" w14:paraId="3F7E7AB7" w14:textId="77777777">
        <w:tc>
          <w:tcPr>
            <w:tcW w:w="1308" w:type="pct"/>
            <w:vMerge/>
          </w:tcPr>
          <w:p w:rsidRPr="008979A8" w:rsidR="00B35D0E" w:rsidP="00B35D0E" w:rsidRDefault="00B35D0E" w14:paraId="3A82DA86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B35D0E" w:rsidP="00B35D0E" w:rsidRDefault="00B35D0E" w14:paraId="49061128" w14:textId="77777777">
            <w:pPr>
              <w:spacing w:after="0"/>
              <w:rPr>
                <w:szCs w:val="36"/>
              </w:rPr>
            </w:pPr>
            <w:r>
              <w:rPr>
                <w:szCs w:val="36"/>
              </w:rPr>
              <w:t>PLATFORM</w:t>
            </w:r>
          </w:p>
        </w:tc>
        <w:tc>
          <w:tcPr>
            <w:tcW w:w="2307" w:type="pct"/>
          </w:tcPr>
          <w:p w:rsidR="00B35D0E" w:rsidP="00B35D0E" w:rsidRDefault="00B35D0E" w14:paraId="08CD1A81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platform </w:t>
            </w:r>
            <w:r>
              <w:rPr>
                <w:rFonts w:hint="cs" w:cs="Angsana New"/>
                <w:cs/>
              </w:rPr>
              <w:t xml:space="preserve">หรือ </w:t>
            </w:r>
            <w:r>
              <w:rPr>
                <w:rFonts w:cs="CordiaUPC"/>
              </w:rPr>
              <w:t>platformCp</w:t>
            </w:r>
          </w:p>
        </w:tc>
      </w:tr>
      <w:tr w:rsidRPr="008979A8" w:rsidR="00B35D0E" w:rsidTr="005B0453" w14:paraId="75442936" w14:textId="77777777">
        <w:tc>
          <w:tcPr>
            <w:tcW w:w="1308" w:type="pct"/>
            <w:vMerge w:val="restart"/>
          </w:tcPr>
          <w:p w:rsidR="00B35D0E" w:rsidP="00B35D0E" w:rsidRDefault="00B35D0E" w14:paraId="276636DC" w14:textId="586C44EF">
            <w:pPr>
              <w:rPr>
                <w:rFonts w:cs="CordiaUPC"/>
              </w:rPr>
            </w:pPr>
            <w:r>
              <w:rPr>
                <w:rFonts w:cs="CordiaUPC"/>
              </w:rPr>
              <w:t>MASS</w:t>
            </w:r>
            <w:r w:rsidRPr="00F33A0D">
              <w:rPr>
                <w:rFonts w:cs="CordiaUPC"/>
              </w:rPr>
              <w:t>_</w:t>
            </w:r>
            <w:r>
              <w:rPr>
                <w:rFonts w:cs="CordiaUPC"/>
              </w:rPr>
              <w:t>CONTENT_MUSIC_PACKAGE_GROUP</w:t>
            </w:r>
          </w:p>
        </w:tc>
        <w:tc>
          <w:tcPr>
            <w:tcW w:w="1385" w:type="pct"/>
          </w:tcPr>
          <w:p w:rsidR="00B35D0E" w:rsidP="00B35D0E" w:rsidRDefault="00B35D0E" w14:paraId="1753704A" w14:textId="40E70243">
            <w:pPr>
              <w:spacing w:after="0"/>
              <w:rPr>
                <w:rFonts w:cs="CordiaUPC"/>
              </w:rPr>
            </w:pPr>
            <w:r>
              <w:rPr>
                <w:rFonts w:cs="CordiaUPC"/>
              </w:rPr>
              <w:t>ROW_ID</w:t>
            </w:r>
          </w:p>
        </w:tc>
        <w:tc>
          <w:tcPr>
            <w:tcW w:w="2307" w:type="pct"/>
          </w:tcPr>
          <w:p w:rsidR="00B35D0E" w:rsidP="00B35D0E" w:rsidRDefault="00B35D0E" w14:paraId="771F1A92" w14:textId="77777777">
            <w:pPr>
              <w:spacing w:after="0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ครั้งแรก</w:t>
            </w:r>
          </w:p>
          <w:p w:rsidR="00B35D0E" w:rsidP="00B35D0E" w:rsidRDefault="00B35D0E" w14:paraId="7F4B557C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ให้ระบบ </w:t>
            </w:r>
            <w:r>
              <w:rPr>
                <w:rFonts w:cs="CordiaUPC"/>
              </w:rPr>
              <w:t xml:space="preserve">Auto Generate </w:t>
            </w:r>
          </w:p>
          <w:p w:rsidR="00B35D0E" w:rsidP="00B35D0E" w:rsidRDefault="00B35D0E" w14:paraId="081B7F65" w14:textId="77777777">
            <w:pPr>
              <w:spacing w:after="0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ครั้งถัดไป</w:t>
            </w:r>
          </w:p>
          <w:p w:rsidR="00B35D0E" w:rsidP="00B35D0E" w:rsidRDefault="00B35D0E" w14:paraId="77077C9A" w14:textId="21F2F739">
            <w:pPr>
              <w:spacing w:after="0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ให้ใช้ </w:t>
            </w:r>
            <w:r>
              <w:rPr>
                <w:rFonts w:cs="CordiaUPC"/>
              </w:rPr>
              <w:t xml:space="preserve">Row ID </w:t>
            </w:r>
            <w:r>
              <w:rPr>
                <w:rFonts w:hint="cs" w:cs="Angsana New"/>
                <w:cs/>
              </w:rPr>
              <w:t>เดิม</w:t>
            </w:r>
          </w:p>
        </w:tc>
      </w:tr>
      <w:tr w:rsidRPr="008979A8" w:rsidR="00B35D0E" w:rsidTr="005B0453" w14:paraId="7DEE0D42" w14:textId="77777777">
        <w:tc>
          <w:tcPr>
            <w:tcW w:w="1308" w:type="pct"/>
            <w:vMerge/>
          </w:tcPr>
          <w:p w:rsidR="00B35D0E" w:rsidP="00B35D0E" w:rsidRDefault="00B35D0E" w14:paraId="52EDF3D4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B35D0E" w:rsidP="00B35D0E" w:rsidRDefault="00B35D0E" w14:paraId="0DAFE58F" w14:textId="14FC8A40">
            <w:pPr>
              <w:spacing w:after="0"/>
              <w:rPr>
                <w:rFonts w:cs="CordiaUPC"/>
              </w:rPr>
            </w:pPr>
            <w:r>
              <w:rPr>
                <w:rFonts w:cs="CordiaUPC"/>
              </w:rPr>
              <w:t>MASS</w:t>
            </w:r>
            <w:r w:rsidRPr="00F33A0D">
              <w:rPr>
                <w:rFonts w:cs="CordiaUPC"/>
              </w:rPr>
              <w:t>_</w:t>
            </w:r>
            <w:r>
              <w:rPr>
                <w:rFonts w:cs="CordiaUPC"/>
              </w:rPr>
              <w:t>CONTENT_MUSIC_ROW_ID</w:t>
            </w:r>
          </w:p>
        </w:tc>
        <w:tc>
          <w:tcPr>
            <w:tcW w:w="2307" w:type="pct"/>
          </w:tcPr>
          <w:p w:rsidR="00B35D0E" w:rsidP="00B35D0E" w:rsidRDefault="00B35D0E" w14:paraId="300654C0" w14:textId="6A7D2D7A">
            <w:pPr>
              <w:spacing w:after="0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ให้ใช้ </w:t>
            </w:r>
            <w:r>
              <w:rPr>
                <w:rFonts w:cs="CordiaUPC"/>
              </w:rPr>
              <w:t>MASS</w:t>
            </w:r>
            <w:r w:rsidRPr="00F33A0D">
              <w:rPr>
                <w:rFonts w:cs="CordiaUPC"/>
              </w:rPr>
              <w:t>_</w:t>
            </w:r>
            <w:r>
              <w:rPr>
                <w:rFonts w:cs="CordiaUPC"/>
              </w:rPr>
              <w:t>CONTENT_VDO</w:t>
            </w:r>
            <w:r>
              <w:rPr>
                <w:rFonts w:cs="Angsana New"/>
                <w:cs/>
              </w:rPr>
              <w:t>.</w:t>
            </w:r>
            <w:r>
              <w:rPr>
                <w:rFonts w:cs="CordiaUPC"/>
              </w:rPr>
              <w:t xml:space="preserve">ROW_ID </w:t>
            </w:r>
            <w:r>
              <w:rPr>
                <w:rFonts w:hint="cs" w:cs="Angsana New"/>
                <w:cs/>
              </w:rPr>
              <w:t>เดิม</w:t>
            </w:r>
          </w:p>
        </w:tc>
      </w:tr>
      <w:tr w:rsidRPr="008979A8" w:rsidR="00B35D0E" w:rsidTr="005B0453" w14:paraId="38B2C998" w14:textId="77777777">
        <w:tc>
          <w:tcPr>
            <w:tcW w:w="1308" w:type="pct"/>
            <w:vMerge/>
          </w:tcPr>
          <w:p w:rsidR="00B35D0E" w:rsidP="00B35D0E" w:rsidRDefault="00B35D0E" w14:paraId="4C343313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B35D0E" w:rsidP="00B35D0E" w:rsidRDefault="00B35D0E" w14:paraId="09984715" w14:textId="012504AD">
            <w:pPr>
              <w:spacing w:after="0"/>
              <w:rPr>
                <w:rFonts w:cs="CordiaUPC"/>
              </w:rPr>
            </w:pPr>
            <w:r>
              <w:rPr>
                <w:rFonts w:cs="CordiaUPC"/>
              </w:rPr>
              <w:t>MODEL_SHARING_NAME</w:t>
            </w:r>
          </w:p>
        </w:tc>
        <w:tc>
          <w:tcPr>
            <w:tcW w:w="2307" w:type="pct"/>
          </w:tcPr>
          <w:p w:rsidR="00B35D0E" w:rsidP="00B35D0E" w:rsidRDefault="00B35D0E" w14:paraId="31EBA8AD" w14:textId="3B88ECB0">
            <w:pPr>
              <w:spacing w:after="0"/>
              <w:rPr>
                <w:rFonts w:cs="CordiaUPC"/>
                <w:cs/>
              </w:rPr>
            </w:pPr>
            <w:r>
              <w:rPr>
                <w:color w:val="000000" w:themeColor="text1"/>
              </w:rPr>
              <w:t>Model Sharing Name</w:t>
            </w:r>
          </w:p>
        </w:tc>
      </w:tr>
      <w:tr w:rsidRPr="008979A8" w:rsidR="00B35D0E" w:rsidTr="005B0453" w14:paraId="46BEA74B" w14:textId="77777777">
        <w:tc>
          <w:tcPr>
            <w:tcW w:w="1308" w:type="pct"/>
            <w:vMerge/>
          </w:tcPr>
          <w:p w:rsidR="00B35D0E" w:rsidP="00B35D0E" w:rsidRDefault="00B35D0E" w14:paraId="3DEC9067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B35D0E" w:rsidP="00B35D0E" w:rsidRDefault="00B35D0E" w14:paraId="376CA47F" w14:textId="1CCC3249">
            <w:pPr>
              <w:spacing w:after="0"/>
              <w:rPr>
                <w:rFonts w:cs="CordiaUPC"/>
              </w:rPr>
            </w:pPr>
            <w:r>
              <w:rPr>
                <w:szCs w:val="36"/>
              </w:rPr>
              <w:t>MODEL_SHARING</w:t>
            </w:r>
          </w:p>
        </w:tc>
        <w:tc>
          <w:tcPr>
            <w:tcW w:w="2307" w:type="pct"/>
          </w:tcPr>
          <w:p w:rsidR="00B35D0E" w:rsidP="00B35D0E" w:rsidRDefault="00B35D0E" w14:paraId="5DEF773F" w14:textId="326A12CE">
            <w:pPr>
              <w:spacing w:after="0"/>
              <w:rPr>
                <w:rFonts w:cs="CordiaUPC"/>
                <w:cs/>
              </w:rPr>
            </w:pPr>
            <w:r>
              <w:rPr>
                <w:color w:val="000000" w:themeColor="text1"/>
              </w:rPr>
              <w:t>Model Sharing</w:t>
            </w:r>
          </w:p>
        </w:tc>
      </w:tr>
      <w:tr w:rsidRPr="008979A8" w:rsidR="00B35D0E" w:rsidTr="005B0453" w14:paraId="225056DE" w14:textId="77777777">
        <w:tc>
          <w:tcPr>
            <w:tcW w:w="1308" w:type="pct"/>
            <w:vMerge/>
          </w:tcPr>
          <w:p w:rsidR="00B35D0E" w:rsidP="00B35D0E" w:rsidRDefault="00B35D0E" w14:paraId="21F7FB14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B35D0E" w:rsidP="00B35D0E" w:rsidRDefault="00B35D0E" w14:paraId="4167E33D" w14:textId="57B2CE6B">
            <w:pPr>
              <w:spacing w:after="0"/>
              <w:rPr>
                <w:rFonts w:cs="CordiaUPC"/>
              </w:rPr>
            </w:pPr>
            <w:r>
              <w:rPr>
                <w:szCs w:val="36"/>
              </w:rPr>
              <w:t>FIX_COST</w:t>
            </w:r>
          </w:p>
        </w:tc>
        <w:tc>
          <w:tcPr>
            <w:tcW w:w="2307" w:type="pct"/>
          </w:tcPr>
          <w:p w:rsidR="00B35D0E" w:rsidP="00B35D0E" w:rsidRDefault="00B35D0E" w14:paraId="4985851C" w14:textId="25D202AF">
            <w:pPr>
              <w:spacing w:after="0"/>
              <w:rPr>
                <w:rFonts w:cs="CordiaUPC"/>
                <w:cs/>
              </w:rPr>
            </w:pPr>
            <w:r>
              <w:rPr>
                <w:color w:val="000000" w:themeColor="text1"/>
              </w:rPr>
              <w:t>Fix Cost</w:t>
            </w:r>
          </w:p>
        </w:tc>
      </w:tr>
      <w:tr w:rsidRPr="008979A8" w:rsidR="00B35D0E" w:rsidTr="005B0453" w14:paraId="36211EE6" w14:textId="77777777">
        <w:tc>
          <w:tcPr>
            <w:tcW w:w="1308" w:type="pct"/>
            <w:vMerge w:val="restart"/>
          </w:tcPr>
          <w:p w:rsidRPr="008979A8" w:rsidR="00B35D0E" w:rsidP="00B35D0E" w:rsidRDefault="00B35D0E" w14:paraId="72368CA1" w14:textId="2474F071">
            <w:pPr>
              <w:rPr>
                <w:rFonts w:cs="CordiaUPC"/>
              </w:rPr>
            </w:pPr>
            <w:r>
              <w:rPr>
                <w:rFonts w:cs="CordiaUPC"/>
              </w:rPr>
              <w:t>MASS</w:t>
            </w:r>
            <w:r w:rsidRPr="00F33A0D">
              <w:rPr>
                <w:rFonts w:cs="CordiaUPC"/>
              </w:rPr>
              <w:t>_</w:t>
            </w:r>
            <w:r>
              <w:rPr>
                <w:rFonts w:cs="CordiaUPC"/>
              </w:rPr>
              <w:t>CONTENT_MUSIC_CP</w:t>
            </w:r>
          </w:p>
        </w:tc>
        <w:tc>
          <w:tcPr>
            <w:tcW w:w="1385" w:type="pct"/>
          </w:tcPr>
          <w:p w:rsidR="00B35D0E" w:rsidP="00B35D0E" w:rsidRDefault="00B35D0E" w14:paraId="31BDE7A3" w14:textId="77777777">
            <w:pPr>
              <w:spacing w:after="0"/>
              <w:rPr>
                <w:szCs w:val="36"/>
              </w:rPr>
            </w:pPr>
            <w:r>
              <w:rPr>
                <w:rFonts w:cs="CordiaUPC"/>
              </w:rPr>
              <w:t>ROW_ID</w:t>
            </w:r>
          </w:p>
        </w:tc>
        <w:tc>
          <w:tcPr>
            <w:tcW w:w="2307" w:type="pct"/>
          </w:tcPr>
          <w:p w:rsidR="00B35D0E" w:rsidP="00B35D0E" w:rsidRDefault="00B35D0E" w14:paraId="5D6C2876" w14:textId="77777777">
            <w:pPr>
              <w:spacing w:after="0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ครั้งแรก</w:t>
            </w:r>
          </w:p>
          <w:p w:rsidR="00B35D0E" w:rsidP="00B35D0E" w:rsidRDefault="00B35D0E" w14:paraId="19592550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ให้ระบบ </w:t>
            </w:r>
            <w:r>
              <w:rPr>
                <w:rFonts w:cs="CordiaUPC"/>
              </w:rPr>
              <w:t xml:space="preserve">Auto Generate </w:t>
            </w:r>
          </w:p>
          <w:p w:rsidR="00B35D0E" w:rsidP="00B35D0E" w:rsidRDefault="00B35D0E" w14:paraId="0BF93DDD" w14:textId="77777777">
            <w:pPr>
              <w:spacing w:after="0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ครั้งถัดไป</w:t>
            </w:r>
          </w:p>
          <w:p w:rsidR="00B35D0E" w:rsidP="00B35D0E" w:rsidRDefault="00B35D0E" w14:paraId="73C70BEB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ให้ใช้ </w:t>
            </w:r>
            <w:r>
              <w:rPr>
                <w:rFonts w:cs="CordiaUPC"/>
              </w:rPr>
              <w:t xml:space="preserve">Row ID </w:t>
            </w:r>
            <w:r>
              <w:rPr>
                <w:rFonts w:hint="cs" w:cs="Angsana New"/>
                <w:cs/>
              </w:rPr>
              <w:t>เดิม</w:t>
            </w:r>
          </w:p>
        </w:tc>
      </w:tr>
      <w:tr w:rsidRPr="008979A8" w:rsidR="00B35D0E" w:rsidTr="005B0453" w14:paraId="6709794F" w14:textId="77777777">
        <w:tc>
          <w:tcPr>
            <w:tcW w:w="1308" w:type="pct"/>
            <w:vMerge/>
          </w:tcPr>
          <w:p w:rsidRPr="008979A8" w:rsidR="00B35D0E" w:rsidP="00B35D0E" w:rsidRDefault="00B35D0E" w14:paraId="2FAB2004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B35D0E" w:rsidP="00B35D0E" w:rsidRDefault="00B35D0E" w14:paraId="52F817B6" w14:textId="77777777">
            <w:pPr>
              <w:spacing w:after="0"/>
              <w:rPr>
                <w:szCs w:val="36"/>
              </w:rPr>
            </w:pPr>
            <w:r>
              <w:rPr>
                <w:rFonts w:cs="CordiaUPC"/>
              </w:rPr>
              <w:t>MASS</w:t>
            </w:r>
            <w:r w:rsidRPr="00F33A0D">
              <w:rPr>
                <w:rFonts w:cs="CordiaUPC"/>
              </w:rPr>
              <w:t>_</w:t>
            </w:r>
            <w:r>
              <w:rPr>
                <w:rFonts w:cs="CordiaUPC"/>
              </w:rPr>
              <w:t>CONTENT_VDO_ROW_ID</w:t>
            </w:r>
          </w:p>
        </w:tc>
        <w:tc>
          <w:tcPr>
            <w:tcW w:w="2307" w:type="pct"/>
          </w:tcPr>
          <w:p w:rsidR="00B35D0E" w:rsidP="00B35D0E" w:rsidRDefault="00B35D0E" w14:paraId="12B28E4A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ให้ใช้ </w:t>
            </w:r>
            <w:r>
              <w:rPr>
                <w:rFonts w:cs="CordiaUPC"/>
              </w:rPr>
              <w:t>MASS</w:t>
            </w:r>
            <w:r w:rsidRPr="00F33A0D">
              <w:rPr>
                <w:rFonts w:cs="CordiaUPC"/>
              </w:rPr>
              <w:t>_</w:t>
            </w:r>
            <w:r>
              <w:rPr>
                <w:rFonts w:cs="CordiaUPC"/>
              </w:rPr>
              <w:t>CONTENT_VDO</w:t>
            </w:r>
            <w:r>
              <w:rPr>
                <w:rFonts w:cs="Angsana New"/>
                <w:cs/>
              </w:rPr>
              <w:t>.</w:t>
            </w:r>
            <w:r>
              <w:rPr>
                <w:rFonts w:cs="CordiaUPC"/>
              </w:rPr>
              <w:t xml:space="preserve">ROW_ID </w:t>
            </w:r>
            <w:r>
              <w:rPr>
                <w:rFonts w:hint="cs" w:cs="Angsana New"/>
                <w:cs/>
              </w:rPr>
              <w:t>เดิม</w:t>
            </w:r>
          </w:p>
        </w:tc>
      </w:tr>
      <w:tr w:rsidRPr="008979A8" w:rsidR="00B35D0E" w:rsidTr="005B0453" w14:paraId="7D7EE36C" w14:textId="77777777">
        <w:tc>
          <w:tcPr>
            <w:tcW w:w="1308" w:type="pct"/>
            <w:vMerge/>
          </w:tcPr>
          <w:p w:rsidRPr="008979A8" w:rsidR="00B35D0E" w:rsidP="00B35D0E" w:rsidRDefault="00B35D0E" w14:paraId="717FB007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B35D0E" w:rsidP="00B35D0E" w:rsidRDefault="00B35D0E" w14:paraId="4A90DEB3" w14:textId="3A547D59">
            <w:pPr>
              <w:spacing w:after="0"/>
              <w:rPr>
                <w:szCs w:val="36"/>
              </w:rPr>
            </w:pPr>
            <w:r>
              <w:rPr>
                <w:szCs w:val="36"/>
              </w:rPr>
              <w:t>MODEL_SHARING_NAME</w:t>
            </w:r>
          </w:p>
        </w:tc>
        <w:tc>
          <w:tcPr>
            <w:tcW w:w="2307" w:type="pct"/>
          </w:tcPr>
          <w:p w:rsidR="00B35D0E" w:rsidP="00B35D0E" w:rsidRDefault="00B35D0E" w14:paraId="32BC5112" w14:textId="1E0ABDC2">
            <w:pPr>
              <w:rPr>
                <w:rFonts w:cs="CordiaUPC"/>
                <w:cs/>
              </w:rPr>
            </w:pPr>
            <w:r>
              <w:rPr>
                <w:color w:val="000000" w:themeColor="text1"/>
              </w:rPr>
              <w:t>modelSharingNameCp</w:t>
            </w:r>
          </w:p>
        </w:tc>
      </w:tr>
      <w:tr w:rsidRPr="008979A8" w:rsidR="00B35D0E" w:rsidTr="005B0453" w14:paraId="7823D8A9" w14:textId="77777777">
        <w:tc>
          <w:tcPr>
            <w:tcW w:w="1308" w:type="pct"/>
            <w:vMerge/>
          </w:tcPr>
          <w:p w:rsidRPr="008979A8" w:rsidR="00B35D0E" w:rsidP="00B35D0E" w:rsidRDefault="00B35D0E" w14:paraId="07E795CE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B35D0E" w:rsidP="00B35D0E" w:rsidRDefault="00B35D0E" w14:paraId="5A6AC525" w14:textId="77777777">
            <w:pPr>
              <w:spacing w:after="0"/>
              <w:rPr>
                <w:szCs w:val="36"/>
              </w:rPr>
            </w:pPr>
            <w:r>
              <w:rPr>
                <w:szCs w:val="36"/>
              </w:rPr>
              <w:t>MODEL_REVENUE_SHARING</w:t>
            </w:r>
          </w:p>
        </w:tc>
        <w:tc>
          <w:tcPr>
            <w:tcW w:w="2307" w:type="pct"/>
          </w:tcPr>
          <w:p w:rsidR="00B35D0E" w:rsidP="00B35D0E" w:rsidRDefault="00B35D0E" w14:paraId="4D19F6F4" w14:textId="36DAB28D">
            <w:pPr>
              <w:rPr>
                <w:rFonts w:cs="CordiaUPC"/>
              </w:rPr>
            </w:pPr>
            <w:r>
              <w:rPr>
                <w:color w:val="000000" w:themeColor="text1"/>
              </w:rPr>
              <w:t>modelSharingCp</w:t>
            </w:r>
          </w:p>
        </w:tc>
      </w:tr>
      <w:tr w:rsidRPr="008979A8" w:rsidR="00B35D0E" w:rsidTr="005B0453" w14:paraId="4D4E569F" w14:textId="77777777">
        <w:tc>
          <w:tcPr>
            <w:tcW w:w="1308" w:type="pct"/>
            <w:vMerge/>
          </w:tcPr>
          <w:p w:rsidRPr="008979A8" w:rsidR="00B35D0E" w:rsidP="00B35D0E" w:rsidRDefault="00B35D0E" w14:paraId="7931F725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B35D0E" w:rsidP="00B35D0E" w:rsidRDefault="00B35D0E" w14:paraId="0CE33C3B" w14:textId="77777777">
            <w:pPr>
              <w:spacing w:after="0"/>
              <w:rPr>
                <w:szCs w:val="36"/>
              </w:rPr>
            </w:pPr>
            <w:r>
              <w:rPr>
                <w:szCs w:val="36"/>
              </w:rPr>
              <w:t>FIX_COST</w:t>
            </w:r>
          </w:p>
        </w:tc>
        <w:tc>
          <w:tcPr>
            <w:tcW w:w="2307" w:type="pct"/>
          </w:tcPr>
          <w:p w:rsidR="00B35D0E" w:rsidP="00B35D0E" w:rsidRDefault="00B35D0E" w14:paraId="048A6B98" w14:textId="173759D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fixcostCp</w:t>
            </w:r>
          </w:p>
        </w:tc>
      </w:tr>
    </w:tbl>
    <w:bookmarkEnd w:id="18"/>
    <w:p w:rsidRPr="008979A8" w:rsidR="006B7DDF" w:rsidP="006B7DDF" w:rsidRDefault="006B7DDF" w14:paraId="378A828C" w14:textId="3A56F9DF">
      <w:pPr>
        <w:pStyle w:val="Heading2"/>
        <w:numPr>
          <w:ilvl w:val="0"/>
          <w:numId w:val="1"/>
        </w:numPr>
        <w:ind w:left="426" w:hanging="426"/>
        <w:rPr>
          <w:rFonts w:ascii="CordiaUPC" w:hAnsi="CordiaUPC" w:cs="CordiaUPC"/>
          <w:sz w:val="36"/>
          <w:szCs w:val="36"/>
        </w:rPr>
      </w:pPr>
      <w:r>
        <w:rPr>
          <w:rFonts w:ascii="CordiaUPC" w:hAnsi="CordiaUPC" w:cs="CordiaUPC"/>
          <w:sz w:val="36"/>
          <w:szCs w:val="36"/>
        </w:rPr>
        <w:t>Mass VR</w:t>
      </w:r>
      <w:r w:rsidR="005559C9">
        <w:rPr>
          <w:rFonts w:ascii="CordiaUPC" w:hAnsi="CordiaUPC" w:cs="Angsana New"/>
          <w:sz w:val="36"/>
          <w:szCs w:val="36"/>
          <w:cs/>
        </w:rPr>
        <w:t xml:space="preserve"> (</w:t>
      </w:r>
      <w:r w:rsidR="005559C9">
        <w:rPr>
          <w:rFonts w:ascii="CordiaUPC" w:hAnsi="CordiaUPC" w:cs="CordiaUPC"/>
          <w:sz w:val="36"/>
          <w:szCs w:val="36"/>
        </w:rPr>
        <w:t>Mass Content</w:t>
      </w:r>
      <w:r w:rsidR="005559C9">
        <w:rPr>
          <w:rFonts w:ascii="CordiaUPC" w:hAnsi="CordiaUPC" w:cs="Angsana New"/>
          <w:sz w:val="36"/>
          <w:szCs w:val="36"/>
          <w:cs/>
        </w:rPr>
        <w:t>)</w:t>
      </w:r>
    </w:p>
    <w:p w:rsidRPr="00180BBA" w:rsidR="006B7DDF" w:rsidP="009C5FCE" w:rsidRDefault="006B7DDF" w14:paraId="57BEFA18" w14:textId="77777777">
      <w:pPr>
        <w:pStyle w:val="Heading3"/>
        <w:numPr>
          <w:ilvl w:val="0"/>
          <w:numId w:val="264"/>
        </w:numPr>
        <w:rPr>
          <w:rFonts w:ascii="CordiaUPC" w:hAnsi="CordiaUPC" w:cs="CordiaUPC"/>
          <w:sz w:val="32"/>
          <w:szCs w:val="40"/>
        </w:rPr>
      </w:pPr>
      <w:r w:rsidRPr="00180BBA">
        <w:rPr>
          <w:rFonts w:ascii="CordiaUPC" w:hAnsi="CordiaUPC" w:cs="CordiaUPC"/>
          <w:sz w:val="32"/>
          <w:szCs w:val="40"/>
        </w:rPr>
        <w:t>Field on Screen</w:t>
      </w:r>
    </w:p>
    <w:tbl>
      <w:tblPr>
        <w:tblW w:w="4977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795"/>
        <w:gridCol w:w="47"/>
        <w:gridCol w:w="16"/>
        <w:gridCol w:w="1562"/>
        <w:gridCol w:w="38"/>
        <w:gridCol w:w="23"/>
        <w:gridCol w:w="5494"/>
      </w:tblGrid>
      <w:tr w:rsidRPr="008979A8" w:rsidR="006B7DDF" w:rsidTr="006B7DDF" w14:paraId="7B51F95C" w14:textId="77777777">
        <w:trPr>
          <w:cantSplit/>
          <w:tblHeader/>
        </w:trPr>
        <w:tc>
          <w:tcPr>
            <w:tcW w:w="1026" w:type="pct"/>
            <w:gridSpan w:val="2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6B7DDF" w:rsidP="006B7DDF" w:rsidRDefault="006B7DDF" w14:paraId="548D3E43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Field Name</w:t>
            </w:r>
          </w:p>
        </w:tc>
        <w:tc>
          <w:tcPr>
            <w:tcW w:w="900" w:type="pct"/>
            <w:gridSpan w:val="3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6B7DDF" w:rsidP="006B7DDF" w:rsidRDefault="006B7DDF" w14:paraId="499A7E7C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Type</w:t>
            </w:r>
          </w:p>
        </w:tc>
        <w:tc>
          <w:tcPr>
            <w:tcW w:w="3074" w:type="pct"/>
            <w:gridSpan w:val="2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6B7DDF" w:rsidP="006B7DDF" w:rsidRDefault="006B7DDF" w14:paraId="46F33556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Comments</w:t>
            </w:r>
          </w:p>
        </w:tc>
      </w:tr>
      <w:tr w:rsidRPr="008979A8" w:rsidR="00324C8E" w:rsidTr="006B7DDF" w14:paraId="5F7AD92D" w14:textId="77777777">
        <w:tc>
          <w:tcPr>
            <w:tcW w:w="5000" w:type="pct"/>
            <w:gridSpan w:val="7"/>
            <w:shd w:val="clear" w:color="auto" w:fill="C2D69B" w:themeFill="accent3" w:themeFillTint="99"/>
          </w:tcPr>
          <w:p w:rsidR="00324C8E" w:rsidP="00324C8E" w:rsidRDefault="00324C8E" w14:paraId="459CC426" w14:textId="5B91592C">
            <w:pPr>
              <w:pStyle w:val="HeaderTable"/>
              <w:rPr>
                <w:b w:val="0"/>
                <w:bCs/>
                <w:lang w:bidi="th-TH"/>
              </w:rPr>
            </w:pPr>
            <w:r>
              <w:t>Tab Section</w:t>
            </w:r>
            <w:r>
              <w:br/>
            </w:r>
            <w:r w:rsidRPr="00135463">
              <w:rPr>
                <w:b w:val="0"/>
                <w:bCs/>
              </w:rPr>
              <w:t>Visible</w:t>
            </w:r>
            <w:r w:rsidRPr="008226BF">
              <w:rPr>
                <w:rFonts w:cs="Angsana New"/>
                <w:bCs/>
                <w:cs/>
                <w:lang w:bidi="th-TH"/>
              </w:rPr>
              <w:t xml:space="preserve"> </w:t>
            </w:r>
            <w:r w:rsidRPr="00135463">
              <w:rPr>
                <w:rFonts w:cs="Angsana New"/>
                <w:cs/>
                <w:lang w:bidi="th-TH"/>
              </w:rPr>
              <w:t>เมื่อ</w:t>
            </w:r>
            <w:r>
              <w:rPr>
                <w:rFonts w:hint="cs" w:cs="Angsana New"/>
                <w:cs/>
                <w:lang w:bidi="th-TH"/>
              </w:rPr>
              <w:t xml:space="preserve"> </w:t>
            </w:r>
            <w:r w:rsidRPr="00135463">
              <w:rPr>
                <w:b w:val="0"/>
                <w:bCs/>
                <w:lang w:bidi="th-TH"/>
              </w:rPr>
              <w:t xml:space="preserve">customer Type </w:t>
            </w:r>
            <w:r w:rsidRPr="00135463">
              <w:rPr>
                <w:rFonts w:cs="Angsana New"/>
                <w:b w:val="0"/>
                <w:bCs/>
                <w:cs/>
                <w:lang w:bidi="th-TH"/>
              </w:rPr>
              <w:t>= “</w:t>
            </w:r>
            <w:r w:rsidRPr="00135463">
              <w:rPr>
                <w:b w:val="0"/>
                <w:bCs/>
                <w:lang w:bidi="th-TH"/>
              </w:rPr>
              <w:t>Pre</w:t>
            </w:r>
            <w:r w:rsidRPr="00135463">
              <w:rPr>
                <w:rFonts w:cs="Angsana New"/>
                <w:b w:val="0"/>
                <w:bCs/>
                <w:cs/>
                <w:lang w:bidi="th-TH"/>
              </w:rPr>
              <w:t>-</w:t>
            </w:r>
            <w:r w:rsidRPr="00135463">
              <w:rPr>
                <w:b w:val="0"/>
                <w:bCs/>
                <w:lang w:bidi="th-TH"/>
              </w:rPr>
              <w:t>paid</w:t>
            </w:r>
            <w:r w:rsidRPr="00135463">
              <w:rPr>
                <w:rFonts w:cs="Angsana New"/>
                <w:b w:val="0"/>
                <w:bCs/>
                <w:cs/>
                <w:lang w:bidi="th-TH"/>
              </w:rPr>
              <w:t xml:space="preserve">” </w:t>
            </w:r>
            <w:r w:rsidRPr="0030648B" w:rsidR="00C36181">
              <w:rPr>
                <w:rFonts w:hint="cs"/>
                <w:cs/>
                <w:lang w:bidi="th-TH"/>
              </w:rPr>
              <w:t>และ</w:t>
            </w:r>
            <w:r w:rsidRPr="00D97F36" w:rsidR="00C36181">
              <w:rPr>
                <w:b w:val="0"/>
                <w:bCs/>
              </w:rPr>
              <w:t xml:space="preserve">PriceType </w:t>
            </w:r>
            <w:r w:rsidRPr="00D97F36" w:rsidR="00C36181">
              <w:rPr>
                <w:b w:val="0"/>
                <w:bCs/>
                <w:cs/>
                <w:lang w:bidi="th-TH"/>
              </w:rPr>
              <w:t>= “</w:t>
            </w:r>
            <w:r w:rsidRPr="00D97F36" w:rsidR="00C36181">
              <w:rPr>
                <w:b w:val="0"/>
                <w:bCs/>
              </w:rPr>
              <w:t>Recurring</w:t>
            </w:r>
            <w:r w:rsidRPr="00D97F36" w:rsidR="00C36181">
              <w:rPr>
                <w:b w:val="0"/>
                <w:bCs/>
                <w:cs/>
                <w:lang w:bidi="th-TH"/>
              </w:rPr>
              <w:t>”</w:t>
            </w:r>
          </w:p>
          <w:p w:rsidR="00324C8E" w:rsidP="00324C8E" w:rsidRDefault="00324C8E" w14:paraId="30B9B5A9" w14:textId="3FCEDDF7">
            <w:pPr>
              <w:pStyle w:val="HeaderTable"/>
            </w:pPr>
            <w:r w:rsidRPr="00135463">
              <w:rPr>
                <w:rFonts w:cs="Angsana New"/>
                <w:cs/>
                <w:lang w:bidi="th-TH"/>
              </w:rPr>
              <w:t xml:space="preserve">ถ้าไม่ใช่ให้ </w:t>
            </w:r>
            <w:r w:rsidRPr="008226BF">
              <w:rPr>
                <w:b w:val="0"/>
                <w:bCs/>
                <w:lang w:bidi="th-TH"/>
              </w:rPr>
              <w:t>Invisible</w:t>
            </w:r>
            <w:r w:rsidRPr="00135463">
              <w:rPr>
                <w:rFonts w:cs="Angsana New"/>
                <w:bCs/>
                <w:cs/>
                <w:lang w:bidi="th-TH"/>
              </w:rPr>
              <w:t xml:space="preserve"> </w:t>
            </w:r>
            <w:r w:rsidRPr="00135463">
              <w:rPr>
                <w:rFonts w:cs="Angsana New"/>
                <w:cs/>
                <w:lang w:bidi="th-TH"/>
              </w:rPr>
              <w:t xml:space="preserve">และทำการเคลียร์ข้อมูลที่ </w:t>
            </w:r>
            <w:r w:rsidRPr="008226BF">
              <w:rPr>
                <w:b w:val="0"/>
                <w:bCs/>
                <w:lang w:bidi="th-TH"/>
              </w:rPr>
              <w:t xml:space="preserve">deductType </w:t>
            </w:r>
            <w:r w:rsidRPr="008226BF">
              <w:rPr>
                <w:rFonts w:cs="Angsana New"/>
                <w:b w:val="0"/>
                <w:bCs/>
                <w:cs/>
                <w:lang w:bidi="th-TH"/>
              </w:rPr>
              <w:t>= “</w:t>
            </w:r>
            <w:r w:rsidRPr="008226BF">
              <w:rPr>
                <w:b w:val="0"/>
                <w:bCs/>
                <w:lang w:bidi="th-TH"/>
              </w:rPr>
              <w:t>Deduct Fail</w:t>
            </w:r>
            <w:r w:rsidRPr="008226BF">
              <w:rPr>
                <w:rFonts w:cs="Angsana New"/>
                <w:b w:val="0"/>
                <w:bCs/>
                <w:cs/>
                <w:lang w:bidi="th-TH"/>
              </w:rPr>
              <w:t>”</w:t>
            </w:r>
            <w:r w:rsidR="006D6395">
              <w:rPr>
                <w:bCs/>
                <w:cs/>
                <w:lang w:bidi="th-TH"/>
              </w:rPr>
              <w:t xml:space="preserve"> </w:t>
            </w:r>
            <w:r w:rsidR="006D6395">
              <w:rPr>
                <w:rFonts w:hint="cs"/>
                <w:cs/>
                <w:lang w:bidi="th-TH"/>
              </w:rPr>
              <w:t xml:space="preserve">และ </w:t>
            </w:r>
            <w:r w:rsidR="006D6395">
              <w:rPr>
                <w:bCs/>
                <w:cs/>
                <w:lang w:bidi="th-TH"/>
              </w:rPr>
              <w:t>“</w:t>
            </w:r>
            <w:r w:rsidRPr="00D04647" w:rsidR="006D6395">
              <w:rPr>
                <w:b w:val="0"/>
                <w:bCs/>
                <w:lang w:bidi="th-TH"/>
              </w:rPr>
              <w:t>Partail Step</w:t>
            </w:r>
            <w:r w:rsidRPr="00D04647" w:rsidR="006D6395">
              <w:rPr>
                <w:b w:val="0"/>
                <w:bCs/>
                <w:cs/>
                <w:lang w:bidi="th-TH"/>
              </w:rPr>
              <w:t>”</w:t>
            </w:r>
          </w:p>
        </w:tc>
      </w:tr>
      <w:tr w:rsidRPr="008979A8" w:rsidR="00324C8E" w:rsidTr="00A64494" w14:paraId="6EB5AAB4" w14:textId="77777777">
        <w:trPr>
          <w:trHeight w:val="216"/>
        </w:trPr>
        <w:tc>
          <w:tcPr>
            <w:tcW w:w="1026" w:type="pct"/>
            <w:gridSpan w:val="2"/>
          </w:tcPr>
          <w:p w:rsidR="00324C8E" w:rsidP="00A64494" w:rsidRDefault="00324C8E" w14:paraId="5B61F94F" w14:textId="532E2486">
            <w:r>
              <w:t>Deduct Success</w:t>
            </w:r>
          </w:p>
        </w:tc>
        <w:tc>
          <w:tcPr>
            <w:tcW w:w="879" w:type="pct"/>
            <w:gridSpan w:val="2"/>
          </w:tcPr>
          <w:p w:rsidR="00324C8E" w:rsidP="00A64494" w:rsidRDefault="00324C8E" w14:paraId="58A6222A" w14:textId="2C3C19E6">
            <w:r>
              <w:t>Link</w:t>
            </w:r>
          </w:p>
        </w:tc>
        <w:tc>
          <w:tcPr>
            <w:tcW w:w="3095" w:type="pct"/>
            <w:gridSpan w:val="3"/>
          </w:tcPr>
          <w:p w:rsidR="006D6395" w:rsidP="006D6395" w:rsidRDefault="006D6395" w14:paraId="30960089" w14:textId="77777777">
            <w:r>
              <w:t xml:space="preserve">Visible </w:t>
            </w:r>
            <w:r>
              <w:rPr>
                <w:rFonts w:hint="cs"/>
                <w:cs/>
              </w:rPr>
              <w:t xml:space="preserve">เมื่อ </w:t>
            </w:r>
            <w:r>
              <w:t xml:space="preserve">productClass </w:t>
            </w:r>
            <w:r>
              <w:rPr>
                <w:rFonts w:cs="CordiaUPC"/>
                <w:cs/>
              </w:rPr>
              <w:t>=”</w:t>
            </w:r>
            <w:r>
              <w:t>Main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หรือ </w:t>
            </w:r>
            <w:r>
              <w:t xml:space="preserve">productClass </w:t>
            </w:r>
            <w:r>
              <w:rPr>
                <w:rFonts w:cs="CordiaUPC"/>
                <w:cs/>
              </w:rPr>
              <w:t>=”</w:t>
            </w:r>
            <w:r>
              <w:t>On Top, On Top Extra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และ </w:t>
            </w:r>
            <w:r w:rsidRPr="00C73BAE">
              <w:t>Partial Step Table Section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hint="cs"/>
                <w:cs/>
              </w:rPr>
              <w:t>มีค่า</w:t>
            </w:r>
          </w:p>
          <w:p w:rsidR="00324C8E" w:rsidP="00A64494" w:rsidRDefault="00324C8E" w14:paraId="06EA89D0" w14:textId="18BA51A4">
            <w:r>
              <w:rPr>
                <w:rFonts w:hint="cs"/>
                <w:cs/>
              </w:rPr>
              <w:t xml:space="preserve">เมื่อคลิกให้ </w:t>
            </w:r>
            <w:r>
              <w:t xml:space="preserve">Link </w:t>
            </w:r>
            <w:r>
              <w:rPr>
                <w:rFonts w:hint="cs"/>
                <w:cs/>
              </w:rPr>
              <w:t xml:space="preserve">ให้แสดง </w:t>
            </w:r>
            <w:r>
              <w:t xml:space="preserve">Detail Section </w:t>
            </w:r>
            <w:r>
              <w:rPr>
                <w:rFonts w:hint="cs"/>
                <w:cs/>
              </w:rPr>
              <w:t xml:space="preserve">พร้อมทั้ง </w:t>
            </w:r>
            <w:r>
              <w:t xml:space="preserve">Default </w:t>
            </w:r>
            <w:r>
              <w:rPr>
                <w:rFonts w:hint="cs"/>
                <w:cs/>
              </w:rPr>
              <w:t xml:space="preserve">ค่า </w:t>
            </w:r>
            <w:r>
              <w:t xml:space="preserve">deductType </w:t>
            </w:r>
            <w:r>
              <w:rPr>
                <w:rFonts w:cs="Angsana New"/>
                <w:cs/>
              </w:rPr>
              <w:t>= “</w:t>
            </w:r>
            <w:r>
              <w:t>Deduct Success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เมื่อมีการเพิ่มข้อมูลในแต่ละ </w:t>
            </w:r>
            <w:r>
              <w:t>Section</w:t>
            </w:r>
          </w:p>
        </w:tc>
      </w:tr>
      <w:tr w:rsidRPr="008979A8" w:rsidR="006D6395" w:rsidTr="00A64494" w14:paraId="6973099D" w14:textId="77777777">
        <w:trPr>
          <w:trHeight w:val="216"/>
        </w:trPr>
        <w:tc>
          <w:tcPr>
            <w:tcW w:w="1026" w:type="pct"/>
            <w:gridSpan w:val="2"/>
          </w:tcPr>
          <w:p w:rsidR="006D6395" w:rsidP="006D6395" w:rsidRDefault="006D6395" w14:paraId="1127EF65" w14:textId="3059BB9A">
            <w:r w:rsidRPr="00140006">
              <w:t xml:space="preserve">partialStepChargeIncVat </w:t>
            </w:r>
            <w:r w:rsidRPr="00140006">
              <w:rPr>
                <w:rFonts w:cs="CordiaUPC"/>
                <w:cs/>
              </w:rPr>
              <w:t>+ “</w:t>
            </w:r>
            <w:r w:rsidRPr="00140006">
              <w:t>Baht</w:t>
            </w:r>
            <w:r w:rsidRPr="00140006">
              <w:rPr>
                <w:rFonts w:cs="CordiaUPC"/>
                <w:cs/>
              </w:rPr>
              <w:t xml:space="preserve">” + </w:t>
            </w:r>
            <w:r w:rsidRPr="00140006">
              <w:t xml:space="preserve">partialStepBillCycle </w:t>
            </w:r>
            <w:r w:rsidRPr="00140006">
              <w:rPr>
                <w:rFonts w:cs="CordiaUPC"/>
                <w:cs/>
              </w:rPr>
              <w:t xml:space="preserve">+ “ ” + </w:t>
            </w:r>
            <w:r w:rsidRPr="00140006">
              <w:t>partialStepBillCycleUnit</w:t>
            </w:r>
          </w:p>
        </w:tc>
        <w:tc>
          <w:tcPr>
            <w:tcW w:w="879" w:type="pct"/>
            <w:gridSpan w:val="2"/>
          </w:tcPr>
          <w:p w:rsidR="006D6395" w:rsidP="006D6395" w:rsidRDefault="006D6395" w14:paraId="4417BFCC" w14:textId="7D7ED79C">
            <w:r>
              <w:t>Link</w:t>
            </w:r>
          </w:p>
        </w:tc>
        <w:tc>
          <w:tcPr>
            <w:tcW w:w="3095" w:type="pct"/>
            <w:gridSpan w:val="3"/>
          </w:tcPr>
          <w:p w:rsidR="006D6395" w:rsidP="006D6395" w:rsidRDefault="006D6395" w14:paraId="0622859E" w14:textId="77777777">
            <w:r>
              <w:t xml:space="preserve">Visible </w:t>
            </w:r>
            <w:r>
              <w:rPr>
                <w:rFonts w:hint="cs"/>
                <w:cs/>
              </w:rPr>
              <w:t xml:space="preserve">เมื่อ </w:t>
            </w:r>
            <w:r w:rsidRPr="00C73BAE">
              <w:t>Partial Step Table Section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hint="cs"/>
                <w:cs/>
              </w:rPr>
              <w:t>มีค่า</w:t>
            </w:r>
          </w:p>
          <w:p w:rsidR="006D6395" w:rsidP="006D6395" w:rsidRDefault="006D6395" w14:paraId="5E25C13C" w14:textId="756CC14E">
            <w:r>
              <w:rPr>
                <w:rFonts w:hint="cs"/>
                <w:cs/>
              </w:rPr>
              <w:t xml:space="preserve">เมื่อคลิกให้ </w:t>
            </w:r>
            <w:r>
              <w:t xml:space="preserve">Link </w:t>
            </w:r>
            <w:r>
              <w:rPr>
                <w:rFonts w:hint="cs"/>
                <w:cs/>
              </w:rPr>
              <w:t xml:space="preserve">ให้แสดง </w:t>
            </w:r>
            <w:r>
              <w:t xml:space="preserve">Detail Section </w:t>
            </w:r>
            <w:r>
              <w:rPr>
                <w:rFonts w:hint="cs"/>
                <w:cs/>
              </w:rPr>
              <w:t xml:space="preserve">พร้อมทั้ง </w:t>
            </w:r>
            <w:r>
              <w:t xml:space="preserve">Default </w:t>
            </w:r>
            <w:r>
              <w:rPr>
                <w:rFonts w:hint="cs"/>
                <w:cs/>
              </w:rPr>
              <w:t xml:space="preserve">ค่า </w:t>
            </w:r>
            <w:r>
              <w:t xml:space="preserve">deductType </w:t>
            </w:r>
            <w:r>
              <w:rPr>
                <w:rFonts w:cs="Angsana New"/>
                <w:cs/>
              </w:rPr>
              <w:t>= “</w:t>
            </w:r>
            <w:r w:rsidRPr="00C73BAE">
              <w:t xml:space="preserve">Partial </w:t>
            </w:r>
            <w:r>
              <w:t>Step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เมื่อมีการเพิ่มข้อมูลในแต่ละ </w:t>
            </w:r>
            <w:r>
              <w:t>Section</w:t>
            </w:r>
          </w:p>
        </w:tc>
      </w:tr>
      <w:tr w:rsidRPr="008979A8" w:rsidR="006D6395" w:rsidTr="00A64494" w14:paraId="621435FB" w14:textId="77777777">
        <w:trPr>
          <w:trHeight w:val="216"/>
        </w:trPr>
        <w:tc>
          <w:tcPr>
            <w:tcW w:w="1026" w:type="pct"/>
            <w:gridSpan w:val="2"/>
          </w:tcPr>
          <w:p w:rsidR="006D6395" w:rsidP="006D6395" w:rsidRDefault="006D6395" w14:paraId="1B73DC69" w14:textId="3EDAC630">
            <w:r>
              <w:t>Deduct Fail</w:t>
            </w:r>
          </w:p>
        </w:tc>
        <w:tc>
          <w:tcPr>
            <w:tcW w:w="879" w:type="pct"/>
            <w:gridSpan w:val="2"/>
          </w:tcPr>
          <w:p w:rsidR="006D6395" w:rsidP="006D6395" w:rsidRDefault="006D6395" w14:paraId="46DB5D45" w14:textId="69F1EF75">
            <w:r>
              <w:t>Link</w:t>
            </w:r>
          </w:p>
        </w:tc>
        <w:tc>
          <w:tcPr>
            <w:tcW w:w="3095" w:type="pct"/>
            <w:gridSpan w:val="3"/>
          </w:tcPr>
          <w:p w:rsidR="006D6395" w:rsidP="006D6395" w:rsidRDefault="006D6395" w14:paraId="3B0FF496" w14:textId="77777777">
            <w:r>
              <w:t xml:space="preserve">Visible </w:t>
            </w:r>
            <w:r>
              <w:rPr>
                <w:rFonts w:hint="cs"/>
                <w:cs/>
              </w:rPr>
              <w:t xml:space="preserve">เมื่อ </w:t>
            </w:r>
            <w:r>
              <w:t xml:space="preserve">productClass </w:t>
            </w:r>
            <w:r>
              <w:rPr>
                <w:rFonts w:cs="CordiaUPC"/>
                <w:cs/>
              </w:rPr>
              <w:t>=”</w:t>
            </w:r>
            <w:r>
              <w:t>Main</w:t>
            </w:r>
            <w:r>
              <w:rPr>
                <w:rFonts w:cs="CordiaUPC"/>
                <w:cs/>
              </w:rPr>
              <w:t xml:space="preserve">” </w:t>
            </w:r>
          </w:p>
          <w:p w:rsidR="006D6395" w:rsidP="006D6395" w:rsidRDefault="006D6395" w14:paraId="51BD312C" w14:textId="4F4C3EBF">
            <w:r>
              <w:rPr>
                <w:rFonts w:hint="cs"/>
                <w:cs/>
              </w:rPr>
              <w:t xml:space="preserve">เมื่อคลิกให้ </w:t>
            </w:r>
            <w:r>
              <w:t xml:space="preserve">Link </w:t>
            </w:r>
            <w:r>
              <w:rPr>
                <w:rFonts w:hint="cs"/>
                <w:cs/>
              </w:rPr>
              <w:t xml:space="preserve">ให้แสดง </w:t>
            </w:r>
            <w:r>
              <w:t xml:space="preserve">Detail Section </w:t>
            </w:r>
            <w:r>
              <w:rPr>
                <w:rFonts w:hint="cs"/>
                <w:cs/>
              </w:rPr>
              <w:t xml:space="preserve">พร้อมทั้ง </w:t>
            </w:r>
            <w:r>
              <w:t xml:space="preserve">Default </w:t>
            </w:r>
            <w:r>
              <w:rPr>
                <w:rFonts w:hint="cs"/>
                <w:cs/>
              </w:rPr>
              <w:t xml:space="preserve">ค่า </w:t>
            </w:r>
            <w:r>
              <w:t xml:space="preserve">deductType </w:t>
            </w:r>
            <w:r>
              <w:rPr>
                <w:rFonts w:cs="Angsana New"/>
                <w:cs/>
              </w:rPr>
              <w:t>= “</w:t>
            </w:r>
            <w:r>
              <w:t>Deduct Fail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เมื่อมีการเพิ่มข้อมูลในแต่ละ </w:t>
            </w:r>
            <w:r>
              <w:t>Section</w:t>
            </w:r>
          </w:p>
        </w:tc>
      </w:tr>
      <w:tr w:rsidRPr="008979A8" w:rsidR="006D6395" w:rsidTr="006B7DDF" w14:paraId="487E8B12" w14:textId="77777777">
        <w:tc>
          <w:tcPr>
            <w:tcW w:w="5000" w:type="pct"/>
            <w:gridSpan w:val="7"/>
            <w:shd w:val="clear" w:color="auto" w:fill="C2D69B" w:themeFill="accent3" w:themeFillTint="99"/>
          </w:tcPr>
          <w:p w:rsidR="006D6395" w:rsidP="006D6395" w:rsidRDefault="006D6395" w14:paraId="4A62B9CB" w14:textId="1ACB80F2">
            <w:pPr>
              <w:pStyle w:val="HeaderTable"/>
            </w:pPr>
            <w:r>
              <w:t>End Tab Section</w:t>
            </w:r>
          </w:p>
        </w:tc>
      </w:tr>
      <w:tr w:rsidRPr="008979A8" w:rsidR="006D6395" w:rsidTr="006B7DDF" w14:paraId="4A108A98" w14:textId="77777777">
        <w:tc>
          <w:tcPr>
            <w:tcW w:w="5000" w:type="pct"/>
            <w:gridSpan w:val="7"/>
            <w:shd w:val="clear" w:color="auto" w:fill="C2D69B" w:themeFill="accent3" w:themeFillTint="99"/>
          </w:tcPr>
          <w:p w:rsidR="006D6395" w:rsidP="006D6395" w:rsidRDefault="006D6395" w14:paraId="0C1E876E" w14:textId="77777777">
            <w:pPr>
              <w:pStyle w:val="HeaderTable"/>
              <w:rPr>
                <w:lang w:bidi="th-TH"/>
              </w:rPr>
            </w:pPr>
            <w:r>
              <w:t>Detail Section</w:t>
            </w:r>
          </w:p>
          <w:p w:rsidR="006D6395" w:rsidP="006D6395" w:rsidRDefault="006D6395" w14:paraId="0A3E38D4" w14:textId="0209018F">
            <w:pPr>
              <w:pStyle w:val="HeaderTable"/>
              <w:rPr>
                <w:lang w:bidi="th-TH"/>
              </w:rPr>
            </w:pPr>
            <w:r>
              <w:rPr>
                <w:rFonts w:hint="cs" w:cs="Angsana New"/>
                <w:cs/>
                <w:lang w:bidi="th-TH"/>
              </w:rPr>
              <w:t xml:space="preserve">ถ้าไม่ใช่ของ </w:t>
            </w:r>
            <w:r w:rsidRPr="00135463">
              <w:rPr>
                <w:b w:val="0"/>
                <w:bCs/>
              </w:rPr>
              <w:t>customerType</w:t>
            </w:r>
            <w:r w:rsidRPr="00135463">
              <w:rPr>
                <w:rFonts w:cs="Angsana New"/>
                <w:bCs/>
                <w:cs/>
                <w:lang w:bidi="th-TH"/>
              </w:rPr>
              <w:t xml:space="preserve"> </w:t>
            </w:r>
            <w:r>
              <w:rPr>
                <w:rFonts w:cs="Angsana New"/>
                <w:bCs/>
                <w:cs/>
                <w:lang w:bidi="th-TH"/>
              </w:rPr>
              <w:t>=</w:t>
            </w:r>
            <w:r w:rsidRPr="00135463">
              <w:rPr>
                <w:rFonts w:cs="Angsana New"/>
                <w:bCs/>
                <w:cs/>
                <w:lang w:bidi="th-TH"/>
              </w:rPr>
              <w:t xml:space="preserve"> </w:t>
            </w:r>
            <w:r w:rsidRPr="00135463">
              <w:rPr>
                <w:rFonts w:cs="Angsana New"/>
                <w:b w:val="0"/>
                <w:bCs/>
                <w:cs/>
                <w:lang w:bidi="th-TH"/>
              </w:rPr>
              <w:t>“</w:t>
            </w:r>
            <w:r w:rsidRPr="00135463">
              <w:rPr>
                <w:b w:val="0"/>
                <w:bCs/>
              </w:rPr>
              <w:t>Pre</w:t>
            </w:r>
            <w:r w:rsidRPr="00135463">
              <w:rPr>
                <w:rFonts w:cs="Angsana New"/>
                <w:b w:val="0"/>
                <w:bCs/>
                <w:cs/>
                <w:lang w:bidi="th-TH"/>
              </w:rPr>
              <w:t>-</w:t>
            </w:r>
            <w:r w:rsidRPr="00135463">
              <w:rPr>
                <w:b w:val="0"/>
                <w:bCs/>
              </w:rPr>
              <w:t>paid</w:t>
            </w:r>
            <w:r w:rsidRPr="00135463">
              <w:rPr>
                <w:rFonts w:cs="Angsana New"/>
                <w:b w:val="0"/>
                <w:bCs/>
                <w:cs/>
                <w:lang w:bidi="th-TH"/>
              </w:rPr>
              <w:t>”</w:t>
            </w:r>
            <w:r w:rsidRPr="00135463">
              <w:rPr>
                <w:rFonts w:cs="Angsana New"/>
                <w:bCs/>
                <w:cs/>
                <w:lang w:bidi="th-TH"/>
              </w:rPr>
              <w:t xml:space="preserve"> </w:t>
            </w:r>
            <w:r w:rsidRPr="0030648B">
              <w:rPr>
                <w:rFonts w:hint="cs"/>
                <w:cs/>
                <w:lang w:bidi="th-TH"/>
              </w:rPr>
              <w:t>และ</w:t>
            </w:r>
            <w:r w:rsidRPr="00D97F36">
              <w:rPr>
                <w:b w:val="0"/>
                <w:bCs/>
              </w:rPr>
              <w:t xml:space="preserve">PriceType </w:t>
            </w:r>
            <w:r w:rsidRPr="00D97F36">
              <w:rPr>
                <w:b w:val="0"/>
                <w:bCs/>
                <w:cs/>
                <w:lang w:bidi="th-TH"/>
              </w:rPr>
              <w:t>= “</w:t>
            </w:r>
            <w:r w:rsidRPr="00D97F36">
              <w:rPr>
                <w:b w:val="0"/>
                <w:bCs/>
              </w:rPr>
              <w:t>Recurring</w:t>
            </w:r>
            <w:r w:rsidRPr="00D97F36">
              <w:rPr>
                <w:b w:val="0"/>
                <w:bCs/>
                <w:cs/>
                <w:lang w:bidi="th-TH"/>
              </w:rPr>
              <w:t>”</w:t>
            </w:r>
            <w:r>
              <w:rPr>
                <w:bCs/>
                <w:cs/>
                <w:lang w:bidi="th-TH"/>
              </w:rPr>
              <w:t xml:space="preserve"> </w:t>
            </w:r>
            <w:r w:rsidRPr="00D04647">
              <w:rPr>
                <w:rFonts w:hint="cs" w:cs="Angsana New"/>
                <w:b w:val="0"/>
                <w:cs/>
                <w:lang w:bidi="th-TH"/>
              </w:rPr>
              <w:t>และ</w:t>
            </w:r>
            <w:r w:rsidRPr="00D04647">
              <w:rPr>
                <w:b w:val="0"/>
              </w:rPr>
              <w:t xml:space="preserve"> Partial Step Table Section</w:t>
            </w:r>
            <w:r>
              <w:rPr>
                <w:bCs/>
                <w:cs/>
                <w:lang w:bidi="th-TH"/>
              </w:rPr>
              <w:t xml:space="preserve"> </w:t>
            </w:r>
            <w:r>
              <w:rPr>
                <w:rFonts w:hint="cs"/>
                <w:cs/>
                <w:lang w:bidi="th-TH"/>
              </w:rPr>
              <w:t xml:space="preserve">มีค่า </w:t>
            </w:r>
            <w:r w:rsidRPr="00135463">
              <w:rPr>
                <w:rFonts w:cs="Angsana New"/>
                <w:cs/>
                <w:lang w:bidi="th-TH"/>
              </w:rPr>
              <w:t xml:space="preserve">ให้แสดงข้อมูลภายใต้ </w:t>
            </w:r>
            <w:r w:rsidRPr="00135463">
              <w:rPr>
                <w:b w:val="0"/>
                <w:bCs/>
              </w:rPr>
              <w:t>Section</w:t>
            </w:r>
            <w:r w:rsidRPr="00135463">
              <w:rPr>
                <w:rFonts w:cs="Angsana New"/>
                <w:bCs/>
                <w:cs/>
                <w:lang w:bidi="th-TH"/>
              </w:rPr>
              <w:t xml:space="preserve"> </w:t>
            </w:r>
            <w:r w:rsidRPr="00135463">
              <w:rPr>
                <w:rFonts w:cs="Angsana New"/>
                <w:cs/>
                <w:lang w:bidi="th-TH"/>
              </w:rPr>
              <w:t xml:space="preserve">ทันที </w:t>
            </w:r>
            <w:r>
              <w:rPr>
                <w:rFonts w:hint="cs" w:cs="Angsana New"/>
                <w:cs/>
                <w:lang w:bidi="th-TH"/>
              </w:rPr>
              <w:t xml:space="preserve">พร้อมทั้ง </w:t>
            </w:r>
            <w:r w:rsidRPr="00135463">
              <w:rPr>
                <w:b w:val="0"/>
                <w:bCs/>
              </w:rPr>
              <w:t>Default</w:t>
            </w:r>
            <w:r>
              <w:rPr>
                <w:rFonts w:cs="Angsana New"/>
                <w:bCs/>
                <w:cs/>
                <w:lang w:bidi="th-TH"/>
              </w:rPr>
              <w:t xml:space="preserve"> </w:t>
            </w:r>
            <w:r>
              <w:rPr>
                <w:rFonts w:hint="cs" w:cs="Angsana New"/>
                <w:cs/>
                <w:lang w:bidi="th-TH"/>
              </w:rPr>
              <w:t xml:space="preserve">ค่า </w:t>
            </w:r>
            <w:r w:rsidRPr="00135463">
              <w:rPr>
                <w:b w:val="0"/>
                <w:bCs/>
              </w:rPr>
              <w:t xml:space="preserve">deductType </w:t>
            </w:r>
            <w:r w:rsidRPr="00135463">
              <w:rPr>
                <w:rFonts w:cs="Angsana New"/>
                <w:b w:val="0"/>
                <w:bCs/>
                <w:cs/>
                <w:lang w:bidi="th-TH"/>
              </w:rPr>
              <w:t>= “</w:t>
            </w:r>
            <w:r w:rsidRPr="00135463">
              <w:rPr>
                <w:b w:val="0"/>
                <w:bCs/>
              </w:rPr>
              <w:t xml:space="preserve">Deduct </w:t>
            </w:r>
            <w:r>
              <w:rPr>
                <w:b w:val="0"/>
                <w:bCs/>
                <w:lang w:bidi="th-TH"/>
              </w:rPr>
              <w:t>Success</w:t>
            </w:r>
            <w:r w:rsidRPr="00135463">
              <w:rPr>
                <w:rFonts w:cs="Angsana New"/>
                <w:b w:val="0"/>
                <w:bCs/>
                <w:cs/>
                <w:lang w:bidi="th-TH"/>
              </w:rPr>
              <w:t>”</w:t>
            </w:r>
            <w:r>
              <w:rPr>
                <w:rFonts w:cs="Angsana New"/>
                <w:bCs/>
                <w:cs/>
                <w:lang w:bidi="th-TH"/>
              </w:rPr>
              <w:t xml:space="preserve"> </w:t>
            </w:r>
            <w:r>
              <w:rPr>
                <w:rFonts w:hint="cs" w:cs="Angsana New"/>
                <w:cs/>
                <w:lang w:bidi="th-TH"/>
              </w:rPr>
              <w:t xml:space="preserve">เมื่อมีการเพิ่มข้อมูลในแต่ละ </w:t>
            </w:r>
            <w:r w:rsidRPr="00135463">
              <w:rPr>
                <w:b w:val="0"/>
                <w:bCs/>
              </w:rPr>
              <w:t>Section</w:t>
            </w:r>
          </w:p>
          <w:p w:rsidR="006D6395" w:rsidP="006D6395" w:rsidRDefault="006D6395" w14:paraId="39AA01B7" w14:textId="4B9E64CC">
            <w:r w:rsidRPr="00135463">
              <w:rPr>
                <w:rFonts w:cs="Angsana New"/>
                <w:cs/>
              </w:rPr>
              <w:t>ถ้าไม่ใช่</w:t>
            </w:r>
            <w:r>
              <w:rPr>
                <w:rFonts w:hint="cs" w:cs="Angsana New"/>
                <w:cs/>
              </w:rPr>
              <w:t xml:space="preserve">จะ </w:t>
            </w:r>
            <w:r>
              <w:t xml:space="preserve">Default </w:t>
            </w:r>
            <w:r>
              <w:rPr>
                <w:rFonts w:hint="cs"/>
                <w:cs/>
              </w:rPr>
              <w:t xml:space="preserve">แสดงข้อมูลตาม </w:t>
            </w:r>
            <w:r>
              <w:t>Tab Section Deduct Success</w:t>
            </w:r>
          </w:p>
        </w:tc>
      </w:tr>
      <w:tr w:rsidRPr="008979A8" w:rsidR="006D6395" w:rsidTr="00FE67BE" w14:paraId="476D0A06" w14:textId="77777777">
        <w:tc>
          <w:tcPr>
            <w:tcW w:w="1000" w:type="pct"/>
          </w:tcPr>
          <w:p w:rsidRPr="00FE67BE" w:rsidR="006D6395" w:rsidP="006D6395" w:rsidRDefault="006D6395" w14:paraId="2DA8A960" w14:textId="2986B145">
            <w:pPr>
              <w:pStyle w:val="HeaderTable"/>
              <w:rPr>
                <w:b w:val="0"/>
                <w:bCs/>
              </w:rPr>
            </w:pPr>
            <w:r w:rsidRPr="00FE67BE">
              <w:rPr>
                <w:b w:val="0"/>
                <w:bCs/>
              </w:rPr>
              <w:t>Copy From Deduct Success</w:t>
            </w:r>
          </w:p>
        </w:tc>
        <w:tc>
          <w:tcPr>
            <w:tcW w:w="926" w:type="pct"/>
            <w:gridSpan w:val="4"/>
          </w:tcPr>
          <w:p w:rsidRPr="00FE67BE" w:rsidR="006D6395" w:rsidP="006D6395" w:rsidRDefault="006D6395" w14:paraId="3A768C36" w14:textId="2F4B7A9C">
            <w:pPr>
              <w:pStyle w:val="HeaderTable"/>
              <w:rPr>
                <w:b w:val="0"/>
                <w:bCs/>
              </w:rPr>
            </w:pPr>
            <w:r w:rsidRPr="00FE67BE">
              <w:rPr>
                <w:b w:val="0"/>
                <w:bCs/>
              </w:rPr>
              <w:t>Button</w:t>
            </w:r>
          </w:p>
        </w:tc>
        <w:tc>
          <w:tcPr>
            <w:tcW w:w="3074" w:type="pct"/>
            <w:gridSpan w:val="2"/>
          </w:tcPr>
          <w:p w:rsidR="006D6395" w:rsidP="006D6395" w:rsidRDefault="006D6395" w14:paraId="7DAB84A4" w14:textId="748501FC">
            <w:r>
              <w:t xml:space="preserve">Visible </w:t>
            </w:r>
            <w:r>
              <w:rPr>
                <w:rFonts w:hint="cs"/>
                <w:cs/>
              </w:rPr>
              <w:t xml:space="preserve">เมื่อ </w:t>
            </w:r>
            <w:r>
              <w:t xml:space="preserve">deductType </w:t>
            </w:r>
            <w:r>
              <w:rPr>
                <w:rFonts w:cs="CordiaUPC"/>
                <w:cs/>
              </w:rPr>
              <w:t>= “</w:t>
            </w:r>
            <w:r>
              <w:t>Deduct Fail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และ </w:t>
            </w:r>
            <w:r>
              <w:rPr>
                <w:rFonts w:cs="CordiaUPC"/>
                <w:cs/>
              </w:rPr>
              <w:t>“</w:t>
            </w:r>
            <w:r>
              <w:t>Partial Step</w:t>
            </w:r>
            <w:r>
              <w:rPr>
                <w:rFonts w:cs="CordiaUPC"/>
                <w:cs/>
              </w:rPr>
              <w:t>”</w:t>
            </w:r>
          </w:p>
          <w:p w:rsidR="006D6395" w:rsidP="006D6395" w:rsidRDefault="006D6395" w14:paraId="380C7CD7" w14:textId="319AED88">
            <w:pPr>
              <w:rPr>
                <w:rFonts w:cs="Angsana New"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deductType </w:t>
            </w:r>
            <w:r>
              <w:rPr>
                <w:rFonts w:cs="CordiaUPC"/>
                <w:cs/>
              </w:rPr>
              <w:t>= “</w:t>
            </w:r>
            <w:r>
              <w:t>Deduct Fail</w:t>
            </w:r>
            <w:r>
              <w:rPr>
                <w:rFonts w:cs="CordiaUPC"/>
                <w:cs/>
              </w:rPr>
              <w:t>”</w:t>
            </w:r>
            <w:r>
              <w:rPr>
                <w:rFonts w:hint="cs" w:cs="CordiaUPC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เมื่อคลิกให้ </w:t>
            </w:r>
            <w:r>
              <w:t xml:space="preserve">Copy </w:t>
            </w:r>
            <w:r>
              <w:rPr>
                <w:rFonts w:hint="cs"/>
                <w:cs/>
              </w:rPr>
              <w:t xml:space="preserve">ข้อมูลดังต่อไปนี้พร้อมทั้ง </w:t>
            </w:r>
            <w:r>
              <w:t xml:space="preserve">Default </w:t>
            </w:r>
            <w:r>
              <w:rPr>
                <w:rFonts w:hint="cs"/>
                <w:cs/>
              </w:rPr>
              <w:t xml:space="preserve">ค่า </w:t>
            </w:r>
            <w:r>
              <w:t xml:space="preserve">deductType </w:t>
            </w:r>
            <w:r>
              <w:rPr>
                <w:rFonts w:cs="Angsana New"/>
                <w:cs/>
              </w:rPr>
              <w:t>= “</w:t>
            </w:r>
            <w:r>
              <w:t>Deduct Fail</w:t>
            </w:r>
            <w:r>
              <w:rPr>
                <w:rFonts w:cs="Angsana New"/>
                <w:cs/>
              </w:rPr>
              <w:t>”</w:t>
            </w:r>
          </w:p>
          <w:p w:rsidR="006D6395" w:rsidP="006D6395" w:rsidRDefault="006D6395" w14:paraId="1068FC7B" w14:textId="77777777">
            <w:pPr>
              <w:pStyle w:val="HeaderTable"/>
              <w:numPr>
                <w:ilvl w:val="0"/>
                <w:numId w:val="6"/>
              </w:numPr>
              <w:rPr>
                <w:b w:val="0"/>
                <w:bCs/>
              </w:rPr>
            </w:pPr>
            <w:r w:rsidRPr="00FE67BE">
              <w:rPr>
                <w:b w:val="0"/>
                <w:bCs/>
              </w:rPr>
              <w:t>Content Table</w:t>
            </w:r>
          </w:p>
          <w:p w:rsidR="006D6395" w:rsidP="006D6395" w:rsidRDefault="006D6395" w14:paraId="26AAAC4A" w14:textId="21E9BED1">
            <w:pPr>
              <w:rPr>
                <w:rFonts w:cs="Angsana New"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deductType </w:t>
            </w:r>
            <w:r>
              <w:rPr>
                <w:rFonts w:cs="CordiaUPC"/>
                <w:cs/>
              </w:rPr>
              <w:t>= “</w:t>
            </w:r>
            <w:r>
              <w:t>Partial Step</w:t>
            </w:r>
            <w:r>
              <w:rPr>
                <w:rFonts w:cs="CordiaUPC"/>
                <w:cs/>
              </w:rPr>
              <w:t>”</w:t>
            </w:r>
            <w:r>
              <w:rPr>
                <w:rFonts w:hint="cs" w:cs="CordiaUPC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เมื่อคลิกให้ </w:t>
            </w:r>
            <w:r>
              <w:t xml:space="preserve">Copy </w:t>
            </w:r>
            <w:r>
              <w:rPr>
                <w:rFonts w:hint="cs"/>
                <w:cs/>
              </w:rPr>
              <w:t xml:space="preserve">ข้อมูลดังต่อไปนี้พร้อมทั้ง </w:t>
            </w:r>
            <w:r>
              <w:t xml:space="preserve">Default </w:t>
            </w:r>
            <w:r>
              <w:rPr>
                <w:rFonts w:hint="cs"/>
                <w:cs/>
              </w:rPr>
              <w:t xml:space="preserve">ค่า </w:t>
            </w:r>
            <w:r>
              <w:t xml:space="preserve">deductType </w:t>
            </w:r>
            <w:r>
              <w:rPr>
                <w:rFonts w:cs="Angsana New"/>
                <w:cs/>
              </w:rPr>
              <w:t>= “</w:t>
            </w:r>
            <w:r>
              <w:t>Partial Step</w:t>
            </w:r>
            <w:r>
              <w:rPr>
                <w:rFonts w:cs="Angsana New"/>
                <w:cs/>
              </w:rPr>
              <w:t>”</w:t>
            </w:r>
          </w:p>
          <w:p w:rsidRPr="00FE67BE" w:rsidR="006D6395" w:rsidP="006D6395" w:rsidRDefault="006D6395" w14:paraId="56F6717F" w14:textId="7CA04FCC">
            <w:pPr>
              <w:pStyle w:val="HeaderTable"/>
              <w:numPr>
                <w:ilvl w:val="0"/>
                <w:numId w:val="6"/>
              </w:numPr>
              <w:rPr>
                <w:b w:val="0"/>
                <w:bCs/>
              </w:rPr>
            </w:pPr>
            <w:r w:rsidRPr="00D04647">
              <w:rPr>
                <w:b w:val="0"/>
                <w:bCs/>
              </w:rPr>
              <w:t>Content Table</w:t>
            </w:r>
          </w:p>
        </w:tc>
      </w:tr>
      <w:tr w:rsidRPr="008979A8" w:rsidR="006D6395" w:rsidTr="006B7DDF" w14:paraId="09217D54" w14:textId="77777777">
        <w:tc>
          <w:tcPr>
            <w:tcW w:w="5000" w:type="pct"/>
            <w:gridSpan w:val="7"/>
            <w:shd w:val="clear" w:color="auto" w:fill="C2D69B" w:themeFill="accent3" w:themeFillTint="99"/>
          </w:tcPr>
          <w:p w:rsidR="006D6395" w:rsidP="006D6395" w:rsidRDefault="006D6395" w14:paraId="12D82574" w14:textId="77777777">
            <w:pPr>
              <w:pStyle w:val="HeaderTable"/>
              <w:rPr>
                <w:lang w:bidi="th-TH"/>
              </w:rPr>
            </w:pPr>
            <w:r>
              <w:t>Table Section</w:t>
            </w:r>
          </w:p>
        </w:tc>
      </w:tr>
      <w:tr w:rsidRPr="008979A8" w:rsidR="006D6395" w:rsidTr="006B7DDF" w14:paraId="7C1D34F3" w14:textId="77777777">
        <w:trPr>
          <w:trHeight w:val="111"/>
        </w:trPr>
        <w:tc>
          <w:tcPr>
            <w:tcW w:w="1026" w:type="pct"/>
            <w:gridSpan w:val="2"/>
          </w:tcPr>
          <w:p w:rsidRPr="00F03FBF" w:rsidR="006D6395" w:rsidP="006D6395" w:rsidRDefault="006D6395" w14:paraId="64D1BD1B" w14:textId="1BAAC4CF">
            <w:pPr>
              <w:rPr>
                <w:rFonts w:cs="CordiaUPC"/>
              </w:rPr>
            </w:pPr>
            <w:r>
              <w:rPr>
                <w:rFonts w:cs="CordiaUPC"/>
                <w:szCs w:val="36"/>
              </w:rPr>
              <w:t>Content Type</w:t>
            </w:r>
          </w:p>
        </w:tc>
        <w:tc>
          <w:tcPr>
            <w:tcW w:w="900" w:type="pct"/>
            <w:gridSpan w:val="3"/>
          </w:tcPr>
          <w:p w:rsidR="006D6395" w:rsidP="006D6395" w:rsidRDefault="006D6395" w14:paraId="5D509A7C" w14:textId="77777777">
            <w:pPr>
              <w:pStyle w:val="HeaderTable"/>
            </w:pPr>
          </w:p>
        </w:tc>
        <w:tc>
          <w:tcPr>
            <w:tcW w:w="3074" w:type="pct"/>
            <w:gridSpan w:val="2"/>
          </w:tcPr>
          <w:p w:rsidRPr="00BD6930" w:rsidR="006D6395" w:rsidP="006D6395" w:rsidRDefault="006D6395" w14:paraId="7843738A" w14:textId="77777777">
            <w:pPr>
              <w:spacing w:after="0"/>
              <w:rPr>
                <w:rFonts w:cs="CordiaUPC"/>
              </w:rPr>
            </w:pPr>
            <w:r w:rsidRPr="00BD6930">
              <w:rPr>
                <w:rFonts w:cs="Angsana New"/>
                <w:cs/>
              </w:rPr>
              <w:t xml:space="preserve">แสดงข้อมูลใน </w:t>
            </w:r>
            <w:r w:rsidRPr="00BD6930">
              <w:rPr>
                <w:rFonts w:cs="CordiaUPC"/>
              </w:rPr>
              <w:t>Format</w:t>
            </w:r>
          </w:p>
          <w:p w:rsidR="006D6395" w:rsidP="006D6395" w:rsidRDefault="006D6395" w14:paraId="4EB475EF" w14:textId="51522D4D">
            <w:pPr>
              <w:spacing w:after="0"/>
              <w:rPr>
                <w:cs/>
              </w:rPr>
            </w:pPr>
            <w:r>
              <w:rPr>
                <w:color w:val="000000" w:themeColor="text1"/>
              </w:rPr>
              <w:t>contentType</w:t>
            </w:r>
          </w:p>
        </w:tc>
      </w:tr>
      <w:tr w:rsidRPr="008979A8" w:rsidR="006D6395" w:rsidTr="006B7DDF" w14:paraId="201B4232" w14:textId="77777777">
        <w:trPr>
          <w:trHeight w:val="111"/>
        </w:trPr>
        <w:tc>
          <w:tcPr>
            <w:tcW w:w="1026" w:type="pct"/>
            <w:gridSpan w:val="2"/>
          </w:tcPr>
          <w:p w:rsidR="006D6395" w:rsidP="006D6395" w:rsidRDefault="006D6395" w14:paraId="07855A66" w14:textId="28E468CC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Service Type</w:t>
            </w:r>
          </w:p>
        </w:tc>
        <w:tc>
          <w:tcPr>
            <w:tcW w:w="900" w:type="pct"/>
            <w:gridSpan w:val="3"/>
          </w:tcPr>
          <w:p w:rsidR="006D6395" w:rsidP="006D6395" w:rsidRDefault="006D6395" w14:paraId="21E9A1F2" w14:textId="77777777">
            <w:pPr>
              <w:pStyle w:val="HeaderTable"/>
            </w:pPr>
          </w:p>
        </w:tc>
        <w:tc>
          <w:tcPr>
            <w:tcW w:w="3074" w:type="pct"/>
            <w:gridSpan w:val="2"/>
          </w:tcPr>
          <w:p w:rsidRPr="00BD6930" w:rsidR="006D6395" w:rsidP="006D6395" w:rsidRDefault="006D6395" w14:paraId="1AF67ECF" w14:textId="77777777">
            <w:pPr>
              <w:spacing w:after="0"/>
              <w:rPr>
                <w:rFonts w:cs="CordiaUPC"/>
              </w:rPr>
            </w:pPr>
            <w:r w:rsidRPr="00BD6930">
              <w:rPr>
                <w:rFonts w:cs="Angsana New"/>
                <w:cs/>
              </w:rPr>
              <w:t xml:space="preserve">แสดงข้อมูลใน </w:t>
            </w:r>
            <w:r w:rsidRPr="00BD6930">
              <w:rPr>
                <w:rFonts w:cs="CordiaUPC"/>
              </w:rPr>
              <w:t>Format</w:t>
            </w:r>
          </w:p>
          <w:p w:rsidRPr="00BD6930" w:rsidR="006D6395" w:rsidP="006D6395" w:rsidRDefault="006D6395" w14:paraId="7D6B8005" w14:textId="6F45DAB4">
            <w:pPr>
              <w:spacing w:after="0"/>
              <w:rPr>
                <w:rFonts w:cs="CordiaUPC"/>
              </w:rPr>
            </w:pPr>
            <w:r>
              <w:rPr>
                <w:color w:val="000000" w:themeColor="text1"/>
              </w:rPr>
              <w:t>serviceType</w:t>
            </w:r>
          </w:p>
        </w:tc>
      </w:tr>
      <w:tr w:rsidRPr="008979A8" w:rsidR="006D6395" w:rsidTr="006B7DDF" w14:paraId="22731D37" w14:textId="77777777">
        <w:trPr>
          <w:trHeight w:val="111"/>
        </w:trPr>
        <w:tc>
          <w:tcPr>
            <w:tcW w:w="1026" w:type="pct"/>
            <w:gridSpan w:val="2"/>
          </w:tcPr>
          <w:p w:rsidR="006D6395" w:rsidP="006D6395" w:rsidRDefault="006D6395" w14:paraId="50C72DBD" w14:textId="670551E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Service Name</w:t>
            </w:r>
          </w:p>
        </w:tc>
        <w:tc>
          <w:tcPr>
            <w:tcW w:w="900" w:type="pct"/>
            <w:gridSpan w:val="3"/>
          </w:tcPr>
          <w:p w:rsidR="006D6395" w:rsidP="006D6395" w:rsidRDefault="006D6395" w14:paraId="043280A2" w14:textId="77777777">
            <w:pPr>
              <w:pStyle w:val="HeaderTable"/>
            </w:pPr>
          </w:p>
        </w:tc>
        <w:tc>
          <w:tcPr>
            <w:tcW w:w="3074" w:type="pct"/>
            <w:gridSpan w:val="2"/>
          </w:tcPr>
          <w:p w:rsidRPr="00BD6930" w:rsidR="006D6395" w:rsidP="006D6395" w:rsidRDefault="006D6395" w14:paraId="207D7995" w14:textId="77777777">
            <w:pPr>
              <w:spacing w:after="0"/>
              <w:rPr>
                <w:rFonts w:cs="CordiaUPC"/>
              </w:rPr>
            </w:pPr>
            <w:r w:rsidRPr="00BD6930">
              <w:rPr>
                <w:rFonts w:cs="Angsana New"/>
                <w:cs/>
              </w:rPr>
              <w:t xml:space="preserve">แสดงข้อมูลใน </w:t>
            </w:r>
            <w:r w:rsidRPr="00BD6930">
              <w:rPr>
                <w:rFonts w:cs="CordiaUPC"/>
              </w:rPr>
              <w:t>Format</w:t>
            </w:r>
          </w:p>
          <w:p w:rsidRPr="00BD6930" w:rsidR="006D6395" w:rsidP="006D6395" w:rsidRDefault="006D6395" w14:paraId="159579EC" w14:textId="57D40FCA">
            <w:pPr>
              <w:spacing w:after="0"/>
              <w:rPr>
                <w:rFonts w:cs="CordiaUPC"/>
                <w:cs/>
              </w:rPr>
            </w:pPr>
            <w:r>
              <w:rPr>
                <w:rFonts w:cs="CordiaUPC"/>
              </w:rPr>
              <w:t>serviceName</w:t>
            </w:r>
          </w:p>
        </w:tc>
      </w:tr>
      <w:tr w:rsidRPr="008979A8" w:rsidR="006D6395" w:rsidTr="006B7DDF" w14:paraId="04AEBA7D" w14:textId="77777777">
        <w:trPr>
          <w:trHeight w:val="111"/>
        </w:trPr>
        <w:tc>
          <w:tcPr>
            <w:tcW w:w="1026" w:type="pct"/>
            <w:gridSpan w:val="2"/>
          </w:tcPr>
          <w:p w:rsidR="006D6395" w:rsidP="006D6395" w:rsidRDefault="006D6395" w14:paraId="35348F96" w14:textId="5E7C1821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 xml:space="preserve">Sub Type </w:t>
            </w:r>
            <w:r>
              <w:rPr>
                <w:rFonts w:cs="Angsana New"/>
                <w:cs/>
              </w:rPr>
              <w:t>(</w:t>
            </w:r>
            <w:r>
              <w:rPr>
                <w:rFonts w:cs="CordiaUPC"/>
                <w:szCs w:val="36"/>
              </w:rPr>
              <w:t>Service No</w:t>
            </w:r>
            <w:r>
              <w:rPr>
                <w:rFonts w:cs="Angsana New"/>
                <w:cs/>
              </w:rPr>
              <w:t>.)</w:t>
            </w:r>
          </w:p>
        </w:tc>
        <w:tc>
          <w:tcPr>
            <w:tcW w:w="900" w:type="pct"/>
            <w:gridSpan w:val="3"/>
          </w:tcPr>
          <w:p w:rsidR="006D6395" w:rsidP="006D6395" w:rsidRDefault="006D6395" w14:paraId="3C7547B5" w14:textId="77777777">
            <w:pPr>
              <w:pStyle w:val="HeaderTable"/>
            </w:pPr>
          </w:p>
        </w:tc>
        <w:tc>
          <w:tcPr>
            <w:tcW w:w="3074" w:type="pct"/>
            <w:gridSpan w:val="2"/>
          </w:tcPr>
          <w:p w:rsidR="006D6395" w:rsidP="006D6395" w:rsidRDefault="006D6395" w14:paraId="7A4CB8E7" w14:textId="77777777">
            <w:pPr>
              <w:spacing w:after="0"/>
              <w:rPr>
                <w:rFonts w:cs="CordiaUPC"/>
              </w:rPr>
            </w:pPr>
            <w:r w:rsidRPr="00BD6930">
              <w:rPr>
                <w:rFonts w:cs="Angsana New"/>
                <w:cs/>
              </w:rPr>
              <w:t xml:space="preserve">แสดงข้อมูลใน </w:t>
            </w:r>
            <w:r>
              <w:rPr>
                <w:rFonts w:cs="CordiaUPC"/>
              </w:rPr>
              <w:t>Format</w:t>
            </w:r>
          </w:p>
          <w:p w:rsidRPr="009C5FCE" w:rsidR="006D6395" w:rsidP="006D6395" w:rsidRDefault="006D6395" w14:paraId="4DA66CF4" w14:textId="61B72091">
            <w:pPr>
              <w:spacing w:after="0"/>
              <w:rPr>
                <w:rFonts w:cs="CordiaUPC"/>
              </w:rPr>
            </w:pPr>
            <w:r>
              <w:rPr>
                <w:rFonts w:cs="CordiaUPC"/>
              </w:rPr>
              <w:t>serviceNo</w:t>
            </w:r>
          </w:p>
        </w:tc>
      </w:tr>
      <w:tr w:rsidRPr="008979A8" w:rsidR="006D6395" w:rsidTr="006B7DDF" w14:paraId="5A9030E5" w14:textId="77777777">
        <w:trPr>
          <w:trHeight w:val="108"/>
        </w:trPr>
        <w:tc>
          <w:tcPr>
            <w:tcW w:w="1026" w:type="pct"/>
            <w:gridSpan w:val="2"/>
          </w:tcPr>
          <w:p w:rsidRPr="00F03FBF" w:rsidR="006D6395" w:rsidP="006D6395" w:rsidRDefault="006D6395" w14:paraId="3E350BD3" w14:textId="77777777">
            <w:pPr>
              <w:rPr>
                <w:rFonts w:cs="CordiaUPC"/>
                <w:szCs w:val="36"/>
              </w:rPr>
            </w:pPr>
            <w:r w:rsidRPr="00F03FBF">
              <w:rPr>
                <w:rFonts w:cs="CordiaUPC"/>
                <w:szCs w:val="36"/>
              </w:rPr>
              <w:t>Duration</w:t>
            </w:r>
          </w:p>
        </w:tc>
        <w:tc>
          <w:tcPr>
            <w:tcW w:w="900" w:type="pct"/>
            <w:gridSpan w:val="3"/>
          </w:tcPr>
          <w:p w:rsidR="006D6395" w:rsidP="006D6395" w:rsidRDefault="006D6395" w14:paraId="14138342" w14:textId="77777777">
            <w:pPr>
              <w:pStyle w:val="HeaderTable"/>
            </w:pPr>
          </w:p>
        </w:tc>
        <w:tc>
          <w:tcPr>
            <w:tcW w:w="3074" w:type="pct"/>
            <w:gridSpan w:val="2"/>
          </w:tcPr>
          <w:p w:rsidR="006D6395" w:rsidP="006D6395" w:rsidRDefault="006D6395" w14:paraId="4B9F3A24" w14:textId="77777777">
            <w:pPr>
              <w:spacing w:after="0"/>
            </w:pPr>
            <w:r>
              <w:rPr>
                <w:rFonts w:hint="cs"/>
                <w:cs/>
              </w:rPr>
              <w:t xml:space="preserve">แสดงข้อมูลใน </w:t>
            </w:r>
            <w:r>
              <w:t>Format</w:t>
            </w:r>
          </w:p>
          <w:p w:rsidR="006D6395" w:rsidP="006D6395" w:rsidRDefault="006D6395" w14:paraId="368655A3" w14:textId="44F1E312">
            <w:pPr>
              <w:spacing w:after="0"/>
            </w:pPr>
            <w:r>
              <w:t>d</w:t>
            </w:r>
            <w:r w:rsidRPr="00BD6930">
              <w:t xml:space="preserve">urationFrom </w:t>
            </w:r>
            <w:r w:rsidRPr="00BD6930">
              <w:rPr>
                <w:rFonts w:cs="Angsana New"/>
                <w:cs/>
              </w:rPr>
              <w:t xml:space="preserve">+ “ </w:t>
            </w:r>
            <w:r>
              <w:rPr>
                <w:rFonts w:cs="Angsana New"/>
                <w:cs/>
              </w:rPr>
              <w:t>–</w:t>
            </w:r>
            <w:r w:rsidRPr="00BD6930">
              <w:rPr>
                <w:rFonts w:cs="Angsana New"/>
                <w:cs/>
              </w:rPr>
              <w:t xml:space="preserve"> ” </w:t>
            </w:r>
            <w:r>
              <w:t>d</w:t>
            </w:r>
            <w:r w:rsidRPr="00BD6930">
              <w:t xml:space="preserve">urationTo </w:t>
            </w:r>
            <w:r w:rsidRPr="00BD6930">
              <w:rPr>
                <w:rFonts w:cs="Angsana New"/>
                <w:cs/>
              </w:rPr>
              <w:t xml:space="preserve">+ “ ” + </w:t>
            </w:r>
            <w:r>
              <w:t>d</w:t>
            </w:r>
            <w:r w:rsidRPr="00BD6930">
              <w:t>urationUnit</w:t>
            </w:r>
          </w:p>
        </w:tc>
      </w:tr>
      <w:tr w:rsidRPr="008979A8" w:rsidR="006D6395" w:rsidTr="006B7DDF" w14:paraId="574BC3C8" w14:textId="77777777">
        <w:trPr>
          <w:trHeight w:val="108"/>
        </w:trPr>
        <w:tc>
          <w:tcPr>
            <w:tcW w:w="1026" w:type="pct"/>
            <w:gridSpan w:val="2"/>
          </w:tcPr>
          <w:p w:rsidRPr="00F03FBF" w:rsidR="006D6395" w:rsidP="006D6395" w:rsidRDefault="006D6395" w14:paraId="68B0A37F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Bill Cycle</w:t>
            </w:r>
          </w:p>
        </w:tc>
        <w:tc>
          <w:tcPr>
            <w:tcW w:w="900" w:type="pct"/>
            <w:gridSpan w:val="3"/>
          </w:tcPr>
          <w:p w:rsidR="006D6395" w:rsidP="006D6395" w:rsidRDefault="006D6395" w14:paraId="5B7D24F7" w14:textId="77777777">
            <w:pPr>
              <w:pStyle w:val="HeaderTable"/>
            </w:pPr>
          </w:p>
        </w:tc>
        <w:tc>
          <w:tcPr>
            <w:tcW w:w="3074" w:type="pct"/>
            <w:gridSpan w:val="2"/>
          </w:tcPr>
          <w:p w:rsidR="006D6395" w:rsidP="006D6395" w:rsidRDefault="006D6395" w14:paraId="6AFFEBCC" w14:textId="77777777">
            <w:pPr>
              <w:spacing w:after="0"/>
            </w:pPr>
            <w:r>
              <w:t xml:space="preserve">Visible </w:t>
            </w:r>
            <w:r>
              <w:rPr>
                <w:rFonts w:hint="cs"/>
                <w:cs/>
              </w:rPr>
              <w:t xml:space="preserve">เมื่อ </w:t>
            </w:r>
            <w:r w:rsidRPr="00766CC1">
              <w:t>customerType</w:t>
            </w:r>
            <w:r>
              <w:rPr>
                <w:rFonts w:hint="cs"/>
                <w:cs/>
              </w:rPr>
              <w:t xml:space="preserve"> เป็น </w:t>
            </w:r>
            <w:r>
              <w:rPr>
                <w:rFonts w:cs="Angsana New"/>
                <w:cs/>
              </w:rPr>
              <w:t>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 w:cs="Angsana New"/>
                <w:cs/>
              </w:rPr>
              <w:t xml:space="preserve"> หรือ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All</w:t>
            </w:r>
            <w:r>
              <w:rPr>
                <w:rFonts w:cs="Angsana New"/>
                <w:cs/>
              </w:rPr>
              <w:t>”</w:t>
            </w:r>
          </w:p>
          <w:p w:rsidR="006D6395" w:rsidP="006D6395" w:rsidRDefault="006D6395" w14:paraId="7705E9AA" w14:textId="77777777">
            <w:pPr>
              <w:spacing w:after="0"/>
            </w:pPr>
            <w:r>
              <w:rPr>
                <w:rFonts w:hint="cs"/>
                <w:cs/>
              </w:rPr>
              <w:t xml:space="preserve">แสดงข้อมูลใน </w:t>
            </w:r>
            <w:r>
              <w:t>Format</w:t>
            </w:r>
          </w:p>
          <w:p w:rsidR="006D6395" w:rsidP="006D6395" w:rsidRDefault="006D6395" w14:paraId="38E22900" w14:textId="77777777">
            <w:pPr>
              <w:spacing w:after="0"/>
              <w:rPr>
                <w:cs/>
              </w:rPr>
            </w:pPr>
            <w:r>
              <w:t xml:space="preserve">billCycleValue </w:t>
            </w:r>
            <w:r>
              <w:rPr>
                <w:rFonts w:cs="Angsana New"/>
                <w:cs/>
              </w:rPr>
              <w:t xml:space="preserve">+ “ “ + </w:t>
            </w:r>
            <w:r>
              <w:t>billCycleUnit</w:t>
            </w:r>
          </w:p>
        </w:tc>
      </w:tr>
      <w:tr w:rsidRPr="008979A8" w:rsidR="006D6395" w:rsidTr="006B7DDF" w14:paraId="4620C5F3" w14:textId="77777777">
        <w:trPr>
          <w:trHeight w:val="108"/>
        </w:trPr>
        <w:tc>
          <w:tcPr>
            <w:tcW w:w="1026" w:type="pct"/>
            <w:gridSpan w:val="2"/>
          </w:tcPr>
          <w:p w:rsidRPr="003A1FD8" w:rsidR="006D6395" w:rsidP="006D6395" w:rsidRDefault="006D6395" w14:paraId="10A2C73F" w14:textId="77777777">
            <w:pPr>
              <w:rPr>
                <w:rFonts w:cs="CordiaUPC"/>
              </w:rPr>
            </w:pPr>
            <w:r w:rsidRPr="003A1FD8">
              <w:rPr>
                <w:rFonts w:cs="CordiaUPC"/>
              </w:rPr>
              <w:t>Action</w:t>
            </w:r>
          </w:p>
          <w:p w:rsidRPr="003A1FD8" w:rsidR="006D6395" w:rsidP="006D6395" w:rsidRDefault="006D6395" w14:paraId="4FC26B77" w14:textId="77777777">
            <w:pPr>
              <w:pStyle w:val="ListParagraph"/>
              <w:numPr>
                <w:ilvl w:val="0"/>
                <w:numId w:val="13"/>
              </w:numPr>
              <w:rPr>
                <w:rFonts w:cs="CordiaUPC"/>
              </w:rPr>
            </w:pPr>
            <w:r w:rsidRPr="003A1FD8">
              <w:rPr>
                <w:rFonts w:hint="cs" w:cs="Angsana New"/>
                <w:cs/>
              </w:rPr>
              <w:t>ปุ่ม</w:t>
            </w:r>
            <w:r w:rsidRPr="003A1FD8">
              <w:rPr>
                <w:rFonts w:cs="CordiaUPC"/>
              </w:rPr>
              <w:t>Edit</w:t>
            </w:r>
          </w:p>
        </w:tc>
        <w:tc>
          <w:tcPr>
            <w:tcW w:w="900" w:type="pct"/>
            <w:gridSpan w:val="3"/>
          </w:tcPr>
          <w:p w:rsidR="006D6395" w:rsidP="006D6395" w:rsidRDefault="006D6395" w14:paraId="70A19B2E" w14:textId="77777777">
            <w:r>
              <w:t>Button</w:t>
            </w:r>
          </w:p>
        </w:tc>
        <w:tc>
          <w:tcPr>
            <w:tcW w:w="3074" w:type="pct"/>
            <w:gridSpan w:val="2"/>
          </w:tcPr>
          <w:p w:rsidRPr="0079598B" w:rsidR="006D6395" w:rsidP="006D6395" w:rsidRDefault="006D6395" w14:paraId="02CB2395" w14:textId="77777777">
            <w:pPr>
              <w:rPr>
                <w:rFonts w:cs="CordiaUPC"/>
                <w:cs/>
              </w:rPr>
            </w:pPr>
            <w:r w:rsidRPr="0079598B">
              <w:rPr>
                <w:rFonts w:cs="Angsana New"/>
                <w:cs/>
              </w:rPr>
              <w:t xml:space="preserve">เมื่อกดปุ่มให้ทำการ </w:t>
            </w:r>
            <w:r w:rsidRPr="0079598B">
              <w:rPr>
                <w:rFonts w:cs="CordiaUPC"/>
              </w:rPr>
              <w:t>Visible Detail Section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และดึงข้อมูลของ </w:t>
            </w:r>
            <w:r>
              <w:rPr>
                <w:rFonts w:cs="CordiaUPC"/>
              </w:rPr>
              <w:t xml:space="preserve">Row </w:t>
            </w:r>
            <w:r>
              <w:rPr>
                <w:rFonts w:hint="cs" w:cs="Angsana New"/>
                <w:cs/>
              </w:rPr>
              <w:t>นั้นๆ มาแสดง</w:t>
            </w:r>
          </w:p>
        </w:tc>
      </w:tr>
      <w:tr w:rsidRPr="008979A8" w:rsidR="006D6395" w:rsidTr="006B7DDF" w14:paraId="4636DD83" w14:textId="77777777">
        <w:trPr>
          <w:trHeight w:val="108"/>
        </w:trPr>
        <w:tc>
          <w:tcPr>
            <w:tcW w:w="1026" w:type="pct"/>
            <w:gridSpan w:val="2"/>
          </w:tcPr>
          <w:p w:rsidRPr="003A1FD8" w:rsidR="006D6395" w:rsidP="006D6395" w:rsidRDefault="006D6395" w14:paraId="7256C54E" w14:textId="77777777">
            <w:pPr>
              <w:rPr>
                <w:rFonts w:cs="CordiaUPC"/>
              </w:rPr>
            </w:pPr>
            <w:r w:rsidRPr="003A1FD8">
              <w:rPr>
                <w:rFonts w:cs="CordiaUPC"/>
              </w:rPr>
              <w:t>Action</w:t>
            </w:r>
          </w:p>
          <w:p w:rsidRPr="003A1FD8" w:rsidR="006D6395" w:rsidP="006D6395" w:rsidRDefault="006D6395" w14:paraId="05DC43DD" w14:textId="77777777">
            <w:pPr>
              <w:pStyle w:val="ListParagraph"/>
              <w:numPr>
                <w:ilvl w:val="0"/>
                <w:numId w:val="14"/>
              </w:numPr>
              <w:rPr>
                <w:rFonts w:cs="CordiaUPC"/>
              </w:rPr>
            </w:pPr>
            <w:r w:rsidRPr="003A1FD8">
              <w:rPr>
                <w:rFonts w:hint="cs" w:cs="Angsana New"/>
                <w:cs/>
              </w:rPr>
              <w:t xml:space="preserve">ปุ่ม </w:t>
            </w:r>
            <w:r w:rsidRPr="003A1FD8">
              <w:rPr>
                <w:rFonts w:cs="CordiaUPC"/>
              </w:rPr>
              <w:t>Delete</w:t>
            </w:r>
          </w:p>
        </w:tc>
        <w:tc>
          <w:tcPr>
            <w:tcW w:w="900" w:type="pct"/>
            <w:gridSpan w:val="3"/>
          </w:tcPr>
          <w:p w:rsidR="006D6395" w:rsidP="006D6395" w:rsidRDefault="006D6395" w14:paraId="6E2438F1" w14:textId="77777777">
            <w:r>
              <w:t>Button</w:t>
            </w:r>
          </w:p>
        </w:tc>
        <w:tc>
          <w:tcPr>
            <w:tcW w:w="3074" w:type="pct"/>
            <w:gridSpan w:val="2"/>
          </w:tcPr>
          <w:p w:rsidRPr="0079598B" w:rsidR="006D6395" w:rsidP="006D6395" w:rsidRDefault="006D6395" w14:paraId="7EA97693" w14:textId="77777777">
            <w:pPr>
              <w:rPr>
                <w:rFonts w:cs="CordiaUPC"/>
                <w:cs/>
              </w:rPr>
            </w:pPr>
            <w:r w:rsidRPr="0079598B">
              <w:rPr>
                <w:rFonts w:cs="Angsana New"/>
                <w:cs/>
              </w:rPr>
              <w:t>เมื่</w:t>
            </w:r>
            <w:r>
              <w:rPr>
                <w:rFonts w:hint="cs" w:cs="Angsana New"/>
                <w:cs/>
              </w:rPr>
              <w:t>อ</w:t>
            </w:r>
            <w:r w:rsidRPr="0079598B">
              <w:rPr>
                <w:rFonts w:cs="Angsana New"/>
                <w:cs/>
              </w:rPr>
              <w:t>กดปุ่มให้ทำการ</w:t>
            </w:r>
            <w:r>
              <w:rPr>
                <w:rFonts w:cs="CordiaUPC"/>
              </w:rPr>
              <w:t xml:space="preserve"> Delete </w:t>
            </w:r>
            <w:r>
              <w:rPr>
                <w:rFonts w:hint="cs" w:cs="Angsana New"/>
                <w:cs/>
              </w:rPr>
              <w:t xml:space="preserve">ข้อมูลของ </w:t>
            </w:r>
            <w:r>
              <w:rPr>
                <w:rFonts w:cs="CordiaUPC"/>
              </w:rPr>
              <w:t xml:space="preserve">Row </w:t>
            </w:r>
            <w:r>
              <w:rPr>
                <w:rFonts w:hint="cs" w:cs="Angsana New"/>
                <w:cs/>
              </w:rPr>
              <w:t>นั้นๆ</w:t>
            </w:r>
          </w:p>
        </w:tc>
      </w:tr>
      <w:tr w:rsidRPr="008979A8" w:rsidR="006D6395" w:rsidTr="006B7DDF" w14:paraId="6126DB77" w14:textId="77777777">
        <w:trPr>
          <w:trHeight w:val="108"/>
        </w:trPr>
        <w:tc>
          <w:tcPr>
            <w:tcW w:w="1026" w:type="pct"/>
            <w:gridSpan w:val="2"/>
          </w:tcPr>
          <w:p w:rsidRPr="003A1FD8" w:rsidR="006D6395" w:rsidP="006D6395" w:rsidRDefault="006D6395" w14:paraId="41DCCB06" w14:textId="77777777">
            <w:pPr>
              <w:rPr>
                <w:rFonts w:cs="CordiaUPC"/>
              </w:rPr>
            </w:pPr>
            <w:r w:rsidRPr="003A1FD8">
              <w:rPr>
                <w:rFonts w:hint="cs" w:cs="Angsana New"/>
                <w:cs/>
              </w:rPr>
              <w:t xml:space="preserve">ปุ่ม </w:t>
            </w:r>
            <w:r w:rsidRPr="003A1FD8">
              <w:rPr>
                <w:rFonts w:cs="Angsana New"/>
                <w:cs/>
              </w:rPr>
              <w:t>+</w:t>
            </w:r>
          </w:p>
        </w:tc>
        <w:tc>
          <w:tcPr>
            <w:tcW w:w="900" w:type="pct"/>
            <w:gridSpan w:val="3"/>
          </w:tcPr>
          <w:p w:rsidR="006D6395" w:rsidP="006D6395" w:rsidRDefault="006D6395" w14:paraId="4E657640" w14:textId="77777777">
            <w:r>
              <w:t>Button</w:t>
            </w:r>
          </w:p>
        </w:tc>
        <w:tc>
          <w:tcPr>
            <w:tcW w:w="3074" w:type="pct"/>
            <w:gridSpan w:val="2"/>
          </w:tcPr>
          <w:p w:rsidR="006D6395" w:rsidP="006D6395" w:rsidRDefault="006D6395" w14:paraId="2576639F" w14:textId="77777777">
            <w:pPr>
              <w:rPr>
                <w:rFonts w:cs="CordiaUPC"/>
              </w:rPr>
            </w:pPr>
            <w:r w:rsidRPr="007D14C9">
              <w:rPr>
                <w:rFonts w:cs="Angsana New"/>
                <w:cs/>
              </w:rPr>
              <w:t xml:space="preserve">เมื่อกดปุ่มให้ทำการ </w:t>
            </w:r>
            <w:r w:rsidRPr="007D14C9">
              <w:rPr>
                <w:rFonts w:cs="CordiaUPC"/>
              </w:rPr>
              <w:t>Visible Detail Section</w:t>
            </w:r>
          </w:p>
          <w:p w:rsidR="006D6395" w:rsidP="006D6395" w:rsidRDefault="006D6395" w14:paraId="49D89397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 </w:t>
            </w:r>
            <w:r>
              <w:rPr>
                <w:rFonts w:cs="CordiaUPC"/>
              </w:rPr>
              <w:t xml:space="preserve">Default </w:t>
            </w:r>
            <w:r>
              <w:rPr>
                <w:rFonts w:hint="cs" w:cs="Angsana New"/>
                <w:cs/>
              </w:rPr>
              <w:t xml:space="preserve">ค่าใน </w:t>
            </w:r>
            <w:r>
              <w:rPr>
                <w:rFonts w:cs="CordiaUPC"/>
              </w:rPr>
              <w:t xml:space="preserve">Detail Section </w:t>
            </w:r>
            <w:r>
              <w:rPr>
                <w:rFonts w:hint="cs" w:cs="Angsana New"/>
                <w:cs/>
              </w:rPr>
              <w:t>ดังต่อไปนี้</w:t>
            </w:r>
          </w:p>
          <w:p w:rsidR="006D6395" w:rsidP="006D6395" w:rsidRDefault="006D6395" w14:paraId="7E43A494" w14:textId="77777777">
            <w:pPr>
              <w:pStyle w:val="ListParagraph"/>
              <w:numPr>
                <w:ilvl w:val="0"/>
                <w:numId w:val="14"/>
              </w:numPr>
              <w:rPr>
                <w:rFonts w:cs="CordiaUPC"/>
              </w:rPr>
            </w:pPr>
            <w:r>
              <w:rPr>
                <w:rFonts w:cs="CordiaUPC"/>
              </w:rPr>
              <w:t>d</w:t>
            </w:r>
            <w:r w:rsidRPr="008979A8">
              <w:rPr>
                <w:rFonts w:cs="CordiaUPC"/>
              </w:rPr>
              <w:t>urationType</w:t>
            </w:r>
            <w:r>
              <w:rPr>
                <w:rFonts w:cs="Angsana New"/>
                <w:cs/>
              </w:rPr>
              <w:t xml:space="preserve"> =  “</w:t>
            </w:r>
            <w:r>
              <w:rPr>
                <w:rFonts w:cs="CordiaUPC"/>
              </w:rPr>
              <w:t>Depend on Package</w:t>
            </w:r>
            <w:r>
              <w:rPr>
                <w:rFonts w:cs="Angsana New"/>
                <w:cs/>
              </w:rPr>
              <w:t>”</w:t>
            </w:r>
          </w:p>
          <w:p w:rsidRPr="00BF4250" w:rsidR="006D6395" w:rsidP="006D6395" w:rsidRDefault="006D6395" w14:paraId="040DADAB" w14:textId="77777777">
            <w:pPr>
              <w:pStyle w:val="ListParagraph"/>
              <w:numPr>
                <w:ilvl w:val="0"/>
                <w:numId w:val="14"/>
              </w:numPr>
              <w:rPr>
                <w:rFonts w:cs="CordiaUPC"/>
              </w:rPr>
            </w:pPr>
            <w:r w:rsidRPr="00BF4250">
              <w:rPr>
                <w:rFonts w:cs="CordiaUPC"/>
              </w:rPr>
              <w:t>durationFrom</w:t>
            </w:r>
            <w:r>
              <w:rPr>
                <w:rFonts w:cs="Angsana New"/>
                <w:cs/>
              </w:rPr>
              <w:t xml:space="preserve"> = </w:t>
            </w:r>
            <w:r>
              <w:rPr>
                <w:rFonts w:cs="CordiaUPC"/>
              </w:rPr>
              <w:t>1</w:t>
            </w:r>
          </w:p>
          <w:p w:rsidRPr="00C014B2" w:rsidR="006D6395" w:rsidP="006D6395" w:rsidRDefault="006D6395" w14:paraId="1BCC1BD1" w14:textId="77777777">
            <w:pPr>
              <w:pStyle w:val="ListParagraph"/>
              <w:numPr>
                <w:ilvl w:val="0"/>
                <w:numId w:val="14"/>
              </w:numPr>
              <w:rPr>
                <w:rFonts w:cs="CordiaUPC"/>
              </w:rPr>
            </w:pPr>
            <w:r w:rsidRPr="00BF4250">
              <w:rPr>
                <w:rFonts w:cs="CordiaUPC"/>
              </w:rPr>
              <w:t xml:space="preserve">durationTo </w:t>
            </w:r>
            <w:r w:rsidRPr="00BF4250">
              <w:rPr>
                <w:rFonts w:cs="Angsana New"/>
                <w:cs/>
              </w:rPr>
              <w:t xml:space="preserve">= </w:t>
            </w:r>
            <w:r w:rsidRPr="00BF4250">
              <w:rPr>
                <w:rFonts w:cs="CordiaUPC"/>
              </w:rPr>
              <w:t xml:space="preserve">Copy </w:t>
            </w:r>
            <w:r w:rsidRPr="00BF4250">
              <w:rPr>
                <w:rFonts w:cs="Angsana New"/>
                <w:cs/>
              </w:rPr>
              <w:t xml:space="preserve">ค่ามาจาก </w:t>
            </w:r>
            <w:r w:rsidRPr="00BF4250">
              <w:rPr>
                <w:rFonts w:cs="CordiaUPC"/>
              </w:rPr>
              <w:t>package</w:t>
            </w:r>
            <w:r>
              <w:rPr>
                <w:rFonts w:cs="CordiaUPC"/>
              </w:rPr>
              <w:t>Duration</w:t>
            </w:r>
          </w:p>
          <w:p w:rsidR="006D6395" w:rsidP="006D6395" w:rsidRDefault="006D6395" w14:paraId="0053D83A" w14:textId="77777777">
            <w:pPr>
              <w:pStyle w:val="ListParagraph"/>
              <w:numPr>
                <w:ilvl w:val="0"/>
                <w:numId w:val="14"/>
              </w:numPr>
              <w:rPr>
                <w:rFonts w:cs="CordiaUPC"/>
              </w:rPr>
            </w:pPr>
            <w:r w:rsidRPr="00BF4250">
              <w:rPr>
                <w:rFonts w:cs="CordiaUPC"/>
              </w:rPr>
              <w:t>durationUnit</w:t>
            </w:r>
            <w:r>
              <w:rPr>
                <w:rFonts w:cs="Angsana New"/>
                <w:cs/>
              </w:rPr>
              <w:t xml:space="preserve"> = </w:t>
            </w:r>
            <w:r w:rsidRPr="00BF4250">
              <w:rPr>
                <w:rFonts w:cs="CordiaUPC"/>
              </w:rPr>
              <w:t xml:space="preserve">Copy </w:t>
            </w:r>
            <w:r w:rsidRPr="00BF4250">
              <w:rPr>
                <w:rFonts w:cs="Angsana New"/>
                <w:cs/>
              </w:rPr>
              <w:t xml:space="preserve">ค่ามาจาก </w:t>
            </w:r>
            <w:r w:rsidRPr="00BF4250">
              <w:rPr>
                <w:rFonts w:cs="CordiaUPC"/>
              </w:rPr>
              <w:t>package</w:t>
            </w:r>
            <w:r>
              <w:rPr>
                <w:rFonts w:cs="CordiaUPC"/>
              </w:rPr>
              <w:t>DurationUnit</w:t>
            </w:r>
          </w:p>
          <w:p w:rsidR="006D6395" w:rsidP="006D6395" w:rsidRDefault="006D6395" w14:paraId="2B9ADE7F" w14:textId="77777777">
            <w:pPr>
              <w:pStyle w:val="ListParagraph"/>
              <w:numPr>
                <w:ilvl w:val="0"/>
                <w:numId w:val="14"/>
              </w:num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ถ้า </w:t>
            </w:r>
            <w:r>
              <w:rPr>
                <w:rFonts w:cs="CordiaUPC"/>
              </w:rPr>
              <w:t>customerType</w:t>
            </w:r>
            <w:r>
              <w:rPr>
                <w:rFonts w:cs="Angsana New"/>
                <w:cs/>
              </w:rPr>
              <w:t xml:space="preserve"> = “</w:t>
            </w:r>
            <w:r>
              <w:rPr>
                <w:rFonts w:cs="CordiaUPC"/>
              </w:rPr>
              <w:t>Pre</w:t>
            </w:r>
            <w:r>
              <w:rPr>
                <w:rFonts w:cs="Angsana New"/>
                <w:cs/>
              </w:rPr>
              <w:t>-</w:t>
            </w:r>
            <w:r>
              <w:rPr>
                <w:rFonts w:cs="CordiaUPC"/>
              </w:rP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All</w:t>
            </w:r>
            <w:r>
              <w:rPr>
                <w:rFonts w:cs="Angsana New"/>
                <w:cs/>
              </w:rPr>
              <w:t>”</w:t>
            </w:r>
          </w:p>
          <w:p w:rsidR="006D6395" w:rsidP="006D6395" w:rsidRDefault="006D6395" w14:paraId="6F56752B" w14:textId="77777777">
            <w:pPr>
              <w:pStyle w:val="ListParagraph"/>
              <w:numPr>
                <w:ilvl w:val="1"/>
                <w:numId w:val="14"/>
              </w:numPr>
              <w:rPr>
                <w:rFonts w:cs="CordiaUPC"/>
              </w:rPr>
            </w:pPr>
            <w:r>
              <w:rPr>
                <w:rFonts w:cs="CordiaUPC"/>
              </w:rPr>
              <w:t>billCycle</w:t>
            </w:r>
            <w:r w:rsidRPr="008979A8">
              <w:rPr>
                <w:rFonts w:cs="CordiaUPC"/>
              </w:rPr>
              <w:t>Type</w:t>
            </w:r>
            <w:r>
              <w:rPr>
                <w:rFonts w:cs="Angsana New"/>
                <w:cs/>
              </w:rPr>
              <w:t xml:space="preserve"> = ”</w:t>
            </w:r>
            <w:r>
              <w:rPr>
                <w:rFonts w:cs="CordiaUPC"/>
              </w:rPr>
              <w:t>Depend on Package</w:t>
            </w:r>
            <w:r>
              <w:rPr>
                <w:rFonts w:cs="Angsana New"/>
                <w:cs/>
              </w:rPr>
              <w:t>”</w:t>
            </w:r>
          </w:p>
          <w:p w:rsidR="006D6395" w:rsidP="006D6395" w:rsidRDefault="006D6395" w14:paraId="62D9E256" w14:textId="77777777">
            <w:pPr>
              <w:pStyle w:val="ListParagraph"/>
              <w:numPr>
                <w:ilvl w:val="1"/>
                <w:numId w:val="14"/>
              </w:numPr>
              <w:rPr>
                <w:rFonts w:cs="CordiaUPC"/>
              </w:rPr>
            </w:pPr>
            <w:r>
              <w:rPr>
                <w:rFonts w:cs="CordiaUPC"/>
              </w:rPr>
              <w:t xml:space="preserve">billCycleValue </w:t>
            </w:r>
            <w:r>
              <w:rPr>
                <w:rFonts w:cs="Angsana New"/>
                <w:cs/>
              </w:rPr>
              <w:t xml:space="preserve">= </w:t>
            </w:r>
            <w:r>
              <w:rPr>
                <w:rFonts w:cs="CordiaUPC"/>
              </w:rPr>
              <w:t xml:space="preserve">Copy </w:t>
            </w:r>
            <w:r>
              <w:rPr>
                <w:rFonts w:hint="cs" w:cs="Angsana New"/>
                <w:cs/>
              </w:rPr>
              <w:t xml:space="preserve">ค่ามาจาก </w:t>
            </w:r>
            <w:r>
              <w:rPr>
                <w:rFonts w:cs="CordiaUPC"/>
              </w:rPr>
              <w:t>packageBillCycle</w:t>
            </w:r>
          </w:p>
          <w:p w:rsidRPr="00EA5B76" w:rsidR="006D6395" w:rsidP="006D6395" w:rsidRDefault="006D6395" w14:paraId="5BCCF6D9" w14:textId="77777777">
            <w:pPr>
              <w:pStyle w:val="ListParagraph"/>
              <w:numPr>
                <w:ilvl w:val="1"/>
                <w:numId w:val="14"/>
              </w:numPr>
              <w:rPr>
                <w:rFonts w:cs="CordiaUPC"/>
                <w:cs/>
              </w:rPr>
            </w:pPr>
            <w:r w:rsidRPr="00C014B2">
              <w:rPr>
                <w:rFonts w:cs="CordiaUPC"/>
              </w:rPr>
              <w:t xml:space="preserve">billCycleUnit </w:t>
            </w:r>
            <w:r w:rsidRPr="00C014B2">
              <w:rPr>
                <w:rFonts w:cs="Angsana New"/>
                <w:cs/>
              </w:rPr>
              <w:t xml:space="preserve">= </w:t>
            </w:r>
            <w:r w:rsidRPr="00C014B2">
              <w:rPr>
                <w:rFonts w:cs="CordiaUPC"/>
              </w:rPr>
              <w:t xml:space="preserve">Copy </w:t>
            </w:r>
            <w:r w:rsidRPr="00C014B2">
              <w:rPr>
                <w:rFonts w:hint="cs" w:cs="Angsana New"/>
                <w:cs/>
              </w:rPr>
              <w:t xml:space="preserve">ค่ามาจาก </w:t>
            </w:r>
            <w:r w:rsidRPr="00C014B2">
              <w:rPr>
                <w:rFonts w:cs="CordiaUPC"/>
              </w:rPr>
              <w:t>packageBillCycleUnit</w:t>
            </w:r>
          </w:p>
        </w:tc>
      </w:tr>
      <w:tr w:rsidRPr="008979A8" w:rsidR="006D6395" w:rsidTr="006B7DDF" w14:paraId="61E9ACFB" w14:textId="77777777">
        <w:tc>
          <w:tcPr>
            <w:tcW w:w="5000" w:type="pct"/>
            <w:gridSpan w:val="7"/>
            <w:shd w:val="clear" w:color="auto" w:fill="C2D69B" w:themeFill="accent3" w:themeFillTint="99"/>
          </w:tcPr>
          <w:p w:rsidR="006D6395" w:rsidP="006D6395" w:rsidRDefault="006D6395" w14:paraId="2ABE4F01" w14:textId="77777777">
            <w:pPr>
              <w:pStyle w:val="HeaderTable"/>
            </w:pPr>
            <w:r>
              <w:t>End Table Section</w:t>
            </w:r>
          </w:p>
        </w:tc>
      </w:tr>
      <w:tr w:rsidRPr="008979A8" w:rsidR="006D6395" w:rsidTr="006B7DDF" w14:paraId="36974FC7" w14:textId="77777777">
        <w:tc>
          <w:tcPr>
            <w:tcW w:w="5000" w:type="pct"/>
            <w:gridSpan w:val="7"/>
            <w:shd w:val="clear" w:color="auto" w:fill="C2D69B" w:themeFill="accent3" w:themeFillTint="99"/>
          </w:tcPr>
          <w:p w:rsidRPr="008979A8" w:rsidR="006D6395" w:rsidP="006D6395" w:rsidRDefault="006D6395" w14:paraId="5C9E0E4C" w14:textId="77777777">
            <w:pPr>
              <w:pStyle w:val="HeaderTable"/>
            </w:pPr>
            <w:r>
              <w:t>Detail Section</w:t>
            </w:r>
          </w:p>
        </w:tc>
      </w:tr>
      <w:tr w:rsidRPr="008979A8" w:rsidR="006D6395" w:rsidTr="006B7DDF" w14:paraId="60B0E6B6" w14:textId="77777777">
        <w:tc>
          <w:tcPr>
            <w:tcW w:w="1026" w:type="pct"/>
            <w:gridSpan w:val="2"/>
          </w:tcPr>
          <w:p w:rsidR="006D6395" w:rsidP="006D6395" w:rsidRDefault="006D6395" w14:paraId="74FD36F3" w14:textId="18C49FD0">
            <w:pPr>
              <w:tabs>
                <w:tab w:val="left" w:pos="1356"/>
              </w:tabs>
            </w:pPr>
            <w:r>
              <w:t>deductType</w:t>
            </w:r>
          </w:p>
        </w:tc>
        <w:tc>
          <w:tcPr>
            <w:tcW w:w="900" w:type="pct"/>
            <w:gridSpan w:val="3"/>
          </w:tcPr>
          <w:p w:rsidR="006D6395" w:rsidP="006D6395" w:rsidRDefault="006D6395" w14:paraId="3131F3A7" w14:textId="77777777"/>
        </w:tc>
        <w:tc>
          <w:tcPr>
            <w:tcW w:w="3074" w:type="pct"/>
            <w:gridSpan w:val="2"/>
          </w:tcPr>
          <w:p w:rsidR="006D6395" w:rsidP="006D6395" w:rsidRDefault="006D6395" w14:paraId="645D0C62" w14:textId="4A33A350">
            <w:r>
              <w:rPr>
                <w:rFonts w:cs="CordiaUPC"/>
              </w:rPr>
              <w:t>Invisible</w:t>
            </w:r>
          </w:p>
        </w:tc>
      </w:tr>
      <w:tr w:rsidRPr="008979A8" w:rsidR="006D6395" w:rsidTr="006B7DDF" w14:paraId="642DD6E8" w14:textId="77777777">
        <w:tc>
          <w:tcPr>
            <w:tcW w:w="1026" w:type="pct"/>
            <w:gridSpan w:val="2"/>
          </w:tcPr>
          <w:p w:rsidR="006D6395" w:rsidP="006D6395" w:rsidRDefault="006D6395" w14:paraId="65DC5AC9" w14:textId="640650D7">
            <w:pPr>
              <w:tabs>
                <w:tab w:val="left" w:pos="1356"/>
              </w:tabs>
            </w:pPr>
            <w:r>
              <w:t>contentType</w:t>
            </w:r>
          </w:p>
        </w:tc>
        <w:tc>
          <w:tcPr>
            <w:tcW w:w="900" w:type="pct"/>
            <w:gridSpan w:val="3"/>
          </w:tcPr>
          <w:p w:rsidR="006D6395" w:rsidP="006D6395" w:rsidRDefault="006D6395" w14:paraId="5193B486" w14:textId="77777777">
            <w:r>
              <w:t>Drop Down List</w:t>
            </w:r>
          </w:p>
          <w:p w:rsidR="006D6395" w:rsidP="006D6395" w:rsidRDefault="006D6395" w14:paraId="2A815AEA" w14:textId="77777777"/>
        </w:tc>
        <w:tc>
          <w:tcPr>
            <w:tcW w:w="3074" w:type="pct"/>
            <w:gridSpan w:val="2"/>
          </w:tcPr>
          <w:p w:rsidR="006D6395" w:rsidP="006D6395" w:rsidRDefault="006D6395" w14:paraId="3F897B81" w14:textId="0CD24E67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Angsana New"/>
                <w:color w:val="FF0000"/>
                <w:cs/>
              </w:rPr>
              <w:t>*</w:t>
            </w:r>
            <w:r>
              <w:rPr>
                <w:color w:val="FF0000"/>
              </w:rPr>
              <w:t>Content Type</w:t>
            </w:r>
          </w:p>
          <w:p w:rsidR="006D6395" w:rsidP="006D6395" w:rsidRDefault="006D6395" w14:paraId="12FA985E" w14:textId="0C3EF569">
            <w:pPr>
              <w:rPr>
                <w:rFonts w:cs="CordiaUPC"/>
              </w:rPr>
            </w:pPr>
            <w:r w:rsidRPr="0006102F">
              <w:rPr>
                <w:rFonts w:cs="CordiaUPC"/>
              </w:rPr>
              <w:t xml:space="preserve">List of Value </w:t>
            </w:r>
            <w:r w:rsidRPr="0006102F">
              <w:rPr>
                <w:rFonts w:cs="Angsana New"/>
                <w:cs/>
              </w:rPr>
              <w:t xml:space="preserve">: </w:t>
            </w:r>
            <w:r w:rsidRPr="0006102F">
              <w:rPr>
                <w:cs/>
              </w:rPr>
              <w:t>ดึงข้อมูลจาก</w:t>
            </w:r>
            <w:r w:rsidRPr="0006102F">
              <w:t xml:space="preserve">DB </w:t>
            </w:r>
            <w:r w:rsidRPr="0006102F">
              <w:rPr>
                <w:cs/>
              </w:rPr>
              <w:t>ที่</w:t>
            </w:r>
            <w:r w:rsidRPr="0006102F">
              <w:t xml:space="preserve"> Table</w:t>
            </w:r>
            <w:r w:rsidRPr="0006102F">
              <w:rPr>
                <w:cs/>
              </w:rPr>
              <w:t xml:space="preserve"> </w:t>
            </w:r>
            <w:r w:rsidRPr="0006102F">
              <w:t>CONTENT_TYPE_CONFIG</w:t>
            </w:r>
            <w:r w:rsidRPr="0006102F">
              <w:rPr>
                <w:rFonts w:cs="Angsana New"/>
                <w:cs/>
              </w:rPr>
              <w:t xml:space="preserve"> </w:t>
            </w:r>
            <w:r w:rsidRPr="0006102F">
              <w:rPr>
                <w:cs/>
              </w:rPr>
              <w:t xml:space="preserve">โดย </w:t>
            </w:r>
            <w:r>
              <w:t xml:space="preserve">status </w:t>
            </w:r>
            <w:r>
              <w:rPr>
                <w:rFonts w:cs="Angsana New"/>
                <w:cs/>
              </w:rPr>
              <w:t>= ‘</w:t>
            </w:r>
            <w:r>
              <w:t>Active</w:t>
            </w:r>
            <w:r>
              <w:rPr>
                <w:rFonts w:cs="Angsana New"/>
                <w:cs/>
              </w:rPr>
              <w:t xml:space="preserve">’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customer_type </w:t>
            </w:r>
            <w:r>
              <w:rPr>
                <w:rFonts w:cs="Angsana New"/>
                <w:cs/>
              </w:rPr>
              <w:t xml:space="preserve">= </w:t>
            </w:r>
            <w:r>
              <w:t>customerType</w:t>
            </w:r>
            <w:r>
              <w:rPr>
                <w:rFonts w:hint="cs"/>
                <w:cs/>
              </w:rPr>
              <w:t xml:space="preserve"> และ </w:t>
            </w:r>
            <w:r>
              <w:t xml:space="preserve">ps_category_type </w:t>
            </w:r>
            <w:r>
              <w:rPr>
                <w:rFonts w:cs="Angsana New"/>
                <w:cs/>
              </w:rPr>
              <w:t xml:space="preserve">= </w:t>
            </w:r>
            <w:r>
              <w:t xml:space="preserve">psCategoryType </w:t>
            </w:r>
            <w:r>
              <w:rPr>
                <w:rFonts w:hint="cs"/>
                <w:cs/>
              </w:rPr>
              <w:t xml:space="preserve">ที่ส่งค่ามาจาก </w:t>
            </w:r>
            <w:r>
              <w:t>Tab</w:t>
            </w:r>
          </w:p>
          <w:p w:rsidR="006D6395" w:rsidP="006D6395" w:rsidRDefault="006D6395" w14:paraId="6A3F8108" w14:textId="77777777">
            <w:r>
              <w:rPr>
                <w:rFonts w:hint="cs" w:cs="Angsana New"/>
                <w:cs/>
              </w:rPr>
              <w:t xml:space="preserve">เมื่อเลือก </w:t>
            </w:r>
            <w:r>
              <w:t>serviceType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ใ</w:t>
            </w:r>
            <w:r>
              <w:rPr>
                <w:rFonts w:hint="cs"/>
                <w:cs/>
              </w:rPr>
              <w:t xml:space="preserve">ห้ระบบ </w:t>
            </w:r>
            <w:r>
              <w:t>Default</w:t>
            </w:r>
            <w:r>
              <w:rPr>
                <w:rFonts w:hint="cs"/>
                <w:cs/>
              </w:rPr>
              <w:t xml:space="preserve"> ค่าดังต่อไปนี้</w:t>
            </w:r>
          </w:p>
          <w:p w:rsidRPr="009C5FCE" w:rsidR="006D6395" w:rsidP="006D6395" w:rsidRDefault="006D6395" w14:paraId="73BDA1BE" w14:textId="77777777">
            <w:pPr>
              <w:pStyle w:val="ListParagraph"/>
              <w:numPr>
                <w:ilvl w:val="0"/>
                <w:numId w:val="265"/>
              </w:numPr>
              <w:rPr>
                <w:rFonts w:cs="CordiaUPC"/>
              </w:rPr>
            </w:pPr>
            <w:r>
              <w:t>serviceType</w:t>
            </w:r>
          </w:p>
          <w:p w:rsidR="006D6395" w:rsidP="006D6395" w:rsidRDefault="006D6395" w14:paraId="18960CED" w14:textId="77777777">
            <w:pPr>
              <w:pStyle w:val="ListParagraph"/>
              <w:numPr>
                <w:ilvl w:val="0"/>
                <w:numId w:val="265"/>
              </w:numPr>
              <w:rPr>
                <w:rFonts w:cs="CordiaUPC"/>
              </w:rPr>
            </w:pPr>
            <w:r>
              <w:rPr>
                <w:rFonts w:cs="CordiaUPC"/>
              </w:rPr>
              <w:t>serviceName</w:t>
            </w:r>
          </w:p>
          <w:p w:rsidRPr="009C5FCE" w:rsidR="006D6395" w:rsidP="006D6395" w:rsidRDefault="006D6395" w14:paraId="1853DC0E" w14:textId="2DCB9D8E">
            <w:pPr>
              <w:pStyle w:val="ListParagraph"/>
              <w:numPr>
                <w:ilvl w:val="0"/>
                <w:numId w:val="265"/>
              </w:numPr>
              <w:rPr>
                <w:rFonts w:cs="CordiaUPC"/>
                <w:cs/>
              </w:rPr>
            </w:pPr>
            <w:r>
              <w:rPr>
                <w:rFonts w:cs="CordiaUPC"/>
              </w:rPr>
              <w:t>serviceNo</w:t>
            </w:r>
          </w:p>
        </w:tc>
      </w:tr>
      <w:tr w:rsidRPr="008979A8" w:rsidR="006D6395" w:rsidTr="006B7DDF" w14:paraId="7BCEB559" w14:textId="77777777">
        <w:tc>
          <w:tcPr>
            <w:tcW w:w="1026" w:type="pct"/>
            <w:gridSpan w:val="2"/>
          </w:tcPr>
          <w:p w:rsidR="006D6395" w:rsidP="006D6395" w:rsidRDefault="006D6395" w14:paraId="21F007AB" w14:textId="1876802A">
            <w:pPr>
              <w:tabs>
                <w:tab w:val="left" w:pos="1356"/>
              </w:tabs>
              <w:rPr>
                <w:cs/>
              </w:rPr>
            </w:pPr>
            <w:r>
              <w:rPr>
                <w:rFonts w:hint="cs"/>
                <w:cs/>
              </w:rPr>
              <w:t xml:space="preserve">ปุ่ม </w:t>
            </w:r>
            <w:r>
              <w:t>New</w:t>
            </w:r>
          </w:p>
        </w:tc>
        <w:tc>
          <w:tcPr>
            <w:tcW w:w="900" w:type="pct"/>
            <w:gridSpan w:val="3"/>
          </w:tcPr>
          <w:p w:rsidR="006D6395" w:rsidP="006D6395" w:rsidRDefault="006D6395" w14:paraId="1062E8A4" w14:textId="7F9CA966">
            <w:r>
              <w:t>Button</w:t>
            </w:r>
          </w:p>
        </w:tc>
        <w:tc>
          <w:tcPr>
            <w:tcW w:w="3074" w:type="pct"/>
            <w:gridSpan w:val="2"/>
          </w:tcPr>
          <w:p w:rsidR="006D6395" w:rsidP="006D6395" w:rsidRDefault="006D6395" w14:paraId="01472E82" w14:textId="77777777">
            <w:r>
              <w:rPr>
                <w:rFonts w:hint="cs"/>
                <w:cs/>
              </w:rPr>
              <w:t xml:space="preserve">อยู่ด้านหลัง </w:t>
            </w:r>
            <w:r>
              <w:t>Field contentType</w:t>
            </w:r>
          </w:p>
          <w:p w:rsidR="006D6395" w:rsidP="006D6395" w:rsidRDefault="006D6395" w14:paraId="3D8393ED" w14:textId="77917EC9">
            <w:r>
              <w:rPr>
                <w:rFonts w:hint="cs"/>
                <w:cs/>
              </w:rPr>
              <w:t xml:space="preserve">เมื่อกดปุ่มให้ทำการแสดง </w:t>
            </w:r>
            <w:r>
              <w:t xml:space="preserve">popup </w:t>
            </w:r>
            <w:r>
              <w:rPr>
                <w:rFonts w:hint="cs"/>
                <w:cs/>
              </w:rPr>
              <w:t xml:space="preserve">ที่ </w:t>
            </w:r>
            <w:r>
              <w:t>section Create Content Type</w:t>
            </w:r>
          </w:p>
        </w:tc>
      </w:tr>
      <w:tr w:rsidRPr="008979A8" w:rsidR="006D6395" w:rsidTr="006B7DDF" w14:paraId="278CE32F" w14:textId="77777777">
        <w:tc>
          <w:tcPr>
            <w:tcW w:w="1026" w:type="pct"/>
            <w:gridSpan w:val="2"/>
          </w:tcPr>
          <w:p w:rsidR="006D6395" w:rsidP="006D6395" w:rsidRDefault="006D6395" w14:paraId="37D24BA8" w14:textId="791617FB">
            <w:pPr>
              <w:rPr>
                <w:rFonts w:cs="CordiaUPC"/>
              </w:rPr>
            </w:pPr>
            <w:r>
              <w:t>serviceType</w:t>
            </w:r>
            <w:r>
              <w:rPr>
                <w:rFonts w:cs="Angsana New"/>
                <w:cs/>
              </w:rPr>
              <w:t xml:space="preserve"> </w:t>
            </w:r>
          </w:p>
        </w:tc>
        <w:tc>
          <w:tcPr>
            <w:tcW w:w="900" w:type="pct"/>
            <w:gridSpan w:val="3"/>
          </w:tcPr>
          <w:p w:rsidR="006D6395" w:rsidP="006D6395" w:rsidRDefault="006D6395" w14:paraId="19AD3889" w14:textId="19D4801F">
            <w:pPr>
              <w:rPr>
                <w:rFonts w:cs="CordiaUPC"/>
              </w:rPr>
            </w:pPr>
            <w:r>
              <w:t>Text Box</w:t>
            </w:r>
          </w:p>
        </w:tc>
        <w:tc>
          <w:tcPr>
            <w:tcW w:w="3074" w:type="pct"/>
            <w:gridSpan w:val="2"/>
          </w:tcPr>
          <w:p w:rsidR="006D6395" w:rsidP="006D6395" w:rsidRDefault="006D6395" w14:paraId="255EA4B5" w14:textId="31980957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Angsana New"/>
                <w:color w:val="FF0000"/>
                <w:cs/>
              </w:rPr>
              <w:t>*</w:t>
            </w:r>
            <w:r>
              <w:rPr>
                <w:color w:val="FF0000"/>
              </w:rPr>
              <w:t>Service Type</w:t>
            </w:r>
          </w:p>
          <w:p w:rsidRPr="00014405" w:rsidR="006D6395" w:rsidP="006D6395" w:rsidRDefault="006D6395" w14:paraId="45715313" w14:textId="2300D417">
            <w:pPr>
              <w:rPr>
                <w:cs/>
              </w:rPr>
            </w:pPr>
            <w:r>
              <w:t xml:space="preserve">Max Length </w:t>
            </w:r>
            <w:r>
              <w:rPr>
                <w:rFonts w:cs="Angsana New"/>
                <w:cs/>
              </w:rPr>
              <w:t xml:space="preserve">: </w:t>
            </w:r>
            <w:r>
              <w:t xml:space="preserve">20 </w:t>
            </w:r>
            <w:r>
              <w:rPr>
                <w:rFonts w:hint="cs"/>
                <w:cs/>
              </w:rPr>
              <w:t>ตัวอักษร</w:t>
            </w:r>
          </w:p>
        </w:tc>
      </w:tr>
      <w:tr w:rsidRPr="008979A8" w:rsidR="006D6395" w:rsidTr="006B7DDF" w14:paraId="4CC06991" w14:textId="77777777">
        <w:tc>
          <w:tcPr>
            <w:tcW w:w="1026" w:type="pct"/>
            <w:gridSpan w:val="2"/>
          </w:tcPr>
          <w:p w:rsidR="006D6395" w:rsidP="006D6395" w:rsidRDefault="006D6395" w14:paraId="29A2292B" w14:textId="76C23A12">
            <w:r>
              <w:t>serviceName</w:t>
            </w:r>
            <w:r>
              <w:rPr>
                <w:rFonts w:cs="Angsana New"/>
                <w:cs/>
              </w:rPr>
              <w:t xml:space="preserve"> </w:t>
            </w:r>
          </w:p>
        </w:tc>
        <w:tc>
          <w:tcPr>
            <w:tcW w:w="900" w:type="pct"/>
            <w:gridSpan w:val="3"/>
          </w:tcPr>
          <w:p w:rsidR="006D6395" w:rsidP="006D6395" w:rsidRDefault="006D6395" w14:paraId="4D122DB0" w14:textId="6EAD465D">
            <w:r>
              <w:t>Text Box</w:t>
            </w:r>
          </w:p>
        </w:tc>
        <w:tc>
          <w:tcPr>
            <w:tcW w:w="3074" w:type="pct"/>
            <w:gridSpan w:val="2"/>
          </w:tcPr>
          <w:p w:rsidR="006D6395" w:rsidP="006D6395" w:rsidRDefault="006D6395" w14:paraId="0871414B" w14:textId="4FBDC366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Angsana New"/>
                <w:color w:val="FF0000"/>
                <w:cs/>
              </w:rPr>
              <w:t>*</w:t>
            </w:r>
            <w:r>
              <w:rPr>
                <w:color w:val="FF0000"/>
              </w:rPr>
              <w:t>Service Name</w:t>
            </w:r>
          </w:p>
          <w:p w:rsidR="006D6395" w:rsidP="006D6395" w:rsidRDefault="006D6395" w14:paraId="4D6F9553" w14:textId="375D87C8">
            <w:r>
              <w:t xml:space="preserve">Max Length </w:t>
            </w:r>
            <w:r>
              <w:rPr>
                <w:rFonts w:cs="Angsana New"/>
                <w:cs/>
              </w:rPr>
              <w:t xml:space="preserve">: </w:t>
            </w:r>
            <w:r>
              <w:t xml:space="preserve">20 </w:t>
            </w:r>
            <w:r>
              <w:rPr>
                <w:rFonts w:hint="cs"/>
                <w:cs/>
              </w:rPr>
              <w:t>ตัวอักษร</w:t>
            </w:r>
          </w:p>
        </w:tc>
      </w:tr>
      <w:tr w:rsidRPr="008979A8" w:rsidR="006D6395" w:rsidTr="006B7DDF" w14:paraId="6547DE0D" w14:textId="77777777">
        <w:tc>
          <w:tcPr>
            <w:tcW w:w="1026" w:type="pct"/>
            <w:gridSpan w:val="2"/>
          </w:tcPr>
          <w:p w:rsidR="006D6395" w:rsidP="006D6395" w:rsidRDefault="006D6395" w14:paraId="0C9EC668" w14:textId="2F373150">
            <w:r>
              <w:t>serviceNo</w:t>
            </w:r>
          </w:p>
        </w:tc>
        <w:tc>
          <w:tcPr>
            <w:tcW w:w="900" w:type="pct"/>
            <w:gridSpan w:val="3"/>
          </w:tcPr>
          <w:p w:rsidR="006D6395" w:rsidP="006D6395" w:rsidRDefault="006D6395" w14:paraId="422E3862" w14:textId="6E46AAF1">
            <w:r>
              <w:t>Text Box</w:t>
            </w:r>
          </w:p>
        </w:tc>
        <w:tc>
          <w:tcPr>
            <w:tcW w:w="3074" w:type="pct"/>
            <w:gridSpan w:val="2"/>
          </w:tcPr>
          <w:p w:rsidR="006D6395" w:rsidP="006D6395" w:rsidRDefault="006D6395" w14:paraId="2818C322" w14:textId="36B5C431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Angsana New"/>
                <w:color w:val="FF0000"/>
                <w:cs/>
              </w:rPr>
              <w:t>*</w:t>
            </w:r>
            <w:r w:rsidRPr="006B7DDF">
              <w:rPr>
                <w:color w:val="FF0000"/>
              </w:rPr>
              <w:t xml:space="preserve">Sub Type </w:t>
            </w:r>
            <w:r w:rsidRPr="006B7DDF">
              <w:rPr>
                <w:rFonts w:cs="Angsana New"/>
                <w:color w:val="FF0000"/>
                <w:cs/>
              </w:rPr>
              <w:t>(</w:t>
            </w:r>
            <w:r w:rsidRPr="006B7DDF">
              <w:rPr>
                <w:color w:val="FF0000"/>
              </w:rPr>
              <w:t>Service No</w:t>
            </w:r>
            <w:r w:rsidRPr="006B7DDF">
              <w:rPr>
                <w:rFonts w:cs="Angsana New"/>
                <w:color w:val="FF0000"/>
                <w:cs/>
              </w:rPr>
              <w:t>.)</w:t>
            </w:r>
          </w:p>
          <w:p w:rsidR="006D6395" w:rsidP="006D6395" w:rsidRDefault="006D6395" w14:paraId="0235CEB6" w14:textId="1A2ED46E">
            <w:r>
              <w:t xml:space="preserve">Max Length </w:t>
            </w:r>
            <w:r>
              <w:rPr>
                <w:rFonts w:cs="Angsana New"/>
                <w:cs/>
              </w:rPr>
              <w:t xml:space="preserve">: </w:t>
            </w:r>
            <w:r>
              <w:t xml:space="preserve">20 </w:t>
            </w:r>
            <w:r>
              <w:rPr>
                <w:rFonts w:hint="cs"/>
                <w:cs/>
              </w:rPr>
              <w:t>ตัวอักษร</w:t>
            </w:r>
          </w:p>
        </w:tc>
      </w:tr>
      <w:tr w:rsidRPr="008979A8" w:rsidR="006D6395" w:rsidTr="006B7DDF" w14:paraId="1329C413" w14:textId="77777777">
        <w:tc>
          <w:tcPr>
            <w:tcW w:w="5000" w:type="pct"/>
            <w:gridSpan w:val="7"/>
            <w:shd w:val="clear" w:color="auto" w:fill="C2D69B" w:themeFill="accent3" w:themeFillTint="99"/>
          </w:tcPr>
          <w:p w:rsidR="006D6395" w:rsidP="006D6395" w:rsidRDefault="006D6395" w14:paraId="7D4B110B" w14:textId="77777777">
            <w:pPr>
              <w:pStyle w:val="HeaderTable"/>
              <w:rPr>
                <w:rtl/>
              </w:rPr>
            </w:pPr>
            <w:r w:rsidRPr="008979A8">
              <w:t xml:space="preserve">Duration </w:t>
            </w:r>
            <w:r>
              <w:t>Section</w:t>
            </w:r>
          </w:p>
          <w:p w:rsidRPr="008979A8" w:rsidR="006D6395" w:rsidP="006D6395" w:rsidRDefault="00423586" w14:paraId="43D9BCB8" w14:textId="2E8D7DAD">
            <w:pPr>
              <w:pStyle w:val="HeaderTable"/>
            </w:pPr>
            <w:r>
              <w:rPr>
                <w:rFonts w:hint="cs"/>
                <w:cs/>
                <w:lang w:bidi="th-TH"/>
              </w:rPr>
              <w:t>ถ้า</w:t>
            </w:r>
            <w:r>
              <w:rPr>
                <w:bCs/>
                <w:cs/>
                <w:lang w:bidi="th-TH"/>
              </w:rPr>
              <w:t xml:space="preserve"> </w:t>
            </w:r>
            <w:r w:rsidR="004805BE">
              <w:t>Customer Type</w:t>
            </w:r>
            <w:r>
              <w:rPr>
                <w:bCs/>
                <w:cs/>
                <w:lang w:bidi="th-TH"/>
              </w:rPr>
              <w:t xml:space="preserve"> = “</w:t>
            </w:r>
            <w:r>
              <w:t>Pre paid</w:t>
            </w:r>
            <w:r>
              <w:rPr>
                <w:bCs/>
                <w:cs/>
                <w:lang w:bidi="th-TH"/>
              </w:rPr>
              <w:t xml:space="preserve">” </w:t>
            </w:r>
            <w:r>
              <w:rPr>
                <w:rFonts w:hint="cs"/>
                <w:cs/>
                <w:lang w:bidi="th-TH"/>
              </w:rPr>
              <w:t xml:space="preserve">และ </w:t>
            </w:r>
            <w:r>
              <w:t xml:space="preserve">Multi Duration </w:t>
            </w:r>
            <w:r>
              <w:rPr>
                <w:bCs/>
                <w:cs/>
                <w:lang w:bidi="th-TH"/>
              </w:rPr>
              <w:t>= “</w:t>
            </w:r>
            <w:r>
              <w:t>Yes</w:t>
            </w:r>
            <w:r>
              <w:rPr>
                <w:bCs/>
                <w:cs/>
                <w:lang w:bidi="th-TH"/>
              </w:rPr>
              <w:t>”</w:t>
            </w:r>
            <w:r>
              <w:rPr>
                <w:rFonts w:hint="cs"/>
                <w:cs/>
                <w:lang w:bidi="th-TH"/>
              </w:rPr>
              <w:t xml:space="preserve">ให้ </w:t>
            </w:r>
            <w:r>
              <w:t xml:space="preserve">Visible </w:t>
            </w:r>
            <w:r>
              <w:rPr>
                <w:rFonts w:hint="cs"/>
                <w:cs/>
                <w:lang w:bidi="th-TH"/>
              </w:rPr>
              <w:t xml:space="preserve">ถ้าไม่ใช่ให้ </w:t>
            </w:r>
            <w:r>
              <w:t>Invisible</w:t>
            </w:r>
          </w:p>
        </w:tc>
      </w:tr>
      <w:tr w:rsidRPr="008979A8" w:rsidR="006D6395" w:rsidTr="006B7DDF" w14:paraId="0C1B03C2" w14:textId="77777777">
        <w:tc>
          <w:tcPr>
            <w:tcW w:w="1026" w:type="pct"/>
            <w:gridSpan w:val="2"/>
          </w:tcPr>
          <w:p w:rsidR="006D6395" w:rsidP="006D6395" w:rsidRDefault="006D6395" w14:paraId="4453CF97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d</w:t>
            </w:r>
            <w:r w:rsidRPr="008979A8">
              <w:rPr>
                <w:rFonts w:cs="CordiaUPC"/>
              </w:rPr>
              <w:t>urationType</w:t>
            </w:r>
          </w:p>
        </w:tc>
        <w:tc>
          <w:tcPr>
            <w:tcW w:w="900" w:type="pct"/>
            <w:gridSpan w:val="3"/>
          </w:tcPr>
          <w:p w:rsidRPr="008979A8" w:rsidR="006D6395" w:rsidP="006D6395" w:rsidRDefault="006D6395" w14:paraId="5E4FA0A8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>Radio Button</w:t>
            </w:r>
          </w:p>
        </w:tc>
        <w:tc>
          <w:tcPr>
            <w:tcW w:w="3074" w:type="pct"/>
            <w:gridSpan w:val="2"/>
          </w:tcPr>
          <w:p w:rsidR="006D6395" w:rsidP="006D6395" w:rsidRDefault="006D6395" w14:paraId="2FD32DD7" w14:textId="77777777">
            <w:pPr>
              <w:rPr>
                <w:rFonts w:cs="CordiaUPC"/>
                <w:color w:val="FF0000"/>
              </w:rPr>
            </w:pPr>
            <w:r w:rsidRPr="008979A8">
              <w:rPr>
                <w:rFonts w:cs="CordiaUPC"/>
              </w:rPr>
              <w:t xml:space="preserve">Label </w:t>
            </w:r>
            <w:r w:rsidRPr="008979A8">
              <w:rPr>
                <w:rFonts w:cs="Angsana New"/>
                <w:cs/>
              </w:rPr>
              <w:t xml:space="preserve">:  </w:t>
            </w:r>
            <w:r w:rsidRPr="008979A8">
              <w:rPr>
                <w:rFonts w:cs="Angsana New"/>
                <w:color w:val="FF0000"/>
                <w:cs/>
              </w:rPr>
              <w:t>*</w:t>
            </w:r>
            <w:r w:rsidRPr="008979A8">
              <w:rPr>
                <w:rFonts w:cs="CordiaUPC"/>
                <w:color w:val="FF0000"/>
              </w:rPr>
              <w:t>Duration Type</w:t>
            </w:r>
          </w:p>
          <w:p w:rsidR="006D6395" w:rsidP="006D6395" w:rsidRDefault="006D6395" w14:paraId="53925EA8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List of Value </w:t>
            </w:r>
            <w:r>
              <w:rPr>
                <w:rFonts w:cs="Angsana New"/>
                <w:cs/>
              </w:rPr>
              <w:t xml:space="preserve">: </w:t>
            </w:r>
            <w:r w:rsidRPr="00B916D9">
              <w:rPr>
                <w:rFonts w:cs="Angsana New"/>
                <w:cs/>
              </w:rPr>
              <w:t>ดึงข้อมูลจาก</w:t>
            </w:r>
            <w:r w:rsidRPr="00B916D9">
              <w:rPr>
                <w:rFonts w:cs="CordiaUPC"/>
              </w:rPr>
              <w:t xml:space="preserve">DB </w:t>
            </w:r>
            <w:r w:rsidRPr="00B916D9">
              <w:rPr>
                <w:rFonts w:cs="Angsana New"/>
                <w:cs/>
              </w:rPr>
              <w:t xml:space="preserve">ที่ </w:t>
            </w:r>
            <w:r w:rsidRPr="00B916D9">
              <w:rPr>
                <w:rFonts w:cs="CordiaUPC"/>
              </w:rPr>
              <w:t xml:space="preserve">Table FLW_CFG_LOV </w:t>
            </w:r>
            <w:r w:rsidRPr="00B916D9">
              <w:rPr>
                <w:rFonts w:cs="Angsana New"/>
                <w:cs/>
              </w:rPr>
              <w:t xml:space="preserve">โดย </w:t>
            </w:r>
            <w:r w:rsidRPr="00B916D9">
              <w:rPr>
                <w:rFonts w:cs="CordiaUPC"/>
              </w:rPr>
              <w:t xml:space="preserve">group_type </w:t>
            </w:r>
            <w:r w:rsidRPr="00B916D9">
              <w:rPr>
                <w:rFonts w:cs="Angsana New"/>
                <w:cs/>
              </w:rPr>
              <w:t>= ‘</w:t>
            </w:r>
            <w:r w:rsidRPr="008979A8">
              <w:rPr>
                <w:rFonts w:cs="CordiaUPC"/>
              </w:rPr>
              <w:t>Duration</w:t>
            </w:r>
            <w:r>
              <w:rPr>
                <w:rFonts w:cs="Angsana New"/>
                <w:cs/>
              </w:rPr>
              <w:t xml:space="preserve"> </w:t>
            </w:r>
            <w:r w:rsidRPr="008979A8">
              <w:rPr>
                <w:rFonts w:cs="CordiaUPC"/>
              </w:rPr>
              <w:t>Type</w:t>
            </w:r>
            <w:r>
              <w:rPr>
                <w:rFonts w:cs="Angsana New"/>
                <w:cs/>
              </w:rPr>
              <w:t>’</w:t>
            </w:r>
          </w:p>
          <w:p w:rsidRPr="008979A8" w:rsidR="006D6395" w:rsidP="006D6395" w:rsidRDefault="006D6395" w14:paraId="31462CCC" w14:textId="77777777">
            <w:pPr>
              <w:spacing w:after="0" w:line="259" w:lineRule="auto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เมื่อคลิกเลือกค่าเป็น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Depend on Package</w:t>
            </w:r>
            <w:r>
              <w:rPr>
                <w:rFonts w:cs="Angsana New"/>
                <w:cs/>
              </w:rPr>
              <w:t xml:space="preserve">” </w:t>
            </w:r>
            <w:r w:rsidRPr="008979A8">
              <w:rPr>
                <w:rFonts w:cs="Angsana New"/>
                <w:cs/>
              </w:rPr>
              <w:t xml:space="preserve">ให้ </w:t>
            </w:r>
            <w:r w:rsidRPr="008979A8">
              <w:rPr>
                <w:rFonts w:cs="CordiaUPC"/>
              </w:rPr>
              <w:t xml:space="preserve">Default </w:t>
            </w:r>
            <w:r w:rsidRPr="008979A8">
              <w:rPr>
                <w:rFonts w:cs="Angsana New"/>
                <w:cs/>
              </w:rPr>
              <w:t>ค่า</w:t>
            </w:r>
          </w:p>
          <w:p w:rsidR="006D6395" w:rsidP="006D6395" w:rsidRDefault="006D6395" w14:paraId="6C3158CF" w14:textId="77777777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cs="CordiaUPC"/>
              </w:rPr>
            </w:pPr>
            <w:r>
              <w:rPr>
                <w:rFonts w:cs="CordiaUPC"/>
              </w:rPr>
              <w:t>d</w:t>
            </w:r>
            <w:r w:rsidRPr="008979A8">
              <w:rPr>
                <w:rFonts w:cs="CordiaUPC"/>
              </w:rPr>
              <w:t>uration</w:t>
            </w:r>
            <w:r>
              <w:rPr>
                <w:rFonts w:cs="CordiaUPC"/>
              </w:rPr>
              <w:t>F</w:t>
            </w:r>
            <w:r w:rsidRPr="008979A8">
              <w:rPr>
                <w:rFonts w:cs="CordiaUPC"/>
              </w:rPr>
              <w:t xml:space="preserve">rom </w:t>
            </w:r>
            <w:r w:rsidRPr="008979A8">
              <w:rPr>
                <w:rFonts w:cs="Angsana New"/>
                <w:cs/>
              </w:rPr>
              <w:t xml:space="preserve">= </w:t>
            </w:r>
            <w:r w:rsidRPr="008979A8">
              <w:rPr>
                <w:rFonts w:cs="CordiaUPC"/>
              </w:rPr>
              <w:t>1</w:t>
            </w:r>
          </w:p>
          <w:p w:rsidRPr="00B36B66" w:rsidR="006D6395" w:rsidP="006D6395" w:rsidRDefault="006D6395" w14:paraId="3C290113" w14:textId="77777777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cs="CordiaUPC"/>
              </w:rPr>
            </w:pPr>
            <w:r w:rsidRPr="00B36B66">
              <w:rPr>
                <w:rFonts w:cs="CordiaUPC"/>
              </w:rPr>
              <w:t xml:space="preserve">durationTo </w:t>
            </w:r>
            <w:r w:rsidRPr="00B36B66">
              <w:rPr>
                <w:rFonts w:cs="Angsana New"/>
                <w:cs/>
              </w:rPr>
              <w:t xml:space="preserve">= </w:t>
            </w:r>
            <w:r w:rsidRPr="00B36B66">
              <w:rPr>
                <w:rFonts w:cs="CordiaUPC"/>
              </w:rPr>
              <w:t>packageDuration</w:t>
            </w:r>
          </w:p>
        </w:tc>
      </w:tr>
      <w:tr w:rsidRPr="008979A8" w:rsidR="006D6395" w:rsidTr="006B7DDF" w14:paraId="7FFFD915" w14:textId="77777777">
        <w:tc>
          <w:tcPr>
            <w:tcW w:w="1026" w:type="pct"/>
            <w:gridSpan w:val="2"/>
          </w:tcPr>
          <w:p w:rsidR="006D6395" w:rsidP="006D6395" w:rsidRDefault="006D6395" w14:paraId="036BD264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d</w:t>
            </w:r>
            <w:r w:rsidRPr="008979A8">
              <w:rPr>
                <w:rFonts w:cs="CordiaUPC"/>
              </w:rPr>
              <w:t>urationFrom</w:t>
            </w:r>
          </w:p>
        </w:tc>
        <w:tc>
          <w:tcPr>
            <w:tcW w:w="900" w:type="pct"/>
            <w:gridSpan w:val="3"/>
          </w:tcPr>
          <w:p w:rsidRPr="008979A8" w:rsidR="006D6395" w:rsidP="006D6395" w:rsidRDefault="006D6395" w14:paraId="5A73008C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Text Box</w:t>
            </w:r>
          </w:p>
        </w:tc>
        <w:tc>
          <w:tcPr>
            <w:tcW w:w="3074" w:type="pct"/>
            <w:gridSpan w:val="2"/>
          </w:tcPr>
          <w:p w:rsidR="006D6395" w:rsidP="006D6395" w:rsidRDefault="006D6395" w14:paraId="08E8D9DF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 xml:space="preserve">Label </w:t>
            </w:r>
            <w:r w:rsidRPr="008979A8">
              <w:rPr>
                <w:rFonts w:cs="Angsana New"/>
                <w:cs/>
              </w:rPr>
              <w:t xml:space="preserve">:  </w:t>
            </w:r>
            <w:r w:rsidRPr="008979A8">
              <w:rPr>
                <w:rFonts w:cs="Angsana New"/>
                <w:color w:val="FF0000"/>
                <w:cs/>
              </w:rPr>
              <w:t>*</w:t>
            </w:r>
            <w:r w:rsidRPr="008979A8">
              <w:rPr>
                <w:rFonts w:cs="CordiaUPC"/>
                <w:color w:val="FF0000"/>
              </w:rPr>
              <w:t>Duration</w:t>
            </w:r>
            <w:r>
              <w:rPr>
                <w:rFonts w:cs="Angsana New"/>
                <w:cs/>
              </w:rPr>
              <w:t xml:space="preserve"> : …</w:t>
            </w:r>
            <w:r>
              <w:rPr>
                <w:rFonts w:cs="CordiaUPC"/>
              </w:rPr>
              <w:t>From</w:t>
            </w:r>
            <w:r>
              <w:rPr>
                <w:rFonts w:cs="Angsana New"/>
                <w:cs/>
              </w:rPr>
              <w:t xml:space="preserve">… </w:t>
            </w:r>
            <w:r>
              <w:rPr>
                <w:rFonts w:cs="CordiaUPC"/>
              </w:rPr>
              <w:t xml:space="preserve">to </w:t>
            </w:r>
            <w:r>
              <w:rPr>
                <w:rFonts w:cs="Angsana New"/>
                <w:cs/>
              </w:rPr>
              <w:t>…</w:t>
            </w:r>
            <w:r>
              <w:rPr>
                <w:rFonts w:cs="CordiaUPC"/>
              </w:rPr>
              <w:t>To</w:t>
            </w:r>
            <w:r>
              <w:rPr>
                <w:rFonts w:cs="Angsana New"/>
                <w:cs/>
              </w:rPr>
              <w:t>… …</w:t>
            </w:r>
            <w:r>
              <w:rPr>
                <w:rFonts w:cs="CordiaUPC"/>
              </w:rPr>
              <w:t>Unit</w:t>
            </w:r>
            <w:r>
              <w:rPr>
                <w:rFonts w:cs="Angsana New"/>
                <w:cs/>
              </w:rPr>
              <w:t>…</w:t>
            </w:r>
          </w:p>
          <w:p w:rsidR="006D6395" w:rsidP="006D6395" w:rsidRDefault="006D6395" w14:paraId="67FAFFC6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 xml:space="preserve">Enabled </w:t>
            </w:r>
            <w:r w:rsidRPr="008979A8">
              <w:rPr>
                <w:rFonts w:cs="Angsana New"/>
                <w:cs/>
              </w:rPr>
              <w:t xml:space="preserve">เมื่อ </w:t>
            </w:r>
            <w:r w:rsidRPr="008979A8">
              <w:rPr>
                <w:rFonts w:cs="CordiaUPC"/>
              </w:rPr>
              <w:t xml:space="preserve">Duration Type </w:t>
            </w:r>
            <w:r w:rsidRPr="008979A8">
              <w:rPr>
                <w:rFonts w:cs="Angsana New"/>
                <w:cs/>
              </w:rPr>
              <w:t>เป็น “</w:t>
            </w:r>
            <w:r w:rsidRPr="008979A8">
              <w:rPr>
                <w:rFonts w:cs="CordiaUPC"/>
              </w:rPr>
              <w:t>Specific</w:t>
            </w:r>
            <w:r w:rsidRPr="008979A8">
              <w:rPr>
                <w:rFonts w:cs="Angsana New"/>
                <w:cs/>
              </w:rPr>
              <w:t>”</w:t>
            </w:r>
          </w:p>
          <w:p w:rsidRPr="008979A8" w:rsidR="006D6395" w:rsidP="006D6395" w:rsidRDefault="006D6395" w14:paraId="23333EE0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>:</w:t>
            </w:r>
            <w:r>
              <w:rPr>
                <w:rFonts w:hint="cs" w:cs="Angsana New"/>
                <w:cs/>
              </w:rPr>
              <w:t xml:space="preserve"> ใส่ได้เฉพาะตัวเลขเท่านั้น</w:t>
            </w:r>
          </w:p>
        </w:tc>
      </w:tr>
      <w:tr w:rsidRPr="008979A8" w:rsidR="006D6395" w:rsidTr="006B7DDF" w14:paraId="754794E1" w14:textId="77777777">
        <w:tc>
          <w:tcPr>
            <w:tcW w:w="1026" w:type="pct"/>
            <w:gridSpan w:val="2"/>
          </w:tcPr>
          <w:p w:rsidR="006D6395" w:rsidP="006D6395" w:rsidRDefault="006D6395" w14:paraId="1538064C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d</w:t>
            </w:r>
            <w:r w:rsidRPr="008979A8">
              <w:rPr>
                <w:rFonts w:cs="CordiaUPC"/>
              </w:rPr>
              <w:t>urationTo</w:t>
            </w:r>
          </w:p>
        </w:tc>
        <w:tc>
          <w:tcPr>
            <w:tcW w:w="900" w:type="pct"/>
            <w:gridSpan w:val="3"/>
          </w:tcPr>
          <w:p w:rsidRPr="008979A8" w:rsidR="006D6395" w:rsidP="006D6395" w:rsidRDefault="006D6395" w14:paraId="21565B44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Text Box</w:t>
            </w:r>
          </w:p>
        </w:tc>
        <w:tc>
          <w:tcPr>
            <w:tcW w:w="3074" w:type="pct"/>
            <w:gridSpan w:val="2"/>
          </w:tcPr>
          <w:p w:rsidR="006D6395" w:rsidP="006D6395" w:rsidRDefault="006D6395" w14:paraId="08F80863" w14:textId="77777777">
            <w:pPr>
              <w:rPr>
                <w:rFonts w:cs="CordiaUPC"/>
              </w:rPr>
            </w:pPr>
            <w:r w:rsidRPr="008979A8">
              <w:rPr>
                <w:rFonts w:cs="Angsana New"/>
                <w:cs/>
              </w:rPr>
              <w:t xml:space="preserve">อยู่บรรทัดเดียวกับ </w:t>
            </w:r>
            <w:r w:rsidRPr="008979A8">
              <w:rPr>
                <w:rFonts w:cs="CordiaUPC"/>
              </w:rPr>
              <w:t>Duration From</w:t>
            </w:r>
          </w:p>
          <w:p w:rsidR="006D6395" w:rsidP="006D6395" w:rsidRDefault="006D6395" w14:paraId="2E6678C9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 xml:space="preserve">Enabled </w:t>
            </w:r>
            <w:r w:rsidRPr="008979A8">
              <w:rPr>
                <w:rFonts w:cs="Angsana New"/>
                <w:cs/>
              </w:rPr>
              <w:t xml:space="preserve">เมื่อ </w:t>
            </w:r>
            <w:r w:rsidRPr="008979A8">
              <w:rPr>
                <w:rFonts w:cs="CordiaUPC"/>
              </w:rPr>
              <w:t xml:space="preserve">Duration Type </w:t>
            </w:r>
            <w:r w:rsidRPr="008979A8">
              <w:rPr>
                <w:rFonts w:cs="Angsana New"/>
                <w:cs/>
              </w:rPr>
              <w:t>เป็น “</w:t>
            </w:r>
            <w:r w:rsidRPr="008979A8">
              <w:rPr>
                <w:rFonts w:cs="CordiaUPC"/>
              </w:rPr>
              <w:t>Specific</w:t>
            </w:r>
            <w:r w:rsidRPr="008979A8">
              <w:rPr>
                <w:rFonts w:cs="Angsana New"/>
                <w:cs/>
              </w:rPr>
              <w:t>”</w:t>
            </w:r>
          </w:p>
          <w:p w:rsidRPr="008979A8" w:rsidR="006D6395" w:rsidP="006D6395" w:rsidRDefault="006D6395" w14:paraId="2C34810D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>:</w:t>
            </w:r>
            <w:r>
              <w:rPr>
                <w:rFonts w:hint="cs" w:cs="Angsana New"/>
                <w:cs/>
              </w:rPr>
              <w:t xml:space="preserve"> ใส่ได้เฉพาะตัวเลขเท่านั้น</w:t>
            </w:r>
          </w:p>
        </w:tc>
      </w:tr>
      <w:tr w:rsidRPr="008979A8" w:rsidR="006D6395" w:rsidTr="006B7DDF" w14:paraId="0C4A1B6B" w14:textId="77777777">
        <w:tc>
          <w:tcPr>
            <w:tcW w:w="1026" w:type="pct"/>
            <w:gridSpan w:val="2"/>
          </w:tcPr>
          <w:p w:rsidR="006D6395" w:rsidP="006D6395" w:rsidRDefault="006D6395" w14:paraId="56276EAD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d</w:t>
            </w:r>
            <w:r w:rsidRPr="008979A8">
              <w:rPr>
                <w:rFonts w:cs="CordiaUPC"/>
              </w:rPr>
              <w:t>uration</w:t>
            </w:r>
            <w:r>
              <w:rPr>
                <w:rFonts w:cs="CordiaUPC"/>
              </w:rPr>
              <w:t>U</w:t>
            </w:r>
            <w:r w:rsidRPr="008979A8">
              <w:rPr>
                <w:rFonts w:cs="CordiaUPC"/>
              </w:rPr>
              <w:t>nit</w:t>
            </w:r>
          </w:p>
        </w:tc>
        <w:tc>
          <w:tcPr>
            <w:tcW w:w="900" w:type="pct"/>
            <w:gridSpan w:val="3"/>
          </w:tcPr>
          <w:p w:rsidRPr="008979A8" w:rsidR="006D6395" w:rsidP="006D6395" w:rsidRDefault="006D6395" w14:paraId="41CDD543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>Drop Down List</w:t>
            </w:r>
          </w:p>
        </w:tc>
        <w:tc>
          <w:tcPr>
            <w:tcW w:w="3074" w:type="pct"/>
            <w:gridSpan w:val="2"/>
          </w:tcPr>
          <w:p w:rsidR="006D6395" w:rsidP="006D6395" w:rsidRDefault="006D6395" w14:paraId="6B07C883" w14:textId="566485DC">
            <w:pPr>
              <w:spacing w:after="160" w:line="259" w:lineRule="auto"/>
              <w:rPr>
                <w:rFonts w:cs="CordiaUPC"/>
              </w:rPr>
            </w:pPr>
            <w:r w:rsidRPr="008979A8">
              <w:rPr>
                <w:rFonts w:cs="Angsana New"/>
                <w:cs/>
              </w:rPr>
              <w:t xml:space="preserve">อยู่บรรทัดเดียวกับ </w:t>
            </w:r>
            <w:r w:rsidRPr="008979A8">
              <w:rPr>
                <w:rFonts w:cs="CordiaUPC"/>
              </w:rPr>
              <w:t>Duration From</w:t>
            </w:r>
          </w:p>
          <w:p w:rsidR="006D6395" w:rsidP="006D6395" w:rsidRDefault="006D6395" w14:paraId="24A43DA8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 xml:space="preserve">Enabled </w:t>
            </w:r>
            <w:r w:rsidRPr="008979A8">
              <w:rPr>
                <w:rFonts w:cs="Angsana New"/>
                <w:cs/>
              </w:rPr>
              <w:t xml:space="preserve">เมื่อ </w:t>
            </w:r>
            <w:r w:rsidRPr="008979A8">
              <w:rPr>
                <w:rFonts w:cs="CordiaUPC"/>
              </w:rPr>
              <w:t xml:space="preserve">Duration Type </w:t>
            </w:r>
            <w:r w:rsidRPr="008979A8">
              <w:rPr>
                <w:rFonts w:cs="Angsana New"/>
                <w:cs/>
              </w:rPr>
              <w:t>เป็น “</w:t>
            </w:r>
            <w:r w:rsidRPr="008979A8">
              <w:rPr>
                <w:rFonts w:cs="CordiaUPC"/>
              </w:rPr>
              <w:t>Specific</w:t>
            </w:r>
            <w:r w:rsidRPr="008979A8">
              <w:rPr>
                <w:rFonts w:cs="Angsana New"/>
                <w:cs/>
              </w:rPr>
              <w:t>”</w:t>
            </w:r>
          </w:p>
          <w:p w:rsidRPr="008979A8" w:rsidR="006D6395" w:rsidP="006D6395" w:rsidRDefault="006D6395" w14:paraId="59722D8B" w14:textId="668FA703">
            <w:pPr>
              <w:rPr>
                <w:rFonts w:cs="CordiaUPC"/>
              </w:rPr>
            </w:pPr>
            <w:r w:rsidRPr="001142BC">
              <w:t xml:space="preserve">List of Value </w:t>
            </w:r>
            <w:r w:rsidRPr="001142BC">
              <w:rPr>
                <w:rFonts w:cs="Angsana New"/>
                <w:cs/>
              </w:rPr>
              <w:t xml:space="preserve">: </w:t>
            </w:r>
            <w:r w:rsidRPr="00B916D9">
              <w:rPr>
                <w:rFonts w:cs="Angsana New"/>
                <w:cs/>
              </w:rPr>
              <w:t>ดึงข้อมูลจาก</w:t>
            </w:r>
            <w:r w:rsidRPr="00B916D9">
              <w:rPr>
                <w:rFonts w:cs="CordiaUPC"/>
              </w:rPr>
              <w:t xml:space="preserve">DB </w:t>
            </w:r>
            <w:r w:rsidRPr="00B916D9">
              <w:rPr>
                <w:rFonts w:cs="Angsana New"/>
                <w:cs/>
              </w:rPr>
              <w:t xml:space="preserve">ที่ </w:t>
            </w:r>
            <w:r w:rsidRPr="00B916D9">
              <w:rPr>
                <w:rFonts w:cs="CordiaUPC"/>
              </w:rPr>
              <w:t xml:space="preserve">Table FLW_CFG_LOV </w:t>
            </w:r>
            <w:r w:rsidRPr="00B916D9">
              <w:rPr>
                <w:rFonts w:cs="Angsana New"/>
                <w:cs/>
              </w:rPr>
              <w:t xml:space="preserve">โดย </w:t>
            </w:r>
            <w:r w:rsidRPr="00B916D9">
              <w:rPr>
                <w:rFonts w:cs="CordiaUPC"/>
              </w:rPr>
              <w:t xml:space="preserve">group_type </w:t>
            </w:r>
            <w:r w:rsidRPr="00B916D9">
              <w:rPr>
                <w:rFonts w:cs="Angsana New"/>
                <w:cs/>
              </w:rPr>
              <w:t>= ‘</w:t>
            </w:r>
            <w:r w:rsidRPr="008979A8">
              <w:rPr>
                <w:rFonts w:cs="CordiaUPC"/>
              </w:rPr>
              <w:t>Duration</w:t>
            </w:r>
            <w:r>
              <w:rPr>
                <w:rFonts w:cs="CordiaUPC"/>
              </w:rPr>
              <w:t xml:space="preserve"> Unit</w:t>
            </w:r>
            <w:r>
              <w:rPr>
                <w:rFonts w:cs="Angsana New"/>
                <w:cs/>
              </w:rPr>
              <w:t>’</w:t>
            </w:r>
            <w:r>
              <w:rPr>
                <w:rFonts w:hint="cs" w:cs="Angsana New"/>
                <w:cs/>
              </w:rPr>
              <w:t>และ</w:t>
            </w:r>
            <w:r>
              <w:rPr>
                <w:rFonts w:cs="CordiaUPC"/>
              </w:rPr>
              <w:t xml:space="preserve"> par_row_id</w:t>
            </w:r>
            <w:r>
              <w:t xml:space="preserve">_concat </w:t>
            </w:r>
            <w:r>
              <w:rPr>
                <w:rFonts w:hint="cs"/>
                <w:cs/>
              </w:rPr>
              <w:t xml:space="preserve">ประกอบด้วย </w:t>
            </w:r>
            <w:r>
              <w:t>customerType</w:t>
            </w:r>
          </w:p>
        </w:tc>
      </w:tr>
      <w:tr w:rsidRPr="008979A8" w:rsidR="006D6395" w:rsidTr="006B7DDF" w14:paraId="3C3FA818" w14:textId="77777777">
        <w:tc>
          <w:tcPr>
            <w:tcW w:w="5000" w:type="pct"/>
            <w:gridSpan w:val="7"/>
            <w:shd w:val="clear" w:color="auto" w:fill="C2D69B" w:themeFill="accent3" w:themeFillTint="99"/>
          </w:tcPr>
          <w:p w:rsidRPr="008979A8" w:rsidR="006D6395" w:rsidP="006D6395" w:rsidRDefault="006D6395" w14:paraId="120A9D42" w14:textId="77777777">
            <w:pPr>
              <w:pStyle w:val="HeaderTable"/>
            </w:pPr>
            <w:r w:rsidRPr="008979A8">
              <w:t xml:space="preserve">End Duration </w:t>
            </w:r>
            <w:r>
              <w:t>Section</w:t>
            </w:r>
          </w:p>
        </w:tc>
      </w:tr>
      <w:tr w:rsidRPr="008979A8" w:rsidR="006D6395" w:rsidTr="006B7DDF" w14:paraId="38C9F2A0" w14:textId="77777777">
        <w:tc>
          <w:tcPr>
            <w:tcW w:w="5000" w:type="pct"/>
            <w:gridSpan w:val="7"/>
            <w:shd w:val="clear" w:color="auto" w:fill="C2D69B" w:themeFill="accent3" w:themeFillTint="99"/>
          </w:tcPr>
          <w:p w:rsidR="006D6395" w:rsidP="006D6395" w:rsidRDefault="006D6395" w14:paraId="7120869E" w14:textId="77777777">
            <w:pPr>
              <w:pStyle w:val="HeaderTable"/>
              <w:rPr>
                <w:lang w:bidi="th-TH"/>
              </w:rPr>
            </w:pPr>
            <w:r>
              <w:rPr>
                <w:lang w:bidi="th-TH"/>
              </w:rPr>
              <w:t>Bill Cycle Section</w:t>
            </w:r>
          </w:p>
          <w:p w:rsidRPr="008979A8" w:rsidR="006D6395" w:rsidP="006D6395" w:rsidRDefault="00423586" w14:paraId="07D95CCE" w14:textId="051B2E92">
            <w:pPr>
              <w:pStyle w:val="HeaderTable"/>
            </w:pPr>
            <w:r>
              <w:rPr>
                <w:rFonts w:hint="cs"/>
                <w:cs/>
                <w:lang w:bidi="th-TH"/>
              </w:rPr>
              <w:t>ถ้า</w:t>
            </w:r>
            <w:r>
              <w:rPr>
                <w:bCs/>
                <w:cs/>
                <w:lang w:bidi="th-TH"/>
              </w:rPr>
              <w:t xml:space="preserve"> </w:t>
            </w:r>
            <w:r w:rsidR="004805BE">
              <w:t>Customer Type</w:t>
            </w:r>
            <w:r>
              <w:rPr>
                <w:bCs/>
                <w:cs/>
                <w:lang w:bidi="th-TH"/>
              </w:rPr>
              <w:t xml:space="preserve"> = “</w:t>
            </w:r>
            <w:r>
              <w:t>Pre paid</w:t>
            </w:r>
            <w:r>
              <w:rPr>
                <w:bCs/>
                <w:cs/>
                <w:lang w:bidi="th-TH"/>
              </w:rPr>
              <w:t xml:space="preserve">” </w:t>
            </w:r>
            <w:r>
              <w:rPr>
                <w:rFonts w:hint="cs"/>
                <w:cs/>
                <w:lang w:bidi="th-TH"/>
              </w:rPr>
              <w:t xml:space="preserve">และ </w:t>
            </w:r>
            <w:r>
              <w:t xml:space="preserve">Multi Duration </w:t>
            </w:r>
            <w:r>
              <w:rPr>
                <w:bCs/>
                <w:cs/>
                <w:lang w:bidi="th-TH"/>
              </w:rPr>
              <w:t>= “</w:t>
            </w:r>
            <w:r>
              <w:t>Yes</w:t>
            </w:r>
            <w:r>
              <w:rPr>
                <w:bCs/>
                <w:cs/>
                <w:lang w:bidi="th-TH"/>
              </w:rPr>
              <w:t>”</w:t>
            </w:r>
            <w:r>
              <w:rPr>
                <w:rFonts w:hint="cs"/>
                <w:cs/>
                <w:lang w:bidi="th-TH"/>
              </w:rPr>
              <w:t xml:space="preserve">ให้ </w:t>
            </w:r>
            <w:r>
              <w:t xml:space="preserve">Visible </w:t>
            </w:r>
            <w:r>
              <w:rPr>
                <w:rFonts w:hint="cs"/>
                <w:cs/>
                <w:lang w:bidi="th-TH"/>
              </w:rPr>
              <w:t xml:space="preserve">ถ้าไม่ใช่ให้ </w:t>
            </w:r>
            <w:r>
              <w:t>Invisible</w:t>
            </w:r>
          </w:p>
        </w:tc>
      </w:tr>
      <w:tr w:rsidRPr="008979A8" w:rsidR="006D6395" w:rsidTr="006B7DDF" w14:paraId="54DB2C46" w14:textId="77777777">
        <w:tc>
          <w:tcPr>
            <w:tcW w:w="1026" w:type="pct"/>
            <w:gridSpan w:val="2"/>
          </w:tcPr>
          <w:p w:rsidR="006D6395" w:rsidP="006D6395" w:rsidRDefault="006D6395" w14:paraId="366DA8E9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billCycle</w:t>
            </w:r>
            <w:r w:rsidRPr="008979A8">
              <w:rPr>
                <w:rFonts w:cs="CordiaUPC"/>
              </w:rPr>
              <w:t>Type</w:t>
            </w:r>
          </w:p>
        </w:tc>
        <w:tc>
          <w:tcPr>
            <w:tcW w:w="900" w:type="pct"/>
            <w:gridSpan w:val="3"/>
          </w:tcPr>
          <w:p w:rsidRPr="008979A8" w:rsidR="006D6395" w:rsidP="006D6395" w:rsidRDefault="006D6395" w14:paraId="27F5C2BF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>Radio Button</w:t>
            </w:r>
          </w:p>
        </w:tc>
        <w:tc>
          <w:tcPr>
            <w:tcW w:w="3074" w:type="pct"/>
            <w:gridSpan w:val="2"/>
          </w:tcPr>
          <w:p w:rsidR="006D6395" w:rsidP="006D6395" w:rsidRDefault="006D6395" w14:paraId="1A3CD389" w14:textId="77777777">
            <w:pPr>
              <w:rPr>
                <w:rFonts w:cs="CordiaUPC"/>
                <w:color w:val="FF0000"/>
              </w:rPr>
            </w:pPr>
            <w:r w:rsidRPr="008979A8">
              <w:rPr>
                <w:rFonts w:cs="CordiaUPC"/>
              </w:rPr>
              <w:t xml:space="preserve">Label </w:t>
            </w:r>
            <w:r w:rsidRPr="008979A8">
              <w:rPr>
                <w:rFonts w:cs="Angsana New"/>
                <w:cs/>
              </w:rPr>
              <w:t xml:space="preserve">:  </w:t>
            </w:r>
            <w:r w:rsidRPr="008979A8">
              <w:rPr>
                <w:rFonts w:cs="Angsana New"/>
                <w:color w:val="FF0000"/>
                <w:cs/>
              </w:rPr>
              <w:t>*</w:t>
            </w:r>
            <w:r>
              <w:rPr>
                <w:rFonts w:cs="CordiaUPC"/>
                <w:color w:val="FF0000"/>
              </w:rPr>
              <w:t>Bill Cycle</w:t>
            </w:r>
            <w:r w:rsidRPr="008979A8">
              <w:rPr>
                <w:rFonts w:cs="CordiaUPC"/>
                <w:color w:val="FF0000"/>
              </w:rPr>
              <w:t xml:space="preserve"> Type</w:t>
            </w:r>
          </w:p>
          <w:p w:rsidR="006D6395" w:rsidP="006D6395" w:rsidRDefault="006D6395" w14:paraId="2A8BE073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List of Value </w:t>
            </w:r>
            <w:r>
              <w:rPr>
                <w:rFonts w:cs="Angsana New"/>
                <w:cs/>
              </w:rPr>
              <w:t xml:space="preserve">: </w:t>
            </w:r>
            <w:r w:rsidRPr="00B916D9">
              <w:rPr>
                <w:rFonts w:cs="Angsana New"/>
                <w:cs/>
              </w:rPr>
              <w:t>ดึงข้อมูลจาก</w:t>
            </w:r>
            <w:r w:rsidRPr="00B916D9">
              <w:rPr>
                <w:rFonts w:cs="CordiaUPC"/>
              </w:rPr>
              <w:t xml:space="preserve">DB </w:t>
            </w:r>
            <w:r w:rsidRPr="00B916D9">
              <w:rPr>
                <w:rFonts w:cs="Angsana New"/>
                <w:cs/>
              </w:rPr>
              <w:t xml:space="preserve">ที่ </w:t>
            </w:r>
            <w:r w:rsidRPr="00B916D9">
              <w:rPr>
                <w:rFonts w:cs="CordiaUPC"/>
              </w:rPr>
              <w:t xml:space="preserve">Table FLW_CFG_LOV </w:t>
            </w:r>
            <w:r w:rsidRPr="00B916D9">
              <w:rPr>
                <w:rFonts w:cs="Angsana New"/>
                <w:cs/>
              </w:rPr>
              <w:t xml:space="preserve">โดย </w:t>
            </w:r>
            <w:r w:rsidRPr="00B916D9">
              <w:rPr>
                <w:rFonts w:cs="CordiaUPC"/>
              </w:rPr>
              <w:t xml:space="preserve">group_type </w:t>
            </w:r>
            <w:r w:rsidRPr="00B916D9">
              <w:rPr>
                <w:rFonts w:cs="Angsana New"/>
                <w:cs/>
              </w:rPr>
              <w:t>= ‘</w:t>
            </w:r>
            <w:r w:rsidRPr="008979A8">
              <w:rPr>
                <w:rFonts w:cs="CordiaUPC"/>
              </w:rPr>
              <w:t>Duration</w:t>
            </w:r>
            <w:r>
              <w:rPr>
                <w:rFonts w:cs="Angsana New"/>
                <w:cs/>
              </w:rPr>
              <w:t xml:space="preserve"> </w:t>
            </w:r>
            <w:r w:rsidRPr="008979A8">
              <w:rPr>
                <w:rFonts w:cs="CordiaUPC"/>
              </w:rPr>
              <w:t>Type</w:t>
            </w:r>
            <w:r>
              <w:rPr>
                <w:rFonts w:cs="Angsana New"/>
                <w:cs/>
              </w:rPr>
              <w:t>’</w:t>
            </w:r>
          </w:p>
          <w:p w:rsidRPr="008979A8" w:rsidR="006D6395" w:rsidP="006D6395" w:rsidRDefault="006D6395" w14:paraId="532E5FA9" w14:textId="77777777">
            <w:pPr>
              <w:spacing w:after="0" w:line="259" w:lineRule="auto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เมื่อคลิกเลือกค่าเป็น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Depend on Package</w:t>
            </w:r>
            <w:r>
              <w:rPr>
                <w:rFonts w:cs="Angsana New"/>
                <w:cs/>
              </w:rPr>
              <w:t xml:space="preserve">” </w:t>
            </w:r>
            <w:r w:rsidRPr="008979A8">
              <w:rPr>
                <w:rFonts w:cs="Angsana New"/>
                <w:cs/>
              </w:rPr>
              <w:t xml:space="preserve">ให้ </w:t>
            </w:r>
            <w:r w:rsidRPr="008979A8">
              <w:rPr>
                <w:rFonts w:cs="CordiaUPC"/>
              </w:rPr>
              <w:t xml:space="preserve">Default </w:t>
            </w:r>
            <w:r w:rsidRPr="008979A8">
              <w:rPr>
                <w:rFonts w:cs="Angsana New"/>
                <w:cs/>
              </w:rPr>
              <w:t>ค่า</w:t>
            </w:r>
          </w:p>
          <w:p w:rsidR="006D6395" w:rsidP="006D6395" w:rsidRDefault="006D6395" w14:paraId="3518C5F7" w14:textId="77777777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cs="CordiaUPC"/>
              </w:rPr>
            </w:pPr>
            <w:r>
              <w:rPr>
                <w:rFonts w:cs="CordiaUPC"/>
              </w:rPr>
              <w:t>billCycleValue</w:t>
            </w:r>
            <w:r w:rsidRPr="008979A8">
              <w:rPr>
                <w:rFonts w:cs="Angsana New"/>
                <w:cs/>
              </w:rPr>
              <w:t xml:space="preserve"> = </w:t>
            </w:r>
            <w:r>
              <w:rPr>
                <w:rFonts w:cs="CordiaUPC"/>
              </w:rPr>
              <w:t>packageBillCycle</w:t>
            </w:r>
          </w:p>
          <w:p w:rsidRPr="00B36B66" w:rsidR="006D6395" w:rsidP="006D6395" w:rsidRDefault="006D6395" w14:paraId="126F59F8" w14:textId="77777777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cs="CordiaUPC"/>
              </w:rPr>
            </w:pPr>
            <w:r w:rsidRPr="00B36B66">
              <w:rPr>
                <w:rFonts w:cs="CordiaUPC"/>
              </w:rPr>
              <w:t>billCycleUnit</w:t>
            </w:r>
            <w:r w:rsidRPr="00B36B66">
              <w:rPr>
                <w:rFonts w:cs="Angsana New"/>
                <w:cs/>
              </w:rPr>
              <w:t xml:space="preserve"> = </w:t>
            </w:r>
            <w:r w:rsidRPr="00B36B66">
              <w:rPr>
                <w:rFonts w:cs="CordiaUPC"/>
              </w:rPr>
              <w:t>packageBillCycleUnit</w:t>
            </w:r>
          </w:p>
        </w:tc>
      </w:tr>
      <w:tr w:rsidRPr="008979A8" w:rsidR="006D6395" w:rsidTr="006B7DDF" w14:paraId="4CA8DBBB" w14:textId="77777777">
        <w:tc>
          <w:tcPr>
            <w:tcW w:w="1026" w:type="pct"/>
            <w:gridSpan w:val="2"/>
          </w:tcPr>
          <w:p w:rsidR="006D6395" w:rsidP="006D6395" w:rsidRDefault="006D6395" w14:paraId="773E6792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billCycleValue</w:t>
            </w:r>
          </w:p>
        </w:tc>
        <w:tc>
          <w:tcPr>
            <w:tcW w:w="900" w:type="pct"/>
            <w:gridSpan w:val="3"/>
          </w:tcPr>
          <w:p w:rsidRPr="008979A8" w:rsidR="006D6395" w:rsidP="006D6395" w:rsidRDefault="006D6395" w14:paraId="30184CB1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Text Box</w:t>
            </w:r>
          </w:p>
        </w:tc>
        <w:tc>
          <w:tcPr>
            <w:tcW w:w="3074" w:type="pct"/>
            <w:gridSpan w:val="2"/>
          </w:tcPr>
          <w:p w:rsidR="006D6395" w:rsidP="006D6395" w:rsidRDefault="006D6395" w14:paraId="2F42F77F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 xml:space="preserve">Label </w:t>
            </w:r>
            <w:r w:rsidRPr="008979A8">
              <w:rPr>
                <w:rFonts w:cs="Angsana New"/>
                <w:cs/>
              </w:rPr>
              <w:t xml:space="preserve">:  </w:t>
            </w:r>
            <w:r>
              <w:rPr>
                <w:rFonts w:cs="Angsana New"/>
                <w:color w:val="FF0000"/>
                <w:cs/>
              </w:rPr>
              <w:t>*</w:t>
            </w:r>
            <w:r>
              <w:rPr>
                <w:rFonts w:cs="CordiaUPC"/>
                <w:color w:val="FF0000"/>
              </w:rPr>
              <w:t xml:space="preserve">Bill Cycle </w:t>
            </w:r>
            <w:r w:rsidRPr="0096008C">
              <w:rPr>
                <w:rFonts w:cs="Angsana New"/>
                <w:cs/>
              </w:rPr>
              <w:t>: …</w:t>
            </w:r>
            <w:r w:rsidRPr="0096008C">
              <w:rPr>
                <w:rFonts w:cs="CordiaUPC"/>
              </w:rPr>
              <w:t>Value</w:t>
            </w:r>
            <w:r w:rsidRPr="0096008C">
              <w:rPr>
                <w:rFonts w:cs="Angsana New"/>
                <w:cs/>
              </w:rPr>
              <w:t>… …</w:t>
            </w:r>
            <w:r w:rsidRPr="0096008C">
              <w:rPr>
                <w:rFonts w:cs="CordiaUPC"/>
              </w:rPr>
              <w:t>Unit</w:t>
            </w:r>
            <w:r w:rsidRPr="0096008C">
              <w:rPr>
                <w:rFonts w:cs="Angsana New"/>
                <w:cs/>
              </w:rPr>
              <w:t>…</w:t>
            </w:r>
          </w:p>
          <w:p w:rsidR="006D6395" w:rsidP="006D6395" w:rsidRDefault="006D6395" w14:paraId="371D8AC5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 xml:space="preserve">Enabled </w:t>
            </w:r>
            <w:r w:rsidRPr="008979A8">
              <w:rPr>
                <w:rFonts w:cs="Angsana New"/>
                <w:cs/>
              </w:rPr>
              <w:t xml:space="preserve">เมื่อ </w:t>
            </w:r>
            <w:r w:rsidRPr="008979A8">
              <w:rPr>
                <w:rFonts w:cs="CordiaUPC"/>
              </w:rPr>
              <w:t xml:space="preserve">Duration Type </w:t>
            </w:r>
            <w:r w:rsidRPr="008979A8">
              <w:rPr>
                <w:rFonts w:cs="Angsana New"/>
                <w:cs/>
              </w:rPr>
              <w:t>เป็น “</w:t>
            </w:r>
            <w:r w:rsidRPr="008979A8">
              <w:rPr>
                <w:rFonts w:cs="CordiaUPC"/>
              </w:rPr>
              <w:t>Specific</w:t>
            </w:r>
            <w:r w:rsidRPr="008979A8">
              <w:rPr>
                <w:rFonts w:cs="Angsana New"/>
                <w:cs/>
              </w:rPr>
              <w:t>”</w:t>
            </w:r>
          </w:p>
          <w:p w:rsidRPr="008979A8" w:rsidR="006D6395" w:rsidP="006D6395" w:rsidRDefault="006D6395" w14:paraId="036173EC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>:</w:t>
            </w:r>
            <w:r>
              <w:rPr>
                <w:rFonts w:hint="cs" w:cs="Angsana New"/>
                <w:cs/>
              </w:rPr>
              <w:t xml:space="preserve"> ใส่ได้เฉพาะตัวเลขเท่านั้น</w:t>
            </w:r>
          </w:p>
        </w:tc>
      </w:tr>
      <w:tr w:rsidRPr="008979A8" w:rsidR="006D6395" w:rsidTr="006B7DDF" w14:paraId="4CD94CC7" w14:textId="77777777">
        <w:tc>
          <w:tcPr>
            <w:tcW w:w="1026" w:type="pct"/>
            <w:gridSpan w:val="2"/>
          </w:tcPr>
          <w:p w:rsidR="006D6395" w:rsidP="006D6395" w:rsidRDefault="006D6395" w14:paraId="05027B37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billCycleUnit</w:t>
            </w:r>
          </w:p>
        </w:tc>
        <w:tc>
          <w:tcPr>
            <w:tcW w:w="900" w:type="pct"/>
            <w:gridSpan w:val="3"/>
          </w:tcPr>
          <w:p w:rsidRPr="008979A8" w:rsidR="006D6395" w:rsidP="006D6395" w:rsidRDefault="006D6395" w14:paraId="4B3D9E22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>Drop Down List</w:t>
            </w:r>
          </w:p>
        </w:tc>
        <w:tc>
          <w:tcPr>
            <w:tcW w:w="3074" w:type="pct"/>
            <w:gridSpan w:val="2"/>
          </w:tcPr>
          <w:p w:rsidR="006D6395" w:rsidP="006D6395" w:rsidRDefault="006D6395" w14:paraId="15E85E30" w14:textId="77777777">
            <w:pPr>
              <w:spacing w:after="160" w:line="259" w:lineRule="auto"/>
              <w:rPr>
                <w:rFonts w:cs="CordiaUPC"/>
              </w:rPr>
            </w:pPr>
            <w:r w:rsidRPr="008979A8">
              <w:rPr>
                <w:rFonts w:cs="Angsana New"/>
                <w:cs/>
              </w:rPr>
              <w:t xml:space="preserve">อยู่บรรทัดเดียวกับ </w:t>
            </w:r>
            <w:r>
              <w:rPr>
                <w:rFonts w:cs="CordiaUPC"/>
              </w:rPr>
              <w:t>billCycleValue</w:t>
            </w:r>
          </w:p>
          <w:p w:rsidRPr="0096008C" w:rsidR="006D6395" w:rsidP="006D6395" w:rsidRDefault="006D6395" w14:paraId="0E721721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 xml:space="preserve">Enabled </w:t>
            </w:r>
            <w:r w:rsidRPr="008979A8">
              <w:rPr>
                <w:rFonts w:cs="Angsana New"/>
                <w:cs/>
              </w:rPr>
              <w:t xml:space="preserve">เมื่อ </w:t>
            </w:r>
            <w:r w:rsidRPr="008979A8">
              <w:rPr>
                <w:rFonts w:cs="CordiaUPC"/>
              </w:rPr>
              <w:t xml:space="preserve">Duration Type </w:t>
            </w:r>
            <w:r w:rsidRPr="008979A8">
              <w:rPr>
                <w:rFonts w:cs="Angsana New"/>
                <w:cs/>
              </w:rPr>
              <w:t>เป็น “</w:t>
            </w:r>
            <w:r w:rsidRPr="008979A8">
              <w:rPr>
                <w:rFonts w:cs="CordiaUPC"/>
              </w:rPr>
              <w:t>Specific</w:t>
            </w:r>
            <w:r w:rsidRPr="008979A8">
              <w:rPr>
                <w:rFonts w:cs="Angsana New"/>
                <w:cs/>
              </w:rPr>
              <w:t>”</w:t>
            </w:r>
          </w:p>
          <w:p w:rsidRPr="008979A8" w:rsidR="006D6395" w:rsidP="006D6395" w:rsidRDefault="006D6395" w14:paraId="49EE0F99" w14:textId="25ABE89D">
            <w:pPr>
              <w:rPr>
                <w:rFonts w:cs="CordiaUPC"/>
              </w:rPr>
            </w:pPr>
            <w:r w:rsidRPr="001142BC">
              <w:t xml:space="preserve">List of Value </w:t>
            </w:r>
            <w:r w:rsidRPr="001142BC">
              <w:rPr>
                <w:rFonts w:cs="Angsana New"/>
                <w:cs/>
              </w:rPr>
              <w:t xml:space="preserve">: </w:t>
            </w:r>
            <w:r w:rsidRPr="00B916D9">
              <w:rPr>
                <w:rFonts w:cs="Angsana New"/>
                <w:cs/>
              </w:rPr>
              <w:t>ดึงข้อมูลจาก</w:t>
            </w:r>
            <w:r w:rsidRPr="00B916D9">
              <w:rPr>
                <w:rFonts w:cs="CordiaUPC"/>
              </w:rPr>
              <w:t xml:space="preserve">DB </w:t>
            </w:r>
            <w:r w:rsidRPr="00B916D9">
              <w:rPr>
                <w:rFonts w:cs="Angsana New"/>
                <w:cs/>
              </w:rPr>
              <w:t xml:space="preserve">ที่ </w:t>
            </w:r>
            <w:r w:rsidRPr="00B916D9">
              <w:rPr>
                <w:rFonts w:cs="CordiaUPC"/>
              </w:rPr>
              <w:t xml:space="preserve">Table FLW_CFG_LOV </w:t>
            </w:r>
            <w:r w:rsidRPr="00B916D9">
              <w:rPr>
                <w:rFonts w:cs="Angsana New"/>
                <w:cs/>
              </w:rPr>
              <w:t xml:space="preserve">โดย </w:t>
            </w:r>
            <w:r w:rsidRPr="00B916D9">
              <w:rPr>
                <w:rFonts w:cs="CordiaUPC"/>
              </w:rPr>
              <w:t xml:space="preserve">group_type </w:t>
            </w:r>
            <w:r w:rsidRPr="00B916D9">
              <w:rPr>
                <w:rFonts w:cs="Angsana New"/>
                <w:cs/>
              </w:rPr>
              <w:t>= ‘</w:t>
            </w:r>
            <w:r w:rsidRPr="008979A8">
              <w:rPr>
                <w:rFonts w:cs="CordiaUPC"/>
              </w:rPr>
              <w:t>Duration</w:t>
            </w:r>
            <w:r>
              <w:rPr>
                <w:rFonts w:cs="CordiaUPC"/>
              </w:rPr>
              <w:t xml:space="preserve"> Unit</w:t>
            </w:r>
            <w:r>
              <w:rPr>
                <w:rFonts w:cs="Angsana New"/>
                <w:cs/>
              </w:rPr>
              <w:t>’</w:t>
            </w:r>
            <w:r>
              <w:rPr>
                <w:rFonts w:hint="cs" w:cs="Angsana New"/>
                <w:cs/>
              </w:rPr>
              <w:t>และ</w:t>
            </w:r>
            <w:r>
              <w:rPr>
                <w:rFonts w:cs="CordiaUPC"/>
              </w:rPr>
              <w:t xml:space="preserve"> par_row_id</w:t>
            </w:r>
            <w:r>
              <w:t xml:space="preserve">_concat </w:t>
            </w:r>
            <w:r>
              <w:rPr>
                <w:rFonts w:hint="cs"/>
                <w:cs/>
              </w:rPr>
              <w:t xml:space="preserve">ประกอบด้วย </w:t>
            </w:r>
            <w:r>
              <w:t>customerType</w:t>
            </w:r>
          </w:p>
        </w:tc>
      </w:tr>
      <w:tr w:rsidRPr="008979A8" w:rsidR="006D6395" w:rsidTr="006B7DDF" w14:paraId="487C7EE2" w14:textId="77777777">
        <w:tc>
          <w:tcPr>
            <w:tcW w:w="5000" w:type="pct"/>
            <w:gridSpan w:val="7"/>
            <w:shd w:val="clear" w:color="auto" w:fill="C2D69B" w:themeFill="accent3" w:themeFillTint="99"/>
          </w:tcPr>
          <w:p w:rsidRPr="008979A8" w:rsidR="006D6395" w:rsidP="006D6395" w:rsidRDefault="006D6395" w14:paraId="47635339" w14:textId="77777777">
            <w:pPr>
              <w:pStyle w:val="HeaderTable"/>
            </w:pPr>
            <w:r>
              <w:rPr>
                <w:lang w:bidi="th-TH"/>
              </w:rPr>
              <w:t>End Bill Cycle Section</w:t>
            </w:r>
          </w:p>
        </w:tc>
      </w:tr>
      <w:tr w:rsidRPr="008979A8" w:rsidR="006D6395" w:rsidTr="006B7DDF" w14:paraId="665A4B47" w14:textId="77777777">
        <w:tc>
          <w:tcPr>
            <w:tcW w:w="1026" w:type="pct"/>
            <w:gridSpan w:val="2"/>
          </w:tcPr>
          <w:p w:rsidR="006D6395" w:rsidP="006D6395" w:rsidRDefault="006D6395" w14:paraId="6B1C8163" w14:textId="77777777">
            <w:pPr>
              <w:rPr>
                <w:rFonts w:cs="CordiaUPC"/>
              </w:rPr>
            </w:pPr>
            <w:r w:rsidRPr="008979A8">
              <w:rPr>
                <w:rFonts w:cs="Angsana New"/>
                <w:cs/>
              </w:rPr>
              <w:t xml:space="preserve">ปุ่ม </w:t>
            </w:r>
            <w:r w:rsidRPr="008979A8">
              <w:rPr>
                <w:rFonts w:cs="CordiaUPC"/>
              </w:rPr>
              <w:t>Add</w:t>
            </w:r>
          </w:p>
        </w:tc>
        <w:tc>
          <w:tcPr>
            <w:tcW w:w="900" w:type="pct"/>
            <w:gridSpan w:val="3"/>
          </w:tcPr>
          <w:p w:rsidRPr="008979A8" w:rsidR="006D6395" w:rsidP="006D6395" w:rsidRDefault="006D6395" w14:paraId="3F9C9246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>Button</w:t>
            </w:r>
          </w:p>
        </w:tc>
        <w:tc>
          <w:tcPr>
            <w:tcW w:w="3074" w:type="pct"/>
            <w:gridSpan w:val="2"/>
          </w:tcPr>
          <w:p w:rsidR="006D6395" w:rsidP="006D6395" w:rsidRDefault="006D6395" w14:paraId="74A46310" w14:textId="77777777">
            <w:pPr>
              <w:pStyle w:val="HeaderTable"/>
              <w:rPr>
                <w:b w:val="0"/>
                <w:bCs/>
                <w:lang w:bidi="th-TH"/>
              </w:rPr>
            </w:pPr>
            <w:r w:rsidRPr="008979A8">
              <w:rPr>
                <w:b w:val="0"/>
                <w:bCs/>
                <w:lang w:bidi="th-TH"/>
              </w:rPr>
              <w:t xml:space="preserve">Visible </w:t>
            </w:r>
            <w:r w:rsidRPr="008979A8">
              <w:rPr>
                <w:rFonts w:cs="Angsana New"/>
                <w:cs/>
                <w:lang w:bidi="th-TH"/>
              </w:rPr>
              <w:t>เมื่อมี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b w:val="0"/>
                <w:bCs/>
                <w:lang w:bidi="th-TH"/>
              </w:rPr>
              <w:t xml:space="preserve">Event </w:t>
            </w:r>
            <w:r w:rsidRPr="008979A8">
              <w:rPr>
                <w:rFonts w:cs="Angsana New"/>
                <w:cs/>
                <w:lang w:bidi="th-TH"/>
              </w:rPr>
              <w:t>มาจาก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b w:val="0"/>
                <w:bCs/>
                <w:lang w:bidi="th-TH"/>
              </w:rPr>
              <w:t xml:space="preserve">Table </w:t>
            </w:r>
            <w:r>
              <w:rPr>
                <w:b w:val="0"/>
                <w:bCs/>
                <w:lang w:bidi="th-TH"/>
              </w:rPr>
              <w:t>Section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rFonts w:cs="Angsana New"/>
                <w:cs/>
                <w:lang w:bidi="th-TH"/>
              </w:rPr>
              <w:t>เป็น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“</w:t>
            </w:r>
            <w:r w:rsidRPr="008979A8">
              <w:rPr>
                <w:b w:val="0"/>
                <w:bCs/>
                <w:lang w:bidi="th-TH"/>
              </w:rPr>
              <w:t>Add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>”</w:t>
            </w:r>
          </w:p>
          <w:p w:rsidR="006D6395" w:rsidP="006D6395" w:rsidRDefault="006D6395" w14:paraId="617962A2" w14:textId="77777777">
            <w:pPr>
              <w:spacing w:before="240" w:after="0"/>
            </w:pPr>
            <w:r>
              <w:rPr>
                <w:rFonts w:hint="cs"/>
                <w:cs/>
              </w:rPr>
              <w:t>เมื่อกดปุ่ม</w:t>
            </w:r>
          </w:p>
          <w:p w:rsidR="006D6395" w:rsidP="006D6395" w:rsidRDefault="006D6395" w14:paraId="08C9CA94" w14:textId="77777777">
            <w:pPr>
              <w:pStyle w:val="ListParagraph"/>
              <w:numPr>
                <w:ilvl w:val="0"/>
                <w:numId w:val="4"/>
              </w:numPr>
              <w:spacing w:after="0" w:line="259" w:lineRule="auto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Validate </w:t>
            </w:r>
            <w:r>
              <w:rPr>
                <w:rFonts w:hint="cs" w:cs="Angsana New"/>
                <w:cs/>
              </w:rPr>
              <w:t>ข้อมูลในหน้าจอ</w:t>
            </w:r>
          </w:p>
          <w:p w:rsidRPr="00622722" w:rsidR="006D6395" w:rsidP="006D6395" w:rsidRDefault="006D6395" w14:paraId="406D4E8E" w14:textId="77777777">
            <w:pPr>
              <w:pStyle w:val="ListParagraph"/>
              <w:numPr>
                <w:ilvl w:val="0"/>
                <w:numId w:val="4"/>
              </w:numPr>
              <w:spacing w:after="0" w:line="259" w:lineRule="auto"/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Add </w:t>
            </w:r>
            <w:r>
              <w:rPr>
                <w:rFonts w:hint="cs" w:cs="Angsana New"/>
                <w:cs/>
              </w:rPr>
              <w:t xml:space="preserve">ข้อมูลลงในส่วนของ </w:t>
            </w:r>
            <w:r>
              <w:rPr>
                <w:rFonts w:cs="CordiaUPC"/>
              </w:rPr>
              <w:t>Table Section</w:t>
            </w:r>
          </w:p>
          <w:p w:rsidR="006D6395" w:rsidP="006D6395" w:rsidRDefault="006D6395" w14:paraId="3C6B7FAB" w14:textId="77777777">
            <w:pPr>
              <w:pStyle w:val="ListParagraph"/>
              <w:numPr>
                <w:ilvl w:val="0"/>
                <w:numId w:val="27"/>
              </w:numPr>
            </w:pPr>
            <w:r>
              <w:rPr>
                <w:rFonts w:hint="cs"/>
                <w:cs/>
              </w:rPr>
              <w:t xml:space="preserve">ให้ทำการ </w:t>
            </w:r>
            <w:r>
              <w:t xml:space="preserve">Sort Row </w:t>
            </w:r>
            <w:r>
              <w:rPr>
                <w:rFonts w:hint="cs"/>
                <w:cs/>
              </w:rPr>
              <w:t xml:space="preserve">ตาม </w:t>
            </w:r>
            <w:r>
              <w:t xml:space="preserve">Logic </w:t>
            </w:r>
            <w:r>
              <w:rPr>
                <w:rFonts w:hint="cs"/>
                <w:cs/>
              </w:rPr>
              <w:t>และลำดับดังนี้</w:t>
            </w:r>
          </w:p>
          <w:p w:rsidR="006D6395" w:rsidP="006D6395" w:rsidRDefault="006D6395" w14:paraId="030D940C" w14:textId="77777777">
            <w:pPr>
              <w:pStyle w:val="ListParagraph"/>
              <w:numPr>
                <w:ilvl w:val="0"/>
                <w:numId w:val="26"/>
              </w:numPr>
              <w:spacing w:after="160" w:line="259" w:lineRule="auto"/>
            </w:pPr>
            <w:r>
              <w:t>Duration From</w:t>
            </w:r>
          </w:p>
          <w:p w:rsidR="006D6395" w:rsidP="006D6395" w:rsidRDefault="006D6395" w14:paraId="3AF54A6E" w14:textId="77777777">
            <w:pPr>
              <w:pStyle w:val="ListParagraph"/>
              <w:numPr>
                <w:ilvl w:val="0"/>
                <w:numId w:val="26"/>
              </w:numPr>
              <w:spacing w:after="160" w:line="259" w:lineRule="auto"/>
            </w:pPr>
            <w:r>
              <w:t>Duration To</w:t>
            </w:r>
          </w:p>
          <w:p w:rsidRPr="008979A8" w:rsidR="006D6395" w:rsidP="006D6395" w:rsidRDefault="006D6395" w14:paraId="6F352F08" w14:textId="77777777">
            <w:pPr>
              <w:pStyle w:val="ListParagraph"/>
              <w:numPr>
                <w:ilvl w:val="0"/>
                <w:numId w:val="6"/>
              </w:numPr>
              <w:spacing w:after="160" w:line="259" w:lineRule="auto"/>
              <w:rPr>
                <w:rFonts w:cs="CordiaUPC"/>
              </w:rPr>
            </w:pPr>
            <w:r w:rsidRPr="00667C8E">
              <w:rPr>
                <w:rFonts w:cs="Angsana New"/>
                <w:cs/>
              </w:rPr>
              <w:t>ให้ทำการเคลียร์ค่า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และ </w:t>
            </w:r>
            <w:r w:rsidRPr="00667C8E">
              <w:rPr>
                <w:rFonts w:cs="CordiaUPC"/>
              </w:rPr>
              <w:t>Invisible</w:t>
            </w:r>
            <w:r>
              <w:rPr>
                <w:rFonts w:cs="CordiaUPC"/>
                <w:szCs w:val="36"/>
              </w:rPr>
              <w:t xml:space="preserve"> Detail Section</w:t>
            </w:r>
          </w:p>
        </w:tc>
      </w:tr>
      <w:tr w:rsidRPr="008979A8" w:rsidR="006D6395" w:rsidTr="006B7DDF" w14:paraId="13992137" w14:textId="77777777">
        <w:tc>
          <w:tcPr>
            <w:tcW w:w="1026" w:type="pct"/>
            <w:gridSpan w:val="2"/>
          </w:tcPr>
          <w:p w:rsidR="006D6395" w:rsidP="006D6395" w:rsidRDefault="006D6395" w14:paraId="3106C8EC" w14:textId="77777777">
            <w:pPr>
              <w:rPr>
                <w:rFonts w:cs="CordiaUPC"/>
              </w:rPr>
            </w:pPr>
            <w:r w:rsidRPr="008979A8">
              <w:rPr>
                <w:rFonts w:cs="Angsana New"/>
                <w:cs/>
              </w:rPr>
              <w:t xml:space="preserve">ปุ่ม </w:t>
            </w:r>
            <w:r w:rsidRPr="008979A8">
              <w:rPr>
                <w:rFonts w:cs="CordiaUPC"/>
              </w:rPr>
              <w:t>Update</w:t>
            </w:r>
          </w:p>
        </w:tc>
        <w:tc>
          <w:tcPr>
            <w:tcW w:w="900" w:type="pct"/>
            <w:gridSpan w:val="3"/>
          </w:tcPr>
          <w:p w:rsidRPr="008979A8" w:rsidR="006D6395" w:rsidP="006D6395" w:rsidRDefault="006D6395" w14:paraId="6C56CF50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>Button</w:t>
            </w:r>
          </w:p>
        </w:tc>
        <w:tc>
          <w:tcPr>
            <w:tcW w:w="3074" w:type="pct"/>
            <w:gridSpan w:val="2"/>
          </w:tcPr>
          <w:p w:rsidR="006D6395" w:rsidP="006D6395" w:rsidRDefault="006D6395" w14:paraId="595C1823" w14:textId="77777777">
            <w:pPr>
              <w:pStyle w:val="HeaderTable"/>
              <w:spacing w:line="360" w:lineRule="auto"/>
              <w:rPr>
                <w:b w:val="0"/>
                <w:bCs/>
                <w:lang w:bidi="th-TH"/>
              </w:rPr>
            </w:pPr>
            <w:r w:rsidRPr="008979A8">
              <w:rPr>
                <w:b w:val="0"/>
                <w:bCs/>
                <w:lang w:bidi="th-TH"/>
              </w:rPr>
              <w:t xml:space="preserve">Visible </w:t>
            </w:r>
            <w:r w:rsidRPr="008979A8">
              <w:rPr>
                <w:rFonts w:cs="Angsana New"/>
                <w:cs/>
                <w:lang w:bidi="th-TH"/>
              </w:rPr>
              <w:t>เมื่อมี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b w:val="0"/>
                <w:bCs/>
                <w:lang w:bidi="th-TH"/>
              </w:rPr>
              <w:t xml:space="preserve">Event </w:t>
            </w:r>
            <w:r w:rsidRPr="008979A8">
              <w:rPr>
                <w:rFonts w:cs="Angsana New"/>
                <w:cs/>
                <w:lang w:bidi="th-TH"/>
              </w:rPr>
              <w:t>มาจาก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>
              <w:rPr>
                <w:b w:val="0"/>
                <w:bCs/>
                <w:lang w:bidi="th-TH"/>
              </w:rPr>
              <w:t>Table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>
              <w:rPr>
                <w:b w:val="0"/>
                <w:bCs/>
                <w:lang w:bidi="th-TH"/>
              </w:rPr>
              <w:t>Section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rFonts w:cs="Angsana New"/>
                <w:cs/>
                <w:lang w:bidi="th-TH"/>
              </w:rPr>
              <w:t>เป็น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“</w:t>
            </w:r>
            <w:r w:rsidRPr="008979A8">
              <w:rPr>
                <w:b w:val="0"/>
                <w:bCs/>
                <w:lang w:bidi="th-TH"/>
              </w:rPr>
              <w:t>Edit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>”</w:t>
            </w:r>
          </w:p>
          <w:p w:rsidR="006D6395" w:rsidP="006D6395" w:rsidRDefault="006D6395" w14:paraId="3D16DC18" w14:textId="77777777">
            <w:pPr>
              <w:pStyle w:val="HeaderTable"/>
              <w:rPr>
                <w:lang w:bidi="th-TH"/>
              </w:rPr>
            </w:pPr>
            <w:r>
              <w:rPr>
                <w:rFonts w:hint="cs" w:cs="Angsana New"/>
                <w:cs/>
                <w:lang w:bidi="th-TH"/>
              </w:rPr>
              <w:t>เมื่อกดปุ่ม</w:t>
            </w:r>
          </w:p>
          <w:p w:rsidR="006D6395" w:rsidP="006D6395" w:rsidRDefault="006D6395" w14:paraId="31065558" w14:textId="77777777">
            <w:pPr>
              <w:pStyle w:val="ListParagraph"/>
              <w:numPr>
                <w:ilvl w:val="0"/>
                <w:numId w:val="6"/>
              </w:numPr>
              <w:spacing w:after="160" w:line="259" w:lineRule="auto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Validate </w:t>
            </w:r>
            <w:r>
              <w:rPr>
                <w:rFonts w:hint="cs" w:cs="Angsana New"/>
                <w:cs/>
              </w:rPr>
              <w:t>ข้อมูลในหน้าจอ</w:t>
            </w:r>
          </w:p>
          <w:p w:rsidR="006D6395" w:rsidP="006D6395" w:rsidRDefault="006D6395" w14:paraId="5B04D587" w14:textId="77777777">
            <w:pPr>
              <w:pStyle w:val="ListParagraph"/>
              <w:numPr>
                <w:ilvl w:val="0"/>
                <w:numId w:val="6"/>
              </w:numPr>
              <w:spacing w:after="160" w:line="259" w:lineRule="auto"/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Update </w:t>
            </w:r>
            <w:r>
              <w:rPr>
                <w:rFonts w:hint="cs" w:cs="Angsana New"/>
                <w:cs/>
              </w:rPr>
              <w:t xml:space="preserve">ข้อมูลลงในส่วนของ </w:t>
            </w:r>
            <w:r>
              <w:rPr>
                <w:rFonts w:cs="CordiaUPC"/>
              </w:rPr>
              <w:t xml:space="preserve">Table Section </w:t>
            </w:r>
          </w:p>
          <w:p w:rsidR="006D6395" w:rsidP="006D6395" w:rsidRDefault="006D6395" w14:paraId="63807D99" w14:textId="77777777">
            <w:pPr>
              <w:pStyle w:val="ListParagraph"/>
              <w:numPr>
                <w:ilvl w:val="0"/>
                <w:numId w:val="27"/>
              </w:numPr>
            </w:pPr>
            <w:r>
              <w:rPr>
                <w:rFonts w:hint="cs"/>
                <w:cs/>
              </w:rPr>
              <w:t xml:space="preserve">ให้ทำการ </w:t>
            </w:r>
            <w:r>
              <w:t xml:space="preserve">Sort Row </w:t>
            </w:r>
            <w:r>
              <w:rPr>
                <w:rFonts w:hint="cs"/>
                <w:cs/>
              </w:rPr>
              <w:t xml:space="preserve">ตาม </w:t>
            </w:r>
            <w:r>
              <w:t xml:space="preserve">Logic </w:t>
            </w:r>
            <w:r>
              <w:rPr>
                <w:rFonts w:hint="cs"/>
                <w:cs/>
              </w:rPr>
              <w:t>และลำดับดังนี้</w:t>
            </w:r>
          </w:p>
          <w:p w:rsidR="006D6395" w:rsidP="006D6395" w:rsidRDefault="006D6395" w14:paraId="535F4374" w14:textId="77777777">
            <w:pPr>
              <w:pStyle w:val="ListParagraph"/>
              <w:numPr>
                <w:ilvl w:val="0"/>
                <w:numId w:val="26"/>
              </w:numPr>
              <w:spacing w:after="160" w:line="259" w:lineRule="auto"/>
            </w:pPr>
            <w:r>
              <w:t>Duration From</w:t>
            </w:r>
          </w:p>
          <w:p w:rsidR="006D6395" w:rsidP="006D6395" w:rsidRDefault="006D6395" w14:paraId="08AB9010" w14:textId="77777777">
            <w:pPr>
              <w:pStyle w:val="ListParagraph"/>
              <w:numPr>
                <w:ilvl w:val="0"/>
                <w:numId w:val="26"/>
              </w:numPr>
              <w:spacing w:after="160" w:line="259" w:lineRule="auto"/>
            </w:pPr>
            <w:r>
              <w:t>Duration To</w:t>
            </w:r>
          </w:p>
          <w:p w:rsidRPr="008979A8" w:rsidR="006D6395" w:rsidP="006D6395" w:rsidRDefault="006D6395" w14:paraId="38C25DE6" w14:textId="77777777">
            <w:pPr>
              <w:pStyle w:val="ListParagraph"/>
              <w:numPr>
                <w:ilvl w:val="0"/>
                <w:numId w:val="6"/>
              </w:numPr>
              <w:spacing w:after="160" w:line="259" w:lineRule="auto"/>
              <w:rPr>
                <w:rFonts w:cs="CordiaUPC"/>
              </w:rPr>
            </w:pPr>
            <w:r w:rsidRPr="00667C8E">
              <w:rPr>
                <w:rFonts w:cs="Angsana New"/>
                <w:cs/>
              </w:rPr>
              <w:t>ให้ทำการเคลียร์ค่า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และ </w:t>
            </w:r>
            <w:r w:rsidRPr="00667C8E">
              <w:rPr>
                <w:rFonts w:cs="CordiaUPC"/>
              </w:rPr>
              <w:t>Invisible</w:t>
            </w:r>
            <w:r>
              <w:rPr>
                <w:rFonts w:cs="CordiaUPC"/>
                <w:szCs w:val="36"/>
              </w:rPr>
              <w:t xml:space="preserve"> Detail Section</w:t>
            </w:r>
          </w:p>
        </w:tc>
      </w:tr>
      <w:tr w:rsidRPr="008979A8" w:rsidR="006D6395" w:rsidTr="006B7DDF" w14:paraId="0C3E0CBD" w14:textId="77777777">
        <w:tc>
          <w:tcPr>
            <w:tcW w:w="1026" w:type="pct"/>
            <w:gridSpan w:val="2"/>
          </w:tcPr>
          <w:p w:rsidR="006D6395" w:rsidP="006D6395" w:rsidRDefault="006D6395" w14:paraId="749BFA97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ปุ่ม </w:t>
            </w:r>
            <w:r>
              <w:rPr>
                <w:rFonts w:cs="CordiaUPC"/>
              </w:rPr>
              <w:t>Cancel</w:t>
            </w:r>
          </w:p>
        </w:tc>
        <w:tc>
          <w:tcPr>
            <w:tcW w:w="900" w:type="pct"/>
            <w:gridSpan w:val="3"/>
          </w:tcPr>
          <w:p w:rsidRPr="008979A8" w:rsidR="006D6395" w:rsidP="006D6395" w:rsidRDefault="006D6395" w14:paraId="1EE97B3A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Button</w:t>
            </w:r>
          </w:p>
        </w:tc>
        <w:tc>
          <w:tcPr>
            <w:tcW w:w="3074" w:type="pct"/>
            <w:gridSpan w:val="2"/>
          </w:tcPr>
          <w:p w:rsidRPr="008979A8" w:rsidR="006D6395" w:rsidP="006D6395" w:rsidRDefault="006D6395" w14:paraId="7E292A05" w14:textId="77777777">
            <w:pPr>
              <w:rPr>
                <w:rFonts w:cs="CordiaUPC"/>
              </w:rPr>
            </w:pPr>
            <w:r>
              <w:rPr>
                <w:rFonts w:hint="cs"/>
                <w:cs/>
              </w:rPr>
              <w:t xml:space="preserve">ให้ทำการเคลียร์ค่าใน </w:t>
            </w:r>
            <w:r>
              <w:t>Detail Section</w:t>
            </w:r>
            <w:r>
              <w:rPr>
                <w:rFonts w:hint="cs"/>
                <w:cs/>
              </w:rPr>
              <w:t xml:space="preserve"> และทำการ </w:t>
            </w:r>
            <w:r>
              <w:t>Invisible Detail Section</w:t>
            </w:r>
          </w:p>
        </w:tc>
      </w:tr>
      <w:tr w:rsidRPr="008979A8" w:rsidR="006D6395" w:rsidTr="006B7DDF" w14:paraId="6E17B9E7" w14:textId="77777777">
        <w:tc>
          <w:tcPr>
            <w:tcW w:w="5000" w:type="pct"/>
            <w:gridSpan w:val="7"/>
            <w:shd w:val="clear" w:color="auto" w:fill="C2D69B" w:themeFill="accent3" w:themeFillTint="99"/>
          </w:tcPr>
          <w:p w:rsidRPr="008979A8" w:rsidR="006D6395" w:rsidP="006D6395" w:rsidRDefault="006D6395" w14:paraId="437B5925" w14:textId="77777777">
            <w:pPr>
              <w:pStyle w:val="HeaderTable"/>
            </w:pPr>
            <w:r>
              <w:t>End Detail Section</w:t>
            </w:r>
          </w:p>
        </w:tc>
      </w:tr>
      <w:tr w:rsidRPr="008979A8" w:rsidR="006D6395" w:rsidTr="006B7DDF" w14:paraId="32323CB6" w14:textId="77777777">
        <w:tc>
          <w:tcPr>
            <w:tcW w:w="5000" w:type="pct"/>
            <w:gridSpan w:val="7"/>
            <w:shd w:val="clear" w:color="auto" w:fill="C2D69B" w:themeFill="accent3" w:themeFillTint="99"/>
          </w:tcPr>
          <w:p w:rsidR="006D6395" w:rsidP="006D6395" w:rsidRDefault="006D6395" w14:paraId="2B6DE68B" w14:textId="794B4CAE">
            <w:pPr>
              <w:pStyle w:val="HeaderTable"/>
            </w:pPr>
            <w:r>
              <w:t xml:space="preserve">Create Content Type Section </w:t>
            </w:r>
            <w:r>
              <w:rPr>
                <w:rFonts w:cs="Angsana New"/>
                <w:bCs/>
                <w:cs/>
                <w:lang w:bidi="th-TH"/>
              </w:rPr>
              <w:t>(</w:t>
            </w:r>
            <w:r>
              <w:t>Popup</w:t>
            </w:r>
            <w:r>
              <w:rPr>
                <w:rFonts w:cs="Angsana New"/>
                <w:bCs/>
                <w:cs/>
                <w:lang w:bidi="th-TH"/>
              </w:rPr>
              <w:t>)</w:t>
            </w:r>
          </w:p>
        </w:tc>
      </w:tr>
      <w:tr w:rsidRPr="008979A8" w:rsidR="006D6395" w:rsidTr="002206C7" w14:paraId="61374F35" w14:textId="77777777">
        <w:trPr>
          <w:trHeight w:val="81"/>
        </w:trPr>
        <w:tc>
          <w:tcPr>
            <w:tcW w:w="1035" w:type="pct"/>
            <w:gridSpan w:val="3"/>
          </w:tcPr>
          <w:p w:rsidR="006D6395" w:rsidP="006D6395" w:rsidRDefault="006D6395" w14:paraId="179B6050" w14:textId="1F376943">
            <w:r>
              <w:t>newCustomerType</w:t>
            </w:r>
          </w:p>
        </w:tc>
        <w:tc>
          <w:tcPr>
            <w:tcW w:w="904" w:type="pct"/>
            <w:gridSpan w:val="3"/>
          </w:tcPr>
          <w:p w:rsidR="006D6395" w:rsidP="006D6395" w:rsidRDefault="006D6395" w14:paraId="3ECAABF6" w14:textId="2BCDFF84">
            <w:r>
              <w:t>Radio Button</w:t>
            </w:r>
          </w:p>
        </w:tc>
        <w:tc>
          <w:tcPr>
            <w:tcW w:w="3061" w:type="pct"/>
          </w:tcPr>
          <w:p w:rsidR="006D6395" w:rsidP="006D6395" w:rsidRDefault="006D6395" w14:paraId="18D02C12" w14:textId="41D879E3">
            <w:pPr>
              <w:rPr>
                <w:color w:val="FF0000"/>
              </w:rPr>
            </w:pPr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EE56DF">
              <w:rPr>
                <w:rFonts w:cs="Angsana New"/>
                <w:color w:val="FF0000"/>
                <w:cs/>
              </w:rPr>
              <w:t>*</w:t>
            </w:r>
            <w:r w:rsidRPr="00EE56DF">
              <w:rPr>
                <w:color w:val="FF0000"/>
              </w:rPr>
              <w:t>Customer Type</w:t>
            </w:r>
          </w:p>
          <w:p w:rsidRPr="0055614C" w:rsidR="006D6395" w:rsidP="006D6395" w:rsidRDefault="006D6395" w14:paraId="28C8DCF9" w14:textId="646D0750">
            <w:r w:rsidRPr="00EE56DF">
              <w:t xml:space="preserve">List of Value </w:t>
            </w:r>
            <w:r w:rsidRPr="00EE56DF"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rPr>
                <w:rFonts w:cs="Angsana New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A433F9">
              <w:t xml:space="preserve">group_type </w:t>
            </w:r>
            <w:r w:rsidRPr="00A433F9">
              <w:rPr>
                <w:rFonts w:cs="Angsana New"/>
                <w:cs/>
              </w:rPr>
              <w:t xml:space="preserve">= </w:t>
            </w:r>
            <w:r w:rsidRPr="00A433F9">
              <w:t>'SFF_PRODUCT'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และ </w:t>
            </w:r>
            <w:r w:rsidRPr="00A433F9">
              <w:t xml:space="preserve">lov_type </w:t>
            </w:r>
            <w:r w:rsidRPr="00A433F9">
              <w:rPr>
                <w:rFonts w:cs="Angsana New"/>
                <w:cs/>
              </w:rPr>
              <w:t>=</w:t>
            </w:r>
            <w:r w:rsidRPr="00A433F9">
              <w:t>'CHARGE_TYPE'</w:t>
            </w:r>
          </w:p>
          <w:p w:rsidR="006D6395" w:rsidP="006D6395" w:rsidRDefault="006D6395" w14:paraId="521ABCCA" w14:textId="77777777">
            <w:r>
              <w:t xml:space="preserve">Default Value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 xml:space="preserve">ตามค่า </w:t>
            </w:r>
            <w:r>
              <w:t>customerType</w:t>
            </w:r>
          </w:p>
          <w:p w:rsidR="006D6395" w:rsidP="006D6395" w:rsidRDefault="006D6395" w14:paraId="0033E07A" w14:textId="222C0329">
            <w:r>
              <w:t>Disabled</w:t>
            </w:r>
          </w:p>
        </w:tc>
      </w:tr>
      <w:tr w:rsidRPr="008979A8" w:rsidR="006D6395" w:rsidTr="002206C7" w14:paraId="2F5B7BDA" w14:textId="77777777">
        <w:trPr>
          <w:trHeight w:val="81"/>
        </w:trPr>
        <w:tc>
          <w:tcPr>
            <w:tcW w:w="1035" w:type="pct"/>
            <w:gridSpan w:val="3"/>
          </w:tcPr>
          <w:p w:rsidR="006D6395" w:rsidP="006D6395" w:rsidRDefault="006D6395" w14:paraId="392923C0" w14:textId="025C18B2">
            <w:r>
              <w:t>newContentType</w:t>
            </w:r>
          </w:p>
        </w:tc>
        <w:tc>
          <w:tcPr>
            <w:tcW w:w="904" w:type="pct"/>
            <w:gridSpan w:val="3"/>
          </w:tcPr>
          <w:p w:rsidR="006D6395" w:rsidP="006D6395" w:rsidRDefault="006D6395" w14:paraId="7A4D4C05" w14:textId="4DDB0D8C">
            <w:r>
              <w:t>Text Box</w:t>
            </w:r>
          </w:p>
        </w:tc>
        <w:tc>
          <w:tcPr>
            <w:tcW w:w="3061" w:type="pct"/>
          </w:tcPr>
          <w:p w:rsidR="006D6395" w:rsidP="006D6395" w:rsidRDefault="006D6395" w14:paraId="667ADA26" w14:textId="196AD96F">
            <w:r>
              <w:t xml:space="preserve">Label </w:t>
            </w:r>
            <w:r w:rsidRPr="009C5FCE">
              <w:rPr>
                <w:rFonts w:cs="Angsana New"/>
                <w:color w:val="FF0000"/>
                <w:cs/>
              </w:rPr>
              <w:t>: *</w:t>
            </w:r>
            <w:r w:rsidRPr="009C5FCE">
              <w:rPr>
                <w:rFonts w:cs="CordiaUPC"/>
                <w:color w:val="FF0000"/>
              </w:rPr>
              <w:t>Content</w:t>
            </w:r>
            <w:r w:rsidRPr="009E7BAF">
              <w:rPr>
                <w:rFonts w:cs="Angsana New"/>
                <w:color w:val="FF0000"/>
                <w:cs/>
              </w:rPr>
              <w:t xml:space="preserve"> </w:t>
            </w:r>
            <w:r>
              <w:rPr>
                <w:color w:val="FF0000"/>
              </w:rPr>
              <w:t>Type</w:t>
            </w:r>
          </w:p>
          <w:p w:rsidR="006D6395" w:rsidP="006D6395" w:rsidRDefault="006D6395" w14:paraId="4C4FE044" w14:textId="120FDFD0">
            <w:r>
              <w:t xml:space="preserve">Max Length </w:t>
            </w:r>
            <w:r>
              <w:rPr>
                <w:rFonts w:cs="Angsana New"/>
                <w:cs/>
              </w:rPr>
              <w:t xml:space="preserve">: </w:t>
            </w:r>
            <w:r>
              <w:t xml:space="preserve">20 </w:t>
            </w:r>
            <w:r>
              <w:rPr>
                <w:rFonts w:hint="cs"/>
                <w:cs/>
              </w:rPr>
              <w:t>ตัวอักษร</w:t>
            </w:r>
          </w:p>
        </w:tc>
      </w:tr>
      <w:tr w:rsidRPr="008979A8" w:rsidR="006D6395" w:rsidTr="002206C7" w14:paraId="45AE5882" w14:textId="77777777">
        <w:trPr>
          <w:trHeight w:val="81"/>
        </w:trPr>
        <w:tc>
          <w:tcPr>
            <w:tcW w:w="1035" w:type="pct"/>
            <w:gridSpan w:val="3"/>
          </w:tcPr>
          <w:p w:rsidR="006D6395" w:rsidP="006D6395" w:rsidRDefault="006D6395" w14:paraId="59D407FE" w14:textId="4216A479">
            <w:r>
              <w:t>newServiceType</w:t>
            </w:r>
            <w:r>
              <w:rPr>
                <w:rFonts w:cs="Angsana New"/>
                <w:cs/>
              </w:rPr>
              <w:t xml:space="preserve"> </w:t>
            </w:r>
          </w:p>
        </w:tc>
        <w:tc>
          <w:tcPr>
            <w:tcW w:w="904" w:type="pct"/>
            <w:gridSpan w:val="3"/>
          </w:tcPr>
          <w:p w:rsidR="006D6395" w:rsidP="006D6395" w:rsidRDefault="006D6395" w14:paraId="36438C57" w14:textId="145A3A3D">
            <w:r w:rsidRPr="009D0D95">
              <w:t>Text Box</w:t>
            </w:r>
          </w:p>
        </w:tc>
        <w:tc>
          <w:tcPr>
            <w:tcW w:w="3061" w:type="pct"/>
          </w:tcPr>
          <w:p w:rsidR="006D6395" w:rsidP="006D6395" w:rsidRDefault="006D6395" w14:paraId="613F939C" w14:textId="77777777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Angsana New"/>
                <w:color w:val="FF0000"/>
                <w:cs/>
              </w:rPr>
              <w:t>*</w:t>
            </w:r>
            <w:r>
              <w:rPr>
                <w:color w:val="FF0000"/>
              </w:rPr>
              <w:t>Service Type</w:t>
            </w:r>
          </w:p>
          <w:p w:rsidR="006D6395" w:rsidP="006D6395" w:rsidRDefault="006D6395" w14:paraId="2DB9A2FC" w14:textId="5F0EA182">
            <w:r>
              <w:t xml:space="preserve">Max Length </w:t>
            </w:r>
            <w:r>
              <w:rPr>
                <w:rFonts w:cs="Angsana New"/>
                <w:cs/>
              </w:rPr>
              <w:t xml:space="preserve">: </w:t>
            </w:r>
            <w:r>
              <w:t xml:space="preserve">20 </w:t>
            </w:r>
            <w:r>
              <w:rPr>
                <w:rFonts w:hint="cs"/>
                <w:cs/>
              </w:rPr>
              <w:t>ตัวอักษร</w:t>
            </w:r>
          </w:p>
        </w:tc>
      </w:tr>
      <w:tr w:rsidRPr="008979A8" w:rsidR="006D6395" w:rsidTr="002206C7" w14:paraId="54B6846F" w14:textId="77777777">
        <w:trPr>
          <w:trHeight w:val="81"/>
        </w:trPr>
        <w:tc>
          <w:tcPr>
            <w:tcW w:w="1035" w:type="pct"/>
            <w:gridSpan w:val="3"/>
          </w:tcPr>
          <w:p w:rsidR="006D6395" w:rsidP="006D6395" w:rsidRDefault="006D6395" w14:paraId="6FAE347F" w14:textId="08B7FDD5">
            <w:r>
              <w:t>newServiceName</w:t>
            </w:r>
            <w:r>
              <w:rPr>
                <w:rFonts w:cs="Angsana New"/>
                <w:cs/>
              </w:rPr>
              <w:t xml:space="preserve"> </w:t>
            </w:r>
          </w:p>
        </w:tc>
        <w:tc>
          <w:tcPr>
            <w:tcW w:w="904" w:type="pct"/>
            <w:gridSpan w:val="3"/>
          </w:tcPr>
          <w:p w:rsidR="006D6395" w:rsidP="006D6395" w:rsidRDefault="006D6395" w14:paraId="0920CCF3" w14:textId="6478FDCA">
            <w:r w:rsidRPr="009D0D95">
              <w:t>Text Box</w:t>
            </w:r>
          </w:p>
        </w:tc>
        <w:tc>
          <w:tcPr>
            <w:tcW w:w="3061" w:type="pct"/>
          </w:tcPr>
          <w:p w:rsidR="006D6395" w:rsidP="006D6395" w:rsidRDefault="006D6395" w14:paraId="4F56F043" w14:textId="77777777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Angsana New"/>
                <w:color w:val="FF0000"/>
                <w:cs/>
              </w:rPr>
              <w:t>*</w:t>
            </w:r>
            <w:r>
              <w:rPr>
                <w:color w:val="FF0000"/>
              </w:rPr>
              <w:t>Service Name</w:t>
            </w:r>
          </w:p>
          <w:p w:rsidR="006D6395" w:rsidP="006D6395" w:rsidRDefault="006D6395" w14:paraId="4C863BF2" w14:textId="554C13BA">
            <w:r>
              <w:t xml:space="preserve">Max Length </w:t>
            </w:r>
            <w:r>
              <w:rPr>
                <w:rFonts w:cs="Angsana New"/>
                <w:cs/>
              </w:rPr>
              <w:t xml:space="preserve">: </w:t>
            </w:r>
            <w:r>
              <w:t xml:space="preserve">20 </w:t>
            </w:r>
            <w:r>
              <w:rPr>
                <w:rFonts w:hint="cs"/>
                <w:cs/>
              </w:rPr>
              <w:t>ตัวอักษร</w:t>
            </w:r>
          </w:p>
        </w:tc>
      </w:tr>
      <w:tr w:rsidRPr="008979A8" w:rsidR="006D6395" w:rsidTr="002206C7" w14:paraId="178AA38C" w14:textId="77777777">
        <w:trPr>
          <w:trHeight w:val="81"/>
        </w:trPr>
        <w:tc>
          <w:tcPr>
            <w:tcW w:w="1035" w:type="pct"/>
            <w:gridSpan w:val="3"/>
          </w:tcPr>
          <w:p w:rsidR="006D6395" w:rsidP="006D6395" w:rsidRDefault="006D6395" w14:paraId="635DBBE3" w14:textId="0E0A9F85">
            <w:r>
              <w:t>newServiceN1o</w:t>
            </w:r>
          </w:p>
        </w:tc>
        <w:tc>
          <w:tcPr>
            <w:tcW w:w="904" w:type="pct"/>
            <w:gridSpan w:val="3"/>
          </w:tcPr>
          <w:p w:rsidR="006D6395" w:rsidP="006D6395" w:rsidRDefault="006D6395" w14:paraId="1DFDD8B2" w14:textId="10AD211A">
            <w:r w:rsidRPr="009D0D95">
              <w:t>Text Box</w:t>
            </w:r>
          </w:p>
        </w:tc>
        <w:tc>
          <w:tcPr>
            <w:tcW w:w="3061" w:type="pct"/>
          </w:tcPr>
          <w:p w:rsidR="006D6395" w:rsidP="006D6395" w:rsidRDefault="006D6395" w14:paraId="629DBB28" w14:textId="77777777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Angsana New"/>
                <w:color w:val="FF0000"/>
                <w:cs/>
              </w:rPr>
              <w:t>*</w:t>
            </w:r>
            <w:r w:rsidRPr="006B7DDF">
              <w:rPr>
                <w:color w:val="FF0000"/>
              </w:rPr>
              <w:t xml:space="preserve">Sub Type </w:t>
            </w:r>
            <w:r w:rsidRPr="006B7DDF">
              <w:rPr>
                <w:rFonts w:cs="Angsana New"/>
                <w:color w:val="FF0000"/>
                <w:cs/>
              </w:rPr>
              <w:t>(</w:t>
            </w:r>
            <w:r w:rsidRPr="006B7DDF">
              <w:rPr>
                <w:color w:val="FF0000"/>
              </w:rPr>
              <w:t>Service No</w:t>
            </w:r>
            <w:r w:rsidRPr="006B7DDF">
              <w:rPr>
                <w:rFonts w:cs="Angsana New"/>
                <w:color w:val="FF0000"/>
                <w:cs/>
              </w:rPr>
              <w:t>.)</w:t>
            </w:r>
          </w:p>
          <w:p w:rsidR="006D6395" w:rsidP="006D6395" w:rsidRDefault="006D6395" w14:paraId="79038823" w14:textId="5821DFA5">
            <w:r>
              <w:t xml:space="preserve">Max Length </w:t>
            </w:r>
            <w:r>
              <w:rPr>
                <w:rFonts w:cs="Angsana New"/>
                <w:cs/>
              </w:rPr>
              <w:t xml:space="preserve">: </w:t>
            </w:r>
            <w:r>
              <w:t xml:space="preserve">20 </w:t>
            </w:r>
            <w:r>
              <w:rPr>
                <w:rFonts w:hint="cs"/>
                <w:cs/>
              </w:rPr>
              <w:t>ตัวอักษร</w:t>
            </w:r>
          </w:p>
        </w:tc>
      </w:tr>
      <w:tr w:rsidRPr="008979A8" w:rsidR="006D6395" w:rsidTr="002206C7" w14:paraId="6CE73D0B" w14:textId="77777777">
        <w:trPr>
          <w:trHeight w:val="81"/>
        </w:trPr>
        <w:tc>
          <w:tcPr>
            <w:tcW w:w="1035" w:type="pct"/>
            <w:gridSpan w:val="3"/>
          </w:tcPr>
          <w:p w:rsidR="006D6395" w:rsidP="006D6395" w:rsidRDefault="006D6395" w14:paraId="40DB4B25" w14:textId="5CEF4329">
            <w:r>
              <w:rPr>
                <w:rFonts w:hint="cs"/>
                <w:cs/>
              </w:rPr>
              <w:t xml:space="preserve">ปุ่ม </w:t>
            </w:r>
            <w:r>
              <w:t>Create</w:t>
            </w:r>
          </w:p>
        </w:tc>
        <w:tc>
          <w:tcPr>
            <w:tcW w:w="904" w:type="pct"/>
            <w:gridSpan w:val="3"/>
          </w:tcPr>
          <w:p w:rsidR="006D6395" w:rsidP="006D6395" w:rsidRDefault="006D6395" w14:paraId="37DEA136" w14:textId="0FBB7BF9">
            <w:pPr>
              <w:rPr>
                <w:cs/>
              </w:rPr>
            </w:pPr>
            <w:r>
              <w:t>Button</w:t>
            </w:r>
          </w:p>
        </w:tc>
        <w:tc>
          <w:tcPr>
            <w:tcW w:w="3061" w:type="pct"/>
          </w:tcPr>
          <w:p w:rsidR="006D6395" w:rsidP="006D6395" w:rsidRDefault="006D6395" w14:paraId="50036D30" w14:textId="77777777">
            <w:r>
              <w:rPr>
                <w:rFonts w:hint="cs"/>
                <w:cs/>
              </w:rPr>
              <w:t xml:space="preserve">เมื่อกดปุ่มให้ทำการ </w:t>
            </w:r>
          </w:p>
          <w:p w:rsidR="006D6395" w:rsidP="006D6395" w:rsidRDefault="006D6395" w14:paraId="69F1D0C8" w14:textId="323FED87">
            <w:pPr>
              <w:pStyle w:val="ListParagraph"/>
              <w:numPr>
                <w:ilvl w:val="0"/>
                <w:numId w:val="6"/>
              </w:numPr>
            </w:pPr>
            <w:r>
              <w:t xml:space="preserve">Validate </w:t>
            </w:r>
            <w:r>
              <w:rPr>
                <w:rFonts w:hint="cs"/>
                <w:cs/>
              </w:rPr>
              <w:t xml:space="preserve">ข้อมูลใน </w:t>
            </w:r>
            <w:r>
              <w:t>Section</w:t>
            </w:r>
          </w:p>
          <w:p w:rsidR="006D6395" w:rsidP="006D6395" w:rsidRDefault="006D6395" w14:paraId="651D21B4" w14:textId="77777777">
            <w:pPr>
              <w:pStyle w:val="ListParagraph"/>
              <w:numPr>
                <w:ilvl w:val="0"/>
                <w:numId w:val="6"/>
              </w:numPr>
            </w:pPr>
            <w:r>
              <w:t xml:space="preserve">Insert </w:t>
            </w:r>
            <w:r>
              <w:rPr>
                <w:rFonts w:hint="cs"/>
                <w:cs/>
              </w:rPr>
              <w:t xml:space="preserve">ข้อมูลลง </w:t>
            </w:r>
            <w:r>
              <w:t>Table CONTENT_TYPE</w:t>
            </w:r>
            <w:r w:rsidRPr="00FE6A6E">
              <w:t>_CONFIG</w:t>
            </w:r>
          </w:p>
          <w:p w:rsidR="006D6395" w:rsidP="006D6395" w:rsidRDefault="006D6395" w14:paraId="030CDEA6" w14:textId="38546F71">
            <w:pPr>
              <w:pStyle w:val="ListParagraph"/>
              <w:numPr>
                <w:ilvl w:val="0"/>
                <w:numId w:val="6"/>
              </w:numPr>
            </w:pPr>
            <w:r>
              <w:t xml:space="preserve">Refresh </w:t>
            </w:r>
            <w:r>
              <w:rPr>
                <w:rFonts w:hint="cs"/>
                <w:cs/>
              </w:rPr>
              <w:t xml:space="preserve">ข้อมูลใน </w:t>
            </w:r>
            <w:r>
              <w:t xml:space="preserve">Drop Down List </w:t>
            </w:r>
            <w:r>
              <w:rPr>
                <w:rFonts w:hint="cs"/>
                <w:cs/>
              </w:rPr>
              <w:t xml:space="preserve">ของ </w:t>
            </w:r>
            <w:r>
              <w:t>contentType</w:t>
            </w:r>
          </w:p>
          <w:p w:rsidR="006D6395" w:rsidP="006D6395" w:rsidRDefault="006D6395" w14:paraId="3CB0FD03" w14:textId="6F2C519E">
            <w:pPr>
              <w:pStyle w:val="ListParagraph"/>
              <w:numPr>
                <w:ilvl w:val="0"/>
                <w:numId w:val="6"/>
              </w:numPr>
              <w:rPr>
                <w:cs/>
              </w:rPr>
            </w:pPr>
            <w:r>
              <w:rPr>
                <w:rFonts w:hint="cs"/>
                <w:cs/>
              </w:rPr>
              <w:t xml:space="preserve">เคลียร์ข้อมูลใน </w:t>
            </w:r>
            <w:r>
              <w:t xml:space="preserve">Section </w:t>
            </w:r>
            <w:r>
              <w:rPr>
                <w:rFonts w:hint="cs"/>
                <w:cs/>
              </w:rPr>
              <w:t xml:space="preserve">และปิด </w:t>
            </w:r>
            <w:r>
              <w:t>popup</w:t>
            </w:r>
          </w:p>
        </w:tc>
      </w:tr>
      <w:tr w:rsidRPr="008979A8" w:rsidR="006D6395" w:rsidTr="002206C7" w14:paraId="58E1E66E" w14:textId="77777777">
        <w:trPr>
          <w:trHeight w:val="81"/>
        </w:trPr>
        <w:tc>
          <w:tcPr>
            <w:tcW w:w="1035" w:type="pct"/>
            <w:gridSpan w:val="3"/>
          </w:tcPr>
          <w:p w:rsidR="006D6395" w:rsidP="006D6395" w:rsidRDefault="006D6395" w14:paraId="4EED32D9" w14:textId="64B922A6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ปุ่ม </w:t>
            </w:r>
            <w:r>
              <w:t>Cancel</w:t>
            </w:r>
          </w:p>
        </w:tc>
        <w:tc>
          <w:tcPr>
            <w:tcW w:w="904" w:type="pct"/>
            <w:gridSpan w:val="3"/>
          </w:tcPr>
          <w:p w:rsidR="006D6395" w:rsidP="006D6395" w:rsidRDefault="006D6395" w14:paraId="7CC49854" w14:textId="245CD4FD">
            <w:r>
              <w:t>Button</w:t>
            </w:r>
          </w:p>
        </w:tc>
        <w:tc>
          <w:tcPr>
            <w:tcW w:w="3061" w:type="pct"/>
          </w:tcPr>
          <w:p w:rsidR="006D6395" w:rsidP="006D6395" w:rsidRDefault="006D6395" w14:paraId="7E1DD0D8" w14:textId="588F0F92">
            <w:r>
              <w:rPr>
                <w:rFonts w:hint="cs"/>
                <w:cs/>
              </w:rPr>
              <w:t xml:space="preserve">เมื่อกดปุ่มให้ทำการเคลียร์ข้อมูลใน </w:t>
            </w:r>
            <w:r>
              <w:t xml:space="preserve">Section </w:t>
            </w:r>
            <w:r>
              <w:rPr>
                <w:rFonts w:hint="cs"/>
                <w:cs/>
              </w:rPr>
              <w:t xml:space="preserve">และปิด </w:t>
            </w:r>
            <w:r>
              <w:t>popup</w:t>
            </w:r>
          </w:p>
        </w:tc>
      </w:tr>
      <w:tr w:rsidRPr="008979A8" w:rsidR="006D6395" w:rsidTr="006B7DDF" w14:paraId="38825FC1" w14:textId="77777777">
        <w:tc>
          <w:tcPr>
            <w:tcW w:w="5000" w:type="pct"/>
            <w:gridSpan w:val="7"/>
            <w:shd w:val="clear" w:color="auto" w:fill="C2D69B" w:themeFill="accent3" w:themeFillTint="99"/>
          </w:tcPr>
          <w:p w:rsidR="006D6395" w:rsidP="006D6395" w:rsidRDefault="006D6395" w14:paraId="63AB2A4B" w14:textId="6676EDEB">
            <w:pPr>
              <w:pStyle w:val="HeaderTable"/>
            </w:pPr>
            <w:r>
              <w:t xml:space="preserve">End Create Content Type Section </w:t>
            </w:r>
            <w:r>
              <w:rPr>
                <w:rFonts w:cs="Angsana New"/>
                <w:bCs/>
                <w:cs/>
                <w:lang w:bidi="th-TH"/>
              </w:rPr>
              <w:t>(</w:t>
            </w:r>
            <w:r>
              <w:t>Popup</w:t>
            </w:r>
            <w:r>
              <w:rPr>
                <w:rFonts w:cs="Angsana New"/>
                <w:bCs/>
                <w:cs/>
                <w:lang w:bidi="th-TH"/>
              </w:rPr>
              <w:t>)</w:t>
            </w:r>
          </w:p>
        </w:tc>
      </w:tr>
      <w:tr w:rsidRPr="008979A8" w:rsidR="006D6395" w:rsidTr="006B7DDF" w14:paraId="7E22FDBC" w14:textId="77777777">
        <w:tc>
          <w:tcPr>
            <w:tcW w:w="5000" w:type="pct"/>
            <w:gridSpan w:val="7"/>
            <w:shd w:val="clear" w:color="auto" w:fill="C2D69B" w:themeFill="accent3" w:themeFillTint="99"/>
          </w:tcPr>
          <w:p w:rsidR="006D6395" w:rsidP="006D6395" w:rsidRDefault="006D6395" w14:paraId="0A73236F" w14:textId="6C92785D">
            <w:pPr>
              <w:pStyle w:val="HeaderTable"/>
            </w:pPr>
            <w:r>
              <w:t>End Detail Section</w:t>
            </w:r>
          </w:p>
        </w:tc>
      </w:tr>
    </w:tbl>
    <w:p w:rsidR="006B7DDF" w:rsidP="009C5FCE" w:rsidRDefault="006B7DDF" w14:paraId="1F43CE7A" w14:textId="77777777">
      <w:pPr>
        <w:pStyle w:val="Heading3"/>
        <w:numPr>
          <w:ilvl w:val="0"/>
          <w:numId w:val="264"/>
        </w:numPr>
        <w:rPr>
          <w:rFonts w:ascii="CordiaUPC" w:hAnsi="CordiaUPC" w:cs="CordiaUPC"/>
          <w:sz w:val="32"/>
          <w:szCs w:val="32"/>
        </w:rPr>
      </w:pPr>
      <w:r w:rsidRPr="008979A8">
        <w:rPr>
          <w:rFonts w:ascii="CordiaUPC" w:hAnsi="CordiaUPC" w:cs="CordiaUPC"/>
          <w:sz w:val="32"/>
          <w:szCs w:val="32"/>
        </w:rPr>
        <w:t>Script Validation</w:t>
      </w:r>
    </w:p>
    <w:tbl>
      <w:tblPr>
        <w:tblW w:w="4938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385"/>
        <w:gridCol w:w="2896"/>
        <w:gridCol w:w="3314"/>
        <w:gridCol w:w="1309"/>
      </w:tblGrid>
      <w:tr w:rsidRPr="008979A8" w:rsidR="006B7DDF" w:rsidTr="006B7DDF" w14:paraId="7A1FCFDF" w14:textId="77777777">
        <w:trPr>
          <w:cantSplit/>
          <w:tblHeader/>
        </w:trPr>
        <w:tc>
          <w:tcPr>
            <w:tcW w:w="778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6B7DDF" w:rsidP="006B7DDF" w:rsidRDefault="006B7DDF" w14:paraId="0754E608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Error Code</w:t>
            </w:r>
          </w:p>
        </w:tc>
        <w:tc>
          <w:tcPr>
            <w:tcW w:w="1626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6B7DDF" w:rsidP="006B7DDF" w:rsidRDefault="006B7DDF" w14:paraId="5F096DDD" w14:textId="77777777">
            <w:pPr>
              <w:rPr>
                <w:rFonts w:cs="CordiaUPC"/>
                <w:b/>
                <w:bCs/>
              </w:rPr>
            </w:pPr>
            <w:r>
              <w:rPr>
                <w:rFonts w:cs="CordiaUPC"/>
                <w:b/>
                <w:bCs/>
              </w:rPr>
              <w:t xml:space="preserve">Error Message </w:t>
            </w:r>
          </w:p>
        </w:tc>
        <w:tc>
          <w:tcPr>
            <w:tcW w:w="1861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6B7DDF" w:rsidP="006B7DDF" w:rsidRDefault="006B7DDF" w14:paraId="07C89087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Logic</w:t>
            </w:r>
          </w:p>
        </w:tc>
        <w:tc>
          <w:tcPr>
            <w:tcW w:w="735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6B7DDF" w:rsidP="006B7DDF" w:rsidRDefault="006B7DDF" w14:paraId="345D4B55" w14:textId="77777777">
            <w:pPr>
              <w:rPr>
                <w:rFonts w:cs="CordiaUPC"/>
                <w:b/>
                <w:bCs/>
              </w:rPr>
            </w:pPr>
            <w:r>
              <w:rPr>
                <w:rFonts w:cs="CordiaUPC"/>
                <w:b/>
                <w:bCs/>
              </w:rPr>
              <w:t>Submit Call</w:t>
            </w:r>
          </w:p>
        </w:tc>
      </w:tr>
      <w:tr w:rsidR="00A729CA" w:rsidTr="006B7DDF" w14:paraId="25D3517C" w14:textId="77777777">
        <w:tc>
          <w:tcPr>
            <w:tcW w:w="778" w:type="pct"/>
          </w:tcPr>
          <w:p w:rsidR="00A729CA" w:rsidP="00A729CA" w:rsidRDefault="00A729CA" w14:paraId="1C15C0FD" w14:textId="71DCD7F2">
            <w:pPr>
              <w:pStyle w:val="BodyTextTable"/>
              <w:rPr>
                <w:rFonts w:ascii="CordiaUPC" w:hAnsi="CordiaUPC" w:cs="CordiaUPC"/>
                <w:sz w:val="28"/>
                <w:szCs w:val="28"/>
                <w:cs/>
                <w:lang w:bidi="th-TH"/>
              </w:rPr>
            </w:pPr>
            <w:r>
              <w:rPr>
                <w:rFonts w:ascii="CordiaUPC" w:hAnsi="CordiaUPC" w:cs="CordiaUPC"/>
                <w:sz w:val="28"/>
                <w:szCs w:val="28"/>
              </w:rPr>
              <w:t>00004</w:t>
            </w:r>
          </w:p>
        </w:tc>
        <w:tc>
          <w:tcPr>
            <w:tcW w:w="1626" w:type="pct"/>
          </w:tcPr>
          <w:p w:rsidR="00A729CA" w:rsidP="00A729CA" w:rsidRDefault="00A729CA" w14:paraId="09996170" w14:textId="16A3C32E">
            <w:r>
              <w:rPr>
                <w:rFonts w:cs="CordiaUPC"/>
              </w:rPr>
              <w:t xml:space="preserve">{1} is required when Product Specification is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{2}</w:t>
            </w:r>
            <w:r>
              <w:rPr>
                <w:rFonts w:cs="Angsana New"/>
                <w:cs/>
              </w:rPr>
              <w:t>”</w:t>
            </w:r>
          </w:p>
        </w:tc>
        <w:tc>
          <w:tcPr>
            <w:tcW w:w="1861" w:type="pct"/>
          </w:tcPr>
          <w:p w:rsidR="00A729CA" w:rsidP="00A729CA" w:rsidRDefault="00A729CA" w14:paraId="22C4FAF6" w14:textId="43428E99">
            <w:pPr>
              <w:pStyle w:val="NoSpacing"/>
              <w:rPr>
                <w:rFonts w:ascii="CordiaUPC" w:hAnsi="CordiaUPC"/>
                <w:sz w:val="28"/>
              </w:rPr>
            </w:pPr>
            <w:r>
              <w:rPr>
                <w:rFonts w:hint="cs" w:ascii="CordiaUPC" w:hAnsi="CordiaUPC"/>
                <w:sz w:val="28"/>
                <w:cs/>
              </w:rPr>
              <w:t>ถ้า</w:t>
            </w:r>
            <w:r w:rsidRPr="00734543">
              <w:rPr>
                <w:rFonts w:hint="cs" w:ascii="CordiaUPC" w:hAnsi="CordiaUPC"/>
                <w:sz w:val="28"/>
                <w:cs/>
              </w:rPr>
              <w:t xml:space="preserve"> </w:t>
            </w:r>
            <w:r w:rsidRPr="00734543">
              <w:rPr>
                <w:rFonts w:ascii="CordiaUPC" w:hAnsi="CordiaUPC"/>
                <w:sz w:val="28"/>
              </w:rPr>
              <w:t xml:space="preserve">ProductSpecification </w:t>
            </w:r>
            <w:r w:rsidRPr="00734543">
              <w:rPr>
                <w:rFonts w:hint="cs" w:ascii="CordiaUPC" w:hAnsi="CordiaUPC"/>
                <w:sz w:val="28"/>
                <w:cs/>
              </w:rPr>
              <w:t>ที่เลือกมามีค่า</w:t>
            </w:r>
            <w:r w:rsidR="00755559">
              <w:rPr>
                <w:rFonts w:cs="Angsana New"/>
                <w:szCs w:val="22"/>
                <w:cs/>
              </w:rPr>
              <w:t xml:space="preserve"> </w:t>
            </w:r>
            <w:r w:rsidRPr="00755559" w:rsidR="00755559">
              <w:rPr>
                <w:rFonts w:ascii="CordiaUPC" w:hAnsi="CordiaUPC"/>
                <w:sz w:val="28"/>
              </w:rPr>
              <w:t xml:space="preserve">TAB_GROUP_NAME </w:t>
            </w:r>
            <w:r w:rsidRPr="00755559" w:rsidR="00755559">
              <w:rPr>
                <w:rFonts w:ascii="CordiaUPC" w:hAnsi="CordiaUPC" w:cs="Angsana New"/>
                <w:sz w:val="28"/>
                <w:cs/>
              </w:rPr>
              <w:t>= “</w:t>
            </w:r>
            <w:r w:rsidRPr="00755559" w:rsidR="00755559">
              <w:rPr>
                <w:rFonts w:ascii="CordiaUPC" w:hAnsi="CordiaUPC"/>
                <w:sz w:val="28"/>
              </w:rPr>
              <w:t>Content</w:t>
            </w:r>
            <w:r w:rsidRPr="00755559" w:rsidR="00755559">
              <w:rPr>
                <w:rFonts w:ascii="CordiaUPC" w:hAnsi="CordiaUPC" w:cs="Angsana New"/>
                <w:sz w:val="28"/>
                <w:cs/>
              </w:rPr>
              <w:t>”</w:t>
            </w:r>
            <w:r w:rsidRPr="00734543">
              <w:rPr>
                <w:rFonts w:hint="cs" w:ascii="CordiaUPC" w:hAnsi="CordiaUPC"/>
                <w:sz w:val="28"/>
                <w:cs/>
              </w:rPr>
              <w:t xml:space="preserve"> </w:t>
            </w:r>
            <w:r w:rsidR="00755559">
              <w:rPr>
                <w:rFonts w:hint="cs" w:ascii="CordiaUPC" w:hAnsi="CordiaUPC"/>
                <w:sz w:val="28"/>
                <w:cs/>
              </w:rPr>
              <w:t>และ</w:t>
            </w:r>
            <w:r w:rsidRPr="00734543">
              <w:rPr>
                <w:rFonts w:ascii="CordiaUPC" w:hAnsi="CordiaUPC"/>
                <w:sz w:val="28"/>
              </w:rPr>
              <w:t xml:space="preserve">Category Type </w:t>
            </w:r>
            <w:r w:rsidRPr="00734543">
              <w:rPr>
                <w:rFonts w:hint="cs" w:ascii="CordiaUPC" w:hAnsi="CordiaUPC"/>
                <w:sz w:val="28"/>
                <w:cs/>
              </w:rPr>
              <w:t xml:space="preserve">เป็น </w:t>
            </w:r>
            <w:r w:rsidRPr="00A729CA" w:rsidR="00755559">
              <w:rPr>
                <w:rFonts w:ascii="CordiaUPC" w:hAnsi="CordiaUPC"/>
                <w:sz w:val="28"/>
              </w:rPr>
              <w:t>psContentType</w:t>
            </w:r>
            <w:r w:rsidRPr="007D7BE0">
              <w:rPr>
                <w:rFonts w:ascii="CordiaUPC" w:hAnsi="CordiaUPC"/>
                <w:sz w:val="28"/>
                <w:cs/>
              </w:rPr>
              <w:t xml:space="preserve"> </w:t>
            </w:r>
            <w:r>
              <w:rPr>
                <w:rFonts w:hint="cs" w:ascii="CordiaUPC" w:hAnsi="CordiaUPC"/>
                <w:sz w:val="28"/>
                <w:cs/>
              </w:rPr>
              <w:t>ดังนั้น</w:t>
            </w:r>
            <w:r w:rsidRPr="007D7BE0">
              <w:rPr>
                <w:rFonts w:ascii="CordiaUPC" w:hAnsi="CordiaUPC"/>
                <w:sz w:val="28"/>
                <w:cs/>
              </w:rPr>
              <w:t xml:space="preserve"> </w:t>
            </w:r>
            <w:r w:rsidR="00755559">
              <w:rPr>
                <w:rFonts w:ascii="CordiaUPC" w:hAnsi="CordiaUPC"/>
                <w:sz w:val="28"/>
              </w:rPr>
              <w:t>Content</w:t>
            </w:r>
            <w:r w:rsidRPr="007D7BE0">
              <w:rPr>
                <w:rFonts w:ascii="CordiaUPC" w:hAnsi="CordiaUPC"/>
                <w:sz w:val="28"/>
                <w:cs/>
              </w:rPr>
              <w:t xml:space="preserve"> </w:t>
            </w:r>
            <w:r>
              <w:rPr>
                <w:rFonts w:hint="cs" w:ascii="CordiaUPC" w:hAnsi="CordiaUPC"/>
                <w:sz w:val="28"/>
                <w:cs/>
              </w:rPr>
              <w:t xml:space="preserve">จะต้องมีอย่างน้อย </w:t>
            </w:r>
            <w:r>
              <w:rPr>
                <w:rFonts w:ascii="CordiaUPC" w:hAnsi="CordiaUPC"/>
                <w:sz w:val="28"/>
              </w:rPr>
              <w:t>1 Row</w:t>
            </w:r>
          </w:p>
          <w:p w:rsidR="00A729CA" w:rsidP="00A729CA" w:rsidRDefault="00A729CA" w14:paraId="79DC8289" w14:textId="4300D31F">
            <w:pPr>
              <w:pStyle w:val="NoSpacing"/>
              <w:rPr>
                <w:rFonts w:ascii="CordiaUPC" w:hAnsi="CordiaUPC"/>
                <w:sz w:val="28"/>
              </w:rPr>
            </w:pPr>
            <w:r>
              <w:rPr>
                <w:rFonts w:ascii="CordiaUPC" w:hAnsi="CordiaUPC"/>
                <w:sz w:val="28"/>
              </w:rPr>
              <w:t xml:space="preserve">{1} </w:t>
            </w:r>
            <w:r w:rsidRPr="00A729CA">
              <w:rPr>
                <w:rFonts w:ascii="CordiaUPC" w:hAnsi="CordiaUPC"/>
                <w:sz w:val="28"/>
              </w:rPr>
              <w:t>psContentType</w:t>
            </w:r>
          </w:p>
          <w:p w:rsidR="00A729CA" w:rsidP="00A729CA" w:rsidRDefault="00A729CA" w14:paraId="5C3BA9A7" w14:textId="4B2D2ECB">
            <w:r>
              <w:t xml:space="preserve">{1} </w:t>
            </w:r>
            <w:r>
              <w:rPr>
                <w:rFonts w:hint="cs"/>
                <w:cs/>
              </w:rPr>
              <w:t xml:space="preserve">แทนค่าด้วย </w:t>
            </w:r>
            <w:r>
              <w:t xml:space="preserve">Product Specification </w:t>
            </w:r>
            <w:r>
              <w:rPr>
                <w:rFonts w:hint="cs"/>
                <w:cs/>
              </w:rPr>
              <w:t>ที่เลือกมาและมีค่า</w:t>
            </w:r>
            <w:r w:rsidRPr="00734543">
              <w:rPr>
                <w:rFonts w:cs="Angsana New"/>
                <w:cs/>
              </w:rPr>
              <w:t xml:space="preserve"> </w:t>
            </w:r>
            <w:r w:rsidRPr="00755559" w:rsidR="00755559">
              <w:t xml:space="preserve">TAB_GROUP_NAME </w:t>
            </w:r>
            <w:r w:rsidRPr="00755559" w:rsidR="00755559">
              <w:rPr>
                <w:rFonts w:cs="Angsana New"/>
                <w:cs/>
              </w:rPr>
              <w:t>= “</w:t>
            </w:r>
            <w:r w:rsidRPr="00755559" w:rsidR="00755559">
              <w:t>Content</w:t>
            </w:r>
            <w:r w:rsidRPr="00755559" w:rsidR="00755559">
              <w:rPr>
                <w:rFonts w:cs="Angsana New"/>
                <w:cs/>
              </w:rPr>
              <w:t>”</w:t>
            </w:r>
            <w:r w:rsidR="00755559">
              <w:rPr>
                <w:rFonts w:cs="Angsana New"/>
                <w:cs/>
              </w:rPr>
              <w:t xml:space="preserve"> </w:t>
            </w:r>
            <w:r w:rsidR="00755559">
              <w:rPr>
                <w:rFonts w:hint="cs"/>
                <w:cs/>
              </w:rPr>
              <w:t xml:space="preserve">และ </w:t>
            </w:r>
            <w:r w:rsidRPr="00734543">
              <w:t xml:space="preserve">Category Type </w:t>
            </w:r>
            <w:r w:rsidRPr="00734543">
              <w:rPr>
                <w:rFonts w:hint="cs"/>
                <w:cs/>
              </w:rPr>
              <w:t>เป็</w:t>
            </w:r>
            <w:r w:rsidR="00755559">
              <w:rPr>
                <w:rFonts w:hint="cs"/>
                <w:cs/>
              </w:rPr>
              <w:t xml:space="preserve">น </w:t>
            </w:r>
            <w:r w:rsidRPr="00A729CA" w:rsidR="00755559">
              <w:t>psContentType</w:t>
            </w:r>
          </w:p>
        </w:tc>
        <w:tc>
          <w:tcPr>
            <w:tcW w:w="735" w:type="pct"/>
          </w:tcPr>
          <w:p w:rsidR="00A729CA" w:rsidP="00A729CA" w:rsidRDefault="00A729CA" w14:paraId="77E84CB2" w14:textId="6658984A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A729CA" w:rsidTr="007D7BE0" w14:paraId="1CF3D376" w14:textId="77777777">
        <w:tc>
          <w:tcPr>
            <w:tcW w:w="5000" w:type="pct"/>
            <w:gridSpan w:val="4"/>
            <w:shd w:val="clear" w:color="auto" w:fill="C2D69B" w:themeFill="accent3" w:themeFillTint="99"/>
          </w:tcPr>
          <w:p w:rsidR="00A729CA" w:rsidP="007D7BE0" w:rsidRDefault="00A729CA" w14:paraId="0694FE7E" w14:textId="0A6233B7">
            <w:pPr>
              <w:pStyle w:val="HeaderTable"/>
            </w:pPr>
            <w:r>
              <w:rPr>
                <w:lang w:bidi="th-TH"/>
              </w:rPr>
              <w:t>Mass Content Detail</w:t>
            </w:r>
          </w:p>
        </w:tc>
      </w:tr>
      <w:tr w:rsidR="00A729CA" w:rsidTr="006B7DDF" w14:paraId="39AF8DA6" w14:textId="77777777">
        <w:tc>
          <w:tcPr>
            <w:tcW w:w="778" w:type="pct"/>
          </w:tcPr>
          <w:p w:rsidRPr="00792590" w:rsidR="00A729CA" w:rsidP="00A729CA" w:rsidRDefault="00A729CA" w14:paraId="31768F9B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>
              <w:rPr>
                <w:rFonts w:hint="cs" w:ascii="CordiaUPC" w:hAnsi="CordiaUPC" w:cs="CordiaUPC"/>
                <w:sz w:val="28"/>
                <w:szCs w:val="28"/>
                <w:cs/>
                <w:lang w:bidi="th-TH"/>
              </w:rPr>
              <w:t>00001</w:t>
            </w:r>
          </w:p>
        </w:tc>
        <w:tc>
          <w:tcPr>
            <w:tcW w:w="1626" w:type="pct"/>
          </w:tcPr>
          <w:p w:rsidRPr="00E02D8D" w:rsidR="00A729CA" w:rsidP="00A729CA" w:rsidRDefault="00A729CA" w14:paraId="2C6FEEDF" w14:textId="1D63FEC0">
            <w:pPr>
              <w:rPr>
                <w:rFonts w:cs="CordiaUPC"/>
              </w:rPr>
            </w:pPr>
            <w:r>
              <w:t>Content 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CordiaUPC"/>
              </w:rPr>
              <w:t>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Pr="00792590" w:rsidR="00A729CA" w:rsidP="00A729CA" w:rsidRDefault="00A729CA" w14:paraId="5D2BB860" w14:textId="66ACC1CE">
            <w:pPr>
              <w:rPr>
                <w:rFonts w:cs="CordiaUPC"/>
              </w:rPr>
            </w:pPr>
            <w:r>
              <w:t>contentType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จะต้องเป็น </w:t>
            </w:r>
            <w:r>
              <w:t>Mandatory</w:t>
            </w:r>
          </w:p>
        </w:tc>
        <w:tc>
          <w:tcPr>
            <w:tcW w:w="735" w:type="pct"/>
          </w:tcPr>
          <w:p w:rsidR="00A729CA" w:rsidP="00A729CA" w:rsidRDefault="00A729CA" w14:paraId="714D3322" w14:textId="77777777">
            <w:pPr>
              <w:rPr>
                <w:rFonts w:cs="CordiaUPC"/>
                <w:szCs w:val="36"/>
              </w:rPr>
            </w:pPr>
          </w:p>
        </w:tc>
      </w:tr>
      <w:tr w:rsidR="00A729CA" w:rsidTr="006B7DDF" w14:paraId="272A7CD4" w14:textId="77777777">
        <w:tc>
          <w:tcPr>
            <w:tcW w:w="778" w:type="pct"/>
          </w:tcPr>
          <w:p w:rsidR="00A729CA" w:rsidP="00A729CA" w:rsidRDefault="00A729CA" w14:paraId="1ED9DB2B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  <w:cs/>
                <w:lang w:bidi="th-TH"/>
              </w:rPr>
            </w:pPr>
            <w:r>
              <w:rPr>
                <w:rFonts w:hint="cs" w:ascii="CordiaUPC" w:hAnsi="CordiaUPC" w:cs="CordiaUPC"/>
                <w:sz w:val="28"/>
                <w:szCs w:val="28"/>
                <w:cs/>
                <w:lang w:bidi="th-TH"/>
              </w:rPr>
              <w:t>00001</w:t>
            </w:r>
          </w:p>
        </w:tc>
        <w:tc>
          <w:tcPr>
            <w:tcW w:w="1626" w:type="pct"/>
          </w:tcPr>
          <w:p w:rsidR="00A729CA" w:rsidP="00A729CA" w:rsidRDefault="00A729CA" w14:paraId="26B9CD80" w14:textId="6CFF85BC">
            <w:pPr>
              <w:tabs>
                <w:tab w:val="left" w:pos="1356"/>
              </w:tabs>
            </w:pPr>
            <w:r>
              <w:t>Service 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CordiaUPC"/>
              </w:rPr>
              <w:t>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A729CA" w:rsidP="00A729CA" w:rsidRDefault="00A729CA" w14:paraId="410D68EA" w14:textId="6D9C61C4">
            <w:pPr>
              <w:tabs>
                <w:tab w:val="left" w:pos="1356"/>
              </w:tabs>
            </w:pPr>
            <w:r>
              <w:t>serviceType</w:t>
            </w:r>
            <w:r>
              <w:rPr>
                <w:rFonts w:hint="cs"/>
                <w:cs/>
              </w:rPr>
              <w:t xml:space="preserve"> จะต้องเป็น </w:t>
            </w:r>
            <w:r>
              <w:t>Mandatory</w:t>
            </w:r>
          </w:p>
        </w:tc>
        <w:tc>
          <w:tcPr>
            <w:tcW w:w="735" w:type="pct"/>
          </w:tcPr>
          <w:p w:rsidR="00A729CA" w:rsidP="00A729CA" w:rsidRDefault="00A729CA" w14:paraId="3A7EA270" w14:textId="77777777">
            <w:pPr>
              <w:rPr>
                <w:rFonts w:cs="CordiaUPC"/>
                <w:szCs w:val="36"/>
              </w:rPr>
            </w:pPr>
          </w:p>
        </w:tc>
      </w:tr>
      <w:tr w:rsidR="00A729CA" w:rsidTr="006B7DDF" w14:paraId="04A62C5C" w14:textId="77777777">
        <w:tc>
          <w:tcPr>
            <w:tcW w:w="778" w:type="pct"/>
          </w:tcPr>
          <w:p w:rsidR="00A729CA" w:rsidP="00A729CA" w:rsidRDefault="00A729CA" w14:paraId="2C4A2416" w14:textId="73716E49">
            <w:pPr>
              <w:pStyle w:val="BodyTextTable"/>
              <w:rPr>
                <w:rFonts w:ascii="CordiaUPC" w:hAnsi="CordiaUPC" w:cs="CordiaUPC"/>
                <w:sz w:val="28"/>
                <w:szCs w:val="28"/>
                <w:cs/>
                <w:lang w:bidi="th-TH"/>
              </w:rPr>
            </w:pPr>
            <w:r>
              <w:rPr>
                <w:rFonts w:hint="cs" w:ascii="CordiaUPC" w:hAnsi="CordiaUPC" w:cs="CordiaUPC"/>
                <w:sz w:val="28"/>
                <w:szCs w:val="28"/>
                <w:cs/>
                <w:lang w:bidi="th-TH"/>
              </w:rPr>
              <w:t>00001</w:t>
            </w:r>
          </w:p>
        </w:tc>
        <w:tc>
          <w:tcPr>
            <w:tcW w:w="1626" w:type="pct"/>
          </w:tcPr>
          <w:p w:rsidR="00A729CA" w:rsidP="00A729CA" w:rsidRDefault="00A729CA" w14:paraId="3357192A" w14:textId="1E83FA1C">
            <w:pPr>
              <w:tabs>
                <w:tab w:val="left" w:pos="1356"/>
              </w:tabs>
            </w:pPr>
            <w:r>
              <w:t>Service Name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CordiaUPC"/>
              </w:rPr>
              <w:t>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A729CA" w:rsidP="00A729CA" w:rsidRDefault="00A729CA" w14:paraId="2F6D2A70" w14:textId="65F894BB">
            <w:pPr>
              <w:tabs>
                <w:tab w:val="left" w:pos="1356"/>
              </w:tabs>
            </w:pPr>
            <w:r>
              <w:t>serviceName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จะต้องเป็น </w:t>
            </w:r>
            <w:r>
              <w:t>Mandatory</w:t>
            </w:r>
          </w:p>
        </w:tc>
        <w:tc>
          <w:tcPr>
            <w:tcW w:w="735" w:type="pct"/>
          </w:tcPr>
          <w:p w:rsidR="00A729CA" w:rsidP="00A729CA" w:rsidRDefault="00A729CA" w14:paraId="0A01DDC9" w14:textId="77777777">
            <w:pPr>
              <w:rPr>
                <w:rFonts w:cs="CordiaUPC"/>
                <w:szCs w:val="36"/>
              </w:rPr>
            </w:pPr>
          </w:p>
        </w:tc>
      </w:tr>
      <w:tr w:rsidR="00A729CA" w:rsidTr="006B7DDF" w14:paraId="15144F50" w14:textId="77777777">
        <w:tc>
          <w:tcPr>
            <w:tcW w:w="778" w:type="pct"/>
          </w:tcPr>
          <w:p w:rsidR="00A729CA" w:rsidP="00A729CA" w:rsidRDefault="00A729CA" w14:paraId="76006BB5" w14:textId="1E6EDE8F">
            <w:pPr>
              <w:pStyle w:val="BodyTextTable"/>
              <w:rPr>
                <w:rFonts w:ascii="CordiaUPC" w:hAnsi="CordiaUPC" w:cs="CordiaUPC"/>
                <w:sz w:val="28"/>
                <w:szCs w:val="28"/>
                <w:cs/>
                <w:lang w:bidi="th-TH"/>
              </w:rPr>
            </w:pPr>
            <w:r>
              <w:rPr>
                <w:rFonts w:hint="cs" w:ascii="CordiaUPC" w:hAnsi="CordiaUPC" w:cs="CordiaUPC"/>
                <w:sz w:val="28"/>
                <w:szCs w:val="28"/>
                <w:cs/>
                <w:lang w:bidi="th-TH"/>
              </w:rPr>
              <w:t>00001</w:t>
            </w:r>
          </w:p>
        </w:tc>
        <w:tc>
          <w:tcPr>
            <w:tcW w:w="1626" w:type="pct"/>
          </w:tcPr>
          <w:p w:rsidR="00A729CA" w:rsidP="00A729CA" w:rsidRDefault="00A729CA" w14:paraId="0930F7FE" w14:textId="23064BE6">
            <w:pPr>
              <w:tabs>
                <w:tab w:val="left" w:pos="1356"/>
              </w:tabs>
            </w:pPr>
            <w:r>
              <w:t xml:space="preserve">Sub Type </w:t>
            </w:r>
            <w:r>
              <w:rPr>
                <w:rFonts w:cs="Angsana New"/>
                <w:cs/>
              </w:rPr>
              <w:t>(</w:t>
            </w:r>
            <w:r>
              <w:t>Service No</w:t>
            </w:r>
            <w:r>
              <w:rPr>
                <w:rFonts w:cs="Angsana New"/>
                <w:cs/>
              </w:rPr>
              <w:t>.)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CordiaUPC"/>
              </w:rPr>
              <w:t>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A729CA" w:rsidP="00A729CA" w:rsidRDefault="00A729CA" w14:paraId="36A67ADB" w14:textId="36D371E9">
            <w:pPr>
              <w:tabs>
                <w:tab w:val="left" w:pos="1356"/>
              </w:tabs>
            </w:pPr>
            <w:r>
              <w:t>serviceNo</w:t>
            </w:r>
            <w:r>
              <w:rPr>
                <w:rFonts w:hint="cs"/>
                <w:cs/>
              </w:rPr>
              <w:t xml:space="preserve"> จะต้องเป็น </w:t>
            </w:r>
            <w:r>
              <w:t>Mandatory</w:t>
            </w:r>
          </w:p>
        </w:tc>
        <w:tc>
          <w:tcPr>
            <w:tcW w:w="735" w:type="pct"/>
          </w:tcPr>
          <w:p w:rsidR="00A729CA" w:rsidP="00A729CA" w:rsidRDefault="00A729CA" w14:paraId="2BC3E426" w14:textId="77777777">
            <w:pPr>
              <w:rPr>
                <w:rFonts w:cs="CordiaUPC"/>
                <w:szCs w:val="36"/>
              </w:rPr>
            </w:pPr>
          </w:p>
        </w:tc>
      </w:tr>
      <w:tr w:rsidR="00A729CA" w:rsidTr="006B7DDF" w14:paraId="4F63A829" w14:textId="77777777">
        <w:tc>
          <w:tcPr>
            <w:tcW w:w="778" w:type="pct"/>
          </w:tcPr>
          <w:p w:rsidR="00A729CA" w:rsidP="00A729CA" w:rsidRDefault="00A729CA" w14:paraId="49E884B9" w14:textId="77777777">
            <w:pPr>
              <w:pStyle w:val="BodyTextTable"/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26" w:type="pct"/>
          </w:tcPr>
          <w:p w:rsidR="00A729CA" w:rsidP="00A729CA" w:rsidRDefault="00A729CA" w14:paraId="78388A7D" w14:textId="77777777">
            <w:pPr>
              <w:tabs>
                <w:tab w:val="left" w:pos="1356"/>
              </w:tabs>
              <w:rPr>
                <w:color w:val="000000" w:themeColor="text1"/>
              </w:rPr>
            </w:pPr>
            <w:r>
              <w:rPr>
                <w:rFonts w:cs="CordiaUPC"/>
              </w:rPr>
              <w:t>Duration Type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Pr="00115CF8" w:rsidR="00A729CA" w:rsidP="00A729CA" w:rsidRDefault="00A729CA" w14:paraId="2C25E315" w14:textId="77777777">
            <w:pPr>
              <w:tabs>
                <w:tab w:val="left" w:pos="1356"/>
              </w:tabs>
              <w:rPr>
                <w:color w:val="000000" w:themeColor="text1"/>
              </w:rPr>
            </w:pPr>
            <w:r>
              <w:rPr>
                <w:rFonts w:cs="CordiaUPC"/>
              </w:rPr>
              <w:t xml:space="preserve">Duration Type </w:t>
            </w:r>
            <w:r>
              <w:rPr>
                <w:rFonts w:hint="cs" w:cs="Angsana New"/>
                <w:cs/>
              </w:rPr>
              <w:t xml:space="preserve">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="00A729CA" w:rsidP="00A729CA" w:rsidRDefault="00A729CA" w14:paraId="44857844" w14:textId="77777777">
            <w:pPr>
              <w:rPr>
                <w:rFonts w:cs="CordiaUPC"/>
                <w:szCs w:val="36"/>
              </w:rPr>
            </w:pPr>
          </w:p>
        </w:tc>
      </w:tr>
      <w:tr w:rsidR="00A729CA" w:rsidTr="006B7DDF" w14:paraId="03671DAD" w14:textId="77777777">
        <w:tc>
          <w:tcPr>
            <w:tcW w:w="778" w:type="pct"/>
          </w:tcPr>
          <w:p w:rsidR="00A729CA" w:rsidP="00A729CA" w:rsidRDefault="00A729CA" w14:paraId="3D371678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  <w:cs/>
                <w:lang w:bidi="th-TH"/>
              </w:rPr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26" w:type="pct"/>
          </w:tcPr>
          <w:p w:rsidR="00A729CA" w:rsidP="00A729CA" w:rsidRDefault="00A729CA" w14:paraId="0565D0D0" w14:textId="77777777">
            <w:pPr>
              <w:tabs>
                <w:tab w:val="left" w:pos="1356"/>
              </w:tabs>
            </w:pPr>
            <w:r>
              <w:rPr>
                <w:rFonts w:cs="CordiaUPC"/>
              </w:rPr>
              <w:t>Duration From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A729CA" w:rsidP="00A729CA" w:rsidRDefault="00A729CA" w14:paraId="2E087F86" w14:textId="77777777">
            <w:pPr>
              <w:tabs>
                <w:tab w:val="left" w:pos="1356"/>
              </w:tabs>
            </w:pPr>
            <w:r>
              <w:rPr>
                <w:rFonts w:cs="CordiaUPC"/>
              </w:rPr>
              <w:t xml:space="preserve">Duration From </w:t>
            </w:r>
            <w:r>
              <w:rPr>
                <w:rFonts w:hint="cs" w:cs="Angsana New"/>
                <w:cs/>
              </w:rPr>
              <w:t xml:space="preserve">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="00A729CA" w:rsidP="00A729CA" w:rsidRDefault="00A729CA" w14:paraId="171107DB" w14:textId="77777777">
            <w:pPr>
              <w:rPr>
                <w:rFonts w:cs="CordiaUPC"/>
                <w:szCs w:val="36"/>
              </w:rPr>
            </w:pPr>
          </w:p>
        </w:tc>
      </w:tr>
      <w:tr w:rsidR="00A729CA" w:rsidTr="006B7DDF" w14:paraId="5B5DFA4F" w14:textId="77777777">
        <w:tc>
          <w:tcPr>
            <w:tcW w:w="778" w:type="pct"/>
          </w:tcPr>
          <w:p w:rsidR="00A729CA" w:rsidP="00A729CA" w:rsidRDefault="00A729CA" w14:paraId="25EA2368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  <w:cs/>
                <w:lang w:bidi="th-TH"/>
              </w:rPr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26" w:type="pct"/>
          </w:tcPr>
          <w:p w:rsidR="00A729CA" w:rsidP="00A729CA" w:rsidRDefault="00A729CA" w14:paraId="225D110B" w14:textId="77777777">
            <w:pPr>
              <w:tabs>
                <w:tab w:val="left" w:pos="1356"/>
              </w:tabs>
            </w:pPr>
            <w:r>
              <w:rPr>
                <w:rFonts w:cs="CordiaUPC"/>
              </w:rPr>
              <w:t>Duration To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A729CA" w:rsidP="00A729CA" w:rsidRDefault="00A729CA" w14:paraId="676398AD" w14:textId="77777777">
            <w:pPr>
              <w:tabs>
                <w:tab w:val="left" w:pos="1356"/>
              </w:tabs>
            </w:pPr>
            <w:r>
              <w:rPr>
                <w:rFonts w:cs="CordiaUPC"/>
              </w:rPr>
              <w:t xml:space="preserve">Duration To </w:t>
            </w:r>
            <w:r>
              <w:rPr>
                <w:rFonts w:hint="cs" w:cs="Angsana New"/>
                <w:cs/>
              </w:rPr>
              <w:t xml:space="preserve">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="00A729CA" w:rsidP="00A729CA" w:rsidRDefault="00A729CA" w14:paraId="72E52233" w14:textId="77777777">
            <w:pPr>
              <w:rPr>
                <w:rFonts w:cs="CordiaUPC"/>
                <w:szCs w:val="36"/>
              </w:rPr>
            </w:pPr>
          </w:p>
        </w:tc>
      </w:tr>
      <w:tr w:rsidR="00A729CA" w:rsidTr="006B7DDF" w14:paraId="68FAB0A5" w14:textId="77777777">
        <w:tc>
          <w:tcPr>
            <w:tcW w:w="778" w:type="pct"/>
          </w:tcPr>
          <w:p w:rsidR="00A729CA" w:rsidP="00A729CA" w:rsidRDefault="00A729CA" w14:paraId="3F58853C" w14:textId="77777777">
            <w:pPr>
              <w:rPr>
                <w:rFonts w:cs="CordiaUPC"/>
                <w:cs/>
              </w:rPr>
            </w:pPr>
            <w:r w:rsidRPr="00C40991">
              <w:t>00023</w:t>
            </w:r>
          </w:p>
        </w:tc>
        <w:tc>
          <w:tcPr>
            <w:tcW w:w="1626" w:type="pct"/>
          </w:tcPr>
          <w:p w:rsidR="00A729CA" w:rsidP="00A729CA" w:rsidRDefault="00A729CA" w14:paraId="41FC3526" w14:textId="77777777">
            <w:pPr>
              <w:tabs>
                <w:tab w:val="left" w:pos="1356"/>
              </w:tabs>
            </w:pPr>
            <w:r>
              <w:rPr>
                <w:rFonts w:cs="CordiaUPC"/>
              </w:rPr>
              <w:t>Duration From</w:t>
            </w:r>
            <w:r>
              <w:t xml:space="preserve"> must be Integer </w:t>
            </w:r>
            <w:r>
              <w:rPr>
                <w:rFonts w:cs="Angsana New"/>
                <w:cs/>
              </w:rPr>
              <w:t>(</w:t>
            </w:r>
            <w:r>
              <w:t>Min 1, Max 99,999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1861" w:type="pct"/>
          </w:tcPr>
          <w:p w:rsidR="00A729CA" w:rsidP="00A729CA" w:rsidRDefault="00A729CA" w14:paraId="038FD14B" w14:textId="1EF98BB4">
            <w:pPr>
              <w:tabs>
                <w:tab w:val="left" w:pos="1356"/>
              </w:tabs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durationFrom </w:t>
            </w:r>
            <w:r>
              <w:rPr>
                <w:rFonts w:hint="cs"/>
                <w:cs/>
              </w:rPr>
              <w:t xml:space="preserve">มีค่า ดังนั้น </w:t>
            </w:r>
            <w:r>
              <w:rPr>
                <w:rFonts w:cs="CordiaUPC"/>
              </w:rPr>
              <w:t>Duration From</w:t>
            </w:r>
            <w:r>
              <w:rPr>
                <w:rFonts w:hint="cs"/>
                <w:cs/>
              </w:rPr>
              <w:t xml:space="preserve"> จะต้องเป็นจำนวนเต็มและมีค่าอยู่ในช่วง </w:t>
            </w:r>
            <w:r>
              <w:t xml:space="preserve">1 </w:t>
            </w:r>
            <w:r>
              <w:rPr>
                <w:rFonts w:cs="Angsana New"/>
                <w:cs/>
              </w:rPr>
              <w:t xml:space="preserve">– </w:t>
            </w:r>
            <w:r>
              <w:t>99,999</w:t>
            </w:r>
          </w:p>
        </w:tc>
        <w:tc>
          <w:tcPr>
            <w:tcW w:w="735" w:type="pct"/>
          </w:tcPr>
          <w:p w:rsidR="00A729CA" w:rsidP="00A729CA" w:rsidRDefault="00A729CA" w14:paraId="3F5CDF98" w14:textId="77777777">
            <w:pPr>
              <w:rPr>
                <w:rFonts w:cs="CordiaUPC"/>
                <w:szCs w:val="36"/>
              </w:rPr>
            </w:pPr>
          </w:p>
        </w:tc>
      </w:tr>
      <w:tr w:rsidR="00A729CA" w:rsidTr="006B7DDF" w14:paraId="60752D10" w14:textId="77777777">
        <w:tc>
          <w:tcPr>
            <w:tcW w:w="778" w:type="pct"/>
          </w:tcPr>
          <w:p w:rsidR="00A729CA" w:rsidP="00A729CA" w:rsidRDefault="00A729CA" w14:paraId="74578F64" w14:textId="77777777">
            <w:pPr>
              <w:rPr>
                <w:rFonts w:cs="CordiaUPC"/>
                <w:cs/>
              </w:rPr>
            </w:pPr>
            <w:r w:rsidRPr="00C40991">
              <w:t>00023</w:t>
            </w:r>
          </w:p>
        </w:tc>
        <w:tc>
          <w:tcPr>
            <w:tcW w:w="1626" w:type="pct"/>
          </w:tcPr>
          <w:p w:rsidR="00A729CA" w:rsidP="00A729CA" w:rsidRDefault="00A729CA" w14:paraId="5E24ED48" w14:textId="77777777">
            <w:pPr>
              <w:tabs>
                <w:tab w:val="left" w:pos="1356"/>
              </w:tabs>
            </w:pPr>
            <w:r>
              <w:rPr>
                <w:rFonts w:cs="CordiaUPC"/>
              </w:rPr>
              <w:t>Duration To</w:t>
            </w:r>
            <w:r w:rsidRPr="00CF160A">
              <w:rPr>
                <w:rFonts w:cs="Angsana New"/>
                <w:cs/>
              </w:rPr>
              <w:t xml:space="preserve"> </w:t>
            </w:r>
            <w:r>
              <w:t xml:space="preserve">must be Integer </w:t>
            </w:r>
            <w:r>
              <w:rPr>
                <w:rFonts w:cs="Angsana New"/>
                <w:cs/>
              </w:rPr>
              <w:t>(</w:t>
            </w:r>
            <w:r>
              <w:t>Min 1, Max 99,999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1861" w:type="pct"/>
          </w:tcPr>
          <w:p w:rsidR="00A729CA" w:rsidP="00A729CA" w:rsidRDefault="00A729CA" w14:paraId="49AFCA08" w14:textId="66713D66">
            <w:pPr>
              <w:tabs>
                <w:tab w:val="left" w:pos="1356"/>
              </w:tabs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durationTo </w:t>
            </w:r>
            <w:r>
              <w:rPr>
                <w:rFonts w:hint="cs"/>
                <w:cs/>
              </w:rPr>
              <w:t xml:space="preserve">มีค่า ดังนั้น </w:t>
            </w:r>
            <w:r>
              <w:rPr>
                <w:rFonts w:cs="CordiaUPC"/>
              </w:rPr>
              <w:t>Duration To</w:t>
            </w:r>
            <w:r>
              <w:rPr>
                <w:rFonts w:hint="cs"/>
                <w:cs/>
              </w:rPr>
              <w:t xml:space="preserve"> จะต้องเป็นจำนวนเต็มและมีค่าอยู่ในช่วง </w:t>
            </w:r>
            <w:r>
              <w:t xml:space="preserve">1 </w:t>
            </w:r>
            <w:r>
              <w:rPr>
                <w:rFonts w:cs="Angsana New"/>
                <w:cs/>
              </w:rPr>
              <w:t xml:space="preserve">– </w:t>
            </w:r>
            <w:r>
              <w:t>99,999</w:t>
            </w:r>
          </w:p>
        </w:tc>
        <w:tc>
          <w:tcPr>
            <w:tcW w:w="735" w:type="pct"/>
          </w:tcPr>
          <w:p w:rsidR="00A729CA" w:rsidP="00A729CA" w:rsidRDefault="00A729CA" w14:paraId="77E67DCE" w14:textId="77777777">
            <w:pPr>
              <w:rPr>
                <w:rFonts w:cs="CordiaUPC"/>
                <w:szCs w:val="36"/>
              </w:rPr>
            </w:pPr>
          </w:p>
        </w:tc>
      </w:tr>
      <w:tr w:rsidR="00A729CA" w:rsidTr="006B7DDF" w14:paraId="0275BF51" w14:textId="77777777">
        <w:tc>
          <w:tcPr>
            <w:tcW w:w="778" w:type="pct"/>
          </w:tcPr>
          <w:p w:rsidR="00A729CA" w:rsidP="00A729CA" w:rsidRDefault="00A729CA" w14:paraId="0A4EA7F1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  <w:cs/>
                <w:lang w:bidi="th-TH"/>
              </w:rPr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26" w:type="pct"/>
          </w:tcPr>
          <w:p w:rsidR="00A729CA" w:rsidP="00A729CA" w:rsidRDefault="00A729CA" w14:paraId="068D75F6" w14:textId="77777777">
            <w:pPr>
              <w:tabs>
                <w:tab w:val="left" w:pos="1356"/>
              </w:tabs>
            </w:pPr>
            <w:r>
              <w:rPr>
                <w:rFonts w:cs="CordiaUPC"/>
              </w:rPr>
              <w:t>Duration Unit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A729CA" w:rsidP="00A729CA" w:rsidRDefault="00A729CA" w14:paraId="7BF314B0" w14:textId="77777777">
            <w:pPr>
              <w:tabs>
                <w:tab w:val="left" w:pos="1356"/>
              </w:tabs>
            </w:pPr>
            <w:r>
              <w:rPr>
                <w:rFonts w:cs="CordiaUPC"/>
              </w:rPr>
              <w:t xml:space="preserve">Duration Unit </w:t>
            </w:r>
            <w:r>
              <w:rPr>
                <w:rFonts w:hint="cs" w:cs="Angsana New"/>
                <w:cs/>
              </w:rPr>
              <w:t xml:space="preserve">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="00A729CA" w:rsidP="00A729CA" w:rsidRDefault="00A729CA" w14:paraId="376D983A" w14:textId="77777777">
            <w:pPr>
              <w:rPr>
                <w:rFonts w:cs="CordiaUPC"/>
                <w:szCs w:val="36"/>
              </w:rPr>
            </w:pPr>
          </w:p>
        </w:tc>
      </w:tr>
      <w:tr w:rsidR="00A729CA" w:rsidTr="006B7DDF" w14:paraId="69155432" w14:textId="77777777">
        <w:tc>
          <w:tcPr>
            <w:tcW w:w="778" w:type="pct"/>
          </w:tcPr>
          <w:p w:rsidR="00A729CA" w:rsidP="00A729CA" w:rsidRDefault="00A729CA" w14:paraId="7A393C85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  <w:cs/>
                <w:lang w:bidi="th-TH"/>
              </w:rPr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0001</w:t>
            </w:r>
            <w:r>
              <w:rPr>
                <w:rFonts w:ascii="CordiaUPC" w:hAnsi="CordiaUPC" w:cs="CordiaUPC"/>
                <w:sz w:val="28"/>
                <w:szCs w:val="28"/>
              </w:rPr>
              <w:t>4</w:t>
            </w:r>
          </w:p>
        </w:tc>
        <w:tc>
          <w:tcPr>
            <w:tcW w:w="1626" w:type="pct"/>
          </w:tcPr>
          <w:p w:rsidR="00A729CA" w:rsidP="00A729CA" w:rsidRDefault="00A729CA" w14:paraId="00D3C012" w14:textId="77777777">
            <w:pPr>
              <w:tabs>
                <w:tab w:val="left" w:pos="1356"/>
              </w:tabs>
            </w:pPr>
            <w:r w:rsidRPr="00060444">
              <w:rPr>
                <w:rFonts w:cs="CordiaUPC"/>
              </w:rPr>
              <w:t>Duration To</w:t>
            </w:r>
            <w:r w:rsidRPr="00060444">
              <w:rPr>
                <w:rFonts w:cs="Angsana New"/>
                <w:b/>
                <w:bCs/>
                <w:cs/>
              </w:rPr>
              <w:t xml:space="preserve"> </w:t>
            </w:r>
            <w:r w:rsidRPr="00060444">
              <w:rPr>
                <w:rFonts w:cs="CordiaUPC"/>
                <w:bCs/>
              </w:rPr>
              <w:t xml:space="preserve">must be greater than or equal to </w:t>
            </w:r>
            <w:r w:rsidRPr="00060444">
              <w:rPr>
                <w:rFonts w:cs="CordiaUPC"/>
              </w:rPr>
              <w:t>Duration</w:t>
            </w:r>
            <w:r w:rsidRPr="00060444">
              <w:rPr>
                <w:rFonts w:cs="CordiaUPC"/>
                <w:bCs/>
              </w:rPr>
              <w:t xml:space="preserve"> F</w:t>
            </w:r>
            <w:r w:rsidRPr="00060444">
              <w:rPr>
                <w:rFonts w:cs="CordiaUPC"/>
              </w:rPr>
              <w:t>rom</w:t>
            </w:r>
          </w:p>
        </w:tc>
        <w:tc>
          <w:tcPr>
            <w:tcW w:w="1861" w:type="pct"/>
          </w:tcPr>
          <w:p w:rsidRPr="008979A8" w:rsidR="00A729CA" w:rsidP="00A729CA" w:rsidRDefault="00A729CA" w14:paraId="567C1F6C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 xml:space="preserve">Duration To </w:t>
            </w:r>
            <w:r w:rsidRPr="008979A8">
              <w:rPr>
                <w:rFonts w:cs="Angsana New"/>
                <w:cs/>
              </w:rPr>
              <w:t xml:space="preserve">จะต้องมีค่ามากกว่าหรือเท่ากับ </w:t>
            </w:r>
            <w:r w:rsidRPr="008979A8">
              <w:rPr>
                <w:rFonts w:cs="CordiaUPC"/>
              </w:rPr>
              <w:t>Duration From</w:t>
            </w:r>
          </w:p>
          <w:p w:rsidR="00A729CA" w:rsidP="00A729CA" w:rsidRDefault="00A729CA" w14:paraId="72CE4481" w14:textId="77777777">
            <w:pPr>
              <w:tabs>
                <w:tab w:val="left" w:pos="1356"/>
              </w:tabs>
            </w:pPr>
          </w:p>
        </w:tc>
        <w:tc>
          <w:tcPr>
            <w:tcW w:w="735" w:type="pct"/>
          </w:tcPr>
          <w:p w:rsidR="00A729CA" w:rsidP="00A729CA" w:rsidRDefault="00A729CA" w14:paraId="6E26FF19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A729CA" w:rsidTr="006B7DDF" w14:paraId="69081753" w14:textId="77777777">
        <w:tc>
          <w:tcPr>
            <w:tcW w:w="778" w:type="pct"/>
          </w:tcPr>
          <w:p w:rsidR="00A729CA" w:rsidP="00A729CA" w:rsidRDefault="00A729CA" w14:paraId="724BF494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  <w:cs/>
                <w:lang w:bidi="th-TH"/>
              </w:rPr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0001</w:t>
            </w:r>
            <w:r>
              <w:rPr>
                <w:rFonts w:ascii="CordiaUPC" w:hAnsi="CordiaUPC" w:cs="CordiaUPC"/>
                <w:sz w:val="28"/>
                <w:szCs w:val="28"/>
              </w:rPr>
              <w:t>6</w:t>
            </w:r>
          </w:p>
        </w:tc>
        <w:tc>
          <w:tcPr>
            <w:tcW w:w="1626" w:type="pct"/>
          </w:tcPr>
          <w:p w:rsidR="00A729CA" w:rsidP="00A729CA" w:rsidRDefault="00A729CA" w14:paraId="66F2B99D" w14:textId="582BCCCF">
            <w:pPr>
              <w:tabs>
                <w:tab w:val="left" w:pos="1356"/>
              </w:tabs>
            </w:pPr>
            <w:r w:rsidRPr="00060444">
              <w:rPr>
                <w:rFonts w:cs="CordiaUPC"/>
              </w:rPr>
              <w:t xml:space="preserve">Duration To </w:t>
            </w:r>
            <w:r w:rsidRPr="00060444">
              <w:rPr>
                <w:rFonts w:cs="CordiaUPC"/>
                <w:bCs/>
              </w:rPr>
              <w:t>must be less than or equal to</w:t>
            </w:r>
            <w:r w:rsidRPr="00060444">
              <w:rPr>
                <w:rFonts w:cs="CordiaUPC"/>
              </w:rPr>
              <w:t xml:space="preserve"> Package Duration</w:t>
            </w:r>
            <w:r>
              <w:rPr>
                <w:rFonts w:cs="CordiaUPC"/>
              </w:rPr>
              <w:t xml:space="preserve"> when </w:t>
            </w:r>
            <w:r w:rsidRPr="00060444">
              <w:rPr>
                <w:rFonts w:cs="CordiaUPC"/>
              </w:rPr>
              <w:t xml:space="preserve">Duration Type is </w:t>
            </w:r>
            <w:r w:rsidRPr="00060444"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Specific</w:t>
            </w:r>
            <w:r>
              <w:rPr>
                <w:rFonts w:cs="Angsana New"/>
                <w:cs/>
              </w:rPr>
              <w:t>”</w:t>
            </w:r>
            <w:r w:rsidRPr="00BE463F" w:rsidR="00BE463F">
              <w:rPr>
                <w:rFonts w:cs="CordiaUPC"/>
              </w:rPr>
              <w:t xml:space="preserve"> and Duration Unit is equal Package Duration Unit</w:t>
            </w:r>
            <w:r w:rsidRPr="00060444"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D96FB2" w:rsidP="00587FF4" w:rsidRDefault="00A729CA" w14:paraId="3D51A678" w14:textId="77777777">
            <w:pPr>
              <w:tabs>
                <w:tab w:val="left" w:pos="1356"/>
              </w:tabs>
            </w:pPr>
            <w:r w:rsidRPr="008979A8">
              <w:rPr>
                <w:rFonts w:cs="Angsana New"/>
                <w:cs/>
              </w:rPr>
              <w:t>ถ้า</w:t>
            </w:r>
            <w:r w:rsidRPr="008979A8">
              <w:rPr>
                <w:rFonts w:cs="CordiaUPC"/>
              </w:rPr>
              <w:t xml:space="preserve"> Duration Type </w:t>
            </w:r>
            <w:r w:rsidRPr="008979A8">
              <w:rPr>
                <w:rFonts w:cs="Angsana New"/>
                <w:cs/>
              </w:rPr>
              <w:t>เท่ากับ “</w:t>
            </w:r>
            <w:r>
              <w:rPr>
                <w:rFonts w:cs="CordiaUPC"/>
              </w:rPr>
              <w:t>Specific</w:t>
            </w:r>
            <w:r w:rsidRPr="008979A8">
              <w:rPr>
                <w:rFonts w:cs="Angsana New"/>
                <w:cs/>
              </w:rPr>
              <w:t xml:space="preserve">” </w:t>
            </w:r>
            <w:r w:rsidRPr="00BE463F" w:rsidR="00BE463F">
              <w:rPr>
                <w:rFonts w:cs="Angsana New"/>
                <w:cs/>
              </w:rPr>
              <w:t xml:space="preserve">และ </w:t>
            </w:r>
            <w:r w:rsidRPr="00BE463F" w:rsidR="00BE463F">
              <w:rPr>
                <w:rFonts w:cs="CordiaUPC"/>
              </w:rPr>
              <w:t xml:space="preserve">Duration Unit </w:t>
            </w:r>
            <w:r w:rsidRPr="00BE463F" w:rsidR="00BE463F">
              <w:rPr>
                <w:rFonts w:cs="Angsana New"/>
                <w:cs/>
              </w:rPr>
              <w:t xml:space="preserve">เท่ากับ </w:t>
            </w:r>
            <w:r w:rsidRPr="00BE463F" w:rsidR="00BE463F">
              <w:rPr>
                <w:rFonts w:cs="CordiaUPC"/>
              </w:rPr>
              <w:t xml:space="preserve">Package Duration Unit </w:t>
            </w:r>
            <w:r w:rsidRPr="008979A8">
              <w:rPr>
                <w:rFonts w:cs="Angsana New"/>
                <w:cs/>
              </w:rPr>
              <w:t>ดังนั้น</w:t>
            </w:r>
            <w:r>
              <w:rPr>
                <w:rFonts w:cs="Angsana New"/>
                <w:cs/>
              </w:rPr>
              <w:t xml:space="preserve"> </w:t>
            </w:r>
            <w:r w:rsidRPr="008979A8">
              <w:rPr>
                <w:rFonts w:cs="CordiaUPC"/>
              </w:rPr>
              <w:t xml:space="preserve">Duration To </w:t>
            </w:r>
            <w:r w:rsidRPr="008979A8">
              <w:rPr>
                <w:rFonts w:cs="Angsana New"/>
                <w:cs/>
              </w:rPr>
              <w:t xml:space="preserve">จะต้องมีค่าน้อยกว่าหรือเท่ากับ </w:t>
            </w:r>
            <w:r w:rsidRPr="008979A8">
              <w:rPr>
                <w:rFonts w:cs="CordiaUPC"/>
              </w:rPr>
              <w:t>Package</w:t>
            </w:r>
            <w:r w:rsidRPr="008979A8">
              <w:rPr>
                <w:rFonts w:cs="Angsana New"/>
                <w:cs/>
              </w:rPr>
              <w:t xml:space="preserve"> </w:t>
            </w:r>
            <w:r w:rsidRPr="008979A8">
              <w:rPr>
                <w:rFonts w:cs="CordiaUPC"/>
              </w:rPr>
              <w:t>Duration</w:t>
            </w:r>
          </w:p>
          <w:p w:rsidR="002113FA" w:rsidP="00587FF4" w:rsidRDefault="002113FA" w14:paraId="08C7B2F3" w14:textId="006C16ED">
            <w:pPr>
              <w:tabs>
                <w:tab w:val="left" w:pos="1356"/>
              </w:tabs>
            </w:pPr>
            <w:r>
              <w:rPr>
                <w:rFonts w:cs="CordiaUPC"/>
              </w:rPr>
              <w:t>Invisible</w:t>
            </w:r>
          </w:p>
        </w:tc>
        <w:tc>
          <w:tcPr>
            <w:tcW w:w="735" w:type="pct"/>
          </w:tcPr>
          <w:p w:rsidR="00A729CA" w:rsidP="00A729CA" w:rsidRDefault="00A729CA" w14:paraId="7028D1DE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A729CA" w:rsidTr="006B7DDF" w14:paraId="43F28677" w14:textId="77777777">
        <w:tc>
          <w:tcPr>
            <w:tcW w:w="778" w:type="pct"/>
          </w:tcPr>
          <w:p w:rsidRPr="000E5AB7" w:rsidR="00A729CA" w:rsidP="00A729CA" w:rsidRDefault="00A729CA" w14:paraId="7673B7B8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0001</w:t>
            </w:r>
            <w:r>
              <w:rPr>
                <w:rFonts w:ascii="CordiaUPC" w:hAnsi="CordiaUPC" w:cs="CordiaUPC"/>
                <w:sz w:val="28"/>
                <w:szCs w:val="28"/>
              </w:rPr>
              <w:t>6</w:t>
            </w:r>
          </w:p>
        </w:tc>
        <w:tc>
          <w:tcPr>
            <w:tcW w:w="1626" w:type="pct"/>
          </w:tcPr>
          <w:p w:rsidRPr="00060444" w:rsidR="00A729CA" w:rsidP="00A729CA" w:rsidRDefault="00A729CA" w14:paraId="505C159D" w14:textId="77777777">
            <w:pPr>
              <w:tabs>
                <w:tab w:val="left" w:pos="1356"/>
              </w:tabs>
              <w:rPr>
                <w:rFonts w:cs="CordiaUPC"/>
              </w:rPr>
            </w:pPr>
            <w:r w:rsidRPr="00060444">
              <w:rPr>
                <w:rFonts w:cs="CordiaUPC"/>
              </w:rPr>
              <w:t xml:space="preserve">Duration To </w:t>
            </w:r>
            <w:r w:rsidRPr="00060444">
              <w:rPr>
                <w:rFonts w:cs="CordiaUPC"/>
                <w:bCs/>
              </w:rPr>
              <w:t>must be equal to</w:t>
            </w:r>
            <w:r w:rsidRPr="00060444">
              <w:rPr>
                <w:rFonts w:cs="CordiaUPC"/>
              </w:rPr>
              <w:t xml:space="preserve"> Package Duration when Duration Type is </w:t>
            </w:r>
            <w:r w:rsidRPr="00060444">
              <w:rPr>
                <w:rFonts w:cs="Angsana New"/>
                <w:cs/>
              </w:rPr>
              <w:t>“</w:t>
            </w:r>
            <w:r w:rsidRPr="00060444">
              <w:rPr>
                <w:rFonts w:cs="CordiaUPC"/>
              </w:rPr>
              <w:t>Depend on Package</w:t>
            </w:r>
            <w:r w:rsidRPr="00060444">
              <w:rPr>
                <w:rFonts w:cs="Angsana New"/>
                <w:cs/>
              </w:rPr>
              <w:t>”</w:t>
            </w:r>
          </w:p>
        </w:tc>
        <w:tc>
          <w:tcPr>
            <w:tcW w:w="1861" w:type="pct"/>
          </w:tcPr>
          <w:p w:rsidRPr="008979A8" w:rsidR="00A729CA" w:rsidP="00A729CA" w:rsidRDefault="00A729CA" w14:paraId="77B606F7" w14:textId="77777777">
            <w:pPr>
              <w:tabs>
                <w:tab w:val="left" w:pos="1356"/>
              </w:tabs>
              <w:rPr>
                <w:rFonts w:cs="CordiaUPC"/>
                <w:cs/>
              </w:rPr>
            </w:pPr>
            <w:r w:rsidRPr="008979A8">
              <w:rPr>
                <w:rFonts w:cs="Angsana New"/>
                <w:cs/>
              </w:rPr>
              <w:t>ถ้า</w:t>
            </w:r>
            <w:r w:rsidRPr="008979A8">
              <w:rPr>
                <w:rFonts w:cs="CordiaUPC"/>
              </w:rPr>
              <w:t xml:space="preserve"> Duration Type </w:t>
            </w:r>
            <w:r w:rsidRPr="008979A8">
              <w:rPr>
                <w:rFonts w:cs="Angsana New"/>
                <w:cs/>
              </w:rPr>
              <w:t>เท่ากับ “</w:t>
            </w:r>
            <w:r w:rsidRPr="008979A8">
              <w:rPr>
                <w:rFonts w:cs="CordiaUPC"/>
              </w:rPr>
              <w:t>Depend on Package</w:t>
            </w:r>
            <w:r w:rsidRPr="008979A8">
              <w:rPr>
                <w:rFonts w:cs="Angsana New"/>
                <w:cs/>
              </w:rPr>
              <w:t>” ดังนั้น</w:t>
            </w:r>
            <w:r w:rsidRPr="008979A8">
              <w:rPr>
                <w:rFonts w:cs="CordiaUPC"/>
              </w:rPr>
              <w:t xml:space="preserve"> Duration To </w:t>
            </w:r>
            <w:r w:rsidRPr="008979A8">
              <w:rPr>
                <w:rFonts w:cs="Angsana New"/>
                <w:cs/>
              </w:rPr>
              <w:t xml:space="preserve">จะต้องมีค่าเท่ากับ </w:t>
            </w:r>
            <w:r w:rsidRPr="008979A8">
              <w:rPr>
                <w:rFonts w:cs="CordiaUPC"/>
              </w:rPr>
              <w:t>Package</w:t>
            </w:r>
            <w:r w:rsidRPr="008979A8">
              <w:rPr>
                <w:rFonts w:cs="Angsana New"/>
                <w:cs/>
              </w:rPr>
              <w:t xml:space="preserve"> </w:t>
            </w:r>
            <w:r w:rsidRPr="008979A8">
              <w:rPr>
                <w:rFonts w:cs="CordiaUPC"/>
              </w:rPr>
              <w:t>Duration</w:t>
            </w:r>
          </w:p>
        </w:tc>
        <w:tc>
          <w:tcPr>
            <w:tcW w:w="735" w:type="pct"/>
          </w:tcPr>
          <w:p w:rsidR="00A729CA" w:rsidP="00A729CA" w:rsidRDefault="00A729CA" w14:paraId="1D363741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A729CA" w:rsidTr="006B7DDF" w14:paraId="2768E95E" w14:textId="77777777">
        <w:tc>
          <w:tcPr>
            <w:tcW w:w="778" w:type="pct"/>
          </w:tcPr>
          <w:p w:rsidRPr="000E5AB7" w:rsidR="00A729CA" w:rsidP="00A729CA" w:rsidRDefault="00A729CA" w14:paraId="4A1D5281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hAnsi="CordiaUPC" w:cs="CordiaUPC"/>
                <w:sz w:val="28"/>
                <w:szCs w:val="28"/>
              </w:rPr>
              <w:t>00005</w:t>
            </w:r>
          </w:p>
        </w:tc>
        <w:tc>
          <w:tcPr>
            <w:tcW w:w="1626" w:type="pct"/>
          </w:tcPr>
          <w:p w:rsidRPr="00060444" w:rsidR="00A729CA" w:rsidP="00A729CA" w:rsidRDefault="00A729CA" w14:paraId="61F2FF72" w14:textId="77777777">
            <w:pPr>
              <w:tabs>
                <w:tab w:val="left" w:pos="1356"/>
              </w:tabs>
              <w:rPr>
                <w:rFonts w:cs="CordiaUPC"/>
              </w:rPr>
            </w:pPr>
            <w:r w:rsidRPr="00060444">
              <w:rPr>
                <w:rFonts w:cs="CordiaUPC"/>
              </w:rPr>
              <w:t xml:space="preserve">Duration From </w:t>
            </w:r>
            <w:r w:rsidRPr="00060444">
              <w:rPr>
                <w:rFonts w:cs="CordiaUPC"/>
                <w:bCs/>
              </w:rPr>
              <w:t xml:space="preserve">must be </w:t>
            </w:r>
            <w:r w:rsidRPr="00060444">
              <w:rPr>
                <w:rFonts w:cs="Angsana New"/>
                <w:bCs/>
                <w:cs/>
              </w:rPr>
              <w:t>“</w:t>
            </w:r>
            <w:r w:rsidRPr="00060444">
              <w:rPr>
                <w:rFonts w:cs="CordiaUPC"/>
                <w:bCs/>
              </w:rPr>
              <w:t>1</w:t>
            </w:r>
            <w:r w:rsidRPr="00060444">
              <w:rPr>
                <w:rFonts w:cs="Angsana New"/>
                <w:bCs/>
                <w:cs/>
              </w:rPr>
              <w:t xml:space="preserve">” </w:t>
            </w:r>
            <w:r w:rsidRPr="00060444">
              <w:rPr>
                <w:rFonts w:cs="CordiaUPC"/>
              </w:rPr>
              <w:t xml:space="preserve"> when Duration Type is </w:t>
            </w:r>
            <w:r w:rsidRPr="00060444">
              <w:rPr>
                <w:rFonts w:cs="Angsana New"/>
                <w:cs/>
              </w:rPr>
              <w:t>“</w:t>
            </w:r>
            <w:r w:rsidRPr="00060444">
              <w:rPr>
                <w:rFonts w:cs="CordiaUPC"/>
              </w:rPr>
              <w:t>Depend on Package</w:t>
            </w:r>
            <w:r w:rsidRPr="00060444">
              <w:rPr>
                <w:rFonts w:cs="Angsana New"/>
                <w:cs/>
              </w:rPr>
              <w:t>”</w:t>
            </w:r>
          </w:p>
        </w:tc>
        <w:tc>
          <w:tcPr>
            <w:tcW w:w="1861" w:type="pct"/>
          </w:tcPr>
          <w:p w:rsidRPr="008979A8" w:rsidR="00A729CA" w:rsidP="00A729CA" w:rsidRDefault="00A729CA" w14:paraId="423E976C" w14:textId="77777777">
            <w:pPr>
              <w:tabs>
                <w:tab w:val="left" w:pos="1356"/>
              </w:tabs>
              <w:rPr>
                <w:rFonts w:cs="CordiaUPC"/>
                <w:cs/>
              </w:rPr>
            </w:pPr>
            <w:r w:rsidRPr="008979A8">
              <w:rPr>
                <w:rFonts w:cs="Angsana New"/>
                <w:cs/>
              </w:rPr>
              <w:t>ถ้า</w:t>
            </w:r>
            <w:r w:rsidRPr="008979A8">
              <w:rPr>
                <w:rFonts w:cs="CordiaUPC"/>
              </w:rPr>
              <w:t xml:space="preserve"> Duration Type </w:t>
            </w:r>
            <w:r w:rsidRPr="008979A8">
              <w:rPr>
                <w:rFonts w:cs="Angsana New"/>
                <w:cs/>
              </w:rPr>
              <w:t>เท่ากับ “</w:t>
            </w:r>
            <w:r w:rsidRPr="008979A8">
              <w:rPr>
                <w:rFonts w:cs="CordiaUPC"/>
              </w:rPr>
              <w:t>Depend on Package</w:t>
            </w:r>
            <w:r w:rsidRPr="008979A8">
              <w:rPr>
                <w:rFonts w:cs="Angsana New"/>
                <w:cs/>
              </w:rPr>
              <w:t>” ดังนั้น</w:t>
            </w:r>
            <w:r w:rsidRPr="008979A8">
              <w:rPr>
                <w:rFonts w:cs="CordiaUPC"/>
              </w:rPr>
              <w:t xml:space="preserve"> Duration From </w:t>
            </w:r>
            <w:r w:rsidRPr="008979A8">
              <w:rPr>
                <w:rFonts w:cs="Angsana New"/>
                <w:cs/>
              </w:rPr>
              <w:t xml:space="preserve">จะต้องมีค่าเป็น </w:t>
            </w:r>
            <w:r w:rsidRPr="008979A8">
              <w:rPr>
                <w:rFonts w:cs="CordiaUPC"/>
              </w:rPr>
              <w:t xml:space="preserve">1 </w:t>
            </w:r>
            <w:r w:rsidRPr="008979A8">
              <w:rPr>
                <w:rFonts w:cs="Angsana New"/>
                <w:cs/>
              </w:rPr>
              <w:t>เสมอ</w:t>
            </w:r>
          </w:p>
        </w:tc>
        <w:tc>
          <w:tcPr>
            <w:tcW w:w="735" w:type="pct"/>
          </w:tcPr>
          <w:p w:rsidR="00A729CA" w:rsidP="00A729CA" w:rsidRDefault="00A729CA" w14:paraId="7643F05C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A729CA" w:rsidTr="006B7DDF" w14:paraId="46BC5A1A" w14:textId="77777777">
        <w:tc>
          <w:tcPr>
            <w:tcW w:w="778" w:type="pct"/>
          </w:tcPr>
          <w:p w:rsidR="00A729CA" w:rsidP="00A729CA" w:rsidRDefault="00BE463F" w14:paraId="7ECD7D02" w14:textId="14CAC262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BE463F">
              <w:rPr>
                <w:rFonts w:ascii="CordiaUPC" w:hAnsi="CordiaUPC" w:cs="CordiaUPC"/>
                <w:sz w:val="28"/>
                <w:szCs w:val="28"/>
              </w:rPr>
              <w:t>00005</w:t>
            </w:r>
          </w:p>
        </w:tc>
        <w:tc>
          <w:tcPr>
            <w:tcW w:w="1626" w:type="pct"/>
          </w:tcPr>
          <w:p w:rsidRPr="00060444" w:rsidR="00A729CA" w:rsidP="00A729CA" w:rsidRDefault="00A729CA" w14:paraId="2C41A8F8" w14:textId="2C289F99">
            <w:pPr>
              <w:tabs>
                <w:tab w:val="left" w:pos="1356"/>
              </w:tabs>
              <w:rPr>
                <w:rFonts w:cs="CordiaUPC"/>
              </w:rPr>
            </w:pPr>
            <w:r w:rsidRPr="00060444">
              <w:rPr>
                <w:rFonts w:cs="CordiaUPC"/>
              </w:rPr>
              <w:t xml:space="preserve">Duration Unit </w:t>
            </w:r>
            <w:r w:rsidRPr="00060444">
              <w:rPr>
                <w:rFonts w:cs="CordiaUPC"/>
                <w:bCs/>
              </w:rPr>
              <w:t>must be equal to</w:t>
            </w:r>
            <w:r w:rsidRPr="00060444">
              <w:rPr>
                <w:rFonts w:cs="CordiaUPC"/>
              </w:rPr>
              <w:t xml:space="preserve"> Package Duration Unit</w:t>
            </w:r>
            <w:r w:rsidR="00BE463F">
              <w:rPr>
                <w:rFonts w:cs="Angsana New"/>
                <w:cs/>
              </w:rPr>
              <w:t xml:space="preserve"> </w:t>
            </w:r>
            <w:r w:rsidRPr="00BE463F" w:rsidR="00BE463F">
              <w:rPr>
                <w:rFonts w:cs="CordiaUPC"/>
              </w:rPr>
              <w:t xml:space="preserve">when Duration Type is </w:t>
            </w:r>
            <w:r w:rsidRPr="00BE463F" w:rsidR="00BE463F">
              <w:rPr>
                <w:rFonts w:cs="Angsana New"/>
                <w:cs/>
              </w:rPr>
              <w:t>“</w:t>
            </w:r>
            <w:r w:rsidRPr="00BE463F" w:rsidR="00BE463F">
              <w:rPr>
                <w:rFonts w:cs="CordiaUPC"/>
              </w:rPr>
              <w:t>Depend on Package</w:t>
            </w:r>
            <w:r w:rsidRPr="00BE463F" w:rsidR="00BE463F">
              <w:rPr>
                <w:rFonts w:cs="Angsana New"/>
                <w:cs/>
              </w:rPr>
              <w:t>”.</w:t>
            </w:r>
          </w:p>
        </w:tc>
        <w:tc>
          <w:tcPr>
            <w:tcW w:w="1861" w:type="pct"/>
          </w:tcPr>
          <w:p w:rsidRPr="008979A8" w:rsidR="00A729CA" w:rsidP="00A729CA" w:rsidRDefault="00BE463F" w14:paraId="6DFBF3A7" w14:textId="15286897">
            <w:pPr>
              <w:tabs>
                <w:tab w:val="left" w:pos="1356"/>
              </w:tabs>
              <w:rPr>
                <w:rFonts w:cs="CordiaUPC"/>
                <w:cs/>
              </w:rPr>
            </w:pPr>
            <w:r w:rsidRPr="00BE463F">
              <w:rPr>
                <w:rFonts w:cs="Angsana New"/>
                <w:cs/>
              </w:rPr>
              <w:t xml:space="preserve">ถ้า </w:t>
            </w:r>
            <w:r w:rsidRPr="00BE463F">
              <w:rPr>
                <w:rFonts w:cs="CordiaUPC"/>
              </w:rPr>
              <w:t xml:space="preserve">Duration Type </w:t>
            </w:r>
            <w:r w:rsidRPr="00BE463F">
              <w:rPr>
                <w:rFonts w:cs="Angsana New"/>
                <w:cs/>
              </w:rPr>
              <w:t>เท่ากับ “</w:t>
            </w:r>
            <w:r w:rsidRPr="00BE463F">
              <w:rPr>
                <w:rFonts w:cs="CordiaUPC"/>
              </w:rPr>
              <w:t>Depend on Package</w:t>
            </w:r>
            <w:r w:rsidRPr="00BE463F">
              <w:rPr>
                <w:rFonts w:cs="Angsana New"/>
                <w:cs/>
              </w:rPr>
              <w:t xml:space="preserve">” ดังนั้น </w:t>
            </w:r>
            <w:r w:rsidRPr="008979A8" w:rsidR="00A729CA">
              <w:rPr>
                <w:rFonts w:cs="CordiaUPC"/>
              </w:rPr>
              <w:t xml:space="preserve">Duration Unit  </w:t>
            </w:r>
            <w:r w:rsidRPr="008979A8" w:rsidR="00A729CA">
              <w:rPr>
                <w:rFonts w:cs="Angsana New"/>
                <w:cs/>
              </w:rPr>
              <w:t xml:space="preserve">จะต้องมีค่าเท่ากับ </w:t>
            </w:r>
            <w:r w:rsidRPr="008979A8" w:rsidR="00A729CA">
              <w:rPr>
                <w:rFonts w:cs="CordiaUPC"/>
              </w:rPr>
              <w:t>Package</w:t>
            </w:r>
            <w:r w:rsidRPr="008979A8" w:rsidR="00A729CA">
              <w:rPr>
                <w:rFonts w:cs="Angsana New"/>
                <w:cs/>
              </w:rPr>
              <w:t xml:space="preserve"> </w:t>
            </w:r>
            <w:r w:rsidRPr="008979A8" w:rsidR="00A729CA">
              <w:rPr>
                <w:rFonts w:cs="CordiaUPC"/>
              </w:rPr>
              <w:t>Duration Unit</w:t>
            </w:r>
          </w:p>
        </w:tc>
        <w:tc>
          <w:tcPr>
            <w:tcW w:w="735" w:type="pct"/>
          </w:tcPr>
          <w:p w:rsidR="00A729CA" w:rsidP="00A729CA" w:rsidRDefault="00A729CA" w14:paraId="75BF4B65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A729CA" w:rsidTr="006B7DDF" w14:paraId="7D626B1B" w14:textId="77777777">
        <w:tc>
          <w:tcPr>
            <w:tcW w:w="778" w:type="pct"/>
          </w:tcPr>
          <w:p w:rsidR="00A729CA" w:rsidP="00A729CA" w:rsidRDefault="00A729CA" w14:paraId="42D96D63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26" w:type="pct"/>
          </w:tcPr>
          <w:p w:rsidRPr="00060444" w:rsidR="00A729CA" w:rsidP="00A729CA" w:rsidRDefault="00A729CA" w14:paraId="2A4655EB" w14:textId="77777777">
            <w:pPr>
              <w:tabs>
                <w:tab w:val="left" w:pos="1356"/>
              </w:tabs>
              <w:rPr>
                <w:rFonts w:cs="CordiaUPC"/>
              </w:rPr>
            </w:pPr>
            <w:r>
              <w:rPr>
                <w:rFonts w:cs="CordiaUPC"/>
              </w:rPr>
              <w:t xml:space="preserve">Bill Cycle Type is required when </w:t>
            </w:r>
            <w:r>
              <w:t>C</w:t>
            </w:r>
            <w:r w:rsidRPr="00766CC1">
              <w:t>ustomer</w:t>
            </w:r>
            <w:r>
              <w:rPr>
                <w:rFonts w:cs="Angsana New"/>
                <w:cs/>
              </w:rPr>
              <w:t xml:space="preserve"> </w:t>
            </w:r>
            <w:r w:rsidRPr="00766CC1">
              <w:t>Type</w:t>
            </w:r>
            <w:r>
              <w:t xml:space="preserve"> is </w:t>
            </w:r>
            <w:r>
              <w:rPr>
                <w:rFonts w:cs="Angsana New"/>
                <w:cs/>
              </w:rPr>
              <w:t>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>”.</w:t>
            </w:r>
          </w:p>
        </w:tc>
        <w:tc>
          <w:tcPr>
            <w:tcW w:w="1861" w:type="pct"/>
          </w:tcPr>
          <w:p w:rsidRPr="008979A8" w:rsidR="00A729CA" w:rsidP="00A729CA" w:rsidRDefault="00A729CA" w14:paraId="675AE1E0" w14:textId="77777777">
            <w:pPr>
              <w:tabs>
                <w:tab w:val="left" w:pos="1356"/>
              </w:tabs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ถ้า </w:t>
            </w:r>
            <w:r w:rsidRPr="00766CC1">
              <w:t>customerType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Pre</w:t>
            </w:r>
            <w:r>
              <w:rPr>
                <w:rFonts w:cs="Angsana New"/>
                <w:cs/>
              </w:rPr>
              <w:t>-</w:t>
            </w:r>
            <w:r>
              <w:rPr>
                <w:rFonts w:cs="CordiaUPC"/>
              </w:rP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ดังนั้น </w:t>
            </w:r>
            <w:r>
              <w:rPr>
                <w:rFonts w:cs="CordiaUPC"/>
              </w:rPr>
              <w:t xml:space="preserve">Bill Cycle Type </w:t>
            </w:r>
            <w:r>
              <w:rPr>
                <w:rFonts w:hint="cs" w:cs="Angsana New"/>
                <w:cs/>
              </w:rPr>
              <w:t xml:space="preserve">จะต้องเป็น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="00A729CA" w:rsidP="00A729CA" w:rsidRDefault="00A729CA" w14:paraId="24982F7C" w14:textId="77777777">
            <w:pPr>
              <w:rPr>
                <w:rFonts w:cs="CordiaUPC"/>
                <w:szCs w:val="36"/>
              </w:rPr>
            </w:pPr>
            <w:r w:rsidRPr="001B0BC3">
              <w:rPr>
                <w:rFonts w:cs="CordiaUPC"/>
                <w:szCs w:val="36"/>
              </w:rPr>
              <w:t>Yes</w:t>
            </w:r>
          </w:p>
        </w:tc>
      </w:tr>
      <w:tr w:rsidR="00A729CA" w:rsidTr="006B7DDF" w14:paraId="41641501" w14:textId="77777777">
        <w:tc>
          <w:tcPr>
            <w:tcW w:w="778" w:type="pct"/>
          </w:tcPr>
          <w:p w:rsidRPr="000E5AB7" w:rsidR="00A729CA" w:rsidP="00A729CA" w:rsidRDefault="00A729CA" w14:paraId="43B3DA74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26" w:type="pct"/>
          </w:tcPr>
          <w:p w:rsidR="00A729CA" w:rsidP="00A729CA" w:rsidRDefault="00A729CA" w14:paraId="65D0607E" w14:textId="77777777">
            <w:pPr>
              <w:tabs>
                <w:tab w:val="left" w:pos="1356"/>
              </w:tabs>
              <w:rPr>
                <w:rFonts w:cs="CordiaUPC"/>
              </w:rPr>
            </w:pPr>
            <w:r>
              <w:rPr>
                <w:rFonts w:cs="CordiaUPC"/>
              </w:rPr>
              <w:t xml:space="preserve">Bill Cycle Value is required when </w:t>
            </w:r>
            <w:r>
              <w:t>C</w:t>
            </w:r>
            <w:r w:rsidRPr="00766CC1">
              <w:t>ustomer</w:t>
            </w:r>
            <w:r>
              <w:rPr>
                <w:rFonts w:cs="Angsana New"/>
                <w:cs/>
              </w:rPr>
              <w:t xml:space="preserve"> </w:t>
            </w:r>
            <w:r w:rsidRPr="00766CC1">
              <w:t>Type</w:t>
            </w:r>
            <w:r>
              <w:t xml:space="preserve"> is </w:t>
            </w:r>
            <w:r>
              <w:rPr>
                <w:rFonts w:cs="Angsana New"/>
                <w:cs/>
              </w:rPr>
              <w:t>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>”.</w:t>
            </w:r>
          </w:p>
        </w:tc>
        <w:tc>
          <w:tcPr>
            <w:tcW w:w="1861" w:type="pct"/>
          </w:tcPr>
          <w:p w:rsidR="00A729CA" w:rsidP="00A729CA" w:rsidRDefault="00A729CA" w14:paraId="06129F23" w14:textId="77777777">
            <w:pPr>
              <w:tabs>
                <w:tab w:val="left" w:pos="1356"/>
              </w:tabs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ถ้า </w:t>
            </w:r>
            <w:r w:rsidRPr="00766CC1">
              <w:t>customerType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Pre</w:t>
            </w:r>
            <w:r>
              <w:rPr>
                <w:rFonts w:cs="Angsana New"/>
                <w:cs/>
              </w:rPr>
              <w:t>-</w:t>
            </w:r>
            <w:r>
              <w:rPr>
                <w:rFonts w:cs="CordiaUPC"/>
              </w:rP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ดังนั้น </w:t>
            </w:r>
            <w:r>
              <w:rPr>
                <w:rFonts w:cs="CordiaUPC"/>
              </w:rPr>
              <w:t xml:space="preserve">Bill Cycle Value </w:t>
            </w:r>
            <w:r>
              <w:rPr>
                <w:rFonts w:hint="cs" w:cs="Angsana New"/>
                <w:cs/>
              </w:rPr>
              <w:t xml:space="preserve">จะต้องเป็น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Pr="001B0BC3" w:rsidR="00A729CA" w:rsidP="00A729CA" w:rsidRDefault="00A729CA" w14:paraId="136FC1A2" w14:textId="77777777">
            <w:pPr>
              <w:rPr>
                <w:rFonts w:cs="CordiaUPC"/>
                <w:szCs w:val="36"/>
              </w:rPr>
            </w:pPr>
            <w:r w:rsidRPr="001B0BC3">
              <w:rPr>
                <w:rFonts w:cs="CordiaUPC"/>
                <w:szCs w:val="36"/>
              </w:rPr>
              <w:t>Yes</w:t>
            </w:r>
          </w:p>
        </w:tc>
      </w:tr>
      <w:tr w:rsidR="00A729CA" w:rsidTr="006B7DDF" w14:paraId="52DD23AB" w14:textId="77777777">
        <w:tc>
          <w:tcPr>
            <w:tcW w:w="778" w:type="pct"/>
          </w:tcPr>
          <w:p w:rsidRPr="000E5AB7" w:rsidR="00A729CA" w:rsidP="00A729CA" w:rsidRDefault="00A729CA" w14:paraId="3786A733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26" w:type="pct"/>
          </w:tcPr>
          <w:p w:rsidR="00A729CA" w:rsidP="00A729CA" w:rsidRDefault="00A729CA" w14:paraId="43C90F37" w14:textId="77777777">
            <w:pPr>
              <w:tabs>
                <w:tab w:val="left" w:pos="1356"/>
              </w:tabs>
              <w:rPr>
                <w:rFonts w:cs="CordiaUPC"/>
              </w:rPr>
            </w:pPr>
            <w:r>
              <w:rPr>
                <w:rFonts w:cs="CordiaUPC"/>
              </w:rPr>
              <w:t xml:space="preserve">Bill Cycle Unit is required when </w:t>
            </w:r>
            <w:r>
              <w:t>C</w:t>
            </w:r>
            <w:r w:rsidRPr="00766CC1">
              <w:t>ustomer</w:t>
            </w:r>
            <w:r>
              <w:rPr>
                <w:rFonts w:cs="Angsana New"/>
                <w:cs/>
              </w:rPr>
              <w:t xml:space="preserve"> </w:t>
            </w:r>
            <w:r w:rsidRPr="00766CC1">
              <w:t>Type</w:t>
            </w:r>
            <w:r>
              <w:t xml:space="preserve"> is </w:t>
            </w:r>
            <w:r>
              <w:rPr>
                <w:rFonts w:cs="Angsana New"/>
                <w:cs/>
              </w:rPr>
              <w:t>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>”.</w:t>
            </w:r>
          </w:p>
        </w:tc>
        <w:tc>
          <w:tcPr>
            <w:tcW w:w="1861" w:type="pct"/>
          </w:tcPr>
          <w:p w:rsidR="00A729CA" w:rsidP="00A729CA" w:rsidRDefault="00A729CA" w14:paraId="135999F5" w14:textId="77777777">
            <w:pPr>
              <w:tabs>
                <w:tab w:val="left" w:pos="1356"/>
              </w:tabs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ถ้า </w:t>
            </w:r>
            <w:r w:rsidRPr="00766CC1">
              <w:t>customerType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Pre</w:t>
            </w:r>
            <w:r>
              <w:rPr>
                <w:rFonts w:cs="Angsana New"/>
                <w:cs/>
              </w:rPr>
              <w:t>-</w:t>
            </w:r>
            <w:r>
              <w:rPr>
                <w:rFonts w:cs="CordiaUPC"/>
              </w:rP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ดังนั้น </w:t>
            </w:r>
            <w:r>
              <w:rPr>
                <w:rFonts w:cs="CordiaUPC"/>
              </w:rPr>
              <w:t xml:space="preserve">Bill Cycle Unit </w:t>
            </w:r>
            <w:r>
              <w:rPr>
                <w:rFonts w:hint="cs" w:cs="Angsana New"/>
                <w:cs/>
              </w:rPr>
              <w:t xml:space="preserve">จะต้องเป็น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Pr="001B0BC3" w:rsidR="00A729CA" w:rsidP="00A729CA" w:rsidRDefault="00A729CA" w14:paraId="6F7411D6" w14:textId="77777777">
            <w:pPr>
              <w:rPr>
                <w:rFonts w:cs="CordiaUPC"/>
                <w:szCs w:val="36"/>
              </w:rPr>
            </w:pPr>
            <w:r w:rsidRPr="001B0BC3">
              <w:rPr>
                <w:rFonts w:cs="CordiaUPC"/>
                <w:szCs w:val="36"/>
              </w:rPr>
              <w:t>Yes</w:t>
            </w:r>
          </w:p>
        </w:tc>
      </w:tr>
      <w:tr w:rsidR="00A729CA" w:rsidTr="006B7DDF" w14:paraId="5E1EA877" w14:textId="77777777">
        <w:tc>
          <w:tcPr>
            <w:tcW w:w="778" w:type="pct"/>
          </w:tcPr>
          <w:p w:rsidRPr="000E5AB7" w:rsidR="00A729CA" w:rsidP="00A729CA" w:rsidRDefault="00A729CA" w14:paraId="08AE4ABD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C40991">
              <w:t>00023</w:t>
            </w:r>
          </w:p>
        </w:tc>
        <w:tc>
          <w:tcPr>
            <w:tcW w:w="1626" w:type="pct"/>
          </w:tcPr>
          <w:p w:rsidR="00A729CA" w:rsidP="00A729CA" w:rsidRDefault="00A729CA" w14:paraId="2175F28E" w14:textId="77777777">
            <w:pPr>
              <w:tabs>
                <w:tab w:val="left" w:pos="1356"/>
              </w:tabs>
              <w:rPr>
                <w:rFonts w:cs="CordiaUPC"/>
              </w:rPr>
            </w:pPr>
            <w:r>
              <w:rPr>
                <w:rFonts w:cs="CordiaUPC"/>
              </w:rPr>
              <w:t>Bill Cycle Value</w:t>
            </w:r>
            <w:r>
              <w:t xml:space="preserve"> must be Integer </w:t>
            </w:r>
            <w:r>
              <w:rPr>
                <w:rFonts w:cs="Angsana New"/>
                <w:cs/>
              </w:rPr>
              <w:t>(</w:t>
            </w:r>
            <w:r>
              <w:t>Min 1, Max 99,999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1861" w:type="pct"/>
          </w:tcPr>
          <w:p w:rsidR="00A729CA" w:rsidP="00A729CA" w:rsidRDefault="00A729CA" w14:paraId="44E6E669" w14:textId="214D570F">
            <w:pPr>
              <w:tabs>
                <w:tab w:val="left" w:pos="1356"/>
              </w:tabs>
              <w:rPr>
                <w:rFonts w:cs="CordiaUPC"/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billCycleValue </w:t>
            </w:r>
            <w:r>
              <w:rPr>
                <w:rFonts w:hint="cs"/>
                <w:cs/>
              </w:rPr>
              <w:t xml:space="preserve">มีค่า ดังนั้น </w:t>
            </w:r>
            <w:r>
              <w:t>billCycleValue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จะต้องเป็นจำนวนเต็มและมีค่าอยู่ในช่วง </w:t>
            </w:r>
            <w:r>
              <w:t xml:space="preserve">1 </w:t>
            </w:r>
            <w:r>
              <w:rPr>
                <w:rFonts w:cs="Angsana New"/>
                <w:cs/>
              </w:rPr>
              <w:t xml:space="preserve">– </w:t>
            </w:r>
            <w:r>
              <w:t>99,999</w:t>
            </w:r>
          </w:p>
        </w:tc>
        <w:tc>
          <w:tcPr>
            <w:tcW w:w="735" w:type="pct"/>
          </w:tcPr>
          <w:p w:rsidRPr="001B0BC3" w:rsidR="00A729CA" w:rsidP="00A729CA" w:rsidRDefault="00A729CA" w14:paraId="69222627" w14:textId="77777777">
            <w:pPr>
              <w:rPr>
                <w:rFonts w:cs="CordiaUPC"/>
                <w:szCs w:val="36"/>
              </w:rPr>
            </w:pPr>
          </w:p>
        </w:tc>
      </w:tr>
      <w:tr w:rsidR="00A729CA" w:rsidTr="006B7DDF" w14:paraId="20AB1056" w14:textId="77777777">
        <w:tc>
          <w:tcPr>
            <w:tcW w:w="778" w:type="pct"/>
          </w:tcPr>
          <w:p w:rsidRPr="00C40991" w:rsidR="00A729CA" w:rsidP="00A729CA" w:rsidRDefault="00A729CA" w14:paraId="5931D890" w14:textId="77777777">
            <w:pPr>
              <w:pStyle w:val="BodyTextTable"/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0001</w:t>
            </w:r>
            <w:r>
              <w:rPr>
                <w:rFonts w:ascii="CordiaUPC" w:hAnsi="CordiaUPC" w:cs="CordiaUPC"/>
                <w:sz w:val="28"/>
                <w:szCs w:val="28"/>
              </w:rPr>
              <w:t>6</w:t>
            </w:r>
          </w:p>
        </w:tc>
        <w:tc>
          <w:tcPr>
            <w:tcW w:w="1626" w:type="pct"/>
          </w:tcPr>
          <w:p w:rsidR="00A729CA" w:rsidP="00A729CA" w:rsidRDefault="00A729CA" w14:paraId="684DE566" w14:textId="77777777">
            <w:pPr>
              <w:tabs>
                <w:tab w:val="left" w:pos="1356"/>
              </w:tabs>
              <w:rPr>
                <w:rFonts w:cs="CordiaUPC"/>
              </w:rPr>
            </w:pPr>
            <w:r>
              <w:rPr>
                <w:rFonts w:cs="CordiaUPC"/>
              </w:rPr>
              <w:t>Bill Cycle Value</w:t>
            </w:r>
            <w:r>
              <w:rPr>
                <w:rFonts w:cs="Angsana New"/>
                <w:cs/>
              </w:rPr>
              <w:t xml:space="preserve"> </w:t>
            </w:r>
            <w:r w:rsidRPr="00060444">
              <w:rPr>
                <w:rFonts w:cs="CordiaUPC"/>
                <w:bCs/>
              </w:rPr>
              <w:t>must be equal to</w:t>
            </w:r>
            <w:r w:rsidRPr="00060444">
              <w:rPr>
                <w:rFonts w:cs="CordiaUPC"/>
              </w:rPr>
              <w:t xml:space="preserve"> Package Duration when Duration Type is </w:t>
            </w:r>
            <w:r w:rsidRPr="00060444">
              <w:rPr>
                <w:rFonts w:cs="Angsana New"/>
                <w:cs/>
              </w:rPr>
              <w:t>“</w:t>
            </w:r>
            <w:r w:rsidRPr="00060444">
              <w:rPr>
                <w:rFonts w:cs="CordiaUPC"/>
              </w:rPr>
              <w:t>Depend on Package</w:t>
            </w:r>
            <w:r w:rsidRPr="00060444">
              <w:rPr>
                <w:rFonts w:cs="Angsana New"/>
                <w:cs/>
              </w:rPr>
              <w:t>”</w:t>
            </w:r>
          </w:p>
        </w:tc>
        <w:tc>
          <w:tcPr>
            <w:tcW w:w="1861" w:type="pct"/>
          </w:tcPr>
          <w:p w:rsidR="00A729CA" w:rsidP="00A729CA" w:rsidRDefault="00A729CA" w14:paraId="0F667923" w14:textId="77777777">
            <w:pPr>
              <w:tabs>
                <w:tab w:val="left" w:pos="1356"/>
              </w:tabs>
              <w:rPr>
                <w:cs/>
              </w:rPr>
            </w:pPr>
            <w:r w:rsidRPr="008979A8">
              <w:rPr>
                <w:rFonts w:cs="Angsana New"/>
                <w:cs/>
              </w:rPr>
              <w:t xml:space="preserve">ถ้า </w:t>
            </w:r>
            <w:r>
              <w:rPr>
                <w:rFonts w:cs="CordiaUPC"/>
              </w:rPr>
              <w:t>Bill Cycle</w:t>
            </w:r>
            <w:r w:rsidRPr="008979A8">
              <w:rPr>
                <w:rFonts w:cs="CordiaUPC"/>
              </w:rPr>
              <w:t xml:space="preserve"> Type </w:t>
            </w:r>
            <w:r w:rsidRPr="008979A8">
              <w:rPr>
                <w:rFonts w:cs="Angsana New"/>
                <w:cs/>
              </w:rPr>
              <w:t>เท่ากับ “</w:t>
            </w:r>
            <w:r w:rsidRPr="008979A8">
              <w:rPr>
                <w:rFonts w:cs="CordiaUPC"/>
              </w:rPr>
              <w:t>Depend on Package</w:t>
            </w:r>
            <w:r w:rsidRPr="008979A8">
              <w:rPr>
                <w:rFonts w:cs="Angsana New"/>
                <w:cs/>
              </w:rPr>
              <w:t xml:space="preserve">” ดังนั้น </w:t>
            </w:r>
            <w:r>
              <w:rPr>
                <w:rFonts w:cs="CordiaUPC"/>
              </w:rPr>
              <w:t>Bill Cycle Value</w:t>
            </w:r>
            <w:r w:rsidRPr="008979A8">
              <w:rPr>
                <w:rFonts w:cs="Angsana New"/>
                <w:cs/>
              </w:rPr>
              <w:t xml:space="preserve"> จะต้องมีค่าเท่ากับ </w:t>
            </w:r>
            <w:r w:rsidRPr="008979A8">
              <w:rPr>
                <w:rFonts w:cs="CordiaUPC"/>
              </w:rPr>
              <w:t>Package</w:t>
            </w:r>
            <w:r w:rsidRPr="008979A8">
              <w:rPr>
                <w:rFonts w:cs="Angsana New"/>
                <w:cs/>
              </w:rPr>
              <w:t xml:space="preserve"> </w:t>
            </w:r>
            <w:r>
              <w:rPr>
                <w:rFonts w:cs="CordiaUPC"/>
              </w:rPr>
              <w:t>Bill Cycle</w:t>
            </w:r>
          </w:p>
        </w:tc>
        <w:tc>
          <w:tcPr>
            <w:tcW w:w="735" w:type="pct"/>
          </w:tcPr>
          <w:p w:rsidRPr="001B0BC3" w:rsidR="00A729CA" w:rsidP="00A729CA" w:rsidRDefault="00A729CA" w14:paraId="6941E996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A729CA" w:rsidTr="006B7DDF" w14:paraId="0A277120" w14:textId="77777777">
        <w:tc>
          <w:tcPr>
            <w:tcW w:w="778" w:type="pct"/>
          </w:tcPr>
          <w:p w:rsidRPr="000E5AB7" w:rsidR="00A729CA" w:rsidP="00A729CA" w:rsidRDefault="00A729CA" w14:paraId="5D9E7BD9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0001</w:t>
            </w:r>
            <w:r>
              <w:rPr>
                <w:rFonts w:ascii="CordiaUPC" w:hAnsi="CordiaUPC" w:cs="CordiaUPC"/>
                <w:sz w:val="28"/>
                <w:szCs w:val="28"/>
              </w:rPr>
              <w:t>6</w:t>
            </w:r>
          </w:p>
        </w:tc>
        <w:tc>
          <w:tcPr>
            <w:tcW w:w="1626" w:type="pct"/>
          </w:tcPr>
          <w:p w:rsidR="00A729CA" w:rsidP="00A729CA" w:rsidRDefault="00A729CA" w14:paraId="24020E0C" w14:textId="77777777">
            <w:pPr>
              <w:tabs>
                <w:tab w:val="left" w:pos="1356"/>
              </w:tabs>
              <w:rPr>
                <w:rFonts w:cs="CordiaUPC"/>
              </w:rPr>
            </w:pPr>
            <w:r>
              <w:rPr>
                <w:rFonts w:cs="CordiaUPC"/>
              </w:rPr>
              <w:t xml:space="preserve">Bill Cycle Unit </w:t>
            </w:r>
            <w:r w:rsidRPr="00060444">
              <w:rPr>
                <w:rFonts w:cs="CordiaUPC"/>
                <w:bCs/>
              </w:rPr>
              <w:t>must be equal to</w:t>
            </w:r>
            <w:r w:rsidRPr="00060444">
              <w:rPr>
                <w:rFonts w:cs="CordiaUPC"/>
              </w:rPr>
              <w:t xml:space="preserve"> Package Duration when Duration Type is </w:t>
            </w:r>
            <w:r w:rsidRPr="00060444">
              <w:rPr>
                <w:rFonts w:cs="Angsana New"/>
                <w:cs/>
              </w:rPr>
              <w:t>“</w:t>
            </w:r>
            <w:r w:rsidRPr="00060444">
              <w:rPr>
                <w:rFonts w:cs="CordiaUPC"/>
              </w:rPr>
              <w:t>Depend on Package</w:t>
            </w:r>
            <w:r w:rsidRPr="00060444">
              <w:rPr>
                <w:rFonts w:cs="Angsana New"/>
                <w:cs/>
              </w:rPr>
              <w:t>”</w:t>
            </w:r>
          </w:p>
        </w:tc>
        <w:tc>
          <w:tcPr>
            <w:tcW w:w="1861" w:type="pct"/>
          </w:tcPr>
          <w:p w:rsidRPr="008979A8" w:rsidR="00A729CA" w:rsidP="00A729CA" w:rsidRDefault="00A729CA" w14:paraId="7DE1B082" w14:textId="77777777">
            <w:pPr>
              <w:tabs>
                <w:tab w:val="left" w:pos="1356"/>
              </w:tabs>
              <w:rPr>
                <w:rFonts w:cs="CordiaUPC"/>
                <w:cs/>
              </w:rPr>
            </w:pPr>
            <w:r w:rsidRPr="008979A8">
              <w:rPr>
                <w:rFonts w:cs="Angsana New"/>
                <w:cs/>
              </w:rPr>
              <w:t xml:space="preserve">ถ้า </w:t>
            </w:r>
            <w:r>
              <w:rPr>
                <w:rFonts w:cs="CordiaUPC"/>
              </w:rPr>
              <w:t>Bill Cycle</w:t>
            </w:r>
            <w:r w:rsidRPr="008979A8">
              <w:rPr>
                <w:rFonts w:cs="CordiaUPC"/>
              </w:rPr>
              <w:t xml:space="preserve"> Type </w:t>
            </w:r>
            <w:r w:rsidRPr="008979A8">
              <w:rPr>
                <w:rFonts w:cs="Angsana New"/>
                <w:cs/>
              </w:rPr>
              <w:t>เท่ากับ “</w:t>
            </w:r>
            <w:r w:rsidRPr="008979A8">
              <w:rPr>
                <w:rFonts w:cs="CordiaUPC"/>
              </w:rPr>
              <w:t>Depend on Package</w:t>
            </w:r>
            <w:r w:rsidRPr="008979A8">
              <w:rPr>
                <w:rFonts w:cs="Angsana New"/>
                <w:cs/>
              </w:rPr>
              <w:t xml:space="preserve">” ดังนั้น </w:t>
            </w:r>
            <w:r>
              <w:rPr>
                <w:rFonts w:cs="CordiaUPC"/>
              </w:rPr>
              <w:t>Bill Cycle Unit</w:t>
            </w:r>
            <w:r w:rsidRPr="008979A8">
              <w:rPr>
                <w:rFonts w:cs="Angsana New"/>
                <w:cs/>
              </w:rPr>
              <w:t xml:space="preserve"> จะต้องมีค่าเท่ากับ </w:t>
            </w:r>
            <w:r w:rsidRPr="008979A8">
              <w:rPr>
                <w:rFonts w:cs="CordiaUPC"/>
              </w:rPr>
              <w:t>Package</w:t>
            </w:r>
            <w:r w:rsidRPr="008979A8">
              <w:rPr>
                <w:rFonts w:cs="Angsana New"/>
                <w:cs/>
              </w:rPr>
              <w:t xml:space="preserve"> </w:t>
            </w:r>
            <w:r>
              <w:rPr>
                <w:rFonts w:cs="CordiaUPC"/>
              </w:rPr>
              <w:t>Bill Cycle Unit</w:t>
            </w:r>
          </w:p>
        </w:tc>
        <w:tc>
          <w:tcPr>
            <w:tcW w:w="735" w:type="pct"/>
          </w:tcPr>
          <w:p w:rsidR="00A729CA" w:rsidP="00A729CA" w:rsidRDefault="00A729CA" w14:paraId="563D565F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A729CA" w:rsidTr="009C5FCE" w14:paraId="7309F308" w14:textId="77777777">
        <w:tc>
          <w:tcPr>
            <w:tcW w:w="5000" w:type="pct"/>
            <w:gridSpan w:val="4"/>
            <w:shd w:val="clear" w:color="auto" w:fill="C2D69B" w:themeFill="accent3" w:themeFillTint="99"/>
          </w:tcPr>
          <w:p w:rsidR="00A729CA" w:rsidP="00A729CA" w:rsidRDefault="00A729CA" w14:paraId="42CDFA59" w14:textId="61F1C569">
            <w:pPr>
              <w:pStyle w:val="HeaderTable"/>
            </w:pPr>
            <w:r>
              <w:rPr>
                <w:lang w:bidi="th-TH"/>
              </w:rPr>
              <w:t>End Mass Content Detail</w:t>
            </w:r>
          </w:p>
        </w:tc>
      </w:tr>
      <w:tr w:rsidR="00A729CA" w:rsidTr="009C5FCE" w14:paraId="7ECDEAC4" w14:textId="77777777">
        <w:tc>
          <w:tcPr>
            <w:tcW w:w="5000" w:type="pct"/>
            <w:gridSpan w:val="4"/>
            <w:shd w:val="clear" w:color="auto" w:fill="C2D69B" w:themeFill="accent3" w:themeFillTint="99"/>
          </w:tcPr>
          <w:p w:rsidR="00A729CA" w:rsidP="00A729CA" w:rsidRDefault="00A729CA" w14:paraId="2D1E4F1E" w14:textId="73605F36">
            <w:pPr>
              <w:pStyle w:val="HeaderTable"/>
            </w:pPr>
            <w:r>
              <w:t xml:space="preserve">Create Content Type Section </w:t>
            </w:r>
            <w:r>
              <w:rPr>
                <w:rFonts w:cs="Angsana New"/>
                <w:bCs/>
                <w:cs/>
                <w:lang w:bidi="th-TH"/>
              </w:rPr>
              <w:t>(</w:t>
            </w:r>
            <w:r>
              <w:t>Popup</w:t>
            </w:r>
            <w:r>
              <w:rPr>
                <w:rFonts w:cs="Angsana New"/>
                <w:bCs/>
                <w:cs/>
                <w:lang w:bidi="th-TH"/>
              </w:rPr>
              <w:t>)</w:t>
            </w:r>
          </w:p>
        </w:tc>
      </w:tr>
      <w:tr w:rsidR="00A729CA" w:rsidTr="006B7DDF" w14:paraId="6E6B3CA9" w14:textId="77777777">
        <w:tc>
          <w:tcPr>
            <w:tcW w:w="778" w:type="pct"/>
          </w:tcPr>
          <w:p w:rsidR="00A729CA" w:rsidP="00A729CA" w:rsidRDefault="00A729CA" w14:paraId="5C0709D0" w14:textId="4D7E44C7">
            <w:pPr>
              <w:pStyle w:val="BodyTextTable"/>
              <w:rPr>
                <w:rFonts w:ascii="CordiaUPC" w:hAnsi="CordiaUPC" w:cs="CordiaUPC"/>
                <w:sz w:val="28"/>
                <w:szCs w:val="28"/>
                <w:cs/>
                <w:lang w:bidi="th-TH"/>
              </w:rPr>
            </w:pPr>
            <w:r>
              <w:rPr>
                <w:rFonts w:hint="cs" w:ascii="CordiaUPC" w:hAnsi="CordiaUPC" w:cs="CordiaUPC"/>
                <w:sz w:val="28"/>
                <w:szCs w:val="28"/>
                <w:cs/>
                <w:lang w:bidi="th-TH"/>
              </w:rPr>
              <w:t>00001</w:t>
            </w:r>
          </w:p>
        </w:tc>
        <w:tc>
          <w:tcPr>
            <w:tcW w:w="1626" w:type="pct"/>
          </w:tcPr>
          <w:p w:rsidR="00A729CA" w:rsidP="00A729CA" w:rsidRDefault="00A729CA" w14:paraId="1510465C" w14:textId="21115961">
            <w:pPr>
              <w:tabs>
                <w:tab w:val="left" w:pos="1356"/>
              </w:tabs>
            </w:pPr>
            <w:r>
              <w:t>Customer 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CordiaUPC"/>
              </w:rPr>
              <w:t>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A729CA" w:rsidP="00A729CA" w:rsidRDefault="00A729CA" w14:paraId="2C67EA13" w14:textId="2FB29854">
            <w:pPr>
              <w:tabs>
                <w:tab w:val="left" w:pos="1356"/>
              </w:tabs>
            </w:pPr>
            <w:r>
              <w:t>newCustomerType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จะต้องเป็น </w:t>
            </w:r>
            <w:r>
              <w:t>Mandatory</w:t>
            </w:r>
          </w:p>
        </w:tc>
        <w:tc>
          <w:tcPr>
            <w:tcW w:w="735" w:type="pct"/>
          </w:tcPr>
          <w:p w:rsidR="00A729CA" w:rsidP="00A729CA" w:rsidRDefault="00A729CA" w14:paraId="298BACA7" w14:textId="77777777">
            <w:pPr>
              <w:rPr>
                <w:rFonts w:cs="CordiaUPC"/>
                <w:szCs w:val="36"/>
              </w:rPr>
            </w:pPr>
          </w:p>
        </w:tc>
      </w:tr>
      <w:tr w:rsidR="00A729CA" w:rsidTr="006B7DDF" w14:paraId="210D004B" w14:textId="77777777">
        <w:tc>
          <w:tcPr>
            <w:tcW w:w="778" w:type="pct"/>
          </w:tcPr>
          <w:p w:rsidRPr="000E5AB7" w:rsidR="00A729CA" w:rsidP="00A729CA" w:rsidRDefault="00A729CA" w14:paraId="3CB45C3C" w14:textId="1944221D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hint="cs" w:ascii="CordiaUPC" w:hAnsi="CordiaUPC" w:cs="CordiaUPC"/>
                <w:sz w:val="28"/>
                <w:szCs w:val="28"/>
                <w:cs/>
                <w:lang w:bidi="th-TH"/>
              </w:rPr>
              <w:t>00001</w:t>
            </w:r>
          </w:p>
        </w:tc>
        <w:tc>
          <w:tcPr>
            <w:tcW w:w="1626" w:type="pct"/>
          </w:tcPr>
          <w:p w:rsidR="00A729CA" w:rsidP="00A729CA" w:rsidRDefault="00A729CA" w14:paraId="6E434D86" w14:textId="65DD7CDD">
            <w:pPr>
              <w:tabs>
                <w:tab w:val="left" w:pos="1356"/>
              </w:tabs>
              <w:rPr>
                <w:rFonts w:cs="CordiaUPC"/>
              </w:rPr>
            </w:pPr>
            <w:r>
              <w:t>Content 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CordiaUPC"/>
              </w:rPr>
              <w:t>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Pr="008979A8" w:rsidR="00A729CA" w:rsidP="00A729CA" w:rsidRDefault="00A729CA" w14:paraId="270204D1" w14:textId="393A15EF">
            <w:pPr>
              <w:tabs>
                <w:tab w:val="left" w:pos="1356"/>
              </w:tabs>
              <w:rPr>
                <w:rFonts w:cs="CordiaUPC"/>
                <w:cs/>
              </w:rPr>
            </w:pPr>
            <w:r>
              <w:t>newContentType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จะต้องเป็น </w:t>
            </w:r>
            <w:r>
              <w:t>Mandatory</w:t>
            </w:r>
          </w:p>
        </w:tc>
        <w:tc>
          <w:tcPr>
            <w:tcW w:w="735" w:type="pct"/>
          </w:tcPr>
          <w:p w:rsidR="00A729CA" w:rsidP="00A729CA" w:rsidRDefault="00A729CA" w14:paraId="137F9893" w14:textId="77777777">
            <w:pPr>
              <w:rPr>
                <w:rFonts w:cs="CordiaUPC"/>
                <w:szCs w:val="36"/>
              </w:rPr>
            </w:pPr>
          </w:p>
        </w:tc>
      </w:tr>
      <w:tr w:rsidR="00A729CA" w:rsidTr="006B7DDF" w14:paraId="4E24D38F" w14:textId="77777777">
        <w:tc>
          <w:tcPr>
            <w:tcW w:w="778" w:type="pct"/>
          </w:tcPr>
          <w:p w:rsidRPr="000E5AB7" w:rsidR="00A729CA" w:rsidP="00A729CA" w:rsidRDefault="00A729CA" w14:paraId="0AD0FC44" w14:textId="521B04E1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hint="cs" w:ascii="CordiaUPC" w:hAnsi="CordiaUPC" w:cs="CordiaUPC"/>
                <w:sz w:val="28"/>
                <w:szCs w:val="28"/>
                <w:cs/>
                <w:lang w:bidi="th-TH"/>
              </w:rPr>
              <w:t>00001</w:t>
            </w:r>
          </w:p>
        </w:tc>
        <w:tc>
          <w:tcPr>
            <w:tcW w:w="1626" w:type="pct"/>
          </w:tcPr>
          <w:p w:rsidR="00A729CA" w:rsidP="00A729CA" w:rsidRDefault="00A729CA" w14:paraId="0E6A66F7" w14:textId="71971FA6">
            <w:pPr>
              <w:tabs>
                <w:tab w:val="left" w:pos="1356"/>
              </w:tabs>
              <w:rPr>
                <w:rFonts w:cs="CordiaUPC"/>
              </w:rPr>
            </w:pPr>
            <w:r>
              <w:t>Service 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CordiaUPC"/>
              </w:rPr>
              <w:t>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Pr="008979A8" w:rsidR="00A729CA" w:rsidP="00A729CA" w:rsidRDefault="00A729CA" w14:paraId="22FCD64B" w14:textId="07ED494B">
            <w:pPr>
              <w:tabs>
                <w:tab w:val="left" w:pos="1356"/>
              </w:tabs>
              <w:rPr>
                <w:rFonts w:cs="CordiaUPC"/>
                <w:cs/>
              </w:rPr>
            </w:pPr>
            <w:r>
              <w:t>newServiceType</w:t>
            </w:r>
            <w:r>
              <w:rPr>
                <w:rFonts w:hint="cs"/>
                <w:cs/>
              </w:rPr>
              <w:t xml:space="preserve"> จะต้องเป็น </w:t>
            </w:r>
            <w:r>
              <w:t>Mandatory</w:t>
            </w:r>
          </w:p>
        </w:tc>
        <w:tc>
          <w:tcPr>
            <w:tcW w:w="735" w:type="pct"/>
          </w:tcPr>
          <w:p w:rsidR="00A729CA" w:rsidP="00A729CA" w:rsidRDefault="00A729CA" w14:paraId="58B5B670" w14:textId="77777777">
            <w:pPr>
              <w:rPr>
                <w:rFonts w:cs="CordiaUPC"/>
                <w:szCs w:val="36"/>
              </w:rPr>
            </w:pPr>
          </w:p>
        </w:tc>
      </w:tr>
      <w:tr w:rsidR="00A729CA" w:rsidTr="006B7DDF" w14:paraId="5A705A95" w14:textId="77777777">
        <w:tc>
          <w:tcPr>
            <w:tcW w:w="778" w:type="pct"/>
          </w:tcPr>
          <w:p w:rsidR="00A729CA" w:rsidP="00A729CA" w:rsidRDefault="00A729CA" w14:paraId="08028BF9" w14:textId="234FDAF3">
            <w:pPr>
              <w:pStyle w:val="BodyTextTable"/>
              <w:rPr>
                <w:rFonts w:ascii="CordiaUPC" w:hAnsi="CordiaUPC" w:cs="CordiaUPC"/>
                <w:sz w:val="28"/>
                <w:szCs w:val="28"/>
                <w:cs/>
                <w:lang w:bidi="th-TH"/>
              </w:rPr>
            </w:pPr>
            <w:r>
              <w:rPr>
                <w:rFonts w:hint="cs" w:ascii="CordiaUPC" w:hAnsi="CordiaUPC" w:cs="CordiaUPC"/>
                <w:sz w:val="28"/>
                <w:szCs w:val="28"/>
                <w:cs/>
                <w:lang w:bidi="th-TH"/>
              </w:rPr>
              <w:t>00001</w:t>
            </w:r>
          </w:p>
        </w:tc>
        <w:tc>
          <w:tcPr>
            <w:tcW w:w="1626" w:type="pct"/>
          </w:tcPr>
          <w:p w:rsidR="00A729CA" w:rsidP="00A729CA" w:rsidRDefault="00A729CA" w14:paraId="64C08601" w14:textId="498F676E">
            <w:pPr>
              <w:tabs>
                <w:tab w:val="left" w:pos="1356"/>
              </w:tabs>
            </w:pPr>
            <w:r>
              <w:t>Service Name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CordiaUPC"/>
              </w:rPr>
              <w:t>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A729CA" w:rsidP="00A729CA" w:rsidRDefault="00A729CA" w14:paraId="48E1B732" w14:textId="29C8ED30">
            <w:pPr>
              <w:tabs>
                <w:tab w:val="left" w:pos="1356"/>
              </w:tabs>
            </w:pPr>
            <w:r>
              <w:t>newServiceName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จะต้องเป็น </w:t>
            </w:r>
            <w:r>
              <w:t>Mandatory</w:t>
            </w:r>
          </w:p>
        </w:tc>
        <w:tc>
          <w:tcPr>
            <w:tcW w:w="735" w:type="pct"/>
          </w:tcPr>
          <w:p w:rsidR="00A729CA" w:rsidP="00A729CA" w:rsidRDefault="00A729CA" w14:paraId="163DC30C" w14:textId="77777777">
            <w:pPr>
              <w:rPr>
                <w:rFonts w:cs="CordiaUPC"/>
                <w:szCs w:val="36"/>
              </w:rPr>
            </w:pPr>
          </w:p>
        </w:tc>
      </w:tr>
      <w:tr w:rsidR="00A729CA" w:rsidTr="006B7DDF" w14:paraId="2FE79475" w14:textId="77777777">
        <w:tc>
          <w:tcPr>
            <w:tcW w:w="778" w:type="pct"/>
          </w:tcPr>
          <w:p w:rsidR="00A729CA" w:rsidP="00A729CA" w:rsidRDefault="00A729CA" w14:paraId="7480D30C" w14:textId="623723B8">
            <w:pPr>
              <w:pStyle w:val="BodyTextTable"/>
              <w:rPr>
                <w:rFonts w:ascii="CordiaUPC" w:hAnsi="CordiaUPC" w:cs="CordiaUPC"/>
                <w:sz w:val="28"/>
                <w:szCs w:val="28"/>
                <w:cs/>
                <w:lang w:bidi="th-TH"/>
              </w:rPr>
            </w:pPr>
            <w:r>
              <w:rPr>
                <w:rFonts w:hint="cs" w:ascii="CordiaUPC" w:hAnsi="CordiaUPC" w:cs="CordiaUPC"/>
                <w:sz w:val="28"/>
                <w:szCs w:val="28"/>
                <w:cs/>
                <w:lang w:bidi="th-TH"/>
              </w:rPr>
              <w:t>00001</w:t>
            </w:r>
          </w:p>
        </w:tc>
        <w:tc>
          <w:tcPr>
            <w:tcW w:w="1626" w:type="pct"/>
          </w:tcPr>
          <w:p w:rsidR="00A729CA" w:rsidP="00A729CA" w:rsidRDefault="00A729CA" w14:paraId="0D2D7AAF" w14:textId="7862342A">
            <w:pPr>
              <w:tabs>
                <w:tab w:val="left" w:pos="1356"/>
              </w:tabs>
            </w:pPr>
            <w:r>
              <w:t xml:space="preserve">Sub Type </w:t>
            </w:r>
            <w:r>
              <w:rPr>
                <w:rFonts w:cs="Angsana New"/>
                <w:cs/>
              </w:rPr>
              <w:t>(</w:t>
            </w:r>
            <w:r>
              <w:t>Service No</w:t>
            </w:r>
            <w:r>
              <w:rPr>
                <w:rFonts w:cs="Angsana New"/>
                <w:cs/>
              </w:rPr>
              <w:t>.)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CordiaUPC"/>
              </w:rPr>
              <w:t>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A729CA" w:rsidP="00A729CA" w:rsidRDefault="00A729CA" w14:paraId="24C840DA" w14:textId="0BEFA9F1">
            <w:pPr>
              <w:tabs>
                <w:tab w:val="left" w:pos="1356"/>
              </w:tabs>
            </w:pPr>
            <w:r>
              <w:t>newServiceNo</w:t>
            </w:r>
            <w:r>
              <w:rPr>
                <w:rFonts w:hint="cs"/>
                <w:cs/>
              </w:rPr>
              <w:t xml:space="preserve"> จะต้องเป็น </w:t>
            </w:r>
            <w:r>
              <w:t>Mandatory</w:t>
            </w:r>
          </w:p>
        </w:tc>
        <w:tc>
          <w:tcPr>
            <w:tcW w:w="735" w:type="pct"/>
          </w:tcPr>
          <w:p w:rsidR="00A729CA" w:rsidP="00A729CA" w:rsidRDefault="00A729CA" w14:paraId="316CA44B" w14:textId="77777777">
            <w:pPr>
              <w:rPr>
                <w:rFonts w:cs="CordiaUPC"/>
                <w:szCs w:val="36"/>
              </w:rPr>
            </w:pPr>
          </w:p>
        </w:tc>
      </w:tr>
      <w:tr w:rsidR="00A729CA" w:rsidTr="009C5FCE" w14:paraId="6B150749" w14:textId="77777777">
        <w:tc>
          <w:tcPr>
            <w:tcW w:w="5000" w:type="pct"/>
            <w:gridSpan w:val="4"/>
            <w:shd w:val="clear" w:color="auto" w:fill="C2D69B" w:themeFill="accent3" w:themeFillTint="99"/>
          </w:tcPr>
          <w:p w:rsidR="00A729CA" w:rsidP="00A729CA" w:rsidRDefault="00A729CA" w14:paraId="65077B60" w14:textId="3124FF3C">
            <w:pPr>
              <w:pStyle w:val="HeaderTable"/>
            </w:pPr>
            <w:r>
              <w:t xml:space="preserve">End Create Content Type Section </w:t>
            </w:r>
            <w:r>
              <w:rPr>
                <w:rFonts w:cs="Angsana New"/>
                <w:bCs/>
                <w:cs/>
                <w:lang w:bidi="th-TH"/>
              </w:rPr>
              <w:t>(</w:t>
            </w:r>
            <w:r>
              <w:t>Popup</w:t>
            </w:r>
            <w:r>
              <w:rPr>
                <w:rFonts w:cs="Angsana New"/>
                <w:bCs/>
                <w:cs/>
                <w:lang w:bidi="th-TH"/>
              </w:rPr>
              <w:t>)</w:t>
            </w:r>
          </w:p>
        </w:tc>
      </w:tr>
    </w:tbl>
    <w:p w:rsidRPr="008979A8" w:rsidR="006B7DDF" w:rsidP="009C5FCE" w:rsidRDefault="006B7DDF" w14:paraId="262BA0B5" w14:textId="77777777">
      <w:pPr>
        <w:pStyle w:val="Heading3"/>
        <w:numPr>
          <w:ilvl w:val="0"/>
          <w:numId w:val="264"/>
        </w:numPr>
        <w:rPr>
          <w:rFonts w:ascii="CordiaUPC" w:hAnsi="CordiaUPC" w:cs="CordiaUPC"/>
          <w:sz w:val="32"/>
          <w:szCs w:val="32"/>
        </w:rPr>
      </w:pPr>
      <w:r w:rsidRPr="008979A8">
        <w:rPr>
          <w:rFonts w:ascii="CordiaUPC" w:hAnsi="CordiaUPC" w:cs="CordiaUPC"/>
          <w:sz w:val="32"/>
          <w:szCs w:val="32"/>
        </w:rPr>
        <w:t>Mapping to DB</w:t>
      </w:r>
    </w:p>
    <w:tbl>
      <w:tblPr>
        <w:tblW w:w="4977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348"/>
        <w:gridCol w:w="2486"/>
        <w:gridCol w:w="4141"/>
      </w:tblGrid>
      <w:tr w:rsidRPr="008979A8" w:rsidR="006B7DDF" w:rsidTr="006B7DDF" w14:paraId="6E478078" w14:textId="77777777">
        <w:trPr>
          <w:cantSplit/>
          <w:tblHeader/>
        </w:trPr>
        <w:tc>
          <w:tcPr>
            <w:tcW w:w="1308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6B7DDF" w:rsidP="006B7DDF" w:rsidRDefault="006B7DDF" w14:paraId="72C10F8D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Database Table</w:t>
            </w:r>
          </w:p>
        </w:tc>
        <w:tc>
          <w:tcPr>
            <w:tcW w:w="1385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6B7DDF" w:rsidP="006B7DDF" w:rsidRDefault="006B7DDF" w14:paraId="737E7F38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Database Column</w:t>
            </w:r>
          </w:p>
        </w:tc>
        <w:tc>
          <w:tcPr>
            <w:tcW w:w="2307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6B7DDF" w:rsidP="006B7DDF" w:rsidRDefault="006B7DDF" w14:paraId="56E36FDE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Field on Screen</w:t>
            </w:r>
          </w:p>
        </w:tc>
      </w:tr>
      <w:tr w:rsidRPr="008979A8" w:rsidR="00D814D1" w:rsidTr="006B7DDF" w14:paraId="70F64E7F" w14:textId="77777777">
        <w:tc>
          <w:tcPr>
            <w:tcW w:w="1308" w:type="pct"/>
            <w:vMerge w:val="restart"/>
          </w:tcPr>
          <w:p w:rsidRPr="008979A8" w:rsidR="00D814D1" w:rsidP="006B7DDF" w:rsidRDefault="00D814D1" w14:paraId="48188037" w14:textId="1788CC9A">
            <w:pPr>
              <w:rPr>
                <w:rFonts w:cs="CordiaUPC"/>
              </w:rPr>
            </w:pPr>
            <w:r>
              <w:rPr>
                <w:rFonts w:cs="CordiaUPC"/>
              </w:rPr>
              <w:t>MASS_CONTENT</w:t>
            </w:r>
          </w:p>
        </w:tc>
        <w:tc>
          <w:tcPr>
            <w:tcW w:w="1385" w:type="pct"/>
          </w:tcPr>
          <w:p w:rsidRPr="008979A8" w:rsidR="00D814D1" w:rsidP="006B7DDF" w:rsidRDefault="00D814D1" w14:paraId="6EFBAB4C" w14:textId="77777777">
            <w:pPr>
              <w:spacing w:after="0"/>
              <w:rPr>
                <w:rFonts w:cs="CordiaUPC"/>
              </w:rPr>
            </w:pPr>
            <w:r>
              <w:rPr>
                <w:rFonts w:cs="CordiaUPC"/>
              </w:rPr>
              <w:t>ROW_ID</w:t>
            </w:r>
          </w:p>
        </w:tc>
        <w:tc>
          <w:tcPr>
            <w:tcW w:w="2307" w:type="pct"/>
          </w:tcPr>
          <w:p w:rsidR="00D814D1" w:rsidP="006B7DDF" w:rsidRDefault="00D814D1" w14:paraId="47E78356" w14:textId="77777777">
            <w:pPr>
              <w:spacing w:after="0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ครั้งแรก</w:t>
            </w:r>
          </w:p>
          <w:p w:rsidR="00D814D1" w:rsidP="006B7DDF" w:rsidRDefault="00D814D1" w14:paraId="17A6567B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ให้ระบบ </w:t>
            </w:r>
            <w:r>
              <w:rPr>
                <w:rFonts w:cs="CordiaUPC"/>
              </w:rPr>
              <w:t xml:space="preserve">Auto Generate </w:t>
            </w:r>
          </w:p>
          <w:p w:rsidR="00D814D1" w:rsidP="006B7DDF" w:rsidRDefault="00D814D1" w14:paraId="63507729" w14:textId="77777777">
            <w:pPr>
              <w:spacing w:after="0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ครั้งถัดไป</w:t>
            </w:r>
          </w:p>
          <w:p w:rsidRPr="008979A8" w:rsidR="00D814D1" w:rsidP="006B7DDF" w:rsidRDefault="00D814D1" w14:paraId="20F84EDE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ให้ใช้ </w:t>
            </w:r>
            <w:r>
              <w:rPr>
                <w:rFonts w:cs="CordiaUPC"/>
              </w:rPr>
              <w:t xml:space="preserve">Row ID </w:t>
            </w:r>
            <w:r>
              <w:rPr>
                <w:rFonts w:hint="cs" w:cs="Angsana New"/>
                <w:cs/>
              </w:rPr>
              <w:t>เดิม</w:t>
            </w:r>
          </w:p>
        </w:tc>
      </w:tr>
      <w:tr w:rsidRPr="008979A8" w:rsidR="00D814D1" w:rsidTr="006B7DDF" w14:paraId="564395B5" w14:textId="77777777">
        <w:tc>
          <w:tcPr>
            <w:tcW w:w="1308" w:type="pct"/>
            <w:vMerge/>
          </w:tcPr>
          <w:p w:rsidRPr="008979A8" w:rsidR="00D814D1" w:rsidP="006B7DDF" w:rsidRDefault="00D814D1" w14:paraId="342E52A7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D814D1" w:rsidP="006B7DDF" w:rsidRDefault="00D814D1" w14:paraId="70259586" w14:textId="77777777">
            <w:pPr>
              <w:spacing w:after="0"/>
              <w:rPr>
                <w:rFonts w:cs="CordiaUPC"/>
              </w:rPr>
            </w:pPr>
            <w:r>
              <w:rPr>
                <w:rFonts w:cs="CordiaUPC"/>
              </w:rPr>
              <w:t>REFERENCE</w:t>
            </w:r>
            <w:r w:rsidRPr="008979A8">
              <w:rPr>
                <w:rFonts w:cs="CordiaUPC"/>
              </w:rPr>
              <w:t>_ROW_ID</w:t>
            </w:r>
          </w:p>
        </w:tc>
        <w:tc>
          <w:tcPr>
            <w:tcW w:w="2307" w:type="pct"/>
          </w:tcPr>
          <w:p w:rsidR="00D814D1" w:rsidP="006B7DDF" w:rsidRDefault="00D814D1" w14:paraId="6CE6331B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>ให้</w:t>
            </w:r>
            <w:r w:rsidRPr="008979A8">
              <w:rPr>
                <w:rFonts w:cs="Angsana New"/>
                <w:cs/>
              </w:rPr>
              <w:t>ใช้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CordiaUPC"/>
              </w:rPr>
              <w:t>MASS_PO_DETAIL</w:t>
            </w:r>
            <w:r w:rsidRPr="008979A8">
              <w:rPr>
                <w:rFonts w:cs="Angsana New"/>
                <w:cs/>
              </w:rPr>
              <w:t>.</w:t>
            </w:r>
            <w:r w:rsidRPr="008979A8">
              <w:rPr>
                <w:rFonts w:cs="CordiaUPC"/>
              </w:rPr>
              <w:t>ROW_ID</w:t>
            </w:r>
            <w:r>
              <w:rPr>
                <w:rFonts w:hint="cs" w:cs="Angsana New"/>
                <w:cs/>
              </w:rPr>
              <w:t xml:space="preserve"> เดิม</w:t>
            </w:r>
          </w:p>
        </w:tc>
      </w:tr>
      <w:tr w:rsidRPr="008979A8" w:rsidR="00D814D1" w:rsidTr="006B7DDF" w14:paraId="5975E260" w14:textId="77777777">
        <w:tc>
          <w:tcPr>
            <w:tcW w:w="1308" w:type="pct"/>
            <w:vMerge/>
          </w:tcPr>
          <w:p w:rsidRPr="008979A8" w:rsidR="00D814D1" w:rsidP="006B7DDF" w:rsidRDefault="00D814D1" w14:paraId="79D3272D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D814D1" w:rsidP="006B7DDF" w:rsidRDefault="00D814D1" w14:paraId="3492F52A" w14:textId="77777777">
            <w:pPr>
              <w:spacing w:after="0"/>
              <w:rPr>
                <w:rFonts w:cs="CordiaUPC"/>
              </w:rPr>
            </w:pPr>
            <w:r w:rsidRPr="008979A8">
              <w:rPr>
                <w:rFonts w:cs="CordiaUPC"/>
              </w:rPr>
              <w:t>FREE_RESOURCE_TYPE</w:t>
            </w:r>
          </w:p>
        </w:tc>
        <w:tc>
          <w:tcPr>
            <w:tcW w:w="2307" w:type="pct"/>
          </w:tcPr>
          <w:p w:rsidR="00D814D1" w:rsidP="006B7DDF" w:rsidRDefault="00D814D1" w14:paraId="04D42401" w14:textId="77777777">
            <w:pPr>
              <w:rPr>
                <w:rFonts w:cs="CordiaUPC"/>
                <w:cs/>
              </w:rPr>
            </w:pPr>
            <w:r w:rsidRPr="008979A8">
              <w:rPr>
                <w:rFonts w:cs="Angsana New"/>
                <w:cs/>
              </w:rPr>
              <w:t xml:space="preserve">ให้ </w:t>
            </w:r>
            <w:r w:rsidRPr="008979A8">
              <w:rPr>
                <w:rFonts w:cs="CordiaUPC"/>
              </w:rPr>
              <w:t xml:space="preserve">Default </w:t>
            </w:r>
            <w:r w:rsidRPr="008979A8">
              <w:rPr>
                <w:rFonts w:cs="Angsana New"/>
                <w:cs/>
              </w:rPr>
              <w:t>ค่าเป็น “</w:t>
            </w:r>
            <w:r w:rsidRPr="008979A8">
              <w:rPr>
                <w:rFonts w:cs="CordiaUPC"/>
              </w:rPr>
              <w:t>Product Pricing</w:t>
            </w:r>
            <w:r w:rsidRPr="008979A8">
              <w:rPr>
                <w:rFonts w:cs="Angsana New"/>
                <w:cs/>
              </w:rPr>
              <w:t>”</w:t>
            </w:r>
          </w:p>
        </w:tc>
      </w:tr>
      <w:tr w:rsidRPr="008979A8" w:rsidR="00D814D1" w:rsidTr="006B7DDF" w14:paraId="12EF193E" w14:textId="77777777">
        <w:tc>
          <w:tcPr>
            <w:tcW w:w="1308" w:type="pct"/>
            <w:vMerge/>
          </w:tcPr>
          <w:p w:rsidRPr="008979A8" w:rsidR="00D814D1" w:rsidP="006B7DDF" w:rsidRDefault="00D814D1" w14:paraId="122E0F54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D814D1" w:rsidP="006B7DDF" w:rsidRDefault="00D814D1" w14:paraId="0C0EB581" w14:textId="68167C96">
            <w:pPr>
              <w:spacing w:after="0"/>
              <w:rPr>
                <w:rFonts w:cs="CordiaUPC"/>
              </w:rPr>
            </w:pPr>
            <w:r>
              <w:t>PS_CATEGORY_TYPE</w:t>
            </w:r>
          </w:p>
        </w:tc>
        <w:tc>
          <w:tcPr>
            <w:tcW w:w="2307" w:type="pct"/>
          </w:tcPr>
          <w:p w:rsidR="00D814D1" w:rsidP="006B7DDF" w:rsidRDefault="00D814D1" w14:paraId="2B55BAE1" w14:textId="2FDD603E">
            <w:pPr>
              <w:rPr>
                <w:cs/>
              </w:rPr>
            </w:pPr>
            <w:r>
              <w:t>psContentType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(</w:t>
            </w:r>
            <w:r>
              <w:rPr>
                <w:rFonts w:hint="cs"/>
                <w:cs/>
              </w:rPr>
              <w:t xml:space="preserve">รับค่ามาจาก </w:t>
            </w:r>
            <w:r>
              <w:t xml:space="preserve">Tab </w:t>
            </w:r>
            <w:r>
              <w:rPr>
                <w:rFonts w:hint="cs"/>
                <w:cs/>
              </w:rPr>
              <w:t>ที่ส่งค่ามา</w:t>
            </w:r>
            <w:r>
              <w:rPr>
                <w:rFonts w:cs="Angsana New"/>
                <w:cs/>
              </w:rPr>
              <w:t>)</w:t>
            </w:r>
          </w:p>
        </w:tc>
      </w:tr>
      <w:tr w:rsidRPr="008979A8" w:rsidR="00D814D1" w:rsidTr="006B7DDF" w14:paraId="748C44C4" w14:textId="77777777">
        <w:tc>
          <w:tcPr>
            <w:tcW w:w="1308" w:type="pct"/>
            <w:vMerge/>
          </w:tcPr>
          <w:p w:rsidRPr="008979A8" w:rsidR="00D814D1" w:rsidP="006B7DDF" w:rsidRDefault="00D814D1" w14:paraId="1A7A5691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D814D1" w:rsidP="006B7DDF" w:rsidRDefault="00D814D1" w14:paraId="6257BC69" w14:textId="31E6A73D">
            <w:pPr>
              <w:spacing w:after="0"/>
              <w:rPr>
                <w:rFonts w:cs="CordiaUPC"/>
              </w:rPr>
            </w:pPr>
            <w:r>
              <w:rPr>
                <w:rFonts w:cs="CordiaUPC"/>
              </w:rPr>
              <w:t>CONTENT_TYPE</w:t>
            </w:r>
          </w:p>
        </w:tc>
        <w:tc>
          <w:tcPr>
            <w:tcW w:w="2307" w:type="pct"/>
          </w:tcPr>
          <w:p w:rsidRPr="008979A8" w:rsidR="00D814D1" w:rsidP="006B7DDF" w:rsidRDefault="00D814D1" w14:paraId="5AE3E9C6" w14:textId="652A4DC6">
            <w:pPr>
              <w:rPr>
                <w:rFonts w:cs="CordiaUPC"/>
                <w:cs/>
              </w:rPr>
            </w:pPr>
            <w:r>
              <w:t>contentType</w:t>
            </w:r>
          </w:p>
        </w:tc>
      </w:tr>
      <w:tr w:rsidRPr="008979A8" w:rsidR="00D814D1" w:rsidTr="006B7DDF" w14:paraId="6F573A1E" w14:textId="77777777">
        <w:tc>
          <w:tcPr>
            <w:tcW w:w="1308" w:type="pct"/>
            <w:vMerge/>
          </w:tcPr>
          <w:p w:rsidRPr="008979A8" w:rsidR="00D814D1" w:rsidP="006B7DDF" w:rsidRDefault="00D814D1" w14:paraId="44370C5D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D814D1" w:rsidP="006B7DDF" w:rsidRDefault="00D814D1" w14:paraId="0EE21AB0" w14:textId="04457978">
            <w:pPr>
              <w:spacing w:after="0"/>
              <w:rPr>
                <w:rFonts w:cs="CordiaUPC"/>
              </w:rPr>
            </w:pPr>
            <w:r>
              <w:rPr>
                <w:rFonts w:cs="CordiaUPC"/>
              </w:rPr>
              <w:t>SERVICE_TYPE</w:t>
            </w:r>
          </w:p>
        </w:tc>
        <w:tc>
          <w:tcPr>
            <w:tcW w:w="2307" w:type="pct"/>
          </w:tcPr>
          <w:p w:rsidR="00D814D1" w:rsidP="006B7DDF" w:rsidRDefault="00D814D1" w14:paraId="13268FAE" w14:textId="71648803">
            <w:pPr>
              <w:tabs>
                <w:tab w:val="left" w:pos="1356"/>
              </w:tabs>
            </w:pPr>
            <w:r>
              <w:t>serviceType</w:t>
            </w:r>
          </w:p>
          <w:p w:rsidRPr="008979A8" w:rsidR="00D814D1" w:rsidP="006B7DDF" w:rsidRDefault="00D814D1" w14:paraId="4962D376" w14:textId="77777777">
            <w:pPr>
              <w:rPr>
                <w:rFonts w:cs="CordiaUPC"/>
                <w:cs/>
              </w:rPr>
            </w:pPr>
          </w:p>
        </w:tc>
      </w:tr>
      <w:tr w:rsidRPr="008979A8" w:rsidR="00D814D1" w:rsidTr="006B7DDF" w14:paraId="6B6F7D08" w14:textId="77777777">
        <w:tc>
          <w:tcPr>
            <w:tcW w:w="1308" w:type="pct"/>
            <w:vMerge/>
          </w:tcPr>
          <w:p w:rsidRPr="008979A8" w:rsidR="00D814D1" w:rsidP="006B7DDF" w:rsidRDefault="00D814D1" w14:paraId="005D9274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D814D1" w:rsidP="006B7DDF" w:rsidRDefault="00D814D1" w14:paraId="20C821DE" w14:textId="536DF20C">
            <w:pPr>
              <w:spacing w:after="0"/>
              <w:rPr>
                <w:rFonts w:cs="CordiaUPC"/>
              </w:rPr>
            </w:pPr>
            <w:r>
              <w:rPr>
                <w:rFonts w:cs="CordiaUPC"/>
              </w:rPr>
              <w:t>SERVICE_NAME</w:t>
            </w:r>
          </w:p>
        </w:tc>
        <w:tc>
          <w:tcPr>
            <w:tcW w:w="2307" w:type="pct"/>
          </w:tcPr>
          <w:p w:rsidRPr="008979A8" w:rsidR="00D814D1" w:rsidP="006B7DDF" w:rsidRDefault="00D814D1" w14:paraId="38C7FE31" w14:textId="0795E90B">
            <w:pPr>
              <w:rPr>
                <w:rFonts w:cs="CordiaUPC"/>
                <w:cs/>
              </w:rPr>
            </w:pPr>
            <w:r>
              <w:rPr>
                <w:rFonts w:cs="CordiaUPC"/>
              </w:rPr>
              <w:t>serviceName</w:t>
            </w:r>
          </w:p>
        </w:tc>
      </w:tr>
      <w:tr w:rsidRPr="008979A8" w:rsidR="00D814D1" w:rsidTr="006B7DDF" w14:paraId="0FC15E17" w14:textId="77777777">
        <w:tc>
          <w:tcPr>
            <w:tcW w:w="1308" w:type="pct"/>
            <w:vMerge/>
          </w:tcPr>
          <w:p w:rsidRPr="008979A8" w:rsidR="00D814D1" w:rsidP="006B7DDF" w:rsidRDefault="00D814D1" w14:paraId="2F1C96F1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D814D1" w:rsidP="006B7DDF" w:rsidRDefault="00D814D1" w14:paraId="76D758EA" w14:textId="0295186F">
            <w:pPr>
              <w:spacing w:after="0"/>
              <w:rPr>
                <w:rFonts w:cs="CordiaUPC"/>
              </w:rPr>
            </w:pPr>
            <w:r>
              <w:rPr>
                <w:rFonts w:cs="CordiaUPC"/>
              </w:rPr>
              <w:t>SERVICE_NO</w:t>
            </w:r>
          </w:p>
        </w:tc>
        <w:tc>
          <w:tcPr>
            <w:tcW w:w="2307" w:type="pct"/>
          </w:tcPr>
          <w:p w:rsidRPr="008979A8" w:rsidR="00D814D1" w:rsidP="006B7DDF" w:rsidRDefault="00D814D1" w14:paraId="3E7B0025" w14:textId="7B88762B">
            <w:pPr>
              <w:rPr>
                <w:rFonts w:cs="CordiaUPC"/>
              </w:rPr>
            </w:pPr>
            <w:r>
              <w:rPr>
                <w:color w:val="000000" w:themeColor="text1"/>
              </w:rPr>
              <w:t>serviceNo</w:t>
            </w:r>
          </w:p>
        </w:tc>
      </w:tr>
      <w:tr w:rsidRPr="008979A8" w:rsidR="00D814D1" w:rsidTr="006B7DDF" w14:paraId="5DA7330E" w14:textId="77777777">
        <w:tc>
          <w:tcPr>
            <w:tcW w:w="1308" w:type="pct"/>
            <w:vMerge/>
          </w:tcPr>
          <w:p w:rsidRPr="008979A8" w:rsidR="00D814D1" w:rsidP="006B7DDF" w:rsidRDefault="00D814D1" w14:paraId="0843593F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F33A0D" w:rsidR="00D814D1" w:rsidP="006B7DDF" w:rsidRDefault="00D814D1" w14:paraId="1AC384E7" w14:textId="77777777">
            <w:pPr>
              <w:spacing w:after="0"/>
              <w:rPr>
                <w:rFonts w:cs="CordiaUPC"/>
              </w:rPr>
            </w:pPr>
            <w:r>
              <w:rPr>
                <w:szCs w:val="36"/>
              </w:rPr>
              <w:t>DURATION_TYPE</w:t>
            </w:r>
          </w:p>
        </w:tc>
        <w:tc>
          <w:tcPr>
            <w:tcW w:w="2307" w:type="pct"/>
          </w:tcPr>
          <w:p w:rsidR="00D814D1" w:rsidP="006B7DDF" w:rsidRDefault="00D814D1" w14:paraId="59CE628A" w14:textId="77777777">
            <w:pPr>
              <w:rPr>
                <w:rFonts w:cs="CordiaUPC"/>
                <w:cs/>
              </w:rPr>
            </w:pPr>
            <w:r>
              <w:rPr>
                <w:rFonts w:cs="CordiaUPC"/>
              </w:rPr>
              <w:t>d</w:t>
            </w:r>
            <w:r w:rsidRPr="008979A8">
              <w:rPr>
                <w:rFonts w:cs="CordiaUPC"/>
              </w:rPr>
              <w:t>urationType</w:t>
            </w:r>
          </w:p>
        </w:tc>
      </w:tr>
      <w:tr w:rsidRPr="008979A8" w:rsidR="00D814D1" w:rsidTr="006B7DDF" w14:paraId="4F54E9FC" w14:textId="77777777">
        <w:tc>
          <w:tcPr>
            <w:tcW w:w="1308" w:type="pct"/>
            <w:vMerge/>
          </w:tcPr>
          <w:p w:rsidRPr="008979A8" w:rsidR="00D814D1" w:rsidP="006B7DDF" w:rsidRDefault="00D814D1" w14:paraId="725E81A4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D814D1" w:rsidP="006B7DDF" w:rsidRDefault="00D814D1" w14:paraId="2EA05D73" w14:textId="77777777">
            <w:pPr>
              <w:spacing w:after="0"/>
              <w:rPr>
                <w:szCs w:val="36"/>
              </w:rPr>
            </w:pPr>
            <w:r>
              <w:rPr>
                <w:szCs w:val="36"/>
              </w:rPr>
              <w:t>DURATION_FROM</w:t>
            </w:r>
          </w:p>
        </w:tc>
        <w:tc>
          <w:tcPr>
            <w:tcW w:w="2307" w:type="pct"/>
          </w:tcPr>
          <w:p w:rsidR="00D814D1" w:rsidP="006B7DDF" w:rsidRDefault="00D814D1" w14:paraId="592DDBC5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d</w:t>
            </w:r>
            <w:r w:rsidRPr="008979A8">
              <w:rPr>
                <w:rFonts w:cs="CordiaUPC"/>
              </w:rPr>
              <w:t>urationFrom</w:t>
            </w:r>
          </w:p>
        </w:tc>
      </w:tr>
      <w:tr w:rsidRPr="008979A8" w:rsidR="00D814D1" w:rsidTr="006B7DDF" w14:paraId="4A8526D5" w14:textId="77777777">
        <w:tc>
          <w:tcPr>
            <w:tcW w:w="1308" w:type="pct"/>
            <w:vMerge/>
          </w:tcPr>
          <w:p w:rsidRPr="008979A8" w:rsidR="00D814D1" w:rsidP="006B7DDF" w:rsidRDefault="00D814D1" w14:paraId="07A14516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D814D1" w:rsidP="006B7DDF" w:rsidRDefault="00D814D1" w14:paraId="50E41CFB" w14:textId="77777777">
            <w:pPr>
              <w:spacing w:after="0"/>
              <w:rPr>
                <w:szCs w:val="36"/>
              </w:rPr>
            </w:pPr>
            <w:r>
              <w:rPr>
                <w:szCs w:val="36"/>
              </w:rPr>
              <w:t>DURATION_TO</w:t>
            </w:r>
          </w:p>
        </w:tc>
        <w:tc>
          <w:tcPr>
            <w:tcW w:w="2307" w:type="pct"/>
          </w:tcPr>
          <w:p w:rsidR="00D814D1" w:rsidP="006B7DDF" w:rsidRDefault="00D814D1" w14:paraId="5A38A7AB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d</w:t>
            </w:r>
            <w:r w:rsidRPr="008979A8">
              <w:rPr>
                <w:rFonts w:cs="CordiaUPC"/>
              </w:rPr>
              <w:t>urationTo</w:t>
            </w:r>
          </w:p>
        </w:tc>
      </w:tr>
      <w:tr w:rsidRPr="008979A8" w:rsidR="00D814D1" w:rsidTr="006B7DDF" w14:paraId="58613D80" w14:textId="77777777">
        <w:tc>
          <w:tcPr>
            <w:tcW w:w="1308" w:type="pct"/>
            <w:vMerge/>
          </w:tcPr>
          <w:p w:rsidRPr="008979A8" w:rsidR="00D814D1" w:rsidP="006B7DDF" w:rsidRDefault="00D814D1" w14:paraId="712F9FCE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D814D1" w:rsidP="006B7DDF" w:rsidRDefault="00D814D1" w14:paraId="4B12874A" w14:textId="77777777">
            <w:pPr>
              <w:spacing w:after="0"/>
              <w:rPr>
                <w:szCs w:val="36"/>
              </w:rPr>
            </w:pPr>
            <w:r>
              <w:rPr>
                <w:szCs w:val="36"/>
              </w:rPr>
              <w:t>DURATION_UNIT</w:t>
            </w:r>
          </w:p>
        </w:tc>
        <w:tc>
          <w:tcPr>
            <w:tcW w:w="2307" w:type="pct"/>
          </w:tcPr>
          <w:p w:rsidR="00D814D1" w:rsidP="006B7DDF" w:rsidRDefault="00D814D1" w14:paraId="20DCF9A0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d</w:t>
            </w:r>
            <w:r w:rsidRPr="008979A8">
              <w:rPr>
                <w:rFonts w:cs="CordiaUPC"/>
              </w:rPr>
              <w:t>urationUnit</w:t>
            </w:r>
          </w:p>
        </w:tc>
      </w:tr>
      <w:tr w:rsidRPr="008979A8" w:rsidR="00D814D1" w:rsidTr="006B7DDF" w14:paraId="385B89E5" w14:textId="77777777">
        <w:tc>
          <w:tcPr>
            <w:tcW w:w="1308" w:type="pct"/>
            <w:vMerge/>
          </w:tcPr>
          <w:p w:rsidRPr="008979A8" w:rsidR="00D814D1" w:rsidP="006B7DDF" w:rsidRDefault="00D814D1" w14:paraId="25813131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D814D1" w:rsidP="006B7DDF" w:rsidRDefault="00D814D1" w14:paraId="6848E889" w14:textId="77777777">
            <w:pPr>
              <w:spacing w:after="0"/>
              <w:rPr>
                <w:szCs w:val="36"/>
              </w:rPr>
            </w:pPr>
            <w:r>
              <w:rPr>
                <w:szCs w:val="36"/>
              </w:rPr>
              <w:t>BILL_CYCLE_TYPE</w:t>
            </w:r>
          </w:p>
        </w:tc>
        <w:tc>
          <w:tcPr>
            <w:tcW w:w="2307" w:type="pct"/>
          </w:tcPr>
          <w:p w:rsidR="00D814D1" w:rsidP="006B7DDF" w:rsidRDefault="00D814D1" w14:paraId="500DB167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billCycleType</w:t>
            </w:r>
          </w:p>
        </w:tc>
      </w:tr>
      <w:tr w:rsidRPr="008979A8" w:rsidR="00D814D1" w:rsidTr="006B7DDF" w14:paraId="5023B8B2" w14:textId="77777777">
        <w:tc>
          <w:tcPr>
            <w:tcW w:w="1308" w:type="pct"/>
            <w:vMerge/>
          </w:tcPr>
          <w:p w:rsidRPr="008979A8" w:rsidR="00D814D1" w:rsidP="006B7DDF" w:rsidRDefault="00D814D1" w14:paraId="2AC5E8FD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D814D1" w:rsidP="006B7DDF" w:rsidRDefault="00D814D1" w14:paraId="058800BD" w14:textId="77777777">
            <w:pPr>
              <w:spacing w:after="0"/>
              <w:rPr>
                <w:szCs w:val="36"/>
              </w:rPr>
            </w:pPr>
            <w:r>
              <w:rPr>
                <w:szCs w:val="36"/>
              </w:rPr>
              <w:t>BILL_CYCLE_VALUE</w:t>
            </w:r>
          </w:p>
        </w:tc>
        <w:tc>
          <w:tcPr>
            <w:tcW w:w="2307" w:type="pct"/>
          </w:tcPr>
          <w:p w:rsidR="00D814D1" w:rsidP="006B7DDF" w:rsidRDefault="00D814D1" w14:paraId="4D91096F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billCycleValue</w:t>
            </w:r>
          </w:p>
        </w:tc>
      </w:tr>
      <w:tr w:rsidRPr="008979A8" w:rsidR="00D814D1" w:rsidTr="006B7DDF" w14:paraId="2D7DD75E" w14:textId="77777777">
        <w:tc>
          <w:tcPr>
            <w:tcW w:w="1308" w:type="pct"/>
            <w:vMerge/>
          </w:tcPr>
          <w:p w:rsidRPr="008979A8" w:rsidR="00D814D1" w:rsidP="006B7DDF" w:rsidRDefault="00D814D1" w14:paraId="0571688C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D814D1" w:rsidP="006B7DDF" w:rsidRDefault="00D814D1" w14:paraId="6AC47B34" w14:textId="77777777">
            <w:pPr>
              <w:spacing w:after="0"/>
              <w:rPr>
                <w:szCs w:val="36"/>
              </w:rPr>
            </w:pPr>
            <w:r>
              <w:rPr>
                <w:szCs w:val="36"/>
              </w:rPr>
              <w:t>BILL_CYCLE_UNIT</w:t>
            </w:r>
          </w:p>
        </w:tc>
        <w:tc>
          <w:tcPr>
            <w:tcW w:w="2307" w:type="pct"/>
          </w:tcPr>
          <w:p w:rsidR="00D814D1" w:rsidP="006B7DDF" w:rsidRDefault="00D814D1" w14:paraId="0EB76A83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billCycleUnit</w:t>
            </w:r>
          </w:p>
        </w:tc>
      </w:tr>
      <w:tr w:rsidRPr="008979A8" w:rsidR="00D814D1" w:rsidTr="006B7DDF" w14:paraId="301734A2" w14:textId="77777777">
        <w:tc>
          <w:tcPr>
            <w:tcW w:w="1308" w:type="pct"/>
            <w:vMerge/>
          </w:tcPr>
          <w:p w:rsidRPr="008979A8" w:rsidR="00D814D1" w:rsidP="00D814D1" w:rsidRDefault="00D814D1" w14:paraId="505B5A47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D814D1" w:rsidP="00D814D1" w:rsidRDefault="00D814D1" w14:paraId="5BA32FEE" w14:textId="2944C764">
            <w:pPr>
              <w:spacing w:after="0"/>
              <w:rPr>
                <w:szCs w:val="36"/>
              </w:rPr>
            </w:pPr>
            <w:r>
              <w:t>DEDUCT_TYPE</w:t>
            </w:r>
          </w:p>
        </w:tc>
        <w:tc>
          <w:tcPr>
            <w:tcW w:w="2307" w:type="pct"/>
          </w:tcPr>
          <w:p w:rsidR="00D814D1" w:rsidP="00D814D1" w:rsidRDefault="00D814D1" w14:paraId="1E72AB02" w14:textId="4EA2007F">
            <w:pPr>
              <w:rPr>
                <w:rFonts w:cs="CordiaUPC"/>
              </w:rPr>
            </w:pPr>
            <w:r>
              <w:rPr>
                <w:rFonts w:cs="CordiaUPC"/>
              </w:rPr>
              <w:t>deductType</w:t>
            </w:r>
          </w:p>
        </w:tc>
      </w:tr>
      <w:tr w:rsidRPr="008979A8" w:rsidR="00A001F4" w:rsidTr="006B7DDF" w14:paraId="137042E0" w14:textId="77777777">
        <w:tc>
          <w:tcPr>
            <w:tcW w:w="1308" w:type="pct"/>
            <w:vMerge w:val="restart"/>
          </w:tcPr>
          <w:p w:rsidRPr="008979A8" w:rsidR="00A001F4" w:rsidP="00A93ED3" w:rsidRDefault="00A001F4" w14:paraId="279E6E0D" w14:textId="1F134FCF">
            <w:pPr>
              <w:rPr>
                <w:rFonts w:cs="CordiaUPC"/>
              </w:rPr>
            </w:pPr>
            <w:r>
              <w:t>CONTENT_TYPE</w:t>
            </w:r>
            <w:r w:rsidRPr="00FE6A6E">
              <w:t>_CONFIG</w:t>
            </w:r>
          </w:p>
        </w:tc>
        <w:tc>
          <w:tcPr>
            <w:tcW w:w="1385" w:type="pct"/>
          </w:tcPr>
          <w:p w:rsidR="00A001F4" w:rsidP="00A93ED3" w:rsidRDefault="00A001F4" w14:paraId="03F0BB13" w14:textId="0476F98A">
            <w:pPr>
              <w:spacing w:after="0"/>
              <w:rPr>
                <w:szCs w:val="36"/>
              </w:rPr>
            </w:pPr>
            <w:r>
              <w:t>ROW_ID</w:t>
            </w:r>
            <w:r w:rsidRPr="00FE6A6E">
              <w:tab/>
            </w:r>
            <w:r w:rsidRPr="00FE6A6E">
              <w:tab/>
            </w:r>
          </w:p>
        </w:tc>
        <w:tc>
          <w:tcPr>
            <w:tcW w:w="2307" w:type="pct"/>
          </w:tcPr>
          <w:p w:rsidR="00A001F4" w:rsidP="00A93ED3" w:rsidRDefault="00A001F4" w14:paraId="45456CEB" w14:textId="2D8626CE">
            <w:pPr>
              <w:rPr>
                <w:rFonts w:cs="CordiaUPC"/>
              </w:rPr>
            </w:pPr>
            <w:r>
              <w:rPr>
                <w:rFonts w:cs="CordiaUPC"/>
              </w:rPr>
              <w:t>Auto Generate</w:t>
            </w:r>
          </w:p>
        </w:tc>
      </w:tr>
      <w:tr w:rsidRPr="008979A8" w:rsidR="00E72A89" w:rsidTr="006B7DDF" w14:paraId="7491500D" w14:textId="77777777">
        <w:tc>
          <w:tcPr>
            <w:tcW w:w="1308" w:type="pct"/>
            <w:vMerge/>
          </w:tcPr>
          <w:p w:rsidRPr="008979A8" w:rsidR="00E72A89" w:rsidP="00A93ED3" w:rsidRDefault="00E72A89" w14:paraId="4BD211B4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E72A89" w:rsidP="00A93ED3" w:rsidRDefault="00E72A89" w14:paraId="54FDF55D" w14:textId="75AE7492">
            <w:pPr>
              <w:spacing w:after="0"/>
            </w:pPr>
            <w:r>
              <w:t>PS_CATEGORY_TYPE</w:t>
            </w:r>
          </w:p>
        </w:tc>
        <w:tc>
          <w:tcPr>
            <w:tcW w:w="2307" w:type="pct"/>
          </w:tcPr>
          <w:p w:rsidR="00E72A89" w:rsidP="00A93ED3" w:rsidRDefault="00E72A89" w14:paraId="2DBADBDC" w14:textId="2849F2DB">
            <w:pPr>
              <w:rPr>
                <w:rFonts w:cs="CordiaUPC"/>
              </w:rPr>
            </w:pPr>
            <w:r>
              <w:rPr>
                <w:rFonts w:cs="CordiaUPC"/>
              </w:rPr>
              <w:t>psCategoryType</w:t>
            </w:r>
            <w:r w:rsidR="00213EB9">
              <w:rPr>
                <w:rFonts w:cs="Angsana New"/>
                <w:cs/>
              </w:rPr>
              <w:t xml:space="preserve"> (</w:t>
            </w:r>
            <w:r w:rsidR="00213EB9">
              <w:rPr>
                <w:rFonts w:hint="cs"/>
                <w:cs/>
              </w:rPr>
              <w:t xml:space="preserve">รับค่ามาจาก </w:t>
            </w:r>
            <w:r w:rsidR="00213EB9">
              <w:t xml:space="preserve">Tab </w:t>
            </w:r>
            <w:r w:rsidR="00213EB9">
              <w:rPr>
                <w:rFonts w:hint="cs"/>
                <w:cs/>
              </w:rPr>
              <w:t>ที่ส่งค่ามา</w:t>
            </w:r>
            <w:r w:rsidR="00213EB9">
              <w:rPr>
                <w:rFonts w:cs="Angsana New"/>
                <w:cs/>
              </w:rPr>
              <w:t>)</w:t>
            </w:r>
          </w:p>
        </w:tc>
      </w:tr>
      <w:tr w:rsidRPr="008979A8" w:rsidR="00A001F4" w:rsidTr="006B7DDF" w14:paraId="6D1FF8DC" w14:textId="77777777">
        <w:tc>
          <w:tcPr>
            <w:tcW w:w="1308" w:type="pct"/>
            <w:vMerge/>
          </w:tcPr>
          <w:p w:rsidRPr="008979A8" w:rsidR="00A001F4" w:rsidP="00A93ED3" w:rsidRDefault="00A001F4" w14:paraId="54C23423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A001F4" w:rsidP="00A93ED3" w:rsidRDefault="00A001F4" w14:paraId="3956F55D" w14:textId="634FC765">
            <w:pPr>
              <w:spacing w:after="0"/>
              <w:rPr>
                <w:szCs w:val="36"/>
              </w:rPr>
            </w:pPr>
            <w:r>
              <w:t>CONTENT_TYPE</w:t>
            </w:r>
          </w:p>
        </w:tc>
        <w:tc>
          <w:tcPr>
            <w:tcW w:w="2307" w:type="pct"/>
          </w:tcPr>
          <w:p w:rsidR="00A001F4" w:rsidP="00A93ED3" w:rsidRDefault="00A001F4" w14:paraId="580FB1AC" w14:textId="19F99BE6">
            <w:pPr>
              <w:rPr>
                <w:rFonts w:cs="CordiaUPC"/>
              </w:rPr>
            </w:pPr>
            <w:r>
              <w:rPr>
                <w:rFonts w:cs="CordiaUPC"/>
              </w:rPr>
              <w:t>newContentType</w:t>
            </w:r>
          </w:p>
        </w:tc>
      </w:tr>
      <w:tr w:rsidRPr="008979A8" w:rsidR="00A001F4" w:rsidTr="006B7DDF" w14:paraId="2885E328" w14:textId="77777777">
        <w:tc>
          <w:tcPr>
            <w:tcW w:w="1308" w:type="pct"/>
            <w:vMerge/>
          </w:tcPr>
          <w:p w:rsidRPr="008979A8" w:rsidR="00A001F4" w:rsidP="00A93ED3" w:rsidRDefault="00A001F4" w14:paraId="7E9B06E8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A001F4" w:rsidP="00A93ED3" w:rsidRDefault="00A001F4" w14:paraId="1C64DD35" w14:textId="06A16A9A">
            <w:pPr>
              <w:spacing w:after="0"/>
              <w:rPr>
                <w:szCs w:val="36"/>
              </w:rPr>
            </w:pPr>
            <w:r>
              <w:t>SERVICE_TYPE</w:t>
            </w:r>
          </w:p>
        </w:tc>
        <w:tc>
          <w:tcPr>
            <w:tcW w:w="2307" w:type="pct"/>
          </w:tcPr>
          <w:p w:rsidRPr="009C5FCE" w:rsidR="00A001F4" w:rsidP="009C5FCE" w:rsidRDefault="00A001F4" w14:paraId="6486F585" w14:textId="0E664CD2">
            <w:pPr>
              <w:tabs>
                <w:tab w:val="left" w:pos="1356"/>
              </w:tabs>
            </w:pPr>
            <w:r>
              <w:t>newServiceType</w:t>
            </w:r>
          </w:p>
        </w:tc>
      </w:tr>
      <w:tr w:rsidRPr="008979A8" w:rsidR="00A001F4" w:rsidTr="006B7DDF" w14:paraId="7E808D64" w14:textId="77777777">
        <w:tc>
          <w:tcPr>
            <w:tcW w:w="1308" w:type="pct"/>
            <w:vMerge/>
          </w:tcPr>
          <w:p w:rsidRPr="008979A8" w:rsidR="00A001F4" w:rsidP="00A93ED3" w:rsidRDefault="00A001F4" w14:paraId="33684854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A001F4" w:rsidP="00A93ED3" w:rsidRDefault="00A001F4" w14:paraId="42AB8D57" w14:textId="7983418D">
            <w:pPr>
              <w:spacing w:after="0"/>
              <w:rPr>
                <w:szCs w:val="36"/>
              </w:rPr>
            </w:pPr>
            <w:r>
              <w:t>SERVICE_NAME</w:t>
            </w:r>
          </w:p>
        </w:tc>
        <w:tc>
          <w:tcPr>
            <w:tcW w:w="2307" w:type="pct"/>
          </w:tcPr>
          <w:p w:rsidR="00A001F4" w:rsidP="00A93ED3" w:rsidRDefault="00A001F4" w14:paraId="4A5A1FBE" w14:textId="7BC6BFD7">
            <w:pPr>
              <w:rPr>
                <w:rFonts w:cs="CordiaUPC"/>
              </w:rPr>
            </w:pPr>
            <w:r>
              <w:rPr>
                <w:rFonts w:cs="CordiaUPC"/>
              </w:rPr>
              <w:t>newServiceName</w:t>
            </w:r>
          </w:p>
        </w:tc>
      </w:tr>
      <w:tr w:rsidRPr="008979A8" w:rsidR="00A001F4" w:rsidTr="006B7DDF" w14:paraId="580DA975" w14:textId="77777777">
        <w:tc>
          <w:tcPr>
            <w:tcW w:w="1308" w:type="pct"/>
            <w:vMerge/>
          </w:tcPr>
          <w:p w:rsidRPr="008979A8" w:rsidR="00A001F4" w:rsidP="00A93ED3" w:rsidRDefault="00A001F4" w14:paraId="60DBC804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A001F4" w:rsidP="00A93ED3" w:rsidRDefault="00A001F4" w14:paraId="6A951D04" w14:textId="1F2ADA14">
            <w:pPr>
              <w:spacing w:after="0"/>
            </w:pPr>
            <w:r>
              <w:t>SERVICE_NO</w:t>
            </w:r>
          </w:p>
        </w:tc>
        <w:tc>
          <w:tcPr>
            <w:tcW w:w="2307" w:type="pct"/>
          </w:tcPr>
          <w:p w:rsidR="00A001F4" w:rsidP="00A93ED3" w:rsidRDefault="00A001F4" w14:paraId="75870668" w14:textId="68B14F12">
            <w:pPr>
              <w:rPr>
                <w:rFonts w:cs="CordiaUPC"/>
              </w:rPr>
            </w:pPr>
            <w:r>
              <w:rPr>
                <w:color w:val="000000" w:themeColor="text1"/>
              </w:rPr>
              <w:t>newServiceNo</w:t>
            </w:r>
          </w:p>
        </w:tc>
      </w:tr>
      <w:tr w:rsidRPr="008979A8" w:rsidR="00A001F4" w:rsidTr="006B7DDF" w14:paraId="2D458E67" w14:textId="77777777">
        <w:tc>
          <w:tcPr>
            <w:tcW w:w="1308" w:type="pct"/>
            <w:vMerge/>
          </w:tcPr>
          <w:p w:rsidRPr="008979A8" w:rsidR="00A001F4" w:rsidP="00A93ED3" w:rsidRDefault="00A001F4" w14:paraId="1887C7CB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A001F4" w:rsidP="00A93ED3" w:rsidRDefault="00A001F4" w14:paraId="2C087816" w14:textId="6074CC39">
            <w:pPr>
              <w:spacing w:after="0"/>
            </w:pPr>
            <w:r>
              <w:t>STATUS</w:t>
            </w:r>
          </w:p>
        </w:tc>
        <w:tc>
          <w:tcPr>
            <w:tcW w:w="2307" w:type="pct"/>
          </w:tcPr>
          <w:p w:rsidR="00A001F4" w:rsidP="00A93ED3" w:rsidRDefault="00A001F4" w14:paraId="5BF3A674" w14:textId="6C57C771">
            <w:pPr>
              <w:rPr>
                <w:rFonts w:cs="CordiaUPC"/>
              </w:rPr>
            </w:pP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Active</w:t>
            </w:r>
            <w:r>
              <w:rPr>
                <w:rFonts w:cs="Angsana New"/>
                <w:cs/>
              </w:rPr>
              <w:t>”</w:t>
            </w:r>
          </w:p>
        </w:tc>
      </w:tr>
      <w:tr w:rsidRPr="008979A8" w:rsidR="00A001F4" w:rsidTr="006B7DDF" w14:paraId="147F20B9" w14:textId="77777777">
        <w:tc>
          <w:tcPr>
            <w:tcW w:w="1308" w:type="pct"/>
            <w:vMerge/>
          </w:tcPr>
          <w:p w:rsidRPr="008979A8" w:rsidR="00A001F4" w:rsidP="00BD3AA0" w:rsidRDefault="00A001F4" w14:paraId="0B3F51BB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A001F4" w:rsidP="00BD3AA0" w:rsidRDefault="00A001F4" w14:paraId="172F24C4" w14:textId="6C171F30">
            <w:pPr>
              <w:spacing w:after="0"/>
            </w:pPr>
            <w:r>
              <w:t>CREATED_DT</w:t>
            </w:r>
          </w:p>
        </w:tc>
        <w:tc>
          <w:tcPr>
            <w:tcW w:w="2307" w:type="pct"/>
          </w:tcPr>
          <w:p w:rsidR="00A001F4" w:rsidP="00BD3AA0" w:rsidRDefault="00A001F4" w14:paraId="06A21EAA" w14:textId="0094D800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Default Value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CordiaUPC"/>
              </w:rPr>
              <w:t>Current DateTime</w:t>
            </w:r>
          </w:p>
        </w:tc>
      </w:tr>
      <w:tr w:rsidRPr="008979A8" w:rsidR="00A001F4" w:rsidTr="006B7DDF" w14:paraId="67C453AC" w14:textId="77777777">
        <w:tc>
          <w:tcPr>
            <w:tcW w:w="1308" w:type="pct"/>
            <w:vMerge/>
          </w:tcPr>
          <w:p w:rsidRPr="008979A8" w:rsidR="00A001F4" w:rsidP="00BD3AA0" w:rsidRDefault="00A001F4" w14:paraId="4E16489A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A001F4" w:rsidP="00BD3AA0" w:rsidRDefault="00A001F4" w14:paraId="47EC151C" w14:textId="71CADEB3">
            <w:pPr>
              <w:spacing w:after="0"/>
            </w:pPr>
            <w:r>
              <w:t>CREATED_BY</w:t>
            </w:r>
          </w:p>
        </w:tc>
        <w:tc>
          <w:tcPr>
            <w:tcW w:w="2307" w:type="pct"/>
          </w:tcPr>
          <w:p w:rsidR="00A001F4" w:rsidP="00BD3AA0" w:rsidRDefault="00A001F4" w14:paraId="46F2B2DB" w14:textId="692F1CA3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Username </w:t>
            </w:r>
            <w:r>
              <w:rPr>
                <w:rFonts w:hint="cs" w:cs="Angsana New"/>
                <w:cs/>
              </w:rPr>
              <w:t xml:space="preserve">ที่ใช้ </w:t>
            </w:r>
            <w:r>
              <w:rPr>
                <w:rFonts w:cs="CordiaUPC"/>
              </w:rPr>
              <w:t>Login</w:t>
            </w:r>
          </w:p>
        </w:tc>
      </w:tr>
      <w:tr w:rsidRPr="008979A8" w:rsidR="00A001F4" w:rsidTr="006B7DDF" w14:paraId="437C6A1C" w14:textId="77777777">
        <w:tc>
          <w:tcPr>
            <w:tcW w:w="1308" w:type="pct"/>
            <w:vMerge/>
          </w:tcPr>
          <w:p w:rsidRPr="008979A8" w:rsidR="00A001F4" w:rsidP="00BD3AA0" w:rsidRDefault="00A001F4" w14:paraId="6986BD5E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A001F4" w:rsidP="00BD3AA0" w:rsidRDefault="00A001F4" w14:paraId="711B9C0F" w14:textId="16FF98BA">
            <w:pPr>
              <w:spacing w:after="0"/>
            </w:pPr>
            <w:r>
              <w:t>UPDATED_DT</w:t>
            </w:r>
          </w:p>
        </w:tc>
        <w:tc>
          <w:tcPr>
            <w:tcW w:w="2307" w:type="pct"/>
          </w:tcPr>
          <w:p w:rsidR="00A001F4" w:rsidP="00BD3AA0" w:rsidRDefault="00A001F4" w14:paraId="4B3ECE47" w14:textId="6264FC7F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Default Value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CordiaUPC"/>
              </w:rPr>
              <w:t>Current DateTime</w:t>
            </w:r>
          </w:p>
        </w:tc>
      </w:tr>
      <w:tr w:rsidRPr="008979A8" w:rsidR="00A001F4" w:rsidTr="006B7DDF" w14:paraId="608B0C4E" w14:textId="77777777">
        <w:tc>
          <w:tcPr>
            <w:tcW w:w="1308" w:type="pct"/>
            <w:vMerge/>
          </w:tcPr>
          <w:p w:rsidRPr="008979A8" w:rsidR="00A001F4" w:rsidP="00BD3AA0" w:rsidRDefault="00A001F4" w14:paraId="76D2C1E9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A001F4" w:rsidP="00BD3AA0" w:rsidRDefault="00A001F4" w14:paraId="0E66018E" w14:textId="516403D9">
            <w:pPr>
              <w:spacing w:after="0"/>
            </w:pPr>
            <w:r>
              <w:t>UPDATED_BY</w:t>
            </w:r>
          </w:p>
        </w:tc>
        <w:tc>
          <w:tcPr>
            <w:tcW w:w="2307" w:type="pct"/>
          </w:tcPr>
          <w:p w:rsidR="00A001F4" w:rsidP="00BD3AA0" w:rsidRDefault="00A001F4" w14:paraId="7A566C70" w14:textId="57378008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Username </w:t>
            </w:r>
            <w:r>
              <w:rPr>
                <w:rFonts w:hint="cs" w:cs="Angsana New"/>
                <w:cs/>
              </w:rPr>
              <w:t xml:space="preserve">ที่ใช้ </w:t>
            </w:r>
            <w:r>
              <w:rPr>
                <w:rFonts w:cs="CordiaUPC"/>
              </w:rPr>
              <w:t>Login</w:t>
            </w:r>
          </w:p>
        </w:tc>
      </w:tr>
      <w:tr w:rsidRPr="008979A8" w:rsidR="00A001F4" w:rsidTr="006B7DDF" w14:paraId="3A23F2A3" w14:textId="77777777">
        <w:tc>
          <w:tcPr>
            <w:tcW w:w="1308" w:type="pct"/>
            <w:vMerge/>
          </w:tcPr>
          <w:p w:rsidRPr="008979A8" w:rsidR="00A001F4" w:rsidP="00BD3AA0" w:rsidRDefault="00A001F4" w14:paraId="7F225858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A001F4" w:rsidP="00BD3AA0" w:rsidRDefault="00A001F4" w14:paraId="63A416B6" w14:textId="01B0C2FD">
            <w:pPr>
              <w:spacing w:after="0"/>
            </w:pPr>
            <w:r>
              <w:t>CUSTOMER_TYPE</w:t>
            </w:r>
          </w:p>
        </w:tc>
        <w:tc>
          <w:tcPr>
            <w:tcW w:w="2307" w:type="pct"/>
          </w:tcPr>
          <w:p w:rsidR="00A001F4" w:rsidP="00BD3AA0" w:rsidRDefault="00A001F4" w14:paraId="29082FF1" w14:textId="75351F66">
            <w:pPr>
              <w:rPr>
                <w:rFonts w:cs="CordiaUPC"/>
              </w:rPr>
            </w:pPr>
            <w:r>
              <w:rPr>
                <w:rFonts w:cs="CordiaUPC"/>
              </w:rPr>
              <w:t>newCustomerType</w:t>
            </w:r>
          </w:p>
        </w:tc>
      </w:tr>
    </w:tbl>
    <w:p w:rsidR="00B6523C" w:rsidRDefault="00B6523C" w14:paraId="55172E90" w14:textId="42194879">
      <w:pPr>
        <w:pStyle w:val="Heading2"/>
        <w:numPr>
          <w:ilvl w:val="0"/>
          <w:numId w:val="1"/>
        </w:numPr>
        <w:ind w:left="426" w:hanging="426"/>
        <w:rPr>
          <w:rFonts w:ascii="CordiaUPC" w:hAnsi="CordiaUPC" w:cs="CordiaUPC"/>
          <w:sz w:val="36"/>
          <w:szCs w:val="36"/>
        </w:rPr>
      </w:pPr>
      <w:r>
        <w:rPr>
          <w:rFonts w:ascii="CordiaUPC" w:hAnsi="CordiaUPC" w:cs="CordiaUPC"/>
          <w:sz w:val="36"/>
          <w:szCs w:val="36"/>
        </w:rPr>
        <w:t xml:space="preserve">Mass </w:t>
      </w:r>
      <w:r w:rsidR="009438D2">
        <w:rPr>
          <w:rFonts w:ascii="CordiaUPC" w:hAnsi="CordiaUPC" w:cs="CordiaUPC"/>
          <w:sz w:val="36"/>
          <w:szCs w:val="36"/>
        </w:rPr>
        <w:t xml:space="preserve">Money </w:t>
      </w:r>
      <w:r>
        <w:rPr>
          <w:rFonts w:ascii="CordiaUPC" w:hAnsi="CordiaUPC" w:cs="CordiaUPC"/>
          <w:sz w:val="36"/>
          <w:szCs w:val="36"/>
        </w:rPr>
        <w:t>And Validity</w:t>
      </w:r>
    </w:p>
    <w:p w:rsidRPr="00180BBA" w:rsidR="00B6523C" w:rsidP="00790CB5" w:rsidRDefault="00B6523C" w14:paraId="6B77594B" w14:textId="77777777">
      <w:pPr>
        <w:pStyle w:val="Heading3"/>
        <w:numPr>
          <w:ilvl w:val="0"/>
          <w:numId w:val="164"/>
        </w:numPr>
        <w:rPr>
          <w:rFonts w:ascii="CordiaUPC" w:hAnsi="CordiaUPC" w:cs="CordiaUPC"/>
          <w:sz w:val="32"/>
          <w:szCs w:val="40"/>
        </w:rPr>
      </w:pPr>
      <w:r w:rsidRPr="00180BBA">
        <w:rPr>
          <w:rFonts w:ascii="CordiaUPC" w:hAnsi="CordiaUPC" w:cs="CordiaUPC"/>
          <w:sz w:val="32"/>
          <w:szCs w:val="40"/>
        </w:rPr>
        <w:t>Field on Screen</w:t>
      </w:r>
    </w:p>
    <w:tbl>
      <w:tblPr>
        <w:tblW w:w="4977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841"/>
        <w:gridCol w:w="1616"/>
        <w:gridCol w:w="5518"/>
      </w:tblGrid>
      <w:tr w:rsidRPr="008979A8" w:rsidR="00B6523C" w:rsidTr="00323BD2" w14:paraId="5BE695A5" w14:textId="77777777">
        <w:trPr>
          <w:cantSplit/>
          <w:tblHeader/>
        </w:trPr>
        <w:tc>
          <w:tcPr>
            <w:tcW w:w="1026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B6523C" w:rsidP="00B6523C" w:rsidRDefault="00B6523C" w14:paraId="5CA9851C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Field Name</w:t>
            </w:r>
          </w:p>
        </w:tc>
        <w:tc>
          <w:tcPr>
            <w:tcW w:w="900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B6523C" w:rsidP="00B6523C" w:rsidRDefault="00B6523C" w14:paraId="6E646E8B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Type</w:t>
            </w:r>
          </w:p>
        </w:tc>
        <w:tc>
          <w:tcPr>
            <w:tcW w:w="3074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B6523C" w:rsidP="00B6523C" w:rsidRDefault="00B6523C" w14:paraId="1DF1AF80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Comments</w:t>
            </w:r>
          </w:p>
        </w:tc>
      </w:tr>
      <w:tr w:rsidRPr="008979A8" w:rsidR="00B6523C" w:rsidTr="00323BD2" w14:paraId="1A954F7F" w14:textId="77777777">
        <w:tc>
          <w:tcPr>
            <w:tcW w:w="5000" w:type="pct"/>
            <w:gridSpan w:val="3"/>
            <w:shd w:val="clear" w:color="auto" w:fill="C2D69B" w:themeFill="accent3" w:themeFillTint="99"/>
          </w:tcPr>
          <w:p w:rsidR="00B6523C" w:rsidP="00B6523C" w:rsidRDefault="00B6523C" w14:paraId="3807B41B" w14:textId="77777777">
            <w:pPr>
              <w:pStyle w:val="HeaderTable"/>
              <w:rPr>
                <w:lang w:bidi="th-TH"/>
              </w:rPr>
            </w:pPr>
            <w:r>
              <w:t>Table Section</w:t>
            </w:r>
          </w:p>
        </w:tc>
      </w:tr>
      <w:tr w:rsidRPr="008979A8" w:rsidR="00A969E2" w:rsidTr="00323BD2" w14:paraId="47B88A2E" w14:textId="77777777">
        <w:trPr>
          <w:trHeight w:val="111"/>
        </w:trPr>
        <w:tc>
          <w:tcPr>
            <w:tcW w:w="1026" w:type="pct"/>
          </w:tcPr>
          <w:p w:rsidRPr="00F03FBF" w:rsidR="00A969E2" w:rsidP="00A969E2" w:rsidRDefault="00A969E2" w14:paraId="604E1D5D" w14:textId="3958969D">
            <w:pPr>
              <w:rPr>
                <w:rFonts w:cs="CordiaUPC"/>
              </w:rPr>
            </w:pPr>
            <w:r>
              <w:rPr>
                <w:rFonts w:cs="CordiaUPC"/>
                <w:szCs w:val="36"/>
              </w:rPr>
              <w:t>Money And Validity</w:t>
            </w:r>
          </w:p>
        </w:tc>
        <w:tc>
          <w:tcPr>
            <w:tcW w:w="900" w:type="pct"/>
          </w:tcPr>
          <w:p w:rsidR="00A969E2" w:rsidP="00A969E2" w:rsidRDefault="00A969E2" w14:paraId="2FC95EFD" w14:textId="77777777">
            <w:pPr>
              <w:pStyle w:val="HeaderTable"/>
            </w:pPr>
          </w:p>
        </w:tc>
        <w:tc>
          <w:tcPr>
            <w:tcW w:w="3074" w:type="pct"/>
          </w:tcPr>
          <w:p w:rsidR="00A969E2" w:rsidP="00A969E2" w:rsidRDefault="00A969E2" w14:paraId="775A5EE6" w14:textId="7A5356C5">
            <w:pPr>
              <w:spacing w:after="0"/>
              <w:rPr>
                <w:rFonts w:cs="CordiaUPC"/>
              </w:rPr>
            </w:pPr>
            <w:r w:rsidRPr="00BD6930">
              <w:rPr>
                <w:rFonts w:cs="Angsana New"/>
                <w:cs/>
              </w:rPr>
              <w:t xml:space="preserve">แสดงข้อมูลใน </w:t>
            </w:r>
            <w:r w:rsidRPr="00BD6930">
              <w:rPr>
                <w:rFonts w:cs="CordiaUPC"/>
              </w:rPr>
              <w:t>Format</w:t>
            </w:r>
          </w:p>
          <w:p w:rsidRPr="00BD6930" w:rsidR="00A969E2" w:rsidP="00A969E2" w:rsidRDefault="00A969E2" w14:paraId="7377570B" w14:textId="461094B2">
            <w:pPr>
              <w:spacing w:after="0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>ถ้า</w:t>
            </w:r>
            <w:r>
              <w:rPr>
                <w:rFonts w:cs="Angsana New"/>
                <w:cs/>
              </w:rPr>
              <w:t xml:space="preserve"> </w:t>
            </w:r>
            <w:r>
              <w:t>b</w:t>
            </w:r>
            <w:r w:rsidRPr="00007844">
              <w:t>alanceFirstPocket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หรือ </w:t>
            </w:r>
            <w:r>
              <w:t>validity</w:t>
            </w:r>
            <w:r w:rsidRPr="00007844">
              <w:t>FirstPocket</w:t>
            </w:r>
            <w:r w:rsidRPr="00BD6930" w:rsidDel="006C05E4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>มีค่า</w:t>
            </w:r>
          </w:p>
          <w:p w:rsidR="00A969E2" w:rsidP="00A969E2" w:rsidRDefault="00A969E2" w14:paraId="01A2F601" w14:textId="0B3FF5F7">
            <w:pPr>
              <w:spacing w:after="0"/>
              <w:rPr>
                <w:rFonts w:cs="Angsana New"/>
              </w:rPr>
            </w:pPr>
            <w:r>
              <w:t>Main Balance</w:t>
            </w:r>
            <w:r>
              <w:rPr>
                <w:rFonts w:cs="Angsana New"/>
                <w:cs/>
              </w:rPr>
              <w:t xml:space="preserve"> : [</w:t>
            </w:r>
            <w:r>
              <w:rPr>
                <w:rFonts w:hint="cs" w:cs="Angsana New"/>
                <w:cs/>
              </w:rPr>
              <w:t xml:space="preserve">เมื่อ </w:t>
            </w:r>
            <w:r>
              <w:t>b</w:t>
            </w:r>
            <w:r w:rsidRPr="00007844">
              <w:t>alanceFirstPocket</w:t>
            </w:r>
            <w:r>
              <w:rPr>
                <w:rFonts w:hint="cs"/>
                <w:cs/>
              </w:rPr>
              <w:t xml:space="preserve"> มีค่าแสดง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{</w:t>
            </w:r>
            <w:r>
              <w:t>b</w:t>
            </w:r>
            <w:r w:rsidRPr="00007844">
              <w:t>alanceFirstPocket</w:t>
            </w:r>
            <w:r>
              <w:t>}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cs="CordiaUPC"/>
              </w:rPr>
              <w:t>Baht</w:t>
            </w:r>
            <w:r>
              <w:rPr>
                <w:rFonts w:cs="Angsana New"/>
                <w:cs/>
              </w:rPr>
              <w:t>”] [</w:t>
            </w:r>
            <w:r>
              <w:rPr>
                <w:rFonts w:hint="cs" w:cs="Angsana New"/>
                <w:cs/>
              </w:rPr>
              <w:t xml:space="preserve">เมื่อ </w:t>
            </w:r>
            <w:r>
              <w:t>validity</w:t>
            </w:r>
            <w:r w:rsidRPr="00007844">
              <w:t>FirstPocket</w:t>
            </w:r>
            <w:r>
              <w:rPr>
                <w:rFonts w:hint="cs"/>
                <w:cs/>
              </w:rPr>
              <w:t xml:space="preserve"> มีค่าแสดง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Validity {</w:t>
            </w:r>
            <w:r>
              <w:t>validity</w:t>
            </w:r>
            <w:r w:rsidRPr="00007844">
              <w:t>FirstPocket</w:t>
            </w:r>
            <w:r>
              <w:t>} {validity</w:t>
            </w:r>
            <w:r w:rsidRPr="00007844">
              <w:t>FirstPocket</w:t>
            </w:r>
            <w:r>
              <w:t>Unit</w:t>
            </w:r>
            <w:r>
              <w:rPr>
                <w:rFonts w:cs="CordiaUPC"/>
              </w:rPr>
              <w:t>}</w:t>
            </w:r>
            <w:r>
              <w:rPr>
                <w:rFonts w:cs="Angsana New"/>
                <w:cs/>
              </w:rPr>
              <w:t>”]</w:t>
            </w:r>
          </w:p>
          <w:p w:rsidR="00A969E2" w:rsidP="00A969E2" w:rsidRDefault="00A969E2" w14:paraId="2FCBB7AF" w14:textId="77777777">
            <w:pPr>
              <w:spacing w:after="0"/>
              <w:rPr>
                <w:rFonts w:cs="CordiaUPC"/>
              </w:rPr>
            </w:pPr>
          </w:p>
          <w:p w:rsidRPr="00DF2CF8" w:rsidR="00A969E2" w:rsidP="00A969E2" w:rsidRDefault="00A969E2" w14:paraId="3300C8AB" w14:textId="4725ABE3">
            <w:pPr>
              <w:spacing w:after="0"/>
              <w:rPr>
                <w:rFonts w:cs="Angsana New"/>
              </w:rPr>
            </w:pPr>
            <w:r>
              <w:rPr>
                <w:rFonts w:hint="cs" w:cs="Angsana New"/>
                <w:cs/>
              </w:rPr>
              <w:t xml:space="preserve">ถ้า </w:t>
            </w:r>
            <w:r>
              <w:t>b</w:t>
            </w:r>
            <w:r w:rsidRPr="00926BEB">
              <w:t>alanceSecondPocket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หรือ </w:t>
            </w:r>
            <w:r>
              <w:t>validity</w:t>
            </w:r>
            <w:r w:rsidRPr="00926BEB">
              <w:t>Second</w:t>
            </w:r>
            <w:r w:rsidRPr="00007844">
              <w:t>Pocket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>มีค่า</w:t>
            </w:r>
          </w:p>
          <w:p w:rsidR="00A969E2" w:rsidP="00A969E2" w:rsidRDefault="00A969E2" w14:paraId="379BE029" w14:textId="3DC53536">
            <w:pPr>
              <w:spacing w:after="0"/>
              <w:rPr>
                <w:rFonts w:cs="Angsana New"/>
              </w:rPr>
            </w:pPr>
            <w:r>
              <w:rPr>
                <w:rFonts w:cs="Angsana New"/>
                <w:cs/>
              </w:rPr>
              <w:t>“</w:t>
            </w:r>
            <w:r w:rsidRPr="00B3690C">
              <w:t>Reward Balance</w:t>
            </w:r>
            <w:r>
              <w:rPr>
                <w:rFonts w:cs="Angsana New"/>
                <w:cs/>
              </w:rPr>
              <w:t>: ” + [</w:t>
            </w:r>
            <w:r>
              <w:rPr>
                <w:rFonts w:hint="cs" w:cs="Angsana New"/>
                <w:cs/>
              </w:rPr>
              <w:t xml:space="preserve">เมื่อ </w:t>
            </w:r>
            <w:r>
              <w:t>b</w:t>
            </w:r>
            <w:r w:rsidRPr="00926BEB">
              <w:t>alanceSecondPocket</w:t>
            </w:r>
            <w:r>
              <w:rPr>
                <w:rFonts w:hint="cs"/>
                <w:cs/>
              </w:rPr>
              <w:t xml:space="preserve"> มีค่าแสดง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{</w:t>
            </w:r>
            <w:r>
              <w:t>b</w:t>
            </w:r>
            <w:r w:rsidRPr="00926BEB">
              <w:t>alanceSecondPocket</w:t>
            </w:r>
            <w:r>
              <w:t>}</w:t>
            </w:r>
            <w:r>
              <w:rPr>
                <w:rFonts w:cs="CordiaUPC"/>
              </w:rPr>
              <w:t xml:space="preserve"> Baht</w:t>
            </w:r>
            <w:r>
              <w:rPr>
                <w:rFonts w:cs="Angsana New"/>
                <w:cs/>
              </w:rPr>
              <w:t>”] [</w:t>
            </w:r>
            <w:r>
              <w:rPr>
                <w:rFonts w:hint="cs" w:cs="Angsana New"/>
                <w:cs/>
              </w:rPr>
              <w:t xml:space="preserve">เมื่อ </w:t>
            </w:r>
            <w:r>
              <w:t>validity</w:t>
            </w:r>
            <w:r w:rsidRPr="00926BEB">
              <w:t>Second</w:t>
            </w:r>
            <w:r w:rsidRPr="00007844">
              <w:t>Pocket</w:t>
            </w:r>
            <w:r>
              <w:rPr>
                <w:rFonts w:hint="cs"/>
                <w:cs/>
              </w:rPr>
              <w:t xml:space="preserve"> มีค่าแสดง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Validity {</w:t>
            </w:r>
            <w:r>
              <w:t>validity</w:t>
            </w:r>
            <w:r w:rsidRPr="00926BEB">
              <w:t>Second</w:t>
            </w:r>
            <w:r w:rsidRPr="00007844">
              <w:t>Pocket</w:t>
            </w:r>
            <w:r>
              <w:t>} {validity</w:t>
            </w:r>
            <w:r w:rsidRPr="00926BEB">
              <w:t>Second</w:t>
            </w:r>
            <w:r w:rsidRPr="00007844">
              <w:t>Pocket</w:t>
            </w:r>
            <w:r>
              <w:rPr>
                <w:rFonts w:cs="CordiaUPC"/>
              </w:rPr>
              <w:t>Unit}</w:t>
            </w:r>
            <w:r>
              <w:rPr>
                <w:rFonts w:cs="Angsana New"/>
                <w:cs/>
              </w:rPr>
              <w:t>”]</w:t>
            </w:r>
          </w:p>
          <w:p w:rsidR="00A969E2" w:rsidP="00A969E2" w:rsidRDefault="00A969E2" w14:paraId="519739E0" w14:textId="77777777">
            <w:pPr>
              <w:spacing w:after="0"/>
              <w:rPr>
                <w:rFonts w:cs="Angsana New"/>
              </w:rPr>
            </w:pPr>
          </w:p>
          <w:p w:rsidR="00A969E2" w:rsidP="00A969E2" w:rsidRDefault="00A969E2" w14:paraId="71F34DCC" w14:textId="360938D8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ถ้า </w:t>
            </w:r>
            <w:r>
              <w:t>b</w:t>
            </w:r>
            <w:r w:rsidRPr="00C743FB">
              <w:t>alanceSecondPocketUsageTypes</w:t>
            </w:r>
            <w:r>
              <w:rPr>
                <w:rFonts w:hint="cs"/>
                <w:cs/>
              </w:rPr>
              <w:t xml:space="preserve"> มีค่า</w:t>
            </w:r>
          </w:p>
          <w:p w:rsidR="00A969E2" w:rsidP="00A969E2" w:rsidRDefault="00A969E2" w14:paraId="1DFC8133" w14:textId="4A56A3EF">
            <w:pPr>
              <w:rPr>
                <w:rFonts w:cs="CordiaUPC"/>
              </w:rPr>
            </w:pP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For Usage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: ”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 xml:space="preserve">+ </w:t>
            </w:r>
            <w:r>
              <w:t>b</w:t>
            </w:r>
            <w:r w:rsidRPr="00C743FB">
              <w:t>alanceSecondPocketUsageTypes</w:t>
            </w:r>
          </w:p>
          <w:p w:rsidRPr="00F011A2" w:rsidR="00A969E2" w:rsidP="00A969E2" w:rsidRDefault="00A969E2" w14:paraId="55A8CC75" w14:textId="55ED1017">
            <w:pPr>
              <w:spacing w:after="0"/>
              <w:rPr>
                <w:rFonts w:cs="CordiaUPC"/>
              </w:rPr>
            </w:pPr>
            <w:r>
              <w:rPr>
                <w:rFonts w:hint="cs"/>
                <w:cs/>
              </w:rPr>
              <w:t xml:space="preserve">สำหรับ </w:t>
            </w:r>
            <w:r>
              <w:t>b</w:t>
            </w:r>
            <w:r w:rsidRPr="00C743FB">
              <w:t>alanceSecondPocketUsageTypes</w:t>
            </w:r>
            <w:r>
              <w:rPr>
                <w:rFonts w:hint="cs"/>
                <w:cs/>
              </w:rPr>
              <w:t xml:space="preserve"> แต่ละค่าให้ขึ้นบรรทัดใหม่</w:t>
            </w:r>
          </w:p>
        </w:tc>
      </w:tr>
      <w:tr w:rsidRPr="008979A8" w:rsidR="00A969E2" w:rsidTr="00323BD2" w14:paraId="27AC243F" w14:textId="77777777">
        <w:trPr>
          <w:trHeight w:val="111"/>
        </w:trPr>
        <w:tc>
          <w:tcPr>
            <w:tcW w:w="1026" w:type="pct"/>
          </w:tcPr>
          <w:p w:rsidR="00A969E2" w:rsidP="00A969E2" w:rsidRDefault="00A969E2" w14:paraId="6749CA93" w14:textId="787FE6FA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Description</w:t>
            </w:r>
          </w:p>
        </w:tc>
        <w:tc>
          <w:tcPr>
            <w:tcW w:w="900" w:type="pct"/>
          </w:tcPr>
          <w:p w:rsidR="00A969E2" w:rsidP="00A969E2" w:rsidRDefault="00A969E2" w14:paraId="14ED69D5" w14:textId="77777777">
            <w:pPr>
              <w:pStyle w:val="HeaderTable"/>
            </w:pPr>
          </w:p>
        </w:tc>
        <w:tc>
          <w:tcPr>
            <w:tcW w:w="3074" w:type="pct"/>
          </w:tcPr>
          <w:p w:rsidR="00A969E2" w:rsidP="00A969E2" w:rsidRDefault="00A969E2" w14:paraId="43DCE002" w14:textId="77777777">
            <w:r w:rsidRPr="00BD6930">
              <w:rPr>
                <w:rFonts w:cs="Angsana New"/>
                <w:cs/>
              </w:rPr>
              <w:t xml:space="preserve">แสดงข้อมูลใน </w:t>
            </w:r>
            <w:r w:rsidRPr="00BD6930">
              <w:rPr>
                <w:rFonts w:cs="CordiaUPC"/>
              </w:rPr>
              <w:t>Format</w:t>
            </w:r>
          </w:p>
          <w:p w:rsidRPr="00BD6930" w:rsidR="00A969E2" w:rsidP="00A969E2" w:rsidRDefault="00A969E2" w14:paraId="7301D097" w14:textId="523D08C0">
            <w:pPr>
              <w:spacing w:after="0"/>
              <w:rPr>
                <w:rFonts w:cs="Angsana New"/>
                <w:cs/>
              </w:rPr>
            </w:pPr>
            <w:r>
              <w:t>b</w:t>
            </w:r>
            <w:r w:rsidRPr="00C743FB">
              <w:t>alance</w:t>
            </w:r>
            <w:r>
              <w:t>Description</w:t>
            </w:r>
          </w:p>
        </w:tc>
      </w:tr>
      <w:tr w:rsidRPr="008979A8" w:rsidR="00A969E2" w:rsidTr="00323BD2" w14:paraId="26DED7B1" w14:textId="77777777">
        <w:trPr>
          <w:trHeight w:val="108"/>
        </w:trPr>
        <w:tc>
          <w:tcPr>
            <w:tcW w:w="1026" w:type="pct"/>
          </w:tcPr>
          <w:p w:rsidRPr="00F03FBF" w:rsidR="00A969E2" w:rsidP="00A969E2" w:rsidRDefault="00A969E2" w14:paraId="0D99F336" w14:textId="77777777">
            <w:pPr>
              <w:rPr>
                <w:rFonts w:cs="CordiaUPC"/>
                <w:szCs w:val="36"/>
              </w:rPr>
            </w:pPr>
            <w:r w:rsidRPr="00F03FBF">
              <w:rPr>
                <w:rFonts w:cs="CordiaUPC"/>
                <w:szCs w:val="36"/>
              </w:rPr>
              <w:t>Duration</w:t>
            </w:r>
          </w:p>
        </w:tc>
        <w:tc>
          <w:tcPr>
            <w:tcW w:w="900" w:type="pct"/>
          </w:tcPr>
          <w:p w:rsidR="00A969E2" w:rsidP="00A969E2" w:rsidRDefault="00A969E2" w14:paraId="661412B1" w14:textId="77777777">
            <w:pPr>
              <w:pStyle w:val="HeaderTable"/>
            </w:pPr>
          </w:p>
        </w:tc>
        <w:tc>
          <w:tcPr>
            <w:tcW w:w="3074" w:type="pct"/>
          </w:tcPr>
          <w:p w:rsidR="00A969E2" w:rsidP="00A969E2" w:rsidRDefault="00A969E2" w14:paraId="2B1DF35C" w14:textId="77777777">
            <w:pPr>
              <w:spacing w:after="0"/>
            </w:pPr>
            <w:r>
              <w:rPr>
                <w:rFonts w:hint="cs"/>
                <w:cs/>
              </w:rPr>
              <w:t xml:space="preserve">แสดงข้อมูลใน </w:t>
            </w:r>
            <w:r>
              <w:t>Format</w:t>
            </w:r>
          </w:p>
          <w:p w:rsidR="00A969E2" w:rsidP="00A969E2" w:rsidRDefault="00A969E2" w14:paraId="370DC8D8" w14:textId="2F11AE98">
            <w:pPr>
              <w:spacing w:after="0"/>
            </w:pPr>
            <w:r>
              <w:t>d</w:t>
            </w:r>
            <w:r w:rsidRPr="00BD6930">
              <w:t xml:space="preserve">urationFrom </w:t>
            </w:r>
            <w:r w:rsidRPr="00BD6930">
              <w:rPr>
                <w:rFonts w:cs="Angsana New"/>
                <w:cs/>
              </w:rPr>
              <w:t xml:space="preserve">+ “ </w:t>
            </w:r>
            <w:r>
              <w:rPr>
                <w:rFonts w:cs="Angsana New"/>
                <w:cs/>
              </w:rPr>
              <w:t>–</w:t>
            </w:r>
            <w:r w:rsidRPr="00BD6930">
              <w:rPr>
                <w:rFonts w:cs="Angsana New"/>
                <w:cs/>
              </w:rPr>
              <w:t xml:space="preserve"> ” </w:t>
            </w:r>
            <w:r>
              <w:t>d</w:t>
            </w:r>
            <w:r w:rsidRPr="00BD6930">
              <w:t xml:space="preserve">urationTo </w:t>
            </w:r>
            <w:r w:rsidRPr="00BD6930">
              <w:rPr>
                <w:rFonts w:cs="Angsana New"/>
                <w:cs/>
              </w:rPr>
              <w:t xml:space="preserve">+ “ ” + </w:t>
            </w:r>
            <w:r>
              <w:t>d</w:t>
            </w:r>
            <w:r w:rsidRPr="00BD6930">
              <w:t>urationUnit</w:t>
            </w:r>
          </w:p>
        </w:tc>
      </w:tr>
      <w:tr w:rsidRPr="008979A8" w:rsidR="00A969E2" w:rsidTr="00323BD2" w14:paraId="47210E6D" w14:textId="77777777">
        <w:trPr>
          <w:trHeight w:val="108"/>
        </w:trPr>
        <w:tc>
          <w:tcPr>
            <w:tcW w:w="1026" w:type="pct"/>
          </w:tcPr>
          <w:p w:rsidRPr="00F03FBF" w:rsidR="00A969E2" w:rsidP="00A969E2" w:rsidRDefault="00A969E2" w14:paraId="06D3780F" w14:textId="143ACF43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Bill Cycle</w:t>
            </w:r>
          </w:p>
        </w:tc>
        <w:tc>
          <w:tcPr>
            <w:tcW w:w="900" w:type="pct"/>
          </w:tcPr>
          <w:p w:rsidR="00A969E2" w:rsidP="00A969E2" w:rsidRDefault="00A969E2" w14:paraId="79B19869" w14:textId="77777777">
            <w:pPr>
              <w:pStyle w:val="HeaderTable"/>
            </w:pPr>
          </w:p>
        </w:tc>
        <w:tc>
          <w:tcPr>
            <w:tcW w:w="3074" w:type="pct"/>
          </w:tcPr>
          <w:p w:rsidR="00A969E2" w:rsidP="00A969E2" w:rsidRDefault="00A969E2" w14:paraId="02B81826" w14:textId="77777777">
            <w:pPr>
              <w:spacing w:after="0"/>
            </w:pPr>
            <w:r>
              <w:rPr>
                <w:rFonts w:hint="cs"/>
                <w:cs/>
              </w:rPr>
              <w:t xml:space="preserve">แสดงข้อมูลใน </w:t>
            </w:r>
            <w:r>
              <w:t>Format</w:t>
            </w:r>
          </w:p>
          <w:p w:rsidR="00A969E2" w:rsidP="00A969E2" w:rsidRDefault="00A969E2" w14:paraId="2D30E07E" w14:textId="7ABECD69">
            <w:pPr>
              <w:spacing w:after="0"/>
              <w:rPr>
                <w:cs/>
              </w:rPr>
            </w:pPr>
            <w:r>
              <w:t>billCycle</w:t>
            </w:r>
            <w:r w:rsidRPr="00BD6930">
              <w:rPr>
                <w:rFonts w:cs="Angsana New"/>
                <w:cs/>
              </w:rPr>
              <w:t xml:space="preserve"> + “ ” + </w:t>
            </w:r>
            <w:r>
              <w:t>billCycleUnit</w:t>
            </w:r>
          </w:p>
        </w:tc>
      </w:tr>
      <w:tr w:rsidRPr="008979A8" w:rsidR="00A969E2" w:rsidTr="00323BD2" w14:paraId="69DBB278" w14:textId="77777777">
        <w:trPr>
          <w:trHeight w:val="108"/>
        </w:trPr>
        <w:tc>
          <w:tcPr>
            <w:tcW w:w="1026" w:type="pct"/>
          </w:tcPr>
          <w:p w:rsidRPr="003A1FD8" w:rsidR="00A969E2" w:rsidP="00A969E2" w:rsidRDefault="00A969E2" w14:paraId="5D24E3DE" w14:textId="77777777">
            <w:pPr>
              <w:rPr>
                <w:rFonts w:cs="CordiaUPC"/>
              </w:rPr>
            </w:pPr>
            <w:r w:rsidRPr="003A1FD8">
              <w:rPr>
                <w:rFonts w:cs="CordiaUPC"/>
              </w:rPr>
              <w:t>Action</w:t>
            </w:r>
          </w:p>
          <w:p w:rsidRPr="003A1FD8" w:rsidR="00A969E2" w:rsidP="00A969E2" w:rsidRDefault="00A969E2" w14:paraId="6B46A2AC" w14:textId="5263CC58">
            <w:pPr>
              <w:pStyle w:val="ListParagraph"/>
              <w:numPr>
                <w:ilvl w:val="0"/>
                <w:numId w:val="13"/>
              </w:numPr>
              <w:rPr>
                <w:rFonts w:cs="CordiaUPC"/>
              </w:rPr>
            </w:pPr>
            <w:r w:rsidRPr="003A1FD8">
              <w:rPr>
                <w:rFonts w:hint="cs" w:cs="Angsana New"/>
                <w:cs/>
              </w:rPr>
              <w:t>ปุ่ม</w:t>
            </w:r>
            <w:r>
              <w:rPr>
                <w:rFonts w:hint="cs" w:cs="Angsana New"/>
                <w:cs/>
              </w:rPr>
              <w:t xml:space="preserve"> </w:t>
            </w:r>
            <w:r w:rsidRPr="003A1FD8">
              <w:rPr>
                <w:rFonts w:cs="CordiaUPC"/>
              </w:rPr>
              <w:t>Edit</w:t>
            </w:r>
          </w:p>
        </w:tc>
        <w:tc>
          <w:tcPr>
            <w:tcW w:w="900" w:type="pct"/>
          </w:tcPr>
          <w:p w:rsidR="00A969E2" w:rsidP="00A969E2" w:rsidRDefault="00A969E2" w14:paraId="0FDB9753" w14:textId="77777777">
            <w:r>
              <w:t>Button</w:t>
            </w:r>
          </w:p>
        </w:tc>
        <w:tc>
          <w:tcPr>
            <w:tcW w:w="3074" w:type="pct"/>
          </w:tcPr>
          <w:p w:rsidRPr="0079598B" w:rsidR="00A969E2" w:rsidP="00A969E2" w:rsidRDefault="00A969E2" w14:paraId="764901EC" w14:textId="77777777">
            <w:pPr>
              <w:rPr>
                <w:rFonts w:cs="CordiaUPC"/>
                <w:cs/>
              </w:rPr>
            </w:pPr>
            <w:r w:rsidRPr="0079598B">
              <w:rPr>
                <w:rFonts w:cs="Angsana New"/>
                <w:cs/>
              </w:rPr>
              <w:t xml:space="preserve">เมื่อกดปุ่มให้ทำการ </w:t>
            </w:r>
            <w:r w:rsidRPr="0079598B">
              <w:rPr>
                <w:rFonts w:cs="CordiaUPC"/>
              </w:rPr>
              <w:t>Visible Detail Section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และดึงข้อมูลของ </w:t>
            </w:r>
            <w:r>
              <w:rPr>
                <w:rFonts w:cs="CordiaUPC"/>
              </w:rPr>
              <w:t xml:space="preserve">Row </w:t>
            </w:r>
            <w:r>
              <w:rPr>
                <w:rFonts w:hint="cs" w:cs="Angsana New"/>
                <w:cs/>
              </w:rPr>
              <w:t>นั้นๆ มาแสดง</w:t>
            </w:r>
          </w:p>
        </w:tc>
      </w:tr>
      <w:tr w:rsidRPr="008979A8" w:rsidR="00A969E2" w:rsidTr="00323BD2" w14:paraId="524E6B80" w14:textId="77777777">
        <w:trPr>
          <w:trHeight w:val="108"/>
        </w:trPr>
        <w:tc>
          <w:tcPr>
            <w:tcW w:w="1026" w:type="pct"/>
          </w:tcPr>
          <w:p w:rsidRPr="003A1FD8" w:rsidR="00A969E2" w:rsidP="00A969E2" w:rsidRDefault="00A969E2" w14:paraId="2C5A89A0" w14:textId="77777777">
            <w:pPr>
              <w:rPr>
                <w:rFonts w:cs="CordiaUPC"/>
              </w:rPr>
            </w:pPr>
            <w:r w:rsidRPr="003A1FD8">
              <w:rPr>
                <w:rFonts w:cs="CordiaUPC"/>
              </w:rPr>
              <w:t>Action</w:t>
            </w:r>
          </w:p>
          <w:p w:rsidRPr="003A1FD8" w:rsidR="00A969E2" w:rsidP="00A969E2" w:rsidRDefault="00A969E2" w14:paraId="285E8569" w14:textId="77777777">
            <w:pPr>
              <w:pStyle w:val="ListParagraph"/>
              <w:numPr>
                <w:ilvl w:val="0"/>
                <w:numId w:val="14"/>
              </w:numPr>
              <w:rPr>
                <w:rFonts w:cs="CordiaUPC"/>
              </w:rPr>
            </w:pPr>
            <w:r w:rsidRPr="003A1FD8">
              <w:rPr>
                <w:rFonts w:hint="cs" w:cs="Angsana New"/>
                <w:cs/>
              </w:rPr>
              <w:t xml:space="preserve">ปุ่ม </w:t>
            </w:r>
            <w:r w:rsidRPr="003A1FD8">
              <w:rPr>
                <w:rFonts w:cs="CordiaUPC"/>
              </w:rPr>
              <w:t>Delete</w:t>
            </w:r>
          </w:p>
        </w:tc>
        <w:tc>
          <w:tcPr>
            <w:tcW w:w="900" w:type="pct"/>
          </w:tcPr>
          <w:p w:rsidR="00A969E2" w:rsidP="00A969E2" w:rsidRDefault="00A969E2" w14:paraId="4D30CF28" w14:textId="77777777">
            <w:r>
              <w:t>Button</w:t>
            </w:r>
          </w:p>
        </w:tc>
        <w:tc>
          <w:tcPr>
            <w:tcW w:w="3074" w:type="pct"/>
          </w:tcPr>
          <w:p w:rsidRPr="0079598B" w:rsidR="00A969E2" w:rsidP="00A969E2" w:rsidRDefault="00A969E2" w14:paraId="64880C58" w14:textId="77777777">
            <w:pPr>
              <w:rPr>
                <w:rFonts w:cs="CordiaUPC"/>
                <w:cs/>
              </w:rPr>
            </w:pPr>
            <w:r w:rsidRPr="0079598B">
              <w:rPr>
                <w:rFonts w:cs="Angsana New"/>
                <w:cs/>
              </w:rPr>
              <w:t>เมื่</w:t>
            </w:r>
            <w:r>
              <w:rPr>
                <w:rFonts w:hint="cs" w:cs="Angsana New"/>
                <w:cs/>
              </w:rPr>
              <w:t>อ</w:t>
            </w:r>
            <w:r w:rsidRPr="0079598B">
              <w:rPr>
                <w:rFonts w:cs="Angsana New"/>
                <w:cs/>
              </w:rPr>
              <w:t>กดปุ่มให้ทำการ</w:t>
            </w:r>
            <w:r>
              <w:rPr>
                <w:rFonts w:cs="CordiaUPC"/>
              </w:rPr>
              <w:t xml:space="preserve"> Delete </w:t>
            </w:r>
            <w:r>
              <w:rPr>
                <w:rFonts w:hint="cs" w:cs="Angsana New"/>
                <w:cs/>
              </w:rPr>
              <w:t xml:space="preserve">ข้อมูลของ </w:t>
            </w:r>
            <w:r>
              <w:rPr>
                <w:rFonts w:cs="CordiaUPC"/>
              </w:rPr>
              <w:t xml:space="preserve">Row </w:t>
            </w:r>
            <w:r>
              <w:rPr>
                <w:rFonts w:hint="cs" w:cs="Angsana New"/>
                <w:cs/>
              </w:rPr>
              <w:t>นั้นๆ</w:t>
            </w:r>
          </w:p>
        </w:tc>
      </w:tr>
      <w:tr w:rsidRPr="008979A8" w:rsidR="00A969E2" w:rsidTr="00323BD2" w14:paraId="0010E6EE" w14:textId="77777777">
        <w:tc>
          <w:tcPr>
            <w:tcW w:w="5000" w:type="pct"/>
            <w:gridSpan w:val="3"/>
            <w:shd w:val="clear" w:color="auto" w:fill="C2D69B" w:themeFill="accent3" w:themeFillTint="99"/>
          </w:tcPr>
          <w:p w:rsidR="00A969E2" w:rsidP="00A969E2" w:rsidRDefault="00A969E2" w14:paraId="60DC5760" w14:textId="77777777">
            <w:pPr>
              <w:pStyle w:val="HeaderTable"/>
            </w:pPr>
            <w:r>
              <w:t>End Table Section</w:t>
            </w:r>
          </w:p>
        </w:tc>
      </w:tr>
      <w:tr w:rsidRPr="008979A8" w:rsidR="00A969E2" w:rsidTr="00323BD2" w14:paraId="38D5C7F9" w14:textId="77777777">
        <w:trPr>
          <w:trHeight w:val="108"/>
        </w:trPr>
        <w:tc>
          <w:tcPr>
            <w:tcW w:w="1026" w:type="pct"/>
          </w:tcPr>
          <w:p w:rsidRPr="003A1FD8" w:rsidR="00A969E2" w:rsidP="00A969E2" w:rsidRDefault="00A969E2" w14:paraId="7B027A40" w14:textId="77777777">
            <w:pPr>
              <w:rPr>
                <w:rFonts w:cs="CordiaUPC"/>
              </w:rPr>
            </w:pPr>
            <w:r w:rsidRPr="003A1FD8">
              <w:rPr>
                <w:rFonts w:hint="cs" w:cs="Angsana New"/>
                <w:cs/>
              </w:rPr>
              <w:t xml:space="preserve">ปุ่ม </w:t>
            </w:r>
            <w:r w:rsidRPr="003A1FD8">
              <w:rPr>
                <w:rFonts w:cs="Angsana New"/>
                <w:cs/>
              </w:rPr>
              <w:t>+</w:t>
            </w:r>
          </w:p>
        </w:tc>
        <w:tc>
          <w:tcPr>
            <w:tcW w:w="900" w:type="pct"/>
          </w:tcPr>
          <w:p w:rsidR="00A969E2" w:rsidP="00A969E2" w:rsidRDefault="00A969E2" w14:paraId="2918D6A6" w14:textId="77777777">
            <w:r>
              <w:t>Button</w:t>
            </w:r>
          </w:p>
        </w:tc>
        <w:tc>
          <w:tcPr>
            <w:tcW w:w="3074" w:type="pct"/>
          </w:tcPr>
          <w:p w:rsidR="00A969E2" w:rsidP="00A969E2" w:rsidRDefault="00A969E2" w14:paraId="38EF5946" w14:textId="77777777">
            <w:pPr>
              <w:rPr>
                <w:rFonts w:cs="CordiaUPC"/>
              </w:rPr>
            </w:pPr>
            <w:r w:rsidRPr="007D14C9">
              <w:rPr>
                <w:rFonts w:cs="Angsana New"/>
                <w:cs/>
              </w:rPr>
              <w:t xml:space="preserve">เมื่อกดปุ่มให้ทำการ </w:t>
            </w:r>
            <w:r w:rsidRPr="007D14C9">
              <w:rPr>
                <w:rFonts w:cs="CordiaUPC"/>
              </w:rPr>
              <w:t>Visible Detail Section</w:t>
            </w:r>
          </w:p>
          <w:p w:rsidR="00A969E2" w:rsidP="00A969E2" w:rsidRDefault="00A969E2" w14:paraId="6E523B4A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 </w:t>
            </w:r>
            <w:r>
              <w:rPr>
                <w:rFonts w:cs="CordiaUPC"/>
              </w:rPr>
              <w:t xml:space="preserve">Default </w:t>
            </w:r>
            <w:r>
              <w:rPr>
                <w:rFonts w:hint="cs" w:cs="Angsana New"/>
                <w:cs/>
              </w:rPr>
              <w:t xml:space="preserve">ค่าใน </w:t>
            </w:r>
            <w:r>
              <w:rPr>
                <w:rFonts w:cs="CordiaUPC"/>
              </w:rPr>
              <w:t xml:space="preserve">Detail Section </w:t>
            </w:r>
            <w:r>
              <w:rPr>
                <w:rFonts w:hint="cs" w:cs="Angsana New"/>
                <w:cs/>
              </w:rPr>
              <w:t>ดังต่อไปนี้</w:t>
            </w:r>
          </w:p>
          <w:p w:rsidR="00A969E2" w:rsidP="00A969E2" w:rsidRDefault="00A969E2" w14:paraId="58527A45" w14:textId="77777777">
            <w:pPr>
              <w:pStyle w:val="ListParagraph"/>
              <w:numPr>
                <w:ilvl w:val="0"/>
                <w:numId w:val="9"/>
              </w:numPr>
              <w:rPr>
                <w:rFonts w:cs="CordiaUPC"/>
              </w:rPr>
            </w:pPr>
            <w:r>
              <w:rPr>
                <w:rFonts w:cs="CordiaUPC"/>
              </w:rPr>
              <w:t>d</w:t>
            </w:r>
            <w:r w:rsidRPr="008979A8">
              <w:rPr>
                <w:rFonts w:cs="CordiaUPC"/>
              </w:rPr>
              <w:t>urationType</w:t>
            </w:r>
            <w:r>
              <w:rPr>
                <w:rFonts w:cs="Angsana New"/>
                <w:cs/>
              </w:rPr>
              <w:t xml:space="preserve"> =  “</w:t>
            </w:r>
            <w:r>
              <w:rPr>
                <w:rFonts w:cs="CordiaUPC"/>
              </w:rPr>
              <w:t>Depend on Package</w:t>
            </w:r>
            <w:r>
              <w:rPr>
                <w:rFonts w:cs="Angsana New"/>
                <w:cs/>
              </w:rPr>
              <w:t>”</w:t>
            </w:r>
          </w:p>
          <w:p w:rsidRPr="00BF4250" w:rsidR="00A969E2" w:rsidP="00A969E2" w:rsidRDefault="00A969E2" w14:paraId="6F29903D" w14:textId="77777777">
            <w:pPr>
              <w:pStyle w:val="ListParagraph"/>
              <w:numPr>
                <w:ilvl w:val="0"/>
                <w:numId w:val="9"/>
              </w:numPr>
              <w:rPr>
                <w:rFonts w:cs="CordiaUPC"/>
              </w:rPr>
            </w:pPr>
            <w:r w:rsidRPr="00BF4250">
              <w:rPr>
                <w:rFonts w:cs="CordiaUPC"/>
              </w:rPr>
              <w:t>durationFrom</w:t>
            </w:r>
            <w:r>
              <w:rPr>
                <w:rFonts w:cs="Angsana New"/>
                <w:cs/>
              </w:rPr>
              <w:t xml:space="preserve"> = </w:t>
            </w:r>
            <w:r>
              <w:rPr>
                <w:rFonts w:cs="CordiaUPC"/>
              </w:rPr>
              <w:t>1</w:t>
            </w:r>
          </w:p>
          <w:p w:rsidRPr="00C014B2" w:rsidR="00A969E2" w:rsidP="00A969E2" w:rsidRDefault="00A969E2" w14:paraId="288F78EF" w14:textId="77777777">
            <w:pPr>
              <w:pStyle w:val="ListParagraph"/>
              <w:numPr>
                <w:ilvl w:val="0"/>
                <w:numId w:val="9"/>
              </w:numPr>
              <w:rPr>
                <w:rFonts w:cs="CordiaUPC"/>
              </w:rPr>
            </w:pPr>
            <w:r w:rsidRPr="00BF4250">
              <w:rPr>
                <w:rFonts w:cs="CordiaUPC"/>
              </w:rPr>
              <w:t xml:space="preserve">durationTo </w:t>
            </w:r>
            <w:r w:rsidRPr="00BF4250">
              <w:rPr>
                <w:rFonts w:cs="Angsana New"/>
                <w:cs/>
              </w:rPr>
              <w:t xml:space="preserve">= </w:t>
            </w:r>
            <w:r w:rsidRPr="00BF4250">
              <w:rPr>
                <w:rFonts w:cs="CordiaUPC"/>
              </w:rPr>
              <w:t xml:space="preserve">Copy </w:t>
            </w:r>
            <w:r w:rsidRPr="00BF4250">
              <w:rPr>
                <w:rFonts w:cs="Angsana New"/>
                <w:cs/>
              </w:rPr>
              <w:t xml:space="preserve">ค่ามาจาก </w:t>
            </w:r>
            <w:r w:rsidRPr="00BF4250">
              <w:rPr>
                <w:rFonts w:cs="CordiaUPC"/>
              </w:rPr>
              <w:t>package</w:t>
            </w:r>
            <w:r>
              <w:rPr>
                <w:rFonts w:cs="CordiaUPC"/>
              </w:rPr>
              <w:t>Duration</w:t>
            </w:r>
          </w:p>
          <w:p w:rsidR="00A969E2" w:rsidP="00A969E2" w:rsidRDefault="00A969E2" w14:paraId="63B90CDB" w14:textId="77777777">
            <w:pPr>
              <w:pStyle w:val="ListParagraph"/>
              <w:numPr>
                <w:ilvl w:val="0"/>
                <w:numId w:val="9"/>
              </w:numPr>
              <w:rPr>
                <w:rFonts w:cs="CordiaUPC"/>
              </w:rPr>
            </w:pPr>
            <w:r w:rsidRPr="00BF4250">
              <w:rPr>
                <w:rFonts w:cs="CordiaUPC"/>
              </w:rPr>
              <w:t>durationUnit</w:t>
            </w:r>
            <w:r>
              <w:rPr>
                <w:rFonts w:cs="Angsana New"/>
                <w:cs/>
              </w:rPr>
              <w:t xml:space="preserve"> = </w:t>
            </w:r>
            <w:r w:rsidRPr="00BF4250">
              <w:rPr>
                <w:rFonts w:cs="CordiaUPC"/>
              </w:rPr>
              <w:t xml:space="preserve">Copy </w:t>
            </w:r>
            <w:r w:rsidRPr="00BF4250">
              <w:rPr>
                <w:rFonts w:cs="Angsana New"/>
                <w:cs/>
              </w:rPr>
              <w:t xml:space="preserve">ค่ามาจาก </w:t>
            </w:r>
            <w:r w:rsidRPr="00BF4250">
              <w:rPr>
                <w:rFonts w:cs="CordiaUPC"/>
              </w:rPr>
              <w:t>package</w:t>
            </w:r>
            <w:r>
              <w:rPr>
                <w:rFonts w:cs="CordiaUPC"/>
              </w:rPr>
              <w:t>DurationUnit</w:t>
            </w:r>
          </w:p>
          <w:p w:rsidR="00A969E2" w:rsidP="00A969E2" w:rsidRDefault="00A969E2" w14:paraId="4D2F2C90" w14:textId="77777777">
            <w:pPr>
              <w:pStyle w:val="ListParagraph"/>
              <w:numPr>
                <w:ilvl w:val="0"/>
                <w:numId w:val="9"/>
              </w:numPr>
              <w:rPr>
                <w:rFonts w:cs="CordiaUPC"/>
              </w:rPr>
            </w:pPr>
            <w:r>
              <w:rPr>
                <w:rFonts w:cs="CordiaUPC"/>
              </w:rPr>
              <w:t>billCycle</w:t>
            </w:r>
            <w:r w:rsidRPr="008979A8">
              <w:rPr>
                <w:rFonts w:cs="CordiaUPC"/>
              </w:rPr>
              <w:t>Type</w:t>
            </w:r>
            <w:r>
              <w:rPr>
                <w:rFonts w:cs="Angsana New"/>
                <w:cs/>
              </w:rPr>
              <w:t xml:space="preserve"> = ”</w:t>
            </w:r>
            <w:r>
              <w:rPr>
                <w:rFonts w:cs="CordiaUPC"/>
              </w:rPr>
              <w:t>Depend on Package</w:t>
            </w:r>
            <w:r>
              <w:rPr>
                <w:rFonts w:cs="Angsana New"/>
                <w:cs/>
              </w:rPr>
              <w:t>”</w:t>
            </w:r>
          </w:p>
          <w:p w:rsidR="00A969E2" w:rsidP="00A969E2" w:rsidRDefault="00A969E2" w14:paraId="25CD6595" w14:textId="0ECA5808">
            <w:pPr>
              <w:pStyle w:val="ListParagraph"/>
              <w:numPr>
                <w:ilvl w:val="0"/>
                <w:numId w:val="9"/>
              </w:numPr>
              <w:rPr>
                <w:rFonts w:cs="CordiaUPC"/>
              </w:rPr>
            </w:pPr>
            <w:r>
              <w:rPr>
                <w:rFonts w:cs="CordiaUPC"/>
              </w:rPr>
              <w:t xml:space="preserve">billCycle </w:t>
            </w:r>
            <w:r>
              <w:rPr>
                <w:rFonts w:cs="Angsana New"/>
                <w:cs/>
              </w:rPr>
              <w:t xml:space="preserve">= </w:t>
            </w:r>
            <w:r>
              <w:rPr>
                <w:rFonts w:cs="CordiaUPC"/>
              </w:rPr>
              <w:t xml:space="preserve">Copy </w:t>
            </w:r>
            <w:r>
              <w:rPr>
                <w:rFonts w:hint="cs" w:cs="Angsana New"/>
                <w:cs/>
              </w:rPr>
              <w:t xml:space="preserve">ค่ามาจาก </w:t>
            </w:r>
            <w:r>
              <w:rPr>
                <w:rFonts w:cs="CordiaUPC"/>
              </w:rPr>
              <w:t>packageBillCycle</w:t>
            </w:r>
          </w:p>
          <w:p w:rsidRPr="00790CB5" w:rsidR="00A969E2" w:rsidP="00A969E2" w:rsidRDefault="00A969E2" w14:paraId="5140AA65" w14:textId="53BED3BA">
            <w:pPr>
              <w:pStyle w:val="ListParagraph"/>
              <w:numPr>
                <w:ilvl w:val="0"/>
                <w:numId w:val="9"/>
              </w:numPr>
              <w:rPr>
                <w:rFonts w:cs="CordiaUPC"/>
                <w:cs/>
              </w:rPr>
            </w:pPr>
            <w:r w:rsidRPr="00C014B2">
              <w:rPr>
                <w:rFonts w:cs="CordiaUPC"/>
              </w:rPr>
              <w:t xml:space="preserve">billCycleUnit </w:t>
            </w:r>
            <w:r w:rsidRPr="00C014B2">
              <w:rPr>
                <w:rFonts w:cs="Angsana New"/>
                <w:cs/>
              </w:rPr>
              <w:t xml:space="preserve">= </w:t>
            </w:r>
            <w:r w:rsidRPr="00C014B2">
              <w:rPr>
                <w:rFonts w:cs="CordiaUPC"/>
              </w:rPr>
              <w:t xml:space="preserve">Copy </w:t>
            </w:r>
            <w:r w:rsidRPr="00C014B2">
              <w:rPr>
                <w:rFonts w:hint="cs" w:cs="Angsana New"/>
                <w:cs/>
              </w:rPr>
              <w:t xml:space="preserve">ค่ามาจาก </w:t>
            </w:r>
            <w:r w:rsidRPr="00C014B2">
              <w:rPr>
                <w:rFonts w:cs="CordiaUPC"/>
              </w:rPr>
              <w:t>packageBillCycleUnit</w:t>
            </w:r>
          </w:p>
        </w:tc>
      </w:tr>
      <w:tr w:rsidRPr="008979A8" w:rsidR="00A969E2" w:rsidTr="00323BD2" w14:paraId="48AEFE5D" w14:textId="77777777">
        <w:tc>
          <w:tcPr>
            <w:tcW w:w="5000" w:type="pct"/>
            <w:gridSpan w:val="3"/>
            <w:shd w:val="clear" w:color="auto" w:fill="C2D69B" w:themeFill="accent3" w:themeFillTint="99"/>
          </w:tcPr>
          <w:p w:rsidRPr="008979A8" w:rsidR="00A969E2" w:rsidP="00A969E2" w:rsidRDefault="00A969E2" w14:paraId="2377DEE7" w14:textId="77777777">
            <w:pPr>
              <w:pStyle w:val="HeaderTable"/>
            </w:pPr>
            <w:r>
              <w:t>Detail Section</w:t>
            </w:r>
          </w:p>
        </w:tc>
      </w:tr>
      <w:tr w:rsidRPr="008979A8" w:rsidR="00A969E2" w:rsidTr="00323BD2" w14:paraId="20A1A073" w14:textId="77777777">
        <w:tc>
          <w:tcPr>
            <w:tcW w:w="1026" w:type="pct"/>
          </w:tcPr>
          <w:p w:rsidR="00A969E2" w:rsidP="00A969E2" w:rsidRDefault="00A969E2" w14:paraId="7C6110F8" w14:textId="0C34912B">
            <w:pPr>
              <w:tabs>
                <w:tab w:val="left" w:pos="1356"/>
              </w:tabs>
            </w:pPr>
            <w:r>
              <w:t>b</w:t>
            </w:r>
            <w:r w:rsidRPr="00007844">
              <w:t>alanceFirstPocket</w:t>
            </w:r>
          </w:p>
        </w:tc>
        <w:tc>
          <w:tcPr>
            <w:tcW w:w="900" w:type="pct"/>
          </w:tcPr>
          <w:p w:rsidR="00A969E2" w:rsidP="00A969E2" w:rsidRDefault="00A969E2" w14:paraId="32D4FC78" w14:textId="566F0A85">
            <w:r>
              <w:t>Text Box</w:t>
            </w:r>
          </w:p>
          <w:p w:rsidR="00A969E2" w:rsidP="00A969E2" w:rsidRDefault="00A969E2" w14:paraId="2FE66388" w14:textId="77777777"/>
        </w:tc>
        <w:tc>
          <w:tcPr>
            <w:tcW w:w="3074" w:type="pct"/>
          </w:tcPr>
          <w:p w:rsidR="00A969E2" w:rsidP="00A969E2" w:rsidRDefault="00A969E2" w14:paraId="45C58E67" w14:textId="4CEB85E0">
            <w:pPr>
              <w:rPr>
                <w:rFonts w:cs="CordiaUPC"/>
              </w:rPr>
            </w:pPr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>
              <w:t xml:space="preserve">Main Balance </w:t>
            </w:r>
            <w:r>
              <w:rPr>
                <w:rFonts w:cs="Angsana New"/>
                <w:cs/>
              </w:rPr>
              <w:t>(</w:t>
            </w:r>
            <w:r>
              <w:t>1 st Pocket</w:t>
            </w:r>
            <w:r>
              <w:rPr>
                <w:rFonts w:cs="Angsana New"/>
                <w:cs/>
              </w:rPr>
              <w:t>)</w:t>
            </w:r>
            <w:r w:rsidRPr="00AE3523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 xml:space="preserve"> … </w:t>
            </w:r>
            <w:r>
              <w:rPr>
                <w:rFonts w:cs="CordiaUPC"/>
              </w:rPr>
              <w:t>Baht</w:t>
            </w:r>
          </w:p>
          <w:p w:rsidRPr="00957D04" w:rsidR="00A969E2" w:rsidP="00A969E2" w:rsidRDefault="00A969E2" w14:paraId="742A94F6" w14:textId="694A8FBF">
            <w:pPr>
              <w:rPr>
                <w:rFonts w:cs="CordiaUPC"/>
              </w:rPr>
            </w:pPr>
            <w:r>
              <w:rPr>
                <w:rFonts w:hint="cs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ใส่ได้เฉพาะตัวเลขและจุดทศนิยมเท่านั้น</w:t>
            </w:r>
          </w:p>
        </w:tc>
      </w:tr>
      <w:tr w:rsidRPr="008979A8" w:rsidR="00A969E2" w:rsidTr="00323BD2" w14:paraId="2EC54C96" w14:textId="77777777">
        <w:tc>
          <w:tcPr>
            <w:tcW w:w="1026" w:type="pct"/>
          </w:tcPr>
          <w:p w:rsidR="00A969E2" w:rsidP="00A969E2" w:rsidRDefault="00A969E2" w14:paraId="417C7B40" w14:textId="08DD1122">
            <w:pPr>
              <w:tabs>
                <w:tab w:val="left" w:pos="1356"/>
              </w:tabs>
            </w:pPr>
            <w:r>
              <w:t>validity</w:t>
            </w:r>
            <w:r w:rsidRPr="00007844">
              <w:t>FirstPocket</w:t>
            </w:r>
          </w:p>
        </w:tc>
        <w:tc>
          <w:tcPr>
            <w:tcW w:w="900" w:type="pct"/>
          </w:tcPr>
          <w:p w:rsidR="00A969E2" w:rsidP="00A969E2" w:rsidRDefault="00A969E2" w14:paraId="22AB1F79" w14:textId="77777777">
            <w:r>
              <w:t>Text Box</w:t>
            </w:r>
          </w:p>
          <w:p w:rsidR="00A969E2" w:rsidP="00A969E2" w:rsidRDefault="00A969E2" w14:paraId="5F91160C" w14:textId="77777777"/>
        </w:tc>
        <w:tc>
          <w:tcPr>
            <w:tcW w:w="3074" w:type="pct"/>
          </w:tcPr>
          <w:p w:rsidR="00A969E2" w:rsidP="00A969E2" w:rsidRDefault="00A969E2" w14:paraId="2651D5FD" w14:textId="77777777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>
              <w:t xml:space="preserve">Validity Main Balance </w:t>
            </w:r>
            <w:r>
              <w:rPr>
                <w:rFonts w:cs="Angsana New"/>
                <w:cs/>
              </w:rPr>
              <w:t>(</w:t>
            </w:r>
            <w:r>
              <w:t>1 st Pocket</w:t>
            </w:r>
            <w:r>
              <w:rPr>
                <w:rFonts w:cs="Angsana New"/>
                <w:cs/>
              </w:rPr>
              <w:t>)</w:t>
            </w:r>
          </w:p>
          <w:p w:rsidR="00A969E2" w:rsidP="00A969E2" w:rsidRDefault="00A969E2" w14:paraId="39668BAD" w14:textId="77777777">
            <w:r>
              <w:rPr>
                <w:rFonts w:hint="cs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ใส่ได้เฉพาะตัวเลขจำนวนเต็มเท่านั้น</w:t>
            </w:r>
          </w:p>
          <w:p w:rsidR="00A969E2" w:rsidP="00A969E2" w:rsidRDefault="00A969E2" w14:paraId="2E094C95" w14:textId="77777777">
            <w:pPr>
              <w:pStyle w:val="ListParagraph"/>
              <w:numPr>
                <w:ilvl w:val="0"/>
                <w:numId w:val="167"/>
              </w:numPr>
              <w:spacing w:after="160" w:line="259" w:lineRule="auto"/>
            </w:pPr>
            <w:r>
              <w:rPr>
                <w:rFonts w:hint="cs"/>
                <w:cs/>
              </w:rPr>
              <w:t xml:space="preserve">เมื่อมีการใส่ค่า </w:t>
            </w:r>
            <w:r>
              <w:t>validity</w:t>
            </w:r>
            <w:r w:rsidRPr="00007844">
              <w:t>FirstPocket</w:t>
            </w:r>
            <w:r>
              <w:rPr>
                <w:rFonts w:hint="cs"/>
                <w:cs/>
              </w:rPr>
              <w:t xml:space="preserve"> และ </w:t>
            </w:r>
            <w:r>
              <w:t>validity</w:t>
            </w:r>
            <w:r w:rsidRPr="00007844">
              <w:t>FirstPocket</w:t>
            </w:r>
            <w:r>
              <w:t>Unit</w:t>
            </w:r>
            <w:r>
              <w:rPr>
                <w:rFonts w:hint="cs"/>
                <w:cs/>
              </w:rPr>
              <w:t xml:space="preserve"> เป็นค่าว่าง </w:t>
            </w:r>
            <w:r>
              <w:t xml:space="preserve">Default </w:t>
            </w:r>
            <w:r>
              <w:rPr>
                <w:rFonts w:hint="cs"/>
                <w:cs/>
              </w:rPr>
              <w:t>ค่าเป็น</w:t>
            </w:r>
            <w:r>
              <w:rPr>
                <w:rFonts w:cs="Angsana New"/>
                <w:cs/>
              </w:rPr>
              <w:t xml:space="preserve"> “</w:t>
            </w:r>
            <w:r>
              <w:t>Days</w:t>
            </w:r>
            <w:r>
              <w:rPr>
                <w:rFonts w:cs="Angsana New"/>
                <w:cs/>
              </w:rPr>
              <w:t>”</w:t>
            </w:r>
          </w:p>
          <w:p w:rsidR="00A969E2" w:rsidP="00A969E2" w:rsidRDefault="00A969E2" w14:paraId="5C07B55B" w14:textId="5ED7D283">
            <w:pPr>
              <w:pStyle w:val="ListParagraph"/>
              <w:numPr>
                <w:ilvl w:val="0"/>
                <w:numId w:val="167"/>
              </w:numPr>
            </w:pPr>
            <w:r>
              <w:rPr>
                <w:rFonts w:hint="cs"/>
                <w:cs/>
              </w:rPr>
              <w:t xml:space="preserve">เมื่อ </w:t>
            </w:r>
            <w:r>
              <w:t>validity</w:t>
            </w:r>
            <w:r w:rsidRPr="00007844">
              <w:t>FirstPocket</w:t>
            </w:r>
            <w:r>
              <w:rPr>
                <w:rFonts w:hint="cs"/>
                <w:cs/>
              </w:rPr>
              <w:t xml:space="preserve"> เป็นค่าว่างให้เคลียร์ </w:t>
            </w:r>
            <w:r>
              <w:t>validity</w:t>
            </w:r>
            <w:r w:rsidRPr="00007844">
              <w:t>FirstPocket</w:t>
            </w:r>
            <w:r>
              <w:t>Unit</w:t>
            </w:r>
            <w:r>
              <w:rPr>
                <w:rFonts w:hint="cs"/>
                <w:cs/>
              </w:rPr>
              <w:t xml:space="preserve"> เป็นค่าว่าง</w:t>
            </w:r>
          </w:p>
        </w:tc>
      </w:tr>
      <w:tr w:rsidRPr="008979A8" w:rsidR="00A969E2" w:rsidTr="00323BD2" w14:paraId="5417AF78" w14:textId="77777777">
        <w:tc>
          <w:tcPr>
            <w:tcW w:w="1026" w:type="pct"/>
          </w:tcPr>
          <w:p w:rsidR="00A969E2" w:rsidP="00A969E2" w:rsidRDefault="00A969E2" w14:paraId="7B8AF2B5" w14:textId="7C98B845">
            <w:pPr>
              <w:tabs>
                <w:tab w:val="left" w:pos="1356"/>
              </w:tabs>
            </w:pPr>
            <w:r>
              <w:t>validity</w:t>
            </w:r>
            <w:r w:rsidRPr="00007844">
              <w:t>FirstPocket</w:t>
            </w:r>
            <w:r>
              <w:t>Unit</w:t>
            </w:r>
          </w:p>
        </w:tc>
        <w:tc>
          <w:tcPr>
            <w:tcW w:w="900" w:type="pct"/>
          </w:tcPr>
          <w:p w:rsidR="00A969E2" w:rsidP="00A969E2" w:rsidRDefault="00A969E2" w14:paraId="1C8DF3C8" w14:textId="1B8055BB">
            <w:r w:rsidRPr="008979A8">
              <w:rPr>
                <w:rFonts w:cs="CordiaUPC"/>
              </w:rPr>
              <w:t>Drop Down List</w:t>
            </w:r>
          </w:p>
        </w:tc>
        <w:tc>
          <w:tcPr>
            <w:tcW w:w="3074" w:type="pct"/>
          </w:tcPr>
          <w:p w:rsidR="00A969E2" w:rsidP="00A969E2" w:rsidRDefault="00A969E2" w14:paraId="29D5A64D" w14:textId="62E32D99">
            <w:pPr>
              <w:spacing w:after="160" w:line="259" w:lineRule="auto"/>
              <w:rPr>
                <w:rFonts w:cs="CordiaUPC"/>
              </w:rPr>
            </w:pPr>
            <w:r w:rsidRPr="008979A8">
              <w:rPr>
                <w:rFonts w:cs="Angsana New"/>
                <w:cs/>
              </w:rPr>
              <w:t xml:space="preserve">อยู่บรรทัดเดียวกับ </w:t>
            </w:r>
            <w:r>
              <w:t>validity</w:t>
            </w:r>
            <w:r w:rsidRPr="00007844">
              <w:t>FirstPocket</w:t>
            </w:r>
          </w:p>
          <w:p w:rsidRPr="00790CB5" w:rsidR="00A969E2" w:rsidP="00A969E2" w:rsidRDefault="00A969E2" w14:paraId="40591FD2" w14:textId="0ECE1DC0">
            <w:pPr>
              <w:spacing w:after="160" w:line="259" w:lineRule="auto"/>
            </w:pPr>
            <w:r w:rsidRPr="002C4E3E">
              <w:rPr>
                <w:u w:val="single"/>
              </w:rPr>
              <w:t>Enable</w:t>
            </w:r>
            <w:r>
              <w:rPr>
                <w:rFonts w:hint="cs"/>
                <w:cs/>
              </w:rPr>
              <w:t xml:space="preserve"> เมื่อ </w:t>
            </w:r>
            <w:r>
              <w:t>validity</w:t>
            </w:r>
            <w:r w:rsidRPr="00007844">
              <w:t>FirstPocket</w:t>
            </w:r>
            <w:r>
              <w:rPr>
                <w:rFonts w:hint="cs"/>
                <w:cs/>
              </w:rPr>
              <w:t xml:space="preserve"> มีค่า</w:t>
            </w:r>
          </w:p>
          <w:p w:rsidR="00A969E2" w:rsidP="00A969E2" w:rsidRDefault="00A969E2" w14:paraId="0CCDF409" w14:textId="003EAD84">
            <w:pPr>
              <w:spacing w:after="160" w:line="259" w:lineRule="auto"/>
            </w:pPr>
            <w:r w:rsidRPr="001142BC">
              <w:t xml:space="preserve">List of Value </w:t>
            </w:r>
            <w:r w:rsidRPr="001142BC">
              <w:rPr>
                <w:rFonts w:cs="Angsana New"/>
                <w:cs/>
              </w:rPr>
              <w:t xml:space="preserve">: </w:t>
            </w:r>
            <w:r w:rsidRPr="00B916D9">
              <w:rPr>
                <w:rFonts w:cs="Angsana New"/>
                <w:cs/>
              </w:rPr>
              <w:t>ดึงข้อมูลจาก</w:t>
            </w:r>
            <w:r w:rsidRPr="00B916D9">
              <w:rPr>
                <w:rFonts w:cs="CordiaUPC"/>
              </w:rPr>
              <w:t xml:space="preserve">DB </w:t>
            </w:r>
            <w:r w:rsidRPr="00B916D9">
              <w:rPr>
                <w:rFonts w:cs="Angsana New"/>
                <w:cs/>
              </w:rPr>
              <w:t xml:space="preserve">ที่ </w:t>
            </w:r>
            <w:r w:rsidRPr="00B916D9">
              <w:rPr>
                <w:rFonts w:cs="CordiaUPC"/>
              </w:rPr>
              <w:t xml:space="preserve">Table FLW_CFG_LOV </w:t>
            </w:r>
            <w:r w:rsidRPr="00B916D9">
              <w:rPr>
                <w:rFonts w:cs="Angsana New"/>
                <w:cs/>
              </w:rPr>
              <w:t xml:space="preserve">โดย </w:t>
            </w:r>
            <w:r w:rsidRPr="00B916D9">
              <w:rPr>
                <w:rFonts w:cs="CordiaUPC"/>
              </w:rPr>
              <w:t xml:space="preserve">group_type </w:t>
            </w:r>
            <w:r w:rsidRPr="00B916D9">
              <w:rPr>
                <w:rFonts w:cs="Angsana New"/>
                <w:cs/>
              </w:rPr>
              <w:t>= ‘</w:t>
            </w:r>
            <w:r w:rsidRPr="008979A8">
              <w:rPr>
                <w:rFonts w:cs="CordiaUPC"/>
              </w:rPr>
              <w:t>Duration</w:t>
            </w:r>
            <w:r>
              <w:rPr>
                <w:rFonts w:cs="CordiaUPC"/>
              </w:rPr>
              <w:t xml:space="preserve"> Unit</w:t>
            </w:r>
            <w:r>
              <w:rPr>
                <w:rFonts w:cs="Angsana New"/>
                <w:cs/>
              </w:rPr>
              <w:t>’</w:t>
            </w:r>
            <w:r>
              <w:rPr>
                <w:rFonts w:hint="cs" w:cs="Angsana New"/>
                <w:cs/>
              </w:rPr>
              <w:t xml:space="preserve"> และ</w:t>
            </w:r>
            <w:r>
              <w:rPr>
                <w:rFonts w:cs="CordiaUPC"/>
              </w:rPr>
              <w:t xml:space="preserve"> par_row_id</w:t>
            </w:r>
            <w:r>
              <w:t xml:space="preserve">_concat </w:t>
            </w:r>
            <w:r>
              <w:rPr>
                <w:rFonts w:hint="cs"/>
                <w:cs/>
              </w:rPr>
              <w:t xml:space="preserve">ประกอบด้วย </w:t>
            </w:r>
            <w:r>
              <w:t>customerType</w:t>
            </w:r>
            <w:r>
              <w:rPr>
                <w:rFonts w:hint="cs"/>
                <w:cs/>
              </w:rPr>
              <w:t xml:space="preserve"> และ </w:t>
            </w:r>
            <w:r>
              <w:t xml:space="preserve">lov_type </w:t>
            </w:r>
            <w:r>
              <w:rPr>
                <w:rFonts w:hint="cs"/>
                <w:cs/>
              </w:rPr>
              <w:t xml:space="preserve">ประกอบด้วย </w:t>
            </w:r>
            <w:r>
              <w:t>productClass</w:t>
            </w:r>
          </w:p>
        </w:tc>
      </w:tr>
      <w:tr w:rsidRPr="008979A8" w:rsidR="00A969E2" w:rsidTr="00323BD2" w14:paraId="2B4838DE" w14:textId="77777777">
        <w:tc>
          <w:tcPr>
            <w:tcW w:w="1026" w:type="pct"/>
          </w:tcPr>
          <w:p w:rsidR="00A969E2" w:rsidP="00A969E2" w:rsidRDefault="00A969E2" w14:paraId="650F67F8" w14:textId="2AF145C8">
            <w:pPr>
              <w:tabs>
                <w:tab w:val="left" w:pos="1356"/>
              </w:tabs>
            </w:pPr>
            <w:r>
              <w:t>b</w:t>
            </w:r>
            <w:r w:rsidRPr="00926BEB">
              <w:t>alanceSecondPocket</w:t>
            </w:r>
          </w:p>
        </w:tc>
        <w:tc>
          <w:tcPr>
            <w:tcW w:w="900" w:type="pct"/>
          </w:tcPr>
          <w:p w:rsidRPr="00790CB5" w:rsidR="00A969E2" w:rsidP="00A969E2" w:rsidRDefault="00A969E2" w14:paraId="1B1486B0" w14:textId="358CC3EB">
            <w:r>
              <w:t>Text Box</w:t>
            </w:r>
          </w:p>
        </w:tc>
        <w:tc>
          <w:tcPr>
            <w:tcW w:w="3074" w:type="pct"/>
          </w:tcPr>
          <w:p w:rsidR="00A969E2" w:rsidP="00A969E2" w:rsidRDefault="00A969E2" w14:paraId="73AFB5EA" w14:textId="0F122E5E">
            <w:pPr>
              <w:spacing w:after="160" w:line="259" w:lineRule="auto"/>
              <w:rPr>
                <w:rFonts w:cs="CordiaUPC"/>
              </w:rPr>
            </w:pPr>
            <w:r>
              <w:t>Label</w:t>
            </w:r>
            <w:r>
              <w:rPr>
                <w:rFonts w:cs="Angsana New"/>
                <w:cs/>
              </w:rPr>
              <w:t xml:space="preserve">: </w:t>
            </w:r>
            <w:r>
              <w:t xml:space="preserve">Reward Balance </w:t>
            </w:r>
            <w:r>
              <w:rPr>
                <w:rFonts w:cs="Angsana New"/>
                <w:cs/>
              </w:rPr>
              <w:t>(</w:t>
            </w:r>
            <w:r>
              <w:t>2 nd Pocket</w:t>
            </w:r>
            <w:r>
              <w:rPr>
                <w:rFonts w:cs="Angsana New"/>
                <w:cs/>
              </w:rPr>
              <w:t xml:space="preserve">) … </w:t>
            </w:r>
            <w:r>
              <w:rPr>
                <w:rFonts w:cs="CordiaUPC"/>
              </w:rPr>
              <w:t>Baht</w:t>
            </w:r>
          </w:p>
          <w:p w:rsidRPr="008979A8" w:rsidR="00A969E2" w:rsidP="00A969E2" w:rsidRDefault="00A969E2" w14:paraId="7D7FCF7F" w14:textId="36E2B477">
            <w:pPr>
              <w:spacing w:after="160" w:line="259" w:lineRule="auto"/>
              <w:rPr>
                <w:rFonts w:cs="CordiaUPC"/>
              </w:rPr>
            </w:pPr>
            <w:r>
              <w:rPr>
                <w:rFonts w:hint="cs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ใส่ได้เฉพาะตัวเลขและจุดทศนิยมเท่านั้น</w:t>
            </w:r>
          </w:p>
        </w:tc>
      </w:tr>
      <w:tr w:rsidRPr="008979A8" w:rsidR="00A969E2" w:rsidTr="00323BD2" w14:paraId="010CA427" w14:textId="77777777">
        <w:tc>
          <w:tcPr>
            <w:tcW w:w="1026" w:type="pct"/>
          </w:tcPr>
          <w:p w:rsidR="00A969E2" w:rsidP="00A969E2" w:rsidRDefault="00A969E2" w14:paraId="1DDF86A6" w14:textId="413A3C9F">
            <w:pPr>
              <w:tabs>
                <w:tab w:val="left" w:pos="1356"/>
              </w:tabs>
            </w:pPr>
            <w:r>
              <w:t>validity</w:t>
            </w:r>
            <w:r w:rsidRPr="00926BEB">
              <w:t>Second</w:t>
            </w:r>
            <w:r w:rsidRPr="00007844">
              <w:t>Pocket</w:t>
            </w:r>
          </w:p>
        </w:tc>
        <w:tc>
          <w:tcPr>
            <w:tcW w:w="900" w:type="pct"/>
          </w:tcPr>
          <w:p w:rsidR="00A969E2" w:rsidP="00A969E2" w:rsidRDefault="00A969E2" w14:paraId="7E4446B3" w14:textId="77777777">
            <w:r>
              <w:t>Text Box</w:t>
            </w:r>
          </w:p>
          <w:p w:rsidR="00A969E2" w:rsidP="00A969E2" w:rsidRDefault="00A969E2" w14:paraId="233D557D" w14:textId="77777777"/>
        </w:tc>
        <w:tc>
          <w:tcPr>
            <w:tcW w:w="3074" w:type="pct"/>
          </w:tcPr>
          <w:p w:rsidR="00A969E2" w:rsidP="00A969E2" w:rsidRDefault="00A969E2" w14:paraId="3031B3B2" w14:textId="77777777">
            <w:pPr>
              <w:spacing w:after="160" w:line="259" w:lineRule="auto"/>
            </w:pPr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>
              <w:t xml:space="preserve">Validity Reward Balance </w:t>
            </w:r>
            <w:r>
              <w:rPr>
                <w:rFonts w:cs="Angsana New"/>
                <w:cs/>
              </w:rPr>
              <w:t>(</w:t>
            </w:r>
            <w:r>
              <w:t>2 nd Pocket</w:t>
            </w:r>
            <w:r>
              <w:rPr>
                <w:rFonts w:cs="Angsana New"/>
                <w:cs/>
              </w:rPr>
              <w:t>)</w:t>
            </w:r>
          </w:p>
          <w:p w:rsidR="00A969E2" w:rsidP="00A969E2" w:rsidRDefault="00A969E2" w14:paraId="4CDE9D68" w14:textId="77777777">
            <w:pPr>
              <w:spacing w:after="160" w:line="259" w:lineRule="auto"/>
            </w:pPr>
            <w:r>
              <w:rPr>
                <w:rFonts w:hint="cs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ใส่ได้เฉพาะตัวเลขจำนวนเต็มเท่านั้น</w:t>
            </w:r>
          </w:p>
          <w:p w:rsidR="00A969E2" w:rsidP="00A969E2" w:rsidRDefault="00A969E2" w14:paraId="1349819D" w14:textId="77777777">
            <w:pPr>
              <w:pStyle w:val="ListParagraph"/>
              <w:numPr>
                <w:ilvl w:val="0"/>
                <w:numId w:val="167"/>
              </w:numPr>
              <w:spacing w:after="160" w:line="259" w:lineRule="auto"/>
            </w:pPr>
            <w:r>
              <w:rPr>
                <w:rFonts w:hint="cs"/>
                <w:cs/>
              </w:rPr>
              <w:t xml:space="preserve">เมื่อมีการใส่ค่า </w:t>
            </w:r>
            <w:r>
              <w:t>validity</w:t>
            </w:r>
            <w:r w:rsidRPr="00926BEB">
              <w:t>Second</w:t>
            </w:r>
            <w:r w:rsidRPr="00007844">
              <w:t>Pocket</w:t>
            </w:r>
            <w:r>
              <w:rPr>
                <w:rFonts w:hint="cs"/>
                <w:cs/>
              </w:rPr>
              <w:t xml:space="preserve"> และ </w:t>
            </w:r>
            <w:r>
              <w:t>validity</w:t>
            </w:r>
            <w:r w:rsidRPr="00926BEB">
              <w:t>Second</w:t>
            </w:r>
            <w:r w:rsidRPr="00007844">
              <w:t>Pocket</w:t>
            </w:r>
            <w:r>
              <w:t xml:space="preserve">Unit </w:t>
            </w:r>
            <w:r>
              <w:rPr>
                <w:rFonts w:hint="cs"/>
                <w:cs/>
              </w:rPr>
              <w:t xml:space="preserve">เป็นค่าว่าง </w:t>
            </w:r>
            <w:r>
              <w:t xml:space="preserve">Default </w:t>
            </w:r>
            <w:r>
              <w:rPr>
                <w:rFonts w:hint="cs"/>
                <w:cs/>
              </w:rPr>
              <w:t>ค่าเป็น</w:t>
            </w:r>
            <w:r>
              <w:rPr>
                <w:rFonts w:cs="Angsana New"/>
                <w:cs/>
              </w:rPr>
              <w:t xml:space="preserve"> “</w:t>
            </w:r>
            <w:r>
              <w:t>Days</w:t>
            </w:r>
            <w:r>
              <w:rPr>
                <w:rFonts w:cs="Angsana New"/>
                <w:cs/>
              </w:rPr>
              <w:t>”</w:t>
            </w:r>
          </w:p>
          <w:p w:rsidR="00A969E2" w:rsidP="00A969E2" w:rsidRDefault="00A969E2" w14:paraId="03056552" w14:textId="1E379881">
            <w:pPr>
              <w:pStyle w:val="ListParagraph"/>
              <w:numPr>
                <w:ilvl w:val="0"/>
                <w:numId w:val="167"/>
              </w:numPr>
              <w:spacing w:after="160" w:line="259" w:lineRule="auto"/>
            </w:pPr>
            <w:r>
              <w:rPr>
                <w:rFonts w:hint="cs"/>
                <w:cs/>
              </w:rPr>
              <w:t xml:space="preserve">เมื่อ </w:t>
            </w:r>
            <w:r>
              <w:t>validity</w:t>
            </w:r>
            <w:r w:rsidRPr="00926BEB">
              <w:t>Second</w:t>
            </w:r>
            <w:r w:rsidRPr="00007844">
              <w:t>Pocket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เป็นค่าว่างให้เคลียร์ </w:t>
            </w:r>
            <w:r>
              <w:t>validity</w:t>
            </w:r>
            <w:r w:rsidRPr="00926BEB">
              <w:t>Second</w:t>
            </w:r>
            <w:r w:rsidRPr="00007844">
              <w:t>Pocket</w:t>
            </w:r>
            <w:r>
              <w:t>Unit</w:t>
            </w:r>
            <w:r>
              <w:rPr>
                <w:rFonts w:hint="cs"/>
                <w:cs/>
              </w:rPr>
              <w:t xml:space="preserve">  เป็นค่าว่าง</w:t>
            </w:r>
          </w:p>
        </w:tc>
      </w:tr>
      <w:tr w:rsidRPr="008979A8" w:rsidR="00A969E2" w:rsidTr="00323BD2" w14:paraId="4AB2E7FC" w14:textId="77777777">
        <w:tc>
          <w:tcPr>
            <w:tcW w:w="1026" w:type="pct"/>
          </w:tcPr>
          <w:p w:rsidR="00A969E2" w:rsidP="00A969E2" w:rsidRDefault="00A969E2" w14:paraId="1DCC1D3C" w14:textId="5F1D7DA5">
            <w:pPr>
              <w:tabs>
                <w:tab w:val="left" w:pos="1356"/>
              </w:tabs>
            </w:pPr>
            <w:r>
              <w:t>validity</w:t>
            </w:r>
            <w:r w:rsidRPr="00926BEB">
              <w:t>Second</w:t>
            </w:r>
            <w:r w:rsidRPr="00007844">
              <w:t>Pocket</w:t>
            </w:r>
            <w:r>
              <w:t>Unit</w:t>
            </w:r>
          </w:p>
        </w:tc>
        <w:tc>
          <w:tcPr>
            <w:tcW w:w="900" w:type="pct"/>
          </w:tcPr>
          <w:p w:rsidR="00A969E2" w:rsidP="00A969E2" w:rsidRDefault="00A969E2" w14:paraId="3A8A4EBB" w14:textId="7AA573B0">
            <w:r w:rsidRPr="008979A8">
              <w:rPr>
                <w:rFonts w:cs="CordiaUPC"/>
              </w:rPr>
              <w:t>Drop Down List</w:t>
            </w:r>
          </w:p>
        </w:tc>
        <w:tc>
          <w:tcPr>
            <w:tcW w:w="3074" w:type="pct"/>
          </w:tcPr>
          <w:p w:rsidR="00A969E2" w:rsidP="00A969E2" w:rsidRDefault="00A969E2" w14:paraId="561E4360" w14:textId="3212A98E">
            <w:pPr>
              <w:spacing w:after="160" w:line="259" w:lineRule="auto"/>
            </w:pPr>
            <w:r w:rsidRPr="008979A8">
              <w:rPr>
                <w:rFonts w:cs="Angsana New"/>
                <w:cs/>
              </w:rPr>
              <w:t xml:space="preserve">บรรทัดเดียวกับ </w:t>
            </w:r>
            <w:r>
              <w:t>validity</w:t>
            </w:r>
            <w:r w:rsidRPr="00926BEB">
              <w:t>Second</w:t>
            </w:r>
            <w:r w:rsidRPr="00007844">
              <w:t>Pocket</w:t>
            </w:r>
          </w:p>
          <w:p w:rsidR="00A969E2" w:rsidP="00A969E2" w:rsidRDefault="00A969E2" w14:paraId="10FF72F2" w14:textId="75B023BD">
            <w:pPr>
              <w:spacing w:after="160" w:line="259" w:lineRule="auto"/>
              <w:rPr>
                <w:cs/>
              </w:rPr>
            </w:pPr>
            <w:r w:rsidRPr="00790CB5">
              <w:rPr>
                <w:u w:val="single"/>
              </w:rPr>
              <w:t>Enable</w:t>
            </w:r>
            <w:r>
              <w:rPr>
                <w:rFonts w:hint="cs"/>
                <w:cs/>
              </w:rPr>
              <w:t xml:space="preserve"> เมื่อ </w:t>
            </w:r>
            <w:r>
              <w:t>validity</w:t>
            </w:r>
            <w:r w:rsidRPr="00926BEB">
              <w:t>Second</w:t>
            </w:r>
            <w:r w:rsidRPr="00007844">
              <w:t>Pocket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>มีค่า</w:t>
            </w:r>
          </w:p>
          <w:p w:rsidR="00A969E2" w:rsidP="00A969E2" w:rsidRDefault="00A969E2" w14:paraId="66FB1DCB" w14:textId="441E8FA1">
            <w:pPr>
              <w:spacing w:after="160" w:line="259" w:lineRule="auto"/>
            </w:pPr>
            <w:r w:rsidRPr="001142BC">
              <w:t xml:space="preserve">List of Value </w:t>
            </w:r>
            <w:r w:rsidRPr="001142BC">
              <w:rPr>
                <w:rFonts w:cs="Angsana New"/>
                <w:cs/>
              </w:rPr>
              <w:t xml:space="preserve">: </w:t>
            </w:r>
            <w:r w:rsidRPr="00B916D9">
              <w:rPr>
                <w:rFonts w:cs="Angsana New"/>
                <w:cs/>
              </w:rPr>
              <w:t>ดึงข้อมูลจาก</w:t>
            </w:r>
            <w:r w:rsidRPr="00B916D9">
              <w:rPr>
                <w:rFonts w:cs="CordiaUPC"/>
              </w:rPr>
              <w:t xml:space="preserve">DB </w:t>
            </w:r>
            <w:r w:rsidRPr="00B916D9">
              <w:rPr>
                <w:rFonts w:cs="Angsana New"/>
                <w:cs/>
              </w:rPr>
              <w:t xml:space="preserve">ที่ </w:t>
            </w:r>
            <w:r w:rsidRPr="00B916D9">
              <w:rPr>
                <w:rFonts w:cs="CordiaUPC"/>
              </w:rPr>
              <w:t xml:space="preserve">Table FLW_CFG_LOV </w:t>
            </w:r>
            <w:r w:rsidRPr="00B916D9">
              <w:rPr>
                <w:rFonts w:cs="Angsana New"/>
                <w:cs/>
              </w:rPr>
              <w:t xml:space="preserve">โดย </w:t>
            </w:r>
            <w:r w:rsidRPr="00B916D9">
              <w:rPr>
                <w:rFonts w:cs="CordiaUPC"/>
              </w:rPr>
              <w:t xml:space="preserve">group_type </w:t>
            </w:r>
            <w:r w:rsidRPr="00B916D9">
              <w:rPr>
                <w:rFonts w:cs="Angsana New"/>
                <w:cs/>
              </w:rPr>
              <w:t>= ‘</w:t>
            </w:r>
            <w:r w:rsidRPr="008979A8">
              <w:rPr>
                <w:rFonts w:cs="CordiaUPC"/>
              </w:rPr>
              <w:t>Duration</w:t>
            </w:r>
            <w:r>
              <w:rPr>
                <w:rFonts w:cs="CordiaUPC"/>
              </w:rPr>
              <w:t xml:space="preserve"> Unit</w:t>
            </w:r>
            <w:r>
              <w:rPr>
                <w:rFonts w:cs="Angsana New"/>
                <w:cs/>
              </w:rPr>
              <w:t>’</w:t>
            </w:r>
            <w:r>
              <w:rPr>
                <w:rFonts w:hint="cs" w:cs="Angsana New"/>
                <w:cs/>
              </w:rPr>
              <w:t xml:space="preserve"> และ</w:t>
            </w:r>
            <w:r>
              <w:rPr>
                <w:rFonts w:cs="CordiaUPC"/>
              </w:rPr>
              <w:t xml:space="preserve"> par_row_id</w:t>
            </w:r>
            <w:r>
              <w:t xml:space="preserve">_concat </w:t>
            </w:r>
            <w:r>
              <w:rPr>
                <w:rFonts w:hint="cs"/>
                <w:cs/>
              </w:rPr>
              <w:t xml:space="preserve">ประกอบด้วย </w:t>
            </w:r>
            <w:r>
              <w:t>customerType</w:t>
            </w:r>
            <w:r>
              <w:rPr>
                <w:rFonts w:hint="cs"/>
                <w:cs/>
              </w:rPr>
              <w:t xml:space="preserve"> และ </w:t>
            </w:r>
            <w:r>
              <w:t xml:space="preserve">lov_type </w:t>
            </w:r>
            <w:r>
              <w:rPr>
                <w:rFonts w:hint="cs"/>
                <w:cs/>
              </w:rPr>
              <w:t xml:space="preserve">ประกอบด้วย </w:t>
            </w:r>
            <w:r>
              <w:t>productClass</w:t>
            </w:r>
          </w:p>
        </w:tc>
      </w:tr>
      <w:tr w:rsidRPr="008979A8" w:rsidR="00A969E2" w:rsidTr="00323BD2" w14:paraId="0535E7F7" w14:textId="77777777">
        <w:tc>
          <w:tcPr>
            <w:tcW w:w="1026" w:type="pct"/>
          </w:tcPr>
          <w:p w:rsidR="00A969E2" w:rsidP="00A969E2" w:rsidRDefault="00A969E2" w14:paraId="40BE39AE" w14:textId="18B00B31">
            <w:pPr>
              <w:tabs>
                <w:tab w:val="left" w:pos="1356"/>
              </w:tabs>
            </w:pPr>
            <w:r>
              <w:t>b</w:t>
            </w:r>
            <w:r w:rsidRPr="00C743FB">
              <w:t>alanceSecondPocketUsageTypes</w:t>
            </w:r>
          </w:p>
        </w:tc>
        <w:tc>
          <w:tcPr>
            <w:tcW w:w="900" w:type="pct"/>
          </w:tcPr>
          <w:p w:rsidRPr="008979A8" w:rsidR="00A969E2" w:rsidP="00A969E2" w:rsidRDefault="00A969E2" w14:paraId="5CB78EF1" w14:textId="26C2E45E">
            <w:pPr>
              <w:rPr>
                <w:rFonts w:cs="CordiaUPC"/>
              </w:rPr>
            </w:pPr>
            <w:r>
              <w:rPr>
                <w:rFonts w:cs="CordiaUPC"/>
              </w:rPr>
              <w:t>Settle Box</w:t>
            </w:r>
          </w:p>
        </w:tc>
        <w:tc>
          <w:tcPr>
            <w:tcW w:w="3074" w:type="pct"/>
          </w:tcPr>
          <w:p w:rsidR="00A969E2" w:rsidP="00A969E2" w:rsidRDefault="00A969E2" w14:paraId="6D48CAC7" w14:textId="0D2893C8">
            <w:pPr>
              <w:spacing w:after="160" w:line="259" w:lineRule="auto"/>
              <w:rPr>
                <w:rFonts w:cs="CordiaUPC"/>
              </w:rPr>
            </w:pPr>
            <w:r>
              <w:t>Label</w:t>
            </w:r>
            <w:r>
              <w:rPr>
                <w:rFonts w:cs="Angsana New"/>
                <w:cs/>
              </w:rPr>
              <w:t xml:space="preserve">: </w:t>
            </w:r>
            <w:r>
              <w:t>Reward Balance Usage Types</w:t>
            </w:r>
          </w:p>
          <w:p w:rsidR="00A969E2" w:rsidP="00A969E2" w:rsidRDefault="00A969E2" w14:paraId="51C0CFA4" w14:textId="46F76919">
            <w:pPr>
              <w:spacing w:after="160" w:line="259" w:lineRule="auto"/>
              <w:rPr>
                <w:rFonts w:cs="CordiaUPC"/>
              </w:rPr>
            </w:pPr>
            <w:r w:rsidRPr="001142BC">
              <w:t>List of Value</w:t>
            </w:r>
            <w:r>
              <w:rPr>
                <w:rFonts w:cs="Angsana New"/>
                <w:cs/>
              </w:rPr>
              <w:t xml:space="preserve"> : </w:t>
            </w:r>
            <w:r w:rsidRPr="001142BC">
              <w:rPr>
                <w:rFonts w:cs="Angsana New"/>
                <w:cs/>
              </w:rPr>
              <w:t xml:space="preserve">: </w:t>
            </w:r>
            <w:r w:rsidRPr="00B916D9">
              <w:rPr>
                <w:rFonts w:cs="Angsana New"/>
                <w:cs/>
              </w:rPr>
              <w:t>ดึงข้อมูลจาก</w:t>
            </w:r>
            <w:r w:rsidRPr="00B916D9">
              <w:rPr>
                <w:rFonts w:cs="CordiaUPC"/>
              </w:rPr>
              <w:t xml:space="preserve">DB </w:t>
            </w:r>
            <w:r w:rsidRPr="00B916D9">
              <w:rPr>
                <w:rFonts w:cs="Angsana New"/>
                <w:cs/>
              </w:rPr>
              <w:t xml:space="preserve">ที่ </w:t>
            </w:r>
            <w:r w:rsidRPr="00B916D9">
              <w:rPr>
                <w:rFonts w:cs="CordiaUPC"/>
              </w:rPr>
              <w:t xml:space="preserve">Table FLW_CFG_LOV </w:t>
            </w:r>
            <w:r w:rsidRPr="00B916D9">
              <w:rPr>
                <w:rFonts w:cs="Angsana New"/>
                <w:cs/>
              </w:rPr>
              <w:t xml:space="preserve">โดย </w:t>
            </w:r>
            <w:r w:rsidRPr="00B916D9">
              <w:rPr>
                <w:rFonts w:cs="CordiaUPC"/>
              </w:rPr>
              <w:t xml:space="preserve">group_type </w:t>
            </w:r>
            <w:r>
              <w:rPr>
                <w:rFonts w:cs="Angsana New"/>
                <w:cs/>
              </w:rPr>
              <w:t>= ‘</w:t>
            </w:r>
            <w:r>
              <w:rPr>
                <w:rFonts w:cs="CordiaUPC"/>
              </w:rPr>
              <w:t>Reward Second Pocket Usage</w:t>
            </w:r>
            <w:r>
              <w:rPr>
                <w:rFonts w:cs="Angsana New"/>
                <w:cs/>
              </w:rPr>
              <w:t xml:space="preserve">’’ </w:t>
            </w:r>
            <w:r>
              <w:rPr>
                <w:rFonts w:hint="cs" w:cs="Angsana New"/>
                <w:cs/>
              </w:rPr>
              <w:t>และ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cs="CordiaUPC"/>
              </w:rPr>
              <w:t xml:space="preserve">active_flag </w:t>
            </w:r>
            <w:r>
              <w:rPr>
                <w:rFonts w:cs="Angsana New"/>
                <w:cs/>
              </w:rPr>
              <w:t>= ‘</w:t>
            </w:r>
            <w:r>
              <w:rPr>
                <w:rFonts w:cs="CordiaUPC"/>
              </w:rPr>
              <w:t>Y</w:t>
            </w:r>
            <w:r>
              <w:rPr>
                <w:rFonts w:cs="Angsana New"/>
                <w:cs/>
              </w:rPr>
              <w:t>’</w:t>
            </w:r>
          </w:p>
          <w:p w:rsidR="00A969E2" w:rsidP="00A969E2" w:rsidRDefault="00A969E2" w14:paraId="7D563058" w14:textId="7982DCA8">
            <w:pPr>
              <w:spacing w:after="160" w:line="259" w:lineRule="auto"/>
            </w:pPr>
            <w:r>
              <w:rPr>
                <w:rFonts w:hint="cs" w:cs="Angsana New"/>
                <w:cs/>
              </w:rPr>
              <w:t xml:space="preserve">เมื่อมีการใส่ข้อมูลที่ </w:t>
            </w:r>
            <w:r>
              <w:t>balanceSecondPocket</w:t>
            </w:r>
          </w:p>
          <w:p w:rsidR="00A969E2" w:rsidP="00A969E2" w:rsidRDefault="00A969E2" w14:paraId="497817BD" w14:textId="1926B764">
            <w:pPr>
              <w:spacing w:after="160" w:line="259" w:lineRule="auto"/>
              <w:rPr>
                <w:rFonts w:cs="CordiaUPC"/>
              </w:rPr>
            </w:pPr>
            <w:r>
              <w:rPr>
                <w:rFonts w:hint="cs" w:cs="Angsana New"/>
                <w:cs/>
              </w:rPr>
              <w:t>ให้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cs="CordiaUPC"/>
              </w:rPr>
              <w:t>Default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>ค่า</w:t>
            </w:r>
            <w:r>
              <w:rPr>
                <w:rFonts w:hint="cs"/>
                <w:cs/>
              </w:rPr>
              <w:t xml:space="preserve">ดังนี้ </w:t>
            </w:r>
            <w:r>
              <w:rPr>
                <w:rFonts w:cs="Angsana New"/>
                <w:cs/>
              </w:rPr>
              <w:t>:</w:t>
            </w:r>
          </w:p>
          <w:p w:rsidR="00A969E2" w:rsidP="00A969E2" w:rsidRDefault="00A969E2" w14:paraId="0A20207B" w14:textId="0F1BA66B">
            <w:pPr>
              <w:pStyle w:val="ListParagraph"/>
              <w:numPr>
                <w:ilvl w:val="2"/>
                <w:numId w:val="9"/>
              </w:numPr>
              <w:spacing w:after="160" w:line="259" w:lineRule="auto"/>
              <w:rPr>
                <w:rFonts w:cs="CordiaUPC"/>
              </w:rPr>
            </w:pPr>
            <w:r w:rsidRPr="00790CB5">
              <w:rPr>
                <w:rFonts w:cs="CordiaUPC"/>
                <w:cs/>
              </w:rPr>
              <w:t xml:space="preserve"> </w:t>
            </w:r>
            <w:r>
              <w:rPr>
                <w:rFonts w:cs="CordiaUPC"/>
              </w:rPr>
              <w:t>MMS</w:t>
            </w:r>
          </w:p>
          <w:p w:rsidR="00A969E2" w:rsidP="00A969E2" w:rsidRDefault="00A969E2" w14:paraId="32CC1A15" w14:textId="2433C1EC">
            <w:pPr>
              <w:pStyle w:val="ListParagraph"/>
              <w:numPr>
                <w:ilvl w:val="2"/>
                <w:numId w:val="9"/>
              </w:numPr>
              <w:spacing w:after="160" w:line="259" w:lineRule="auto"/>
              <w:rPr>
                <w:rFonts w:cs="CordiaUPC"/>
              </w:rPr>
            </w:pPr>
            <w:r w:rsidRPr="00F86A39">
              <w:rPr>
                <w:rFonts w:cs="CordiaUPC"/>
              </w:rPr>
              <w:t>MMS Delivery Report</w:t>
            </w:r>
          </w:p>
          <w:p w:rsidR="00A969E2" w:rsidP="00A969E2" w:rsidRDefault="00A969E2" w14:paraId="70A33BD8" w14:textId="653DDFF0">
            <w:pPr>
              <w:pStyle w:val="ListParagraph"/>
              <w:numPr>
                <w:ilvl w:val="2"/>
                <w:numId w:val="9"/>
              </w:numPr>
              <w:spacing w:after="160" w:line="259" w:lineRule="auto"/>
              <w:rPr>
                <w:rFonts w:cs="CordiaUPC"/>
              </w:rPr>
            </w:pPr>
            <w:r w:rsidRPr="00F86A39">
              <w:rPr>
                <w:rFonts w:cs="CordiaUPC"/>
              </w:rPr>
              <w:t>MMS Read &amp; Reply</w:t>
            </w:r>
          </w:p>
          <w:p w:rsidR="00A969E2" w:rsidP="00A969E2" w:rsidRDefault="00A969E2" w14:paraId="11C4F60C" w14:textId="40F22B16">
            <w:pPr>
              <w:pStyle w:val="ListParagraph"/>
              <w:numPr>
                <w:ilvl w:val="2"/>
                <w:numId w:val="9"/>
              </w:numPr>
              <w:spacing w:after="160" w:line="259" w:lineRule="auto"/>
              <w:rPr>
                <w:rFonts w:cs="CordiaUPC"/>
              </w:rPr>
            </w:pPr>
            <w:r w:rsidRPr="00F86A39">
              <w:rPr>
                <w:rFonts w:cs="CordiaUPC"/>
              </w:rPr>
              <w:t>SMS</w:t>
            </w:r>
          </w:p>
          <w:p w:rsidR="00A969E2" w:rsidP="00A969E2" w:rsidRDefault="00A969E2" w14:paraId="256BCAC1" w14:textId="124429BF">
            <w:pPr>
              <w:pStyle w:val="ListParagraph"/>
              <w:numPr>
                <w:ilvl w:val="2"/>
                <w:numId w:val="9"/>
              </w:numPr>
              <w:spacing w:after="160" w:line="259" w:lineRule="auto"/>
              <w:rPr>
                <w:rFonts w:cs="CordiaUPC"/>
              </w:rPr>
            </w:pPr>
            <w:r w:rsidRPr="00F86A39">
              <w:rPr>
                <w:rFonts w:cs="CordiaUPC"/>
              </w:rPr>
              <w:t>SMS Delivery Report</w:t>
            </w:r>
          </w:p>
          <w:p w:rsidR="00A969E2" w:rsidP="00A969E2" w:rsidRDefault="00A969E2" w14:paraId="5C023FF4" w14:textId="1098B0FA">
            <w:pPr>
              <w:pStyle w:val="ListParagraph"/>
              <w:numPr>
                <w:ilvl w:val="2"/>
                <w:numId w:val="9"/>
              </w:numPr>
              <w:spacing w:after="160" w:line="259" w:lineRule="auto"/>
              <w:rPr>
                <w:rFonts w:cs="CordiaUPC"/>
              </w:rPr>
            </w:pPr>
            <w:r w:rsidRPr="00F86A39">
              <w:rPr>
                <w:rFonts w:cs="CordiaUPC"/>
              </w:rPr>
              <w:t>Voice AIS Network</w:t>
            </w:r>
          </w:p>
          <w:p w:rsidR="00A969E2" w:rsidP="00A969E2" w:rsidRDefault="00A969E2" w14:paraId="4CCA327F" w14:textId="0E5816EF">
            <w:pPr>
              <w:pStyle w:val="ListParagraph"/>
              <w:numPr>
                <w:ilvl w:val="2"/>
                <w:numId w:val="9"/>
              </w:numPr>
              <w:spacing w:after="160" w:line="259" w:lineRule="auto"/>
              <w:rPr>
                <w:rFonts w:cs="CordiaUPC"/>
              </w:rPr>
            </w:pPr>
            <w:r w:rsidRPr="00F86A39">
              <w:rPr>
                <w:rFonts w:cs="CordiaUPC"/>
              </w:rPr>
              <w:t>Voice Other Network</w:t>
            </w:r>
          </w:p>
          <w:p w:rsidR="00A969E2" w:rsidP="00A969E2" w:rsidRDefault="00A969E2" w14:paraId="64748824" w14:textId="54F75EEB">
            <w:pPr>
              <w:pStyle w:val="ListParagraph"/>
              <w:numPr>
                <w:ilvl w:val="2"/>
                <w:numId w:val="9"/>
              </w:numPr>
              <w:spacing w:after="160" w:line="259" w:lineRule="auto"/>
              <w:rPr>
                <w:rFonts w:cs="CordiaUPC"/>
              </w:rPr>
            </w:pPr>
            <w:r w:rsidRPr="00F86A39">
              <w:rPr>
                <w:rFonts w:cs="CordiaUPC"/>
              </w:rPr>
              <w:t>Voice Other Network</w:t>
            </w:r>
          </w:p>
          <w:p w:rsidRPr="00A06723" w:rsidR="00A969E2" w:rsidP="00A969E2" w:rsidRDefault="00A969E2" w14:paraId="08F39F60" w14:textId="32328A86">
            <w:pPr>
              <w:spacing w:after="160" w:line="259" w:lineRule="auto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เมื่อ </w:t>
            </w:r>
            <w:r>
              <w:t>b</w:t>
            </w:r>
            <w:r w:rsidRPr="00926BEB">
              <w:t>alanceSecondPocket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เป็นค่าว่างให้ </w:t>
            </w:r>
            <w:r>
              <w:rPr>
                <w:rFonts w:cs="CordiaUPC"/>
              </w:rPr>
              <w:t xml:space="preserve">clear </w:t>
            </w:r>
            <w:r>
              <w:rPr>
                <w:rFonts w:hint="cs"/>
                <w:cs/>
              </w:rPr>
              <w:t xml:space="preserve">ค่า </w:t>
            </w:r>
            <w:r>
              <w:t>b</w:t>
            </w:r>
            <w:r w:rsidRPr="00C743FB">
              <w:t>alanceSecondPocketUsageTypes</w:t>
            </w:r>
            <w:r>
              <w:rPr>
                <w:rFonts w:hint="cs" w:cs="Angsana New"/>
                <w:cs/>
              </w:rPr>
              <w:t xml:space="preserve"> เป็นค่าว่าง</w:t>
            </w:r>
            <w:r>
              <w:rPr>
                <w:rFonts w:cs="Angsana New"/>
                <w:cs/>
              </w:rPr>
              <w:t>.</w:t>
            </w:r>
          </w:p>
        </w:tc>
      </w:tr>
      <w:tr w:rsidRPr="008979A8" w:rsidR="00A969E2" w:rsidTr="00323BD2" w14:paraId="1898AEDA" w14:textId="77777777">
        <w:tc>
          <w:tcPr>
            <w:tcW w:w="1026" w:type="pct"/>
          </w:tcPr>
          <w:p w:rsidR="00A969E2" w:rsidP="00A969E2" w:rsidRDefault="00A969E2" w14:paraId="3DA43F7E" w14:textId="42F7F259">
            <w:pPr>
              <w:tabs>
                <w:tab w:val="left" w:pos="1356"/>
              </w:tabs>
            </w:pPr>
            <w:r>
              <w:t>b</w:t>
            </w:r>
            <w:r w:rsidRPr="00C743FB">
              <w:t>alance</w:t>
            </w:r>
            <w:r>
              <w:t>Description</w:t>
            </w:r>
          </w:p>
        </w:tc>
        <w:tc>
          <w:tcPr>
            <w:tcW w:w="900" w:type="pct"/>
          </w:tcPr>
          <w:p w:rsidR="00A969E2" w:rsidP="00A969E2" w:rsidRDefault="00A969E2" w14:paraId="131AD6EC" w14:textId="77777777">
            <w:r>
              <w:t>Text Area</w:t>
            </w:r>
          </w:p>
          <w:p w:rsidR="00A969E2" w:rsidP="00A969E2" w:rsidRDefault="00A969E2" w14:paraId="6124A02F" w14:textId="07B3C553">
            <w:pPr>
              <w:rPr>
                <w:rFonts w:cs="CordiaUPC"/>
              </w:rPr>
            </w:pPr>
            <w:r>
              <w:rPr>
                <w:rFonts w:cs="Angsana New"/>
                <w:cs/>
              </w:rPr>
              <w:t>(</w:t>
            </w:r>
            <w:r>
              <w:t xml:space="preserve">3 </w:t>
            </w:r>
            <w:r>
              <w:rPr>
                <w:rFonts w:hint="cs"/>
                <w:cs/>
              </w:rPr>
              <w:t>บรรทัด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3074" w:type="pct"/>
          </w:tcPr>
          <w:p w:rsidR="00A969E2" w:rsidP="00A969E2" w:rsidRDefault="00A969E2" w14:paraId="16A5AD5D" w14:textId="058CACFD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>
              <w:t>Description</w:t>
            </w:r>
          </w:p>
          <w:p w:rsidR="00A969E2" w:rsidP="00A969E2" w:rsidRDefault="00A969E2" w14:paraId="55221BFD" w14:textId="6CF882B4">
            <w:pPr>
              <w:spacing w:after="160" w:line="259" w:lineRule="auto"/>
            </w:pPr>
            <w:r>
              <w:t xml:space="preserve">Max Length </w:t>
            </w:r>
            <w:r>
              <w:rPr>
                <w:rFonts w:cs="Angsana New"/>
                <w:cs/>
              </w:rPr>
              <w:t xml:space="preserve">: </w:t>
            </w:r>
            <w:r>
              <w:t xml:space="preserve">4,000 </w:t>
            </w:r>
            <w:r>
              <w:rPr>
                <w:rFonts w:hint="cs"/>
                <w:cs/>
              </w:rPr>
              <w:t>ตัวอักษร</w:t>
            </w:r>
          </w:p>
        </w:tc>
      </w:tr>
      <w:tr w:rsidRPr="008979A8" w:rsidR="00A969E2" w:rsidTr="00323BD2" w14:paraId="180EA2DD" w14:textId="77777777">
        <w:tc>
          <w:tcPr>
            <w:tcW w:w="5000" w:type="pct"/>
            <w:gridSpan w:val="3"/>
            <w:shd w:val="clear" w:color="auto" w:fill="C2D69B" w:themeFill="accent3" w:themeFillTint="99"/>
          </w:tcPr>
          <w:p w:rsidRPr="008979A8" w:rsidR="00A969E2" w:rsidP="00A969E2" w:rsidRDefault="00A969E2" w14:paraId="5081A11D" w14:textId="75F49D73">
            <w:pPr>
              <w:pStyle w:val="HeaderTable"/>
            </w:pPr>
            <w:r>
              <w:t>End Detail Section</w:t>
            </w:r>
          </w:p>
        </w:tc>
      </w:tr>
    </w:tbl>
    <w:p w:rsidR="00B6523C" w:rsidP="00790CB5" w:rsidRDefault="00B6523C" w14:paraId="3F5B6039" w14:textId="77777777">
      <w:pPr>
        <w:pStyle w:val="Heading3"/>
        <w:numPr>
          <w:ilvl w:val="0"/>
          <w:numId w:val="164"/>
        </w:numPr>
        <w:rPr>
          <w:rFonts w:ascii="CordiaUPC" w:hAnsi="CordiaUPC" w:cs="CordiaUPC"/>
          <w:sz w:val="32"/>
          <w:szCs w:val="32"/>
        </w:rPr>
      </w:pPr>
      <w:r w:rsidRPr="008979A8">
        <w:rPr>
          <w:rFonts w:ascii="CordiaUPC" w:hAnsi="CordiaUPC" w:cs="CordiaUPC"/>
          <w:sz w:val="32"/>
          <w:szCs w:val="32"/>
        </w:rPr>
        <w:t>Script Validation</w:t>
      </w:r>
    </w:p>
    <w:tbl>
      <w:tblPr>
        <w:tblW w:w="4965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386"/>
        <w:gridCol w:w="2895"/>
        <w:gridCol w:w="3313"/>
        <w:gridCol w:w="1359"/>
      </w:tblGrid>
      <w:tr w:rsidRPr="008979A8" w:rsidR="00B6523C" w:rsidTr="00CD187C" w14:paraId="16A691D2" w14:textId="77777777">
        <w:trPr>
          <w:cantSplit/>
          <w:tblHeader/>
        </w:trPr>
        <w:tc>
          <w:tcPr>
            <w:tcW w:w="774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B6523C" w:rsidP="00B6523C" w:rsidRDefault="00B6523C" w14:paraId="2F874838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Error Code</w:t>
            </w:r>
          </w:p>
        </w:tc>
        <w:tc>
          <w:tcPr>
            <w:tcW w:w="1617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B6523C" w:rsidP="00B6523C" w:rsidRDefault="00B6523C" w14:paraId="73EA5A31" w14:textId="77777777">
            <w:pPr>
              <w:rPr>
                <w:rFonts w:cs="CordiaUPC"/>
                <w:b/>
                <w:bCs/>
              </w:rPr>
            </w:pPr>
            <w:r>
              <w:rPr>
                <w:rFonts w:cs="CordiaUPC"/>
                <w:b/>
                <w:bCs/>
              </w:rPr>
              <w:t xml:space="preserve">Error Message </w:t>
            </w:r>
          </w:p>
        </w:tc>
        <w:tc>
          <w:tcPr>
            <w:tcW w:w="1850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B6523C" w:rsidP="00B6523C" w:rsidRDefault="00B6523C" w14:paraId="0092FF71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Logic</w:t>
            </w:r>
          </w:p>
        </w:tc>
        <w:tc>
          <w:tcPr>
            <w:tcW w:w="759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B6523C" w:rsidP="00B6523C" w:rsidRDefault="00B6523C" w14:paraId="225E4C6C" w14:textId="77777777">
            <w:pPr>
              <w:rPr>
                <w:rFonts w:cs="CordiaUPC"/>
                <w:b/>
                <w:bCs/>
              </w:rPr>
            </w:pPr>
            <w:r>
              <w:rPr>
                <w:rFonts w:cs="CordiaUPC"/>
                <w:b/>
                <w:bCs/>
              </w:rPr>
              <w:t>Submit Call</w:t>
            </w:r>
          </w:p>
        </w:tc>
      </w:tr>
      <w:tr w:rsidR="00404475" w:rsidTr="00CD187C" w14:paraId="43EC9F4D" w14:textId="77777777">
        <w:tc>
          <w:tcPr>
            <w:tcW w:w="774" w:type="pct"/>
          </w:tcPr>
          <w:p w:rsidRPr="005066B0" w:rsidR="00404475" w:rsidP="00B6523C" w:rsidRDefault="00404475" w14:paraId="13EDAEE7" w14:textId="1AD1FD0B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 w:rsidRPr="00404475">
              <w:rPr>
                <w:rFonts w:ascii="CordiaUPC" w:hAnsi="CordiaUPC" w:cs="CordiaUPC"/>
                <w:sz w:val="28"/>
                <w:szCs w:val="28"/>
                <w:lang w:bidi="th-TH"/>
              </w:rPr>
              <w:t>00024</w:t>
            </w:r>
          </w:p>
        </w:tc>
        <w:tc>
          <w:tcPr>
            <w:tcW w:w="1617" w:type="pct"/>
          </w:tcPr>
          <w:p w:rsidR="00404475" w:rsidRDefault="00404475" w14:paraId="205B95B5" w14:textId="59FA1A82">
            <w:pPr>
              <w:rPr>
                <w:rFonts w:cs="CordiaUPC"/>
              </w:rPr>
            </w:pPr>
            <w:r>
              <w:t>Money And Validity Table must have value at least 1 row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50" w:type="pct"/>
          </w:tcPr>
          <w:p w:rsidR="00404475" w:rsidP="00B6523C" w:rsidRDefault="00404475" w14:paraId="748B06A9" w14:textId="7A9011E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เมื่อ </w:t>
            </w:r>
            <w:r>
              <w:rPr>
                <w:rFonts w:cs="CordiaUPC"/>
              </w:rPr>
              <w:t xml:space="preserve">onTopCategory </w:t>
            </w:r>
            <w:r>
              <w:rPr>
                <w:rFonts w:hint="cs" w:cs="Angsana New"/>
                <w:cs/>
              </w:rPr>
              <w:t xml:space="preserve">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Money</w:t>
            </w:r>
            <w:r>
              <w:rPr>
                <w:rFonts w:cs="Angsana New"/>
                <w:cs/>
              </w:rPr>
              <w:t>/</w:t>
            </w:r>
            <w:r>
              <w:rPr>
                <w:rFonts w:cs="CordiaUPC"/>
              </w:rPr>
              <w:t>Validity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ดังนั้น </w:t>
            </w:r>
            <w:r>
              <w:t>Money And Validity Table</w:t>
            </w:r>
            <w:r>
              <w:rPr>
                <w:rFonts w:hint="cs" w:cs="Angsana New"/>
                <w:cs/>
              </w:rPr>
              <w:t xml:space="preserve">   ต้องมีอย่างน้อย </w:t>
            </w:r>
            <w:r>
              <w:rPr>
                <w:rFonts w:cs="CordiaUPC"/>
              </w:rPr>
              <w:t>1 row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759" w:type="pct"/>
          </w:tcPr>
          <w:p w:rsidR="00404475" w:rsidP="00B6523C" w:rsidRDefault="00404475" w14:paraId="148B6D4B" w14:textId="040BD551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</w:t>
            </w:r>
          </w:p>
        </w:tc>
      </w:tr>
      <w:tr w:rsidRPr="008979A8" w:rsidR="00404475" w:rsidTr="00F011A2" w14:paraId="60D223B8" w14:textId="77777777">
        <w:tc>
          <w:tcPr>
            <w:tcW w:w="5000" w:type="pct"/>
            <w:gridSpan w:val="4"/>
            <w:shd w:val="clear" w:color="auto" w:fill="C2D69B" w:themeFill="accent3" w:themeFillTint="99"/>
          </w:tcPr>
          <w:p w:rsidRPr="008979A8" w:rsidR="00404475" w:rsidP="00FB72A6" w:rsidRDefault="00404475" w14:paraId="2EF0A40C" w14:textId="77777777">
            <w:pPr>
              <w:pStyle w:val="HeaderTable"/>
            </w:pPr>
            <w:r>
              <w:t>Detail Section</w:t>
            </w:r>
          </w:p>
        </w:tc>
      </w:tr>
      <w:tr w:rsidR="00A969E2" w:rsidTr="00CD187C" w14:paraId="07930397" w14:textId="77777777">
        <w:tc>
          <w:tcPr>
            <w:tcW w:w="774" w:type="pct"/>
          </w:tcPr>
          <w:p w:rsidRPr="00792590" w:rsidR="00A969E2" w:rsidP="00A969E2" w:rsidRDefault="00A969E2" w14:paraId="0F34E851" w14:textId="0C03588F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 w:rsidRPr="005066B0">
              <w:rPr>
                <w:rFonts w:ascii="CordiaUPC" w:hAnsi="CordiaUPC" w:cs="CordiaUPC"/>
                <w:sz w:val="28"/>
                <w:szCs w:val="28"/>
                <w:lang w:bidi="th-TH"/>
              </w:rPr>
              <w:t>00053</w:t>
            </w:r>
          </w:p>
        </w:tc>
        <w:tc>
          <w:tcPr>
            <w:tcW w:w="1617" w:type="pct"/>
          </w:tcPr>
          <w:p w:rsidRPr="00E02D8D" w:rsidR="00A969E2" w:rsidP="00A969E2" w:rsidRDefault="00A969E2" w14:paraId="7BC11E09" w14:textId="6A5BBC8D">
            <w:pPr>
              <w:rPr>
                <w:rFonts w:cs="CordiaUPC"/>
              </w:rPr>
            </w:pPr>
            <w:r>
              <w:rPr>
                <w:rFonts w:cs="CordiaUPC"/>
              </w:rPr>
              <w:t>Some field in Money</w:t>
            </w:r>
            <w:r>
              <w:rPr>
                <w:rFonts w:cs="Angsana New"/>
                <w:cs/>
              </w:rPr>
              <w:t>/</w:t>
            </w:r>
            <w:r>
              <w:rPr>
                <w:rFonts w:cs="CordiaUPC"/>
              </w:rPr>
              <w:t>Validity tab must be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cs="CordiaUPC"/>
              </w:rPr>
              <w:t>provided value, When On</w:t>
            </w:r>
            <w:r>
              <w:rPr>
                <w:rFonts w:cs="Angsana New"/>
                <w:cs/>
              </w:rPr>
              <w:t>-</w:t>
            </w:r>
            <w:r>
              <w:rPr>
                <w:rFonts w:cs="CordiaUPC"/>
              </w:rPr>
              <w:t>Top Category is Money</w:t>
            </w:r>
            <w:r>
              <w:rPr>
                <w:rFonts w:cs="Angsana New"/>
                <w:cs/>
              </w:rPr>
              <w:t>/</w:t>
            </w:r>
            <w:r>
              <w:rPr>
                <w:rFonts w:cs="CordiaUPC"/>
              </w:rPr>
              <w:t>Validity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50" w:type="pct"/>
          </w:tcPr>
          <w:p w:rsidRPr="005066B0" w:rsidR="00A969E2" w:rsidP="00A969E2" w:rsidRDefault="00A969E2" w14:paraId="3AAA4714" w14:textId="102965B7">
            <w:pPr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บางฟิลด์ใน </w:t>
            </w:r>
            <w:r>
              <w:rPr>
                <w:rFonts w:cs="CordiaUPC"/>
              </w:rPr>
              <w:t>Money</w:t>
            </w:r>
            <w:r>
              <w:rPr>
                <w:rFonts w:cs="Angsana New"/>
                <w:cs/>
              </w:rPr>
              <w:t>/</w:t>
            </w:r>
            <w:r>
              <w:rPr>
                <w:rFonts w:cs="CordiaUPC"/>
              </w:rPr>
              <w:t xml:space="preserve">Validity </w:t>
            </w:r>
            <w:r>
              <w:rPr>
                <w:rFonts w:cs="Angsana New"/>
                <w:cs/>
              </w:rPr>
              <w:t>(</w:t>
            </w:r>
            <w:r>
              <w:t>b</w:t>
            </w:r>
            <w:r w:rsidRPr="00007844">
              <w:t>alanceFirstPocket</w:t>
            </w:r>
            <w:r>
              <w:t>, validity</w:t>
            </w:r>
            <w:r w:rsidRPr="00007844">
              <w:t>FirstPocket</w:t>
            </w:r>
            <w:r>
              <w:t>, b</w:t>
            </w:r>
            <w:r w:rsidRPr="00926BEB">
              <w:t>alanceSecondPocket</w:t>
            </w:r>
            <w:r>
              <w:rPr>
                <w:rFonts w:cs="CordiaUPC"/>
              </w:rPr>
              <w:t xml:space="preserve">, </w:t>
            </w:r>
            <w:r>
              <w:t>validity</w:t>
            </w:r>
            <w:r w:rsidRPr="00926BEB">
              <w:t>Second</w:t>
            </w:r>
            <w:r w:rsidRPr="00007844">
              <w:t>Pocket</w:t>
            </w:r>
            <w:r>
              <w:rPr>
                <w:rFonts w:cs="Angsana New"/>
                <w:cs/>
              </w:rPr>
              <w:t xml:space="preserve">) </w:t>
            </w:r>
            <w:r>
              <w:rPr>
                <w:rFonts w:hint="cs" w:cs="Angsana New"/>
                <w:cs/>
              </w:rPr>
              <w:t xml:space="preserve">ต้องมีค่าเมื่อ </w:t>
            </w:r>
            <w:r>
              <w:rPr>
                <w:rFonts w:cs="CordiaUPC"/>
              </w:rPr>
              <w:t>On</w:t>
            </w:r>
            <w:r>
              <w:rPr>
                <w:rFonts w:cs="Angsana New"/>
                <w:cs/>
              </w:rPr>
              <w:t>-</w:t>
            </w:r>
            <w:r>
              <w:rPr>
                <w:rFonts w:cs="CordiaUPC"/>
              </w:rPr>
              <w:t>Top Category</w:t>
            </w:r>
            <w:r>
              <w:rPr>
                <w:rFonts w:hint="cs" w:cs="Angsana New"/>
                <w:cs/>
              </w:rPr>
              <w:t xml:space="preserve"> เป็น </w:t>
            </w:r>
            <w:r>
              <w:rPr>
                <w:rFonts w:cs="CordiaUPC"/>
              </w:rPr>
              <w:t>Money</w:t>
            </w:r>
            <w:r>
              <w:rPr>
                <w:rFonts w:cs="Angsana New"/>
                <w:cs/>
              </w:rPr>
              <w:t>/</w:t>
            </w:r>
            <w:r>
              <w:rPr>
                <w:rFonts w:cs="CordiaUPC"/>
              </w:rPr>
              <w:t>Validity</w:t>
            </w:r>
          </w:p>
        </w:tc>
        <w:tc>
          <w:tcPr>
            <w:tcW w:w="759" w:type="pct"/>
          </w:tcPr>
          <w:p w:rsidR="00A969E2" w:rsidP="00A969E2" w:rsidRDefault="00A969E2" w14:paraId="3175999E" w14:textId="77AF0A2E">
            <w:pPr>
              <w:rPr>
                <w:rFonts w:cs="CordiaUPC"/>
                <w:szCs w:val="36"/>
              </w:rPr>
            </w:pPr>
          </w:p>
        </w:tc>
      </w:tr>
      <w:tr w:rsidR="00A969E2" w:rsidTr="00CD187C" w14:paraId="79F0E874" w14:textId="77777777">
        <w:tc>
          <w:tcPr>
            <w:tcW w:w="774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:rsidRPr="00CD187C" w:rsidR="00A969E2" w:rsidP="00A969E2" w:rsidRDefault="00A969E2" w14:paraId="0D74803C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 w:rsidRPr="00CD187C">
              <w:rPr>
                <w:rFonts w:ascii="CordiaUPC" w:hAnsi="CordiaUPC" w:cs="CordiaUPC"/>
                <w:sz w:val="28"/>
                <w:szCs w:val="28"/>
                <w:lang w:bidi="th-TH"/>
              </w:rPr>
              <w:t>00023</w:t>
            </w:r>
          </w:p>
        </w:tc>
        <w:tc>
          <w:tcPr>
            <w:tcW w:w="1617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:rsidR="00A969E2" w:rsidP="00A969E2" w:rsidRDefault="00A969E2" w14:paraId="496833AC" w14:textId="77777777">
            <w:pPr>
              <w:rPr>
                <w:rFonts w:cs="CordiaUPC"/>
              </w:rPr>
            </w:pPr>
            <w:r w:rsidRPr="00CD187C">
              <w:rPr>
                <w:rFonts w:cs="CordiaUPC"/>
              </w:rPr>
              <w:t>Balance</w:t>
            </w:r>
            <w:r>
              <w:rPr>
                <w:rFonts w:cs="Angsana New"/>
                <w:cs/>
              </w:rPr>
              <w:t xml:space="preserve"> </w:t>
            </w:r>
            <w:r w:rsidRPr="00CD187C">
              <w:rPr>
                <w:rFonts w:cs="CordiaUPC"/>
              </w:rPr>
              <w:t>First</w:t>
            </w:r>
            <w:r>
              <w:rPr>
                <w:rFonts w:cs="Angsana New"/>
                <w:cs/>
              </w:rPr>
              <w:t xml:space="preserve"> </w:t>
            </w:r>
            <w:r w:rsidRPr="00CD187C">
              <w:rPr>
                <w:rFonts w:cs="CordiaUPC"/>
              </w:rPr>
              <w:t>Pocket</w:t>
            </w:r>
            <w:r>
              <w:rPr>
                <w:rFonts w:cs="Angsana New"/>
                <w:cs/>
              </w:rPr>
              <w:t xml:space="preserve"> </w:t>
            </w:r>
            <w:r w:rsidRPr="00CD187C">
              <w:rPr>
                <w:rFonts w:cs="CordiaUPC"/>
              </w:rPr>
              <w:t xml:space="preserve">must be 2 decimal </w:t>
            </w:r>
            <w:r>
              <w:rPr>
                <w:rFonts w:cs="Angsana New"/>
                <w:cs/>
              </w:rPr>
              <w:t>(</w:t>
            </w:r>
            <w:r w:rsidRPr="00CD187C">
              <w:rPr>
                <w:rFonts w:cs="CordiaUPC"/>
              </w:rPr>
              <w:t>Min 0, Max 99,999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1850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:rsidRPr="00CD187C" w:rsidR="00A969E2" w:rsidP="00A969E2" w:rsidRDefault="00A969E2" w14:paraId="3D9317F7" w14:textId="77777777">
            <w:pPr>
              <w:rPr>
                <w:rFonts w:cs="CordiaUPC"/>
              </w:rPr>
            </w:pPr>
            <w:r w:rsidRPr="00CD187C">
              <w:rPr>
                <w:rFonts w:hint="cs" w:cs="Angsana New"/>
                <w:cs/>
              </w:rPr>
              <w:t xml:space="preserve">ถ้า </w:t>
            </w:r>
            <w:r w:rsidRPr="00CD187C">
              <w:rPr>
                <w:rFonts w:cs="CordiaUPC"/>
              </w:rPr>
              <w:t>balanceFirstPocket</w:t>
            </w:r>
            <w:r w:rsidRPr="00CD187C">
              <w:rPr>
                <w:rFonts w:hint="cs" w:cs="Angsana New"/>
                <w:cs/>
              </w:rPr>
              <w:t xml:space="preserve"> มีค่า ดังนั้น </w:t>
            </w:r>
            <w:r w:rsidRPr="00CD187C">
              <w:rPr>
                <w:rFonts w:cs="CordiaUPC"/>
              </w:rPr>
              <w:t>balanceFirstPocket</w:t>
            </w:r>
            <w:r w:rsidRPr="00CD187C">
              <w:rPr>
                <w:rFonts w:hint="cs" w:cs="Angsana New"/>
                <w:cs/>
              </w:rPr>
              <w:t xml:space="preserve"> จะต้องเป็นตัวเลขทศนิยม </w:t>
            </w:r>
            <w:r w:rsidRPr="00CD187C">
              <w:rPr>
                <w:rFonts w:cs="CordiaUPC"/>
              </w:rPr>
              <w:t>2</w:t>
            </w:r>
            <w:r>
              <w:rPr>
                <w:rFonts w:cs="Angsana New"/>
                <w:cs/>
              </w:rPr>
              <w:t xml:space="preserve"> </w:t>
            </w:r>
            <w:r w:rsidRPr="00CD187C">
              <w:rPr>
                <w:rFonts w:hint="cs" w:cs="Angsana New"/>
                <w:cs/>
              </w:rPr>
              <w:t xml:space="preserve">ตำแหน่งและมีค่าอยู่ในช่วง </w:t>
            </w:r>
            <w:r w:rsidRPr="00CD187C">
              <w:rPr>
                <w:rFonts w:cs="CordiaUPC"/>
              </w:rPr>
              <w:t xml:space="preserve">0 </w:t>
            </w:r>
            <w:r>
              <w:rPr>
                <w:rFonts w:cs="Angsana New"/>
                <w:cs/>
              </w:rPr>
              <w:t xml:space="preserve">– </w:t>
            </w:r>
            <w:r w:rsidRPr="00CD187C">
              <w:rPr>
                <w:rFonts w:cs="CordiaUPC"/>
              </w:rPr>
              <w:t>99,999</w:t>
            </w:r>
          </w:p>
        </w:tc>
        <w:tc>
          <w:tcPr>
            <w:tcW w:w="759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:rsidR="00A969E2" w:rsidP="00A969E2" w:rsidRDefault="00A969E2" w14:paraId="4F0B2756" w14:textId="77777777">
            <w:pPr>
              <w:rPr>
                <w:rFonts w:cs="CordiaUPC"/>
                <w:szCs w:val="36"/>
              </w:rPr>
            </w:pPr>
          </w:p>
        </w:tc>
      </w:tr>
      <w:tr w:rsidR="00A969E2" w:rsidTr="00CD187C" w14:paraId="2C63DB2F" w14:textId="77777777">
        <w:tc>
          <w:tcPr>
            <w:tcW w:w="774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:rsidRPr="00CD187C" w:rsidR="00A969E2" w:rsidP="00A969E2" w:rsidRDefault="00A969E2" w14:paraId="2A129EA8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 w:rsidRPr="00CD187C">
              <w:rPr>
                <w:rFonts w:ascii="CordiaUPC" w:hAnsi="CordiaUPC" w:cs="CordiaUPC"/>
                <w:sz w:val="28"/>
                <w:szCs w:val="28"/>
                <w:lang w:bidi="th-TH"/>
              </w:rPr>
              <w:t>00023</w:t>
            </w:r>
          </w:p>
        </w:tc>
        <w:tc>
          <w:tcPr>
            <w:tcW w:w="1617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:rsidR="00A969E2" w:rsidP="00A969E2" w:rsidRDefault="00A969E2" w14:paraId="275D57E4" w14:textId="77777777">
            <w:pPr>
              <w:rPr>
                <w:rFonts w:cs="CordiaUPC"/>
              </w:rPr>
            </w:pPr>
            <w:r w:rsidRPr="00CD187C">
              <w:rPr>
                <w:rFonts w:cs="CordiaUPC"/>
              </w:rPr>
              <w:t xml:space="preserve">Validity Main Balance must be Integer </w:t>
            </w:r>
            <w:r>
              <w:rPr>
                <w:rFonts w:cs="Angsana New"/>
                <w:cs/>
              </w:rPr>
              <w:t>(</w:t>
            </w:r>
            <w:r w:rsidRPr="00CD187C">
              <w:rPr>
                <w:rFonts w:cs="CordiaUPC"/>
              </w:rPr>
              <w:t xml:space="preserve">Min 1, Max </w:t>
            </w:r>
            <w:r w:rsidRPr="00CD187C">
              <w:rPr>
                <w:rFonts w:hint="cs" w:cs="CordiaUPC"/>
                <w:cs/>
              </w:rPr>
              <w:t>365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1850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:rsidRPr="00CD187C" w:rsidR="00A969E2" w:rsidP="00A969E2" w:rsidRDefault="00A969E2" w14:paraId="43019CE5" w14:textId="77777777">
            <w:pPr>
              <w:rPr>
                <w:rFonts w:cs="CordiaUPC"/>
              </w:rPr>
            </w:pPr>
            <w:r w:rsidRPr="00CD187C">
              <w:rPr>
                <w:rFonts w:hint="cs" w:cs="Angsana New"/>
                <w:cs/>
              </w:rPr>
              <w:t xml:space="preserve">ถ้า </w:t>
            </w:r>
            <w:r w:rsidRPr="00CD187C">
              <w:rPr>
                <w:rFonts w:cs="CordiaUPC"/>
              </w:rPr>
              <w:t>validityFirstPocket</w:t>
            </w:r>
            <w:r w:rsidRPr="00CD187C">
              <w:rPr>
                <w:rFonts w:hint="cs" w:cs="Angsana New"/>
                <w:cs/>
              </w:rPr>
              <w:t xml:space="preserve"> มีค่า ดังนั้น </w:t>
            </w:r>
            <w:r w:rsidRPr="00CD187C">
              <w:rPr>
                <w:rFonts w:cs="CordiaUPC"/>
              </w:rPr>
              <w:t>validityFirstPocket</w:t>
            </w:r>
            <w:r w:rsidRPr="00CD187C">
              <w:rPr>
                <w:rFonts w:hint="cs" w:cs="Angsana New"/>
                <w:cs/>
              </w:rPr>
              <w:t xml:space="preserve"> จะต้องเป็นจำนวนเต็มและมีค่าอยู่ในช่วง </w:t>
            </w:r>
            <w:r w:rsidRPr="00CD187C">
              <w:rPr>
                <w:rFonts w:cs="CordiaUPC"/>
              </w:rPr>
              <w:t xml:space="preserve">1 </w:t>
            </w:r>
            <w:r>
              <w:rPr>
                <w:rFonts w:cs="Angsana New"/>
                <w:cs/>
              </w:rPr>
              <w:t xml:space="preserve">– </w:t>
            </w:r>
            <w:r w:rsidRPr="00CD187C">
              <w:rPr>
                <w:rFonts w:cs="CordiaUPC"/>
              </w:rPr>
              <w:t>365</w:t>
            </w:r>
          </w:p>
        </w:tc>
        <w:tc>
          <w:tcPr>
            <w:tcW w:w="759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:rsidR="00A969E2" w:rsidP="00A969E2" w:rsidRDefault="00A969E2" w14:paraId="2FECD994" w14:textId="77777777">
            <w:pPr>
              <w:rPr>
                <w:rFonts w:cs="CordiaUPC"/>
                <w:szCs w:val="36"/>
              </w:rPr>
            </w:pPr>
          </w:p>
        </w:tc>
      </w:tr>
      <w:tr w:rsidR="00A969E2" w:rsidTr="00CD187C" w14:paraId="38940D47" w14:textId="77777777">
        <w:tc>
          <w:tcPr>
            <w:tcW w:w="774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:rsidRPr="00CD187C" w:rsidR="00A969E2" w:rsidP="00A969E2" w:rsidRDefault="00A969E2" w14:paraId="0DDC5A71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 w:rsidRPr="00CD187C">
              <w:rPr>
                <w:rFonts w:ascii="CordiaUPC" w:hAnsi="CordiaUPC" w:cs="CordiaUPC"/>
                <w:sz w:val="28"/>
                <w:szCs w:val="28"/>
                <w:lang w:bidi="th-TH"/>
              </w:rPr>
              <w:t>00004</w:t>
            </w:r>
          </w:p>
        </w:tc>
        <w:tc>
          <w:tcPr>
            <w:tcW w:w="1617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:rsidR="00A969E2" w:rsidP="00A969E2" w:rsidRDefault="00A969E2" w14:paraId="598655A6" w14:textId="77777777">
            <w:pPr>
              <w:rPr>
                <w:rFonts w:cs="CordiaUPC"/>
              </w:rPr>
            </w:pPr>
            <w:r w:rsidRPr="00CD187C">
              <w:rPr>
                <w:rFonts w:cs="CordiaUPC"/>
              </w:rPr>
              <w:t>Validity Main Balance</w:t>
            </w:r>
            <w:r>
              <w:rPr>
                <w:rFonts w:cs="Angsana New"/>
                <w:cs/>
              </w:rPr>
              <w:t xml:space="preserve"> </w:t>
            </w:r>
            <w:r w:rsidRPr="00CD187C">
              <w:rPr>
                <w:rFonts w:cs="CordiaUPC"/>
              </w:rPr>
              <w:t>Unit is required when Validity Main Balance have value</w:t>
            </w:r>
            <w:r w:rsidRPr="00B94CB9">
              <w:rPr>
                <w:rFonts w:cs="Angsana New"/>
                <w:cs/>
              </w:rPr>
              <w:t>.</w:t>
            </w:r>
          </w:p>
        </w:tc>
        <w:tc>
          <w:tcPr>
            <w:tcW w:w="1850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:rsidRPr="00CD187C" w:rsidR="00A969E2" w:rsidP="00A969E2" w:rsidRDefault="00A969E2" w14:paraId="1190AEC7" w14:textId="77777777">
            <w:pPr>
              <w:rPr>
                <w:rFonts w:cs="CordiaUPC"/>
                <w:cs/>
              </w:rPr>
            </w:pPr>
            <w:r w:rsidRPr="00CD187C">
              <w:rPr>
                <w:rFonts w:hint="cs" w:cs="Angsana New"/>
                <w:cs/>
              </w:rPr>
              <w:t xml:space="preserve">ถ้า </w:t>
            </w:r>
            <w:r w:rsidRPr="00CD187C">
              <w:rPr>
                <w:rFonts w:cs="CordiaUPC"/>
              </w:rPr>
              <w:t>validityFirstPocket</w:t>
            </w:r>
            <w:r w:rsidRPr="00CD187C">
              <w:rPr>
                <w:rFonts w:hint="cs" w:cs="Angsana New"/>
                <w:cs/>
              </w:rPr>
              <w:t xml:space="preserve"> มีค่า ดังนั้น </w:t>
            </w:r>
            <w:r w:rsidRPr="00CD187C">
              <w:rPr>
                <w:rFonts w:cs="CordiaUPC"/>
              </w:rPr>
              <w:t>validityFirstPocketUnit</w:t>
            </w:r>
            <w:r w:rsidRPr="00CD187C">
              <w:rPr>
                <w:rFonts w:hint="cs" w:cs="Angsana New"/>
                <w:cs/>
              </w:rPr>
              <w:t xml:space="preserve"> จะต้องเป็น </w:t>
            </w:r>
            <w:r w:rsidRPr="00CD187C">
              <w:rPr>
                <w:rFonts w:cs="CordiaUPC"/>
              </w:rPr>
              <w:t>mandatory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759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:rsidR="00A969E2" w:rsidP="00A969E2" w:rsidRDefault="00A969E2" w14:paraId="768DCA3A" w14:textId="77777777">
            <w:pPr>
              <w:rPr>
                <w:rFonts w:cs="CordiaUPC"/>
                <w:szCs w:val="36"/>
              </w:rPr>
            </w:pPr>
          </w:p>
        </w:tc>
      </w:tr>
      <w:tr w:rsidR="00A969E2" w:rsidTr="00CD187C" w14:paraId="42D923AA" w14:textId="77777777">
        <w:tc>
          <w:tcPr>
            <w:tcW w:w="774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:rsidRPr="00CD187C" w:rsidR="00A969E2" w:rsidP="00A969E2" w:rsidRDefault="00A969E2" w14:paraId="22CE4086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 w:rsidRPr="00CD187C">
              <w:rPr>
                <w:rFonts w:ascii="CordiaUPC" w:hAnsi="CordiaUPC" w:cs="CordiaUPC"/>
                <w:sz w:val="28"/>
                <w:szCs w:val="28"/>
                <w:lang w:bidi="th-TH"/>
              </w:rPr>
              <w:t>00023</w:t>
            </w:r>
          </w:p>
        </w:tc>
        <w:tc>
          <w:tcPr>
            <w:tcW w:w="1617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:rsidR="00A969E2" w:rsidP="00A969E2" w:rsidRDefault="00A969E2" w14:paraId="5D8E2573" w14:textId="77777777">
            <w:pPr>
              <w:rPr>
                <w:rFonts w:cs="CordiaUPC"/>
              </w:rPr>
            </w:pPr>
            <w:r w:rsidRPr="00CD187C">
              <w:rPr>
                <w:rFonts w:cs="CordiaUPC"/>
              </w:rPr>
              <w:t xml:space="preserve">Balance Second Pocket must be 2 decimal </w:t>
            </w:r>
            <w:r>
              <w:rPr>
                <w:rFonts w:cs="Angsana New"/>
                <w:cs/>
              </w:rPr>
              <w:t>(</w:t>
            </w:r>
            <w:r w:rsidRPr="00CD187C">
              <w:rPr>
                <w:rFonts w:cs="CordiaUPC"/>
              </w:rPr>
              <w:t>Min 0, Max 99,999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1850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:rsidRPr="00CD187C" w:rsidR="00A969E2" w:rsidP="00A969E2" w:rsidRDefault="00A969E2" w14:paraId="313FA5A3" w14:textId="77777777">
            <w:pPr>
              <w:rPr>
                <w:rFonts w:cs="CordiaUPC"/>
              </w:rPr>
            </w:pPr>
            <w:r w:rsidRPr="00CD187C">
              <w:rPr>
                <w:rFonts w:hint="cs" w:cs="Angsana New"/>
                <w:cs/>
              </w:rPr>
              <w:t xml:space="preserve">ถ้า </w:t>
            </w:r>
            <w:r w:rsidRPr="00CD187C">
              <w:rPr>
                <w:rFonts w:cs="CordiaUPC"/>
              </w:rPr>
              <w:t>balanceSecondPocket</w:t>
            </w:r>
            <w:r w:rsidRPr="00CD187C">
              <w:rPr>
                <w:rFonts w:hint="cs" w:cs="Angsana New"/>
                <w:cs/>
              </w:rPr>
              <w:t xml:space="preserve"> มีค่า ดังนั้น </w:t>
            </w:r>
            <w:r w:rsidRPr="00CD187C">
              <w:rPr>
                <w:rFonts w:cs="CordiaUPC"/>
              </w:rPr>
              <w:t>balanceSecondPocket</w:t>
            </w:r>
            <w:r w:rsidRPr="00CD187C">
              <w:rPr>
                <w:rFonts w:hint="cs" w:cs="Angsana New"/>
                <w:cs/>
              </w:rPr>
              <w:t xml:space="preserve"> จะต้องเป็นตัวเลขทศนิยม </w:t>
            </w:r>
            <w:r w:rsidRPr="00CD187C">
              <w:rPr>
                <w:rFonts w:cs="CordiaUPC"/>
              </w:rPr>
              <w:t>2</w:t>
            </w:r>
            <w:r>
              <w:rPr>
                <w:rFonts w:cs="Angsana New"/>
                <w:cs/>
              </w:rPr>
              <w:t xml:space="preserve"> </w:t>
            </w:r>
            <w:r w:rsidRPr="00CD187C">
              <w:rPr>
                <w:rFonts w:hint="cs" w:cs="Angsana New"/>
                <w:cs/>
              </w:rPr>
              <w:t xml:space="preserve">ตำแหน่งและมีค่าอยู่ในช่วง </w:t>
            </w:r>
            <w:r w:rsidRPr="00CD187C">
              <w:rPr>
                <w:rFonts w:cs="CordiaUPC"/>
              </w:rPr>
              <w:t xml:space="preserve">0 </w:t>
            </w:r>
            <w:r>
              <w:rPr>
                <w:rFonts w:cs="Angsana New"/>
                <w:cs/>
              </w:rPr>
              <w:t xml:space="preserve">– </w:t>
            </w:r>
            <w:r w:rsidRPr="00CD187C">
              <w:rPr>
                <w:rFonts w:cs="CordiaUPC"/>
              </w:rPr>
              <w:t>99,999</w:t>
            </w:r>
          </w:p>
        </w:tc>
        <w:tc>
          <w:tcPr>
            <w:tcW w:w="759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:rsidR="00A969E2" w:rsidP="00A969E2" w:rsidRDefault="00A969E2" w14:paraId="71C23787" w14:textId="77777777">
            <w:pPr>
              <w:rPr>
                <w:rFonts w:cs="CordiaUPC"/>
                <w:szCs w:val="36"/>
              </w:rPr>
            </w:pPr>
          </w:p>
        </w:tc>
      </w:tr>
      <w:tr w:rsidR="00A969E2" w:rsidTr="00CD187C" w14:paraId="05AB77E8" w14:textId="77777777">
        <w:tc>
          <w:tcPr>
            <w:tcW w:w="774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:rsidRPr="00CD187C" w:rsidR="00A969E2" w:rsidP="00A969E2" w:rsidRDefault="00A969E2" w14:paraId="1F3A00B5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 w:rsidRPr="00CD187C">
              <w:rPr>
                <w:rFonts w:ascii="CordiaUPC" w:hAnsi="CordiaUPC" w:cs="CordiaUPC"/>
                <w:sz w:val="28"/>
                <w:szCs w:val="28"/>
                <w:lang w:bidi="th-TH"/>
              </w:rPr>
              <w:t>00023</w:t>
            </w:r>
          </w:p>
        </w:tc>
        <w:tc>
          <w:tcPr>
            <w:tcW w:w="1617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:rsidR="00A969E2" w:rsidP="00A969E2" w:rsidRDefault="00A969E2" w14:paraId="0F39F254" w14:textId="77777777">
            <w:pPr>
              <w:rPr>
                <w:rFonts w:cs="CordiaUPC"/>
              </w:rPr>
            </w:pPr>
            <w:r w:rsidRPr="00CD187C">
              <w:rPr>
                <w:rFonts w:cs="CordiaUPC"/>
              </w:rPr>
              <w:t xml:space="preserve">Validity Reward Balance must be Integer </w:t>
            </w:r>
            <w:r>
              <w:rPr>
                <w:rFonts w:cs="Angsana New"/>
                <w:cs/>
              </w:rPr>
              <w:t>(</w:t>
            </w:r>
            <w:r w:rsidRPr="00CD187C">
              <w:rPr>
                <w:rFonts w:cs="CordiaUPC"/>
              </w:rPr>
              <w:t xml:space="preserve">Min 1, Max </w:t>
            </w:r>
            <w:r w:rsidRPr="00CD187C">
              <w:rPr>
                <w:rFonts w:hint="cs" w:cs="CordiaUPC"/>
                <w:cs/>
              </w:rPr>
              <w:t>365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1850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:rsidRPr="00CD187C" w:rsidR="00A969E2" w:rsidP="00A969E2" w:rsidRDefault="00A969E2" w14:paraId="3D123A70" w14:textId="77777777">
            <w:pPr>
              <w:rPr>
                <w:rFonts w:cs="CordiaUPC"/>
              </w:rPr>
            </w:pPr>
            <w:r w:rsidRPr="00CD187C">
              <w:rPr>
                <w:rFonts w:hint="cs" w:cs="Angsana New"/>
                <w:cs/>
              </w:rPr>
              <w:t xml:space="preserve">ถ้า </w:t>
            </w:r>
            <w:r w:rsidRPr="00CD187C">
              <w:rPr>
                <w:rFonts w:cs="CordiaUPC"/>
              </w:rPr>
              <w:t>validitySecondPocket</w:t>
            </w:r>
            <w:r w:rsidRPr="00CD187C">
              <w:rPr>
                <w:rFonts w:hint="cs" w:cs="Angsana New"/>
                <w:cs/>
              </w:rPr>
              <w:t xml:space="preserve"> มีค่า ดังนั้น </w:t>
            </w:r>
            <w:r w:rsidRPr="00CD187C">
              <w:rPr>
                <w:rFonts w:cs="CordiaUPC"/>
              </w:rPr>
              <w:t>validitySecondPocket</w:t>
            </w:r>
            <w:r w:rsidRPr="00CD187C">
              <w:rPr>
                <w:rFonts w:hint="cs" w:cs="Angsana New"/>
                <w:cs/>
              </w:rPr>
              <w:t xml:space="preserve"> จะต้องเป็นจำนวนเต็มและมีค่าอยู่ในช่วง </w:t>
            </w:r>
            <w:r w:rsidRPr="00CD187C">
              <w:rPr>
                <w:rFonts w:cs="CordiaUPC"/>
              </w:rPr>
              <w:t xml:space="preserve">1 </w:t>
            </w:r>
            <w:r>
              <w:rPr>
                <w:rFonts w:cs="Angsana New"/>
                <w:cs/>
              </w:rPr>
              <w:t xml:space="preserve">– </w:t>
            </w:r>
            <w:r w:rsidRPr="00CD187C">
              <w:rPr>
                <w:rFonts w:cs="CordiaUPC"/>
              </w:rPr>
              <w:t>365</w:t>
            </w:r>
          </w:p>
        </w:tc>
        <w:tc>
          <w:tcPr>
            <w:tcW w:w="759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:rsidR="00A969E2" w:rsidP="00A969E2" w:rsidRDefault="00A969E2" w14:paraId="7F589DD2" w14:textId="77777777">
            <w:pPr>
              <w:rPr>
                <w:rFonts w:cs="CordiaUPC"/>
                <w:szCs w:val="36"/>
              </w:rPr>
            </w:pPr>
          </w:p>
        </w:tc>
      </w:tr>
      <w:tr w:rsidR="00A969E2" w:rsidTr="00CD187C" w14:paraId="655EC1FF" w14:textId="77777777">
        <w:tc>
          <w:tcPr>
            <w:tcW w:w="774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:rsidRPr="00CD187C" w:rsidR="00A969E2" w:rsidP="00A969E2" w:rsidRDefault="00A969E2" w14:paraId="1E23A114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 w:rsidRPr="00CD187C">
              <w:rPr>
                <w:rFonts w:ascii="CordiaUPC" w:hAnsi="CordiaUPC" w:cs="CordiaUPC"/>
                <w:sz w:val="28"/>
                <w:szCs w:val="28"/>
                <w:lang w:bidi="th-TH"/>
              </w:rPr>
              <w:t>00004</w:t>
            </w:r>
          </w:p>
        </w:tc>
        <w:tc>
          <w:tcPr>
            <w:tcW w:w="1617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:rsidR="00A969E2" w:rsidP="00A969E2" w:rsidRDefault="00A969E2" w14:paraId="57E72CAB" w14:textId="77777777">
            <w:pPr>
              <w:rPr>
                <w:rFonts w:cs="CordiaUPC"/>
              </w:rPr>
            </w:pPr>
            <w:r w:rsidRPr="00CD187C">
              <w:rPr>
                <w:rFonts w:cs="CordiaUPC"/>
              </w:rPr>
              <w:t>Validity Reward Balance Unit is required when Validity Reward Balance have value</w:t>
            </w:r>
            <w:r w:rsidRPr="00B94CB9">
              <w:rPr>
                <w:rFonts w:cs="Angsana New"/>
                <w:cs/>
              </w:rPr>
              <w:t>.</w:t>
            </w:r>
          </w:p>
        </w:tc>
        <w:tc>
          <w:tcPr>
            <w:tcW w:w="1850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:rsidRPr="00CD187C" w:rsidR="00A969E2" w:rsidP="00A969E2" w:rsidRDefault="00A969E2" w14:paraId="5AA982FF" w14:textId="77777777">
            <w:pPr>
              <w:rPr>
                <w:rFonts w:cs="CordiaUPC"/>
              </w:rPr>
            </w:pPr>
            <w:r w:rsidRPr="00CD187C">
              <w:rPr>
                <w:rFonts w:hint="cs" w:cs="Angsana New"/>
                <w:cs/>
              </w:rPr>
              <w:t xml:space="preserve">ถ้า </w:t>
            </w:r>
            <w:r w:rsidRPr="00CD187C">
              <w:rPr>
                <w:rFonts w:cs="CordiaUPC"/>
              </w:rPr>
              <w:t>validitySecondPocket</w:t>
            </w:r>
            <w:r w:rsidRPr="00CD187C">
              <w:rPr>
                <w:rFonts w:hint="cs" w:cs="Angsana New"/>
                <w:cs/>
              </w:rPr>
              <w:t xml:space="preserve"> มีค่า ดังนั้น </w:t>
            </w:r>
            <w:r w:rsidRPr="00CD187C">
              <w:rPr>
                <w:rFonts w:cs="CordiaUPC"/>
              </w:rPr>
              <w:t>validitySecondPocketUnit</w:t>
            </w:r>
            <w:r w:rsidRPr="00B94CB9">
              <w:rPr>
                <w:rFonts w:cs="Angsana New"/>
                <w:cs/>
              </w:rPr>
              <w:t xml:space="preserve"> </w:t>
            </w:r>
            <w:r w:rsidRPr="00CD187C">
              <w:rPr>
                <w:rFonts w:hint="cs" w:cs="Angsana New"/>
                <w:cs/>
              </w:rPr>
              <w:t xml:space="preserve">จะต้องเป็น </w:t>
            </w:r>
            <w:r w:rsidRPr="00CD187C">
              <w:rPr>
                <w:rFonts w:cs="CordiaUPC"/>
              </w:rPr>
              <w:t>mandatory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759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:rsidR="00A969E2" w:rsidP="00A969E2" w:rsidRDefault="00A969E2" w14:paraId="3413598A" w14:textId="77777777">
            <w:pPr>
              <w:rPr>
                <w:rFonts w:cs="CordiaUPC"/>
                <w:szCs w:val="36"/>
              </w:rPr>
            </w:pPr>
          </w:p>
        </w:tc>
      </w:tr>
    </w:tbl>
    <w:p w:rsidRPr="008979A8" w:rsidR="00B6523C" w:rsidP="00790CB5" w:rsidRDefault="00B6523C" w14:paraId="2DFD6C62" w14:textId="77777777">
      <w:pPr>
        <w:pStyle w:val="Heading3"/>
        <w:numPr>
          <w:ilvl w:val="0"/>
          <w:numId w:val="164"/>
        </w:numPr>
        <w:rPr>
          <w:rFonts w:ascii="CordiaUPC" w:hAnsi="CordiaUPC" w:cs="CordiaUPC"/>
          <w:sz w:val="32"/>
          <w:szCs w:val="32"/>
        </w:rPr>
      </w:pPr>
      <w:r w:rsidRPr="008979A8">
        <w:rPr>
          <w:rFonts w:ascii="CordiaUPC" w:hAnsi="CordiaUPC" w:cs="CordiaUPC"/>
          <w:sz w:val="32"/>
          <w:szCs w:val="32"/>
        </w:rPr>
        <w:t>Mapping to DB</w:t>
      </w:r>
    </w:p>
    <w:tbl>
      <w:tblPr>
        <w:tblW w:w="4977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348"/>
        <w:gridCol w:w="2486"/>
        <w:gridCol w:w="4141"/>
      </w:tblGrid>
      <w:tr w:rsidRPr="008979A8" w:rsidR="00B6523C" w:rsidTr="00790CB5" w14:paraId="0C56C922" w14:textId="77777777">
        <w:trPr>
          <w:cantSplit/>
          <w:tblHeader/>
        </w:trPr>
        <w:tc>
          <w:tcPr>
            <w:tcW w:w="1308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B6523C" w:rsidP="00B6523C" w:rsidRDefault="00B6523C" w14:paraId="6E33ABBD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Database Table</w:t>
            </w:r>
          </w:p>
        </w:tc>
        <w:tc>
          <w:tcPr>
            <w:tcW w:w="1385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B6523C" w:rsidP="00B6523C" w:rsidRDefault="00B6523C" w14:paraId="4F505E15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Database Column</w:t>
            </w:r>
          </w:p>
        </w:tc>
        <w:tc>
          <w:tcPr>
            <w:tcW w:w="2307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B6523C" w:rsidP="00B6523C" w:rsidRDefault="00B6523C" w14:paraId="59361F2C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Field on Screen</w:t>
            </w:r>
          </w:p>
        </w:tc>
      </w:tr>
      <w:tr w:rsidRPr="008979A8" w:rsidR="002856C8" w:rsidTr="00790CB5" w14:paraId="48F22DE0" w14:textId="77777777">
        <w:tc>
          <w:tcPr>
            <w:tcW w:w="1308" w:type="pct"/>
            <w:vMerge w:val="restart"/>
          </w:tcPr>
          <w:p w:rsidRPr="008979A8" w:rsidR="002856C8" w:rsidP="00B6523C" w:rsidRDefault="002856C8" w14:paraId="786ED146" w14:textId="17BA6438">
            <w:pPr>
              <w:rPr>
                <w:rFonts w:cs="CordiaUPC"/>
              </w:rPr>
            </w:pPr>
            <w:r>
              <w:rPr>
                <w:rFonts w:cs="CordiaUPC"/>
              </w:rPr>
              <w:t>MASS_MONEY_AND_VALIDITY</w:t>
            </w:r>
          </w:p>
        </w:tc>
        <w:tc>
          <w:tcPr>
            <w:tcW w:w="1385" w:type="pct"/>
          </w:tcPr>
          <w:p w:rsidRPr="008979A8" w:rsidR="002856C8" w:rsidP="00B6523C" w:rsidRDefault="002856C8" w14:paraId="4E5F65E9" w14:textId="77777777">
            <w:pPr>
              <w:spacing w:after="0"/>
              <w:rPr>
                <w:rFonts w:cs="CordiaUPC"/>
              </w:rPr>
            </w:pPr>
            <w:r>
              <w:rPr>
                <w:rFonts w:cs="CordiaUPC"/>
              </w:rPr>
              <w:t>ROW_ID</w:t>
            </w:r>
          </w:p>
        </w:tc>
        <w:tc>
          <w:tcPr>
            <w:tcW w:w="2307" w:type="pct"/>
          </w:tcPr>
          <w:p w:rsidR="002856C8" w:rsidP="00B6523C" w:rsidRDefault="002856C8" w14:paraId="3CD582AC" w14:textId="77777777">
            <w:pPr>
              <w:spacing w:after="0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ครั้งแรก</w:t>
            </w:r>
          </w:p>
          <w:p w:rsidR="002856C8" w:rsidP="00B6523C" w:rsidRDefault="002856C8" w14:paraId="6602D0F5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ให้ระบบ </w:t>
            </w:r>
            <w:r>
              <w:rPr>
                <w:rFonts w:cs="CordiaUPC"/>
              </w:rPr>
              <w:t xml:space="preserve">Auto Generate </w:t>
            </w:r>
          </w:p>
          <w:p w:rsidR="002856C8" w:rsidP="00B6523C" w:rsidRDefault="002856C8" w14:paraId="151723FE" w14:textId="77777777">
            <w:pPr>
              <w:spacing w:after="0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ครั้งถัดไป</w:t>
            </w:r>
          </w:p>
          <w:p w:rsidRPr="008979A8" w:rsidR="002856C8" w:rsidP="00B6523C" w:rsidRDefault="002856C8" w14:paraId="33CC8AB6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ให้ใช้ </w:t>
            </w:r>
            <w:r>
              <w:rPr>
                <w:rFonts w:cs="CordiaUPC"/>
              </w:rPr>
              <w:t xml:space="preserve">Row ID </w:t>
            </w:r>
            <w:r>
              <w:rPr>
                <w:rFonts w:hint="cs" w:cs="Angsana New"/>
                <w:cs/>
              </w:rPr>
              <w:t>เดิม</w:t>
            </w:r>
          </w:p>
        </w:tc>
      </w:tr>
      <w:tr w:rsidRPr="008979A8" w:rsidR="002856C8" w:rsidTr="00790CB5" w14:paraId="676443D3" w14:textId="77777777">
        <w:tc>
          <w:tcPr>
            <w:tcW w:w="1308" w:type="pct"/>
            <w:vMerge/>
          </w:tcPr>
          <w:p w:rsidRPr="008979A8" w:rsidR="002856C8" w:rsidP="00B6523C" w:rsidRDefault="002856C8" w14:paraId="0DD6C857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2856C8" w:rsidP="00B6523C" w:rsidRDefault="002856C8" w14:paraId="03D05C8B" w14:textId="07F14651">
            <w:pPr>
              <w:spacing w:after="0"/>
              <w:rPr>
                <w:rFonts w:cs="CordiaUPC"/>
              </w:rPr>
            </w:pPr>
            <w:r>
              <w:rPr>
                <w:rFonts w:cs="CordiaUPC"/>
              </w:rPr>
              <w:t>MASS_DETAIL_ROW_ID</w:t>
            </w:r>
          </w:p>
        </w:tc>
        <w:tc>
          <w:tcPr>
            <w:tcW w:w="2307" w:type="pct"/>
          </w:tcPr>
          <w:p w:rsidR="002856C8" w:rsidP="00B6523C" w:rsidRDefault="002856C8" w14:paraId="6B7AF70B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>ให้</w:t>
            </w:r>
            <w:r w:rsidRPr="008979A8">
              <w:rPr>
                <w:rFonts w:cs="Angsana New"/>
                <w:cs/>
              </w:rPr>
              <w:t>ใช้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CordiaUPC"/>
              </w:rPr>
              <w:t>MASS_PO_DETAIL</w:t>
            </w:r>
            <w:r w:rsidRPr="008979A8">
              <w:rPr>
                <w:rFonts w:cs="Angsana New"/>
                <w:cs/>
              </w:rPr>
              <w:t>.</w:t>
            </w:r>
            <w:r w:rsidRPr="008979A8">
              <w:rPr>
                <w:rFonts w:cs="CordiaUPC"/>
              </w:rPr>
              <w:t>ROW_ID</w:t>
            </w:r>
            <w:r>
              <w:rPr>
                <w:rFonts w:hint="cs" w:cs="Angsana New"/>
                <w:cs/>
              </w:rPr>
              <w:t xml:space="preserve"> เดิม</w:t>
            </w:r>
          </w:p>
        </w:tc>
      </w:tr>
      <w:tr w:rsidRPr="008979A8" w:rsidR="00B570BA" w:rsidTr="002856C8" w14:paraId="43C22E39" w14:textId="77777777">
        <w:tc>
          <w:tcPr>
            <w:tcW w:w="1308" w:type="pct"/>
            <w:vMerge/>
          </w:tcPr>
          <w:p w:rsidRPr="008979A8" w:rsidR="00B570BA" w:rsidP="00B6523C" w:rsidRDefault="00B570BA" w14:paraId="514637A4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B570BA" w:rsidP="00B6523C" w:rsidRDefault="00B570BA" w14:paraId="0DD17B61" w14:textId="0D4A2BB4">
            <w:pPr>
              <w:spacing w:after="0"/>
              <w:rPr>
                <w:rFonts w:cs="CordiaUPC"/>
              </w:rPr>
            </w:pPr>
            <w:r>
              <w:rPr>
                <w:rFonts w:cs="CordiaUPC"/>
              </w:rPr>
              <w:t>DURATION_TYPE</w:t>
            </w:r>
          </w:p>
        </w:tc>
        <w:tc>
          <w:tcPr>
            <w:tcW w:w="2307" w:type="pct"/>
          </w:tcPr>
          <w:p w:rsidR="00B570BA" w:rsidP="00B6523C" w:rsidRDefault="00B570BA" w14:paraId="3876E1D3" w14:textId="1E51F71E">
            <w:pPr>
              <w:rPr>
                <w:rFonts w:cs="CordiaUPC"/>
                <w:cs/>
              </w:rPr>
            </w:pPr>
            <w:r>
              <w:rPr>
                <w:rFonts w:cs="CordiaUPC"/>
              </w:rPr>
              <w:t>durationType</w:t>
            </w:r>
          </w:p>
        </w:tc>
      </w:tr>
      <w:tr w:rsidRPr="008979A8" w:rsidR="00B570BA" w:rsidTr="002856C8" w14:paraId="72A9DB5A" w14:textId="77777777">
        <w:tc>
          <w:tcPr>
            <w:tcW w:w="1308" w:type="pct"/>
            <w:vMerge/>
          </w:tcPr>
          <w:p w:rsidRPr="008979A8" w:rsidR="00B570BA" w:rsidP="00B6523C" w:rsidRDefault="00B570BA" w14:paraId="513611C6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B570BA" w:rsidP="00B6523C" w:rsidRDefault="00B570BA" w14:paraId="2254B43B" w14:textId="59401E5B">
            <w:pPr>
              <w:spacing w:after="0"/>
              <w:rPr>
                <w:rFonts w:cs="CordiaUPC"/>
              </w:rPr>
            </w:pPr>
            <w:r>
              <w:rPr>
                <w:rFonts w:cs="CordiaUPC"/>
              </w:rPr>
              <w:t>DURATION_FROM</w:t>
            </w:r>
          </w:p>
        </w:tc>
        <w:tc>
          <w:tcPr>
            <w:tcW w:w="2307" w:type="pct"/>
          </w:tcPr>
          <w:p w:rsidR="00B570BA" w:rsidP="00B6523C" w:rsidRDefault="00B570BA" w14:paraId="26930EC1" w14:textId="1DB422EA">
            <w:pPr>
              <w:rPr>
                <w:rFonts w:cs="CordiaUPC"/>
              </w:rPr>
            </w:pPr>
            <w:r>
              <w:rPr>
                <w:rFonts w:cs="CordiaUPC"/>
              </w:rPr>
              <w:t>durationFrom</w:t>
            </w:r>
          </w:p>
        </w:tc>
      </w:tr>
      <w:tr w:rsidRPr="008979A8" w:rsidR="00B570BA" w:rsidTr="002856C8" w14:paraId="79AF7A37" w14:textId="77777777">
        <w:tc>
          <w:tcPr>
            <w:tcW w:w="1308" w:type="pct"/>
            <w:vMerge/>
          </w:tcPr>
          <w:p w:rsidRPr="008979A8" w:rsidR="00B570BA" w:rsidP="00B6523C" w:rsidRDefault="00B570BA" w14:paraId="1489059B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B570BA" w:rsidP="00B6523C" w:rsidRDefault="00B570BA" w14:paraId="67A8B8F0" w14:textId="03A19956">
            <w:pPr>
              <w:spacing w:after="0"/>
              <w:rPr>
                <w:rFonts w:cs="CordiaUPC"/>
              </w:rPr>
            </w:pPr>
            <w:r>
              <w:rPr>
                <w:rFonts w:cs="CordiaUPC"/>
              </w:rPr>
              <w:t>DURATION_TO</w:t>
            </w:r>
          </w:p>
        </w:tc>
        <w:tc>
          <w:tcPr>
            <w:tcW w:w="2307" w:type="pct"/>
          </w:tcPr>
          <w:p w:rsidR="00B570BA" w:rsidP="00B6523C" w:rsidRDefault="00B570BA" w14:paraId="4ECBC0C7" w14:textId="398793CD">
            <w:pPr>
              <w:rPr>
                <w:rFonts w:cs="CordiaUPC"/>
                <w:cs/>
              </w:rPr>
            </w:pPr>
            <w:r>
              <w:rPr>
                <w:rFonts w:cs="CordiaUPC"/>
              </w:rPr>
              <w:t>durationTo</w:t>
            </w:r>
          </w:p>
        </w:tc>
      </w:tr>
      <w:tr w:rsidRPr="008979A8" w:rsidR="00B570BA" w:rsidTr="002856C8" w14:paraId="4B86A62A" w14:textId="77777777">
        <w:tc>
          <w:tcPr>
            <w:tcW w:w="1308" w:type="pct"/>
            <w:vMerge/>
          </w:tcPr>
          <w:p w:rsidRPr="008979A8" w:rsidR="00B570BA" w:rsidP="00B6523C" w:rsidRDefault="00B570BA" w14:paraId="0993921B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B570BA" w:rsidP="00B6523C" w:rsidRDefault="00B570BA" w14:paraId="7D58DDF6" w14:textId="0C381E6B">
            <w:pPr>
              <w:spacing w:after="0"/>
              <w:rPr>
                <w:rFonts w:cs="CordiaUPC"/>
              </w:rPr>
            </w:pPr>
            <w:r>
              <w:rPr>
                <w:rFonts w:cs="CordiaUPC"/>
              </w:rPr>
              <w:t>DURATION_UNIT</w:t>
            </w:r>
          </w:p>
        </w:tc>
        <w:tc>
          <w:tcPr>
            <w:tcW w:w="2307" w:type="pct"/>
          </w:tcPr>
          <w:p w:rsidR="00B570BA" w:rsidP="00B6523C" w:rsidRDefault="00B570BA" w14:paraId="5548237F" w14:textId="21D55B85">
            <w:pPr>
              <w:rPr>
                <w:rFonts w:cs="CordiaUPC"/>
                <w:cs/>
              </w:rPr>
            </w:pPr>
            <w:r>
              <w:rPr>
                <w:rFonts w:cs="CordiaUPC"/>
              </w:rPr>
              <w:t>durationUnit</w:t>
            </w:r>
          </w:p>
        </w:tc>
      </w:tr>
      <w:tr w:rsidRPr="008979A8" w:rsidR="00B570BA" w:rsidTr="002856C8" w14:paraId="41020FFE" w14:textId="77777777">
        <w:tc>
          <w:tcPr>
            <w:tcW w:w="1308" w:type="pct"/>
            <w:vMerge/>
          </w:tcPr>
          <w:p w:rsidRPr="008979A8" w:rsidR="00B570BA" w:rsidP="00B6523C" w:rsidRDefault="00B570BA" w14:paraId="37469C1A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B570BA" w:rsidP="00B6523C" w:rsidRDefault="00B570BA" w14:paraId="2ADF599A" w14:textId="38CD31CF">
            <w:pPr>
              <w:spacing w:after="0"/>
              <w:rPr>
                <w:rFonts w:cs="CordiaUPC"/>
              </w:rPr>
            </w:pPr>
            <w:r>
              <w:rPr>
                <w:rFonts w:cs="CordiaUPC"/>
              </w:rPr>
              <w:t>BILL_CYCLE_TYPE</w:t>
            </w:r>
          </w:p>
        </w:tc>
        <w:tc>
          <w:tcPr>
            <w:tcW w:w="2307" w:type="pct"/>
          </w:tcPr>
          <w:p w:rsidR="00B570BA" w:rsidP="00B6523C" w:rsidRDefault="00B570BA" w14:paraId="557D3FB6" w14:textId="43FE291D">
            <w:pPr>
              <w:rPr>
                <w:rFonts w:cs="CordiaUPC"/>
                <w:cs/>
              </w:rPr>
            </w:pPr>
            <w:r>
              <w:rPr>
                <w:rFonts w:cs="CordiaUPC"/>
              </w:rPr>
              <w:t>billCycleType</w:t>
            </w:r>
          </w:p>
        </w:tc>
      </w:tr>
      <w:tr w:rsidRPr="008979A8" w:rsidR="00B570BA" w:rsidTr="002856C8" w14:paraId="2B020D8E" w14:textId="77777777">
        <w:tc>
          <w:tcPr>
            <w:tcW w:w="1308" w:type="pct"/>
            <w:vMerge/>
          </w:tcPr>
          <w:p w:rsidRPr="008979A8" w:rsidR="00B570BA" w:rsidP="00B6523C" w:rsidRDefault="00B570BA" w14:paraId="0CF8419D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B570BA" w:rsidP="00B6523C" w:rsidRDefault="00B570BA" w14:paraId="2AF9CB4D" w14:textId="22890B7F">
            <w:pPr>
              <w:spacing w:after="0"/>
              <w:rPr>
                <w:rFonts w:cs="CordiaUPC"/>
              </w:rPr>
            </w:pPr>
            <w:r>
              <w:rPr>
                <w:rFonts w:cs="CordiaUPC"/>
              </w:rPr>
              <w:t>BILL_CYCLE</w:t>
            </w:r>
          </w:p>
        </w:tc>
        <w:tc>
          <w:tcPr>
            <w:tcW w:w="2307" w:type="pct"/>
          </w:tcPr>
          <w:p w:rsidR="00B570BA" w:rsidP="00B6523C" w:rsidRDefault="00B570BA" w14:paraId="4BF90357" w14:textId="0023C9EB">
            <w:pPr>
              <w:rPr>
                <w:rFonts w:cs="CordiaUPC"/>
                <w:cs/>
              </w:rPr>
            </w:pPr>
            <w:r>
              <w:rPr>
                <w:rFonts w:cs="CordiaUPC"/>
              </w:rPr>
              <w:t>billCycle</w:t>
            </w:r>
          </w:p>
        </w:tc>
      </w:tr>
      <w:tr w:rsidRPr="008979A8" w:rsidR="00B570BA" w:rsidTr="002856C8" w14:paraId="39393AF5" w14:textId="77777777">
        <w:tc>
          <w:tcPr>
            <w:tcW w:w="1308" w:type="pct"/>
            <w:vMerge/>
          </w:tcPr>
          <w:p w:rsidRPr="008979A8" w:rsidR="00B570BA" w:rsidP="00B6523C" w:rsidRDefault="00B570BA" w14:paraId="3021EA4A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B570BA" w:rsidP="00B6523C" w:rsidRDefault="00B570BA" w14:paraId="2025F01A" w14:textId="2DEECAA3">
            <w:pPr>
              <w:spacing w:after="0"/>
              <w:rPr>
                <w:rFonts w:cs="CordiaUPC"/>
              </w:rPr>
            </w:pPr>
            <w:r>
              <w:rPr>
                <w:rFonts w:cs="CordiaUPC"/>
              </w:rPr>
              <w:t>BILL_CYCLE_UNIT</w:t>
            </w:r>
          </w:p>
        </w:tc>
        <w:tc>
          <w:tcPr>
            <w:tcW w:w="2307" w:type="pct"/>
          </w:tcPr>
          <w:p w:rsidR="00B570BA" w:rsidP="00B6523C" w:rsidRDefault="00B570BA" w14:paraId="6A78D967" w14:textId="62603B13">
            <w:pPr>
              <w:rPr>
                <w:rFonts w:cs="CordiaUPC"/>
                <w:cs/>
              </w:rPr>
            </w:pPr>
            <w:r>
              <w:rPr>
                <w:rFonts w:cs="CordiaUPC"/>
              </w:rPr>
              <w:t>billCycleUnit</w:t>
            </w:r>
          </w:p>
        </w:tc>
      </w:tr>
      <w:tr w:rsidRPr="008979A8" w:rsidR="002856C8" w:rsidTr="00790CB5" w14:paraId="2815F393" w14:textId="77777777">
        <w:tc>
          <w:tcPr>
            <w:tcW w:w="1308" w:type="pct"/>
            <w:vMerge/>
          </w:tcPr>
          <w:p w:rsidRPr="008979A8" w:rsidR="002856C8" w:rsidP="00B6523C" w:rsidRDefault="002856C8" w14:paraId="3EA1B1CC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2856C8" w:rsidRDefault="002856C8" w14:paraId="5C2EB43A" w14:textId="30D452AB">
            <w:pPr>
              <w:spacing w:after="0"/>
              <w:rPr>
                <w:rFonts w:cs="CordiaUPC"/>
              </w:rPr>
            </w:pPr>
            <w:r>
              <w:t>B</w:t>
            </w:r>
            <w:r w:rsidRPr="00007844">
              <w:t>ALANCE</w:t>
            </w:r>
            <w:r>
              <w:t>_</w:t>
            </w:r>
            <w:r w:rsidRPr="00007844">
              <w:t>FIRST</w:t>
            </w:r>
            <w:r>
              <w:t>_P</w:t>
            </w:r>
            <w:r w:rsidRPr="00007844">
              <w:t>OCKET</w:t>
            </w:r>
          </w:p>
        </w:tc>
        <w:tc>
          <w:tcPr>
            <w:tcW w:w="2307" w:type="pct"/>
          </w:tcPr>
          <w:p w:rsidRPr="008979A8" w:rsidR="002856C8" w:rsidP="00B6523C" w:rsidRDefault="002856C8" w14:paraId="4E081B8E" w14:textId="5C74320D">
            <w:pPr>
              <w:rPr>
                <w:rFonts w:cs="CordiaUPC"/>
                <w:cs/>
              </w:rPr>
            </w:pPr>
            <w:r>
              <w:t>b</w:t>
            </w:r>
            <w:r w:rsidRPr="00007844">
              <w:t>alanceFirstPocket</w:t>
            </w:r>
          </w:p>
        </w:tc>
      </w:tr>
      <w:tr w:rsidRPr="008979A8" w:rsidR="002856C8" w:rsidTr="00790CB5" w14:paraId="407FA80E" w14:textId="77777777">
        <w:tc>
          <w:tcPr>
            <w:tcW w:w="1308" w:type="pct"/>
            <w:vMerge/>
          </w:tcPr>
          <w:p w:rsidRPr="008979A8" w:rsidR="002856C8" w:rsidP="002856C8" w:rsidRDefault="002856C8" w14:paraId="6D2E11D6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2856C8" w:rsidP="002856C8" w:rsidRDefault="002856C8" w14:paraId="1B6F2ADE" w14:textId="74B7D334">
            <w:pPr>
              <w:spacing w:after="0"/>
              <w:rPr>
                <w:rFonts w:cs="CordiaUPC"/>
              </w:rPr>
            </w:pPr>
            <w:r>
              <w:t>VALIDITY_</w:t>
            </w:r>
            <w:r w:rsidRPr="00007844">
              <w:t>FIRST</w:t>
            </w:r>
            <w:r>
              <w:t>_</w:t>
            </w:r>
            <w:r w:rsidRPr="00007844">
              <w:t>POCKET</w:t>
            </w:r>
          </w:p>
        </w:tc>
        <w:tc>
          <w:tcPr>
            <w:tcW w:w="2307" w:type="pct"/>
          </w:tcPr>
          <w:p w:rsidRPr="008979A8" w:rsidR="002856C8" w:rsidP="002856C8" w:rsidRDefault="002856C8" w14:paraId="12CC3E53" w14:textId="5E0A92A7">
            <w:pPr>
              <w:rPr>
                <w:rFonts w:cs="CordiaUPC"/>
                <w:cs/>
              </w:rPr>
            </w:pPr>
            <w:r>
              <w:t>validity</w:t>
            </w:r>
            <w:r w:rsidRPr="00007844">
              <w:t>FirstPocket</w:t>
            </w:r>
          </w:p>
        </w:tc>
      </w:tr>
      <w:tr w:rsidRPr="008979A8" w:rsidR="002856C8" w:rsidTr="00790CB5" w14:paraId="373BE764" w14:textId="77777777">
        <w:tc>
          <w:tcPr>
            <w:tcW w:w="1308" w:type="pct"/>
            <w:vMerge/>
          </w:tcPr>
          <w:p w:rsidRPr="008979A8" w:rsidR="002856C8" w:rsidP="002856C8" w:rsidRDefault="002856C8" w14:paraId="7C5EF9DF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2856C8" w:rsidP="002856C8" w:rsidRDefault="002856C8" w14:paraId="62A4E994" w14:textId="31AA21C8">
            <w:pPr>
              <w:spacing w:after="0"/>
              <w:rPr>
                <w:rFonts w:cs="CordiaUPC"/>
              </w:rPr>
            </w:pPr>
            <w:r>
              <w:t>VALIDITY_</w:t>
            </w:r>
            <w:r w:rsidRPr="00007844">
              <w:t>FIRST</w:t>
            </w:r>
            <w:r>
              <w:t>_</w:t>
            </w:r>
            <w:r w:rsidRPr="00007844">
              <w:t>POCKET</w:t>
            </w:r>
            <w:r>
              <w:t>_UNIT</w:t>
            </w:r>
          </w:p>
        </w:tc>
        <w:tc>
          <w:tcPr>
            <w:tcW w:w="2307" w:type="pct"/>
          </w:tcPr>
          <w:p w:rsidRPr="008979A8" w:rsidR="002856C8" w:rsidP="002856C8" w:rsidRDefault="002856C8" w14:paraId="6BA1BF7C" w14:textId="56A90974">
            <w:pPr>
              <w:rPr>
                <w:rFonts w:cs="CordiaUPC"/>
              </w:rPr>
            </w:pPr>
            <w:r>
              <w:t>validity</w:t>
            </w:r>
            <w:r w:rsidRPr="00007844">
              <w:t>FirstPocket</w:t>
            </w:r>
            <w:r>
              <w:t>Unit</w:t>
            </w:r>
          </w:p>
        </w:tc>
      </w:tr>
      <w:tr w:rsidRPr="008979A8" w:rsidR="002856C8" w:rsidTr="00790CB5" w14:paraId="34671155" w14:textId="77777777">
        <w:tc>
          <w:tcPr>
            <w:tcW w:w="1308" w:type="pct"/>
            <w:vMerge/>
          </w:tcPr>
          <w:p w:rsidRPr="008979A8" w:rsidR="002856C8" w:rsidP="002856C8" w:rsidRDefault="002856C8" w14:paraId="1028BE2C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F33A0D" w:rsidR="002856C8" w:rsidP="002856C8" w:rsidRDefault="002856C8" w14:paraId="06146578" w14:textId="4DBD9FF2">
            <w:pPr>
              <w:spacing w:after="0"/>
              <w:rPr>
                <w:rFonts w:cs="CordiaUPC"/>
              </w:rPr>
            </w:pPr>
            <w:r>
              <w:t>B</w:t>
            </w:r>
            <w:r w:rsidRPr="00926BEB">
              <w:t>ALANCE</w:t>
            </w:r>
            <w:r>
              <w:t>_</w:t>
            </w:r>
            <w:r w:rsidRPr="00926BEB">
              <w:t>SECOND</w:t>
            </w:r>
            <w:r>
              <w:t>_</w:t>
            </w:r>
            <w:r w:rsidRPr="00926BEB">
              <w:t>POCKET</w:t>
            </w:r>
          </w:p>
        </w:tc>
        <w:tc>
          <w:tcPr>
            <w:tcW w:w="2307" w:type="pct"/>
          </w:tcPr>
          <w:p w:rsidR="002856C8" w:rsidP="002856C8" w:rsidRDefault="002856C8" w14:paraId="57856B02" w14:textId="2DDC797D">
            <w:pPr>
              <w:rPr>
                <w:rFonts w:cs="CordiaUPC"/>
                <w:cs/>
              </w:rPr>
            </w:pPr>
            <w:r>
              <w:t>b</w:t>
            </w:r>
            <w:r w:rsidRPr="00926BEB">
              <w:t>alanceSecondPocket</w:t>
            </w:r>
          </w:p>
        </w:tc>
      </w:tr>
      <w:tr w:rsidRPr="008979A8" w:rsidR="002856C8" w:rsidTr="00790CB5" w14:paraId="7EF705BF" w14:textId="77777777">
        <w:tc>
          <w:tcPr>
            <w:tcW w:w="1308" w:type="pct"/>
            <w:vMerge/>
          </w:tcPr>
          <w:p w:rsidRPr="008979A8" w:rsidR="002856C8" w:rsidP="002856C8" w:rsidRDefault="002856C8" w14:paraId="7110A90A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2856C8" w:rsidP="002856C8" w:rsidRDefault="002856C8" w14:paraId="2731E98F" w14:textId="599CD6A6">
            <w:pPr>
              <w:spacing w:after="0"/>
              <w:rPr>
                <w:szCs w:val="36"/>
              </w:rPr>
            </w:pPr>
            <w:r>
              <w:t>VALIDITY_</w:t>
            </w:r>
            <w:r w:rsidRPr="00926BEB">
              <w:t>SECOND</w:t>
            </w:r>
            <w:r>
              <w:t>_</w:t>
            </w:r>
            <w:r w:rsidRPr="00007844">
              <w:t>POCKET</w:t>
            </w:r>
          </w:p>
        </w:tc>
        <w:tc>
          <w:tcPr>
            <w:tcW w:w="2307" w:type="pct"/>
          </w:tcPr>
          <w:p w:rsidR="002856C8" w:rsidP="002856C8" w:rsidRDefault="002856C8" w14:paraId="40D9CF6B" w14:textId="7E2D7BC9">
            <w:pPr>
              <w:rPr>
                <w:rFonts w:cs="CordiaUPC"/>
              </w:rPr>
            </w:pPr>
            <w:r>
              <w:t>validity</w:t>
            </w:r>
            <w:r w:rsidRPr="00926BEB">
              <w:t>Second</w:t>
            </w:r>
            <w:r w:rsidRPr="00007844">
              <w:t>Pocket</w:t>
            </w:r>
          </w:p>
        </w:tc>
      </w:tr>
      <w:tr w:rsidRPr="008979A8" w:rsidR="002856C8" w:rsidTr="00790CB5" w14:paraId="3DFC7A94" w14:textId="77777777">
        <w:tc>
          <w:tcPr>
            <w:tcW w:w="1308" w:type="pct"/>
            <w:vMerge/>
          </w:tcPr>
          <w:p w:rsidRPr="008979A8" w:rsidR="002856C8" w:rsidP="002856C8" w:rsidRDefault="002856C8" w14:paraId="65A47455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2856C8" w:rsidP="002856C8" w:rsidRDefault="002856C8" w14:paraId="710FDC22" w14:textId="4C28BF8F">
            <w:pPr>
              <w:spacing w:after="0"/>
              <w:rPr>
                <w:szCs w:val="36"/>
              </w:rPr>
            </w:pPr>
            <w:r>
              <w:t>VALIDITY_</w:t>
            </w:r>
            <w:r w:rsidRPr="00926BEB">
              <w:t>SECOND</w:t>
            </w:r>
            <w:r>
              <w:t>_</w:t>
            </w:r>
            <w:r w:rsidRPr="00007844">
              <w:t>POCKET</w:t>
            </w:r>
            <w:r>
              <w:t>_UNIT</w:t>
            </w:r>
          </w:p>
        </w:tc>
        <w:tc>
          <w:tcPr>
            <w:tcW w:w="2307" w:type="pct"/>
          </w:tcPr>
          <w:p w:rsidR="002856C8" w:rsidP="002856C8" w:rsidRDefault="002856C8" w14:paraId="087CFCD7" w14:textId="31F2C3E2">
            <w:pPr>
              <w:rPr>
                <w:rFonts w:cs="CordiaUPC"/>
              </w:rPr>
            </w:pPr>
            <w:r>
              <w:t>validity</w:t>
            </w:r>
            <w:r w:rsidRPr="00926BEB">
              <w:t>Second</w:t>
            </w:r>
            <w:r w:rsidRPr="00007844">
              <w:t>Pocket</w:t>
            </w:r>
            <w:r>
              <w:t>Unit</w:t>
            </w:r>
          </w:p>
        </w:tc>
      </w:tr>
      <w:tr w:rsidRPr="008979A8" w:rsidR="00273329" w:rsidTr="002856C8" w14:paraId="149932CF" w14:textId="77777777">
        <w:tc>
          <w:tcPr>
            <w:tcW w:w="1308" w:type="pct"/>
            <w:vMerge w:val="restart"/>
          </w:tcPr>
          <w:p w:rsidRPr="008979A8" w:rsidR="00273329" w:rsidP="002856C8" w:rsidRDefault="00273329" w14:paraId="488BB4CB" w14:textId="6A7673B6">
            <w:pPr>
              <w:rPr>
                <w:rFonts w:cs="CordiaUPC"/>
              </w:rPr>
            </w:pPr>
            <w:r>
              <w:rPr>
                <w:rFonts w:cs="CordiaUPC"/>
              </w:rPr>
              <w:t>MASS_MONEY_AND_VALIDITY</w:t>
            </w:r>
            <w:r>
              <w:t>_</w:t>
            </w:r>
            <w:r w:rsidRPr="00E60788">
              <w:t>USAGE</w:t>
            </w:r>
            <w:r>
              <w:t>_TYPE</w:t>
            </w:r>
          </w:p>
        </w:tc>
        <w:tc>
          <w:tcPr>
            <w:tcW w:w="1385" w:type="pct"/>
          </w:tcPr>
          <w:p w:rsidR="00273329" w:rsidP="002856C8" w:rsidRDefault="00273329" w14:paraId="32A3AB89" w14:textId="0B42FBC2">
            <w:pPr>
              <w:spacing w:after="0"/>
            </w:pPr>
            <w:r>
              <w:rPr>
                <w:rFonts w:cs="CordiaUPC"/>
              </w:rPr>
              <w:t>ROW_ID</w:t>
            </w:r>
          </w:p>
        </w:tc>
        <w:tc>
          <w:tcPr>
            <w:tcW w:w="2307" w:type="pct"/>
          </w:tcPr>
          <w:p w:rsidR="00273329" w:rsidP="002659B6" w:rsidRDefault="00273329" w14:paraId="7F79F0B6" w14:textId="77777777">
            <w:pPr>
              <w:spacing w:after="0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ครั้งแรก</w:t>
            </w:r>
          </w:p>
          <w:p w:rsidR="00273329" w:rsidP="002659B6" w:rsidRDefault="00273329" w14:paraId="041466BD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ให้ระบบ </w:t>
            </w:r>
            <w:r>
              <w:rPr>
                <w:rFonts w:cs="CordiaUPC"/>
              </w:rPr>
              <w:t xml:space="preserve">Auto Generate </w:t>
            </w:r>
          </w:p>
          <w:p w:rsidR="00273329" w:rsidP="002659B6" w:rsidRDefault="00273329" w14:paraId="1DB61470" w14:textId="77777777">
            <w:pPr>
              <w:spacing w:after="0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ครั้งถัดไป</w:t>
            </w:r>
          </w:p>
          <w:p w:rsidR="00273329" w:rsidP="002659B6" w:rsidRDefault="00273329" w14:paraId="4BF86DCD" w14:textId="6D3AD3DE">
            <w:r>
              <w:rPr>
                <w:rFonts w:hint="cs" w:cs="Angsana New"/>
                <w:cs/>
              </w:rPr>
              <w:t xml:space="preserve">ให้ใช้ </w:t>
            </w:r>
            <w:r>
              <w:rPr>
                <w:rFonts w:cs="CordiaUPC"/>
              </w:rPr>
              <w:t xml:space="preserve">Row ID </w:t>
            </w:r>
            <w:r>
              <w:rPr>
                <w:rFonts w:hint="cs" w:cs="Angsana New"/>
                <w:cs/>
              </w:rPr>
              <w:t>เดิม</w:t>
            </w:r>
          </w:p>
        </w:tc>
      </w:tr>
      <w:tr w:rsidRPr="008979A8" w:rsidR="00273329" w:rsidTr="002856C8" w14:paraId="1339F137" w14:textId="77777777">
        <w:tc>
          <w:tcPr>
            <w:tcW w:w="1308" w:type="pct"/>
            <w:vMerge/>
          </w:tcPr>
          <w:p w:rsidRPr="008979A8" w:rsidR="00273329" w:rsidP="002856C8" w:rsidRDefault="00273329" w14:paraId="62072577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273329" w:rsidP="002856C8" w:rsidRDefault="00273329" w14:paraId="4735240A" w14:textId="7171448B">
            <w:pPr>
              <w:spacing w:after="0"/>
              <w:rPr>
                <w:rFonts w:cs="CordiaUPC"/>
              </w:rPr>
            </w:pPr>
            <w:r>
              <w:rPr>
                <w:rFonts w:cs="CordiaUPC"/>
              </w:rPr>
              <w:t>MASS_MONEY_AND_VALIDITY_ROW_ID</w:t>
            </w:r>
          </w:p>
        </w:tc>
        <w:tc>
          <w:tcPr>
            <w:tcW w:w="2307" w:type="pct"/>
          </w:tcPr>
          <w:p w:rsidR="00273329" w:rsidP="002856C8" w:rsidRDefault="00273329" w14:paraId="5CB47D5B" w14:textId="258FD089">
            <w:r>
              <w:rPr>
                <w:rFonts w:hint="cs" w:cs="Angsana New"/>
                <w:cs/>
              </w:rPr>
              <w:t>ให้</w:t>
            </w:r>
            <w:r w:rsidRPr="008979A8">
              <w:rPr>
                <w:rFonts w:cs="Angsana New"/>
                <w:cs/>
              </w:rPr>
              <w:t>ใช้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CordiaUPC"/>
              </w:rPr>
              <w:t>MASS_MONEY_AND_VALIDITY</w:t>
            </w:r>
            <w:r w:rsidRPr="008979A8">
              <w:rPr>
                <w:rFonts w:cs="Angsana New"/>
                <w:cs/>
              </w:rPr>
              <w:t>.</w:t>
            </w:r>
            <w:r w:rsidRPr="008979A8">
              <w:rPr>
                <w:rFonts w:cs="CordiaUPC"/>
              </w:rPr>
              <w:t>ROW_ID</w:t>
            </w:r>
            <w:r>
              <w:rPr>
                <w:rFonts w:hint="cs" w:cs="Angsana New"/>
                <w:cs/>
              </w:rPr>
              <w:t xml:space="preserve"> เดิม</w:t>
            </w:r>
          </w:p>
        </w:tc>
      </w:tr>
      <w:tr w:rsidRPr="008979A8" w:rsidR="00273329" w:rsidTr="002856C8" w14:paraId="7682440F" w14:textId="77777777">
        <w:tc>
          <w:tcPr>
            <w:tcW w:w="1308" w:type="pct"/>
            <w:vMerge/>
          </w:tcPr>
          <w:p w:rsidRPr="008979A8" w:rsidR="00273329" w:rsidP="002856C8" w:rsidRDefault="00273329" w14:paraId="5DE92E56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273329" w:rsidP="002856C8" w:rsidRDefault="00273329" w14:paraId="55A38729" w14:textId="0C1624A8">
            <w:pPr>
              <w:spacing w:after="0"/>
              <w:rPr>
                <w:rFonts w:cs="CordiaUPC"/>
              </w:rPr>
            </w:pPr>
            <w:r>
              <w:rPr>
                <w:rFonts w:cs="CordiaUPC"/>
              </w:rPr>
              <w:t>POCKET_TYPE</w:t>
            </w:r>
          </w:p>
        </w:tc>
        <w:tc>
          <w:tcPr>
            <w:tcW w:w="2307" w:type="pct"/>
          </w:tcPr>
          <w:p w:rsidR="00273329" w:rsidP="002856C8" w:rsidRDefault="00273329" w14:paraId="03200713" w14:textId="77777777">
            <w:pPr>
              <w:rPr>
                <w:rFonts w:cs="CordiaUPC"/>
              </w:rPr>
            </w:pPr>
            <w:r>
              <w:t>b</w:t>
            </w:r>
            <w:r w:rsidRPr="00C743FB">
              <w:t>alanceSecondPocketUsageTypes</w:t>
            </w:r>
            <w:r>
              <w:rPr>
                <w:rFonts w:cs="Angsana New"/>
                <w:cs/>
              </w:rPr>
              <w:t xml:space="preserve"> = “</w:t>
            </w:r>
            <w:r>
              <w:rPr>
                <w:rFonts w:cs="CordiaUPC"/>
              </w:rPr>
              <w:t>Second</w:t>
            </w:r>
            <w:r>
              <w:rPr>
                <w:rFonts w:cs="Angsana New"/>
                <w:cs/>
              </w:rPr>
              <w:t>”</w:t>
            </w:r>
          </w:p>
          <w:p w:rsidR="00273329" w:rsidRDefault="00273329" w14:paraId="7D851BA3" w14:textId="5DAE0F74">
            <w:pPr>
              <w:rPr>
                <w:rFonts w:cs="CordiaUPC"/>
              </w:rPr>
            </w:pPr>
            <w:r>
              <w:t>r</w:t>
            </w:r>
            <w:r w:rsidRPr="00E60788">
              <w:t>esourceMoneyUsageTypes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= “</w:t>
            </w:r>
            <w:r>
              <w:t>R</w:t>
            </w:r>
            <w:r w:rsidRPr="00E60788">
              <w:t>esource</w:t>
            </w:r>
            <w:r>
              <w:rPr>
                <w:rFonts w:cs="Angsana New"/>
                <w:cs/>
              </w:rPr>
              <w:t xml:space="preserve"> </w:t>
            </w:r>
            <w:r w:rsidRPr="00E60788">
              <w:t>Money</w:t>
            </w:r>
            <w:r>
              <w:rPr>
                <w:rFonts w:cs="Angsana New"/>
                <w:cs/>
              </w:rPr>
              <w:t>”</w:t>
            </w:r>
          </w:p>
        </w:tc>
      </w:tr>
      <w:tr w:rsidRPr="008979A8" w:rsidR="00273329" w:rsidTr="002856C8" w14:paraId="2B15B43A" w14:textId="77777777">
        <w:tc>
          <w:tcPr>
            <w:tcW w:w="1308" w:type="pct"/>
            <w:vMerge/>
          </w:tcPr>
          <w:p w:rsidRPr="008979A8" w:rsidR="00273329" w:rsidP="002856C8" w:rsidRDefault="00273329" w14:paraId="7BC8DC40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273329" w:rsidP="002856C8" w:rsidRDefault="008D0B2C" w14:paraId="63B67D02" w14:textId="07EF277F">
            <w:pPr>
              <w:spacing w:after="0"/>
              <w:rPr>
                <w:rFonts w:cs="CordiaUPC"/>
              </w:rPr>
            </w:pPr>
            <w:r w:rsidRPr="00C743FB">
              <w:t>USAGE</w:t>
            </w:r>
            <w:r>
              <w:t>_</w:t>
            </w:r>
            <w:r w:rsidRPr="00C743FB">
              <w:t>TYPE</w:t>
            </w:r>
          </w:p>
        </w:tc>
        <w:tc>
          <w:tcPr>
            <w:tcW w:w="2307" w:type="pct"/>
          </w:tcPr>
          <w:p w:rsidR="00273329" w:rsidP="002856C8" w:rsidRDefault="00273329" w14:paraId="15FC3726" w14:textId="33805FBA">
            <w:pPr>
              <w:rPr>
                <w:cs/>
              </w:rPr>
            </w:pPr>
            <w:r>
              <w:t>b</w:t>
            </w:r>
            <w:r w:rsidRPr="00C743FB">
              <w:t>alanceSecondPocketUsageTypes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>หรือ</w:t>
            </w:r>
          </w:p>
          <w:p w:rsidR="00273329" w:rsidP="002856C8" w:rsidRDefault="00273329" w14:paraId="6AE69602" w14:textId="17A6065F">
            <w:r>
              <w:t>r</w:t>
            </w:r>
            <w:r w:rsidRPr="00E60788">
              <w:t>esourceMoneyUsageTypes</w:t>
            </w:r>
          </w:p>
        </w:tc>
      </w:tr>
    </w:tbl>
    <w:p w:rsidRPr="00790CB5" w:rsidR="00B6523C" w:rsidP="00790CB5" w:rsidRDefault="00B6523C" w14:paraId="52833BA0" w14:textId="77777777"/>
    <w:p w:rsidR="00611047" w:rsidP="00E4341A" w:rsidRDefault="00611047" w14:paraId="0FC498B5" w14:textId="73BDF7BB">
      <w:pPr>
        <w:pStyle w:val="Heading2"/>
        <w:numPr>
          <w:ilvl w:val="0"/>
          <w:numId w:val="1"/>
        </w:numPr>
        <w:ind w:left="450" w:hanging="450"/>
        <w:rPr>
          <w:rFonts w:ascii="CordiaUPC" w:hAnsi="CordiaUPC" w:cs="CordiaUPC"/>
          <w:sz w:val="36"/>
          <w:szCs w:val="36"/>
        </w:rPr>
      </w:pPr>
      <w:r w:rsidRPr="00E4341A">
        <w:rPr>
          <w:rFonts w:ascii="CordiaUPC" w:hAnsi="CordiaUPC" w:cs="CordiaUPC"/>
          <w:sz w:val="36"/>
          <w:szCs w:val="36"/>
        </w:rPr>
        <w:t>Mass VRBT</w:t>
      </w:r>
    </w:p>
    <w:p w:rsidRPr="00611047" w:rsidR="00611047" w:rsidP="00E4341A" w:rsidRDefault="00611047" w14:paraId="59D5A749" w14:textId="77777777"/>
    <w:p w:rsidRPr="00180BBA" w:rsidR="00611047" w:rsidP="00611047" w:rsidRDefault="00611047" w14:paraId="72D813A5" w14:textId="77777777">
      <w:pPr>
        <w:pStyle w:val="Heading3"/>
        <w:numPr>
          <w:ilvl w:val="0"/>
          <w:numId w:val="50"/>
        </w:numPr>
        <w:rPr>
          <w:rFonts w:ascii="CordiaUPC" w:hAnsi="CordiaUPC" w:cs="CordiaUPC"/>
          <w:sz w:val="32"/>
          <w:szCs w:val="40"/>
        </w:rPr>
      </w:pPr>
      <w:r w:rsidRPr="00180BBA">
        <w:rPr>
          <w:rFonts w:ascii="CordiaUPC" w:hAnsi="CordiaUPC" w:cs="CordiaUPC"/>
          <w:sz w:val="32"/>
          <w:szCs w:val="40"/>
        </w:rPr>
        <w:t>Field on Screen</w:t>
      </w:r>
    </w:p>
    <w:tbl>
      <w:tblPr>
        <w:tblW w:w="4977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522"/>
        <w:gridCol w:w="1930"/>
        <w:gridCol w:w="29"/>
        <w:gridCol w:w="5494"/>
      </w:tblGrid>
      <w:tr w:rsidRPr="008979A8" w:rsidR="00611047" w:rsidTr="00E4341A" w14:paraId="50E71939" w14:textId="77777777">
        <w:trPr>
          <w:cantSplit/>
          <w:tblHeader/>
        </w:trPr>
        <w:tc>
          <w:tcPr>
            <w:tcW w:w="848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611047" w:rsidP="003E4C59" w:rsidRDefault="00611047" w14:paraId="66768BB6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Field Name</w:t>
            </w:r>
          </w:p>
        </w:tc>
        <w:tc>
          <w:tcPr>
            <w:tcW w:w="1091" w:type="pct"/>
            <w:gridSpan w:val="2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611047" w:rsidP="003E4C59" w:rsidRDefault="00611047" w14:paraId="6CDABF2C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Type</w:t>
            </w:r>
          </w:p>
        </w:tc>
        <w:tc>
          <w:tcPr>
            <w:tcW w:w="3061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611047" w:rsidP="003E4C59" w:rsidRDefault="00611047" w14:paraId="1EE4F711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Comments</w:t>
            </w:r>
          </w:p>
        </w:tc>
      </w:tr>
      <w:tr w:rsidRPr="008979A8" w:rsidR="00611047" w:rsidTr="003E4C59" w14:paraId="680E6862" w14:textId="77777777">
        <w:trPr>
          <w:trHeight w:val="111"/>
        </w:trPr>
        <w:tc>
          <w:tcPr>
            <w:tcW w:w="5000" w:type="pct"/>
            <w:gridSpan w:val="4"/>
            <w:shd w:val="clear" w:color="auto" w:fill="C2D69B" w:themeFill="accent3" w:themeFillTint="99"/>
          </w:tcPr>
          <w:p w:rsidR="00611047" w:rsidP="003E4C59" w:rsidRDefault="003D42F3" w14:paraId="4CBF7593" w14:textId="2C08A712">
            <w:pPr>
              <w:pStyle w:val="HeaderTable"/>
            </w:pPr>
            <w:r>
              <w:t>VRBT Table Section</w:t>
            </w:r>
          </w:p>
        </w:tc>
      </w:tr>
      <w:tr w:rsidRPr="008979A8" w:rsidR="00611047" w:rsidTr="00E4341A" w14:paraId="77BD9E78" w14:textId="77777777">
        <w:trPr>
          <w:trHeight w:val="111"/>
        </w:trPr>
        <w:tc>
          <w:tcPr>
            <w:tcW w:w="848" w:type="pct"/>
          </w:tcPr>
          <w:p w:rsidR="00611047" w:rsidP="003E4C59" w:rsidRDefault="001F6C46" w14:paraId="0BC76B98" w14:textId="176DD629">
            <w:r>
              <w:t>Product Name</w:t>
            </w:r>
          </w:p>
        </w:tc>
        <w:tc>
          <w:tcPr>
            <w:tcW w:w="1091" w:type="pct"/>
            <w:gridSpan w:val="2"/>
          </w:tcPr>
          <w:p w:rsidR="00611047" w:rsidP="003E4C59" w:rsidRDefault="00611047" w14:paraId="7C776096" w14:textId="15770FBA"/>
        </w:tc>
        <w:tc>
          <w:tcPr>
            <w:tcW w:w="3061" w:type="pct"/>
          </w:tcPr>
          <w:p w:rsidR="00611047" w:rsidP="003E4C59" w:rsidRDefault="003D42F3" w14:paraId="33DE71B9" w14:textId="66D1B2B4">
            <w:r>
              <w:rPr>
                <w:rFonts w:hint="cs"/>
                <w:cs/>
              </w:rPr>
              <w:t xml:space="preserve">แสดงข้อมูลใน </w:t>
            </w:r>
            <w:r>
              <w:t>Format</w:t>
            </w:r>
          </w:p>
        </w:tc>
      </w:tr>
      <w:tr w:rsidRPr="008979A8" w:rsidR="001F6C46" w:rsidTr="0096148E" w14:paraId="3C5F7B1F" w14:textId="77777777">
        <w:trPr>
          <w:trHeight w:val="111"/>
        </w:trPr>
        <w:tc>
          <w:tcPr>
            <w:tcW w:w="848" w:type="pct"/>
          </w:tcPr>
          <w:p w:rsidR="001F6C46" w:rsidP="003E4C59" w:rsidRDefault="001F6C46" w14:paraId="3A58C37B" w14:textId="226FCB44">
            <w:r>
              <w:t>Partner SKU</w:t>
            </w:r>
          </w:p>
        </w:tc>
        <w:tc>
          <w:tcPr>
            <w:tcW w:w="1091" w:type="pct"/>
            <w:gridSpan w:val="2"/>
          </w:tcPr>
          <w:p w:rsidR="001F6C46" w:rsidP="003E4C59" w:rsidRDefault="001F6C46" w14:paraId="7A502BE2" w14:textId="77777777"/>
        </w:tc>
        <w:tc>
          <w:tcPr>
            <w:tcW w:w="3061" w:type="pct"/>
          </w:tcPr>
          <w:p w:rsidR="001F6C46" w:rsidP="003E4C59" w:rsidRDefault="001F6C46" w14:paraId="70B07403" w14:textId="533E903F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แสดงข้อมูลใน </w:t>
            </w:r>
            <w:r>
              <w:t>Format</w:t>
            </w:r>
          </w:p>
        </w:tc>
      </w:tr>
      <w:tr w:rsidRPr="008979A8" w:rsidR="003D42F3" w:rsidTr="00E4341A" w14:paraId="48D2FB2B" w14:textId="77777777">
        <w:trPr>
          <w:trHeight w:val="111"/>
        </w:trPr>
        <w:tc>
          <w:tcPr>
            <w:tcW w:w="848" w:type="pct"/>
          </w:tcPr>
          <w:p w:rsidR="003D42F3" w:rsidP="003D42F3" w:rsidRDefault="003D42F3" w14:paraId="38340941" w14:textId="7A905BF7">
            <w:r w:rsidRPr="00F03FBF">
              <w:rPr>
                <w:rFonts w:cs="CordiaUPC"/>
                <w:szCs w:val="36"/>
              </w:rPr>
              <w:t>Duration</w:t>
            </w:r>
          </w:p>
        </w:tc>
        <w:tc>
          <w:tcPr>
            <w:tcW w:w="1091" w:type="pct"/>
            <w:gridSpan w:val="2"/>
          </w:tcPr>
          <w:p w:rsidR="003D42F3" w:rsidP="003D42F3" w:rsidRDefault="003D42F3" w14:paraId="3F53D782" w14:textId="77777777"/>
        </w:tc>
        <w:tc>
          <w:tcPr>
            <w:tcW w:w="3061" w:type="pct"/>
          </w:tcPr>
          <w:p w:rsidR="003D42F3" w:rsidP="003D42F3" w:rsidRDefault="003D42F3" w14:paraId="0F250F7D" w14:textId="77777777">
            <w:pPr>
              <w:spacing w:after="0"/>
            </w:pPr>
            <w:r>
              <w:rPr>
                <w:rFonts w:hint="cs"/>
                <w:cs/>
              </w:rPr>
              <w:t xml:space="preserve">แสดงข้อมูลใน </w:t>
            </w:r>
            <w:r>
              <w:t>Format</w:t>
            </w:r>
          </w:p>
          <w:p w:rsidR="003D42F3" w:rsidP="003D42F3" w:rsidRDefault="003D42F3" w14:paraId="0E7F685A" w14:textId="1BCFF286">
            <w:r>
              <w:t>d</w:t>
            </w:r>
            <w:r w:rsidRPr="00BD6930">
              <w:t xml:space="preserve">urationFrom </w:t>
            </w:r>
            <w:r w:rsidRPr="00BD6930">
              <w:rPr>
                <w:rFonts w:cs="Angsana New"/>
                <w:cs/>
              </w:rPr>
              <w:t xml:space="preserve">+ “ </w:t>
            </w:r>
            <w:r>
              <w:rPr>
                <w:rFonts w:cs="Angsana New"/>
                <w:cs/>
              </w:rPr>
              <w:t>–</w:t>
            </w:r>
            <w:r w:rsidRPr="00BD6930">
              <w:rPr>
                <w:rFonts w:cs="Angsana New"/>
                <w:cs/>
              </w:rPr>
              <w:t xml:space="preserve"> ” </w:t>
            </w:r>
            <w:r>
              <w:t>d</w:t>
            </w:r>
            <w:r w:rsidRPr="00BD6930">
              <w:t xml:space="preserve">urationTo </w:t>
            </w:r>
            <w:r w:rsidRPr="00BD6930">
              <w:rPr>
                <w:rFonts w:cs="Angsana New"/>
                <w:cs/>
              </w:rPr>
              <w:t xml:space="preserve">+ “ ” + </w:t>
            </w:r>
            <w:r>
              <w:t>d</w:t>
            </w:r>
            <w:r w:rsidRPr="00BD6930">
              <w:t>urationUnit</w:t>
            </w:r>
          </w:p>
        </w:tc>
      </w:tr>
      <w:tr w:rsidRPr="008979A8" w:rsidR="003D42F3" w:rsidTr="00E4341A" w14:paraId="1817EA67" w14:textId="77777777">
        <w:trPr>
          <w:trHeight w:val="111"/>
        </w:trPr>
        <w:tc>
          <w:tcPr>
            <w:tcW w:w="848" w:type="pct"/>
          </w:tcPr>
          <w:p w:rsidR="003D42F3" w:rsidP="003D42F3" w:rsidRDefault="003D42F3" w14:paraId="25EDE003" w14:textId="1397B66E">
            <w:r>
              <w:rPr>
                <w:rFonts w:cs="CordiaUPC"/>
                <w:szCs w:val="36"/>
              </w:rPr>
              <w:t>Bill Cycle</w:t>
            </w:r>
          </w:p>
        </w:tc>
        <w:tc>
          <w:tcPr>
            <w:tcW w:w="1091" w:type="pct"/>
            <w:gridSpan w:val="2"/>
          </w:tcPr>
          <w:p w:rsidR="003D42F3" w:rsidP="003D42F3" w:rsidRDefault="003D42F3" w14:paraId="31B7952E" w14:textId="77777777"/>
        </w:tc>
        <w:tc>
          <w:tcPr>
            <w:tcW w:w="3061" w:type="pct"/>
          </w:tcPr>
          <w:p w:rsidR="003D42F3" w:rsidP="003D42F3" w:rsidRDefault="003D42F3" w14:paraId="3E3E52D5" w14:textId="77777777">
            <w:pPr>
              <w:spacing w:after="0"/>
            </w:pPr>
            <w:r>
              <w:rPr>
                <w:rFonts w:hint="cs"/>
                <w:cs/>
              </w:rPr>
              <w:t xml:space="preserve">แสดงข้อมูลใน </w:t>
            </w:r>
            <w:r>
              <w:t>Format</w:t>
            </w:r>
          </w:p>
          <w:p w:rsidR="003D42F3" w:rsidP="003D42F3" w:rsidRDefault="003D42F3" w14:paraId="6AE2C120" w14:textId="77FC8A0B">
            <w:r>
              <w:t>billCycle</w:t>
            </w:r>
            <w:r w:rsidRPr="00BD6930">
              <w:rPr>
                <w:rFonts w:cs="Angsana New"/>
                <w:cs/>
              </w:rPr>
              <w:t xml:space="preserve"> + “ ” + </w:t>
            </w:r>
            <w:r>
              <w:t>billCycleUnit</w:t>
            </w:r>
          </w:p>
        </w:tc>
      </w:tr>
      <w:tr w:rsidRPr="008979A8" w:rsidR="003D42F3" w:rsidTr="00E4341A" w14:paraId="5A385A86" w14:textId="77777777">
        <w:trPr>
          <w:trHeight w:val="111"/>
        </w:trPr>
        <w:tc>
          <w:tcPr>
            <w:tcW w:w="848" w:type="pct"/>
          </w:tcPr>
          <w:p w:rsidRPr="003A1FD8" w:rsidR="003D42F3" w:rsidP="003D42F3" w:rsidRDefault="003D42F3" w14:paraId="2E48D1F1" w14:textId="77777777">
            <w:pPr>
              <w:rPr>
                <w:rFonts w:cs="CordiaUPC"/>
              </w:rPr>
            </w:pPr>
            <w:r w:rsidRPr="003A1FD8">
              <w:rPr>
                <w:rFonts w:cs="CordiaUPC"/>
              </w:rPr>
              <w:t>Action</w:t>
            </w:r>
          </w:p>
          <w:p w:rsidR="003D42F3" w:rsidP="003D42F3" w:rsidRDefault="003D42F3" w14:paraId="68883BF8" w14:textId="3AAACD76">
            <w:r w:rsidRPr="003A1FD8">
              <w:rPr>
                <w:rFonts w:hint="cs" w:cs="Angsana New"/>
                <w:cs/>
              </w:rPr>
              <w:t>ปุ่ม</w:t>
            </w:r>
            <w:r>
              <w:rPr>
                <w:rFonts w:hint="cs" w:cs="Angsana New"/>
                <w:cs/>
              </w:rPr>
              <w:t xml:space="preserve"> </w:t>
            </w:r>
            <w:r w:rsidRPr="003A1FD8">
              <w:rPr>
                <w:rFonts w:cs="CordiaUPC"/>
              </w:rPr>
              <w:t>Edit</w:t>
            </w:r>
          </w:p>
        </w:tc>
        <w:tc>
          <w:tcPr>
            <w:tcW w:w="1091" w:type="pct"/>
            <w:gridSpan w:val="2"/>
          </w:tcPr>
          <w:p w:rsidR="003D42F3" w:rsidP="003D42F3" w:rsidRDefault="003D42F3" w14:paraId="4D718F08" w14:textId="45990993">
            <w:r>
              <w:t>Button</w:t>
            </w:r>
          </w:p>
        </w:tc>
        <w:tc>
          <w:tcPr>
            <w:tcW w:w="3061" w:type="pct"/>
          </w:tcPr>
          <w:p w:rsidR="003D42F3" w:rsidP="003D42F3" w:rsidRDefault="003D42F3" w14:paraId="1888FC00" w14:textId="1B1120D9">
            <w:r w:rsidRPr="0079598B">
              <w:rPr>
                <w:rFonts w:cs="Angsana New"/>
                <w:cs/>
              </w:rPr>
              <w:t xml:space="preserve">เมื่อกดปุ่มให้ทำการ </w:t>
            </w:r>
            <w:r w:rsidRPr="0079598B">
              <w:rPr>
                <w:rFonts w:cs="CordiaUPC"/>
              </w:rPr>
              <w:t>Visible Detail Section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และดึงข้อมูลของ </w:t>
            </w:r>
            <w:r>
              <w:rPr>
                <w:rFonts w:cs="CordiaUPC"/>
              </w:rPr>
              <w:t xml:space="preserve">Row </w:t>
            </w:r>
            <w:r>
              <w:rPr>
                <w:rFonts w:hint="cs" w:cs="Angsana New"/>
                <w:cs/>
              </w:rPr>
              <w:t>นั้นๆ มาแสดง</w:t>
            </w:r>
          </w:p>
        </w:tc>
      </w:tr>
      <w:tr w:rsidRPr="008979A8" w:rsidR="003D42F3" w:rsidTr="00E4341A" w14:paraId="30B00684" w14:textId="77777777">
        <w:trPr>
          <w:trHeight w:val="111"/>
        </w:trPr>
        <w:tc>
          <w:tcPr>
            <w:tcW w:w="848" w:type="pct"/>
          </w:tcPr>
          <w:p w:rsidRPr="003A1FD8" w:rsidR="003D42F3" w:rsidP="003D42F3" w:rsidRDefault="003D42F3" w14:paraId="7B25F381" w14:textId="77777777">
            <w:pPr>
              <w:rPr>
                <w:rFonts w:cs="CordiaUPC"/>
              </w:rPr>
            </w:pPr>
            <w:r w:rsidRPr="003A1FD8">
              <w:rPr>
                <w:rFonts w:cs="CordiaUPC"/>
              </w:rPr>
              <w:t>Action</w:t>
            </w:r>
          </w:p>
          <w:p w:rsidR="003D42F3" w:rsidP="003D42F3" w:rsidRDefault="003D42F3" w14:paraId="5A048489" w14:textId="79FB916C">
            <w:r w:rsidRPr="003A1FD8">
              <w:rPr>
                <w:rFonts w:hint="cs" w:cs="Angsana New"/>
                <w:cs/>
              </w:rPr>
              <w:t xml:space="preserve">ปุ่ม </w:t>
            </w:r>
            <w:r w:rsidRPr="003A1FD8">
              <w:rPr>
                <w:rFonts w:cs="CordiaUPC"/>
              </w:rPr>
              <w:t>Delete</w:t>
            </w:r>
          </w:p>
        </w:tc>
        <w:tc>
          <w:tcPr>
            <w:tcW w:w="1091" w:type="pct"/>
            <w:gridSpan w:val="2"/>
          </w:tcPr>
          <w:p w:rsidR="003D42F3" w:rsidP="003D42F3" w:rsidRDefault="003D42F3" w14:paraId="7A5D5DC6" w14:textId="4306DC49">
            <w:r>
              <w:t>Button</w:t>
            </w:r>
          </w:p>
        </w:tc>
        <w:tc>
          <w:tcPr>
            <w:tcW w:w="3061" w:type="pct"/>
          </w:tcPr>
          <w:p w:rsidR="003D42F3" w:rsidP="003D42F3" w:rsidRDefault="003D42F3" w14:paraId="6AE3653F" w14:textId="793DC6B1">
            <w:r w:rsidRPr="0079598B">
              <w:rPr>
                <w:rFonts w:cs="Angsana New"/>
                <w:cs/>
              </w:rPr>
              <w:t>เมื่</w:t>
            </w:r>
            <w:r>
              <w:rPr>
                <w:rFonts w:hint="cs" w:cs="Angsana New"/>
                <w:cs/>
              </w:rPr>
              <w:t>อ</w:t>
            </w:r>
            <w:r w:rsidRPr="0079598B">
              <w:rPr>
                <w:rFonts w:cs="Angsana New"/>
                <w:cs/>
              </w:rPr>
              <w:t>กดปุ่มให้ทำการ</w:t>
            </w:r>
            <w:r>
              <w:rPr>
                <w:rFonts w:cs="CordiaUPC"/>
              </w:rPr>
              <w:t xml:space="preserve"> Delete </w:t>
            </w:r>
            <w:r>
              <w:rPr>
                <w:rFonts w:hint="cs" w:cs="Angsana New"/>
                <w:cs/>
              </w:rPr>
              <w:t xml:space="preserve">ข้อมูลของ </w:t>
            </w:r>
            <w:r>
              <w:rPr>
                <w:rFonts w:cs="CordiaUPC"/>
              </w:rPr>
              <w:t xml:space="preserve">Row </w:t>
            </w:r>
            <w:r>
              <w:rPr>
                <w:rFonts w:hint="cs" w:cs="Angsana New"/>
                <w:cs/>
              </w:rPr>
              <w:t>นั้นๆ</w:t>
            </w:r>
          </w:p>
        </w:tc>
      </w:tr>
      <w:tr w:rsidRPr="00BB37B4" w:rsidR="0096148E" w:rsidTr="00E4341A" w14:paraId="465AABF9" w14:textId="77777777">
        <w:trPr>
          <w:trHeight w:val="243"/>
        </w:trPr>
        <w:tc>
          <w:tcPr>
            <w:tcW w:w="848" w:type="pct"/>
          </w:tcPr>
          <w:p w:rsidR="0096148E" w:rsidP="003E4C59" w:rsidRDefault="0096148E" w14:paraId="296442EC" w14:textId="77777777">
            <w:r w:rsidRPr="003A1FD8">
              <w:rPr>
                <w:rFonts w:hint="cs" w:cs="Angsana New"/>
                <w:cs/>
              </w:rPr>
              <w:t xml:space="preserve">ปุ่ม </w:t>
            </w:r>
            <w:r w:rsidRPr="003A1FD8">
              <w:rPr>
                <w:rFonts w:cs="Angsana New"/>
                <w:cs/>
              </w:rPr>
              <w:t>+</w:t>
            </w:r>
          </w:p>
        </w:tc>
        <w:tc>
          <w:tcPr>
            <w:tcW w:w="1091" w:type="pct"/>
            <w:gridSpan w:val="2"/>
          </w:tcPr>
          <w:p w:rsidR="0096148E" w:rsidP="003E4C59" w:rsidRDefault="0096148E" w14:paraId="0668336A" w14:textId="77777777">
            <w:r>
              <w:t>Button</w:t>
            </w:r>
          </w:p>
        </w:tc>
        <w:tc>
          <w:tcPr>
            <w:tcW w:w="3061" w:type="pct"/>
          </w:tcPr>
          <w:p w:rsidR="0096148E" w:rsidP="003E4C59" w:rsidRDefault="0096148E" w14:paraId="668912E7" w14:textId="05F6CB2A">
            <w:pPr>
              <w:rPr>
                <w:rFonts w:cs="CordiaUPC"/>
              </w:rPr>
            </w:pPr>
            <w:r w:rsidRPr="007D14C9">
              <w:rPr>
                <w:rFonts w:cs="Angsana New"/>
                <w:cs/>
              </w:rPr>
              <w:t xml:space="preserve">เมื่อกดปุ่มให้ทำการ </w:t>
            </w:r>
            <w:r w:rsidRPr="007D14C9">
              <w:rPr>
                <w:rFonts w:cs="CordiaUPC"/>
              </w:rPr>
              <w:t xml:space="preserve">Visible </w:t>
            </w:r>
            <w:r>
              <w:rPr>
                <w:rFonts w:cs="CordiaUPC"/>
              </w:rPr>
              <w:t xml:space="preserve">VRBT </w:t>
            </w:r>
            <w:r w:rsidRPr="007D14C9">
              <w:rPr>
                <w:rFonts w:cs="CordiaUPC"/>
              </w:rPr>
              <w:t>Detail Section</w:t>
            </w:r>
          </w:p>
          <w:p w:rsidR="0096148E" w:rsidP="003E4C59" w:rsidRDefault="0096148E" w14:paraId="33A7229D" w14:textId="77777777">
            <w:pPr>
              <w:rPr>
                <w:rFonts w:cs="CordiaUPC"/>
                <w:cs/>
              </w:rPr>
            </w:pPr>
            <w:r>
              <w:rPr>
                <w:rFonts w:cs="CordiaUPC"/>
              </w:rPr>
              <w:t xml:space="preserve">Default </w:t>
            </w:r>
            <w:r>
              <w:rPr>
                <w:rFonts w:hint="cs" w:cs="Angsana New"/>
                <w:cs/>
              </w:rPr>
              <w:t>ค่าดังต่อไปนี้</w:t>
            </w:r>
          </w:p>
          <w:p w:rsidR="0096148E" w:rsidP="003E4C59" w:rsidRDefault="0096148E" w14:paraId="2DE7B867" w14:textId="77777777">
            <w:pPr>
              <w:pStyle w:val="ListParagraph"/>
              <w:numPr>
                <w:ilvl w:val="0"/>
                <w:numId w:val="14"/>
              </w:numPr>
              <w:rPr>
                <w:rFonts w:cs="CordiaUPC"/>
              </w:rPr>
            </w:pPr>
            <w:r>
              <w:rPr>
                <w:rFonts w:cs="CordiaUPC"/>
              </w:rPr>
              <w:t>d</w:t>
            </w:r>
            <w:r w:rsidRPr="008979A8">
              <w:rPr>
                <w:rFonts w:cs="CordiaUPC"/>
              </w:rPr>
              <w:t>urationType</w:t>
            </w:r>
            <w:r>
              <w:rPr>
                <w:rFonts w:cs="Angsana New"/>
                <w:cs/>
              </w:rPr>
              <w:t xml:space="preserve"> =  “</w:t>
            </w:r>
            <w:r>
              <w:rPr>
                <w:rFonts w:cs="CordiaUPC"/>
              </w:rPr>
              <w:t>Depend on Package</w:t>
            </w:r>
            <w:r>
              <w:rPr>
                <w:rFonts w:cs="Angsana New"/>
                <w:cs/>
              </w:rPr>
              <w:t>”</w:t>
            </w:r>
          </w:p>
          <w:p w:rsidRPr="00BF4250" w:rsidR="0096148E" w:rsidP="003E4C59" w:rsidRDefault="0096148E" w14:paraId="2D9A1951" w14:textId="77777777">
            <w:pPr>
              <w:pStyle w:val="ListParagraph"/>
              <w:numPr>
                <w:ilvl w:val="0"/>
                <w:numId w:val="14"/>
              </w:numPr>
              <w:rPr>
                <w:rFonts w:cs="CordiaUPC"/>
              </w:rPr>
            </w:pPr>
            <w:r w:rsidRPr="00BF4250">
              <w:rPr>
                <w:rFonts w:cs="CordiaUPC"/>
              </w:rPr>
              <w:t>durationFrom</w:t>
            </w:r>
            <w:r>
              <w:rPr>
                <w:rFonts w:cs="Angsana New"/>
                <w:cs/>
              </w:rPr>
              <w:t xml:space="preserve"> = </w:t>
            </w:r>
            <w:r>
              <w:rPr>
                <w:rFonts w:cs="CordiaUPC"/>
              </w:rPr>
              <w:t>1</w:t>
            </w:r>
          </w:p>
          <w:p w:rsidRPr="00C014B2" w:rsidR="0096148E" w:rsidP="003E4C59" w:rsidRDefault="0096148E" w14:paraId="0BCA005C" w14:textId="77777777">
            <w:pPr>
              <w:pStyle w:val="ListParagraph"/>
              <w:numPr>
                <w:ilvl w:val="0"/>
                <w:numId w:val="14"/>
              </w:numPr>
              <w:rPr>
                <w:rFonts w:cs="CordiaUPC"/>
              </w:rPr>
            </w:pPr>
            <w:r w:rsidRPr="00BF4250">
              <w:rPr>
                <w:rFonts w:cs="CordiaUPC"/>
              </w:rPr>
              <w:t xml:space="preserve">durationTo </w:t>
            </w:r>
            <w:r w:rsidRPr="00BF4250">
              <w:rPr>
                <w:rFonts w:cs="Angsana New"/>
                <w:cs/>
              </w:rPr>
              <w:t xml:space="preserve">= </w:t>
            </w:r>
            <w:r w:rsidRPr="00BF4250">
              <w:rPr>
                <w:rFonts w:cs="CordiaUPC"/>
              </w:rPr>
              <w:t xml:space="preserve">Copy </w:t>
            </w:r>
            <w:r w:rsidRPr="00BF4250">
              <w:rPr>
                <w:rFonts w:cs="Angsana New"/>
                <w:cs/>
              </w:rPr>
              <w:t xml:space="preserve">ค่ามาจาก </w:t>
            </w:r>
            <w:r w:rsidRPr="00BF4250">
              <w:rPr>
                <w:rFonts w:cs="CordiaUPC"/>
              </w:rPr>
              <w:t>package</w:t>
            </w:r>
            <w:r>
              <w:rPr>
                <w:rFonts w:cs="CordiaUPC"/>
              </w:rPr>
              <w:t>Duration</w:t>
            </w:r>
          </w:p>
          <w:p w:rsidR="0096148E" w:rsidP="003E4C59" w:rsidRDefault="0096148E" w14:paraId="5F7C8B48" w14:textId="77777777">
            <w:pPr>
              <w:pStyle w:val="ListParagraph"/>
              <w:numPr>
                <w:ilvl w:val="0"/>
                <w:numId w:val="14"/>
              </w:numPr>
              <w:rPr>
                <w:rFonts w:cs="CordiaUPC"/>
              </w:rPr>
            </w:pPr>
            <w:r w:rsidRPr="00BF4250">
              <w:rPr>
                <w:rFonts w:cs="CordiaUPC"/>
              </w:rPr>
              <w:t>durationUnit</w:t>
            </w:r>
            <w:r>
              <w:rPr>
                <w:rFonts w:cs="Angsana New"/>
                <w:cs/>
              </w:rPr>
              <w:t xml:space="preserve"> = </w:t>
            </w:r>
            <w:r w:rsidRPr="00BF4250">
              <w:rPr>
                <w:rFonts w:cs="CordiaUPC"/>
              </w:rPr>
              <w:t xml:space="preserve">Copy </w:t>
            </w:r>
            <w:r w:rsidRPr="00BF4250">
              <w:rPr>
                <w:rFonts w:cs="Angsana New"/>
                <w:cs/>
              </w:rPr>
              <w:t xml:space="preserve">ค่ามาจาก </w:t>
            </w:r>
            <w:r w:rsidRPr="00BF4250">
              <w:rPr>
                <w:rFonts w:cs="CordiaUPC"/>
              </w:rPr>
              <w:t>package</w:t>
            </w:r>
            <w:r>
              <w:rPr>
                <w:rFonts w:cs="CordiaUPC"/>
              </w:rPr>
              <w:t>DurationUnit</w:t>
            </w:r>
          </w:p>
          <w:p w:rsidR="0096148E" w:rsidP="003E4C59" w:rsidRDefault="0096148E" w14:paraId="47F83C65" w14:textId="77777777">
            <w:pPr>
              <w:pStyle w:val="ListParagraph"/>
              <w:numPr>
                <w:ilvl w:val="0"/>
                <w:numId w:val="14"/>
              </w:num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ถ้า </w:t>
            </w:r>
            <w:r>
              <w:rPr>
                <w:rFonts w:cs="CordiaUPC"/>
              </w:rPr>
              <w:t xml:space="preserve">customerType </w:t>
            </w:r>
            <w:r>
              <w:rPr>
                <w:rFonts w:cs="Angsana New"/>
                <w:cs/>
              </w:rPr>
              <w:t>= “</w:t>
            </w:r>
            <w:r>
              <w:rPr>
                <w:rFonts w:cs="CordiaUPC"/>
              </w:rPr>
              <w:t>Pre</w:t>
            </w:r>
            <w:r>
              <w:rPr>
                <w:rFonts w:cs="Angsana New"/>
                <w:cs/>
              </w:rPr>
              <w:t>-</w:t>
            </w:r>
            <w:r>
              <w:rPr>
                <w:rFonts w:cs="CordiaUPC"/>
              </w:rP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All</w:t>
            </w:r>
            <w:r>
              <w:rPr>
                <w:rFonts w:cs="Angsana New"/>
                <w:cs/>
              </w:rPr>
              <w:t>”</w:t>
            </w:r>
          </w:p>
          <w:p w:rsidR="0096148E" w:rsidP="003E4C59" w:rsidRDefault="0096148E" w14:paraId="1931D678" w14:textId="77777777">
            <w:pPr>
              <w:pStyle w:val="ListParagraph"/>
              <w:numPr>
                <w:ilvl w:val="1"/>
                <w:numId w:val="14"/>
              </w:numPr>
              <w:rPr>
                <w:rFonts w:cs="CordiaUPC"/>
              </w:rPr>
            </w:pPr>
            <w:r>
              <w:rPr>
                <w:rFonts w:cs="CordiaUPC"/>
              </w:rPr>
              <w:t>billCycle</w:t>
            </w:r>
            <w:r w:rsidRPr="008979A8">
              <w:rPr>
                <w:rFonts w:cs="CordiaUPC"/>
              </w:rPr>
              <w:t>Type</w:t>
            </w:r>
            <w:r>
              <w:rPr>
                <w:rFonts w:cs="Angsana New"/>
                <w:cs/>
              </w:rPr>
              <w:t xml:space="preserve"> = ”</w:t>
            </w:r>
            <w:r>
              <w:rPr>
                <w:rFonts w:cs="CordiaUPC"/>
              </w:rPr>
              <w:t>Depend on Package</w:t>
            </w:r>
            <w:r>
              <w:rPr>
                <w:rFonts w:cs="Angsana New"/>
                <w:cs/>
              </w:rPr>
              <w:t>”</w:t>
            </w:r>
          </w:p>
          <w:p w:rsidR="0096148E" w:rsidP="003E4C59" w:rsidRDefault="0096148E" w14:paraId="27FD8306" w14:textId="77777777">
            <w:pPr>
              <w:pStyle w:val="ListParagraph"/>
              <w:numPr>
                <w:ilvl w:val="1"/>
                <w:numId w:val="14"/>
              </w:numPr>
              <w:rPr>
                <w:rFonts w:cs="CordiaUPC"/>
              </w:rPr>
            </w:pPr>
            <w:r>
              <w:rPr>
                <w:rFonts w:cs="CordiaUPC"/>
              </w:rPr>
              <w:t xml:space="preserve">billCycleValue </w:t>
            </w:r>
            <w:r>
              <w:rPr>
                <w:rFonts w:cs="Angsana New"/>
                <w:cs/>
              </w:rPr>
              <w:t xml:space="preserve">= </w:t>
            </w:r>
            <w:r>
              <w:rPr>
                <w:rFonts w:cs="CordiaUPC"/>
              </w:rPr>
              <w:t xml:space="preserve">Copy </w:t>
            </w:r>
            <w:r>
              <w:rPr>
                <w:rFonts w:hint="cs" w:cs="Angsana New"/>
                <w:cs/>
              </w:rPr>
              <w:t xml:space="preserve">ค่ามาจาก </w:t>
            </w:r>
            <w:r>
              <w:rPr>
                <w:rFonts w:cs="CordiaUPC"/>
              </w:rPr>
              <w:t>packageBillCycle</w:t>
            </w:r>
          </w:p>
          <w:p w:rsidRPr="00BB37B4" w:rsidR="0096148E" w:rsidP="003E4C59" w:rsidRDefault="0096148E" w14:paraId="43985752" w14:textId="77777777">
            <w:pPr>
              <w:pStyle w:val="ListParagraph"/>
              <w:numPr>
                <w:ilvl w:val="1"/>
                <w:numId w:val="14"/>
              </w:numPr>
              <w:rPr>
                <w:rFonts w:cs="CordiaUPC"/>
              </w:rPr>
            </w:pPr>
            <w:r w:rsidRPr="00BB37B4">
              <w:rPr>
                <w:rFonts w:cs="CordiaUPC"/>
              </w:rPr>
              <w:t xml:space="preserve">billCycleUnit </w:t>
            </w:r>
            <w:r w:rsidRPr="00BB37B4">
              <w:rPr>
                <w:rFonts w:cs="Angsana New"/>
                <w:cs/>
              </w:rPr>
              <w:t xml:space="preserve">= </w:t>
            </w:r>
            <w:r w:rsidRPr="00BB37B4">
              <w:rPr>
                <w:rFonts w:cs="CordiaUPC"/>
              </w:rPr>
              <w:t xml:space="preserve">Copy </w:t>
            </w:r>
            <w:r w:rsidRPr="00BB37B4">
              <w:rPr>
                <w:rFonts w:cs="Angsana New"/>
                <w:cs/>
              </w:rPr>
              <w:t xml:space="preserve">ค่ามาจาก </w:t>
            </w:r>
            <w:r w:rsidRPr="00BB37B4">
              <w:rPr>
                <w:rFonts w:cs="CordiaUPC"/>
              </w:rPr>
              <w:t>packageBillCycleUnit</w:t>
            </w:r>
          </w:p>
        </w:tc>
      </w:tr>
      <w:tr w:rsidR="0096148E" w:rsidTr="003E4C59" w14:paraId="2E731783" w14:textId="77777777">
        <w:trPr>
          <w:trHeight w:val="243"/>
        </w:trPr>
        <w:tc>
          <w:tcPr>
            <w:tcW w:w="5000" w:type="pct"/>
            <w:gridSpan w:val="4"/>
            <w:shd w:val="clear" w:color="auto" w:fill="C2D69B" w:themeFill="accent3" w:themeFillTint="99"/>
          </w:tcPr>
          <w:p w:rsidR="0096148E" w:rsidP="003E4C59" w:rsidRDefault="0096148E" w14:paraId="1F84385D" w14:textId="06E34721">
            <w:pPr>
              <w:pStyle w:val="HeaderTable"/>
            </w:pPr>
            <w:r>
              <w:t>End VRBT Table Section</w:t>
            </w:r>
          </w:p>
        </w:tc>
      </w:tr>
      <w:tr w:rsidR="0096148E" w:rsidTr="003E4C59" w14:paraId="5D4B3C42" w14:textId="77777777">
        <w:trPr>
          <w:trHeight w:val="243"/>
        </w:trPr>
        <w:tc>
          <w:tcPr>
            <w:tcW w:w="5000" w:type="pct"/>
            <w:gridSpan w:val="4"/>
            <w:shd w:val="clear" w:color="auto" w:fill="C2D69B" w:themeFill="accent3" w:themeFillTint="99"/>
          </w:tcPr>
          <w:p w:rsidR="0096148E" w:rsidP="003E4C59" w:rsidRDefault="0096148E" w14:paraId="1059BA42" w14:textId="5DFDC9A1">
            <w:pPr>
              <w:pStyle w:val="HeaderTable"/>
            </w:pPr>
            <w:bookmarkStart w:name="_Hlk92369350" w:id="27"/>
            <w:r>
              <w:t>VRBT Detail Section</w:t>
            </w:r>
          </w:p>
        </w:tc>
      </w:tr>
      <w:bookmarkEnd w:id="27"/>
      <w:tr w:rsidR="001F6C46" w:rsidTr="0096148E" w14:paraId="0D60A0E3" w14:textId="77777777">
        <w:trPr>
          <w:trHeight w:val="243"/>
        </w:trPr>
        <w:tc>
          <w:tcPr>
            <w:tcW w:w="848" w:type="pct"/>
          </w:tcPr>
          <w:p w:rsidR="001F6C46" w:rsidP="001F6C46" w:rsidRDefault="001F6C46" w14:paraId="77E59F6A" w14:textId="78F9D162">
            <w:r>
              <w:t>productName</w:t>
            </w:r>
          </w:p>
        </w:tc>
        <w:tc>
          <w:tcPr>
            <w:tcW w:w="1091" w:type="pct"/>
            <w:gridSpan w:val="2"/>
          </w:tcPr>
          <w:p w:rsidR="001F6C46" w:rsidP="001F6C46" w:rsidRDefault="001F6C46" w14:paraId="3F2193BA" w14:textId="2FB456BA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>Drop Down List</w:t>
            </w:r>
          </w:p>
        </w:tc>
        <w:tc>
          <w:tcPr>
            <w:tcW w:w="3061" w:type="pct"/>
          </w:tcPr>
          <w:p w:rsidRPr="00E4341A" w:rsidR="001F6C46" w:rsidP="001F6C46" w:rsidRDefault="001F6C46" w14:paraId="7403A6FC" w14:textId="51E3BDE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Label </w:t>
            </w:r>
            <w:r>
              <w:rPr>
                <w:rFonts w:cs="Angsana New"/>
                <w:color w:val="000000" w:themeColor="text1"/>
                <w:cs/>
              </w:rPr>
              <w:t xml:space="preserve">: </w:t>
            </w:r>
            <w:r>
              <w:rPr>
                <w:rFonts w:cs="Angsana New"/>
                <w:color w:val="FF0000"/>
                <w:cs/>
              </w:rPr>
              <w:t>*</w:t>
            </w:r>
            <w:r>
              <w:rPr>
                <w:color w:val="FF0000"/>
              </w:rPr>
              <w:t xml:space="preserve">Product Name </w:t>
            </w:r>
            <w:r>
              <w:rPr>
                <w:rFonts w:cs="CordiaUPC"/>
                <w:color w:val="FF0000"/>
                <w:cs/>
              </w:rPr>
              <w:t xml:space="preserve">: </w:t>
            </w:r>
          </w:p>
          <w:p w:rsidR="001F6C46" w:rsidP="001F6C46" w:rsidRDefault="001F6C46" w14:paraId="062D27E8" w14:textId="7A3F2117">
            <w:pPr>
              <w:rPr>
                <w:rFonts w:cs="CordiaUPC"/>
                <w:cs/>
              </w:rPr>
            </w:pPr>
            <w:r w:rsidRPr="001142BC">
              <w:t xml:space="preserve">List of Value </w:t>
            </w:r>
            <w:r w:rsidRPr="001142BC">
              <w:rPr>
                <w:rFonts w:cs="Angsana New"/>
                <w:cs/>
              </w:rPr>
              <w:t xml:space="preserve">: </w:t>
            </w:r>
            <w:r w:rsidRPr="00B916D9">
              <w:rPr>
                <w:rFonts w:cs="Angsana New"/>
                <w:cs/>
              </w:rPr>
              <w:t>ดึงข้อมูลจาก</w:t>
            </w:r>
            <w:r w:rsidRPr="00B916D9">
              <w:rPr>
                <w:rFonts w:cs="CordiaUPC"/>
              </w:rPr>
              <w:t xml:space="preserve">DB </w:t>
            </w:r>
            <w:r w:rsidRPr="00B916D9">
              <w:rPr>
                <w:rFonts w:cs="Angsana New"/>
                <w:cs/>
              </w:rPr>
              <w:t xml:space="preserve">ที่ </w:t>
            </w:r>
            <w:r w:rsidRPr="00B916D9">
              <w:rPr>
                <w:rFonts w:cs="CordiaUPC"/>
              </w:rPr>
              <w:t xml:space="preserve">Table </w:t>
            </w:r>
            <w:r w:rsidR="00B505A9">
              <w:rPr>
                <w:rFonts w:cs="CordiaUPC"/>
              </w:rPr>
              <w:t>SGL_PRODUCT</w:t>
            </w:r>
          </w:p>
        </w:tc>
      </w:tr>
      <w:tr w:rsidR="001F6C46" w:rsidTr="00E4341A" w14:paraId="5091FC05" w14:textId="77777777">
        <w:trPr>
          <w:trHeight w:val="243"/>
        </w:trPr>
        <w:tc>
          <w:tcPr>
            <w:tcW w:w="848" w:type="pct"/>
          </w:tcPr>
          <w:p w:rsidR="001F6C46" w:rsidP="001F6C46" w:rsidRDefault="001F6C46" w14:paraId="2A53985A" w14:textId="0535788C">
            <w:bookmarkStart w:name="_Hlk92369481" w:id="28"/>
            <w:r>
              <w:t>partnerSKU</w:t>
            </w:r>
          </w:p>
        </w:tc>
        <w:tc>
          <w:tcPr>
            <w:tcW w:w="1091" w:type="pct"/>
            <w:gridSpan w:val="2"/>
          </w:tcPr>
          <w:p w:rsidR="001F6C46" w:rsidP="001F6C46" w:rsidRDefault="001F6C46" w14:paraId="64088F82" w14:textId="69AAFA17">
            <w:pPr>
              <w:rPr>
                <w:rFonts w:cs="CordiaUPC"/>
              </w:rPr>
            </w:pPr>
            <w:r>
              <w:t>Shuttle Box</w:t>
            </w:r>
          </w:p>
        </w:tc>
        <w:tc>
          <w:tcPr>
            <w:tcW w:w="3061" w:type="pct"/>
          </w:tcPr>
          <w:p w:rsidR="001F6C46" w:rsidP="001F6C46" w:rsidRDefault="001F6C46" w14:paraId="5F493AF7" w14:textId="29B5922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Label </w:t>
            </w:r>
            <w:r>
              <w:rPr>
                <w:rFonts w:cs="Angsana New"/>
                <w:color w:val="000000" w:themeColor="text1"/>
                <w:cs/>
              </w:rPr>
              <w:t xml:space="preserve">: </w:t>
            </w:r>
            <w:r>
              <w:rPr>
                <w:rFonts w:cs="Angsana New"/>
                <w:color w:val="FF0000"/>
                <w:cs/>
              </w:rPr>
              <w:t>*</w:t>
            </w:r>
            <w:r>
              <w:rPr>
                <w:color w:val="FF0000"/>
              </w:rPr>
              <w:t>Partner SKU</w:t>
            </w:r>
          </w:p>
          <w:p w:rsidR="001F6C46" w:rsidP="001F6C46" w:rsidRDefault="001F6C46" w14:paraId="37764DC3" w14:textId="7610C616">
            <w:pPr>
              <w:rPr>
                <w:rFonts w:cs="CordiaUPC"/>
              </w:rPr>
            </w:pPr>
            <w:r w:rsidRPr="00AE3523">
              <w:rPr>
                <w:rFonts w:cs="CordiaUPC"/>
              </w:rPr>
              <w:t xml:space="preserve">List of Value </w:t>
            </w:r>
            <w:r w:rsidRPr="00AE3523"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rPr>
                <w:rFonts w:cs="CordiaUPC"/>
                <w:cs/>
              </w:rPr>
              <w:t xml:space="preserve"> </w:t>
            </w:r>
            <w:commentRangeStart w:id="29"/>
            <w:r w:rsidR="003E5FFD">
              <w:t>DB</w:t>
            </w:r>
            <w:commentRangeEnd w:id="29"/>
            <w:r w:rsidR="003E5FFD">
              <w:rPr>
                <w:rStyle w:val="CommentReference"/>
              </w:rPr>
              <w:commentReference w:id="29"/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E4341A" w:rsidR="003E5FFD">
              <w:rPr>
                <w:rFonts w:cs="CordiaUPC"/>
                <w:color w:val="000000"/>
              </w:rPr>
              <w:t>sp</w:t>
            </w:r>
            <w:r w:rsidRPr="00E4341A" w:rsidR="003E5FFD">
              <w:rPr>
                <w:rFonts w:cs="CordiaUPC"/>
                <w:color w:val="000000"/>
                <w:cs/>
              </w:rPr>
              <w:t>.</w:t>
            </w:r>
            <w:r w:rsidRPr="00E4341A" w:rsidR="003E5FFD">
              <w:rPr>
                <w:rFonts w:cs="CordiaUPC"/>
              </w:rPr>
              <w:t>name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 w:rsidR="003E5FFD">
              <w:t>productName</w:t>
            </w:r>
          </w:p>
        </w:tc>
      </w:tr>
      <w:bookmarkEnd w:id="28"/>
      <w:tr w:rsidR="001F6C46" w:rsidTr="00E4341A" w14:paraId="0985B0CC" w14:textId="77777777">
        <w:trPr>
          <w:trHeight w:val="243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C2D69B" w:themeFill="accent3" w:themeFillTint="99"/>
          </w:tcPr>
          <w:p w:rsidR="001F6C46" w:rsidP="001F6C46" w:rsidRDefault="001F6C46" w14:paraId="473EC204" w14:textId="77777777">
            <w:pPr>
              <w:pStyle w:val="HeaderTable"/>
              <w:rPr>
                <w:rtl/>
              </w:rPr>
            </w:pPr>
            <w:r w:rsidRPr="008979A8">
              <w:t xml:space="preserve">Duration </w:t>
            </w:r>
            <w:r>
              <w:t>Section</w:t>
            </w:r>
          </w:p>
          <w:p w:rsidR="001F6C46" w:rsidP="001F6C46" w:rsidRDefault="001F6C46" w14:paraId="25BE1DB0" w14:textId="64DE091B">
            <w:pPr>
              <w:pStyle w:val="HeaderTable"/>
            </w:pPr>
            <w:r>
              <w:rPr>
                <w:rFonts w:hint="cs"/>
                <w:cs/>
                <w:lang w:bidi="th-TH"/>
              </w:rPr>
              <w:t>ถ้า</w:t>
            </w:r>
            <w:r w:rsidRPr="00E4341A">
              <w:rPr>
                <w:b w:val="0"/>
                <w:bCs/>
              </w:rPr>
              <w:t xml:space="preserve"> Customer Type </w:t>
            </w:r>
            <w:r w:rsidRPr="00E4341A">
              <w:rPr>
                <w:b w:val="0"/>
                <w:bCs/>
                <w:cs/>
                <w:lang w:bidi="th-TH"/>
              </w:rPr>
              <w:t>= “</w:t>
            </w:r>
            <w:r w:rsidRPr="00E4341A">
              <w:rPr>
                <w:b w:val="0"/>
                <w:bCs/>
              </w:rPr>
              <w:t>Pre paid</w:t>
            </w:r>
            <w:r w:rsidRPr="00E4341A">
              <w:rPr>
                <w:b w:val="0"/>
                <w:bCs/>
                <w:cs/>
                <w:lang w:bidi="th-TH"/>
              </w:rPr>
              <w:t>”</w:t>
            </w:r>
            <w:r>
              <w:rPr>
                <w:cs/>
                <w:lang w:bidi="th-TH"/>
              </w:rPr>
              <w:t xml:space="preserve"> </w:t>
            </w:r>
            <w:r>
              <w:rPr>
                <w:rFonts w:hint="cs"/>
                <w:cs/>
                <w:lang w:bidi="th-TH"/>
              </w:rPr>
              <w:t xml:space="preserve">และ </w:t>
            </w:r>
            <w:r w:rsidRPr="00E4341A">
              <w:rPr>
                <w:b w:val="0"/>
                <w:bCs/>
              </w:rPr>
              <w:t xml:space="preserve">Multi Duration </w:t>
            </w:r>
            <w:r w:rsidRPr="00E4341A">
              <w:rPr>
                <w:b w:val="0"/>
                <w:bCs/>
                <w:cs/>
                <w:lang w:bidi="th-TH"/>
              </w:rPr>
              <w:t>= “</w:t>
            </w:r>
            <w:r w:rsidRPr="00E4341A">
              <w:rPr>
                <w:b w:val="0"/>
                <w:bCs/>
              </w:rPr>
              <w:t>Yes</w:t>
            </w:r>
            <w:r w:rsidRPr="00E4341A">
              <w:rPr>
                <w:b w:val="0"/>
                <w:bCs/>
                <w:cs/>
                <w:lang w:bidi="th-TH"/>
              </w:rPr>
              <w:t>”</w:t>
            </w:r>
            <w:r>
              <w:rPr>
                <w:bCs/>
                <w:cs/>
                <w:lang w:bidi="th-TH"/>
              </w:rPr>
              <w:t xml:space="preserve"> </w:t>
            </w:r>
            <w:r>
              <w:rPr>
                <w:rFonts w:hint="cs"/>
                <w:cs/>
                <w:lang w:bidi="th-TH"/>
              </w:rPr>
              <w:t xml:space="preserve">ให้ </w:t>
            </w:r>
            <w:r w:rsidRPr="00E4341A">
              <w:rPr>
                <w:b w:val="0"/>
                <w:bCs/>
              </w:rPr>
              <w:t>Visible</w:t>
            </w:r>
            <w:r>
              <w:rPr>
                <w:bCs/>
                <w:cs/>
                <w:lang w:bidi="th-TH"/>
              </w:rPr>
              <w:t xml:space="preserve"> </w:t>
            </w:r>
            <w:r>
              <w:rPr>
                <w:rFonts w:hint="cs"/>
                <w:cs/>
                <w:lang w:bidi="th-TH"/>
              </w:rPr>
              <w:t xml:space="preserve">ถ้าไม่ใช่ให้ </w:t>
            </w:r>
            <w:r w:rsidRPr="00E4341A">
              <w:rPr>
                <w:b w:val="0"/>
                <w:bCs/>
              </w:rPr>
              <w:t>Invisible</w:t>
            </w:r>
          </w:p>
        </w:tc>
      </w:tr>
      <w:tr w:rsidRPr="00DD58E4" w:rsidR="001F6C46" w:rsidTr="003E4C59" w14:paraId="7C5220F0" w14:textId="77777777">
        <w:trPr>
          <w:trHeight w:val="243"/>
        </w:trPr>
        <w:tc>
          <w:tcPr>
            <w:tcW w:w="848" w:type="pct"/>
          </w:tcPr>
          <w:p w:rsidR="001F6C46" w:rsidP="001F6C46" w:rsidRDefault="001F6C46" w14:paraId="00EAFAE6" w14:textId="77777777">
            <w:r>
              <w:rPr>
                <w:rFonts w:cs="CordiaUPC"/>
              </w:rPr>
              <w:t>d</w:t>
            </w:r>
            <w:r w:rsidRPr="008979A8">
              <w:rPr>
                <w:rFonts w:cs="CordiaUPC"/>
              </w:rPr>
              <w:t>urationType</w:t>
            </w:r>
          </w:p>
        </w:tc>
        <w:tc>
          <w:tcPr>
            <w:tcW w:w="1075" w:type="pct"/>
          </w:tcPr>
          <w:p w:rsidR="001F6C46" w:rsidP="001F6C46" w:rsidRDefault="001F6C46" w14:paraId="51A7F310" w14:textId="77777777">
            <w:r w:rsidRPr="008979A8">
              <w:rPr>
                <w:rFonts w:cs="CordiaUPC"/>
              </w:rPr>
              <w:t>Radio Button</w:t>
            </w:r>
          </w:p>
        </w:tc>
        <w:tc>
          <w:tcPr>
            <w:tcW w:w="3077" w:type="pct"/>
            <w:gridSpan w:val="2"/>
          </w:tcPr>
          <w:p w:rsidR="001F6C46" w:rsidP="001F6C46" w:rsidRDefault="001F6C46" w14:paraId="33249EC8" w14:textId="77777777">
            <w:pPr>
              <w:rPr>
                <w:rFonts w:cs="CordiaUPC"/>
                <w:color w:val="FF0000"/>
              </w:rPr>
            </w:pPr>
            <w:r w:rsidRPr="008979A8">
              <w:rPr>
                <w:rFonts w:cs="CordiaUPC"/>
              </w:rPr>
              <w:t xml:space="preserve">Label </w:t>
            </w:r>
            <w:r w:rsidRPr="008979A8">
              <w:rPr>
                <w:rFonts w:cs="Angsana New"/>
                <w:cs/>
              </w:rPr>
              <w:t xml:space="preserve">:  </w:t>
            </w:r>
            <w:r w:rsidRPr="008979A8">
              <w:rPr>
                <w:rFonts w:cs="Angsana New"/>
                <w:color w:val="FF0000"/>
                <w:cs/>
              </w:rPr>
              <w:t>*</w:t>
            </w:r>
            <w:r w:rsidRPr="008979A8">
              <w:rPr>
                <w:rFonts w:cs="CordiaUPC"/>
                <w:color w:val="FF0000"/>
              </w:rPr>
              <w:t>Duration Type</w:t>
            </w:r>
          </w:p>
          <w:p w:rsidR="001F6C46" w:rsidP="001F6C46" w:rsidRDefault="001F6C46" w14:paraId="1EEC282A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List of Value </w:t>
            </w:r>
            <w:r>
              <w:rPr>
                <w:rFonts w:cs="Angsana New"/>
                <w:cs/>
              </w:rPr>
              <w:t xml:space="preserve">: </w:t>
            </w:r>
            <w:r w:rsidRPr="00B916D9">
              <w:rPr>
                <w:rFonts w:cs="Angsana New"/>
                <w:cs/>
              </w:rPr>
              <w:t>ดึงข้อมูลจาก</w:t>
            </w:r>
            <w:r w:rsidRPr="00B916D9">
              <w:rPr>
                <w:rFonts w:cs="CordiaUPC"/>
              </w:rPr>
              <w:t xml:space="preserve">DB </w:t>
            </w:r>
            <w:r w:rsidRPr="00B916D9">
              <w:rPr>
                <w:rFonts w:cs="Angsana New"/>
                <w:cs/>
              </w:rPr>
              <w:t xml:space="preserve">ที่ </w:t>
            </w:r>
            <w:r w:rsidRPr="00B916D9">
              <w:rPr>
                <w:rFonts w:cs="CordiaUPC"/>
              </w:rPr>
              <w:t xml:space="preserve">Table FLW_CFG_LOV </w:t>
            </w:r>
            <w:r w:rsidRPr="00B916D9">
              <w:rPr>
                <w:rFonts w:cs="Angsana New"/>
                <w:cs/>
              </w:rPr>
              <w:t xml:space="preserve">โดย </w:t>
            </w:r>
            <w:r w:rsidRPr="00B916D9">
              <w:rPr>
                <w:rFonts w:cs="CordiaUPC"/>
              </w:rPr>
              <w:t xml:space="preserve">group_type </w:t>
            </w:r>
            <w:r w:rsidRPr="00B916D9">
              <w:rPr>
                <w:rFonts w:cs="Angsana New"/>
                <w:cs/>
              </w:rPr>
              <w:t>= ‘</w:t>
            </w:r>
            <w:r w:rsidRPr="008979A8">
              <w:rPr>
                <w:rFonts w:cs="CordiaUPC"/>
              </w:rPr>
              <w:t>Duration</w:t>
            </w:r>
            <w:r>
              <w:rPr>
                <w:rFonts w:cs="Angsana New"/>
                <w:cs/>
              </w:rPr>
              <w:t xml:space="preserve"> </w:t>
            </w:r>
            <w:r w:rsidRPr="008979A8">
              <w:rPr>
                <w:rFonts w:cs="CordiaUPC"/>
              </w:rPr>
              <w:t>Type</w:t>
            </w:r>
            <w:r>
              <w:rPr>
                <w:rFonts w:cs="Angsana New"/>
                <w:cs/>
              </w:rPr>
              <w:t>’</w:t>
            </w:r>
          </w:p>
          <w:p w:rsidRPr="008979A8" w:rsidR="001F6C46" w:rsidP="001F6C46" w:rsidRDefault="001F6C46" w14:paraId="64CD8E00" w14:textId="77777777">
            <w:pPr>
              <w:spacing w:after="0" w:line="259" w:lineRule="auto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เมื่อคลิกเลือกค่าเป็น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Depend on Package</w:t>
            </w:r>
            <w:r>
              <w:rPr>
                <w:rFonts w:cs="Angsana New"/>
                <w:cs/>
              </w:rPr>
              <w:t xml:space="preserve">” </w:t>
            </w:r>
            <w:r w:rsidRPr="008979A8">
              <w:rPr>
                <w:rFonts w:cs="Angsana New"/>
                <w:cs/>
              </w:rPr>
              <w:t xml:space="preserve">ให้ </w:t>
            </w:r>
            <w:r w:rsidRPr="008979A8">
              <w:rPr>
                <w:rFonts w:cs="CordiaUPC"/>
              </w:rPr>
              <w:t xml:space="preserve">Default </w:t>
            </w:r>
            <w:r w:rsidRPr="008979A8">
              <w:rPr>
                <w:rFonts w:cs="Angsana New"/>
                <w:cs/>
              </w:rPr>
              <w:t>ค่า</w:t>
            </w:r>
          </w:p>
          <w:p w:rsidR="001F6C46" w:rsidP="001F6C46" w:rsidRDefault="001F6C46" w14:paraId="3CCD7F6D" w14:textId="77777777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cs="CordiaUPC"/>
              </w:rPr>
            </w:pPr>
            <w:r>
              <w:rPr>
                <w:rFonts w:cs="CordiaUPC"/>
              </w:rPr>
              <w:t>d</w:t>
            </w:r>
            <w:r w:rsidRPr="008979A8">
              <w:rPr>
                <w:rFonts w:cs="CordiaUPC"/>
              </w:rPr>
              <w:t>uration</w:t>
            </w:r>
            <w:r>
              <w:rPr>
                <w:rFonts w:cs="CordiaUPC"/>
              </w:rPr>
              <w:t>F</w:t>
            </w:r>
            <w:r w:rsidRPr="008979A8">
              <w:rPr>
                <w:rFonts w:cs="CordiaUPC"/>
              </w:rPr>
              <w:t xml:space="preserve">rom </w:t>
            </w:r>
            <w:r w:rsidRPr="008979A8">
              <w:rPr>
                <w:rFonts w:cs="Angsana New"/>
                <w:cs/>
              </w:rPr>
              <w:t xml:space="preserve">= </w:t>
            </w:r>
            <w:r w:rsidRPr="008979A8">
              <w:rPr>
                <w:rFonts w:cs="CordiaUPC"/>
              </w:rPr>
              <w:t>1</w:t>
            </w:r>
          </w:p>
          <w:p w:rsidRPr="00DD58E4" w:rsidR="001F6C46" w:rsidP="001F6C46" w:rsidRDefault="001F6C46" w14:paraId="329E41E1" w14:textId="77777777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cs="CordiaUPC"/>
              </w:rPr>
            </w:pPr>
            <w:r w:rsidRPr="00DD58E4">
              <w:rPr>
                <w:rFonts w:cs="CordiaUPC"/>
              </w:rPr>
              <w:t xml:space="preserve">durationTo </w:t>
            </w:r>
            <w:r w:rsidRPr="00DD58E4">
              <w:rPr>
                <w:rFonts w:cs="Angsana New"/>
                <w:cs/>
              </w:rPr>
              <w:t xml:space="preserve">= </w:t>
            </w:r>
            <w:r w:rsidRPr="00DD58E4">
              <w:rPr>
                <w:rFonts w:cs="CordiaUPC"/>
              </w:rPr>
              <w:t>packageDuration</w:t>
            </w:r>
          </w:p>
        </w:tc>
      </w:tr>
      <w:tr w:rsidR="001F6C46" w:rsidTr="003E4C59" w14:paraId="3B27489B" w14:textId="77777777">
        <w:trPr>
          <w:trHeight w:val="243"/>
        </w:trPr>
        <w:tc>
          <w:tcPr>
            <w:tcW w:w="848" w:type="pct"/>
          </w:tcPr>
          <w:p w:rsidR="001F6C46" w:rsidP="001F6C46" w:rsidRDefault="001F6C46" w14:paraId="75C68CF9" w14:textId="77777777">
            <w:r>
              <w:rPr>
                <w:rFonts w:cs="CordiaUPC"/>
              </w:rPr>
              <w:t>d</w:t>
            </w:r>
            <w:r w:rsidRPr="008979A8">
              <w:rPr>
                <w:rFonts w:cs="CordiaUPC"/>
              </w:rPr>
              <w:t>urationFrom</w:t>
            </w:r>
          </w:p>
        </w:tc>
        <w:tc>
          <w:tcPr>
            <w:tcW w:w="1075" w:type="pct"/>
          </w:tcPr>
          <w:p w:rsidR="001F6C46" w:rsidP="001F6C46" w:rsidRDefault="001F6C46" w14:paraId="5D1B1AFA" w14:textId="77777777">
            <w:r>
              <w:rPr>
                <w:rFonts w:cs="CordiaUPC"/>
              </w:rPr>
              <w:t>Text Box</w:t>
            </w:r>
          </w:p>
        </w:tc>
        <w:tc>
          <w:tcPr>
            <w:tcW w:w="3077" w:type="pct"/>
            <w:gridSpan w:val="2"/>
          </w:tcPr>
          <w:p w:rsidR="001F6C46" w:rsidP="001F6C46" w:rsidRDefault="001F6C46" w14:paraId="73E6BFA9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 xml:space="preserve">Label </w:t>
            </w:r>
            <w:r w:rsidRPr="008979A8">
              <w:rPr>
                <w:rFonts w:cs="Angsana New"/>
                <w:cs/>
              </w:rPr>
              <w:t xml:space="preserve">:  </w:t>
            </w:r>
            <w:r w:rsidRPr="008979A8">
              <w:rPr>
                <w:rFonts w:cs="Angsana New"/>
                <w:color w:val="FF0000"/>
                <w:cs/>
              </w:rPr>
              <w:t>*</w:t>
            </w:r>
            <w:r w:rsidRPr="008979A8">
              <w:rPr>
                <w:rFonts w:cs="CordiaUPC"/>
                <w:color w:val="FF0000"/>
              </w:rPr>
              <w:t>Duration</w:t>
            </w:r>
            <w:r>
              <w:rPr>
                <w:rFonts w:cs="Angsana New"/>
                <w:cs/>
              </w:rPr>
              <w:t xml:space="preserve"> : …</w:t>
            </w:r>
            <w:r>
              <w:rPr>
                <w:rFonts w:cs="CordiaUPC"/>
              </w:rPr>
              <w:t>From</w:t>
            </w:r>
            <w:r>
              <w:rPr>
                <w:rFonts w:cs="Angsana New"/>
                <w:cs/>
              </w:rPr>
              <w:t xml:space="preserve">… </w:t>
            </w:r>
            <w:r>
              <w:rPr>
                <w:rFonts w:cs="CordiaUPC"/>
              </w:rPr>
              <w:t xml:space="preserve">to </w:t>
            </w:r>
            <w:r>
              <w:rPr>
                <w:rFonts w:cs="Angsana New"/>
                <w:cs/>
              </w:rPr>
              <w:t>…</w:t>
            </w:r>
            <w:r>
              <w:rPr>
                <w:rFonts w:cs="CordiaUPC"/>
              </w:rPr>
              <w:t>To</w:t>
            </w:r>
            <w:r>
              <w:rPr>
                <w:rFonts w:cs="Angsana New"/>
                <w:cs/>
              </w:rPr>
              <w:t>… …</w:t>
            </w:r>
            <w:r>
              <w:rPr>
                <w:rFonts w:cs="CordiaUPC"/>
              </w:rPr>
              <w:t>Unit</w:t>
            </w:r>
            <w:r>
              <w:rPr>
                <w:rFonts w:cs="Angsana New"/>
                <w:cs/>
              </w:rPr>
              <w:t>…</w:t>
            </w:r>
          </w:p>
          <w:p w:rsidR="001F6C46" w:rsidP="001F6C46" w:rsidRDefault="001F6C46" w14:paraId="7653A43D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 xml:space="preserve">Enabled </w:t>
            </w:r>
            <w:r w:rsidRPr="008979A8">
              <w:rPr>
                <w:rFonts w:cs="Angsana New"/>
                <w:cs/>
              </w:rPr>
              <w:t xml:space="preserve">เมื่อ </w:t>
            </w:r>
            <w:r w:rsidRPr="008979A8">
              <w:rPr>
                <w:rFonts w:cs="CordiaUPC"/>
              </w:rPr>
              <w:t xml:space="preserve">Duration Type </w:t>
            </w:r>
            <w:r w:rsidRPr="008979A8">
              <w:rPr>
                <w:rFonts w:cs="Angsana New"/>
                <w:cs/>
              </w:rPr>
              <w:t>เป็น “</w:t>
            </w:r>
            <w:r w:rsidRPr="008979A8">
              <w:rPr>
                <w:rFonts w:cs="CordiaUPC"/>
              </w:rPr>
              <w:t>Specific</w:t>
            </w:r>
            <w:r w:rsidRPr="008979A8">
              <w:rPr>
                <w:rFonts w:cs="Angsana New"/>
                <w:cs/>
              </w:rPr>
              <w:t>”</w:t>
            </w:r>
          </w:p>
          <w:p w:rsidR="001F6C46" w:rsidP="001F6C46" w:rsidRDefault="001F6C46" w14:paraId="01D09D18" w14:textId="77777777">
            <w:r>
              <w:rPr>
                <w:rFonts w:hint="cs" w:cs="Angsana New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>:</w:t>
            </w:r>
            <w:r>
              <w:rPr>
                <w:rFonts w:hint="cs" w:cs="Angsana New"/>
                <w:cs/>
              </w:rPr>
              <w:t xml:space="preserve"> ใส่ได้เฉพาะตัวเลขเท่านั้น</w:t>
            </w:r>
          </w:p>
        </w:tc>
      </w:tr>
      <w:tr w:rsidR="001F6C46" w:rsidTr="003E4C59" w14:paraId="1E67905B" w14:textId="77777777">
        <w:trPr>
          <w:trHeight w:val="243"/>
        </w:trPr>
        <w:tc>
          <w:tcPr>
            <w:tcW w:w="848" w:type="pct"/>
          </w:tcPr>
          <w:p w:rsidR="001F6C46" w:rsidP="001F6C46" w:rsidRDefault="001F6C46" w14:paraId="6D194690" w14:textId="77777777">
            <w:r>
              <w:rPr>
                <w:rFonts w:cs="CordiaUPC"/>
              </w:rPr>
              <w:t>d</w:t>
            </w:r>
            <w:r w:rsidRPr="008979A8">
              <w:rPr>
                <w:rFonts w:cs="CordiaUPC"/>
              </w:rPr>
              <w:t>urationTo</w:t>
            </w:r>
          </w:p>
        </w:tc>
        <w:tc>
          <w:tcPr>
            <w:tcW w:w="1075" w:type="pct"/>
          </w:tcPr>
          <w:p w:rsidR="001F6C46" w:rsidP="001F6C46" w:rsidRDefault="001F6C46" w14:paraId="7DB4F480" w14:textId="77777777">
            <w:r>
              <w:rPr>
                <w:rFonts w:cs="CordiaUPC"/>
              </w:rPr>
              <w:t>Text Box</w:t>
            </w:r>
          </w:p>
        </w:tc>
        <w:tc>
          <w:tcPr>
            <w:tcW w:w="3077" w:type="pct"/>
            <w:gridSpan w:val="2"/>
          </w:tcPr>
          <w:p w:rsidR="001F6C46" w:rsidP="001F6C46" w:rsidRDefault="001F6C46" w14:paraId="2214CBD0" w14:textId="77777777">
            <w:pPr>
              <w:rPr>
                <w:rFonts w:cs="CordiaUPC"/>
              </w:rPr>
            </w:pPr>
            <w:r w:rsidRPr="008979A8">
              <w:rPr>
                <w:rFonts w:cs="Angsana New"/>
                <w:cs/>
              </w:rPr>
              <w:t xml:space="preserve">อยู่บรรทัดเดียวกับ </w:t>
            </w:r>
            <w:r w:rsidRPr="008979A8">
              <w:rPr>
                <w:rFonts w:cs="CordiaUPC"/>
              </w:rPr>
              <w:t>Duration From</w:t>
            </w:r>
          </w:p>
          <w:p w:rsidR="001F6C46" w:rsidP="001F6C46" w:rsidRDefault="001F6C46" w14:paraId="12DBA10A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 xml:space="preserve">Enabled </w:t>
            </w:r>
            <w:r w:rsidRPr="008979A8">
              <w:rPr>
                <w:rFonts w:cs="Angsana New"/>
                <w:cs/>
              </w:rPr>
              <w:t xml:space="preserve">เมื่อ </w:t>
            </w:r>
            <w:r w:rsidRPr="008979A8">
              <w:rPr>
                <w:rFonts w:cs="CordiaUPC"/>
              </w:rPr>
              <w:t xml:space="preserve">Duration Type </w:t>
            </w:r>
            <w:r w:rsidRPr="008979A8">
              <w:rPr>
                <w:rFonts w:cs="Angsana New"/>
                <w:cs/>
              </w:rPr>
              <w:t>เป็น “</w:t>
            </w:r>
            <w:r w:rsidRPr="008979A8">
              <w:rPr>
                <w:rFonts w:cs="CordiaUPC"/>
              </w:rPr>
              <w:t>Specific</w:t>
            </w:r>
            <w:r w:rsidRPr="008979A8">
              <w:rPr>
                <w:rFonts w:cs="Angsana New"/>
                <w:cs/>
              </w:rPr>
              <w:t>”</w:t>
            </w:r>
          </w:p>
          <w:p w:rsidR="001F6C46" w:rsidP="001F6C46" w:rsidRDefault="001F6C46" w14:paraId="0EBDB223" w14:textId="77777777">
            <w:r>
              <w:rPr>
                <w:rFonts w:hint="cs" w:cs="Angsana New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>:</w:t>
            </w:r>
            <w:r>
              <w:rPr>
                <w:rFonts w:hint="cs" w:cs="Angsana New"/>
                <w:cs/>
              </w:rPr>
              <w:t xml:space="preserve"> ใส่ได้เฉพาะตัวเลขเท่านั้น</w:t>
            </w:r>
          </w:p>
        </w:tc>
      </w:tr>
      <w:tr w:rsidR="001F6C46" w:rsidTr="003E4C59" w14:paraId="0D7F80A1" w14:textId="77777777">
        <w:trPr>
          <w:trHeight w:val="243"/>
        </w:trPr>
        <w:tc>
          <w:tcPr>
            <w:tcW w:w="848" w:type="pct"/>
          </w:tcPr>
          <w:p w:rsidR="001F6C46" w:rsidP="001F6C46" w:rsidRDefault="001F6C46" w14:paraId="0619A9E9" w14:textId="77777777">
            <w:r>
              <w:rPr>
                <w:rFonts w:cs="CordiaUPC"/>
              </w:rPr>
              <w:t>d</w:t>
            </w:r>
            <w:r w:rsidRPr="008979A8">
              <w:rPr>
                <w:rFonts w:cs="CordiaUPC"/>
              </w:rPr>
              <w:t>uration</w:t>
            </w:r>
            <w:r>
              <w:rPr>
                <w:rFonts w:cs="CordiaUPC"/>
              </w:rPr>
              <w:t>U</w:t>
            </w:r>
            <w:r w:rsidRPr="008979A8">
              <w:rPr>
                <w:rFonts w:cs="CordiaUPC"/>
              </w:rPr>
              <w:t>nit</w:t>
            </w:r>
          </w:p>
        </w:tc>
        <w:tc>
          <w:tcPr>
            <w:tcW w:w="1075" w:type="pct"/>
          </w:tcPr>
          <w:p w:rsidR="001F6C46" w:rsidP="001F6C46" w:rsidRDefault="001F6C46" w14:paraId="219801A0" w14:textId="77777777">
            <w:r w:rsidRPr="008979A8">
              <w:rPr>
                <w:rFonts w:cs="CordiaUPC"/>
              </w:rPr>
              <w:t>Drop Down List</w:t>
            </w:r>
          </w:p>
        </w:tc>
        <w:tc>
          <w:tcPr>
            <w:tcW w:w="3077" w:type="pct"/>
            <w:gridSpan w:val="2"/>
          </w:tcPr>
          <w:p w:rsidR="001F6C46" w:rsidP="001F6C46" w:rsidRDefault="001F6C46" w14:paraId="5F831085" w14:textId="77777777">
            <w:pPr>
              <w:spacing w:after="160" w:line="259" w:lineRule="auto"/>
              <w:rPr>
                <w:rFonts w:cs="CordiaUPC"/>
              </w:rPr>
            </w:pPr>
            <w:r w:rsidRPr="008979A8">
              <w:rPr>
                <w:rFonts w:cs="Angsana New"/>
                <w:cs/>
              </w:rPr>
              <w:t xml:space="preserve">อยู่บรรทัดเดียวกับ </w:t>
            </w:r>
            <w:r w:rsidRPr="008979A8">
              <w:rPr>
                <w:rFonts w:cs="CordiaUPC"/>
              </w:rPr>
              <w:t>Duration From</w:t>
            </w:r>
          </w:p>
          <w:p w:rsidR="001F6C46" w:rsidP="001F6C46" w:rsidRDefault="001F6C46" w14:paraId="421D9D67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 xml:space="preserve">Enabled </w:t>
            </w:r>
            <w:r w:rsidRPr="008979A8">
              <w:rPr>
                <w:rFonts w:cs="Angsana New"/>
                <w:cs/>
              </w:rPr>
              <w:t xml:space="preserve">เมื่อ </w:t>
            </w:r>
            <w:r w:rsidRPr="008979A8">
              <w:rPr>
                <w:rFonts w:cs="CordiaUPC"/>
              </w:rPr>
              <w:t xml:space="preserve">Duration Type </w:t>
            </w:r>
            <w:r w:rsidRPr="008979A8">
              <w:rPr>
                <w:rFonts w:cs="Angsana New"/>
                <w:cs/>
              </w:rPr>
              <w:t>เป็น “</w:t>
            </w:r>
            <w:r w:rsidRPr="008979A8">
              <w:rPr>
                <w:rFonts w:cs="CordiaUPC"/>
              </w:rPr>
              <w:t>Specific</w:t>
            </w:r>
            <w:r w:rsidRPr="008979A8">
              <w:rPr>
                <w:rFonts w:cs="Angsana New"/>
                <w:cs/>
              </w:rPr>
              <w:t>”</w:t>
            </w:r>
          </w:p>
          <w:p w:rsidR="001F6C46" w:rsidP="001F6C46" w:rsidRDefault="001F6C46" w14:paraId="052C3F27" w14:textId="77777777">
            <w:r w:rsidRPr="001142BC">
              <w:t xml:space="preserve">List of Value </w:t>
            </w:r>
            <w:r w:rsidRPr="001142BC">
              <w:rPr>
                <w:rFonts w:cs="Angsana New"/>
                <w:cs/>
              </w:rPr>
              <w:t xml:space="preserve">: </w:t>
            </w:r>
            <w:r w:rsidRPr="00B916D9">
              <w:rPr>
                <w:rFonts w:cs="Angsana New"/>
                <w:cs/>
              </w:rPr>
              <w:t>ดึงข้อมูลจาก</w:t>
            </w:r>
            <w:r w:rsidRPr="00B916D9">
              <w:rPr>
                <w:rFonts w:cs="CordiaUPC"/>
              </w:rPr>
              <w:t xml:space="preserve">DB </w:t>
            </w:r>
            <w:r w:rsidRPr="00B916D9">
              <w:rPr>
                <w:rFonts w:cs="Angsana New"/>
                <w:cs/>
              </w:rPr>
              <w:t xml:space="preserve">ที่ </w:t>
            </w:r>
            <w:r w:rsidRPr="00B916D9">
              <w:rPr>
                <w:rFonts w:cs="CordiaUPC"/>
              </w:rPr>
              <w:t xml:space="preserve">Table FLW_CFG_LOV </w:t>
            </w:r>
            <w:r w:rsidRPr="00B916D9">
              <w:rPr>
                <w:rFonts w:cs="Angsana New"/>
                <w:cs/>
              </w:rPr>
              <w:t xml:space="preserve">โดย </w:t>
            </w:r>
            <w:r w:rsidRPr="00B916D9">
              <w:rPr>
                <w:rFonts w:cs="CordiaUPC"/>
              </w:rPr>
              <w:t xml:space="preserve">group_type </w:t>
            </w:r>
            <w:r w:rsidRPr="00B916D9">
              <w:rPr>
                <w:rFonts w:cs="Angsana New"/>
                <w:cs/>
              </w:rPr>
              <w:t>= ‘</w:t>
            </w:r>
            <w:r w:rsidRPr="008979A8">
              <w:rPr>
                <w:rFonts w:cs="CordiaUPC"/>
              </w:rPr>
              <w:t>Duration</w:t>
            </w:r>
            <w:r>
              <w:rPr>
                <w:rFonts w:cs="CordiaUPC"/>
              </w:rPr>
              <w:t xml:space="preserve"> Unit</w:t>
            </w:r>
            <w:r>
              <w:rPr>
                <w:rFonts w:cs="Angsana New"/>
                <w:cs/>
              </w:rPr>
              <w:t>’</w:t>
            </w:r>
            <w:r>
              <w:rPr>
                <w:rFonts w:hint="cs" w:cs="Angsana New"/>
                <w:cs/>
              </w:rPr>
              <w:t>และ</w:t>
            </w:r>
            <w:r>
              <w:rPr>
                <w:rFonts w:cs="CordiaUPC"/>
              </w:rPr>
              <w:t xml:space="preserve"> par_row_id</w:t>
            </w:r>
            <w:r>
              <w:t xml:space="preserve">_concat </w:t>
            </w:r>
            <w:r>
              <w:rPr>
                <w:rFonts w:hint="cs"/>
                <w:cs/>
              </w:rPr>
              <w:t xml:space="preserve">ประกอบด้วย </w:t>
            </w:r>
            <w:r>
              <w:t>customerType</w:t>
            </w:r>
          </w:p>
        </w:tc>
      </w:tr>
      <w:tr w:rsidR="001F6C46" w:rsidTr="003E4C59" w14:paraId="2BB0832F" w14:textId="77777777">
        <w:trPr>
          <w:trHeight w:val="243"/>
        </w:trPr>
        <w:tc>
          <w:tcPr>
            <w:tcW w:w="5000" w:type="pct"/>
            <w:gridSpan w:val="4"/>
            <w:shd w:val="clear" w:color="auto" w:fill="C2D69B" w:themeFill="accent3" w:themeFillTint="99"/>
          </w:tcPr>
          <w:p w:rsidR="001F6C46" w:rsidP="001F6C46" w:rsidRDefault="001F6C46" w14:paraId="6F766293" w14:textId="77777777">
            <w:pPr>
              <w:pStyle w:val="HeaderTable"/>
            </w:pPr>
            <w:r w:rsidRPr="008979A8">
              <w:t xml:space="preserve">End Duration </w:t>
            </w:r>
            <w:r>
              <w:t>Section</w:t>
            </w:r>
          </w:p>
        </w:tc>
      </w:tr>
      <w:tr w:rsidR="001F6C46" w:rsidTr="003E4C59" w14:paraId="58E1B332" w14:textId="77777777">
        <w:trPr>
          <w:trHeight w:val="243"/>
        </w:trPr>
        <w:tc>
          <w:tcPr>
            <w:tcW w:w="5000" w:type="pct"/>
            <w:gridSpan w:val="4"/>
            <w:shd w:val="clear" w:color="auto" w:fill="C2D69B" w:themeFill="accent3" w:themeFillTint="99"/>
          </w:tcPr>
          <w:p w:rsidR="001F6C46" w:rsidP="001F6C46" w:rsidRDefault="001F6C46" w14:paraId="2DA57D90" w14:textId="77777777">
            <w:pPr>
              <w:pStyle w:val="HeaderTable"/>
              <w:rPr>
                <w:lang w:bidi="th-TH"/>
              </w:rPr>
            </w:pPr>
            <w:r>
              <w:rPr>
                <w:lang w:bidi="th-TH"/>
              </w:rPr>
              <w:t>Bill Cycle Section</w:t>
            </w:r>
          </w:p>
          <w:p w:rsidR="001F6C46" w:rsidP="001F6C46" w:rsidRDefault="001F6C46" w14:paraId="40CECED6" w14:textId="4FC36038">
            <w:r>
              <w:rPr>
                <w:rFonts w:hint="cs"/>
                <w:cs/>
              </w:rPr>
              <w:t>ถ้า</w:t>
            </w:r>
            <w:r>
              <w:rPr>
                <w:rFonts w:cs="CordiaUPC"/>
                <w:cs/>
              </w:rPr>
              <w:t xml:space="preserve"> </w:t>
            </w:r>
            <w:r>
              <w:t>Customer Type</w:t>
            </w:r>
            <w:r>
              <w:rPr>
                <w:rFonts w:cs="CordiaUPC"/>
                <w:cs/>
              </w:rPr>
              <w:t xml:space="preserve"> = “</w:t>
            </w:r>
            <w:r>
              <w:t>Pre paid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Multi Duration </w:t>
            </w:r>
            <w:r>
              <w:rPr>
                <w:rFonts w:cs="CordiaUPC"/>
                <w:cs/>
              </w:rPr>
              <w:t>= “</w:t>
            </w:r>
            <w:r>
              <w:t>Yes</w:t>
            </w:r>
            <w:r>
              <w:rPr>
                <w:rFonts w:cs="CordiaUPC"/>
                <w:cs/>
              </w:rPr>
              <w:t>”</w:t>
            </w:r>
            <w:r>
              <w:rPr>
                <w:rFonts w:hint="cs"/>
                <w:cs/>
              </w:rPr>
              <w:t xml:space="preserve">ให้ </w:t>
            </w:r>
            <w:r>
              <w:t xml:space="preserve">Visible </w:t>
            </w:r>
            <w:r>
              <w:rPr>
                <w:rFonts w:hint="cs"/>
                <w:cs/>
              </w:rPr>
              <w:t xml:space="preserve">ถ้าไม่ใช่ให้ </w:t>
            </w:r>
            <w:r>
              <w:t>Invisible</w:t>
            </w:r>
          </w:p>
        </w:tc>
      </w:tr>
      <w:tr w:rsidRPr="00DD58E4" w:rsidR="001F6C46" w:rsidTr="003E4C59" w14:paraId="1908A5BD" w14:textId="77777777">
        <w:trPr>
          <w:trHeight w:val="243"/>
        </w:trPr>
        <w:tc>
          <w:tcPr>
            <w:tcW w:w="848" w:type="pct"/>
          </w:tcPr>
          <w:p w:rsidR="001F6C46" w:rsidP="001F6C46" w:rsidRDefault="001F6C46" w14:paraId="65A45BA1" w14:textId="77777777">
            <w:r>
              <w:rPr>
                <w:rFonts w:cs="CordiaUPC"/>
              </w:rPr>
              <w:t>billCycle</w:t>
            </w:r>
            <w:r w:rsidRPr="008979A8">
              <w:rPr>
                <w:rFonts w:cs="CordiaUPC"/>
              </w:rPr>
              <w:t>Type</w:t>
            </w:r>
          </w:p>
        </w:tc>
        <w:tc>
          <w:tcPr>
            <w:tcW w:w="1075" w:type="pct"/>
          </w:tcPr>
          <w:p w:rsidR="001F6C46" w:rsidP="001F6C46" w:rsidRDefault="001F6C46" w14:paraId="6D5C20DA" w14:textId="77777777">
            <w:r w:rsidRPr="008979A8">
              <w:rPr>
                <w:rFonts w:cs="CordiaUPC"/>
              </w:rPr>
              <w:t>Radio Button</w:t>
            </w:r>
          </w:p>
        </w:tc>
        <w:tc>
          <w:tcPr>
            <w:tcW w:w="3077" w:type="pct"/>
            <w:gridSpan w:val="2"/>
          </w:tcPr>
          <w:p w:rsidR="001F6C46" w:rsidP="001F6C46" w:rsidRDefault="001F6C46" w14:paraId="02654495" w14:textId="77777777">
            <w:pPr>
              <w:rPr>
                <w:rFonts w:cs="CordiaUPC"/>
                <w:color w:val="FF0000"/>
              </w:rPr>
            </w:pPr>
            <w:r w:rsidRPr="008979A8">
              <w:rPr>
                <w:rFonts w:cs="CordiaUPC"/>
              </w:rPr>
              <w:t xml:space="preserve">Label </w:t>
            </w:r>
            <w:r w:rsidRPr="008979A8">
              <w:rPr>
                <w:rFonts w:cs="Angsana New"/>
                <w:cs/>
              </w:rPr>
              <w:t xml:space="preserve">:  </w:t>
            </w:r>
            <w:r w:rsidRPr="008979A8">
              <w:rPr>
                <w:rFonts w:cs="Angsana New"/>
                <w:color w:val="FF0000"/>
                <w:cs/>
              </w:rPr>
              <w:t>*</w:t>
            </w:r>
            <w:r>
              <w:rPr>
                <w:rFonts w:cs="CordiaUPC"/>
                <w:color w:val="FF0000"/>
              </w:rPr>
              <w:t>Bill Cycle</w:t>
            </w:r>
            <w:r w:rsidRPr="008979A8">
              <w:rPr>
                <w:rFonts w:cs="CordiaUPC"/>
                <w:color w:val="FF0000"/>
              </w:rPr>
              <w:t xml:space="preserve"> Type</w:t>
            </w:r>
          </w:p>
          <w:p w:rsidR="001F6C46" w:rsidP="001F6C46" w:rsidRDefault="001F6C46" w14:paraId="0204C580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List of Value </w:t>
            </w:r>
            <w:r>
              <w:rPr>
                <w:rFonts w:cs="Angsana New"/>
                <w:cs/>
              </w:rPr>
              <w:t xml:space="preserve">: </w:t>
            </w:r>
            <w:r w:rsidRPr="00B916D9">
              <w:rPr>
                <w:rFonts w:cs="Angsana New"/>
                <w:cs/>
              </w:rPr>
              <w:t>ดึงข้อมูลจาก</w:t>
            </w:r>
            <w:r w:rsidRPr="00B916D9">
              <w:rPr>
                <w:rFonts w:cs="CordiaUPC"/>
              </w:rPr>
              <w:t xml:space="preserve">DB </w:t>
            </w:r>
            <w:r w:rsidRPr="00B916D9">
              <w:rPr>
                <w:rFonts w:cs="Angsana New"/>
                <w:cs/>
              </w:rPr>
              <w:t xml:space="preserve">ที่ </w:t>
            </w:r>
            <w:r w:rsidRPr="00B916D9">
              <w:rPr>
                <w:rFonts w:cs="CordiaUPC"/>
              </w:rPr>
              <w:t xml:space="preserve">Table FLW_CFG_LOV </w:t>
            </w:r>
            <w:r w:rsidRPr="00B916D9">
              <w:rPr>
                <w:rFonts w:cs="Angsana New"/>
                <w:cs/>
              </w:rPr>
              <w:t xml:space="preserve">โดย </w:t>
            </w:r>
            <w:r w:rsidRPr="00B916D9">
              <w:rPr>
                <w:rFonts w:cs="CordiaUPC"/>
              </w:rPr>
              <w:t xml:space="preserve">group_type </w:t>
            </w:r>
            <w:r w:rsidRPr="00B916D9">
              <w:rPr>
                <w:rFonts w:cs="Angsana New"/>
                <w:cs/>
              </w:rPr>
              <w:t>= ‘</w:t>
            </w:r>
            <w:r w:rsidRPr="008979A8">
              <w:rPr>
                <w:rFonts w:cs="CordiaUPC"/>
              </w:rPr>
              <w:t>Duration</w:t>
            </w:r>
            <w:r>
              <w:rPr>
                <w:rFonts w:cs="Angsana New"/>
                <w:cs/>
              </w:rPr>
              <w:t xml:space="preserve"> </w:t>
            </w:r>
            <w:r w:rsidRPr="008979A8">
              <w:rPr>
                <w:rFonts w:cs="CordiaUPC"/>
              </w:rPr>
              <w:t>Type</w:t>
            </w:r>
            <w:r>
              <w:rPr>
                <w:rFonts w:cs="Angsana New"/>
                <w:cs/>
              </w:rPr>
              <w:t>’</w:t>
            </w:r>
          </w:p>
          <w:p w:rsidRPr="008979A8" w:rsidR="001F6C46" w:rsidP="001F6C46" w:rsidRDefault="001F6C46" w14:paraId="0C1969EA" w14:textId="77777777">
            <w:pPr>
              <w:spacing w:after="0" w:line="259" w:lineRule="auto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เมื่อคลิกเลือกค่าเป็น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Depend on Package</w:t>
            </w:r>
            <w:r>
              <w:rPr>
                <w:rFonts w:cs="Angsana New"/>
                <w:cs/>
              </w:rPr>
              <w:t xml:space="preserve">” </w:t>
            </w:r>
            <w:r w:rsidRPr="008979A8">
              <w:rPr>
                <w:rFonts w:cs="Angsana New"/>
                <w:cs/>
              </w:rPr>
              <w:t xml:space="preserve">ให้ </w:t>
            </w:r>
            <w:r w:rsidRPr="008979A8">
              <w:rPr>
                <w:rFonts w:cs="CordiaUPC"/>
              </w:rPr>
              <w:t xml:space="preserve">Default </w:t>
            </w:r>
            <w:r w:rsidRPr="008979A8">
              <w:rPr>
                <w:rFonts w:cs="Angsana New"/>
                <w:cs/>
              </w:rPr>
              <w:t>ค่า</w:t>
            </w:r>
          </w:p>
          <w:p w:rsidR="001F6C46" w:rsidP="001F6C46" w:rsidRDefault="001F6C46" w14:paraId="4600F924" w14:textId="77777777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cs="CordiaUPC"/>
              </w:rPr>
            </w:pPr>
            <w:r>
              <w:rPr>
                <w:rFonts w:cs="CordiaUPC"/>
              </w:rPr>
              <w:t>billCycleValue</w:t>
            </w:r>
            <w:r w:rsidRPr="008979A8">
              <w:rPr>
                <w:rFonts w:cs="Angsana New"/>
                <w:cs/>
              </w:rPr>
              <w:t xml:space="preserve"> = </w:t>
            </w:r>
            <w:r>
              <w:rPr>
                <w:rFonts w:cs="CordiaUPC"/>
              </w:rPr>
              <w:t>packageBillCycle</w:t>
            </w:r>
          </w:p>
          <w:p w:rsidRPr="00DD58E4" w:rsidR="001F6C46" w:rsidP="001F6C46" w:rsidRDefault="001F6C46" w14:paraId="2E62A2B4" w14:textId="77777777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cs="CordiaUPC"/>
              </w:rPr>
            </w:pPr>
            <w:r>
              <w:rPr>
                <w:rFonts w:cs="CordiaUPC"/>
              </w:rPr>
              <w:t>billCycleUnit</w:t>
            </w:r>
            <w:r w:rsidRPr="00AA7778">
              <w:rPr>
                <w:rFonts w:cs="Angsana New"/>
                <w:cs/>
              </w:rPr>
              <w:t xml:space="preserve"> = </w:t>
            </w:r>
            <w:r>
              <w:rPr>
                <w:rFonts w:cs="CordiaUPC"/>
              </w:rPr>
              <w:t>packageBillCycleUnit</w:t>
            </w:r>
          </w:p>
        </w:tc>
      </w:tr>
      <w:tr w:rsidR="001F6C46" w:rsidTr="003E4C59" w14:paraId="1D4423C4" w14:textId="77777777">
        <w:trPr>
          <w:trHeight w:val="243"/>
        </w:trPr>
        <w:tc>
          <w:tcPr>
            <w:tcW w:w="848" w:type="pct"/>
          </w:tcPr>
          <w:p w:rsidR="001F6C46" w:rsidP="001F6C46" w:rsidRDefault="001F6C46" w14:paraId="7BCB0F09" w14:textId="77777777">
            <w:r>
              <w:rPr>
                <w:rFonts w:cs="CordiaUPC"/>
              </w:rPr>
              <w:t>billCycleValue</w:t>
            </w:r>
          </w:p>
        </w:tc>
        <w:tc>
          <w:tcPr>
            <w:tcW w:w="1075" w:type="pct"/>
          </w:tcPr>
          <w:p w:rsidR="001F6C46" w:rsidP="001F6C46" w:rsidRDefault="001F6C46" w14:paraId="380CC222" w14:textId="77777777">
            <w:r>
              <w:rPr>
                <w:rFonts w:cs="CordiaUPC"/>
              </w:rPr>
              <w:t>Text Box</w:t>
            </w:r>
          </w:p>
        </w:tc>
        <w:tc>
          <w:tcPr>
            <w:tcW w:w="3077" w:type="pct"/>
            <w:gridSpan w:val="2"/>
          </w:tcPr>
          <w:p w:rsidR="001F6C46" w:rsidP="001F6C46" w:rsidRDefault="001F6C46" w14:paraId="5C80618D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 xml:space="preserve">Label </w:t>
            </w:r>
            <w:r w:rsidRPr="008979A8">
              <w:rPr>
                <w:rFonts w:cs="Angsana New"/>
                <w:cs/>
              </w:rPr>
              <w:t xml:space="preserve">:  </w:t>
            </w:r>
            <w:r>
              <w:rPr>
                <w:rFonts w:cs="Angsana New"/>
                <w:color w:val="FF0000"/>
                <w:cs/>
              </w:rPr>
              <w:t>*</w:t>
            </w:r>
            <w:r>
              <w:rPr>
                <w:rFonts w:cs="CordiaUPC"/>
                <w:color w:val="FF0000"/>
              </w:rPr>
              <w:t xml:space="preserve">Bill Cycle </w:t>
            </w:r>
            <w:r w:rsidRPr="0096008C">
              <w:rPr>
                <w:rFonts w:cs="Angsana New"/>
                <w:cs/>
              </w:rPr>
              <w:t>: …</w:t>
            </w:r>
            <w:r w:rsidRPr="0096008C">
              <w:rPr>
                <w:rFonts w:cs="CordiaUPC"/>
              </w:rPr>
              <w:t>Value</w:t>
            </w:r>
            <w:r w:rsidRPr="0096008C">
              <w:rPr>
                <w:rFonts w:cs="Angsana New"/>
                <w:cs/>
              </w:rPr>
              <w:t>… …</w:t>
            </w:r>
            <w:r w:rsidRPr="0096008C">
              <w:rPr>
                <w:rFonts w:cs="CordiaUPC"/>
              </w:rPr>
              <w:t>Unit</w:t>
            </w:r>
            <w:r w:rsidRPr="0096008C">
              <w:rPr>
                <w:rFonts w:cs="Angsana New"/>
                <w:cs/>
              </w:rPr>
              <w:t>…</w:t>
            </w:r>
          </w:p>
          <w:p w:rsidR="001F6C46" w:rsidP="001F6C46" w:rsidRDefault="001F6C46" w14:paraId="442B37D6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 xml:space="preserve">Enabled </w:t>
            </w:r>
            <w:r w:rsidRPr="008979A8">
              <w:rPr>
                <w:rFonts w:cs="Angsana New"/>
                <w:cs/>
              </w:rPr>
              <w:t xml:space="preserve">เมื่อ </w:t>
            </w:r>
            <w:r w:rsidRPr="008979A8">
              <w:rPr>
                <w:rFonts w:cs="CordiaUPC"/>
              </w:rPr>
              <w:t xml:space="preserve">Duration Type </w:t>
            </w:r>
            <w:r w:rsidRPr="008979A8">
              <w:rPr>
                <w:rFonts w:cs="Angsana New"/>
                <w:cs/>
              </w:rPr>
              <w:t>เป็น “</w:t>
            </w:r>
            <w:r w:rsidRPr="008979A8">
              <w:rPr>
                <w:rFonts w:cs="CordiaUPC"/>
              </w:rPr>
              <w:t>Specific</w:t>
            </w:r>
            <w:r w:rsidRPr="008979A8">
              <w:rPr>
                <w:rFonts w:cs="Angsana New"/>
                <w:cs/>
              </w:rPr>
              <w:t>”</w:t>
            </w:r>
          </w:p>
          <w:p w:rsidR="001F6C46" w:rsidP="001F6C46" w:rsidRDefault="001F6C46" w14:paraId="4909EFDF" w14:textId="77777777">
            <w:r>
              <w:rPr>
                <w:rFonts w:hint="cs" w:cs="Angsana New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>:</w:t>
            </w:r>
            <w:r>
              <w:rPr>
                <w:rFonts w:hint="cs" w:cs="Angsana New"/>
                <w:cs/>
              </w:rPr>
              <w:t xml:space="preserve"> ใส่ได้เฉพาะตัวเลขเท่านั้น</w:t>
            </w:r>
          </w:p>
        </w:tc>
      </w:tr>
      <w:tr w:rsidR="001F6C46" w:rsidTr="003E4C59" w14:paraId="68FFD517" w14:textId="77777777">
        <w:trPr>
          <w:trHeight w:val="243"/>
        </w:trPr>
        <w:tc>
          <w:tcPr>
            <w:tcW w:w="848" w:type="pct"/>
          </w:tcPr>
          <w:p w:rsidR="001F6C46" w:rsidP="001F6C46" w:rsidRDefault="001F6C46" w14:paraId="5A1CE34E" w14:textId="77777777">
            <w:r>
              <w:rPr>
                <w:rFonts w:cs="CordiaUPC"/>
              </w:rPr>
              <w:t>billCycleUnit</w:t>
            </w:r>
          </w:p>
        </w:tc>
        <w:tc>
          <w:tcPr>
            <w:tcW w:w="1075" w:type="pct"/>
          </w:tcPr>
          <w:p w:rsidR="001F6C46" w:rsidP="001F6C46" w:rsidRDefault="001F6C46" w14:paraId="2148FDA8" w14:textId="77777777">
            <w:r w:rsidRPr="008979A8">
              <w:rPr>
                <w:rFonts w:cs="CordiaUPC"/>
              </w:rPr>
              <w:t>Drop Down List</w:t>
            </w:r>
          </w:p>
        </w:tc>
        <w:tc>
          <w:tcPr>
            <w:tcW w:w="3077" w:type="pct"/>
            <w:gridSpan w:val="2"/>
          </w:tcPr>
          <w:p w:rsidR="001F6C46" w:rsidP="001F6C46" w:rsidRDefault="001F6C46" w14:paraId="0837D31A" w14:textId="77777777">
            <w:pPr>
              <w:spacing w:after="160" w:line="259" w:lineRule="auto"/>
              <w:rPr>
                <w:rFonts w:cs="CordiaUPC"/>
              </w:rPr>
            </w:pPr>
            <w:r w:rsidRPr="008979A8">
              <w:rPr>
                <w:rFonts w:cs="Angsana New"/>
                <w:cs/>
              </w:rPr>
              <w:t xml:space="preserve">อยู่บรรทัดเดียวกับ </w:t>
            </w:r>
            <w:r>
              <w:rPr>
                <w:rFonts w:cs="CordiaUPC"/>
              </w:rPr>
              <w:t>billCycleValue</w:t>
            </w:r>
          </w:p>
          <w:p w:rsidRPr="0096008C" w:rsidR="001F6C46" w:rsidP="001F6C46" w:rsidRDefault="001F6C46" w14:paraId="60AA4158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 xml:space="preserve">Enabled </w:t>
            </w:r>
            <w:r w:rsidRPr="008979A8">
              <w:rPr>
                <w:rFonts w:cs="Angsana New"/>
                <w:cs/>
              </w:rPr>
              <w:t xml:space="preserve">เมื่อ </w:t>
            </w:r>
            <w:r w:rsidRPr="008979A8">
              <w:rPr>
                <w:rFonts w:cs="CordiaUPC"/>
              </w:rPr>
              <w:t xml:space="preserve">Duration Type </w:t>
            </w:r>
            <w:r w:rsidRPr="008979A8">
              <w:rPr>
                <w:rFonts w:cs="Angsana New"/>
                <w:cs/>
              </w:rPr>
              <w:t>เป็น “</w:t>
            </w:r>
            <w:r w:rsidRPr="008979A8">
              <w:rPr>
                <w:rFonts w:cs="CordiaUPC"/>
              </w:rPr>
              <w:t>Specific</w:t>
            </w:r>
            <w:r w:rsidRPr="008979A8">
              <w:rPr>
                <w:rFonts w:cs="Angsana New"/>
                <w:cs/>
              </w:rPr>
              <w:t>”</w:t>
            </w:r>
          </w:p>
          <w:p w:rsidR="001F6C46" w:rsidP="001F6C46" w:rsidRDefault="001F6C46" w14:paraId="7E99AFF2" w14:textId="77777777">
            <w:r w:rsidRPr="001142BC">
              <w:t xml:space="preserve">List of Value </w:t>
            </w:r>
            <w:r w:rsidRPr="001142BC">
              <w:rPr>
                <w:rFonts w:cs="Angsana New"/>
                <w:cs/>
              </w:rPr>
              <w:t xml:space="preserve">: </w:t>
            </w:r>
            <w:r w:rsidRPr="00B916D9">
              <w:rPr>
                <w:rFonts w:cs="Angsana New"/>
                <w:cs/>
              </w:rPr>
              <w:t>ดึงข้อมูลจาก</w:t>
            </w:r>
            <w:r w:rsidRPr="00B916D9">
              <w:rPr>
                <w:rFonts w:cs="CordiaUPC"/>
              </w:rPr>
              <w:t xml:space="preserve">DB </w:t>
            </w:r>
            <w:r w:rsidRPr="00B916D9">
              <w:rPr>
                <w:rFonts w:cs="Angsana New"/>
                <w:cs/>
              </w:rPr>
              <w:t xml:space="preserve">ที่ </w:t>
            </w:r>
            <w:r w:rsidRPr="00B916D9">
              <w:rPr>
                <w:rFonts w:cs="CordiaUPC"/>
              </w:rPr>
              <w:t xml:space="preserve">Table FLW_CFG_LOV </w:t>
            </w:r>
            <w:r w:rsidRPr="00B916D9">
              <w:rPr>
                <w:rFonts w:cs="Angsana New"/>
                <w:cs/>
              </w:rPr>
              <w:t xml:space="preserve">โดย </w:t>
            </w:r>
            <w:r w:rsidRPr="00B916D9">
              <w:rPr>
                <w:rFonts w:cs="CordiaUPC"/>
              </w:rPr>
              <w:t xml:space="preserve">group_type </w:t>
            </w:r>
            <w:r w:rsidRPr="00B916D9">
              <w:rPr>
                <w:rFonts w:cs="Angsana New"/>
                <w:cs/>
              </w:rPr>
              <w:t>= ‘</w:t>
            </w:r>
            <w:r w:rsidRPr="008979A8">
              <w:rPr>
                <w:rFonts w:cs="CordiaUPC"/>
              </w:rPr>
              <w:t>Duration</w:t>
            </w:r>
            <w:r>
              <w:rPr>
                <w:rFonts w:cs="CordiaUPC"/>
              </w:rPr>
              <w:t xml:space="preserve"> Unit</w:t>
            </w:r>
            <w:r>
              <w:rPr>
                <w:rFonts w:cs="Angsana New"/>
                <w:cs/>
              </w:rPr>
              <w:t>’</w:t>
            </w:r>
            <w:r>
              <w:rPr>
                <w:rFonts w:hint="cs" w:cs="Angsana New"/>
                <w:cs/>
              </w:rPr>
              <w:t>และ</w:t>
            </w:r>
            <w:r>
              <w:rPr>
                <w:rFonts w:cs="CordiaUPC"/>
              </w:rPr>
              <w:t xml:space="preserve"> par_row_id</w:t>
            </w:r>
            <w:r>
              <w:t xml:space="preserve">_concat </w:t>
            </w:r>
            <w:r>
              <w:rPr>
                <w:rFonts w:hint="cs"/>
                <w:cs/>
              </w:rPr>
              <w:t xml:space="preserve">ประกอบด้วย </w:t>
            </w:r>
            <w:r>
              <w:t>customerType</w:t>
            </w:r>
          </w:p>
        </w:tc>
      </w:tr>
      <w:tr w:rsidR="001F6C46" w:rsidTr="003E4C59" w14:paraId="1C7A6E62" w14:textId="77777777">
        <w:trPr>
          <w:trHeight w:val="243"/>
        </w:trPr>
        <w:tc>
          <w:tcPr>
            <w:tcW w:w="5000" w:type="pct"/>
            <w:gridSpan w:val="4"/>
            <w:shd w:val="clear" w:color="auto" w:fill="C2D69B" w:themeFill="accent3" w:themeFillTint="99"/>
          </w:tcPr>
          <w:p w:rsidR="001F6C46" w:rsidP="001F6C46" w:rsidRDefault="001F6C46" w14:paraId="399ECF10" w14:textId="77777777">
            <w:pPr>
              <w:pStyle w:val="HeaderTable"/>
            </w:pPr>
            <w:r>
              <w:rPr>
                <w:lang w:bidi="th-TH"/>
              </w:rPr>
              <w:t>End Bill Cycle Section</w:t>
            </w:r>
          </w:p>
        </w:tc>
      </w:tr>
      <w:tr w:rsidR="001F6C46" w:rsidTr="003E4C59" w14:paraId="69B44262" w14:textId="77777777">
        <w:trPr>
          <w:trHeight w:val="243"/>
        </w:trPr>
        <w:tc>
          <w:tcPr>
            <w:tcW w:w="848" w:type="pct"/>
          </w:tcPr>
          <w:p w:rsidR="001F6C46" w:rsidP="001F6C46" w:rsidRDefault="001F6C46" w14:paraId="1FE969B7" w14:textId="77777777">
            <w:r w:rsidRPr="008979A8">
              <w:rPr>
                <w:rFonts w:cs="Angsana New"/>
                <w:cs/>
              </w:rPr>
              <w:t xml:space="preserve">ปุ่ม </w:t>
            </w:r>
            <w:r w:rsidRPr="008979A8">
              <w:rPr>
                <w:rFonts w:cs="CordiaUPC"/>
              </w:rPr>
              <w:t>Add</w:t>
            </w:r>
          </w:p>
        </w:tc>
        <w:tc>
          <w:tcPr>
            <w:tcW w:w="1075" w:type="pct"/>
          </w:tcPr>
          <w:p w:rsidR="001F6C46" w:rsidP="001F6C46" w:rsidRDefault="001F6C46" w14:paraId="5889493A" w14:textId="77777777">
            <w:r w:rsidRPr="008979A8">
              <w:rPr>
                <w:rFonts w:cs="CordiaUPC"/>
              </w:rPr>
              <w:t>Button</w:t>
            </w:r>
          </w:p>
        </w:tc>
        <w:tc>
          <w:tcPr>
            <w:tcW w:w="3077" w:type="pct"/>
            <w:gridSpan w:val="2"/>
          </w:tcPr>
          <w:p w:rsidR="001F6C46" w:rsidP="001F6C46" w:rsidRDefault="001F6C46" w14:paraId="25CB154E" w14:textId="26ADF149">
            <w:pPr>
              <w:pStyle w:val="HeaderTable"/>
              <w:rPr>
                <w:b w:val="0"/>
                <w:bCs/>
                <w:lang w:bidi="th-TH"/>
              </w:rPr>
            </w:pPr>
            <w:r w:rsidRPr="008979A8">
              <w:rPr>
                <w:b w:val="0"/>
                <w:bCs/>
                <w:lang w:bidi="th-TH"/>
              </w:rPr>
              <w:t xml:space="preserve">Visible </w:t>
            </w:r>
            <w:r w:rsidRPr="008979A8">
              <w:rPr>
                <w:rFonts w:cs="Angsana New"/>
                <w:cs/>
                <w:lang w:bidi="th-TH"/>
              </w:rPr>
              <w:t>เมื่อมี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b w:val="0"/>
                <w:bCs/>
                <w:lang w:bidi="th-TH"/>
              </w:rPr>
              <w:t xml:space="preserve">Event </w:t>
            </w:r>
            <w:r w:rsidRPr="008979A8">
              <w:rPr>
                <w:rFonts w:cs="Angsana New"/>
                <w:cs/>
                <w:lang w:bidi="th-TH"/>
              </w:rPr>
              <w:t>มาจาก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>
              <w:rPr>
                <w:rFonts w:cs="Angsana New"/>
                <w:b w:val="0"/>
                <w:bCs/>
                <w:lang w:bidi="th-TH"/>
              </w:rPr>
              <w:t xml:space="preserve">VRBT </w:t>
            </w:r>
            <w:r w:rsidRPr="008979A8">
              <w:rPr>
                <w:b w:val="0"/>
                <w:bCs/>
                <w:lang w:bidi="th-TH"/>
              </w:rPr>
              <w:t xml:space="preserve">Table </w:t>
            </w:r>
            <w:r>
              <w:rPr>
                <w:b w:val="0"/>
                <w:bCs/>
                <w:lang w:bidi="th-TH"/>
              </w:rPr>
              <w:t>Section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rFonts w:cs="Angsana New"/>
                <w:cs/>
                <w:lang w:bidi="th-TH"/>
              </w:rPr>
              <w:t>เป็น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“</w:t>
            </w:r>
            <w:r w:rsidRPr="008979A8">
              <w:rPr>
                <w:b w:val="0"/>
                <w:bCs/>
                <w:lang w:bidi="th-TH"/>
              </w:rPr>
              <w:t>Add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>”</w:t>
            </w:r>
          </w:p>
          <w:p w:rsidR="001F6C46" w:rsidP="001F6C46" w:rsidRDefault="001F6C46" w14:paraId="7AFD2600" w14:textId="77777777">
            <w:pPr>
              <w:spacing w:before="240" w:after="0"/>
            </w:pPr>
            <w:r>
              <w:rPr>
                <w:rFonts w:hint="cs"/>
                <w:cs/>
              </w:rPr>
              <w:t>เมื่อกดปุ่ม</w:t>
            </w:r>
          </w:p>
          <w:p w:rsidR="001F6C46" w:rsidP="001F6C46" w:rsidRDefault="001F6C46" w14:paraId="5CA7D7F1" w14:textId="77777777">
            <w:pPr>
              <w:pStyle w:val="ListParagraph"/>
              <w:numPr>
                <w:ilvl w:val="0"/>
                <w:numId w:val="4"/>
              </w:numPr>
              <w:spacing w:after="0" w:line="259" w:lineRule="auto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Validate </w:t>
            </w:r>
            <w:r>
              <w:rPr>
                <w:rFonts w:hint="cs" w:cs="Angsana New"/>
                <w:cs/>
              </w:rPr>
              <w:t>ข้อมูลในหน้าจอ</w:t>
            </w:r>
          </w:p>
          <w:p w:rsidRPr="00622722" w:rsidR="001F6C46" w:rsidP="001F6C46" w:rsidRDefault="001F6C46" w14:paraId="2E1421D4" w14:textId="5ACA03F6">
            <w:pPr>
              <w:pStyle w:val="ListParagraph"/>
              <w:numPr>
                <w:ilvl w:val="0"/>
                <w:numId w:val="4"/>
              </w:numPr>
              <w:spacing w:after="0" w:line="259" w:lineRule="auto"/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Add </w:t>
            </w:r>
            <w:r>
              <w:rPr>
                <w:rFonts w:hint="cs" w:cs="Angsana New"/>
                <w:cs/>
              </w:rPr>
              <w:t xml:space="preserve">ข้อมูลลงในส่วนของ </w:t>
            </w:r>
            <w:r>
              <w:rPr>
                <w:rFonts w:cs="Angsana New"/>
              </w:rPr>
              <w:t xml:space="preserve">VRBT </w:t>
            </w:r>
            <w:r>
              <w:rPr>
                <w:rFonts w:cs="CordiaUPC"/>
              </w:rPr>
              <w:t>Table Section</w:t>
            </w:r>
          </w:p>
          <w:p w:rsidR="001F6C46" w:rsidP="001F6C46" w:rsidRDefault="001F6C46" w14:paraId="55627D5C" w14:textId="77777777">
            <w:pPr>
              <w:pStyle w:val="ListParagraph"/>
              <w:numPr>
                <w:ilvl w:val="0"/>
                <w:numId w:val="27"/>
              </w:numPr>
            </w:pPr>
            <w:r>
              <w:rPr>
                <w:rFonts w:hint="cs"/>
                <w:cs/>
              </w:rPr>
              <w:t xml:space="preserve">ให้ทำการ </w:t>
            </w:r>
            <w:r>
              <w:t xml:space="preserve">Sort Row </w:t>
            </w:r>
            <w:r>
              <w:rPr>
                <w:rFonts w:hint="cs"/>
                <w:cs/>
              </w:rPr>
              <w:t xml:space="preserve">ตาม </w:t>
            </w:r>
            <w:r>
              <w:t xml:space="preserve">Logic </w:t>
            </w:r>
            <w:r>
              <w:rPr>
                <w:rFonts w:hint="cs"/>
                <w:cs/>
              </w:rPr>
              <w:t>และลำดับดังนี้</w:t>
            </w:r>
          </w:p>
          <w:p w:rsidR="001F6C46" w:rsidP="001F6C46" w:rsidRDefault="001F6C46" w14:paraId="3E7006DE" w14:textId="77777777">
            <w:pPr>
              <w:pStyle w:val="ListParagraph"/>
              <w:numPr>
                <w:ilvl w:val="0"/>
                <w:numId w:val="26"/>
              </w:numPr>
              <w:spacing w:after="160" w:line="259" w:lineRule="auto"/>
            </w:pPr>
            <w:r>
              <w:t>Duration From</w:t>
            </w:r>
          </w:p>
          <w:p w:rsidR="001F6C46" w:rsidP="001F6C46" w:rsidRDefault="001F6C46" w14:paraId="6AC44152" w14:textId="77777777">
            <w:pPr>
              <w:pStyle w:val="ListParagraph"/>
              <w:numPr>
                <w:ilvl w:val="0"/>
                <w:numId w:val="26"/>
              </w:numPr>
              <w:spacing w:after="160" w:line="259" w:lineRule="auto"/>
            </w:pPr>
            <w:r>
              <w:t>Duration To</w:t>
            </w:r>
          </w:p>
          <w:p w:rsidR="001F6C46" w:rsidP="001F6C46" w:rsidRDefault="001F6C46" w14:paraId="060ADC5B" w14:textId="77777777">
            <w:r w:rsidRPr="00667C8E">
              <w:rPr>
                <w:rFonts w:cs="Angsana New"/>
                <w:cs/>
              </w:rPr>
              <w:t>ให้ทำการเคลียร์ค่า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และ </w:t>
            </w:r>
            <w:r w:rsidRPr="00667C8E">
              <w:rPr>
                <w:rFonts w:cs="CordiaUPC"/>
              </w:rPr>
              <w:t>Invisible</w:t>
            </w:r>
            <w:r>
              <w:rPr>
                <w:rFonts w:cs="CordiaUPC"/>
                <w:szCs w:val="36"/>
              </w:rPr>
              <w:t xml:space="preserve"> Detail Section</w:t>
            </w:r>
          </w:p>
        </w:tc>
      </w:tr>
      <w:tr w:rsidR="001F6C46" w:rsidTr="003E4C59" w14:paraId="7DEBA9AB" w14:textId="77777777">
        <w:trPr>
          <w:trHeight w:val="243"/>
        </w:trPr>
        <w:tc>
          <w:tcPr>
            <w:tcW w:w="848" w:type="pct"/>
          </w:tcPr>
          <w:p w:rsidR="001F6C46" w:rsidP="001F6C46" w:rsidRDefault="001F6C46" w14:paraId="436393B3" w14:textId="77777777">
            <w:r w:rsidRPr="008979A8">
              <w:rPr>
                <w:rFonts w:cs="Angsana New"/>
                <w:cs/>
              </w:rPr>
              <w:t xml:space="preserve">ปุ่ม </w:t>
            </w:r>
            <w:r w:rsidRPr="008979A8">
              <w:rPr>
                <w:rFonts w:cs="CordiaUPC"/>
              </w:rPr>
              <w:t>Update</w:t>
            </w:r>
          </w:p>
        </w:tc>
        <w:tc>
          <w:tcPr>
            <w:tcW w:w="1075" w:type="pct"/>
          </w:tcPr>
          <w:p w:rsidR="001F6C46" w:rsidP="001F6C46" w:rsidRDefault="001F6C46" w14:paraId="5E261BA8" w14:textId="77777777">
            <w:r w:rsidRPr="008979A8">
              <w:rPr>
                <w:rFonts w:cs="CordiaUPC"/>
              </w:rPr>
              <w:t>Button</w:t>
            </w:r>
          </w:p>
        </w:tc>
        <w:tc>
          <w:tcPr>
            <w:tcW w:w="3077" w:type="pct"/>
            <w:gridSpan w:val="2"/>
          </w:tcPr>
          <w:p w:rsidR="001F6C46" w:rsidP="001F6C46" w:rsidRDefault="001F6C46" w14:paraId="76FFEFDE" w14:textId="550B9E44">
            <w:pPr>
              <w:pStyle w:val="HeaderTable"/>
              <w:spacing w:line="360" w:lineRule="auto"/>
              <w:rPr>
                <w:b w:val="0"/>
                <w:bCs/>
                <w:lang w:bidi="th-TH"/>
              </w:rPr>
            </w:pPr>
            <w:r w:rsidRPr="008979A8">
              <w:rPr>
                <w:b w:val="0"/>
                <w:bCs/>
                <w:lang w:bidi="th-TH"/>
              </w:rPr>
              <w:t xml:space="preserve">Visible </w:t>
            </w:r>
            <w:r w:rsidRPr="008979A8">
              <w:rPr>
                <w:rFonts w:cs="Angsana New"/>
                <w:cs/>
                <w:lang w:bidi="th-TH"/>
              </w:rPr>
              <w:t>เมื่อมี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b w:val="0"/>
                <w:bCs/>
                <w:lang w:bidi="th-TH"/>
              </w:rPr>
              <w:t xml:space="preserve">Event </w:t>
            </w:r>
            <w:r w:rsidRPr="008979A8">
              <w:rPr>
                <w:rFonts w:cs="Angsana New"/>
                <w:cs/>
                <w:lang w:bidi="th-TH"/>
              </w:rPr>
              <w:t>มาจาก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>
              <w:rPr>
                <w:rFonts w:cs="Angsana New"/>
                <w:b w:val="0"/>
                <w:bCs/>
                <w:lang w:bidi="th-TH"/>
              </w:rPr>
              <w:t xml:space="preserve">VRBT </w:t>
            </w:r>
            <w:r>
              <w:rPr>
                <w:b w:val="0"/>
                <w:bCs/>
                <w:lang w:bidi="th-TH"/>
              </w:rPr>
              <w:t>Table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>
              <w:rPr>
                <w:b w:val="0"/>
                <w:bCs/>
                <w:lang w:bidi="th-TH"/>
              </w:rPr>
              <w:t>Section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rFonts w:cs="Angsana New"/>
                <w:cs/>
                <w:lang w:bidi="th-TH"/>
              </w:rPr>
              <w:t>เป็น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“</w:t>
            </w:r>
            <w:r w:rsidRPr="008979A8">
              <w:rPr>
                <w:b w:val="0"/>
                <w:bCs/>
                <w:lang w:bidi="th-TH"/>
              </w:rPr>
              <w:t>Edit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>”</w:t>
            </w:r>
          </w:p>
          <w:p w:rsidR="001F6C46" w:rsidP="001F6C46" w:rsidRDefault="001F6C46" w14:paraId="53A210CE" w14:textId="77777777">
            <w:pPr>
              <w:pStyle w:val="HeaderTable"/>
              <w:rPr>
                <w:lang w:bidi="th-TH"/>
              </w:rPr>
            </w:pPr>
            <w:r>
              <w:rPr>
                <w:rFonts w:hint="cs" w:cs="Angsana New"/>
                <w:cs/>
                <w:lang w:bidi="th-TH"/>
              </w:rPr>
              <w:t>เมื่อกดปุ่ม</w:t>
            </w:r>
          </w:p>
          <w:p w:rsidR="001F6C46" w:rsidP="001F6C46" w:rsidRDefault="001F6C46" w14:paraId="0B6BA41A" w14:textId="77777777">
            <w:pPr>
              <w:pStyle w:val="ListParagraph"/>
              <w:numPr>
                <w:ilvl w:val="0"/>
                <w:numId w:val="6"/>
              </w:numPr>
              <w:spacing w:after="160" w:line="259" w:lineRule="auto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Validate </w:t>
            </w:r>
            <w:r>
              <w:rPr>
                <w:rFonts w:hint="cs" w:cs="Angsana New"/>
                <w:cs/>
              </w:rPr>
              <w:t>ข้อมูลในหน้าจอ</w:t>
            </w:r>
          </w:p>
          <w:p w:rsidR="001F6C46" w:rsidP="001F6C46" w:rsidRDefault="001F6C46" w14:paraId="3B833730" w14:textId="3D8B8925">
            <w:pPr>
              <w:pStyle w:val="ListParagraph"/>
              <w:numPr>
                <w:ilvl w:val="0"/>
                <w:numId w:val="6"/>
              </w:numPr>
              <w:spacing w:after="160" w:line="259" w:lineRule="auto"/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Update </w:t>
            </w:r>
            <w:r>
              <w:rPr>
                <w:rFonts w:hint="cs" w:cs="Angsana New"/>
                <w:cs/>
              </w:rPr>
              <w:t xml:space="preserve">ข้อมูลลงในส่วนของ </w:t>
            </w:r>
            <w:r>
              <w:rPr>
                <w:rFonts w:cs="Angsana New"/>
              </w:rPr>
              <w:t xml:space="preserve">VRBT </w:t>
            </w:r>
            <w:r>
              <w:rPr>
                <w:rFonts w:cs="CordiaUPC"/>
              </w:rPr>
              <w:t xml:space="preserve">Table Section </w:t>
            </w:r>
          </w:p>
          <w:p w:rsidR="001F6C46" w:rsidP="001F6C46" w:rsidRDefault="001F6C46" w14:paraId="33E8F9B1" w14:textId="77777777">
            <w:pPr>
              <w:pStyle w:val="ListParagraph"/>
              <w:numPr>
                <w:ilvl w:val="0"/>
                <w:numId w:val="27"/>
              </w:numPr>
            </w:pPr>
            <w:r>
              <w:rPr>
                <w:rFonts w:hint="cs"/>
                <w:cs/>
              </w:rPr>
              <w:t xml:space="preserve">ให้ทำการ </w:t>
            </w:r>
            <w:r>
              <w:t xml:space="preserve">Sort Row </w:t>
            </w:r>
            <w:r>
              <w:rPr>
                <w:rFonts w:hint="cs"/>
                <w:cs/>
              </w:rPr>
              <w:t xml:space="preserve">ตาม </w:t>
            </w:r>
            <w:r>
              <w:t xml:space="preserve">Logic </w:t>
            </w:r>
            <w:r>
              <w:rPr>
                <w:rFonts w:hint="cs"/>
                <w:cs/>
              </w:rPr>
              <w:t>และลำดับดังนี้</w:t>
            </w:r>
          </w:p>
          <w:p w:rsidR="001F6C46" w:rsidP="001F6C46" w:rsidRDefault="001F6C46" w14:paraId="0BBFB932" w14:textId="77777777">
            <w:pPr>
              <w:pStyle w:val="ListParagraph"/>
              <w:numPr>
                <w:ilvl w:val="0"/>
                <w:numId w:val="26"/>
              </w:numPr>
              <w:spacing w:after="160" w:line="259" w:lineRule="auto"/>
            </w:pPr>
            <w:r>
              <w:t>Duration From</w:t>
            </w:r>
          </w:p>
          <w:p w:rsidR="001F6C46" w:rsidP="001F6C46" w:rsidRDefault="001F6C46" w14:paraId="553067FD" w14:textId="77777777">
            <w:pPr>
              <w:pStyle w:val="ListParagraph"/>
              <w:numPr>
                <w:ilvl w:val="0"/>
                <w:numId w:val="26"/>
              </w:numPr>
              <w:spacing w:after="160" w:line="259" w:lineRule="auto"/>
            </w:pPr>
            <w:r>
              <w:t>Duration To</w:t>
            </w:r>
          </w:p>
          <w:p w:rsidR="001F6C46" w:rsidP="001F6C46" w:rsidRDefault="001F6C46" w14:paraId="3D1230EC" w14:textId="77777777">
            <w:r w:rsidRPr="00667C8E">
              <w:rPr>
                <w:rFonts w:cs="Angsana New"/>
                <w:cs/>
              </w:rPr>
              <w:t>ให้ทำการเคลียร์ค่า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และ </w:t>
            </w:r>
            <w:r w:rsidRPr="00667C8E">
              <w:rPr>
                <w:rFonts w:cs="CordiaUPC"/>
              </w:rPr>
              <w:t>Invisible</w:t>
            </w:r>
            <w:r>
              <w:rPr>
                <w:rFonts w:cs="CordiaUPC"/>
                <w:szCs w:val="36"/>
              </w:rPr>
              <w:t xml:space="preserve"> Detail Section</w:t>
            </w:r>
          </w:p>
        </w:tc>
      </w:tr>
      <w:tr w:rsidR="001F6C46" w:rsidTr="003E4C59" w14:paraId="5828A4D2" w14:textId="77777777">
        <w:trPr>
          <w:trHeight w:val="243"/>
        </w:trPr>
        <w:tc>
          <w:tcPr>
            <w:tcW w:w="848" w:type="pct"/>
          </w:tcPr>
          <w:p w:rsidR="001F6C46" w:rsidP="001F6C46" w:rsidRDefault="001F6C46" w14:paraId="54D90074" w14:textId="77777777">
            <w:r>
              <w:rPr>
                <w:rFonts w:hint="cs" w:cs="Angsana New"/>
                <w:cs/>
              </w:rPr>
              <w:t xml:space="preserve">ปุ่ม </w:t>
            </w:r>
            <w:r>
              <w:rPr>
                <w:rFonts w:cs="CordiaUPC"/>
              </w:rPr>
              <w:t>Cancel</w:t>
            </w:r>
          </w:p>
        </w:tc>
        <w:tc>
          <w:tcPr>
            <w:tcW w:w="1075" w:type="pct"/>
          </w:tcPr>
          <w:p w:rsidR="001F6C46" w:rsidP="001F6C46" w:rsidRDefault="001F6C46" w14:paraId="23F33B62" w14:textId="77777777">
            <w:r>
              <w:rPr>
                <w:rFonts w:cs="CordiaUPC"/>
              </w:rPr>
              <w:t>Button</w:t>
            </w:r>
          </w:p>
        </w:tc>
        <w:tc>
          <w:tcPr>
            <w:tcW w:w="3077" w:type="pct"/>
            <w:gridSpan w:val="2"/>
          </w:tcPr>
          <w:p w:rsidR="001F6C46" w:rsidP="001F6C46" w:rsidRDefault="001F6C46" w14:paraId="4539DEE4" w14:textId="6CC1ADFB">
            <w:r>
              <w:rPr>
                <w:rFonts w:hint="cs"/>
                <w:cs/>
              </w:rPr>
              <w:t xml:space="preserve">ให้ทำการเคลียร์ค่าใน </w:t>
            </w:r>
            <w:r>
              <w:t>VRBT Detail Section</w:t>
            </w:r>
            <w:r>
              <w:rPr>
                <w:rFonts w:hint="cs"/>
                <w:cs/>
              </w:rPr>
              <w:t xml:space="preserve"> และทำการ </w:t>
            </w:r>
            <w:r>
              <w:t>Invisible VRBT Detail Section</w:t>
            </w:r>
          </w:p>
        </w:tc>
      </w:tr>
      <w:tr w:rsidR="001F6C46" w:rsidTr="003E4C59" w14:paraId="26E388AA" w14:textId="77777777">
        <w:trPr>
          <w:trHeight w:val="243"/>
        </w:trPr>
        <w:tc>
          <w:tcPr>
            <w:tcW w:w="5000" w:type="pct"/>
            <w:gridSpan w:val="4"/>
            <w:shd w:val="clear" w:color="auto" w:fill="C2D69B" w:themeFill="accent3" w:themeFillTint="99"/>
          </w:tcPr>
          <w:p w:rsidR="001F6C46" w:rsidP="001F6C46" w:rsidRDefault="001F6C46" w14:paraId="2A47FDE2" w14:textId="70E12555">
            <w:pPr>
              <w:pStyle w:val="HeaderTable"/>
            </w:pPr>
            <w:r>
              <w:t>End VRBT Detail Section</w:t>
            </w:r>
          </w:p>
        </w:tc>
      </w:tr>
    </w:tbl>
    <w:p w:rsidR="00611047" w:rsidP="00E4341A" w:rsidRDefault="00611047" w14:paraId="2ABFF2AE" w14:textId="77777777">
      <w:pPr>
        <w:pStyle w:val="Heading3"/>
        <w:numPr>
          <w:ilvl w:val="0"/>
          <w:numId w:val="50"/>
        </w:numPr>
        <w:rPr>
          <w:rFonts w:ascii="CordiaUPC" w:hAnsi="CordiaUPC" w:cs="CordiaUPC"/>
          <w:sz w:val="32"/>
          <w:szCs w:val="32"/>
        </w:rPr>
      </w:pPr>
      <w:r w:rsidRPr="008979A8">
        <w:rPr>
          <w:rFonts w:ascii="CordiaUPC" w:hAnsi="CordiaUPC" w:cs="CordiaUPC"/>
          <w:sz w:val="32"/>
          <w:szCs w:val="32"/>
        </w:rPr>
        <w:t>Script Validation</w:t>
      </w:r>
    </w:p>
    <w:tbl>
      <w:tblPr>
        <w:tblW w:w="4977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385"/>
        <w:gridCol w:w="2895"/>
        <w:gridCol w:w="3314"/>
        <w:gridCol w:w="1309"/>
        <w:gridCol w:w="50"/>
        <w:gridCol w:w="22"/>
      </w:tblGrid>
      <w:tr w:rsidRPr="008979A8" w:rsidR="00611047" w:rsidTr="00E4341A" w14:paraId="3D4FC4D4" w14:textId="77777777">
        <w:trPr>
          <w:gridAfter w:val="1"/>
          <w:wAfter w:w="12" w:type="pct"/>
          <w:cantSplit/>
          <w:tblHeader/>
        </w:trPr>
        <w:tc>
          <w:tcPr>
            <w:tcW w:w="772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611047" w:rsidP="003E4C59" w:rsidRDefault="00611047" w14:paraId="20CDC106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Error Code</w:t>
            </w:r>
          </w:p>
        </w:tc>
        <w:tc>
          <w:tcPr>
            <w:tcW w:w="1613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611047" w:rsidP="003E4C59" w:rsidRDefault="00611047" w14:paraId="1072C56B" w14:textId="77777777">
            <w:pPr>
              <w:rPr>
                <w:rFonts w:cs="CordiaUPC"/>
                <w:b/>
                <w:bCs/>
              </w:rPr>
            </w:pPr>
            <w:r>
              <w:rPr>
                <w:rFonts w:cs="CordiaUPC"/>
                <w:b/>
                <w:bCs/>
              </w:rPr>
              <w:t xml:space="preserve">Error Message </w:t>
            </w:r>
          </w:p>
        </w:tc>
        <w:tc>
          <w:tcPr>
            <w:tcW w:w="1846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611047" w:rsidP="003E4C59" w:rsidRDefault="00611047" w14:paraId="1E0C633A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Logic</w:t>
            </w:r>
          </w:p>
        </w:tc>
        <w:tc>
          <w:tcPr>
            <w:tcW w:w="757" w:type="pct"/>
            <w:gridSpan w:val="2"/>
            <w:tcBorders>
              <w:bottom w:val="single" w:color="808080" w:sz="4" w:space="0"/>
            </w:tcBorders>
            <w:shd w:val="clear" w:color="auto" w:fill="EEECE1"/>
          </w:tcPr>
          <w:p w:rsidRPr="008979A8" w:rsidR="00611047" w:rsidP="003E4C59" w:rsidRDefault="00611047" w14:paraId="5C477B3D" w14:textId="77777777">
            <w:pPr>
              <w:rPr>
                <w:rFonts w:cs="CordiaUPC"/>
                <w:b/>
                <w:bCs/>
              </w:rPr>
            </w:pPr>
            <w:r>
              <w:rPr>
                <w:rFonts w:cs="CordiaUPC"/>
                <w:b/>
                <w:bCs/>
              </w:rPr>
              <w:t>Submit Call</w:t>
            </w:r>
          </w:p>
        </w:tc>
      </w:tr>
      <w:tr w:rsidR="004136B4" w:rsidTr="00E4341A" w14:paraId="28323A54" w14:textId="77777777">
        <w:trPr>
          <w:gridAfter w:val="1"/>
          <w:wAfter w:w="12" w:type="pct"/>
        </w:trPr>
        <w:tc>
          <w:tcPr>
            <w:tcW w:w="772" w:type="pct"/>
            <w:tcBorders>
              <w:bottom w:val="single" w:color="auto" w:sz="4" w:space="0"/>
            </w:tcBorders>
          </w:tcPr>
          <w:p w:rsidRPr="00404475" w:rsidR="004136B4" w:rsidP="004136B4" w:rsidRDefault="004136B4" w14:paraId="383EC18C" w14:textId="499C2C7C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>
              <w:rPr>
                <w:rFonts w:ascii="CordiaUPC" w:hAnsi="CordiaUPC" w:cs="CordiaUPC"/>
                <w:sz w:val="28"/>
                <w:szCs w:val="28"/>
              </w:rPr>
              <w:t>00004</w:t>
            </w:r>
          </w:p>
        </w:tc>
        <w:tc>
          <w:tcPr>
            <w:tcW w:w="1613" w:type="pct"/>
            <w:tcBorders>
              <w:bottom w:val="single" w:color="auto" w:sz="4" w:space="0"/>
            </w:tcBorders>
          </w:tcPr>
          <w:p w:rsidR="004136B4" w:rsidP="004136B4" w:rsidRDefault="004136B4" w14:paraId="5A93EB1A" w14:textId="45B03397">
            <w:r>
              <w:rPr>
                <w:rFonts w:cs="CordiaUPC"/>
              </w:rPr>
              <w:t xml:space="preserve">VRBT is required when Product Specification is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{1}</w:t>
            </w:r>
            <w:r>
              <w:rPr>
                <w:rFonts w:cs="Angsana New"/>
                <w:cs/>
              </w:rPr>
              <w:t>”</w:t>
            </w:r>
          </w:p>
        </w:tc>
        <w:tc>
          <w:tcPr>
            <w:tcW w:w="1846" w:type="pct"/>
            <w:tcBorders>
              <w:bottom w:val="single" w:color="auto" w:sz="4" w:space="0"/>
            </w:tcBorders>
          </w:tcPr>
          <w:p w:rsidR="004136B4" w:rsidP="004136B4" w:rsidRDefault="004136B4" w14:paraId="04050556" w14:textId="512BC86F">
            <w:pPr>
              <w:pStyle w:val="NoSpacing"/>
              <w:rPr>
                <w:rFonts w:ascii="CordiaUPC" w:hAnsi="CordiaUPC"/>
                <w:sz w:val="28"/>
              </w:rPr>
            </w:pPr>
            <w:r>
              <w:rPr>
                <w:rFonts w:hint="cs" w:ascii="CordiaUPC" w:hAnsi="CordiaUPC"/>
                <w:sz w:val="28"/>
                <w:cs/>
              </w:rPr>
              <w:t>ถ้า</w:t>
            </w:r>
            <w:r w:rsidRPr="00734543">
              <w:rPr>
                <w:rFonts w:hint="cs" w:ascii="CordiaUPC" w:hAnsi="CordiaUPC"/>
                <w:sz w:val="28"/>
                <w:cs/>
              </w:rPr>
              <w:t xml:space="preserve"> </w:t>
            </w:r>
            <w:r w:rsidRPr="00734543">
              <w:rPr>
                <w:rFonts w:ascii="CordiaUPC" w:hAnsi="CordiaUPC"/>
                <w:sz w:val="28"/>
              </w:rPr>
              <w:t xml:space="preserve">ProductSpecification </w:t>
            </w:r>
            <w:r w:rsidRPr="00734543">
              <w:rPr>
                <w:rFonts w:hint="cs" w:ascii="CordiaUPC" w:hAnsi="CordiaUPC"/>
                <w:sz w:val="28"/>
                <w:cs/>
              </w:rPr>
              <w:t xml:space="preserve">ที่เลือกมามีค่า </w:t>
            </w:r>
            <w:r w:rsidRPr="00734543">
              <w:rPr>
                <w:rFonts w:ascii="CordiaUPC" w:hAnsi="CordiaUPC"/>
                <w:sz w:val="28"/>
              </w:rPr>
              <w:t xml:space="preserve">Category Type </w:t>
            </w:r>
            <w:r w:rsidRPr="00734543">
              <w:rPr>
                <w:rFonts w:hint="cs" w:ascii="CordiaUPC" w:hAnsi="CordiaUPC"/>
                <w:sz w:val="28"/>
                <w:cs/>
              </w:rPr>
              <w:t xml:space="preserve">เป็น </w:t>
            </w:r>
            <w:r w:rsidRPr="00734543">
              <w:rPr>
                <w:rFonts w:ascii="CordiaUPC" w:hAnsi="CordiaUPC" w:cs="Angsana New"/>
                <w:sz w:val="28"/>
                <w:cs/>
              </w:rPr>
              <w:t>“</w:t>
            </w:r>
            <w:r>
              <w:t>VRBT</w:t>
            </w:r>
            <w:r w:rsidRPr="00734543">
              <w:rPr>
                <w:rFonts w:ascii="CordiaUPC" w:hAnsi="CordiaUPC" w:cs="Angsana New"/>
                <w:sz w:val="28"/>
                <w:cs/>
              </w:rPr>
              <w:t>”</w:t>
            </w:r>
            <w:r>
              <w:rPr>
                <w:rFonts w:ascii="CordiaUPC" w:hAnsi="CordiaUPC" w:cs="Angsana New"/>
                <w:sz w:val="28"/>
                <w:cs/>
              </w:rPr>
              <w:t xml:space="preserve"> </w:t>
            </w:r>
            <w:r>
              <w:rPr>
                <w:rFonts w:hint="cs" w:ascii="CordiaUPC" w:hAnsi="CordiaUPC"/>
                <w:sz w:val="28"/>
                <w:cs/>
              </w:rPr>
              <w:t>ดังนั้น</w:t>
            </w:r>
            <w:r>
              <w:rPr>
                <w:rFonts w:ascii="CordiaUPC" w:hAnsi="CordiaUPC" w:cs="CordiaUPC"/>
                <w:sz w:val="28"/>
                <w:cs/>
              </w:rPr>
              <w:t xml:space="preserve"> </w:t>
            </w:r>
            <w:r w:rsidR="006431F9">
              <w:rPr>
                <w:rFonts w:ascii="CordiaUPC" w:hAnsi="CordiaUPC"/>
                <w:sz w:val="28"/>
              </w:rPr>
              <w:t>VRBT</w:t>
            </w:r>
            <w:r>
              <w:rPr>
                <w:rFonts w:ascii="CordiaUPC" w:hAnsi="CordiaUPC" w:cs="CordiaUPC"/>
                <w:sz w:val="28"/>
                <w:cs/>
              </w:rPr>
              <w:t xml:space="preserve"> </w:t>
            </w:r>
            <w:r>
              <w:rPr>
                <w:rFonts w:hint="cs" w:ascii="CordiaUPC" w:hAnsi="CordiaUPC"/>
                <w:sz w:val="28"/>
                <w:cs/>
              </w:rPr>
              <w:t xml:space="preserve">จะต้องมีอย่างน้อย </w:t>
            </w:r>
            <w:r>
              <w:rPr>
                <w:rFonts w:ascii="CordiaUPC" w:hAnsi="CordiaUPC"/>
                <w:sz w:val="28"/>
              </w:rPr>
              <w:t>1 Row</w:t>
            </w:r>
          </w:p>
          <w:p w:rsidR="004136B4" w:rsidP="004136B4" w:rsidRDefault="004136B4" w14:paraId="4FAA64A5" w14:textId="77777777">
            <w:pPr>
              <w:pStyle w:val="NoSpacing"/>
              <w:rPr>
                <w:rFonts w:ascii="CordiaUPC" w:hAnsi="CordiaUPC"/>
                <w:sz w:val="28"/>
              </w:rPr>
            </w:pPr>
          </w:p>
          <w:p w:rsidR="004136B4" w:rsidP="004136B4" w:rsidRDefault="004136B4" w14:paraId="77AF3D14" w14:textId="67D3D7FB">
            <w:pPr>
              <w:rPr>
                <w:rFonts w:cs="CordiaUPC"/>
                <w:cs/>
              </w:rPr>
            </w:pPr>
            <w:r>
              <w:t xml:space="preserve">{1} </w:t>
            </w:r>
            <w:r>
              <w:rPr>
                <w:rFonts w:hint="cs"/>
                <w:cs/>
              </w:rPr>
              <w:t xml:space="preserve">แทนค่าด้วย </w:t>
            </w:r>
            <w:r>
              <w:t xml:space="preserve">Product Specification </w:t>
            </w:r>
            <w:r>
              <w:rPr>
                <w:rFonts w:hint="cs"/>
                <w:cs/>
              </w:rPr>
              <w:t>ที่เลือกมาและมีค่า</w:t>
            </w:r>
            <w:r w:rsidRPr="00734543">
              <w:t xml:space="preserve"> Category Type </w:t>
            </w:r>
            <w:r w:rsidRPr="00734543">
              <w:rPr>
                <w:rFonts w:hint="cs"/>
                <w:cs/>
              </w:rPr>
              <w:t xml:space="preserve">เป็น </w:t>
            </w:r>
            <w:r w:rsidRPr="00734543">
              <w:rPr>
                <w:rFonts w:cs="Angsana New"/>
                <w:cs/>
              </w:rPr>
              <w:t>“</w:t>
            </w:r>
            <w:r w:rsidR="006431F9">
              <w:t>VRBT</w:t>
            </w:r>
            <w:r w:rsidRPr="00734543">
              <w:rPr>
                <w:rFonts w:cs="Angsana New"/>
                <w:cs/>
              </w:rPr>
              <w:t>”</w:t>
            </w:r>
          </w:p>
        </w:tc>
        <w:tc>
          <w:tcPr>
            <w:tcW w:w="757" w:type="pct"/>
            <w:gridSpan w:val="2"/>
            <w:tcBorders>
              <w:bottom w:val="single" w:color="auto" w:sz="4" w:space="0"/>
            </w:tcBorders>
          </w:tcPr>
          <w:p w:rsidR="004136B4" w:rsidP="004136B4" w:rsidRDefault="004136B4" w14:paraId="18C7130B" w14:textId="1AF829E2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C4215A" w:rsidTr="00CA2D94" w14:paraId="265B7794" w14:textId="77777777">
        <w:trPr>
          <w:trHeight w:val="243"/>
        </w:trPr>
        <w:tc>
          <w:tcPr>
            <w:tcW w:w="5000" w:type="pct"/>
            <w:gridSpan w:val="6"/>
            <w:tcBorders>
              <w:bottom w:val="single" w:color="auto" w:sz="4" w:space="0"/>
            </w:tcBorders>
            <w:shd w:val="clear" w:color="auto" w:fill="C2D69B" w:themeFill="accent3" w:themeFillTint="99"/>
          </w:tcPr>
          <w:p w:rsidR="00C4215A" w:rsidP="003E4C59" w:rsidRDefault="00C4215A" w14:paraId="0B3FB6FB" w14:textId="77777777">
            <w:pPr>
              <w:pStyle w:val="HeaderTable"/>
            </w:pPr>
            <w:r>
              <w:t>VRBT Detail Section</w:t>
            </w:r>
          </w:p>
        </w:tc>
      </w:tr>
      <w:tr w:rsidR="00AD1889" w:rsidTr="00CA2D94" w14:paraId="07024C2B" w14:textId="77777777">
        <w:trPr>
          <w:gridAfter w:val="2"/>
          <w:wAfter w:w="40" w:type="pct"/>
        </w:trPr>
        <w:tc>
          <w:tcPr>
            <w:tcW w:w="772" w:type="pct"/>
          </w:tcPr>
          <w:p w:rsidRPr="000E5AB7" w:rsidR="00AD1889" w:rsidP="00AD1889" w:rsidRDefault="00AD1889" w14:paraId="0446693A" w14:textId="6F164FAB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13" w:type="pct"/>
          </w:tcPr>
          <w:p w:rsidR="00AD1889" w:rsidP="00AD1889" w:rsidRDefault="00AD1889" w14:paraId="1C3F8FC5" w14:textId="52C19AC2">
            <w:pPr>
              <w:rPr>
                <w:rFonts w:cs="CordiaUPC"/>
              </w:rPr>
            </w:pPr>
            <w:r>
              <w:rPr>
                <w:rFonts w:cs="CordiaUPC"/>
              </w:rPr>
              <w:t>Product Name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46" w:type="pct"/>
          </w:tcPr>
          <w:p w:rsidR="00AD1889" w:rsidP="00AD1889" w:rsidRDefault="00AD1889" w14:paraId="4D7B26CC" w14:textId="4FA8290E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Product Name </w:t>
            </w:r>
            <w:r>
              <w:rPr>
                <w:rFonts w:hint="cs" w:cs="Angsana New"/>
                <w:cs/>
              </w:rPr>
              <w:t xml:space="preserve">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29" w:type="pct"/>
          </w:tcPr>
          <w:p w:rsidR="00AD1889" w:rsidP="00AD1889" w:rsidRDefault="00AD1889" w14:paraId="088C3CB9" w14:textId="77777777">
            <w:pPr>
              <w:rPr>
                <w:rFonts w:cs="CordiaUPC"/>
                <w:szCs w:val="36"/>
              </w:rPr>
            </w:pPr>
          </w:p>
        </w:tc>
      </w:tr>
      <w:tr w:rsidR="00AD1889" w:rsidTr="00CA2D94" w14:paraId="7775522D" w14:textId="77777777">
        <w:trPr>
          <w:gridAfter w:val="2"/>
          <w:wAfter w:w="40" w:type="pct"/>
        </w:trPr>
        <w:tc>
          <w:tcPr>
            <w:tcW w:w="772" w:type="pct"/>
          </w:tcPr>
          <w:p w:rsidRPr="000E5AB7" w:rsidR="00AD1889" w:rsidP="00AD1889" w:rsidRDefault="00AD1889" w14:paraId="255E3E24" w14:textId="08E1ACBC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13" w:type="pct"/>
          </w:tcPr>
          <w:p w:rsidR="00AD1889" w:rsidP="00AD1889" w:rsidRDefault="00AD1889" w14:paraId="2B82A992" w14:textId="52CE631D">
            <w:pPr>
              <w:rPr>
                <w:rFonts w:cs="CordiaUPC"/>
              </w:rPr>
            </w:pPr>
            <w:r>
              <w:rPr>
                <w:rFonts w:cs="CordiaUPC"/>
              </w:rPr>
              <w:t>Partner SKU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46" w:type="pct"/>
          </w:tcPr>
          <w:p w:rsidR="00AD1889" w:rsidP="00AD1889" w:rsidRDefault="00AD1889" w14:paraId="4EB00C3F" w14:textId="27A27ED0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Partner SKU </w:t>
            </w:r>
            <w:r>
              <w:rPr>
                <w:rFonts w:hint="cs" w:cs="Angsana New"/>
                <w:cs/>
              </w:rPr>
              <w:t xml:space="preserve">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29" w:type="pct"/>
          </w:tcPr>
          <w:p w:rsidR="00AD1889" w:rsidP="00AD1889" w:rsidRDefault="00AD1889" w14:paraId="52D2AE4B" w14:textId="77777777">
            <w:pPr>
              <w:rPr>
                <w:rFonts w:cs="CordiaUPC"/>
                <w:szCs w:val="36"/>
              </w:rPr>
            </w:pPr>
          </w:p>
        </w:tc>
      </w:tr>
      <w:tr w:rsidR="00AD1889" w:rsidTr="003E4C59" w14:paraId="2E0D7531" w14:textId="77777777">
        <w:trPr>
          <w:trHeight w:val="243"/>
        </w:trPr>
        <w:tc>
          <w:tcPr>
            <w:tcW w:w="5000" w:type="pct"/>
            <w:gridSpan w:val="6"/>
            <w:tcBorders>
              <w:bottom w:val="single" w:color="auto" w:sz="4" w:space="0"/>
            </w:tcBorders>
            <w:shd w:val="clear" w:color="auto" w:fill="C2D69B" w:themeFill="accent3" w:themeFillTint="99"/>
          </w:tcPr>
          <w:p w:rsidR="00AD1889" w:rsidP="00AD1889" w:rsidRDefault="00AD1889" w14:paraId="5024C7AF" w14:textId="38CDFBDC">
            <w:pPr>
              <w:pStyle w:val="HeaderTable"/>
            </w:pPr>
            <w:r w:rsidRPr="008979A8">
              <w:t xml:space="preserve">Duration </w:t>
            </w:r>
            <w:r>
              <w:t>Section</w:t>
            </w:r>
          </w:p>
        </w:tc>
      </w:tr>
      <w:tr w:rsidR="00AD1889" w:rsidTr="00CA2D94" w14:paraId="7AF2A102" w14:textId="77777777">
        <w:trPr>
          <w:gridAfter w:val="2"/>
          <w:wAfter w:w="40" w:type="pct"/>
        </w:trPr>
        <w:tc>
          <w:tcPr>
            <w:tcW w:w="772" w:type="pct"/>
          </w:tcPr>
          <w:p w:rsidRPr="005011E8" w:rsidR="00AD1889" w:rsidP="00AD1889" w:rsidRDefault="00AD1889" w14:paraId="492AADCC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13" w:type="pct"/>
          </w:tcPr>
          <w:p w:rsidR="00AD1889" w:rsidP="00AD1889" w:rsidRDefault="00AD1889" w14:paraId="055A46AD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Duration Type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46" w:type="pct"/>
          </w:tcPr>
          <w:p w:rsidR="00AD1889" w:rsidP="00AD1889" w:rsidRDefault="00AD1889" w14:paraId="73560CF9" w14:textId="77777777">
            <w:r>
              <w:rPr>
                <w:rFonts w:cs="CordiaUPC"/>
              </w:rPr>
              <w:t xml:space="preserve">Duration Type </w:t>
            </w:r>
            <w:r>
              <w:rPr>
                <w:rFonts w:hint="cs" w:cs="Angsana New"/>
                <w:cs/>
              </w:rPr>
              <w:t xml:space="preserve">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29" w:type="pct"/>
          </w:tcPr>
          <w:p w:rsidR="00AD1889" w:rsidP="00AD1889" w:rsidRDefault="00AD1889" w14:paraId="473C9A27" w14:textId="77777777">
            <w:pPr>
              <w:rPr>
                <w:rFonts w:cs="CordiaUPC"/>
                <w:szCs w:val="36"/>
              </w:rPr>
            </w:pPr>
          </w:p>
        </w:tc>
      </w:tr>
      <w:tr w:rsidR="00AD1889" w:rsidTr="00CA2D94" w14:paraId="12696F02" w14:textId="77777777">
        <w:trPr>
          <w:gridAfter w:val="2"/>
          <w:wAfter w:w="40" w:type="pct"/>
        </w:trPr>
        <w:tc>
          <w:tcPr>
            <w:tcW w:w="772" w:type="pct"/>
          </w:tcPr>
          <w:p w:rsidRPr="000E5AB7" w:rsidR="00AD1889" w:rsidP="00AD1889" w:rsidRDefault="00AD1889" w14:paraId="4917B792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13" w:type="pct"/>
          </w:tcPr>
          <w:p w:rsidR="00AD1889" w:rsidP="00AD1889" w:rsidRDefault="00AD1889" w14:paraId="2DEA40F8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Duration From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46" w:type="pct"/>
          </w:tcPr>
          <w:p w:rsidR="00AD1889" w:rsidP="00AD1889" w:rsidRDefault="00AD1889" w14:paraId="0ECB3746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Duration From </w:t>
            </w:r>
            <w:r>
              <w:rPr>
                <w:rFonts w:hint="cs" w:cs="Angsana New"/>
                <w:cs/>
              </w:rPr>
              <w:t xml:space="preserve">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29" w:type="pct"/>
          </w:tcPr>
          <w:p w:rsidR="00AD1889" w:rsidP="00AD1889" w:rsidRDefault="00AD1889" w14:paraId="25142F5B" w14:textId="77777777">
            <w:pPr>
              <w:rPr>
                <w:rFonts w:cs="CordiaUPC"/>
                <w:szCs w:val="36"/>
              </w:rPr>
            </w:pPr>
          </w:p>
        </w:tc>
      </w:tr>
      <w:tr w:rsidR="00AD1889" w:rsidTr="00CA2D94" w14:paraId="584A0CA8" w14:textId="77777777">
        <w:trPr>
          <w:gridAfter w:val="2"/>
          <w:wAfter w:w="40" w:type="pct"/>
        </w:trPr>
        <w:tc>
          <w:tcPr>
            <w:tcW w:w="772" w:type="pct"/>
          </w:tcPr>
          <w:p w:rsidRPr="000E5AB7" w:rsidR="00AD1889" w:rsidP="00AD1889" w:rsidRDefault="00AD1889" w14:paraId="71D454FF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13" w:type="pct"/>
          </w:tcPr>
          <w:p w:rsidR="00AD1889" w:rsidP="00AD1889" w:rsidRDefault="00AD1889" w14:paraId="79CDC075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Duration To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46" w:type="pct"/>
          </w:tcPr>
          <w:p w:rsidR="00AD1889" w:rsidP="00AD1889" w:rsidRDefault="00AD1889" w14:paraId="655D323A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Duration To </w:t>
            </w:r>
            <w:r>
              <w:rPr>
                <w:rFonts w:hint="cs" w:cs="Angsana New"/>
                <w:cs/>
              </w:rPr>
              <w:t xml:space="preserve">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29" w:type="pct"/>
          </w:tcPr>
          <w:p w:rsidR="00AD1889" w:rsidP="00AD1889" w:rsidRDefault="00AD1889" w14:paraId="435CC04C" w14:textId="77777777">
            <w:pPr>
              <w:rPr>
                <w:rFonts w:cs="CordiaUPC"/>
                <w:szCs w:val="36"/>
              </w:rPr>
            </w:pPr>
          </w:p>
        </w:tc>
      </w:tr>
      <w:tr w:rsidR="00AD1889" w:rsidTr="00CA2D94" w14:paraId="503D1A7A" w14:textId="77777777">
        <w:trPr>
          <w:gridAfter w:val="2"/>
          <w:wAfter w:w="40" w:type="pct"/>
        </w:trPr>
        <w:tc>
          <w:tcPr>
            <w:tcW w:w="772" w:type="pct"/>
          </w:tcPr>
          <w:p w:rsidRPr="000E5AB7" w:rsidR="00AD1889" w:rsidP="00AD1889" w:rsidRDefault="00AD1889" w14:paraId="2BD47C33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C40991">
              <w:t>00023</w:t>
            </w:r>
          </w:p>
        </w:tc>
        <w:tc>
          <w:tcPr>
            <w:tcW w:w="1613" w:type="pct"/>
          </w:tcPr>
          <w:p w:rsidR="00AD1889" w:rsidP="00AD1889" w:rsidRDefault="00AD1889" w14:paraId="11AD6AF9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Duration From</w:t>
            </w:r>
            <w:r>
              <w:t xml:space="preserve"> must be Integer </w:t>
            </w:r>
            <w:r>
              <w:rPr>
                <w:rFonts w:cs="Angsana New"/>
                <w:cs/>
              </w:rPr>
              <w:t>(</w:t>
            </w:r>
            <w:r>
              <w:t>Min 1, Max 99,999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1846" w:type="pct"/>
          </w:tcPr>
          <w:p w:rsidR="00AD1889" w:rsidP="00AD1889" w:rsidRDefault="00AD1889" w14:paraId="44EDA002" w14:textId="77777777">
            <w:pPr>
              <w:rPr>
                <w:rFonts w:cs="CordiaUPC"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durationFrom </w:t>
            </w:r>
            <w:r>
              <w:rPr>
                <w:rFonts w:hint="cs"/>
                <w:cs/>
              </w:rPr>
              <w:t xml:space="preserve">มีค่า ดังนั้น </w:t>
            </w:r>
            <w:r>
              <w:rPr>
                <w:rFonts w:cs="CordiaUPC"/>
              </w:rPr>
              <w:t>Duration From</w:t>
            </w:r>
            <w:r>
              <w:rPr>
                <w:rFonts w:hint="cs"/>
                <w:cs/>
              </w:rPr>
              <w:t xml:space="preserve"> จะต้องเป็นจำนวนเต็มและมีค่าอยู่ในช่วง </w:t>
            </w:r>
            <w:r>
              <w:t xml:space="preserve">1 </w:t>
            </w:r>
            <w:r>
              <w:rPr>
                <w:rFonts w:cs="Angsana New"/>
                <w:cs/>
              </w:rPr>
              <w:t xml:space="preserve">– </w:t>
            </w:r>
            <w:r>
              <w:t>99,999</w:t>
            </w:r>
          </w:p>
        </w:tc>
        <w:tc>
          <w:tcPr>
            <w:tcW w:w="729" w:type="pct"/>
          </w:tcPr>
          <w:p w:rsidR="00AD1889" w:rsidP="00AD1889" w:rsidRDefault="00AD1889" w14:paraId="6B20467D" w14:textId="77777777">
            <w:pPr>
              <w:rPr>
                <w:rFonts w:cs="CordiaUPC"/>
                <w:szCs w:val="36"/>
              </w:rPr>
            </w:pPr>
          </w:p>
        </w:tc>
      </w:tr>
      <w:tr w:rsidR="00AD1889" w:rsidTr="00CA2D94" w14:paraId="1C30D39F" w14:textId="77777777">
        <w:trPr>
          <w:gridAfter w:val="2"/>
          <w:wAfter w:w="40" w:type="pct"/>
        </w:trPr>
        <w:tc>
          <w:tcPr>
            <w:tcW w:w="772" w:type="pct"/>
          </w:tcPr>
          <w:p w:rsidRPr="00C40991" w:rsidR="00AD1889" w:rsidP="00AD1889" w:rsidRDefault="00AD1889" w14:paraId="532D97E8" w14:textId="77777777">
            <w:pPr>
              <w:pStyle w:val="BodyTextTable"/>
            </w:pPr>
            <w:r w:rsidRPr="00C40991">
              <w:t>00023</w:t>
            </w:r>
          </w:p>
        </w:tc>
        <w:tc>
          <w:tcPr>
            <w:tcW w:w="1613" w:type="pct"/>
          </w:tcPr>
          <w:p w:rsidR="00AD1889" w:rsidP="00AD1889" w:rsidRDefault="00AD1889" w14:paraId="1729741A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Duration To</w:t>
            </w:r>
            <w:r w:rsidRPr="00CF160A">
              <w:rPr>
                <w:rFonts w:cs="Angsana New"/>
                <w:cs/>
              </w:rPr>
              <w:t xml:space="preserve"> </w:t>
            </w:r>
            <w:r>
              <w:t xml:space="preserve">must be Integer </w:t>
            </w:r>
            <w:r>
              <w:rPr>
                <w:rFonts w:cs="Angsana New"/>
                <w:cs/>
              </w:rPr>
              <w:t>(</w:t>
            </w:r>
            <w:r>
              <w:t>Min 1, Max 99,999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1846" w:type="pct"/>
          </w:tcPr>
          <w:p w:rsidR="00AD1889" w:rsidP="00AD1889" w:rsidRDefault="00AD1889" w14:paraId="2C57D49A" w14:textId="77777777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durationTo </w:t>
            </w:r>
            <w:r>
              <w:rPr>
                <w:rFonts w:hint="cs"/>
                <w:cs/>
              </w:rPr>
              <w:t xml:space="preserve">มีค่า ดังนั้น </w:t>
            </w:r>
            <w:r>
              <w:rPr>
                <w:rFonts w:cs="CordiaUPC"/>
              </w:rPr>
              <w:t>Duration To</w:t>
            </w:r>
            <w:r>
              <w:rPr>
                <w:rFonts w:hint="cs"/>
                <w:cs/>
              </w:rPr>
              <w:t xml:space="preserve"> จะต้องเป็นจำนวนเต็มและมีค่าอยู่ในช่วง </w:t>
            </w:r>
            <w:r>
              <w:t xml:space="preserve">1 </w:t>
            </w:r>
            <w:r>
              <w:rPr>
                <w:rFonts w:cs="Angsana New"/>
                <w:cs/>
              </w:rPr>
              <w:t xml:space="preserve">– </w:t>
            </w:r>
            <w:r>
              <w:t>99,999</w:t>
            </w:r>
          </w:p>
        </w:tc>
        <w:tc>
          <w:tcPr>
            <w:tcW w:w="729" w:type="pct"/>
          </w:tcPr>
          <w:p w:rsidR="00AD1889" w:rsidP="00AD1889" w:rsidRDefault="00AD1889" w14:paraId="4083D28A" w14:textId="77777777">
            <w:pPr>
              <w:rPr>
                <w:rFonts w:cs="CordiaUPC"/>
                <w:szCs w:val="36"/>
              </w:rPr>
            </w:pPr>
          </w:p>
        </w:tc>
      </w:tr>
      <w:tr w:rsidR="00AD1889" w:rsidTr="00CA2D94" w14:paraId="79C90B75" w14:textId="77777777">
        <w:trPr>
          <w:gridAfter w:val="2"/>
          <w:wAfter w:w="40" w:type="pct"/>
        </w:trPr>
        <w:tc>
          <w:tcPr>
            <w:tcW w:w="772" w:type="pct"/>
          </w:tcPr>
          <w:p w:rsidRPr="00C40991" w:rsidR="00AD1889" w:rsidP="00AD1889" w:rsidRDefault="00AD1889" w14:paraId="18334C49" w14:textId="77777777">
            <w:pPr>
              <w:pStyle w:val="BodyTextTable"/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13" w:type="pct"/>
          </w:tcPr>
          <w:p w:rsidR="00AD1889" w:rsidP="00AD1889" w:rsidRDefault="00AD1889" w14:paraId="030257FA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Duration Unit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46" w:type="pct"/>
          </w:tcPr>
          <w:p w:rsidR="00AD1889" w:rsidP="00AD1889" w:rsidRDefault="00AD1889" w14:paraId="0BF5C1EE" w14:textId="77777777">
            <w:pPr>
              <w:rPr>
                <w:cs/>
              </w:rPr>
            </w:pPr>
            <w:r>
              <w:rPr>
                <w:rFonts w:cs="CordiaUPC"/>
              </w:rPr>
              <w:t xml:space="preserve">Duration Unit </w:t>
            </w:r>
            <w:r>
              <w:rPr>
                <w:rFonts w:hint="cs" w:cs="Angsana New"/>
                <w:cs/>
              </w:rPr>
              <w:t xml:space="preserve">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29" w:type="pct"/>
          </w:tcPr>
          <w:p w:rsidR="00AD1889" w:rsidP="00AD1889" w:rsidRDefault="00AD1889" w14:paraId="6E1D6C1A" w14:textId="77777777">
            <w:pPr>
              <w:rPr>
                <w:rFonts w:cs="CordiaUPC"/>
                <w:szCs w:val="36"/>
              </w:rPr>
            </w:pPr>
          </w:p>
        </w:tc>
      </w:tr>
      <w:tr w:rsidR="00AD1889" w:rsidTr="00CA2D94" w14:paraId="738C3867" w14:textId="77777777">
        <w:trPr>
          <w:gridAfter w:val="2"/>
          <w:wAfter w:w="40" w:type="pct"/>
        </w:trPr>
        <w:tc>
          <w:tcPr>
            <w:tcW w:w="772" w:type="pct"/>
          </w:tcPr>
          <w:p w:rsidRPr="000E5AB7" w:rsidR="00AD1889" w:rsidP="00AD1889" w:rsidRDefault="00AD1889" w14:paraId="30C97952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0001</w:t>
            </w:r>
            <w:r>
              <w:rPr>
                <w:rFonts w:ascii="CordiaUPC" w:hAnsi="CordiaUPC" w:cs="CordiaUPC"/>
                <w:sz w:val="28"/>
                <w:szCs w:val="28"/>
              </w:rPr>
              <w:t>4</w:t>
            </w:r>
          </w:p>
        </w:tc>
        <w:tc>
          <w:tcPr>
            <w:tcW w:w="1613" w:type="pct"/>
          </w:tcPr>
          <w:p w:rsidR="00AD1889" w:rsidP="00AD1889" w:rsidRDefault="00AD1889" w14:paraId="3C401555" w14:textId="77777777">
            <w:pPr>
              <w:rPr>
                <w:rFonts w:cs="CordiaUPC"/>
              </w:rPr>
            </w:pPr>
            <w:r w:rsidRPr="00060444">
              <w:rPr>
                <w:rFonts w:cs="CordiaUPC"/>
              </w:rPr>
              <w:t>Duration To</w:t>
            </w:r>
            <w:r w:rsidRPr="00060444">
              <w:rPr>
                <w:rFonts w:cs="Angsana New"/>
                <w:b/>
                <w:bCs/>
                <w:cs/>
              </w:rPr>
              <w:t xml:space="preserve"> </w:t>
            </w:r>
            <w:r w:rsidRPr="00060444">
              <w:rPr>
                <w:rFonts w:cs="CordiaUPC"/>
                <w:bCs/>
              </w:rPr>
              <w:t xml:space="preserve">must be greater than or equal to </w:t>
            </w:r>
            <w:r w:rsidRPr="00060444">
              <w:rPr>
                <w:rFonts w:cs="CordiaUPC"/>
              </w:rPr>
              <w:t>Duration</w:t>
            </w:r>
            <w:r w:rsidRPr="00060444">
              <w:rPr>
                <w:rFonts w:cs="CordiaUPC"/>
                <w:bCs/>
              </w:rPr>
              <w:t xml:space="preserve"> F</w:t>
            </w:r>
            <w:r w:rsidRPr="00060444">
              <w:rPr>
                <w:rFonts w:cs="CordiaUPC"/>
              </w:rPr>
              <w:t>rom</w:t>
            </w:r>
          </w:p>
        </w:tc>
        <w:tc>
          <w:tcPr>
            <w:tcW w:w="1846" w:type="pct"/>
          </w:tcPr>
          <w:p w:rsidRPr="008979A8" w:rsidR="00AD1889" w:rsidP="00AD1889" w:rsidRDefault="00AD1889" w14:paraId="017F2FDB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 xml:space="preserve">Duration To </w:t>
            </w:r>
            <w:r w:rsidRPr="008979A8">
              <w:rPr>
                <w:rFonts w:cs="Angsana New"/>
                <w:cs/>
              </w:rPr>
              <w:t xml:space="preserve">จะต้องมีค่ามากกว่าหรือเท่ากับ </w:t>
            </w:r>
            <w:r w:rsidRPr="008979A8">
              <w:rPr>
                <w:rFonts w:cs="CordiaUPC"/>
              </w:rPr>
              <w:t>Duration From</w:t>
            </w:r>
          </w:p>
          <w:p w:rsidR="00AD1889" w:rsidP="00AD1889" w:rsidRDefault="00AD1889" w14:paraId="075B8D19" w14:textId="77777777">
            <w:pPr>
              <w:rPr>
                <w:rFonts w:cs="CordiaUPC"/>
              </w:rPr>
            </w:pPr>
          </w:p>
        </w:tc>
        <w:tc>
          <w:tcPr>
            <w:tcW w:w="729" w:type="pct"/>
          </w:tcPr>
          <w:p w:rsidR="00AD1889" w:rsidP="00AD1889" w:rsidRDefault="00AD1889" w14:paraId="5E40B5D3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AD1889" w:rsidTr="00CA2D94" w14:paraId="6278F380" w14:textId="77777777">
        <w:trPr>
          <w:gridAfter w:val="2"/>
          <w:wAfter w:w="40" w:type="pct"/>
        </w:trPr>
        <w:tc>
          <w:tcPr>
            <w:tcW w:w="772" w:type="pct"/>
          </w:tcPr>
          <w:p w:rsidRPr="000E5AB7" w:rsidR="00AD1889" w:rsidP="00AD1889" w:rsidRDefault="00AD1889" w14:paraId="655CBA5B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0001</w:t>
            </w:r>
            <w:r>
              <w:rPr>
                <w:rFonts w:ascii="CordiaUPC" w:hAnsi="CordiaUPC" w:cs="CordiaUPC"/>
                <w:sz w:val="28"/>
                <w:szCs w:val="28"/>
              </w:rPr>
              <w:t>6</w:t>
            </w:r>
          </w:p>
        </w:tc>
        <w:tc>
          <w:tcPr>
            <w:tcW w:w="1613" w:type="pct"/>
          </w:tcPr>
          <w:p w:rsidRPr="00060444" w:rsidR="00AD1889" w:rsidP="00AD1889" w:rsidRDefault="00AD1889" w14:paraId="3166277A" w14:textId="77777777">
            <w:pPr>
              <w:rPr>
                <w:rFonts w:cs="CordiaUPC"/>
              </w:rPr>
            </w:pPr>
            <w:r w:rsidRPr="00060444">
              <w:rPr>
                <w:rFonts w:cs="CordiaUPC"/>
              </w:rPr>
              <w:t xml:space="preserve">Duration To </w:t>
            </w:r>
            <w:r w:rsidRPr="00060444">
              <w:rPr>
                <w:rFonts w:cs="CordiaUPC"/>
                <w:bCs/>
              </w:rPr>
              <w:t>must be less than or equal to</w:t>
            </w:r>
            <w:r w:rsidRPr="00060444">
              <w:rPr>
                <w:rFonts w:cs="CordiaUPC"/>
              </w:rPr>
              <w:t xml:space="preserve"> Package Duration</w:t>
            </w:r>
            <w:r>
              <w:rPr>
                <w:rFonts w:cs="CordiaUPC"/>
              </w:rPr>
              <w:t xml:space="preserve"> when </w:t>
            </w:r>
            <w:r w:rsidRPr="00060444">
              <w:rPr>
                <w:rFonts w:cs="CordiaUPC"/>
              </w:rPr>
              <w:t xml:space="preserve">Duration Type is </w:t>
            </w:r>
            <w:r w:rsidRPr="00060444"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Specific</w:t>
            </w:r>
            <w:r>
              <w:rPr>
                <w:rFonts w:cs="Angsana New"/>
                <w:cs/>
              </w:rPr>
              <w:t>”</w:t>
            </w:r>
            <w:r w:rsidRPr="0054160A">
              <w:rPr>
                <w:rFonts w:cs="CordiaUPC"/>
              </w:rPr>
              <w:t xml:space="preserve"> and Duration Unit is equal Package Duration Unit</w:t>
            </w:r>
            <w:r w:rsidRPr="00060444">
              <w:rPr>
                <w:rFonts w:cs="Angsana New"/>
                <w:cs/>
              </w:rPr>
              <w:t>.</w:t>
            </w:r>
          </w:p>
        </w:tc>
        <w:tc>
          <w:tcPr>
            <w:tcW w:w="1846" w:type="pct"/>
          </w:tcPr>
          <w:p w:rsidR="00AD1889" w:rsidP="00AD1889" w:rsidRDefault="00AD1889" w14:paraId="370534CF" w14:textId="77777777">
            <w:pPr>
              <w:rPr>
                <w:rFonts w:cs="CordiaUPC"/>
              </w:rPr>
            </w:pPr>
            <w:r w:rsidRPr="008979A8">
              <w:rPr>
                <w:rFonts w:cs="Angsana New"/>
                <w:cs/>
              </w:rPr>
              <w:t>ถ้า</w:t>
            </w:r>
            <w:r w:rsidRPr="008979A8">
              <w:rPr>
                <w:rFonts w:cs="CordiaUPC"/>
              </w:rPr>
              <w:t xml:space="preserve"> Duration Type </w:t>
            </w:r>
            <w:r w:rsidRPr="008979A8">
              <w:rPr>
                <w:rFonts w:cs="Angsana New"/>
                <w:cs/>
              </w:rPr>
              <w:t>เท่ากับ “</w:t>
            </w:r>
            <w:r>
              <w:rPr>
                <w:rFonts w:cs="CordiaUPC"/>
              </w:rPr>
              <w:t>Specific</w:t>
            </w:r>
            <w:r w:rsidRPr="008979A8">
              <w:rPr>
                <w:rFonts w:cs="Angsana New"/>
                <w:cs/>
              </w:rPr>
              <w:t xml:space="preserve">” </w:t>
            </w:r>
            <w:r w:rsidRPr="0054160A">
              <w:rPr>
                <w:rFonts w:cs="Angsana New"/>
                <w:cs/>
              </w:rPr>
              <w:t xml:space="preserve">และ </w:t>
            </w:r>
            <w:r w:rsidRPr="0054160A">
              <w:rPr>
                <w:rFonts w:cs="CordiaUPC"/>
              </w:rPr>
              <w:t xml:space="preserve">Duration Unit </w:t>
            </w:r>
            <w:r w:rsidRPr="0054160A">
              <w:rPr>
                <w:rFonts w:cs="Angsana New"/>
                <w:cs/>
              </w:rPr>
              <w:t xml:space="preserve">เท่ากับ </w:t>
            </w:r>
            <w:r w:rsidRPr="0054160A">
              <w:rPr>
                <w:rFonts w:cs="CordiaUPC"/>
              </w:rPr>
              <w:t xml:space="preserve">Package Duration Unit </w:t>
            </w:r>
            <w:r w:rsidRPr="008979A8">
              <w:rPr>
                <w:rFonts w:cs="Angsana New"/>
                <w:cs/>
              </w:rPr>
              <w:t>ดังนั้น</w:t>
            </w:r>
            <w:r>
              <w:rPr>
                <w:rFonts w:cs="Angsana New"/>
                <w:cs/>
              </w:rPr>
              <w:t xml:space="preserve"> </w:t>
            </w:r>
            <w:r w:rsidRPr="008979A8">
              <w:rPr>
                <w:rFonts w:cs="CordiaUPC"/>
              </w:rPr>
              <w:t xml:space="preserve">Duration To </w:t>
            </w:r>
            <w:r w:rsidRPr="008979A8">
              <w:rPr>
                <w:rFonts w:cs="Angsana New"/>
                <w:cs/>
              </w:rPr>
              <w:t xml:space="preserve">จะต้องมีค่าน้อยกว่าหรือเท่ากับ </w:t>
            </w:r>
            <w:r w:rsidRPr="008979A8">
              <w:rPr>
                <w:rFonts w:cs="CordiaUPC"/>
              </w:rPr>
              <w:t>Package</w:t>
            </w:r>
            <w:r w:rsidRPr="008979A8">
              <w:rPr>
                <w:rFonts w:cs="Angsana New"/>
                <w:cs/>
              </w:rPr>
              <w:t xml:space="preserve"> </w:t>
            </w:r>
            <w:r w:rsidRPr="008979A8">
              <w:rPr>
                <w:rFonts w:cs="CordiaUPC"/>
              </w:rPr>
              <w:t>Duration</w:t>
            </w:r>
          </w:p>
          <w:p w:rsidRPr="008979A8" w:rsidR="00AD1889" w:rsidP="00AD1889" w:rsidRDefault="00AD1889" w14:paraId="5DC7B999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Invisible</w:t>
            </w:r>
          </w:p>
        </w:tc>
        <w:tc>
          <w:tcPr>
            <w:tcW w:w="729" w:type="pct"/>
          </w:tcPr>
          <w:p w:rsidR="00AD1889" w:rsidP="00AD1889" w:rsidRDefault="00AD1889" w14:paraId="5227F899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AD1889" w:rsidTr="00CA2D94" w14:paraId="5DCC26EA" w14:textId="77777777">
        <w:trPr>
          <w:gridAfter w:val="2"/>
          <w:wAfter w:w="40" w:type="pct"/>
        </w:trPr>
        <w:tc>
          <w:tcPr>
            <w:tcW w:w="772" w:type="pct"/>
          </w:tcPr>
          <w:p w:rsidRPr="000E5AB7" w:rsidR="00AD1889" w:rsidP="00AD1889" w:rsidRDefault="00AD1889" w14:paraId="5522613F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0001</w:t>
            </w:r>
            <w:r>
              <w:rPr>
                <w:rFonts w:ascii="CordiaUPC" w:hAnsi="CordiaUPC" w:cs="CordiaUPC"/>
                <w:sz w:val="28"/>
                <w:szCs w:val="28"/>
              </w:rPr>
              <w:t>6</w:t>
            </w:r>
          </w:p>
        </w:tc>
        <w:tc>
          <w:tcPr>
            <w:tcW w:w="1613" w:type="pct"/>
          </w:tcPr>
          <w:p w:rsidRPr="00060444" w:rsidR="00AD1889" w:rsidP="00AD1889" w:rsidRDefault="00AD1889" w14:paraId="22F98F5F" w14:textId="77777777">
            <w:pPr>
              <w:rPr>
                <w:rFonts w:cs="CordiaUPC"/>
              </w:rPr>
            </w:pPr>
            <w:r w:rsidRPr="00060444">
              <w:rPr>
                <w:rFonts w:cs="CordiaUPC"/>
              </w:rPr>
              <w:t xml:space="preserve">Duration To </w:t>
            </w:r>
            <w:r w:rsidRPr="00060444">
              <w:rPr>
                <w:rFonts w:cs="CordiaUPC"/>
                <w:bCs/>
              </w:rPr>
              <w:t>must be equal to</w:t>
            </w:r>
            <w:r w:rsidRPr="00060444">
              <w:rPr>
                <w:rFonts w:cs="CordiaUPC"/>
              </w:rPr>
              <w:t xml:space="preserve"> Package Duration when Duration Type is </w:t>
            </w:r>
            <w:r w:rsidRPr="00060444">
              <w:rPr>
                <w:rFonts w:cs="Angsana New"/>
                <w:cs/>
              </w:rPr>
              <w:t>“</w:t>
            </w:r>
            <w:r w:rsidRPr="00060444">
              <w:rPr>
                <w:rFonts w:cs="CordiaUPC"/>
              </w:rPr>
              <w:t>Depend on Package</w:t>
            </w:r>
            <w:r w:rsidRPr="00060444">
              <w:rPr>
                <w:rFonts w:cs="Angsana New"/>
                <w:cs/>
              </w:rPr>
              <w:t>”</w:t>
            </w:r>
          </w:p>
        </w:tc>
        <w:tc>
          <w:tcPr>
            <w:tcW w:w="1846" w:type="pct"/>
          </w:tcPr>
          <w:p w:rsidRPr="008979A8" w:rsidR="00AD1889" w:rsidP="00AD1889" w:rsidRDefault="00AD1889" w14:paraId="5AFDEF0D" w14:textId="77777777">
            <w:pPr>
              <w:rPr>
                <w:rFonts w:cs="CordiaUPC"/>
                <w:cs/>
              </w:rPr>
            </w:pPr>
            <w:r w:rsidRPr="008979A8">
              <w:rPr>
                <w:rFonts w:cs="Angsana New"/>
                <w:cs/>
              </w:rPr>
              <w:t>ถ้า</w:t>
            </w:r>
            <w:r w:rsidRPr="008979A8">
              <w:rPr>
                <w:rFonts w:cs="CordiaUPC"/>
              </w:rPr>
              <w:t xml:space="preserve"> Duration Type </w:t>
            </w:r>
            <w:r w:rsidRPr="008979A8">
              <w:rPr>
                <w:rFonts w:cs="Angsana New"/>
                <w:cs/>
              </w:rPr>
              <w:t>เท่ากับ “</w:t>
            </w:r>
            <w:r w:rsidRPr="008979A8">
              <w:rPr>
                <w:rFonts w:cs="CordiaUPC"/>
              </w:rPr>
              <w:t>Depend on Package</w:t>
            </w:r>
            <w:r w:rsidRPr="008979A8">
              <w:rPr>
                <w:rFonts w:cs="Angsana New"/>
                <w:cs/>
              </w:rPr>
              <w:t>” ดังนั้น</w:t>
            </w:r>
            <w:r w:rsidRPr="008979A8">
              <w:rPr>
                <w:rFonts w:cs="CordiaUPC"/>
              </w:rPr>
              <w:t xml:space="preserve"> Duration To </w:t>
            </w:r>
            <w:r w:rsidRPr="008979A8">
              <w:rPr>
                <w:rFonts w:cs="Angsana New"/>
                <w:cs/>
              </w:rPr>
              <w:t xml:space="preserve">จะต้องมีค่าเท่ากับ </w:t>
            </w:r>
            <w:r w:rsidRPr="008979A8">
              <w:rPr>
                <w:rFonts w:cs="CordiaUPC"/>
              </w:rPr>
              <w:t>Package</w:t>
            </w:r>
            <w:r w:rsidRPr="008979A8">
              <w:rPr>
                <w:rFonts w:cs="Angsana New"/>
                <w:cs/>
              </w:rPr>
              <w:t xml:space="preserve"> </w:t>
            </w:r>
            <w:r w:rsidRPr="008979A8">
              <w:rPr>
                <w:rFonts w:cs="CordiaUPC"/>
              </w:rPr>
              <w:t>Duration</w:t>
            </w:r>
          </w:p>
        </w:tc>
        <w:tc>
          <w:tcPr>
            <w:tcW w:w="729" w:type="pct"/>
          </w:tcPr>
          <w:p w:rsidR="00AD1889" w:rsidP="00AD1889" w:rsidRDefault="00AD1889" w14:paraId="5AC8A0C2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AD1889" w:rsidTr="00CA2D94" w14:paraId="622B9FC7" w14:textId="77777777">
        <w:trPr>
          <w:gridAfter w:val="2"/>
          <w:wAfter w:w="40" w:type="pct"/>
        </w:trPr>
        <w:tc>
          <w:tcPr>
            <w:tcW w:w="772" w:type="pct"/>
          </w:tcPr>
          <w:p w:rsidRPr="000E5AB7" w:rsidR="00AD1889" w:rsidP="00AD1889" w:rsidRDefault="00AD1889" w14:paraId="7BFDC32F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hAnsi="CordiaUPC" w:cs="CordiaUPC"/>
                <w:sz w:val="28"/>
                <w:szCs w:val="28"/>
              </w:rPr>
              <w:t>00005</w:t>
            </w:r>
          </w:p>
        </w:tc>
        <w:tc>
          <w:tcPr>
            <w:tcW w:w="1613" w:type="pct"/>
          </w:tcPr>
          <w:p w:rsidRPr="00060444" w:rsidR="00AD1889" w:rsidP="00AD1889" w:rsidRDefault="00AD1889" w14:paraId="5135DCA8" w14:textId="77777777">
            <w:pPr>
              <w:rPr>
                <w:rFonts w:cs="CordiaUPC"/>
              </w:rPr>
            </w:pPr>
            <w:r w:rsidRPr="00060444">
              <w:rPr>
                <w:rFonts w:cs="CordiaUPC"/>
              </w:rPr>
              <w:t xml:space="preserve">Duration From </w:t>
            </w:r>
            <w:r w:rsidRPr="00060444">
              <w:rPr>
                <w:rFonts w:cs="CordiaUPC"/>
                <w:bCs/>
              </w:rPr>
              <w:t xml:space="preserve">must be </w:t>
            </w:r>
            <w:r w:rsidRPr="00060444">
              <w:rPr>
                <w:rFonts w:cs="Angsana New"/>
                <w:bCs/>
                <w:cs/>
              </w:rPr>
              <w:t>“</w:t>
            </w:r>
            <w:r w:rsidRPr="00060444">
              <w:rPr>
                <w:rFonts w:cs="CordiaUPC"/>
                <w:bCs/>
              </w:rPr>
              <w:t>1</w:t>
            </w:r>
            <w:r w:rsidRPr="00060444">
              <w:rPr>
                <w:rFonts w:cs="Angsana New"/>
                <w:bCs/>
                <w:cs/>
              </w:rPr>
              <w:t xml:space="preserve">” </w:t>
            </w:r>
            <w:r w:rsidRPr="00060444">
              <w:rPr>
                <w:rFonts w:cs="CordiaUPC"/>
              </w:rPr>
              <w:t xml:space="preserve"> when Duration Type is </w:t>
            </w:r>
            <w:r w:rsidRPr="00060444">
              <w:rPr>
                <w:rFonts w:cs="Angsana New"/>
                <w:cs/>
              </w:rPr>
              <w:t>“</w:t>
            </w:r>
            <w:r w:rsidRPr="00060444">
              <w:rPr>
                <w:rFonts w:cs="CordiaUPC"/>
              </w:rPr>
              <w:t>Depend on Package</w:t>
            </w:r>
            <w:r w:rsidRPr="00060444">
              <w:rPr>
                <w:rFonts w:cs="Angsana New"/>
                <w:cs/>
              </w:rPr>
              <w:t>”</w:t>
            </w:r>
          </w:p>
        </w:tc>
        <w:tc>
          <w:tcPr>
            <w:tcW w:w="1846" w:type="pct"/>
          </w:tcPr>
          <w:p w:rsidRPr="008979A8" w:rsidR="00AD1889" w:rsidP="00AD1889" w:rsidRDefault="00AD1889" w14:paraId="1A5EF92B" w14:textId="77777777">
            <w:pPr>
              <w:rPr>
                <w:rFonts w:cs="CordiaUPC"/>
                <w:cs/>
              </w:rPr>
            </w:pPr>
            <w:r w:rsidRPr="008979A8">
              <w:rPr>
                <w:rFonts w:cs="Angsana New"/>
                <w:cs/>
              </w:rPr>
              <w:t>ถ้า</w:t>
            </w:r>
            <w:r w:rsidRPr="008979A8">
              <w:rPr>
                <w:rFonts w:cs="CordiaUPC"/>
              </w:rPr>
              <w:t xml:space="preserve"> Duration Type </w:t>
            </w:r>
            <w:r w:rsidRPr="008979A8">
              <w:rPr>
                <w:rFonts w:cs="Angsana New"/>
                <w:cs/>
              </w:rPr>
              <w:t>เท่ากับ “</w:t>
            </w:r>
            <w:r w:rsidRPr="008979A8">
              <w:rPr>
                <w:rFonts w:cs="CordiaUPC"/>
              </w:rPr>
              <w:t>Depend on Package</w:t>
            </w:r>
            <w:r w:rsidRPr="008979A8">
              <w:rPr>
                <w:rFonts w:cs="Angsana New"/>
                <w:cs/>
              </w:rPr>
              <w:t>” ดังนั้น</w:t>
            </w:r>
            <w:r w:rsidRPr="008979A8">
              <w:rPr>
                <w:rFonts w:cs="CordiaUPC"/>
              </w:rPr>
              <w:t xml:space="preserve"> Duration From </w:t>
            </w:r>
            <w:r w:rsidRPr="008979A8">
              <w:rPr>
                <w:rFonts w:cs="Angsana New"/>
                <w:cs/>
              </w:rPr>
              <w:t xml:space="preserve">จะต้องมีค่าเป็น </w:t>
            </w:r>
            <w:r w:rsidRPr="008979A8">
              <w:rPr>
                <w:rFonts w:cs="CordiaUPC"/>
              </w:rPr>
              <w:t xml:space="preserve">1 </w:t>
            </w:r>
            <w:r w:rsidRPr="008979A8">
              <w:rPr>
                <w:rFonts w:cs="Angsana New"/>
                <w:cs/>
              </w:rPr>
              <w:t>เสมอ</w:t>
            </w:r>
          </w:p>
        </w:tc>
        <w:tc>
          <w:tcPr>
            <w:tcW w:w="729" w:type="pct"/>
          </w:tcPr>
          <w:p w:rsidR="00AD1889" w:rsidP="00AD1889" w:rsidRDefault="00AD1889" w14:paraId="48899BD2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AD1889" w:rsidTr="00CA2D94" w14:paraId="1851A851" w14:textId="77777777">
        <w:trPr>
          <w:gridAfter w:val="2"/>
          <w:wAfter w:w="40" w:type="pct"/>
        </w:trPr>
        <w:tc>
          <w:tcPr>
            <w:tcW w:w="772" w:type="pct"/>
          </w:tcPr>
          <w:p w:rsidR="00AD1889" w:rsidP="00AD1889" w:rsidRDefault="00AD1889" w14:paraId="3E9D82FD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54160A">
              <w:rPr>
                <w:rFonts w:ascii="CordiaUPC" w:hAnsi="CordiaUPC" w:cs="CordiaUPC"/>
                <w:sz w:val="28"/>
                <w:szCs w:val="28"/>
              </w:rPr>
              <w:t>00005</w:t>
            </w:r>
          </w:p>
        </w:tc>
        <w:tc>
          <w:tcPr>
            <w:tcW w:w="1613" w:type="pct"/>
          </w:tcPr>
          <w:p w:rsidRPr="00060444" w:rsidR="00AD1889" w:rsidP="00AD1889" w:rsidRDefault="00AD1889" w14:paraId="3BB6FAC1" w14:textId="77777777">
            <w:pPr>
              <w:rPr>
                <w:rFonts w:cs="CordiaUPC"/>
              </w:rPr>
            </w:pPr>
            <w:r w:rsidRPr="00060444">
              <w:rPr>
                <w:rFonts w:cs="CordiaUPC"/>
              </w:rPr>
              <w:t xml:space="preserve">Duration Unit </w:t>
            </w:r>
            <w:r w:rsidRPr="00060444">
              <w:rPr>
                <w:rFonts w:cs="CordiaUPC"/>
                <w:bCs/>
              </w:rPr>
              <w:t>must be equal to</w:t>
            </w:r>
            <w:r w:rsidRPr="00060444">
              <w:rPr>
                <w:rFonts w:cs="CordiaUPC"/>
              </w:rPr>
              <w:t xml:space="preserve"> Package Duration Unit</w:t>
            </w:r>
            <w:r>
              <w:rPr>
                <w:rFonts w:cs="Angsana New"/>
                <w:cs/>
              </w:rPr>
              <w:t xml:space="preserve"> </w:t>
            </w:r>
            <w:r w:rsidRPr="0054160A">
              <w:rPr>
                <w:rFonts w:cs="CordiaUPC"/>
              </w:rPr>
              <w:t xml:space="preserve">when Duration Type is </w:t>
            </w:r>
            <w:r w:rsidRPr="0054160A">
              <w:rPr>
                <w:rFonts w:cs="Angsana New"/>
                <w:cs/>
              </w:rPr>
              <w:t>“</w:t>
            </w:r>
            <w:r w:rsidRPr="0054160A">
              <w:rPr>
                <w:rFonts w:cs="CordiaUPC"/>
              </w:rPr>
              <w:t>Depend on Package</w:t>
            </w:r>
            <w:r w:rsidRPr="0054160A">
              <w:rPr>
                <w:rFonts w:cs="Angsana New"/>
                <w:cs/>
              </w:rPr>
              <w:t>”.</w:t>
            </w:r>
          </w:p>
        </w:tc>
        <w:tc>
          <w:tcPr>
            <w:tcW w:w="1846" w:type="pct"/>
          </w:tcPr>
          <w:p w:rsidRPr="008979A8" w:rsidR="00AD1889" w:rsidP="00AD1889" w:rsidRDefault="00AD1889" w14:paraId="75BE8598" w14:textId="77777777">
            <w:pPr>
              <w:rPr>
                <w:rFonts w:cs="CordiaUPC"/>
                <w:cs/>
              </w:rPr>
            </w:pPr>
            <w:r w:rsidRPr="0054160A">
              <w:rPr>
                <w:rFonts w:cs="Angsana New"/>
                <w:cs/>
              </w:rPr>
              <w:t xml:space="preserve">ถ้า </w:t>
            </w:r>
            <w:r w:rsidRPr="0054160A">
              <w:rPr>
                <w:rFonts w:cs="CordiaUPC"/>
              </w:rPr>
              <w:t xml:space="preserve">Duration Type </w:t>
            </w:r>
            <w:r w:rsidRPr="0054160A">
              <w:rPr>
                <w:rFonts w:cs="Angsana New"/>
                <w:cs/>
              </w:rPr>
              <w:t>เท่ากับ “</w:t>
            </w:r>
            <w:r w:rsidRPr="0054160A">
              <w:rPr>
                <w:rFonts w:cs="CordiaUPC"/>
              </w:rPr>
              <w:t>Depend on Package</w:t>
            </w:r>
            <w:r w:rsidRPr="0054160A">
              <w:rPr>
                <w:rFonts w:cs="Angsana New"/>
                <w:cs/>
              </w:rPr>
              <w:t xml:space="preserve">” ดังนั้น </w:t>
            </w:r>
            <w:r w:rsidRPr="008979A8">
              <w:rPr>
                <w:rFonts w:cs="CordiaUPC"/>
              </w:rPr>
              <w:t xml:space="preserve">Duration Unit  </w:t>
            </w:r>
            <w:r w:rsidRPr="008979A8">
              <w:rPr>
                <w:rFonts w:cs="Angsana New"/>
                <w:cs/>
              </w:rPr>
              <w:t xml:space="preserve">จะต้องมีค่าเท่ากับ </w:t>
            </w:r>
            <w:r w:rsidRPr="008979A8">
              <w:rPr>
                <w:rFonts w:cs="CordiaUPC"/>
              </w:rPr>
              <w:t>Package</w:t>
            </w:r>
            <w:r w:rsidRPr="008979A8">
              <w:rPr>
                <w:rFonts w:cs="Angsana New"/>
                <w:cs/>
              </w:rPr>
              <w:t xml:space="preserve"> </w:t>
            </w:r>
            <w:r w:rsidRPr="008979A8">
              <w:rPr>
                <w:rFonts w:cs="CordiaUPC"/>
              </w:rPr>
              <w:t>Duration Unit</w:t>
            </w:r>
          </w:p>
        </w:tc>
        <w:tc>
          <w:tcPr>
            <w:tcW w:w="729" w:type="pct"/>
          </w:tcPr>
          <w:p w:rsidR="00AD1889" w:rsidP="00AD1889" w:rsidRDefault="00AD1889" w14:paraId="2917FD00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AD1889" w:rsidTr="003E4C59" w14:paraId="21566528" w14:textId="77777777">
        <w:trPr>
          <w:trHeight w:val="243"/>
        </w:trPr>
        <w:tc>
          <w:tcPr>
            <w:tcW w:w="5000" w:type="pct"/>
            <w:gridSpan w:val="6"/>
            <w:tcBorders>
              <w:bottom w:val="single" w:color="auto" w:sz="4" w:space="0"/>
            </w:tcBorders>
            <w:shd w:val="clear" w:color="auto" w:fill="C2D69B" w:themeFill="accent3" w:themeFillTint="99"/>
          </w:tcPr>
          <w:p w:rsidR="00AD1889" w:rsidP="00AD1889" w:rsidRDefault="00AD1889" w14:paraId="57924463" w14:textId="5F537A00">
            <w:pPr>
              <w:pStyle w:val="HeaderTable"/>
            </w:pPr>
            <w:r>
              <w:t xml:space="preserve">End </w:t>
            </w:r>
            <w:r w:rsidRPr="008979A8">
              <w:t xml:space="preserve">Duration </w:t>
            </w:r>
            <w:r>
              <w:t>Section</w:t>
            </w:r>
          </w:p>
        </w:tc>
      </w:tr>
      <w:tr w:rsidR="00AD1889" w:rsidTr="003E4C59" w14:paraId="66D65708" w14:textId="77777777">
        <w:trPr>
          <w:trHeight w:val="243"/>
        </w:trPr>
        <w:tc>
          <w:tcPr>
            <w:tcW w:w="5000" w:type="pct"/>
            <w:gridSpan w:val="6"/>
            <w:tcBorders>
              <w:bottom w:val="single" w:color="auto" w:sz="4" w:space="0"/>
            </w:tcBorders>
            <w:shd w:val="clear" w:color="auto" w:fill="C2D69B" w:themeFill="accent3" w:themeFillTint="99"/>
          </w:tcPr>
          <w:p w:rsidR="00AD1889" w:rsidP="00AD1889" w:rsidRDefault="00AD1889" w14:paraId="4212D085" w14:textId="01B5C745">
            <w:pPr>
              <w:pStyle w:val="HeaderTable"/>
            </w:pPr>
            <w:r>
              <w:t>Bill Cycle</w:t>
            </w:r>
            <w:r w:rsidRPr="008979A8">
              <w:rPr>
                <w:bCs/>
                <w:cs/>
                <w:lang w:bidi="th-TH"/>
              </w:rPr>
              <w:t xml:space="preserve"> </w:t>
            </w:r>
            <w:r>
              <w:t>Section</w:t>
            </w:r>
          </w:p>
        </w:tc>
      </w:tr>
      <w:tr w:rsidR="00AD1889" w:rsidTr="00CA2D94" w14:paraId="53DCB52B" w14:textId="77777777">
        <w:trPr>
          <w:gridAfter w:val="2"/>
          <w:wAfter w:w="40" w:type="pct"/>
        </w:trPr>
        <w:tc>
          <w:tcPr>
            <w:tcW w:w="772" w:type="pct"/>
          </w:tcPr>
          <w:p w:rsidR="00AD1889" w:rsidP="00AD1889" w:rsidRDefault="00AD1889" w14:paraId="0FB2F190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13" w:type="pct"/>
          </w:tcPr>
          <w:p w:rsidRPr="00060444" w:rsidR="00AD1889" w:rsidP="00AD1889" w:rsidRDefault="00AD1889" w14:paraId="5EE9D563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Bill Cycle Type is required when </w:t>
            </w:r>
            <w:r>
              <w:t>C</w:t>
            </w:r>
            <w:r w:rsidRPr="00766CC1">
              <w:t>ustomer</w:t>
            </w:r>
            <w:r>
              <w:rPr>
                <w:rFonts w:cs="Angsana New"/>
                <w:cs/>
              </w:rPr>
              <w:t xml:space="preserve"> </w:t>
            </w:r>
            <w:r w:rsidRPr="00766CC1">
              <w:t>Type</w:t>
            </w:r>
            <w:r>
              <w:t xml:space="preserve"> is </w:t>
            </w:r>
            <w:r>
              <w:rPr>
                <w:rFonts w:cs="Angsana New"/>
                <w:cs/>
              </w:rPr>
              <w:t>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>”.</w:t>
            </w:r>
          </w:p>
        </w:tc>
        <w:tc>
          <w:tcPr>
            <w:tcW w:w="1846" w:type="pct"/>
          </w:tcPr>
          <w:p w:rsidRPr="008979A8" w:rsidR="00AD1889" w:rsidP="00AD1889" w:rsidRDefault="00AD1889" w14:paraId="4BAC1A05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ถ้า </w:t>
            </w:r>
            <w:r w:rsidRPr="00766CC1">
              <w:t>customerType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Pre</w:t>
            </w:r>
            <w:r>
              <w:rPr>
                <w:rFonts w:cs="Angsana New"/>
                <w:cs/>
              </w:rPr>
              <w:t>-</w:t>
            </w:r>
            <w:r>
              <w:rPr>
                <w:rFonts w:cs="CordiaUPC"/>
              </w:rP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ดังนั้น </w:t>
            </w:r>
            <w:r>
              <w:rPr>
                <w:rFonts w:cs="CordiaUPC"/>
              </w:rPr>
              <w:t xml:space="preserve">Bill Cycle Type </w:t>
            </w:r>
            <w:r>
              <w:rPr>
                <w:rFonts w:hint="cs" w:cs="Angsana New"/>
                <w:cs/>
              </w:rPr>
              <w:t xml:space="preserve">จะต้องเป็น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29" w:type="pct"/>
          </w:tcPr>
          <w:p w:rsidR="00AD1889" w:rsidP="00AD1889" w:rsidRDefault="00AD1889" w14:paraId="246F109A" w14:textId="77777777">
            <w:pPr>
              <w:rPr>
                <w:rFonts w:cs="CordiaUPC"/>
                <w:szCs w:val="36"/>
              </w:rPr>
            </w:pPr>
            <w:r w:rsidRPr="001B0BC3">
              <w:rPr>
                <w:rFonts w:cs="CordiaUPC"/>
                <w:szCs w:val="36"/>
              </w:rPr>
              <w:t>Yes</w:t>
            </w:r>
          </w:p>
        </w:tc>
      </w:tr>
      <w:tr w:rsidRPr="001B0BC3" w:rsidR="00AD1889" w:rsidTr="00CA2D94" w14:paraId="1DC535D9" w14:textId="77777777">
        <w:trPr>
          <w:gridAfter w:val="2"/>
          <w:wAfter w:w="40" w:type="pct"/>
        </w:trPr>
        <w:tc>
          <w:tcPr>
            <w:tcW w:w="772" w:type="pct"/>
          </w:tcPr>
          <w:p w:rsidRPr="000E5AB7" w:rsidR="00AD1889" w:rsidP="00AD1889" w:rsidRDefault="00AD1889" w14:paraId="551F0890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13" w:type="pct"/>
          </w:tcPr>
          <w:p w:rsidR="00AD1889" w:rsidP="00AD1889" w:rsidRDefault="00AD1889" w14:paraId="22986344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Bill Cycle Value is required when </w:t>
            </w:r>
            <w:r>
              <w:t>C</w:t>
            </w:r>
            <w:r w:rsidRPr="00766CC1">
              <w:t>ustomer</w:t>
            </w:r>
            <w:r>
              <w:rPr>
                <w:rFonts w:cs="Angsana New"/>
                <w:cs/>
              </w:rPr>
              <w:t xml:space="preserve"> </w:t>
            </w:r>
            <w:r w:rsidRPr="00766CC1">
              <w:t>Type</w:t>
            </w:r>
            <w:r>
              <w:t xml:space="preserve"> is </w:t>
            </w:r>
            <w:r>
              <w:rPr>
                <w:rFonts w:cs="Angsana New"/>
                <w:cs/>
              </w:rPr>
              <w:t>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>”.</w:t>
            </w:r>
          </w:p>
        </w:tc>
        <w:tc>
          <w:tcPr>
            <w:tcW w:w="1846" w:type="pct"/>
          </w:tcPr>
          <w:p w:rsidR="00AD1889" w:rsidP="00AD1889" w:rsidRDefault="00AD1889" w14:paraId="4B24F135" w14:textId="77777777">
            <w:pPr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ถ้า </w:t>
            </w:r>
            <w:r w:rsidRPr="00766CC1">
              <w:t>customerType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Pre</w:t>
            </w:r>
            <w:r>
              <w:rPr>
                <w:rFonts w:cs="Angsana New"/>
                <w:cs/>
              </w:rPr>
              <w:t>-</w:t>
            </w:r>
            <w:r>
              <w:rPr>
                <w:rFonts w:cs="CordiaUPC"/>
              </w:rP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ดังนั้น </w:t>
            </w:r>
            <w:r>
              <w:rPr>
                <w:rFonts w:cs="CordiaUPC"/>
              </w:rPr>
              <w:t xml:space="preserve">Bill Cycle Value </w:t>
            </w:r>
            <w:r>
              <w:rPr>
                <w:rFonts w:hint="cs" w:cs="Angsana New"/>
                <w:cs/>
              </w:rPr>
              <w:t xml:space="preserve">จะต้องเป็น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29" w:type="pct"/>
          </w:tcPr>
          <w:p w:rsidRPr="001B0BC3" w:rsidR="00AD1889" w:rsidP="00AD1889" w:rsidRDefault="00AD1889" w14:paraId="63465F5C" w14:textId="77777777">
            <w:pPr>
              <w:rPr>
                <w:rFonts w:cs="CordiaUPC"/>
                <w:szCs w:val="36"/>
              </w:rPr>
            </w:pPr>
            <w:r w:rsidRPr="001B0BC3">
              <w:rPr>
                <w:rFonts w:cs="CordiaUPC"/>
                <w:szCs w:val="36"/>
              </w:rPr>
              <w:t>Yes</w:t>
            </w:r>
          </w:p>
        </w:tc>
      </w:tr>
      <w:tr w:rsidRPr="001B0BC3" w:rsidR="00AD1889" w:rsidTr="00CA2D94" w14:paraId="0C99F193" w14:textId="77777777">
        <w:trPr>
          <w:gridAfter w:val="2"/>
          <w:wAfter w:w="40" w:type="pct"/>
        </w:trPr>
        <w:tc>
          <w:tcPr>
            <w:tcW w:w="772" w:type="pct"/>
          </w:tcPr>
          <w:p w:rsidRPr="000E5AB7" w:rsidR="00AD1889" w:rsidP="00AD1889" w:rsidRDefault="00AD1889" w14:paraId="31AF8F1D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13" w:type="pct"/>
          </w:tcPr>
          <w:p w:rsidR="00AD1889" w:rsidP="00AD1889" w:rsidRDefault="00AD1889" w14:paraId="371217BD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Bill Cycle Unit is required when </w:t>
            </w:r>
            <w:r>
              <w:t>C</w:t>
            </w:r>
            <w:r w:rsidRPr="00766CC1">
              <w:t>ustomer</w:t>
            </w:r>
            <w:r>
              <w:rPr>
                <w:rFonts w:cs="Angsana New"/>
                <w:cs/>
              </w:rPr>
              <w:t xml:space="preserve"> </w:t>
            </w:r>
            <w:r w:rsidRPr="00766CC1">
              <w:t>Type</w:t>
            </w:r>
            <w:r>
              <w:t xml:space="preserve"> is </w:t>
            </w:r>
            <w:r>
              <w:rPr>
                <w:rFonts w:cs="Angsana New"/>
                <w:cs/>
              </w:rPr>
              <w:t>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>”.</w:t>
            </w:r>
          </w:p>
        </w:tc>
        <w:tc>
          <w:tcPr>
            <w:tcW w:w="1846" w:type="pct"/>
          </w:tcPr>
          <w:p w:rsidR="00AD1889" w:rsidP="00AD1889" w:rsidRDefault="00AD1889" w14:paraId="4C257D15" w14:textId="77777777">
            <w:pPr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ถ้า </w:t>
            </w:r>
            <w:r w:rsidRPr="00766CC1">
              <w:t>customerType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Pre</w:t>
            </w:r>
            <w:r>
              <w:rPr>
                <w:rFonts w:cs="Angsana New"/>
                <w:cs/>
              </w:rPr>
              <w:t>-</w:t>
            </w:r>
            <w:r>
              <w:rPr>
                <w:rFonts w:cs="CordiaUPC"/>
              </w:rP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ดังนั้น </w:t>
            </w:r>
            <w:r>
              <w:rPr>
                <w:rFonts w:cs="CordiaUPC"/>
              </w:rPr>
              <w:t xml:space="preserve">Bill Cycle Unit </w:t>
            </w:r>
            <w:r>
              <w:rPr>
                <w:rFonts w:hint="cs" w:cs="Angsana New"/>
                <w:cs/>
              </w:rPr>
              <w:t xml:space="preserve">จะต้องเป็น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29" w:type="pct"/>
          </w:tcPr>
          <w:p w:rsidRPr="001B0BC3" w:rsidR="00AD1889" w:rsidP="00AD1889" w:rsidRDefault="00AD1889" w14:paraId="553C7D26" w14:textId="77777777">
            <w:pPr>
              <w:rPr>
                <w:rFonts w:cs="CordiaUPC"/>
                <w:szCs w:val="36"/>
              </w:rPr>
            </w:pPr>
            <w:r w:rsidRPr="001B0BC3">
              <w:rPr>
                <w:rFonts w:cs="CordiaUPC"/>
                <w:szCs w:val="36"/>
              </w:rPr>
              <w:t>Yes</w:t>
            </w:r>
          </w:p>
        </w:tc>
      </w:tr>
      <w:tr w:rsidRPr="001B0BC3" w:rsidR="00AD1889" w:rsidTr="00CA2D94" w14:paraId="2C54C677" w14:textId="77777777">
        <w:trPr>
          <w:gridAfter w:val="2"/>
          <w:wAfter w:w="40" w:type="pct"/>
        </w:trPr>
        <w:tc>
          <w:tcPr>
            <w:tcW w:w="772" w:type="pct"/>
          </w:tcPr>
          <w:p w:rsidRPr="000E5AB7" w:rsidR="00AD1889" w:rsidP="00AD1889" w:rsidRDefault="00AD1889" w14:paraId="08D554EB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C40991">
              <w:t>00023</w:t>
            </w:r>
          </w:p>
        </w:tc>
        <w:tc>
          <w:tcPr>
            <w:tcW w:w="1613" w:type="pct"/>
          </w:tcPr>
          <w:p w:rsidR="00AD1889" w:rsidP="00AD1889" w:rsidRDefault="00AD1889" w14:paraId="7B277DE7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Bill Cycle Value</w:t>
            </w:r>
            <w:r>
              <w:t xml:space="preserve"> must be Integer </w:t>
            </w:r>
            <w:r>
              <w:rPr>
                <w:rFonts w:cs="Angsana New"/>
                <w:cs/>
              </w:rPr>
              <w:t>(</w:t>
            </w:r>
            <w:r>
              <w:t>Min 1, Max 99,999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1846" w:type="pct"/>
          </w:tcPr>
          <w:p w:rsidR="00AD1889" w:rsidP="00AD1889" w:rsidRDefault="00AD1889" w14:paraId="35161283" w14:textId="77777777">
            <w:pPr>
              <w:rPr>
                <w:rFonts w:cs="CordiaUPC"/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billCycleValue </w:t>
            </w:r>
            <w:r>
              <w:rPr>
                <w:rFonts w:hint="cs"/>
                <w:cs/>
              </w:rPr>
              <w:t xml:space="preserve">มีค่า ดังนั้น </w:t>
            </w:r>
            <w:r>
              <w:t xml:space="preserve">billCycleValue </w:t>
            </w:r>
            <w:r>
              <w:rPr>
                <w:rFonts w:hint="cs"/>
                <w:cs/>
              </w:rPr>
              <w:t xml:space="preserve">จะต้องเป็นจำนวนเต็มและมีค่าอยู่ในช่วง </w:t>
            </w:r>
            <w:r>
              <w:t xml:space="preserve">1 </w:t>
            </w:r>
            <w:r>
              <w:rPr>
                <w:rFonts w:cs="Angsana New"/>
                <w:cs/>
              </w:rPr>
              <w:t xml:space="preserve">– </w:t>
            </w:r>
            <w:r>
              <w:t>99,999</w:t>
            </w:r>
          </w:p>
        </w:tc>
        <w:tc>
          <w:tcPr>
            <w:tcW w:w="729" w:type="pct"/>
          </w:tcPr>
          <w:p w:rsidRPr="001B0BC3" w:rsidR="00AD1889" w:rsidP="00AD1889" w:rsidRDefault="00AD1889" w14:paraId="2AD0EE5A" w14:textId="77777777">
            <w:pPr>
              <w:rPr>
                <w:rFonts w:cs="CordiaUPC"/>
                <w:szCs w:val="36"/>
              </w:rPr>
            </w:pPr>
          </w:p>
        </w:tc>
      </w:tr>
      <w:tr w:rsidRPr="001B0BC3" w:rsidR="00AD1889" w:rsidTr="00CA2D94" w14:paraId="13D4C06B" w14:textId="77777777">
        <w:trPr>
          <w:gridAfter w:val="2"/>
          <w:wAfter w:w="40" w:type="pct"/>
        </w:trPr>
        <w:tc>
          <w:tcPr>
            <w:tcW w:w="772" w:type="pct"/>
          </w:tcPr>
          <w:p w:rsidRPr="00C40991" w:rsidR="00AD1889" w:rsidP="00AD1889" w:rsidRDefault="00AD1889" w14:paraId="4B4E9FEB" w14:textId="77777777">
            <w:pPr>
              <w:pStyle w:val="BodyTextTable"/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0001</w:t>
            </w:r>
            <w:r>
              <w:rPr>
                <w:rFonts w:ascii="CordiaUPC" w:hAnsi="CordiaUPC" w:cs="CordiaUPC"/>
                <w:sz w:val="28"/>
                <w:szCs w:val="28"/>
              </w:rPr>
              <w:t>6</w:t>
            </w:r>
          </w:p>
        </w:tc>
        <w:tc>
          <w:tcPr>
            <w:tcW w:w="1613" w:type="pct"/>
          </w:tcPr>
          <w:p w:rsidR="00AD1889" w:rsidP="00AD1889" w:rsidRDefault="00AD1889" w14:paraId="2259C84C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Bill Cycle Value</w:t>
            </w:r>
            <w:r>
              <w:rPr>
                <w:rFonts w:cs="Angsana New"/>
                <w:cs/>
              </w:rPr>
              <w:t xml:space="preserve"> </w:t>
            </w:r>
            <w:r w:rsidRPr="00060444">
              <w:rPr>
                <w:rFonts w:cs="CordiaUPC"/>
                <w:bCs/>
              </w:rPr>
              <w:t>must be equal to</w:t>
            </w:r>
            <w:r w:rsidRPr="00060444">
              <w:rPr>
                <w:rFonts w:cs="CordiaUPC"/>
              </w:rPr>
              <w:t xml:space="preserve"> Package Duration when Duration Type is </w:t>
            </w:r>
            <w:r w:rsidRPr="00060444">
              <w:rPr>
                <w:rFonts w:cs="Angsana New"/>
                <w:cs/>
              </w:rPr>
              <w:t>“</w:t>
            </w:r>
            <w:r w:rsidRPr="00060444">
              <w:rPr>
                <w:rFonts w:cs="CordiaUPC"/>
              </w:rPr>
              <w:t>Depend on Package</w:t>
            </w:r>
            <w:r w:rsidRPr="00060444">
              <w:rPr>
                <w:rFonts w:cs="Angsana New"/>
                <w:cs/>
              </w:rPr>
              <w:t>”</w:t>
            </w:r>
          </w:p>
        </w:tc>
        <w:tc>
          <w:tcPr>
            <w:tcW w:w="1846" w:type="pct"/>
          </w:tcPr>
          <w:p w:rsidR="00AD1889" w:rsidP="00AD1889" w:rsidRDefault="00AD1889" w14:paraId="6965E1DA" w14:textId="77777777">
            <w:pPr>
              <w:rPr>
                <w:cs/>
              </w:rPr>
            </w:pPr>
            <w:r w:rsidRPr="008979A8">
              <w:rPr>
                <w:rFonts w:cs="Angsana New"/>
                <w:cs/>
              </w:rPr>
              <w:t xml:space="preserve">ถ้า </w:t>
            </w:r>
            <w:r>
              <w:rPr>
                <w:rFonts w:cs="CordiaUPC"/>
              </w:rPr>
              <w:t>Bill Cycle</w:t>
            </w:r>
            <w:r w:rsidRPr="008979A8">
              <w:rPr>
                <w:rFonts w:cs="CordiaUPC"/>
              </w:rPr>
              <w:t xml:space="preserve"> Type </w:t>
            </w:r>
            <w:r w:rsidRPr="008979A8">
              <w:rPr>
                <w:rFonts w:cs="Angsana New"/>
                <w:cs/>
              </w:rPr>
              <w:t>เท่ากับ “</w:t>
            </w:r>
            <w:r w:rsidRPr="008979A8">
              <w:rPr>
                <w:rFonts w:cs="CordiaUPC"/>
              </w:rPr>
              <w:t>Depend on Package</w:t>
            </w:r>
            <w:r w:rsidRPr="008979A8">
              <w:rPr>
                <w:rFonts w:cs="Angsana New"/>
                <w:cs/>
              </w:rPr>
              <w:t xml:space="preserve">” ดังนั้น </w:t>
            </w:r>
            <w:r>
              <w:rPr>
                <w:rFonts w:cs="CordiaUPC"/>
              </w:rPr>
              <w:t>Bill Cycle Value</w:t>
            </w:r>
            <w:r w:rsidRPr="008979A8">
              <w:rPr>
                <w:rFonts w:cs="Angsana New"/>
                <w:cs/>
              </w:rPr>
              <w:t xml:space="preserve"> จะต้องมีค่าเท่ากับ </w:t>
            </w:r>
            <w:r w:rsidRPr="008979A8">
              <w:rPr>
                <w:rFonts w:cs="CordiaUPC"/>
              </w:rPr>
              <w:t>Package</w:t>
            </w:r>
            <w:r w:rsidRPr="008979A8">
              <w:rPr>
                <w:rFonts w:cs="Angsana New"/>
                <w:cs/>
              </w:rPr>
              <w:t xml:space="preserve"> </w:t>
            </w:r>
            <w:r>
              <w:rPr>
                <w:rFonts w:cs="CordiaUPC"/>
              </w:rPr>
              <w:t>Bill Cycle</w:t>
            </w:r>
          </w:p>
        </w:tc>
        <w:tc>
          <w:tcPr>
            <w:tcW w:w="729" w:type="pct"/>
          </w:tcPr>
          <w:p w:rsidRPr="001B0BC3" w:rsidR="00AD1889" w:rsidP="00AD1889" w:rsidRDefault="00AD1889" w14:paraId="049644A9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AD1889" w:rsidTr="00CA2D94" w14:paraId="02AA1089" w14:textId="77777777">
        <w:trPr>
          <w:gridAfter w:val="2"/>
          <w:wAfter w:w="40" w:type="pct"/>
        </w:trPr>
        <w:tc>
          <w:tcPr>
            <w:tcW w:w="772" w:type="pct"/>
          </w:tcPr>
          <w:p w:rsidRPr="000E5AB7" w:rsidR="00AD1889" w:rsidP="00AD1889" w:rsidRDefault="00AD1889" w14:paraId="63E6851D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0001</w:t>
            </w:r>
            <w:r>
              <w:rPr>
                <w:rFonts w:ascii="CordiaUPC" w:hAnsi="CordiaUPC" w:cs="CordiaUPC"/>
                <w:sz w:val="28"/>
                <w:szCs w:val="28"/>
              </w:rPr>
              <w:t>6</w:t>
            </w:r>
          </w:p>
        </w:tc>
        <w:tc>
          <w:tcPr>
            <w:tcW w:w="1613" w:type="pct"/>
          </w:tcPr>
          <w:p w:rsidR="00AD1889" w:rsidP="00AD1889" w:rsidRDefault="00AD1889" w14:paraId="1D8D84E0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Bill Cycle Unit </w:t>
            </w:r>
            <w:r w:rsidRPr="00060444">
              <w:rPr>
                <w:rFonts w:cs="CordiaUPC"/>
                <w:bCs/>
              </w:rPr>
              <w:t>must be equal to</w:t>
            </w:r>
            <w:r w:rsidRPr="00060444">
              <w:rPr>
                <w:rFonts w:cs="CordiaUPC"/>
                <w:cs/>
              </w:rPr>
              <w:t xml:space="preserve"> </w:t>
            </w:r>
            <w:r w:rsidRPr="00060444">
              <w:rPr>
                <w:rFonts w:cs="CordiaUPC"/>
              </w:rPr>
              <w:t xml:space="preserve">Package Duration when Duration Type is </w:t>
            </w:r>
            <w:r w:rsidRPr="00060444">
              <w:rPr>
                <w:rFonts w:cs="Angsana New"/>
                <w:cs/>
              </w:rPr>
              <w:t>“</w:t>
            </w:r>
            <w:r w:rsidRPr="00060444">
              <w:rPr>
                <w:rFonts w:cs="CordiaUPC"/>
              </w:rPr>
              <w:t>Depend on Package</w:t>
            </w:r>
            <w:r w:rsidRPr="00060444">
              <w:rPr>
                <w:rFonts w:cs="Angsana New"/>
                <w:cs/>
              </w:rPr>
              <w:t>”</w:t>
            </w:r>
          </w:p>
        </w:tc>
        <w:tc>
          <w:tcPr>
            <w:tcW w:w="1846" w:type="pct"/>
          </w:tcPr>
          <w:p w:rsidRPr="008979A8" w:rsidR="00AD1889" w:rsidP="00AD1889" w:rsidRDefault="00AD1889" w14:paraId="592F48F6" w14:textId="77777777">
            <w:pPr>
              <w:rPr>
                <w:rFonts w:cs="CordiaUPC"/>
                <w:cs/>
              </w:rPr>
            </w:pPr>
            <w:r w:rsidRPr="008979A8">
              <w:rPr>
                <w:rFonts w:cs="Angsana New"/>
                <w:cs/>
              </w:rPr>
              <w:t xml:space="preserve">ถ้า </w:t>
            </w:r>
            <w:r>
              <w:rPr>
                <w:rFonts w:cs="CordiaUPC"/>
              </w:rPr>
              <w:t>Bill Cycle</w:t>
            </w:r>
            <w:r w:rsidRPr="008979A8">
              <w:rPr>
                <w:rFonts w:cs="CordiaUPC"/>
              </w:rPr>
              <w:t xml:space="preserve"> Type </w:t>
            </w:r>
            <w:r w:rsidRPr="008979A8">
              <w:rPr>
                <w:rFonts w:cs="Angsana New"/>
                <w:cs/>
              </w:rPr>
              <w:t>เท่ากับ “</w:t>
            </w:r>
            <w:r w:rsidRPr="008979A8">
              <w:rPr>
                <w:rFonts w:cs="CordiaUPC"/>
              </w:rPr>
              <w:t>Depend on Package</w:t>
            </w:r>
            <w:r w:rsidRPr="008979A8">
              <w:rPr>
                <w:rFonts w:cs="Angsana New"/>
                <w:cs/>
              </w:rPr>
              <w:t xml:space="preserve">” ดังนั้น </w:t>
            </w:r>
            <w:r>
              <w:rPr>
                <w:rFonts w:cs="CordiaUPC"/>
              </w:rPr>
              <w:t>Bill Cycle Unit</w:t>
            </w:r>
            <w:r w:rsidRPr="008979A8">
              <w:rPr>
                <w:rFonts w:cs="Angsana New"/>
                <w:cs/>
              </w:rPr>
              <w:t xml:space="preserve"> จะต้องมีค่าเท่ากับ </w:t>
            </w:r>
            <w:r w:rsidRPr="008979A8">
              <w:rPr>
                <w:rFonts w:cs="CordiaUPC"/>
              </w:rPr>
              <w:t>Package</w:t>
            </w:r>
            <w:r w:rsidRPr="008979A8">
              <w:rPr>
                <w:rFonts w:cs="Angsana New"/>
                <w:cs/>
              </w:rPr>
              <w:t xml:space="preserve"> </w:t>
            </w:r>
            <w:r>
              <w:rPr>
                <w:rFonts w:cs="CordiaUPC"/>
              </w:rPr>
              <w:t>Bill Cycle Unit</w:t>
            </w:r>
          </w:p>
        </w:tc>
        <w:tc>
          <w:tcPr>
            <w:tcW w:w="729" w:type="pct"/>
          </w:tcPr>
          <w:p w:rsidR="00AD1889" w:rsidP="00AD1889" w:rsidRDefault="00AD1889" w14:paraId="060ED911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AD1889" w:rsidTr="00CA2D94" w14:paraId="65F8FF69" w14:textId="77777777">
        <w:trPr>
          <w:trHeight w:val="243"/>
        </w:trPr>
        <w:tc>
          <w:tcPr>
            <w:tcW w:w="5000" w:type="pct"/>
            <w:gridSpan w:val="6"/>
            <w:tcBorders>
              <w:bottom w:val="single" w:color="auto" w:sz="4" w:space="0"/>
            </w:tcBorders>
            <w:shd w:val="clear" w:color="auto" w:fill="C2D69B" w:themeFill="accent3" w:themeFillTint="99"/>
          </w:tcPr>
          <w:p w:rsidR="00AD1889" w:rsidP="00AD1889" w:rsidRDefault="00AD1889" w14:paraId="79950BF7" w14:textId="54E23A53">
            <w:pPr>
              <w:pStyle w:val="HeaderTable"/>
            </w:pPr>
            <w:r>
              <w:t>End Bill Cycle</w:t>
            </w:r>
            <w:r w:rsidRPr="008979A8">
              <w:rPr>
                <w:bCs/>
                <w:cs/>
                <w:lang w:bidi="th-TH"/>
              </w:rPr>
              <w:t xml:space="preserve"> </w:t>
            </w:r>
            <w:r>
              <w:t>Section</w:t>
            </w:r>
          </w:p>
        </w:tc>
      </w:tr>
      <w:tr w:rsidR="00AD1889" w:rsidTr="00E4341A" w14:paraId="44CEEAF2" w14:textId="77777777">
        <w:trPr>
          <w:trHeight w:val="243"/>
        </w:trPr>
        <w:tc>
          <w:tcPr>
            <w:tcW w:w="5000" w:type="pct"/>
            <w:gridSpan w:val="6"/>
            <w:tcBorders>
              <w:bottom w:val="single" w:color="auto" w:sz="4" w:space="0"/>
            </w:tcBorders>
            <w:shd w:val="clear" w:color="auto" w:fill="C2D69B" w:themeFill="accent3" w:themeFillTint="99"/>
          </w:tcPr>
          <w:p w:rsidR="00AD1889" w:rsidP="00AD1889" w:rsidRDefault="00AD1889" w14:paraId="083A6F5D" w14:textId="24BF6DD8">
            <w:pPr>
              <w:pStyle w:val="HeaderTable"/>
            </w:pPr>
            <w:bookmarkStart w:name="_Hlk92370551" w:id="30"/>
            <w:r>
              <w:t>End VRBT Detail Section</w:t>
            </w:r>
          </w:p>
        </w:tc>
      </w:tr>
    </w:tbl>
    <w:bookmarkEnd w:id="30"/>
    <w:p w:rsidR="003838E4" w:rsidP="003838E4" w:rsidRDefault="003838E4" w14:paraId="5E4B59A7" w14:textId="428CE668">
      <w:pPr>
        <w:pStyle w:val="Heading3"/>
        <w:numPr>
          <w:ilvl w:val="0"/>
          <w:numId w:val="50"/>
        </w:numPr>
        <w:rPr>
          <w:rFonts w:ascii="CordiaUPC" w:hAnsi="CordiaUPC" w:cs="CordiaUPC"/>
          <w:sz w:val="32"/>
          <w:szCs w:val="32"/>
        </w:rPr>
      </w:pPr>
      <w:r w:rsidRPr="008979A8">
        <w:rPr>
          <w:rFonts w:ascii="CordiaUPC" w:hAnsi="CordiaUPC" w:cs="CordiaUPC"/>
          <w:sz w:val="32"/>
          <w:szCs w:val="32"/>
        </w:rPr>
        <w:t>Mapping to DB</w:t>
      </w:r>
    </w:p>
    <w:tbl>
      <w:tblPr>
        <w:tblW w:w="4977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348"/>
        <w:gridCol w:w="2486"/>
        <w:gridCol w:w="4141"/>
      </w:tblGrid>
      <w:tr w:rsidRPr="008979A8" w:rsidR="003D42F3" w:rsidTr="003E4C59" w14:paraId="51E07100" w14:textId="77777777">
        <w:trPr>
          <w:cantSplit/>
          <w:tblHeader/>
        </w:trPr>
        <w:tc>
          <w:tcPr>
            <w:tcW w:w="1308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3D42F3" w:rsidP="003E4C59" w:rsidRDefault="003D42F3" w14:paraId="480E85AC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Database Table</w:t>
            </w:r>
          </w:p>
        </w:tc>
        <w:tc>
          <w:tcPr>
            <w:tcW w:w="1385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3D42F3" w:rsidP="003E4C59" w:rsidRDefault="003D42F3" w14:paraId="702AE196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Database Column</w:t>
            </w:r>
          </w:p>
        </w:tc>
        <w:tc>
          <w:tcPr>
            <w:tcW w:w="2307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3D42F3" w:rsidP="003E4C59" w:rsidRDefault="003D42F3" w14:paraId="381D29FC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Field on Screen</w:t>
            </w:r>
          </w:p>
        </w:tc>
      </w:tr>
      <w:tr w:rsidRPr="008979A8" w:rsidR="00EA72D6" w:rsidTr="003E4C59" w14:paraId="4E292042" w14:textId="77777777">
        <w:tc>
          <w:tcPr>
            <w:tcW w:w="1308" w:type="pct"/>
            <w:vMerge w:val="restart"/>
          </w:tcPr>
          <w:p w:rsidRPr="008979A8" w:rsidR="00EA72D6" w:rsidP="00EA72D6" w:rsidRDefault="00EA72D6" w14:paraId="2A5BFFA4" w14:textId="0A34D0B2">
            <w:pPr>
              <w:rPr>
                <w:rFonts w:cs="CordiaUPC"/>
              </w:rPr>
            </w:pPr>
            <w:r>
              <w:rPr>
                <w:rFonts w:cs="CordiaUPC"/>
              </w:rPr>
              <w:t>MASS_SKU</w:t>
            </w:r>
          </w:p>
        </w:tc>
        <w:tc>
          <w:tcPr>
            <w:tcW w:w="1385" w:type="pct"/>
          </w:tcPr>
          <w:p w:rsidRPr="008979A8" w:rsidR="00EA72D6" w:rsidP="00EA72D6" w:rsidRDefault="00EA72D6" w14:paraId="266B0CF9" w14:textId="16659409">
            <w:pPr>
              <w:spacing w:after="0"/>
              <w:rPr>
                <w:rFonts w:cs="CordiaUPC"/>
              </w:rPr>
            </w:pPr>
            <w:r>
              <w:rPr>
                <w:rFonts w:cs="CordiaUPC"/>
              </w:rPr>
              <w:t>ROW_ID</w:t>
            </w:r>
          </w:p>
        </w:tc>
        <w:tc>
          <w:tcPr>
            <w:tcW w:w="2307" w:type="pct"/>
          </w:tcPr>
          <w:p w:rsidR="00EA72D6" w:rsidP="00EA72D6" w:rsidRDefault="00EA72D6" w14:paraId="3CA8C5CF" w14:textId="77777777">
            <w:pPr>
              <w:spacing w:after="0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ครั้งแรก</w:t>
            </w:r>
          </w:p>
          <w:p w:rsidR="00EA72D6" w:rsidP="00EA72D6" w:rsidRDefault="00EA72D6" w14:paraId="31B9658D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ให้ระบบ </w:t>
            </w:r>
            <w:r>
              <w:rPr>
                <w:rFonts w:cs="CordiaUPC"/>
              </w:rPr>
              <w:t xml:space="preserve">Auto Generate </w:t>
            </w:r>
          </w:p>
          <w:p w:rsidR="00EA72D6" w:rsidP="00EA72D6" w:rsidRDefault="00EA72D6" w14:paraId="30799369" w14:textId="77777777">
            <w:pPr>
              <w:spacing w:after="0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ครั้งถัดไป</w:t>
            </w:r>
          </w:p>
          <w:p w:rsidRPr="008979A8" w:rsidR="00EA72D6" w:rsidP="00EA72D6" w:rsidRDefault="00EA72D6" w14:paraId="2B53EFF4" w14:textId="4318FE08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ให้ใช้ </w:t>
            </w:r>
            <w:r>
              <w:rPr>
                <w:rFonts w:cs="CordiaUPC"/>
              </w:rPr>
              <w:t xml:space="preserve">Row ID </w:t>
            </w:r>
            <w:r>
              <w:rPr>
                <w:rFonts w:hint="cs" w:cs="Angsana New"/>
                <w:cs/>
              </w:rPr>
              <w:t>เดิม</w:t>
            </w:r>
          </w:p>
        </w:tc>
      </w:tr>
      <w:tr w:rsidR="00EA72D6" w:rsidTr="003E4C59" w14:paraId="6393E35B" w14:textId="77777777">
        <w:tc>
          <w:tcPr>
            <w:tcW w:w="1308" w:type="pct"/>
            <w:vMerge/>
          </w:tcPr>
          <w:p w:rsidRPr="008979A8" w:rsidR="00EA72D6" w:rsidP="00EA72D6" w:rsidRDefault="00EA72D6" w14:paraId="1AC75BCC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EA72D6" w:rsidP="00EA72D6" w:rsidRDefault="00EA72D6" w14:paraId="6D195016" w14:textId="3A26E2FE">
            <w:pPr>
              <w:rPr>
                <w:rFonts w:cs="CordiaUPC"/>
              </w:rPr>
            </w:pPr>
            <w:r>
              <w:rPr>
                <w:rFonts w:cs="CordiaUPC"/>
              </w:rPr>
              <w:t>REFERENCE</w:t>
            </w:r>
            <w:r w:rsidRPr="008979A8">
              <w:rPr>
                <w:rFonts w:cs="CordiaUPC"/>
              </w:rPr>
              <w:t>_ROW_ID</w:t>
            </w:r>
          </w:p>
        </w:tc>
        <w:tc>
          <w:tcPr>
            <w:tcW w:w="2307" w:type="pct"/>
          </w:tcPr>
          <w:p w:rsidR="00EA72D6" w:rsidP="00EA72D6" w:rsidRDefault="00EA72D6" w14:paraId="7F2257EC" w14:textId="7E796AC8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>ให้</w:t>
            </w:r>
            <w:r w:rsidRPr="008979A8">
              <w:rPr>
                <w:rFonts w:cs="Angsana New"/>
                <w:cs/>
              </w:rPr>
              <w:t>ใช้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CordiaUPC"/>
              </w:rPr>
              <w:t>MASS_PO_DETAIL</w:t>
            </w:r>
            <w:r w:rsidRPr="008979A8">
              <w:rPr>
                <w:rFonts w:cs="Angsana New"/>
                <w:cs/>
              </w:rPr>
              <w:t>.</w:t>
            </w:r>
            <w:r w:rsidRPr="008979A8">
              <w:rPr>
                <w:rFonts w:cs="CordiaUPC"/>
              </w:rPr>
              <w:t>ROW_ID</w:t>
            </w:r>
            <w:r>
              <w:rPr>
                <w:rFonts w:hint="cs" w:cs="Angsana New"/>
                <w:cs/>
              </w:rPr>
              <w:t xml:space="preserve"> เดิม</w:t>
            </w:r>
          </w:p>
        </w:tc>
      </w:tr>
      <w:tr w:rsidR="00EA72D6" w:rsidTr="003E4C59" w14:paraId="6627BA40" w14:textId="77777777">
        <w:tc>
          <w:tcPr>
            <w:tcW w:w="1308" w:type="pct"/>
            <w:vMerge/>
          </w:tcPr>
          <w:p w:rsidRPr="008979A8" w:rsidR="00EA72D6" w:rsidP="00EA72D6" w:rsidRDefault="00EA72D6" w14:paraId="6EDF3D81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EA72D6" w:rsidP="00EA72D6" w:rsidRDefault="00EA72D6" w14:paraId="05476E1C" w14:textId="0093A3A2">
            <w:pPr>
              <w:spacing w:after="0"/>
              <w:rPr>
                <w:rFonts w:cs="CordiaUPC"/>
              </w:rPr>
            </w:pPr>
            <w:r w:rsidRPr="008979A8">
              <w:rPr>
                <w:rFonts w:cs="CordiaUPC"/>
              </w:rPr>
              <w:t>FREE_RESOURCE_TYPE</w:t>
            </w:r>
          </w:p>
        </w:tc>
        <w:tc>
          <w:tcPr>
            <w:tcW w:w="2307" w:type="pct"/>
          </w:tcPr>
          <w:p w:rsidR="00EA72D6" w:rsidP="00EA72D6" w:rsidRDefault="00EA72D6" w14:paraId="2057DF8C" w14:textId="543A402B">
            <w:pPr>
              <w:rPr>
                <w:rFonts w:cs="CordiaUPC"/>
              </w:rPr>
            </w:pPr>
            <w:r w:rsidRPr="008979A8">
              <w:rPr>
                <w:rFonts w:cs="Angsana New"/>
                <w:cs/>
              </w:rPr>
              <w:t xml:space="preserve">ให้ </w:t>
            </w:r>
            <w:r w:rsidRPr="008979A8">
              <w:rPr>
                <w:rFonts w:cs="CordiaUPC"/>
              </w:rPr>
              <w:t xml:space="preserve">Default </w:t>
            </w:r>
            <w:r w:rsidRPr="008979A8">
              <w:rPr>
                <w:rFonts w:cs="Angsana New"/>
                <w:cs/>
              </w:rPr>
              <w:t>ค่าเป็น “</w:t>
            </w:r>
            <w:r w:rsidRPr="008979A8">
              <w:rPr>
                <w:rFonts w:cs="CordiaUPC"/>
              </w:rPr>
              <w:t>Product Pricing</w:t>
            </w:r>
            <w:r w:rsidRPr="008979A8">
              <w:rPr>
                <w:rFonts w:cs="Angsana New"/>
                <w:cs/>
              </w:rPr>
              <w:t>”</w:t>
            </w:r>
          </w:p>
        </w:tc>
      </w:tr>
      <w:tr w:rsidR="00AD1889" w:rsidTr="003E4C59" w14:paraId="3E45BEE3" w14:textId="77777777">
        <w:tc>
          <w:tcPr>
            <w:tcW w:w="1308" w:type="pct"/>
            <w:vMerge/>
          </w:tcPr>
          <w:p w:rsidRPr="008979A8" w:rsidR="00AD1889" w:rsidP="00EA72D6" w:rsidRDefault="00AD1889" w14:paraId="4A0B7DDD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AD1889" w:rsidP="00EA72D6" w:rsidRDefault="00AD1889" w14:paraId="35E86360" w14:textId="0BA08395">
            <w:pPr>
              <w:spacing w:after="0"/>
              <w:rPr>
                <w:rFonts w:cs="CordiaUPC"/>
              </w:rPr>
            </w:pPr>
            <w:r>
              <w:rPr>
                <w:rFonts w:cs="CordiaUPC"/>
              </w:rPr>
              <w:t>PRODUCT_NAME</w:t>
            </w:r>
          </w:p>
        </w:tc>
        <w:tc>
          <w:tcPr>
            <w:tcW w:w="2307" w:type="pct"/>
          </w:tcPr>
          <w:p w:rsidRPr="008979A8" w:rsidR="00AD1889" w:rsidP="00EA72D6" w:rsidRDefault="00AD1889" w14:paraId="2F3924CE" w14:textId="60EB6EFC">
            <w:pPr>
              <w:rPr>
                <w:rFonts w:cs="Angsana New"/>
                <w:cs/>
              </w:rPr>
            </w:pPr>
            <w:r>
              <w:rPr>
                <w:rFonts w:cs="Angsana New"/>
              </w:rPr>
              <w:t>productName</w:t>
            </w:r>
          </w:p>
        </w:tc>
      </w:tr>
      <w:tr w:rsidR="00EA72D6" w:rsidTr="003E4C59" w14:paraId="7999CCD1" w14:textId="77777777">
        <w:tc>
          <w:tcPr>
            <w:tcW w:w="1308" w:type="pct"/>
            <w:vMerge/>
          </w:tcPr>
          <w:p w:rsidRPr="008979A8" w:rsidR="00EA72D6" w:rsidP="00EA72D6" w:rsidRDefault="00EA72D6" w14:paraId="1D211287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EA72D6" w:rsidP="00EA72D6" w:rsidRDefault="00EA72D6" w14:paraId="18D08064" w14:textId="64CE46D8">
            <w:pPr>
              <w:spacing w:after="0"/>
            </w:pPr>
            <w:r>
              <w:rPr>
                <w:szCs w:val="36"/>
              </w:rPr>
              <w:t>DURATION_TYPE</w:t>
            </w:r>
          </w:p>
        </w:tc>
        <w:tc>
          <w:tcPr>
            <w:tcW w:w="2307" w:type="pct"/>
          </w:tcPr>
          <w:p w:rsidR="00EA72D6" w:rsidP="00EA72D6" w:rsidRDefault="00EA72D6" w14:paraId="11DA2A6A" w14:textId="6F02C1EA">
            <w:pPr>
              <w:rPr>
                <w:rFonts w:cs="CordiaUPC"/>
              </w:rPr>
            </w:pPr>
            <w:r>
              <w:rPr>
                <w:rFonts w:cs="CordiaUPC"/>
              </w:rPr>
              <w:t>d</w:t>
            </w:r>
            <w:r w:rsidRPr="008979A8">
              <w:rPr>
                <w:rFonts w:cs="CordiaUPC"/>
              </w:rPr>
              <w:t>urationType</w:t>
            </w:r>
          </w:p>
        </w:tc>
      </w:tr>
      <w:tr w:rsidR="00EA72D6" w:rsidTr="003E4C59" w14:paraId="7CFD1757" w14:textId="77777777">
        <w:tc>
          <w:tcPr>
            <w:tcW w:w="1308" w:type="pct"/>
            <w:vMerge/>
          </w:tcPr>
          <w:p w:rsidRPr="008979A8" w:rsidR="00EA72D6" w:rsidP="00EA72D6" w:rsidRDefault="00EA72D6" w14:paraId="1C53637E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EA72D6" w:rsidP="00EA72D6" w:rsidRDefault="00EA72D6" w14:paraId="461C8C19" w14:textId="53F98839">
            <w:pPr>
              <w:spacing w:after="0"/>
            </w:pPr>
            <w:r>
              <w:rPr>
                <w:szCs w:val="36"/>
              </w:rPr>
              <w:t>DURATION_FROM</w:t>
            </w:r>
          </w:p>
        </w:tc>
        <w:tc>
          <w:tcPr>
            <w:tcW w:w="2307" w:type="pct"/>
          </w:tcPr>
          <w:p w:rsidR="00EA72D6" w:rsidP="00EA72D6" w:rsidRDefault="00EA72D6" w14:paraId="5037852E" w14:textId="1F9D7E0B">
            <w:r>
              <w:rPr>
                <w:rFonts w:cs="CordiaUPC"/>
              </w:rPr>
              <w:t>d</w:t>
            </w:r>
            <w:r w:rsidRPr="008979A8">
              <w:rPr>
                <w:rFonts w:cs="CordiaUPC"/>
              </w:rPr>
              <w:t>urationFrom</w:t>
            </w:r>
          </w:p>
        </w:tc>
      </w:tr>
      <w:tr w:rsidR="00EA72D6" w:rsidTr="003E4C59" w14:paraId="01B336A6" w14:textId="77777777">
        <w:tc>
          <w:tcPr>
            <w:tcW w:w="1308" w:type="pct"/>
            <w:vMerge/>
          </w:tcPr>
          <w:p w:rsidRPr="008979A8" w:rsidR="00EA72D6" w:rsidP="00EA72D6" w:rsidRDefault="00EA72D6" w14:paraId="078CA687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EA72D6" w:rsidP="00EA72D6" w:rsidRDefault="00EA72D6" w14:paraId="39DD41C4" w14:textId="77F9320D">
            <w:pPr>
              <w:spacing w:after="0"/>
              <w:rPr>
                <w:rFonts w:cs="CordiaUPC"/>
              </w:rPr>
            </w:pPr>
            <w:r>
              <w:rPr>
                <w:szCs w:val="36"/>
              </w:rPr>
              <w:t>DURATION_TO</w:t>
            </w:r>
          </w:p>
        </w:tc>
        <w:tc>
          <w:tcPr>
            <w:tcW w:w="2307" w:type="pct"/>
          </w:tcPr>
          <w:p w:rsidR="00EA72D6" w:rsidP="00EA72D6" w:rsidRDefault="00EA72D6" w14:paraId="7830C2EF" w14:textId="2E02168F">
            <w:pPr>
              <w:rPr>
                <w:rFonts w:cs="Angsana New"/>
                <w:cs/>
              </w:rPr>
            </w:pPr>
            <w:r>
              <w:rPr>
                <w:rFonts w:cs="CordiaUPC"/>
              </w:rPr>
              <w:t>d</w:t>
            </w:r>
            <w:r w:rsidRPr="008979A8">
              <w:rPr>
                <w:rFonts w:cs="CordiaUPC"/>
              </w:rPr>
              <w:t>urationTo</w:t>
            </w:r>
          </w:p>
        </w:tc>
      </w:tr>
      <w:tr w:rsidR="00EA72D6" w:rsidTr="003E4C59" w14:paraId="2F1E548C" w14:textId="77777777">
        <w:tc>
          <w:tcPr>
            <w:tcW w:w="1308" w:type="pct"/>
            <w:vMerge/>
          </w:tcPr>
          <w:p w:rsidRPr="008979A8" w:rsidR="00EA72D6" w:rsidP="00EA72D6" w:rsidRDefault="00EA72D6" w14:paraId="53444077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EA72D6" w:rsidP="00EA72D6" w:rsidRDefault="00EA72D6" w14:paraId="7C69FDFB" w14:textId="21282CEA">
            <w:pPr>
              <w:spacing w:after="0"/>
              <w:rPr>
                <w:rFonts w:cs="CordiaUPC"/>
              </w:rPr>
            </w:pPr>
            <w:r>
              <w:rPr>
                <w:szCs w:val="36"/>
              </w:rPr>
              <w:t>DURATION_UNIT</w:t>
            </w:r>
          </w:p>
        </w:tc>
        <w:tc>
          <w:tcPr>
            <w:tcW w:w="2307" w:type="pct"/>
          </w:tcPr>
          <w:p w:rsidR="00EA72D6" w:rsidP="00EA72D6" w:rsidRDefault="00EA72D6" w14:paraId="0941747B" w14:textId="1D4FD2FE">
            <w:pPr>
              <w:rPr>
                <w:rFonts w:cs="Angsana New"/>
                <w:cs/>
              </w:rPr>
            </w:pPr>
            <w:r>
              <w:rPr>
                <w:rFonts w:cs="CordiaUPC"/>
              </w:rPr>
              <w:t>d</w:t>
            </w:r>
            <w:r w:rsidRPr="008979A8">
              <w:rPr>
                <w:rFonts w:cs="CordiaUPC"/>
              </w:rPr>
              <w:t>urationUnit</w:t>
            </w:r>
          </w:p>
        </w:tc>
      </w:tr>
      <w:tr w:rsidR="00EA72D6" w:rsidTr="003E4C59" w14:paraId="535C6DBE" w14:textId="77777777">
        <w:tc>
          <w:tcPr>
            <w:tcW w:w="1308" w:type="pct"/>
            <w:vMerge/>
          </w:tcPr>
          <w:p w:rsidRPr="008979A8" w:rsidR="00EA72D6" w:rsidP="00EA72D6" w:rsidRDefault="00EA72D6" w14:paraId="14B3DB65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EA72D6" w:rsidP="00EA72D6" w:rsidRDefault="00EA72D6" w14:paraId="52F48131" w14:textId="1A5E26C7">
            <w:pPr>
              <w:spacing w:after="0"/>
              <w:rPr>
                <w:rFonts w:cs="CordiaUPC"/>
              </w:rPr>
            </w:pPr>
            <w:r>
              <w:rPr>
                <w:szCs w:val="36"/>
              </w:rPr>
              <w:t>BILL_CYCLE_TYPE</w:t>
            </w:r>
          </w:p>
        </w:tc>
        <w:tc>
          <w:tcPr>
            <w:tcW w:w="2307" w:type="pct"/>
          </w:tcPr>
          <w:p w:rsidR="00EA72D6" w:rsidP="00EA72D6" w:rsidRDefault="00EA72D6" w14:paraId="090D03EE" w14:textId="2902653B">
            <w:pPr>
              <w:rPr>
                <w:rFonts w:cs="Angsana New"/>
                <w:cs/>
              </w:rPr>
            </w:pPr>
            <w:r>
              <w:rPr>
                <w:rFonts w:cs="CordiaUPC"/>
              </w:rPr>
              <w:t>billCycleType</w:t>
            </w:r>
          </w:p>
        </w:tc>
      </w:tr>
      <w:tr w:rsidR="00EA72D6" w:rsidTr="003E4C59" w14:paraId="7B8B9335" w14:textId="77777777">
        <w:tc>
          <w:tcPr>
            <w:tcW w:w="1308" w:type="pct"/>
            <w:vMerge/>
          </w:tcPr>
          <w:p w:rsidRPr="008979A8" w:rsidR="00EA72D6" w:rsidP="00EA72D6" w:rsidRDefault="00EA72D6" w14:paraId="1BEAF947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EA72D6" w:rsidP="00EA72D6" w:rsidRDefault="00EA72D6" w14:paraId="2069D7CF" w14:textId="5BF2401B">
            <w:pPr>
              <w:spacing w:after="0"/>
              <w:rPr>
                <w:rFonts w:cs="CordiaUPC"/>
              </w:rPr>
            </w:pPr>
            <w:r>
              <w:rPr>
                <w:szCs w:val="36"/>
              </w:rPr>
              <w:t>BILL_CYCLE_VALUE</w:t>
            </w:r>
          </w:p>
        </w:tc>
        <w:tc>
          <w:tcPr>
            <w:tcW w:w="2307" w:type="pct"/>
          </w:tcPr>
          <w:p w:rsidR="00EA72D6" w:rsidP="00EA72D6" w:rsidRDefault="00EA72D6" w14:paraId="1788F0D3" w14:textId="77922412">
            <w:pPr>
              <w:rPr>
                <w:rFonts w:cs="Angsana New"/>
                <w:cs/>
              </w:rPr>
            </w:pPr>
            <w:r>
              <w:rPr>
                <w:rFonts w:cs="CordiaUPC"/>
              </w:rPr>
              <w:t>billCycleValue</w:t>
            </w:r>
          </w:p>
        </w:tc>
      </w:tr>
      <w:tr w:rsidR="00EA72D6" w:rsidTr="003E4C59" w14:paraId="4F01768D" w14:textId="77777777">
        <w:tc>
          <w:tcPr>
            <w:tcW w:w="1308" w:type="pct"/>
            <w:vMerge/>
          </w:tcPr>
          <w:p w:rsidRPr="008979A8" w:rsidR="00EA72D6" w:rsidP="00EA72D6" w:rsidRDefault="00EA72D6" w14:paraId="349B602D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EA72D6" w:rsidP="00EA72D6" w:rsidRDefault="00EA72D6" w14:paraId="47C56501" w14:textId="3C7EC5B1">
            <w:pPr>
              <w:spacing w:after="0"/>
              <w:rPr>
                <w:rFonts w:cs="CordiaUPC"/>
              </w:rPr>
            </w:pPr>
            <w:r>
              <w:rPr>
                <w:szCs w:val="36"/>
              </w:rPr>
              <w:t>BILL_CYCLE_UNIT</w:t>
            </w:r>
          </w:p>
        </w:tc>
        <w:tc>
          <w:tcPr>
            <w:tcW w:w="2307" w:type="pct"/>
          </w:tcPr>
          <w:p w:rsidR="00EA72D6" w:rsidP="00EA72D6" w:rsidRDefault="00EA72D6" w14:paraId="7AC0BC37" w14:textId="6672FA94">
            <w:pPr>
              <w:rPr>
                <w:rFonts w:cs="Angsana New"/>
                <w:cs/>
              </w:rPr>
            </w:pPr>
            <w:r>
              <w:rPr>
                <w:rFonts w:cs="CordiaUPC"/>
              </w:rPr>
              <w:t>billCycleUnit</w:t>
            </w:r>
          </w:p>
        </w:tc>
      </w:tr>
      <w:tr w:rsidR="0086714A" w:rsidTr="003E4C59" w14:paraId="7014EC4C" w14:textId="77777777">
        <w:tc>
          <w:tcPr>
            <w:tcW w:w="1308" w:type="pct"/>
            <w:vMerge w:val="restart"/>
          </w:tcPr>
          <w:p w:rsidRPr="008979A8" w:rsidR="0086714A" w:rsidP="00EA72D6" w:rsidRDefault="0086714A" w14:paraId="7CB5B9B6" w14:textId="5055D303">
            <w:pPr>
              <w:rPr>
                <w:rFonts w:cs="CordiaUPC"/>
              </w:rPr>
            </w:pPr>
            <w:r>
              <w:rPr>
                <w:rFonts w:cs="CordiaUPC"/>
              </w:rPr>
              <w:t>MASS_SKU_DETAIL</w:t>
            </w:r>
          </w:p>
        </w:tc>
        <w:tc>
          <w:tcPr>
            <w:tcW w:w="1385" w:type="pct"/>
          </w:tcPr>
          <w:p w:rsidR="0086714A" w:rsidP="00EA72D6" w:rsidRDefault="0086714A" w14:paraId="62A28356" w14:textId="43364564">
            <w:pPr>
              <w:spacing w:after="0"/>
              <w:rPr>
                <w:szCs w:val="36"/>
              </w:rPr>
            </w:pPr>
            <w:r>
              <w:rPr>
                <w:szCs w:val="36"/>
              </w:rPr>
              <w:t>ROW_ID</w:t>
            </w:r>
          </w:p>
        </w:tc>
        <w:tc>
          <w:tcPr>
            <w:tcW w:w="2307" w:type="pct"/>
          </w:tcPr>
          <w:p w:rsidR="0086714A" w:rsidP="0086714A" w:rsidRDefault="0086714A" w14:paraId="53016FFE" w14:textId="77777777">
            <w:pPr>
              <w:spacing w:after="0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ครั้งแรก</w:t>
            </w:r>
          </w:p>
          <w:p w:rsidR="0086714A" w:rsidP="0086714A" w:rsidRDefault="0086714A" w14:paraId="79323445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ให้ระบบ </w:t>
            </w:r>
            <w:r>
              <w:rPr>
                <w:rFonts w:cs="CordiaUPC"/>
              </w:rPr>
              <w:t xml:space="preserve">Auto Generate </w:t>
            </w:r>
          </w:p>
          <w:p w:rsidR="0086714A" w:rsidP="0086714A" w:rsidRDefault="0086714A" w14:paraId="160C2278" w14:textId="77777777">
            <w:pPr>
              <w:spacing w:after="0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ครั้งถัดไป</w:t>
            </w:r>
          </w:p>
          <w:p w:rsidR="0086714A" w:rsidP="0086714A" w:rsidRDefault="0086714A" w14:paraId="0F955CC7" w14:textId="6A93228B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ให้ใช้ </w:t>
            </w:r>
            <w:r>
              <w:rPr>
                <w:rFonts w:cs="CordiaUPC"/>
              </w:rPr>
              <w:t xml:space="preserve">Row ID </w:t>
            </w:r>
            <w:r>
              <w:rPr>
                <w:rFonts w:hint="cs" w:cs="Angsana New"/>
                <w:cs/>
              </w:rPr>
              <w:t>เดิม</w:t>
            </w:r>
          </w:p>
        </w:tc>
      </w:tr>
      <w:tr w:rsidR="0086714A" w:rsidTr="003E4C59" w14:paraId="2C3FD35B" w14:textId="77777777">
        <w:tc>
          <w:tcPr>
            <w:tcW w:w="1308" w:type="pct"/>
            <w:vMerge/>
          </w:tcPr>
          <w:p w:rsidRPr="008979A8" w:rsidR="0086714A" w:rsidP="00EA72D6" w:rsidRDefault="0086714A" w14:paraId="6DBA0DAD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86714A" w:rsidP="00EA72D6" w:rsidRDefault="0086714A" w14:paraId="15AB9F9C" w14:textId="2E00CCDC">
            <w:pPr>
              <w:spacing w:after="0"/>
              <w:rPr>
                <w:szCs w:val="36"/>
                <w:cs/>
              </w:rPr>
            </w:pPr>
            <w:r>
              <w:rPr>
                <w:szCs w:val="36"/>
              </w:rPr>
              <w:t>MASS_SKU_ROW_ID</w:t>
            </w:r>
          </w:p>
        </w:tc>
        <w:tc>
          <w:tcPr>
            <w:tcW w:w="2307" w:type="pct"/>
          </w:tcPr>
          <w:p w:rsidR="0086714A" w:rsidP="00EA72D6" w:rsidRDefault="0086714A" w14:paraId="7416DD97" w14:textId="740D4C12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>ให้</w:t>
            </w:r>
            <w:r w:rsidRPr="008979A8">
              <w:rPr>
                <w:rFonts w:cs="Angsana New"/>
                <w:cs/>
              </w:rPr>
              <w:t>ใช้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CordiaUPC"/>
              </w:rPr>
              <w:t>MASS_SKU</w:t>
            </w:r>
            <w:r w:rsidRPr="008979A8">
              <w:rPr>
                <w:rFonts w:cs="Angsana New"/>
                <w:cs/>
              </w:rPr>
              <w:t>.</w:t>
            </w:r>
            <w:r w:rsidRPr="008979A8">
              <w:rPr>
                <w:rFonts w:cs="CordiaUPC"/>
              </w:rPr>
              <w:t>ROW_ID</w:t>
            </w:r>
            <w:r>
              <w:rPr>
                <w:rFonts w:hint="cs" w:cs="Angsana New"/>
                <w:cs/>
              </w:rPr>
              <w:t xml:space="preserve"> เดิม</w:t>
            </w:r>
          </w:p>
        </w:tc>
      </w:tr>
      <w:tr w:rsidR="0086714A" w:rsidTr="003E4C59" w14:paraId="50AF8523" w14:textId="77777777">
        <w:tc>
          <w:tcPr>
            <w:tcW w:w="1308" w:type="pct"/>
            <w:vMerge/>
          </w:tcPr>
          <w:p w:rsidRPr="008979A8" w:rsidR="0086714A" w:rsidP="00EA72D6" w:rsidRDefault="0086714A" w14:paraId="279C1A4F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86714A" w:rsidP="00EA72D6" w:rsidRDefault="0086714A" w14:paraId="2AAA10C8" w14:textId="1B686BFD">
            <w:pPr>
              <w:spacing w:after="0"/>
              <w:rPr>
                <w:szCs w:val="36"/>
              </w:rPr>
            </w:pPr>
            <w:r>
              <w:t>PARTNER_SKU</w:t>
            </w:r>
          </w:p>
        </w:tc>
        <w:tc>
          <w:tcPr>
            <w:tcW w:w="2307" w:type="pct"/>
          </w:tcPr>
          <w:p w:rsidR="0086714A" w:rsidP="00EA72D6" w:rsidRDefault="0086714A" w14:paraId="59529874" w14:textId="127F4BA4">
            <w:pPr>
              <w:rPr>
                <w:rFonts w:cs="CordiaUPC"/>
              </w:rPr>
            </w:pPr>
            <w:r>
              <w:t>partnerSKU</w:t>
            </w:r>
          </w:p>
        </w:tc>
      </w:tr>
    </w:tbl>
    <w:p w:rsidRPr="00E4341A" w:rsidR="003D42F3" w:rsidP="00E4341A" w:rsidRDefault="003D42F3" w14:paraId="326FF06F" w14:textId="77777777"/>
    <w:p w:rsidRPr="00264A12" w:rsidR="008803AA" w:rsidP="00D42FD0" w:rsidRDefault="008803AA" w14:paraId="1C4046EB" w14:textId="68ED667B">
      <w:pPr>
        <w:pStyle w:val="Heading2"/>
        <w:numPr>
          <w:ilvl w:val="0"/>
          <w:numId w:val="1"/>
        </w:numPr>
        <w:ind w:left="426" w:hanging="426"/>
        <w:rPr>
          <w:rFonts w:ascii="CordiaUPC" w:hAnsi="CordiaUPC" w:cs="CordiaUPC"/>
          <w:sz w:val="36"/>
          <w:szCs w:val="36"/>
        </w:rPr>
      </w:pPr>
      <w:r w:rsidRPr="00264A12">
        <w:rPr>
          <w:rFonts w:ascii="CordiaUPC" w:hAnsi="CordiaUPC" w:cs="CordiaUPC"/>
          <w:sz w:val="36"/>
          <w:szCs w:val="36"/>
        </w:rPr>
        <w:t>Mass Commu Touch Point</w:t>
      </w:r>
    </w:p>
    <w:p w:rsidRPr="00180BBA" w:rsidR="008803AA" w:rsidP="00E4341A" w:rsidRDefault="008803AA" w14:paraId="2F134F6E" w14:textId="77777777">
      <w:pPr>
        <w:pStyle w:val="Heading3"/>
        <w:numPr>
          <w:ilvl w:val="0"/>
          <w:numId w:val="50"/>
        </w:numPr>
        <w:rPr>
          <w:rFonts w:ascii="CordiaUPC" w:hAnsi="CordiaUPC" w:cs="CordiaUPC"/>
          <w:sz w:val="32"/>
          <w:szCs w:val="40"/>
        </w:rPr>
      </w:pPr>
      <w:r w:rsidRPr="00180BBA">
        <w:rPr>
          <w:rFonts w:ascii="CordiaUPC" w:hAnsi="CordiaUPC" w:cs="CordiaUPC"/>
          <w:sz w:val="32"/>
          <w:szCs w:val="40"/>
        </w:rPr>
        <w:t>Field on Screen</w:t>
      </w:r>
    </w:p>
    <w:tbl>
      <w:tblPr>
        <w:tblW w:w="4977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522"/>
        <w:gridCol w:w="1937"/>
        <w:gridCol w:w="5516"/>
      </w:tblGrid>
      <w:tr w:rsidRPr="008979A8" w:rsidR="008803AA" w:rsidTr="00373EA8" w14:paraId="17297DE0" w14:textId="77777777">
        <w:trPr>
          <w:cantSplit/>
          <w:tblHeader/>
        </w:trPr>
        <w:tc>
          <w:tcPr>
            <w:tcW w:w="848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8803AA" w:rsidP="008803AA" w:rsidRDefault="008803AA" w14:paraId="12DB0E0C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Field Name</w:t>
            </w:r>
          </w:p>
        </w:tc>
        <w:tc>
          <w:tcPr>
            <w:tcW w:w="1079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8803AA" w:rsidP="008803AA" w:rsidRDefault="008803AA" w14:paraId="78B6A917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Type</w:t>
            </w:r>
          </w:p>
        </w:tc>
        <w:tc>
          <w:tcPr>
            <w:tcW w:w="3073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8803AA" w:rsidP="008803AA" w:rsidRDefault="008803AA" w14:paraId="1281C32E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Comments</w:t>
            </w:r>
          </w:p>
        </w:tc>
      </w:tr>
      <w:tr w:rsidRPr="008979A8" w:rsidR="008803AA" w:rsidTr="00373EA8" w14:paraId="13D74F48" w14:textId="77777777">
        <w:trPr>
          <w:trHeight w:val="111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8803AA" w:rsidP="00264A12" w:rsidRDefault="008803AA" w14:paraId="6F2C5C21" w14:textId="2B43D6A1">
            <w:pPr>
              <w:pStyle w:val="HeaderTable"/>
            </w:pPr>
            <w:r>
              <w:t>Communication Touch Point Section</w:t>
            </w:r>
          </w:p>
        </w:tc>
      </w:tr>
      <w:tr w:rsidRPr="008979A8" w:rsidR="008803AA" w:rsidTr="00373EA8" w14:paraId="49A68159" w14:textId="77777777">
        <w:trPr>
          <w:trHeight w:val="111"/>
        </w:trPr>
        <w:tc>
          <w:tcPr>
            <w:tcW w:w="848" w:type="pct"/>
          </w:tcPr>
          <w:p w:rsidR="008803AA" w:rsidP="008803AA" w:rsidRDefault="008803AA" w14:paraId="46094935" w14:textId="6E20C7CC">
            <w:r>
              <w:t>poNameCommu</w:t>
            </w:r>
          </w:p>
        </w:tc>
        <w:tc>
          <w:tcPr>
            <w:tcW w:w="1079" w:type="pct"/>
          </w:tcPr>
          <w:p w:rsidR="008803AA" w:rsidP="008803AA" w:rsidRDefault="008803AA" w14:paraId="6D4A5E1A" w14:textId="199DE404">
            <w:r>
              <w:t>Text Box</w:t>
            </w:r>
          </w:p>
        </w:tc>
        <w:tc>
          <w:tcPr>
            <w:tcW w:w="3073" w:type="pct"/>
          </w:tcPr>
          <w:p w:rsidR="008803AA" w:rsidP="008803AA" w:rsidRDefault="008803AA" w14:paraId="59413B27" w14:textId="77777777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ชื่อ</w:t>
            </w:r>
            <w:r>
              <w:t xml:space="preserve"> PO Name </w:t>
            </w:r>
            <w:r>
              <w:rPr>
                <w:rFonts w:hint="cs"/>
                <w:cs/>
              </w:rPr>
              <w:t xml:space="preserve">สำหรับ </w:t>
            </w:r>
            <w:r>
              <w:t xml:space="preserve">Commu </w:t>
            </w:r>
            <w:r>
              <w:rPr>
                <w:rFonts w:cs="Angsana New"/>
                <w:cs/>
              </w:rPr>
              <w:t>(</w:t>
            </w:r>
            <w:r>
              <w:t>TH</w:t>
            </w:r>
            <w:r>
              <w:rPr>
                <w:rFonts w:cs="Angsana New"/>
                <w:cs/>
              </w:rPr>
              <w:t>)</w:t>
            </w:r>
          </w:p>
          <w:p w:rsidR="008803AA" w:rsidP="00A6109F" w:rsidRDefault="008803AA" w14:paraId="59090235" w14:textId="2080CD19">
            <w:pPr>
              <w:rPr>
                <w:cs/>
              </w:rPr>
            </w:pPr>
            <w:r>
              <w:t xml:space="preserve">Max Length </w:t>
            </w:r>
            <w:r>
              <w:rPr>
                <w:rFonts w:cs="Angsana New"/>
                <w:cs/>
              </w:rPr>
              <w:t xml:space="preserve">:  </w:t>
            </w:r>
            <w:r>
              <w:t xml:space="preserve">255 </w:t>
            </w:r>
            <w:r>
              <w:rPr>
                <w:rFonts w:hint="cs"/>
                <w:cs/>
              </w:rPr>
              <w:t>ตัวอักษร</w:t>
            </w:r>
          </w:p>
        </w:tc>
      </w:tr>
      <w:tr w:rsidRPr="008979A8" w:rsidR="008803AA" w:rsidTr="00373EA8" w14:paraId="7CC536E2" w14:textId="77777777">
        <w:trPr>
          <w:trHeight w:val="111"/>
        </w:trPr>
        <w:tc>
          <w:tcPr>
            <w:tcW w:w="848" w:type="pct"/>
          </w:tcPr>
          <w:p w:rsidR="008803AA" w:rsidP="008803AA" w:rsidRDefault="008803AA" w14:paraId="183E25BA" w14:textId="16241515">
            <w:r>
              <w:t>subscribePeriodStartDate</w:t>
            </w:r>
          </w:p>
        </w:tc>
        <w:tc>
          <w:tcPr>
            <w:tcW w:w="1079" w:type="pct"/>
          </w:tcPr>
          <w:p w:rsidR="008803AA" w:rsidP="008803AA" w:rsidRDefault="008803AA" w14:paraId="233A00E7" w14:textId="744BC3A7">
            <w:r>
              <w:t>Calendar</w:t>
            </w:r>
          </w:p>
        </w:tc>
        <w:tc>
          <w:tcPr>
            <w:tcW w:w="3073" w:type="pct"/>
          </w:tcPr>
          <w:p w:rsidR="008803AA" w:rsidP="008803AA" w:rsidRDefault="008803AA" w14:paraId="50E8AC2E" w14:textId="5C4522BB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 xml:space="preserve">ระยะเวลาการสมัคร </w:t>
            </w:r>
            <w:r>
              <w:rPr>
                <w:rFonts w:cs="Angsana New"/>
                <w:cs/>
              </w:rPr>
              <w:t>: …</w:t>
            </w:r>
            <w:r>
              <w:t>Start</w:t>
            </w:r>
            <w:r>
              <w:rPr>
                <w:rFonts w:cs="Angsana New"/>
                <w:cs/>
              </w:rPr>
              <w:t xml:space="preserve">… </w:t>
            </w:r>
            <w:r>
              <w:t xml:space="preserve">to </w:t>
            </w:r>
            <w:r>
              <w:rPr>
                <w:rFonts w:cs="Angsana New"/>
                <w:cs/>
              </w:rPr>
              <w:t>…</w:t>
            </w:r>
            <w:r>
              <w:t>End</w:t>
            </w:r>
            <w:r>
              <w:rPr>
                <w:rFonts w:cs="Angsana New"/>
                <w:cs/>
              </w:rPr>
              <w:t>…</w:t>
            </w:r>
          </w:p>
          <w:p w:rsidR="008803AA" w:rsidP="008803AA" w:rsidRDefault="00373EA8" w14:paraId="03415778" w14:textId="3620FF64">
            <w:pPr>
              <w:rPr>
                <w:cs/>
              </w:rPr>
            </w:pPr>
            <w:r>
              <w:t xml:space="preserve">Default Value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 xml:space="preserve">ตามข้อมูลที่ </w:t>
            </w:r>
            <w:r>
              <w:t xml:space="preserve">User </w:t>
            </w:r>
            <w:r>
              <w:rPr>
                <w:rFonts w:hint="cs"/>
                <w:cs/>
              </w:rPr>
              <w:t xml:space="preserve">กรอกมาในหน้า </w:t>
            </w:r>
            <w:r>
              <w:t xml:space="preserve">Project Basic Information </w:t>
            </w:r>
            <w:r>
              <w:rPr>
                <w:rFonts w:hint="cs"/>
                <w:cs/>
              </w:rPr>
              <w:t xml:space="preserve">ที่ </w:t>
            </w:r>
            <w:r>
              <w:t>Expected Date</w:t>
            </w:r>
          </w:p>
        </w:tc>
      </w:tr>
      <w:tr w:rsidRPr="008979A8" w:rsidR="008803AA" w:rsidTr="00373EA8" w14:paraId="6E5661C0" w14:textId="77777777">
        <w:trPr>
          <w:trHeight w:val="111"/>
        </w:trPr>
        <w:tc>
          <w:tcPr>
            <w:tcW w:w="848" w:type="pct"/>
          </w:tcPr>
          <w:p w:rsidR="008803AA" w:rsidP="00A6109F" w:rsidRDefault="008803AA" w14:paraId="65530D41" w14:textId="6C585DFF">
            <w:r>
              <w:t>subscribePeriodEndDate</w:t>
            </w:r>
          </w:p>
        </w:tc>
        <w:tc>
          <w:tcPr>
            <w:tcW w:w="1079" w:type="pct"/>
          </w:tcPr>
          <w:p w:rsidR="008803AA" w:rsidP="008803AA" w:rsidRDefault="008803AA" w14:paraId="3E305613" w14:textId="635259FD">
            <w:r>
              <w:t>Calendar</w:t>
            </w:r>
          </w:p>
        </w:tc>
        <w:tc>
          <w:tcPr>
            <w:tcW w:w="3073" w:type="pct"/>
          </w:tcPr>
          <w:p w:rsidR="008803AA" w:rsidP="008803AA" w:rsidRDefault="00253B0A" w14:paraId="267EBE09" w14:textId="77777777">
            <w:r>
              <w:rPr>
                <w:rFonts w:hint="cs"/>
                <w:cs/>
              </w:rPr>
              <w:t xml:space="preserve">แสดงบรรทัดเดียวกันกับ </w:t>
            </w:r>
            <w:r>
              <w:t>subscribePeriodStartDate</w:t>
            </w:r>
          </w:p>
          <w:p w:rsidR="00373EA8" w:rsidP="008803AA" w:rsidRDefault="00373EA8" w14:paraId="5F62DA1D" w14:textId="674D18AA">
            <w:pPr>
              <w:rPr>
                <w:cs/>
              </w:rPr>
            </w:pPr>
            <w:r w:rsidRPr="004B0876">
              <w:t xml:space="preserve">Default Value </w:t>
            </w:r>
            <w:r w:rsidRPr="004B0876">
              <w:rPr>
                <w:rFonts w:cs="Angsana New"/>
                <w:cs/>
              </w:rPr>
              <w:t>:</w:t>
            </w:r>
            <w:r w:rsidRPr="006A0BD2">
              <w:rPr>
                <w:rFonts w:cs="Angsana New"/>
                <w:color w:val="FF0000"/>
                <w:cs/>
              </w:rPr>
              <w:t xml:space="preserve"> </w:t>
            </w:r>
            <w:r w:rsidRPr="004B0876">
              <w:t xml:space="preserve">Commercial Launch Date </w:t>
            </w:r>
            <w:r w:rsidRPr="004B0876">
              <w:rPr>
                <w:rFonts w:cs="Angsana New"/>
                <w:cs/>
              </w:rPr>
              <w:t xml:space="preserve">+ </w:t>
            </w:r>
            <w:r w:rsidRPr="004B0876">
              <w:t>1 Years</w:t>
            </w:r>
          </w:p>
        </w:tc>
      </w:tr>
      <w:tr w:rsidRPr="008979A8" w:rsidR="008803AA" w:rsidTr="00373EA8" w14:paraId="3987F021" w14:textId="77777777">
        <w:trPr>
          <w:trHeight w:val="111"/>
        </w:trPr>
        <w:tc>
          <w:tcPr>
            <w:tcW w:w="848" w:type="pct"/>
          </w:tcPr>
          <w:p w:rsidR="008803AA" w:rsidP="008803AA" w:rsidRDefault="00825F3D" w14:paraId="02F0ED14" w14:textId="652BEA03">
            <w:r>
              <w:t>customerCatergory</w:t>
            </w:r>
          </w:p>
        </w:tc>
        <w:tc>
          <w:tcPr>
            <w:tcW w:w="1079" w:type="pct"/>
          </w:tcPr>
          <w:p w:rsidR="008803AA" w:rsidP="008803AA" w:rsidRDefault="008803AA" w14:paraId="6FC3C226" w14:textId="4045380F">
            <w:r>
              <w:t>Shuttle</w:t>
            </w:r>
          </w:p>
        </w:tc>
        <w:tc>
          <w:tcPr>
            <w:tcW w:w="3073" w:type="pct"/>
          </w:tcPr>
          <w:p w:rsidR="008803AA" w:rsidP="00253B0A" w:rsidRDefault="008803AA" w14:paraId="058131EB" w14:textId="77777777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="00253B0A">
              <w:rPr>
                <w:rFonts w:hint="cs"/>
                <w:cs/>
              </w:rPr>
              <w:t>ประเภท</w:t>
            </w:r>
            <w:r>
              <w:rPr>
                <w:rFonts w:hint="cs"/>
                <w:cs/>
              </w:rPr>
              <w:t>ลูกค้า</w:t>
            </w:r>
          </w:p>
          <w:p w:rsidR="00253B0A" w:rsidRDefault="00253B0A" w14:paraId="43FC1A40" w14:textId="0FA02685"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‘</w:t>
            </w:r>
            <w:r w:rsidR="00B50688">
              <w:rPr>
                <w:rFonts w:cs="CordiaUPC"/>
              </w:rPr>
              <w:t>Commu Touch Point</w:t>
            </w:r>
            <w:r>
              <w:rPr>
                <w:rFonts w:cs="Angsana New"/>
                <w:cs/>
              </w:rPr>
              <w:t>’</w:t>
            </w:r>
            <w:r w:rsidR="00B50688">
              <w:rPr>
                <w:rFonts w:cs="Angsana New"/>
                <w:cs/>
              </w:rPr>
              <w:t xml:space="preserve"> </w:t>
            </w:r>
            <w:r w:rsidR="00B50688">
              <w:rPr>
                <w:rFonts w:hint="cs" w:cs="Angsana New"/>
                <w:cs/>
              </w:rPr>
              <w:t xml:space="preserve">และ </w:t>
            </w:r>
            <w:r w:rsidR="00B50688">
              <w:rPr>
                <w:rFonts w:cs="CordiaUPC"/>
              </w:rPr>
              <w:t>lov_type</w:t>
            </w:r>
            <w:r w:rsidR="00B50688">
              <w:rPr>
                <w:rFonts w:cs="Angsana New"/>
                <w:cs/>
              </w:rPr>
              <w:t xml:space="preserve"> = ‘</w:t>
            </w:r>
            <w:r w:rsidR="00B50688">
              <w:rPr>
                <w:rFonts w:cs="CordiaUPC"/>
              </w:rPr>
              <w:t>Customer Category</w:t>
            </w:r>
            <w:r w:rsidR="00B50688">
              <w:rPr>
                <w:rFonts w:cs="Angsana New"/>
                <w:cs/>
              </w:rPr>
              <w:t>’</w:t>
            </w:r>
          </w:p>
        </w:tc>
      </w:tr>
      <w:tr w:rsidRPr="008979A8" w:rsidR="008803AA" w:rsidTr="00373EA8" w14:paraId="437E78F0" w14:textId="77777777">
        <w:trPr>
          <w:trHeight w:val="111"/>
        </w:trPr>
        <w:tc>
          <w:tcPr>
            <w:tcW w:w="848" w:type="pct"/>
          </w:tcPr>
          <w:p w:rsidR="008803AA" w:rsidP="008803AA" w:rsidRDefault="00825F3D" w14:paraId="552832A7" w14:textId="60BD4FFA">
            <w:r>
              <w:t>targetCustomer</w:t>
            </w:r>
          </w:p>
        </w:tc>
        <w:tc>
          <w:tcPr>
            <w:tcW w:w="1079" w:type="pct"/>
          </w:tcPr>
          <w:p w:rsidR="008803AA" w:rsidP="008803AA" w:rsidRDefault="00B11F28" w14:paraId="022C1839" w14:textId="6076CB73">
            <w:r>
              <w:t>Shuttle</w:t>
            </w:r>
          </w:p>
        </w:tc>
        <w:tc>
          <w:tcPr>
            <w:tcW w:w="3073" w:type="pct"/>
          </w:tcPr>
          <w:p w:rsidR="008803AA" w:rsidP="00253B0A" w:rsidRDefault="00253B0A" w14:paraId="5A55785B" w14:textId="77777777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กลุ่มเป้าหมายลูกค้า</w:t>
            </w:r>
          </w:p>
          <w:p w:rsidR="00253B0A" w:rsidRDefault="00253B0A" w14:paraId="029C1EAB" w14:textId="77777777">
            <w:pPr>
              <w:rPr>
                <w:rFonts w:cs="CordiaUPC"/>
              </w:rPr>
            </w:pP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 w:rsidR="00B50688">
              <w:rPr>
                <w:rFonts w:cs="Angsana New"/>
                <w:cs/>
              </w:rPr>
              <w:t>‘</w:t>
            </w:r>
            <w:r w:rsidR="00B50688">
              <w:rPr>
                <w:rFonts w:cs="CordiaUPC"/>
              </w:rPr>
              <w:t>Commu Touch Point</w:t>
            </w:r>
            <w:r w:rsidR="00B50688">
              <w:rPr>
                <w:rFonts w:cs="Angsana New"/>
                <w:cs/>
              </w:rPr>
              <w:t xml:space="preserve">’ </w:t>
            </w:r>
            <w:r w:rsidR="00B50688">
              <w:rPr>
                <w:rFonts w:hint="cs" w:cs="Angsana New"/>
                <w:cs/>
              </w:rPr>
              <w:t xml:space="preserve">และ </w:t>
            </w:r>
            <w:r w:rsidR="00B50688">
              <w:rPr>
                <w:rFonts w:cs="CordiaUPC"/>
              </w:rPr>
              <w:t xml:space="preserve">lov_type </w:t>
            </w:r>
            <w:r w:rsidR="00B50688">
              <w:rPr>
                <w:rFonts w:cs="Angsana New"/>
                <w:cs/>
              </w:rPr>
              <w:t>= ‘</w:t>
            </w:r>
            <w:r w:rsidR="00B50688">
              <w:rPr>
                <w:rFonts w:cs="CordiaUPC"/>
              </w:rPr>
              <w:t>Target Customer</w:t>
            </w:r>
            <w:r w:rsidR="00B50688">
              <w:rPr>
                <w:rFonts w:cs="Angsana New"/>
                <w:cs/>
              </w:rPr>
              <w:t>’</w:t>
            </w:r>
          </w:p>
          <w:p w:rsidRPr="00E8219B" w:rsidR="00E8219B" w:rsidP="00E8219B" w:rsidRDefault="00E8219B" w14:paraId="70A9F73B" w14:textId="517DDA90">
            <w:pPr>
              <w:rPr>
                <w:cs/>
              </w:rPr>
            </w:pPr>
            <w:r>
              <w:rPr>
                <w:rFonts w:cs="CordiaUPC"/>
              </w:rPr>
              <w:t xml:space="preserve">Default </w:t>
            </w:r>
            <w:r>
              <w:rPr>
                <w:rFonts w:hint="cs" w:cs="Angsana New"/>
                <w:cs/>
              </w:rPr>
              <w:t xml:space="preserve">ค่าตาม </w:t>
            </w:r>
            <w:r>
              <w:rPr>
                <w:rFonts w:cs="CordiaUPC"/>
              </w:rPr>
              <w:t xml:space="preserve">targetCustomer </w:t>
            </w:r>
            <w:r>
              <w:rPr>
                <w:rFonts w:hint="cs" w:cs="Angsana New"/>
                <w:cs/>
              </w:rPr>
              <w:t xml:space="preserve">ที่เลือกมาในหน้า </w:t>
            </w:r>
            <w:r>
              <w:rPr>
                <w:rFonts w:cs="CordiaUPC"/>
              </w:rPr>
              <w:t xml:space="preserve">Product Offering Definition </w:t>
            </w:r>
            <w:r>
              <w:rPr>
                <w:rFonts w:hint="cs" w:cs="Angsana New"/>
                <w:cs/>
              </w:rPr>
              <w:t xml:space="preserve">โดยดูจากค่า </w:t>
            </w:r>
            <w:r>
              <w:rPr>
                <w:rFonts w:cs="CordiaUPC"/>
              </w:rPr>
              <w:t xml:space="preserve">lov_val4 </w:t>
            </w:r>
            <w:r>
              <w:rPr>
                <w:rFonts w:hint="cs" w:cs="Angsana New"/>
                <w:cs/>
              </w:rPr>
              <w:t>ใน</w:t>
            </w:r>
            <w:r>
              <w:rPr>
                <w:rFonts w:cs="CordiaUPC"/>
              </w:rPr>
              <w:t xml:space="preserve"> table flw_cfg_lov</w:t>
            </w:r>
            <w:r>
              <w:rPr>
                <w:rFonts w:hint="cs" w:cs="Angsana New"/>
                <w:cs/>
              </w:rPr>
              <w:t xml:space="preserve"> ของ</w:t>
            </w:r>
            <w:r>
              <w:rPr>
                <w:rFonts w:cs="CordiaUPC"/>
              </w:rPr>
              <w:t xml:space="preserve"> targetCustomer </w:t>
            </w:r>
            <w:r>
              <w:rPr>
                <w:rFonts w:hint="cs" w:cs="Angsana New"/>
                <w:cs/>
              </w:rPr>
              <w:t xml:space="preserve">ในหน้า </w:t>
            </w:r>
            <w:r>
              <w:rPr>
                <w:rFonts w:cs="CordiaUPC"/>
              </w:rPr>
              <w:t>Product Offering Definition</w:t>
            </w:r>
          </w:p>
        </w:tc>
      </w:tr>
      <w:tr w:rsidRPr="008979A8" w:rsidR="00253B0A" w:rsidTr="00373EA8" w14:paraId="5BC7629D" w14:textId="77777777">
        <w:trPr>
          <w:trHeight w:val="111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253B0A" w:rsidP="00264A12" w:rsidRDefault="00FE0A36" w14:paraId="323C8AC1" w14:textId="77777777">
            <w:pPr>
              <w:pStyle w:val="HeaderTable"/>
            </w:pPr>
            <w:r>
              <w:t xml:space="preserve">Serenade </w:t>
            </w:r>
            <w:r w:rsidRPr="00264A12" w:rsidR="00253B0A">
              <w:t xml:space="preserve">Segment </w:t>
            </w:r>
            <w:r w:rsidRPr="00264A12" w:rsidR="00253B0A">
              <w:rPr>
                <w:rFonts w:cs="Angsana New"/>
                <w:cs/>
                <w:lang w:bidi="th-TH"/>
              </w:rPr>
              <w:t>ที่ลูกค้าได้รับเมื่อสมัครแพ็ก</w:t>
            </w:r>
            <w:r w:rsidR="00253B0A">
              <w:t xml:space="preserve"> Table Section</w:t>
            </w:r>
          </w:p>
          <w:p w:rsidRPr="00C0238F" w:rsidR="004F4EB5" w:rsidP="00264A12" w:rsidRDefault="004F4EB5" w14:paraId="702BCF94" w14:textId="473F6288">
            <w:pPr>
              <w:pStyle w:val="HeaderTable"/>
              <w:rPr>
                <w:lang w:bidi="th-TH"/>
              </w:rPr>
            </w:pPr>
            <w:r>
              <w:t xml:space="preserve">Label </w:t>
            </w:r>
            <w:r>
              <w:rPr>
                <w:bCs/>
                <w:cs/>
                <w:lang w:bidi="th-TH"/>
              </w:rPr>
              <w:t xml:space="preserve">: </w:t>
            </w:r>
            <w:r w:rsidRPr="00264A12">
              <w:rPr>
                <w:rFonts w:cs="Angsana New"/>
                <w:cs/>
                <w:lang w:bidi="th-TH"/>
              </w:rPr>
              <w:t>ลูกค้าได้รับเมื่อสมัครแพ็ก</w:t>
            </w:r>
          </w:p>
        </w:tc>
      </w:tr>
      <w:tr w:rsidRPr="008979A8" w:rsidR="00253B0A" w:rsidTr="00373EA8" w14:paraId="003C9F8F" w14:textId="77777777">
        <w:trPr>
          <w:trHeight w:val="111"/>
        </w:trPr>
        <w:tc>
          <w:tcPr>
            <w:tcW w:w="848" w:type="pct"/>
          </w:tcPr>
          <w:p w:rsidR="00253B0A" w:rsidP="008803AA" w:rsidRDefault="00FE0A36" w14:paraId="17B4C0FB" w14:textId="72A14059">
            <w:r>
              <w:t xml:space="preserve">Serenade </w:t>
            </w:r>
            <w:r w:rsidR="00253B0A">
              <w:t>Segment</w:t>
            </w:r>
          </w:p>
        </w:tc>
        <w:tc>
          <w:tcPr>
            <w:tcW w:w="1079" w:type="pct"/>
          </w:tcPr>
          <w:p w:rsidR="00253B0A" w:rsidP="008803AA" w:rsidRDefault="00253B0A" w14:paraId="0C5C1994" w14:textId="77777777"/>
        </w:tc>
        <w:tc>
          <w:tcPr>
            <w:tcW w:w="3073" w:type="pct"/>
          </w:tcPr>
          <w:p w:rsidR="00253B0A" w:rsidP="008803AA" w:rsidRDefault="00253B0A" w14:paraId="61DA1A90" w14:textId="77777777">
            <w:r>
              <w:rPr>
                <w:rFonts w:hint="cs"/>
                <w:cs/>
              </w:rPr>
              <w:t xml:space="preserve">แสดงใน </w:t>
            </w:r>
            <w:r>
              <w:t>format</w:t>
            </w:r>
          </w:p>
          <w:p w:rsidR="00253B0A" w:rsidP="008803AA" w:rsidRDefault="00253B0A" w14:paraId="444E05AD" w14:textId="55AEC36E">
            <w:r>
              <w:t>customerSegment</w:t>
            </w:r>
          </w:p>
        </w:tc>
      </w:tr>
      <w:tr w:rsidRPr="008979A8" w:rsidR="008803AA" w:rsidTr="00373EA8" w14:paraId="2BD989A9" w14:textId="77777777">
        <w:trPr>
          <w:trHeight w:val="111"/>
        </w:trPr>
        <w:tc>
          <w:tcPr>
            <w:tcW w:w="848" w:type="pct"/>
          </w:tcPr>
          <w:p w:rsidR="008803AA" w:rsidP="008803AA" w:rsidRDefault="00953A12" w14:paraId="65F26C52" w14:textId="6E97DF12">
            <w:r>
              <w:t>Remark</w:t>
            </w:r>
          </w:p>
        </w:tc>
        <w:tc>
          <w:tcPr>
            <w:tcW w:w="1079" w:type="pct"/>
          </w:tcPr>
          <w:p w:rsidR="008803AA" w:rsidP="008803AA" w:rsidRDefault="008803AA" w14:paraId="20327D87" w14:textId="44F116C5"/>
        </w:tc>
        <w:tc>
          <w:tcPr>
            <w:tcW w:w="3073" w:type="pct"/>
          </w:tcPr>
          <w:p w:rsidR="00253B0A" w:rsidP="008803AA" w:rsidRDefault="00253B0A" w14:paraId="4EB2BC53" w14:textId="358B37C5">
            <w:r>
              <w:rPr>
                <w:rFonts w:hint="cs"/>
                <w:cs/>
              </w:rPr>
              <w:t xml:space="preserve">แสดงใน </w:t>
            </w:r>
            <w:r>
              <w:t>format</w:t>
            </w:r>
          </w:p>
          <w:p w:rsidR="008803AA" w:rsidP="008803AA" w:rsidRDefault="00953A12" w14:paraId="4C06618F" w14:textId="4D63B74B">
            <w:r>
              <w:t>remarkSegment</w:t>
            </w:r>
          </w:p>
        </w:tc>
      </w:tr>
      <w:tr w:rsidRPr="008979A8" w:rsidR="00253B0A" w:rsidTr="00373EA8" w14:paraId="1A3069E8" w14:textId="77777777">
        <w:trPr>
          <w:trHeight w:val="111"/>
        </w:trPr>
        <w:tc>
          <w:tcPr>
            <w:tcW w:w="848" w:type="pct"/>
          </w:tcPr>
          <w:p w:rsidRPr="003A1FD8" w:rsidR="00253B0A" w:rsidP="00253B0A" w:rsidRDefault="00253B0A" w14:paraId="6F11C6AE" w14:textId="77777777">
            <w:pPr>
              <w:rPr>
                <w:rFonts w:cs="CordiaUPC"/>
              </w:rPr>
            </w:pPr>
            <w:r w:rsidRPr="003A1FD8">
              <w:rPr>
                <w:rFonts w:cs="CordiaUPC"/>
              </w:rPr>
              <w:t>Action</w:t>
            </w:r>
          </w:p>
          <w:p w:rsidR="00253B0A" w:rsidP="00264A12" w:rsidRDefault="00253B0A" w14:paraId="1B6F1E7A" w14:textId="17FFEFE2">
            <w:pPr>
              <w:pStyle w:val="ListParagraph"/>
              <w:numPr>
                <w:ilvl w:val="0"/>
                <w:numId w:val="283"/>
              </w:numPr>
              <w:ind w:left="452"/>
            </w:pPr>
            <w:r w:rsidRPr="00264A12">
              <w:rPr>
                <w:rFonts w:cs="Angsana New"/>
                <w:cs/>
              </w:rPr>
              <w:t>ปุ่ม</w:t>
            </w:r>
            <w:r w:rsidRPr="00264A12">
              <w:rPr>
                <w:rFonts w:cs="CordiaUPC"/>
              </w:rPr>
              <w:t>Edit</w:t>
            </w:r>
          </w:p>
        </w:tc>
        <w:tc>
          <w:tcPr>
            <w:tcW w:w="1079" w:type="pct"/>
          </w:tcPr>
          <w:p w:rsidR="00253B0A" w:rsidP="008803AA" w:rsidRDefault="00253B0A" w14:paraId="10F0E087" w14:textId="50A26F84">
            <w:r>
              <w:t>Button</w:t>
            </w:r>
          </w:p>
        </w:tc>
        <w:tc>
          <w:tcPr>
            <w:tcW w:w="3073" w:type="pct"/>
          </w:tcPr>
          <w:p w:rsidR="00253B0A" w:rsidP="008803AA" w:rsidRDefault="00253B0A" w14:paraId="03E242FC" w14:textId="029D008F">
            <w:r w:rsidRPr="0079598B">
              <w:rPr>
                <w:rFonts w:cs="Angsana New"/>
                <w:cs/>
              </w:rPr>
              <w:t xml:space="preserve">เมื่อกดปุ่มให้ทำการ </w:t>
            </w:r>
            <w:r w:rsidRPr="0079598B">
              <w:rPr>
                <w:rFonts w:cs="CordiaUPC"/>
              </w:rPr>
              <w:t>Visible Detail Section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และดึงข้อมูลของ </w:t>
            </w:r>
            <w:r>
              <w:rPr>
                <w:rFonts w:cs="CordiaUPC"/>
              </w:rPr>
              <w:t xml:space="preserve">Row </w:t>
            </w:r>
            <w:r>
              <w:rPr>
                <w:rFonts w:hint="cs" w:cs="Angsana New"/>
                <w:cs/>
              </w:rPr>
              <w:t>นั้นๆ มาแสดง</w:t>
            </w:r>
          </w:p>
        </w:tc>
      </w:tr>
      <w:tr w:rsidRPr="008979A8" w:rsidR="00253B0A" w:rsidTr="00373EA8" w14:paraId="1C30C0B9" w14:textId="77777777">
        <w:trPr>
          <w:trHeight w:val="111"/>
        </w:trPr>
        <w:tc>
          <w:tcPr>
            <w:tcW w:w="848" w:type="pct"/>
          </w:tcPr>
          <w:p w:rsidRPr="003A1FD8" w:rsidR="00253B0A" w:rsidP="00253B0A" w:rsidRDefault="00253B0A" w14:paraId="5C2B2D1D" w14:textId="77777777">
            <w:pPr>
              <w:rPr>
                <w:rFonts w:cs="CordiaUPC"/>
              </w:rPr>
            </w:pPr>
            <w:r w:rsidRPr="003A1FD8">
              <w:rPr>
                <w:rFonts w:cs="CordiaUPC"/>
              </w:rPr>
              <w:t>Action</w:t>
            </w:r>
          </w:p>
          <w:p w:rsidR="00253B0A" w:rsidP="00264A12" w:rsidRDefault="00253B0A" w14:paraId="3C37DB75" w14:textId="7F6E9018">
            <w:pPr>
              <w:pStyle w:val="ListParagraph"/>
              <w:numPr>
                <w:ilvl w:val="0"/>
                <w:numId w:val="284"/>
              </w:numPr>
              <w:ind w:left="452"/>
            </w:pPr>
            <w:r w:rsidRPr="00264A12">
              <w:rPr>
                <w:rFonts w:cs="Angsana New"/>
                <w:cs/>
              </w:rPr>
              <w:t xml:space="preserve">ปุ่ม </w:t>
            </w:r>
            <w:r w:rsidRPr="00264A12">
              <w:rPr>
                <w:rFonts w:cs="CordiaUPC"/>
              </w:rPr>
              <w:t>Delete</w:t>
            </w:r>
          </w:p>
        </w:tc>
        <w:tc>
          <w:tcPr>
            <w:tcW w:w="1079" w:type="pct"/>
          </w:tcPr>
          <w:p w:rsidR="00253B0A" w:rsidP="008803AA" w:rsidRDefault="00253B0A" w14:paraId="45EAD8D7" w14:textId="4F9AE267">
            <w:r>
              <w:t>Button</w:t>
            </w:r>
          </w:p>
        </w:tc>
        <w:tc>
          <w:tcPr>
            <w:tcW w:w="3073" w:type="pct"/>
          </w:tcPr>
          <w:p w:rsidR="00253B0A" w:rsidP="008803AA" w:rsidRDefault="00253B0A" w14:paraId="5D8D98EE" w14:textId="03EC62A9">
            <w:r w:rsidRPr="0079598B">
              <w:rPr>
                <w:rFonts w:cs="Angsana New"/>
                <w:cs/>
              </w:rPr>
              <w:t>เมื่</w:t>
            </w:r>
            <w:r>
              <w:rPr>
                <w:rFonts w:hint="cs" w:cs="Angsana New"/>
                <w:cs/>
              </w:rPr>
              <w:t>อ</w:t>
            </w:r>
            <w:r w:rsidRPr="0079598B">
              <w:rPr>
                <w:rFonts w:cs="Angsana New"/>
                <w:cs/>
              </w:rPr>
              <w:t>กดปุ่มให้ทำการ</w:t>
            </w:r>
            <w:r>
              <w:rPr>
                <w:rFonts w:cs="CordiaUPC"/>
              </w:rPr>
              <w:t xml:space="preserve"> Delete </w:t>
            </w:r>
            <w:r>
              <w:rPr>
                <w:rFonts w:hint="cs" w:cs="Angsana New"/>
                <w:cs/>
              </w:rPr>
              <w:t xml:space="preserve">ข้อมูลของ </w:t>
            </w:r>
            <w:r>
              <w:rPr>
                <w:rFonts w:cs="CordiaUPC"/>
              </w:rPr>
              <w:t xml:space="preserve">Row </w:t>
            </w:r>
            <w:r>
              <w:rPr>
                <w:rFonts w:hint="cs" w:cs="Angsana New"/>
                <w:cs/>
              </w:rPr>
              <w:t>นั้นๆ</w:t>
            </w:r>
          </w:p>
        </w:tc>
      </w:tr>
      <w:tr w:rsidRPr="008979A8" w:rsidR="00253B0A" w:rsidTr="00373EA8" w14:paraId="2F12A755" w14:textId="77777777">
        <w:trPr>
          <w:trHeight w:val="111"/>
        </w:trPr>
        <w:tc>
          <w:tcPr>
            <w:tcW w:w="848" w:type="pct"/>
          </w:tcPr>
          <w:p w:rsidR="00253B0A" w:rsidP="008803AA" w:rsidRDefault="00253B0A" w14:paraId="155E4004" w14:textId="1E91ADAF">
            <w:r w:rsidRPr="003A1FD8">
              <w:rPr>
                <w:rFonts w:hint="cs" w:cs="Angsana New"/>
                <w:cs/>
              </w:rPr>
              <w:t xml:space="preserve">ปุ่ม </w:t>
            </w:r>
            <w:r w:rsidRPr="003A1FD8">
              <w:rPr>
                <w:rFonts w:cs="Angsana New"/>
                <w:cs/>
              </w:rPr>
              <w:t>+</w:t>
            </w:r>
          </w:p>
        </w:tc>
        <w:tc>
          <w:tcPr>
            <w:tcW w:w="1079" w:type="pct"/>
          </w:tcPr>
          <w:p w:rsidR="00253B0A" w:rsidP="008803AA" w:rsidRDefault="00253B0A" w14:paraId="5BCAA5E1" w14:textId="55C0E691">
            <w:r>
              <w:t>Button</w:t>
            </w:r>
          </w:p>
        </w:tc>
        <w:tc>
          <w:tcPr>
            <w:tcW w:w="3073" w:type="pct"/>
          </w:tcPr>
          <w:p w:rsidRPr="00264A12" w:rsidR="00253B0A" w:rsidP="008803AA" w:rsidRDefault="00253B0A" w14:paraId="084A8D12" w14:textId="714FC3DE">
            <w:pPr>
              <w:rPr>
                <w:rFonts w:cs="CordiaUPC"/>
              </w:rPr>
            </w:pPr>
            <w:r w:rsidRPr="007D14C9">
              <w:rPr>
                <w:rFonts w:cs="Angsana New"/>
                <w:cs/>
              </w:rPr>
              <w:t xml:space="preserve">เมื่อกดปุ่มให้ทำการ </w:t>
            </w:r>
            <w:r w:rsidRPr="007D14C9">
              <w:rPr>
                <w:rFonts w:cs="CordiaUPC"/>
              </w:rPr>
              <w:t>Visible Detail Section</w:t>
            </w:r>
          </w:p>
        </w:tc>
      </w:tr>
      <w:tr w:rsidRPr="008979A8" w:rsidR="00253B0A" w:rsidTr="00373EA8" w14:paraId="3FB8F204" w14:textId="77777777">
        <w:trPr>
          <w:trHeight w:val="111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Pr="007D14C9" w:rsidR="00253B0A" w:rsidP="00264A12" w:rsidRDefault="00253B0A" w14:paraId="5CF50B22" w14:textId="484D65FA">
            <w:pPr>
              <w:pStyle w:val="HeaderTable"/>
              <w:rPr>
                <w:rtl/>
                <w:cs/>
              </w:rPr>
            </w:pPr>
            <w:r>
              <w:t xml:space="preserve">End </w:t>
            </w:r>
            <w:r w:rsidRPr="00345909">
              <w:t xml:space="preserve">Segment </w:t>
            </w:r>
            <w:r w:rsidRPr="00345909">
              <w:rPr>
                <w:rFonts w:hint="cs" w:cs="Angsana New"/>
                <w:cs/>
                <w:lang w:bidi="th-TH"/>
              </w:rPr>
              <w:t>ที่ลูกค้าได้รับเมื่อสมัครแพ็ก</w:t>
            </w:r>
            <w:r>
              <w:t xml:space="preserve"> Table Section</w:t>
            </w:r>
          </w:p>
        </w:tc>
      </w:tr>
      <w:tr w:rsidRPr="008979A8" w:rsidR="00253B0A" w:rsidTr="00373EA8" w14:paraId="2EE52FC3" w14:textId="77777777">
        <w:trPr>
          <w:trHeight w:val="111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4F4EB5" w:rsidP="004F4EB5" w:rsidRDefault="00253B0A" w14:paraId="2931BFDC" w14:textId="77777777">
            <w:pPr>
              <w:pStyle w:val="HeaderTable"/>
            </w:pPr>
            <w:r w:rsidRPr="00345909">
              <w:t xml:space="preserve">Segment </w:t>
            </w:r>
            <w:r w:rsidRPr="00345909">
              <w:rPr>
                <w:rFonts w:hint="cs" w:cs="Angsana New"/>
                <w:cs/>
                <w:lang w:bidi="th-TH"/>
              </w:rPr>
              <w:t>ที่ลูกค้าได้รับเมื่อสมัครแพ็ก</w:t>
            </w:r>
            <w:r>
              <w:t xml:space="preserve"> Detail Section</w:t>
            </w:r>
          </w:p>
          <w:p w:rsidRPr="007D14C9" w:rsidR="00253B0A" w:rsidP="004F4EB5" w:rsidRDefault="004F4EB5" w14:paraId="4CE2ABCA" w14:textId="749A29D2">
            <w:pPr>
              <w:pStyle w:val="HeaderTable"/>
              <w:rPr>
                <w:rtl/>
                <w:cs/>
                <w:lang w:bidi="th-TH"/>
              </w:rPr>
            </w:pPr>
            <w:r>
              <w:t xml:space="preserve">Label </w:t>
            </w:r>
            <w:r>
              <w:rPr>
                <w:bCs/>
                <w:cs/>
                <w:lang w:bidi="th-TH"/>
              </w:rPr>
              <w:t xml:space="preserve">: </w:t>
            </w:r>
            <w:r w:rsidRPr="00264A12">
              <w:rPr>
                <w:rFonts w:cs="Angsana New"/>
                <w:cs/>
                <w:lang w:bidi="th-TH"/>
              </w:rPr>
              <w:t>ลูกค้าได้รับเมื่อสมัครแพ็ก</w:t>
            </w:r>
          </w:p>
        </w:tc>
      </w:tr>
      <w:tr w:rsidRPr="008979A8" w:rsidR="00253B0A" w:rsidTr="00373EA8" w14:paraId="07741FF6" w14:textId="77777777">
        <w:trPr>
          <w:trHeight w:val="111"/>
        </w:trPr>
        <w:tc>
          <w:tcPr>
            <w:tcW w:w="848" w:type="pct"/>
          </w:tcPr>
          <w:p w:rsidRPr="003A1FD8" w:rsidR="00253B0A" w:rsidP="008803AA" w:rsidRDefault="00FA0F69" w14:paraId="1F8DFADE" w14:textId="004F9999">
            <w:pPr>
              <w:rPr>
                <w:rFonts w:cs="CordiaUPC"/>
                <w:cs/>
              </w:rPr>
            </w:pPr>
            <w:r>
              <w:rPr>
                <w:rFonts w:cs="CordiaUPC"/>
              </w:rPr>
              <w:t>customerSegment</w:t>
            </w:r>
          </w:p>
        </w:tc>
        <w:tc>
          <w:tcPr>
            <w:tcW w:w="1079" w:type="pct"/>
          </w:tcPr>
          <w:p w:rsidR="00253B0A" w:rsidP="008803AA" w:rsidRDefault="008353B0" w14:paraId="24DDD67D" w14:textId="1670FDCF">
            <w:r>
              <w:t>Drop Down List</w:t>
            </w:r>
          </w:p>
        </w:tc>
        <w:tc>
          <w:tcPr>
            <w:tcW w:w="3073" w:type="pct"/>
          </w:tcPr>
          <w:p w:rsidR="00253B0A" w:rsidP="008803AA" w:rsidRDefault="00FA0F69" w14:paraId="650B1A2E" w14:textId="2F2E95F0">
            <w:pPr>
              <w:rPr>
                <w:rFonts w:cs="CordiaUPC"/>
                <w:color w:val="FF0000"/>
              </w:rPr>
            </w:pPr>
            <w:r>
              <w:rPr>
                <w:rFonts w:cs="CordiaUPC"/>
              </w:rP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264A12">
              <w:rPr>
                <w:rFonts w:cs="Angsana New"/>
                <w:color w:val="FF0000"/>
                <w:cs/>
              </w:rPr>
              <w:t>*</w:t>
            </w:r>
            <w:r w:rsidR="00FE0A36">
              <w:rPr>
                <w:rFonts w:cs="CordiaUPC"/>
                <w:color w:val="FF0000"/>
              </w:rPr>
              <w:t>Serenade</w:t>
            </w:r>
            <w:r w:rsidRPr="00264A12" w:rsidR="00FE0A36">
              <w:rPr>
                <w:rFonts w:cs="Angsana New"/>
                <w:color w:val="FF0000"/>
                <w:cs/>
              </w:rPr>
              <w:t xml:space="preserve"> </w:t>
            </w:r>
            <w:r w:rsidRPr="00264A12">
              <w:rPr>
                <w:rFonts w:cs="CordiaUPC"/>
                <w:color w:val="FF0000"/>
              </w:rPr>
              <w:t>Segment</w:t>
            </w:r>
          </w:p>
          <w:p w:rsidRPr="00264A12" w:rsidR="00FA0F69" w:rsidRDefault="00FA0F69" w14:paraId="6D7A49F5" w14:textId="16164056">
            <w:pPr>
              <w:rPr>
                <w:cs/>
              </w:rPr>
            </w:pP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 w:rsidR="00B50688">
              <w:rPr>
                <w:rFonts w:cs="Angsana New"/>
                <w:cs/>
              </w:rPr>
              <w:t>‘</w:t>
            </w:r>
            <w:r w:rsidR="00B50688">
              <w:rPr>
                <w:rFonts w:cs="CordiaUPC"/>
              </w:rPr>
              <w:t>Commu Touch Point</w:t>
            </w:r>
            <w:r w:rsidR="00B50688">
              <w:rPr>
                <w:rFonts w:cs="Angsana New"/>
                <w:cs/>
              </w:rPr>
              <w:t xml:space="preserve">’ </w:t>
            </w:r>
            <w:r w:rsidR="00B50688">
              <w:rPr>
                <w:rFonts w:hint="cs" w:cs="Angsana New"/>
                <w:cs/>
              </w:rPr>
              <w:t xml:space="preserve">และ </w:t>
            </w:r>
            <w:r w:rsidR="00B50688">
              <w:rPr>
                <w:rFonts w:cs="CordiaUPC"/>
              </w:rPr>
              <w:t>lov_type</w:t>
            </w:r>
            <w:r w:rsidR="00B50688">
              <w:rPr>
                <w:rFonts w:cs="Angsana New"/>
                <w:cs/>
              </w:rPr>
              <w:t xml:space="preserve"> = ‘</w:t>
            </w:r>
            <w:r w:rsidR="00B50688">
              <w:rPr>
                <w:rFonts w:cs="CordiaUPC"/>
              </w:rPr>
              <w:t>Customer Segment</w:t>
            </w:r>
            <w:r w:rsidR="00B50688">
              <w:rPr>
                <w:rFonts w:cs="Angsana New"/>
                <w:cs/>
              </w:rPr>
              <w:t>’</w:t>
            </w:r>
          </w:p>
        </w:tc>
      </w:tr>
      <w:tr w:rsidRPr="008979A8" w:rsidR="00253B0A" w:rsidTr="00373EA8" w14:paraId="61E2AC04" w14:textId="77777777">
        <w:trPr>
          <w:trHeight w:val="111"/>
        </w:trPr>
        <w:tc>
          <w:tcPr>
            <w:tcW w:w="848" w:type="pct"/>
          </w:tcPr>
          <w:p w:rsidRPr="003A1FD8" w:rsidR="00253B0A" w:rsidP="008803AA" w:rsidRDefault="00953A12" w14:paraId="29661B57" w14:textId="000526E0">
            <w:pPr>
              <w:rPr>
                <w:rFonts w:cs="CordiaUPC"/>
                <w:cs/>
              </w:rPr>
            </w:pPr>
            <w:r>
              <w:t>remarkSegment</w:t>
            </w:r>
          </w:p>
        </w:tc>
        <w:tc>
          <w:tcPr>
            <w:tcW w:w="1079" w:type="pct"/>
          </w:tcPr>
          <w:p w:rsidR="00253B0A" w:rsidP="008803AA" w:rsidRDefault="00FA0F69" w14:paraId="57704C3F" w14:textId="77777777">
            <w:r>
              <w:t>Text Area</w:t>
            </w:r>
          </w:p>
          <w:p w:rsidR="00FA0F69" w:rsidP="008803AA" w:rsidRDefault="00FA0F69" w14:paraId="4D33A7BB" w14:textId="2D1ACD41">
            <w:r>
              <w:rPr>
                <w:rFonts w:cs="Angsana New"/>
                <w:cs/>
              </w:rPr>
              <w:t>(</w:t>
            </w:r>
            <w:r>
              <w:t xml:space="preserve">3 </w:t>
            </w:r>
            <w:r>
              <w:rPr>
                <w:rFonts w:hint="cs"/>
                <w:cs/>
              </w:rPr>
              <w:t>บรรทัด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3073" w:type="pct"/>
          </w:tcPr>
          <w:p w:rsidR="00FA0F69" w:rsidP="008803AA" w:rsidRDefault="00FA0F69" w14:paraId="476AFCB0" w14:textId="03D523BB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="00953A12">
              <w:t>Remark</w:t>
            </w:r>
          </w:p>
          <w:p w:rsidRPr="007D14C9" w:rsidR="00253B0A" w:rsidP="008803AA" w:rsidRDefault="00FA0F69" w14:paraId="51B68394" w14:textId="6F91CCCE">
            <w:pPr>
              <w:rPr>
                <w:rFonts w:cs="CordiaUPC"/>
                <w:cs/>
              </w:rPr>
            </w:pPr>
            <w:r>
              <w:t xml:space="preserve">Max Length </w:t>
            </w:r>
            <w:r>
              <w:rPr>
                <w:rFonts w:cs="Angsana New"/>
                <w:cs/>
              </w:rPr>
              <w:t xml:space="preserve">: </w:t>
            </w:r>
            <w:r>
              <w:t xml:space="preserve">4000 </w:t>
            </w:r>
            <w:r>
              <w:rPr>
                <w:rFonts w:hint="cs"/>
                <w:cs/>
              </w:rPr>
              <w:t>ตัวอักษร</w:t>
            </w:r>
          </w:p>
        </w:tc>
      </w:tr>
      <w:tr w:rsidRPr="008979A8" w:rsidR="00253B0A" w:rsidTr="00373EA8" w14:paraId="3FB5DF70" w14:textId="77777777">
        <w:trPr>
          <w:trHeight w:val="111"/>
        </w:trPr>
        <w:tc>
          <w:tcPr>
            <w:tcW w:w="848" w:type="pct"/>
          </w:tcPr>
          <w:p w:rsidRPr="003A1FD8" w:rsidR="00253B0A" w:rsidP="008803AA" w:rsidRDefault="00253B0A" w14:paraId="783F2D5B" w14:textId="3234BB7C">
            <w:pPr>
              <w:rPr>
                <w:rFonts w:cs="CordiaUPC"/>
                <w:cs/>
              </w:rPr>
            </w:pPr>
            <w:r w:rsidRPr="008979A8">
              <w:rPr>
                <w:rFonts w:cs="Angsana New"/>
                <w:cs/>
              </w:rPr>
              <w:t xml:space="preserve">ปุ่ม </w:t>
            </w:r>
            <w:r w:rsidRPr="008979A8">
              <w:rPr>
                <w:rFonts w:cs="CordiaUPC"/>
              </w:rPr>
              <w:t>Add</w:t>
            </w:r>
          </w:p>
        </w:tc>
        <w:tc>
          <w:tcPr>
            <w:tcW w:w="1079" w:type="pct"/>
          </w:tcPr>
          <w:p w:rsidR="00253B0A" w:rsidP="008803AA" w:rsidRDefault="00253B0A" w14:paraId="2ABBF1EC" w14:textId="2C096083">
            <w:r w:rsidRPr="008979A8">
              <w:rPr>
                <w:rFonts w:cs="CordiaUPC"/>
              </w:rPr>
              <w:t>Button</w:t>
            </w:r>
          </w:p>
        </w:tc>
        <w:tc>
          <w:tcPr>
            <w:tcW w:w="3073" w:type="pct"/>
          </w:tcPr>
          <w:p w:rsidR="00253B0A" w:rsidP="00253B0A" w:rsidRDefault="00253B0A" w14:paraId="7EC83A9B" w14:textId="77777777">
            <w:pPr>
              <w:pStyle w:val="HeaderTable"/>
              <w:rPr>
                <w:b w:val="0"/>
                <w:bCs/>
                <w:lang w:bidi="th-TH"/>
              </w:rPr>
            </w:pPr>
            <w:r w:rsidRPr="008979A8">
              <w:rPr>
                <w:b w:val="0"/>
                <w:bCs/>
                <w:lang w:bidi="th-TH"/>
              </w:rPr>
              <w:t xml:space="preserve">Visible </w:t>
            </w:r>
            <w:r w:rsidRPr="008979A8">
              <w:rPr>
                <w:rFonts w:cs="Angsana New"/>
                <w:cs/>
                <w:lang w:bidi="th-TH"/>
              </w:rPr>
              <w:t>เมื่อมี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b w:val="0"/>
                <w:bCs/>
                <w:lang w:bidi="th-TH"/>
              </w:rPr>
              <w:t xml:space="preserve">Event </w:t>
            </w:r>
            <w:r w:rsidRPr="008979A8">
              <w:rPr>
                <w:rFonts w:cs="Angsana New"/>
                <w:cs/>
                <w:lang w:bidi="th-TH"/>
              </w:rPr>
              <w:t>มาจาก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b w:val="0"/>
                <w:bCs/>
                <w:lang w:bidi="th-TH"/>
              </w:rPr>
              <w:t xml:space="preserve">Table </w:t>
            </w:r>
            <w:r>
              <w:rPr>
                <w:b w:val="0"/>
                <w:bCs/>
                <w:lang w:bidi="th-TH"/>
              </w:rPr>
              <w:t>Section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rFonts w:cs="Angsana New"/>
                <w:cs/>
                <w:lang w:bidi="th-TH"/>
              </w:rPr>
              <w:t>เป็น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“</w:t>
            </w:r>
            <w:r w:rsidRPr="008979A8">
              <w:rPr>
                <w:b w:val="0"/>
                <w:bCs/>
                <w:lang w:bidi="th-TH"/>
              </w:rPr>
              <w:t>Add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>”</w:t>
            </w:r>
          </w:p>
          <w:p w:rsidR="00253B0A" w:rsidP="00253B0A" w:rsidRDefault="00253B0A" w14:paraId="627D5547" w14:textId="77777777">
            <w:pPr>
              <w:spacing w:before="240" w:after="0"/>
            </w:pPr>
            <w:r>
              <w:rPr>
                <w:rFonts w:hint="cs"/>
                <w:cs/>
              </w:rPr>
              <w:t>เมื่อกดปุ่ม</w:t>
            </w:r>
          </w:p>
          <w:p w:rsidR="00253B0A" w:rsidP="00253B0A" w:rsidRDefault="00253B0A" w14:paraId="7D3D6021" w14:textId="77777777">
            <w:pPr>
              <w:pStyle w:val="ListParagraph"/>
              <w:numPr>
                <w:ilvl w:val="0"/>
                <w:numId w:val="4"/>
              </w:numPr>
              <w:spacing w:after="0" w:line="259" w:lineRule="auto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Validate </w:t>
            </w:r>
            <w:r>
              <w:rPr>
                <w:rFonts w:hint="cs" w:cs="Angsana New"/>
                <w:cs/>
              </w:rPr>
              <w:t>ข้อมูลในหน้าจอ</w:t>
            </w:r>
          </w:p>
          <w:p w:rsidRPr="00264A12" w:rsidR="00FA0F69" w:rsidP="00264A12" w:rsidRDefault="00253B0A" w14:paraId="4086FBC1" w14:textId="77777777">
            <w:pPr>
              <w:pStyle w:val="ListParagraph"/>
              <w:numPr>
                <w:ilvl w:val="0"/>
                <w:numId w:val="4"/>
              </w:numPr>
              <w:spacing w:after="0" w:line="259" w:lineRule="auto"/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Add </w:t>
            </w:r>
            <w:r>
              <w:rPr>
                <w:rFonts w:hint="cs" w:cs="Angsana New"/>
                <w:cs/>
              </w:rPr>
              <w:t xml:space="preserve">ข้อมูลลงในส่วนของ </w:t>
            </w:r>
            <w:r>
              <w:rPr>
                <w:rFonts w:cs="CordiaUPC"/>
              </w:rPr>
              <w:t>Table Section</w:t>
            </w:r>
          </w:p>
          <w:p w:rsidRPr="00FA0F69" w:rsidR="00253B0A" w:rsidP="00264A12" w:rsidRDefault="00253B0A" w14:paraId="073CB9F0" w14:textId="1574FACD">
            <w:pPr>
              <w:pStyle w:val="ListParagraph"/>
              <w:numPr>
                <w:ilvl w:val="0"/>
                <w:numId w:val="4"/>
              </w:numPr>
              <w:spacing w:after="0" w:line="259" w:lineRule="auto"/>
              <w:rPr>
                <w:cs/>
              </w:rPr>
            </w:pPr>
            <w:r w:rsidRPr="00264A12">
              <w:rPr>
                <w:rFonts w:cs="Angsana New"/>
                <w:cs/>
              </w:rPr>
              <w:t xml:space="preserve">ให้ทำการเคลียร์ค่า และ </w:t>
            </w:r>
            <w:r w:rsidRPr="00264A12">
              <w:rPr>
                <w:rFonts w:cs="CordiaUPC"/>
              </w:rPr>
              <w:t>Invisible</w:t>
            </w:r>
            <w:r w:rsidRPr="00264A12">
              <w:rPr>
                <w:rFonts w:cs="CordiaUPC"/>
                <w:szCs w:val="36"/>
              </w:rPr>
              <w:t xml:space="preserve"> Detail Section</w:t>
            </w:r>
          </w:p>
        </w:tc>
      </w:tr>
      <w:tr w:rsidRPr="008979A8" w:rsidR="00253B0A" w:rsidTr="00373EA8" w14:paraId="772AC860" w14:textId="77777777">
        <w:trPr>
          <w:trHeight w:val="111"/>
        </w:trPr>
        <w:tc>
          <w:tcPr>
            <w:tcW w:w="848" w:type="pct"/>
          </w:tcPr>
          <w:p w:rsidRPr="003A1FD8" w:rsidR="00253B0A" w:rsidP="008803AA" w:rsidRDefault="00253B0A" w14:paraId="3F49AED1" w14:textId="30BF97E5">
            <w:pPr>
              <w:rPr>
                <w:rFonts w:cs="CordiaUPC"/>
                <w:cs/>
              </w:rPr>
            </w:pPr>
            <w:r w:rsidRPr="008979A8">
              <w:rPr>
                <w:rFonts w:cs="Angsana New"/>
                <w:cs/>
              </w:rPr>
              <w:t xml:space="preserve">ปุ่ม </w:t>
            </w:r>
            <w:r w:rsidRPr="008979A8">
              <w:rPr>
                <w:rFonts w:cs="CordiaUPC"/>
              </w:rPr>
              <w:t>Update</w:t>
            </w:r>
          </w:p>
        </w:tc>
        <w:tc>
          <w:tcPr>
            <w:tcW w:w="1079" w:type="pct"/>
          </w:tcPr>
          <w:p w:rsidR="00253B0A" w:rsidP="008803AA" w:rsidRDefault="00253B0A" w14:paraId="08C46DAF" w14:textId="4132F6F8">
            <w:r w:rsidRPr="008979A8">
              <w:rPr>
                <w:rFonts w:cs="CordiaUPC"/>
              </w:rPr>
              <w:t>Button</w:t>
            </w:r>
          </w:p>
        </w:tc>
        <w:tc>
          <w:tcPr>
            <w:tcW w:w="3073" w:type="pct"/>
          </w:tcPr>
          <w:p w:rsidR="00253B0A" w:rsidP="00253B0A" w:rsidRDefault="00253B0A" w14:paraId="5B396C92" w14:textId="77777777">
            <w:pPr>
              <w:pStyle w:val="HeaderTable"/>
              <w:spacing w:line="360" w:lineRule="auto"/>
              <w:rPr>
                <w:b w:val="0"/>
                <w:bCs/>
                <w:lang w:bidi="th-TH"/>
              </w:rPr>
            </w:pPr>
            <w:r w:rsidRPr="008979A8">
              <w:rPr>
                <w:b w:val="0"/>
                <w:bCs/>
                <w:lang w:bidi="th-TH"/>
              </w:rPr>
              <w:t xml:space="preserve">Visible </w:t>
            </w:r>
            <w:r w:rsidRPr="008979A8">
              <w:rPr>
                <w:rFonts w:cs="Angsana New"/>
                <w:cs/>
                <w:lang w:bidi="th-TH"/>
              </w:rPr>
              <w:t>เมื่อมี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b w:val="0"/>
                <w:bCs/>
                <w:lang w:bidi="th-TH"/>
              </w:rPr>
              <w:t xml:space="preserve">Event </w:t>
            </w:r>
            <w:r w:rsidRPr="008979A8">
              <w:rPr>
                <w:rFonts w:cs="Angsana New"/>
                <w:cs/>
                <w:lang w:bidi="th-TH"/>
              </w:rPr>
              <w:t>มาจาก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>
              <w:rPr>
                <w:b w:val="0"/>
                <w:bCs/>
                <w:lang w:bidi="th-TH"/>
              </w:rPr>
              <w:t>Table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>
              <w:rPr>
                <w:b w:val="0"/>
                <w:bCs/>
                <w:lang w:bidi="th-TH"/>
              </w:rPr>
              <w:t>Section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rFonts w:cs="Angsana New"/>
                <w:cs/>
                <w:lang w:bidi="th-TH"/>
              </w:rPr>
              <w:t>เป็น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“</w:t>
            </w:r>
            <w:r w:rsidRPr="008979A8">
              <w:rPr>
                <w:b w:val="0"/>
                <w:bCs/>
                <w:lang w:bidi="th-TH"/>
              </w:rPr>
              <w:t>Edit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>”</w:t>
            </w:r>
          </w:p>
          <w:p w:rsidR="00253B0A" w:rsidP="00253B0A" w:rsidRDefault="00253B0A" w14:paraId="45070D22" w14:textId="77777777">
            <w:pPr>
              <w:pStyle w:val="HeaderTable"/>
              <w:rPr>
                <w:lang w:bidi="th-TH"/>
              </w:rPr>
            </w:pPr>
            <w:r>
              <w:rPr>
                <w:rFonts w:hint="cs" w:cs="Angsana New"/>
                <w:cs/>
                <w:lang w:bidi="th-TH"/>
              </w:rPr>
              <w:t>เมื่อกดปุ่ม</w:t>
            </w:r>
          </w:p>
          <w:p w:rsidR="00253B0A" w:rsidP="00253B0A" w:rsidRDefault="00253B0A" w14:paraId="3A8FA100" w14:textId="77777777">
            <w:pPr>
              <w:pStyle w:val="ListParagraph"/>
              <w:numPr>
                <w:ilvl w:val="0"/>
                <w:numId w:val="6"/>
              </w:numPr>
              <w:spacing w:after="160" w:line="259" w:lineRule="auto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Validate </w:t>
            </w:r>
            <w:r>
              <w:rPr>
                <w:rFonts w:hint="cs" w:cs="Angsana New"/>
                <w:cs/>
              </w:rPr>
              <w:t>ข้อมูลในหน้าจอ</w:t>
            </w:r>
          </w:p>
          <w:p w:rsidRPr="00264A12" w:rsidR="00FA0F69" w:rsidP="00264A12" w:rsidRDefault="00253B0A" w14:paraId="6A122EA1" w14:textId="77777777">
            <w:pPr>
              <w:pStyle w:val="ListParagraph"/>
              <w:numPr>
                <w:ilvl w:val="0"/>
                <w:numId w:val="6"/>
              </w:numPr>
              <w:spacing w:after="160" w:line="259" w:lineRule="auto"/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Update </w:t>
            </w:r>
            <w:r>
              <w:rPr>
                <w:rFonts w:hint="cs" w:cs="Angsana New"/>
                <w:cs/>
              </w:rPr>
              <w:t xml:space="preserve">ข้อมูลลงในส่วนของ </w:t>
            </w:r>
            <w:r>
              <w:rPr>
                <w:rFonts w:cs="CordiaUPC"/>
              </w:rPr>
              <w:t xml:space="preserve">Table Section </w:t>
            </w:r>
          </w:p>
          <w:p w:rsidRPr="00FA0F69" w:rsidR="00253B0A" w:rsidP="00264A12" w:rsidRDefault="00253B0A" w14:paraId="72B0794F" w14:textId="5693D497">
            <w:pPr>
              <w:pStyle w:val="ListParagraph"/>
              <w:numPr>
                <w:ilvl w:val="0"/>
                <w:numId w:val="6"/>
              </w:numPr>
              <w:spacing w:after="160" w:line="259" w:lineRule="auto"/>
              <w:rPr>
                <w:cs/>
              </w:rPr>
            </w:pPr>
            <w:r w:rsidRPr="00264A12">
              <w:rPr>
                <w:rFonts w:cs="Angsana New"/>
                <w:cs/>
              </w:rPr>
              <w:t xml:space="preserve">ให้ทำการเคลียร์ค่า และ </w:t>
            </w:r>
            <w:r w:rsidRPr="00264A12">
              <w:rPr>
                <w:rFonts w:cs="CordiaUPC"/>
              </w:rPr>
              <w:t>Invisible</w:t>
            </w:r>
            <w:r w:rsidRPr="00264A12">
              <w:rPr>
                <w:rFonts w:cs="CordiaUPC"/>
                <w:szCs w:val="36"/>
              </w:rPr>
              <w:t xml:space="preserve"> Detail Section</w:t>
            </w:r>
          </w:p>
        </w:tc>
      </w:tr>
      <w:tr w:rsidRPr="008979A8" w:rsidR="00253B0A" w:rsidTr="00373EA8" w14:paraId="047D0837" w14:textId="77777777">
        <w:trPr>
          <w:trHeight w:val="111"/>
        </w:trPr>
        <w:tc>
          <w:tcPr>
            <w:tcW w:w="848" w:type="pct"/>
          </w:tcPr>
          <w:p w:rsidRPr="003A1FD8" w:rsidR="00253B0A" w:rsidP="008803AA" w:rsidRDefault="00253B0A" w14:paraId="7C2A5588" w14:textId="38617B06">
            <w:pPr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ปุ่ม </w:t>
            </w:r>
            <w:r>
              <w:rPr>
                <w:rFonts w:cs="CordiaUPC"/>
              </w:rPr>
              <w:t>Cancel</w:t>
            </w:r>
          </w:p>
        </w:tc>
        <w:tc>
          <w:tcPr>
            <w:tcW w:w="1079" w:type="pct"/>
          </w:tcPr>
          <w:p w:rsidR="00253B0A" w:rsidP="008803AA" w:rsidRDefault="00253B0A" w14:paraId="7F20435B" w14:textId="0EB979F6">
            <w:r>
              <w:rPr>
                <w:rFonts w:cs="CordiaUPC"/>
              </w:rPr>
              <w:t>Button</w:t>
            </w:r>
          </w:p>
        </w:tc>
        <w:tc>
          <w:tcPr>
            <w:tcW w:w="3073" w:type="pct"/>
          </w:tcPr>
          <w:p w:rsidRPr="007D14C9" w:rsidR="00253B0A" w:rsidP="008803AA" w:rsidRDefault="00253B0A" w14:paraId="13C4EB21" w14:textId="7C88919A">
            <w:pPr>
              <w:rPr>
                <w:rFonts w:cs="CordiaUPC"/>
                <w:cs/>
              </w:rPr>
            </w:pPr>
            <w:r>
              <w:rPr>
                <w:rFonts w:hint="cs"/>
                <w:cs/>
              </w:rPr>
              <w:t xml:space="preserve">ให้ทำการเคลียร์ค่าใน </w:t>
            </w:r>
            <w:r>
              <w:t>Detail Section</w:t>
            </w:r>
            <w:r>
              <w:rPr>
                <w:rFonts w:hint="cs"/>
                <w:cs/>
              </w:rPr>
              <w:t xml:space="preserve"> และทำการ </w:t>
            </w:r>
            <w:r>
              <w:t>Invisible Detail Section</w:t>
            </w:r>
          </w:p>
        </w:tc>
      </w:tr>
      <w:tr w:rsidRPr="008979A8" w:rsidR="00253B0A" w:rsidTr="00373EA8" w14:paraId="54FAE54D" w14:textId="77777777">
        <w:trPr>
          <w:trHeight w:val="111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Pr="007D14C9" w:rsidR="00253B0A" w:rsidP="00264A12" w:rsidRDefault="00253B0A" w14:paraId="7F17F40F" w14:textId="043EA4C3">
            <w:pPr>
              <w:pStyle w:val="HeaderTable"/>
              <w:rPr>
                <w:rtl/>
                <w:cs/>
              </w:rPr>
            </w:pPr>
            <w:r>
              <w:t xml:space="preserve">End </w:t>
            </w:r>
            <w:r w:rsidRPr="00345909">
              <w:t xml:space="preserve">Segment </w:t>
            </w:r>
            <w:r w:rsidRPr="00345909">
              <w:rPr>
                <w:rFonts w:hint="cs" w:cs="Angsana New"/>
                <w:cs/>
                <w:lang w:bidi="th-TH"/>
              </w:rPr>
              <w:t>ที่ลูกค้าได้รับเมื่อสมัครแพ็ก</w:t>
            </w:r>
            <w:r>
              <w:t xml:space="preserve"> Detail Section</w:t>
            </w:r>
          </w:p>
        </w:tc>
      </w:tr>
      <w:tr w:rsidRPr="008979A8" w:rsidR="00253B0A" w:rsidTr="00373EA8" w14:paraId="639FC2BE" w14:textId="77777777">
        <w:trPr>
          <w:trHeight w:val="111"/>
        </w:trPr>
        <w:tc>
          <w:tcPr>
            <w:tcW w:w="848" w:type="pct"/>
          </w:tcPr>
          <w:p w:rsidR="00253B0A" w:rsidP="008803AA" w:rsidRDefault="00253B0A" w14:paraId="64AE8DED" w14:textId="4AF6DFC4">
            <w:r>
              <w:t>remark</w:t>
            </w:r>
          </w:p>
        </w:tc>
        <w:tc>
          <w:tcPr>
            <w:tcW w:w="1079" w:type="pct"/>
          </w:tcPr>
          <w:p w:rsidR="00253B0A" w:rsidP="008803AA" w:rsidRDefault="00253B0A" w14:paraId="3FEB45CB" w14:textId="77777777">
            <w:r>
              <w:t>Text Area</w:t>
            </w:r>
          </w:p>
          <w:p w:rsidR="00253B0A" w:rsidP="008803AA" w:rsidRDefault="00253B0A" w14:paraId="1787A926" w14:textId="275980CF">
            <w:r>
              <w:rPr>
                <w:rFonts w:cs="Angsana New"/>
                <w:cs/>
              </w:rPr>
              <w:t>(</w:t>
            </w:r>
            <w:r>
              <w:t xml:space="preserve">5 </w:t>
            </w:r>
            <w:r>
              <w:rPr>
                <w:rFonts w:hint="cs"/>
                <w:cs/>
              </w:rPr>
              <w:t>บรรทัด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3073" w:type="pct"/>
          </w:tcPr>
          <w:p w:rsidR="00253B0A" w:rsidP="008803AA" w:rsidRDefault="00253B0A" w14:paraId="4A70C76F" w14:textId="540D4ECC">
            <w:pPr>
              <w:rPr>
                <w:cs/>
              </w:rPr>
            </w:pPr>
            <w:r>
              <w:t xml:space="preserve">Max Length </w:t>
            </w:r>
            <w:r>
              <w:rPr>
                <w:rFonts w:cs="Angsana New"/>
                <w:cs/>
              </w:rPr>
              <w:t xml:space="preserve">: </w:t>
            </w:r>
            <w:r>
              <w:t xml:space="preserve">4000 </w:t>
            </w:r>
            <w:r>
              <w:rPr>
                <w:rFonts w:hint="cs"/>
                <w:cs/>
              </w:rPr>
              <w:t>ตัวอักษร</w:t>
            </w:r>
          </w:p>
        </w:tc>
      </w:tr>
      <w:tr w:rsidRPr="008979A8" w:rsidR="00253B0A" w:rsidTr="00373EA8" w14:paraId="54FD162F" w14:textId="77777777">
        <w:trPr>
          <w:trHeight w:val="111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253B0A" w:rsidP="008803AA" w:rsidRDefault="00253B0A" w14:paraId="13BD01DC" w14:textId="12F76E42">
            <w:pPr>
              <w:pStyle w:val="HeaderTable"/>
            </w:pPr>
            <w:r>
              <w:t>End Communication Touch Point Section</w:t>
            </w:r>
          </w:p>
        </w:tc>
      </w:tr>
    </w:tbl>
    <w:p w:rsidR="00FA0F69" w:rsidP="00E4341A" w:rsidRDefault="00FA0F69" w14:paraId="3D07793D" w14:textId="77777777">
      <w:pPr>
        <w:pStyle w:val="Heading3"/>
        <w:numPr>
          <w:ilvl w:val="0"/>
          <w:numId w:val="50"/>
        </w:numPr>
        <w:rPr>
          <w:rFonts w:ascii="CordiaUPC" w:hAnsi="CordiaUPC" w:cs="CordiaUPC"/>
          <w:sz w:val="32"/>
          <w:szCs w:val="32"/>
        </w:rPr>
      </w:pPr>
      <w:r w:rsidRPr="008979A8">
        <w:rPr>
          <w:rFonts w:ascii="CordiaUPC" w:hAnsi="CordiaUPC" w:cs="CordiaUPC"/>
          <w:sz w:val="32"/>
          <w:szCs w:val="32"/>
        </w:rPr>
        <w:t>Script Validation</w:t>
      </w:r>
    </w:p>
    <w:tbl>
      <w:tblPr>
        <w:tblW w:w="4965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386"/>
        <w:gridCol w:w="2895"/>
        <w:gridCol w:w="3313"/>
        <w:gridCol w:w="1359"/>
      </w:tblGrid>
      <w:tr w:rsidRPr="008979A8" w:rsidR="00FA0F69" w:rsidTr="00E65E6F" w14:paraId="044CD959" w14:textId="77777777">
        <w:trPr>
          <w:cantSplit/>
          <w:tblHeader/>
        </w:trPr>
        <w:tc>
          <w:tcPr>
            <w:tcW w:w="774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FA0F69" w:rsidP="00E65E6F" w:rsidRDefault="00FA0F69" w14:paraId="62C2E00A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Error Code</w:t>
            </w:r>
          </w:p>
        </w:tc>
        <w:tc>
          <w:tcPr>
            <w:tcW w:w="1617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FA0F69" w:rsidP="00E65E6F" w:rsidRDefault="00FA0F69" w14:paraId="6919D964" w14:textId="77777777">
            <w:pPr>
              <w:rPr>
                <w:rFonts w:cs="CordiaUPC"/>
                <w:b/>
                <w:bCs/>
              </w:rPr>
            </w:pPr>
            <w:r>
              <w:rPr>
                <w:rFonts w:cs="CordiaUPC"/>
                <w:b/>
                <w:bCs/>
              </w:rPr>
              <w:t xml:space="preserve">Error Message </w:t>
            </w:r>
          </w:p>
        </w:tc>
        <w:tc>
          <w:tcPr>
            <w:tcW w:w="1850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FA0F69" w:rsidP="00E65E6F" w:rsidRDefault="00FA0F69" w14:paraId="1FB5B18A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Logic</w:t>
            </w:r>
          </w:p>
        </w:tc>
        <w:tc>
          <w:tcPr>
            <w:tcW w:w="759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FA0F69" w:rsidP="00E65E6F" w:rsidRDefault="00FA0F69" w14:paraId="1868B74E" w14:textId="77777777">
            <w:pPr>
              <w:rPr>
                <w:rFonts w:cs="CordiaUPC"/>
                <w:b/>
                <w:bCs/>
              </w:rPr>
            </w:pPr>
            <w:r>
              <w:rPr>
                <w:rFonts w:cs="CordiaUPC"/>
                <w:b/>
                <w:bCs/>
              </w:rPr>
              <w:t>Submit Call</w:t>
            </w:r>
          </w:p>
        </w:tc>
      </w:tr>
      <w:tr w:rsidR="00FA0F69" w:rsidTr="00E65E6F" w14:paraId="22E9DFBB" w14:textId="77777777">
        <w:tc>
          <w:tcPr>
            <w:tcW w:w="774" w:type="pct"/>
          </w:tcPr>
          <w:p w:rsidRPr="00404475" w:rsidR="00FA0F69" w:rsidP="00E65E6F" w:rsidRDefault="00FA0F69" w14:paraId="48777685" w14:textId="79B608F5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 w:rsidRPr="00264A12">
              <w:rPr>
                <w:rFonts w:ascii="CordiaUPC" w:hAnsi="CordiaUPC" w:cs="CordiaUPC"/>
                <w:sz w:val="28"/>
                <w:szCs w:val="28"/>
                <w:lang w:bidi="th-TH"/>
              </w:rPr>
              <w:t>00012</w:t>
            </w:r>
          </w:p>
        </w:tc>
        <w:tc>
          <w:tcPr>
            <w:tcW w:w="1617" w:type="pct"/>
          </w:tcPr>
          <w:p w:rsidR="00FA0F69" w:rsidRDefault="00FA0F69" w14:paraId="2A0AA81B" w14:textId="3B2ADC6E">
            <w:r>
              <w:rPr>
                <w:rFonts w:hint="cs"/>
                <w:cs/>
              </w:rPr>
              <w:t>ระยะเวลาการสมัคร วันที่สิ้นสุด</w:t>
            </w:r>
            <w:r w:rsidRPr="00BC187A">
              <w:t xml:space="preserve"> must be later than or equal to </w:t>
            </w:r>
            <w:r>
              <w:rPr>
                <w:rFonts w:hint="cs"/>
                <w:cs/>
              </w:rPr>
              <w:t>วันที่เริ่มต้น</w:t>
            </w:r>
          </w:p>
        </w:tc>
        <w:tc>
          <w:tcPr>
            <w:tcW w:w="1850" w:type="pct"/>
          </w:tcPr>
          <w:p w:rsidR="00FA0F69" w:rsidP="00E65E6F" w:rsidRDefault="00FA0F69" w14:paraId="75DFDAD6" w14:textId="31C090E9">
            <w:pPr>
              <w:rPr>
                <w:rFonts w:cs="CordiaUPC"/>
                <w:cs/>
              </w:rPr>
            </w:pPr>
            <w:r>
              <w:rPr>
                <w:rFonts w:hint="cs"/>
                <w:cs/>
              </w:rPr>
              <w:t>ถ้า</w:t>
            </w:r>
            <w:r w:rsidRPr="00BC187A">
              <w:rPr>
                <w:rFonts w:cs="Angsana New"/>
                <w:cs/>
              </w:rPr>
              <w:t xml:space="preserve"> </w:t>
            </w:r>
            <w:r>
              <w:t>subscribePeriodStartDate</w:t>
            </w:r>
            <w:r>
              <w:rPr>
                <w:rFonts w:hint="cs"/>
                <w:cs/>
              </w:rPr>
              <w:t xml:space="preserve"> และ </w:t>
            </w:r>
            <w:r>
              <w:t>subscribePeriodEndDate</w:t>
            </w:r>
            <w:r>
              <w:rPr>
                <w:rFonts w:hint="cs"/>
                <w:cs/>
              </w:rPr>
              <w:t xml:space="preserve"> มีค่า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ดังนั้น </w:t>
            </w:r>
            <w:r>
              <w:t>subscribePeriodEndDate</w:t>
            </w:r>
            <w:r>
              <w:rPr>
                <w:rFonts w:hint="cs"/>
                <w:cs/>
              </w:rPr>
              <w:t xml:space="preserve"> จะต้องเป็นวันที่ที่มาหลังหรือเท่ากับ </w:t>
            </w:r>
            <w:r>
              <w:t>subscribePeriodStartDate</w:t>
            </w:r>
          </w:p>
        </w:tc>
        <w:tc>
          <w:tcPr>
            <w:tcW w:w="759" w:type="pct"/>
          </w:tcPr>
          <w:p w:rsidR="00FA0F69" w:rsidP="00E65E6F" w:rsidRDefault="00FA0F69" w14:paraId="27DB4B70" w14:textId="68532A52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FA0F69" w:rsidTr="00264A12" w14:paraId="7891A006" w14:textId="77777777">
        <w:tc>
          <w:tcPr>
            <w:tcW w:w="5000" w:type="pct"/>
            <w:gridSpan w:val="4"/>
            <w:shd w:val="clear" w:color="auto" w:fill="C2D69B" w:themeFill="accent3" w:themeFillTint="99"/>
          </w:tcPr>
          <w:p w:rsidR="00FA0F69" w:rsidP="00264A12" w:rsidRDefault="00FA0F69" w14:paraId="436AF04D" w14:textId="38A85F8D">
            <w:pPr>
              <w:pStyle w:val="HeaderTable"/>
            </w:pPr>
            <w:r w:rsidRPr="00345909">
              <w:t xml:space="preserve">Segment </w:t>
            </w:r>
            <w:r w:rsidRPr="00345909">
              <w:rPr>
                <w:rFonts w:hint="cs" w:cs="Angsana New"/>
                <w:cs/>
                <w:lang w:bidi="th-TH"/>
              </w:rPr>
              <w:t>ที่ลูกค้าได้รับเมื่อสมัครแพ็ก</w:t>
            </w:r>
            <w:r>
              <w:t xml:space="preserve"> Detail</w:t>
            </w:r>
          </w:p>
        </w:tc>
      </w:tr>
      <w:tr w:rsidR="00FA0F69" w:rsidTr="00E65E6F" w14:paraId="685DE78B" w14:textId="77777777">
        <w:tc>
          <w:tcPr>
            <w:tcW w:w="774" w:type="pct"/>
          </w:tcPr>
          <w:p w:rsidRPr="005066B0" w:rsidR="00FA0F69" w:rsidP="00E65E6F" w:rsidRDefault="00FA0F69" w14:paraId="133ACCAE" w14:textId="05E1E093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>00001</w:t>
            </w:r>
          </w:p>
        </w:tc>
        <w:tc>
          <w:tcPr>
            <w:tcW w:w="1617" w:type="pct"/>
          </w:tcPr>
          <w:p w:rsidR="00FA0F69" w:rsidP="0064736A" w:rsidRDefault="00306DA5" w14:paraId="51CADC2B" w14:textId="761DE34E">
            <w:pPr>
              <w:rPr>
                <w:rFonts w:cs="CordiaUPC"/>
              </w:rPr>
            </w:pPr>
            <w:r>
              <w:t xml:space="preserve">Serenade </w:t>
            </w:r>
            <w:r w:rsidR="00FA0F69">
              <w:t xml:space="preserve">Segment is </w:t>
            </w:r>
            <w:r w:rsidR="0064736A">
              <w:t>required</w:t>
            </w:r>
            <w:r w:rsidR="00FA0F69">
              <w:rPr>
                <w:rFonts w:cs="Angsana New"/>
                <w:cs/>
              </w:rPr>
              <w:t>.</w:t>
            </w:r>
          </w:p>
        </w:tc>
        <w:tc>
          <w:tcPr>
            <w:tcW w:w="1850" w:type="pct"/>
          </w:tcPr>
          <w:p w:rsidR="00FA0F69" w:rsidP="00E65E6F" w:rsidRDefault="00FA0F69" w14:paraId="6E6D36DC" w14:textId="3B8C33DA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customerSegment </w:t>
            </w:r>
            <w:r>
              <w:rPr>
                <w:rFonts w:hint="cs" w:cs="Angsana New"/>
                <w:cs/>
              </w:rPr>
              <w:t xml:space="preserve">จะต้องเป็น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59" w:type="pct"/>
          </w:tcPr>
          <w:p w:rsidR="00FA0F69" w:rsidP="00E65E6F" w:rsidRDefault="00FA0F69" w14:paraId="6EDE7C92" w14:textId="0967C412">
            <w:pPr>
              <w:rPr>
                <w:rFonts w:cs="CordiaUPC"/>
                <w:szCs w:val="36"/>
              </w:rPr>
            </w:pPr>
          </w:p>
        </w:tc>
      </w:tr>
      <w:tr w:rsidR="00FA0F69" w:rsidTr="00264A12" w14:paraId="7FBBD5EF" w14:textId="77777777">
        <w:tc>
          <w:tcPr>
            <w:tcW w:w="5000" w:type="pct"/>
            <w:gridSpan w:val="4"/>
            <w:shd w:val="clear" w:color="auto" w:fill="C2D69B" w:themeFill="accent3" w:themeFillTint="99"/>
          </w:tcPr>
          <w:p w:rsidR="00FA0F69" w:rsidP="00264A12" w:rsidRDefault="00FA0F69" w14:paraId="232FE6F4" w14:textId="3F413E9E">
            <w:pPr>
              <w:pStyle w:val="HeaderTable"/>
            </w:pPr>
            <w:r>
              <w:t xml:space="preserve">End </w:t>
            </w:r>
            <w:r w:rsidRPr="00345909">
              <w:t xml:space="preserve">Segment </w:t>
            </w:r>
            <w:r w:rsidRPr="00345909">
              <w:rPr>
                <w:rFonts w:hint="cs" w:cs="Angsana New"/>
                <w:cs/>
                <w:lang w:bidi="th-TH"/>
              </w:rPr>
              <w:t>ที่ลูกค้าได้รับเมื่อสมัครแพ็ก</w:t>
            </w:r>
            <w:r>
              <w:t xml:space="preserve"> Detail</w:t>
            </w:r>
          </w:p>
        </w:tc>
      </w:tr>
    </w:tbl>
    <w:p w:rsidRPr="008979A8" w:rsidR="00E65E6F" w:rsidP="00E4341A" w:rsidRDefault="00E65E6F" w14:paraId="6B04744B" w14:textId="77777777">
      <w:pPr>
        <w:pStyle w:val="Heading3"/>
        <w:numPr>
          <w:ilvl w:val="0"/>
          <w:numId w:val="50"/>
        </w:numPr>
        <w:rPr>
          <w:rFonts w:ascii="CordiaUPC" w:hAnsi="CordiaUPC" w:cs="CordiaUPC"/>
          <w:sz w:val="32"/>
          <w:szCs w:val="32"/>
        </w:rPr>
      </w:pPr>
      <w:r w:rsidRPr="008979A8">
        <w:rPr>
          <w:rFonts w:ascii="CordiaUPC" w:hAnsi="CordiaUPC" w:cs="CordiaUPC"/>
          <w:sz w:val="32"/>
          <w:szCs w:val="32"/>
        </w:rPr>
        <w:t>Mapping to DB</w:t>
      </w:r>
    </w:p>
    <w:tbl>
      <w:tblPr>
        <w:tblW w:w="4977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348"/>
        <w:gridCol w:w="2486"/>
        <w:gridCol w:w="4141"/>
      </w:tblGrid>
      <w:tr w:rsidRPr="008979A8" w:rsidR="00E65E6F" w:rsidTr="00E65E6F" w14:paraId="37EBBA86" w14:textId="77777777">
        <w:trPr>
          <w:cantSplit/>
          <w:tblHeader/>
        </w:trPr>
        <w:tc>
          <w:tcPr>
            <w:tcW w:w="1308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E65E6F" w:rsidP="00E65E6F" w:rsidRDefault="00E65E6F" w14:paraId="24EE4607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Database Table</w:t>
            </w:r>
          </w:p>
        </w:tc>
        <w:tc>
          <w:tcPr>
            <w:tcW w:w="1385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E65E6F" w:rsidP="00E65E6F" w:rsidRDefault="00E65E6F" w14:paraId="640139DB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Database Column</w:t>
            </w:r>
          </w:p>
        </w:tc>
        <w:tc>
          <w:tcPr>
            <w:tcW w:w="2307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E65E6F" w:rsidP="00E65E6F" w:rsidRDefault="00E65E6F" w14:paraId="1E15730F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Field on Screen</w:t>
            </w:r>
          </w:p>
        </w:tc>
      </w:tr>
      <w:tr w:rsidRPr="008979A8" w:rsidR="00A430D3" w:rsidTr="00E65E6F" w14:paraId="72A3F83B" w14:textId="77777777">
        <w:tc>
          <w:tcPr>
            <w:tcW w:w="1308" w:type="pct"/>
            <w:vMerge w:val="restart"/>
          </w:tcPr>
          <w:p w:rsidRPr="008979A8" w:rsidR="00A430D3" w:rsidRDefault="00A430D3" w14:paraId="695F89BC" w14:textId="0FB0BDA7">
            <w:pPr>
              <w:rPr>
                <w:rFonts w:cs="CordiaUPC"/>
              </w:rPr>
            </w:pPr>
            <w:r>
              <w:rPr>
                <w:rFonts w:cs="CordiaUPC"/>
              </w:rPr>
              <w:t>MASS_COMMU_DETAIL</w:t>
            </w:r>
          </w:p>
        </w:tc>
        <w:tc>
          <w:tcPr>
            <w:tcW w:w="1385" w:type="pct"/>
          </w:tcPr>
          <w:p w:rsidRPr="008979A8" w:rsidR="00A430D3" w:rsidP="00E65E6F" w:rsidRDefault="00A430D3" w14:paraId="1133D016" w14:textId="2A458F4A">
            <w:pPr>
              <w:spacing w:after="0"/>
              <w:rPr>
                <w:rFonts w:cs="CordiaUPC"/>
              </w:rPr>
            </w:pPr>
            <w:r w:rsidRPr="00944318">
              <w:t>ROW_ID</w:t>
            </w:r>
          </w:p>
        </w:tc>
        <w:tc>
          <w:tcPr>
            <w:tcW w:w="2307" w:type="pct"/>
          </w:tcPr>
          <w:p w:rsidR="00A430D3" w:rsidP="00E65E6F" w:rsidRDefault="00A430D3" w14:paraId="0BC286DB" w14:textId="77777777">
            <w:pPr>
              <w:spacing w:after="0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ครั้งแรก</w:t>
            </w:r>
          </w:p>
          <w:p w:rsidR="00A430D3" w:rsidP="00E65E6F" w:rsidRDefault="00A430D3" w14:paraId="40BC2F23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ให้ระบบ </w:t>
            </w:r>
            <w:r>
              <w:rPr>
                <w:rFonts w:cs="CordiaUPC"/>
              </w:rPr>
              <w:t xml:space="preserve">Auto Generate </w:t>
            </w:r>
          </w:p>
          <w:p w:rsidR="00A430D3" w:rsidP="00E65E6F" w:rsidRDefault="00A430D3" w14:paraId="0E6938AB" w14:textId="77777777">
            <w:pPr>
              <w:spacing w:after="0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ครั้งถัดไป</w:t>
            </w:r>
          </w:p>
          <w:p w:rsidRPr="008979A8" w:rsidR="00A430D3" w:rsidP="00E65E6F" w:rsidRDefault="00A430D3" w14:paraId="75AFC19F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ให้ใช้ </w:t>
            </w:r>
            <w:r>
              <w:rPr>
                <w:rFonts w:cs="CordiaUPC"/>
              </w:rPr>
              <w:t xml:space="preserve">Row ID </w:t>
            </w:r>
            <w:r>
              <w:rPr>
                <w:rFonts w:hint="cs" w:cs="Angsana New"/>
                <w:cs/>
              </w:rPr>
              <w:t>เดิม</w:t>
            </w:r>
          </w:p>
        </w:tc>
      </w:tr>
      <w:tr w:rsidRPr="008979A8" w:rsidR="00A430D3" w:rsidTr="00E65E6F" w14:paraId="61B76E08" w14:textId="77777777">
        <w:tc>
          <w:tcPr>
            <w:tcW w:w="1308" w:type="pct"/>
            <w:vMerge/>
          </w:tcPr>
          <w:p w:rsidRPr="008979A8" w:rsidR="00A430D3" w:rsidP="00E65E6F" w:rsidRDefault="00A430D3" w14:paraId="1776D8DC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A430D3" w:rsidP="00264A12" w:rsidRDefault="00A430D3" w14:paraId="456A3947" w14:textId="2F39A85B">
            <w:pPr>
              <w:rPr>
                <w:rFonts w:cs="CordiaUPC"/>
              </w:rPr>
            </w:pPr>
            <w:r>
              <w:t>MASS</w:t>
            </w:r>
            <w:r w:rsidRPr="00944318">
              <w:t>_PO</w:t>
            </w:r>
            <w:r>
              <w:t>_DETAIL</w:t>
            </w:r>
            <w:r w:rsidRPr="00944318">
              <w:t>_ROW_ID</w:t>
            </w:r>
          </w:p>
        </w:tc>
        <w:tc>
          <w:tcPr>
            <w:tcW w:w="2307" w:type="pct"/>
          </w:tcPr>
          <w:p w:rsidR="00A430D3" w:rsidP="00E65E6F" w:rsidRDefault="00A430D3" w14:paraId="17242BF7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>ให้</w:t>
            </w:r>
            <w:r w:rsidRPr="008979A8">
              <w:rPr>
                <w:rFonts w:cs="Angsana New"/>
                <w:cs/>
              </w:rPr>
              <w:t>ใช้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CordiaUPC"/>
              </w:rPr>
              <w:t>MASS_PO_DETAIL</w:t>
            </w:r>
            <w:r w:rsidRPr="008979A8">
              <w:rPr>
                <w:rFonts w:cs="Angsana New"/>
                <w:cs/>
              </w:rPr>
              <w:t>.</w:t>
            </w:r>
            <w:r w:rsidRPr="008979A8">
              <w:rPr>
                <w:rFonts w:cs="CordiaUPC"/>
              </w:rPr>
              <w:t>ROW_ID</w:t>
            </w:r>
            <w:r>
              <w:rPr>
                <w:rFonts w:hint="cs" w:cs="Angsana New"/>
                <w:cs/>
              </w:rPr>
              <w:t xml:space="preserve"> เดิม</w:t>
            </w:r>
          </w:p>
        </w:tc>
      </w:tr>
      <w:tr w:rsidRPr="008979A8" w:rsidR="00A430D3" w:rsidTr="00E65E6F" w14:paraId="3F9C8A4F" w14:textId="77777777">
        <w:tc>
          <w:tcPr>
            <w:tcW w:w="1308" w:type="pct"/>
            <w:vMerge/>
          </w:tcPr>
          <w:p w:rsidRPr="008979A8" w:rsidR="00A430D3" w:rsidP="00E65E6F" w:rsidRDefault="00A430D3" w14:paraId="550517CD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A430D3" w:rsidP="00E65E6F" w:rsidRDefault="00A430D3" w14:paraId="3F6EE6B8" w14:textId="562523DB">
            <w:pPr>
              <w:spacing w:after="0"/>
              <w:rPr>
                <w:rFonts w:cs="CordiaUPC"/>
              </w:rPr>
            </w:pPr>
            <w:r>
              <w:t>PO_NAME_COMMU</w:t>
            </w:r>
          </w:p>
        </w:tc>
        <w:tc>
          <w:tcPr>
            <w:tcW w:w="2307" w:type="pct"/>
          </w:tcPr>
          <w:p w:rsidR="00A430D3" w:rsidP="00E65E6F" w:rsidRDefault="00A430D3" w14:paraId="1C95F31E" w14:textId="68633C38">
            <w:pPr>
              <w:rPr>
                <w:rFonts w:cs="CordiaUPC"/>
                <w:cs/>
              </w:rPr>
            </w:pPr>
            <w:r>
              <w:t>poNameCommu</w:t>
            </w:r>
          </w:p>
        </w:tc>
      </w:tr>
      <w:tr w:rsidRPr="008979A8" w:rsidR="00A430D3" w:rsidTr="00E65E6F" w14:paraId="39EA0756" w14:textId="77777777">
        <w:tc>
          <w:tcPr>
            <w:tcW w:w="1308" w:type="pct"/>
            <w:vMerge/>
          </w:tcPr>
          <w:p w:rsidRPr="008979A8" w:rsidR="00A430D3" w:rsidP="00E65E6F" w:rsidRDefault="00A430D3" w14:paraId="7372CC51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A430D3" w:rsidP="00E65E6F" w:rsidRDefault="00A430D3" w14:paraId="1615348B" w14:textId="0AD0BDCD">
            <w:pPr>
              <w:spacing w:after="0"/>
              <w:rPr>
                <w:rFonts w:cs="CordiaUPC"/>
              </w:rPr>
            </w:pPr>
            <w:r>
              <w:t>SUBSCRIBE_PERIOD_START_DATE</w:t>
            </w:r>
          </w:p>
        </w:tc>
        <w:tc>
          <w:tcPr>
            <w:tcW w:w="2307" w:type="pct"/>
          </w:tcPr>
          <w:p w:rsidR="00A430D3" w:rsidP="00E65E6F" w:rsidRDefault="00A430D3" w14:paraId="468D6860" w14:textId="420A1306">
            <w:pPr>
              <w:rPr>
                <w:rFonts w:cs="CordiaUPC"/>
              </w:rPr>
            </w:pPr>
            <w:r>
              <w:t>subscribePeriodStartDate</w:t>
            </w:r>
          </w:p>
        </w:tc>
      </w:tr>
      <w:tr w:rsidRPr="008979A8" w:rsidR="00A430D3" w:rsidTr="00E65E6F" w14:paraId="0F845BB4" w14:textId="77777777">
        <w:tc>
          <w:tcPr>
            <w:tcW w:w="1308" w:type="pct"/>
            <w:vMerge/>
          </w:tcPr>
          <w:p w:rsidRPr="008979A8" w:rsidR="00A430D3" w:rsidP="00E65E6F" w:rsidRDefault="00A430D3" w14:paraId="4E4B2812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A430D3" w:rsidP="00E65E6F" w:rsidRDefault="00A430D3" w14:paraId="344D0D30" w14:textId="63BEC109">
            <w:pPr>
              <w:spacing w:after="0"/>
            </w:pPr>
            <w:r>
              <w:t>SUBSCRIBE_PERIOD_END_DATE</w:t>
            </w:r>
          </w:p>
        </w:tc>
        <w:tc>
          <w:tcPr>
            <w:tcW w:w="2307" w:type="pct"/>
          </w:tcPr>
          <w:p w:rsidR="00A430D3" w:rsidP="00E65E6F" w:rsidRDefault="00A430D3" w14:paraId="0AFFB9B7" w14:textId="1788AF7D">
            <w:pPr>
              <w:rPr>
                <w:rFonts w:cs="CordiaUPC"/>
              </w:rPr>
            </w:pPr>
            <w:r>
              <w:t>subscribePeriodEndDate</w:t>
            </w:r>
          </w:p>
        </w:tc>
      </w:tr>
      <w:tr w:rsidRPr="008979A8" w:rsidR="00A430D3" w:rsidTr="00E65E6F" w14:paraId="1D0CB617" w14:textId="77777777">
        <w:tc>
          <w:tcPr>
            <w:tcW w:w="1308" w:type="pct"/>
            <w:vMerge/>
          </w:tcPr>
          <w:p w:rsidRPr="008979A8" w:rsidR="00A430D3" w:rsidP="00E65E6F" w:rsidRDefault="00A430D3" w14:paraId="57DE4477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A430D3" w:rsidP="00E65E6F" w:rsidRDefault="00A430D3" w14:paraId="04F56B3E" w14:textId="5C507C80">
            <w:pPr>
              <w:spacing w:after="0"/>
            </w:pPr>
            <w:r>
              <w:t>REMARK</w:t>
            </w:r>
          </w:p>
        </w:tc>
        <w:tc>
          <w:tcPr>
            <w:tcW w:w="2307" w:type="pct"/>
          </w:tcPr>
          <w:p w:rsidR="00A430D3" w:rsidP="00E65E6F" w:rsidRDefault="00A430D3" w14:paraId="561FCD1D" w14:textId="16C51AB6">
            <w:r>
              <w:t>remark</w:t>
            </w:r>
          </w:p>
        </w:tc>
      </w:tr>
      <w:tr w:rsidRPr="008979A8" w:rsidR="00D73821" w:rsidTr="00E65E6F" w14:paraId="4253BF54" w14:textId="77777777">
        <w:tc>
          <w:tcPr>
            <w:tcW w:w="1308" w:type="pct"/>
            <w:vMerge w:val="restart"/>
          </w:tcPr>
          <w:p w:rsidRPr="008979A8" w:rsidR="00D73821" w:rsidP="008B6410" w:rsidRDefault="00D73821" w14:paraId="5ABA2B17" w14:textId="0AE4B769">
            <w:pPr>
              <w:rPr>
                <w:rFonts w:cs="CordiaUPC"/>
              </w:rPr>
            </w:pPr>
            <w:r>
              <w:rPr>
                <w:rFonts w:cs="CordiaUPC"/>
              </w:rPr>
              <w:t>MASS</w:t>
            </w:r>
            <w:r w:rsidRPr="00E65E6F">
              <w:rPr>
                <w:rFonts w:cs="CordiaUPC"/>
              </w:rPr>
              <w:t>_</w:t>
            </w:r>
            <w:r>
              <w:rPr>
                <w:rFonts w:cs="CordiaUPC"/>
              </w:rPr>
              <w:t>MARKET_SEGMENT</w:t>
            </w:r>
          </w:p>
        </w:tc>
        <w:tc>
          <w:tcPr>
            <w:tcW w:w="1385" w:type="pct"/>
          </w:tcPr>
          <w:p w:rsidR="00D73821" w:rsidP="00E65E6F" w:rsidRDefault="00D73821" w14:paraId="3313FCE1" w14:textId="3EED1038">
            <w:pPr>
              <w:spacing w:after="0"/>
            </w:pPr>
            <w:r w:rsidRPr="00944318">
              <w:t>ROW_ID</w:t>
            </w:r>
          </w:p>
        </w:tc>
        <w:tc>
          <w:tcPr>
            <w:tcW w:w="2307" w:type="pct"/>
          </w:tcPr>
          <w:p w:rsidR="00D73821" w:rsidP="001B0BDD" w:rsidRDefault="00D73821" w14:paraId="07A49A3E" w14:textId="77777777">
            <w:pPr>
              <w:spacing w:after="0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ครั้งแรก</w:t>
            </w:r>
          </w:p>
          <w:p w:rsidR="00D73821" w:rsidP="001B0BDD" w:rsidRDefault="00D73821" w14:paraId="50BDEB5A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ให้ระบบ </w:t>
            </w:r>
            <w:r>
              <w:rPr>
                <w:rFonts w:cs="CordiaUPC"/>
              </w:rPr>
              <w:t xml:space="preserve">Auto Generate </w:t>
            </w:r>
          </w:p>
          <w:p w:rsidR="00D73821" w:rsidP="001B0BDD" w:rsidRDefault="00D73821" w14:paraId="20FAC9B1" w14:textId="77777777">
            <w:pPr>
              <w:spacing w:after="0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ครั้งถัดไป</w:t>
            </w:r>
          </w:p>
          <w:p w:rsidR="00D73821" w:rsidP="00E65E6F" w:rsidRDefault="00D73821" w14:paraId="20D91051" w14:textId="501857A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ให้ใช้ </w:t>
            </w:r>
            <w:r>
              <w:rPr>
                <w:rFonts w:cs="CordiaUPC"/>
              </w:rPr>
              <w:t xml:space="preserve">Row ID </w:t>
            </w:r>
            <w:r>
              <w:rPr>
                <w:rFonts w:hint="cs" w:cs="Angsana New"/>
                <w:cs/>
              </w:rPr>
              <w:t>เดิม</w:t>
            </w:r>
          </w:p>
        </w:tc>
      </w:tr>
      <w:tr w:rsidRPr="008979A8" w:rsidR="00D73821" w:rsidTr="00E65E6F" w14:paraId="57F8C494" w14:textId="77777777">
        <w:tc>
          <w:tcPr>
            <w:tcW w:w="1308" w:type="pct"/>
            <w:vMerge/>
          </w:tcPr>
          <w:p w:rsidRPr="008979A8" w:rsidR="00D73821" w:rsidP="00E65E6F" w:rsidRDefault="00D73821" w14:paraId="21DFD36F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D73821" w:rsidRDefault="00D73821" w14:paraId="22BEFB9A" w14:textId="017F0CF7">
            <w:pPr>
              <w:spacing w:after="0"/>
            </w:pPr>
            <w:r>
              <w:t>MASS</w:t>
            </w:r>
            <w:r w:rsidRPr="00944318">
              <w:t>_</w:t>
            </w:r>
            <w:r>
              <w:t>ENH_</w:t>
            </w:r>
            <w:r w:rsidRPr="00944318">
              <w:t>PO</w:t>
            </w:r>
            <w:r>
              <w:t>_DETAIL</w:t>
            </w:r>
            <w:r w:rsidRPr="00944318">
              <w:t>_ROW_ID</w:t>
            </w:r>
          </w:p>
        </w:tc>
        <w:tc>
          <w:tcPr>
            <w:tcW w:w="2307" w:type="pct"/>
          </w:tcPr>
          <w:p w:rsidR="00D73821" w:rsidP="00E65E6F" w:rsidRDefault="00D73821" w14:paraId="13C71837" w14:textId="037A04D5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>ให้</w:t>
            </w:r>
            <w:r w:rsidRPr="008979A8">
              <w:rPr>
                <w:rFonts w:cs="Angsana New"/>
                <w:cs/>
              </w:rPr>
              <w:t>ใช้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CordiaUPC"/>
              </w:rPr>
              <w:t>MASS_ENH_PO_DETAIL</w:t>
            </w:r>
            <w:r w:rsidRPr="008979A8">
              <w:rPr>
                <w:rFonts w:cs="Angsana New"/>
                <w:cs/>
              </w:rPr>
              <w:t>.</w:t>
            </w:r>
            <w:r w:rsidRPr="008979A8">
              <w:rPr>
                <w:rFonts w:cs="CordiaUPC"/>
              </w:rPr>
              <w:t>ROW_ID</w:t>
            </w:r>
            <w:r>
              <w:rPr>
                <w:rFonts w:hint="cs" w:cs="Angsana New"/>
                <w:cs/>
              </w:rPr>
              <w:t xml:space="preserve"> เดิม</w:t>
            </w:r>
          </w:p>
        </w:tc>
      </w:tr>
      <w:tr w:rsidRPr="008979A8" w:rsidR="00D73821" w:rsidTr="00E65E6F" w14:paraId="3F1825AA" w14:textId="77777777">
        <w:tc>
          <w:tcPr>
            <w:tcW w:w="1308" w:type="pct"/>
            <w:vMerge/>
          </w:tcPr>
          <w:p w:rsidRPr="008979A8" w:rsidR="00D73821" w:rsidP="00E65E6F" w:rsidRDefault="00D73821" w14:paraId="7D9A505B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D73821" w:rsidP="00E65E6F" w:rsidRDefault="00D73821" w14:paraId="2409B729" w14:textId="63030AF9">
            <w:pPr>
              <w:spacing w:after="0"/>
            </w:pPr>
            <w:r>
              <w:t>MARKET_SEGMENT_TYPE</w:t>
            </w:r>
          </w:p>
        </w:tc>
        <w:tc>
          <w:tcPr>
            <w:tcW w:w="2307" w:type="pct"/>
          </w:tcPr>
          <w:p w:rsidR="00D73821" w:rsidP="001B0BDD" w:rsidRDefault="00D73821" w14:paraId="6451A33D" w14:textId="77777777">
            <w:r>
              <w:rPr>
                <w:rFonts w:hint="cs"/>
                <w:cs/>
              </w:rPr>
              <w:t xml:space="preserve">ถ้าค่ามาจาก </w:t>
            </w:r>
          </w:p>
          <w:p w:rsidR="00D73821" w:rsidP="001B0BDD" w:rsidRDefault="00D73821" w14:paraId="2AF051A0" w14:textId="77777777">
            <w:pPr>
              <w:pStyle w:val="ListParagraph"/>
              <w:numPr>
                <w:ilvl w:val="0"/>
                <w:numId w:val="289"/>
              </w:numPr>
            </w:pPr>
            <w:r>
              <w:t>customerCatergory</w:t>
            </w:r>
            <w:r>
              <w:rPr>
                <w:rFonts w:hint="cs"/>
                <w:cs/>
              </w:rPr>
              <w:t xml:space="preserve"> ให้ </w:t>
            </w:r>
            <w:r>
              <w:t xml:space="preserve">Default </w:t>
            </w:r>
            <w:r>
              <w:rPr>
                <w:rFonts w:hint="cs"/>
                <w:cs/>
              </w:rPr>
              <w:t xml:space="preserve">ค่าเป็น </w:t>
            </w:r>
            <w:r>
              <w:rPr>
                <w:rFonts w:cs="Angsana New"/>
                <w:cs/>
              </w:rPr>
              <w:t>“</w:t>
            </w:r>
            <w:r>
              <w:t>Customet Category</w:t>
            </w:r>
            <w:r>
              <w:rPr>
                <w:rFonts w:cs="Angsana New"/>
                <w:cs/>
              </w:rPr>
              <w:t>”</w:t>
            </w:r>
          </w:p>
          <w:p w:rsidR="00D73821" w:rsidP="00264A12" w:rsidRDefault="00D73821" w14:paraId="359548FA" w14:textId="77777777">
            <w:pPr>
              <w:pStyle w:val="ListParagraph"/>
              <w:numPr>
                <w:ilvl w:val="0"/>
                <w:numId w:val="289"/>
              </w:numPr>
            </w:pPr>
            <w:r>
              <w:t xml:space="preserve">targetCustomer </w:t>
            </w:r>
            <w:r>
              <w:rPr>
                <w:rFonts w:hint="cs"/>
                <w:cs/>
              </w:rPr>
              <w:t xml:space="preserve">ให้ </w:t>
            </w:r>
            <w:r>
              <w:t xml:space="preserve">Default </w:t>
            </w:r>
            <w:r>
              <w:rPr>
                <w:rFonts w:hint="cs"/>
                <w:cs/>
              </w:rPr>
              <w:t xml:space="preserve">ค่าเป็น </w:t>
            </w:r>
            <w:r>
              <w:rPr>
                <w:rFonts w:cs="Angsana New"/>
                <w:cs/>
              </w:rPr>
              <w:t>“</w:t>
            </w:r>
            <w:r>
              <w:t>Target Category</w:t>
            </w:r>
            <w:r>
              <w:rPr>
                <w:rFonts w:cs="Angsana New"/>
                <w:cs/>
              </w:rPr>
              <w:t>”</w:t>
            </w:r>
          </w:p>
          <w:p w:rsidRPr="00D73821" w:rsidR="00D73821" w:rsidP="00264A12" w:rsidRDefault="00D73821" w14:paraId="23C45C5D" w14:textId="3B1D5FC9">
            <w:pPr>
              <w:pStyle w:val="ListParagraph"/>
              <w:numPr>
                <w:ilvl w:val="0"/>
                <w:numId w:val="289"/>
              </w:numPr>
            </w:pPr>
            <w:r w:rsidRPr="00264A12">
              <w:rPr>
                <w:rFonts w:cs="CordiaUPC"/>
              </w:rPr>
              <w:t>customerSegment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ให้ </w:t>
            </w:r>
            <w:r>
              <w:t xml:space="preserve">Default </w:t>
            </w:r>
            <w:r>
              <w:rPr>
                <w:rFonts w:hint="cs"/>
                <w:cs/>
              </w:rPr>
              <w:t xml:space="preserve">ค่าเป็น </w:t>
            </w:r>
            <w:r>
              <w:rPr>
                <w:rFonts w:cs="Angsana New"/>
                <w:cs/>
              </w:rPr>
              <w:t>“</w:t>
            </w:r>
            <w:r>
              <w:t>Customer Segment</w:t>
            </w:r>
            <w:r>
              <w:rPr>
                <w:rFonts w:cs="Angsana New"/>
                <w:cs/>
              </w:rPr>
              <w:t>”</w:t>
            </w:r>
          </w:p>
        </w:tc>
      </w:tr>
      <w:tr w:rsidRPr="008979A8" w:rsidR="00D73821" w:rsidTr="00E65E6F" w14:paraId="2B76BCBC" w14:textId="77777777">
        <w:tc>
          <w:tcPr>
            <w:tcW w:w="1308" w:type="pct"/>
            <w:vMerge w:val="restart"/>
          </w:tcPr>
          <w:p w:rsidRPr="008979A8" w:rsidR="00D73821" w:rsidP="008B6410" w:rsidRDefault="00D73821" w14:paraId="253F7252" w14:textId="05E4F2E7">
            <w:pPr>
              <w:rPr>
                <w:rFonts w:cs="CordiaUPC"/>
              </w:rPr>
            </w:pPr>
            <w:r w:rsidRPr="00E65E6F">
              <w:rPr>
                <w:rFonts w:cs="CordiaUPC"/>
              </w:rPr>
              <w:t>MASS_</w:t>
            </w:r>
            <w:r>
              <w:rPr>
                <w:rFonts w:cs="CordiaUPC"/>
              </w:rPr>
              <w:t>MARKET_SEGMENT_DETAIL</w:t>
            </w:r>
          </w:p>
        </w:tc>
        <w:tc>
          <w:tcPr>
            <w:tcW w:w="1385" w:type="pct"/>
          </w:tcPr>
          <w:p w:rsidR="00D73821" w:rsidP="00E65E6F" w:rsidRDefault="00D73821" w14:paraId="0E11846A" w14:textId="16DEA3E7">
            <w:pPr>
              <w:spacing w:after="0"/>
            </w:pPr>
            <w:r w:rsidRPr="00944318">
              <w:t>ROW_ID</w:t>
            </w:r>
          </w:p>
        </w:tc>
        <w:tc>
          <w:tcPr>
            <w:tcW w:w="2307" w:type="pct"/>
          </w:tcPr>
          <w:p w:rsidR="00D73821" w:rsidP="001B0BDD" w:rsidRDefault="00D73821" w14:paraId="0F4589D3" w14:textId="77777777">
            <w:pPr>
              <w:spacing w:after="0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ครั้งแรก</w:t>
            </w:r>
          </w:p>
          <w:p w:rsidR="00D73821" w:rsidP="001B0BDD" w:rsidRDefault="00D73821" w14:paraId="79C52ECD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ให้ระบบ </w:t>
            </w:r>
            <w:r>
              <w:rPr>
                <w:rFonts w:cs="CordiaUPC"/>
              </w:rPr>
              <w:t xml:space="preserve">Auto Generate </w:t>
            </w:r>
          </w:p>
          <w:p w:rsidR="00D73821" w:rsidP="001B0BDD" w:rsidRDefault="00D73821" w14:paraId="1CA175CC" w14:textId="77777777">
            <w:pPr>
              <w:spacing w:after="0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ครั้งถัดไป</w:t>
            </w:r>
          </w:p>
          <w:p w:rsidR="00D73821" w:rsidP="00E65E6F" w:rsidRDefault="00D73821" w14:paraId="51119B11" w14:textId="7930C861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ให้ใช้ </w:t>
            </w:r>
            <w:r>
              <w:rPr>
                <w:rFonts w:cs="CordiaUPC"/>
              </w:rPr>
              <w:t xml:space="preserve">Row ID </w:t>
            </w:r>
            <w:r>
              <w:rPr>
                <w:rFonts w:hint="cs" w:cs="Angsana New"/>
                <w:cs/>
              </w:rPr>
              <w:t>เดิม</w:t>
            </w:r>
          </w:p>
        </w:tc>
      </w:tr>
      <w:tr w:rsidRPr="008979A8" w:rsidR="00D73821" w:rsidTr="00E65E6F" w14:paraId="0C4959F9" w14:textId="77777777">
        <w:tc>
          <w:tcPr>
            <w:tcW w:w="1308" w:type="pct"/>
            <w:vMerge/>
          </w:tcPr>
          <w:p w:rsidRPr="008979A8" w:rsidR="00D73821" w:rsidP="00E65E6F" w:rsidRDefault="00D73821" w14:paraId="05333ECF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D73821" w:rsidRDefault="00D73821" w14:paraId="19FD3BC1" w14:textId="7A7F2394">
            <w:pPr>
              <w:spacing w:after="0"/>
            </w:pPr>
            <w:r>
              <w:t>MASS</w:t>
            </w:r>
            <w:r w:rsidRPr="00944318">
              <w:t>_</w:t>
            </w:r>
            <w:r>
              <w:t>MARKET_SEGMENT</w:t>
            </w:r>
            <w:r w:rsidR="00953A12">
              <w:t>_ROW_ID</w:t>
            </w:r>
          </w:p>
        </w:tc>
        <w:tc>
          <w:tcPr>
            <w:tcW w:w="2307" w:type="pct"/>
          </w:tcPr>
          <w:p w:rsidR="00D73821" w:rsidP="00E65E6F" w:rsidRDefault="00D73821" w14:paraId="22EA2991" w14:textId="6E0F4A90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>ให้</w:t>
            </w:r>
            <w:r w:rsidRPr="008979A8">
              <w:rPr>
                <w:rFonts w:cs="Angsana New"/>
                <w:cs/>
              </w:rPr>
              <w:t>ใช้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CordiaUPC"/>
              </w:rPr>
              <w:t>MASS</w:t>
            </w:r>
            <w:r w:rsidRPr="00E65E6F">
              <w:rPr>
                <w:rFonts w:cs="CordiaUPC"/>
              </w:rPr>
              <w:t>_</w:t>
            </w:r>
            <w:r>
              <w:rPr>
                <w:rFonts w:cs="CordiaUPC"/>
              </w:rPr>
              <w:t>ENH_MARKET_SEGMENT</w:t>
            </w:r>
            <w:r w:rsidRPr="008979A8">
              <w:rPr>
                <w:rFonts w:cs="Angsana New"/>
                <w:cs/>
              </w:rPr>
              <w:t>.</w:t>
            </w:r>
            <w:r w:rsidRPr="008979A8">
              <w:rPr>
                <w:rFonts w:cs="CordiaUPC"/>
              </w:rPr>
              <w:t>ROW_ID</w:t>
            </w:r>
            <w:r>
              <w:rPr>
                <w:rFonts w:hint="cs" w:cs="Angsana New"/>
                <w:cs/>
              </w:rPr>
              <w:t xml:space="preserve"> เดิม</w:t>
            </w:r>
          </w:p>
        </w:tc>
      </w:tr>
      <w:tr w:rsidRPr="008979A8" w:rsidR="00D73821" w:rsidTr="00E65E6F" w14:paraId="2432711E" w14:textId="77777777">
        <w:tc>
          <w:tcPr>
            <w:tcW w:w="1308" w:type="pct"/>
            <w:vMerge/>
          </w:tcPr>
          <w:p w:rsidRPr="008979A8" w:rsidR="00D73821" w:rsidP="00E65E6F" w:rsidRDefault="00D73821" w14:paraId="750D6511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D73821" w:rsidP="00E65E6F" w:rsidRDefault="00D73821" w14:paraId="1DEB458C" w14:textId="030C0F1D">
            <w:pPr>
              <w:spacing w:after="0"/>
            </w:pPr>
            <w:r>
              <w:t>MARKET_SEGMENT_VALUE</w:t>
            </w:r>
          </w:p>
        </w:tc>
        <w:tc>
          <w:tcPr>
            <w:tcW w:w="2307" w:type="pct"/>
          </w:tcPr>
          <w:p w:rsidR="00D73821" w:rsidP="001B0BDD" w:rsidRDefault="00D73821" w14:paraId="75747D8B" w14:textId="77777777">
            <w:r>
              <w:rPr>
                <w:rFonts w:hint="cs"/>
                <w:cs/>
              </w:rPr>
              <w:t xml:space="preserve">ถ้า </w:t>
            </w:r>
            <w:r>
              <w:t xml:space="preserve">marketSegmentType </w:t>
            </w:r>
            <w:r>
              <w:rPr>
                <w:rFonts w:hint="cs"/>
                <w:cs/>
              </w:rPr>
              <w:t xml:space="preserve">มีค่าเป็น </w:t>
            </w:r>
          </w:p>
          <w:p w:rsidR="00D73821" w:rsidP="001B0BDD" w:rsidRDefault="00D73821" w14:paraId="11014198" w14:textId="77777777">
            <w:pPr>
              <w:pStyle w:val="ListParagraph"/>
              <w:numPr>
                <w:ilvl w:val="0"/>
                <w:numId w:val="289"/>
              </w:numPr>
            </w:pPr>
            <w:r>
              <w:rPr>
                <w:rFonts w:cs="Angsana New"/>
                <w:cs/>
              </w:rPr>
              <w:t>“</w:t>
            </w:r>
            <w:r>
              <w:t>Customet Category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ให้ลงค่าจาก </w:t>
            </w:r>
            <w:r>
              <w:t>customerCatergory</w:t>
            </w:r>
          </w:p>
          <w:p w:rsidR="00953A12" w:rsidP="00264A12" w:rsidRDefault="00D73821" w14:paraId="52A87516" w14:textId="77777777">
            <w:pPr>
              <w:pStyle w:val="ListParagraph"/>
              <w:numPr>
                <w:ilvl w:val="0"/>
                <w:numId w:val="289"/>
              </w:numPr>
            </w:pPr>
            <w:r>
              <w:rPr>
                <w:rFonts w:cs="Angsana New"/>
                <w:cs/>
              </w:rPr>
              <w:t>“</w:t>
            </w:r>
            <w:r>
              <w:t>Target Category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ให้ลงค่าจาก </w:t>
            </w:r>
            <w:r>
              <w:t xml:space="preserve">targetCustomer </w:t>
            </w:r>
          </w:p>
          <w:p w:rsidRPr="00264A12" w:rsidR="00D73821" w:rsidP="00264A12" w:rsidRDefault="00D73821" w14:paraId="65D7D5D0" w14:textId="23A09BBE">
            <w:pPr>
              <w:pStyle w:val="ListParagraph"/>
              <w:numPr>
                <w:ilvl w:val="0"/>
                <w:numId w:val="289"/>
              </w:numPr>
            </w:pPr>
            <w:r>
              <w:rPr>
                <w:rFonts w:cs="Angsana New"/>
                <w:cs/>
              </w:rPr>
              <w:t>“</w:t>
            </w:r>
            <w:r>
              <w:t>Customer Segment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ให้ลงค่าจาก </w:t>
            </w:r>
            <w:r w:rsidRPr="00953A12">
              <w:rPr>
                <w:rFonts w:cs="CordiaUPC"/>
              </w:rPr>
              <w:t>customerSegment</w:t>
            </w:r>
            <w:r>
              <w:rPr>
                <w:rFonts w:cs="Angsana New"/>
                <w:cs/>
              </w:rPr>
              <w:t xml:space="preserve"> </w:t>
            </w:r>
          </w:p>
        </w:tc>
      </w:tr>
      <w:tr w:rsidRPr="008979A8" w:rsidR="00D73821" w:rsidTr="00E65E6F" w14:paraId="4EE56BB0" w14:textId="77777777">
        <w:tc>
          <w:tcPr>
            <w:tcW w:w="1308" w:type="pct"/>
            <w:vMerge/>
          </w:tcPr>
          <w:p w:rsidRPr="008979A8" w:rsidR="00D73821" w:rsidRDefault="00D73821" w14:paraId="4DAAF88D" w14:textId="70F06800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D73821" w:rsidP="00E65E6F" w:rsidRDefault="00D73821" w14:paraId="330E190F" w14:textId="5117E651">
            <w:pPr>
              <w:spacing w:after="0"/>
            </w:pPr>
            <w:r>
              <w:t>PARAM_VALUE</w:t>
            </w:r>
          </w:p>
        </w:tc>
        <w:tc>
          <w:tcPr>
            <w:tcW w:w="2307" w:type="pct"/>
          </w:tcPr>
          <w:p w:rsidR="00D73821" w:rsidP="00E65E6F" w:rsidRDefault="00D73821" w14:paraId="3EE41423" w14:textId="4DEABC0F">
            <w:pPr>
              <w:rPr>
                <w:rFonts w:cs="CordiaUPC"/>
              </w:rPr>
            </w:pPr>
          </w:p>
        </w:tc>
      </w:tr>
      <w:tr w:rsidRPr="008979A8" w:rsidR="00D73821" w:rsidTr="00E65E6F" w14:paraId="5D6E6ECD" w14:textId="77777777">
        <w:tc>
          <w:tcPr>
            <w:tcW w:w="1308" w:type="pct"/>
            <w:vMerge/>
          </w:tcPr>
          <w:p w:rsidRPr="00E65E6F" w:rsidR="00D73821" w:rsidP="00E65E6F" w:rsidRDefault="00D73821" w14:paraId="40CAB10E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944318" w:rsidR="00D73821" w:rsidP="00E65E6F" w:rsidRDefault="00D73821" w14:paraId="3AF742C6" w14:textId="1F3F9DFA">
            <w:pPr>
              <w:spacing w:after="0"/>
            </w:pPr>
            <w:r>
              <w:t>PARAM_UNIT</w:t>
            </w:r>
          </w:p>
        </w:tc>
        <w:tc>
          <w:tcPr>
            <w:tcW w:w="2307" w:type="pct"/>
          </w:tcPr>
          <w:p w:rsidR="00D73821" w:rsidP="00E65E6F" w:rsidRDefault="00D73821" w14:paraId="3AC973DB" w14:textId="20E96C57">
            <w:pPr>
              <w:rPr>
                <w:rFonts w:cs="CordiaUPC"/>
              </w:rPr>
            </w:pPr>
          </w:p>
        </w:tc>
      </w:tr>
      <w:tr w:rsidRPr="008979A8" w:rsidR="00D73821" w:rsidTr="00E65E6F" w14:paraId="377DB2ED" w14:textId="77777777">
        <w:tc>
          <w:tcPr>
            <w:tcW w:w="1308" w:type="pct"/>
            <w:vMerge/>
          </w:tcPr>
          <w:p w:rsidRPr="00E65E6F" w:rsidR="00D73821" w:rsidP="00E65E6F" w:rsidRDefault="00D73821" w14:paraId="7B0CA3D0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D73821" w:rsidP="00E65E6F" w:rsidRDefault="00D73821" w14:paraId="2EF55CFF" w14:textId="2948A06D">
            <w:pPr>
              <w:spacing w:after="0"/>
            </w:pPr>
            <w:r>
              <w:t>REMARK</w:t>
            </w:r>
          </w:p>
        </w:tc>
        <w:tc>
          <w:tcPr>
            <w:tcW w:w="2307" w:type="pct"/>
          </w:tcPr>
          <w:p w:rsidR="005B5193" w:rsidP="005B5193" w:rsidRDefault="005B5193" w14:paraId="0E983955" w14:textId="77777777">
            <w:r>
              <w:rPr>
                <w:rFonts w:hint="cs"/>
                <w:cs/>
              </w:rPr>
              <w:t xml:space="preserve">ถ้า </w:t>
            </w:r>
            <w:r>
              <w:t xml:space="preserve">marketSegmentType </w:t>
            </w:r>
            <w:r>
              <w:rPr>
                <w:rFonts w:hint="cs"/>
                <w:cs/>
              </w:rPr>
              <w:t xml:space="preserve">มีค่าเป็น </w:t>
            </w:r>
          </w:p>
          <w:p w:rsidRPr="005B5193" w:rsidR="00D73821" w:rsidP="00264A12" w:rsidRDefault="005B5193" w14:paraId="15FD74FC" w14:textId="00DC250F">
            <w:pPr>
              <w:pStyle w:val="ListParagraph"/>
              <w:numPr>
                <w:ilvl w:val="0"/>
                <w:numId w:val="291"/>
              </w:numPr>
              <w:rPr>
                <w:rFonts w:cs="CordiaUPC"/>
              </w:rPr>
            </w:pPr>
            <w:r>
              <w:rPr>
                <w:rFonts w:cs="Angsana New"/>
                <w:cs/>
              </w:rPr>
              <w:t>“</w:t>
            </w:r>
            <w:r>
              <w:t>Customer Segment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ให้ลงค่าจาก </w:t>
            </w:r>
            <w:r>
              <w:t>remarkSegment</w:t>
            </w:r>
          </w:p>
        </w:tc>
      </w:tr>
    </w:tbl>
    <w:p w:rsidRPr="00264A12" w:rsidR="008803AA" w:rsidP="00264A12" w:rsidRDefault="008803AA" w14:paraId="768176F7" w14:textId="77777777"/>
    <w:p w:rsidR="00323BD2" w:rsidP="009C3FC1" w:rsidRDefault="00323BD2" w14:paraId="3726F9A2" w14:textId="01BEFAB8">
      <w:pPr>
        <w:pStyle w:val="Heading2"/>
        <w:numPr>
          <w:ilvl w:val="0"/>
          <w:numId w:val="1"/>
        </w:numPr>
        <w:rPr>
          <w:rFonts w:ascii="CordiaUPC" w:hAnsi="CordiaUPC" w:cs="CordiaUPC"/>
          <w:sz w:val="36"/>
          <w:szCs w:val="36"/>
        </w:rPr>
      </w:pPr>
      <w:r w:rsidRPr="009C3FC1">
        <w:rPr>
          <w:rFonts w:ascii="CordiaUPC" w:hAnsi="CordiaUPC" w:cs="CordiaUPC"/>
          <w:sz w:val="36"/>
          <w:szCs w:val="36"/>
        </w:rPr>
        <w:t>Mass Other Privilege</w:t>
      </w:r>
    </w:p>
    <w:p w:rsidRPr="00180BBA" w:rsidR="00323BD2" w:rsidP="009C3FC1" w:rsidRDefault="00323BD2" w14:paraId="54109114" w14:textId="77777777">
      <w:pPr>
        <w:pStyle w:val="Heading3"/>
        <w:numPr>
          <w:ilvl w:val="0"/>
          <w:numId w:val="405"/>
        </w:numPr>
        <w:rPr>
          <w:rFonts w:ascii="CordiaUPC" w:hAnsi="CordiaUPC" w:cs="CordiaUPC"/>
          <w:sz w:val="32"/>
          <w:szCs w:val="40"/>
        </w:rPr>
      </w:pPr>
      <w:r w:rsidRPr="00180BBA">
        <w:rPr>
          <w:rFonts w:ascii="CordiaUPC" w:hAnsi="CordiaUPC" w:cs="CordiaUPC"/>
          <w:sz w:val="32"/>
          <w:szCs w:val="40"/>
        </w:rPr>
        <w:t>Field on Screen</w:t>
      </w:r>
    </w:p>
    <w:tbl>
      <w:tblPr>
        <w:tblpPr w:leftFromText="180" w:rightFromText="180" w:vertAnchor="text" w:tblpXSpec="right" w:tblpY="1"/>
        <w:tblOverlap w:val="never"/>
        <w:tblW w:w="4977" w:type="pct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842"/>
        <w:gridCol w:w="174"/>
        <w:gridCol w:w="1441"/>
        <w:gridCol w:w="248"/>
        <w:gridCol w:w="5270"/>
      </w:tblGrid>
      <w:tr w:rsidRPr="008979A8" w:rsidR="00323BD2" w:rsidTr="009C3FC1" w14:paraId="1CD60598" w14:textId="77777777">
        <w:trPr>
          <w:cantSplit/>
          <w:tblHeader/>
        </w:trPr>
        <w:tc>
          <w:tcPr>
            <w:tcW w:w="1123" w:type="pct"/>
            <w:gridSpan w:val="2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323BD2" w:rsidRDefault="00323BD2" w14:paraId="1A9A8D4D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Field Name</w:t>
            </w:r>
          </w:p>
        </w:tc>
        <w:tc>
          <w:tcPr>
            <w:tcW w:w="941" w:type="pct"/>
            <w:gridSpan w:val="2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323BD2" w:rsidRDefault="00323BD2" w14:paraId="362B7F11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Type</w:t>
            </w:r>
          </w:p>
        </w:tc>
        <w:tc>
          <w:tcPr>
            <w:tcW w:w="2936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323BD2" w:rsidRDefault="00323BD2" w14:paraId="3DB67C94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Comments</w:t>
            </w:r>
          </w:p>
        </w:tc>
      </w:tr>
      <w:tr w:rsidRPr="008979A8" w:rsidR="00323BD2" w:rsidTr="009C3FC1" w14:paraId="20990705" w14:textId="77777777">
        <w:trPr>
          <w:trHeight w:val="111"/>
        </w:trPr>
        <w:tc>
          <w:tcPr>
            <w:tcW w:w="5000" w:type="pct"/>
            <w:gridSpan w:val="5"/>
            <w:shd w:val="clear" w:color="auto" w:fill="C2D69B" w:themeFill="accent3" w:themeFillTint="99"/>
          </w:tcPr>
          <w:p w:rsidR="00323BD2" w:rsidRDefault="00323BD2" w14:paraId="59A16B2A" w14:textId="60B0EE0B">
            <w:pPr>
              <w:pStyle w:val="HeaderTable"/>
            </w:pPr>
            <w:r>
              <w:t>Table Section</w:t>
            </w:r>
          </w:p>
        </w:tc>
      </w:tr>
      <w:tr w:rsidRPr="008979A8" w:rsidR="00892193" w:rsidTr="00A67601" w14:paraId="7E164140" w14:textId="77777777">
        <w:trPr>
          <w:trHeight w:val="111"/>
        </w:trPr>
        <w:tc>
          <w:tcPr>
            <w:tcW w:w="1123" w:type="pct"/>
            <w:gridSpan w:val="2"/>
          </w:tcPr>
          <w:p w:rsidR="00892193" w:rsidRDefault="00892193" w14:paraId="26311E79" w14:textId="57D96B98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Privilege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cs="CordiaUPC"/>
                <w:szCs w:val="36"/>
              </w:rPr>
              <w:t>Type</w:t>
            </w:r>
          </w:p>
        </w:tc>
        <w:tc>
          <w:tcPr>
            <w:tcW w:w="941" w:type="pct"/>
            <w:gridSpan w:val="2"/>
          </w:tcPr>
          <w:p w:rsidR="00892193" w:rsidRDefault="00892193" w14:paraId="456AC9AB" w14:textId="77777777"/>
        </w:tc>
        <w:tc>
          <w:tcPr>
            <w:tcW w:w="2936" w:type="pct"/>
          </w:tcPr>
          <w:p w:rsidR="00892193" w:rsidP="009C3FC1" w:rsidRDefault="00892193" w14:paraId="239C79A1" w14:textId="77777777">
            <w:pPr>
              <w:spacing w:after="0"/>
              <w:rPr>
                <w:rFonts w:cs="CordiaUPC"/>
              </w:rPr>
            </w:pPr>
            <w:r w:rsidRPr="00BD6930">
              <w:rPr>
                <w:rFonts w:cs="Angsana New"/>
                <w:cs/>
              </w:rPr>
              <w:t xml:space="preserve">แสดงข้อมูลใน </w:t>
            </w:r>
            <w:r w:rsidRPr="00BD6930">
              <w:rPr>
                <w:rFonts w:cs="CordiaUPC"/>
              </w:rPr>
              <w:t>Format</w:t>
            </w:r>
          </w:p>
          <w:p w:rsidRPr="00BD6930" w:rsidR="00892193" w:rsidP="00892193" w:rsidRDefault="00892193" w14:paraId="2CC78A6D" w14:textId="6C69D648">
            <w:pPr>
              <w:spacing w:after="0"/>
              <w:rPr>
                <w:rFonts w:cs="Angsana New"/>
                <w:cs/>
              </w:rPr>
            </w:pPr>
            <w:r>
              <w:rPr>
                <w:rFonts w:cs="CordiaUPC"/>
                <w:szCs w:val="36"/>
              </w:rPr>
              <w:t>privilegeType</w:t>
            </w:r>
          </w:p>
        </w:tc>
      </w:tr>
      <w:tr w:rsidRPr="008979A8" w:rsidR="00A67601" w:rsidTr="009C3FC1" w14:paraId="13994D81" w14:textId="77777777">
        <w:trPr>
          <w:trHeight w:val="111"/>
        </w:trPr>
        <w:tc>
          <w:tcPr>
            <w:tcW w:w="1123" w:type="pct"/>
            <w:gridSpan w:val="2"/>
          </w:tcPr>
          <w:p w:rsidR="00A67601" w:rsidRDefault="00A67601" w14:paraId="29AF1FB6" w14:textId="44ADD900">
            <w:r>
              <w:rPr>
                <w:rFonts w:cs="CordiaUPC"/>
                <w:szCs w:val="36"/>
              </w:rPr>
              <w:t>Privilege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cs="CordiaUPC"/>
                <w:szCs w:val="36"/>
              </w:rPr>
              <w:t>Description</w:t>
            </w:r>
          </w:p>
        </w:tc>
        <w:tc>
          <w:tcPr>
            <w:tcW w:w="941" w:type="pct"/>
            <w:gridSpan w:val="2"/>
          </w:tcPr>
          <w:p w:rsidR="00A67601" w:rsidRDefault="00A67601" w14:paraId="3E605B3D" w14:textId="5A434A79"/>
        </w:tc>
        <w:tc>
          <w:tcPr>
            <w:tcW w:w="2936" w:type="pct"/>
          </w:tcPr>
          <w:p w:rsidR="00A67601" w:rsidP="009C3FC1" w:rsidRDefault="00A67601" w14:paraId="72827AA7" w14:textId="77777777">
            <w:pPr>
              <w:spacing w:after="0"/>
              <w:rPr>
                <w:rFonts w:cs="CordiaUPC"/>
              </w:rPr>
            </w:pPr>
            <w:r w:rsidRPr="00BD6930">
              <w:rPr>
                <w:rFonts w:cs="Angsana New"/>
                <w:cs/>
              </w:rPr>
              <w:t xml:space="preserve">แสดงข้อมูลใน </w:t>
            </w:r>
            <w:r w:rsidRPr="00BD6930">
              <w:rPr>
                <w:rFonts w:cs="CordiaUPC"/>
              </w:rPr>
              <w:t>Format</w:t>
            </w:r>
          </w:p>
          <w:p w:rsidRPr="009C3FC1" w:rsidR="00A67601" w:rsidP="009C3FC1" w:rsidRDefault="00A67601" w14:paraId="38078580" w14:textId="12A84CBC">
            <w:pPr>
              <w:spacing w:after="0"/>
              <w:rPr>
                <w:rFonts w:cs="CordiaUPC"/>
                <w:cs/>
              </w:rPr>
            </w:pPr>
            <w:r>
              <w:rPr>
                <w:rFonts w:cs="CordiaUPC"/>
                <w:szCs w:val="36"/>
              </w:rPr>
              <w:t>privilegeDescription</w:t>
            </w:r>
          </w:p>
        </w:tc>
      </w:tr>
      <w:tr w:rsidRPr="008979A8" w:rsidR="00A67601" w:rsidTr="009C3FC1" w14:paraId="2F3AAD39" w14:textId="77777777">
        <w:trPr>
          <w:trHeight w:val="111"/>
        </w:trPr>
        <w:tc>
          <w:tcPr>
            <w:tcW w:w="1123" w:type="pct"/>
            <w:gridSpan w:val="2"/>
          </w:tcPr>
          <w:p w:rsidR="00A67601" w:rsidRDefault="00A67601" w14:paraId="7B3F04B5" w14:textId="38A6534E">
            <w:r>
              <w:rPr>
                <w:rFonts w:cs="CordiaUPC"/>
                <w:szCs w:val="36"/>
              </w:rPr>
              <w:t>Channel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cs="CordiaUPC"/>
                <w:szCs w:val="36"/>
              </w:rPr>
              <w:t>to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cs="CordiaUPC"/>
                <w:szCs w:val="36"/>
              </w:rPr>
              <w:t>apply</w:t>
            </w:r>
          </w:p>
        </w:tc>
        <w:tc>
          <w:tcPr>
            <w:tcW w:w="941" w:type="pct"/>
            <w:gridSpan w:val="2"/>
          </w:tcPr>
          <w:p w:rsidR="00A67601" w:rsidRDefault="00A67601" w14:paraId="3BA49275" w14:textId="4ACCDACD"/>
        </w:tc>
        <w:tc>
          <w:tcPr>
            <w:tcW w:w="2936" w:type="pct"/>
          </w:tcPr>
          <w:p w:rsidR="00A67601" w:rsidRDefault="00A67601" w14:paraId="21451A98" w14:textId="77777777">
            <w:r w:rsidRPr="00BD6930">
              <w:rPr>
                <w:rFonts w:cs="Angsana New"/>
                <w:cs/>
              </w:rPr>
              <w:t xml:space="preserve">แสดงข้อมูลใน </w:t>
            </w:r>
            <w:r w:rsidRPr="00BD6930">
              <w:rPr>
                <w:rFonts w:cs="CordiaUPC"/>
              </w:rPr>
              <w:t>Format</w:t>
            </w:r>
          </w:p>
          <w:p w:rsidR="00A67601" w:rsidRDefault="00A67601" w14:paraId="3A96334C" w14:textId="17FF16D7">
            <w:pPr>
              <w:rPr>
                <w:cs/>
              </w:rPr>
            </w:pPr>
            <w:r>
              <w:t>channelToApply</w:t>
            </w:r>
          </w:p>
        </w:tc>
      </w:tr>
      <w:tr w:rsidRPr="008979A8" w:rsidR="00A67601" w:rsidTr="009C3FC1" w14:paraId="3AA3AC84" w14:textId="77777777">
        <w:trPr>
          <w:trHeight w:val="111"/>
        </w:trPr>
        <w:tc>
          <w:tcPr>
            <w:tcW w:w="1123" w:type="pct"/>
            <w:gridSpan w:val="2"/>
          </w:tcPr>
          <w:p w:rsidR="00A67601" w:rsidRDefault="00A67601" w14:paraId="79142989" w14:textId="063A9A0E">
            <w:r>
              <w:rPr>
                <w:rFonts w:cs="CordiaUPC"/>
                <w:szCs w:val="36"/>
              </w:rPr>
              <w:t>Remark</w:t>
            </w:r>
          </w:p>
        </w:tc>
        <w:tc>
          <w:tcPr>
            <w:tcW w:w="941" w:type="pct"/>
            <w:gridSpan w:val="2"/>
          </w:tcPr>
          <w:p w:rsidR="00A67601" w:rsidRDefault="00A67601" w14:paraId="158A7810" w14:textId="76530BF2"/>
        </w:tc>
        <w:tc>
          <w:tcPr>
            <w:tcW w:w="2936" w:type="pct"/>
          </w:tcPr>
          <w:p w:rsidR="00A67601" w:rsidRDefault="00A67601" w14:paraId="3AA8E19F" w14:textId="77777777">
            <w:r w:rsidRPr="00BD6930">
              <w:rPr>
                <w:rFonts w:cs="Angsana New"/>
                <w:cs/>
              </w:rPr>
              <w:t xml:space="preserve">แสดงข้อมูลใน </w:t>
            </w:r>
            <w:r w:rsidRPr="00BD6930">
              <w:rPr>
                <w:rFonts w:cs="CordiaUPC"/>
              </w:rPr>
              <w:t>Format</w:t>
            </w:r>
          </w:p>
          <w:p w:rsidR="00A67601" w:rsidRDefault="00A67601" w14:paraId="5D770911" w14:textId="075F26E9">
            <w:r>
              <w:t>remark</w:t>
            </w:r>
          </w:p>
        </w:tc>
      </w:tr>
      <w:tr w:rsidRPr="008979A8" w:rsidR="00A67601" w:rsidTr="009C3FC1" w14:paraId="6EEA69C0" w14:textId="77777777">
        <w:trPr>
          <w:trHeight w:val="111"/>
        </w:trPr>
        <w:tc>
          <w:tcPr>
            <w:tcW w:w="1123" w:type="pct"/>
            <w:gridSpan w:val="2"/>
            <w:shd w:val="clear" w:color="auto" w:fill="FFFFFF" w:themeFill="background1"/>
          </w:tcPr>
          <w:p w:rsidRPr="003A1FD8" w:rsidR="00A67601" w:rsidRDefault="00A67601" w14:paraId="059BF02B" w14:textId="77777777">
            <w:pPr>
              <w:rPr>
                <w:rFonts w:cs="CordiaUPC"/>
              </w:rPr>
            </w:pPr>
            <w:r w:rsidRPr="003A1FD8">
              <w:rPr>
                <w:rFonts w:cs="CordiaUPC"/>
              </w:rPr>
              <w:t>Action</w:t>
            </w:r>
          </w:p>
          <w:p w:rsidR="00A67601" w:rsidRDefault="00A67601" w14:paraId="0A413A27" w14:textId="4A5948F5">
            <w:pPr>
              <w:pStyle w:val="HeaderTable"/>
              <w:tabs>
                <w:tab w:val="left" w:pos="945"/>
              </w:tabs>
            </w:pPr>
            <w:r w:rsidRPr="00264A12">
              <w:rPr>
                <w:rFonts w:cs="Angsana New"/>
                <w:cs/>
                <w:lang w:bidi="th-TH"/>
              </w:rPr>
              <w:t>ปุ่ม</w:t>
            </w:r>
            <w:r w:rsidRPr="00264A12">
              <w:t>Edit</w:t>
            </w:r>
          </w:p>
        </w:tc>
        <w:tc>
          <w:tcPr>
            <w:tcW w:w="941" w:type="pct"/>
            <w:gridSpan w:val="2"/>
            <w:shd w:val="clear" w:color="auto" w:fill="FFFFFF" w:themeFill="background1"/>
          </w:tcPr>
          <w:p w:rsidR="00A67601" w:rsidRDefault="00A67601" w14:paraId="036090AF" w14:textId="5BE3D037">
            <w:pPr>
              <w:pStyle w:val="HeaderTable"/>
              <w:tabs>
                <w:tab w:val="left" w:pos="945"/>
              </w:tabs>
            </w:pPr>
            <w:r>
              <w:t>Button</w:t>
            </w:r>
          </w:p>
        </w:tc>
        <w:tc>
          <w:tcPr>
            <w:tcW w:w="2936" w:type="pct"/>
            <w:shd w:val="clear" w:color="auto" w:fill="FFFFFF" w:themeFill="background1"/>
          </w:tcPr>
          <w:p w:rsidRPr="009D5E7E" w:rsidR="00A67601" w:rsidP="009C3FC1" w:rsidRDefault="00A67601" w14:paraId="5250556F" w14:textId="344B0A62">
            <w:r w:rsidRPr="0079598B">
              <w:rPr>
                <w:rFonts w:cs="Angsana New"/>
                <w:cs/>
              </w:rPr>
              <w:t xml:space="preserve">เมื่อกดปุ่มให้ทำการ </w:t>
            </w:r>
            <w:r w:rsidRPr="0079598B">
              <w:rPr>
                <w:rFonts w:cs="CordiaUPC"/>
              </w:rPr>
              <w:t xml:space="preserve">Visible </w:t>
            </w:r>
            <w:r>
              <w:rPr>
                <w:rFonts w:cs="CordiaUPC"/>
              </w:rPr>
              <w:t xml:space="preserve">Other Privilege </w:t>
            </w:r>
            <w:r w:rsidRPr="0079598B">
              <w:rPr>
                <w:rFonts w:cs="CordiaUPC"/>
              </w:rPr>
              <w:t>Detail Section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และดึงข้อมูลของ </w:t>
            </w:r>
            <w:r>
              <w:rPr>
                <w:rFonts w:cs="CordiaUPC"/>
              </w:rPr>
              <w:t xml:space="preserve">Row </w:t>
            </w:r>
            <w:r>
              <w:rPr>
                <w:rFonts w:hint="cs" w:cs="Angsana New"/>
                <w:cs/>
              </w:rPr>
              <w:t>นั้นๆ มาแสดง</w:t>
            </w:r>
          </w:p>
        </w:tc>
      </w:tr>
      <w:tr w:rsidRPr="008979A8" w:rsidR="00A67601" w:rsidTr="009C3FC1" w14:paraId="53329301" w14:textId="77777777">
        <w:trPr>
          <w:trHeight w:val="111"/>
        </w:trPr>
        <w:tc>
          <w:tcPr>
            <w:tcW w:w="1123" w:type="pct"/>
            <w:gridSpan w:val="2"/>
            <w:shd w:val="clear" w:color="auto" w:fill="FFFFFF" w:themeFill="background1"/>
          </w:tcPr>
          <w:p w:rsidRPr="003A1FD8" w:rsidR="00A67601" w:rsidRDefault="00A67601" w14:paraId="428C0EAA" w14:textId="77777777">
            <w:pPr>
              <w:rPr>
                <w:rFonts w:cs="CordiaUPC"/>
              </w:rPr>
            </w:pPr>
            <w:r w:rsidRPr="003A1FD8">
              <w:rPr>
                <w:rFonts w:cs="CordiaUPC"/>
              </w:rPr>
              <w:t>Action</w:t>
            </w:r>
          </w:p>
          <w:p w:rsidRPr="003A1FD8" w:rsidR="00A67601" w:rsidRDefault="00A67601" w14:paraId="23D9D0C0" w14:textId="121B71EB">
            <w:pPr>
              <w:pStyle w:val="HeaderTable"/>
              <w:tabs>
                <w:tab w:val="left" w:pos="945"/>
              </w:tabs>
              <w:rPr>
                <w:rFonts w:cs="Angsana New"/>
                <w:rtl/>
                <w:cs/>
              </w:rPr>
            </w:pPr>
            <w:r w:rsidRPr="00264A12">
              <w:rPr>
                <w:rFonts w:cs="Angsana New"/>
                <w:cs/>
                <w:lang w:bidi="th-TH"/>
              </w:rPr>
              <w:t xml:space="preserve">ปุ่ม </w:t>
            </w:r>
            <w:r w:rsidRPr="00264A12">
              <w:t>Delete</w:t>
            </w:r>
          </w:p>
        </w:tc>
        <w:tc>
          <w:tcPr>
            <w:tcW w:w="941" w:type="pct"/>
            <w:gridSpan w:val="2"/>
            <w:shd w:val="clear" w:color="auto" w:fill="FFFFFF" w:themeFill="background1"/>
          </w:tcPr>
          <w:p w:rsidR="00A67601" w:rsidRDefault="00A67601" w14:paraId="762A0C4B" w14:textId="41EDF5E6">
            <w:pPr>
              <w:pStyle w:val="HeaderTable"/>
              <w:tabs>
                <w:tab w:val="left" w:pos="945"/>
              </w:tabs>
            </w:pPr>
            <w:r>
              <w:t>Button</w:t>
            </w:r>
          </w:p>
        </w:tc>
        <w:tc>
          <w:tcPr>
            <w:tcW w:w="2936" w:type="pct"/>
            <w:shd w:val="clear" w:color="auto" w:fill="FFFFFF" w:themeFill="background1"/>
          </w:tcPr>
          <w:p w:rsidRPr="007D14C9" w:rsidR="00A67601" w:rsidRDefault="00A67601" w14:paraId="4626A271" w14:textId="60FF54DD">
            <w:pPr>
              <w:rPr>
                <w:rFonts w:cs="Angsana New"/>
                <w:cs/>
              </w:rPr>
            </w:pPr>
            <w:r w:rsidRPr="0079598B">
              <w:rPr>
                <w:rFonts w:cs="Angsana New"/>
                <w:cs/>
              </w:rPr>
              <w:t>เมื่</w:t>
            </w:r>
            <w:r>
              <w:rPr>
                <w:rFonts w:hint="cs" w:cs="Angsana New"/>
                <w:cs/>
              </w:rPr>
              <w:t>อ</w:t>
            </w:r>
            <w:r w:rsidRPr="0079598B">
              <w:rPr>
                <w:rFonts w:cs="Angsana New"/>
                <w:cs/>
              </w:rPr>
              <w:t>กดปุ่มให้ทำการ</w:t>
            </w:r>
            <w:r>
              <w:rPr>
                <w:rFonts w:cs="CordiaUPC"/>
              </w:rPr>
              <w:t xml:space="preserve"> Delete </w:t>
            </w:r>
            <w:r>
              <w:rPr>
                <w:rFonts w:hint="cs" w:cs="Angsana New"/>
                <w:cs/>
              </w:rPr>
              <w:t xml:space="preserve">ข้อมูลของ </w:t>
            </w:r>
            <w:r>
              <w:rPr>
                <w:rFonts w:cs="CordiaUPC"/>
              </w:rPr>
              <w:t xml:space="preserve">Row </w:t>
            </w:r>
            <w:r>
              <w:rPr>
                <w:rFonts w:hint="cs" w:cs="Angsana New"/>
                <w:cs/>
              </w:rPr>
              <w:t>นั้นๆ</w:t>
            </w:r>
          </w:p>
        </w:tc>
      </w:tr>
      <w:tr w:rsidRPr="008979A8" w:rsidR="00A67601" w:rsidTr="009C3FC1" w14:paraId="31717187" w14:textId="77777777">
        <w:trPr>
          <w:trHeight w:val="111"/>
        </w:trPr>
        <w:tc>
          <w:tcPr>
            <w:tcW w:w="5000" w:type="pct"/>
            <w:gridSpan w:val="5"/>
            <w:shd w:val="clear" w:color="auto" w:fill="C2D69B" w:themeFill="accent3" w:themeFillTint="99"/>
          </w:tcPr>
          <w:p w:rsidR="00A67601" w:rsidRDefault="00A67601" w14:paraId="2B107551" w14:textId="5F7DA344">
            <w:pPr>
              <w:pStyle w:val="HeaderTable"/>
            </w:pPr>
            <w:r>
              <w:t>End Table Section</w:t>
            </w:r>
          </w:p>
        </w:tc>
      </w:tr>
      <w:tr w:rsidRPr="008979A8" w:rsidR="00A67601" w:rsidTr="009C3FC1" w14:paraId="440C02A1" w14:textId="77777777">
        <w:trPr>
          <w:trHeight w:val="111"/>
        </w:trPr>
        <w:tc>
          <w:tcPr>
            <w:tcW w:w="1123" w:type="pct"/>
            <w:gridSpan w:val="2"/>
            <w:shd w:val="clear" w:color="auto" w:fill="FFFFFF" w:themeFill="background1"/>
          </w:tcPr>
          <w:p w:rsidR="00A67601" w:rsidRDefault="00A67601" w14:paraId="2F3655A1" w14:textId="3ED74CEC">
            <w:pPr>
              <w:pStyle w:val="HeaderTable"/>
            </w:pPr>
            <w:r w:rsidRPr="003A1FD8">
              <w:rPr>
                <w:rFonts w:hint="cs" w:cs="Angsana New"/>
                <w:cs/>
                <w:lang w:bidi="th-TH"/>
              </w:rPr>
              <w:t xml:space="preserve">ปุ่ม </w:t>
            </w:r>
            <w:r w:rsidRPr="003A1FD8">
              <w:rPr>
                <w:rFonts w:cs="Angsana New"/>
                <w:cs/>
                <w:lang w:bidi="th-TH"/>
              </w:rPr>
              <w:t>+</w:t>
            </w:r>
          </w:p>
        </w:tc>
        <w:tc>
          <w:tcPr>
            <w:tcW w:w="941" w:type="pct"/>
            <w:gridSpan w:val="2"/>
            <w:shd w:val="clear" w:color="auto" w:fill="FFFFFF" w:themeFill="background1"/>
          </w:tcPr>
          <w:p w:rsidR="00A67601" w:rsidRDefault="00A67601" w14:paraId="527FC4EC" w14:textId="64AEC2B6">
            <w:pPr>
              <w:pStyle w:val="HeaderTable"/>
            </w:pPr>
            <w:r>
              <w:t>Button</w:t>
            </w:r>
          </w:p>
        </w:tc>
        <w:tc>
          <w:tcPr>
            <w:tcW w:w="2936" w:type="pct"/>
            <w:shd w:val="clear" w:color="auto" w:fill="FFFFFF" w:themeFill="background1"/>
          </w:tcPr>
          <w:p w:rsidR="00A67601" w:rsidRDefault="00A67601" w14:paraId="7E775BDC" w14:textId="1F70BD2D">
            <w:pPr>
              <w:pStyle w:val="HeaderTable"/>
            </w:pPr>
            <w:r w:rsidRPr="007D14C9">
              <w:rPr>
                <w:rFonts w:cs="Angsana New"/>
                <w:cs/>
                <w:lang w:bidi="th-TH"/>
              </w:rPr>
              <w:t xml:space="preserve">เมื่อกดปุ่มให้ทำการ </w:t>
            </w:r>
            <w:r w:rsidRPr="009C3FC1">
              <w:rPr>
                <w:b w:val="0"/>
                <w:bCs/>
              </w:rPr>
              <w:t>Visible Detail Section</w:t>
            </w:r>
          </w:p>
        </w:tc>
      </w:tr>
      <w:tr w:rsidRPr="008979A8" w:rsidR="00A67601" w:rsidTr="009C3FC1" w14:paraId="41C3F053" w14:textId="77777777">
        <w:trPr>
          <w:trHeight w:val="111"/>
        </w:trPr>
        <w:tc>
          <w:tcPr>
            <w:tcW w:w="5000" w:type="pct"/>
            <w:gridSpan w:val="5"/>
            <w:shd w:val="clear" w:color="auto" w:fill="C2D69B" w:themeFill="accent3" w:themeFillTint="99"/>
          </w:tcPr>
          <w:p w:rsidRPr="00C0238F" w:rsidR="00A67601" w:rsidRDefault="00A67601" w14:paraId="3E46EB76" w14:textId="5713BA0A">
            <w:pPr>
              <w:pStyle w:val="HeaderTable"/>
            </w:pPr>
            <w:r>
              <w:t>Other Privilege Detail Section</w:t>
            </w:r>
          </w:p>
        </w:tc>
      </w:tr>
      <w:tr w:rsidRPr="008979A8" w:rsidR="00A67601" w:rsidTr="009C3FC1" w14:paraId="05B99E1F" w14:textId="77777777">
        <w:trPr>
          <w:trHeight w:val="111"/>
        </w:trPr>
        <w:tc>
          <w:tcPr>
            <w:tcW w:w="1123" w:type="pct"/>
            <w:gridSpan w:val="2"/>
          </w:tcPr>
          <w:p w:rsidR="00A67601" w:rsidRDefault="00A67601" w14:paraId="4813834C" w14:textId="50D878E3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privilegeType</w:t>
            </w:r>
          </w:p>
        </w:tc>
        <w:tc>
          <w:tcPr>
            <w:tcW w:w="941" w:type="pct"/>
            <w:gridSpan w:val="2"/>
          </w:tcPr>
          <w:p w:rsidR="00A67601" w:rsidRDefault="00A67601" w14:paraId="2FA0CDA2" w14:textId="48F167B7">
            <w:r>
              <w:t>Drop Down List</w:t>
            </w:r>
          </w:p>
        </w:tc>
        <w:tc>
          <w:tcPr>
            <w:tcW w:w="2936" w:type="pct"/>
          </w:tcPr>
          <w:p w:rsidR="00A67601" w:rsidRDefault="00A67601" w14:paraId="23EC7849" w14:textId="379102F9">
            <w:pPr>
              <w:rPr>
                <w:color w:val="FF0000"/>
              </w:rPr>
            </w:pPr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2D16F0">
              <w:rPr>
                <w:rFonts w:cs="Angsana New"/>
                <w:color w:val="FF0000"/>
                <w:cs/>
              </w:rPr>
              <w:t>*</w:t>
            </w:r>
            <w:r>
              <w:rPr>
                <w:color w:val="FF0000"/>
              </w:rPr>
              <w:t>Privilege Type</w:t>
            </w:r>
          </w:p>
          <w:p w:rsidRPr="009C3FC1" w:rsidR="00A67601" w:rsidRDefault="00A67601" w14:paraId="46FD7D38" w14:textId="6713A013">
            <w:pPr>
              <w:rPr>
                <w:color w:val="FF0000"/>
              </w:rPr>
            </w:pPr>
            <w:r>
              <w:t xml:space="preserve">List of value </w:t>
            </w:r>
            <w:r>
              <w:rPr>
                <w:rFonts w:cs="CordiaUPC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PRIVILEGE_TYPE_CONFIG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>
              <w:t>status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 xml:space="preserve">= </w:t>
            </w:r>
            <w:r>
              <w:rPr>
                <w:rFonts w:cs="CordiaUPC"/>
                <w:cs/>
              </w:rPr>
              <w:t>“</w:t>
            </w:r>
            <w:r>
              <w:rPr>
                <w:rFonts w:cs="Angsana New"/>
              </w:rPr>
              <w:t>Active</w:t>
            </w:r>
            <w:r>
              <w:rPr>
                <w:rFonts w:cs="CordiaUPC"/>
                <w:cs/>
              </w:rPr>
              <w:t>”</w:t>
            </w:r>
          </w:p>
        </w:tc>
      </w:tr>
      <w:tr w:rsidRPr="008979A8" w:rsidR="00A67601" w:rsidTr="009C3FC1" w14:paraId="326C63A9" w14:textId="77777777">
        <w:trPr>
          <w:trHeight w:val="111"/>
        </w:trPr>
        <w:tc>
          <w:tcPr>
            <w:tcW w:w="1123" w:type="pct"/>
            <w:gridSpan w:val="2"/>
          </w:tcPr>
          <w:p w:rsidR="00A67601" w:rsidRDefault="00A67601" w14:paraId="4283E97F" w14:textId="4AFAD0DB">
            <w:pPr>
              <w:rPr>
                <w:rFonts w:cs="CordiaUPC"/>
                <w:szCs w:val="36"/>
              </w:rPr>
            </w:pPr>
            <w:r>
              <w:rPr>
                <w:rFonts w:hint="cs"/>
                <w:cs/>
              </w:rPr>
              <w:t xml:space="preserve">ปุ่ม </w:t>
            </w:r>
            <w:r>
              <w:rPr>
                <w:rFonts w:cs="CordiaUPC"/>
                <w:cs/>
              </w:rPr>
              <w:t>+</w:t>
            </w:r>
          </w:p>
        </w:tc>
        <w:tc>
          <w:tcPr>
            <w:tcW w:w="941" w:type="pct"/>
            <w:gridSpan w:val="2"/>
          </w:tcPr>
          <w:p w:rsidR="00A67601" w:rsidRDefault="00A67601" w14:paraId="59A17FC8" w14:textId="132B4750">
            <w:r w:rsidRPr="000E77DA">
              <w:rPr>
                <w:b/>
                <w:bCs/>
              </w:rPr>
              <w:t>Button</w:t>
            </w:r>
          </w:p>
        </w:tc>
        <w:tc>
          <w:tcPr>
            <w:tcW w:w="2936" w:type="pct"/>
          </w:tcPr>
          <w:p w:rsidR="00A67601" w:rsidRDefault="00A67601" w14:paraId="7E5B9529" w14:textId="1BEC9D19">
            <w:r>
              <w:rPr>
                <w:rFonts w:hint="cs"/>
                <w:cs/>
              </w:rPr>
              <w:t xml:space="preserve">อยู่ด้านหลัง </w:t>
            </w:r>
            <w:r>
              <w:t xml:space="preserve">Field </w:t>
            </w:r>
            <w:r>
              <w:rPr>
                <w:rFonts w:cs="CordiaUPC"/>
                <w:szCs w:val="36"/>
              </w:rPr>
              <w:t>privilegeType</w:t>
            </w:r>
          </w:p>
          <w:p w:rsidR="00A67601" w:rsidRDefault="00A67601" w14:paraId="23B002E9" w14:textId="63415A1D">
            <w:r>
              <w:rPr>
                <w:rFonts w:hint="cs"/>
                <w:cs/>
              </w:rPr>
              <w:t xml:space="preserve">เมื่อกดปุ่มให้ทำการแสดง </w:t>
            </w:r>
            <w:r>
              <w:t xml:space="preserve">popup </w:t>
            </w:r>
            <w:r>
              <w:rPr>
                <w:rFonts w:hint="cs"/>
                <w:cs/>
              </w:rPr>
              <w:t xml:space="preserve">ที่ </w:t>
            </w:r>
            <w:r>
              <w:t xml:space="preserve">section Create </w:t>
            </w:r>
            <w:r>
              <w:rPr>
                <w:rFonts w:cs="Angsana New"/>
              </w:rPr>
              <w:t>Privilege Type</w:t>
            </w:r>
          </w:p>
        </w:tc>
      </w:tr>
      <w:tr w:rsidRPr="008979A8" w:rsidR="00A67601" w:rsidTr="009C3FC1" w14:paraId="3F9D39D6" w14:textId="77777777">
        <w:trPr>
          <w:trHeight w:val="111"/>
        </w:trPr>
        <w:tc>
          <w:tcPr>
            <w:tcW w:w="1123" w:type="pct"/>
            <w:gridSpan w:val="2"/>
          </w:tcPr>
          <w:p w:rsidRPr="003A1FD8" w:rsidR="00A67601" w:rsidRDefault="00A67601" w14:paraId="05722BA2" w14:textId="65D5E98B">
            <w:pPr>
              <w:rPr>
                <w:rFonts w:cs="CordiaUPC"/>
                <w:cs/>
              </w:rPr>
            </w:pPr>
            <w:r>
              <w:rPr>
                <w:rFonts w:cs="CordiaUPC"/>
                <w:szCs w:val="36"/>
              </w:rPr>
              <w:t>privilegeDescription</w:t>
            </w:r>
          </w:p>
        </w:tc>
        <w:tc>
          <w:tcPr>
            <w:tcW w:w="941" w:type="pct"/>
            <w:gridSpan w:val="2"/>
          </w:tcPr>
          <w:p w:rsidR="00A67601" w:rsidRDefault="00A67601" w14:paraId="098E18A7" w14:textId="77777777">
            <w:r>
              <w:t>Text Area</w:t>
            </w:r>
          </w:p>
          <w:p w:rsidR="00A67601" w:rsidRDefault="00A67601" w14:paraId="0800992E" w14:textId="4286A922">
            <w:r>
              <w:rPr>
                <w:rFonts w:cs="Angsana New"/>
                <w:cs/>
              </w:rPr>
              <w:t>(</w:t>
            </w:r>
            <w:r>
              <w:t>1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hint="cs"/>
                <w:cs/>
              </w:rPr>
              <w:t>บรรทัด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2936" w:type="pct"/>
          </w:tcPr>
          <w:p w:rsidR="00A67601" w:rsidRDefault="00A67601" w14:paraId="51B71986" w14:textId="4EB341FC">
            <w:pPr>
              <w:rPr>
                <w:color w:val="FF0000"/>
              </w:rPr>
            </w:pPr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2D16F0">
              <w:rPr>
                <w:rFonts w:cs="Angsana New"/>
                <w:color w:val="FF0000"/>
                <w:cs/>
              </w:rPr>
              <w:t>*</w:t>
            </w:r>
            <w:r>
              <w:rPr>
                <w:color w:val="FF0000"/>
              </w:rPr>
              <w:t>Privilege Description</w:t>
            </w:r>
          </w:p>
          <w:p w:rsidRPr="00264A12" w:rsidR="00A67601" w:rsidRDefault="00A67601" w14:paraId="3C9F200C" w14:textId="4A0AA3EB">
            <w:pPr>
              <w:rPr>
                <w:cs/>
              </w:rPr>
            </w:pPr>
            <w:r>
              <w:rPr>
                <w:rFonts w:cs="CordiaUPC"/>
              </w:rPr>
              <w:t xml:space="preserve">Max Length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CordiaUPC"/>
              </w:rPr>
              <w:t>255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hint="cs"/>
                <w:cs/>
              </w:rPr>
              <w:t>ตัวอักษร</w:t>
            </w:r>
          </w:p>
        </w:tc>
      </w:tr>
      <w:tr w:rsidRPr="008979A8" w:rsidR="00A67601" w:rsidTr="009C3FC1" w14:paraId="735779BD" w14:textId="77777777">
        <w:trPr>
          <w:trHeight w:val="111"/>
        </w:trPr>
        <w:tc>
          <w:tcPr>
            <w:tcW w:w="1123" w:type="pct"/>
            <w:gridSpan w:val="2"/>
          </w:tcPr>
          <w:p w:rsidRPr="003A1FD8" w:rsidR="00A67601" w:rsidRDefault="00A67601" w14:paraId="0DC0998B" w14:textId="289D3046">
            <w:pPr>
              <w:rPr>
                <w:rFonts w:cs="CordiaUPC"/>
                <w:cs/>
              </w:rPr>
            </w:pPr>
            <w:r>
              <w:t>channelToApply</w:t>
            </w:r>
          </w:p>
        </w:tc>
        <w:tc>
          <w:tcPr>
            <w:tcW w:w="941" w:type="pct"/>
            <w:gridSpan w:val="2"/>
          </w:tcPr>
          <w:p w:rsidR="00A67601" w:rsidRDefault="00A67601" w14:paraId="42F81D76" w14:textId="77777777">
            <w:pPr>
              <w:rPr>
                <w:rFonts w:cs="Angsana New"/>
              </w:rPr>
            </w:pPr>
            <w:r>
              <w:t>Text Area</w:t>
            </w:r>
          </w:p>
          <w:p w:rsidR="00A67601" w:rsidRDefault="00A67601" w14:paraId="12F0C125" w14:textId="57162F35">
            <w:r>
              <w:rPr>
                <w:rFonts w:cs="Angsana New"/>
                <w:cs/>
              </w:rPr>
              <w:t>(</w:t>
            </w:r>
            <w:r>
              <w:t>1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hint="cs"/>
                <w:cs/>
              </w:rPr>
              <w:t>บรรทัด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2936" w:type="pct"/>
          </w:tcPr>
          <w:p w:rsidR="00A67601" w:rsidRDefault="00A67601" w14:paraId="634E5AA8" w14:textId="7139B696">
            <w:pPr>
              <w:rPr>
                <w:color w:val="FF0000"/>
                <w:cs/>
              </w:rPr>
            </w:pPr>
            <w:r>
              <w:t xml:space="preserve">Label </w:t>
            </w:r>
            <w:r>
              <w:rPr>
                <w:rFonts w:cs="Angsana New"/>
                <w:cs/>
              </w:rPr>
              <w:t>: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Angsana New"/>
              </w:rPr>
              <w:t>Channel to apply</w:t>
            </w:r>
          </w:p>
          <w:p w:rsidRPr="009C3FC1" w:rsidR="00A67601" w:rsidRDefault="00A67601" w14:paraId="414446A8" w14:textId="1293C574">
            <w:pPr>
              <w:rPr>
                <w:cs/>
              </w:rPr>
            </w:pPr>
            <w:r>
              <w:rPr>
                <w:rFonts w:cs="CordiaUPC"/>
              </w:rPr>
              <w:t xml:space="preserve">Max Length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CordiaUPC"/>
              </w:rPr>
              <w:t>255</w:t>
            </w:r>
            <w:r>
              <w:rPr>
                <w:rFonts w:hint="cs"/>
                <w:cs/>
              </w:rPr>
              <w:t xml:space="preserve"> ตัวอักษร</w:t>
            </w:r>
          </w:p>
        </w:tc>
      </w:tr>
      <w:tr w:rsidRPr="008979A8" w:rsidR="00A67601" w:rsidTr="009C3FC1" w14:paraId="5263822D" w14:textId="77777777">
        <w:trPr>
          <w:trHeight w:val="111"/>
        </w:trPr>
        <w:tc>
          <w:tcPr>
            <w:tcW w:w="1123" w:type="pct"/>
            <w:gridSpan w:val="2"/>
          </w:tcPr>
          <w:p w:rsidR="00A67601" w:rsidRDefault="00A67601" w14:paraId="453FC0FD" w14:textId="2A2C1155">
            <w:r>
              <w:t>remark</w:t>
            </w:r>
          </w:p>
        </w:tc>
        <w:tc>
          <w:tcPr>
            <w:tcW w:w="941" w:type="pct"/>
            <w:gridSpan w:val="2"/>
          </w:tcPr>
          <w:p w:rsidR="00A67601" w:rsidRDefault="00A67601" w14:paraId="7DF0D473" w14:textId="77777777">
            <w:r>
              <w:t>Text Area</w:t>
            </w:r>
          </w:p>
          <w:p w:rsidR="00A67601" w:rsidRDefault="00A67601" w14:paraId="39DB70DE" w14:textId="1F36354E">
            <w:r>
              <w:rPr>
                <w:rFonts w:cs="Angsana New"/>
                <w:cs/>
              </w:rPr>
              <w:t>(</w:t>
            </w:r>
            <w:r>
              <w:t>5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hint="cs"/>
                <w:cs/>
              </w:rPr>
              <w:t>บรรทัด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2936" w:type="pct"/>
          </w:tcPr>
          <w:p w:rsidR="00A67601" w:rsidRDefault="00A67601" w14:paraId="4C569442" w14:textId="77777777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>
              <w:t>Remark</w:t>
            </w:r>
          </w:p>
          <w:p w:rsidR="00A67601" w:rsidRDefault="00A67601" w14:paraId="3285CF03" w14:textId="3834A76E">
            <w:r>
              <w:t xml:space="preserve">Max Length </w:t>
            </w:r>
            <w:r>
              <w:rPr>
                <w:rFonts w:cs="Angsana New"/>
                <w:cs/>
              </w:rPr>
              <w:t xml:space="preserve">: </w:t>
            </w:r>
            <w:r>
              <w:t xml:space="preserve">1000 </w:t>
            </w:r>
            <w:r>
              <w:rPr>
                <w:rFonts w:hint="cs"/>
                <w:cs/>
              </w:rPr>
              <w:t>ตัวอักษร</w:t>
            </w:r>
          </w:p>
        </w:tc>
      </w:tr>
      <w:tr w:rsidRPr="008979A8" w:rsidR="00A67601" w:rsidTr="009C3FC1" w14:paraId="583FC897" w14:textId="77777777">
        <w:trPr>
          <w:trHeight w:val="111"/>
        </w:trPr>
        <w:tc>
          <w:tcPr>
            <w:tcW w:w="1123" w:type="pct"/>
            <w:gridSpan w:val="2"/>
          </w:tcPr>
          <w:p w:rsidRPr="003A1FD8" w:rsidR="00A67601" w:rsidRDefault="00A67601" w14:paraId="7DE63846" w14:textId="77777777">
            <w:pPr>
              <w:rPr>
                <w:rFonts w:cs="CordiaUPC"/>
                <w:cs/>
              </w:rPr>
            </w:pPr>
            <w:r w:rsidRPr="008979A8">
              <w:rPr>
                <w:rFonts w:cs="Angsana New"/>
                <w:cs/>
              </w:rPr>
              <w:t xml:space="preserve">ปุ่ม </w:t>
            </w:r>
            <w:r w:rsidRPr="008979A8">
              <w:rPr>
                <w:rFonts w:cs="CordiaUPC"/>
              </w:rPr>
              <w:t>Add</w:t>
            </w:r>
          </w:p>
        </w:tc>
        <w:tc>
          <w:tcPr>
            <w:tcW w:w="941" w:type="pct"/>
            <w:gridSpan w:val="2"/>
          </w:tcPr>
          <w:p w:rsidR="00A67601" w:rsidRDefault="00A67601" w14:paraId="0409D5F0" w14:textId="77777777">
            <w:r w:rsidRPr="008979A8">
              <w:rPr>
                <w:rFonts w:cs="CordiaUPC"/>
              </w:rPr>
              <w:t>Button</w:t>
            </w:r>
          </w:p>
        </w:tc>
        <w:tc>
          <w:tcPr>
            <w:tcW w:w="2936" w:type="pct"/>
          </w:tcPr>
          <w:p w:rsidR="00A67601" w:rsidRDefault="00A67601" w14:paraId="0860F916" w14:textId="77777777">
            <w:pPr>
              <w:pStyle w:val="HeaderTable"/>
              <w:rPr>
                <w:b w:val="0"/>
                <w:bCs/>
                <w:lang w:bidi="th-TH"/>
              </w:rPr>
            </w:pPr>
            <w:r w:rsidRPr="008979A8">
              <w:rPr>
                <w:b w:val="0"/>
                <w:bCs/>
                <w:lang w:bidi="th-TH"/>
              </w:rPr>
              <w:t xml:space="preserve">Visible </w:t>
            </w:r>
            <w:r w:rsidRPr="008979A8">
              <w:rPr>
                <w:rFonts w:cs="Angsana New"/>
                <w:cs/>
                <w:lang w:bidi="th-TH"/>
              </w:rPr>
              <w:t>เมื่อมี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b w:val="0"/>
                <w:bCs/>
                <w:lang w:bidi="th-TH"/>
              </w:rPr>
              <w:t xml:space="preserve">Event </w:t>
            </w:r>
            <w:r w:rsidRPr="008979A8">
              <w:rPr>
                <w:rFonts w:cs="Angsana New"/>
                <w:cs/>
                <w:lang w:bidi="th-TH"/>
              </w:rPr>
              <w:t>มาจาก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b w:val="0"/>
                <w:bCs/>
                <w:lang w:bidi="th-TH"/>
              </w:rPr>
              <w:t xml:space="preserve">Table </w:t>
            </w:r>
            <w:r>
              <w:rPr>
                <w:b w:val="0"/>
                <w:bCs/>
                <w:lang w:bidi="th-TH"/>
              </w:rPr>
              <w:t>Section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rFonts w:cs="Angsana New"/>
                <w:cs/>
                <w:lang w:bidi="th-TH"/>
              </w:rPr>
              <w:t>เป็น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“</w:t>
            </w:r>
            <w:r w:rsidRPr="008979A8">
              <w:rPr>
                <w:b w:val="0"/>
                <w:bCs/>
                <w:lang w:bidi="th-TH"/>
              </w:rPr>
              <w:t>Add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>”</w:t>
            </w:r>
          </w:p>
          <w:p w:rsidR="00A67601" w:rsidRDefault="00A67601" w14:paraId="0B406A82" w14:textId="77777777">
            <w:pPr>
              <w:spacing w:before="240" w:after="0"/>
            </w:pPr>
            <w:r>
              <w:rPr>
                <w:rFonts w:hint="cs"/>
                <w:cs/>
              </w:rPr>
              <w:t>เมื่อกดปุ่ม</w:t>
            </w:r>
          </w:p>
          <w:p w:rsidR="00A67601" w:rsidRDefault="00A67601" w14:paraId="4142A277" w14:textId="77777777">
            <w:pPr>
              <w:pStyle w:val="ListParagraph"/>
              <w:numPr>
                <w:ilvl w:val="0"/>
                <w:numId w:val="4"/>
              </w:numPr>
              <w:spacing w:after="0" w:line="259" w:lineRule="auto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Validate </w:t>
            </w:r>
            <w:r>
              <w:rPr>
                <w:rFonts w:hint="cs" w:cs="Angsana New"/>
                <w:cs/>
              </w:rPr>
              <w:t>ข้อมูลในหน้าจอ</w:t>
            </w:r>
          </w:p>
          <w:p w:rsidRPr="00264A12" w:rsidR="00A67601" w:rsidRDefault="00A67601" w14:paraId="345F93A3" w14:textId="77777777">
            <w:pPr>
              <w:pStyle w:val="ListParagraph"/>
              <w:numPr>
                <w:ilvl w:val="0"/>
                <w:numId w:val="4"/>
              </w:numPr>
              <w:spacing w:after="0" w:line="259" w:lineRule="auto"/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Add </w:t>
            </w:r>
            <w:r>
              <w:rPr>
                <w:rFonts w:hint="cs" w:cs="Angsana New"/>
                <w:cs/>
              </w:rPr>
              <w:t xml:space="preserve">ข้อมูลลงในส่วนของ </w:t>
            </w:r>
            <w:r>
              <w:rPr>
                <w:rFonts w:cs="CordiaUPC"/>
              </w:rPr>
              <w:t>Table Section</w:t>
            </w:r>
          </w:p>
          <w:p w:rsidRPr="00FA0F69" w:rsidR="00A67601" w:rsidRDefault="00A67601" w14:paraId="51AF96FA" w14:textId="10BC9935">
            <w:pPr>
              <w:pStyle w:val="ListParagraph"/>
              <w:numPr>
                <w:ilvl w:val="0"/>
                <w:numId w:val="4"/>
              </w:numPr>
              <w:spacing w:after="0" w:line="259" w:lineRule="auto"/>
              <w:rPr>
                <w:cs/>
              </w:rPr>
            </w:pPr>
            <w:r w:rsidRPr="00264A12">
              <w:rPr>
                <w:rFonts w:cs="Angsana New"/>
                <w:cs/>
              </w:rPr>
              <w:t xml:space="preserve">ให้ทำการเคลียร์ค่า และ </w:t>
            </w:r>
            <w:r w:rsidRPr="00264A12">
              <w:rPr>
                <w:rFonts w:cs="CordiaUPC"/>
              </w:rPr>
              <w:t>Invisible</w:t>
            </w:r>
            <w:r w:rsidRPr="00264A12">
              <w:rPr>
                <w:rFonts w:cs="CordiaUPC"/>
                <w:cs/>
              </w:rPr>
              <w:t xml:space="preserve"> </w:t>
            </w:r>
            <w:r>
              <w:rPr>
                <w:rFonts w:cs="CordiaUPC"/>
                <w:szCs w:val="36"/>
              </w:rPr>
              <w:t xml:space="preserve">Other Privilege </w:t>
            </w:r>
            <w:r w:rsidRPr="00264A12">
              <w:rPr>
                <w:rFonts w:cs="CordiaUPC"/>
                <w:szCs w:val="36"/>
              </w:rPr>
              <w:t>Detail Section</w:t>
            </w:r>
          </w:p>
        </w:tc>
      </w:tr>
      <w:tr w:rsidRPr="008979A8" w:rsidR="00A67601" w:rsidTr="009C3FC1" w14:paraId="5EE69F15" w14:textId="77777777">
        <w:trPr>
          <w:trHeight w:val="111"/>
        </w:trPr>
        <w:tc>
          <w:tcPr>
            <w:tcW w:w="1123" w:type="pct"/>
            <w:gridSpan w:val="2"/>
          </w:tcPr>
          <w:p w:rsidRPr="003A1FD8" w:rsidR="00A67601" w:rsidRDefault="00A67601" w14:paraId="21FF258B" w14:textId="77777777">
            <w:pPr>
              <w:rPr>
                <w:rFonts w:cs="CordiaUPC"/>
                <w:cs/>
              </w:rPr>
            </w:pPr>
            <w:r w:rsidRPr="008979A8">
              <w:rPr>
                <w:rFonts w:cs="Angsana New"/>
                <w:cs/>
              </w:rPr>
              <w:t xml:space="preserve">ปุ่ม </w:t>
            </w:r>
            <w:r w:rsidRPr="008979A8">
              <w:rPr>
                <w:rFonts w:cs="CordiaUPC"/>
              </w:rPr>
              <w:t>Update</w:t>
            </w:r>
          </w:p>
        </w:tc>
        <w:tc>
          <w:tcPr>
            <w:tcW w:w="941" w:type="pct"/>
            <w:gridSpan w:val="2"/>
          </w:tcPr>
          <w:p w:rsidR="00A67601" w:rsidRDefault="00A67601" w14:paraId="5450136C" w14:textId="77777777">
            <w:r w:rsidRPr="008979A8">
              <w:rPr>
                <w:rFonts w:cs="CordiaUPC"/>
              </w:rPr>
              <w:t>Button</w:t>
            </w:r>
          </w:p>
        </w:tc>
        <w:tc>
          <w:tcPr>
            <w:tcW w:w="2936" w:type="pct"/>
          </w:tcPr>
          <w:p w:rsidR="00A67601" w:rsidRDefault="00A67601" w14:paraId="1F05EC7B" w14:textId="77777777">
            <w:pPr>
              <w:pStyle w:val="HeaderTable"/>
              <w:spacing w:line="360" w:lineRule="auto"/>
              <w:rPr>
                <w:b w:val="0"/>
                <w:bCs/>
                <w:lang w:bidi="th-TH"/>
              </w:rPr>
            </w:pPr>
            <w:r w:rsidRPr="008979A8">
              <w:rPr>
                <w:b w:val="0"/>
                <w:bCs/>
                <w:lang w:bidi="th-TH"/>
              </w:rPr>
              <w:t xml:space="preserve">Visible </w:t>
            </w:r>
            <w:r w:rsidRPr="008979A8">
              <w:rPr>
                <w:rFonts w:cs="Angsana New"/>
                <w:cs/>
                <w:lang w:bidi="th-TH"/>
              </w:rPr>
              <w:t>เมื่อมี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b w:val="0"/>
                <w:bCs/>
                <w:lang w:bidi="th-TH"/>
              </w:rPr>
              <w:t xml:space="preserve">Event </w:t>
            </w:r>
            <w:r w:rsidRPr="008979A8">
              <w:rPr>
                <w:rFonts w:cs="Angsana New"/>
                <w:cs/>
                <w:lang w:bidi="th-TH"/>
              </w:rPr>
              <w:t>มาจาก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>
              <w:rPr>
                <w:b w:val="0"/>
                <w:bCs/>
                <w:lang w:bidi="th-TH"/>
              </w:rPr>
              <w:t>Table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>
              <w:rPr>
                <w:b w:val="0"/>
                <w:bCs/>
                <w:lang w:bidi="th-TH"/>
              </w:rPr>
              <w:t>Section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rFonts w:cs="Angsana New"/>
                <w:cs/>
                <w:lang w:bidi="th-TH"/>
              </w:rPr>
              <w:t>เป็น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“</w:t>
            </w:r>
            <w:r w:rsidRPr="008979A8">
              <w:rPr>
                <w:b w:val="0"/>
                <w:bCs/>
                <w:lang w:bidi="th-TH"/>
              </w:rPr>
              <w:t>Edit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>”</w:t>
            </w:r>
          </w:p>
          <w:p w:rsidR="00A67601" w:rsidRDefault="00A67601" w14:paraId="414DE0C8" w14:textId="77777777">
            <w:pPr>
              <w:pStyle w:val="HeaderTable"/>
              <w:rPr>
                <w:lang w:bidi="th-TH"/>
              </w:rPr>
            </w:pPr>
            <w:r>
              <w:rPr>
                <w:rFonts w:hint="cs" w:cs="Angsana New"/>
                <w:cs/>
                <w:lang w:bidi="th-TH"/>
              </w:rPr>
              <w:t>เมื่อกดปุ่ม</w:t>
            </w:r>
          </w:p>
          <w:p w:rsidR="00A67601" w:rsidRDefault="00A67601" w14:paraId="63B5380A" w14:textId="77777777">
            <w:pPr>
              <w:pStyle w:val="ListParagraph"/>
              <w:numPr>
                <w:ilvl w:val="0"/>
                <w:numId w:val="6"/>
              </w:numPr>
              <w:spacing w:after="160" w:line="259" w:lineRule="auto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Validate </w:t>
            </w:r>
            <w:r>
              <w:rPr>
                <w:rFonts w:hint="cs" w:cs="Angsana New"/>
                <w:cs/>
              </w:rPr>
              <w:t>ข้อมูลในหน้าจอ</w:t>
            </w:r>
          </w:p>
          <w:p w:rsidRPr="00264A12" w:rsidR="00A67601" w:rsidRDefault="00A67601" w14:paraId="3A33BA3D" w14:textId="77777777">
            <w:pPr>
              <w:pStyle w:val="ListParagraph"/>
              <w:numPr>
                <w:ilvl w:val="0"/>
                <w:numId w:val="6"/>
              </w:numPr>
              <w:spacing w:after="160" w:line="259" w:lineRule="auto"/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Update </w:t>
            </w:r>
            <w:r>
              <w:rPr>
                <w:rFonts w:hint="cs" w:cs="Angsana New"/>
                <w:cs/>
              </w:rPr>
              <w:t xml:space="preserve">ข้อมูลลงในส่วนของ </w:t>
            </w:r>
            <w:r>
              <w:rPr>
                <w:rFonts w:cs="CordiaUPC"/>
              </w:rPr>
              <w:t xml:space="preserve">Table Section </w:t>
            </w:r>
          </w:p>
          <w:p w:rsidRPr="00FA0F69" w:rsidR="00A67601" w:rsidRDefault="00A67601" w14:paraId="6D7C917F" w14:textId="4274DAAE">
            <w:pPr>
              <w:pStyle w:val="ListParagraph"/>
              <w:numPr>
                <w:ilvl w:val="0"/>
                <w:numId w:val="6"/>
              </w:numPr>
              <w:spacing w:after="160" w:line="259" w:lineRule="auto"/>
              <w:rPr>
                <w:cs/>
              </w:rPr>
            </w:pPr>
            <w:r w:rsidRPr="00264A12">
              <w:rPr>
                <w:rFonts w:cs="Angsana New"/>
                <w:cs/>
              </w:rPr>
              <w:t xml:space="preserve">ให้ทำการเคลียร์ค่า และ </w:t>
            </w:r>
            <w:r w:rsidRPr="00264A12">
              <w:rPr>
                <w:rFonts w:cs="CordiaUPC"/>
              </w:rPr>
              <w:t>Invisible</w:t>
            </w:r>
            <w:r w:rsidRPr="00264A12">
              <w:rPr>
                <w:rFonts w:cs="CordiaUPC"/>
                <w:cs/>
              </w:rPr>
              <w:t xml:space="preserve"> </w:t>
            </w:r>
            <w:r>
              <w:rPr>
                <w:rFonts w:cs="CordiaUPC"/>
                <w:szCs w:val="36"/>
              </w:rPr>
              <w:t xml:space="preserve">Other Privilege </w:t>
            </w:r>
            <w:r w:rsidRPr="00264A12">
              <w:rPr>
                <w:rFonts w:cs="CordiaUPC"/>
                <w:szCs w:val="36"/>
              </w:rPr>
              <w:t>Detail Section</w:t>
            </w:r>
          </w:p>
        </w:tc>
      </w:tr>
      <w:tr w:rsidRPr="008979A8" w:rsidR="00A67601" w:rsidTr="009C3FC1" w14:paraId="42031F8A" w14:textId="77777777">
        <w:trPr>
          <w:trHeight w:val="111"/>
        </w:trPr>
        <w:tc>
          <w:tcPr>
            <w:tcW w:w="1123" w:type="pct"/>
            <w:gridSpan w:val="2"/>
          </w:tcPr>
          <w:p w:rsidRPr="003A1FD8" w:rsidR="00A67601" w:rsidRDefault="00A67601" w14:paraId="5071E2D6" w14:textId="77777777">
            <w:pPr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ปุ่ม </w:t>
            </w:r>
            <w:r>
              <w:rPr>
                <w:rFonts w:cs="CordiaUPC"/>
              </w:rPr>
              <w:t>Cancel</w:t>
            </w:r>
          </w:p>
        </w:tc>
        <w:tc>
          <w:tcPr>
            <w:tcW w:w="941" w:type="pct"/>
            <w:gridSpan w:val="2"/>
          </w:tcPr>
          <w:p w:rsidR="00A67601" w:rsidRDefault="00A67601" w14:paraId="3C180F66" w14:textId="77777777">
            <w:r>
              <w:rPr>
                <w:rFonts w:cs="CordiaUPC"/>
              </w:rPr>
              <w:t>Button</w:t>
            </w:r>
          </w:p>
        </w:tc>
        <w:tc>
          <w:tcPr>
            <w:tcW w:w="2936" w:type="pct"/>
          </w:tcPr>
          <w:p w:rsidRPr="007D14C9" w:rsidR="00A67601" w:rsidRDefault="00A67601" w14:paraId="021385DD" w14:textId="17F6117E">
            <w:pPr>
              <w:rPr>
                <w:rFonts w:cs="CordiaUPC"/>
                <w:cs/>
              </w:rPr>
            </w:pPr>
            <w:r>
              <w:rPr>
                <w:rFonts w:hint="cs"/>
                <w:cs/>
              </w:rPr>
              <w:t xml:space="preserve">ให้ทำการเคลียร์ค่าใน </w:t>
            </w:r>
            <w:r>
              <w:t>Detail Section</w:t>
            </w:r>
            <w:r>
              <w:rPr>
                <w:rFonts w:hint="cs"/>
                <w:cs/>
              </w:rPr>
              <w:t xml:space="preserve"> และทำการ </w:t>
            </w:r>
            <w:r>
              <w:t xml:space="preserve">Invisible </w:t>
            </w:r>
            <w:r>
              <w:rPr>
                <w:rFonts w:cs="CordiaUPC"/>
                <w:szCs w:val="36"/>
              </w:rPr>
              <w:t xml:space="preserve">Other Privilege </w:t>
            </w:r>
            <w:r>
              <w:t>Detail Section</w:t>
            </w:r>
          </w:p>
        </w:tc>
      </w:tr>
      <w:tr w:rsidRPr="008979A8" w:rsidR="00A67601" w:rsidTr="009C3FC1" w14:paraId="339E1CAF" w14:textId="77777777">
        <w:trPr>
          <w:trHeight w:val="111"/>
        </w:trPr>
        <w:tc>
          <w:tcPr>
            <w:tcW w:w="5000" w:type="pct"/>
            <w:gridSpan w:val="5"/>
            <w:shd w:val="clear" w:color="auto" w:fill="C2D69B" w:themeFill="accent3" w:themeFillTint="99"/>
          </w:tcPr>
          <w:p w:rsidRPr="007D14C9" w:rsidR="00A67601" w:rsidRDefault="00A67601" w14:paraId="0CDDCA14" w14:textId="2AAD4D2D">
            <w:pPr>
              <w:pStyle w:val="HeaderTable"/>
            </w:pPr>
            <w:r>
              <w:t>End Other Privilege Detail Section</w:t>
            </w:r>
          </w:p>
        </w:tc>
      </w:tr>
      <w:tr w:rsidRPr="008979A8" w:rsidR="00A67601" w:rsidTr="009C3FC1" w14:paraId="1946420F" w14:textId="77777777">
        <w:trPr>
          <w:trHeight w:val="111"/>
        </w:trPr>
        <w:tc>
          <w:tcPr>
            <w:tcW w:w="5000" w:type="pct"/>
            <w:gridSpan w:val="5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C2D69B" w:themeFill="accent3" w:themeFillTint="99"/>
            <w:vAlign w:val="bottom"/>
          </w:tcPr>
          <w:p w:rsidR="00A67601" w:rsidRDefault="00A67601" w14:paraId="151672FE" w14:textId="28828F22">
            <w:pPr>
              <w:pStyle w:val="HeaderTable"/>
            </w:pPr>
            <w:bookmarkStart w:name="_Hlk85393995" w:id="31"/>
            <w:r>
              <w:t>Popup Create Privilege Type Section</w:t>
            </w:r>
          </w:p>
        </w:tc>
      </w:tr>
      <w:tr w:rsidRPr="007D14C9" w:rsidR="00A67601" w:rsidTr="009C3FC1" w14:paraId="31B4664E" w14:textId="77777777">
        <w:trPr>
          <w:trHeight w:val="111"/>
        </w:trPr>
        <w:tc>
          <w:tcPr>
            <w:tcW w:w="1026" w:type="pct"/>
          </w:tcPr>
          <w:p w:rsidR="00A67601" w:rsidRDefault="00A67601" w14:paraId="4D912306" w14:textId="68D48692">
            <w:pPr>
              <w:rPr>
                <w:rFonts w:cs="Angsana New"/>
              </w:rPr>
            </w:pPr>
            <w:r>
              <w:rPr>
                <w:rFonts w:cs="Angsana New"/>
              </w:rPr>
              <w:t>newPrivilegeType</w:t>
            </w:r>
          </w:p>
        </w:tc>
        <w:tc>
          <w:tcPr>
            <w:tcW w:w="900" w:type="pct"/>
            <w:gridSpan w:val="2"/>
          </w:tcPr>
          <w:p w:rsidR="00A67601" w:rsidRDefault="00A67601" w14:paraId="53F97E36" w14:textId="65524034">
            <w:pPr>
              <w:pStyle w:val="HeaderTable"/>
            </w:pPr>
            <w:r>
              <w:t>Text Box</w:t>
            </w:r>
          </w:p>
        </w:tc>
        <w:tc>
          <w:tcPr>
            <w:tcW w:w="3074" w:type="pct"/>
            <w:gridSpan w:val="2"/>
          </w:tcPr>
          <w:p w:rsidR="00A67601" w:rsidRDefault="00A67601" w14:paraId="1F75E7BB" w14:textId="00F70818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Angsana New"/>
                <w:color w:val="FF0000"/>
                <w:cs/>
              </w:rPr>
              <w:t>*</w:t>
            </w:r>
            <w:r>
              <w:rPr>
                <w:color w:val="FF0000"/>
              </w:rPr>
              <w:t>Privilege Type</w:t>
            </w:r>
          </w:p>
          <w:p w:rsidR="00A67601" w:rsidRDefault="00A67601" w14:paraId="256BC013" w14:textId="0947A670">
            <w:r>
              <w:rPr>
                <w:rFonts w:cs="Angsana New"/>
              </w:rPr>
              <w:t xml:space="preserve">Max Length </w:t>
            </w:r>
            <w:r>
              <w:rPr>
                <w:rFonts w:cs="CordiaUPC"/>
                <w:cs/>
              </w:rPr>
              <w:t xml:space="preserve">: </w:t>
            </w:r>
            <w:r>
              <w:rPr>
                <w:rFonts w:cs="Angsana New"/>
              </w:rPr>
              <w:t>100 Characters</w:t>
            </w:r>
          </w:p>
        </w:tc>
      </w:tr>
      <w:tr w:rsidRPr="000E77DA" w:rsidR="00A67601" w:rsidTr="009C3FC1" w14:paraId="28B44DF2" w14:textId="77777777">
        <w:trPr>
          <w:trHeight w:val="111"/>
        </w:trPr>
        <w:tc>
          <w:tcPr>
            <w:tcW w:w="1026" w:type="pct"/>
          </w:tcPr>
          <w:p w:rsidR="00A67601" w:rsidRDefault="00A67601" w14:paraId="538E7E62" w14:textId="281EFF01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ปุ่ม </w:t>
            </w:r>
            <w:r>
              <w:t>Create</w:t>
            </w:r>
          </w:p>
        </w:tc>
        <w:tc>
          <w:tcPr>
            <w:tcW w:w="900" w:type="pct"/>
            <w:gridSpan w:val="2"/>
          </w:tcPr>
          <w:p w:rsidR="00A67601" w:rsidRDefault="00A67601" w14:paraId="1C9354B0" w14:textId="482984C8">
            <w:pPr>
              <w:pStyle w:val="HeaderTable"/>
            </w:pPr>
            <w:r>
              <w:t>Button</w:t>
            </w:r>
          </w:p>
        </w:tc>
        <w:tc>
          <w:tcPr>
            <w:tcW w:w="3074" w:type="pct"/>
            <w:gridSpan w:val="2"/>
          </w:tcPr>
          <w:p w:rsidR="00A67601" w:rsidRDefault="00A67601" w14:paraId="7BD7C811" w14:textId="77777777">
            <w:pPr>
              <w:spacing w:after="0"/>
              <w:rPr>
                <w:rFonts w:asciiTheme="minorBidi" w:hAnsiTheme="minorBidi"/>
              </w:rPr>
            </w:pPr>
            <w:r w:rsidRPr="00FA5291">
              <w:rPr>
                <w:rFonts w:asciiTheme="minorBidi" w:hAnsiTheme="minorBidi"/>
                <w:cs/>
              </w:rPr>
              <w:t>เมื่อกดปุ่ม</w:t>
            </w:r>
            <w:r>
              <w:rPr>
                <w:rFonts w:hint="cs" w:asciiTheme="minorBidi" w:hAnsiTheme="minorBidi"/>
                <w:cs/>
              </w:rPr>
              <w:t xml:space="preserve">ให้ทำการ </w:t>
            </w:r>
          </w:p>
          <w:p w:rsidR="00A67601" w:rsidRDefault="00A67601" w14:paraId="20232518" w14:textId="2FBF00CF">
            <w:pPr>
              <w:pStyle w:val="ListParagraph"/>
              <w:numPr>
                <w:ilvl w:val="0"/>
                <w:numId w:val="6"/>
              </w:numPr>
              <w:spacing w:after="0"/>
              <w:rPr>
                <w:rFonts w:asciiTheme="minorBidi" w:hAnsiTheme="minorBidi"/>
              </w:rPr>
            </w:pPr>
            <w:r w:rsidRPr="000E77DA">
              <w:rPr>
                <w:rFonts w:asciiTheme="minorBidi" w:hAnsiTheme="minorBidi"/>
              </w:rPr>
              <w:t xml:space="preserve">Save </w:t>
            </w:r>
            <w:r w:rsidRPr="000E77DA">
              <w:rPr>
                <w:rFonts w:asciiTheme="minorBidi" w:hAnsiTheme="minorBidi"/>
                <w:cs/>
              </w:rPr>
              <w:t xml:space="preserve">ข้อมูลลง </w:t>
            </w:r>
            <w:r>
              <w:t>PRIVILEGE_TYPE_CONFIG</w:t>
            </w:r>
          </w:p>
          <w:p w:rsidR="00A67601" w:rsidRDefault="00A67601" w14:paraId="7F52D95D" w14:textId="770D7A73">
            <w:pPr>
              <w:pStyle w:val="ListParagraph"/>
              <w:numPr>
                <w:ilvl w:val="0"/>
                <w:numId w:val="6"/>
              </w:numPr>
              <w:spacing w:after="0"/>
              <w:rPr>
                <w:rFonts w:asciiTheme="minorBidi" w:hAnsiTheme="minorBidi"/>
              </w:rPr>
            </w:pPr>
            <w:r w:rsidRPr="00FA5291">
              <w:rPr>
                <w:rFonts w:asciiTheme="minorBidi" w:hAnsiTheme="minorBidi"/>
                <w:cs/>
              </w:rPr>
              <w:t xml:space="preserve">ทำการเคลียร์ค่าใน </w:t>
            </w:r>
            <w:r>
              <w:t>Create Privilege Type Section</w:t>
            </w:r>
          </w:p>
          <w:p w:rsidR="00A67601" w:rsidRDefault="00A67601" w14:paraId="2869C836" w14:textId="6544D2FF">
            <w:pPr>
              <w:pStyle w:val="ListParagraph"/>
              <w:numPr>
                <w:ilvl w:val="0"/>
                <w:numId w:val="6"/>
              </w:numPr>
              <w:spacing w:after="0"/>
              <w:rPr>
                <w:rFonts w:asciiTheme="minorBidi" w:hAnsiTheme="minorBidi"/>
              </w:rPr>
            </w:pPr>
            <w:r w:rsidRPr="00FA5291">
              <w:rPr>
                <w:rFonts w:asciiTheme="minorBidi" w:hAnsiTheme="minorBidi"/>
                <w:cs/>
              </w:rPr>
              <w:t xml:space="preserve">ทำการ </w:t>
            </w:r>
            <w:r>
              <w:rPr>
                <w:rFonts w:hint="cs" w:asciiTheme="minorBidi" w:hAnsiTheme="minorBidi"/>
                <w:cs/>
              </w:rPr>
              <w:t xml:space="preserve">ปิด </w:t>
            </w:r>
            <w:r>
              <w:t>Popup Create Privilege Type Section</w:t>
            </w:r>
          </w:p>
          <w:p w:rsidRPr="00FA5291" w:rsidR="00A67601" w:rsidRDefault="00A67601" w14:paraId="5B24AAAB" w14:textId="24DD9FB6">
            <w:pPr>
              <w:spacing w:after="0"/>
              <w:rPr>
                <w:rFonts w:asciiTheme="minorBidi" w:hAnsiTheme="minorBidi"/>
                <w:cs/>
              </w:rPr>
            </w:pPr>
            <w:r>
              <w:rPr>
                <w:rFonts w:hint="cs" w:asciiTheme="minorBidi" w:hAnsiTheme="minorBidi"/>
                <w:cs/>
              </w:rPr>
              <w:t xml:space="preserve">ทำการ </w:t>
            </w:r>
            <w:r>
              <w:rPr>
                <w:rFonts w:asciiTheme="minorBidi" w:hAnsiTheme="minorBidi"/>
              </w:rPr>
              <w:t xml:space="preserve">Default </w:t>
            </w:r>
            <w:r>
              <w:rPr>
                <w:rFonts w:hint="cs" w:asciiTheme="minorBidi" w:hAnsiTheme="minorBidi"/>
                <w:cs/>
              </w:rPr>
              <w:t xml:space="preserve">ค่าที่ </w:t>
            </w:r>
            <w:r>
              <w:rPr>
                <w:rFonts w:asciiTheme="minorBidi" w:hAnsiTheme="minorBidi"/>
              </w:rPr>
              <w:t xml:space="preserve">Create </w:t>
            </w:r>
            <w:r>
              <w:rPr>
                <w:rFonts w:hint="cs" w:asciiTheme="minorBidi" w:hAnsiTheme="minorBidi"/>
                <w:cs/>
              </w:rPr>
              <w:t>มาที่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cs="CordiaUPC"/>
                <w:szCs w:val="36"/>
              </w:rPr>
              <w:t>privilegeType</w:t>
            </w:r>
          </w:p>
        </w:tc>
      </w:tr>
      <w:tr w:rsidRPr="0001018F" w:rsidR="00A67601" w:rsidTr="009C3FC1" w14:paraId="74409880" w14:textId="77777777">
        <w:trPr>
          <w:trHeight w:val="111"/>
        </w:trPr>
        <w:tc>
          <w:tcPr>
            <w:tcW w:w="1026" w:type="pct"/>
          </w:tcPr>
          <w:p w:rsidR="00A67601" w:rsidRDefault="00A67601" w14:paraId="27E2DEBA" w14:textId="6D2760B5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ปุ่ม </w:t>
            </w:r>
            <w:r>
              <w:t>Cancel</w:t>
            </w:r>
          </w:p>
        </w:tc>
        <w:tc>
          <w:tcPr>
            <w:tcW w:w="900" w:type="pct"/>
            <w:gridSpan w:val="2"/>
          </w:tcPr>
          <w:p w:rsidR="00A67601" w:rsidRDefault="00A67601" w14:paraId="458741D0" w14:textId="1AB5E37C">
            <w:pPr>
              <w:pStyle w:val="HeaderTable"/>
            </w:pPr>
            <w:r>
              <w:t>Button</w:t>
            </w:r>
          </w:p>
        </w:tc>
        <w:tc>
          <w:tcPr>
            <w:tcW w:w="3074" w:type="pct"/>
            <w:gridSpan w:val="2"/>
          </w:tcPr>
          <w:p w:rsidRPr="00FA5291" w:rsidR="00A67601" w:rsidRDefault="00A67601" w14:paraId="70F4A3E6" w14:textId="06589683">
            <w:pPr>
              <w:spacing w:after="0"/>
              <w:rPr>
                <w:rFonts w:asciiTheme="minorBidi" w:hAnsiTheme="minorBidi"/>
                <w:cs/>
              </w:rPr>
            </w:pPr>
            <w:r w:rsidRPr="00FA5291">
              <w:rPr>
                <w:rFonts w:asciiTheme="minorBidi" w:hAnsiTheme="minorBidi"/>
                <w:cs/>
              </w:rPr>
              <w:t>เมื่อกดปุ่ม</w:t>
            </w:r>
            <w:r>
              <w:rPr>
                <w:rFonts w:cs="Cordia New" w:asciiTheme="minorBidi" w:hAnsiTheme="minorBidi"/>
                <w:cs/>
              </w:rPr>
              <w:t xml:space="preserve"> </w:t>
            </w:r>
            <w:r w:rsidRPr="00FA5291">
              <w:rPr>
                <w:rFonts w:asciiTheme="minorBidi" w:hAnsiTheme="minorBidi"/>
                <w:cs/>
              </w:rPr>
              <w:t xml:space="preserve">ให้ทำการเคลียร์ค่าใน </w:t>
            </w:r>
            <w:r>
              <w:t xml:space="preserve">Create </w:t>
            </w:r>
            <w:r>
              <w:rPr>
                <w:rFonts w:asciiTheme="minorBidi" w:hAnsiTheme="minorBidi"/>
              </w:rPr>
              <w:t>Popup</w:t>
            </w:r>
            <w:r w:rsidRPr="00FA5291">
              <w:rPr>
                <w:rFonts w:cs="Cordia New" w:asciiTheme="minorBidi" w:hAnsiTheme="minorBidi"/>
                <w:cs/>
              </w:rPr>
              <w:t xml:space="preserve"> </w:t>
            </w:r>
            <w:r>
              <w:t>Privilege Type Section</w:t>
            </w:r>
            <w:r w:rsidRPr="00FA5291">
              <w:rPr>
                <w:rFonts w:asciiTheme="minorBidi" w:hAnsiTheme="minorBidi"/>
                <w:cs/>
              </w:rPr>
              <w:t xml:space="preserve"> และทำการ </w:t>
            </w:r>
            <w:r>
              <w:rPr>
                <w:rFonts w:hint="cs" w:asciiTheme="minorBidi" w:hAnsiTheme="minorBidi"/>
                <w:cs/>
              </w:rPr>
              <w:t xml:space="preserve">ปิด </w:t>
            </w:r>
            <w:r>
              <w:rPr>
                <w:rFonts w:asciiTheme="minorBidi" w:hAnsiTheme="minorBidi"/>
              </w:rPr>
              <w:t>Popup</w:t>
            </w:r>
            <w:r w:rsidRPr="00FA5291">
              <w:rPr>
                <w:rFonts w:cs="Cordia New" w:asciiTheme="minorBidi" w:hAnsiTheme="minorBidi"/>
                <w:cs/>
              </w:rPr>
              <w:t xml:space="preserve"> </w:t>
            </w:r>
            <w:r>
              <w:t>Create Privilege Type</w:t>
            </w:r>
          </w:p>
        </w:tc>
      </w:tr>
      <w:tr w:rsidRPr="007D14C9" w:rsidR="00A67601" w:rsidTr="009C3FC1" w14:paraId="469278B4" w14:textId="77777777">
        <w:trPr>
          <w:trHeight w:val="111"/>
        </w:trPr>
        <w:tc>
          <w:tcPr>
            <w:tcW w:w="5000" w:type="pct"/>
            <w:gridSpan w:val="5"/>
            <w:shd w:val="clear" w:color="auto" w:fill="C2D69B" w:themeFill="accent3" w:themeFillTint="99"/>
          </w:tcPr>
          <w:p w:rsidR="00A67601" w:rsidRDefault="00A67601" w14:paraId="07A1003A" w14:textId="3B37F16C">
            <w:pPr>
              <w:pStyle w:val="HeaderTable"/>
            </w:pPr>
            <w:r>
              <w:t xml:space="preserve">End </w:t>
            </w:r>
            <w:r w:rsidR="00304758">
              <w:t xml:space="preserve"> Popup Create Privilege Type Section</w:t>
            </w:r>
          </w:p>
        </w:tc>
      </w:tr>
    </w:tbl>
    <w:bookmarkEnd w:id="31"/>
    <w:p w:rsidR="00323BD2" w:rsidP="009C3FC1" w:rsidRDefault="00A67601" w14:paraId="21BCF53A" w14:textId="1FFE310D">
      <w:pPr>
        <w:pStyle w:val="Heading3"/>
        <w:numPr>
          <w:ilvl w:val="0"/>
          <w:numId w:val="405"/>
        </w:numPr>
        <w:rPr>
          <w:rFonts w:ascii="CordiaUPC" w:hAnsi="CordiaUPC" w:cs="CordiaUPC"/>
          <w:sz w:val="32"/>
          <w:szCs w:val="32"/>
        </w:rPr>
      </w:pPr>
      <w:r>
        <w:rPr>
          <w:rFonts w:ascii="CordiaUPC" w:hAnsi="CordiaUPC" w:cs="CordiaUPC"/>
          <w:sz w:val="32"/>
          <w:szCs w:val="32"/>
        </w:rPr>
        <w:br w:type="textWrapping" w:clear="all"/>
      </w:r>
      <w:r w:rsidRPr="008979A8" w:rsidR="00323BD2">
        <w:rPr>
          <w:rFonts w:ascii="CordiaUPC" w:hAnsi="CordiaUPC" w:cs="CordiaUPC"/>
          <w:sz w:val="32"/>
          <w:szCs w:val="32"/>
        </w:rPr>
        <w:t>Script Validation</w:t>
      </w:r>
    </w:p>
    <w:tbl>
      <w:tblPr>
        <w:tblW w:w="4965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386"/>
        <w:gridCol w:w="2895"/>
        <w:gridCol w:w="3313"/>
        <w:gridCol w:w="1359"/>
      </w:tblGrid>
      <w:tr w:rsidRPr="008979A8" w:rsidR="00323BD2" w:rsidTr="009D5E7E" w14:paraId="66AF6A67" w14:textId="77777777">
        <w:trPr>
          <w:cantSplit/>
          <w:tblHeader/>
        </w:trPr>
        <w:tc>
          <w:tcPr>
            <w:tcW w:w="774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323BD2" w:rsidP="00323BD2" w:rsidRDefault="00323BD2" w14:paraId="691875A7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Error Code</w:t>
            </w:r>
          </w:p>
        </w:tc>
        <w:tc>
          <w:tcPr>
            <w:tcW w:w="1617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323BD2" w:rsidP="00323BD2" w:rsidRDefault="00323BD2" w14:paraId="6A6681B9" w14:textId="77777777">
            <w:pPr>
              <w:rPr>
                <w:rFonts w:cs="CordiaUPC"/>
                <w:b/>
                <w:bCs/>
              </w:rPr>
            </w:pPr>
            <w:r>
              <w:rPr>
                <w:rFonts w:cs="CordiaUPC"/>
                <w:b/>
                <w:bCs/>
              </w:rPr>
              <w:t xml:space="preserve">Error Message </w:t>
            </w:r>
          </w:p>
        </w:tc>
        <w:tc>
          <w:tcPr>
            <w:tcW w:w="1850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323BD2" w:rsidP="00323BD2" w:rsidRDefault="00323BD2" w14:paraId="798B9249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Logic</w:t>
            </w:r>
          </w:p>
        </w:tc>
        <w:tc>
          <w:tcPr>
            <w:tcW w:w="759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323BD2" w:rsidP="00323BD2" w:rsidRDefault="00323BD2" w14:paraId="7A77F2ED" w14:textId="77777777">
            <w:pPr>
              <w:rPr>
                <w:rFonts w:cs="CordiaUPC"/>
                <w:b/>
                <w:bCs/>
              </w:rPr>
            </w:pPr>
            <w:r>
              <w:rPr>
                <w:rFonts w:cs="CordiaUPC"/>
                <w:b/>
                <w:bCs/>
              </w:rPr>
              <w:t>Submit Call</w:t>
            </w:r>
          </w:p>
        </w:tc>
      </w:tr>
      <w:tr w:rsidR="00323BD2" w:rsidTr="009D5E7E" w14:paraId="2E054B9D" w14:textId="77777777">
        <w:tc>
          <w:tcPr>
            <w:tcW w:w="5000" w:type="pct"/>
            <w:gridSpan w:val="4"/>
            <w:shd w:val="clear" w:color="auto" w:fill="C2D69B" w:themeFill="accent3" w:themeFillTint="99"/>
          </w:tcPr>
          <w:p w:rsidR="00323BD2" w:rsidP="00323BD2" w:rsidRDefault="009D5E7E" w14:paraId="355C390C" w14:textId="27A449A5">
            <w:pPr>
              <w:pStyle w:val="HeaderTable"/>
            </w:pPr>
            <w:r>
              <w:t xml:space="preserve">Other Privilege </w:t>
            </w:r>
            <w:r w:rsidR="00323BD2">
              <w:t>Detail</w:t>
            </w:r>
            <w:r>
              <w:t xml:space="preserve"> Section</w:t>
            </w:r>
          </w:p>
        </w:tc>
      </w:tr>
      <w:tr w:rsidR="00A67601" w:rsidTr="009D5E7E" w14:paraId="4A082F67" w14:textId="77777777">
        <w:tc>
          <w:tcPr>
            <w:tcW w:w="774" w:type="pct"/>
          </w:tcPr>
          <w:p w:rsidR="00A67601" w:rsidP="00A67601" w:rsidRDefault="00A67601" w14:paraId="7DE76F16" w14:textId="2C62FC9D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>00001</w:t>
            </w:r>
          </w:p>
        </w:tc>
        <w:tc>
          <w:tcPr>
            <w:tcW w:w="1617" w:type="pct"/>
          </w:tcPr>
          <w:p w:rsidRPr="00DE7D2F" w:rsidR="00A67601" w:rsidP="00A67601" w:rsidRDefault="00A67601" w14:paraId="329D929C" w14:textId="4F55CF4A">
            <w:r w:rsidRPr="00FB242F">
              <w:t xml:space="preserve">Privilege </w:t>
            </w:r>
            <w:r>
              <w:t>Type</w:t>
            </w:r>
            <w:r w:rsidRPr="00DE7D2F">
              <w:rPr>
                <w:rFonts w:cs="CordiaUPC"/>
                <w:cs/>
              </w:rPr>
              <w:t xml:space="preserve"> </w:t>
            </w:r>
            <w:r>
              <w:t>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50" w:type="pct"/>
          </w:tcPr>
          <w:p w:rsidR="00A67601" w:rsidP="00A67601" w:rsidRDefault="00A67601" w14:paraId="620E28A3" w14:textId="45305EA0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privilegeType</w:t>
            </w:r>
            <w:r>
              <w:rPr>
                <w:rFonts w:hint="cs" w:cs="Angsana New"/>
                <w:cs/>
              </w:rPr>
              <w:t xml:space="preserve"> จะต้องเป็น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59" w:type="pct"/>
          </w:tcPr>
          <w:p w:rsidR="00A67601" w:rsidP="00A67601" w:rsidRDefault="00A67601" w14:paraId="5439D75F" w14:textId="77777777">
            <w:pPr>
              <w:rPr>
                <w:rFonts w:cs="CordiaUPC"/>
                <w:szCs w:val="36"/>
              </w:rPr>
            </w:pPr>
          </w:p>
        </w:tc>
      </w:tr>
      <w:tr w:rsidR="00A67601" w:rsidTr="009D5E7E" w14:paraId="03DE7AAF" w14:textId="77777777">
        <w:tc>
          <w:tcPr>
            <w:tcW w:w="774" w:type="pct"/>
          </w:tcPr>
          <w:p w:rsidRPr="005066B0" w:rsidR="00A67601" w:rsidP="00A67601" w:rsidRDefault="00A67601" w14:paraId="1C32A01A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>00001</w:t>
            </w:r>
          </w:p>
        </w:tc>
        <w:tc>
          <w:tcPr>
            <w:tcW w:w="1617" w:type="pct"/>
          </w:tcPr>
          <w:p w:rsidR="00A67601" w:rsidP="00A67601" w:rsidRDefault="00A67601" w14:paraId="5D34C5A8" w14:textId="1A2D9043">
            <w:pPr>
              <w:rPr>
                <w:rFonts w:cs="CordiaUPC"/>
              </w:rPr>
            </w:pPr>
            <w:r w:rsidRPr="009C3FC1">
              <w:t>Privilege Description</w:t>
            </w:r>
            <w:r w:rsidRPr="00DE7D2F">
              <w:rPr>
                <w:rFonts w:cs="CordiaUPC"/>
                <w:cs/>
              </w:rPr>
              <w:t xml:space="preserve"> </w:t>
            </w:r>
            <w:r>
              <w:t>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50" w:type="pct"/>
          </w:tcPr>
          <w:p w:rsidR="00A67601" w:rsidP="00A67601" w:rsidRDefault="00A67601" w14:paraId="4C8FB16C" w14:textId="1946AA76">
            <w:pPr>
              <w:rPr>
                <w:rFonts w:cs="CordiaUPC"/>
              </w:rPr>
            </w:pPr>
            <w:r>
              <w:rPr>
                <w:rFonts w:cs="CordiaUPC"/>
                <w:szCs w:val="36"/>
              </w:rPr>
              <w:t>privilegeDescription</w:t>
            </w:r>
            <w:r>
              <w:rPr>
                <w:rFonts w:hint="cs" w:cs="Angsana New"/>
                <w:cs/>
              </w:rPr>
              <w:t xml:space="preserve"> จะต้องเป็น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59" w:type="pct"/>
          </w:tcPr>
          <w:p w:rsidR="00A67601" w:rsidP="00A67601" w:rsidRDefault="00A67601" w14:paraId="3F964B95" w14:textId="77777777">
            <w:pPr>
              <w:rPr>
                <w:rFonts w:cs="CordiaUPC"/>
                <w:szCs w:val="36"/>
              </w:rPr>
            </w:pPr>
          </w:p>
        </w:tc>
      </w:tr>
      <w:tr w:rsidR="006B4A7D" w:rsidTr="009D5E7E" w14:paraId="43BABF5B" w14:textId="77777777">
        <w:tc>
          <w:tcPr>
            <w:tcW w:w="774" w:type="pct"/>
          </w:tcPr>
          <w:p w:rsidR="006B4A7D" w:rsidP="006B4A7D" w:rsidRDefault="006B4A7D" w14:paraId="2D747BDE" w14:textId="74882562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>
              <w:t>00025</w:t>
            </w:r>
          </w:p>
        </w:tc>
        <w:tc>
          <w:tcPr>
            <w:tcW w:w="1617" w:type="pct"/>
          </w:tcPr>
          <w:p w:rsidRPr="009C3FC1" w:rsidR="006B4A7D" w:rsidP="006B4A7D" w:rsidRDefault="006B4A7D" w14:paraId="68C0D08F" w14:textId="260F1D49">
            <w:r w:rsidRPr="00642255">
              <w:t>Privilege Description</w:t>
            </w:r>
            <w:r w:rsidRPr="00DE7D2F">
              <w:rPr>
                <w:rFonts w:cs="CordiaUPC"/>
                <w:cs/>
              </w:rPr>
              <w:t xml:space="preserve"> </w:t>
            </w:r>
            <w:r>
              <w:t>can</w:t>
            </w:r>
            <w:r w:rsidRPr="00755E0A">
              <w:t>not</w:t>
            </w:r>
            <w:r>
              <w:t xml:space="preserve"> contain Double Space and Start or End with</w:t>
            </w:r>
            <w:r>
              <w:rPr>
                <w:rFonts w:hint="cs"/>
                <w:cs/>
              </w:rPr>
              <w:t xml:space="preserve"> </w:t>
            </w:r>
            <w:r>
              <w:t>Space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50" w:type="pct"/>
          </w:tcPr>
          <w:p w:rsidR="006B4A7D" w:rsidP="006B4A7D" w:rsidRDefault="006B4A7D" w14:paraId="480DE0C8" w14:textId="2CE33696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privilegeDescription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>จะไม่สามารถมี</w:t>
            </w:r>
            <w:r>
              <w:t xml:space="preserve"> Space</w:t>
            </w:r>
            <w:r>
              <w:rPr>
                <w:rFonts w:hint="cs"/>
                <w:cs/>
              </w:rPr>
              <w:t xml:space="preserve">ติดกัน </w:t>
            </w:r>
            <w:r>
              <w:rPr>
                <w:cs/>
              </w:rPr>
              <w:t xml:space="preserve">และขึ้นต้นด้วย </w:t>
            </w:r>
            <w:r>
              <w:t>Space</w:t>
            </w:r>
            <w:r>
              <w:rPr>
                <w:rFonts w:hint="cs"/>
                <w:cs/>
              </w:rPr>
              <w:t xml:space="preserve"> และ </w:t>
            </w:r>
            <w:r>
              <w:t xml:space="preserve">Space </w:t>
            </w:r>
            <w:r>
              <w:rPr>
                <w:rFonts w:hint="cs"/>
                <w:cs/>
              </w:rPr>
              <w:t>ตัวสุดท้าย</w:t>
            </w:r>
          </w:p>
        </w:tc>
        <w:tc>
          <w:tcPr>
            <w:tcW w:w="759" w:type="pct"/>
          </w:tcPr>
          <w:p w:rsidR="006B4A7D" w:rsidP="006B4A7D" w:rsidRDefault="006B4A7D" w14:paraId="57752289" w14:textId="77777777">
            <w:pPr>
              <w:rPr>
                <w:rFonts w:cs="CordiaUPC"/>
                <w:szCs w:val="36"/>
              </w:rPr>
            </w:pPr>
          </w:p>
        </w:tc>
      </w:tr>
      <w:tr w:rsidR="006B4A7D" w:rsidTr="009D5E7E" w14:paraId="64CD82AD" w14:textId="77777777">
        <w:tc>
          <w:tcPr>
            <w:tcW w:w="774" w:type="pct"/>
          </w:tcPr>
          <w:p w:rsidR="006B4A7D" w:rsidP="006B4A7D" w:rsidRDefault="006B4A7D" w14:paraId="654C8F82" w14:textId="23B1F3C2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>
              <w:t>00025</w:t>
            </w:r>
          </w:p>
        </w:tc>
        <w:tc>
          <w:tcPr>
            <w:tcW w:w="1617" w:type="pct"/>
          </w:tcPr>
          <w:p w:rsidRPr="009C3FC1" w:rsidR="006B4A7D" w:rsidP="006B4A7D" w:rsidRDefault="006B4A7D" w14:paraId="452A5C4C" w14:textId="7CE11617">
            <w:r>
              <w:rPr>
                <w:rFonts w:cs="Angsana New"/>
              </w:rPr>
              <w:t>Channel to apply</w:t>
            </w:r>
            <w:r w:rsidRPr="00DE7D2F">
              <w:rPr>
                <w:rFonts w:cs="CordiaUPC"/>
                <w:cs/>
              </w:rPr>
              <w:t xml:space="preserve"> </w:t>
            </w:r>
            <w:r>
              <w:t>can</w:t>
            </w:r>
            <w:r w:rsidRPr="00755E0A">
              <w:t>not</w:t>
            </w:r>
            <w:r>
              <w:t xml:space="preserve"> contain Double Space and Start or End with</w:t>
            </w:r>
            <w:r>
              <w:rPr>
                <w:rFonts w:hint="cs"/>
                <w:cs/>
              </w:rPr>
              <w:t xml:space="preserve"> </w:t>
            </w:r>
            <w:r>
              <w:t>Space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50" w:type="pct"/>
          </w:tcPr>
          <w:p w:rsidR="006B4A7D" w:rsidP="006B4A7D" w:rsidRDefault="006B4A7D" w14:paraId="0523A2EF" w14:textId="62196E88">
            <w:pPr>
              <w:rPr>
                <w:rFonts w:cs="CordiaUPC"/>
                <w:szCs w:val="36"/>
              </w:rPr>
            </w:pPr>
            <w:r>
              <w:t>channelToApply</w:t>
            </w:r>
            <w:r>
              <w:rPr>
                <w:rFonts w:hint="cs"/>
                <w:cs/>
              </w:rPr>
              <w:t xml:space="preserve"> จะไม่สามารถมี</w:t>
            </w:r>
            <w:r>
              <w:t xml:space="preserve"> Space</w:t>
            </w:r>
            <w:r>
              <w:rPr>
                <w:rFonts w:hint="cs"/>
                <w:cs/>
              </w:rPr>
              <w:t xml:space="preserve">ติดกัน </w:t>
            </w:r>
            <w:r>
              <w:rPr>
                <w:cs/>
              </w:rPr>
              <w:t xml:space="preserve">และขึ้นต้นด้วย </w:t>
            </w:r>
            <w:r>
              <w:t>Space</w:t>
            </w:r>
            <w:r>
              <w:rPr>
                <w:rFonts w:hint="cs"/>
                <w:cs/>
              </w:rPr>
              <w:t xml:space="preserve"> และ </w:t>
            </w:r>
            <w:r>
              <w:t xml:space="preserve">Space </w:t>
            </w:r>
            <w:r>
              <w:rPr>
                <w:rFonts w:hint="cs"/>
                <w:cs/>
              </w:rPr>
              <w:t>ตัวสุดท้าย</w:t>
            </w:r>
          </w:p>
        </w:tc>
        <w:tc>
          <w:tcPr>
            <w:tcW w:w="759" w:type="pct"/>
          </w:tcPr>
          <w:p w:rsidR="006B4A7D" w:rsidP="006B4A7D" w:rsidRDefault="006B4A7D" w14:paraId="432E5DB3" w14:textId="77777777">
            <w:pPr>
              <w:rPr>
                <w:rFonts w:cs="CordiaUPC"/>
                <w:szCs w:val="36"/>
              </w:rPr>
            </w:pPr>
          </w:p>
        </w:tc>
      </w:tr>
      <w:tr w:rsidR="006B4A7D" w:rsidTr="009D5E7E" w14:paraId="6953CC87" w14:textId="77777777">
        <w:tc>
          <w:tcPr>
            <w:tcW w:w="774" w:type="pct"/>
          </w:tcPr>
          <w:p w:rsidR="006B4A7D" w:rsidP="006B4A7D" w:rsidRDefault="006B4A7D" w14:paraId="3B1B2135" w14:textId="04B2531E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>
              <w:t>00025</w:t>
            </w:r>
          </w:p>
        </w:tc>
        <w:tc>
          <w:tcPr>
            <w:tcW w:w="1617" w:type="pct"/>
          </w:tcPr>
          <w:p w:rsidRPr="009C3FC1" w:rsidR="006B4A7D" w:rsidP="006B4A7D" w:rsidRDefault="006B4A7D" w14:paraId="1AD5B97C" w14:textId="482B551A">
            <w:r>
              <w:t>Remark</w:t>
            </w:r>
            <w:r w:rsidRPr="00DE7D2F">
              <w:rPr>
                <w:rFonts w:cs="CordiaUPC"/>
                <w:cs/>
              </w:rPr>
              <w:t xml:space="preserve"> </w:t>
            </w:r>
            <w:r>
              <w:t>can</w:t>
            </w:r>
            <w:r w:rsidRPr="00755E0A">
              <w:t>not</w:t>
            </w:r>
            <w:r>
              <w:t xml:space="preserve"> contain Double Space and Start or End with</w:t>
            </w:r>
            <w:r>
              <w:rPr>
                <w:rFonts w:hint="cs"/>
                <w:cs/>
              </w:rPr>
              <w:t xml:space="preserve"> </w:t>
            </w:r>
            <w:r>
              <w:t>Space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50" w:type="pct"/>
          </w:tcPr>
          <w:p w:rsidR="006B4A7D" w:rsidP="006B4A7D" w:rsidRDefault="006B4A7D" w14:paraId="14398B9D" w14:textId="416CB0EB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remark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>จะไม่สามารถมี</w:t>
            </w:r>
            <w:r>
              <w:t xml:space="preserve"> Space</w:t>
            </w:r>
            <w:r>
              <w:rPr>
                <w:rFonts w:hint="cs"/>
                <w:cs/>
              </w:rPr>
              <w:t xml:space="preserve">ติดกัน </w:t>
            </w:r>
            <w:r>
              <w:rPr>
                <w:cs/>
              </w:rPr>
              <w:t xml:space="preserve">และขึ้นต้นด้วย </w:t>
            </w:r>
            <w:r>
              <w:t>Space</w:t>
            </w:r>
            <w:r>
              <w:rPr>
                <w:rFonts w:hint="cs"/>
                <w:cs/>
              </w:rPr>
              <w:t xml:space="preserve"> และ </w:t>
            </w:r>
            <w:r>
              <w:t xml:space="preserve">Space </w:t>
            </w:r>
            <w:r>
              <w:rPr>
                <w:rFonts w:hint="cs"/>
                <w:cs/>
              </w:rPr>
              <w:t>ตัวสุดท้าย</w:t>
            </w:r>
          </w:p>
        </w:tc>
        <w:tc>
          <w:tcPr>
            <w:tcW w:w="759" w:type="pct"/>
          </w:tcPr>
          <w:p w:rsidR="006B4A7D" w:rsidP="006B4A7D" w:rsidRDefault="006B4A7D" w14:paraId="7EADB709" w14:textId="77777777">
            <w:pPr>
              <w:rPr>
                <w:rFonts w:cs="CordiaUPC"/>
                <w:szCs w:val="36"/>
              </w:rPr>
            </w:pPr>
          </w:p>
        </w:tc>
      </w:tr>
      <w:tr w:rsidR="006B4A7D" w:rsidTr="009D5E7E" w14:paraId="0F48E596" w14:textId="77777777">
        <w:tc>
          <w:tcPr>
            <w:tcW w:w="5000" w:type="pct"/>
            <w:gridSpan w:val="4"/>
            <w:shd w:val="clear" w:color="auto" w:fill="C2D69B" w:themeFill="accent3" w:themeFillTint="99"/>
          </w:tcPr>
          <w:p w:rsidR="006B4A7D" w:rsidP="006B4A7D" w:rsidRDefault="006B4A7D" w14:paraId="0915401A" w14:textId="63AB3488">
            <w:pPr>
              <w:pStyle w:val="HeaderTable"/>
            </w:pPr>
            <w:r>
              <w:t>End Other Privilege Detail Section</w:t>
            </w:r>
          </w:p>
        </w:tc>
      </w:tr>
      <w:tr w:rsidR="006B4A7D" w:rsidTr="009D5E7E" w14:paraId="43363CC2" w14:textId="77777777">
        <w:tc>
          <w:tcPr>
            <w:tcW w:w="5000" w:type="pct"/>
            <w:gridSpan w:val="4"/>
            <w:shd w:val="clear" w:color="auto" w:fill="C2D69B" w:themeFill="accent3" w:themeFillTint="99"/>
          </w:tcPr>
          <w:p w:rsidR="006B4A7D" w:rsidP="006B4A7D" w:rsidRDefault="006B4A7D" w14:paraId="0B0112AD" w14:textId="12C5A403">
            <w:pPr>
              <w:pStyle w:val="HeaderTable"/>
            </w:pPr>
            <w:bookmarkStart w:name="_Hlk85393874" w:id="32"/>
            <w:bookmarkStart w:name="_Hlk85394146" w:id="33"/>
            <w:r>
              <w:t>Popup Create Privilege Type Section</w:t>
            </w:r>
          </w:p>
        </w:tc>
      </w:tr>
      <w:bookmarkEnd w:id="32"/>
      <w:tr w:rsidR="006B4A7D" w:rsidTr="009024D8" w14:paraId="4F1F8867" w14:textId="77777777">
        <w:tc>
          <w:tcPr>
            <w:tcW w:w="774" w:type="pct"/>
          </w:tcPr>
          <w:p w:rsidRPr="005066B0" w:rsidR="006B4A7D" w:rsidP="006B4A7D" w:rsidRDefault="006B4A7D" w14:paraId="7E9812C6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>00001</w:t>
            </w:r>
          </w:p>
        </w:tc>
        <w:tc>
          <w:tcPr>
            <w:tcW w:w="1617" w:type="pct"/>
          </w:tcPr>
          <w:p w:rsidR="006B4A7D" w:rsidP="006B4A7D" w:rsidRDefault="006B4A7D" w14:paraId="2B15299F" w14:textId="117F1750">
            <w:pPr>
              <w:rPr>
                <w:rFonts w:cs="CordiaUPC"/>
              </w:rPr>
            </w:pPr>
            <w:r w:rsidRPr="00FB242F">
              <w:t xml:space="preserve">Privilege </w:t>
            </w:r>
            <w:r>
              <w:t>Type</w:t>
            </w:r>
            <w:r w:rsidRPr="00DE7D2F">
              <w:rPr>
                <w:rFonts w:cs="CordiaUPC"/>
                <w:cs/>
              </w:rPr>
              <w:t xml:space="preserve"> </w:t>
            </w:r>
            <w:r>
              <w:t>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50" w:type="pct"/>
          </w:tcPr>
          <w:p w:rsidR="006B4A7D" w:rsidP="006B4A7D" w:rsidRDefault="006B4A7D" w14:paraId="65EA7D9E" w14:textId="6F3B64D2">
            <w:pPr>
              <w:rPr>
                <w:rFonts w:cs="CordiaUPC"/>
              </w:rPr>
            </w:pPr>
            <w:r>
              <w:rPr>
                <w:rFonts w:cs="CordiaUPC"/>
                <w:szCs w:val="36"/>
              </w:rPr>
              <w:t>newPrivilegeType</w:t>
            </w:r>
            <w:r>
              <w:rPr>
                <w:rFonts w:hint="cs" w:cs="Angsana New"/>
                <w:cs/>
              </w:rPr>
              <w:t xml:space="preserve"> จะต้องเป็น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59" w:type="pct"/>
          </w:tcPr>
          <w:p w:rsidR="006B4A7D" w:rsidP="006B4A7D" w:rsidRDefault="006B4A7D" w14:paraId="6FE213D3" w14:textId="77777777">
            <w:pPr>
              <w:rPr>
                <w:rFonts w:cs="CordiaUPC"/>
                <w:szCs w:val="36"/>
              </w:rPr>
            </w:pPr>
          </w:p>
        </w:tc>
      </w:tr>
      <w:tr w:rsidR="006B4A7D" w:rsidTr="009024D8" w14:paraId="64495BD9" w14:textId="77777777">
        <w:tc>
          <w:tcPr>
            <w:tcW w:w="774" w:type="pct"/>
          </w:tcPr>
          <w:p w:rsidR="006B4A7D" w:rsidP="006B4A7D" w:rsidRDefault="006B4A7D" w14:paraId="3E9BB871" w14:textId="4B1FD450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>
              <w:t>00003</w:t>
            </w:r>
          </w:p>
        </w:tc>
        <w:tc>
          <w:tcPr>
            <w:tcW w:w="1617" w:type="pct"/>
          </w:tcPr>
          <w:p w:rsidRPr="00FB242F" w:rsidR="006B4A7D" w:rsidP="006B4A7D" w:rsidRDefault="006B4A7D" w14:paraId="76FF9978" w14:textId="00D8A0C9">
            <w:r w:rsidRPr="00FB242F">
              <w:t xml:space="preserve">Privilege </w:t>
            </w:r>
            <w:r>
              <w:t>Type</w:t>
            </w:r>
            <w:r w:rsidRPr="00DE7D2F">
              <w:rPr>
                <w:rFonts w:cs="CordiaUPC"/>
                <w:cs/>
              </w:rPr>
              <w:t xml:space="preserve"> </w:t>
            </w:r>
            <w:r w:rsidRPr="005441D8">
              <w:t>must be unique</w:t>
            </w:r>
            <w:r w:rsidRPr="005441D8">
              <w:rPr>
                <w:rFonts w:cs="Angsana New"/>
                <w:cs/>
              </w:rPr>
              <w:t>.</w:t>
            </w:r>
          </w:p>
        </w:tc>
        <w:tc>
          <w:tcPr>
            <w:tcW w:w="1850" w:type="pct"/>
          </w:tcPr>
          <w:p w:rsidR="006B4A7D" w:rsidP="006B4A7D" w:rsidRDefault="006B4A7D" w14:paraId="46AF894E" w14:textId="5A546354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newPrivilegeType</w:t>
            </w:r>
            <w:r>
              <w:rPr>
                <w:rFonts w:hint="cs" w:cs="Angsana New"/>
                <w:cs/>
              </w:rPr>
              <w:t xml:space="preserve"> </w:t>
            </w:r>
            <w:r w:rsidRPr="000E77DA">
              <w:rPr>
                <w:rFonts w:cs="CordiaUPC"/>
                <w:cs/>
              </w:rPr>
              <w:t>จะต้องไม่ซ้ำกัน</w:t>
            </w:r>
          </w:p>
        </w:tc>
        <w:tc>
          <w:tcPr>
            <w:tcW w:w="759" w:type="pct"/>
          </w:tcPr>
          <w:p w:rsidR="006B4A7D" w:rsidP="006B4A7D" w:rsidRDefault="006B4A7D" w14:paraId="573340CA" w14:textId="77777777">
            <w:pPr>
              <w:rPr>
                <w:rFonts w:cs="CordiaUPC"/>
                <w:szCs w:val="36"/>
              </w:rPr>
            </w:pPr>
          </w:p>
        </w:tc>
      </w:tr>
      <w:tr w:rsidR="006B4A7D" w:rsidTr="009024D8" w14:paraId="767838CA" w14:textId="77777777">
        <w:tc>
          <w:tcPr>
            <w:tcW w:w="774" w:type="pct"/>
          </w:tcPr>
          <w:p w:rsidR="006B4A7D" w:rsidP="006B4A7D" w:rsidRDefault="006B4A7D" w14:paraId="7B601619" w14:textId="6E112AF6">
            <w:pPr>
              <w:pStyle w:val="BodyTextTable"/>
            </w:pPr>
            <w:r>
              <w:t>00025</w:t>
            </w:r>
          </w:p>
        </w:tc>
        <w:tc>
          <w:tcPr>
            <w:tcW w:w="1617" w:type="pct"/>
          </w:tcPr>
          <w:p w:rsidRPr="00FB242F" w:rsidR="006B4A7D" w:rsidP="006B4A7D" w:rsidRDefault="006B4A7D" w14:paraId="303CBCE9" w14:textId="23AA1D53">
            <w:r w:rsidRPr="00FB242F">
              <w:t xml:space="preserve">Privilege </w:t>
            </w:r>
            <w:r>
              <w:t>Type</w:t>
            </w:r>
            <w:r w:rsidRPr="00DE7D2F">
              <w:rPr>
                <w:rFonts w:cs="CordiaUPC"/>
                <w:cs/>
              </w:rPr>
              <w:t xml:space="preserve"> </w:t>
            </w:r>
            <w:r>
              <w:t>can</w:t>
            </w:r>
            <w:r w:rsidRPr="00755E0A">
              <w:t>not</w:t>
            </w:r>
            <w:r>
              <w:t xml:space="preserve"> contain Double Space and Start or End with</w:t>
            </w:r>
            <w:r>
              <w:rPr>
                <w:rFonts w:hint="cs"/>
                <w:cs/>
              </w:rPr>
              <w:t xml:space="preserve"> </w:t>
            </w:r>
            <w:r>
              <w:t>Space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50" w:type="pct"/>
          </w:tcPr>
          <w:p w:rsidR="006B4A7D" w:rsidP="006B4A7D" w:rsidRDefault="006B4A7D" w14:paraId="25280BFD" w14:textId="5033B9AA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newPrivilegeType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>จะไม่สามารถมี</w:t>
            </w:r>
            <w:r>
              <w:t xml:space="preserve"> Space</w:t>
            </w:r>
            <w:r>
              <w:rPr>
                <w:rFonts w:hint="cs"/>
                <w:cs/>
              </w:rPr>
              <w:t xml:space="preserve">ติดกัน </w:t>
            </w:r>
            <w:r>
              <w:rPr>
                <w:cs/>
              </w:rPr>
              <w:t xml:space="preserve">และขึ้นต้นด้วย </w:t>
            </w:r>
            <w:r>
              <w:t>Space</w:t>
            </w:r>
            <w:r>
              <w:rPr>
                <w:rFonts w:hint="cs"/>
                <w:cs/>
              </w:rPr>
              <w:t xml:space="preserve"> และ </w:t>
            </w:r>
            <w:r>
              <w:t xml:space="preserve">Space </w:t>
            </w:r>
            <w:r>
              <w:rPr>
                <w:rFonts w:hint="cs"/>
                <w:cs/>
              </w:rPr>
              <w:t>ตัวสุดท้าย</w:t>
            </w:r>
          </w:p>
        </w:tc>
        <w:tc>
          <w:tcPr>
            <w:tcW w:w="759" w:type="pct"/>
          </w:tcPr>
          <w:p w:rsidR="006B4A7D" w:rsidP="006B4A7D" w:rsidRDefault="006B4A7D" w14:paraId="0C60BE7B" w14:textId="77777777">
            <w:pPr>
              <w:rPr>
                <w:rFonts w:cs="CordiaUPC"/>
                <w:szCs w:val="36"/>
              </w:rPr>
            </w:pPr>
          </w:p>
        </w:tc>
      </w:tr>
      <w:tr w:rsidR="006B4A7D" w:rsidTr="009024D8" w14:paraId="17297B5C" w14:textId="77777777">
        <w:tc>
          <w:tcPr>
            <w:tcW w:w="5000" w:type="pct"/>
            <w:gridSpan w:val="4"/>
            <w:shd w:val="clear" w:color="auto" w:fill="C2D69B" w:themeFill="accent3" w:themeFillTint="99"/>
          </w:tcPr>
          <w:p w:rsidR="006B4A7D" w:rsidP="006B4A7D" w:rsidRDefault="006B4A7D" w14:paraId="314AA1AF" w14:textId="2E1174A0">
            <w:pPr>
              <w:pStyle w:val="HeaderTable"/>
            </w:pPr>
            <w:r>
              <w:t>End Popup Create Privilege Type Section</w:t>
            </w:r>
          </w:p>
        </w:tc>
      </w:tr>
    </w:tbl>
    <w:bookmarkEnd w:id="33"/>
    <w:p w:rsidRPr="008979A8" w:rsidR="00323BD2" w:rsidP="009C3FC1" w:rsidRDefault="00323BD2" w14:paraId="7A9C718C" w14:textId="77777777">
      <w:pPr>
        <w:pStyle w:val="Heading3"/>
        <w:numPr>
          <w:ilvl w:val="0"/>
          <w:numId w:val="405"/>
        </w:numPr>
        <w:rPr>
          <w:rFonts w:ascii="CordiaUPC" w:hAnsi="CordiaUPC" w:cs="CordiaUPC"/>
          <w:sz w:val="32"/>
          <w:szCs w:val="32"/>
        </w:rPr>
      </w:pPr>
      <w:r w:rsidRPr="008979A8">
        <w:rPr>
          <w:rFonts w:ascii="CordiaUPC" w:hAnsi="CordiaUPC" w:cs="CordiaUPC"/>
          <w:sz w:val="32"/>
          <w:szCs w:val="32"/>
        </w:rPr>
        <w:t>Mapping to DB</w:t>
      </w:r>
    </w:p>
    <w:tbl>
      <w:tblPr>
        <w:tblW w:w="4977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778"/>
        <w:gridCol w:w="2849"/>
        <w:gridCol w:w="3348"/>
      </w:tblGrid>
      <w:tr w:rsidRPr="008979A8" w:rsidR="00323BD2" w:rsidTr="009C3FC1" w14:paraId="07911676" w14:textId="77777777">
        <w:trPr>
          <w:cantSplit/>
          <w:tblHeader/>
        </w:trPr>
        <w:tc>
          <w:tcPr>
            <w:tcW w:w="1548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323BD2" w:rsidP="00323BD2" w:rsidRDefault="00323BD2" w14:paraId="5EBD01B1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Database Table</w:t>
            </w:r>
          </w:p>
        </w:tc>
        <w:tc>
          <w:tcPr>
            <w:tcW w:w="1587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323BD2" w:rsidP="00323BD2" w:rsidRDefault="00323BD2" w14:paraId="13F6CAA1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Database Column</w:t>
            </w:r>
          </w:p>
        </w:tc>
        <w:tc>
          <w:tcPr>
            <w:tcW w:w="1865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323BD2" w:rsidP="00323BD2" w:rsidRDefault="00323BD2" w14:paraId="7DC84878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Field on Screen</w:t>
            </w:r>
          </w:p>
        </w:tc>
      </w:tr>
      <w:tr w:rsidRPr="008979A8" w:rsidR="00E85AC7" w:rsidTr="009024D8" w14:paraId="2DE26520" w14:textId="77777777">
        <w:trPr>
          <w:cantSplit/>
          <w:tblHeader/>
        </w:trPr>
        <w:tc>
          <w:tcPr>
            <w:tcW w:w="1548" w:type="pct"/>
            <w:vMerge w:val="restart"/>
          </w:tcPr>
          <w:p w:rsidRPr="00E85AC7" w:rsidR="00E85AC7" w:rsidP="00E85AC7" w:rsidRDefault="00E85AC7" w14:paraId="651EBC00" w14:textId="53B3B59C">
            <w:pPr>
              <w:rPr>
                <w:rFonts w:cs="CordiaUPC"/>
              </w:rPr>
            </w:pPr>
            <w:r>
              <w:rPr>
                <w:rFonts w:cs="CordiaUPC"/>
              </w:rPr>
              <w:t>MASS_OTHER_PRIVILEG</w:t>
            </w:r>
          </w:p>
        </w:tc>
        <w:tc>
          <w:tcPr>
            <w:tcW w:w="1587" w:type="pct"/>
            <w:tcBorders>
              <w:bottom w:val="single" w:color="808080" w:sz="4" w:space="0"/>
            </w:tcBorders>
          </w:tcPr>
          <w:p w:rsidRPr="00E85AC7" w:rsidR="00E85AC7" w:rsidP="00E85AC7" w:rsidRDefault="00E85AC7" w14:paraId="671F4B3A" w14:textId="21106DEF">
            <w:pPr>
              <w:rPr>
                <w:rFonts w:cs="CordiaUPC"/>
              </w:rPr>
            </w:pPr>
            <w:r w:rsidRPr="00944318">
              <w:t>ROW_ID</w:t>
            </w:r>
          </w:p>
        </w:tc>
        <w:tc>
          <w:tcPr>
            <w:tcW w:w="1865" w:type="pct"/>
            <w:tcBorders>
              <w:bottom w:val="single" w:color="808080" w:sz="4" w:space="0"/>
            </w:tcBorders>
          </w:tcPr>
          <w:p w:rsidR="00E85AC7" w:rsidP="00E85AC7" w:rsidRDefault="00E85AC7" w14:paraId="0E56277E" w14:textId="77777777">
            <w:pPr>
              <w:spacing w:after="0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ครั้งแรก</w:t>
            </w:r>
          </w:p>
          <w:p w:rsidR="00E85AC7" w:rsidP="00E85AC7" w:rsidRDefault="00E85AC7" w14:paraId="1A35D30F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ให้ระบบ </w:t>
            </w:r>
            <w:r>
              <w:rPr>
                <w:rFonts w:cs="CordiaUPC"/>
              </w:rPr>
              <w:t xml:space="preserve">Auto Generate </w:t>
            </w:r>
          </w:p>
          <w:p w:rsidR="00E85AC7" w:rsidP="00E85AC7" w:rsidRDefault="00E85AC7" w14:paraId="1DEEA877" w14:textId="77777777">
            <w:pPr>
              <w:spacing w:after="0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ครั้งถัดไป</w:t>
            </w:r>
          </w:p>
          <w:p w:rsidRPr="00E85AC7" w:rsidR="00E85AC7" w:rsidP="00E85AC7" w:rsidRDefault="00E85AC7" w14:paraId="3695DA3F" w14:textId="67C191AE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ให้ใช้ </w:t>
            </w:r>
            <w:r>
              <w:rPr>
                <w:rFonts w:cs="CordiaUPC"/>
              </w:rPr>
              <w:t xml:space="preserve">Row ID </w:t>
            </w:r>
            <w:r>
              <w:rPr>
                <w:rFonts w:hint="cs" w:cs="Angsana New"/>
                <w:cs/>
              </w:rPr>
              <w:t>เดิม</w:t>
            </w:r>
          </w:p>
        </w:tc>
      </w:tr>
      <w:tr w:rsidRPr="008979A8" w:rsidR="00E85AC7" w:rsidTr="009024D8" w14:paraId="4CBAE7C2" w14:textId="77777777">
        <w:trPr>
          <w:cantSplit/>
          <w:tblHeader/>
        </w:trPr>
        <w:tc>
          <w:tcPr>
            <w:tcW w:w="1548" w:type="pct"/>
            <w:vMerge/>
            <w:vAlign w:val="center"/>
          </w:tcPr>
          <w:p w:rsidRPr="00E85AC7" w:rsidR="00E85AC7" w:rsidP="00E85AC7" w:rsidRDefault="00E85AC7" w14:paraId="72C1F750" w14:textId="77777777">
            <w:pPr>
              <w:rPr>
                <w:rFonts w:cs="CordiaUPC"/>
              </w:rPr>
            </w:pPr>
          </w:p>
        </w:tc>
        <w:tc>
          <w:tcPr>
            <w:tcW w:w="1587" w:type="pct"/>
            <w:tcBorders>
              <w:bottom w:val="single" w:color="808080" w:sz="4" w:space="0"/>
            </w:tcBorders>
          </w:tcPr>
          <w:p w:rsidRPr="00E85AC7" w:rsidR="00E85AC7" w:rsidP="00E85AC7" w:rsidRDefault="00E85AC7" w14:paraId="1639B1AD" w14:textId="541B6A7D">
            <w:pPr>
              <w:rPr>
                <w:rFonts w:cs="CordiaUPC"/>
              </w:rPr>
            </w:pPr>
            <w:r>
              <w:t>MASS</w:t>
            </w:r>
            <w:r w:rsidRPr="00944318">
              <w:t>_PO</w:t>
            </w:r>
            <w:r>
              <w:t>_DETAIL</w:t>
            </w:r>
            <w:r w:rsidRPr="00944318">
              <w:t>_ROW_ID</w:t>
            </w:r>
          </w:p>
        </w:tc>
        <w:tc>
          <w:tcPr>
            <w:tcW w:w="1865" w:type="pct"/>
            <w:tcBorders>
              <w:bottom w:val="single" w:color="808080" w:sz="4" w:space="0"/>
            </w:tcBorders>
          </w:tcPr>
          <w:p w:rsidRPr="00E85AC7" w:rsidR="00E85AC7" w:rsidP="00E85AC7" w:rsidRDefault="00E85AC7" w14:paraId="3E61E5D5" w14:textId="3AD11766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>ให้</w:t>
            </w:r>
            <w:r w:rsidRPr="008979A8">
              <w:rPr>
                <w:rFonts w:cs="Angsana New"/>
                <w:cs/>
              </w:rPr>
              <w:t>ใช้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CordiaUPC"/>
              </w:rPr>
              <w:t>MASS_PO_DETAIL</w:t>
            </w:r>
            <w:r w:rsidRPr="008979A8">
              <w:rPr>
                <w:rFonts w:cs="Angsana New"/>
                <w:cs/>
              </w:rPr>
              <w:t>.</w:t>
            </w:r>
            <w:r w:rsidRPr="008979A8">
              <w:rPr>
                <w:rFonts w:cs="CordiaUPC"/>
              </w:rPr>
              <w:t>ROW_ID</w:t>
            </w:r>
            <w:r>
              <w:rPr>
                <w:rFonts w:hint="cs" w:cs="Angsana New"/>
                <w:cs/>
              </w:rPr>
              <w:t xml:space="preserve"> เดิม</w:t>
            </w:r>
          </w:p>
        </w:tc>
      </w:tr>
      <w:tr w:rsidRPr="008979A8" w:rsidR="00E85AC7" w:rsidTr="009024D8" w14:paraId="3CAFB26D" w14:textId="77777777">
        <w:trPr>
          <w:cantSplit/>
          <w:tblHeader/>
        </w:trPr>
        <w:tc>
          <w:tcPr>
            <w:tcW w:w="1548" w:type="pct"/>
            <w:vMerge/>
            <w:vAlign w:val="center"/>
          </w:tcPr>
          <w:p w:rsidRPr="00E85AC7" w:rsidR="00E85AC7" w:rsidP="00E85AC7" w:rsidRDefault="00E85AC7" w14:paraId="26E2E8AE" w14:textId="77777777">
            <w:pPr>
              <w:rPr>
                <w:rFonts w:cs="CordiaUPC"/>
              </w:rPr>
            </w:pPr>
          </w:p>
        </w:tc>
        <w:tc>
          <w:tcPr>
            <w:tcW w:w="1587" w:type="pct"/>
            <w:tcBorders>
              <w:bottom w:val="single" w:color="808080" w:sz="4" w:space="0"/>
            </w:tcBorders>
          </w:tcPr>
          <w:p w:rsidR="00E85AC7" w:rsidP="00E85AC7" w:rsidRDefault="00E85AC7" w14:paraId="6A05149B" w14:textId="1280B98A">
            <w:r>
              <w:t>PRIVILEGE_TYPE</w:t>
            </w:r>
          </w:p>
        </w:tc>
        <w:tc>
          <w:tcPr>
            <w:tcW w:w="1865" w:type="pct"/>
            <w:tcBorders>
              <w:bottom w:val="single" w:color="808080" w:sz="4" w:space="0"/>
            </w:tcBorders>
          </w:tcPr>
          <w:p w:rsidR="00E85AC7" w:rsidP="00E85AC7" w:rsidRDefault="00E85AC7" w14:paraId="5FF45D64" w14:textId="3A6D8BC6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privilegeType</w:t>
            </w:r>
          </w:p>
        </w:tc>
      </w:tr>
      <w:tr w:rsidRPr="008979A8" w:rsidR="00E85AC7" w:rsidTr="009024D8" w14:paraId="30FD1DA0" w14:textId="77777777">
        <w:trPr>
          <w:cantSplit/>
          <w:tblHeader/>
        </w:trPr>
        <w:tc>
          <w:tcPr>
            <w:tcW w:w="1548" w:type="pct"/>
            <w:vMerge/>
            <w:vAlign w:val="center"/>
          </w:tcPr>
          <w:p w:rsidRPr="00E85AC7" w:rsidR="00E85AC7" w:rsidP="00E85AC7" w:rsidRDefault="00E85AC7" w14:paraId="21C57C34" w14:textId="77777777">
            <w:pPr>
              <w:rPr>
                <w:rFonts w:cs="CordiaUPC"/>
              </w:rPr>
            </w:pPr>
          </w:p>
        </w:tc>
        <w:tc>
          <w:tcPr>
            <w:tcW w:w="1587" w:type="pct"/>
            <w:tcBorders>
              <w:bottom w:val="single" w:color="808080" w:sz="4" w:space="0"/>
            </w:tcBorders>
          </w:tcPr>
          <w:p w:rsidRPr="00E85AC7" w:rsidR="00E85AC7" w:rsidP="00E85AC7" w:rsidRDefault="00E85AC7" w14:paraId="303A960E" w14:textId="027B83AB">
            <w:pPr>
              <w:rPr>
                <w:rFonts w:cs="CordiaUPC"/>
              </w:rPr>
            </w:pPr>
            <w:r>
              <w:t>PRIVILEGE_DESC</w:t>
            </w:r>
          </w:p>
        </w:tc>
        <w:tc>
          <w:tcPr>
            <w:tcW w:w="1865" w:type="pct"/>
            <w:tcBorders>
              <w:bottom w:val="single" w:color="808080" w:sz="4" w:space="0"/>
            </w:tcBorders>
          </w:tcPr>
          <w:p w:rsidRPr="00E85AC7" w:rsidR="00E85AC7" w:rsidP="00E85AC7" w:rsidRDefault="00E85AC7" w14:paraId="529B75A5" w14:textId="5776E1E7">
            <w:pPr>
              <w:rPr>
                <w:rFonts w:cs="CordiaUPC"/>
              </w:rPr>
            </w:pPr>
            <w:r>
              <w:rPr>
                <w:rFonts w:cs="CordiaUPC"/>
                <w:szCs w:val="36"/>
              </w:rPr>
              <w:t>privilegeDescription</w:t>
            </w:r>
          </w:p>
        </w:tc>
      </w:tr>
      <w:tr w:rsidRPr="008979A8" w:rsidR="00E85AC7" w:rsidTr="009024D8" w14:paraId="3D74E364" w14:textId="77777777">
        <w:trPr>
          <w:cantSplit/>
          <w:tblHeader/>
        </w:trPr>
        <w:tc>
          <w:tcPr>
            <w:tcW w:w="1548" w:type="pct"/>
            <w:vMerge/>
            <w:vAlign w:val="center"/>
          </w:tcPr>
          <w:p w:rsidRPr="00E85AC7" w:rsidR="00E85AC7" w:rsidP="00E85AC7" w:rsidRDefault="00E85AC7" w14:paraId="79663F11" w14:textId="77777777">
            <w:pPr>
              <w:rPr>
                <w:rFonts w:cs="CordiaUPC"/>
              </w:rPr>
            </w:pPr>
          </w:p>
        </w:tc>
        <w:tc>
          <w:tcPr>
            <w:tcW w:w="1587" w:type="pct"/>
            <w:tcBorders>
              <w:bottom w:val="single" w:color="808080" w:sz="4" w:space="0"/>
            </w:tcBorders>
          </w:tcPr>
          <w:p w:rsidRPr="00E85AC7" w:rsidR="00E85AC7" w:rsidP="00E85AC7" w:rsidRDefault="00E85AC7" w14:paraId="628E5500" w14:textId="06C55043">
            <w:pPr>
              <w:rPr>
                <w:rFonts w:cs="CordiaUPC"/>
              </w:rPr>
            </w:pPr>
            <w:r>
              <w:t>CHANNEL_TO_APPLY</w:t>
            </w:r>
          </w:p>
        </w:tc>
        <w:tc>
          <w:tcPr>
            <w:tcW w:w="1865" w:type="pct"/>
            <w:tcBorders>
              <w:bottom w:val="single" w:color="808080" w:sz="4" w:space="0"/>
            </w:tcBorders>
          </w:tcPr>
          <w:p w:rsidRPr="00E85AC7" w:rsidR="00E85AC7" w:rsidP="00E85AC7" w:rsidRDefault="00E85AC7" w14:paraId="095FDB83" w14:textId="5AA4CFB0">
            <w:pPr>
              <w:rPr>
                <w:rFonts w:cs="CordiaUPC"/>
              </w:rPr>
            </w:pPr>
            <w:r>
              <w:t>channelToApply</w:t>
            </w:r>
          </w:p>
        </w:tc>
      </w:tr>
      <w:tr w:rsidRPr="008979A8" w:rsidR="00E85AC7" w:rsidTr="009024D8" w14:paraId="34FE8697" w14:textId="77777777">
        <w:trPr>
          <w:cantSplit/>
          <w:tblHeader/>
        </w:trPr>
        <w:tc>
          <w:tcPr>
            <w:tcW w:w="1548" w:type="pct"/>
            <w:vMerge/>
            <w:tcBorders>
              <w:bottom w:val="single" w:color="808080" w:sz="4" w:space="0"/>
            </w:tcBorders>
            <w:vAlign w:val="center"/>
          </w:tcPr>
          <w:p w:rsidRPr="00E85AC7" w:rsidR="00E85AC7" w:rsidP="00E85AC7" w:rsidRDefault="00E85AC7" w14:paraId="3B7DC542" w14:textId="77777777">
            <w:pPr>
              <w:rPr>
                <w:rFonts w:cs="CordiaUPC"/>
              </w:rPr>
            </w:pPr>
          </w:p>
        </w:tc>
        <w:tc>
          <w:tcPr>
            <w:tcW w:w="1587" w:type="pct"/>
            <w:tcBorders>
              <w:bottom w:val="single" w:color="808080" w:sz="4" w:space="0"/>
            </w:tcBorders>
          </w:tcPr>
          <w:p w:rsidRPr="00E85AC7" w:rsidR="00E85AC7" w:rsidP="00E85AC7" w:rsidRDefault="00E85AC7" w14:paraId="630548F5" w14:textId="7F2943CA">
            <w:pPr>
              <w:rPr>
                <w:rFonts w:cs="CordiaUPC"/>
              </w:rPr>
            </w:pPr>
            <w:r>
              <w:t>REMARK</w:t>
            </w:r>
          </w:p>
        </w:tc>
        <w:tc>
          <w:tcPr>
            <w:tcW w:w="1865" w:type="pct"/>
            <w:tcBorders>
              <w:bottom w:val="single" w:color="808080" w:sz="4" w:space="0"/>
            </w:tcBorders>
          </w:tcPr>
          <w:p w:rsidRPr="00E85AC7" w:rsidR="00E85AC7" w:rsidP="00E85AC7" w:rsidRDefault="00E85AC7" w14:paraId="5CCCB9BE" w14:textId="6D1A8D72">
            <w:pPr>
              <w:rPr>
                <w:rFonts w:cs="CordiaUPC"/>
              </w:rPr>
            </w:pPr>
            <w:r>
              <w:t>remark</w:t>
            </w:r>
          </w:p>
        </w:tc>
      </w:tr>
    </w:tbl>
    <w:p w:rsidRPr="00323BD2" w:rsidR="00323BD2" w:rsidP="009C3FC1" w:rsidRDefault="00323BD2" w14:paraId="16A5072A" w14:textId="77777777"/>
    <w:p w:rsidR="00275F29" w:rsidP="00275F29" w:rsidRDefault="00275F29" w14:paraId="0BFFB3BD" w14:textId="14675C93">
      <w:pPr>
        <w:pStyle w:val="Heading2"/>
        <w:numPr>
          <w:ilvl w:val="0"/>
          <w:numId w:val="1"/>
        </w:numPr>
        <w:ind w:left="426" w:hanging="426"/>
        <w:rPr>
          <w:rFonts w:ascii="CordiaUPC" w:hAnsi="CordiaUPC" w:cs="CordiaUPC"/>
          <w:sz w:val="36"/>
          <w:szCs w:val="36"/>
        </w:rPr>
      </w:pPr>
      <w:r>
        <w:rPr>
          <w:rFonts w:ascii="CordiaUPC" w:hAnsi="CordiaUPC" w:cs="CordiaUPC"/>
          <w:sz w:val="36"/>
          <w:szCs w:val="36"/>
        </w:rPr>
        <w:t>Mass Revenue Sharing</w:t>
      </w:r>
    </w:p>
    <w:p w:rsidRPr="00180BBA" w:rsidR="00275F29" w:rsidP="00275F29" w:rsidRDefault="00275F29" w14:paraId="6B9F068A" w14:textId="77777777">
      <w:pPr>
        <w:pStyle w:val="Heading3"/>
        <w:numPr>
          <w:ilvl w:val="0"/>
          <w:numId w:val="51"/>
        </w:numPr>
        <w:rPr>
          <w:rFonts w:ascii="CordiaUPC" w:hAnsi="CordiaUPC" w:cs="CordiaUPC"/>
          <w:sz w:val="32"/>
          <w:szCs w:val="40"/>
        </w:rPr>
      </w:pPr>
      <w:r w:rsidRPr="00180BBA">
        <w:rPr>
          <w:rFonts w:ascii="CordiaUPC" w:hAnsi="CordiaUPC" w:cs="CordiaUPC"/>
          <w:sz w:val="32"/>
          <w:szCs w:val="40"/>
        </w:rPr>
        <w:t>Field on Screen</w:t>
      </w:r>
    </w:p>
    <w:tbl>
      <w:tblPr>
        <w:tblW w:w="4977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522"/>
        <w:gridCol w:w="1937"/>
        <w:gridCol w:w="5516"/>
      </w:tblGrid>
      <w:tr w:rsidRPr="008979A8" w:rsidR="00275F29" w:rsidTr="0094547E" w14:paraId="0E99E896" w14:textId="77777777">
        <w:trPr>
          <w:cantSplit/>
          <w:tblHeader/>
        </w:trPr>
        <w:tc>
          <w:tcPr>
            <w:tcW w:w="848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275F29" w:rsidP="00542426" w:rsidRDefault="00275F29" w14:paraId="4ECAD4C4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Field Name</w:t>
            </w:r>
          </w:p>
        </w:tc>
        <w:tc>
          <w:tcPr>
            <w:tcW w:w="1079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275F29" w:rsidP="00542426" w:rsidRDefault="00275F29" w14:paraId="56514E20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Type</w:t>
            </w:r>
          </w:p>
        </w:tc>
        <w:tc>
          <w:tcPr>
            <w:tcW w:w="3073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275F29" w:rsidP="00542426" w:rsidRDefault="00275F29" w14:paraId="082F032F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Comments</w:t>
            </w:r>
          </w:p>
        </w:tc>
      </w:tr>
      <w:tr w:rsidRPr="008979A8" w:rsidR="00D76E21" w:rsidTr="0094547E" w14:paraId="294324CB" w14:textId="77777777">
        <w:trPr>
          <w:trHeight w:val="111"/>
        </w:trPr>
        <w:tc>
          <w:tcPr>
            <w:tcW w:w="848" w:type="pct"/>
          </w:tcPr>
          <w:p w:rsidR="00D76E21" w:rsidP="00542426" w:rsidRDefault="00EC6D3C" w14:paraId="130541F0" w14:textId="1A8D0C77">
            <w:r>
              <w:t>revenueSharingFlag</w:t>
            </w:r>
          </w:p>
        </w:tc>
        <w:tc>
          <w:tcPr>
            <w:tcW w:w="1079" w:type="pct"/>
          </w:tcPr>
          <w:p w:rsidR="00D76E21" w:rsidP="00542426" w:rsidRDefault="00EC6D3C" w14:paraId="4BBF4C29" w14:textId="24811C77">
            <w:r>
              <w:t>Radio Button</w:t>
            </w:r>
          </w:p>
        </w:tc>
        <w:tc>
          <w:tcPr>
            <w:tcW w:w="3073" w:type="pct"/>
          </w:tcPr>
          <w:p w:rsidR="00EC6D3C" w:rsidP="00EC6D3C" w:rsidRDefault="00EC6D3C" w14:paraId="4636D90D" w14:textId="013E8417">
            <w:pPr>
              <w:spacing w:after="0"/>
              <w:rPr>
                <w:rFonts w:cs="CordiaUPC"/>
                <w:color w:val="FF0000"/>
              </w:rPr>
            </w:pPr>
            <w:r>
              <w:rPr>
                <w:rFonts w:cs="CordiaUPC"/>
              </w:rPr>
              <w:t xml:space="preserve">Label </w:t>
            </w:r>
            <w:r>
              <w:rPr>
                <w:rFonts w:hint="cs" w:cs="CordiaUPC"/>
                <w:cs/>
              </w:rPr>
              <w:t xml:space="preserve">: </w:t>
            </w:r>
            <w:r>
              <w:rPr>
                <w:rFonts w:hint="cs" w:cs="CordiaUPC"/>
                <w:color w:val="FF0000"/>
                <w:cs/>
              </w:rPr>
              <w:t>*</w:t>
            </w:r>
            <w:r>
              <w:rPr>
                <w:rFonts w:cs="CordiaUPC"/>
                <w:color w:val="FF0000"/>
              </w:rPr>
              <w:t>Revenue Sharing</w:t>
            </w:r>
          </w:p>
          <w:p w:rsidRPr="000F7E41" w:rsidR="00E160AF" w:rsidP="00542426" w:rsidRDefault="00EC6D3C" w14:paraId="04D98EAD" w14:textId="2598C8D2">
            <w:pPr>
              <w:rPr>
                <w:rFonts w:cs="CordiaUPC"/>
                <w:cs/>
              </w:rPr>
            </w:pPr>
            <w:r>
              <w:t xml:space="preserve">List of Value </w:t>
            </w:r>
            <w:r>
              <w:rPr>
                <w:rFonts w:hint="cs" w:cs="CordiaUPC"/>
                <w:cs/>
              </w:rPr>
              <w:t xml:space="preserve">: </w:t>
            </w:r>
            <w:r>
              <w:rPr>
                <w:cs/>
              </w:rPr>
              <w:t>ดึงข้อมูลจาก</w:t>
            </w:r>
            <w:r>
              <w:t xml:space="preserve">DB </w:t>
            </w:r>
            <w:r>
              <w:rPr>
                <w:cs/>
              </w:rPr>
              <w:t>ที่</w:t>
            </w:r>
            <w:r>
              <w:t xml:space="preserve"> Table</w:t>
            </w:r>
            <w:r>
              <w:rPr>
                <w:cs/>
              </w:rPr>
              <w:t xml:space="preserve"> </w:t>
            </w:r>
            <w:r>
              <w:t>FLW_CFG_LOV</w:t>
            </w:r>
            <w:r>
              <w:rPr>
                <w:rFonts w:hint="cs" w:cs="CordiaUPC"/>
                <w:cs/>
              </w:rPr>
              <w:t xml:space="preserve"> </w:t>
            </w:r>
            <w:r>
              <w:rPr>
                <w:cs/>
              </w:rPr>
              <w:t xml:space="preserve">โดย </w:t>
            </w:r>
            <w:r>
              <w:t>group_type</w:t>
            </w:r>
            <w:r>
              <w:rPr>
                <w:cs/>
              </w:rPr>
              <w:t xml:space="preserve"> </w:t>
            </w:r>
            <w:r>
              <w:rPr>
                <w:rFonts w:hint="cs" w:cs="CordiaUPC"/>
                <w:cs/>
              </w:rPr>
              <w:t>= ‘</w:t>
            </w:r>
            <w:r>
              <w:rPr>
                <w:rFonts w:cs="CordiaUPC"/>
              </w:rPr>
              <w:t>YesNoIndicator</w:t>
            </w:r>
            <w:r>
              <w:rPr>
                <w:rFonts w:hint="cs" w:cs="CordiaUPC"/>
                <w:cs/>
              </w:rPr>
              <w:t>’</w:t>
            </w:r>
          </w:p>
        </w:tc>
      </w:tr>
      <w:tr w:rsidRPr="008979A8" w:rsidR="00D76E21" w:rsidTr="0094547E" w14:paraId="66EF2223" w14:textId="77777777">
        <w:trPr>
          <w:trHeight w:val="111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D76E21" w:rsidP="000F7E41" w:rsidRDefault="00D76E21" w14:paraId="73F9C083" w14:textId="5529FA00">
            <w:pPr>
              <w:pStyle w:val="HeaderTable"/>
              <w:rPr>
                <w:lang w:bidi="th-TH"/>
              </w:rPr>
            </w:pPr>
            <w:r>
              <w:t>Model Sharing Detail Section</w:t>
            </w:r>
          </w:p>
          <w:p w:rsidR="00893F6E" w:rsidP="002206C7" w:rsidRDefault="00893F6E" w14:paraId="4ABD9AF9" w14:textId="1A33C8A0">
            <w:r>
              <w:rPr>
                <w:rFonts w:cs="CordiaUPC"/>
              </w:rPr>
              <w:t xml:space="preserve">Visible </w:t>
            </w:r>
            <w:r>
              <w:rPr>
                <w:rFonts w:hint="cs" w:cs="CordiaUPC"/>
                <w:cs/>
              </w:rPr>
              <w:t xml:space="preserve">เมื่อ </w:t>
            </w:r>
            <w:r>
              <w:t>revenueSharingFlag</w:t>
            </w:r>
            <w:r>
              <w:rPr>
                <w:cs/>
              </w:rPr>
              <w:t xml:space="preserve"> มีค่า</w:t>
            </w:r>
            <w:r>
              <w:rPr>
                <w:rFonts w:hint="cs"/>
                <w:cs/>
              </w:rPr>
              <w:t xml:space="preserve">เป็น </w:t>
            </w:r>
            <w:r>
              <w:rPr>
                <w:rFonts w:cs="CordiaUPC"/>
                <w:cs/>
              </w:rPr>
              <w:t>“</w:t>
            </w:r>
            <w:r>
              <w:t>Y</w:t>
            </w:r>
            <w:r>
              <w:rPr>
                <w:rFonts w:cs="CordiaUPC"/>
                <w:cs/>
              </w:rPr>
              <w:t>”</w:t>
            </w:r>
            <w:r>
              <w:rPr>
                <w:rFonts w:hint="cs"/>
                <w:cs/>
              </w:rPr>
              <w:t xml:space="preserve"> ถ้าไม่ใช่ให้ </w:t>
            </w:r>
            <w:r>
              <w:t xml:space="preserve">Invisble </w:t>
            </w:r>
            <w:r>
              <w:rPr>
                <w:rFonts w:hint="cs"/>
                <w:cs/>
              </w:rPr>
              <w:t>และเคลียร์ค่า</w:t>
            </w:r>
          </w:p>
        </w:tc>
      </w:tr>
      <w:tr w:rsidRPr="008979A8" w:rsidR="000A1D97" w:rsidTr="0094547E" w14:paraId="00B7AFD3" w14:textId="77777777">
        <w:trPr>
          <w:trHeight w:val="111"/>
        </w:trPr>
        <w:tc>
          <w:tcPr>
            <w:tcW w:w="848" w:type="pct"/>
          </w:tcPr>
          <w:p w:rsidR="000A1D97" w:rsidP="000A1D97" w:rsidRDefault="000A1D97" w14:paraId="1DA163BE" w14:textId="00CDA2BC">
            <w:r>
              <w:t>effectiveStartDate</w:t>
            </w:r>
          </w:p>
        </w:tc>
        <w:tc>
          <w:tcPr>
            <w:tcW w:w="1079" w:type="pct"/>
          </w:tcPr>
          <w:p w:rsidR="000A1D97" w:rsidP="000A1D97" w:rsidRDefault="000A1D97" w14:paraId="537C3196" w14:textId="6BE8BC18">
            <w:r>
              <w:t>Date</w:t>
            </w:r>
          </w:p>
        </w:tc>
        <w:tc>
          <w:tcPr>
            <w:tcW w:w="3073" w:type="pct"/>
          </w:tcPr>
          <w:p w:rsidR="000A1D97" w:rsidP="000A1D97" w:rsidRDefault="000A1D97" w14:paraId="5A84CE98" w14:textId="77777777">
            <w:pPr>
              <w:rPr>
                <w:color w:val="FF0000"/>
              </w:rPr>
            </w:pPr>
            <w:r>
              <w:t xml:space="preserve">Label </w:t>
            </w:r>
            <w:r>
              <w:rPr>
                <w:cs/>
              </w:rPr>
              <w:t xml:space="preserve">: </w:t>
            </w:r>
            <w:r w:rsidRPr="00A25739">
              <w:rPr>
                <w:rFonts w:cs="Angsana New"/>
                <w:color w:val="FF0000"/>
                <w:cs/>
              </w:rPr>
              <w:t>*</w:t>
            </w:r>
            <w:r w:rsidRPr="00A25739">
              <w:rPr>
                <w:color w:val="FF0000"/>
              </w:rPr>
              <w:t>Effective Start Date</w:t>
            </w:r>
          </w:p>
          <w:p w:rsidR="000A1D97" w:rsidP="000A1D97" w:rsidRDefault="000A1D97" w14:paraId="5E871EDB" w14:textId="33F6758F">
            <w:r w:rsidRPr="00952E5C">
              <w:t xml:space="preserve">Default </w:t>
            </w:r>
            <w:r w:rsidRPr="00952E5C">
              <w:rPr>
                <w:cs/>
              </w:rPr>
              <w:t xml:space="preserve">ค่าตาม </w:t>
            </w:r>
            <w:r w:rsidRPr="007B5C9F">
              <w:t>commercialLaunchDate</w:t>
            </w:r>
          </w:p>
        </w:tc>
      </w:tr>
      <w:tr w:rsidRPr="008979A8" w:rsidR="000A1D97" w:rsidTr="0094547E" w14:paraId="54A1CDBC" w14:textId="77777777">
        <w:trPr>
          <w:trHeight w:val="111"/>
        </w:trPr>
        <w:tc>
          <w:tcPr>
            <w:tcW w:w="848" w:type="pct"/>
          </w:tcPr>
          <w:p w:rsidR="000A1D97" w:rsidP="000A1D97" w:rsidRDefault="000A1D97" w14:paraId="2545E610" w14:textId="7E92A828">
            <w:r>
              <w:t>effectiveEndDate</w:t>
            </w:r>
          </w:p>
        </w:tc>
        <w:tc>
          <w:tcPr>
            <w:tcW w:w="1079" w:type="pct"/>
          </w:tcPr>
          <w:p w:rsidR="000A1D97" w:rsidP="000A1D97" w:rsidRDefault="000A1D97" w14:paraId="0597B946" w14:textId="5D62D971">
            <w:r>
              <w:t>Date</w:t>
            </w:r>
          </w:p>
        </w:tc>
        <w:tc>
          <w:tcPr>
            <w:tcW w:w="3073" w:type="pct"/>
          </w:tcPr>
          <w:p w:rsidR="000A1D97" w:rsidP="000A1D97" w:rsidRDefault="000A1D97" w14:paraId="343CA5FC" w14:textId="11EF11BF">
            <w:pPr>
              <w:rPr>
                <w:color w:val="FF0000"/>
              </w:rPr>
            </w:pPr>
            <w:r>
              <w:t xml:space="preserve">Label </w:t>
            </w:r>
            <w:r>
              <w:rPr>
                <w:cs/>
              </w:rPr>
              <w:t xml:space="preserve">: </w:t>
            </w:r>
            <w:r w:rsidRPr="00A25739">
              <w:rPr>
                <w:rFonts w:cs="Angsana New"/>
                <w:color w:val="FF0000"/>
                <w:cs/>
              </w:rPr>
              <w:t>*</w:t>
            </w:r>
            <w:r w:rsidRPr="00A25739">
              <w:rPr>
                <w:color w:val="FF0000"/>
              </w:rPr>
              <w:t xml:space="preserve">Effective </w:t>
            </w:r>
            <w:r>
              <w:rPr>
                <w:color w:val="FF0000"/>
              </w:rPr>
              <w:t>End</w:t>
            </w:r>
            <w:r w:rsidRPr="00A25739">
              <w:rPr>
                <w:color w:val="FF0000"/>
              </w:rPr>
              <w:t xml:space="preserve"> Date</w:t>
            </w:r>
          </w:p>
          <w:p w:rsidR="000A1D97" w:rsidP="000A1D97" w:rsidRDefault="000A1D97" w14:paraId="28AB7485" w14:textId="35156EBD">
            <w:r w:rsidRPr="00952E5C">
              <w:t xml:space="preserve">Default </w:t>
            </w:r>
            <w:r w:rsidRPr="00952E5C">
              <w:rPr>
                <w:cs/>
              </w:rPr>
              <w:t xml:space="preserve">ค่าตาม </w:t>
            </w:r>
            <w:r w:rsidR="00095148">
              <w:t>expireDate</w:t>
            </w:r>
          </w:p>
        </w:tc>
      </w:tr>
      <w:tr w:rsidRPr="008979A8" w:rsidR="000A1D97" w:rsidTr="0094547E" w14:paraId="07EA311E" w14:textId="77777777">
        <w:trPr>
          <w:trHeight w:val="111"/>
        </w:trPr>
        <w:tc>
          <w:tcPr>
            <w:tcW w:w="848" w:type="pct"/>
          </w:tcPr>
          <w:p w:rsidR="000A1D97" w:rsidP="000A1D97" w:rsidRDefault="000A1D97" w14:paraId="0FE73E17" w14:textId="4256C740">
            <w:r>
              <w:t>sharingBasis</w:t>
            </w:r>
          </w:p>
        </w:tc>
        <w:tc>
          <w:tcPr>
            <w:tcW w:w="1079" w:type="pct"/>
          </w:tcPr>
          <w:p w:rsidR="000A1D97" w:rsidP="000A1D97" w:rsidRDefault="000A1D97" w14:paraId="3545B0A1" w14:textId="1626B952">
            <w:r>
              <w:t>Drop down list</w:t>
            </w:r>
          </w:p>
        </w:tc>
        <w:tc>
          <w:tcPr>
            <w:tcW w:w="3073" w:type="pct"/>
          </w:tcPr>
          <w:p w:rsidR="000A1D97" w:rsidP="000A1D97" w:rsidRDefault="000A1D97" w14:paraId="66A034CF" w14:textId="77777777">
            <w:r>
              <w:t xml:space="preserve">Label </w:t>
            </w:r>
            <w:r>
              <w:rPr>
                <w:rFonts w:hint="cs" w:cs="CordiaUPC"/>
                <w:cs/>
              </w:rPr>
              <w:t xml:space="preserve">: </w:t>
            </w:r>
            <w:r>
              <w:rPr>
                <w:rFonts w:hint="cs" w:cs="CordiaUPC"/>
                <w:color w:val="FF0000"/>
                <w:cs/>
              </w:rPr>
              <w:t>*</w:t>
            </w:r>
            <w:r>
              <w:rPr>
                <w:color w:val="FF0000"/>
              </w:rPr>
              <w:t>Sharing Basis</w:t>
            </w:r>
          </w:p>
          <w:p w:rsidR="000A1D97" w:rsidP="000A1D97" w:rsidRDefault="000A1D97" w14:paraId="4D95D3C6" w14:textId="2B16E7FB">
            <w:pPr>
              <w:rPr>
                <w:cs/>
              </w:rPr>
            </w:pPr>
            <w:r>
              <w:t xml:space="preserve">List of Value </w:t>
            </w:r>
            <w:r>
              <w:rPr>
                <w:rFonts w:hint="cs" w:cs="CordiaUPC"/>
                <w:cs/>
              </w:rPr>
              <w:t xml:space="preserve">: </w:t>
            </w:r>
            <w:r>
              <w:rPr>
                <w:cs/>
              </w:rPr>
              <w:t>ดึงข้อมูลจาก</w:t>
            </w:r>
            <w:r>
              <w:t xml:space="preserve">DB </w:t>
            </w:r>
            <w:r>
              <w:rPr>
                <w:cs/>
              </w:rPr>
              <w:t>ที่</w:t>
            </w:r>
            <w:r>
              <w:t xml:space="preserve"> Table</w:t>
            </w:r>
            <w:r>
              <w:rPr>
                <w:cs/>
              </w:rPr>
              <w:t xml:space="preserve"> </w:t>
            </w:r>
            <w:r>
              <w:t>FLW_CFG_LOV</w:t>
            </w:r>
            <w:r>
              <w:rPr>
                <w:rFonts w:hint="cs" w:cs="CordiaUPC"/>
                <w:cs/>
              </w:rPr>
              <w:t xml:space="preserve"> </w:t>
            </w:r>
            <w:r>
              <w:rPr>
                <w:cs/>
              </w:rPr>
              <w:t xml:space="preserve">โดย </w:t>
            </w:r>
            <w:r>
              <w:t>group_type</w:t>
            </w:r>
            <w:r>
              <w:rPr>
                <w:cs/>
              </w:rPr>
              <w:t xml:space="preserve"> </w:t>
            </w:r>
            <w:r>
              <w:rPr>
                <w:rFonts w:hint="cs" w:cs="CordiaUPC"/>
                <w:cs/>
              </w:rPr>
              <w:t>= ‘</w:t>
            </w:r>
            <w:r>
              <w:rPr>
                <w:rFonts w:cs="CordiaUPC"/>
              </w:rPr>
              <w:t>Sharing Basis</w:t>
            </w:r>
            <w:r>
              <w:rPr>
                <w:rFonts w:hint="cs" w:cs="CordiaUPC"/>
                <w:cs/>
              </w:rPr>
              <w:t>’</w:t>
            </w:r>
          </w:p>
        </w:tc>
      </w:tr>
      <w:tr w:rsidRPr="008979A8" w:rsidR="000A1D97" w:rsidTr="0094547E" w14:paraId="3009D6D6" w14:textId="77777777">
        <w:trPr>
          <w:trHeight w:val="111"/>
        </w:trPr>
        <w:tc>
          <w:tcPr>
            <w:tcW w:w="848" w:type="pct"/>
          </w:tcPr>
          <w:p w:rsidR="000A1D97" w:rsidP="000A1D97" w:rsidRDefault="000A1D97" w14:paraId="1EDBB6ED" w14:textId="28CE488C">
            <w:r>
              <w:t>modelSharing</w:t>
            </w:r>
          </w:p>
        </w:tc>
        <w:tc>
          <w:tcPr>
            <w:tcW w:w="1079" w:type="pct"/>
          </w:tcPr>
          <w:p w:rsidR="000A1D97" w:rsidP="000A1D97" w:rsidRDefault="000A1D97" w14:paraId="6E056C80" w14:textId="0CC1FDD3">
            <w:r>
              <w:t>Drop down list</w:t>
            </w:r>
          </w:p>
        </w:tc>
        <w:tc>
          <w:tcPr>
            <w:tcW w:w="3073" w:type="pct"/>
          </w:tcPr>
          <w:p w:rsidR="000A1D97" w:rsidP="000A1D97" w:rsidRDefault="000A1D97" w14:paraId="09334EC3" w14:textId="77777777">
            <w:r>
              <w:t xml:space="preserve">Label </w:t>
            </w:r>
            <w:r>
              <w:rPr>
                <w:rFonts w:hint="cs" w:cs="CordiaUPC"/>
                <w:cs/>
              </w:rPr>
              <w:t xml:space="preserve">: </w:t>
            </w:r>
            <w:r>
              <w:rPr>
                <w:rFonts w:hint="cs" w:cs="CordiaUPC"/>
                <w:color w:val="FF0000"/>
                <w:cs/>
              </w:rPr>
              <w:t>*</w:t>
            </w:r>
            <w:r>
              <w:rPr>
                <w:color w:val="FF0000"/>
              </w:rPr>
              <w:t>Model Sharing</w:t>
            </w:r>
          </w:p>
          <w:p w:rsidRPr="002F1D56" w:rsidR="000A1D97" w:rsidP="000A1D97" w:rsidRDefault="000A1D97" w14:paraId="61205280" w14:textId="028245F5">
            <w:pPr>
              <w:rPr>
                <w:cs/>
              </w:rPr>
            </w:pPr>
            <w:r>
              <w:t xml:space="preserve">List of Value </w:t>
            </w:r>
            <w:r>
              <w:rPr>
                <w:rFonts w:hint="cs" w:cs="CordiaUPC"/>
                <w:cs/>
              </w:rPr>
              <w:t xml:space="preserve">: </w:t>
            </w:r>
            <w:r>
              <w:rPr>
                <w:cs/>
              </w:rPr>
              <w:t>ดึงข้อมูลจาก</w:t>
            </w:r>
            <w:r>
              <w:t xml:space="preserve">DB </w:t>
            </w:r>
            <w:r>
              <w:rPr>
                <w:cs/>
              </w:rPr>
              <w:t>ที่</w:t>
            </w:r>
            <w:r>
              <w:t xml:space="preserve"> Table</w:t>
            </w:r>
            <w:r>
              <w:rPr>
                <w:cs/>
              </w:rPr>
              <w:t xml:space="preserve"> </w:t>
            </w:r>
            <w:r>
              <w:t>FLW_CFG_LOV</w:t>
            </w:r>
            <w:r>
              <w:rPr>
                <w:rFonts w:hint="cs" w:cs="CordiaUPC"/>
                <w:cs/>
              </w:rPr>
              <w:t xml:space="preserve"> </w:t>
            </w:r>
            <w:r>
              <w:rPr>
                <w:cs/>
              </w:rPr>
              <w:t xml:space="preserve">โดย </w:t>
            </w:r>
            <w:r>
              <w:t>group_type</w:t>
            </w:r>
            <w:r>
              <w:rPr>
                <w:cs/>
              </w:rPr>
              <w:t xml:space="preserve"> </w:t>
            </w:r>
            <w:r>
              <w:rPr>
                <w:rFonts w:hint="cs" w:cs="CordiaUPC"/>
                <w:cs/>
              </w:rPr>
              <w:t>= ‘</w:t>
            </w:r>
            <w:r>
              <w:rPr>
                <w:rFonts w:cs="CordiaUPC"/>
              </w:rPr>
              <w:t>Model Sharing</w:t>
            </w:r>
            <w:r>
              <w:rPr>
                <w:rFonts w:hint="cs" w:cs="CordiaUPC"/>
                <w:cs/>
              </w:rPr>
              <w:t xml:space="preserve">’ </w:t>
            </w:r>
            <w:r>
              <w:rPr>
                <w:cs/>
              </w:rPr>
              <w:t xml:space="preserve">และ </w:t>
            </w:r>
            <w:r>
              <w:t xml:space="preserve">lov_type </w:t>
            </w:r>
            <w:r>
              <w:rPr>
                <w:rFonts w:cs="CordiaUPC"/>
                <w:cs/>
              </w:rPr>
              <w:t>= ‘</w:t>
            </w:r>
            <w:r>
              <w:t>Model Sharing</w:t>
            </w:r>
            <w:r>
              <w:rPr>
                <w:rFonts w:cs="CordiaUPC"/>
                <w:cs/>
              </w:rPr>
              <w:t xml:space="preserve">’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par_row_concat_id </w:t>
            </w:r>
            <w:r>
              <w:rPr>
                <w:rFonts w:cs="CordiaUPC"/>
                <w:cs/>
              </w:rPr>
              <w:t xml:space="preserve">= </w:t>
            </w:r>
            <w:r>
              <w:t xml:space="preserve">row_id </w:t>
            </w:r>
            <w:r>
              <w:rPr>
                <w:rFonts w:hint="cs"/>
                <w:cs/>
              </w:rPr>
              <w:t xml:space="preserve">ของ </w:t>
            </w:r>
            <w:r>
              <w:t>po_group</w:t>
            </w:r>
          </w:p>
        </w:tc>
      </w:tr>
      <w:tr w:rsidRPr="008979A8" w:rsidR="000A1D97" w:rsidTr="0094547E" w14:paraId="3B873332" w14:textId="77777777">
        <w:trPr>
          <w:trHeight w:val="111"/>
        </w:trPr>
        <w:tc>
          <w:tcPr>
            <w:tcW w:w="848" w:type="pct"/>
          </w:tcPr>
          <w:p w:rsidR="000A1D97" w:rsidP="000A1D97" w:rsidRDefault="000A1D97" w14:paraId="3FC223AC" w14:textId="64F46E40">
            <w:r>
              <w:t>portionSharing</w:t>
            </w:r>
          </w:p>
        </w:tc>
        <w:tc>
          <w:tcPr>
            <w:tcW w:w="1079" w:type="pct"/>
          </w:tcPr>
          <w:p w:rsidR="000A1D97" w:rsidP="000A1D97" w:rsidRDefault="000A1D97" w14:paraId="15DF4FAF" w14:textId="778F834E">
            <w:r>
              <w:t>Radio Button</w:t>
            </w:r>
          </w:p>
        </w:tc>
        <w:tc>
          <w:tcPr>
            <w:tcW w:w="3073" w:type="pct"/>
          </w:tcPr>
          <w:p w:rsidR="000A1D97" w:rsidP="000A1D97" w:rsidRDefault="000A1D97" w14:paraId="5AF02943" w14:textId="3A36082F">
            <w:r>
              <w:t xml:space="preserve">Label </w:t>
            </w:r>
            <w:r>
              <w:rPr>
                <w:rFonts w:cs="CordiaUPC"/>
                <w:cs/>
              </w:rPr>
              <w:t xml:space="preserve">: </w:t>
            </w:r>
            <w:r w:rsidRPr="000F7E41">
              <w:rPr>
                <w:rFonts w:cs="CordiaUPC"/>
                <w:color w:val="FF0000"/>
                <w:cs/>
              </w:rPr>
              <w:t>*</w:t>
            </w:r>
            <w:r>
              <w:rPr>
                <w:color w:val="FF0000"/>
              </w:rPr>
              <w:t>Portion Sharing</w:t>
            </w:r>
          </w:p>
          <w:p w:rsidR="000A1D97" w:rsidP="000A1D97" w:rsidRDefault="000A1D97" w14:paraId="4A6BD5D7" w14:textId="77777777">
            <w:pPr>
              <w:rPr>
                <w:rFonts w:cs="CordiaUPC"/>
              </w:rPr>
            </w:pPr>
            <w:r>
              <w:t xml:space="preserve">List of value </w:t>
            </w:r>
            <w:r>
              <w:rPr>
                <w:rFonts w:cs="CordiaUPC"/>
                <w:cs/>
              </w:rPr>
              <w:t xml:space="preserve">: </w:t>
            </w:r>
            <w:r>
              <w:rPr>
                <w:cs/>
              </w:rPr>
              <w:t>ดึงข้อมูลจาก</w:t>
            </w:r>
            <w:r>
              <w:t xml:space="preserve">DB </w:t>
            </w:r>
            <w:r>
              <w:rPr>
                <w:cs/>
              </w:rPr>
              <w:t>ที่</w:t>
            </w:r>
            <w:r>
              <w:t xml:space="preserve"> Table</w:t>
            </w:r>
            <w:r>
              <w:rPr>
                <w:cs/>
              </w:rPr>
              <w:t xml:space="preserve"> </w:t>
            </w:r>
            <w:r>
              <w:t>FLW_CFG_LOV</w:t>
            </w:r>
            <w:r>
              <w:rPr>
                <w:rFonts w:hint="cs" w:cs="CordiaUPC"/>
                <w:cs/>
              </w:rPr>
              <w:t xml:space="preserve"> </w:t>
            </w:r>
            <w:r>
              <w:rPr>
                <w:cs/>
              </w:rPr>
              <w:t xml:space="preserve">โดย </w:t>
            </w:r>
            <w:r>
              <w:t>group_type</w:t>
            </w:r>
            <w:r>
              <w:rPr>
                <w:cs/>
              </w:rPr>
              <w:t xml:space="preserve"> </w:t>
            </w:r>
            <w:r>
              <w:rPr>
                <w:rFonts w:hint="cs" w:cs="CordiaUPC"/>
                <w:cs/>
              </w:rPr>
              <w:t>= ‘</w:t>
            </w:r>
            <w:r>
              <w:rPr>
                <w:rFonts w:cs="CordiaUPC"/>
              </w:rPr>
              <w:t>YesNoIndicator</w:t>
            </w:r>
            <w:r>
              <w:rPr>
                <w:rFonts w:hint="cs" w:cs="CordiaUPC"/>
                <w:cs/>
              </w:rPr>
              <w:t>’</w:t>
            </w:r>
          </w:p>
          <w:p w:rsidR="000A1D97" w:rsidP="000A1D97" w:rsidRDefault="000A1D97" w14:paraId="3300AA04" w14:textId="73697F73">
            <w:pPr>
              <w:rPr>
                <w:cs/>
              </w:rPr>
            </w:pPr>
            <w:r>
              <w:rPr>
                <w:rFonts w:cs="CordiaUPC"/>
              </w:rPr>
              <w:t xml:space="preserve">Visible </w:t>
            </w:r>
            <w:r>
              <w:rPr>
                <w:rFonts w:hint="cs" w:cs="CordiaUPC"/>
                <w:cs/>
              </w:rPr>
              <w:t xml:space="preserve">เมื่อ </w:t>
            </w:r>
            <w:r>
              <w:t>modelSharing</w:t>
            </w:r>
            <w:r>
              <w:rPr>
                <w:cs/>
              </w:rPr>
              <w:t xml:space="preserve"> ที่เลือกมามีค่า </w:t>
            </w:r>
            <w:r>
              <w:t xml:space="preserve">lov_val3 </w:t>
            </w:r>
            <w:r>
              <w:rPr>
                <w:cs/>
              </w:rPr>
              <w:t>ประกอบด้วย</w:t>
            </w:r>
            <w:r w:rsidRPr="002F1D56">
              <w:rPr>
                <w:rFonts w:cs="CordiaUPC"/>
                <w:cs/>
              </w:rPr>
              <w:t>“</w:t>
            </w:r>
            <w:r>
              <w:t>RevShare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>และ</w:t>
            </w:r>
            <w:r>
              <w:t xml:space="preserve">Default </w:t>
            </w:r>
            <w:r>
              <w:rPr>
                <w:rFonts w:hint="cs"/>
                <w:cs/>
              </w:rPr>
              <w:t>ค่าเป็น</w:t>
            </w:r>
            <w:r>
              <w:rPr>
                <w:rFonts w:cs="CordiaUPC"/>
                <w:cs/>
              </w:rPr>
              <w:t xml:space="preserve"> “</w:t>
            </w:r>
            <w:r>
              <w:t>No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ถ้าไม่ใช่ให้ </w:t>
            </w:r>
            <w:r>
              <w:t xml:space="preserve">Invisble </w:t>
            </w:r>
            <w:r>
              <w:rPr>
                <w:rFonts w:hint="cs"/>
                <w:cs/>
              </w:rPr>
              <w:t>และเคลียร์ค่า</w:t>
            </w:r>
          </w:p>
        </w:tc>
      </w:tr>
      <w:tr w:rsidRPr="008979A8" w:rsidR="000A1D97" w:rsidTr="0094547E" w14:paraId="225C754B" w14:textId="77777777">
        <w:trPr>
          <w:trHeight w:val="111"/>
        </w:trPr>
        <w:tc>
          <w:tcPr>
            <w:tcW w:w="848" w:type="pct"/>
          </w:tcPr>
          <w:p w:rsidR="000A1D97" w:rsidP="000A1D97" w:rsidRDefault="000A1D97" w14:paraId="681E01AC" w14:textId="46A1283B">
            <w:r>
              <w:t>sharingType</w:t>
            </w:r>
          </w:p>
        </w:tc>
        <w:tc>
          <w:tcPr>
            <w:tcW w:w="1079" w:type="pct"/>
          </w:tcPr>
          <w:p w:rsidR="000A1D97" w:rsidP="000A1D97" w:rsidRDefault="000A1D97" w14:paraId="62331A9E" w14:textId="5EEA3D45">
            <w:r>
              <w:t>Radio Button</w:t>
            </w:r>
          </w:p>
        </w:tc>
        <w:tc>
          <w:tcPr>
            <w:tcW w:w="3073" w:type="pct"/>
          </w:tcPr>
          <w:p w:rsidR="000A1D97" w:rsidP="000A1D97" w:rsidRDefault="000A1D97" w14:paraId="5B3D6585" w14:textId="14DD8610">
            <w:pPr>
              <w:rPr>
                <w:color w:val="FF0000"/>
              </w:rPr>
            </w:pPr>
            <w:r>
              <w:t xml:space="preserve">Label </w:t>
            </w:r>
            <w:r>
              <w:rPr>
                <w:rFonts w:hint="cs" w:cs="CordiaUPC"/>
                <w:cs/>
              </w:rPr>
              <w:t xml:space="preserve">: </w:t>
            </w:r>
            <w:r>
              <w:rPr>
                <w:rFonts w:hint="cs" w:cs="CordiaUPC"/>
                <w:color w:val="FF0000"/>
                <w:cs/>
              </w:rPr>
              <w:t>*</w:t>
            </w:r>
            <w:r>
              <w:rPr>
                <w:color w:val="FF0000"/>
              </w:rPr>
              <w:t>Sharing Type</w:t>
            </w:r>
          </w:p>
          <w:p w:rsidR="000A1D97" w:rsidP="000A1D97" w:rsidRDefault="000A1D97" w14:paraId="116CC6B1" w14:textId="25CDB0D2">
            <w:pPr>
              <w:rPr>
                <w:cs/>
              </w:rPr>
            </w:pPr>
            <w:r>
              <w:t xml:space="preserve">Visible </w:t>
            </w:r>
            <w:r>
              <w:rPr>
                <w:cs/>
              </w:rPr>
              <w:t xml:space="preserve">เมื่อ </w:t>
            </w:r>
            <w:r>
              <w:t>modelSharing</w:t>
            </w:r>
            <w:r>
              <w:rPr>
                <w:cs/>
              </w:rPr>
              <w:t xml:space="preserve"> ที่เลือกมามีค่า </w:t>
            </w:r>
            <w:r>
              <w:t xml:space="preserve">lov_val3 </w:t>
            </w:r>
            <w:r>
              <w:rPr>
                <w:cs/>
              </w:rPr>
              <w:t xml:space="preserve">ประกอบด้วย </w:t>
            </w:r>
            <w:r>
              <w:rPr>
                <w:rFonts w:cs="CordiaUPC"/>
                <w:cs/>
              </w:rPr>
              <w:t>“</w:t>
            </w:r>
            <w:r>
              <w:t>RevShare</w:t>
            </w:r>
            <w:r>
              <w:rPr>
                <w:rFonts w:cs="CordiaUPC"/>
                <w:cs/>
              </w:rPr>
              <w:t>”</w:t>
            </w:r>
            <w:r>
              <w:rPr>
                <w:cs/>
              </w:rPr>
              <w:t xml:space="preserve"> ถ้าไม่ใช่ให้ </w:t>
            </w:r>
            <w:r>
              <w:t xml:space="preserve">Invisible </w:t>
            </w:r>
            <w:r>
              <w:rPr>
                <w:cs/>
              </w:rPr>
              <w:t>และทำการเคลียร์</w:t>
            </w:r>
          </w:p>
          <w:p w:rsidRPr="00DE328E" w:rsidR="000A1D97" w:rsidP="000A1D97" w:rsidRDefault="000A1D97" w14:paraId="2CE72D9C" w14:textId="522A2346">
            <w:pPr>
              <w:spacing w:after="160" w:line="256" w:lineRule="auto"/>
            </w:pPr>
            <w:r w:rsidRPr="002206C7">
              <w:rPr>
                <w:cs/>
              </w:rPr>
              <w:t xml:space="preserve">ถ้ามีการเปลี่ยนแปลงค่าจาก </w:t>
            </w:r>
            <w:r w:rsidRPr="002206C7">
              <w:t xml:space="preserve">Flat </w:t>
            </w:r>
            <w:r w:rsidRPr="002206C7">
              <w:rPr>
                <w:rFonts w:cs="CordiaUPC"/>
                <w:cs/>
              </w:rPr>
              <w:t>-</w:t>
            </w:r>
            <w:r w:rsidRPr="002206C7">
              <w:t xml:space="preserve">&gt; Step </w:t>
            </w:r>
            <w:r w:rsidRPr="002206C7">
              <w:rPr>
                <w:cs/>
              </w:rPr>
              <w:t xml:space="preserve">หรือ </w:t>
            </w:r>
            <w:r w:rsidRPr="002206C7">
              <w:t xml:space="preserve">Tier </w:t>
            </w:r>
            <w:r w:rsidRPr="002206C7">
              <w:rPr>
                <w:cs/>
              </w:rPr>
              <w:t xml:space="preserve">หรือเปลี่ยนจาก </w:t>
            </w:r>
            <w:r w:rsidRPr="002206C7">
              <w:t xml:space="preserve">Step </w:t>
            </w:r>
            <w:r w:rsidRPr="002206C7">
              <w:rPr>
                <w:cs/>
              </w:rPr>
              <w:t xml:space="preserve">หรือ </w:t>
            </w:r>
            <w:r w:rsidRPr="002206C7">
              <w:t xml:space="preserve">Tier </w:t>
            </w:r>
            <w:r w:rsidRPr="002206C7">
              <w:rPr>
                <w:rFonts w:cs="CordiaUPC"/>
                <w:cs/>
              </w:rPr>
              <w:t>-</w:t>
            </w:r>
            <w:r w:rsidRPr="002206C7">
              <w:t xml:space="preserve">&gt; Flat </w:t>
            </w:r>
            <w:r w:rsidRPr="002206C7">
              <w:rPr>
                <w:cs/>
              </w:rPr>
              <w:t xml:space="preserve">ให้ทำการเคลียร์ค่าภายใต้ </w:t>
            </w:r>
            <w:r>
              <w:t>Revenue Sharing</w:t>
            </w:r>
            <w:r>
              <w:rPr>
                <w:rFonts w:hint="cs"/>
                <w:cs/>
              </w:rPr>
              <w:t xml:space="preserve"> </w:t>
            </w:r>
            <w:r>
              <w:t>Section</w:t>
            </w:r>
          </w:p>
          <w:p w:rsidR="000A1D97" w:rsidP="000A1D97" w:rsidRDefault="000A1D97" w14:paraId="5D911842" w14:textId="08F5A7D9">
            <w:r>
              <w:t xml:space="preserve">List of Value </w:t>
            </w:r>
            <w:r>
              <w:rPr>
                <w:rFonts w:hint="cs" w:cs="CordiaUPC"/>
                <w:cs/>
              </w:rPr>
              <w:t xml:space="preserve">: </w:t>
            </w:r>
            <w:r>
              <w:rPr>
                <w:cs/>
              </w:rPr>
              <w:t>ดึงข้อมูลจาก</w:t>
            </w:r>
            <w:r>
              <w:t xml:space="preserve">DB </w:t>
            </w:r>
            <w:r>
              <w:rPr>
                <w:cs/>
              </w:rPr>
              <w:t>ที่</w:t>
            </w:r>
            <w:r>
              <w:t xml:space="preserve"> Table</w:t>
            </w:r>
            <w:r>
              <w:rPr>
                <w:cs/>
              </w:rPr>
              <w:t xml:space="preserve"> </w:t>
            </w:r>
            <w:r>
              <w:t>FLW_CFG_LOV</w:t>
            </w:r>
            <w:r>
              <w:rPr>
                <w:rFonts w:hint="cs" w:cs="CordiaUPC"/>
                <w:cs/>
              </w:rPr>
              <w:t xml:space="preserve"> </w:t>
            </w:r>
            <w:r>
              <w:rPr>
                <w:cs/>
              </w:rPr>
              <w:t xml:space="preserve">โดย </w:t>
            </w:r>
            <w:r>
              <w:t>group_type</w:t>
            </w:r>
            <w:r>
              <w:rPr>
                <w:cs/>
              </w:rPr>
              <w:t xml:space="preserve"> </w:t>
            </w:r>
            <w:r>
              <w:rPr>
                <w:rFonts w:hint="cs" w:cs="CordiaUPC"/>
                <w:cs/>
              </w:rPr>
              <w:t>= ‘</w:t>
            </w:r>
            <w:r>
              <w:rPr>
                <w:rFonts w:cs="CordiaUPC"/>
              </w:rPr>
              <w:t>Sharing Type</w:t>
            </w:r>
            <w:r>
              <w:rPr>
                <w:rFonts w:hint="cs" w:cs="CordiaUPC"/>
                <w:cs/>
              </w:rPr>
              <w:t xml:space="preserve">’ </w:t>
            </w:r>
          </w:p>
        </w:tc>
      </w:tr>
      <w:tr w:rsidRPr="008979A8" w:rsidR="000A1D97" w:rsidTr="0094547E" w14:paraId="2F780ED8" w14:textId="77777777">
        <w:trPr>
          <w:trHeight w:val="111"/>
        </w:trPr>
        <w:tc>
          <w:tcPr>
            <w:tcW w:w="848" w:type="pct"/>
          </w:tcPr>
          <w:p w:rsidR="000A1D97" w:rsidP="000A1D97" w:rsidRDefault="000A1D97" w14:paraId="56D69BAA" w14:textId="4F2C9FD8">
            <w:r>
              <w:rPr>
                <w:rFonts w:cs="CordiaUPC"/>
                <w:szCs w:val="36"/>
              </w:rPr>
              <w:t>internalSharing</w:t>
            </w:r>
          </w:p>
        </w:tc>
        <w:tc>
          <w:tcPr>
            <w:tcW w:w="1079" w:type="pct"/>
          </w:tcPr>
          <w:p w:rsidR="000A1D97" w:rsidP="000A1D97" w:rsidRDefault="000A1D97" w14:paraId="021EB7F5" w14:textId="2FA2C9E5">
            <w:r>
              <w:t>Radio Button</w:t>
            </w:r>
          </w:p>
        </w:tc>
        <w:tc>
          <w:tcPr>
            <w:tcW w:w="3073" w:type="pct"/>
          </w:tcPr>
          <w:p w:rsidR="000A1D97" w:rsidP="000A1D97" w:rsidRDefault="000A1D97" w14:paraId="1328234C" w14:textId="409B5397">
            <w:pPr>
              <w:spacing w:after="0"/>
              <w:rPr>
                <w:rFonts w:cs="CordiaUPC"/>
                <w:color w:val="FF0000"/>
              </w:rPr>
            </w:pPr>
            <w:r>
              <w:rPr>
                <w:rFonts w:cs="CordiaUPC"/>
              </w:rPr>
              <w:t xml:space="preserve">Label </w:t>
            </w:r>
            <w:r>
              <w:rPr>
                <w:rFonts w:hint="cs" w:cs="CordiaUPC"/>
                <w:cs/>
              </w:rPr>
              <w:t xml:space="preserve">: </w:t>
            </w:r>
            <w:r>
              <w:rPr>
                <w:rFonts w:hint="cs" w:cs="CordiaUPC"/>
                <w:color w:val="FF0000"/>
                <w:cs/>
              </w:rPr>
              <w:t>*</w:t>
            </w:r>
            <w:r>
              <w:rPr>
                <w:rFonts w:cs="CordiaUPC"/>
                <w:color w:val="FF0000"/>
              </w:rPr>
              <w:t>Internal Sharing</w:t>
            </w:r>
          </w:p>
          <w:p w:rsidR="000A1D97" w:rsidP="000A1D97" w:rsidRDefault="000A1D97" w14:paraId="05DECA91" w14:textId="77777777">
            <w:pPr>
              <w:rPr>
                <w:rFonts w:cs="CordiaUPC"/>
              </w:rPr>
            </w:pPr>
            <w:r>
              <w:t xml:space="preserve">List of Value </w:t>
            </w:r>
            <w:r>
              <w:rPr>
                <w:rFonts w:hint="cs" w:cs="CordiaUPC"/>
                <w:cs/>
              </w:rPr>
              <w:t xml:space="preserve">: </w:t>
            </w:r>
            <w:r>
              <w:rPr>
                <w:cs/>
              </w:rPr>
              <w:t>ดึงข้อมูลจาก</w:t>
            </w:r>
            <w:r>
              <w:t xml:space="preserve">DB </w:t>
            </w:r>
            <w:r>
              <w:rPr>
                <w:cs/>
              </w:rPr>
              <w:t>ที่</w:t>
            </w:r>
            <w:r>
              <w:t xml:space="preserve"> Table</w:t>
            </w:r>
            <w:r>
              <w:rPr>
                <w:cs/>
              </w:rPr>
              <w:t xml:space="preserve"> </w:t>
            </w:r>
            <w:r>
              <w:t>FLW_CFG_LOV</w:t>
            </w:r>
            <w:r>
              <w:rPr>
                <w:rFonts w:hint="cs" w:cs="CordiaUPC"/>
                <w:cs/>
              </w:rPr>
              <w:t xml:space="preserve"> </w:t>
            </w:r>
            <w:r>
              <w:rPr>
                <w:cs/>
              </w:rPr>
              <w:t xml:space="preserve">โดย </w:t>
            </w:r>
            <w:r>
              <w:t>group_type</w:t>
            </w:r>
            <w:r>
              <w:rPr>
                <w:cs/>
              </w:rPr>
              <w:t xml:space="preserve"> </w:t>
            </w:r>
            <w:r>
              <w:rPr>
                <w:rFonts w:hint="cs" w:cs="CordiaUPC"/>
                <w:cs/>
              </w:rPr>
              <w:t>= ‘</w:t>
            </w:r>
            <w:r>
              <w:rPr>
                <w:rFonts w:cs="CordiaUPC"/>
              </w:rPr>
              <w:t>YesNoIndicator</w:t>
            </w:r>
            <w:r>
              <w:rPr>
                <w:rFonts w:hint="cs" w:cs="CordiaUPC"/>
                <w:cs/>
              </w:rPr>
              <w:t>’</w:t>
            </w:r>
          </w:p>
          <w:p w:rsidR="000A1D97" w:rsidP="000A1D97" w:rsidRDefault="000A1D97" w14:paraId="16F2FAA3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Default Value </w:t>
            </w:r>
            <w:r>
              <w:rPr>
                <w:rFonts w:hint="cs" w:cs="CordiaUPC"/>
                <w:cs/>
              </w:rPr>
              <w:t>: “</w:t>
            </w:r>
            <w:r>
              <w:rPr>
                <w:rFonts w:cs="CordiaUPC"/>
              </w:rPr>
              <w:t>No</w:t>
            </w:r>
            <w:r>
              <w:rPr>
                <w:rFonts w:hint="cs" w:cs="CordiaUPC"/>
                <w:cs/>
              </w:rPr>
              <w:t>”</w:t>
            </w:r>
          </w:p>
          <w:p w:rsidRPr="000F7E41" w:rsidR="000A1D97" w:rsidP="000A1D97" w:rsidRDefault="000A1D97" w14:paraId="6F83D465" w14:textId="68E2A42C">
            <w:pPr>
              <w:rPr>
                <w:rFonts w:cs="CordiaUPC"/>
              </w:rPr>
            </w:pPr>
            <w:r>
              <w:rPr>
                <w:rFonts w:hint="cs" w:cs="CordiaUPC"/>
                <w:cs/>
              </w:rPr>
              <w:t xml:space="preserve">ถ้ามีค่าเป็น </w:t>
            </w:r>
            <w:r>
              <w:rPr>
                <w:rFonts w:cs="CordiaUPC"/>
                <w:cs/>
              </w:rPr>
              <w:t>“</w:t>
            </w:r>
            <w:r>
              <w:rPr>
                <w:rFonts w:cs="CordiaUPC"/>
              </w:rPr>
              <w:t>Yes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 w:cs="CordiaUPC"/>
                <w:cs/>
              </w:rPr>
              <w:t xml:space="preserve">ให้ </w:t>
            </w:r>
            <w:r>
              <w:rPr>
                <w:rFonts w:cs="CordiaUPC"/>
              </w:rPr>
              <w:t xml:space="preserve">Visible </w:t>
            </w:r>
            <w:r>
              <w:t xml:space="preserve">Internal Share Table Section </w:t>
            </w:r>
            <w:r>
              <w:rPr>
                <w:rFonts w:hint="cs"/>
                <w:cs/>
              </w:rPr>
              <w:t xml:space="preserve">ถ้าไม่ใช่ให้ </w:t>
            </w:r>
            <w:r>
              <w:t xml:space="preserve">Invisible </w:t>
            </w:r>
            <w:r>
              <w:rPr>
                <w:rFonts w:hint="cs"/>
                <w:cs/>
              </w:rPr>
              <w:t>และเคลียร์ค่า</w:t>
            </w:r>
          </w:p>
        </w:tc>
      </w:tr>
      <w:tr w:rsidRPr="008979A8" w:rsidR="000A1D97" w:rsidTr="0094547E" w14:paraId="5A82C770" w14:textId="77777777">
        <w:trPr>
          <w:trHeight w:val="845"/>
        </w:trPr>
        <w:tc>
          <w:tcPr>
            <w:tcW w:w="848" w:type="pct"/>
          </w:tcPr>
          <w:p w:rsidR="000A1D97" w:rsidP="000A1D97" w:rsidRDefault="000A1D97" w14:paraId="32F322DC" w14:textId="416F9800">
            <w:r>
              <w:t>remark</w:t>
            </w:r>
          </w:p>
        </w:tc>
        <w:tc>
          <w:tcPr>
            <w:tcW w:w="1079" w:type="pct"/>
          </w:tcPr>
          <w:p w:rsidR="000A1D97" w:rsidP="000A1D97" w:rsidRDefault="000A1D97" w14:paraId="348D1189" w14:textId="712718A8">
            <w:r>
              <w:t>Text Area</w:t>
            </w:r>
          </w:p>
        </w:tc>
        <w:tc>
          <w:tcPr>
            <w:tcW w:w="3073" w:type="pct"/>
          </w:tcPr>
          <w:p w:rsidR="000A1D97" w:rsidP="000A1D97" w:rsidRDefault="000A1D97" w14:paraId="03E9CB03" w14:textId="77777777">
            <w:pPr>
              <w:rPr>
                <w:color w:val="FF0000"/>
              </w:rPr>
            </w:pPr>
            <w:r>
              <w:t xml:space="preserve">Label </w:t>
            </w:r>
            <w:r>
              <w:rPr>
                <w:rFonts w:hint="cs" w:cs="CordiaUPC"/>
                <w:cs/>
              </w:rPr>
              <w:t xml:space="preserve">: </w:t>
            </w:r>
            <w:r>
              <w:rPr>
                <w:rFonts w:cs="CordiaUPC"/>
              </w:rPr>
              <w:t>Remark</w:t>
            </w:r>
            <w:r>
              <w:rPr>
                <w:rFonts w:hint="cs" w:cs="CordiaUPC"/>
                <w:color w:val="FF0000"/>
                <w:cs/>
              </w:rPr>
              <w:t xml:space="preserve"> </w:t>
            </w:r>
          </w:p>
          <w:p w:rsidR="000A1D97" w:rsidP="000A1D97" w:rsidRDefault="000A1D97" w14:paraId="03331A40" w14:textId="3B1DEDCF">
            <w:r>
              <w:t xml:space="preserve">Max Length </w:t>
            </w:r>
            <w:r>
              <w:rPr>
                <w:rFonts w:hint="cs" w:cs="CordiaUPC"/>
                <w:cs/>
              </w:rPr>
              <w:t xml:space="preserve">: </w:t>
            </w:r>
            <w:r>
              <w:t xml:space="preserve">4,000 </w:t>
            </w:r>
            <w:r>
              <w:rPr>
                <w:cs/>
              </w:rPr>
              <w:t>ตัวอักษร</w:t>
            </w:r>
          </w:p>
        </w:tc>
      </w:tr>
      <w:tr w:rsidRPr="008979A8" w:rsidR="000A1D97" w:rsidTr="0094547E" w14:paraId="3BA174FD" w14:textId="77777777">
        <w:trPr>
          <w:trHeight w:val="845"/>
        </w:trPr>
        <w:tc>
          <w:tcPr>
            <w:tcW w:w="848" w:type="pct"/>
          </w:tcPr>
          <w:p w:rsidR="000A1D97" w:rsidP="000A1D97" w:rsidRDefault="000A1D97" w14:paraId="4BDFBA64" w14:textId="1B7EF7CA">
            <w:r>
              <w:t>revenueSharing</w:t>
            </w:r>
            <w:r w:rsidRPr="00BD5C3E">
              <w:t>Attachment</w:t>
            </w:r>
          </w:p>
        </w:tc>
        <w:tc>
          <w:tcPr>
            <w:tcW w:w="1079" w:type="pct"/>
          </w:tcPr>
          <w:p w:rsidR="000A1D97" w:rsidP="000A1D97" w:rsidRDefault="000A1D97" w14:paraId="60FE7BCC" w14:textId="70F4BE7F">
            <w:r>
              <w:t>Browse File</w:t>
            </w:r>
          </w:p>
        </w:tc>
        <w:tc>
          <w:tcPr>
            <w:tcW w:w="3073" w:type="pct"/>
          </w:tcPr>
          <w:p w:rsidR="000A1D97" w:rsidP="000A1D97" w:rsidRDefault="000A1D97" w14:paraId="783CFE3A" w14:textId="50E96B54">
            <w:r>
              <w:t xml:space="preserve">Label </w:t>
            </w:r>
            <w:r>
              <w:rPr>
                <w:rFonts w:cs="CordiaUPC"/>
                <w:cs/>
              </w:rPr>
              <w:t xml:space="preserve">: </w:t>
            </w:r>
            <w:r w:rsidRPr="006D19A6">
              <w:t>Attachment</w:t>
            </w:r>
          </w:p>
          <w:p w:rsidR="000A1D97" w:rsidP="000A1D97" w:rsidRDefault="000A1D97" w14:paraId="25C7440B" w14:textId="404024F1">
            <w:pPr>
              <w:rPr>
                <w:cs/>
              </w:rPr>
            </w:pPr>
            <w:r>
              <w:t xml:space="preserve">Visible </w:t>
            </w:r>
            <w:r>
              <w:rPr>
                <w:rFonts w:hint="cs"/>
                <w:cs/>
              </w:rPr>
              <w:t xml:space="preserve">เมื่อ </w:t>
            </w:r>
            <w:r>
              <w:t>Model Sharing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CordiaUPC"/>
                <w:cs/>
              </w:rPr>
              <w:t>= “</w:t>
            </w:r>
            <w:r>
              <w:t>Other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ถ้าไม่ใช่ให้ </w:t>
            </w:r>
            <w:r>
              <w:t xml:space="preserve">Invisible </w:t>
            </w:r>
            <w:r>
              <w:rPr>
                <w:rFonts w:hint="cs"/>
                <w:cs/>
              </w:rPr>
              <w:t>และเคลียร์ค่า</w:t>
            </w:r>
          </w:p>
          <w:p w:rsidR="000A1D97" w:rsidP="000A1D97" w:rsidRDefault="000A1D97" w14:paraId="56F1ED15" w14:textId="77777777">
            <w:r>
              <w:rPr>
                <w:rFonts w:hint="cs"/>
                <w:cs/>
              </w:rPr>
              <w:t xml:space="preserve">ปุ่ม </w:t>
            </w:r>
            <w:r>
              <w:t xml:space="preserve">Browse </w:t>
            </w:r>
            <w:r>
              <w:rPr>
                <w:rFonts w:hint="cs"/>
                <w:cs/>
              </w:rPr>
              <w:t xml:space="preserve">จะต้อง </w:t>
            </w:r>
            <w:r>
              <w:t xml:space="preserve">Invisible </w:t>
            </w:r>
            <w:r>
              <w:rPr>
                <w:rFonts w:hint="cs"/>
                <w:cs/>
              </w:rPr>
              <w:t>เมื่อมีไฟล์แนบอยู่แล้ว</w:t>
            </w:r>
          </w:p>
          <w:p w:rsidR="000A1D97" w:rsidP="000A1D97" w:rsidRDefault="000A1D97" w14:paraId="1A211BC4" w14:textId="77777777">
            <w:r>
              <w:rPr>
                <w:rFonts w:hint="cs"/>
                <w:cs/>
              </w:rPr>
              <w:t xml:space="preserve">เมื่อกดปุ่ม </w:t>
            </w:r>
            <w:r>
              <w:t xml:space="preserve">Save </w:t>
            </w:r>
            <w:r>
              <w:rPr>
                <w:rFonts w:hint="cs"/>
                <w:cs/>
              </w:rPr>
              <w:t xml:space="preserve">ระบบจะทำการ </w:t>
            </w:r>
            <w:r>
              <w:t xml:space="preserve">Upload File </w:t>
            </w:r>
            <w:r>
              <w:rPr>
                <w:rFonts w:hint="cs"/>
                <w:cs/>
              </w:rPr>
              <w:t xml:space="preserve">ขึ้น </w:t>
            </w:r>
            <w:r>
              <w:t xml:space="preserve">NAS </w:t>
            </w:r>
          </w:p>
          <w:p w:rsidR="000A1D97" w:rsidP="000A1D97" w:rsidRDefault="000A1D97" w14:paraId="0332FF94" w14:textId="77777777">
            <w:pPr>
              <w:spacing w:after="0"/>
            </w:pPr>
            <w:r>
              <w:t xml:space="preserve">Path </w:t>
            </w:r>
            <w:r>
              <w:rPr>
                <w:rFonts w:hint="cs"/>
                <w:cs/>
              </w:rPr>
              <w:t>ที่ใช้เก็บไฟล์</w:t>
            </w:r>
          </w:p>
          <w:p w:rsidR="000A1D97" w:rsidP="000A1D97" w:rsidRDefault="000A1D97" w14:paraId="1DE02969" w14:textId="16AB9E6D">
            <w:r>
              <w:t xml:space="preserve">NAS_PATH </w:t>
            </w:r>
            <w:r>
              <w:rPr>
                <w:rFonts w:cs="CordiaUPC"/>
                <w:cs/>
              </w:rPr>
              <w:t xml:space="preserve">+ “/” + </w:t>
            </w:r>
            <w:r>
              <w:t xml:space="preserve">PO_GROUP </w:t>
            </w:r>
            <w:r>
              <w:rPr>
                <w:rFonts w:cs="CordiaUPC"/>
                <w:cs/>
              </w:rPr>
              <w:t xml:space="preserve">+ “/” + </w:t>
            </w:r>
            <w:r>
              <w:t xml:space="preserve">PO_SUB_GROUP </w:t>
            </w:r>
            <w:r>
              <w:rPr>
                <w:rFonts w:cs="CordiaUPC"/>
                <w:cs/>
              </w:rPr>
              <w:t xml:space="preserve">+ “/” + </w:t>
            </w:r>
            <w:r>
              <w:t xml:space="preserve">PO_ROW_ID </w:t>
            </w:r>
            <w:r>
              <w:rPr>
                <w:rFonts w:cs="CordiaUPC"/>
                <w:cs/>
              </w:rPr>
              <w:t>+ “/</w:t>
            </w:r>
            <w:r>
              <w:rPr>
                <w:rFonts w:cs="CordiaUPC"/>
              </w:rPr>
              <w:t>Revenue_Sharing</w:t>
            </w:r>
            <w:r>
              <w:rPr>
                <w:rFonts w:cs="CordiaUPC"/>
                <w:cs/>
              </w:rPr>
              <w:t>”</w:t>
            </w:r>
          </w:p>
        </w:tc>
      </w:tr>
      <w:tr w:rsidRPr="008979A8" w:rsidR="000A1D97" w:rsidTr="0094547E" w14:paraId="69A302AE" w14:textId="77777777">
        <w:trPr>
          <w:trHeight w:val="845"/>
        </w:trPr>
        <w:tc>
          <w:tcPr>
            <w:tcW w:w="848" w:type="pct"/>
          </w:tcPr>
          <w:p w:rsidR="000A1D97" w:rsidP="000A1D97" w:rsidRDefault="000A1D97" w14:paraId="7F0AE6CA" w14:textId="5B1752AC">
            <w:r>
              <w:rPr>
                <w:rFonts w:hint="cs"/>
                <w:cs/>
              </w:rPr>
              <w:t xml:space="preserve">ปุ่ม </w:t>
            </w:r>
            <w:r w:rsidR="00EF0CEE">
              <w:t>Download</w:t>
            </w:r>
          </w:p>
        </w:tc>
        <w:tc>
          <w:tcPr>
            <w:tcW w:w="1079" w:type="pct"/>
          </w:tcPr>
          <w:p w:rsidR="000A1D97" w:rsidP="000A1D97" w:rsidRDefault="000A1D97" w14:paraId="6044CD37" w14:textId="6B5B86F7">
            <w:r>
              <w:t>Button</w:t>
            </w:r>
          </w:p>
        </w:tc>
        <w:tc>
          <w:tcPr>
            <w:tcW w:w="3073" w:type="pct"/>
          </w:tcPr>
          <w:p w:rsidR="000A1D97" w:rsidP="000A1D97" w:rsidRDefault="000A1D97" w14:paraId="3155A8F1" w14:textId="77777777">
            <w:r>
              <w:rPr>
                <w:rFonts w:hint="cs"/>
                <w:cs/>
              </w:rPr>
              <w:t xml:space="preserve">วางไว้หลัง </w:t>
            </w:r>
            <w:r>
              <w:t>eventAttachment</w:t>
            </w:r>
          </w:p>
          <w:p w:rsidR="000A1D97" w:rsidP="000A1D97" w:rsidRDefault="000A1D97" w14:paraId="3E3EFF17" w14:textId="77777777">
            <w:r>
              <w:t xml:space="preserve">Visible </w:t>
            </w:r>
            <w:r>
              <w:rPr>
                <w:rFonts w:hint="cs"/>
                <w:cs/>
              </w:rPr>
              <w:t xml:space="preserve">เมื่อมีไฟล์แนบอยู่แล้วบน </w:t>
            </w:r>
            <w:r>
              <w:t>NAS</w:t>
            </w:r>
          </w:p>
          <w:p w:rsidR="000A1D97" w:rsidP="000A1D97" w:rsidRDefault="000A1D97" w14:paraId="4A819E4E" w14:textId="11CCF185">
            <w:r>
              <w:rPr>
                <w:rFonts w:hint="cs"/>
                <w:cs/>
              </w:rPr>
              <w:t xml:space="preserve">เมื่อกดปุ่มให้เปิดไฟล์ที่อยู่บน </w:t>
            </w:r>
            <w:r>
              <w:t>NAS</w:t>
            </w:r>
          </w:p>
        </w:tc>
      </w:tr>
      <w:tr w:rsidRPr="008979A8" w:rsidR="000A1D97" w:rsidTr="0094547E" w14:paraId="204B4AD1" w14:textId="77777777">
        <w:trPr>
          <w:trHeight w:val="845"/>
        </w:trPr>
        <w:tc>
          <w:tcPr>
            <w:tcW w:w="848" w:type="pct"/>
          </w:tcPr>
          <w:p w:rsidR="000A1D97" w:rsidP="000A1D97" w:rsidRDefault="000A1D97" w14:paraId="444D3288" w14:textId="7E5A3ED3">
            <w:r>
              <w:rPr>
                <w:rFonts w:hint="cs"/>
                <w:cs/>
              </w:rPr>
              <w:t xml:space="preserve">ปุ่ม </w:t>
            </w:r>
            <w:r>
              <w:t>Delete</w:t>
            </w:r>
          </w:p>
        </w:tc>
        <w:tc>
          <w:tcPr>
            <w:tcW w:w="1079" w:type="pct"/>
          </w:tcPr>
          <w:p w:rsidR="000A1D97" w:rsidP="000A1D97" w:rsidRDefault="000A1D97" w14:paraId="60986FE2" w14:textId="672917BD">
            <w:r>
              <w:t>Button</w:t>
            </w:r>
          </w:p>
        </w:tc>
        <w:tc>
          <w:tcPr>
            <w:tcW w:w="3073" w:type="pct"/>
          </w:tcPr>
          <w:p w:rsidR="000A1D97" w:rsidP="000A1D97" w:rsidRDefault="000A1D97" w14:paraId="2E80ADDD" w14:textId="22417E50">
            <w:r>
              <w:rPr>
                <w:rFonts w:hint="cs"/>
                <w:cs/>
              </w:rPr>
              <w:t xml:space="preserve">วางไว้หลัง </w:t>
            </w:r>
            <w:r w:rsidR="0094547E">
              <w:t>Download</w:t>
            </w:r>
            <w:r w:rsidDel="0094547E" w:rsidR="0094547E">
              <w:rPr>
                <w:rFonts w:cs="CordiaUPC"/>
                <w:cs/>
              </w:rPr>
              <w:t xml:space="preserve"> </w:t>
            </w:r>
            <w:r>
              <w:t>Button</w:t>
            </w:r>
          </w:p>
          <w:p w:rsidR="000A1D97" w:rsidP="000A1D97" w:rsidRDefault="000A1D97" w14:paraId="199AC8F6" w14:textId="77777777">
            <w:r>
              <w:t xml:space="preserve">Visible </w:t>
            </w:r>
            <w:r>
              <w:rPr>
                <w:rFonts w:hint="cs"/>
                <w:cs/>
              </w:rPr>
              <w:t>เมื่อมีไฟล์แนบอยู่แล้ว</w:t>
            </w:r>
          </w:p>
          <w:p w:rsidR="000A1D97" w:rsidP="000A1D97" w:rsidRDefault="000A1D97" w14:paraId="53092132" w14:textId="621C3864">
            <w:r>
              <w:rPr>
                <w:rFonts w:hint="cs"/>
                <w:cs/>
              </w:rPr>
              <w:t xml:space="preserve">เมื่อกดปุ่มให้ทำการลบชื่อ </w:t>
            </w:r>
            <w:r>
              <w:t xml:space="preserve">File </w:t>
            </w:r>
            <w:r>
              <w:rPr>
                <w:rFonts w:hint="cs"/>
                <w:cs/>
              </w:rPr>
              <w:t xml:space="preserve">แนบและลบ </w:t>
            </w:r>
            <w:r>
              <w:t xml:space="preserve">File </w:t>
            </w:r>
            <w:r>
              <w:rPr>
                <w:rFonts w:hint="cs"/>
                <w:cs/>
              </w:rPr>
              <w:t xml:space="preserve">บน </w:t>
            </w:r>
            <w:r>
              <w:t>NAS</w:t>
            </w:r>
          </w:p>
        </w:tc>
      </w:tr>
      <w:tr w:rsidRPr="008979A8" w:rsidR="000A1D97" w:rsidTr="0094547E" w14:paraId="0885A656" w14:textId="77777777">
        <w:trPr>
          <w:trHeight w:val="845"/>
        </w:trPr>
        <w:tc>
          <w:tcPr>
            <w:tcW w:w="848" w:type="pct"/>
          </w:tcPr>
          <w:p w:rsidR="000A1D97" w:rsidP="000A1D97" w:rsidRDefault="000A1D97" w14:paraId="0035B156" w14:textId="6FAC48EA">
            <w:r w:rsidRPr="00BD5C3E">
              <w:t>AttachmentDescription</w:t>
            </w:r>
          </w:p>
        </w:tc>
        <w:tc>
          <w:tcPr>
            <w:tcW w:w="1079" w:type="pct"/>
          </w:tcPr>
          <w:p w:rsidR="000A1D97" w:rsidP="000A1D97" w:rsidRDefault="000A1D97" w14:paraId="26E0D7A8" w14:textId="3F762B20">
            <w:r>
              <w:t>Text Area</w:t>
            </w:r>
          </w:p>
        </w:tc>
        <w:tc>
          <w:tcPr>
            <w:tcW w:w="3073" w:type="pct"/>
          </w:tcPr>
          <w:p w:rsidR="000A1D97" w:rsidP="000A1D97" w:rsidRDefault="000A1D97" w14:paraId="336136AE" w14:textId="77777777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6D19A6">
              <w:t>Attachment Description</w:t>
            </w:r>
          </w:p>
          <w:p w:rsidR="000A1D97" w:rsidP="000A1D97" w:rsidRDefault="000A1D97" w14:paraId="1ABE1057" w14:textId="337B72B3">
            <w:r w:rsidRPr="005B4047">
              <w:t xml:space="preserve">Max Length </w:t>
            </w:r>
            <w:r w:rsidRPr="005B4047">
              <w:rPr>
                <w:rFonts w:cs="Angsana New"/>
                <w:cs/>
              </w:rPr>
              <w:t xml:space="preserve">: </w:t>
            </w:r>
            <w:r w:rsidRPr="005B4047">
              <w:t xml:space="preserve">1,000 </w:t>
            </w:r>
            <w:r w:rsidRPr="005B4047">
              <w:rPr>
                <w:rFonts w:hint="cs"/>
                <w:cs/>
              </w:rPr>
              <w:t>ตัวอักษร</w:t>
            </w:r>
          </w:p>
        </w:tc>
      </w:tr>
      <w:tr w:rsidRPr="008979A8" w:rsidR="000A1D97" w:rsidTr="0094547E" w14:paraId="6C23984E" w14:textId="77777777">
        <w:trPr>
          <w:trHeight w:val="845"/>
        </w:trPr>
        <w:tc>
          <w:tcPr>
            <w:tcW w:w="848" w:type="pct"/>
          </w:tcPr>
          <w:p w:rsidR="000A1D97" w:rsidP="000A1D97" w:rsidRDefault="000A1D97" w14:paraId="2FFB7345" w14:textId="21EC0D6D">
            <w:r>
              <w:t>attachmentFullPath</w:t>
            </w:r>
          </w:p>
        </w:tc>
        <w:tc>
          <w:tcPr>
            <w:tcW w:w="1079" w:type="pct"/>
          </w:tcPr>
          <w:p w:rsidR="000A1D97" w:rsidP="000A1D97" w:rsidRDefault="000A1D97" w14:paraId="5C81F0DC" w14:textId="77777777"/>
        </w:tc>
        <w:tc>
          <w:tcPr>
            <w:tcW w:w="3073" w:type="pct"/>
          </w:tcPr>
          <w:p w:rsidR="000A1D97" w:rsidP="000A1D97" w:rsidRDefault="000A1D97" w14:paraId="77CBE49D" w14:textId="77777777">
            <w:r>
              <w:t xml:space="preserve">Invisible </w:t>
            </w:r>
            <w:r>
              <w:rPr>
                <w:rFonts w:hint="cs"/>
                <w:cs/>
              </w:rPr>
              <w:t xml:space="preserve">เก็บ </w:t>
            </w:r>
            <w:r>
              <w:t xml:space="preserve">Path </w:t>
            </w:r>
            <w:r>
              <w:rPr>
                <w:rFonts w:hint="cs"/>
                <w:cs/>
              </w:rPr>
              <w:t xml:space="preserve">ของ </w:t>
            </w:r>
            <w:r>
              <w:t xml:space="preserve">File </w:t>
            </w:r>
            <w:r>
              <w:rPr>
                <w:rFonts w:hint="cs"/>
                <w:cs/>
              </w:rPr>
              <w:t xml:space="preserve">ที่อยู่บน </w:t>
            </w:r>
            <w:r>
              <w:t>NAS</w:t>
            </w:r>
          </w:p>
          <w:p w:rsidR="000A1D97" w:rsidP="000A1D97" w:rsidRDefault="000A1D97" w14:paraId="00021D1D" w14:textId="25D1E740">
            <w:r>
              <w:t xml:space="preserve">Format </w:t>
            </w:r>
            <w:r>
              <w:rPr>
                <w:rFonts w:cs="Angsana New"/>
                <w:cs/>
              </w:rPr>
              <w:t xml:space="preserve">: </w:t>
            </w:r>
            <w:r>
              <w:t xml:space="preserve">NAS_PATH </w:t>
            </w:r>
            <w:r>
              <w:rPr>
                <w:rFonts w:cs="Angsana New"/>
                <w:cs/>
              </w:rPr>
              <w:t xml:space="preserve">+ “/” + </w:t>
            </w:r>
            <w:r>
              <w:t xml:space="preserve">PO_SUB_GROUP </w:t>
            </w:r>
            <w:r>
              <w:rPr>
                <w:rFonts w:cs="Angsana New"/>
                <w:cs/>
              </w:rPr>
              <w:t xml:space="preserve">+ “/” + </w:t>
            </w:r>
            <w:r>
              <w:t xml:space="preserve">PO_ROW_ID </w:t>
            </w:r>
            <w:r>
              <w:rPr>
                <w:rFonts w:cs="Angsana New"/>
                <w:cs/>
              </w:rPr>
              <w:t xml:space="preserve">+ “/” + </w:t>
            </w:r>
            <w:r>
              <w:rPr>
                <w:rFonts w:cs="CordiaUPC"/>
              </w:rPr>
              <w:t>Revenue_Sharing</w:t>
            </w:r>
            <w:r>
              <w:rPr>
                <w:rFonts w:cs="Angsana New"/>
                <w:cs/>
              </w:rPr>
              <w:t xml:space="preserve"> + “/” + </w:t>
            </w:r>
            <w:r>
              <w:t>fileName</w:t>
            </w:r>
          </w:p>
        </w:tc>
      </w:tr>
      <w:tr w:rsidRPr="008979A8" w:rsidR="000A1D97" w:rsidTr="0094547E" w14:paraId="0CD82224" w14:textId="77777777">
        <w:trPr>
          <w:trHeight w:val="111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0A1D97" w:rsidP="000A1D97" w:rsidRDefault="000A1D97" w14:paraId="28113929" w14:textId="77777777">
            <w:pPr>
              <w:pStyle w:val="HeaderTable"/>
              <w:rPr>
                <w:lang w:bidi="th-TH"/>
              </w:rPr>
            </w:pPr>
            <w:r>
              <w:t>Revenue Sharing</w:t>
            </w:r>
            <w:r>
              <w:rPr>
                <w:rFonts w:hint="cs"/>
                <w:cs/>
                <w:lang w:bidi="th-TH"/>
              </w:rPr>
              <w:t xml:space="preserve"> </w:t>
            </w:r>
            <w:r>
              <w:rPr>
                <w:lang w:bidi="th-TH"/>
              </w:rPr>
              <w:t>Section</w:t>
            </w:r>
          </w:p>
          <w:p w:rsidR="000A1D97" w:rsidP="000A1D97" w:rsidRDefault="000A1D97" w14:paraId="3590BE0F" w14:textId="738B6942">
            <w:r>
              <w:rPr>
                <w:rFonts w:cs="CordiaUPC"/>
              </w:rPr>
              <w:t xml:space="preserve">Visible </w:t>
            </w:r>
            <w:r>
              <w:rPr>
                <w:rFonts w:hint="cs" w:cs="CordiaUPC"/>
                <w:cs/>
              </w:rPr>
              <w:t xml:space="preserve">เมื่อ </w:t>
            </w:r>
            <w:r>
              <w:t>modelSharing</w:t>
            </w:r>
            <w:r>
              <w:rPr>
                <w:cs/>
              </w:rPr>
              <w:t xml:space="preserve"> ที่เลือกมามีค่า </w:t>
            </w:r>
            <w:r>
              <w:t xml:space="preserve">lov_val3 </w:t>
            </w:r>
            <w:r>
              <w:rPr>
                <w:cs/>
              </w:rPr>
              <w:t>ประกอบด้วย</w:t>
            </w:r>
            <w:r w:rsidRPr="002F1D56">
              <w:rPr>
                <w:rFonts w:cs="CordiaUPC"/>
                <w:cs/>
              </w:rPr>
              <w:t>“</w:t>
            </w:r>
            <w:r>
              <w:t>RevShare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ถ้าไม่ใช่ให้ </w:t>
            </w:r>
            <w:r>
              <w:t xml:space="preserve">Invisble </w:t>
            </w:r>
            <w:r>
              <w:rPr>
                <w:rFonts w:hint="cs"/>
                <w:cs/>
              </w:rPr>
              <w:t>และเคลียร์ค่า</w:t>
            </w:r>
          </w:p>
        </w:tc>
      </w:tr>
      <w:tr w:rsidRPr="008979A8" w:rsidR="000A1D97" w:rsidTr="0094547E" w14:paraId="6C3B6A63" w14:textId="77777777">
        <w:trPr>
          <w:trHeight w:val="111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0A1D97" w:rsidP="000A1D97" w:rsidRDefault="000A1D97" w14:paraId="46775D19" w14:textId="5B1B4356">
            <w:pPr>
              <w:pStyle w:val="HeaderTable"/>
            </w:pPr>
            <w:r>
              <w:t>Revenue Sharing Table Section</w:t>
            </w:r>
          </w:p>
        </w:tc>
      </w:tr>
      <w:tr w:rsidRPr="008979A8" w:rsidR="000A1D97" w:rsidTr="0094547E" w14:paraId="6CA5C436" w14:textId="77777777">
        <w:trPr>
          <w:trHeight w:val="111"/>
        </w:trPr>
        <w:tc>
          <w:tcPr>
            <w:tcW w:w="848" w:type="pct"/>
          </w:tcPr>
          <w:p w:rsidR="000A1D97" w:rsidP="000A1D97" w:rsidRDefault="000A1D97" w14:paraId="0F6E02A9" w14:textId="726CC726">
            <w:r>
              <w:t>Step</w:t>
            </w:r>
            <w:r>
              <w:rPr>
                <w:rFonts w:hint="cs"/>
                <w:cs/>
              </w:rPr>
              <w:t xml:space="preserve"> </w:t>
            </w:r>
          </w:p>
        </w:tc>
        <w:tc>
          <w:tcPr>
            <w:tcW w:w="1079" w:type="pct"/>
          </w:tcPr>
          <w:p w:rsidR="000A1D97" w:rsidP="000A1D97" w:rsidRDefault="000A1D97" w14:paraId="0A68BD47" w14:textId="77777777"/>
        </w:tc>
        <w:tc>
          <w:tcPr>
            <w:tcW w:w="3073" w:type="pct"/>
          </w:tcPr>
          <w:p w:rsidR="000A1D97" w:rsidP="000A1D97" w:rsidRDefault="000A1D97" w14:paraId="471DE95F" w14:textId="1D8D2CCC">
            <w:r>
              <w:rPr>
                <w:rFonts w:hint="cs"/>
                <w:cs/>
              </w:rPr>
              <w:t xml:space="preserve">ถ้า </w:t>
            </w:r>
            <w:r>
              <w:t>sharingType</w:t>
            </w:r>
            <w:r>
              <w:rPr>
                <w:cs/>
              </w:rPr>
              <w:t xml:space="preserve"> มีค่าเป็น </w:t>
            </w:r>
            <w:r>
              <w:rPr>
                <w:rFonts w:cs="CordiaUPC"/>
                <w:cs/>
              </w:rPr>
              <w:t>“</w:t>
            </w:r>
            <w:r>
              <w:t>Step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cs/>
              </w:rPr>
              <w:t xml:space="preserve">หรือ </w:t>
            </w:r>
            <w:r>
              <w:rPr>
                <w:rFonts w:cs="CordiaUPC"/>
                <w:cs/>
              </w:rPr>
              <w:t>“</w:t>
            </w:r>
            <w:r>
              <w:t>Tier</w:t>
            </w:r>
            <w:r>
              <w:rPr>
                <w:rFonts w:cs="CordiaUPC"/>
                <w:cs/>
              </w:rPr>
              <w:t>”</w:t>
            </w:r>
            <w:r>
              <w:rPr>
                <w:cs/>
              </w:rPr>
              <w:t xml:space="preserve"> </w:t>
            </w:r>
            <w:r>
              <w:rPr>
                <w:rFonts w:hint="cs"/>
                <w:cs/>
              </w:rPr>
              <w:t>ดังนั้น</w:t>
            </w:r>
            <w:r>
              <w:rPr>
                <w:cs/>
              </w:rPr>
              <w:t xml:space="preserve">แสดงใน </w:t>
            </w:r>
            <w:r>
              <w:t>Format</w:t>
            </w:r>
          </w:p>
          <w:p w:rsidR="000A1D97" w:rsidP="000A1D97" w:rsidRDefault="000A1D97" w14:paraId="6F3202E3" w14:textId="618EB6DA">
            <w:r>
              <w:t xml:space="preserve">stepForm </w:t>
            </w:r>
            <w:r>
              <w:rPr>
                <w:rFonts w:hint="cs" w:cs="CordiaUPC"/>
                <w:cs/>
              </w:rPr>
              <w:t xml:space="preserve">+ “ - ” +  </w:t>
            </w:r>
            <w:r>
              <w:t xml:space="preserve">stepTo </w:t>
            </w:r>
            <w:r>
              <w:rPr>
                <w:rFonts w:hint="cs" w:cs="CordiaUPC"/>
                <w:cs/>
              </w:rPr>
              <w:t xml:space="preserve">+ “ ” + </w:t>
            </w:r>
            <w:r>
              <w:t>stepUnit</w:t>
            </w:r>
          </w:p>
        </w:tc>
      </w:tr>
      <w:tr w:rsidRPr="008979A8" w:rsidR="000A1D97" w:rsidTr="0094547E" w14:paraId="124CC0B5" w14:textId="77777777">
        <w:trPr>
          <w:trHeight w:val="111"/>
        </w:trPr>
        <w:tc>
          <w:tcPr>
            <w:tcW w:w="848" w:type="pct"/>
          </w:tcPr>
          <w:p w:rsidR="000A1D97" w:rsidP="000A1D97" w:rsidRDefault="000A1D97" w14:paraId="2E7C71B7" w14:textId="77777777">
            <w:r>
              <w:t>Share Detail</w:t>
            </w:r>
          </w:p>
          <w:p w:rsidR="000A1D97" w:rsidP="000A1D97" w:rsidRDefault="000A1D97" w14:paraId="2E652E4D" w14:textId="7D31227D">
            <w:pPr>
              <w:pStyle w:val="ListParagraph"/>
              <w:numPr>
                <w:ilvl w:val="0"/>
                <w:numId w:val="353"/>
              </w:numPr>
            </w:pPr>
            <w:r>
              <w:t>CP</w:t>
            </w:r>
          </w:p>
        </w:tc>
        <w:tc>
          <w:tcPr>
            <w:tcW w:w="1079" w:type="pct"/>
          </w:tcPr>
          <w:p w:rsidR="000A1D97" w:rsidP="000A1D97" w:rsidRDefault="000A1D97" w14:paraId="7AADFBFD" w14:textId="77777777"/>
        </w:tc>
        <w:tc>
          <w:tcPr>
            <w:tcW w:w="3073" w:type="pct"/>
          </w:tcPr>
          <w:p w:rsidR="000A1D97" w:rsidP="000A1D97" w:rsidRDefault="000A1D97" w14:paraId="7A388F05" w14:textId="2AC88386">
            <w:r>
              <w:rPr>
                <w:cs/>
              </w:rPr>
              <w:t xml:space="preserve">แสดงใน </w:t>
            </w:r>
            <w:r>
              <w:t>Format</w:t>
            </w:r>
          </w:p>
          <w:p w:rsidR="000A1D97" w:rsidP="000A1D97" w:rsidRDefault="000A1D97" w14:paraId="696A7974" w14:textId="1FEDA6B1">
            <w:r>
              <w:rPr>
                <w:cs/>
              </w:rPr>
              <w:t>ถ้า</w:t>
            </w:r>
            <w:r>
              <w:rPr>
                <w:rFonts w:hint="cs"/>
                <w:cs/>
              </w:rPr>
              <w:t xml:space="preserve"> </w:t>
            </w:r>
            <w:r>
              <w:t>internalCompanyFlag</w:t>
            </w:r>
            <w:r>
              <w:rPr>
                <w:rFonts w:cs="CordiaUPC"/>
                <w:cs/>
              </w:rPr>
              <w:t xml:space="preserve"> = “</w:t>
            </w:r>
            <w:r>
              <w:t>N</w:t>
            </w:r>
            <w:r>
              <w:rPr>
                <w:rFonts w:cs="CordiaUPC"/>
                <w:cs/>
              </w:rPr>
              <w:t>”</w:t>
            </w:r>
          </w:p>
          <w:p w:rsidR="000A1D97" w:rsidP="000A1D97" w:rsidRDefault="000A1D97" w14:paraId="60F66C8F" w14:textId="61C77BB0">
            <w:r>
              <w:t xml:space="preserve">cpId </w:t>
            </w:r>
            <w:r w:rsidRPr="00A714A5">
              <w:rPr>
                <w:rFonts w:cs="CordiaUPC"/>
                <w:cs/>
              </w:rPr>
              <w:t xml:space="preserve">+ “-“ + </w:t>
            </w:r>
            <w:r>
              <w:t>cpName</w:t>
            </w:r>
          </w:p>
          <w:p w:rsidR="000A1D97" w:rsidP="000A1D97" w:rsidRDefault="000A1D97" w14:paraId="5748E868" w14:textId="7FA789D5">
            <w:r>
              <w:rPr>
                <w:cs/>
              </w:rPr>
              <w:t>ถ้า</w:t>
            </w:r>
            <w:r>
              <w:rPr>
                <w:rFonts w:hint="cs"/>
                <w:cs/>
              </w:rPr>
              <w:t xml:space="preserve"> </w:t>
            </w:r>
            <w:r>
              <w:t>internalCompanyFlag</w:t>
            </w:r>
            <w:r>
              <w:rPr>
                <w:rFonts w:cs="CordiaUPC"/>
                <w:cs/>
              </w:rPr>
              <w:t xml:space="preserve"> = “</w:t>
            </w:r>
            <w:r>
              <w:t>Y</w:t>
            </w:r>
            <w:r>
              <w:rPr>
                <w:rFonts w:cs="CordiaUPC"/>
                <w:cs/>
              </w:rPr>
              <w:t>”</w:t>
            </w:r>
          </w:p>
          <w:p w:rsidR="000A1D97" w:rsidP="000A1D97" w:rsidRDefault="000A1D97" w14:paraId="7FA905B4" w14:textId="24FFFA02">
            <w:r>
              <w:t>cpName</w:t>
            </w:r>
          </w:p>
        </w:tc>
      </w:tr>
      <w:tr w:rsidRPr="008979A8" w:rsidR="000A1D97" w:rsidTr="0094547E" w14:paraId="6D1E5039" w14:textId="77777777">
        <w:trPr>
          <w:trHeight w:val="111"/>
        </w:trPr>
        <w:tc>
          <w:tcPr>
            <w:tcW w:w="848" w:type="pct"/>
          </w:tcPr>
          <w:p w:rsidR="000A1D97" w:rsidP="000A1D97" w:rsidRDefault="000A1D97" w14:paraId="1E45B805" w14:textId="77777777">
            <w:r>
              <w:t>Share Detail</w:t>
            </w:r>
          </w:p>
          <w:p w:rsidR="000A1D97" w:rsidP="000A1D97" w:rsidRDefault="000A1D97" w14:paraId="38BB9C18" w14:textId="201499C7">
            <w:pPr>
              <w:pStyle w:val="ListParagraph"/>
              <w:numPr>
                <w:ilvl w:val="0"/>
                <w:numId w:val="345"/>
              </w:numPr>
            </w:pPr>
            <w:r>
              <w:t>Share</w:t>
            </w:r>
          </w:p>
        </w:tc>
        <w:tc>
          <w:tcPr>
            <w:tcW w:w="1079" w:type="pct"/>
          </w:tcPr>
          <w:p w:rsidR="000A1D97" w:rsidP="000A1D97" w:rsidRDefault="000A1D97" w14:paraId="1060138C" w14:textId="77777777"/>
        </w:tc>
        <w:tc>
          <w:tcPr>
            <w:tcW w:w="3073" w:type="pct"/>
          </w:tcPr>
          <w:p w:rsidR="000A1D97" w:rsidP="000A1D97" w:rsidRDefault="000A1D97" w14:paraId="464D3F7D" w14:textId="77777777">
            <w:r>
              <w:rPr>
                <w:cs/>
              </w:rPr>
              <w:t xml:space="preserve">แสดงใน </w:t>
            </w:r>
            <w:r>
              <w:t>Format</w:t>
            </w:r>
          </w:p>
          <w:p w:rsidR="000A1D97" w:rsidP="000A1D97" w:rsidRDefault="000A1D97" w14:paraId="50DA98A2" w14:textId="0D4E2D75">
            <w:pPr>
              <w:rPr>
                <w:cs/>
              </w:rPr>
            </w:pPr>
            <w:r>
              <w:t xml:space="preserve">share </w:t>
            </w:r>
            <w:r w:rsidRPr="008056A6">
              <w:rPr>
                <w:rFonts w:cs="CordiaUPC"/>
                <w:cs/>
              </w:rPr>
              <w:t xml:space="preserve">+ “ ” + </w:t>
            </w:r>
            <w:r>
              <w:t>shareUnit</w:t>
            </w:r>
          </w:p>
        </w:tc>
      </w:tr>
      <w:tr w:rsidRPr="008979A8" w:rsidR="000A1D97" w:rsidTr="0094547E" w14:paraId="6DE62049" w14:textId="77777777">
        <w:trPr>
          <w:trHeight w:val="111"/>
        </w:trPr>
        <w:tc>
          <w:tcPr>
            <w:tcW w:w="848" w:type="pct"/>
          </w:tcPr>
          <w:p w:rsidR="000A1D97" w:rsidP="000A1D97" w:rsidRDefault="000A1D97" w14:paraId="22AC8716" w14:textId="77777777">
            <w:pPr>
              <w:rPr>
                <w:cs/>
              </w:rPr>
            </w:pPr>
            <w:r>
              <w:t>Action</w:t>
            </w:r>
          </w:p>
          <w:p w:rsidR="000A1D97" w:rsidP="000A1D97" w:rsidRDefault="000A1D97" w14:paraId="25898C0A" w14:textId="4FC72E48">
            <w:pPr>
              <w:pStyle w:val="ListParagraph"/>
              <w:numPr>
                <w:ilvl w:val="0"/>
                <w:numId w:val="349"/>
              </w:numPr>
            </w:pPr>
            <w:r>
              <w:t>Edit</w:t>
            </w:r>
          </w:p>
        </w:tc>
        <w:tc>
          <w:tcPr>
            <w:tcW w:w="1079" w:type="pct"/>
          </w:tcPr>
          <w:p w:rsidR="000A1D97" w:rsidP="000A1D97" w:rsidRDefault="000A1D97" w14:paraId="28CE1C86" w14:textId="27477173">
            <w:r>
              <w:t>Button</w:t>
            </w:r>
          </w:p>
        </w:tc>
        <w:tc>
          <w:tcPr>
            <w:tcW w:w="3073" w:type="pct"/>
          </w:tcPr>
          <w:p w:rsidR="000A1D97" w:rsidP="000A1D97" w:rsidRDefault="000A1D97" w14:paraId="0628FFB3" w14:textId="7AD814D4">
            <w:r>
              <w:rPr>
                <w:cs/>
              </w:rPr>
              <w:t xml:space="preserve">เมื่อกดปุ่มให้ทำการ </w:t>
            </w:r>
            <w:r>
              <w:t xml:space="preserve">Visible Share Percentage or Fix Detail </w:t>
            </w:r>
            <w:r>
              <w:rPr>
                <w:cs/>
              </w:rPr>
              <w:t xml:space="preserve">และดึงข้อมูลของ </w:t>
            </w:r>
            <w:r>
              <w:t xml:space="preserve">Row </w:t>
            </w:r>
            <w:r>
              <w:rPr>
                <w:cs/>
              </w:rPr>
              <w:t>นั้นๆ มาแสดง</w:t>
            </w:r>
          </w:p>
        </w:tc>
      </w:tr>
      <w:tr w:rsidRPr="008979A8" w:rsidR="000A1D97" w:rsidTr="0094547E" w14:paraId="2FF867FD" w14:textId="77777777">
        <w:trPr>
          <w:trHeight w:val="111"/>
        </w:trPr>
        <w:tc>
          <w:tcPr>
            <w:tcW w:w="848" w:type="pct"/>
          </w:tcPr>
          <w:p w:rsidR="000A1D97" w:rsidP="000A1D97" w:rsidRDefault="000A1D97" w14:paraId="4EA3F0DE" w14:textId="77777777">
            <w:pPr>
              <w:rPr>
                <w:cs/>
              </w:rPr>
            </w:pPr>
            <w:r>
              <w:t>Action</w:t>
            </w:r>
          </w:p>
          <w:p w:rsidR="000A1D97" w:rsidP="000A1D97" w:rsidRDefault="000A1D97" w14:paraId="70A31B86" w14:textId="025C4533">
            <w:pPr>
              <w:pStyle w:val="ListParagraph"/>
              <w:numPr>
                <w:ilvl w:val="0"/>
                <w:numId w:val="350"/>
              </w:numPr>
            </w:pPr>
            <w:r>
              <w:t>Delete</w:t>
            </w:r>
          </w:p>
        </w:tc>
        <w:tc>
          <w:tcPr>
            <w:tcW w:w="1079" w:type="pct"/>
          </w:tcPr>
          <w:p w:rsidR="000A1D97" w:rsidP="000A1D97" w:rsidRDefault="000A1D97" w14:paraId="3C63EA1A" w14:textId="28D7731F">
            <w:r>
              <w:t>Button</w:t>
            </w:r>
          </w:p>
        </w:tc>
        <w:tc>
          <w:tcPr>
            <w:tcW w:w="3073" w:type="pct"/>
          </w:tcPr>
          <w:p w:rsidR="000A1D97" w:rsidP="000A1D97" w:rsidRDefault="000A1D97" w14:paraId="6018BC30" w14:textId="6C682B93">
            <w:r>
              <w:rPr>
                <w:cs/>
              </w:rPr>
              <w:t>เมื่อกดปุ่มให้ทำการ</w:t>
            </w:r>
            <w:r>
              <w:t xml:space="preserve"> Delete </w:t>
            </w:r>
            <w:r>
              <w:rPr>
                <w:cs/>
              </w:rPr>
              <w:t xml:space="preserve">ข้อมูลของ </w:t>
            </w:r>
            <w:r>
              <w:t xml:space="preserve">Row </w:t>
            </w:r>
            <w:r>
              <w:rPr>
                <w:cs/>
              </w:rPr>
              <w:t>นั้นๆ</w:t>
            </w:r>
          </w:p>
        </w:tc>
      </w:tr>
      <w:tr w:rsidRPr="008979A8" w:rsidR="000A1D97" w:rsidTr="0094547E" w14:paraId="2FACBBF3" w14:textId="77777777">
        <w:trPr>
          <w:trHeight w:val="111"/>
        </w:trPr>
        <w:tc>
          <w:tcPr>
            <w:tcW w:w="848" w:type="pct"/>
          </w:tcPr>
          <w:p w:rsidR="000A1D97" w:rsidP="000A1D97" w:rsidRDefault="000A1D97" w14:paraId="67BA139F" w14:textId="3D5BA8D1">
            <w:r>
              <w:rPr>
                <w:cs/>
              </w:rPr>
              <w:t xml:space="preserve">ปุ่ม </w:t>
            </w:r>
            <w:r>
              <w:rPr>
                <w:rFonts w:hint="cs" w:cs="CordiaUPC"/>
                <w:cs/>
              </w:rPr>
              <w:t>+</w:t>
            </w:r>
          </w:p>
        </w:tc>
        <w:tc>
          <w:tcPr>
            <w:tcW w:w="1079" w:type="pct"/>
          </w:tcPr>
          <w:p w:rsidR="000A1D97" w:rsidP="000A1D97" w:rsidRDefault="000A1D97" w14:paraId="688FBC3C" w14:textId="006825C2">
            <w:r>
              <w:t>Button</w:t>
            </w:r>
          </w:p>
        </w:tc>
        <w:tc>
          <w:tcPr>
            <w:tcW w:w="3073" w:type="pct"/>
          </w:tcPr>
          <w:p w:rsidR="000A1D97" w:rsidP="000A1D97" w:rsidRDefault="000A1D97" w14:paraId="48097E47" w14:textId="00BFFC59">
            <w:pPr>
              <w:rPr>
                <w:cs/>
              </w:rPr>
            </w:pPr>
            <w:r>
              <w:t xml:space="preserve">Enable </w:t>
            </w:r>
            <w:r>
              <w:rPr>
                <w:rFonts w:hint="cs"/>
                <w:cs/>
              </w:rPr>
              <w:t>เมื่อ</w:t>
            </w:r>
            <w:r>
              <w:t xml:space="preserve"> sharingType</w:t>
            </w:r>
            <w:r>
              <w:rPr>
                <w:rFonts w:hint="cs"/>
                <w:cs/>
              </w:rPr>
              <w:t xml:space="preserve"> มีค่า</w:t>
            </w:r>
          </w:p>
          <w:p w:rsidR="000A1D97" w:rsidP="000A1D97" w:rsidRDefault="000A1D97" w14:paraId="367D300F" w14:textId="59D4EB09">
            <w:r>
              <w:rPr>
                <w:cs/>
              </w:rPr>
              <w:t xml:space="preserve">เมื่อกดปุ่มให้ </w:t>
            </w:r>
            <w:r>
              <w:t>Visible Revenue Sharing Detail Section</w:t>
            </w:r>
            <w:r>
              <w:rPr>
                <w:rFonts w:hint="cs"/>
                <w:cs/>
              </w:rPr>
              <w:t xml:space="preserve"> และให้ทำการ </w:t>
            </w:r>
            <w:r>
              <w:t xml:space="preserve">Default Row </w:t>
            </w:r>
            <w:r>
              <w:rPr>
                <w:rFonts w:hint="cs"/>
                <w:cs/>
              </w:rPr>
              <w:t xml:space="preserve">ขึ้นมา </w:t>
            </w:r>
            <w:r>
              <w:t xml:space="preserve">1 Rows </w:t>
            </w:r>
            <w:r>
              <w:rPr>
                <w:cs/>
              </w:rPr>
              <w:t>ให้มีค่าดังนี้</w:t>
            </w:r>
          </w:p>
          <w:p w:rsidR="000A1D97" w:rsidP="000A1D97" w:rsidRDefault="000A1D97" w14:paraId="77F06EE9" w14:textId="790F0FCA">
            <w:pPr>
              <w:pStyle w:val="ListParagraph"/>
              <w:numPr>
                <w:ilvl w:val="0"/>
                <w:numId w:val="348"/>
              </w:numPr>
            </w:pPr>
            <w:r>
              <w:t xml:space="preserve">cpID </w:t>
            </w:r>
            <w:r>
              <w:rPr>
                <w:rFonts w:hint="cs" w:cs="CordiaUPC"/>
                <w:cs/>
              </w:rPr>
              <w:t>= “</w:t>
            </w:r>
            <w:r>
              <w:t>AWN</w:t>
            </w:r>
            <w:r>
              <w:rPr>
                <w:rFonts w:hint="cs" w:cs="CordiaUPC"/>
                <w:cs/>
              </w:rPr>
              <w:t>”</w:t>
            </w:r>
          </w:p>
          <w:p w:rsidR="000A1D97" w:rsidP="000A1D97" w:rsidRDefault="000A1D97" w14:paraId="5DDBDC0D" w14:textId="77777777">
            <w:pPr>
              <w:pStyle w:val="ListParagraph"/>
              <w:numPr>
                <w:ilvl w:val="0"/>
                <w:numId w:val="348"/>
              </w:numPr>
            </w:pPr>
            <w:r>
              <w:t xml:space="preserve">cpName </w:t>
            </w:r>
            <w:r>
              <w:rPr>
                <w:rFonts w:hint="cs" w:cs="CordiaUPC"/>
                <w:cs/>
              </w:rPr>
              <w:t>= “</w:t>
            </w:r>
            <w:r>
              <w:t>AWN</w:t>
            </w:r>
            <w:r>
              <w:rPr>
                <w:rFonts w:hint="cs" w:cs="CordiaUPC"/>
                <w:cs/>
              </w:rPr>
              <w:t>”</w:t>
            </w:r>
          </w:p>
          <w:p w:rsidRPr="000F7E41" w:rsidR="000A1D97" w:rsidP="000A1D97" w:rsidRDefault="000A1D97" w14:paraId="1228F149" w14:textId="218EABE0">
            <w:pPr>
              <w:pStyle w:val="ListParagraph"/>
              <w:numPr>
                <w:ilvl w:val="0"/>
                <w:numId w:val="348"/>
              </w:numPr>
            </w:pPr>
            <w:r>
              <w:t xml:space="preserve">shareAmountUnit </w:t>
            </w:r>
            <w:r>
              <w:rPr>
                <w:rFonts w:hint="cs" w:cs="CordiaUPC"/>
                <w:cs/>
              </w:rPr>
              <w:t xml:space="preserve">= ถ้า </w:t>
            </w:r>
            <w:r>
              <w:t>modelSharing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CordiaUPC"/>
                <w:cs/>
              </w:rPr>
              <w:t>= “</w:t>
            </w:r>
            <w:r>
              <w:t>Fix</w:t>
            </w:r>
            <w:r>
              <w:rPr>
                <w:rFonts w:cs="CordiaUPC"/>
                <w:cs/>
              </w:rPr>
              <w:t xml:space="preserve">” </w:t>
            </w:r>
            <w:r>
              <w:t xml:space="preserve">Default </w:t>
            </w:r>
            <w:r>
              <w:rPr>
                <w:rFonts w:cs="CordiaUPC"/>
                <w:cs/>
              </w:rPr>
              <w:t>“</w:t>
            </w:r>
            <w:r>
              <w:t>Baht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ถ้าไม่ใช่ </w:t>
            </w:r>
            <w:r>
              <w:t>Default</w:t>
            </w:r>
            <w:r>
              <w:rPr>
                <w:rFonts w:hint="cs" w:cs="CordiaUPC"/>
                <w:cs/>
              </w:rPr>
              <w:t xml:space="preserve"> “%”</w:t>
            </w:r>
          </w:p>
          <w:p w:rsidR="000A1D97" w:rsidP="000A1D97" w:rsidRDefault="000A1D97" w14:paraId="6D354534" w14:textId="2109DB25">
            <w:pPr>
              <w:pStyle w:val="ListParagraph"/>
              <w:numPr>
                <w:ilvl w:val="0"/>
                <w:numId w:val="348"/>
              </w:numPr>
            </w:pPr>
            <w:r>
              <w:t xml:space="preserve">internalCompanyFlag </w:t>
            </w:r>
            <w:r w:rsidRPr="00D8233C">
              <w:rPr>
                <w:rFonts w:cs="CordiaUPC"/>
                <w:cs/>
              </w:rPr>
              <w:t>= “</w:t>
            </w:r>
            <w:r>
              <w:t>Y</w:t>
            </w:r>
            <w:r w:rsidRPr="00D8233C">
              <w:rPr>
                <w:rFonts w:cs="CordiaUPC"/>
                <w:cs/>
              </w:rPr>
              <w:t>”</w:t>
            </w:r>
          </w:p>
        </w:tc>
      </w:tr>
      <w:tr w:rsidRPr="008979A8" w:rsidR="000A1D97" w:rsidTr="0094547E" w14:paraId="2997F190" w14:textId="77777777">
        <w:trPr>
          <w:trHeight w:val="111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0A1D97" w:rsidP="000A1D97" w:rsidRDefault="000A1D97" w14:paraId="482AB614" w14:textId="1893FBF4">
            <w:pPr>
              <w:pStyle w:val="HeaderTable"/>
            </w:pPr>
            <w:r>
              <w:t>End Revenue Sharing Table Section</w:t>
            </w:r>
          </w:p>
        </w:tc>
      </w:tr>
      <w:tr w:rsidRPr="008979A8" w:rsidR="000A1D97" w:rsidTr="0094547E" w14:paraId="4832A76F" w14:textId="77777777">
        <w:trPr>
          <w:trHeight w:val="111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0A1D97" w:rsidP="000A1D97" w:rsidRDefault="000A1D97" w14:paraId="5A63F81F" w14:textId="6F084B67">
            <w:pPr>
              <w:pStyle w:val="HeaderTable"/>
            </w:pPr>
            <w:r>
              <w:t>Revenue Sharing Detail Section</w:t>
            </w:r>
          </w:p>
        </w:tc>
      </w:tr>
      <w:tr w:rsidRPr="008979A8" w:rsidR="000A1D97" w:rsidTr="0094547E" w14:paraId="71A4875D" w14:textId="77777777">
        <w:trPr>
          <w:trHeight w:val="111"/>
        </w:trPr>
        <w:tc>
          <w:tcPr>
            <w:tcW w:w="848" w:type="pct"/>
          </w:tcPr>
          <w:p w:rsidR="000A1D97" w:rsidP="000A1D97" w:rsidRDefault="000A1D97" w14:paraId="5A4E35EC" w14:textId="5F074075">
            <w:r>
              <w:t>stepFrom</w:t>
            </w:r>
          </w:p>
        </w:tc>
        <w:tc>
          <w:tcPr>
            <w:tcW w:w="1079" w:type="pct"/>
          </w:tcPr>
          <w:p w:rsidR="000A1D97" w:rsidP="000A1D97" w:rsidRDefault="000A1D97" w14:paraId="05778E75" w14:textId="3440A2DE">
            <w:r>
              <w:t>Text Box</w:t>
            </w:r>
          </w:p>
        </w:tc>
        <w:tc>
          <w:tcPr>
            <w:tcW w:w="3073" w:type="pct"/>
          </w:tcPr>
          <w:p w:rsidR="000A1D97" w:rsidP="000A1D97" w:rsidRDefault="000A1D97" w14:paraId="2EB4FABD" w14:textId="77777777">
            <w:r>
              <w:t xml:space="preserve">Visible </w:t>
            </w:r>
            <w:r>
              <w:rPr>
                <w:cs/>
              </w:rPr>
              <w:t xml:space="preserve">เมื่อ </w:t>
            </w:r>
            <w:r>
              <w:t>sharingType</w:t>
            </w:r>
            <w:r>
              <w:rPr>
                <w:cs/>
              </w:rPr>
              <w:t xml:space="preserve"> มีค่าเป็น </w:t>
            </w:r>
            <w:r>
              <w:rPr>
                <w:rFonts w:hint="cs" w:cs="CordiaUPC"/>
                <w:cs/>
              </w:rPr>
              <w:t>“</w:t>
            </w:r>
            <w:r>
              <w:t>Step</w:t>
            </w:r>
            <w:r>
              <w:rPr>
                <w:rFonts w:hint="cs" w:cs="CordiaUPC"/>
                <w:cs/>
              </w:rPr>
              <w:t xml:space="preserve">” </w:t>
            </w:r>
            <w:r>
              <w:rPr>
                <w:cs/>
              </w:rPr>
              <w:t xml:space="preserve">หรือ </w:t>
            </w:r>
            <w:r>
              <w:rPr>
                <w:rFonts w:hint="cs" w:cs="CordiaUPC"/>
                <w:cs/>
              </w:rPr>
              <w:t>“</w:t>
            </w:r>
            <w:r>
              <w:t>Tier</w:t>
            </w:r>
            <w:r>
              <w:rPr>
                <w:rFonts w:hint="cs" w:cs="CordiaUPC"/>
                <w:cs/>
              </w:rPr>
              <w:t>”</w:t>
            </w:r>
          </w:p>
          <w:p w:rsidR="000A1D97" w:rsidP="000A1D97" w:rsidRDefault="000A1D97" w14:paraId="7003E133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Label </w:t>
            </w:r>
            <w:r>
              <w:rPr>
                <w:rFonts w:hint="cs" w:cs="CordiaUPC"/>
                <w:cs/>
              </w:rPr>
              <w:t xml:space="preserve">: </w:t>
            </w:r>
            <w:r>
              <w:rPr>
                <w:rFonts w:hint="cs" w:cs="CordiaUPC"/>
                <w:color w:val="FF0000"/>
                <w:cs/>
              </w:rPr>
              <w:t>*</w:t>
            </w:r>
            <w:r>
              <w:rPr>
                <w:rFonts w:cs="CordiaUPC"/>
                <w:color w:val="FF0000"/>
              </w:rPr>
              <w:t xml:space="preserve">Step </w:t>
            </w:r>
            <w:r>
              <w:rPr>
                <w:rFonts w:hint="cs" w:cs="CordiaUPC"/>
                <w:color w:val="FF0000"/>
                <w:cs/>
              </w:rPr>
              <w:t xml:space="preserve">: </w:t>
            </w:r>
            <w:r w:rsidRPr="000F7E41">
              <w:rPr>
                <w:rFonts w:cs="CordiaUPC"/>
                <w:cs/>
              </w:rPr>
              <w:t>…</w:t>
            </w:r>
            <w:r w:rsidRPr="000F7E41">
              <w:rPr>
                <w:rFonts w:cs="CordiaUPC"/>
              </w:rPr>
              <w:t>From</w:t>
            </w:r>
            <w:r w:rsidRPr="000F7E41">
              <w:rPr>
                <w:rFonts w:cs="CordiaUPC"/>
                <w:cs/>
              </w:rPr>
              <w:t>…</w:t>
            </w:r>
            <w:r w:rsidRPr="00542426">
              <w:rPr>
                <w:rFonts w:cs="CordiaUPC"/>
                <w:cs/>
              </w:rPr>
              <w:t xml:space="preserve"> </w:t>
            </w:r>
            <w:r>
              <w:rPr>
                <w:rFonts w:cs="CordiaUPC"/>
              </w:rPr>
              <w:t xml:space="preserve">to </w:t>
            </w:r>
            <w:r>
              <w:rPr>
                <w:rFonts w:hint="cs" w:cs="CordiaUPC"/>
                <w:cs/>
              </w:rPr>
              <w:t>…</w:t>
            </w:r>
            <w:r>
              <w:rPr>
                <w:rFonts w:cs="CordiaUPC"/>
              </w:rPr>
              <w:t>To</w:t>
            </w:r>
            <w:r>
              <w:rPr>
                <w:rFonts w:hint="cs" w:cs="CordiaUPC"/>
                <w:cs/>
              </w:rPr>
              <w:t>… …</w:t>
            </w:r>
            <w:r>
              <w:rPr>
                <w:rFonts w:cs="CordiaUPC"/>
              </w:rPr>
              <w:t>Unit</w:t>
            </w:r>
            <w:r>
              <w:rPr>
                <w:rFonts w:hint="cs" w:cs="CordiaUPC"/>
                <w:cs/>
              </w:rPr>
              <w:t>…</w:t>
            </w:r>
          </w:p>
          <w:p w:rsidR="000A1D97" w:rsidP="000A1D97" w:rsidRDefault="000A1D97" w14:paraId="56A0CB4F" w14:textId="5FE358BD">
            <w:r>
              <w:rPr>
                <w:cs/>
              </w:rPr>
              <w:t>ใส่ได้เฉพาะตัวเลขเท่านั้น</w:t>
            </w:r>
          </w:p>
        </w:tc>
      </w:tr>
      <w:tr w:rsidRPr="008979A8" w:rsidR="000A1D97" w:rsidTr="0094547E" w14:paraId="727F6BB3" w14:textId="77777777">
        <w:trPr>
          <w:trHeight w:val="111"/>
        </w:trPr>
        <w:tc>
          <w:tcPr>
            <w:tcW w:w="848" w:type="pct"/>
          </w:tcPr>
          <w:p w:rsidR="000A1D97" w:rsidP="000A1D97" w:rsidRDefault="000A1D97" w14:paraId="4FE9E9AE" w14:textId="2FD02433">
            <w:r>
              <w:t>stepTo</w:t>
            </w:r>
          </w:p>
        </w:tc>
        <w:tc>
          <w:tcPr>
            <w:tcW w:w="1079" w:type="pct"/>
          </w:tcPr>
          <w:p w:rsidR="000A1D97" w:rsidP="000A1D97" w:rsidRDefault="000A1D97" w14:paraId="5BB68B74" w14:textId="5F0994B0">
            <w:r>
              <w:t>Text Box</w:t>
            </w:r>
          </w:p>
        </w:tc>
        <w:tc>
          <w:tcPr>
            <w:tcW w:w="3073" w:type="pct"/>
          </w:tcPr>
          <w:p w:rsidR="000A1D97" w:rsidP="000A1D97" w:rsidRDefault="000A1D97" w14:paraId="0D9A0DD1" w14:textId="77777777">
            <w:r>
              <w:t xml:space="preserve">Visible </w:t>
            </w:r>
            <w:r>
              <w:rPr>
                <w:cs/>
              </w:rPr>
              <w:t xml:space="preserve">เมื่อ </w:t>
            </w:r>
            <w:r>
              <w:t>sharingType</w:t>
            </w:r>
            <w:r>
              <w:rPr>
                <w:cs/>
              </w:rPr>
              <w:t xml:space="preserve"> มีค่าเป็น </w:t>
            </w:r>
            <w:r>
              <w:rPr>
                <w:rFonts w:hint="cs" w:cs="CordiaUPC"/>
                <w:cs/>
              </w:rPr>
              <w:t>“</w:t>
            </w:r>
            <w:r>
              <w:t>Step</w:t>
            </w:r>
            <w:r>
              <w:rPr>
                <w:rFonts w:hint="cs" w:cs="CordiaUPC"/>
                <w:cs/>
              </w:rPr>
              <w:t xml:space="preserve">” </w:t>
            </w:r>
            <w:r>
              <w:rPr>
                <w:cs/>
              </w:rPr>
              <w:t xml:space="preserve">หรือ </w:t>
            </w:r>
            <w:r>
              <w:rPr>
                <w:rFonts w:hint="cs" w:cs="CordiaUPC"/>
                <w:cs/>
              </w:rPr>
              <w:t>“</w:t>
            </w:r>
            <w:r>
              <w:t>Tier</w:t>
            </w:r>
            <w:r>
              <w:rPr>
                <w:rFonts w:hint="cs" w:cs="CordiaUPC"/>
                <w:cs/>
              </w:rPr>
              <w:t>”</w:t>
            </w:r>
          </w:p>
          <w:p w:rsidR="000A1D97" w:rsidP="000A1D97" w:rsidRDefault="000A1D97" w14:paraId="6A10B149" w14:textId="77777777">
            <w:r>
              <w:rPr>
                <w:cs/>
              </w:rPr>
              <w:t xml:space="preserve">อยู่บรรทัดเดียวกันกับ </w:t>
            </w:r>
            <w:r>
              <w:t>stepFrom</w:t>
            </w:r>
          </w:p>
          <w:p w:rsidR="000A1D97" w:rsidP="000A1D97" w:rsidRDefault="000A1D97" w14:paraId="0510D9C7" w14:textId="1D6E3DB9">
            <w:r>
              <w:rPr>
                <w:cs/>
              </w:rPr>
              <w:t>ใส่ได้เฉพาะตัวเลขเท่านั้น</w:t>
            </w:r>
          </w:p>
        </w:tc>
      </w:tr>
      <w:tr w:rsidRPr="008979A8" w:rsidR="000A1D97" w:rsidTr="0094547E" w14:paraId="2CC5C424" w14:textId="77777777">
        <w:trPr>
          <w:trHeight w:val="111"/>
        </w:trPr>
        <w:tc>
          <w:tcPr>
            <w:tcW w:w="848" w:type="pct"/>
          </w:tcPr>
          <w:p w:rsidR="000A1D97" w:rsidP="000A1D97" w:rsidRDefault="000A1D97" w14:paraId="3E234542" w14:textId="2942B3E1">
            <w:r>
              <w:t>stepUnit</w:t>
            </w:r>
          </w:p>
        </w:tc>
        <w:tc>
          <w:tcPr>
            <w:tcW w:w="1079" w:type="pct"/>
          </w:tcPr>
          <w:p w:rsidR="000A1D97" w:rsidP="000A1D97" w:rsidRDefault="000A1D97" w14:paraId="6A24C7D8" w14:textId="7EFB9820">
            <w:r>
              <w:t>Drop Down List</w:t>
            </w:r>
          </w:p>
        </w:tc>
        <w:tc>
          <w:tcPr>
            <w:tcW w:w="3073" w:type="pct"/>
          </w:tcPr>
          <w:p w:rsidR="000A1D97" w:rsidP="000A1D97" w:rsidRDefault="000A1D97" w14:paraId="1507F837" w14:textId="77777777">
            <w:r>
              <w:t xml:space="preserve">Visible </w:t>
            </w:r>
            <w:r>
              <w:rPr>
                <w:cs/>
              </w:rPr>
              <w:t xml:space="preserve">เมื่อ </w:t>
            </w:r>
            <w:r>
              <w:t>sharingType</w:t>
            </w:r>
            <w:r>
              <w:rPr>
                <w:cs/>
              </w:rPr>
              <w:t xml:space="preserve"> มีค่าเป็น </w:t>
            </w:r>
            <w:r>
              <w:rPr>
                <w:rFonts w:hint="cs" w:cs="CordiaUPC"/>
                <w:cs/>
              </w:rPr>
              <w:t>“</w:t>
            </w:r>
            <w:r>
              <w:t>Step</w:t>
            </w:r>
            <w:r>
              <w:rPr>
                <w:rFonts w:hint="cs" w:cs="CordiaUPC"/>
                <w:cs/>
              </w:rPr>
              <w:t xml:space="preserve">” </w:t>
            </w:r>
            <w:r>
              <w:rPr>
                <w:cs/>
              </w:rPr>
              <w:t xml:space="preserve">หรือ </w:t>
            </w:r>
            <w:r>
              <w:rPr>
                <w:rFonts w:hint="cs" w:cs="CordiaUPC"/>
                <w:cs/>
              </w:rPr>
              <w:t>“</w:t>
            </w:r>
            <w:r>
              <w:t>Tier</w:t>
            </w:r>
            <w:r>
              <w:rPr>
                <w:rFonts w:hint="cs" w:cs="CordiaUPC"/>
                <w:cs/>
              </w:rPr>
              <w:t>”</w:t>
            </w:r>
          </w:p>
          <w:p w:rsidR="000A1D97" w:rsidP="000A1D97" w:rsidRDefault="000A1D97" w14:paraId="6DCA21BB" w14:textId="77777777">
            <w:r>
              <w:rPr>
                <w:cs/>
              </w:rPr>
              <w:t xml:space="preserve">อยู่บรรทัดเดียวกันกับ </w:t>
            </w:r>
            <w:r>
              <w:t>stepFrom</w:t>
            </w:r>
          </w:p>
          <w:p w:rsidR="000A1D97" w:rsidP="000A1D97" w:rsidRDefault="000A1D97" w14:paraId="2013A5A1" w14:textId="4BEF544C">
            <w:r>
              <w:t xml:space="preserve">List of Value </w:t>
            </w:r>
            <w:r>
              <w:rPr>
                <w:rFonts w:hint="cs" w:cs="CordiaUPC"/>
                <w:cs/>
              </w:rPr>
              <w:t xml:space="preserve">: </w:t>
            </w:r>
            <w:r>
              <w:rPr>
                <w:cs/>
              </w:rPr>
              <w:t>ดึงข้อมูลจาก</w:t>
            </w:r>
            <w:r>
              <w:t xml:space="preserve">DB </w:t>
            </w:r>
            <w:r>
              <w:rPr>
                <w:cs/>
              </w:rPr>
              <w:t>ที่</w:t>
            </w:r>
            <w:r>
              <w:t xml:space="preserve"> Table</w:t>
            </w:r>
            <w:r>
              <w:rPr>
                <w:cs/>
              </w:rPr>
              <w:t xml:space="preserve"> </w:t>
            </w:r>
            <w:r>
              <w:t>FLW_CFG_LOV</w:t>
            </w:r>
            <w:r>
              <w:rPr>
                <w:rFonts w:hint="cs" w:cs="CordiaUPC"/>
                <w:cs/>
              </w:rPr>
              <w:t xml:space="preserve"> </w:t>
            </w:r>
            <w:r>
              <w:rPr>
                <w:cs/>
              </w:rPr>
              <w:t xml:space="preserve">โดย </w:t>
            </w:r>
            <w:r>
              <w:t>group_type</w:t>
            </w:r>
            <w:r>
              <w:rPr>
                <w:cs/>
              </w:rPr>
              <w:t xml:space="preserve"> </w:t>
            </w:r>
            <w:r>
              <w:rPr>
                <w:rFonts w:hint="cs" w:cs="CordiaUPC"/>
                <w:cs/>
              </w:rPr>
              <w:t>= ‘</w:t>
            </w:r>
            <w:r>
              <w:rPr>
                <w:rFonts w:cs="CordiaUPC"/>
              </w:rPr>
              <w:t>Sharing</w:t>
            </w:r>
            <w:r>
              <w:rPr>
                <w:rFonts w:hint="cs" w:cs="CordiaUPC"/>
                <w:cs/>
              </w:rPr>
              <w:t xml:space="preserve"> </w:t>
            </w:r>
            <w:r>
              <w:rPr>
                <w:rFonts w:cs="CordiaUPC"/>
              </w:rPr>
              <w:t>Step Unit</w:t>
            </w:r>
            <w:r>
              <w:rPr>
                <w:rFonts w:hint="cs" w:cs="CordiaUPC"/>
                <w:cs/>
              </w:rPr>
              <w:t>’</w:t>
            </w:r>
          </w:p>
        </w:tc>
      </w:tr>
      <w:tr w:rsidRPr="008979A8" w:rsidR="000A1D97" w:rsidTr="0094547E" w14:paraId="6565C49F" w14:textId="77777777">
        <w:trPr>
          <w:trHeight w:val="111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0A1D97" w:rsidP="000A1D97" w:rsidRDefault="000A1D97" w14:paraId="6596CDE5" w14:textId="5A7ECF6D">
            <w:pPr>
              <w:pStyle w:val="HeaderTable"/>
              <w:rPr>
                <w:lang w:bidi="th-TH"/>
              </w:rPr>
            </w:pPr>
            <w:r>
              <w:rPr>
                <w:lang w:bidi="th-TH"/>
              </w:rPr>
              <w:t>CP Sharing Section</w:t>
            </w:r>
          </w:p>
        </w:tc>
      </w:tr>
      <w:tr w:rsidRPr="008979A8" w:rsidR="000A1D97" w:rsidTr="0094547E" w14:paraId="39803C4B" w14:textId="77777777">
        <w:trPr>
          <w:trHeight w:val="111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0A1D97" w:rsidP="000A1D97" w:rsidRDefault="000A1D97" w14:paraId="7F389A31" w14:textId="63A72DF6">
            <w:pPr>
              <w:pStyle w:val="HeaderTable"/>
            </w:pPr>
            <w:r>
              <w:rPr>
                <w:lang w:bidi="th-TH"/>
              </w:rPr>
              <w:t>CP Sharing Table Section</w:t>
            </w:r>
          </w:p>
        </w:tc>
      </w:tr>
      <w:tr w:rsidRPr="008979A8" w:rsidR="000A1D97" w:rsidTr="0094547E" w14:paraId="57B2CCED" w14:textId="77777777">
        <w:trPr>
          <w:trHeight w:val="111"/>
        </w:trPr>
        <w:tc>
          <w:tcPr>
            <w:tcW w:w="848" w:type="pct"/>
          </w:tcPr>
          <w:p w:rsidR="000A1D97" w:rsidP="000A1D97" w:rsidRDefault="000A1D97" w14:paraId="67668782" w14:textId="55CAC2FC">
            <w:r>
              <w:t>CP</w:t>
            </w:r>
          </w:p>
        </w:tc>
        <w:tc>
          <w:tcPr>
            <w:tcW w:w="1079" w:type="pct"/>
          </w:tcPr>
          <w:p w:rsidR="000A1D97" w:rsidP="000A1D97" w:rsidRDefault="000A1D97" w14:paraId="63698288" w14:textId="77777777"/>
        </w:tc>
        <w:tc>
          <w:tcPr>
            <w:tcW w:w="3073" w:type="pct"/>
          </w:tcPr>
          <w:p w:rsidR="000A1D97" w:rsidP="000A1D97" w:rsidRDefault="000A1D97" w14:paraId="0CB16566" w14:textId="77777777">
            <w:r>
              <w:rPr>
                <w:cs/>
              </w:rPr>
              <w:t xml:space="preserve">แสดงใน </w:t>
            </w:r>
            <w:r>
              <w:t>Format</w:t>
            </w:r>
          </w:p>
          <w:p w:rsidR="000A1D97" w:rsidP="000A1D97" w:rsidRDefault="000A1D97" w14:paraId="05D1D9E4" w14:textId="77777777">
            <w:r>
              <w:t xml:space="preserve">cpId </w:t>
            </w:r>
            <w:r>
              <w:rPr>
                <w:rFonts w:cs="CordiaUPC"/>
                <w:cs/>
              </w:rPr>
              <w:t xml:space="preserve">+ “ : ” + </w:t>
            </w:r>
            <w:r>
              <w:t>cpName</w:t>
            </w:r>
          </w:p>
          <w:p w:rsidR="000A1D97" w:rsidP="000A1D97" w:rsidRDefault="000A1D97" w14:paraId="61C1825B" w14:textId="2FD04D49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หมายเหตุ ถ้ามีค่ามากกว่า </w:t>
            </w:r>
            <w:r>
              <w:t xml:space="preserve">1 </w:t>
            </w:r>
            <w:r>
              <w:rPr>
                <w:rFonts w:hint="cs"/>
                <w:cs/>
              </w:rPr>
              <w:t>ให้ขึ้นบรรทัดใหม่</w:t>
            </w:r>
          </w:p>
        </w:tc>
      </w:tr>
      <w:tr w:rsidRPr="008979A8" w:rsidR="000A1D97" w:rsidTr="0094547E" w14:paraId="5E6D6353" w14:textId="77777777">
        <w:trPr>
          <w:trHeight w:val="111"/>
        </w:trPr>
        <w:tc>
          <w:tcPr>
            <w:tcW w:w="848" w:type="pct"/>
          </w:tcPr>
          <w:p w:rsidR="000A1D97" w:rsidP="000A1D97" w:rsidRDefault="000A1D97" w14:paraId="04BABEE1" w14:textId="636AE4A6">
            <w:r>
              <w:t>Share</w:t>
            </w:r>
          </w:p>
        </w:tc>
        <w:tc>
          <w:tcPr>
            <w:tcW w:w="1079" w:type="pct"/>
          </w:tcPr>
          <w:p w:rsidR="000A1D97" w:rsidP="000A1D97" w:rsidRDefault="000A1D97" w14:paraId="0B397317" w14:textId="77777777"/>
        </w:tc>
        <w:tc>
          <w:tcPr>
            <w:tcW w:w="3073" w:type="pct"/>
          </w:tcPr>
          <w:p w:rsidR="000A1D97" w:rsidP="000A1D97" w:rsidRDefault="000A1D97" w14:paraId="16D29D6F" w14:textId="77777777">
            <w:r>
              <w:rPr>
                <w:cs/>
              </w:rPr>
              <w:t xml:space="preserve">แสดงใน </w:t>
            </w:r>
            <w:r>
              <w:t>Format</w:t>
            </w:r>
          </w:p>
          <w:p w:rsidR="000A1D97" w:rsidP="000A1D97" w:rsidRDefault="000A1D97" w14:paraId="3600F96C" w14:textId="28EE58BC">
            <w:r>
              <w:t>ShareAmount</w:t>
            </w:r>
            <w:r>
              <w:rPr>
                <w:rFonts w:hint="cs" w:cs="CordiaUPC"/>
                <w:cs/>
              </w:rPr>
              <w:t xml:space="preserve"> + “  “ + </w:t>
            </w:r>
            <w:r>
              <w:t>ShareAmountUnit</w:t>
            </w:r>
          </w:p>
        </w:tc>
      </w:tr>
      <w:tr w:rsidRPr="008979A8" w:rsidR="000A1D97" w:rsidTr="0094547E" w14:paraId="044AB0AA" w14:textId="77777777">
        <w:trPr>
          <w:trHeight w:val="111"/>
        </w:trPr>
        <w:tc>
          <w:tcPr>
            <w:tcW w:w="848" w:type="pct"/>
          </w:tcPr>
          <w:p w:rsidR="000A1D97" w:rsidP="000A1D97" w:rsidRDefault="000A1D97" w14:paraId="60543B96" w14:textId="77777777">
            <w:pPr>
              <w:rPr>
                <w:cs/>
              </w:rPr>
            </w:pPr>
            <w:r>
              <w:t>Action</w:t>
            </w:r>
          </w:p>
          <w:p w:rsidRPr="00AE1478" w:rsidR="000A1D97" w:rsidP="000A1D97" w:rsidRDefault="000A1D97" w14:paraId="328338B1" w14:textId="1A7ECF53">
            <w:pPr>
              <w:pStyle w:val="ListParagraph"/>
              <w:numPr>
                <w:ilvl w:val="0"/>
                <w:numId w:val="354"/>
              </w:numPr>
              <w:ind w:left="420"/>
              <w:rPr>
                <w:rFonts w:cs="CordiaUPC"/>
              </w:rPr>
            </w:pPr>
            <w:r>
              <w:t>Edit</w:t>
            </w:r>
          </w:p>
        </w:tc>
        <w:tc>
          <w:tcPr>
            <w:tcW w:w="1079" w:type="pct"/>
          </w:tcPr>
          <w:p w:rsidR="000A1D97" w:rsidP="000A1D97" w:rsidRDefault="000A1D97" w14:paraId="6F22B058" w14:textId="0DE450DD">
            <w:r>
              <w:t>Button</w:t>
            </w:r>
          </w:p>
        </w:tc>
        <w:tc>
          <w:tcPr>
            <w:tcW w:w="3073" w:type="pct"/>
          </w:tcPr>
          <w:p w:rsidR="000A1D97" w:rsidP="000A1D97" w:rsidRDefault="000A1D97" w14:paraId="20D41C34" w14:textId="3DD0F796">
            <w:pPr>
              <w:rPr>
                <w:rFonts w:cs="CordiaUPC"/>
                <w:cs/>
              </w:rPr>
            </w:pPr>
            <w:r>
              <w:rPr>
                <w:cs/>
              </w:rPr>
              <w:t xml:space="preserve">เมื่อกดปุ่มให้ทำการ </w:t>
            </w:r>
            <w:r>
              <w:t xml:space="preserve">Visible CP Sharing Detail </w:t>
            </w:r>
            <w:r>
              <w:rPr>
                <w:cs/>
              </w:rPr>
              <w:t xml:space="preserve">และดึงข้อมูลของ </w:t>
            </w:r>
            <w:r>
              <w:t xml:space="preserve">Row </w:t>
            </w:r>
            <w:r>
              <w:rPr>
                <w:cs/>
              </w:rPr>
              <w:t>นั้นๆ มาแสดง</w:t>
            </w:r>
          </w:p>
        </w:tc>
      </w:tr>
      <w:tr w:rsidRPr="008979A8" w:rsidR="000A1D97" w:rsidTr="0094547E" w14:paraId="6362CC10" w14:textId="77777777">
        <w:trPr>
          <w:trHeight w:val="111"/>
        </w:trPr>
        <w:tc>
          <w:tcPr>
            <w:tcW w:w="848" w:type="pct"/>
          </w:tcPr>
          <w:p w:rsidR="000A1D97" w:rsidP="000A1D97" w:rsidRDefault="000A1D97" w14:paraId="63A3195E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Action</w:t>
            </w:r>
          </w:p>
          <w:p w:rsidR="000A1D97" w:rsidP="000A1D97" w:rsidRDefault="000A1D97" w14:paraId="6B00BD43" w14:textId="03110DC2">
            <w:pPr>
              <w:pStyle w:val="ListParagraph"/>
              <w:numPr>
                <w:ilvl w:val="0"/>
                <w:numId w:val="352"/>
              </w:numPr>
              <w:ind w:left="420"/>
            </w:pPr>
            <w:r w:rsidRPr="000F7E41">
              <w:rPr>
                <w:rFonts w:cs="CordiaUPC"/>
                <w:cs/>
              </w:rPr>
              <w:t xml:space="preserve">ปุ่ม </w:t>
            </w:r>
            <w:r w:rsidRPr="000F7E41">
              <w:rPr>
                <w:rFonts w:cs="CordiaUPC"/>
              </w:rPr>
              <w:t>Delete</w:t>
            </w:r>
          </w:p>
        </w:tc>
        <w:tc>
          <w:tcPr>
            <w:tcW w:w="1079" w:type="pct"/>
          </w:tcPr>
          <w:p w:rsidR="000A1D97" w:rsidP="000A1D97" w:rsidRDefault="000A1D97" w14:paraId="1669A875" w14:textId="40498074">
            <w:r>
              <w:t>Button</w:t>
            </w:r>
          </w:p>
        </w:tc>
        <w:tc>
          <w:tcPr>
            <w:tcW w:w="3073" w:type="pct"/>
          </w:tcPr>
          <w:p w:rsidR="000A1D97" w:rsidP="000A1D97" w:rsidRDefault="000A1D97" w14:paraId="5ED1A5BA" w14:textId="77777777">
            <w:r>
              <w:rPr>
                <w:rFonts w:hint="cs" w:cs="CordiaUPC"/>
                <w:cs/>
              </w:rPr>
              <w:t>เมื่อกดปุ่มให้ทำการ</w:t>
            </w:r>
            <w:r>
              <w:rPr>
                <w:rFonts w:cs="CordiaUPC"/>
              </w:rPr>
              <w:t xml:space="preserve"> Delete </w:t>
            </w:r>
            <w:r>
              <w:rPr>
                <w:rFonts w:hint="cs" w:cs="CordiaUPC"/>
                <w:cs/>
              </w:rPr>
              <w:t xml:space="preserve">ข้อมูลของ </w:t>
            </w:r>
            <w:r>
              <w:rPr>
                <w:rFonts w:cs="CordiaUPC"/>
              </w:rPr>
              <w:t xml:space="preserve">Row </w:t>
            </w:r>
            <w:r>
              <w:rPr>
                <w:rFonts w:hint="cs" w:cs="CordiaUPC"/>
                <w:cs/>
              </w:rPr>
              <w:t>นั้นๆ</w:t>
            </w:r>
          </w:p>
          <w:p w:rsidR="000A1D97" w:rsidP="000A1D97" w:rsidRDefault="000A1D97" w14:paraId="6E704061" w14:textId="6E6D980C">
            <w:r>
              <w:rPr>
                <w:rFonts w:cs="CordiaUPC"/>
              </w:rPr>
              <w:t xml:space="preserve">Disable </w:t>
            </w:r>
            <w:r>
              <w:rPr>
                <w:rFonts w:hint="cs" w:cs="CordiaUPC"/>
                <w:cs/>
              </w:rPr>
              <w:t xml:space="preserve">ปุ่มเมื่อ </w:t>
            </w:r>
            <w:r>
              <w:rPr>
                <w:rFonts w:cs="CordiaUPC"/>
              </w:rPr>
              <w:t xml:space="preserve">internalCompanyFlag </w:t>
            </w:r>
            <w:r>
              <w:rPr>
                <w:rFonts w:hint="cs" w:cs="CordiaUPC"/>
                <w:cs/>
              </w:rPr>
              <w:t xml:space="preserve">ของ </w:t>
            </w:r>
            <w:r>
              <w:rPr>
                <w:rFonts w:cs="CordiaUPC"/>
              </w:rPr>
              <w:t xml:space="preserve">Row </w:t>
            </w:r>
            <w:r>
              <w:rPr>
                <w:rFonts w:hint="cs" w:cs="CordiaUPC"/>
                <w:cs/>
              </w:rPr>
              <w:t xml:space="preserve">นั้น = </w:t>
            </w:r>
            <w:r>
              <w:rPr>
                <w:rFonts w:cs="CordiaUPC"/>
              </w:rPr>
              <w:t>'Y'</w:t>
            </w:r>
            <w:r w:rsidR="007D1934">
              <w:rPr>
                <w:rFonts w:cs="CordiaUPC"/>
                <w:cs/>
              </w:rPr>
              <w:t xml:space="preserve"> </w:t>
            </w:r>
            <w:r w:rsidR="007D1934">
              <w:rPr>
                <w:rFonts w:hint="cs"/>
                <w:cs/>
              </w:rPr>
              <w:t xml:space="preserve">และ </w:t>
            </w:r>
            <w:r w:rsidR="007D1934">
              <w:t xml:space="preserve">Model Sharing </w:t>
            </w:r>
            <w:r w:rsidR="007D1934">
              <w:rPr>
                <w:rFonts w:cs="CordiaUPC"/>
                <w:cs/>
              </w:rPr>
              <w:t>= “</w:t>
            </w:r>
            <w:r w:rsidR="007D1934">
              <w:t>Rev share</w:t>
            </w:r>
            <w:r w:rsidR="007D1934">
              <w:rPr>
                <w:rFonts w:cs="CordiaUPC"/>
                <w:cs/>
              </w:rPr>
              <w:t>”</w:t>
            </w:r>
          </w:p>
        </w:tc>
      </w:tr>
      <w:tr w:rsidRPr="008979A8" w:rsidR="000A1D97" w:rsidTr="0094547E" w14:paraId="5517420A" w14:textId="77777777">
        <w:trPr>
          <w:trHeight w:val="111"/>
        </w:trPr>
        <w:tc>
          <w:tcPr>
            <w:tcW w:w="848" w:type="pct"/>
          </w:tcPr>
          <w:p w:rsidR="000A1D97" w:rsidP="000A1D97" w:rsidRDefault="000A1D97" w14:paraId="3186A221" w14:textId="0CB91BE1">
            <w:pPr>
              <w:rPr>
                <w:rFonts w:cs="CordiaUPC"/>
              </w:rPr>
            </w:pPr>
            <w:r>
              <w:rPr>
                <w:cs/>
              </w:rPr>
              <w:t xml:space="preserve">ปุ่ม </w:t>
            </w:r>
            <w:r>
              <w:rPr>
                <w:rFonts w:hint="cs" w:cs="CordiaUPC"/>
                <w:cs/>
              </w:rPr>
              <w:t>+</w:t>
            </w:r>
          </w:p>
        </w:tc>
        <w:tc>
          <w:tcPr>
            <w:tcW w:w="1079" w:type="pct"/>
          </w:tcPr>
          <w:p w:rsidR="000A1D97" w:rsidP="000A1D97" w:rsidRDefault="000A1D97" w14:paraId="150699B1" w14:textId="346F4E4C">
            <w:r>
              <w:t>Button</w:t>
            </w:r>
          </w:p>
        </w:tc>
        <w:tc>
          <w:tcPr>
            <w:tcW w:w="3073" w:type="pct"/>
          </w:tcPr>
          <w:p w:rsidR="000A1D97" w:rsidP="000A1D97" w:rsidRDefault="000A1D97" w14:paraId="3942DCA4" w14:textId="16489104">
            <w:pPr>
              <w:rPr>
                <w:rFonts w:cs="CordiaUPC"/>
                <w:cs/>
              </w:rPr>
            </w:pPr>
            <w:r>
              <w:rPr>
                <w:cs/>
              </w:rPr>
              <w:t xml:space="preserve">เมื่อกดปุ่มให้ทำการ </w:t>
            </w:r>
            <w:r>
              <w:t>Visible CP Sharing Detail</w:t>
            </w:r>
          </w:p>
        </w:tc>
      </w:tr>
      <w:tr w:rsidRPr="008979A8" w:rsidR="000A1D97" w:rsidTr="0094547E" w14:paraId="703D4D45" w14:textId="77777777">
        <w:trPr>
          <w:trHeight w:val="111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0A1D97" w:rsidP="000A1D97" w:rsidRDefault="000A1D97" w14:paraId="189A3DB0" w14:textId="559519AF">
            <w:pPr>
              <w:pStyle w:val="HeaderTable"/>
            </w:pPr>
            <w:r>
              <w:rPr>
                <w:lang w:bidi="th-TH"/>
              </w:rPr>
              <w:t>End CP Sharing Table Section</w:t>
            </w:r>
          </w:p>
        </w:tc>
      </w:tr>
      <w:tr w:rsidRPr="008979A8" w:rsidR="000A1D97" w:rsidTr="0094547E" w14:paraId="5987DB05" w14:textId="77777777">
        <w:trPr>
          <w:trHeight w:val="111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0A1D97" w:rsidP="000A1D97" w:rsidRDefault="000A1D97" w14:paraId="0805973E" w14:textId="677E343D">
            <w:pPr>
              <w:pStyle w:val="HeaderTable"/>
            </w:pPr>
            <w:r>
              <w:rPr>
                <w:lang w:bidi="th-TH"/>
              </w:rPr>
              <w:t>CP Sharing Detail Section</w:t>
            </w:r>
          </w:p>
        </w:tc>
      </w:tr>
      <w:tr w:rsidRPr="008979A8" w:rsidR="000A1D97" w:rsidTr="0094547E" w14:paraId="33822EBD" w14:textId="77777777">
        <w:trPr>
          <w:trHeight w:val="111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0A1D97" w:rsidP="000A1D97" w:rsidRDefault="000A1D97" w14:paraId="5B1E96D5" w14:textId="77777777">
            <w:pPr>
              <w:pStyle w:val="HeaderTable"/>
            </w:pPr>
            <w:r>
              <w:t>CP Table Section</w:t>
            </w:r>
          </w:p>
          <w:p w:rsidR="000A1D97" w:rsidP="000A1D97" w:rsidRDefault="000A1D97" w14:paraId="6B68EE13" w14:textId="56393F0A">
            <w:r>
              <w:t xml:space="preserve">Visible </w:t>
            </w:r>
            <w:r>
              <w:rPr>
                <w:rFonts w:hint="cs"/>
                <w:cs/>
              </w:rPr>
              <w:t xml:space="preserve">เมื่อ </w:t>
            </w:r>
            <w:r>
              <w:t xml:space="preserve">portionSharing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CordiaUPC"/>
                <w:cs/>
              </w:rPr>
              <w:t>“</w:t>
            </w:r>
            <w:r>
              <w:t>Y</w:t>
            </w:r>
            <w:r>
              <w:rPr>
                <w:rFonts w:cs="CordiaUPC"/>
                <w:cs/>
              </w:rPr>
              <w:t>”</w:t>
            </w:r>
          </w:p>
        </w:tc>
      </w:tr>
      <w:tr w:rsidRPr="008979A8" w:rsidR="000A1D97" w:rsidTr="0094547E" w14:paraId="684BA19C" w14:textId="77777777">
        <w:trPr>
          <w:trHeight w:val="111"/>
        </w:trPr>
        <w:tc>
          <w:tcPr>
            <w:tcW w:w="848" w:type="pct"/>
          </w:tcPr>
          <w:p w:rsidR="000A1D97" w:rsidP="000A1D97" w:rsidRDefault="000A1D97" w14:paraId="2447C86D" w14:textId="3D815D15">
            <w:r>
              <w:t>CP ID</w:t>
            </w:r>
          </w:p>
        </w:tc>
        <w:tc>
          <w:tcPr>
            <w:tcW w:w="1079" w:type="pct"/>
          </w:tcPr>
          <w:p w:rsidR="000A1D97" w:rsidP="000A1D97" w:rsidRDefault="000A1D97" w14:paraId="70E0C72D" w14:textId="77777777"/>
        </w:tc>
        <w:tc>
          <w:tcPr>
            <w:tcW w:w="3073" w:type="pct"/>
          </w:tcPr>
          <w:p w:rsidR="000A1D97" w:rsidP="000A1D97" w:rsidRDefault="000A1D97" w14:paraId="237AFB39" w14:textId="77777777">
            <w:r>
              <w:rPr>
                <w:cs/>
              </w:rPr>
              <w:t xml:space="preserve">แสดงใน </w:t>
            </w:r>
            <w:r>
              <w:t>Format</w:t>
            </w:r>
          </w:p>
          <w:p w:rsidR="000A1D97" w:rsidP="000A1D97" w:rsidRDefault="000A1D97" w14:paraId="7A45F16B" w14:textId="30EB78D1">
            <w:r>
              <w:t>cpId</w:t>
            </w:r>
          </w:p>
        </w:tc>
      </w:tr>
      <w:tr w:rsidRPr="008979A8" w:rsidR="000A1D97" w:rsidTr="0094547E" w14:paraId="6542C81E" w14:textId="77777777">
        <w:trPr>
          <w:trHeight w:val="111"/>
        </w:trPr>
        <w:tc>
          <w:tcPr>
            <w:tcW w:w="848" w:type="pct"/>
          </w:tcPr>
          <w:p w:rsidR="000A1D97" w:rsidP="000A1D97" w:rsidRDefault="000A1D97" w14:paraId="3EA132F1" w14:textId="191A4856">
            <w:r>
              <w:t>CP Name</w:t>
            </w:r>
          </w:p>
        </w:tc>
        <w:tc>
          <w:tcPr>
            <w:tcW w:w="1079" w:type="pct"/>
          </w:tcPr>
          <w:p w:rsidR="000A1D97" w:rsidP="000A1D97" w:rsidRDefault="000A1D97" w14:paraId="492C1AB9" w14:textId="77777777"/>
        </w:tc>
        <w:tc>
          <w:tcPr>
            <w:tcW w:w="3073" w:type="pct"/>
          </w:tcPr>
          <w:p w:rsidR="000A1D97" w:rsidP="000A1D97" w:rsidRDefault="000A1D97" w14:paraId="55CDAA8B" w14:textId="77777777">
            <w:r>
              <w:rPr>
                <w:cs/>
              </w:rPr>
              <w:t xml:space="preserve">แสดงใน </w:t>
            </w:r>
            <w:r>
              <w:t>Format</w:t>
            </w:r>
          </w:p>
          <w:p w:rsidR="000A1D97" w:rsidP="000A1D97" w:rsidRDefault="000A1D97" w14:paraId="3C09F683" w14:textId="1D157BED">
            <w:r>
              <w:t>cpName</w:t>
            </w:r>
          </w:p>
        </w:tc>
      </w:tr>
      <w:tr w:rsidRPr="008979A8" w:rsidR="000A1D97" w:rsidTr="0094547E" w14:paraId="70ACCC15" w14:textId="77777777">
        <w:trPr>
          <w:trHeight w:val="111"/>
        </w:trPr>
        <w:tc>
          <w:tcPr>
            <w:tcW w:w="848" w:type="pct"/>
          </w:tcPr>
          <w:p w:rsidR="000A1D97" w:rsidP="000A1D97" w:rsidRDefault="000A1D97" w14:paraId="73426F8D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Action</w:t>
            </w:r>
          </w:p>
          <w:p w:rsidR="000A1D97" w:rsidP="000A1D97" w:rsidRDefault="000A1D97" w14:paraId="72046554" w14:textId="56BE68E3">
            <w:pPr>
              <w:pStyle w:val="ListParagraph"/>
              <w:numPr>
                <w:ilvl w:val="0"/>
                <w:numId w:val="352"/>
              </w:numPr>
              <w:ind w:left="420"/>
            </w:pPr>
            <w:r w:rsidRPr="000F7E41">
              <w:rPr>
                <w:rFonts w:cs="CordiaUPC"/>
                <w:cs/>
              </w:rPr>
              <w:t xml:space="preserve">ปุ่ม </w:t>
            </w:r>
            <w:r w:rsidRPr="000F7E41">
              <w:rPr>
                <w:rFonts w:cs="CordiaUPC"/>
              </w:rPr>
              <w:t>Delete</w:t>
            </w:r>
          </w:p>
        </w:tc>
        <w:tc>
          <w:tcPr>
            <w:tcW w:w="1079" w:type="pct"/>
          </w:tcPr>
          <w:p w:rsidR="000A1D97" w:rsidP="000A1D97" w:rsidRDefault="000A1D97" w14:paraId="2DB04253" w14:textId="77777777"/>
        </w:tc>
        <w:tc>
          <w:tcPr>
            <w:tcW w:w="3073" w:type="pct"/>
          </w:tcPr>
          <w:p w:rsidR="000A1D97" w:rsidP="000A1D97" w:rsidRDefault="000A1D97" w14:paraId="5DED38E7" w14:textId="130E9480">
            <w:r>
              <w:rPr>
                <w:rFonts w:hint="cs" w:cs="CordiaUPC"/>
                <w:cs/>
              </w:rPr>
              <w:t>เมื่อกดปุ่มให้ทำการ</w:t>
            </w:r>
            <w:r>
              <w:rPr>
                <w:rFonts w:cs="CordiaUPC"/>
              </w:rPr>
              <w:t xml:space="preserve"> Delete </w:t>
            </w:r>
            <w:r>
              <w:rPr>
                <w:rFonts w:hint="cs" w:cs="CordiaUPC"/>
                <w:cs/>
              </w:rPr>
              <w:t xml:space="preserve">ข้อมูลของ </w:t>
            </w:r>
            <w:r>
              <w:rPr>
                <w:rFonts w:cs="CordiaUPC"/>
              </w:rPr>
              <w:t xml:space="preserve">Row </w:t>
            </w:r>
            <w:r>
              <w:rPr>
                <w:rFonts w:hint="cs" w:cs="CordiaUPC"/>
                <w:cs/>
              </w:rPr>
              <w:t>นั้นๆ</w:t>
            </w:r>
          </w:p>
        </w:tc>
      </w:tr>
      <w:tr w:rsidRPr="008979A8" w:rsidR="000A1D97" w:rsidTr="0094547E" w14:paraId="5D381911" w14:textId="77777777">
        <w:trPr>
          <w:trHeight w:val="111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0A1D97" w:rsidP="000A1D97" w:rsidRDefault="000A1D97" w14:paraId="0E2FDCD9" w14:textId="53AB88CB">
            <w:pPr>
              <w:pStyle w:val="HeaderTable"/>
            </w:pPr>
            <w:r>
              <w:t>End CP Table Section</w:t>
            </w:r>
          </w:p>
        </w:tc>
      </w:tr>
      <w:tr w:rsidRPr="008979A8" w:rsidR="000A1D97" w:rsidTr="0094547E" w14:paraId="08E78B00" w14:textId="77777777">
        <w:trPr>
          <w:trHeight w:val="111"/>
        </w:trPr>
        <w:tc>
          <w:tcPr>
            <w:tcW w:w="848" w:type="pct"/>
          </w:tcPr>
          <w:p w:rsidR="000A1D97" w:rsidP="000A1D97" w:rsidRDefault="000A1D97" w14:paraId="4C268FC5" w14:textId="1AE0E0AA">
            <w:r>
              <w:t>cpId</w:t>
            </w:r>
          </w:p>
        </w:tc>
        <w:tc>
          <w:tcPr>
            <w:tcW w:w="1079" w:type="pct"/>
          </w:tcPr>
          <w:p w:rsidR="00143A78" w:rsidP="000A1D97" w:rsidRDefault="00143A78" w14:paraId="7E66564C" w14:textId="48E55AF8">
            <w:r>
              <w:t>Text Box</w:t>
            </w:r>
          </w:p>
        </w:tc>
        <w:tc>
          <w:tcPr>
            <w:tcW w:w="3073" w:type="pct"/>
          </w:tcPr>
          <w:p w:rsidR="000A1D97" w:rsidP="000A1D97" w:rsidRDefault="000A1D97" w14:paraId="692F017F" w14:textId="7314DE17">
            <w:pPr>
              <w:spacing w:after="0"/>
              <w:rPr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portionSharing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CordiaUPC"/>
                <w:cs/>
              </w:rPr>
              <w:t>“</w:t>
            </w:r>
            <w:r>
              <w:t>Y</w:t>
            </w:r>
            <w:r>
              <w:rPr>
                <w:rFonts w:cs="CordiaUPC"/>
                <w:cs/>
              </w:rPr>
              <w:t>”</w:t>
            </w:r>
          </w:p>
          <w:p w:rsidR="000A1D97" w:rsidP="000A1D97" w:rsidRDefault="000A1D97" w14:paraId="45DA1D13" w14:textId="77777777">
            <w:r>
              <w:t xml:space="preserve">Label </w:t>
            </w:r>
            <w:r>
              <w:rPr>
                <w:rFonts w:cs="CordiaUPC"/>
                <w:cs/>
              </w:rPr>
              <w:t xml:space="preserve">: </w:t>
            </w:r>
            <w:r>
              <w:t>CP ID</w:t>
            </w:r>
          </w:p>
          <w:p w:rsidR="000A1D97" w:rsidP="000A1D97" w:rsidRDefault="000A1D97" w14:paraId="11F0D195" w14:textId="77777777">
            <w:pPr>
              <w:spacing w:after="0"/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portionSharing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CordiaUPC"/>
                <w:cs/>
              </w:rPr>
              <w:t>“</w:t>
            </w:r>
            <w:r>
              <w:t>N</w:t>
            </w:r>
            <w:r>
              <w:rPr>
                <w:rFonts w:cs="CordiaUPC"/>
                <w:cs/>
              </w:rPr>
              <w:t>”</w:t>
            </w:r>
          </w:p>
          <w:p w:rsidR="000A1D97" w:rsidP="000A1D97" w:rsidRDefault="000A1D97" w14:paraId="4DF79626" w14:textId="77777777">
            <w:pPr>
              <w:rPr>
                <w:color w:val="FF0000"/>
                <w:cs/>
              </w:rPr>
            </w:pPr>
            <w:r>
              <w:t xml:space="preserve">Label </w:t>
            </w:r>
            <w:r>
              <w:rPr>
                <w:rFonts w:cs="CordiaUPC"/>
                <w:cs/>
              </w:rPr>
              <w:t xml:space="preserve">: </w:t>
            </w:r>
            <w:r w:rsidRPr="000F7E41">
              <w:rPr>
                <w:rFonts w:cs="CordiaUPC"/>
                <w:color w:val="FF0000"/>
                <w:cs/>
              </w:rPr>
              <w:t>*</w:t>
            </w:r>
            <w:r w:rsidRPr="000F7E41">
              <w:rPr>
                <w:color w:val="FF0000"/>
              </w:rPr>
              <w:t>CP ID</w:t>
            </w:r>
          </w:p>
          <w:p w:rsidR="000A1D97" w:rsidP="000A1D97" w:rsidRDefault="000A1D97" w14:paraId="64957FA3" w14:textId="77777777">
            <w:r>
              <w:t xml:space="preserve">Max Length </w:t>
            </w:r>
            <w:r>
              <w:rPr>
                <w:rFonts w:cs="CordiaUPC"/>
                <w:cs/>
              </w:rPr>
              <w:t xml:space="preserve">: </w:t>
            </w:r>
            <w:r>
              <w:t>50</w:t>
            </w:r>
          </w:p>
          <w:p w:rsidR="007D1934" w:rsidP="007D1934" w:rsidRDefault="007D1934" w14:paraId="34DDCB61" w14:textId="1AE2A285">
            <w:pPr>
              <w:spacing w:after="0"/>
              <w:rPr>
                <w:rFonts w:cs="CordiaUPC"/>
                <w:cs/>
              </w:rPr>
            </w:pPr>
            <w:r>
              <w:t xml:space="preserve">Disable </w:t>
            </w:r>
            <w:r>
              <w:rPr>
                <w:rFonts w:hint="cs"/>
                <w:cs/>
              </w:rPr>
              <w:t xml:space="preserve">เมื่อ </w:t>
            </w:r>
            <w:r>
              <w:rPr>
                <w:rFonts w:cs="CordiaUPC"/>
              </w:rPr>
              <w:t xml:space="preserve">internalCompanyFlag </w:t>
            </w:r>
            <w:r>
              <w:rPr>
                <w:rFonts w:hint="cs" w:cs="CordiaUPC"/>
                <w:cs/>
              </w:rPr>
              <w:t xml:space="preserve">ของ </w:t>
            </w:r>
            <w:r>
              <w:rPr>
                <w:rFonts w:cs="CordiaUPC"/>
              </w:rPr>
              <w:t xml:space="preserve">Row </w:t>
            </w:r>
            <w:r>
              <w:rPr>
                <w:rFonts w:hint="cs" w:cs="CordiaUPC"/>
                <w:cs/>
              </w:rPr>
              <w:t xml:space="preserve">นั้น = </w:t>
            </w:r>
            <w:r>
              <w:rPr>
                <w:rFonts w:cs="CordiaUPC"/>
              </w:rPr>
              <w:t xml:space="preserve">'Y' </w:t>
            </w:r>
            <w:r>
              <w:rPr>
                <w:rFonts w:hint="cs" w:cs="CordiaUPC"/>
                <w:cs/>
              </w:rPr>
              <w:t>และ</w:t>
            </w:r>
          </w:p>
          <w:p w:rsidR="00760315" w:rsidP="001D0507" w:rsidRDefault="007D1934" w14:paraId="3709AABB" w14:textId="6FCBCCB0">
            <w:pPr>
              <w:spacing w:after="0"/>
            </w:pPr>
            <w:r w:rsidRPr="008865D4">
              <w:rPr>
                <w:rFonts w:asciiTheme="minorBidi" w:hAnsiTheme="minorBidi"/>
              </w:rPr>
              <w:t xml:space="preserve">Default Value </w:t>
            </w:r>
            <w:r w:rsidRPr="008865D4">
              <w:rPr>
                <w:rFonts w:cs="Cordia New" w:asciiTheme="minorBidi" w:hAnsiTheme="minorBidi"/>
                <w:cs/>
              </w:rPr>
              <w:t xml:space="preserve">: </w:t>
            </w:r>
            <w:r>
              <w:t>cpName</w:t>
            </w:r>
          </w:p>
        </w:tc>
      </w:tr>
      <w:tr w:rsidRPr="008979A8" w:rsidR="000A1D97" w:rsidTr="0094547E" w14:paraId="64464B2B" w14:textId="77777777">
        <w:trPr>
          <w:trHeight w:val="111"/>
        </w:trPr>
        <w:tc>
          <w:tcPr>
            <w:tcW w:w="848" w:type="pct"/>
          </w:tcPr>
          <w:p w:rsidR="000A1D97" w:rsidP="000A1D97" w:rsidRDefault="000A1D97" w14:paraId="35CC21EB" w14:textId="55CCD1B9">
            <w:r>
              <w:t>cpName</w:t>
            </w:r>
          </w:p>
        </w:tc>
        <w:tc>
          <w:tcPr>
            <w:tcW w:w="1079" w:type="pct"/>
          </w:tcPr>
          <w:p w:rsidR="007D1934" w:rsidP="007D1934" w:rsidRDefault="007D1934" w14:paraId="3093B38A" w14:textId="77777777">
            <w:pPr>
              <w:spacing w:after="0"/>
              <w:rPr>
                <w:rFonts w:cs="CordiaUPC"/>
              </w:rPr>
            </w:pPr>
            <w:r>
              <w:rPr>
                <w:rFonts w:hint="cs" w:cs="CordiaUPC"/>
                <w:cs/>
              </w:rPr>
              <w:t xml:space="preserve">ถ้า </w:t>
            </w:r>
            <w:r>
              <w:rPr>
                <w:rFonts w:cs="CordiaUPC"/>
              </w:rPr>
              <w:t xml:space="preserve">internalCompanyFlag </w:t>
            </w:r>
            <w:r>
              <w:rPr>
                <w:rFonts w:hint="cs" w:cs="CordiaUPC"/>
                <w:cs/>
              </w:rPr>
              <w:t xml:space="preserve">ของ </w:t>
            </w:r>
            <w:r>
              <w:rPr>
                <w:rFonts w:cs="CordiaUPC"/>
              </w:rPr>
              <w:t xml:space="preserve">Row </w:t>
            </w:r>
            <w:r>
              <w:rPr>
                <w:rFonts w:hint="cs" w:cs="CordiaUPC"/>
                <w:cs/>
              </w:rPr>
              <w:t xml:space="preserve">นั้น = </w:t>
            </w:r>
            <w:r>
              <w:rPr>
                <w:rFonts w:cs="CordiaUPC"/>
              </w:rPr>
              <w:t>'Y'</w:t>
            </w:r>
          </w:p>
          <w:p w:rsidR="007D1934" w:rsidP="007D1934" w:rsidRDefault="007D1934" w14:paraId="2D5B871B" w14:textId="77777777">
            <w:r>
              <w:t xml:space="preserve"> Drop Down List</w:t>
            </w:r>
          </w:p>
          <w:p w:rsidR="007D1934" w:rsidP="007D1934" w:rsidRDefault="007D1934" w14:paraId="2B5AE5B6" w14:textId="77777777"/>
          <w:p w:rsidR="000A1D97" w:rsidP="007D1934" w:rsidRDefault="007D1934" w14:paraId="733E0092" w14:textId="10F2078C">
            <w:r>
              <w:rPr>
                <w:rFonts w:hint="cs"/>
                <w:cs/>
              </w:rPr>
              <w:t xml:space="preserve">ถ้าไม่ใช่ </w:t>
            </w:r>
            <w:r>
              <w:t>Text Box</w:t>
            </w:r>
          </w:p>
        </w:tc>
        <w:tc>
          <w:tcPr>
            <w:tcW w:w="3073" w:type="pct"/>
          </w:tcPr>
          <w:p w:rsidR="000A1D97" w:rsidP="000A1D97" w:rsidRDefault="000A1D97" w14:paraId="15855768" w14:textId="77777777">
            <w:pPr>
              <w:spacing w:after="0"/>
              <w:rPr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>portionSharing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CordiaUPC"/>
                <w:cs/>
              </w:rPr>
              <w:t>“</w:t>
            </w:r>
            <w:r>
              <w:t>Y</w:t>
            </w:r>
            <w:r>
              <w:rPr>
                <w:rFonts w:cs="CordiaUPC"/>
                <w:cs/>
              </w:rPr>
              <w:t>”</w:t>
            </w:r>
          </w:p>
          <w:p w:rsidR="000A1D97" w:rsidP="000A1D97" w:rsidRDefault="000A1D97" w14:paraId="3776FB43" w14:textId="5CA64921">
            <w:r>
              <w:t xml:space="preserve">Label </w:t>
            </w:r>
            <w:r>
              <w:rPr>
                <w:rFonts w:cs="CordiaUPC"/>
                <w:cs/>
              </w:rPr>
              <w:t xml:space="preserve">: </w:t>
            </w:r>
            <w:r>
              <w:t>CP Name</w:t>
            </w:r>
          </w:p>
          <w:p w:rsidR="000A1D97" w:rsidP="000A1D97" w:rsidRDefault="000A1D97" w14:paraId="6A9201F1" w14:textId="77777777">
            <w:pPr>
              <w:spacing w:after="0"/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portionSharing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CordiaUPC"/>
                <w:cs/>
              </w:rPr>
              <w:t>“</w:t>
            </w:r>
            <w:r>
              <w:t>N</w:t>
            </w:r>
            <w:r>
              <w:rPr>
                <w:rFonts w:cs="CordiaUPC"/>
                <w:cs/>
              </w:rPr>
              <w:t>”</w:t>
            </w:r>
          </w:p>
          <w:p w:rsidR="000A1D97" w:rsidP="000A1D97" w:rsidRDefault="000A1D97" w14:paraId="41EE9993" w14:textId="77777777">
            <w:pPr>
              <w:rPr>
                <w:color w:val="FF0000"/>
              </w:rPr>
            </w:pPr>
            <w:r>
              <w:t xml:space="preserve">Label </w:t>
            </w:r>
            <w:r>
              <w:rPr>
                <w:rFonts w:cs="CordiaUPC"/>
                <w:cs/>
              </w:rPr>
              <w:t xml:space="preserve">: </w:t>
            </w:r>
            <w:r w:rsidRPr="00C953F5">
              <w:rPr>
                <w:rFonts w:cs="CordiaUPC"/>
                <w:color w:val="FF0000"/>
                <w:cs/>
              </w:rPr>
              <w:t>*</w:t>
            </w:r>
            <w:r w:rsidRPr="00C953F5">
              <w:rPr>
                <w:color w:val="FF0000"/>
              </w:rPr>
              <w:t xml:space="preserve">CP </w:t>
            </w:r>
            <w:r>
              <w:rPr>
                <w:color w:val="FF0000"/>
              </w:rPr>
              <w:t>Name</w:t>
            </w:r>
          </w:p>
          <w:p w:rsidR="000A1D97" w:rsidP="000A1D97" w:rsidRDefault="000A1D97" w14:paraId="0AF40E27" w14:textId="77777777">
            <w:pPr>
              <w:rPr>
                <w:rFonts w:cs="CordiaUPC"/>
              </w:rPr>
            </w:pPr>
            <w:r>
              <w:t xml:space="preserve">Max Length </w:t>
            </w:r>
            <w:r>
              <w:rPr>
                <w:rFonts w:cs="CordiaUPC"/>
                <w:cs/>
              </w:rPr>
              <w:t xml:space="preserve">: </w:t>
            </w:r>
            <w:r>
              <w:rPr>
                <w:rFonts w:cs="CordiaUPC"/>
              </w:rPr>
              <w:t>255</w:t>
            </w:r>
          </w:p>
          <w:p w:rsidR="007D1934" w:rsidP="007D1934" w:rsidRDefault="007D1934" w14:paraId="1D0F2C4F" w14:textId="7B355AB2">
            <w:pPr>
              <w:spacing w:after="0"/>
              <w:rPr>
                <w:rFonts w:cs="CordiaUPC"/>
              </w:rPr>
            </w:pPr>
            <w:r>
              <w:rPr>
                <w:rFonts w:hint="cs" w:cs="CordiaUPC"/>
                <w:cs/>
              </w:rPr>
              <w:t xml:space="preserve">ถ้า </w:t>
            </w:r>
            <w:r>
              <w:rPr>
                <w:rFonts w:cs="CordiaUPC"/>
              </w:rPr>
              <w:t xml:space="preserve">internalCompanyFlag </w:t>
            </w:r>
            <w:r>
              <w:rPr>
                <w:rFonts w:hint="cs" w:cs="CordiaUPC"/>
                <w:cs/>
              </w:rPr>
              <w:t xml:space="preserve">ของ </w:t>
            </w:r>
            <w:r>
              <w:rPr>
                <w:rFonts w:cs="CordiaUPC"/>
              </w:rPr>
              <w:t xml:space="preserve">Row </w:t>
            </w:r>
            <w:r>
              <w:rPr>
                <w:rFonts w:hint="cs" w:cs="CordiaUPC"/>
                <w:cs/>
              </w:rPr>
              <w:t xml:space="preserve">นั้น = </w:t>
            </w:r>
            <w:r>
              <w:rPr>
                <w:rFonts w:cs="CordiaUPC"/>
              </w:rPr>
              <w:t>'Y'</w:t>
            </w:r>
          </w:p>
          <w:p w:rsidR="007D1934" w:rsidP="007D1934" w:rsidRDefault="007D1934" w14:paraId="6A23A485" w14:textId="77777777">
            <w:pPr>
              <w:spacing w:after="0"/>
              <w:rPr>
                <w:rFonts w:cs="CordiaUPC"/>
              </w:rPr>
            </w:pPr>
            <w:r>
              <w:rPr>
                <w:rFonts w:cs="CordiaUPC"/>
              </w:rPr>
              <w:t xml:space="preserve">Default </w:t>
            </w:r>
            <w:r>
              <w:rPr>
                <w:rFonts w:cs="CordiaUPC"/>
                <w:cs/>
              </w:rPr>
              <w:t>“</w:t>
            </w:r>
            <w:r>
              <w:rPr>
                <w:rFonts w:cs="CordiaUPC"/>
              </w:rPr>
              <w:t>AWN</w:t>
            </w:r>
            <w:r>
              <w:rPr>
                <w:rFonts w:cs="CordiaUPC"/>
                <w:cs/>
              </w:rPr>
              <w:t>”</w:t>
            </w:r>
          </w:p>
          <w:p w:rsidR="007D1934" w:rsidP="001D0507" w:rsidRDefault="007D1934" w14:paraId="2CA8D6D4" w14:textId="746B69A4">
            <w:pPr>
              <w:spacing w:after="0"/>
            </w:pPr>
            <w:r>
              <w:t xml:space="preserve">List of Value </w:t>
            </w:r>
            <w:r>
              <w:rPr>
                <w:rFonts w:hint="cs" w:cs="CordiaUPC"/>
                <w:cs/>
              </w:rPr>
              <w:t xml:space="preserve">: </w:t>
            </w:r>
            <w:r>
              <w:rPr>
                <w:cs/>
              </w:rPr>
              <w:t>ดึงข้อมูลจาก</w:t>
            </w:r>
            <w:r>
              <w:t xml:space="preserve">DB </w:t>
            </w:r>
            <w:r>
              <w:rPr>
                <w:cs/>
              </w:rPr>
              <w:t>ที่</w:t>
            </w:r>
            <w:r>
              <w:t xml:space="preserve"> Table</w:t>
            </w:r>
            <w:r>
              <w:rPr>
                <w:cs/>
              </w:rPr>
              <w:t xml:space="preserve"> </w:t>
            </w:r>
            <w:r>
              <w:t>FLW_CFG_LOV</w:t>
            </w:r>
            <w:r>
              <w:rPr>
                <w:rFonts w:hint="cs" w:cs="CordiaUPC"/>
                <w:cs/>
              </w:rPr>
              <w:t xml:space="preserve"> </w:t>
            </w:r>
            <w:r>
              <w:rPr>
                <w:cs/>
              </w:rPr>
              <w:t xml:space="preserve">โดย </w:t>
            </w:r>
            <w:r>
              <w:t>group_type</w:t>
            </w:r>
            <w:r>
              <w:rPr>
                <w:cs/>
              </w:rPr>
              <w:t xml:space="preserve"> </w:t>
            </w:r>
            <w:r>
              <w:rPr>
                <w:rFonts w:hint="cs" w:cs="CordiaUPC"/>
                <w:cs/>
              </w:rPr>
              <w:t>= ‘</w:t>
            </w:r>
            <w:r>
              <w:rPr>
                <w:rFonts w:cs="CordiaUPC"/>
              </w:rPr>
              <w:t>Internal Company</w:t>
            </w:r>
            <w:r>
              <w:rPr>
                <w:rFonts w:hint="cs" w:cs="CordiaUPC"/>
                <w:cs/>
              </w:rPr>
              <w:t>’</w:t>
            </w:r>
          </w:p>
        </w:tc>
      </w:tr>
      <w:tr w:rsidRPr="008979A8" w:rsidR="000A1D97" w:rsidTr="0094547E" w14:paraId="57BE2AE4" w14:textId="77777777">
        <w:trPr>
          <w:trHeight w:val="111"/>
        </w:trPr>
        <w:tc>
          <w:tcPr>
            <w:tcW w:w="848" w:type="pct"/>
          </w:tcPr>
          <w:p w:rsidR="000A1D97" w:rsidP="000A1D97" w:rsidRDefault="000A1D97" w14:paraId="301E3D7D" w14:textId="5FF9A87B">
            <w:r>
              <w:rPr>
                <w:rFonts w:hint="cs"/>
                <w:cs/>
              </w:rPr>
              <w:t xml:space="preserve">ปุ่ม </w:t>
            </w:r>
            <w:r>
              <w:rPr>
                <w:rFonts w:cs="CordiaUPC"/>
                <w:cs/>
              </w:rPr>
              <w:t>+</w:t>
            </w:r>
          </w:p>
        </w:tc>
        <w:tc>
          <w:tcPr>
            <w:tcW w:w="1079" w:type="pct"/>
          </w:tcPr>
          <w:p w:rsidR="000A1D97" w:rsidP="000A1D97" w:rsidRDefault="000A1D97" w14:paraId="1329A1A1" w14:textId="5E68280B">
            <w:r>
              <w:t>Button</w:t>
            </w:r>
          </w:p>
        </w:tc>
        <w:tc>
          <w:tcPr>
            <w:tcW w:w="3073" w:type="pct"/>
          </w:tcPr>
          <w:p w:rsidR="000A1D97" w:rsidP="000A1D97" w:rsidRDefault="000A1D97" w14:paraId="43FB2257" w14:textId="14613F78">
            <w:pPr>
              <w:rPr>
                <w:cs/>
              </w:rPr>
            </w:pPr>
            <w:r>
              <w:t xml:space="preserve">Visible </w:t>
            </w:r>
            <w:r>
              <w:rPr>
                <w:rFonts w:hint="cs"/>
                <w:cs/>
              </w:rPr>
              <w:t xml:space="preserve">เมื่อ </w:t>
            </w:r>
            <w:r>
              <w:t xml:space="preserve">portionSharing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CordiaUPC"/>
                <w:cs/>
              </w:rPr>
              <w:t>“</w:t>
            </w:r>
            <w:r>
              <w:t>Y</w:t>
            </w:r>
            <w:r>
              <w:rPr>
                <w:rFonts w:cs="CordiaUPC"/>
                <w:cs/>
              </w:rPr>
              <w:t xml:space="preserve">” </w:t>
            </w:r>
          </w:p>
          <w:p w:rsidR="000A1D97" w:rsidP="000A1D97" w:rsidRDefault="000A1D97" w14:paraId="71CCAC97" w14:textId="5EB97F4F">
            <w:pPr>
              <w:rPr>
                <w:rFonts w:cs="CordiaUPC"/>
              </w:rPr>
            </w:pPr>
            <w:r>
              <w:t xml:space="preserve">Disable </w:t>
            </w:r>
            <w:r>
              <w:rPr>
                <w:rFonts w:hint="cs"/>
                <w:cs/>
              </w:rPr>
              <w:t xml:space="preserve">เมื่อ </w:t>
            </w:r>
            <w:r>
              <w:rPr>
                <w:rFonts w:cs="CordiaUPC"/>
              </w:rPr>
              <w:t xml:space="preserve">internalCompanyFlag </w:t>
            </w:r>
            <w:r>
              <w:rPr>
                <w:rFonts w:hint="cs" w:cs="CordiaUPC"/>
                <w:cs/>
              </w:rPr>
              <w:t xml:space="preserve">ของ </w:t>
            </w:r>
            <w:r>
              <w:rPr>
                <w:rFonts w:cs="CordiaUPC"/>
              </w:rPr>
              <w:t xml:space="preserve">Row </w:t>
            </w:r>
            <w:r>
              <w:rPr>
                <w:rFonts w:hint="cs" w:cs="CordiaUPC"/>
                <w:cs/>
              </w:rPr>
              <w:t xml:space="preserve">นั้น = </w:t>
            </w:r>
            <w:r>
              <w:rPr>
                <w:rFonts w:cs="CordiaUPC"/>
              </w:rPr>
              <w:t>'Y'</w:t>
            </w:r>
          </w:p>
          <w:p w:rsidR="000A1D97" w:rsidP="000A1D97" w:rsidRDefault="000A1D97" w14:paraId="3F2A6053" w14:textId="0CB31744">
            <w:pPr>
              <w:pStyle w:val="HeaderTable"/>
              <w:rPr>
                <w:rtl/>
                <w:cs/>
              </w:rPr>
            </w:pPr>
            <w:r>
              <w:rPr>
                <w:rFonts w:hint="cs"/>
                <w:cs/>
                <w:lang w:bidi="th-TH"/>
              </w:rPr>
              <w:t>เมื่อกดปุ่มให้ทำการเพิ่มข้อมูลไปที่</w:t>
            </w:r>
            <w:r>
              <w:rPr>
                <w:rFonts w:hint="cs"/>
                <w:rtl/>
                <w:cs/>
                <w:lang w:bidi="th-TH"/>
              </w:rPr>
              <w:t xml:space="preserve"> </w:t>
            </w:r>
            <w:r w:rsidRPr="002206C7">
              <w:rPr>
                <w:rFonts w:eastAsiaTheme="minorHAnsi"/>
                <w:b w:val="0"/>
                <w:lang w:bidi="th-TH"/>
              </w:rPr>
              <w:t>CP Table Section</w:t>
            </w:r>
            <w:r w:rsidRPr="002206C7">
              <w:rPr>
                <w:rFonts w:eastAsiaTheme="minorHAnsi"/>
                <w:b w:val="0"/>
                <w:cs/>
                <w:lang w:bidi="th-TH"/>
              </w:rPr>
              <w:t xml:space="preserve"> โดย </w:t>
            </w:r>
            <w:r w:rsidRPr="002206C7">
              <w:rPr>
                <w:rFonts w:eastAsiaTheme="minorHAnsi"/>
                <w:b w:val="0"/>
                <w:lang w:bidi="th-TH"/>
              </w:rPr>
              <w:t xml:space="preserve">Default </w:t>
            </w:r>
            <w:r w:rsidRPr="002206C7">
              <w:rPr>
                <w:rFonts w:eastAsiaTheme="minorHAnsi"/>
                <w:b w:val="0"/>
                <w:cs/>
                <w:lang w:bidi="th-TH"/>
              </w:rPr>
              <w:t xml:space="preserve">ค่า </w:t>
            </w:r>
            <w:r>
              <w:rPr>
                <w:rFonts w:eastAsiaTheme="minorHAnsi"/>
                <w:b w:val="0"/>
                <w:lang w:bidi="th-TH"/>
              </w:rPr>
              <w:t>internal</w:t>
            </w:r>
            <w:r w:rsidRPr="002206C7">
              <w:rPr>
                <w:rFonts w:eastAsiaTheme="minorHAnsi"/>
                <w:b w:val="0"/>
                <w:lang w:bidi="th-TH"/>
              </w:rPr>
              <w:t>C</w:t>
            </w:r>
            <w:r>
              <w:rPr>
                <w:rFonts w:eastAsiaTheme="minorHAnsi"/>
                <w:b w:val="0"/>
                <w:lang w:bidi="th-TH"/>
              </w:rPr>
              <w:t>ompanyFlag</w:t>
            </w:r>
            <w:r>
              <w:rPr>
                <w:rFonts w:hint="cs" w:eastAsiaTheme="minorHAnsi"/>
                <w:b w:val="0"/>
                <w:cs/>
                <w:lang w:bidi="th-TH"/>
              </w:rPr>
              <w:t xml:space="preserve"> เป็น </w:t>
            </w:r>
            <w:r>
              <w:rPr>
                <w:rFonts w:eastAsiaTheme="minorHAnsi"/>
                <w:b w:val="0"/>
                <w:cs/>
                <w:lang w:bidi="th-TH"/>
              </w:rPr>
              <w:t>“</w:t>
            </w:r>
            <w:r>
              <w:rPr>
                <w:rFonts w:eastAsiaTheme="minorHAnsi"/>
                <w:b w:val="0"/>
                <w:lang w:bidi="th-TH"/>
              </w:rPr>
              <w:t>N</w:t>
            </w:r>
            <w:r>
              <w:rPr>
                <w:rFonts w:eastAsiaTheme="minorHAnsi"/>
                <w:b w:val="0"/>
                <w:cs/>
                <w:lang w:bidi="th-TH"/>
              </w:rPr>
              <w:t>”</w:t>
            </w:r>
          </w:p>
        </w:tc>
      </w:tr>
      <w:tr w:rsidRPr="008979A8" w:rsidR="000A1D97" w:rsidTr="0094547E" w14:paraId="7FB242C2" w14:textId="77777777">
        <w:trPr>
          <w:trHeight w:val="111"/>
        </w:trPr>
        <w:tc>
          <w:tcPr>
            <w:tcW w:w="848" w:type="pct"/>
          </w:tcPr>
          <w:p w:rsidR="000A1D97" w:rsidP="000A1D97" w:rsidRDefault="000A1D97" w14:paraId="49B498E6" w14:textId="34F23FED">
            <w:pPr>
              <w:rPr>
                <w:cs/>
              </w:rPr>
            </w:pPr>
            <w:r>
              <w:t>shareAmount</w:t>
            </w:r>
          </w:p>
        </w:tc>
        <w:tc>
          <w:tcPr>
            <w:tcW w:w="1079" w:type="pct"/>
          </w:tcPr>
          <w:p w:rsidR="000A1D97" w:rsidP="000A1D97" w:rsidRDefault="000A1D97" w14:paraId="305A9D8D" w14:textId="1D941FB5">
            <w:r>
              <w:t>Text Box</w:t>
            </w:r>
          </w:p>
        </w:tc>
        <w:tc>
          <w:tcPr>
            <w:tcW w:w="3073" w:type="pct"/>
          </w:tcPr>
          <w:p w:rsidR="000A1D97" w:rsidP="000A1D97" w:rsidRDefault="000A1D97" w14:paraId="738B820E" w14:textId="77777777">
            <w:r>
              <w:t xml:space="preserve">Label </w:t>
            </w:r>
            <w:r>
              <w:rPr>
                <w:rFonts w:hint="cs" w:cs="CordiaUPC"/>
                <w:cs/>
              </w:rPr>
              <w:t xml:space="preserve">: </w:t>
            </w:r>
            <w:r>
              <w:rPr>
                <w:rFonts w:hint="cs" w:cs="CordiaUPC"/>
                <w:color w:val="FF0000"/>
                <w:cs/>
              </w:rPr>
              <w:t>*</w:t>
            </w:r>
            <w:r>
              <w:rPr>
                <w:color w:val="FF0000"/>
              </w:rPr>
              <w:t>Share</w:t>
            </w:r>
            <w:r>
              <w:rPr>
                <w:rFonts w:hint="cs" w:cs="CordiaUPC"/>
                <w:color w:val="FF0000"/>
                <w:cs/>
              </w:rPr>
              <w:t xml:space="preserve"> : </w:t>
            </w:r>
            <w:r>
              <w:rPr>
                <w:rFonts w:hint="cs" w:cs="CordiaUPC"/>
                <w:cs/>
              </w:rPr>
              <w:t>…</w:t>
            </w:r>
            <w:r>
              <w:t>Value</w:t>
            </w:r>
            <w:r>
              <w:rPr>
                <w:rFonts w:hint="cs" w:cs="CordiaUPC"/>
                <w:cs/>
              </w:rPr>
              <w:t>… …</w:t>
            </w:r>
            <w:r>
              <w:t>Unit</w:t>
            </w:r>
            <w:r>
              <w:rPr>
                <w:rFonts w:hint="cs" w:cs="CordiaUPC"/>
                <w:cs/>
              </w:rPr>
              <w:t>…</w:t>
            </w:r>
          </w:p>
          <w:p w:rsidR="000A1D97" w:rsidP="000A1D97" w:rsidRDefault="000A1D97" w14:paraId="4A094EF1" w14:textId="77777777">
            <w:pPr>
              <w:spacing w:after="160" w:line="256" w:lineRule="auto"/>
            </w:pPr>
            <w:r>
              <w:rPr>
                <w:cs/>
              </w:rPr>
              <w:t xml:space="preserve">ใส่ได้เฉพาะตัวเลขและ </w:t>
            </w:r>
            <w:r>
              <w:rPr>
                <w:rFonts w:hint="cs" w:cs="CordiaUPC"/>
                <w:cs/>
              </w:rPr>
              <w:t xml:space="preserve">“.” </w:t>
            </w:r>
            <w:r>
              <w:rPr>
                <w:cs/>
              </w:rPr>
              <w:t>เท่านั้น</w:t>
            </w:r>
          </w:p>
          <w:p w:rsidR="000A1D97" w:rsidP="000A1D97" w:rsidRDefault="000A1D97" w14:paraId="1F5AF694" w14:textId="62265721">
            <w:r>
              <w:t xml:space="preserve">Max Length </w:t>
            </w:r>
            <w:r>
              <w:rPr>
                <w:rFonts w:cs="CordiaUPC"/>
                <w:cs/>
              </w:rPr>
              <w:t xml:space="preserve">: </w:t>
            </w:r>
            <w:r>
              <w:t>15</w:t>
            </w:r>
          </w:p>
        </w:tc>
      </w:tr>
      <w:tr w:rsidRPr="008979A8" w:rsidR="000A1D97" w:rsidTr="0094547E" w14:paraId="78FB594D" w14:textId="77777777">
        <w:trPr>
          <w:trHeight w:val="111"/>
        </w:trPr>
        <w:tc>
          <w:tcPr>
            <w:tcW w:w="848" w:type="pct"/>
          </w:tcPr>
          <w:p w:rsidR="000A1D97" w:rsidP="000A1D97" w:rsidRDefault="000A1D97" w14:paraId="14DCB66C" w14:textId="18809479">
            <w:pPr>
              <w:rPr>
                <w:cs/>
              </w:rPr>
            </w:pPr>
            <w:r>
              <w:t>shareAmountUnit</w:t>
            </w:r>
          </w:p>
        </w:tc>
        <w:tc>
          <w:tcPr>
            <w:tcW w:w="1079" w:type="pct"/>
          </w:tcPr>
          <w:p w:rsidR="000A1D97" w:rsidP="000A1D97" w:rsidRDefault="000A1D97" w14:paraId="724F0C19" w14:textId="438DFB5D">
            <w:r>
              <w:t>Drop Down List</w:t>
            </w:r>
          </w:p>
        </w:tc>
        <w:tc>
          <w:tcPr>
            <w:tcW w:w="3073" w:type="pct"/>
          </w:tcPr>
          <w:p w:rsidR="000A1D97" w:rsidP="000A1D97" w:rsidRDefault="000A1D97" w14:paraId="2BC41477" w14:textId="77777777">
            <w:r>
              <w:rPr>
                <w:cs/>
              </w:rPr>
              <w:t>อยู่บรรทัดเดียวกันกับ</w:t>
            </w:r>
            <w:r>
              <w:rPr>
                <w:rFonts w:hint="cs" w:cs="CordiaUPC"/>
                <w:cs/>
              </w:rPr>
              <w:t xml:space="preserve"> </w:t>
            </w:r>
            <w:r>
              <w:t>shareAmount</w:t>
            </w:r>
          </w:p>
          <w:p w:rsidR="000A1D97" w:rsidP="000A1D97" w:rsidRDefault="000A1D97" w14:paraId="1C51D494" w14:textId="4651F0C1">
            <w:pPr>
              <w:spacing w:after="160" w:line="256" w:lineRule="auto"/>
            </w:pPr>
            <w:r>
              <w:t xml:space="preserve">Enable </w:t>
            </w:r>
            <w:r>
              <w:rPr>
                <w:rFonts w:hint="cs"/>
                <w:cs/>
              </w:rPr>
              <w:t xml:space="preserve">เมื่อ </w:t>
            </w:r>
            <w:r>
              <w:t>modelSharing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CordiaUPC"/>
                <w:cs/>
              </w:rPr>
              <w:t>= “</w:t>
            </w:r>
            <w:r>
              <w:t>Fix</w:t>
            </w:r>
            <w:r>
              <w:rPr>
                <w:rFonts w:cs="CordiaUPC"/>
                <w:cs/>
              </w:rPr>
              <w:t>”</w:t>
            </w:r>
            <w:r>
              <w:rPr>
                <w:rFonts w:hint="cs"/>
                <w:cs/>
              </w:rPr>
              <w:t xml:space="preserve"> ถ้าไม่ใช่ให้ </w:t>
            </w:r>
            <w:r>
              <w:t>Disable</w:t>
            </w:r>
          </w:p>
          <w:p w:rsidR="000A1D97" w:rsidP="000A1D97" w:rsidRDefault="000A1D97" w14:paraId="6EC4B2D6" w14:textId="07C16BBA">
            <w:pPr>
              <w:spacing w:after="160" w:line="256" w:lineRule="auto"/>
            </w:pPr>
            <w:r>
              <w:t xml:space="preserve">Default Value </w:t>
            </w:r>
            <w:r>
              <w:rPr>
                <w:rFonts w:cs="CordiaUPC"/>
                <w:cs/>
              </w:rPr>
              <w:t xml:space="preserve">: </w:t>
            </w:r>
            <w:r>
              <w:rPr>
                <w:rFonts w:hint="cs" w:cs="CordiaUPC"/>
                <w:cs/>
              </w:rPr>
              <w:t xml:space="preserve">ถ้า </w:t>
            </w:r>
            <w:r>
              <w:t>modelSharing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CordiaUPC"/>
                <w:cs/>
              </w:rPr>
              <w:t>= “</w:t>
            </w:r>
            <w:r>
              <w:t>Fix</w:t>
            </w:r>
            <w:r>
              <w:rPr>
                <w:rFonts w:cs="CordiaUPC"/>
                <w:cs/>
              </w:rPr>
              <w:t xml:space="preserve">” </w:t>
            </w:r>
            <w:r>
              <w:t xml:space="preserve">Default </w:t>
            </w:r>
            <w:r>
              <w:rPr>
                <w:rFonts w:cs="CordiaUPC"/>
                <w:cs/>
              </w:rPr>
              <w:t>“</w:t>
            </w:r>
            <w:r>
              <w:t>THB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ถ้าไม่ใช่ </w:t>
            </w:r>
            <w:r>
              <w:t>Default</w:t>
            </w:r>
            <w:r>
              <w:rPr>
                <w:rFonts w:hint="cs" w:cs="CordiaUPC"/>
                <w:cs/>
              </w:rPr>
              <w:t xml:space="preserve"> </w:t>
            </w:r>
            <w:r>
              <w:rPr>
                <w:rFonts w:cs="CordiaUPC"/>
                <w:cs/>
              </w:rPr>
              <w:t>“%”</w:t>
            </w:r>
          </w:p>
          <w:p w:rsidR="000A1D97" w:rsidP="000A1D97" w:rsidRDefault="000A1D97" w14:paraId="39B56E38" w14:textId="0E0DB2B0">
            <w:r>
              <w:t xml:space="preserve">List of Value </w:t>
            </w:r>
            <w:r>
              <w:rPr>
                <w:rFonts w:cs="CordiaUPC"/>
                <w:cs/>
              </w:rPr>
              <w:t xml:space="preserve">: </w:t>
            </w:r>
            <w:r>
              <w:rPr>
                <w:rFonts w:hint="cs" w:cs="CordiaUPC"/>
                <w:cs/>
              </w:rPr>
              <w:t xml:space="preserve">ถ้า </w:t>
            </w:r>
            <w:r>
              <w:t>modelSharing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CordiaUPC"/>
                <w:cs/>
              </w:rPr>
              <w:t>= “</w:t>
            </w:r>
            <w:r>
              <w:t>Fix</w:t>
            </w:r>
            <w:r>
              <w:rPr>
                <w:rFonts w:cs="CordiaUPC"/>
                <w:cs/>
              </w:rPr>
              <w:t>”</w:t>
            </w:r>
            <w:r>
              <w:rPr>
                <w:rFonts w:hint="cs"/>
                <w:cs/>
              </w:rPr>
              <w:t xml:space="preserve"> </w:t>
            </w:r>
            <w:r>
              <w:rPr>
                <w:cs/>
              </w:rPr>
              <w:t>ดึงข้อมูลจาก</w:t>
            </w:r>
            <w:r>
              <w:t xml:space="preserve">DB </w:t>
            </w:r>
            <w:r>
              <w:rPr>
                <w:cs/>
              </w:rPr>
              <w:t>ที่</w:t>
            </w:r>
            <w:r>
              <w:t xml:space="preserve"> Table</w:t>
            </w:r>
            <w:r>
              <w:rPr>
                <w:cs/>
              </w:rPr>
              <w:t xml:space="preserve"> </w:t>
            </w:r>
            <w:r>
              <w:t>FLW_CFG_LOV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cs/>
              </w:rPr>
              <w:t xml:space="preserve">โดย </w:t>
            </w:r>
            <w:r>
              <w:t>group_type</w:t>
            </w:r>
            <w:r>
              <w:rPr>
                <w:cs/>
              </w:rPr>
              <w:t xml:space="preserve"> </w:t>
            </w:r>
            <w:r>
              <w:rPr>
                <w:rFonts w:cs="CordiaUPC"/>
                <w:cs/>
              </w:rPr>
              <w:t>= ‘</w:t>
            </w:r>
            <w:r>
              <w:rPr>
                <w:rFonts w:cs="CordiaUPC"/>
              </w:rPr>
              <w:t>Share Amount Unit</w:t>
            </w:r>
            <w:r>
              <w:rPr>
                <w:rFonts w:hint="cs" w:cs="CordiaUPC"/>
                <w:cs/>
              </w:rPr>
              <w:t xml:space="preserve">’ และ </w:t>
            </w:r>
            <w:r>
              <w:rPr>
                <w:rFonts w:cs="CordiaUPC"/>
              </w:rPr>
              <w:t xml:space="preserve">lov_type </w:t>
            </w:r>
            <w:r>
              <w:rPr>
                <w:rFonts w:hint="cs" w:cs="CordiaUPC"/>
                <w:cs/>
              </w:rPr>
              <w:t>= ‘</w:t>
            </w:r>
            <w:r w:rsidRPr="003C723A">
              <w:rPr>
                <w:rFonts w:cs="CordiaUPC"/>
              </w:rPr>
              <w:t>Currency</w:t>
            </w:r>
            <w:r>
              <w:rPr>
                <w:rFonts w:hint="cs" w:cs="CordiaUPC"/>
                <w:cs/>
              </w:rPr>
              <w:t>’</w:t>
            </w:r>
          </w:p>
          <w:p w:rsidR="000A1D97" w:rsidP="000A1D97" w:rsidRDefault="000A1D97" w14:paraId="5D900421" w14:textId="3F85991E">
            <w:r>
              <w:rPr>
                <w:rFonts w:hint="cs"/>
                <w:cs/>
              </w:rPr>
              <w:t xml:space="preserve">ถ้าไม่ใช่ </w:t>
            </w:r>
            <w:r>
              <w:rPr>
                <w:cs/>
              </w:rPr>
              <w:t>ดึงข้อมูลจาก</w:t>
            </w:r>
            <w:r>
              <w:t xml:space="preserve">DB </w:t>
            </w:r>
            <w:r>
              <w:rPr>
                <w:cs/>
              </w:rPr>
              <w:t>ที่</w:t>
            </w:r>
            <w:r>
              <w:t xml:space="preserve"> Table</w:t>
            </w:r>
            <w:r>
              <w:rPr>
                <w:cs/>
              </w:rPr>
              <w:t xml:space="preserve"> </w:t>
            </w:r>
            <w:r>
              <w:t>FLW_CFG_LOV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cs/>
              </w:rPr>
              <w:t xml:space="preserve">โดย </w:t>
            </w:r>
            <w:r>
              <w:t>group_type</w:t>
            </w:r>
            <w:r>
              <w:rPr>
                <w:cs/>
              </w:rPr>
              <w:t xml:space="preserve"> </w:t>
            </w:r>
            <w:r>
              <w:rPr>
                <w:rFonts w:cs="CordiaUPC"/>
                <w:cs/>
              </w:rPr>
              <w:t>= ‘</w:t>
            </w:r>
            <w:r>
              <w:rPr>
                <w:rFonts w:cs="CordiaUPC"/>
              </w:rPr>
              <w:t>Share Amount Unit</w:t>
            </w:r>
            <w:r>
              <w:rPr>
                <w:rFonts w:hint="cs" w:cs="CordiaUPC"/>
                <w:cs/>
              </w:rPr>
              <w:t xml:space="preserve">’ และ </w:t>
            </w:r>
            <w:r>
              <w:rPr>
                <w:rFonts w:cs="CordiaUPC"/>
              </w:rPr>
              <w:t xml:space="preserve">lov_type </w:t>
            </w:r>
            <w:r>
              <w:rPr>
                <w:rFonts w:hint="cs" w:cs="CordiaUPC"/>
                <w:cs/>
              </w:rPr>
              <w:t>= ‘</w:t>
            </w:r>
            <w:r>
              <w:rPr>
                <w:rFonts w:cs="CordiaUPC"/>
              </w:rPr>
              <w:t>Percentage</w:t>
            </w:r>
            <w:r>
              <w:rPr>
                <w:rFonts w:hint="cs" w:cs="CordiaUPC"/>
                <w:cs/>
              </w:rPr>
              <w:t>’</w:t>
            </w:r>
          </w:p>
        </w:tc>
      </w:tr>
      <w:tr w:rsidRPr="008979A8" w:rsidR="000A1D97" w:rsidTr="0094547E" w14:paraId="50FF965A" w14:textId="77777777">
        <w:trPr>
          <w:trHeight w:val="111"/>
        </w:trPr>
        <w:tc>
          <w:tcPr>
            <w:tcW w:w="848" w:type="pct"/>
          </w:tcPr>
          <w:p w:rsidR="000A1D97" w:rsidP="000A1D97" w:rsidRDefault="000A1D97" w14:paraId="03564CC8" w14:textId="28ED97AE">
            <w:r>
              <w:rPr>
                <w:rFonts w:hint="cs" w:cs="CordiaUPC"/>
                <w:cs/>
              </w:rPr>
              <w:t xml:space="preserve">ปุ่ม </w:t>
            </w:r>
            <w:r>
              <w:rPr>
                <w:rFonts w:cs="CordiaUPC"/>
              </w:rPr>
              <w:t>Add</w:t>
            </w:r>
          </w:p>
        </w:tc>
        <w:tc>
          <w:tcPr>
            <w:tcW w:w="1079" w:type="pct"/>
          </w:tcPr>
          <w:p w:rsidR="000A1D97" w:rsidP="000A1D97" w:rsidRDefault="000A1D97" w14:paraId="20CC4D14" w14:textId="3DE0C5E1">
            <w:r>
              <w:rPr>
                <w:rFonts w:cs="CordiaUPC"/>
              </w:rPr>
              <w:t>Button</w:t>
            </w:r>
          </w:p>
        </w:tc>
        <w:tc>
          <w:tcPr>
            <w:tcW w:w="3073" w:type="pct"/>
          </w:tcPr>
          <w:p w:rsidR="000A1D97" w:rsidP="000A1D97" w:rsidRDefault="000A1D97" w14:paraId="73141024" w14:textId="77777777">
            <w:pPr>
              <w:pStyle w:val="HeaderTable"/>
              <w:spacing w:line="276" w:lineRule="auto"/>
              <w:rPr>
                <w:b w:val="0"/>
                <w:bCs/>
                <w:lang w:bidi="th-TH"/>
              </w:rPr>
            </w:pPr>
            <w:r>
              <w:rPr>
                <w:b w:val="0"/>
                <w:bCs/>
                <w:lang w:bidi="th-TH"/>
              </w:rPr>
              <w:t xml:space="preserve">Visible </w:t>
            </w:r>
            <w:r>
              <w:rPr>
                <w:rFonts w:hint="cs"/>
                <w:cs/>
                <w:lang w:bidi="th-TH"/>
              </w:rPr>
              <w:t>เมื่อมี</w:t>
            </w:r>
            <w:r>
              <w:rPr>
                <w:rFonts w:hint="cs"/>
                <w:b w:val="0"/>
                <w:bCs/>
                <w:cs/>
                <w:lang w:bidi="th-TH"/>
              </w:rPr>
              <w:t xml:space="preserve"> </w:t>
            </w:r>
            <w:r>
              <w:rPr>
                <w:b w:val="0"/>
                <w:bCs/>
                <w:lang w:bidi="th-TH"/>
              </w:rPr>
              <w:t xml:space="preserve">Event </w:t>
            </w:r>
            <w:r>
              <w:rPr>
                <w:rFonts w:hint="cs"/>
                <w:cs/>
                <w:lang w:bidi="th-TH"/>
              </w:rPr>
              <w:t>มาจาก</w:t>
            </w:r>
            <w:r>
              <w:rPr>
                <w:rFonts w:hint="cs"/>
                <w:b w:val="0"/>
                <w:bCs/>
                <w:cs/>
                <w:lang w:bidi="th-TH"/>
              </w:rPr>
              <w:t xml:space="preserve"> </w:t>
            </w:r>
            <w:r>
              <w:rPr>
                <w:b w:val="0"/>
                <w:bCs/>
                <w:lang w:bidi="th-TH"/>
              </w:rPr>
              <w:t>Table Section</w:t>
            </w:r>
            <w:r>
              <w:rPr>
                <w:rFonts w:hint="cs"/>
                <w:b w:val="0"/>
                <w:bCs/>
                <w:cs/>
                <w:lang w:bidi="th-TH"/>
              </w:rPr>
              <w:t xml:space="preserve"> </w:t>
            </w:r>
            <w:r>
              <w:rPr>
                <w:rFonts w:hint="cs"/>
                <w:cs/>
                <w:lang w:bidi="th-TH"/>
              </w:rPr>
              <w:t>เป็น</w:t>
            </w:r>
            <w:r>
              <w:rPr>
                <w:rFonts w:hint="cs"/>
                <w:b w:val="0"/>
                <w:bCs/>
                <w:cs/>
                <w:lang w:bidi="th-TH"/>
              </w:rPr>
              <w:t xml:space="preserve"> “</w:t>
            </w:r>
            <w:r>
              <w:rPr>
                <w:b w:val="0"/>
                <w:bCs/>
                <w:lang w:bidi="th-TH"/>
              </w:rPr>
              <w:t>Add</w:t>
            </w:r>
            <w:r>
              <w:rPr>
                <w:rFonts w:hint="cs"/>
                <w:b w:val="0"/>
                <w:bCs/>
                <w:cs/>
                <w:lang w:bidi="th-TH"/>
              </w:rPr>
              <w:t>”</w:t>
            </w:r>
          </w:p>
          <w:p w:rsidR="000A1D97" w:rsidP="000A1D97" w:rsidRDefault="000A1D97" w14:paraId="63BC3940" w14:textId="77777777">
            <w:pPr>
              <w:spacing w:before="240" w:after="0"/>
            </w:pPr>
            <w:r>
              <w:rPr>
                <w:cs/>
              </w:rPr>
              <w:t>เมื่อกดปุ่ม</w:t>
            </w:r>
          </w:p>
          <w:p w:rsidR="000A1D97" w:rsidP="000A1D97" w:rsidRDefault="000A1D97" w14:paraId="46ED35F9" w14:textId="77777777">
            <w:pPr>
              <w:pStyle w:val="ListParagraph"/>
              <w:numPr>
                <w:ilvl w:val="0"/>
                <w:numId w:val="356"/>
              </w:numPr>
              <w:spacing w:after="0" w:line="256" w:lineRule="auto"/>
              <w:rPr>
                <w:rFonts w:cs="CordiaUPC"/>
              </w:rPr>
            </w:pPr>
            <w:r>
              <w:rPr>
                <w:rFonts w:hint="cs" w:cs="CordiaUPC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Validate </w:t>
            </w:r>
            <w:r>
              <w:rPr>
                <w:rFonts w:hint="cs" w:cs="CordiaUPC"/>
                <w:cs/>
              </w:rPr>
              <w:t>ข้อมูลในหน้าจอ</w:t>
            </w:r>
          </w:p>
          <w:p w:rsidR="000A1D97" w:rsidP="000A1D97" w:rsidRDefault="000A1D97" w14:paraId="153C769D" w14:textId="77777777">
            <w:pPr>
              <w:pStyle w:val="ListParagraph"/>
              <w:numPr>
                <w:ilvl w:val="0"/>
                <w:numId w:val="356"/>
              </w:numPr>
              <w:spacing w:after="0" w:line="256" w:lineRule="auto"/>
            </w:pPr>
            <w:r>
              <w:rPr>
                <w:rFonts w:hint="cs" w:cs="CordiaUPC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Add </w:t>
            </w:r>
            <w:r>
              <w:rPr>
                <w:rFonts w:hint="cs" w:cs="CordiaUPC"/>
                <w:cs/>
              </w:rPr>
              <w:t xml:space="preserve">ข้อมูลลงในส่วนของ </w:t>
            </w:r>
            <w:r>
              <w:rPr>
                <w:rFonts w:cs="CordiaUPC"/>
              </w:rPr>
              <w:t>Table Section</w:t>
            </w:r>
          </w:p>
          <w:p w:rsidR="000A1D97" w:rsidP="000A1D97" w:rsidRDefault="000A1D97" w14:paraId="58B5C97D" w14:textId="4B9F20C1">
            <w:pPr>
              <w:pStyle w:val="ListParagraph"/>
              <w:numPr>
                <w:ilvl w:val="0"/>
                <w:numId w:val="356"/>
              </w:numPr>
            </w:pPr>
            <w:r w:rsidRPr="000F7E41">
              <w:rPr>
                <w:rFonts w:cs="CordiaUPC"/>
                <w:cs/>
              </w:rPr>
              <w:t xml:space="preserve">ให้ทำการเคลียร์ค่า และ </w:t>
            </w:r>
            <w:r w:rsidRPr="000F7E41">
              <w:rPr>
                <w:rFonts w:cs="CordiaUPC"/>
              </w:rPr>
              <w:t>Invisible</w:t>
            </w:r>
            <w:r w:rsidRPr="000F7E41">
              <w:rPr>
                <w:rFonts w:cs="CordiaUPC"/>
                <w:szCs w:val="36"/>
              </w:rPr>
              <w:t xml:space="preserve"> Detail Section</w:t>
            </w:r>
          </w:p>
        </w:tc>
      </w:tr>
      <w:tr w:rsidRPr="008979A8" w:rsidR="000A1D97" w:rsidTr="0094547E" w14:paraId="4AB8F991" w14:textId="77777777">
        <w:trPr>
          <w:trHeight w:val="111"/>
        </w:trPr>
        <w:tc>
          <w:tcPr>
            <w:tcW w:w="848" w:type="pct"/>
          </w:tcPr>
          <w:p w:rsidR="000A1D97" w:rsidP="000A1D97" w:rsidRDefault="000A1D97" w14:paraId="1EBA3DAF" w14:textId="4E39E21B">
            <w:pPr>
              <w:rPr>
                <w:rFonts w:cs="CordiaUPC"/>
                <w:cs/>
              </w:rPr>
            </w:pPr>
            <w:r w:rsidRPr="008979A8">
              <w:rPr>
                <w:rFonts w:cs="Angsana New"/>
                <w:cs/>
              </w:rPr>
              <w:t xml:space="preserve">ปุ่ม </w:t>
            </w:r>
            <w:r w:rsidRPr="008979A8">
              <w:rPr>
                <w:rFonts w:cs="CordiaUPC"/>
              </w:rPr>
              <w:t>Update</w:t>
            </w:r>
          </w:p>
        </w:tc>
        <w:tc>
          <w:tcPr>
            <w:tcW w:w="1079" w:type="pct"/>
          </w:tcPr>
          <w:p w:rsidR="000A1D97" w:rsidP="000A1D97" w:rsidRDefault="000A1D97" w14:paraId="69DD17C5" w14:textId="1DA40F4F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>Button</w:t>
            </w:r>
          </w:p>
        </w:tc>
        <w:tc>
          <w:tcPr>
            <w:tcW w:w="3073" w:type="pct"/>
          </w:tcPr>
          <w:p w:rsidR="000A1D97" w:rsidP="000A1D97" w:rsidRDefault="000A1D97" w14:paraId="39EC19F3" w14:textId="77777777">
            <w:pPr>
              <w:pStyle w:val="HeaderTable"/>
              <w:spacing w:line="360" w:lineRule="auto"/>
              <w:rPr>
                <w:b w:val="0"/>
                <w:bCs/>
                <w:lang w:bidi="th-TH"/>
              </w:rPr>
            </w:pPr>
            <w:r w:rsidRPr="008979A8">
              <w:rPr>
                <w:b w:val="0"/>
                <w:bCs/>
                <w:lang w:bidi="th-TH"/>
              </w:rPr>
              <w:t xml:space="preserve">Visible </w:t>
            </w:r>
            <w:r w:rsidRPr="008979A8">
              <w:rPr>
                <w:rFonts w:cs="Angsana New"/>
                <w:cs/>
                <w:lang w:bidi="th-TH"/>
              </w:rPr>
              <w:t>เมื่อมี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b w:val="0"/>
                <w:bCs/>
                <w:lang w:bidi="th-TH"/>
              </w:rPr>
              <w:t xml:space="preserve">Event </w:t>
            </w:r>
            <w:r w:rsidRPr="008979A8">
              <w:rPr>
                <w:rFonts w:cs="Angsana New"/>
                <w:cs/>
                <w:lang w:bidi="th-TH"/>
              </w:rPr>
              <w:t>มาจาก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>
              <w:rPr>
                <w:b w:val="0"/>
                <w:bCs/>
                <w:lang w:bidi="th-TH"/>
              </w:rPr>
              <w:t>Table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>
              <w:rPr>
                <w:b w:val="0"/>
                <w:bCs/>
                <w:lang w:bidi="th-TH"/>
              </w:rPr>
              <w:t>Section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rFonts w:cs="Angsana New"/>
                <w:cs/>
                <w:lang w:bidi="th-TH"/>
              </w:rPr>
              <w:t>เป็น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“</w:t>
            </w:r>
            <w:r w:rsidRPr="008979A8">
              <w:rPr>
                <w:b w:val="0"/>
                <w:bCs/>
                <w:lang w:bidi="th-TH"/>
              </w:rPr>
              <w:t>Edit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>”</w:t>
            </w:r>
          </w:p>
          <w:p w:rsidR="000A1D97" w:rsidP="000A1D97" w:rsidRDefault="000A1D97" w14:paraId="31AC475C" w14:textId="77777777">
            <w:pPr>
              <w:pStyle w:val="HeaderTable"/>
              <w:rPr>
                <w:lang w:bidi="th-TH"/>
              </w:rPr>
            </w:pPr>
            <w:r>
              <w:rPr>
                <w:rFonts w:hint="cs" w:cs="Angsana New"/>
                <w:cs/>
                <w:lang w:bidi="th-TH"/>
              </w:rPr>
              <w:t>เมื่อกดปุ่ม</w:t>
            </w:r>
          </w:p>
          <w:p w:rsidR="000A1D97" w:rsidP="000A1D97" w:rsidRDefault="000A1D97" w14:paraId="393A6439" w14:textId="77777777">
            <w:pPr>
              <w:pStyle w:val="ListParagraph"/>
              <w:numPr>
                <w:ilvl w:val="0"/>
                <w:numId w:val="6"/>
              </w:numPr>
              <w:spacing w:after="160" w:line="259" w:lineRule="auto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Validate </w:t>
            </w:r>
            <w:r>
              <w:rPr>
                <w:rFonts w:hint="cs" w:cs="Angsana New"/>
                <w:cs/>
              </w:rPr>
              <w:t>ข้อมูลในหน้าจอ</w:t>
            </w:r>
          </w:p>
          <w:p w:rsidRPr="00264A12" w:rsidR="000A1D97" w:rsidP="000A1D97" w:rsidRDefault="000A1D97" w14:paraId="1023A358" w14:textId="77777777">
            <w:pPr>
              <w:pStyle w:val="ListParagraph"/>
              <w:numPr>
                <w:ilvl w:val="0"/>
                <w:numId w:val="6"/>
              </w:numPr>
              <w:spacing w:after="160" w:line="259" w:lineRule="auto"/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Update </w:t>
            </w:r>
            <w:r>
              <w:rPr>
                <w:rFonts w:hint="cs" w:cs="Angsana New"/>
                <w:cs/>
              </w:rPr>
              <w:t xml:space="preserve">ข้อมูลลงในส่วนของ </w:t>
            </w:r>
            <w:r>
              <w:rPr>
                <w:rFonts w:cs="CordiaUPC"/>
              </w:rPr>
              <w:t xml:space="preserve">Table Section </w:t>
            </w:r>
          </w:p>
          <w:p w:rsidR="000A1D97" w:rsidP="000A1D97" w:rsidRDefault="000A1D97" w14:paraId="61E5DF6B" w14:textId="423E2921">
            <w:pPr>
              <w:pStyle w:val="HeaderTable"/>
              <w:numPr>
                <w:ilvl w:val="0"/>
                <w:numId w:val="6"/>
              </w:numPr>
              <w:spacing w:line="276" w:lineRule="auto"/>
              <w:rPr>
                <w:b w:val="0"/>
                <w:bCs/>
                <w:lang w:bidi="th-TH"/>
              </w:rPr>
            </w:pPr>
            <w:r w:rsidRPr="00264A12">
              <w:rPr>
                <w:rFonts w:cs="Angsana New"/>
                <w:cs/>
                <w:lang w:bidi="th-TH"/>
              </w:rPr>
              <w:t xml:space="preserve">ให้ทำการเคลียร์ค่า และ </w:t>
            </w:r>
            <w:r w:rsidRPr="00264A12">
              <w:t>Invisible</w:t>
            </w:r>
            <w:r w:rsidRPr="00264A12">
              <w:rPr>
                <w:szCs w:val="36"/>
              </w:rPr>
              <w:t xml:space="preserve"> Detail Section</w:t>
            </w:r>
          </w:p>
        </w:tc>
      </w:tr>
      <w:tr w:rsidRPr="008979A8" w:rsidR="000A1D97" w:rsidTr="0094547E" w14:paraId="3E382FF5" w14:textId="77777777">
        <w:trPr>
          <w:trHeight w:val="111"/>
        </w:trPr>
        <w:tc>
          <w:tcPr>
            <w:tcW w:w="848" w:type="pct"/>
          </w:tcPr>
          <w:p w:rsidR="000A1D97" w:rsidP="000A1D97" w:rsidRDefault="000A1D97" w14:paraId="03F30312" w14:textId="65BCBFBC">
            <w:pPr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ปุ่ม </w:t>
            </w:r>
            <w:r>
              <w:rPr>
                <w:rFonts w:cs="CordiaUPC"/>
              </w:rPr>
              <w:t>Cancel</w:t>
            </w:r>
          </w:p>
        </w:tc>
        <w:tc>
          <w:tcPr>
            <w:tcW w:w="1079" w:type="pct"/>
          </w:tcPr>
          <w:p w:rsidR="000A1D97" w:rsidP="000A1D97" w:rsidRDefault="000A1D97" w14:paraId="1CC988B5" w14:textId="15148CF4">
            <w:pPr>
              <w:rPr>
                <w:rFonts w:cs="CordiaUPC"/>
              </w:rPr>
            </w:pPr>
            <w:r>
              <w:rPr>
                <w:rFonts w:cs="CordiaUPC"/>
              </w:rPr>
              <w:t>Button</w:t>
            </w:r>
          </w:p>
        </w:tc>
        <w:tc>
          <w:tcPr>
            <w:tcW w:w="3073" w:type="pct"/>
          </w:tcPr>
          <w:p w:rsidR="000A1D97" w:rsidP="000A1D97" w:rsidRDefault="000A1D97" w14:paraId="7A8E3FF2" w14:textId="50703791">
            <w:pPr>
              <w:pStyle w:val="HeaderTable"/>
              <w:spacing w:line="276" w:lineRule="auto"/>
              <w:rPr>
                <w:b w:val="0"/>
                <w:bCs/>
                <w:lang w:bidi="th-TH"/>
              </w:rPr>
            </w:pPr>
            <w:r>
              <w:rPr>
                <w:rFonts w:hint="cs"/>
                <w:cs/>
                <w:lang w:bidi="th-TH"/>
              </w:rPr>
              <w:t xml:space="preserve">ให้ทำการเคลียร์ค่าใน </w:t>
            </w:r>
            <w:r>
              <w:t>Detail Section</w:t>
            </w:r>
            <w:r>
              <w:rPr>
                <w:rFonts w:hint="cs"/>
                <w:cs/>
                <w:lang w:bidi="th-TH"/>
              </w:rPr>
              <w:t xml:space="preserve"> และทำการ </w:t>
            </w:r>
            <w:r>
              <w:t>Invisible Detail Section</w:t>
            </w:r>
          </w:p>
        </w:tc>
      </w:tr>
      <w:tr w:rsidRPr="008979A8" w:rsidR="000A1D97" w:rsidTr="0094547E" w14:paraId="23C3E17F" w14:textId="77777777">
        <w:trPr>
          <w:trHeight w:val="111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0A1D97" w:rsidP="000A1D97" w:rsidRDefault="000A1D97" w14:paraId="49A03FFE" w14:textId="539BFCAC">
            <w:pPr>
              <w:pStyle w:val="HeaderTable"/>
            </w:pPr>
            <w:r>
              <w:rPr>
                <w:lang w:bidi="th-TH"/>
              </w:rPr>
              <w:t>End CP Sharing Detail Section</w:t>
            </w:r>
          </w:p>
        </w:tc>
      </w:tr>
      <w:tr w:rsidRPr="008979A8" w:rsidR="000A1D97" w:rsidTr="0094547E" w14:paraId="17ED2511" w14:textId="77777777">
        <w:trPr>
          <w:trHeight w:val="111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0A1D97" w:rsidP="000A1D97" w:rsidRDefault="000A1D97" w14:paraId="6743324A" w14:textId="7EF8ECB1">
            <w:pPr>
              <w:pStyle w:val="HeaderTable"/>
              <w:rPr>
                <w:lang w:bidi="th-TH"/>
              </w:rPr>
            </w:pPr>
            <w:r>
              <w:rPr>
                <w:lang w:bidi="th-TH"/>
              </w:rPr>
              <w:t>End CP Sharing Section</w:t>
            </w:r>
          </w:p>
        </w:tc>
      </w:tr>
      <w:tr w:rsidRPr="008979A8" w:rsidR="000A1D97" w:rsidTr="0094547E" w14:paraId="53115D66" w14:textId="77777777">
        <w:trPr>
          <w:trHeight w:val="111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0A1D97" w:rsidP="000A1D97" w:rsidRDefault="000A1D97" w14:paraId="2DF2B4DD" w14:textId="68B4160D">
            <w:pPr>
              <w:pStyle w:val="HeaderTable"/>
            </w:pPr>
            <w:r>
              <w:t>End Revenue Sharing Detail Section</w:t>
            </w:r>
          </w:p>
        </w:tc>
      </w:tr>
      <w:tr w:rsidRPr="008979A8" w:rsidR="000A1D97" w:rsidTr="0094547E" w14:paraId="0B3F3202" w14:textId="77777777">
        <w:trPr>
          <w:trHeight w:val="111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0A1D97" w:rsidP="000A1D97" w:rsidRDefault="000A1D97" w14:paraId="4B3D56FE" w14:textId="2C2308CC">
            <w:pPr>
              <w:pStyle w:val="HeaderTable"/>
            </w:pPr>
            <w:r>
              <w:t>End Revenue Sharing</w:t>
            </w:r>
            <w:r>
              <w:rPr>
                <w:rFonts w:hint="cs"/>
                <w:cs/>
                <w:lang w:bidi="th-TH"/>
              </w:rPr>
              <w:t xml:space="preserve"> </w:t>
            </w:r>
            <w:r>
              <w:rPr>
                <w:lang w:bidi="th-TH"/>
              </w:rPr>
              <w:t>Section</w:t>
            </w:r>
          </w:p>
        </w:tc>
      </w:tr>
      <w:tr w:rsidRPr="008979A8" w:rsidR="000A1D97" w:rsidTr="0094547E" w14:paraId="4E5EC292" w14:textId="77777777">
        <w:trPr>
          <w:trHeight w:val="111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0A1D97" w:rsidP="000A1D97" w:rsidRDefault="000A1D97" w14:paraId="2BF4188E" w14:textId="508DE59E">
            <w:pPr>
              <w:pStyle w:val="HeaderTable"/>
            </w:pPr>
            <w:r>
              <w:t>Internal Sharing TableSection</w:t>
            </w:r>
          </w:p>
        </w:tc>
      </w:tr>
      <w:tr w:rsidRPr="008979A8" w:rsidR="000A1D97" w:rsidTr="0094547E" w14:paraId="7BBE1424" w14:textId="77777777">
        <w:trPr>
          <w:trHeight w:val="111"/>
        </w:trPr>
        <w:tc>
          <w:tcPr>
            <w:tcW w:w="848" w:type="pct"/>
          </w:tcPr>
          <w:p w:rsidR="000A1D97" w:rsidP="000A1D97" w:rsidRDefault="000A1D97" w14:paraId="245B43B7" w14:textId="49CBD95C">
            <w:r>
              <w:rPr>
                <w:rFonts w:cs="CordiaUPC"/>
                <w:szCs w:val="36"/>
              </w:rPr>
              <w:t>Default MMT Model</w:t>
            </w:r>
          </w:p>
        </w:tc>
        <w:tc>
          <w:tcPr>
            <w:tcW w:w="1079" w:type="pct"/>
          </w:tcPr>
          <w:p w:rsidR="000A1D97" w:rsidP="000A1D97" w:rsidRDefault="000A1D97" w14:paraId="5C4193CD" w14:textId="2C5E7C89">
            <w:r>
              <w:t>Button</w:t>
            </w:r>
          </w:p>
        </w:tc>
        <w:tc>
          <w:tcPr>
            <w:tcW w:w="3073" w:type="pct"/>
          </w:tcPr>
          <w:p w:rsidR="000A1D97" w:rsidP="000A1D97" w:rsidRDefault="000A1D97" w14:paraId="3FDC4CA4" w14:textId="77777777">
            <w:pPr>
              <w:spacing w:after="0"/>
              <w:rPr>
                <w:rFonts w:cs="CordiaUPC"/>
              </w:rPr>
            </w:pPr>
            <w:r>
              <w:rPr>
                <w:rFonts w:hint="cs" w:cs="CordiaUPC"/>
                <w:cs/>
              </w:rPr>
              <w:t xml:space="preserve">เมื่อกดปุ่มให้ทำการ </w:t>
            </w:r>
            <w:r>
              <w:rPr>
                <w:rFonts w:cs="CordiaUPC"/>
              </w:rPr>
              <w:t xml:space="preserve">Default </w:t>
            </w:r>
            <w:r>
              <w:rPr>
                <w:rFonts w:hint="cs" w:cs="CordiaUPC"/>
                <w:cs/>
              </w:rPr>
              <w:t xml:space="preserve">ค่า ใน </w:t>
            </w:r>
            <w:r>
              <w:rPr>
                <w:rFonts w:cs="CordiaUPC"/>
              </w:rPr>
              <w:t xml:space="preserve">Table Section </w:t>
            </w:r>
            <w:r>
              <w:rPr>
                <w:rFonts w:hint="cs" w:cs="CordiaUPC"/>
                <w:cs/>
              </w:rPr>
              <w:t>ดังนี้</w:t>
            </w:r>
          </w:p>
          <w:p w:rsidR="000A1D97" w:rsidP="000A1D97" w:rsidRDefault="000A1D97" w14:paraId="01750440" w14:textId="77777777">
            <w:pPr>
              <w:pStyle w:val="ListParagraph"/>
              <w:numPr>
                <w:ilvl w:val="0"/>
                <w:numId w:val="340"/>
              </w:numPr>
              <w:spacing w:after="0"/>
              <w:rPr>
                <w:rFonts w:cs="CordiaUPC"/>
              </w:rPr>
            </w:pPr>
            <w:r>
              <w:rPr>
                <w:rFonts w:cs="CordiaUPC"/>
              </w:rPr>
              <w:t xml:space="preserve">Row </w:t>
            </w:r>
            <w:r>
              <w:rPr>
                <w:rFonts w:hint="cs" w:cs="CordiaUPC"/>
                <w:cs/>
              </w:rPr>
              <w:t xml:space="preserve">ที่ </w:t>
            </w:r>
            <w:r>
              <w:rPr>
                <w:rFonts w:cs="CordiaUPC"/>
              </w:rPr>
              <w:t>1</w:t>
            </w:r>
          </w:p>
          <w:p w:rsidR="000A1D97" w:rsidP="000A1D97" w:rsidRDefault="000A1D97" w14:paraId="0130C878" w14:textId="77777777">
            <w:pPr>
              <w:pStyle w:val="ListParagraph"/>
              <w:numPr>
                <w:ilvl w:val="1"/>
                <w:numId w:val="340"/>
              </w:numPr>
              <w:spacing w:after="0"/>
              <w:rPr>
                <w:rFonts w:cs="CordiaUPC"/>
              </w:rPr>
            </w:pPr>
            <w:r>
              <w:rPr>
                <w:rFonts w:cs="CordiaUPC"/>
              </w:rPr>
              <w:t xml:space="preserve">internalCompany </w:t>
            </w:r>
            <w:r>
              <w:rPr>
                <w:rFonts w:hint="cs" w:cs="CordiaUPC"/>
                <w:cs/>
              </w:rPr>
              <w:t>= “</w:t>
            </w:r>
            <w:r>
              <w:rPr>
                <w:rFonts w:cs="CordiaUPC"/>
              </w:rPr>
              <w:t>AWN</w:t>
            </w:r>
            <w:r>
              <w:rPr>
                <w:rFonts w:hint="cs" w:cs="CordiaUPC"/>
                <w:cs/>
              </w:rPr>
              <w:t>”</w:t>
            </w:r>
          </w:p>
          <w:p w:rsidR="000A1D97" w:rsidP="000A1D97" w:rsidRDefault="000A1D97" w14:paraId="4787666E" w14:textId="77777777">
            <w:pPr>
              <w:pStyle w:val="ListParagraph"/>
              <w:numPr>
                <w:ilvl w:val="1"/>
                <w:numId w:val="340"/>
              </w:numPr>
              <w:spacing w:after="0"/>
              <w:rPr>
                <w:rFonts w:cs="CordiaUPC"/>
              </w:rPr>
            </w:pPr>
            <w:r>
              <w:rPr>
                <w:rFonts w:cs="CordiaUPC"/>
              </w:rPr>
              <w:t xml:space="preserve">shareAmount </w:t>
            </w:r>
            <w:r>
              <w:rPr>
                <w:rFonts w:hint="cs" w:cs="CordiaUPC"/>
                <w:cs/>
              </w:rPr>
              <w:t>= “</w:t>
            </w:r>
            <w:r>
              <w:rPr>
                <w:rFonts w:cs="CordiaUPC"/>
              </w:rPr>
              <w:t>10</w:t>
            </w:r>
            <w:r>
              <w:rPr>
                <w:rFonts w:hint="cs" w:cs="CordiaUPC"/>
                <w:cs/>
              </w:rPr>
              <w:t>”</w:t>
            </w:r>
          </w:p>
          <w:p w:rsidR="000A1D97" w:rsidP="000A1D97" w:rsidRDefault="000A1D97" w14:paraId="30717033" w14:textId="77777777">
            <w:pPr>
              <w:pStyle w:val="ListParagraph"/>
              <w:numPr>
                <w:ilvl w:val="1"/>
                <w:numId w:val="340"/>
              </w:numPr>
              <w:spacing w:after="0"/>
              <w:rPr>
                <w:rFonts w:cs="CordiaUPC"/>
              </w:rPr>
            </w:pPr>
            <w:r>
              <w:rPr>
                <w:rFonts w:cs="CordiaUPC"/>
              </w:rPr>
              <w:t xml:space="preserve">shareAmount </w:t>
            </w:r>
            <w:r>
              <w:rPr>
                <w:rFonts w:hint="cs" w:cs="CordiaUPC"/>
                <w:cs/>
              </w:rPr>
              <w:t>= “%”</w:t>
            </w:r>
          </w:p>
          <w:p w:rsidR="000A1D97" w:rsidP="000A1D97" w:rsidRDefault="000A1D97" w14:paraId="0AEA24C7" w14:textId="77777777">
            <w:pPr>
              <w:pStyle w:val="ListParagraph"/>
              <w:numPr>
                <w:ilvl w:val="0"/>
                <w:numId w:val="340"/>
              </w:numPr>
              <w:spacing w:after="0"/>
              <w:rPr>
                <w:rFonts w:cs="CordiaUPC"/>
              </w:rPr>
            </w:pPr>
            <w:r>
              <w:rPr>
                <w:rFonts w:cs="CordiaUPC"/>
              </w:rPr>
              <w:t xml:space="preserve">Row </w:t>
            </w:r>
            <w:r>
              <w:rPr>
                <w:rFonts w:hint="cs" w:cs="CordiaUPC"/>
                <w:cs/>
              </w:rPr>
              <w:t xml:space="preserve">ที่ </w:t>
            </w:r>
            <w:r>
              <w:rPr>
                <w:rFonts w:cs="CordiaUPC"/>
              </w:rPr>
              <w:t>2</w:t>
            </w:r>
          </w:p>
          <w:p w:rsidR="000A1D97" w:rsidP="000A1D97" w:rsidRDefault="000A1D97" w14:paraId="5391AE60" w14:textId="77777777">
            <w:pPr>
              <w:pStyle w:val="ListParagraph"/>
              <w:numPr>
                <w:ilvl w:val="1"/>
                <w:numId w:val="340"/>
              </w:numPr>
              <w:spacing w:after="0"/>
              <w:rPr>
                <w:rFonts w:cs="CordiaUPC"/>
              </w:rPr>
            </w:pPr>
            <w:r>
              <w:rPr>
                <w:rFonts w:cs="CordiaUPC"/>
              </w:rPr>
              <w:t xml:space="preserve">internalCompany </w:t>
            </w:r>
            <w:r>
              <w:rPr>
                <w:rFonts w:hint="cs" w:cs="CordiaUPC"/>
                <w:cs/>
              </w:rPr>
              <w:t>= “</w:t>
            </w:r>
            <w:r>
              <w:rPr>
                <w:rFonts w:cs="CordiaUPC"/>
              </w:rPr>
              <w:t>MMT</w:t>
            </w:r>
            <w:r>
              <w:rPr>
                <w:rFonts w:hint="cs" w:cs="CordiaUPC"/>
                <w:cs/>
              </w:rPr>
              <w:t>”</w:t>
            </w:r>
          </w:p>
          <w:p w:rsidR="000A1D97" w:rsidP="000A1D97" w:rsidRDefault="000A1D97" w14:paraId="7C67323C" w14:textId="77777777">
            <w:pPr>
              <w:pStyle w:val="ListParagraph"/>
              <w:numPr>
                <w:ilvl w:val="1"/>
                <w:numId w:val="340"/>
              </w:numPr>
              <w:spacing w:after="0"/>
              <w:rPr>
                <w:rFonts w:cs="CordiaUPC"/>
              </w:rPr>
            </w:pPr>
            <w:r>
              <w:rPr>
                <w:rFonts w:cs="CordiaUPC"/>
              </w:rPr>
              <w:t xml:space="preserve">shareAmount </w:t>
            </w:r>
            <w:r>
              <w:rPr>
                <w:rFonts w:hint="cs" w:cs="CordiaUPC"/>
                <w:cs/>
              </w:rPr>
              <w:t>= “</w:t>
            </w:r>
            <w:r>
              <w:rPr>
                <w:rFonts w:cs="CordiaUPC"/>
              </w:rPr>
              <w:t>90</w:t>
            </w:r>
            <w:r>
              <w:rPr>
                <w:rFonts w:hint="cs" w:cs="CordiaUPC"/>
                <w:cs/>
              </w:rPr>
              <w:t>”</w:t>
            </w:r>
          </w:p>
          <w:p w:rsidRPr="000F7E41" w:rsidR="000A1D97" w:rsidP="000A1D97" w:rsidRDefault="000A1D97" w14:paraId="5AD014E2" w14:textId="38003E6A">
            <w:pPr>
              <w:pStyle w:val="ListParagraph"/>
              <w:numPr>
                <w:ilvl w:val="1"/>
                <w:numId w:val="340"/>
              </w:numPr>
              <w:spacing w:after="0"/>
              <w:rPr>
                <w:rFonts w:cs="CordiaUPC"/>
              </w:rPr>
            </w:pPr>
            <w:r w:rsidRPr="000F7E41">
              <w:rPr>
                <w:rFonts w:cs="CordiaUPC"/>
              </w:rPr>
              <w:t xml:space="preserve">shareAmount </w:t>
            </w:r>
            <w:r w:rsidRPr="000F7E41">
              <w:rPr>
                <w:rFonts w:cs="CordiaUPC"/>
                <w:cs/>
              </w:rPr>
              <w:t>= “%”</w:t>
            </w:r>
          </w:p>
        </w:tc>
      </w:tr>
      <w:tr w:rsidRPr="008979A8" w:rsidR="000A1D97" w:rsidTr="0094547E" w14:paraId="3F7D5154" w14:textId="77777777">
        <w:trPr>
          <w:trHeight w:val="111"/>
        </w:trPr>
        <w:tc>
          <w:tcPr>
            <w:tcW w:w="848" w:type="pct"/>
          </w:tcPr>
          <w:p w:rsidR="000A1D97" w:rsidP="000A1D97" w:rsidRDefault="000A1D97" w14:paraId="252D9EE9" w14:textId="34C4E743">
            <w:r>
              <w:rPr>
                <w:rFonts w:cs="CordiaUPC"/>
                <w:szCs w:val="36"/>
              </w:rPr>
              <w:t>Internal Company</w:t>
            </w:r>
          </w:p>
        </w:tc>
        <w:tc>
          <w:tcPr>
            <w:tcW w:w="1079" w:type="pct"/>
          </w:tcPr>
          <w:p w:rsidR="000A1D97" w:rsidP="000A1D97" w:rsidRDefault="000A1D97" w14:paraId="623629BC" w14:textId="77777777"/>
        </w:tc>
        <w:tc>
          <w:tcPr>
            <w:tcW w:w="3073" w:type="pct"/>
          </w:tcPr>
          <w:p w:rsidR="000A1D97" w:rsidP="000A1D97" w:rsidRDefault="000A1D97" w14:paraId="00E8C584" w14:textId="77777777">
            <w:pPr>
              <w:spacing w:after="0"/>
              <w:rPr>
                <w:rFonts w:cs="CordiaUPC"/>
              </w:rPr>
            </w:pPr>
            <w:r>
              <w:rPr>
                <w:rFonts w:hint="cs" w:cs="CordiaUPC"/>
                <w:cs/>
              </w:rPr>
              <w:t xml:space="preserve">แสดงข้อมูลใน </w:t>
            </w:r>
            <w:r>
              <w:rPr>
                <w:rFonts w:cs="CordiaUPC"/>
              </w:rPr>
              <w:t>Format</w:t>
            </w:r>
          </w:p>
          <w:p w:rsidR="000A1D97" w:rsidP="000A1D97" w:rsidRDefault="000A1D97" w14:paraId="52EBEA03" w14:textId="7CEE1A10">
            <w:r>
              <w:rPr>
                <w:rFonts w:cs="CordiaUPC"/>
              </w:rPr>
              <w:t>internalCompany</w:t>
            </w:r>
          </w:p>
        </w:tc>
      </w:tr>
      <w:tr w:rsidRPr="008979A8" w:rsidR="000A1D97" w:rsidTr="0094547E" w14:paraId="593E6CCF" w14:textId="77777777">
        <w:trPr>
          <w:trHeight w:val="111"/>
        </w:trPr>
        <w:tc>
          <w:tcPr>
            <w:tcW w:w="848" w:type="pct"/>
          </w:tcPr>
          <w:p w:rsidR="000A1D97" w:rsidP="000A1D97" w:rsidRDefault="000A1D97" w14:paraId="45A5CDFF" w14:textId="556AD218">
            <w:r>
              <w:rPr>
                <w:rFonts w:cs="CordiaUPC"/>
                <w:szCs w:val="36"/>
              </w:rPr>
              <w:t>Share Amount</w:t>
            </w:r>
          </w:p>
        </w:tc>
        <w:tc>
          <w:tcPr>
            <w:tcW w:w="1079" w:type="pct"/>
          </w:tcPr>
          <w:p w:rsidR="000A1D97" w:rsidP="000A1D97" w:rsidRDefault="000A1D97" w14:paraId="04DC783F" w14:textId="77777777"/>
        </w:tc>
        <w:tc>
          <w:tcPr>
            <w:tcW w:w="3073" w:type="pct"/>
          </w:tcPr>
          <w:p w:rsidR="000A1D97" w:rsidP="000A1D97" w:rsidRDefault="000A1D97" w14:paraId="7E0AD8E1" w14:textId="77777777">
            <w:pPr>
              <w:spacing w:after="0"/>
            </w:pPr>
            <w:r>
              <w:rPr>
                <w:cs/>
              </w:rPr>
              <w:t xml:space="preserve">แสดงข้อมูลใน </w:t>
            </w:r>
            <w:r>
              <w:t>Format</w:t>
            </w:r>
          </w:p>
          <w:p w:rsidR="000A1D97" w:rsidP="000A1D97" w:rsidRDefault="000A1D97" w14:paraId="18FDBCBD" w14:textId="012F1ABD">
            <w:r>
              <w:t xml:space="preserve">shareAmount </w:t>
            </w:r>
            <w:r>
              <w:rPr>
                <w:rFonts w:hint="cs" w:cs="CordiaUPC"/>
                <w:cs/>
              </w:rPr>
              <w:t xml:space="preserve">+ “ “ + </w:t>
            </w:r>
            <w:r>
              <w:t>shareAmountUnit</w:t>
            </w:r>
          </w:p>
        </w:tc>
      </w:tr>
      <w:tr w:rsidRPr="008979A8" w:rsidR="000A1D97" w:rsidTr="0094547E" w14:paraId="64CCF1A2" w14:textId="77777777">
        <w:trPr>
          <w:trHeight w:val="111"/>
        </w:trPr>
        <w:tc>
          <w:tcPr>
            <w:tcW w:w="848" w:type="pct"/>
          </w:tcPr>
          <w:p w:rsidR="000A1D97" w:rsidP="000A1D97" w:rsidRDefault="000A1D97" w14:paraId="072186D3" w14:textId="77777777">
            <w:pPr>
              <w:rPr>
                <w:rFonts w:cs="CordiaUPC"/>
                <w:cs/>
              </w:rPr>
            </w:pPr>
            <w:r>
              <w:rPr>
                <w:rFonts w:cs="CordiaUPC"/>
              </w:rPr>
              <w:t>Action</w:t>
            </w:r>
          </w:p>
          <w:p w:rsidR="000A1D97" w:rsidP="000A1D97" w:rsidRDefault="000A1D97" w14:paraId="4AE12C59" w14:textId="07476109">
            <w:pPr>
              <w:pStyle w:val="ListParagraph"/>
              <w:numPr>
                <w:ilvl w:val="0"/>
                <w:numId w:val="342"/>
              </w:numPr>
              <w:ind w:left="420" w:hanging="270"/>
            </w:pPr>
            <w:r w:rsidRPr="000F7E41">
              <w:rPr>
                <w:rFonts w:cs="CordiaUPC"/>
                <w:cs/>
              </w:rPr>
              <w:t>ปุ่ม</w:t>
            </w:r>
            <w:r w:rsidRPr="000F7E41">
              <w:rPr>
                <w:rFonts w:cs="CordiaUPC"/>
              </w:rPr>
              <w:t xml:space="preserve"> Edit</w:t>
            </w:r>
          </w:p>
        </w:tc>
        <w:tc>
          <w:tcPr>
            <w:tcW w:w="1079" w:type="pct"/>
          </w:tcPr>
          <w:p w:rsidR="000A1D97" w:rsidP="000A1D97" w:rsidRDefault="000A1D97" w14:paraId="3B6F226E" w14:textId="63D3D56D">
            <w:r>
              <w:t>Button</w:t>
            </w:r>
          </w:p>
        </w:tc>
        <w:tc>
          <w:tcPr>
            <w:tcW w:w="3073" w:type="pct"/>
          </w:tcPr>
          <w:p w:rsidR="000A1D97" w:rsidP="000A1D97" w:rsidRDefault="000A1D97" w14:paraId="3188B678" w14:textId="50AF902C">
            <w:r>
              <w:rPr>
                <w:rFonts w:hint="cs" w:cs="CordiaUPC"/>
                <w:cs/>
              </w:rPr>
              <w:t xml:space="preserve">เมื่อกดปุ่มให้ทำการ </w:t>
            </w:r>
            <w:r>
              <w:rPr>
                <w:rFonts w:cs="CordiaUPC"/>
              </w:rPr>
              <w:t>Visible Detail Section</w:t>
            </w:r>
            <w:r>
              <w:rPr>
                <w:rFonts w:hint="cs" w:cs="CordiaUPC"/>
                <w:cs/>
              </w:rPr>
              <w:t xml:space="preserve"> และดึงข้อมูลของ </w:t>
            </w:r>
            <w:r>
              <w:rPr>
                <w:rFonts w:cs="CordiaUPC"/>
              </w:rPr>
              <w:t xml:space="preserve">Row </w:t>
            </w:r>
            <w:r>
              <w:rPr>
                <w:rFonts w:hint="cs" w:cs="CordiaUPC"/>
                <w:cs/>
              </w:rPr>
              <w:t>นั้นๆ มาแสดง</w:t>
            </w:r>
          </w:p>
        </w:tc>
      </w:tr>
      <w:tr w:rsidRPr="008979A8" w:rsidR="000A1D97" w:rsidTr="0094547E" w14:paraId="4FE48476" w14:textId="77777777">
        <w:trPr>
          <w:trHeight w:val="111"/>
        </w:trPr>
        <w:tc>
          <w:tcPr>
            <w:tcW w:w="848" w:type="pct"/>
          </w:tcPr>
          <w:p w:rsidR="000A1D97" w:rsidP="000A1D97" w:rsidRDefault="000A1D97" w14:paraId="7A3ADAC5" w14:textId="77777777">
            <w:pPr>
              <w:rPr>
                <w:rFonts w:cs="CordiaUPC"/>
                <w:cs/>
              </w:rPr>
            </w:pPr>
            <w:r>
              <w:rPr>
                <w:rFonts w:cs="CordiaUPC"/>
              </w:rPr>
              <w:t>Action</w:t>
            </w:r>
          </w:p>
          <w:p w:rsidR="000A1D97" w:rsidP="000A1D97" w:rsidRDefault="000A1D97" w14:paraId="255EBE1A" w14:textId="3EE7C242">
            <w:pPr>
              <w:pStyle w:val="ListParagraph"/>
              <w:numPr>
                <w:ilvl w:val="0"/>
                <w:numId w:val="341"/>
              </w:numPr>
              <w:ind w:left="420" w:hanging="240"/>
            </w:pPr>
            <w:r w:rsidRPr="000F7E41">
              <w:rPr>
                <w:rFonts w:cs="CordiaUPC"/>
                <w:cs/>
              </w:rPr>
              <w:t xml:space="preserve">ปุ่ม </w:t>
            </w:r>
            <w:r w:rsidRPr="000F7E41">
              <w:rPr>
                <w:rFonts w:cs="CordiaUPC"/>
              </w:rPr>
              <w:t>Delete</w:t>
            </w:r>
          </w:p>
        </w:tc>
        <w:tc>
          <w:tcPr>
            <w:tcW w:w="1079" w:type="pct"/>
          </w:tcPr>
          <w:p w:rsidR="000A1D97" w:rsidP="000A1D97" w:rsidRDefault="000A1D97" w14:paraId="3EAFB4A7" w14:textId="5C144035">
            <w:r>
              <w:t>Button</w:t>
            </w:r>
          </w:p>
        </w:tc>
        <w:tc>
          <w:tcPr>
            <w:tcW w:w="3073" w:type="pct"/>
          </w:tcPr>
          <w:p w:rsidR="000A1D97" w:rsidP="000A1D97" w:rsidRDefault="000A1D97" w14:paraId="75B22FE6" w14:textId="0FF0101E">
            <w:r>
              <w:rPr>
                <w:rFonts w:hint="cs" w:cs="CordiaUPC"/>
                <w:cs/>
              </w:rPr>
              <w:t>เมื่อกดปุ่มให้ทำการ</w:t>
            </w:r>
            <w:r>
              <w:rPr>
                <w:rFonts w:cs="CordiaUPC"/>
              </w:rPr>
              <w:t xml:space="preserve"> Delete </w:t>
            </w:r>
            <w:r>
              <w:rPr>
                <w:rFonts w:hint="cs" w:cs="CordiaUPC"/>
                <w:cs/>
              </w:rPr>
              <w:t xml:space="preserve">ข้อมูลของ </w:t>
            </w:r>
            <w:r>
              <w:rPr>
                <w:rFonts w:cs="CordiaUPC"/>
              </w:rPr>
              <w:t xml:space="preserve">Row </w:t>
            </w:r>
            <w:r>
              <w:rPr>
                <w:rFonts w:hint="cs" w:cs="CordiaUPC"/>
                <w:cs/>
              </w:rPr>
              <w:t>นั้นๆ</w:t>
            </w:r>
          </w:p>
        </w:tc>
      </w:tr>
      <w:tr w:rsidRPr="008979A8" w:rsidR="000A1D97" w:rsidTr="0094547E" w14:paraId="0D834A5E" w14:textId="77777777">
        <w:trPr>
          <w:trHeight w:val="111"/>
        </w:trPr>
        <w:tc>
          <w:tcPr>
            <w:tcW w:w="848" w:type="pct"/>
          </w:tcPr>
          <w:p w:rsidR="000A1D97" w:rsidP="000A1D97" w:rsidRDefault="000A1D97" w14:paraId="0CBA9117" w14:textId="07A700BB">
            <w:r>
              <w:rPr>
                <w:rFonts w:hint="cs" w:cs="CordiaUPC"/>
                <w:cs/>
              </w:rPr>
              <w:t>ปุ่ม +</w:t>
            </w:r>
          </w:p>
        </w:tc>
        <w:tc>
          <w:tcPr>
            <w:tcW w:w="1079" w:type="pct"/>
          </w:tcPr>
          <w:p w:rsidR="000A1D97" w:rsidP="000A1D97" w:rsidRDefault="000A1D97" w14:paraId="6C5CDA3F" w14:textId="2CD3B165">
            <w:r>
              <w:t>Button</w:t>
            </w:r>
          </w:p>
        </w:tc>
        <w:tc>
          <w:tcPr>
            <w:tcW w:w="3073" w:type="pct"/>
          </w:tcPr>
          <w:p w:rsidR="000A1D97" w:rsidP="000A1D97" w:rsidRDefault="000A1D97" w14:paraId="412D9A3F" w14:textId="504930A7">
            <w:r>
              <w:rPr>
                <w:rFonts w:hint="cs" w:cs="CordiaUPC"/>
                <w:cs/>
              </w:rPr>
              <w:t xml:space="preserve">เมื่อกดปุ่มให้ทำการ </w:t>
            </w:r>
            <w:r>
              <w:rPr>
                <w:rFonts w:cs="CordiaUPC"/>
              </w:rPr>
              <w:t>Visible Detail Section</w:t>
            </w:r>
          </w:p>
        </w:tc>
      </w:tr>
      <w:tr w:rsidRPr="008979A8" w:rsidR="000A1D97" w:rsidTr="0094547E" w14:paraId="21D62FBD" w14:textId="77777777">
        <w:trPr>
          <w:trHeight w:val="111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0A1D97" w:rsidP="000A1D97" w:rsidRDefault="000A1D97" w14:paraId="552259A7" w14:textId="7911709B">
            <w:pPr>
              <w:pStyle w:val="HeaderTable"/>
            </w:pPr>
            <w:r>
              <w:t>End Internal Share Table Section</w:t>
            </w:r>
          </w:p>
        </w:tc>
      </w:tr>
      <w:tr w:rsidRPr="008979A8" w:rsidR="000A1D97" w:rsidTr="0094547E" w14:paraId="129C846C" w14:textId="77777777">
        <w:trPr>
          <w:trHeight w:val="111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0A1D97" w:rsidP="000A1D97" w:rsidRDefault="000A1D97" w14:paraId="0D5BB788" w14:textId="057EA12F">
            <w:pPr>
              <w:pStyle w:val="HeaderTable"/>
            </w:pPr>
            <w:r>
              <w:t>Internal Share Detail Section</w:t>
            </w:r>
          </w:p>
        </w:tc>
      </w:tr>
      <w:tr w:rsidRPr="008979A8" w:rsidR="000A1D97" w:rsidTr="0094547E" w14:paraId="7728FCBF" w14:textId="77777777">
        <w:trPr>
          <w:trHeight w:val="111"/>
        </w:trPr>
        <w:tc>
          <w:tcPr>
            <w:tcW w:w="848" w:type="pct"/>
          </w:tcPr>
          <w:p w:rsidR="000A1D97" w:rsidP="000A1D97" w:rsidRDefault="000A1D97" w14:paraId="1990D690" w14:textId="1749379A">
            <w:r>
              <w:rPr>
                <w:rFonts w:cs="CordiaUPC"/>
              </w:rPr>
              <w:t>internalCompany</w:t>
            </w:r>
          </w:p>
        </w:tc>
        <w:tc>
          <w:tcPr>
            <w:tcW w:w="1079" w:type="pct"/>
          </w:tcPr>
          <w:p w:rsidR="000A1D97" w:rsidP="000A1D97" w:rsidRDefault="000A1D97" w14:paraId="6484160C" w14:textId="6EE6D5D3">
            <w:r>
              <w:rPr>
                <w:rFonts w:cs="CordiaUPC"/>
              </w:rPr>
              <w:t>Drop Down List</w:t>
            </w:r>
          </w:p>
        </w:tc>
        <w:tc>
          <w:tcPr>
            <w:tcW w:w="3073" w:type="pct"/>
          </w:tcPr>
          <w:p w:rsidR="000A1D97" w:rsidP="000A1D97" w:rsidRDefault="000A1D97" w14:paraId="28A5F96A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Label </w:t>
            </w:r>
            <w:r>
              <w:rPr>
                <w:rFonts w:hint="cs" w:cs="CordiaUPC"/>
                <w:cs/>
              </w:rPr>
              <w:t xml:space="preserve">:  </w:t>
            </w:r>
            <w:r>
              <w:rPr>
                <w:rFonts w:hint="cs" w:cs="CordiaUPC"/>
                <w:color w:val="FF0000"/>
                <w:cs/>
              </w:rPr>
              <w:t>*</w:t>
            </w:r>
            <w:r>
              <w:rPr>
                <w:rFonts w:cs="CordiaUPC"/>
                <w:color w:val="FF0000"/>
              </w:rPr>
              <w:t>Internal Company</w:t>
            </w:r>
          </w:p>
          <w:p w:rsidR="000A1D97" w:rsidP="000A1D97" w:rsidRDefault="000A1D97" w14:paraId="3A4EABFE" w14:textId="025E116E">
            <w:r>
              <w:t xml:space="preserve">List of Value </w:t>
            </w:r>
            <w:r>
              <w:rPr>
                <w:rFonts w:hint="cs" w:cs="CordiaUPC"/>
                <w:cs/>
              </w:rPr>
              <w:t xml:space="preserve">: </w:t>
            </w:r>
            <w:r>
              <w:rPr>
                <w:cs/>
              </w:rPr>
              <w:t>ดึงข้อมูลจาก</w:t>
            </w:r>
            <w:r>
              <w:t xml:space="preserve">DB </w:t>
            </w:r>
            <w:r>
              <w:rPr>
                <w:cs/>
              </w:rPr>
              <w:t>ที่</w:t>
            </w:r>
            <w:r>
              <w:t xml:space="preserve"> Table</w:t>
            </w:r>
            <w:r>
              <w:rPr>
                <w:cs/>
              </w:rPr>
              <w:t xml:space="preserve"> </w:t>
            </w:r>
            <w:r>
              <w:t>FLW_CFG_LOV</w:t>
            </w:r>
            <w:r>
              <w:rPr>
                <w:rFonts w:hint="cs" w:cs="CordiaUPC"/>
                <w:cs/>
              </w:rPr>
              <w:t xml:space="preserve"> </w:t>
            </w:r>
            <w:r>
              <w:rPr>
                <w:cs/>
              </w:rPr>
              <w:t xml:space="preserve">โดย </w:t>
            </w:r>
            <w:r>
              <w:t>group_type</w:t>
            </w:r>
            <w:r>
              <w:rPr>
                <w:cs/>
              </w:rPr>
              <w:t xml:space="preserve"> </w:t>
            </w:r>
            <w:r>
              <w:rPr>
                <w:rFonts w:hint="cs" w:cs="CordiaUPC"/>
                <w:cs/>
              </w:rPr>
              <w:t>= ‘</w:t>
            </w:r>
            <w:r>
              <w:rPr>
                <w:rFonts w:cs="CordiaUPC"/>
              </w:rPr>
              <w:t>Internal Company</w:t>
            </w:r>
            <w:r>
              <w:rPr>
                <w:rFonts w:hint="cs" w:cs="CordiaUPC"/>
                <w:cs/>
              </w:rPr>
              <w:t>’</w:t>
            </w:r>
          </w:p>
        </w:tc>
      </w:tr>
      <w:tr w:rsidRPr="008979A8" w:rsidR="000A1D97" w:rsidTr="0094547E" w14:paraId="7E3DE452" w14:textId="77777777">
        <w:trPr>
          <w:trHeight w:val="111"/>
        </w:trPr>
        <w:tc>
          <w:tcPr>
            <w:tcW w:w="848" w:type="pct"/>
          </w:tcPr>
          <w:p w:rsidR="000A1D97" w:rsidP="000A1D97" w:rsidRDefault="000A1D97" w14:paraId="7A75248B" w14:textId="6DCF6C18">
            <w:r>
              <w:t>shareAmount</w:t>
            </w:r>
          </w:p>
        </w:tc>
        <w:tc>
          <w:tcPr>
            <w:tcW w:w="1079" w:type="pct"/>
          </w:tcPr>
          <w:p w:rsidR="000A1D97" w:rsidP="000A1D97" w:rsidRDefault="000A1D97" w14:paraId="7B07DDC1" w14:textId="4972CB55">
            <w:r>
              <w:rPr>
                <w:rFonts w:cs="CordiaUPC"/>
              </w:rPr>
              <w:t>Text Box</w:t>
            </w:r>
          </w:p>
        </w:tc>
        <w:tc>
          <w:tcPr>
            <w:tcW w:w="3073" w:type="pct"/>
          </w:tcPr>
          <w:p w:rsidR="000A1D97" w:rsidP="000A1D97" w:rsidRDefault="000A1D97" w14:paraId="53EF5AF6" w14:textId="619979E4">
            <w:pPr>
              <w:rPr>
                <w:color w:val="FF0000"/>
              </w:rPr>
            </w:pPr>
            <w:r>
              <w:t xml:space="preserve">Label </w:t>
            </w:r>
            <w:r>
              <w:rPr>
                <w:rFonts w:hint="cs" w:cs="CordiaUPC"/>
                <w:cs/>
              </w:rPr>
              <w:t xml:space="preserve">: </w:t>
            </w:r>
            <w:r>
              <w:rPr>
                <w:rFonts w:hint="cs" w:cs="CordiaUPC"/>
                <w:color w:val="FF0000"/>
                <w:cs/>
              </w:rPr>
              <w:t>*</w:t>
            </w:r>
            <w:r>
              <w:rPr>
                <w:color w:val="FF0000"/>
              </w:rPr>
              <w:t xml:space="preserve">Share </w:t>
            </w:r>
            <w:r>
              <w:rPr>
                <w:rFonts w:hint="cs" w:cs="CordiaUPC"/>
                <w:color w:val="FF0000"/>
                <w:cs/>
              </w:rPr>
              <w:t xml:space="preserve">: </w:t>
            </w:r>
            <w:r>
              <w:rPr>
                <w:rFonts w:hint="cs" w:cs="CordiaUPC"/>
                <w:cs/>
              </w:rPr>
              <w:t>…</w:t>
            </w:r>
            <w:r>
              <w:t>Value</w:t>
            </w:r>
            <w:r>
              <w:rPr>
                <w:rFonts w:hint="cs" w:cs="CordiaUPC"/>
                <w:cs/>
              </w:rPr>
              <w:t>… …</w:t>
            </w:r>
            <w:r>
              <w:t>Unit</w:t>
            </w:r>
            <w:r>
              <w:rPr>
                <w:rFonts w:hint="cs" w:cs="CordiaUPC"/>
                <w:cs/>
              </w:rPr>
              <w:t>…</w:t>
            </w:r>
          </w:p>
          <w:p w:rsidR="000A1D97" w:rsidP="000A1D97" w:rsidRDefault="000A1D97" w14:paraId="20817C77" w14:textId="77777777">
            <w:r>
              <w:t>Max</w:t>
            </w:r>
            <w:r>
              <w:rPr>
                <w:rFonts w:hint="cs" w:cs="CordiaUPC"/>
                <w:cs/>
              </w:rPr>
              <w:t xml:space="preserve"> </w:t>
            </w:r>
            <w:r>
              <w:t>Length</w:t>
            </w:r>
            <w:r>
              <w:rPr>
                <w:rFonts w:hint="cs" w:cs="CordiaUPC"/>
                <w:cs/>
              </w:rPr>
              <w:t xml:space="preserve"> : </w:t>
            </w:r>
            <w:r>
              <w:t>5</w:t>
            </w:r>
            <w:r>
              <w:rPr>
                <w:rFonts w:hint="cs" w:cs="CordiaUPC"/>
                <w:cs/>
              </w:rPr>
              <w:t xml:space="preserve"> </w:t>
            </w:r>
            <w:r>
              <w:rPr>
                <w:cs/>
              </w:rPr>
              <w:t>ตัวอักษร</w:t>
            </w:r>
          </w:p>
          <w:p w:rsidR="000A1D97" w:rsidP="000A1D97" w:rsidRDefault="000A1D97" w14:paraId="77D33FA7" w14:textId="2290A6B1">
            <w:r>
              <w:rPr>
                <w:cs/>
              </w:rPr>
              <w:t xml:space="preserve">หมายเหตุ </w:t>
            </w:r>
            <w:r>
              <w:rPr>
                <w:rFonts w:hint="cs" w:cs="CordiaUPC"/>
                <w:cs/>
              </w:rPr>
              <w:t xml:space="preserve">: </w:t>
            </w:r>
            <w:r>
              <w:rPr>
                <w:cs/>
              </w:rPr>
              <w:t>ใส่ได้เฉพาะตัวเลขและจุดทศนิยมเท่านั้น</w:t>
            </w:r>
          </w:p>
        </w:tc>
      </w:tr>
      <w:tr w:rsidRPr="008979A8" w:rsidR="000A1D97" w:rsidTr="0094547E" w14:paraId="346D6F8C" w14:textId="77777777">
        <w:trPr>
          <w:trHeight w:val="111"/>
        </w:trPr>
        <w:tc>
          <w:tcPr>
            <w:tcW w:w="848" w:type="pct"/>
          </w:tcPr>
          <w:p w:rsidR="000A1D97" w:rsidP="000A1D97" w:rsidRDefault="000A1D97" w14:paraId="276D2B55" w14:textId="22579664">
            <w:r>
              <w:t>shareAmountUnit</w:t>
            </w:r>
          </w:p>
        </w:tc>
        <w:tc>
          <w:tcPr>
            <w:tcW w:w="1079" w:type="pct"/>
          </w:tcPr>
          <w:p w:rsidR="000A1D97" w:rsidP="000A1D97" w:rsidRDefault="000A1D97" w14:paraId="22241401" w14:textId="153135C0">
            <w:r>
              <w:rPr>
                <w:rFonts w:cs="CordiaUPC"/>
              </w:rPr>
              <w:t>Drop Down List</w:t>
            </w:r>
          </w:p>
        </w:tc>
        <w:tc>
          <w:tcPr>
            <w:tcW w:w="3073" w:type="pct"/>
          </w:tcPr>
          <w:p w:rsidR="000A1D97" w:rsidP="000A1D97" w:rsidRDefault="000A1D97" w14:paraId="1BE7BBCD" w14:textId="77777777">
            <w:r>
              <w:rPr>
                <w:cs/>
              </w:rPr>
              <w:t xml:space="preserve">อยู่บรรทัดเดียวกันกับ </w:t>
            </w:r>
            <w:r>
              <w:t>shareAmount</w:t>
            </w:r>
          </w:p>
          <w:p w:rsidR="000A1D97" w:rsidP="000A1D97" w:rsidRDefault="000A1D97" w14:paraId="5D201FB6" w14:textId="241C7207">
            <w:r>
              <w:t xml:space="preserve">List of Value </w:t>
            </w:r>
            <w:r>
              <w:rPr>
                <w:rFonts w:hint="cs" w:cs="CordiaUPC"/>
                <w:cs/>
              </w:rPr>
              <w:t xml:space="preserve">: </w:t>
            </w:r>
            <w:r>
              <w:rPr>
                <w:cs/>
              </w:rPr>
              <w:t>ดึงข้อมูลจาก</w:t>
            </w:r>
            <w:r>
              <w:t xml:space="preserve">DB </w:t>
            </w:r>
            <w:r>
              <w:rPr>
                <w:cs/>
              </w:rPr>
              <w:t>ที่</w:t>
            </w:r>
            <w:r>
              <w:t xml:space="preserve"> Table</w:t>
            </w:r>
            <w:r>
              <w:rPr>
                <w:cs/>
              </w:rPr>
              <w:t xml:space="preserve"> </w:t>
            </w:r>
            <w:r>
              <w:t>FLW_CFG_LOV</w:t>
            </w:r>
            <w:r>
              <w:rPr>
                <w:rFonts w:hint="cs" w:cs="CordiaUPC"/>
                <w:cs/>
              </w:rPr>
              <w:t xml:space="preserve"> </w:t>
            </w:r>
            <w:r>
              <w:rPr>
                <w:cs/>
              </w:rPr>
              <w:t xml:space="preserve">โดย </w:t>
            </w:r>
            <w:r>
              <w:t>group_type</w:t>
            </w:r>
            <w:r>
              <w:rPr>
                <w:cs/>
              </w:rPr>
              <w:t xml:space="preserve"> </w:t>
            </w:r>
            <w:r>
              <w:rPr>
                <w:rFonts w:hint="cs" w:cs="CordiaUPC"/>
                <w:cs/>
              </w:rPr>
              <w:t>= ‘</w:t>
            </w:r>
            <w:r>
              <w:rPr>
                <w:rFonts w:cs="CordiaUPC"/>
              </w:rPr>
              <w:t>Share Amount Unit</w:t>
            </w:r>
            <w:r>
              <w:rPr>
                <w:rFonts w:hint="cs" w:cs="CordiaUPC"/>
                <w:cs/>
              </w:rPr>
              <w:t xml:space="preserve">’ และ </w:t>
            </w:r>
            <w:r>
              <w:rPr>
                <w:rFonts w:cs="CordiaUPC"/>
              </w:rPr>
              <w:t xml:space="preserve">lov_type </w:t>
            </w:r>
            <w:r>
              <w:rPr>
                <w:rFonts w:hint="cs" w:cs="CordiaUPC"/>
                <w:cs/>
              </w:rPr>
              <w:t>= ‘</w:t>
            </w:r>
            <w:r>
              <w:rPr>
                <w:rFonts w:cs="CordiaUPC"/>
              </w:rPr>
              <w:t>Percentage</w:t>
            </w:r>
            <w:r>
              <w:rPr>
                <w:rFonts w:hint="cs" w:cs="CordiaUPC"/>
                <w:cs/>
              </w:rPr>
              <w:t>’</w:t>
            </w:r>
          </w:p>
        </w:tc>
      </w:tr>
      <w:tr w:rsidRPr="008979A8" w:rsidR="000A1D97" w:rsidTr="0094547E" w14:paraId="1B2001B6" w14:textId="77777777">
        <w:trPr>
          <w:trHeight w:val="111"/>
        </w:trPr>
        <w:tc>
          <w:tcPr>
            <w:tcW w:w="848" w:type="pct"/>
          </w:tcPr>
          <w:p w:rsidR="000A1D97" w:rsidP="000A1D97" w:rsidRDefault="000A1D97" w14:paraId="655D0CF2" w14:textId="724F461D">
            <w:r>
              <w:rPr>
                <w:rFonts w:hint="cs" w:cs="CordiaUPC"/>
                <w:cs/>
              </w:rPr>
              <w:t xml:space="preserve">ปุ่ม </w:t>
            </w:r>
            <w:r>
              <w:rPr>
                <w:rFonts w:cs="CordiaUPC"/>
              </w:rPr>
              <w:t>Add</w:t>
            </w:r>
          </w:p>
        </w:tc>
        <w:tc>
          <w:tcPr>
            <w:tcW w:w="1079" w:type="pct"/>
          </w:tcPr>
          <w:p w:rsidR="000A1D97" w:rsidP="000A1D97" w:rsidRDefault="000A1D97" w14:paraId="3DC69DDE" w14:textId="6641C2FD">
            <w:r>
              <w:rPr>
                <w:rFonts w:cs="CordiaUPC"/>
              </w:rPr>
              <w:t>Button</w:t>
            </w:r>
          </w:p>
        </w:tc>
        <w:tc>
          <w:tcPr>
            <w:tcW w:w="3073" w:type="pct"/>
          </w:tcPr>
          <w:p w:rsidR="000A1D97" w:rsidP="000A1D97" w:rsidRDefault="000A1D97" w14:paraId="03E258E1" w14:textId="77777777">
            <w:pPr>
              <w:pStyle w:val="HeaderTable"/>
              <w:spacing w:line="276" w:lineRule="auto"/>
              <w:rPr>
                <w:b w:val="0"/>
                <w:bCs/>
                <w:lang w:bidi="th-TH"/>
              </w:rPr>
            </w:pPr>
            <w:r>
              <w:rPr>
                <w:b w:val="0"/>
                <w:bCs/>
                <w:lang w:bidi="th-TH"/>
              </w:rPr>
              <w:t xml:space="preserve">Visible </w:t>
            </w:r>
            <w:r>
              <w:rPr>
                <w:rFonts w:hint="cs"/>
                <w:cs/>
                <w:lang w:bidi="th-TH"/>
              </w:rPr>
              <w:t>เมื่อมี</w:t>
            </w:r>
            <w:r>
              <w:rPr>
                <w:rFonts w:hint="cs"/>
                <w:b w:val="0"/>
                <w:bCs/>
                <w:cs/>
                <w:lang w:bidi="th-TH"/>
              </w:rPr>
              <w:t xml:space="preserve"> </w:t>
            </w:r>
            <w:r>
              <w:rPr>
                <w:b w:val="0"/>
                <w:bCs/>
                <w:lang w:bidi="th-TH"/>
              </w:rPr>
              <w:t xml:space="preserve">Event </w:t>
            </w:r>
            <w:r>
              <w:rPr>
                <w:rFonts w:hint="cs"/>
                <w:cs/>
                <w:lang w:bidi="th-TH"/>
              </w:rPr>
              <w:t>มาจาก</w:t>
            </w:r>
            <w:r>
              <w:rPr>
                <w:rFonts w:hint="cs"/>
                <w:b w:val="0"/>
                <w:bCs/>
                <w:cs/>
                <w:lang w:bidi="th-TH"/>
              </w:rPr>
              <w:t xml:space="preserve"> </w:t>
            </w:r>
            <w:r>
              <w:rPr>
                <w:b w:val="0"/>
                <w:bCs/>
                <w:lang w:bidi="th-TH"/>
              </w:rPr>
              <w:t>Table Section</w:t>
            </w:r>
            <w:r>
              <w:rPr>
                <w:rFonts w:hint="cs"/>
                <w:b w:val="0"/>
                <w:bCs/>
                <w:cs/>
                <w:lang w:bidi="th-TH"/>
              </w:rPr>
              <w:t xml:space="preserve"> </w:t>
            </w:r>
            <w:r>
              <w:rPr>
                <w:rFonts w:hint="cs"/>
                <w:cs/>
                <w:lang w:bidi="th-TH"/>
              </w:rPr>
              <w:t>เป็น</w:t>
            </w:r>
            <w:r>
              <w:rPr>
                <w:rFonts w:hint="cs"/>
                <w:b w:val="0"/>
                <w:bCs/>
                <w:cs/>
                <w:lang w:bidi="th-TH"/>
              </w:rPr>
              <w:t xml:space="preserve"> “</w:t>
            </w:r>
            <w:r>
              <w:rPr>
                <w:b w:val="0"/>
                <w:bCs/>
                <w:lang w:bidi="th-TH"/>
              </w:rPr>
              <w:t>Add</w:t>
            </w:r>
            <w:r>
              <w:rPr>
                <w:rFonts w:hint="cs"/>
                <w:b w:val="0"/>
                <w:bCs/>
                <w:cs/>
                <w:lang w:bidi="th-TH"/>
              </w:rPr>
              <w:t>”</w:t>
            </w:r>
          </w:p>
          <w:p w:rsidR="000A1D97" w:rsidP="000A1D97" w:rsidRDefault="000A1D97" w14:paraId="1D78519C" w14:textId="77777777">
            <w:pPr>
              <w:spacing w:before="240" w:after="0"/>
            </w:pPr>
            <w:r>
              <w:rPr>
                <w:cs/>
              </w:rPr>
              <w:t>เมื่อกดปุ่ม</w:t>
            </w:r>
          </w:p>
          <w:p w:rsidR="000A1D97" w:rsidP="000A1D97" w:rsidRDefault="000A1D97" w14:paraId="2BDF850C" w14:textId="77777777">
            <w:pPr>
              <w:pStyle w:val="ListParagraph"/>
              <w:numPr>
                <w:ilvl w:val="0"/>
                <w:numId w:val="343"/>
              </w:numPr>
              <w:spacing w:after="0" w:line="256" w:lineRule="auto"/>
              <w:rPr>
                <w:rFonts w:cs="CordiaUPC"/>
              </w:rPr>
            </w:pPr>
            <w:r>
              <w:rPr>
                <w:rFonts w:hint="cs" w:cs="CordiaUPC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Validate </w:t>
            </w:r>
            <w:r>
              <w:rPr>
                <w:rFonts w:hint="cs" w:cs="CordiaUPC"/>
                <w:cs/>
              </w:rPr>
              <w:t>ข้อมูลในหน้าจอ</w:t>
            </w:r>
          </w:p>
          <w:p w:rsidR="000A1D97" w:rsidP="000A1D97" w:rsidRDefault="000A1D97" w14:paraId="38FFD9C1" w14:textId="77777777">
            <w:pPr>
              <w:pStyle w:val="ListParagraph"/>
              <w:numPr>
                <w:ilvl w:val="0"/>
                <w:numId w:val="343"/>
              </w:numPr>
              <w:spacing w:after="0" w:line="256" w:lineRule="auto"/>
            </w:pPr>
            <w:r>
              <w:rPr>
                <w:rFonts w:hint="cs" w:cs="CordiaUPC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Add </w:t>
            </w:r>
            <w:r>
              <w:rPr>
                <w:rFonts w:hint="cs" w:cs="CordiaUPC"/>
                <w:cs/>
              </w:rPr>
              <w:t xml:space="preserve">ข้อมูลลงในส่วนของ </w:t>
            </w:r>
            <w:r>
              <w:rPr>
                <w:rFonts w:cs="CordiaUPC"/>
              </w:rPr>
              <w:t>Table Section</w:t>
            </w:r>
          </w:p>
          <w:p w:rsidR="000A1D97" w:rsidP="000A1D97" w:rsidRDefault="000A1D97" w14:paraId="07A33474" w14:textId="4A518406">
            <w:r>
              <w:rPr>
                <w:rFonts w:hint="cs" w:cs="CordiaUPC"/>
                <w:cs/>
              </w:rPr>
              <w:t xml:space="preserve">ให้ทำการเคลียร์ค่า และ </w:t>
            </w:r>
            <w:r>
              <w:rPr>
                <w:rFonts w:cs="CordiaUPC"/>
              </w:rPr>
              <w:t>Invisible</w:t>
            </w:r>
            <w:r>
              <w:rPr>
                <w:rFonts w:cs="CordiaUPC"/>
                <w:szCs w:val="36"/>
              </w:rPr>
              <w:t xml:space="preserve"> Detail Section</w:t>
            </w:r>
          </w:p>
        </w:tc>
      </w:tr>
      <w:tr w:rsidRPr="008979A8" w:rsidR="000A1D97" w:rsidTr="0094547E" w14:paraId="4178868B" w14:textId="77777777">
        <w:trPr>
          <w:trHeight w:val="111"/>
        </w:trPr>
        <w:tc>
          <w:tcPr>
            <w:tcW w:w="848" w:type="pct"/>
          </w:tcPr>
          <w:p w:rsidR="000A1D97" w:rsidP="000A1D97" w:rsidRDefault="000A1D97" w14:paraId="35EE661B" w14:textId="3442BBE3">
            <w:r>
              <w:rPr>
                <w:rFonts w:hint="cs" w:cs="CordiaUPC"/>
                <w:cs/>
              </w:rPr>
              <w:t xml:space="preserve">ปุ่ม </w:t>
            </w:r>
            <w:r>
              <w:rPr>
                <w:rFonts w:cs="CordiaUPC"/>
              </w:rPr>
              <w:t>Update</w:t>
            </w:r>
          </w:p>
        </w:tc>
        <w:tc>
          <w:tcPr>
            <w:tcW w:w="1079" w:type="pct"/>
          </w:tcPr>
          <w:p w:rsidR="000A1D97" w:rsidP="000A1D97" w:rsidRDefault="000A1D97" w14:paraId="15CFDC1F" w14:textId="7F2EC7E8">
            <w:r>
              <w:rPr>
                <w:rFonts w:cs="CordiaUPC"/>
              </w:rPr>
              <w:t>Button</w:t>
            </w:r>
          </w:p>
        </w:tc>
        <w:tc>
          <w:tcPr>
            <w:tcW w:w="3073" w:type="pct"/>
          </w:tcPr>
          <w:p w:rsidR="000A1D97" w:rsidP="000A1D97" w:rsidRDefault="000A1D97" w14:paraId="40B80452" w14:textId="77777777">
            <w:pPr>
              <w:pStyle w:val="HeaderTable"/>
              <w:spacing w:line="360" w:lineRule="auto"/>
              <w:rPr>
                <w:b w:val="0"/>
                <w:bCs/>
                <w:lang w:bidi="th-TH"/>
              </w:rPr>
            </w:pPr>
            <w:r>
              <w:rPr>
                <w:b w:val="0"/>
                <w:bCs/>
                <w:lang w:bidi="th-TH"/>
              </w:rPr>
              <w:t xml:space="preserve">Visible </w:t>
            </w:r>
            <w:r>
              <w:rPr>
                <w:rFonts w:hint="cs"/>
                <w:cs/>
                <w:lang w:bidi="th-TH"/>
              </w:rPr>
              <w:t>เมื่อมี</w:t>
            </w:r>
            <w:r>
              <w:rPr>
                <w:rFonts w:hint="cs"/>
                <w:b w:val="0"/>
                <w:bCs/>
                <w:cs/>
                <w:lang w:bidi="th-TH"/>
              </w:rPr>
              <w:t xml:space="preserve"> </w:t>
            </w:r>
            <w:r>
              <w:rPr>
                <w:b w:val="0"/>
                <w:bCs/>
                <w:lang w:bidi="th-TH"/>
              </w:rPr>
              <w:t xml:space="preserve">Event </w:t>
            </w:r>
            <w:r>
              <w:rPr>
                <w:rFonts w:hint="cs"/>
                <w:cs/>
                <w:lang w:bidi="th-TH"/>
              </w:rPr>
              <w:t>มาจาก</w:t>
            </w:r>
            <w:r>
              <w:rPr>
                <w:rFonts w:hint="cs"/>
                <w:b w:val="0"/>
                <w:bCs/>
                <w:cs/>
                <w:lang w:bidi="th-TH"/>
              </w:rPr>
              <w:t xml:space="preserve"> </w:t>
            </w:r>
            <w:r>
              <w:rPr>
                <w:b w:val="0"/>
                <w:bCs/>
                <w:lang w:bidi="th-TH"/>
              </w:rPr>
              <w:t>Table</w:t>
            </w:r>
            <w:r>
              <w:rPr>
                <w:rFonts w:hint="cs"/>
                <w:b w:val="0"/>
                <w:bCs/>
                <w:cs/>
                <w:lang w:bidi="th-TH"/>
              </w:rPr>
              <w:t xml:space="preserve"> </w:t>
            </w:r>
            <w:r>
              <w:rPr>
                <w:b w:val="0"/>
                <w:bCs/>
                <w:lang w:bidi="th-TH"/>
              </w:rPr>
              <w:t>Section</w:t>
            </w:r>
            <w:r>
              <w:rPr>
                <w:rFonts w:hint="cs"/>
                <w:b w:val="0"/>
                <w:bCs/>
                <w:cs/>
                <w:lang w:bidi="th-TH"/>
              </w:rPr>
              <w:t xml:space="preserve"> </w:t>
            </w:r>
            <w:r>
              <w:rPr>
                <w:rFonts w:hint="cs"/>
                <w:cs/>
                <w:lang w:bidi="th-TH"/>
              </w:rPr>
              <w:t>เป็น</w:t>
            </w:r>
            <w:r>
              <w:rPr>
                <w:rFonts w:hint="cs"/>
                <w:b w:val="0"/>
                <w:bCs/>
                <w:cs/>
                <w:lang w:bidi="th-TH"/>
              </w:rPr>
              <w:t xml:space="preserve"> “</w:t>
            </w:r>
            <w:r>
              <w:rPr>
                <w:b w:val="0"/>
                <w:bCs/>
                <w:lang w:bidi="th-TH"/>
              </w:rPr>
              <w:t>Edit</w:t>
            </w:r>
            <w:r>
              <w:rPr>
                <w:rFonts w:hint="cs"/>
                <w:b w:val="0"/>
                <w:bCs/>
                <w:cs/>
                <w:lang w:bidi="th-TH"/>
              </w:rPr>
              <w:t>”</w:t>
            </w:r>
          </w:p>
          <w:p w:rsidR="000A1D97" w:rsidP="000A1D97" w:rsidRDefault="000A1D97" w14:paraId="6E8A8D23" w14:textId="77777777">
            <w:pPr>
              <w:pStyle w:val="HeaderTable"/>
              <w:spacing w:line="276" w:lineRule="auto"/>
              <w:rPr>
                <w:lang w:bidi="th-TH"/>
              </w:rPr>
            </w:pPr>
            <w:r>
              <w:rPr>
                <w:rFonts w:hint="cs"/>
                <w:cs/>
                <w:lang w:bidi="th-TH"/>
              </w:rPr>
              <w:t>เมื่อกดปุ่ม</w:t>
            </w:r>
          </w:p>
          <w:p w:rsidR="000A1D97" w:rsidP="000A1D97" w:rsidRDefault="000A1D97" w14:paraId="54555F44" w14:textId="77777777">
            <w:pPr>
              <w:pStyle w:val="ListParagraph"/>
              <w:numPr>
                <w:ilvl w:val="0"/>
                <w:numId w:val="344"/>
              </w:numPr>
              <w:spacing w:after="160" w:line="256" w:lineRule="auto"/>
              <w:ind w:left="1080"/>
              <w:rPr>
                <w:rFonts w:cs="CordiaUPC"/>
              </w:rPr>
            </w:pPr>
            <w:r>
              <w:rPr>
                <w:rFonts w:hint="cs" w:cs="CordiaUPC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Validate </w:t>
            </w:r>
            <w:r>
              <w:rPr>
                <w:rFonts w:hint="cs" w:cs="CordiaUPC"/>
                <w:cs/>
              </w:rPr>
              <w:t>ข้อมูลในหน้าจอ</w:t>
            </w:r>
          </w:p>
          <w:p w:rsidR="000A1D97" w:rsidP="000A1D97" w:rsidRDefault="000A1D97" w14:paraId="6A348EBD" w14:textId="77777777">
            <w:pPr>
              <w:pStyle w:val="ListParagraph"/>
              <w:numPr>
                <w:ilvl w:val="0"/>
                <w:numId w:val="344"/>
              </w:numPr>
              <w:spacing w:after="160" w:line="256" w:lineRule="auto"/>
              <w:ind w:left="1080"/>
            </w:pPr>
            <w:r>
              <w:rPr>
                <w:rFonts w:hint="cs" w:cs="CordiaUPC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Update </w:t>
            </w:r>
            <w:r>
              <w:rPr>
                <w:rFonts w:hint="cs" w:cs="CordiaUPC"/>
                <w:cs/>
              </w:rPr>
              <w:t xml:space="preserve">ข้อมูลลงในส่วนของ </w:t>
            </w:r>
            <w:r>
              <w:rPr>
                <w:rFonts w:cs="CordiaUPC"/>
              </w:rPr>
              <w:t xml:space="preserve">Table Section </w:t>
            </w:r>
          </w:p>
          <w:p w:rsidR="000A1D97" w:rsidP="000A1D97" w:rsidRDefault="000A1D97" w14:paraId="623C6195" w14:textId="7D54DD18">
            <w:pPr>
              <w:pStyle w:val="ListParagraph"/>
              <w:numPr>
                <w:ilvl w:val="0"/>
                <w:numId w:val="344"/>
              </w:numPr>
            </w:pPr>
            <w:r w:rsidRPr="00701F5E">
              <w:rPr>
                <w:rFonts w:cs="CordiaUPC"/>
                <w:cs/>
              </w:rPr>
              <w:t xml:space="preserve">ให้ทำการเคลียร์ค่า และ </w:t>
            </w:r>
            <w:r w:rsidRPr="00701F5E">
              <w:rPr>
                <w:rFonts w:cs="CordiaUPC"/>
              </w:rPr>
              <w:t>Invisible</w:t>
            </w:r>
            <w:r w:rsidRPr="00701F5E">
              <w:rPr>
                <w:rFonts w:cs="CordiaUPC"/>
                <w:szCs w:val="36"/>
              </w:rPr>
              <w:t xml:space="preserve"> Detail Section</w:t>
            </w:r>
          </w:p>
        </w:tc>
      </w:tr>
      <w:tr w:rsidRPr="008979A8" w:rsidR="000A1D97" w:rsidTr="0094547E" w14:paraId="31D7F798" w14:textId="77777777">
        <w:trPr>
          <w:trHeight w:val="111"/>
        </w:trPr>
        <w:tc>
          <w:tcPr>
            <w:tcW w:w="848" w:type="pct"/>
          </w:tcPr>
          <w:p w:rsidR="000A1D97" w:rsidP="000A1D97" w:rsidRDefault="000A1D97" w14:paraId="723FB218" w14:textId="3BB2EC43">
            <w:r>
              <w:rPr>
                <w:rFonts w:hint="cs" w:cs="CordiaUPC"/>
                <w:cs/>
              </w:rPr>
              <w:t xml:space="preserve">ปุ่ม </w:t>
            </w:r>
            <w:r>
              <w:rPr>
                <w:rFonts w:cs="CordiaUPC"/>
              </w:rPr>
              <w:t>Cancel</w:t>
            </w:r>
          </w:p>
        </w:tc>
        <w:tc>
          <w:tcPr>
            <w:tcW w:w="1079" w:type="pct"/>
          </w:tcPr>
          <w:p w:rsidR="000A1D97" w:rsidP="000A1D97" w:rsidRDefault="000A1D97" w14:paraId="10A0300B" w14:textId="5A1E9AA2">
            <w:r>
              <w:rPr>
                <w:rFonts w:cs="CordiaUPC"/>
              </w:rPr>
              <w:t>Button</w:t>
            </w:r>
          </w:p>
        </w:tc>
        <w:tc>
          <w:tcPr>
            <w:tcW w:w="3073" w:type="pct"/>
          </w:tcPr>
          <w:p w:rsidR="000A1D97" w:rsidP="000A1D97" w:rsidRDefault="000A1D97" w14:paraId="6C5FCA12" w14:textId="631F1FF3">
            <w:r>
              <w:rPr>
                <w:cs/>
              </w:rPr>
              <w:t xml:space="preserve">ให้ทำการเคลียร์ค่าใน </w:t>
            </w:r>
            <w:r>
              <w:t>Detail Section</w:t>
            </w:r>
            <w:r>
              <w:rPr>
                <w:cs/>
              </w:rPr>
              <w:t xml:space="preserve"> และทำการ </w:t>
            </w:r>
            <w:r>
              <w:t>Invisible Detail Section</w:t>
            </w:r>
          </w:p>
        </w:tc>
      </w:tr>
      <w:tr w:rsidRPr="008979A8" w:rsidR="000A1D97" w:rsidTr="0094547E" w14:paraId="7D070DAE" w14:textId="77777777">
        <w:trPr>
          <w:trHeight w:val="111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0A1D97" w:rsidP="000A1D97" w:rsidRDefault="000A1D97" w14:paraId="79CB0837" w14:textId="2A08222E">
            <w:pPr>
              <w:pStyle w:val="HeaderTable"/>
            </w:pPr>
            <w:r>
              <w:t>End Internal Share Detail Section</w:t>
            </w:r>
          </w:p>
        </w:tc>
      </w:tr>
      <w:tr w:rsidRPr="008979A8" w:rsidR="000A1D97" w:rsidTr="0094547E" w14:paraId="0615FAE2" w14:textId="77777777">
        <w:trPr>
          <w:trHeight w:val="111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0A1D97" w:rsidP="000A1D97" w:rsidRDefault="000A1D97" w14:paraId="6A66D569" w14:textId="7983F2F9">
            <w:pPr>
              <w:pStyle w:val="HeaderTable"/>
              <w:rPr>
                <w:rtl/>
                <w:cs/>
              </w:rPr>
            </w:pPr>
            <w:r>
              <w:t>End Model Sharing Detail Section</w:t>
            </w:r>
          </w:p>
        </w:tc>
      </w:tr>
    </w:tbl>
    <w:p w:rsidR="003E4518" w:rsidP="002206C7" w:rsidRDefault="003E4518" w14:paraId="66B21860" w14:textId="77777777">
      <w:pPr>
        <w:pStyle w:val="Heading3"/>
        <w:numPr>
          <w:ilvl w:val="0"/>
          <w:numId w:val="51"/>
        </w:numPr>
        <w:rPr>
          <w:rFonts w:ascii="CordiaUPC" w:hAnsi="CordiaUPC" w:cs="CordiaUPC"/>
          <w:sz w:val="32"/>
          <w:szCs w:val="32"/>
        </w:rPr>
      </w:pPr>
      <w:r w:rsidRPr="008979A8">
        <w:rPr>
          <w:rFonts w:ascii="CordiaUPC" w:hAnsi="CordiaUPC" w:cs="CordiaUPC"/>
          <w:sz w:val="32"/>
          <w:szCs w:val="32"/>
        </w:rPr>
        <w:t>Script Validation</w:t>
      </w:r>
    </w:p>
    <w:tbl>
      <w:tblPr>
        <w:tblW w:w="4967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386"/>
        <w:gridCol w:w="2900"/>
        <w:gridCol w:w="3312"/>
        <w:gridCol w:w="1358"/>
      </w:tblGrid>
      <w:tr w:rsidRPr="008979A8" w:rsidR="003E4518" w:rsidTr="00470B42" w14:paraId="425B1BCD" w14:textId="77777777">
        <w:trPr>
          <w:cantSplit/>
          <w:tblHeader/>
        </w:trPr>
        <w:tc>
          <w:tcPr>
            <w:tcW w:w="774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3E4518" w:rsidP="003E4518" w:rsidRDefault="003E4518" w14:paraId="595E0B31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Error Code</w:t>
            </w:r>
          </w:p>
        </w:tc>
        <w:tc>
          <w:tcPr>
            <w:tcW w:w="1619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3E4518" w:rsidP="003E4518" w:rsidRDefault="003E4518" w14:paraId="07E03B5C" w14:textId="77777777">
            <w:pPr>
              <w:rPr>
                <w:rFonts w:cs="CordiaUPC"/>
                <w:b/>
                <w:bCs/>
              </w:rPr>
            </w:pPr>
            <w:r>
              <w:rPr>
                <w:rFonts w:cs="CordiaUPC"/>
                <w:b/>
                <w:bCs/>
              </w:rPr>
              <w:t xml:space="preserve">Error Message </w:t>
            </w:r>
          </w:p>
        </w:tc>
        <w:tc>
          <w:tcPr>
            <w:tcW w:w="1849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3E4518" w:rsidP="003E4518" w:rsidRDefault="003E4518" w14:paraId="4051E2C2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Logic</w:t>
            </w:r>
          </w:p>
        </w:tc>
        <w:tc>
          <w:tcPr>
            <w:tcW w:w="758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3E4518" w:rsidP="003E4518" w:rsidRDefault="003E4518" w14:paraId="2074F802" w14:textId="77777777">
            <w:pPr>
              <w:rPr>
                <w:rFonts w:cs="CordiaUPC"/>
                <w:b/>
                <w:bCs/>
              </w:rPr>
            </w:pPr>
            <w:r>
              <w:rPr>
                <w:rFonts w:cs="CordiaUPC"/>
                <w:b/>
                <w:bCs/>
              </w:rPr>
              <w:t>Submit Call</w:t>
            </w:r>
          </w:p>
        </w:tc>
      </w:tr>
      <w:tr w:rsidR="003E4518" w:rsidTr="00470B42" w14:paraId="6BFC18A7" w14:textId="77777777">
        <w:trPr>
          <w:trHeight w:val="1099"/>
        </w:trPr>
        <w:tc>
          <w:tcPr>
            <w:tcW w:w="774" w:type="pct"/>
          </w:tcPr>
          <w:p w:rsidRPr="00404475" w:rsidR="003E4518" w:rsidP="003E4518" w:rsidRDefault="003E4518" w14:paraId="3C464E5B" w14:textId="11E9210C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>00001</w:t>
            </w:r>
          </w:p>
        </w:tc>
        <w:tc>
          <w:tcPr>
            <w:tcW w:w="1619" w:type="pct"/>
          </w:tcPr>
          <w:p w:rsidR="003E4518" w:rsidP="003E4518" w:rsidRDefault="003E4518" w14:paraId="7038CC73" w14:textId="0503D323">
            <w:r>
              <w:t>Revenue Sharing is required</w:t>
            </w:r>
            <w:r w:rsidR="00BC6FF3">
              <w:rPr>
                <w:rFonts w:cs="CordiaUPC"/>
                <w:cs/>
              </w:rPr>
              <w:t>.</w:t>
            </w:r>
          </w:p>
        </w:tc>
        <w:tc>
          <w:tcPr>
            <w:tcW w:w="1849" w:type="pct"/>
          </w:tcPr>
          <w:p w:rsidR="003E4518" w:rsidP="003E4518" w:rsidRDefault="003E4518" w14:paraId="4E085E59" w14:textId="6BABF311">
            <w:pPr>
              <w:rPr>
                <w:rFonts w:cs="CordiaUPC"/>
                <w:cs/>
              </w:rPr>
            </w:pPr>
            <w:r>
              <w:t>revenueSharingFlag</w:t>
            </w:r>
            <w:r w:rsidRPr="002206C7">
              <w:rPr>
                <w:cs/>
              </w:rPr>
              <w:t xml:space="preserve"> จะต้องเป็น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58" w:type="pct"/>
          </w:tcPr>
          <w:p w:rsidR="003E4518" w:rsidP="003E4518" w:rsidRDefault="003E4518" w14:paraId="32185EDD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E918C2" w:rsidTr="00470B42" w14:paraId="6316FD10" w14:textId="77777777">
        <w:tc>
          <w:tcPr>
            <w:tcW w:w="774" w:type="pct"/>
          </w:tcPr>
          <w:p w:rsidRPr="005B1442" w:rsidR="00E918C2" w:rsidP="00E918C2" w:rsidRDefault="00E918C2" w14:paraId="5DBDCA7B" w14:textId="14D3440D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>
              <w:t>00001</w:t>
            </w:r>
          </w:p>
        </w:tc>
        <w:tc>
          <w:tcPr>
            <w:tcW w:w="1619" w:type="pct"/>
          </w:tcPr>
          <w:p w:rsidR="00E918C2" w:rsidP="00E918C2" w:rsidRDefault="00E918C2" w14:paraId="550DC6EB" w14:textId="07E65C3A">
            <w:r>
              <w:t>Effective Start Date</w:t>
            </w:r>
            <w:r>
              <w:rPr>
                <w:rFonts w:cs="CordiaUPC"/>
              </w:rPr>
              <w:t xml:space="preserve">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49" w:type="pct"/>
          </w:tcPr>
          <w:p w:rsidR="00E918C2" w:rsidP="00E918C2" w:rsidRDefault="00D0053B" w14:paraId="0C951757" w14:textId="27E02A0F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>revenueSharingFlag</w:t>
            </w:r>
            <w:r w:rsidRPr="00936836">
              <w:rPr>
                <w:rFonts w:hint="cs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CordiaUPC"/>
                <w:cs/>
              </w:rPr>
              <w:t>“</w:t>
            </w:r>
            <w:r>
              <w:t>Yes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>ดังนั้น</w:t>
            </w:r>
            <w:r>
              <w:rPr>
                <w:rFonts w:cs="CordiaUPC"/>
                <w:cs/>
              </w:rPr>
              <w:t xml:space="preserve"> </w:t>
            </w:r>
            <w:r w:rsidR="00E918C2">
              <w:t>effectiveStartDate</w:t>
            </w:r>
            <w:r w:rsidR="00E918C2">
              <w:rPr>
                <w:rFonts w:hint="cs" w:cs="Angsana New"/>
                <w:cs/>
              </w:rPr>
              <w:t xml:space="preserve"> จะต้องเป็น </w:t>
            </w:r>
            <w:r w:rsidR="00E918C2">
              <w:rPr>
                <w:rFonts w:cs="CordiaUPC"/>
              </w:rPr>
              <w:t>Mandatory</w:t>
            </w:r>
          </w:p>
        </w:tc>
        <w:tc>
          <w:tcPr>
            <w:tcW w:w="758" w:type="pct"/>
          </w:tcPr>
          <w:p w:rsidR="00E918C2" w:rsidP="00E918C2" w:rsidRDefault="00751D96" w14:paraId="4EAD22A5" w14:textId="0B061F33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E918C2" w:rsidTr="00470B42" w14:paraId="563E2051" w14:textId="77777777">
        <w:tc>
          <w:tcPr>
            <w:tcW w:w="774" w:type="pct"/>
          </w:tcPr>
          <w:p w:rsidRPr="005B1442" w:rsidR="00E918C2" w:rsidP="00E918C2" w:rsidRDefault="00E918C2" w14:paraId="07A24814" w14:textId="06C330F8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>
              <w:t>00001</w:t>
            </w:r>
          </w:p>
        </w:tc>
        <w:tc>
          <w:tcPr>
            <w:tcW w:w="1619" w:type="pct"/>
          </w:tcPr>
          <w:p w:rsidR="00E918C2" w:rsidP="00E918C2" w:rsidRDefault="00E918C2" w14:paraId="77B3E048" w14:textId="093A4C13">
            <w:r>
              <w:t>Effective End Date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CordiaUPC"/>
              </w:rPr>
              <w:t>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49" w:type="pct"/>
          </w:tcPr>
          <w:p w:rsidR="00E918C2" w:rsidP="00E918C2" w:rsidRDefault="00D0053B" w14:paraId="4AB03320" w14:textId="7736620B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>revenueSharingFlag</w:t>
            </w:r>
            <w:r w:rsidRPr="00936836">
              <w:rPr>
                <w:rFonts w:hint="cs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CordiaUPC"/>
                <w:cs/>
              </w:rPr>
              <w:t>“</w:t>
            </w:r>
            <w:r>
              <w:t>Yes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>ดังนั้น</w:t>
            </w:r>
            <w:r>
              <w:rPr>
                <w:rFonts w:cs="CordiaUPC"/>
                <w:cs/>
              </w:rPr>
              <w:t xml:space="preserve"> </w:t>
            </w:r>
            <w:r w:rsidR="00E918C2">
              <w:t>effectiveEndDate</w:t>
            </w:r>
            <w:r w:rsidR="00E918C2">
              <w:rPr>
                <w:rFonts w:hint="cs" w:cs="Angsana New"/>
                <w:cs/>
              </w:rPr>
              <w:t xml:space="preserve"> จะต้องเป็น </w:t>
            </w:r>
            <w:r w:rsidR="00E918C2">
              <w:rPr>
                <w:rFonts w:cs="CordiaUPC"/>
              </w:rPr>
              <w:t>Mandatory</w:t>
            </w:r>
          </w:p>
        </w:tc>
        <w:tc>
          <w:tcPr>
            <w:tcW w:w="758" w:type="pct"/>
          </w:tcPr>
          <w:p w:rsidR="00E918C2" w:rsidP="00E918C2" w:rsidRDefault="00751D96" w14:paraId="64A62DF6" w14:textId="04E797EF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E918C2" w:rsidTr="00470B42" w14:paraId="68AB70C4" w14:textId="77777777">
        <w:tc>
          <w:tcPr>
            <w:tcW w:w="774" w:type="pct"/>
          </w:tcPr>
          <w:p w:rsidRPr="005B1442" w:rsidR="00E918C2" w:rsidP="00E918C2" w:rsidRDefault="00E918C2" w14:paraId="0FA012F6" w14:textId="3C4DF8B2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>
              <w:rPr>
                <w:rFonts w:cs="CordiaUPC"/>
              </w:rPr>
              <w:t>00012</w:t>
            </w:r>
          </w:p>
        </w:tc>
        <w:tc>
          <w:tcPr>
            <w:tcW w:w="1619" w:type="pct"/>
          </w:tcPr>
          <w:p w:rsidR="00E918C2" w:rsidP="00E918C2" w:rsidRDefault="00E918C2" w14:paraId="0B040EA2" w14:textId="164A8B66">
            <w:r>
              <w:t>Effective End Date</w:t>
            </w:r>
            <w:r w:rsidRPr="00BC187A">
              <w:t xml:space="preserve"> must be later than or equal to </w:t>
            </w:r>
            <w:r>
              <w:t>Effective Start Date</w:t>
            </w:r>
          </w:p>
        </w:tc>
        <w:tc>
          <w:tcPr>
            <w:tcW w:w="1849" w:type="pct"/>
          </w:tcPr>
          <w:p w:rsidR="00E918C2" w:rsidP="00E918C2" w:rsidRDefault="00E918C2" w14:paraId="35B21739" w14:textId="44D28D83">
            <w:pPr>
              <w:rPr>
                <w:cs/>
              </w:rPr>
            </w:pPr>
            <w:r>
              <w:rPr>
                <w:rFonts w:hint="cs"/>
                <w:cs/>
              </w:rPr>
              <w:t>ถ้า</w:t>
            </w:r>
            <w:r w:rsidRPr="00BC187A">
              <w:rPr>
                <w:rFonts w:cs="Angsana New"/>
                <w:cs/>
              </w:rPr>
              <w:t xml:space="preserve"> </w:t>
            </w:r>
            <w:r>
              <w:t>effectiveEndDate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และ </w:t>
            </w:r>
            <w:r>
              <w:t>effectiveStartDate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>มีค่า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ดังนั้น </w:t>
            </w:r>
            <w:r>
              <w:t>effectiveEndDate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จะต้องเป็นวันที่ที่มาหลังหรือเท่ากับ </w:t>
            </w:r>
            <w:r>
              <w:t>effectiveStartDate</w:t>
            </w:r>
          </w:p>
        </w:tc>
        <w:tc>
          <w:tcPr>
            <w:tcW w:w="758" w:type="pct"/>
          </w:tcPr>
          <w:p w:rsidR="00E918C2" w:rsidP="00E918C2" w:rsidRDefault="00751D96" w14:paraId="0C31AC4B" w14:textId="43BC6C56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E918C2" w:rsidTr="00470B42" w14:paraId="7C8107A2" w14:textId="77777777">
        <w:tc>
          <w:tcPr>
            <w:tcW w:w="774" w:type="pct"/>
          </w:tcPr>
          <w:p w:rsidR="00E918C2" w:rsidP="00E918C2" w:rsidRDefault="00E918C2" w14:paraId="1BC8A31A" w14:textId="77EA6FC2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 w:rsidRPr="005B1442">
              <w:rPr>
                <w:rFonts w:ascii="CordiaUPC" w:hAnsi="CordiaUPC" w:cs="CordiaUPC"/>
                <w:sz w:val="28"/>
                <w:szCs w:val="28"/>
                <w:lang w:bidi="th-TH"/>
              </w:rPr>
              <w:t>00001</w:t>
            </w:r>
          </w:p>
        </w:tc>
        <w:tc>
          <w:tcPr>
            <w:tcW w:w="1619" w:type="pct"/>
          </w:tcPr>
          <w:p w:rsidR="00E918C2" w:rsidP="00E918C2" w:rsidRDefault="00E918C2" w14:paraId="7B25CE92" w14:textId="7EC78B8D">
            <w:r>
              <w:t>Sharing</w:t>
            </w:r>
            <w:r>
              <w:rPr>
                <w:rFonts w:hint="cs"/>
                <w:cs/>
              </w:rPr>
              <w:t xml:space="preserve"> </w:t>
            </w:r>
            <w:r>
              <w:t>Basis</w:t>
            </w:r>
            <w:r>
              <w:rPr>
                <w:rFonts w:hint="cs"/>
                <w:cs/>
              </w:rPr>
              <w:t xml:space="preserve"> </w:t>
            </w:r>
            <w:r>
              <w:t>is required</w:t>
            </w:r>
            <w:r>
              <w:rPr>
                <w:rFonts w:cs="CordiaUPC"/>
                <w:cs/>
              </w:rPr>
              <w:t>.</w:t>
            </w:r>
          </w:p>
        </w:tc>
        <w:tc>
          <w:tcPr>
            <w:tcW w:w="1849" w:type="pct"/>
          </w:tcPr>
          <w:p w:rsidR="00E918C2" w:rsidP="00E918C2" w:rsidRDefault="00E918C2" w14:paraId="7472A4BB" w14:textId="4C23A54C">
            <w:r>
              <w:rPr>
                <w:rFonts w:hint="cs"/>
                <w:cs/>
              </w:rPr>
              <w:t xml:space="preserve">ถ้า </w:t>
            </w:r>
            <w:r>
              <w:t>revenueSharingFlag</w:t>
            </w:r>
            <w:r w:rsidRPr="00936836">
              <w:rPr>
                <w:rFonts w:hint="cs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CordiaUPC"/>
                <w:cs/>
              </w:rPr>
              <w:t>“</w:t>
            </w:r>
            <w:r>
              <w:t>Yes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ดังนั้น </w:t>
            </w:r>
            <w:r>
              <w:t>sharingBasis</w:t>
            </w:r>
            <w:r>
              <w:rPr>
                <w:rFonts w:hint="cs"/>
                <w:cs/>
              </w:rPr>
              <w:t xml:space="preserve"> </w:t>
            </w:r>
            <w:r w:rsidRPr="002206C7">
              <w:rPr>
                <w:cs/>
              </w:rPr>
              <w:t xml:space="preserve">จะต้องเป็น </w:t>
            </w:r>
            <w:r w:rsidRPr="002206C7">
              <w:t>mandatory</w:t>
            </w:r>
          </w:p>
        </w:tc>
        <w:tc>
          <w:tcPr>
            <w:tcW w:w="758" w:type="pct"/>
          </w:tcPr>
          <w:p w:rsidR="00E918C2" w:rsidP="00E918C2" w:rsidRDefault="00E918C2" w14:paraId="6D269723" w14:textId="6B31BCB0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E918C2" w:rsidTr="00470B42" w14:paraId="2F5F53DB" w14:textId="77777777">
        <w:tc>
          <w:tcPr>
            <w:tcW w:w="774" w:type="pct"/>
          </w:tcPr>
          <w:p w:rsidR="00E918C2" w:rsidP="00E918C2" w:rsidRDefault="00E918C2" w14:paraId="7D0EBDAC" w14:textId="77CE4C46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 w:rsidRPr="005B1442">
              <w:rPr>
                <w:rFonts w:ascii="CordiaUPC" w:hAnsi="CordiaUPC" w:cs="CordiaUPC"/>
                <w:sz w:val="28"/>
                <w:szCs w:val="28"/>
                <w:lang w:bidi="th-TH"/>
              </w:rPr>
              <w:t>00001</w:t>
            </w:r>
          </w:p>
        </w:tc>
        <w:tc>
          <w:tcPr>
            <w:tcW w:w="1619" w:type="pct"/>
          </w:tcPr>
          <w:p w:rsidR="00E918C2" w:rsidP="00E918C2" w:rsidRDefault="00E918C2" w14:paraId="398F5803" w14:textId="0F2FD539">
            <w:r>
              <w:t>Model Sharing</w:t>
            </w:r>
            <w:r>
              <w:rPr>
                <w:rFonts w:hint="cs"/>
                <w:cs/>
              </w:rPr>
              <w:t xml:space="preserve"> </w:t>
            </w:r>
            <w:r>
              <w:t>is required</w:t>
            </w:r>
            <w:r>
              <w:rPr>
                <w:rFonts w:cs="CordiaUPC"/>
                <w:cs/>
              </w:rPr>
              <w:t>.</w:t>
            </w:r>
          </w:p>
        </w:tc>
        <w:tc>
          <w:tcPr>
            <w:tcW w:w="1849" w:type="pct"/>
          </w:tcPr>
          <w:p w:rsidR="00E918C2" w:rsidP="00E918C2" w:rsidRDefault="00E918C2" w14:paraId="4B302D8D" w14:textId="0DA40C14">
            <w:r>
              <w:rPr>
                <w:rFonts w:hint="cs"/>
                <w:cs/>
              </w:rPr>
              <w:t xml:space="preserve">ถ้า </w:t>
            </w:r>
            <w:r>
              <w:t>revenueSharingFlag</w:t>
            </w:r>
            <w:r w:rsidRPr="00936836">
              <w:rPr>
                <w:rFonts w:hint="cs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CordiaUPC"/>
                <w:cs/>
              </w:rPr>
              <w:t>“</w:t>
            </w:r>
            <w:r>
              <w:t>Yes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ดังนั้น </w:t>
            </w:r>
            <w:r>
              <w:t>modelSharing</w:t>
            </w:r>
            <w:r>
              <w:rPr>
                <w:rFonts w:hint="cs"/>
                <w:cs/>
              </w:rPr>
              <w:t xml:space="preserve"> </w:t>
            </w:r>
            <w:r w:rsidRPr="00936836">
              <w:rPr>
                <w:rFonts w:hint="cs"/>
                <w:cs/>
              </w:rPr>
              <w:t xml:space="preserve">จะต้องเป็น </w:t>
            </w:r>
            <w:r w:rsidRPr="00936836">
              <w:t>mandatory</w:t>
            </w:r>
          </w:p>
        </w:tc>
        <w:tc>
          <w:tcPr>
            <w:tcW w:w="758" w:type="pct"/>
          </w:tcPr>
          <w:p w:rsidR="00E918C2" w:rsidP="00E918C2" w:rsidRDefault="00E918C2" w14:paraId="1250587C" w14:textId="2F7BD05D">
            <w:pPr>
              <w:rPr>
                <w:rFonts w:cs="CordiaUPC"/>
                <w:szCs w:val="36"/>
              </w:rPr>
            </w:pPr>
            <w:r w:rsidRPr="001F4240">
              <w:rPr>
                <w:rFonts w:cs="CordiaUPC"/>
                <w:szCs w:val="36"/>
              </w:rPr>
              <w:t>Yes</w:t>
            </w:r>
          </w:p>
        </w:tc>
      </w:tr>
      <w:tr w:rsidR="00E918C2" w:rsidTr="00470B42" w14:paraId="1AE84E91" w14:textId="77777777">
        <w:tc>
          <w:tcPr>
            <w:tcW w:w="774" w:type="pct"/>
          </w:tcPr>
          <w:p w:rsidR="00E918C2" w:rsidP="00E918C2" w:rsidRDefault="00E918C2" w14:paraId="3D9B285B" w14:textId="405121B9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 w:rsidRPr="005B1442">
              <w:rPr>
                <w:rFonts w:ascii="CordiaUPC" w:hAnsi="CordiaUPC" w:cs="CordiaUPC"/>
                <w:sz w:val="28"/>
                <w:szCs w:val="28"/>
                <w:lang w:bidi="th-TH"/>
              </w:rPr>
              <w:t>00001</w:t>
            </w:r>
          </w:p>
        </w:tc>
        <w:tc>
          <w:tcPr>
            <w:tcW w:w="1619" w:type="pct"/>
          </w:tcPr>
          <w:p w:rsidR="00E918C2" w:rsidP="00E918C2" w:rsidRDefault="00E918C2" w14:paraId="0467F11F" w14:textId="751D653C">
            <w:r>
              <w:t>Portion Sharing</w:t>
            </w:r>
            <w:r>
              <w:rPr>
                <w:rFonts w:hint="cs"/>
                <w:cs/>
              </w:rPr>
              <w:t xml:space="preserve"> </w:t>
            </w:r>
            <w:r>
              <w:t>is required</w:t>
            </w:r>
            <w:r>
              <w:rPr>
                <w:rFonts w:cs="CordiaUPC"/>
                <w:cs/>
              </w:rPr>
              <w:t>.</w:t>
            </w:r>
          </w:p>
        </w:tc>
        <w:tc>
          <w:tcPr>
            <w:tcW w:w="1849" w:type="pct"/>
          </w:tcPr>
          <w:p w:rsidR="00E918C2" w:rsidP="00E918C2" w:rsidRDefault="00E918C2" w14:paraId="2299DF5F" w14:textId="09DE6D1D">
            <w:r>
              <w:rPr>
                <w:rFonts w:hint="cs"/>
                <w:cs/>
              </w:rPr>
              <w:t xml:space="preserve">ถ้า </w:t>
            </w:r>
            <w:r>
              <w:t>modelSharing</w:t>
            </w:r>
            <w:r>
              <w:rPr>
                <w:cs/>
              </w:rPr>
              <w:t xml:space="preserve"> ที่เลือกมามีค่า </w:t>
            </w:r>
            <w:r>
              <w:t xml:space="preserve">lov_val3 </w:t>
            </w:r>
            <w:r>
              <w:rPr>
                <w:cs/>
              </w:rPr>
              <w:t>ประกอบด้วย</w:t>
            </w:r>
            <w:r w:rsidRPr="002F1D56">
              <w:rPr>
                <w:rFonts w:cs="CordiaUPC"/>
                <w:cs/>
              </w:rPr>
              <w:t>“</w:t>
            </w:r>
            <w:r>
              <w:t>RevShare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ดังนั้น </w:t>
            </w:r>
            <w:r>
              <w:t>portionSharing</w:t>
            </w:r>
            <w:r>
              <w:rPr>
                <w:rFonts w:hint="cs"/>
                <w:cs/>
              </w:rPr>
              <w:t xml:space="preserve"> </w:t>
            </w:r>
            <w:r w:rsidRPr="00936836">
              <w:rPr>
                <w:rFonts w:hint="cs"/>
                <w:cs/>
              </w:rPr>
              <w:t xml:space="preserve">จะต้องเป็น </w:t>
            </w:r>
            <w:r w:rsidRPr="00936836">
              <w:t>mandatory</w:t>
            </w:r>
          </w:p>
        </w:tc>
        <w:tc>
          <w:tcPr>
            <w:tcW w:w="758" w:type="pct"/>
          </w:tcPr>
          <w:p w:rsidR="00E918C2" w:rsidP="00E918C2" w:rsidRDefault="00E918C2" w14:paraId="041B0054" w14:textId="3BF54039">
            <w:pPr>
              <w:rPr>
                <w:rFonts w:cs="CordiaUPC"/>
                <w:szCs w:val="36"/>
              </w:rPr>
            </w:pPr>
            <w:r w:rsidRPr="001F4240">
              <w:rPr>
                <w:rFonts w:cs="CordiaUPC"/>
                <w:szCs w:val="36"/>
              </w:rPr>
              <w:t>Yes</w:t>
            </w:r>
          </w:p>
        </w:tc>
      </w:tr>
      <w:tr w:rsidR="00E918C2" w:rsidTr="00470B42" w14:paraId="5C337FE1" w14:textId="77777777">
        <w:tc>
          <w:tcPr>
            <w:tcW w:w="774" w:type="pct"/>
          </w:tcPr>
          <w:p w:rsidR="00E918C2" w:rsidP="00E918C2" w:rsidRDefault="00E918C2" w14:paraId="45DC6037" w14:textId="03879FA3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 w:rsidRPr="005B1442">
              <w:rPr>
                <w:rFonts w:ascii="CordiaUPC" w:hAnsi="CordiaUPC" w:cs="CordiaUPC"/>
                <w:sz w:val="28"/>
                <w:szCs w:val="28"/>
                <w:lang w:bidi="th-TH"/>
              </w:rPr>
              <w:t>00001</w:t>
            </w:r>
          </w:p>
        </w:tc>
        <w:tc>
          <w:tcPr>
            <w:tcW w:w="1619" w:type="pct"/>
          </w:tcPr>
          <w:p w:rsidR="00E918C2" w:rsidP="00E918C2" w:rsidRDefault="00E918C2" w14:paraId="3263FCB1" w14:textId="28C3DAB7">
            <w:r>
              <w:t>Sharing Type</w:t>
            </w:r>
            <w:r>
              <w:rPr>
                <w:rFonts w:hint="cs"/>
                <w:cs/>
              </w:rPr>
              <w:t xml:space="preserve"> </w:t>
            </w:r>
            <w:r>
              <w:t>is required</w:t>
            </w:r>
            <w:r>
              <w:rPr>
                <w:rFonts w:cs="CordiaUPC"/>
                <w:cs/>
              </w:rPr>
              <w:t>.</w:t>
            </w:r>
          </w:p>
        </w:tc>
        <w:tc>
          <w:tcPr>
            <w:tcW w:w="1849" w:type="pct"/>
          </w:tcPr>
          <w:p w:rsidR="00E918C2" w:rsidP="00E918C2" w:rsidRDefault="00E918C2" w14:paraId="40E1DC8E" w14:textId="5926502D">
            <w:r>
              <w:rPr>
                <w:rFonts w:hint="cs"/>
                <w:cs/>
              </w:rPr>
              <w:t xml:space="preserve">ถ้า </w:t>
            </w:r>
            <w:r>
              <w:t>modelSharing</w:t>
            </w:r>
            <w:r>
              <w:rPr>
                <w:cs/>
              </w:rPr>
              <w:t xml:space="preserve"> ที่เลือกมามีค่า </w:t>
            </w:r>
            <w:r>
              <w:t xml:space="preserve">lov_val3 </w:t>
            </w:r>
            <w:r>
              <w:rPr>
                <w:cs/>
              </w:rPr>
              <w:t>ประกอบด้วย</w:t>
            </w:r>
            <w:r w:rsidRPr="002F1D56">
              <w:rPr>
                <w:rFonts w:cs="CordiaUPC"/>
                <w:cs/>
              </w:rPr>
              <w:t>“</w:t>
            </w:r>
            <w:r>
              <w:t>RevShare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ดังนั้น </w:t>
            </w:r>
            <w:r>
              <w:t>sharingType</w:t>
            </w:r>
            <w:r>
              <w:rPr>
                <w:rFonts w:hint="cs"/>
                <w:cs/>
              </w:rPr>
              <w:t xml:space="preserve"> </w:t>
            </w:r>
            <w:r w:rsidRPr="00936836">
              <w:rPr>
                <w:rFonts w:hint="cs"/>
                <w:cs/>
              </w:rPr>
              <w:t xml:space="preserve">จะต้องเป็น </w:t>
            </w:r>
            <w:r w:rsidRPr="00936836">
              <w:t>mandatory</w:t>
            </w:r>
          </w:p>
        </w:tc>
        <w:tc>
          <w:tcPr>
            <w:tcW w:w="758" w:type="pct"/>
          </w:tcPr>
          <w:p w:rsidR="00E918C2" w:rsidP="00E918C2" w:rsidRDefault="00E918C2" w14:paraId="33D70DA7" w14:textId="4AADACA3">
            <w:pPr>
              <w:rPr>
                <w:rFonts w:cs="CordiaUPC"/>
                <w:szCs w:val="36"/>
              </w:rPr>
            </w:pPr>
            <w:r w:rsidRPr="001F4240">
              <w:rPr>
                <w:rFonts w:cs="CordiaUPC"/>
                <w:szCs w:val="36"/>
              </w:rPr>
              <w:t>Yes</w:t>
            </w:r>
          </w:p>
        </w:tc>
      </w:tr>
      <w:tr w:rsidR="00E918C2" w:rsidTr="00470B42" w14:paraId="38B88402" w14:textId="77777777">
        <w:tc>
          <w:tcPr>
            <w:tcW w:w="774" w:type="pct"/>
          </w:tcPr>
          <w:p w:rsidRPr="005B1442" w:rsidR="00E918C2" w:rsidP="00E918C2" w:rsidRDefault="00E918C2" w14:paraId="727E7CFB" w14:textId="2FB9DCD8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 w:rsidRPr="005B1442">
              <w:rPr>
                <w:rFonts w:ascii="CordiaUPC" w:hAnsi="CordiaUPC" w:cs="CordiaUPC"/>
                <w:sz w:val="28"/>
                <w:szCs w:val="28"/>
                <w:lang w:bidi="th-TH"/>
              </w:rPr>
              <w:t>00001</w:t>
            </w:r>
          </w:p>
        </w:tc>
        <w:tc>
          <w:tcPr>
            <w:tcW w:w="1619" w:type="pct"/>
          </w:tcPr>
          <w:p w:rsidR="00E918C2" w:rsidP="00E918C2" w:rsidRDefault="00E918C2" w14:paraId="798DA410" w14:textId="5B084E3B">
            <w:r>
              <w:rPr>
                <w:rFonts w:cs="CordiaUPC"/>
                <w:szCs w:val="36"/>
              </w:rPr>
              <w:t>Internal Sharing</w:t>
            </w:r>
            <w:r>
              <w:t xml:space="preserve"> is required</w:t>
            </w:r>
            <w:r>
              <w:rPr>
                <w:rFonts w:cs="CordiaUPC"/>
                <w:cs/>
              </w:rPr>
              <w:t>.</w:t>
            </w:r>
          </w:p>
        </w:tc>
        <w:tc>
          <w:tcPr>
            <w:tcW w:w="1849" w:type="pct"/>
          </w:tcPr>
          <w:p w:rsidR="00E918C2" w:rsidP="00E918C2" w:rsidRDefault="00E918C2" w14:paraId="49DBF5D2" w14:textId="14B10C1F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>revenueSharingFlag</w:t>
            </w:r>
            <w:r w:rsidRPr="00936836">
              <w:rPr>
                <w:rFonts w:hint="cs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CordiaUPC"/>
                <w:cs/>
              </w:rPr>
              <w:t>“</w:t>
            </w:r>
            <w:r>
              <w:t>Yes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ดังนั้น </w:t>
            </w:r>
            <w:r>
              <w:rPr>
                <w:rFonts w:cs="CordiaUPC"/>
                <w:szCs w:val="36"/>
              </w:rPr>
              <w:t xml:space="preserve">internalSharing </w:t>
            </w:r>
            <w:r w:rsidRPr="00936836">
              <w:rPr>
                <w:rFonts w:hint="cs"/>
                <w:cs/>
              </w:rPr>
              <w:t xml:space="preserve">จะต้องเป็น </w:t>
            </w:r>
            <w:r w:rsidRPr="00936836">
              <w:t>mandatory</w:t>
            </w:r>
          </w:p>
        </w:tc>
        <w:tc>
          <w:tcPr>
            <w:tcW w:w="758" w:type="pct"/>
          </w:tcPr>
          <w:p w:rsidRPr="001F4240" w:rsidR="00E918C2" w:rsidP="00E918C2" w:rsidRDefault="00E918C2" w14:paraId="16724472" w14:textId="672AC705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E918C2" w:rsidTr="00470B42" w14:paraId="4C23374B" w14:textId="77777777">
        <w:tc>
          <w:tcPr>
            <w:tcW w:w="774" w:type="pct"/>
          </w:tcPr>
          <w:p w:rsidRPr="005B1442" w:rsidR="00E918C2" w:rsidP="00E918C2" w:rsidRDefault="00E918C2" w14:paraId="0EE2711B" w14:textId="2F7A8DFE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>00022</w:t>
            </w:r>
          </w:p>
        </w:tc>
        <w:tc>
          <w:tcPr>
            <w:tcW w:w="1619" w:type="pct"/>
          </w:tcPr>
          <w:p w:rsidR="00E918C2" w:rsidP="00E918C2" w:rsidRDefault="00E918C2" w14:paraId="2019C8B1" w14:textId="1EADB7AE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Internal Sharing</w:t>
            </w:r>
            <w:r>
              <w:t xml:space="preserve"> Table must have at least 2 row when </w:t>
            </w:r>
            <w:r>
              <w:rPr>
                <w:rFonts w:cs="CordiaUPC"/>
                <w:szCs w:val="36"/>
              </w:rPr>
              <w:t>Internal Sharing</w:t>
            </w:r>
            <w:r>
              <w:t xml:space="preserve"> is </w:t>
            </w:r>
            <w:r>
              <w:rPr>
                <w:rFonts w:cs="CordiaUPC"/>
                <w:cs/>
              </w:rPr>
              <w:t>“</w:t>
            </w:r>
            <w:r>
              <w:t>Yes</w:t>
            </w:r>
            <w:r>
              <w:rPr>
                <w:rFonts w:cs="CordiaUPC"/>
                <w:cs/>
              </w:rPr>
              <w:t>”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49" w:type="pct"/>
          </w:tcPr>
          <w:p w:rsidR="00E918C2" w:rsidP="00E918C2" w:rsidRDefault="00E918C2" w14:paraId="1834E467" w14:textId="5CA48148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rPr>
                <w:rFonts w:cs="CordiaUPC"/>
                <w:szCs w:val="36"/>
              </w:rPr>
              <w:t xml:space="preserve">internalSharing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CordiaUPC"/>
                <w:cs/>
              </w:rPr>
              <w:t>“</w:t>
            </w:r>
            <w:r>
              <w:t>Yes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ดังนั้น </w:t>
            </w:r>
            <w:r>
              <w:rPr>
                <w:rFonts w:cs="CordiaUPC"/>
                <w:szCs w:val="36"/>
              </w:rPr>
              <w:t>Internal Sharing</w:t>
            </w:r>
            <w:r>
              <w:t xml:space="preserve"> Table </w:t>
            </w:r>
            <w:r>
              <w:rPr>
                <w:rFonts w:hint="cs"/>
                <w:cs/>
              </w:rPr>
              <w:t xml:space="preserve">ต้องมีอย่างน้อย </w:t>
            </w:r>
            <w:r>
              <w:t>2 Rows</w:t>
            </w:r>
          </w:p>
        </w:tc>
        <w:tc>
          <w:tcPr>
            <w:tcW w:w="758" w:type="pct"/>
          </w:tcPr>
          <w:p w:rsidR="00E918C2" w:rsidP="00E918C2" w:rsidRDefault="00E918C2" w14:paraId="402AFC70" w14:textId="2DB5AB5C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E918C2" w:rsidTr="00470B42" w14:paraId="41BA0BFA" w14:textId="77777777">
        <w:tc>
          <w:tcPr>
            <w:tcW w:w="774" w:type="pct"/>
          </w:tcPr>
          <w:p w:rsidR="00E918C2" w:rsidP="00E918C2" w:rsidRDefault="00E918C2" w14:paraId="1AE9B0B8" w14:textId="7EDA3E1F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>00023</w:t>
            </w:r>
          </w:p>
        </w:tc>
        <w:tc>
          <w:tcPr>
            <w:tcW w:w="1619" w:type="pct"/>
          </w:tcPr>
          <w:p w:rsidR="00E918C2" w:rsidP="00E918C2" w:rsidRDefault="00E918C2" w14:paraId="122D5425" w14:textId="500C1C8F">
            <w:pPr>
              <w:rPr>
                <w:rFonts w:cs="CordiaUPC"/>
                <w:szCs w:val="36"/>
              </w:rPr>
            </w:pPr>
            <w:r>
              <w:t>Internal Sharing Table, Sum of Share Amount must be 100</w:t>
            </w:r>
            <w:r>
              <w:rPr>
                <w:rFonts w:cs="CordiaUPC"/>
                <w:cs/>
              </w:rPr>
              <w:t>%.</w:t>
            </w:r>
          </w:p>
        </w:tc>
        <w:tc>
          <w:tcPr>
            <w:tcW w:w="1849" w:type="pct"/>
          </w:tcPr>
          <w:p w:rsidR="00E918C2" w:rsidP="00E918C2" w:rsidRDefault="00E918C2" w14:paraId="7001C5FD" w14:textId="655EEA9A">
            <w:pPr>
              <w:rPr>
                <w:cs/>
              </w:rPr>
            </w:pPr>
            <w:r>
              <w:rPr>
                <w:rFonts w:hint="cs" w:cs="CordiaUPC"/>
                <w:cs/>
              </w:rPr>
              <w:t xml:space="preserve">ผลรวมของ </w:t>
            </w:r>
            <w:r>
              <w:t xml:space="preserve">shareAmount </w:t>
            </w:r>
            <w:r>
              <w:rPr>
                <w:rFonts w:hint="cs"/>
                <w:cs/>
              </w:rPr>
              <w:t>ใน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cs="CordiaUPC"/>
              </w:rPr>
              <w:t xml:space="preserve">Internal Share Detail Table </w:t>
            </w:r>
            <w:r>
              <w:rPr>
                <w:rFonts w:hint="cs" w:cs="CordiaUPC"/>
                <w:cs/>
              </w:rPr>
              <w:t xml:space="preserve">จะต้องเป็น </w:t>
            </w:r>
            <w:r>
              <w:rPr>
                <w:rFonts w:cs="CordiaUPC"/>
              </w:rPr>
              <w:t>100</w:t>
            </w:r>
          </w:p>
        </w:tc>
        <w:tc>
          <w:tcPr>
            <w:tcW w:w="758" w:type="pct"/>
          </w:tcPr>
          <w:p w:rsidR="00E918C2" w:rsidP="00E918C2" w:rsidRDefault="00E918C2" w14:paraId="0F155DBE" w14:textId="5E3A7ADB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E918C2" w:rsidTr="00470B42" w14:paraId="68D1A20E" w14:textId="49AF3AB1">
        <w:tc>
          <w:tcPr>
            <w:tcW w:w="5000" w:type="pct"/>
            <w:gridSpan w:val="4"/>
            <w:shd w:val="clear" w:color="auto" w:fill="C2D69B" w:themeFill="accent3" w:themeFillTint="99"/>
          </w:tcPr>
          <w:p w:rsidR="00E918C2" w:rsidP="00E918C2" w:rsidRDefault="00E918C2" w14:paraId="414AACBD" w14:textId="2246328B">
            <w:pPr>
              <w:pStyle w:val="HeaderTable"/>
              <w:rPr>
                <w:lang w:bidi="th-TH"/>
              </w:rPr>
            </w:pPr>
            <w:r>
              <w:t>Revenue Sharing</w:t>
            </w:r>
            <w:r>
              <w:rPr>
                <w:rFonts w:hint="cs"/>
                <w:cs/>
                <w:lang w:bidi="th-TH"/>
              </w:rPr>
              <w:t xml:space="preserve"> </w:t>
            </w:r>
            <w:r>
              <w:rPr>
                <w:lang w:bidi="th-TH"/>
              </w:rPr>
              <w:t>Section</w:t>
            </w:r>
          </w:p>
        </w:tc>
      </w:tr>
      <w:tr w:rsidR="00E918C2" w:rsidTr="00470B42" w14:paraId="13D879A1" w14:textId="77777777">
        <w:tc>
          <w:tcPr>
            <w:tcW w:w="774" w:type="pct"/>
          </w:tcPr>
          <w:p w:rsidRPr="005066B0" w:rsidR="00E918C2" w:rsidP="00E918C2" w:rsidRDefault="00E918C2" w14:paraId="4D42D34B" w14:textId="0B6CF4C1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>00022</w:t>
            </w:r>
          </w:p>
        </w:tc>
        <w:tc>
          <w:tcPr>
            <w:tcW w:w="1619" w:type="pct"/>
          </w:tcPr>
          <w:p w:rsidR="00E918C2" w:rsidP="00E918C2" w:rsidRDefault="00E918C2" w14:paraId="17B0C6C8" w14:textId="68C49AB5">
            <w:pPr>
              <w:rPr>
                <w:rFonts w:cs="CordiaUPC"/>
              </w:rPr>
            </w:pPr>
            <w:r>
              <w:t>Revenue Sharing Table must have at least {1} row when Sharing Type is {2}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49" w:type="pct"/>
          </w:tcPr>
          <w:p w:rsidR="00E918C2" w:rsidP="00E918C2" w:rsidRDefault="00E918C2" w14:paraId="35696DB6" w14:textId="77777777">
            <w:r>
              <w:rPr>
                <w:rFonts w:hint="cs" w:cs="CordiaUPC"/>
                <w:cs/>
              </w:rPr>
              <w:t xml:space="preserve">ถ้า </w:t>
            </w:r>
            <w:r>
              <w:t>modelSharing</w:t>
            </w:r>
            <w:r>
              <w:rPr>
                <w:cs/>
              </w:rPr>
              <w:t xml:space="preserve"> ที่เลือกมามีค่า </w:t>
            </w:r>
            <w:r>
              <w:t xml:space="preserve">lov_val3 </w:t>
            </w:r>
            <w:r>
              <w:rPr>
                <w:cs/>
              </w:rPr>
              <w:t>ประกอบด้วย</w:t>
            </w:r>
            <w:r w:rsidRPr="002F1D56">
              <w:rPr>
                <w:rFonts w:cs="CordiaUPC"/>
                <w:cs/>
              </w:rPr>
              <w:t>“</w:t>
            </w:r>
            <w:r>
              <w:t>RevShare</w:t>
            </w:r>
            <w:r>
              <w:rPr>
                <w:rFonts w:cs="CordiaUPC"/>
                <w:cs/>
              </w:rPr>
              <w:t>”</w:t>
            </w:r>
            <w:r>
              <w:rPr>
                <w:rFonts w:hint="cs"/>
                <w:cs/>
              </w:rPr>
              <w:t xml:space="preserve"> ดังนั้น</w:t>
            </w:r>
          </w:p>
          <w:p w:rsidRPr="002206C7" w:rsidR="00E918C2" w:rsidP="00E918C2" w:rsidRDefault="00E918C2" w14:paraId="4DDA7F27" w14:textId="4386C4BE">
            <w:pPr>
              <w:pStyle w:val="ListParagraph"/>
              <w:numPr>
                <w:ilvl w:val="0"/>
                <w:numId w:val="359"/>
              </w:numPr>
              <w:rPr>
                <w:rFonts w:cs="CordiaUPC"/>
              </w:rPr>
            </w:pPr>
            <w:r>
              <w:rPr>
                <w:rFonts w:hint="cs" w:cs="CordiaUPC"/>
                <w:cs/>
              </w:rPr>
              <w:t xml:space="preserve">ถ้า </w:t>
            </w:r>
            <w:r>
              <w:t xml:space="preserve">sharingType </w:t>
            </w:r>
            <w:r>
              <w:rPr>
                <w:rFonts w:cs="CordiaUPC"/>
                <w:cs/>
              </w:rPr>
              <w:t>= “</w:t>
            </w:r>
            <w:r>
              <w:t>Flat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ต้องมี </w:t>
            </w:r>
            <w:r>
              <w:t>Revenue</w:t>
            </w:r>
            <w:r>
              <w:rPr>
                <w:rFonts w:hint="cs"/>
                <w:cs/>
              </w:rPr>
              <w:t xml:space="preserve"> </w:t>
            </w:r>
            <w:r>
              <w:t xml:space="preserve">Sharing Table </w:t>
            </w:r>
            <w:r>
              <w:rPr>
                <w:rFonts w:hint="cs"/>
                <w:cs/>
              </w:rPr>
              <w:t xml:space="preserve">อย่างน้อย </w:t>
            </w:r>
            <w:r>
              <w:t>1 Rows</w:t>
            </w:r>
          </w:p>
          <w:p w:rsidRPr="002206C7" w:rsidR="00E918C2" w:rsidP="00E918C2" w:rsidRDefault="00E918C2" w14:paraId="4ED464B6" w14:textId="77777777">
            <w:pPr>
              <w:pStyle w:val="ListParagraph"/>
              <w:numPr>
                <w:ilvl w:val="0"/>
                <w:numId w:val="359"/>
              </w:numPr>
              <w:rPr>
                <w:rFonts w:cs="CordiaUPC"/>
              </w:rPr>
            </w:pPr>
            <w:r>
              <w:rPr>
                <w:rFonts w:hint="cs" w:cs="CordiaUPC"/>
                <w:cs/>
              </w:rPr>
              <w:t xml:space="preserve">ถ้า </w:t>
            </w:r>
            <w:r>
              <w:t xml:space="preserve">sharingType </w:t>
            </w:r>
            <w:r>
              <w:rPr>
                <w:rFonts w:cs="CordiaUPC"/>
                <w:cs/>
              </w:rPr>
              <w:t>= “</w:t>
            </w:r>
            <w:r>
              <w:t>Step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หรือ </w:t>
            </w:r>
            <w:r>
              <w:rPr>
                <w:rFonts w:cs="CordiaUPC"/>
                <w:cs/>
              </w:rPr>
              <w:t>“</w:t>
            </w:r>
            <w:r>
              <w:t>Tier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ต้องมี </w:t>
            </w:r>
            <w:r>
              <w:t>Revenue</w:t>
            </w:r>
            <w:r>
              <w:rPr>
                <w:rFonts w:hint="cs"/>
                <w:cs/>
              </w:rPr>
              <w:t xml:space="preserve"> </w:t>
            </w:r>
            <w:r>
              <w:t xml:space="preserve">Sharing Table </w:t>
            </w:r>
            <w:r>
              <w:rPr>
                <w:rFonts w:hint="cs"/>
                <w:cs/>
              </w:rPr>
              <w:t xml:space="preserve">อย่างน้อย </w:t>
            </w:r>
            <w:r>
              <w:t>2 Rows</w:t>
            </w:r>
          </w:p>
          <w:p w:rsidR="00E918C2" w:rsidP="00E918C2" w:rsidRDefault="00E918C2" w14:paraId="17CBBEE2" w14:textId="1BEEBC68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{1} </w:t>
            </w:r>
            <w:r>
              <w:rPr>
                <w:rFonts w:cs="CordiaUPC"/>
                <w:cs/>
              </w:rPr>
              <w:t xml:space="preserve">= </w:t>
            </w:r>
            <w:r>
              <w:rPr>
                <w:rFonts w:hint="cs" w:cs="CordiaUPC"/>
                <w:cs/>
              </w:rPr>
              <w:t xml:space="preserve">จำนวน </w:t>
            </w:r>
            <w:r>
              <w:rPr>
                <w:rFonts w:cs="CordiaUPC"/>
              </w:rPr>
              <w:t>Rows</w:t>
            </w:r>
          </w:p>
          <w:p w:rsidRPr="002206C7" w:rsidR="00E918C2" w:rsidP="00E918C2" w:rsidRDefault="00E918C2" w14:paraId="73C694A9" w14:textId="30BEAE5C">
            <w:pPr>
              <w:rPr>
                <w:rFonts w:cs="CordiaUPC"/>
                <w:cs/>
              </w:rPr>
            </w:pPr>
            <w:r>
              <w:rPr>
                <w:rFonts w:cs="CordiaUPC"/>
              </w:rPr>
              <w:t xml:space="preserve">{2} </w:t>
            </w:r>
            <w:r>
              <w:rPr>
                <w:rFonts w:cs="CordiaUPC"/>
                <w:cs/>
              </w:rPr>
              <w:t xml:space="preserve">= </w:t>
            </w:r>
            <w:r>
              <w:rPr>
                <w:rFonts w:cs="CordiaUPC"/>
              </w:rPr>
              <w:t>sharingType</w:t>
            </w:r>
          </w:p>
        </w:tc>
        <w:tc>
          <w:tcPr>
            <w:tcW w:w="758" w:type="pct"/>
          </w:tcPr>
          <w:p w:rsidR="00E918C2" w:rsidP="00E918C2" w:rsidRDefault="00E918C2" w14:paraId="24420577" w14:textId="77777777">
            <w:pPr>
              <w:rPr>
                <w:rFonts w:cs="CordiaUPC"/>
                <w:szCs w:val="36"/>
              </w:rPr>
            </w:pPr>
          </w:p>
        </w:tc>
      </w:tr>
      <w:tr w:rsidR="00E918C2" w:rsidTr="00470B42" w14:paraId="7366AB6F" w14:textId="77777777">
        <w:tc>
          <w:tcPr>
            <w:tcW w:w="5000" w:type="pct"/>
            <w:gridSpan w:val="4"/>
            <w:shd w:val="clear" w:color="auto" w:fill="C2D69B" w:themeFill="accent3" w:themeFillTint="99"/>
          </w:tcPr>
          <w:p w:rsidR="00E918C2" w:rsidP="00E918C2" w:rsidRDefault="00E918C2" w14:paraId="2C5C7E51" w14:textId="1E33CB54">
            <w:pPr>
              <w:pStyle w:val="HeaderTable"/>
            </w:pPr>
            <w:r>
              <w:t>Revenue Sharing Detail Section</w:t>
            </w:r>
          </w:p>
        </w:tc>
      </w:tr>
      <w:tr w:rsidR="00E918C2" w:rsidTr="00470B42" w14:paraId="38158EB6" w14:textId="77777777">
        <w:tc>
          <w:tcPr>
            <w:tcW w:w="774" w:type="pct"/>
          </w:tcPr>
          <w:p w:rsidRPr="005066B0" w:rsidR="00E918C2" w:rsidP="00E918C2" w:rsidRDefault="00E918C2" w14:paraId="44CBC280" w14:textId="4BD08C2D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 w:rsidRPr="005B1442">
              <w:rPr>
                <w:rFonts w:ascii="CordiaUPC" w:hAnsi="CordiaUPC" w:cs="CordiaUPC"/>
                <w:sz w:val="28"/>
                <w:szCs w:val="28"/>
                <w:lang w:bidi="th-TH"/>
              </w:rPr>
              <w:t>00001</w:t>
            </w:r>
          </w:p>
        </w:tc>
        <w:tc>
          <w:tcPr>
            <w:tcW w:w="1619" w:type="pct"/>
          </w:tcPr>
          <w:p w:rsidR="00E918C2" w:rsidP="00E918C2" w:rsidRDefault="00E918C2" w14:paraId="57F18808" w14:textId="5CE71102">
            <w:r>
              <w:t>Step From is required</w:t>
            </w:r>
            <w:r>
              <w:rPr>
                <w:rFonts w:cs="CordiaUPC"/>
                <w:cs/>
              </w:rPr>
              <w:t>.</w:t>
            </w:r>
          </w:p>
        </w:tc>
        <w:tc>
          <w:tcPr>
            <w:tcW w:w="1849" w:type="pct"/>
          </w:tcPr>
          <w:p w:rsidR="00E918C2" w:rsidP="00E918C2" w:rsidRDefault="00E918C2" w14:paraId="67FC8B72" w14:textId="258D7083">
            <w:pPr>
              <w:rPr>
                <w:rFonts w:cs="CordiaUPC"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sharingType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CordiaUPC"/>
                <w:cs/>
              </w:rPr>
              <w:t>“</w:t>
            </w:r>
            <w:r>
              <w:t>Step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หรือ </w:t>
            </w:r>
            <w:r>
              <w:rPr>
                <w:rFonts w:cs="CordiaUPC"/>
                <w:cs/>
              </w:rPr>
              <w:t>“</w:t>
            </w:r>
            <w:r>
              <w:t>Tier</w:t>
            </w:r>
            <w:r>
              <w:rPr>
                <w:rFonts w:cs="CordiaUPC"/>
                <w:cs/>
              </w:rPr>
              <w:t xml:space="preserve">”  </w:t>
            </w:r>
            <w:r>
              <w:rPr>
                <w:rFonts w:hint="cs"/>
                <w:cs/>
              </w:rPr>
              <w:t xml:space="preserve">ดังนั้น </w:t>
            </w:r>
            <w:r>
              <w:t xml:space="preserve">stepFrom </w:t>
            </w:r>
            <w:r w:rsidRPr="00936836">
              <w:rPr>
                <w:rFonts w:hint="cs"/>
                <w:cs/>
              </w:rPr>
              <w:t xml:space="preserve">จะต้องเป็น </w:t>
            </w:r>
            <w:r w:rsidRPr="00936836">
              <w:t>mandatory</w:t>
            </w:r>
          </w:p>
        </w:tc>
        <w:tc>
          <w:tcPr>
            <w:tcW w:w="758" w:type="pct"/>
          </w:tcPr>
          <w:p w:rsidR="00E918C2" w:rsidP="00E918C2" w:rsidRDefault="00E918C2" w14:paraId="5E7E8DDF" w14:textId="77777777">
            <w:pPr>
              <w:rPr>
                <w:rFonts w:cs="CordiaUPC"/>
                <w:szCs w:val="36"/>
              </w:rPr>
            </w:pPr>
          </w:p>
        </w:tc>
      </w:tr>
      <w:tr w:rsidR="00E918C2" w:rsidTr="00470B42" w14:paraId="17BA5DC7" w14:textId="77777777">
        <w:tc>
          <w:tcPr>
            <w:tcW w:w="774" w:type="pct"/>
          </w:tcPr>
          <w:p w:rsidRPr="005066B0" w:rsidR="00E918C2" w:rsidP="00E918C2" w:rsidRDefault="00E918C2" w14:paraId="2E10A8C5" w14:textId="1A9E819A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 w:rsidRPr="005B1442">
              <w:rPr>
                <w:rFonts w:ascii="CordiaUPC" w:hAnsi="CordiaUPC" w:cs="CordiaUPC"/>
                <w:sz w:val="28"/>
                <w:szCs w:val="28"/>
                <w:lang w:bidi="th-TH"/>
              </w:rPr>
              <w:t>00001</w:t>
            </w:r>
          </w:p>
        </w:tc>
        <w:tc>
          <w:tcPr>
            <w:tcW w:w="1619" w:type="pct"/>
          </w:tcPr>
          <w:p w:rsidR="00E918C2" w:rsidP="00E918C2" w:rsidRDefault="00E918C2" w14:paraId="50276070" w14:textId="1E6F0658">
            <w:r>
              <w:t>Step To is required</w:t>
            </w:r>
            <w:r>
              <w:rPr>
                <w:rFonts w:cs="CordiaUPC"/>
                <w:cs/>
              </w:rPr>
              <w:t>.</w:t>
            </w:r>
          </w:p>
        </w:tc>
        <w:tc>
          <w:tcPr>
            <w:tcW w:w="1849" w:type="pct"/>
          </w:tcPr>
          <w:p w:rsidR="00E918C2" w:rsidP="00E918C2" w:rsidRDefault="00E918C2" w14:paraId="11AB7E7C" w14:textId="59B5923D">
            <w:pPr>
              <w:rPr>
                <w:rFonts w:cs="CordiaUPC"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sharingType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CordiaUPC"/>
                <w:cs/>
              </w:rPr>
              <w:t>“</w:t>
            </w:r>
            <w:r>
              <w:t>Step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หรือ </w:t>
            </w:r>
            <w:r>
              <w:rPr>
                <w:rFonts w:cs="CordiaUPC"/>
                <w:cs/>
              </w:rPr>
              <w:t>“</w:t>
            </w:r>
            <w:r>
              <w:t>Tier</w:t>
            </w:r>
            <w:r>
              <w:rPr>
                <w:rFonts w:cs="CordiaUPC"/>
                <w:cs/>
              </w:rPr>
              <w:t xml:space="preserve">”  </w:t>
            </w:r>
            <w:r>
              <w:rPr>
                <w:rFonts w:hint="cs"/>
                <w:cs/>
              </w:rPr>
              <w:t xml:space="preserve">ดังนั้น </w:t>
            </w:r>
            <w:r>
              <w:t xml:space="preserve">stepTo </w:t>
            </w:r>
            <w:r w:rsidRPr="00936836">
              <w:rPr>
                <w:rFonts w:hint="cs"/>
                <w:cs/>
              </w:rPr>
              <w:t xml:space="preserve">จะต้องเป็น </w:t>
            </w:r>
            <w:r w:rsidRPr="00936836">
              <w:t>mandatory</w:t>
            </w:r>
          </w:p>
        </w:tc>
        <w:tc>
          <w:tcPr>
            <w:tcW w:w="758" w:type="pct"/>
          </w:tcPr>
          <w:p w:rsidR="00E918C2" w:rsidP="00E918C2" w:rsidRDefault="00E918C2" w14:paraId="7B200DB2" w14:textId="77777777">
            <w:pPr>
              <w:rPr>
                <w:rFonts w:cs="CordiaUPC"/>
                <w:szCs w:val="36"/>
              </w:rPr>
            </w:pPr>
          </w:p>
        </w:tc>
      </w:tr>
      <w:tr w:rsidR="00E918C2" w:rsidTr="00470B42" w14:paraId="14DB4290" w14:textId="77777777">
        <w:tc>
          <w:tcPr>
            <w:tcW w:w="774" w:type="pct"/>
          </w:tcPr>
          <w:p w:rsidRPr="005066B0" w:rsidR="00E918C2" w:rsidP="00E918C2" w:rsidRDefault="00E918C2" w14:paraId="1D4A8488" w14:textId="4DDEAFF6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 w:rsidRPr="005B1442">
              <w:rPr>
                <w:rFonts w:ascii="CordiaUPC" w:hAnsi="CordiaUPC" w:cs="CordiaUPC"/>
                <w:sz w:val="28"/>
                <w:szCs w:val="28"/>
                <w:lang w:bidi="th-TH"/>
              </w:rPr>
              <w:t>00001</w:t>
            </w:r>
          </w:p>
        </w:tc>
        <w:tc>
          <w:tcPr>
            <w:tcW w:w="1619" w:type="pct"/>
          </w:tcPr>
          <w:p w:rsidR="00E918C2" w:rsidP="00E918C2" w:rsidRDefault="00E918C2" w14:paraId="4ECB0CC7" w14:textId="254C2BFF">
            <w:r>
              <w:t>Step Unit is required</w:t>
            </w:r>
            <w:r>
              <w:rPr>
                <w:rFonts w:cs="CordiaUPC"/>
                <w:cs/>
              </w:rPr>
              <w:t>.</w:t>
            </w:r>
          </w:p>
        </w:tc>
        <w:tc>
          <w:tcPr>
            <w:tcW w:w="1849" w:type="pct"/>
          </w:tcPr>
          <w:p w:rsidR="00E918C2" w:rsidP="00E918C2" w:rsidRDefault="00E918C2" w14:paraId="5EB6110C" w14:textId="25B8255F">
            <w:pPr>
              <w:rPr>
                <w:rFonts w:cs="CordiaUPC"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sharingType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CordiaUPC"/>
                <w:cs/>
              </w:rPr>
              <w:t>“</w:t>
            </w:r>
            <w:r>
              <w:t>Step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หรือ </w:t>
            </w:r>
            <w:r>
              <w:rPr>
                <w:rFonts w:cs="CordiaUPC"/>
                <w:cs/>
              </w:rPr>
              <w:t>“</w:t>
            </w:r>
            <w:r>
              <w:t>Tier</w:t>
            </w:r>
            <w:r>
              <w:rPr>
                <w:rFonts w:cs="CordiaUPC"/>
                <w:cs/>
              </w:rPr>
              <w:t xml:space="preserve">”  </w:t>
            </w:r>
            <w:r>
              <w:rPr>
                <w:rFonts w:hint="cs"/>
                <w:cs/>
              </w:rPr>
              <w:t xml:space="preserve">ดังนั้น </w:t>
            </w:r>
            <w:r>
              <w:t xml:space="preserve">stepUnit </w:t>
            </w:r>
            <w:r w:rsidRPr="00936836">
              <w:rPr>
                <w:rFonts w:hint="cs"/>
                <w:cs/>
              </w:rPr>
              <w:t xml:space="preserve">จะต้องเป็น </w:t>
            </w:r>
            <w:r w:rsidRPr="00936836">
              <w:t>mandatory</w:t>
            </w:r>
          </w:p>
        </w:tc>
        <w:tc>
          <w:tcPr>
            <w:tcW w:w="758" w:type="pct"/>
          </w:tcPr>
          <w:p w:rsidRPr="00884643" w:rsidR="00E918C2" w:rsidP="00E918C2" w:rsidRDefault="00E918C2" w14:paraId="09B8E2A3" w14:textId="77777777">
            <w:pPr>
              <w:rPr>
                <w:rFonts w:cs="CordiaUPC"/>
                <w:szCs w:val="36"/>
              </w:rPr>
            </w:pPr>
          </w:p>
        </w:tc>
      </w:tr>
      <w:tr w:rsidR="00E918C2" w:rsidTr="00470B42" w14:paraId="24B2BD63" w14:textId="77777777">
        <w:tc>
          <w:tcPr>
            <w:tcW w:w="774" w:type="pct"/>
          </w:tcPr>
          <w:p w:rsidR="00E918C2" w:rsidP="00E918C2" w:rsidRDefault="00E918C2" w14:paraId="0A0A588E" w14:textId="13703360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0001</w:t>
            </w:r>
            <w:r>
              <w:rPr>
                <w:rFonts w:ascii="CordiaUPC" w:hAnsi="CordiaUPC" w:cs="CordiaUPC"/>
                <w:sz w:val="28"/>
                <w:szCs w:val="28"/>
              </w:rPr>
              <w:t>4</w:t>
            </w:r>
          </w:p>
        </w:tc>
        <w:tc>
          <w:tcPr>
            <w:tcW w:w="1619" w:type="pct"/>
          </w:tcPr>
          <w:p w:rsidR="00E918C2" w:rsidP="00E918C2" w:rsidRDefault="00E918C2" w14:paraId="49F3FFCD" w14:textId="3FBBB9F1">
            <w:r>
              <w:rPr>
                <w:rFonts w:cs="CordiaUPC"/>
              </w:rPr>
              <w:t>Step</w:t>
            </w:r>
            <w:r w:rsidRPr="00060444">
              <w:rPr>
                <w:rFonts w:cs="CordiaUPC"/>
              </w:rPr>
              <w:t xml:space="preserve"> To</w:t>
            </w:r>
            <w:r w:rsidRPr="00060444">
              <w:rPr>
                <w:rFonts w:cs="Angsana New"/>
                <w:b/>
                <w:bCs/>
                <w:cs/>
              </w:rPr>
              <w:t xml:space="preserve"> </w:t>
            </w:r>
            <w:r w:rsidRPr="00060444">
              <w:rPr>
                <w:rFonts w:cs="CordiaUPC"/>
                <w:bCs/>
              </w:rPr>
              <w:t xml:space="preserve">must be greater than or equal to </w:t>
            </w:r>
            <w:r>
              <w:rPr>
                <w:rFonts w:cs="CordiaUPC"/>
              </w:rPr>
              <w:t>Step</w:t>
            </w:r>
            <w:r w:rsidRPr="00060444">
              <w:rPr>
                <w:rFonts w:cs="CordiaUPC"/>
                <w:bCs/>
              </w:rPr>
              <w:t xml:space="preserve"> F</w:t>
            </w:r>
            <w:r w:rsidRPr="00060444">
              <w:rPr>
                <w:rFonts w:cs="CordiaUPC"/>
              </w:rPr>
              <w:t>rom</w:t>
            </w:r>
          </w:p>
        </w:tc>
        <w:tc>
          <w:tcPr>
            <w:tcW w:w="1849" w:type="pct"/>
          </w:tcPr>
          <w:p w:rsidRPr="008979A8" w:rsidR="00E918C2" w:rsidP="00E918C2" w:rsidRDefault="00E918C2" w14:paraId="1EC9394F" w14:textId="1967AD78">
            <w:pPr>
              <w:rPr>
                <w:rFonts w:cs="CordiaUPC"/>
              </w:rPr>
            </w:pPr>
            <w:r>
              <w:rPr>
                <w:rFonts w:hint="cs" w:cs="CordiaUPC"/>
                <w:cs/>
              </w:rPr>
              <w:t xml:space="preserve">ถ้า </w:t>
            </w:r>
            <w:r>
              <w:rPr>
                <w:rFonts w:cs="CordiaUPC"/>
              </w:rPr>
              <w:t xml:space="preserve">stepFrom </w:t>
            </w:r>
            <w:r>
              <w:rPr>
                <w:rFonts w:hint="cs" w:cs="CordiaUPC"/>
                <w:cs/>
              </w:rPr>
              <w:t xml:space="preserve">และ </w:t>
            </w:r>
            <w:r>
              <w:t xml:space="preserve">stepTo </w:t>
            </w:r>
            <w:r>
              <w:rPr>
                <w:rFonts w:hint="cs"/>
                <w:cs/>
              </w:rPr>
              <w:t xml:space="preserve">มีค่า ดังนั้น </w:t>
            </w:r>
            <w:r>
              <w:rPr>
                <w:rFonts w:cs="CordiaUPC"/>
              </w:rPr>
              <w:t>step</w:t>
            </w:r>
            <w:r w:rsidRPr="008979A8">
              <w:rPr>
                <w:rFonts w:cs="CordiaUPC"/>
              </w:rPr>
              <w:t xml:space="preserve">To </w:t>
            </w:r>
            <w:r w:rsidRPr="008979A8">
              <w:rPr>
                <w:rFonts w:cs="Angsana New"/>
                <w:cs/>
              </w:rPr>
              <w:t xml:space="preserve">จะต้องมีค่ามากกว่าหรือเท่ากับ </w:t>
            </w:r>
            <w:r>
              <w:rPr>
                <w:rFonts w:cs="CordiaUPC"/>
              </w:rPr>
              <w:t>step</w:t>
            </w:r>
            <w:r w:rsidRPr="008979A8">
              <w:rPr>
                <w:rFonts w:cs="CordiaUPC"/>
              </w:rPr>
              <w:t>From</w:t>
            </w:r>
          </w:p>
          <w:p w:rsidR="00E918C2" w:rsidP="00E918C2" w:rsidRDefault="00E918C2" w14:paraId="30A92880" w14:textId="77777777">
            <w:pPr>
              <w:rPr>
                <w:cs/>
              </w:rPr>
            </w:pPr>
          </w:p>
        </w:tc>
        <w:tc>
          <w:tcPr>
            <w:tcW w:w="758" w:type="pct"/>
          </w:tcPr>
          <w:p w:rsidR="00E918C2" w:rsidP="00E918C2" w:rsidRDefault="00E918C2" w14:paraId="648385D9" w14:textId="6DE8A82D">
            <w:pPr>
              <w:rPr>
                <w:rFonts w:cs="CordiaUPC"/>
                <w:szCs w:val="36"/>
              </w:rPr>
            </w:pPr>
          </w:p>
        </w:tc>
      </w:tr>
      <w:tr w:rsidR="00E918C2" w:rsidTr="00470B42" w14:paraId="5BFD9495" w14:textId="77777777">
        <w:tc>
          <w:tcPr>
            <w:tcW w:w="774" w:type="pct"/>
          </w:tcPr>
          <w:p w:rsidRPr="005066B0" w:rsidR="00E918C2" w:rsidP="00E918C2" w:rsidRDefault="00E918C2" w14:paraId="3EEE457C" w14:textId="3BBB6722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>00056</w:t>
            </w:r>
          </w:p>
        </w:tc>
        <w:tc>
          <w:tcPr>
            <w:tcW w:w="1619" w:type="pct"/>
          </w:tcPr>
          <w:p w:rsidR="00E918C2" w:rsidP="00E918C2" w:rsidRDefault="00E918C2" w14:paraId="55EC68CF" w14:textId="377BF1FC">
            <w:r>
              <w:t>CP Sharing Table must have at least 2 Rows</w:t>
            </w:r>
            <w:r>
              <w:rPr>
                <w:rFonts w:cs="CordiaUPC"/>
                <w:cs/>
              </w:rPr>
              <w:t>.</w:t>
            </w:r>
          </w:p>
        </w:tc>
        <w:tc>
          <w:tcPr>
            <w:tcW w:w="1849" w:type="pct"/>
          </w:tcPr>
          <w:p w:rsidR="00E918C2" w:rsidP="00E918C2" w:rsidRDefault="00E918C2" w14:paraId="697DA0F8" w14:textId="501457DF">
            <w:pPr>
              <w:rPr>
                <w:rFonts w:cs="CordiaUPC"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>portionSharing</w:t>
            </w:r>
            <w:r>
              <w:rPr>
                <w:rFonts w:hint="cs"/>
                <w:cs/>
              </w:rPr>
              <w:t xml:space="preserve"> มีค่าเป็น </w:t>
            </w:r>
            <w:r>
              <w:rPr>
                <w:rFonts w:cs="CordiaUPC"/>
                <w:cs/>
              </w:rPr>
              <w:t>“</w:t>
            </w:r>
            <w:r>
              <w:t>Y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>ดังนั้น</w:t>
            </w:r>
            <w:r>
              <w:t xml:space="preserve"> CP Sharing Table </w:t>
            </w:r>
            <w:r>
              <w:rPr>
                <w:rFonts w:hint="cs"/>
                <w:cs/>
              </w:rPr>
              <w:t xml:space="preserve">จะต้องมีอย่างน้อย </w:t>
            </w:r>
            <w:r>
              <w:t>2 Rows</w:t>
            </w:r>
          </w:p>
        </w:tc>
        <w:tc>
          <w:tcPr>
            <w:tcW w:w="758" w:type="pct"/>
          </w:tcPr>
          <w:p w:rsidR="00E918C2" w:rsidP="00E918C2" w:rsidRDefault="00E918C2" w14:paraId="139526C8" w14:textId="77777777">
            <w:pPr>
              <w:rPr>
                <w:rFonts w:cs="CordiaUPC"/>
                <w:szCs w:val="36"/>
              </w:rPr>
            </w:pPr>
          </w:p>
        </w:tc>
      </w:tr>
      <w:tr w:rsidR="00E633DC" w:rsidTr="00470B42" w14:paraId="1B7AB25E" w14:textId="77777777">
        <w:tc>
          <w:tcPr>
            <w:tcW w:w="774" w:type="pct"/>
          </w:tcPr>
          <w:p w:rsidR="00E633DC" w:rsidP="00E633DC" w:rsidRDefault="00E633DC" w14:paraId="0F811097" w14:textId="1934B243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>00056</w:t>
            </w:r>
          </w:p>
        </w:tc>
        <w:tc>
          <w:tcPr>
            <w:tcW w:w="1619" w:type="pct"/>
          </w:tcPr>
          <w:p w:rsidR="00E633DC" w:rsidP="00E633DC" w:rsidRDefault="00E633DC" w14:paraId="656621C8" w14:textId="5F35C7F1">
            <w:r>
              <w:t>CP Sharing Table must have at least 1 Rows</w:t>
            </w:r>
            <w:r>
              <w:rPr>
                <w:rFonts w:cs="CordiaUPC"/>
                <w:cs/>
              </w:rPr>
              <w:t>.</w:t>
            </w:r>
          </w:p>
        </w:tc>
        <w:tc>
          <w:tcPr>
            <w:tcW w:w="1849" w:type="pct"/>
          </w:tcPr>
          <w:p w:rsidR="00E633DC" w:rsidP="00E633DC" w:rsidRDefault="00E633DC" w14:paraId="1A2AE6F3" w14:textId="201363FD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>portionSharing</w:t>
            </w:r>
            <w:r>
              <w:rPr>
                <w:rFonts w:hint="cs"/>
                <w:cs/>
              </w:rPr>
              <w:t xml:space="preserve"> มีค่าเป็น </w:t>
            </w:r>
            <w:r>
              <w:rPr>
                <w:rFonts w:cs="CordiaUPC"/>
                <w:cs/>
              </w:rPr>
              <w:t>“</w:t>
            </w:r>
            <w:r>
              <w:t>N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>ดังนั้น</w:t>
            </w:r>
            <w:r>
              <w:t xml:space="preserve"> CP Sharing Table </w:t>
            </w:r>
            <w:r>
              <w:rPr>
                <w:rFonts w:hint="cs"/>
                <w:cs/>
              </w:rPr>
              <w:t xml:space="preserve">จะต้องมีอย่างน้อย </w:t>
            </w:r>
            <w:r>
              <w:t>1 Rows</w:t>
            </w:r>
          </w:p>
        </w:tc>
        <w:tc>
          <w:tcPr>
            <w:tcW w:w="758" w:type="pct"/>
          </w:tcPr>
          <w:p w:rsidR="00E633DC" w:rsidP="00E633DC" w:rsidRDefault="00E633DC" w14:paraId="7AEAC454" w14:textId="77777777">
            <w:pPr>
              <w:rPr>
                <w:rFonts w:cs="CordiaUPC"/>
                <w:szCs w:val="36"/>
              </w:rPr>
            </w:pPr>
          </w:p>
        </w:tc>
      </w:tr>
      <w:tr w:rsidR="00E633DC" w:rsidTr="00470B42" w14:paraId="2B3848EC" w14:textId="77777777">
        <w:tc>
          <w:tcPr>
            <w:tcW w:w="774" w:type="pct"/>
          </w:tcPr>
          <w:p w:rsidR="00E633DC" w:rsidP="00E633DC" w:rsidRDefault="00E633DC" w14:paraId="3D0673C1" w14:textId="16966F99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>00023</w:t>
            </w:r>
          </w:p>
        </w:tc>
        <w:tc>
          <w:tcPr>
            <w:tcW w:w="1619" w:type="pct"/>
          </w:tcPr>
          <w:p w:rsidR="00E633DC" w:rsidP="00E633DC" w:rsidRDefault="00E633DC" w14:paraId="3B938BAE" w14:textId="11767734">
            <w:r>
              <w:t>CP Sharing Table, Sum of Share Amount must be 100</w:t>
            </w:r>
            <w:r>
              <w:rPr>
                <w:rFonts w:cs="CordiaUPC"/>
                <w:cs/>
              </w:rPr>
              <w:t>%.</w:t>
            </w:r>
          </w:p>
        </w:tc>
        <w:tc>
          <w:tcPr>
            <w:tcW w:w="1849" w:type="pct"/>
          </w:tcPr>
          <w:p w:rsidRPr="007C7FAD" w:rsidR="00E633DC" w:rsidP="00E633DC" w:rsidRDefault="00E633DC" w14:paraId="26626083" w14:textId="27F84F02">
            <w:pPr>
              <w:rPr>
                <w:rFonts w:ascii="Segoe UI" w:hAnsi="Segoe UI" w:eastAsia="Times New Roman"/>
                <w:sz w:val="21"/>
                <w:szCs w:val="21"/>
                <w:cs/>
              </w:rPr>
            </w:pPr>
            <w:r w:rsidRPr="007D22E3">
              <w:rPr>
                <w:rFonts w:cs="CordiaUPC"/>
                <w:cs/>
              </w:rPr>
              <w:t xml:space="preserve">ถ้า </w:t>
            </w:r>
            <w:r w:rsidRPr="007C7FAD">
              <w:rPr>
                <w:rFonts w:cs="CordiaUPC"/>
              </w:rPr>
              <w:t>shareAmount</w:t>
            </w:r>
            <w:r w:rsidRPr="007C7FAD">
              <w:rPr>
                <w:rFonts w:eastAsia="Times New Roman" w:cs="CordiaUPC"/>
              </w:rPr>
              <w:t>Unit</w:t>
            </w:r>
            <w:r w:rsidRPr="007C7FAD">
              <w:rPr>
                <w:rFonts w:eastAsia="Times New Roman" w:cs="CordiaUPC"/>
                <w:cs/>
              </w:rPr>
              <w:t xml:space="preserve"> เป็น “%”</w:t>
            </w:r>
            <w:r>
              <w:rPr>
                <w:rFonts w:ascii="Segoe UI" w:hAnsi="Segoe UI" w:eastAsia="Times New Roman" w:cs="Angsana New"/>
                <w:sz w:val="21"/>
                <w:szCs w:val="21"/>
                <w:cs/>
              </w:rPr>
              <w:t xml:space="preserve"> </w:t>
            </w:r>
            <w:r>
              <w:rPr>
                <w:rFonts w:hint="cs" w:cs="CordiaUPC"/>
                <w:cs/>
              </w:rPr>
              <w:t xml:space="preserve">ผลรวมของ </w:t>
            </w:r>
            <w:r>
              <w:t xml:space="preserve">shareAmount </w:t>
            </w:r>
            <w:r>
              <w:rPr>
                <w:rFonts w:hint="cs"/>
                <w:cs/>
              </w:rPr>
              <w:t>ใน</w:t>
            </w:r>
            <w:r>
              <w:t xml:space="preserve"> CP Sharing</w:t>
            </w:r>
            <w:r>
              <w:rPr>
                <w:rFonts w:cs="CordiaUPC"/>
              </w:rPr>
              <w:t xml:space="preserve"> Table </w:t>
            </w:r>
            <w:r>
              <w:rPr>
                <w:rFonts w:hint="cs" w:cs="CordiaUPC"/>
                <w:cs/>
              </w:rPr>
              <w:t xml:space="preserve">จะต้องเป็น </w:t>
            </w:r>
            <w:r>
              <w:rPr>
                <w:rFonts w:cs="CordiaUPC"/>
              </w:rPr>
              <w:t>100</w:t>
            </w:r>
          </w:p>
        </w:tc>
        <w:tc>
          <w:tcPr>
            <w:tcW w:w="758" w:type="pct"/>
          </w:tcPr>
          <w:p w:rsidR="00E633DC" w:rsidP="00E633DC" w:rsidRDefault="00E633DC" w14:paraId="271D5450" w14:textId="77777777">
            <w:pPr>
              <w:rPr>
                <w:rFonts w:cs="CordiaUPC"/>
                <w:szCs w:val="36"/>
              </w:rPr>
            </w:pPr>
          </w:p>
        </w:tc>
      </w:tr>
      <w:tr w:rsidR="00E633DC" w:rsidTr="00470B42" w14:paraId="32AAB80C" w14:textId="77777777">
        <w:tc>
          <w:tcPr>
            <w:tcW w:w="5000" w:type="pct"/>
            <w:gridSpan w:val="4"/>
            <w:shd w:val="clear" w:color="auto" w:fill="C2D69B" w:themeFill="accent3" w:themeFillTint="99"/>
          </w:tcPr>
          <w:p w:rsidR="00E633DC" w:rsidP="00E633DC" w:rsidRDefault="00E633DC" w14:paraId="5A84C5F2" w14:textId="440C0911">
            <w:pPr>
              <w:pStyle w:val="HeaderTable"/>
            </w:pPr>
            <w:r>
              <w:t>End Revenue Sharing Detail Section</w:t>
            </w:r>
          </w:p>
        </w:tc>
      </w:tr>
      <w:tr w:rsidR="00E633DC" w:rsidTr="00470B42" w14:paraId="06EE431D" w14:textId="77777777">
        <w:tc>
          <w:tcPr>
            <w:tcW w:w="5000" w:type="pct"/>
            <w:gridSpan w:val="4"/>
            <w:shd w:val="clear" w:color="auto" w:fill="C2D69B" w:themeFill="accent3" w:themeFillTint="99"/>
          </w:tcPr>
          <w:p w:rsidR="00E633DC" w:rsidP="00E633DC" w:rsidRDefault="00E633DC" w14:paraId="47E713C5" w14:textId="1CC4A9D2">
            <w:pPr>
              <w:pStyle w:val="HeaderTable"/>
            </w:pPr>
            <w:r>
              <w:t>CP Sharing Section</w:t>
            </w:r>
          </w:p>
        </w:tc>
      </w:tr>
      <w:tr w:rsidR="00E633DC" w:rsidTr="00470B42" w14:paraId="776BE213" w14:textId="77777777">
        <w:tc>
          <w:tcPr>
            <w:tcW w:w="774" w:type="pct"/>
          </w:tcPr>
          <w:p w:rsidRPr="005066B0" w:rsidR="00E633DC" w:rsidP="00E633DC" w:rsidRDefault="00E633DC" w14:paraId="5A6363BF" w14:textId="7EF968CB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>00056</w:t>
            </w:r>
          </w:p>
        </w:tc>
        <w:tc>
          <w:tcPr>
            <w:tcW w:w="1619" w:type="pct"/>
          </w:tcPr>
          <w:p w:rsidR="00E633DC" w:rsidP="00E633DC" w:rsidRDefault="00E633DC" w14:paraId="31F689DA" w14:textId="1A35262E">
            <w:r>
              <w:t>CP Table must have at least 1 Row</w:t>
            </w:r>
            <w:r>
              <w:rPr>
                <w:rFonts w:cs="CordiaUPC"/>
                <w:cs/>
              </w:rPr>
              <w:t>.</w:t>
            </w:r>
          </w:p>
        </w:tc>
        <w:tc>
          <w:tcPr>
            <w:tcW w:w="1849" w:type="pct"/>
          </w:tcPr>
          <w:p w:rsidR="00E633DC" w:rsidP="00E633DC" w:rsidRDefault="00E633DC" w14:paraId="5A134683" w14:textId="0F5BA055">
            <w:pPr>
              <w:rPr>
                <w:rFonts w:cs="CordiaUPC"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>portionSharing</w:t>
            </w:r>
            <w:r>
              <w:rPr>
                <w:rFonts w:hint="cs"/>
                <w:cs/>
              </w:rPr>
              <w:t xml:space="preserve"> มีค่าเป็น </w:t>
            </w:r>
            <w:r>
              <w:rPr>
                <w:rFonts w:cs="CordiaUPC"/>
                <w:cs/>
              </w:rPr>
              <w:t>“</w:t>
            </w:r>
            <w:r>
              <w:t>Y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>ดังนั้น</w:t>
            </w:r>
            <w:r>
              <w:t xml:space="preserve"> CP Table </w:t>
            </w:r>
            <w:r>
              <w:rPr>
                <w:rFonts w:hint="cs"/>
                <w:cs/>
              </w:rPr>
              <w:t xml:space="preserve">จะต้องมีอย่างน้อย </w:t>
            </w:r>
            <w:r>
              <w:t>1 Rows</w:t>
            </w:r>
          </w:p>
        </w:tc>
        <w:tc>
          <w:tcPr>
            <w:tcW w:w="758" w:type="pct"/>
          </w:tcPr>
          <w:p w:rsidR="00E633DC" w:rsidP="00E633DC" w:rsidRDefault="00E633DC" w14:paraId="3084F305" w14:textId="77777777">
            <w:pPr>
              <w:rPr>
                <w:rFonts w:cs="CordiaUPC"/>
                <w:szCs w:val="36"/>
              </w:rPr>
            </w:pPr>
          </w:p>
        </w:tc>
      </w:tr>
      <w:tr w:rsidR="00E633DC" w:rsidTr="00470B42" w14:paraId="6401642C" w14:textId="77777777">
        <w:tc>
          <w:tcPr>
            <w:tcW w:w="774" w:type="pct"/>
          </w:tcPr>
          <w:p w:rsidRPr="005066B0" w:rsidR="00E633DC" w:rsidP="00E633DC" w:rsidRDefault="00E633DC" w14:paraId="00CCFC40" w14:textId="7CC49DF0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 w:rsidRPr="005B1442">
              <w:rPr>
                <w:rFonts w:ascii="CordiaUPC" w:hAnsi="CordiaUPC" w:cs="CordiaUPC"/>
                <w:sz w:val="28"/>
                <w:szCs w:val="28"/>
                <w:lang w:bidi="th-TH"/>
              </w:rPr>
              <w:t>00001</w:t>
            </w:r>
          </w:p>
        </w:tc>
        <w:tc>
          <w:tcPr>
            <w:tcW w:w="1619" w:type="pct"/>
          </w:tcPr>
          <w:p w:rsidR="00E633DC" w:rsidP="00E633DC" w:rsidRDefault="00E633DC" w14:paraId="52F5D4C7" w14:textId="53F44756">
            <w:r>
              <w:t>CP Id is required</w:t>
            </w:r>
            <w:r>
              <w:rPr>
                <w:rFonts w:cs="CordiaUPC"/>
                <w:cs/>
              </w:rPr>
              <w:t>.</w:t>
            </w:r>
          </w:p>
        </w:tc>
        <w:tc>
          <w:tcPr>
            <w:tcW w:w="1849" w:type="pct"/>
          </w:tcPr>
          <w:p w:rsidR="00E633DC" w:rsidP="00E633DC" w:rsidRDefault="00E633DC" w14:paraId="3BF0B29B" w14:textId="1390F872">
            <w:pPr>
              <w:rPr>
                <w:rFonts w:cs="CordiaUPC"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>portionSharing</w:t>
            </w:r>
            <w:r>
              <w:rPr>
                <w:rFonts w:hint="cs"/>
                <w:cs/>
              </w:rPr>
              <w:t xml:space="preserve"> มีค่าเป็น </w:t>
            </w:r>
            <w:r>
              <w:rPr>
                <w:rFonts w:cs="CordiaUPC"/>
                <w:cs/>
              </w:rPr>
              <w:t>“</w:t>
            </w:r>
            <w:r>
              <w:t>N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ดังนั้น </w:t>
            </w:r>
            <w:r>
              <w:t xml:space="preserve">cpId </w:t>
            </w:r>
            <w:r w:rsidRPr="00936836">
              <w:rPr>
                <w:rFonts w:hint="cs"/>
                <w:cs/>
              </w:rPr>
              <w:t xml:space="preserve">จะต้องเป็น </w:t>
            </w:r>
            <w:r w:rsidRPr="00936836">
              <w:t>mandatory</w:t>
            </w:r>
          </w:p>
        </w:tc>
        <w:tc>
          <w:tcPr>
            <w:tcW w:w="758" w:type="pct"/>
          </w:tcPr>
          <w:p w:rsidR="00E633DC" w:rsidP="00E633DC" w:rsidRDefault="00E633DC" w14:paraId="1C00C139" w14:textId="77777777">
            <w:pPr>
              <w:rPr>
                <w:rFonts w:cs="CordiaUPC"/>
                <w:szCs w:val="36"/>
              </w:rPr>
            </w:pPr>
          </w:p>
        </w:tc>
      </w:tr>
      <w:tr w:rsidR="00E633DC" w:rsidTr="00470B42" w14:paraId="4A75404A" w14:textId="77777777">
        <w:tc>
          <w:tcPr>
            <w:tcW w:w="774" w:type="pct"/>
          </w:tcPr>
          <w:p w:rsidRPr="005066B0" w:rsidR="00E633DC" w:rsidP="00E633DC" w:rsidRDefault="00E633DC" w14:paraId="246CDC3B" w14:textId="1DEBFB99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 w:rsidRPr="005B1442">
              <w:rPr>
                <w:rFonts w:ascii="CordiaUPC" w:hAnsi="CordiaUPC" w:cs="CordiaUPC"/>
                <w:sz w:val="28"/>
                <w:szCs w:val="28"/>
                <w:lang w:bidi="th-TH"/>
              </w:rPr>
              <w:t>00001</w:t>
            </w:r>
          </w:p>
        </w:tc>
        <w:tc>
          <w:tcPr>
            <w:tcW w:w="1619" w:type="pct"/>
          </w:tcPr>
          <w:p w:rsidR="00E633DC" w:rsidP="00E633DC" w:rsidRDefault="00E633DC" w14:paraId="7F497AA7" w14:textId="02BC9326">
            <w:r>
              <w:t>CP Name is required</w:t>
            </w:r>
            <w:r>
              <w:rPr>
                <w:rFonts w:cs="CordiaUPC"/>
                <w:cs/>
              </w:rPr>
              <w:t>.</w:t>
            </w:r>
          </w:p>
        </w:tc>
        <w:tc>
          <w:tcPr>
            <w:tcW w:w="1849" w:type="pct"/>
          </w:tcPr>
          <w:p w:rsidR="00E633DC" w:rsidP="00E633DC" w:rsidRDefault="00E633DC" w14:paraId="40F353DA" w14:textId="406A2023">
            <w:pPr>
              <w:rPr>
                <w:rFonts w:cs="CordiaUPC"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>portionSharing</w:t>
            </w:r>
            <w:r>
              <w:rPr>
                <w:rFonts w:hint="cs"/>
                <w:cs/>
              </w:rPr>
              <w:t xml:space="preserve"> มีค่าเป็น </w:t>
            </w:r>
            <w:r>
              <w:rPr>
                <w:rFonts w:cs="CordiaUPC"/>
                <w:cs/>
              </w:rPr>
              <w:t>“</w:t>
            </w:r>
            <w:r>
              <w:t>N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ดังนั้น </w:t>
            </w:r>
            <w:r>
              <w:t xml:space="preserve">cpName </w:t>
            </w:r>
            <w:r w:rsidRPr="00936836">
              <w:rPr>
                <w:rFonts w:hint="cs"/>
                <w:cs/>
              </w:rPr>
              <w:t xml:space="preserve">จะต้องเป็น </w:t>
            </w:r>
            <w:r w:rsidRPr="00936836">
              <w:t>mandatory</w:t>
            </w:r>
          </w:p>
        </w:tc>
        <w:tc>
          <w:tcPr>
            <w:tcW w:w="758" w:type="pct"/>
          </w:tcPr>
          <w:p w:rsidR="00E633DC" w:rsidP="00E633DC" w:rsidRDefault="00E633DC" w14:paraId="51E49D59" w14:textId="77777777">
            <w:pPr>
              <w:rPr>
                <w:rFonts w:cs="CordiaUPC"/>
                <w:szCs w:val="36"/>
              </w:rPr>
            </w:pPr>
          </w:p>
        </w:tc>
      </w:tr>
      <w:tr w:rsidR="00E633DC" w:rsidTr="00470B42" w14:paraId="47B906DA" w14:textId="77777777">
        <w:tc>
          <w:tcPr>
            <w:tcW w:w="774" w:type="pct"/>
          </w:tcPr>
          <w:p w:rsidRPr="005066B0" w:rsidR="00E633DC" w:rsidP="00E633DC" w:rsidRDefault="00E633DC" w14:paraId="0F303260" w14:textId="011FD65B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 w:rsidRPr="005B1442">
              <w:rPr>
                <w:rFonts w:ascii="CordiaUPC" w:hAnsi="CordiaUPC" w:cs="CordiaUPC"/>
                <w:sz w:val="28"/>
                <w:szCs w:val="28"/>
                <w:lang w:bidi="th-TH"/>
              </w:rPr>
              <w:t>00001</w:t>
            </w:r>
          </w:p>
        </w:tc>
        <w:tc>
          <w:tcPr>
            <w:tcW w:w="1619" w:type="pct"/>
          </w:tcPr>
          <w:p w:rsidR="00E633DC" w:rsidP="00E633DC" w:rsidRDefault="00E633DC" w14:paraId="47093809" w14:textId="3C265CC1">
            <w:r>
              <w:t>Share Amount is required</w:t>
            </w:r>
            <w:r>
              <w:rPr>
                <w:rFonts w:cs="CordiaUPC"/>
                <w:cs/>
              </w:rPr>
              <w:t>.</w:t>
            </w:r>
          </w:p>
        </w:tc>
        <w:tc>
          <w:tcPr>
            <w:tcW w:w="1849" w:type="pct"/>
          </w:tcPr>
          <w:p w:rsidR="00E633DC" w:rsidP="00E633DC" w:rsidRDefault="00E633DC" w14:paraId="47B77CB9" w14:textId="632D05B1">
            <w:pPr>
              <w:rPr>
                <w:rFonts w:cs="CordiaUPC"/>
              </w:rPr>
            </w:pPr>
            <w:r>
              <w:t xml:space="preserve">shareAmount </w:t>
            </w:r>
            <w:r w:rsidRPr="00936836">
              <w:rPr>
                <w:rFonts w:hint="cs"/>
                <w:cs/>
              </w:rPr>
              <w:t xml:space="preserve">จะต้องเป็น </w:t>
            </w:r>
            <w:r w:rsidRPr="00936836">
              <w:t>mandatory</w:t>
            </w:r>
          </w:p>
        </w:tc>
        <w:tc>
          <w:tcPr>
            <w:tcW w:w="758" w:type="pct"/>
          </w:tcPr>
          <w:p w:rsidR="00E633DC" w:rsidP="00E633DC" w:rsidRDefault="00E633DC" w14:paraId="65389BAC" w14:textId="77777777">
            <w:pPr>
              <w:rPr>
                <w:rFonts w:cs="CordiaUPC"/>
                <w:szCs w:val="36"/>
              </w:rPr>
            </w:pPr>
          </w:p>
        </w:tc>
      </w:tr>
      <w:tr w:rsidR="00E633DC" w:rsidTr="00470B42" w14:paraId="5DF94564" w14:textId="77777777">
        <w:tc>
          <w:tcPr>
            <w:tcW w:w="774" w:type="pct"/>
          </w:tcPr>
          <w:p w:rsidRPr="005B1442" w:rsidR="00E633DC" w:rsidP="00E633DC" w:rsidRDefault="00E633DC" w14:paraId="036614B3" w14:textId="32E88F22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 w:rsidRPr="00CD187C">
              <w:rPr>
                <w:rFonts w:ascii="CordiaUPC" w:hAnsi="CordiaUPC" w:cs="CordiaUPC"/>
                <w:sz w:val="28"/>
                <w:szCs w:val="28"/>
                <w:lang w:bidi="th-TH"/>
              </w:rPr>
              <w:t>00023</w:t>
            </w:r>
          </w:p>
        </w:tc>
        <w:tc>
          <w:tcPr>
            <w:tcW w:w="1619" w:type="pct"/>
          </w:tcPr>
          <w:p w:rsidRPr="002206C7" w:rsidR="00E633DC" w:rsidP="00E633DC" w:rsidRDefault="00E633DC" w14:paraId="7E34D55D" w14:textId="1EC7D156">
            <w:pPr>
              <w:rPr>
                <w:rFonts w:cs="CordiaUPC"/>
              </w:rPr>
            </w:pPr>
            <w:r w:rsidRPr="002206C7">
              <w:rPr>
                <w:rFonts w:cs="CordiaUPC"/>
              </w:rPr>
              <w:t xml:space="preserve">Share Amount </w:t>
            </w:r>
            <w:r w:rsidRPr="00CD187C">
              <w:rPr>
                <w:rFonts w:cs="CordiaUPC"/>
              </w:rPr>
              <w:t xml:space="preserve">must be 2 decimal </w:t>
            </w:r>
            <w:r w:rsidRPr="002206C7">
              <w:rPr>
                <w:rFonts w:cs="CordiaUPC"/>
                <w:cs/>
              </w:rPr>
              <w:t>(</w:t>
            </w:r>
            <w:r>
              <w:rPr>
                <w:rFonts w:cs="CordiaUPC"/>
              </w:rPr>
              <w:t>Min 0, Max 100</w:t>
            </w:r>
            <w:r w:rsidRPr="002206C7">
              <w:rPr>
                <w:rFonts w:cs="CordiaUPC"/>
                <w:cs/>
              </w:rPr>
              <w:t>)</w:t>
            </w:r>
          </w:p>
        </w:tc>
        <w:tc>
          <w:tcPr>
            <w:tcW w:w="1849" w:type="pct"/>
          </w:tcPr>
          <w:p w:rsidRPr="002206C7" w:rsidR="00E633DC" w:rsidP="00E633DC" w:rsidRDefault="00E633DC" w14:paraId="4BEA55C8" w14:textId="39EA9E93">
            <w:pPr>
              <w:rPr>
                <w:rFonts w:cs="CordiaUPC"/>
              </w:rPr>
            </w:pPr>
            <w:r w:rsidRPr="002206C7">
              <w:rPr>
                <w:rFonts w:cs="CordiaUPC"/>
                <w:cs/>
              </w:rPr>
              <w:t xml:space="preserve">ถ้า </w:t>
            </w:r>
            <w:r w:rsidRPr="002206C7">
              <w:rPr>
                <w:rFonts w:cs="CordiaUPC"/>
              </w:rPr>
              <w:t xml:space="preserve">shareAmount </w:t>
            </w:r>
            <w:r w:rsidRPr="002206C7">
              <w:rPr>
                <w:rFonts w:cs="CordiaUPC"/>
                <w:cs/>
              </w:rPr>
              <w:t>มีค่า</w:t>
            </w:r>
            <w:r>
              <w:rPr>
                <w:rFonts w:hint="cs"/>
                <w:b/>
                <w:cs/>
              </w:rPr>
              <w:t xml:space="preserve"> และ </w:t>
            </w:r>
            <w:r w:rsidRPr="002524A0">
              <w:t>shareAmountUnit</w:t>
            </w:r>
            <w:r w:rsidRPr="002524A0">
              <w:rPr>
                <w:cs/>
              </w:rPr>
              <w:t xml:space="preserve"> เป็น </w:t>
            </w:r>
            <w:r w:rsidRPr="002524A0">
              <w:rPr>
                <w:rFonts w:cs="CordiaUPC"/>
                <w:cs/>
              </w:rPr>
              <w:t>“%”</w:t>
            </w:r>
            <w:r w:rsidRPr="002206C7">
              <w:rPr>
                <w:rFonts w:cs="CordiaUPC"/>
                <w:cs/>
              </w:rPr>
              <w:t xml:space="preserve"> ดังนั้น </w:t>
            </w:r>
            <w:r w:rsidRPr="002206C7">
              <w:rPr>
                <w:rFonts w:cs="CordiaUPC"/>
              </w:rPr>
              <w:t xml:space="preserve">shareAmount </w:t>
            </w:r>
            <w:r w:rsidRPr="002206C7">
              <w:rPr>
                <w:rFonts w:cs="CordiaUPC"/>
                <w:cs/>
              </w:rPr>
              <w:t xml:space="preserve">จะต้องเป็นตัวเลขทศนิยม </w:t>
            </w:r>
            <w:r w:rsidRPr="00CD187C">
              <w:rPr>
                <w:rFonts w:cs="CordiaUPC"/>
              </w:rPr>
              <w:t>2</w:t>
            </w:r>
            <w:r w:rsidRPr="002206C7">
              <w:rPr>
                <w:rFonts w:cs="CordiaUPC"/>
                <w:cs/>
              </w:rPr>
              <w:t xml:space="preserve"> ตำแหน่งและมีค่าอยู่ในช่วง </w:t>
            </w:r>
            <w:r w:rsidRPr="00CD187C">
              <w:rPr>
                <w:rFonts w:cs="CordiaUPC"/>
              </w:rPr>
              <w:t xml:space="preserve">0 </w:t>
            </w:r>
            <w:r w:rsidRPr="002206C7">
              <w:rPr>
                <w:rFonts w:cs="CordiaUPC"/>
                <w:cs/>
              </w:rPr>
              <w:t xml:space="preserve">– </w:t>
            </w:r>
            <w:r>
              <w:rPr>
                <w:rFonts w:cs="CordiaUPC"/>
              </w:rPr>
              <w:t>100</w:t>
            </w:r>
          </w:p>
        </w:tc>
        <w:tc>
          <w:tcPr>
            <w:tcW w:w="758" w:type="pct"/>
          </w:tcPr>
          <w:p w:rsidR="00E633DC" w:rsidP="00E633DC" w:rsidRDefault="00E633DC" w14:paraId="77E9C361" w14:textId="77777777">
            <w:pPr>
              <w:rPr>
                <w:rFonts w:cs="CordiaUPC"/>
                <w:szCs w:val="36"/>
              </w:rPr>
            </w:pPr>
          </w:p>
        </w:tc>
      </w:tr>
      <w:tr w:rsidR="00E633DC" w:rsidTr="00470B42" w14:paraId="5B54AF41" w14:textId="77777777">
        <w:tc>
          <w:tcPr>
            <w:tcW w:w="774" w:type="pct"/>
          </w:tcPr>
          <w:p w:rsidRPr="00CD187C" w:rsidR="00E633DC" w:rsidP="00E633DC" w:rsidRDefault="00E633DC" w14:paraId="2B7928B5" w14:textId="3EE7ED2E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 w:rsidRPr="002206C7">
              <w:rPr>
                <w:b/>
                <w:lang w:bidi="th-TH"/>
              </w:rPr>
              <w:t>00023</w:t>
            </w:r>
          </w:p>
        </w:tc>
        <w:tc>
          <w:tcPr>
            <w:tcW w:w="1619" w:type="pct"/>
          </w:tcPr>
          <w:p w:rsidRPr="002206C7" w:rsidR="00E633DC" w:rsidP="00E633DC" w:rsidRDefault="00E633DC" w14:paraId="621B6E42" w14:textId="6282E03D">
            <w:pPr>
              <w:rPr>
                <w:rFonts w:cs="CordiaUPC"/>
              </w:rPr>
            </w:pPr>
            <w:r w:rsidRPr="002206C7">
              <w:rPr>
                <w:b/>
              </w:rPr>
              <w:t xml:space="preserve">Share Amount must be 2 decimal </w:t>
            </w:r>
            <w:r w:rsidRPr="002206C7">
              <w:rPr>
                <w:b/>
                <w:cs/>
              </w:rPr>
              <w:t>(</w:t>
            </w:r>
            <w:r>
              <w:rPr>
                <w:b/>
              </w:rPr>
              <w:t xml:space="preserve">Min 0, Max </w:t>
            </w:r>
            <w:r w:rsidRPr="008973E8">
              <w:rPr>
                <w:rFonts w:ascii="Segoe UI" w:hAnsi="Segoe UI" w:eastAsia="Times New Roman" w:cs="Segoe UI"/>
                <w:sz w:val="21"/>
                <w:szCs w:val="21"/>
              </w:rPr>
              <w:t>1,000,000,000</w:t>
            </w:r>
            <w:r w:rsidRPr="002206C7">
              <w:rPr>
                <w:b/>
                <w:cs/>
              </w:rPr>
              <w:t>)</w:t>
            </w:r>
          </w:p>
        </w:tc>
        <w:tc>
          <w:tcPr>
            <w:tcW w:w="1849" w:type="pct"/>
          </w:tcPr>
          <w:p w:rsidRPr="002206C7" w:rsidR="00E633DC" w:rsidP="00E633DC" w:rsidRDefault="00E633DC" w14:paraId="5161D742" w14:textId="51E17EE4">
            <w:pPr>
              <w:rPr>
                <w:rFonts w:cs="CordiaUPC"/>
                <w:cs/>
              </w:rPr>
            </w:pPr>
            <w:r w:rsidRPr="002206C7">
              <w:rPr>
                <w:b/>
                <w:cs/>
              </w:rPr>
              <w:t xml:space="preserve">ถ้า </w:t>
            </w:r>
            <w:r w:rsidRPr="002206C7">
              <w:rPr>
                <w:b/>
              </w:rPr>
              <w:t xml:space="preserve">shareAmount </w:t>
            </w:r>
            <w:r w:rsidRPr="002206C7">
              <w:rPr>
                <w:b/>
                <w:cs/>
              </w:rPr>
              <w:t>มีค่า</w:t>
            </w:r>
            <w:r>
              <w:rPr>
                <w:rFonts w:hint="cs"/>
                <w:b/>
                <w:cs/>
              </w:rPr>
              <w:t xml:space="preserve"> และ </w:t>
            </w:r>
            <w:r w:rsidRPr="002524A0">
              <w:rPr>
                <w:rFonts w:cs="CordiaUPC"/>
              </w:rPr>
              <w:t>shareAmount</w:t>
            </w:r>
            <w:r w:rsidRPr="002524A0">
              <w:rPr>
                <w:rFonts w:eastAsia="Times New Roman" w:cs="CordiaUPC"/>
              </w:rPr>
              <w:t>Unit</w:t>
            </w:r>
            <w:r w:rsidRPr="002524A0">
              <w:rPr>
                <w:rFonts w:eastAsia="Times New Roman" w:cs="CordiaUPC"/>
                <w:cs/>
              </w:rPr>
              <w:t xml:space="preserve"> เป็น </w:t>
            </w:r>
            <w:r>
              <w:rPr>
                <w:rFonts w:ascii="Segoe UI" w:hAnsi="Segoe UI" w:eastAsia="Times New Roman" w:cs="Segoe UI"/>
                <w:sz w:val="21"/>
                <w:szCs w:val="21"/>
              </w:rPr>
              <w:t>C</w:t>
            </w:r>
            <w:r w:rsidRPr="008973E8">
              <w:rPr>
                <w:rFonts w:ascii="Segoe UI" w:hAnsi="Segoe UI" w:eastAsia="Times New Roman" w:cs="Segoe UI"/>
                <w:sz w:val="21"/>
                <w:szCs w:val="21"/>
              </w:rPr>
              <w:t>urrency</w:t>
            </w:r>
            <w:r>
              <w:rPr>
                <w:rFonts w:ascii="Segoe UI" w:hAnsi="Segoe UI" w:eastAsia="Times New Roman" w:cs="Angsana New"/>
                <w:sz w:val="21"/>
                <w:szCs w:val="21"/>
                <w:cs/>
              </w:rPr>
              <w:t xml:space="preserve"> </w:t>
            </w:r>
            <w:r w:rsidRPr="002206C7">
              <w:rPr>
                <w:b/>
                <w:cs/>
              </w:rPr>
              <w:t xml:space="preserve"> ดังนั้น </w:t>
            </w:r>
            <w:r w:rsidRPr="002206C7">
              <w:rPr>
                <w:b/>
              </w:rPr>
              <w:t xml:space="preserve">shareAmount </w:t>
            </w:r>
            <w:r w:rsidRPr="002206C7">
              <w:rPr>
                <w:b/>
                <w:cs/>
              </w:rPr>
              <w:t xml:space="preserve">จะต้องเป็นตัวเลขทศนิยม </w:t>
            </w:r>
            <w:r w:rsidRPr="002206C7">
              <w:rPr>
                <w:b/>
              </w:rPr>
              <w:t>2</w:t>
            </w:r>
            <w:r w:rsidRPr="002206C7">
              <w:rPr>
                <w:b/>
                <w:cs/>
              </w:rPr>
              <w:t xml:space="preserve"> ตำแหน่งและมีค่าอยู่ในช่วง </w:t>
            </w:r>
            <w:r w:rsidRPr="002206C7">
              <w:rPr>
                <w:b/>
              </w:rPr>
              <w:t xml:space="preserve">0 </w:t>
            </w:r>
            <w:r w:rsidRPr="002206C7">
              <w:rPr>
                <w:b/>
                <w:cs/>
              </w:rPr>
              <w:t xml:space="preserve">– </w:t>
            </w:r>
            <w:r w:rsidRPr="008973E8">
              <w:rPr>
                <w:rFonts w:ascii="Segoe UI" w:hAnsi="Segoe UI" w:eastAsia="Times New Roman" w:cs="Segoe UI"/>
                <w:sz w:val="21"/>
                <w:szCs w:val="21"/>
              </w:rPr>
              <w:t>1,000,000,000</w:t>
            </w:r>
          </w:p>
        </w:tc>
        <w:tc>
          <w:tcPr>
            <w:tcW w:w="758" w:type="pct"/>
          </w:tcPr>
          <w:p w:rsidR="00E633DC" w:rsidP="00E633DC" w:rsidRDefault="00E633DC" w14:paraId="318BCD6D" w14:textId="77777777">
            <w:pPr>
              <w:rPr>
                <w:rFonts w:cs="CordiaUPC"/>
                <w:szCs w:val="36"/>
              </w:rPr>
            </w:pPr>
          </w:p>
        </w:tc>
      </w:tr>
      <w:tr w:rsidR="00E633DC" w:rsidTr="00470B42" w14:paraId="6EA76F95" w14:textId="77777777">
        <w:tc>
          <w:tcPr>
            <w:tcW w:w="774" w:type="pct"/>
          </w:tcPr>
          <w:p w:rsidRPr="005066B0" w:rsidR="00E633DC" w:rsidP="00E633DC" w:rsidRDefault="00E633DC" w14:paraId="67E88976" w14:textId="3D6F1642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 w:rsidRPr="005B1442">
              <w:rPr>
                <w:rFonts w:ascii="CordiaUPC" w:hAnsi="CordiaUPC" w:cs="CordiaUPC"/>
                <w:sz w:val="28"/>
                <w:szCs w:val="28"/>
                <w:lang w:bidi="th-TH"/>
              </w:rPr>
              <w:t>00001</w:t>
            </w:r>
          </w:p>
        </w:tc>
        <w:tc>
          <w:tcPr>
            <w:tcW w:w="1619" w:type="pct"/>
          </w:tcPr>
          <w:p w:rsidR="00E633DC" w:rsidP="00E633DC" w:rsidRDefault="00E633DC" w14:paraId="5EEE6814" w14:textId="387646F3">
            <w:r>
              <w:t>Share Amount Unit is required</w:t>
            </w:r>
            <w:r>
              <w:rPr>
                <w:rFonts w:cs="CordiaUPC"/>
                <w:cs/>
              </w:rPr>
              <w:t>.</w:t>
            </w:r>
          </w:p>
        </w:tc>
        <w:tc>
          <w:tcPr>
            <w:tcW w:w="1849" w:type="pct"/>
          </w:tcPr>
          <w:p w:rsidR="00E633DC" w:rsidP="00E633DC" w:rsidRDefault="00E633DC" w14:paraId="7B1BBCE6" w14:textId="2A27FB88">
            <w:pPr>
              <w:rPr>
                <w:rFonts w:cs="CordiaUPC"/>
              </w:rPr>
            </w:pPr>
            <w:r>
              <w:t xml:space="preserve">shareAmountUnit </w:t>
            </w:r>
            <w:r w:rsidRPr="00936836">
              <w:rPr>
                <w:rFonts w:hint="cs"/>
                <w:cs/>
              </w:rPr>
              <w:t xml:space="preserve">จะต้องเป็น </w:t>
            </w:r>
            <w:r w:rsidRPr="00936836">
              <w:t>mandatory</w:t>
            </w:r>
          </w:p>
        </w:tc>
        <w:tc>
          <w:tcPr>
            <w:tcW w:w="758" w:type="pct"/>
          </w:tcPr>
          <w:p w:rsidR="00E633DC" w:rsidP="00E633DC" w:rsidRDefault="00E633DC" w14:paraId="722ACA7F" w14:textId="77777777">
            <w:pPr>
              <w:rPr>
                <w:rFonts w:cs="CordiaUPC"/>
                <w:szCs w:val="36"/>
              </w:rPr>
            </w:pPr>
          </w:p>
        </w:tc>
      </w:tr>
      <w:tr w:rsidR="00E633DC" w:rsidTr="00470B42" w14:paraId="3DB3C19C" w14:textId="77777777">
        <w:tc>
          <w:tcPr>
            <w:tcW w:w="5000" w:type="pct"/>
            <w:gridSpan w:val="4"/>
            <w:shd w:val="clear" w:color="auto" w:fill="C2D69B" w:themeFill="accent3" w:themeFillTint="99"/>
          </w:tcPr>
          <w:p w:rsidR="00E633DC" w:rsidP="00E633DC" w:rsidRDefault="00E633DC" w14:paraId="29EB29EA" w14:textId="661628C3">
            <w:pPr>
              <w:pStyle w:val="HeaderTable"/>
            </w:pPr>
            <w:r>
              <w:t>End CP Sharing Section</w:t>
            </w:r>
          </w:p>
        </w:tc>
      </w:tr>
      <w:tr w:rsidR="00E633DC" w:rsidTr="00470B42" w14:paraId="3F83149A" w14:textId="77777777">
        <w:tc>
          <w:tcPr>
            <w:tcW w:w="5000" w:type="pct"/>
            <w:gridSpan w:val="4"/>
            <w:shd w:val="clear" w:color="auto" w:fill="C2D69B" w:themeFill="accent3" w:themeFillTint="99"/>
          </w:tcPr>
          <w:p w:rsidR="00E633DC" w:rsidP="00E633DC" w:rsidRDefault="00E633DC" w14:paraId="17E17646" w14:textId="1F023504">
            <w:pPr>
              <w:pStyle w:val="HeaderTable"/>
              <w:rPr>
                <w:szCs w:val="36"/>
              </w:rPr>
            </w:pPr>
            <w:r>
              <w:t>End Revenue Sharing</w:t>
            </w:r>
            <w:r>
              <w:rPr>
                <w:rFonts w:hint="cs"/>
                <w:cs/>
                <w:lang w:bidi="th-TH"/>
              </w:rPr>
              <w:t xml:space="preserve"> </w:t>
            </w:r>
            <w:r>
              <w:rPr>
                <w:lang w:bidi="th-TH"/>
              </w:rPr>
              <w:t>Section</w:t>
            </w:r>
          </w:p>
        </w:tc>
      </w:tr>
      <w:tr w:rsidR="00E633DC" w:rsidTr="00470B42" w14:paraId="78BFBE17" w14:textId="77777777">
        <w:tc>
          <w:tcPr>
            <w:tcW w:w="5000" w:type="pct"/>
            <w:gridSpan w:val="4"/>
            <w:shd w:val="clear" w:color="auto" w:fill="C2D69B" w:themeFill="accent3" w:themeFillTint="99"/>
          </w:tcPr>
          <w:p w:rsidR="00E633DC" w:rsidP="00E633DC" w:rsidRDefault="00E633DC" w14:paraId="15765C4D" w14:textId="603073AD">
            <w:pPr>
              <w:pStyle w:val="HeaderTable"/>
            </w:pPr>
            <w:r>
              <w:t>Internal Share Detail Section</w:t>
            </w:r>
          </w:p>
        </w:tc>
      </w:tr>
      <w:tr w:rsidR="00E633DC" w:rsidTr="00470B42" w14:paraId="7CFE7414" w14:textId="77777777">
        <w:trPr>
          <w:trHeight w:val="98"/>
        </w:trPr>
        <w:tc>
          <w:tcPr>
            <w:tcW w:w="774" w:type="pct"/>
          </w:tcPr>
          <w:p w:rsidRPr="002206C7" w:rsidR="00E633DC" w:rsidP="00E633DC" w:rsidRDefault="00E633DC" w14:paraId="44D50873" w14:textId="57AA5AFF">
            <w:pPr>
              <w:pStyle w:val="HeaderTable"/>
              <w:rPr>
                <w:b w:val="0"/>
                <w:lang w:bidi="th-TH"/>
              </w:rPr>
            </w:pPr>
            <w:r w:rsidRPr="002206C7">
              <w:rPr>
                <w:b w:val="0"/>
                <w:lang w:bidi="th-TH"/>
              </w:rPr>
              <w:t>00001</w:t>
            </w:r>
          </w:p>
        </w:tc>
        <w:tc>
          <w:tcPr>
            <w:tcW w:w="1619" w:type="pct"/>
          </w:tcPr>
          <w:p w:rsidRPr="002206C7" w:rsidR="00E633DC" w:rsidP="00E633DC" w:rsidRDefault="00E633DC" w14:paraId="3BB1FA52" w14:textId="4BCF7EA2">
            <w:pPr>
              <w:pStyle w:val="HeaderTable"/>
              <w:rPr>
                <w:b w:val="0"/>
                <w:lang w:bidi="th-TH"/>
              </w:rPr>
            </w:pPr>
            <w:r w:rsidRPr="002206C7">
              <w:rPr>
                <w:b w:val="0"/>
                <w:lang w:bidi="th-TH"/>
              </w:rPr>
              <w:t>Internal Company is required</w:t>
            </w:r>
            <w:r w:rsidRPr="002206C7">
              <w:rPr>
                <w:b w:val="0"/>
                <w:cs/>
                <w:lang w:bidi="th-TH"/>
              </w:rPr>
              <w:t>.</w:t>
            </w:r>
          </w:p>
        </w:tc>
        <w:tc>
          <w:tcPr>
            <w:tcW w:w="1849" w:type="pct"/>
          </w:tcPr>
          <w:p w:rsidRPr="002206C7" w:rsidR="00E633DC" w:rsidP="00E633DC" w:rsidRDefault="00E633DC" w14:paraId="35DCEDC3" w14:textId="66472345">
            <w:pPr>
              <w:pStyle w:val="HeaderTable"/>
              <w:rPr>
                <w:b w:val="0"/>
                <w:lang w:bidi="th-TH"/>
              </w:rPr>
            </w:pPr>
            <w:r w:rsidRPr="002206C7">
              <w:rPr>
                <w:b w:val="0"/>
                <w:lang w:bidi="th-TH"/>
              </w:rPr>
              <w:t>internalCompany</w:t>
            </w:r>
            <w:r w:rsidRPr="0017537B">
              <w:rPr>
                <w:rFonts w:hint="cs"/>
                <w:b w:val="0"/>
                <w:cs/>
                <w:lang w:bidi="th-TH"/>
              </w:rPr>
              <w:t xml:space="preserve">จะต้องเป็น </w:t>
            </w:r>
            <w:r w:rsidRPr="0017537B">
              <w:rPr>
                <w:b w:val="0"/>
                <w:lang w:bidi="th-TH"/>
              </w:rPr>
              <w:t>mandatory</w:t>
            </w:r>
          </w:p>
        </w:tc>
        <w:tc>
          <w:tcPr>
            <w:tcW w:w="758" w:type="pct"/>
          </w:tcPr>
          <w:p w:rsidR="00E633DC" w:rsidP="00E633DC" w:rsidRDefault="00E633DC" w14:paraId="6EEC5ED1" w14:textId="459373FA">
            <w:pPr>
              <w:pStyle w:val="HeaderTable"/>
            </w:pPr>
          </w:p>
        </w:tc>
      </w:tr>
      <w:tr w:rsidR="00E633DC" w:rsidTr="00470B42" w14:paraId="41FF3E97" w14:textId="77777777">
        <w:trPr>
          <w:trHeight w:val="97"/>
        </w:trPr>
        <w:tc>
          <w:tcPr>
            <w:tcW w:w="774" w:type="pct"/>
          </w:tcPr>
          <w:p w:rsidRPr="002206C7" w:rsidR="00E633DC" w:rsidP="00E633DC" w:rsidRDefault="00E633DC" w14:paraId="6770B79B" w14:textId="04CE7C49">
            <w:pPr>
              <w:pStyle w:val="HeaderTable"/>
              <w:rPr>
                <w:b w:val="0"/>
                <w:lang w:bidi="th-TH"/>
              </w:rPr>
            </w:pPr>
            <w:r w:rsidRPr="002206C7">
              <w:rPr>
                <w:b w:val="0"/>
                <w:lang w:bidi="th-TH"/>
              </w:rPr>
              <w:t>00001</w:t>
            </w:r>
          </w:p>
        </w:tc>
        <w:tc>
          <w:tcPr>
            <w:tcW w:w="1619" w:type="pct"/>
          </w:tcPr>
          <w:p w:rsidRPr="002206C7" w:rsidR="00E633DC" w:rsidP="00E633DC" w:rsidRDefault="00E633DC" w14:paraId="6A40AD1E" w14:textId="2EB8318E">
            <w:pPr>
              <w:pStyle w:val="HeaderTable"/>
              <w:rPr>
                <w:b w:val="0"/>
                <w:lang w:bidi="th-TH"/>
              </w:rPr>
            </w:pPr>
            <w:r w:rsidRPr="002206C7">
              <w:rPr>
                <w:b w:val="0"/>
                <w:lang w:bidi="th-TH"/>
              </w:rPr>
              <w:t>Share Amount is required</w:t>
            </w:r>
            <w:r w:rsidRPr="002206C7">
              <w:rPr>
                <w:b w:val="0"/>
                <w:cs/>
                <w:lang w:bidi="th-TH"/>
              </w:rPr>
              <w:t>.</w:t>
            </w:r>
          </w:p>
        </w:tc>
        <w:tc>
          <w:tcPr>
            <w:tcW w:w="1849" w:type="pct"/>
          </w:tcPr>
          <w:p w:rsidRPr="002206C7" w:rsidR="00E633DC" w:rsidP="00E633DC" w:rsidRDefault="00E633DC" w14:paraId="4E3E42BF" w14:textId="3E210C35">
            <w:pPr>
              <w:pStyle w:val="HeaderTable"/>
              <w:rPr>
                <w:b w:val="0"/>
                <w:lang w:bidi="th-TH"/>
              </w:rPr>
            </w:pPr>
            <w:r w:rsidRPr="002206C7">
              <w:rPr>
                <w:b w:val="0"/>
                <w:lang w:bidi="th-TH"/>
              </w:rPr>
              <w:t xml:space="preserve">shareAmount </w:t>
            </w:r>
            <w:r w:rsidRPr="002206C7">
              <w:rPr>
                <w:b w:val="0"/>
                <w:cs/>
                <w:lang w:bidi="th-TH"/>
              </w:rPr>
              <w:t xml:space="preserve">จะต้องเป็น </w:t>
            </w:r>
            <w:r w:rsidRPr="002206C7">
              <w:rPr>
                <w:b w:val="0"/>
                <w:lang w:bidi="th-TH"/>
              </w:rPr>
              <w:t>mandatory</w:t>
            </w:r>
          </w:p>
        </w:tc>
        <w:tc>
          <w:tcPr>
            <w:tcW w:w="758" w:type="pct"/>
          </w:tcPr>
          <w:p w:rsidR="00E633DC" w:rsidP="00E633DC" w:rsidRDefault="00E633DC" w14:paraId="6768FEAE" w14:textId="6B5999DE">
            <w:pPr>
              <w:pStyle w:val="HeaderTable"/>
            </w:pPr>
          </w:p>
        </w:tc>
      </w:tr>
      <w:tr w:rsidR="00E633DC" w:rsidTr="00470B42" w14:paraId="4C634342" w14:textId="77777777">
        <w:trPr>
          <w:trHeight w:val="97"/>
        </w:trPr>
        <w:tc>
          <w:tcPr>
            <w:tcW w:w="774" w:type="pct"/>
          </w:tcPr>
          <w:p w:rsidRPr="002206C7" w:rsidR="00E633DC" w:rsidP="00E633DC" w:rsidRDefault="00E633DC" w14:paraId="370B7885" w14:textId="14DE1F9A">
            <w:pPr>
              <w:pStyle w:val="HeaderTable"/>
              <w:rPr>
                <w:b w:val="0"/>
                <w:lang w:bidi="th-TH"/>
              </w:rPr>
            </w:pPr>
            <w:r w:rsidRPr="002206C7">
              <w:rPr>
                <w:b w:val="0"/>
                <w:lang w:bidi="th-TH"/>
              </w:rPr>
              <w:t>00023</w:t>
            </w:r>
          </w:p>
        </w:tc>
        <w:tc>
          <w:tcPr>
            <w:tcW w:w="1619" w:type="pct"/>
          </w:tcPr>
          <w:p w:rsidRPr="002206C7" w:rsidR="00E633DC" w:rsidP="00E633DC" w:rsidRDefault="00E633DC" w14:paraId="4E1B5CC8" w14:textId="4A8499A7">
            <w:pPr>
              <w:pStyle w:val="HeaderTable"/>
              <w:rPr>
                <w:b w:val="0"/>
                <w:lang w:bidi="th-TH"/>
              </w:rPr>
            </w:pPr>
            <w:r w:rsidRPr="002206C7">
              <w:rPr>
                <w:b w:val="0"/>
                <w:lang w:bidi="th-TH"/>
              </w:rPr>
              <w:t xml:space="preserve">Share Amount must be 2 decimal </w:t>
            </w:r>
            <w:r w:rsidRPr="002206C7">
              <w:rPr>
                <w:b w:val="0"/>
                <w:cs/>
                <w:lang w:bidi="th-TH"/>
              </w:rPr>
              <w:t>(</w:t>
            </w:r>
            <w:r w:rsidRPr="002206C7">
              <w:rPr>
                <w:b w:val="0"/>
                <w:lang w:bidi="th-TH"/>
              </w:rPr>
              <w:t>Min 0, Max 100</w:t>
            </w:r>
            <w:r w:rsidRPr="002206C7">
              <w:rPr>
                <w:b w:val="0"/>
                <w:cs/>
                <w:lang w:bidi="th-TH"/>
              </w:rPr>
              <w:t>)</w:t>
            </w:r>
          </w:p>
        </w:tc>
        <w:tc>
          <w:tcPr>
            <w:tcW w:w="1849" w:type="pct"/>
          </w:tcPr>
          <w:p w:rsidRPr="002206C7" w:rsidR="00E633DC" w:rsidP="00E633DC" w:rsidRDefault="00E633DC" w14:paraId="0AC35607" w14:textId="323B32C7">
            <w:pPr>
              <w:pStyle w:val="HeaderTable"/>
              <w:rPr>
                <w:b w:val="0"/>
                <w:lang w:bidi="th-TH"/>
              </w:rPr>
            </w:pPr>
            <w:r w:rsidRPr="002206C7">
              <w:rPr>
                <w:b w:val="0"/>
                <w:cs/>
                <w:lang w:bidi="th-TH"/>
              </w:rPr>
              <w:t xml:space="preserve">ถ้า </w:t>
            </w:r>
            <w:r w:rsidRPr="002206C7">
              <w:rPr>
                <w:b w:val="0"/>
                <w:lang w:bidi="th-TH"/>
              </w:rPr>
              <w:t xml:space="preserve">shareAmount </w:t>
            </w:r>
            <w:r w:rsidRPr="002206C7">
              <w:rPr>
                <w:b w:val="0"/>
                <w:cs/>
                <w:lang w:bidi="th-TH"/>
              </w:rPr>
              <w:t>มีค่า</w:t>
            </w:r>
            <w:r>
              <w:rPr>
                <w:rFonts w:hint="cs"/>
                <w:b w:val="0"/>
                <w:cs/>
                <w:lang w:bidi="th-TH"/>
              </w:rPr>
              <w:t xml:space="preserve"> </w:t>
            </w:r>
            <w:r w:rsidRPr="002206C7">
              <w:rPr>
                <w:b w:val="0"/>
                <w:cs/>
                <w:lang w:bidi="th-TH"/>
              </w:rPr>
              <w:t xml:space="preserve">ดังนั้น </w:t>
            </w:r>
            <w:r w:rsidRPr="002206C7">
              <w:rPr>
                <w:b w:val="0"/>
                <w:lang w:bidi="th-TH"/>
              </w:rPr>
              <w:t xml:space="preserve">shareAmount </w:t>
            </w:r>
            <w:r w:rsidRPr="002206C7">
              <w:rPr>
                <w:b w:val="0"/>
                <w:cs/>
                <w:lang w:bidi="th-TH"/>
              </w:rPr>
              <w:t xml:space="preserve">จะต้องเป็นตัวเลขทศนิยม </w:t>
            </w:r>
            <w:r w:rsidRPr="002206C7">
              <w:rPr>
                <w:b w:val="0"/>
                <w:lang w:bidi="th-TH"/>
              </w:rPr>
              <w:t>2</w:t>
            </w:r>
            <w:r w:rsidRPr="002206C7">
              <w:rPr>
                <w:b w:val="0"/>
                <w:cs/>
                <w:lang w:bidi="th-TH"/>
              </w:rPr>
              <w:t xml:space="preserve"> ตำแหน่งและมีค่าอยู่ในช่วง </w:t>
            </w:r>
            <w:r w:rsidRPr="002206C7">
              <w:rPr>
                <w:b w:val="0"/>
                <w:lang w:bidi="th-TH"/>
              </w:rPr>
              <w:t xml:space="preserve">0 </w:t>
            </w:r>
            <w:r w:rsidRPr="002206C7">
              <w:rPr>
                <w:b w:val="0"/>
                <w:cs/>
                <w:lang w:bidi="th-TH"/>
              </w:rPr>
              <w:t xml:space="preserve">– </w:t>
            </w:r>
            <w:r w:rsidRPr="002206C7">
              <w:rPr>
                <w:b w:val="0"/>
                <w:lang w:bidi="th-TH"/>
              </w:rPr>
              <w:t>100</w:t>
            </w:r>
          </w:p>
        </w:tc>
        <w:tc>
          <w:tcPr>
            <w:tcW w:w="758" w:type="pct"/>
          </w:tcPr>
          <w:p w:rsidR="00E633DC" w:rsidP="00E633DC" w:rsidRDefault="00E633DC" w14:paraId="02C7F734" w14:textId="77777777">
            <w:pPr>
              <w:pStyle w:val="HeaderTable"/>
            </w:pPr>
          </w:p>
        </w:tc>
      </w:tr>
      <w:tr w:rsidR="00E633DC" w:rsidTr="00470B42" w14:paraId="3DF2EE3E" w14:textId="77777777">
        <w:trPr>
          <w:trHeight w:val="97"/>
        </w:trPr>
        <w:tc>
          <w:tcPr>
            <w:tcW w:w="774" w:type="pct"/>
          </w:tcPr>
          <w:p w:rsidRPr="002206C7" w:rsidR="00E633DC" w:rsidP="00E633DC" w:rsidRDefault="00E633DC" w14:paraId="76495406" w14:textId="3619A395">
            <w:pPr>
              <w:pStyle w:val="HeaderTable"/>
              <w:rPr>
                <w:b w:val="0"/>
                <w:lang w:bidi="th-TH"/>
              </w:rPr>
            </w:pPr>
            <w:r w:rsidRPr="002206C7">
              <w:rPr>
                <w:b w:val="0"/>
                <w:lang w:bidi="th-TH"/>
              </w:rPr>
              <w:t>00001</w:t>
            </w:r>
          </w:p>
        </w:tc>
        <w:tc>
          <w:tcPr>
            <w:tcW w:w="1619" w:type="pct"/>
          </w:tcPr>
          <w:p w:rsidRPr="002206C7" w:rsidR="00E633DC" w:rsidP="00E633DC" w:rsidRDefault="00E633DC" w14:paraId="7629661C" w14:textId="301A3E11">
            <w:pPr>
              <w:pStyle w:val="HeaderTable"/>
              <w:rPr>
                <w:b w:val="0"/>
                <w:lang w:bidi="th-TH"/>
              </w:rPr>
            </w:pPr>
            <w:r w:rsidRPr="002206C7">
              <w:rPr>
                <w:b w:val="0"/>
                <w:lang w:bidi="th-TH"/>
              </w:rPr>
              <w:t>Share Amount Unit is required</w:t>
            </w:r>
            <w:r w:rsidRPr="002206C7">
              <w:rPr>
                <w:b w:val="0"/>
                <w:cs/>
                <w:lang w:bidi="th-TH"/>
              </w:rPr>
              <w:t>.</w:t>
            </w:r>
          </w:p>
        </w:tc>
        <w:tc>
          <w:tcPr>
            <w:tcW w:w="1849" w:type="pct"/>
          </w:tcPr>
          <w:p w:rsidRPr="002206C7" w:rsidR="00E633DC" w:rsidP="00E633DC" w:rsidRDefault="00E633DC" w14:paraId="2D3F2ACC" w14:textId="1BF9CBDB">
            <w:pPr>
              <w:pStyle w:val="HeaderTable"/>
              <w:rPr>
                <w:b w:val="0"/>
                <w:lang w:bidi="th-TH"/>
              </w:rPr>
            </w:pPr>
            <w:r w:rsidRPr="002206C7">
              <w:rPr>
                <w:b w:val="0"/>
                <w:lang w:bidi="th-TH"/>
              </w:rPr>
              <w:t xml:space="preserve">shareAmountUnit </w:t>
            </w:r>
            <w:r w:rsidRPr="002206C7">
              <w:rPr>
                <w:b w:val="0"/>
                <w:cs/>
                <w:lang w:bidi="th-TH"/>
              </w:rPr>
              <w:t xml:space="preserve">จะต้องเป็น </w:t>
            </w:r>
            <w:r w:rsidRPr="002206C7">
              <w:rPr>
                <w:b w:val="0"/>
                <w:lang w:bidi="th-TH"/>
              </w:rPr>
              <w:t>mandatory</w:t>
            </w:r>
          </w:p>
        </w:tc>
        <w:tc>
          <w:tcPr>
            <w:tcW w:w="758" w:type="pct"/>
          </w:tcPr>
          <w:p w:rsidR="00E633DC" w:rsidP="00E633DC" w:rsidRDefault="00E633DC" w14:paraId="7810F77A" w14:textId="1F11507B">
            <w:pPr>
              <w:pStyle w:val="HeaderTable"/>
            </w:pPr>
          </w:p>
        </w:tc>
      </w:tr>
      <w:tr w:rsidR="00E633DC" w:rsidTr="00470B42" w14:paraId="5B18C5A2" w14:textId="77777777">
        <w:tc>
          <w:tcPr>
            <w:tcW w:w="5000" w:type="pct"/>
            <w:gridSpan w:val="4"/>
            <w:shd w:val="clear" w:color="auto" w:fill="C2D69B" w:themeFill="accent3" w:themeFillTint="99"/>
          </w:tcPr>
          <w:p w:rsidR="00E633DC" w:rsidP="00E633DC" w:rsidRDefault="00E633DC" w14:paraId="48B822B8" w14:textId="12EE6F4C">
            <w:pPr>
              <w:pStyle w:val="HeaderTable"/>
            </w:pPr>
            <w:r>
              <w:t>End Internal Share Detail Section</w:t>
            </w:r>
          </w:p>
        </w:tc>
      </w:tr>
    </w:tbl>
    <w:p w:rsidR="003E4518" w:rsidP="002206C7" w:rsidRDefault="003E4518" w14:paraId="340ED38E" w14:textId="77777777">
      <w:pPr>
        <w:pStyle w:val="Heading3"/>
        <w:numPr>
          <w:ilvl w:val="0"/>
          <w:numId w:val="51"/>
        </w:numPr>
        <w:rPr>
          <w:rFonts w:ascii="CordiaUPC" w:hAnsi="CordiaUPC" w:cs="CordiaUPC"/>
          <w:sz w:val="32"/>
          <w:szCs w:val="32"/>
        </w:rPr>
      </w:pPr>
      <w:r w:rsidRPr="008979A8">
        <w:rPr>
          <w:rFonts w:ascii="CordiaUPC" w:hAnsi="CordiaUPC" w:cs="CordiaUPC"/>
          <w:sz w:val="32"/>
          <w:szCs w:val="32"/>
        </w:rPr>
        <w:t>Mapping to DB</w:t>
      </w:r>
    </w:p>
    <w:tbl>
      <w:tblPr>
        <w:tblW w:w="4977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348"/>
        <w:gridCol w:w="2486"/>
        <w:gridCol w:w="4141"/>
      </w:tblGrid>
      <w:tr w:rsidRPr="008979A8" w:rsidR="003E4518" w:rsidTr="003E4518" w14:paraId="729F2377" w14:textId="77777777">
        <w:trPr>
          <w:cantSplit/>
          <w:tblHeader/>
        </w:trPr>
        <w:tc>
          <w:tcPr>
            <w:tcW w:w="1308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3E4518" w:rsidP="003E4518" w:rsidRDefault="003E4518" w14:paraId="524BE3A7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Database Table</w:t>
            </w:r>
          </w:p>
        </w:tc>
        <w:tc>
          <w:tcPr>
            <w:tcW w:w="1385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3E4518" w:rsidP="003E4518" w:rsidRDefault="003E4518" w14:paraId="4469642C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Database Column</w:t>
            </w:r>
          </w:p>
        </w:tc>
        <w:tc>
          <w:tcPr>
            <w:tcW w:w="2307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3E4518" w:rsidP="003E4518" w:rsidRDefault="003E4518" w14:paraId="1A34B20C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Field on Screen</w:t>
            </w:r>
          </w:p>
        </w:tc>
      </w:tr>
      <w:tr w:rsidRPr="008979A8" w:rsidR="004A6638" w:rsidTr="003E4518" w14:paraId="6C197E67" w14:textId="77777777">
        <w:tc>
          <w:tcPr>
            <w:tcW w:w="1308" w:type="pct"/>
            <w:vMerge w:val="restart"/>
          </w:tcPr>
          <w:p w:rsidRPr="008979A8" w:rsidR="004A6638" w:rsidP="003E4518" w:rsidRDefault="004A6638" w14:paraId="5E207368" w14:textId="4507E3F1">
            <w:pPr>
              <w:rPr>
                <w:rFonts w:cs="CordiaUPC"/>
              </w:rPr>
            </w:pPr>
            <w:r>
              <w:t>MASS_SHARING</w:t>
            </w:r>
          </w:p>
        </w:tc>
        <w:tc>
          <w:tcPr>
            <w:tcW w:w="1385" w:type="pct"/>
          </w:tcPr>
          <w:p w:rsidRPr="008979A8" w:rsidR="004A6638" w:rsidP="003E4518" w:rsidRDefault="004A6638" w14:paraId="1DF83B45" w14:textId="36B37A7D">
            <w:pPr>
              <w:spacing w:after="0"/>
              <w:rPr>
                <w:rFonts w:cs="CordiaUPC"/>
              </w:rPr>
            </w:pPr>
            <w:r>
              <w:t>ROW_ID</w:t>
            </w:r>
          </w:p>
        </w:tc>
        <w:tc>
          <w:tcPr>
            <w:tcW w:w="2307" w:type="pct"/>
          </w:tcPr>
          <w:p w:rsidRPr="002206C7" w:rsidR="004A6638" w:rsidP="003E4518" w:rsidRDefault="004A6638" w14:paraId="57067B6A" w14:textId="77777777">
            <w:pPr>
              <w:spacing w:after="0"/>
              <w:rPr>
                <w:cs/>
              </w:rPr>
            </w:pPr>
            <w:r w:rsidRPr="002206C7">
              <w:rPr>
                <w:cs/>
              </w:rPr>
              <w:t xml:space="preserve">กรณี </w:t>
            </w:r>
            <w:r w:rsidRPr="002206C7">
              <w:t xml:space="preserve">Save </w:t>
            </w:r>
            <w:r w:rsidRPr="002206C7">
              <w:rPr>
                <w:cs/>
              </w:rPr>
              <w:t>ครั้งแรก</w:t>
            </w:r>
          </w:p>
          <w:p w:rsidRPr="002206C7" w:rsidR="004A6638" w:rsidP="003E4518" w:rsidRDefault="004A6638" w14:paraId="2EB977F0" w14:textId="77777777">
            <w:r w:rsidRPr="002206C7">
              <w:rPr>
                <w:cs/>
              </w:rPr>
              <w:t xml:space="preserve">ให้ระบบ </w:t>
            </w:r>
            <w:r w:rsidRPr="002206C7">
              <w:t xml:space="preserve">Auto Generate </w:t>
            </w:r>
          </w:p>
          <w:p w:rsidRPr="002206C7" w:rsidR="004A6638" w:rsidP="003E4518" w:rsidRDefault="004A6638" w14:paraId="1C3AF148" w14:textId="77777777">
            <w:pPr>
              <w:spacing w:after="0"/>
            </w:pPr>
            <w:r w:rsidRPr="002206C7">
              <w:rPr>
                <w:cs/>
              </w:rPr>
              <w:t xml:space="preserve">กรณี </w:t>
            </w:r>
            <w:r w:rsidRPr="002206C7">
              <w:t xml:space="preserve">Save </w:t>
            </w:r>
            <w:r w:rsidRPr="002206C7">
              <w:rPr>
                <w:cs/>
              </w:rPr>
              <w:t>ครั้งถัดไป</w:t>
            </w:r>
          </w:p>
          <w:p w:rsidRPr="002206C7" w:rsidR="004A6638" w:rsidP="003E4518" w:rsidRDefault="004A6638" w14:paraId="1C470863" w14:textId="77777777">
            <w:r w:rsidRPr="002206C7">
              <w:rPr>
                <w:cs/>
              </w:rPr>
              <w:t xml:space="preserve">ให้ใช้ </w:t>
            </w:r>
            <w:r w:rsidRPr="002206C7">
              <w:t xml:space="preserve">Row ID </w:t>
            </w:r>
            <w:r w:rsidRPr="002206C7">
              <w:rPr>
                <w:cs/>
              </w:rPr>
              <w:t>เดิม</w:t>
            </w:r>
          </w:p>
        </w:tc>
      </w:tr>
      <w:tr w:rsidR="004A6638" w:rsidTr="003E4518" w14:paraId="055657AF" w14:textId="77777777">
        <w:tc>
          <w:tcPr>
            <w:tcW w:w="1308" w:type="pct"/>
            <w:vMerge/>
          </w:tcPr>
          <w:p w:rsidRPr="008979A8" w:rsidR="004A6638" w:rsidP="003E4518" w:rsidRDefault="004A6638" w14:paraId="2913175A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4A6638" w:rsidP="003E4518" w:rsidRDefault="004A6638" w14:paraId="5C739AC1" w14:textId="04F5B113">
            <w:pPr>
              <w:rPr>
                <w:rFonts w:cs="CordiaUPC"/>
              </w:rPr>
            </w:pPr>
            <w:r>
              <w:t>MASS</w:t>
            </w:r>
            <w:r w:rsidRPr="00944318">
              <w:t>_PO</w:t>
            </w:r>
            <w:r>
              <w:t>_DETAIL</w:t>
            </w:r>
            <w:r w:rsidRPr="00944318">
              <w:t>_ROW_ID</w:t>
            </w:r>
          </w:p>
        </w:tc>
        <w:tc>
          <w:tcPr>
            <w:tcW w:w="2307" w:type="pct"/>
          </w:tcPr>
          <w:p w:rsidRPr="002206C7" w:rsidR="004A6638" w:rsidP="003E4518" w:rsidRDefault="004A6638" w14:paraId="5A04CDC1" w14:textId="77777777">
            <w:r w:rsidRPr="002206C7">
              <w:rPr>
                <w:cs/>
              </w:rPr>
              <w:t xml:space="preserve">ให้ใช้ </w:t>
            </w:r>
            <w:r w:rsidRPr="002206C7">
              <w:t>MASS_PO_DETAIL</w:t>
            </w:r>
            <w:r w:rsidRPr="002206C7">
              <w:rPr>
                <w:cs/>
              </w:rPr>
              <w:t>.</w:t>
            </w:r>
            <w:r w:rsidRPr="002206C7">
              <w:t>ROW_ID</w:t>
            </w:r>
            <w:r w:rsidRPr="002206C7">
              <w:rPr>
                <w:cs/>
              </w:rPr>
              <w:t xml:space="preserve"> เดิม</w:t>
            </w:r>
          </w:p>
        </w:tc>
      </w:tr>
      <w:tr w:rsidR="004A6638" w:rsidTr="003E4518" w14:paraId="7F0ECDED" w14:textId="77777777">
        <w:tc>
          <w:tcPr>
            <w:tcW w:w="1308" w:type="pct"/>
            <w:vMerge/>
          </w:tcPr>
          <w:p w:rsidRPr="008979A8" w:rsidR="004A6638" w:rsidP="003E4518" w:rsidRDefault="004A6638" w14:paraId="63A88C35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4A6638" w:rsidP="003E4518" w:rsidRDefault="004A6638" w14:paraId="5417B973" w14:textId="75FF00BE">
            <w:r>
              <w:t>SHARING_BASIS</w:t>
            </w:r>
          </w:p>
        </w:tc>
        <w:tc>
          <w:tcPr>
            <w:tcW w:w="2307" w:type="pct"/>
          </w:tcPr>
          <w:p w:rsidR="004A6638" w:rsidP="003E4518" w:rsidRDefault="004A6638" w14:paraId="2D3255B5" w14:textId="5004C331">
            <w:pPr>
              <w:rPr>
                <w:rFonts w:cs="Angsana New"/>
                <w:cs/>
              </w:rPr>
            </w:pPr>
            <w:r>
              <w:t>sharingBasis</w:t>
            </w:r>
          </w:p>
        </w:tc>
      </w:tr>
      <w:tr w:rsidR="004A6638" w:rsidTr="003E4518" w14:paraId="73D1CD3E" w14:textId="77777777">
        <w:tc>
          <w:tcPr>
            <w:tcW w:w="1308" w:type="pct"/>
            <w:vMerge/>
          </w:tcPr>
          <w:p w:rsidRPr="008979A8" w:rsidR="004A6638" w:rsidP="003E4518" w:rsidRDefault="004A6638" w14:paraId="380482A1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4A6638" w:rsidP="003E4518" w:rsidRDefault="004A6638" w14:paraId="20142E8F" w14:textId="52BBC1A0">
            <w:r>
              <w:t>MODEL_SHARING</w:t>
            </w:r>
          </w:p>
        </w:tc>
        <w:tc>
          <w:tcPr>
            <w:tcW w:w="2307" w:type="pct"/>
          </w:tcPr>
          <w:p w:rsidR="004A6638" w:rsidP="003E4518" w:rsidRDefault="004A6638" w14:paraId="414AF625" w14:textId="61C10890">
            <w:pPr>
              <w:rPr>
                <w:rFonts w:cs="Angsana New"/>
                <w:cs/>
              </w:rPr>
            </w:pPr>
            <w:r>
              <w:t>modelSharing</w:t>
            </w:r>
          </w:p>
        </w:tc>
      </w:tr>
      <w:tr w:rsidR="004A6638" w:rsidTr="003E4518" w14:paraId="011B77FA" w14:textId="77777777">
        <w:tc>
          <w:tcPr>
            <w:tcW w:w="1308" w:type="pct"/>
            <w:vMerge/>
          </w:tcPr>
          <w:p w:rsidRPr="008979A8" w:rsidR="004A6638" w:rsidP="003E4518" w:rsidRDefault="004A6638" w14:paraId="4553B16C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4A6638" w:rsidP="003E4518" w:rsidRDefault="004A6638" w14:paraId="36CA4631" w14:textId="15D656FD">
            <w:r>
              <w:t>SHARING_TYPE</w:t>
            </w:r>
          </w:p>
        </w:tc>
        <w:tc>
          <w:tcPr>
            <w:tcW w:w="2307" w:type="pct"/>
          </w:tcPr>
          <w:p w:rsidR="004A6638" w:rsidP="003E4518" w:rsidRDefault="00BA3AC1" w14:paraId="08F383FF" w14:textId="0E0664EC">
            <w:pPr>
              <w:rPr>
                <w:rFonts w:cs="Angsana New"/>
                <w:cs/>
              </w:rPr>
            </w:pPr>
            <w:r>
              <w:t>sharingType</w:t>
            </w:r>
          </w:p>
        </w:tc>
      </w:tr>
      <w:tr w:rsidR="004A6638" w:rsidTr="003E4518" w14:paraId="05179EC9" w14:textId="77777777">
        <w:tc>
          <w:tcPr>
            <w:tcW w:w="1308" w:type="pct"/>
            <w:vMerge/>
          </w:tcPr>
          <w:p w:rsidRPr="008979A8" w:rsidR="004A6638" w:rsidP="003E4518" w:rsidRDefault="004A6638" w14:paraId="53D4F48C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4A6638" w:rsidP="003E4518" w:rsidRDefault="004A6638" w14:paraId="2BB6836A" w14:textId="0ECA078A">
            <w:r>
              <w:t>PORTION_SHARING</w:t>
            </w:r>
          </w:p>
        </w:tc>
        <w:tc>
          <w:tcPr>
            <w:tcW w:w="2307" w:type="pct"/>
          </w:tcPr>
          <w:p w:rsidR="004A6638" w:rsidP="003E4518" w:rsidRDefault="00BA3AC1" w14:paraId="13DC4A35" w14:textId="5FF68144">
            <w:pPr>
              <w:rPr>
                <w:rFonts w:cs="Angsana New"/>
                <w:cs/>
              </w:rPr>
            </w:pPr>
            <w:r>
              <w:t>portionSharing</w:t>
            </w:r>
          </w:p>
        </w:tc>
      </w:tr>
      <w:tr w:rsidR="007F1A99" w:rsidTr="003E4518" w14:paraId="14CFF2F3" w14:textId="77777777">
        <w:tc>
          <w:tcPr>
            <w:tcW w:w="1308" w:type="pct"/>
            <w:vMerge/>
          </w:tcPr>
          <w:p w:rsidRPr="008979A8" w:rsidR="007F1A99" w:rsidP="003E4518" w:rsidRDefault="007F1A99" w14:paraId="0DF5BCE1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7F1A99" w:rsidP="003E4518" w:rsidRDefault="007F1A99" w14:paraId="275BB27F" w14:textId="08A80AE7">
            <w:r>
              <w:t>INTERNAL_SHARE_FLAG</w:t>
            </w:r>
          </w:p>
        </w:tc>
        <w:tc>
          <w:tcPr>
            <w:tcW w:w="2307" w:type="pct"/>
          </w:tcPr>
          <w:p w:rsidR="007F1A99" w:rsidP="003E4518" w:rsidRDefault="007F1A99" w14:paraId="03DB72CE" w14:textId="39B4B808">
            <w:pPr>
              <w:rPr>
                <w:rFonts w:cs="Angsana New"/>
                <w:cs/>
              </w:rPr>
            </w:pPr>
            <w:r>
              <w:rPr>
                <w:rFonts w:cs="CordiaUPC"/>
                <w:szCs w:val="36"/>
              </w:rPr>
              <w:t>internalSharing</w:t>
            </w:r>
          </w:p>
        </w:tc>
      </w:tr>
      <w:tr w:rsidR="007F1A99" w:rsidTr="003E4518" w14:paraId="042FBE16" w14:textId="77777777">
        <w:tc>
          <w:tcPr>
            <w:tcW w:w="1308" w:type="pct"/>
            <w:vMerge/>
          </w:tcPr>
          <w:p w:rsidRPr="008979A8" w:rsidR="007F1A99" w:rsidP="003E4518" w:rsidRDefault="007F1A99" w14:paraId="53A49FC3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7F1A99" w:rsidP="003E4518" w:rsidRDefault="007F1A99" w14:paraId="6D91D8C0" w14:textId="369C102F">
            <w:r>
              <w:t>REMARK</w:t>
            </w:r>
          </w:p>
        </w:tc>
        <w:tc>
          <w:tcPr>
            <w:tcW w:w="2307" w:type="pct"/>
          </w:tcPr>
          <w:p w:rsidR="007F1A99" w:rsidP="003E4518" w:rsidRDefault="007F1A99" w14:paraId="0F352095" w14:textId="6504E472">
            <w:pPr>
              <w:rPr>
                <w:rFonts w:cs="Angsana New"/>
                <w:cs/>
              </w:rPr>
            </w:pPr>
            <w:r>
              <w:t>remark</w:t>
            </w:r>
          </w:p>
        </w:tc>
      </w:tr>
      <w:tr w:rsidR="00025E2D" w:rsidTr="003E4518" w14:paraId="27B7D1C0" w14:textId="77777777">
        <w:tc>
          <w:tcPr>
            <w:tcW w:w="1308" w:type="pct"/>
            <w:vMerge w:val="restart"/>
          </w:tcPr>
          <w:p w:rsidRPr="008979A8" w:rsidR="00025E2D" w:rsidP="00025E2D" w:rsidRDefault="00025E2D" w14:paraId="11BF3639" w14:textId="248D5BDB">
            <w:pPr>
              <w:rPr>
                <w:rFonts w:cs="CordiaUPC"/>
              </w:rPr>
            </w:pPr>
            <w:r w:rsidRPr="00CB6030">
              <w:rPr>
                <w:color w:val="000000"/>
              </w:rPr>
              <w:t>MASS</w:t>
            </w:r>
            <w:r>
              <w:rPr>
                <w:color w:val="000000"/>
              </w:rPr>
              <w:t>_</w:t>
            </w:r>
            <w:r w:rsidRPr="00CB6030">
              <w:rPr>
                <w:color w:val="000000"/>
              </w:rPr>
              <w:t>SHARING_INTERNAL_SHARE</w:t>
            </w:r>
          </w:p>
        </w:tc>
        <w:tc>
          <w:tcPr>
            <w:tcW w:w="1385" w:type="pct"/>
          </w:tcPr>
          <w:p w:rsidR="00025E2D" w:rsidP="00025E2D" w:rsidRDefault="00025E2D" w14:paraId="6F8FEC11" w14:textId="2F9D224B">
            <w:r>
              <w:t>ROW_ID</w:t>
            </w:r>
          </w:p>
        </w:tc>
        <w:tc>
          <w:tcPr>
            <w:tcW w:w="2307" w:type="pct"/>
          </w:tcPr>
          <w:p w:rsidRPr="002206C7" w:rsidR="00025E2D" w:rsidP="00025E2D" w:rsidRDefault="00025E2D" w14:paraId="3A396A0B" w14:textId="77777777">
            <w:pPr>
              <w:spacing w:after="0"/>
              <w:rPr>
                <w:cs/>
              </w:rPr>
            </w:pPr>
            <w:r w:rsidRPr="002206C7">
              <w:rPr>
                <w:cs/>
              </w:rPr>
              <w:t xml:space="preserve">กรณี </w:t>
            </w:r>
            <w:r w:rsidRPr="002206C7">
              <w:t xml:space="preserve">Save </w:t>
            </w:r>
            <w:r w:rsidRPr="002206C7">
              <w:rPr>
                <w:cs/>
              </w:rPr>
              <w:t>ครั้งแรก</w:t>
            </w:r>
          </w:p>
          <w:p w:rsidRPr="002206C7" w:rsidR="00025E2D" w:rsidP="00025E2D" w:rsidRDefault="00025E2D" w14:paraId="47A5F6D2" w14:textId="77777777">
            <w:r w:rsidRPr="002206C7">
              <w:rPr>
                <w:cs/>
              </w:rPr>
              <w:t xml:space="preserve">ให้ระบบ </w:t>
            </w:r>
            <w:r w:rsidRPr="002206C7">
              <w:t xml:space="preserve">Auto Generate </w:t>
            </w:r>
          </w:p>
          <w:p w:rsidRPr="002206C7" w:rsidR="00025E2D" w:rsidP="00025E2D" w:rsidRDefault="00025E2D" w14:paraId="44FAB36D" w14:textId="77777777">
            <w:pPr>
              <w:spacing w:after="0"/>
            </w:pPr>
            <w:r w:rsidRPr="002206C7">
              <w:rPr>
                <w:cs/>
              </w:rPr>
              <w:t xml:space="preserve">กรณี </w:t>
            </w:r>
            <w:r w:rsidRPr="002206C7">
              <w:t xml:space="preserve">Save </w:t>
            </w:r>
            <w:r w:rsidRPr="002206C7">
              <w:rPr>
                <w:cs/>
              </w:rPr>
              <w:t>ครั้งถัดไป</w:t>
            </w:r>
          </w:p>
          <w:p w:rsidR="00025E2D" w:rsidP="00025E2D" w:rsidRDefault="00025E2D" w14:paraId="7F602D53" w14:textId="60C22DF8">
            <w:r w:rsidRPr="002206C7">
              <w:rPr>
                <w:cs/>
              </w:rPr>
              <w:t xml:space="preserve">ให้ใช้ </w:t>
            </w:r>
            <w:r w:rsidRPr="002206C7">
              <w:t xml:space="preserve">Row ID </w:t>
            </w:r>
            <w:r w:rsidRPr="002206C7">
              <w:rPr>
                <w:cs/>
              </w:rPr>
              <w:t>เดิม</w:t>
            </w:r>
          </w:p>
        </w:tc>
      </w:tr>
      <w:tr w:rsidR="00025E2D" w:rsidTr="003E4518" w14:paraId="68E37E9D" w14:textId="77777777">
        <w:tc>
          <w:tcPr>
            <w:tcW w:w="1308" w:type="pct"/>
            <w:vMerge/>
          </w:tcPr>
          <w:p w:rsidRPr="008979A8" w:rsidR="00025E2D" w:rsidP="00025E2D" w:rsidRDefault="00025E2D" w14:paraId="49EDD899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025E2D" w:rsidP="00025E2D" w:rsidRDefault="00025E2D" w14:paraId="449B2F03" w14:textId="7A18FE37">
            <w:r w:rsidRPr="00E73F4B">
              <w:t>MASS</w:t>
            </w:r>
            <w:r>
              <w:t>_</w:t>
            </w:r>
            <w:r w:rsidRPr="00E73F4B">
              <w:t>SHARING_ROW_ID</w:t>
            </w:r>
          </w:p>
        </w:tc>
        <w:tc>
          <w:tcPr>
            <w:tcW w:w="2307" w:type="pct"/>
          </w:tcPr>
          <w:p w:rsidR="00025E2D" w:rsidP="00025E2D" w:rsidRDefault="00025E2D" w14:paraId="1067603B" w14:textId="73057546">
            <w:r>
              <w:rPr>
                <w:rFonts w:hint="cs"/>
                <w:cs/>
              </w:rPr>
              <w:t xml:space="preserve">ให้ใช้ </w:t>
            </w:r>
            <w:r>
              <w:t>MASS_SHARING</w:t>
            </w:r>
            <w:r>
              <w:rPr>
                <w:rFonts w:cs="CordiaUPC"/>
                <w:cs/>
              </w:rPr>
              <w:t>.</w:t>
            </w:r>
            <w:r>
              <w:t>ROW_ID</w:t>
            </w:r>
            <w:r>
              <w:rPr>
                <w:rFonts w:hint="cs"/>
                <w:cs/>
              </w:rPr>
              <w:t xml:space="preserve"> เดิม</w:t>
            </w:r>
          </w:p>
        </w:tc>
      </w:tr>
      <w:tr w:rsidR="00025E2D" w:rsidTr="003E4518" w14:paraId="61BD5413" w14:textId="77777777">
        <w:tc>
          <w:tcPr>
            <w:tcW w:w="1308" w:type="pct"/>
            <w:vMerge/>
          </w:tcPr>
          <w:p w:rsidRPr="008979A8" w:rsidR="00025E2D" w:rsidP="00025E2D" w:rsidRDefault="00025E2D" w14:paraId="3ADF97F8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025E2D" w:rsidP="00025E2D" w:rsidRDefault="00025E2D" w14:paraId="2ED5C742" w14:textId="1E2064E1">
            <w:r w:rsidRPr="00E73F4B">
              <w:t>INTERNAL_COMPANY</w:t>
            </w:r>
          </w:p>
        </w:tc>
        <w:tc>
          <w:tcPr>
            <w:tcW w:w="2307" w:type="pct"/>
          </w:tcPr>
          <w:p w:rsidR="00025E2D" w:rsidP="00025E2D" w:rsidRDefault="00025E2D" w14:paraId="5A49F15D" w14:textId="5BCABF70">
            <w:r w:rsidRPr="00157870">
              <w:rPr>
                <w:bCs/>
              </w:rPr>
              <w:t>internalCompany</w:t>
            </w:r>
          </w:p>
        </w:tc>
      </w:tr>
      <w:tr w:rsidR="00025E2D" w:rsidTr="003E4518" w14:paraId="5C65CCED" w14:textId="77777777">
        <w:tc>
          <w:tcPr>
            <w:tcW w:w="1308" w:type="pct"/>
            <w:vMerge/>
          </w:tcPr>
          <w:p w:rsidRPr="008979A8" w:rsidR="00025E2D" w:rsidP="00025E2D" w:rsidRDefault="00025E2D" w14:paraId="374F4E32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025E2D" w:rsidP="00025E2D" w:rsidRDefault="00025E2D" w14:paraId="7877A037" w14:textId="0C1F1245">
            <w:r w:rsidRPr="00E73F4B">
              <w:t>SHARE_AMOUNT</w:t>
            </w:r>
          </w:p>
        </w:tc>
        <w:tc>
          <w:tcPr>
            <w:tcW w:w="2307" w:type="pct"/>
          </w:tcPr>
          <w:p w:rsidR="00025E2D" w:rsidP="00025E2D" w:rsidRDefault="00025E2D" w14:paraId="204A45D5" w14:textId="1F0C87BB">
            <w:r>
              <w:t>shareAmount</w:t>
            </w:r>
          </w:p>
        </w:tc>
      </w:tr>
      <w:tr w:rsidR="00025E2D" w:rsidTr="003E4518" w14:paraId="13D4055B" w14:textId="77777777">
        <w:tc>
          <w:tcPr>
            <w:tcW w:w="1308" w:type="pct"/>
            <w:vMerge/>
          </w:tcPr>
          <w:p w:rsidRPr="008979A8" w:rsidR="00025E2D" w:rsidP="00025E2D" w:rsidRDefault="00025E2D" w14:paraId="75C068A8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025E2D" w:rsidP="00025E2D" w:rsidRDefault="00025E2D" w14:paraId="717BFE72" w14:textId="3EBFE048">
            <w:r w:rsidRPr="00E73F4B">
              <w:t>SHARE_AMOUNT_UNIT</w:t>
            </w:r>
          </w:p>
        </w:tc>
        <w:tc>
          <w:tcPr>
            <w:tcW w:w="2307" w:type="pct"/>
          </w:tcPr>
          <w:p w:rsidR="00025E2D" w:rsidP="00025E2D" w:rsidRDefault="00025E2D" w14:paraId="3CDD60B6" w14:textId="620C11B5">
            <w:r>
              <w:t>shareAmountUnit</w:t>
            </w:r>
          </w:p>
        </w:tc>
      </w:tr>
      <w:tr w:rsidR="007F1A99" w:rsidTr="003E4518" w14:paraId="4B7E6158" w14:textId="77777777">
        <w:tc>
          <w:tcPr>
            <w:tcW w:w="1308" w:type="pct"/>
            <w:vMerge w:val="restart"/>
          </w:tcPr>
          <w:p w:rsidRPr="008979A8" w:rsidR="007F1A99" w:rsidP="003E4518" w:rsidRDefault="007F1A99" w14:paraId="4726F41B" w14:textId="064A09E0">
            <w:pPr>
              <w:rPr>
                <w:rFonts w:cs="CordiaUPC"/>
              </w:rPr>
            </w:pPr>
            <w:r>
              <w:t>MASS_SHARING_REV_SHARE_STEP</w:t>
            </w:r>
          </w:p>
        </w:tc>
        <w:tc>
          <w:tcPr>
            <w:tcW w:w="1385" w:type="pct"/>
          </w:tcPr>
          <w:p w:rsidR="007F1A99" w:rsidP="003E4518" w:rsidRDefault="007F1A99" w14:paraId="3C6F9D6E" w14:textId="4FA9E351">
            <w:r w:rsidRPr="00944318">
              <w:t>ROW_ID</w:t>
            </w:r>
          </w:p>
        </w:tc>
        <w:tc>
          <w:tcPr>
            <w:tcW w:w="2307" w:type="pct"/>
          </w:tcPr>
          <w:p w:rsidRPr="00936836" w:rsidR="007F1A99" w:rsidP="004A6638" w:rsidRDefault="007F1A99" w14:paraId="73C69180" w14:textId="77777777">
            <w:pPr>
              <w:spacing w:after="0"/>
              <w:rPr>
                <w:cs/>
              </w:rPr>
            </w:pPr>
            <w:r w:rsidRPr="00936836">
              <w:rPr>
                <w:rFonts w:hint="cs"/>
                <w:cs/>
              </w:rPr>
              <w:t xml:space="preserve">กรณี </w:t>
            </w:r>
            <w:r w:rsidRPr="00936836">
              <w:t xml:space="preserve">Save </w:t>
            </w:r>
            <w:r w:rsidRPr="00936836">
              <w:rPr>
                <w:rFonts w:hint="cs"/>
                <w:cs/>
              </w:rPr>
              <w:t>ครั้งแรก</w:t>
            </w:r>
          </w:p>
          <w:p w:rsidRPr="00936836" w:rsidR="007F1A99" w:rsidP="004A6638" w:rsidRDefault="007F1A99" w14:paraId="23C8D689" w14:textId="77777777">
            <w:r w:rsidRPr="00936836">
              <w:rPr>
                <w:rFonts w:hint="cs"/>
                <w:cs/>
              </w:rPr>
              <w:t xml:space="preserve">ให้ระบบ </w:t>
            </w:r>
            <w:r w:rsidRPr="00936836">
              <w:t xml:space="preserve">Auto Generate </w:t>
            </w:r>
          </w:p>
          <w:p w:rsidRPr="00936836" w:rsidR="007F1A99" w:rsidP="004A6638" w:rsidRDefault="007F1A99" w14:paraId="6ADB0322" w14:textId="77777777">
            <w:pPr>
              <w:spacing w:after="0"/>
            </w:pPr>
            <w:r w:rsidRPr="00936836">
              <w:rPr>
                <w:rFonts w:hint="cs"/>
                <w:cs/>
              </w:rPr>
              <w:t xml:space="preserve">กรณี </w:t>
            </w:r>
            <w:r w:rsidRPr="00936836">
              <w:t xml:space="preserve">Save </w:t>
            </w:r>
            <w:r w:rsidRPr="00936836">
              <w:rPr>
                <w:rFonts w:hint="cs"/>
                <w:cs/>
              </w:rPr>
              <w:t>ครั้งถัดไป</w:t>
            </w:r>
          </w:p>
          <w:p w:rsidR="007F1A99" w:rsidP="004A6638" w:rsidRDefault="007F1A99" w14:paraId="20F754D6" w14:textId="6F14267C">
            <w:pPr>
              <w:rPr>
                <w:rFonts w:cs="Angsana New"/>
                <w:cs/>
              </w:rPr>
            </w:pPr>
            <w:r w:rsidRPr="00936836">
              <w:rPr>
                <w:rFonts w:hint="cs"/>
                <w:cs/>
              </w:rPr>
              <w:t xml:space="preserve">ให้ใช้ </w:t>
            </w:r>
            <w:r w:rsidRPr="00936836">
              <w:t xml:space="preserve">Row ID </w:t>
            </w:r>
            <w:r w:rsidRPr="00936836">
              <w:rPr>
                <w:rFonts w:hint="cs"/>
                <w:cs/>
              </w:rPr>
              <w:t>เดิม</w:t>
            </w:r>
          </w:p>
        </w:tc>
      </w:tr>
      <w:tr w:rsidR="007F1A99" w:rsidTr="003E4518" w14:paraId="6B32823B" w14:textId="77777777">
        <w:tc>
          <w:tcPr>
            <w:tcW w:w="1308" w:type="pct"/>
            <w:vMerge/>
          </w:tcPr>
          <w:p w:rsidRPr="008979A8" w:rsidR="007F1A99" w:rsidP="003E4518" w:rsidRDefault="007F1A99" w14:paraId="4A69515F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7F1A99" w:rsidP="003E4518" w:rsidRDefault="007F1A99" w14:paraId="456392A3" w14:textId="4382892B">
            <w:r>
              <w:t>MASS_SHARING_</w:t>
            </w:r>
            <w:r w:rsidRPr="00944318">
              <w:t>ROW_ID</w:t>
            </w:r>
          </w:p>
        </w:tc>
        <w:tc>
          <w:tcPr>
            <w:tcW w:w="2307" w:type="pct"/>
          </w:tcPr>
          <w:p w:rsidR="007F1A99" w:rsidP="004A6638" w:rsidRDefault="007F1A99" w14:paraId="17FD4AFD" w14:textId="6375E8EA">
            <w:pPr>
              <w:rPr>
                <w:rFonts w:cs="Angsana New"/>
                <w:cs/>
              </w:rPr>
            </w:pPr>
            <w:r w:rsidRPr="00936836">
              <w:rPr>
                <w:rFonts w:hint="cs"/>
                <w:cs/>
              </w:rPr>
              <w:t>ให้</w:t>
            </w:r>
            <w:r w:rsidRPr="00936836">
              <w:rPr>
                <w:cs/>
              </w:rPr>
              <w:t>ใช้</w:t>
            </w:r>
            <w:r w:rsidRPr="00936836">
              <w:rPr>
                <w:rFonts w:hint="cs"/>
                <w:cs/>
              </w:rPr>
              <w:t xml:space="preserve"> </w:t>
            </w:r>
            <w:r w:rsidRPr="00936836">
              <w:t>MASS_</w:t>
            </w:r>
            <w:r>
              <w:t>SHARING</w:t>
            </w:r>
            <w:r w:rsidRPr="00936836">
              <w:rPr>
                <w:cs/>
              </w:rPr>
              <w:t>.</w:t>
            </w:r>
            <w:r w:rsidRPr="00936836">
              <w:t>ROW_ID</w:t>
            </w:r>
            <w:r w:rsidRPr="00936836">
              <w:rPr>
                <w:rFonts w:hint="cs"/>
                <w:cs/>
              </w:rPr>
              <w:t xml:space="preserve"> เดิม</w:t>
            </w:r>
          </w:p>
        </w:tc>
      </w:tr>
      <w:tr w:rsidR="007F1A99" w:rsidTr="003E4518" w14:paraId="578F1B8B" w14:textId="77777777">
        <w:tc>
          <w:tcPr>
            <w:tcW w:w="1308" w:type="pct"/>
            <w:vMerge/>
          </w:tcPr>
          <w:p w:rsidRPr="008979A8" w:rsidR="007F1A99" w:rsidP="003E4518" w:rsidRDefault="007F1A99" w14:paraId="0BBB05BA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7F1A99" w:rsidP="003E4518" w:rsidRDefault="007F1A99" w14:paraId="20D76074" w14:textId="01D5224C">
            <w:r>
              <w:t>STEP_FROM</w:t>
            </w:r>
          </w:p>
        </w:tc>
        <w:tc>
          <w:tcPr>
            <w:tcW w:w="2307" w:type="pct"/>
          </w:tcPr>
          <w:p w:rsidR="007F1A99" w:rsidP="003E4518" w:rsidRDefault="007F1A99" w14:paraId="019BF83E" w14:textId="09545FA6">
            <w:pPr>
              <w:rPr>
                <w:rFonts w:cs="Angsana New"/>
                <w:cs/>
              </w:rPr>
            </w:pPr>
            <w:r>
              <w:t>stepFrom</w:t>
            </w:r>
          </w:p>
        </w:tc>
      </w:tr>
      <w:tr w:rsidR="007F1A99" w:rsidTr="003E4518" w14:paraId="4092CF47" w14:textId="77777777">
        <w:tc>
          <w:tcPr>
            <w:tcW w:w="1308" w:type="pct"/>
            <w:vMerge/>
          </w:tcPr>
          <w:p w:rsidRPr="008979A8" w:rsidR="007F1A99" w:rsidP="003E4518" w:rsidRDefault="007F1A99" w14:paraId="2820861B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7F1A99" w:rsidP="003E4518" w:rsidRDefault="007F1A99" w14:paraId="02C57A40" w14:textId="689171C2">
            <w:r>
              <w:t>STEP_TO</w:t>
            </w:r>
          </w:p>
        </w:tc>
        <w:tc>
          <w:tcPr>
            <w:tcW w:w="2307" w:type="pct"/>
          </w:tcPr>
          <w:p w:rsidR="007F1A99" w:rsidP="003E4518" w:rsidRDefault="007F1A99" w14:paraId="6CEFA4D1" w14:textId="04E62A7E">
            <w:pPr>
              <w:rPr>
                <w:rFonts w:cs="Angsana New"/>
                <w:cs/>
              </w:rPr>
            </w:pPr>
            <w:r>
              <w:t>stepTo</w:t>
            </w:r>
          </w:p>
        </w:tc>
      </w:tr>
      <w:tr w:rsidR="007F1A99" w:rsidTr="003E4518" w14:paraId="71A95D9F" w14:textId="77777777">
        <w:tc>
          <w:tcPr>
            <w:tcW w:w="1308" w:type="pct"/>
            <w:vMerge/>
          </w:tcPr>
          <w:p w:rsidRPr="008979A8" w:rsidR="007F1A99" w:rsidP="003E4518" w:rsidRDefault="007F1A99" w14:paraId="5B26B02E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7F1A99" w:rsidP="003E4518" w:rsidRDefault="007F1A99" w14:paraId="7641C94C" w14:textId="2EC60981">
            <w:r>
              <w:t>STEP_UNIT</w:t>
            </w:r>
          </w:p>
        </w:tc>
        <w:tc>
          <w:tcPr>
            <w:tcW w:w="2307" w:type="pct"/>
          </w:tcPr>
          <w:p w:rsidR="007F1A99" w:rsidP="003E4518" w:rsidRDefault="007F1A99" w14:paraId="54D45AB9" w14:textId="0CF8C652">
            <w:pPr>
              <w:rPr>
                <w:rFonts w:cs="Angsana New"/>
                <w:cs/>
              </w:rPr>
            </w:pPr>
            <w:r>
              <w:t>stepUnit</w:t>
            </w:r>
          </w:p>
        </w:tc>
      </w:tr>
      <w:tr w:rsidR="007F1A99" w:rsidTr="003E4518" w14:paraId="5A426B61" w14:textId="77777777">
        <w:tc>
          <w:tcPr>
            <w:tcW w:w="1308" w:type="pct"/>
            <w:vMerge w:val="restart"/>
          </w:tcPr>
          <w:p w:rsidRPr="008979A8" w:rsidR="007F1A99" w:rsidP="003E4518" w:rsidRDefault="007F1A99" w14:paraId="5F8695FA" w14:textId="6E40E490">
            <w:pPr>
              <w:rPr>
                <w:rFonts w:cs="CordiaUPC"/>
              </w:rPr>
            </w:pPr>
            <w:r>
              <w:t>MASS_SHARING_REV_SHARE_AMOUNT</w:t>
            </w:r>
          </w:p>
        </w:tc>
        <w:tc>
          <w:tcPr>
            <w:tcW w:w="1385" w:type="pct"/>
          </w:tcPr>
          <w:p w:rsidR="007F1A99" w:rsidP="003E4518" w:rsidRDefault="007F1A99" w14:paraId="4934940D" w14:textId="679BDA8D">
            <w:r w:rsidRPr="00944318">
              <w:t>ROW_ID</w:t>
            </w:r>
          </w:p>
        </w:tc>
        <w:tc>
          <w:tcPr>
            <w:tcW w:w="2307" w:type="pct"/>
          </w:tcPr>
          <w:p w:rsidRPr="00936836" w:rsidR="007F1A99" w:rsidP="004A6638" w:rsidRDefault="007F1A99" w14:paraId="6EE90F4E" w14:textId="77777777">
            <w:pPr>
              <w:spacing w:after="0"/>
              <w:rPr>
                <w:cs/>
              </w:rPr>
            </w:pPr>
            <w:r w:rsidRPr="00936836">
              <w:rPr>
                <w:rFonts w:hint="cs"/>
                <w:cs/>
              </w:rPr>
              <w:t xml:space="preserve">กรณี </w:t>
            </w:r>
            <w:r w:rsidRPr="00936836">
              <w:t xml:space="preserve">Save </w:t>
            </w:r>
            <w:r w:rsidRPr="00936836">
              <w:rPr>
                <w:rFonts w:hint="cs"/>
                <w:cs/>
              </w:rPr>
              <w:t>ครั้งแรก</w:t>
            </w:r>
          </w:p>
          <w:p w:rsidRPr="00936836" w:rsidR="007F1A99" w:rsidP="004A6638" w:rsidRDefault="007F1A99" w14:paraId="7DFD0DBB" w14:textId="77777777">
            <w:r w:rsidRPr="00936836">
              <w:rPr>
                <w:rFonts w:hint="cs"/>
                <w:cs/>
              </w:rPr>
              <w:t xml:space="preserve">ให้ระบบ </w:t>
            </w:r>
            <w:r w:rsidRPr="00936836">
              <w:t xml:space="preserve">Auto Generate </w:t>
            </w:r>
          </w:p>
          <w:p w:rsidRPr="00936836" w:rsidR="007F1A99" w:rsidP="004A6638" w:rsidRDefault="007F1A99" w14:paraId="7004BC70" w14:textId="77777777">
            <w:pPr>
              <w:spacing w:after="0"/>
            </w:pPr>
            <w:r w:rsidRPr="00936836">
              <w:rPr>
                <w:rFonts w:hint="cs"/>
                <w:cs/>
              </w:rPr>
              <w:t xml:space="preserve">กรณี </w:t>
            </w:r>
            <w:r w:rsidRPr="00936836">
              <w:t xml:space="preserve">Save </w:t>
            </w:r>
            <w:r w:rsidRPr="00936836">
              <w:rPr>
                <w:rFonts w:hint="cs"/>
                <w:cs/>
              </w:rPr>
              <w:t>ครั้งถัดไป</w:t>
            </w:r>
          </w:p>
          <w:p w:rsidR="007F1A99" w:rsidP="003E4518" w:rsidRDefault="007F1A99" w14:paraId="012096B6" w14:textId="00BDF81F">
            <w:pPr>
              <w:rPr>
                <w:rFonts w:cs="Angsana New"/>
                <w:cs/>
              </w:rPr>
            </w:pPr>
            <w:r w:rsidRPr="00936836">
              <w:rPr>
                <w:rFonts w:hint="cs"/>
                <w:cs/>
              </w:rPr>
              <w:t xml:space="preserve">ให้ใช้ </w:t>
            </w:r>
            <w:r w:rsidRPr="00936836">
              <w:t xml:space="preserve">Row ID </w:t>
            </w:r>
            <w:r w:rsidRPr="00936836">
              <w:rPr>
                <w:rFonts w:hint="cs"/>
                <w:cs/>
              </w:rPr>
              <w:t>เดิม</w:t>
            </w:r>
          </w:p>
        </w:tc>
      </w:tr>
      <w:tr w:rsidR="007F1A99" w:rsidTr="003E4518" w14:paraId="3D6241EB" w14:textId="77777777">
        <w:tc>
          <w:tcPr>
            <w:tcW w:w="1308" w:type="pct"/>
            <w:vMerge/>
          </w:tcPr>
          <w:p w:rsidRPr="008979A8" w:rsidR="007F1A99" w:rsidP="003E4518" w:rsidRDefault="007F1A99" w14:paraId="411E48F9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7F1A99" w:rsidP="003E4518" w:rsidRDefault="007F1A99" w14:paraId="41E24A81" w14:textId="611C4E7A">
            <w:r>
              <w:t>REV_SHARE_STEP_</w:t>
            </w:r>
            <w:r w:rsidRPr="00944318">
              <w:t>ROW_ID</w:t>
            </w:r>
          </w:p>
        </w:tc>
        <w:tc>
          <w:tcPr>
            <w:tcW w:w="2307" w:type="pct"/>
          </w:tcPr>
          <w:p w:rsidR="007F1A99" w:rsidP="003E4518" w:rsidRDefault="007F1A99" w14:paraId="21510CBC" w14:textId="60FF51BF">
            <w:pPr>
              <w:rPr>
                <w:rFonts w:cs="Angsana New"/>
                <w:cs/>
              </w:rPr>
            </w:pPr>
            <w:r w:rsidRPr="00936836">
              <w:rPr>
                <w:rFonts w:hint="cs"/>
                <w:cs/>
              </w:rPr>
              <w:t>ให้</w:t>
            </w:r>
            <w:r w:rsidRPr="00936836">
              <w:rPr>
                <w:cs/>
              </w:rPr>
              <w:t>ใช้</w:t>
            </w:r>
            <w:r w:rsidRPr="00936836">
              <w:rPr>
                <w:rFonts w:hint="cs"/>
                <w:cs/>
              </w:rPr>
              <w:t xml:space="preserve"> </w:t>
            </w:r>
            <w:r w:rsidRPr="00936836">
              <w:t>MASS_</w:t>
            </w:r>
            <w:r>
              <w:t>SHARING_REV_SHARE_STEP</w:t>
            </w:r>
            <w:r w:rsidRPr="00936836">
              <w:rPr>
                <w:cs/>
              </w:rPr>
              <w:t>.</w:t>
            </w:r>
            <w:r w:rsidRPr="00936836">
              <w:t>ROW_ID</w:t>
            </w:r>
            <w:r w:rsidRPr="00936836">
              <w:rPr>
                <w:rFonts w:hint="cs"/>
                <w:cs/>
              </w:rPr>
              <w:t xml:space="preserve"> เดิม</w:t>
            </w:r>
          </w:p>
        </w:tc>
      </w:tr>
      <w:tr w:rsidR="007F1A99" w:rsidTr="003E4518" w14:paraId="4EDBA179" w14:textId="77777777">
        <w:tc>
          <w:tcPr>
            <w:tcW w:w="1308" w:type="pct"/>
            <w:vMerge/>
          </w:tcPr>
          <w:p w:rsidRPr="008979A8" w:rsidR="007F1A99" w:rsidP="003E4518" w:rsidRDefault="007F1A99" w14:paraId="7D87A1FE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7F1A99" w:rsidP="003E4518" w:rsidRDefault="007F1A99" w14:paraId="575E945E" w14:textId="15FB96CF">
            <w:r>
              <w:t>SHARE_</w:t>
            </w:r>
            <w:r w:rsidRPr="00B379CA">
              <w:t>AMOUNT</w:t>
            </w:r>
          </w:p>
        </w:tc>
        <w:tc>
          <w:tcPr>
            <w:tcW w:w="2307" w:type="pct"/>
          </w:tcPr>
          <w:p w:rsidR="007F1A99" w:rsidP="003E4518" w:rsidRDefault="007F1A99" w14:paraId="626EC72B" w14:textId="412DF7B7">
            <w:pPr>
              <w:rPr>
                <w:rFonts w:cs="Angsana New"/>
                <w:cs/>
              </w:rPr>
            </w:pPr>
            <w:r>
              <w:t>shareAmount</w:t>
            </w:r>
          </w:p>
        </w:tc>
      </w:tr>
      <w:tr w:rsidR="007F1A99" w:rsidTr="003E4518" w14:paraId="433F4A47" w14:textId="77777777">
        <w:tc>
          <w:tcPr>
            <w:tcW w:w="1308" w:type="pct"/>
            <w:vMerge/>
          </w:tcPr>
          <w:p w:rsidRPr="008979A8" w:rsidR="007F1A99" w:rsidP="003E4518" w:rsidRDefault="007F1A99" w14:paraId="5ACE8B87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7F1A99" w:rsidP="003E4518" w:rsidRDefault="007F1A99" w14:paraId="40CB9B73" w14:textId="6FD539AB">
            <w:r>
              <w:t>SHARE_</w:t>
            </w:r>
            <w:r w:rsidRPr="00F52EB7">
              <w:t>AMOUNT</w:t>
            </w:r>
            <w:r>
              <w:t>_</w:t>
            </w:r>
            <w:r w:rsidRPr="00F52EB7">
              <w:t>UNIT</w:t>
            </w:r>
          </w:p>
        </w:tc>
        <w:tc>
          <w:tcPr>
            <w:tcW w:w="2307" w:type="pct"/>
          </w:tcPr>
          <w:p w:rsidR="007F1A99" w:rsidP="003E4518" w:rsidRDefault="007F1A99" w14:paraId="5E1769B6" w14:textId="1B850F69">
            <w:pPr>
              <w:rPr>
                <w:rFonts w:cs="Angsana New"/>
                <w:cs/>
              </w:rPr>
            </w:pPr>
            <w:r>
              <w:t>shareAmountUnit</w:t>
            </w:r>
          </w:p>
        </w:tc>
      </w:tr>
      <w:tr w:rsidR="007F1A99" w:rsidTr="003E4518" w14:paraId="286E464F" w14:textId="77777777">
        <w:tc>
          <w:tcPr>
            <w:tcW w:w="1308" w:type="pct"/>
            <w:vMerge/>
          </w:tcPr>
          <w:p w:rsidRPr="008979A8" w:rsidR="007F1A99" w:rsidP="003E4518" w:rsidRDefault="007F1A99" w14:paraId="0979849E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7F1A99" w:rsidP="003E4518" w:rsidRDefault="007F1A99" w14:paraId="15E14B96" w14:textId="62125758">
            <w:r>
              <w:t>INTERNAL_COMPANY_FLAG</w:t>
            </w:r>
          </w:p>
        </w:tc>
        <w:tc>
          <w:tcPr>
            <w:tcW w:w="2307" w:type="pct"/>
          </w:tcPr>
          <w:p w:rsidR="007F1A99" w:rsidP="003E4518" w:rsidRDefault="007F1A99" w14:paraId="7F1D7714" w14:textId="1C70BA7B">
            <w:pPr>
              <w:rPr>
                <w:rFonts w:cs="Angsana New"/>
                <w:cs/>
              </w:rPr>
            </w:pPr>
            <w:r>
              <w:rPr>
                <w:rFonts w:cs="Angsana New"/>
              </w:rPr>
              <w:t>internalCompanyFlag</w:t>
            </w:r>
          </w:p>
        </w:tc>
      </w:tr>
      <w:tr w:rsidR="007F1A99" w:rsidTr="003E4518" w14:paraId="3C94F47D" w14:textId="77777777">
        <w:tc>
          <w:tcPr>
            <w:tcW w:w="1308" w:type="pct"/>
            <w:vMerge w:val="restart"/>
          </w:tcPr>
          <w:p w:rsidRPr="008979A8" w:rsidR="007F1A99" w:rsidP="003E4518" w:rsidRDefault="007F1A99" w14:paraId="37F2FCD5" w14:textId="382D9789">
            <w:pPr>
              <w:rPr>
                <w:rFonts w:cs="CordiaUPC"/>
              </w:rPr>
            </w:pPr>
            <w:r>
              <w:t>MASS_SHARING_REV_SHARE_CP</w:t>
            </w:r>
          </w:p>
        </w:tc>
        <w:tc>
          <w:tcPr>
            <w:tcW w:w="1385" w:type="pct"/>
          </w:tcPr>
          <w:p w:rsidR="007F1A99" w:rsidP="003E4518" w:rsidRDefault="007F1A99" w14:paraId="7FDA4A05" w14:textId="336451E8">
            <w:r w:rsidRPr="00944318">
              <w:t>ROW_ID</w:t>
            </w:r>
          </w:p>
        </w:tc>
        <w:tc>
          <w:tcPr>
            <w:tcW w:w="2307" w:type="pct"/>
          </w:tcPr>
          <w:p w:rsidRPr="00936836" w:rsidR="007F1A99" w:rsidP="004A6638" w:rsidRDefault="007F1A99" w14:paraId="0F1D48E1" w14:textId="77777777">
            <w:pPr>
              <w:spacing w:after="0"/>
              <w:rPr>
                <w:cs/>
              </w:rPr>
            </w:pPr>
            <w:r w:rsidRPr="00936836">
              <w:rPr>
                <w:rFonts w:hint="cs"/>
                <w:cs/>
              </w:rPr>
              <w:t xml:space="preserve">กรณี </w:t>
            </w:r>
            <w:r w:rsidRPr="00936836">
              <w:t xml:space="preserve">Save </w:t>
            </w:r>
            <w:r w:rsidRPr="00936836">
              <w:rPr>
                <w:rFonts w:hint="cs"/>
                <w:cs/>
              </w:rPr>
              <w:t>ครั้งแรก</w:t>
            </w:r>
          </w:p>
          <w:p w:rsidRPr="00936836" w:rsidR="007F1A99" w:rsidP="004A6638" w:rsidRDefault="007F1A99" w14:paraId="71818F64" w14:textId="77777777">
            <w:r w:rsidRPr="00936836">
              <w:rPr>
                <w:rFonts w:hint="cs"/>
                <w:cs/>
              </w:rPr>
              <w:t xml:space="preserve">ให้ระบบ </w:t>
            </w:r>
            <w:r w:rsidRPr="00936836">
              <w:t xml:space="preserve">Auto Generate </w:t>
            </w:r>
          </w:p>
          <w:p w:rsidRPr="00936836" w:rsidR="007F1A99" w:rsidP="004A6638" w:rsidRDefault="007F1A99" w14:paraId="1266DD40" w14:textId="77777777">
            <w:pPr>
              <w:spacing w:after="0"/>
            </w:pPr>
            <w:r w:rsidRPr="00936836">
              <w:rPr>
                <w:rFonts w:hint="cs"/>
                <w:cs/>
              </w:rPr>
              <w:t xml:space="preserve">กรณี </w:t>
            </w:r>
            <w:r w:rsidRPr="00936836">
              <w:t xml:space="preserve">Save </w:t>
            </w:r>
            <w:r w:rsidRPr="00936836">
              <w:rPr>
                <w:rFonts w:hint="cs"/>
                <w:cs/>
              </w:rPr>
              <w:t>ครั้งถัดไป</w:t>
            </w:r>
          </w:p>
          <w:p w:rsidR="007F1A99" w:rsidP="003E4518" w:rsidRDefault="007F1A99" w14:paraId="7456AF6E" w14:textId="0F42A5B6">
            <w:pPr>
              <w:rPr>
                <w:rFonts w:cs="Angsana New"/>
                <w:cs/>
              </w:rPr>
            </w:pPr>
            <w:r w:rsidRPr="00936836">
              <w:rPr>
                <w:rFonts w:hint="cs"/>
                <w:cs/>
              </w:rPr>
              <w:t xml:space="preserve">ให้ใช้ </w:t>
            </w:r>
            <w:r w:rsidRPr="00936836">
              <w:t xml:space="preserve">Row ID </w:t>
            </w:r>
            <w:r w:rsidRPr="00936836">
              <w:rPr>
                <w:rFonts w:hint="cs"/>
                <w:cs/>
              </w:rPr>
              <w:t>เดิม</w:t>
            </w:r>
          </w:p>
        </w:tc>
      </w:tr>
      <w:tr w:rsidR="007F1A99" w:rsidTr="003E4518" w14:paraId="450066D4" w14:textId="77777777">
        <w:tc>
          <w:tcPr>
            <w:tcW w:w="1308" w:type="pct"/>
            <w:vMerge/>
          </w:tcPr>
          <w:p w:rsidRPr="008979A8" w:rsidR="007F1A99" w:rsidP="003E4518" w:rsidRDefault="007F1A99" w14:paraId="39743E0C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7F1A99" w:rsidP="003E4518" w:rsidRDefault="007F1A99" w14:paraId="3B7D15A5" w14:textId="2AA6F9BD">
            <w:r>
              <w:t>REV_SHARE_AMOUNT_</w:t>
            </w:r>
            <w:r w:rsidRPr="00944318">
              <w:t>ROW_ID</w:t>
            </w:r>
          </w:p>
        </w:tc>
        <w:tc>
          <w:tcPr>
            <w:tcW w:w="2307" w:type="pct"/>
          </w:tcPr>
          <w:p w:rsidR="007F1A99" w:rsidP="004A6638" w:rsidRDefault="007F1A99" w14:paraId="48B43920" w14:textId="37BC9EE6">
            <w:pPr>
              <w:rPr>
                <w:rFonts w:cs="Angsana New"/>
                <w:cs/>
              </w:rPr>
            </w:pPr>
            <w:r w:rsidRPr="00936836">
              <w:rPr>
                <w:rFonts w:hint="cs"/>
                <w:cs/>
              </w:rPr>
              <w:t>ให้</w:t>
            </w:r>
            <w:r w:rsidRPr="00936836">
              <w:rPr>
                <w:cs/>
              </w:rPr>
              <w:t>ใช้</w:t>
            </w:r>
            <w:r w:rsidRPr="00936836">
              <w:rPr>
                <w:rFonts w:hint="cs"/>
                <w:cs/>
              </w:rPr>
              <w:t xml:space="preserve"> </w:t>
            </w:r>
            <w:r w:rsidRPr="00936836">
              <w:t>MASS_</w:t>
            </w:r>
            <w:r>
              <w:t>SHARING_REV_SHARE_AMOUNT</w:t>
            </w:r>
            <w:r w:rsidRPr="00936836">
              <w:rPr>
                <w:cs/>
              </w:rPr>
              <w:t>.</w:t>
            </w:r>
            <w:r w:rsidRPr="00936836">
              <w:t>ROW_ID</w:t>
            </w:r>
            <w:r w:rsidRPr="00936836">
              <w:rPr>
                <w:rFonts w:hint="cs"/>
                <w:cs/>
              </w:rPr>
              <w:t xml:space="preserve"> เดิม</w:t>
            </w:r>
          </w:p>
        </w:tc>
      </w:tr>
      <w:tr w:rsidR="007F1A99" w:rsidTr="003E4518" w14:paraId="120EDABD" w14:textId="77777777">
        <w:tc>
          <w:tcPr>
            <w:tcW w:w="1308" w:type="pct"/>
            <w:vMerge/>
          </w:tcPr>
          <w:p w:rsidRPr="008979A8" w:rsidR="007F1A99" w:rsidP="003E4518" w:rsidRDefault="007F1A99" w14:paraId="3B75A390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7F1A99" w:rsidP="003E4518" w:rsidRDefault="007F1A99" w14:paraId="2B10AF45" w14:textId="62C793EF">
            <w:r>
              <w:t>CP_ID</w:t>
            </w:r>
          </w:p>
        </w:tc>
        <w:tc>
          <w:tcPr>
            <w:tcW w:w="2307" w:type="pct"/>
          </w:tcPr>
          <w:p w:rsidR="007F1A99" w:rsidP="003E4518" w:rsidRDefault="007F1A99" w14:paraId="3A20A962" w14:textId="5A28A81B">
            <w:pPr>
              <w:rPr>
                <w:rFonts w:cs="Angsana New"/>
                <w:cs/>
              </w:rPr>
            </w:pPr>
            <w:r>
              <w:rPr>
                <w:rFonts w:cs="Angsana New"/>
              </w:rPr>
              <w:t>cpId</w:t>
            </w:r>
          </w:p>
        </w:tc>
      </w:tr>
      <w:tr w:rsidR="007F1A99" w:rsidTr="003E4518" w14:paraId="40842232" w14:textId="77777777">
        <w:tc>
          <w:tcPr>
            <w:tcW w:w="1308" w:type="pct"/>
            <w:vMerge/>
          </w:tcPr>
          <w:p w:rsidRPr="008979A8" w:rsidR="007F1A99" w:rsidP="003E4518" w:rsidRDefault="007F1A99" w14:paraId="57916269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7F1A99" w:rsidP="003E4518" w:rsidRDefault="007F1A99" w14:paraId="7F792A70" w14:textId="2820B8D3">
            <w:r>
              <w:t>CP_NAME</w:t>
            </w:r>
          </w:p>
        </w:tc>
        <w:tc>
          <w:tcPr>
            <w:tcW w:w="2307" w:type="pct"/>
          </w:tcPr>
          <w:p w:rsidR="007F1A99" w:rsidP="003E4518" w:rsidRDefault="007F1A99" w14:paraId="665E08CA" w14:textId="64C609BE">
            <w:pPr>
              <w:rPr>
                <w:rFonts w:cs="Angsana New"/>
                <w:cs/>
              </w:rPr>
            </w:pPr>
            <w:r>
              <w:rPr>
                <w:rFonts w:cs="Angsana New"/>
              </w:rPr>
              <w:t>cpName</w:t>
            </w:r>
          </w:p>
        </w:tc>
      </w:tr>
    </w:tbl>
    <w:p w:rsidR="003E4518" w:rsidP="002206C7" w:rsidRDefault="003E4518" w14:paraId="37D6C1D5" w14:textId="6B823CCA"/>
    <w:p w:rsidR="006732A6" w:rsidP="006732A6" w:rsidRDefault="00A02C40" w14:paraId="35F1E3EB" w14:textId="39240295">
      <w:pPr>
        <w:pStyle w:val="Heading2"/>
        <w:numPr>
          <w:ilvl w:val="0"/>
          <w:numId w:val="1"/>
        </w:numPr>
        <w:ind w:left="426" w:hanging="426"/>
        <w:rPr>
          <w:rFonts w:ascii="CordiaUPC" w:hAnsi="CordiaUPC" w:cs="CordiaUPC"/>
          <w:sz w:val="36"/>
          <w:szCs w:val="36"/>
        </w:rPr>
      </w:pPr>
      <w:r>
        <w:rPr>
          <w:rFonts w:ascii="CordiaUPC" w:hAnsi="CordiaUPC" w:cs="CordiaUPC"/>
          <w:sz w:val="36"/>
          <w:szCs w:val="36"/>
        </w:rPr>
        <w:t>IR</w:t>
      </w:r>
      <w:r w:rsidR="006732A6">
        <w:rPr>
          <w:rFonts w:ascii="CordiaUPC" w:hAnsi="CordiaUPC" w:cs="CordiaUPC"/>
          <w:sz w:val="36"/>
          <w:szCs w:val="36"/>
        </w:rPr>
        <w:t xml:space="preserve"> Discount</w:t>
      </w:r>
      <w:r w:rsidRPr="000A013C" w:rsidR="006732A6">
        <w:rPr>
          <w:rFonts w:ascii="CordiaUPC" w:hAnsi="CordiaUPC" w:cs="Angsana New"/>
          <w:sz w:val="36"/>
          <w:szCs w:val="36"/>
          <w:cs/>
        </w:rPr>
        <w:t xml:space="preserve"> </w:t>
      </w:r>
    </w:p>
    <w:p w:rsidRPr="0029544C" w:rsidR="006732A6" w:rsidP="006732A6" w:rsidRDefault="006732A6" w14:paraId="1BC179AD" w14:textId="77777777">
      <w:pPr>
        <w:pStyle w:val="Heading3"/>
        <w:numPr>
          <w:ilvl w:val="0"/>
          <w:numId w:val="257"/>
        </w:numPr>
        <w:rPr>
          <w:rFonts w:ascii="CordiaUPC" w:hAnsi="CordiaUPC" w:cs="CordiaUPC"/>
          <w:sz w:val="32"/>
          <w:szCs w:val="32"/>
        </w:rPr>
      </w:pPr>
      <w:r w:rsidRPr="0029544C">
        <w:rPr>
          <w:rFonts w:ascii="CordiaUPC" w:hAnsi="CordiaUPC" w:cs="CordiaUPC"/>
          <w:sz w:val="32"/>
          <w:szCs w:val="32"/>
        </w:rPr>
        <w:t>Field on Screen</w:t>
      </w:r>
    </w:p>
    <w:tbl>
      <w:tblPr>
        <w:tblW w:w="5000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668"/>
        <w:gridCol w:w="1331"/>
        <w:gridCol w:w="6017"/>
      </w:tblGrid>
      <w:tr w:rsidRPr="008979A8" w:rsidR="006732A6" w:rsidTr="001A53D4" w14:paraId="52FF0733" w14:textId="77777777">
        <w:trPr>
          <w:trHeight w:val="108"/>
          <w:tblHeader/>
        </w:trPr>
        <w:tc>
          <w:tcPr>
            <w:tcW w:w="925" w:type="pct"/>
            <w:shd w:val="clear" w:color="auto" w:fill="EEECE1" w:themeFill="background2"/>
            <w:vAlign w:val="center"/>
          </w:tcPr>
          <w:p w:rsidR="006732A6" w:rsidP="001A53D4" w:rsidRDefault="006732A6" w14:paraId="6865AA60" w14:textId="77777777">
            <w:pPr>
              <w:pStyle w:val="HeaderTable"/>
            </w:pPr>
            <w:r w:rsidRPr="008979A8">
              <w:t>Field Name</w:t>
            </w:r>
          </w:p>
        </w:tc>
        <w:tc>
          <w:tcPr>
            <w:tcW w:w="738" w:type="pct"/>
            <w:shd w:val="clear" w:color="auto" w:fill="EEECE1" w:themeFill="background2"/>
            <w:vAlign w:val="center"/>
          </w:tcPr>
          <w:p w:rsidR="006732A6" w:rsidP="001A53D4" w:rsidRDefault="006732A6" w14:paraId="1F461E7C" w14:textId="77777777">
            <w:pPr>
              <w:pStyle w:val="HeaderTable"/>
            </w:pPr>
            <w:r w:rsidRPr="008979A8">
              <w:t>Type</w:t>
            </w:r>
          </w:p>
        </w:tc>
        <w:tc>
          <w:tcPr>
            <w:tcW w:w="3337" w:type="pct"/>
            <w:shd w:val="clear" w:color="auto" w:fill="EEECE1" w:themeFill="background2"/>
            <w:vAlign w:val="center"/>
          </w:tcPr>
          <w:p w:rsidR="006732A6" w:rsidP="001A53D4" w:rsidRDefault="006732A6" w14:paraId="600C4D51" w14:textId="77777777">
            <w:pPr>
              <w:pStyle w:val="HeaderTable"/>
            </w:pPr>
            <w:r w:rsidRPr="008979A8">
              <w:t>Comments</w:t>
            </w:r>
          </w:p>
        </w:tc>
      </w:tr>
      <w:tr w:rsidRPr="008979A8" w:rsidR="006732A6" w:rsidTr="001A53D4" w14:paraId="7E9AA046" w14:textId="77777777">
        <w:trPr>
          <w:trHeight w:val="108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6732A6" w:rsidP="001A53D4" w:rsidRDefault="006732A6" w14:paraId="193F6A83" w14:textId="395DDC64">
            <w:pPr>
              <w:pStyle w:val="HeaderTable"/>
            </w:pPr>
            <w:r>
              <w:t>Discount Section</w:t>
            </w:r>
          </w:p>
          <w:p w:rsidR="00B65283" w:rsidP="001A53D4" w:rsidRDefault="002C2859" w14:paraId="60DCC83C" w14:textId="36EF245C">
            <w:pPr>
              <w:pStyle w:val="HeaderTable"/>
            </w:pPr>
            <w:r>
              <w:t xml:space="preserve">Label </w:t>
            </w:r>
            <w:r>
              <w:rPr>
                <w:bCs/>
                <w:cs/>
                <w:lang w:bidi="th-TH"/>
              </w:rPr>
              <w:t xml:space="preserve">: </w:t>
            </w:r>
            <w:r>
              <w:t>Discount</w:t>
            </w:r>
          </w:p>
          <w:p w:rsidR="006732A6" w:rsidP="001A53D4" w:rsidRDefault="006732A6" w14:paraId="30E5E54E" w14:textId="77777777">
            <w:pPr>
              <w:pStyle w:val="HeaderTable"/>
            </w:pPr>
            <w:r>
              <w:t>Default Collapse</w:t>
            </w:r>
          </w:p>
        </w:tc>
      </w:tr>
      <w:tr w:rsidRPr="008979A8" w:rsidR="006732A6" w:rsidTr="001A53D4" w14:paraId="3B959880" w14:textId="77777777">
        <w:trPr>
          <w:trHeight w:val="108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6732A6" w:rsidP="001A53D4" w:rsidRDefault="006732A6" w14:paraId="47EF1F6E" w14:textId="77777777">
            <w:pPr>
              <w:pStyle w:val="HeaderTable"/>
            </w:pPr>
            <w:r>
              <w:t>Discount Table Section</w:t>
            </w:r>
          </w:p>
        </w:tc>
      </w:tr>
      <w:tr w:rsidRPr="008979A8" w:rsidR="006732A6" w:rsidTr="001A53D4" w14:paraId="1814550F" w14:textId="77777777">
        <w:trPr>
          <w:trHeight w:val="108"/>
        </w:trPr>
        <w:tc>
          <w:tcPr>
            <w:tcW w:w="925" w:type="pct"/>
          </w:tcPr>
          <w:p w:rsidR="006732A6" w:rsidP="001A53D4" w:rsidRDefault="006732A6" w14:paraId="750842A9" w14:textId="77777777">
            <w:r>
              <w:t>Discount Type</w:t>
            </w:r>
          </w:p>
        </w:tc>
        <w:tc>
          <w:tcPr>
            <w:tcW w:w="738" w:type="pct"/>
          </w:tcPr>
          <w:p w:rsidR="006732A6" w:rsidP="001A53D4" w:rsidRDefault="006732A6" w14:paraId="58F23744" w14:textId="77777777"/>
        </w:tc>
        <w:tc>
          <w:tcPr>
            <w:tcW w:w="3337" w:type="pct"/>
          </w:tcPr>
          <w:p w:rsidR="006732A6" w:rsidP="001A53D4" w:rsidRDefault="006732A6" w14:paraId="5F3F1EDE" w14:textId="77777777">
            <w:r>
              <w:rPr>
                <w:rFonts w:hint="cs"/>
                <w:cs/>
              </w:rPr>
              <w:t xml:space="preserve">แสดงใน </w:t>
            </w:r>
            <w:r>
              <w:t>Format</w:t>
            </w:r>
          </w:p>
          <w:p w:rsidR="006732A6" w:rsidP="001A53D4" w:rsidRDefault="006732A6" w14:paraId="13900B75" w14:textId="77777777">
            <w:pPr>
              <w:rPr>
                <w:cs/>
              </w:rPr>
            </w:pPr>
            <w:r>
              <w:t>discountType</w:t>
            </w:r>
          </w:p>
        </w:tc>
      </w:tr>
      <w:tr w:rsidRPr="008979A8" w:rsidR="006732A6" w:rsidTr="001A53D4" w14:paraId="6E57D060" w14:textId="77777777">
        <w:trPr>
          <w:trHeight w:val="108"/>
        </w:trPr>
        <w:tc>
          <w:tcPr>
            <w:tcW w:w="925" w:type="pct"/>
          </w:tcPr>
          <w:p w:rsidR="006732A6" w:rsidP="001A53D4" w:rsidRDefault="006732A6" w14:paraId="5F0FD3D9" w14:textId="77777777">
            <w:r>
              <w:t>Discount Name</w:t>
            </w:r>
          </w:p>
        </w:tc>
        <w:tc>
          <w:tcPr>
            <w:tcW w:w="738" w:type="pct"/>
          </w:tcPr>
          <w:p w:rsidR="006732A6" w:rsidP="001A53D4" w:rsidRDefault="006732A6" w14:paraId="7D3F1CE5" w14:textId="77777777"/>
        </w:tc>
        <w:tc>
          <w:tcPr>
            <w:tcW w:w="3337" w:type="pct"/>
          </w:tcPr>
          <w:p w:rsidR="006732A6" w:rsidP="001A53D4" w:rsidRDefault="006732A6" w14:paraId="79448110" w14:textId="77777777">
            <w:r>
              <w:rPr>
                <w:rFonts w:hint="cs"/>
                <w:cs/>
              </w:rPr>
              <w:t xml:space="preserve">แสดงใน </w:t>
            </w:r>
            <w:r>
              <w:t>Format</w:t>
            </w:r>
          </w:p>
          <w:p w:rsidR="006732A6" w:rsidP="001A53D4" w:rsidRDefault="006732A6" w14:paraId="54183706" w14:textId="77777777">
            <w:r>
              <w:t xml:space="preserve">EN </w:t>
            </w:r>
            <w:r>
              <w:rPr>
                <w:rFonts w:cs="Angsana New"/>
                <w:cs/>
              </w:rPr>
              <w:t xml:space="preserve">: </w:t>
            </w:r>
            <w:r>
              <w:t>discountNameEN</w:t>
            </w:r>
          </w:p>
          <w:p w:rsidR="006732A6" w:rsidP="001A53D4" w:rsidRDefault="006732A6" w14:paraId="4003D6E4" w14:textId="77777777">
            <w:r>
              <w:t xml:space="preserve">TH </w:t>
            </w:r>
            <w:r>
              <w:rPr>
                <w:rFonts w:cs="Angsana New"/>
                <w:cs/>
              </w:rPr>
              <w:t xml:space="preserve">: </w:t>
            </w:r>
            <w:r>
              <w:t>discountNameTH</w:t>
            </w:r>
          </w:p>
        </w:tc>
      </w:tr>
      <w:tr w:rsidRPr="008979A8" w:rsidR="006732A6" w:rsidTr="001A53D4" w14:paraId="7730E564" w14:textId="77777777">
        <w:trPr>
          <w:trHeight w:val="108"/>
        </w:trPr>
        <w:tc>
          <w:tcPr>
            <w:tcW w:w="925" w:type="pct"/>
          </w:tcPr>
          <w:p w:rsidR="006732A6" w:rsidP="001A53D4" w:rsidRDefault="006732A6" w14:paraId="39E1F421" w14:textId="77777777">
            <w:r>
              <w:t>Prorate</w:t>
            </w:r>
          </w:p>
        </w:tc>
        <w:tc>
          <w:tcPr>
            <w:tcW w:w="738" w:type="pct"/>
          </w:tcPr>
          <w:p w:rsidR="006732A6" w:rsidP="001A53D4" w:rsidRDefault="006732A6" w14:paraId="2C5F5634" w14:textId="77777777"/>
        </w:tc>
        <w:tc>
          <w:tcPr>
            <w:tcW w:w="3337" w:type="pct"/>
          </w:tcPr>
          <w:p w:rsidR="006732A6" w:rsidP="001A53D4" w:rsidRDefault="006732A6" w14:paraId="607AD5EA" w14:textId="77777777">
            <w:r>
              <w:rPr>
                <w:rFonts w:hint="cs"/>
                <w:cs/>
              </w:rPr>
              <w:t xml:space="preserve">แสดงใน </w:t>
            </w:r>
            <w:r>
              <w:t>Format</w:t>
            </w:r>
          </w:p>
          <w:p w:rsidR="006732A6" w:rsidP="001A53D4" w:rsidRDefault="006732A6" w14:paraId="636D67B8" w14:textId="77777777">
            <w:r>
              <w:t>prorate</w:t>
            </w:r>
          </w:p>
        </w:tc>
      </w:tr>
      <w:tr w:rsidRPr="008979A8" w:rsidR="006732A6" w:rsidTr="001A53D4" w14:paraId="60504A19" w14:textId="77777777">
        <w:trPr>
          <w:trHeight w:val="108"/>
        </w:trPr>
        <w:tc>
          <w:tcPr>
            <w:tcW w:w="925" w:type="pct"/>
          </w:tcPr>
          <w:p w:rsidR="006732A6" w:rsidP="001A53D4" w:rsidRDefault="006732A6" w14:paraId="29DD2E95" w14:textId="77777777">
            <w:r>
              <w:t>Revenue Code</w:t>
            </w:r>
          </w:p>
        </w:tc>
        <w:tc>
          <w:tcPr>
            <w:tcW w:w="738" w:type="pct"/>
          </w:tcPr>
          <w:p w:rsidR="006732A6" w:rsidP="001A53D4" w:rsidRDefault="006732A6" w14:paraId="2550CA58" w14:textId="77777777"/>
        </w:tc>
        <w:tc>
          <w:tcPr>
            <w:tcW w:w="3337" w:type="pct"/>
          </w:tcPr>
          <w:p w:rsidR="006732A6" w:rsidP="001A53D4" w:rsidRDefault="006732A6" w14:paraId="276F5EFF" w14:textId="77777777">
            <w:r>
              <w:rPr>
                <w:rFonts w:hint="cs"/>
                <w:cs/>
              </w:rPr>
              <w:t xml:space="preserve">แสดงใน </w:t>
            </w:r>
            <w:r>
              <w:t>Format</w:t>
            </w:r>
          </w:p>
          <w:p w:rsidR="006732A6" w:rsidP="001A53D4" w:rsidRDefault="006732A6" w14:paraId="769C2BFC" w14:textId="77777777">
            <w:pPr>
              <w:rPr>
                <w:cs/>
              </w:rPr>
            </w:pPr>
            <w:r>
              <w:t>revenueCode</w:t>
            </w:r>
          </w:p>
        </w:tc>
      </w:tr>
      <w:tr w:rsidRPr="008979A8" w:rsidR="006732A6" w:rsidTr="001A53D4" w14:paraId="74145D95" w14:textId="77777777">
        <w:trPr>
          <w:trHeight w:val="108"/>
        </w:trPr>
        <w:tc>
          <w:tcPr>
            <w:tcW w:w="925" w:type="pct"/>
          </w:tcPr>
          <w:p w:rsidR="006732A6" w:rsidP="001A53D4" w:rsidRDefault="006732A6" w14:paraId="03377C20" w14:textId="77777777">
            <w:r>
              <w:t>Discount Carry Forward</w:t>
            </w:r>
          </w:p>
        </w:tc>
        <w:tc>
          <w:tcPr>
            <w:tcW w:w="738" w:type="pct"/>
          </w:tcPr>
          <w:p w:rsidR="006732A6" w:rsidP="001A53D4" w:rsidRDefault="006732A6" w14:paraId="02A17F57" w14:textId="77777777"/>
        </w:tc>
        <w:tc>
          <w:tcPr>
            <w:tcW w:w="3337" w:type="pct"/>
          </w:tcPr>
          <w:p w:rsidR="006732A6" w:rsidP="001A53D4" w:rsidRDefault="006732A6" w14:paraId="089EEA6D" w14:textId="77777777">
            <w:r>
              <w:rPr>
                <w:rFonts w:hint="cs"/>
                <w:cs/>
              </w:rPr>
              <w:t xml:space="preserve">แสดงใน </w:t>
            </w:r>
            <w:r>
              <w:t>Format</w:t>
            </w:r>
          </w:p>
          <w:p w:rsidR="006732A6" w:rsidP="001A53D4" w:rsidRDefault="006732A6" w14:paraId="53941C74" w14:textId="77777777">
            <w:r>
              <w:t>discountCarryForward</w:t>
            </w:r>
          </w:p>
        </w:tc>
      </w:tr>
      <w:tr w:rsidRPr="008979A8" w:rsidR="006732A6" w:rsidTr="001A53D4" w14:paraId="7FBA33AB" w14:textId="77777777">
        <w:trPr>
          <w:trHeight w:val="108"/>
        </w:trPr>
        <w:tc>
          <w:tcPr>
            <w:tcW w:w="925" w:type="pct"/>
          </w:tcPr>
          <w:p w:rsidR="006732A6" w:rsidP="001A53D4" w:rsidRDefault="006732A6" w14:paraId="4C5703C8" w14:textId="77777777">
            <w:r>
              <w:t>Action</w:t>
            </w:r>
          </w:p>
          <w:p w:rsidR="006732A6" w:rsidP="001A53D4" w:rsidRDefault="006732A6" w14:paraId="4138E3CD" w14:textId="77777777">
            <w:pPr>
              <w:pStyle w:val="ListParagraph"/>
              <w:numPr>
                <w:ilvl w:val="0"/>
                <w:numId w:val="185"/>
              </w:numPr>
              <w:ind w:left="452" w:hanging="283"/>
            </w:pPr>
            <w:r>
              <w:rPr>
                <w:rFonts w:hint="cs"/>
                <w:cs/>
              </w:rPr>
              <w:t xml:space="preserve">ปุ่ม </w:t>
            </w:r>
            <w:r>
              <w:t>Edit</w:t>
            </w:r>
          </w:p>
        </w:tc>
        <w:tc>
          <w:tcPr>
            <w:tcW w:w="738" w:type="pct"/>
          </w:tcPr>
          <w:p w:rsidR="006732A6" w:rsidP="001A53D4" w:rsidRDefault="006732A6" w14:paraId="3E8808A3" w14:textId="77777777">
            <w:r>
              <w:t>Button</w:t>
            </w:r>
          </w:p>
        </w:tc>
        <w:tc>
          <w:tcPr>
            <w:tcW w:w="3337" w:type="pct"/>
          </w:tcPr>
          <w:p w:rsidR="006732A6" w:rsidP="001A53D4" w:rsidRDefault="006732A6" w14:paraId="03C034E7" w14:textId="77777777">
            <w:r>
              <w:rPr>
                <w:rFonts w:hint="cs"/>
                <w:cs/>
              </w:rPr>
              <w:t xml:space="preserve">ให้ </w:t>
            </w:r>
            <w:r>
              <w:t xml:space="preserve">Visible </w:t>
            </w:r>
            <w:r>
              <w:rPr>
                <w:rFonts w:hint="cs"/>
                <w:cs/>
              </w:rPr>
              <w:t xml:space="preserve">หน้าจอในส่วนของ </w:t>
            </w:r>
            <w:r>
              <w:t>Discount Detail Section</w:t>
            </w:r>
            <w:r>
              <w:rPr>
                <w:rFonts w:hint="cs"/>
                <w:cs/>
              </w:rPr>
              <w:t xml:space="preserve"> และดึงข้อมูลของ </w:t>
            </w:r>
            <w:r>
              <w:t xml:space="preserve">Row </w:t>
            </w:r>
            <w:r>
              <w:rPr>
                <w:rFonts w:hint="cs"/>
                <w:cs/>
              </w:rPr>
              <w:t>นั้นๆ มาแสดง</w:t>
            </w:r>
          </w:p>
        </w:tc>
      </w:tr>
      <w:tr w:rsidRPr="008979A8" w:rsidR="006732A6" w:rsidTr="001A53D4" w14:paraId="4DBD9C9B" w14:textId="77777777">
        <w:trPr>
          <w:trHeight w:val="108"/>
        </w:trPr>
        <w:tc>
          <w:tcPr>
            <w:tcW w:w="925" w:type="pct"/>
          </w:tcPr>
          <w:p w:rsidR="006732A6" w:rsidP="001A53D4" w:rsidRDefault="006732A6" w14:paraId="255D1857" w14:textId="77777777">
            <w:r>
              <w:t>Action</w:t>
            </w:r>
          </w:p>
          <w:p w:rsidR="006732A6" w:rsidP="001A53D4" w:rsidRDefault="006732A6" w14:paraId="7F7B86C3" w14:textId="77777777">
            <w:pPr>
              <w:pStyle w:val="ListParagraph"/>
              <w:numPr>
                <w:ilvl w:val="0"/>
                <w:numId w:val="185"/>
              </w:numPr>
              <w:ind w:left="452" w:hanging="283"/>
            </w:pPr>
            <w:r>
              <w:rPr>
                <w:rFonts w:hint="cs"/>
                <w:cs/>
              </w:rPr>
              <w:t xml:space="preserve">ปุ่ม </w:t>
            </w:r>
            <w:r>
              <w:t>Delete</w:t>
            </w:r>
          </w:p>
        </w:tc>
        <w:tc>
          <w:tcPr>
            <w:tcW w:w="738" w:type="pct"/>
          </w:tcPr>
          <w:p w:rsidR="006732A6" w:rsidP="001A53D4" w:rsidRDefault="006732A6" w14:paraId="40EDD9C8" w14:textId="77777777">
            <w:r>
              <w:t>Button</w:t>
            </w:r>
          </w:p>
        </w:tc>
        <w:tc>
          <w:tcPr>
            <w:tcW w:w="3337" w:type="pct"/>
          </w:tcPr>
          <w:p w:rsidR="006732A6" w:rsidP="001A53D4" w:rsidRDefault="006732A6" w14:paraId="7FC899B4" w14:textId="77777777">
            <w:r>
              <w:rPr>
                <w:rFonts w:hint="cs"/>
                <w:cs/>
              </w:rPr>
              <w:t xml:space="preserve">ให้ทำการลบข้อมูลใน </w:t>
            </w:r>
            <w:r>
              <w:t xml:space="preserve">Row </w:t>
            </w:r>
            <w:r>
              <w:rPr>
                <w:rFonts w:hint="cs"/>
                <w:cs/>
              </w:rPr>
              <w:t>นั้นๆ</w:t>
            </w:r>
          </w:p>
        </w:tc>
      </w:tr>
      <w:tr w:rsidRPr="008979A8" w:rsidR="006732A6" w:rsidTr="001A53D4" w14:paraId="7BB6F830" w14:textId="77777777">
        <w:trPr>
          <w:trHeight w:val="108"/>
        </w:trPr>
        <w:tc>
          <w:tcPr>
            <w:tcW w:w="925" w:type="pct"/>
          </w:tcPr>
          <w:p w:rsidR="006732A6" w:rsidP="001A53D4" w:rsidRDefault="006732A6" w14:paraId="7E2DB6DA" w14:textId="77777777">
            <w:r>
              <w:rPr>
                <w:rFonts w:hint="cs"/>
                <w:cs/>
              </w:rPr>
              <w:t xml:space="preserve">ปุ่ม </w:t>
            </w:r>
            <w:r>
              <w:rPr>
                <w:rFonts w:cs="Angsana New"/>
                <w:cs/>
              </w:rPr>
              <w:t>+</w:t>
            </w:r>
          </w:p>
        </w:tc>
        <w:tc>
          <w:tcPr>
            <w:tcW w:w="738" w:type="pct"/>
          </w:tcPr>
          <w:p w:rsidR="006732A6" w:rsidP="001A53D4" w:rsidRDefault="006732A6" w14:paraId="3ACCD383" w14:textId="77777777">
            <w:r>
              <w:t>Button</w:t>
            </w:r>
          </w:p>
        </w:tc>
        <w:tc>
          <w:tcPr>
            <w:tcW w:w="3337" w:type="pct"/>
          </w:tcPr>
          <w:p w:rsidR="006732A6" w:rsidP="001A53D4" w:rsidRDefault="006732A6" w14:paraId="5EDB2E6A" w14:textId="77777777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ให้ </w:t>
            </w:r>
            <w:r>
              <w:t xml:space="preserve">Visible </w:t>
            </w:r>
            <w:r>
              <w:rPr>
                <w:rFonts w:hint="cs"/>
                <w:cs/>
              </w:rPr>
              <w:t xml:space="preserve">หน้าจอในส่วนของ </w:t>
            </w:r>
            <w:r>
              <w:t>Discount Detail Section</w:t>
            </w:r>
            <w:r>
              <w:rPr>
                <w:rFonts w:hint="cs"/>
                <w:cs/>
              </w:rPr>
              <w:t xml:space="preserve"> และทำการ </w:t>
            </w:r>
            <w:r>
              <w:t xml:space="preserve">Default </w:t>
            </w:r>
            <w:r>
              <w:rPr>
                <w:rFonts w:hint="cs"/>
                <w:cs/>
              </w:rPr>
              <w:t>ค่าดังต่อไปนี้</w:t>
            </w:r>
          </w:p>
          <w:p w:rsidR="006732A6" w:rsidP="001A53D4" w:rsidRDefault="006732A6" w14:paraId="199092F1" w14:textId="77777777">
            <w:r>
              <w:t>???</w:t>
            </w:r>
          </w:p>
          <w:p w:rsidR="006732A6" w:rsidP="001A53D4" w:rsidRDefault="006732A6" w14:paraId="5A61F9BF" w14:textId="77777777"/>
        </w:tc>
      </w:tr>
      <w:tr w:rsidRPr="008979A8" w:rsidR="006732A6" w:rsidTr="001A53D4" w14:paraId="30316DF3" w14:textId="77777777">
        <w:trPr>
          <w:trHeight w:val="108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6732A6" w:rsidP="001A53D4" w:rsidRDefault="006732A6" w14:paraId="355C478B" w14:textId="77777777">
            <w:pPr>
              <w:pStyle w:val="HeaderTable"/>
            </w:pPr>
            <w:r>
              <w:t>End Discount Table Section</w:t>
            </w:r>
          </w:p>
        </w:tc>
      </w:tr>
      <w:tr w:rsidRPr="008979A8" w:rsidR="006732A6" w:rsidTr="001A53D4" w14:paraId="6E9C7004" w14:textId="77777777">
        <w:trPr>
          <w:trHeight w:val="108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6732A6" w:rsidP="001A53D4" w:rsidRDefault="006732A6" w14:paraId="7353BD92" w14:textId="77777777">
            <w:pPr>
              <w:pStyle w:val="HeaderTable"/>
            </w:pPr>
            <w:r>
              <w:t>Discount Detail Section</w:t>
            </w:r>
          </w:p>
        </w:tc>
      </w:tr>
      <w:tr w:rsidRPr="008979A8" w:rsidR="006732A6" w:rsidTr="001A53D4" w14:paraId="7F819F04" w14:textId="77777777">
        <w:trPr>
          <w:trHeight w:val="108"/>
        </w:trPr>
        <w:tc>
          <w:tcPr>
            <w:tcW w:w="925" w:type="pct"/>
          </w:tcPr>
          <w:p w:rsidR="006732A6" w:rsidP="001A53D4" w:rsidRDefault="006732A6" w14:paraId="02822B8A" w14:textId="77777777">
            <w:r>
              <w:t>discountType</w:t>
            </w:r>
          </w:p>
        </w:tc>
        <w:tc>
          <w:tcPr>
            <w:tcW w:w="738" w:type="pct"/>
          </w:tcPr>
          <w:p w:rsidR="006732A6" w:rsidP="001A53D4" w:rsidRDefault="006732A6" w14:paraId="56CCF7C4" w14:textId="77777777">
            <w:r>
              <w:t>Drop down list</w:t>
            </w:r>
          </w:p>
        </w:tc>
        <w:tc>
          <w:tcPr>
            <w:tcW w:w="3337" w:type="pct"/>
          </w:tcPr>
          <w:p w:rsidR="006732A6" w:rsidP="001A53D4" w:rsidRDefault="006732A6" w14:paraId="104A019C" w14:textId="77777777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AE7B3D">
              <w:rPr>
                <w:rFonts w:cs="Angsana New"/>
                <w:color w:val="FF0000"/>
                <w:cs/>
              </w:rPr>
              <w:t>*</w:t>
            </w:r>
            <w:r w:rsidRPr="00AE7B3D">
              <w:rPr>
                <w:color w:val="FF0000"/>
              </w:rPr>
              <w:t xml:space="preserve">Discount </w:t>
            </w:r>
            <w:r>
              <w:rPr>
                <w:color w:val="FF0000"/>
              </w:rPr>
              <w:t>Type</w:t>
            </w:r>
          </w:p>
          <w:p w:rsidR="006732A6" w:rsidP="001A53D4" w:rsidRDefault="006732A6" w14:paraId="022C7B44" w14:textId="77777777">
            <w:r w:rsidRPr="001142BC">
              <w:t xml:space="preserve">List of Value </w:t>
            </w:r>
            <w:r w:rsidRPr="001142BC">
              <w:rPr>
                <w:rFonts w:cs="Angsana New"/>
                <w:cs/>
              </w:rPr>
              <w:t xml:space="preserve">: </w:t>
            </w:r>
            <w:r w:rsidRPr="00A43260">
              <w:rPr>
                <w:rFonts w:cs="Angsana New"/>
                <w:cs/>
              </w:rPr>
              <w:t>ดึงข้อมูลจาก</w:t>
            </w:r>
            <w:r w:rsidRPr="00A43260">
              <w:rPr>
                <w:rFonts w:cs="CordiaUPC"/>
              </w:rPr>
              <w:t xml:space="preserve">DB </w:t>
            </w:r>
            <w:r w:rsidRPr="00A43260">
              <w:rPr>
                <w:rFonts w:cs="Angsana New"/>
                <w:cs/>
              </w:rPr>
              <w:t xml:space="preserve">ที่ </w:t>
            </w:r>
            <w:r w:rsidRPr="00A43260">
              <w:rPr>
                <w:rFonts w:cs="CordiaUPC"/>
              </w:rPr>
              <w:t xml:space="preserve">Table FLW_CFG_LOV </w:t>
            </w:r>
            <w:r w:rsidRPr="00A43260">
              <w:rPr>
                <w:rFonts w:cs="Angsana New"/>
                <w:cs/>
              </w:rPr>
              <w:t xml:space="preserve">โดย </w:t>
            </w:r>
            <w:r w:rsidRPr="00A43260">
              <w:rPr>
                <w:rFonts w:cs="CordiaUPC"/>
              </w:rPr>
              <w:t xml:space="preserve">group_type </w:t>
            </w:r>
            <w:r w:rsidRPr="00A43260">
              <w:rPr>
                <w:rFonts w:cs="Angsana New"/>
                <w:cs/>
              </w:rPr>
              <w:t>= ‘</w:t>
            </w:r>
            <w:r w:rsidRPr="00A43260">
              <w:rPr>
                <w:rFonts w:cs="CordiaUPC"/>
              </w:rPr>
              <w:t>Discount Type</w:t>
            </w:r>
            <w:r w:rsidRPr="00A43260">
              <w:rPr>
                <w:rFonts w:cs="Angsana New"/>
                <w:cs/>
              </w:rPr>
              <w:t>’</w:t>
            </w:r>
          </w:p>
        </w:tc>
      </w:tr>
      <w:tr w:rsidRPr="008979A8" w:rsidR="006732A6" w:rsidTr="001A53D4" w14:paraId="6E98C842" w14:textId="77777777">
        <w:trPr>
          <w:trHeight w:val="108"/>
        </w:trPr>
        <w:tc>
          <w:tcPr>
            <w:tcW w:w="925" w:type="pct"/>
          </w:tcPr>
          <w:p w:rsidR="006732A6" w:rsidP="001A53D4" w:rsidRDefault="006732A6" w14:paraId="2ABE48F4" w14:textId="77777777">
            <w:r>
              <w:t>discountNameEN</w:t>
            </w:r>
          </w:p>
        </w:tc>
        <w:tc>
          <w:tcPr>
            <w:tcW w:w="738" w:type="pct"/>
          </w:tcPr>
          <w:p w:rsidR="006732A6" w:rsidP="001A53D4" w:rsidRDefault="006732A6" w14:paraId="610183CB" w14:textId="77777777">
            <w:r>
              <w:t>Text Box</w:t>
            </w:r>
          </w:p>
        </w:tc>
        <w:tc>
          <w:tcPr>
            <w:tcW w:w="3337" w:type="pct"/>
          </w:tcPr>
          <w:p w:rsidR="006732A6" w:rsidP="001A53D4" w:rsidRDefault="006732A6" w14:paraId="1229E3B5" w14:textId="77777777">
            <w:r>
              <w:t xml:space="preserve">Lable </w:t>
            </w:r>
            <w:r>
              <w:rPr>
                <w:rFonts w:cs="Angsana New"/>
                <w:cs/>
              </w:rPr>
              <w:t xml:space="preserve">: </w:t>
            </w:r>
            <w:r w:rsidRPr="00E35214">
              <w:rPr>
                <w:rFonts w:cs="Angsana New"/>
                <w:color w:val="FF0000"/>
                <w:cs/>
              </w:rPr>
              <w:t>*</w:t>
            </w:r>
            <w:r w:rsidRPr="00E35214">
              <w:rPr>
                <w:color w:val="FF0000"/>
              </w:rPr>
              <w:t>Discount Name EN</w:t>
            </w:r>
          </w:p>
          <w:p w:rsidR="006732A6" w:rsidP="001A53D4" w:rsidRDefault="006732A6" w14:paraId="6C114BE0" w14:textId="77777777">
            <w:pPr>
              <w:rPr>
                <w:cs/>
              </w:rPr>
            </w:pPr>
            <w:r>
              <w:t xml:space="preserve">Max Length </w:t>
            </w:r>
            <w:r>
              <w:rPr>
                <w:rFonts w:cs="Angsana New"/>
                <w:cs/>
              </w:rPr>
              <w:t xml:space="preserve">: </w:t>
            </w:r>
            <w:r>
              <w:t xml:space="preserve">70 </w:t>
            </w:r>
            <w:r>
              <w:rPr>
                <w:rFonts w:hint="cs"/>
                <w:cs/>
              </w:rPr>
              <w:t>ตัวอักษร</w:t>
            </w:r>
          </w:p>
        </w:tc>
      </w:tr>
      <w:tr w:rsidRPr="008979A8" w:rsidR="006732A6" w:rsidTr="001A53D4" w14:paraId="5FD5757F" w14:textId="77777777">
        <w:trPr>
          <w:trHeight w:val="108"/>
        </w:trPr>
        <w:tc>
          <w:tcPr>
            <w:tcW w:w="925" w:type="pct"/>
          </w:tcPr>
          <w:p w:rsidR="006732A6" w:rsidP="001A53D4" w:rsidRDefault="006732A6" w14:paraId="76477DCA" w14:textId="77777777">
            <w:r>
              <w:t>discountNameTH</w:t>
            </w:r>
          </w:p>
        </w:tc>
        <w:tc>
          <w:tcPr>
            <w:tcW w:w="738" w:type="pct"/>
          </w:tcPr>
          <w:p w:rsidR="006732A6" w:rsidP="001A53D4" w:rsidRDefault="006732A6" w14:paraId="2FB1AB4A" w14:textId="77777777">
            <w:r>
              <w:t>Text Box</w:t>
            </w:r>
          </w:p>
        </w:tc>
        <w:tc>
          <w:tcPr>
            <w:tcW w:w="3337" w:type="pct"/>
          </w:tcPr>
          <w:p w:rsidR="006732A6" w:rsidP="001A53D4" w:rsidRDefault="006732A6" w14:paraId="4E0507EE" w14:textId="77777777">
            <w:r>
              <w:t xml:space="preserve">Lable </w:t>
            </w:r>
            <w:r>
              <w:rPr>
                <w:rFonts w:cs="Angsana New"/>
                <w:cs/>
              </w:rPr>
              <w:t xml:space="preserve">: </w:t>
            </w:r>
            <w:r w:rsidRPr="00E35214">
              <w:rPr>
                <w:rFonts w:cs="Angsana New"/>
                <w:color w:val="FF0000"/>
                <w:cs/>
              </w:rPr>
              <w:t>*</w:t>
            </w:r>
            <w:r w:rsidRPr="00E35214">
              <w:rPr>
                <w:color w:val="FF0000"/>
              </w:rPr>
              <w:t>Discount Name TH</w:t>
            </w:r>
          </w:p>
          <w:p w:rsidR="006732A6" w:rsidP="001A53D4" w:rsidRDefault="006732A6" w14:paraId="320E0B54" w14:textId="77777777">
            <w:r>
              <w:t xml:space="preserve">Max Length </w:t>
            </w:r>
            <w:r>
              <w:rPr>
                <w:rFonts w:cs="Angsana New"/>
                <w:cs/>
              </w:rPr>
              <w:t xml:space="preserve">: </w:t>
            </w:r>
            <w:r>
              <w:t xml:space="preserve">70 </w:t>
            </w:r>
            <w:r>
              <w:rPr>
                <w:rFonts w:hint="cs"/>
                <w:cs/>
              </w:rPr>
              <w:t>ตัวอักษร</w:t>
            </w:r>
          </w:p>
        </w:tc>
      </w:tr>
      <w:tr w:rsidRPr="008979A8" w:rsidR="006732A6" w:rsidTr="001A53D4" w14:paraId="4F564E94" w14:textId="77777777">
        <w:trPr>
          <w:trHeight w:val="108"/>
        </w:trPr>
        <w:tc>
          <w:tcPr>
            <w:tcW w:w="925" w:type="pct"/>
          </w:tcPr>
          <w:p w:rsidR="006732A6" w:rsidP="001A53D4" w:rsidRDefault="006732A6" w14:paraId="1B097D21" w14:textId="77777777">
            <w:r>
              <w:t>prorate</w:t>
            </w:r>
          </w:p>
        </w:tc>
        <w:tc>
          <w:tcPr>
            <w:tcW w:w="738" w:type="pct"/>
          </w:tcPr>
          <w:p w:rsidR="006732A6" w:rsidP="001A53D4" w:rsidRDefault="006732A6" w14:paraId="5612155B" w14:textId="77777777">
            <w:r>
              <w:t>Radio Button</w:t>
            </w:r>
          </w:p>
        </w:tc>
        <w:tc>
          <w:tcPr>
            <w:tcW w:w="3337" w:type="pct"/>
          </w:tcPr>
          <w:p w:rsidR="006732A6" w:rsidP="001A53D4" w:rsidRDefault="006732A6" w14:paraId="0ECA3102" w14:textId="77777777">
            <w:r w:rsidRPr="00AE503E">
              <w:t xml:space="preserve">Label </w:t>
            </w:r>
            <w:r w:rsidRPr="00AE503E">
              <w:rPr>
                <w:rFonts w:cs="Angsana New"/>
                <w:cs/>
              </w:rPr>
              <w:t xml:space="preserve">: </w:t>
            </w:r>
            <w:r>
              <w:rPr>
                <w:rFonts w:cs="Angsana New"/>
                <w:color w:val="FF0000"/>
                <w:cs/>
              </w:rPr>
              <w:t>*</w:t>
            </w:r>
            <w:r>
              <w:rPr>
                <w:color w:val="FF0000"/>
              </w:rPr>
              <w:t>Prorate</w:t>
            </w:r>
          </w:p>
          <w:p w:rsidR="006732A6" w:rsidP="001A53D4" w:rsidRDefault="006732A6" w14:paraId="7DC6D13F" w14:textId="77777777">
            <w:r>
              <w:rPr>
                <w:rFonts w:cs="CordiaUPC"/>
              </w:rPr>
              <w:t xml:space="preserve">List of Value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‘</w:t>
            </w:r>
            <w:r>
              <w:rPr>
                <w:rFonts w:cs="CordiaUPC"/>
              </w:rPr>
              <w:t>YesNoIndicator</w:t>
            </w:r>
            <w:r>
              <w:rPr>
                <w:rFonts w:cs="Angsana New"/>
                <w:cs/>
              </w:rPr>
              <w:t>’</w:t>
            </w:r>
          </w:p>
        </w:tc>
      </w:tr>
      <w:tr w:rsidRPr="008979A8" w:rsidR="006732A6" w:rsidTr="001A53D4" w14:paraId="7D5BDAA9" w14:textId="77777777">
        <w:trPr>
          <w:trHeight w:val="108"/>
        </w:trPr>
        <w:tc>
          <w:tcPr>
            <w:tcW w:w="925" w:type="pct"/>
          </w:tcPr>
          <w:p w:rsidR="006732A6" w:rsidP="001A53D4" w:rsidRDefault="006732A6" w14:paraId="3D1164CC" w14:textId="77777777">
            <w:r>
              <w:t>product</w:t>
            </w:r>
          </w:p>
        </w:tc>
        <w:tc>
          <w:tcPr>
            <w:tcW w:w="738" w:type="pct"/>
          </w:tcPr>
          <w:p w:rsidR="006732A6" w:rsidP="001A53D4" w:rsidRDefault="006732A6" w14:paraId="5F54C890" w14:textId="77777777">
            <w:r>
              <w:t>Text Box</w:t>
            </w:r>
          </w:p>
        </w:tc>
        <w:tc>
          <w:tcPr>
            <w:tcW w:w="3337" w:type="pct"/>
          </w:tcPr>
          <w:p w:rsidR="006732A6" w:rsidP="001A53D4" w:rsidRDefault="006732A6" w14:paraId="529F3013" w14:textId="77777777">
            <w:r>
              <w:t xml:space="preserve">Lable </w:t>
            </w:r>
            <w:r>
              <w:rPr>
                <w:rFonts w:cs="Angsana New"/>
                <w:cs/>
              </w:rPr>
              <w:t xml:space="preserve">: </w:t>
            </w:r>
            <w:r w:rsidRPr="00E35214">
              <w:rPr>
                <w:rFonts w:cs="Angsana New"/>
                <w:color w:val="FF0000"/>
                <w:cs/>
              </w:rPr>
              <w:t>*</w:t>
            </w:r>
            <w:r w:rsidRPr="00B507D6">
              <w:rPr>
                <w:color w:val="FF0000"/>
              </w:rPr>
              <w:t>Product</w:t>
            </w:r>
          </w:p>
          <w:p w:rsidRPr="00AE503E" w:rsidR="006732A6" w:rsidP="001A53D4" w:rsidRDefault="006732A6" w14:paraId="40043B18" w14:textId="77777777">
            <w:r>
              <w:t xml:space="preserve">Max Length </w:t>
            </w:r>
            <w:r>
              <w:rPr>
                <w:rFonts w:cs="Angsana New"/>
                <w:cs/>
              </w:rPr>
              <w:t xml:space="preserve">: </w:t>
            </w:r>
            <w:r>
              <w:t xml:space="preserve">255 </w:t>
            </w:r>
            <w:r>
              <w:rPr>
                <w:rFonts w:hint="cs"/>
                <w:cs/>
              </w:rPr>
              <w:t>ตัวอักษร</w:t>
            </w:r>
          </w:p>
        </w:tc>
      </w:tr>
      <w:tr w:rsidRPr="008979A8" w:rsidR="006732A6" w:rsidTr="001A53D4" w14:paraId="051B5F7C" w14:textId="77777777">
        <w:trPr>
          <w:trHeight w:val="108"/>
        </w:trPr>
        <w:tc>
          <w:tcPr>
            <w:tcW w:w="925" w:type="pct"/>
          </w:tcPr>
          <w:p w:rsidR="006732A6" w:rsidP="001A53D4" w:rsidRDefault="006732A6" w14:paraId="47E08885" w14:textId="77777777">
            <w:r>
              <w:t>condition</w:t>
            </w:r>
          </w:p>
        </w:tc>
        <w:tc>
          <w:tcPr>
            <w:tcW w:w="738" w:type="pct"/>
          </w:tcPr>
          <w:p w:rsidR="006732A6" w:rsidP="001A53D4" w:rsidRDefault="006732A6" w14:paraId="0BE22B5D" w14:textId="77777777">
            <w:r>
              <w:t>Text Box</w:t>
            </w:r>
          </w:p>
        </w:tc>
        <w:tc>
          <w:tcPr>
            <w:tcW w:w="3337" w:type="pct"/>
          </w:tcPr>
          <w:p w:rsidR="006732A6" w:rsidP="001A53D4" w:rsidRDefault="006732A6" w14:paraId="7EA6487A" w14:textId="77777777">
            <w:r>
              <w:t xml:space="preserve">Lable </w:t>
            </w:r>
            <w:r>
              <w:rPr>
                <w:rFonts w:cs="Angsana New"/>
                <w:cs/>
              </w:rPr>
              <w:t xml:space="preserve">: </w:t>
            </w:r>
            <w:r w:rsidRPr="00E35214">
              <w:rPr>
                <w:rFonts w:cs="Angsana New"/>
                <w:color w:val="FF0000"/>
                <w:cs/>
              </w:rPr>
              <w:t>*</w:t>
            </w:r>
            <w:r w:rsidRPr="00B507D6">
              <w:rPr>
                <w:color w:val="FF0000"/>
              </w:rPr>
              <w:t>Condition</w:t>
            </w:r>
          </w:p>
          <w:p w:rsidRPr="00AE503E" w:rsidR="006732A6" w:rsidP="001A53D4" w:rsidRDefault="006732A6" w14:paraId="4C376B47" w14:textId="77777777">
            <w:r>
              <w:t xml:space="preserve">Max Length </w:t>
            </w:r>
            <w:r>
              <w:rPr>
                <w:rFonts w:cs="Angsana New"/>
                <w:cs/>
              </w:rPr>
              <w:t xml:space="preserve">: </w:t>
            </w:r>
            <w:r>
              <w:t xml:space="preserve">255 </w:t>
            </w:r>
            <w:r>
              <w:rPr>
                <w:rFonts w:hint="cs"/>
                <w:cs/>
              </w:rPr>
              <w:t>ตัวอักษร</w:t>
            </w:r>
          </w:p>
        </w:tc>
      </w:tr>
      <w:tr w:rsidRPr="008979A8" w:rsidR="006732A6" w:rsidTr="001A53D4" w14:paraId="640139EF" w14:textId="77777777">
        <w:trPr>
          <w:trHeight w:val="108"/>
        </w:trPr>
        <w:tc>
          <w:tcPr>
            <w:tcW w:w="925" w:type="pct"/>
          </w:tcPr>
          <w:p w:rsidR="006732A6" w:rsidP="001A53D4" w:rsidRDefault="006732A6" w14:paraId="062ABF9D" w14:textId="77777777">
            <w:r>
              <w:t>discountAmount</w:t>
            </w:r>
          </w:p>
        </w:tc>
        <w:tc>
          <w:tcPr>
            <w:tcW w:w="738" w:type="pct"/>
          </w:tcPr>
          <w:p w:rsidR="006732A6" w:rsidP="001A53D4" w:rsidRDefault="006732A6" w14:paraId="310599EA" w14:textId="77777777">
            <w:r>
              <w:t>Text Box</w:t>
            </w:r>
          </w:p>
        </w:tc>
        <w:tc>
          <w:tcPr>
            <w:tcW w:w="3337" w:type="pct"/>
          </w:tcPr>
          <w:p w:rsidR="006732A6" w:rsidP="001A53D4" w:rsidRDefault="006732A6" w14:paraId="3EEE8278" w14:textId="77777777">
            <w:r>
              <w:t xml:space="preserve">Lable </w:t>
            </w:r>
            <w:r>
              <w:rPr>
                <w:rFonts w:cs="Angsana New"/>
                <w:cs/>
              </w:rPr>
              <w:t xml:space="preserve">: </w:t>
            </w:r>
            <w:r>
              <w:t>Amount</w:t>
            </w:r>
          </w:p>
          <w:p w:rsidRPr="00AE503E" w:rsidR="006732A6" w:rsidP="001A53D4" w:rsidRDefault="006732A6" w14:paraId="07019D6E" w14:textId="77777777">
            <w:r>
              <w:t xml:space="preserve">Max Length </w:t>
            </w:r>
            <w:r>
              <w:rPr>
                <w:rFonts w:cs="Angsana New"/>
                <w:cs/>
              </w:rPr>
              <w:t xml:space="preserve">: </w:t>
            </w:r>
            <w:r>
              <w:t xml:space="preserve">255 </w:t>
            </w:r>
            <w:r>
              <w:rPr>
                <w:rFonts w:hint="cs"/>
                <w:cs/>
              </w:rPr>
              <w:t>ตัวอักษร</w:t>
            </w:r>
          </w:p>
        </w:tc>
      </w:tr>
      <w:tr w:rsidRPr="008979A8" w:rsidR="006732A6" w:rsidTr="001A53D4" w14:paraId="4C0CAED2" w14:textId="77777777">
        <w:trPr>
          <w:trHeight w:val="108"/>
        </w:trPr>
        <w:tc>
          <w:tcPr>
            <w:tcW w:w="925" w:type="pct"/>
          </w:tcPr>
          <w:p w:rsidR="006732A6" w:rsidP="001A53D4" w:rsidRDefault="006732A6" w14:paraId="1E186FC6" w14:textId="77777777">
            <w:r>
              <w:t>discountAmountUnit</w:t>
            </w:r>
          </w:p>
        </w:tc>
        <w:tc>
          <w:tcPr>
            <w:tcW w:w="738" w:type="pct"/>
          </w:tcPr>
          <w:p w:rsidR="006732A6" w:rsidP="001A53D4" w:rsidRDefault="006732A6" w14:paraId="2A84D2A0" w14:textId="77777777">
            <w:r>
              <w:t>Text Box</w:t>
            </w:r>
          </w:p>
        </w:tc>
        <w:tc>
          <w:tcPr>
            <w:tcW w:w="3337" w:type="pct"/>
          </w:tcPr>
          <w:p w:rsidR="006732A6" w:rsidP="001A53D4" w:rsidRDefault="006732A6" w14:paraId="449119D8" w14:textId="77777777">
            <w:r>
              <w:rPr>
                <w:rFonts w:hint="cs"/>
                <w:cs/>
              </w:rPr>
              <w:t xml:space="preserve">อยู่ต่อจาก </w:t>
            </w:r>
            <w:r>
              <w:t>discountAmount</w:t>
            </w:r>
          </w:p>
          <w:p w:rsidRPr="00B507D6" w:rsidR="006732A6" w:rsidP="001A53D4" w:rsidRDefault="006732A6" w14:paraId="0D994585" w14:textId="31EF7423">
            <w:pPr>
              <w:rPr>
                <w:u w:val="single"/>
                <w:cs/>
              </w:rPr>
            </w:pPr>
          </w:p>
        </w:tc>
      </w:tr>
      <w:tr w:rsidRPr="008979A8" w:rsidR="006732A6" w:rsidTr="001A53D4" w14:paraId="2C3B94D8" w14:textId="77777777">
        <w:trPr>
          <w:trHeight w:val="108"/>
        </w:trPr>
        <w:tc>
          <w:tcPr>
            <w:tcW w:w="925" w:type="pct"/>
          </w:tcPr>
          <w:p w:rsidR="006732A6" w:rsidP="001A53D4" w:rsidRDefault="006732A6" w14:paraId="1D9B8E46" w14:textId="77777777">
            <w:r>
              <w:t>discountPercentage</w:t>
            </w:r>
          </w:p>
        </w:tc>
        <w:tc>
          <w:tcPr>
            <w:tcW w:w="738" w:type="pct"/>
          </w:tcPr>
          <w:p w:rsidR="006732A6" w:rsidP="001A53D4" w:rsidRDefault="006732A6" w14:paraId="73ADE10D" w14:textId="77777777">
            <w:r>
              <w:t>Text Box</w:t>
            </w:r>
          </w:p>
        </w:tc>
        <w:tc>
          <w:tcPr>
            <w:tcW w:w="3337" w:type="pct"/>
          </w:tcPr>
          <w:p w:rsidR="006732A6" w:rsidP="001A53D4" w:rsidRDefault="006732A6" w14:paraId="709FB6D1" w14:textId="77777777">
            <w:r>
              <w:t xml:space="preserve">Lable </w:t>
            </w:r>
            <w:r>
              <w:rPr>
                <w:rFonts w:cs="Angsana New"/>
                <w:cs/>
              </w:rPr>
              <w:t xml:space="preserve">: </w:t>
            </w:r>
            <w:r>
              <w:t xml:space="preserve">Discount Percentage </w:t>
            </w:r>
            <w:r>
              <w:rPr>
                <w:rFonts w:cs="Angsana New"/>
                <w:cs/>
              </w:rPr>
              <w:t>… %</w:t>
            </w:r>
          </w:p>
          <w:p w:rsidR="006732A6" w:rsidP="001A53D4" w:rsidRDefault="006732A6" w14:paraId="3A355CF2" w14:textId="4A472B65">
            <w:pPr>
              <w:rPr>
                <w:cs/>
              </w:rPr>
            </w:pPr>
          </w:p>
        </w:tc>
      </w:tr>
      <w:tr w:rsidRPr="008979A8" w:rsidR="006732A6" w:rsidTr="001A53D4" w14:paraId="06F0E6D6" w14:textId="77777777">
        <w:trPr>
          <w:trHeight w:val="108"/>
        </w:trPr>
        <w:tc>
          <w:tcPr>
            <w:tcW w:w="925" w:type="pct"/>
          </w:tcPr>
          <w:p w:rsidR="006732A6" w:rsidP="001A53D4" w:rsidRDefault="006732A6" w14:paraId="04C9EFA6" w14:textId="77777777">
            <w:r>
              <w:t>revenueCode</w:t>
            </w:r>
          </w:p>
        </w:tc>
        <w:tc>
          <w:tcPr>
            <w:tcW w:w="738" w:type="pct"/>
          </w:tcPr>
          <w:p w:rsidR="006732A6" w:rsidP="001A53D4" w:rsidRDefault="006732A6" w14:paraId="51FB6A3A" w14:textId="77777777">
            <w:r>
              <w:t>Text Box</w:t>
            </w:r>
          </w:p>
        </w:tc>
        <w:tc>
          <w:tcPr>
            <w:tcW w:w="3337" w:type="pct"/>
          </w:tcPr>
          <w:p w:rsidR="006732A6" w:rsidP="001A53D4" w:rsidRDefault="006732A6" w14:paraId="35271261" w14:textId="77777777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F116BD">
              <w:rPr>
                <w:rFonts w:cs="Angsana New"/>
                <w:color w:val="FF0000"/>
                <w:cs/>
              </w:rPr>
              <w:t>*</w:t>
            </w:r>
            <w:r w:rsidRPr="00F116BD">
              <w:rPr>
                <w:color w:val="FF0000"/>
              </w:rPr>
              <w:t>Revenue Code</w:t>
            </w:r>
          </w:p>
          <w:p w:rsidRPr="00AE503E" w:rsidR="006732A6" w:rsidP="001A53D4" w:rsidRDefault="006732A6" w14:paraId="36F8EEE0" w14:textId="77777777">
            <w:r>
              <w:t xml:space="preserve">Max Length </w:t>
            </w:r>
            <w:r>
              <w:rPr>
                <w:rFonts w:cs="Angsana New"/>
                <w:cs/>
              </w:rPr>
              <w:t xml:space="preserve">: </w:t>
            </w:r>
            <w:r>
              <w:t>50</w:t>
            </w:r>
          </w:p>
        </w:tc>
      </w:tr>
      <w:tr w:rsidRPr="008979A8" w:rsidR="006732A6" w:rsidTr="001A53D4" w14:paraId="74FD0233" w14:textId="77777777">
        <w:trPr>
          <w:trHeight w:val="108"/>
        </w:trPr>
        <w:tc>
          <w:tcPr>
            <w:tcW w:w="925" w:type="pct"/>
          </w:tcPr>
          <w:p w:rsidR="006732A6" w:rsidP="001A53D4" w:rsidRDefault="006732A6" w14:paraId="62D462F3" w14:textId="77777777">
            <w:r>
              <w:t>discountCarryForward</w:t>
            </w:r>
          </w:p>
        </w:tc>
        <w:tc>
          <w:tcPr>
            <w:tcW w:w="738" w:type="pct"/>
          </w:tcPr>
          <w:p w:rsidR="006732A6" w:rsidP="001A53D4" w:rsidRDefault="006732A6" w14:paraId="08E501DC" w14:textId="77777777">
            <w:r>
              <w:t>Radio Button</w:t>
            </w:r>
          </w:p>
        </w:tc>
        <w:tc>
          <w:tcPr>
            <w:tcW w:w="3337" w:type="pct"/>
          </w:tcPr>
          <w:p w:rsidR="006732A6" w:rsidP="001A53D4" w:rsidRDefault="006732A6" w14:paraId="548518E2" w14:textId="77777777">
            <w:r w:rsidRPr="00AE503E">
              <w:t xml:space="preserve">Label </w:t>
            </w:r>
            <w:r w:rsidRPr="00AE503E">
              <w:rPr>
                <w:rFonts w:cs="Angsana New"/>
                <w:cs/>
              </w:rPr>
              <w:t xml:space="preserve">: </w:t>
            </w:r>
            <w:r>
              <w:rPr>
                <w:rFonts w:cs="Angsana New"/>
                <w:color w:val="FF0000"/>
                <w:cs/>
              </w:rPr>
              <w:t>*</w:t>
            </w:r>
            <w:r w:rsidRPr="00E35214">
              <w:rPr>
                <w:color w:val="FF0000"/>
              </w:rPr>
              <w:t>Discount Carry Forward</w:t>
            </w:r>
          </w:p>
          <w:p w:rsidR="006732A6" w:rsidP="001A53D4" w:rsidRDefault="006732A6" w14:paraId="11186647" w14:textId="77777777">
            <w:r>
              <w:rPr>
                <w:rFonts w:cs="CordiaUPC"/>
              </w:rPr>
              <w:t xml:space="preserve">List of Value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‘</w:t>
            </w:r>
            <w:r>
              <w:rPr>
                <w:rFonts w:cs="CordiaUPC"/>
              </w:rPr>
              <w:t>YesNoIndicator</w:t>
            </w:r>
            <w:r>
              <w:rPr>
                <w:rFonts w:cs="Angsana New"/>
                <w:cs/>
              </w:rPr>
              <w:t>’</w:t>
            </w:r>
          </w:p>
          <w:p w:rsidR="006732A6" w:rsidP="001A53D4" w:rsidRDefault="006732A6" w14:paraId="701872E7" w14:textId="77777777">
            <w:r>
              <w:t xml:space="preserve">Default Value </w:t>
            </w:r>
            <w:r>
              <w:rPr>
                <w:rFonts w:cs="Angsana New"/>
                <w:cs/>
              </w:rPr>
              <w:t>: “</w:t>
            </w:r>
            <w:r>
              <w:t>No</w:t>
            </w:r>
            <w:r>
              <w:rPr>
                <w:rFonts w:cs="Angsana New"/>
                <w:cs/>
              </w:rPr>
              <w:t>”</w:t>
            </w:r>
          </w:p>
        </w:tc>
      </w:tr>
      <w:tr w:rsidRPr="008979A8" w:rsidR="006732A6" w:rsidTr="001A53D4" w14:paraId="0D62E860" w14:textId="77777777">
        <w:trPr>
          <w:trHeight w:val="108"/>
        </w:trPr>
        <w:tc>
          <w:tcPr>
            <w:tcW w:w="925" w:type="pct"/>
          </w:tcPr>
          <w:p w:rsidR="006732A6" w:rsidP="001A53D4" w:rsidRDefault="006732A6" w14:paraId="294A4927" w14:textId="77777777">
            <w:r>
              <w:rPr>
                <w:rFonts w:hint="cs"/>
                <w:cs/>
              </w:rPr>
              <w:t>ปุ่ม</w:t>
            </w:r>
            <w:r>
              <w:t xml:space="preserve"> Add</w:t>
            </w:r>
          </w:p>
        </w:tc>
        <w:tc>
          <w:tcPr>
            <w:tcW w:w="738" w:type="pct"/>
          </w:tcPr>
          <w:p w:rsidR="006732A6" w:rsidP="001A53D4" w:rsidRDefault="006732A6" w14:paraId="21E522EE" w14:textId="77777777">
            <w:r>
              <w:t>Button</w:t>
            </w:r>
          </w:p>
        </w:tc>
        <w:tc>
          <w:tcPr>
            <w:tcW w:w="3337" w:type="pct"/>
          </w:tcPr>
          <w:p w:rsidR="006732A6" w:rsidP="001A53D4" w:rsidRDefault="006732A6" w14:paraId="6E79BC0E" w14:textId="77777777">
            <w:r>
              <w:t xml:space="preserve">Visible </w:t>
            </w:r>
            <w:r>
              <w:rPr>
                <w:rFonts w:hint="cs"/>
                <w:cs/>
              </w:rPr>
              <w:t>เมื่อ</w:t>
            </w:r>
            <w:r>
              <w:t xml:space="preserve"> User </w:t>
            </w:r>
            <w:r>
              <w:rPr>
                <w:rFonts w:hint="cs"/>
                <w:cs/>
              </w:rPr>
              <w:t xml:space="preserve">กดปุ่ม </w:t>
            </w:r>
            <w:r>
              <w:rPr>
                <w:rFonts w:cs="Angsana New"/>
                <w:cs/>
              </w:rPr>
              <w:t xml:space="preserve">+ </w:t>
            </w:r>
            <w:r>
              <w:rPr>
                <w:rFonts w:hint="cs"/>
                <w:cs/>
              </w:rPr>
              <w:t xml:space="preserve">ใน </w:t>
            </w:r>
            <w:r>
              <w:t>Discount Table Section</w:t>
            </w:r>
          </w:p>
          <w:p w:rsidR="006732A6" w:rsidP="001A53D4" w:rsidRDefault="006732A6" w14:paraId="4F305CBF" w14:textId="77777777">
            <w:r>
              <w:rPr>
                <w:rFonts w:hint="cs"/>
                <w:cs/>
              </w:rPr>
              <w:t xml:space="preserve">เมื่อ </w:t>
            </w:r>
            <w:r>
              <w:t xml:space="preserve">User </w:t>
            </w:r>
            <w:r>
              <w:rPr>
                <w:rFonts w:hint="cs"/>
                <w:cs/>
              </w:rPr>
              <w:t xml:space="preserve">กดปุ่ม </w:t>
            </w:r>
            <w:r>
              <w:t xml:space="preserve">Add </w:t>
            </w:r>
            <w:r>
              <w:rPr>
                <w:rFonts w:hint="cs"/>
                <w:cs/>
              </w:rPr>
              <w:t xml:space="preserve">ให้ทำการ </w:t>
            </w:r>
            <w:r>
              <w:t xml:space="preserve">Validate </w:t>
            </w:r>
            <w:r>
              <w:rPr>
                <w:rFonts w:hint="cs"/>
                <w:cs/>
              </w:rPr>
              <w:t xml:space="preserve">ข้อมูลใน </w:t>
            </w:r>
            <w:r>
              <w:t xml:space="preserve">Section </w:t>
            </w:r>
            <w:r>
              <w:rPr>
                <w:rFonts w:hint="cs"/>
                <w:cs/>
              </w:rPr>
              <w:t xml:space="preserve">นี้แล้ว </w:t>
            </w:r>
            <w:r>
              <w:t xml:space="preserve">Add </w:t>
            </w:r>
            <w:r>
              <w:rPr>
                <w:rFonts w:hint="cs"/>
                <w:cs/>
              </w:rPr>
              <w:t xml:space="preserve">ลง </w:t>
            </w:r>
            <w:r>
              <w:t>Table</w:t>
            </w:r>
          </w:p>
        </w:tc>
      </w:tr>
      <w:tr w:rsidRPr="008979A8" w:rsidR="006732A6" w:rsidTr="001A53D4" w14:paraId="4A73BDC5" w14:textId="77777777">
        <w:trPr>
          <w:trHeight w:val="108"/>
        </w:trPr>
        <w:tc>
          <w:tcPr>
            <w:tcW w:w="925" w:type="pct"/>
          </w:tcPr>
          <w:p w:rsidR="006732A6" w:rsidP="001A53D4" w:rsidRDefault="006732A6" w14:paraId="26796E50" w14:textId="77777777">
            <w:r>
              <w:rPr>
                <w:rFonts w:hint="cs"/>
                <w:cs/>
              </w:rPr>
              <w:t xml:space="preserve">ปุ่ม </w:t>
            </w:r>
            <w:r>
              <w:t>Update</w:t>
            </w:r>
          </w:p>
        </w:tc>
        <w:tc>
          <w:tcPr>
            <w:tcW w:w="738" w:type="pct"/>
          </w:tcPr>
          <w:p w:rsidR="006732A6" w:rsidP="001A53D4" w:rsidRDefault="006732A6" w14:paraId="1B89B8D3" w14:textId="77777777">
            <w:r>
              <w:t>Button</w:t>
            </w:r>
          </w:p>
        </w:tc>
        <w:tc>
          <w:tcPr>
            <w:tcW w:w="3337" w:type="pct"/>
          </w:tcPr>
          <w:p w:rsidR="006732A6" w:rsidP="001A53D4" w:rsidRDefault="006732A6" w14:paraId="0D842E41" w14:textId="77777777">
            <w:r>
              <w:t xml:space="preserve">Visible </w:t>
            </w:r>
            <w:r>
              <w:rPr>
                <w:rFonts w:hint="cs"/>
                <w:cs/>
              </w:rPr>
              <w:t>เมื่อ</w:t>
            </w:r>
            <w:r>
              <w:t xml:space="preserve"> User </w:t>
            </w:r>
            <w:r>
              <w:rPr>
                <w:rFonts w:hint="cs"/>
                <w:cs/>
              </w:rPr>
              <w:t xml:space="preserve">กดปุ่ม </w:t>
            </w:r>
            <w:r>
              <w:t xml:space="preserve">Edit </w:t>
            </w:r>
            <w:r>
              <w:rPr>
                <w:rFonts w:hint="cs"/>
                <w:cs/>
              </w:rPr>
              <w:t xml:space="preserve">ใน </w:t>
            </w:r>
            <w:r>
              <w:t>Discount Table Section</w:t>
            </w:r>
          </w:p>
          <w:p w:rsidR="006732A6" w:rsidP="001A53D4" w:rsidRDefault="006732A6" w14:paraId="22EF1E8D" w14:textId="77777777">
            <w:r>
              <w:rPr>
                <w:rFonts w:hint="cs"/>
                <w:cs/>
              </w:rPr>
              <w:t xml:space="preserve">เมื่อ </w:t>
            </w:r>
            <w:r>
              <w:t xml:space="preserve">User </w:t>
            </w:r>
            <w:r>
              <w:rPr>
                <w:rFonts w:hint="cs"/>
                <w:cs/>
              </w:rPr>
              <w:t xml:space="preserve">กดปุ่ม </w:t>
            </w:r>
            <w:r>
              <w:t xml:space="preserve">Edit </w:t>
            </w:r>
            <w:r>
              <w:rPr>
                <w:rFonts w:hint="cs"/>
                <w:cs/>
              </w:rPr>
              <w:t xml:space="preserve">ให้ทำการ </w:t>
            </w:r>
            <w:r>
              <w:t>Validate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ข้อมูลใน </w:t>
            </w:r>
            <w:r>
              <w:t xml:space="preserve">Section </w:t>
            </w:r>
            <w:r>
              <w:rPr>
                <w:rFonts w:hint="cs"/>
                <w:cs/>
              </w:rPr>
              <w:t xml:space="preserve">นี้แล้ว </w:t>
            </w:r>
            <w:r>
              <w:t xml:space="preserve">Update </w:t>
            </w:r>
            <w:r>
              <w:rPr>
                <w:rFonts w:hint="cs"/>
                <w:cs/>
              </w:rPr>
              <w:t xml:space="preserve">ลง </w:t>
            </w:r>
            <w:r>
              <w:t>Table</w:t>
            </w:r>
          </w:p>
        </w:tc>
      </w:tr>
      <w:tr w:rsidRPr="008979A8" w:rsidR="006732A6" w:rsidTr="001A53D4" w14:paraId="00903DF8" w14:textId="77777777">
        <w:trPr>
          <w:trHeight w:val="108"/>
        </w:trPr>
        <w:tc>
          <w:tcPr>
            <w:tcW w:w="925" w:type="pct"/>
          </w:tcPr>
          <w:p w:rsidR="006732A6" w:rsidP="001A53D4" w:rsidRDefault="006732A6" w14:paraId="55441165" w14:textId="77777777">
            <w:r>
              <w:rPr>
                <w:rFonts w:hint="cs"/>
                <w:cs/>
              </w:rPr>
              <w:t xml:space="preserve">ปุ่ม </w:t>
            </w:r>
            <w:r>
              <w:t>Cancel</w:t>
            </w:r>
          </w:p>
        </w:tc>
        <w:tc>
          <w:tcPr>
            <w:tcW w:w="738" w:type="pct"/>
          </w:tcPr>
          <w:p w:rsidR="006732A6" w:rsidP="001A53D4" w:rsidRDefault="006732A6" w14:paraId="2F5C3FEF" w14:textId="77777777">
            <w:r>
              <w:t>Button</w:t>
            </w:r>
          </w:p>
        </w:tc>
        <w:tc>
          <w:tcPr>
            <w:tcW w:w="3337" w:type="pct"/>
          </w:tcPr>
          <w:p w:rsidR="006732A6" w:rsidP="001A53D4" w:rsidRDefault="006732A6" w14:paraId="010D916A" w14:textId="77777777">
            <w:r>
              <w:rPr>
                <w:rFonts w:hint="cs"/>
                <w:cs/>
              </w:rPr>
              <w:t xml:space="preserve">ให้ทำการเคลียร์ข้อมูลใน </w:t>
            </w:r>
            <w:r>
              <w:t xml:space="preserve">Section </w:t>
            </w:r>
            <w:r>
              <w:rPr>
                <w:rFonts w:hint="cs"/>
                <w:cs/>
              </w:rPr>
              <w:t xml:space="preserve">นี้ และทำการ </w:t>
            </w:r>
            <w:r>
              <w:t xml:space="preserve">Invisible Section </w:t>
            </w:r>
            <w:r>
              <w:rPr>
                <w:rFonts w:hint="cs"/>
                <w:cs/>
              </w:rPr>
              <w:t>นี้</w:t>
            </w:r>
          </w:p>
        </w:tc>
      </w:tr>
      <w:tr w:rsidRPr="008979A8" w:rsidR="006732A6" w:rsidTr="001A53D4" w14:paraId="5223858F" w14:textId="77777777">
        <w:trPr>
          <w:trHeight w:val="108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6732A6" w:rsidP="001A53D4" w:rsidRDefault="006732A6" w14:paraId="38A5F7E3" w14:textId="77777777">
            <w:pPr>
              <w:pStyle w:val="HeaderTable"/>
              <w:rPr>
                <w:rtl/>
                <w:cs/>
              </w:rPr>
            </w:pPr>
            <w:r>
              <w:t>End Discount Detail Section</w:t>
            </w:r>
          </w:p>
        </w:tc>
      </w:tr>
      <w:tr w:rsidRPr="008979A8" w:rsidR="006732A6" w:rsidTr="001A53D4" w14:paraId="7E3D7A90" w14:textId="77777777">
        <w:trPr>
          <w:trHeight w:val="108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6732A6" w:rsidP="001A53D4" w:rsidRDefault="006732A6" w14:paraId="37C7921F" w14:textId="77777777">
            <w:pPr>
              <w:pStyle w:val="HeaderTable"/>
              <w:rPr>
                <w:rtl/>
                <w:cs/>
              </w:rPr>
            </w:pPr>
            <w:r>
              <w:t>End Discount Section</w:t>
            </w:r>
          </w:p>
        </w:tc>
      </w:tr>
      <w:tr w:rsidRPr="008979A8" w:rsidR="006732A6" w:rsidTr="001A53D4" w14:paraId="1D672580" w14:textId="77777777">
        <w:trPr>
          <w:trHeight w:val="108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6732A6" w:rsidP="001A53D4" w:rsidRDefault="006732A6" w14:paraId="1793D536" w14:textId="77777777">
            <w:pPr>
              <w:pStyle w:val="HeaderTable"/>
              <w:rPr>
                <w:rtl/>
                <w:cs/>
              </w:rPr>
            </w:pPr>
            <w:r>
              <w:t>Bill Presentment Section</w:t>
            </w:r>
          </w:p>
        </w:tc>
      </w:tr>
      <w:tr w:rsidRPr="008979A8" w:rsidR="006732A6" w:rsidTr="001A53D4" w14:paraId="2C02EDD2" w14:textId="77777777">
        <w:trPr>
          <w:trHeight w:val="108"/>
        </w:trPr>
        <w:tc>
          <w:tcPr>
            <w:tcW w:w="925" w:type="pct"/>
          </w:tcPr>
          <w:p w:rsidR="006732A6" w:rsidP="001A53D4" w:rsidRDefault="006732A6" w14:paraId="191671C6" w14:textId="3A49028C">
            <w:pPr>
              <w:rPr>
                <w:cs/>
              </w:rPr>
            </w:pPr>
            <w:r>
              <w:t>Bill Presentment</w:t>
            </w:r>
          </w:p>
        </w:tc>
        <w:tc>
          <w:tcPr>
            <w:tcW w:w="738" w:type="pct"/>
          </w:tcPr>
          <w:p w:rsidR="006732A6" w:rsidP="001A53D4" w:rsidRDefault="006732A6" w14:paraId="0D177D58" w14:textId="77777777">
            <w:r>
              <w:t>Screen</w:t>
            </w:r>
          </w:p>
        </w:tc>
        <w:tc>
          <w:tcPr>
            <w:tcW w:w="3337" w:type="pct"/>
          </w:tcPr>
          <w:p w:rsidRPr="00C45837" w:rsidR="006732A6" w:rsidP="001A53D4" w:rsidRDefault="002C2859" w14:paraId="59304639" w14:textId="053DF577">
            <w:pPr>
              <w:rPr>
                <w:cs/>
              </w:rPr>
            </w:pPr>
            <w:r>
              <w:t>IR Bill Presentment</w:t>
            </w:r>
          </w:p>
        </w:tc>
      </w:tr>
      <w:tr w:rsidRPr="008979A8" w:rsidR="006732A6" w:rsidTr="001A53D4" w14:paraId="180FC900" w14:textId="77777777">
        <w:trPr>
          <w:trHeight w:val="108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6732A6" w:rsidP="001A53D4" w:rsidRDefault="006732A6" w14:paraId="076A6776" w14:textId="77777777">
            <w:pPr>
              <w:pStyle w:val="HeaderTable"/>
            </w:pPr>
            <w:r>
              <w:t>End Bill Presentment Section</w:t>
            </w:r>
          </w:p>
        </w:tc>
      </w:tr>
    </w:tbl>
    <w:p w:rsidR="006732A6" w:rsidP="006732A6" w:rsidRDefault="006732A6" w14:paraId="309EC225" w14:textId="77777777">
      <w:pPr>
        <w:pStyle w:val="Heading3"/>
        <w:numPr>
          <w:ilvl w:val="0"/>
          <w:numId w:val="257"/>
        </w:numPr>
        <w:rPr>
          <w:rFonts w:ascii="CordiaUPC" w:hAnsi="CordiaUPC" w:cs="CordiaUPC"/>
          <w:sz w:val="32"/>
          <w:szCs w:val="32"/>
        </w:rPr>
      </w:pPr>
      <w:r w:rsidRPr="008979A8">
        <w:rPr>
          <w:rFonts w:ascii="CordiaUPC" w:hAnsi="CordiaUPC" w:cs="CordiaUPC"/>
          <w:sz w:val="32"/>
          <w:szCs w:val="32"/>
        </w:rPr>
        <w:t>Script Validation</w:t>
      </w:r>
    </w:p>
    <w:tbl>
      <w:tblPr>
        <w:tblW w:w="4938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385"/>
        <w:gridCol w:w="2896"/>
        <w:gridCol w:w="3314"/>
        <w:gridCol w:w="1309"/>
      </w:tblGrid>
      <w:tr w:rsidRPr="008979A8" w:rsidR="006732A6" w:rsidTr="001A53D4" w14:paraId="483A0CE1" w14:textId="77777777">
        <w:trPr>
          <w:cantSplit/>
          <w:tblHeader/>
        </w:trPr>
        <w:tc>
          <w:tcPr>
            <w:tcW w:w="778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6732A6" w:rsidP="001A53D4" w:rsidRDefault="006732A6" w14:paraId="558AC14F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Error Code</w:t>
            </w:r>
          </w:p>
        </w:tc>
        <w:tc>
          <w:tcPr>
            <w:tcW w:w="1626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6732A6" w:rsidP="001A53D4" w:rsidRDefault="006732A6" w14:paraId="4726D28F" w14:textId="77777777">
            <w:pPr>
              <w:rPr>
                <w:rFonts w:cs="CordiaUPC"/>
                <w:b/>
                <w:bCs/>
              </w:rPr>
            </w:pPr>
            <w:r>
              <w:rPr>
                <w:rFonts w:cs="CordiaUPC"/>
                <w:b/>
                <w:bCs/>
              </w:rPr>
              <w:t xml:space="preserve">Error Message </w:t>
            </w:r>
          </w:p>
        </w:tc>
        <w:tc>
          <w:tcPr>
            <w:tcW w:w="1861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6732A6" w:rsidP="001A53D4" w:rsidRDefault="006732A6" w14:paraId="37689024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Logic</w:t>
            </w:r>
          </w:p>
        </w:tc>
        <w:tc>
          <w:tcPr>
            <w:tcW w:w="735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6732A6" w:rsidP="001A53D4" w:rsidRDefault="006732A6" w14:paraId="416E86E6" w14:textId="77777777">
            <w:pPr>
              <w:rPr>
                <w:rFonts w:cs="CordiaUPC"/>
                <w:b/>
                <w:bCs/>
              </w:rPr>
            </w:pPr>
            <w:r>
              <w:rPr>
                <w:rFonts w:cs="CordiaUPC"/>
                <w:b/>
                <w:bCs/>
              </w:rPr>
              <w:t>Submit Call</w:t>
            </w:r>
          </w:p>
        </w:tc>
      </w:tr>
      <w:tr w:rsidRPr="00792590" w:rsidR="006732A6" w:rsidTr="001A53D4" w14:paraId="0760F50E" w14:textId="77777777">
        <w:tc>
          <w:tcPr>
            <w:tcW w:w="5000" w:type="pct"/>
            <w:gridSpan w:val="4"/>
            <w:shd w:val="clear" w:color="auto" w:fill="C2D69B" w:themeFill="accent3" w:themeFillTint="99"/>
          </w:tcPr>
          <w:p w:rsidR="006732A6" w:rsidP="001A53D4" w:rsidRDefault="006732A6" w14:paraId="38C8B8A9" w14:textId="77777777">
            <w:pPr>
              <w:pStyle w:val="HeaderTable"/>
            </w:pPr>
            <w:r>
              <w:t>Discount Detail Section</w:t>
            </w:r>
          </w:p>
        </w:tc>
      </w:tr>
      <w:tr w:rsidRPr="00792590" w:rsidR="006732A6" w:rsidTr="001A53D4" w14:paraId="268569C3" w14:textId="77777777">
        <w:trPr>
          <w:trHeight w:val="651"/>
        </w:trPr>
        <w:tc>
          <w:tcPr>
            <w:tcW w:w="778" w:type="pct"/>
          </w:tcPr>
          <w:p w:rsidRPr="003E32A1" w:rsidR="006732A6" w:rsidP="001A53D4" w:rsidRDefault="006732A6" w14:paraId="2DA5BC68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3E32A1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26" w:type="pct"/>
          </w:tcPr>
          <w:p w:rsidR="006732A6" w:rsidP="001A53D4" w:rsidRDefault="006732A6" w14:paraId="4A399C9A" w14:textId="77777777">
            <w:r>
              <w:t>Discount Type</w:t>
            </w:r>
            <w:r>
              <w:rPr>
                <w:rFonts w:cs="Angsana New"/>
                <w:cs/>
              </w:rPr>
              <w:t xml:space="preserve"> </w:t>
            </w:r>
            <w:r w:rsidRPr="002259C2">
              <w:t>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6732A6" w:rsidP="001A53D4" w:rsidRDefault="006732A6" w14:paraId="1F3989FA" w14:textId="77777777">
            <w:r>
              <w:t>discountType</w:t>
            </w:r>
            <w:r>
              <w:rPr>
                <w:rFonts w:cs="Angsana New"/>
                <w:cs/>
              </w:rPr>
              <w:t xml:space="preserve"> </w:t>
            </w:r>
            <w:r w:rsidRPr="00792590">
              <w:rPr>
                <w:rFonts w:hint="cs" w:cs="Angsana New"/>
                <w:cs/>
              </w:rPr>
              <w:t xml:space="preserve">จะต้องเป็น </w:t>
            </w:r>
            <w:r w:rsidRPr="00792590"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="006732A6" w:rsidP="001A53D4" w:rsidRDefault="006732A6" w14:paraId="7D6F00FA" w14:textId="77777777">
            <w:pPr>
              <w:rPr>
                <w:rFonts w:cs="CordiaUPC"/>
                <w:szCs w:val="36"/>
              </w:rPr>
            </w:pPr>
          </w:p>
        </w:tc>
      </w:tr>
      <w:tr w:rsidRPr="00792590" w:rsidR="006732A6" w:rsidTr="001A53D4" w14:paraId="74F4F9DB" w14:textId="77777777">
        <w:tc>
          <w:tcPr>
            <w:tcW w:w="778" w:type="pct"/>
          </w:tcPr>
          <w:p w:rsidR="006732A6" w:rsidP="001A53D4" w:rsidRDefault="006732A6" w14:paraId="673729E4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3E32A1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26" w:type="pct"/>
          </w:tcPr>
          <w:p w:rsidR="006732A6" w:rsidP="001A53D4" w:rsidRDefault="006732A6" w14:paraId="4A4EF7AE" w14:textId="77777777">
            <w:pPr>
              <w:rPr>
                <w:rFonts w:cs="CordiaUPC"/>
              </w:rPr>
            </w:pPr>
            <w:r>
              <w:t>Discount Name EN</w:t>
            </w:r>
            <w:r>
              <w:rPr>
                <w:rFonts w:cs="Angsana New"/>
                <w:cs/>
              </w:rPr>
              <w:t xml:space="preserve"> </w:t>
            </w:r>
            <w:r w:rsidRPr="002259C2">
              <w:t>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6732A6" w:rsidP="001A53D4" w:rsidRDefault="006732A6" w14:paraId="52809E9C" w14:textId="77777777">
            <w:pPr>
              <w:rPr>
                <w:rFonts w:cs="CordiaUPC"/>
                <w:szCs w:val="36"/>
              </w:rPr>
            </w:pPr>
            <w:r>
              <w:t>discountNameEN</w:t>
            </w:r>
            <w:r>
              <w:rPr>
                <w:rFonts w:cs="Angsana New"/>
                <w:cs/>
              </w:rPr>
              <w:t xml:space="preserve"> </w:t>
            </w:r>
            <w:r w:rsidRPr="00792590">
              <w:rPr>
                <w:rFonts w:hint="cs" w:cs="Angsana New"/>
                <w:cs/>
              </w:rPr>
              <w:t xml:space="preserve">จะต้องเป็น </w:t>
            </w:r>
            <w:r w:rsidRPr="00792590"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="006732A6" w:rsidP="001A53D4" w:rsidRDefault="006732A6" w14:paraId="2B519CB1" w14:textId="77777777">
            <w:pPr>
              <w:rPr>
                <w:rFonts w:cs="CordiaUPC"/>
                <w:szCs w:val="36"/>
              </w:rPr>
            </w:pPr>
          </w:p>
        </w:tc>
      </w:tr>
      <w:tr w:rsidRPr="00792590" w:rsidR="006732A6" w:rsidTr="001A53D4" w14:paraId="7101E774" w14:textId="77777777">
        <w:tc>
          <w:tcPr>
            <w:tcW w:w="778" w:type="pct"/>
          </w:tcPr>
          <w:p w:rsidRPr="003E32A1" w:rsidR="006732A6" w:rsidP="001A53D4" w:rsidRDefault="006732A6" w14:paraId="7522324D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3A002A">
              <w:rPr>
                <w:rFonts w:ascii="CordiaUPC" w:hAnsi="CordiaUPC" w:cs="CordiaUPC"/>
                <w:sz w:val="28"/>
                <w:szCs w:val="28"/>
              </w:rPr>
              <w:t>00041</w:t>
            </w:r>
          </w:p>
        </w:tc>
        <w:tc>
          <w:tcPr>
            <w:tcW w:w="1626" w:type="pct"/>
          </w:tcPr>
          <w:p w:rsidR="006732A6" w:rsidP="001A53D4" w:rsidRDefault="006732A6" w14:paraId="3BF0BBF8" w14:textId="77777777">
            <w:r w:rsidRPr="00850038">
              <w:t xml:space="preserve">Discount Name </w:t>
            </w:r>
            <w:r>
              <w:t>EN not exceed to 50 characters when</w:t>
            </w:r>
            <w:r w:rsidRPr="00EB6B55">
              <w:t xml:space="preserve"> Discount</w:t>
            </w:r>
            <w:r>
              <w:rPr>
                <w:cs/>
              </w:rPr>
              <w:t xml:space="preserve"> </w:t>
            </w:r>
            <w:r w:rsidRPr="00EB6B55">
              <w:t xml:space="preserve">Type is </w:t>
            </w:r>
            <w:r w:rsidRPr="00EB6B55">
              <w:rPr>
                <w:cs/>
              </w:rPr>
              <w:t>"</w:t>
            </w:r>
            <w:r w:rsidRPr="00EB6B55">
              <w:t>Billing Time</w:t>
            </w:r>
            <w:r w:rsidRPr="00EB6B55">
              <w:rPr>
                <w:cs/>
              </w:rPr>
              <w:t xml:space="preserve">" </w:t>
            </w:r>
            <w:r w:rsidRPr="00EB6B55">
              <w:t xml:space="preserve">and Promotion Level is </w:t>
            </w:r>
            <w:r w:rsidRPr="00EB6B55">
              <w:rPr>
                <w:cs/>
              </w:rPr>
              <w:t>“</w:t>
            </w:r>
            <w:r w:rsidRPr="00EB6B55">
              <w:t>Account</w:t>
            </w:r>
            <w:r w:rsidRPr="00EB6B55">
              <w:rPr>
                <w:cs/>
              </w:rPr>
              <w:t>”</w:t>
            </w:r>
          </w:p>
        </w:tc>
        <w:tc>
          <w:tcPr>
            <w:tcW w:w="1861" w:type="pct"/>
          </w:tcPr>
          <w:p w:rsidR="006732A6" w:rsidP="001A53D4" w:rsidRDefault="006732A6" w14:paraId="1D67E6A6" w14:textId="77777777">
            <w:r>
              <w:rPr>
                <w:rFonts w:hint="cs"/>
                <w:cs/>
              </w:rPr>
              <w:t xml:space="preserve">ถ้า </w:t>
            </w:r>
            <w:r>
              <w:t xml:space="preserve">Discount Type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t>Billing Time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Promotion Level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t>Account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ดังนั้น </w:t>
            </w:r>
            <w:r w:rsidRPr="00850038">
              <w:t xml:space="preserve">Discount Name </w:t>
            </w:r>
            <w:r>
              <w:t xml:space="preserve">EN </w:t>
            </w:r>
            <w:r>
              <w:rPr>
                <w:rFonts w:hint="cs"/>
                <w:cs/>
              </w:rPr>
              <w:t xml:space="preserve">จะต้องมีไม่เกิน </w:t>
            </w:r>
            <w:r>
              <w:t xml:space="preserve">50 </w:t>
            </w:r>
            <w:r>
              <w:rPr>
                <w:rFonts w:hint="cs"/>
                <w:cs/>
              </w:rPr>
              <w:t>ตัวอักษร</w:t>
            </w:r>
          </w:p>
        </w:tc>
        <w:tc>
          <w:tcPr>
            <w:tcW w:w="735" w:type="pct"/>
          </w:tcPr>
          <w:p w:rsidR="006732A6" w:rsidP="001A53D4" w:rsidRDefault="006732A6" w14:paraId="360821B5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Pr="00792590" w:rsidR="006732A6" w:rsidTr="001A53D4" w14:paraId="6E2D5E62" w14:textId="77777777">
        <w:tc>
          <w:tcPr>
            <w:tcW w:w="778" w:type="pct"/>
          </w:tcPr>
          <w:p w:rsidRPr="003E32A1" w:rsidR="006732A6" w:rsidP="001A53D4" w:rsidRDefault="006732A6" w14:paraId="71195103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hAnsi="CordiaUPC" w:cs="CordiaUPC"/>
                <w:sz w:val="28"/>
                <w:szCs w:val="28"/>
              </w:rPr>
              <w:t>00025</w:t>
            </w:r>
          </w:p>
        </w:tc>
        <w:tc>
          <w:tcPr>
            <w:tcW w:w="1626" w:type="pct"/>
          </w:tcPr>
          <w:p w:rsidR="006732A6" w:rsidP="001A53D4" w:rsidRDefault="006732A6" w14:paraId="7345D44D" w14:textId="77777777">
            <w:r>
              <w:t>Discount Name EN</w:t>
            </w:r>
            <w:r>
              <w:rPr>
                <w:rFonts w:cs="Angsana New"/>
                <w:cs/>
              </w:rPr>
              <w:t xml:space="preserve"> </w:t>
            </w:r>
            <w:r>
              <w:t>can</w:t>
            </w:r>
            <w:r w:rsidRPr="00755E0A">
              <w:t>not</w:t>
            </w:r>
            <w:r>
              <w:t xml:space="preserve"> contain Thai Characters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6732A6" w:rsidP="001A53D4" w:rsidRDefault="006732A6" w14:paraId="58EE83AF" w14:textId="77777777">
            <w:r>
              <w:t>discountNameEN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>ห้ามมีตัวอักษรไทย</w:t>
            </w:r>
          </w:p>
        </w:tc>
        <w:tc>
          <w:tcPr>
            <w:tcW w:w="735" w:type="pct"/>
          </w:tcPr>
          <w:p w:rsidR="006732A6" w:rsidP="001A53D4" w:rsidRDefault="006732A6" w14:paraId="513EB833" w14:textId="77777777">
            <w:pPr>
              <w:rPr>
                <w:rFonts w:cs="CordiaUPC"/>
                <w:szCs w:val="36"/>
              </w:rPr>
            </w:pPr>
          </w:p>
        </w:tc>
      </w:tr>
      <w:tr w:rsidRPr="00792590" w:rsidR="006732A6" w:rsidTr="001A53D4" w14:paraId="00B03939" w14:textId="77777777">
        <w:tc>
          <w:tcPr>
            <w:tcW w:w="778" w:type="pct"/>
          </w:tcPr>
          <w:p w:rsidR="006732A6" w:rsidP="001A53D4" w:rsidRDefault="006732A6" w14:paraId="5D8AB7FB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3E32A1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26" w:type="pct"/>
          </w:tcPr>
          <w:p w:rsidR="006732A6" w:rsidP="001A53D4" w:rsidRDefault="006732A6" w14:paraId="2DC1050E" w14:textId="77777777">
            <w:pPr>
              <w:rPr>
                <w:rFonts w:cs="CordiaUPC"/>
              </w:rPr>
            </w:pPr>
            <w:r>
              <w:t>Discount Name TH</w:t>
            </w:r>
            <w:r>
              <w:rPr>
                <w:rFonts w:cs="Angsana New"/>
                <w:cs/>
              </w:rPr>
              <w:t xml:space="preserve"> </w:t>
            </w:r>
            <w:r w:rsidRPr="002259C2">
              <w:t>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6732A6" w:rsidP="001A53D4" w:rsidRDefault="006732A6" w14:paraId="60EBC100" w14:textId="77777777">
            <w:pPr>
              <w:rPr>
                <w:rFonts w:cs="CordiaUPC"/>
                <w:szCs w:val="36"/>
              </w:rPr>
            </w:pPr>
            <w:r>
              <w:t>discountNameTH</w:t>
            </w:r>
            <w:r>
              <w:rPr>
                <w:rFonts w:cs="Angsana New"/>
                <w:cs/>
              </w:rPr>
              <w:t xml:space="preserve"> </w:t>
            </w:r>
            <w:r w:rsidRPr="00792590">
              <w:rPr>
                <w:rFonts w:hint="cs" w:cs="Angsana New"/>
                <w:cs/>
              </w:rPr>
              <w:t xml:space="preserve">จะต้องเป็น </w:t>
            </w:r>
            <w:r w:rsidRPr="00792590"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="006732A6" w:rsidP="001A53D4" w:rsidRDefault="006732A6" w14:paraId="4F5811D0" w14:textId="77777777">
            <w:pPr>
              <w:rPr>
                <w:rFonts w:cs="CordiaUPC"/>
                <w:szCs w:val="36"/>
              </w:rPr>
            </w:pPr>
          </w:p>
        </w:tc>
      </w:tr>
      <w:tr w:rsidRPr="00792590" w:rsidR="006732A6" w:rsidTr="001A53D4" w14:paraId="232F0868" w14:textId="77777777">
        <w:tc>
          <w:tcPr>
            <w:tcW w:w="778" w:type="pct"/>
          </w:tcPr>
          <w:p w:rsidRPr="003E32A1" w:rsidR="006732A6" w:rsidP="001A53D4" w:rsidRDefault="006732A6" w14:paraId="038FFF53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3A002A">
              <w:rPr>
                <w:rFonts w:ascii="CordiaUPC" w:hAnsi="CordiaUPC" w:cs="CordiaUPC"/>
                <w:sz w:val="28"/>
                <w:szCs w:val="28"/>
              </w:rPr>
              <w:t>00041</w:t>
            </w:r>
          </w:p>
        </w:tc>
        <w:tc>
          <w:tcPr>
            <w:tcW w:w="1626" w:type="pct"/>
          </w:tcPr>
          <w:p w:rsidR="006732A6" w:rsidP="001A53D4" w:rsidRDefault="006732A6" w14:paraId="4642CECC" w14:textId="77777777">
            <w:r w:rsidRPr="00850038">
              <w:t xml:space="preserve">Discount Name </w:t>
            </w:r>
            <w:r>
              <w:t>TH not exceed to 50 characters when</w:t>
            </w:r>
            <w:r w:rsidRPr="00EB6B55">
              <w:t xml:space="preserve"> Discount</w:t>
            </w:r>
            <w:r>
              <w:rPr>
                <w:cs/>
              </w:rPr>
              <w:t xml:space="preserve"> </w:t>
            </w:r>
            <w:r w:rsidRPr="00EB6B55">
              <w:t xml:space="preserve">Type is </w:t>
            </w:r>
            <w:r w:rsidRPr="00EB6B55">
              <w:rPr>
                <w:cs/>
              </w:rPr>
              <w:t>"</w:t>
            </w:r>
            <w:r w:rsidRPr="00EB6B55">
              <w:t>Billing Time</w:t>
            </w:r>
            <w:r w:rsidRPr="00EB6B55">
              <w:rPr>
                <w:cs/>
              </w:rPr>
              <w:t xml:space="preserve">" </w:t>
            </w:r>
            <w:r w:rsidRPr="00EB6B55">
              <w:t xml:space="preserve">and Promotion Level is </w:t>
            </w:r>
            <w:r w:rsidRPr="00EB6B55">
              <w:rPr>
                <w:cs/>
              </w:rPr>
              <w:t>“</w:t>
            </w:r>
            <w:r w:rsidRPr="00EB6B55">
              <w:t>Account</w:t>
            </w:r>
            <w:r w:rsidRPr="00EB6B55">
              <w:rPr>
                <w:cs/>
              </w:rPr>
              <w:t>”</w:t>
            </w:r>
          </w:p>
        </w:tc>
        <w:tc>
          <w:tcPr>
            <w:tcW w:w="1861" w:type="pct"/>
          </w:tcPr>
          <w:p w:rsidR="006732A6" w:rsidP="001A53D4" w:rsidRDefault="006732A6" w14:paraId="0C043D90" w14:textId="77777777">
            <w:r>
              <w:rPr>
                <w:rFonts w:hint="cs"/>
                <w:cs/>
              </w:rPr>
              <w:t xml:space="preserve">ถ้า </w:t>
            </w:r>
            <w:r>
              <w:t xml:space="preserve">Discount Type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t>Billing Time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Promotion Level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t>Account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ดังนั้น </w:t>
            </w:r>
            <w:r w:rsidRPr="00850038">
              <w:t xml:space="preserve">Discount Name </w:t>
            </w:r>
            <w:r>
              <w:t xml:space="preserve">TH </w:t>
            </w:r>
            <w:r>
              <w:rPr>
                <w:rFonts w:hint="cs"/>
                <w:cs/>
              </w:rPr>
              <w:t xml:space="preserve">จะต้องมีไม่เกิน </w:t>
            </w:r>
            <w:r>
              <w:t xml:space="preserve">50 </w:t>
            </w:r>
            <w:r>
              <w:rPr>
                <w:rFonts w:hint="cs"/>
                <w:cs/>
              </w:rPr>
              <w:t>ตัวอักษร</w:t>
            </w:r>
          </w:p>
        </w:tc>
        <w:tc>
          <w:tcPr>
            <w:tcW w:w="735" w:type="pct"/>
          </w:tcPr>
          <w:p w:rsidR="006732A6" w:rsidP="001A53D4" w:rsidRDefault="006732A6" w14:paraId="19BA828D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Pr="00792590" w:rsidR="006732A6" w:rsidTr="001A53D4" w14:paraId="2DD41094" w14:textId="77777777">
        <w:tc>
          <w:tcPr>
            <w:tcW w:w="778" w:type="pct"/>
          </w:tcPr>
          <w:p w:rsidR="006732A6" w:rsidP="001A53D4" w:rsidRDefault="006732A6" w14:paraId="5E624590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3E32A1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26" w:type="pct"/>
          </w:tcPr>
          <w:p w:rsidR="006732A6" w:rsidP="001A53D4" w:rsidRDefault="006732A6" w14:paraId="7B137F99" w14:textId="77777777">
            <w:pPr>
              <w:rPr>
                <w:rFonts w:cs="CordiaUPC"/>
              </w:rPr>
            </w:pPr>
            <w:r>
              <w:t>Prorate</w:t>
            </w:r>
            <w:r>
              <w:rPr>
                <w:rFonts w:cs="Angsana New"/>
                <w:cs/>
              </w:rPr>
              <w:t xml:space="preserve"> </w:t>
            </w:r>
            <w:r w:rsidRPr="002259C2">
              <w:t>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6732A6" w:rsidP="001A53D4" w:rsidRDefault="006732A6" w14:paraId="36130C11" w14:textId="77777777">
            <w:pPr>
              <w:rPr>
                <w:rFonts w:cs="CordiaUPC"/>
                <w:szCs w:val="36"/>
              </w:rPr>
            </w:pPr>
            <w:r>
              <w:t>prorate</w:t>
            </w:r>
            <w:r>
              <w:rPr>
                <w:rFonts w:cs="Angsana New"/>
                <w:cs/>
              </w:rPr>
              <w:t xml:space="preserve"> </w:t>
            </w:r>
            <w:r w:rsidRPr="00792590">
              <w:rPr>
                <w:rFonts w:hint="cs" w:cs="Angsana New"/>
                <w:cs/>
              </w:rPr>
              <w:t xml:space="preserve">จะต้องเป็น </w:t>
            </w:r>
            <w:r w:rsidRPr="00792590"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="006732A6" w:rsidP="001A53D4" w:rsidRDefault="006732A6" w14:paraId="13C2A8D8" w14:textId="77777777">
            <w:pPr>
              <w:rPr>
                <w:rFonts w:cs="CordiaUPC"/>
                <w:szCs w:val="36"/>
              </w:rPr>
            </w:pPr>
          </w:p>
        </w:tc>
      </w:tr>
      <w:tr w:rsidRPr="00792590" w:rsidR="006732A6" w:rsidTr="001A53D4" w14:paraId="485306BD" w14:textId="77777777">
        <w:tc>
          <w:tcPr>
            <w:tcW w:w="778" w:type="pct"/>
          </w:tcPr>
          <w:p w:rsidR="006732A6" w:rsidP="001A53D4" w:rsidRDefault="006732A6" w14:paraId="3B8CDAC1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3E32A1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26" w:type="pct"/>
          </w:tcPr>
          <w:p w:rsidR="006732A6" w:rsidP="001A53D4" w:rsidRDefault="006732A6" w14:paraId="25B0E18D" w14:textId="77777777">
            <w:pPr>
              <w:rPr>
                <w:rFonts w:cs="CordiaUPC"/>
              </w:rPr>
            </w:pPr>
            <w:r>
              <w:t>Discount Carry Forward</w:t>
            </w:r>
            <w:r>
              <w:rPr>
                <w:rFonts w:cs="Angsana New"/>
                <w:cs/>
              </w:rPr>
              <w:t xml:space="preserve"> </w:t>
            </w:r>
            <w:r w:rsidRPr="002259C2">
              <w:t>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6732A6" w:rsidP="001A53D4" w:rsidRDefault="006732A6" w14:paraId="0DC9A3FC" w14:textId="77777777">
            <w:pPr>
              <w:rPr>
                <w:rFonts w:cs="CordiaUPC"/>
                <w:szCs w:val="36"/>
              </w:rPr>
            </w:pPr>
            <w:r>
              <w:t>discountCarryForward</w:t>
            </w:r>
            <w:r>
              <w:rPr>
                <w:rFonts w:cs="Angsana New"/>
                <w:cs/>
              </w:rPr>
              <w:t xml:space="preserve"> </w:t>
            </w:r>
            <w:r w:rsidRPr="00792590">
              <w:rPr>
                <w:rFonts w:hint="cs" w:cs="Angsana New"/>
                <w:cs/>
              </w:rPr>
              <w:t xml:space="preserve">จะต้องเป็น </w:t>
            </w:r>
            <w:r w:rsidRPr="00792590"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="006732A6" w:rsidP="001A53D4" w:rsidRDefault="006732A6" w14:paraId="0BA4B226" w14:textId="77777777">
            <w:pPr>
              <w:rPr>
                <w:rFonts w:cs="CordiaUPC"/>
                <w:szCs w:val="36"/>
              </w:rPr>
            </w:pPr>
          </w:p>
        </w:tc>
      </w:tr>
      <w:tr w:rsidRPr="00792590" w:rsidR="006732A6" w:rsidTr="001A53D4" w14:paraId="3EE02F54" w14:textId="77777777">
        <w:tc>
          <w:tcPr>
            <w:tcW w:w="778" w:type="pct"/>
          </w:tcPr>
          <w:p w:rsidRPr="003E32A1" w:rsidR="006732A6" w:rsidP="001A53D4" w:rsidRDefault="006732A6" w14:paraId="34365D93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3E32A1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26" w:type="pct"/>
          </w:tcPr>
          <w:p w:rsidR="006732A6" w:rsidP="001A53D4" w:rsidRDefault="006732A6" w14:paraId="24B08CDF" w14:textId="77777777">
            <w:r>
              <w:t xml:space="preserve">Product </w:t>
            </w:r>
            <w:r w:rsidRPr="002259C2">
              <w:t>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6732A6" w:rsidP="001A53D4" w:rsidRDefault="006732A6" w14:paraId="241910E5" w14:textId="77777777">
            <w:r>
              <w:t xml:space="preserve">product </w:t>
            </w:r>
            <w:r w:rsidRPr="00792590">
              <w:rPr>
                <w:rFonts w:hint="cs" w:cs="Angsana New"/>
                <w:cs/>
              </w:rPr>
              <w:t xml:space="preserve">จะต้องเป็น </w:t>
            </w:r>
            <w:r w:rsidRPr="00792590"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="006732A6" w:rsidP="001A53D4" w:rsidRDefault="006732A6" w14:paraId="70A9D869" w14:textId="77777777">
            <w:pPr>
              <w:rPr>
                <w:rFonts w:cs="CordiaUPC"/>
                <w:szCs w:val="36"/>
              </w:rPr>
            </w:pPr>
          </w:p>
        </w:tc>
      </w:tr>
      <w:tr w:rsidRPr="00792590" w:rsidR="006732A6" w:rsidTr="001A53D4" w14:paraId="741844AA" w14:textId="77777777">
        <w:tc>
          <w:tcPr>
            <w:tcW w:w="778" w:type="pct"/>
          </w:tcPr>
          <w:p w:rsidRPr="003E32A1" w:rsidR="006732A6" w:rsidP="001A53D4" w:rsidRDefault="006732A6" w14:paraId="398474AB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3E32A1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26" w:type="pct"/>
          </w:tcPr>
          <w:p w:rsidR="006732A6" w:rsidP="001A53D4" w:rsidRDefault="006732A6" w14:paraId="297CA514" w14:textId="77777777">
            <w:r>
              <w:t>Condition</w:t>
            </w:r>
            <w:r w:rsidRPr="002259C2">
              <w:t xml:space="preserve">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6732A6" w:rsidP="001A53D4" w:rsidRDefault="006732A6" w14:paraId="2DD5CBC1" w14:textId="77777777">
            <w:r>
              <w:t xml:space="preserve">condition </w:t>
            </w:r>
            <w:r w:rsidRPr="00792590">
              <w:rPr>
                <w:rFonts w:hint="cs" w:cs="Angsana New"/>
                <w:cs/>
              </w:rPr>
              <w:t xml:space="preserve">จะต้องเป็น </w:t>
            </w:r>
            <w:r w:rsidRPr="00792590"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="006732A6" w:rsidP="001A53D4" w:rsidRDefault="006732A6" w14:paraId="7DF67CA2" w14:textId="77777777">
            <w:pPr>
              <w:rPr>
                <w:rFonts w:cs="CordiaUPC"/>
                <w:szCs w:val="36"/>
              </w:rPr>
            </w:pPr>
          </w:p>
        </w:tc>
      </w:tr>
      <w:tr w:rsidRPr="00792590" w:rsidR="006732A6" w:rsidTr="001A53D4" w14:paraId="73A3DA3D" w14:textId="77777777">
        <w:tc>
          <w:tcPr>
            <w:tcW w:w="778" w:type="pct"/>
          </w:tcPr>
          <w:p w:rsidRPr="003E32A1" w:rsidR="006732A6" w:rsidP="001A53D4" w:rsidRDefault="006732A6" w14:paraId="620F2AA9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3E32A1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26" w:type="pct"/>
          </w:tcPr>
          <w:p w:rsidR="006732A6" w:rsidP="001A53D4" w:rsidRDefault="006732A6" w14:paraId="7AE48DCD" w14:textId="77777777">
            <w:r>
              <w:t>Revenue Code</w:t>
            </w:r>
            <w:r w:rsidRPr="002259C2">
              <w:t xml:space="preserve">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6732A6" w:rsidP="001A53D4" w:rsidRDefault="006732A6" w14:paraId="2D20EDB5" w14:textId="77777777">
            <w:r>
              <w:t xml:space="preserve">revenueCode </w:t>
            </w:r>
            <w:r w:rsidRPr="00792590">
              <w:rPr>
                <w:rFonts w:hint="cs" w:cs="Angsana New"/>
                <w:cs/>
              </w:rPr>
              <w:t xml:space="preserve">จะต้องเป็น </w:t>
            </w:r>
            <w:r w:rsidRPr="00792590"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="006732A6" w:rsidP="001A53D4" w:rsidRDefault="006732A6" w14:paraId="634BF286" w14:textId="77777777">
            <w:pPr>
              <w:rPr>
                <w:rFonts w:cs="CordiaUPC"/>
                <w:szCs w:val="36"/>
              </w:rPr>
            </w:pPr>
          </w:p>
        </w:tc>
      </w:tr>
      <w:tr w:rsidRPr="00792590" w:rsidR="006732A6" w:rsidTr="001A53D4" w14:paraId="2135D114" w14:textId="77777777">
        <w:tc>
          <w:tcPr>
            <w:tcW w:w="778" w:type="pct"/>
          </w:tcPr>
          <w:p w:rsidRPr="003E32A1" w:rsidR="006732A6" w:rsidP="001A53D4" w:rsidRDefault="006732A6" w14:paraId="6FF85503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>00053</w:t>
            </w:r>
          </w:p>
        </w:tc>
        <w:tc>
          <w:tcPr>
            <w:tcW w:w="1626" w:type="pct"/>
          </w:tcPr>
          <w:p w:rsidR="006732A6" w:rsidP="001A53D4" w:rsidRDefault="006732A6" w14:paraId="24E241DD" w14:textId="77777777">
            <w:r w:rsidRPr="005D4585">
              <w:t>Revenue Code in this list is not to be used</w:t>
            </w:r>
            <w:r w:rsidRPr="005D4585">
              <w:rPr>
                <w:rFonts w:cs="CordiaUPC"/>
                <w:cs/>
              </w:rPr>
              <w:t>. (</w:t>
            </w:r>
            <w:r w:rsidRPr="005D4585">
              <w:t>APCI</w:t>
            </w:r>
            <w:r w:rsidRPr="005D4585">
              <w:rPr>
                <w:rFonts w:cs="CordiaUPC"/>
                <w:cs/>
              </w:rPr>
              <w:t>-</w:t>
            </w:r>
            <w:r w:rsidRPr="005D4585">
              <w:t>001, APCP</w:t>
            </w:r>
            <w:r w:rsidRPr="005D4585">
              <w:rPr>
                <w:rFonts w:cs="CordiaUPC"/>
                <w:cs/>
              </w:rPr>
              <w:t>-</w:t>
            </w:r>
            <w:r w:rsidRPr="005D4585">
              <w:t>001, APCT</w:t>
            </w:r>
            <w:r w:rsidRPr="005D4585">
              <w:rPr>
                <w:rFonts w:cs="CordiaUPC"/>
                <w:cs/>
              </w:rPr>
              <w:t>-</w:t>
            </w:r>
            <w:r w:rsidRPr="005D4585">
              <w:t>001, APSC</w:t>
            </w:r>
            <w:r w:rsidRPr="005D4585">
              <w:rPr>
                <w:rFonts w:cs="CordiaUPC"/>
                <w:cs/>
              </w:rPr>
              <w:t>-</w:t>
            </w:r>
            <w:r w:rsidRPr="005D4585">
              <w:t>001, APSP</w:t>
            </w:r>
            <w:r w:rsidRPr="005D4585">
              <w:rPr>
                <w:rFonts w:cs="CordiaUPC"/>
                <w:cs/>
              </w:rPr>
              <w:t>-</w:t>
            </w:r>
            <w:r w:rsidRPr="005D4585">
              <w:t>001, APSR</w:t>
            </w:r>
            <w:r w:rsidRPr="005D4585">
              <w:rPr>
                <w:rFonts w:cs="CordiaUPC"/>
                <w:cs/>
              </w:rPr>
              <w:t>-</w:t>
            </w:r>
            <w:r w:rsidRPr="005D4585">
              <w:t>00, DPCI</w:t>
            </w:r>
            <w:r w:rsidRPr="005D4585">
              <w:rPr>
                <w:rFonts w:cs="CordiaUPC"/>
                <w:cs/>
              </w:rPr>
              <w:t>-</w:t>
            </w:r>
            <w:r w:rsidRPr="005D4585">
              <w:t>001, DPCP</w:t>
            </w:r>
            <w:r w:rsidRPr="005D4585">
              <w:rPr>
                <w:rFonts w:cs="CordiaUPC"/>
                <w:cs/>
              </w:rPr>
              <w:t>-</w:t>
            </w:r>
            <w:r w:rsidRPr="005D4585">
              <w:t>001, DPCT</w:t>
            </w:r>
            <w:r w:rsidRPr="005D4585">
              <w:rPr>
                <w:rFonts w:cs="CordiaUPC"/>
                <w:cs/>
              </w:rPr>
              <w:t>-</w:t>
            </w:r>
            <w:r w:rsidRPr="005D4585">
              <w:t>001, DPSC</w:t>
            </w:r>
            <w:r w:rsidRPr="005D4585">
              <w:rPr>
                <w:rFonts w:cs="CordiaUPC"/>
                <w:cs/>
              </w:rPr>
              <w:t>-</w:t>
            </w:r>
            <w:r w:rsidRPr="005D4585">
              <w:t>001, DPSP</w:t>
            </w:r>
            <w:r w:rsidRPr="005D4585">
              <w:rPr>
                <w:rFonts w:cs="CordiaUPC"/>
                <w:cs/>
              </w:rPr>
              <w:t>-</w:t>
            </w:r>
            <w:r w:rsidRPr="005D4585">
              <w:t>001, DPSR</w:t>
            </w:r>
            <w:r w:rsidRPr="005D4585">
              <w:rPr>
                <w:rFonts w:cs="CordiaUPC"/>
                <w:cs/>
              </w:rPr>
              <w:t>-</w:t>
            </w:r>
            <w:r w:rsidRPr="005D4585">
              <w:t>001</w:t>
            </w:r>
            <w:r w:rsidRPr="005D4585">
              <w:rPr>
                <w:rFonts w:cs="CordiaUPC"/>
                <w:cs/>
              </w:rPr>
              <w:t>)</w:t>
            </w:r>
          </w:p>
        </w:tc>
        <w:tc>
          <w:tcPr>
            <w:tcW w:w="1861" w:type="pct"/>
          </w:tcPr>
          <w:p w:rsidR="006732A6" w:rsidP="001A53D4" w:rsidRDefault="006732A6" w14:paraId="170572CF" w14:textId="77777777">
            <w:r>
              <w:rPr>
                <w:rFonts w:hint="cs"/>
                <w:cs/>
              </w:rPr>
              <w:t xml:space="preserve">ถ้า </w:t>
            </w:r>
            <w:r>
              <w:t xml:space="preserve">Revenue Code </w:t>
            </w:r>
            <w:r>
              <w:rPr>
                <w:rFonts w:hint="cs"/>
                <w:cs/>
              </w:rPr>
              <w:t xml:space="preserve">มีอยู่ในรายการนี้ห้ามใช้ </w:t>
            </w:r>
            <w:r w:rsidRPr="005D4585">
              <w:rPr>
                <w:rFonts w:cs="CordiaUPC"/>
                <w:cs/>
              </w:rPr>
              <w:t>(</w:t>
            </w:r>
            <w:r w:rsidRPr="005D4585">
              <w:t>APCI</w:t>
            </w:r>
            <w:r w:rsidRPr="005D4585">
              <w:rPr>
                <w:rFonts w:cs="CordiaUPC"/>
                <w:cs/>
              </w:rPr>
              <w:t>-</w:t>
            </w:r>
            <w:r w:rsidRPr="005D4585">
              <w:t>001, APCP</w:t>
            </w:r>
            <w:r w:rsidRPr="005D4585">
              <w:rPr>
                <w:rFonts w:cs="CordiaUPC"/>
                <w:cs/>
              </w:rPr>
              <w:t>-</w:t>
            </w:r>
            <w:r w:rsidRPr="005D4585">
              <w:t>001, APCT</w:t>
            </w:r>
            <w:r w:rsidRPr="005D4585">
              <w:rPr>
                <w:rFonts w:cs="CordiaUPC"/>
                <w:cs/>
              </w:rPr>
              <w:t>-</w:t>
            </w:r>
            <w:r w:rsidRPr="005D4585">
              <w:t>001, APSC</w:t>
            </w:r>
            <w:r w:rsidRPr="005D4585">
              <w:rPr>
                <w:rFonts w:cs="CordiaUPC"/>
                <w:cs/>
              </w:rPr>
              <w:t>-</w:t>
            </w:r>
            <w:r w:rsidRPr="005D4585">
              <w:t>001, APSP</w:t>
            </w:r>
            <w:r w:rsidRPr="005D4585">
              <w:rPr>
                <w:rFonts w:cs="CordiaUPC"/>
                <w:cs/>
              </w:rPr>
              <w:t>-</w:t>
            </w:r>
            <w:r w:rsidRPr="005D4585">
              <w:t>001, APSR</w:t>
            </w:r>
            <w:r w:rsidRPr="005D4585">
              <w:rPr>
                <w:rFonts w:cs="CordiaUPC"/>
                <w:cs/>
              </w:rPr>
              <w:t>-</w:t>
            </w:r>
            <w:r w:rsidRPr="005D4585">
              <w:t>00, DPCI</w:t>
            </w:r>
            <w:r w:rsidRPr="005D4585">
              <w:rPr>
                <w:rFonts w:cs="CordiaUPC"/>
                <w:cs/>
              </w:rPr>
              <w:t>-</w:t>
            </w:r>
            <w:r w:rsidRPr="005D4585">
              <w:t>001, DPCP</w:t>
            </w:r>
            <w:r w:rsidRPr="005D4585">
              <w:rPr>
                <w:rFonts w:cs="CordiaUPC"/>
                <w:cs/>
              </w:rPr>
              <w:t>-</w:t>
            </w:r>
            <w:r w:rsidRPr="005D4585">
              <w:t>001, DPCT</w:t>
            </w:r>
            <w:r w:rsidRPr="005D4585">
              <w:rPr>
                <w:rFonts w:cs="CordiaUPC"/>
                <w:cs/>
              </w:rPr>
              <w:t>-</w:t>
            </w:r>
            <w:r w:rsidRPr="005D4585">
              <w:t>001, DPSC</w:t>
            </w:r>
            <w:r w:rsidRPr="005D4585">
              <w:rPr>
                <w:rFonts w:cs="CordiaUPC"/>
                <w:cs/>
              </w:rPr>
              <w:t>-</w:t>
            </w:r>
            <w:r w:rsidRPr="005D4585">
              <w:t>001, DPSP</w:t>
            </w:r>
            <w:r w:rsidRPr="005D4585">
              <w:rPr>
                <w:rFonts w:cs="CordiaUPC"/>
                <w:cs/>
              </w:rPr>
              <w:t>-</w:t>
            </w:r>
            <w:r w:rsidRPr="005D4585">
              <w:t>001, DPSR</w:t>
            </w:r>
            <w:r w:rsidRPr="005D4585">
              <w:rPr>
                <w:rFonts w:cs="CordiaUPC"/>
                <w:cs/>
              </w:rPr>
              <w:t>-</w:t>
            </w:r>
            <w:r w:rsidRPr="005D4585">
              <w:t>001</w:t>
            </w:r>
            <w:r w:rsidRPr="005D4585">
              <w:rPr>
                <w:rFonts w:cs="CordiaUPC"/>
                <w:cs/>
              </w:rPr>
              <w:t>)</w:t>
            </w:r>
          </w:p>
        </w:tc>
        <w:tc>
          <w:tcPr>
            <w:tcW w:w="735" w:type="pct"/>
          </w:tcPr>
          <w:p w:rsidR="006732A6" w:rsidP="001A53D4" w:rsidRDefault="006732A6" w14:paraId="47123987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Pr="00792590" w:rsidR="006732A6" w:rsidTr="001A53D4" w14:paraId="03219ED4" w14:textId="77777777">
        <w:tc>
          <w:tcPr>
            <w:tcW w:w="5000" w:type="pct"/>
            <w:gridSpan w:val="4"/>
            <w:shd w:val="clear" w:color="auto" w:fill="C2D69B" w:themeFill="accent3" w:themeFillTint="99"/>
          </w:tcPr>
          <w:p w:rsidR="006732A6" w:rsidP="001A53D4" w:rsidRDefault="006732A6" w14:paraId="28A2A85C" w14:textId="77777777">
            <w:pPr>
              <w:pStyle w:val="HeaderTable"/>
              <w:rPr>
                <w:szCs w:val="36"/>
              </w:rPr>
            </w:pPr>
            <w:r>
              <w:t>End Discount Detail Section</w:t>
            </w:r>
          </w:p>
        </w:tc>
      </w:tr>
    </w:tbl>
    <w:p w:rsidR="006732A6" w:rsidP="006732A6" w:rsidRDefault="006732A6" w14:paraId="3BD6D07B" w14:textId="77777777">
      <w:pPr>
        <w:pStyle w:val="Heading3"/>
        <w:numPr>
          <w:ilvl w:val="0"/>
          <w:numId w:val="257"/>
        </w:numPr>
        <w:spacing w:after="240"/>
        <w:rPr>
          <w:rFonts w:ascii="CordiaUPC" w:hAnsi="CordiaUPC" w:cs="CordiaUPC"/>
          <w:sz w:val="32"/>
          <w:szCs w:val="32"/>
        </w:rPr>
      </w:pPr>
      <w:r w:rsidRPr="008979A8">
        <w:rPr>
          <w:rFonts w:ascii="CordiaUPC" w:hAnsi="CordiaUPC" w:cs="CordiaUPC"/>
          <w:sz w:val="32"/>
          <w:szCs w:val="32"/>
        </w:rPr>
        <w:t>Mapping to DB</w:t>
      </w:r>
    </w:p>
    <w:tbl>
      <w:tblPr>
        <w:tblW w:w="4977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348"/>
        <w:gridCol w:w="2486"/>
        <w:gridCol w:w="4141"/>
      </w:tblGrid>
      <w:tr w:rsidR="006732A6" w:rsidTr="001A53D4" w14:paraId="33F84FFF" w14:textId="77777777">
        <w:trPr>
          <w:tblHeader/>
        </w:trPr>
        <w:tc>
          <w:tcPr>
            <w:tcW w:w="1308" w:type="pct"/>
            <w:shd w:val="clear" w:color="auto" w:fill="EEECE1" w:themeFill="background2"/>
            <w:vAlign w:val="center"/>
          </w:tcPr>
          <w:p w:rsidR="006732A6" w:rsidP="001A53D4" w:rsidRDefault="006732A6" w14:paraId="3B08D1A2" w14:textId="77777777">
            <w:pPr>
              <w:rPr>
                <w:rFonts w:cs="CordiaUPC"/>
              </w:rPr>
            </w:pPr>
            <w:r w:rsidRPr="008979A8">
              <w:rPr>
                <w:rFonts w:cs="CordiaUPC"/>
                <w:b/>
                <w:bCs/>
              </w:rPr>
              <w:t>Database Table</w:t>
            </w:r>
          </w:p>
        </w:tc>
        <w:tc>
          <w:tcPr>
            <w:tcW w:w="1385" w:type="pct"/>
            <w:shd w:val="clear" w:color="auto" w:fill="EEECE1" w:themeFill="background2"/>
          </w:tcPr>
          <w:p w:rsidR="006732A6" w:rsidP="001A53D4" w:rsidRDefault="006732A6" w14:paraId="5C5F0140" w14:textId="77777777">
            <w:pPr>
              <w:rPr>
                <w:rFonts w:cs="CordiaUPC"/>
                <w:szCs w:val="36"/>
              </w:rPr>
            </w:pPr>
            <w:r w:rsidRPr="008979A8">
              <w:rPr>
                <w:rFonts w:cs="CordiaUPC"/>
                <w:b/>
                <w:bCs/>
              </w:rPr>
              <w:t>Database Column</w:t>
            </w:r>
          </w:p>
        </w:tc>
        <w:tc>
          <w:tcPr>
            <w:tcW w:w="2307" w:type="pct"/>
            <w:shd w:val="clear" w:color="auto" w:fill="EEECE1" w:themeFill="background2"/>
            <w:vAlign w:val="center"/>
          </w:tcPr>
          <w:p w:rsidR="006732A6" w:rsidP="001A53D4" w:rsidRDefault="006732A6" w14:paraId="43BFE671" w14:textId="77777777">
            <w:pPr>
              <w:rPr>
                <w:rFonts w:cs="CordiaUPC"/>
                <w:cs/>
              </w:rPr>
            </w:pPr>
            <w:r w:rsidRPr="008979A8">
              <w:rPr>
                <w:rFonts w:cs="CordiaUPC"/>
                <w:b/>
                <w:bCs/>
              </w:rPr>
              <w:t>Field on Screen</w:t>
            </w:r>
          </w:p>
        </w:tc>
      </w:tr>
      <w:tr w:rsidR="00547CBB" w:rsidTr="001A53D4" w14:paraId="0F2731F3" w14:textId="77777777">
        <w:tc>
          <w:tcPr>
            <w:tcW w:w="1308" w:type="pct"/>
            <w:vMerge w:val="restart"/>
          </w:tcPr>
          <w:p w:rsidRPr="008A30ED" w:rsidR="00547CBB" w:rsidDel="00744628" w:rsidP="00547CBB" w:rsidRDefault="00547CBB" w14:paraId="26F079B1" w14:textId="009ABB09">
            <w:pPr>
              <w:rPr>
                <w:rFonts w:cs="CordiaUPC"/>
              </w:rPr>
            </w:pPr>
            <w:r w:rsidRPr="00547CBB">
              <w:rPr>
                <w:rFonts w:cs="CordiaUPC"/>
              </w:rPr>
              <w:t>ir_discount</w:t>
            </w:r>
          </w:p>
        </w:tc>
        <w:tc>
          <w:tcPr>
            <w:tcW w:w="1385" w:type="pct"/>
          </w:tcPr>
          <w:p w:rsidR="00547CBB" w:rsidP="00547CBB" w:rsidRDefault="00547CBB" w14:paraId="72794B19" w14:textId="5A200B80">
            <w:r w:rsidRPr="004F7B51">
              <w:t>row_id</w:t>
            </w:r>
          </w:p>
        </w:tc>
        <w:tc>
          <w:tcPr>
            <w:tcW w:w="2307" w:type="pct"/>
          </w:tcPr>
          <w:p w:rsidR="00547CBB" w:rsidP="00547CBB" w:rsidRDefault="00547CBB" w14:paraId="3242E915" w14:textId="77777777">
            <w:pPr>
              <w:spacing w:after="0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ครั้งแรก</w:t>
            </w:r>
          </w:p>
          <w:p w:rsidR="00547CBB" w:rsidP="00547CBB" w:rsidRDefault="00547CBB" w14:paraId="4BF48CCA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ให้ระบบ </w:t>
            </w:r>
            <w:r>
              <w:rPr>
                <w:rFonts w:cs="CordiaUPC"/>
              </w:rPr>
              <w:t xml:space="preserve">Auto Generate </w:t>
            </w:r>
          </w:p>
          <w:p w:rsidR="00547CBB" w:rsidP="00547CBB" w:rsidRDefault="00547CBB" w14:paraId="7FCA0A21" w14:textId="77777777">
            <w:pPr>
              <w:spacing w:after="0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ครั้งถัดไป</w:t>
            </w:r>
          </w:p>
          <w:p w:rsidR="00547CBB" w:rsidP="00547CBB" w:rsidRDefault="00547CBB" w14:paraId="04F391A6" w14:textId="77777777">
            <w:pPr>
              <w:spacing w:after="0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ให้ใช้ </w:t>
            </w:r>
            <w:r>
              <w:rPr>
                <w:rFonts w:cs="CordiaUPC"/>
              </w:rPr>
              <w:t xml:space="preserve">Row ID </w:t>
            </w:r>
            <w:r>
              <w:rPr>
                <w:rFonts w:hint="cs" w:cs="Angsana New"/>
                <w:cs/>
              </w:rPr>
              <w:t>เดิม</w:t>
            </w:r>
          </w:p>
        </w:tc>
      </w:tr>
      <w:tr w:rsidR="00547CBB" w:rsidTr="001A53D4" w14:paraId="670CF6C9" w14:textId="77777777">
        <w:tc>
          <w:tcPr>
            <w:tcW w:w="1308" w:type="pct"/>
            <w:vMerge/>
          </w:tcPr>
          <w:p w:rsidRPr="008A30ED" w:rsidR="00547CBB" w:rsidDel="00744628" w:rsidP="00547CBB" w:rsidRDefault="00547CBB" w14:paraId="6DB3E3EF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547CBB" w:rsidP="00547CBB" w:rsidRDefault="00547CBB" w14:paraId="293C2B8E" w14:textId="295B7756">
            <w:r w:rsidRPr="004F7B51">
              <w:t>mass_po_detail_row_id</w:t>
            </w:r>
          </w:p>
        </w:tc>
        <w:tc>
          <w:tcPr>
            <w:tcW w:w="2307" w:type="pct"/>
          </w:tcPr>
          <w:p w:rsidR="00547CBB" w:rsidP="00547CBB" w:rsidRDefault="00547CBB" w14:paraId="045FB770" w14:textId="64062176">
            <w:pPr>
              <w:spacing w:after="0"/>
              <w:rPr>
                <w:rFonts w:cs="CordiaUPC"/>
                <w:cs/>
              </w:rPr>
            </w:pPr>
            <w:r>
              <w:rPr>
                <w:rFonts w:cs="Angsana New"/>
                <w:cs/>
              </w:rPr>
              <w:t>ให้ใช้</w:t>
            </w:r>
            <w:r w:rsidRPr="003B4253">
              <w:rPr>
                <w:rFonts w:cs="Angsana New"/>
                <w:cs/>
              </w:rPr>
              <w:t xml:space="preserve"> </w:t>
            </w:r>
            <w:r>
              <w:t>MASS_PO_DETAIL</w:t>
            </w:r>
            <w:r>
              <w:rPr>
                <w:cs/>
              </w:rPr>
              <w:t>.</w:t>
            </w:r>
            <w:r w:rsidRPr="00944318">
              <w:t>ROW_ID</w:t>
            </w:r>
          </w:p>
        </w:tc>
      </w:tr>
      <w:tr w:rsidR="00547CBB" w:rsidTr="001A53D4" w14:paraId="4277C924" w14:textId="77777777">
        <w:tc>
          <w:tcPr>
            <w:tcW w:w="1308" w:type="pct"/>
            <w:vMerge/>
          </w:tcPr>
          <w:p w:rsidRPr="008A30ED" w:rsidR="00547CBB" w:rsidDel="00744628" w:rsidP="00547CBB" w:rsidRDefault="00547CBB" w14:paraId="77647893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547CBB" w:rsidP="00547CBB" w:rsidRDefault="00547CBB" w14:paraId="64728D65" w14:textId="0A79F977">
            <w:r w:rsidRPr="004F7B51">
              <w:t>discount_type</w:t>
            </w:r>
          </w:p>
        </w:tc>
        <w:tc>
          <w:tcPr>
            <w:tcW w:w="2307" w:type="pct"/>
          </w:tcPr>
          <w:p w:rsidR="00547CBB" w:rsidP="00547CBB" w:rsidRDefault="00547CBB" w14:paraId="19A74E69" w14:textId="77777777">
            <w:pPr>
              <w:spacing w:after="0"/>
            </w:pPr>
            <w:r>
              <w:t>discountType</w:t>
            </w:r>
          </w:p>
        </w:tc>
      </w:tr>
      <w:tr w:rsidR="00547CBB" w:rsidTr="001A53D4" w14:paraId="378728DA" w14:textId="77777777">
        <w:tc>
          <w:tcPr>
            <w:tcW w:w="1308" w:type="pct"/>
            <w:vMerge/>
          </w:tcPr>
          <w:p w:rsidRPr="008A30ED" w:rsidR="00547CBB" w:rsidDel="00744628" w:rsidP="00547CBB" w:rsidRDefault="00547CBB" w14:paraId="086C505C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547CBB" w:rsidP="00547CBB" w:rsidRDefault="00547CBB" w14:paraId="3E538A93" w14:textId="0B1459E9">
            <w:r w:rsidRPr="004F7B51">
              <w:t>discount_name_en</w:t>
            </w:r>
          </w:p>
        </w:tc>
        <w:tc>
          <w:tcPr>
            <w:tcW w:w="2307" w:type="pct"/>
          </w:tcPr>
          <w:p w:rsidR="00547CBB" w:rsidP="00547CBB" w:rsidRDefault="00547CBB" w14:paraId="25F8093D" w14:textId="77777777">
            <w:pPr>
              <w:spacing w:after="0"/>
              <w:rPr>
                <w:rFonts w:cs="CordiaUPC"/>
                <w:cs/>
              </w:rPr>
            </w:pPr>
            <w:r>
              <w:t>discountNameEN</w:t>
            </w:r>
          </w:p>
        </w:tc>
      </w:tr>
      <w:tr w:rsidR="00547CBB" w:rsidTr="001A53D4" w14:paraId="387165FE" w14:textId="77777777">
        <w:tc>
          <w:tcPr>
            <w:tcW w:w="1308" w:type="pct"/>
            <w:vMerge/>
          </w:tcPr>
          <w:p w:rsidRPr="008A30ED" w:rsidR="00547CBB" w:rsidDel="00744628" w:rsidP="00547CBB" w:rsidRDefault="00547CBB" w14:paraId="5736F5CE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547CBB" w:rsidP="00547CBB" w:rsidRDefault="00547CBB" w14:paraId="7280CC08" w14:textId="2FB6D8F3">
            <w:r w:rsidRPr="004F7B51">
              <w:t>discount_name_th</w:t>
            </w:r>
          </w:p>
        </w:tc>
        <w:tc>
          <w:tcPr>
            <w:tcW w:w="2307" w:type="pct"/>
          </w:tcPr>
          <w:p w:rsidR="00547CBB" w:rsidP="00547CBB" w:rsidRDefault="00547CBB" w14:paraId="522033D5" w14:textId="77777777">
            <w:pPr>
              <w:spacing w:after="0"/>
              <w:rPr>
                <w:rFonts w:cs="CordiaUPC"/>
                <w:cs/>
              </w:rPr>
            </w:pPr>
            <w:r>
              <w:t>discountNameTH</w:t>
            </w:r>
          </w:p>
        </w:tc>
      </w:tr>
      <w:tr w:rsidR="00547CBB" w:rsidTr="001A53D4" w14:paraId="15A2574D" w14:textId="77777777">
        <w:tc>
          <w:tcPr>
            <w:tcW w:w="1308" w:type="pct"/>
            <w:vMerge/>
          </w:tcPr>
          <w:p w:rsidRPr="008A30ED" w:rsidR="00547CBB" w:rsidDel="00744628" w:rsidP="00547CBB" w:rsidRDefault="00547CBB" w14:paraId="7162A586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547CBB" w:rsidP="00547CBB" w:rsidRDefault="00547CBB" w14:paraId="7075073A" w14:textId="63DDCD32">
            <w:r w:rsidRPr="004F7B51">
              <w:t>revenue_code</w:t>
            </w:r>
          </w:p>
        </w:tc>
        <w:tc>
          <w:tcPr>
            <w:tcW w:w="2307" w:type="pct"/>
          </w:tcPr>
          <w:p w:rsidR="00547CBB" w:rsidP="00547CBB" w:rsidRDefault="00547CBB" w14:paraId="54A33E85" w14:textId="2D064581">
            <w:pPr>
              <w:spacing w:after="0"/>
              <w:rPr>
                <w:rFonts w:cs="CordiaUPC"/>
                <w:cs/>
              </w:rPr>
            </w:pPr>
            <w:r w:rsidRPr="004F7B51">
              <w:t>revenue</w:t>
            </w:r>
            <w:r>
              <w:t>C</w:t>
            </w:r>
            <w:r w:rsidRPr="004F7B51">
              <w:t>ode</w:t>
            </w:r>
          </w:p>
        </w:tc>
      </w:tr>
      <w:tr w:rsidR="00547CBB" w:rsidTr="001A53D4" w14:paraId="5DEF92B2" w14:textId="77777777">
        <w:tc>
          <w:tcPr>
            <w:tcW w:w="1308" w:type="pct"/>
            <w:vMerge/>
          </w:tcPr>
          <w:p w:rsidRPr="008A30ED" w:rsidR="00547CBB" w:rsidDel="00744628" w:rsidP="00547CBB" w:rsidRDefault="00547CBB" w14:paraId="0FFBD66E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547CBB" w:rsidP="00547CBB" w:rsidRDefault="00547CBB" w14:paraId="6CBE3B1E" w14:textId="0F5EA273">
            <w:r w:rsidRPr="004F7B51">
              <w:t>prorate</w:t>
            </w:r>
          </w:p>
        </w:tc>
        <w:tc>
          <w:tcPr>
            <w:tcW w:w="2307" w:type="pct"/>
          </w:tcPr>
          <w:p w:rsidR="00547CBB" w:rsidP="00547CBB" w:rsidRDefault="00547CBB" w14:paraId="58EED85F" w14:textId="6212CFF4">
            <w:pPr>
              <w:spacing w:after="0"/>
              <w:rPr>
                <w:rFonts w:cs="CordiaUPC"/>
                <w:cs/>
              </w:rPr>
            </w:pPr>
            <w:r>
              <w:t>prorate</w:t>
            </w:r>
          </w:p>
        </w:tc>
      </w:tr>
      <w:tr w:rsidR="00547CBB" w:rsidTr="001A53D4" w14:paraId="4565DD81" w14:textId="77777777">
        <w:tc>
          <w:tcPr>
            <w:tcW w:w="1308" w:type="pct"/>
            <w:vMerge/>
          </w:tcPr>
          <w:p w:rsidRPr="008A30ED" w:rsidR="00547CBB" w:rsidDel="00744628" w:rsidP="00547CBB" w:rsidRDefault="00547CBB" w14:paraId="1B34563C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547CBB" w:rsidP="00547CBB" w:rsidRDefault="00547CBB" w14:paraId="41DCEAB4" w14:textId="3C8ADFF5">
            <w:r w:rsidRPr="004F7B51">
              <w:t>discount_carry_forward</w:t>
            </w:r>
          </w:p>
        </w:tc>
        <w:tc>
          <w:tcPr>
            <w:tcW w:w="2307" w:type="pct"/>
          </w:tcPr>
          <w:p w:rsidR="00547CBB" w:rsidP="00547CBB" w:rsidRDefault="00547CBB" w14:paraId="5324C9FD" w14:textId="0ED6A6D9">
            <w:pPr>
              <w:spacing w:after="0"/>
            </w:pPr>
            <w:r>
              <w:t>discountCarryForward</w:t>
            </w:r>
          </w:p>
        </w:tc>
      </w:tr>
      <w:tr w:rsidR="00547CBB" w:rsidTr="001A53D4" w14:paraId="460DA781" w14:textId="77777777">
        <w:tc>
          <w:tcPr>
            <w:tcW w:w="1308" w:type="pct"/>
            <w:vMerge/>
          </w:tcPr>
          <w:p w:rsidRPr="008A30ED" w:rsidR="00547CBB" w:rsidDel="00744628" w:rsidP="00547CBB" w:rsidRDefault="00547CBB" w14:paraId="3619B877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547CBB" w:rsidP="00547CBB" w:rsidRDefault="00547CBB" w14:paraId="13C684AD" w14:textId="36BE8D1A">
            <w:r w:rsidRPr="004F7B51">
              <w:t>discount_amount</w:t>
            </w:r>
          </w:p>
        </w:tc>
        <w:tc>
          <w:tcPr>
            <w:tcW w:w="2307" w:type="pct"/>
          </w:tcPr>
          <w:p w:rsidR="00547CBB" w:rsidP="00547CBB" w:rsidRDefault="00547CBB" w14:paraId="41DC9359" w14:textId="191DFAAC">
            <w:pPr>
              <w:spacing w:after="0"/>
            </w:pPr>
            <w:r w:rsidRPr="004F7B51">
              <w:t>discount</w:t>
            </w:r>
            <w:r>
              <w:t>A</w:t>
            </w:r>
            <w:r w:rsidRPr="004F7B51">
              <w:t>mount</w:t>
            </w:r>
          </w:p>
        </w:tc>
      </w:tr>
      <w:tr w:rsidR="00547CBB" w:rsidTr="001A53D4" w14:paraId="7512B569" w14:textId="77777777">
        <w:tc>
          <w:tcPr>
            <w:tcW w:w="1308" w:type="pct"/>
            <w:vMerge/>
          </w:tcPr>
          <w:p w:rsidRPr="008A30ED" w:rsidR="00547CBB" w:rsidDel="00744628" w:rsidP="00547CBB" w:rsidRDefault="00547CBB" w14:paraId="179C49B9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547CBB" w:rsidP="00547CBB" w:rsidRDefault="00547CBB" w14:paraId="61C50576" w14:textId="4737E2C8">
            <w:r w:rsidRPr="004F7B51">
              <w:t>discount_amount_unit</w:t>
            </w:r>
          </w:p>
        </w:tc>
        <w:tc>
          <w:tcPr>
            <w:tcW w:w="2307" w:type="pct"/>
          </w:tcPr>
          <w:p w:rsidR="00547CBB" w:rsidP="00547CBB" w:rsidRDefault="00547CBB" w14:paraId="5E6F761A" w14:textId="15BF1265">
            <w:pPr>
              <w:spacing w:after="0"/>
            </w:pPr>
            <w:r w:rsidRPr="004F7B51">
              <w:t>discount</w:t>
            </w:r>
            <w:r>
              <w:t>A</w:t>
            </w:r>
            <w:r w:rsidRPr="004F7B51">
              <w:t>mount</w:t>
            </w:r>
            <w:r>
              <w:t>U</w:t>
            </w:r>
            <w:r w:rsidRPr="004F7B51">
              <w:t>nit</w:t>
            </w:r>
          </w:p>
        </w:tc>
      </w:tr>
      <w:tr w:rsidR="00547CBB" w:rsidTr="001A53D4" w14:paraId="5EA609A8" w14:textId="77777777">
        <w:tc>
          <w:tcPr>
            <w:tcW w:w="1308" w:type="pct"/>
            <w:vMerge/>
          </w:tcPr>
          <w:p w:rsidRPr="008A30ED" w:rsidR="00547CBB" w:rsidDel="00744628" w:rsidP="00547CBB" w:rsidRDefault="00547CBB" w14:paraId="09B6D437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547CBB" w:rsidP="00547CBB" w:rsidRDefault="00547CBB" w14:paraId="45F7F216" w14:textId="4603DF4F">
            <w:r w:rsidRPr="004F7B51">
              <w:t>discount_percentage</w:t>
            </w:r>
          </w:p>
        </w:tc>
        <w:tc>
          <w:tcPr>
            <w:tcW w:w="2307" w:type="pct"/>
          </w:tcPr>
          <w:p w:rsidR="00547CBB" w:rsidP="00547CBB" w:rsidRDefault="00547CBB" w14:paraId="540F00FF" w14:textId="7B07DDEA">
            <w:pPr>
              <w:spacing w:after="0"/>
            </w:pPr>
            <w:r w:rsidRPr="004F7B51">
              <w:t>discount</w:t>
            </w:r>
            <w:r>
              <w:t>P</w:t>
            </w:r>
            <w:r w:rsidRPr="004F7B51">
              <w:t>ercentage</w:t>
            </w:r>
          </w:p>
        </w:tc>
      </w:tr>
      <w:tr w:rsidR="00547CBB" w:rsidTr="001A53D4" w14:paraId="0ED93E9F" w14:textId="77777777">
        <w:tc>
          <w:tcPr>
            <w:tcW w:w="1308" w:type="pct"/>
            <w:vMerge/>
          </w:tcPr>
          <w:p w:rsidRPr="008A30ED" w:rsidR="00547CBB" w:rsidDel="00744628" w:rsidP="00547CBB" w:rsidRDefault="00547CBB" w14:paraId="7A85FF72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547CBB" w:rsidP="00547CBB" w:rsidRDefault="00547CBB" w14:paraId="01A5C3B6" w14:textId="1D9AAC93">
            <w:r w:rsidRPr="004F7B51">
              <w:t>product</w:t>
            </w:r>
          </w:p>
        </w:tc>
        <w:tc>
          <w:tcPr>
            <w:tcW w:w="2307" w:type="pct"/>
          </w:tcPr>
          <w:p w:rsidR="00547CBB" w:rsidP="00547CBB" w:rsidRDefault="00547CBB" w14:paraId="4F51C401" w14:textId="7617DFAD">
            <w:pPr>
              <w:spacing w:after="0"/>
            </w:pPr>
            <w:r w:rsidRPr="004F7B51">
              <w:t>product</w:t>
            </w:r>
          </w:p>
        </w:tc>
      </w:tr>
      <w:tr w:rsidR="00547CBB" w:rsidTr="001A53D4" w14:paraId="5974AF98" w14:textId="77777777">
        <w:tc>
          <w:tcPr>
            <w:tcW w:w="1308" w:type="pct"/>
            <w:vMerge/>
          </w:tcPr>
          <w:p w:rsidRPr="008A30ED" w:rsidR="00547CBB" w:rsidDel="00744628" w:rsidP="00547CBB" w:rsidRDefault="00547CBB" w14:paraId="60413C66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547CBB" w:rsidP="00547CBB" w:rsidRDefault="00547CBB" w14:paraId="41B7079F" w14:textId="51DB32D5">
            <w:r w:rsidRPr="004F7B51">
              <w:t>condition</w:t>
            </w:r>
          </w:p>
        </w:tc>
        <w:tc>
          <w:tcPr>
            <w:tcW w:w="2307" w:type="pct"/>
          </w:tcPr>
          <w:p w:rsidR="00547CBB" w:rsidP="00547CBB" w:rsidRDefault="00547CBB" w14:paraId="25AC2E30" w14:textId="0CECD6CD">
            <w:pPr>
              <w:spacing w:after="0"/>
            </w:pPr>
            <w:r w:rsidRPr="004F7B51">
              <w:t>condition</w:t>
            </w:r>
          </w:p>
        </w:tc>
      </w:tr>
    </w:tbl>
    <w:p w:rsidR="006732A6" w:rsidP="002206C7" w:rsidRDefault="006732A6" w14:paraId="10035937" w14:textId="6652004F"/>
    <w:p w:rsidR="00A3709C" w:rsidP="00A3709C" w:rsidRDefault="00CD6E11" w14:paraId="00199319" w14:textId="5E29BAF0">
      <w:pPr>
        <w:pStyle w:val="Heading2"/>
        <w:numPr>
          <w:ilvl w:val="0"/>
          <w:numId w:val="1"/>
        </w:numPr>
        <w:ind w:left="426" w:hanging="426"/>
        <w:rPr>
          <w:rFonts w:ascii="CordiaUPC" w:hAnsi="CordiaUPC" w:cs="CordiaUPC"/>
          <w:sz w:val="36"/>
          <w:szCs w:val="36"/>
        </w:rPr>
      </w:pPr>
      <w:r>
        <w:rPr>
          <w:rFonts w:ascii="CordiaUPC" w:hAnsi="CordiaUPC" w:cs="CordiaUPC"/>
          <w:sz w:val="36"/>
          <w:szCs w:val="36"/>
        </w:rPr>
        <w:t>IR</w:t>
      </w:r>
      <w:r w:rsidR="00A3709C">
        <w:rPr>
          <w:rFonts w:ascii="CordiaUPC" w:hAnsi="CordiaUPC" w:cs="CordiaUPC"/>
          <w:sz w:val="36"/>
          <w:szCs w:val="36"/>
        </w:rPr>
        <w:t xml:space="preserve"> Bill Presentment</w:t>
      </w:r>
    </w:p>
    <w:p w:rsidRPr="0029544C" w:rsidR="00A3709C" w:rsidP="00A3709C" w:rsidRDefault="00A3709C" w14:paraId="702CDEF3" w14:textId="77777777">
      <w:pPr>
        <w:pStyle w:val="Heading3"/>
        <w:numPr>
          <w:ilvl w:val="0"/>
          <w:numId w:val="186"/>
        </w:numPr>
        <w:rPr>
          <w:rFonts w:ascii="CordiaUPC" w:hAnsi="CordiaUPC" w:cs="CordiaUPC"/>
          <w:sz w:val="32"/>
          <w:szCs w:val="32"/>
        </w:rPr>
      </w:pPr>
      <w:r w:rsidRPr="0029544C">
        <w:rPr>
          <w:rFonts w:ascii="CordiaUPC" w:hAnsi="CordiaUPC" w:cs="CordiaUPC"/>
          <w:sz w:val="32"/>
          <w:szCs w:val="32"/>
        </w:rPr>
        <w:t>Field on Screen</w:t>
      </w:r>
    </w:p>
    <w:tbl>
      <w:tblPr>
        <w:tblW w:w="5000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668"/>
        <w:gridCol w:w="1910"/>
        <w:gridCol w:w="5438"/>
      </w:tblGrid>
      <w:tr w:rsidRPr="008979A8" w:rsidR="00A3709C" w:rsidTr="001A53D4" w14:paraId="41B323E5" w14:textId="77777777">
        <w:trPr>
          <w:trHeight w:val="108"/>
          <w:tblHeader/>
        </w:trPr>
        <w:tc>
          <w:tcPr>
            <w:tcW w:w="925" w:type="pct"/>
            <w:shd w:val="clear" w:color="auto" w:fill="EEECE1" w:themeFill="background2"/>
            <w:vAlign w:val="center"/>
          </w:tcPr>
          <w:p w:rsidR="00A3709C" w:rsidP="001A53D4" w:rsidRDefault="00A3709C" w14:paraId="04720B51" w14:textId="77777777">
            <w:pPr>
              <w:pStyle w:val="HeaderTable"/>
            </w:pPr>
            <w:r w:rsidRPr="008979A8">
              <w:t>Field Name</w:t>
            </w:r>
          </w:p>
        </w:tc>
        <w:tc>
          <w:tcPr>
            <w:tcW w:w="1059" w:type="pct"/>
            <w:shd w:val="clear" w:color="auto" w:fill="EEECE1" w:themeFill="background2"/>
            <w:vAlign w:val="center"/>
          </w:tcPr>
          <w:p w:rsidR="00A3709C" w:rsidP="001A53D4" w:rsidRDefault="00A3709C" w14:paraId="2628C711" w14:textId="77777777">
            <w:pPr>
              <w:pStyle w:val="HeaderTable"/>
            </w:pPr>
            <w:r w:rsidRPr="008979A8">
              <w:t>Type</w:t>
            </w:r>
          </w:p>
        </w:tc>
        <w:tc>
          <w:tcPr>
            <w:tcW w:w="3016" w:type="pct"/>
            <w:shd w:val="clear" w:color="auto" w:fill="EEECE1" w:themeFill="background2"/>
            <w:vAlign w:val="center"/>
          </w:tcPr>
          <w:p w:rsidR="00A3709C" w:rsidP="001A53D4" w:rsidRDefault="00A3709C" w14:paraId="0569AA33" w14:textId="77777777">
            <w:pPr>
              <w:pStyle w:val="HeaderTable"/>
            </w:pPr>
            <w:r w:rsidRPr="008979A8">
              <w:t>Comments</w:t>
            </w:r>
          </w:p>
        </w:tc>
      </w:tr>
      <w:tr w:rsidRPr="008979A8" w:rsidR="00A3709C" w:rsidTr="001A53D4" w14:paraId="60A976BB" w14:textId="77777777">
        <w:trPr>
          <w:trHeight w:val="108"/>
        </w:trPr>
        <w:tc>
          <w:tcPr>
            <w:tcW w:w="925" w:type="pct"/>
          </w:tcPr>
          <w:p w:rsidR="00A3709C" w:rsidP="001A53D4" w:rsidRDefault="00A3709C" w14:paraId="1074D8F8" w14:textId="77777777">
            <w:r>
              <w:t>discountCarryForward</w:t>
            </w:r>
          </w:p>
        </w:tc>
        <w:tc>
          <w:tcPr>
            <w:tcW w:w="1059" w:type="pct"/>
          </w:tcPr>
          <w:p w:rsidR="00A3709C" w:rsidP="001A53D4" w:rsidRDefault="00A3709C" w14:paraId="6DB44E39" w14:textId="77777777">
            <w:r>
              <w:t>Radio Button</w:t>
            </w:r>
          </w:p>
        </w:tc>
        <w:tc>
          <w:tcPr>
            <w:tcW w:w="3016" w:type="pct"/>
          </w:tcPr>
          <w:p w:rsidR="00A3709C" w:rsidP="001A53D4" w:rsidRDefault="00A3709C" w14:paraId="3929E063" w14:textId="77777777">
            <w:pPr>
              <w:rPr>
                <w:rFonts w:cs="CordiaUPC"/>
                <w:color w:val="FF0000"/>
              </w:rPr>
            </w:pPr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EE56DF">
              <w:rPr>
                <w:rFonts w:cs="Angsana New"/>
                <w:color w:val="FF0000"/>
                <w:cs/>
              </w:rPr>
              <w:t>*</w:t>
            </w:r>
            <w:r>
              <w:rPr>
                <w:rFonts w:cs="CordiaUPC"/>
                <w:color w:val="FF0000"/>
              </w:rPr>
              <w:t>Bill Presentment Carry Forward</w:t>
            </w:r>
          </w:p>
          <w:p w:rsidRPr="00152CAB" w:rsidR="00A3709C" w:rsidP="001A53D4" w:rsidRDefault="00A3709C" w14:paraId="1691FD39" w14:textId="77777777">
            <w:pPr>
              <w:rPr>
                <w:rFonts w:cs="CordiaUPC"/>
                <w:color w:val="FF0000"/>
                <w:cs/>
              </w:rPr>
            </w:pPr>
            <w:r w:rsidRPr="00267830">
              <w:rPr>
                <w:rFonts w:cs="CordiaUPC"/>
              </w:rPr>
              <w:t>E</w:t>
            </w:r>
            <w:r>
              <w:t xml:space="preserve">nable </w:t>
            </w:r>
            <w:r>
              <w:rPr>
                <w:rFonts w:hint="cs"/>
                <w:cs/>
              </w:rPr>
              <w:t xml:space="preserve">เมื่อ </w:t>
            </w:r>
            <w:r>
              <w:t xml:space="preserve">Discount Rows </w:t>
            </w:r>
            <w:r>
              <w:rPr>
                <w:rFonts w:hint="cs"/>
                <w:cs/>
              </w:rPr>
              <w:t xml:space="preserve">ใด </w:t>
            </w:r>
            <w:r>
              <w:t xml:space="preserve">Rows </w:t>
            </w:r>
            <w:r>
              <w:rPr>
                <w:rFonts w:hint="cs"/>
                <w:cs/>
              </w:rPr>
              <w:t>หนึ่ง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มีค่า </w:t>
            </w:r>
            <w:r>
              <w:t xml:space="preserve">discountCarryForward </w:t>
            </w:r>
            <w:r>
              <w:rPr>
                <w:rFonts w:hint="cs"/>
                <w:cs/>
              </w:rPr>
              <w:t xml:space="preserve">เป็น </w:t>
            </w:r>
            <w:r>
              <w:rPr>
                <w:rFonts w:cs="Angsana New"/>
                <w:cs/>
              </w:rPr>
              <w:t>“</w:t>
            </w:r>
            <w:r>
              <w:t>Yes</w:t>
            </w:r>
            <w:r>
              <w:rPr>
                <w:rFonts w:cs="Angsana New"/>
                <w:cs/>
              </w:rPr>
              <w:t xml:space="preserve">”  </w:t>
            </w:r>
            <w:r>
              <w:rPr>
                <w:rFonts w:hint="cs"/>
                <w:cs/>
              </w:rPr>
              <w:t>ถ้าไม่ใช่ให้</w:t>
            </w:r>
            <w:r>
              <w:t xml:space="preserve"> Disable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set </w:t>
            </w:r>
            <w:r>
              <w:rPr>
                <w:rFonts w:hint="cs"/>
                <w:cs/>
              </w:rPr>
              <w:t xml:space="preserve">ค่าเป็น </w:t>
            </w:r>
            <w:r>
              <w:rPr>
                <w:rFonts w:cs="Angsana New"/>
                <w:cs/>
              </w:rPr>
              <w:t>“</w:t>
            </w:r>
            <w:r>
              <w:t>No</w:t>
            </w:r>
            <w:r>
              <w:rPr>
                <w:rFonts w:cs="Angsana New"/>
                <w:cs/>
              </w:rPr>
              <w:t>”</w:t>
            </w:r>
          </w:p>
          <w:p w:rsidR="00A3709C" w:rsidP="001A53D4" w:rsidRDefault="00A3709C" w14:paraId="79AC4394" w14:textId="77777777">
            <w:r>
              <w:t xml:space="preserve">Default Value </w:t>
            </w:r>
            <w:r>
              <w:rPr>
                <w:rFonts w:cs="Angsana New"/>
                <w:cs/>
              </w:rPr>
              <w:t>: “</w:t>
            </w:r>
            <w:r>
              <w:t>No</w:t>
            </w:r>
            <w:r>
              <w:rPr>
                <w:rFonts w:cs="Angsana New"/>
                <w:cs/>
              </w:rPr>
              <w:t>”</w:t>
            </w:r>
          </w:p>
        </w:tc>
      </w:tr>
      <w:tr w:rsidRPr="008979A8" w:rsidR="00A3709C" w:rsidTr="001A53D4" w14:paraId="7C422A05" w14:textId="77777777">
        <w:trPr>
          <w:trHeight w:val="108"/>
        </w:trPr>
        <w:tc>
          <w:tcPr>
            <w:tcW w:w="925" w:type="pct"/>
          </w:tcPr>
          <w:p w:rsidR="00A3709C" w:rsidP="001A53D4" w:rsidRDefault="00A3709C" w14:paraId="603CC869" w14:textId="77777777">
            <w:r>
              <w:t>actualUsageVoice</w:t>
            </w:r>
          </w:p>
        </w:tc>
        <w:tc>
          <w:tcPr>
            <w:tcW w:w="1059" w:type="pct"/>
          </w:tcPr>
          <w:p w:rsidR="00A3709C" w:rsidP="001A53D4" w:rsidRDefault="00A3709C" w14:paraId="16E1543D" w14:textId="77777777">
            <w:r>
              <w:t>Drop down list</w:t>
            </w:r>
          </w:p>
        </w:tc>
        <w:tc>
          <w:tcPr>
            <w:tcW w:w="3016" w:type="pct"/>
          </w:tcPr>
          <w:p w:rsidR="00A3709C" w:rsidP="001A53D4" w:rsidRDefault="00A3709C" w14:paraId="5D6977CF" w14:textId="77777777">
            <w:pPr>
              <w:rPr>
                <w:rFonts w:cs="CordiaUPC"/>
                <w:color w:val="FF0000"/>
              </w:rPr>
            </w:pPr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EE56DF">
              <w:rPr>
                <w:rFonts w:cs="Angsana New"/>
                <w:color w:val="FF0000"/>
                <w:cs/>
              </w:rPr>
              <w:t>*</w:t>
            </w:r>
            <w:r w:rsidRPr="00EE56DF">
              <w:rPr>
                <w:rFonts w:cs="CordiaUPC"/>
                <w:color w:val="FF0000"/>
              </w:rPr>
              <w:t xml:space="preserve">Actual Usage </w:t>
            </w:r>
            <w:r>
              <w:rPr>
                <w:rFonts w:cs="Angsana New"/>
                <w:color w:val="FF0000"/>
                <w:cs/>
              </w:rPr>
              <w:t>(</w:t>
            </w:r>
            <w:r w:rsidRPr="00EE56DF">
              <w:rPr>
                <w:rFonts w:cs="CordiaUPC"/>
                <w:color w:val="FF0000"/>
              </w:rPr>
              <w:t>Voice</w:t>
            </w:r>
            <w:r>
              <w:rPr>
                <w:rFonts w:cs="Angsana New"/>
                <w:color w:val="FF0000"/>
                <w:cs/>
              </w:rPr>
              <w:t>)</w:t>
            </w:r>
          </w:p>
          <w:p w:rsidR="00A3709C" w:rsidP="001A53D4" w:rsidRDefault="00A3709C" w14:paraId="32261D43" w14:textId="77777777">
            <w:r>
              <w:t xml:space="preserve">List of Value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 xml:space="preserve">ดึงข้อมูลจาก </w:t>
            </w:r>
            <w:r>
              <w:t xml:space="preserve">DB </w:t>
            </w:r>
            <w:r>
              <w:rPr>
                <w:rFonts w:hint="cs"/>
                <w:cs/>
              </w:rPr>
              <w:t xml:space="preserve">ที่ </w:t>
            </w:r>
            <w:r>
              <w:t xml:space="preserve">FLW_CFG_LOV </w:t>
            </w:r>
            <w:r>
              <w:rPr>
                <w:rFonts w:hint="cs"/>
                <w:cs/>
              </w:rPr>
              <w:t xml:space="preserve">โดย </w:t>
            </w:r>
            <w:r>
              <w:t xml:space="preserve">group_type </w:t>
            </w:r>
            <w:r>
              <w:rPr>
                <w:rFonts w:cs="Angsana New"/>
                <w:cs/>
              </w:rPr>
              <w:t>= ‘</w:t>
            </w:r>
            <w:r w:rsidRPr="00B019F1">
              <w:t>IRB Actual Usage Voice</w:t>
            </w:r>
            <w:r>
              <w:rPr>
                <w:rFonts w:cs="Angsana New"/>
                <w:cs/>
              </w:rPr>
              <w:t>’</w:t>
            </w:r>
          </w:p>
          <w:p w:rsidR="00A3709C" w:rsidP="001A53D4" w:rsidRDefault="00A3709C" w14:paraId="7B3D5DBE" w14:textId="0F1E09D6">
            <w:r>
              <w:t xml:space="preserve">Default Value </w:t>
            </w:r>
            <w:r>
              <w:rPr>
                <w:rFonts w:cs="Angsana New"/>
                <w:cs/>
              </w:rPr>
              <w:t xml:space="preserve">: </w:t>
            </w:r>
            <w:r w:rsidR="00D42E95">
              <w:rPr>
                <w:rFonts w:cs="Angsana New"/>
                <w:cs/>
              </w:rPr>
              <w:t>“</w:t>
            </w:r>
            <w:r w:rsidR="00D42E95">
              <w:t xml:space="preserve">Minute </w:t>
            </w:r>
            <w:r w:rsidR="00D42E95">
              <w:rPr>
                <w:rFonts w:cs="CordiaUPC"/>
                <w:cs/>
              </w:rPr>
              <w:t xml:space="preserve">+ </w:t>
            </w:r>
            <w:r w:rsidR="00D42E95">
              <w:t>Baht</w:t>
            </w:r>
            <w:r w:rsidR="00D42E95">
              <w:rPr>
                <w:rFonts w:cs="Angsana New"/>
                <w:cs/>
              </w:rPr>
              <w:t>”</w:t>
            </w:r>
          </w:p>
        </w:tc>
      </w:tr>
      <w:tr w:rsidRPr="008979A8" w:rsidR="00A3709C" w:rsidTr="001A53D4" w14:paraId="7FAF0563" w14:textId="77777777">
        <w:trPr>
          <w:trHeight w:val="108"/>
        </w:trPr>
        <w:tc>
          <w:tcPr>
            <w:tcW w:w="925" w:type="pct"/>
          </w:tcPr>
          <w:p w:rsidR="00A3709C" w:rsidP="001A53D4" w:rsidRDefault="00A3709C" w14:paraId="11530685" w14:textId="77777777">
            <w:pPr>
              <w:rPr>
                <w:cs/>
              </w:rPr>
            </w:pPr>
            <w:r>
              <w:t>billPresentment</w:t>
            </w:r>
          </w:p>
        </w:tc>
        <w:tc>
          <w:tcPr>
            <w:tcW w:w="1059" w:type="pct"/>
          </w:tcPr>
          <w:p w:rsidR="00A3709C" w:rsidP="001A53D4" w:rsidRDefault="00A3709C" w14:paraId="392DC3CE" w14:textId="77777777">
            <w:r>
              <w:t>Drop down list</w:t>
            </w:r>
          </w:p>
        </w:tc>
        <w:tc>
          <w:tcPr>
            <w:tcW w:w="3016" w:type="pct"/>
          </w:tcPr>
          <w:p w:rsidR="00A3709C" w:rsidP="001A53D4" w:rsidRDefault="00A3709C" w14:paraId="2BBD851D" w14:textId="77777777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E35214">
              <w:rPr>
                <w:rFonts w:cs="Angsana New"/>
                <w:color w:val="FF0000"/>
                <w:cs/>
              </w:rPr>
              <w:t>*</w:t>
            </w:r>
            <w:r w:rsidRPr="00E35214">
              <w:rPr>
                <w:color w:val="FF0000"/>
              </w:rPr>
              <w:t>Bill Presentment</w:t>
            </w:r>
          </w:p>
          <w:p w:rsidR="00A3709C" w:rsidP="001A53D4" w:rsidRDefault="00A3709C" w14:paraId="20A863C2" w14:textId="77777777">
            <w:r>
              <w:t xml:space="preserve">List of Value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 xml:space="preserve">ดึงข้อมูลจาก </w:t>
            </w:r>
            <w:r>
              <w:t xml:space="preserve">DB </w:t>
            </w:r>
            <w:r>
              <w:rPr>
                <w:rFonts w:hint="cs"/>
                <w:cs/>
              </w:rPr>
              <w:t xml:space="preserve">ที่ </w:t>
            </w:r>
            <w:r>
              <w:t xml:space="preserve">FLW_CFG_LOV </w:t>
            </w:r>
            <w:r>
              <w:rPr>
                <w:rFonts w:hint="cs"/>
                <w:cs/>
              </w:rPr>
              <w:t xml:space="preserve">โดย </w:t>
            </w:r>
            <w:r>
              <w:t xml:space="preserve">group_type </w:t>
            </w:r>
            <w:r>
              <w:rPr>
                <w:rFonts w:cs="Angsana New"/>
                <w:cs/>
              </w:rPr>
              <w:t>= ‘</w:t>
            </w:r>
            <w:r w:rsidRPr="00B73510">
              <w:t>BILL_PRESENTMENT</w:t>
            </w:r>
            <w:r>
              <w:rPr>
                <w:rFonts w:cs="Angsana New"/>
                <w:cs/>
              </w:rPr>
              <w:t>’</w:t>
            </w:r>
          </w:p>
          <w:p w:rsidRPr="00C45837" w:rsidR="00A3709C" w:rsidP="001A53D4" w:rsidRDefault="00A3709C" w14:paraId="7707C21F" w14:textId="77777777">
            <w:pPr>
              <w:rPr>
                <w:cs/>
              </w:rPr>
            </w:pPr>
            <w:r>
              <w:t xml:space="preserve">Default Value </w:t>
            </w:r>
            <w:r>
              <w:rPr>
                <w:rFonts w:cs="Angsana New"/>
                <w:cs/>
              </w:rPr>
              <w:t>: “</w:t>
            </w:r>
            <w:r>
              <w:t>None</w:t>
            </w:r>
            <w:r>
              <w:rPr>
                <w:rFonts w:cs="Angsana New"/>
                <w:cs/>
              </w:rPr>
              <w:t>”</w:t>
            </w:r>
          </w:p>
        </w:tc>
      </w:tr>
      <w:tr w:rsidRPr="008979A8" w:rsidR="00A3709C" w:rsidTr="001A53D4" w14:paraId="1C6EFF99" w14:textId="77777777">
        <w:trPr>
          <w:trHeight w:val="108"/>
        </w:trPr>
        <w:tc>
          <w:tcPr>
            <w:tcW w:w="925" w:type="pct"/>
          </w:tcPr>
          <w:p w:rsidR="00A3709C" w:rsidP="001A53D4" w:rsidRDefault="00A3709C" w14:paraId="786E96FB" w14:textId="77777777">
            <w:pPr>
              <w:rPr>
                <w:cs/>
              </w:rPr>
            </w:pPr>
            <w:r>
              <w:t>value</w:t>
            </w:r>
            <w:r w:rsidRPr="00E76329">
              <w:t>TariffPromotion</w:t>
            </w:r>
          </w:p>
        </w:tc>
        <w:tc>
          <w:tcPr>
            <w:tcW w:w="1059" w:type="pct"/>
          </w:tcPr>
          <w:p w:rsidR="00A3709C" w:rsidP="001A53D4" w:rsidRDefault="00A3709C" w14:paraId="45A30A4D" w14:textId="77777777">
            <w:r>
              <w:t>Spin Box</w:t>
            </w:r>
          </w:p>
        </w:tc>
        <w:tc>
          <w:tcPr>
            <w:tcW w:w="3016" w:type="pct"/>
          </w:tcPr>
          <w:p w:rsidR="00A3709C" w:rsidP="001A53D4" w:rsidRDefault="00A3709C" w14:paraId="1ACF1433" w14:textId="77777777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Angsana New"/>
                <w:color w:val="FF0000"/>
                <w:cs/>
              </w:rPr>
              <w:t>*</w:t>
            </w:r>
            <w:r w:rsidRPr="00084637">
              <w:rPr>
                <w:color w:val="FF0000"/>
              </w:rPr>
              <w:t>Value</w:t>
            </w:r>
            <w:r>
              <w:rPr>
                <w:color w:val="FF0000"/>
              </w:rPr>
              <w:t xml:space="preserve"> Tariff Promotion</w:t>
            </w:r>
          </w:p>
          <w:p w:rsidR="00A3709C" w:rsidP="001A53D4" w:rsidRDefault="00A3709C" w14:paraId="1546B568" w14:textId="77777777">
            <w:r>
              <w:t xml:space="preserve">Visible </w:t>
            </w:r>
            <w:r>
              <w:rPr>
                <w:rFonts w:hint="cs"/>
                <w:cs/>
              </w:rPr>
              <w:t xml:space="preserve">เมื่อ </w:t>
            </w:r>
            <w:r>
              <w:t>billPresentment</w:t>
            </w:r>
            <w:r>
              <w:rPr>
                <w:rFonts w:hint="cs"/>
                <w:cs/>
              </w:rPr>
              <w:t xml:space="preserve"> เป็น </w:t>
            </w:r>
            <w:r>
              <w:rPr>
                <w:rFonts w:cs="Angsana New"/>
                <w:cs/>
              </w:rPr>
              <w:t>“</w:t>
            </w:r>
            <w:r w:rsidRPr="005030E3">
              <w:t xml:space="preserve">Your Special Privileges </w:t>
            </w:r>
            <w:r w:rsidRPr="005030E3">
              <w:rPr>
                <w:rFonts w:cs="Angsana New"/>
                <w:cs/>
              </w:rPr>
              <w:t>(</w:t>
            </w:r>
            <w:r w:rsidRPr="005030E3">
              <w:t>Tariff Promotion</w:t>
            </w:r>
            <w:r w:rsidRPr="005030E3">
              <w:rPr>
                <w:rFonts w:cs="Angsana New"/>
                <w:cs/>
              </w:rPr>
              <w:t>)</w:t>
            </w:r>
            <w:r>
              <w:rPr>
                <w:rFonts w:cs="Angsana New"/>
                <w:cs/>
              </w:rPr>
              <w:t>”</w:t>
            </w:r>
          </w:p>
          <w:p w:rsidR="00A3709C" w:rsidP="001A53D4" w:rsidRDefault="00A3709C" w14:paraId="54AA1831" w14:textId="77777777">
            <w:r>
              <w:t>Max Length</w:t>
            </w:r>
            <w:r>
              <w:rPr>
                <w:rFonts w:cs="Angsana New"/>
                <w:cs/>
              </w:rPr>
              <w:t xml:space="preserve">: </w:t>
            </w:r>
            <w:r>
              <w:t xml:space="preserve">0 </w:t>
            </w:r>
            <w:r>
              <w:rPr>
                <w:rFonts w:cs="Angsana New"/>
                <w:cs/>
              </w:rPr>
              <w:t xml:space="preserve">– </w:t>
            </w:r>
            <w:r>
              <w:t>9,999,999,999</w:t>
            </w:r>
          </w:p>
        </w:tc>
      </w:tr>
      <w:tr w:rsidRPr="008979A8" w:rsidR="00A3709C" w:rsidTr="001A53D4" w14:paraId="01710699" w14:textId="77777777">
        <w:trPr>
          <w:trHeight w:val="108"/>
        </w:trPr>
        <w:tc>
          <w:tcPr>
            <w:tcW w:w="925" w:type="pct"/>
          </w:tcPr>
          <w:p w:rsidR="00A3709C" w:rsidP="001A53D4" w:rsidRDefault="00A3709C" w14:paraId="6950445B" w14:textId="77777777">
            <w:pPr>
              <w:rPr>
                <w:cs/>
              </w:rPr>
            </w:pPr>
            <w:r>
              <w:t>v</w:t>
            </w:r>
            <w:r w:rsidRPr="00E76329">
              <w:t>alueDiscount</w:t>
            </w:r>
          </w:p>
        </w:tc>
        <w:tc>
          <w:tcPr>
            <w:tcW w:w="1059" w:type="pct"/>
          </w:tcPr>
          <w:p w:rsidR="00A3709C" w:rsidP="001A53D4" w:rsidRDefault="00A3709C" w14:paraId="475B449B" w14:textId="77777777">
            <w:r>
              <w:t>Spin Box</w:t>
            </w:r>
          </w:p>
        </w:tc>
        <w:tc>
          <w:tcPr>
            <w:tcW w:w="3016" w:type="pct"/>
          </w:tcPr>
          <w:p w:rsidR="00A3709C" w:rsidP="001A53D4" w:rsidRDefault="00A3709C" w14:paraId="1363B738" w14:textId="77777777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Angsana New"/>
                <w:color w:val="FF0000"/>
                <w:cs/>
              </w:rPr>
              <w:t>*</w:t>
            </w:r>
            <w:r w:rsidRPr="00084637">
              <w:rPr>
                <w:color w:val="FF0000"/>
              </w:rPr>
              <w:t>Value</w:t>
            </w:r>
            <w:r>
              <w:rPr>
                <w:rFonts w:cs="Angsana New"/>
                <w:color w:val="FF0000"/>
                <w:cs/>
              </w:rPr>
              <w:t xml:space="preserve"> </w:t>
            </w:r>
            <w:r w:rsidRPr="00084637">
              <w:rPr>
                <w:color w:val="FF0000"/>
              </w:rPr>
              <w:t>Discount</w:t>
            </w:r>
          </w:p>
          <w:p w:rsidR="00A3709C" w:rsidP="001A53D4" w:rsidRDefault="00A3709C" w14:paraId="737888B4" w14:textId="77777777">
            <w:r>
              <w:t xml:space="preserve">Visible </w:t>
            </w:r>
            <w:r>
              <w:rPr>
                <w:rFonts w:hint="cs"/>
                <w:cs/>
              </w:rPr>
              <w:t xml:space="preserve">เมื่อ </w:t>
            </w:r>
            <w:r>
              <w:t>billPresentment</w:t>
            </w:r>
            <w:r>
              <w:rPr>
                <w:rFonts w:hint="cs"/>
                <w:cs/>
              </w:rPr>
              <w:t xml:space="preserve"> เป็น </w:t>
            </w:r>
            <w:r>
              <w:rPr>
                <w:rFonts w:cs="Angsana New"/>
                <w:cs/>
              </w:rPr>
              <w:t>“</w:t>
            </w:r>
            <w:r w:rsidRPr="005030E3">
              <w:t xml:space="preserve">Your Special Privileges </w:t>
            </w:r>
            <w:r w:rsidRPr="005030E3">
              <w:rPr>
                <w:rFonts w:cs="Angsana New"/>
                <w:cs/>
              </w:rPr>
              <w:t>(</w:t>
            </w:r>
            <w:r w:rsidRPr="005030E3">
              <w:t>Discount</w:t>
            </w:r>
            <w:r w:rsidRPr="005030E3">
              <w:rPr>
                <w:rFonts w:cs="Angsana New"/>
                <w:cs/>
              </w:rPr>
              <w:t>)</w:t>
            </w:r>
            <w:r>
              <w:rPr>
                <w:rFonts w:cs="Angsana New"/>
                <w:cs/>
              </w:rPr>
              <w:t>”</w:t>
            </w:r>
          </w:p>
          <w:p w:rsidR="00A3709C" w:rsidP="001A53D4" w:rsidRDefault="00A3709C" w14:paraId="7221456B" w14:textId="77777777">
            <w:r>
              <w:t>Max Length</w:t>
            </w:r>
            <w:r>
              <w:rPr>
                <w:rFonts w:cs="Angsana New"/>
                <w:cs/>
              </w:rPr>
              <w:t xml:space="preserve">: </w:t>
            </w:r>
            <w:r>
              <w:t>0</w:t>
            </w:r>
            <w:r>
              <w:rPr>
                <w:rFonts w:cs="Angsana New"/>
                <w:cs/>
              </w:rPr>
              <w:t xml:space="preserve"> – </w:t>
            </w:r>
            <w:r>
              <w:t>9,999,999,999</w:t>
            </w:r>
          </w:p>
        </w:tc>
      </w:tr>
    </w:tbl>
    <w:p w:rsidR="00A3709C" w:rsidP="00A3709C" w:rsidRDefault="00A3709C" w14:paraId="6816BE46" w14:textId="77777777">
      <w:pPr>
        <w:pStyle w:val="Heading3"/>
        <w:numPr>
          <w:ilvl w:val="0"/>
          <w:numId w:val="186"/>
        </w:numPr>
        <w:rPr>
          <w:rFonts w:ascii="CordiaUPC" w:hAnsi="CordiaUPC" w:cs="CordiaUPC"/>
          <w:sz w:val="32"/>
          <w:szCs w:val="32"/>
        </w:rPr>
      </w:pPr>
      <w:r w:rsidRPr="008979A8">
        <w:rPr>
          <w:rFonts w:ascii="CordiaUPC" w:hAnsi="CordiaUPC" w:cs="CordiaUPC"/>
          <w:sz w:val="32"/>
          <w:szCs w:val="32"/>
        </w:rPr>
        <w:t>Script Validation</w:t>
      </w:r>
    </w:p>
    <w:tbl>
      <w:tblPr>
        <w:tblW w:w="4938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385"/>
        <w:gridCol w:w="2896"/>
        <w:gridCol w:w="3314"/>
        <w:gridCol w:w="1309"/>
      </w:tblGrid>
      <w:tr w:rsidRPr="008979A8" w:rsidR="00A3709C" w:rsidTr="001A53D4" w14:paraId="24DC0DE0" w14:textId="77777777">
        <w:trPr>
          <w:cantSplit/>
          <w:tblHeader/>
        </w:trPr>
        <w:tc>
          <w:tcPr>
            <w:tcW w:w="778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A3709C" w:rsidP="001A53D4" w:rsidRDefault="00A3709C" w14:paraId="4B8E6117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Error Code</w:t>
            </w:r>
          </w:p>
        </w:tc>
        <w:tc>
          <w:tcPr>
            <w:tcW w:w="1626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A3709C" w:rsidP="001A53D4" w:rsidRDefault="00A3709C" w14:paraId="302F969C" w14:textId="77777777">
            <w:pPr>
              <w:rPr>
                <w:rFonts w:cs="CordiaUPC"/>
                <w:b/>
                <w:bCs/>
              </w:rPr>
            </w:pPr>
            <w:r>
              <w:rPr>
                <w:rFonts w:cs="CordiaUPC"/>
                <w:b/>
                <w:bCs/>
              </w:rPr>
              <w:t xml:space="preserve">Error Message </w:t>
            </w:r>
          </w:p>
        </w:tc>
        <w:tc>
          <w:tcPr>
            <w:tcW w:w="1861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A3709C" w:rsidP="001A53D4" w:rsidRDefault="00A3709C" w14:paraId="2CB19DB0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Logic</w:t>
            </w:r>
          </w:p>
        </w:tc>
        <w:tc>
          <w:tcPr>
            <w:tcW w:w="735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A3709C" w:rsidP="001A53D4" w:rsidRDefault="00A3709C" w14:paraId="34FB3990" w14:textId="77777777">
            <w:pPr>
              <w:rPr>
                <w:rFonts w:cs="CordiaUPC"/>
                <w:b/>
                <w:bCs/>
              </w:rPr>
            </w:pPr>
            <w:r>
              <w:rPr>
                <w:rFonts w:cs="CordiaUPC"/>
                <w:b/>
                <w:bCs/>
              </w:rPr>
              <w:t>Submit Call</w:t>
            </w:r>
          </w:p>
        </w:tc>
      </w:tr>
      <w:tr w:rsidRPr="00792590" w:rsidR="00A3709C" w:rsidTr="001A53D4" w14:paraId="2108EAAF" w14:textId="77777777">
        <w:tc>
          <w:tcPr>
            <w:tcW w:w="778" w:type="pct"/>
          </w:tcPr>
          <w:p w:rsidR="00A3709C" w:rsidP="001A53D4" w:rsidRDefault="00A3709C" w14:paraId="290D0592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26" w:type="pct"/>
          </w:tcPr>
          <w:p w:rsidR="00A3709C" w:rsidP="001A53D4" w:rsidRDefault="00A3709C" w14:paraId="739B788B" w14:textId="77777777">
            <w:r>
              <w:t>Discount Carry Forward</w:t>
            </w:r>
            <w:r w:rsidRPr="002259C2">
              <w:t xml:space="preserve">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A3709C" w:rsidP="001A53D4" w:rsidRDefault="00A3709C" w14:paraId="2E6C69C7" w14:textId="77777777">
            <w:r>
              <w:t>discountCarryForward</w:t>
            </w:r>
            <w:r w:rsidRPr="00E35214">
              <w:rPr>
                <w:rFonts w:cs="Angsana New"/>
                <w:cs/>
              </w:rPr>
              <w:t xml:space="preserve"> </w:t>
            </w:r>
            <w:r w:rsidRPr="00E35214">
              <w:rPr>
                <w:cs/>
              </w:rPr>
              <w:t xml:space="preserve">จะต้องเป็น </w:t>
            </w:r>
            <w:r w:rsidRPr="00E35214">
              <w:t>Mandatory</w:t>
            </w:r>
          </w:p>
        </w:tc>
        <w:tc>
          <w:tcPr>
            <w:tcW w:w="735" w:type="pct"/>
          </w:tcPr>
          <w:p w:rsidR="00A3709C" w:rsidP="001A53D4" w:rsidRDefault="00A3709C" w14:paraId="1022C5BF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Pr="00792590" w:rsidR="00A3709C" w:rsidTr="001A53D4" w14:paraId="337CFD17" w14:textId="77777777">
        <w:tc>
          <w:tcPr>
            <w:tcW w:w="778" w:type="pct"/>
          </w:tcPr>
          <w:p w:rsidR="00A3709C" w:rsidP="001A53D4" w:rsidRDefault="00A3709C" w14:paraId="6E1FFB30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26" w:type="pct"/>
          </w:tcPr>
          <w:p w:rsidR="00A3709C" w:rsidP="001A53D4" w:rsidRDefault="00A3709C" w14:paraId="5BF44271" w14:textId="77777777">
            <w:r>
              <w:t xml:space="preserve">Actual Usage </w:t>
            </w:r>
            <w:r>
              <w:rPr>
                <w:rFonts w:cs="Angsana New"/>
                <w:cs/>
              </w:rPr>
              <w:t>(</w:t>
            </w:r>
            <w:r>
              <w:t>Voice</w:t>
            </w:r>
            <w:r>
              <w:rPr>
                <w:rFonts w:cs="Angsana New"/>
                <w:cs/>
              </w:rPr>
              <w:t>)</w:t>
            </w:r>
            <w:r w:rsidRPr="002259C2">
              <w:t xml:space="preserve">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A3709C" w:rsidP="001A53D4" w:rsidRDefault="00A3709C" w14:paraId="44A5D95E" w14:textId="77777777">
            <w:r>
              <w:t>actualUsageVoice</w:t>
            </w:r>
            <w:r w:rsidRPr="00E35214">
              <w:rPr>
                <w:rFonts w:cs="Angsana New"/>
                <w:cs/>
              </w:rPr>
              <w:t xml:space="preserve"> </w:t>
            </w:r>
            <w:r w:rsidRPr="00E35214">
              <w:rPr>
                <w:cs/>
              </w:rPr>
              <w:t xml:space="preserve">จะต้องเป็น </w:t>
            </w:r>
            <w:r w:rsidRPr="00E35214">
              <w:t>Mandatory</w:t>
            </w:r>
          </w:p>
        </w:tc>
        <w:tc>
          <w:tcPr>
            <w:tcW w:w="735" w:type="pct"/>
          </w:tcPr>
          <w:p w:rsidR="00A3709C" w:rsidP="001A53D4" w:rsidRDefault="00A3709C" w14:paraId="2990CFB4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Pr="00792590" w:rsidR="00A3709C" w:rsidTr="001A53D4" w14:paraId="0F0C2B0B" w14:textId="77777777">
        <w:tc>
          <w:tcPr>
            <w:tcW w:w="778" w:type="pct"/>
          </w:tcPr>
          <w:p w:rsidR="00A3709C" w:rsidP="001A53D4" w:rsidRDefault="00A3709C" w14:paraId="5D0626E2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26" w:type="pct"/>
          </w:tcPr>
          <w:p w:rsidR="00A3709C" w:rsidP="001A53D4" w:rsidRDefault="00A3709C" w14:paraId="500E8989" w14:textId="77777777">
            <w:pPr>
              <w:rPr>
                <w:rFonts w:cs="CordiaUPC"/>
              </w:rPr>
            </w:pPr>
            <w:r>
              <w:t>Bill Presentment</w:t>
            </w:r>
            <w:r w:rsidRPr="002259C2">
              <w:t xml:space="preserve">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A3709C" w:rsidP="001A53D4" w:rsidRDefault="00A3709C" w14:paraId="58BF3A04" w14:textId="77777777">
            <w:pPr>
              <w:rPr>
                <w:rFonts w:cs="CordiaUPC"/>
                <w:szCs w:val="36"/>
              </w:rPr>
            </w:pPr>
            <w:r>
              <w:t>billPresentment</w:t>
            </w:r>
            <w:r w:rsidRPr="00E35214">
              <w:rPr>
                <w:rFonts w:cs="Angsana New"/>
                <w:cs/>
              </w:rPr>
              <w:t xml:space="preserve"> </w:t>
            </w:r>
            <w:r w:rsidRPr="00E35214">
              <w:rPr>
                <w:cs/>
              </w:rPr>
              <w:t xml:space="preserve">จะต้องเป็น </w:t>
            </w:r>
            <w:r w:rsidRPr="00E35214">
              <w:t>Mandatory</w:t>
            </w:r>
          </w:p>
        </w:tc>
        <w:tc>
          <w:tcPr>
            <w:tcW w:w="735" w:type="pct"/>
          </w:tcPr>
          <w:p w:rsidR="00A3709C" w:rsidP="001A53D4" w:rsidRDefault="00A3709C" w14:paraId="3B217ED9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Pr="00792590" w:rsidR="00A3709C" w:rsidTr="001A53D4" w14:paraId="59674F28" w14:textId="77777777">
        <w:tc>
          <w:tcPr>
            <w:tcW w:w="778" w:type="pct"/>
          </w:tcPr>
          <w:p w:rsidR="00A3709C" w:rsidP="001A53D4" w:rsidRDefault="00A3709C" w14:paraId="60DC0129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195974">
              <w:rPr>
                <w:rFonts w:ascii="CordiaUPC" w:hAnsi="CordiaUPC" w:cs="CordiaUPC"/>
                <w:sz w:val="28"/>
                <w:szCs w:val="28"/>
                <w:lang w:bidi="th-TH"/>
              </w:rPr>
              <w:t>00004</w:t>
            </w:r>
          </w:p>
        </w:tc>
        <w:tc>
          <w:tcPr>
            <w:tcW w:w="1626" w:type="pct"/>
          </w:tcPr>
          <w:p w:rsidR="00A3709C" w:rsidP="001A53D4" w:rsidRDefault="00A3709C" w14:paraId="73257CA0" w14:textId="77777777">
            <w:pPr>
              <w:rPr>
                <w:rFonts w:cs="CordiaUPC"/>
              </w:rPr>
            </w:pPr>
            <w:r>
              <w:t xml:space="preserve">Value </w:t>
            </w:r>
            <w:r w:rsidRPr="00E76329">
              <w:t>Tariff</w:t>
            </w:r>
            <w:r>
              <w:rPr>
                <w:rFonts w:cs="Angsana New"/>
                <w:cs/>
              </w:rPr>
              <w:t xml:space="preserve"> </w:t>
            </w:r>
            <w:r w:rsidRPr="00E76329">
              <w:t>Promotion</w:t>
            </w:r>
            <w:r>
              <w:rPr>
                <w:rFonts w:cs="Angsana New"/>
                <w:cs/>
              </w:rPr>
              <w:t xml:space="preserve"> </w:t>
            </w:r>
            <w:r w:rsidRPr="002259C2">
              <w:t>is required</w:t>
            </w:r>
            <w:r>
              <w:rPr>
                <w:rFonts w:cs="CordiaUPC"/>
              </w:rPr>
              <w:t xml:space="preserve"> when </w:t>
            </w:r>
            <w:r>
              <w:t xml:space="preserve">Bill Presentment is </w:t>
            </w:r>
            <w:r>
              <w:rPr>
                <w:rFonts w:cs="Angsana New"/>
                <w:cs/>
              </w:rPr>
              <w:t>“</w:t>
            </w:r>
            <w:r w:rsidRPr="00084637">
              <w:t xml:space="preserve">Your Special Privileges </w:t>
            </w:r>
            <w:r w:rsidRPr="00084637">
              <w:rPr>
                <w:rFonts w:cs="Angsana New"/>
                <w:cs/>
              </w:rPr>
              <w:t>(</w:t>
            </w:r>
            <w:r w:rsidRPr="00084637">
              <w:t>Tariff Promotion</w:t>
            </w:r>
            <w:r w:rsidRPr="00084637">
              <w:rPr>
                <w:rFonts w:cs="Angsana New"/>
                <w:cs/>
              </w:rPr>
              <w:t>)</w:t>
            </w:r>
            <w:r>
              <w:rPr>
                <w:rFonts w:cs="Angsana New"/>
                <w:cs/>
              </w:rPr>
              <w:t>”.</w:t>
            </w:r>
          </w:p>
        </w:tc>
        <w:tc>
          <w:tcPr>
            <w:tcW w:w="1861" w:type="pct"/>
          </w:tcPr>
          <w:p w:rsidR="00A3709C" w:rsidP="001A53D4" w:rsidRDefault="00A3709C" w14:paraId="002AF433" w14:textId="77777777">
            <w:pPr>
              <w:rPr>
                <w:rFonts w:cs="CordiaUPC"/>
                <w:szCs w:val="36"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>billPresentment</w:t>
            </w:r>
            <w:r>
              <w:rPr>
                <w:rFonts w:hint="cs"/>
                <w:cs/>
              </w:rPr>
              <w:t xml:space="preserve"> มีค่าเป็น </w:t>
            </w:r>
            <w:r>
              <w:rPr>
                <w:rFonts w:cs="Angsana New"/>
                <w:cs/>
              </w:rPr>
              <w:t>“</w:t>
            </w:r>
            <w:r w:rsidRPr="00084637">
              <w:t xml:space="preserve">Your Special Privileges </w:t>
            </w:r>
            <w:r w:rsidRPr="00084637">
              <w:rPr>
                <w:rFonts w:cs="Angsana New"/>
                <w:cs/>
              </w:rPr>
              <w:t>(</w:t>
            </w:r>
            <w:r w:rsidRPr="00084637">
              <w:t>Tariff Promotion</w:t>
            </w:r>
            <w:r w:rsidRPr="00084637">
              <w:rPr>
                <w:rFonts w:cs="Angsana New"/>
                <w:cs/>
              </w:rPr>
              <w:t>)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ดังนั้น </w:t>
            </w:r>
            <w:r>
              <w:t>value</w:t>
            </w:r>
            <w:r w:rsidRPr="00E76329">
              <w:t>TariffPromotion</w:t>
            </w:r>
            <w:r>
              <w:rPr>
                <w:rFonts w:cs="Angsana New"/>
                <w:cs/>
              </w:rPr>
              <w:t xml:space="preserve"> </w:t>
            </w:r>
            <w:r w:rsidRPr="00225994">
              <w:rPr>
                <w:rFonts w:hint="cs"/>
                <w:cs/>
              </w:rPr>
              <w:t xml:space="preserve">จะต้องเป็น </w:t>
            </w:r>
            <w:r w:rsidRPr="00225994">
              <w:t>Mandatory</w:t>
            </w:r>
          </w:p>
        </w:tc>
        <w:tc>
          <w:tcPr>
            <w:tcW w:w="735" w:type="pct"/>
          </w:tcPr>
          <w:p w:rsidR="00A3709C" w:rsidP="001A53D4" w:rsidRDefault="00A3709C" w14:paraId="0AE6F590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Pr="00792590" w:rsidR="00A3709C" w:rsidTr="001A53D4" w14:paraId="4BCC88D7" w14:textId="77777777">
        <w:tc>
          <w:tcPr>
            <w:tcW w:w="778" w:type="pct"/>
          </w:tcPr>
          <w:p w:rsidRPr="00195974" w:rsidR="00A3709C" w:rsidP="001A53D4" w:rsidRDefault="00A3709C" w14:paraId="6B54A270" w14:textId="77777777">
            <w:pPr>
              <w:rPr>
                <w:rFonts w:cs="CordiaUPC"/>
              </w:rPr>
            </w:pPr>
            <w:r w:rsidRPr="002A323A">
              <w:t>00023</w:t>
            </w:r>
          </w:p>
        </w:tc>
        <w:tc>
          <w:tcPr>
            <w:tcW w:w="1626" w:type="pct"/>
          </w:tcPr>
          <w:p w:rsidR="00A3709C" w:rsidP="001A53D4" w:rsidRDefault="00A3709C" w14:paraId="28E88957" w14:textId="77777777">
            <w:r>
              <w:t xml:space="preserve">Value </w:t>
            </w:r>
            <w:r w:rsidRPr="00E76329">
              <w:t>Tariff</w:t>
            </w:r>
            <w:r>
              <w:rPr>
                <w:rFonts w:cs="Angsana New"/>
                <w:cs/>
              </w:rPr>
              <w:t xml:space="preserve"> </w:t>
            </w:r>
            <w:r w:rsidRPr="00E76329">
              <w:t>Promotion</w:t>
            </w:r>
            <w:r>
              <w:rPr>
                <w:rFonts w:cs="Angsana New"/>
                <w:cs/>
              </w:rPr>
              <w:t xml:space="preserve"> </w:t>
            </w:r>
            <w:r>
              <w:t>must be 2 decimal</w:t>
            </w:r>
            <w:r>
              <w:rPr>
                <w:rFonts w:cs="Angsana New"/>
                <w:cs/>
              </w:rPr>
              <w:t xml:space="preserve"> (</w:t>
            </w:r>
            <w:r>
              <w:t>Min 0, Max 9,999,999,999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1861" w:type="pct"/>
          </w:tcPr>
          <w:p w:rsidRPr="00E54ADA" w:rsidR="00A3709C" w:rsidP="001A53D4" w:rsidRDefault="00A3709C" w14:paraId="7BE9A2BF" w14:textId="77777777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Value </w:t>
            </w:r>
            <w:r w:rsidRPr="00E76329">
              <w:t>Tariff</w:t>
            </w:r>
            <w:r>
              <w:rPr>
                <w:rFonts w:cs="Angsana New"/>
                <w:cs/>
              </w:rPr>
              <w:t xml:space="preserve"> </w:t>
            </w:r>
            <w:r w:rsidRPr="00E76329">
              <w:t>Promotion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มีค่า ดังนั้น </w:t>
            </w:r>
            <w:r>
              <w:t xml:space="preserve">Value </w:t>
            </w:r>
            <w:r w:rsidRPr="00E76329">
              <w:t>Tariff</w:t>
            </w:r>
            <w:r>
              <w:rPr>
                <w:rFonts w:cs="Angsana New"/>
                <w:cs/>
              </w:rPr>
              <w:t xml:space="preserve"> </w:t>
            </w:r>
            <w:r w:rsidRPr="00E76329">
              <w:t>Promotion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จะต้องเป็นตัวเลขทศนิยม </w:t>
            </w:r>
            <w:r>
              <w:t xml:space="preserve">2 </w:t>
            </w:r>
            <w:r>
              <w:rPr>
                <w:rFonts w:hint="cs"/>
                <w:cs/>
              </w:rPr>
              <w:t xml:space="preserve">ตำแหน่งและมีค่าอยู่ในช่วง </w:t>
            </w:r>
            <w:r>
              <w:t xml:space="preserve">0 </w:t>
            </w:r>
            <w:r>
              <w:rPr>
                <w:rFonts w:cs="Angsana New"/>
                <w:cs/>
              </w:rPr>
              <w:t xml:space="preserve">– </w:t>
            </w:r>
            <w:r>
              <w:t>9,999,999,999</w:t>
            </w:r>
          </w:p>
        </w:tc>
        <w:tc>
          <w:tcPr>
            <w:tcW w:w="735" w:type="pct"/>
          </w:tcPr>
          <w:p w:rsidR="00A3709C" w:rsidP="001A53D4" w:rsidRDefault="00A3709C" w14:paraId="4D1578EA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Pr="00792590" w:rsidR="00A3709C" w:rsidTr="001A53D4" w14:paraId="63F49890" w14:textId="77777777">
        <w:tc>
          <w:tcPr>
            <w:tcW w:w="778" w:type="pct"/>
          </w:tcPr>
          <w:p w:rsidR="00A3709C" w:rsidP="001A53D4" w:rsidRDefault="00A3709C" w14:paraId="00AA8629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195974">
              <w:rPr>
                <w:rFonts w:ascii="CordiaUPC" w:hAnsi="CordiaUPC" w:cs="CordiaUPC"/>
                <w:sz w:val="28"/>
                <w:szCs w:val="28"/>
                <w:lang w:bidi="th-TH"/>
              </w:rPr>
              <w:t>00004</w:t>
            </w:r>
          </w:p>
        </w:tc>
        <w:tc>
          <w:tcPr>
            <w:tcW w:w="1626" w:type="pct"/>
          </w:tcPr>
          <w:p w:rsidR="00A3709C" w:rsidP="001A53D4" w:rsidRDefault="00A3709C" w14:paraId="28E99582" w14:textId="77777777">
            <w:pPr>
              <w:rPr>
                <w:rFonts w:cs="CordiaUPC"/>
              </w:rPr>
            </w:pPr>
            <w:r>
              <w:t>V</w:t>
            </w:r>
            <w:r w:rsidRPr="00E76329">
              <w:t>alue</w:t>
            </w:r>
            <w:r>
              <w:rPr>
                <w:rFonts w:cs="Angsana New"/>
                <w:cs/>
              </w:rPr>
              <w:t xml:space="preserve"> </w:t>
            </w:r>
            <w:r w:rsidRPr="00E76329">
              <w:t>Discount</w:t>
            </w:r>
            <w:r>
              <w:rPr>
                <w:rFonts w:cs="Angsana New"/>
                <w:cs/>
              </w:rPr>
              <w:t xml:space="preserve"> </w:t>
            </w:r>
            <w:r w:rsidRPr="002259C2">
              <w:t>is required</w:t>
            </w:r>
            <w:r>
              <w:rPr>
                <w:rFonts w:cs="CordiaUPC"/>
              </w:rPr>
              <w:t xml:space="preserve"> when </w:t>
            </w:r>
            <w:r>
              <w:t>Bill Presentment is</w:t>
            </w:r>
            <w:r>
              <w:rPr>
                <w:rFonts w:cs="Angsana New"/>
                <w:cs/>
              </w:rPr>
              <w:t xml:space="preserve"> “</w:t>
            </w:r>
            <w:r w:rsidRPr="00084637">
              <w:t xml:space="preserve">Your Special Privileges </w:t>
            </w:r>
            <w:r w:rsidRPr="00084637">
              <w:rPr>
                <w:rFonts w:cs="Angsana New"/>
                <w:cs/>
              </w:rPr>
              <w:t>(</w:t>
            </w:r>
            <w:r w:rsidRPr="00084637">
              <w:t>Discount</w:t>
            </w:r>
            <w:r w:rsidRPr="00084637">
              <w:rPr>
                <w:rFonts w:cs="Angsana New"/>
                <w:cs/>
              </w:rPr>
              <w:t>)</w:t>
            </w:r>
            <w:r>
              <w:rPr>
                <w:rFonts w:cs="Angsana New"/>
                <w:cs/>
              </w:rPr>
              <w:t>”</w:t>
            </w:r>
          </w:p>
        </w:tc>
        <w:tc>
          <w:tcPr>
            <w:tcW w:w="1861" w:type="pct"/>
          </w:tcPr>
          <w:p w:rsidR="00A3709C" w:rsidP="001A53D4" w:rsidRDefault="00A3709C" w14:paraId="24196210" w14:textId="77777777">
            <w:pPr>
              <w:rPr>
                <w:rFonts w:cs="CordiaUPC"/>
                <w:szCs w:val="36"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>billPresentment</w:t>
            </w:r>
            <w:r>
              <w:rPr>
                <w:rFonts w:hint="cs"/>
                <w:cs/>
              </w:rPr>
              <w:t xml:space="preserve"> มีค่าเป็น </w:t>
            </w:r>
            <w:r>
              <w:rPr>
                <w:rFonts w:cs="Angsana New"/>
                <w:cs/>
              </w:rPr>
              <w:t>“</w:t>
            </w:r>
            <w:r w:rsidRPr="00084637">
              <w:t xml:space="preserve">Your Special Privileges </w:t>
            </w:r>
            <w:r w:rsidRPr="00084637">
              <w:rPr>
                <w:rFonts w:cs="Angsana New"/>
                <w:cs/>
              </w:rPr>
              <w:t>(</w:t>
            </w:r>
            <w:r w:rsidRPr="00084637">
              <w:t>Discount</w:t>
            </w:r>
            <w:r w:rsidRPr="00084637">
              <w:rPr>
                <w:rFonts w:cs="Angsana New"/>
                <w:cs/>
              </w:rPr>
              <w:t>)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ดังนั้น </w:t>
            </w:r>
            <w:r>
              <w:t>v</w:t>
            </w:r>
            <w:r w:rsidRPr="00E76329">
              <w:t>alueDiscount</w:t>
            </w:r>
            <w:r>
              <w:rPr>
                <w:rFonts w:cs="Angsana New"/>
                <w:cs/>
              </w:rPr>
              <w:t xml:space="preserve"> </w:t>
            </w:r>
            <w:r w:rsidRPr="00225994">
              <w:rPr>
                <w:rFonts w:hint="cs"/>
                <w:cs/>
              </w:rPr>
              <w:t xml:space="preserve">จะต้องเป็น </w:t>
            </w:r>
            <w:r w:rsidRPr="00225994">
              <w:t>Mandatory</w:t>
            </w:r>
          </w:p>
        </w:tc>
        <w:tc>
          <w:tcPr>
            <w:tcW w:w="735" w:type="pct"/>
          </w:tcPr>
          <w:p w:rsidR="00A3709C" w:rsidP="001A53D4" w:rsidRDefault="00A3709C" w14:paraId="7CD3C9E0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Pr="00792590" w:rsidR="00A3709C" w:rsidTr="001A53D4" w14:paraId="73DE64B9" w14:textId="77777777">
        <w:tc>
          <w:tcPr>
            <w:tcW w:w="778" w:type="pct"/>
          </w:tcPr>
          <w:p w:rsidRPr="00195974" w:rsidR="00A3709C" w:rsidP="001A53D4" w:rsidRDefault="00A3709C" w14:paraId="398DAA0C" w14:textId="77777777">
            <w:pPr>
              <w:rPr>
                <w:rFonts w:cs="CordiaUPC"/>
              </w:rPr>
            </w:pPr>
            <w:r w:rsidRPr="002A323A">
              <w:t>00023</w:t>
            </w:r>
          </w:p>
        </w:tc>
        <w:tc>
          <w:tcPr>
            <w:tcW w:w="1626" w:type="pct"/>
          </w:tcPr>
          <w:p w:rsidR="00A3709C" w:rsidP="001A53D4" w:rsidRDefault="00A3709C" w14:paraId="0AC1711E" w14:textId="77777777">
            <w:r>
              <w:t>V</w:t>
            </w:r>
            <w:r w:rsidRPr="00E76329">
              <w:t>alue</w:t>
            </w:r>
            <w:r>
              <w:rPr>
                <w:rFonts w:cs="Angsana New"/>
                <w:cs/>
              </w:rPr>
              <w:t xml:space="preserve"> </w:t>
            </w:r>
            <w:r w:rsidRPr="00E76329">
              <w:t>Discount</w:t>
            </w:r>
            <w:r>
              <w:rPr>
                <w:rFonts w:cs="Angsana New"/>
                <w:cs/>
              </w:rPr>
              <w:t xml:space="preserve"> </w:t>
            </w:r>
            <w:r>
              <w:t xml:space="preserve">must be 2 decimal </w:t>
            </w:r>
            <w:r>
              <w:rPr>
                <w:rFonts w:cs="Angsana New"/>
                <w:cs/>
              </w:rPr>
              <w:t>(</w:t>
            </w:r>
            <w:r>
              <w:t>Min 0, Max 9,999,999,999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1861" w:type="pct"/>
          </w:tcPr>
          <w:p w:rsidR="00A3709C" w:rsidP="001A53D4" w:rsidRDefault="00A3709C" w14:paraId="3A1D4ECF" w14:textId="77777777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>V</w:t>
            </w:r>
            <w:r w:rsidRPr="00E76329">
              <w:t>alue</w:t>
            </w:r>
            <w:r>
              <w:rPr>
                <w:rFonts w:cs="Angsana New"/>
                <w:cs/>
              </w:rPr>
              <w:t xml:space="preserve"> </w:t>
            </w:r>
            <w:r w:rsidRPr="00E76329">
              <w:t>Discount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มีค่า ดังนั้น </w:t>
            </w:r>
            <w:r>
              <w:t>V</w:t>
            </w:r>
            <w:r w:rsidRPr="00E76329">
              <w:t>alue</w:t>
            </w:r>
            <w:r>
              <w:rPr>
                <w:rFonts w:cs="Angsana New"/>
                <w:cs/>
              </w:rPr>
              <w:t xml:space="preserve"> </w:t>
            </w:r>
            <w:r w:rsidRPr="00E76329">
              <w:t>Discount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จะต้องเป็นตัวเลขทศนิยม </w:t>
            </w:r>
            <w:r>
              <w:t xml:space="preserve">2 </w:t>
            </w:r>
            <w:r>
              <w:rPr>
                <w:rFonts w:hint="cs"/>
                <w:cs/>
              </w:rPr>
              <w:t xml:space="preserve">ตำแหน่งและมีค่าอยู่ในช่วง </w:t>
            </w:r>
            <w:r>
              <w:t xml:space="preserve">0 </w:t>
            </w:r>
            <w:r>
              <w:rPr>
                <w:rFonts w:cs="Angsana New"/>
                <w:cs/>
              </w:rPr>
              <w:t xml:space="preserve">– </w:t>
            </w:r>
            <w:r>
              <w:t>9,999,999,999</w:t>
            </w:r>
          </w:p>
        </w:tc>
        <w:tc>
          <w:tcPr>
            <w:tcW w:w="735" w:type="pct"/>
          </w:tcPr>
          <w:p w:rsidR="00A3709C" w:rsidP="001A53D4" w:rsidRDefault="00A3709C" w14:paraId="11653CE9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</w:tbl>
    <w:p w:rsidR="00A3709C" w:rsidP="00A3709C" w:rsidRDefault="00A3709C" w14:paraId="35CB023F" w14:textId="77777777">
      <w:pPr>
        <w:pStyle w:val="Heading3"/>
        <w:numPr>
          <w:ilvl w:val="0"/>
          <w:numId w:val="186"/>
        </w:numPr>
        <w:spacing w:after="240"/>
        <w:rPr>
          <w:rFonts w:ascii="CordiaUPC" w:hAnsi="CordiaUPC" w:cs="CordiaUPC"/>
          <w:sz w:val="32"/>
          <w:szCs w:val="32"/>
        </w:rPr>
      </w:pPr>
      <w:r w:rsidRPr="008979A8">
        <w:rPr>
          <w:rFonts w:ascii="CordiaUPC" w:hAnsi="CordiaUPC" w:cs="CordiaUPC"/>
          <w:sz w:val="32"/>
          <w:szCs w:val="32"/>
        </w:rPr>
        <w:t>Mapping to DB</w:t>
      </w:r>
    </w:p>
    <w:tbl>
      <w:tblPr>
        <w:tblW w:w="4977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348"/>
        <w:gridCol w:w="2486"/>
        <w:gridCol w:w="4141"/>
      </w:tblGrid>
      <w:tr w:rsidR="00A3709C" w:rsidTr="001A53D4" w14:paraId="221AC6D9" w14:textId="77777777">
        <w:trPr>
          <w:tblHeader/>
        </w:trPr>
        <w:tc>
          <w:tcPr>
            <w:tcW w:w="1308" w:type="pct"/>
            <w:shd w:val="clear" w:color="auto" w:fill="EEECE1" w:themeFill="background2"/>
            <w:vAlign w:val="center"/>
          </w:tcPr>
          <w:p w:rsidR="00A3709C" w:rsidP="001A53D4" w:rsidRDefault="00A3709C" w14:paraId="4821FA3C" w14:textId="77777777">
            <w:pPr>
              <w:rPr>
                <w:rFonts w:cs="CordiaUPC"/>
              </w:rPr>
            </w:pPr>
            <w:r w:rsidRPr="008979A8">
              <w:rPr>
                <w:rFonts w:cs="CordiaUPC"/>
                <w:b/>
                <w:bCs/>
              </w:rPr>
              <w:t>Database Table</w:t>
            </w:r>
          </w:p>
        </w:tc>
        <w:tc>
          <w:tcPr>
            <w:tcW w:w="1385" w:type="pct"/>
            <w:shd w:val="clear" w:color="auto" w:fill="EEECE1" w:themeFill="background2"/>
          </w:tcPr>
          <w:p w:rsidR="00A3709C" w:rsidP="001A53D4" w:rsidRDefault="00A3709C" w14:paraId="5A89B759" w14:textId="77777777">
            <w:pPr>
              <w:rPr>
                <w:rFonts w:cs="CordiaUPC"/>
                <w:szCs w:val="36"/>
              </w:rPr>
            </w:pPr>
            <w:r w:rsidRPr="008979A8">
              <w:rPr>
                <w:rFonts w:cs="CordiaUPC"/>
                <w:b/>
                <w:bCs/>
              </w:rPr>
              <w:t>Database Column</w:t>
            </w:r>
          </w:p>
        </w:tc>
        <w:tc>
          <w:tcPr>
            <w:tcW w:w="2307" w:type="pct"/>
            <w:shd w:val="clear" w:color="auto" w:fill="EEECE1" w:themeFill="background2"/>
            <w:vAlign w:val="center"/>
          </w:tcPr>
          <w:p w:rsidR="00A3709C" w:rsidP="001A53D4" w:rsidRDefault="00A3709C" w14:paraId="704BAC38" w14:textId="77777777">
            <w:pPr>
              <w:rPr>
                <w:rFonts w:cs="CordiaUPC"/>
                <w:cs/>
              </w:rPr>
            </w:pPr>
            <w:r w:rsidRPr="008979A8">
              <w:rPr>
                <w:rFonts w:cs="CordiaUPC"/>
                <w:b/>
                <w:bCs/>
              </w:rPr>
              <w:t>Field on Screen</w:t>
            </w:r>
          </w:p>
        </w:tc>
      </w:tr>
      <w:tr w:rsidR="00A3709C" w:rsidTr="001A53D4" w14:paraId="21FD1B35" w14:textId="77777777">
        <w:tc>
          <w:tcPr>
            <w:tcW w:w="1308" w:type="pct"/>
            <w:vMerge w:val="restart"/>
          </w:tcPr>
          <w:p w:rsidRPr="008A30ED" w:rsidR="00A3709C" w:rsidDel="00744628" w:rsidP="00A3709C" w:rsidRDefault="00A3709C" w14:paraId="784B38E3" w14:textId="0E42AA49">
            <w:pPr>
              <w:rPr>
                <w:rFonts w:cs="CordiaUPC"/>
              </w:rPr>
            </w:pPr>
            <w:r w:rsidRPr="00A3709C">
              <w:rPr>
                <w:rFonts w:cs="CordiaUPC"/>
              </w:rPr>
              <w:t>ir_bill_presentment</w:t>
            </w:r>
          </w:p>
        </w:tc>
        <w:tc>
          <w:tcPr>
            <w:tcW w:w="1385" w:type="pct"/>
          </w:tcPr>
          <w:p w:rsidR="00A3709C" w:rsidP="00A3709C" w:rsidRDefault="00A3709C" w14:paraId="78D2564C" w14:textId="7D2368F2">
            <w:r w:rsidRPr="00E347A7">
              <w:t>row_id</w:t>
            </w:r>
          </w:p>
        </w:tc>
        <w:tc>
          <w:tcPr>
            <w:tcW w:w="2307" w:type="pct"/>
          </w:tcPr>
          <w:p w:rsidR="00A3709C" w:rsidP="00A3709C" w:rsidRDefault="00A3709C" w14:paraId="384588F0" w14:textId="77777777">
            <w:pPr>
              <w:spacing w:after="0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ครั้งแรก</w:t>
            </w:r>
          </w:p>
          <w:p w:rsidR="00A3709C" w:rsidP="00A3709C" w:rsidRDefault="00A3709C" w14:paraId="5EA3253E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ให้ระบบ </w:t>
            </w:r>
            <w:r>
              <w:rPr>
                <w:rFonts w:cs="CordiaUPC"/>
              </w:rPr>
              <w:t xml:space="preserve">Auto Generate </w:t>
            </w:r>
          </w:p>
          <w:p w:rsidR="00A3709C" w:rsidP="00A3709C" w:rsidRDefault="00A3709C" w14:paraId="33D8B55C" w14:textId="77777777">
            <w:pPr>
              <w:spacing w:after="0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ครั้งถัดไป</w:t>
            </w:r>
          </w:p>
          <w:p w:rsidR="00A3709C" w:rsidP="00A3709C" w:rsidRDefault="00A3709C" w14:paraId="1BB24B3D" w14:textId="77777777">
            <w:pPr>
              <w:spacing w:after="0"/>
            </w:pPr>
            <w:r>
              <w:rPr>
                <w:rFonts w:hint="cs" w:cs="Angsana New"/>
                <w:cs/>
              </w:rPr>
              <w:t xml:space="preserve">ให้ใช้ </w:t>
            </w:r>
            <w:r>
              <w:rPr>
                <w:rFonts w:cs="CordiaUPC"/>
              </w:rPr>
              <w:t xml:space="preserve">Row ID </w:t>
            </w:r>
            <w:r>
              <w:rPr>
                <w:rFonts w:hint="cs" w:cs="Angsana New"/>
                <w:cs/>
              </w:rPr>
              <w:t>เดิม</w:t>
            </w:r>
          </w:p>
        </w:tc>
      </w:tr>
      <w:tr w:rsidR="00A3709C" w:rsidTr="001A53D4" w14:paraId="3642B048" w14:textId="77777777">
        <w:tc>
          <w:tcPr>
            <w:tcW w:w="1308" w:type="pct"/>
            <w:vMerge/>
          </w:tcPr>
          <w:p w:rsidRPr="008A30ED" w:rsidR="00A3709C" w:rsidDel="00744628" w:rsidP="00A3709C" w:rsidRDefault="00A3709C" w14:paraId="06099500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A3709C" w:rsidP="00A3709C" w:rsidRDefault="00A3709C" w14:paraId="38A5E52F" w14:textId="71E07F12">
            <w:r w:rsidRPr="00E347A7">
              <w:t>mass_po_detail_row_id</w:t>
            </w:r>
          </w:p>
        </w:tc>
        <w:tc>
          <w:tcPr>
            <w:tcW w:w="2307" w:type="pct"/>
          </w:tcPr>
          <w:p w:rsidR="00A3709C" w:rsidP="00A3709C" w:rsidRDefault="00A3709C" w14:paraId="4F562127" w14:textId="50F3E02D">
            <w:pPr>
              <w:spacing w:after="0"/>
            </w:pPr>
            <w:r>
              <w:rPr>
                <w:rFonts w:cs="Angsana New"/>
                <w:cs/>
              </w:rPr>
              <w:t>ให้ใช้</w:t>
            </w:r>
            <w:r w:rsidRPr="003B4253">
              <w:rPr>
                <w:rFonts w:cs="Angsana New"/>
                <w:cs/>
              </w:rPr>
              <w:t xml:space="preserve"> </w:t>
            </w:r>
            <w:r>
              <w:t>MASS_PO_DETAIL</w:t>
            </w:r>
            <w:r>
              <w:rPr>
                <w:cs/>
              </w:rPr>
              <w:t>.</w:t>
            </w:r>
            <w:r w:rsidRPr="00944318">
              <w:t>ROW_ID</w:t>
            </w:r>
          </w:p>
        </w:tc>
      </w:tr>
      <w:tr w:rsidR="00A3709C" w:rsidTr="001A53D4" w14:paraId="431D4A9B" w14:textId="77777777">
        <w:tc>
          <w:tcPr>
            <w:tcW w:w="1308" w:type="pct"/>
            <w:vMerge/>
          </w:tcPr>
          <w:p w:rsidRPr="008A30ED" w:rsidR="00A3709C" w:rsidDel="00744628" w:rsidP="00A3709C" w:rsidRDefault="00A3709C" w14:paraId="37718F33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A3709C" w:rsidP="00A3709C" w:rsidRDefault="00A3709C" w14:paraId="1A8F7797" w14:textId="2AC8BD5C">
            <w:r w:rsidRPr="00E347A7">
              <w:t>bill_presentment</w:t>
            </w:r>
          </w:p>
        </w:tc>
        <w:tc>
          <w:tcPr>
            <w:tcW w:w="2307" w:type="pct"/>
          </w:tcPr>
          <w:p w:rsidR="00A3709C" w:rsidP="00A3709C" w:rsidRDefault="00A3709C" w14:paraId="0CEB8A17" w14:textId="77777777">
            <w:pPr>
              <w:spacing w:after="0"/>
              <w:rPr>
                <w:cs/>
              </w:rPr>
            </w:pPr>
            <w:r>
              <w:t>billPresentment</w:t>
            </w:r>
          </w:p>
        </w:tc>
      </w:tr>
      <w:tr w:rsidR="00A3709C" w:rsidTr="001A53D4" w14:paraId="5EC58CBC" w14:textId="77777777">
        <w:tc>
          <w:tcPr>
            <w:tcW w:w="1308" w:type="pct"/>
            <w:vMerge/>
          </w:tcPr>
          <w:p w:rsidRPr="008A30ED" w:rsidR="00A3709C" w:rsidDel="00744628" w:rsidP="00A3709C" w:rsidRDefault="00A3709C" w14:paraId="55C3E344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A3709C" w:rsidP="00A3709C" w:rsidRDefault="00A3709C" w14:paraId="3074A244" w14:textId="488DDF97">
            <w:r w:rsidRPr="00E347A7">
              <w:t>value_tariff_promotion</w:t>
            </w:r>
          </w:p>
        </w:tc>
        <w:tc>
          <w:tcPr>
            <w:tcW w:w="2307" w:type="pct"/>
          </w:tcPr>
          <w:p w:rsidR="00A3709C" w:rsidP="00A3709C" w:rsidRDefault="00A3709C" w14:paraId="0581C740" w14:textId="77777777">
            <w:pPr>
              <w:spacing w:after="0"/>
            </w:pPr>
            <w:r>
              <w:t>value</w:t>
            </w:r>
            <w:r w:rsidRPr="00E76329">
              <w:t>TariffPromotion</w:t>
            </w:r>
          </w:p>
        </w:tc>
      </w:tr>
      <w:tr w:rsidR="00A3709C" w:rsidTr="001A53D4" w14:paraId="67BC6D45" w14:textId="77777777">
        <w:tc>
          <w:tcPr>
            <w:tcW w:w="1308" w:type="pct"/>
            <w:vMerge/>
          </w:tcPr>
          <w:p w:rsidRPr="008A30ED" w:rsidR="00A3709C" w:rsidDel="00744628" w:rsidP="00A3709C" w:rsidRDefault="00A3709C" w14:paraId="5BB4E1C3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A3709C" w:rsidP="00A3709C" w:rsidRDefault="00A3709C" w14:paraId="4545CB09" w14:textId="62F7C497">
            <w:r w:rsidRPr="00E347A7">
              <w:t>value_discount</w:t>
            </w:r>
          </w:p>
        </w:tc>
        <w:tc>
          <w:tcPr>
            <w:tcW w:w="2307" w:type="pct"/>
          </w:tcPr>
          <w:p w:rsidR="00A3709C" w:rsidP="00A3709C" w:rsidRDefault="00A3709C" w14:paraId="218ADFE7" w14:textId="77777777">
            <w:pPr>
              <w:spacing w:after="0"/>
            </w:pPr>
            <w:r>
              <w:t>v</w:t>
            </w:r>
            <w:r w:rsidRPr="00E76329">
              <w:t>alueDiscount</w:t>
            </w:r>
          </w:p>
        </w:tc>
      </w:tr>
      <w:tr w:rsidR="00A3709C" w:rsidTr="001A53D4" w14:paraId="66C126A9" w14:textId="77777777">
        <w:tc>
          <w:tcPr>
            <w:tcW w:w="1308" w:type="pct"/>
            <w:vMerge/>
          </w:tcPr>
          <w:p w:rsidRPr="008A30ED" w:rsidR="00A3709C" w:rsidDel="00744628" w:rsidP="00A3709C" w:rsidRDefault="00A3709C" w14:paraId="42B8CD6D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A3709C" w:rsidP="00A3709C" w:rsidRDefault="00A3709C" w14:paraId="46ADB4E0" w14:textId="1B18580C">
            <w:r w:rsidRPr="00E347A7">
              <w:t>actual_usage_voice</w:t>
            </w:r>
          </w:p>
        </w:tc>
        <w:tc>
          <w:tcPr>
            <w:tcW w:w="2307" w:type="pct"/>
          </w:tcPr>
          <w:p w:rsidR="00A3709C" w:rsidP="00A3709C" w:rsidRDefault="00A3709C" w14:paraId="1100CCE5" w14:textId="77777777">
            <w:pPr>
              <w:spacing w:after="0"/>
            </w:pPr>
            <w:r>
              <w:t>actualUsageVoice</w:t>
            </w:r>
          </w:p>
        </w:tc>
      </w:tr>
      <w:tr w:rsidR="00A3709C" w:rsidTr="001A53D4" w14:paraId="3D4814D3" w14:textId="77777777">
        <w:tc>
          <w:tcPr>
            <w:tcW w:w="1308" w:type="pct"/>
            <w:vMerge/>
          </w:tcPr>
          <w:p w:rsidRPr="008A30ED" w:rsidR="00A3709C" w:rsidDel="00744628" w:rsidP="00A3709C" w:rsidRDefault="00A3709C" w14:paraId="1AF50773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A3709C" w:rsidP="00A3709C" w:rsidRDefault="00A3709C" w14:paraId="452B8963" w14:textId="7FC182FE">
            <w:r w:rsidRPr="00E347A7">
              <w:t>discount_carry_forward</w:t>
            </w:r>
          </w:p>
        </w:tc>
        <w:tc>
          <w:tcPr>
            <w:tcW w:w="2307" w:type="pct"/>
          </w:tcPr>
          <w:p w:rsidR="00A3709C" w:rsidP="00A3709C" w:rsidRDefault="00A3709C" w14:paraId="3242872A" w14:textId="77777777">
            <w:pPr>
              <w:spacing w:after="0"/>
            </w:pPr>
            <w:r>
              <w:t>discountCarryForward</w:t>
            </w:r>
          </w:p>
        </w:tc>
      </w:tr>
    </w:tbl>
    <w:p w:rsidRPr="002206C7" w:rsidR="00A3709C" w:rsidP="002206C7" w:rsidRDefault="00A3709C" w14:paraId="72E2C12B" w14:textId="77777777"/>
    <w:p w:rsidR="00AA10D5" w:rsidP="00AA10D5" w:rsidRDefault="00AA10D5" w14:paraId="769AC16D" w14:textId="77777777">
      <w:pPr>
        <w:pStyle w:val="Heading2"/>
        <w:numPr>
          <w:ilvl w:val="0"/>
          <w:numId w:val="1"/>
        </w:numPr>
        <w:ind w:left="426" w:hanging="426"/>
        <w:rPr>
          <w:rFonts w:ascii="CordiaUPC" w:hAnsi="CordiaUPC" w:cs="CordiaUPC"/>
          <w:sz w:val="36"/>
          <w:szCs w:val="36"/>
        </w:rPr>
      </w:pPr>
      <w:r w:rsidRPr="00472AFC">
        <w:rPr>
          <w:rFonts w:ascii="CordiaUPC" w:hAnsi="CordiaUPC" w:cs="CordiaUPC"/>
          <w:sz w:val="36"/>
          <w:szCs w:val="36"/>
        </w:rPr>
        <w:t>Mass Charge Partner</w:t>
      </w:r>
    </w:p>
    <w:p w:rsidRPr="00180BBA" w:rsidR="00AA10D5" w:rsidP="00AA10D5" w:rsidRDefault="00AA10D5" w14:paraId="29FB6AB6" w14:textId="77777777">
      <w:pPr>
        <w:pStyle w:val="Heading3"/>
        <w:numPr>
          <w:ilvl w:val="0"/>
          <w:numId w:val="463"/>
        </w:numPr>
        <w:ind w:left="810"/>
        <w:rPr>
          <w:rFonts w:ascii="CordiaUPC" w:hAnsi="CordiaUPC" w:cs="CordiaUPC"/>
          <w:sz w:val="32"/>
          <w:szCs w:val="40"/>
        </w:rPr>
      </w:pPr>
      <w:r w:rsidRPr="00180BBA">
        <w:rPr>
          <w:rFonts w:ascii="CordiaUPC" w:hAnsi="CordiaUPC" w:cs="CordiaUPC"/>
          <w:sz w:val="32"/>
          <w:szCs w:val="40"/>
        </w:rPr>
        <w:t>Field on Screen</w:t>
      </w:r>
    </w:p>
    <w:tbl>
      <w:tblPr>
        <w:tblW w:w="4977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522"/>
        <w:gridCol w:w="1937"/>
        <w:gridCol w:w="5516"/>
      </w:tblGrid>
      <w:tr w:rsidRPr="008979A8" w:rsidR="00AA10D5" w:rsidTr="001A53D4" w14:paraId="415EF76A" w14:textId="77777777">
        <w:trPr>
          <w:cantSplit/>
          <w:tblHeader/>
        </w:trPr>
        <w:tc>
          <w:tcPr>
            <w:tcW w:w="848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AA10D5" w:rsidP="001A53D4" w:rsidRDefault="00AA10D5" w14:paraId="2D398230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Field Name</w:t>
            </w:r>
          </w:p>
        </w:tc>
        <w:tc>
          <w:tcPr>
            <w:tcW w:w="1079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AA10D5" w:rsidP="001A53D4" w:rsidRDefault="00AA10D5" w14:paraId="12443C83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Type</w:t>
            </w:r>
          </w:p>
        </w:tc>
        <w:tc>
          <w:tcPr>
            <w:tcW w:w="3073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AA10D5" w:rsidP="001A53D4" w:rsidRDefault="00AA10D5" w14:paraId="5ED23598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Comments</w:t>
            </w:r>
          </w:p>
        </w:tc>
      </w:tr>
      <w:tr w:rsidRPr="008979A8" w:rsidR="00AA10D5" w:rsidTr="001A53D4" w14:paraId="7BD070F3" w14:textId="77777777">
        <w:trPr>
          <w:trHeight w:val="111"/>
        </w:trPr>
        <w:tc>
          <w:tcPr>
            <w:tcW w:w="848" w:type="pct"/>
          </w:tcPr>
          <w:p w:rsidR="00AA10D5" w:rsidP="001A53D4" w:rsidRDefault="00AA10D5" w14:paraId="73466643" w14:textId="77777777">
            <w:r>
              <w:t>chargePartnerFlag</w:t>
            </w:r>
          </w:p>
        </w:tc>
        <w:tc>
          <w:tcPr>
            <w:tcW w:w="1079" w:type="pct"/>
          </w:tcPr>
          <w:p w:rsidR="00AA10D5" w:rsidP="001A53D4" w:rsidRDefault="00AA10D5" w14:paraId="6ECE007D" w14:textId="77777777">
            <w:pPr>
              <w:rPr>
                <w:cs/>
              </w:rPr>
            </w:pPr>
            <w:r>
              <w:t>Radio Button</w:t>
            </w:r>
          </w:p>
        </w:tc>
        <w:tc>
          <w:tcPr>
            <w:tcW w:w="3073" w:type="pct"/>
          </w:tcPr>
          <w:p w:rsidR="00AA10D5" w:rsidP="001A53D4" w:rsidRDefault="00AA10D5" w14:paraId="6FF5A7D4" w14:textId="77777777">
            <w:pPr>
              <w:spacing w:after="0"/>
              <w:rPr>
                <w:rFonts w:cs="CordiaUPC"/>
                <w:color w:val="FF0000"/>
                <w:cs/>
              </w:rPr>
            </w:pPr>
            <w:r>
              <w:rPr>
                <w:rFonts w:cs="CordiaUPC"/>
              </w:rPr>
              <w:t xml:space="preserve">Label </w:t>
            </w:r>
            <w:r>
              <w:rPr>
                <w:rFonts w:hint="cs" w:cs="CordiaUPC"/>
                <w:cs/>
              </w:rPr>
              <w:t xml:space="preserve">: </w:t>
            </w:r>
            <w:r>
              <w:rPr>
                <w:rFonts w:hint="cs" w:cs="CordiaUPC"/>
                <w:color w:val="FF0000"/>
                <w:cs/>
              </w:rPr>
              <w:t>*</w:t>
            </w:r>
            <w:r>
              <w:rPr>
                <w:rFonts w:cs="CordiaUPC"/>
                <w:color w:val="FF0000"/>
              </w:rPr>
              <w:t>Charge Partner</w:t>
            </w:r>
          </w:p>
          <w:p w:rsidRPr="000F7E41" w:rsidR="00AA10D5" w:rsidP="001A53D4" w:rsidRDefault="00AA10D5" w14:paraId="3E3469ED" w14:textId="77777777">
            <w:pPr>
              <w:rPr>
                <w:rFonts w:cs="CordiaUPC"/>
                <w:cs/>
              </w:rPr>
            </w:pPr>
            <w:r>
              <w:t xml:space="preserve">List of Value </w:t>
            </w:r>
            <w:r>
              <w:rPr>
                <w:rFonts w:hint="cs" w:cs="CordiaUPC"/>
                <w:cs/>
              </w:rPr>
              <w:t xml:space="preserve">: </w:t>
            </w:r>
            <w:r>
              <w:rPr>
                <w:cs/>
              </w:rPr>
              <w:t>ดึงข้อมูลจาก</w:t>
            </w:r>
            <w:r>
              <w:t xml:space="preserve">DB </w:t>
            </w:r>
            <w:r>
              <w:rPr>
                <w:cs/>
              </w:rPr>
              <w:t>ที่</w:t>
            </w:r>
            <w:r>
              <w:t xml:space="preserve"> Table</w:t>
            </w:r>
            <w:r>
              <w:rPr>
                <w:cs/>
              </w:rPr>
              <w:t xml:space="preserve"> </w:t>
            </w:r>
            <w:r>
              <w:t>FLW_CFG_LOV</w:t>
            </w:r>
            <w:r>
              <w:rPr>
                <w:rFonts w:hint="cs" w:cs="CordiaUPC"/>
                <w:cs/>
              </w:rPr>
              <w:t xml:space="preserve"> </w:t>
            </w:r>
            <w:r>
              <w:rPr>
                <w:cs/>
              </w:rPr>
              <w:t xml:space="preserve">โดย </w:t>
            </w:r>
            <w:r>
              <w:t>group_type</w:t>
            </w:r>
            <w:r>
              <w:rPr>
                <w:cs/>
              </w:rPr>
              <w:t xml:space="preserve"> </w:t>
            </w:r>
            <w:r>
              <w:rPr>
                <w:rFonts w:hint="cs" w:cs="CordiaUPC"/>
                <w:cs/>
              </w:rPr>
              <w:t>= ‘</w:t>
            </w:r>
            <w:r>
              <w:rPr>
                <w:rFonts w:cs="CordiaUPC"/>
              </w:rPr>
              <w:t>YesNoIndicator</w:t>
            </w:r>
            <w:r>
              <w:rPr>
                <w:rFonts w:hint="cs" w:cs="CordiaUPC"/>
                <w:cs/>
              </w:rPr>
              <w:t>’</w:t>
            </w:r>
          </w:p>
        </w:tc>
      </w:tr>
      <w:tr w:rsidRPr="008979A8" w:rsidR="00AA10D5" w:rsidTr="001A53D4" w14:paraId="3BD5D95E" w14:textId="77777777">
        <w:trPr>
          <w:trHeight w:val="111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AA10D5" w:rsidP="001A53D4" w:rsidRDefault="00AA10D5" w14:paraId="068A21E7" w14:textId="77777777">
            <w:pPr>
              <w:pStyle w:val="HeaderTable"/>
              <w:rPr>
                <w:lang w:bidi="th-TH"/>
              </w:rPr>
            </w:pPr>
            <w:r>
              <w:t>Charge Partner Section</w:t>
            </w:r>
          </w:p>
          <w:p w:rsidR="00AA10D5" w:rsidP="001A53D4" w:rsidRDefault="00AA10D5" w14:paraId="7C4345B3" w14:textId="77777777">
            <w:r>
              <w:rPr>
                <w:rFonts w:cs="CordiaUPC"/>
              </w:rPr>
              <w:t xml:space="preserve">Visible </w:t>
            </w:r>
            <w:r>
              <w:rPr>
                <w:rFonts w:hint="cs" w:cs="CordiaUPC"/>
                <w:cs/>
              </w:rPr>
              <w:t xml:space="preserve">เมื่อ </w:t>
            </w:r>
            <w:r>
              <w:t>chargePartnerFlag</w:t>
            </w:r>
            <w:r>
              <w:rPr>
                <w:cs/>
              </w:rPr>
              <w:t xml:space="preserve"> มีค่า</w:t>
            </w:r>
            <w:r>
              <w:rPr>
                <w:rFonts w:hint="cs"/>
                <w:cs/>
              </w:rPr>
              <w:t xml:space="preserve">เป็น </w:t>
            </w:r>
            <w:r>
              <w:rPr>
                <w:rFonts w:cs="CordiaUPC"/>
                <w:cs/>
              </w:rPr>
              <w:t>“</w:t>
            </w:r>
            <w:r>
              <w:t>Y</w:t>
            </w:r>
            <w:r>
              <w:rPr>
                <w:rFonts w:cs="CordiaUPC"/>
                <w:cs/>
              </w:rPr>
              <w:t>”</w:t>
            </w:r>
            <w:r>
              <w:rPr>
                <w:rFonts w:hint="cs"/>
                <w:cs/>
              </w:rPr>
              <w:t xml:space="preserve"> ถ้าไม่ใช่ให้ </w:t>
            </w:r>
            <w:r>
              <w:t xml:space="preserve">Invisble </w:t>
            </w:r>
            <w:r>
              <w:rPr>
                <w:rFonts w:hint="cs"/>
                <w:cs/>
              </w:rPr>
              <w:t>และเคลียร์ค่า</w:t>
            </w:r>
          </w:p>
        </w:tc>
      </w:tr>
      <w:tr w:rsidRPr="008979A8" w:rsidR="00196B6E" w:rsidTr="001A53D4" w14:paraId="570075C4" w14:textId="77777777">
        <w:trPr>
          <w:trHeight w:val="111"/>
        </w:trPr>
        <w:tc>
          <w:tcPr>
            <w:tcW w:w="848" w:type="pct"/>
          </w:tcPr>
          <w:p w:rsidR="00196B6E" w:rsidP="00196B6E" w:rsidRDefault="005F0676" w14:paraId="39F99C56" w14:textId="1B80D39A">
            <w:r>
              <w:t>cpName</w:t>
            </w:r>
          </w:p>
        </w:tc>
        <w:tc>
          <w:tcPr>
            <w:tcW w:w="1079" w:type="pct"/>
          </w:tcPr>
          <w:p w:rsidR="00196B6E" w:rsidP="00196B6E" w:rsidRDefault="00196B6E" w14:paraId="37EF676F" w14:textId="0310751C">
            <w:r>
              <w:rPr>
                <w:rFonts w:cs="CordiaUPC"/>
              </w:rPr>
              <w:t>Drop Down List</w:t>
            </w:r>
          </w:p>
        </w:tc>
        <w:tc>
          <w:tcPr>
            <w:tcW w:w="3073" w:type="pct"/>
          </w:tcPr>
          <w:p w:rsidRPr="00196B6E" w:rsidR="00196B6E" w:rsidP="00196B6E" w:rsidRDefault="00196B6E" w14:paraId="5CB871A5" w14:textId="5A1127B4">
            <w:pPr>
              <w:rPr>
                <w:color w:val="FF0000"/>
                <w:cs/>
              </w:rPr>
            </w:pPr>
            <w:r>
              <w:t xml:space="preserve">Label </w:t>
            </w:r>
            <w:r>
              <w:rPr>
                <w:rFonts w:cs="CordiaUPC"/>
                <w:cs/>
              </w:rPr>
              <w:t xml:space="preserve">: </w:t>
            </w:r>
            <w:r w:rsidRPr="00C953F5" w:rsidR="005F0676">
              <w:rPr>
                <w:rFonts w:cs="CordiaUPC"/>
                <w:color w:val="FF0000"/>
                <w:cs/>
              </w:rPr>
              <w:t>*</w:t>
            </w:r>
            <w:r w:rsidRPr="00C953F5" w:rsidR="005F0676">
              <w:rPr>
                <w:color w:val="FF0000"/>
              </w:rPr>
              <w:t xml:space="preserve">CP </w:t>
            </w:r>
            <w:r w:rsidR="005F0676">
              <w:rPr>
                <w:color w:val="FF0000"/>
              </w:rPr>
              <w:t>Name</w:t>
            </w:r>
          </w:p>
          <w:p w:rsidR="00196B6E" w:rsidP="00196B6E" w:rsidRDefault="00196B6E" w14:paraId="765FDF25" w14:textId="7CCD2439">
            <w:r w:rsidRPr="004C3917">
              <w:t xml:space="preserve">List of Value </w:t>
            </w:r>
            <w:r w:rsidRPr="004C3917">
              <w:rPr>
                <w:rFonts w:cs="CordiaUPC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="005F0676">
              <w:rPr>
                <w:rFonts w:hint="cs"/>
                <w:cs/>
              </w:rPr>
              <w:t xml:space="preserve"> </w:t>
            </w:r>
            <w:r w:rsidRPr="005F0676" w:rsidR="005F0676">
              <w:t>cp_name</w:t>
            </w:r>
            <w:r w:rsidR="005F0676">
              <w:rPr>
                <w:rFonts w:hint="cs"/>
                <w:cs/>
              </w:rPr>
              <w:t xml:space="preserve"> </w:t>
            </w:r>
            <w:r w:rsidRPr="002B59E6">
              <w:rPr>
                <w:rFonts w:hint="cs"/>
                <w:cs/>
              </w:rPr>
              <w:t>จาก</w:t>
            </w:r>
            <w:r w:rsidR="005F0676">
              <w:rPr>
                <w:rFonts w:hint="cs"/>
                <w:cs/>
              </w:rPr>
              <w:t xml:space="preserve"> 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 w:rsidRPr="00196B6E">
              <w:t>charge_partner_cp_name_and_id_master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5F0676" w:rsidR="005F0676">
              <w:t>active_flag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CordiaUPC"/>
                <w:cs/>
              </w:rPr>
              <w:t>=</w:t>
            </w:r>
            <w:r w:rsidRPr="002B59E6">
              <w:rPr>
                <w:rFonts w:cs="CordiaUPC"/>
                <w:cs/>
              </w:rPr>
              <w:t xml:space="preserve"> </w:t>
            </w:r>
            <w:r w:rsidR="005F0676">
              <w:rPr>
                <w:rFonts w:cs="CordiaUPC"/>
                <w:cs/>
              </w:rPr>
              <w:t>‘</w:t>
            </w:r>
            <w:r w:rsidR="005F0676">
              <w:rPr>
                <w:rFonts w:cs="CordiaUPC"/>
              </w:rPr>
              <w:t>Y</w:t>
            </w:r>
            <w:r w:rsidR="005F0676">
              <w:rPr>
                <w:rFonts w:cs="CordiaUPC"/>
                <w:cs/>
              </w:rPr>
              <w:t>’</w:t>
            </w:r>
          </w:p>
        </w:tc>
      </w:tr>
      <w:tr w:rsidRPr="008979A8" w:rsidR="00C942EA" w:rsidTr="001A53D4" w14:paraId="1EEEACE4" w14:textId="77777777">
        <w:trPr>
          <w:trHeight w:val="111"/>
        </w:trPr>
        <w:tc>
          <w:tcPr>
            <w:tcW w:w="848" w:type="pct"/>
          </w:tcPr>
          <w:p w:rsidR="00C942EA" w:rsidP="00C942EA" w:rsidRDefault="00C942EA" w14:paraId="229021E2" w14:textId="50702118">
            <w:r>
              <w:rPr>
                <w:rFonts w:hint="cs"/>
                <w:cs/>
              </w:rPr>
              <w:t xml:space="preserve">ปุ่ม </w:t>
            </w:r>
            <w:r>
              <w:rPr>
                <w:rFonts w:cs="Angsana New"/>
                <w:cs/>
              </w:rPr>
              <w:t>+</w:t>
            </w:r>
          </w:p>
        </w:tc>
        <w:tc>
          <w:tcPr>
            <w:tcW w:w="1079" w:type="pct"/>
          </w:tcPr>
          <w:p w:rsidR="00C942EA" w:rsidP="00C942EA" w:rsidRDefault="00C942EA" w14:paraId="0E70A762" w14:textId="78B26E95">
            <w:pPr>
              <w:rPr>
                <w:rFonts w:cs="CordiaUPC"/>
              </w:rPr>
            </w:pPr>
            <w:r>
              <w:t>Button</w:t>
            </w:r>
          </w:p>
        </w:tc>
        <w:tc>
          <w:tcPr>
            <w:tcW w:w="3073" w:type="pct"/>
          </w:tcPr>
          <w:p w:rsidR="00C942EA" w:rsidP="00C942EA" w:rsidRDefault="00C942EA" w14:paraId="12D20AA2" w14:textId="0CCC2EA4">
            <w:r>
              <w:rPr>
                <w:rFonts w:hint="cs"/>
                <w:cs/>
              </w:rPr>
              <w:t xml:space="preserve">เมื่อกดปุ่ม </w:t>
            </w:r>
            <w:r>
              <w:rPr>
                <w:rFonts w:cs="Angsana New"/>
                <w:cs/>
              </w:rPr>
              <w:t xml:space="preserve">+ </w:t>
            </w:r>
            <w:r>
              <w:rPr>
                <w:rFonts w:hint="cs"/>
                <w:cs/>
              </w:rPr>
              <w:t xml:space="preserve">ให้ขึ้น </w:t>
            </w:r>
            <w:r>
              <w:t xml:space="preserve">Pop up </w:t>
            </w:r>
            <w:r>
              <w:rPr>
                <w:rFonts w:hint="cs"/>
                <w:cs/>
              </w:rPr>
              <w:t xml:space="preserve">ที่ </w:t>
            </w:r>
            <w:r w:rsidRPr="00C942EA">
              <w:t>Add CP Name Section</w:t>
            </w:r>
          </w:p>
        </w:tc>
      </w:tr>
      <w:tr w:rsidRPr="008979A8" w:rsidR="00C942EA" w:rsidTr="0010196C" w14:paraId="5674F2A8" w14:textId="77777777">
        <w:trPr>
          <w:trHeight w:val="111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Pr="0010196C" w:rsidR="00C942EA" w:rsidP="0010196C" w:rsidRDefault="00C942EA" w14:paraId="3805ED7F" w14:textId="08E475AA">
            <w:pPr>
              <w:pStyle w:val="HeaderTable"/>
            </w:pPr>
            <w:r>
              <w:t>Add CP Name Section</w:t>
            </w:r>
          </w:p>
        </w:tc>
      </w:tr>
      <w:tr w:rsidRPr="008979A8" w:rsidR="00CF1EAF" w:rsidTr="001A53D4" w14:paraId="4AF3F85A" w14:textId="77777777">
        <w:trPr>
          <w:trHeight w:val="111"/>
        </w:trPr>
        <w:tc>
          <w:tcPr>
            <w:tcW w:w="848" w:type="pct"/>
          </w:tcPr>
          <w:p w:rsidR="00CF1EAF" w:rsidP="00CF1EAF" w:rsidRDefault="00CF1EAF" w14:paraId="34BA4708" w14:textId="10460A88">
            <w:r>
              <w:t>cpId</w:t>
            </w:r>
          </w:p>
        </w:tc>
        <w:tc>
          <w:tcPr>
            <w:tcW w:w="1079" w:type="pct"/>
          </w:tcPr>
          <w:p w:rsidR="00CF1EAF" w:rsidP="00CF1EAF" w:rsidRDefault="00CF1EAF" w14:paraId="6943D139" w14:textId="6A0EB0D0">
            <w:pPr>
              <w:rPr>
                <w:rFonts w:cs="CordiaUPC"/>
              </w:rPr>
            </w:pPr>
            <w:r>
              <w:t>Text Box</w:t>
            </w:r>
          </w:p>
        </w:tc>
        <w:tc>
          <w:tcPr>
            <w:tcW w:w="3073" w:type="pct"/>
          </w:tcPr>
          <w:p w:rsidR="00CF1EAF" w:rsidP="00CF1EAF" w:rsidRDefault="00CF1EAF" w14:paraId="6E308739" w14:textId="77777777">
            <w:r>
              <w:t xml:space="preserve">Label </w:t>
            </w:r>
            <w:r>
              <w:rPr>
                <w:rFonts w:cs="CordiaUPC"/>
                <w:cs/>
              </w:rPr>
              <w:t xml:space="preserve">: </w:t>
            </w:r>
            <w:r w:rsidRPr="000F7E41">
              <w:rPr>
                <w:rFonts w:cs="CordiaUPC"/>
                <w:color w:val="FF0000"/>
                <w:cs/>
              </w:rPr>
              <w:t>*</w:t>
            </w:r>
            <w:r w:rsidRPr="000F7E41">
              <w:rPr>
                <w:color w:val="FF0000"/>
              </w:rPr>
              <w:t>CP ID</w:t>
            </w:r>
          </w:p>
          <w:p w:rsidR="00CF1EAF" w:rsidRDefault="00CF1EAF" w14:paraId="69BE774F" w14:textId="2FACC7AF">
            <w:r>
              <w:t xml:space="preserve">Max length </w:t>
            </w:r>
            <w:r>
              <w:rPr>
                <w:rFonts w:cs="CordiaUPC"/>
                <w:cs/>
              </w:rPr>
              <w:t xml:space="preserve">: </w:t>
            </w:r>
            <w:r>
              <w:t>50</w:t>
            </w:r>
          </w:p>
        </w:tc>
      </w:tr>
      <w:tr w:rsidRPr="008979A8" w:rsidR="00CF1EAF" w:rsidTr="001A53D4" w14:paraId="4A20B12D" w14:textId="77777777">
        <w:trPr>
          <w:trHeight w:val="111"/>
        </w:trPr>
        <w:tc>
          <w:tcPr>
            <w:tcW w:w="848" w:type="pct"/>
          </w:tcPr>
          <w:p w:rsidR="00CF1EAF" w:rsidP="00CF1EAF" w:rsidRDefault="00CF1EAF" w14:paraId="42D56549" w14:textId="29F69989">
            <w:r>
              <w:t>cpName</w:t>
            </w:r>
          </w:p>
        </w:tc>
        <w:tc>
          <w:tcPr>
            <w:tcW w:w="1079" w:type="pct"/>
          </w:tcPr>
          <w:p w:rsidR="00CF1EAF" w:rsidP="00CF1EAF" w:rsidRDefault="00CF1EAF" w14:paraId="0F9B82DB" w14:textId="0C4D4A10">
            <w:pPr>
              <w:rPr>
                <w:rFonts w:cs="CordiaUPC"/>
              </w:rPr>
            </w:pPr>
            <w:r>
              <w:t>Text Box</w:t>
            </w:r>
          </w:p>
        </w:tc>
        <w:tc>
          <w:tcPr>
            <w:tcW w:w="3073" w:type="pct"/>
          </w:tcPr>
          <w:p w:rsidR="00CF1EAF" w:rsidP="00CF1EAF" w:rsidRDefault="00CF1EAF" w14:paraId="00294899" w14:textId="47937EC7">
            <w:r>
              <w:t xml:space="preserve">Label </w:t>
            </w:r>
            <w:r>
              <w:rPr>
                <w:rFonts w:cs="CordiaUPC"/>
                <w:cs/>
              </w:rPr>
              <w:t xml:space="preserve">: </w:t>
            </w:r>
            <w:r w:rsidRPr="000F7E41">
              <w:rPr>
                <w:rFonts w:cs="CordiaUPC"/>
                <w:color w:val="FF0000"/>
                <w:cs/>
              </w:rPr>
              <w:t>*</w:t>
            </w:r>
            <w:r w:rsidRPr="000F7E41">
              <w:rPr>
                <w:color w:val="FF0000"/>
              </w:rPr>
              <w:t xml:space="preserve">CP </w:t>
            </w:r>
            <w:r>
              <w:rPr>
                <w:color w:val="FF0000"/>
              </w:rPr>
              <w:t>Name</w:t>
            </w:r>
          </w:p>
          <w:p w:rsidR="00CF1EAF" w:rsidRDefault="00CF1EAF" w14:paraId="5BF7BD29" w14:textId="4BCBBE55">
            <w:r>
              <w:t xml:space="preserve">Max length </w:t>
            </w:r>
            <w:r>
              <w:rPr>
                <w:rFonts w:cs="CordiaUPC"/>
                <w:cs/>
              </w:rPr>
              <w:t xml:space="preserve">: </w:t>
            </w:r>
            <w:r>
              <w:t>255</w:t>
            </w:r>
          </w:p>
        </w:tc>
      </w:tr>
      <w:tr w:rsidRPr="008979A8" w:rsidR="00CF1EAF" w:rsidTr="001A53D4" w14:paraId="37F6692A" w14:textId="77777777">
        <w:trPr>
          <w:trHeight w:val="111"/>
        </w:trPr>
        <w:tc>
          <w:tcPr>
            <w:tcW w:w="848" w:type="pct"/>
          </w:tcPr>
          <w:p w:rsidR="00CF1EAF" w:rsidP="00CF1EAF" w:rsidRDefault="00CF1EAF" w14:paraId="1C1C1515" w14:textId="1101899B">
            <w:r>
              <w:rPr>
                <w:rFonts w:hint="cs" w:cs="Angsana New"/>
                <w:cs/>
              </w:rPr>
              <w:t xml:space="preserve">ปุ่ม </w:t>
            </w:r>
            <w:r>
              <w:rPr>
                <w:rFonts w:cs="CordiaUPC"/>
              </w:rPr>
              <w:t>Create</w:t>
            </w:r>
          </w:p>
        </w:tc>
        <w:tc>
          <w:tcPr>
            <w:tcW w:w="1079" w:type="pct"/>
          </w:tcPr>
          <w:p w:rsidR="00CF1EAF" w:rsidP="00CF1EAF" w:rsidRDefault="00CF1EAF" w14:paraId="7C6180FF" w14:textId="0308B350">
            <w:pPr>
              <w:rPr>
                <w:rFonts w:cs="CordiaUPC"/>
              </w:rPr>
            </w:pPr>
            <w:r>
              <w:rPr>
                <w:rFonts w:cs="CordiaUPC"/>
              </w:rPr>
              <w:t>Button</w:t>
            </w:r>
          </w:p>
        </w:tc>
        <w:tc>
          <w:tcPr>
            <w:tcW w:w="3073" w:type="pct"/>
          </w:tcPr>
          <w:p w:rsidRPr="00B86ABB" w:rsidR="00CF1EAF" w:rsidP="00CF1EAF" w:rsidRDefault="00CF1EAF" w14:paraId="7FD3B9C8" w14:textId="77777777">
            <w:pPr>
              <w:spacing w:after="0" w:line="259" w:lineRule="auto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>เมื่อกดปุ่ม</w:t>
            </w:r>
          </w:p>
          <w:p w:rsidR="00CF1EAF" w:rsidP="00CF1EAF" w:rsidRDefault="00CF1EAF" w14:paraId="0FC70A07" w14:textId="77777777">
            <w:pPr>
              <w:pStyle w:val="ListParagraph"/>
              <w:numPr>
                <w:ilvl w:val="0"/>
                <w:numId w:val="5"/>
              </w:numPr>
              <w:spacing w:after="0" w:line="259" w:lineRule="auto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Validate </w:t>
            </w:r>
            <w:r>
              <w:rPr>
                <w:rFonts w:hint="cs" w:cs="Angsana New"/>
                <w:cs/>
              </w:rPr>
              <w:t>ข้อมูลในหน้าจอ</w:t>
            </w:r>
          </w:p>
          <w:p w:rsidRPr="0010196C" w:rsidR="00B2104C" w:rsidP="00CF1EAF" w:rsidRDefault="00CF1EAF" w14:paraId="0FCA9740" w14:textId="77777777">
            <w:pPr>
              <w:pStyle w:val="ListParagraph"/>
              <w:numPr>
                <w:ilvl w:val="0"/>
                <w:numId w:val="5"/>
              </w:numPr>
              <w:spacing w:after="0" w:line="259" w:lineRule="auto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Insert </w:t>
            </w:r>
            <w:r>
              <w:rPr>
                <w:rFonts w:hint="cs" w:cs="Angsana New"/>
                <w:cs/>
              </w:rPr>
              <w:t xml:space="preserve">ข้อมูลลง </w:t>
            </w:r>
            <w:r>
              <w:rPr>
                <w:rFonts w:cs="CordiaUPC"/>
              </w:rPr>
              <w:t xml:space="preserve">DB </w:t>
            </w:r>
            <w:r>
              <w:rPr>
                <w:rFonts w:hint="cs" w:cs="Angsana New"/>
                <w:cs/>
              </w:rPr>
              <w:t xml:space="preserve">ที่ </w:t>
            </w:r>
            <w:r w:rsidRPr="00196B6E" w:rsidR="00B2104C">
              <w:t>charge_partner_cp_name_and_id_master</w:t>
            </w:r>
            <w:r w:rsidR="00B2104C">
              <w:rPr>
                <w:rFonts w:cs="CordiaUPC"/>
                <w:cs/>
              </w:rPr>
              <w:t xml:space="preserve"> </w:t>
            </w:r>
          </w:p>
          <w:p w:rsidR="00B2104C" w:rsidP="00CF1EAF" w:rsidRDefault="00CF1EAF" w14:paraId="3A64FED5" w14:textId="77777777">
            <w:pPr>
              <w:pStyle w:val="ListParagraph"/>
              <w:numPr>
                <w:ilvl w:val="0"/>
                <w:numId w:val="5"/>
              </w:numPr>
              <w:spacing w:after="0" w:line="259" w:lineRule="auto"/>
              <w:rPr>
                <w:rFonts w:cs="CordiaUPC"/>
              </w:rPr>
            </w:pPr>
            <w:r w:rsidRPr="00B86ABB">
              <w:rPr>
                <w:rFonts w:hint="cs" w:cs="Angsana New"/>
                <w:cs/>
              </w:rPr>
              <w:t>ให้ทำการเคลียร์ค่า</w:t>
            </w:r>
            <w:r w:rsidRPr="00B86ABB">
              <w:rPr>
                <w:rFonts w:cs="Angsana New"/>
                <w:cs/>
              </w:rPr>
              <w:t xml:space="preserve"> </w:t>
            </w:r>
            <w:r w:rsidRPr="00B86ABB">
              <w:rPr>
                <w:rFonts w:hint="cs" w:cs="Angsana New"/>
                <w:cs/>
              </w:rPr>
              <w:t xml:space="preserve">และ </w:t>
            </w:r>
            <w:r w:rsidRPr="00B86ABB">
              <w:rPr>
                <w:rFonts w:cs="CordiaUPC"/>
              </w:rPr>
              <w:t xml:space="preserve">Invisible </w:t>
            </w:r>
            <w:r w:rsidRPr="00B2104C" w:rsidR="00B2104C">
              <w:t xml:space="preserve">Add CP Name </w:t>
            </w:r>
            <w:r w:rsidRPr="00B86ABB">
              <w:rPr>
                <w:rFonts w:cs="CordiaUPC"/>
              </w:rPr>
              <w:t>Section</w:t>
            </w:r>
          </w:p>
          <w:p w:rsidRPr="0010196C" w:rsidR="00CF1EAF" w:rsidP="0010196C" w:rsidRDefault="00CF1EAF" w14:paraId="439EA395" w14:textId="3763A4DD">
            <w:pPr>
              <w:pStyle w:val="ListParagraph"/>
              <w:numPr>
                <w:ilvl w:val="0"/>
                <w:numId w:val="5"/>
              </w:numPr>
              <w:spacing w:after="0" w:line="259" w:lineRule="auto"/>
              <w:rPr>
                <w:rFonts w:cs="CordiaUPC"/>
              </w:rPr>
            </w:pPr>
            <w:r w:rsidRPr="0010196C">
              <w:rPr>
                <w:rFonts w:cs="Angsana New"/>
                <w:cs/>
              </w:rPr>
              <w:t xml:space="preserve">ให้ </w:t>
            </w:r>
            <w:r w:rsidRPr="00B2104C">
              <w:rPr>
                <w:rFonts w:cs="CordiaUPC"/>
              </w:rPr>
              <w:t xml:space="preserve">Auto Populated </w:t>
            </w:r>
            <w:r w:rsidRPr="0010196C">
              <w:rPr>
                <w:rFonts w:cs="Angsana New"/>
                <w:cs/>
              </w:rPr>
              <w:t xml:space="preserve">ค่า </w:t>
            </w:r>
            <w:r w:rsidRPr="00B2104C" w:rsidR="00B2104C">
              <w:rPr>
                <w:rFonts w:cs="CordiaUPC"/>
              </w:rPr>
              <w:t xml:space="preserve">CP Name </w:t>
            </w:r>
            <w:r w:rsidRPr="0010196C">
              <w:rPr>
                <w:rFonts w:cs="Angsana New"/>
                <w:cs/>
              </w:rPr>
              <w:t>ที่หน้าจอ</w:t>
            </w:r>
            <w:r w:rsidR="00B2104C">
              <w:rPr>
                <w:rFonts w:cs="CordiaUPC"/>
                <w:cs/>
              </w:rPr>
              <w:t xml:space="preserve"> </w:t>
            </w:r>
            <w:r w:rsidRPr="00B2104C" w:rsidR="00B2104C">
              <w:rPr>
                <w:rFonts w:cs="Angsana New"/>
              </w:rPr>
              <w:t>Charge Partner</w:t>
            </w:r>
            <w:r w:rsidRPr="00B2104C">
              <w:rPr>
                <w:rFonts w:cs="CordiaUPC"/>
                <w:cs/>
              </w:rPr>
              <w:t xml:space="preserve"> </w:t>
            </w:r>
            <w:r w:rsidRPr="0010196C">
              <w:rPr>
                <w:rFonts w:cs="Angsana New"/>
                <w:cs/>
              </w:rPr>
              <w:t xml:space="preserve">ให้เป็นค่าที่เพิ่งสร้างขึ้นมาใหม่ ถ้าเงื่อนไขตรงกับที่มีอยู่ใน </w:t>
            </w:r>
            <w:r w:rsidRPr="00B2104C">
              <w:rPr>
                <w:rFonts w:cs="CordiaUPC"/>
              </w:rPr>
              <w:t>List</w:t>
            </w:r>
          </w:p>
        </w:tc>
      </w:tr>
      <w:tr w:rsidRPr="008979A8" w:rsidR="00CF1EAF" w:rsidTr="001A53D4" w14:paraId="72480FCE" w14:textId="77777777">
        <w:trPr>
          <w:trHeight w:val="111"/>
        </w:trPr>
        <w:tc>
          <w:tcPr>
            <w:tcW w:w="848" w:type="pct"/>
          </w:tcPr>
          <w:p w:rsidR="00CF1EAF" w:rsidP="00CF1EAF" w:rsidRDefault="00CF1EAF" w14:paraId="445A93E0" w14:textId="68900735">
            <w:r>
              <w:rPr>
                <w:rFonts w:hint="cs" w:cs="Angsana New"/>
                <w:cs/>
              </w:rPr>
              <w:t xml:space="preserve">ปุ่ม </w:t>
            </w:r>
            <w:r>
              <w:rPr>
                <w:rFonts w:cs="CordiaUPC"/>
              </w:rPr>
              <w:t>Cancel</w:t>
            </w:r>
          </w:p>
        </w:tc>
        <w:tc>
          <w:tcPr>
            <w:tcW w:w="1079" w:type="pct"/>
          </w:tcPr>
          <w:p w:rsidR="00CF1EAF" w:rsidP="00CF1EAF" w:rsidRDefault="00CF1EAF" w14:paraId="61E7D5CF" w14:textId="78716BF8">
            <w:pPr>
              <w:rPr>
                <w:rFonts w:cs="CordiaUPC"/>
              </w:rPr>
            </w:pPr>
            <w:r>
              <w:rPr>
                <w:rFonts w:cs="CordiaUPC"/>
              </w:rPr>
              <w:t>Button</w:t>
            </w:r>
          </w:p>
        </w:tc>
        <w:tc>
          <w:tcPr>
            <w:tcW w:w="3073" w:type="pct"/>
          </w:tcPr>
          <w:p w:rsidR="00CF1EAF" w:rsidP="00CF1EAF" w:rsidRDefault="00CF1EAF" w14:paraId="16025373" w14:textId="6E146254">
            <w:r>
              <w:rPr>
                <w:rFonts w:hint="cs" w:cs="Angsana New"/>
                <w:cs/>
              </w:rPr>
              <w:t>เมื่อกดปุ่มให้ทำการเคลียร์ค่า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และ </w:t>
            </w:r>
            <w:r>
              <w:rPr>
                <w:rFonts w:cs="CordiaUPC"/>
              </w:rPr>
              <w:t xml:space="preserve">Invisible </w:t>
            </w:r>
            <w:r w:rsidRPr="00B2104C" w:rsidR="00B2104C">
              <w:rPr>
                <w:rFonts w:cs="CordiaUPC"/>
              </w:rPr>
              <w:t>Add CP Name</w:t>
            </w:r>
            <w:r>
              <w:rPr>
                <w:rFonts w:cs="CordiaUPC"/>
              </w:rPr>
              <w:t xml:space="preserve"> Section</w:t>
            </w:r>
          </w:p>
        </w:tc>
      </w:tr>
      <w:tr w:rsidRPr="008979A8" w:rsidR="00CF1EAF" w:rsidTr="0010196C" w14:paraId="062FEF9A" w14:textId="77777777">
        <w:trPr>
          <w:trHeight w:val="111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CF1EAF" w:rsidP="0010196C" w:rsidRDefault="00CF1EAF" w14:paraId="670D5983" w14:textId="6E0C63DF">
            <w:pPr>
              <w:pStyle w:val="HeaderTable"/>
            </w:pPr>
            <w:r>
              <w:t>End Add CP Name Section</w:t>
            </w:r>
          </w:p>
        </w:tc>
      </w:tr>
      <w:tr w:rsidRPr="008979A8" w:rsidR="00CF1EAF" w:rsidTr="001A53D4" w14:paraId="0BE36C7F" w14:textId="77777777">
        <w:trPr>
          <w:trHeight w:val="111"/>
        </w:trPr>
        <w:tc>
          <w:tcPr>
            <w:tcW w:w="848" w:type="pct"/>
          </w:tcPr>
          <w:p w:rsidR="00CF1EAF" w:rsidP="00CF1EAF" w:rsidRDefault="00CF1EAF" w14:paraId="013686DB" w14:textId="4C99A951">
            <w:r>
              <w:t>cpId</w:t>
            </w:r>
          </w:p>
        </w:tc>
        <w:tc>
          <w:tcPr>
            <w:tcW w:w="1079" w:type="pct"/>
          </w:tcPr>
          <w:p w:rsidR="00CF1EAF" w:rsidP="00CF1EAF" w:rsidRDefault="00CF1EAF" w14:paraId="23E03EA6" w14:textId="3E015E4B">
            <w:r>
              <w:t>Text Box</w:t>
            </w:r>
          </w:p>
        </w:tc>
        <w:tc>
          <w:tcPr>
            <w:tcW w:w="3073" w:type="pct"/>
          </w:tcPr>
          <w:p w:rsidR="00CF1EAF" w:rsidP="00CF1EAF" w:rsidRDefault="00CF1EAF" w14:paraId="558B433A" w14:textId="77777777">
            <w:pPr>
              <w:rPr>
                <w:color w:val="FF0000"/>
                <w:cs/>
              </w:rPr>
            </w:pPr>
            <w:r>
              <w:t xml:space="preserve">Label </w:t>
            </w:r>
            <w:r>
              <w:rPr>
                <w:rFonts w:cs="CordiaUPC"/>
                <w:cs/>
              </w:rPr>
              <w:t xml:space="preserve">: </w:t>
            </w:r>
            <w:r w:rsidRPr="000F7E41">
              <w:rPr>
                <w:rFonts w:cs="CordiaUPC"/>
                <w:color w:val="FF0000"/>
                <w:cs/>
              </w:rPr>
              <w:t>*</w:t>
            </w:r>
            <w:r w:rsidRPr="000F7E41">
              <w:rPr>
                <w:color w:val="FF0000"/>
              </w:rPr>
              <w:t>CP ID</w:t>
            </w:r>
          </w:p>
          <w:p w:rsidR="00CF1EAF" w:rsidP="00CF1EAF" w:rsidRDefault="00CF1EAF" w14:paraId="30F1C4D1" w14:textId="77777777">
            <w:r>
              <w:t xml:space="preserve">Disable field </w:t>
            </w:r>
          </w:p>
          <w:p w:rsidR="00CF1EAF" w:rsidP="00CF1EAF" w:rsidRDefault="00CF1EAF" w14:paraId="0DB822A6" w14:textId="77777777">
            <w:r>
              <w:t xml:space="preserve">Default cpId value </w:t>
            </w:r>
            <w:r>
              <w:rPr>
                <w:rFonts w:hint="cs"/>
                <w:cs/>
              </w:rPr>
              <w:t xml:space="preserve">จาก </w:t>
            </w:r>
            <w:r>
              <w:t>cpName</w:t>
            </w:r>
            <w:r>
              <w:rPr>
                <w:rFonts w:hint="cs"/>
                <w:cs/>
              </w:rPr>
              <w:t xml:space="preserve"> </w:t>
            </w:r>
          </w:p>
          <w:p w:rsidR="00CF1EAF" w:rsidP="00CF1EAF" w:rsidRDefault="00CF1EAF" w14:paraId="6CD03DE5" w14:textId="4DC8DFF4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ใช้ข้อมูล </w:t>
            </w:r>
            <w:r w:rsidRPr="005F0676">
              <w:t>cp_</w:t>
            </w:r>
            <w:r>
              <w:rPr>
                <w:rFonts w:hint="cs"/>
                <w:cs/>
              </w:rPr>
              <w:t xml:space="preserve">รก </w:t>
            </w:r>
            <w:r w:rsidRPr="002B59E6">
              <w:rPr>
                <w:rFonts w:hint="cs"/>
                <w:cs/>
              </w:rPr>
              <w:t>จาก</w:t>
            </w:r>
            <w:r>
              <w:rPr>
                <w:rFonts w:hint="cs"/>
                <w:cs/>
              </w:rPr>
              <w:t xml:space="preserve"> 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 w:rsidRPr="00196B6E">
              <w:t>charge_partner_cp_name_and_id_master</w:t>
            </w:r>
          </w:p>
        </w:tc>
      </w:tr>
      <w:tr w:rsidRPr="008979A8" w:rsidR="00CF1EAF" w:rsidTr="001A53D4" w14:paraId="067335A6" w14:textId="77777777">
        <w:trPr>
          <w:trHeight w:val="111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CF1EAF" w:rsidP="00CF1EAF" w:rsidRDefault="00CF1EAF" w14:paraId="5E05FE29" w14:textId="77777777">
            <w:pPr>
              <w:pStyle w:val="HeaderTable"/>
            </w:pPr>
            <w:r>
              <w:t>Charge Partner</w:t>
            </w:r>
            <w:r>
              <w:rPr>
                <w:rFonts w:hint="cs"/>
                <w:cs/>
                <w:lang w:bidi="th-TH"/>
              </w:rPr>
              <w:t xml:space="preserve"> </w:t>
            </w:r>
            <w:r>
              <w:t>Table Section</w:t>
            </w:r>
          </w:p>
          <w:p w:rsidR="00CF1EAF" w:rsidP="00CF1EAF" w:rsidRDefault="00CF1EAF" w14:paraId="26F45525" w14:textId="77777777">
            <w:pPr>
              <w:pStyle w:val="HeaderTable"/>
            </w:pPr>
            <w:r>
              <w:t xml:space="preserve">Visible </w:t>
            </w:r>
            <w:r>
              <w:rPr>
                <w:rFonts w:hint="cs"/>
                <w:cs/>
                <w:lang w:bidi="th-TH"/>
              </w:rPr>
              <w:t xml:space="preserve">เมื่อ </w:t>
            </w:r>
            <w:r>
              <w:t>chargePartnerFlag</w:t>
            </w:r>
            <w:r>
              <w:rPr>
                <w:cs/>
                <w:lang w:bidi="th-TH"/>
              </w:rPr>
              <w:t xml:space="preserve"> มีค่า</w:t>
            </w:r>
            <w:r>
              <w:rPr>
                <w:rFonts w:hint="cs"/>
                <w:cs/>
                <w:lang w:bidi="th-TH"/>
              </w:rPr>
              <w:t xml:space="preserve">เป็น </w:t>
            </w:r>
            <w:r>
              <w:rPr>
                <w:cs/>
                <w:lang w:bidi="th-TH"/>
              </w:rPr>
              <w:t>“</w:t>
            </w:r>
            <w:r>
              <w:t>Y</w:t>
            </w:r>
            <w:r>
              <w:rPr>
                <w:cs/>
                <w:lang w:bidi="th-TH"/>
              </w:rPr>
              <w:t>”</w:t>
            </w:r>
            <w:r>
              <w:rPr>
                <w:rFonts w:hint="cs"/>
                <w:cs/>
                <w:lang w:bidi="th-TH"/>
              </w:rPr>
              <w:t xml:space="preserve"> ถ้าไม่ใช่ให้ </w:t>
            </w:r>
            <w:r>
              <w:t xml:space="preserve">Invisble </w:t>
            </w:r>
            <w:r>
              <w:rPr>
                <w:rFonts w:hint="cs"/>
                <w:cs/>
                <w:lang w:bidi="th-TH"/>
              </w:rPr>
              <w:t>และเคลียร์ค่า</w:t>
            </w:r>
          </w:p>
        </w:tc>
      </w:tr>
      <w:tr w:rsidRPr="008979A8" w:rsidR="00CF1EAF" w:rsidTr="001A53D4" w14:paraId="333CE390" w14:textId="77777777">
        <w:trPr>
          <w:trHeight w:val="111"/>
        </w:trPr>
        <w:tc>
          <w:tcPr>
            <w:tcW w:w="848" w:type="pct"/>
          </w:tcPr>
          <w:p w:rsidR="00CF1EAF" w:rsidP="00CF1EAF" w:rsidRDefault="00CF1EAF" w14:paraId="0CDDE68B" w14:textId="77777777">
            <w:r>
              <w:t>C</w:t>
            </w:r>
            <w:r w:rsidRPr="00DF2F15">
              <w:t>harge</w:t>
            </w:r>
            <w:r>
              <w:rPr>
                <w:rFonts w:cs="CordiaUPC"/>
                <w:cs/>
              </w:rPr>
              <w:t xml:space="preserve"> </w:t>
            </w:r>
            <w:r w:rsidRPr="00DF2F15">
              <w:t>Model</w:t>
            </w:r>
          </w:p>
        </w:tc>
        <w:tc>
          <w:tcPr>
            <w:tcW w:w="1079" w:type="pct"/>
          </w:tcPr>
          <w:p w:rsidR="00CF1EAF" w:rsidP="00CF1EAF" w:rsidRDefault="00CF1EAF" w14:paraId="37E20FAE" w14:textId="77777777"/>
        </w:tc>
        <w:tc>
          <w:tcPr>
            <w:tcW w:w="3073" w:type="pct"/>
          </w:tcPr>
          <w:p w:rsidR="00CF1EAF" w:rsidP="00CF1EAF" w:rsidRDefault="00CF1EAF" w14:paraId="76804DFD" w14:textId="77777777">
            <w:r>
              <w:rPr>
                <w:cs/>
              </w:rPr>
              <w:t xml:space="preserve">แสดงใน </w:t>
            </w:r>
            <w:r>
              <w:t>Format</w:t>
            </w:r>
          </w:p>
        </w:tc>
      </w:tr>
      <w:tr w:rsidRPr="008979A8" w:rsidR="00CF1EAF" w:rsidTr="001A53D4" w14:paraId="5AB4B91E" w14:textId="77777777">
        <w:trPr>
          <w:trHeight w:val="111"/>
        </w:trPr>
        <w:tc>
          <w:tcPr>
            <w:tcW w:w="848" w:type="pct"/>
          </w:tcPr>
          <w:p w:rsidR="00CF1EAF" w:rsidP="00CF1EAF" w:rsidRDefault="00CF1EAF" w14:paraId="56AD883C" w14:textId="49507159">
            <w:r>
              <w:t>Charge By</w:t>
            </w:r>
          </w:p>
        </w:tc>
        <w:tc>
          <w:tcPr>
            <w:tcW w:w="1079" w:type="pct"/>
          </w:tcPr>
          <w:p w:rsidR="00CF1EAF" w:rsidP="00CF1EAF" w:rsidRDefault="00CF1EAF" w14:paraId="5A503CB6" w14:textId="77777777"/>
        </w:tc>
        <w:tc>
          <w:tcPr>
            <w:tcW w:w="3073" w:type="pct"/>
          </w:tcPr>
          <w:p w:rsidR="00CF1EAF" w:rsidP="00CF1EAF" w:rsidRDefault="00CF1EAF" w14:paraId="533606EE" w14:textId="710C9C28">
            <w:pPr>
              <w:rPr>
                <w:cs/>
              </w:rPr>
            </w:pPr>
            <w:r>
              <w:rPr>
                <w:cs/>
              </w:rPr>
              <w:t xml:space="preserve">แสดงใน </w:t>
            </w:r>
            <w:r>
              <w:t>Format</w:t>
            </w:r>
          </w:p>
        </w:tc>
      </w:tr>
      <w:tr w:rsidRPr="008979A8" w:rsidR="00CF1EAF" w:rsidTr="001A53D4" w14:paraId="4003A502" w14:textId="77777777">
        <w:trPr>
          <w:trHeight w:val="111"/>
        </w:trPr>
        <w:tc>
          <w:tcPr>
            <w:tcW w:w="848" w:type="pct"/>
          </w:tcPr>
          <w:p w:rsidR="00CF1EAF" w:rsidP="00CF1EAF" w:rsidRDefault="00CF1EAF" w14:paraId="41F2E082" w14:textId="77777777">
            <w:r>
              <w:t>Charge</w:t>
            </w:r>
          </w:p>
        </w:tc>
        <w:tc>
          <w:tcPr>
            <w:tcW w:w="1079" w:type="pct"/>
          </w:tcPr>
          <w:p w:rsidR="00CF1EAF" w:rsidP="00CF1EAF" w:rsidRDefault="00CF1EAF" w14:paraId="1D9BA2DC" w14:textId="77777777"/>
        </w:tc>
        <w:tc>
          <w:tcPr>
            <w:tcW w:w="3073" w:type="pct"/>
          </w:tcPr>
          <w:p w:rsidR="00CF1EAF" w:rsidP="00CF1EAF" w:rsidRDefault="00CF1EAF" w14:paraId="76C39E45" w14:textId="77777777">
            <w:r>
              <w:rPr>
                <w:cs/>
              </w:rPr>
              <w:t xml:space="preserve">แสดงใน </w:t>
            </w:r>
            <w:r>
              <w:t>Format</w:t>
            </w:r>
          </w:p>
          <w:p w:rsidR="00CF1EAF" w:rsidP="00CF1EAF" w:rsidRDefault="00CF1EAF" w14:paraId="499BC0CA" w14:textId="77777777">
            <w:r>
              <w:rPr>
                <w:cs/>
              </w:rPr>
              <w:t>ถ้า</w:t>
            </w:r>
            <w:r>
              <w:rPr>
                <w:rFonts w:hint="cs"/>
                <w:cs/>
              </w:rPr>
              <w:t xml:space="preserve"> </w:t>
            </w:r>
            <w:r>
              <w:t>c</w:t>
            </w:r>
            <w:r w:rsidRPr="00DF2F15">
              <w:t>hargeModel</w:t>
            </w:r>
            <w:r>
              <w:rPr>
                <w:rFonts w:cs="CordiaUPC"/>
                <w:cs/>
              </w:rPr>
              <w:t xml:space="preserve"> = “</w:t>
            </w:r>
            <w:r w:rsidRPr="00DF2F15">
              <w:rPr>
                <w:rFonts w:cs="CordiaUPC"/>
              </w:rPr>
              <w:t>Fix</w:t>
            </w:r>
            <w:r>
              <w:rPr>
                <w:rFonts w:cs="CordiaUPC"/>
                <w:cs/>
              </w:rPr>
              <w:t>”</w:t>
            </w:r>
          </w:p>
          <w:p w:rsidR="00CF1EAF" w:rsidP="00CF1EAF" w:rsidRDefault="00CF1EAF" w14:paraId="773FEBCF" w14:textId="623D4B4B">
            <w:r>
              <w:rPr>
                <w:rFonts w:cs="CordiaUPC"/>
                <w:cs/>
              </w:rPr>
              <w:t>“</w:t>
            </w:r>
            <w:r w:rsidRPr="00DF2F15">
              <w:t xml:space="preserve">Charge Exc Vat </w:t>
            </w:r>
            <w:r w:rsidRPr="00DF2F15">
              <w:rPr>
                <w:rFonts w:cs="CordiaUPC"/>
                <w:cs/>
              </w:rPr>
              <w:t>:</w:t>
            </w:r>
            <w:r>
              <w:rPr>
                <w:rFonts w:cs="CordiaUPC"/>
                <w:cs/>
              </w:rPr>
              <w:t xml:space="preserve"> ”</w:t>
            </w:r>
            <w:r w:rsidRPr="00DF2F15">
              <w:rPr>
                <w:rFonts w:cs="CordiaUPC"/>
                <w:cs/>
              </w:rPr>
              <w:t xml:space="preserve"> </w:t>
            </w:r>
            <w:r>
              <w:rPr>
                <w:rFonts w:cs="CordiaUPC"/>
                <w:cs/>
              </w:rPr>
              <w:t xml:space="preserve">+ </w:t>
            </w:r>
            <w:r>
              <w:t>c</w:t>
            </w:r>
            <w:r w:rsidRPr="00753CED">
              <w:t>hargeExcVat</w:t>
            </w:r>
            <w:r>
              <w:rPr>
                <w:rFonts w:cs="CordiaUPC"/>
                <w:cs/>
              </w:rPr>
              <w:t xml:space="preserve"> + </w:t>
            </w:r>
            <w:r>
              <w:t>c</w:t>
            </w:r>
            <w:r w:rsidRPr="00753CED">
              <w:t>harge</w:t>
            </w:r>
            <w:r>
              <w:t>Unit</w:t>
            </w:r>
            <w:r w:rsidRPr="00DF2F15">
              <w:rPr>
                <w:rFonts w:cs="CordiaUPC"/>
                <w:cs/>
              </w:rPr>
              <w:t xml:space="preserve"> </w:t>
            </w:r>
          </w:p>
          <w:p w:rsidR="00CF1EAF" w:rsidP="00CF1EAF" w:rsidRDefault="00CF1EAF" w14:paraId="647E6871" w14:textId="5B5FAA5D">
            <w:r>
              <w:rPr>
                <w:rFonts w:cs="CordiaUPC"/>
                <w:cs/>
              </w:rPr>
              <w:t>“</w:t>
            </w:r>
            <w:r w:rsidRPr="00DF2F15">
              <w:t xml:space="preserve">Charge </w:t>
            </w:r>
            <w:r>
              <w:t>In</w:t>
            </w:r>
            <w:r w:rsidRPr="00DF2F15">
              <w:t xml:space="preserve">c Vat </w:t>
            </w:r>
            <w:r w:rsidRPr="00DF2F15">
              <w:rPr>
                <w:rFonts w:cs="CordiaUPC"/>
                <w:cs/>
              </w:rPr>
              <w:t>:</w:t>
            </w:r>
            <w:r>
              <w:rPr>
                <w:rFonts w:cs="CordiaUPC"/>
                <w:cs/>
              </w:rPr>
              <w:t xml:space="preserve"> ”</w:t>
            </w:r>
            <w:r w:rsidRPr="00DF2F15">
              <w:rPr>
                <w:rFonts w:cs="CordiaUPC"/>
                <w:cs/>
              </w:rPr>
              <w:t xml:space="preserve"> </w:t>
            </w:r>
            <w:r>
              <w:rPr>
                <w:rFonts w:cs="CordiaUPC"/>
                <w:cs/>
              </w:rPr>
              <w:t xml:space="preserve">+ </w:t>
            </w:r>
            <w:r>
              <w:t>c</w:t>
            </w:r>
            <w:r w:rsidRPr="00753CED">
              <w:t>harge</w:t>
            </w:r>
            <w:r>
              <w:t>In</w:t>
            </w:r>
            <w:r w:rsidRPr="00753CED">
              <w:t>cVat</w:t>
            </w:r>
            <w:r>
              <w:rPr>
                <w:rFonts w:cs="CordiaUPC"/>
                <w:cs/>
              </w:rPr>
              <w:t xml:space="preserve"> + </w:t>
            </w:r>
            <w:r>
              <w:t>c</w:t>
            </w:r>
            <w:r w:rsidRPr="00753CED">
              <w:t>harge</w:t>
            </w:r>
            <w:r>
              <w:t>Unit</w:t>
            </w:r>
            <w:r w:rsidRPr="00DF2F15">
              <w:rPr>
                <w:rFonts w:cs="CordiaUPC"/>
                <w:cs/>
              </w:rPr>
              <w:t xml:space="preserve"> </w:t>
            </w:r>
          </w:p>
          <w:p w:rsidR="00CF1EAF" w:rsidP="00CF1EAF" w:rsidRDefault="00CF1EAF" w14:paraId="6A4649A6" w14:textId="77777777">
            <w:r>
              <w:rPr>
                <w:cs/>
              </w:rPr>
              <w:t>ถ้า</w:t>
            </w:r>
            <w:r>
              <w:rPr>
                <w:rFonts w:hint="cs"/>
                <w:cs/>
              </w:rPr>
              <w:t xml:space="preserve"> </w:t>
            </w:r>
            <w:r>
              <w:t>c</w:t>
            </w:r>
            <w:r w:rsidRPr="00DF2F15">
              <w:t>hargeModel</w:t>
            </w:r>
            <w:r>
              <w:rPr>
                <w:rFonts w:cs="CordiaUPC"/>
                <w:cs/>
              </w:rPr>
              <w:t xml:space="preserve"> = “</w:t>
            </w:r>
            <w:r w:rsidRPr="00DF2F15">
              <w:rPr>
                <w:rFonts w:cs="CordiaUPC"/>
              </w:rPr>
              <w:t>Percentage</w:t>
            </w:r>
            <w:r>
              <w:rPr>
                <w:rFonts w:cs="CordiaUPC"/>
                <w:cs/>
              </w:rPr>
              <w:t>”</w:t>
            </w:r>
          </w:p>
          <w:p w:rsidR="00CF1EAF" w:rsidP="00CF1EAF" w:rsidRDefault="00CF1EAF" w14:paraId="25846369" w14:textId="30691F4E">
            <w:r>
              <w:rPr>
                <w:rFonts w:cs="CordiaUPC"/>
                <w:cs/>
              </w:rPr>
              <w:t>“</w:t>
            </w:r>
            <w:r w:rsidRPr="00DF2F15">
              <w:t>Base on</w:t>
            </w:r>
            <w:r>
              <w:t xml:space="preserve"> Exc Vat</w:t>
            </w:r>
            <w:r w:rsidRPr="00DF2F15">
              <w:rPr>
                <w:rFonts w:cs="CordiaUPC"/>
                <w:cs/>
              </w:rPr>
              <w:t xml:space="preserve"> :</w:t>
            </w:r>
            <w:r>
              <w:rPr>
                <w:rFonts w:cs="CordiaUPC"/>
                <w:cs/>
              </w:rPr>
              <w:t xml:space="preserve"> ”+ </w:t>
            </w:r>
            <w:r>
              <w:t>b</w:t>
            </w:r>
            <w:r w:rsidRPr="00570D90">
              <w:t>ase</w:t>
            </w:r>
            <w:r>
              <w:t>O</w:t>
            </w:r>
            <w:r w:rsidRPr="00570D90">
              <w:t>n</w:t>
            </w:r>
            <w:r>
              <w:rPr>
                <w:rFonts w:cs="CordiaUPC"/>
                <w:cs/>
              </w:rPr>
              <w:t xml:space="preserve"> + </w:t>
            </w:r>
            <w:r>
              <w:t>b</w:t>
            </w:r>
            <w:r w:rsidRPr="00570D90">
              <w:t>ase</w:t>
            </w:r>
            <w:r>
              <w:t>O</w:t>
            </w:r>
            <w:r w:rsidRPr="00570D90">
              <w:t>n</w:t>
            </w:r>
            <w:r>
              <w:t>Unit</w:t>
            </w:r>
            <w:r w:rsidRPr="00DF2F15">
              <w:rPr>
                <w:rFonts w:cs="CordiaUPC"/>
                <w:cs/>
              </w:rPr>
              <w:t xml:space="preserve"> </w:t>
            </w:r>
            <w:r>
              <w:br/>
            </w:r>
            <w:r>
              <w:rPr>
                <w:rFonts w:cs="CordiaUPC"/>
                <w:cs/>
              </w:rPr>
              <w:t>“</w:t>
            </w:r>
            <w:r w:rsidRPr="00DF2F15">
              <w:t>Base on</w:t>
            </w:r>
            <w:r>
              <w:t xml:space="preserve"> Inc Vat</w:t>
            </w:r>
            <w:r w:rsidRPr="00DF2F15">
              <w:rPr>
                <w:rFonts w:cs="CordiaUPC"/>
                <w:cs/>
              </w:rPr>
              <w:t xml:space="preserve"> :</w:t>
            </w:r>
            <w:r>
              <w:rPr>
                <w:rFonts w:cs="CordiaUPC"/>
                <w:cs/>
              </w:rPr>
              <w:t xml:space="preserve"> ”+ </w:t>
            </w:r>
            <w:r>
              <w:t>b</w:t>
            </w:r>
            <w:r w:rsidRPr="00570D90">
              <w:t>ase</w:t>
            </w:r>
            <w:r>
              <w:t>O</w:t>
            </w:r>
            <w:r w:rsidRPr="00570D90">
              <w:t>n</w:t>
            </w:r>
            <w:r>
              <w:rPr>
                <w:rFonts w:cs="CordiaUPC"/>
                <w:cs/>
              </w:rPr>
              <w:t xml:space="preserve"> + </w:t>
            </w:r>
            <w:r>
              <w:t>b</w:t>
            </w:r>
            <w:r w:rsidRPr="00570D90">
              <w:t>ase</w:t>
            </w:r>
            <w:r>
              <w:t>O</w:t>
            </w:r>
            <w:r w:rsidRPr="00570D90">
              <w:t>n</w:t>
            </w:r>
            <w:r>
              <w:t>Unit</w:t>
            </w:r>
            <w:r w:rsidRPr="00DF2F15">
              <w:rPr>
                <w:rFonts w:cs="CordiaUPC"/>
                <w:cs/>
              </w:rPr>
              <w:t xml:space="preserve"> </w:t>
            </w:r>
          </w:p>
          <w:p w:rsidR="00CF1EAF" w:rsidP="00CF1EAF" w:rsidRDefault="00CF1EAF" w14:paraId="62E68185" w14:textId="77777777">
            <w:r w:rsidRPr="008249D6">
              <w:rPr>
                <w:rFonts w:cs="CordiaUPC"/>
                <w:cs/>
              </w:rPr>
              <w:t>"</w:t>
            </w:r>
            <w:r w:rsidRPr="008249D6">
              <w:t xml:space="preserve">Charge </w:t>
            </w:r>
            <w:r w:rsidRPr="008249D6">
              <w:rPr>
                <w:rFonts w:cs="CordiaUPC"/>
                <w:cs/>
              </w:rPr>
              <w:t>:</w:t>
            </w:r>
            <w:r>
              <w:rPr>
                <w:rFonts w:cs="CordiaUPC"/>
                <w:cs/>
              </w:rPr>
              <w:t xml:space="preserve"> </w:t>
            </w:r>
            <w:r w:rsidRPr="008249D6">
              <w:rPr>
                <w:rFonts w:cs="CordiaUPC"/>
                <w:cs/>
              </w:rPr>
              <w:t xml:space="preserve">" + </w:t>
            </w:r>
            <w:r w:rsidRPr="008249D6">
              <w:t xml:space="preserve">charge </w:t>
            </w:r>
            <w:r w:rsidRPr="008249D6">
              <w:rPr>
                <w:rFonts w:cs="CordiaUPC"/>
                <w:cs/>
              </w:rPr>
              <w:t>+ %</w:t>
            </w:r>
          </w:p>
        </w:tc>
      </w:tr>
      <w:tr w:rsidRPr="008979A8" w:rsidR="00CF1EAF" w:rsidTr="001A53D4" w14:paraId="467F8DC4" w14:textId="77777777">
        <w:trPr>
          <w:trHeight w:val="111"/>
        </w:trPr>
        <w:tc>
          <w:tcPr>
            <w:tcW w:w="848" w:type="pct"/>
          </w:tcPr>
          <w:p w:rsidR="00CF1EAF" w:rsidP="00CF1EAF" w:rsidRDefault="00CF1EAF" w14:paraId="66DE0176" w14:textId="77777777">
            <w:r>
              <w:t>E</w:t>
            </w:r>
            <w:r w:rsidRPr="00DF2F15">
              <w:t>ffective</w:t>
            </w:r>
            <w:r>
              <w:rPr>
                <w:rFonts w:cs="CordiaUPC"/>
                <w:cs/>
              </w:rPr>
              <w:t xml:space="preserve"> </w:t>
            </w:r>
            <w:r w:rsidRPr="00DF2F15">
              <w:t>Start</w:t>
            </w:r>
            <w:r>
              <w:rPr>
                <w:rFonts w:cs="CordiaUPC"/>
                <w:cs/>
              </w:rPr>
              <w:t xml:space="preserve"> </w:t>
            </w:r>
            <w:r w:rsidRPr="00DF2F15">
              <w:t>Date</w:t>
            </w:r>
          </w:p>
        </w:tc>
        <w:tc>
          <w:tcPr>
            <w:tcW w:w="1079" w:type="pct"/>
          </w:tcPr>
          <w:p w:rsidR="00CF1EAF" w:rsidP="00CF1EAF" w:rsidRDefault="00CF1EAF" w14:paraId="6DEAED7F" w14:textId="77777777"/>
        </w:tc>
        <w:tc>
          <w:tcPr>
            <w:tcW w:w="3073" w:type="pct"/>
          </w:tcPr>
          <w:p w:rsidR="00CF1EAF" w:rsidP="00CF1EAF" w:rsidRDefault="00CF1EAF" w14:paraId="68A614F9" w14:textId="77777777">
            <w:pPr>
              <w:rPr>
                <w:cs/>
              </w:rPr>
            </w:pPr>
            <w:r>
              <w:rPr>
                <w:cs/>
              </w:rPr>
              <w:t xml:space="preserve">แสดงใน </w:t>
            </w:r>
            <w:r>
              <w:t>Format</w:t>
            </w:r>
          </w:p>
        </w:tc>
      </w:tr>
      <w:tr w:rsidRPr="008979A8" w:rsidR="00CF1EAF" w:rsidTr="001A53D4" w14:paraId="631F45B9" w14:textId="77777777">
        <w:trPr>
          <w:trHeight w:val="111"/>
        </w:trPr>
        <w:tc>
          <w:tcPr>
            <w:tcW w:w="848" w:type="pct"/>
          </w:tcPr>
          <w:p w:rsidR="00CF1EAF" w:rsidP="00CF1EAF" w:rsidRDefault="00CF1EAF" w14:paraId="266E74F7" w14:textId="77777777">
            <w:r>
              <w:t>E</w:t>
            </w:r>
            <w:r w:rsidRPr="00DF2F15">
              <w:t>ffective</w:t>
            </w:r>
            <w:r>
              <w:rPr>
                <w:rFonts w:cs="CordiaUPC"/>
                <w:cs/>
              </w:rPr>
              <w:t xml:space="preserve"> </w:t>
            </w:r>
            <w:r w:rsidRPr="00DF2F15">
              <w:t>End</w:t>
            </w:r>
            <w:r>
              <w:rPr>
                <w:rFonts w:cs="CordiaUPC"/>
                <w:cs/>
              </w:rPr>
              <w:t xml:space="preserve"> </w:t>
            </w:r>
            <w:r w:rsidRPr="00DF2F15">
              <w:t>Date</w:t>
            </w:r>
          </w:p>
        </w:tc>
        <w:tc>
          <w:tcPr>
            <w:tcW w:w="1079" w:type="pct"/>
          </w:tcPr>
          <w:p w:rsidR="00CF1EAF" w:rsidP="00CF1EAF" w:rsidRDefault="00CF1EAF" w14:paraId="7689FC9F" w14:textId="77777777"/>
        </w:tc>
        <w:tc>
          <w:tcPr>
            <w:tcW w:w="3073" w:type="pct"/>
          </w:tcPr>
          <w:p w:rsidR="00CF1EAF" w:rsidP="00CF1EAF" w:rsidRDefault="00CF1EAF" w14:paraId="26AD5840" w14:textId="77777777">
            <w:pPr>
              <w:rPr>
                <w:cs/>
              </w:rPr>
            </w:pPr>
            <w:r>
              <w:rPr>
                <w:cs/>
              </w:rPr>
              <w:t xml:space="preserve">แสดงใน </w:t>
            </w:r>
            <w:r>
              <w:t>Format</w:t>
            </w:r>
          </w:p>
        </w:tc>
      </w:tr>
      <w:tr w:rsidRPr="008979A8" w:rsidR="00CF1EAF" w:rsidTr="001A53D4" w14:paraId="7AB3C787" w14:textId="77777777">
        <w:trPr>
          <w:trHeight w:val="111"/>
        </w:trPr>
        <w:tc>
          <w:tcPr>
            <w:tcW w:w="848" w:type="pct"/>
          </w:tcPr>
          <w:p w:rsidR="00CF1EAF" w:rsidP="00CF1EAF" w:rsidRDefault="00CF1EAF" w14:paraId="41C2A612" w14:textId="77777777">
            <w:pPr>
              <w:rPr>
                <w:cs/>
              </w:rPr>
            </w:pPr>
            <w:r>
              <w:t>Action</w:t>
            </w:r>
          </w:p>
          <w:p w:rsidR="00CF1EAF" w:rsidP="00CF1EAF" w:rsidRDefault="00CF1EAF" w14:paraId="6369CE8A" w14:textId="77777777">
            <w:pPr>
              <w:pStyle w:val="ListParagraph"/>
              <w:numPr>
                <w:ilvl w:val="0"/>
                <w:numId w:val="349"/>
              </w:numPr>
            </w:pPr>
            <w:r>
              <w:t>Edit</w:t>
            </w:r>
          </w:p>
        </w:tc>
        <w:tc>
          <w:tcPr>
            <w:tcW w:w="1079" w:type="pct"/>
          </w:tcPr>
          <w:p w:rsidR="00CF1EAF" w:rsidP="00CF1EAF" w:rsidRDefault="00CF1EAF" w14:paraId="6D256157" w14:textId="77777777">
            <w:r>
              <w:t>Button</w:t>
            </w:r>
          </w:p>
        </w:tc>
        <w:tc>
          <w:tcPr>
            <w:tcW w:w="3073" w:type="pct"/>
          </w:tcPr>
          <w:p w:rsidR="00CF1EAF" w:rsidP="00CF1EAF" w:rsidRDefault="00CF1EAF" w14:paraId="4E14454F" w14:textId="77777777">
            <w:r>
              <w:rPr>
                <w:cs/>
              </w:rPr>
              <w:t xml:space="preserve">เมื่อกดปุ่มให้ทำการ </w:t>
            </w:r>
            <w:r>
              <w:t xml:space="preserve">Visible Share Percentage or Fix Detail </w:t>
            </w:r>
            <w:r>
              <w:rPr>
                <w:cs/>
              </w:rPr>
              <w:t xml:space="preserve">และดึงข้อมูลของ </w:t>
            </w:r>
            <w:r>
              <w:t xml:space="preserve">Row </w:t>
            </w:r>
            <w:r>
              <w:rPr>
                <w:cs/>
              </w:rPr>
              <w:t>นั้นๆ มาแสดง</w:t>
            </w:r>
          </w:p>
        </w:tc>
      </w:tr>
      <w:tr w:rsidRPr="008979A8" w:rsidR="00CF1EAF" w:rsidTr="001A53D4" w14:paraId="3446C26D" w14:textId="77777777">
        <w:trPr>
          <w:trHeight w:val="111"/>
        </w:trPr>
        <w:tc>
          <w:tcPr>
            <w:tcW w:w="848" w:type="pct"/>
          </w:tcPr>
          <w:p w:rsidR="00CF1EAF" w:rsidP="00CF1EAF" w:rsidRDefault="00CF1EAF" w14:paraId="5DFA9275" w14:textId="77777777">
            <w:pPr>
              <w:rPr>
                <w:cs/>
              </w:rPr>
            </w:pPr>
            <w:r>
              <w:t>Action</w:t>
            </w:r>
          </w:p>
          <w:p w:rsidR="00CF1EAF" w:rsidP="00CF1EAF" w:rsidRDefault="00CF1EAF" w14:paraId="70D17BA0" w14:textId="77777777">
            <w:pPr>
              <w:pStyle w:val="ListParagraph"/>
              <w:numPr>
                <w:ilvl w:val="0"/>
                <w:numId w:val="350"/>
              </w:numPr>
            </w:pPr>
            <w:r>
              <w:t>Delete</w:t>
            </w:r>
          </w:p>
        </w:tc>
        <w:tc>
          <w:tcPr>
            <w:tcW w:w="1079" w:type="pct"/>
          </w:tcPr>
          <w:p w:rsidR="00CF1EAF" w:rsidP="00CF1EAF" w:rsidRDefault="00CF1EAF" w14:paraId="2F80A342" w14:textId="77777777">
            <w:r>
              <w:t>Button</w:t>
            </w:r>
          </w:p>
        </w:tc>
        <w:tc>
          <w:tcPr>
            <w:tcW w:w="3073" w:type="pct"/>
          </w:tcPr>
          <w:p w:rsidR="00CF1EAF" w:rsidP="00CF1EAF" w:rsidRDefault="00CF1EAF" w14:paraId="7503F7CF" w14:textId="77777777">
            <w:r>
              <w:rPr>
                <w:cs/>
              </w:rPr>
              <w:t>เมื่อกดปุ่มให้ทำการ</w:t>
            </w:r>
            <w:r>
              <w:t xml:space="preserve"> Delete </w:t>
            </w:r>
            <w:r>
              <w:rPr>
                <w:cs/>
              </w:rPr>
              <w:t xml:space="preserve">ข้อมูลของ </w:t>
            </w:r>
            <w:r>
              <w:t xml:space="preserve">Row </w:t>
            </w:r>
            <w:r>
              <w:rPr>
                <w:cs/>
              </w:rPr>
              <w:t>นั้นๆ</w:t>
            </w:r>
          </w:p>
        </w:tc>
      </w:tr>
      <w:tr w:rsidRPr="008979A8" w:rsidR="00CF1EAF" w:rsidTr="001A53D4" w14:paraId="55347592" w14:textId="77777777">
        <w:trPr>
          <w:trHeight w:val="111"/>
        </w:trPr>
        <w:tc>
          <w:tcPr>
            <w:tcW w:w="848" w:type="pct"/>
          </w:tcPr>
          <w:p w:rsidR="00CF1EAF" w:rsidP="00CF1EAF" w:rsidRDefault="00CF1EAF" w14:paraId="199D9DC0" w14:textId="77777777">
            <w:r>
              <w:rPr>
                <w:cs/>
              </w:rPr>
              <w:t xml:space="preserve">ปุ่ม </w:t>
            </w:r>
            <w:r>
              <w:rPr>
                <w:rFonts w:hint="cs" w:cs="CordiaUPC"/>
                <w:cs/>
              </w:rPr>
              <w:t>+</w:t>
            </w:r>
          </w:p>
        </w:tc>
        <w:tc>
          <w:tcPr>
            <w:tcW w:w="1079" w:type="pct"/>
          </w:tcPr>
          <w:p w:rsidR="00CF1EAF" w:rsidP="00CF1EAF" w:rsidRDefault="00CF1EAF" w14:paraId="4EB99389" w14:textId="77777777">
            <w:r>
              <w:t>Button</w:t>
            </w:r>
          </w:p>
        </w:tc>
        <w:tc>
          <w:tcPr>
            <w:tcW w:w="3073" w:type="pct"/>
          </w:tcPr>
          <w:p w:rsidR="00CF1EAF" w:rsidP="00CF1EAF" w:rsidRDefault="00CF1EAF" w14:paraId="405DBEDE" w14:textId="77777777">
            <w:pPr>
              <w:rPr>
                <w:cs/>
              </w:rPr>
            </w:pPr>
            <w:r>
              <w:t xml:space="preserve">Enable </w:t>
            </w:r>
            <w:r>
              <w:rPr>
                <w:rFonts w:hint="cs"/>
                <w:cs/>
              </w:rPr>
              <w:t>เมื่อ</w:t>
            </w:r>
            <w:r>
              <w:t xml:space="preserve"> sharingType</w:t>
            </w:r>
            <w:r>
              <w:rPr>
                <w:rFonts w:hint="cs"/>
                <w:cs/>
              </w:rPr>
              <w:t xml:space="preserve"> มีค่า</w:t>
            </w:r>
          </w:p>
          <w:p w:rsidR="00CF1EAF" w:rsidP="00CF1EAF" w:rsidRDefault="00CF1EAF" w14:paraId="67702B27" w14:textId="77777777">
            <w:r>
              <w:rPr>
                <w:cs/>
              </w:rPr>
              <w:t xml:space="preserve">เมื่อกดปุ่มให้ </w:t>
            </w:r>
            <w:r>
              <w:t>Visible Charge Partner Detail Section</w:t>
            </w:r>
          </w:p>
        </w:tc>
      </w:tr>
      <w:tr w:rsidRPr="008979A8" w:rsidR="00CF1EAF" w:rsidTr="001A53D4" w14:paraId="0C6E7C17" w14:textId="77777777">
        <w:trPr>
          <w:trHeight w:val="111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CF1EAF" w:rsidP="00CF1EAF" w:rsidRDefault="00CF1EAF" w14:paraId="588F4C49" w14:textId="77777777">
            <w:pPr>
              <w:pStyle w:val="HeaderTable"/>
            </w:pPr>
            <w:r>
              <w:t>End Charge Partner Table Section</w:t>
            </w:r>
          </w:p>
        </w:tc>
      </w:tr>
      <w:tr w:rsidRPr="008979A8" w:rsidR="00CF1EAF" w:rsidTr="001A53D4" w14:paraId="307CCB67" w14:textId="77777777">
        <w:trPr>
          <w:trHeight w:val="111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CF1EAF" w:rsidP="00CF1EAF" w:rsidRDefault="00CF1EAF" w14:paraId="059B4398" w14:textId="77777777">
            <w:pPr>
              <w:pStyle w:val="HeaderTable"/>
            </w:pPr>
            <w:r>
              <w:t>Charge Partner Detail Section</w:t>
            </w:r>
          </w:p>
        </w:tc>
      </w:tr>
      <w:tr w:rsidRPr="008979A8" w:rsidR="00CF1EAF" w:rsidTr="001A53D4" w14:paraId="6256DAA7" w14:textId="77777777">
        <w:trPr>
          <w:trHeight w:val="111"/>
        </w:trPr>
        <w:tc>
          <w:tcPr>
            <w:tcW w:w="848" w:type="pct"/>
          </w:tcPr>
          <w:p w:rsidR="00CF1EAF" w:rsidP="00CF1EAF" w:rsidRDefault="00CF1EAF" w14:paraId="3E93F633" w14:textId="77777777">
            <w:r>
              <w:t>c</w:t>
            </w:r>
            <w:r w:rsidRPr="00DF2F15">
              <w:t>hargeModel</w:t>
            </w:r>
          </w:p>
        </w:tc>
        <w:tc>
          <w:tcPr>
            <w:tcW w:w="1079" w:type="pct"/>
          </w:tcPr>
          <w:p w:rsidR="00CF1EAF" w:rsidP="00CF1EAF" w:rsidRDefault="00CF1EAF" w14:paraId="4D58DCD1" w14:textId="77777777">
            <w:r>
              <w:t>Drop Down List</w:t>
            </w:r>
          </w:p>
        </w:tc>
        <w:tc>
          <w:tcPr>
            <w:tcW w:w="3073" w:type="pct"/>
          </w:tcPr>
          <w:p w:rsidR="00CF1EAF" w:rsidP="00CF1EAF" w:rsidRDefault="00CF1EAF" w14:paraId="651C130B" w14:textId="77777777">
            <w:pPr>
              <w:spacing w:after="0"/>
              <w:rPr>
                <w:rFonts w:cs="CordiaUPC"/>
                <w:color w:val="FF0000"/>
                <w:cs/>
              </w:rPr>
            </w:pPr>
            <w:r>
              <w:rPr>
                <w:rFonts w:cs="CordiaUPC"/>
              </w:rPr>
              <w:t xml:space="preserve">Label </w:t>
            </w:r>
            <w:r>
              <w:rPr>
                <w:rFonts w:hint="cs" w:cs="CordiaUPC"/>
                <w:cs/>
              </w:rPr>
              <w:t xml:space="preserve">: </w:t>
            </w:r>
            <w:r>
              <w:rPr>
                <w:rFonts w:hint="cs" w:cs="CordiaUPC"/>
                <w:color w:val="FF0000"/>
                <w:cs/>
              </w:rPr>
              <w:t>*</w:t>
            </w:r>
            <w:r>
              <w:rPr>
                <w:rFonts w:cs="CordiaUPC"/>
                <w:color w:val="FF0000"/>
              </w:rPr>
              <w:t>Charge Model</w:t>
            </w:r>
          </w:p>
          <w:p w:rsidR="00CF1EAF" w:rsidP="00CF1EAF" w:rsidRDefault="00CF1EAF" w14:paraId="01137407" w14:textId="77777777">
            <w:r>
              <w:t xml:space="preserve">List of Value </w:t>
            </w:r>
            <w:r>
              <w:rPr>
                <w:rFonts w:hint="cs" w:cs="CordiaUPC"/>
                <w:cs/>
              </w:rPr>
              <w:t xml:space="preserve">: </w:t>
            </w:r>
            <w:r>
              <w:rPr>
                <w:cs/>
              </w:rPr>
              <w:t>ดึงข้อมูลจาก</w:t>
            </w:r>
            <w:r>
              <w:t xml:space="preserve">DB </w:t>
            </w:r>
            <w:r>
              <w:rPr>
                <w:cs/>
              </w:rPr>
              <w:t>ที่</w:t>
            </w:r>
            <w:r>
              <w:t xml:space="preserve"> Table</w:t>
            </w:r>
            <w:r>
              <w:rPr>
                <w:cs/>
              </w:rPr>
              <w:t xml:space="preserve"> </w:t>
            </w:r>
            <w:r>
              <w:t>FLW_CFG_LOV</w:t>
            </w:r>
            <w:r>
              <w:rPr>
                <w:rFonts w:hint="cs" w:cs="CordiaUPC"/>
                <w:cs/>
              </w:rPr>
              <w:t xml:space="preserve"> </w:t>
            </w:r>
            <w:r>
              <w:rPr>
                <w:cs/>
              </w:rPr>
              <w:t xml:space="preserve">โดย </w:t>
            </w:r>
            <w:r>
              <w:t>group_type</w:t>
            </w:r>
            <w:r>
              <w:rPr>
                <w:cs/>
              </w:rPr>
              <w:t xml:space="preserve"> </w:t>
            </w:r>
            <w:r>
              <w:rPr>
                <w:rFonts w:hint="cs" w:cs="CordiaUPC"/>
                <w:cs/>
              </w:rPr>
              <w:t>= ‘</w:t>
            </w:r>
            <w:r>
              <w:rPr>
                <w:rFonts w:cs="CordiaUPC"/>
              </w:rPr>
              <w:t>Charge Model</w:t>
            </w:r>
            <w:r>
              <w:rPr>
                <w:rFonts w:hint="cs" w:cs="CordiaUPC"/>
                <w:cs/>
              </w:rPr>
              <w:t>’</w:t>
            </w:r>
          </w:p>
        </w:tc>
      </w:tr>
      <w:tr w:rsidRPr="008979A8" w:rsidR="00CF1EAF" w:rsidTr="001A53D4" w14:paraId="69400612" w14:textId="77777777">
        <w:trPr>
          <w:trHeight w:val="111"/>
        </w:trPr>
        <w:tc>
          <w:tcPr>
            <w:tcW w:w="848" w:type="pct"/>
          </w:tcPr>
          <w:p w:rsidR="00CF1EAF" w:rsidP="00CF1EAF" w:rsidRDefault="00CF1EAF" w14:paraId="7177A59C" w14:textId="0204C4C2">
            <w:r>
              <w:t>c</w:t>
            </w:r>
            <w:r w:rsidRPr="00753CED">
              <w:t>harge</w:t>
            </w:r>
            <w:r>
              <w:t>By</w:t>
            </w:r>
          </w:p>
        </w:tc>
        <w:tc>
          <w:tcPr>
            <w:tcW w:w="1079" w:type="pct"/>
          </w:tcPr>
          <w:p w:rsidR="00CF1EAF" w:rsidP="00CF1EAF" w:rsidRDefault="00CF1EAF" w14:paraId="16194810" w14:textId="4C5BB36C">
            <w:r>
              <w:t>Drop Down List</w:t>
            </w:r>
          </w:p>
        </w:tc>
        <w:tc>
          <w:tcPr>
            <w:tcW w:w="3073" w:type="pct"/>
          </w:tcPr>
          <w:p w:rsidR="00CF1EAF" w:rsidP="00CF1EAF" w:rsidRDefault="00CF1EAF" w14:paraId="48B95010" w14:textId="2D7CA90A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Label </w:t>
            </w:r>
            <w:r>
              <w:rPr>
                <w:rFonts w:hint="cs" w:cs="CordiaUPC"/>
                <w:cs/>
              </w:rPr>
              <w:t xml:space="preserve">:  </w:t>
            </w:r>
            <w:r w:rsidRPr="008979A8">
              <w:rPr>
                <w:rFonts w:cs="Angsana New"/>
                <w:color w:val="FF0000"/>
                <w:cs/>
              </w:rPr>
              <w:t>*</w:t>
            </w:r>
            <w:r w:rsidRPr="00472AFC">
              <w:rPr>
                <w:color w:val="FF0000"/>
              </w:rPr>
              <w:t>Charge</w:t>
            </w:r>
            <w:r>
              <w:rPr>
                <w:color w:val="FF0000"/>
              </w:rPr>
              <w:t xml:space="preserve"> By</w:t>
            </w:r>
          </w:p>
          <w:p w:rsidR="00CF1EAF" w:rsidP="00CF1EAF" w:rsidRDefault="00CF1EAF" w14:paraId="62EE40FD" w14:textId="084160F7">
            <w:pPr>
              <w:spacing w:after="0"/>
              <w:rPr>
                <w:rFonts w:cs="CordiaUPC"/>
              </w:rPr>
            </w:pPr>
            <w:r>
              <w:t xml:space="preserve">List of Value </w:t>
            </w:r>
            <w:r>
              <w:rPr>
                <w:rFonts w:hint="cs" w:cs="CordiaUPC"/>
                <w:cs/>
              </w:rPr>
              <w:t xml:space="preserve">: </w:t>
            </w:r>
            <w:r>
              <w:rPr>
                <w:cs/>
              </w:rPr>
              <w:t>ดึงข้อมูลจาก</w:t>
            </w:r>
            <w:r>
              <w:t xml:space="preserve">DB </w:t>
            </w:r>
            <w:r>
              <w:rPr>
                <w:cs/>
              </w:rPr>
              <w:t>ที่</w:t>
            </w:r>
            <w:r>
              <w:t xml:space="preserve"> Table</w:t>
            </w:r>
            <w:r>
              <w:rPr>
                <w:cs/>
              </w:rPr>
              <w:t xml:space="preserve"> </w:t>
            </w:r>
            <w:r>
              <w:t>FLW_CFG_LOV</w:t>
            </w:r>
            <w:r>
              <w:rPr>
                <w:rFonts w:hint="cs" w:cs="CordiaUPC"/>
                <w:cs/>
              </w:rPr>
              <w:t xml:space="preserve"> </w:t>
            </w:r>
            <w:r>
              <w:rPr>
                <w:cs/>
              </w:rPr>
              <w:t xml:space="preserve">โดย </w:t>
            </w:r>
            <w:r>
              <w:t>group_type</w:t>
            </w:r>
            <w:r>
              <w:rPr>
                <w:cs/>
              </w:rPr>
              <w:t xml:space="preserve"> </w:t>
            </w:r>
            <w:r>
              <w:rPr>
                <w:rFonts w:hint="cs" w:cs="CordiaUPC"/>
                <w:cs/>
              </w:rPr>
              <w:t>= ‘</w:t>
            </w:r>
            <w:r>
              <w:rPr>
                <w:rFonts w:cs="CordiaUPC"/>
              </w:rPr>
              <w:t>Internal Company</w:t>
            </w:r>
            <w:r>
              <w:rPr>
                <w:rFonts w:hint="cs" w:cs="CordiaUPC"/>
                <w:cs/>
              </w:rPr>
              <w:t>’</w:t>
            </w:r>
          </w:p>
        </w:tc>
      </w:tr>
      <w:tr w:rsidRPr="008979A8" w:rsidR="00CF1EAF" w:rsidTr="001A53D4" w14:paraId="21DC0679" w14:textId="77777777">
        <w:trPr>
          <w:trHeight w:val="111"/>
        </w:trPr>
        <w:tc>
          <w:tcPr>
            <w:tcW w:w="848" w:type="pct"/>
          </w:tcPr>
          <w:p w:rsidR="00CF1EAF" w:rsidP="00CF1EAF" w:rsidRDefault="00CF1EAF" w14:paraId="390F15A8" w14:textId="77777777">
            <w:r>
              <w:t>c</w:t>
            </w:r>
            <w:r w:rsidRPr="00753CED">
              <w:t>hargeExcVat</w:t>
            </w:r>
          </w:p>
        </w:tc>
        <w:tc>
          <w:tcPr>
            <w:tcW w:w="1079" w:type="pct"/>
          </w:tcPr>
          <w:p w:rsidR="00CF1EAF" w:rsidP="00CF1EAF" w:rsidRDefault="00CF1EAF" w14:paraId="12BE9CEF" w14:textId="77777777">
            <w:pPr>
              <w:rPr>
                <w:cs/>
              </w:rPr>
            </w:pPr>
            <w:r>
              <w:t>Text Box</w:t>
            </w:r>
          </w:p>
        </w:tc>
        <w:tc>
          <w:tcPr>
            <w:tcW w:w="3073" w:type="pct"/>
          </w:tcPr>
          <w:p w:rsidR="00CF1EAF" w:rsidP="00CF1EAF" w:rsidRDefault="00CF1EAF" w14:paraId="35973A91" w14:textId="77777777">
            <w:pPr>
              <w:spacing w:after="0"/>
              <w:rPr>
                <w:rFonts w:cs="CordiaUPC"/>
              </w:rPr>
            </w:pPr>
            <w:r>
              <w:t xml:space="preserve">Visible </w:t>
            </w:r>
            <w:r>
              <w:rPr>
                <w:cs/>
              </w:rPr>
              <w:t>เมื่อ</w:t>
            </w:r>
            <w:r>
              <w:rPr>
                <w:rFonts w:hint="cs" w:cs="Angsana New"/>
                <w:cs/>
              </w:rPr>
              <w:t xml:space="preserve"> </w:t>
            </w:r>
            <w:r>
              <w:t>c</w:t>
            </w:r>
            <w:r w:rsidRPr="00DF2F15">
              <w:t>hargeModel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Angsana New"/>
              </w:rPr>
              <w:t>Fix</w:t>
            </w:r>
            <w:r>
              <w:rPr>
                <w:rFonts w:cs="Angsana New"/>
                <w:cs/>
              </w:rPr>
              <w:t>”</w:t>
            </w:r>
          </w:p>
          <w:p w:rsidRPr="007D5130" w:rsidR="00CF1EAF" w:rsidP="00CF1EAF" w:rsidRDefault="00CF1EAF" w14:paraId="05AE99EE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 xml:space="preserve">Label </w:t>
            </w:r>
            <w:r w:rsidRPr="008979A8">
              <w:rPr>
                <w:rFonts w:cs="Angsana New"/>
                <w:cs/>
              </w:rPr>
              <w:t xml:space="preserve">:  </w:t>
            </w:r>
            <w:r w:rsidRPr="008979A8">
              <w:rPr>
                <w:rFonts w:cs="Angsana New"/>
                <w:color w:val="FF0000"/>
                <w:cs/>
              </w:rPr>
              <w:t>*</w:t>
            </w:r>
            <w:r w:rsidRPr="00472AFC">
              <w:rPr>
                <w:color w:val="FF0000"/>
              </w:rPr>
              <w:t>Charge Exc Vat</w:t>
            </w:r>
            <w:r w:rsidRPr="007D5130">
              <w:rPr>
                <w:rFonts w:cs="Angsana New"/>
                <w:cs/>
              </w:rPr>
              <w:t xml:space="preserve"> </w:t>
            </w:r>
            <w:r w:rsidRPr="00472AFC">
              <w:rPr>
                <w:rFonts w:cs="CordiaUPC"/>
                <w:color w:val="FF0000"/>
                <w:cs/>
              </w:rPr>
              <w:t>:</w:t>
            </w:r>
            <w:r>
              <w:rPr>
                <w:rFonts w:cs="CordiaUPC"/>
                <w:cs/>
              </w:rPr>
              <w:t xml:space="preserve"> </w:t>
            </w:r>
          </w:p>
          <w:p w:rsidR="00CF1EAF" w:rsidP="00CF1EAF" w:rsidRDefault="00CF1EAF" w14:paraId="1653FD5B" w14:textId="77777777">
            <w:pPr>
              <w:spacing w:after="0"/>
            </w:pPr>
            <w:r>
              <w:rPr>
                <w:rFonts w:hint="cs"/>
                <w:cs/>
              </w:rPr>
              <w:t xml:space="preserve">เมื่อ </w:t>
            </w:r>
            <w:r>
              <w:t xml:space="preserve">User </w:t>
            </w:r>
            <w:r>
              <w:rPr>
                <w:rFonts w:hint="cs"/>
                <w:cs/>
              </w:rPr>
              <w:t xml:space="preserve">กรอกข้อมูลที่ </w:t>
            </w:r>
            <w:r>
              <w:t xml:space="preserve">Field </w:t>
            </w:r>
            <w:r>
              <w:rPr>
                <w:rFonts w:hint="cs"/>
                <w:cs/>
              </w:rPr>
              <w:t>นี้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และ </w:t>
            </w:r>
            <w:r>
              <w:t>c</w:t>
            </w:r>
            <w:r w:rsidRPr="00753CED">
              <w:t>harge</w:t>
            </w:r>
            <w:r>
              <w:t>In</w:t>
            </w:r>
            <w:r w:rsidRPr="00753CED">
              <w:t>cVat</w:t>
            </w:r>
            <w:r>
              <w:rPr>
                <w:rFonts w:hint="cs"/>
                <w:cs/>
              </w:rPr>
              <w:t xml:space="preserve"> มีค่าเป็นค่าว่างให้ระบบทำการคำนวนค่า </w:t>
            </w:r>
            <w:r>
              <w:t>c</w:t>
            </w:r>
            <w:r w:rsidRPr="00753CED">
              <w:t>harge</w:t>
            </w:r>
            <w:r>
              <w:t>In</w:t>
            </w:r>
            <w:r w:rsidRPr="00753CED">
              <w:t>cVat</w:t>
            </w:r>
            <w:r>
              <w:rPr>
                <w:rFonts w:hint="cs"/>
                <w:cs/>
              </w:rPr>
              <w:t xml:space="preserve"> ตามสูตรดังนี้</w:t>
            </w:r>
          </w:p>
          <w:p w:rsidRPr="00F56215" w:rsidR="00CF1EAF" w:rsidP="00CF1EAF" w:rsidRDefault="00CF1EAF" w14:paraId="2F2B40E2" w14:textId="77777777">
            <w:r>
              <w:t>c</w:t>
            </w:r>
            <w:r w:rsidRPr="00753CED">
              <w:t>hargeExcVat</w:t>
            </w:r>
            <w:r>
              <w:rPr>
                <w:rFonts w:cs="Angsana New"/>
                <w:cs/>
              </w:rPr>
              <w:t xml:space="preserve"> * </w:t>
            </w:r>
            <w:r>
              <w:t>VAT</w:t>
            </w:r>
          </w:p>
          <w:p w:rsidR="00CF1EAF" w:rsidP="00CF1EAF" w:rsidRDefault="00CF1EAF" w14:paraId="2964FA1D" w14:textId="77777777">
            <w:r>
              <w:rPr>
                <w:rFonts w:hint="cs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ใส่ได้เฉพาะตัวเลขและจุดทศนิยมเท่านั้น</w:t>
            </w:r>
          </w:p>
        </w:tc>
      </w:tr>
      <w:tr w:rsidRPr="008979A8" w:rsidR="00CF1EAF" w:rsidTr="001A53D4" w14:paraId="1D4FD4DD" w14:textId="77777777">
        <w:trPr>
          <w:trHeight w:val="111"/>
        </w:trPr>
        <w:tc>
          <w:tcPr>
            <w:tcW w:w="848" w:type="pct"/>
          </w:tcPr>
          <w:p w:rsidRPr="00753CED" w:rsidR="00CF1EAF" w:rsidP="00CF1EAF" w:rsidRDefault="00CF1EAF" w14:paraId="10F124EE" w14:textId="77777777">
            <w:r>
              <w:t>c</w:t>
            </w:r>
            <w:r w:rsidRPr="00753CED">
              <w:t>harge</w:t>
            </w:r>
            <w:r>
              <w:t>In</w:t>
            </w:r>
            <w:r w:rsidRPr="00753CED">
              <w:t>cVat</w:t>
            </w:r>
          </w:p>
        </w:tc>
        <w:tc>
          <w:tcPr>
            <w:tcW w:w="1079" w:type="pct"/>
          </w:tcPr>
          <w:p w:rsidR="00CF1EAF" w:rsidP="00CF1EAF" w:rsidRDefault="00CF1EAF" w14:paraId="0E227131" w14:textId="77777777">
            <w:r>
              <w:t>Text Box</w:t>
            </w:r>
          </w:p>
        </w:tc>
        <w:tc>
          <w:tcPr>
            <w:tcW w:w="3073" w:type="pct"/>
          </w:tcPr>
          <w:p w:rsidR="00CF1EAF" w:rsidP="00CF1EAF" w:rsidRDefault="00CF1EAF" w14:paraId="5A5D1727" w14:textId="77777777">
            <w:pPr>
              <w:spacing w:after="0"/>
              <w:rPr>
                <w:rFonts w:cs="CordiaUPC"/>
              </w:rPr>
            </w:pPr>
            <w:r>
              <w:t xml:space="preserve">Visible </w:t>
            </w:r>
            <w:r>
              <w:rPr>
                <w:cs/>
              </w:rPr>
              <w:t>เมื่อ</w:t>
            </w:r>
            <w:r>
              <w:rPr>
                <w:rFonts w:hint="cs" w:cs="Angsana New"/>
                <w:cs/>
              </w:rPr>
              <w:t xml:space="preserve"> </w:t>
            </w:r>
            <w:r>
              <w:t>c</w:t>
            </w:r>
            <w:r w:rsidRPr="00DF2F15">
              <w:t>hargeModel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Angsana New"/>
              </w:rPr>
              <w:t>Fix</w:t>
            </w:r>
            <w:r>
              <w:rPr>
                <w:rFonts w:cs="Angsana New"/>
                <w:cs/>
              </w:rPr>
              <w:t>”</w:t>
            </w:r>
          </w:p>
          <w:p w:rsidRPr="007D5130" w:rsidR="00CF1EAF" w:rsidP="00CF1EAF" w:rsidRDefault="00CF1EAF" w14:paraId="404E0F68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 xml:space="preserve">Label </w:t>
            </w:r>
            <w:r w:rsidRPr="008979A8">
              <w:rPr>
                <w:rFonts w:cs="Angsana New"/>
                <w:cs/>
              </w:rPr>
              <w:t xml:space="preserve">:  </w:t>
            </w:r>
            <w:r w:rsidRPr="008979A8">
              <w:rPr>
                <w:rFonts w:cs="Angsana New"/>
                <w:color w:val="FF0000"/>
                <w:cs/>
              </w:rPr>
              <w:t>*</w:t>
            </w:r>
            <w:r w:rsidRPr="00472AFC">
              <w:rPr>
                <w:color w:val="FF0000"/>
              </w:rPr>
              <w:t>Charge Inc Vat</w:t>
            </w:r>
            <w:r w:rsidRPr="00472AFC">
              <w:rPr>
                <w:rFonts w:cs="Angsana New"/>
                <w:color w:val="FF0000"/>
                <w:cs/>
              </w:rPr>
              <w:t xml:space="preserve"> </w:t>
            </w:r>
            <w:r w:rsidRPr="00472AFC">
              <w:rPr>
                <w:rFonts w:cs="CordiaUPC"/>
                <w:color w:val="FF0000"/>
                <w:cs/>
              </w:rPr>
              <w:t>:</w:t>
            </w:r>
            <w:r>
              <w:rPr>
                <w:rFonts w:cs="CordiaUPC"/>
                <w:cs/>
              </w:rPr>
              <w:t xml:space="preserve"> </w:t>
            </w:r>
          </w:p>
          <w:p w:rsidR="00CF1EAF" w:rsidP="00CF1EAF" w:rsidRDefault="00CF1EAF" w14:paraId="0DB1D343" w14:textId="77777777">
            <w:pPr>
              <w:spacing w:after="0"/>
            </w:pPr>
            <w:r>
              <w:rPr>
                <w:rFonts w:hint="cs"/>
                <w:cs/>
              </w:rPr>
              <w:t xml:space="preserve">เมื่อ </w:t>
            </w:r>
            <w:r>
              <w:t xml:space="preserve">User </w:t>
            </w:r>
            <w:r>
              <w:rPr>
                <w:rFonts w:hint="cs"/>
                <w:cs/>
              </w:rPr>
              <w:t xml:space="preserve">กรอกข้อมูลที่ </w:t>
            </w:r>
            <w:r>
              <w:t xml:space="preserve">Field </w:t>
            </w:r>
            <w:r>
              <w:rPr>
                <w:rFonts w:hint="cs"/>
                <w:cs/>
              </w:rPr>
              <w:t>นี้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และ </w:t>
            </w:r>
            <w:r>
              <w:t>c</w:t>
            </w:r>
            <w:r w:rsidRPr="00753CED">
              <w:t>hargeExcVat</w:t>
            </w:r>
            <w:r>
              <w:rPr>
                <w:rFonts w:hint="cs"/>
                <w:cs/>
              </w:rPr>
              <w:t xml:space="preserve"> มีค่าเป็นค่าว่างให้ระบบทำการคำนวนค่า </w:t>
            </w:r>
            <w:r>
              <w:t>c</w:t>
            </w:r>
            <w:r w:rsidRPr="00753CED">
              <w:t>hargeExcVat</w:t>
            </w:r>
            <w:r>
              <w:rPr>
                <w:rFonts w:hint="cs"/>
                <w:cs/>
              </w:rPr>
              <w:t xml:space="preserve"> ตามสูตรดังนี้</w:t>
            </w:r>
          </w:p>
          <w:p w:rsidRPr="00F56215" w:rsidR="00CF1EAF" w:rsidP="00CF1EAF" w:rsidRDefault="00CF1EAF" w14:paraId="7A0279F1" w14:textId="77777777">
            <w:r>
              <w:t>c</w:t>
            </w:r>
            <w:r w:rsidRPr="00753CED">
              <w:t>harge</w:t>
            </w:r>
            <w:r>
              <w:t>In</w:t>
            </w:r>
            <w:r w:rsidRPr="00753CED">
              <w:t>cVat</w:t>
            </w:r>
            <w:r>
              <w:rPr>
                <w:rFonts w:cs="Angsana New"/>
                <w:cs/>
              </w:rPr>
              <w:t xml:space="preserve"> * </w:t>
            </w:r>
            <w:r>
              <w:t>VAT</w:t>
            </w:r>
          </w:p>
          <w:p w:rsidR="00CF1EAF" w:rsidP="00CF1EAF" w:rsidRDefault="00CF1EAF" w14:paraId="4C0D1321" w14:textId="77777777">
            <w:r>
              <w:rPr>
                <w:rFonts w:hint="cs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ใส่ได้เฉพาะตัวเลขและจุดทศนิยมเท่านั้น</w:t>
            </w:r>
          </w:p>
          <w:p w:rsidR="00CF1EAF" w:rsidP="00CF1EAF" w:rsidRDefault="00CF1EAF" w14:paraId="2CA3A724" w14:textId="77777777">
            <w:r>
              <w:rPr>
                <w:cs/>
              </w:rPr>
              <w:t xml:space="preserve">อยู่บรรทัดเดียวกันกับ </w:t>
            </w:r>
            <w:r>
              <w:t>c</w:t>
            </w:r>
            <w:r w:rsidRPr="00753CED">
              <w:t>harge</w:t>
            </w:r>
            <w:r>
              <w:t>Ex</w:t>
            </w:r>
            <w:r w:rsidRPr="00753CED">
              <w:t>cVat</w:t>
            </w:r>
          </w:p>
        </w:tc>
      </w:tr>
      <w:tr w:rsidRPr="008979A8" w:rsidR="00CF1EAF" w:rsidTr="001A53D4" w14:paraId="16464EB0" w14:textId="77777777">
        <w:trPr>
          <w:trHeight w:val="111"/>
        </w:trPr>
        <w:tc>
          <w:tcPr>
            <w:tcW w:w="848" w:type="pct"/>
          </w:tcPr>
          <w:p w:rsidR="00CF1EAF" w:rsidP="00CF1EAF" w:rsidRDefault="00CF1EAF" w14:paraId="1AA5F263" w14:textId="77777777">
            <w:r>
              <w:t>c</w:t>
            </w:r>
            <w:r w:rsidRPr="00753CED">
              <w:t>harge</w:t>
            </w:r>
            <w:r>
              <w:t>Unit</w:t>
            </w:r>
          </w:p>
        </w:tc>
        <w:tc>
          <w:tcPr>
            <w:tcW w:w="1079" w:type="pct"/>
          </w:tcPr>
          <w:p w:rsidR="00CF1EAF" w:rsidP="00CF1EAF" w:rsidRDefault="00CF1EAF" w14:paraId="6B507A1B" w14:textId="77777777">
            <w:r>
              <w:t>Drop Down List</w:t>
            </w:r>
          </w:p>
        </w:tc>
        <w:tc>
          <w:tcPr>
            <w:tcW w:w="3073" w:type="pct"/>
          </w:tcPr>
          <w:p w:rsidR="00CF1EAF" w:rsidP="00CF1EAF" w:rsidRDefault="00CF1EAF" w14:paraId="09695C37" w14:textId="77777777">
            <w:pPr>
              <w:spacing w:after="0"/>
              <w:rPr>
                <w:rFonts w:cs="CordiaUPC"/>
              </w:rPr>
            </w:pPr>
            <w:r>
              <w:t xml:space="preserve">Visible </w:t>
            </w:r>
            <w:r>
              <w:rPr>
                <w:cs/>
              </w:rPr>
              <w:t>เมื่อ</w:t>
            </w:r>
            <w:r>
              <w:rPr>
                <w:rFonts w:hint="cs" w:cs="Angsana New"/>
                <w:cs/>
              </w:rPr>
              <w:t xml:space="preserve"> </w:t>
            </w:r>
            <w:r>
              <w:t>c</w:t>
            </w:r>
            <w:r w:rsidRPr="00DF2F15">
              <w:t>hargeModel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Angsana New"/>
              </w:rPr>
              <w:t>Fix</w:t>
            </w:r>
            <w:r>
              <w:rPr>
                <w:rFonts w:cs="Angsana New"/>
                <w:cs/>
              </w:rPr>
              <w:t>”</w:t>
            </w:r>
          </w:p>
          <w:p w:rsidR="00CF1EAF" w:rsidP="00CF1EAF" w:rsidRDefault="00CF1EAF" w14:paraId="2A036DF1" w14:textId="77777777">
            <w:r>
              <w:rPr>
                <w:cs/>
              </w:rPr>
              <w:t xml:space="preserve">อยู่บรรทัดเดียวกันกับ </w:t>
            </w:r>
            <w:r>
              <w:t>c</w:t>
            </w:r>
            <w:r w:rsidRPr="00753CED">
              <w:t>harge</w:t>
            </w:r>
            <w:r>
              <w:t>In</w:t>
            </w:r>
            <w:r w:rsidRPr="00753CED">
              <w:t>cVat</w:t>
            </w:r>
          </w:p>
          <w:p w:rsidR="00CF1EAF" w:rsidP="00CF1EAF" w:rsidRDefault="00CF1EAF" w14:paraId="609D86B9" w14:textId="77777777">
            <w:r>
              <w:t xml:space="preserve">List of Value </w:t>
            </w:r>
            <w:r>
              <w:rPr>
                <w:rFonts w:hint="cs" w:cs="CordiaUPC"/>
                <w:cs/>
              </w:rPr>
              <w:t xml:space="preserve">: </w:t>
            </w:r>
            <w:r>
              <w:rPr>
                <w:cs/>
              </w:rPr>
              <w:t>ดึงข้อมูลจาก</w:t>
            </w:r>
            <w:r>
              <w:t xml:space="preserve">DB </w:t>
            </w:r>
            <w:r>
              <w:rPr>
                <w:cs/>
              </w:rPr>
              <w:t>ที่</w:t>
            </w:r>
            <w:r>
              <w:t xml:space="preserve"> Table</w:t>
            </w:r>
            <w:r>
              <w:rPr>
                <w:cs/>
              </w:rPr>
              <w:t xml:space="preserve"> </w:t>
            </w:r>
            <w:r>
              <w:t>FLW_CFG_LOV</w:t>
            </w:r>
            <w:r>
              <w:rPr>
                <w:rFonts w:hint="cs" w:cs="CordiaUPC"/>
                <w:cs/>
              </w:rPr>
              <w:t xml:space="preserve"> </w:t>
            </w:r>
            <w:r>
              <w:rPr>
                <w:cs/>
              </w:rPr>
              <w:t xml:space="preserve">โดย </w:t>
            </w:r>
            <w:r>
              <w:t>group_type</w:t>
            </w:r>
            <w:r>
              <w:rPr>
                <w:cs/>
              </w:rPr>
              <w:t xml:space="preserve"> </w:t>
            </w:r>
            <w:r>
              <w:rPr>
                <w:rFonts w:hint="cs" w:cs="CordiaUPC"/>
                <w:cs/>
              </w:rPr>
              <w:t>= ‘</w:t>
            </w:r>
            <w:r w:rsidRPr="00F1564A">
              <w:rPr>
                <w:rFonts w:cs="CordiaUPC"/>
              </w:rPr>
              <w:t>Share Amount Unit</w:t>
            </w:r>
            <w:r>
              <w:rPr>
                <w:rFonts w:hint="cs" w:cs="CordiaUPC"/>
                <w:cs/>
              </w:rPr>
              <w:t xml:space="preserve">’ </w:t>
            </w:r>
            <w:r>
              <w:rPr>
                <w:rFonts w:cs="CordiaUPC"/>
              </w:rPr>
              <w:t xml:space="preserve">and lov_type </w:t>
            </w:r>
            <w:r>
              <w:rPr>
                <w:rFonts w:cs="CordiaUPC"/>
                <w:cs/>
              </w:rPr>
              <w:t>= ‘</w:t>
            </w:r>
            <w:r w:rsidRPr="00F1564A">
              <w:rPr>
                <w:rFonts w:cs="CordiaUPC"/>
              </w:rPr>
              <w:t>Currency</w:t>
            </w:r>
            <w:r>
              <w:rPr>
                <w:rFonts w:cs="CordiaUPC"/>
                <w:cs/>
              </w:rPr>
              <w:t>’</w:t>
            </w:r>
          </w:p>
        </w:tc>
      </w:tr>
      <w:tr w:rsidRPr="008979A8" w:rsidR="00CF1EAF" w:rsidTr="001A53D4" w14:paraId="4F068E16" w14:textId="77777777">
        <w:trPr>
          <w:trHeight w:val="111"/>
        </w:trPr>
        <w:tc>
          <w:tcPr>
            <w:tcW w:w="848" w:type="pct"/>
          </w:tcPr>
          <w:p w:rsidR="00CF1EAF" w:rsidP="00CF1EAF" w:rsidRDefault="00CF1EAF" w14:paraId="2245637F" w14:textId="484E8468">
            <w:r>
              <w:t>b</w:t>
            </w:r>
            <w:r w:rsidRPr="00570D90">
              <w:t>ase</w:t>
            </w:r>
            <w:r>
              <w:t>O</w:t>
            </w:r>
            <w:r w:rsidRPr="00570D90">
              <w:t>n</w:t>
            </w:r>
            <w:r>
              <w:t>ExcVat</w:t>
            </w:r>
          </w:p>
        </w:tc>
        <w:tc>
          <w:tcPr>
            <w:tcW w:w="1079" w:type="pct"/>
          </w:tcPr>
          <w:p w:rsidR="00CF1EAF" w:rsidP="00CF1EAF" w:rsidRDefault="00CF1EAF" w14:paraId="5B06C365" w14:textId="77777777">
            <w:r>
              <w:t>Text Box</w:t>
            </w:r>
          </w:p>
        </w:tc>
        <w:tc>
          <w:tcPr>
            <w:tcW w:w="3073" w:type="pct"/>
          </w:tcPr>
          <w:p w:rsidR="00CF1EAF" w:rsidP="00CF1EAF" w:rsidRDefault="00CF1EAF" w14:paraId="2D82E5BD" w14:textId="77777777">
            <w:pPr>
              <w:spacing w:after="0"/>
              <w:rPr>
                <w:rFonts w:cs="CordiaUPC"/>
              </w:rPr>
            </w:pPr>
            <w:r>
              <w:t xml:space="preserve">Visible </w:t>
            </w:r>
            <w:r>
              <w:rPr>
                <w:cs/>
              </w:rPr>
              <w:t>เมื่อ</w:t>
            </w:r>
            <w:r>
              <w:rPr>
                <w:rFonts w:hint="cs" w:cs="Angsana New"/>
                <w:cs/>
              </w:rPr>
              <w:t xml:space="preserve"> </w:t>
            </w:r>
            <w:r>
              <w:t>c</w:t>
            </w:r>
            <w:r w:rsidRPr="00DF2F15">
              <w:t>hargeModel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 w:rsidRPr="00570D90">
              <w:rPr>
                <w:rFonts w:cs="Angsana New"/>
              </w:rPr>
              <w:t>Percentage</w:t>
            </w:r>
            <w:r>
              <w:rPr>
                <w:rFonts w:cs="Angsana New"/>
                <w:cs/>
              </w:rPr>
              <w:t>”</w:t>
            </w:r>
          </w:p>
          <w:p w:rsidRPr="00472AFC" w:rsidR="00CF1EAF" w:rsidP="00CF1EAF" w:rsidRDefault="00CF1EAF" w14:paraId="11B45AA8" w14:textId="4630E68B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 xml:space="preserve">Label </w:t>
            </w:r>
            <w:r w:rsidRPr="008979A8">
              <w:rPr>
                <w:rFonts w:cs="Angsana New"/>
                <w:cs/>
              </w:rPr>
              <w:t xml:space="preserve">:  </w:t>
            </w:r>
            <w:r w:rsidRPr="008979A8">
              <w:rPr>
                <w:rFonts w:cs="Angsana New"/>
                <w:color w:val="FF0000"/>
                <w:cs/>
              </w:rPr>
              <w:t>*</w:t>
            </w:r>
            <w:r w:rsidRPr="00472AFC">
              <w:rPr>
                <w:color w:val="FF0000"/>
              </w:rPr>
              <w:t>Base On</w:t>
            </w:r>
            <w:r>
              <w:rPr>
                <w:color w:val="FF0000"/>
              </w:rPr>
              <w:t xml:space="preserve"> Exc VAT</w:t>
            </w:r>
            <w:r w:rsidRPr="00472AFC">
              <w:rPr>
                <w:rFonts w:cs="CordiaUPC"/>
                <w:color w:val="FF0000"/>
                <w:cs/>
              </w:rPr>
              <w:t xml:space="preserve"> :</w:t>
            </w:r>
            <w:r>
              <w:rPr>
                <w:rFonts w:cs="CordiaUPC"/>
                <w:cs/>
              </w:rPr>
              <w:t xml:space="preserve"> </w:t>
            </w:r>
          </w:p>
        </w:tc>
      </w:tr>
      <w:tr w:rsidRPr="008979A8" w:rsidR="00CF1EAF" w:rsidTr="001A53D4" w14:paraId="62E260C4" w14:textId="77777777">
        <w:trPr>
          <w:trHeight w:val="111"/>
        </w:trPr>
        <w:tc>
          <w:tcPr>
            <w:tcW w:w="848" w:type="pct"/>
          </w:tcPr>
          <w:p w:rsidR="00CF1EAF" w:rsidP="00CF1EAF" w:rsidRDefault="00CF1EAF" w14:paraId="7ECAFA7D" w14:textId="58FCED7B">
            <w:r>
              <w:t>b</w:t>
            </w:r>
            <w:r w:rsidRPr="00570D90">
              <w:t>ase</w:t>
            </w:r>
            <w:r>
              <w:t>O</w:t>
            </w:r>
            <w:r w:rsidRPr="00570D90">
              <w:t>n</w:t>
            </w:r>
            <w:r>
              <w:t>IncVat</w:t>
            </w:r>
          </w:p>
        </w:tc>
        <w:tc>
          <w:tcPr>
            <w:tcW w:w="1079" w:type="pct"/>
          </w:tcPr>
          <w:p w:rsidR="00CF1EAF" w:rsidP="00CF1EAF" w:rsidRDefault="00CF1EAF" w14:paraId="4BF89135" w14:textId="0AFB6015">
            <w:r>
              <w:t>Text Box</w:t>
            </w:r>
          </w:p>
        </w:tc>
        <w:tc>
          <w:tcPr>
            <w:tcW w:w="3073" w:type="pct"/>
          </w:tcPr>
          <w:p w:rsidR="00CF1EAF" w:rsidP="00CF1EAF" w:rsidRDefault="00CF1EAF" w14:paraId="68A1CED5" w14:textId="77777777">
            <w:pPr>
              <w:spacing w:after="0"/>
              <w:rPr>
                <w:rFonts w:cs="CordiaUPC"/>
              </w:rPr>
            </w:pPr>
            <w:r>
              <w:t xml:space="preserve">Visible </w:t>
            </w:r>
            <w:r>
              <w:rPr>
                <w:cs/>
              </w:rPr>
              <w:t>เมื่อ</w:t>
            </w:r>
            <w:r>
              <w:rPr>
                <w:rFonts w:hint="cs" w:cs="Angsana New"/>
                <w:cs/>
              </w:rPr>
              <w:t xml:space="preserve"> </w:t>
            </w:r>
            <w:r>
              <w:t>c</w:t>
            </w:r>
            <w:r w:rsidRPr="00DF2F15">
              <w:t>hargeModel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 w:rsidRPr="00570D90">
              <w:rPr>
                <w:rFonts w:cs="Angsana New"/>
              </w:rPr>
              <w:t>Percentage</w:t>
            </w:r>
            <w:r>
              <w:rPr>
                <w:rFonts w:cs="Angsana New"/>
                <w:cs/>
              </w:rPr>
              <w:t>”</w:t>
            </w:r>
          </w:p>
          <w:p w:rsidR="00CF1EAF" w:rsidP="00CF1EAF" w:rsidRDefault="00CF1EAF" w14:paraId="19E78B94" w14:textId="531784B8">
            <w:pPr>
              <w:spacing w:after="0"/>
            </w:pPr>
            <w:r w:rsidRPr="008979A8">
              <w:rPr>
                <w:rFonts w:cs="CordiaUPC"/>
              </w:rPr>
              <w:t xml:space="preserve">Label </w:t>
            </w:r>
            <w:r w:rsidRPr="008979A8">
              <w:rPr>
                <w:rFonts w:cs="Angsana New"/>
                <w:cs/>
              </w:rPr>
              <w:t xml:space="preserve">:  </w:t>
            </w:r>
            <w:r w:rsidRPr="008979A8">
              <w:rPr>
                <w:rFonts w:cs="Angsana New"/>
                <w:color w:val="FF0000"/>
                <w:cs/>
              </w:rPr>
              <w:t>*</w:t>
            </w:r>
            <w:r w:rsidRPr="00472AFC">
              <w:rPr>
                <w:color w:val="FF0000"/>
              </w:rPr>
              <w:t>Base On</w:t>
            </w:r>
            <w:r>
              <w:rPr>
                <w:color w:val="FF0000"/>
              </w:rPr>
              <w:t xml:space="preserve"> Inc VAT</w:t>
            </w:r>
            <w:r w:rsidRPr="00472AFC">
              <w:rPr>
                <w:rFonts w:cs="CordiaUPC"/>
                <w:color w:val="FF0000"/>
                <w:cs/>
              </w:rPr>
              <w:t xml:space="preserve"> :</w:t>
            </w:r>
            <w:r>
              <w:rPr>
                <w:rFonts w:cs="CordiaUPC"/>
                <w:cs/>
              </w:rPr>
              <w:t xml:space="preserve"> </w:t>
            </w:r>
          </w:p>
        </w:tc>
      </w:tr>
      <w:tr w:rsidRPr="008979A8" w:rsidR="00CF1EAF" w:rsidTr="001A53D4" w14:paraId="1242ADD5" w14:textId="77777777">
        <w:trPr>
          <w:trHeight w:val="111"/>
        </w:trPr>
        <w:tc>
          <w:tcPr>
            <w:tcW w:w="848" w:type="pct"/>
          </w:tcPr>
          <w:p w:rsidRPr="00570D90" w:rsidR="00CF1EAF" w:rsidP="00CF1EAF" w:rsidRDefault="00CF1EAF" w14:paraId="4985BE87" w14:textId="77777777">
            <w:r>
              <w:t>b</w:t>
            </w:r>
            <w:r w:rsidRPr="00570D90">
              <w:t>ase</w:t>
            </w:r>
            <w:r>
              <w:t>O</w:t>
            </w:r>
            <w:r w:rsidRPr="00570D90">
              <w:t>n</w:t>
            </w:r>
            <w:r>
              <w:t>Unit</w:t>
            </w:r>
          </w:p>
        </w:tc>
        <w:tc>
          <w:tcPr>
            <w:tcW w:w="1079" w:type="pct"/>
          </w:tcPr>
          <w:p w:rsidR="00CF1EAF" w:rsidP="00CF1EAF" w:rsidRDefault="00CF1EAF" w14:paraId="2AEB2766" w14:textId="77777777">
            <w:r>
              <w:t>Drop Down List</w:t>
            </w:r>
          </w:p>
        </w:tc>
        <w:tc>
          <w:tcPr>
            <w:tcW w:w="3073" w:type="pct"/>
          </w:tcPr>
          <w:p w:rsidR="00CF1EAF" w:rsidP="00CF1EAF" w:rsidRDefault="00CF1EAF" w14:paraId="1A532C2E" w14:textId="77777777">
            <w:pPr>
              <w:spacing w:after="0"/>
              <w:rPr>
                <w:rFonts w:cs="CordiaUPC"/>
              </w:rPr>
            </w:pPr>
            <w:r>
              <w:t xml:space="preserve">Visible </w:t>
            </w:r>
            <w:r>
              <w:rPr>
                <w:cs/>
              </w:rPr>
              <w:t>เมื่อ</w:t>
            </w:r>
            <w:r>
              <w:rPr>
                <w:rFonts w:hint="cs" w:cs="Angsana New"/>
                <w:cs/>
              </w:rPr>
              <w:t xml:space="preserve"> </w:t>
            </w:r>
            <w:r>
              <w:t>c</w:t>
            </w:r>
            <w:r w:rsidRPr="00DF2F15">
              <w:t>hargeModel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 w:rsidRPr="00570D90">
              <w:rPr>
                <w:rFonts w:cs="Angsana New"/>
              </w:rPr>
              <w:t>Percentage</w:t>
            </w:r>
            <w:r>
              <w:rPr>
                <w:rFonts w:cs="Angsana New"/>
                <w:cs/>
              </w:rPr>
              <w:t>”</w:t>
            </w:r>
          </w:p>
          <w:p w:rsidR="00CF1EAF" w:rsidP="00CF1EAF" w:rsidRDefault="00CF1EAF" w14:paraId="03D29610" w14:textId="77777777">
            <w:r>
              <w:rPr>
                <w:cs/>
              </w:rPr>
              <w:t xml:space="preserve">อยู่บรรทัดเดียวกันกับ </w:t>
            </w:r>
            <w:r>
              <w:t>b</w:t>
            </w:r>
            <w:r w:rsidRPr="00570D90">
              <w:t>ase</w:t>
            </w:r>
            <w:r>
              <w:t>O</w:t>
            </w:r>
            <w:r w:rsidRPr="00570D90">
              <w:t>n</w:t>
            </w:r>
          </w:p>
          <w:p w:rsidR="00CF1EAF" w:rsidP="00CF1EAF" w:rsidRDefault="00CF1EAF" w14:paraId="40D3A3E0" w14:textId="77777777">
            <w:pPr>
              <w:spacing w:after="0"/>
            </w:pPr>
            <w:r>
              <w:t xml:space="preserve">List of Value </w:t>
            </w:r>
            <w:r>
              <w:rPr>
                <w:rFonts w:hint="cs" w:cs="CordiaUPC"/>
                <w:cs/>
              </w:rPr>
              <w:t xml:space="preserve">: </w:t>
            </w:r>
            <w:r>
              <w:rPr>
                <w:cs/>
              </w:rPr>
              <w:t>ดึงข้อมูลจาก</w:t>
            </w:r>
            <w:r>
              <w:t xml:space="preserve">DB </w:t>
            </w:r>
            <w:r>
              <w:rPr>
                <w:cs/>
              </w:rPr>
              <w:t>ที่</w:t>
            </w:r>
            <w:r>
              <w:t xml:space="preserve"> Table</w:t>
            </w:r>
            <w:r>
              <w:rPr>
                <w:cs/>
              </w:rPr>
              <w:t xml:space="preserve"> </w:t>
            </w:r>
            <w:r>
              <w:t>FLW_CFG_LOV</w:t>
            </w:r>
            <w:r>
              <w:rPr>
                <w:rFonts w:hint="cs" w:cs="CordiaUPC"/>
                <w:cs/>
              </w:rPr>
              <w:t xml:space="preserve"> </w:t>
            </w:r>
            <w:r>
              <w:rPr>
                <w:cs/>
              </w:rPr>
              <w:t xml:space="preserve">โดย </w:t>
            </w:r>
            <w:r>
              <w:t>group_type</w:t>
            </w:r>
            <w:r>
              <w:rPr>
                <w:cs/>
              </w:rPr>
              <w:t xml:space="preserve"> </w:t>
            </w:r>
            <w:r>
              <w:rPr>
                <w:rFonts w:hint="cs" w:cs="CordiaUPC"/>
                <w:cs/>
              </w:rPr>
              <w:t>= ‘</w:t>
            </w:r>
            <w:r w:rsidRPr="00F1564A">
              <w:rPr>
                <w:rFonts w:cs="CordiaUPC"/>
              </w:rPr>
              <w:t>Share Amount Unit</w:t>
            </w:r>
            <w:r>
              <w:rPr>
                <w:rFonts w:hint="cs" w:cs="CordiaUPC"/>
                <w:cs/>
              </w:rPr>
              <w:t xml:space="preserve">’ </w:t>
            </w:r>
            <w:r>
              <w:rPr>
                <w:rFonts w:cs="CordiaUPC"/>
              </w:rPr>
              <w:t xml:space="preserve">and lov_type </w:t>
            </w:r>
            <w:r>
              <w:rPr>
                <w:rFonts w:cs="CordiaUPC"/>
                <w:cs/>
              </w:rPr>
              <w:t>= ‘</w:t>
            </w:r>
            <w:r w:rsidRPr="00F1564A">
              <w:rPr>
                <w:rFonts w:cs="CordiaUPC"/>
              </w:rPr>
              <w:t>Currency</w:t>
            </w:r>
            <w:r>
              <w:rPr>
                <w:rFonts w:cs="CordiaUPC"/>
                <w:cs/>
              </w:rPr>
              <w:t>’</w:t>
            </w:r>
          </w:p>
        </w:tc>
      </w:tr>
      <w:tr w:rsidRPr="008979A8" w:rsidR="00CF1EAF" w:rsidTr="001A53D4" w14:paraId="4279086C" w14:textId="77777777">
        <w:trPr>
          <w:trHeight w:val="111"/>
        </w:trPr>
        <w:tc>
          <w:tcPr>
            <w:tcW w:w="848" w:type="pct"/>
          </w:tcPr>
          <w:p w:rsidR="00CF1EAF" w:rsidP="00CF1EAF" w:rsidRDefault="00CF1EAF" w14:paraId="2313759C" w14:textId="77777777">
            <w:r>
              <w:t>charge</w:t>
            </w:r>
          </w:p>
        </w:tc>
        <w:tc>
          <w:tcPr>
            <w:tcW w:w="1079" w:type="pct"/>
          </w:tcPr>
          <w:p w:rsidR="00CF1EAF" w:rsidP="00CF1EAF" w:rsidRDefault="00CF1EAF" w14:paraId="3C93A21C" w14:textId="77777777">
            <w:r>
              <w:t>Text Box</w:t>
            </w:r>
          </w:p>
        </w:tc>
        <w:tc>
          <w:tcPr>
            <w:tcW w:w="3073" w:type="pct"/>
          </w:tcPr>
          <w:p w:rsidR="00CF1EAF" w:rsidP="00CF1EAF" w:rsidRDefault="00CF1EAF" w14:paraId="06BEEE1B" w14:textId="77777777">
            <w:pPr>
              <w:spacing w:after="0"/>
              <w:rPr>
                <w:rFonts w:cs="CordiaUPC"/>
              </w:rPr>
            </w:pPr>
            <w:r>
              <w:t xml:space="preserve">Visible </w:t>
            </w:r>
            <w:r>
              <w:rPr>
                <w:cs/>
              </w:rPr>
              <w:t>เมื่อ</w:t>
            </w:r>
            <w:r>
              <w:rPr>
                <w:rFonts w:hint="cs" w:cs="Angsana New"/>
                <w:cs/>
              </w:rPr>
              <w:t xml:space="preserve"> </w:t>
            </w:r>
            <w:r>
              <w:t>c</w:t>
            </w:r>
            <w:r w:rsidRPr="00DF2F15">
              <w:t>hargeModel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 w:rsidRPr="00570D90">
              <w:rPr>
                <w:rFonts w:cs="Angsana New"/>
              </w:rPr>
              <w:t>Percentage</w:t>
            </w:r>
            <w:r>
              <w:rPr>
                <w:rFonts w:cs="Angsana New"/>
                <w:cs/>
              </w:rPr>
              <w:t>”</w:t>
            </w:r>
          </w:p>
          <w:p w:rsidR="00CF1EAF" w:rsidP="00CF1EAF" w:rsidRDefault="00CF1EAF" w14:paraId="65C144CB" w14:textId="77777777">
            <w:pPr>
              <w:spacing w:after="0"/>
              <w:rPr>
                <w:cs/>
              </w:rPr>
            </w:pPr>
            <w:r w:rsidRPr="008979A8">
              <w:rPr>
                <w:rFonts w:cs="CordiaUPC"/>
              </w:rPr>
              <w:t xml:space="preserve">Label </w:t>
            </w:r>
            <w:r w:rsidRPr="008979A8">
              <w:rPr>
                <w:rFonts w:cs="Angsana New"/>
                <w:cs/>
              </w:rPr>
              <w:t xml:space="preserve">:  </w:t>
            </w:r>
            <w:r w:rsidRPr="008979A8">
              <w:rPr>
                <w:rFonts w:cs="Angsana New"/>
                <w:color w:val="FF0000"/>
                <w:cs/>
              </w:rPr>
              <w:t>*</w:t>
            </w:r>
            <w:r w:rsidRPr="00472AFC">
              <w:rPr>
                <w:color w:val="FF0000"/>
              </w:rPr>
              <w:t xml:space="preserve">Charge </w:t>
            </w:r>
            <w:r w:rsidRPr="00472AFC">
              <w:rPr>
                <w:rFonts w:cs="CordiaUPC"/>
                <w:color w:val="FF0000"/>
                <w:cs/>
              </w:rPr>
              <w:t>:</w:t>
            </w:r>
            <w:r>
              <w:rPr>
                <w:rFonts w:cs="CordiaUPC"/>
                <w:color w:val="FF0000"/>
                <w:cs/>
              </w:rPr>
              <w:t xml:space="preserve"> </w:t>
            </w:r>
          </w:p>
        </w:tc>
      </w:tr>
      <w:tr w:rsidRPr="008979A8" w:rsidR="00CF1EAF" w:rsidTr="001A53D4" w14:paraId="7048195F" w14:textId="77777777">
        <w:trPr>
          <w:trHeight w:val="111"/>
        </w:trPr>
        <w:tc>
          <w:tcPr>
            <w:tcW w:w="848" w:type="pct"/>
          </w:tcPr>
          <w:p w:rsidR="00CF1EAF" w:rsidP="00CF1EAF" w:rsidRDefault="00CF1EAF" w14:paraId="3844E78F" w14:textId="77777777">
            <w:r>
              <w:t>chargeUnit</w:t>
            </w:r>
          </w:p>
        </w:tc>
        <w:tc>
          <w:tcPr>
            <w:tcW w:w="1079" w:type="pct"/>
          </w:tcPr>
          <w:p w:rsidR="00CF1EAF" w:rsidP="00CF1EAF" w:rsidRDefault="00CF1EAF" w14:paraId="46742800" w14:textId="77777777">
            <w:r>
              <w:t>Drop Down List</w:t>
            </w:r>
          </w:p>
        </w:tc>
        <w:tc>
          <w:tcPr>
            <w:tcW w:w="3073" w:type="pct"/>
          </w:tcPr>
          <w:p w:rsidR="00CF1EAF" w:rsidP="00CF1EAF" w:rsidRDefault="00CF1EAF" w14:paraId="712F53AD" w14:textId="77777777">
            <w:pPr>
              <w:spacing w:after="0"/>
              <w:rPr>
                <w:rFonts w:cs="CordiaUPC"/>
              </w:rPr>
            </w:pPr>
            <w:r>
              <w:t xml:space="preserve">Visible </w:t>
            </w:r>
            <w:r>
              <w:rPr>
                <w:cs/>
              </w:rPr>
              <w:t>เมื่อ</w:t>
            </w:r>
            <w:r>
              <w:rPr>
                <w:rFonts w:hint="cs" w:cs="Angsana New"/>
                <w:cs/>
              </w:rPr>
              <w:t xml:space="preserve"> </w:t>
            </w:r>
            <w:r>
              <w:t>c</w:t>
            </w:r>
            <w:r w:rsidRPr="00DF2F15">
              <w:t>hargeModel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 w:rsidRPr="00570D90">
              <w:rPr>
                <w:rFonts w:cs="Angsana New"/>
              </w:rPr>
              <w:t>Percentage</w:t>
            </w:r>
            <w:r>
              <w:rPr>
                <w:rFonts w:cs="Angsana New"/>
                <w:cs/>
              </w:rPr>
              <w:t>”</w:t>
            </w:r>
          </w:p>
          <w:p w:rsidR="00CF1EAF" w:rsidP="00CF1EAF" w:rsidRDefault="00CF1EAF" w14:paraId="3FA9FF38" w14:textId="77777777">
            <w:r>
              <w:rPr>
                <w:cs/>
              </w:rPr>
              <w:t xml:space="preserve">อยู่บรรทัดเดียวกันกับ </w:t>
            </w:r>
            <w:r>
              <w:t>charge</w:t>
            </w:r>
          </w:p>
          <w:p w:rsidR="00CF1EAF" w:rsidP="00CF1EAF" w:rsidRDefault="00CF1EAF" w14:paraId="77B0EC6B" w14:textId="77777777">
            <w:r>
              <w:t>Disable</w:t>
            </w:r>
          </w:p>
          <w:p w:rsidRPr="008979A8" w:rsidR="00CF1EAF" w:rsidP="00CF1EAF" w:rsidRDefault="00CF1EAF" w14:paraId="596AC659" w14:textId="77777777">
            <w:pPr>
              <w:spacing w:after="0"/>
              <w:rPr>
                <w:rFonts w:cs="CordiaUPC"/>
              </w:rPr>
            </w:pPr>
            <w:r>
              <w:t xml:space="preserve">List of Value </w:t>
            </w:r>
            <w:r>
              <w:rPr>
                <w:rFonts w:hint="cs" w:cs="CordiaUPC"/>
                <w:cs/>
              </w:rPr>
              <w:t xml:space="preserve">: </w:t>
            </w:r>
            <w:r>
              <w:rPr>
                <w:cs/>
              </w:rPr>
              <w:t>ดึงข้อมูลจาก</w:t>
            </w:r>
            <w:r>
              <w:t xml:space="preserve">DB </w:t>
            </w:r>
            <w:r>
              <w:rPr>
                <w:cs/>
              </w:rPr>
              <w:t>ที่</w:t>
            </w:r>
            <w:r>
              <w:t xml:space="preserve"> Table</w:t>
            </w:r>
            <w:r>
              <w:rPr>
                <w:cs/>
              </w:rPr>
              <w:t xml:space="preserve"> </w:t>
            </w:r>
            <w:r>
              <w:t>FLW_CFG_LOV</w:t>
            </w:r>
            <w:r>
              <w:rPr>
                <w:rFonts w:hint="cs" w:cs="CordiaUPC"/>
                <w:cs/>
              </w:rPr>
              <w:t xml:space="preserve"> </w:t>
            </w:r>
            <w:r>
              <w:rPr>
                <w:cs/>
              </w:rPr>
              <w:t xml:space="preserve">โดย </w:t>
            </w:r>
            <w:r>
              <w:t>group_type</w:t>
            </w:r>
            <w:r>
              <w:rPr>
                <w:cs/>
              </w:rPr>
              <w:t xml:space="preserve"> </w:t>
            </w:r>
            <w:r>
              <w:rPr>
                <w:rFonts w:hint="cs" w:cs="CordiaUPC"/>
                <w:cs/>
              </w:rPr>
              <w:t>= ‘</w:t>
            </w:r>
            <w:r w:rsidRPr="00F1564A">
              <w:rPr>
                <w:rFonts w:cs="CordiaUPC"/>
              </w:rPr>
              <w:t>Share Amount Unit</w:t>
            </w:r>
            <w:r>
              <w:rPr>
                <w:rFonts w:hint="cs" w:cs="CordiaUPC"/>
                <w:cs/>
              </w:rPr>
              <w:t xml:space="preserve">’ </w:t>
            </w:r>
            <w:r>
              <w:rPr>
                <w:rFonts w:cs="CordiaUPC"/>
              </w:rPr>
              <w:t xml:space="preserve">and lov_type </w:t>
            </w:r>
            <w:r>
              <w:rPr>
                <w:rFonts w:cs="CordiaUPC"/>
                <w:cs/>
              </w:rPr>
              <w:t>= ‘</w:t>
            </w:r>
            <w:r w:rsidRPr="00B5497A">
              <w:rPr>
                <w:rFonts w:cs="CordiaUPC"/>
              </w:rPr>
              <w:t>Percentage</w:t>
            </w:r>
          </w:p>
        </w:tc>
      </w:tr>
      <w:tr w:rsidRPr="008979A8" w:rsidR="00CF1EAF" w:rsidTr="001A53D4" w14:paraId="7F2FA0C8" w14:textId="77777777">
        <w:trPr>
          <w:trHeight w:val="111"/>
        </w:trPr>
        <w:tc>
          <w:tcPr>
            <w:tcW w:w="848" w:type="pct"/>
          </w:tcPr>
          <w:p w:rsidR="00CF1EAF" w:rsidP="00CF1EAF" w:rsidRDefault="00CF1EAF" w14:paraId="190257F0" w14:textId="77777777">
            <w:r>
              <w:t>e</w:t>
            </w:r>
            <w:r w:rsidRPr="00DF2F15">
              <w:t>ffectiveStartDate</w:t>
            </w:r>
          </w:p>
        </w:tc>
        <w:tc>
          <w:tcPr>
            <w:tcW w:w="1079" w:type="pct"/>
          </w:tcPr>
          <w:p w:rsidR="00CF1EAF" w:rsidP="00CF1EAF" w:rsidRDefault="00CF1EAF" w14:paraId="09F44092" w14:textId="77777777">
            <w:r>
              <w:t>Calendar</w:t>
            </w:r>
          </w:p>
        </w:tc>
        <w:tc>
          <w:tcPr>
            <w:tcW w:w="3073" w:type="pct"/>
          </w:tcPr>
          <w:p w:rsidR="00CF1EAF" w:rsidP="00CF1EAF" w:rsidRDefault="00CF1EAF" w14:paraId="7A5DE538" w14:textId="77777777">
            <w:pPr>
              <w:spacing w:after="0"/>
            </w:pPr>
            <w:r w:rsidRPr="00766CC1">
              <w:t xml:space="preserve">Label </w:t>
            </w:r>
            <w:r w:rsidRPr="00766CC1">
              <w:rPr>
                <w:rFonts w:cs="Angsana New"/>
                <w:cs/>
              </w:rPr>
              <w:t xml:space="preserve">: </w:t>
            </w:r>
            <w:r w:rsidRPr="008104CF">
              <w:rPr>
                <w:rFonts w:cs="Angsana New"/>
                <w:color w:val="FF0000"/>
                <w:cs/>
              </w:rPr>
              <w:t>*</w:t>
            </w:r>
            <w:r w:rsidRPr="008104CF">
              <w:rPr>
                <w:rFonts w:cs="Angsana New"/>
                <w:color w:val="FF0000"/>
              </w:rPr>
              <w:t>E</w:t>
            </w:r>
            <w:r w:rsidRPr="00472AFC">
              <w:rPr>
                <w:color w:val="FF0000"/>
              </w:rPr>
              <w:t>ffective</w:t>
            </w:r>
            <w:r w:rsidRPr="008104CF">
              <w:rPr>
                <w:color w:val="FF0000"/>
              </w:rPr>
              <w:t xml:space="preserve"> Start Date</w:t>
            </w:r>
          </w:p>
        </w:tc>
      </w:tr>
      <w:tr w:rsidRPr="008979A8" w:rsidR="00CF1EAF" w:rsidTr="001A53D4" w14:paraId="06A9A571" w14:textId="77777777">
        <w:trPr>
          <w:trHeight w:val="111"/>
        </w:trPr>
        <w:tc>
          <w:tcPr>
            <w:tcW w:w="848" w:type="pct"/>
          </w:tcPr>
          <w:p w:rsidR="00CF1EAF" w:rsidP="00CF1EAF" w:rsidRDefault="00CF1EAF" w14:paraId="61381A35" w14:textId="77777777">
            <w:r>
              <w:t>e</w:t>
            </w:r>
            <w:r w:rsidRPr="00DF2F15">
              <w:t>ffectiveEndDate</w:t>
            </w:r>
          </w:p>
        </w:tc>
        <w:tc>
          <w:tcPr>
            <w:tcW w:w="1079" w:type="pct"/>
          </w:tcPr>
          <w:p w:rsidR="00CF1EAF" w:rsidP="00CF1EAF" w:rsidRDefault="00CF1EAF" w14:paraId="40523F57" w14:textId="77777777">
            <w:r>
              <w:t>Calendar</w:t>
            </w:r>
          </w:p>
        </w:tc>
        <w:tc>
          <w:tcPr>
            <w:tcW w:w="3073" w:type="pct"/>
          </w:tcPr>
          <w:p w:rsidR="00CF1EAF" w:rsidP="00CF1EAF" w:rsidRDefault="00CF1EAF" w14:paraId="2E54CF83" w14:textId="77777777">
            <w:pPr>
              <w:spacing w:after="0"/>
            </w:pPr>
            <w:r w:rsidRPr="00766CC1">
              <w:t xml:space="preserve">Label </w:t>
            </w:r>
            <w:r w:rsidRPr="00766CC1">
              <w:rPr>
                <w:rFonts w:cs="Angsana New"/>
                <w:cs/>
              </w:rPr>
              <w:t xml:space="preserve">: </w:t>
            </w:r>
            <w:r w:rsidRPr="00472AFC">
              <w:rPr>
                <w:rFonts w:cs="Angsana New"/>
              </w:rPr>
              <w:t>E</w:t>
            </w:r>
            <w:r w:rsidRPr="008104CF">
              <w:t>ffective</w:t>
            </w:r>
            <w:r w:rsidRPr="00472AFC">
              <w:t xml:space="preserve"> End Date</w:t>
            </w:r>
          </w:p>
        </w:tc>
      </w:tr>
      <w:tr w:rsidRPr="008979A8" w:rsidR="00CF1EAF" w:rsidTr="001A53D4" w14:paraId="6FE6145C" w14:textId="77777777">
        <w:trPr>
          <w:trHeight w:val="111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CF1EAF" w:rsidP="00CF1EAF" w:rsidRDefault="00CF1EAF" w14:paraId="353C9327" w14:textId="77777777">
            <w:pPr>
              <w:pStyle w:val="HeaderTable"/>
            </w:pPr>
            <w:r>
              <w:t>End Charge Partner Detail Section</w:t>
            </w:r>
          </w:p>
        </w:tc>
      </w:tr>
      <w:tr w:rsidRPr="008979A8" w:rsidR="00CF1EAF" w:rsidTr="001A53D4" w14:paraId="0F65043A" w14:textId="77777777">
        <w:trPr>
          <w:trHeight w:val="111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CF1EAF" w:rsidP="00CF1EAF" w:rsidRDefault="00CF1EAF" w14:paraId="68A7FB6A" w14:textId="77777777">
            <w:pPr>
              <w:pStyle w:val="HeaderTable"/>
            </w:pPr>
            <w:r>
              <w:t>End Charge Partner</w:t>
            </w:r>
            <w:r>
              <w:rPr>
                <w:lang w:bidi="th-TH"/>
              </w:rPr>
              <w:t xml:space="preserve"> Section</w:t>
            </w:r>
          </w:p>
        </w:tc>
      </w:tr>
    </w:tbl>
    <w:p w:rsidR="00AA10D5" w:rsidP="00AA10D5" w:rsidRDefault="00AA10D5" w14:paraId="315FDC12" w14:textId="77777777"/>
    <w:p w:rsidR="00AA10D5" w:rsidP="00AA10D5" w:rsidRDefault="00AA10D5" w14:paraId="458A5E74" w14:textId="77777777">
      <w:pPr>
        <w:pStyle w:val="Heading3"/>
        <w:numPr>
          <w:ilvl w:val="0"/>
          <w:numId w:val="464"/>
        </w:numPr>
        <w:rPr>
          <w:rFonts w:ascii="CordiaUPC" w:hAnsi="CordiaUPC" w:cs="CordiaUPC"/>
          <w:sz w:val="32"/>
          <w:szCs w:val="32"/>
        </w:rPr>
      </w:pPr>
      <w:r w:rsidRPr="008979A8">
        <w:rPr>
          <w:rFonts w:ascii="CordiaUPC" w:hAnsi="CordiaUPC" w:cs="CordiaUPC"/>
          <w:sz w:val="32"/>
          <w:szCs w:val="32"/>
        </w:rPr>
        <w:t>Script Validation</w:t>
      </w:r>
    </w:p>
    <w:tbl>
      <w:tblPr>
        <w:tblW w:w="4967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386"/>
        <w:gridCol w:w="2900"/>
        <w:gridCol w:w="3312"/>
        <w:gridCol w:w="1358"/>
      </w:tblGrid>
      <w:tr w:rsidRPr="008979A8" w:rsidR="00470B42" w:rsidTr="00522468" w14:paraId="07AC352E" w14:textId="77777777">
        <w:trPr>
          <w:cantSplit/>
          <w:tblHeader/>
        </w:trPr>
        <w:tc>
          <w:tcPr>
            <w:tcW w:w="774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AA10D5" w:rsidP="001A53D4" w:rsidRDefault="00AA10D5" w14:paraId="68565FA8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Error Code</w:t>
            </w:r>
          </w:p>
        </w:tc>
        <w:tc>
          <w:tcPr>
            <w:tcW w:w="1619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AA10D5" w:rsidP="001A53D4" w:rsidRDefault="00AA10D5" w14:paraId="54A08FDD" w14:textId="77777777">
            <w:pPr>
              <w:rPr>
                <w:rFonts w:cs="CordiaUPC"/>
                <w:b/>
                <w:bCs/>
              </w:rPr>
            </w:pPr>
            <w:r>
              <w:rPr>
                <w:rFonts w:cs="CordiaUPC"/>
                <w:b/>
                <w:bCs/>
              </w:rPr>
              <w:t xml:space="preserve">Error Message </w:t>
            </w:r>
          </w:p>
        </w:tc>
        <w:tc>
          <w:tcPr>
            <w:tcW w:w="1849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AA10D5" w:rsidP="001A53D4" w:rsidRDefault="00AA10D5" w14:paraId="2EBBF757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Logic</w:t>
            </w:r>
          </w:p>
        </w:tc>
        <w:tc>
          <w:tcPr>
            <w:tcW w:w="758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AA10D5" w:rsidP="001A53D4" w:rsidRDefault="00AA10D5" w14:paraId="7C0C8737" w14:textId="77777777">
            <w:pPr>
              <w:rPr>
                <w:rFonts w:cs="CordiaUPC"/>
                <w:b/>
                <w:bCs/>
              </w:rPr>
            </w:pPr>
            <w:r>
              <w:rPr>
                <w:rFonts w:cs="CordiaUPC"/>
                <w:b/>
                <w:bCs/>
              </w:rPr>
              <w:t>Submit Call</w:t>
            </w:r>
          </w:p>
        </w:tc>
      </w:tr>
      <w:tr w:rsidR="00470B42" w:rsidTr="00522468" w14:paraId="04714548" w14:textId="77777777">
        <w:trPr>
          <w:trHeight w:val="1099"/>
        </w:trPr>
        <w:tc>
          <w:tcPr>
            <w:tcW w:w="774" w:type="pct"/>
          </w:tcPr>
          <w:p w:rsidRPr="00404475" w:rsidR="00AA10D5" w:rsidP="001A53D4" w:rsidRDefault="00AA10D5" w14:paraId="7480E446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>00001</w:t>
            </w:r>
          </w:p>
        </w:tc>
        <w:tc>
          <w:tcPr>
            <w:tcW w:w="1619" w:type="pct"/>
          </w:tcPr>
          <w:p w:rsidR="00AA10D5" w:rsidP="001A53D4" w:rsidRDefault="00AA10D5" w14:paraId="0FC244F9" w14:textId="77777777">
            <w:r>
              <w:t>Charge Partner is required</w:t>
            </w:r>
            <w:r>
              <w:rPr>
                <w:rFonts w:cs="CordiaUPC"/>
                <w:cs/>
              </w:rPr>
              <w:t>.</w:t>
            </w:r>
          </w:p>
        </w:tc>
        <w:tc>
          <w:tcPr>
            <w:tcW w:w="1849" w:type="pct"/>
          </w:tcPr>
          <w:p w:rsidR="00AA10D5" w:rsidP="001A53D4" w:rsidRDefault="00AA10D5" w14:paraId="2ADCBB88" w14:textId="77777777">
            <w:pPr>
              <w:rPr>
                <w:rFonts w:cs="CordiaUPC"/>
                <w:cs/>
              </w:rPr>
            </w:pPr>
            <w:r>
              <w:t>chargePartnerFlag</w:t>
            </w:r>
            <w:r w:rsidRPr="002206C7">
              <w:rPr>
                <w:cs/>
              </w:rPr>
              <w:t xml:space="preserve"> จะต้องเป็น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58" w:type="pct"/>
          </w:tcPr>
          <w:p w:rsidR="00AA10D5" w:rsidP="001A53D4" w:rsidRDefault="00AA10D5" w14:paraId="71131749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627872" w:rsidTr="0010196C" w14:paraId="40E03248" w14:textId="77777777">
        <w:trPr>
          <w:trHeight w:val="209"/>
        </w:trPr>
        <w:tc>
          <w:tcPr>
            <w:tcW w:w="5000" w:type="pct"/>
            <w:gridSpan w:val="4"/>
            <w:shd w:val="clear" w:color="auto" w:fill="C2D69B" w:themeFill="accent3" w:themeFillTint="99"/>
          </w:tcPr>
          <w:p w:rsidRPr="0010196C" w:rsidR="00627872" w:rsidP="0010196C" w:rsidRDefault="00627872" w14:paraId="19FE03B0" w14:textId="479073F1">
            <w:pPr>
              <w:pStyle w:val="HeaderTable"/>
            </w:pPr>
            <w:r>
              <w:t>Add CP Name Section</w:t>
            </w:r>
          </w:p>
        </w:tc>
      </w:tr>
      <w:tr w:rsidR="005147D8" w:rsidTr="00522468" w14:paraId="4308246C" w14:textId="77777777">
        <w:trPr>
          <w:trHeight w:val="1099"/>
        </w:trPr>
        <w:tc>
          <w:tcPr>
            <w:tcW w:w="774" w:type="pct"/>
          </w:tcPr>
          <w:p w:rsidR="005147D8" w:rsidP="005147D8" w:rsidRDefault="005147D8" w14:paraId="3E57DEE0" w14:textId="7A172019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>00001</w:t>
            </w:r>
          </w:p>
        </w:tc>
        <w:tc>
          <w:tcPr>
            <w:tcW w:w="1619" w:type="pct"/>
          </w:tcPr>
          <w:p w:rsidR="005147D8" w:rsidP="005147D8" w:rsidRDefault="005147D8" w14:paraId="4C0E152F" w14:textId="6437461B">
            <w:r>
              <w:t>CP ID is required</w:t>
            </w:r>
            <w:r>
              <w:rPr>
                <w:rFonts w:hint="cs" w:cs="CordiaUPC"/>
                <w:cs/>
              </w:rPr>
              <w:t>.</w:t>
            </w:r>
          </w:p>
        </w:tc>
        <w:tc>
          <w:tcPr>
            <w:tcW w:w="1849" w:type="pct"/>
          </w:tcPr>
          <w:p w:rsidR="005147D8" w:rsidP="005147D8" w:rsidRDefault="005147D8" w14:paraId="534F95CC" w14:textId="378970B8">
            <w:r>
              <w:t>cpId</w:t>
            </w:r>
            <w:r>
              <w:rPr>
                <w:cs/>
              </w:rPr>
              <w:t xml:space="preserve"> จะต้องเป็น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58" w:type="pct"/>
          </w:tcPr>
          <w:p w:rsidR="005147D8" w:rsidP="005147D8" w:rsidRDefault="005147D8" w14:paraId="2F329844" w14:textId="77777777">
            <w:pPr>
              <w:rPr>
                <w:rFonts w:cs="CordiaUPC"/>
                <w:szCs w:val="36"/>
              </w:rPr>
            </w:pPr>
          </w:p>
        </w:tc>
      </w:tr>
      <w:tr w:rsidR="005147D8" w:rsidTr="00522468" w14:paraId="2194F158" w14:textId="77777777">
        <w:trPr>
          <w:trHeight w:val="1099"/>
        </w:trPr>
        <w:tc>
          <w:tcPr>
            <w:tcW w:w="774" w:type="pct"/>
          </w:tcPr>
          <w:p w:rsidR="005147D8" w:rsidP="005147D8" w:rsidRDefault="005147D8" w14:paraId="6899A7A3" w14:textId="2EB626CD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>00001</w:t>
            </w:r>
          </w:p>
        </w:tc>
        <w:tc>
          <w:tcPr>
            <w:tcW w:w="1619" w:type="pct"/>
          </w:tcPr>
          <w:p w:rsidR="005147D8" w:rsidP="005147D8" w:rsidRDefault="005147D8" w14:paraId="69C119C3" w14:textId="1CFB45CA">
            <w:r>
              <w:t>CP Name is required</w:t>
            </w:r>
            <w:r>
              <w:rPr>
                <w:rFonts w:hint="cs" w:cs="CordiaUPC"/>
                <w:cs/>
              </w:rPr>
              <w:t>.</w:t>
            </w:r>
          </w:p>
        </w:tc>
        <w:tc>
          <w:tcPr>
            <w:tcW w:w="1849" w:type="pct"/>
          </w:tcPr>
          <w:p w:rsidR="005147D8" w:rsidP="005147D8" w:rsidRDefault="005147D8" w14:paraId="30065037" w14:textId="6EB11C83">
            <w:r>
              <w:t>cpName</w:t>
            </w:r>
            <w:r>
              <w:rPr>
                <w:cs/>
              </w:rPr>
              <w:t xml:space="preserve"> จะต้องเป็น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58" w:type="pct"/>
          </w:tcPr>
          <w:p w:rsidR="005147D8" w:rsidP="005147D8" w:rsidRDefault="005147D8" w14:paraId="7D4029EA" w14:textId="77777777">
            <w:pPr>
              <w:rPr>
                <w:rFonts w:cs="CordiaUPC"/>
                <w:szCs w:val="36"/>
              </w:rPr>
            </w:pPr>
          </w:p>
        </w:tc>
      </w:tr>
      <w:tr w:rsidR="005147D8" w:rsidTr="00522468" w14:paraId="38C1032D" w14:textId="77777777">
        <w:trPr>
          <w:trHeight w:val="1099"/>
        </w:trPr>
        <w:tc>
          <w:tcPr>
            <w:tcW w:w="774" w:type="pct"/>
          </w:tcPr>
          <w:p w:rsidR="005147D8" w:rsidP="005147D8" w:rsidRDefault="005147D8" w14:paraId="51C4934C" w14:textId="1B9FCE65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>00003</w:t>
            </w:r>
          </w:p>
        </w:tc>
        <w:tc>
          <w:tcPr>
            <w:tcW w:w="1619" w:type="pct"/>
          </w:tcPr>
          <w:p w:rsidR="005147D8" w:rsidP="005147D8" w:rsidRDefault="005147D8" w14:paraId="7D53B9BA" w14:textId="5CBDB575">
            <w:r>
              <w:rPr>
                <w:rFonts w:eastAsia="Times New Roman" w:cs="CordiaUPC"/>
              </w:rPr>
              <w:t>CP ID must be unique</w:t>
            </w:r>
            <w:r>
              <w:rPr>
                <w:rFonts w:hint="cs" w:eastAsia="Times New Roman" w:cs="CordiaUPC"/>
                <w:cs/>
              </w:rPr>
              <w:t>.</w:t>
            </w:r>
          </w:p>
        </w:tc>
        <w:tc>
          <w:tcPr>
            <w:tcW w:w="1849" w:type="pct"/>
          </w:tcPr>
          <w:p w:rsidR="005147D8" w:rsidP="005147D8" w:rsidRDefault="005147D8" w14:paraId="1008FCB9" w14:textId="74E72F41">
            <w:r>
              <w:rPr>
                <w:rFonts w:eastAsia="Times New Roman" w:cs="CordiaUPC"/>
              </w:rPr>
              <w:t>cpId</w:t>
            </w:r>
            <w:r>
              <w:rPr>
                <w:rFonts w:hint="cs" w:eastAsia="Times New Roman" w:cs="CordiaUPC"/>
                <w:cs/>
              </w:rPr>
              <w:t xml:space="preserve"> จะต้องไม่สร้างซ้ำกัน</w:t>
            </w:r>
          </w:p>
        </w:tc>
        <w:tc>
          <w:tcPr>
            <w:tcW w:w="758" w:type="pct"/>
          </w:tcPr>
          <w:p w:rsidR="005147D8" w:rsidP="005147D8" w:rsidRDefault="005147D8" w14:paraId="43D40B44" w14:textId="77777777">
            <w:pPr>
              <w:rPr>
                <w:rFonts w:cs="CordiaUPC"/>
                <w:szCs w:val="36"/>
              </w:rPr>
            </w:pPr>
          </w:p>
        </w:tc>
      </w:tr>
      <w:tr w:rsidR="005147D8" w:rsidTr="00522468" w14:paraId="5F6CA8DD" w14:textId="77777777">
        <w:trPr>
          <w:trHeight w:val="1099"/>
        </w:trPr>
        <w:tc>
          <w:tcPr>
            <w:tcW w:w="774" w:type="pct"/>
          </w:tcPr>
          <w:p w:rsidR="005147D8" w:rsidP="005147D8" w:rsidRDefault="005147D8" w14:paraId="58935618" w14:textId="640CC413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>00003</w:t>
            </w:r>
          </w:p>
        </w:tc>
        <w:tc>
          <w:tcPr>
            <w:tcW w:w="1619" w:type="pct"/>
          </w:tcPr>
          <w:p w:rsidR="005147D8" w:rsidP="005147D8" w:rsidRDefault="005147D8" w14:paraId="275ABD4C" w14:textId="58CB09A8">
            <w:r>
              <w:rPr>
                <w:rFonts w:eastAsia="Times New Roman" w:cs="CordiaUPC"/>
              </w:rPr>
              <w:t>CP Name must be unique</w:t>
            </w:r>
            <w:r>
              <w:rPr>
                <w:rFonts w:hint="cs" w:eastAsia="Times New Roman" w:cs="CordiaUPC"/>
                <w:cs/>
              </w:rPr>
              <w:t>.</w:t>
            </w:r>
          </w:p>
        </w:tc>
        <w:tc>
          <w:tcPr>
            <w:tcW w:w="1849" w:type="pct"/>
          </w:tcPr>
          <w:p w:rsidR="005147D8" w:rsidP="005147D8" w:rsidRDefault="005147D8" w14:paraId="5F1CD9A2" w14:textId="003E5C6F">
            <w:r>
              <w:rPr>
                <w:rFonts w:eastAsia="Times New Roman" w:cs="CordiaUPC"/>
              </w:rPr>
              <w:t>cpName</w:t>
            </w:r>
            <w:r>
              <w:rPr>
                <w:rFonts w:hint="cs" w:eastAsia="Times New Roman" w:cs="CordiaUPC"/>
                <w:cs/>
              </w:rPr>
              <w:t xml:space="preserve"> จะต้องไม่สร้างซ้ำกัน</w:t>
            </w:r>
          </w:p>
        </w:tc>
        <w:tc>
          <w:tcPr>
            <w:tcW w:w="758" w:type="pct"/>
          </w:tcPr>
          <w:p w:rsidR="005147D8" w:rsidP="005147D8" w:rsidRDefault="005147D8" w14:paraId="70D61190" w14:textId="77777777">
            <w:pPr>
              <w:rPr>
                <w:rFonts w:cs="CordiaUPC"/>
                <w:szCs w:val="36"/>
              </w:rPr>
            </w:pPr>
          </w:p>
        </w:tc>
      </w:tr>
      <w:tr w:rsidR="00522468" w:rsidTr="00522468" w14:paraId="0812E368" w14:textId="77777777">
        <w:tc>
          <w:tcPr>
            <w:tcW w:w="5000" w:type="pct"/>
            <w:gridSpan w:val="4"/>
            <w:shd w:val="clear" w:color="auto" w:fill="C2D69B" w:themeFill="accent3" w:themeFillTint="99"/>
          </w:tcPr>
          <w:p w:rsidR="00AA10D5" w:rsidP="001A53D4" w:rsidRDefault="00627872" w14:paraId="087B9514" w14:textId="24E82976">
            <w:pPr>
              <w:pStyle w:val="HeaderTable"/>
              <w:rPr>
                <w:lang w:bidi="th-TH"/>
              </w:rPr>
            </w:pPr>
            <w:r>
              <w:rPr>
                <w:lang w:bidi="th-TH"/>
              </w:rPr>
              <w:t xml:space="preserve">End </w:t>
            </w:r>
            <w:r>
              <w:t>Add CP Name</w:t>
            </w:r>
            <w:r w:rsidR="00AA10D5">
              <w:rPr>
                <w:rFonts w:hint="cs"/>
                <w:cs/>
                <w:lang w:bidi="th-TH"/>
              </w:rPr>
              <w:t xml:space="preserve"> </w:t>
            </w:r>
            <w:r w:rsidR="00AA10D5">
              <w:rPr>
                <w:lang w:bidi="th-TH"/>
              </w:rPr>
              <w:t>Section</w:t>
            </w:r>
          </w:p>
        </w:tc>
      </w:tr>
      <w:tr w:rsidR="00627872" w:rsidTr="00522468" w14:paraId="79C1E43F" w14:textId="77777777">
        <w:tc>
          <w:tcPr>
            <w:tcW w:w="5000" w:type="pct"/>
            <w:gridSpan w:val="4"/>
            <w:shd w:val="clear" w:color="auto" w:fill="C2D69B" w:themeFill="accent3" w:themeFillTint="99"/>
          </w:tcPr>
          <w:p w:rsidR="00627872" w:rsidP="00627872" w:rsidRDefault="00627872" w14:paraId="4A1A9B3A" w14:textId="0FD7C517">
            <w:pPr>
              <w:pStyle w:val="HeaderTable"/>
              <w:rPr>
                <w:lang w:bidi="th-TH"/>
              </w:rPr>
            </w:pPr>
            <w:r>
              <w:rPr>
                <w:lang w:bidi="th-TH"/>
              </w:rPr>
              <w:t>Charge Partner Table</w:t>
            </w:r>
            <w:r>
              <w:rPr>
                <w:rFonts w:hint="cs"/>
                <w:cs/>
                <w:lang w:bidi="th-TH"/>
              </w:rPr>
              <w:t xml:space="preserve"> </w:t>
            </w:r>
            <w:r>
              <w:rPr>
                <w:lang w:bidi="th-TH"/>
              </w:rPr>
              <w:t>Section</w:t>
            </w:r>
          </w:p>
        </w:tc>
      </w:tr>
      <w:tr w:rsidR="00627872" w:rsidTr="00522468" w14:paraId="6EEA2359" w14:textId="77777777">
        <w:tc>
          <w:tcPr>
            <w:tcW w:w="774" w:type="pct"/>
          </w:tcPr>
          <w:p w:rsidRPr="005066B0" w:rsidR="00627872" w:rsidP="00627872" w:rsidRDefault="00627872" w14:paraId="57AAB6AA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 w:rsidRPr="00917BA5">
              <w:rPr>
                <w:rFonts w:ascii="CordiaUPC" w:hAnsi="CordiaUPC" w:cs="CordiaUPC"/>
                <w:sz w:val="28"/>
                <w:szCs w:val="28"/>
                <w:lang w:bidi="th-TH"/>
              </w:rPr>
              <w:t>00056</w:t>
            </w:r>
          </w:p>
        </w:tc>
        <w:tc>
          <w:tcPr>
            <w:tcW w:w="1619" w:type="pct"/>
          </w:tcPr>
          <w:p w:rsidR="00627872" w:rsidP="00627872" w:rsidRDefault="00627872" w14:paraId="4B2E8634" w14:textId="77777777">
            <w:pPr>
              <w:rPr>
                <w:rFonts w:cs="CordiaUPC"/>
              </w:rPr>
            </w:pPr>
            <w:r>
              <w:t xml:space="preserve">Charge Partner Table must have at least {1} row when Charge Partner is </w:t>
            </w:r>
            <w:r>
              <w:rPr>
                <w:rFonts w:cs="CordiaUPC"/>
                <w:cs/>
              </w:rPr>
              <w:t>“</w:t>
            </w:r>
            <w:r>
              <w:t>Yes</w:t>
            </w:r>
            <w:r>
              <w:rPr>
                <w:rFonts w:cs="CordiaUPC"/>
                <w:cs/>
              </w:rPr>
              <w:t>”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49" w:type="pct"/>
          </w:tcPr>
          <w:p w:rsidRPr="002206C7" w:rsidR="00627872" w:rsidP="00627872" w:rsidRDefault="00627872" w14:paraId="52DF48B0" w14:textId="77777777">
            <w:pPr>
              <w:rPr>
                <w:rFonts w:cs="CordiaUPC"/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>chargePartnerFlag</w:t>
            </w:r>
            <w:r w:rsidRPr="002206C7">
              <w:rPr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CordiaUPC"/>
                <w:cs/>
              </w:rPr>
              <w:t>“</w:t>
            </w:r>
            <w:r>
              <w:t>Y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>ดังนั้น</w:t>
            </w:r>
            <w:r>
              <w:t xml:space="preserve"> Charge Partner Table </w:t>
            </w:r>
            <w:r>
              <w:rPr>
                <w:rFonts w:hint="cs"/>
                <w:cs/>
              </w:rPr>
              <w:t xml:space="preserve">จะต้องมีอย่างน้อย </w:t>
            </w:r>
            <w:r>
              <w:t>1 Rows</w:t>
            </w:r>
          </w:p>
        </w:tc>
        <w:tc>
          <w:tcPr>
            <w:tcW w:w="758" w:type="pct"/>
          </w:tcPr>
          <w:p w:rsidR="00627872" w:rsidP="00627872" w:rsidRDefault="00627872" w14:paraId="5AF472EF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627872" w:rsidTr="00522468" w14:paraId="679F5B11" w14:textId="77777777">
        <w:tc>
          <w:tcPr>
            <w:tcW w:w="5000" w:type="pct"/>
            <w:gridSpan w:val="4"/>
            <w:shd w:val="clear" w:color="auto" w:fill="C2D69B" w:themeFill="accent3" w:themeFillTint="99"/>
          </w:tcPr>
          <w:p w:rsidR="00627872" w:rsidP="00627872" w:rsidRDefault="00627872" w14:paraId="275AF615" w14:textId="77777777">
            <w:pPr>
              <w:pStyle w:val="HeaderTable"/>
            </w:pPr>
            <w:r>
              <w:t>Revenue Sharing Detail Section</w:t>
            </w:r>
          </w:p>
        </w:tc>
      </w:tr>
      <w:tr w:rsidR="00627872" w:rsidTr="00522468" w14:paraId="47514018" w14:textId="77777777">
        <w:tc>
          <w:tcPr>
            <w:tcW w:w="774" w:type="pct"/>
          </w:tcPr>
          <w:p w:rsidR="00627872" w:rsidP="00627872" w:rsidRDefault="00627872" w14:paraId="67759A67" w14:textId="77777777">
            <w:pPr>
              <w:pStyle w:val="BodyTextTable"/>
            </w:pP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>00001</w:t>
            </w:r>
          </w:p>
        </w:tc>
        <w:tc>
          <w:tcPr>
            <w:tcW w:w="1619" w:type="pct"/>
          </w:tcPr>
          <w:p w:rsidR="00627872" w:rsidP="00627872" w:rsidRDefault="00627872" w14:paraId="25B14B98" w14:textId="77777777">
            <w:r w:rsidRPr="003E2D06">
              <w:t>Charge Model</w:t>
            </w:r>
            <w:r>
              <w:t xml:space="preserve"> is required</w:t>
            </w:r>
            <w:r>
              <w:rPr>
                <w:rFonts w:cs="CordiaUPC"/>
                <w:cs/>
              </w:rPr>
              <w:t>.</w:t>
            </w:r>
          </w:p>
        </w:tc>
        <w:tc>
          <w:tcPr>
            <w:tcW w:w="1849" w:type="pct"/>
          </w:tcPr>
          <w:p w:rsidR="00627872" w:rsidP="00627872" w:rsidRDefault="00627872" w14:paraId="1DADC875" w14:textId="77777777">
            <w:pPr>
              <w:rPr>
                <w:cs/>
              </w:rPr>
            </w:pPr>
            <w:r>
              <w:t>chargeModel</w:t>
            </w:r>
            <w:r w:rsidRPr="002206C7">
              <w:rPr>
                <w:cs/>
              </w:rPr>
              <w:t xml:space="preserve"> จะต้องเป็น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58" w:type="pct"/>
          </w:tcPr>
          <w:p w:rsidR="00627872" w:rsidP="00627872" w:rsidRDefault="00627872" w14:paraId="2EEFF9DC" w14:textId="77777777">
            <w:pPr>
              <w:rPr>
                <w:rFonts w:cs="CordiaUPC"/>
                <w:szCs w:val="36"/>
              </w:rPr>
            </w:pPr>
          </w:p>
        </w:tc>
      </w:tr>
      <w:tr w:rsidR="00627872" w:rsidTr="00522468" w14:paraId="597642E7" w14:textId="77777777">
        <w:tc>
          <w:tcPr>
            <w:tcW w:w="774" w:type="pct"/>
          </w:tcPr>
          <w:p w:rsidR="00627872" w:rsidP="00627872" w:rsidRDefault="00627872" w14:paraId="72E78585" w14:textId="4977E0A9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>00001</w:t>
            </w:r>
          </w:p>
        </w:tc>
        <w:tc>
          <w:tcPr>
            <w:tcW w:w="1619" w:type="pct"/>
          </w:tcPr>
          <w:p w:rsidRPr="003E2D06" w:rsidR="00627872" w:rsidP="00627872" w:rsidRDefault="00627872" w14:paraId="36FA24D8" w14:textId="226DB12B">
            <w:r w:rsidRPr="003E2D06">
              <w:t xml:space="preserve">Charge </w:t>
            </w:r>
            <w:r>
              <w:t>By is required</w:t>
            </w:r>
            <w:r>
              <w:rPr>
                <w:rFonts w:cs="CordiaUPC"/>
                <w:cs/>
              </w:rPr>
              <w:t>.</w:t>
            </w:r>
          </w:p>
        </w:tc>
        <w:tc>
          <w:tcPr>
            <w:tcW w:w="1849" w:type="pct"/>
          </w:tcPr>
          <w:p w:rsidR="00627872" w:rsidP="00627872" w:rsidRDefault="00627872" w14:paraId="3564511B" w14:textId="5CBD0A54">
            <w:r>
              <w:t>chargeBy</w:t>
            </w:r>
            <w:r w:rsidRPr="002206C7">
              <w:rPr>
                <w:cs/>
              </w:rPr>
              <w:t xml:space="preserve"> จะต้องเป็น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58" w:type="pct"/>
          </w:tcPr>
          <w:p w:rsidR="00627872" w:rsidP="00627872" w:rsidRDefault="00627872" w14:paraId="64883C18" w14:textId="77777777">
            <w:pPr>
              <w:rPr>
                <w:rFonts w:cs="CordiaUPC"/>
                <w:szCs w:val="36"/>
              </w:rPr>
            </w:pPr>
          </w:p>
        </w:tc>
      </w:tr>
      <w:tr w:rsidR="00627872" w:rsidTr="00522468" w14:paraId="038E68DD" w14:textId="77777777">
        <w:tc>
          <w:tcPr>
            <w:tcW w:w="774" w:type="pct"/>
          </w:tcPr>
          <w:p w:rsidR="00627872" w:rsidP="00627872" w:rsidRDefault="00627872" w14:paraId="1314A406" w14:textId="77777777">
            <w:pPr>
              <w:pStyle w:val="BodyTextTable"/>
            </w:pP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>00001</w:t>
            </w:r>
          </w:p>
        </w:tc>
        <w:tc>
          <w:tcPr>
            <w:tcW w:w="1619" w:type="pct"/>
          </w:tcPr>
          <w:p w:rsidR="00627872" w:rsidP="00627872" w:rsidRDefault="00627872" w14:paraId="19E542B7" w14:textId="77777777">
            <w:r w:rsidRPr="003E2D06">
              <w:t>Charge Exc Vat</w:t>
            </w:r>
            <w:r>
              <w:t xml:space="preserve"> is required</w:t>
            </w:r>
            <w:r>
              <w:rPr>
                <w:rFonts w:cs="CordiaUPC"/>
                <w:cs/>
              </w:rPr>
              <w:t>.</w:t>
            </w:r>
          </w:p>
        </w:tc>
        <w:tc>
          <w:tcPr>
            <w:tcW w:w="1849" w:type="pct"/>
          </w:tcPr>
          <w:p w:rsidR="00627872" w:rsidP="00627872" w:rsidRDefault="00627872" w14:paraId="0B3D135E" w14:textId="77777777">
            <w:r>
              <w:t>charge</w:t>
            </w:r>
            <w:r w:rsidRPr="003E2D06">
              <w:t>ExcVat</w:t>
            </w:r>
            <w:r>
              <w:rPr>
                <w:rFonts w:hint="cs"/>
                <w:cs/>
              </w:rPr>
              <w:t xml:space="preserve"> </w:t>
            </w:r>
            <w:r w:rsidRPr="002206C7">
              <w:rPr>
                <w:cs/>
              </w:rPr>
              <w:t>จะต้องเป็น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58" w:type="pct"/>
          </w:tcPr>
          <w:p w:rsidR="00627872" w:rsidP="00627872" w:rsidRDefault="00627872" w14:paraId="411CA90F" w14:textId="77777777">
            <w:pPr>
              <w:rPr>
                <w:rFonts w:cs="CordiaUPC"/>
                <w:szCs w:val="36"/>
              </w:rPr>
            </w:pPr>
          </w:p>
        </w:tc>
      </w:tr>
      <w:tr w:rsidR="00627872" w:rsidTr="00522468" w14:paraId="0B127846" w14:textId="77777777">
        <w:tc>
          <w:tcPr>
            <w:tcW w:w="774" w:type="pct"/>
          </w:tcPr>
          <w:p w:rsidR="00627872" w:rsidP="00627872" w:rsidRDefault="00627872" w14:paraId="0959938C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>00001</w:t>
            </w:r>
          </w:p>
        </w:tc>
        <w:tc>
          <w:tcPr>
            <w:tcW w:w="1619" w:type="pct"/>
          </w:tcPr>
          <w:p w:rsidRPr="003E2D06" w:rsidR="00627872" w:rsidP="00627872" w:rsidRDefault="00627872" w14:paraId="4C7E0A3F" w14:textId="77777777">
            <w:r w:rsidRPr="003E2D06">
              <w:t xml:space="preserve">Charge </w:t>
            </w:r>
            <w:r>
              <w:t>In</w:t>
            </w:r>
            <w:r w:rsidRPr="003E2D06">
              <w:t>c Vat</w:t>
            </w:r>
            <w:r>
              <w:t xml:space="preserve"> is required</w:t>
            </w:r>
            <w:r>
              <w:rPr>
                <w:rFonts w:cs="CordiaUPC"/>
                <w:cs/>
              </w:rPr>
              <w:t>.</w:t>
            </w:r>
          </w:p>
        </w:tc>
        <w:tc>
          <w:tcPr>
            <w:tcW w:w="1849" w:type="pct"/>
          </w:tcPr>
          <w:p w:rsidR="00627872" w:rsidP="00627872" w:rsidRDefault="00627872" w14:paraId="1A5BE90F" w14:textId="77777777">
            <w:r>
              <w:t>chargeIn</w:t>
            </w:r>
            <w:r w:rsidRPr="003E2D06">
              <w:t>cVat</w:t>
            </w:r>
            <w:r>
              <w:rPr>
                <w:rFonts w:hint="cs"/>
                <w:cs/>
              </w:rPr>
              <w:t xml:space="preserve"> </w:t>
            </w:r>
            <w:r w:rsidRPr="002206C7">
              <w:rPr>
                <w:cs/>
              </w:rPr>
              <w:t>จะต้องเป็น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58" w:type="pct"/>
          </w:tcPr>
          <w:p w:rsidR="00627872" w:rsidP="00627872" w:rsidRDefault="00627872" w14:paraId="53089394" w14:textId="77777777">
            <w:pPr>
              <w:rPr>
                <w:rFonts w:cs="CordiaUPC"/>
                <w:szCs w:val="36"/>
              </w:rPr>
            </w:pPr>
          </w:p>
        </w:tc>
      </w:tr>
      <w:tr w:rsidR="00627872" w:rsidTr="00522468" w14:paraId="2A87E56F" w14:textId="77777777">
        <w:tc>
          <w:tcPr>
            <w:tcW w:w="774" w:type="pct"/>
          </w:tcPr>
          <w:p w:rsidR="00627872" w:rsidP="00627872" w:rsidRDefault="00627872" w14:paraId="5E9CD14C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>00001</w:t>
            </w:r>
          </w:p>
        </w:tc>
        <w:tc>
          <w:tcPr>
            <w:tcW w:w="1619" w:type="pct"/>
          </w:tcPr>
          <w:p w:rsidRPr="003E2D06" w:rsidR="00627872" w:rsidP="00627872" w:rsidRDefault="00627872" w14:paraId="41162F78" w14:textId="37B2045B">
            <w:pPr>
              <w:rPr>
                <w:cs/>
              </w:rPr>
            </w:pPr>
            <w:r>
              <w:t>C</w:t>
            </w:r>
            <w:r w:rsidRPr="00753CED">
              <w:t>harge</w:t>
            </w:r>
            <w:r>
              <w:t xml:space="preserve"> Unit</w:t>
            </w:r>
            <w:r>
              <w:rPr>
                <w:rFonts w:hint="cs"/>
                <w:cs/>
              </w:rPr>
              <w:t xml:space="preserve"> </w:t>
            </w:r>
            <w:r>
              <w:t>is required</w:t>
            </w:r>
            <w:r>
              <w:rPr>
                <w:rFonts w:cs="CordiaUPC"/>
                <w:cs/>
              </w:rPr>
              <w:t>.</w:t>
            </w:r>
          </w:p>
        </w:tc>
        <w:tc>
          <w:tcPr>
            <w:tcW w:w="1849" w:type="pct"/>
          </w:tcPr>
          <w:p w:rsidR="00627872" w:rsidP="00627872" w:rsidRDefault="00627872" w14:paraId="0B27E6CA" w14:textId="77777777">
            <w:r>
              <w:t>c</w:t>
            </w:r>
            <w:r w:rsidRPr="00753CED">
              <w:t>harge</w:t>
            </w:r>
            <w:r>
              <w:t>Unit</w:t>
            </w:r>
            <w:r>
              <w:rPr>
                <w:rFonts w:hint="cs"/>
                <w:cs/>
              </w:rPr>
              <w:t xml:space="preserve"> </w:t>
            </w:r>
            <w:r w:rsidRPr="002206C7">
              <w:rPr>
                <w:cs/>
              </w:rPr>
              <w:t>จะต้องเป็น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58" w:type="pct"/>
          </w:tcPr>
          <w:p w:rsidR="00627872" w:rsidP="00627872" w:rsidRDefault="00627872" w14:paraId="14CD7ED8" w14:textId="77777777">
            <w:pPr>
              <w:rPr>
                <w:rFonts w:cs="CordiaUPC"/>
                <w:szCs w:val="36"/>
              </w:rPr>
            </w:pPr>
          </w:p>
        </w:tc>
      </w:tr>
      <w:tr w:rsidR="00627872" w:rsidTr="00522468" w14:paraId="24691941" w14:textId="77777777">
        <w:tc>
          <w:tcPr>
            <w:tcW w:w="774" w:type="pct"/>
          </w:tcPr>
          <w:p w:rsidR="00627872" w:rsidP="00627872" w:rsidRDefault="00627872" w14:paraId="61C6B40C" w14:textId="48E666D3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0001</w:t>
            </w:r>
            <w:r>
              <w:rPr>
                <w:rFonts w:ascii="CordiaUPC" w:hAnsi="CordiaUPC" w:cs="CordiaUPC"/>
                <w:sz w:val="28"/>
                <w:szCs w:val="28"/>
              </w:rPr>
              <w:t>6</w:t>
            </w:r>
          </w:p>
        </w:tc>
        <w:tc>
          <w:tcPr>
            <w:tcW w:w="1619" w:type="pct"/>
          </w:tcPr>
          <w:p w:rsidR="00627872" w:rsidP="00627872" w:rsidRDefault="00627872" w14:paraId="1EF61118" w14:textId="3D56B3B9">
            <w:r>
              <w:t>Charge Exc Vat must be less than or equal to Charge Inc Vat</w:t>
            </w:r>
            <w:r>
              <w:rPr>
                <w:rFonts w:cs="CordiaUPC"/>
                <w:cs/>
              </w:rPr>
              <w:t>.</w:t>
            </w:r>
          </w:p>
        </w:tc>
        <w:tc>
          <w:tcPr>
            <w:tcW w:w="1849" w:type="pct"/>
          </w:tcPr>
          <w:p w:rsidR="00627872" w:rsidP="00627872" w:rsidRDefault="00627872" w14:paraId="60FA8C4D" w14:textId="1884377A">
            <w:r>
              <w:rPr>
                <w:rFonts w:hint="cs"/>
                <w:cs/>
              </w:rPr>
              <w:t xml:space="preserve">ถ้า </w:t>
            </w:r>
            <w:r>
              <w:t>charge</w:t>
            </w:r>
            <w:r w:rsidRPr="003E2D06">
              <w:t>ExcVat</w:t>
            </w:r>
            <w:r>
              <w:rPr>
                <w:rFonts w:hint="cs"/>
                <w:cs/>
              </w:rPr>
              <w:t xml:space="preserve"> และ</w:t>
            </w:r>
            <w:r>
              <w:rPr>
                <w:rFonts w:cs="Angsana New"/>
                <w:cs/>
              </w:rPr>
              <w:t xml:space="preserve"> </w:t>
            </w:r>
            <w:r>
              <w:t>chargeIn</w:t>
            </w:r>
            <w:r w:rsidRPr="003E2D06">
              <w:t>cVat</w:t>
            </w:r>
            <w:r>
              <w:rPr>
                <w:rFonts w:hint="cs"/>
                <w:cs/>
              </w:rPr>
              <w:t xml:space="preserve"> มีค่า ดังนั้น </w:t>
            </w:r>
            <w:r>
              <w:t>charge</w:t>
            </w:r>
            <w:r w:rsidRPr="003E2D06">
              <w:t>ExcVat</w:t>
            </w:r>
            <w:r>
              <w:rPr>
                <w:rFonts w:hint="cs"/>
                <w:cs/>
              </w:rPr>
              <w:t xml:space="preserve"> จะต้องมีค่าน้อยกว่าหรือเท่ากับ </w:t>
            </w:r>
            <w:r>
              <w:t>chargeIn</w:t>
            </w:r>
            <w:r w:rsidRPr="003E2D06">
              <w:t>cVat</w:t>
            </w:r>
          </w:p>
        </w:tc>
        <w:tc>
          <w:tcPr>
            <w:tcW w:w="758" w:type="pct"/>
          </w:tcPr>
          <w:p w:rsidR="00627872" w:rsidP="00627872" w:rsidRDefault="00627872" w14:paraId="06E543DD" w14:textId="77777777">
            <w:pPr>
              <w:rPr>
                <w:rFonts w:cs="CordiaUPC"/>
                <w:szCs w:val="36"/>
              </w:rPr>
            </w:pPr>
          </w:p>
        </w:tc>
      </w:tr>
      <w:tr w:rsidR="00627872" w:rsidTr="00522468" w14:paraId="16D5536C" w14:textId="77777777">
        <w:tc>
          <w:tcPr>
            <w:tcW w:w="774" w:type="pct"/>
          </w:tcPr>
          <w:p w:rsidRPr="000E5AB7" w:rsidR="00627872" w:rsidP="00627872" w:rsidRDefault="00627872" w14:paraId="63D5BA8B" w14:textId="02884DE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2A323A">
              <w:rPr>
                <w:rFonts w:cs="CordiaUPC"/>
              </w:rPr>
              <w:t>00023</w:t>
            </w:r>
          </w:p>
        </w:tc>
        <w:tc>
          <w:tcPr>
            <w:tcW w:w="1619" w:type="pct"/>
          </w:tcPr>
          <w:p w:rsidR="00627872" w:rsidP="00627872" w:rsidRDefault="00627872" w14:paraId="19625458" w14:textId="36D8AC5C">
            <w:r>
              <w:t xml:space="preserve">Charge Exc Vat must be 2 decimal </w:t>
            </w:r>
            <w:r>
              <w:rPr>
                <w:rFonts w:cs="Angsana New"/>
                <w:cs/>
              </w:rPr>
              <w:t>(</w:t>
            </w:r>
            <w:r>
              <w:t>Min 0, Max 9,999,999,999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1849" w:type="pct"/>
          </w:tcPr>
          <w:p w:rsidR="00627872" w:rsidP="00627872" w:rsidRDefault="00627872" w14:paraId="6C4A7262" w14:textId="080A4267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>Charge Exc Vat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มีค่า ดังนั้น </w:t>
            </w:r>
            <w:r>
              <w:t>Charge Exc Vat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จะต้องเป็นตัวเลขทศนิยม </w:t>
            </w:r>
            <w:r>
              <w:t xml:space="preserve">2 </w:t>
            </w:r>
            <w:r>
              <w:rPr>
                <w:rFonts w:hint="cs"/>
                <w:cs/>
              </w:rPr>
              <w:t xml:space="preserve">ตำแหน่งและมีค่าอยู่ในช่วง </w:t>
            </w:r>
            <w:r>
              <w:t xml:space="preserve">0 </w:t>
            </w:r>
            <w:r>
              <w:rPr>
                <w:rFonts w:cs="Angsana New"/>
                <w:cs/>
              </w:rPr>
              <w:t xml:space="preserve">– </w:t>
            </w:r>
            <w:r>
              <w:t>9,999,999,999</w:t>
            </w:r>
          </w:p>
        </w:tc>
        <w:tc>
          <w:tcPr>
            <w:tcW w:w="758" w:type="pct"/>
          </w:tcPr>
          <w:p w:rsidR="00627872" w:rsidP="00627872" w:rsidRDefault="00627872" w14:paraId="7F12FF33" w14:textId="77777777">
            <w:pPr>
              <w:rPr>
                <w:rFonts w:cs="CordiaUPC"/>
                <w:szCs w:val="36"/>
              </w:rPr>
            </w:pPr>
          </w:p>
        </w:tc>
      </w:tr>
      <w:tr w:rsidR="00627872" w:rsidTr="00522468" w14:paraId="02BA64D8" w14:textId="77777777">
        <w:tc>
          <w:tcPr>
            <w:tcW w:w="774" w:type="pct"/>
          </w:tcPr>
          <w:p w:rsidRPr="002A323A" w:rsidR="00627872" w:rsidP="00627872" w:rsidRDefault="00627872" w14:paraId="3E01E5AF" w14:textId="3F51EC2C">
            <w:pPr>
              <w:pStyle w:val="BodyTextTable"/>
              <w:rPr>
                <w:rFonts w:cs="CordiaUPC"/>
              </w:rPr>
            </w:pPr>
            <w:r w:rsidRPr="002A323A">
              <w:rPr>
                <w:rFonts w:cs="CordiaUPC"/>
              </w:rPr>
              <w:t>00023</w:t>
            </w:r>
          </w:p>
        </w:tc>
        <w:tc>
          <w:tcPr>
            <w:tcW w:w="1619" w:type="pct"/>
          </w:tcPr>
          <w:p w:rsidR="00627872" w:rsidP="00627872" w:rsidRDefault="00627872" w14:paraId="69D52DEF" w14:textId="15677512">
            <w:r>
              <w:t xml:space="preserve">Charge Inc Vat must be 2 decimal </w:t>
            </w:r>
            <w:r>
              <w:rPr>
                <w:rFonts w:cs="Angsana New"/>
                <w:cs/>
              </w:rPr>
              <w:t>(</w:t>
            </w:r>
            <w:r>
              <w:t>Min 0, Max 9,999,999,999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1849" w:type="pct"/>
          </w:tcPr>
          <w:p w:rsidR="00627872" w:rsidP="00627872" w:rsidRDefault="00627872" w14:paraId="32500EFB" w14:textId="2B31FECB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>Charge Inc Vat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มีค่า ดังนั้น </w:t>
            </w:r>
            <w:r>
              <w:t>Charge Inc Vat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จะต้องเป็นตัวเลขทศนิยม </w:t>
            </w:r>
            <w:r>
              <w:t xml:space="preserve">2 </w:t>
            </w:r>
            <w:r>
              <w:rPr>
                <w:rFonts w:hint="cs"/>
                <w:cs/>
              </w:rPr>
              <w:t xml:space="preserve">ตำแหน่งและมีค่าอยู่ในช่วง </w:t>
            </w:r>
            <w:r>
              <w:t xml:space="preserve">0 </w:t>
            </w:r>
            <w:r>
              <w:rPr>
                <w:rFonts w:cs="Angsana New"/>
                <w:cs/>
              </w:rPr>
              <w:t xml:space="preserve">– </w:t>
            </w:r>
            <w:r>
              <w:t>9,999,999,999</w:t>
            </w:r>
          </w:p>
        </w:tc>
        <w:tc>
          <w:tcPr>
            <w:tcW w:w="758" w:type="pct"/>
          </w:tcPr>
          <w:p w:rsidR="00627872" w:rsidP="00627872" w:rsidRDefault="00627872" w14:paraId="445B6EE7" w14:textId="77777777">
            <w:pPr>
              <w:rPr>
                <w:rFonts w:cs="CordiaUPC"/>
                <w:szCs w:val="36"/>
              </w:rPr>
            </w:pPr>
          </w:p>
        </w:tc>
      </w:tr>
      <w:tr w:rsidR="00627872" w:rsidTr="00522468" w14:paraId="2017A348" w14:textId="77777777">
        <w:tc>
          <w:tcPr>
            <w:tcW w:w="774" w:type="pct"/>
          </w:tcPr>
          <w:p w:rsidR="00627872" w:rsidP="00627872" w:rsidRDefault="00627872" w14:paraId="3A79994F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>00001</w:t>
            </w:r>
          </w:p>
        </w:tc>
        <w:tc>
          <w:tcPr>
            <w:tcW w:w="1619" w:type="pct"/>
          </w:tcPr>
          <w:p w:rsidRPr="003E2D06" w:rsidR="00627872" w:rsidP="00627872" w:rsidRDefault="00627872" w14:paraId="65FB3833" w14:textId="7FC8CE3F">
            <w:r w:rsidRPr="00AC3329">
              <w:t>Base on</w:t>
            </w:r>
            <w:r>
              <w:t xml:space="preserve"> Exc VAT is required</w:t>
            </w:r>
            <w:r>
              <w:rPr>
                <w:rFonts w:cs="CordiaUPC"/>
                <w:cs/>
              </w:rPr>
              <w:t>.</w:t>
            </w:r>
          </w:p>
        </w:tc>
        <w:tc>
          <w:tcPr>
            <w:tcW w:w="1849" w:type="pct"/>
          </w:tcPr>
          <w:p w:rsidR="00627872" w:rsidP="00627872" w:rsidRDefault="00627872" w14:paraId="71A7E7D2" w14:textId="41EA4114">
            <w:r>
              <w:t>b</w:t>
            </w:r>
            <w:r w:rsidRPr="00AC3329">
              <w:t>ase</w:t>
            </w:r>
            <w:r>
              <w:t>O</w:t>
            </w:r>
            <w:r w:rsidRPr="00AC3329">
              <w:t>n</w:t>
            </w:r>
            <w:r>
              <w:t xml:space="preserve">ExcVat </w:t>
            </w:r>
            <w:r w:rsidRPr="002206C7">
              <w:rPr>
                <w:cs/>
              </w:rPr>
              <w:t>จะต้องเป็น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58" w:type="pct"/>
          </w:tcPr>
          <w:p w:rsidR="00627872" w:rsidP="00627872" w:rsidRDefault="00627872" w14:paraId="517567B0" w14:textId="77777777">
            <w:pPr>
              <w:rPr>
                <w:rFonts w:cs="CordiaUPC"/>
                <w:szCs w:val="36"/>
              </w:rPr>
            </w:pPr>
          </w:p>
        </w:tc>
      </w:tr>
      <w:tr w:rsidR="00627872" w:rsidTr="00522468" w14:paraId="0095DEE6" w14:textId="77777777">
        <w:tc>
          <w:tcPr>
            <w:tcW w:w="774" w:type="pct"/>
          </w:tcPr>
          <w:p w:rsidR="00627872" w:rsidP="00627872" w:rsidRDefault="00627872" w14:paraId="129C1124" w14:textId="5920616E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>00001</w:t>
            </w:r>
          </w:p>
        </w:tc>
        <w:tc>
          <w:tcPr>
            <w:tcW w:w="1619" w:type="pct"/>
          </w:tcPr>
          <w:p w:rsidRPr="00AC3329" w:rsidR="00627872" w:rsidP="00627872" w:rsidRDefault="00627872" w14:paraId="084A4E40" w14:textId="4A468E4E">
            <w:r w:rsidRPr="00AC3329">
              <w:t>Base on</w:t>
            </w:r>
            <w:r>
              <w:t xml:space="preserve"> Inc VAT is required</w:t>
            </w:r>
            <w:r>
              <w:rPr>
                <w:rFonts w:cs="CordiaUPC"/>
                <w:cs/>
              </w:rPr>
              <w:t>.</w:t>
            </w:r>
          </w:p>
        </w:tc>
        <w:tc>
          <w:tcPr>
            <w:tcW w:w="1849" w:type="pct"/>
          </w:tcPr>
          <w:p w:rsidR="00627872" w:rsidP="00627872" w:rsidRDefault="00627872" w14:paraId="25A89B42" w14:textId="0FCE1BE8">
            <w:r>
              <w:t>b</w:t>
            </w:r>
            <w:r w:rsidRPr="00AC3329">
              <w:t>ase</w:t>
            </w:r>
            <w:r>
              <w:t>O</w:t>
            </w:r>
            <w:r w:rsidRPr="00AC3329">
              <w:t>n</w:t>
            </w:r>
            <w:r>
              <w:t xml:space="preserve">IncVat </w:t>
            </w:r>
            <w:r w:rsidRPr="002206C7">
              <w:rPr>
                <w:cs/>
              </w:rPr>
              <w:t>จะต้องเป็น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58" w:type="pct"/>
          </w:tcPr>
          <w:p w:rsidR="00627872" w:rsidP="00627872" w:rsidRDefault="00627872" w14:paraId="5058FAAF" w14:textId="77777777">
            <w:pPr>
              <w:rPr>
                <w:rFonts w:cs="CordiaUPC"/>
                <w:szCs w:val="36"/>
              </w:rPr>
            </w:pPr>
          </w:p>
        </w:tc>
      </w:tr>
      <w:tr w:rsidR="00627872" w:rsidTr="00522468" w14:paraId="4E866B1B" w14:textId="77777777">
        <w:tc>
          <w:tcPr>
            <w:tcW w:w="774" w:type="pct"/>
          </w:tcPr>
          <w:p w:rsidR="00627872" w:rsidP="00627872" w:rsidRDefault="00627872" w14:paraId="45DFBA8D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  <w:cs/>
                <w:lang w:bidi="th-TH"/>
              </w:rPr>
            </w:pP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>00001</w:t>
            </w:r>
          </w:p>
        </w:tc>
        <w:tc>
          <w:tcPr>
            <w:tcW w:w="1619" w:type="pct"/>
          </w:tcPr>
          <w:p w:rsidRPr="00AC3329" w:rsidR="00627872" w:rsidP="00627872" w:rsidRDefault="00627872" w14:paraId="3304924F" w14:textId="77777777">
            <w:r w:rsidRPr="00AC3329">
              <w:t>Base on</w:t>
            </w:r>
            <w:r>
              <w:t xml:space="preserve"> Unit is required</w:t>
            </w:r>
            <w:r>
              <w:rPr>
                <w:rFonts w:cs="CordiaUPC"/>
                <w:cs/>
              </w:rPr>
              <w:t>.</w:t>
            </w:r>
          </w:p>
        </w:tc>
        <w:tc>
          <w:tcPr>
            <w:tcW w:w="1849" w:type="pct"/>
          </w:tcPr>
          <w:p w:rsidR="00627872" w:rsidP="00627872" w:rsidRDefault="00627872" w14:paraId="516DA76E" w14:textId="77777777">
            <w:r>
              <w:t>b</w:t>
            </w:r>
            <w:r w:rsidRPr="00AC3329">
              <w:t>ase</w:t>
            </w:r>
            <w:r>
              <w:t>O</w:t>
            </w:r>
            <w:r w:rsidRPr="00AC3329">
              <w:t>n</w:t>
            </w:r>
            <w:r>
              <w:t xml:space="preserve">Unit </w:t>
            </w:r>
            <w:r w:rsidRPr="002206C7">
              <w:rPr>
                <w:cs/>
              </w:rPr>
              <w:t>จะต้องเป็น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58" w:type="pct"/>
          </w:tcPr>
          <w:p w:rsidR="00627872" w:rsidP="00627872" w:rsidRDefault="00627872" w14:paraId="76BD12C8" w14:textId="77777777">
            <w:pPr>
              <w:rPr>
                <w:rFonts w:cs="CordiaUPC"/>
                <w:szCs w:val="36"/>
              </w:rPr>
            </w:pPr>
          </w:p>
        </w:tc>
      </w:tr>
      <w:tr w:rsidR="00627872" w:rsidTr="00522468" w14:paraId="0C258014" w14:textId="77777777">
        <w:tc>
          <w:tcPr>
            <w:tcW w:w="774" w:type="pct"/>
          </w:tcPr>
          <w:p w:rsidR="00627872" w:rsidP="00627872" w:rsidRDefault="00627872" w14:paraId="15C7CCBE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>
              <w:rPr>
                <w:rFonts w:ascii="CordiaUPC" w:hAnsi="CordiaUPC" w:cs="CordiaUPC"/>
                <w:sz w:val="28"/>
                <w:szCs w:val="28"/>
                <w:lang w:bidi="th-TH"/>
              </w:rPr>
              <w:t>00001</w:t>
            </w:r>
          </w:p>
        </w:tc>
        <w:tc>
          <w:tcPr>
            <w:tcW w:w="1619" w:type="pct"/>
          </w:tcPr>
          <w:p w:rsidRPr="00AC3329" w:rsidR="00627872" w:rsidP="00627872" w:rsidRDefault="00627872" w14:paraId="2D065803" w14:textId="77777777">
            <w:pPr>
              <w:rPr>
                <w:cs/>
              </w:rPr>
            </w:pPr>
            <w:r>
              <w:t>Charge is required</w:t>
            </w:r>
            <w:r>
              <w:rPr>
                <w:rFonts w:cs="CordiaUPC"/>
                <w:cs/>
              </w:rPr>
              <w:t>.</w:t>
            </w:r>
          </w:p>
        </w:tc>
        <w:tc>
          <w:tcPr>
            <w:tcW w:w="1849" w:type="pct"/>
          </w:tcPr>
          <w:p w:rsidR="00627872" w:rsidP="00627872" w:rsidRDefault="00627872" w14:paraId="676B2D66" w14:textId="77777777">
            <w:r>
              <w:t xml:space="preserve">charge </w:t>
            </w:r>
            <w:r w:rsidRPr="002206C7">
              <w:rPr>
                <w:cs/>
              </w:rPr>
              <w:t>จะต้องเป็น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58" w:type="pct"/>
          </w:tcPr>
          <w:p w:rsidR="00627872" w:rsidP="00627872" w:rsidRDefault="00627872" w14:paraId="15B998BE" w14:textId="77777777">
            <w:pPr>
              <w:rPr>
                <w:rFonts w:cs="CordiaUPC"/>
                <w:szCs w:val="36"/>
              </w:rPr>
            </w:pPr>
          </w:p>
        </w:tc>
      </w:tr>
      <w:tr w:rsidR="00627872" w:rsidTr="00522468" w14:paraId="73C82D12" w14:textId="77777777">
        <w:tc>
          <w:tcPr>
            <w:tcW w:w="774" w:type="pct"/>
          </w:tcPr>
          <w:p w:rsidR="00627872" w:rsidP="00627872" w:rsidRDefault="00627872" w14:paraId="15AF2495" w14:textId="6BE57644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0001</w:t>
            </w:r>
            <w:r>
              <w:rPr>
                <w:rFonts w:ascii="CordiaUPC" w:hAnsi="CordiaUPC" w:cs="CordiaUPC"/>
                <w:sz w:val="28"/>
                <w:szCs w:val="28"/>
              </w:rPr>
              <w:t>6</w:t>
            </w:r>
          </w:p>
        </w:tc>
        <w:tc>
          <w:tcPr>
            <w:tcW w:w="1619" w:type="pct"/>
          </w:tcPr>
          <w:p w:rsidR="00627872" w:rsidP="00627872" w:rsidRDefault="00627872" w14:paraId="7B1B2D22" w14:textId="5CF70457">
            <w:r>
              <w:t>Charge must be less than or equal to</w:t>
            </w:r>
            <w:r w:rsidDel="00545BD5">
              <w:rPr>
                <w:rFonts w:cs="CordiaUPC"/>
                <w:cs/>
              </w:rPr>
              <w:t xml:space="preserve"> </w:t>
            </w:r>
            <w:r>
              <w:t>100</w:t>
            </w:r>
            <w:r>
              <w:rPr>
                <w:rFonts w:cs="CordiaUPC"/>
                <w:cs/>
              </w:rPr>
              <w:t>%.</w:t>
            </w:r>
          </w:p>
        </w:tc>
        <w:tc>
          <w:tcPr>
            <w:tcW w:w="1849" w:type="pct"/>
          </w:tcPr>
          <w:p w:rsidR="00627872" w:rsidP="00627872" w:rsidRDefault="00627872" w14:paraId="5C9F7CB7" w14:textId="0B6E5E57">
            <w:pPr>
              <w:rPr>
                <w:cs/>
              </w:rPr>
            </w:pPr>
            <w:r>
              <w:t xml:space="preserve">charge </w:t>
            </w:r>
            <w:r>
              <w:rPr>
                <w:rFonts w:hint="cs" w:cs="CordiaUPC"/>
                <w:cs/>
              </w:rPr>
              <w:t>จะต้อง</w:t>
            </w:r>
            <w:r>
              <w:rPr>
                <w:rFonts w:hint="cs"/>
                <w:cs/>
              </w:rPr>
              <w:t>จะต้องมีค่าน้อยกว่าหรือเท่ากับ</w:t>
            </w:r>
            <w:r>
              <w:rPr>
                <w:rFonts w:hint="cs" w:cs="CordiaUPC"/>
                <w:cs/>
              </w:rPr>
              <w:t xml:space="preserve"> </w:t>
            </w:r>
            <w:r>
              <w:rPr>
                <w:rFonts w:cs="CordiaUPC"/>
              </w:rPr>
              <w:t>100</w:t>
            </w:r>
            <w:r>
              <w:rPr>
                <w:rFonts w:cs="CordiaUPC"/>
                <w:cs/>
              </w:rPr>
              <w:t>%</w:t>
            </w:r>
          </w:p>
        </w:tc>
        <w:tc>
          <w:tcPr>
            <w:tcW w:w="758" w:type="pct"/>
          </w:tcPr>
          <w:p w:rsidR="00627872" w:rsidP="00627872" w:rsidRDefault="00627872" w14:paraId="6D8072FC" w14:textId="77777777">
            <w:pPr>
              <w:rPr>
                <w:rFonts w:cs="CordiaUPC"/>
                <w:szCs w:val="36"/>
              </w:rPr>
            </w:pPr>
          </w:p>
        </w:tc>
      </w:tr>
      <w:tr w:rsidR="00627872" w:rsidTr="00522468" w14:paraId="5E5F12EE" w14:textId="77777777">
        <w:tc>
          <w:tcPr>
            <w:tcW w:w="774" w:type="pct"/>
          </w:tcPr>
          <w:p w:rsidRPr="000E5AB7" w:rsidR="00627872" w:rsidP="00627872" w:rsidRDefault="00627872" w14:paraId="4C346B78" w14:textId="270E065D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CD187C">
              <w:rPr>
                <w:rFonts w:ascii="CordiaUPC" w:hAnsi="CordiaUPC" w:cs="CordiaUPC"/>
                <w:sz w:val="28"/>
                <w:szCs w:val="28"/>
                <w:lang w:bidi="th-TH"/>
              </w:rPr>
              <w:t>00023</w:t>
            </w:r>
          </w:p>
        </w:tc>
        <w:tc>
          <w:tcPr>
            <w:tcW w:w="1619" w:type="pct"/>
          </w:tcPr>
          <w:p w:rsidR="00627872" w:rsidP="00627872" w:rsidRDefault="00627872" w14:paraId="120BC3A5" w14:textId="3CC913BE">
            <w:r>
              <w:t>Charge</w:t>
            </w:r>
            <w:r w:rsidRPr="002206C7">
              <w:rPr>
                <w:rFonts w:cs="CordiaUPC"/>
                <w:cs/>
              </w:rPr>
              <w:t xml:space="preserve"> </w:t>
            </w:r>
            <w:r w:rsidRPr="00CD187C">
              <w:rPr>
                <w:rFonts w:cs="CordiaUPC"/>
              </w:rPr>
              <w:t xml:space="preserve">must be 2 decimal </w:t>
            </w:r>
            <w:r w:rsidRPr="002206C7">
              <w:rPr>
                <w:rFonts w:cs="CordiaUPC"/>
                <w:cs/>
              </w:rPr>
              <w:t>(</w:t>
            </w:r>
            <w:r>
              <w:rPr>
                <w:rFonts w:cs="CordiaUPC"/>
              </w:rPr>
              <w:t>Min 0, Max 100</w:t>
            </w:r>
            <w:r w:rsidRPr="002206C7">
              <w:rPr>
                <w:rFonts w:cs="CordiaUPC"/>
                <w:cs/>
              </w:rPr>
              <w:t>)</w:t>
            </w:r>
          </w:p>
        </w:tc>
        <w:tc>
          <w:tcPr>
            <w:tcW w:w="1849" w:type="pct"/>
          </w:tcPr>
          <w:p w:rsidR="00627872" w:rsidP="00627872" w:rsidRDefault="00627872" w14:paraId="685D5DBE" w14:textId="63FE32EC">
            <w:r w:rsidRPr="002206C7">
              <w:rPr>
                <w:rFonts w:cs="CordiaUPC"/>
                <w:cs/>
              </w:rPr>
              <w:t xml:space="preserve">ถ้า </w:t>
            </w:r>
            <w:r>
              <w:t xml:space="preserve">Charge </w:t>
            </w:r>
            <w:r w:rsidRPr="002206C7">
              <w:rPr>
                <w:rFonts w:cs="CordiaUPC"/>
                <w:cs/>
              </w:rPr>
              <w:t>มีค่า</w:t>
            </w:r>
            <w:r>
              <w:rPr>
                <w:rFonts w:hint="cs"/>
                <w:b/>
                <w:cs/>
              </w:rPr>
              <w:t xml:space="preserve"> และ </w:t>
            </w:r>
            <w:r>
              <w:t>c</w:t>
            </w:r>
            <w:r w:rsidRPr="00753CED">
              <w:t>harge</w:t>
            </w:r>
            <w:r>
              <w:t>Unit</w:t>
            </w:r>
            <w:r>
              <w:rPr>
                <w:rFonts w:hint="cs"/>
                <w:cs/>
              </w:rPr>
              <w:t xml:space="preserve"> </w:t>
            </w:r>
            <w:r w:rsidRPr="002524A0">
              <w:rPr>
                <w:cs/>
              </w:rPr>
              <w:t xml:space="preserve">เป็น </w:t>
            </w:r>
            <w:r w:rsidRPr="002524A0">
              <w:rPr>
                <w:rFonts w:cs="CordiaUPC"/>
                <w:cs/>
              </w:rPr>
              <w:t>“%”</w:t>
            </w:r>
            <w:r w:rsidRPr="002206C7">
              <w:rPr>
                <w:rFonts w:cs="CordiaUPC"/>
                <w:cs/>
              </w:rPr>
              <w:t xml:space="preserve"> ดังนั้น </w:t>
            </w:r>
            <w:r>
              <w:t xml:space="preserve">Charge </w:t>
            </w:r>
            <w:r w:rsidRPr="002206C7">
              <w:rPr>
                <w:rFonts w:cs="CordiaUPC"/>
                <w:cs/>
              </w:rPr>
              <w:t xml:space="preserve">จะต้องเป็นตัวเลขทศนิยม </w:t>
            </w:r>
            <w:r w:rsidRPr="00CD187C">
              <w:rPr>
                <w:rFonts w:cs="CordiaUPC"/>
              </w:rPr>
              <w:t>2</w:t>
            </w:r>
            <w:r w:rsidRPr="002206C7">
              <w:rPr>
                <w:rFonts w:cs="CordiaUPC"/>
                <w:cs/>
              </w:rPr>
              <w:t xml:space="preserve"> ตำแหน่งและมีค่าอยู่ในช่วง </w:t>
            </w:r>
            <w:r w:rsidRPr="00CD187C">
              <w:rPr>
                <w:rFonts w:cs="CordiaUPC"/>
              </w:rPr>
              <w:t xml:space="preserve">0 </w:t>
            </w:r>
            <w:r w:rsidRPr="002206C7">
              <w:rPr>
                <w:rFonts w:cs="CordiaUPC"/>
                <w:cs/>
              </w:rPr>
              <w:t xml:space="preserve">– </w:t>
            </w:r>
            <w:r>
              <w:rPr>
                <w:rFonts w:cs="CordiaUPC"/>
              </w:rPr>
              <w:t>100</w:t>
            </w:r>
          </w:p>
        </w:tc>
        <w:tc>
          <w:tcPr>
            <w:tcW w:w="758" w:type="pct"/>
          </w:tcPr>
          <w:p w:rsidR="00627872" w:rsidP="00627872" w:rsidRDefault="00627872" w14:paraId="60E222D4" w14:textId="77777777">
            <w:pPr>
              <w:rPr>
                <w:rFonts w:cs="CordiaUPC"/>
                <w:szCs w:val="36"/>
              </w:rPr>
            </w:pPr>
          </w:p>
        </w:tc>
      </w:tr>
      <w:tr w:rsidR="00627872" w:rsidTr="00522468" w14:paraId="255C5D61" w14:textId="77777777">
        <w:tc>
          <w:tcPr>
            <w:tcW w:w="774" w:type="pct"/>
          </w:tcPr>
          <w:p w:rsidRPr="000E5AB7" w:rsidR="00627872" w:rsidP="00627872" w:rsidRDefault="00627872" w14:paraId="55A61C9E" w14:textId="558A8B2C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2A323A">
              <w:rPr>
                <w:rFonts w:cs="CordiaUPC"/>
              </w:rPr>
              <w:t>00023</w:t>
            </w:r>
          </w:p>
        </w:tc>
        <w:tc>
          <w:tcPr>
            <w:tcW w:w="1619" w:type="pct"/>
          </w:tcPr>
          <w:p w:rsidR="00627872" w:rsidP="00627872" w:rsidRDefault="00627872" w14:paraId="60A4C884" w14:textId="45BB0C13">
            <w:r w:rsidRPr="00AC3329">
              <w:t>Base on</w:t>
            </w:r>
            <w:r>
              <w:t xml:space="preserve"> must be 2 decimal </w:t>
            </w:r>
            <w:r>
              <w:rPr>
                <w:rFonts w:cs="Angsana New"/>
                <w:cs/>
              </w:rPr>
              <w:t>(</w:t>
            </w:r>
            <w:r>
              <w:t>Min 0, Max 9,999,999,999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1849" w:type="pct"/>
          </w:tcPr>
          <w:p w:rsidR="00627872" w:rsidP="00627872" w:rsidRDefault="00627872" w14:paraId="2CAD581B" w14:textId="798662F5">
            <w:r>
              <w:rPr>
                <w:rFonts w:hint="cs"/>
                <w:cs/>
              </w:rPr>
              <w:t xml:space="preserve">ถ้า </w:t>
            </w:r>
            <w:r w:rsidRPr="00AC3329">
              <w:t>Base on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มีค่า ดังนั้น </w:t>
            </w:r>
            <w:r w:rsidRPr="00AC3329">
              <w:t>Base on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จะต้องเป็นตัวเลขทศนิยม </w:t>
            </w:r>
            <w:r>
              <w:t xml:space="preserve">2 </w:t>
            </w:r>
            <w:r>
              <w:rPr>
                <w:rFonts w:hint="cs"/>
                <w:cs/>
              </w:rPr>
              <w:t xml:space="preserve">ตำแหน่งและมีค่าอยู่ในช่วง </w:t>
            </w:r>
            <w:r>
              <w:t xml:space="preserve">0 </w:t>
            </w:r>
            <w:r>
              <w:rPr>
                <w:rFonts w:cs="Angsana New"/>
                <w:cs/>
              </w:rPr>
              <w:t xml:space="preserve">– </w:t>
            </w:r>
            <w:r>
              <w:t>9,999,999,999</w:t>
            </w:r>
          </w:p>
        </w:tc>
        <w:tc>
          <w:tcPr>
            <w:tcW w:w="758" w:type="pct"/>
          </w:tcPr>
          <w:p w:rsidR="00627872" w:rsidP="00627872" w:rsidRDefault="00627872" w14:paraId="1119C9B8" w14:textId="77777777">
            <w:pPr>
              <w:rPr>
                <w:rFonts w:cs="CordiaUPC"/>
                <w:szCs w:val="36"/>
              </w:rPr>
            </w:pPr>
          </w:p>
        </w:tc>
      </w:tr>
      <w:tr w:rsidR="00627872" w:rsidTr="00522468" w14:paraId="6CBCF49C" w14:textId="77777777">
        <w:tc>
          <w:tcPr>
            <w:tcW w:w="774" w:type="pct"/>
          </w:tcPr>
          <w:p w:rsidRPr="005066B0" w:rsidR="00627872" w:rsidP="00627872" w:rsidRDefault="00627872" w14:paraId="617611BC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  <w:lang w:bidi="th-TH"/>
              </w:rPr>
            </w:pPr>
            <w:r>
              <w:t>00001</w:t>
            </w:r>
          </w:p>
        </w:tc>
        <w:tc>
          <w:tcPr>
            <w:tcW w:w="1619" w:type="pct"/>
          </w:tcPr>
          <w:p w:rsidR="00627872" w:rsidP="00627872" w:rsidRDefault="00627872" w14:paraId="09933F6E" w14:textId="77777777">
            <w:r>
              <w:t>Effective Start Date</w:t>
            </w:r>
            <w:r>
              <w:rPr>
                <w:rFonts w:cs="CordiaUPC"/>
              </w:rPr>
              <w:t xml:space="preserve">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49" w:type="pct"/>
          </w:tcPr>
          <w:p w:rsidR="00627872" w:rsidP="00627872" w:rsidRDefault="00627872" w14:paraId="70F5022D" w14:textId="77777777">
            <w:pPr>
              <w:rPr>
                <w:rFonts w:cs="CordiaUPC"/>
              </w:rPr>
            </w:pPr>
            <w:r>
              <w:t>effectiveStartDate</w:t>
            </w:r>
            <w:r>
              <w:rPr>
                <w:rFonts w:hint="cs" w:cs="Angsana New"/>
                <w:cs/>
              </w:rPr>
              <w:t xml:space="preserve"> จะต้องเป็น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58" w:type="pct"/>
          </w:tcPr>
          <w:p w:rsidR="00627872" w:rsidP="00627872" w:rsidRDefault="00627872" w14:paraId="0261606D" w14:textId="77777777">
            <w:pPr>
              <w:rPr>
                <w:rFonts w:cs="CordiaUPC"/>
                <w:szCs w:val="36"/>
              </w:rPr>
            </w:pPr>
          </w:p>
        </w:tc>
      </w:tr>
      <w:tr w:rsidR="00627872" w:rsidTr="00522468" w14:paraId="06A86DA4" w14:textId="77777777">
        <w:tc>
          <w:tcPr>
            <w:tcW w:w="774" w:type="pct"/>
          </w:tcPr>
          <w:p w:rsidR="00627872" w:rsidP="00627872" w:rsidRDefault="00627872" w14:paraId="2800FBAA" w14:textId="77777777">
            <w:pPr>
              <w:pStyle w:val="BodyTextTable"/>
            </w:pPr>
            <w:r>
              <w:rPr>
                <w:rFonts w:cs="CordiaUPC"/>
              </w:rPr>
              <w:t>00012</w:t>
            </w:r>
          </w:p>
        </w:tc>
        <w:tc>
          <w:tcPr>
            <w:tcW w:w="1619" w:type="pct"/>
          </w:tcPr>
          <w:p w:rsidR="00627872" w:rsidP="00627872" w:rsidRDefault="00627872" w14:paraId="48C35E08" w14:textId="77777777">
            <w:r>
              <w:t>Effective End Date</w:t>
            </w:r>
            <w:r w:rsidRPr="00BC187A">
              <w:t xml:space="preserve"> must be later than or equal to </w:t>
            </w:r>
            <w:r>
              <w:t>Effective Start Date</w:t>
            </w:r>
          </w:p>
        </w:tc>
        <w:tc>
          <w:tcPr>
            <w:tcW w:w="1849" w:type="pct"/>
          </w:tcPr>
          <w:p w:rsidR="00627872" w:rsidP="00627872" w:rsidRDefault="00627872" w14:paraId="09FB385E" w14:textId="77777777">
            <w:r>
              <w:rPr>
                <w:rFonts w:hint="cs"/>
                <w:cs/>
              </w:rPr>
              <w:t>ถ้า</w:t>
            </w:r>
            <w:r w:rsidRPr="00BC187A">
              <w:rPr>
                <w:rFonts w:cs="Angsana New"/>
                <w:cs/>
              </w:rPr>
              <w:t xml:space="preserve"> </w:t>
            </w:r>
            <w:r>
              <w:t>effectiveEndDate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และ </w:t>
            </w:r>
            <w:r>
              <w:t>effectiveStartDate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>มีค่า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ดังนั้น </w:t>
            </w:r>
            <w:r>
              <w:t>effectiveEndDate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จะต้องเป็นวันที่ที่มาหลังหรือเท่ากับ </w:t>
            </w:r>
            <w:r>
              <w:t>effectiveStartDate</w:t>
            </w:r>
          </w:p>
        </w:tc>
        <w:tc>
          <w:tcPr>
            <w:tcW w:w="758" w:type="pct"/>
          </w:tcPr>
          <w:p w:rsidR="00627872" w:rsidP="00627872" w:rsidRDefault="00627872" w14:paraId="05AE315D" w14:textId="77777777">
            <w:pPr>
              <w:rPr>
                <w:rFonts w:cs="CordiaUPC"/>
                <w:szCs w:val="36"/>
                <w:cs/>
              </w:rPr>
            </w:pPr>
          </w:p>
        </w:tc>
      </w:tr>
      <w:tr w:rsidR="00627872" w:rsidTr="00522468" w14:paraId="6852AE4E" w14:textId="77777777">
        <w:tc>
          <w:tcPr>
            <w:tcW w:w="5000" w:type="pct"/>
            <w:gridSpan w:val="4"/>
            <w:shd w:val="clear" w:color="auto" w:fill="C2D69B" w:themeFill="accent3" w:themeFillTint="99"/>
          </w:tcPr>
          <w:p w:rsidR="00627872" w:rsidP="00627872" w:rsidRDefault="00627872" w14:paraId="0682F08B" w14:textId="77777777">
            <w:pPr>
              <w:pStyle w:val="HeaderTable"/>
              <w:rPr>
                <w:szCs w:val="36"/>
              </w:rPr>
            </w:pPr>
            <w:r>
              <w:t>End Revenue Sharing</w:t>
            </w:r>
            <w:r>
              <w:rPr>
                <w:rFonts w:hint="cs"/>
                <w:cs/>
                <w:lang w:bidi="th-TH"/>
              </w:rPr>
              <w:t xml:space="preserve"> </w:t>
            </w:r>
            <w:r>
              <w:rPr>
                <w:lang w:bidi="th-TH"/>
              </w:rPr>
              <w:t>Section</w:t>
            </w:r>
          </w:p>
        </w:tc>
      </w:tr>
    </w:tbl>
    <w:p w:rsidR="00AA10D5" w:rsidP="00AA10D5" w:rsidRDefault="00AA10D5" w14:paraId="46F5CDD0" w14:textId="77777777"/>
    <w:p w:rsidR="00AA10D5" w:rsidP="00AA10D5" w:rsidRDefault="00AA10D5" w14:paraId="5EE5787B" w14:textId="77777777">
      <w:pPr>
        <w:pStyle w:val="Heading3"/>
        <w:numPr>
          <w:ilvl w:val="0"/>
          <w:numId w:val="465"/>
        </w:numPr>
        <w:ind w:left="720"/>
        <w:rPr>
          <w:rFonts w:ascii="CordiaUPC" w:hAnsi="CordiaUPC" w:cs="CordiaUPC"/>
          <w:sz w:val="32"/>
          <w:szCs w:val="32"/>
        </w:rPr>
      </w:pPr>
      <w:r w:rsidRPr="008979A8">
        <w:rPr>
          <w:rFonts w:ascii="CordiaUPC" w:hAnsi="CordiaUPC" w:cs="CordiaUPC"/>
          <w:sz w:val="32"/>
          <w:szCs w:val="32"/>
        </w:rPr>
        <w:t>Mapping to DB</w:t>
      </w:r>
    </w:p>
    <w:tbl>
      <w:tblPr>
        <w:tblpPr w:leftFromText="180" w:rightFromText="180" w:vertAnchor="text" w:tblpX="115" w:tblpY="1"/>
        <w:tblOverlap w:val="never"/>
        <w:tblW w:w="4977" w:type="pct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348"/>
        <w:gridCol w:w="2486"/>
        <w:gridCol w:w="4141"/>
      </w:tblGrid>
      <w:tr w:rsidRPr="008979A8" w:rsidR="00AA10D5" w:rsidTr="001A53D4" w14:paraId="0C497BA4" w14:textId="77777777">
        <w:trPr>
          <w:cantSplit/>
          <w:tblHeader/>
        </w:trPr>
        <w:tc>
          <w:tcPr>
            <w:tcW w:w="1308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AA10D5" w:rsidP="001A53D4" w:rsidRDefault="00AA10D5" w14:paraId="244BF14F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Database Table</w:t>
            </w:r>
          </w:p>
        </w:tc>
        <w:tc>
          <w:tcPr>
            <w:tcW w:w="1385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AA10D5" w:rsidP="001A53D4" w:rsidRDefault="00AA10D5" w14:paraId="10752963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Database Column</w:t>
            </w:r>
          </w:p>
        </w:tc>
        <w:tc>
          <w:tcPr>
            <w:tcW w:w="2307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AA10D5" w:rsidP="001A53D4" w:rsidRDefault="00AA10D5" w14:paraId="79C16B97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Field on Screen</w:t>
            </w:r>
          </w:p>
        </w:tc>
      </w:tr>
      <w:tr w:rsidRPr="008979A8" w:rsidR="00AA10D5" w:rsidTr="001A53D4" w14:paraId="162DF7B2" w14:textId="77777777">
        <w:tc>
          <w:tcPr>
            <w:tcW w:w="1308" w:type="pct"/>
            <w:vMerge w:val="restart"/>
          </w:tcPr>
          <w:p w:rsidRPr="008979A8" w:rsidR="00AA10D5" w:rsidP="001A53D4" w:rsidRDefault="00AA10D5" w14:paraId="7A18F8C0" w14:textId="77777777">
            <w:pPr>
              <w:rPr>
                <w:rFonts w:cs="CordiaUPC"/>
              </w:rPr>
            </w:pPr>
            <w:r>
              <w:t>MASS_CHARGE_PARTNER</w:t>
            </w:r>
          </w:p>
        </w:tc>
        <w:tc>
          <w:tcPr>
            <w:tcW w:w="1385" w:type="pct"/>
          </w:tcPr>
          <w:p w:rsidRPr="008979A8" w:rsidR="00AA10D5" w:rsidP="001A53D4" w:rsidRDefault="00AA10D5" w14:paraId="2B0BC41B" w14:textId="77777777">
            <w:pPr>
              <w:spacing w:after="0"/>
              <w:rPr>
                <w:rFonts w:cs="CordiaUPC"/>
              </w:rPr>
            </w:pPr>
            <w:r>
              <w:t>ROW_ID</w:t>
            </w:r>
          </w:p>
        </w:tc>
        <w:tc>
          <w:tcPr>
            <w:tcW w:w="2307" w:type="pct"/>
          </w:tcPr>
          <w:p w:rsidRPr="002206C7" w:rsidR="00AA10D5" w:rsidP="001A53D4" w:rsidRDefault="00AA10D5" w14:paraId="7D6EF814" w14:textId="77777777">
            <w:pPr>
              <w:spacing w:after="0"/>
              <w:rPr>
                <w:cs/>
              </w:rPr>
            </w:pPr>
            <w:r w:rsidRPr="002206C7">
              <w:rPr>
                <w:cs/>
              </w:rPr>
              <w:t xml:space="preserve">กรณี </w:t>
            </w:r>
            <w:r w:rsidRPr="002206C7">
              <w:t xml:space="preserve">Save </w:t>
            </w:r>
            <w:r w:rsidRPr="002206C7">
              <w:rPr>
                <w:cs/>
              </w:rPr>
              <w:t>ครั้งแรก</w:t>
            </w:r>
          </w:p>
          <w:p w:rsidRPr="002206C7" w:rsidR="00AA10D5" w:rsidP="001A53D4" w:rsidRDefault="00AA10D5" w14:paraId="253000EB" w14:textId="77777777">
            <w:r w:rsidRPr="002206C7">
              <w:rPr>
                <w:cs/>
              </w:rPr>
              <w:t xml:space="preserve">ให้ระบบ </w:t>
            </w:r>
            <w:r w:rsidRPr="002206C7">
              <w:t xml:space="preserve">Auto Generate </w:t>
            </w:r>
          </w:p>
          <w:p w:rsidRPr="002206C7" w:rsidR="00AA10D5" w:rsidP="001A53D4" w:rsidRDefault="00AA10D5" w14:paraId="3D9FEF58" w14:textId="77777777">
            <w:pPr>
              <w:spacing w:after="0"/>
            </w:pPr>
            <w:r w:rsidRPr="002206C7">
              <w:rPr>
                <w:cs/>
              </w:rPr>
              <w:t xml:space="preserve">กรณี </w:t>
            </w:r>
            <w:r w:rsidRPr="002206C7">
              <w:t xml:space="preserve">Save </w:t>
            </w:r>
            <w:r w:rsidRPr="002206C7">
              <w:rPr>
                <w:cs/>
              </w:rPr>
              <w:t>ครั้งถัดไป</w:t>
            </w:r>
          </w:p>
          <w:p w:rsidRPr="002206C7" w:rsidR="00AA10D5" w:rsidP="001A53D4" w:rsidRDefault="00AA10D5" w14:paraId="3BADD0BF" w14:textId="77777777">
            <w:r w:rsidRPr="002206C7">
              <w:rPr>
                <w:cs/>
              </w:rPr>
              <w:t xml:space="preserve">ให้ใช้ </w:t>
            </w:r>
            <w:r w:rsidRPr="002206C7">
              <w:t xml:space="preserve">Row ID </w:t>
            </w:r>
            <w:r w:rsidRPr="002206C7">
              <w:rPr>
                <w:cs/>
              </w:rPr>
              <w:t>เดิม</w:t>
            </w:r>
          </w:p>
        </w:tc>
      </w:tr>
      <w:tr w:rsidR="00AA10D5" w:rsidTr="001A53D4" w14:paraId="66DE30A6" w14:textId="77777777">
        <w:tc>
          <w:tcPr>
            <w:tcW w:w="1308" w:type="pct"/>
            <w:vMerge/>
          </w:tcPr>
          <w:p w:rsidRPr="008979A8" w:rsidR="00AA10D5" w:rsidP="001A53D4" w:rsidRDefault="00AA10D5" w14:paraId="7C842600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AA10D5" w:rsidP="001A53D4" w:rsidRDefault="00AA10D5" w14:paraId="74B2D2FF" w14:textId="77777777">
            <w:pPr>
              <w:rPr>
                <w:rFonts w:cs="CordiaUPC"/>
              </w:rPr>
            </w:pPr>
            <w:r>
              <w:t>MASS</w:t>
            </w:r>
            <w:r w:rsidRPr="00944318">
              <w:t>_PO</w:t>
            </w:r>
            <w:r>
              <w:t>_DETAIL</w:t>
            </w:r>
            <w:r w:rsidRPr="00944318">
              <w:t>_ROW_ID</w:t>
            </w:r>
          </w:p>
        </w:tc>
        <w:tc>
          <w:tcPr>
            <w:tcW w:w="2307" w:type="pct"/>
          </w:tcPr>
          <w:p w:rsidRPr="002206C7" w:rsidR="00AA10D5" w:rsidP="001A53D4" w:rsidRDefault="00AA10D5" w14:paraId="0B556A5D" w14:textId="77777777">
            <w:r w:rsidRPr="002206C7">
              <w:rPr>
                <w:cs/>
              </w:rPr>
              <w:t xml:space="preserve">ให้ใช้ </w:t>
            </w:r>
            <w:r w:rsidRPr="002206C7">
              <w:t>MASS_PO_DETAIL</w:t>
            </w:r>
            <w:r w:rsidRPr="002206C7">
              <w:rPr>
                <w:cs/>
              </w:rPr>
              <w:t>.</w:t>
            </w:r>
            <w:r w:rsidRPr="002206C7">
              <w:t>ROW_ID</w:t>
            </w:r>
            <w:r w:rsidRPr="002206C7">
              <w:rPr>
                <w:cs/>
              </w:rPr>
              <w:t xml:space="preserve"> เดิม</w:t>
            </w:r>
          </w:p>
        </w:tc>
      </w:tr>
      <w:tr w:rsidR="00AA10D5" w:rsidTr="001A53D4" w14:paraId="7E116F5A" w14:textId="77777777">
        <w:tc>
          <w:tcPr>
            <w:tcW w:w="1308" w:type="pct"/>
            <w:vMerge/>
          </w:tcPr>
          <w:p w:rsidRPr="008979A8" w:rsidR="00AA10D5" w:rsidP="001A53D4" w:rsidRDefault="00AA10D5" w14:paraId="74FD395A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AA10D5" w:rsidP="001A53D4" w:rsidRDefault="00AA10D5" w14:paraId="318E24DC" w14:textId="77777777">
            <w:r>
              <w:t>CP_ID</w:t>
            </w:r>
          </w:p>
        </w:tc>
        <w:tc>
          <w:tcPr>
            <w:tcW w:w="2307" w:type="pct"/>
          </w:tcPr>
          <w:p w:rsidR="00AA10D5" w:rsidP="001A53D4" w:rsidRDefault="00AA10D5" w14:paraId="3528ECCE" w14:textId="77777777">
            <w:pPr>
              <w:rPr>
                <w:rFonts w:cs="Angsana New"/>
                <w:cs/>
              </w:rPr>
            </w:pPr>
            <w:r>
              <w:t>cpId</w:t>
            </w:r>
          </w:p>
        </w:tc>
      </w:tr>
      <w:tr w:rsidR="00AA10D5" w:rsidTr="001A53D4" w14:paraId="4E53B980" w14:textId="77777777">
        <w:tc>
          <w:tcPr>
            <w:tcW w:w="1308" w:type="pct"/>
            <w:vMerge/>
          </w:tcPr>
          <w:p w:rsidRPr="008979A8" w:rsidR="00AA10D5" w:rsidP="001A53D4" w:rsidRDefault="00AA10D5" w14:paraId="7DE9CBB3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AA10D5" w:rsidP="001A53D4" w:rsidRDefault="00AA10D5" w14:paraId="0D38838C" w14:textId="77777777">
            <w:r>
              <w:t>CP_NAME</w:t>
            </w:r>
          </w:p>
        </w:tc>
        <w:tc>
          <w:tcPr>
            <w:tcW w:w="2307" w:type="pct"/>
          </w:tcPr>
          <w:p w:rsidR="00AA10D5" w:rsidP="001A53D4" w:rsidRDefault="00AA10D5" w14:paraId="4C1B4C87" w14:textId="77777777">
            <w:pPr>
              <w:rPr>
                <w:rFonts w:cs="Angsana New"/>
                <w:cs/>
              </w:rPr>
            </w:pPr>
            <w:r>
              <w:t>cpName</w:t>
            </w:r>
          </w:p>
        </w:tc>
      </w:tr>
      <w:tr w:rsidR="00AA10D5" w:rsidTr="001A53D4" w14:paraId="7570FC0B" w14:textId="77777777">
        <w:tc>
          <w:tcPr>
            <w:tcW w:w="1308" w:type="pct"/>
            <w:vMerge w:val="restart"/>
          </w:tcPr>
          <w:p w:rsidRPr="008979A8" w:rsidR="00AA10D5" w:rsidP="001A53D4" w:rsidRDefault="00AA10D5" w14:paraId="7D0030E6" w14:textId="77777777">
            <w:pPr>
              <w:rPr>
                <w:rFonts w:cs="CordiaUPC"/>
              </w:rPr>
            </w:pPr>
            <w:r>
              <w:t>MASS_CHARGE_PARTNER</w:t>
            </w:r>
            <w:r>
              <w:rPr>
                <w:rFonts w:cs="CordiaUPC"/>
              </w:rPr>
              <w:t>_DETAIL</w:t>
            </w:r>
          </w:p>
        </w:tc>
        <w:tc>
          <w:tcPr>
            <w:tcW w:w="1385" w:type="pct"/>
          </w:tcPr>
          <w:p w:rsidR="00AA10D5" w:rsidP="001A53D4" w:rsidRDefault="00AA10D5" w14:paraId="0B60D9C0" w14:textId="77777777">
            <w:r>
              <w:t>ROW_ID</w:t>
            </w:r>
          </w:p>
        </w:tc>
        <w:tc>
          <w:tcPr>
            <w:tcW w:w="2307" w:type="pct"/>
          </w:tcPr>
          <w:p w:rsidRPr="002206C7" w:rsidR="00AA10D5" w:rsidP="001A53D4" w:rsidRDefault="00AA10D5" w14:paraId="1D8E4756" w14:textId="77777777">
            <w:pPr>
              <w:spacing w:after="0"/>
              <w:rPr>
                <w:cs/>
              </w:rPr>
            </w:pPr>
            <w:r w:rsidRPr="002206C7">
              <w:rPr>
                <w:cs/>
              </w:rPr>
              <w:t xml:space="preserve">กรณี </w:t>
            </w:r>
            <w:r w:rsidRPr="002206C7">
              <w:t xml:space="preserve">Save </w:t>
            </w:r>
            <w:r w:rsidRPr="002206C7">
              <w:rPr>
                <w:cs/>
              </w:rPr>
              <w:t>ครั้งแรก</w:t>
            </w:r>
          </w:p>
          <w:p w:rsidRPr="002206C7" w:rsidR="00AA10D5" w:rsidP="001A53D4" w:rsidRDefault="00AA10D5" w14:paraId="765364A3" w14:textId="77777777">
            <w:r w:rsidRPr="002206C7">
              <w:rPr>
                <w:cs/>
              </w:rPr>
              <w:t xml:space="preserve">ให้ระบบ </w:t>
            </w:r>
            <w:r w:rsidRPr="002206C7">
              <w:t xml:space="preserve">Auto Generate </w:t>
            </w:r>
          </w:p>
          <w:p w:rsidRPr="002206C7" w:rsidR="00AA10D5" w:rsidP="001A53D4" w:rsidRDefault="00AA10D5" w14:paraId="7848BC78" w14:textId="77777777">
            <w:pPr>
              <w:spacing w:after="0"/>
            </w:pPr>
            <w:r w:rsidRPr="002206C7">
              <w:rPr>
                <w:cs/>
              </w:rPr>
              <w:t xml:space="preserve">กรณี </w:t>
            </w:r>
            <w:r w:rsidRPr="002206C7">
              <w:t xml:space="preserve">Save </w:t>
            </w:r>
            <w:r w:rsidRPr="002206C7">
              <w:rPr>
                <w:cs/>
              </w:rPr>
              <w:t>ครั้งถัดไป</w:t>
            </w:r>
          </w:p>
          <w:p w:rsidR="00AA10D5" w:rsidP="001A53D4" w:rsidRDefault="00AA10D5" w14:paraId="19734028" w14:textId="77777777">
            <w:r w:rsidRPr="002206C7">
              <w:rPr>
                <w:cs/>
              </w:rPr>
              <w:t xml:space="preserve">ให้ใช้ </w:t>
            </w:r>
            <w:r w:rsidRPr="002206C7">
              <w:t xml:space="preserve">Row ID </w:t>
            </w:r>
            <w:r w:rsidRPr="002206C7">
              <w:rPr>
                <w:cs/>
              </w:rPr>
              <w:t>เดิม</w:t>
            </w:r>
          </w:p>
        </w:tc>
      </w:tr>
      <w:tr w:rsidR="00AA10D5" w:rsidTr="001A53D4" w14:paraId="5C596BC6" w14:textId="77777777">
        <w:tc>
          <w:tcPr>
            <w:tcW w:w="1308" w:type="pct"/>
            <w:vMerge/>
          </w:tcPr>
          <w:p w:rsidRPr="008979A8" w:rsidR="00AA10D5" w:rsidP="001A53D4" w:rsidRDefault="00AA10D5" w14:paraId="0A823713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AA10D5" w:rsidP="001A53D4" w:rsidRDefault="00AA10D5" w14:paraId="408777CB" w14:textId="77777777">
            <w:r>
              <w:t>MASS_CHARGE_PARTNER_</w:t>
            </w:r>
            <w:r w:rsidRPr="00E73F4B">
              <w:t>ROW_ID</w:t>
            </w:r>
          </w:p>
        </w:tc>
        <w:tc>
          <w:tcPr>
            <w:tcW w:w="2307" w:type="pct"/>
          </w:tcPr>
          <w:p w:rsidR="00AA10D5" w:rsidP="001A53D4" w:rsidRDefault="00AA10D5" w14:paraId="280B80D0" w14:textId="77777777">
            <w:r>
              <w:rPr>
                <w:rFonts w:hint="cs"/>
                <w:cs/>
              </w:rPr>
              <w:t xml:space="preserve">ให้ใช้ </w:t>
            </w:r>
            <w:r>
              <w:t xml:space="preserve"> MASS_CHARGE_PARTNER</w:t>
            </w:r>
            <w:r>
              <w:rPr>
                <w:rFonts w:cs="CordiaUPC"/>
                <w:cs/>
              </w:rPr>
              <w:t>.</w:t>
            </w:r>
            <w:r>
              <w:t>ROW_ID</w:t>
            </w:r>
            <w:r>
              <w:rPr>
                <w:rFonts w:hint="cs"/>
                <w:cs/>
              </w:rPr>
              <w:t xml:space="preserve"> เดิม</w:t>
            </w:r>
          </w:p>
        </w:tc>
      </w:tr>
      <w:tr w:rsidR="00AA10D5" w:rsidTr="001A53D4" w14:paraId="3799D076" w14:textId="77777777">
        <w:tc>
          <w:tcPr>
            <w:tcW w:w="1308" w:type="pct"/>
            <w:vMerge/>
          </w:tcPr>
          <w:p w:rsidRPr="008979A8" w:rsidR="00AA10D5" w:rsidP="001A53D4" w:rsidRDefault="00AA10D5" w14:paraId="6D887E51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AA10D5" w:rsidP="001A53D4" w:rsidRDefault="00AA10D5" w14:paraId="2862DF24" w14:textId="77777777">
            <w:r>
              <w:t>C</w:t>
            </w:r>
            <w:r w:rsidRPr="00DF2F15">
              <w:t>HARGE</w:t>
            </w:r>
            <w:r>
              <w:t>_</w:t>
            </w:r>
            <w:r w:rsidRPr="00DF2F15">
              <w:t>MODEL</w:t>
            </w:r>
          </w:p>
        </w:tc>
        <w:tc>
          <w:tcPr>
            <w:tcW w:w="2307" w:type="pct"/>
          </w:tcPr>
          <w:p w:rsidR="00AA10D5" w:rsidP="001A53D4" w:rsidRDefault="00AA10D5" w14:paraId="74172956" w14:textId="77777777">
            <w:r>
              <w:t>c</w:t>
            </w:r>
            <w:r w:rsidRPr="00DF2F15">
              <w:t>hargeModel</w:t>
            </w:r>
          </w:p>
        </w:tc>
      </w:tr>
      <w:tr w:rsidR="00C1238C" w:rsidTr="001A53D4" w14:paraId="1B2B47A3" w14:textId="77777777">
        <w:tc>
          <w:tcPr>
            <w:tcW w:w="1308" w:type="pct"/>
            <w:vMerge/>
          </w:tcPr>
          <w:p w:rsidRPr="008979A8" w:rsidR="00C1238C" w:rsidP="00C1238C" w:rsidRDefault="00C1238C" w14:paraId="63F0012D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C1238C" w:rsidP="00C1238C" w:rsidRDefault="00C1238C" w14:paraId="096A0B12" w14:textId="44D6ACBD">
            <w:r>
              <w:t>C</w:t>
            </w:r>
            <w:r w:rsidRPr="00DF2F15">
              <w:t>HARGE</w:t>
            </w:r>
            <w:r>
              <w:t>_PARTNER</w:t>
            </w:r>
          </w:p>
        </w:tc>
        <w:tc>
          <w:tcPr>
            <w:tcW w:w="2307" w:type="pct"/>
          </w:tcPr>
          <w:p w:rsidR="00C1238C" w:rsidP="00C1238C" w:rsidRDefault="00C1238C" w14:paraId="44375E59" w14:textId="39E4CBF2">
            <w:r>
              <w:t>c</w:t>
            </w:r>
            <w:r w:rsidRPr="00DF2F15">
              <w:t>harge</w:t>
            </w:r>
            <w:r>
              <w:t>Partner</w:t>
            </w:r>
          </w:p>
        </w:tc>
      </w:tr>
      <w:tr w:rsidR="00C1238C" w:rsidTr="001A53D4" w14:paraId="279976A8" w14:textId="77777777">
        <w:tc>
          <w:tcPr>
            <w:tcW w:w="1308" w:type="pct"/>
            <w:vMerge/>
          </w:tcPr>
          <w:p w:rsidRPr="008979A8" w:rsidR="00C1238C" w:rsidP="00C1238C" w:rsidRDefault="00C1238C" w14:paraId="22DF2166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C1238C" w:rsidP="00C1238C" w:rsidRDefault="00C1238C" w14:paraId="65111A6C" w14:textId="77777777">
            <w:r w:rsidRPr="00665B8F">
              <w:t>CHARGE</w:t>
            </w:r>
            <w:r>
              <w:t>_</w:t>
            </w:r>
            <w:r w:rsidRPr="00665B8F">
              <w:t>EXC</w:t>
            </w:r>
            <w:r>
              <w:t>_</w:t>
            </w:r>
            <w:r w:rsidRPr="00665B8F">
              <w:t>VAT</w:t>
            </w:r>
          </w:p>
        </w:tc>
        <w:tc>
          <w:tcPr>
            <w:tcW w:w="2307" w:type="pct"/>
          </w:tcPr>
          <w:p w:rsidR="00C1238C" w:rsidP="00C1238C" w:rsidRDefault="00C1238C" w14:paraId="5C2F8F4D" w14:textId="77777777">
            <w:r>
              <w:t>charge</w:t>
            </w:r>
            <w:r w:rsidRPr="003E2D06">
              <w:t>ExcVat</w:t>
            </w:r>
          </w:p>
        </w:tc>
      </w:tr>
      <w:tr w:rsidR="00C1238C" w:rsidTr="001A53D4" w14:paraId="69776A55" w14:textId="77777777">
        <w:tc>
          <w:tcPr>
            <w:tcW w:w="1308" w:type="pct"/>
            <w:vMerge/>
          </w:tcPr>
          <w:p w:rsidRPr="008979A8" w:rsidR="00C1238C" w:rsidP="00C1238C" w:rsidRDefault="00C1238C" w14:paraId="4569E445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C1238C" w:rsidP="00C1238C" w:rsidRDefault="00C1238C" w14:paraId="0A6711B9" w14:textId="77777777">
            <w:r w:rsidRPr="00665B8F">
              <w:t>CHARGE</w:t>
            </w:r>
            <w:r>
              <w:t>_IN</w:t>
            </w:r>
            <w:r w:rsidRPr="00665B8F">
              <w:t>C</w:t>
            </w:r>
            <w:r>
              <w:t>_</w:t>
            </w:r>
            <w:r w:rsidRPr="00665B8F">
              <w:t>VAT</w:t>
            </w:r>
          </w:p>
        </w:tc>
        <w:tc>
          <w:tcPr>
            <w:tcW w:w="2307" w:type="pct"/>
          </w:tcPr>
          <w:p w:rsidR="00C1238C" w:rsidP="00C1238C" w:rsidRDefault="00C1238C" w14:paraId="2F1F93D7" w14:textId="77777777">
            <w:r>
              <w:t>chargeIn</w:t>
            </w:r>
            <w:r w:rsidRPr="003E2D06">
              <w:t>cVat</w:t>
            </w:r>
          </w:p>
        </w:tc>
      </w:tr>
      <w:tr w:rsidR="00C1238C" w:rsidTr="001A53D4" w14:paraId="07435D51" w14:textId="77777777">
        <w:tc>
          <w:tcPr>
            <w:tcW w:w="1308" w:type="pct"/>
            <w:vMerge/>
          </w:tcPr>
          <w:p w:rsidRPr="008979A8" w:rsidR="00C1238C" w:rsidP="00C1238C" w:rsidRDefault="00C1238C" w14:paraId="253726CE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665B8F" w:rsidR="00C1238C" w:rsidP="00C1238C" w:rsidRDefault="00C1238C" w14:paraId="4FD88434" w14:textId="77777777">
            <w:r w:rsidRPr="00665B8F">
              <w:t>CHARGE</w:t>
            </w:r>
            <w:r>
              <w:t>_UNIT</w:t>
            </w:r>
          </w:p>
        </w:tc>
        <w:tc>
          <w:tcPr>
            <w:tcW w:w="2307" w:type="pct"/>
          </w:tcPr>
          <w:p w:rsidR="00C1238C" w:rsidP="00C1238C" w:rsidRDefault="00C1238C" w14:paraId="405490CA" w14:textId="77777777">
            <w:r>
              <w:t>chargeUnit</w:t>
            </w:r>
          </w:p>
        </w:tc>
      </w:tr>
      <w:tr w:rsidR="00C1238C" w:rsidTr="001A53D4" w14:paraId="5B98FA1E" w14:textId="77777777">
        <w:tc>
          <w:tcPr>
            <w:tcW w:w="1308" w:type="pct"/>
            <w:vMerge/>
          </w:tcPr>
          <w:p w:rsidRPr="008979A8" w:rsidR="00C1238C" w:rsidP="00C1238C" w:rsidRDefault="00C1238C" w14:paraId="3E5FAE4A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665B8F" w:rsidR="00C1238C" w:rsidP="00C1238C" w:rsidRDefault="00C1238C" w14:paraId="77AE19C2" w14:textId="77777777">
            <w:r w:rsidRPr="00AC3329">
              <w:t>BASE</w:t>
            </w:r>
            <w:r>
              <w:t>_</w:t>
            </w:r>
            <w:r w:rsidRPr="00AC3329">
              <w:t>ON</w:t>
            </w:r>
          </w:p>
        </w:tc>
        <w:tc>
          <w:tcPr>
            <w:tcW w:w="2307" w:type="pct"/>
          </w:tcPr>
          <w:p w:rsidR="00C1238C" w:rsidP="00C1238C" w:rsidRDefault="00C1238C" w14:paraId="6D1F0F40" w14:textId="77777777">
            <w:r>
              <w:t>b</w:t>
            </w:r>
            <w:r w:rsidRPr="00AC3329">
              <w:t>ase</w:t>
            </w:r>
            <w:r>
              <w:t>O</w:t>
            </w:r>
            <w:r w:rsidRPr="00AC3329">
              <w:t>n</w:t>
            </w:r>
          </w:p>
        </w:tc>
      </w:tr>
      <w:tr w:rsidR="00C1238C" w:rsidTr="001A53D4" w14:paraId="424F6D2A" w14:textId="77777777">
        <w:tc>
          <w:tcPr>
            <w:tcW w:w="1308" w:type="pct"/>
            <w:vMerge/>
          </w:tcPr>
          <w:p w:rsidRPr="008979A8" w:rsidR="00C1238C" w:rsidP="00C1238C" w:rsidRDefault="00C1238C" w14:paraId="16C03215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665B8F" w:rsidR="00C1238C" w:rsidP="00C1238C" w:rsidRDefault="00C1238C" w14:paraId="664E19A8" w14:textId="77777777">
            <w:r w:rsidRPr="00AC3329">
              <w:t>BASE</w:t>
            </w:r>
            <w:r>
              <w:t>_</w:t>
            </w:r>
            <w:r w:rsidRPr="00AC3329">
              <w:t>ON</w:t>
            </w:r>
            <w:r>
              <w:t>_UNIT</w:t>
            </w:r>
          </w:p>
        </w:tc>
        <w:tc>
          <w:tcPr>
            <w:tcW w:w="2307" w:type="pct"/>
          </w:tcPr>
          <w:p w:rsidR="00C1238C" w:rsidP="00C1238C" w:rsidRDefault="00C1238C" w14:paraId="5D3B2D8D" w14:textId="77777777">
            <w:r>
              <w:t>b</w:t>
            </w:r>
            <w:r w:rsidRPr="00AC3329">
              <w:t>ase</w:t>
            </w:r>
            <w:r>
              <w:t>O</w:t>
            </w:r>
            <w:r w:rsidRPr="00AC3329">
              <w:t>n</w:t>
            </w:r>
            <w:r>
              <w:t>Unit</w:t>
            </w:r>
          </w:p>
        </w:tc>
      </w:tr>
      <w:tr w:rsidR="00C1238C" w:rsidTr="001A53D4" w14:paraId="6464345F" w14:textId="77777777">
        <w:tc>
          <w:tcPr>
            <w:tcW w:w="1308" w:type="pct"/>
            <w:vMerge/>
          </w:tcPr>
          <w:p w:rsidRPr="008979A8" w:rsidR="00C1238C" w:rsidP="00C1238C" w:rsidRDefault="00C1238C" w14:paraId="7C1BB028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665B8F" w:rsidR="00C1238C" w:rsidP="00C1238C" w:rsidRDefault="00C1238C" w14:paraId="4D41EECF" w14:textId="77777777">
            <w:r>
              <w:t>CHARGE</w:t>
            </w:r>
          </w:p>
        </w:tc>
        <w:tc>
          <w:tcPr>
            <w:tcW w:w="2307" w:type="pct"/>
          </w:tcPr>
          <w:p w:rsidR="00C1238C" w:rsidP="00C1238C" w:rsidRDefault="00C1238C" w14:paraId="757353D6" w14:textId="77777777">
            <w:r>
              <w:t>charge</w:t>
            </w:r>
          </w:p>
        </w:tc>
      </w:tr>
      <w:tr w:rsidR="00C1238C" w:rsidTr="001A53D4" w14:paraId="229B38E9" w14:textId="77777777">
        <w:tc>
          <w:tcPr>
            <w:tcW w:w="1308" w:type="pct"/>
            <w:vMerge/>
          </w:tcPr>
          <w:p w:rsidRPr="008979A8" w:rsidR="00C1238C" w:rsidP="00C1238C" w:rsidRDefault="00C1238C" w14:paraId="733A159F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C1238C" w:rsidP="00C1238C" w:rsidRDefault="00C1238C" w14:paraId="165C714C" w14:textId="77777777">
            <w:r>
              <w:t>EFFECTIVE_START_DATE</w:t>
            </w:r>
          </w:p>
        </w:tc>
        <w:tc>
          <w:tcPr>
            <w:tcW w:w="2307" w:type="pct"/>
          </w:tcPr>
          <w:p w:rsidR="00C1238C" w:rsidP="00C1238C" w:rsidRDefault="00C1238C" w14:paraId="73731FE3" w14:textId="77777777">
            <w:r>
              <w:t>effectiveStartDate</w:t>
            </w:r>
          </w:p>
        </w:tc>
      </w:tr>
      <w:tr w:rsidR="00C1238C" w:rsidTr="001A53D4" w14:paraId="1AA28305" w14:textId="77777777">
        <w:tc>
          <w:tcPr>
            <w:tcW w:w="1308" w:type="pct"/>
            <w:vMerge/>
          </w:tcPr>
          <w:p w:rsidRPr="008979A8" w:rsidR="00C1238C" w:rsidP="00C1238C" w:rsidRDefault="00C1238C" w14:paraId="37E2F66C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C1238C" w:rsidP="00C1238C" w:rsidRDefault="00C1238C" w14:paraId="1914546B" w14:textId="77777777">
            <w:r>
              <w:t>EFFECTIVE_END_DATE</w:t>
            </w:r>
          </w:p>
        </w:tc>
        <w:tc>
          <w:tcPr>
            <w:tcW w:w="2307" w:type="pct"/>
          </w:tcPr>
          <w:p w:rsidR="00C1238C" w:rsidP="00C1238C" w:rsidRDefault="00C1238C" w14:paraId="3BF755C7" w14:textId="77777777">
            <w:r>
              <w:t>effectiveEndDate</w:t>
            </w:r>
          </w:p>
        </w:tc>
      </w:tr>
    </w:tbl>
    <w:p w:rsidRPr="00CD2AF5" w:rsidR="00AA10D5" w:rsidP="00AA10D5" w:rsidRDefault="00AA10D5" w14:paraId="6789147B" w14:textId="77777777">
      <w:r>
        <w:br w:type="textWrapping" w:clear="all"/>
      </w:r>
    </w:p>
    <w:p w:rsidR="00D42FD0" w:rsidP="00D42FD0" w:rsidRDefault="00D42FD0" w14:paraId="72651DF8" w14:textId="4394986E">
      <w:pPr>
        <w:pStyle w:val="Heading2"/>
        <w:numPr>
          <w:ilvl w:val="0"/>
          <w:numId w:val="1"/>
        </w:numPr>
        <w:ind w:left="426" w:hanging="426"/>
        <w:rPr>
          <w:rFonts w:ascii="CordiaUPC" w:hAnsi="CordiaUPC" w:cs="CordiaUPC"/>
          <w:sz w:val="36"/>
          <w:szCs w:val="36"/>
        </w:rPr>
      </w:pPr>
      <w:r>
        <w:rPr>
          <w:rFonts w:ascii="CordiaUPC" w:hAnsi="CordiaUPC" w:cs="CordiaUPC"/>
          <w:sz w:val="36"/>
          <w:szCs w:val="36"/>
        </w:rPr>
        <w:t>Mass Additional Info</w:t>
      </w:r>
    </w:p>
    <w:p w:rsidRPr="00180BBA" w:rsidR="00D42FD0" w:rsidP="00264A12" w:rsidRDefault="00D42FD0" w14:paraId="465BA957" w14:textId="77777777">
      <w:pPr>
        <w:pStyle w:val="Heading3"/>
        <w:numPr>
          <w:ilvl w:val="0"/>
          <w:numId w:val="287"/>
        </w:numPr>
        <w:rPr>
          <w:rFonts w:ascii="CordiaUPC" w:hAnsi="CordiaUPC" w:cs="CordiaUPC"/>
          <w:sz w:val="32"/>
          <w:szCs w:val="40"/>
        </w:rPr>
      </w:pPr>
      <w:r w:rsidRPr="00180BBA">
        <w:rPr>
          <w:rFonts w:ascii="CordiaUPC" w:hAnsi="CordiaUPC" w:cs="CordiaUPC"/>
          <w:sz w:val="32"/>
          <w:szCs w:val="40"/>
        </w:rPr>
        <w:t>Field on Screen</w:t>
      </w:r>
    </w:p>
    <w:tbl>
      <w:tblPr>
        <w:tblW w:w="4977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522"/>
        <w:gridCol w:w="1937"/>
        <w:gridCol w:w="5516"/>
      </w:tblGrid>
      <w:tr w:rsidRPr="008979A8" w:rsidR="00D42FD0" w:rsidTr="00A62237" w14:paraId="68D27F80" w14:textId="77777777">
        <w:trPr>
          <w:cantSplit/>
          <w:tblHeader/>
        </w:trPr>
        <w:tc>
          <w:tcPr>
            <w:tcW w:w="848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D42FD0" w:rsidP="00A62237" w:rsidRDefault="00D42FD0" w14:paraId="457C3A48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Field Name</w:t>
            </w:r>
          </w:p>
        </w:tc>
        <w:tc>
          <w:tcPr>
            <w:tcW w:w="1079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D42FD0" w:rsidP="00A62237" w:rsidRDefault="00D42FD0" w14:paraId="49D4C787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Type</w:t>
            </w:r>
          </w:p>
        </w:tc>
        <w:tc>
          <w:tcPr>
            <w:tcW w:w="3073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D42FD0" w:rsidP="00A62237" w:rsidRDefault="00D42FD0" w14:paraId="02F76B0D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Comments</w:t>
            </w:r>
          </w:p>
        </w:tc>
      </w:tr>
      <w:tr w:rsidRPr="008979A8" w:rsidR="00D42FD0" w:rsidTr="00DE1B36" w14:paraId="75E64EEA" w14:textId="77777777">
        <w:trPr>
          <w:trHeight w:val="111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D42FD0" w:rsidP="00DE1B36" w:rsidRDefault="00D42FD0" w14:paraId="30DC00A7" w14:textId="77777777">
            <w:pPr>
              <w:pStyle w:val="HeaderTable"/>
            </w:pPr>
            <w:r>
              <w:t>Revenue Allocate Section</w:t>
            </w:r>
          </w:p>
          <w:p w:rsidR="006E40E2" w:rsidP="004B0876" w:rsidRDefault="006E40E2" w14:paraId="1C975D63" w14:textId="32A51637">
            <w:r>
              <w:t>Invisible</w:t>
            </w:r>
          </w:p>
        </w:tc>
      </w:tr>
      <w:tr w:rsidRPr="008979A8" w:rsidR="00D42FD0" w:rsidTr="00A62237" w14:paraId="70115B9D" w14:textId="77777777">
        <w:trPr>
          <w:trHeight w:val="111"/>
        </w:trPr>
        <w:tc>
          <w:tcPr>
            <w:tcW w:w="848" w:type="pct"/>
          </w:tcPr>
          <w:p w:rsidR="00D42FD0" w:rsidP="00A62237" w:rsidRDefault="00D42FD0" w14:paraId="3679B20D" w14:textId="44ACB05E">
            <w:r>
              <w:t>Mass Revenue Allocate</w:t>
            </w:r>
          </w:p>
        </w:tc>
        <w:tc>
          <w:tcPr>
            <w:tcW w:w="1079" w:type="pct"/>
          </w:tcPr>
          <w:p w:rsidR="00D42FD0" w:rsidP="00A62237" w:rsidRDefault="00D42FD0" w14:paraId="75B06A7F" w14:textId="76876EA5">
            <w:r>
              <w:t>Screen</w:t>
            </w:r>
          </w:p>
        </w:tc>
        <w:tc>
          <w:tcPr>
            <w:tcW w:w="3073" w:type="pct"/>
          </w:tcPr>
          <w:p w:rsidR="00D42FD0" w:rsidP="00D42FD0" w:rsidRDefault="00D42FD0" w14:paraId="0BF278CF" w14:textId="39305D69"/>
        </w:tc>
      </w:tr>
      <w:tr w:rsidRPr="008979A8" w:rsidR="00D42FD0" w:rsidTr="00DE1B36" w14:paraId="429B52AC" w14:textId="77777777">
        <w:trPr>
          <w:trHeight w:val="111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D42FD0" w:rsidP="00DE1B36" w:rsidRDefault="00D42FD0" w14:paraId="7CAE37B0" w14:textId="2E1D3853">
            <w:pPr>
              <w:pStyle w:val="HeaderTable"/>
            </w:pPr>
            <w:r>
              <w:t>End Revenue Allocate Section</w:t>
            </w:r>
          </w:p>
        </w:tc>
      </w:tr>
    </w:tbl>
    <w:p w:rsidRPr="00DE1B36" w:rsidR="00D42FD0" w:rsidP="00DE1B36" w:rsidRDefault="00D42FD0" w14:paraId="058B903C" w14:textId="77777777"/>
    <w:p w:rsidR="00D42FD0" w:rsidP="00D42FD0" w:rsidRDefault="00D42FD0" w14:paraId="6DBA514F" w14:textId="6D471FF8">
      <w:pPr>
        <w:pStyle w:val="Heading2"/>
        <w:numPr>
          <w:ilvl w:val="0"/>
          <w:numId w:val="1"/>
        </w:numPr>
        <w:ind w:left="426" w:hanging="426"/>
        <w:rPr>
          <w:rFonts w:ascii="CordiaUPC" w:hAnsi="CordiaUPC" w:cs="CordiaUPC"/>
          <w:sz w:val="36"/>
          <w:szCs w:val="36"/>
        </w:rPr>
      </w:pPr>
      <w:r>
        <w:rPr>
          <w:rFonts w:ascii="CordiaUPC" w:hAnsi="CordiaUPC" w:cs="CordiaUPC"/>
          <w:sz w:val="36"/>
          <w:szCs w:val="36"/>
        </w:rPr>
        <w:t>Mass Revenue Allocate</w:t>
      </w:r>
    </w:p>
    <w:p w:rsidRPr="00180BBA" w:rsidR="00D42FD0" w:rsidP="002206C7" w:rsidRDefault="00D42FD0" w14:paraId="1FCE40FB" w14:textId="77777777">
      <w:pPr>
        <w:pStyle w:val="Heading3"/>
        <w:numPr>
          <w:ilvl w:val="0"/>
          <w:numId w:val="358"/>
        </w:numPr>
        <w:rPr>
          <w:rFonts w:ascii="CordiaUPC" w:hAnsi="CordiaUPC" w:cs="CordiaUPC"/>
          <w:sz w:val="32"/>
          <w:szCs w:val="40"/>
        </w:rPr>
      </w:pPr>
      <w:r w:rsidRPr="00180BBA">
        <w:rPr>
          <w:rFonts w:ascii="CordiaUPC" w:hAnsi="CordiaUPC" w:cs="CordiaUPC"/>
          <w:sz w:val="32"/>
          <w:szCs w:val="40"/>
        </w:rPr>
        <w:t>Field on Screen</w:t>
      </w:r>
    </w:p>
    <w:tbl>
      <w:tblPr>
        <w:tblW w:w="4977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522"/>
        <w:gridCol w:w="1937"/>
        <w:gridCol w:w="5516"/>
      </w:tblGrid>
      <w:tr w:rsidRPr="008979A8" w:rsidR="00D42FD0" w:rsidTr="00A62237" w14:paraId="2AEADFF9" w14:textId="77777777">
        <w:trPr>
          <w:cantSplit/>
          <w:tblHeader/>
        </w:trPr>
        <w:tc>
          <w:tcPr>
            <w:tcW w:w="848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D42FD0" w:rsidP="00A62237" w:rsidRDefault="00D42FD0" w14:paraId="469FABA2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Field Name</w:t>
            </w:r>
          </w:p>
        </w:tc>
        <w:tc>
          <w:tcPr>
            <w:tcW w:w="1079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D42FD0" w:rsidP="00A62237" w:rsidRDefault="00D42FD0" w14:paraId="76884682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Type</w:t>
            </w:r>
          </w:p>
        </w:tc>
        <w:tc>
          <w:tcPr>
            <w:tcW w:w="3073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D42FD0" w:rsidP="00A62237" w:rsidRDefault="00D42FD0" w14:paraId="6505CF34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Comments</w:t>
            </w:r>
          </w:p>
        </w:tc>
      </w:tr>
      <w:tr w:rsidRPr="008979A8" w:rsidR="0040093A" w:rsidTr="00A20E9A" w14:paraId="500A56AC" w14:textId="77777777">
        <w:trPr>
          <w:trHeight w:val="111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40093A" w:rsidP="00A20E9A" w:rsidRDefault="00A20E9A" w14:paraId="731A3904" w14:textId="4E41F439">
            <w:pPr>
              <w:pStyle w:val="HeaderTable"/>
            </w:pPr>
            <w:r>
              <w:t>Revenue Allocate Table Section</w:t>
            </w:r>
          </w:p>
        </w:tc>
      </w:tr>
      <w:tr w:rsidRPr="008979A8" w:rsidR="0040093A" w:rsidTr="00A62237" w14:paraId="76936A6D" w14:textId="77777777">
        <w:trPr>
          <w:trHeight w:val="111"/>
        </w:trPr>
        <w:tc>
          <w:tcPr>
            <w:tcW w:w="848" w:type="pct"/>
          </w:tcPr>
          <w:p w:rsidR="0040093A" w:rsidP="00A62237" w:rsidRDefault="00A20E9A" w14:paraId="19322511" w14:textId="1CCB9B3E">
            <w:r>
              <w:t>Product Specification</w:t>
            </w:r>
          </w:p>
        </w:tc>
        <w:tc>
          <w:tcPr>
            <w:tcW w:w="1079" w:type="pct"/>
          </w:tcPr>
          <w:p w:rsidR="0040093A" w:rsidP="00A62237" w:rsidRDefault="0040093A" w14:paraId="33C4AB8F" w14:textId="77777777"/>
        </w:tc>
        <w:tc>
          <w:tcPr>
            <w:tcW w:w="3073" w:type="pct"/>
          </w:tcPr>
          <w:p w:rsidR="0040093A" w:rsidP="00A62237" w:rsidRDefault="00A20E9A" w14:paraId="0016AEDF" w14:textId="77777777">
            <w:r>
              <w:rPr>
                <w:rFonts w:hint="cs"/>
                <w:cs/>
              </w:rPr>
              <w:t xml:space="preserve">แสดงใน </w:t>
            </w:r>
            <w:r>
              <w:t>Format</w:t>
            </w:r>
          </w:p>
          <w:p w:rsidR="00A20E9A" w:rsidP="00A62237" w:rsidRDefault="00A20E9A" w14:paraId="1AF65123" w14:textId="06A03CF8">
            <w:r>
              <w:t>productSpecification</w:t>
            </w:r>
          </w:p>
        </w:tc>
      </w:tr>
      <w:tr w:rsidRPr="008979A8" w:rsidR="0040093A" w:rsidTr="00A62237" w14:paraId="32CFEE0D" w14:textId="77777777">
        <w:trPr>
          <w:trHeight w:val="111"/>
        </w:trPr>
        <w:tc>
          <w:tcPr>
            <w:tcW w:w="848" w:type="pct"/>
          </w:tcPr>
          <w:p w:rsidR="0040093A" w:rsidP="00A62237" w:rsidRDefault="00A20E9A" w14:paraId="1066D914" w14:textId="3EED93CE">
            <w:r>
              <w:t>Revenue Allocate</w:t>
            </w:r>
          </w:p>
        </w:tc>
        <w:tc>
          <w:tcPr>
            <w:tcW w:w="1079" w:type="pct"/>
          </w:tcPr>
          <w:p w:rsidR="0040093A" w:rsidP="00A62237" w:rsidRDefault="0040093A" w14:paraId="54A282F2" w14:textId="77777777"/>
        </w:tc>
        <w:tc>
          <w:tcPr>
            <w:tcW w:w="3073" w:type="pct"/>
          </w:tcPr>
          <w:p w:rsidR="00A20E9A" w:rsidP="00A20E9A" w:rsidRDefault="00A20E9A" w14:paraId="5EACC876" w14:textId="77777777">
            <w:r>
              <w:rPr>
                <w:rFonts w:hint="cs"/>
                <w:cs/>
              </w:rPr>
              <w:t xml:space="preserve">แสดงใน </w:t>
            </w:r>
            <w:r>
              <w:t>Format</w:t>
            </w:r>
          </w:p>
          <w:p w:rsidR="0040093A" w:rsidP="00A20E9A" w:rsidRDefault="00A20E9A" w14:paraId="108174E0" w14:textId="7C1C05B9">
            <w:r>
              <w:rPr>
                <w:rFonts w:cs="Angsana New"/>
                <w:cs/>
              </w:rPr>
              <w:t>“</w:t>
            </w:r>
            <w:r>
              <w:t xml:space="preserve">Excluding VAT </w:t>
            </w:r>
            <w:r>
              <w:rPr>
                <w:rFonts w:cs="Angsana New"/>
                <w:cs/>
              </w:rPr>
              <w:t xml:space="preserve">” + </w:t>
            </w:r>
            <w:r>
              <w:t xml:space="preserve">revenueAllocateExcVat </w:t>
            </w:r>
            <w:r>
              <w:rPr>
                <w:rFonts w:cs="Angsana New"/>
                <w:cs/>
              </w:rPr>
              <w:t xml:space="preserve">+ “ </w:t>
            </w:r>
            <w:r>
              <w:t>Baht</w:t>
            </w:r>
            <w:r>
              <w:rPr>
                <w:rFonts w:cs="Angsana New"/>
                <w:cs/>
              </w:rPr>
              <w:t>”</w:t>
            </w:r>
          </w:p>
          <w:p w:rsidR="00A20E9A" w:rsidP="00A20E9A" w:rsidRDefault="00A20E9A" w14:paraId="79865DF8" w14:textId="787CF094">
            <w:r>
              <w:rPr>
                <w:rFonts w:cs="Angsana New"/>
                <w:cs/>
              </w:rPr>
              <w:t>“</w:t>
            </w:r>
            <w:r>
              <w:t xml:space="preserve">Including VAT </w:t>
            </w:r>
            <w:r>
              <w:rPr>
                <w:rFonts w:cs="Angsana New"/>
                <w:cs/>
              </w:rPr>
              <w:t xml:space="preserve">” + </w:t>
            </w:r>
            <w:r>
              <w:t xml:space="preserve">revenueAllocateIncVat </w:t>
            </w:r>
            <w:r>
              <w:rPr>
                <w:rFonts w:cs="Angsana New"/>
                <w:cs/>
              </w:rPr>
              <w:t xml:space="preserve">+ “ </w:t>
            </w:r>
            <w:r>
              <w:t>Baht</w:t>
            </w:r>
            <w:r>
              <w:rPr>
                <w:rFonts w:cs="Angsana New"/>
                <w:cs/>
              </w:rPr>
              <w:t>”</w:t>
            </w:r>
          </w:p>
        </w:tc>
      </w:tr>
      <w:tr w:rsidRPr="008979A8" w:rsidR="00A20E9A" w:rsidTr="00A62237" w14:paraId="5FF6B5F6" w14:textId="77777777">
        <w:trPr>
          <w:trHeight w:val="111"/>
        </w:trPr>
        <w:tc>
          <w:tcPr>
            <w:tcW w:w="848" w:type="pct"/>
          </w:tcPr>
          <w:p w:rsidR="00A20E9A" w:rsidP="00A20E9A" w:rsidRDefault="00A20E9A" w14:paraId="4411F45A" w14:textId="77777777">
            <w:r>
              <w:t>Action</w:t>
            </w:r>
          </w:p>
          <w:p w:rsidR="00A20E9A" w:rsidP="00BB3F68" w:rsidRDefault="00A20E9A" w14:paraId="27095118" w14:textId="7FD7F4C3">
            <w:pPr>
              <w:pStyle w:val="ListParagraph"/>
              <w:numPr>
                <w:ilvl w:val="0"/>
                <w:numId w:val="114"/>
              </w:numPr>
            </w:pPr>
            <w:r w:rsidRPr="00A20E9A">
              <w:rPr>
                <w:bCs/>
              </w:rPr>
              <w:t>Edit</w:t>
            </w:r>
          </w:p>
        </w:tc>
        <w:tc>
          <w:tcPr>
            <w:tcW w:w="1079" w:type="pct"/>
          </w:tcPr>
          <w:p w:rsidR="00A20E9A" w:rsidP="00A20E9A" w:rsidRDefault="00A20E9A" w14:paraId="2B78C722" w14:textId="1AD5D567">
            <w:r>
              <w:t>Button</w:t>
            </w:r>
          </w:p>
        </w:tc>
        <w:tc>
          <w:tcPr>
            <w:tcW w:w="3073" w:type="pct"/>
          </w:tcPr>
          <w:p w:rsidR="00A20E9A" w:rsidP="00A20E9A" w:rsidRDefault="00A20E9A" w14:paraId="537C3B2B" w14:textId="300A1189">
            <w:r w:rsidRPr="0079598B">
              <w:rPr>
                <w:rFonts w:cs="Angsana New"/>
                <w:cs/>
              </w:rPr>
              <w:t xml:space="preserve">เมื่อกดปุ่มให้ทำการ </w:t>
            </w:r>
            <w:r w:rsidRPr="0079598B">
              <w:rPr>
                <w:rFonts w:cs="CordiaUPC"/>
              </w:rPr>
              <w:t>Visible Detail Section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และดึงข้อมูลของ </w:t>
            </w:r>
            <w:r>
              <w:rPr>
                <w:rFonts w:cs="CordiaUPC"/>
              </w:rPr>
              <w:t xml:space="preserve">Row </w:t>
            </w:r>
            <w:r>
              <w:rPr>
                <w:rFonts w:hint="cs" w:cs="Angsana New"/>
                <w:cs/>
              </w:rPr>
              <w:t>นั้นๆ มาแสดง</w:t>
            </w:r>
          </w:p>
        </w:tc>
      </w:tr>
      <w:tr w:rsidRPr="008979A8" w:rsidR="00A20E9A" w:rsidTr="00A20E9A" w14:paraId="5336C2BE" w14:textId="77777777">
        <w:trPr>
          <w:trHeight w:val="111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A20E9A" w:rsidP="00A20E9A" w:rsidRDefault="00A20E9A" w14:paraId="65BE5E5B" w14:textId="1D09414A">
            <w:pPr>
              <w:pStyle w:val="HeaderTable"/>
            </w:pPr>
            <w:r>
              <w:t>Revenue Allocate Table Section</w:t>
            </w:r>
          </w:p>
        </w:tc>
      </w:tr>
      <w:tr w:rsidRPr="008979A8" w:rsidR="00A20E9A" w:rsidTr="00A20E9A" w14:paraId="6C452209" w14:textId="77777777">
        <w:trPr>
          <w:trHeight w:val="111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A20E9A" w:rsidP="00A20E9A" w:rsidRDefault="00A20E9A" w14:paraId="2AC5406B" w14:textId="10D9F877">
            <w:pPr>
              <w:pStyle w:val="HeaderTable"/>
            </w:pPr>
            <w:r>
              <w:t>Revenue Allocate Detail Section</w:t>
            </w:r>
          </w:p>
        </w:tc>
      </w:tr>
      <w:tr w:rsidRPr="008979A8" w:rsidR="00A20E9A" w:rsidTr="00A62237" w14:paraId="59150C70" w14:textId="77777777">
        <w:trPr>
          <w:trHeight w:val="111"/>
        </w:trPr>
        <w:tc>
          <w:tcPr>
            <w:tcW w:w="848" w:type="pct"/>
          </w:tcPr>
          <w:p w:rsidR="00A20E9A" w:rsidP="00A20E9A" w:rsidRDefault="00A20E9A" w14:paraId="0D44EC34" w14:textId="38E00368">
            <w:r>
              <w:t>productSpecification</w:t>
            </w:r>
          </w:p>
        </w:tc>
        <w:tc>
          <w:tcPr>
            <w:tcW w:w="1079" w:type="pct"/>
          </w:tcPr>
          <w:p w:rsidR="00A20E9A" w:rsidP="00A20E9A" w:rsidRDefault="00A20E9A" w14:paraId="28264C5A" w14:textId="791F35AC">
            <w:r>
              <w:t>Drop Down List</w:t>
            </w:r>
          </w:p>
        </w:tc>
        <w:tc>
          <w:tcPr>
            <w:tcW w:w="3073" w:type="pct"/>
          </w:tcPr>
          <w:p w:rsidR="00A20E9A" w:rsidP="00A20E9A" w:rsidRDefault="00A20E9A" w14:paraId="03039062" w14:textId="77777777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A20E9A">
              <w:rPr>
                <w:rFonts w:cs="Angsana New"/>
                <w:color w:val="FF0000"/>
                <w:cs/>
              </w:rPr>
              <w:t>*</w:t>
            </w:r>
            <w:r w:rsidRPr="00A20E9A">
              <w:rPr>
                <w:color w:val="FF0000"/>
              </w:rPr>
              <w:t>Product Specification</w:t>
            </w:r>
          </w:p>
          <w:p w:rsidR="00A20E9A" w:rsidP="00A20E9A" w:rsidRDefault="00A20E9A" w14:paraId="746EEB5F" w14:textId="77777777">
            <w:r>
              <w:t>Disabled</w:t>
            </w:r>
          </w:p>
          <w:p w:rsidR="007055B4" w:rsidP="00A20E9A" w:rsidRDefault="007055B4" w14:paraId="604BDAC8" w14:textId="0C505F65">
            <w:r>
              <w:t xml:space="preserve">List of Value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 xml:space="preserve">ดึงข้อมูลจาก </w:t>
            </w:r>
            <w:r>
              <w:t xml:space="preserve">Database </w:t>
            </w:r>
            <w:r>
              <w:rPr>
                <w:rFonts w:hint="cs"/>
                <w:cs/>
              </w:rPr>
              <w:t xml:space="preserve">ที่ </w:t>
            </w:r>
            <w:r>
              <w:t xml:space="preserve">PLM_PRODUCT_SPECIFICATION </w:t>
            </w:r>
            <w:r>
              <w:rPr>
                <w:rFonts w:hint="cs"/>
                <w:cs/>
              </w:rPr>
              <w:t xml:space="preserve">โดยนำ </w:t>
            </w:r>
            <w:r>
              <w:t xml:space="preserve">PS_NAME </w:t>
            </w:r>
            <w:r>
              <w:rPr>
                <w:rFonts w:hint="cs"/>
                <w:cs/>
              </w:rPr>
              <w:t xml:space="preserve">มาแสดง โดยให้ </w:t>
            </w:r>
            <w:r>
              <w:t xml:space="preserve">Filter </w:t>
            </w:r>
            <w:r>
              <w:rPr>
                <w:rFonts w:hint="cs"/>
                <w:cs/>
              </w:rPr>
              <w:t xml:space="preserve">แสดงข้อมูลเฉพาะที่ </w:t>
            </w:r>
            <w:r w:rsidRPr="00657A7F">
              <w:t>LIFE</w:t>
            </w:r>
            <w:r>
              <w:t>_</w:t>
            </w:r>
            <w:r w:rsidRPr="00657A7F">
              <w:t>CYCLE</w:t>
            </w:r>
            <w:r>
              <w:t>_</w:t>
            </w:r>
            <w:r w:rsidRPr="00657A7F">
              <w:t>STATUS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 “</w:t>
            </w:r>
            <w:r>
              <w:t>Lau</w:t>
            </w:r>
            <w:r w:rsidR="002E01AC">
              <w:t>n</w:t>
            </w:r>
            <w:r>
              <w:t>ched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และ </w:t>
            </w:r>
            <w:r w:rsidRPr="00AD03E1">
              <w:t>SECTOR</w:t>
            </w:r>
            <w:r>
              <w:t>_</w:t>
            </w:r>
            <w:r w:rsidRPr="00AD03E1">
              <w:t>TYPE</w:t>
            </w:r>
            <w:r>
              <w:rPr>
                <w:rFonts w:hint="cs"/>
                <w:cs/>
              </w:rPr>
              <w:t xml:space="preserve"> มีค่าเป็น </w:t>
            </w:r>
            <w:r>
              <w:rPr>
                <w:rFonts w:cs="Angsana New"/>
                <w:cs/>
              </w:rPr>
              <w:t>“</w:t>
            </w:r>
            <w:r>
              <w:t>Mass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>
              <w:t>Corporate and Mass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และ </w:t>
            </w:r>
            <w:r>
              <w:t>Product Specification Group</w:t>
            </w:r>
            <w:r>
              <w:rPr>
                <w:rFonts w:hint="cs"/>
                <w:cs/>
              </w:rPr>
              <w:t xml:space="preserve"> มีค่าประกอบด้วย </w:t>
            </w:r>
            <w:r>
              <w:rPr>
                <w:rFonts w:cs="Angsana New"/>
                <w:cs/>
              </w:rPr>
              <w:t>“</w:t>
            </w:r>
            <w:r>
              <w:t>Mobile</w:t>
            </w:r>
            <w:r>
              <w:rPr>
                <w:rFonts w:cs="Angsana New"/>
                <w:cs/>
              </w:rPr>
              <w:t>”</w:t>
            </w:r>
          </w:p>
        </w:tc>
      </w:tr>
      <w:tr w:rsidRPr="008979A8" w:rsidR="00A20E9A" w:rsidTr="00A62237" w14:paraId="3B0EF9F3" w14:textId="77777777">
        <w:trPr>
          <w:trHeight w:val="111"/>
        </w:trPr>
        <w:tc>
          <w:tcPr>
            <w:tcW w:w="848" w:type="pct"/>
          </w:tcPr>
          <w:p w:rsidR="00A20E9A" w:rsidP="00A20E9A" w:rsidRDefault="00A20E9A" w14:paraId="7B57D5CC" w14:textId="77777777">
            <w:r>
              <w:t>revenueAllocateExcVat</w:t>
            </w:r>
          </w:p>
        </w:tc>
        <w:tc>
          <w:tcPr>
            <w:tcW w:w="1079" w:type="pct"/>
          </w:tcPr>
          <w:p w:rsidR="00A20E9A" w:rsidP="00A20E9A" w:rsidRDefault="00A20E9A" w14:paraId="73B1E0CD" w14:textId="77777777">
            <w:r>
              <w:t>Text Box</w:t>
            </w:r>
          </w:p>
        </w:tc>
        <w:tc>
          <w:tcPr>
            <w:tcW w:w="3073" w:type="pct"/>
          </w:tcPr>
          <w:p w:rsidR="00A20E9A" w:rsidP="00A20E9A" w:rsidRDefault="00A20E9A" w14:paraId="0A0A15AE" w14:textId="77777777">
            <w:r>
              <w:t xml:space="preserve">Label </w:t>
            </w:r>
            <w:r>
              <w:rPr>
                <w:rFonts w:cs="Angsana New"/>
                <w:cs/>
              </w:rPr>
              <w:t xml:space="preserve">:  </w:t>
            </w:r>
            <w:r w:rsidRPr="002F3A22">
              <w:rPr>
                <w:rFonts w:cs="Angsana New"/>
                <w:color w:val="FF0000"/>
                <w:cs/>
              </w:rPr>
              <w:t>*</w:t>
            </w:r>
            <w:r w:rsidRPr="002F3A22">
              <w:rPr>
                <w:color w:val="FF0000"/>
              </w:rPr>
              <w:t xml:space="preserve">Revenue Allocate </w:t>
            </w:r>
            <w:r w:rsidRPr="002F3A22">
              <w:rPr>
                <w:rFonts w:cs="Angsana New"/>
                <w:color w:val="FF0000"/>
                <w:cs/>
              </w:rPr>
              <w:t>(</w:t>
            </w:r>
            <w:r w:rsidRPr="002F3A22">
              <w:rPr>
                <w:color w:val="FF0000"/>
              </w:rPr>
              <w:t>Excluding VAT</w:t>
            </w:r>
            <w:r w:rsidRPr="002F3A22">
              <w:rPr>
                <w:rFonts w:cs="Angsana New"/>
                <w:color w:val="FF0000"/>
                <w:cs/>
              </w:rPr>
              <w:t>)</w:t>
            </w:r>
            <w:r>
              <w:rPr>
                <w:rFonts w:cs="Angsana New"/>
                <w:cs/>
              </w:rPr>
              <w:t xml:space="preserve"> : …… </w:t>
            </w:r>
            <w:r>
              <w:t>Baht</w:t>
            </w:r>
          </w:p>
          <w:p w:rsidR="00A20E9A" w:rsidP="00A20E9A" w:rsidRDefault="00A20E9A" w14:paraId="0F002A42" w14:textId="435FAA57">
            <w:pPr>
              <w:spacing w:after="0"/>
            </w:pPr>
            <w:r>
              <w:rPr>
                <w:rFonts w:hint="cs"/>
                <w:cs/>
              </w:rPr>
              <w:t xml:space="preserve">เมื่อ </w:t>
            </w:r>
            <w:r>
              <w:t xml:space="preserve">User </w:t>
            </w:r>
            <w:r>
              <w:rPr>
                <w:rFonts w:hint="cs"/>
                <w:cs/>
              </w:rPr>
              <w:t xml:space="preserve">กรอกข้อมูลที่ </w:t>
            </w:r>
            <w:r>
              <w:t xml:space="preserve">Field </w:t>
            </w:r>
            <w:r>
              <w:rPr>
                <w:rFonts w:hint="cs"/>
                <w:cs/>
              </w:rPr>
              <w:t>นี้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และ </w:t>
            </w:r>
            <w:r>
              <w:t>revenueAllocateIncVat</w:t>
            </w:r>
            <w:r>
              <w:rPr>
                <w:rFonts w:hint="cs"/>
                <w:cs/>
              </w:rPr>
              <w:t xml:space="preserve"> มีค่าเป็นค่าว่างให้ระบบทำการคำนวนค่า </w:t>
            </w:r>
            <w:r>
              <w:t>revenueAllocateIncVat</w:t>
            </w:r>
            <w:r>
              <w:rPr>
                <w:rFonts w:hint="cs"/>
                <w:cs/>
              </w:rPr>
              <w:t xml:space="preserve"> ตามสูตรดังนี้</w:t>
            </w:r>
          </w:p>
          <w:p w:rsidR="00A20E9A" w:rsidP="00A20E9A" w:rsidRDefault="00A20E9A" w14:paraId="7452291D" w14:textId="0617CB71">
            <w:r>
              <w:t xml:space="preserve">revenueAllocateExcVat </w:t>
            </w:r>
            <w:r>
              <w:rPr>
                <w:rFonts w:cs="Angsana New"/>
                <w:cs/>
              </w:rPr>
              <w:t xml:space="preserve">* </w:t>
            </w:r>
            <w:r>
              <w:t>VAT</w:t>
            </w:r>
          </w:p>
          <w:p w:rsidR="00A20E9A" w:rsidP="00A20E9A" w:rsidRDefault="00A20E9A" w14:paraId="3FEE7BC5" w14:textId="77777777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ใส่ได้เฉพาะตัวเลขและจุดทศนิยม</w:t>
            </w:r>
          </w:p>
        </w:tc>
      </w:tr>
      <w:tr w:rsidRPr="008979A8" w:rsidR="00A20E9A" w:rsidTr="00A62237" w14:paraId="16835D5F" w14:textId="77777777">
        <w:trPr>
          <w:trHeight w:val="111"/>
        </w:trPr>
        <w:tc>
          <w:tcPr>
            <w:tcW w:w="848" w:type="pct"/>
          </w:tcPr>
          <w:p w:rsidR="00A20E9A" w:rsidP="00A20E9A" w:rsidRDefault="00A20E9A" w14:paraId="4897C0C2" w14:textId="77777777">
            <w:r>
              <w:t>revenueAllocateIncVat</w:t>
            </w:r>
          </w:p>
        </w:tc>
        <w:tc>
          <w:tcPr>
            <w:tcW w:w="1079" w:type="pct"/>
          </w:tcPr>
          <w:p w:rsidR="00A20E9A" w:rsidP="00A20E9A" w:rsidRDefault="00A20E9A" w14:paraId="00CAB862" w14:textId="77777777">
            <w:r>
              <w:t>Text Box</w:t>
            </w:r>
          </w:p>
        </w:tc>
        <w:tc>
          <w:tcPr>
            <w:tcW w:w="3073" w:type="pct"/>
          </w:tcPr>
          <w:p w:rsidR="00A20E9A" w:rsidP="00A20E9A" w:rsidRDefault="00A20E9A" w14:paraId="7C103C46" w14:textId="77777777">
            <w:r>
              <w:t xml:space="preserve">Label </w:t>
            </w:r>
            <w:r>
              <w:rPr>
                <w:rFonts w:cs="Angsana New"/>
                <w:cs/>
              </w:rPr>
              <w:t xml:space="preserve">:  </w:t>
            </w:r>
            <w:r w:rsidRPr="002F3A22">
              <w:rPr>
                <w:rFonts w:cs="Angsana New"/>
                <w:color w:val="FF0000"/>
                <w:cs/>
              </w:rPr>
              <w:t>*</w:t>
            </w:r>
            <w:r w:rsidRPr="002F3A22">
              <w:rPr>
                <w:color w:val="FF0000"/>
              </w:rPr>
              <w:t xml:space="preserve">Revenue Allocate </w:t>
            </w:r>
            <w:r w:rsidRPr="002F3A22">
              <w:rPr>
                <w:rFonts w:cs="Angsana New"/>
                <w:color w:val="FF0000"/>
                <w:cs/>
              </w:rPr>
              <w:t>(</w:t>
            </w:r>
            <w:r w:rsidRPr="002F3A22">
              <w:rPr>
                <w:color w:val="FF0000"/>
              </w:rPr>
              <w:t>Including VAT</w:t>
            </w:r>
            <w:r w:rsidRPr="002F3A22">
              <w:rPr>
                <w:rFonts w:cs="Angsana New"/>
                <w:color w:val="FF0000"/>
                <w:cs/>
              </w:rPr>
              <w:t>)</w:t>
            </w:r>
            <w:r>
              <w:rPr>
                <w:rFonts w:cs="Angsana New"/>
                <w:cs/>
              </w:rPr>
              <w:t xml:space="preserve"> …… </w:t>
            </w:r>
            <w:r>
              <w:t>Baht</w:t>
            </w:r>
          </w:p>
          <w:p w:rsidR="00A20E9A" w:rsidP="00A20E9A" w:rsidRDefault="00A20E9A" w14:paraId="200E44A4" w14:textId="36C04D2A">
            <w:pPr>
              <w:spacing w:after="0"/>
            </w:pPr>
            <w:r>
              <w:rPr>
                <w:rFonts w:hint="cs"/>
                <w:cs/>
              </w:rPr>
              <w:t xml:space="preserve">เมื่อ </w:t>
            </w:r>
            <w:r>
              <w:t xml:space="preserve">User </w:t>
            </w:r>
            <w:r>
              <w:rPr>
                <w:rFonts w:hint="cs"/>
                <w:cs/>
              </w:rPr>
              <w:t xml:space="preserve">กรอกข้อมูลที่ </w:t>
            </w:r>
            <w:r>
              <w:t>Field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>นี้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และ </w:t>
            </w:r>
            <w:r>
              <w:t>revenueAllocateExcVat</w:t>
            </w:r>
            <w:r>
              <w:rPr>
                <w:rFonts w:hint="cs"/>
                <w:cs/>
              </w:rPr>
              <w:t xml:space="preserve"> มีค่าเป็นค่าว่างให้ระบบทำการคำนวนค่า </w:t>
            </w:r>
            <w:r>
              <w:t>revenueAllocateExcVat</w:t>
            </w:r>
            <w:r>
              <w:rPr>
                <w:rFonts w:hint="cs"/>
                <w:cs/>
              </w:rPr>
              <w:t xml:space="preserve"> ตามสูตรดังนี้</w:t>
            </w:r>
          </w:p>
          <w:p w:rsidR="00A20E9A" w:rsidP="00A20E9A" w:rsidRDefault="00A20E9A" w14:paraId="09E7E379" w14:textId="6CB0E38D">
            <w:r>
              <w:t xml:space="preserve">revenueAllocateIncVat </w:t>
            </w:r>
            <w:r>
              <w:rPr>
                <w:rFonts w:cs="Angsana New"/>
                <w:cs/>
              </w:rPr>
              <w:t xml:space="preserve">/ </w:t>
            </w:r>
            <w:r>
              <w:t>VAT</w:t>
            </w:r>
          </w:p>
          <w:p w:rsidR="00A20E9A" w:rsidP="00A20E9A" w:rsidRDefault="00A20E9A" w14:paraId="15E53DDF" w14:textId="77777777">
            <w:r>
              <w:rPr>
                <w:rFonts w:hint="cs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ใส่ได้เฉพาะตัวเลขและจุดทศนิยม</w:t>
            </w:r>
          </w:p>
        </w:tc>
      </w:tr>
      <w:tr w:rsidRPr="008979A8" w:rsidR="00A20E9A" w:rsidTr="00A62237" w14:paraId="7CC05666" w14:textId="77777777">
        <w:trPr>
          <w:trHeight w:val="111"/>
        </w:trPr>
        <w:tc>
          <w:tcPr>
            <w:tcW w:w="848" w:type="pct"/>
          </w:tcPr>
          <w:p w:rsidR="00A20E9A" w:rsidP="00A20E9A" w:rsidRDefault="00A20E9A" w14:paraId="6903A0AA" w14:textId="0A84E689">
            <w:r w:rsidRPr="008979A8">
              <w:rPr>
                <w:rFonts w:cs="Angsana New"/>
                <w:cs/>
              </w:rPr>
              <w:t xml:space="preserve">ปุ่ม </w:t>
            </w:r>
            <w:r w:rsidRPr="008979A8">
              <w:rPr>
                <w:rFonts w:cs="CordiaUPC"/>
              </w:rPr>
              <w:t>Update</w:t>
            </w:r>
          </w:p>
        </w:tc>
        <w:tc>
          <w:tcPr>
            <w:tcW w:w="1079" w:type="pct"/>
          </w:tcPr>
          <w:p w:rsidR="00A20E9A" w:rsidP="00A20E9A" w:rsidRDefault="00A20E9A" w14:paraId="4B378475" w14:textId="278CDAEE">
            <w:r w:rsidRPr="008979A8">
              <w:rPr>
                <w:rFonts w:cs="CordiaUPC"/>
              </w:rPr>
              <w:t>Button</w:t>
            </w:r>
          </w:p>
        </w:tc>
        <w:tc>
          <w:tcPr>
            <w:tcW w:w="3073" w:type="pct"/>
          </w:tcPr>
          <w:p w:rsidR="00A20E9A" w:rsidP="00A20E9A" w:rsidRDefault="00A20E9A" w14:paraId="5DDCB089" w14:textId="77777777">
            <w:pPr>
              <w:pStyle w:val="HeaderTable"/>
              <w:rPr>
                <w:lang w:bidi="th-TH"/>
              </w:rPr>
            </w:pPr>
            <w:r>
              <w:rPr>
                <w:rFonts w:hint="cs" w:cs="Angsana New"/>
                <w:cs/>
                <w:lang w:bidi="th-TH"/>
              </w:rPr>
              <w:t>เมื่อกดปุ่ม</w:t>
            </w:r>
          </w:p>
          <w:p w:rsidR="00A20E9A" w:rsidP="00A20E9A" w:rsidRDefault="00A20E9A" w14:paraId="766D51AE" w14:textId="77777777">
            <w:pPr>
              <w:pStyle w:val="ListParagraph"/>
              <w:numPr>
                <w:ilvl w:val="0"/>
                <w:numId w:val="6"/>
              </w:numPr>
              <w:spacing w:after="160" w:line="259" w:lineRule="auto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Validate </w:t>
            </w:r>
            <w:r>
              <w:rPr>
                <w:rFonts w:hint="cs" w:cs="Angsana New"/>
                <w:cs/>
              </w:rPr>
              <w:t>ข้อมูลในหน้าจอ</w:t>
            </w:r>
          </w:p>
          <w:p w:rsidRPr="00A20E9A" w:rsidR="00A20E9A" w:rsidP="00A20E9A" w:rsidRDefault="00A20E9A" w14:paraId="13B37A69" w14:textId="77777777">
            <w:pPr>
              <w:pStyle w:val="ListParagraph"/>
              <w:numPr>
                <w:ilvl w:val="0"/>
                <w:numId w:val="6"/>
              </w:numPr>
              <w:spacing w:after="160" w:line="259" w:lineRule="auto"/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Update </w:t>
            </w:r>
            <w:r>
              <w:rPr>
                <w:rFonts w:hint="cs" w:cs="Angsana New"/>
                <w:cs/>
              </w:rPr>
              <w:t xml:space="preserve">ข้อมูลลงในส่วนของ </w:t>
            </w:r>
            <w:r>
              <w:rPr>
                <w:rFonts w:cs="CordiaUPC"/>
              </w:rPr>
              <w:t xml:space="preserve">Table Section </w:t>
            </w:r>
          </w:p>
          <w:p w:rsidR="00A20E9A" w:rsidP="00A20E9A" w:rsidRDefault="00A20E9A" w14:paraId="2BE14928" w14:textId="2BEBE4C1">
            <w:pPr>
              <w:pStyle w:val="ListParagraph"/>
              <w:numPr>
                <w:ilvl w:val="0"/>
                <w:numId w:val="6"/>
              </w:numPr>
              <w:spacing w:after="160" w:line="259" w:lineRule="auto"/>
            </w:pPr>
            <w:r w:rsidRPr="00A20E9A">
              <w:rPr>
                <w:rFonts w:cs="Angsana New"/>
                <w:cs/>
              </w:rPr>
              <w:t xml:space="preserve">ให้ทำการเคลียร์ค่า </w:t>
            </w:r>
            <w:r w:rsidRPr="00A20E9A">
              <w:rPr>
                <w:rFonts w:hint="cs" w:cs="Angsana New"/>
                <w:cs/>
              </w:rPr>
              <w:t xml:space="preserve">และ </w:t>
            </w:r>
            <w:r w:rsidRPr="00A20E9A">
              <w:rPr>
                <w:rFonts w:cs="CordiaUPC"/>
              </w:rPr>
              <w:t>Invisible</w:t>
            </w:r>
            <w:r w:rsidRPr="00A20E9A">
              <w:rPr>
                <w:rFonts w:cs="CordiaUPC"/>
                <w:szCs w:val="36"/>
              </w:rPr>
              <w:t xml:space="preserve"> Detail Section</w:t>
            </w:r>
          </w:p>
        </w:tc>
      </w:tr>
      <w:tr w:rsidRPr="008979A8" w:rsidR="00A20E9A" w:rsidTr="00A62237" w14:paraId="660B5BB3" w14:textId="77777777">
        <w:trPr>
          <w:trHeight w:val="111"/>
        </w:trPr>
        <w:tc>
          <w:tcPr>
            <w:tcW w:w="848" w:type="pct"/>
          </w:tcPr>
          <w:p w:rsidR="00A20E9A" w:rsidP="00A20E9A" w:rsidRDefault="00A20E9A" w14:paraId="49D588E5" w14:textId="24F4E3B9">
            <w:r>
              <w:rPr>
                <w:rFonts w:hint="cs" w:cs="Angsana New"/>
                <w:cs/>
              </w:rPr>
              <w:t xml:space="preserve">ปุ่ม </w:t>
            </w:r>
            <w:r>
              <w:rPr>
                <w:rFonts w:cs="CordiaUPC"/>
              </w:rPr>
              <w:t>Cancel</w:t>
            </w:r>
          </w:p>
        </w:tc>
        <w:tc>
          <w:tcPr>
            <w:tcW w:w="1079" w:type="pct"/>
          </w:tcPr>
          <w:p w:rsidR="00A20E9A" w:rsidP="00A20E9A" w:rsidRDefault="00A20E9A" w14:paraId="1FF18DDD" w14:textId="61D0F451">
            <w:r>
              <w:rPr>
                <w:rFonts w:cs="CordiaUPC"/>
              </w:rPr>
              <w:t>Button</w:t>
            </w:r>
          </w:p>
        </w:tc>
        <w:tc>
          <w:tcPr>
            <w:tcW w:w="3073" w:type="pct"/>
          </w:tcPr>
          <w:p w:rsidR="00A20E9A" w:rsidP="00A20E9A" w:rsidRDefault="00A20E9A" w14:paraId="10DC1481" w14:textId="2839A58A">
            <w:r>
              <w:rPr>
                <w:rFonts w:hint="cs"/>
                <w:cs/>
              </w:rPr>
              <w:t xml:space="preserve">ให้ทำการเคลียร์ค่าใน </w:t>
            </w:r>
            <w:r>
              <w:t>Detail Section</w:t>
            </w:r>
            <w:r>
              <w:rPr>
                <w:rFonts w:hint="cs"/>
                <w:cs/>
              </w:rPr>
              <w:t xml:space="preserve"> และทำการ </w:t>
            </w:r>
            <w:r>
              <w:t>Invisible Detail Section</w:t>
            </w:r>
          </w:p>
        </w:tc>
      </w:tr>
      <w:tr w:rsidRPr="008979A8" w:rsidR="00A20E9A" w:rsidTr="00A20E9A" w14:paraId="2871195F" w14:textId="77777777">
        <w:trPr>
          <w:trHeight w:val="111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A20E9A" w:rsidP="00A20E9A" w:rsidRDefault="00A20E9A" w14:paraId="4BDAEADE" w14:textId="72088E5B">
            <w:pPr>
              <w:pStyle w:val="HeaderTable"/>
            </w:pPr>
            <w:r>
              <w:t>End Revenue Allocate Detail Section</w:t>
            </w:r>
          </w:p>
        </w:tc>
      </w:tr>
    </w:tbl>
    <w:p w:rsidR="00C6272F" w:rsidP="002206C7" w:rsidRDefault="00C6272F" w14:paraId="7807EFE4" w14:textId="77777777">
      <w:pPr>
        <w:pStyle w:val="Heading3"/>
        <w:numPr>
          <w:ilvl w:val="0"/>
          <w:numId w:val="358"/>
        </w:numPr>
        <w:rPr>
          <w:rFonts w:ascii="CordiaUPC" w:hAnsi="CordiaUPC" w:cs="CordiaUPC"/>
          <w:sz w:val="32"/>
          <w:szCs w:val="32"/>
        </w:rPr>
      </w:pPr>
      <w:r w:rsidRPr="008979A8">
        <w:rPr>
          <w:rFonts w:ascii="CordiaUPC" w:hAnsi="CordiaUPC" w:cs="CordiaUPC"/>
          <w:sz w:val="32"/>
          <w:szCs w:val="32"/>
        </w:rPr>
        <w:t>Script Validation</w:t>
      </w:r>
    </w:p>
    <w:tbl>
      <w:tblPr>
        <w:tblW w:w="4938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384"/>
        <w:gridCol w:w="2897"/>
        <w:gridCol w:w="3314"/>
        <w:gridCol w:w="1309"/>
      </w:tblGrid>
      <w:tr w:rsidRPr="008979A8" w:rsidR="00C6272F" w:rsidTr="00A62237" w14:paraId="3ECBDDF5" w14:textId="77777777">
        <w:trPr>
          <w:cantSplit/>
          <w:tblHeader/>
        </w:trPr>
        <w:tc>
          <w:tcPr>
            <w:tcW w:w="777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C6272F" w:rsidP="00A62237" w:rsidRDefault="00C6272F" w14:paraId="638AFDBB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Error Code</w:t>
            </w:r>
          </w:p>
        </w:tc>
        <w:tc>
          <w:tcPr>
            <w:tcW w:w="1627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C6272F" w:rsidP="00A62237" w:rsidRDefault="00C6272F" w14:paraId="6634CB2B" w14:textId="77777777">
            <w:pPr>
              <w:rPr>
                <w:rFonts w:cs="CordiaUPC"/>
                <w:b/>
                <w:bCs/>
              </w:rPr>
            </w:pPr>
            <w:r>
              <w:rPr>
                <w:rFonts w:cs="CordiaUPC"/>
                <w:b/>
                <w:bCs/>
              </w:rPr>
              <w:t xml:space="preserve">Error Message </w:t>
            </w:r>
          </w:p>
        </w:tc>
        <w:tc>
          <w:tcPr>
            <w:tcW w:w="1861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C6272F" w:rsidP="00A62237" w:rsidRDefault="00C6272F" w14:paraId="12632177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Logic</w:t>
            </w:r>
          </w:p>
        </w:tc>
        <w:tc>
          <w:tcPr>
            <w:tcW w:w="735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C6272F" w:rsidP="00A62237" w:rsidRDefault="00C6272F" w14:paraId="00079AD7" w14:textId="77777777">
            <w:pPr>
              <w:rPr>
                <w:rFonts w:cs="CordiaUPC"/>
                <w:b/>
                <w:bCs/>
              </w:rPr>
            </w:pPr>
            <w:r>
              <w:rPr>
                <w:rFonts w:cs="CordiaUPC"/>
                <w:b/>
                <w:bCs/>
              </w:rPr>
              <w:t>Submit Call</w:t>
            </w:r>
          </w:p>
        </w:tc>
      </w:tr>
      <w:tr w:rsidR="005C0201" w:rsidTr="00A62237" w14:paraId="794A4E93" w14:textId="77777777">
        <w:tc>
          <w:tcPr>
            <w:tcW w:w="777" w:type="pct"/>
          </w:tcPr>
          <w:p w:rsidR="005C0201" w:rsidP="005C0201" w:rsidRDefault="005C0201" w14:paraId="4F5D41FF" w14:textId="0BAACC95">
            <w:r>
              <w:rPr>
                <w:rFonts w:cs="CordiaUPC"/>
              </w:rPr>
              <w:t>00001</w:t>
            </w:r>
          </w:p>
        </w:tc>
        <w:tc>
          <w:tcPr>
            <w:tcW w:w="1627" w:type="pct"/>
          </w:tcPr>
          <w:p w:rsidR="005C0201" w:rsidP="005C0201" w:rsidRDefault="005C0201" w14:paraId="47B9AD53" w14:textId="2600BA9B">
            <w:r>
              <w:rPr>
                <w:rFonts w:cs="CordiaUPC"/>
              </w:rPr>
              <w:t>All rows in Revenue Allocate,</w:t>
            </w:r>
            <w:r>
              <w:t xml:space="preserve"> Revenue Allocate </w:t>
            </w:r>
            <w:r>
              <w:rPr>
                <w:rFonts w:cs="Angsana New"/>
                <w:cs/>
              </w:rPr>
              <w:t>(</w:t>
            </w:r>
            <w:r>
              <w:t>Excluding VAT</w:t>
            </w:r>
            <w:r>
              <w:rPr>
                <w:rFonts w:cs="Angsana New"/>
                <w:cs/>
              </w:rPr>
              <w:t xml:space="preserve">)  </w:t>
            </w:r>
            <w:r>
              <w:t xml:space="preserve">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5C0201" w:rsidP="005C0201" w:rsidRDefault="005C0201" w14:paraId="393B3340" w14:textId="062E2EC8">
            <w:r>
              <w:rPr>
                <w:rFonts w:hint="cs"/>
                <w:cs/>
              </w:rPr>
              <w:t xml:space="preserve">ทุก </w:t>
            </w:r>
            <w:r>
              <w:t xml:space="preserve">Rows </w:t>
            </w:r>
            <w:r>
              <w:rPr>
                <w:rFonts w:hint="cs"/>
                <w:cs/>
              </w:rPr>
              <w:t xml:space="preserve">ใน </w:t>
            </w:r>
            <w:r>
              <w:t xml:space="preserve">Revenue Allocate Table </w:t>
            </w:r>
            <w:r>
              <w:rPr>
                <w:rFonts w:hint="cs"/>
                <w:cs/>
              </w:rPr>
              <w:t xml:space="preserve">ค่า </w:t>
            </w:r>
            <w:r>
              <w:t xml:space="preserve">revenueAllocateExcVat </w:t>
            </w:r>
            <w:r>
              <w:rPr>
                <w:rFonts w:hint="cs"/>
                <w:cs/>
              </w:rPr>
              <w:t xml:space="preserve">จะต้องเป็น </w:t>
            </w:r>
            <w:r>
              <w:t>Mandatory</w:t>
            </w:r>
          </w:p>
        </w:tc>
        <w:tc>
          <w:tcPr>
            <w:tcW w:w="735" w:type="pct"/>
          </w:tcPr>
          <w:p w:rsidR="005C0201" w:rsidP="005C0201" w:rsidRDefault="005C0201" w14:paraId="2F29FFE2" w14:textId="47158C96">
            <w:pPr>
              <w:rPr>
                <w:rFonts w:cs="CordiaUPC"/>
                <w:szCs w:val="36"/>
              </w:rPr>
            </w:pPr>
          </w:p>
        </w:tc>
      </w:tr>
      <w:tr w:rsidR="005C0201" w:rsidTr="00A62237" w14:paraId="5E00DC3C" w14:textId="77777777">
        <w:tc>
          <w:tcPr>
            <w:tcW w:w="777" w:type="pct"/>
          </w:tcPr>
          <w:p w:rsidR="005C0201" w:rsidP="005C0201" w:rsidRDefault="005C0201" w14:paraId="2DA1B4B8" w14:textId="1B7A923D">
            <w:pPr>
              <w:rPr>
                <w:rFonts w:cs="CordiaUPC"/>
              </w:rPr>
            </w:pPr>
            <w:r>
              <w:rPr>
                <w:rFonts w:cs="CordiaUPC"/>
              </w:rPr>
              <w:t>00001</w:t>
            </w:r>
          </w:p>
        </w:tc>
        <w:tc>
          <w:tcPr>
            <w:tcW w:w="1627" w:type="pct"/>
          </w:tcPr>
          <w:p w:rsidR="005C0201" w:rsidP="005C0201" w:rsidRDefault="005C0201" w14:paraId="2F9ED28F" w14:textId="755CAFB1">
            <w:pPr>
              <w:rPr>
                <w:rFonts w:cs="CordiaUPC"/>
              </w:rPr>
            </w:pPr>
            <w:r>
              <w:rPr>
                <w:rFonts w:cs="CordiaUPC"/>
              </w:rPr>
              <w:t>All rows in Revenue Allocate,</w:t>
            </w:r>
            <w:r>
              <w:t xml:space="preserve"> Revenue Allocate </w:t>
            </w:r>
            <w:r>
              <w:rPr>
                <w:rFonts w:cs="Angsana New"/>
                <w:cs/>
              </w:rPr>
              <w:t>(</w:t>
            </w:r>
            <w:r>
              <w:t>Including VAT</w:t>
            </w:r>
            <w:r>
              <w:rPr>
                <w:rFonts w:cs="Angsana New"/>
                <w:cs/>
              </w:rPr>
              <w:t xml:space="preserve">)  </w:t>
            </w:r>
            <w:r>
              <w:t xml:space="preserve">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5C0201" w:rsidP="005C0201" w:rsidRDefault="005C0201" w14:paraId="7B007802" w14:textId="40E930CE">
            <w:r>
              <w:rPr>
                <w:rFonts w:hint="cs"/>
                <w:cs/>
              </w:rPr>
              <w:t xml:space="preserve">ทุก </w:t>
            </w:r>
            <w:r>
              <w:t xml:space="preserve">Rows </w:t>
            </w:r>
            <w:r>
              <w:rPr>
                <w:rFonts w:hint="cs"/>
                <w:cs/>
              </w:rPr>
              <w:t xml:space="preserve">ใน </w:t>
            </w:r>
            <w:r>
              <w:t xml:space="preserve">Revenue Allocate Table </w:t>
            </w:r>
            <w:r>
              <w:rPr>
                <w:rFonts w:hint="cs"/>
                <w:cs/>
              </w:rPr>
              <w:t xml:space="preserve">ค่า </w:t>
            </w:r>
            <w:r>
              <w:t xml:space="preserve">revenueAllocateIncVat </w:t>
            </w:r>
            <w:r>
              <w:rPr>
                <w:rFonts w:hint="cs"/>
                <w:cs/>
              </w:rPr>
              <w:t xml:space="preserve">จะต้องเป็น </w:t>
            </w:r>
            <w:r>
              <w:t>Mandatory</w:t>
            </w:r>
          </w:p>
        </w:tc>
        <w:tc>
          <w:tcPr>
            <w:tcW w:w="735" w:type="pct"/>
          </w:tcPr>
          <w:p w:rsidR="005C0201" w:rsidP="005C0201" w:rsidRDefault="005C0201" w14:paraId="5C08F08B" w14:textId="20BF2D43">
            <w:pPr>
              <w:rPr>
                <w:rFonts w:cs="CordiaUPC"/>
                <w:szCs w:val="36"/>
              </w:rPr>
            </w:pPr>
          </w:p>
        </w:tc>
      </w:tr>
      <w:tr w:rsidR="005C0201" w:rsidTr="00A20E9A" w14:paraId="6D7FCB67" w14:textId="77777777">
        <w:tc>
          <w:tcPr>
            <w:tcW w:w="5000" w:type="pct"/>
            <w:gridSpan w:val="4"/>
            <w:shd w:val="clear" w:color="auto" w:fill="C2D69B" w:themeFill="accent3" w:themeFillTint="99"/>
          </w:tcPr>
          <w:p w:rsidR="005C0201" w:rsidP="005C0201" w:rsidRDefault="005C0201" w14:paraId="638B2E65" w14:textId="10C3DEB7">
            <w:pPr>
              <w:pStyle w:val="HeaderTable"/>
            </w:pPr>
            <w:r>
              <w:t>Revenue Allocate Detail Section</w:t>
            </w:r>
          </w:p>
        </w:tc>
      </w:tr>
      <w:tr w:rsidR="005C0201" w:rsidTr="00A62237" w14:paraId="223312DE" w14:textId="77777777">
        <w:tc>
          <w:tcPr>
            <w:tcW w:w="777" w:type="pct"/>
          </w:tcPr>
          <w:p w:rsidR="005C0201" w:rsidP="005C0201" w:rsidRDefault="005C0201" w14:paraId="0249E2EE" w14:textId="40DE9800">
            <w:r>
              <w:t>00001</w:t>
            </w:r>
          </w:p>
        </w:tc>
        <w:tc>
          <w:tcPr>
            <w:tcW w:w="1627" w:type="pct"/>
          </w:tcPr>
          <w:p w:rsidR="005C0201" w:rsidP="005C0201" w:rsidRDefault="005C0201" w14:paraId="679374B6" w14:textId="2D562C05">
            <w:r>
              <w:t>Product Specification</w:t>
            </w:r>
            <w:r>
              <w:rPr>
                <w:rFonts w:cs="CordiaUPC"/>
              </w:rPr>
              <w:t xml:space="preserve">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5C0201" w:rsidP="005C0201" w:rsidRDefault="005C0201" w14:paraId="1EF1696D" w14:textId="5E18CD75">
            <w:r>
              <w:t>productSpecification</w:t>
            </w:r>
            <w:r>
              <w:rPr>
                <w:rFonts w:hint="cs"/>
                <w:cs/>
              </w:rPr>
              <w:t xml:space="preserve"> จะต้องเป็น </w:t>
            </w:r>
            <w:r>
              <w:t>Mandatory</w:t>
            </w:r>
          </w:p>
        </w:tc>
        <w:tc>
          <w:tcPr>
            <w:tcW w:w="735" w:type="pct"/>
          </w:tcPr>
          <w:p w:rsidR="005C0201" w:rsidP="005C0201" w:rsidRDefault="005C0201" w14:paraId="2E663604" w14:textId="44F118E9">
            <w:pPr>
              <w:rPr>
                <w:rFonts w:cs="CordiaUPC"/>
                <w:szCs w:val="36"/>
              </w:rPr>
            </w:pPr>
          </w:p>
        </w:tc>
      </w:tr>
      <w:tr w:rsidR="005C0201" w:rsidTr="00A62237" w14:paraId="6957D761" w14:textId="77777777">
        <w:tc>
          <w:tcPr>
            <w:tcW w:w="777" w:type="pct"/>
          </w:tcPr>
          <w:p w:rsidRPr="000C4DB8" w:rsidR="005C0201" w:rsidP="005C0201" w:rsidRDefault="005C0201" w14:paraId="2E0ECE28" w14:textId="77777777">
            <w:r>
              <w:t>00001</w:t>
            </w:r>
          </w:p>
        </w:tc>
        <w:tc>
          <w:tcPr>
            <w:tcW w:w="1627" w:type="pct"/>
          </w:tcPr>
          <w:p w:rsidRPr="00E02D8D" w:rsidR="005C0201" w:rsidP="005C0201" w:rsidRDefault="005C0201" w14:paraId="0907A6F5" w14:textId="169658E5">
            <w:pPr>
              <w:rPr>
                <w:rFonts w:cs="CordiaUPC"/>
              </w:rPr>
            </w:pPr>
            <w:r>
              <w:t xml:space="preserve">Revenue Allocate </w:t>
            </w:r>
            <w:r>
              <w:rPr>
                <w:rFonts w:cs="Angsana New"/>
                <w:cs/>
              </w:rPr>
              <w:t>(</w:t>
            </w:r>
            <w:r>
              <w:t>Excluding VAT</w:t>
            </w:r>
            <w:r>
              <w:rPr>
                <w:rFonts w:cs="Angsana New"/>
                <w:cs/>
              </w:rPr>
              <w:t>)</w:t>
            </w:r>
            <w:r>
              <w:rPr>
                <w:rFonts w:cs="CordiaUPC"/>
              </w:rPr>
              <w:t xml:space="preserve">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Pr="00820FF2" w:rsidR="005C0201" w:rsidP="005C0201" w:rsidRDefault="005C0201" w14:paraId="059CB0FE" w14:textId="14F79FD1">
            <w:pPr>
              <w:rPr>
                <w:cs/>
              </w:rPr>
            </w:pPr>
            <w:r>
              <w:t>revenueAllocateExcVat</w:t>
            </w:r>
            <w:r>
              <w:rPr>
                <w:rFonts w:hint="cs"/>
                <w:cs/>
              </w:rPr>
              <w:t xml:space="preserve"> จะต้องเป็น </w:t>
            </w:r>
            <w:r>
              <w:t>Mandatory</w:t>
            </w:r>
          </w:p>
        </w:tc>
        <w:tc>
          <w:tcPr>
            <w:tcW w:w="735" w:type="pct"/>
          </w:tcPr>
          <w:p w:rsidR="005C0201" w:rsidP="005C0201" w:rsidRDefault="005C0201" w14:paraId="673EA549" w14:textId="70558EEA">
            <w:pPr>
              <w:rPr>
                <w:rFonts w:cs="CordiaUPC"/>
                <w:szCs w:val="36"/>
              </w:rPr>
            </w:pPr>
          </w:p>
        </w:tc>
      </w:tr>
      <w:tr w:rsidR="005C0201" w:rsidTr="00A62237" w14:paraId="4B19C3CD" w14:textId="77777777">
        <w:tc>
          <w:tcPr>
            <w:tcW w:w="777" w:type="pct"/>
          </w:tcPr>
          <w:p w:rsidRPr="000C4DB8" w:rsidR="005C0201" w:rsidP="005C0201" w:rsidRDefault="005C0201" w14:paraId="69EE99B9" w14:textId="7CBE3CC6">
            <w:r>
              <w:t>00001</w:t>
            </w:r>
          </w:p>
        </w:tc>
        <w:tc>
          <w:tcPr>
            <w:tcW w:w="1627" w:type="pct"/>
          </w:tcPr>
          <w:p w:rsidRPr="00E02D8D" w:rsidR="005C0201" w:rsidP="005C0201" w:rsidRDefault="005C0201" w14:paraId="018C4738" w14:textId="5029A2C1">
            <w:pPr>
              <w:rPr>
                <w:rFonts w:cs="CordiaUPC"/>
              </w:rPr>
            </w:pPr>
            <w:r>
              <w:t xml:space="preserve">Revenue Allocate </w:t>
            </w:r>
            <w:r>
              <w:rPr>
                <w:rFonts w:cs="Angsana New"/>
                <w:cs/>
              </w:rPr>
              <w:t>(</w:t>
            </w:r>
            <w:r>
              <w:t>Including VAT</w:t>
            </w:r>
            <w:r>
              <w:rPr>
                <w:rFonts w:cs="Angsana New"/>
                <w:cs/>
              </w:rPr>
              <w:t>)</w:t>
            </w:r>
            <w:r>
              <w:rPr>
                <w:rFonts w:cs="CordiaUPC"/>
              </w:rPr>
              <w:t xml:space="preserve">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Pr="00792590" w:rsidR="005C0201" w:rsidP="005C0201" w:rsidRDefault="005C0201" w14:paraId="7D94F03A" w14:textId="143411B4">
            <w:pPr>
              <w:rPr>
                <w:rFonts w:cs="CordiaUPC"/>
                <w:cs/>
              </w:rPr>
            </w:pPr>
            <w:r>
              <w:t>revenueAllocateIncVat</w:t>
            </w:r>
            <w:r>
              <w:rPr>
                <w:rFonts w:hint="cs"/>
                <w:cs/>
              </w:rPr>
              <w:t xml:space="preserve"> จะต้องเป็น </w:t>
            </w:r>
            <w:r>
              <w:t>Mandatory</w:t>
            </w:r>
          </w:p>
        </w:tc>
        <w:tc>
          <w:tcPr>
            <w:tcW w:w="735" w:type="pct"/>
          </w:tcPr>
          <w:p w:rsidR="005C0201" w:rsidP="005C0201" w:rsidRDefault="005C0201" w14:paraId="55D0ECD0" w14:textId="1D5892E8">
            <w:pPr>
              <w:rPr>
                <w:rFonts w:cs="CordiaUPC"/>
                <w:szCs w:val="36"/>
              </w:rPr>
            </w:pPr>
          </w:p>
        </w:tc>
      </w:tr>
      <w:tr w:rsidR="005C0201" w:rsidTr="00A62237" w14:paraId="7606025D" w14:textId="77777777">
        <w:tc>
          <w:tcPr>
            <w:tcW w:w="777" w:type="pct"/>
          </w:tcPr>
          <w:p w:rsidRPr="000C4DB8" w:rsidR="005C0201" w:rsidP="005C0201" w:rsidRDefault="005C0201" w14:paraId="367959F4" w14:textId="1754E02A">
            <w:r w:rsidRPr="000C6DB5">
              <w:t>00023</w:t>
            </w:r>
          </w:p>
        </w:tc>
        <w:tc>
          <w:tcPr>
            <w:tcW w:w="1627" w:type="pct"/>
          </w:tcPr>
          <w:p w:rsidRPr="00E02D8D" w:rsidR="005C0201" w:rsidP="005C0201" w:rsidRDefault="005C0201" w14:paraId="687CAE3E" w14:textId="61E805BA">
            <w:pPr>
              <w:rPr>
                <w:rFonts w:cs="CordiaUPC"/>
              </w:rPr>
            </w:pPr>
            <w:r>
              <w:t xml:space="preserve">Revenue Allocate </w:t>
            </w:r>
            <w:r>
              <w:rPr>
                <w:rFonts w:cs="Angsana New"/>
                <w:cs/>
              </w:rPr>
              <w:t>(</w:t>
            </w:r>
            <w:r>
              <w:t>Excluding VAT</w:t>
            </w:r>
            <w:r>
              <w:rPr>
                <w:rFonts w:cs="Angsana New"/>
                <w:cs/>
              </w:rPr>
              <w:t xml:space="preserve">) </w:t>
            </w:r>
            <w:r>
              <w:t xml:space="preserve">must be 2 decimal </w:t>
            </w:r>
            <w:r>
              <w:rPr>
                <w:rFonts w:cs="Angsana New"/>
                <w:cs/>
              </w:rPr>
              <w:t>(</w:t>
            </w:r>
            <w:r>
              <w:t>Min 0, Max 9,999,999,999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1861" w:type="pct"/>
          </w:tcPr>
          <w:p w:rsidRPr="00792590" w:rsidR="005C0201" w:rsidP="005C0201" w:rsidRDefault="005C0201" w14:paraId="1235811A" w14:textId="6A99DF79">
            <w:pPr>
              <w:rPr>
                <w:rFonts w:cs="CordiaUPC"/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>revenueAllocateExcVat</w:t>
            </w:r>
            <w:r>
              <w:rPr>
                <w:rFonts w:hint="cs"/>
                <w:cs/>
              </w:rPr>
              <w:t xml:space="preserve"> มีค่า ดังนั้น </w:t>
            </w:r>
            <w:r>
              <w:t>revenueAllocateExcVat</w:t>
            </w:r>
            <w:r>
              <w:rPr>
                <w:rFonts w:hint="cs"/>
                <w:cs/>
              </w:rPr>
              <w:t xml:space="preserve"> จะต้องเป็นตัวเลขทศนิยม </w:t>
            </w:r>
            <w:r>
              <w:t xml:space="preserve">2 </w:t>
            </w:r>
            <w:r>
              <w:rPr>
                <w:rFonts w:hint="cs"/>
                <w:cs/>
              </w:rPr>
              <w:t xml:space="preserve">ตำแหน่งและมีค่าอยู่ในช่วง </w:t>
            </w:r>
            <w:r>
              <w:t xml:space="preserve">0 </w:t>
            </w:r>
            <w:r>
              <w:rPr>
                <w:rFonts w:cs="Angsana New"/>
                <w:cs/>
              </w:rPr>
              <w:t xml:space="preserve">– </w:t>
            </w:r>
            <w:r>
              <w:t>9,999,999,999</w:t>
            </w:r>
          </w:p>
        </w:tc>
        <w:tc>
          <w:tcPr>
            <w:tcW w:w="735" w:type="pct"/>
          </w:tcPr>
          <w:p w:rsidR="005C0201" w:rsidP="005C0201" w:rsidRDefault="005C0201" w14:paraId="29A69099" w14:textId="6A089756">
            <w:pPr>
              <w:rPr>
                <w:rFonts w:cs="CordiaUPC"/>
                <w:szCs w:val="36"/>
              </w:rPr>
            </w:pPr>
          </w:p>
        </w:tc>
      </w:tr>
      <w:tr w:rsidR="005C0201" w:rsidTr="00A62237" w14:paraId="0FF95543" w14:textId="77777777">
        <w:tc>
          <w:tcPr>
            <w:tcW w:w="777" w:type="pct"/>
          </w:tcPr>
          <w:p w:rsidRPr="000C6DB5" w:rsidR="005C0201" w:rsidP="005C0201" w:rsidRDefault="005C0201" w14:paraId="078B507C" w14:textId="6B48ABB3">
            <w:r w:rsidRPr="000C6DB5">
              <w:t>00023</w:t>
            </w:r>
          </w:p>
        </w:tc>
        <w:tc>
          <w:tcPr>
            <w:tcW w:w="1627" w:type="pct"/>
          </w:tcPr>
          <w:p w:rsidRPr="002259C2" w:rsidR="005C0201" w:rsidP="005C0201" w:rsidRDefault="005C0201" w14:paraId="069B69E9" w14:textId="04112012">
            <w:r>
              <w:t xml:space="preserve">Revenue Allocate </w:t>
            </w:r>
            <w:r>
              <w:rPr>
                <w:rFonts w:cs="Angsana New"/>
                <w:cs/>
              </w:rPr>
              <w:t>(</w:t>
            </w:r>
            <w:r>
              <w:t>Including VAT</w:t>
            </w:r>
            <w:r>
              <w:rPr>
                <w:rFonts w:cs="Angsana New"/>
                <w:cs/>
              </w:rPr>
              <w:t xml:space="preserve">) </w:t>
            </w:r>
            <w:r>
              <w:t xml:space="preserve">must be 2 decimal </w:t>
            </w:r>
            <w:r>
              <w:rPr>
                <w:rFonts w:cs="Angsana New"/>
                <w:cs/>
              </w:rPr>
              <w:t>(</w:t>
            </w:r>
            <w:r>
              <w:t>Min 0, Max 9,999,999,999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1861" w:type="pct"/>
          </w:tcPr>
          <w:p w:rsidR="005C0201" w:rsidP="005C0201" w:rsidRDefault="005C0201" w14:paraId="133AC05A" w14:textId="6F17A3C7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>revenueAllocateIncVat</w:t>
            </w:r>
            <w:r>
              <w:rPr>
                <w:rFonts w:hint="cs"/>
                <w:cs/>
              </w:rPr>
              <w:t xml:space="preserve"> มีค่า ดังนั้น </w:t>
            </w:r>
            <w:r>
              <w:t>revenueAllocateIncVat</w:t>
            </w:r>
            <w:r>
              <w:rPr>
                <w:rFonts w:hint="cs"/>
                <w:cs/>
              </w:rPr>
              <w:t xml:space="preserve"> จะต้องเป็นตัวเลขทศนิยม </w:t>
            </w:r>
            <w:r>
              <w:t xml:space="preserve">2 </w:t>
            </w:r>
            <w:r>
              <w:rPr>
                <w:rFonts w:hint="cs"/>
                <w:cs/>
              </w:rPr>
              <w:t xml:space="preserve">ตำแหน่งและมีค่าอยู่ในช่วง </w:t>
            </w:r>
            <w:r>
              <w:t xml:space="preserve">0 </w:t>
            </w:r>
            <w:r>
              <w:rPr>
                <w:rFonts w:cs="Angsana New"/>
                <w:cs/>
              </w:rPr>
              <w:t xml:space="preserve">– </w:t>
            </w:r>
            <w:r>
              <w:t>9,999,999,999</w:t>
            </w:r>
          </w:p>
        </w:tc>
        <w:tc>
          <w:tcPr>
            <w:tcW w:w="735" w:type="pct"/>
          </w:tcPr>
          <w:p w:rsidR="005C0201" w:rsidP="005C0201" w:rsidRDefault="005C0201" w14:paraId="4FF1F2B8" w14:textId="66A29BE7">
            <w:pPr>
              <w:rPr>
                <w:rFonts w:cs="CordiaUPC"/>
                <w:szCs w:val="36"/>
              </w:rPr>
            </w:pPr>
          </w:p>
        </w:tc>
      </w:tr>
      <w:tr w:rsidR="005C0201" w:rsidTr="00A62237" w14:paraId="2F9C8060" w14:textId="77777777">
        <w:tc>
          <w:tcPr>
            <w:tcW w:w="777" w:type="pct"/>
          </w:tcPr>
          <w:p w:rsidRPr="000C6DB5" w:rsidR="005C0201" w:rsidP="005C0201" w:rsidRDefault="005C0201" w14:paraId="70BC6822" w14:textId="21F5BB98">
            <w:r w:rsidRPr="007C6298">
              <w:t>00015</w:t>
            </w:r>
          </w:p>
        </w:tc>
        <w:tc>
          <w:tcPr>
            <w:tcW w:w="1627" w:type="pct"/>
          </w:tcPr>
          <w:p w:rsidRPr="002259C2" w:rsidR="005C0201" w:rsidP="005C0201" w:rsidRDefault="005C0201" w14:paraId="06F3E38E" w14:textId="0275D464">
            <w:r>
              <w:t xml:space="preserve">Revenue Allocate </w:t>
            </w:r>
            <w:r>
              <w:rPr>
                <w:rFonts w:cs="Angsana New"/>
                <w:cs/>
              </w:rPr>
              <w:t>(</w:t>
            </w:r>
            <w:r>
              <w:t>Excluding VAT</w:t>
            </w:r>
            <w:r>
              <w:rPr>
                <w:rFonts w:cs="Angsana New"/>
                <w:cs/>
              </w:rPr>
              <w:t xml:space="preserve">) </w:t>
            </w:r>
            <w:r>
              <w:t xml:space="preserve">must be less than or equal to Revenue Allocate </w:t>
            </w:r>
            <w:r>
              <w:rPr>
                <w:rFonts w:cs="Angsana New"/>
                <w:cs/>
              </w:rPr>
              <w:t>(</w:t>
            </w:r>
            <w:r>
              <w:t>Including VAT</w:t>
            </w:r>
            <w:r>
              <w:rPr>
                <w:rFonts w:cs="Angsana New"/>
                <w:cs/>
              </w:rPr>
              <w:t>).</w:t>
            </w:r>
          </w:p>
        </w:tc>
        <w:tc>
          <w:tcPr>
            <w:tcW w:w="1861" w:type="pct"/>
          </w:tcPr>
          <w:p w:rsidR="005C0201" w:rsidP="005C0201" w:rsidRDefault="005C0201" w14:paraId="556D7429" w14:textId="4780E37B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>revenueAllocateExcVat</w:t>
            </w:r>
            <w:r>
              <w:rPr>
                <w:rFonts w:hint="cs"/>
                <w:cs/>
              </w:rPr>
              <w:t xml:space="preserve"> และ</w:t>
            </w:r>
            <w:r>
              <w:t xml:space="preserve"> revenueAllocateIncVat</w:t>
            </w:r>
            <w:r>
              <w:rPr>
                <w:rFonts w:hint="cs"/>
                <w:cs/>
              </w:rPr>
              <w:t xml:space="preserve"> มีค่า ดังนั้น </w:t>
            </w:r>
            <w:r>
              <w:t>revenueAllocateExcVat</w:t>
            </w:r>
            <w:r>
              <w:rPr>
                <w:rFonts w:hint="cs"/>
                <w:cs/>
              </w:rPr>
              <w:t xml:space="preserve"> จะต้องมีค่าน้อยกว่าหรือเท่ากับ </w:t>
            </w:r>
            <w:r>
              <w:t>revenueAllocateIncVat</w:t>
            </w:r>
          </w:p>
        </w:tc>
        <w:tc>
          <w:tcPr>
            <w:tcW w:w="735" w:type="pct"/>
          </w:tcPr>
          <w:p w:rsidR="005C0201" w:rsidP="005C0201" w:rsidRDefault="005C0201" w14:paraId="630E1DDD" w14:textId="0743C8B5">
            <w:pPr>
              <w:rPr>
                <w:rFonts w:cs="CordiaUPC"/>
                <w:szCs w:val="36"/>
              </w:rPr>
            </w:pPr>
          </w:p>
        </w:tc>
      </w:tr>
      <w:tr w:rsidR="005C0201" w:rsidTr="00A20E9A" w14:paraId="6CBA7DFB" w14:textId="77777777">
        <w:tc>
          <w:tcPr>
            <w:tcW w:w="5000" w:type="pct"/>
            <w:gridSpan w:val="4"/>
            <w:shd w:val="clear" w:color="auto" w:fill="C2D69B" w:themeFill="accent3" w:themeFillTint="99"/>
          </w:tcPr>
          <w:p w:rsidR="005C0201" w:rsidP="005C0201" w:rsidRDefault="005C0201" w14:paraId="2B18AD3B" w14:textId="1EA1D4D8">
            <w:pPr>
              <w:pStyle w:val="HeaderTable"/>
            </w:pPr>
            <w:r>
              <w:t>End Revenue Allocate Detail Section</w:t>
            </w:r>
          </w:p>
        </w:tc>
      </w:tr>
    </w:tbl>
    <w:p w:rsidR="00C6272F" w:rsidP="002206C7" w:rsidRDefault="00C6272F" w14:paraId="5F95A03F" w14:textId="77777777">
      <w:pPr>
        <w:pStyle w:val="Heading3"/>
        <w:numPr>
          <w:ilvl w:val="0"/>
          <w:numId w:val="358"/>
        </w:numPr>
        <w:rPr>
          <w:rFonts w:ascii="CordiaUPC" w:hAnsi="CordiaUPC" w:cs="CordiaUPC"/>
          <w:sz w:val="32"/>
          <w:szCs w:val="32"/>
        </w:rPr>
      </w:pPr>
      <w:r w:rsidRPr="008979A8">
        <w:rPr>
          <w:rFonts w:ascii="CordiaUPC" w:hAnsi="CordiaUPC" w:cs="CordiaUPC"/>
          <w:sz w:val="32"/>
          <w:szCs w:val="32"/>
        </w:rPr>
        <w:t>Mapping to DB</w:t>
      </w:r>
    </w:p>
    <w:tbl>
      <w:tblPr>
        <w:tblW w:w="4977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348"/>
        <w:gridCol w:w="2486"/>
        <w:gridCol w:w="4141"/>
      </w:tblGrid>
      <w:tr w:rsidR="00C6272F" w:rsidTr="00A62237" w14:paraId="7CA7D37B" w14:textId="77777777">
        <w:trPr>
          <w:tblHeader/>
        </w:trPr>
        <w:tc>
          <w:tcPr>
            <w:tcW w:w="1308" w:type="pct"/>
            <w:shd w:val="clear" w:color="auto" w:fill="EEECE1" w:themeFill="background2"/>
            <w:vAlign w:val="center"/>
          </w:tcPr>
          <w:p w:rsidR="00C6272F" w:rsidP="00A62237" w:rsidRDefault="00C6272F" w14:paraId="0A317179" w14:textId="77777777">
            <w:pPr>
              <w:rPr>
                <w:rFonts w:cs="CordiaUPC"/>
              </w:rPr>
            </w:pPr>
            <w:r w:rsidRPr="008979A8">
              <w:rPr>
                <w:rFonts w:cs="CordiaUPC"/>
                <w:b/>
                <w:bCs/>
              </w:rPr>
              <w:t>Database Table</w:t>
            </w:r>
          </w:p>
        </w:tc>
        <w:tc>
          <w:tcPr>
            <w:tcW w:w="1385" w:type="pct"/>
            <w:shd w:val="clear" w:color="auto" w:fill="EEECE1" w:themeFill="background2"/>
          </w:tcPr>
          <w:p w:rsidR="00C6272F" w:rsidP="00A62237" w:rsidRDefault="00C6272F" w14:paraId="25DAE79B" w14:textId="77777777">
            <w:pPr>
              <w:rPr>
                <w:rFonts w:cs="CordiaUPC"/>
                <w:szCs w:val="36"/>
              </w:rPr>
            </w:pPr>
            <w:r w:rsidRPr="008979A8">
              <w:rPr>
                <w:rFonts w:cs="CordiaUPC"/>
                <w:b/>
                <w:bCs/>
              </w:rPr>
              <w:t>Database Column</w:t>
            </w:r>
          </w:p>
        </w:tc>
        <w:tc>
          <w:tcPr>
            <w:tcW w:w="2307" w:type="pct"/>
            <w:shd w:val="clear" w:color="auto" w:fill="EEECE1" w:themeFill="background2"/>
            <w:vAlign w:val="center"/>
          </w:tcPr>
          <w:p w:rsidR="00C6272F" w:rsidP="00A62237" w:rsidRDefault="00C6272F" w14:paraId="59F3E512" w14:textId="77777777">
            <w:pPr>
              <w:rPr>
                <w:rFonts w:cs="CordiaUPC"/>
                <w:cs/>
              </w:rPr>
            </w:pPr>
            <w:r w:rsidRPr="008979A8">
              <w:rPr>
                <w:rFonts w:cs="CordiaUPC"/>
                <w:b/>
                <w:bCs/>
              </w:rPr>
              <w:t>Field on Screen</w:t>
            </w:r>
          </w:p>
        </w:tc>
      </w:tr>
      <w:tr w:rsidR="00056CCA" w:rsidTr="00A62237" w14:paraId="581A2C95" w14:textId="77777777">
        <w:tc>
          <w:tcPr>
            <w:tcW w:w="1308" w:type="pct"/>
            <w:vMerge w:val="restart"/>
          </w:tcPr>
          <w:p w:rsidR="00056CCA" w:rsidP="00A62237" w:rsidRDefault="00056CCA" w14:paraId="4D68FDC2" w14:textId="19B2A43F">
            <w:pPr>
              <w:rPr>
                <w:rFonts w:cs="CordiaUPC"/>
              </w:rPr>
            </w:pPr>
            <w:r>
              <w:t>MASS_REVENUE_ALLOCATE</w:t>
            </w:r>
          </w:p>
        </w:tc>
        <w:tc>
          <w:tcPr>
            <w:tcW w:w="1385" w:type="pct"/>
          </w:tcPr>
          <w:p w:rsidR="00056CCA" w:rsidP="00A62237" w:rsidRDefault="00056CCA" w14:paraId="4FDBE0DB" w14:textId="5F32AFD5">
            <w:pPr>
              <w:spacing w:after="0"/>
              <w:rPr>
                <w:rFonts w:cs="CordiaUPC"/>
                <w:szCs w:val="36"/>
              </w:rPr>
            </w:pPr>
            <w:r>
              <w:t>ROW_ID</w:t>
            </w:r>
          </w:p>
        </w:tc>
        <w:tc>
          <w:tcPr>
            <w:tcW w:w="2307" w:type="pct"/>
          </w:tcPr>
          <w:p w:rsidR="00056CCA" w:rsidP="00A62237" w:rsidRDefault="00056CCA" w14:paraId="414E022F" w14:textId="77777777">
            <w:pPr>
              <w:spacing w:after="0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ครั้งแรก</w:t>
            </w:r>
          </w:p>
          <w:p w:rsidR="00056CCA" w:rsidP="00A62237" w:rsidRDefault="00056CCA" w14:paraId="68B689A2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ให้ระบบ </w:t>
            </w:r>
            <w:r>
              <w:rPr>
                <w:rFonts w:cs="CordiaUPC"/>
              </w:rPr>
              <w:t xml:space="preserve">Auto Generate </w:t>
            </w:r>
          </w:p>
          <w:p w:rsidR="00056CCA" w:rsidP="00A62237" w:rsidRDefault="00056CCA" w14:paraId="3DCAED69" w14:textId="77777777">
            <w:pPr>
              <w:spacing w:after="0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ครั้งถัดไป</w:t>
            </w:r>
          </w:p>
          <w:p w:rsidR="00056CCA" w:rsidP="00A62237" w:rsidRDefault="00056CCA" w14:paraId="2D029BA7" w14:textId="77777777">
            <w:pPr>
              <w:spacing w:after="0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ให้ใช้ </w:t>
            </w:r>
            <w:r>
              <w:rPr>
                <w:rFonts w:cs="CordiaUPC"/>
              </w:rPr>
              <w:t xml:space="preserve">Row ID </w:t>
            </w:r>
            <w:r>
              <w:rPr>
                <w:rFonts w:hint="cs" w:cs="Angsana New"/>
                <w:cs/>
              </w:rPr>
              <w:t>เดิม</w:t>
            </w:r>
          </w:p>
        </w:tc>
      </w:tr>
      <w:tr w:rsidR="00056CCA" w:rsidTr="00A62237" w14:paraId="7597562E" w14:textId="77777777">
        <w:tc>
          <w:tcPr>
            <w:tcW w:w="1308" w:type="pct"/>
            <w:vMerge/>
          </w:tcPr>
          <w:p w:rsidR="00056CCA" w:rsidP="00A62237" w:rsidRDefault="00056CCA" w14:paraId="7F2D44F0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056CCA" w:rsidRDefault="00056CCA" w14:paraId="369057EB" w14:textId="77777777">
            <w:pPr>
              <w:rPr>
                <w:rFonts w:cs="CordiaUPC"/>
              </w:rPr>
            </w:pPr>
            <w:r>
              <w:t>MASS_PO_DETAIL</w:t>
            </w:r>
          </w:p>
          <w:p w:rsidR="00056CCA" w:rsidP="00A62237" w:rsidRDefault="00056CCA" w14:paraId="06BAB236" w14:textId="5A89AE88">
            <w:pPr>
              <w:spacing w:after="0"/>
              <w:rPr>
                <w:rFonts w:cs="CordiaUPC"/>
                <w:szCs w:val="36"/>
              </w:rPr>
            </w:pPr>
            <w:r>
              <w:t>_ROW_ID</w:t>
            </w:r>
          </w:p>
        </w:tc>
        <w:tc>
          <w:tcPr>
            <w:tcW w:w="2307" w:type="pct"/>
          </w:tcPr>
          <w:p w:rsidR="00056CCA" w:rsidP="00A62237" w:rsidRDefault="00056CCA" w14:paraId="43538162" w14:textId="4965A97D">
            <w:pPr>
              <w:spacing w:after="0"/>
              <w:rPr>
                <w:rFonts w:cs="CordiaUPC"/>
                <w:cs/>
              </w:rPr>
            </w:pPr>
            <w:r w:rsidRPr="003B4253">
              <w:rPr>
                <w:rFonts w:cs="Angsana New"/>
                <w:cs/>
              </w:rPr>
              <w:t xml:space="preserve">ให้ใช้ </w:t>
            </w:r>
            <w:r>
              <w:t>MASS_PO_DETAIL</w:t>
            </w:r>
            <w:r w:rsidRPr="003B4253">
              <w:rPr>
                <w:rFonts w:cs="Angsana New"/>
                <w:cs/>
              </w:rPr>
              <w:t>.</w:t>
            </w:r>
            <w:r w:rsidRPr="003B4253">
              <w:rPr>
                <w:rFonts w:cs="CordiaUPC"/>
              </w:rPr>
              <w:t>ROW_ID</w:t>
            </w:r>
          </w:p>
        </w:tc>
      </w:tr>
      <w:tr w:rsidR="00FF2E4D" w:rsidTr="00A62237" w14:paraId="34C93517" w14:textId="77777777">
        <w:tc>
          <w:tcPr>
            <w:tcW w:w="1308" w:type="pct"/>
            <w:vMerge/>
          </w:tcPr>
          <w:p w:rsidR="00FF2E4D" w:rsidP="00A62237" w:rsidRDefault="00FF2E4D" w14:paraId="29203871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FF2E4D" w:rsidP="00A62237" w:rsidRDefault="00FF2E4D" w14:paraId="54221679" w14:textId="4ABA0BE9">
            <w:pPr>
              <w:spacing w:after="0"/>
            </w:pPr>
            <w:r>
              <w:t>PS_ROW_ID</w:t>
            </w:r>
          </w:p>
        </w:tc>
        <w:tc>
          <w:tcPr>
            <w:tcW w:w="2307" w:type="pct"/>
          </w:tcPr>
          <w:p w:rsidR="007055B4" w:rsidP="00A62237" w:rsidRDefault="00FF2E4D" w14:paraId="3AC50E7A" w14:textId="0469B6D7">
            <w:pPr>
              <w:spacing w:after="0"/>
            </w:pPr>
            <w:r>
              <w:t>productSpecification</w:t>
            </w:r>
          </w:p>
        </w:tc>
      </w:tr>
      <w:tr w:rsidR="00056CCA" w:rsidTr="00A62237" w14:paraId="79B642C4" w14:textId="77777777">
        <w:tc>
          <w:tcPr>
            <w:tcW w:w="1308" w:type="pct"/>
            <w:vMerge/>
          </w:tcPr>
          <w:p w:rsidR="00056CCA" w:rsidP="00A62237" w:rsidRDefault="00056CCA" w14:paraId="49D20AC9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056CCA" w:rsidP="00A62237" w:rsidRDefault="00056CCA" w14:paraId="19F4A666" w14:textId="6EF98147">
            <w:pPr>
              <w:spacing w:after="0"/>
              <w:rPr>
                <w:rFonts w:cs="CordiaUPC"/>
                <w:szCs w:val="36"/>
              </w:rPr>
            </w:pPr>
            <w:r>
              <w:t>REVENUE_ALLOCATE_EXC_VAT</w:t>
            </w:r>
          </w:p>
        </w:tc>
        <w:tc>
          <w:tcPr>
            <w:tcW w:w="2307" w:type="pct"/>
          </w:tcPr>
          <w:p w:rsidR="00056CCA" w:rsidP="00A62237" w:rsidRDefault="00056CCA" w14:paraId="59A067AD" w14:textId="6D43E3E6">
            <w:pPr>
              <w:spacing w:after="0"/>
              <w:rPr>
                <w:rFonts w:cs="CordiaUPC"/>
                <w:cs/>
              </w:rPr>
            </w:pPr>
            <w:r>
              <w:t>revenueAllocateExcVat</w:t>
            </w:r>
          </w:p>
        </w:tc>
      </w:tr>
      <w:tr w:rsidR="00056CCA" w:rsidTr="00A62237" w14:paraId="0FFB1005" w14:textId="77777777">
        <w:tc>
          <w:tcPr>
            <w:tcW w:w="1308" w:type="pct"/>
            <w:vMerge/>
          </w:tcPr>
          <w:p w:rsidR="00056CCA" w:rsidP="00A62237" w:rsidRDefault="00056CCA" w14:paraId="42DE4B3E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056CCA" w:rsidP="00A62237" w:rsidRDefault="00056CCA" w14:paraId="64F95F2A" w14:textId="74E173E1">
            <w:pPr>
              <w:spacing w:after="0"/>
            </w:pPr>
            <w:r>
              <w:t>REVENUE_ALLOCATE_INC_VAT</w:t>
            </w:r>
          </w:p>
        </w:tc>
        <w:tc>
          <w:tcPr>
            <w:tcW w:w="2307" w:type="pct"/>
          </w:tcPr>
          <w:p w:rsidR="00056CCA" w:rsidP="00A62237" w:rsidRDefault="00056CCA" w14:paraId="4DC4BFB3" w14:textId="1AA48857">
            <w:pPr>
              <w:spacing w:after="0"/>
            </w:pPr>
            <w:r>
              <w:t>revenueAllocateIncVat</w:t>
            </w:r>
          </w:p>
        </w:tc>
      </w:tr>
    </w:tbl>
    <w:p w:rsidR="002E6B49" w:rsidP="002E6B49" w:rsidRDefault="002E6B49" w14:paraId="04802D12" w14:textId="73C36E4D">
      <w:pPr>
        <w:pStyle w:val="Heading2"/>
        <w:numPr>
          <w:ilvl w:val="0"/>
          <w:numId w:val="1"/>
        </w:numPr>
        <w:ind w:left="426" w:hanging="426"/>
        <w:rPr>
          <w:rFonts w:ascii="CordiaUPC" w:hAnsi="CordiaUPC" w:cs="CordiaUPC"/>
          <w:sz w:val="36"/>
          <w:szCs w:val="36"/>
        </w:rPr>
      </w:pPr>
      <w:r>
        <w:rPr>
          <w:rFonts w:ascii="CordiaUPC" w:hAnsi="CordiaUPC" w:cs="CordiaUPC"/>
          <w:sz w:val="36"/>
          <w:szCs w:val="36"/>
        </w:rPr>
        <w:t xml:space="preserve">Mass </w:t>
      </w:r>
      <w:r w:rsidRPr="00E87182">
        <w:rPr>
          <w:rFonts w:ascii="CordiaUPC" w:hAnsi="CordiaUPC" w:cs="CordiaUPC"/>
          <w:sz w:val="36"/>
          <w:szCs w:val="36"/>
        </w:rPr>
        <w:t>Change Promotion Fee</w:t>
      </w:r>
    </w:p>
    <w:p w:rsidRPr="0029544C" w:rsidR="002E6B49" w:rsidP="002E6B49" w:rsidRDefault="002E6B49" w14:paraId="444DAFF4" w14:textId="77777777">
      <w:pPr>
        <w:pStyle w:val="Heading3"/>
        <w:numPr>
          <w:ilvl w:val="0"/>
          <w:numId w:val="143"/>
        </w:numPr>
        <w:rPr>
          <w:rFonts w:ascii="CordiaUPC" w:hAnsi="CordiaUPC" w:cs="CordiaUPC"/>
          <w:sz w:val="32"/>
          <w:szCs w:val="32"/>
        </w:rPr>
      </w:pPr>
      <w:r w:rsidRPr="0029544C">
        <w:rPr>
          <w:rFonts w:ascii="CordiaUPC" w:hAnsi="CordiaUPC" w:cs="CordiaUPC"/>
          <w:sz w:val="32"/>
          <w:szCs w:val="32"/>
        </w:rPr>
        <w:t>Field on Screen</w:t>
      </w:r>
    </w:p>
    <w:tbl>
      <w:tblPr>
        <w:tblW w:w="5000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668"/>
        <w:gridCol w:w="1910"/>
        <w:gridCol w:w="5438"/>
      </w:tblGrid>
      <w:tr w:rsidRPr="008979A8" w:rsidR="002E6B49" w:rsidTr="008F4A78" w14:paraId="39DEC3CC" w14:textId="77777777">
        <w:trPr>
          <w:trHeight w:val="108"/>
          <w:tblHeader/>
        </w:trPr>
        <w:tc>
          <w:tcPr>
            <w:tcW w:w="925" w:type="pct"/>
            <w:shd w:val="clear" w:color="auto" w:fill="EEECE1" w:themeFill="background2"/>
            <w:vAlign w:val="center"/>
          </w:tcPr>
          <w:p w:rsidR="002E6B49" w:rsidP="008F4A78" w:rsidRDefault="002E6B49" w14:paraId="7364081E" w14:textId="77777777">
            <w:pPr>
              <w:pStyle w:val="HeaderTable"/>
            </w:pPr>
            <w:r w:rsidRPr="008979A8">
              <w:t>Field Name</w:t>
            </w:r>
          </w:p>
        </w:tc>
        <w:tc>
          <w:tcPr>
            <w:tcW w:w="1059" w:type="pct"/>
            <w:shd w:val="clear" w:color="auto" w:fill="EEECE1" w:themeFill="background2"/>
            <w:vAlign w:val="center"/>
          </w:tcPr>
          <w:p w:rsidR="002E6B49" w:rsidP="008F4A78" w:rsidRDefault="002E6B49" w14:paraId="5F9856FD" w14:textId="77777777">
            <w:pPr>
              <w:pStyle w:val="HeaderTable"/>
            </w:pPr>
            <w:r w:rsidRPr="008979A8">
              <w:t>Type</w:t>
            </w:r>
          </w:p>
        </w:tc>
        <w:tc>
          <w:tcPr>
            <w:tcW w:w="3016" w:type="pct"/>
            <w:shd w:val="clear" w:color="auto" w:fill="EEECE1" w:themeFill="background2"/>
            <w:vAlign w:val="center"/>
          </w:tcPr>
          <w:p w:rsidR="002E6B49" w:rsidP="008F4A78" w:rsidRDefault="002E6B49" w14:paraId="724E1DEB" w14:textId="77777777">
            <w:pPr>
              <w:pStyle w:val="HeaderTable"/>
            </w:pPr>
            <w:r w:rsidRPr="008979A8">
              <w:t>Comments</w:t>
            </w:r>
          </w:p>
        </w:tc>
      </w:tr>
      <w:tr w:rsidRPr="008979A8" w:rsidR="002E6B49" w:rsidTr="008F4A78" w14:paraId="058122FA" w14:textId="77777777">
        <w:trPr>
          <w:trHeight w:val="108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2E6B49" w:rsidP="008F4A78" w:rsidRDefault="002E6B49" w14:paraId="4C6CD055" w14:textId="32FE2FE6">
            <w:pPr>
              <w:pStyle w:val="HeaderTable"/>
            </w:pPr>
            <w:r w:rsidRPr="0029544C">
              <w:t>Change Promotion Fee</w:t>
            </w:r>
            <w:r>
              <w:t xml:space="preserve"> Section</w:t>
            </w:r>
          </w:p>
        </w:tc>
      </w:tr>
      <w:tr w:rsidRPr="008979A8" w:rsidR="002E6B49" w:rsidTr="008F4A78" w14:paraId="09BEF250" w14:textId="77777777">
        <w:trPr>
          <w:trHeight w:val="108"/>
        </w:trPr>
        <w:tc>
          <w:tcPr>
            <w:tcW w:w="925" w:type="pct"/>
          </w:tcPr>
          <w:p w:rsidR="002E6B49" w:rsidP="008F4A78" w:rsidRDefault="002E6B49" w14:paraId="462778FB" w14:textId="77777777">
            <w:r>
              <w:t>changePromotionFee</w:t>
            </w:r>
          </w:p>
        </w:tc>
        <w:tc>
          <w:tcPr>
            <w:tcW w:w="1059" w:type="pct"/>
          </w:tcPr>
          <w:p w:rsidRPr="008979A8" w:rsidR="002E6B49" w:rsidP="008F4A78" w:rsidRDefault="002E6B49" w14:paraId="73591CCE" w14:textId="77777777">
            <w:r>
              <w:t>Radio Button</w:t>
            </w:r>
          </w:p>
        </w:tc>
        <w:tc>
          <w:tcPr>
            <w:tcW w:w="3016" w:type="pct"/>
          </w:tcPr>
          <w:p w:rsidR="002E6B49" w:rsidP="008F4A78" w:rsidRDefault="002E6B49" w14:paraId="3CB3130E" w14:textId="77777777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4C2658">
              <w:rPr>
                <w:rFonts w:cs="Angsana New"/>
                <w:color w:val="FF0000"/>
                <w:cs/>
              </w:rPr>
              <w:t>*</w:t>
            </w:r>
            <w:r w:rsidRPr="00FF3C3A">
              <w:rPr>
                <w:color w:val="FF0000"/>
              </w:rPr>
              <w:t xml:space="preserve">Change Promotion Fee </w:t>
            </w:r>
            <w:r w:rsidRPr="00FF3C3A">
              <w:rPr>
                <w:rFonts w:cs="Angsana New"/>
                <w:color w:val="FF0000"/>
                <w:cs/>
              </w:rPr>
              <w:t>(</w:t>
            </w:r>
            <w:r w:rsidRPr="00FF3C3A">
              <w:rPr>
                <w:color w:val="FF0000"/>
              </w:rPr>
              <w:t>Switching Fee</w:t>
            </w:r>
            <w:r w:rsidRPr="00FF3C3A">
              <w:rPr>
                <w:rFonts w:cs="Angsana New"/>
                <w:color w:val="FF0000"/>
                <w:cs/>
              </w:rPr>
              <w:t>)</w:t>
            </w:r>
            <w:r>
              <w:rPr>
                <w:rFonts w:hint="cs"/>
                <w:cs/>
              </w:rPr>
              <w:t xml:space="preserve">เมื่อเลือกค่าเป็น </w:t>
            </w:r>
            <w:r>
              <w:rPr>
                <w:rFonts w:cs="Angsana New"/>
                <w:cs/>
              </w:rPr>
              <w:t>“</w:t>
            </w:r>
            <w:r>
              <w:t>Yes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ให้ </w:t>
            </w:r>
            <w:r>
              <w:t xml:space="preserve">Visible </w:t>
            </w:r>
            <w:r w:rsidRPr="0029544C">
              <w:t>Change Promotion Fee</w:t>
            </w:r>
            <w:r>
              <w:t xml:space="preserve"> Detail Section</w:t>
            </w:r>
            <w:r>
              <w:rPr>
                <w:rFonts w:hint="cs"/>
                <w:cs/>
              </w:rPr>
              <w:t xml:space="preserve"> และ </w:t>
            </w:r>
            <w:r>
              <w:t xml:space="preserve">Default </w:t>
            </w:r>
            <w:r>
              <w:rPr>
                <w:rFonts w:hint="cs"/>
                <w:cs/>
              </w:rPr>
              <w:t xml:space="preserve">ค่าตาม </w:t>
            </w:r>
            <w:r>
              <w:t>Logic</w:t>
            </w:r>
          </w:p>
          <w:p w:rsidR="002E6B49" w:rsidP="002E6B49" w:rsidRDefault="002E6B49" w14:paraId="3CEEE29E" w14:textId="77777777">
            <w:pPr>
              <w:pStyle w:val="ListParagraph"/>
              <w:numPr>
                <w:ilvl w:val="0"/>
                <w:numId w:val="145"/>
              </w:numPr>
              <w:spacing w:after="160" w:line="259" w:lineRule="auto"/>
            </w:pPr>
            <w:r>
              <w:t>f</w:t>
            </w:r>
            <w:r w:rsidRPr="00F569F6">
              <w:t>reeforFirstTimeChangePromotionFlag</w:t>
            </w:r>
            <w:r w:rsidDel="00C42271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= “</w:t>
            </w:r>
            <w:r>
              <w:t>Yes</w:t>
            </w:r>
            <w:r>
              <w:rPr>
                <w:rFonts w:cs="Angsana New"/>
                <w:cs/>
              </w:rPr>
              <w:t>”</w:t>
            </w:r>
          </w:p>
          <w:p w:rsidRPr="005E5B49" w:rsidR="002E6B49" w:rsidP="002E6B49" w:rsidRDefault="002E6B49" w14:paraId="33789BC5" w14:textId="77777777">
            <w:pPr>
              <w:pStyle w:val="ListParagraph"/>
              <w:numPr>
                <w:ilvl w:val="0"/>
                <w:numId w:val="145"/>
              </w:numPr>
              <w:spacing w:after="160" w:line="259" w:lineRule="auto"/>
            </w:pPr>
            <w:r>
              <w:t>numberofDaysforFreeFirstTimeChange</w:t>
            </w:r>
            <w:r w:rsidRPr="007C2414">
              <w:t>Promotion</w:t>
            </w:r>
          </w:p>
          <w:p w:rsidRPr="00884179" w:rsidR="002E6B49" w:rsidP="002E6B49" w:rsidRDefault="002E6B49" w14:paraId="34FC9C46" w14:textId="77777777">
            <w:pPr>
              <w:pStyle w:val="ListParagraph"/>
              <w:numPr>
                <w:ilvl w:val="0"/>
                <w:numId w:val="146"/>
              </w:numPr>
              <w:spacing w:after="160" w:line="259" w:lineRule="auto"/>
              <w:rPr>
                <w:rFonts w:cs="CordiaUPC"/>
              </w:rPr>
            </w:pPr>
            <w:r w:rsidRPr="00884179">
              <w:rPr>
                <w:rFonts w:cs="Angsana New"/>
                <w:cs/>
              </w:rPr>
              <w:t xml:space="preserve">ถ้า </w:t>
            </w:r>
            <w:r w:rsidRPr="00766CC1">
              <w:t>customerType</w:t>
            </w:r>
            <w:r>
              <w:rPr>
                <w:rFonts w:cs="Angsana New"/>
                <w:cs/>
              </w:rPr>
              <w:t xml:space="preserve"> </w:t>
            </w:r>
            <w:r w:rsidRPr="00884179">
              <w:rPr>
                <w:rFonts w:cs="Angsana New"/>
                <w:cs/>
              </w:rPr>
              <w:t>เป็น “</w:t>
            </w:r>
            <w:r w:rsidRPr="00884179">
              <w:rPr>
                <w:rFonts w:cs="CordiaUPC"/>
              </w:rPr>
              <w:t>Pre</w:t>
            </w:r>
            <w:r w:rsidRPr="00884179">
              <w:rPr>
                <w:rFonts w:cs="Angsana New"/>
                <w:cs/>
              </w:rPr>
              <w:t>-</w:t>
            </w:r>
            <w:r w:rsidRPr="00884179">
              <w:rPr>
                <w:rFonts w:cs="CordiaUPC"/>
              </w:rPr>
              <w:t>paid</w:t>
            </w:r>
            <w:r w:rsidRPr="00884179">
              <w:rPr>
                <w:rFonts w:cs="Angsana New"/>
                <w:cs/>
              </w:rPr>
              <w:t xml:space="preserve">” ให้ค่าเป็น </w:t>
            </w:r>
            <w:r w:rsidRPr="00884179">
              <w:rPr>
                <w:rFonts w:cs="CordiaUPC"/>
              </w:rPr>
              <w:t xml:space="preserve">30 </w:t>
            </w:r>
          </w:p>
          <w:p w:rsidRPr="00884179" w:rsidR="002E6B49" w:rsidP="002E6B49" w:rsidRDefault="002E6B49" w14:paraId="5A03FCC0" w14:textId="77777777">
            <w:pPr>
              <w:pStyle w:val="ListParagraph"/>
              <w:numPr>
                <w:ilvl w:val="0"/>
                <w:numId w:val="146"/>
              </w:numPr>
              <w:spacing w:after="160" w:line="259" w:lineRule="auto"/>
              <w:rPr>
                <w:rFonts w:cs="CordiaUPC"/>
              </w:rPr>
            </w:pPr>
            <w:r w:rsidRPr="00884179">
              <w:rPr>
                <w:rFonts w:cs="Angsana New"/>
                <w:cs/>
              </w:rPr>
              <w:t xml:space="preserve">ถ้าเป็น </w:t>
            </w:r>
            <w:r w:rsidRPr="00884179">
              <w:rPr>
                <w:rFonts w:cs="CordiaUPC"/>
              </w:rPr>
              <w:t xml:space="preserve">Postpaid </w:t>
            </w:r>
            <w:r w:rsidRPr="00884179">
              <w:rPr>
                <w:rFonts w:cs="Angsana New"/>
                <w:cs/>
              </w:rPr>
              <w:t>ให้เป็นค่าว่าง</w:t>
            </w:r>
          </w:p>
          <w:p w:rsidRPr="00ED3F6E" w:rsidR="009B1C9B" w:rsidP="002E6B49" w:rsidRDefault="002E6B49" w14:paraId="67C7AEFE" w14:textId="77777777">
            <w:pPr>
              <w:pStyle w:val="ListParagraph"/>
              <w:numPr>
                <w:ilvl w:val="0"/>
                <w:numId w:val="145"/>
              </w:numPr>
              <w:spacing w:after="160" w:line="259" w:lineRule="auto"/>
            </w:pPr>
            <w:r>
              <w:t xml:space="preserve">Change Promotion Fee By Channel Table </w:t>
            </w:r>
            <w:r w:rsidRPr="00303D9D">
              <w:rPr>
                <w:rFonts w:cs="Angsana New"/>
                <w:cs/>
              </w:rPr>
              <w:t xml:space="preserve"> </w:t>
            </w:r>
            <w:r w:rsidRPr="00303D9D">
              <w:rPr>
                <w:rFonts w:hint="cs"/>
                <w:cs/>
              </w:rPr>
              <w:t xml:space="preserve">จะ </w:t>
            </w:r>
            <w:r w:rsidRPr="00303D9D">
              <w:t xml:space="preserve">Default </w:t>
            </w:r>
            <w:r w:rsidRPr="00303D9D">
              <w:rPr>
                <w:rFonts w:hint="cs"/>
                <w:cs/>
              </w:rPr>
              <w:t xml:space="preserve">ค่าตามที่ </w:t>
            </w:r>
            <w:commentRangeStart w:id="34"/>
            <w:r w:rsidR="004E609B">
              <w:t xml:space="preserve">DB </w:t>
            </w:r>
            <w:commentRangeEnd w:id="34"/>
            <w:r w:rsidR="009B1C9B">
              <w:rPr>
                <w:rStyle w:val="CommentReference"/>
              </w:rPr>
              <w:commentReference w:id="34"/>
            </w:r>
            <w:r w:rsidR="004E609B">
              <w:rPr>
                <w:rFonts w:hint="cs"/>
                <w:cs/>
              </w:rPr>
              <w:t xml:space="preserve">ใน </w:t>
            </w:r>
            <w:r w:rsidR="004E609B">
              <w:t xml:space="preserve">Table </w:t>
            </w:r>
            <w:r w:rsidRPr="00FE6A6E" w:rsidR="004E609B">
              <w:t>CHANGE_PROMOTION_CHANNEL_CONFIG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ที่มีค่า </w:t>
            </w:r>
            <w:r w:rsidR="004E609B">
              <w:t>DEFAULT_FLAG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เป็น </w:t>
            </w:r>
            <w:r w:rsidR="004E609B">
              <w:rPr>
                <w:rFonts w:cs="Angsana New"/>
                <w:cs/>
              </w:rPr>
              <w:t>“</w:t>
            </w:r>
            <w:r>
              <w:t>Yes</w:t>
            </w:r>
            <w:r w:rsidR="004E609B">
              <w:rPr>
                <w:rFonts w:cs="Angsana New"/>
                <w:cs/>
              </w:rPr>
              <w:t xml:space="preserve">” </w:t>
            </w:r>
            <w:r w:rsidR="004E609B">
              <w:rPr>
                <w:rFonts w:hint="cs"/>
                <w:cs/>
              </w:rPr>
              <w:t xml:space="preserve">และ </w:t>
            </w:r>
            <w:r w:rsidR="004E609B">
              <w:t xml:space="preserve">STATUS </w:t>
            </w:r>
            <w:r w:rsidR="004E609B">
              <w:rPr>
                <w:rFonts w:cs="Angsana New"/>
                <w:cs/>
              </w:rPr>
              <w:t>= “</w:t>
            </w:r>
            <w:r w:rsidR="004E609B">
              <w:t>Active</w:t>
            </w:r>
            <w:r w:rsidR="004E609B">
              <w:rPr>
                <w:rFonts w:cs="Angsana New"/>
                <w:cs/>
              </w:rPr>
              <w:t>”</w:t>
            </w:r>
            <w:r w:rsidR="00650134">
              <w:rPr>
                <w:rFonts w:cs="Angsana New"/>
                <w:cs/>
              </w:rPr>
              <w:t xml:space="preserve"> </w:t>
            </w:r>
          </w:p>
          <w:p w:rsidR="002E6B49" w:rsidRDefault="00650134" w14:paraId="66042AFD" w14:textId="66186ED7">
            <w:pPr>
              <w:pStyle w:val="ListParagraph"/>
              <w:numPr>
                <w:ilvl w:val="0"/>
                <w:numId w:val="145"/>
              </w:numPr>
              <w:spacing w:after="160" w:line="259" w:lineRule="auto"/>
            </w:pPr>
            <w:r>
              <w:rPr>
                <w:rFonts w:hint="cs"/>
                <w:cs/>
              </w:rPr>
              <w:t>และ</w:t>
            </w:r>
            <w:r w:rsidRPr="00FE6A6E" w:rsidR="009B1C9B">
              <w:rPr>
                <w:rFonts w:cs="Angsana New"/>
                <w:cs/>
              </w:rPr>
              <w:t xml:space="preserve"> </w:t>
            </w:r>
            <w:r w:rsidR="009B1C9B">
              <w:t xml:space="preserve">Table </w:t>
            </w:r>
            <w:r w:rsidRPr="00FE6A6E" w:rsidR="009B1C9B">
              <w:t>CHANGE_PROMOTION_CHANNEL</w:t>
            </w:r>
            <w:r w:rsidR="00A07D02">
              <w:t>_FEE</w:t>
            </w:r>
            <w:r w:rsidRPr="00FE6A6E" w:rsidR="009B1C9B">
              <w:t>_CONFIG</w:t>
            </w:r>
            <w:r>
              <w:rPr>
                <w:rFonts w:hint="cs"/>
                <w:cs/>
              </w:rPr>
              <w:t xml:space="preserve"> </w:t>
            </w:r>
            <w:r>
              <w:t xml:space="preserve">CHARGE_TYPE </w:t>
            </w:r>
            <w:r w:rsidRPr="009B1C9B">
              <w:rPr>
                <w:rFonts w:cs="Angsana New"/>
                <w:cs/>
              </w:rPr>
              <w:t xml:space="preserve">= </w:t>
            </w:r>
            <w:r>
              <w:t>customerType</w:t>
            </w:r>
          </w:p>
          <w:p w:rsidR="002E6B49" w:rsidP="008F4A78" w:rsidRDefault="002E6B49" w14:paraId="5C8047D8" w14:textId="77777777">
            <w:r>
              <w:rPr>
                <w:rFonts w:hint="cs"/>
                <w:cs/>
              </w:rPr>
              <w:t xml:space="preserve">ถ้าไม่ใช่ให้ </w:t>
            </w:r>
            <w:r>
              <w:t xml:space="preserve">Invisible </w:t>
            </w:r>
            <w:r w:rsidRPr="0029544C">
              <w:t>Change Promotion Fee</w:t>
            </w:r>
            <w:r>
              <w:t xml:space="preserve"> Detail Section </w:t>
            </w:r>
            <w:r>
              <w:rPr>
                <w:rFonts w:hint="cs"/>
                <w:cs/>
              </w:rPr>
              <w:t>และ เคลียร์ค่า</w:t>
            </w:r>
          </w:p>
          <w:p w:rsidRPr="008979A8" w:rsidR="002E6B49" w:rsidP="008F4A78" w:rsidRDefault="002E6B49" w14:paraId="48F21290" w14:textId="2FD8A62F">
            <w:pPr>
              <w:rPr>
                <w:cs/>
              </w:rPr>
            </w:pPr>
            <w:r>
              <w:t xml:space="preserve">List of value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‘</w:t>
            </w:r>
            <w:r>
              <w:rPr>
                <w:rFonts w:cs="CordiaUPC"/>
              </w:rPr>
              <w:t>YesNoIndicator</w:t>
            </w:r>
            <w:r>
              <w:rPr>
                <w:rFonts w:cs="Angsana New"/>
                <w:cs/>
              </w:rPr>
              <w:t>’</w:t>
            </w:r>
          </w:p>
        </w:tc>
      </w:tr>
      <w:tr w:rsidRPr="008979A8" w:rsidR="002E6B49" w:rsidTr="008F4A78" w14:paraId="489EEB06" w14:textId="77777777">
        <w:trPr>
          <w:trHeight w:val="108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2E6B49" w:rsidP="008F4A78" w:rsidRDefault="002E6B49" w14:paraId="7D628BEC" w14:textId="77777777">
            <w:pPr>
              <w:pStyle w:val="HeaderTable"/>
            </w:pPr>
            <w:r w:rsidRPr="0029544C">
              <w:t>Change Promotion Fee</w:t>
            </w:r>
            <w:r>
              <w:t xml:space="preserve"> Detail Section</w:t>
            </w:r>
          </w:p>
        </w:tc>
      </w:tr>
      <w:tr w:rsidRPr="008979A8" w:rsidR="002E6B49" w:rsidTr="008F4A78" w14:paraId="4C55B835" w14:textId="77777777">
        <w:trPr>
          <w:trHeight w:val="108"/>
        </w:trPr>
        <w:tc>
          <w:tcPr>
            <w:tcW w:w="925" w:type="pct"/>
          </w:tcPr>
          <w:p w:rsidR="002E6B49" w:rsidP="008F4A78" w:rsidRDefault="002E6B49" w14:paraId="13AB1CA0" w14:textId="77777777">
            <w:r>
              <w:t>f</w:t>
            </w:r>
            <w:r w:rsidRPr="00F569F6">
              <w:t>reeforFirstTimeChangePromotionFlag</w:t>
            </w:r>
          </w:p>
        </w:tc>
        <w:tc>
          <w:tcPr>
            <w:tcW w:w="1059" w:type="pct"/>
          </w:tcPr>
          <w:p w:rsidR="002E6B49" w:rsidP="008F4A78" w:rsidRDefault="002E6B49" w14:paraId="2675D8A1" w14:textId="77777777">
            <w:r>
              <w:t>Radio Button</w:t>
            </w:r>
          </w:p>
        </w:tc>
        <w:tc>
          <w:tcPr>
            <w:tcW w:w="3016" w:type="pct"/>
          </w:tcPr>
          <w:p w:rsidR="002E6B49" w:rsidP="008F4A78" w:rsidRDefault="002E6B49" w14:paraId="67D84F19" w14:textId="77777777">
            <w:pPr>
              <w:rPr>
                <w:color w:val="FF0000"/>
              </w:rPr>
            </w:pPr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4C2658">
              <w:rPr>
                <w:rFonts w:cs="Angsana New"/>
                <w:color w:val="FF0000"/>
                <w:cs/>
              </w:rPr>
              <w:t>*</w:t>
            </w:r>
            <w:r w:rsidRPr="00FF3C3A">
              <w:rPr>
                <w:color w:val="FF0000"/>
              </w:rPr>
              <w:t>Free for First Time Change Promotion</w:t>
            </w:r>
          </w:p>
          <w:p w:rsidR="002E6B49" w:rsidP="008F4A78" w:rsidRDefault="002E6B49" w14:paraId="76EB6666" w14:textId="77777777">
            <w:pPr>
              <w:rPr>
                <w:rFonts w:cs="CordiaUPC"/>
              </w:rPr>
            </w:pPr>
            <w:r>
              <w:t xml:space="preserve">List of value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‘</w:t>
            </w:r>
            <w:r>
              <w:rPr>
                <w:rFonts w:cs="CordiaUPC"/>
              </w:rPr>
              <w:t>YesNoIndicator</w:t>
            </w:r>
            <w:r>
              <w:rPr>
                <w:rFonts w:cs="Angsana New"/>
                <w:cs/>
              </w:rPr>
              <w:t>’</w:t>
            </w:r>
          </w:p>
          <w:p w:rsidR="007C528B" w:rsidP="008F4A78" w:rsidRDefault="007C528B" w14:paraId="12045C4D" w14:textId="6A94E618">
            <w:r>
              <w:rPr>
                <w:rFonts w:hint="cs" w:cs="Angsana New"/>
                <w:cs/>
              </w:rPr>
              <w:t xml:space="preserve">ถ้ามีค่าเป็น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No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Disable </w:t>
            </w:r>
            <w:r>
              <w:rPr>
                <w:rFonts w:hint="cs" w:cs="Angsana New"/>
                <w:cs/>
              </w:rPr>
              <w:t xml:space="preserve">และเคลียร์ค่า </w:t>
            </w:r>
            <w:r>
              <w:t>numberofDaysforFreeFirstTimeChange</w:t>
            </w:r>
            <w:r w:rsidRPr="007C2414">
              <w:t>Promotion</w:t>
            </w:r>
            <w:r>
              <w:rPr>
                <w:rFonts w:hint="cs"/>
                <w:cs/>
              </w:rPr>
              <w:t xml:space="preserve"> ถ้าไม่ใช่ให้ </w:t>
            </w:r>
            <w:r>
              <w:t>Enable</w:t>
            </w:r>
            <w:r w:rsidR="00093A2B">
              <w:rPr>
                <w:rFonts w:hint="cs"/>
                <w:cs/>
              </w:rPr>
              <w:t xml:space="preserve"> และ</w:t>
            </w:r>
            <w:r w:rsidRPr="00884179" w:rsidR="00093A2B">
              <w:rPr>
                <w:rFonts w:cs="Angsana New"/>
                <w:cs/>
              </w:rPr>
              <w:t xml:space="preserve">ถ้า </w:t>
            </w:r>
            <w:r w:rsidRPr="00766CC1" w:rsidR="00093A2B">
              <w:t>customerType</w:t>
            </w:r>
            <w:r w:rsidR="00093A2B">
              <w:rPr>
                <w:rFonts w:cs="Angsana New"/>
                <w:cs/>
              </w:rPr>
              <w:t xml:space="preserve"> </w:t>
            </w:r>
            <w:r w:rsidRPr="00884179" w:rsidR="00093A2B">
              <w:rPr>
                <w:rFonts w:cs="Angsana New"/>
                <w:cs/>
              </w:rPr>
              <w:t>เป็น “</w:t>
            </w:r>
            <w:r w:rsidRPr="00884179" w:rsidR="00093A2B">
              <w:rPr>
                <w:rFonts w:cs="CordiaUPC"/>
              </w:rPr>
              <w:t>Pre</w:t>
            </w:r>
            <w:r w:rsidRPr="00884179" w:rsidR="00093A2B">
              <w:rPr>
                <w:rFonts w:cs="Angsana New"/>
                <w:cs/>
              </w:rPr>
              <w:t>-</w:t>
            </w:r>
            <w:r w:rsidRPr="00884179" w:rsidR="00093A2B">
              <w:rPr>
                <w:rFonts w:cs="CordiaUPC"/>
              </w:rPr>
              <w:t>paid</w:t>
            </w:r>
            <w:r w:rsidRPr="00884179" w:rsidR="00093A2B">
              <w:rPr>
                <w:rFonts w:cs="Angsana New"/>
                <w:cs/>
              </w:rPr>
              <w:t xml:space="preserve">” ให้ค่าเป็น </w:t>
            </w:r>
            <w:r w:rsidRPr="00884179" w:rsidR="00093A2B">
              <w:rPr>
                <w:rFonts w:cs="CordiaUPC"/>
              </w:rPr>
              <w:t>30</w:t>
            </w:r>
          </w:p>
        </w:tc>
      </w:tr>
      <w:tr w:rsidRPr="008979A8" w:rsidR="002E6B49" w:rsidTr="008F4A78" w14:paraId="3316A647" w14:textId="77777777">
        <w:trPr>
          <w:trHeight w:val="108"/>
        </w:trPr>
        <w:tc>
          <w:tcPr>
            <w:tcW w:w="925" w:type="pct"/>
          </w:tcPr>
          <w:p w:rsidR="002E6B49" w:rsidP="008F4A78" w:rsidRDefault="002E6B49" w14:paraId="0F88B8FA" w14:textId="77777777">
            <w:r>
              <w:t>numberofDaysforFreeFirstTimeChange</w:t>
            </w:r>
            <w:r w:rsidRPr="007C2414">
              <w:t>Promotion</w:t>
            </w:r>
          </w:p>
        </w:tc>
        <w:tc>
          <w:tcPr>
            <w:tcW w:w="1059" w:type="pct"/>
          </w:tcPr>
          <w:p w:rsidR="002E6B49" w:rsidP="008F4A78" w:rsidRDefault="002E6B49" w14:paraId="0B2CFBA2" w14:textId="4B93FD97">
            <w:r>
              <w:t>Text Box</w:t>
            </w:r>
          </w:p>
        </w:tc>
        <w:tc>
          <w:tcPr>
            <w:tcW w:w="3016" w:type="pct"/>
          </w:tcPr>
          <w:p w:rsidR="002E6B49" w:rsidP="008F4A78" w:rsidRDefault="002E6B49" w14:paraId="07745457" w14:textId="77777777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5E588E">
              <w:t>Number of Days for Free First Time</w:t>
            </w:r>
            <w:r>
              <w:rPr>
                <w:rFonts w:cs="Angsana New"/>
                <w:cs/>
              </w:rPr>
              <w:t xml:space="preserve"> </w:t>
            </w:r>
            <w:r w:rsidRPr="005E588E">
              <w:t>Change Promotion</w:t>
            </w:r>
            <w:r>
              <w:rPr>
                <w:rFonts w:cs="Angsana New"/>
                <w:cs/>
              </w:rPr>
              <w:t xml:space="preserve"> : ….. </w:t>
            </w:r>
            <w:r>
              <w:t>Days</w:t>
            </w:r>
          </w:p>
          <w:p w:rsidR="002E6B49" w:rsidP="008F4A78" w:rsidRDefault="002E6B49" w14:paraId="6647F521" w14:textId="13EA886D">
            <w:r>
              <w:t xml:space="preserve">Max Length </w:t>
            </w:r>
            <w:r>
              <w:rPr>
                <w:rFonts w:cs="Angsana New"/>
                <w:cs/>
              </w:rPr>
              <w:t xml:space="preserve">: </w:t>
            </w:r>
            <w:r>
              <w:t>3 Character</w:t>
            </w:r>
            <w:r w:rsidR="008F4A78">
              <w:t>s</w:t>
            </w:r>
          </w:p>
          <w:p w:rsidR="002E6B49" w:rsidP="008F4A78" w:rsidRDefault="002E6B49" w14:paraId="57BE1ACA" w14:textId="06D9A2D2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ใส่ได้เฉพาะตัวเลขเท่านั้น</w:t>
            </w:r>
          </w:p>
        </w:tc>
      </w:tr>
      <w:tr w:rsidRPr="008979A8" w:rsidR="002E6B49" w:rsidTr="008F4A78" w14:paraId="1D94E2E8" w14:textId="77777777">
        <w:trPr>
          <w:trHeight w:val="108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2E6B49" w:rsidP="008F4A78" w:rsidRDefault="002E6B49" w14:paraId="06F5C50B" w14:textId="77777777">
            <w:pPr>
              <w:pStyle w:val="HeaderTable"/>
            </w:pPr>
            <w:r>
              <w:t>Change Promotion Fee By Channel Table Section</w:t>
            </w:r>
          </w:p>
        </w:tc>
      </w:tr>
      <w:tr w:rsidRPr="008979A8" w:rsidR="002E6B49" w:rsidTr="008F4A78" w14:paraId="234F7D7A" w14:textId="77777777">
        <w:trPr>
          <w:trHeight w:val="108"/>
        </w:trPr>
        <w:tc>
          <w:tcPr>
            <w:tcW w:w="925" w:type="pct"/>
          </w:tcPr>
          <w:p w:rsidR="002E6B49" w:rsidP="008F4A78" w:rsidRDefault="002E6B49" w14:paraId="73D1A2B0" w14:textId="77777777">
            <w:r w:rsidRPr="00F53026">
              <w:t>Change</w:t>
            </w:r>
            <w:r>
              <w:rPr>
                <w:rFonts w:cs="Angsana New"/>
                <w:cs/>
              </w:rPr>
              <w:t xml:space="preserve"> </w:t>
            </w:r>
            <w:r w:rsidRPr="00F53026">
              <w:t>Promotion</w:t>
            </w:r>
            <w:r>
              <w:rPr>
                <w:rFonts w:cs="Angsana New"/>
                <w:cs/>
              </w:rPr>
              <w:t xml:space="preserve"> </w:t>
            </w:r>
            <w:r w:rsidRPr="00F53026">
              <w:t>Channel</w:t>
            </w:r>
          </w:p>
        </w:tc>
        <w:tc>
          <w:tcPr>
            <w:tcW w:w="1059" w:type="pct"/>
          </w:tcPr>
          <w:p w:rsidR="002E6B49" w:rsidP="008F4A78" w:rsidRDefault="002E6B49" w14:paraId="4C5B33EC" w14:textId="77777777"/>
        </w:tc>
        <w:tc>
          <w:tcPr>
            <w:tcW w:w="3016" w:type="pct"/>
          </w:tcPr>
          <w:p w:rsidR="002E6B49" w:rsidP="008F4A78" w:rsidRDefault="002E6B49" w14:paraId="61E3B37B" w14:textId="77777777">
            <w:r>
              <w:rPr>
                <w:rFonts w:hint="cs"/>
                <w:cs/>
              </w:rPr>
              <w:t xml:space="preserve">แสดงใน </w:t>
            </w:r>
            <w:r>
              <w:t>Format</w:t>
            </w:r>
          </w:p>
          <w:p w:rsidR="002E6B49" w:rsidP="008F4A78" w:rsidRDefault="002E6B49" w14:paraId="77697236" w14:textId="77777777">
            <w:r>
              <w:t>changePromotionChannel</w:t>
            </w:r>
          </w:p>
        </w:tc>
      </w:tr>
      <w:tr w:rsidRPr="008979A8" w:rsidR="002E6B49" w:rsidTr="008F4A78" w14:paraId="1F7F0B37" w14:textId="77777777">
        <w:trPr>
          <w:trHeight w:val="108"/>
        </w:trPr>
        <w:tc>
          <w:tcPr>
            <w:tcW w:w="925" w:type="pct"/>
          </w:tcPr>
          <w:p w:rsidR="002E6B49" w:rsidP="008F4A78" w:rsidRDefault="002E6B49" w14:paraId="3B8D6E8A" w14:textId="77777777">
            <w:r w:rsidRPr="00F53026">
              <w:t>Fee</w:t>
            </w:r>
            <w:r>
              <w:rPr>
                <w:rFonts w:cs="Angsana New"/>
                <w:cs/>
              </w:rPr>
              <w:t xml:space="preserve"> </w:t>
            </w:r>
            <w:r w:rsidRPr="00F53026">
              <w:t>Excluding</w:t>
            </w:r>
            <w:r>
              <w:rPr>
                <w:rFonts w:cs="Angsana New"/>
                <w:cs/>
              </w:rPr>
              <w:t xml:space="preserve"> </w:t>
            </w:r>
            <w:r w:rsidRPr="00F53026">
              <w:t>VAT</w:t>
            </w:r>
          </w:p>
        </w:tc>
        <w:tc>
          <w:tcPr>
            <w:tcW w:w="1059" w:type="pct"/>
          </w:tcPr>
          <w:p w:rsidR="002E6B49" w:rsidP="008F4A78" w:rsidRDefault="002E6B49" w14:paraId="3BD666F8" w14:textId="77777777"/>
        </w:tc>
        <w:tc>
          <w:tcPr>
            <w:tcW w:w="3016" w:type="pct"/>
          </w:tcPr>
          <w:p w:rsidR="002E6B49" w:rsidP="008F4A78" w:rsidRDefault="002E6B49" w14:paraId="2B3912D5" w14:textId="77777777">
            <w:r>
              <w:rPr>
                <w:rFonts w:hint="cs"/>
                <w:cs/>
              </w:rPr>
              <w:t xml:space="preserve">แสดงใน </w:t>
            </w:r>
            <w:r>
              <w:t>Format</w:t>
            </w:r>
          </w:p>
          <w:p w:rsidR="002E6B49" w:rsidP="008F4A78" w:rsidRDefault="002E6B49" w14:paraId="47944DF2" w14:textId="77777777">
            <w:r>
              <w:t>feeExcludingVAT</w:t>
            </w:r>
          </w:p>
        </w:tc>
      </w:tr>
      <w:tr w:rsidRPr="008979A8" w:rsidR="002E6B49" w:rsidTr="008F4A78" w14:paraId="45638217" w14:textId="77777777">
        <w:trPr>
          <w:trHeight w:val="108"/>
        </w:trPr>
        <w:tc>
          <w:tcPr>
            <w:tcW w:w="925" w:type="pct"/>
          </w:tcPr>
          <w:p w:rsidR="002E6B49" w:rsidP="008F4A78" w:rsidRDefault="002E6B49" w14:paraId="67DE0FB3" w14:textId="77777777">
            <w:r w:rsidRPr="00F53026">
              <w:t>Fee</w:t>
            </w:r>
            <w:r>
              <w:rPr>
                <w:rFonts w:cs="Angsana New"/>
                <w:cs/>
              </w:rPr>
              <w:t xml:space="preserve"> </w:t>
            </w:r>
            <w:r w:rsidRPr="00F53026">
              <w:t>Including</w:t>
            </w:r>
            <w:r>
              <w:rPr>
                <w:rFonts w:cs="Angsana New"/>
                <w:cs/>
              </w:rPr>
              <w:t xml:space="preserve"> </w:t>
            </w:r>
            <w:r w:rsidRPr="00F53026">
              <w:t>VAT</w:t>
            </w:r>
          </w:p>
        </w:tc>
        <w:tc>
          <w:tcPr>
            <w:tcW w:w="1059" w:type="pct"/>
          </w:tcPr>
          <w:p w:rsidR="002E6B49" w:rsidP="008F4A78" w:rsidRDefault="002E6B49" w14:paraId="4D0D343F" w14:textId="77777777"/>
        </w:tc>
        <w:tc>
          <w:tcPr>
            <w:tcW w:w="3016" w:type="pct"/>
          </w:tcPr>
          <w:p w:rsidR="002E6B49" w:rsidP="008F4A78" w:rsidRDefault="002E6B49" w14:paraId="0E9A3626" w14:textId="77777777">
            <w:r>
              <w:rPr>
                <w:rFonts w:hint="cs"/>
                <w:cs/>
              </w:rPr>
              <w:t xml:space="preserve">แสดงใน </w:t>
            </w:r>
            <w:r>
              <w:t>Format</w:t>
            </w:r>
          </w:p>
          <w:p w:rsidR="002E6B49" w:rsidP="008F4A78" w:rsidRDefault="002E6B49" w14:paraId="4D1BFA70" w14:textId="77777777">
            <w:r>
              <w:t>feeIncludingVAT</w:t>
            </w:r>
          </w:p>
        </w:tc>
      </w:tr>
      <w:tr w:rsidRPr="008979A8" w:rsidR="002E6B49" w:rsidTr="008F4A78" w14:paraId="6505F575" w14:textId="77777777">
        <w:trPr>
          <w:trHeight w:val="108"/>
        </w:trPr>
        <w:tc>
          <w:tcPr>
            <w:tcW w:w="925" w:type="pct"/>
          </w:tcPr>
          <w:p w:rsidR="002E6B49" w:rsidP="008F4A78" w:rsidRDefault="002E6B49" w14:paraId="1582794F" w14:textId="77777777">
            <w:r>
              <w:t>Action</w:t>
            </w:r>
          </w:p>
          <w:p w:rsidR="002E6B49" w:rsidP="002E6B49" w:rsidRDefault="002E6B49" w14:paraId="49749414" w14:textId="77777777">
            <w:pPr>
              <w:pStyle w:val="ListParagraph"/>
              <w:numPr>
                <w:ilvl w:val="0"/>
                <w:numId w:val="144"/>
              </w:numPr>
            </w:pPr>
            <w:r>
              <w:t>Edit</w:t>
            </w:r>
          </w:p>
        </w:tc>
        <w:tc>
          <w:tcPr>
            <w:tcW w:w="1059" w:type="pct"/>
          </w:tcPr>
          <w:p w:rsidR="002E6B49" w:rsidP="008F4A78" w:rsidRDefault="002E6B49" w14:paraId="1861AEF1" w14:textId="77777777">
            <w:r>
              <w:t>Button</w:t>
            </w:r>
          </w:p>
        </w:tc>
        <w:tc>
          <w:tcPr>
            <w:tcW w:w="3016" w:type="pct"/>
          </w:tcPr>
          <w:p w:rsidR="002E6B49" w:rsidP="008F4A78" w:rsidRDefault="002E6B49" w14:paraId="768107B3" w14:textId="77777777">
            <w:r>
              <w:t xml:space="preserve">Visible </w:t>
            </w:r>
            <w:r>
              <w:rPr>
                <w:rFonts w:hint="cs"/>
                <w:cs/>
              </w:rPr>
              <w:t xml:space="preserve">เมื่อ </w:t>
            </w:r>
            <w:r w:rsidRPr="00766CC1">
              <w:t>customerType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>”</w:t>
            </w:r>
          </w:p>
          <w:p w:rsidR="002E6B49" w:rsidP="008F4A78" w:rsidRDefault="002E6B49" w14:paraId="4F11480D" w14:textId="77777777">
            <w:r w:rsidRPr="0079598B">
              <w:rPr>
                <w:cs/>
              </w:rPr>
              <w:t xml:space="preserve">เมื่อกดปุ่มให้ทำการ </w:t>
            </w:r>
            <w:r w:rsidRPr="0079598B">
              <w:t xml:space="preserve">Visible </w:t>
            </w:r>
            <w:r>
              <w:t>Change Promotion Fee By Channel Detail Section</w:t>
            </w:r>
            <w:r>
              <w:rPr>
                <w:rFonts w:hint="cs"/>
                <w:cs/>
              </w:rPr>
              <w:t xml:space="preserve"> และดึงข้อมูลของ </w:t>
            </w:r>
            <w:r>
              <w:t xml:space="preserve">Row </w:t>
            </w:r>
            <w:r>
              <w:rPr>
                <w:rFonts w:hint="cs"/>
                <w:cs/>
              </w:rPr>
              <w:t>นั้นๆ มาแสดง</w:t>
            </w:r>
          </w:p>
        </w:tc>
      </w:tr>
      <w:tr w:rsidRPr="008979A8" w:rsidR="002E6B49" w:rsidTr="008F4A78" w14:paraId="73E8CC08" w14:textId="77777777">
        <w:trPr>
          <w:trHeight w:val="108"/>
        </w:trPr>
        <w:tc>
          <w:tcPr>
            <w:tcW w:w="925" w:type="pct"/>
          </w:tcPr>
          <w:p w:rsidR="002E6B49" w:rsidP="008F4A78" w:rsidRDefault="002E6B49" w14:paraId="30A6886F" w14:textId="77777777">
            <w:r>
              <w:t>Action</w:t>
            </w:r>
          </w:p>
          <w:p w:rsidR="002E6B49" w:rsidP="002E6B49" w:rsidRDefault="002E6B49" w14:paraId="7FCCD89F" w14:textId="77777777">
            <w:pPr>
              <w:pStyle w:val="ListParagraph"/>
              <w:numPr>
                <w:ilvl w:val="0"/>
                <w:numId w:val="144"/>
              </w:numPr>
            </w:pPr>
            <w:r>
              <w:t>Delete</w:t>
            </w:r>
          </w:p>
        </w:tc>
        <w:tc>
          <w:tcPr>
            <w:tcW w:w="1059" w:type="pct"/>
          </w:tcPr>
          <w:p w:rsidR="002E6B49" w:rsidP="008F4A78" w:rsidRDefault="002E6B49" w14:paraId="709F44D8" w14:textId="77777777">
            <w:r>
              <w:t>Button</w:t>
            </w:r>
          </w:p>
        </w:tc>
        <w:tc>
          <w:tcPr>
            <w:tcW w:w="3016" w:type="pct"/>
          </w:tcPr>
          <w:p w:rsidR="002E6B49" w:rsidP="008F4A78" w:rsidRDefault="002E6B49" w14:paraId="292100B1" w14:textId="77777777">
            <w:r>
              <w:t xml:space="preserve">Visible </w:t>
            </w:r>
            <w:r>
              <w:rPr>
                <w:rFonts w:hint="cs"/>
                <w:cs/>
              </w:rPr>
              <w:t xml:space="preserve">เมื่อ </w:t>
            </w:r>
            <w:r w:rsidRPr="00766CC1">
              <w:t>customerType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>”</w:t>
            </w:r>
          </w:p>
          <w:p w:rsidR="002E6B49" w:rsidP="008F4A78" w:rsidRDefault="002E6B49" w14:paraId="72244144" w14:textId="77777777">
            <w:r w:rsidRPr="0079598B">
              <w:rPr>
                <w:cs/>
              </w:rPr>
              <w:t>เมื่</w:t>
            </w:r>
            <w:r>
              <w:rPr>
                <w:rFonts w:hint="cs"/>
                <w:cs/>
              </w:rPr>
              <w:t>อ</w:t>
            </w:r>
            <w:r w:rsidRPr="0079598B">
              <w:rPr>
                <w:cs/>
              </w:rPr>
              <w:t>กดปุ่มให้ทำการ</w:t>
            </w:r>
            <w:r>
              <w:t xml:space="preserve"> Delete </w:t>
            </w:r>
            <w:r>
              <w:rPr>
                <w:rFonts w:hint="cs"/>
                <w:cs/>
              </w:rPr>
              <w:t xml:space="preserve">ข้อมูลของ </w:t>
            </w:r>
            <w:r>
              <w:t xml:space="preserve">Row </w:t>
            </w:r>
            <w:r>
              <w:rPr>
                <w:rFonts w:hint="cs"/>
                <w:cs/>
              </w:rPr>
              <w:t>นั้นๆ</w:t>
            </w:r>
          </w:p>
        </w:tc>
      </w:tr>
      <w:tr w:rsidRPr="008979A8" w:rsidR="002E6B49" w:rsidTr="008F4A78" w14:paraId="7D5A6B10" w14:textId="77777777">
        <w:trPr>
          <w:trHeight w:val="108"/>
        </w:trPr>
        <w:tc>
          <w:tcPr>
            <w:tcW w:w="925" w:type="pct"/>
          </w:tcPr>
          <w:p w:rsidR="002E6B49" w:rsidP="008F4A78" w:rsidRDefault="002E6B49" w14:paraId="44E83256" w14:textId="77777777">
            <w:r>
              <w:rPr>
                <w:rFonts w:hint="cs"/>
                <w:cs/>
              </w:rPr>
              <w:t xml:space="preserve">ปุ่ม </w:t>
            </w:r>
            <w:r>
              <w:rPr>
                <w:rFonts w:cs="Angsana New"/>
                <w:cs/>
              </w:rPr>
              <w:t>+</w:t>
            </w:r>
          </w:p>
        </w:tc>
        <w:tc>
          <w:tcPr>
            <w:tcW w:w="1059" w:type="pct"/>
          </w:tcPr>
          <w:p w:rsidR="002E6B49" w:rsidP="008F4A78" w:rsidRDefault="002E6B49" w14:paraId="1ADFE895" w14:textId="77777777">
            <w:r>
              <w:t>Button</w:t>
            </w:r>
          </w:p>
        </w:tc>
        <w:tc>
          <w:tcPr>
            <w:tcW w:w="3016" w:type="pct"/>
          </w:tcPr>
          <w:p w:rsidR="002E6B49" w:rsidP="008F4A78" w:rsidRDefault="002E6B49" w14:paraId="1AEA5FB8" w14:textId="77777777">
            <w:r>
              <w:t xml:space="preserve">Visible </w:t>
            </w:r>
            <w:r>
              <w:rPr>
                <w:rFonts w:hint="cs"/>
                <w:cs/>
              </w:rPr>
              <w:t xml:space="preserve">เมื่อ </w:t>
            </w:r>
            <w:r w:rsidRPr="00766CC1">
              <w:t>customerType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>”</w:t>
            </w:r>
          </w:p>
          <w:p w:rsidR="002E6B49" w:rsidP="008F4A78" w:rsidRDefault="002E6B49" w14:paraId="2C66C32D" w14:textId="77777777">
            <w:r>
              <w:rPr>
                <w:rFonts w:hint="cs"/>
                <w:cs/>
              </w:rPr>
              <w:t xml:space="preserve">เมื่อกดปุ่มให้ </w:t>
            </w:r>
            <w:r>
              <w:t>Visible Change Promotion Fee By Channel Detail Section</w:t>
            </w:r>
          </w:p>
        </w:tc>
      </w:tr>
      <w:tr w:rsidRPr="008979A8" w:rsidR="002E6B49" w:rsidTr="008F4A78" w14:paraId="399B89A7" w14:textId="77777777">
        <w:trPr>
          <w:trHeight w:val="108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2E6B49" w:rsidP="008F4A78" w:rsidRDefault="002E6B49" w14:paraId="10CA3D3A" w14:textId="77777777">
            <w:pPr>
              <w:pStyle w:val="HeaderTable"/>
            </w:pPr>
            <w:r>
              <w:t>End Change Promotion Fee By Channel Table Section</w:t>
            </w:r>
          </w:p>
        </w:tc>
      </w:tr>
      <w:tr w:rsidRPr="008979A8" w:rsidR="002E6B49" w:rsidTr="008F4A78" w14:paraId="599D897B" w14:textId="77777777">
        <w:trPr>
          <w:trHeight w:val="108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2E6B49" w:rsidP="008F4A78" w:rsidRDefault="002E6B49" w14:paraId="1EFC8C42" w14:textId="77777777">
            <w:pPr>
              <w:pStyle w:val="HeaderTable"/>
            </w:pPr>
            <w:r>
              <w:t>Change Promotion Fee By Channel Detail Section</w:t>
            </w:r>
          </w:p>
        </w:tc>
      </w:tr>
      <w:tr w:rsidRPr="008979A8" w:rsidR="002E6B49" w:rsidTr="008F4A78" w14:paraId="7BA9EFA2" w14:textId="77777777">
        <w:trPr>
          <w:trHeight w:val="108"/>
        </w:trPr>
        <w:tc>
          <w:tcPr>
            <w:tcW w:w="925" w:type="pct"/>
          </w:tcPr>
          <w:p w:rsidRPr="00F53026" w:rsidR="002E6B49" w:rsidP="008F4A78" w:rsidRDefault="002E6B49" w14:paraId="0BB014CB" w14:textId="77777777">
            <w:r>
              <w:t>c</w:t>
            </w:r>
            <w:r w:rsidRPr="00F53026">
              <w:t>hangePromotionChannel</w:t>
            </w:r>
          </w:p>
          <w:p w:rsidR="002E6B49" w:rsidP="008F4A78" w:rsidRDefault="002E6B49" w14:paraId="7D1A72CE" w14:textId="77777777"/>
        </w:tc>
        <w:tc>
          <w:tcPr>
            <w:tcW w:w="1059" w:type="pct"/>
          </w:tcPr>
          <w:p w:rsidR="002E6B49" w:rsidP="008F4A78" w:rsidRDefault="002E6B49" w14:paraId="7AB3387A" w14:textId="77777777">
            <w:r>
              <w:t>Drop Down List</w:t>
            </w:r>
          </w:p>
        </w:tc>
        <w:tc>
          <w:tcPr>
            <w:tcW w:w="3016" w:type="pct"/>
          </w:tcPr>
          <w:p w:rsidR="002E6B49" w:rsidP="008F4A78" w:rsidRDefault="002E6B49" w14:paraId="488A9309" w14:textId="77777777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5C1A63">
              <w:rPr>
                <w:rFonts w:cs="Angsana New"/>
                <w:color w:val="FF0000"/>
                <w:cs/>
              </w:rPr>
              <w:t>*</w:t>
            </w:r>
            <w:r w:rsidRPr="005C1A63">
              <w:rPr>
                <w:color w:val="FF0000"/>
              </w:rPr>
              <w:t>Change Promotion Channel</w:t>
            </w:r>
          </w:p>
          <w:p w:rsidR="002E6B49" w:rsidP="004E609B" w:rsidRDefault="002E6B49" w14:paraId="07379DB5" w14:textId="7F481623">
            <w:r>
              <w:t xml:space="preserve">List of Value </w:t>
            </w:r>
            <w:r>
              <w:rPr>
                <w:rFonts w:cs="Angsana New"/>
                <w:cs/>
              </w:rPr>
              <w:t xml:space="preserve">: </w:t>
            </w:r>
            <w:r w:rsidRPr="00AE3523">
              <w:rPr>
                <w:rFonts w:cs="Angsana New"/>
                <w:cs/>
              </w:rPr>
              <w:t>ดึง</w:t>
            </w:r>
            <w:r w:rsidRPr="001142BC">
              <w:rPr>
                <w:rFonts w:hint="cs"/>
                <w:cs/>
              </w:rPr>
              <w:t xml:space="preserve">ข้อมูล </w:t>
            </w:r>
            <w:r w:rsidR="004E609B">
              <w:t xml:space="preserve">DB </w:t>
            </w:r>
            <w:r w:rsidR="004E609B">
              <w:rPr>
                <w:rFonts w:hint="cs"/>
                <w:cs/>
              </w:rPr>
              <w:t xml:space="preserve">ที่ </w:t>
            </w:r>
            <w:r w:rsidRPr="00FE6A6E" w:rsidR="004E609B">
              <w:t>CHANGE_PROMOTION_CHANNEL_CONFIG</w:t>
            </w:r>
          </w:p>
        </w:tc>
      </w:tr>
      <w:tr w:rsidRPr="008979A8" w:rsidR="002E6B49" w:rsidTr="008F4A78" w14:paraId="05342C9A" w14:textId="77777777">
        <w:trPr>
          <w:trHeight w:val="108"/>
        </w:trPr>
        <w:tc>
          <w:tcPr>
            <w:tcW w:w="925" w:type="pct"/>
          </w:tcPr>
          <w:p w:rsidR="002E6B49" w:rsidP="008F4A78" w:rsidRDefault="002E6B49" w14:paraId="415B139C" w14:textId="77777777">
            <w:r>
              <w:t>f</w:t>
            </w:r>
            <w:r w:rsidRPr="00F53026">
              <w:t>eeExcludingVAT</w:t>
            </w:r>
          </w:p>
        </w:tc>
        <w:tc>
          <w:tcPr>
            <w:tcW w:w="1059" w:type="pct"/>
          </w:tcPr>
          <w:p w:rsidR="002E6B49" w:rsidP="008F4A78" w:rsidRDefault="00797A8D" w14:paraId="5E0C27F4" w14:textId="12418973">
            <w:r>
              <w:t xml:space="preserve">Text </w:t>
            </w:r>
            <w:r w:rsidR="002E6B49">
              <w:t>Box</w:t>
            </w:r>
          </w:p>
        </w:tc>
        <w:tc>
          <w:tcPr>
            <w:tcW w:w="3016" w:type="pct"/>
          </w:tcPr>
          <w:p w:rsidR="002E6B49" w:rsidP="008F4A78" w:rsidRDefault="002E6B49" w14:paraId="1365A525" w14:textId="77777777">
            <w:r w:rsidRPr="00F53026">
              <w:t>Label is</w:t>
            </w:r>
            <w:r w:rsidRPr="00F53026">
              <w:rPr>
                <w:rFonts w:cs="Angsana New"/>
                <w:cs/>
              </w:rPr>
              <w:t xml:space="preserve">: </w:t>
            </w:r>
            <w:r>
              <w:rPr>
                <w:rFonts w:cs="Angsana New"/>
                <w:color w:val="FF0000"/>
                <w:cs/>
              </w:rPr>
              <w:t>*</w:t>
            </w:r>
            <w:r>
              <w:rPr>
                <w:color w:val="FF0000"/>
              </w:rPr>
              <w:t>Fee</w:t>
            </w:r>
            <w:r w:rsidRPr="00C202E9">
              <w:rPr>
                <w:color w:val="FF0000"/>
              </w:rPr>
              <w:t xml:space="preserve"> Excluding  VAT </w:t>
            </w:r>
            <w:r w:rsidRPr="00F53026">
              <w:rPr>
                <w:rFonts w:cs="Angsana New"/>
                <w:cs/>
              </w:rPr>
              <w:t xml:space="preserve">….. </w:t>
            </w:r>
            <w:r w:rsidRPr="00F53026">
              <w:t>Baht</w:t>
            </w:r>
          </w:p>
          <w:p w:rsidR="002E6B49" w:rsidP="008F4A78" w:rsidRDefault="002E6B49" w14:paraId="157F7B0C" w14:textId="77777777">
            <w:r>
              <w:rPr>
                <w:rFonts w:hint="cs"/>
                <w:cs/>
              </w:rPr>
              <w:t xml:space="preserve">เมื่อ </w:t>
            </w:r>
            <w:r>
              <w:t xml:space="preserve">User </w:t>
            </w:r>
            <w:r>
              <w:rPr>
                <w:rFonts w:hint="cs"/>
                <w:cs/>
              </w:rPr>
              <w:t xml:space="preserve">กรอกข้อมูลที่ </w:t>
            </w:r>
            <w:r>
              <w:t xml:space="preserve">Field </w:t>
            </w:r>
            <w:r>
              <w:rPr>
                <w:rFonts w:hint="cs"/>
                <w:cs/>
              </w:rPr>
              <w:t>นี้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และ </w:t>
            </w:r>
            <w:r>
              <w:t>feeIncluding</w:t>
            </w:r>
            <w:r w:rsidRPr="001624DE">
              <w:t>VAT</w:t>
            </w:r>
            <w:r>
              <w:rPr>
                <w:rFonts w:hint="cs"/>
                <w:cs/>
              </w:rPr>
              <w:t xml:space="preserve"> มีค่าเป็นค่าว่างให้ระบบทำการคำนวนค่า </w:t>
            </w:r>
            <w:r>
              <w:t>feeIncluding</w:t>
            </w:r>
            <w:r w:rsidRPr="001624DE">
              <w:t>VAT</w:t>
            </w:r>
            <w:r>
              <w:rPr>
                <w:rFonts w:hint="cs"/>
                <w:cs/>
              </w:rPr>
              <w:t xml:space="preserve"> ตามสูตรดังนี้</w:t>
            </w:r>
            <w:r>
              <w:t xml:space="preserve"> feeExcluding</w:t>
            </w:r>
            <w:r w:rsidRPr="001624DE">
              <w:t>VAT</w:t>
            </w:r>
            <w:r>
              <w:rPr>
                <w:rFonts w:cs="Angsana New"/>
                <w:cs/>
              </w:rPr>
              <w:t xml:space="preserve"> * </w:t>
            </w:r>
            <w:r>
              <w:t xml:space="preserve">VAT </w:t>
            </w:r>
            <w:r>
              <w:rPr>
                <w:rFonts w:hint="cs"/>
                <w:cs/>
              </w:rPr>
              <w:t xml:space="preserve">และจะต้องปัดทศนิยมให้เหลือแค่ </w:t>
            </w:r>
            <w:r>
              <w:t xml:space="preserve">2 </w:t>
            </w:r>
            <w:r>
              <w:rPr>
                <w:rFonts w:hint="cs"/>
                <w:cs/>
              </w:rPr>
              <w:t>ตำแหน่งตามหลักคณิตศาสตร์</w:t>
            </w:r>
          </w:p>
          <w:p w:rsidR="00797A8D" w:rsidP="008F4A78" w:rsidRDefault="00797A8D" w14:paraId="59CB1421" w14:textId="70E1D3D4">
            <w:pPr>
              <w:rPr>
                <w:cs/>
              </w:rPr>
            </w:pPr>
            <w:r>
              <w:t xml:space="preserve">Max Length </w:t>
            </w:r>
            <w:r>
              <w:rPr>
                <w:rFonts w:cs="Angsana New"/>
                <w:cs/>
              </w:rPr>
              <w:t xml:space="preserve">: </w:t>
            </w:r>
            <w:r>
              <w:t xml:space="preserve">13 </w:t>
            </w:r>
            <w:r>
              <w:rPr>
                <w:rFonts w:hint="cs"/>
                <w:cs/>
              </w:rPr>
              <w:t>ตัวอักษร</w:t>
            </w:r>
          </w:p>
          <w:p w:rsidR="00797A8D" w:rsidP="008F4A78" w:rsidRDefault="00797A8D" w14:paraId="3D7D2654" w14:textId="2CF54E56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ใส่ได้เฉพาะตัวเลขและจุดทศนิยมเท่านั้น</w:t>
            </w:r>
          </w:p>
        </w:tc>
      </w:tr>
      <w:tr w:rsidRPr="008979A8" w:rsidR="002E6B49" w:rsidTr="008F4A78" w14:paraId="02B2926E" w14:textId="77777777">
        <w:trPr>
          <w:trHeight w:val="108"/>
        </w:trPr>
        <w:tc>
          <w:tcPr>
            <w:tcW w:w="925" w:type="pct"/>
          </w:tcPr>
          <w:p w:rsidR="002E6B49" w:rsidP="008F4A78" w:rsidRDefault="002E6B49" w14:paraId="3D9FB962" w14:textId="7A3C9F91">
            <w:r>
              <w:t>f</w:t>
            </w:r>
            <w:r w:rsidRPr="00F53026">
              <w:t>eeIncludingVAT</w:t>
            </w:r>
          </w:p>
        </w:tc>
        <w:tc>
          <w:tcPr>
            <w:tcW w:w="1059" w:type="pct"/>
          </w:tcPr>
          <w:p w:rsidR="002E6B49" w:rsidP="008F4A78" w:rsidRDefault="00797A8D" w14:paraId="3397A93D" w14:textId="7742C496">
            <w:r>
              <w:t xml:space="preserve">Text </w:t>
            </w:r>
            <w:r w:rsidR="002E6B49">
              <w:t>Box</w:t>
            </w:r>
          </w:p>
        </w:tc>
        <w:tc>
          <w:tcPr>
            <w:tcW w:w="3016" w:type="pct"/>
          </w:tcPr>
          <w:p w:rsidR="002E6B49" w:rsidP="008F4A78" w:rsidRDefault="002E6B49" w14:paraId="5C444B52" w14:textId="77777777">
            <w:r w:rsidRPr="00F53026">
              <w:t>Label is</w:t>
            </w:r>
            <w:r w:rsidRPr="00F53026">
              <w:rPr>
                <w:rFonts w:cs="Angsana New"/>
                <w:cs/>
              </w:rPr>
              <w:t xml:space="preserve">: </w:t>
            </w:r>
            <w:r>
              <w:rPr>
                <w:rFonts w:cs="Angsana New"/>
                <w:color w:val="FF0000"/>
                <w:cs/>
              </w:rPr>
              <w:t>*</w:t>
            </w:r>
            <w:r>
              <w:rPr>
                <w:color w:val="FF0000"/>
              </w:rPr>
              <w:t>Fee</w:t>
            </w:r>
            <w:r w:rsidRPr="00C202E9">
              <w:rPr>
                <w:color w:val="FF0000"/>
              </w:rPr>
              <w:t xml:space="preserve"> Including  VAT</w:t>
            </w:r>
            <w:r w:rsidRPr="00C202E9">
              <w:rPr>
                <w:rFonts w:cs="Angsana New"/>
                <w:color w:val="FF0000"/>
                <w:cs/>
              </w:rPr>
              <w:t xml:space="preserve"> </w:t>
            </w:r>
            <w:r w:rsidRPr="00F53026">
              <w:rPr>
                <w:rFonts w:cs="Angsana New"/>
                <w:cs/>
              </w:rPr>
              <w:t xml:space="preserve">….. </w:t>
            </w:r>
            <w:r w:rsidRPr="00F53026">
              <w:t>Baht</w:t>
            </w:r>
          </w:p>
          <w:p w:rsidR="002E6B49" w:rsidP="008F4A78" w:rsidRDefault="002E6B49" w14:paraId="1F756327" w14:textId="77777777">
            <w:r>
              <w:rPr>
                <w:rFonts w:hint="cs"/>
                <w:cs/>
              </w:rPr>
              <w:t xml:space="preserve">เมื่อ </w:t>
            </w:r>
            <w:r>
              <w:t xml:space="preserve">User </w:t>
            </w:r>
            <w:r>
              <w:rPr>
                <w:rFonts w:hint="cs"/>
                <w:cs/>
              </w:rPr>
              <w:t xml:space="preserve">กรอกข้อมูลที่ </w:t>
            </w:r>
            <w:r>
              <w:t xml:space="preserve">Field </w:t>
            </w:r>
            <w:r>
              <w:rPr>
                <w:rFonts w:hint="cs"/>
                <w:cs/>
              </w:rPr>
              <w:t>นี้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และ </w:t>
            </w:r>
            <w:r>
              <w:t>feeExcluding</w:t>
            </w:r>
            <w:r w:rsidRPr="001624DE">
              <w:t>VAT</w:t>
            </w:r>
            <w:r>
              <w:rPr>
                <w:rFonts w:hint="cs"/>
                <w:cs/>
              </w:rPr>
              <w:t xml:space="preserve"> มีค่าเป็นค่าว่างให้ระบบทำการคำนวนค่า </w:t>
            </w:r>
            <w:r>
              <w:t>feeExcluding</w:t>
            </w:r>
            <w:r w:rsidRPr="001624DE">
              <w:t>VAT</w:t>
            </w:r>
            <w:r>
              <w:rPr>
                <w:rFonts w:hint="cs"/>
                <w:cs/>
              </w:rPr>
              <w:t xml:space="preserve"> ตามสูตรดังนี้</w:t>
            </w:r>
            <w:r>
              <w:t xml:space="preserve"> feeIncluding</w:t>
            </w:r>
            <w:r w:rsidRPr="001624DE">
              <w:t>VAT</w:t>
            </w:r>
            <w:r>
              <w:rPr>
                <w:rFonts w:cs="Angsana New"/>
                <w:cs/>
              </w:rPr>
              <w:t xml:space="preserve"> / </w:t>
            </w:r>
            <w:r>
              <w:t xml:space="preserve">VAT </w:t>
            </w:r>
            <w:r>
              <w:rPr>
                <w:rFonts w:hint="cs"/>
                <w:cs/>
              </w:rPr>
              <w:t xml:space="preserve">และจะต้องปัดทศนิยมให้เหลือแค่ </w:t>
            </w:r>
            <w:r>
              <w:t xml:space="preserve">2 </w:t>
            </w:r>
            <w:r>
              <w:rPr>
                <w:rFonts w:hint="cs"/>
                <w:cs/>
              </w:rPr>
              <w:t>ตำแหน่งตามหลักคณิตศาสตร์</w:t>
            </w:r>
          </w:p>
          <w:p w:rsidR="00797A8D" w:rsidP="00797A8D" w:rsidRDefault="00797A8D" w14:paraId="75698C62" w14:textId="77777777">
            <w:pPr>
              <w:rPr>
                <w:cs/>
              </w:rPr>
            </w:pPr>
            <w:r>
              <w:t xml:space="preserve">Max Length </w:t>
            </w:r>
            <w:r>
              <w:rPr>
                <w:rFonts w:cs="Angsana New"/>
                <w:cs/>
              </w:rPr>
              <w:t xml:space="preserve">: </w:t>
            </w:r>
            <w:r>
              <w:t xml:space="preserve">13 </w:t>
            </w:r>
            <w:r>
              <w:rPr>
                <w:rFonts w:hint="cs"/>
                <w:cs/>
              </w:rPr>
              <w:t>ตัวอักษร</w:t>
            </w:r>
          </w:p>
          <w:p w:rsidR="00797A8D" w:rsidP="00797A8D" w:rsidRDefault="00797A8D" w14:paraId="430A718A" w14:textId="6D3B74CC">
            <w:r>
              <w:rPr>
                <w:rFonts w:hint="cs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ใส่ได้เฉพาะตัวเลขและจุดทศนิยมเท่านั้น</w:t>
            </w:r>
          </w:p>
        </w:tc>
      </w:tr>
      <w:tr w:rsidRPr="008979A8" w:rsidR="002E6B49" w:rsidTr="008F4A78" w14:paraId="55E9443F" w14:textId="77777777">
        <w:trPr>
          <w:trHeight w:val="108"/>
        </w:trPr>
        <w:tc>
          <w:tcPr>
            <w:tcW w:w="925" w:type="pct"/>
          </w:tcPr>
          <w:p w:rsidR="002E6B49" w:rsidP="008F4A78" w:rsidRDefault="002E6B49" w14:paraId="17A82A87" w14:textId="77777777">
            <w:r w:rsidRPr="008979A8">
              <w:rPr>
                <w:cs/>
              </w:rPr>
              <w:t xml:space="preserve">ปุ่ม </w:t>
            </w:r>
            <w:r w:rsidRPr="008979A8">
              <w:t>Add</w:t>
            </w:r>
          </w:p>
        </w:tc>
        <w:tc>
          <w:tcPr>
            <w:tcW w:w="1059" w:type="pct"/>
          </w:tcPr>
          <w:p w:rsidR="002E6B49" w:rsidP="008F4A78" w:rsidRDefault="002E6B49" w14:paraId="29744919" w14:textId="77777777">
            <w:r w:rsidRPr="008979A8">
              <w:t>Button</w:t>
            </w:r>
          </w:p>
        </w:tc>
        <w:tc>
          <w:tcPr>
            <w:tcW w:w="3016" w:type="pct"/>
          </w:tcPr>
          <w:p w:rsidR="002E6B49" w:rsidP="008F4A78" w:rsidRDefault="002E6B49" w14:paraId="6D251C92" w14:textId="77777777">
            <w:pPr>
              <w:rPr>
                <w:b/>
                <w:bCs/>
              </w:rPr>
            </w:pPr>
            <w:r w:rsidRPr="0086462C">
              <w:t>Visible</w:t>
            </w:r>
            <w:r w:rsidRPr="008979A8">
              <w:rPr>
                <w:rFonts w:cs="Angsana New"/>
                <w:b/>
                <w:bCs/>
                <w:cs/>
              </w:rPr>
              <w:t xml:space="preserve"> </w:t>
            </w:r>
            <w:r w:rsidRPr="008979A8">
              <w:rPr>
                <w:cs/>
              </w:rPr>
              <w:t>เมื่อมี</w:t>
            </w:r>
            <w:r w:rsidRPr="008979A8">
              <w:rPr>
                <w:b/>
                <w:bCs/>
                <w:cs/>
              </w:rPr>
              <w:t xml:space="preserve"> </w:t>
            </w:r>
            <w:r w:rsidRPr="0086462C">
              <w:t>Event</w:t>
            </w:r>
            <w:r w:rsidRPr="008979A8">
              <w:rPr>
                <w:rFonts w:cs="Angsana New"/>
                <w:b/>
                <w:bCs/>
                <w:cs/>
              </w:rPr>
              <w:t xml:space="preserve"> </w:t>
            </w:r>
            <w:r w:rsidRPr="008979A8">
              <w:rPr>
                <w:cs/>
              </w:rPr>
              <w:t>มาจาก</w:t>
            </w:r>
            <w:r w:rsidRPr="008979A8">
              <w:rPr>
                <w:b/>
                <w:bCs/>
                <w:cs/>
              </w:rPr>
              <w:t xml:space="preserve"> </w:t>
            </w:r>
            <w:r>
              <w:t xml:space="preserve">Change Promotion Fee By Channel Table </w:t>
            </w:r>
            <w:r w:rsidRPr="008979A8">
              <w:rPr>
                <w:cs/>
              </w:rPr>
              <w:t>เป็น</w:t>
            </w:r>
            <w:r w:rsidRPr="008979A8">
              <w:rPr>
                <w:b/>
                <w:bCs/>
                <w:cs/>
              </w:rPr>
              <w:t xml:space="preserve"> </w:t>
            </w:r>
            <w:r w:rsidRPr="0086462C">
              <w:rPr>
                <w:rFonts w:cs="Angsana New"/>
                <w:cs/>
              </w:rPr>
              <w:t>“</w:t>
            </w:r>
            <w:r w:rsidRPr="0086462C">
              <w:t>Add</w:t>
            </w:r>
            <w:r w:rsidRPr="0086462C">
              <w:rPr>
                <w:rFonts w:cs="Angsana New"/>
                <w:cs/>
              </w:rPr>
              <w:t>”</w:t>
            </w:r>
          </w:p>
          <w:p w:rsidR="002E6B49" w:rsidP="008F4A78" w:rsidRDefault="002E6B49" w14:paraId="43C5FABC" w14:textId="77777777">
            <w:r>
              <w:rPr>
                <w:rFonts w:hint="cs"/>
                <w:cs/>
              </w:rPr>
              <w:t>เมื่อกดปุ่ม</w:t>
            </w:r>
          </w:p>
          <w:p w:rsidR="002E6B49" w:rsidP="002E6B49" w:rsidRDefault="002E6B49" w14:paraId="1D30D524" w14:textId="77777777">
            <w:pPr>
              <w:pStyle w:val="ListParagraph"/>
              <w:numPr>
                <w:ilvl w:val="0"/>
                <w:numId w:val="15"/>
              </w:numPr>
              <w:spacing w:after="160" w:line="259" w:lineRule="auto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Validate </w:t>
            </w:r>
            <w:r>
              <w:rPr>
                <w:rFonts w:hint="cs" w:cs="Angsana New"/>
                <w:cs/>
              </w:rPr>
              <w:t xml:space="preserve">ข้อมูลใน </w:t>
            </w:r>
            <w:r>
              <w:t xml:space="preserve">Section </w:t>
            </w:r>
            <w:r>
              <w:rPr>
                <w:rFonts w:hint="cs"/>
                <w:cs/>
              </w:rPr>
              <w:t>นี้</w:t>
            </w:r>
          </w:p>
          <w:p w:rsidRPr="00820FF2" w:rsidR="002E6B49" w:rsidP="002E6B49" w:rsidRDefault="002E6B49" w14:paraId="756D8D8F" w14:textId="77777777">
            <w:pPr>
              <w:pStyle w:val="ListParagraph"/>
              <w:numPr>
                <w:ilvl w:val="0"/>
                <w:numId w:val="15"/>
              </w:numPr>
              <w:spacing w:after="160" w:line="259" w:lineRule="auto"/>
              <w:rPr>
                <w:bCs/>
              </w:rPr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Add </w:t>
            </w:r>
            <w:r>
              <w:rPr>
                <w:rFonts w:hint="cs" w:cs="Angsana New"/>
                <w:cs/>
              </w:rPr>
              <w:t xml:space="preserve">ข้อมูลลงในส่วนของ </w:t>
            </w:r>
            <w:r>
              <w:t>Table Section</w:t>
            </w:r>
          </w:p>
          <w:p w:rsidRPr="00820FF2" w:rsidR="002E6B49" w:rsidP="002E6B49" w:rsidRDefault="002E6B49" w14:paraId="06DC8BBB" w14:textId="77777777">
            <w:pPr>
              <w:pStyle w:val="ListParagraph"/>
              <w:numPr>
                <w:ilvl w:val="0"/>
                <w:numId w:val="15"/>
              </w:numPr>
              <w:spacing w:after="160" w:line="259" w:lineRule="auto"/>
              <w:rPr>
                <w:bCs/>
              </w:rPr>
            </w:pPr>
            <w:r w:rsidRPr="00257C21">
              <w:rPr>
                <w:rFonts w:hint="cs"/>
                <w:cs/>
              </w:rPr>
              <w:t>ให้ทำการเคลียร์ค่า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Invisible Section </w:t>
            </w:r>
            <w:r>
              <w:rPr>
                <w:rFonts w:hint="cs" w:cs="Angsana New"/>
                <w:cs/>
              </w:rPr>
              <w:t>นี้</w:t>
            </w:r>
          </w:p>
        </w:tc>
      </w:tr>
      <w:tr w:rsidRPr="008979A8" w:rsidR="002E6B49" w:rsidTr="008F4A78" w14:paraId="628CED6C" w14:textId="77777777">
        <w:trPr>
          <w:trHeight w:val="108"/>
        </w:trPr>
        <w:tc>
          <w:tcPr>
            <w:tcW w:w="925" w:type="pct"/>
          </w:tcPr>
          <w:p w:rsidR="002E6B49" w:rsidP="008F4A78" w:rsidRDefault="002E6B49" w14:paraId="70EC1161" w14:textId="77777777">
            <w:r w:rsidRPr="008979A8">
              <w:rPr>
                <w:cs/>
              </w:rPr>
              <w:t xml:space="preserve">ปุ่ม </w:t>
            </w:r>
            <w:r w:rsidRPr="008979A8">
              <w:t>Update</w:t>
            </w:r>
          </w:p>
        </w:tc>
        <w:tc>
          <w:tcPr>
            <w:tcW w:w="1059" w:type="pct"/>
          </w:tcPr>
          <w:p w:rsidR="002E6B49" w:rsidP="008F4A78" w:rsidRDefault="002E6B49" w14:paraId="2B63B70B" w14:textId="77777777">
            <w:r w:rsidRPr="008979A8">
              <w:t>Button</w:t>
            </w:r>
          </w:p>
        </w:tc>
        <w:tc>
          <w:tcPr>
            <w:tcW w:w="3016" w:type="pct"/>
          </w:tcPr>
          <w:p w:rsidR="002E6B49" w:rsidP="008F4A78" w:rsidRDefault="002E6B49" w14:paraId="2B71DDC4" w14:textId="77777777">
            <w:pPr>
              <w:rPr>
                <w:b/>
                <w:bCs/>
              </w:rPr>
            </w:pPr>
            <w:r w:rsidRPr="00842117">
              <w:t>Visible</w:t>
            </w:r>
            <w:r w:rsidRPr="008979A8">
              <w:rPr>
                <w:rFonts w:cs="Angsana New"/>
                <w:b/>
                <w:bCs/>
                <w:cs/>
              </w:rPr>
              <w:t xml:space="preserve"> </w:t>
            </w:r>
            <w:r w:rsidRPr="008979A8">
              <w:rPr>
                <w:cs/>
              </w:rPr>
              <w:t>เมื่อมี</w:t>
            </w:r>
            <w:r w:rsidRPr="008979A8">
              <w:rPr>
                <w:b/>
                <w:bCs/>
                <w:cs/>
              </w:rPr>
              <w:t xml:space="preserve"> </w:t>
            </w:r>
            <w:r w:rsidRPr="00842117">
              <w:t>Event</w:t>
            </w:r>
            <w:r w:rsidRPr="008979A8">
              <w:rPr>
                <w:rFonts w:cs="Angsana New"/>
                <w:b/>
                <w:bCs/>
                <w:cs/>
              </w:rPr>
              <w:t xml:space="preserve"> </w:t>
            </w:r>
            <w:r w:rsidRPr="008979A8">
              <w:rPr>
                <w:cs/>
              </w:rPr>
              <w:t>มาจาก</w:t>
            </w:r>
            <w:r w:rsidRPr="008979A8">
              <w:rPr>
                <w:b/>
                <w:bCs/>
                <w:cs/>
              </w:rPr>
              <w:t xml:space="preserve"> </w:t>
            </w:r>
            <w:r>
              <w:t>Change Promotion Fee By Channel Table</w:t>
            </w:r>
            <w:r w:rsidRPr="008979A8">
              <w:rPr>
                <w:cs/>
              </w:rPr>
              <w:t xml:space="preserve"> เป็น</w:t>
            </w:r>
            <w:r w:rsidRPr="008979A8">
              <w:rPr>
                <w:b/>
                <w:bCs/>
                <w:cs/>
              </w:rPr>
              <w:t xml:space="preserve"> </w:t>
            </w:r>
            <w:r w:rsidRPr="00842117">
              <w:rPr>
                <w:rFonts w:cs="Angsana New"/>
                <w:cs/>
              </w:rPr>
              <w:t>“</w:t>
            </w:r>
            <w:r>
              <w:t>Edit</w:t>
            </w:r>
            <w:r w:rsidRPr="00842117">
              <w:rPr>
                <w:rFonts w:cs="Angsana New"/>
                <w:cs/>
              </w:rPr>
              <w:t>”</w:t>
            </w:r>
          </w:p>
          <w:p w:rsidR="002E6B49" w:rsidP="008F4A78" w:rsidRDefault="002E6B49" w14:paraId="4A556798" w14:textId="77777777">
            <w:r>
              <w:rPr>
                <w:rFonts w:hint="cs"/>
                <w:cs/>
              </w:rPr>
              <w:t>เมื่อกดปุ่ม</w:t>
            </w:r>
          </w:p>
          <w:p w:rsidR="002E6B49" w:rsidP="002E6B49" w:rsidRDefault="002E6B49" w14:paraId="4973FF52" w14:textId="77777777">
            <w:pPr>
              <w:pStyle w:val="ListParagraph"/>
              <w:numPr>
                <w:ilvl w:val="0"/>
                <w:numId w:val="142"/>
              </w:numPr>
              <w:spacing w:after="160" w:line="259" w:lineRule="auto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Validate </w:t>
            </w:r>
            <w:r>
              <w:rPr>
                <w:rFonts w:hint="cs" w:cs="Angsana New"/>
                <w:cs/>
              </w:rPr>
              <w:t xml:space="preserve">ข้อมูลใน </w:t>
            </w:r>
            <w:r>
              <w:t xml:space="preserve">Section </w:t>
            </w:r>
            <w:r>
              <w:rPr>
                <w:rFonts w:hint="cs"/>
                <w:cs/>
              </w:rPr>
              <w:t>นี้</w:t>
            </w:r>
          </w:p>
          <w:p w:rsidRPr="00820FF2" w:rsidR="002E6B49" w:rsidP="002E6B49" w:rsidRDefault="002E6B49" w14:paraId="0216C31C" w14:textId="77777777">
            <w:pPr>
              <w:pStyle w:val="ListParagraph"/>
              <w:numPr>
                <w:ilvl w:val="0"/>
                <w:numId w:val="142"/>
              </w:numPr>
              <w:spacing w:after="160" w:line="259" w:lineRule="auto"/>
              <w:rPr>
                <w:bCs/>
              </w:rPr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Update </w:t>
            </w:r>
            <w:r>
              <w:rPr>
                <w:rFonts w:hint="cs" w:cs="Angsana New"/>
                <w:cs/>
              </w:rPr>
              <w:t xml:space="preserve">ข้อมูลลงในส่วนของ </w:t>
            </w:r>
            <w:r>
              <w:t xml:space="preserve">Table </w:t>
            </w:r>
            <w:r>
              <w:rPr>
                <w:rFonts w:cs="CordiaUPC"/>
              </w:rPr>
              <w:t>Section</w:t>
            </w:r>
          </w:p>
          <w:p w:rsidRPr="00820FF2" w:rsidR="002E6B49" w:rsidP="002E6B49" w:rsidRDefault="002E6B49" w14:paraId="3E47C63D" w14:textId="77777777">
            <w:pPr>
              <w:pStyle w:val="ListParagraph"/>
              <w:numPr>
                <w:ilvl w:val="0"/>
                <w:numId w:val="142"/>
              </w:numPr>
              <w:spacing w:after="160" w:line="259" w:lineRule="auto"/>
              <w:rPr>
                <w:bCs/>
              </w:rPr>
            </w:pPr>
            <w:r w:rsidRPr="00257C21">
              <w:rPr>
                <w:rFonts w:hint="cs"/>
                <w:cs/>
              </w:rPr>
              <w:t>ให้ทำการเคลียร์ค่าและ</w:t>
            </w:r>
            <w:r w:rsidRPr="00257C21">
              <w:t xml:space="preserve"> Invisible</w:t>
            </w:r>
            <w:r w:rsidRPr="00CA60AD">
              <w:rPr>
                <w:szCs w:val="36"/>
              </w:rPr>
              <w:t xml:space="preserve"> Section</w:t>
            </w:r>
            <w:r w:rsidRPr="00820FF2">
              <w:rPr>
                <w:rFonts w:cs="Angsana New"/>
                <w:cs/>
              </w:rPr>
              <w:t xml:space="preserve"> </w:t>
            </w:r>
            <w:r w:rsidRPr="00820FF2">
              <w:rPr>
                <w:rFonts w:cs="Angsana New"/>
                <w:sz w:val="22"/>
                <w:cs/>
              </w:rPr>
              <w:t>นี้</w:t>
            </w:r>
          </w:p>
        </w:tc>
      </w:tr>
      <w:tr w:rsidRPr="008979A8" w:rsidR="002E6B49" w:rsidTr="008F4A78" w14:paraId="3AC924F5" w14:textId="77777777">
        <w:trPr>
          <w:trHeight w:val="108"/>
        </w:trPr>
        <w:tc>
          <w:tcPr>
            <w:tcW w:w="925" w:type="pct"/>
          </w:tcPr>
          <w:p w:rsidR="002E6B49" w:rsidP="008F4A78" w:rsidRDefault="002E6B49" w14:paraId="537D4237" w14:textId="77777777">
            <w:r>
              <w:rPr>
                <w:rFonts w:hint="cs"/>
                <w:cs/>
              </w:rPr>
              <w:t xml:space="preserve">ปุ่ม </w:t>
            </w:r>
            <w:r>
              <w:t>Cancel</w:t>
            </w:r>
          </w:p>
        </w:tc>
        <w:tc>
          <w:tcPr>
            <w:tcW w:w="1059" w:type="pct"/>
          </w:tcPr>
          <w:p w:rsidR="002E6B49" w:rsidP="008F4A78" w:rsidRDefault="002E6B49" w14:paraId="07622D19" w14:textId="77777777">
            <w:r>
              <w:t>Button</w:t>
            </w:r>
          </w:p>
        </w:tc>
        <w:tc>
          <w:tcPr>
            <w:tcW w:w="3016" w:type="pct"/>
          </w:tcPr>
          <w:p w:rsidRPr="00F53026" w:rsidR="002E6B49" w:rsidP="008F4A78" w:rsidRDefault="002E6B49" w14:paraId="5C68C7E3" w14:textId="77777777">
            <w:r>
              <w:rPr>
                <w:rFonts w:hint="cs"/>
                <w:cs/>
              </w:rPr>
              <w:t>เมื่อกดปุ่ม</w:t>
            </w:r>
            <w:r w:rsidRPr="00257C21">
              <w:rPr>
                <w:rFonts w:hint="cs"/>
                <w:cs/>
              </w:rPr>
              <w:t>ให้ทำการเคลียร์ค่าและ</w:t>
            </w:r>
            <w:r w:rsidRPr="00257C21">
              <w:t xml:space="preserve"> Invisible</w:t>
            </w:r>
            <w:r>
              <w:rPr>
                <w:szCs w:val="36"/>
              </w:rPr>
              <w:t xml:space="preserve"> Section</w:t>
            </w:r>
            <w:r>
              <w:rPr>
                <w:rFonts w:hint="cs"/>
                <w:szCs w:val="36"/>
                <w:cs/>
              </w:rPr>
              <w:t xml:space="preserve"> </w:t>
            </w:r>
            <w:r w:rsidRPr="00820FF2">
              <w:rPr>
                <w:rFonts w:cs="Angsana New"/>
                <w:sz w:val="22"/>
                <w:cs/>
              </w:rPr>
              <w:t>นี้</w:t>
            </w:r>
          </w:p>
        </w:tc>
      </w:tr>
      <w:tr w:rsidRPr="008979A8" w:rsidR="002E6B49" w:rsidTr="008F4A78" w14:paraId="5C829375" w14:textId="77777777">
        <w:trPr>
          <w:trHeight w:val="108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2E6B49" w:rsidP="008F4A78" w:rsidRDefault="002E6B49" w14:paraId="519BAE82" w14:textId="77777777">
            <w:pPr>
              <w:pStyle w:val="HeaderTable"/>
            </w:pPr>
            <w:r>
              <w:t>End Change Promotion Fee By Channel Detail Section</w:t>
            </w:r>
          </w:p>
        </w:tc>
      </w:tr>
      <w:tr w:rsidRPr="008979A8" w:rsidR="002E6B49" w:rsidTr="008F4A78" w14:paraId="2E7C9DFA" w14:textId="77777777">
        <w:trPr>
          <w:trHeight w:val="108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2E6B49" w:rsidP="008F4A78" w:rsidRDefault="002E6B49" w14:paraId="185FCE5E" w14:textId="77777777">
            <w:pPr>
              <w:pStyle w:val="HeaderTable"/>
            </w:pPr>
            <w:r>
              <w:t xml:space="preserve">End </w:t>
            </w:r>
            <w:r w:rsidRPr="0029544C">
              <w:t>Change Promotion Fee</w:t>
            </w:r>
            <w:r>
              <w:t xml:space="preserve"> Detail Section</w:t>
            </w:r>
          </w:p>
        </w:tc>
      </w:tr>
      <w:tr w:rsidRPr="008979A8" w:rsidR="002E6B49" w:rsidTr="008F4A78" w14:paraId="15D9E7E8" w14:textId="77777777">
        <w:trPr>
          <w:trHeight w:val="108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2E6B49" w:rsidP="008F4A78" w:rsidRDefault="002E6B49" w14:paraId="7DC551A3" w14:textId="77777777">
            <w:pPr>
              <w:pStyle w:val="HeaderTable"/>
            </w:pPr>
            <w:r>
              <w:t xml:space="preserve">End </w:t>
            </w:r>
            <w:r w:rsidRPr="0029544C">
              <w:t>Change Promotion Fee</w:t>
            </w:r>
            <w:r>
              <w:t xml:space="preserve"> Section</w:t>
            </w:r>
          </w:p>
        </w:tc>
      </w:tr>
    </w:tbl>
    <w:p w:rsidR="002E6B49" w:rsidP="002E6B49" w:rsidRDefault="002E6B49" w14:paraId="63A27556" w14:textId="77777777">
      <w:pPr>
        <w:pStyle w:val="Heading3"/>
        <w:numPr>
          <w:ilvl w:val="0"/>
          <w:numId w:val="143"/>
        </w:numPr>
        <w:rPr>
          <w:rFonts w:ascii="CordiaUPC" w:hAnsi="CordiaUPC" w:cs="CordiaUPC"/>
          <w:sz w:val="32"/>
          <w:szCs w:val="32"/>
        </w:rPr>
      </w:pPr>
      <w:r w:rsidRPr="008979A8">
        <w:rPr>
          <w:rFonts w:ascii="CordiaUPC" w:hAnsi="CordiaUPC" w:cs="CordiaUPC"/>
          <w:sz w:val="32"/>
          <w:szCs w:val="32"/>
        </w:rPr>
        <w:t>Script Validation</w:t>
      </w:r>
    </w:p>
    <w:tbl>
      <w:tblPr>
        <w:tblW w:w="4938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385"/>
        <w:gridCol w:w="2896"/>
        <w:gridCol w:w="3314"/>
        <w:gridCol w:w="1309"/>
      </w:tblGrid>
      <w:tr w:rsidRPr="008979A8" w:rsidR="002E6B49" w:rsidTr="00217AB3" w14:paraId="6024AB67" w14:textId="77777777">
        <w:trPr>
          <w:cantSplit/>
          <w:tblHeader/>
        </w:trPr>
        <w:tc>
          <w:tcPr>
            <w:tcW w:w="778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2E6B49" w:rsidP="008F4A78" w:rsidRDefault="002E6B49" w14:paraId="6A7C5E13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Error Code</w:t>
            </w:r>
          </w:p>
        </w:tc>
        <w:tc>
          <w:tcPr>
            <w:tcW w:w="1626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2E6B49" w:rsidP="008F4A78" w:rsidRDefault="002E6B49" w14:paraId="4031E614" w14:textId="77777777">
            <w:pPr>
              <w:rPr>
                <w:rFonts w:cs="CordiaUPC"/>
                <w:b/>
                <w:bCs/>
              </w:rPr>
            </w:pPr>
            <w:r>
              <w:rPr>
                <w:rFonts w:cs="CordiaUPC"/>
                <w:b/>
                <w:bCs/>
              </w:rPr>
              <w:t xml:space="preserve">Error Message </w:t>
            </w:r>
          </w:p>
        </w:tc>
        <w:tc>
          <w:tcPr>
            <w:tcW w:w="1861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2E6B49" w:rsidP="008F4A78" w:rsidRDefault="002E6B49" w14:paraId="55546BAD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Logic</w:t>
            </w:r>
          </w:p>
        </w:tc>
        <w:tc>
          <w:tcPr>
            <w:tcW w:w="735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2E6B49" w:rsidP="008F4A78" w:rsidRDefault="002E6B49" w14:paraId="22B3A098" w14:textId="77777777">
            <w:pPr>
              <w:rPr>
                <w:rFonts w:cs="CordiaUPC"/>
                <w:b/>
                <w:bCs/>
              </w:rPr>
            </w:pPr>
            <w:r>
              <w:rPr>
                <w:rFonts w:cs="CordiaUPC"/>
                <w:b/>
                <w:bCs/>
              </w:rPr>
              <w:t>Submit Call</w:t>
            </w:r>
          </w:p>
        </w:tc>
      </w:tr>
      <w:tr w:rsidR="002E6B49" w:rsidTr="00217AB3" w14:paraId="28EA2BEF" w14:textId="77777777">
        <w:tc>
          <w:tcPr>
            <w:tcW w:w="778" w:type="pct"/>
          </w:tcPr>
          <w:p w:rsidRPr="000C4DB8" w:rsidR="002E6B49" w:rsidP="008F4A78" w:rsidRDefault="002E6B49" w14:paraId="79D0737E" w14:textId="77777777">
            <w:r>
              <w:t>00004</w:t>
            </w:r>
          </w:p>
        </w:tc>
        <w:tc>
          <w:tcPr>
            <w:tcW w:w="1626" w:type="pct"/>
          </w:tcPr>
          <w:p w:rsidRPr="00E02D8D" w:rsidR="002E6B49" w:rsidP="008F4A78" w:rsidRDefault="002E6B49" w14:paraId="4CEBAA40" w14:textId="77777777">
            <w:pPr>
              <w:rPr>
                <w:rFonts w:cs="CordiaUPC"/>
              </w:rPr>
            </w:pPr>
            <w:r>
              <w:t xml:space="preserve">Change Promotion Fee is required when Product Class is </w:t>
            </w:r>
            <w:r>
              <w:rPr>
                <w:rFonts w:cs="Angsana New"/>
                <w:cs/>
              </w:rPr>
              <w:t>“</w:t>
            </w:r>
            <w:r>
              <w:t>Main</w:t>
            </w:r>
            <w:r>
              <w:rPr>
                <w:rFonts w:cs="Angsana New"/>
                <w:cs/>
              </w:rPr>
              <w:t>”</w:t>
            </w:r>
          </w:p>
        </w:tc>
        <w:tc>
          <w:tcPr>
            <w:tcW w:w="1861" w:type="pct"/>
          </w:tcPr>
          <w:p w:rsidRPr="00FC20CE" w:rsidR="002E6B49" w:rsidP="008F4A78" w:rsidRDefault="002E6B49" w14:paraId="07EF2E4C" w14:textId="77777777">
            <w:r w:rsidRPr="005E588E">
              <w:t>ChangePromotionFeeFlag</w:t>
            </w:r>
            <w:r>
              <w:rPr>
                <w:rFonts w:hint="cs"/>
                <w:cs/>
              </w:rPr>
              <w:t xml:space="preserve"> เป็น </w:t>
            </w:r>
            <w:r>
              <w:t xml:space="preserve">Mandatory </w:t>
            </w:r>
            <w:r>
              <w:rPr>
                <w:rFonts w:hint="cs"/>
                <w:cs/>
              </w:rPr>
              <w:t>เมื่อ</w:t>
            </w:r>
            <w:r>
              <w:t xml:space="preserve"> Product Class </w:t>
            </w:r>
            <w:r>
              <w:rPr>
                <w:rFonts w:hint="cs"/>
                <w:cs/>
              </w:rPr>
              <w:t xml:space="preserve">เป็น </w:t>
            </w:r>
            <w:r>
              <w:rPr>
                <w:rFonts w:cs="Angsana New"/>
                <w:cs/>
              </w:rPr>
              <w:t>“</w:t>
            </w:r>
            <w:r>
              <w:t>Main</w:t>
            </w:r>
            <w:r>
              <w:rPr>
                <w:rFonts w:cs="Angsana New"/>
                <w:cs/>
              </w:rPr>
              <w:t>”</w:t>
            </w:r>
          </w:p>
        </w:tc>
        <w:tc>
          <w:tcPr>
            <w:tcW w:w="735" w:type="pct"/>
          </w:tcPr>
          <w:p w:rsidR="002E6B49" w:rsidP="008F4A78" w:rsidRDefault="002E6B49" w14:paraId="7DCFD34D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2E6B49" w:rsidTr="00217AB3" w14:paraId="4E891395" w14:textId="77777777">
        <w:tc>
          <w:tcPr>
            <w:tcW w:w="778" w:type="pct"/>
          </w:tcPr>
          <w:p w:rsidRPr="000C4DB8" w:rsidR="002E6B49" w:rsidP="008F4A78" w:rsidRDefault="002E6B49" w14:paraId="3AA42626" w14:textId="77777777">
            <w:r>
              <w:t>00004</w:t>
            </w:r>
          </w:p>
        </w:tc>
        <w:tc>
          <w:tcPr>
            <w:tcW w:w="1626" w:type="pct"/>
          </w:tcPr>
          <w:p w:rsidRPr="00E02D8D" w:rsidR="002E6B49" w:rsidP="008F4A78" w:rsidRDefault="002E6B49" w14:paraId="46584DBB" w14:textId="77777777">
            <w:pPr>
              <w:rPr>
                <w:rFonts w:cs="CordiaUPC"/>
              </w:rPr>
            </w:pPr>
            <w:r w:rsidRPr="00F569F6">
              <w:t>Free</w:t>
            </w:r>
            <w:r>
              <w:rPr>
                <w:rFonts w:cs="Angsana New"/>
                <w:cs/>
              </w:rPr>
              <w:t xml:space="preserve"> </w:t>
            </w:r>
            <w:r w:rsidRPr="00F569F6">
              <w:t>for</w:t>
            </w:r>
            <w:r>
              <w:rPr>
                <w:rFonts w:cs="Angsana New"/>
                <w:cs/>
              </w:rPr>
              <w:t xml:space="preserve"> </w:t>
            </w:r>
            <w:r w:rsidRPr="00F569F6">
              <w:t>First Time</w:t>
            </w:r>
            <w:r>
              <w:rPr>
                <w:rFonts w:cs="Angsana New"/>
                <w:cs/>
              </w:rPr>
              <w:t xml:space="preserve"> </w:t>
            </w:r>
            <w:r w:rsidRPr="00F569F6">
              <w:t>Change</w:t>
            </w:r>
            <w:r>
              <w:rPr>
                <w:rFonts w:cs="Angsana New"/>
                <w:cs/>
              </w:rPr>
              <w:t xml:space="preserve"> </w:t>
            </w:r>
            <w:r w:rsidRPr="00F569F6">
              <w:t>Promotion</w:t>
            </w:r>
            <w:r>
              <w:t xml:space="preserve"> is required when Product Class is </w:t>
            </w:r>
            <w:r>
              <w:rPr>
                <w:rFonts w:cs="Angsana New"/>
                <w:cs/>
              </w:rPr>
              <w:t>“</w:t>
            </w:r>
            <w:r>
              <w:t>Main</w:t>
            </w:r>
            <w:r>
              <w:rPr>
                <w:rFonts w:cs="Angsana New"/>
                <w:cs/>
              </w:rPr>
              <w:t xml:space="preserve">” </w:t>
            </w:r>
            <w:r>
              <w:t xml:space="preserve">and Change Promotion Fee is </w:t>
            </w:r>
            <w:r>
              <w:rPr>
                <w:rFonts w:cs="Angsana New"/>
                <w:cs/>
              </w:rPr>
              <w:t>“</w:t>
            </w:r>
            <w:r>
              <w:t>Yes</w:t>
            </w:r>
            <w:r>
              <w:rPr>
                <w:rFonts w:cs="Angsana New"/>
                <w:cs/>
              </w:rPr>
              <w:t>”</w:t>
            </w:r>
          </w:p>
        </w:tc>
        <w:tc>
          <w:tcPr>
            <w:tcW w:w="1861" w:type="pct"/>
          </w:tcPr>
          <w:p w:rsidRPr="00792590" w:rsidR="002E6B49" w:rsidP="008F4A78" w:rsidRDefault="002E6B49" w14:paraId="44AAD52D" w14:textId="77777777">
            <w:pPr>
              <w:rPr>
                <w:rFonts w:cs="CordiaUPC"/>
                <w:cs/>
              </w:rPr>
            </w:pPr>
            <w:r>
              <w:t>FreeforFirst</w:t>
            </w:r>
            <w:r w:rsidRPr="00F569F6">
              <w:t>TimeChangePromotionFlag</w:t>
            </w:r>
            <w:r>
              <w:rPr>
                <w:rFonts w:hint="cs"/>
                <w:cs/>
              </w:rPr>
              <w:t xml:space="preserve"> เป็น </w:t>
            </w:r>
            <w:r>
              <w:t xml:space="preserve">Mandatory </w:t>
            </w:r>
            <w:r>
              <w:rPr>
                <w:rFonts w:hint="cs"/>
                <w:cs/>
              </w:rPr>
              <w:t>เมื่อ</w:t>
            </w:r>
            <w:r>
              <w:t xml:space="preserve"> Product Class </w:t>
            </w:r>
            <w:r>
              <w:rPr>
                <w:rFonts w:hint="cs"/>
                <w:cs/>
              </w:rPr>
              <w:t xml:space="preserve">เป็น </w:t>
            </w:r>
            <w:r>
              <w:rPr>
                <w:rFonts w:cs="Angsana New"/>
                <w:cs/>
              </w:rPr>
              <w:t>“</w:t>
            </w:r>
            <w:r>
              <w:t>Main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Change Promotion Fee </w:t>
            </w:r>
            <w:r>
              <w:rPr>
                <w:rFonts w:hint="cs"/>
                <w:cs/>
              </w:rPr>
              <w:t>เป็น</w:t>
            </w:r>
            <w:r>
              <w:rPr>
                <w:rFonts w:cs="Angsana New"/>
                <w:cs/>
              </w:rPr>
              <w:t xml:space="preserve"> “</w:t>
            </w:r>
            <w:r>
              <w:t>Yes</w:t>
            </w:r>
            <w:r>
              <w:rPr>
                <w:rFonts w:cs="Angsana New"/>
                <w:cs/>
              </w:rPr>
              <w:t>”</w:t>
            </w:r>
          </w:p>
        </w:tc>
        <w:tc>
          <w:tcPr>
            <w:tcW w:w="735" w:type="pct"/>
          </w:tcPr>
          <w:p w:rsidR="002E6B49" w:rsidP="008F4A78" w:rsidRDefault="002E6B49" w14:paraId="68C0FBCF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2E6B49" w:rsidTr="00217AB3" w14:paraId="292F0D62" w14:textId="77777777">
        <w:tc>
          <w:tcPr>
            <w:tcW w:w="778" w:type="pct"/>
          </w:tcPr>
          <w:p w:rsidRPr="000C4DB8" w:rsidR="002E6B49" w:rsidP="008F4A78" w:rsidRDefault="002E6B49" w14:paraId="7BC11DBB" w14:textId="77777777">
            <w:r>
              <w:t>00004</w:t>
            </w:r>
          </w:p>
        </w:tc>
        <w:tc>
          <w:tcPr>
            <w:tcW w:w="1626" w:type="pct"/>
          </w:tcPr>
          <w:p w:rsidRPr="00F569F6" w:rsidR="002E6B49" w:rsidP="008F4A78" w:rsidRDefault="002E6B49" w14:paraId="3A9E90A3" w14:textId="77777777">
            <w:r w:rsidRPr="0085692D">
              <w:t>Change</w:t>
            </w:r>
            <w:r>
              <w:rPr>
                <w:rFonts w:cs="Angsana New"/>
                <w:cs/>
              </w:rPr>
              <w:t xml:space="preserve"> </w:t>
            </w:r>
            <w:r w:rsidRPr="0085692D">
              <w:t>Promotion</w:t>
            </w:r>
            <w:r>
              <w:rPr>
                <w:rFonts w:cs="Angsana New"/>
                <w:cs/>
              </w:rPr>
              <w:t xml:space="preserve"> </w:t>
            </w:r>
            <w:r w:rsidRPr="0085692D">
              <w:t>Fee</w:t>
            </w:r>
            <w:r>
              <w:rPr>
                <w:rFonts w:cs="Angsana New"/>
                <w:cs/>
              </w:rPr>
              <w:t xml:space="preserve"> </w:t>
            </w:r>
            <w:r w:rsidRPr="0085692D">
              <w:t>By</w:t>
            </w:r>
            <w:r>
              <w:rPr>
                <w:rFonts w:cs="Angsana New"/>
                <w:cs/>
              </w:rPr>
              <w:t xml:space="preserve"> </w:t>
            </w:r>
            <w:r w:rsidRPr="0085692D">
              <w:t>Channel</w:t>
            </w:r>
            <w:r>
              <w:t xml:space="preserve"> is required when Product Class is </w:t>
            </w:r>
            <w:r>
              <w:rPr>
                <w:rFonts w:cs="Angsana New"/>
                <w:cs/>
              </w:rPr>
              <w:t>“</w:t>
            </w:r>
            <w:r>
              <w:t>Main</w:t>
            </w:r>
            <w:r>
              <w:rPr>
                <w:rFonts w:cs="Angsana New"/>
                <w:cs/>
              </w:rPr>
              <w:t xml:space="preserve">” </w:t>
            </w:r>
            <w:r>
              <w:t xml:space="preserve">and Change Promotion Fee is </w:t>
            </w:r>
            <w:r>
              <w:rPr>
                <w:rFonts w:cs="Angsana New"/>
                <w:cs/>
              </w:rPr>
              <w:t>“</w:t>
            </w:r>
            <w:r>
              <w:t>Yes</w:t>
            </w:r>
            <w:r>
              <w:rPr>
                <w:rFonts w:cs="Angsana New"/>
                <w:cs/>
              </w:rPr>
              <w:t>”</w:t>
            </w:r>
          </w:p>
        </w:tc>
        <w:tc>
          <w:tcPr>
            <w:tcW w:w="1861" w:type="pct"/>
          </w:tcPr>
          <w:p w:rsidR="002E6B49" w:rsidP="008F4A78" w:rsidRDefault="002E6B49" w14:paraId="701F80DF" w14:textId="77777777">
            <w:r w:rsidRPr="009036FE">
              <w:t>ChangePromotionFeeByChannel</w:t>
            </w:r>
            <w:r>
              <w:rPr>
                <w:rFonts w:hint="cs"/>
                <w:cs/>
              </w:rPr>
              <w:t xml:space="preserve"> เป็น </w:t>
            </w:r>
            <w:r>
              <w:t xml:space="preserve">Mandatory </w:t>
            </w:r>
            <w:r>
              <w:rPr>
                <w:rFonts w:hint="cs"/>
                <w:cs/>
              </w:rPr>
              <w:t>เมื่อ</w:t>
            </w:r>
            <w:r>
              <w:t xml:space="preserve"> Product Class </w:t>
            </w:r>
            <w:r>
              <w:rPr>
                <w:rFonts w:hint="cs"/>
                <w:cs/>
              </w:rPr>
              <w:t xml:space="preserve">เป็น </w:t>
            </w:r>
            <w:r>
              <w:rPr>
                <w:rFonts w:cs="Angsana New"/>
                <w:cs/>
              </w:rPr>
              <w:t>“</w:t>
            </w:r>
            <w:r>
              <w:t>Main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Change Promotion Fee </w:t>
            </w:r>
            <w:r>
              <w:rPr>
                <w:rFonts w:hint="cs"/>
                <w:cs/>
              </w:rPr>
              <w:t>เป็น</w:t>
            </w:r>
            <w:r>
              <w:rPr>
                <w:rFonts w:cs="Angsana New"/>
                <w:cs/>
              </w:rPr>
              <w:t xml:space="preserve"> “</w:t>
            </w:r>
            <w:r>
              <w:t>Yes</w:t>
            </w:r>
            <w:r>
              <w:rPr>
                <w:rFonts w:cs="Angsana New"/>
                <w:cs/>
              </w:rPr>
              <w:t>”</w:t>
            </w:r>
          </w:p>
        </w:tc>
        <w:tc>
          <w:tcPr>
            <w:tcW w:w="735" w:type="pct"/>
          </w:tcPr>
          <w:p w:rsidR="002E6B49" w:rsidP="008F4A78" w:rsidRDefault="002E6B49" w14:paraId="039FEC0B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2E6B49" w:rsidTr="00217AB3" w14:paraId="57D17821" w14:textId="77777777">
        <w:tc>
          <w:tcPr>
            <w:tcW w:w="778" w:type="pct"/>
          </w:tcPr>
          <w:p w:rsidR="002E6B49" w:rsidP="008F4A78" w:rsidRDefault="002E6B49" w14:paraId="0D212299" w14:textId="77777777">
            <w:r w:rsidRPr="002A323A">
              <w:rPr>
                <w:rFonts w:cs="CordiaUPC"/>
              </w:rPr>
              <w:t>00023</w:t>
            </w:r>
          </w:p>
        </w:tc>
        <w:tc>
          <w:tcPr>
            <w:tcW w:w="1626" w:type="pct"/>
          </w:tcPr>
          <w:p w:rsidRPr="005E588E" w:rsidR="002E6B49" w:rsidP="008F4A78" w:rsidRDefault="002E6B49" w14:paraId="4B3911B0" w14:textId="77777777">
            <w:r w:rsidRPr="005E588E">
              <w:t>Number of Days for Free First Time</w:t>
            </w:r>
            <w:r>
              <w:rPr>
                <w:rFonts w:cs="Angsana New"/>
                <w:cs/>
              </w:rPr>
              <w:t xml:space="preserve"> </w:t>
            </w:r>
            <w:r w:rsidRPr="005E588E">
              <w:t>Change Promotion</w:t>
            </w:r>
            <w:r>
              <w:t xml:space="preserve"> must be Integer </w:t>
            </w:r>
            <w:r>
              <w:rPr>
                <w:rFonts w:cs="Angsana New"/>
                <w:cs/>
              </w:rPr>
              <w:t>(</w:t>
            </w:r>
            <w:r>
              <w:t>Min 0, Max 999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1861" w:type="pct"/>
          </w:tcPr>
          <w:p w:rsidRPr="009036FE" w:rsidR="002E6B49" w:rsidP="008F4A78" w:rsidRDefault="002E6B49" w14:paraId="67685910" w14:textId="77777777">
            <w:r>
              <w:rPr>
                <w:rFonts w:hint="cs"/>
                <w:cs/>
              </w:rPr>
              <w:t xml:space="preserve">ถ้า </w:t>
            </w:r>
            <w:r w:rsidRPr="005E588E">
              <w:t>Number of Days for Free First Time</w:t>
            </w:r>
            <w:r>
              <w:rPr>
                <w:rFonts w:cs="Angsana New"/>
                <w:cs/>
              </w:rPr>
              <w:t xml:space="preserve"> </w:t>
            </w:r>
            <w:r w:rsidRPr="005E588E">
              <w:t>Change Promotion</w:t>
            </w:r>
            <w:r>
              <w:rPr>
                <w:rFonts w:hint="cs"/>
                <w:cs/>
              </w:rPr>
              <w:t xml:space="preserve"> มีค่า ดังนั้น </w:t>
            </w:r>
            <w:r w:rsidRPr="005E588E">
              <w:t>Number of Days for Free First Time</w:t>
            </w:r>
            <w:r>
              <w:rPr>
                <w:rFonts w:cs="Angsana New"/>
                <w:cs/>
              </w:rPr>
              <w:t xml:space="preserve"> </w:t>
            </w:r>
            <w:r w:rsidRPr="005E588E">
              <w:t>Change Promotion</w:t>
            </w:r>
            <w:r>
              <w:rPr>
                <w:rFonts w:hint="cs"/>
                <w:cs/>
              </w:rPr>
              <w:t xml:space="preserve"> จะต้องเป็นจำนวนเต็มและมีค่าอยู่ในช่วง </w:t>
            </w:r>
            <w:r>
              <w:t xml:space="preserve">0 </w:t>
            </w:r>
            <w:r>
              <w:rPr>
                <w:rFonts w:cs="Angsana New"/>
                <w:cs/>
              </w:rPr>
              <w:t xml:space="preserve">– </w:t>
            </w:r>
            <w:r>
              <w:t>999</w:t>
            </w:r>
          </w:p>
        </w:tc>
        <w:tc>
          <w:tcPr>
            <w:tcW w:w="735" w:type="pct"/>
          </w:tcPr>
          <w:p w:rsidR="002E6B49" w:rsidP="008F4A78" w:rsidRDefault="002E6B49" w14:paraId="292DA9A2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2E6B49" w:rsidTr="00217AB3" w14:paraId="355053A3" w14:textId="77777777">
        <w:tc>
          <w:tcPr>
            <w:tcW w:w="5000" w:type="pct"/>
            <w:gridSpan w:val="4"/>
            <w:shd w:val="clear" w:color="auto" w:fill="C2D69B" w:themeFill="accent3" w:themeFillTint="99"/>
          </w:tcPr>
          <w:p w:rsidR="002E6B49" w:rsidP="008F4A78" w:rsidRDefault="002E6B49" w14:paraId="19FA6062" w14:textId="77777777">
            <w:pPr>
              <w:pStyle w:val="HeaderTable"/>
            </w:pPr>
            <w:r>
              <w:t>Change Promotion Fee By Channel Detail Section</w:t>
            </w:r>
          </w:p>
        </w:tc>
      </w:tr>
      <w:tr w:rsidR="002E6B49" w:rsidTr="00217AB3" w14:paraId="55CC80D8" w14:textId="77777777">
        <w:tc>
          <w:tcPr>
            <w:tcW w:w="778" w:type="pct"/>
          </w:tcPr>
          <w:p w:rsidRPr="000C4DB8" w:rsidR="002E6B49" w:rsidP="008F4A78" w:rsidRDefault="002E6B49" w14:paraId="65A56B5B" w14:textId="77777777">
            <w:r>
              <w:t>00001</w:t>
            </w:r>
          </w:p>
        </w:tc>
        <w:tc>
          <w:tcPr>
            <w:tcW w:w="1626" w:type="pct"/>
          </w:tcPr>
          <w:p w:rsidRPr="00F53026" w:rsidR="002E6B49" w:rsidP="008F4A78" w:rsidRDefault="002E6B49" w14:paraId="1614656B" w14:textId="77777777">
            <w:r>
              <w:t>C</w:t>
            </w:r>
            <w:r w:rsidRPr="00F53026">
              <w:t>hange</w:t>
            </w:r>
            <w:r>
              <w:rPr>
                <w:rFonts w:cs="Angsana New"/>
                <w:cs/>
              </w:rPr>
              <w:t xml:space="preserve"> </w:t>
            </w:r>
            <w:r w:rsidRPr="00F53026">
              <w:t>Promotion</w:t>
            </w:r>
            <w:r>
              <w:rPr>
                <w:rFonts w:cs="Angsana New"/>
                <w:cs/>
              </w:rPr>
              <w:t xml:space="preserve"> </w:t>
            </w:r>
            <w:r w:rsidRPr="00F53026">
              <w:t>Channel</w:t>
            </w:r>
            <w:r>
              <w:t xml:space="preserve">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Pr="00F53026" w:rsidR="002E6B49" w:rsidP="008F4A78" w:rsidRDefault="002E6B49" w14:paraId="278367CE" w14:textId="77777777">
            <w:r>
              <w:t>c</w:t>
            </w:r>
            <w:r w:rsidRPr="00F53026">
              <w:t>hangePromotionChannel</w:t>
            </w:r>
            <w:r>
              <w:rPr>
                <w:rFonts w:hint="cs"/>
                <w:cs/>
              </w:rPr>
              <w:t xml:space="preserve"> จะต้องเป็น </w:t>
            </w:r>
            <w:r>
              <w:t>Mandatory</w:t>
            </w:r>
          </w:p>
        </w:tc>
        <w:tc>
          <w:tcPr>
            <w:tcW w:w="735" w:type="pct"/>
          </w:tcPr>
          <w:p w:rsidR="002E6B49" w:rsidP="008F4A78" w:rsidRDefault="002E6B49" w14:paraId="77320A92" w14:textId="77777777">
            <w:pPr>
              <w:rPr>
                <w:rFonts w:cs="CordiaUPC"/>
                <w:szCs w:val="36"/>
              </w:rPr>
            </w:pPr>
          </w:p>
        </w:tc>
      </w:tr>
      <w:tr w:rsidR="002E6B49" w:rsidTr="00217AB3" w14:paraId="680F77C4" w14:textId="77777777">
        <w:tc>
          <w:tcPr>
            <w:tcW w:w="778" w:type="pct"/>
          </w:tcPr>
          <w:p w:rsidRPr="000C4DB8" w:rsidR="002E6B49" w:rsidP="008F4A78" w:rsidRDefault="002E6B49" w14:paraId="2177B769" w14:textId="77777777">
            <w:r>
              <w:t>00001</w:t>
            </w:r>
          </w:p>
        </w:tc>
        <w:tc>
          <w:tcPr>
            <w:tcW w:w="1626" w:type="pct"/>
          </w:tcPr>
          <w:p w:rsidRPr="00F53026" w:rsidR="002E6B49" w:rsidP="008F4A78" w:rsidRDefault="002E6B49" w14:paraId="08C401ED" w14:textId="77777777">
            <w:r>
              <w:t>F</w:t>
            </w:r>
            <w:r w:rsidRPr="00F53026">
              <w:t>ee</w:t>
            </w:r>
            <w:r>
              <w:rPr>
                <w:rFonts w:cs="Angsana New"/>
                <w:cs/>
              </w:rPr>
              <w:t xml:space="preserve"> </w:t>
            </w:r>
            <w:r w:rsidRPr="00F53026">
              <w:t>Excluding</w:t>
            </w:r>
            <w:r>
              <w:rPr>
                <w:rFonts w:cs="Angsana New"/>
                <w:cs/>
              </w:rPr>
              <w:t xml:space="preserve"> </w:t>
            </w:r>
            <w:r w:rsidRPr="00F53026">
              <w:t>VAT</w:t>
            </w:r>
            <w:r>
              <w:t xml:space="preserve">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Pr="00F53026" w:rsidR="002E6B49" w:rsidP="008F4A78" w:rsidRDefault="002E6B49" w14:paraId="628A9F36" w14:textId="77777777">
            <w:r>
              <w:t>f</w:t>
            </w:r>
            <w:r w:rsidRPr="00F53026">
              <w:t>eeExcludingVAT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จะต้องเป็น </w:t>
            </w:r>
            <w:r>
              <w:t>Mandatory</w:t>
            </w:r>
          </w:p>
        </w:tc>
        <w:tc>
          <w:tcPr>
            <w:tcW w:w="735" w:type="pct"/>
          </w:tcPr>
          <w:p w:rsidR="002E6B49" w:rsidP="008F4A78" w:rsidRDefault="002E6B49" w14:paraId="7B0ACAB5" w14:textId="77777777">
            <w:pPr>
              <w:rPr>
                <w:rFonts w:cs="CordiaUPC"/>
                <w:szCs w:val="36"/>
              </w:rPr>
            </w:pPr>
          </w:p>
        </w:tc>
      </w:tr>
      <w:tr w:rsidR="002E6B49" w:rsidTr="00217AB3" w14:paraId="30FA7CEA" w14:textId="77777777">
        <w:tc>
          <w:tcPr>
            <w:tcW w:w="778" w:type="pct"/>
          </w:tcPr>
          <w:p w:rsidRPr="000C4DB8" w:rsidR="002E6B49" w:rsidP="008F4A78" w:rsidRDefault="002E6B49" w14:paraId="34727757" w14:textId="77777777">
            <w:r>
              <w:t>00001</w:t>
            </w:r>
          </w:p>
        </w:tc>
        <w:tc>
          <w:tcPr>
            <w:tcW w:w="1626" w:type="pct"/>
          </w:tcPr>
          <w:p w:rsidRPr="00F53026" w:rsidR="002E6B49" w:rsidP="008F4A78" w:rsidRDefault="002E6B49" w14:paraId="265915FB" w14:textId="77777777">
            <w:r>
              <w:t>F</w:t>
            </w:r>
            <w:r w:rsidRPr="00F53026">
              <w:t>ee</w:t>
            </w:r>
            <w:r>
              <w:rPr>
                <w:rFonts w:cs="Angsana New"/>
                <w:cs/>
              </w:rPr>
              <w:t xml:space="preserve"> </w:t>
            </w:r>
            <w:r w:rsidRPr="00F53026">
              <w:t>Including</w:t>
            </w:r>
            <w:r>
              <w:rPr>
                <w:rFonts w:cs="Angsana New"/>
                <w:cs/>
              </w:rPr>
              <w:t xml:space="preserve"> </w:t>
            </w:r>
            <w:r w:rsidRPr="00F53026">
              <w:t>VAT</w:t>
            </w:r>
            <w:r>
              <w:t xml:space="preserve">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Pr="00F53026" w:rsidR="002E6B49" w:rsidP="008F4A78" w:rsidRDefault="002E6B49" w14:paraId="42ACFBB3" w14:textId="77777777">
            <w:r>
              <w:t>f</w:t>
            </w:r>
            <w:r w:rsidRPr="00F53026">
              <w:t>eeIncludingVAT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จะต้องเป็น </w:t>
            </w:r>
            <w:r>
              <w:t>Mandatory</w:t>
            </w:r>
          </w:p>
        </w:tc>
        <w:tc>
          <w:tcPr>
            <w:tcW w:w="735" w:type="pct"/>
          </w:tcPr>
          <w:p w:rsidR="002E6B49" w:rsidP="008F4A78" w:rsidRDefault="002E6B49" w14:paraId="0140E0BE" w14:textId="77777777">
            <w:pPr>
              <w:rPr>
                <w:rFonts w:cs="CordiaUPC"/>
                <w:szCs w:val="36"/>
              </w:rPr>
            </w:pPr>
          </w:p>
        </w:tc>
      </w:tr>
      <w:tr w:rsidR="002E6B49" w:rsidTr="00217AB3" w14:paraId="1AAB3207" w14:textId="77777777">
        <w:tc>
          <w:tcPr>
            <w:tcW w:w="778" w:type="pct"/>
          </w:tcPr>
          <w:p w:rsidR="002E6B49" w:rsidP="008F4A78" w:rsidRDefault="002E6B49" w14:paraId="1496F713" w14:textId="77777777">
            <w:r w:rsidRPr="002A323A">
              <w:rPr>
                <w:rFonts w:cs="CordiaUPC"/>
              </w:rPr>
              <w:t>00023</w:t>
            </w:r>
          </w:p>
        </w:tc>
        <w:tc>
          <w:tcPr>
            <w:tcW w:w="1626" w:type="pct"/>
          </w:tcPr>
          <w:p w:rsidRPr="00F53026" w:rsidR="002E6B49" w:rsidP="008F4A78" w:rsidRDefault="002E6B49" w14:paraId="7E915F9D" w14:textId="77777777">
            <w:r>
              <w:t>F</w:t>
            </w:r>
            <w:r w:rsidRPr="00F53026">
              <w:t>ee</w:t>
            </w:r>
            <w:r>
              <w:rPr>
                <w:rFonts w:cs="Angsana New"/>
                <w:cs/>
              </w:rPr>
              <w:t xml:space="preserve"> </w:t>
            </w:r>
            <w:r w:rsidRPr="00F53026">
              <w:t>Excluding</w:t>
            </w:r>
            <w:r>
              <w:rPr>
                <w:rFonts w:cs="Angsana New"/>
                <w:cs/>
              </w:rPr>
              <w:t xml:space="preserve"> </w:t>
            </w:r>
            <w:r w:rsidRPr="00F53026">
              <w:t>VAT</w:t>
            </w:r>
            <w:r>
              <w:t xml:space="preserve"> must be 2 decimal </w:t>
            </w:r>
            <w:r>
              <w:rPr>
                <w:rFonts w:cs="Angsana New"/>
                <w:cs/>
              </w:rPr>
              <w:t>(</w:t>
            </w:r>
            <w:r>
              <w:t>Min 0, Max 9,999,999,999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1861" w:type="pct"/>
          </w:tcPr>
          <w:p w:rsidR="002E6B49" w:rsidP="008F4A78" w:rsidRDefault="002E6B49" w14:paraId="2A0E0C13" w14:textId="77777777">
            <w:r>
              <w:rPr>
                <w:rFonts w:hint="cs"/>
                <w:cs/>
              </w:rPr>
              <w:t xml:space="preserve">ถ้า </w:t>
            </w:r>
            <w:r>
              <w:t>F</w:t>
            </w:r>
            <w:r w:rsidRPr="00F53026">
              <w:t>ee</w:t>
            </w:r>
            <w:r>
              <w:rPr>
                <w:rFonts w:cs="Angsana New"/>
                <w:cs/>
              </w:rPr>
              <w:t xml:space="preserve"> </w:t>
            </w:r>
            <w:r w:rsidRPr="00F53026">
              <w:t>Excluding</w:t>
            </w:r>
            <w:r>
              <w:rPr>
                <w:rFonts w:cs="Angsana New"/>
                <w:cs/>
              </w:rPr>
              <w:t xml:space="preserve"> </w:t>
            </w:r>
            <w:r w:rsidRPr="00F53026">
              <w:t>VAT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มีค่า ดังนั้น </w:t>
            </w:r>
            <w:r>
              <w:t>F</w:t>
            </w:r>
            <w:r w:rsidRPr="00F53026">
              <w:t>ee</w:t>
            </w:r>
            <w:r>
              <w:rPr>
                <w:rFonts w:cs="Angsana New"/>
                <w:cs/>
              </w:rPr>
              <w:t xml:space="preserve"> </w:t>
            </w:r>
            <w:r w:rsidRPr="00F53026">
              <w:t>Excluding</w:t>
            </w:r>
            <w:r>
              <w:rPr>
                <w:rFonts w:cs="Angsana New"/>
                <w:cs/>
              </w:rPr>
              <w:t xml:space="preserve"> </w:t>
            </w:r>
            <w:r w:rsidRPr="00F53026">
              <w:t>VAT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จะต้องเป็นตัวเลขทศนิยม </w:t>
            </w:r>
            <w:r>
              <w:t xml:space="preserve">2 </w:t>
            </w:r>
            <w:r>
              <w:rPr>
                <w:rFonts w:hint="cs"/>
                <w:cs/>
              </w:rPr>
              <w:t xml:space="preserve">ตำแหน่งและมีค่าอยู่ในช่วง </w:t>
            </w:r>
            <w:r>
              <w:t xml:space="preserve">0 </w:t>
            </w:r>
            <w:r>
              <w:rPr>
                <w:rFonts w:cs="Angsana New"/>
                <w:cs/>
              </w:rPr>
              <w:t xml:space="preserve">– </w:t>
            </w:r>
            <w:r>
              <w:t>9,999,999,999</w:t>
            </w:r>
          </w:p>
        </w:tc>
        <w:tc>
          <w:tcPr>
            <w:tcW w:w="735" w:type="pct"/>
          </w:tcPr>
          <w:p w:rsidR="002E6B49" w:rsidP="008F4A78" w:rsidRDefault="002E6B49" w14:paraId="77F204B3" w14:textId="77777777">
            <w:pPr>
              <w:rPr>
                <w:rFonts w:cs="CordiaUPC"/>
                <w:szCs w:val="36"/>
              </w:rPr>
            </w:pPr>
          </w:p>
        </w:tc>
      </w:tr>
      <w:tr w:rsidR="002E6B49" w:rsidTr="00217AB3" w14:paraId="324A441B" w14:textId="77777777">
        <w:tc>
          <w:tcPr>
            <w:tcW w:w="778" w:type="pct"/>
          </w:tcPr>
          <w:p w:rsidR="002E6B49" w:rsidP="008F4A78" w:rsidRDefault="002E6B49" w14:paraId="34AAF8B5" w14:textId="77777777">
            <w:r w:rsidRPr="002A323A">
              <w:rPr>
                <w:rFonts w:cs="CordiaUPC"/>
              </w:rPr>
              <w:t>00023</w:t>
            </w:r>
          </w:p>
        </w:tc>
        <w:tc>
          <w:tcPr>
            <w:tcW w:w="1626" w:type="pct"/>
          </w:tcPr>
          <w:p w:rsidRPr="00F53026" w:rsidR="002E6B49" w:rsidP="008F4A78" w:rsidRDefault="002E6B49" w14:paraId="1E13FA25" w14:textId="77777777">
            <w:r>
              <w:t>F</w:t>
            </w:r>
            <w:r w:rsidRPr="00F53026">
              <w:t>ee</w:t>
            </w:r>
            <w:r>
              <w:rPr>
                <w:rFonts w:cs="Angsana New"/>
                <w:cs/>
              </w:rPr>
              <w:t xml:space="preserve"> </w:t>
            </w:r>
            <w:r w:rsidRPr="00F53026">
              <w:t>Including</w:t>
            </w:r>
            <w:r>
              <w:rPr>
                <w:rFonts w:cs="Angsana New"/>
                <w:cs/>
              </w:rPr>
              <w:t xml:space="preserve"> </w:t>
            </w:r>
            <w:r w:rsidRPr="00F53026">
              <w:t>VAT</w:t>
            </w:r>
            <w:r>
              <w:t xml:space="preserve"> must be 2 decimal </w:t>
            </w:r>
            <w:r>
              <w:rPr>
                <w:rFonts w:cs="Angsana New"/>
                <w:cs/>
              </w:rPr>
              <w:t>(</w:t>
            </w:r>
            <w:r>
              <w:t>Min 0, Max 9,999,999,999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1861" w:type="pct"/>
          </w:tcPr>
          <w:p w:rsidR="002E6B49" w:rsidP="008F4A78" w:rsidRDefault="002E6B49" w14:paraId="7F700E5E" w14:textId="77777777">
            <w:r>
              <w:rPr>
                <w:rFonts w:hint="cs"/>
                <w:cs/>
              </w:rPr>
              <w:t xml:space="preserve">ถ้า </w:t>
            </w:r>
            <w:r>
              <w:t>F</w:t>
            </w:r>
            <w:r w:rsidRPr="00F53026">
              <w:t>ee</w:t>
            </w:r>
            <w:r>
              <w:rPr>
                <w:rFonts w:cs="Angsana New"/>
                <w:cs/>
              </w:rPr>
              <w:t xml:space="preserve"> </w:t>
            </w:r>
            <w:r w:rsidRPr="00F53026">
              <w:t>Including</w:t>
            </w:r>
            <w:r>
              <w:rPr>
                <w:rFonts w:cs="Angsana New"/>
                <w:cs/>
              </w:rPr>
              <w:t xml:space="preserve"> </w:t>
            </w:r>
            <w:r w:rsidRPr="00F53026">
              <w:t>VAT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มีค่า ดังนั้น </w:t>
            </w:r>
            <w:r>
              <w:t>F</w:t>
            </w:r>
            <w:r w:rsidRPr="00F53026">
              <w:t>ee</w:t>
            </w:r>
            <w:r>
              <w:rPr>
                <w:rFonts w:cs="Angsana New"/>
                <w:cs/>
              </w:rPr>
              <w:t xml:space="preserve"> </w:t>
            </w:r>
            <w:r w:rsidRPr="00F53026">
              <w:t>Including</w:t>
            </w:r>
            <w:r>
              <w:rPr>
                <w:rFonts w:cs="Angsana New"/>
                <w:cs/>
              </w:rPr>
              <w:t xml:space="preserve"> </w:t>
            </w:r>
            <w:r w:rsidRPr="00F53026">
              <w:t>VAT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จะต้องเป็นตัวเลขทศนิยม </w:t>
            </w:r>
            <w:r>
              <w:t xml:space="preserve">2 </w:t>
            </w:r>
            <w:r>
              <w:rPr>
                <w:rFonts w:hint="cs"/>
                <w:cs/>
              </w:rPr>
              <w:t xml:space="preserve">ตำแหน่งและมีค่าอยู่ในช่วง </w:t>
            </w:r>
            <w:r>
              <w:t xml:space="preserve">0 </w:t>
            </w:r>
            <w:r>
              <w:rPr>
                <w:rFonts w:cs="Angsana New"/>
                <w:cs/>
              </w:rPr>
              <w:t xml:space="preserve">– </w:t>
            </w:r>
            <w:r>
              <w:t>9,999,999,999</w:t>
            </w:r>
          </w:p>
        </w:tc>
        <w:tc>
          <w:tcPr>
            <w:tcW w:w="735" w:type="pct"/>
          </w:tcPr>
          <w:p w:rsidR="002E6B49" w:rsidP="008F4A78" w:rsidRDefault="002E6B49" w14:paraId="08E41D72" w14:textId="77777777">
            <w:pPr>
              <w:rPr>
                <w:rFonts w:cs="CordiaUPC"/>
                <w:szCs w:val="36"/>
              </w:rPr>
            </w:pPr>
          </w:p>
        </w:tc>
      </w:tr>
      <w:tr w:rsidR="002E6B49" w:rsidTr="00217AB3" w14:paraId="03C51E4D" w14:textId="77777777">
        <w:tc>
          <w:tcPr>
            <w:tcW w:w="778" w:type="pct"/>
          </w:tcPr>
          <w:p w:rsidRPr="002A323A" w:rsidR="002E6B49" w:rsidP="008F4A78" w:rsidRDefault="002E6B49" w14:paraId="6623814B" w14:textId="77777777">
            <w:pPr>
              <w:rPr>
                <w:rFonts w:cs="CordiaUPC"/>
              </w:rPr>
            </w:pPr>
            <w:r w:rsidRPr="007C6298">
              <w:rPr>
                <w:rFonts w:cs="CordiaUPC"/>
              </w:rPr>
              <w:t>00015</w:t>
            </w:r>
          </w:p>
        </w:tc>
        <w:tc>
          <w:tcPr>
            <w:tcW w:w="1626" w:type="pct"/>
          </w:tcPr>
          <w:p w:rsidR="002E6B49" w:rsidP="008F4A78" w:rsidRDefault="002E6B49" w14:paraId="7B241101" w14:textId="77777777">
            <w:r>
              <w:t>F</w:t>
            </w:r>
            <w:r w:rsidRPr="00F53026">
              <w:t>ee</w:t>
            </w:r>
            <w:r>
              <w:t xml:space="preserve"> Excluding VAT must be less than or equal to F</w:t>
            </w:r>
            <w:r w:rsidRPr="00F53026">
              <w:t>ee</w:t>
            </w:r>
            <w:r>
              <w:t xml:space="preserve"> Including VAT</w:t>
            </w:r>
            <w:r w:rsidRPr="007C6298"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2E6B49" w:rsidP="008F4A78" w:rsidRDefault="002E6B49" w14:paraId="31AD4FBF" w14:textId="77777777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>F</w:t>
            </w:r>
            <w:r w:rsidRPr="00F53026">
              <w:t>ee</w:t>
            </w:r>
            <w:r>
              <w:t xml:space="preserve"> Excluding VAT </w:t>
            </w:r>
            <w:r>
              <w:rPr>
                <w:rFonts w:hint="cs"/>
                <w:cs/>
              </w:rPr>
              <w:t>และ</w:t>
            </w:r>
            <w:r>
              <w:t xml:space="preserve"> F</w:t>
            </w:r>
            <w:r w:rsidRPr="00F53026">
              <w:t>ee</w:t>
            </w:r>
            <w:r>
              <w:t xml:space="preserve"> Including VAT </w:t>
            </w:r>
            <w:r>
              <w:rPr>
                <w:rFonts w:hint="cs"/>
                <w:cs/>
              </w:rPr>
              <w:t xml:space="preserve">มีค่า ดังนั้น </w:t>
            </w:r>
            <w:r>
              <w:t>F</w:t>
            </w:r>
            <w:r w:rsidRPr="00F53026">
              <w:t>ee</w:t>
            </w:r>
            <w:r>
              <w:t xml:space="preserve"> Excluding VAT</w:t>
            </w:r>
            <w:r>
              <w:rPr>
                <w:rFonts w:hint="cs"/>
                <w:cs/>
              </w:rPr>
              <w:t xml:space="preserve"> จะต้องมีค่าน้อยกว่าหรือเท่ากับ </w:t>
            </w:r>
            <w:r>
              <w:t>F</w:t>
            </w:r>
            <w:r w:rsidRPr="00F53026">
              <w:t>ee</w:t>
            </w:r>
            <w:r>
              <w:t xml:space="preserve"> Including VAT</w:t>
            </w:r>
          </w:p>
        </w:tc>
        <w:tc>
          <w:tcPr>
            <w:tcW w:w="735" w:type="pct"/>
          </w:tcPr>
          <w:p w:rsidR="002E6B49" w:rsidP="008F4A78" w:rsidRDefault="002E6B49" w14:paraId="60D919F1" w14:textId="77777777">
            <w:pPr>
              <w:rPr>
                <w:rFonts w:cs="CordiaUPC"/>
                <w:szCs w:val="36"/>
              </w:rPr>
            </w:pPr>
          </w:p>
        </w:tc>
      </w:tr>
      <w:tr w:rsidR="002E6B49" w:rsidTr="00217AB3" w14:paraId="77553417" w14:textId="77777777">
        <w:tc>
          <w:tcPr>
            <w:tcW w:w="778" w:type="pct"/>
          </w:tcPr>
          <w:p w:rsidRPr="009A06E9" w:rsidR="002E6B49" w:rsidP="008F4A78" w:rsidRDefault="002E6B49" w14:paraId="3C282B17" w14:textId="77777777">
            <w:r>
              <w:t>00003</w:t>
            </w:r>
          </w:p>
        </w:tc>
        <w:tc>
          <w:tcPr>
            <w:tcW w:w="1626" w:type="pct"/>
          </w:tcPr>
          <w:p w:rsidRPr="0085692D" w:rsidR="002E6B49" w:rsidP="008F4A78" w:rsidRDefault="002E6B49" w14:paraId="6C09F741" w14:textId="77777777">
            <w:r w:rsidRPr="00F53026">
              <w:t>Change</w:t>
            </w:r>
            <w:r>
              <w:rPr>
                <w:rFonts w:cs="Angsana New"/>
                <w:cs/>
              </w:rPr>
              <w:t xml:space="preserve"> </w:t>
            </w:r>
            <w:r w:rsidRPr="00F53026">
              <w:t>Promotion</w:t>
            </w:r>
            <w:r>
              <w:rPr>
                <w:rFonts w:cs="Angsana New"/>
                <w:cs/>
              </w:rPr>
              <w:t xml:space="preserve"> </w:t>
            </w:r>
            <w:r w:rsidRPr="00F53026">
              <w:t>Channel</w:t>
            </w:r>
            <w:r>
              <w:rPr>
                <w:rFonts w:cs="Angsana New"/>
                <w:cs/>
              </w:rPr>
              <w:t xml:space="preserve"> </w:t>
            </w:r>
            <w:r w:rsidRPr="005441D8">
              <w:t>must be unique</w:t>
            </w:r>
            <w:r w:rsidRPr="005441D8"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Pr="009036FE" w:rsidR="002E6B49" w:rsidP="008F4A78" w:rsidRDefault="002E6B49" w14:paraId="555F7A03" w14:textId="77777777">
            <w:r>
              <w:t>c</w:t>
            </w:r>
            <w:r w:rsidRPr="00F53026">
              <w:t>hangePromotionChannel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จะต้องมีค่า </w:t>
            </w:r>
            <w:r>
              <w:t>Unique</w:t>
            </w:r>
          </w:p>
        </w:tc>
        <w:tc>
          <w:tcPr>
            <w:tcW w:w="735" w:type="pct"/>
          </w:tcPr>
          <w:p w:rsidR="002E6B49" w:rsidP="008F4A78" w:rsidRDefault="002E6B49" w14:paraId="4AD8B99A" w14:textId="77777777">
            <w:pPr>
              <w:rPr>
                <w:rFonts w:cs="CordiaUPC"/>
                <w:szCs w:val="36"/>
              </w:rPr>
            </w:pPr>
          </w:p>
        </w:tc>
      </w:tr>
      <w:tr w:rsidR="002E6B49" w:rsidTr="00217AB3" w14:paraId="44DBCE82" w14:textId="77777777">
        <w:tc>
          <w:tcPr>
            <w:tcW w:w="5000" w:type="pct"/>
            <w:gridSpan w:val="4"/>
            <w:shd w:val="clear" w:color="auto" w:fill="C2D69B" w:themeFill="accent3" w:themeFillTint="99"/>
          </w:tcPr>
          <w:p w:rsidR="002E6B49" w:rsidP="008F4A78" w:rsidRDefault="002E6B49" w14:paraId="1ABC4CD2" w14:textId="77777777">
            <w:pPr>
              <w:pStyle w:val="HeaderTable"/>
            </w:pPr>
            <w:r>
              <w:t>End Change Promotion Fee By Channel Detail Section</w:t>
            </w:r>
          </w:p>
        </w:tc>
      </w:tr>
    </w:tbl>
    <w:p w:rsidR="002E6B49" w:rsidP="002E6B49" w:rsidRDefault="002E6B49" w14:paraId="3F8E303C" w14:textId="77777777">
      <w:pPr>
        <w:pStyle w:val="Heading3"/>
        <w:numPr>
          <w:ilvl w:val="0"/>
          <w:numId w:val="143"/>
        </w:numPr>
        <w:spacing w:after="240"/>
        <w:rPr>
          <w:rFonts w:ascii="CordiaUPC" w:hAnsi="CordiaUPC" w:cs="CordiaUPC"/>
          <w:sz w:val="32"/>
          <w:szCs w:val="32"/>
        </w:rPr>
      </w:pPr>
      <w:r w:rsidRPr="008979A8">
        <w:rPr>
          <w:rFonts w:ascii="CordiaUPC" w:hAnsi="CordiaUPC" w:cs="CordiaUPC"/>
          <w:sz w:val="32"/>
          <w:szCs w:val="32"/>
        </w:rPr>
        <w:t>Mapping to DB</w:t>
      </w:r>
    </w:p>
    <w:tbl>
      <w:tblPr>
        <w:tblW w:w="4977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348"/>
        <w:gridCol w:w="2486"/>
        <w:gridCol w:w="4141"/>
      </w:tblGrid>
      <w:tr w:rsidR="002E6B49" w:rsidTr="008F4A78" w14:paraId="02B35B0B" w14:textId="77777777">
        <w:trPr>
          <w:tblHeader/>
        </w:trPr>
        <w:tc>
          <w:tcPr>
            <w:tcW w:w="1308" w:type="pct"/>
            <w:shd w:val="clear" w:color="auto" w:fill="EEECE1" w:themeFill="background2"/>
            <w:vAlign w:val="center"/>
          </w:tcPr>
          <w:p w:rsidR="002E6B49" w:rsidP="008F4A78" w:rsidRDefault="002E6B49" w14:paraId="4CDD53EC" w14:textId="77777777">
            <w:pPr>
              <w:rPr>
                <w:rFonts w:cs="CordiaUPC"/>
              </w:rPr>
            </w:pPr>
            <w:r w:rsidRPr="008979A8">
              <w:rPr>
                <w:rFonts w:cs="CordiaUPC"/>
                <w:b/>
                <w:bCs/>
              </w:rPr>
              <w:t>Database Table</w:t>
            </w:r>
          </w:p>
        </w:tc>
        <w:tc>
          <w:tcPr>
            <w:tcW w:w="1385" w:type="pct"/>
            <w:shd w:val="clear" w:color="auto" w:fill="EEECE1" w:themeFill="background2"/>
          </w:tcPr>
          <w:p w:rsidR="002E6B49" w:rsidP="008F4A78" w:rsidRDefault="002E6B49" w14:paraId="61E974AD" w14:textId="77777777">
            <w:pPr>
              <w:rPr>
                <w:rFonts w:cs="CordiaUPC"/>
                <w:szCs w:val="36"/>
              </w:rPr>
            </w:pPr>
            <w:r w:rsidRPr="008979A8">
              <w:rPr>
                <w:rFonts w:cs="CordiaUPC"/>
                <w:b/>
                <w:bCs/>
              </w:rPr>
              <w:t>Database Column</w:t>
            </w:r>
          </w:p>
        </w:tc>
        <w:tc>
          <w:tcPr>
            <w:tcW w:w="2307" w:type="pct"/>
            <w:shd w:val="clear" w:color="auto" w:fill="EEECE1" w:themeFill="background2"/>
            <w:vAlign w:val="center"/>
          </w:tcPr>
          <w:p w:rsidR="002E6B49" w:rsidP="008F4A78" w:rsidRDefault="002E6B49" w14:paraId="542DF8EC" w14:textId="77777777">
            <w:pPr>
              <w:rPr>
                <w:rFonts w:cs="CordiaUPC"/>
                <w:cs/>
              </w:rPr>
            </w:pPr>
            <w:r w:rsidRPr="008979A8">
              <w:rPr>
                <w:rFonts w:cs="CordiaUPC"/>
                <w:b/>
                <w:bCs/>
              </w:rPr>
              <w:t>Field on Screen</w:t>
            </w:r>
          </w:p>
        </w:tc>
      </w:tr>
      <w:tr w:rsidR="002E6B49" w:rsidTr="008F4A78" w14:paraId="7A3DFAD0" w14:textId="77777777">
        <w:tc>
          <w:tcPr>
            <w:tcW w:w="1308" w:type="pct"/>
            <w:vMerge w:val="restart"/>
          </w:tcPr>
          <w:p w:rsidRPr="008A20D2" w:rsidR="002E6B49" w:rsidP="008F4A78" w:rsidRDefault="004E609B" w14:paraId="35B8584A" w14:textId="37D055A3">
            <w:pPr>
              <w:rPr>
                <w:rFonts w:cs="CordiaUPC"/>
              </w:rPr>
            </w:pPr>
            <w:r>
              <w:t>MASS</w:t>
            </w:r>
            <w:r w:rsidRPr="00D151BA" w:rsidR="002E6B49">
              <w:t>_CHANGE_PROMOTION_FEE</w:t>
            </w:r>
          </w:p>
        </w:tc>
        <w:tc>
          <w:tcPr>
            <w:tcW w:w="1385" w:type="pct"/>
          </w:tcPr>
          <w:p w:rsidR="002E6B49" w:rsidP="008F4A78" w:rsidRDefault="002E6B49" w14:paraId="7C1FD790" w14:textId="77777777">
            <w:pPr>
              <w:spacing w:after="0"/>
              <w:rPr>
                <w:rFonts w:cs="CordiaUPC"/>
                <w:szCs w:val="36"/>
              </w:rPr>
            </w:pPr>
            <w:r>
              <w:t>ROW_ID</w:t>
            </w:r>
          </w:p>
        </w:tc>
        <w:tc>
          <w:tcPr>
            <w:tcW w:w="2307" w:type="pct"/>
          </w:tcPr>
          <w:p w:rsidR="002E6B49" w:rsidP="008F4A78" w:rsidRDefault="002E6B49" w14:paraId="6C9DA77F" w14:textId="77777777">
            <w:pPr>
              <w:spacing w:after="0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ครั้งแรก</w:t>
            </w:r>
          </w:p>
          <w:p w:rsidR="002E6B49" w:rsidP="008F4A78" w:rsidRDefault="002E6B49" w14:paraId="772F9A76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ให้ระบบ </w:t>
            </w:r>
            <w:r>
              <w:rPr>
                <w:rFonts w:cs="CordiaUPC"/>
              </w:rPr>
              <w:t xml:space="preserve">Auto Generate </w:t>
            </w:r>
          </w:p>
          <w:p w:rsidR="002E6B49" w:rsidP="008F4A78" w:rsidRDefault="002E6B49" w14:paraId="78458D49" w14:textId="77777777">
            <w:pPr>
              <w:spacing w:after="0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ครั้งถัดไป</w:t>
            </w:r>
          </w:p>
          <w:p w:rsidR="002E6B49" w:rsidP="008F4A78" w:rsidRDefault="002E6B49" w14:paraId="1F4A236E" w14:textId="77777777">
            <w:pPr>
              <w:spacing w:after="0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ให้ใช้ </w:t>
            </w:r>
            <w:r>
              <w:rPr>
                <w:rFonts w:cs="CordiaUPC"/>
              </w:rPr>
              <w:t xml:space="preserve">Row ID </w:t>
            </w:r>
            <w:r>
              <w:rPr>
                <w:rFonts w:hint="cs" w:cs="Angsana New"/>
                <w:cs/>
              </w:rPr>
              <w:t>เดิม</w:t>
            </w:r>
          </w:p>
        </w:tc>
      </w:tr>
      <w:tr w:rsidR="002E6B49" w:rsidTr="008F4A78" w14:paraId="42062849" w14:textId="77777777">
        <w:tc>
          <w:tcPr>
            <w:tcW w:w="1308" w:type="pct"/>
            <w:vMerge/>
          </w:tcPr>
          <w:p w:rsidR="002E6B49" w:rsidP="008F4A78" w:rsidRDefault="002E6B49" w14:paraId="36CC052F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2E6B49" w:rsidP="008F4A78" w:rsidRDefault="004E609B" w14:paraId="4BEFAD39" w14:textId="6DBE55EC">
            <w:pPr>
              <w:spacing w:after="0"/>
              <w:rPr>
                <w:rFonts w:cs="CordiaUPC"/>
                <w:szCs w:val="36"/>
              </w:rPr>
            </w:pPr>
            <w:r>
              <w:t>MASS</w:t>
            </w:r>
            <w:r w:rsidR="002E6B49">
              <w:t>_PO_DETAIL_ROW_ID</w:t>
            </w:r>
          </w:p>
        </w:tc>
        <w:tc>
          <w:tcPr>
            <w:tcW w:w="2307" w:type="pct"/>
          </w:tcPr>
          <w:p w:rsidR="002E6B49" w:rsidP="008F4A78" w:rsidRDefault="002E6B49" w14:paraId="44D532AE" w14:textId="222D9363">
            <w:pPr>
              <w:spacing w:after="0"/>
              <w:rPr>
                <w:rFonts w:cs="CordiaUPC"/>
                <w:cs/>
              </w:rPr>
            </w:pPr>
            <w:r w:rsidRPr="003B4253">
              <w:rPr>
                <w:rFonts w:cs="Angsana New"/>
                <w:cs/>
              </w:rPr>
              <w:t xml:space="preserve">ให้ใช้ </w:t>
            </w:r>
            <w:r w:rsidR="00F10121">
              <w:t>MASS</w:t>
            </w:r>
            <w:r>
              <w:t>_PO_DETAIL</w:t>
            </w:r>
            <w:r w:rsidRPr="003B4253">
              <w:rPr>
                <w:rFonts w:cs="Angsana New"/>
                <w:cs/>
              </w:rPr>
              <w:t>.</w:t>
            </w:r>
            <w:r w:rsidRPr="003B4253">
              <w:rPr>
                <w:rFonts w:cs="CordiaUPC"/>
              </w:rPr>
              <w:t>ROW_ID</w:t>
            </w:r>
          </w:p>
        </w:tc>
      </w:tr>
      <w:tr w:rsidR="002E6B49" w:rsidTr="008F4A78" w14:paraId="7B5C30C7" w14:textId="77777777">
        <w:tc>
          <w:tcPr>
            <w:tcW w:w="1308" w:type="pct"/>
            <w:vMerge/>
          </w:tcPr>
          <w:p w:rsidR="002E6B49" w:rsidP="008F4A78" w:rsidRDefault="002E6B49" w14:paraId="014441A7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2E6B49" w:rsidP="008F4A78" w:rsidRDefault="002E6B49" w14:paraId="329761EF" w14:textId="77777777">
            <w:r>
              <w:t>CHANGE_PROMOTION</w:t>
            </w:r>
          </w:p>
          <w:p w:rsidR="002E6B49" w:rsidP="008F4A78" w:rsidRDefault="002E6B49" w14:paraId="7494E57D" w14:textId="77777777">
            <w:pPr>
              <w:spacing w:after="0"/>
              <w:rPr>
                <w:rFonts w:cs="CordiaUPC"/>
                <w:szCs w:val="36"/>
              </w:rPr>
            </w:pPr>
            <w:r>
              <w:t>_FEE_FLAG</w:t>
            </w:r>
          </w:p>
        </w:tc>
        <w:tc>
          <w:tcPr>
            <w:tcW w:w="2307" w:type="pct"/>
          </w:tcPr>
          <w:p w:rsidR="002E6B49" w:rsidP="008F4A78" w:rsidRDefault="002E6B49" w14:paraId="0F34E5AF" w14:textId="77777777">
            <w:pPr>
              <w:spacing w:after="0"/>
              <w:rPr>
                <w:rFonts w:cs="CordiaUPC"/>
                <w:cs/>
              </w:rPr>
            </w:pPr>
            <w:r w:rsidRPr="00F10121">
              <w:t>changePromotionFee</w:t>
            </w:r>
          </w:p>
        </w:tc>
      </w:tr>
      <w:tr w:rsidR="002E6B49" w:rsidTr="008F4A78" w14:paraId="2568A9A7" w14:textId="77777777">
        <w:tc>
          <w:tcPr>
            <w:tcW w:w="1308" w:type="pct"/>
            <w:vMerge/>
          </w:tcPr>
          <w:p w:rsidR="002E6B49" w:rsidP="008F4A78" w:rsidRDefault="002E6B49" w14:paraId="1AC84A11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2E6B49" w:rsidP="008F4A78" w:rsidRDefault="002E6B49" w14:paraId="10CE26C0" w14:textId="77777777">
            <w:r>
              <w:t>FREE_FOR_FIRST_TIME</w:t>
            </w:r>
          </w:p>
          <w:p w:rsidR="002E6B49" w:rsidP="008F4A78" w:rsidRDefault="002E6B49" w14:paraId="4FB14C8C" w14:textId="77777777">
            <w:r>
              <w:t>_FLAG</w:t>
            </w:r>
          </w:p>
        </w:tc>
        <w:tc>
          <w:tcPr>
            <w:tcW w:w="2307" w:type="pct"/>
          </w:tcPr>
          <w:p w:rsidR="002E6B49" w:rsidP="008F4A78" w:rsidRDefault="002E6B49" w14:paraId="5FD2648F" w14:textId="77777777">
            <w:pPr>
              <w:spacing w:after="0"/>
              <w:rPr>
                <w:rFonts w:cs="CordiaUPC"/>
                <w:cs/>
              </w:rPr>
            </w:pPr>
            <w:r>
              <w:t>f</w:t>
            </w:r>
            <w:r w:rsidRPr="00F569F6">
              <w:t>reeforFirstTimeChangePromotionFlag</w:t>
            </w:r>
          </w:p>
        </w:tc>
      </w:tr>
      <w:tr w:rsidR="002E6B49" w:rsidTr="008F4A78" w14:paraId="50CEE0B4" w14:textId="77777777">
        <w:tc>
          <w:tcPr>
            <w:tcW w:w="1308" w:type="pct"/>
            <w:vMerge/>
          </w:tcPr>
          <w:p w:rsidR="002E6B49" w:rsidP="008F4A78" w:rsidRDefault="002E6B49" w14:paraId="3B412E21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2E6B49" w:rsidP="008F4A78" w:rsidRDefault="002E6B49" w14:paraId="4E93863F" w14:textId="77777777">
            <w:r>
              <w:t>DAYS _FOR_FREE_FIRST</w:t>
            </w:r>
          </w:p>
          <w:p w:rsidR="002E6B49" w:rsidP="008F4A78" w:rsidRDefault="002E6B49" w14:paraId="0C920C10" w14:textId="77777777">
            <w:r>
              <w:t>_TIME</w:t>
            </w:r>
          </w:p>
        </w:tc>
        <w:tc>
          <w:tcPr>
            <w:tcW w:w="2307" w:type="pct"/>
          </w:tcPr>
          <w:p w:rsidR="002E6B49" w:rsidP="008F4A78" w:rsidRDefault="002E6B49" w14:paraId="59E567E0" w14:textId="77777777">
            <w:pPr>
              <w:spacing w:after="0"/>
              <w:rPr>
                <w:rFonts w:cs="CordiaUPC"/>
                <w:cs/>
              </w:rPr>
            </w:pPr>
            <w:r>
              <w:t>numberofDaysforFreeFirstTimeChange</w:t>
            </w:r>
            <w:r w:rsidRPr="007C2414">
              <w:t>Promotion</w:t>
            </w:r>
          </w:p>
        </w:tc>
      </w:tr>
      <w:tr w:rsidR="002E6B49" w:rsidTr="008F4A78" w14:paraId="345E93EA" w14:textId="77777777">
        <w:tc>
          <w:tcPr>
            <w:tcW w:w="1308" w:type="pct"/>
            <w:vMerge w:val="restart"/>
          </w:tcPr>
          <w:p w:rsidR="002E6B49" w:rsidP="008F4A78" w:rsidRDefault="004E609B" w14:paraId="2B8F3B8C" w14:textId="0A2A2D46">
            <w:pPr>
              <w:rPr>
                <w:rFonts w:cs="CordiaUPC"/>
              </w:rPr>
            </w:pPr>
            <w:r>
              <w:t>MASS</w:t>
            </w:r>
            <w:r w:rsidR="002E6B49">
              <w:t>_CHANGE_PROMOTION_FEE_DETAIL</w:t>
            </w:r>
          </w:p>
        </w:tc>
        <w:tc>
          <w:tcPr>
            <w:tcW w:w="1385" w:type="pct"/>
          </w:tcPr>
          <w:p w:rsidR="002E6B49" w:rsidP="008F4A78" w:rsidRDefault="002E6B49" w14:paraId="30EC41C0" w14:textId="77777777">
            <w:r>
              <w:t>ROW_ID</w:t>
            </w:r>
          </w:p>
        </w:tc>
        <w:tc>
          <w:tcPr>
            <w:tcW w:w="2307" w:type="pct"/>
          </w:tcPr>
          <w:p w:rsidR="002E6B49" w:rsidP="008F4A78" w:rsidRDefault="002E6B49" w14:paraId="72A33F0F" w14:textId="77777777">
            <w:pPr>
              <w:spacing w:after="0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ครั้งแรก</w:t>
            </w:r>
          </w:p>
          <w:p w:rsidR="002E6B49" w:rsidP="008F4A78" w:rsidRDefault="002E6B49" w14:paraId="7BB71A42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ให้ระบบ </w:t>
            </w:r>
            <w:r>
              <w:rPr>
                <w:rFonts w:cs="CordiaUPC"/>
              </w:rPr>
              <w:t xml:space="preserve">Auto Generate </w:t>
            </w:r>
          </w:p>
          <w:p w:rsidR="002E6B49" w:rsidP="008F4A78" w:rsidRDefault="002E6B49" w14:paraId="3A7740E6" w14:textId="77777777">
            <w:pPr>
              <w:spacing w:after="0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ครั้งถัดไป</w:t>
            </w:r>
          </w:p>
          <w:p w:rsidR="002E6B49" w:rsidP="008F4A78" w:rsidRDefault="002E6B49" w14:paraId="0C019931" w14:textId="77777777">
            <w:pPr>
              <w:spacing w:after="0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ให้ใช้ </w:t>
            </w:r>
            <w:r>
              <w:rPr>
                <w:rFonts w:cs="CordiaUPC"/>
              </w:rPr>
              <w:t xml:space="preserve">Row ID </w:t>
            </w:r>
            <w:r>
              <w:rPr>
                <w:rFonts w:hint="cs" w:cs="Angsana New"/>
                <w:cs/>
              </w:rPr>
              <w:t>เดิม</w:t>
            </w:r>
          </w:p>
        </w:tc>
      </w:tr>
      <w:tr w:rsidR="002E6B49" w:rsidTr="008F4A78" w14:paraId="24035B2D" w14:textId="77777777">
        <w:tc>
          <w:tcPr>
            <w:tcW w:w="1308" w:type="pct"/>
            <w:vMerge/>
          </w:tcPr>
          <w:p w:rsidR="002E6B49" w:rsidP="008F4A78" w:rsidRDefault="002E6B49" w14:paraId="2B5D4ACE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2E6B49" w:rsidP="008F4A78" w:rsidRDefault="002E6B49" w14:paraId="350B8FA9" w14:textId="77777777">
            <w:r>
              <w:t>CHANGE_PROMOTION</w:t>
            </w:r>
          </w:p>
          <w:p w:rsidR="002E6B49" w:rsidP="008F4A78" w:rsidRDefault="002E6B49" w14:paraId="17932388" w14:textId="77777777">
            <w:r>
              <w:t>_FEE_ROW_ID</w:t>
            </w:r>
          </w:p>
        </w:tc>
        <w:tc>
          <w:tcPr>
            <w:tcW w:w="2307" w:type="pct"/>
          </w:tcPr>
          <w:p w:rsidR="002E6B49" w:rsidP="008F4A78" w:rsidRDefault="002E6B49" w14:paraId="02C6E9C8" w14:textId="4C303EA0">
            <w:pPr>
              <w:rPr>
                <w:rFonts w:cs="CordiaUPC"/>
                <w:cs/>
              </w:rPr>
            </w:pPr>
            <w:r w:rsidRPr="003B4253">
              <w:rPr>
                <w:rFonts w:cs="Angsana New"/>
                <w:cs/>
              </w:rPr>
              <w:t xml:space="preserve">ให้ใช้ </w:t>
            </w:r>
            <w:r w:rsidR="004E609B">
              <w:t>MASS</w:t>
            </w:r>
            <w:r>
              <w:t>_CHANGE_PROMOTION_FEE</w:t>
            </w:r>
            <w:r w:rsidRPr="003B4253">
              <w:rPr>
                <w:rFonts w:cs="Angsana New"/>
                <w:cs/>
              </w:rPr>
              <w:t>.</w:t>
            </w:r>
            <w:r w:rsidRPr="003B4253">
              <w:rPr>
                <w:rFonts w:cs="CordiaUPC"/>
              </w:rPr>
              <w:t>ROW_ID</w:t>
            </w:r>
          </w:p>
        </w:tc>
      </w:tr>
      <w:tr w:rsidR="002E6B49" w:rsidTr="008F4A78" w14:paraId="6EC0D96F" w14:textId="77777777">
        <w:tc>
          <w:tcPr>
            <w:tcW w:w="1308" w:type="pct"/>
            <w:vMerge/>
          </w:tcPr>
          <w:p w:rsidR="002E6B49" w:rsidP="008F4A78" w:rsidRDefault="002E6B49" w14:paraId="2FCD85B3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2E6B49" w:rsidP="008F4A78" w:rsidRDefault="002E6B49" w14:paraId="7A8EDEEB" w14:textId="77777777">
            <w:r w:rsidRPr="00823551">
              <w:t>CHANGE</w:t>
            </w:r>
            <w:r>
              <w:t>_</w:t>
            </w:r>
            <w:r w:rsidRPr="00823551">
              <w:t>PROMOTION</w:t>
            </w:r>
          </w:p>
          <w:p w:rsidR="002E6B49" w:rsidP="008F4A78" w:rsidRDefault="002E6B49" w14:paraId="560AD4BB" w14:textId="77777777">
            <w:r>
              <w:t>_</w:t>
            </w:r>
            <w:r w:rsidRPr="00823551">
              <w:t>CHANNEL</w:t>
            </w:r>
          </w:p>
        </w:tc>
        <w:tc>
          <w:tcPr>
            <w:tcW w:w="2307" w:type="pct"/>
          </w:tcPr>
          <w:p w:rsidRPr="00F53026" w:rsidR="002E6B49" w:rsidP="008F4A78" w:rsidRDefault="002E6B49" w14:paraId="788FF168" w14:textId="77777777">
            <w:r>
              <w:t>c</w:t>
            </w:r>
            <w:r w:rsidRPr="00F53026">
              <w:t>hangePromotionChannel</w:t>
            </w:r>
          </w:p>
          <w:p w:rsidR="002E6B49" w:rsidP="008F4A78" w:rsidRDefault="002E6B49" w14:paraId="452D1D10" w14:textId="77777777">
            <w:pPr>
              <w:spacing w:after="0"/>
              <w:rPr>
                <w:rFonts w:cs="CordiaUPC"/>
                <w:cs/>
              </w:rPr>
            </w:pPr>
          </w:p>
        </w:tc>
      </w:tr>
      <w:tr w:rsidR="002E6B49" w:rsidTr="008F4A78" w14:paraId="561F7658" w14:textId="77777777">
        <w:tc>
          <w:tcPr>
            <w:tcW w:w="1308" w:type="pct"/>
            <w:vMerge/>
          </w:tcPr>
          <w:p w:rsidR="002E6B49" w:rsidP="008F4A78" w:rsidRDefault="002E6B49" w14:paraId="7762635E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2E6B49" w:rsidP="008F4A78" w:rsidRDefault="002E6B49" w14:paraId="148B0AA8" w14:textId="77777777">
            <w:r w:rsidRPr="00823551">
              <w:t>FEE</w:t>
            </w:r>
            <w:r>
              <w:t>_</w:t>
            </w:r>
            <w:r w:rsidRPr="00823551">
              <w:t>EXC</w:t>
            </w:r>
            <w:r>
              <w:t>_</w:t>
            </w:r>
            <w:r w:rsidRPr="00823551">
              <w:t>VAT</w:t>
            </w:r>
          </w:p>
        </w:tc>
        <w:tc>
          <w:tcPr>
            <w:tcW w:w="2307" w:type="pct"/>
          </w:tcPr>
          <w:p w:rsidR="002E6B49" w:rsidP="008F4A78" w:rsidRDefault="002E6B49" w14:paraId="35248C19" w14:textId="77777777">
            <w:pPr>
              <w:spacing w:after="0"/>
              <w:rPr>
                <w:rFonts w:cs="CordiaUPC"/>
                <w:cs/>
              </w:rPr>
            </w:pPr>
            <w:r>
              <w:t>f</w:t>
            </w:r>
            <w:r w:rsidRPr="00F53026">
              <w:t>eeExcludingVAT</w:t>
            </w:r>
          </w:p>
        </w:tc>
      </w:tr>
      <w:tr w:rsidR="002E6B49" w:rsidTr="008F4A78" w14:paraId="497DB361" w14:textId="77777777">
        <w:tc>
          <w:tcPr>
            <w:tcW w:w="1308" w:type="pct"/>
            <w:vMerge/>
          </w:tcPr>
          <w:p w:rsidR="002E6B49" w:rsidP="008F4A78" w:rsidRDefault="002E6B49" w14:paraId="100BF0F4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2E6B49" w:rsidP="008F4A78" w:rsidRDefault="002E6B49" w14:paraId="35277218" w14:textId="77777777">
            <w:r w:rsidRPr="00823551">
              <w:t>FEE</w:t>
            </w:r>
            <w:r>
              <w:t>_</w:t>
            </w:r>
            <w:r w:rsidRPr="00823551">
              <w:t>INC</w:t>
            </w:r>
            <w:r>
              <w:t>_</w:t>
            </w:r>
            <w:r w:rsidRPr="00823551">
              <w:t>VAT</w:t>
            </w:r>
          </w:p>
        </w:tc>
        <w:tc>
          <w:tcPr>
            <w:tcW w:w="2307" w:type="pct"/>
          </w:tcPr>
          <w:p w:rsidR="002E6B49" w:rsidP="008F4A78" w:rsidRDefault="002E6B49" w14:paraId="4550D810" w14:textId="77777777">
            <w:pPr>
              <w:spacing w:after="0"/>
              <w:rPr>
                <w:rFonts w:cs="CordiaUPC"/>
                <w:cs/>
              </w:rPr>
            </w:pPr>
            <w:r>
              <w:t>f</w:t>
            </w:r>
            <w:r w:rsidRPr="00F53026">
              <w:t>eeIncludingVAT</w:t>
            </w:r>
          </w:p>
        </w:tc>
      </w:tr>
    </w:tbl>
    <w:p w:rsidR="00856C9D" w:rsidP="00856C9D" w:rsidRDefault="00856C9D" w14:paraId="319D1D67" w14:textId="77777777">
      <w:pPr>
        <w:pStyle w:val="Heading2"/>
        <w:numPr>
          <w:ilvl w:val="0"/>
          <w:numId w:val="1"/>
        </w:numPr>
        <w:ind w:left="426" w:hanging="426"/>
        <w:rPr>
          <w:rFonts w:ascii="CordiaUPC" w:hAnsi="CordiaUPC" w:cs="CordiaUPC"/>
          <w:sz w:val="36"/>
          <w:szCs w:val="36"/>
        </w:rPr>
      </w:pPr>
      <w:r>
        <w:rPr>
          <w:rFonts w:ascii="CordiaUPC" w:hAnsi="CordiaUPC" w:cs="CordiaUPC"/>
          <w:sz w:val="36"/>
          <w:szCs w:val="36"/>
        </w:rPr>
        <w:t xml:space="preserve">Mass </w:t>
      </w:r>
      <w:r w:rsidRPr="00E87182">
        <w:rPr>
          <w:rFonts w:ascii="CordiaUPC" w:hAnsi="CordiaUPC" w:cs="CordiaUPC"/>
          <w:sz w:val="36"/>
          <w:szCs w:val="36"/>
        </w:rPr>
        <w:t>Selling Location &amp; Channel</w:t>
      </w:r>
    </w:p>
    <w:p w:rsidRPr="005040E4" w:rsidR="00856C9D" w:rsidP="00BB3F68" w:rsidRDefault="00856C9D" w14:paraId="737DBFBF" w14:textId="77777777">
      <w:pPr>
        <w:pStyle w:val="Heading3"/>
        <w:numPr>
          <w:ilvl w:val="0"/>
          <w:numId w:val="41"/>
        </w:numPr>
        <w:rPr>
          <w:rFonts w:ascii="CordiaUPC" w:hAnsi="CordiaUPC" w:cs="CordiaUPC"/>
          <w:sz w:val="36"/>
          <w:szCs w:val="44"/>
        </w:rPr>
      </w:pPr>
      <w:r w:rsidRPr="008979A8">
        <w:rPr>
          <w:rFonts w:ascii="CordiaUPC" w:hAnsi="CordiaUPC" w:cs="CordiaUPC"/>
          <w:sz w:val="36"/>
          <w:szCs w:val="44"/>
        </w:rPr>
        <w:t>Field on Screen</w:t>
      </w:r>
    </w:p>
    <w:tbl>
      <w:tblPr>
        <w:tblW w:w="5000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656"/>
        <w:gridCol w:w="11"/>
        <w:gridCol w:w="1910"/>
        <w:gridCol w:w="13"/>
        <w:gridCol w:w="5426"/>
      </w:tblGrid>
      <w:tr w:rsidRPr="008979A8" w:rsidR="00856C9D" w:rsidTr="00856C9D" w14:paraId="2BFC2255" w14:textId="77777777">
        <w:trPr>
          <w:trHeight w:val="108"/>
        </w:trPr>
        <w:tc>
          <w:tcPr>
            <w:tcW w:w="925" w:type="pct"/>
            <w:gridSpan w:val="2"/>
            <w:shd w:val="clear" w:color="auto" w:fill="EEECE1" w:themeFill="background2"/>
            <w:vAlign w:val="center"/>
          </w:tcPr>
          <w:p w:rsidR="00856C9D" w:rsidP="00856C9D" w:rsidRDefault="00856C9D" w14:paraId="3A31FF98" w14:textId="77777777">
            <w:pPr>
              <w:pStyle w:val="HeaderTable"/>
            </w:pPr>
            <w:r w:rsidRPr="008979A8">
              <w:t>Field Name</w:t>
            </w:r>
          </w:p>
        </w:tc>
        <w:tc>
          <w:tcPr>
            <w:tcW w:w="1059" w:type="pct"/>
            <w:shd w:val="clear" w:color="auto" w:fill="EEECE1" w:themeFill="background2"/>
            <w:vAlign w:val="center"/>
          </w:tcPr>
          <w:p w:rsidR="00856C9D" w:rsidP="00856C9D" w:rsidRDefault="00856C9D" w14:paraId="2B2731C7" w14:textId="77777777">
            <w:pPr>
              <w:pStyle w:val="HeaderTable"/>
            </w:pPr>
            <w:r w:rsidRPr="008979A8">
              <w:t>Type</w:t>
            </w:r>
          </w:p>
        </w:tc>
        <w:tc>
          <w:tcPr>
            <w:tcW w:w="3016" w:type="pct"/>
            <w:gridSpan w:val="2"/>
            <w:shd w:val="clear" w:color="auto" w:fill="EEECE1" w:themeFill="background2"/>
            <w:vAlign w:val="center"/>
          </w:tcPr>
          <w:p w:rsidR="00856C9D" w:rsidP="00856C9D" w:rsidRDefault="00856C9D" w14:paraId="19AD64AE" w14:textId="77777777">
            <w:pPr>
              <w:pStyle w:val="HeaderTable"/>
            </w:pPr>
            <w:r w:rsidRPr="008979A8">
              <w:t>Comments</w:t>
            </w:r>
          </w:p>
        </w:tc>
      </w:tr>
      <w:tr w:rsidRPr="008979A8" w:rsidR="00856C9D" w:rsidTr="00856C9D" w14:paraId="47D7A1E9" w14:textId="77777777">
        <w:trPr>
          <w:trHeight w:val="108"/>
        </w:trPr>
        <w:tc>
          <w:tcPr>
            <w:tcW w:w="5000" w:type="pct"/>
            <w:gridSpan w:val="5"/>
            <w:shd w:val="clear" w:color="auto" w:fill="C2D69B" w:themeFill="accent3" w:themeFillTint="99"/>
          </w:tcPr>
          <w:p w:rsidR="00856C9D" w:rsidP="00856C9D" w:rsidRDefault="00856C9D" w14:paraId="02BDD66C" w14:textId="77777777">
            <w:pPr>
              <w:pStyle w:val="HeaderTable"/>
            </w:pPr>
            <w:r>
              <w:t>Selling Location Section</w:t>
            </w:r>
          </w:p>
        </w:tc>
      </w:tr>
      <w:tr w:rsidRPr="008979A8" w:rsidR="00856C9D" w:rsidTr="00856C9D" w14:paraId="33462F9F" w14:textId="77777777">
        <w:trPr>
          <w:trHeight w:val="108"/>
        </w:trPr>
        <w:tc>
          <w:tcPr>
            <w:tcW w:w="925" w:type="pct"/>
            <w:gridSpan w:val="2"/>
          </w:tcPr>
          <w:p w:rsidR="00856C9D" w:rsidP="00856C9D" w:rsidRDefault="00856C9D" w14:paraId="366B35B9" w14:textId="77777777">
            <w:r>
              <w:t>Mass Selling Location</w:t>
            </w:r>
          </w:p>
        </w:tc>
        <w:tc>
          <w:tcPr>
            <w:tcW w:w="1059" w:type="pct"/>
          </w:tcPr>
          <w:p w:rsidRPr="008979A8" w:rsidR="00856C9D" w:rsidP="00856C9D" w:rsidRDefault="00856C9D" w14:paraId="49F8CF07" w14:textId="77777777">
            <w:r>
              <w:t>Screen</w:t>
            </w:r>
          </w:p>
        </w:tc>
        <w:tc>
          <w:tcPr>
            <w:tcW w:w="3016" w:type="pct"/>
            <w:gridSpan w:val="2"/>
          </w:tcPr>
          <w:p w:rsidRPr="008979A8" w:rsidR="00856C9D" w:rsidP="00856C9D" w:rsidRDefault="00856C9D" w14:paraId="692B0AB2" w14:textId="77777777"/>
        </w:tc>
      </w:tr>
      <w:tr w:rsidRPr="008979A8" w:rsidR="00856C9D" w:rsidTr="00856C9D" w14:paraId="0D31E2C7" w14:textId="77777777">
        <w:trPr>
          <w:trHeight w:val="108"/>
        </w:trPr>
        <w:tc>
          <w:tcPr>
            <w:tcW w:w="5000" w:type="pct"/>
            <w:gridSpan w:val="5"/>
            <w:shd w:val="clear" w:color="auto" w:fill="C2D69B" w:themeFill="accent3" w:themeFillTint="99"/>
          </w:tcPr>
          <w:p w:rsidRPr="00BD6930" w:rsidR="00856C9D" w:rsidP="00856C9D" w:rsidRDefault="00856C9D" w14:paraId="269DC240" w14:textId="77777777">
            <w:pPr>
              <w:pStyle w:val="HeaderTable"/>
              <w:rPr>
                <w:rtl/>
                <w:cs/>
              </w:rPr>
            </w:pPr>
            <w:r>
              <w:t>End Selling Location Section</w:t>
            </w:r>
          </w:p>
        </w:tc>
      </w:tr>
      <w:tr w:rsidRPr="008979A8" w:rsidR="00856C9D" w:rsidTr="00856C9D" w14:paraId="15373312" w14:textId="77777777">
        <w:trPr>
          <w:trHeight w:val="108"/>
        </w:trPr>
        <w:tc>
          <w:tcPr>
            <w:tcW w:w="5000" w:type="pct"/>
            <w:gridSpan w:val="5"/>
            <w:shd w:val="clear" w:color="auto" w:fill="C2D69B" w:themeFill="accent3" w:themeFillTint="99"/>
          </w:tcPr>
          <w:p w:rsidRPr="00BD6930" w:rsidR="00856C9D" w:rsidP="00856C9D" w:rsidRDefault="00856C9D" w14:paraId="4DD59162" w14:textId="77777777">
            <w:pPr>
              <w:pStyle w:val="HeaderTable"/>
              <w:rPr>
                <w:rtl/>
                <w:cs/>
              </w:rPr>
            </w:pPr>
            <w:r>
              <w:t>Human Touch Point Section</w:t>
            </w:r>
          </w:p>
        </w:tc>
      </w:tr>
      <w:tr w:rsidRPr="008979A8" w:rsidR="00856C9D" w:rsidTr="00856C9D" w14:paraId="1DA9735A" w14:textId="77777777">
        <w:trPr>
          <w:trHeight w:val="108"/>
        </w:trPr>
        <w:tc>
          <w:tcPr>
            <w:tcW w:w="925" w:type="pct"/>
            <w:gridSpan w:val="2"/>
          </w:tcPr>
          <w:p w:rsidR="00856C9D" w:rsidP="00856C9D" w:rsidRDefault="00856C9D" w14:paraId="01AF048C" w14:textId="77777777">
            <w:r>
              <w:t>Mass Human Touch Point</w:t>
            </w:r>
          </w:p>
        </w:tc>
        <w:tc>
          <w:tcPr>
            <w:tcW w:w="1059" w:type="pct"/>
          </w:tcPr>
          <w:p w:rsidRPr="008979A8" w:rsidR="00856C9D" w:rsidP="00856C9D" w:rsidRDefault="00856C9D" w14:paraId="324E1B85" w14:textId="77777777">
            <w:r>
              <w:t>Screen</w:t>
            </w:r>
          </w:p>
        </w:tc>
        <w:tc>
          <w:tcPr>
            <w:tcW w:w="3016" w:type="pct"/>
            <w:gridSpan w:val="2"/>
          </w:tcPr>
          <w:p w:rsidRPr="00BD6930" w:rsidR="00856C9D" w:rsidP="00856C9D" w:rsidRDefault="00856C9D" w14:paraId="79827AAF" w14:textId="77777777"/>
        </w:tc>
      </w:tr>
      <w:tr w:rsidRPr="008979A8" w:rsidR="00856C9D" w:rsidTr="00856C9D" w14:paraId="0AF63EA3" w14:textId="77777777">
        <w:trPr>
          <w:trHeight w:val="108"/>
        </w:trPr>
        <w:tc>
          <w:tcPr>
            <w:tcW w:w="5000" w:type="pct"/>
            <w:gridSpan w:val="5"/>
            <w:shd w:val="clear" w:color="auto" w:fill="C2D69B" w:themeFill="accent3" w:themeFillTint="99"/>
          </w:tcPr>
          <w:p w:rsidRPr="00BD6930" w:rsidR="00856C9D" w:rsidP="00856C9D" w:rsidRDefault="00856C9D" w14:paraId="08BB0D34" w14:textId="77777777">
            <w:pPr>
              <w:pStyle w:val="HeaderTable"/>
              <w:rPr>
                <w:rtl/>
                <w:cs/>
              </w:rPr>
            </w:pPr>
            <w:r>
              <w:t>End Human Touch Point Section</w:t>
            </w:r>
          </w:p>
        </w:tc>
      </w:tr>
      <w:tr w:rsidRPr="008979A8" w:rsidR="00856C9D" w:rsidTr="00856C9D" w14:paraId="25D68B13" w14:textId="77777777">
        <w:trPr>
          <w:trHeight w:val="108"/>
        </w:trPr>
        <w:tc>
          <w:tcPr>
            <w:tcW w:w="5000" w:type="pct"/>
            <w:gridSpan w:val="5"/>
            <w:shd w:val="clear" w:color="auto" w:fill="C2D69B" w:themeFill="accent3" w:themeFillTint="99"/>
          </w:tcPr>
          <w:p w:rsidRPr="00463A3A" w:rsidR="00856C9D" w:rsidP="00856C9D" w:rsidRDefault="00856C9D" w14:paraId="23CDB647" w14:textId="77777777">
            <w:pPr>
              <w:pStyle w:val="HeaderTable"/>
              <w:rPr>
                <w:rtl/>
                <w:cs/>
              </w:rPr>
            </w:pPr>
            <w:r>
              <w:t>Non Human Touch Point Section</w:t>
            </w:r>
          </w:p>
        </w:tc>
      </w:tr>
      <w:tr w:rsidRPr="008979A8" w:rsidR="00856C9D" w:rsidTr="00856C9D" w14:paraId="198D9F69" w14:textId="77777777">
        <w:trPr>
          <w:trHeight w:val="108"/>
        </w:trPr>
        <w:tc>
          <w:tcPr>
            <w:tcW w:w="925" w:type="pct"/>
            <w:gridSpan w:val="2"/>
          </w:tcPr>
          <w:p w:rsidR="00856C9D" w:rsidP="00856C9D" w:rsidRDefault="00856C9D" w14:paraId="32A2241B" w14:textId="77777777">
            <w:r>
              <w:t>Mass Non Human Touch Point</w:t>
            </w:r>
          </w:p>
        </w:tc>
        <w:tc>
          <w:tcPr>
            <w:tcW w:w="1059" w:type="pct"/>
          </w:tcPr>
          <w:p w:rsidRPr="008979A8" w:rsidR="00856C9D" w:rsidP="00856C9D" w:rsidRDefault="00856C9D" w14:paraId="114FEF3C" w14:textId="77777777">
            <w:r>
              <w:t>Screen</w:t>
            </w:r>
          </w:p>
        </w:tc>
        <w:tc>
          <w:tcPr>
            <w:tcW w:w="3016" w:type="pct"/>
            <w:gridSpan w:val="2"/>
          </w:tcPr>
          <w:p w:rsidRPr="00BD6930" w:rsidR="00856C9D" w:rsidP="00856C9D" w:rsidRDefault="00856C9D" w14:paraId="429998F4" w14:textId="77777777">
            <w:pPr>
              <w:rPr>
                <w:cs/>
              </w:rPr>
            </w:pPr>
          </w:p>
        </w:tc>
      </w:tr>
      <w:tr w:rsidRPr="008979A8" w:rsidR="00856C9D" w:rsidTr="00856C9D" w14:paraId="6E7BF8EE" w14:textId="77777777">
        <w:trPr>
          <w:trHeight w:val="108"/>
        </w:trPr>
        <w:tc>
          <w:tcPr>
            <w:tcW w:w="5000" w:type="pct"/>
            <w:gridSpan w:val="5"/>
            <w:shd w:val="clear" w:color="auto" w:fill="C2D69B" w:themeFill="accent3" w:themeFillTint="99"/>
          </w:tcPr>
          <w:p w:rsidRPr="007F10C2" w:rsidR="00856C9D" w:rsidP="00856C9D" w:rsidRDefault="00856C9D" w14:paraId="69293FA8" w14:textId="77777777">
            <w:pPr>
              <w:pStyle w:val="HeaderTable"/>
              <w:rPr>
                <w:rtl/>
                <w:cs/>
              </w:rPr>
            </w:pPr>
            <w:r>
              <w:t>End Non Human Touch Point Section</w:t>
            </w:r>
          </w:p>
        </w:tc>
      </w:tr>
      <w:tr w:rsidRPr="008979A8" w:rsidR="00D57B1C" w:rsidTr="00856C9D" w14:paraId="37F5ADCC" w14:textId="77777777">
        <w:trPr>
          <w:trHeight w:val="108"/>
        </w:trPr>
        <w:tc>
          <w:tcPr>
            <w:tcW w:w="5000" w:type="pct"/>
            <w:gridSpan w:val="5"/>
            <w:shd w:val="clear" w:color="auto" w:fill="C2D69B" w:themeFill="accent3" w:themeFillTint="99"/>
          </w:tcPr>
          <w:p w:rsidR="00D57B1C" w:rsidP="00856C9D" w:rsidRDefault="00D57B1C" w14:paraId="713C78DD" w14:textId="36A5F625">
            <w:pPr>
              <w:pStyle w:val="HeaderTable"/>
            </w:pPr>
            <w:r>
              <w:t>Application Channel Section</w:t>
            </w:r>
          </w:p>
        </w:tc>
      </w:tr>
      <w:tr w:rsidRPr="008979A8" w:rsidR="00D57B1C" w:rsidTr="00BB37B4" w14:paraId="4DD90292" w14:textId="77777777">
        <w:trPr>
          <w:trHeight w:val="108"/>
        </w:trPr>
        <w:tc>
          <w:tcPr>
            <w:tcW w:w="919" w:type="pct"/>
          </w:tcPr>
          <w:p w:rsidR="00D57B1C" w:rsidP="00BB37B4" w:rsidRDefault="00D57B1C" w14:paraId="2916FA1C" w14:textId="3957653C">
            <w:r>
              <w:t>Mass Application Channel</w:t>
            </w:r>
          </w:p>
        </w:tc>
        <w:tc>
          <w:tcPr>
            <w:tcW w:w="1072" w:type="pct"/>
            <w:gridSpan w:val="3"/>
          </w:tcPr>
          <w:p w:rsidR="00D57B1C" w:rsidP="00BB37B4" w:rsidRDefault="00D57B1C" w14:paraId="7185D76A" w14:textId="7FF6C7AE">
            <w:r>
              <w:t>Screen</w:t>
            </w:r>
          </w:p>
        </w:tc>
        <w:tc>
          <w:tcPr>
            <w:tcW w:w="3009" w:type="pct"/>
          </w:tcPr>
          <w:p w:rsidR="00D57B1C" w:rsidP="00BB37B4" w:rsidRDefault="00D57B1C" w14:paraId="67193A28" w14:textId="4BA236A3"/>
        </w:tc>
      </w:tr>
      <w:tr w:rsidRPr="008979A8" w:rsidR="00D57B1C" w:rsidTr="00856C9D" w14:paraId="74E54F25" w14:textId="77777777">
        <w:trPr>
          <w:trHeight w:val="108"/>
        </w:trPr>
        <w:tc>
          <w:tcPr>
            <w:tcW w:w="5000" w:type="pct"/>
            <w:gridSpan w:val="5"/>
            <w:shd w:val="clear" w:color="auto" w:fill="C2D69B" w:themeFill="accent3" w:themeFillTint="99"/>
          </w:tcPr>
          <w:p w:rsidR="00D57B1C" w:rsidP="00856C9D" w:rsidRDefault="00D57B1C" w14:paraId="1944866A" w14:textId="11D0526D">
            <w:pPr>
              <w:pStyle w:val="HeaderTable"/>
            </w:pPr>
            <w:r>
              <w:t>End Application Channel Section</w:t>
            </w:r>
          </w:p>
        </w:tc>
      </w:tr>
      <w:tr w:rsidRPr="008979A8" w:rsidR="00856C9D" w:rsidTr="00856C9D" w14:paraId="7E72F40F" w14:textId="77777777">
        <w:trPr>
          <w:trHeight w:val="108"/>
        </w:trPr>
        <w:tc>
          <w:tcPr>
            <w:tcW w:w="5000" w:type="pct"/>
            <w:gridSpan w:val="5"/>
            <w:shd w:val="clear" w:color="auto" w:fill="C2D69B" w:themeFill="accent3" w:themeFillTint="99"/>
          </w:tcPr>
          <w:p w:rsidRPr="007F10C2" w:rsidR="00856C9D" w:rsidP="00856C9D" w:rsidRDefault="00856C9D" w14:paraId="2509A7B1" w14:textId="77777777">
            <w:pPr>
              <w:pStyle w:val="HeaderTable"/>
            </w:pPr>
            <w:r>
              <w:t>Incentive &amp; SQT Section</w:t>
            </w:r>
          </w:p>
        </w:tc>
      </w:tr>
      <w:tr w:rsidRPr="008979A8" w:rsidR="00856C9D" w:rsidTr="00856C9D" w14:paraId="5F459938" w14:textId="77777777">
        <w:trPr>
          <w:trHeight w:val="108"/>
        </w:trPr>
        <w:tc>
          <w:tcPr>
            <w:tcW w:w="925" w:type="pct"/>
            <w:gridSpan w:val="2"/>
          </w:tcPr>
          <w:p w:rsidR="00856C9D" w:rsidP="00856C9D" w:rsidRDefault="00856C9D" w14:paraId="1B09DD96" w14:textId="77777777">
            <w:pPr>
              <w:rPr>
                <w:rFonts w:cs="CordiaUPC"/>
                <w:cs/>
              </w:rPr>
            </w:pPr>
            <w:r>
              <w:rPr>
                <w:rFonts w:cs="CordiaUPC"/>
              </w:rPr>
              <w:t>Mass</w:t>
            </w:r>
            <w:r w:rsidRPr="00EF2676">
              <w:rPr>
                <w:rFonts w:cs="CordiaUPC"/>
              </w:rPr>
              <w:t xml:space="preserve"> Incentive and SQT</w:t>
            </w:r>
          </w:p>
        </w:tc>
        <w:tc>
          <w:tcPr>
            <w:tcW w:w="1059" w:type="pct"/>
          </w:tcPr>
          <w:p w:rsidR="00856C9D" w:rsidP="00856C9D" w:rsidRDefault="00856C9D" w14:paraId="648679F7" w14:textId="77777777">
            <w:pPr>
              <w:rPr>
                <w:rFonts w:cs="CordiaUPC"/>
              </w:rPr>
            </w:pPr>
            <w:r>
              <w:t>Screen</w:t>
            </w:r>
          </w:p>
        </w:tc>
        <w:tc>
          <w:tcPr>
            <w:tcW w:w="3016" w:type="pct"/>
            <w:gridSpan w:val="2"/>
          </w:tcPr>
          <w:p w:rsidR="00856C9D" w:rsidP="00856C9D" w:rsidRDefault="00856C9D" w14:paraId="1601D498" w14:textId="77777777">
            <w:pPr>
              <w:rPr>
                <w:cs/>
              </w:rPr>
            </w:pPr>
          </w:p>
        </w:tc>
      </w:tr>
      <w:tr w:rsidRPr="008979A8" w:rsidR="00856C9D" w:rsidTr="00856C9D" w14:paraId="701ADDEC" w14:textId="77777777">
        <w:trPr>
          <w:trHeight w:val="108"/>
        </w:trPr>
        <w:tc>
          <w:tcPr>
            <w:tcW w:w="5000" w:type="pct"/>
            <w:gridSpan w:val="5"/>
            <w:shd w:val="clear" w:color="auto" w:fill="C2D69B" w:themeFill="accent3" w:themeFillTint="99"/>
          </w:tcPr>
          <w:p w:rsidRPr="00766CC1" w:rsidR="00856C9D" w:rsidP="00856C9D" w:rsidRDefault="00856C9D" w14:paraId="0C13D68F" w14:textId="77777777">
            <w:pPr>
              <w:pStyle w:val="HeaderTable"/>
            </w:pPr>
            <w:r>
              <w:t>End Incentive Section</w:t>
            </w:r>
          </w:p>
        </w:tc>
      </w:tr>
      <w:tr w:rsidRPr="008979A8" w:rsidR="00856C9D" w:rsidTr="00856C9D" w14:paraId="67B42CCA" w14:textId="77777777">
        <w:trPr>
          <w:trHeight w:val="108"/>
        </w:trPr>
        <w:tc>
          <w:tcPr>
            <w:tcW w:w="5000" w:type="pct"/>
            <w:gridSpan w:val="5"/>
            <w:shd w:val="clear" w:color="auto" w:fill="C2D69B" w:themeFill="accent3" w:themeFillTint="99"/>
          </w:tcPr>
          <w:p w:rsidRPr="00C85186" w:rsidR="00856C9D" w:rsidP="00856C9D" w:rsidRDefault="00856C9D" w14:paraId="51C0ACDB" w14:textId="77777777">
            <w:pPr>
              <w:pStyle w:val="HeaderTable"/>
              <w:rPr>
                <w:rtl/>
                <w:cs/>
              </w:rPr>
            </w:pPr>
            <w:r>
              <w:t>End Incentive &amp; SQT Section</w:t>
            </w:r>
          </w:p>
        </w:tc>
      </w:tr>
    </w:tbl>
    <w:p w:rsidR="00856C9D" w:rsidP="00856C9D" w:rsidRDefault="00856C9D" w14:paraId="06273C6B" w14:textId="77777777">
      <w:pPr>
        <w:pStyle w:val="Heading2"/>
        <w:numPr>
          <w:ilvl w:val="0"/>
          <w:numId w:val="1"/>
        </w:numPr>
        <w:ind w:left="426" w:hanging="426"/>
        <w:rPr>
          <w:rFonts w:ascii="CordiaUPC" w:hAnsi="CordiaUPC" w:cs="CordiaUPC"/>
          <w:sz w:val="36"/>
          <w:szCs w:val="36"/>
        </w:rPr>
      </w:pPr>
      <w:r>
        <w:rPr>
          <w:rFonts w:ascii="CordiaUPC" w:hAnsi="CordiaUPC" w:cs="CordiaUPC"/>
          <w:sz w:val="36"/>
          <w:szCs w:val="36"/>
        </w:rPr>
        <w:t>Mass Selling Location</w:t>
      </w:r>
    </w:p>
    <w:p w:rsidRPr="005040E4" w:rsidR="00856C9D" w:rsidP="00BB3F68" w:rsidRDefault="00856C9D" w14:paraId="2A459217" w14:textId="77777777">
      <w:pPr>
        <w:pStyle w:val="Heading3"/>
        <w:numPr>
          <w:ilvl w:val="0"/>
          <w:numId w:val="52"/>
        </w:numPr>
        <w:rPr>
          <w:rFonts w:ascii="CordiaUPC" w:hAnsi="CordiaUPC" w:cs="CordiaUPC"/>
          <w:sz w:val="36"/>
          <w:szCs w:val="44"/>
        </w:rPr>
      </w:pPr>
      <w:r w:rsidRPr="008979A8">
        <w:rPr>
          <w:rFonts w:ascii="CordiaUPC" w:hAnsi="CordiaUPC" w:cs="CordiaUPC"/>
          <w:sz w:val="36"/>
          <w:szCs w:val="44"/>
        </w:rPr>
        <w:t>Field on Screen</w:t>
      </w:r>
    </w:p>
    <w:tbl>
      <w:tblPr>
        <w:tblW w:w="5000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656"/>
        <w:gridCol w:w="11"/>
        <w:gridCol w:w="1910"/>
        <w:gridCol w:w="13"/>
        <w:gridCol w:w="5426"/>
      </w:tblGrid>
      <w:tr w:rsidRPr="008979A8" w:rsidR="00856C9D" w:rsidTr="00856C9D" w14:paraId="0A41CC55" w14:textId="77777777">
        <w:trPr>
          <w:trHeight w:val="108"/>
        </w:trPr>
        <w:tc>
          <w:tcPr>
            <w:tcW w:w="925" w:type="pct"/>
            <w:gridSpan w:val="2"/>
            <w:shd w:val="clear" w:color="auto" w:fill="EEECE1" w:themeFill="background2"/>
            <w:vAlign w:val="center"/>
          </w:tcPr>
          <w:p w:rsidR="00856C9D" w:rsidP="00856C9D" w:rsidRDefault="00856C9D" w14:paraId="4A023F31" w14:textId="77777777">
            <w:pPr>
              <w:pStyle w:val="HeaderTable"/>
            </w:pPr>
            <w:r w:rsidRPr="008979A8">
              <w:t>Field Name</w:t>
            </w:r>
          </w:p>
        </w:tc>
        <w:tc>
          <w:tcPr>
            <w:tcW w:w="1059" w:type="pct"/>
            <w:shd w:val="clear" w:color="auto" w:fill="EEECE1" w:themeFill="background2"/>
            <w:vAlign w:val="center"/>
          </w:tcPr>
          <w:p w:rsidR="00856C9D" w:rsidP="00856C9D" w:rsidRDefault="00856C9D" w14:paraId="533F158A" w14:textId="77777777">
            <w:pPr>
              <w:pStyle w:val="HeaderTable"/>
            </w:pPr>
            <w:r w:rsidRPr="008979A8">
              <w:t>Type</w:t>
            </w:r>
          </w:p>
        </w:tc>
        <w:tc>
          <w:tcPr>
            <w:tcW w:w="3016" w:type="pct"/>
            <w:gridSpan w:val="2"/>
            <w:shd w:val="clear" w:color="auto" w:fill="EEECE1" w:themeFill="background2"/>
            <w:vAlign w:val="center"/>
          </w:tcPr>
          <w:p w:rsidR="00856C9D" w:rsidP="00856C9D" w:rsidRDefault="00856C9D" w14:paraId="362A27B3" w14:textId="77777777">
            <w:pPr>
              <w:pStyle w:val="HeaderTable"/>
            </w:pPr>
            <w:r w:rsidRPr="008979A8">
              <w:t>Comments</w:t>
            </w:r>
          </w:p>
        </w:tc>
      </w:tr>
      <w:tr w:rsidRPr="008979A8" w:rsidR="00856C9D" w:rsidTr="00856C9D" w14:paraId="51418ADC" w14:textId="77777777">
        <w:trPr>
          <w:trHeight w:val="108"/>
        </w:trPr>
        <w:tc>
          <w:tcPr>
            <w:tcW w:w="925" w:type="pct"/>
            <w:gridSpan w:val="2"/>
          </w:tcPr>
          <w:p w:rsidR="00856C9D" w:rsidP="00856C9D" w:rsidRDefault="00232764" w14:paraId="1948853D" w14:textId="55AE1208">
            <w:r>
              <w:t>locationChoice</w:t>
            </w:r>
          </w:p>
        </w:tc>
        <w:tc>
          <w:tcPr>
            <w:tcW w:w="1059" w:type="pct"/>
          </w:tcPr>
          <w:p w:rsidR="00856C9D" w:rsidP="00856C9D" w:rsidRDefault="00856C9D" w14:paraId="0E2C3D05" w14:textId="77777777">
            <w:r>
              <w:t>Radio Button</w:t>
            </w:r>
          </w:p>
        </w:tc>
        <w:tc>
          <w:tcPr>
            <w:tcW w:w="3016" w:type="pct"/>
            <w:gridSpan w:val="2"/>
          </w:tcPr>
          <w:p w:rsidR="00856C9D" w:rsidP="00856C9D" w:rsidRDefault="00856C9D" w14:paraId="522DA3B6" w14:textId="77777777">
            <w:r w:rsidRPr="0003732A">
              <w:t xml:space="preserve">Label </w:t>
            </w:r>
            <w:r w:rsidRPr="0003732A">
              <w:rPr>
                <w:rFonts w:cs="Angsana New"/>
                <w:cs/>
              </w:rPr>
              <w:t xml:space="preserve">: </w:t>
            </w:r>
            <w:r w:rsidRPr="00E0759B">
              <w:rPr>
                <w:rFonts w:cs="Angsana New"/>
                <w:color w:val="FF0000"/>
                <w:cs/>
              </w:rPr>
              <w:t>*</w:t>
            </w:r>
            <w:r w:rsidRPr="00E0759B">
              <w:rPr>
                <w:color w:val="FF0000"/>
              </w:rPr>
              <w:t>Selling Location Type</w:t>
            </w:r>
          </w:p>
          <w:p w:rsidR="00856C9D" w:rsidP="00856C9D" w:rsidRDefault="00856C9D" w14:paraId="3BEE4E1E" w14:textId="165D76F3">
            <w:r>
              <w:t xml:space="preserve">List of Value </w:t>
            </w:r>
            <w:r>
              <w:rPr>
                <w:rFonts w:cs="Angsana New"/>
                <w:cs/>
              </w:rPr>
              <w:t xml:space="preserve">: </w:t>
            </w:r>
            <w:r w:rsidRPr="0021452D" w:rsidR="001F3B41">
              <w:rPr>
                <w:rFonts w:hint="cs"/>
                <w:cs/>
              </w:rPr>
              <w:t>ดึงข้อมูลจาก</w:t>
            </w:r>
            <w:r w:rsidRPr="0021452D" w:rsidR="001F3B41">
              <w:t xml:space="preserve">DB </w:t>
            </w:r>
            <w:r w:rsidRPr="0021452D" w:rsidR="001F3B41">
              <w:rPr>
                <w:rFonts w:hint="cs"/>
                <w:cs/>
              </w:rPr>
              <w:t>ที่</w:t>
            </w:r>
            <w:r w:rsidRPr="0021452D" w:rsidR="001F3B41">
              <w:t xml:space="preserve"> Table</w:t>
            </w:r>
            <w:r w:rsidRPr="0021452D" w:rsidR="001F3B41">
              <w:rPr>
                <w:rFonts w:hint="cs"/>
                <w:cs/>
              </w:rPr>
              <w:t xml:space="preserve"> </w:t>
            </w:r>
            <w:r w:rsidRPr="0021452D" w:rsidR="001F3B41">
              <w:t xml:space="preserve">FLW_CFG_LOV </w:t>
            </w:r>
            <w:r w:rsidRPr="0021452D" w:rsidR="001F3B41">
              <w:rPr>
                <w:rFonts w:hint="cs"/>
                <w:cs/>
              </w:rPr>
              <w:t xml:space="preserve">โดย </w:t>
            </w:r>
            <w:r w:rsidRPr="0021452D" w:rsidR="001F3B41">
              <w:t>group_type</w:t>
            </w:r>
            <w:r w:rsidRPr="0021452D" w:rsidR="001F3B41">
              <w:rPr>
                <w:rFonts w:hint="cs"/>
                <w:cs/>
              </w:rPr>
              <w:t xml:space="preserve"> </w:t>
            </w:r>
            <w:r w:rsidRPr="0021452D" w:rsidR="001F3B41">
              <w:rPr>
                <w:rFonts w:cs="Angsana New"/>
                <w:cs/>
              </w:rPr>
              <w:t>= ‘</w:t>
            </w:r>
            <w:r w:rsidR="00FD0DA7">
              <w:t xml:space="preserve">Mass </w:t>
            </w:r>
            <w:r w:rsidRPr="0021452D" w:rsidR="001F3B41">
              <w:rPr>
                <w:rFonts w:cs="CordiaUPC"/>
              </w:rPr>
              <w:t>Selling Location Type</w:t>
            </w:r>
            <w:r w:rsidRPr="0021452D" w:rsidR="001F3B41">
              <w:rPr>
                <w:rFonts w:cs="Angsana New"/>
                <w:cs/>
              </w:rPr>
              <w:t>’</w:t>
            </w:r>
          </w:p>
          <w:p w:rsidR="00856C9D" w:rsidP="00856C9D" w:rsidRDefault="00856C9D" w14:paraId="403795F0" w14:textId="77777777">
            <w:r>
              <w:t xml:space="preserve">Default Value </w:t>
            </w:r>
            <w:r>
              <w:rPr>
                <w:rFonts w:cs="Angsana New"/>
                <w:cs/>
              </w:rPr>
              <w:t>: “</w:t>
            </w:r>
            <w:r>
              <w:t>All</w:t>
            </w:r>
            <w:r>
              <w:rPr>
                <w:rFonts w:cs="Angsana New"/>
                <w:cs/>
              </w:rPr>
              <w:t>”</w:t>
            </w:r>
          </w:p>
          <w:p w:rsidR="00856C9D" w:rsidP="00856C9D" w:rsidRDefault="00856C9D" w14:paraId="2F7FE524" w14:textId="0E8D0FB9">
            <w:r>
              <w:rPr>
                <w:rFonts w:hint="cs"/>
                <w:cs/>
              </w:rPr>
              <w:t xml:space="preserve">ถ้า </w:t>
            </w:r>
            <w:r>
              <w:t xml:space="preserve">User </w:t>
            </w:r>
            <w:r>
              <w:rPr>
                <w:rFonts w:hint="cs"/>
                <w:cs/>
              </w:rPr>
              <w:t xml:space="preserve">เลือก </w:t>
            </w:r>
            <w:r>
              <w:rPr>
                <w:rFonts w:cs="Angsana New"/>
                <w:cs/>
              </w:rPr>
              <w:t>“</w:t>
            </w:r>
            <w:r>
              <w:t>All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ให้ </w:t>
            </w:r>
            <w:r>
              <w:t xml:space="preserve">Invisible </w:t>
            </w:r>
            <w:r w:rsidR="006F4D8E">
              <w:t xml:space="preserve">Area </w:t>
            </w:r>
            <w:r>
              <w:t xml:space="preserve">Section </w:t>
            </w:r>
            <w:r>
              <w:rPr>
                <w:rFonts w:hint="cs"/>
                <w:cs/>
              </w:rPr>
              <w:t>และทำการเคลียร์ค่าท</w:t>
            </w:r>
            <w:r w:rsidR="006F4D8E">
              <w:rPr>
                <w:rFonts w:hint="cs"/>
                <w:cs/>
              </w:rPr>
              <w:t>ุ</w:t>
            </w:r>
            <w:r w:rsidR="009D2552">
              <w:rPr>
                <w:rFonts w:hint="cs"/>
                <w:cs/>
              </w:rPr>
              <w:t xml:space="preserve">ก </w:t>
            </w:r>
            <w:r w:rsidR="009D2552">
              <w:t>S</w:t>
            </w:r>
            <w:r>
              <w:t>ection</w:t>
            </w:r>
            <w:r w:rsidR="006F4D8E">
              <w:rPr>
                <w:rFonts w:hint="cs"/>
                <w:cs/>
              </w:rPr>
              <w:t xml:space="preserve"> ภายใต้ </w:t>
            </w:r>
            <w:r w:rsidR="006F4D8E">
              <w:t>Area Section</w:t>
            </w:r>
          </w:p>
          <w:p w:rsidR="00856C9D" w:rsidRDefault="00856C9D" w14:paraId="35E29A2D" w14:textId="6288AEEB">
            <w:r>
              <w:rPr>
                <w:rFonts w:hint="cs"/>
                <w:cs/>
              </w:rPr>
              <w:t xml:space="preserve">ถ้า </w:t>
            </w:r>
            <w:r>
              <w:t xml:space="preserve">User </w:t>
            </w:r>
            <w:r>
              <w:rPr>
                <w:rFonts w:hint="cs"/>
                <w:cs/>
              </w:rPr>
              <w:t xml:space="preserve">เลือก </w:t>
            </w:r>
            <w:r>
              <w:rPr>
                <w:rFonts w:cs="Angsana New"/>
                <w:cs/>
              </w:rPr>
              <w:t>“</w:t>
            </w:r>
            <w:r w:rsidR="00211702">
              <w:t>Area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ให้ </w:t>
            </w:r>
            <w:r>
              <w:t xml:space="preserve">Visible </w:t>
            </w:r>
            <w:r w:rsidR="006F4D8E">
              <w:t xml:space="preserve">Area </w:t>
            </w:r>
            <w:r>
              <w:t xml:space="preserve">Section </w:t>
            </w:r>
          </w:p>
        </w:tc>
      </w:tr>
      <w:tr w:rsidRPr="008979A8" w:rsidR="00211702" w:rsidTr="00856C9D" w14:paraId="088C995D" w14:textId="77777777">
        <w:trPr>
          <w:trHeight w:val="108"/>
        </w:trPr>
        <w:tc>
          <w:tcPr>
            <w:tcW w:w="5000" w:type="pct"/>
            <w:gridSpan w:val="5"/>
            <w:shd w:val="clear" w:color="auto" w:fill="C2D69B" w:themeFill="accent3" w:themeFillTint="99"/>
          </w:tcPr>
          <w:p w:rsidR="00211702" w:rsidP="00856C9D" w:rsidRDefault="00211702" w14:paraId="1324DF06" w14:textId="6AD523B8">
            <w:pPr>
              <w:pStyle w:val="HeaderTable"/>
            </w:pPr>
            <w:r>
              <w:t>Area Section</w:t>
            </w:r>
          </w:p>
        </w:tc>
      </w:tr>
      <w:tr w:rsidRPr="008979A8" w:rsidR="00856C9D" w:rsidTr="00856C9D" w14:paraId="6F993593" w14:textId="77777777">
        <w:trPr>
          <w:trHeight w:val="108"/>
        </w:trPr>
        <w:tc>
          <w:tcPr>
            <w:tcW w:w="5000" w:type="pct"/>
            <w:gridSpan w:val="5"/>
            <w:shd w:val="clear" w:color="auto" w:fill="C2D69B" w:themeFill="accent3" w:themeFillTint="99"/>
          </w:tcPr>
          <w:p w:rsidR="00856C9D" w:rsidP="00856C9D" w:rsidRDefault="00856C9D" w14:paraId="5A7903F2" w14:textId="77777777">
            <w:pPr>
              <w:pStyle w:val="HeaderTable"/>
            </w:pPr>
            <w:r>
              <w:t>Region</w:t>
            </w:r>
            <w:r>
              <w:rPr>
                <w:rFonts w:hint="cs" w:cs="Angsana New"/>
                <w:rtl/>
                <w:cs/>
                <w:lang w:bidi="th-TH"/>
              </w:rPr>
              <w:t xml:space="preserve"> </w:t>
            </w:r>
            <w:r>
              <w:t>Section</w:t>
            </w:r>
          </w:p>
        </w:tc>
      </w:tr>
      <w:tr w:rsidRPr="008979A8" w:rsidR="00856C9D" w:rsidTr="00856C9D" w14:paraId="1170182A" w14:textId="77777777">
        <w:trPr>
          <w:trHeight w:val="108"/>
        </w:trPr>
        <w:tc>
          <w:tcPr>
            <w:tcW w:w="925" w:type="pct"/>
            <w:gridSpan w:val="2"/>
          </w:tcPr>
          <w:p w:rsidR="00856C9D" w:rsidDel="000C1C6C" w:rsidP="00856C9D" w:rsidRDefault="00856C9D" w14:paraId="63A9405C" w14:textId="77777777">
            <w:r>
              <w:t>region</w:t>
            </w:r>
          </w:p>
        </w:tc>
        <w:tc>
          <w:tcPr>
            <w:tcW w:w="1059" w:type="pct"/>
          </w:tcPr>
          <w:p w:rsidRPr="008979A8" w:rsidR="00856C9D" w:rsidP="00856C9D" w:rsidRDefault="00856C9D" w14:paraId="6F170247" w14:textId="77777777">
            <w:r>
              <w:t>Shuttle</w:t>
            </w:r>
          </w:p>
        </w:tc>
        <w:tc>
          <w:tcPr>
            <w:tcW w:w="3016" w:type="pct"/>
            <w:gridSpan w:val="2"/>
          </w:tcPr>
          <w:p w:rsidR="00856C9D" w:rsidP="00856C9D" w:rsidRDefault="00856C9D" w14:paraId="60BF5D78" w14:textId="77777777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Angsana New"/>
                <w:color w:val="FF0000"/>
                <w:cs/>
              </w:rPr>
              <w:t>*</w:t>
            </w:r>
            <w:r w:rsidRPr="00136228">
              <w:rPr>
                <w:color w:val="FF0000"/>
              </w:rPr>
              <w:t>Region</w:t>
            </w:r>
          </w:p>
          <w:p w:rsidR="00856C9D" w:rsidP="00856C9D" w:rsidRDefault="00856C9D" w14:paraId="2871B237" w14:textId="2ABB9866">
            <w:r>
              <w:t xml:space="preserve">List of Value </w:t>
            </w:r>
            <w:r>
              <w:rPr>
                <w:rFonts w:cs="Angsana New"/>
                <w:cs/>
              </w:rPr>
              <w:t xml:space="preserve">: </w:t>
            </w:r>
            <w:r w:rsidRPr="008979A8">
              <w:rPr>
                <w:cs/>
              </w:rPr>
              <w:t xml:space="preserve">ดึงข้อมูลจาก </w:t>
            </w:r>
            <w:r>
              <w:t xml:space="preserve">SFFDB </w:t>
            </w:r>
            <w:r w:rsidR="006752B6">
              <w:rPr>
                <w:rFonts w:hint="cs"/>
                <w:cs/>
              </w:rPr>
              <w:t xml:space="preserve">ด้วย </w:t>
            </w:r>
            <w:commentRangeStart w:id="35"/>
            <w:r w:rsidR="006752B6">
              <w:t>Query</w:t>
            </w:r>
            <w:r>
              <w:rPr>
                <w:rFonts w:cs="Angsana New"/>
                <w:cs/>
              </w:rPr>
              <w:t xml:space="preserve"> </w:t>
            </w:r>
            <w:commentRangeEnd w:id="35"/>
            <w:r w:rsidR="006752B6">
              <w:rPr>
                <w:rStyle w:val="CommentReference"/>
              </w:rPr>
              <w:commentReference w:id="35"/>
            </w:r>
            <w:r>
              <w:rPr>
                <w:rFonts w:hint="cs"/>
                <w:cs/>
              </w:rPr>
              <w:t xml:space="preserve">โดยให้ </w:t>
            </w:r>
            <w:r>
              <w:t xml:space="preserve">Distinct </w:t>
            </w:r>
            <w:r>
              <w:rPr>
                <w:rFonts w:hint="cs"/>
                <w:cs/>
              </w:rPr>
              <w:t xml:space="preserve">ค่า </w:t>
            </w:r>
            <w:r>
              <w:t>Region</w:t>
            </w:r>
          </w:p>
          <w:p w:rsidRPr="00346DFB" w:rsidR="00856C9D" w:rsidDel="000C1C6C" w:rsidP="00856C9D" w:rsidRDefault="00856C9D" w14:paraId="2CCEB7DB" w14:textId="77777777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ถ้ามีการ </w:t>
            </w:r>
            <w:r>
              <w:t xml:space="preserve">Remove region </w:t>
            </w:r>
            <w:r>
              <w:rPr>
                <w:rFonts w:hint="cs"/>
                <w:cs/>
              </w:rPr>
              <w:t xml:space="preserve">ออก ให้ทำการ </w:t>
            </w:r>
            <w:r>
              <w:t xml:space="preserve">Remove province </w:t>
            </w:r>
            <w:r>
              <w:rPr>
                <w:rFonts w:hint="cs"/>
                <w:cs/>
              </w:rPr>
              <w:t xml:space="preserve">ที่เกี่ยวข้องกับ </w:t>
            </w:r>
            <w:r>
              <w:t xml:space="preserve">region </w:t>
            </w:r>
            <w:r>
              <w:rPr>
                <w:rFonts w:hint="cs"/>
                <w:cs/>
              </w:rPr>
              <w:t>นั้นๆ ออกด้วย</w:t>
            </w:r>
            <w:r>
              <w:rPr>
                <w:rFonts w:cs="Angsana New"/>
                <w:cs/>
              </w:rPr>
              <w:t xml:space="preserve"> </w:t>
            </w:r>
          </w:p>
        </w:tc>
      </w:tr>
      <w:tr w:rsidRPr="008979A8" w:rsidR="00856C9D" w:rsidTr="00856C9D" w14:paraId="1F1369BC" w14:textId="77777777">
        <w:trPr>
          <w:trHeight w:val="108"/>
        </w:trPr>
        <w:tc>
          <w:tcPr>
            <w:tcW w:w="5000" w:type="pct"/>
            <w:gridSpan w:val="5"/>
            <w:shd w:val="clear" w:color="auto" w:fill="C2D69B" w:themeFill="accent3" w:themeFillTint="99"/>
          </w:tcPr>
          <w:p w:rsidRPr="00BD6930" w:rsidR="00856C9D" w:rsidDel="000C1C6C" w:rsidP="00856C9D" w:rsidRDefault="00856C9D" w14:paraId="145BC14D" w14:textId="77777777">
            <w:pPr>
              <w:pStyle w:val="HeaderTable"/>
            </w:pPr>
            <w:r>
              <w:t>End Region Section</w:t>
            </w:r>
          </w:p>
        </w:tc>
      </w:tr>
      <w:tr w:rsidRPr="008979A8" w:rsidR="00856C9D" w:rsidTr="00856C9D" w14:paraId="20B6D9DD" w14:textId="77777777">
        <w:trPr>
          <w:trHeight w:val="108"/>
        </w:trPr>
        <w:tc>
          <w:tcPr>
            <w:tcW w:w="5000" w:type="pct"/>
            <w:gridSpan w:val="5"/>
            <w:shd w:val="clear" w:color="auto" w:fill="C2D69B" w:themeFill="accent3" w:themeFillTint="99"/>
          </w:tcPr>
          <w:p w:rsidRPr="00BD6930" w:rsidR="00856C9D" w:rsidDel="000C1C6C" w:rsidP="00856C9D" w:rsidRDefault="00856C9D" w14:paraId="46CC2511" w14:textId="77777777">
            <w:pPr>
              <w:pStyle w:val="HeaderTable"/>
              <w:rPr>
                <w:rtl/>
                <w:cs/>
              </w:rPr>
            </w:pPr>
            <w:r>
              <w:t>Province Section</w:t>
            </w:r>
          </w:p>
        </w:tc>
      </w:tr>
      <w:tr w:rsidRPr="008979A8" w:rsidR="00856C9D" w:rsidTr="00856C9D" w14:paraId="546DE227" w14:textId="77777777">
        <w:trPr>
          <w:trHeight w:val="108"/>
        </w:trPr>
        <w:tc>
          <w:tcPr>
            <w:tcW w:w="925" w:type="pct"/>
            <w:gridSpan w:val="2"/>
          </w:tcPr>
          <w:p w:rsidR="00856C9D" w:rsidDel="000C1C6C" w:rsidP="00856C9D" w:rsidRDefault="00856C9D" w14:paraId="21D0C136" w14:textId="77777777">
            <w:r>
              <w:t>province</w:t>
            </w:r>
          </w:p>
        </w:tc>
        <w:tc>
          <w:tcPr>
            <w:tcW w:w="1059" w:type="pct"/>
          </w:tcPr>
          <w:p w:rsidRPr="008979A8" w:rsidR="00856C9D" w:rsidP="00856C9D" w:rsidRDefault="00856C9D" w14:paraId="60910ADC" w14:textId="77777777">
            <w:r>
              <w:t>Shuttle</w:t>
            </w:r>
          </w:p>
        </w:tc>
        <w:tc>
          <w:tcPr>
            <w:tcW w:w="3016" w:type="pct"/>
            <w:gridSpan w:val="2"/>
          </w:tcPr>
          <w:p w:rsidR="00856C9D" w:rsidP="00856C9D" w:rsidRDefault="00856C9D" w14:paraId="375A7662" w14:textId="213B9631">
            <w:r>
              <w:t xml:space="preserve">Label </w:t>
            </w:r>
            <w:r>
              <w:rPr>
                <w:rFonts w:cs="Angsana New"/>
                <w:cs/>
              </w:rPr>
              <w:t>:</w:t>
            </w:r>
            <w:r w:rsidRPr="00790CB5">
              <w:rPr>
                <w:rFonts w:cs="Angsana New"/>
                <w:color w:val="FF0000"/>
                <w:cs/>
              </w:rPr>
              <w:t xml:space="preserve"> </w:t>
            </w:r>
            <w:r w:rsidRPr="00790CB5" w:rsidR="004B48B6">
              <w:rPr>
                <w:rFonts w:cs="Angsana New"/>
                <w:color w:val="FF0000"/>
                <w:cs/>
              </w:rPr>
              <w:t>*</w:t>
            </w:r>
            <w:r w:rsidRPr="00790CB5">
              <w:rPr>
                <w:color w:val="FF0000"/>
              </w:rPr>
              <w:t>Province</w:t>
            </w:r>
          </w:p>
          <w:p w:rsidR="00856C9D" w:rsidP="00AD7F0E" w:rsidRDefault="00856C9D" w14:paraId="2BA48B9E" w14:textId="565C7D6D">
            <w:r>
              <w:t xml:space="preserve">List of Value </w:t>
            </w:r>
            <w:r>
              <w:rPr>
                <w:rFonts w:cs="Angsana New"/>
                <w:cs/>
              </w:rPr>
              <w:t xml:space="preserve">: </w:t>
            </w:r>
            <w:r w:rsidRPr="008979A8">
              <w:rPr>
                <w:cs/>
              </w:rPr>
              <w:t xml:space="preserve">ดึงข้อมูลจาก </w:t>
            </w:r>
            <w:r>
              <w:t xml:space="preserve">SFFDB </w:t>
            </w:r>
            <w:r w:rsidR="006752B6">
              <w:rPr>
                <w:rFonts w:hint="cs"/>
                <w:cs/>
              </w:rPr>
              <w:t xml:space="preserve">ด้วย </w:t>
            </w:r>
            <w:commentRangeStart w:id="36"/>
            <w:r w:rsidR="006752B6">
              <w:t>Query</w:t>
            </w:r>
            <w:r>
              <w:rPr>
                <w:rFonts w:cs="Angsana New"/>
                <w:cs/>
              </w:rPr>
              <w:t xml:space="preserve"> </w:t>
            </w:r>
            <w:commentRangeEnd w:id="36"/>
            <w:r w:rsidR="006752B6">
              <w:rPr>
                <w:rStyle w:val="CommentReference"/>
              </w:rPr>
              <w:commentReference w:id="36"/>
            </w:r>
            <w:r>
              <w:rPr>
                <w:rFonts w:hint="cs"/>
                <w:cs/>
              </w:rPr>
              <w:t xml:space="preserve">โดยให้ </w:t>
            </w:r>
            <w:r>
              <w:t xml:space="preserve">Filter </w:t>
            </w:r>
            <w:r>
              <w:rPr>
                <w:rFonts w:hint="cs"/>
                <w:cs/>
              </w:rPr>
              <w:t xml:space="preserve">ตาม </w:t>
            </w:r>
            <w:r>
              <w:t xml:space="preserve">region </w:t>
            </w:r>
            <w:r>
              <w:rPr>
                <w:rFonts w:hint="cs"/>
                <w:cs/>
              </w:rPr>
              <w:t xml:space="preserve">พร้อมทั้ง </w:t>
            </w:r>
            <w:r>
              <w:t xml:space="preserve">Distinct </w:t>
            </w:r>
            <w:r>
              <w:rPr>
                <w:rFonts w:hint="cs"/>
                <w:cs/>
              </w:rPr>
              <w:t xml:space="preserve">ค่า </w:t>
            </w:r>
            <w:r>
              <w:t xml:space="preserve">Province </w:t>
            </w:r>
            <w:r>
              <w:rPr>
                <w:rFonts w:hint="cs"/>
                <w:cs/>
              </w:rPr>
              <w:t>มาแสดง</w:t>
            </w:r>
          </w:p>
          <w:p w:rsidRPr="00BD6930" w:rsidR="006F4D8E" w:rsidDel="000C1C6C" w:rsidP="00AD7F0E" w:rsidRDefault="006F4D8E" w14:paraId="247C6CFD" w14:textId="3C858A4A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ถ้ามีการ </w:t>
            </w:r>
            <w:r>
              <w:t xml:space="preserve">Remove province </w:t>
            </w:r>
            <w:r>
              <w:rPr>
                <w:rFonts w:hint="cs"/>
                <w:cs/>
              </w:rPr>
              <w:t xml:space="preserve">ออก ให้ทำการ </w:t>
            </w:r>
            <w:r>
              <w:t xml:space="preserve">Remove district </w:t>
            </w:r>
            <w:r>
              <w:rPr>
                <w:rFonts w:hint="cs"/>
                <w:cs/>
              </w:rPr>
              <w:t xml:space="preserve">ที่เกี่ยวข้องกับ </w:t>
            </w:r>
            <w:r>
              <w:t xml:space="preserve">province </w:t>
            </w:r>
            <w:r>
              <w:rPr>
                <w:rFonts w:hint="cs"/>
                <w:cs/>
              </w:rPr>
              <w:t>นั้นๆ ออกด้วย</w:t>
            </w:r>
          </w:p>
        </w:tc>
      </w:tr>
      <w:tr w:rsidRPr="008979A8" w:rsidR="00211702" w:rsidTr="006F5C67" w14:paraId="2BE18298" w14:textId="77777777">
        <w:trPr>
          <w:trHeight w:val="108"/>
        </w:trPr>
        <w:tc>
          <w:tcPr>
            <w:tcW w:w="5000" w:type="pct"/>
            <w:gridSpan w:val="5"/>
            <w:shd w:val="clear" w:color="auto" w:fill="C2D69B" w:themeFill="accent3" w:themeFillTint="99"/>
          </w:tcPr>
          <w:p w:rsidR="00211702" w:rsidP="006F5C67" w:rsidRDefault="00211702" w14:paraId="78A34D83" w14:textId="78232D44">
            <w:pPr>
              <w:pStyle w:val="HeaderTable"/>
            </w:pPr>
            <w:r>
              <w:t>End Province Section</w:t>
            </w:r>
          </w:p>
        </w:tc>
      </w:tr>
      <w:tr w:rsidRPr="008979A8" w:rsidR="00211702" w:rsidTr="006F5C67" w14:paraId="537E3A36" w14:textId="77777777">
        <w:trPr>
          <w:trHeight w:val="108"/>
        </w:trPr>
        <w:tc>
          <w:tcPr>
            <w:tcW w:w="5000" w:type="pct"/>
            <w:gridSpan w:val="5"/>
            <w:shd w:val="clear" w:color="auto" w:fill="C2D69B" w:themeFill="accent3" w:themeFillTint="99"/>
          </w:tcPr>
          <w:p w:rsidR="00211702" w:rsidP="006F5C67" w:rsidRDefault="00211702" w14:paraId="11D92C1E" w14:textId="0AB5BA91">
            <w:pPr>
              <w:pStyle w:val="HeaderTable"/>
            </w:pPr>
            <w:r>
              <w:t>District Section</w:t>
            </w:r>
          </w:p>
        </w:tc>
      </w:tr>
      <w:tr w:rsidRPr="008979A8" w:rsidR="00211702" w:rsidTr="00856C9D" w14:paraId="22BB9F3F" w14:textId="77777777">
        <w:trPr>
          <w:trHeight w:val="108"/>
        </w:trPr>
        <w:tc>
          <w:tcPr>
            <w:tcW w:w="925" w:type="pct"/>
            <w:gridSpan w:val="2"/>
          </w:tcPr>
          <w:p w:rsidR="00211702" w:rsidP="00856C9D" w:rsidRDefault="006F4D8E" w14:paraId="055BB932" w14:textId="72385988">
            <w:r>
              <w:t>district</w:t>
            </w:r>
          </w:p>
        </w:tc>
        <w:tc>
          <w:tcPr>
            <w:tcW w:w="1059" w:type="pct"/>
          </w:tcPr>
          <w:p w:rsidR="00211702" w:rsidP="00856C9D" w:rsidRDefault="00F90E85" w14:paraId="2ADC5A94" w14:textId="72CFB66C">
            <w:r>
              <w:t>Shuttle</w:t>
            </w:r>
          </w:p>
        </w:tc>
        <w:tc>
          <w:tcPr>
            <w:tcW w:w="3016" w:type="pct"/>
            <w:gridSpan w:val="2"/>
          </w:tcPr>
          <w:p w:rsidR="00211702" w:rsidP="00211702" w:rsidRDefault="00211702" w14:paraId="6ACDFC0D" w14:textId="2BA55B1F">
            <w:r>
              <w:t xml:space="preserve">Label </w:t>
            </w:r>
            <w:r>
              <w:rPr>
                <w:rFonts w:cs="Angsana New"/>
                <w:cs/>
              </w:rPr>
              <w:t>:</w:t>
            </w:r>
            <w:r w:rsidRPr="00790CB5">
              <w:rPr>
                <w:rFonts w:cs="Angsana New"/>
                <w:color w:val="FF0000"/>
                <w:cs/>
              </w:rPr>
              <w:t xml:space="preserve"> </w:t>
            </w:r>
            <w:r w:rsidRPr="006F5C67">
              <w:t>District</w:t>
            </w:r>
          </w:p>
          <w:p w:rsidR="00211702" w:rsidP="00211702" w:rsidRDefault="00211702" w14:paraId="32124950" w14:textId="0C98F843">
            <w:r>
              <w:t xml:space="preserve">List of Value </w:t>
            </w:r>
            <w:r>
              <w:rPr>
                <w:rFonts w:cs="Angsana New"/>
                <w:cs/>
              </w:rPr>
              <w:t xml:space="preserve">: </w:t>
            </w:r>
            <w:r w:rsidRPr="008979A8">
              <w:rPr>
                <w:cs/>
              </w:rPr>
              <w:t xml:space="preserve">ดึงข้อมูลจาก </w:t>
            </w:r>
            <w:r>
              <w:t xml:space="preserve">SFFDB </w:t>
            </w:r>
            <w:r w:rsidR="006752B6">
              <w:rPr>
                <w:rFonts w:hint="cs"/>
                <w:cs/>
              </w:rPr>
              <w:t xml:space="preserve">ด้วย </w:t>
            </w:r>
            <w:commentRangeStart w:id="37"/>
            <w:r w:rsidR="006752B6">
              <w:t>Query</w:t>
            </w:r>
            <w:r>
              <w:rPr>
                <w:rFonts w:cs="CordiaUPC"/>
                <w:cs/>
              </w:rPr>
              <w:t xml:space="preserve"> </w:t>
            </w:r>
            <w:commentRangeEnd w:id="37"/>
            <w:r w:rsidR="00C3475F">
              <w:rPr>
                <w:rStyle w:val="CommentReference"/>
              </w:rPr>
              <w:commentReference w:id="37"/>
            </w:r>
            <w:r>
              <w:rPr>
                <w:rFonts w:hint="cs"/>
                <w:cs/>
              </w:rPr>
              <w:t xml:space="preserve">โดยให้ </w:t>
            </w:r>
            <w:r>
              <w:t xml:space="preserve">Filter </w:t>
            </w:r>
            <w:r>
              <w:rPr>
                <w:rFonts w:hint="cs"/>
                <w:cs/>
              </w:rPr>
              <w:t xml:space="preserve">ตาม </w:t>
            </w:r>
            <w:r>
              <w:t xml:space="preserve">PROVINCE </w:t>
            </w:r>
            <w:r>
              <w:rPr>
                <w:rFonts w:hint="cs"/>
                <w:cs/>
              </w:rPr>
              <w:t xml:space="preserve">โดยแสดงใน </w:t>
            </w:r>
            <w:r>
              <w:t xml:space="preserve">Format </w:t>
            </w:r>
            <w:r>
              <w:rPr>
                <w:rFonts w:cs="Angsana New"/>
                <w:cs/>
              </w:rPr>
              <w:t xml:space="preserve">: </w:t>
            </w:r>
            <w:r>
              <w:t xml:space="preserve">amphur </w:t>
            </w:r>
            <w:r>
              <w:rPr>
                <w:rFonts w:cs="Angsana New"/>
                <w:cs/>
              </w:rPr>
              <w:t>(</w:t>
            </w:r>
            <w:r>
              <w:t>province</w:t>
            </w:r>
            <w:r>
              <w:rPr>
                <w:rFonts w:cs="Angsana New"/>
                <w:cs/>
              </w:rPr>
              <w:t>)</w:t>
            </w:r>
          </w:p>
          <w:p w:rsidR="00211702" w:rsidRDefault="00211702" w14:paraId="628BA812" w14:textId="10933DA2">
            <w:r>
              <w:rPr>
                <w:rFonts w:hint="cs"/>
                <w:cs/>
              </w:rPr>
              <w:t xml:space="preserve">ตัวอย่าง </w:t>
            </w:r>
            <w:r>
              <w:rPr>
                <w:rFonts w:cs="Angsana New"/>
                <w:cs/>
              </w:rPr>
              <w:t xml:space="preserve">: </w:t>
            </w:r>
            <w:r>
              <w:t xml:space="preserve">Suan Luang </w:t>
            </w:r>
            <w:r>
              <w:rPr>
                <w:rFonts w:cs="Angsana New"/>
                <w:cs/>
              </w:rPr>
              <w:t>(</w:t>
            </w:r>
            <w:r>
              <w:t>Bangkok</w:t>
            </w:r>
            <w:r>
              <w:rPr>
                <w:rFonts w:cs="Angsana New"/>
                <w:cs/>
              </w:rPr>
              <w:t>)</w:t>
            </w:r>
          </w:p>
        </w:tc>
      </w:tr>
      <w:tr w:rsidRPr="008979A8" w:rsidR="00856C9D" w:rsidTr="00856C9D" w14:paraId="3F9DB7D0" w14:textId="77777777">
        <w:trPr>
          <w:trHeight w:val="108"/>
        </w:trPr>
        <w:tc>
          <w:tcPr>
            <w:tcW w:w="5000" w:type="pct"/>
            <w:gridSpan w:val="5"/>
            <w:shd w:val="clear" w:color="auto" w:fill="C2D69B" w:themeFill="accent3" w:themeFillTint="99"/>
          </w:tcPr>
          <w:p w:rsidR="00856C9D" w:rsidP="00856C9D" w:rsidRDefault="00211702" w14:paraId="1689CD82" w14:textId="2BAB1798">
            <w:pPr>
              <w:pStyle w:val="HeaderTable"/>
            </w:pPr>
            <w:r>
              <w:t>End District Section</w:t>
            </w:r>
            <w:r w:rsidDel="00211702">
              <w:rPr>
                <w:rFonts w:cs="Angsana New"/>
                <w:bCs/>
                <w:cs/>
                <w:lang w:bidi="th-TH"/>
              </w:rPr>
              <w:t xml:space="preserve"> </w:t>
            </w:r>
          </w:p>
        </w:tc>
      </w:tr>
      <w:tr w:rsidRPr="008979A8" w:rsidR="00F90E85" w:rsidTr="00856C9D" w14:paraId="6A66A5BB" w14:textId="77777777">
        <w:trPr>
          <w:trHeight w:val="108"/>
        </w:trPr>
        <w:tc>
          <w:tcPr>
            <w:tcW w:w="5000" w:type="pct"/>
            <w:gridSpan w:val="5"/>
            <w:shd w:val="clear" w:color="auto" w:fill="C2D69B" w:themeFill="accent3" w:themeFillTint="99"/>
          </w:tcPr>
          <w:p w:rsidR="00F90E85" w:rsidP="00856C9D" w:rsidRDefault="00F90E85" w14:paraId="0F5FD477" w14:textId="56825F9B">
            <w:pPr>
              <w:pStyle w:val="HeaderTable"/>
            </w:pPr>
            <w:r>
              <w:t>Sub District</w:t>
            </w:r>
          </w:p>
        </w:tc>
      </w:tr>
      <w:tr w:rsidRPr="008979A8" w:rsidR="00F90E85" w:rsidTr="006203D0" w14:paraId="7A23CF77" w14:textId="77777777">
        <w:trPr>
          <w:trHeight w:val="108"/>
        </w:trPr>
        <w:tc>
          <w:tcPr>
            <w:tcW w:w="919" w:type="pct"/>
          </w:tcPr>
          <w:p w:rsidR="00F90E85" w:rsidP="00AA73E1" w:rsidRDefault="00F90E85" w14:paraId="31DD5D34" w14:textId="7A4C2708">
            <w:r>
              <w:t>subDistrict</w:t>
            </w:r>
          </w:p>
        </w:tc>
        <w:tc>
          <w:tcPr>
            <w:tcW w:w="1072" w:type="pct"/>
            <w:gridSpan w:val="3"/>
          </w:tcPr>
          <w:p w:rsidR="00F90E85" w:rsidP="00AA73E1" w:rsidRDefault="00F90E85" w14:paraId="144D7347" w14:textId="588239BE">
            <w:r>
              <w:t>Shuttle</w:t>
            </w:r>
          </w:p>
        </w:tc>
        <w:tc>
          <w:tcPr>
            <w:tcW w:w="3009" w:type="pct"/>
          </w:tcPr>
          <w:p w:rsidR="00F90E85" w:rsidP="00F90E85" w:rsidRDefault="00F90E85" w14:paraId="3687D953" w14:textId="16EE12BB">
            <w:r>
              <w:t xml:space="preserve">Label </w:t>
            </w:r>
            <w:r>
              <w:rPr>
                <w:rFonts w:cs="Angsana New"/>
                <w:cs/>
              </w:rPr>
              <w:t>:</w:t>
            </w:r>
            <w:r w:rsidRPr="00AA73E1">
              <w:rPr>
                <w:rFonts w:cs="Angsana New"/>
                <w:cs/>
              </w:rPr>
              <w:t xml:space="preserve"> </w:t>
            </w:r>
            <w:r w:rsidRPr="00AA73E1">
              <w:rPr>
                <w:rFonts w:cs="CordiaUPC"/>
              </w:rPr>
              <w:t xml:space="preserve">Sub </w:t>
            </w:r>
            <w:r w:rsidRPr="006F5C67">
              <w:t>District</w:t>
            </w:r>
          </w:p>
          <w:p w:rsidR="00F90E85" w:rsidP="00F90E85" w:rsidRDefault="00F90E85" w14:paraId="14A9237D" w14:textId="6A9CB3ED">
            <w:r>
              <w:t xml:space="preserve">List of Value </w:t>
            </w:r>
            <w:r>
              <w:rPr>
                <w:rFonts w:cs="Angsana New"/>
                <w:cs/>
              </w:rPr>
              <w:t xml:space="preserve">: </w:t>
            </w:r>
            <w:r w:rsidRPr="008979A8">
              <w:rPr>
                <w:cs/>
              </w:rPr>
              <w:t xml:space="preserve">ดึงข้อมูลจาก </w:t>
            </w:r>
            <w:r>
              <w:t xml:space="preserve">SFFDB </w:t>
            </w:r>
            <w:r w:rsidR="00C3475F">
              <w:rPr>
                <w:rFonts w:hint="cs"/>
                <w:cs/>
              </w:rPr>
              <w:t xml:space="preserve">ด้วย </w:t>
            </w:r>
            <w:commentRangeStart w:id="38"/>
            <w:r w:rsidR="00C3475F">
              <w:t>Query</w:t>
            </w:r>
            <w:r>
              <w:rPr>
                <w:rFonts w:cs="CordiaUPC"/>
                <w:cs/>
              </w:rPr>
              <w:t xml:space="preserve"> </w:t>
            </w:r>
            <w:commentRangeEnd w:id="38"/>
            <w:r w:rsidR="00C3475F">
              <w:rPr>
                <w:rStyle w:val="CommentReference"/>
              </w:rPr>
              <w:commentReference w:id="38"/>
            </w:r>
            <w:r>
              <w:rPr>
                <w:rFonts w:hint="cs"/>
                <w:cs/>
              </w:rPr>
              <w:t xml:space="preserve">โดยให้ </w:t>
            </w:r>
            <w:r>
              <w:t xml:space="preserve">Filter </w:t>
            </w:r>
            <w:r>
              <w:rPr>
                <w:rFonts w:hint="cs"/>
                <w:cs/>
              </w:rPr>
              <w:t xml:space="preserve">ตาม </w:t>
            </w:r>
            <w:r>
              <w:t>district</w:t>
            </w:r>
            <w:r>
              <w:rPr>
                <w:rFonts w:hint="cs"/>
                <w:cs/>
              </w:rPr>
              <w:t xml:space="preserve"> โดยแสดงใน </w:t>
            </w:r>
            <w:r>
              <w:t xml:space="preserve">Format </w:t>
            </w:r>
            <w:r>
              <w:rPr>
                <w:rFonts w:cs="Angsana New"/>
                <w:cs/>
              </w:rPr>
              <w:t xml:space="preserve">: </w:t>
            </w:r>
            <w:r>
              <w:t xml:space="preserve">tumbol </w:t>
            </w:r>
            <w:r>
              <w:rPr>
                <w:rFonts w:cs="Angsana New"/>
                <w:cs/>
              </w:rPr>
              <w:t>(</w:t>
            </w:r>
            <w:r>
              <w:t>amphur</w:t>
            </w:r>
            <w:r>
              <w:rPr>
                <w:rFonts w:cs="Angsana New"/>
                <w:cs/>
              </w:rPr>
              <w:t>)</w:t>
            </w:r>
          </w:p>
          <w:p w:rsidR="00F90E85" w:rsidP="00F90E85" w:rsidRDefault="00F90E85" w14:paraId="7EF0E23A" w14:textId="66BA9785">
            <w:pPr>
              <w:pStyle w:val="HeaderTable"/>
            </w:pPr>
            <w:r>
              <w:rPr>
                <w:rFonts w:hint="cs" w:cs="Angsana New"/>
                <w:cs/>
                <w:lang w:bidi="th-TH"/>
              </w:rPr>
              <w:t xml:space="preserve">ตัวอย่าง </w:t>
            </w:r>
            <w:r>
              <w:rPr>
                <w:rFonts w:cs="Angsana New"/>
                <w:bCs/>
                <w:cs/>
                <w:lang w:bidi="th-TH"/>
              </w:rPr>
              <w:t xml:space="preserve">: </w:t>
            </w:r>
            <w:r w:rsidRPr="00AA73E1">
              <w:rPr>
                <w:b w:val="0"/>
                <w:bCs/>
              </w:rPr>
              <w:t xml:space="preserve">Suan Luang </w:t>
            </w:r>
            <w:r w:rsidRPr="00AA73E1">
              <w:rPr>
                <w:rFonts w:cs="Angsana New"/>
                <w:b w:val="0"/>
                <w:bCs/>
                <w:cs/>
                <w:lang w:bidi="th-TH"/>
              </w:rPr>
              <w:t>(</w:t>
            </w:r>
            <w:r w:rsidRPr="00AA73E1">
              <w:rPr>
                <w:b w:val="0"/>
                <w:bCs/>
              </w:rPr>
              <w:t>Suan Luang</w:t>
            </w:r>
            <w:r w:rsidRPr="00AA73E1">
              <w:rPr>
                <w:rFonts w:cs="Angsana New"/>
                <w:b w:val="0"/>
                <w:bCs/>
                <w:cs/>
                <w:lang w:bidi="th-TH"/>
              </w:rPr>
              <w:t>)</w:t>
            </w:r>
          </w:p>
        </w:tc>
      </w:tr>
      <w:tr w:rsidRPr="008979A8" w:rsidR="00F90E85" w:rsidTr="00856C9D" w14:paraId="4FA5DEA8" w14:textId="77777777">
        <w:trPr>
          <w:trHeight w:val="108"/>
        </w:trPr>
        <w:tc>
          <w:tcPr>
            <w:tcW w:w="5000" w:type="pct"/>
            <w:gridSpan w:val="5"/>
            <w:shd w:val="clear" w:color="auto" w:fill="C2D69B" w:themeFill="accent3" w:themeFillTint="99"/>
          </w:tcPr>
          <w:p w:rsidR="00F90E85" w:rsidP="00856C9D" w:rsidRDefault="00F90E85" w14:paraId="4ADB06EF" w14:textId="629AA755">
            <w:pPr>
              <w:pStyle w:val="HeaderTable"/>
            </w:pPr>
            <w:r>
              <w:t>Sub District Section</w:t>
            </w:r>
          </w:p>
        </w:tc>
      </w:tr>
      <w:tr w:rsidRPr="008979A8" w:rsidR="00211702" w:rsidTr="00856C9D" w14:paraId="33588074" w14:textId="77777777">
        <w:trPr>
          <w:trHeight w:val="108"/>
        </w:trPr>
        <w:tc>
          <w:tcPr>
            <w:tcW w:w="5000" w:type="pct"/>
            <w:gridSpan w:val="5"/>
            <w:shd w:val="clear" w:color="auto" w:fill="C2D69B" w:themeFill="accent3" w:themeFillTint="99"/>
          </w:tcPr>
          <w:p w:rsidR="00211702" w:rsidP="00856C9D" w:rsidRDefault="00211702" w14:paraId="55803AB1" w14:textId="34DD3C8A">
            <w:pPr>
              <w:pStyle w:val="HeaderTable"/>
            </w:pPr>
            <w:r>
              <w:t>End Area Section</w:t>
            </w:r>
          </w:p>
        </w:tc>
      </w:tr>
    </w:tbl>
    <w:p w:rsidR="00856C9D" w:rsidP="00BB3F68" w:rsidRDefault="00856C9D" w14:paraId="20A17A42" w14:textId="77777777">
      <w:pPr>
        <w:pStyle w:val="Heading3"/>
        <w:numPr>
          <w:ilvl w:val="0"/>
          <w:numId w:val="52"/>
        </w:numPr>
        <w:rPr>
          <w:rFonts w:ascii="CordiaUPC" w:hAnsi="CordiaUPC" w:cs="CordiaUPC"/>
          <w:sz w:val="32"/>
          <w:szCs w:val="32"/>
        </w:rPr>
      </w:pPr>
      <w:r w:rsidRPr="008979A8">
        <w:rPr>
          <w:rFonts w:ascii="CordiaUPC" w:hAnsi="CordiaUPC" w:cs="CordiaUPC"/>
          <w:sz w:val="32"/>
          <w:szCs w:val="32"/>
        </w:rPr>
        <w:t>Script Validation</w:t>
      </w:r>
    </w:p>
    <w:tbl>
      <w:tblPr>
        <w:tblW w:w="4938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384"/>
        <w:gridCol w:w="2897"/>
        <w:gridCol w:w="3314"/>
        <w:gridCol w:w="1309"/>
      </w:tblGrid>
      <w:tr w:rsidRPr="008979A8" w:rsidR="00856C9D" w:rsidTr="00856C9D" w14:paraId="57B273EC" w14:textId="77777777">
        <w:trPr>
          <w:cantSplit/>
          <w:tblHeader/>
        </w:trPr>
        <w:tc>
          <w:tcPr>
            <w:tcW w:w="777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856C9D" w:rsidP="00856C9D" w:rsidRDefault="00856C9D" w14:paraId="6DDC0BB1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Error Code</w:t>
            </w:r>
          </w:p>
        </w:tc>
        <w:tc>
          <w:tcPr>
            <w:tcW w:w="1627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856C9D" w:rsidP="00856C9D" w:rsidRDefault="00856C9D" w14:paraId="2DB97DB6" w14:textId="77777777">
            <w:pPr>
              <w:rPr>
                <w:rFonts w:cs="CordiaUPC"/>
                <w:b/>
                <w:bCs/>
              </w:rPr>
            </w:pPr>
            <w:r>
              <w:rPr>
                <w:rFonts w:cs="CordiaUPC"/>
                <w:b/>
                <w:bCs/>
              </w:rPr>
              <w:t xml:space="preserve">Error Message </w:t>
            </w:r>
          </w:p>
        </w:tc>
        <w:tc>
          <w:tcPr>
            <w:tcW w:w="1861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856C9D" w:rsidP="00856C9D" w:rsidRDefault="00856C9D" w14:paraId="4018850F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Logic</w:t>
            </w:r>
          </w:p>
        </w:tc>
        <w:tc>
          <w:tcPr>
            <w:tcW w:w="735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856C9D" w:rsidP="00856C9D" w:rsidRDefault="00856C9D" w14:paraId="07B57768" w14:textId="77777777">
            <w:pPr>
              <w:rPr>
                <w:rFonts w:cs="CordiaUPC"/>
                <w:b/>
                <w:bCs/>
              </w:rPr>
            </w:pPr>
            <w:r>
              <w:rPr>
                <w:rFonts w:cs="CordiaUPC"/>
                <w:b/>
                <w:bCs/>
              </w:rPr>
              <w:t>Submit Call</w:t>
            </w:r>
          </w:p>
        </w:tc>
      </w:tr>
      <w:tr w:rsidR="00856C9D" w:rsidTr="00856C9D" w14:paraId="14CE4E65" w14:textId="77777777">
        <w:tc>
          <w:tcPr>
            <w:tcW w:w="777" w:type="pct"/>
          </w:tcPr>
          <w:p w:rsidRPr="000C4DB8" w:rsidR="00856C9D" w:rsidP="00856C9D" w:rsidRDefault="00856C9D" w14:paraId="741605D7" w14:textId="77777777">
            <w:r>
              <w:t>00001</w:t>
            </w:r>
          </w:p>
        </w:tc>
        <w:tc>
          <w:tcPr>
            <w:tcW w:w="1627" w:type="pct"/>
          </w:tcPr>
          <w:p w:rsidRPr="00E02D8D" w:rsidR="00856C9D" w:rsidP="00856C9D" w:rsidRDefault="00856C9D" w14:paraId="0BEAF288" w14:textId="77777777">
            <w:pPr>
              <w:rPr>
                <w:rFonts w:cs="CordiaUPC"/>
              </w:rPr>
            </w:pPr>
            <w:r w:rsidRPr="00E0759B">
              <w:t>Selling Location Type</w:t>
            </w:r>
            <w:r w:rsidDel="00136228">
              <w:rPr>
                <w:rFonts w:cs="Angsana New"/>
                <w:cs/>
              </w:rPr>
              <w:t xml:space="preserve"> </w:t>
            </w:r>
            <w:r>
              <w:rPr>
                <w:rFonts w:cs="CordiaUPC"/>
              </w:rPr>
              <w:t>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Pr="00820FF2" w:rsidR="00856C9D" w:rsidP="00856C9D" w:rsidRDefault="00856C9D" w14:paraId="4F6714C3" w14:textId="77777777">
            <w:pPr>
              <w:rPr>
                <w:cs/>
              </w:rPr>
            </w:pPr>
            <w:r>
              <w:t>sellingLocationType</w:t>
            </w:r>
            <w:r w:rsidDel="00136228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จะต้องเป็น </w:t>
            </w:r>
            <w:r>
              <w:t>Mandatory</w:t>
            </w:r>
          </w:p>
        </w:tc>
        <w:tc>
          <w:tcPr>
            <w:tcW w:w="735" w:type="pct"/>
          </w:tcPr>
          <w:p w:rsidR="00856C9D" w:rsidP="00856C9D" w:rsidRDefault="00856C9D" w14:paraId="40945003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856C9D" w:rsidTr="00856C9D" w14:paraId="66F1D13B" w14:textId="77777777">
        <w:tc>
          <w:tcPr>
            <w:tcW w:w="777" w:type="pct"/>
          </w:tcPr>
          <w:p w:rsidRPr="000C4DB8" w:rsidR="00856C9D" w:rsidP="00856C9D" w:rsidRDefault="00856C9D" w14:paraId="49A24139" w14:textId="77777777">
            <w:r>
              <w:t>00004</w:t>
            </w:r>
          </w:p>
        </w:tc>
        <w:tc>
          <w:tcPr>
            <w:tcW w:w="1627" w:type="pct"/>
          </w:tcPr>
          <w:p w:rsidRPr="00E02D8D" w:rsidR="00856C9D" w:rsidP="00856C9D" w:rsidRDefault="00856C9D" w14:paraId="70ACFAF3" w14:textId="5DB4E700">
            <w:pPr>
              <w:rPr>
                <w:rFonts w:cs="CordiaUPC"/>
              </w:rPr>
            </w:pPr>
            <w:r>
              <w:t xml:space="preserve">Region is required when </w:t>
            </w:r>
            <w:r w:rsidRPr="005F5F07">
              <w:t>Selling Location Type</w:t>
            </w:r>
            <w:r w:rsidDel="00136228">
              <w:rPr>
                <w:rFonts w:cs="Angsana New"/>
                <w:cs/>
              </w:rPr>
              <w:t xml:space="preserve"> </w:t>
            </w:r>
            <w:r>
              <w:t xml:space="preserve">is </w:t>
            </w:r>
            <w:r>
              <w:rPr>
                <w:rFonts w:cs="Angsana New"/>
                <w:cs/>
              </w:rPr>
              <w:t>“</w:t>
            </w:r>
            <w:r w:rsidR="006F4D8E">
              <w:t>Area</w:t>
            </w:r>
            <w:r>
              <w:rPr>
                <w:rFonts w:cs="Angsana New"/>
                <w:cs/>
              </w:rPr>
              <w:t xml:space="preserve">” </w:t>
            </w:r>
            <w:r>
              <w:t xml:space="preserve">or </w:t>
            </w:r>
            <w:r>
              <w:rPr>
                <w:rFonts w:cs="Angsana New"/>
                <w:cs/>
              </w:rPr>
              <w:t>“</w:t>
            </w:r>
            <w:r>
              <w:t>Province</w:t>
            </w:r>
            <w:r>
              <w:rPr>
                <w:rFonts w:cs="Angsana New"/>
                <w:cs/>
              </w:rPr>
              <w:t>”.</w:t>
            </w:r>
          </w:p>
        </w:tc>
        <w:tc>
          <w:tcPr>
            <w:tcW w:w="1861" w:type="pct"/>
          </w:tcPr>
          <w:p w:rsidRPr="00792590" w:rsidR="00856C9D" w:rsidP="00856C9D" w:rsidRDefault="00856C9D" w14:paraId="372434EA" w14:textId="32020AA5">
            <w:pPr>
              <w:rPr>
                <w:rFonts w:cs="CordiaUPC"/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>sellingLocationType</w:t>
            </w:r>
            <w:r w:rsidDel="00136228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 w:rsidR="006F4D8E">
              <w:t>Area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/>
                <w:cs/>
              </w:rPr>
              <w:t xml:space="preserve"> ดังนั้น </w:t>
            </w:r>
            <w:r>
              <w:t xml:space="preserve">region </w:t>
            </w:r>
            <w:r>
              <w:rPr>
                <w:rFonts w:hint="cs"/>
                <w:cs/>
              </w:rPr>
              <w:t xml:space="preserve">จะต้องเป็น </w:t>
            </w:r>
            <w:r>
              <w:t>Mandatory</w:t>
            </w:r>
          </w:p>
        </w:tc>
        <w:tc>
          <w:tcPr>
            <w:tcW w:w="735" w:type="pct"/>
          </w:tcPr>
          <w:p w:rsidR="00856C9D" w:rsidP="00856C9D" w:rsidRDefault="00856C9D" w14:paraId="030EB992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856C9D" w:rsidTr="00856C9D" w14:paraId="4C974D90" w14:textId="77777777">
        <w:tc>
          <w:tcPr>
            <w:tcW w:w="777" w:type="pct"/>
          </w:tcPr>
          <w:p w:rsidRPr="000C4DB8" w:rsidR="00856C9D" w:rsidP="00856C9D" w:rsidRDefault="00856C9D" w14:paraId="65F4B14E" w14:textId="77777777">
            <w:r>
              <w:t>00004</w:t>
            </w:r>
          </w:p>
        </w:tc>
        <w:tc>
          <w:tcPr>
            <w:tcW w:w="1627" w:type="pct"/>
          </w:tcPr>
          <w:p w:rsidRPr="00E02D8D" w:rsidR="00856C9D" w:rsidP="00856C9D" w:rsidRDefault="00856C9D" w14:paraId="7742EB41" w14:textId="135F3269">
            <w:pPr>
              <w:rPr>
                <w:rFonts w:cs="CordiaUPC"/>
              </w:rPr>
            </w:pPr>
            <w:r>
              <w:t xml:space="preserve">Province is required when </w:t>
            </w:r>
            <w:r w:rsidRPr="005F5F07">
              <w:t>Selling</w:t>
            </w:r>
            <w:r>
              <w:t xml:space="preserve">Location Type is </w:t>
            </w:r>
            <w:r>
              <w:rPr>
                <w:rFonts w:cs="Angsana New"/>
                <w:cs/>
              </w:rPr>
              <w:t>“</w:t>
            </w:r>
            <w:r w:rsidR="006F4D8E">
              <w:t>Area</w:t>
            </w:r>
            <w:r>
              <w:rPr>
                <w:rFonts w:cs="Angsana New"/>
                <w:cs/>
              </w:rPr>
              <w:t>”.</w:t>
            </w:r>
          </w:p>
        </w:tc>
        <w:tc>
          <w:tcPr>
            <w:tcW w:w="1861" w:type="pct"/>
          </w:tcPr>
          <w:p w:rsidRPr="00792590" w:rsidR="00856C9D" w:rsidP="00856C9D" w:rsidRDefault="00856C9D" w14:paraId="5D48085C" w14:textId="461DB126">
            <w:pPr>
              <w:rPr>
                <w:rFonts w:cs="CordiaUPC"/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>sellingLocationType</w:t>
            </w:r>
            <w:r w:rsidDel="00136228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 w:rsidR="006F4D8E">
              <w:t>Area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ดังนั้น </w:t>
            </w:r>
            <w:r>
              <w:t>province</w:t>
            </w:r>
            <w:r>
              <w:rPr>
                <w:rFonts w:hint="cs"/>
                <w:cs/>
              </w:rPr>
              <w:t xml:space="preserve"> จะต้องเป็น </w:t>
            </w:r>
            <w:r>
              <w:t>Mandatory</w:t>
            </w:r>
          </w:p>
        </w:tc>
        <w:tc>
          <w:tcPr>
            <w:tcW w:w="735" w:type="pct"/>
          </w:tcPr>
          <w:p w:rsidR="00856C9D" w:rsidP="00856C9D" w:rsidRDefault="00856C9D" w14:paraId="2F75930E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</w:tbl>
    <w:p w:rsidR="00856C9D" w:rsidP="00BB3F68" w:rsidRDefault="00856C9D" w14:paraId="6387601B" w14:textId="77777777">
      <w:pPr>
        <w:pStyle w:val="Heading3"/>
        <w:numPr>
          <w:ilvl w:val="0"/>
          <w:numId w:val="52"/>
        </w:numPr>
        <w:spacing w:after="240"/>
        <w:rPr>
          <w:rFonts w:ascii="CordiaUPC" w:hAnsi="CordiaUPC" w:cs="CordiaUPC"/>
          <w:sz w:val="32"/>
          <w:szCs w:val="32"/>
        </w:rPr>
      </w:pPr>
      <w:r w:rsidRPr="008979A8">
        <w:rPr>
          <w:rFonts w:ascii="CordiaUPC" w:hAnsi="CordiaUPC" w:cs="CordiaUPC"/>
          <w:sz w:val="32"/>
          <w:szCs w:val="32"/>
        </w:rPr>
        <w:t>Mapping to DB</w:t>
      </w:r>
    </w:p>
    <w:tbl>
      <w:tblPr>
        <w:tblW w:w="4977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348"/>
        <w:gridCol w:w="2486"/>
        <w:gridCol w:w="4141"/>
      </w:tblGrid>
      <w:tr w:rsidR="00856C9D" w:rsidTr="00856C9D" w14:paraId="0DB121DB" w14:textId="77777777">
        <w:trPr>
          <w:tblHeader/>
        </w:trPr>
        <w:tc>
          <w:tcPr>
            <w:tcW w:w="1308" w:type="pct"/>
            <w:shd w:val="clear" w:color="auto" w:fill="EEECE1" w:themeFill="background2"/>
            <w:vAlign w:val="center"/>
          </w:tcPr>
          <w:p w:rsidR="00856C9D" w:rsidP="00856C9D" w:rsidRDefault="00856C9D" w14:paraId="5B7EE0FF" w14:textId="77777777">
            <w:pPr>
              <w:rPr>
                <w:rFonts w:cs="CordiaUPC"/>
              </w:rPr>
            </w:pPr>
            <w:r w:rsidRPr="008979A8">
              <w:rPr>
                <w:rFonts w:cs="CordiaUPC"/>
                <w:b/>
                <w:bCs/>
              </w:rPr>
              <w:t>Database Table</w:t>
            </w:r>
          </w:p>
        </w:tc>
        <w:tc>
          <w:tcPr>
            <w:tcW w:w="1385" w:type="pct"/>
            <w:shd w:val="clear" w:color="auto" w:fill="EEECE1" w:themeFill="background2"/>
          </w:tcPr>
          <w:p w:rsidR="00856C9D" w:rsidP="00856C9D" w:rsidRDefault="00856C9D" w14:paraId="2D8A73C6" w14:textId="77777777">
            <w:pPr>
              <w:rPr>
                <w:rFonts w:cs="CordiaUPC"/>
                <w:szCs w:val="36"/>
              </w:rPr>
            </w:pPr>
            <w:r w:rsidRPr="008979A8">
              <w:rPr>
                <w:rFonts w:cs="CordiaUPC"/>
                <w:b/>
                <w:bCs/>
              </w:rPr>
              <w:t>Database Column</w:t>
            </w:r>
          </w:p>
        </w:tc>
        <w:tc>
          <w:tcPr>
            <w:tcW w:w="2307" w:type="pct"/>
            <w:shd w:val="clear" w:color="auto" w:fill="EEECE1" w:themeFill="background2"/>
            <w:vAlign w:val="center"/>
          </w:tcPr>
          <w:p w:rsidR="00856C9D" w:rsidP="00856C9D" w:rsidRDefault="00856C9D" w14:paraId="3388444E" w14:textId="77777777">
            <w:pPr>
              <w:rPr>
                <w:rFonts w:cs="CordiaUPC"/>
                <w:cs/>
              </w:rPr>
            </w:pPr>
            <w:r w:rsidRPr="008979A8">
              <w:rPr>
                <w:rFonts w:cs="CordiaUPC"/>
                <w:b/>
                <w:bCs/>
              </w:rPr>
              <w:t>Field on Screen</w:t>
            </w:r>
          </w:p>
        </w:tc>
      </w:tr>
      <w:tr w:rsidR="00856C9D" w:rsidTr="00856C9D" w14:paraId="2204D53E" w14:textId="77777777">
        <w:tc>
          <w:tcPr>
            <w:tcW w:w="1308" w:type="pct"/>
            <w:vMerge w:val="restart"/>
          </w:tcPr>
          <w:p w:rsidR="00856C9D" w:rsidP="00856C9D" w:rsidRDefault="00856C9D" w14:paraId="5F6C86E7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MASS</w:t>
            </w:r>
            <w:r w:rsidRPr="00E630B1">
              <w:rPr>
                <w:rFonts w:cs="CordiaUPC"/>
              </w:rPr>
              <w:t>_SELLING_LOCATION</w:t>
            </w:r>
          </w:p>
        </w:tc>
        <w:tc>
          <w:tcPr>
            <w:tcW w:w="1385" w:type="pct"/>
          </w:tcPr>
          <w:p w:rsidR="00856C9D" w:rsidP="00856C9D" w:rsidRDefault="00856C9D" w14:paraId="61803C89" w14:textId="77777777">
            <w:pPr>
              <w:spacing w:after="0"/>
              <w:rPr>
                <w:rFonts w:cs="CordiaUPC"/>
                <w:szCs w:val="36"/>
              </w:rPr>
            </w:pPr>
            <w:r>
              <w:t>ROW_ID</w:t>
            </w:r>
          </w:p>
        </w:tc>
        <w:tc>
          <w:tcPr>
            <w:tcW w:w="2307" w:type="pct"/>
          </w:tcPr>
          <w:p w:rsidR="00856C9D" w:rsidP="00856C9D" w:rsidRDefault="00856C9D" w14:paraId="0F9F2DD6" w14:textId="77777777">
            <w:pPr>
              <w:spacing w:after="0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ครั้งแรก</w:t>
            </w:r>
          </w:p>
          <w:p w:rsidR="00856C9D" w:rsidP="00856C9D" w:rsidRDefault="00856C9D" w14:paraId="68AE2AF4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ให้ระบบ </w:t>
            </w:r>
            <w:r>
              <w:rPr>
                <w:rFonts w:cs="CordiaUPC"/>
              </w:rPr>
              <w:t xml:space="preserve">Auto Generate </w:t>
            </w:r>
          </w:p>
          <w:p w:rsidR="00856C9D" w:rsidP="00856C9D" w:rsidRDefault="00856C9D" w14:paraId="7CB2C607" w14:textId="77777777">
            <w:pPr>
              <w:spacing w:after="0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ครั้งถัดไป</w:t>
            </w:r>
          </w:p>
          <w:p w:rsidR="00856C9D" w:rsidP="00856C9D" w:rsidRDefault="00856C9D" w14:paraId="7163F041" w14:textId="77777777">
            <w:pPr>
              <w:spacing w:after="0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ให้ใช้ </w:t>
            </w:r>
            <w:r>
              <w:rPr>
                <w:rFonts w:cs="CordiaUPC"/>
              </w:rPr>
              <w:t xml:space="preserve">Row ID </w:t>
            </w:r>
            <w:r>
              <w:rPr>
                <w:rFonts w:hint="cs" w:cs="Angsana New"/>
                <w:cs/>
              </w:rPr>
              <w:t>เดิม</w:t>
            </w:r>
          </w:p>
        </w:tc>
      </w:tr>
      <w:tr w:rsidR="00856C9D" w:rsidTr="00856C9D" w14:paraId="21E1EC80" w14:textId="77777777">
        <w:tc>
          <w:tcPr>
            <w:tcW w:w="1308" w:type="pct"/>
            <w:vMerge/>
          </w:tcPr>
          <w:p w:rsidR="00856C9D" w:rsidP="00856C9D" w:rsidRDefault="00856C9D" w14:paraId="2E756718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856C9D" w:rsidP="00856C9D" w:rsidRDefault="00A411EB" w14:paraId="6900C6B4" w14:textId="23DAA07F">
            <w:pPr>
              <w:spacing w:after="0"/>
              <w:rPr>
                <w:rFonts w:cs="CordiaUPC"/>
                <w:szCs w:val="36"/>
              </w:rPr>
            </w:pPr>
            <w:r>
              <w:t>MASS</w:t>
            </w:r>
            <w:r w:rsidR="00856C9D">
              <w:t>_PO_DETAIL_ROW_ID</w:t>
            </w:r>
          </w:p>
        </w:tc>
        <w:tc>
          <w:tcPr>
            <w:tcW w:w="2307" w:type="pct"/>
          </w:tcPr>
          <w:p w:rsidR="00856C9D" w:rsidP="00856C9D" w:rsidRDefault="00856C9D" w14:paraId="5DD3D010" w14:textId="154BE1AF">
            <w:pPr>
              <w:spacing w:after="0"/>
              <w:rPr>
                <w:rFonts w:cs="CordiaUPC"/>
                <w:cs/>
              </w:rPr>
            </w:pPr>
            <w:r w:rsidRPr="003B4253">
              <w:rPr>
                <w:rFonts w:cs="Angsana New"/>
                <w:cs/>
              </w:rPr>
              <w:t xml:space="preserve">ให้ใช้ </w:t>
            </w:r>
            <w:r w:rsidR="00A411EB">
              <w:t>MASS</w:t>
            </w:r>
            <w:r>
              <w:t>_PO_DETAIL</w:t>
            </w:r>
            <w:r w:rsidRPr="003B4253">
              <w:rPr>
                <w:rFonts w:cs="Angsana New"/>
                <w:cs/>
              </w:rPr>
              <w:t>.</w:t>
            </w:r>
            <w:r w:rsidRPr="003B4253">
              <w:rPr>
                <w:rFonts w:cs="CordiaUPC"/>
              </w:rPr>
              <w:t>ROW_ID</w:t>
            </w:r>
          </w:p>
        </w:tc>
      </w:tr>
      <w:tr w:rsidR="00856C9D" w:rsidTr="00856C9D" w14:paraId="0C84ABD9" w14:textId="77777777">
        <w:tc>
          <w:tcPr>
            <w:tcW w:w="1308" w:type="pct"/>
            <w:vMerge/>
          </w:tcPr>
          <w:p w:rsidR="00856C9D" w:rsidP="00856C9D" w:rsidRDefault="00856C9D" w14:paraId="733AB98C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856C9D" w:rsidP="00856C9D" w:rsidRDefault="00856C9D" w14:paraId="2EED21E7" w14:textId="77777777">
            <w:pPr>
              <w:spacing w:after="0"/>
              <w:rPr>
                <w:rFonts w:cs="CordiaUPC"/>
                <w:szCs w:val="36"/>
              </w:rPr>
            </w:pPr>
            <w:r>
              <w:t>LOCATION_CHOICE</w:t>
            </w:r>
          </w:p>
        </w:tc>
        <w:tc>
          <w:tcPr>
            <w:tcW w:w="2307" w:type="pct"/>
          </w:tcPr>
          <w:p w:rsidR="00856C9D" w:rsidP="00856C9D" w:rsidRDefault="00856C9D" w14:paraId="5A3A6013" w14:textId="77777777">
            <w:pPr>
              <w:spacing w:after="0"/>
              <w:rPr>
                <w:rFonts w:cs="CordiaUPC"/>
                <w:cs/>
              </w:rPr>
            </w:pPr>
            <w:r>
              <w:t>locationChoice</w:t>
            </w:r>
          </w:p>
        </w:tc>
      </w:tr>
      <w:tr w:rsidR="00856C9D" w:rsidTr="00856C9D" w14:paraId="509C223B" w14:textId="77777777">
        <w:tc>
          <w:tcPr>
            <w:tcW w:w="1308" w:type="pct"/>
            <w:vMerge w:val="restart"/>
          </w:tcPr>
          <w:p w:rsidR="00856C9D" w:rsidP="00856C9D" w:rsidRDefault="00856C9D" w14:paraId="58C1495F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MASS_SELLING_LOCATION_REGION</w:t>
            </w:r>
          </w:p>
        </w:tc>
        <w:tc>
          <w:tcPr>
            <w:tcW w:w="1385" w:type="pct"/>
          </w:tcPr>
          <w:p w:rsidR="00856C9D" w:rsidP="00856C9D" w:rsidRDefault="00856C9D" w14:paraId="0A289B6E" w14:textId="77777777">
            <w:pPr>
              <w:spacing w:after="0"/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ROW_ID</w:t>
            </w:r>
          </w:p>
        </w:tc>
        <w:tc>
          <w:tcPr>
            <w:tcW w:w="2307" w:type="pct"/>
          </w:tcPr>
          <w:p w:rsidR="00856C9D" w:rsidP="00856C9D" w:rsidRDefault="00856C9D" w14:paraId="52DF7D3D" w14:textId="77777777">
            <w:pPr>
              <w:spacing w:after="0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ครั้งแรก</w:t>
            </w:r>
          </w:p>
          <w:p w:rsidR="00856C9D" w:rsidP="00856C9D" w:rsidRDefault="00856C9D" w14:paraId="62D4626D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ให้ระบบ </w:t>
            </w:r>
            <w:r>
              <w:rPr>
                <w:rFonts w:cs="CordiaUPC"/>
              </w:rPr>
              <w:t xml:space="preserve">Auto Generate </w:t>
            </w:r>
          </w:p>
          <w:p w:rsidR="00856C9D" w:rsidP="00856C9D" w:rsidRDefault="00856C9D" w14:paraId="08D0E490" w14:textId="77777777">
            <w:pPr>
              <w:spacing w:after="0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ครั้งถัดไป</w:t>
            </w:r>
          </w:p>
          <w:p w:rsidR="00856C9D" w:rsidP="00856C9D" w:rsidRDefault="00856C9D" w14:paraId="50DD308B" w14:textId="77777777">
            <w:pPr>
              <w:spacing w:after="0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ให้ใช้ </w:t>
            </w:r>
            <w:r>
              <w:rPr>
                <w:rFonts w:cs="CordiaUPC"/>
              </w:rPr>
              <w:t xml:space="preserve">Row ID </w:t>
            </w:r>
            <w:r>
              <w:rPr>
                <w:rFonts w:hint="cs" w:cs="Angsana New"/>
                <w:cs/>
              </w:rPr>
              <w:t>เดิม</w:t>
            </w:r>
          </w:p>
        </w:tc>
      </w:tr>
      <w:tr w:rsidR="00856C9D" w:rsidTr="00856C9D" w14:paraId="4D64C9C2" w14:textId="77777777">
        <w:tc>
          <w:tcPr>
            <w:tcW w:w="1308" w:type="pct"/>
            <w:vMerge/>
          </w:tcPr>
          <w:p w:rsidR="00856C9D" w:rsidP="00856C9D" w:rsidRDefault="00856C9D" w14:paraId="10DA1431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856C9D" w:rsidP="00856C9D" w:rsidRDefault="00856C9D" w14:paraId="19455EB7" w14:textId="77777777">
            <w:r>
              <w:t>SELLING_LOCATION</w:t>
            </w:r>
          </w:p>
          <w:p w:rsidR="00856C9D" w:rsidP="00856C9D" w:rsidRDefault="00856C9D" w14:paraId="154F4DD4" w14:textId="77777777">
            <w:pPr>
              <w:spacing w:after="0"/>
              <w:rPr>
                <w:rFonts w:cs="CordiaUPC"/>
                <w:szCs w:val="36"/>
              </w:rPr>
            </w:pPr>
            <w:r>
              <w:t>_ROW_ID</w:t>
            </w:r>
          </w:p>
        </w:tc>
        <w:tc>
          <w:tcPr>
            <w:tcW w:w="2307" w:type="pct"/>
          </w:tcPr>
          <w:p w:rsidR="00856C9D" w:rsidP="00856C9D" w:rsidRDefault="00856C9D" w14:paraId="1E696C19" w14:textId="77777777">
            <w:pPr>
              <w:spacing w:after="0"/>
              <w:rPr>
                <w:rFonts w:cs="CordiaUPC"/>
                <w:cs/>
              </w:rPr>
            </w:pPr>
            <w:r w:rsidRPr="003B4253">
              <w:rPr>
                <w:rFonts w:cs="Angsana New"/>
                <w:cs/>
              </w:rPr>
              <w:t xml:space="preserve">ให้ใช้ </w:t>
            </w:r>
            <w:r w:rsidRPr="003B4253">
              <w:rPr>
                <w:rFonts w:cs="CordiaUPC"/>
              </w:rPr>
              <w:t>PLM_</w:t>
            </w:r>
            <w:r>
              <w:rPr>
                <w:rFonts w:cs="CordiaUPC"/>
              </w:rPr>
              <w:t>SELLING_LOCATION</w:t>
            </w:r>
            <w:r w:rsidRPr="003B4253">
              <w:rPr>
                <w:rFonts w:cs="Angsana New"/>
                <w:cs/>
              </w:rPr>
              <w:t>.</w:t>
            </w:r>
            <w:r w:rsidRPr="003B4253">
              <w:rPr>
                <w:rFonts w:cs="CordiaUPC"/>
              </w:rPr>
              <w:t>ROW_ID</w:t>
            </w:r>
          </w:p>
        </w:tc>
      </w:tr>
      <w:tr w:rsidR="00856C9D" w:rsidTr="00856C9D" w14:paraId="3933BD64" w14:textId="77777777">
        <w:tc>
          <w:tcPr>
            <w:tcW w:w="1308" w:type="pct"/>
            <w:vMerge/>
          </w:tcPr>
          <w:p w:rsidR="00856C9D" w:rsidP="00856C9D" w:rsidRDefault="00856C9D" w14:paraId="2E9CE6AD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856C9D" w:rsidP="00856C9D" w:rsidRDefault="00856C9D" w14:paraId="544A5476" w14:textId="77777777">
            <w:pPr>
              <w:spacing w:after="0"/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REGION</w:t>
            </w:r>
          </w:p>
        </w:tc>
        <w:tc>
          <w:tcPr>
            <w:tcW w:w="2307" w:type="pct"/>
          </w:tcPr>
          <w:p w:rsidR="00856C9D" w:rsidP="00856C9D" w:rsidRDefault="00856C9D" w14:paraId="429715FF" w14:textId="77777777">
            <w:pPr>
              <w:spacing w:after="0"/>
              <w:rPr>
                <w:rFonts w:cs="CordiaUPC"/>
                <w:cs/>
              </w:rPr>
            </w:pPr>
            <w:r>
              <w:rPr>
                <w:rFonts w:cs="CordiaUPC"/>
              </w:rPr>
              <w:t>region</w:t>
            </w:r>
          </w:p>
        </w:tc>
      </w:tr>
      <w:tr w:rsidR="00856C9D" w:rsidTr="00856C9D" w14:paraId="64AEC92F" w14:textId="77777777">
        <w:tc>
          <w:tcPr>
            <w:tcW w:w="1308" w:type="pct"/>
            <w:vMerge w:val="restart"/>
          </w:tcPr>
          <w:p w:rsidR="00856C9D" w:rsidP="00856C9D" w:rsidRDefault="00856C9D" w14:paraId="10F5726F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MASS_SELLING_LOCATION_PROVINCE</w:t>
            </w:r>
          </w:p>
        </w:tc>
        <w:tc>
          <w:tcPr>
            <w:tcW w:w="1385" w:type="pct"/>
          </w:tcPr>
          <w:p w:rsidRPr="008979A8" w:rsidR="00856C9D" w:rsidP="00856C9D" w:rsidRDefault="00856C9D" w14:paraId="3333BC48" w14:textId="77777777">
            <w:pPr>
              <w:spacing w:after="0"/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ROW_ID</w:t>
            </w:r>
          </w:p>
        </w:tc>
        <w:tc>
          <w:tcPr>
            <w:tcW w:w="2307" w:type="pct"/>
          </w:tcPr>
          <w:p w:rsidR="00856C9D" w:rsidP="00856C9D" w:rsidRDefault="00856C9D" w14:paraId="62CAD339" w14:textId="77777777">
            <w:pPr>
              <w:spacing w:after="0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ครั้งแรก</w:t>
            </w:r>
          </w:p>
          <w:p w:rsidR="00856C9D" w:rsidP="00856C9D" w:rsidRDefault="00856C9D" w14:paraId="1A160CF9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ให้ระบบ </w:t>
            </w:r>
            <w:r>
              <w:rPr>
                <w:rFonts w:cs="CordiaUPC"/>
              </w:rPr>
              <w:t xml:space="preserve">Auto Generate </w:t>
            </w:r>
          </w:p>
          <w:p w:rsidR="00856C9D" w:rsidP="00856C9D" w:rsidRDefault="00856C9D" w14:paraId="5AFC6913" w14:textId="77777777">
            <w:pPr>
              <w:spacing w:after="0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ครั้งถัดไป</w:t>
            </w:r>
          </w:p>
          <w:p w:rsidRPr="00373642" w:rsidR="00856C9D" w:rsidP="00856C9D" w:rsidRDefault="00856C9D" w14:paraId="2057D5B8" w14:textId="77777777">
            <w:pPr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ให้ใช้ </w:t>
            </w:r>
            <w:r>
              <w:rPr>
                <w:rFonts w:cs="CordiaUPC"/>
              </w:rPr>
              <w:t xml:space="preserve">Row ID </w:t>
            </w:r>
            <w:r>
              <w:rPr>
                <w:rFonts w:hint="cs" w:cs="Angsana New"/>
                <w:cs/>
              </w:rPr>
              <w:t>เดิม</w:t>
            </w:r>
          </w:p>
        </w:tc>
      </w:tr>
      <w:tr w:rsidR="00856C9D" w:rsidTr="00856C9D" w14:paraId="363735A1" w14:textId="77777777">
        <w:tc>
          <w:tcPr>
            <w:tcW w:w="1308" w:type="pct"/>
            <w:vMerge/>
          </w:tcPr>
          <w:p w:rsidR="00856C9D" w:rsidP="00856C9D" w:rsidRDefault="00856C9D" w14:paraId="20690C02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856C9D" w:rsidP="00856C9D" w:rsidRDefault="00856C9D" w14:paraId="78FE6CD5" w14:textId="77777777">
            <w:r>
              <w:t>SELLING_LOCATION</w:t>
            </w:r>
          </w:p>
          <w:p w:rsidR="00856C9D" w:rsidP="00856C9D" w:rsidRDefault="00856C9D" w14:paraId="53A22BDA" w14:textId="77777777">
            <w:pPr>
              <w:spacing w:after="0"/>
              <w:rPr>
                <w:rFonts w:cs="CordiaUPC"/>
                <w:szCs w:val="36"/>
              </w:rPr>
            </w:pPr>
            <w:r>
              <w:t>_ROW_ID</w:t>
            </w:r>
          </w:p>
        </w:tc>
        <w:tc>
          <w:tcPr>
            <w:tcW w:w="2307" w:type="pct"/>
          </w:tcPr>
          <w:p w:rsidRPr="003B4253" w:rsidR="00856C9D" w:rsidP="00856C9D" w:rsidRDefault="00856C9D" w14:paraId="0F79296F" w14:textId="77777777">
            <w:pPr>
              <w:rPr>
                <w:rFonts w:cs="CordiaUPC"/>
                <w:cs/>
              </w:rPr>
            </w:pPr>
            <w:r w:rsidRPr="003B4253">
              <w:rPr>
                <w:rFonts w:cs="Angsana New"/>
                <w:cs/>
              </w:rPr>
              <w:t xml:space="preserve">ให้ใช้ </w:t>
            </w:r>
            <w:r w:rsidRPr="003B4253">
              <w:rPr>
                <w:rFonts w:cs="CordiaUPC"/>
              </w:rPr>
              <w:t>PLM_</w:t>
            </w:r>
            <w:r>
              <w:rPr>
                <w:rFonts w:cs="CordiaUPC"/>
              </w:rPr>
              <w:t>SELLING_LOCATION</w:t>
            </w:r>
            <w:r w:rsidRPr="003B4253">
              <w:rPr>
                <w:rFonts w:cs="Angsana New"/>
                <w:cs/>
              </w:rPr>
              <w:t>.</w:t>
            </w:r>
            <w:r w:rsidRPr="003B4253">
              <w:rPr>
                <w:rFonts w:cs="CordiaUPC"/>
              </w:rPr>
              <w:t>ROW_ID</w:t>
            </w:r>
          </w:p>
        </w:tc>
      </w:tr>
      <w:tr w:rsidR="00856C9D" w:rsidTr="00856C9D" w14:paraId="4AD9BE9A" w14:textId="77777777">
        <w:tc>
          <w:tcPr>
            <w:tcW w:w="1308" w:type="pct"/>
            <w:vMerge/>
          </w:tcPr>
          <w:p w:rsidR="00856C9D" w:rsidP="00856C9D" w:rsidRDefault="00856C9D" w14:paraId="7F114511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856C9D" w:rsidP="00856C9D" w:rsidRDefault="00856C9D" w14:paraId="54938660" w14:textId="77777777">
            <w:pPr>
              <w:spacing w:after="0"/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PROVINCE</w:t>
            </w:r>
          </w:p>
        </w:tc>
        <w:tc>
          <w:tcPr>
            <w:tcW w:w="2307" w:type="pct"/>
          </w:tcPr>
          <w:p w:rsidR="00856C9D" w:rsidP="00856C9D" w:rsidRDefault="00856C9D" w14:paraId="3A96EB9D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province</w:t>
            </w:r>
          </w:p>
        </w:tc>
      </w:tr>
      <w:tr w:rsidR="00F90E85" w:rsidTr="00856C9D" w14:paraId="0CA8E0DF" w14:textId="77777777">
        <w:tc>
          <w:tcPr>
            <w:tcW w:w="1308" w:type="pct"/>
            <w:vMerge w:val="restart"/>
          </w:tcPr>
          <w:p w:rsidR="00F90E85" w:rsidP="003030DA" w:rsidRDefault="00F90E85" w14:paraId="1FF049DB" w14:textId="1245841F">
            <w:pPr>
              <w:rPr>
                <w:rFonts w:cs="CordiaUPC"/>
                <w:cs/>
              </w:rPr>
            </w:pPr>
            <w:r>
              <w:rPr>
                <w:rFonts w:cs="CordiaUPC"/>
              </w:rPr>
              <w:t>MASS_SELLING_LOCATION_DISTRICT</w:t>
            </w:r>
          </w:p>
        </w:tc>
        <w:tc>
          <w:tcPr>
            <w:tcW w:w="1385" w:type="pct"/>
          </w:tcPr>
          <w:p w:rsidR="00F90E85" w:rsidP="003030DA" w:rsidRDefault="00F90E85" w14:paraId="604E150C" w14:textId="00C3E7A2">
            <w:pPr>
              <w:spacing w:after="0"/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ROW_ID</w:t>
            </w:r>
          </w:p>
        </w:tc>
        <w:tc>
          <w:tcPr>
            <w:tcW w:w="2307" w:type="pct"/>
          </w:tcPr>
          <w:p w:rsidR="00F90E85" w:rsidP="003030DA" w:rsidRDefault="00F90E85" w14:paraId="7699F0F0" w14:textId="77777777">
            <w:pPr>
              <w:spacing w:after="0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ครั้งแรก</w:t>
            </w:r>
          </w:p>
          <w:p w:rsidR="00F90E85" w:rsidP="003030DA" w:rsidRDefault="00F90E85" w14:paraId="0ABD2526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ให้ระบบ </w:t>
            </w:r>
            <w:r>
              <w:rPr>
                <w:rFonts w:cs="CordiaUPC"/>
              </w:rPr>
              <w:t xml:space="preserve">Auto Generate </w:t>
            </w:r>
          </w:p>
          <w:p w:rsidR="00F90E85" w:rsidP="003030DA" w:rsidRDefault="00F90E85" w14:paraId="1546C87F" w14:textId="77777777">
            <w:pPr>
              <w:spacing w:after="0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ครั้งถัดไป</w:t>
            </w:r>
          </w:p>
          <w:p w:rsidR="00F90E85" w:rsidP="003030DA" w:rsidRDefault="00F90E85" w14:paraId="2E8A59EF" w14:textId="5786719F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ให้ใช้ </w:t>
            </w:r>
            <w:r>
              <w:rPr>
                <w:rFonts w:cs="CordiaUPC"/>
              </w:rPr>
              <w:t xml:space="preserve">Row ID </w:t>
            </w:r>
            <w:r>
              <w:rPr>
                <w:rFonts w:hint="cs" w:cs="Angsana New"/>
                <w:cs/>
              </w:rPr>
              <w:t>เดิม</w:t>
            </w:r>
          </w:p>
        </w:tc>
      </w:tr>
      <w:tr w:rsidR="00F90E85" w:rsidTr="00856C9D" w14:paraId="6C6A3E96" w14:textId="77777777">
        <w:tc>
          <w:tcPr>
            <w:tcW w:w="1308" w:type="pct"/>
            <w:vMerge/>
          </w:tcPr>
          <w:p w:rsidR="00F90E85" w:rsidP="003030DA" w:rsidRDefault="00F90E85" w14:paraId="0517319E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F90E85" w:rsidP="003030DA" w:rsidRDefault="00F90E85" w14:paraId="5BC1D786" w14:textId="77777777">
            <w:r>
              <w:t>SELLING_LOCATION</w:t>
            </w:r>
          </w:p>
          <w:p w:rsidR="00F90E85" w:rsidP="003030DA" w:rsidRDefault="00F90E85" w14:paraId="65D72255" w14:textId="367605B3">
            <w:pPr>
              <w:spacing w:after="0"/>
              <w:rPr>
                <w:rFonts w:cs="CordiaUPC"/>
                <w:szCs w:val="36"/>
              </w:rPr>
            </w:pPr>
            <w:r>
              <w:t>_ROW_ID</w:t>
            </w:r>
          </w:p>
        </w:tc>
        <w:tc>
          <w:tcPr>
            <w:tcW w:w="2307" w:type="pct"/>
          </w:tcPr>
          <w:p w:rsidR="00F90E85" w:rsidP="003030DA" w:rsidRDefault="00F90E85" w14:paraId="094D0FF7" w14:textId="68C56B95">
            <w:pPr>
              <w:rPr>
                <w:rFonts w:cs="CordiaUPC"/>
              </w:rPr>
            </w:pPr>
            <w:r w:rsidRPr="003B4253">
              <w:rPr>
                <w:rFonts w:cs="Angsana New"/>
                <w:cs/>
              </w:rPr>
              <w:t xml:space="preserve">ให้ใช้ </w:t>
            </w:r>
            <w:r w:rsidRPr="003B4253">
              <w:rPr>
                <w:rFonts w:cs="CordiaUPC"/>
              </w:rPr>
              <w:t>PLM_</w:t>
            </w:r>
            <w:r>
              <w:rPr>
                <w:rFonts w:cs="CordiaUPC"/>
              </w:rPr>
              <w:t>SELLING_LOCATION</w:t>
            </w:r>
            <w:r w:rsidRPr="003B4253">
              <w:rPr>
                <w:rFonts w:cs="Angsana New"/>
                <w:cs/>
              </w:rPr>
              <w:t>.</w:t>
            </w:r>
            <w:r w:rsidRPr="003B4253">
              <w:rPr>
                <w:rFonts w:cs="CordiaUPC"/>
              </w:rPr>
              <w:t>ROW_ID</w:t>
            </w:r>
          </w:p>
        </w:tc>
      </w:tr>
      <w:tr w:rsidR="00F90E85" w:rsidTr="00856C9D" w14:paraId="0B30A9D5" w14:textId="77777777">
        <w:tc>
          <w:tcPr>
            <w:tcW w:w="1308" w:type="pct"/>
            <w:vMerge/>
          </w:tcPr>
          <w:p w:rsidR="00F90E85" w:rsidP="003030DA" w:rsidRDefault="00F90E85" w14:paraId="45C78395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F90E85" w:rsidP="003030DA" w:rsidRDefault="00F90E85" w14:paraId="120FCA4A" w14:textId="33E0F22C">
            <w:pPr>
              <w:spacing w:after="0"/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DISTRICT</w:t>
            </w:r>
          </w:p>
        </w:tc>
        <w:tc>
          <w:tcPr>
            <w:tcW w:w="2307" w:type="pct"/>
          </w:tcPr>
          <w:p w:rsidR="00F90E85" w:rsidP="003030DA" w:rsidRDefault="00F90E85" w14:paraId="02D04696" w14:textId="6CB9A346">
            <w:pPr>
              <w:rPr>
                <w:rFonts w:cs="CordiaUPC"/>
              </w:rPr>
            </w:pPr>
            <w:r>
              <w:rPr>
                <w:rFonts w:cs="CordiaUPC"/>
              </w:rPr>
              <w:t>district</w:t>
            </w:r>
          </w:p>
        </w:tc>
      </w:tr>
      <w:tr w:rsidR="00F90E85" w:rsidTr="00856C9D" w14:paraId="07A72AAE" w14:textId="77777777">
        <w:tc>
          <w:tcPr>
            <w:tcW w:w="1308" w:type="pct"/>
            <w:vMerge/>
          </w:tcPr>
          <w:p w:rsidR="00F90E85" w:rsidP="003030DA" w:rsidRDefault="00F90E85" w14:paraId="64F012D7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F90E85" w:rsidP="003030DA" w:rsidRDefault="00F90E85" w14:paraId="690FB75B" w14:textId="0AA174AC">
            <w:pPr>
              <w:spacing w:after="0"/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PROVINCE</w:t>
            </w:r>
          </w:p>
        </w:tc>
        <w:tc>
          <w:tcPr>
            <w:tcW w:w="2307" w:type="pct"/>
          </w:tcPr>
          <w:p w:rsidR="00F90E85" w:rsidP="003030DA" w:rsidRDefault="00F90E85" w14:paraId="1AFA193E" w14:textId="2CB1E2E4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province </w:t>
            </w:r>
            <w:r>
              <w:rPr>
                <w:rFonts w:hint="cs" w:cs="Angsana New"/>
                <w:cs/>
              </w:rPr>
              <w:t xml:space="preserve">ของ </w:t>
            </w:r>
            <w:r>
              <w:rPr>
                <w:rFonts w:cs="CordiaUPC"/>
              </w:rPr>
              <w:t>district</w:t>
            </w:r>
          </w:p>
        </w:tc>
      </w:tr>
      <w:tr w:rsidR="00F90E85" w:rsidTr="00856C9D" w14:paraId="6140D047" w14:textId="77777777">
        <w:tc>
          <w:tcPr>
            <w:tcW w:w="1308" w:type="pct"/>
            <w:vMerge/>
          </w:tcPr>
          <w:p w:rsidR="00F90E85" w:rsidP="003030DA" w:rsidRDefault="00F90E85" w14:paraId="76C0498C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F90E85" w:rsidP="003030DA" w:rsidRDefault="00F90E85" w14:paraId="49D28382" w14:textId="54E84EF0">
            <w:pPr>
              <w:spacing w:after="0"/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subdistrict</w:t>
            </w:r>
          </w:p>
        </w:tc>
        <w:tc>
          <w:tcPr>
            <w:tcW w:w="2307" w:type="pct"/>
          </w:tcPr>
          <w:p w:rsidR="00F90E85" w:rsidP="003030DA" w:rsidRDefault="00F90E85" w14:paraId="2C0BF19D" w14:textId="17DF53D3">
            <w:pPr>
              <w:rPr>
                <w:rFonts w:cs="CordiaUPC"/>
              </w:rPr>
            </w:pPr>
            <w:r>
              <w:rPr>
                <w:rFonts w:cs="CordiaUPC"/>
              </w:rPr>
              <w:t>subDistrict</w:t>
            </w:r>
          </w:p>
        </w:tc>
      </w:tr>
    </w:tbl>
    <w:p w:rsidRPr="008A4EF0" w:rsidR="00856C9D" w:rsidP="00856C9D" w:rsidRDefault="00856C9D" w14:paraId="1E71E83F" w14:textId="77777777"/>
    <w:p w:rsidR="00856C9D" w:rsidP="00856C9D" w:rsidRDefault="00856C9D" w14:paraId="12E78B9C" w14:textId="77777777">
      <w:pPr>
        <w:pStyle w:val="Heading2"/>
        <w:numPr>
          <w:ilvl w:val="0"/>
          <w:numId w:val="1"/>
        </w:numPr>
        <w:ind w:left="426" w:hanging="426"/>
        <w:rPr>
          <w:rFonts w:ascii="CordiaUPC" w:hAnsi="CordiaUPC" w:cs="CordiaUPC"/>
          <w:sz w:val="36"/>
          <w:szCs w:val="36"/>
        </w:rPr>
      </w:pPr>
      <w:r>
        <w:rPr>
          <w:rFonts w:ascii="CordiaUPC" w:hAnsi="CordiaUPC" w:cs="CordiaUPC"/>
          <w:sz w:val="36"/>
          <w:szCs w:val="36"/>
        </w:rPr>
        <w:t>Mass Human Touch Point</w:t>
      </w:r>
    </w:p>
    <w:p w:rsidRPr="005040E4" w:rsidR="00856C9D" w:rsidP="00BB3F68" w:rsidRDefault="00856C9D" w14:paraId="57E3A787" w14:textId="77777777">
      <w:pPr>
        <w:pStyle w:val="Heading3"/>
        <w:numPr>
          <w:ilvl w:val="0"/>
          <w:numId w:val="38"/>
        </w:numPr>
        <w:rPr>
          <w:rFonts w:ascii="CordiaUPC" w:hAnsi="CordiaUPC" w:cs="CordiaUPC"/>
          <w:sz w:val="36"/>
          <w:szCs w:val="44"/>
        </w:rPr>
      </w:pPr>
      <w:r w:rsidRPr="008979A8">
        <w:rPr>
          <w:rFonts w:ascii="CordiaUPC" w:hAnsi="CordiaUPC" w:cs="CordiaUPC"/>
          <w:sz w:val="36"/>
          <w:szCs w:val="44"/>
        </w:rPr>
        <w:t>Field on Screen</w:t>
      </w:r>
    </w:p>
    <w:tbl>
      <w:tblPr>
        <w:tblW w:w="5000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668"/>
        <w:gridCol w:w="1910"/>
        <w:gridCol w:w="5438"/>
      </w:tblGrid>
      <w:tr w:rsidRPr="008979A8" w:rsidR="00856C9D" w:rsidTr="0094547E" w14:paraId="03F88F18" w14:textId="77777777">
        <w:trPr>
          <w:trHeight w:val="108"/>
        </w:trPr>
        <w:tc>
          <w:tcPr>
            <w:tcW w:w="925" w:type="pct"/>
            <w:shd w:val="clear" w:color="auto" w:fill="EEECE1" w:themeFill="background2"/>
            <w:vAlign w:val="center"/>
          </w:tcPr>
          <w:p w:rsidR="00856C9D" w:rsidP="00856C9D" w:rsidRDefault="00856C9D" w14:paraId="539EC74D" w14:textId="77777777">
            <w:pPr>
              <w:pStyle w:val="HeaderTable"/>
            </w:pPr>
            <w:r w:rsidRPr="008979A8">
              <w:t>Field Name</w:t>
            </w:r>
          </w:p>
        </w:tc>
        <w:tc>
          <w:tcPr>
            <w:tcW w:w="1059" w:type="pct"/>
            <w:shd w:val="clear" w:color="auto" w:fill="EEECE1" w:themeFill="background2"/>
            <w:vAlign w:val="center"/>
          </w:tcPr>
          <w:p w:rsidR="00856C9D" w:rsidP="00856C9D" w:rsidRDefault="00856C9D" w14:paraId="0D50A5F9" w14:textId="77777777">
            <w:pPr>
              <w:pStyle w:val="HeaderTable"/>
            </w:pPr>
            <w:r w:rsidRPr="008979A8">
              <w:t>Type</w:t>
            </w:r>
          </w:p>
        </w:tc>
        <w:tc>
          <w:tcPr>
            <w:tcW w:w="3016" w:type="pct"/>
            <w:shd w:val="clear" w:color="auto" w:fill="EEECE1" w:themeFill="background2"/>
            <w:vAlign w:val="center"/>
          </w:tcPr>
          <w:p w:rsidR="00856C9D" w:rsidP="00856C9D" w:rsidRDefault="00856C9D" w14:paraId="69FC027E" w14:textId="77777777">
            <w:pPr>
              <w:pStyle w:val="HeaderTable"/>
            </w:pPr>
            <w:r w:rsidRPr="008979A8">
              <w:t>Comments</w:t>
            </w:r>
          </w:p>
        </w:tc>
      </w:tr>
      <w:tr w:rsidRPr="008979A8" w:rsidR="00856C9D" w:rsidTr="0094547E" w14:paraId="0BF60913" w14:textId="77777777">
        <w:trPr>
          <w:trHeight w:val="108"/>
        </w:trPr>
        <w:tc>
          <w:tcPr>
            <w:tcW w:w="925" w:type="pct"/>
          </w:tcPr>
          <w:p w:rsidR="00856C9D" w:rsidP="00856C9D" w:rsidRDefault="00856C9D" w14:paraId="71962DBC" w14:textId="77777777">
            <w:r>
              <w:t>humanTouchPoint</w:t>
            </w:r>
          </w:p>
        </w:tc>
        <w:tc>
          <w:tcPr>
            <w:tcW w:w="1059" w:type="pct"/>
          </w:tcPr>
          <w:p w:rsidRPr="008979A8" w:rsidR="00856C9D" w:rsidP="00856C9D" w:rsidRDefault="00856C9D" w14:paraId="296570F8" w14:textId="77777777">
            <w:r>
              <w:t>Shuttle</w:t>
            </w:r>
          </w:p>
        </w:tc>
        <w:tc>
          <w:tcPr>
            <w:tcW w:w="3016" w:type="pct"/>
          </w:tcPr>
          <w:p w:rsidR="00856C9D" w:rsidP="00856C9D" w:rsidRDefault="00856C9D" w14:paraId="33ABB4AF" w14:textId="77777777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622722">
              <w:t>Human Touch Point</w:t>
            </w:r>
          </w:p>
          <w:p w:rsidR="0021452D" w:rsidP="0021452D" w:rsidRDefault="0021452D" w14:paraId="316E1F07" w14:textId="706EA895">
            <w:pPr>
              <w:rPr>
                <w:rFonts w:cs="CordiaUPC"/>
              </w:rPr>
            </w:pPr>
            <w:r>
              <w:t xml:space="preserve">List of Value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SALE_CHANNEL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>
              <w:t>sale_channel_sub_group</w:t>
            </w:r>
            <w:r>
              <w:rPr>
                <w:rFonts w:cs="Angsana New"/>
                <w:cs/>
              </w:rPr>
              <w:t>.</w:t>
            </w:r>
            <w:r>
              <w:t>po_sub_group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t xml:space="preserve">poGroup </w:t>
            </w:r>
            <w:r>
              <w:rPr>
                <w:rFonts w:hint="cs" w:cs="Angsana New"/>
                <w:cs/>
              </w:rPr>
              <w:t xml:space="preserve">และ </w:t>
            </w:r>
            <w:r>
              <w:rPr>
                <w:rFonts w:cs="CordiaUPC"/>
              </w:rPr>
              <w:t>touch_point_type</w:t>
            </w:r>
            <w:r>
              <w:rPr>
                <w:rFonts w:cs="Angsana New"/>
                <w:cs/>
              </w:rPr>
              <w:t xml:space="preserve"> = ‘</w:t>
            </w:r>
            <w:r>
              <w:rPr>
                <w:rFonts w:cs="CordiaUPC"/>
              </w:rPr>
              <w:t>Human</w:t>
            </w:r>
            <w:r>
              <w:rPr>
                <w:rFonts w:cs="Angsana New"/>
                <w:cs/>
              </w:rPr>
              <w:t>’</w:t>
            </w:r>
          </w:p>
          <w:p w:rsidR="00884FD2" w:rsidP="0021452D" w:rsidRDefault="00884FD2" w14:paraId="60466073" w14:textId="06EF1397">
            <w:pPr>
              <w:rPr>
                <w:rFonts w:cs="CordiaUPC"/>
              </w:rPr>
            </w:pPr>
          </w:p>
          <w:p w:rsidR="00884FD2" w:rsidP="0021452D" w:rsidRDefault="00884FD2" w14:paraId="1CCF4C58" w14:textId="54FAC9A4">
            <w:pPr>
              <w:rPr>
                <w:rFonts w:cs="CordiaUPC"/>
              </w:rPr>
            </w:pPr>
            <w:r>
              <w:rPr>
                <w:rFonts w:hint="cs" w:cs="CordiaUPC"/>
                <w:cs/>
              </w:rPr>
              <w:t xml:space="preserve">ถ้า </w:t>
            </w:r>
            <w:r>
              <w:rPr>
                <w:rFonts w:cs="CordiaUPC"/>
              </w:rPr>
              <w:t xml:space="preserve">PO Group </w:t>
            </w:r>
            <w:r>
              <w:rPr>
                <w:rFonts w:hint="cs" w:cs="CordiaUPC"/>
                <w:cs/>
              </w:rPr>
              <w:t xml:space="preserve">มีค่าเป็น </w:t>
            </w:r>
            <w:r>
              <w:rPr>
                <w:rFonts w:cs="CordiaUPC"/>
                <w:cs/>
              </w:rPr>
              <w:t>“</w:t>
            </w:r>
            <w:r>
              <w:rPr>
                <w:rFonts w:cs="CordiaUPC"/>
              </w:rPr>
              <w:t>IR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 w:cs="CordiaUPC"/>
                <w:cs/>
              </w:rPr>
              <w:t>ไม่มี</w:t>
            </w:r>
            <w:r>
              <w:rPr>
                <w:rFonts w:cs="CordiaUPC"/>
              </w:rPr>
              <w:t xml:space="preserve"> Default</w:t>
            </w:r>
          </w:p>
          <w:p w:rsidR="005A56D7" w:rsidP="005A56D7" w:rsidRDefault="005A56D7" w14:paraId="536F7B3D" w14:textId="17EDCA30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ให้ </w:t>
            </w:r>
            <w:r>
              <w:t xml:space="preserve">Default </w:t>
            </w:r>
            <w:r>
              <w:rPr>
                <w:rFonts w:hint="cs"/>
                <w:cs/>
              </w:rPr>
              <w:t>ค่าตาม</w:t>
            </w:r>
            <w:r w:rsidRPr="008979A8">
              <w:rPr>
                <w:cs/>
              </w:rPr>
              <w:t xml:space="preserve">ข้อมูล </w:t>
            </w:r>
            <w:r w:rsidR="003378F3">
              <w:t>Table</w:t>
            </w:r>
            <w:r w:rsidR="003378F3">
              <w:rPr>
                <w:rFonts w:hint="cs"/>
                <w:cs/>
              </w:rPr>
              <w:t xml:space="preserve"> </w:t>
            </w:r>
            <w:r w:rsidR="003378F3">
              <w:t>SALE_CHANNEL</w:t>
            </w:r>
            <w:r w:rsidRPr="002B59E6" w:rsidR="003378F3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>โดยมีเงื่อนไขดังนี้</w:t>
            </w:r>
          </w:p>
          <w:p w:rsidRPr="00E06936" w:rsidR="003378F3" w:rsidP="005A56D7" w:rsidRDefault="003378F3" w14:paraId="68353B95" w14:textId="77777777">
            <w:pPr>
              <w:pStyle w:val="ListParagraph"/>
              <w:numPr>
                <w:ilvl w:val="0"/>
                <w:numId w:val="267"/>
              </w:numPr>
            </w:pPr>
            <w:r>
              <w:t>sale_channel_sub_group</w:t>
            </w:r>
            <w:r>
              <w:rPr>
                <w:rFonts w:cs="Angsana New"/>
                <w:cs/>
              </w:rPr>
              <w:t>.</w:t>
            </w:r>
            <w:r>
              <w:t>po_sub_group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t xml:space="preserve">poSubGroup </w:t>
            </w:r>
          </w:p>
          <w:p w:rsidR="005A56D7" w:rsidP="005A56D7" w:rsidRDefault="003378F3" w14:paraId="4BDDE19E" w14:textId="16456584">
            <w:pPr>
              <w:pStyle w:val="ListParagraph"/>
              <w:numPr>
                <w:ilvl w:val="0"/>
                <w:numId w:val="267"/>
              </w:numPr>
            </w:pPr>
            <w:r>
              <w:rPr>
                <w:rFonts w:cs="CordiaUPC"/>
              </w:rPr>
              <w:t xml:space="preserve">touch_point_type </w:t>
            </w:r>
            <w:r>
              <w:rPr>
                <w:rFonts w:cs="Angsana New"/>
                <w:cs/>
              </w:rPr>
              <w:t>= ‘</w:t>
            </w:r>
            <w:r>
              <w:rPr>
                <w:rFonts w:cs="CordiaUPC"/>
              </w:rPr>
              <w:t>Human</w:t>
            </w:r>
            <w:r>
              <w:rPr>
                <w:rFonts w:cs="Angsana New"/>
                <w:cs/>
              </w:rPr>
              <w:t>’</w:t>
            </w:r>
          </w:p>
          <w:p w:rsidRPr="005A56D7" w:rsidR="005A56D7" w:rsidP="00E06936" w:rsidRDefault="003378F3" w14:paraId="1EB2FBB8" w14:textId="522A2C05">
            <w:pPr>
              <w:pStyle w:val="ListParagraph"/>
              <w:numPr>
                <w:ilvl w:val="0"/>
                <w:numId w:val="267"/>
              </w:numPr>
            </w:pPr>
            <w:r>
              <w:t>sale_channel_sub_group</w:t>
            </w:r>
            <w:r>
              <w:rPr>
                <w:rFonts w:cs="Angsana New"/>
                <w:cs/>
              </w:rPr>
              <w:t>.</w:t>
            </w:r>
            <w:r>
              <w:t xml:space="preserve">default_flag </w:t>
            </w:r>
            <w:r>
              <w:rPr>
                <w:rFonts w:cs="Angsana New"/>
                <w:cs/>
              </w:rPr>
              <w:t>=</w:t>
            </w:r>
            <w:r w:rsidR="005A56D7">
              <w:rPr>
                <w:rFonts w:cs="Angsana New"/>
                <w:cs/>
              </w:rPr>
              <w:t xml:space="preserve"> “</w:t>
            </w:r>
            <w:r w:rsidR="005A56D7">
              <w:t>Yes</w:t>
            </w:r>
            <w:r w:rsidR="005A56D7">
              <w:rPr>
                <w:rFonts w:cs="Angsana New"/>
                <w:cs/>
              </w:rPr>
              <w:t>”</w:t>
            </w:r>
          </w:p>
          <w:p w:rsidR="0021452D" w:rsidP="0021452D" w:rsidRDefault="0021452D" w14:paraId="6B7BC83D" w14:textId="3ABD7A04">
            <w:r>
              <w:rPr>
                <w:rFonts w:hint="cs"/>
                <w:cs/>
              </w:rPr>
              <w:t xml:space="preserve">เมื่อเลือก </w:t>
            </w:r>
            <w:r>
              <w:t xml:space="preserve">humanTouchPoint </w:t>
            </w:r>
            <w:r>
              <w:rPr>
                <w:rFonts w:hint="cs"/>
                <w:cs/>
              </w:rPr>
              <w:t xml:space="preserve">ให้ทำการ </w:t>
            </w:r>
            <w:r>
              <w:t xml:space="preserve">Auto Generate Row </w:t>
            </w:r>
            <w:r>
              <w:rPr>
                <w:rFonts w:hint="cs"/>
                <w:cs/>
              </w:rPr>
              <w:t xml:space="preserve">ตาม จำนวนที่เลือกมา โดยมี </w:t>
            </w:r>
            <w:r>
              <w:t xml:space="preserve">Logic </w:t>
            </w:r>
            <w:r>
              <w:rPr>
                <w:rFonts w:hint="cs"/>
                <w:cs/>
              </w:rPr>
              <w:t>ในการ</w:t>
            </w:r>
            <w:r>
              <w:t xml:space="preserve"> Auto Populate </w:t>
            </w:r>
            <w:r>
              <w:rPr>
                <w:rFonts w:hint="cs"/>
                <w:cs/>
              </w:rPr>
              <w:t>ค่าดังนี้</w:t>
            </w:r>
          </w:p>
          <w:p w:rsidR="005B0DC4" w:rsidP="005B0DC4" w:rsidRDefault="0021452D" w14:paraId="3A572F9A" w14:textId="77777777">
            <w:pPr>
              <w:pStyle w:val="ListParagraph"/>
              <w:numPr>
                <w:ilvl w:val="0"/>
                <w:numId w:val="16"/>
              </w:numPr>
            </w:pPr>
            <w:r>
              <w:t xml:space="preserve">saleChannel </w:t>
            </w:r>
            <w:r>
              <w:rPr>
                <w:rFonts w:cs="Angsana New"/>
                <w:cs/>
              </w:rPr>
              <w:t xml:space="preserve">= </w:t>
            </w:r>
            <w:r>
              <w:t>humanTouchPoint</w:t>
            </w:r>
          </w:p>
          <w:p w:rsidRPr="00BD6930" w:rsidR="005B0DC4" w:rsidP="005C325E" w:rsidRDefault="005B0DC4" w14:paraId="0BBA7A64" w14:textId="1E259E57">
            <w:r>
              <w:rPr>
                <w:rFonts w:hint="cs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>:</w:t>
            </w:r>
          </w:p>
        </w:tc>
      </w:tr>
      <w:tr w:rsidRPr="008979A8" w:rsidR="0021452D" w:rsidTr="0094547E" w14:paraId="78B40D55" w14:textId="77777777">
        <w:trPr>
          <w:trHeight w:val="108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21452D" w:rsidP="0021452D" w:rsidRDefault="0021452D" w14:paraId="24383DC2" w14:textId="77777777">
            <w:pPr>
              <w:pStyle w:val="HeaderTable"/>
              <w:rPr>
                <w:shd w:val="clear" w:color="auto" w:fill="C2D69B" w:themeFill="accent3" w:themeFillTint="99"/>
              </w:rPr>
            </w:pPr>
            <w:r w:rsidRPr="0021452D">
              <w:rPr>
                <w:shd w:val="clear" w:color="auto" w:fill="C2D69B" w:themeFill="accent3" w:themeFillTint="99"/>
              </w:rPr>
              <w:t>Human Touch Point Table Section</w:t>
            </w:r>
          </w:p>
          <w:p w:rsidR="005B0DC4" w:rsidP="001B6FD1" w:rsidRDefault="005B0DC4" w14:paraId="71DAF9F5" w14:textId="70527590">
            <w:r>
              <w:t xml:space="preserve">Visible Row </w:t>
            </w:r>
            <w:r>
              <w:rPr>
                <w:rFonts w:hint="cs"/>
                <w:cs/>
              </w:rPr>
              <w:t xml:space="preserve">เฉพาะที่ </w:t>
            </w:r>
            <w:r>
              <w:t>saleChannel</w:t>
            </w:r>
            <w:r>
              <w:rPr>
                <w:rFonts w:hint="cs"/>
                <w:cs/>
              </w:rPr>
              <w:t xml:space="preserve"> ที่เลือกมีค่า </w:t>
            </w:r>
            <w:r>
              <w:t xml:space="preserve">additionalInfo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t>Yes</w:t>
            </w:r>
            <w:r w:rsidR="001D119A">
              <w:rPr>
                <w:rFonts w:cs="Angsana New"/>
                <w:cs/>
              </w:rPr>
              <w:t xml:space="preserve">” </w:t>
            </w:r>
            <w:r w:rsidR="001D119A">
              <w:rPr>
                <w:rFonts w:hint="cs"/>
                <w:cs/>
              </w:rPr>
              <w:t xml:space="preserve">หรือ </w:t>
            </w:r>
            <w:r w:rsidR="008F75B1">
              <w:rPr>
                <w:rFonts w:cs="Angsana New"/>
                <w:cs/>
              </w:rPr>
              <w:t>(</w:t>
            </w:r>
            <w:r w:rsidR="001D119A">
              <w:t xml:space="preserve">matchingPoFee </w:t>
            </w:r>
            <w:r w:rsidR="001D119A">
              <w:rPr>
                <w:rFonts w:cs="Angsana New"/>
                <w:cs/>
              </w:rPr>
              <w:t>= “</w:t>
            </w:r>
            <w:r w:rsidR="001D119A">
              <w:t>Yes</w:t>
            </w:r>
            <w:r w:rsidR="001D119A">
              <w:rPr>
                <w:rFonts w:cs="Angsana New"/>
                <w:cs/>
              </w:rPr>
              <w:t>”</w:t>
            </w:r>
            <w:r w:rsidR="008F75B1">
              <w:rPr>
                <w:rFonts w:cs="Angsana New"/>
                <w:cs/>
              </w:rPr>
              <w:t xml:space="preserve"> </w:t>
            </w:r>
            <w:r w:rsidR="008F75B1">
              <w:rPr>
                <w:rFonts w:hint="cs"/>
                <w:cs/>
              </w:rPr>
              <w:t xml:space="preserve">และ </w:t>
            </w:r>
            <w:r w:rsidR="008F75B1">
              <w:t xml:space="preserve">customerType </w:t>
            </w:r>
            <w:r w:rsidR="008F75B1">
              <w:rPr>
                <w:rFonts w:cs="Angsana New"/>
                <w:cs/>
              </w:rPr>
              <w:t>= “</w:t>
            </w:r>
            <w:r w:rsidR="008F75B1">
              <w:t>Post</w:t>
            </w:r>
            <w:r w:rsidR="008F75B1">
              <w:rPr>
                <w:rFonts w:cs="Angsana New"/>
                <w:cs/>
              </w:rPr>
              <w:t>-</w:t>
            </w:r>
            <w:r w:rsidR="008F75B1">
              <w:t>paid</w:t>
            </w:r>
            <w:r w:rsidR="008F75B1">
              <w:rPr>
                <w:rFonts w:cs="Angsana New"/>
                <w:cs/>
              </w:rPr>
              <w:t>”)</w:t>
            </w:r>
            <w:r>
              <w:rPr>
                <w:rFonts w:hint="cs"/>
                <w:cs/>
              </w:rPr>
              <w:t xml:space="preserve"> และ </w:t>
            </w:r>
            <w:r>
              <w:t xml:space="preserve">Table </w:t>
            </w:r>
            <w:r>
              <w:rPr>
                <w:rFonts w:hint="cs"/>
                <w:cs/>
              </w:rPr>
              <w:t xml:space="preserve">จะแสดงเมื่อมี </w:t>
            </w:r>
            <w:r>
              <w:t xml:space="preserve">Row </w:t>
            </w:r>
            <w:r>
              <w:rPr>
                <w:rFonts w:hint="cs"/>
                <w:cs/>
              </w:rPr>
              <w:t xml:space="preserve">ต้องแสดงอย่างน้อย </w:t>
            </w:r>
            <w:r>
              <w:t>1 Row</w:t>
            </w:r>
          </w:p>
        </w:tc>
      </w:tr>
      <w:tr w:rsidRPr="008979A8" w:rsidR="0021452D" w:rsidTr="0094547E" w14:paraId="56634963" w14:textId="77777777">
        <w:trPr>
          <w:trHeight w:val="108"/>
        </w:trPr>
        <w:tc>
          <w:tcPr>
            <w:tcW w:w="925" w:type="pct"/>
          </w:tcPr>
          <w:p w:rsidR="0021452D" w:rsidP="00856C9D" w:rsidRDefault="0021452D" w14:paraId="090DD70A" w14:textId="4ADB02C4">
            <w:r>
              <w:t>Sale Channel</w:t>
            </w:r>
          </w:p>
        </w:tc>
        <w:tc>
          <w:tcPr>
            <w:tcW w:w="1059" w:type="pct"/>
          </w:tcPr>
          <w:p w:rsidR="0021452D" w:rsidP="00856C9D" w:rsidRDefault="0021452D" w14:paraId="72FF4843" w14:textId="77777777"/>
        </w:tc>
        <w:tc>
          <w:tcPr>
            <w:tcW w:w="3016" w:type="pct"/>
          </w:tcPr>
          <w:p w:rsidRPr="00BD6930" w:rsidR="0021452D" w:rsidP="0021452D" w:rsidRDefault="0021452D" w14:paraId="0AD50331" w14:textId="77777777">
            <w:r w:rsidRPr="00BD6930">
              <w:rPr>
                <w:cs/>
              </w:rPr>
              <w:t xml:space="preserve">แสดงข้อมูลใน </w:t>
            </w:r>
            <w:r w:rsidRPr="00BD6930">
              <w:t>Format</w:t>
            </w:r>
          </w:p>
          <w:p w:rsidR="0021452D" w:rsidP="00856C9D" w:rsidRDefault="0021452D" w14:paraId="468423EE" w14:textId="347485B6">
            <w:r>
              <w:t>saleChannel</w:t>
            </w:r>
          </w:p>
        </w:tc>
      </w:tr>
      <w:tr w:rsidRPr="008979A8" w:rsidR="00CB6CED" w:rsidTr="0094547E" w14:paraId="5C475C45" w14:textId="77777777">
        <w:trPr>
          <w:trHeight w:val="108"/>
        </w:trPr>
        <w:tc>
          <w:tcPr>
            <w:tcW w:w="925" w:type="pct"/>
          </w:tcPr>
          <w:p w:rsidR="00CB6CED" w:rsidP="00CB6CED" w:rsidRDefault="00CB6CED" w14:paraId="0DC4EA61" w14:textId="11AF98F5">
            <w:r>
              <w:t xml:space="preserve">Subscribe Access </w:t>
            </w:r>
            <w:r w:rsidRPr="00687826">
              <w:t>Number</w:t>
            </w:r>
          </w:p>
        </w:tc>
        <w:tc>
          <w:tcPr>
            <w:tcW w:w="1059" w:type="pct"/>
          </w:tcPr>
          <w:p w:rsidR="00CB6CED" w:rsidP="00CB6CED" w:rsidRDefault="00CB6CED" w14:paraId="5660375F" w14:textId="77777777"/>
        </w:tc>
        <w:tc>
          <w:tcPr>
            <w:tcW w:w="3016" w:type="pct"/>
          </w:tcPr>
          <w:p w:rsidRPr="00BD6930" w:rsidR="00CB6CED" w:rsidP="00CB6CED" w:rsidRDefault="00CB6CED" w14:paraId="188BA554" w14:textId="77777777">
            <w:r w:rsidRPr="00BD6930">
              <w:rPr>
                <w:cs/>
              </w:rPr>
              <w:t xml:space="preserve">แสดงข้อมูลใน </w:t>
            </w:r>
            <w:r w:rsidRPr="00BD6930">
              <w:t>Format</w:t>
            </w:r>
          </w:p>
          <w:p w:rsidR="00CB6CED" w:rsidP="00CB6CED" w:rsidRDefault="00CB6CED" w14:paraId="7CE7A314" w14:textId="77777777">
            <w:r>
              <w:t>subscribeAccess</w:t>
            </w:r>
            <w:r w:rsidRPr="00687826">
              <w:t>Number</w:t>
            </w:r>
          </w:p>
          <w:p w:rsidRPr="005C29D3" w:rsidR="005C29D3" w:rsidP="00BF139F" w:rsidRDefault="00BF139F" w14:paraId="443910D4" w14:textId="4ED088EB">
            <w:pPr>
              <w:rPr>
                <w:rFonts w:cs="CordiaUPC"/>
              </w:rPr>
            </w:pPr>
            <w:r>
              <w:t xml:space="preserve">Visible </w:t>
            </w:r>
            <w:r>
              <w:rPr>
                <w:rFonts w:hint="cs"/>
                <w:cs/>
              </w:rPr>
              <w:t xml:space="preserve">เมื่อ </w:t>
            </w:r>
            <w:r>
              <w:t xml:space="preserve">customerType </w:t>
            </w:r>
            <w:r>
              <w:rPr>
                <w:rFonts w:cs="CordiaUPC"/>
                <w:cs/>
              </w:rPr>
              <w:t>= “</w:t>
            </w:r>
            <w:r>
              <w:t>Pre</w:t>
            </w:r>
            <w:r>
              <w:rPr>
                <w:rFonts w:cs="CordiaUPC"/>
                <w:cs/>
              </w:rPr>
              <w:t>-</w:t>
            </w:r>
            <w:r>
              <w:t>paid</w:t>
            </w:r>
            <w:r>
              <w:rPr>
                <w:rFonts w:cs="CordiaUPC"/>
                <w:cs/>
              </w:rPr>
              <w:t>”</w:t>
            </w:r>
            <w:r w:rsidR="00862490">
              <w:rPr>
                <w:rFonts w:hint="cs" w:cs="CordiaUPC"/>
                <w:cs/>
              </w:rPr>
              <w:t xml:space="preserve"> </w:t>
            </w:r>
            <w:r w:rsidR="00862490">
              <w:rPr>
                <w:rFonts w:hint="cs"/>
                <w:cs/>
              </w:rPr>
              <w:t xml:space="preserve">และ </w:t>
            </w:r>
            <w:r w:rsidR="001B6DCF">
              <w:t>sale_channel</w:t>
            </w:r>
            <w:r w:rsidR="001B6DCF">
              <w:rPr>
                <w:rFonts w:cs="CordiaUPC"/>
                <w:cs/>
              </w:rPr>
              <w:t>.</w:t>
            </w:r>
            <w:r w:rsidR="001B6DCF">
              <w:t>require_rom</w:t>
            </w:r>
            <w:r w:rsidR="001B6DCF">
              <w:rPr>
                <w:rFonts w:hint="cs"/>
                <w:cs/>
              </w:rPr>
              <w:t xml:space="preserve"> </w:t>
            </w:r>
            <w:r w:rsidR="001B6DCF">
              <w:rPr>
                <w:rFonts w:cs="CordiaUPC"/>
                <w:cs/>
              </w:rPr>
              <w:t>= “</w:t>
            </w:r>
            <w:r w:rsidR="001B6DCF">
              <w:t>Y</w:t>
            </w:r>
            <w:r w:rsidR="001B6DCF">
              <w:rPr>
                <w:rFonts w:cs="CordiaUPC"/>
                <w:cs/>
              </w:rPr>
              <w:t>”</w:t>
            </w:r>
          </w:p>
        </w:tc>
      </w:tr>
      <w:tr w:rsidRPr="008979A8" w:rsidR="00CB6CED" w:rsidTr="0094547E" w14:paraId="084CB554" w14:textId="77777777">
        <w:trPr>
          <w:trHeight w:val="108"/>
        </w:trPr>
        <w:tc>
          <w:tcPr>
            <w:tcW w:w="925" w:type="pct"/>
          </w:tcPr>
          <w:p w:rsidR="00CB6CED" w:rsidP="00CB6CED" w:rsidRDefault="00CB6CED" w14:paraId="15D09728" w14:textId="31A4A64B">
            <w:r>
              <w:t xml:space="preserve">Unsubscribe Access </w:t>
            </w:r>
            <w:r w:rsidRPr="00687826">
              <w:t>Number</w:t>
            </w:r>
          </w:p>
        </w:tc>
        <w:tc>
          <w:tcPr>
            <w:tcW w:w="1059" w:type="pct"/>
          </w:tcPr>
          <w:p w:rsidR="00CB6CED" w:rsidP="00CB6CED" w:rsidRDefault="00CB6CED" w14:paraId="7E439C37" w14:textId="77777777"/>
        </w:tc>
        <w:tc>
          <w:tcPr>
            <w:tcW w:w="3016" w:type="pct"/>
          </w:tcPr>
          <w:p w:rsidRPr="00BD6930" w:rsidR="00CB6CED" w:rsidP="00CB6CED" w:rsidRDefault="00CB6CED" w14:paraId="148C67B6" w14:textId="77777777">
            <w:r w:rsidRPr="00BD6930">
              <w:rPr>
                <w:cs/>
              </w:rPr>
              <w:t xml:space="preserve">แสดงข้อมูลใน </w:t>
            </w:r>
            <w:r w:rsidRPr="00BD6930">
              <w:t>Format</w:t>
            </w:r>
          </w:p>
          <w:p w:rsidR="00CB6CED" w:rsidP="00CB6CED" w:rsidRDefault="00CB6CED" w14:paraId="73452D75" w14:textId="77777777">
            <w:r>
              <w:t>unsubscribeAccess</w:t>
            </w:r>
            <w:r w:rsidRPr="00687826">
              <w:t>Number</w:t>
            </w:r>
          </w:p>
          <w:p w:rsidR="00BF139F" w:rsidP="00CB6CED" w:rsidRDefault="00BF139F" w14:paraId="02CCDD26" w14:textId="77021FF2">
            <w:r>
              <w:t xml:space="preserve">Visible </w:t>
            </w:r>
            <w:r>
              <w:rPr>
                <w:rFonts w:hint="cs"/>
                <w:cs/>
              </w:rPr>
              <w:t xml:space="preserve">เมื่อ </w:t>
            </w:r>
            <w:r>
              <w:t xml:space="preserve">customerType </w:t>
            </w:r>
            <w:r>
              <w:rPr>
                <w:rFonts w:cs="CordiaUPC"/>
                <w:cs/>
              </w:rPr>
              <w:t>= “</w:t>
            </w:r>
            <w:r>
              <w:t>Pre</w:t>
            </w:r>
            <w:r>
              <w:rPr>
                <w:rFonts w:cs="CordiaUPC"/>
                <w:cs/>
              </w:rPr>
              <w:t>-</w:t>
            </w:r>
            <w:r>
              <w:t>paid</w:t>
            </w:r>
            <w:r>
              <w:rPr>
                <w:rFonts w:cs="CordiaUPC"/>
                <w:cs/>
              </w:rPr>
              <w:t>”</w:t>
            </w:r>
            <w:r w:rsidR="00862490">
              <w:rPr>
                <w:rFonts w:cs="CordiaUPC"/>
                <w:cs/>
              </w:rPr>
              <w:t xml:space="preserve"> </w:t>
            </w:r>
            <w:r w:rsidR="00862490">
              <w:rPr>
                <w:rFonts w:hint="cs"/>
                <w:cs/>
              </w:rPr>
              <w:t xml:space="preserve">และ </w:t>
            </w:r>
            <w:r w:rsidR="001B6DCF">
              <w:t>sale_channel</w:t>
            </w:r>
            <w:r w:rsidR="001B6DCF">
              <w:rPr>
                <w:rFonts w:cs="CordiaUPC"/>
                <w:cs/>
              </w:rPr>
              <w:t>.</w:t>
            </w:r>
            <w:r w:rsidR="001B6DCF">
              <w:t>require_rom</w:t>
            </w:r>
            <w:r w:rsidR="001B6DCF">
              <w:rPr>
                <w:rFonts w:hint="cs"/>
                <w:cs/>
              </w:rPr>
              <w:t xml:space="preserve"> </w:t>
            </w:r>
            <w:r w:rsidR="001B6DCF">
              <w:rPr>
                <w:rFonts w:cs="CordiaUPC"/>
                <w:cs/>
              </w:rPr>
              <w:t>= “</w:t>
            </w:r>
            <w:r w:rsidR="001B6DCF">
              <w:t>Y</w:t>
            </w:r>
            <w:r w:rsidR="001B6DCF">
              <w:rPr>
                <w:rFonts w:cs="CordiaUPC"/>
                <w:cs/>
              </w:rPr>
              <w:t>”</w:t>
            </w:r>
          </w:p>
        </w:tc>
      </w:tr>
      <w:tr w:rsidRPr="008979A8" w:rsidR="00CB6CED" w:rsidTr="0094547E" w14:paraId="2D8B3B0D" w14:textId="77777777">
        <w:trPr>
          <w:trHeight w:val="108"/>
        </w:trPr>
        <w:tc>
          <w:tcPr>
            <w:tcW w:w="925" w:type="pct"/>
          </w:tcPr>
          <w:p w:rsidR="00CB6CED" w:rsidP="00CB6CED" w:rsidRDefault="00CB6CED" w14:paraId="67991666" w14:textId="5D13E2A1">
            <w:r>
              <w:t>Matching Order Fee</w:t>
            </w:r>
          </w:p>
        </w:tc>
        <w:tc>
          <w:tcPr>
            <w:tcW w:w="1059" w:type="pct"/>
          </w:tcPr>
          <w:p w:rsidR="00CB6CED" w:rsidP="00CB6CED" w:rsidRDefault="00CB6CED" w14:paraId="76FD241D" w14:textId="77777777"/>
        </w:tc>
        <w:tc>
          <w:tcPr>
            <w:tcW w:w="3016" w:type="pct"/>
          </w:tcPr>
          <w:p w:rsidR="00CB6CED" w:rsidP="00CB6CED" w:rsidRDefault="00CB6CED" w14:paraId="60BE07D2" w14:textId="77777777">
            <w:r>
              <w:t xml:space="preserve">Visible </w:t>
            </w:r>
            <w:r>
              <w:rPr>
                <w:rFonts w:hint="cs"/>
                <w:cs/>
              </w:rPr>
              <w:t>เมื่อ</w:t>
            </w:r>
            <w:r>
              <w:t xml:space="preserve"> customerType </w:t>
            </w:r>
            <w:r>
              <w:rPr>
                <w:rFonts w:cs="Angsana New"/>
                <w:cs/>
              </w:rPr>
              <w:t>=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“</w:t>
            </w:r>
            <w:r>
              <w:t>Post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>”</w:t>
            </w:r>
          </w:p>
          <w:p w:rsidR="00CB6CED" w:rsidP="00CB6CED" w:rsidRDefault="00CB6CED" w14:paraId="144A05E8" w14:textId="77777777">
            <w:r w:rsidRPr="00BD6930">
              <w:rPr>
                <w:cs/>
              </w:rPr>
              <w:t xml:space="preserve">แสดงข้อมูลใน </w:t>
            </w:r>
            <w:r w:rsidRPr="00BD6930">
              <w:t>Format</w:t>
            </w:r>
          </w:p>
          <w:p w:rsidRPr="00BD6930" w:rsidR="00CB6CED" w:rsidP="00CB6CED" w:rsidRDefault="00CB6CED" w14:paraId="685F5D4D" w14:textId="6ABF9AC5">
            <w:r>
              <w:t>matchingOrderFee</w:t>
            </w:r>
          </w:p>
        </w:tc>
      </w:tr>
      <w:tr w:rsidRPr="008979A8" w:rsidR="008C62CF" w:rsidTr="0094547E" w14:paraId="79FCB0FE" w14:textId="77777777">
        <w:trPr>
          <w:trHeight w:val="108"/>
        </w:trPr>
        <w:tc>
          <w:tcPr>
            <w:tcW w:w="925" w:type="pct"/>
          </w:tcPr>
          <w:p w:rsidR="008C62CF" w:rsidP="008C62CF" w:rsidRDefault="008C62CF" w14:paraId="4BF23CDD" w14:textId="209A52D8">
            <w:r>
              <w:t>ROM Price</w:t>
            </w:r>
          </w:p>
        </w:tc>
        <w:tc>
          <w:tcPr>
            <w:tcW w:w="1059" w:type="pct"/>
          </w:tcPr>
          <w:p w:rsidR="008C62CF" w:rsidP="008C62CF" w:rsidRDefault="008C62CF" w14:paraId="2715BF55" w14:textId="77777777"/>
        </w:tc>
        <w:tc>
          <w:tcPr>
            <w:tcW w:w="3016" w:type="pct"/>
          </w:tcPr>
          <w:p w:rsidR="008C62CF" w:rsidP="008C62CF" w:rsidRDefault="008C62CF" w14:paraId="5B68F9B1" w14:textId="77777777">
            <w:r w:rsidRPr="00BD6930">
              <w:rPr>
                <w:cs/>
              </w:rPr>
              <w:t xml:space="preserve">แสดงข้อมูลใน </w:t>
            </w:r>
            <w:r w:rsidRPr="00BD6930">
              <w:t>Format</w:t>
            </w:r>
          </w:p>
          <w:p w:rsidR="008C62CF" w:rsidP="008C62CF" w:rsidRDefault="008C62CF" w14:paraId="0859D994" w14:textId="653FD13E">
            <w:r>
              <w:t>romPrice</w:t>
            </w:r>
          </w:p>
        </w:tc>
      </w:tr>
      <w:tr w:rsidRPr="008979A8" w:rsidR="008C62CF" w:rsidTr="0094547E" w14:paraId="18AA3529" w14:textId="77777777">
        <w:trPr>
          <w:trHeight w:val="108"/>
        </w:trPr>
        <w:tc>
          <w:tcPr>
            <w:tcW w:w="925" w:type="pct"/>
          </w:tcPr>
          <w:p w:rsidR="008C62CF" w:rsidP="008C62CF" w:rsidRDefault="008C62CF" w14:paraId="3A71DCEF" w14:textId="4A8EA985">
            <w:r>
              <w:t>Description</w:t>
            </w:r>
          </w:p>
        </w:tc>
        <w:tc>
          <w:tcPr>
            <w:tcW w:w="1059" w:type="pct"/>
          </w:tcPr>
          <w:p w:rsidR="008C62CF" w:rsidP="008C62CF" w:rsidRDefault="008C62CF" w14:paraId="3D3589C7" w14:textId="77777777"/>
        </w:tc>
        <w:tc>
          <w:tcPr>
            <w:tcW w:w="3016" w:type="pct"/>
          </w:tcPr>
          <w:p w:rsidR="008C62CF" w:rsidP="008C62CF" w:rsidRDefault="008C62CF" w14:paraId="2B7B4351" w14:textId="77777777">
            <w:r w:rsidRPr="00BD6930">
              <w:rPr>
                <w:cs/>
              </w:rPr>
              <w:t xml:space="preserve">แสดงข้อมูลใน </w:t>
            </w:r>
            <w:r w:rsidRPr="00BD6930">
              <w:t>Format</w:t>
            </w:r>
          </w:p>
          <w:p w:rsidR="008C62CF" w:rsidP="008C62CF" w:rsidRDefault="008C62CF" w14:paraId="49F35FAC" w14:textId="4A222A4B">
            <w:r>
              <w:t>description</w:t>
            </w:r>
          </w:p>
        </w:tc>
      </w:tr>
      <w:tr w:rsidRPr="008979A8" w:rsidR="008C62CF" w:rsidTr="0094547E" w14:paraId="3CD9C448" w14:textId="77777777">
        <w:trPr>
          <w:trHeight w:val="108"/>
        </w:trPr>
        <w:tc>
          <w:tcPr>
            <w:tcW w:w="925" w:type="pct"/>
          </w:tcPr>
          <w:p w:rsidR="008C62CF" w:rsidP="008C62CF" w:rsidRDefault="008C62CF" w14:paraId="54C61A0B" w14:textId="0BE6597A">
            <w:r>
              <w:t>Attachment</w:t>
            </w:r>
          </w:p>
        </w:tc>
        <w:tc>
          <w:tcPr>
            <w:tcW w:w="1059" w:type="pct"/>
          </w:tcPr>
          <w:p w:rsidR="008C62CF" w:rsidP="008C62CF" w:rsidRDefault="008C62CF" w14:paraId="4EE20205" w14:textId="77777777"/>
        </w:tc>
        <w:tc>
          <w:tcPr>
            <w:tcW w:w="3016" w:type="pct"/>
          </w:tcPr>
          <w:p w:rsidRPr="00BD6930" w:rsidR="008C62CF" w:rsidP="008C62CF" w:rsidRDefault="008C62CF" w14:paraId="411080E4" w14:textId="77777777">
            <w:r w:rsidRPr="00BD6930">
              <w:rPr>
                <w:cs/>
              </w:rPr>
              <w:t xml:space="preserve">แสดงข้อมูลใน </w:t>
            </w:r>
            <w:r w:rsidRPr="00BD6930">
              <w:t>Format</w:t>
            </w:r>
          </w:p>
          <w:p w:rsidR="008C62CF" w:rsidP="008C62CF" w:rsidRDefault="008C62CF" w14:paraId="4F74547B" w14:textId="5C4C38D4">
            <w:r>
              <w:t>attachment</w:t>
            </w:r>
          </w:p>
        </w:tc>
      </w:tr>
      <w:tr w:rsidRPr="008979A8" w:rsidR="008C62CF" w:rsidTr="0094547E" w14:paraId="062F00DC" w14:textId="77777777">
        <w:trPr>
          <w:trHeight w:val="108"/>
        </w:trPr>
        <w:tc>
          <w:tcPr>
            <w:tcW w:w="925" w:type="pct"/>
          </w:tcPr>
          <w:p w:rsidR="008C62CF" w:rsidP="008C62CF" w:rsidRDefault="008C62CF" w14:paraId="7A11A781" w14:textId="693F5240">
            <w:r>
              <w:t>Attachment Description</w:t>
            </w:r>
          </w:p>
        </w:tc>
        <w:tc>
          <w:tcPr>
            <w:tcW w:w="1059" w:type="pct"/>
          </w:tcPr>
          <w:p w:rsidR="008C62CF" w:rsidP="008C62CF" w:rsidRDefault="008C62CF" w14:paraId="1253F55B" w14:textId="77777777"/>
        </w:tc>
        <w:tc>
          <w:tcPr>
            <w:tcW w:w="3016" w:type="pct"/>
          </w:tcPr>
          <w:p w:rsidRPr="00BD6930" w:rsidR="008C62CF" w:rsidP="008C62CF" w:rsidRDefault="008C62CF" w14:paraId="0759EA7C" w14:textId="77777777">
            <w:r w:rsidRPr="00BD6930">
              <w:rPr>
                <w:cs/>
              </w:rPr>
              <w:t xml:space="preserve">แสดงข้อมูลใน </w:t>
            </w:r>
            <w:r w:rsidRPr="00BD6930">
              <w:t>Format</w:t>
            </w:r>
          </w:p>
          <w:p w:rsidR="008C62CF" w:rsidP="008C62CF" w:rsidRDefault="008C62CF" w14:paraId="39F85058" w14:textId="056016EF">
            <w:r>
              <w:t>attachmentDescription</w:t>
            </w:r>
          </w:p>
        </w:tc>
      </w:tr>
      <w:tr w:rsidRPr="008979A8" w:rsidR="008C62CF" w:rsidTr="0094547E" w14:paraId="0A5283D2" w14:textId="77777777">
        <w:trPr>
          <w:trHeight w:val="108"/>
        </w:trPr>
        <w:tc>
          <w:tcPr>
            <w:tcW w:w="925" w:type="pct"/>
          </w:tcPr>
          <w:p w:rsidR="008C62CF" w:rsidP="008C62CF" w:rsidRDefault="008C62CF" w14:paraId="59B94F22" w14:textId="77777777">
            <w:r>
              <w:t>Action</w:t>
            </w:r>
          </w:p>
          <w:p w:rsidR="008C62CF" w:rsidP="008C62CF" w:rsidRDefault="008C62CF" w14:paraId="5440B6F0" w14:textId="351DA6C4">
            <w:pPr>
              <w:pStyle w:val="ListParagraph"/>
              <w:numPr>
                <w:ilvl w:val="0"/>
                <w:numId w:val="16"/>
              </w:numPr>
            </w:pPr>
            <w:r w:rsidRPr="0021452D">
              <w:rPr>
                <w:bCs/>
              </w:rPr>
              <w:t>Edit</w:t>
            </w:r>
          </w:p>
        </w:tc>
        <w:tc>
          <w:tcPr>
            <w:tcW w:w="1059" w:type="pct"/>
          </w:tcPr>
          <w:p w:rsidR="008C62CF" w:rsidP="008C62CF" w:rsidRDefault="008C62CF" w14:paraId="51B6E5CF" w14:textId="4D9377C2">
            <w:r>
              <w:t>Button</w:t>
            </w:r>
          </w:p>
        </w:tc>
        <w:tc>
          <w:tcPr>
            <w:tcW w:w="3016" w:type="pct"/>
          </w:tcPr>
          <w:p w:rsidR="008C62CF" w:rsidP="008C62CF" w:rsidRDefault="008C62CF" w14:paraId="471FBEE6" w14:textId="284C191D">
            <w:r>
              <w:t xml:space="preserve">Visible </w:t>
            </w:r>
            <w:r>
              <w:rPr>
                <w:rFonts w:hint="cs"/>
                <w:cs/>
              </w:rPr>
              <w:t xml:space="preserve">เมื่อ </w:t>
            </w:r>
            <w:r>
              <w:t>saleChannel</w:t>
            </w:r>
            <w:r>
              <w:rPr>
                <w:rFonts w:hint="cs"/>
                <w:cs/>
              </w:rPr>
              <w:t xml:space="preserve"> ที่เลือกมีค่า </w:t>
            </w:r>
            <w:r>
              <w:t xml:space="preserve">additionalInfo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t>Yes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หรือ </w:t>
            </w:r>
            <w:r>
              <w:t xml:space="preserve">matchingPoFee </w:t>
            </w:r>
            <w:r>
              <w:rPr>
                <w:rFonts w:cs="Angsana New"/>
                <w:cs/>
              </w:rPr>
              <w:t>= “</w:t>
            </w:r>
            <w:r>
              <w:t>Yes</w:t>
            </w:r>
            <w:r>
              <w:rPr>
                <w:rFonts w:cs="Angsana New"/>
                <w:cs/>
              </w:rPr>
              <w:t>”</w:t>
            </w:r>
          </w:p>
          <w:p w:rsidR="008C62CF" w:rsidP="008C62CF" w:rsidRDefault="008C62CF" w14:paraId="709B211F" w14:textId="1D75B14E">
            <w:r w:rsidRPr="0079598B">
              <w:rPr>
                <w:cs/>
              </w:rPr>
              <w:t xml:space="preserve">เมื่อกดปุ่มให้ทำการ </w:t>
            </w:r>
            <w:r w:rsidRPr="0079598B">
              <w:t xml:space="preserve">Visible </w:t>
            </w:r>
            <w:r>
              <w:t xml:space="preserve">Human Touch Point Detail </w:t>
            </w:r>
            <w:r w:rsidRPr="0079598B">
              <w:t>Section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และดึงข้อมูลของ </w:t>
            </w:r>
            <w:r>
              <w:t xml:space="preserve">Row </w:t>
            </w:r>
            <w:r>
              <w:rPr>
                <w:rFonts w:hint="cs"/>
                <w:cs/>
              </w:rPr>
              <w:t>นั้นๆ มาแสดง</w:t>
            </w:r>
          </w:p>
        </w:tc>
      </w:tr>
      <w:tr w:rsidRPr="008979A8" w:rsidR="008C62CF" w:rsidTr="0094547E" w14:paraId="6F295D55" w14:textId="77777777">
        <w:trPr>
          <w:trHeight w:val="108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8C62CF" w:rsidP="008C62CF" w:rsidRDefault="008C62CF" w14:paraId="2C6D10C7" w14:textId="1D076B10">
            <w:pPr>
              <w:pStyle w:val="HeaderTable"/>
            </w:pPr>
            <w:r>
              <w:t>End Human Touch Point Table Section</w:t>
            </w:r>
          </w:p>
        </w:tc>
      </w:tr>
      <w:tr w:rsidRPr="008979A8" w:rsidR="008C62CF" w:rsidTr="0094547E" w14:paraId="00B12D04" w14:textId="77777777">
        <w:trPr>
          <w:trHeight w:val="108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Pr="00BD6930" w:rsidR="008C62CF" w:rsidP="008C62CF" w:rsidRDefault="008C62CF" w14:paraId="78C6E0F6" w14:textId="46DE477D">
            <w:pPr>
              <w:pStyle w:val="HeaderTable"/>
              <w:rPr>
                <w:rtl/>
                <w:cs/>
              </w:rPr>
            </w:pPr>
            <w:r>
              <w:t>Human Touch Point Detail Section</w:t>
            </w:r>
          </w:p>
        </w:tc>
      </w:tr>
      <w:tr w:rsidRPr="008979A8" w:rsidR="008C62CF" w:rsidTr="0094547E" w14:paraId="07AF0716" w14:textId="77777777">
        <w:trPr>
          <w:trHeight w:val="108"/>
        </w:trPr>
        <w:tc>
          <w:tcPr>
            <w:tcW w:w="925" w:type="pct"/>
          </w:tcPr>
          <w:p w:rsidR="008C62CF" w:rsidP="008C62CF" w:rsidRDefault="008C62CF" w14:paraId="437EB5F0" w14:textId="7871F583">
            <w:r>
              <w:t>saleChannel</w:t>
            </w:r>
          </w:p>
        </w:tc>
        <w:tc>
          <w:tcPr>
            <w:tcW w:w="1059" w:type="pct"/>
          </w:tcPr>
          <w:p w:rsidR="008C62CF" w:rsidP="008C62CF" w:rsidRDefault="008C62CF" w14:paraId="6F169253" w14:textId="46E4AA49">
            <w:r>
              <w:t>Drop down list</w:t>
            </w:r>
          </w:p>
        </w:tc>
        <w:tc>
          <w:tcPr>
            <w:tcW w:w="3016" w:type="pct"/>
          </w:tcPr>
          <w:p w:rsidR="008C62CF" w:rsidP="008C62CF" w:rsidRDefault="008C62CF" w14:paraId="1F9A637E" w14:textId="00E78BA7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5B4047">
              <w:rPr>
                <w:rFonts w:cs="Angsana New"/>
                <w:color w:val="FF0000"/>
                <w:cs/>
              </w:rPr>
              <w:t>*</w:t>
            </w:r>
            <w:r w:rsidRPr="005B4047">
              <w:rPr>
                <w:color w:val="FF0000"/>
              </w:rPr>
              <w:t>Sale Channel</w:t>
            </w:r>
          </w:p>
          <w:p w:rsidR="008C62CF" w:rsidP="008C62CF" w:rsidRDefault="008C62CF" w14:paraId="6FB99BFF" w14:textId="77777777">
            <w:r>
              <w:t>Disable</w:t>
            </w:r>
          </w:p>
          <w:p w:rsidR="008C62CF" w:rsidP="008C62CF" w:rsidRDefault="008C62CF" w14:paraId="4FF867B2" w14:textId="73D24BF3">
            <w:r>
              <w:t xml:space="preserve">List of Value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SALE_CHANNEL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>
              <w:t>sale_channel_sub_group</w:t>
            </w:r>
            <w:r>
              <w:rPr>
                <w:rFonts w:cs="Angsana New"/>
                <w:cs/>
              </w:rPr>
              <w:t>.</w:t>
            </w:r>
            <w:r>
              <w:t>po_sub_group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t xml:space="preserve">poGroup </w:t>
            </w:r>
            <w:r>
              <w:rPr>
                <w:rFonts w:hint="cs" w:cs="Angsana New"/>
                <w:cs/>
              </w:rPr>
              <w:t xml:space="preserve">และ </w:t>
            </w:r>
            <w:r>
              <w:rPr>
                <w:rFonts w:cs="CordiaUPC"/>
              </w:rPr>
              <w:t xml:space="preserve">touch_point_type </w:t>
            </w:r>
            <w:r>
              <w:rPr>
                <w:rFonts w:cs="Angsana New"/>
                <w:cs/>
              </w:rPr>
              <w:t>= ‘</w:t>
            </w:r>
            <w:r>
              <w:rPr>
                <w:rFonts w:cs="CordiaUPC"/>
              </w:rPr>
              <w:t>Human</w:t>
            </w:r>
            <w:r>
              <w:rPr>
                <w:rFonts w:cs="Angsana New"/>
                <w:cs/>
              </w:rPr>
              <w:t>’</w:t>
            </w:r>
          </w:p>
        </w:tc>
      </w:tr>
      <w:tr w:rsidRPr="008979A8" w:rsidR="008C62CF" w:rsidTr="0094547E" w14:paraId="4650D1B9" w14:textId="77777777">
        <w:trPr>
          <w:trHeight w:val="108"/>
        </w:trPr>
        <w:tc>
          <w:tcPr>
            <w:tcW w:w="925" w:type="pct"/>
          </w:tcPr>
          <w:p w:rsidR="008C62CF" w:rsidP="008C62CF" w:rsidRDefault="008C62CF" w14:paraId="4AE80A8A" w14:textId="4E4A210D">
            <w:r>
              <w:t>subscribeAccess</w:t>
            </w:r>
            <w:r w:rsidRPr="00687826">
              <w:t>Number</w:t>
            </w:r>
          </w:p>
        </w:tc>
        <w:tc>
          <w:tcPr>
            <w:tcW w:w="1059" w:type="pct"/>
          </w:tcPr>
          <w:p w:rsidR="008C62CF" w:rsidP="008C62CF" w:rsidRDefault="008C62CF" w14:paraId="42E92A6C" w14:textId="0CE2E0DE">
            <w:r>
              <w:t>Text Box</w:t>
            </w:r>
          </w:p>
        </w:tc>
        <w:tc>
          <w:tcPr>
            <w:tcW w:w="3016" w:type="pct"/>
          </w:tcPr>
          <w:p w:rsidR="008C62CF" w:rsidP="008C62CF" w:rsidRDefault="008C62CF" w14:paraId="76D962C3" w14:textId="77777777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>
              <w:t xml:space="preserve">Subscribe Access </w:t>
            </w:r>
            <w:r w:rsidRPr="00687826">
              <w:t>Number</w:t>
            </w:r>
          </w:p>
          <w:p w:rsidR="008C62CF" w:rsidP="008C62CF" w:rsidRDefault="008C62CF" w14:paraId="463CEF8D" w14:textId="77777777">
            <w:r>
              <w:t xml:space="preserve">Max Length </w:t>
            </w:r>
            <w:r>
              <w:rPr>
                <w:rFonts w:cs="Angsana New"/>
                <w:cs/>
              </w:rPr>
              <w:t xml:space="preserve">: </w:t>
            </w:r>
            <w:r>
              <w:t xml:space="preserve">100 </w:t>
            </w:r>
            <w:r>
              <w:rPr>
                <w:rFonts w:hint="cs"/>
                <w:cs/>
              </w:rPr>
              <w:t>ตัวอักษร</w:t>
            </w:r>
          </w:p>
          <w:p w:rsidR="008C62CF" w:rsidP="008C62CF" w:rsidRDefault="008C62CF" w14:paraId="519787CF" w14:textId="57880762">
            <w:pPr>
              <w:rPr>
                <w:rFonts w:cs="CordiaUPC"/>
              </w:rPr>
            </w:pPr>
            <w:r>
              <w:t xml:space="preserve">Visible </w:t>
            </w:r>
            <w:r>
              <w:rPr>
                <w:rFonts w:hint="cs"/>
                <w:cs/>
              </w:rPr>
              <w:t xml:space="preserve">เมื่อ </w:t>
            </w:r>
            <w:r>
              <w:t xml:space="preserve">customerType </w:t>
            </w:r>
            <w:r>
              <w:rPr>
                <w:rFonts w:cs="CordiaUPC"/>
                <w:cs/>
              </w:rPr>
              <w:t>= “</w:t>
            </w:r>
            <w:r>
              <w:t>Pre</w:t>
            </w:r>
            <w:r>
              <w:rPr>
                <w:rFonts w:cs="CordiaUPC"/>
                <w:cs/>
              </w:rPr>
              <w:t>-</w:t>
            </w:r>
            <w:r>
              <w:t>paid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และ </w:t>
            </w:r>
            <w:r>
              <w:t>sale_channel</w:t>
            </w:r>
            <w:r>
              <w:rPr>
                <w:rFonts w:cs="CordiaUPC"/>
                <w:cs/>
              </w:rPr>
              <w:t>.</w:t>
            </w:r>
            <w:r>
              <w:t>require_rom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CordiaUPC"/>
                <w:cs/>
              </w:rPr>
              <w:t>= “</w:t>
            </w:r>
            <w:r>
              <w:t>Y</w:t>
            </w:r>
            <w:r>
              <w:rPr>
                <w:rFonts w:cs="CordiaUPC"/>
                <w:cs/>
              </w:rPr>
              <w:t>”</w:t>
            </w:r>
          </w:p>
          <w:p w:rsidR="008C62CF" w:rsidP="008C62CF" w:rsidRDefault="008C62CF" w14:paraId="060D465B" w14:textId="3D41E757">
            <w:r>
              <w:t xml:space="preserve">Info Tooltip </w:t>
            </w:r>
            <w:r>
              <w:rPr>
                <w:rFonts w:cs="Angsana New"/>
                <w:cs/>
              </w:rPr>
              <w:t xml:space="preserve">:  </w:t>
            </w:r>
            <w:r>
              <w:rPr>
                <w:rFonts w:hint="cs" w:cs="Angsana New"/>
                <w:cs/>
              </w:rPr>
              <w:t>“</w:t>
            </w:r>
            <w:r>
              <w:rPr>
                <w:rFonts w:cs="CordiaUPC"/>
                <w:cs/>
              </w:rPr>
              <w:t>*</w:t>
            </w:r>
            <w:r>
              <w:rPr>
                <w:rFonts w:cs="CordiaUPC"/>
              </w:rPr>
              <w:t>ROM</w:t>
            </w:r>
            <w:r>
              <w:rPr>
                <w:rFonts w:cs="CordiaUPC"/>
                <w:cs/>
              </w:rPr>
              <w:t>*</w:t>
            </w:r>
            <w:r>
              <w:rPr>
                <w:rFonts w:cs="CordiaUPC"/>
              </w:rPr>
              <w:t>xxx#</w:t>
            </w:r>
            <w:r>
              <w:rPr>
                <w:rFonts w:hint="cs" w:cs="Angsana New"/>
                <w:cs/>
              </w:rPr>
              <w:t>”</w:t>
            </w:r>
          </w:p>
        </w:tc>
      </w:tr>
      <w:tr w:rsidRPr="008979A8" w:rsidR="008C62CF" w:rsidTr="0094547E" w14:paraId="49C3E027" w14:textId="77777777">
        <w:trPr>
          <w:trHeight w:val="108"/>
        </w:trPr>
        <w:tc>
          <w:tcPr>
            <w:tcW w:w="925" w:type="pct"/>
          </w:tcPr>
          <w:p w:rsidR="008C62CF" w:rsidP="008C62CF" w:rsidRDefault="008C62CF" w14:paraId="438BF27D" w14:textId="27791A7A">
            <w:r>
              <w:t>unsubscribeAccess</w:t>
            </w:r>
            <w:r w:rsidRPr="00687826">
              <w:t>Number</w:t>
            </w:r>
          </w:p>
        </w:tc>
        <w:tc>
          <w:tcPr>
            <w:tcW w:w="1059" w:type="pct"/>
          </w:tcPr>
          <w:p w:rsidR="008C62CF" w:rsidP="008C62CF" w:rsidRDefault="008C62CF" w14:paraId="6AE28371" w14:textId="6BF97104">
            <w:r>
              <w:t>Text Box</w:t>
            </w:r>
          </w:p>
        </w:tc>
        <w:tc>
          <w:tcPr>
            <w:tcW w:w="3016" w:type="pct"/>
          </w:tcPr>
          <w:p w:rsidR="008C62CF" w:rsidP="008C62CF" w:rsidRDefault="008C62CF" w14:paraId="5B719738" w14:textId="77777777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>
              <w:t xml:space="preserve">Unsubscribe Access </w:t>
            </w:r>
            <w:r w:rsidRPr="00687826">
              <w:t>Number</w:t>
            </w:r>
          </w:p>
          <w:p w:rsidR="008C62CF" w:rsidP="008C62CF" w:rsidRDefault="008C62CF" w14:paraId="3029DF48" w14:textId="77777777">
            <w:r>
              <w:t xml:space="preserve">Max Length </w:t>
            </w:r>
            <w:r>
              <w:rPr>
                <w:rFonts w:cs="Angsana New"/>
                <w:cs/>
              </w:rPr>
              <w:t xml:space="preserve">: </w:t>
            </w:r>
            <w:r>
              <w:t xml:space="preserve">100 </w:t>
            </w:r>
            <w:r>
              <w:rPr>
                <w:rFonts w:hint="cs"/>
                <w:cs/>
              </w:rPr>
              <w:t>ตัวอักษร</w:t>
            </w:r>
          </w:p>
          <w:p w:rsidR="008C62CF" w:rsidP="008C62CF" w:rsidRDefault="008C62CF" w14:paraId="0ED984AF" w14:textId="2957F0DD">
            <w:r>
              <w:t xml:space="preserve">Visible </w:t>
            </w:r>
            <w:r>
              <w:rPr>
                <w:rFonts w:hint="cs"/>
                <w:cs/>
              </w:rPr>
              <w:t xml:space="preserve">เมื่อ </w:t>
            </w:r>
            <w:r>
              <w:t xml:space="preserve">customerType </w:t>
            </w:r>
            <w:r>
              <w:rPr>
                <w:rFonts w:cs="CordiaUPC"/>
                <w:cs/>
              </w:rPr>
              <w:t>= “</w:t>
            </w:r>
            <w:r>
              <w:t>Pre</w:t>
            </w:r>
            <w:r>
              <w:rPr>
                <w:rFonts w:cs="CordiaUPC"/>
                <w:cs/>
              </w:rPr>
              <w:t>-</w:t>
            </w:r>
            <w:r>
              <w:t>paid</w:t>
            </w:r>
            <w:r>
              <w:rPr>
                <w:rFonts w:cs="CordiaUPC"/>
                <w:cs/>
              </w:rPr>
              <w:t>”</w:t>
            </w:r>
            <w:r>
              <w:rPr>
                <w:rFonts w:hint="cs"/>
                <w:cs/>
              </w:rPr>
              <w:t xml:space="preserve">และ </w:t>
            </w:r>
            <w:r>
              <w:t>sale_channel</w:t>
            </w:r>
            <w:r>
              <w:rPr>
                <w:rFonts w:cs="CordiaUPC"/>
                <w:cs/>
              </w:rPr>
              <w:t>.</w:t>
            </w:r>
            <w:r>
              <w:t>require_rom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CordiaUPC"/>
                <w:cs/>
              </w:rPr>
              <w:t>= “</w:t>
            </w:r>
            <w:r>
              <w:t>Y</w:t>
            </w:r>
            <w:r>
              <w:rPr>
                <w:rFonts w:cs="CordiaUPC"/>
                <w:cs/>
              </w:rPr>
              <w:t>”</w:t>
            </w:r>
          </w:p>
        </w:tc>
      </w:tr>
      <w:tr w:rsidRPr="008979A8" w:rsidR="008C62CF" w:rsidTr="0094547E" w14:paraId="23788F78" w14:textId="77777777">
        <w:trPr>
          <w:trHeight w:val="108"/>
        </w:trPr>
        <w:tc>
          <w:tcPr>
            <w:tcW w:w="925" w:type="pct"/>
          </w:tcPr>
          <w:p w:rsidR="008C62CF" w:rsidP="008C62CF" w:rsidRDefault="008C62CF" w14:paraId="19770196" w14:textId="541CD336">
            <w:r>
              <w:t>Matching Order Fee</w:t>
            </w:r>
          </w:p>
        </w:tc>
        <w:tc>
          <w:tcPr>
            <w:tcW w:w="1059" w:type="pct"/>
          </w:tcPr>
          <w:p w:rsidR="008C62CF" w:rsidP="008C62CF" w:rsidRDefault="008C62CF" w14:paraId="346D9973" w14:textId="77777777">
            <w:r>
              <w:t>Drop Down List</w:t>
            </w:r>
          </w:p>
          <w:p w:rsidR="008C62CF" w:rsidP="008C62CF" w:rsidRDefault="008C62CF" w14:paraId="0584A678" w14:textId="0B994744">
            <w:r>
              <w:rPr>
                <w:rFonts w:cs="Angsana New"/>
                <w:cs/>
              </w:rPr>
              <w:t>(</w:t>
            </w:r>
            <w:r>
              <w:t>Search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3016" w:type="pct"/>
          </w:tcPr>
          <w:p w:rsidR="008C62CF" w:rsidP="008C62CF" w:rsidRDefault="008C62CF" w14:paraId="7CD01932" w14:textId="614C9C91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8865D4">
              <w:t xml:space="preserve">Matching Order </w:t>
            </w:r>
            <w:commentRangeStart w:id="39"/>
            <w:r w:rsidRPr="008865D4">
              <w:t>Fee</w:t>
            </w:r>
            <w:commentRangeEnd w:id="39"/>
            <w:r w:rsidR="00CA2D96">
              <w:rPr>
                <w:rStyle w:val="CommentReference"/>
              </w:rPr>
              <w:commentReference w:id="39"/>
            </w:r>
          </w:p>
          <w:p w:rsidR="008C62CF" w:rsidP="008C62CF" w:rsidRDefault="008C62CF" w14:paraId="55E4B3D2" w14:textId="3CC2AF86">
            <w:pPr>
              <w:rPr>
                <w:cs/>
              </w:rPr>
            </w:pPr>
            <w:r>
              <w:t xml:space="preserve">Visible </w:t>
            </w:r>
            <w:r>
              <w:rPr>
                <w:rFonts w:hint="cs"/>
                <w:cs/>
              </w:rPr>
              <w:t>เมื่อ</w:t>
            </w:r>
            <w:r>
              <w:t xml:space="preserve"> matchingPoFee </w:t>
            </w:r>
            <w:r>
              <w:rPr>
                <w:rFonts w:cs="Angsana New"/>
                <w:cs/>
              </w:rPr>
              <w:t>= “</w:t>
            </w:r>
            <w:r>
              <w:t>Yes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customerType </w:t>
            </w:r>
            <w:r>
              <w:rPr>
                <w:rFonts w:cs="Angsana New"/>
                <w:cs/>
              </w:rPr>
              <w:t>= “</w:t>
            </w:r>
            <w:r>
              <w:t>Post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>”</w:t>
            </w:r>
          </w:p>
          <w:p w:rsidR="008C62CF" w:rsidP="008C62CF" w:rsidRDefault="008C62CF" w14:paraId="7BF613B6" w14:textId="6B283FD3">
            <w:r>
              <w:t xml:space="preserve">List of Value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 xml:space="preserve">ดึงข้อมูลใน </w:t>
            </w:r>
            <w:r>
              <w:t xml:space="preserve">Database </w:t>
            </w:r>
            <w:r>
              <w:rPr>
                <w:rFonts w:hint="cs"/>
                <w:cs/>
              </w:rPr>
              <w:t xml:space="preserve">ที่ </w:t>
            </w:r>
            <w:r>
              <w:t xml:space="preserve">Table </w:t>
            </w:r>
            <w:r w:rsidRPr="00700614">
              <w:t>PO_</w:t>
            </w:r>
            <w:r>
              <w:t>FEE</w:t>
            </w:r>
            <w:r w:rsidRPr="00700614">
              <w:t>_VIEW</w:t>
            </w:r>
            <w:r>
              <w:rPr>
                <w:rFonts w:hint="cs"/>
                <w:cs/>
              </w:rPr>
              <w:t xml:space="preserve"> โดยมีเงื่อนไขดังนี้</w:t>
            </w:r>
          </w:p>
          <w:p w:rsidR="008C62CF" w:rsidP="008C62CF" w:rsidRDefault="008C62CF" w14:paraId="2A5F1891" w14:textId="4190515B">
            <w:pPr>
              <w:pStyle w:val="ListParagraph"/>
              <w:numPr>
                <w:ilvl w:val="0"/>
                <w:numId w:val="37"/>
              </w:numPr>
            </w:pPr>
            <w:r>
              <w:rPr>
                <w:color w:val="000000"/>
              </w:rPr>
              <w:t>PLM_PO</w:t>
            </w:r>
            <w:r>
              <w:rPr>
                <w:rFonts w:cs="Angsana New"/>
                <w:color w:val="000000"/>
                <w:cs/>
              </w:rPr>
              <w:t>.</w:t>
            </w:r>
            <w:r w:rsidRPr="007E6626">
              <w:t>STATUS</w:t>
            </w:r>
            <w:r w:rsidRPr="004C3917" w:rsidDel="001452B1">
              <w:rPr>
                <w:rFonts w:hint="cs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ไม่เท่ากับ </w:t>
            </w:r>
            <w:r>
              <w:rPr>
                <w:rFonts w:cs="Angsana New"/>
                <w:cs/>
              </w:rPr>
              <w:t>“</w:t>
            </w:r>
            <w:r>
              <w:t>Cancel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 w:cs="Angsana New"/>
                <w:cs/>
              </w:rPr>
              <w:t xml:space="preserve"> และ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Hold</w:t>
            </w:r>
            <w:r>
              <w:rPr>
                <w:rFonts w:cs="Angsana New"/>
                <w:cs/>
              </w:rPr>
              <w:t>”</w:t>
            </w:r>
          </w:p>
          <w:p w:rsidR="008C62CF" w:rsidP="008C62CF" w:rsidRDefault="008C62CF" w14:paraId="1D3E43D3" w14:textId="77777777">
            <w:pPr>
              <w:pStyle w:val="ListParagraph"/>
              <w:numPr>
                <w:ilvl w:val="0"/>
                <w:numId w:val="37"/>
              </w:numPr>
            </w:pPr>
            <w:r>
              <w:rPr>
                <w:color w:val="000000"/>
              </w:rPr>
              <w:t>PLM_PO</w:t>
            </w:r>
            <w:r>
              <w:rPr>
                <w:rFonts w:cs="Angsana New"/>
                <w:color w:val="000000"/>
                <w:cs/>
              </w:rPr>
              <w:t>.</w:t>
            </w:r>
            <w:r>
              <w:rPr>
                <w:color w:val="000000"/>
              </w:rPr>
              <w:t>PROMOTION_GROUP</w:t>
            </w:r>
            <w:r w:rsidRPr="004C3917" w:rsidDel="001452B1"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 “</w:t>
            </w:r>
            <w:r>
              <w:t>Mobile</w:t>
            </w:r>
            <w:r>
              <w:rPr>
                <w:rFonts w:cs="Angsana New"/>
                <w:cs/>
              </w:rPr>
              <w:t>”</w:t>
            </w:r>
          </w:p>
          <w:p w:rsidRPr="00264A12" w:rsidR="008C62CF" w:rsidP="008C62CF" w:rsidRDefault="008C62CF" w14:paraId="78BCC4A0" w14:textId="77777777">
            <w:pPr>
              <w:pStyle w:val="ListParagraph"/>
              <w:numPr>
                <w:ilvl w:val="0"/>
                <w:numId w:val="37"/>
              </w:numPr>
            </w:pPr>
            <w:r>
              <w:rPr>
                <w:color w:val="000000"/>
              </w:rPr>
              <w:t>PLM_PO</w:t>
            </w:r>
            <w:r>
              <w:rPr>
                <w:rFonts w:cs="Angsana New"/>
                <w:color w:val="000000"/>
                <w:cs/>
              </w:rPr>
              <w:t>.</w:t>
            </w:r>
            <w:r>
              <w:rPr>
                <w:color w:val="000000"/>
              </w:rPr>
              <w:t xml:space="preserve">PO_SUB_GROUP </w:t>
            </w:r>
            <w:r>
              <w:rPr>
                <w:rFonts w:cs="Angsana New"/>
                <w:color w:val="000000"/>
                <w:cs/>
              </w:rPr>
              <w:t>= “</w:t>
            </w:r>
            <w:r>
              <w:rPr>
                <w:color w:val="000000"/>
              </w:rPr>
              <w:t>Order Fee</w:t>
            </w:r>
            <w:r>
              <w:rPr>
                <w:rFonts w:cs="Angsana New"/>
                <w:color w:val="000000"/>
                <w:cs/>
              </w:rPr>
              <w:t>”</w:t>
            </w:r>
          </w:p>
          <w:p w:rsidR="008C62CF" w:rsidP="008C62CF" w:rsidRDefault="008C62CF" w14:paraId="4A095486" w14:textId="77777777">
            <w:pPr>
              <w:pStyle w:val="ListParagraph"/>
              <w:numPr>
                <w:ilvl w:val="0"/>
                <w:numId w:val="37"/>
              </w:numPr>
            </w:pPr>
            <w:r>
              <w:rPr>
                <w:color w:val="000000"/>
              </w:rPr>
              <w:t>PO_FEE_CHANNEL</w:t>
            </w:r>
            <w:r w:rsidRPr="00264A12">
              <w:rPr>
                <w:rFonts w:cs="Angsana New"/>
                <w:cs/>
              </w:rPr>
              <w:t>.</w:t>
            </w:r>
            <w:r>
              <w:t xml:space="preserve">CHANNEL </w:t>
            </w:r>
            <w:r>
              <w:rPr>
                <w:rFonts w:cs="Angsana New"/>
                <w:cs/>
              </w:rPr>
              <w:t xml:space="preserve">= </w:t>
            </w:r>
            <w:r>
              <w:t>saleChannel</w:t>
            </w:r>
          </w:p>
          <w:p w:rsidR="008C62CF" w:rsidP="008C62CF" w:rsidRDefault="008C62CF" w14:paraId="4CF30E4D" w14:textId="62FC7344">
            <w:r>
              <w:rPr>
                <w:rFonts w:hint="cs"/>
                <w:cs/>
              </w:rPr>
              <w:t xml:space="preserve">เมื่อกด </w:t>
            </w:r>
            <w:r>
              <w:t xml:space="preserve">Save </w:t>
            </w:r>
            <w:r>
              <w:rPr>
                <w:rFonts w:hint="cs"/>
                <w:cs/>
              </w:rPr>
              <w:t xml:space="preserve">ให้ทำการ </w:t>
            </w:r>
            <w:r>
              <w:t xml:space="preserve">Default </w:t>
            </w:r>
            <w:r>
              <w:rPr>
                <w:rFonts w:hint="cs"/>
                <w:cs/>
              </w:rPr>
              <w:t xml:space="preserve">ค่า </w:t>
            </w:r>
            <w:r>
              <w:t xml:space="preserve">Revenue Code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Revenue Code Description </w:t>
            </w:r>
            <w:r>
              <w:rPr>
                <w:rFonts w:hint="cs"/>
                <w:cs/>
              </w:rPr>
              <w:t xml:space="preserve">ตาม </w:t>
            </w:r>
            <w:r>
              <w:t xml:space="preserve">Logic </w:t>
            </w:r>
            <w:r>
              <w:rPr>
                <w:rFonts w:hint="cs"/>
                <w:cs/>
              </w:rPr>
              <w:t xml:space="preserve">ที่ </w:t>
            </w:r>
            <w:r>
              <w:t xml:space="preserve">PO Fee </w:t>
            </w:r>
            <w:r>
              <w:rPr>
                <w:rFonts w:hint="cs"/>
                <w:cs/>
              </w:rPr>
              <w:t xml:space="preserve">เฉพาะที่อยู่ใน </w:t>
            </w:r>
            <w:r>
              <w:t xml:space="preserve">Project Name </w:t>
            </w:r>
            <w:r>
              <w:rPr>
                <w:rFonts w:hint="cs"/>
                <w:cs/>
              </w:rPr>
              <w:t>เดียวกันเท่านั้น</w:t>
            </w:r>
          </w:p>
        </w:tc>
      </w:tr>
      <w:tr w:rsidRPr="008979A8" w:rsidR="008C62CF" w:rsidTr="0094547E" w14:paraId="6642242A" w14:textId="77777777">
        <w:trPr>
          <w:trHeight w:val="108"/>
        </w:trPr>
        <w:tc>
          <w:tcPr>
            <w:tcW w:w="925" w:type="pct"/>
          </w:tcPr>
          <w:p w:rsidR="008C62CF" w:rsidP="008C62CF" w:rsidRDefault="008C62CF" w14:paraId="3399E1A6" w14:textId="5BE640E5">
            <w:r>
              <w:t>romPrice</w:t>
            </w:r>
          </w:p>
        </w:tc>
        <w:tc>
          <w:tcPr>
            <w:tcW w:w="1059" w:type="pct"/>
          </w:tcPr>
          <w:p w:rsidR="008C62CF" w:rsidP="008C62CF" w:rsidRDefault="008C62CF" w14:paraId="3172652A" w14:textId="2B547B37">
            <w:r>
              <w:t>Text Box</w:t>
            </w:r>
          </w:p>
        </w:tc>
        <w:tc>
          <w:tcPr>
            <w:tcW w:w="3016" w:type="pct"/>
          </w:tcPr>
          <w:p w:rsidR="008C62CF" w:rsidP="008C62CF" w:rsidRDefault="008C62CF" w14:paraId="6307C7A4" w14:textId="77777777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EF4636">
              <w:rPr>
                <w:rFonts w:cs="Angsana New"/>
                <w:color w:val="FF0000"/>
                <w:cs/>
              </w:rPr>
              <w:t>*</w:t>
            </w:r>
            <w:r w:rsidRPr="00EF4636">
              <w:rPr>
                <w:color w:val="FF0000"/>
              </w:rPr>
              <w:t xml:space="preserve">ROM </w:t>
            </w:r>
            <w:r>
              <w:rPr>
                <w:color w:val="FF0000"/>
              </w:rPr>
              <w:t>Price</w:t>
            </w:r>
          </w:p>
          <w:p w:rsidR="008C62CF" w:rsidP="008C62CF" w:rsidRDefault="008C62CF" w14:paraId="3C82D68A" w14:textId="77777777">
            <w:r>
              <w:t xml:space="preserve">Visible </w:t>
            </w:r>
            <w:r>
              <w:rPr>
                <w:rFonts w:hint="cs"/>
                <w:cs/>
              </w:rPr>
              <w:t xml:space="preserve">เมื่อ </w:t>
            </w:r>
            <w:r>
              <w:t>sale_channel</w:t>
            </w:r>
            <w:r>
              <w:rPr>
                <w:rFonts w:cs="CordiaUPC"/>
                <w:cs/>
              </w:rPr>
              <w:t>.</w:t>
            </w:r>
            <w:r>
              <w:t>require_rom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CordiaUPC"/>
                <w:cs/>
              </w:rPr>
              <w:t>= “</w:t>
            </w:r>
            <w:r>
              <w:t>Y</w:t>
            </w:r>
            <w:r>
              <w:rPr>
                <w:rFonts w:cs="CordiaUPC"/>
                <w:cs/>
              </w:rPr>
              <w:t>”</w:t>
            </w:r>
          </w:p>
          <w:p w:rsidR="008C62CF" w:rsidP="008C62CF" w:rsidRDefault="008C62CF" w14:paraId="026D3E8F" w14:textId="77777777">
            <w:pPr>
              <w:rPr>
                <w:cs/>
              </w:rPr>
            </w:pPr>
            <w:r>
              <w:t xml:space="preserve">Default </w:t>
            </w:r>
            <w:r>
              <w:rPr>
                <w:rFonts w:cs="CordiaUPC"/>
                <w:cs/>
              </w:rPr>
              <w:t xml:space="preserve">: </w:t>
            </w:r>
            <w:r>
              <w:t>Full Price Include</w:t>
            </w:r>
            <w:r>
              <w:rPr>
                <w:rFonts w:hint="cs"/>
                <w:cs/>
              </w:rPr>
              <w:t xml:space="preserve"> </w:t>
            </w:r>
            <w:r>
              <w:t xml:space="preserve">VAT </w:t>
            </w:r>
            <w:r>
              <w:rPr>
                <w:rFonts w:hint="cs"/>
                <w:cs/>
              </w:rPr>
              <w:t xml:space="preserve">กรณีที่มีการเลือก </w:t>
            </w:r>
            <w:r>
              <w:t xml:space="preserve">Channel </w:t>
            </w:r>
            <w:r>
              <w:rPr>
                <w:rFonts w:hint="cs"/>
                <w:cs/>
              </w:rPr>
              <w:t xml:space="preserve">ที่ </w:t>
            </w:r>
            <w:r>
              <w:t>sale_channel</w:t>
            </w:r>
            <w:r>
              <w:rPr>
                <w:rFonts w:cs="CordiaUPC"/>
                <w:cs/>
              </w:rPr>
              <w:t>.</w:t>
            </w:r>
            <w:r>
              <w:t>require_rom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CordiaUPC"/>
                <w:cs/>
              </w:rPr>
              <w:t>= “</w:t>
            </w:r>
            <w:r>
              <w:t>Y</w:t>
            </w:r>
            <w:r>
              <w:rPr>
                <w:rFonts w:cs="CordiaUPC"/>
                <w:cs/>
              </w:rPr>
              <w:t>”</w:t>
            </w:r>
            <w:r>
              <w:rPr>
                <w:rFonts w:hint="cs" w:cs="CordiaUPC"/>
                <w:cs/>
              </w:rPr>
              <w:t xml:space="preserve"> เท่านั้น</w:t>
            </w:r>
          </w:p>
          <w:p w:rsidR="008C62CF" w:rsidP="008C62CF" w:rsidRDefault="008C62CF" w14:paraId="0C9FB728" w14:textId="34059FEF">
            <w:r>
              <w:rPr>
                <w:rFonts w:hint="cs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ใส่ได้เฉพาะตัวเลข</w:t>
            </w:r>
          </w:p>
        </w:tc>
      </w:tr>
      <w:tr w:rsidRPr="008979A8" w:rsidR="008C62CF" w:rsidTr="0094547E" w14:paraId="7B8540EF" w14:textId="77777777">
        <w:trPr>
          <w:trHeight w:val="108"/>
        </w:trPr>
        <w:tc>
          <w:tcPr>
            <w:tcW w:w="925" w:type="pct"/>
          </w:tcPr>
          <w:p w:rsidR="008C62CF" w:rsidP="008C62CF" w:rsidRDefault="008C62CF" w14:paraId="28189872" w14:textId="6620B8F3">
            <w:r>
              <w:t>Description</w:t>
            </w:r>
          </w:p>
        </w:tc>
        <w:tc>
          <w:tcPr>
            <w:tcW w:w="1059" w:type="pct"/>
          </w:tcPr>
          <w:p w:rsidRPr="008979A8" w:rsidR="008C62CF" w:rsidP="008C62CF" w:rsidRDefault="008C62CF" w14:paraId="529D0469" w14:textId="77777777">
            <w:r>
              <w:t>Text Area</w:t>
            </w:r>
          </w:p>
        </w:tc>
        <w:tc>
          <w:tcPr>
            <w:tcW w:w="3016" w:type="pct"/>
          </w:tcPr>
          <w:p w:rsidR="008C62CF" w:rsidP="008C62CF" w:rsidRDefault="008C62CF" w14:paraId="73B8FF99" w14:textId="3EA5DA0D">
            <w:pPr>
              <w:rPr>
                <w:rFonts w:cs="CordiaUPC"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>sale_channel</w:t>
            </w:r>
            <w:r>
              <w:rPr>
                <w:rFonts w:cs="CordiaUPC"/>
                <w:cs/>
              </w:rPr>
              <w:t>.</w:t>
            </w:r>
            <w:r>
              <w:t>require_rom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CordiaUPC"/>
                <w:cs/>
              </w:rPr>
              <w:t>= “</w:t>
            </w:r>
            <w:r>
              <w:t>Y</w:t>
            </w:r>
            <w:r>
              <w:rPr>
                <w:rFonts w:cs="CordiaUPC"/>
                <w:cs/>
              </w:rPr>
              <w:t>”</w:t>
            </w:r>
          </w:p>
          <w:p w:rsidR="008C62CF" w:rsidP="008C62CF" w:rsidRDefault="008C62CF" w14:paraId="23A045E4" w14:textId="77B4F21B">
            <w:pPr>
              <w:rPr>
                <w:color w:val="FF0000"/>
              </w:rPr>
            </w:pPr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FE67BE">
              <w:t>Description</w:t>
            </w:r>
          </w:p>
          <w:p w:rsidR="008C62CF" w:rsidP="008C62CF" w:rsidRDefault="008C62CF" w14:paraId="1135EBEA" w14:textId="6ECE5A80">
            <w:pPr>
              <w:rPr>
                <w:color w:val="FF0000"/>
              </w:rPr>
            </w:pPr>
            <w:r w:rsidRPr="00FE67BE">
              <w:rPr>
                <w:cs/>
              </w:rPr>
              <w:t xml:space="preserve">ถ้าไม่ใช่ </w:t>
            </w:r>
            <w:r w:rsidRPr="00FE67BE">
              <w:t xml:space="preserve">Label </w:t>
            </w:r>
            <w:r w:rsidRPr="00FE67BE">
              <w:rPr>
                <w:rFonts w:cs="CordiaUPC"/>
                <w:cs/>
              </w:rPr>
              <w:t xml:space="preserve">: </w:t>
            </w:r>
            <w:r>
              <w:rPr>
                <w:rFonts w:cs="CordiaUPC"/>
                <w:color w:val="FF0000"/>
                <w:cs/>
              </w:rPr>
              <w:t>*</w:t>
            </w:r>
            <w:r w:rsidRPr="00FE67BE">
              <w:rPr>
                <w:color w:val="FF0000"/>
              </w:rPr>
              <w:t>Description</w:t>
            </w:r>
          </w:p>
          <w:p w:rsidRPr="00BD6930" w:rsidR="008C62CF" w:rsidP="008C62CF" w:rsidRDefault="008C62CF" w14:paraId="6CBF21EC" w14:textId="14C9B6F8">
            <w:pPr>
              <w:rPr>
                <w:cs/>
              </w:rPr>
            </w:pPr>
            <w:r w:rsidRPr="005B4047">
              <w:t xml:space="preserve">Max Length </w:t>
            </w:r>
            <w:r w:rsidRPr="005B4047">
              <w:rPr>
                <w:rFonts w:cs="Angsana New"/>
                <w:cs/>
              </w:rPr>
              <w:t xml:space="preserve">: </w:t>
            </w:r>
            <w:r w:rsidRPr="005B4047">
              <w:t xml:space="preserve">1,000 </w:t>
            </w:r>
            <w:r w:rsidRPr="005B4047">
              <w:rPr>
                <w:rFonts w:hint="cs"/>
                <w:cs/>
              </w:rPr>
              <w:t>ตัวอักษร</w:t>
            </w:r>
          </w:p>
        </w:tc>
      </w:tr>
      <w:tr w:rsidRPr="008979A8" w:rsidR="008C62CF" w:rsidTr="0094547E" w14:paraId="443CB9AB" w14:textId="77777777">
        <w:trPr>
          <w:trHeight w:val="108"/>
        </w:trPr>
        <w:tc>
          <w:tcPr>
            <w:tcW w:w="925" w:type="pct"/>
          </w:tcPr>
          <w:p w:rsidR="008C62CF" w:rsidP="008C62CF" w:rsidRDefault="008C62CF" w14:paraId="421907BC" w14:textId="3AAC6FAA">
            <w:r>
              <w:t>a</w:t>
            </w:r>
            <w:r w:rsidRPr="00BD5C3E">
              <w:t>ttachment</w:t>
            </w:r>
          </w:p>
        </w:tc>
        <w:tc>
          <w:tcPr>
            <w:tcW w:w="1059" w:type="pct"/>
          </w:tcPr>
          <w:p w:rsidRPr="008979A8" w:rsidR="008C62CF" w:rsidP="008C62CF" w:rsidRDefault="008C62CF" w14:paraId="554A9B53" w14:textId="77777777">
            <w:r>
              <w:t>Browse File</w:t>
            </w:r>
          </w:p>
        </w:tc>
        <w:tc>
          <w:tcPr>
            <w:tcW w:w="3016" w:type="pct"/>
          </w:tcPr>
          <w:p w:rsidR="008C62CF" w:rsidP="008C62CF" w:rsidRDefault="008C62CF" w14:paraId="2A35ABCD" w14:textId="57AF9927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>
              <w:t>A</w:t>
            </w:r>
            <w:r w:rsidRPr="006D19A6">
              <w:t>ttachment</w:t>
            </w:r>
          </w:p>
          <w:p w:rsidR="008C62CF" w:rsidP="008C62CF" w:rsidRDefault="008C62CF" w14:paraId="680C997B" w14:textId="77777777">
            <w:r>
              <w:rPr>
                <w:rFonts w:hint="cs"/>
                <w:cs/>
              </w:rPr>
              <w:t xml:space="preserve">ปุ่ม </w:t>
            </w:r>
            <w:r>
              <w:t xml:space="preserve">Browse </w:t>
            </w:r>
            <w:r>
              <w:rPr>
                <w:rFonts w:hint="cs"/>
                <w:cs/>
              </w:rPr>
              <w:t xml:space="preserve">จะต้อง </w:t>
            </w:r>
            <w:r>
              <w:t xml:space="preserve">Invisible </w:t>
            </w:r>
            <w:r>
              <w:rPr>
                <w:rFonts w:hint="cs"/>
                <w:cs/>
              </w:rPr>
              <w:t>เมื่อมีไฟล์แนบอยู่แล้ว</w:t>
            </w:r>
          </w:p>
          <w:p w:rsidR="008C62CF" w:rsidP="008C62CF" w:rsidRDefault="008C62CF" w14:paraId="466904DC" w14:textId="77777777">
            <w:r>
              <w:rPr>
                <w:rFonts w:hint="cs"/>
                <w:cs/>
              </w:rPr>
              <w:t xml:space="preserve">เมื่อกดปุ่ม </w:t>
            </w:r>
            <w:r>
              <w:t xml:space="preserve">Save </w:t>
            </w:r>
            <w:r>
              <w:rPr>
                <w:rFonts w:hint="cs"/>
                <w:cs/>
              </w:rPr>
              <w:t xml:space="preserve">ระบบจะทำการ </w:t>
            </w:r>
            <w:r>
              <w:t xml:space="preserve">Upload File </w:t>
            </w:r>
            <w:r>
              <w:rPr>
                <w:rFonts w:hint="cs"/>
                <w:cs/>
              </w:rPr>
              <w:t xml:space="preserve">ขึ้น </w:t>
            </w:r>
            <w:r>
              <w:t xml:space="preserve">NAS </w:t>
            </w:r>
          </w:p>
          <w:p w:rsidR="008C62CF" w:rsidP="008C62CF" w:rsidRDefault="008C62CF" w14:paraId="45EC4B75" w14:textId="77777777">
            <w:pPr>
              <w:spacing w:after="0"/>
            </w:pPr>
            <w:r>
              <w:t xml:space="preserve">Path </w:t>
            </w:r>
            <w:r>
              <w:rPr>
                <w:rFonts w:hint="cs"/>
                <w:cs/>
              </w:rPr>
              <w:t>ที่ใช้เก็บไฟล์</w:t>
            </w:r>
          </w:p>
          <w:p w:rsidRPr="005017F4" w:rsidR="008C62CF" w:rsidP="008C62CF" w:rsidRDefault="008C62CF" w14:paraId="151791B0" w14:textId="4321D16C">
            <w:pPr>
              <w:rPr>
                <w:cs/>
              </w:rPr>
            </w:pPr>
            <w:r>
              <w:t xml:space="preserve">NAS_PATH </w:t>
            </w:r>
            <w:r>
              <w:rPr>
                <w:rFonts w:cs="Angsana New"/>
                <w:cs/>
              </w:rPr>
              <w:t xml:space="preserve">+ “/” + </w:t>
            </w:r>
            <w:r>
              <w:t xml:space="preserve">PO_SUB_GROUP </w:t>
            </w:r>
            <w:r>
              <w:rPr>
                <w:rFonts w:cs="Angsana New"/>
                <w:cs/>
              </w:rPr>
              <w:t xml:space="preserve">+ “/” + </w:t>
            </w:r>
            <w:r>
              <w:t xml:space="preserve">PO_ROW_ID </w:t>
            </w:r>
            <w:r>
              <w:rPr>
                <w:rFonts w:cs="Angsana New"/>
                <w:cs/>
              </w:rPr>
              <w:t xml:space="preserve">+ “/” + </w:t>
            </w:r>
            <w:r>
              <w:t>SALE_CHANNEL</w:t>
            </w:r>
          </w:p>
        </w:tc>
      </w:tr>
      <w:tr w:rsidRPr="008979A8" w:rsidR="008C62CF" w:rsidTr="0094547E" w14:paraId="5BDE64B2" w14:textId="77777777">
        <w:trPr>
          <w:trHeight w:val="108"/>
        </w:trPr>
        <w:tc>
          <w:tcPr>
            <w:tcW w:w="925" w:type="pct"/>
          </w:tcPr>
          <w:p w:rsidR="008C62CF" w:rsidP="008C62CF" w:rsidRDefault="008C62CF" w14:paraId="68ABBFD1" w14:textId="28CB7138">
            <w:r>
              <w:rPr>
                <w:rFonts w:hint="cs"/>
                <w:cs/>
              </w:rPr>
              <w:t xml:space="preserve">ปุ่ม </w:t>
            </w:r>
            <w:r>
              <w:t>Download</w:t>
            </w:r>
          </w:p>
        </w:tc>
        <w:tc>
          <w:tcPr>
            <w:tcW w:w="1059" w:type="pct"/>
          </w:tcPr>
          <w:p w:rsidRPr="008979A8" w:rsidR="008C62CF" w:rsidP="008C62CF" w:rsidRDefault="008C62CF" w14:paraId="1FEAA7F1" w14:textId="77777777">
            <w:r>
              <w:t>Button</w:t>
            </w:r>
          </w:p>
        </w:tc>
        <w:tc>
          <w:tcPr>
            <w:tcW w:w="3016" w:type="pct"/>
          </w:tcPr>
          <w:p w:rsidR="008C62CF" w:rsidP="008C62CF" w:rsidRDefault="008C62CF" w14:paraId="08399B6D" w14:textId="77777777">
            <w:r>
              <w:rPr>
                <w:rFonts w:hint="cs"/>
                <w:cs/>
              </w:rPr>
              <w:t xml:space="preserve">วางไว้หลัง </w:t>
            </w:r>
            <w:r>
              <w:t>eventAttachment</w:t>
            </w:r>
          </w:p>
          <w:p w:rsidR="008C62CF" w:rsidP="008C62CF" w:rsidRDefault="008C62CF" w14:paraId="250C5407" w14:textId="77777777">
            <w:r>
              <w:t xml:space="preserve">Visible </w:t>
            </w:r>
            <w:r>
              <w:rPr>
                <w:rFonts w:hint="cs"/>
                <w:cs/>
              </w:rPr>
              <w:t xml:space="preserve">เมื่อมีไฟล์แนบอยู่แล้วบน </w:t>
            </w:r>
            <w:r>
              <w:t>NAS</w:t>
            </w:r>
          </w:p>
          <w:p w:rsidRPr="00BD6930" w:rsidR="008C62CF" w:rsidP="008C62CF" w:rsidRDefault="008C62CF" w14:paraId="6500698E" w14:textId="77777777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เมื่อกดปุ่มให้เปิดไฟล์ที่อยู่บน </w:t>
            </w:r>
            <w:r>
              <w:t>NAS</w:t>
            </w:r>
          </w:p>
        </w:tc>
      </w:tr>
      <w:tr w:rsidRPr="008979A8" w:rsidR="008C62CF" w:rsidTr="0094547E" w14:paraId="706D077E" w14:textId="77777777">
        <w:trPr>
          <w:trHeight w:val="108"/>
        </w:trPr>
        <w:tc>
          <w:tcPr>
            <w:tcW w:w="925" w:type="pct"/>
          </w:tcPr>
          <w:p w:rsidRPr="00BD5C3E" w:rsidR="008C62CF" w:rsidP="008C62CF" w:rsidRDefault="008C62CF" w14:paraId="7DC9E105" w14:textId="77777777">
            <w:r>
              <w:rPr>
                <w:rFonts w:hint="cs"/>
                <w:cs/>
              </w:rPr>
              <w:t xml:space="preserve">ปุ่ม </w:t>
            </w:r>
            <w:r>
              <w:t>Delete</w:t>
            </w:r>
          </w:p>
        </w:tc>
        <w:tc>
          <w:tcPr>
            <w:tcW w:w="1059" w:type="pct"/>
          </w:tcPr>
          <w:p w:rsidRPr="008979A8" w:rsidR="008C62CF" w:rsidP="008C62CF" w:rsidRDefault="008C62CF" w14:paraId="44CA6D49" w14:textId="77777777">
            <w:r>
              <w:t>Button</w:t>
            </w:r>
          </w:p>
        </w:tc>
        <w:tc>
          <w:tcPr>
            <w:tcW w:w="3016" w:type="pct"/>
          </w:tcPr>
          <w:p w:rsidR="008C62CF" w:rsidP="008C62CF" w:rsidRDefault="008C62CF" w14:paraId="24CF55B9" w14:textId="51473891">
            <w:r>
              <w:rPr>
                <w:rFonts w:hint="cs"/>
                <w:cs/>
              </w:rPr>
              <w:t xml:space="preserve">วางไว้หลัง </w:t>
            </w:r>
            <w:r>
              <w:t>Download</w:t>
            </w:r>
            <w:r w:rsidDel="0094547E">
              <w:rPr>
                <w:rFonts w:cs="CordiaUPC"/>
                <w:cs/>
              </w:rPr>
              <w:t xml:space="preserve"> </w:t>
            </w:r>
            <w:r>
              <w:t>Button</w:t>
            </w:r>
          </w:p>
          <w:p w:rsidR="008C62CF" w:rsidP="008C62CF" w:rsidRDefault="008C62CF" w14:paraId="411869A2" w14:textId="77777777">
            <w:r>
              <w:t xml:space="preserve">Visible </w:t>
            </w:r>
            <w:r>
              <w:rPr>
                <w:rFonts w:hint="cs"/>
                <w:cs/>
              </w:rPr>
              <w:t>เมื่อมีไฟล์แนบอยู่แล้ว</w:t>
            </w:r>
          </w:p>
          <w:p w:rsidRPr="00BD6930" w:rsidR="008C62CF" w:rsidP="008C62CF" w:rsidRDefault="008C62CF" w14:paraId="60993401" w14:textId="77777777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เมื่อกดปุ่มให้ทำการลบชื่อ </w:t>
            </w:r>
            <w:r>
              <w:t xml:space="preserve">File </w:t>
            </w:r>
            <w:r>
              <w:rPr>
                <w:rFonts w:hint="cs"/>
                <w:cs/>
              </w:rPr>
              <w:t xml:space="preserve">แนบและลบ </w:t>
            </w:r>
            <w:r>
              <w:t xml:space="preserve">File </w:t>
            </w:r>
            <w:r>
              <w:rPr>
                <w:rFonts w:hint="cs"/>
                <w:cs/>
              </w:rPr>
              <w:t xml:space="preserve">บน </w:t>
            </w:r>
            <w:r>
              <w:t>NAS</w:t>
            </w:r>
          </w:p>
        </w:tc>
      </w:tr>
      <w:tr w:rsidRPr="008979A8" w:rsidR="008C62CF" w:rsidTr="0094547E" w14:paraId="59BE31D6" w14:textId="77777777">
        <w:trPr>
          <w:trHeight w:val="108"/>
        </w:trPr>
        <w:tc>
          <w:tcPr>
            <w:tcW w:w="925" w:type="pct"/>
          </w:tcPr>
          <w:p w:rsidR="008C62CF" w:rsidP="008C62CF" w:rsidRDefault="008C62CF" w14:paraId="21C553A7" w14:textId="036BF7E0">
            <w:r w:rsidRPr="00BD5C3E">
              <w:t>AttachmentDescription</w:t>
            </w:r>
          </w:p>
        </w:tc>
        <w:tc>
          <w:tcPr>
            <w:tcW w:w="1059" w:type="pct"/>
          </w:tcPr>
          <w:p w:rsidRPr="008979A8" w:rsidR="008C62CF" w:rsidP="008C62CF" w:rsidRDefault="008C62CF" w14:paraId="2A26F048" w14:textId="77777777">
            <w:r>
              <w:t>Text Area</w:t>
            </w:r>
          </w:p>
        </w:tc>
        <w:tc>
          <w:tcPr>
            <w:tcW w:w="3016" w:type="pct"/>
          </w:tcPr>
          <w:p w:rsidR="008C62CF" w:rsidP="008C62CF" w:rsidRDefault="008C62CF" w14:paraId="445866D6" w14:textId="77777777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6D19A6">
              <w:t>Attachment Description</w:t>
            </w:r>
          </w:p>
          <w:p w:rsidRPr="00BD6930" w:rsidR="008C62CF" w:rsidP="008C62CF" w:rsidRDefault="008C62CF" w14:paraId="32DCBFFE" w14:textId="0E6E0A12">
            <w:pPr>
              <w:rPr>
                <w:cs/>
              </w:rPr>
            </w:pPr>
            <w:r w:rsidRPr="005B4047">
              <w:t xml:space="preserve">Max Length </w:t>
            </w:r>
            <w:r w:rsidRPr="005B4047">
              <w:rPr>
                <w:rFonts w:cs="Angsana New"/>
                <w:cs/>
              </w:rPr>
              <w:t xml:space="preserve">: </w:t>
            </w:r>
            <w:r w:rsidRPr="005B4047">
              <w:t xml:space="preserve">1,000 </w:t>
            </w:r>
            <w:r w:rsidRPr="005B4047">
              <w:rPr>
                <w:rFonts w:hint="cs"/>
                <w:cs/>
              </w:rPr>
              <w:t>ตัวอักษร</w:t>
            </w:r>
          </w:p>
        </w:tc>
      </w:tr>
      <w:tr w:rsidRPr="008979A8" w:rsidR="008C62CF" w:rsidTr="0094547E" w14:paraId="76BFECCC" w14:textId="77777777">
        <w:trPr>
          <w:trHeight w:val="108"/>
        </w:trPr>
        <w:tc>
          <w:tcPr>
            <w:tcW w:w="925" w:type="pct"/>
          </w:tcPr>
          <w:p w:rsidR="008C62CF" w:rsidP="008C62CF" w:rsidRDefault="008C62CF" w14:paraId="708AD247" w14:textId="10B3701F">
            <w:r>
              <w:t>attachmentFullPath</w:t>
            </w:r>
          </w:p>
        </w:tc>
        <w:tc>
          <w:tcPr>
            <w:tcW w:w="1059" w:type="pct"/>
          </w:tcPr>
          <w:p w:rsidR="008C62CF" w:rsidP="008C62CF" w:rsidRDefault="008C62CF" w14:paraId="18B1F172" w14:textId="77777777"/>
        </w:tc>
        <w:tc>
          <w:tcPr>
            <w:tcW w:w="3016" w:type="pct"/>
          </w:tcPr>
          <w:p w:rsidR="008C62CF" w:rsidP="008C62CF" w:rsidRDefault="008C62CF" w14:paraId="7D885B6E" w14:textId="77777777">
            <w:r>
              <w:t xml:space="preserve">Invisible </w:t>
            </w:r>
            <w:r>
              <w:rPr>
                <w:rFonts w:hint="cs"/>
                <w:cs/>
              </w:rPr>
              <w:t xml:space="preserve">เก็บ </w:t>
            </w:r>
            <w:r>
              <w:t xml:space="preserve">Path </w:t>
            </w:r>
            <w:r>
              <w:rPr>
                <w:rFonts w:hint="cs"/>
                <w:cs/>
              </w:rPr>
              <w:t xml:space="preserve">ของ </w:t>
            </w:r>
            <w:r>
              <w:t xml:space="preserve">File </w:t>
            </w:r>
            <w:r>
              <w:rPr>
                <w:rFonts w:hint="cs"/>
                <w:cs/>
              </w:rPr>
              <w:t xml:space="preserve">ที่อยู่บน </w:t>
            </w:r>
            <w:r>
              <w:t>NAS</w:t>
            </w:r>
          </w:p>
          <w:p w:rsidR="008C62CF" w:rsidP="008C62CF" w:rsidRDefault="008C62CF" w14:paraId="732893ED" w14:textId="0479B05A">
            <w:r>
              <w:t xml:space="preserve">Format </w:t>
            </w:r>
            <w:r>
              <w:rPr>
                <w:rFonts w:cs="Angsana New"/>
                <w:cs/>
              </w:rPr>
              <w:t xml:space="preserve">: </w:t>
            </w:r>
            <w:r>
              <w:t>NAS_PATH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cs="Angsana New"/>
                <w:cs/>
              </w:rPr>
              <w:t xml:space="preserve">+ “/” + </w:t>
            </w:r>
            <w:r>
              <w:t xml:space="preserve">PO_SUB_GROUP </w:t>
            </w:r>
            <w:r>
              <w:rPr>
                <w:rFonts w:cs="Angsana New"/>
                <w:cs/>
              </w:rPr>
              <w:t xml:space="preserve">+ “/” + </w:t>
            </w:r>
            <w:r>
              <w:t xml:space="preserve">PO_ROW_ID </w:t>
            </w:r>
            <w:r>
              <w:rPr>
                <w:rFonts w:cs="Angsana New"/>
                <w:cs/>
              </w:rPr>
              <w:t xml:space="preserve">+ “/” + </w:t>
            </w:r>
            <w:r>
              <w:t xml:space="preserve">SALE_CHANNEL </w:t>
            </w:r>
            <w:r>
              <w:rPr>
                <w:rFonts w:cs="Angsana New"/>
                <w:cs/>
              </w:rPr>
              <w:t xml:space="preserve">+ “/” + </w:t>
            </w:r>
            <w:r>
              <w:t>fileName</w:t>
            </w:r>
          </w:p>
        </w:tc>
      </w:tr>
      <w:tr w:rsidRPr="008979A8" w:rsidR="008C62CF" w:rsidTr="0094547E" w14:paraId="6DAD78EF" w14:textId="77777777">
        <w:trPr>
          <w:trHeight w:val="108"/>
        </w:trPr>
        <w:tc>
          <w:tcPr>
            <w:tcW w:w="925" w:type="pct"/>
          </w:tcPr>
          <w:p w:rsidR="008C62CF" w:rsidP="008C62CF" w:rsidRDefault="008C62CF" w14:paraId="154F86C3" w14:textId="5289E22E">
            <w:r w:rsidRPr="008979A8">
              <w:rPr>
                <w:rFonts w:cs="Angsana New"/>
                <w:cs/>
              </w:rPr>
              <w:t xml:space="preserve">ปุ่ม </w:t>
            </w:r>
            <w:r w:rsidRPr="008979A8">
              <w:rPr>
                <w:rFonts w:cs="CordiaUPC"/>
              </w:rPr>
              <w:t>Update</w:t>
            </w:r>
          </w:p>
        </w:tc>
        <w:tc>
          <w:tcPr>
            <w:tcW w:w="1059" w:type="pct"/>
          </w:tcPr>
          <w:p w:rsidR="008C62CF" w:rsidP="008C62CF" w:rsidRDefault="008C62CF" w14:paraId="26F1ADE0" w14:textId="0EB6E0DF">
            <w:r w:rsidRPr="008979A8">
              <w:rPr>
                <w:rFonts w:cs="CordiaUPC"/>
              </w:rPr>
              <w:t>Button</w:t>
            </w:r>
          </w:p>
        </w:tc>
        <w:tc>
          <w:tcPr>
            <w:tcW w:w="3016" w:type="pct"/>
          </w:tcPr>
          <w:p w:rsidRPr="000F51F1" w:rsidR="008C62CF" w:rsidP="008C62CF" w:rsidRDefault="008C62CF" w14:paraId="18DD7C8B" w14:textId="77777777">
            <w:r w:rsidRPr="000F51F1">
              <w:rPr>
                <w:cs/>
              </w:rPr>
              <w:t>เมื่อกดปุ่ม</w:t>
            </w:r>
          </w:p>
          <w:p w:rsidRPr="000F51F1" w:rsidR="008C62CF" w:rsidP="008C62CF" w:rsidRDefault="008C62CF" w14:paraId="03FF9673" w14:textId="68A53110">
            <w:pPr>
              <w:pStyle w:val="ListParagraph"/>
              <w:numPr>
                <w:ilvl w:val="0"/>
                <w:numId w:val="18"/>
              </w:numPr>
            </w:pPr>
            <w:r w:rsidRPr="000F51F1">
              <w:rPr>
                <w:cs/>
              </w:rPr>
              <w:t xml:space="preserve">ให้ทำการ </w:t>
            </w:r>
            <w:r w:rsidRPr="000F51F1">
              <w:t xml:space="preserve">Validate </w:t>
            </w:r>
            <w:r w:rsidRPr="000F51F1">
              <w:rPr>
                <w:cs/>
              </w:rPr>
              <w:t>ข้อมูลในหน้าจอ</w:t>
            </w:r>
            <w:r>
              <w:t xml:space="preserve"> Human Touch Point Detail Section</w:t>
            </w:r>
          </w:p>
          <w:p w:rsidRPr="007F1BEB" w:rsidR="008C62CF" w:rsidP="008C62CF" w:rsidRDefault="008C62CF" w14:paraId="0595EB89" w14:textId="77777777">
            <w:pPr>
              <w:pStyle w:val="ListParagraph"/>
              <w:numPr>
                <w:ilvl w:val="0"/>
                <w:numId w:val="18"/>
              </w:numPr>
              <w:rPr>
                <w:bCs/>
              </w:rPr>
            </w:pPr>
            <w:r w:rsidRPr="000F51F1">
              <w:rPr>
                <w:cs/>
              </w:rPr>
              <w:t xml:space="preserve">ให้ทำการ </w:t>
            </w:r>
            <w:r w:rsidRPr="000F51F1">
              <w:t xml:space="preserve">Update </w:t>
            </w:r>
            <w:r w:rsidRPr="000F51F1">
              <w:rPr>
                <w:cs/>
              </w:rPr>
              <w:t xml:space="preserve">ข้อมูลลงในส่วนของ </w:t>
            </w:r>
            <w:r w:rsidRPr="000F51F1">
              <w:t xml:space="preserve">Human Touch </w:t>
            </w:r>
            <w:r>
              <w:t xml:space="preserve">Point Detail </w:t>
            </w:r>
            <w:r w:rsidRPr="000F51F1">
              <w:rPr>
                <w:rFonts w:cs="CordiaUPC"/>
              </w:rPr>
              <w:t>Table Section</w:t>
            </w:r>
          </w:p>
          <w:p w:rsidRPr="007F1BEB" w:rsidR="008C62CF" w:rsidP="008C62CF" w:rsidRDefault="008C62CF" w14:paraId="20A82559" w14:textId="63799200">
            <w:pPr>
              <w:pStyle w:val="ListParagraph"/>
              <w:numPr>
                <w:ilvl w:val="0"/>
                <w:numId w:val="18"/>
              </w:numPr>
              <w:rPr>
                <w:bCs/>
              </w:rPr>
            </w:pPr>
            <w:r w:rsidRPr="00257C21">
              <w:rPr>
                <w:rFonts w:hint="cs"/>
                <w:cs/>
              </w:rPr>
              <w:t xml:space="preserve">ให้ทำการเคลียร์ค่าใน </w:t>
            </w:r>
            <w:r>
              <w:t>Human Touch Point Detail Section</w:t>
            </w:r>
            <w:r w:rsidRPr="00257C21">
              <w:rPr>
                <w:rFonts w:cs="Angsana New"/>
                <w:cs/>
              </w:rPr>
              <w:t xml:space="preserve"> </w:t>
            </w:r>
            <w:r w:rsidRPr="00257C21">
              <w:rPr>
                <w:rFonts w:hint="cs"/>
                <w:cs/>
              </w:rPr>
              <w:t>และ</w:t>
            </w:r>
            <w:r w:rsidRPr="00257C21">
              <w:t xml:space="preserve"> Invisible</w:t>
            </w:r>
            <w:r w:rsidRPr="007F1BEB">
              <w:rPr>
                <w:rFonts w:cs="Angsana New"/>
                <w:cs/>
              </w:rPr>
              <w:t xml:space="preserve"> </w:t>
            </w:r>
            <w:r>
              <w:t xml:space="preserve">Human Touch Point Detail </w:t>
            </w:r>
            <w:r w:rsidRPr="007F1BEB">
              <w:rPr>
                <w:szCs w:val="36"/>
              </w:rPr>
              <w:t>Section</w:t>
            </w:r>
          </w:p>
        </w:tc>
      </w:tr>
      <w:tr w:rsidRPr="008979A8" w:rsidR="008C62CF" w:rsidTr="0094547E" w14:paraId="69503C5C" w14:textId="77777777">
        <w:trPr>
          <w:trHeight w:val="108"/>
        </w:trPr>
        <w:tc>
          <w:tcPr>
            <w:tcW w:w="925" w:type="pct"/>
          </w:tcPr>
          <w:p w:rsidR="008C62CF" w:rsidP="008C62CF" w:rsidRDefault="008C62CF" w14:paraId="33054C1B" w14:textId="24D6FE4E">
            <w:r>
              <w:rPr>
                <w:rFonts w:hint="cs" w:cs="Angsana New"/>
                <w:cs/>
              </w:rPr>
              <w:t xml:space="preserve">ปุ่ม </w:t>
            </w:r>
            <w:r>
              <w:rPr>
                <w:rFonts w:cs="CordiaUPC"/>
              </w:rPr>
              <w:t>Cancel</w:t>
            </w:r>
          </w:p>
        </w:tc>
        <w:tc>
          <w:tcPr>
            <w:tcW w:w="1059" w:type="pct"/>
          </w:tcPr>
          <w:p w:rsidR="008C62CF" w:rsidP="008C62CF" w:rsidRDefault="008C62CF" w14:paraId="6D457535" w14:textId="66E6CEE6">
            <w:r>
              <w:rPr>
                <w:rFonts w:cs="CordiaUPC"/>
              </w:rPr>
              <w:t>Button</w:t>
            </w:r>
          </w:p>
        </w:tc>
        <w:tc>
          <w:tcPr>
            <w:tcW w:w="3016" w:type="pct"/>
          </w:tcPr>
          <w:p w:rsidR="008C62CF" w:rsidP="008C62CF" w:rsidRDefault="008C62CF" w14:paraId="1CAE6472" w14:textId="24EEAB5E">
            <w:r>
              <w:rPr>
                <w:rFonts w:hint="cs"/>
                <w:cs/>
              </w:rPr>
              <w:t>เมื่อกดปุ่ม</w:t>
            </w:r>
            <w:r w:rsidRPr="00257C21">
              <w:rPr>
                <w:rFonts w:hint="cs"/>
                <w:cs/>
              </w:rPr>
              <w:t xml:space="preserve">ให้ทำการเคลียร์ค่าใน </w:t>
            </w:r>
            <w:r>
              <w:t>Human Touch Point Detail Section</w:t>
            </w:r>
            <w:r w:rsidRPr="00257C21">
              <w:rPr>
                <w:rFonts w:hint="cs"/>
                <w:cs/>
              </w:rPr>
              <w:t xml:space="preserve"> และ</w:t>
            </w:r>
            <w:r w:rsidRPr="00257C21">
              <w:t xml:space="preserve"> Invisible</w:t>
            </w:r>
            <w:r>
              <w:rPr>
                <w:rFonts w:cs="Angsana New"/>
                <w:cs/>
              </w:rPr>
              <w:t xml:space="preserve"> </w:t>
            </w:r>
            <w:r>
              <w:t>Human Touch Point Detail Section</w:t>
            </w:r>
          </w:p>
        </w:tc>
      </w:tr>
      <w:tr w:rsidRPr="008979A8" w:rsidR="008C62CF" w:rsidTr="0094547E" w14:paraId="70324B16" w14:textId="77777777">
        <w:trPr>
          <w:trHeight w:val="108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Pr="00BD6930" w:rsidR="008C62CF" w:rsidP="008C62CF" w:rsidRDefault="008C62CF" w14:paraId="3BEC3822" w14:textId="21F33CB7">
            <w:pPr>
              <w:pStyle w:val="HeaderTable"/>
              <w:rPr>
                <w:rtl/>
                <w:cs/>
              </w:rPr>
            </w:pPr>
            <w:r>
              <w:t>End Human Touch Point Detail Section</w:t>
            </w:r>
          </w:p>
        </w:tc>
      </w:tr>
    </w:tbl>
    <w:p w:rsidR="00856C9D" w:rsidP="00BB3F68" w:rsidRDefault="00856C9D" w14:paraId="46A8757D" w14:textId="77777777">
      <w:pPr>
        <w:pStyle w:val="Heading3"/>
        <w:numPr>
          <w:ilvl w:val="0"/>
          <w:numId w:val="38"/>
        </w:numPr>
        <w:rPr>
          <w:rFonts w:ascii="CordiaUPC" w:hAnsi="CordiaUPC" w:cs="CordiaUPC"/>
          <w:sz w:val="32"/>
          <w:szCs w:val="32"/>
        </w:rPr>
      </w:pPr>
      <w:r w:rsidRPr="008979A8">
        <w:rPr>
          <w:rFonts w:ascii="CordiaUPC" w:hAnsi="CordiaUPC" w:cs="CordiaUPC"/>
          <w:sz w:val="32"/>
          <w:szCs w:val="32"/>
        </w:rPr>
        <w:t>Script Validation</w:t>
      </w:r>
    </w:p>
    <w:tbl>
      <w:tblPr>
        <w:tblW w:w="4938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384"/>
        <w:gridCol w:w="2897"/>
        <w:gridCol w:w="3314"/>
        <w:gridCol w:w="1309"/>
      </w:tblGrid>
      <w:tr w:rsidRPr="008979A8" w:rsidR="00856C9D" w:rsidTr="00856C9D" w14:paraId="3C2524C2" w14:textId="77777777">
        <w:trPr>
          <w:cantSplit/>
          <w:tblHeader/>
        </w:trPr>
        <w:tc>
          <w:tcPr>
            <w:tcW w:w="777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856C9D" w:rsidP="00856C9D" w:rsidRDefault="00856C9D" w14:paraId="47B018A6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Error Code</w:t>
            </w:r>
          </w:p>
        </w:tc>
        <w:tc>
          <w:tcPr>
            <w:tcW w:w="1627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856C9D" w:rsidP="00856C9D" w:rsidRDefault="00856C9D" w14:paraId="49AE62C8" w14:textId="77777777">
            <w:pPr>
              <w:rPr>
                <w:rFonts w:cs="CordiaUPC"/>
                <w:b/>
                <w:bCs/>
              </w:rPr>
            </w:pPr>
            <w:r>
              <w:rPr>
                <w:rFonts w:cs="CordiaUPC"/>
                <w:b/>
                <w:bCs/>
              </w:rPr>
              <w:t xml:space="preserve">Error Message </w:t>
            </w:r>
          </w:p>
        </w:tc>
        <w:tc>
          <w:tcPr>
            <w:tcW w:w="1861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856C9D" w:rsidP="00856C9D" w:rsidRDefault="00856C9D" w14:paraId="421081A0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Logic</w:t>
            </w:r>
          </w:p>
        </w:tc>
        <w:tc>
          <w:tcPr>
            <w:tcW w:w="735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856C9D" w:rsidP="00856C9D" w:rsidRDefault="00856C9D" w14:paraId="0E49B158" w14:textId="77777777">
            <w:pPr>
              <w:rPr>
                <w:rFonts w:cs="CordiaUPC"/>
                <w:b/>
                <w:bCs/>
              </w:rPr>
            </w:pPr>
            <w:r>
              <w:rPr>
                <w:rFonts w:cs="CordiaUPC"/>
                <w:b/>
                <w:bCs/>
              </w:rPr>
              <w:t>Submit Call</w:t>
            </w:r>
          </w:p>
        </w:tc>
      </w:tr>
      <w:tr w:rsidR="008C63F1" w:rsidTr="00856C9D" w14:paraId="39CD4B81" w14:textId="77777777">
        <w:tc>
          <w:tcPr>
            <w:tcW w:w="777" w:type="pct"/>
          </w:tcPr>
          <w:p w:rsidR="008C63F1" w:rsidP="00856C9D" w:rsidRDefault="00AB6245" w14:paraId="2E014F80" w14:textId="4140C394">
            <w:r>
              <w:t>00001</w:t>
            </w:r>
          </w:p>
        </w:tc>
        <w:tc>
          <w:tcPr>
            <w:tcW w:w="1627" w:type="pct"/>
          </w:tcPr>
          <w:p w:rsidR="008C63F1" w:rsidP="00AB6245" w:rsidRDefault="00AB6245" w14:paraId="03539AE6" w14:textId="2D4C246F">
            <w:pPr>
              <w:rPr>
                <w:rFonts w:cs="CordiaUPC"/>
              </w:rPr>
            </w:pPr>
            <w:r>
              <w:rPr>
                <w:rFonts w:cs="CordiaUPC"/>
              </w:rPr>
              <w:t>{1}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AB6245" w:rsidP="00856C9D" w:rsidRDefault="00AB6245" w14:paraId="61826BBB" w14:textId="60721755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ถ้า </w:t>
            </w:r>
            <w:r>
              <w:rPr>
                <w:rFonts w:cs="CordiaUPC"/>
              </w:rPr>
              <w:t xml:space="preserve">saleChannel </w:t>
            </w:r>
            <w:r>
              <w:rPr>
                <w:rFonts w:hint="cs" w:cs="Angsana New"/>
                <w:cs/>
              </w:rPr>
              <w:t xml:space="preserve">ที่เลือกค่าเป็น </w:t>
            </w:r>
            <w:r>
              <w:rPr>
                <w:rFonts w:cs="CordiaUPC"/>
              </w:rPr>
              <w:t xml:space="preserve">additionalInfo </w:t>
            </w:r>
            <w:r>
              <w:rPr>
                <w:rFonts w:hint="cs" w:cs="Angsana New"/>
                <w:cs/>
              </w:rPr>
              <w:t xml:space="preserve">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Yes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ดังนั้น </w:t>
            </w:r>
            <w:r>
              <w:rPr>
                <w:rFonts w:cs="CordiaUPC"/>
              </w:rPr>
              <w:t>Description</w:t>
            </w:r>
            <w:r>
              <w:rPr>
                <w:rFonts w:hint="cs" w:cs="Angsana New"/>
                <w:cs/>
              </w:rPr>
              <w:t xml:space="preserve"> จะต้องเป็น </w:t>
            </w:r>
            <w:r>
              <w:rPr>
                <w:rFonts w:cs="CordiaUPC"/>
              </w:rPr>
              <w:t>Mandatory</w:t>
            </w:r>
          </w:p>
          <w:p w:rsidR="008C63F1" w:rsidP="00856C9D" w:rsidRDefault="00AB6245" w14:paraId="396A2247" w14:textId="231695B9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{1} </w:t>
            </w:r>
            <w:r>
              <w:rPr>
                <w:rFonts w:cs="Angsana New"/>
                <w:cs/>
              </w:rPr>
              <w:t>= “</w:t>
            </w:r>
            <w:r>
              <w:rPr>
                <w:rFonts w:cs="CordiaUPC"/>
              </w:rPr>
              <w:t xml:space="preserve">On </w:t>
            </w:r>
            <w:r>
              <w:rPr>
                <w:rFonts w:cs="Angsana New"/>
                <w:cs/>
              </w:rPr>
              <w:t xml:space="preserve">” + </w:t>
            </w:r>
            <w:r>
              <w:rPr>
                <w:rFonts w:cs="CordiaUPC"/>
              </w:rPr>
              <w:t xml:space="preserve">saleChannel </w:t>
            </w:r>
            <w:r>
              <w:rPr>
                <w:rFonts w:cs="Angsana New"/>
                <w:cs/>
              </w:rPr>
              <w:t>+ “</w:t>
            </w:r>
            <w:r>
              <w:rPr>
                <w:rFonts w:cs="CordiaUPC"/>
              </w:rPr>
              <w:t>, Description</w:t>
            </w:r>
            <w:r>
              <w:rPr>
                <w:rFonts w:cs="Angsana New"/>
                <w:cs/>
              </w:rPr>
              <w:t>”</w:t>
            </w:r>
          </w:p>
        </w:tc>
        <w:tc>
          <w:tcPr>
            <w:tcW w:w="735" w:type="pct"/>
          </w:tcPr>
          <w:p w:rsidR="008C63F1" w:rsidP="00856C9D" w:rsidRDefault="00AB6245" w14:paraId="37B1C487" w14:textId="347AAE6D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296304" w:rsidTr="00856C9D" w14:paraId="44A8A21D" w14:textId="77777777">
        <w:tc>
          <w:tcPr>
            <w:tcW w:w="777" w:type="pct"/>
          </w:tcPr>
          <w:p w:rsidR="00296304" w:rsidP="00856C9D" w:rsidRDefault="00296304" w14:paraId="39FF5EAB" w14:textId="6CA81805">
            <w:r w:rsidRPr="00296304">
              <w:t>00044</w:t>
            </w:r>
          </w:p>
        </w:tc>
        <w:tc>
          <w:tcPr>
            <w:tcW w:w="1627" w:type="pct"/>
          </w:tcPr>
          <w:p w:rsidR="00296304" w:rsidP="00AB6245" w:rsidRDefault="00296304" w14:paraId="14DFA85B" w14:textId="23B99F39">
            <w:pPr>
              <w:rPr>
                <w:rFonts w:cs="CordiaUPC"/>
                <w:cs/>
              </w:rPr>
            </w:pPr>
            <w:r w:rsidRPr="00296304">
              <w:rPr>
                <w:rFonts w:cs="CordiaUPC"/>
              </w:rPr>
              <w:t xml:space="preserve">Human Touch Point cannot contained </w:t>
            </w:r>
            <w:r w:rsidRPr="00296304">
              <w:rPr>
                <w:rFonts w:cs="CordiaUPC"/>
                <w:cs/>
              </w:rPr>
              <w:t>"</w:t>
            </w:r>
            <w:r w:rsidRPr="00296304">
              <w:rPr>
                <w:rFonts w:cs="CordiaUPC"/>
              </w:rPr>
              <w:t xml:space="preserve">SPD Promotion Catalog </w:t>
            </w:r>
            <w:r w:rsidRPr="00296304">
              <w:rPr>
                <w:rFonts w:cs="CordiaUPC"/>
                <w:cs/>
              </w:rPr>
              <w:t>(</w:t>
            </w:r>
            <w:r w:rsidRPr="00296304">
              <w:rPr>
                <w:rFonts w:cs="CordiaUPC"/>
              </w:rPr>
              <w:t>SOSD</w:t>
            </w:r>
            <w:r w:rsidRPr="00296304">
              <w:rPr>
                <w:rFonts w:cs="CordiaUPC"/>
                <w:cs/>
              </w:rPr>
              <w:t xml:space="preserve">)" </w:t>
            </w:r>
            <w:r w:rsidRPr="00296304">
              <w:rPr>
                <w:rFonts w:cs="CordiaUPC"/>
              </w:rPr>
              <w:t xml:space="preserve">when select </w:t>
            </w:r>
            <w:r w:rsidRPr="00296304">
              <w:rPr>
                <w:rFonts w:cs="CordiaUPC"/>
                <w:cs/>
              </w:rPr>
              <w:t>"</w:t>
            </w:r>
            <w:r w:rsidRPr="00296304">
              <w:rPr>
                <w:rFonts w:cs="CordiaUPC"/>
              </w:rPr>
              <w:t>AIS Shop</w:t>
            </w:r>
            <w:r w:rsidRPr="00296304">
              <w:rPr>
                <w:rFonts w:cs="CordiaUPC"/>
                <w:cs/>
              </w:rPr>
              <w:t xml:space="preserve">" </w:t>
            </w:r>
            <w:r w:rsidRPr="00296304">
              <w:rPr>
                <w:rFonts w:cs="CordiaUPC"/>
              </w:rPr>
              <w:t xml:space="preserve">and </w:t>
            </w:r>
            <w:r w:rsidRPr="00296304">
              <w:rPr>
                <w:rFonts w:cs="CordiaUPC"/>
                <w:cs/>
              </w:rPr>
              <w:t>"</w:t>
            </w:r>
            <w:r w:rsidRPr="00296304">
              <w:rPr>
                <w:rFonts w:cs="CordiaUPC"/>
              </w:rPr>
              <w:t>Telewiz</w:t>
            </w:r>
            <w:r w:rsidRPr="00296304">
              <w:rPr>
                <w:rFonts w:cs="CordiaUPC"/>
                <w:cs/>
              </w:rPr>
              <w:t>".</w:t>
            </w:r>
          </w:p>
        </w:tc>
        <w:tc>
          <w:tcPr>
            <w:tcW w:w="1861" w:type="pct"/>
          </w:tcPr>
          <w:p w:rsidR="00296304" w:rsidP="00856C9D" w:rsidRDefault="00296304" w14:paraId="45AF17F4" w14:textId="6DCB0310">
            <w:pPr>
              <w:rPr>
                <w:rFonts w:cs="Angsana New"/>
              </w:rPr>
            </w:pPr>
            <w:r>
              <w:rPr>
                <w:rFonts w:cs="Angsana New"/>
              </w:rPr>
              <w:t xml:space="preserve">Human Touch Point </w:t>
            </w:r>
            <w:r>
              <w:rPr>
                <w:rFonts w:hint="cs" w:cs="Angsana New"/>
                <w:cs/>
              </w:rPr>
              <w:t xml:space="preserve">ไม่ประกอบด้วย </w:t>
            </w:r>
            <w:r>
              <w:rPr>
                <w:rFonts w:cs="CordiaUPC"/>
                <w:cs/>
              </w:rPr>
              <w:t>"</w:t>
            </w:r>
            <w:r w:rsidRPr="00296304">
              <w:rPr>
                <w:rFonts w:cs="Angsana New"/>
              </w:rPr>
              <w:t xml:space="preserve">SPD Promotion Catalog </w:t>
            </w:r>
            <w:r w:rsidRPr="00296304">
              <w:rPr>
                <w:rFonts w:cs="CordiaUPC"/>
                <w:cs/>
              </w:rPr>
              <w:t>(</w:t>
            </w:r>
            <w:r w:rsidRPr="00296304">
              <w:rPr>
                <w:rFonts w:cs="Angsana New"/>
              </w:rPr>
              <w:t>SOSD</w:t>
            </w:r>
            <w:r w:rsidRPr="00296304">
              <w:rPr>
                <w:rFonts w:cs="CordiaUPC"/>
                <w:cs/>
              </w:rPr>
              <w:t>)</w:t>
            </w:r>
            <w:r>
              <w:rPr>
                <w:rFonts w:cs="CordiaUPC"/>
                <w:cs/>
              </w:rPr>
              <w:t xml:space="preserve">" </w:t>
            </w:r>
            <w:r>
              <w:rPr>
                <w:rFonts w:hint="cs" w:cs="Angsana New"/>
                <w:cs/>
              </w:rPr>
              <w:t xml:space="preserve">เมื่อเลือก </w:t>
            </w:r>
            <w:r w:rsidRPr="00296304">
              <w:rPr>
                <w:rFonts w:cs="Angsana New"/>
                <w:cs/>
              </w:rPr>
              <w:t>"</w:t>
            </w:r>
            <w:r w:rsidRPr="00296304">
              <w:rPr>
                <w:rFonts w:cs="Angsana New"/>
              </w:rPr>
              <w:t>AIS Shop</w:t>
            </w:r>
            <w:r w:rsidRPr="00296304">
              <w:rPr>
                <w:rFonts w:cs="CordiaUPC"/>
                <w:cs/>
              </w:rPr>
              <w:t xml:space="preserve">" </w:t>
            </w:r>
            <w:r>
              <w:rPr>
                <w:rFonts w:hint="cs" w:cs="Angsana New"/>
                <w:cs/>
              </w:rPr>
              <w:t>และ</w:t>
            </w:r>
            <w:r w:rsidRPr="00296304">
              <w:rPr>
                <w:rFonts w:cs="CordiaUPC"/>
                <w:cs/>
              </w:rPr>
              <w:t xml:space="preserve"> "</w:t>
            </w:r>
            <w:r w:rsidRPr="00296304">
              <w:rPr>
                <w:rFonts w:cs="Angsana New"/>
              </w:rPr>
              <w:t>Telewiz</w:t>
            </w:r>
            <w:r w:rsidRPr="00296304">
              <w:rPr>
                <w:rFonts w:cs="CordiaUPC"/>
                <w:cs/>
              </w:rPr>
              <w:t>"</w:t>
            </w:r>
          </w:p>
          <w:p w:rsidR="00296304" w:rsidP="00856C9D" w:rsidRDefault="00296304" w14:paraId="634A638D" w14:textId="1F65E559">
            <w:pPr>
              <w:rPr>
                <w:rFonts w:cs="Angsana New"/>
              </w:rPr>
            </w:pPr>
            <w:r>
              <w:rPr>
                <w:rFonts w:hint="cs" w:cs="Angsana New"/>
                <w:cs/>
              </w:rPr>
              <w:t xml:space="preserve">จะแสดงก็ต่อเมื่อ </w:t>
            </w:r>
            <w:r>
              <w:rPr>
                <w:rFonts w:cs="Angsana New"/>
              </w:rPr>
              <w:t xml:space="preserve">Customer Type </w:t>
            </w:r>
            <w:r>
              <w:rPr>
                <w:rFonts w:cs="CordiaUPC"/>
                <w:cs/>
              </w:rPr>
              <w:t>= “</w:t>
            </w:r>
            <w:r>
              <w:rPr>
                <w:rFonts w:cs="Angsana New"/>
              </w:rPr>
              <w:t>Pre</w:t>
            </w:r>
            <w:r>
              <w:rPr>
                <w:rFonts w:cs="CordiaUPC"/>
                <w:cs/>
              </w:rPr>
              <w:t>-</w:t>
            </w:r>
            <w:r>
              <w:rPr>
                <w:rFonts w:cs="Angsana New"/>
              </w:rPr>
              <w:t>paid</w:t>
            </w:r>
            <w:r>
              <w:rPr>
                <w:rFonts w:cs="CordiaUPC"/>
                <w:cs/>
              </w:rPr>
              <w:t>”</w:t>
            </w:r>
          </w:p>
        </w:tc>
        <w:tc>
          <w:tcPr>
            <w:tcW w:w="735" w:type="pct"/>
          </w:tcPr>
          <w:p w:rsidR="00296304" w:rsidP="00856C9D" w:rsidRDefault="00296304" w14:paraId="37DA16C7" w14:textId="336481E8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B41E39" w:rsidTr="008C63F1" w14:paraId="2B26F387" w14:textId="77777777">
        <w:tc>
          <w:tcPr>
            <w:tcW w:w="5000" w:type="pct"/>
            <w:gridSpan w:val="4"/>
            <w:shd w:val="clear" w:color="auto" w:fill="C2D69B" w:themeFill="accent3" w:themeFillTint="99"/>
          </w:tcPr>
          <w:p w:rsidR="00B41E39" w:rsidP="00B41E39" w:rsidRDefault="00B41E39" w14:paraId="2748B3D0" w14:textId="38B29230">
            <w:pPr>
              <w:pStyle w:val="HeaderTable"/>
            </w:pPr>
            <w:r>
              <w:t>Human Touch Point Detail Section</w:t>
            </w:r>
          </w:p>
        </w:tc>
      </w:tr>
      <w:tr w:rsidR="00B41E39" w:rsidTr="00856C9D" w14:paraId="0703CC20" w14:textId="77777777">
        <w:tc>
          <w:tcPr>
            <w:tcW w:w="777" w:type="pct"/>
          </w:tcPr>
          <w:p w:rsidRPr="000C4DB8" w:rsidR="00B41E39" w:rsidP="00B41E39" w:rsidRDefault="00B41E39" w14:paraId="54355E45" w14:textId="77777777">
            <w:r>
              <w:t>00001</w:t>
            </w:r>
          </w:p>
        </w:tc>
        <w:tc>
          <w:tcPr>
            <w:tcW w:w="1627" w:type="pct"/>
          </w:tcPr>
          <w:p w:rsidRPr="00E02D8D" w:rsidR="00B41E39" w:rsidP="00B41E39" w:rsidRDefault="00B41E39" w14:paraId="1E6E5C14" w14:textId="2446B8F9">
            <w:pPr>
              <w:rPr>
                <w:rFonts w:cs="CordiaUPC"/>
              </w:rPr>
            </w:pPr>
            <w:r>
              <w:rPr>
                <w:rFonts w:cs="CordiaUPC"/>
              </w:rPr>
              <w:t>Sale Channel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Pr="00792590" w:rsidR="00B41E39" w:rsidP="00B41E39" w:rsidRDefault="00B41E39" w14:paraId="0ACF2B08" w14:textId="30DB0F2B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saleChannel </w:t>
            </w:r>
            <w:r>
              <w:rPr>
                <w:rFonts w:hint="cs" w:cs="Angsana New"/>
                <w:cs/>
              </w:rPr>
              <w:t xml:space="preserve">จะต้องเป็น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="00B41E39" w:rsidP="00B41E39" w:rsidRDefault="00B41E39" w14:paraId="48B29B7C" w14:textId="16B26E67">
            <w:pPr>
              <w:rPr>
                <w:rFonts w:cs="CordiaUPC"/>
                <w:szCs w:val="36"/>
              </w:rPr>
            </w:pPr>
          </w:p>
        </w:tc>
      </w:tr>
      <w:tr w:rsidR="00B41E39" w:rsidTr="00856C9D" w14:paraId="7026AC71" w14:textId="77777777">
        <w:tc>
          <w:tcPr>
            <w:tcW w:w="777" w:type="pct"/>
          </w:tcPr>
          <w:p w:rsidR="00B41E39" w:rsidP="00B41E39" w:rsidRDefault="00B41E39" w14:paraId="651D590E" w14:textId="564228ED">
            <w:pPr>
              <w:rPr>
                <w:cs/>
              </w:rPr>
            </w:pPr>
            <w:r>
              <w:t>00001</w:t>
            </w:r>
          </w:p>
        </w:tc>
        <w:tc>
          <w:tcPr>
            <w:tcW w:w="1627" w:type="pct"/>
          </w:tcPr>
          <w:p w:rsidR="00B41E39" w:rsidP="00B41E39" w:rsidRDefault="00B41E39" w14:paraId="31EE4860" w14:textId="35E2CD9F">
            <w:pPr>
              <w:rPr>
                <w:rFonts w:cs="CordiaUPC"/>
              </w:rPr>
            </w:pPr>
            <w:r>
              <w:rPr>
                <w:rFonts w:cs="CordiaUPC"/>
              </w:rPr>
              <w:t>Description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B41E39" w:rsidP="00B41E39" w:rsidRDefault="00B41E39" w14:paraId="7D4E7F24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Description </w:t>
            </w:r>
            <w:r>
              <w:rPr>
                <w:rFonts w:hint="cs" w:cs="Angsana New"/>
                <w:cs/>
              </w:rPr>
              <w:t xml:space="preserve">จะต้องเป็น </w:t>
            </w:r>
            <w:r>
              <w:rPr>
                <w:rFonts w:cs="CordiaUPC"/>
              </w:rPr>
              <w:t>Mandatory</w:t>
            </w:r>
          </w:p>
          <w:p w:rsidR="00B41E39" w:rsidP="00B41E39" w:rsidRDefault="00B41E39" w14:paraId="1D5B5FFF" w14:textId="39F11E62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Visible </w:t>
            </w:r>
            <w:r>
              <w:rPr>
                <w:rFonts w:hint="cs" w:cs="CordiaUPC"/>
                <w:cs/>
              </w:rPr>
              <w:t xml:space="preserve">เมื่อ </w:t>
            </w:r>
            <w:r>
              <w:t>sale_channel</w:t>
            </w:r>
            <w:r>
              <w:rPr>
                <w:rFonts w:cs="CordiaUPC"/>
                <w:cs/>
              </w:rPr>
              <w:t>.</w:t>
            </w:r>
            <w:r>
              <w:t>require_rom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CordiaUPC"/>
                <w:cs/>
              </w:rPr>
              <w:t>ไม่ใช่ “</w:t>
            </w:r>
            <w:r>
              <w:t>Y</w:t>
            </w:r>
            <w:r>
              <w:rPr>
                <w:rFonts w:cs="CordiaUPC"/>
                <w:cs/>
              </w:rPr>
              <w:t>”</w:t>
            </w:r>
          </w:p>
        </w:tc>
        <w:tc>
          <w:tcPr>
            <w:tcW w:w="735" w:type="pct"/>
          </w:tcPr>
          <w:p w:rsidR="00B41E39" w:rsidP="00B41E39" w:rsidRDefault="00B41E39" w14:paraId="557E7A4D" w14:textId="31A570BC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913423" w:rsidTr="00856C9D" w14:paraId="4CF0B48C" w14:textId="77777777">
        <w:tc>
          <w:tcPr>
            <w:tcW w:w="777" w:type="pct"/>
          </w:tcPr>
          <w:p w:rsidR="00913423" w:rsidP="00913423" w:rsidRDefault="00913423" w14:paraId="3272738A" w14:textId="53B63BD7">
            <w:r>
              <w:t>00001</w:t>
            </w:r>
          </w:p>
        </w:tc>
        <w:tc>
          <w:tcPr>
            <w:tcW w:w="1627" w:type="pct"/>
          </w:tcPr>
          <w:p w:rsidR="00913423" w:rsidP="00913423" w:rsidRDefault="00913423" w14:paraId="6BC75138" w14:textId="112283CC">
            <w:pPr>
              <w:rPr>
                <w:rFonts w:cs="CordiaUPC"/>
              </w:rPr>
            </w:pPr>
            <w:r>
              <w:rPr>
                <w:rFonts w:cs="CordiaUPC"/>
              </w:rPr>
              <w:t>ROM Price is required</w:t>
            </w:r>
            <w:r>
              <w:rPr>
                <w:rFonts w:cs="CordiaUPC"/>
                <w:cs/>
              </w:rPr>
              <w:t>.</w:t>
            </w:r>
          </w:p>
        </w:tc>
        <w:tc>
          <w:tcPr>
            <w:tcW w:w="1861" w:type="pct"/>
          </w:tcPr>
          <w:p w:rsidR="00913423" w:rsidP="00913423" w:rsidRDefault="00913423" w14:paraId="7426D0AB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ROM Price </w:t>
            </w:r>
            <w:r>
              <w:rPr>
                <w:rFonts w:hint="cs" w:cs="Angsana New"/>
                <w:cs/>
              </w:rPr>
              <w:t xml:space="preserve">จะต้องเป็น </w:t>
            </w:r>
            <w:r>
              <w:rPr>
                <w:rFonts w:cs="CordiaUPC"/>
              </w:rPr>
              <w:t>Mandatory</w:t>
            </w:r>
          </w:p>
          <w:p w:rsidR="00913423" w:rsidP="00913423" w:rsidRDefault="00913423" w14:paraId="5883B43F" w14:textId="10202CBB">
            <w:pPr>
              <w:rPr>
                <w:rFonts w:cs="CordiaUPC"/>
              </w:rPr>
            </w:pPr>
            <w:r>
              <w:rPr>
                <w:rFonts w:hint="cs"/>
                <w:cs/>
              </w:rPr>
              <w:t xml:space="preserve">จะ </w:t>
            </w:r>
            <w:r>
              <w:t xml:space="preserve">Check </w:t>
            </w:r>
            <w:r>
              <w:rPr>
                <w:rFonts w:hint="cs"/>
                <w:cs/>
              </w:rPr>
              <w:t xml:space="preserve">ก็ต่อเมื่อ </w:t>
            </w:r>
            <w:r>
              <w:t>sale_channel</w:t>
            </w:r>
            <w:r>
              <w:rPr>
                <w:rFonts w:cs="CordiaUPC"/>
                <w:cs/>
              </w:rPr>
              <w:t>.</w:t>
            </w:r>
            <w:r>
              <w:t>require_rom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CordiaUPC"/>
                <w:cs/>
              </w:rPr>
              <w:t>= “</w:t>
            </w:r>
            <w:r>
              <w:t>Y</w:t>
            </w:r>
            <w:r>
              <w:rPr>
                <w:rFonts w:cs="CordiaUPC"/>
                <w:cs/>
              </w:rPr>
              <w:t>”</w:t>
            </w:r>
          </w:p>
        </w:tc>
        <w:tc>
          <w:tcPr>
            <w:tcW w:w="735" w:type="pct"/>
          </w:tcPr>
          <w:p w:rsidR="00913423" w:rsidP="00913423" w:rsidRDefault="00913423" w14:paraId="4FA6CC19" w14:textId="3D60B81B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913423" w:rsidTr="00856C9D" w14:paraId="0E94D255" w14:textId="77777777">
        <w:tc>
          <w:tcPr>
            <w:tcW w:w="5000" w:type="pct"/>
            <w:gridSpan w:val="4"/>
            <w:shd w:val="clear" w:color="auto" w:fill="C2D69B" w:themeFill="accent3" w:themeFillTint="99"/>
          </w:tcPr>
          <w:p w:rsidR="00913423" w:rsidP="00913423" w:rsidRDefault="00913423" w14:paraId="37BAA691" w14:textId="0788D860">
            <w:pPr>
              <w:pStyle w:val="HeaderTable"/>
            </w:pPr>
            <w:r>
              <w:t>End Human Touch Point Detail Section</w:t>
            </w:r>
          </w:p>
        </w:tc>
      </w:tr>
    </w:tbl>
    <w:p w:rsidR="00856C9D" w:rsidP="00BB3F68" w:rsidRDefault="00856C9D" w14:paraId="3CD41293" w14:textId="77777777">
      <w:pPr>
        <w:pStyle w:val="Heading3"/>
        <w:numPr>
          <w:ilvl w:val="0"/>
          <w:numId w:val="38"/>
        </w:numPr>
        <w:spacing w:after="240"/>
        <w:rPr>
          <w:rFonts w:ascii="CordiaUPC" w:hAnsi="CordiaUPC" w:cs="CordiaUPC"/>
          <w:sz w:val="32"/>
          <w:szCs w:val="32"/>
        </w:rPr>
      </w:pPr>
      <w:r w:rsidRPr="008979A8">
        <w:rPr>
          <w:rFonts w:ascii="CordiaUPC" w:hAnsi="CordiaUPC" w:cs="CordiaUPC"/>
          <w:sz w:val="32"/>
          <w:szCs w:val="32"/>
        </w:rPr>
        <w:t>Mapping to DB</w:t>
      </w:r>
    </w:p>
    <w:tbl>
      <w:tblPr>
        <w:tblW w:w="4977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348"/>
        <w:gridCol w:w="2486"/>
        <w:gridCol w:w="4141"/>
      </w:tblGrid>
      <w:tr w:rsidR="00856C9D" w:rsidTr="00856C9D" w14:paraId="7AD83535" w14:textId="77777777">
        <w:trPr>
          <w:tblHeader/>
        </w:trPr>
        <w:tc>
          <w:tcPr>
            <w:tcW w:w="1308" w:type="pct"/>
            <w:shd w:val="clear" w:color="auto" w:fill="EEECE1" w:themeFill="background2"/>
            <w:vAlign w:val="center"/>
          </w:tcPr>
          <w:p w:rsidR="00856C9D" w:rsidP="00856C9D" w:rsidRDefault="00856C9D" w14:paraId="2ED965D9" w14:textId="77777777">
            <w:pPr>
              <w:rPr>
                <w:rFonts w:cs="CordiaUPC"/>
              </w:rPr>
            </w:pPr>
            <w:r w:rsidRPr="008979A8">
              <w:rPr>
                <w:rFonts w:cs="CordiaUPC"/>
                <w:b/>
                <w:bCs/>
              </w:rPr>
              <w:t>Database Table</w:t>
            </w:r>
          </w:p>
        </w:tc>
        <w:tc>
          <w:tcPr>
            <w:tcW w:w="1385" w:type="pct"/>
            <w:shd w:val="clear" w:color="auto" w:fill="EEECE1" w:themeFill="background2"/>
          </w:tcPr>
          <w:p w:rsidR="00856C9D" w:rsidP="00856C9D" w:rsidRDefault="00856C9D" w14:paraId="65250481" w14:textId="77777777">
            <w:pPr>
              <w:rPr>
                <w:rFonts w:cs="CordiaUPC"/>
                <w:szCs w:val="36"/>
              </w:rPr>
            </w:pPr>
            <w:r w:rsidRPr="008979A8">
              <w:rPr>
                <w:rFonts w:cs="CordiaUPC"/>
                <w:b/>
                <w:bCs/>
              </w:rPr>
              <w:t>Database Column</w:t>
            </w:r>
          </w:p>
        </w:tc>
        <w:tc>
          <w:tcPr>
            <w:tcW w:w="2307" w:type="pct"/>
            <w:shd w:val="clear" w:color="auto" w:fill="EEECE1" w:themeFill="background2"/>
            <w:vAlign w:val="center"/>
          </w:tcPr>
          <w:p w:rsidR="00856C9D" w:rsidP="00856C9D" w:rsidRDefault="00856C9D" w14:paraId="582ABE6D" w14:textId="77777777">
            <w:pPr>
              <w:rPr>
                <w:rFonts w:cs="CordiaUPC"/>
                <w:cs/>
              </w:rPr>
            </w:pPr>
            <w:r w:rsidRPr="008979A8">
              <w:rPr>
                <w:rFonts w:cs="CordiaUPC"/>
                <w:b/>
                <w:bCs/>
              </w:rPr>
              <w:t>Field on Screen</w:t>
            </w:r>
          </w:p>
        </w:tc>
      </w:tr>
      <w:tr w:rsidR="00856C9D" w:rsidTr="00856C9D" w14:paraId="35615BBB" w14:textId="77777777">
        <w:tc>
          <w:tcPr>
            <w:tcW w:w="1308" w:type="pct"/>
            <w:vMerge w:val="restart"/>
          </w:tcPr>
          <w:p w:rsidR="00856C9D" w:rsidP="00856C9D" w:rsidRDefault="00856C9D" w14:paraId="537E3BBF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MASS_HUMAN_TOUCH_POINT</w:t>
            </w:r>
          </w:p>
        </w:tc>
        <w:tc>
          <w:tcPr>
            <w:tcW w:w="1385" w:type="pct"/>
          </w:tcPr>
          <w:p w:rsidR="00856C9D" w:rsidP="00856C9D" w:rsidRDefault="00856C9D" w14:paraId="2CC6F437" w14:textId="77777777">
            <w:pPr>
              <w:spacing w:after="0"/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ROW_ID</w:t>
            </w:r>
          </w:p>
        </w:tc>
        <w:tc>
          <w:tcPr>
            <w:tcW w:w="2307" w:type="pct"/>
          </w:tcPr>
          <w:p w:rsidR="00856C9D" w:rsidP="00856C9D" w:rsidRDefault="00856C9D" w14:paraId="6793B60C" w14:textId="77777777">
            <w:pPr>
              <w:spacing w:after="0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ครั้งแรก</w:t>
            </w:r>
          </w:p>
          <w:p w:rsidR="00856C9D" w:rsidP="00856C9D" w:rsidRDefault="00856C9D" w14:paraId="28BBE2EC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ให้ระบบ </w:t>
            </w:r>
            <w:r>
              <w:rPr>
                <w:rFonts w:cs="CordiaUPC"/>
              </w:rPr>
              <w:t xml:space="preserve">Auto Generate </w:t>
            </w:r>
          </w:p>
          <w:p w:rsidR="00856C9D" w:rsidP="00856C9D" w:rsidRDefault="00856C9D" w14:paraId="4AFD352D" w14:textId="77777777">
            <w:pPr>
              <w:spacing w:after="0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ครั้งถัดไป</w:t>
            </w:r>
          </w:p>
          <w:p w:rsidR="00856C9D" w:rsidP="00856C9D" w:rsidRDefault="00856C9D" w14:paraId="6EEDD716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ให้ใช้ </w:t>
            </w:r>
            <w:r>
              <w:rPr>
                <w:rFonts w:cs="CordiaUPC"/>
              </w:rPr>
              <w:t xml:space="preserve">Row ID </w:t>
            </w:r>
            <w:r>
              <w:rPr>
                <w:rFonts w:hint="cs" w:cs="Angsana New"/>
                <w:cs/>
              </w:rPr>
              <w:t>เดิม</w:t>
            </w:r>
          </w:p>
        </w:tc>
      </w:tr>
      <w:tr w:rsidR="00856C9D" w:rsidTr="00856C9D" w14:paraId="251C5536" w14:textId="77777777">
        <w:tc>
          <w:tcPr>
            <w:tcW w:w="1308" w:type="pct"/>
            <w:vMerge/>
          </w:tcPr>
          <w:p w:rsidR="00856C9D" w:rsidP="00856C9D" w:rsidRDefault="00856C9D" w14:paraId="7308EEC5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856C9D" w:rsidP="00856C9D" w:rsidRDefault="00A411EB" w14:paraId="38BCF39A" w14:textId="1B1DBD3C">
            <w:pPr>
              <w:spacing w:after="0"/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MASS</w:t>
            </w:r>
            <w:r w:rsidR="00856C9D">
              <w:rPr>
                <w:rFonts w:cs="CordiaUPC"/>
                <w:szCs w:val="36"/>
              </w:rPr>
              <w:t>_PO_DETAIL_ROW_ID</w:t>
            </w:r>
          </w:p>
        </w:tc>
        <w:tc>
          <w:tcPr>
            <w:tcW w:w="2307" w:type="pct"/>
          </w:tcPr>
          <w:p w:rsidR="00856C9D" w:rsidP="00856C9D" w:rsidRDefault="00856C9D" w14:paraId="43DA347C" w14:textId="5EF16549">
            <w:pPr>
              <w:rPr>
                <w:rFonts w:cs="CordiaUPC"/>
              </w:rPr>
            </w:pPr>
            <w:r w:rsidRPr="003B4253">
              <w:rPr>
                <w:rFonts w:cs="Angsana New"/>
                <w:cs/>
              </w:rPr>
              <w:t xml:space="preserve">ให้ใช้ </w:t>
            </w:r>
            <w:r w:rsidR="00A411EB">
              <w:rPr>
                <w:rFonts w:cs="CordiaUPC"/>
                <w:szCs w:val="36"/>
              </w:rPr>
              <w:t>MASS</w:t>
            </w:r>
            <w:r>
              <w:rPr>
                <w:rFonts w:cs="CordiaUPC"/>
                <w:szCs w:val="36"/>
              </w:rPr>
              <w:t>_PO_DETAIL</w:t>
            </w:r>
            <w:r w:rsidRPr="003B4253">
              <w:rPr>
                <w:rFonts w:cs="Angsana New"/>
                <w:cs/>
              </w:rPr>
              <w:t>.</w:t>
            </w:r>
            <w:r w:rsidRPr="003B4253">
              <w:rPr>
                <w:rFonts w:cs="CordiaUPC"/>
              </w:rPr>
              <w:t>ROW_ID</w:t>
            </w:r>
          </w:p>
        </w:tc>
      </w:tr>
      <w:tr w:rsidR="00856C9D" w:rsidTr="00856C9D" w14:paraId="35276377" w14:textId="77777777">
        <w:tc>
          <w:tcPr>
            <w:tcW w:w="1308" w:type="pct"/>
            <w:vMerge/>
          </w:tcPr>
          <w:p w:rsidR="00856C9D" w:rsidP="00856C9D" w:rsidRDefault="00856C9D" w14:paraId="4AFDBC21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856C9D" w:rsidP="00856C9D" w:rsidRDefault="00856C9D" w14:paraId="03270AB8" w14:textId="77777777">
            <w:pPr>
              <w:spacing w:after="0"/>
              <w:rPr>
                <w:rFonts w:cs="CordiaUPC"/>
                <w:szCs w:val="36"/>
              </w:rPr>
            </w:pPr>
            <w:r>
              <w:t>SALE_CHANNEL</w:t>
            </w:r>
          </w:p>
        </w:tc>
        <w:tc>
          <w:tcPr>
            <w:tcW w:w="2307" w:type="pct"/>
          </w:tcPr>
          <w:p w:rsidR="00856C9D" w:rsidP="00856C9D" w:rsidRDefault="00856C9D" w14:paraId="0BD2E853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humanTouchPoint</w:t>
            </w:r>
          </w:p>
        </w:tc>
      </w:tr>
      <w:tr w:rsidR="00856C9D" w:rsidTr="00856C9D" w14:paraId="1DD74272" w14:textId="77777777">
        <w:tc>
          <w:tcPr>
            <w:tcW w:w="1308" w:type="pct"/>
            <w:vMerge/>
          </w:tcPr>
          <w:p w:rsidR="00856C9D" w:rsidP="00856C9D" w:rsidRDefault="00856C9D" w14:paraId="431F9640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856C9D" w:rsidP="00856C9D" w:rsidRDefault="00856C9D" w14:paraId="2DD3F187" w14:textId="77777777">
            <w:pPr>
              <w:spacing w:after="0"/>
            </w:pPr>
            <w:r>
              <w:t>DESCRIPTION</w:t>
            </w:r>
          </w:p>
        </w:tc>
        <w:tc>
          <w:tcPr>
            <w:tcW w:w="2307" w:type="pct"/>
          </w:tcPr>
          <w:p w:rsidR="00856C9D" w:rsidP="00856C9D" w:rsidRDefault="00856C9D" w14:paraId="36E582CA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event </w:t>
            </w:r>
            <w:r>
              <w:rPr>
                <w:rFonts w:hint="cs" w:cs="Angsana New"/>
                <w:cs/>
              </w:rPr>
              <w:t xml:space="preserve">หรือ </w:t>
            </w:r>
            <w:r>
              <w:rPr>
                <w:rFonts w:cs="CordiaUPC"/>
              </w:rPr>
              <w:t xml:space="preserve">selectiveChannelLocation </w:t>
            </w:r>
            <w:r>
              <w:rPr>
                <w:rFonts w:hint="cs"/>
                <w:cs/>
              </w:rPr>
              <w:t xml:space="preserve">ขึ้นอยู่กับ </w:t>
            </w:r>
            <w:r>
              <w:rPr>
                <w:rFonts w:cs="CordiaUPC"/>
              </w:rPr>
              <w:t>humanTouchPoint</w:t>
            </w:r>
            <w:r>
              <w:rPr>
                <w:rFonts w:hint="cs"/>
                <w:cs/>
              </w:rPr>
              <w:t xml:space="preserve"> ของ </w:t>
            </w:r>
            <w:r>
              <w:t xml:space="preserve">Row </w:t>
            </w:r>
            <w:r>
              <w:rPr>
                <w:rFonts w:hint="cs"/>
                <w:cs/>
              </w:rPr>
              <w:t>นั้นๆ</w:t>
            </w:r>
          </w:p>
        </w:tc>
      </w:tr>
      <w:tr w:rsidR="00856C9D" w:rsidTr="00856C9D" w14:paraId="478DF74A" w14:textId="77777777">
        <w:tc>
          <w:tcPr>
            <w:tcW w:w="1308" w:type="pct"/>
            <w:vMerge/>
          </w:tcPr>
          <w:p w:rsidR="00856C9D" w:rsidP="00856C9D" w:rsidRDefault="00856C9D" w14:paraId="661CD8B1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856C9D" w:rsidP="00856C9D" w:rsidRDefault="00856C9D" w14:paraId="7BB1F0DD" w14:textId="77777777">
            <w:pPr>
              <w:spacing w:after="0"/>
              <w:rPr>
                <w:rFonts w:cs="CordiaUPC"/>
                <w:szCs w:val="36"/>
              </w:rPr>
            </w:pPr>
            <w:r>
              <w:t>ATTACHMENT</w:t>
            </w:r>
          </w:p>
        </w:tc>
        <w:tc>
          <w:tcPr>
            <w:tcW w:w="2307" w:type="pct"/>
          </w:tcPr>
          <w:p w:rsidR="00856C9D" w:rsidP="00856C9D" w:rsidRDefault="00856C9D" w14:paraId="74724412" w14:textId="77777777">
            <w:pPr>
              <w:spacing w:after="0"/>
              <w:rPr>
                <w:cs/>
              </w:rPr>
            </w:pPr>
            <w:r>
              <w:t xml:space="preserve">selectiveChannelAttachment </w:t>
            </w:r>
            <w:r>
              <w:rPr>
                <w:rFonts w:hint="cs"/>
                <w:cs/>
              </w:rPr>
              <w:t>หรือ</w:t>
            </w:r>
          </w:p>
          <w:p w:rsidRPr="001E18CB" w:rsidR="00856C9D" w:rsidP="00856C9D" w:rsidRDefault="00856C9D" w14:paraId="5EAA550F" w14:textId="77777777">
            <w:pPr>
              <w:spacing w:after="0"/>
            </w:pPr>
            <w:r>
              <w:t xml:space="preserve">Attachment </w:t>
            </w:r>
            <w:r>
              <w:rPr>
                <w:rFonts w:hint="cs"/>
                <w:cs/>
              </w:rPr>
              <w:t xml:space="preserve">ขึ้นอยู่กับ </w:t>
            </w:r>
            <w:r>
              <w:t>humanTouchPoint</w:t>
            </w:r>
            <w:r>
              <w:rPr>
                <w:rFonts w:hint="cs"/>
                <w:cs/>
              </w:rPr>
              <w:t xml:space="preserve"> ของ </w:t>
            </w:r>
            <w:r>
              <w:t xml:space="preserve">Row </w:t>
            </w:r>
            <w:r>
              <w:rPr>
                <w:rFonts w:hint="cs"/>
                <w:cs/>
              </w:rPr>
              <w:t>นั้นๆ</w:t>
            </w:r>
          </w:p>
        </w:tc>
      </w:tr>
      <w:tr w:rsidR="00856C9D" w:rsidTr="00856C9D" w14:paraId="77EC8F40" w14:textId="77777777">
        <w:tc>
          <w:tcPr>
            <w:tcW w:w="1308" w:type="pct"/>
            <w:vMerge/>
          </w:tcPr>
          <w:p w:rsidR="00856C9D" w:rsidP="00856C9D" w:rsidRDefault="00856C9D" w14:paraId="2C54BFBB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856C9D" w:rsidP="00856C9D" w:rsidRDefault="00856C9D" w14:paraId="4A4C2759" w14:textId="77777777">
            <w:r>
              <w:t>ATTACHMENT</w:t>
            </w:r>
          </w:p>
          <w:p w:rsidR="00856C9D" w:rsidP="00856C9D" w:rsidRDefault="00856C9D" w14:paraId="668E66EF" w14:textId="77777777">
            <w:pPr>
              <w:spacing w:after="0"/>
              <w:rPr>
                <w:rFonts w:cs="CordiaUPC"/>
                <w:szCs w:val="36"/>
              </w:rPr>
            </w:pPr>
            <w:r>
              <w:t>_DESCRIPTION</w:t>
            </w:r>
          </w:p>
        </w:tc>
        <w:tc>
          <w:tcPr>
            <w:tcW w:w="2307" w:type="pct"/>
          </w:tcPr>
          <w:p w:rsidR="00856C9D" w:rsidP="00856C9D" w:rsidRDefault="00856C9D" w14:paraId="000FC45B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attachmentDescription</w:t>
            </w:r>
          </w:p>
        </w:tc>
      </w:tr>
      <w:tr w:rsidR="00856C9D" w:rsidTr="00856C9D" w14:paraId="37EA9E0D" w14:textId="77777777">
        <w:tc>
          <w:tcPr>
            <w:tcW w:w="1308" w:type="pct"/>
            <w:vMerge/>
          </w:tcPr>
          <w:p w:rsidR="00856C9D" w:rsidP="00856C9D" w:rsidRDefault="00856C9D" w14:paraId="4940934C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856C9D" w:rsidP="00856C9D" w:rsidRDefault="00856C9D" w14:paraId="4D5F9443" w14:textId="77777777">
            <w:r>
              <w:t>ATTACHMENT_FULL_PATH</w:t>
            </w:r>
          </w:p>
        </w:tc>
        <w:tc>
          <w:tcPr>
            <w:tcW w:w="2307" w:type="pct"/>
          </w:tcPr>
          <w:p w:rsidR="00856C9D" w:rsidP="00856C9D" w:rsidRDefault="00856C9D" w14:paraId="66C7BD62" w14:textId="77777777">
            <w:pPr>
              <w:spacing w:after="0"/>
              <w:rPr>
                <w:cs/>
              </w:rPr>
            </w:pPr>
            <w:r>
              <w:t xml:space="preserve">selectiveChannelAttachmentFullPath </w:t>
            </w:r>
            <w:r>
              <w:rPr>
                <w:rFonts w:hint="cs"/>
                <w:cs/>
              </w:rPr>
              <w:t>หรือ</w:t>
            </w:r>
          </w:p>
          <w:p w:rsidR="00856C9D" w:rsidP="00856C9D" w:rsidRDefault="00856C9D" w14:paraId="17B939C9" w14:textId="77777777">
            <w:pPr>
              <w:rPr>
                <w:rFonts w:cs="CordiaUPC"/>
              </w:rPr>
            </w:pPr>
            <w:r>
              <w:t xml:space="preserve">AttachmentFullPath </w:t>
            </w:r>
            <w:r>
              <w:rPr>
                <w:rFonts w:hint="cs"/>
                <w:cs/>
              </w:rPr>
              <w:t xml:space="preserve">ขึ้นอยู่กับ </w:t>
            </w:r>
            <w:r>
              <w:t>humanTouchPoint</w:t>
            </w:r>
            <w:r>
              <w:rPr>
                <w:rFonts w:hint="cs"/>
                <w:cs/>
              </w:rPr>
              <w:t xml:space="preserve"> ของ </w:t>
            </w:r>
            <w:r>
              <w:t xml:space="preserve">Row </w:t>
            </w:r>
            <w:r>
              <w:rPr>
                <w:rFonts w:hint="cs"/>
                <w:cs/>
              </w:rPr>
              <w:t>นั้นๆ</w:t>
            </w:r>
          </w:p>
        </w:tc>
      </w:tr>
      <w:tr w:rsidR="00C43459" w:rsidTr="00856C9D" w14:paraId="4721B4E7" w14:textId="77777777">
        <w:tc>
          <w:tcPr>
            <w:tcW w:w="1308" w:type="pct"/>
            <w:vMerge w:val="restart"/>
          </w:tcPr>
          <w:p w:rsidR="00C43459" w:rsidP="00856C9D" w:rsidRDefault="00C43459" w14:paraId="6E8743BC" w14:textId="627E5F76">
            <w:pPr>
              <w:rPr>
                <w:rFonts w:cs="CordiaUPC"/>
              </w:rPr>
            </w:pPr>
            <w:r w:rsidRPr="008A30ED">
              <w:rPr>
                <w:rFonts w:cs="CordiaUPC"/>
              </w:rPr>
              <w:t>PO_FEE_MAPPING</w:t>
            </w:r>
          </w:p>
        </w:tc>
        <w:tc>
          <w:tcPr>
            <w:tcW w:w="1385" w:type="pct"/>
          </w:tcPr>
          <w:p w:rsidR="00C43459" w:rsidP="00856C9D" w:rsidRDefault="00C43459" w14:paraId="563E7124" w14:textId="2521135A">
            <w:r>
              <w:t>ROW_ID</w:t>
            </w:r>
          </w:p>
        </w:tc>
        <w:tc>
          <w:tcPr>
            <w:tcW w:w="2307" w:type="pct"/>
          </w:tcPr>
          <w:p w:rsidR="00C43459" w:rsidP="008803AA" w:rsidRDefault="00C43459" w14:paraId="00F0233D" w14:textId="77777777">
            <w:pPr>
              <w:spacing w:after="0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ครั้งแรก</w:t>
            </w:r>
          </w:p>
          <w:p w:rsidR="00C43459" w:rsidP="008803AA" w:rsidRDefault="00C43459" w14:paraId="17848FD6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ให้ระบบ </w:t>
            </w:r>
            <w:r>
              <w:rPr>
                <w:rFonts w:cs="CordiaUPC"/>
              </w:rPr>
              <w:t xml:space="preserve">Auto Generate </w:t>
            </w:r>
          </w:p>
          <w:p w:rsidR="00C43459" w:rsidP="008803AA" w:rsidRDefault="00C43459" w14:paraId="538ED2D1" w14:textId="77777777">
            <w:pPr>
              <w:spacing w:after="0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ครั้งถัดไป</w:t>
            </w:r>
          </w:p>
          <w:p w:rsidR="00C43459" w:rsidP="00856C9D" w:rsidRDefault="00C43459" w14:paraId="34875702" w14:textId="293A8B9C">
            <w:pPr>
              <w:spacing w:after="0"/>
            </w:pPr>
            <w:r>
              <w:rPr>
                <w:rFonts w:hint="cs" w:cs="Angsana New"/>
                <w:cs/>
              </w:rPr>
              <w:t xml:space="preserve">ให้ใช้ </w:t>
            </w:r>
            <w:r>
              <w:rPr>
                <w:rFonts w:cs="CordiaUPC"/>
              </w:rPr>
              <w:t xml:space="preserve">Row ID </w:t>
            </w:r>
            <w:r>
              <w:rPr>
                <w:rFonts w:hint="cs" w:cs="Angsana New"/>
                <w:cs/>
              </w:rPr>
              <w:t>เดิม</w:t>
            </w:r>
          </w:p>
        </w:tc>
      </w:tr>
      <w:tr w:rsidR="00C43459" w:rsidTr="00856C9D" w14:paraId="7A367FB7" w14:textId="77777777">
        <w:tc>
          <w:tcPr>
            <w:tcW w:w="1308" w:type="pct"/>
            <w:vMerge/>
          </w:tcPr>
          <w:p w:rsidR="00C43459" w:rsidP="00856C9D" w:rsidRDefault="00C43459" w14:paraId="7325DF33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C43459" w:rsidP="00856C9D" w:rsidRDefault="00C43459" w14:paraId="0EF0AD34" w14:textId="460A9C37">
            <w:r>
              <w:t>PO_ROW_ID</w:t>
            </w:r>
          </w:p>
        </w:tc>
        <w:tc>
          <w:tcPr>
            <w:tcW w:w="2307" w:type="pct"/>
          </w:tcPr>
          <w:p w:rsidR="00C43459" w:rsidP="00C43459" w:rsidRDefault="00C43459" w14:paraId="4231592A" w14:textId="7FC92016">
            <w:pPr>
              <w:spacing w:after="0"/>
            </w:pPr>
            <w:r w:rsidRPr="003B4253">
              <w:rPr>
                <w:rFonts w:cs="Angsana New"/>
                <w:cs/>
              </w:rPr>
              <w:t xml:space="preserve">ให้ใช้ </w:t>
            </w:r>
            <w:r>
              <w:rPr>
                <w:rFonts w:cs="CordiaUPC"/>
              </w:rPr>
              <w:t>PLM_PO</w:t>
            </w:r>
            <w:r>
              <w:rPr>
                <w:rFonts w:cs="Angsana New"/>
                <w:cs/>
              </w:rPr>
              <w:t>.</w:t>
            </w:r>
            <w:r>
              <w:rPr>
                <w:rFonts w:cs="CordiaUPC"/>
              </w:rPr>
              <w:t>ROW_ID</w:t>
            </w:r>
          </w:p>
        </w:tc>
      </w:tr>
      <w:tr w:rsidR="00C43459" w:rsidTr="00856C9D" w14:paraId="58F38EAC" w14:textId="77777777">
        <w:tc>
          <w:tcPr>
            <w:tcW w:w="1308" w:type="pct"/>
            <w:vMerge/>
          </w:tcPr>
          <w:p w:rsidR="00C43459" w:rsidP="00856C9D" w:rsidRDefault="00C43459" w14:paraId="17CE790F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C43459" w:rsidP="00856C9D" w:rsidRDefault="00C43459" w14:paraId="6706E560" w14:textId="4967307B">
            <w:r>
              <w:t>PO_GROUP</w:t>
            </w:r>
          </w:p>
        </w:tc>
        <w:tc>
          <w:tcPr>
            <w:tcW w:w="2307" w:type="pct"/>
          </w:tcPr>
          <w:p w:rsidR="00C43459" w:rsidP="00856C9D" w:rsidRDefault="00C43459" w14:paraId="0E9A852B" w14:textId="16BBB3E1">
            <w:pPr>
              <w:spacing w:after="0"/>
            </w:pPr>
            <w:r>
              <w:rPr>
                <w:rFonts w:cs="CordiaUPC"/>
              </w:rPr>
              <w:t>poGroup</w:t>
            </w:r>
          </w:p>
        </w:tc>
      </w:tr>
      <w:tr w:rsidR="00C43459" w:rsidTr="00856C9D" w14:paraId="33F12156" w14:textId="77777777">
        <w:tc>
          <w:tcPr>
            <w:tcW w:w="1308" w:type="pct"/>
            <w:vMerge/>
          </w:tcPr>
          <w:p w:rsidR="00C43459" w:rsidP="00856C9D" w:rsidRDefault="00C43459" w14:paraId="7F9FB537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C43459" w:rsidP="00856C9D" w:rsidRDefault="00C43459" w14:paraId="2CF7FCDD" w14:textId="44989F8F">
            <w:r>
              <w:t>PO_FEE _DETAIL_ROW_ID</w:t>
            </w:r>
          </w:p>
        </w:tc>
        <w:tc>
          <w:tcPr>
            <w:tcW w:w="2307" w:type="pct"/>
          </w:tcPr>
          <w:p w:rsidR="00C43459" w:rsidP="00856C9D" w:rsidRDefault="00C43459" w14:paraId="40AC7AD5" w14:textId="2E2DF715">
            <w:pPr>
              <w:spacing w:after="0"/>
              <w:rPr>
                <w:rFonts w:cs="CordiaUPC"/>
              </w:rPr>
            </w:pPr>
            <w:r w:rsidRPr="003B4253">
              <w:rPr>
                <w:rFonts w:cs="Angsana New"/>
                <w:cs/>
              </w:rPr>
              <w:t xml:space="preserve">ให้ใช้ </w:t>
            </w:r>
            <w:r>
              <w:rPr>
                <w:rFonts w:cs="CordiaUPC"/>
              </w:rPr>
              <w:t>PO_FEE_DETAIL</w:t>
            </w:r>
            <w:r w:rsidRPr="003B4253">
              <w:rPr>
                <w:rFonts w:cs="Angsana New"/>
                <w:cs/>
              </w:rPr>
              <w:t>.</w:t>
            </w:r>
            <w:r w:rsidRPr="003B4253">
              <w:rPr>
                <w:rFonts w:cs="CordiaUPC"/>
              </w:rPr>
              <w:t>ROW_ID</w:t>
            </w:r>
            <w:r>
              <w:rPr>
                <w:rFonts w:hint="cs" w:cs="Angsana New"/>
                <w:cs/>
              </w:rPr>
              <w:t xml:space="preserve"> ที่เลือกมา</w:t>
            </w:r>
          </w:p>
        </w:tc>
      </w:tr>
      <w:tr w:rsidR="00C43459" w:rsidTr="00856C9D" w14:paraId="7AF0BF32" w14:textId="77777777">
        <w:tc>
          <w:tcPr>
            <w:tcW w:w="1308" w:type="pct"/>
            <w:vMerge/>
          </w:tcPr>
          <w:p w:rsidR="00C43459" w:rsidP="00856C9D" w:rsidRDefault="00C43459" w14:paraId="39452191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C43459" w:rsidP="00856C9D" w:rsidRDefault="00C43459" w14:paraId="2C258D9F" w14:textId="00E3E8A3">
            <w:r>
              <w:t>STATUS</w:t>
            </w:r>
          </w:p>
        </w:tc>
        <w:tc>
          <w:tcPr>
            <w:tcW w:w="2307" w:type="pct"/>
          </w:tcPr>
          <w:p w:rsidRPr="003B4253" w:rsidR="00C43459" w:rsidP="00856C9D" w:rsidRDefault="00C43459" w14:paraId="37B6CD5A" w14:textId="42607847">
            <w:pPr>
              <w:spacing w:after="0"/>
              <w:rPr>
                <w:rFonts w:cs="CordiaUPC"/>
                <w:cs/>
              </w:rPr>
            </w:pPr>
            <w:r>
              <w:rPr>
                <w:rFonts w:cs="CordiaUPC"/>
              </w:rPr>
              <w:t xml:space="preserve">Default Value </w:t>
            </w:r>
            <w:r>
              <w:rPr>
                <w:rFonts w:cs="Angsana New"/>
                <w:cs/>
              </w:rPr>
              <w:t>: “</w:t>
            </w:r>
            <w:r>
              <w:rPr>
                <w:rFonts w:cs="CordiaUPC"/>
              </w:rPr>
              <w:t>Draft</w:t>
            </w:r>
            <w:r>
              <w:rPr>
                <w:rFonts w:cs="Angsana New"/>
                <w:cs/>
              </w:rPr>
              <w:t>”</w:t>
            </w:r>
          </w:p>
        </w:tc>
      </w:tr>
      <w:tr w:rsidR="00C43459" w:rsidTr="00856C9D" w14:paraId="2903BFD2" w14:textId="77777777">
        <w:tc>
          <w:tcPr>
            <w:tcW w:w="1308" w:type="pct"/>
            <w:vMerge/>
          </w:tcPr>
          <w:p w:rsidR="00C43459" w:rsidP="00856C9D" w:rsidRDefault="00C43459" w14:paraId="22B30237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C43459" w:rsidP="00856C9D" w:rsidRDefault="00C43459" w14:paraId="4868CFB9" w14:textId="63622666">
            <w:r>
              <w:t>CHANNEL</w:t>
            </w:r>
          </w:p>
        </w:tc>
        <w:tc>
          <w:tcPr>
            <w:tcW w:w="2307" w:type="pct"/>
          </w:tcPr>
          <w:p w:rsidR="00C43459" w:rsidP="00856C9D" w:rsidRDefault="00C43459" w14:paraId="77F5BA94" w14:textId="0533A0E8">
            <w:pPr>
              <w:spacing w:after="0"/>
              <w:rPr>
                <w:rFonts w:cs="CordiaUPC"/>
              </w:rPr>
            </w:pPr>
            <w:r>
              <w:rPr>
                <w:rFonts w:cs="CordiaUPC"/>
              </w:rPr>
              <w:t>saleChannel</w:t>
            </w:r>
          </w:p>
        </w:tc>
      </w:tr>
      <w:tr w:rsidR="00C43459" w:rsidTr="00856C9D" w14:paraId="2ED43684" w14:textId="77777777">
        <w:tc>
          <w:tcPr>
            <w:tcW w:w="1308" w:type="pct"/>
            <w:vMerge/>
          </w:tcPr>
          <w:p w:rsidR="00C43459" w:rsidP="00856C9D" w:rsidRDefault="00C43459" w14:paraId="466BE659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C43459" w:rsidP="00856C9D" w:rsidRDefault="00C43459" w14:paraId="3470BD6C" w14:textId="0E89C705">
            <w:r>
              <w:t>PO_ENH_ROW_ID</w:t>
            </w:r>
          </w:p>
        </w:tc>
        <w:tc>
          <w:tcPr>
            <w:tcW w:w="2307" w:type="pct"/>
          </w:tcPr>
          <w:p w:rsidR="00C43459" w:rsidP="00856C9D" w:rsidRDefault="00C43459" w14:paraId="641FB0F3" w14:textId="56A4D3F2">
            <w:pPr>
              <w:spacing w:after="0"/>
              <w:rPr>
                <w:rFonts w:cs="CordiaUPC"/>
              </w:rPr>
            </w:pPr>
            <w:r w:rsidRPr="00A45223">
              <w:rPr>
                <w:rFonts w:cs="Angsana New"/>
                <w:cs/>
              </w:rPr>
              <w:t xml:space="preserve">ให้ใช้ </w:t>
            </w:r>
            <w:r>
              <w:rPr>
                <w:rFonts w:cs="CordiaUPC"/>
              </w:rPr>
              <w:t>PLM_PO_ENH</w:t>
            </w:r>
            <w:r w:rsidRPr="00A45223">
              <w:rPr>
                <w:rFonts w:cs="Angsana New"/>
                <w:cs/>
              </w:rPr>
              <w:t>.</w:t>
            </w:r>
            <w:r w:rsidRPr="00A45223">
              <w:rPr>
                <w:rFonts w:cs="CordiaUPC"/>
              </w:rPr>
              <w:t xml:space="preserve">ROW_ID </w:t>
            </w:r>
          </w:p>
        </w:tc>
      </w:tr>
      <w:tr w:rsidR="00C43459" w:rsidTr="00856C9D" w14:paraId="7365D8FF" w14:textId="77777777">
        <w:tc>
          <w:tcPr>
            <w:tcW w:w="1308" w:type="pct"/>
            <w:vMerge/>
          </w:tcPr>
          <w:p w:rsidR="00C43459" w:rsidP="00856C9D" w:rsidRDefault="00C43459" w14:paraId="1E3C306F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C43459" w:rsidP="00856C9D" w:rsidRDefault="00C43459" w14:paraId="061ADAEF" w14:textId="0C63CF8C">
            <w:r>
              <w:t>PO_ENH_FEE _DETAIL_ROW_ID</w:t>
            </w:r>
          </w:p>
        </w:tc>
        <w:tc>
          <w:tcPr>
            <w:tcW w:w="2307" w:type="pct"/>
          </w:tcPr>
          <w:p w:rsidR="00C43459" w:rsidP="00856C9D" w:rsidRDefault="00C43459" w14:paraId="4F4DB6AD" w14:textId="6C1DDF29">
            <w:pPr>
              <w:spacing w:after="0"/>
              <w:rPr>
                <w:rFonts w:cs="CordiaUPC"/>
              </w:rPr>
            </w:pPr>
            <w:r w:rsidRPr="00A45223">
              <w:rPr>
                <w:rFonts w:cs="Angsana New"/>
                <w:cs/>
              </w:rPr>
              <w:t xml:space="preserve">ให้ใช้ </w:t>
            </w:r>
            <w:r w:rsidRPr="00A45223">
              <w:rPr>
                <w:rFonts w:cs="CordiaUPC"/>
              </w:rPr>
              <w:t>PO_</w:t>
            </w:r>
            <w:r>
              <w:rPr>
                <w:rFonts w:cs="CordiaUPC"/>
              </w:rPr>
              <w:t>ENH_</w:t>
            </w:r>
            <w:r w:rsidRPr="00A45223">
              <w:rPr>
                <w:rFonts w:cs="CordiaUPC"/>
              </w:rPr>
              <w:t>FEE_DETAIL</w:t>
            </w:r>
            <w:r w:rsidRPr="00A45223">
              <w:rPr>
                <w:rFonts w:cs="Angsana New"/>
                <w:cs/>
              </w:rPr>
              <w:t>.</w:t>
            </w:r>
            <w:r w:rsidRPr="00A45223">
              <w:rPr>
                <w:rFonts w:cs="CordiaUPC"/>
              </w:rPr>
              <w:t>ROW_ID</w:t>
            </w:r>
          </w:p>
        </w:tc>
      </w:tr>
    </w:tbl>
    <w:p w:rsidRPr="008A4EF0" w:rsidR="00856C9D" w:rsidP="00856C9D" w:rsidRDefault="00856C9D" w14:paraId="3EBE1DE2" w14:textId="77777777"/>
    <w:p w:rsidR="00856C9D" w:rsidP="00856C9D" w:rsidRDefault="00856C9D" w14:paraId="1E8D33AE" w14:textId="77777777">
      <w:pPr>
        <w:pStyle w:val="Heading2"/>
        <w:numPr>
          <w:ilvl w:val="0"/>
          <w:numId w:val="1"/>
        </w:numPr>
        <w:ind w:left="426" w:hanging="426"/>
        <w:rPr>
          <w:rFonts w:ascii="CordiaUPC" w:hAnsi="CordiaUPC" w:cs="CordiaUPC"/>
          <w:sz w:val="36"/>
          <w:szCs w:val="36"/>
        </w:rPr>
      </w:pPr>
      <w:r>
        <w:rPr>
          <w:rFonts w:ascii="CordiaUPC" w:hAnsi="CordiaUPC" w:cs="CordiaUPC"/>
          <w:sz w:val="36"/>
          <w:szCs w:val="36"/>
        </w:rPr>
        <w:t>Mass Non Human Touch Point</w:t>
      </w:r>
    </w:p>
    <w:p w:rsidRPr="005040E4" w:rsidR="00856C9D" w:rsidP="00BB3F68" w:rsidRDefault="00856C9D" w14:paraId="2A04661D" w14:textId="77777777">
      <w:pPr>
        <w:pStyle w:val="Heading3"/>
        <w:numPr>
          <w:ilvl w:val="0"/>
          <w:numId w:val="39"/>
        </w:numPr>
        <w:rPr>
          <w:rFonts w:ascii="CordiaUPC" w:hAnsi="CordiaUPC" w:cs="CordiaUPC"/>
          <w:sz w:val="36"/>
          <w:szCs w:val="44"/>
        </w:rPr>
      </w:pPr>
      <w:r w:rsidRPr="008979A8">
        <w:rPr>
          <w:rFonts w:ascii="CordiaUPC" w:hAnsi="CordiaUPC" w:cs="CordiaUPC"/>
          <w:sz w:val="36"/>
          <w:szCs w:val="44"/>
        </w:rPr>
        <w:t>Field on Screen</w:t>
      </w:r>
    </w:p>
    <w:tbl>
      <w:tblPr>
        <w:tblW w:w="5000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668"/>
        <w:gridCol w:w="1910"/>
        <w:gridCol w:w="5438"/>
      </w:tblGrid>
      <w:tr w:rsidRPr="008979A8" w:rsidR="00856C9D" w:rsidTr="00EC364E" w14:paraId="27EBCDAE" w14:textId="77777777">
        <w:trPr>
          <w:trHeight w:val="108"/>
        </w:trPr>
        <w:tc>
          <w:tcPr>
            <w:tcW w:w="925" w:type="pct"/>
            <w:shd w:val="clear" w:color="auto" w:fill="EEECE1" w:themeFill="background2"/>
            <w:vAlign w:val="center"/>
          </w:tcPr>
          <w:p w:rsidR="00856C9D" w:rsidP="00856C9D" w:rsidRDefault="00856C9D" w14:paraId="05CE4074" w14:textId="77777777">
            <w:pPr>
              <w:pStyle w:val="HeaderTable"/>
            </w:pPr>
            <w:r w:rsidRPr="008979A8">
              <w:t>Field Name</w:t>
            </w:r>
          </w:p>
        </w:tc>
        <w:tc>
          <w:tcPr>
            <w:tcW w:w="1059" w:type="pct"/>
            <w:shd w:val="clear" w:color="auto" w:fill="EEECE1" w:themeFill="background2"/>
            <w:vAlign w:val="center"/>
          </w:tcPr>
          <w:p w:rsidR="00856C9D" w:rsidP="00856C9D" w:rsidRDefault="00856C9D" w14:paraId="548B546B" w14:textId="77777777">
            <w:pPr>
              <w:pStyle w:val="HeaderTable"/>
            </w:pPr>
            <w:r w:rsidRPr="008979A8">
              <w:t>Type</w:t>
            </w:r>
          </w:p>
        </w:tc>
        <w:tc>
          <w:tcPr>
            <w:tcW w:w="3016" w:type="pct"/>
            <w:shd w:val="clear" w:color="auto" w:fill="EEECE1" w:themeFill="background2"/>
            <w:vAlign w:val="center"/>
          </w:tcPr>
          <w:p w:rsidR="00856C9D" w:rsidP="00856C9D" w:rsidRDefault="00856C9D" w14:paraId="00326225" w14:textId="77777777">
            <w:pPr>
              <w:pStyle w:val="HeaderTable"/>
            </w:pPr>
            <w:r w:rsidRPr="008979A8">
              <w:t>Comments</w:t>
            </w:r>
          </w:p>
        </w:tc>
      </w:tr>
      <w:tr w:rsidRPr="008979A8" w:rsidR="00856C9D" w:rsidTr="00EC364E" w14:paraId="34D6FEDC" w14:textId="77777777">
        <w:trPr>
          <w:trHeight w:val="108"/>
        </w:trPr>
        <w:tc>
          <w:tcPr>
            <w:tcW w:w="925" w:type="pct"/>
          </w:tcPr>
          <w:p w:rsidR="00856C9D" w:rsidP="00856C9D" w:rsidRDefault="00856C9D" w14:paraId="1C3E5472" w14:textId="77777777">
            <w:r>
              <w:t>nonHumanTouchPoint</w:t>
            </w:r>
          </w:p>
        </w:tc>
        <w:tc>
          <w:tcPr>
            <w:tcW w:w="1059" w:type="pct"/>
          </w:tcPr>
          <w:p w:rsidRPr="008979A8" w:rsidR="00856C9D" w:rsidP="00856C9D" w:rsidRDefault="00856C9D" w14:paraId="1E3A5F2D" w14:textId="77777777">
            <w:r>
              <w:t>Shuttle</w:t>
            </w:r>
          </w:p>
        </w:tc>
        <w:tc>
          <w:tcPr>
            <w:tcW w:w="3016" w:type="pct"/>
          </w:tcPr>
          <w:p w:rsidR="002141CB" w:rsidP="00856C9D" w:rsidRDefault="002141CB" w14:paraId="4BB4BACE" w14:textId="4798B3D8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>
              <w:t xml:space="preserve">Non </w:t>
            </w:r>
            <w:r w:rsidRPr="00622722">
              <w:t>Human Touch Point</w:t>
            </w:r>
          </w:p>
          <w:p w:rsidR="00856C9D" w:rsidP="00856C9D" w:rsidRDefault="00856C9D" w14:paraId="523C5941" w14:textId="5B24F092">
            <w:r>
              <w:t xml:space="preserve">List of Value </w:t>
            </w:r>
            <w:r>
              <w:rPr>
                <w:rFonts w:cs="Angsana New"/>
                <w:cs/>
              </w:rPr>
              <w:t xml:space="preserve">: </w:t>
            </w:r>
            <w:r w:rsidR="00EE5D9C">
              <w:rPr>
                <w:rFonts w:hint="cs"/>
                <w:cs/>
              </w:rPr>
              <w:t>ดึงข้อมูล</w:t>
            </w:r>
            <w:r w:rsidRPr="002B59E6" w:rsidR="00EE5D9C">
              <w:rPr>
                <w:rFonts w:hint="cs"/>
                <w:cs/>
              </w:rPr>
              <w:t>จาก</w:t>
            </w:r>
            <w:r w:rsidR="00EE5D9C">
              <w:t xml:space="preserve">DB </w:t>
            </w:r>
            <w:r w:rsidR="00EE5D9C">
              <w:rPr>
                <w:rFonts w:hint="cs"/>
                <w:cs/>
              </w:rPr>
              <w:t>ที่</w:t>
            </w:r>
            <w:r w:rsidR="00EE5D9C">
              <w:t xml:space="preserve"> Table</w:t>
            </w:r>
            <w:r w:rsidR="00EE5D9C">
              <w:rPr>
                <w:rFonts w:hint="cs"/>
                <w:cs/>
              </w:rPr>
              <w:t xml:space="preserve"> </w:t>
            </w:r>
            <w:r w:rsidR="00EE5D9C">
              <w:t>SALE_CHANNEL</w:t>
            </w:r>
            <w:r w:rsidRPr="002B59E6" w:rsidR="00EE5D9C">
              <w:rPr>
                <w:rFonts w:cs="Angsana New"/>
                <w:cs/>
              </w:rPr>
              <w:t xml:space="preserve"> </w:t>
            </w:r>
            <w:r w:rsidR="00EE5D9C">
              <w:rPr>
                <w:rFonts w:hint="cs"/>
                <w:cs/>
              </w:rPr>
              <w:t xml:space="preserve">โดย </w:t>
            </w:r>
            <w:r w:rsidR="00EE5D9C">
              <w:t>sale_channel_sub_group</w:t>
            </w:r>
            <w:r w:rsidR="00EE5D9C">
              <w:rPr>
                <w:rFonts w:cs="Angsana New"/>
                <w:cs/>
              </w:rPr>
              <w:t>.</w:t>
            </w:r>
            <w:r w:rsidR="00EE5D9C">
              <w:t>po_sub_group</w:t>
            </w:r>
            <w:r w:rsidR="00EE5D9C">
              <w:rPr>
                <w:rFonts w:hint="cs"/>
                <w:cs/>
              </w:rPr>
              <w:t xml:space="preserve"> </w:t>
            </w:r>
            <w:r w:rsidR="00EE5D9C">
              <w:rPr>
                <w:rFonts w:cs="Angsana New"/>
                <w:cs/>
              </w:rPr>
              <w:t>=</w:t>
            </w:r>
            <w:r w:rsidRPr="002B59E6" w:rsidR="00EE5D9C">
              <w:rPr>
                <w:rFonts w:cs="Angsana New"/>
                <w:cs/>
              </w:rPr>
              <w:t xml:space="preserve"> </w:t>
            </w:r>
            <w:r w:rsidR="00EE5D9C">
              <w:t xml:space="preserve">poGroup </w:t>
            </w:r>
            <w:r w:rsidR="00EE5D9C">
              <w:rPr>
                <w:rFonts w:hint="cs" w:cs="Angsana New"/>
                <w:cs/>
              </w:rPr>
              <w:t xml:space="preserve">และ </w:t>
            </w:r>
            <w:r w:rsidR="00EE5D9C">
              <w:rPr>
                <w:rFonts w:cs="CordiaUPC"/>
              </w:rPr>
              <w:t xml:space="preserve">touch_point_type </w:t>
            </w:r>
            <w:r w:rsidR="00EE5D9C">
              <w:rPr>
                <w:rFonts w:cs="Angsana New"/>
                <w:cs/>
              </w:rPr>
              <w:t>= ‘</w:t>
            </w:r>
            <w:r w:rsidR="00EE5D9C">
              <w:rPr>
                <w:rFonts w:cs="CordiaUPC"/>
              </w:rPr>
              <w:t>Non</w:t>
            </w:r>
            <w:r w:rsidR="00EE5D9C">
              <w:rPr>
                <w:rFonts w:cs="Angsana New"/>
                <w:cs/>
              </w:rPr>
              <w:t>-</w:t>
            </w:r>
            <w:r w:rsidR="00EE5D9C">
              <w:rPr>
                <w:rFonts w:cs="CordiaUPC"/>
              </w:rPr>
              <w:t>Human</w:t>
            </w:r>
            <w:r w:rsidR="00EE5D9C">
              <w:rPr>
                <w:rFonts w:cs="Angsana New"/>
                <w:cs/>
              </w:rPr>
              <w:t>’</w:t>
            </w:r>
          </w:p>
          <w:p w:rsidRPr="00DA7559" w:rsidR="00884FD2" w:rsidP="00856C9D" w:rsidRDefault="00884FD2" w14:paraId="332DEA0E" w14:textId="512287BC">
            <w:pPr>
              <w:rPr>
                <w:rFonts w:cs="CordiaUPC"/>
              </w:rPr>
            </w:pPr>
            <w:r>
              <w:rPr>
                <w:rFonts w:hint="cs" w:cs="CordiaUPC"/>
                <w:cs/>
              </w:rPr>
              <w:t xml:space="preserve">ถ้า </w:t>
            </w:r>
            <w:r>
              <w:rPr>
                <w:rFonts w:cs="CordiaUPC"/>
              </w:rPr>
              <w:t xml:space="preserve">PO Group </w:t>
            </w:r>
            <w:r>
              <w:rPr>
                <w:rFonts w:hint="cs" w:cs="CordiaUPC"/>
                <w:cs/>
              </w:rPr>
              <w:t xml:space="preserve">มีค่าเป็น </w:t>
            </w:r>
            <w:r>
              <w:rPr>
                <w:rFonts w:cs="CordiaUPC"/>
                <w:cs/>
              </w:rPr>
              <w:t>“</w:t>
            </w:r>
            <w:r>
              <w:rPr>
                <w:rFonts w:cs="CordiaUPC"/>
              </w:rPr>
              <w:t>IR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 w:cs="CordiaUPC"/>
                <w:cs/>
              </w:rPr>
              <w:t>ไม่มี</w:t>
            </w:r>
            <w:r>
              <w:rPr>
                <w:rFonts w:cs="CordiaUPC"/>
              </w:rPr>
              <w:t xml:space="preserve"> Default</w:t>
            </w:r>
          </w:p>
          <w:p w:rsidR="00856C9D" w:rsidP="00856C9D" w:rsidRDefault="00856C9D" w14:paraId="7038F033" w14:textId="77777777">
            <w:r>
              <w:rPr>
                <w:rFonts w:hint="cs"/>
                <w:cs/>
              </w:rPr>
              <w:t xml:space="preserve">เมื่อเลือก </w:t>
            </w:r>
            <w:r>
              <w:t>nonHumanTouchPoint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ให้ทำการ </w:t>
            </w:r>
            <w:r>
              <w:t xml:space="preserve">Auto Generate Row </w:t>
            </w:r>
            <w:r>
              <w:rPr>
                <w:rFonts w:hint="cs"/>
                <w:cs/>
              </w:rPr>
              <w:t xml:space="preserve">ตาม จำนวนที่เลือกมา โดยมี </w:t>
            </w:r>
            <w:r>
              <w:t xml:space="preserve">Logic </w:t>
            </w:r>
            <w:r>
              <w:rPr>
                <w:rFonts w:hint="cs"/>
                <w:cs/>
              </w:rPr>
              <w:t>ในการ</w:t>
            </w:r>
            <w:r>
              <w:rPr>
                <w:rFonts w:cs="CordiaUPC"/>
                <w:cs/>
              </w:rPr>
              <w:t xml:space="preserve"> </w:t>
            </w:r>
            <w:r>
              <w:t xml:space="preserve">Auto Populate </w:t>
            </w:r>
            <w:r>
              <w:rPr>
                <w:rFonts w:hint="cs"/>
                <w:cs/>
              </w:rPr>
              <w:t>ค่าดังนี้</w:t>
            </w:r>
          </w:p>
          <w:p w:rsidRPr="00BD6930" w:rsidR="00856C9D" w:rsidP="0006603F" w:rsidRDefault="00982325" w14:paraId="5363C059" w14:textId="24D0F974">
            <w:pPr>
              <w:pStyle w:val="ListParagraph"/>
              <w:numPr>
                <w:ilvl w:val="0"/>
                <w:numId w:val="17"/>
              </w:numPr>
              <w:rPr>
                <w:cs/>
              </w:rPr>
            </w:pPr>
            <w:r>
              <w:t>saleC</w:t>
            </w:r>
            <w:r w:rsidR="00856C9D">
              <w:t xml:space="preserve">hannel </w:t>
            </w:r>
            <w:r w:rsidR="00856C9D">
              <w:rPr>
                <w:rFonts w:cs="Angsana New"/>
                <w:cs/>
              </w:rPr>
              <w:t xml:space="preserve">= </w:t>
            </w:r>
            <w:r w:rsidR="00856C9D">
              <w:t>nonHumanTouchPoint</w:t>
            </w:r>
          </w:p>
        </w:tc>
      </w:tr>
      <w:tr w:rsidRPr="008979A8" w:rsidR="00856C9D" w:rsidTr="00EC364E" w14:paraId="7CA4ADFD" w14:textId="77777777">
        <w:trPr>
          <w:trHeight w:val="108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Pr="00BD6930" w:rsidR="00856C9D" w:rsidP="00856C9D" w:rsidRDefault="00856C9D" w14:paraId="36FC004F" w14:textId="77777777">
            <w:pPr>
              <w:pStyle w:val="HeaderTable"/>
              <w:rPr>
                <w:rtl/>
                <w:cs/>
              </w:rPr>
            </w:pPr>
            <w:r>
              <w:t>Non Human Touch Point Table Section</w:t>
            </w:r>
          </w:p>
        </w:tc>
      </w:tr>
      <w:tr w:rsidRPr="008979A8" w:rsidR="00856C9D" w:rsidTr="00EC364E" w14:paraId="1DAFDA05" w14:textId="77777777">
        <w:trPr>
          <w:trHeight w:val="108"/>
        </w:trPr>
        <w:tc>
          <w:tcPr>
            <w:tcW w:w="925" w:type="pct"/>
          </w:tcPr>
          <w:p w:rsidR="00856C9D" w:rsidP="00856C9D" w:rsidRDefault="00982325" w14:paraId="54B3B433" w14:textId="6F10BAE5">
            <w:r>
              <w:t xml:space="preserve">Sale </w:t>
            </w:r>
            <w:r w:rsidR="00856C9D">
              <w:t>Channel</w:t>
            </w:r>
          </w:p>
        </w:tc>
        <w:tc>
          <w:tcPr>
            <w:tcW w:w="1059" w:type="pct"/>
          </w:tcPr>
          <w:p w:rsidRPr="008979A8" w:rsidR="00856C9D" w:rsidP="00856C9D" w:rsidRDefault="00856C9D" w14:paraId="0D14FAF2" w14:textId="77777777">
            <w:pPr>
              <w:pStyle w:val="HeaderTable"/>
            </w:pPr>
          </w:p>
        </w:tc>
        <w:tc>
          <w:tcPr>
            <w:tcW w:w="3016" w:type="pct"/>
          </w:tcPr>
          <w:p w:rsidRPr="00BD6930" w:rsidR="00856C9D" w:rsidP="00856C9D" w:rsidRDefault="00856C9D" w14:paraId="78EBD766" w14:textId="77777777">
            <w:r w:rsidRPr="00BD6930">
              <w:rPr>
                <w:cs/>
              </w:rPr>
              <w:t xml:space="preserve">แสดงข้อมูลใน </w:t>
            </w:r>
            <w:r w:rsidRPr="00BD6930">
              <w:t>Format</w:t>
            </w:r>
          </w:p>
          <w:p w:rsidRPr="002A22A8" w:rsidR="00856C9D" w:rsidP="00856C9D" w:rsidRDefault="00982325" w14:paraId="0AB35AD2" w14:textId="1A814D48">
            <w:pPr>
              <w:rPr>
                <w:cs/>
              </w:rPr>
            </w:pPr>
            <w:r>
              <w:t>saleC</w:t>
            </w:r>
            <w:r w:rsidRPr="002A22A8" w:rsidR="00856C9D">
              <w:t>hannel</w:t>
            </w:r>
          </w:p>
        </w:tc>
      </w:tr>
      <w:tr w:rsidRPr="008979A8" w:rsidR="001D119A" w:rsidTr="00EC364E" w14:paraId="46D474D2" w14:textId="77777777">
        <w:trPr>
          <w:trHeight w:val="108"/>
        </w:trPr>
        <w:tc>
          <w:tcPr>
            <w:tcW w:w="925" w:type="pct"/>
          </w:tcPr>
          <w:p w:rsidRPr="001624DE" w:rsidR="001D119A" w:rsidP="00856C9D" w:rsidRDefault="001D119A" w14:paraId="2519B66E" w14:textId="31FEDE50">
            <w:r>
              <w:t xml:space="preserve">Subscribe Access </w:t>
            </w:r>
            <w:r w:rsidRPr="00687826">
              <w:t>Number</w:t>
            </w:r>
          </w:p>
        </w:tc>
        <w:tc>
          <w:tcPr>
            <w:tcW w:w="1059" w:type="pct"/>
          </w:tcPr>
          <w:p w:rsidRPr="008979A8" w:rsidR="001D119A" w:rsidP="00856C9D" w:rsidRDefault="001D119A" w14:paraId="66785BD2" w14:textId="77777777">
            <w:pPr>
              <w:pStyle w:val="HeaderTable"/>
            </w:pPr>
          </w:p>
        </w:tc>
        <w:tc>
          <w:tcPr>
            <w:tcW w:w="3016" w:type="pct"/>
          </w:tcPr>
          <w:p w:rsidRPr="00BD6930" w:rsidR="001D119A" w:rsidP="001B6FD1" w:rsidRDefault="001D119A" w14:paraId="19A36A19" w14:textId="77777777">
            <w:r w:rsidRPr="00BD6930">
              <w:rPr>
                <w:cs/>
              </w:rPr>
              <w:t xml:space="preserve">แสดงข้อมูลใน </w:t>
            </w:r>
            <w:r w:rsidRPr="00BD6930">
              <w:t>Format</w:t>
            </w:r>
          </w:p>
          <w:p w:rsidRPr="00BD6930" w:rsidR="001D119A" w:rsidP="00856C9D" w:rsidRDefault="001D119A" w14:paraId="32677A88" w14:textId="2D29FC0D">
            <w:pPr>
              <w:rPr>
                <w:cs/>
              </w:rPr>
            </w:pPr>
            <w:r>
              <w:t>subscribeAccess</w:t>
            </w:r>
            <w:r w:rsidRPr="00687826">
              <w:t>Number</w:t>
            </w:r>
          </w:p>
        </w:tc>
      </w:tr>
      <w:tr w:rsidRPr="008979A8" w:rsidR="001D119A" w:rsidTr="00EC364E" w14:paraId="1A07A5E3" w14:textId="77777777">
        <w:trPr>
          <w:trHeight w:val="108"/>
        </w:trPr>
        <w:tc>
          <w:tcPr>
            <w:tcW w:w="925" w:type="pct"/>
          </w:tcPr>
          <w:p w:rsidRPr="001624DE" w:rsidR="001D119A" w:rsidP="00856C9D" w:rsidRDefault="001D119A" w14:paraId="614E882E" w14:textId="3EB756B0">
            <w:r>
              <w:t xml:space="preserve">Unsubscribe Access </w:t>
            </w:r>
            <w:r w:rsidRPr="00687826">
              <w:t>Number</w:t>
            </w:r>
          </w:p>
        </w:tc>
        <w:tc>
          <w:tcPr>
            <w:tcW w:w="1059" w:type="pct"/>
          </w:tcPr>
          <w:p w:rsidRPr="008979A8" w:rsidR="001D119A" w:rsidP="00856C9D" w:rsidRDefault="001D119A" w14:paraId="1CCB335D" w14:textId="77777777">
            <w:pPr>
              <w:pStyle w:val="HeaderTable"/>
            </w:pPr>
          </w:p>
        </w:tc>
        <w:tc>
          <w:tcPr>
            <w:tcW w:w="3016" w:type="pct"/>
          </w:tcPr>
          <w:p w:rsidRPr="00BD6930" w:rsidR="001D119A" w:rsidP="001B6FD1" w:rsidRDefault="001D119A" w14:paraId="1A858138" w14:textId="77777777">
            <w:r w:rsidRPr="00BD6930">
              <w:rPr>
                <w:cs/>
              </w:rPr>
              <w:t xml:space="preserve">แสดงข้อมูลใน </w:t>
            </w:r>
            <w:r w:rsidRPr="00BD6930">
              <w:t>Format</w:t>
            </w:r>
          </w:p>
          <w:p w:rsidRPr="00BD6930" w:rsidR="001D119A" w:rsidP="00856C9D" w:rsidRDefault="001D119A" w14:paraId="3A7E4AC8" w14:textId="0EBB0EAC">
            <w:pPr>
              <w:rPr>
                <w:cs/>
              </w:rPr>
            </w:pPr>
            <w:r>
              <w:t>unsubscribeAccess</w:t>
            </w:r>
            <w:r w:rsidRPr="00687826">
              <w:t>Number</w:t>
            </w:r>
          </w:p>
        </w:tc>
      </w:tr>
      <w:tr w:rsidRPr="008979A8" w:rsidR="004E7266" w:rsidTr="00EC364E" w14:paraId="4A0940AE" w14:textId="77777777">
        <w:trPr>
          <w:trHeight w:val="108"/>
        </w:trPr>
        <w:tc>
          <w:tcPr>
            <w:tcW w:w="925" w:type="pct"/>
          </w:tcPr>
          <w:p w:rsidRPr="001624DE" w:rsidR="004E7266" w:rsidP="00856C9D" w:rsidRDefault="004E7266" w14:paraId="6F8F598E" w14:textId="21EF213A">
            <w:r>
              <w:t>Matching Order Fee</w:t>
            </w:r>
          </w:p>
        </w:tc>
        <w:tc>
          <w:tcPr>
            <w:tcW w:w="1059" w:type="pct"/>
          </w:tcPr>
          <w:p w:rsidRPr="008979A8" w:rsidR="004E7266" w:rsidP="00856C9D" w:rsidRDefault="004E7266" w14:paraId="696B8A0E" w14:textId="77777777">
            <w:pPr>
              <w:pStyle w:val="HeaderTable"/>
            </w:pPr>
          </w:p>
        </w:tc>
        <w:tc>
          <w:tcPr>
            <w:tcW w:w="3016" w:type="pct"/>
          </w:tcPr>
          <w:p w:rsidR="008F75B1" w:rsidP="004E7266" w:rsidRDefault="008F75B1" w14:paraId="11AE410B" w14:textId="3DF1BEA5">
            <w:r>
              <w:t xml:space="preserve">Visible </w:t>
            </w:r>
            <w:r>
              <w:rPr>
                <w:rFonts w:hint="cs"/>
                <w:cs/>
              </w:rPr>
              <w:t>เมื่อ</w:t>
            </w:r>
            <w:r>
              <w:t xml:space="preserve"> customerType </w:t>
            </w:r>
            <w:r>
              <w:rPr>
                <w:rFonts w:cs="Angsana New"/>
                <w:cs/>
              </w:rPr>
              <w:t>=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“</w:t>
            </w:r>
            <w:r>
              <w:t>Post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>”</w:t>
            </w:r>
          </w:p>
          <w:p w:rsidR="004E7266" w:rsidP="004E7266" w:rsidRDefault="004E7266" w14:paraId="6DDA7CD1" w14:textId="77777777">
            <w:r w:rsidRPr="00BD6930">
              <w:rPr>
                <w:cs/>
              </w:rPr>
              <w:t xml:space="preserve">แสดงข้อมูลใน </w:t>
            </w:r>
            <w:r w:rsidRPr="00BD6930">
              <w:t>Format</w:t>
            </w:r>
          </w:p>
          <w:p w:rsidRPr="00BD6930" w:rsidR="004E7266" w:rsidP="00856C9D" w:rsidRDefault="004E7266" w14:paraId="5D9C2376" w14:textId="71F35A74">
            <w:pPr>
              <w:rPr>
                <w:cs/>
              </w:rPr>
            </w:pPr>
            <w:r>
              <w:t>matchingOrderFee</w:t>
            </w:r>
          </w:p>
        </w:tc>
      </w:tr>
      <w:tr w:rsidRPr="008979A8" w:rsidR="004E7266" w:rsidTr="00EC364E" w14:paraId="5641B8DD" w14:textId="77777777">
        <w:trPr>
          <w:trHeight w:val="108"/>
        </w:trPr>
        <w:tc>
          <w:tcPr>
            <w:tcW w:w="925" w:type="pct"/>
          </w:tcPr>
          <w:p w:rsidR="004E7266" w:rsidP="00856C9D" w:rsidRDefault="004E7266" w14:paraId="7E4BC056" w14:textId="77777777">
            <w:r w:rsidRPr="001624DE">
              <w:t>Channel</w:t>
            </w:r>
            <w:r>
              <w:rPr>
                <w:rFonts w:cs="Angsana New"/>
                <w:cs/>
              </w:rPr>
              <w:t xml:space="preserve"> </w:t>
            </w:r>
            <w:r w:rsidRPr="001624DE">
              <w:t>Detail</w:t>
            </w:r>
          </w:p>
        </w:tc>
        <w:tc>
          <w:tcPr>
            <w:tcW w:w="1059" w:type="pct"/>
          </w:tcPr>
          <w:p w:rsidRPr="008979A8" w:rsidR="004E7266" w:rsidP="00856C9D" w:rsidRDefault="004E7266" w14:paraId="3B1EB13B" w14:textId="77777777">
            <w:pPr>
              <w:pStyle w:val="HeaderTable"/>
            </w:pPr>
          </w:p>
        </w:tc>
        <w:tc>
          <w:tcPr>
            <w:tcW w:w="3016" w:type="pct"/>
          </w:tcPr>
          <w:p w:rsidR="004E7266" w:rsidP="00856C9D" w:rsidRDefault="004E7266" w14:paraId="2382065E" w14:textId="77777777">
            <w:r w:rsidRPr="00BD6930">
              <w:rPr>
                <w:cs/>
              </w:rPr>
              <w:t xml:space="preserve">แสดงข้อมูลใน </w:t>
            </w:r>
            <w:r w:rsidRPr="00BD6930">
              <w:t>Format</w:t>
            </w:r>
          </w:p>
          <w:p w:rsidRPr="00BD6930" w:rsidR="004E7266" w:rsidP="00856C9D" w:rsidRDefault="004E7266" w14:paraId="4E3B0722" w14:textId="77777777">
            <w:r>
              <w:rPr>
                <w:rFonts w:cs="Angsana New"/>
                <w:cs/>
              </w:rPr>
              <w:t>“</w:t>
            </w:r>
            <w:r>
              <w:t xml:space="preserve">EN </w:t>
            </w:r>
            <w:r>
              <w:rPr>
                <w:rFonts w:cs="Angsana New"/>
                <w:cs/>
              </w:rPr>
              <w:t xml:space="preserve">: ” + </w:t>
            </w:r>
            <w:r>
              <w:t>c</w:t>
            </w:r>
            <w:r w:rsidRPr="001624DE">
              <w:t>hannelDetail</w:t>
            </w:r>
            <w:r>
              <w:t>EN</w:t>
            </w:r>
          </w:p>
          <w:p w:rsidRPr="00BD6930" w:rsidR="004E7266" w:rsidP="00856C9D" w:rsidRDefault="004E7266" w14:paraId="498D8C07" w14:textId="77777777">
            <w:pPr>
              <w:rPr>
                <w:cs/>
              </w:rPr>
            </w:pPr>
            <w:r>
              <w:rPr>
                <w:rFonts w:cs="Angsana New"/>
                <w:cs/>
              </w:rPr>
              <w:t>“</w:t>
            </w:r>
            <w:r>
              <w:t>TH</w:t>
            </w:r>
            <w:r>
              <w:rPr>
                <w:rFonts w:cs="Angsana New"/>
                <w:cs/>
              </w:rPr>
              <w:t xml:space="preserve">” + </w:t>
            </w:r>
            <w:r>
              <w:t>c</w:t>
            </w:r>
            <w:r w:rsidRPr="001624DE">
              <w:t>hannelDetail</w:t>
            </w:r>
            <w:r>
              <w:t>TH</w:t>
            </w:r>
          </w:p>
        </w:tc>
      </w:tr>
      <w:tr w:rsidRPr="008979A8" w:rsidR="004E7266" w:rsidTr="00EC364E" w14:paraId="2ED5E341" w14:textId="77777777">
        <w:trPr>
          <w:trHeight w:val="108"/>
        </w:trPr>
        <w:tc>
          <w:tcPr>
            <w:tcW w:w="925" w:type="pct"/>
          </w:tcPr>
          <w:p w:rsidR="004E7266" w:rsidP="00856C9D" w:rsidRDefault="004E7266" w14:paraId="0BCD5034" w14:textId="77777777">
            <w:r w:rsidRPr="001624DE">
              <w:t>Forecast</w:t>
            </w:r>
            <w:r>
              <w:rPr>
                <w:rFonts w:cs="Angsana New"/>
                <w:cs/>
              </w:rPr>
              <w:t xml:space="preserve"> </w:t>
            </w:r>
            <w:r w:rsidRPr="001624DE">
              <w:t>Subs</w:t>
            </w:r>
          </w:p>
        </w:tc>
        <w:tc>
          <w:tcPr>
            <w:tcW w:w="1059" w:type="pct"/>
          </w:tcPr>
          <w:p w:rsidRPr="008979A8" w:rsidR="004E7266" w:rsidP="00856C9D" w:rsidRDefault="004E7266" w14:paraId="5E8A9436" w14:textId="77777777">
            <w:pPr>
              <w:pStyle w:val="HeaderTable"/>
            </w:pPr>
          </w:p>
        </w:tc>
        <w:tc>
          <w:tcPr>
            <w:tcW w:w="3016" w:type="pct"/>
          </w:tcPr>
          <w:p w:rsidRPr="00BD6930" w:rsidR="004E7266" w:rsidP="00856C9D" w:rsidRDefault="004E7266" w14:paraId="0564B3BD" w14:textId="77777777">
            <w:r w:rsidRPr="00BD6930">
              <w:rPr>
                <w:cs/>
              </w:rPr>
              <w:t xml:space="preserve">แสดงข้อมูลใน </w:t>
            </w:r>
            <w:r w:rsidRPr="00BD6930">
              <w:t>Format</w:t>
            </w:r>
          </w:p>
          <w:p w:rsidRPr="00BD6930" w:rsidR="004E7266" w:rsidP="00856C9D" w:rsidRDefault="004E7266" w14:paraId="034FFE27" w14:textId="0B7F2CE1">
            <w:pPr>
              <w:rPr>
                <w:cs/>
              </w:rPr>
            </w:pPr>
            <w:r>
              <w:t>f</w:t>
            </w:r>
            <w:r w:rsidRPr="001624DE">
              <w:t>orecastSubs</w:t>
            </w:r>
            <w:r>
              <w:rPr>
                <w:rFonts w:cs="Angsana New"/>
                <w:cs/>
              </w:rPr>
              <w:t xml:space="preserve"> + “ </w:t>
            </w:r>
            <w:r>
              <w:t>per day</w:t>
            </w:r>
            <w:r>
              <w:rPr>
                <w:rFonts w:cs="Angsana New"/>
                <w:cs/>
              </w:rPr>
              <w:t>”</w:t>
            </w:r>
          </w:p>
        </w:tc>
      </w:tr>
      <w:tr w:rsidRPr="008979A8" w:rsidR="004E7266" w:rsidTr="00EC364E" w14:paraId="0CCDD006" w14:textId="77777777">
        <w:trPr>
          <w:trHeight w:val="108"/>
        </w:trPr>
        <w:tc>
          <w:tcPr>
            <w:tcW w:w="925" w:type="pct"/>
          </w:tcPr>
          <w:p w:rsidR="004E7266" w:rsidP="00856C9D" w:rsidRDefault="004E7266" w14:paraId="5E7BFA39" w14:textId="77777777">
            <w:r>
              <w:t>Action</w:t>
            </w:r>
          </w:p>
          <w:p w:rsidR="004E7266" w:rsidP="0006603F" w:rsidRDefault="004E7266" w14:paraId="553B43BC" w14:textId="77777777">
            <w:pPr>
              <w:pStyle w:val="ListParagraph"/>
              <w:numPr>
                <w:ilvl w:val="0"/>
                <w:numId w:val="17"/>
              </w:numPr>
            </w:pPr>
            <w:r w:rsidRPr="006D19A6">
              <w:rPr>
                <w:bCs/>
              </w:rPr>
              <w:t>Edit</w:t>
            </w:r>
          </w:p>
        </w:tc>
        <w:tc>
          <w:tcPr>
            <w:tcW w:w="1059" w:type="pct"/>
          </w:tcPr>
          <w:p w:rsidRPr="008979A8" w:rsidR="004E7266" w:rsidP="00856C9D" w:rsidRDefault="004E7266" w14:paraId="5DA253C5" w14:textId="77777777">
            <w:r>
              <w:t>Button</w:t>
            </w:r>
          </w:p>
        </w:tc>
        <w:tc>
          <w:tcPr>
            <w:tcW w:w="3016" w:type="pct"/>
          </w:tcPr>
          <w:p w:rsidRPr="00BD6930" w:rsidR="004E7266" w:rsidP="00856C9D" w:rsidRDefault="004E7266" w14:paraId="3774898E" w14:textId="77777777">
            <w:pPr>
              <w:rPr>
                <w:cs/>
              </w:rPr>
            </w:pPr>
            <w:r w:rsidRPr="0079598B">
              <w:rPr>
                <w:cs/>
              </w:rPr>
              <w:t xml:space="preserve">เมื่อกดปุ่มให้ทำการ </w:t>
            </w:r>
            <w:r w:rsidRPr="0079598B">
              <w:t xml:space="preserve">Visible </w:t>
            </w:r>
            <w:r>
              <w:t xml:space="preserve">Non Human Touch Point Detail </w:t>
            </w:r>
            <w:r w:rsidRPr="0079598B">
              <w:t>Section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และดึงข้อมูลของ </w:t>
            </w:r>
            <w:r>
              <w:t xml:space="preserve">Row </w:t>
            </w:r>
            <w:r>
              <w:rPr>
                <w:rFonts w:hint="cs"/>
                <w:cs/>
              </w:rPr>
              <w:t>นั้นๆ มาแสดง</w:t>
            </w:r>
          </w:p>
        </w:tc>
      </w:tr>
      <w:tr w:rsidRPr="008979A8" w:rsidR="004E7266" w:rsidTr="00EC364E" w14:paraId="26B24426" w14:textId="77777777">
        <w:trPr>
          <w:trHeight w:val="108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Pr="00C85186" w:rsidR="004E7266" w:rsidP="00856C9D" w:rsidRDefault="004E7266" w14:paraId="4EB23BF0" w14:textId="77777777">
            <w:pPr>
              <w:pStyle w:val="HeaderTable"/>
              <w:rPr>
                <w:rtl/>
                <w:cs/>
              </w:rPr>
            </w:pPr>
            <w:r>
              <w:t>End Non Human Touch Point Table Section</w:t>
            </w:r>
          </w:p>
        </w:tc>
      </w:tr>
      <w:tr w:rsidRPr="008979A8" w:rsidR="004E7266" w:rsidTr="00EC364E" w14:paraId="6A67BD5B" w14:textId="77777777">
        <w:trPr>
          <w:trHeight w:val="108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Pr="00C85186" w:rsidR="004E7266" w:rsidP="00856C9D" w:rsidRDefault="004E7266" w14:paraId="1FED371B" w14:textId="77777777">
            <w:pPr>
              <w:pStyle w:val="HeaderTable"/>
              <w:rPr>
                <w:rtl/>
                <w:cs/>
              </w:rPr>
            </w:pPr>
            <w:r>
              <w:t>Non Human Touch Point Detail Section</w:t>
            </w:r>
          </w:p>
        </w:tc>
      </w:tr>
      <w:tr w:rsidRPr="008979A8" w:rsidR="004E7266" w:rsidTr="00EC364E" w14:paraId="70766D59" w14:textId="77777777">
        <w:trPr>
          <w:trHeight w:val="108"/>
        </w:trPr>
        <w:tc>
          <w:tcPr>
            <w:tcW w:w="925" w:type="pct"/>
          </w:tcPr>
          <w:p w:rsidR="004E7266" w:rsidP="00856C9D" w:rsidRDefault="004E7266" w14:paraId="28D82EE4" w14:textId="77777777">
            <w:r>
              <w:t>channel</w:t>
            </w:r>
          </w:p>
        </w:tc>
        <w:tc>
          <w:tcPr>
            <w:tcW w:w="1059" w:type="pct"/>
          </w:tcPr>
          <w:p w:rsidRPr="008979A8" w:rsidR="004E7266" w:rsidP="00856C9D" w:rsidRDefault="004E7266" w14:paraId="088BAAB6" w14:textId="77777777">
            <w:r>
              <w:t>Drop Down List</w:t>
            </w:r>
          </w:p>
        </w:tc>
        <w:tc>
          <w:tcPr>
            <w:tcW w:w="3016" w:type="pct"/>
          </w:tcPr>
          <w:p w:rsidR="004E7266" w:rsidP="00856C9D" w:rsidRDefault="004E7266" w14:paraId="7120BF56" w14:textId="77777777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8B6F38">
              <w:rPr>
                <w:rFonts w:cs="Angsana New"/>
                <w:color w:val="FF0000"/>
                <w:cs/>
              </w:rPr>
              <w:t>*</w:t>
            </w:r>
            <w:r w:rsidRPr="008B6F38">
              <w:rPr>
                <w:color w:val="FF0000"/>
              </w:rPr>
              <w:t>Channel</w:t>
            </w:r>
          </w:p>
          <w:p w:rsidR="004E7266" w:rsidP="00856C9D" w:rsidRDefault="004E7266" w14:paraId="1059416D" w14:textId="77777777">
            <w:r>
              <w:t>Disable</w:t>
            </w:r>
          </w:p>
          <w:p w:rsidRPr="00BD6930" w:rsidR="004E7266" w:rsidP="00856C9D" w:rsidRDefault="004E7266" w14:paraId="5FB6520C" w14:textId="76CC56B4">
            <w:pPr>
              <w:rPr>
                <w:cs/>
              </w:rPr>
            </w:pPr>
            <w:r>
              <w:t xml:space="preserve">List of Value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SALE_CHANNEL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>
              <w:t>sale_channel_sub_group</w:t>
            </w:r>
            <w:r>
              <w:rPr>
                <w:rFonts w:cs="Angsana New"/>
                <w:cs/>
              </w:rPr>
              <w:t>.</w:t>
            </w:r>
            <w:r>
              <w:t>po_sub_group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t xml:space="preserve">poGroup </w:t>
            </w:r>
            <w:r>
              <w:rPr>
                <w:rFonts w:hint="cs" w:cs="Angsana New"/>
                <w:cs/>
              </w:rPr>
              <w:t xml:space="preserve">และ </w:t>
            </w:r>
            <w:r>
              <w:rPr>
                <w:rFonts w:cs="CordiaUPC"/>
              </w:rPr>
              <w:t xml:space="preserve">touch_point_type </w:t>
            </w:r>
            <w:r>
              <w:rPr>
                <w:rFonts w:cs="Angsana New"/>
                <w:cs/>
              </w:rPr>
              <w:t>= ‘</w:t>
            </w:r>
            <w:r>
              <w:rPr>
                <w:rFonts w:cs="CordiaUPC"/>
              </w:rPr>
              <w:t>Non</w:t>
            </w:r>
            <w:r>
              <w:rPr>
                <w:rFonts w:cs="Angsana New"/>
                <w:cs/>
              </w:rPr>
              <w:t>-</w:t>
            </w:r>
            <w:r>
              <w:rPr>
                <w:rFonts w:cs="CordiaUPC"/>
              </w:rPr>
              <w:t>Human</w:t>
            </w:r>
            <w:r>
              <w:rPr>
                <w:rFonts w:cs="Angsana New"/>
                <w:cs/>
              </w:rPr>
              <w:t>’</w:t>
            </w:r>
          </w:p>
        </w:tc>
      </w:tr>
      <w:tr w:rsidRPr="008979A8" w:rsidR="004E7266" w:rsidTr="00EC364E" w14:paraId="5FBB3C6E" w14:textId="77777777">
        <w:trPr>
          <w:trHeight w:val="108"/>
        </w:trPr>
        <w:tc>
          <w:tcPr>
            <w:tcW w:w="925" w:type="pct"/>
          </w:tcPr>
          <w:p w:rsidR="004E7266" w:rsidP="00856C9D" w:rsidRDefault="004E7266" w14:paraId="4BD04862" w14:textId="646C2D79">
            <w:r>
              <w:t>subscribeAccess</w:t>
            </w:r>
            <w:r w:rsidRPr="00687826">
              <w:t>Number</w:t>
            </w:r>
          </w:p>
        </w:tc>
        <w:tc>
          <w:tcPr>
            <w:tcW w:w="1059" w:type="pct"/>
          </w:tcPr>
          <w:p w:rsidR="004E7266" w:rsidP="00856C9D" w:rsidRDefault="004E7266" w14:paraId="1075BD35" w14:textId="25196DE6">
            <w:r>
              <w:t>Text Box</w:t>
            </w:r>
          </w:p>
        </w:tc>
        <w:tc>
          <w:tcPr>
            <w:tcW w:w="3016" w:type="pct"/>
          </w:tcPr>
          <w:p w:rsidR="004E7266" w:rsidP="004E7266" w:rsidRDefault="004E7266" w14:paraId="5B99DC75" w14:textId="77777777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>
              <w:t xml:space="preserve">Subscribe Access </w:t>
            </w:r>
            <w:r w:rsidRPr="00687826">
              <w:t>Number</w:t>
            </w:r>
          </w:p>
          <w:p w:rsidR="004E7266" w:rsidP="00856C9D" w:rsidRDefault="004E7266" w14:paraId="0FE8596C" w14:textId="38AB4E6B">
            <w:r>
              <w:t xml:space="preserve">Max Length </w:t>
            </w:r>
            <w:r>
              <w:rPr>
                <w:rFonts w:cs="Angsana New"/>
                <w:cs/>
              </w:rPr>
              <w:t xml:space="preserve">: </w:t>
            </w:r>
            <w:r>
              <w:t xml:space="preserve">100 </w:t>
            </w:r>
            <w:r>
              <w:rPr>
                <w:rFonts w:hint="cs"/>
                <w:cs/>
              </w:rPr>
              <w:t>ตัวอักษร</w:t>
            </w:r>
          </w:p>
        </w:tc>
      </w:tr>
      <w:tr w:rsidRPr="008979A8" w:rsidR="004E7266" w:rsidTr="00EC364E" w14:paraId="1EEC049C" w14:textId="77777777">
        <w:trPr>
          <w:trHeight w:val="108"/>
        </w:trPr>
        <w:tc>
          <w:tcPr>
            <w:tcW w:w="925" w:type="pct"/>
          </w:tcPr>
          <w:p w:rsidR="004E7266" w:rsidP="00856C9D" w:rsidRDefault="004E7266" w14:paraId="2D0A2AA5" w14:textId="1EEC3783">
            <w:r>
              <w:t>unsubscribeAccess</w:t>
            </w:r>
            <w:r w:rsidRPr="00687826">
              <w:t>Number</w:t>
            </w:r>
          </w:p>
        </w:tc>
        <w:tc>
          <w:tcPr>
            <w:tcW w:w="1059" w:type="pct"/>
          </w:tcPr>
          <w:p w:rsidR="004E7266" w:rsidP="00856C9D" w:rsidRDefault="004E7266" w14:paraId="7A12B7E1" w14:textId="671A71DB">
            <w:r>
              <w:t>Text Box</w:t>
            </w:r>
          </w:p>
        </w:tc>
        <w:tc>
          <w:tcPr>
            <w:tcW w:w="3016" w:type="pct"/>
          </w:tcPr>
          <w:p w:rsidR="004E7266" w:rsidP="004E7266" w:rsidRDefault="004E7266" w14:paraId="7C8ED385" w14:textId="77777777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>
              <w:t xml:space="preserve">Unsubscribe Access </w:t>
            </w:r>
            <w:r w:rsidRPr="00687826">
              <w:t>Number</w:t>
            </w:r>
          </w:p>
          <w:p w:rsidR="004E7266" w:rsidP="00856C9D" w:rsidRDefault="004E7266" w14:paraId="3B253EEE" w14:textId="0E5583EA">
            <w:r>
              <w:t xml:space="preserve">Max Length </w:t>
            </w:r>
            <w:r>
              <w:rPr>
                <w:rFonts w:cs="Angsana New"/>
                <w:cs/>
              </w:rPr>
              <w:t xml:space="preserve">: </w:t>
            </w:r>
            <w:r>
              <w:t xml:space="preserve">100 </w:t>
            </w:r>
            <w:r>
              <w:rPr>
                <w:rFonts w:hint="cs"/>
                <w:cs/>
              </w:rPr>
              <w:t>ตัวอักษร</w:t>
            </w:r>
          </w:p>
        </w:tc>
      </w:tr>
      <w:tr w:rsidRPr="008979A8" w:rsidR="004E7266" w:rsidTr="00EC364E" w14:paraId="5549DB96" w14:textId="77777777">
        <w:trPr>
          <w:trHeight w:val="108"/>
        </w:trPr>
        <w:tc>
          <w:tcPr>
            <w:tcW w:w="925" w:type="pct"/>
          </w:tcPr>
          <w:p w:rsidR="004E7266" w:rsidP="00856C9D" w:rsidRDefault="004E7266" w14:paraId="50702B96" w14:textId="22EF64C8">
            <w:r>
              <w:t>Matching Order Fee</w:t>
            </w:r>
          </w:p>
        </w:tc>
        <w:tc>
          <w:tcPr>
            <w:tcW w:w="1059" w:type="pct"/>
          </w:tcPr>
          <w:p w:rsidR="004E7266" w:rsidP="004E7266" w:rsidRDefault="004E7266" w14:paraId="54FA0B12" w14:textId="77777777">
            <w:r>
              <w:t>Drop Down List</w:t>
            </w:r>
          </w:p>
          <w:p w:rsidR="004E7266" w:rsidP="00856C9D" w:rsidRDefault="004E7266" w14:paraId="7A44FB92" w14:textId="17879725">
            <w:r>
              <w:rPr>
                <w:rFonts w:cs="Angsana New"/>
                <w:cs/>
              </w:rPr>
              <w:t>(</w:t>
            </w:r>
            <w:r>
              <w:t>Search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3016" w:type="pct"/>
          </w:tcPr>
          <w:p w:rsidR="004E7266" w:rsidP="004E7266" w:rsidRDefault="004E7266" w14:paraId="47BE259B" w14:textId="531F4D1A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8865D4">
              <w:t>Matching Order Fee</w:t>
            </w:r>
          </w:p>
          <w:p w:rsidR="004E7266" w:rsidP="004E7266" w:rsidRDefault="004E7266" w14:paraId="64B589DE" w14:textId="705B0C8D">
            <w:pPr>
              <w:rPr>
                <w:cs/>
              </w:rPr>
            </w:pPr>
            <w:r>
              <w:t xml:space="preserve">Visible </w:t>
            </w:r>
            <w:r>
              <w:rPr>
                <w:rFonts w:hint="cs"/>
                <w:cs/>
              </w:rPr>
              <w:t>เมื่อ</w:t>
            </w:r>
            <w:r>
              <w:t xml:space="preserve"> matchingPoFee</w:t>
            </w:r>
            <w:r>
              <w:rPr>
                <w:rFonts w:cs="Angsana New"/>
                <w:cs/>
              </w:rPr>
              <w:t xml:space="preserve"> = “</w:t>
            </w:r>
            <w:r>
              <w:t>Yes</w:t>
            </w:r>
            <w:r>
              <w:rPr>
                <w:rFonts w:cs="Angsana New"/>
                <w:cs/>
              </w:rPr>
              <w:t>”</w:t>
            </w:r>
            <w:r w:rsidR="008F75B1">
              <w:rPr>
                <w:rFonts w:cs="Angsana New"/>
                <w:cs/>
              </w:rPr>
              <w:t xml:space="preserve"> </w:t>
            </w:r>
            <w:r w:rsidR="008F75B1">
              <w:rPr>
                <w:rFonts w:hint="cs"/>
                <w:cs/>
              </w:rPr>
              <w:t xml:space="preserve">และ </w:t>
            </w:r>
            <w:r w:rsidR="008F75B1">
              <w:t xml:space="preserve">customerType </w:t>
            </w:r>
            <w:r w:rsidR="008F75B1">
              <w:rPr>
                <w:rFonts w:cs="Angsana New"/>
                <w:cs/>
              </w:rPr>
              <w:t>= “</w:t>
            </w:r>
            <w:r w:rsidR="008F75B1">
              <w:t>Post</w:t>
            </w:r>
            <w:r w:rsidR="008F75B1">
              <w:rPr>
                <w:rFonts w:cs="Angsana New"/>
                <w:cs/>
              </w:rPr>
              <w:t>-</w:t>
            </w:r>
            <w:r w:rsidR="008F75B1">
              <w:t>paid</w:t>
            </w:r>
            <w:r w:rsidR="008F75B1">
              <w:rPr>
                <w:rFonts w:cs="Angsana New"/>
                <w:cs/>
              </w:rPr>
              <w:t>”</w:t>
            </w:r>
          </w:p>
          <w:p w:rsidR="004E7266" w:rsidP="004E7266" w:rsidRDefault="004E7266" w14:paraId="2376EC55" w14:textId="02257F03">
            <w:r>
              <w:t xml:space="preserve">List of Value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 xml:space="preserve">ดึงข้อมูลใน </w:t>
            </w:r>
            <w:r>
              <w:t xml:space="preserve">Database </w:t>
            </w:r>
            <w:r>
              <w:rPr>
                <w:rFonts w:hint="cs"/>
                <w:cs/>
              </w:rPr>
              <w:t xml:space="preserve">ที่ </w:t>
            </w:r>
            <w:r>
              <w:t xml:space="preserve">Table </w:t>
            </w:r>
            <w:r w:rsidRPr="00700614">
              <w:t>PO_</w:t>
            </w:r>
            <w:r w:rsidR="005A187E">
              <w:t>FEE</w:t>
            </w:r>
            <w:r w:rsidRPr="00700614">
              <w:t>_VIEW</w:t>
            </w:r>
            <w:r>
              <w:rPr>
                <w:rFonts w:hint="cs"/>
                <w:cs/>
              </w:rPr>
              <w:t xml:space="preserve"> โดยมีเงื่อนไขดังนี้</w:t>
            </w:r>
          </w:p>
          <w:p w:rsidR="004E7266" w:rsidP="004E7266" w:rsidRDefault="004E7266" w14:paraId="245534D3" w14:textId="77777777">
            <w:pPr>
              <w:pStyle w:val="ListParagraph"/>
              <w:numPr>
                <w:ilvl w:val="0"/>
                <w:numId w:val="37"/>
              </w:numPr>
            </w:pPr>
            <w:r>
              <w:rPr>
                <w:color w:val="000000"/>
              </w:rPr>
              <w:t>PLM_PO</w:t>
            </w:r>
            <w:r>
              <w:rPr>
                <w:rFonts w:cs="Angsana New"/>
                <w:color w:val="000000"/>
                <w:cs/>
              </w:rPr>
              <w:t>.</w:t>
            </w:r>
            <w:r w:rsidRPr="007E6626">
              <w:t>STATUS</w:t>
            </w:r>
            <w:r w:rsidRPr="004C3917" w:rsidDel="001452B1">
              <w:rPr>
                <w:rFonts w:hint="cs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ไม่เท่ากับ </w:t>
            </w:r>
            <w:r>
              <w:rPr>
                <w:rFonts w:cs="Angsana New"/>
                <w:cs/>
              </w:rPr>
              <w:t>“</w:t>
            </w:r>
            <w:r>
              <w:t>Cancel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 w:cs="Angsana New"/>
                <w:cs/>
              </w:rPr>
              <w:t xml:space="preserve"> และ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Hold</w:t>
            </w:r>
            <w:r>
              <w:rPr>
                <w:rFonts w:cs="Angsana New"/>
                <w:cs/>
              </w:rPr>
              <w:t>”</w:t>
            </w:r>
          </w:p>
          <w:p w:rsidR="004E7266" w:rsidP="004E7266" w:rsidRDefault="004E7266" w14:paraId="73D8421D" w14:textId="77777777">
            <w:pPr>
              <w:pStyle w:val="ListParagraph"/>
              <w:numPr>
                <w:ilvl w:val="0"/>
                <w:numId w:val="37"/>
              </w:numPr>
            </w:pPr>
            <w:r>
              <w:rPr>
                <w:color w:val="000000"/>
              </w:rPr>
              <w:t>PLM_PO</w:t>
            </w:r>
            <w:r>
              <w:rPr>
                <w:rFonts w:cs="Angsana New"/>
                <w:color w:val="000000"/>
                <w:cs/>
              </w:rPr>
              <w:t>.</w:t>
            </w:r>
            <w:r>
              <w:rPr>
                <w:color w:val="000000"/>
              </w:rPr>
              <w:t>PROMOTION_GROUP</w:t>
            </w:r>
            <w:r w:rsidRPr="004C3917" w:rsidDel="001452B1"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 “</w:t>
            </w:r>
            <w:r>
              <w:t>Mobile</w:t>
            </w:r>
            <w:r>
              <w:rPr>
                <w:rFonts w:cs="Angsana New"/>
                <w:cs/>
              </w:rPr>
              <w:t>”</w:t>
            </w:r>
          </w:p>
          <w:p w:rsidRPr="00264A12" w:rsidR="004E7266" w:rsidP="00264A12" w:rsidRDefault="004E7266" w14:paraId="637E80B3" w14:textId="77777777">
            <w:pPr>
              <w:pStyle w:val="ListParagraph"/>
              <w:numPr>
                <w:ilvl w:val="0"/>
                <w:numId w:val="37"/>
              </w:numPr>
            </w:pPr>
            <w:r>
              <w:rPr>
                <w:color w:val="000000"/>
              </w:rPr>
              <w:t>PLM_PO</w:t>
            </w:r>
            <w:r>
              <w:rPr>
                <w:rFonts w:cs="Angsana New"/>
                <w:color w:val="000000"/>
                <w:cs/>
              </w:rPr>
              <w:t>.</w:t>
            </w:r>
            <w:r>
              <w:rPr>
                <w:color w:val="000000"/>
              </w:rPr>
              <w:t xml:space="preserve">PO_SUB_GROUP </w:t>
            </w:r>
            <w:r>
              <w:rPr>
                <w:rFonts w:cs="Angsana New"/>
                <w:color w:val="000000"/>
                <w:cs/>
              </w:rPr>
              <w:t>= “</w:t>
            </w:r>
            <w:r>
              <w:rPr>
                <w:color w:val="000000"/>
              </w:rPr>
              <w:t>Order Fee</w:t>
            </w:r>
            <w:r>
              <w:rPr>
                <w:rFonts w:cs="Angsana New"/>
                <w:color w:val="000000"/>
                <w:cs/>
              </w:rPr>
              <w:t>”</w:t>
            </w:r>
          </w:p>
          <w:p w:rsidR="004E7266" w:rsidP="00264A12" w:rsidRDefault="004E7266" w14:paraId="749B6EF3" w14:textId="77777777">
            <w:pPr>
              <w:pStyle w:val="ListParagraph"/>
              <w:numPr>
                <w:ilvl w:val="0"/>
                <w:numId w:val="37"/>
              </w:numPr>
            </w:pPr>
            <w:r w:rsidRPr="00264A12">
              <w:rPr>
                <w:color w:val="000000"/>
              </w:rPr>
              <w:t>PO_FEE_CHANNEL</w:t>
            </w:r>
            <w:r w:rsidRPr="00345909">
              <w:rPr>
                <w:rFonts w:cs="Angsana New"/>
                <w:cs/>
              </w:rPr>
              <w:t>.</w:t>
            </w:r>
            <w:r>
              <w:t xml:space="preserve">CHANNEL </w:t>
            </w:r>
            <w:r>
              <w:rPr>
                <w:rFonts w:cs="Angsana New"/>
                <w:cs/>
              </w:rPr>
              <w:t>=</w:t>
            </w:r>
            <w:r>
              <w:t xml:space="preserve"> channel</w:t>
            </w:r>
          </w:p>
          <w:p w:rsidR="0050167A" w:rsidP="0007125F" w:rsidRDefault="0050167A" w14:paraId="43740753" w14:textId="546E1417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เมื่อกด </w:t>
            </w:r>
            <w:r>
              <w:t xml:space="preserve">Save </w:t>
            </w:r>
            <w:r>
              <w:rPr>
                <w:rFonts w:hint="cs"/>
                <w:cs/>
              </w:rPr>
              <w:t xml:space="preserve">ให้ทำการ </w:t>
            </w:r>
            <w:r>
              <w:t xml:space="preserve">Default </w:t>
            </w:r>
            <w:r>
              <w:rPr>
                <w:rFonts w:hint="cs"/>
                <w:cs/>
              </w:rPr>
              <w:t xml:space="preserve">ค่า </w:t>
            </w:r>
            <w:r>
              <w:t xml:space="preserve">Revenue Code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Revenue Code Description </w:t>
            </w:r>
            <w:r>
              <w:rPr>
                <w:rFonts w:hint="cs"/>
                <w:cs/>
              </w:rPr>
              <w:t xml:space="preserve">ตาม </w:t>
            </w:r>
            <w:r>
              <w:t xml:space="preserve">Logic </w:t>
            </w:r>
            <w:r>
              <w:rPr>
                <w:rFonts w:hint="cs"/>
                <w:cs/>
              </w:rPr>
              <w:t xml:space="preserve">ที่ </w:t>
            </w:r>
            <w:r>
              <w:t xml:space="preserve">PO Fee </w:t>
            </w:r>
            <w:r>
              <w:rPr>
                <w:rFonts w:hint="cs"/>
                <w:cs/>
              </w:rPr>
              <w:t xml:space="preserve">เฉพาะที่อยู่ใน </w:t>
            </w:r>
            <w:r>
              <w:t xml:space="preserve">Project Name </w:t>
            </w:r>
            <w:r>
              <w:rPr>
                <w:rFonts w:hint="cs"/>
                <w:cs/>
              </w:rPr>
              <w:t>เดียวกันเท่านั้น</w:t>
            </w:r>
            <w:r>
              <w:rPr>
                <w:rFonts w:cs="Angsana New"/>
                <w:cs/>
              </w:rPr>
              <w:t xml:space="preserve"> </w:t>
            </w:r>
          </w:p>
        </w:tc>
      </w:tr>
      <w:tr w:rsidRPr="008979A8" w:rsidR="006B04B8" w:rsidTr="00EC364E" w14:paraId="042A7551" w14:textId="77777777">
        <w:trPr>
          <w:trHeight w:val="108"/>
        </w:trPr>
        <w:tc>
          <w:tcPr>
            <w:tcW w:w="925" w:type="pct"/>
          </w:tcPr>
          <w:p w:rsidR="006B04B8" w:rsidP="006B04B8" w:rsidRDefault="006B04B8" w14:paraId="0A4DEB1E" w14:textId="77777777">
            <w:r>
              <w:t>c</w:t>
            </w:r>
            <w:r w:rsidRPr="001624DE">
              <w:t>hannelDetail</w:t>
            </w:r>
            <w:r>
              <w:t>EN</w:t>
            </w:r>
          </w:p>
        </w:tc>
        <w:tc>
          <w:tcPr>
            <w:tcW w:w="1059" w:type="pct"/>
          </w:tcPr>
          <w:p w:rsidRPr="008979A8" w:rsidR="006B04B8" w:rsidP="006B04B8" w:rsidRDefault="006B04B8" w14:paraId="6A419412" w14:textId="77777777">
            <w:r>
              <w:t>Text Area</w:t>
            </w:r>
          </w:p>
        </w:tc>
        <w:tc>
          <w:tcPr>
            <w:tcW w:w="3016" w:type="pct"/>
          </w:tcPr>
          <w:p w:rsidR="006B04B8" w:rsidP="006B04B8" w:rsidRDefault="006B04B8" w14:paraId="302AFBF7" w14:textId="77777777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>
              <w:t xml:space="preserve">Channel Detail EN </w:t>
            </w:r>
          </w:p>
          <w:p w:rsidRPr="00BD6930" w:rsidR="006B04B8" w:rsidP="006B04B8" w:rsidRDefault="006B04B8" w14:paraId="70DA5CE3" w14:textId="798E1F13">
            <w:pPr>
              <w:rPr>
                <w:cs/>
              </w:rPr>
            </w:pPr>
            <w:r>
              <w:t xml:space="preserve">Max Length </w:t>
            </w:r>
            <w:r>
              <w:rPr>
                <w:rFonts w:cs="Angsana New"/>
                <w:cs/>
              </w:rPr>
              <w:t xml:space="preserve">: </w:t>
            </w:r>
            <w:r>
              <w:t xml:space="preserve">4,000 </w:t>
            </w:r>
            <w:r>
              <w:rPr>
                <w:rFonts w:hint="cs"/>
                <w:cs/>
              </w:rPr>
              <w:t>ตัวอักษร</w:t>
            </w:r>
          </w:p>
        </w:tc>
      </w:tr>
      <w:tr w:rsidRPr="008979A8" w:rsidR="006B04B8" w:rsidTr="00EC364E" w14:paraId="2B6F9063" w14:textId="77777777">
        <w:trPr>
          <w:trHeight w:val="108"/>
        </w:trPr>
        <w:tc>
          <w:tcPr>
            <w:tcW w:w="925" w:type="pct"/>
          </w:tcPr>
          <w:p w:rsidRPr="00C85186" w:rsidR="006B04B8" w:rsidP="006B04B8" w:rsidRDefault="006B04B8" w14:paraId="6BE359D9" w14:textId="77777777">
            <w:pPr>
              <w:rPr>
                <w:b/>
                <w:bCs/>
              </w:rPr>
            </w:pPr>
            <w:r>
              <w:t>c</w:t>
            </w:r>
            <w:r w:rsidRPr="001624DE">
              <w:t>hannelDetail</w:t>
            </w:r>
            <w:r>
              <w:t>TH</w:t>
            </w:r>
          </w:p>
        </w:tc>
        <w:tc>
          <w:tcPr>
            <w:tcW w:w="1059" w:type="pct"/>
          </w:tcPr>
          <w:p w:rsidRPr="008979A8" w:rsidR="006B04B8" w:rsidP="006B04B8" w:rsidRDefault="006B04B8" w14:paraId="0BFAC73B" w14:textId="77777777">
            <w:r>
              <w:t>Text Area</w:t>
            </w:r>
          </w:p>
        </w:tc>
        <w:tc>
          <w:tcPr>
            <w:tcW w:w="3016" w:type="pct"/>
          </w:tcPr>
          <w:p w:rsidR="006B04B8" w:rsidP="006B04B8" w:rsidRDefault="006B04B8" w14:paraId="613F2D0D" w14:textId="77777777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>
              <w:t>Channel Detail TH</w:t>
            </w:r>
          </w:p>
          <w:p w:rsidRPr="00BD6930" w:rsidR="006B04B8" w:rsidP="006B04B8" w:rsidRDefault="006B04B8" w14:paraId="2EB9DD67" w14:textId="5C4B2744">
            <w:pPr>
              <w:rPr>
                <w:cs/>
              </w:rPr>
            </w:pPr>
            <w:r>
              <w:t xml:space="preserve">Max Length </w:t>
            </w:r>
            <w:r>
              <w:rPr>
                <w:rFonts w:cs="Angsana New"/>
                <w:cs/>
              </w:rPr>
              <w:t xml:space="preserve">: </w:t>
            </w:r>
            <w:r>
              <w:t xml:space="preserve">4,000 </w:t>
            </w:r>
            <w:r>
              <w:rPr>
                <w:rFonts w:hint="cs"/>
                <w:cs/>
              </w:rPr>
              <w:t>ตัวอักษร</w:t>
            </w:r>
          </w:p>
        </w:tc>
      </w:tr>
      <w:tr w:rsidRPr="008979A8" w:rsidR="006B04B8" w:rsidTr="00EC364E" w14:paraId="3BAAAA23" w14:textId="77777777">
        <w:trPr>
          <w:trHeight w:val="108"/>
        </w:trPr>
        <w:tc>
          <w:tcPr>
            <w:tcW w:w="925" w:type="pct"/>
          </w:tcPr>
          <w:p w:rsidR="006B04B8" w:rsidP="006B04B8" w:rsidRDefault="006B04B8" w14:paraId="1BF12B52" w14:textId="77777777">
            <w:r>
              <w:t>f</w:t>
            </w:r>
            <w:r w:rsidRPr="001624DE">
              <w:t>orecastSubs</w:t>
            </w:r>
          </w:p>
        </w:tc>
        <w:tc>
          <w:tcPr>
            <w:tcW w:w="1059" w:type="pct"/>
          </w:tcPr>
          <w:p w:rsidRPr="008979A8" w:rsidR="006B04B8" w:rsidP="006B04B8" w:rsidRDefault="006B04B8" w14:paraId="0E1796E0" w14:textId="5AFED24F">
            <w:r>
              <w:t>Text Box</w:t>
            </w:r>
          </w:p>
        </w:tc>
        <w:tc>
          <w:tcPr>
            <w:tcW w:w="3016" w:type="pct"/>
          </w:tcPr>
          <w:p w:rsidR="006B04B8" w:rsidP="006B04B8" w:rsidRDefault="006B04B8" w14:paraId="6871A879" w14:textId="0A964ABD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>
              <w:t>Forecast Subs</w:t>
            </w:r>
            <w:r>
              <w:rPr>
                <w:rFonts w:cs="Angsana New"/>
                <w:cs/>
              </w:rPr>
              <w:t xml:space="preserve"> : …… </w:t>
            </w:r>
            <w:r>
              <w:t>per day</w:t>
            </w:r>
          </w:p>
          <w:p w:rsidR="006B04B8" w:rsidP="006B04B8" w:rsidRDefault="006B04B8" w14:paraId="3860A027" w14:textId="77777777">
            <w:r>
              <w:rPr>
                <w:rFonts w:hint="cs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ใส่ได้เฉพาะตัวเลขเท่านั้น</w:t>
            </w:r>
          </w:p>
          <w:p w:rsidRPr="000F51F1" w:rsidR="006B04B8" w:rsidP="006B04B8" w:rsidRDefault="006B04B8" w14:paraId="3A03B7B0" w14:textId="68F1309C">
            <w:pPr>
              <w:rPr>
                <w:cs/>
              </w:rPr>
            </w:pPr>
            <w:r>
              <w:t xml:space="preserve">Max Length </w:t>
            </w:r>
            <w:r>
              <w:rPr>
                <w:rFonts w:cs="Angsana New"/>
                <w:cs/>
              </w:rPr>
              <w:t xml:space="preserve">: </w:t>
            </w:r>
            <w:r>
              <w:t>10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hint="cs"/>
                <w:cs/>
              </w:rPr>
              <w:t>ตัวอักษร</w:t>
            </w:r>
          </w:p>
        </w:tc>
      </w:tr>
      <w:tr w:rsidRPr="008979A8" w:rsidR="006B04B8" w:rsidTr="00EC364E" w14:paraId="0C887FA7" w14:textId="77777777">
        <w:trPr>
          <w:trHeight w:val="108"/>
        </w:trPr>
        <w:tc>
          <w:tcPr>
            <w:tcW w:w="925" w:type="pct"/>
          </w:tcPr>
          <w:p w:rsidR="006B04B8" w:rsidP="006B04B8" w:rsidRDefault="006B04B8" w14:paraId="1D4DDA55" w14:textId="77777777">
            <w:r w:rsidRPr="008979A8">
              <w:rPr>
                <w:rFonts w:cs="Angsana New"/>
                <w:cs/>
              </w:rPr>
              <w:t xml:space="preserve">ปุ่ม </w:t>
            </w:r>
            <w:r w:rsidRPr="008979A8">
              <w:rPr>
                <w:rFonts w:cs="CordiaUPC"/>
              </w:rPr>
              <w:t>Update</w:t>
            </w:r>
          </w:p>
        </w:tc>
        <w:tc>
          <w:tcPr>
            <w:tcW w:w="1059" w:type="pct"/>
          </w:tcPr>
          <w:p w:rsidRPr="008979A8" w:rsidR="006B04B8" w:rsidP="006B04B8" w:rsidRDefault="006B04B8" w14:paraId="4EBDABA5" w14:textId="77777777">
            <w:r w:rsidRPr="008979A8">
              <w:rPr>
                <w:rFonts w:cs="CordiaUPC"/>
              </w:rPr>
              <w:t>Button</w:t>
            </w:r>
          </w:p>
        </w:tc>
        <w:tc>
          <w:tcPr>
            <w:tcW w:w="3016" w:type="pct"/>
          </w:tcPr>
          <w:p w:rsidRPr="000F51F1" w:rsidR="006B04B8" w:rsidP="006B04B8" w:rsidRDefault="006B04B8" w14:paraId="5D6EBEB1" w14:textId="77777777">
            <w:r w:rsidRPr="000F51F1">
              <w:rPr>
                <w:cs/>
              </w:rPr>
              <w:t>เมื่อกดปุ่ม</w:t>
            </w:r>
          </w:p>
          <w:p w:rsidRPr="000F51F1" w:rsidR="006B04B8" w:rsidP="006B04B8" w:rsidRDefault="006B04B8" w14:paraId="7C967FC3" w14:textId="77777777">
            <w:pPr>
              <w:pStyle w:val="ListParagraph"/>
              <w:numPr>
                <w:ilvl w:val="0"/>
                <w:numId w:val="18"/>
              </w:numPr>
            </w:pPr>
            <w:r w:rsidRPr="000F51F1">
              <w:rPr>
                <w:cs/>
              </w:rPr>
              <w:t xml:space="preserve">ให้ทำการ </w:t>
            </w:r>
            <w:r w:rsidRPr="000F51F1">
              <w:t xml:space="preserve">Validate </w:t>
            </w:r>
            <w:r w:rsidRPr="000F51F1">
              <w:rPr>
                <w:cs/>
              </w:rPr>
              <w:t>ข้อมูลในหน้าจอ</w:t>
            </w:r>
            <w:r>
              <w:t xml:space="preserve"> Non Human Touch Point Detail Section</w:t>
            </w:r>
          </w:p>
          <w:p w:rsidRPr="000F51F1" w:rsidR="006B04B8" w:rsidP="006B04B8" w:rsidRDefault="006B04B8" w14:paraId="34B05886" w14:textId="77777777">
            <w:pPr>
              <w:pStyle w:val="ListParagraph"/>
              <w:numPr>
                <w:ilvl w:val="0"/>
                <w:numId w:val="18"/>
              </w:numPr>
              <w:rPr>
                <w:bCs/>
              </w:rPr>
            </w:pPr>
            <w:r w:rsidRPr="000F51F1">
              <w:rPr>
                <w:cs/>
              </w:rPr>
              <w:t xml:space="preserve">ให้ทำการ </w:t>
            </w:r>
            <w:r w:rsidRPr="000F51F1">
              <w:t xml:space="preserve">Update </w:t>
            </w:r>
            <w:r w:rsidRPr="000F51F1">
              <w:rPr>
                <w:cs/>
              </w:rPr>
              <w:t xml:space="preserve">ข้อมูลลงในส่วนของ </w:t>
            </w:r>
            <w:r w:rsidRPr="000F51F1">
              <w:t xml:space="preserve">Non Human Touch </w:t>
            </w:r>
            <w:r>
              <w:t xml:space="preserve">Point Detail </w:t>
            </w:r>
            <w:r w:rsidRPr="000F51F1">
              <w:rPr>
                <w:rFonts w:cs="CordiaUPC"/>
              </w:rPr>
              <w:t>Table Section</w:t>
            </w:r>
          </w:p>
          <w:p w:rsidRPr="00BD6930" w:rsidR="006B04B8" w:rsidP="006B04B8" w:rsidRDefault="006B04B8" w14:paraId="6C40C9BE" w14:textId="77777777">
            <w:pPr>
              <w:pStyle w:val="ListParagraph"/>
              <w:numPr>
                <w:ilvl w:val="0"/>
                <w:numId w:val="18"/>
              </w:numPr>
              <w:rPr>
                <w:cs/>
              </w:rPr>
            </w:pPr>
            <w:r w:rsidRPr="00257C21">
              <w:rPr>
                <w:rFonts w:hint="cs"/>
                <w:cs/>
              </w:rPr>
              <w:t xml:space="preserve">ให้ทำการเคลียร์ค่าใน </w:t>
            </w:r>
            <w:r>
              <w:t>Non Human Touch Point Detail Section</w:t>
            </w:r>
            <w:r w:rsidRPr="00257C21">
              <w:rPr>
                <w:rFonts w:cs="Angsana New"/>
                <w:cs/>
              </w:rPr>
              <w:t xml:space="preserve"> </w:t>
            </w:r>
            <w:r w:rsidRPr="00257C21">
              <w:rPr>
                <w:rFonts w:hint="cs"/>
                <w:cs/>
              </w:rPr>
              <w:t>และ</w:t>
            </w:r>
            <w:r w:rsidRPr="00257C21">
              <w:t xml:space="preserve"> Invisible</w:t>
            </w:r>
            <w:r w:rsidRPr="000F51F1">
              <w:rPr>
                <w:rFonts w:cs="Angsana New"/>
                <w:cs/>
              </w:rPr>
              <w:t xml:space="preserve"> </w:t>
            </w:r>
            <w:r>
              <w:t xml:space="preserve">Non Human Touch Point Detail </w:t>
            </w:r>
            <w:r w:rsidRPr="000F51F1">
              <w:rPr>
                <w:szCs w:val="36"/>
              </w:rPr>
              <w:t>Section</w:t>
            </w:r>
          </w:p>
        </w:tc>
      </w:tr>
      <w:tr w:rsidRPr="008979A8" w:rsidR="006B04B8" w:rsidTr="00EC364E" w14:paraId="1F5B0E49" w14:textId="77777777">
        <w:trPr>
          <w:trHeight w:val="108"/>
        </w:trPr>
        <w:tc>
          <w:tcPr>
            <w:tcW w:w="925" w:type="pct"/>
          </w:tcPr>
          <w:p w:rsidR="006B04B8" w:rsidP="006B04B8" w:rsidRDefault="006B04B8" w14:paraId="6B95E66F" w14:textId="77777777">
            <w:r>
              <w:rPr>
                <w:rFonts w:hint="cs" w:cs="Angsana New"/>
                <w:cs/>
              </w:rPr>
              <w:t xml:space="preserve">ปุ่ม </w:t>
            </w:r>
            <w:r>
              <w:rPr>
                <w:rFonts w:cs="CordiaUPC"/>
              </w:rPr>
              <w:t>Cancel</w:t>
            </w:r>
          </w:p>
        </w:tc>
        <w:tc>
          <w:tcPr>
            <w:tcW w:w="1059" w:type="pct"/>
          </w:tcPr>
          <w:p w:rsidRPr="008979A8" w:rsidR="006B04B8" w:rsidP="006B04B8" w:rsidRDefault="006B04B8" w14:paraId="70B61613" w14:textId="77777777">
            <w:r>
              <w:rPr>
                <w:rFonts w:cs="CordiaUPC"/>
              </w:rPr>
              <w:t>Button</w:t>
            </w:r>
          </w:p>
        </w:tc>
        <w:tc>
          <w:tcPr>
            <w:tcW w:w="3016" w:type="pct"/>
          </w:tcPr>
          <w:p w:rsidRPr="00C85186" w:rsidR="006B04B8" w:rsidP="006B04B8" w:rsidRDefault="006B04B8" w14:paraId="1479CA85" w14:textId="77777777">
            <w:pPr>
              <w:rPr>
                <w:cs/>
              </w:rPr>
            </w:pPr>
            <w:r>
              <w:rPr>
                <w:rFonts w:hint="cs"/>
                <w:cs/>
              </w:rPr>
              <w:t>เมื่อกดปุ่ม</w:t>
            </w:r>
            <w:r w:rsidRPr="00257C21">
              <w:rPr>
                <w:rFonts w:hint="cs"/>
                <w:cs/>
              </w:rPr>
              <w:t xml:space="preserve">ให้ทำการเคลียร์ค่าใน </w:t>
            </w:r>
            <w:r>
              <w:t>Non Human Touch Point Detail Section</w:t>
            </w:r>
            <w:r w:rsidRPr="00257C21">
              <w:rPr>
                <w:rFonts w:hint="cs"/>
                <w:cs/>
              </w:rPr>
              <w:t xml:space="preserve"> และ</w:t>
            </w:r>
            <w:r w:rsidRPr="00257C21">
              <w:t xml:space="preserve"> Invisible</w:t>
            </w:r>
            <w:r>
              <w:rPr>
                <w:rFonts w:cs="Angsana New"/>
                <w:cs/>
              </w:rPr>
              <w:t xml:space="preserve"> </w:t>
            </w:r>
            <w:r>
              <w:t>Non Human Touch Point Detail Section</w:t>
            </w:r>
          </w:p>
        </w:tc>
      </w:tr>
      <w:tr w:rsidRPr="008979A8" w:rsidR="006B04B8" w:rsidTr="00EC364E" w14:paraId="400E4EF4" w14:textId="77777777">
        <w:trPr>
          <w:trHeight w:val="108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Pr="007F10C2" w:rsidR="006B04B8" w:rsidP="006B04B8" w:rsidRDefault="006B04B8" w14:paraId="033FC251" w14:textId="77777777">
            <w:pPr>
              <w:pStyle w:val="HeaderTable"/>
              <w:rPr>
                <w:rtl/>
                <w:cs/>
              </w:rPr>
            </w:pPr>
            <w:r>
              <w:t>End Non Human Touch Point Detail Section</w:t>
            </w:r>
          </w:p>
        </w:tc>
      </w:tr>
    </w:tbl>
    <w:p w:rsidR="00856C9D" w:rsidP="00BB3F68" w:rsidRDefault="00856C9D" w14:paraId="7FF7C2F3" w14:textId="77777777">
      <w:pPr>
        <w:pStyle w:val="Heading3"/>
        <w:numPr>
          <w:ilvl w:val="0"/>
          <w:numId w:val="39"/>
        </w:numPr>
        <w:rPr>
          <w:rFonts w:ascii="CordiaUPC" w:hAnsi="CordiaUPC" w:cs="CordiaUPC"/>
          <w:sz w:val="32"/>
          <w:szCs w:val="32"/>
        </w:rPr>
      </w:pPr>
      <w:r w:rsidRPr="008979A8">
        <w:rPr>
          <w:rFonts w:ascii="CordiaUPC" w:hAnsi="CordiaUPC" w:cs="CordiaUPC"/>
          <w:sz w:val="32"/>
          <w:szCs w:val="32"/>
        </w:rPr>
        <w:t>Script Validation</w:t>
      </w:r>
    </w:p>
    <w:tbl>
      <w:tblPr>
        <w:tblW w:w="4938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384"/>
        <w:gridCol w:w="2897"/>
        <w:gridCol w:w="3314"/>
        <w:gridCol w:w="1309"/>
      </w:tblGrid>
      <w:tr w:rsidRPr="008979A8" w:rsidR="00856C9D" w:rsidTr="00856C9D" w14:paraId="245CC14B" w14:textId="77777777">
        <w:trPr>
          <w:cantSplit/>
          <w:tblHeader/>
        </w:trPr>
        <w:tc>
          <w:tcPr>
            <w:tcW w:w="777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856C9D" w:rsidP="00856C9D" w:rsidRDefault="00856C9D" w14:paraId="5EFEF317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Error Code</w:t>
            </w:r>
          </w:p>
        </w:tc>
        <w:tc>
          <w:tcPr>
            <w:tcW w:w="1627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856C9D" w:rsidP="00856C9D" w:rsidRDefault="00856C9D" w14:paraId="75C09B49" w14:textId="77777777">
            <w:pPr>
              <w:rPr>
                <w:rFonts w:cs="CordiaUPC"/>
                <w:b/>
                <w:bCs/>
              </w:rPr>
            </w:pPr>
            <w:r>
              <w:rPr>
                <w:rFonts w:cs="CordiaUPC"/>
                <w:b/>
                <w:bCs/>
              </w:rPr>
              <w:t xml:space="preserve">Error Message </w:t>
            </w:r>
          </w:p>
        </w:tc>
        <w:tc>
          <w:tcPr>
            <w:tcW w:w="1861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856C9D" w:rsidP="00856C9D" w:rsidRDefault="00856C9D" w14:paraId="791228DE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Logic</w:t>
            </w:r>
          </w:p>
        </w:tc>
        <w:tc>
          <w:tcPr>
            <w:tcW w:w="735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856C9D" w:rsidP="00856C9D" w:rsidRDefault="00856C9D" w14:paraId="48B6B579" w14:textId="77777777">
            <w:pPr>
              <w:rPr>
                <w:rFonts w:cs="CordiaUPC"/>
                <w:b/>
                <w:bCs/>
              </w:rPr>
            </w:pPr>
            <w:r>
              <w:rPr>
                <w:rFonts w:cs="CordiaUPC"/>
                <w:b/>
                <w:bCs/>
              </w:rPr>
              <w:t>Submit Call</w:t>
            </w:r>
          </w:p>
        </w:tc>
      </w:tr>
      <w:tr w:rsidR="00856C9D" w:rsidTr="00856C9D" w14:paraId="0ABC367D" w14:textId="77777777">
        <w:tc>
          <w:tcPr>
            <w:tcW w:w="5000" w:type="pct"/>
            <w:gridSpan w:val="4"/>
            <w:shd w:val="clear" w:color="auto" w:fill="C2D69B" w:themeFill="accent3" w:themeFillTint="99"/>
          </w:tcPr>
          <w:p w:rsidR="00856C9D" w:rsidP="00856C9D" w:rsidRDefault="00856C9D" w14:paraId="15702806" w14:textId="77777777">
            <w:pPr>
              <w:pStyle w:val="HeaderTable"/>
            </w:pPr>
            <w:r>
              <w:t>Non Human Touch Point Detail Section</w:t>
            </w:r>
          </w:p>
        </w:tc>
      </w:tr>
      <w:tr w:rsidR="00856C9D" w:rsidTr="00856C9D" w14:paraId="0BC18F6C" w14:textId="77777777">
        <w:tc>
          <w:tcPr>
            <w:tcW w:w="777" w:type="pct"/>
          </w:tcPr>
          <w:p w:rsidR="00856C9D" w:rsidP="00856C9D" w:rsidRDefault="00856C9D" w14:paraId="718317BF" w14:textId="77777777">
            <w:r>
              <w:t>00001</w:t>
            </w:r>
          </w:p>
        </w:tc>
        <w:tc>
          <w:tcPr>
            <w:tcW w:w="1627" w:type="pct"/>
          </w:tcPr>
          <w:p w:rsidR="00856C9D" w:rsidP="00856C9D" w:rsidRDefault="00856C9D" w14:paraId="4D32FF62" w14:textId="77777777">
            <w:r>
              <w:rPr>
                <w:rFonts w:cs="CordiaUPC"/>
              </w:rPr>
              <w:t>Sale Channel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856C9D" w:rsidP="00856C9D" w:rsidRDefault="00856C9D" w14:paraId="387C3C53" w14:textId="77777777">
            <w:r>
              <w:rPr>
                <w:rFonts w:cs="CordiaUPC"/>
              </w:rPr>
              <w:t xml:space="preserve">Sale Channel </w:t>
            </w:r>
            <w:r>
              <w:rPr>
                <w:rFonts w:hint="cs" w:cs="Angsana New"/>
                <w:cs/>
              </w:rPr>
              <w:t xml:space="preserve">จะต้องเป็น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="00856C9D" w:rsidP="00856C9D" w:rsidRDefault="00856C9D" w14:paraId="1123214F" w14:textId="77777777"/>
        </w:tc>
      </w:tr>
      <w:tr w:rsidR="004E7266" w:rsidTr="00856C9D" w14:paraId="6F694A01" w14:textId="77777777">
        <w:tc>
          <w:tcPr>
            <w:tcW w:w="777" w:type="pct"/>
          </w:tcPr>
          <w:p w:rsidRPr="00EB57D1" w:rsidR="004E7266" w:rsidP="00856C9D" w:rsidRDefault="004E7266" w14:paraId="498754D4" w14:textId="77777777">
            <w:r w:rsidRPr="002A323A">
              <w:rPr>
                <w:rFonts w:cs="CordiaUPC"/>
              </w:rPr>
              <w:t>00023</w:t>
            </w:r>
          </w:p>
        </w:tc>
        <w:tc>
          <w:tcPr>
            <w:tcW w:w="1627" w:type="pct"/>
          </w:tcPr>
          <w:p w:rsidR="004E7266" w:rsidP="00856C9D" w:rsidRDefault="004E7266" w14:paraId="67CE2BC5" w14:textId="77777777">
            <w:r>
              <w:t xml:space="preserve">Forecast Subs must be Integer </w:t>
            </w:r>
            <w:r>
              <w:rPr>
                <w:rFonts w:cs="Angsana New"/>
                <w:cs/>
              </w:rPr>
              <w:t>(</w:t>
            </w:r>
            <w:r>
              <w:t>Min 0, Max 9,999,999,999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1861" w:type="pct"/>
          </w:tcPr>
          <w:p w:rsidR="004E7266" w:rsidP="00856C9D" w:rsidRDefault="004E7266" w14:paraId="6B720DD7" w14:textId="77777777">
            <w:r>
              <w:rPr>
                <w:rFonts w:hint="cs"/>
                <w:cs/>
              </w:rPr>
              <w:t xml:space="preserve">ถ้า </w:t>
            </w:r>
            <w:r>
              <w:t xml:space="preserve">Forecast Subs </w:t>
            </w:r>
            <w:r>
              <w:rPr>
                <w:rFonts w:hint="cs"/>
                <w:cs/>
              </w:rPr>
              <w:t xml:space="preserve">มีค่า ดังนั้น </w:t>
            </w:r>
            <w:r>
              <w:t>Forecast Subs</w:t>
            </w:r>
            <w:r>
              <w:rPr>
                <w:rFonts w:hint="cs"/>
                <w:cs/>
              </w:rPr>
              <w:t xml:space="preserve"> จะต้องเป็นจำนวนเต็มและมีค่าอยู่ในช่วง </w:t>
            </w:r>
            <w:r>
              <w:t xml:space="preserve">0 </w:t>
            </w:r>
            <w:r>
              <w:rPr>
                <w:rFonts w:cs="Angsana New"/>
                <w:cs/>
              </w:rPr>
              <w:t xml:space="preserve">– </w:t>
            </w:r>
            <w:r>
              <w:t>9,999,999,999</w:t>
            </w:r>
          </w:p>
        </w:tc>
        <w:tc>
          <w:tcPr>
            <w:tcW w:w="735" w:type="pct"/>
          </w:tcPr>
          <w:p w:rsidR="004E7266" w:rsidP="00856C9D" w:rsidRDefault="004E7266" w14:paraId="1189D2D1" w14:textId="77777777"/>
        </w:tc>
      </w:tr>
      <w:tr w:rsidR="004E7266" w:rsidTr="00856C9D" w14:paraId="4C2E27C4" w14:textId="77777777">
        <w:tc>
          <w:tcPr>
            <w:tcW w:w="5000" w:type="pct"/>
            <w:gridSpan w:val="4"/>
            <w:shd w:val="clear" w:color="auto" w:fill="C2D69B" w:themeFill="accent3" w:themeFillTint="99"/>
          </w:tcPr>
          <w:p w:rsidR="004E7266" w:rsidP="00856C9D" w:rsidRDefault="004E7266" w14:paraId="3548FD67" w14:textId="77777777">
            <w:pPr>
              <w:pStyle w:val="HeaderTable"/>
            </w:pPr>
            <w:r>
              <w:t>End Non Human Touch Point Detail Section</w:t>
            </w:r>
          </w:p>
        </w:tc>
      </w:tr>
    </w:tbl>
    <w:p w:rsidR="00856C9D" w:rsidP="00BB3F68" w:rsidRDefault="00856C9D" w14:paraId="21B871C2" w14:textId="77777777">
      <w:pPr>
        <w:pStyle w:val="Heading3"/>
        <w:numPr>
          <w:ilvl w:val="0"/>
          <w:numId w:val="39"/>
        </w:numPr>
        <w:spacing w:after="240"/>
        <w:rPr>
          <w:rFonts w:ascii="CordiaUPC" w:hAnsi="CordiaUPC" w:cs="CordiaUPC"/>
          <w:sz w:val="32"/>
          <w:szCs w:val="32"/>
        </w:rPr>
      </w:pPr>
      <w:r w:rsidRPr="008979A8">
        <w:rPr>
          <w:rFonts w:ascii="CordiaUPC" w:hAnsi="CordiaUPC" w:cs="CordiaUPC"/>
          <w:sz w:val="32"/>
          <w:szCs w:val="32"/>
        </w:rPr>
        <w:t>Mapping to DB</w:t>
      </w:r>
    </w:p>
    <w:tbl>
      <w:tblPr>
        <w:tblW w:w="4977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348"/>
        <w:gridCol w:w="2486"/>
        <w:gridCol w:w="4141"/>
      </w:tblGrid>
      <w:tr w:rsidR="00856C9D" w:rsidTr="00856C9D" w14:paraId="23F85D35" w14:textId="77777777">
        <w:trPr>
          <w:tblHeader/>
        </w:trPr>
        <w:tc>
          <w:tcPr>
            <w:tcW w:w="1308" w:type="pct"/>
            <w:shd w:val="clear" w:color="auto" w:fill="EEECE1" w:themeFill="background2"/>
            <w:vAlign w:val="center"/>
          </w:tcPr>
          <w:p w:rsidR="00856C9D" w:rsidP="00856C9D" w:rsidRDefault="00856C9D" w14:paraId="3BF0D400" w14:textId="77777777">
            <w:pPr>
              <w:rPr>
                <w:rFonts w:cs="CordiaUPC"/>
              </w:rPr>
            </w:pPr>
            <w:r w:rsidRPr="008979A8">
              <w:rPr>
                <w:rFonts w:cs="CordiaUPC"/>
                <w:b/>
                <w:bCs/>
              </w:rPr>
              <w:t>Database Table</w:t>
            </w:r>
          </w:p>
        </w:tc>
        <w:tc>
          <w:tcPr>
            <w:tcW w:w="1385" w:type="pct"/>
            <w:shd w:val="clear" w:color="auto" w:fill="EEECE1" w:themeFill="background2"/>
          </w:tcPr>
          <w:p w:rsidR="00856C9D" w:rsidP="00856C9D" w:rsidRDefault="00856C9D" w14:paraId="2101EA81" w14:textId="77777777">
            <w:pPr>
              <w:rPr>
                <w:rFonts w:cs="CordiaUPC"/>
                <w:szCs w:val="36"/>
              </w:rPr>
            </w:pPr>
            <w:r w:rsidRPr="008979A8">
              <w:rPr>
                <w:rFonts w:cs="CordiaUPC"/>
                <w:b/>
                <w:bCs/>
              </w:rPr>
              <w:t>Database Column</w:t>
            </w:r>
          </w:p>
        </w:tc>
        <w:tc>
          <w:tcPr>
            <w:tcW w:w="2307" w:type="pct"/>
            <w:shd w:val="clear" w:color="auto" w:fill="EEECE1" w:themeFill="background2"/>
            <w:vAlign w:val="center"/>
          </w:tcPr>
          <w:p w:rsidR="00856C9D" w:rsidP="00856C9D" w:rsidRDefault="00856C9D" w14:paraId="618E1CEB" w14:textId="77777777">
            <w:pPr>
              <w:rPr>
                <w:rFonts w:cs="CordiaUPC"/>
                <w:cs/>
              </w:rPr>
            </w:pPr>
            <w:r w:rsidRPr="008979A8">
              <w:rPr>
                <w:rFonts w:cs="CordiaUPC"/>
                <w:b/>
                <w:bCs/>
              </w:rPr>
              <w:t>Field on Screen</w:t>
            </w:r>
          </w:p>
        </w:tc>
      </w:tr>
      <w:tr w:rsidR="00F97FD0" w:rsidTr="00856C9D" w14:paraId="32B1FE2A" w14:textId="77777777">
        <w:tc>
          <w:tcPr>
            <w:tcW w:w="1308" w:type="pct"/>
            <w:vMerge w:val="restart"/>
          </w:tcPr>
          <w:p w:rsidR="00F97FD0" w:rsidP="00856C9D" w:rsidRDefault="00F97FD0" w14:paraId="0A1C7B12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MASS_NON_HUMAN_TOUCH_POINT</w:t>
            </w:r>
          </w:p>
        </w:tc>
        <w:tc>
          <w:tcPr>
            <w:tcW w:w="1385" w:type="pct"/>
          </w:tcPr>
          <w:p w:rsidR="00F97FD0" w:rsidP="00856C9D" w:rsidRDefault="00F97FD0" w14:paraId="01AA1997" w14:textId="77777777">
            <w:pPr>
              <w:spacing w:after="0"/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ROW_ID</w:t>
            </w:r>
          </w:p>
        </w:tc>
        <w:tc>
          <w:tcPr>
            <w:tcW w:w="2307" w:type="pct"/>
          </w:tcPr>
          <w:p w:rsidR="00F97FD0" w:rsidP="00856C9D" w:rsidRDefault="00F97FD0" w14:paraId="75A4643C" w14:textId="77777777">
            <w:pPr>
              <w:spacing w:after="0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ครั้งแรก</w:t>
            </w:r>
          </w:p>
          <w:p w:rsidR="00F97FD0" w:rsidP="00856C9D" w:rsidRDefault="00F97FD0" w14:paraId="3EA63C59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ให้ระบบ </w:t>
            </w:r>
            <w:r>
              <w:rPr>
                <w:rFonts w:cs="CordiaUPC"/>
              </w:rPr>
              <w:t xml:space="preserve">Auto Generate </w:t>
            </w:r>
          </w:p>
          <w:p w:rsidR="00F97FD0" w:rsidP="00856C9D" w:rsidRDefault="00F97FD0" w14:paraId="0A65EC97" w14:textId="77777777">
            <w:pPr>
              <w:spacing w:after="0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ครั้งถัดไป</w:t>
            </w:r>
          </w:p>
          <w:p w:rsidR="00F97FD0" w:rsidP="00856C9D" w:rsidRDefault="00F97FD0" w14:paraId="0332108F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ให้ใช้ </w:t>
            </w:r>
            <w:r>
              <w:rPr>
                <w:rFonts w:cs="CordiaUPC"/>
              </w:rPr>
              <w:t xml:space="preserve">Row ID </w:t>
            </w:r>
            <w:r>
              <w:rPr>
                <w:rFonts w:hint="cs" w:cs="Angsana New"/>
                <w:cs/>
              </w:rPr>
              <w:t>เดิม</w:t>
            </w:r>
          </w:p>
        </w:tc>
      </w:tr>
      <w:tr w:rsidR="00F97FD0" w:rsidTr="00856C9D" w14:paraId="5D2304AA" w14:textId="77777777">
        <w:trPr>
          <w:trHeight w:val="428"/>
        </w:trPr>
        <w:tc>
          <w:tcPr>
            <w:tcW w:w="1308" w:type="pct"/>
            <w:vMerge/>
          </w:tcPr>
          <w:p w:rsidR="00F97FD0" w:rsidP="00856C9D" w:rsidRDefault="00F97FD0" w14:paraId="71705E49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F97FD0" w:rsidP="00856C9D" w:rsidRDefault="00A411EB" w14:paraId="7EDDFCDE" w14:textId="6DC78E17">
            <w:pPr>
              <w:spacing w:after="0"/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MASS</w:t>
            </w:r>
            <w:r w:rsidR="00F97FD0">
              <w:rPr>
                <w:rFonts w:cs="CordiaUPC"/>
                <w:szCs w:val="36"/>
              </w:rPr>
              <w:t>_PO_DETAIL_ROW_ID</w:t>
            </w:r>
          </w:p>
        </w:tc>
        <w:tc>
          <w:tcPr>
            <w:tcW w:w="2307" w:type="pct"/>
          </w:tcPr>
          <w:p w:rsidRPr="003B4253" w:rsidR="00F97FD0" w:rsidP="00856C9D" w:rsidRDefault="00F97FD0" w14:paraId="253AD5A6" w14:textId="1BA2E9C4">
            <w:pPr>
              <w:rPr>
                <w:rFonts w:cs="CordiaUPC"/>
                <w:cs/>
              </w:rPr>
            </w:pPr>
            <w:r w:rsidRPr="003B4253">
              <w:rPr>
                <w:rFonts w:cs="Angsana New"/>
                <w:cs/>
              </w:rPr>
              <w:t xml:space="preserve">ให้ใช้ </w:t>
            </w:r>
            <w:r w:rsidR="00A411EB">
              <w:rPr>
                <w:rFonts w:cs="CordiaUPC"/>
                <w:szCs w:val="36"/>
              </w:rPr>
              <w:t>MASS</w:t>
            </w:r>
            <w:r>
              <w:rPr>
                <w:rFonts w:cs="CordiaUPC"/>
                <w:szCs w:val="36"/>
              </w:rPr>
              <w:t>_PO_DETAIL</w:t>
            </w:r>
            <w:r w:rsidRPr="003B4253">
              <w:rPr>
                <w:rFonts w:cs="Angsana New"/>
                <w:cs/>
              </w:rPr>
              <w:t>.</w:t>
            </w:r>
            <w:r w:rsidRPr="003B4253">
              <w:rPr>
                <w:rFonts w:cs="CordiaUPC"/>
              </w:rPr>
              <w:t>ROW_ID</w:t>
            </w:r>
          </w:p>
        </w:tc>
      </w:tr>
      <w:tr w:rsidR="00F97FD0" w:rsidTr="00856C9D" w14:paraId="748CF834" w14:textId="77777777">
        <w:trPr>
          <w:trHeight w:val="428"/>
        </w:trPr>
        <w:tc>
          <w:tcPr>
            <w:tcW w:w="1308" w:type="pct"/>
            <w:vMerge/>
          </w:tcPr>
          <w:p w:rsidR="00F97FD0" w:rsidP="00856C9D" w:rsidRDefault="00F97FD0" w14:paraId="2376D2EA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F97FD0" w:rsidP="00856C9D" w:rsidRDefault="00F97FD0" w14:paraId="208616BA" w14:textId="77777777">
            <w:pPr>
              <w:spacing w:after="0"/>
              <w:rPr>
                <w:rFonts w:cs="CordiaUPC"/>
                <w:szCs w:val="36"/>
              </w:rPr>
            </w:pPr>
            <w:r>
              <w:t>SALE_CHANNEL</w:t>
            </w:r>
          </w:p>
        </w:tc>
        <w:tc>
          <w:tcPr>
            <w:tcW w:w="2307" w:type="pct"/>
          </w:tcPr>
          <w:p w:rsidRPr="003B4253" w:rsidR="00F97FD0" w:rsidP="00856C9D" w:rsidRDefault="00F97FD0" w14:paraId="5322AE7E" w14:textId="77777777">
            <w:pPr>
              <w:rPr>
                <w:rFonts w:cs="CordiaUPC"/>
                <w:cs/>
              </w:rPr>
            </w:pPr>
            <w:r>
              <w:t>channel</w:t>
            </w:r>
          </w:p>
        </w:tc>
      </w:tr>
      <w:tr w:rsidR="00F97FD0" w:rsidTr="00856C9D" w14:paraId="5A929720" w14:textId="77777777">
        <w:trPr>
          <w:trHeight w:val="428"/>
        </w:trPr>
        <w:tc>
          <w:tcPr>
            <w:tcW w:w="1308" w:type="pct"/>
            <w:vMerge/>
          </w:tcPr>
          <w:p w:rsidR="00F97FD0" w:rsidP="00856C9D" w:rsidRDefault="00F97FD0" w14:paraId="5F1ADA53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F97FD0" w:rsidP="00856C9D" w:rsidRDefault="00F97FD0" w14:paraId="243690AC" w14:textId="77777777">
            <w:pPr>
              <w:spacing w:after="0"/>
              <w:rPr>
                <w:rFonts w:cs="CordiaUPC"/>
                <w:szCs w:val="36"/>
              </w:rPr>
            </w:pPr>
            <w:r>
              <w:t>FORECAST_SUBSCRIBERS</w:t>
            </w:r>
          </w:p>
        </w:tc>
        <w:tc>
          <w:tcPr>
            <w:tcW w:w="2307" w:type="pct"/>
          </w:tcPr>
          <w:p w:rsidRPr="008B6F38" w:rsidR="00F97FD0" w:rsidP="00856C9D" w:rsidRDefault="00F97FD0" w14:paraId="5C58ED40" w14:textId="77777777">
            <w:pPr>
              <w:rPr>
                <w:cs/>
              </w:rPr>
            </w:pPr>
            <w:r>
              <w:t>f</w:t>
            </w:r>
            <w:r w:rsidRPr="001624DE">
              <w:t>orecastSubs</w:t>
            </w:r>
          </w:p>
        </w:tc>
      </w:tr>
      <w:tr w:rsidR="00F97FD0" w:rsidTr="00856C9D" w14:paraId="7F38AEAD" w14:textId="77777777">
        <w:trPr>
          <w:trHeight w:val="428"/>
        </w:trPr>
        <w:tc>
          <w:tcPr>
            <w:tcW w:w="1308" w:type="pct"/>
            <w:vMerge/>
          </w:tcPr>
          <w:p w:rsidR="00F97FD0" w:rsidP="00856C9D" w:rsidRDefault="00F97FD0" w14:paraId="44BC8F86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F97FD0" w:rsidP="00856C9D" w:rsidRDefault="00F97FD0" w14:paraId="10DAECE9" w14:textId="77777777">
            <w:pPr>
              <w:spacing w:after="0"/>
              <w:rPr>
                <w:rFonts w:cs="CordiaUPC"/>
                <w:szCs w:val="36"/>
              </w:rPr>
            </w:pPr>
            <w:r>
              <w:t>CHANNEL_DETAIL_EN</w:t>
            </w:r>
          </w:p>
        </w:tc>
        <w:tc>
          <w:tcPr>
            <w:tcW w:w="2307" w:type="pct"/>
          </w:tcPr>
          <w:p w:rsidRPr="003B4253" w:rsidR="00F97FD0" w:rsidP="00856C9D" w:rsidRDefault="00F97FD0" w14:paraId="39BF6955" w14:textId="77777777">
            <w:pPr>
              <w:rPr>
                <w:rFonts w:cs="CordiaUPC"/>
                <w:cs/>
              </w:rPr>
            </w:pPr>
            <w:r>
              <w:t>c</w:t>
            </w:r>
            <w:r w:rsidRPr="001624DE">
              <w:t>hannelDetail</w:t>
            </w:r>
            <w:r>
              <w:t>EN</w:t>
            </w:r>
          </w:p>
        </w:tc>
      </w:tr>
      <w:tr w:rsidR="00F97FD0" w:rsidTr="00856C9D" w14:paraId="62DA35B6" w14:textId="77777777">
        <w:trPr>
          <w:trHeight w:val="428"/>
        </w:trPr>
        <w:tc>
          <w:tcPr>
            <w:tcW w:w="1308" w:type="pct"/>
            <w:vMerge/>
          </w:tcPr>
          <w:p w:rsidR="00F97FD0" w:rsidP="00856C9D" w:rsidRDefault="00F97FD0" w14:paraId="3C922A05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F97FD0" w:rsidP="00856C9D" w:rsidRDefault="00F97FD0" w14:paraId="4E62CF5E" w14:textId="77777777">
            <w:pPr>
              <w:spacing w:after="0"/>
              <w:rPr>
                <w:rFonts w:cs="CordiaUPC"/>
                <w:szCs w:val="36"/>
              </w:rPr>
            </w:pPr>
            <w:r>
              <w:t>CHANNEL_DETAIL_TH</w:t>
            </w:r>
          </w:p>
        </w:tc>
        <w:tc>
          <w:tcPr>
            <w:tcW w:w="2307" w:type="pct"/>
          </w:tcPr>
          <w:p w:rsidRPr="003B4253" w:rsidR="00F97FD0" w:rsidP="00856C9D" w:rsidRDefault="00F97FD0" w14:paraId="3FBA22EA" w14:textId="77777777">
            <w:pPr>
              <w:rPr>
                <w:rFonts w:cs="CordiaUPC"/>
                <w:cs/>
              </w:rPr>
            </w:pPr>
            <w:r>
              <w:t>c</w:t>
            </w:r>
            <w:r w:rsidRPr="001624DE">
              <w:t>hannelDetail</w:t>
            </w:r>
            <w:r>
              <w:t>TH</w:t>
            </w:r>
          </w:p>
        </w:tc>
      </w:tr>
      <w:tr w:rsidR="00F97FD0" w:rsidTr="00856C9D" w14:paraId="6FCA42CC" w14:textId="77777777">
        <w:trPr>
          <w:trHeight w:val="428"/>
        </w:trPr>
        <w:tc>
          <w:tcPr>
            <w:tcW w:w="1308" w:type="pct"/>
            <w:vMerge/>
          </w:tcPr>
          <w:p w:rsidR="00F97FD0" w:rsidP="00856C9D" w:rsidRDefault="00F97FD0" w14:paraId="684B64A0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F97FD0" w:rsidP="00856C9D" w:rsidRDefault="00F97FD0" w14:paraId="1ADDD2E2" w14:textId="720D2269">
            <w:pPr>
              <w:spacing w:after="0"/>
              <w:rPr>
                <w:rFonts w:cs="CordiaUPC"/>
                <w:szCs w:val="36"/>
              </w:rPr>
            </w:pPr>
            <w:r>
              <w:t>SUBSCRIBE_ACCESS_NUMBER</w:t>
            </w:r>
          </w:p>
        </w:tc>
        <w:tc>
          <w:tcPr>
            <w:tcW w:w="2307" w:type="pct"/>
          </w:tcPr>
          <w:p w:rsidRPr="003B4253" w:rsidR="00F97FD0" w:rsidP="00856C9D" w:rsidRDefault="00F97FD0" w14:paraId="4AEFE252" w14:textId="52FCBD33">
            <w:pPr>
              <w:rPr>
                <w:rFonts w:cs="CordiaUPC"/>
                <w:cs/>
              </w:rPr>
            </w:pPr>
            <w:r>
              <w:t>subscribeAccess</w:t>
            </w:r>
            <w:r w:rsidRPr="00687826">
              <w:t>Number</w:t>
            </w:r>
          </w:p>
        </w:tc>
      </w:tr>
      <w:tr w:rsidR="00F97FD0" w:rsidTr="00856C9D" w14:paraId="25C6372C" w14:textId="77777777">
        <w:trPr>
          <w:trHeight w:val="428"/>
        </w:trPr>
        <w:tc>
          <w:tcPr>
            <w:tcW w:w="1308" w:type="pct"/>
            <w:vMerge/>
          </w:tcPr>
          <w:p w:rsidR="00F97FD0" w:rsidP="00856C9D" w:rsidRDefault="00F97FD0" w14:paraId="6D500997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F97FD0" w:rsidP="00856C9D" w:rsidRDefault="00F97FD0" w14:paraId="328CE922" w14:textId="5B2328A1">
            <w:r>
              <w:t>UNSUBSCRIBE_ACCESS_NUMBER</w:t>
            </w:r>
          </w:p>
        </w:tc>
        <w:tc>
          <w:tcPr>
            <w:tcW w:w="2307" w:type="pct"/>
          </w:tcPr>
          <w:p w:rsidR="00F97FD0" w:rsidP="00856C9D" w:rsidRDefault="00F97FD0" w14:paraId="62D879D1" w14:textId="40B30C03">
            <w:r>
              <w:t>unsubscribeAccess</w:t>
            </w:r>
            <w:r w:rsidRPr="00687826">
              <w:t>Number</w:t>
            </w:r>
          </w:p>
        </w:tc>
      </w:tr>
      <w:tr w:rsidR="00C43459" w:rsidTr="00856C9D" w14:paraId="325B7690" w14:textId="77777777">
        <w:trPr>
          <w:trHeight w:val="428"/>
        </w:trPr>
        <w:tc>
          <w:tcPr>
            <w:tcW w:w="1308" w:type="pct"/>
            <w:vMerge w:val="restart"/>
          </w:tcPr>
          <w:p w:rsidR="00C43459" w:rsidP="00856C9D" w:rsidRDefault="00C43459" w14:paraId="6E01BB26" w14:textId="4041C767">
            <w:pPr>
              <w:rPr>
                <w:rFonts w:cs="CordiaUPC"/>
              </w:rPr>
            </w:pPr>
            <w:r w:rsidRPr="008A30ED">
              <w:rPr>
                <w:rFonts w:cs="CordiaUPC"/>
              </w:rPr>
              <w:t>PO_FEE_MAPPING</w:t>
            </w:r>
          </w:p>
        </w:tc>
        <w:tc>
          <w:tcPr>
            <w:tcW w:w="1385" w:type="pct"/>
          </w:tcPr>
          <w:p w:rsidR="00C43459" w:rsidP="00856C9D" w:rsidRDefault="00C43459" w14:paraId="53759D69" w14:textId="368B9F6C">
            <w:r>
              <w:t>ROW_ID</w:t>
            </w:r>
          </w:p>
        </w:tc>
        <w:tc>
          <w:tcPr>
            <w:tcW w:w="2307" w:type="pct"/>
          </w:tcPr>
          <w:p w:rsidR="00C43459" w:rsidP="008803AA" w:rsidRDefault="00C43459" w14:paraId="256FC661" w14:textId="77777777">
            <w:pPr>
              <w:spacing w:after="0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ครั้งแรก</w:t>
            </w:r>
          </w:p>
          <w:p w:rsidR="00C43459" w:rsidP="008803AA" w:rsidRDefault="00C43459" w14:paraId="4C1A5067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ให้ระบบ </w:t>
            </w:r>
            <w:r>
              <w:rPr>
                <w:rFonts w:cs="CordiaUPC"/>
              </w:rPr>
              <w:t xml:space="preserve">Auto Generate </w:t>
            </w:r>
          </w:p>
          <w:p w:rsidR="00C43459" w:rsidP="008803AA" w:rsidRDefault="00C43459" w14:paraId="288B5F1A" w14:textId="77777777">
            <w:pPr>
              <w:spacing w:after="0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ครั้งถัดไป</w:t>
            </w:r>
          </w:p>
          <w:p w:rsidR="00C43459" w:rsidP="00856C9D" w:rsidRDefault="00C43459" w14:paraId="6224A1AE" w14:textId="05CC4091">
            <w:r>
              <w:rPr>
                <w:rFonts w:hint="cs" w:cs="Angsana New"/>
                <w:cs/>
              </w:rPr>
              <w:t xml:space="preserve">ให้ใช้ </w:t>
            </w:r>
            <w:r>
              <w:rPr>
                <w:rFonts w:cs="CordiaUPC"/>
              </w:rPr>
              <w:t xml:space="preserve">Row ID </w:t>
            </w:r>
            <w:r>
              <w:rPr>
                <w:rFonts w:hint="cs" w:cs="Angsana New"/>
                <w:cs/>
              </w:rPr>
              <w:t>เดิม</w:t>
            </w:r>
          </w:p>
        </w:tc>
      </w:tr>
      <w:tr w:rsidR="00C43459" w:rsidTr="00856C9D" w14:paraId="57AD9CEF" w14:textId="77777777">
        <w:trPr>
          <w:trHeight w:val="428"/>
        </w:trPr>
        <w:tc>
          <w:tcPr>
            <w:tcW w:w="1308" w:type="pct"/>
            <w:vMerge/>
          </w:tcPr>
          <w:p w:rsidR="00C43459" w:rsidP="00856C9D" w:rsidRDefault="00C43459" w14:paraId="79E050CB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C43459" w:rsidP="00856C9D" w:rsidRDefault="00C43459" w14:paraId="2D887DD3" w14:textId="07D59F2B">
            <w:r>
              <w:t>PO_ROW_ID</w:t>
            </w:r>
          </w:p>
        </w:tc>
        <w:tc>
          <w:tcPr>
            <w:tcW w:w="2307" w:type="pct"/>
          </w:tcPr>
          <w:p w:rsidR="00C43459" w:rsidP="00C43459" w:rsidRDefault="00C43459" w14:paraId="684FC7B7" w14:textId="61E0EA78">
            <w:r w:rsidRPr="003B4253">
              <w:rPr>
                <w:rFonts w:cs="Angsana New"/>
                <w:cs/>
              </w:rPr>
              <w:t xml:space="preserve">ให้ใช้ </w:t>
            </w:r>
            <w:r>
              <w:rPr>
                <w:rFonts w:cs="CordiaUPC"/>
              </w:rPr>
              <w:t>PLM_PO</w:t>
            </w:r>
            <w:r>
              <w:rPr>
                <w:rFonts w:cs="Angsana New"/>
                <w:cs/>
              </w:rPr>
              <w:t>.</w:t>
            </w:r>
            <w:r>
              <w:rPr>
                <w:rFonts w:cs="CordiaUPC"/>
              </w:rPr>
              <w:t>ROW_ID</w:t>
            </w:r>
          </w:p>
        </w:tc>
      </w:tr>
      <w:tr w:rsidR="00C43459" w:rsidTr="00856C9D" w14:paraId="112256D7" w14:textId="77777777">
        <w:trPr>
          <w:trHeight w:val="428"/>
        </w:trPr>
        <w:tc>
          <w:tcPr>
            <w:tcW w:w="1308" w:type="pct"/>
            <w:vMerge/>
          </w:tcPr>
          <w:p w:rsidR="00C43459" w:rsidP="00856C9D" w:rsidRDefault="00C43459" w14:paraId="3A6A546B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C43459" w:rsidP="00856C9D" w:rsidRDefault="00C43459" w14:paraId="1C354D50" w14:textId="49435A5D">
            <w:r>
              <w:t>PO_GROUP</w:t>
            </w:r>
          </w:p>
        </w:tc>
        <w:tc>
          <w:tcPr>
            <w:tcW w:w="2307" w:type="pct"/>
          </w:tcPr>
          <w:p w:rsidR="00C43459" w:rsidP="00856C9D" w:rsidRDefault="00C43459" w14:paraId="43E3B1A1" w14:textId="37EE71CF">
            <w:r>
              <w:rPr>
                <w:rFonts w:cs="CordiaUPC"/>
              </w:rPr>
              <w:t>poGroup</w:t>
            </w:r>
          </w:p>
        </w:tc>
      </w:tr>
      <w:tr w:rsidR="00C43459" w:rsidTr="00856C9D" w14:paraId="0FA1349C" w14:textId="77777777">
        <w:trPr>
          <w:trHeight w:val="428"/>
        </w:trPr>
        <w:tc>
          <w:tcPr>
            <w:tcW w:w="1308" w:type="pct"/>
            <w:vMerge/>
          </w:tcPr>
          <w:p w:rsidR="00C43459" w:rsidP="00856C9D" w:rsidRDefault="00C43459" w14:paraId="1D7666FD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C43459" w:rsidP="00856C9D" w:rsidRDefault="00C43459" w14:paraId="6259AB62" w14:textId="366BEC89">
            <w:r>
              <w:t>PO_FEE _DETAIL_ROW_ID</w:t>
            </w:r>
          </w:p>
        </w:tc>
        <w:tc>
          <w:tcPr>
            <w:tcW w:w="2307" w:type="pct"/>
          </w:tcPr>
          <w:p w:rsidR="00C43459" w:rsidP="00856C9D" w:rsidRDefault="00C43459" w14:paraId="2510C6A3" w14:textId="655E0F85">
            <w:pPr>
              <w:rPr>
                <w:rFonts w:cs="CordiaUPC"/>
              </w:rPr>
            </w:pPr>
            <w:r w:rsidRPr="003B4253">
              <w:rPr>
                <w:rFonts w:cs="Angsana New"/>
                <w:cs/>
              </w:rPr>
              <w:t xml:space="preserve">ให้ใช้ </w:t>
            </w:r>
            <w:r>
              <w:rPr>
                <w:rFonts w:cs="CordiaUPC"/>
              </w:rPr>
              <w:t>PO_FEE_DETAIL</w:t>
            </w:r>
            <w:r w:rsidRPr="003B4253">
              <w:rPr>
                <w:rFonts w:cs="Angsana New"/>
                <w:cs/>
              </w:rPr>
              <w:t>.</w:t>
            </w:r>
            <w:r w:rsidRPr="003B4253">
              <w:rPr>
                <w:rFonts w:cs="CordiaUPC"/>
              </w:rPr>
              <w:t>ROW_ID</w:t>
            </w:r>
            <w:r>
              <w:rPr>
                <w:rFonts w:hint="cs" w:cs="Angsana New"/>
                <w:cs/>
              </w:rPr>
              <w:t xml:space="preserve"> ที่เลือกมา</w:t>
            </w:r>
          </w:p>
        </w:tc>
      </w:tr>
      <w:tr w:rsidR="00C43459" w:rsidTr="00856C9D" w14:paraId="6048C1A8" w14:textId="77777777">
        <w:trPr>
          <w:trHeight w:val="428"/>
        </w:trPr>
        <w:tc>
          <w:tcPr>
            <w:tcW w:w="1308" w:type="pct"/>
            <w:vMerge/>
          </w:tcPr>
          <w:p w:rsidR="00C43459" w:rsidP="00856C9D" w:rsidRDefault="00C43459" w14:paraId="037615B1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C43459" w:rsidP="00856C9D" w:rsidRDefault="00C43459" w14:paraId="642ACC04" w14:textId="623A418A">
            <w:r>
              <w:t>STATUS</w:t>
            </w:r>
          </w:p>
        </w:tc>
        <w:tc>
          <w:tcPr>
            <w:tcW w:w="2307" w:type="pct"/>
          </w:tcPr>
          <w:p w:rsidRPr="003B4253" w:rsidR="00C43459" w:rsidP="00856C9D" w:rsidRDefault="00C43459" w14:paraId="58E18F71" w14:textId="6FF14078">
            <w:pPr>
              <w:rPr>
                <w:rFonts w:cs="CordiaUPC"/>
                <w:cs/>
              </w:rPr>
            </w:pPr>
            <w:r>
              <w:rPr>
                <w:rFonts w:cs="CordiaUPC"/>
              </w:rPr>
              <w:t xml:space="preserve">Default Value </w:t>
            </w:r>
            <w:r>
              <w:rPr>
                <w:rFonts w:cs="Angsana New"/>
                <w:cs/>
              </w:rPr>
              <w:t>: “</w:t>
            </w:r>
            <w:r>
              <w:rPr>
                <w:rFonts w:cs="CordiaUPC"/>
              </w:rPr>
              <w:t>Draft</w:t>
            </w:r>
            <w:r>
              <w:rPr>
                <w:rFonts w:cs="Angsana New"/>
                <w:cs/>
              </w:rPr>
              <w:t>”</w:t>
            </w:r>
          </w:p>
        </w:tc>
      </w:tr>
      <w:tr w:rsidR="00C43459" w:rsidTr="00856C9D" w14:paraId="3485F642" w14:textId="77777777">
        <w:trPr>
          <w:trHeight w:val="428"/>
        </w:trPr>
        <w:tc>
          <w:tcPr>
            <w:tcW w:w="1308" w:type="pct"/>
            <w:vMerge/>
          </w:tcPr>
          <w:p w:rsidR="00C43459" w:rsidP="00856C9D" w:rsidRDefault="00C43459" w14:paraId="6C8ED74B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C43459" w:rsidP="00856C9D" w:rsidRDefault="00C43459" w14:paraId="3EE64664" w14:textId="124520C4">
            <w:r>
              <w:t>CHANNEL</w:t>
            </w:r>
          </w:p>
        </w:tc>
        <w:tc>
          <w:tcPr>
            <w:tcW w:w="2307" w:type="pct"/>
          </w:tcPr>
          <w:p w:rsidR="00C43459" w:rsidP="00856C9D" w:rsidRDefault="00C43459" w14:paraId="232744C5" w14:textId="7A576858">
            <w:pPr>
              <w:rPr>
                <w:rFonts w:cs="CordiaUPC"/>
              </w:rPr>
            </w:pPr>
            <w:r>
              <w:t>channel</w:t>
            </w:r>
          </w:p>
        </w:tc>
      </w:tr>
      <w:tr w:rsidR="00C43459" w:rsidTr="00856C9D" w14:paraId="2BA7F972" w14:textId="77777777">
        <w:trPr>
          <w:trHeight w:val="428"/>
        </w:trPr>
        <w:tc>
          <w:tcPr>
            <w:tcW w:w="1308" w:type="pct"/>
            <w:vMerge/>
          </w:tcPr>
          <w:p w:rsidR="00C43459" w:rsidP="00856C9D" w:rsidRDefault="00C43459" w14:paraId="0BA6D879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C43459" w:rsidP="00856C9D" w:rsidRDefault="00C43459" w14:paraId="1ACB42DF" w14:textId="36577E6C">
            <w:r>
              <w:t>PO_ENH_ROW_ID</w:t>
            </w:r>
          </w:p>
        </w:tc>
        <w:tc>
          <w:tcPr>
            <w:tcW w:w="2307" w:type="pct"/>
          </w:tcPr>
          <w:p w:rsidR="00C43459" w:rsidP="00856C9D" w:rsidRDefault="00C43459" w14:paraId="02D11F3C" w14:textId="5599C1CF">
            <w:r w:rsidRPr="00A45223">
              <w:rPr>
                <w:rFonts w:cs="Angsana New"/>
                <w:cs/>
              </w:rPr>
              <w:t xml:space="preserve">ให้ใช้ </w:t>
            </w:r>
            <w:r>
              <w:rPr>
                <w:rFonts w:cs="CordiaUPC"/>
              </w:rPr>
              <w:t>PLM_PO_ENH</w:t>
            </w:r>
            <w:r w:rsidRPr="00A45223">
              <w:rPr>
                <w:rFonts w:cs="Angsana New"/>
                <w:cs/>
              </w:rPr>
              <w:t>.</w:t>
            </w:r>
            <w:r w:rsidRPr="00A45223">
              <w:rPr>
                <w:rFonts w:cs="CordiaUPC"/>
              </w:rPr>
              <w:t xml:space="preserve">ROW_ID </w:t>
            </w:r>
          </w:p>
        </w:tc>
      </w:tr>
      <w:tr w:rsidR="00C43459" w:rsidTr="00856C9D" w14:paraId="1B45EEBE" w14:textId="77777777">
        <w:trPr>
          <w:trHeight w:val="428"/>
        </w:trPr>
        <w:tc>
          <w:tcPr>
            <w:tcW w:w="1308" w:type="pct"/>
            <w:vMerge/>
          </w:tcPr>
          <w:p w:rsidR="00C43459" w:rsidP="00856C9D" w:rsidRDefault="00C43459" w14:paraId="66194A2E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C43459" w:rsidP="00856C9D" w:rsidRDefault="00C43459" w14:paraId="733FA74A" w14:textId="06AD1478">
            <w:r>
              <w:t>PO_ENH_FEE _DETAIL_ROW_ID</w:t>
            </w:r>
          </w:p>
        </w:tc>
        <w:tc>
          <w:tcPr>
            <w:tcW w:w="2307" w:type="pct"/>
          </w:tcPr>
          <w:p w:rsidR="00C43459" w:rsidP="00856C9D" w:rsidRDefault="00C43459" w14:paraId="6C01C741" w14:textId="38F6F325">
            <w:r w:rsidRPr="00A45223">
              <w:rPr>
                <w:rFonts w:cs="Angsana New"/>
                <w:cs/>
              </w:rPr>
              <w:t xml:space="preserve">ให้ใช้ </w:t>
            </w:r>
            <w:r w:rsidRPr="00A45223">
              <w:rPr>
                <w:rFonts w:cs="CordiaUPC"/>
              </w:rPr>
              <w:t>PO_</w:t>
            </w:r>
            <w:r>
              <w:rPr>
                <w:rFonts w:cs="CordiaUPC"/>
              </w:rPr>
              <w:t>ENH_</w:t>
            </w:r>
            <w:r w:rsidRPr="00A45223">
              <w:rPr>
                <w:rFonts w:cs="CordiaUPC"/>
              </w:rPr>
              <w:t>FEE_DETAIL</w:t>
            </w:r>
            <w:r w:rsidRPr="00A45223">
              <w:rPr>
                <w:rFonts w:cs="Angsana New"/>
                <w:cs/>
              </w:rPr>
              <w:t>.</w:t>
            </w:r>
            <w:r w:rsidRPr="00A45223">
              <w:rPr>
                <w:rFonts w:cs="CordiaUPC"/>
              </w:rPr>
              <w:t>ROW_ID</w:t>
            </w:r>
          </w:p>
        </w:tc>
      </w:tr>
    </w:tbl>
    <w:p w:rsidRPr="008A4EF0" w:rsidR="00856C9D" w:rsidP="00856C9D" w:rsidRDefault="00856C9D" w14:paraId="3D71723D" w14:textId="77777777"/>
    <w:p w:rsidR="00D57B1C" w:rsidP="00D57B1C" w:rsidRDefault="00D57B1C" w14:paraId="558D4813" w14:textId="1467A2D2">
      <w:pPr>
        <w:pStyle w:val="Heading2"/>
        <w:numPr>
          <w:ilvl w:val="0"/>
          <w:numId w:val="1"/>
        </w:numPr>
        <w:ind w:left="426" w:hanging="426"/>
        <w:rPr>
          <w:rFonts w:ascii="CordiaUPC" w:hAnsi="CordiaUPC" w:cs="CordiaUPC"/>
          <w:sz w:val="36"/>
          <w:szCs w:val="36"/>
        </w:rPr>
      </w:pPr>
      <w:r>
        <w:rPr>
          <w:rFonts w:ascii="CordiaUPC" w:hAnsi="CordiaUPC" w:cs="CordiaUPC"/>
          <w:sz w:val="36"/>
          <w:szCs w:val="36"/>
        </w:rPr>
        <w:t>Mass Application Channel</w:t>
      </w:r>
    </w:p>
    <w:p w:rsidRPr="005040E4" w:rsidR="00D57B1C" w:rsidP="00BB37B4" w:rsidRDefault="00D57B1C" w14:paraId="2812E921" w14:textId="77777777">
      <w:pPr>
        <w:pStyle w:val="Heading3"/>
        <w:numPr>
          <w:ilvl w:val="0"/>
          <w:numId w:val="155"/>
        </w:numPr>
        <w:rPr>
          <w:rFonts w:ascii="CordiaUPC" w:hAnsi="CordiaUPC" w:cs="CordiaUPC"/>
          <w:sz w:val="36"/>
          <w:szCs w:val="44"/>
        </w:rPr>
      </w:pPr>
      <w:r w:rsidRPr="008979A8">
        <w:rPr>
          <w:rFonts w:ascii="CordiaUPC" w:hAnsi="CordiaUPC" w:cs="CordiaUPC"/>
          <w:sz w:val="36"/>
          <w:szCs w:val="44"/>
        </w:rPr>
        <w:t>Field on Screen</w:t>
      </w:r>
    </w:p>
    <w:tbl>
      <w:tblPr>
        <w:tblW w:w="5000" w:type="pct"/>
        <w:tblInd w:w="-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752"/>
        <w:gridCol w:w="13"/>
        <w:gridCol w:w="1884"/>
        <w:gridCol w:w="13"/>
        <w:gridCol w:w="5354"/>
      </w:tblGrid>
      <w:tr w:rsidRPr="008979A8" w:rsidR="00D57B1C" w:rsidTr="00530238" w14:paraId="6D1FBC88" w14:textId="77777777">
        <w:trPr>
          <w:trHeight w:val="108"/>
        </w:trPr>
        <w:tc>
          <w:tcPr>
            <w:tcW w:w="979" w:type="pct"/>
            <w:gridSpan w:val="2"/>
            <w:shd w:val="clear" w:color="auto" w:fill="EEECE1" w:themeFill="background2"/>
            <w:vAlign w:val="center"/>
          </w:tcPr>
          <w:p w:rsidR="00D57B1C" w:rsidP="003A1850" w:rsidRDefault="00D57B1C" w14:paraId="788663DD" w14:textId="77777777">
            <w:pPr>
              <w:pStyle w:val="HeaderTable"/>
            </w:pPr>
            <w:r w:rsidRPr="008979A8">
              <w:t>Field Name</w:t>
            </w:r>
          </w:p>
        </w:tc>
        <w:tc>
          <w:tcPr>
            <w:tcW w:w="1045" w:type="pct"/>
            <w:shd w:val="clear" w:color="auto" w:fill="EEECE1" w:themeFill="background2"/>
            <w:vAlign w:val="center"/>
          </w:tcPr>
          <w:p w:rsidR="00D57B1C" w:rsidP="003A1850" w:rsidRDefault="00D57B1C" w14:paraId="56B1FD0F" w14:textId="77777777">
            <w:pPr>
              <w:pStyle w:val="HeaderTable"/>
            </w:pPr>
            <w:r w:rsidRPr="008979A8">
              <w:t>Type</w:t>
            </w:r>
          </w:p>
        </w:tc>
        <w:tc>
          <w:tcPr>
            <w:tcW w:w="2976" w:type="pct"/>
            <w:gridSpan w:val="2"/>
            <w:shd w:val="clear" w:color="auto" w:fill="EEECE1" w:themeFill="background2"/>
            <w:vAlign w:val="center"/>
          </w:tcPr>
          <w:p w:rsidR="00D57B1C" w:rsidP="003A1850" w:rsidRDefault="00D57B1C" w14:paraId="05461852" w14:textId="77777777">
            <w:pPr>
              <w:pStyle w:val="HeaderTable"/>
            </w:pPr>
            <w:r w:rsidRPr="008979A8">
              <w:t>Comments</w:t>
            </w:r>
          </w:p>
        </w:tc>
      </w:tr>
      <w:tr w:rsidRPr="008979A8" w:rsidR="00D57B1C" w:rsidTr="00530238" w14:paraId="2050F271" w14:textId="77777777">
        <w:trPr>
          <w:trHeight w:val="108"/>
        </w:trPr>
        <w:tc>
          <w:tcPr>
            <w:tcW w:w="979" w:type="pct"/>
            <w:gridSpan w:val="2"/>
          </w:tcPr>
          <w:p w:rsidR="00D57B1C" w:rsidP="003A1850" w:rsidRDefault="003A1850" w14:paraId="759096D4" w14:textId="1FB58737">
            <w:r>
              <w:t>appChannels</w:t>
            </w:r>
          </w:p>
        </w:tc>
        <w:tc>
          <w:tcPr>
            <w:tcW w:w="1045" w:type="pct"/>
          </w:tcPr>
          <w:p w:rsidRPr="008979A8" w:rsidR="00D57B1C" w:rsidP="003A1850" w:rsidRDefault="00D57B1C" w14:paraId="46F732BC" w14:textId="77777777">
            <w:r>
              <w:t>Shuttle</w:t>
            </w:r>
          </w:p>
        </w:tc>
        <w:tc>
          <w:tcPr>
            <w:tcW w:w="2976" w:type="pct"/>
            <w:gridSpan w:val="2"/>
          </w:tcPr>
          <w:p w:rsidR="002141CB" w:rsidP="002141CB" w:rsidRDefault="002141CB" w14:paraId="5761AC85" w14:textId="77777777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>
              <w:t>Application Channel</w:t>
            </w:r>
          </w:p>
          <w:p w:rsidR="00D57B1C" w:rsidP="003A1850" w:rsidRDefault="00D57B1C" w14:paraId="1462298C" w14:textId="182729BC">
            <w:r>
              <w:t xml:space="preserve">List of Value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SALE_CHANNEL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>
              <w:t>sale_channel_sub_group</w:t>
            </w:r>
            <w:r>
              <w:rPr>
                <w:rFonts w:cs="Angsana New"/>
                <w:cs/>
              </w:rPr>
              <w:t>.</w:t>
            </w:r>
            <w:r>
              <w:t>po_sub_group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t xml:space="preserve">poGroup </w:t>
            </w:r>
            <w:r>
              <w:rPr>
                <w:rFonts w:hint="cs" w:cs="Angsana New"/>
                <w:cs/>
              </w:rPr>
              <w:t xml:space="preserve">และ </w:t>
            </w:r>
            <w:r>
              <w:rPr>
                <w:rFonts w:cs="CordiaUPC"/>
              </w:rPr>
              <w:t xml:space="preserve">touch_point_type </w:t>
            </w:r>
            <w:r>
              <w:rPr>
                <w:rFonts w:cs="Angsana New"/>
                <w:cs/>
              </w:rPr>
              <w:t>= ‘</w:t>
            </w:r>
            <w:r w:rsidR="003A1850">
              <w:rPr>
                <w:rFonts w:cs="CordiaUPC"/>
              </w:rPr>
              <w:t>Application</w:t>
            </w:r>
            <w:r>
              <w:rPr>
                <w:rFonts w:cs="Angsana New"/>
                <w:cs/>
              </w:rPr>
              <w:t>’</w:t>
            </w:r>
          </w:p>
          <w:p w:rsidR="00D57B1C" w:rsidP="003A1850" w:rsidRDefault="00D57B1C" w14:paraId="14E08BC5" w14:textId="577C9717">
            <w:r>
              <w:rPr>
                <w:rFonts w:hint="cs"/>
                <w:cs/>
              </w:rPr>
              <w:t xml:space="preserve">เมื่อเลือก </w:t>
            </w:r>
            <w:r w:rsidR="002E16E6">
              <w:t>appChannels</w:t>
            </w:r>
            <w:r w:rsidDel="002E16E6" w:rsidR="002E16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ให้ทำการ </w:t>
            </w:r>
            <w:r>
              <w:t xml:space="preserve">Auto Generate Row </w:t>
            </w:r>
            <w:r>
              <w:rPr>
                <w:rFonts w:hint="cs"/>
                <w:cs/>
              </w:rPr>
              <w:t xml:space="preserve">ตาม จำนวนที่เลือกมา โดยมี </w:t>
            </w:r>
            <w:r>
              <w:t xml:space="preserve">Logic </w:t>
            </w:r>
            <w:r>
              <w:rPr>
                <w:rFonts w:hint="cs"/>
                <w:cs/>
              </w:rPr>
              <w:t>ในการ</w:t>
            </w:r>
            <w:r>
              <w:t xml:space="preserve"> Auto Populate </w:t>
            </w:r>
            <w:r>
              <w:rPr>
                <w:rFonts w:hint="cs"/>
                <w:cs/>
              </w:rPr>
              <w:t>ค่าดังนี้</w:t>
            </w:r>
          </w:p>
          <w:p w:rsidR="00D57B1C" w:rsidP="003A1850" w:rsidRDefault="003A1850" w14:paraId="54AB9F11" w14:textId="77777777">
            <w:pPr>
              <w:pStyle w:val="ListParagraph"/>
              <w:numPr>
                <w:ilvl w:val="0"/>
                <w:numId w:val="17"/>
              </w:numPr>
            </w:pPr>
            <w:r>
              <w:t>app</w:t>
            </w:r>
            <w:r w:rsidR="00D57B1C">
              <w:t xml:space="preserve">Channel </w:t>
            </w:r>
            <w:r w:rsidR="00D57B1C">
              <w:rPr>
                <w:rFonts w:cs="Angsana New"/>
                <w:cs/>
              </w:rPr>
              <w:t xml:space="preserve">= </w:t>
            </w:r>
            <w:r>
              <w:t>appChannels</w:t>
            </w:r>
          </w:p>
          <w:p w:rsidR="005444C9" w:rsidP="005444C9" w:rsidRDefault="005444C9" w14:paraId="0FD3789F" w14:textId="5874AD09">
            <w:pPr>
              <w:pStyle w:val="ListParagraph"/>
              <w:numPr>
                <w:ilvl w:val="0"/>
                <w:numId w:val="17"/>
              </w:numPr>
            </w:pPr>
            <w:r>
              <w:t xml:space="preserve">effectiveStartDate </w:t>
            </w:r>
            <w:r>
              <w:rPr>
                <w:rFonts w:cs="Angsana New"/>
                <w:cs/>
              </w:rPr>
              <w:t xml:space="preserve">= </w:t>
            </w:r>
            <w:r>
              <w:t xml:space="preserve">commercialLaunchDate </w:t>
            </w:r>
          </w:p>
          <w:p w:rsidRPr="00BD6930" w:rsidR="005444C9" w:rsidP="005444C9" w:rsidRDefault="005444C9" w14:paraId="055EC8FB" w14:textId="0F1F18A0">
            <w:pPr>
              <w:pStyle w:val="ListParagraph"/>
              <w:numPr>
                <w:ilvl w:val="0"/>
                <w:numId w:val="17"/>
              </w:numPr>
              <w:rPr>
                <w:cs/>
              </w:rPr>
            </w:pPr>
            <w:r>
              <w:t xml:space="preserve">effectiveEndDate </w:t>
            </w:r>
            <w:r>
              <w:rPr>
                <w:rFonts w:cs="Angsana New"/>
                <w:cs/>
              </w:rPr>
              <w:t xml:space="preserve">=  </w:t>
            </w:r>
            <w:r>
              <w:t>expireDate</w:t>
            </w:r>
          </w:p>
        </w:tc>
      </w:tr>
      <w:tr w:rsidRPr="008979A8" w:rsidR="00D57B1C" w:rsidTr="00530238" w14:paraId="0F3F39A5" w14:textId="77777777">
        <w:trPr>
          <w:trHeight w:val="108"/>
        </w:trPr>
        <w:tc>
          <w:tcPr>
            <w:tcW w:w="5000" w:type="pct"/>
            <w:gridSpan w:val="5"/>
            <w:shd w:val="clear" w:color="auto" w:fill="C2D69B" w:themeFill="accent3" w:themeFillTint="99"/>
          </w:tcPr>
          <w:p w:rsidRPr="00BD6930" w:rsidR="00D57B1C" w:rsidRDefault="003A1850" w14:paraId="5C71A7CD" w14:textId="7B762AAC">
            <w:pPr>
              <w:pStyle w:val="HeaderTable"/>
              <w:rPr>
                <w:rtl/>
                <w:cs/>
              </w:rPr>
            </w:pPr>
            <w:r>
              <w:t>Application</w:t>
            </w:r>
            <w:r w:rsidR="00D57B1C">
              <w:rPr>
                <w:rFonts w:cs="Angsana New"/>
                <w:bCs/>
                <w:cs/>
                <w:lang w:bidi="th-TH"/>
              </w:rPr>
              <w:t xml:space="preserve"> </w:t>
            </w:r>
            <w:r>
              <w:t>Channel</w:t>
            </w:r>
            <w:r w:rsidR="00D57B1C">
              <w:t xml:space="preserve"> Table Section</w:t>
            </w:r>
          </w:p>
        </w:tc>
      </w:tr>
      <w:tr w:rsidRPr="008979A8" w:rsidR="00D57B1C" w:rsidTr="00530238" w14:paraId="0CBBA9A8" w14:textId="77777777">
        <w:trPr>
          <w:trHeight w:val="108"/>
        </w:trPr>
        <w:tc>
          <w:tcPr>
            <w:tcW w:w="979" w:type="pct"/>
            <w:gridSpan w:val="2"/>
          </w:tcPr>
          <w:p w:rsidR="00D57B1C" w:rsidP="003A1850" w:rsidRDefault="003A1850" w14:paraId="07931E13" w14:textId="785B25AE">
            <w:r>
              <w:t>Application</w:t>
            </w:r>
            <w:r w:rsidR="00D57B1C">
              <w:t xml:space="preserve"> Channel</w:t>
            </w:r>
          </w:p>
        </w:tc>
        <w:tc>
          <w:tcPr>
            <w:tcW w:w="1045" w:type="pct"/>
          </w:tcPr>
          <w:p w:rsidRPr="008979A8" w:rsidR="00D57B1C" w:rsidP="003A1850" w:rsidRDefault="00D57B1C" w14:paraId="31F57C0C" w14:textId="77777777">
            <w:pPr>
              <w:pStyle w:val="HeaderTable"/>
            </w:pPr>
          </w:p>
        </w:tc>
        <w:tc>
          <w:tcPr>
            <w:tcW w:w="2976" w:type="pct"/>
            <w:gridSpan w:val="2"/>
          </w:tcPr>
          <w:p w:rsidRPr="00BD6930" w:rsidR="00D57B1C" w:rsidP="003A1850" w:rsidRDefault="00D57B1C" w14:paraId="31A4943A" w14:textId="77777777">
            <w:r w:rsidRPr="00BD6930">
              <w:rPr>
                <w:cs/>
              </w:rPr>
              <w:t xml:space="preserve">แสดงข้อมูลใน </w:t>
            </w:r>
            <w:r w:rsidRPr="00BD6930">
              <w:t>Format</w:t>
            </w:r>
          </w:p>
          <w:p w:rsidRPr="002A22A8" w:rsidR="00D57B1C" w:rsidP="003A1850" w:rsidRDefault="003A1850" w14:paraId="11D753EF" w14:textId="4801A6A8">
            <w:pPr>
              <w:rPr>
                <w:cs/>
              </w:rPr>
            </w:pPr>
            <w:r>
              <w:t>app</w:t>
            </w:r>
            <w:r w:rsidR="00D57B1C">
              <w:t>C</w:t>
            </w:r>
            <w:r w:rsidRPr="002A22A8" w:rsidR="00D57B1C">
              <w:t>hannel</w:t>
            </w:r>
          </w:p>
        </w:tc>
      </w:tr>
      <w:tr w:rsidRPr="008979A8" w:rsidR="00556076" w:rsidTr="00530238" w14:paraId="55E633A7" w14:textId="77777777">
        <w:trPr>
          <w:trHeight w:val="108"/>
        </w:trPr>
        <w:tc>
          <w:tcPr>
            <w:tcW w:w="979" w:type="pct"/>
            <w:gridSpan w:val="2"/>
          </w:tcPr>
          <w:p w:rsidR="00556076" w:rsidP="00556076" w:rsidRDefault="00556076" w14:paraId="5A6E4A91" w14:textId="23C5C4C5">
            <w:r>
              <w:t>Menu</w:t>
            </w:r>
          </w:p>
        </w:tc>
        <w:tc>
          <w:tcPr>
            <w:tcW w:w="1045" w:type="pct"/>
          </w:tcPr>
          <w:p w:rsidRPr="008979A8" w:rsidR="00556076" w:rsidP="00556076" w:rsidRDefault="00556076" w14:paraId="542F93E3" w14:textId="77777777">
            <w:pPr>
              <w:pStyle w:val="HeaderTable"/>
            </w:pPr>
          </w:p>
        </w:tc>
        <w:tc>
          <w:tcPr>
            <w:tcW w:w="2976" w:type="pct"/>
            <w:gridSpan w:val="2"/>
          </w:tcPr>
          <w:p w:rsidR="00556076" w:rsidP="00556076" w:rsidRDefault="00556076" w14:paraId="751A8863" w14:textId="77777777">
            <w:pPr>
              <w:rPr>
                <w:cs/>
              </w:rPr>
            </w:pPr>
            <w:r w:rsidRPr="00BD6930">
              <w:rPr>
                <w:cs/>
              </w:rPr>
              <w:t xml:space="preserve">แสดงข้อมูลใน </w:t>
            </w:r>
            <w:r w:rsidRPr="00BD6930">
              <w:t>Format</w:t>
            </w:r>
          </w:p>
          <w:p w:rsidR="00556076" w:rsidP="00556076" w:rsidRDefault="00556076" w14:paraId="15EF4178" w14:textId="77777777">
            <w:r>
              <w:rPr>
                <w:rFonts w:hint="cs"/>
                <w:cs/>
              </w:rPr>
              <w:t xml:space="preserve">จาก </w:t>
            </w:r>
            <w:r>
              <w:t>menu</w:t>
            </w:r>
          </w:p>
          <w:p w:rsidRPr="00BD6930" w:rsidR="00530238" w:rsidP="00556076" w:rsidRDefault="00530238" w14:paraId="73B47ADC" w14:textId="3A77C860">
            <w:pPr>
              <w:rPr>
                <w:cs/>
              </w:rPr>
            </w:pPr>
            <w:r>
              <w:t xml:space="preserve">Visible </w:t>
            </w:r>
            <w:r>
              <w:rPr>
                <w:rFonts w:hint="cs"/>
                <w:cs/>
              </w:rPr>
              <w:t xml:space="preserve">เมื่อ </w:t>
            </w:r>
            <w:r>
              <w:t xml:space="preserve">customerType </w:t>
            </w:r>
            <w:r>
              <w:rPr>
                <w:rFonts w:hint="cs"/>
                <w:cs/>
              </w:rPr>
              <w:t xml:space="preserve">เป็น </w:t>
            </w:r>
            <w:r>
              <w:t>“Post-paid”</w:t>
            </w:r>
          </w:p>
          <w:p w:rsidRPr="00BD6930" w:rsidR="00556076" w:rsidP="00556076" w:rsidRDefault="00556076" w14:paraId="404944EE" w14:textId="16AF43AE">
            <w:pPr>
              <w:rPr>
                <w:cs/>
              </w:rPr>
            </w:pPr>
            <w:r>
              <w:t xml:space="preserve">CATEGORY_NAME_EN </w:t>
            </w:r>
            <w:r>
              <w:rPr>
                <w:rFonts w:cs="Angsana New"/>
                <w:cs/>
              </w:rPr>
              <w:t xml:space="preserve">+ “ (“+ </w:t>
            </w:r>
            <w:r>
              <w:t>CATEGORY_NAME_TH</w:t>
            </w:r>
            <w:r>
              <w:rPr>
                <w:rFonts w:cs="Angsana New"/>
                <w:cs/>
              </w:rPr>
              <w:t xml:space="preserve"> + “)”</w:t>
            </w:r>
          </w:p>
        </w:tc>
      </w:tr>
      <w:tr w:rsidRPr="008979A8" w:rsidR="00556076" w:rsidTr="00530238" w14:paraId="2F1DF78E" w14:textId="77777777">
        <w:trPr>
          <w:trHeight w:val="108"/>
        </w:trPr>
        <w:tc>
          <w:tcPr>
            <w:tcW w:w="979" w:type="pct"/>
            <w:gridSpan w:val="2"/>
          </w:tcPr>
          <w:p w:rsidR="00556076" w:rsidP="00556076" w:rsidRDefault="00556076" w14:paraId="7B587BA9" w14:textId="5CC42EB2">
            <w:r>
              <w:t>Category</w:t>
            </w:r>
          </w:p>
        </w:tc>
        <w:tc>
          <w:tcPr>
            <w:tcW w:w="1045" w:type="pct"/>
          </w:tcPr>
          <w:p w:rsidRPr="008979A8" w:rsidR="00556076" w:rsidP="00556076" w:rsidRDefault="00556076" w14:paraId="0C8CF51D" w14:textId="77777777">
            <w:pPr>
              <w:pStyle w:val="HeaderTable"/>
            </w:pPr>
          </w:p>
        </w:tc>
        <w:tc>
          <w:tcPr>
            <w:tcW w:w="2976" w:type="pct"/>
            <w:gridSpan w:val="2"/>
          </w:tcPr>
          <w:p w:rsidR="00556076" w:rsidP="00556076" w:rsidRDefault="00556076" w14:paraId="6D403D40" w14:textId="77777777">
            <w:pPr>
              <w:rPr>
                <w:cs/>
              </w:rPr>
            </w:pPr>
            <w:r w:rsidRPr="00BD6930">
              <w:rPr>
                <w:cs/>
              </w:rPr>
              <w:t xml:space="preserve">แสดงข้อมูลใน </w:t>
            </w:r>
            <w:r w:rsidRPr="00BD6930">
              <w:t>Format</w:t>
            </w:r>
          </w:p>
          <w:p w:rsidR="00556076" w:rsidP="00556076" w:rsidRDefault="00556076" w14:paraId="547AB13E" w14:textId="77777777">
            <w:r>
              <w:rPr>
                <w:rFonts w:hint="cs"/>
                <w:cs/>
              </w:rPr>
              <w:t xml:space="preserve">จาก </w:t>
            </w:r>
            <w:r>
              <w:t>category</w:t>
            </w:r>
          </w:p>
          <w:p w:rsidRPr="00BD6930" w:rsidR="00530238" w:rsidP="00556076" w:rsidRDefault="00530238" w14:paraId="3BB08B8D" w14:textId="6C5578EE">
            <w:r>
              <w:t xml:space="preserve">Visible </w:t>
            </w:r>
            <w:r>
              <w:rPr>
                <w:rFonts w:hint="cs"/>
                <w:cs/>
              </w:rPr>
              <w:t xml:space="preserve">เมื่อ </w:t>
            </w:r>
            <w:r>
              <w:t xml:space="preserve">customerType </w:t>
            </w:r>
            <w:r>
              <w:rPr>
                <w:rFonts w:hint="cs"/>
                <w:cs/>
              </w:rPr>
              <w:t xml:space="preserve">เป็น </w:t>
            </w:r>
            <w:r>
              <w:t>“Post-paid”</w:t>
            </w:r>
          </w:p>
          <w:p w:rsidRPr="00BD6930" w:rsidR="00556076" w:rsidP="00556076" w:rsidRDefault="00556076" w14:paraId="16A4109C" w14:textId="01EE6E12">
            <w:pPr>
              <w:rPr>
                <w:cs/>
              </w:rPr>
            </w:pPr>
            <w:r>
              <w:t xml:space="preserve">CATEGORY_NAME_EN </w:t>
            </w:r>
            <w:r>
              <w:rPr>
                <w:rFonts w:cs="Angsana New"/>
                <w:cs/>
              </w:rPr>
              <w:t xml:space="preserve">+ “ (“+ </w:t>
            </w:r>
            <w:r>
              <w:t>CATEGORY_NAME_TH</w:t>
            </w:r>
            <w:r>
              <w:rPr>
                <w:rFonts w:cs="Angsana New"/>
                <w:cs/>
              </w:rPr>
              <w:t xml:space="preserve"> + “)”</w:t>
            </w:r>
          </w:p>
        </w:tc>
      </w:tr>
      <w:tr w:rsidRPr="008979A8" w:rsidR="00556076" w:rsidTr="00530238" w14:paraId="7B00C05D" w14:textId="77777777">
        <w:trPr>
          <w:trHeight w:val="108"/>
        </w:trPr>
        <w:tc>
          <w:tcPr>
            <w:tcW w:w="979" w:type="pct"/>
            <w:gridSpan w:val="2"/>
          </w:tcPr>
          <w:p w:rsidR="00556076" w:rsidP="00556076" w:rsidRDefault="00556076" w14:paraId="2BAED5FC" w14:textId="33015426">
            <w:r>
              <w:t>Sub Category</w:t>
            </w:r>
          </w:p>
        </w:tc>
        <w:tc>
          <w:tcPr>
            <w:tcW w:w="1045" w:type="pct"/>
          </w:tcPr>
          <w:p w:rsidRPr="008979A8" w:rsidR="00556076" w:rsidP="00556076" w:rsidRDefault="00556076" w14:paraId="6D53DE64" w14:textId="77777777">
            <w:pPr>
              <w:pStyle w:val="HeaderTable"/>
            </w:pPr>
          </w:p>
        </w:tc>
        <w:tc>
          <w:tcPr>
            <w:tcW w:w="2976" w:type="pct"/>
            <w:gridSpan w:val="2"/>
          </w:tcPr>
          <w:p w:rsidRPr="00BD6930" w:rsidR="00556076" w:rsidP="00556076" w:rsidRDefault="00556076" w14:paraId="550604B5" w14:textId="77777777">
            <w:r w:rsidRPr="00BD6930">
              <w:rPr>
                <w:cs/>
              </w:rPr>
              <w:t xml:space="preserve">แสดงข้อมูลใน </w:t>
            </w:r>
            <w:r w:rsidRPr="00BD6930">
              <w:t>Format</w:t>
            </w:r>
          </w:p>
          <w:p w:rsidR="00556076" w:rsidP="00556076" w:rsidRDefault="00556076" w14:paraId="62EF687F" w14:textId="77777777">
            <w:r>
              <w:rPr>
                <w:rFonts w:hint="cs"/>
                <w:cs/>
              </w:rPr>
              <w:t xml:space="preserve">จาก </w:t>
            </w:r>
            <w:r>
              <w:t>subcategory</w:t>
            </w:r>
          </w:p>
          <w:p w:rsidR="00530238" w:rsidP="00556076" w:rsidRDefault="00530238" w14:paraId="349F5C39" w14:textId="3AF57A98">
            <w:r>
              <w:t xml:space="preserve">Visible </w:t>
            </w:r>
            <w:r>
              <w:rPr>
                <w:rFonts w:hint="cs"/>
                <w:cs/>
              </w:rPr>
              <w:t xml:space="preserve">เมื่อ </w:t>
            </w:r>
            <w:r>
              <w:t xml:space="preserve">customerType </w:t>
            </w:r>
            <w:r>
              <w:rPr>
                <w:rFonts w:hint="cs"/>
                <w:cs/>
              </w:rPr>
              <w:t xml:space="preserve">เป็น </w:t>
            </w:r>
            <w:r>
              <w:t>“Post-paid”</w:t>
            </w:r>
          </w:p>
          <w:p w:rsidRPr="00BD6930" w:rsidR="00556076" w:rsidP="00556076" w:rsidRDefault="00556076" w14:paraId="458784DC" w14:textId="1588BAB0">
            <w:pPr>
              <w:rPr>
                <w:cs/>
              </w:rPr>
            </w:pPr>
            <w:r>
              <w:t xml:space="preserve">CATEGORY_NAME_EN </w:t>
            </w:r>
            <w:r>
              <w:rPr>
                <w:rFonts w:cs="Angsana New"/>
                <w:cs/>
              </w:rPr>
              <w:t xml:space="preserve">+ “ (“+ </w:t>
            </w:r>
            <w:r>
              <w:t xml:space="preserve">CATEGORY_NAME_TH </w:t>
            </w:r>
            <w:r>
              <w:rPr>
                <w:rFonts w:cs="Angsana New"/>
                <w:cs/>
              </w:rPr>
              <w:t>+ “)”</w:t>
            </w:r>
          </w:p>
        </w:tc>
      </w:tr>
      <w:tr w:rsidRPr="008979A8" w:rsidR="003A1850" w:rsidTr="00530238" w14:paraId="2C8DCF5E" w14:textId="77777777">
        <w:trPr>
          <w:trHeight w:val="108"/>
        </w:trPr>
        <w:tc>
          <w:tcPr>
            <w:tcW w:w="979" w:type="pct"/>
            <w:gridSpan w:val="2"/>
          </w:tcPr>
          <w:p w:rsidR="003A1850" w:rsidP="003A1850" w:rsidRDefault="003A1850" w14:paraId="16683D7E" w14:textId="0468E46B">
            <w:r>
              <w:t>Effective Start Date</w:t>
            </w:r>
          </w:p>
        </w:tc>
        <w:tc>
          <w:tcPr>
            <w:tcW w:w="1045" w:type="pct"/>
          </w:tcPr>
          <w:p w:rsidRPr="008979A8" w:rsidR="003A1850" w:rsidP="003A1850" w:rsidRDefault="003A1850" w14:paraId="380BCBBD" w14:textId="77777777">
            <w:pPr>
              <w:pStyle w:val="HeaderTable"/>
            </w:pPr>
          </w:p>
        </w:tc>
        <w:tc>
          <w:tcPr>
            <w:tcW w:w="2976" w:type="pct"/>
            <w:gridSpan w:val="2"/>
          </w:tcPr>
          <w:p w:rsidRPr="00BD6930" w:rsidR="003A1850" w:rsidP="003A1850" w:rsidRDefault="003A1850" w14:paraId="4096E126" w14:textId="77777777">
            <w:r w:rsidRPr="00BD6930">
              <w:rPr>
                <w:cs/>
              </w:rPr>
              <w:t xml:space="preserve">แสดงข้อมูลใน </w:t>
            </w:r>
            <w:r w:rsidRPr="00BD6930">
              <w:t>Format</w:t>
            </w:r>
          </w:p>
          <w:p w:rsidRPr="00BD6930" w:rsidR="003A1850" w:rsidP="003A1850" w:rsidRDefault="003A1850" w14:paraId="3B725759" w14:textId="22EBFC35">
            <w:pPr>
              <w:rPr>
                <w:cs/>
              </w:rPr>
            </w:pPr>
            <w:r>
              <w:t>effectiveStartDate</w:t>
            </w:r>
          </w:p>
        </w:tc>
      </w:tr>
      <w:tr w:rsidRPr="008979A8" w:rsidR="003A1850" w:rsidTr="00530238" w14:paraId="581BFF80" w14:textId="77777777">
        <w:trPr>
          <w:trHeight w:val="108"/>
        </w:trPr>
        <w:tc>
          <w:tcPr>
            <w:tcW w:w="979" w:type="pct"/>
            <w:gridSpan w:val="2"/>
          </w:tcPr>
          <w:p w:rsidR="003A1850" w:rsidRDefault="003A1850" w14:paraId="5759216A" w14:textId="7118F1F0">
            <w:r>
              <w:t>Effective End Date</w:t>
            </w:r>
          </w:p>
        </w:tc>
        <w:tc>
          <w:tcPr>
            <w:tcW w:w="1045" w:type="pct"/>
          </w:tcPr>
          <w:p w:rsidRPr="008979A8" w:rsidR="003A1850" w:rsidP="003A1850" w:rsidRDefault="003A1850" w14:paraId="1163B84D" w14:textId="77777777">
            <w:pPr>
              <w:pStyle w:val="HeaderTable"/>
            </w:pPr>
          </w:p>
        </w:tc>
        <w:tc>
          <w:tcPr>
            <w:tcW w:w="2976" w:type="pct"/>
            <w:gridSpan w:val="2"/>
          </w:tcPr>
          <w:p w:rsidRPr="00BD6930" w:rsidR="003A1850" w:rsidP="003A1850" w:rsidRDefault="003A1850" w14:paraId="708FD76F" w14:textId="77777777">
            <w:r w:rsidRPr="00BD6930">
              <w:rPr>
                <w:cs/>
              </w:rPr>
              <w:t xml:space="preserve">แสดงข้อมูลใน </w:t>
            </w:r>
            <w:r w:rsidRPr="00BD6930">
              <w:t>Format</w:t>
            </w:r>
          </w:p>
          <w:p w:rsidRPr="00BD6930" w:rsidR="003A1850" w:rsidP="003A1850" w:rsidRDefault="003A1850" w14:paraId="1B84FE49" w14:textId="55E084D1">
            <w:pPr>
              <w:rPr>
                <w:cs/>
              </w:rPr>
            </w:pPr>
            <w:r>
              <w:t>effectiveEndDate</w:t>
            </w:r>
          </w:p>
        </w:tc>
      </w:tr>
      <w:tr w:rsidRPr="008979A8" w:rsidR="00D57B1C" w:rsidTr="00530238" w14:paraId="7EDEF520" w14:textId="77777777">
        <w:trPr>
          <w:trHeight w:val="108"/>
        </w:trPr>
        <w:tc>
          <w:tcPr>
            <w:tcW w:w="979" w:type="pct"/>
            <w:gridSpan w:val="2"/>
          </w:tcPr>
          <w:p w:rsidR="00D57B1C" w:rsidP="003A1850" w:rsidRDefault="00D57B1C" w14:paraId="78F86C21" w14:textId="77777777">
            <w:r>
              <w:t>Action</w:t>
            </w:r>
          </w:p>
          <w:p w:rsidR="00D57B1C" w:rsidP="003A1850" w:rsidRDefault="00D57B1C" w14:paraId="6D592E7D" w14:textId="77777777">
            <w:pPr>
              <w:pStyle w:val="ListParagraph"/>
              <w:numPr>
                <w:ilvl w:val="0"/>
                <w:numId w:val="17"/>
              </w:numPr>
            </w:pPr>
            <w:r w:rsidRPr="006D19A6">
              <w:rPr>
                <w:bCs/>
              </w:rPr>
              <w:t>Edit</w:t>
            </w:r>
          </w:p>
        </w:tc>
        <w:tc>
          <w:tcPr>
            <w:tcW w:w="1045" w:type="pct"/>
          </w:tcPr>
          <w:p w:rsidRPr="008979A8" w:rsidR="00D57B1C" w:rsidP="003A1850" w:rsidRDefault="00D57B1C" w14:paraId="11595F09" w14:textId="77777777">
            <w:r>
              <w:t>Button</w:t>
            </w:r>
          </w:p>
        </w:tc>
        <w:tc>
          <w:tcPr>
            <w:tcW w:w="2976" w:type="pct"/>
            <w:gridSpan w:val="2"/>
          </w:tcPr>
          <w:p w:rsidRPr="00BD6930" w:rsidR="00D57B1C" w:rsidRDefault="00D57B1C" w14:paraId="2C9F85DB" w14:textId="70371F7B">
            <w:pPr>
              <w:rPr>
                <w:cs/>
              </w:rPr>
            </w:pPr>
            <w:r w:rsidRPr="0079598B">
              <w:rPr>
                <w:cs/>
              </w:rPr>
              <w:t xml:space="preserve">เมื่อกดปุ่มให้ทำการ </w:t>
            </w:r>
            <w:r w:rsidRPr="0079598B">
              <w:t xml:space="preserve">Visible </w:t>
            </w:r>
            <w:r w:rsidR="003A1850">
              <w:t>Application Channel</w:t>
            </w:r>
            <w:r>
              <w:t xml:space="preserve"> Detail </w:t>
            </w:r>
            <w:r w:rsidRPr="0079598B">
              <w:t>Section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และดึงข้อมูลของ </w:t>
            </w:r>
            <w:r>
              <w:t xml:space="preserve">Row </w:t>
            </w:r>
            <w:r>
              <w:rPr>
                <w:rFonts w:hint="cs"/>
                <w:cs/>
              </w:rPr>
              <w:t>นั้นๆ มาแสดง</w:t>
            </w:r>
          </w:p>
        </w:tc>
      </w:tr>
      <w:tr w:rsidRPr="008979A8" w:rsidR="00D57B1C" w:rsidTr="00530238" w14:paraId="18ABE7A5" w14:textId="77777777">
        <w:trPr>
          <w:trHeight w:val="108"/>
        </w:trPr>
        <w:tc>
          <w:tcPr>
            <w:tcW w:w="5000" w:type="pct"/>
            <w:gridSpan w:val="5"/>
            <w:shd w:val="clear" w:color="auto" w:fill="C2D69B" w:themeFill="accent3" w:themeFillTint="99"/>
          </w:tcPr>
          <w:p w:rsidRPr="00C85186" w:rsidR="00D57B1C" w:rsidP="003A1850" w:rsidRDefault="00D57B1C" w14:paraId="4A6ED345" w14:textId="4CB2C59F">
            <w:pPr>
              <w:pStyle w:val="HeaderTable"/>
              <w:rPr>
                <w:rtl/>
                <w:cs/>
              </w:rPr>
            </w:pPr>
            <w:r>
              <w:t xml:space="preserve">End </w:t>
            </w:r>
            <w:r w:rsidR="003A1850">
              <w:t xml:space="preserve">Application Channel </w:t>
            </w:r>
            <w:r>
              <w:t>Table Section</w:t>
            </w:r>
          </w:p>
        </w:tc>
      </w:tr>
      <w:tr w:rsidRPr="008979A8" w:rsidR="00D57B1C" w:rsidTr="00530238" w14:paraId="27023712" w14:textId="77777777">
        <w:trPr>
          <w:trHeight w:val="108"/>
        </w:trPr>
        <w:tc>
          <w:tcPr>
            <w:tcW w:w="5000" w:type="pct"/>
            <w:gridSpan w:val="5"/>
            <w:shd w:val="clear" w:color="auto" w:fill="C2D69B" w:themeFill="accent3" w:themeFillTint="99"/>
          </w:tcPr>
          <w:p w:rsidRPr="00C85186" w:rsidR="00D57B1C" w:rsidP="003A1850" w:rsidRDefault="003A1850" w14:paraId="15E255CC" w14:textId="1706B63A">
            <w:pPr>
              <w:pStyle w:val="HeaderTable"/>
              <w:rPr>
                <w:rtl/>
                <w:cs/>
              </w:rPr>
            </w:pPr>
            <w:r>
              <w:t xml:space="preserve">Application Channel </w:t>
            </w:r>
            <w:r w:rsidR="00D57B1C">
              <w:t>Detail Section</w:t>
            </w:r>
          </w:p>
        </w:tc>
      </w:tr>
      <w:tr w:rsidRPr="008979A8" w:rsidR="00D57B1C" w:rsidTr="00530238" w14:paraId="1428AEC0" w14:textId="77777777">
        <w:trPr>
          <w:trHeight w:val="108"/>
        </w:trPr>
        <w:tc>
          <w:tcPr>
            <w:tcW w:w="979" w:type="pct"/>
            <w:gridSpan w:val="2"/>
          </w:tcPr>
          <w:p w:rsidR="00D57B1C" w:rsidP="003A1850" w:rsidRDefault="003A1850" w14:paraId="1B077DB7" w14:textId="717D5FC4">
            <w:r>
              <w:t>appC</w:t>
            </w:r>
            <w:r w:rsidR="00D57B1C">
              <w:t>hannel</w:t>
            </w:r>
          </w:p>
        </w:tc>
        <w:tc>
          <w:tcPr>
            <w:tcW w:w="1045" w:type="pct"/>
          </w:tcPr>
          <w:p w:rsidRPr="008979A8" w:rsidR="00D57B1C" w:rsidP="003A1850" w:rsidRDefault="00D57B1C" w14:paraId="096E9699" w14:textId="77777777">
            <w:r>
              <w:t>Drop Down List</w:t>
            </w:r>
          </w:p>
        </w:tc>
        <w:tc>
          <w:tcPr>
            <w:tcW w:w="2976" w:type="pct"/>
            <w:gridSpan w:val="2"/>
          </w:tcPr>
          <w:p w:rsidR="00D57B1C" w:rsidP="003A1850" w:rsidRDefault="00D57B1C" w14:paraId="72941923" w14:textId="71CFDD75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8B6F38">
              <w:rPr>
                <w:rFonts w:cs="Angsana New"/>
                <w:color w:val="FF0000"/>
                <w:cs/>
              </w:rPr>
              <w:t>*</w:t>
            </w:r>
            <w:r w:rsidR="003A1850">
              <w:rPr>
                <w:rFonts w:cs="CordiaUPC"/>
                <w:color w:val="FF0000"/>
              </w:rPr>
              <w:t xml:space="preserve">Application </w:t>
            </w:r>
            <w:r w:rsidRPr="008B6F38">
              <w:rPr>
                <w:color w:val="FF0000"/>
              </w:rPr>
              <w:t>Channel</w:t>
            </w:r>
          </w:p>
          <w:p w:rsidR="00D57B1C" w:rsidP="003A1850" w:rsidRDefault="00D57B1C" w14:paraId="36953E57" w14:textId="77777777">
            <w:r>
              <w:t>Disable</w:t>
            </w:r>
          </w:p>
          <w:p w:rsidRPr="00BD6930" w:rsidR="00D57B1C" w:rsidRDefault="00D57B1C" w14:paraId="1685555E" w14:textId="3178CBF8">
            <w:pPr>
              <w:rPr>
                <w:cs/>
              </w:rPr>
            </w:pPr>
            <w:r>
              <w:t xml:space="preserve">List of Value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SALE_CHANNEL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>
              <w:t>sale_channel_sub_group</w:t>
            </w:r>
            <w:r>
              <w:rPr>
                <w:rFonts w:cs="Angsana New"/>
                <w:cs/>
              </w:rPr>
              <w:t>.</w:t>
            </w:r>
            <w:r>
              <w:t>po_sub_group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t xml:space="preserve">poGroup </w:t>
            </w:r>
            <w:r>
              <w:rPr>
                <w:rFonts w:hint="cs" w:cs="Angsana New"/>
                <w:cs/>
              </w:rPr>
              <w:t xml:space="preserve">และ </w:t>
            </w:r>
            <w:r>
              <w:rPr>
                <w:rFonts w:cs="CordiaUPC"/>
              </w:rPr>
              <w:t xml:space="preserve">touch_point_type </w:t>
            </w:r>
            <w:r>
              <w:rPr>
                <w:rFonts w:cs="Angsana New"/>
                <w:cs/>
              </w:rPr>
              <w:t>= ‘</w:t>
            </w:r>
            <w:r w:rsidR="003A1850">
              <w:rPr>
                <w:rFonts w:cs="CordiaUPC"/>
              </w:rPr>
              <w:t>Application</w:t>
            </w:r>
            <w:r>
              <w:rPr>
                <w:rFonts w:cs="Angsana New"/>
                <w:cs/>
              </w:rPr>
              <w:t>’</w:t>
            </w:r>
          </w:p>
        </w:tc>
      </w:tr>
      <w:tr w:rsidRPr="008979A8" w:rsidR="00556076" w:rsidTr="00530238" w14:paraId="5FB71B48" w14:textId="77777777">
        <w:trPr>
          <w:trHeight w:val="108"/>
        </w:trPr>
        <w:tc>
          <w:tcPr>
            <w:tcW w:w="979" w:type="pct"/>
            <w:gridSpan w:val="2"/>
          </w:tcPr>
          <w:p w:rsidR="00556076" w:rsidP="00556076" w:rsidRDefault="00556076" w14:paraId="5F458194" w14:textId="5293AB4B">
            <w:r>
              <w:t>menu</w:t>
            </w:r>
          </w:p>
        </w:tc>
        <w:tc>
          <w:tcPr>
            <w:tcW w:w="1045" w:type="pct"/>
          </w:tcPr>
          <w:p w:rsidR="00556076" w:rsidP="00556076" w:rsidRDefault="00556076" w14:paraId="0888EFC6" w14:textId="061F3843">
            <w:r>
              <w:t>Drop Down List</w:t>
            </w:r>
          </w:p>
        </w:tc>
        <w:tc>
          <w:tcPr>
            <w:tcW w:w="2976" w:type="pct"/>
            <w:gridSpan w:val="2"/>
          </w:tcPr>
          <w:p w:rsidR="00530238" w:rsidP="00530238" w:rsidRDefault="00530238" w14:paraId="3D8992DA" w14:textId="09B3838F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Angsana New"/>
              </w:rPr>
              <w:t>Menu</w:t>
            </w:r>
          </w:p>
          <w:p w:rsidR="00530238" w:rsidP="00530238" w:rsidRDefault="00530238" w14:paraId="4906BBCF" w14:textId="61EF681E">
            <w:r>
              <w:t xml:space="preserve">Visible </w:t>
            </w:r>
            <w:r>
              <w:rPr>
                <w:rFonts w:hint="cs"/>
                <w:cs/>
              </w:rPr>
              <w:t xml:space="preserve">เมื่อ </w:t>
            </w:r>
            <w:r>
              <w:t xml:space="preserve">customerType </w:t>
            </w:r>
            <w:r>
              <w:rPr>
                <w:rFonts w:hint="cs"/>
                <w:cs/>
              </w:rPr>
              <w:t xml:space="preserve">เป็น </w:t>
            </w:r>
            <w:r>
              <w:t>“Post-paid”</w:t>
            </w:r>
          </w:p>
          <w:p w:rsidR="00530238" w:rsidP="00530238" w:rsidRDefault="00530238" w14:paraId="61D37FD2" w14:textId="77777777">
            <w:pPr>
              <w:spacing w:after="0"/>
            </w:pPr>
            <w:r>
              <w:rPr>
                <w:rFonts w:hint="cs"/>
                <w:cs/>
              </w:rPr>
              <w:t xml:space="preserve">ถ้า </w:t>
            </w:r>
            <w:r>
              <w:t>REQUIRE_CATEGORY</w:t>
            </w:r>
            <w:r>
              <w:rPr>
                <w:rFonts w:hint="cs"/>
                <w:cs/>
              </w:rPr>
              <w:t xml:space="preserve"> ของ </w:t>
            </w:r>
            <w:r>
              <w:t xml:space="preserve">appChannel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t>Y</w:t>
            </w:r>
            <w:r>
              <w:rPr>
                <w:rFonts w:cs="Angsana New"/>
                <w:cs/>
              </w:rPr>
              <w:t>”</w:t>
            </w:r>
          </w:p>
          <w:p w:rsidR="00530238" w:rsidP="00530238" w:rsidRDefault="00530238" w14:paraId="09DB9833" w14:textId="2A5026D9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530238">
              <w:rPr>
                <w:rFonts w:cs="Angsana New"/>
                <w:color w:val="FF0000"/>
                <w:cs/>
              </w:rPr>
              <w:t>*</w:t>
            </w:r>
            <w:r w:rsidRPr="00FA01D0">
              <w:rPr>
                <w:rFonts w:cs="Angsana New"/>
                <w:color w:val="FF0000"/>
              </w:rPr>
              <w:t>Menu</w:t>
            </w:r>
          </w:p>
          <w:p w:rsidR="00530238" w:rsidP="00530238" w:rsidRDefault="00530238" w14:paraId="486A8823" w14:textId="77777777">
            <w:pPr>
              <w:spacing w:after="0"/>
            </w:pPr>
            <w:r>
              <w:rPr>
                <w:rFonts w:hint="cs"/>
                <w:cs/>
              </w:rPr>
              <w:t>ถ้าไม่ใช่</w:t>
            </w:r>
          </w:p>
          <w:p w:rsidR="00556076" w:rsidP="00FA01D0" w:rsidRDefault="00530238" w14:paraId="5D12774F" w14:textId="1951119C">
            <w:pPr>
              <w:spacing w:after="0"/>
            </w:pPr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Angsana New"/>
              </w:rPr>
              <w:t>Menu</w:t>
            </w:r>
          </w:p>
          <w:p w:rsidR="00556076" w:rsidP="00556076" w:rsidRDefault="00556076" w14:paraId="2877FF2C" w14:textId="77777777">
            <w:r>
              <w:t xml:space="preserve">List of Value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 xml:space="preserve">ดึงข้อมูลจาก </w:t>
            </w:r>
            <w:r>
              <w:t xml:space="preserve">DB </w:t>
            </w:r>
            <w:r>
              <w:rPr>
                <w:rFonts w:hint="cs"/>
                <w:cs/>
              </w:rPr>
              <w:t xml:space="preserve">ที่ </w:t>
            </w:r>
            <w:r>
              <w:t>Table SALE_CHANNEL_CATEGORY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>
              <w:t xml:space="preserve">STATUS </w:t>
            </w:r>
            <w:r>
              <w:rPr>
                <w:rFonts w:cs="Angsana New"/>
                <w:cs/>
              </w:rPr>
              <w:t>= “</w:t>
            </w:r>
            <w:r>
              <w:t>Active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>และ</w:t>
            </w:r>
            <w:r>
              <w:t>CATEGORY_TYPE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 “</w:t>
            </w:r>
            <w:r>
              <w:t>Menu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>และ</w:t>
            </w:r>
            <w:r>
              <w:t xml:space="preserve"> CUSTOMER_TYPE </w:t>
            </w:r>
            <w:r>
              <w:rPr>
                <w:rFonts w:cs="Angsana New"/>
                <w:cs/>
              </w:rPr>
              <w:t xml:space="preserve">= </w:t>
            </w:r>
            <w:r>
              <w:t>customerType</w:t>
            </w:r>
            <w:r>
              <w:rPr>
                <w:rFonts w:hint="cs"/>
                <w:cs/>
              </w:rPr>
              <w:t xml:space="preserve"> และ </w:t>
            </w:r>
            <w:r>
              <w:t>SALE_CHANNEL_ROW_ID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 xml:space="preserve">= </w:t>
            </w:r>
            <w:r>
              <w:t xml:space="preserve">appChannel </w:t>
            </w:r>
            <w:r>
              <w:rPr>
                <w:rFonts w:hint="cs"/>
                <w:cs/>
              </w:rPr>
              <w:t xml:space="preserve">เลือกมา </w:t>
            </w:r>
          </w:p>
          <w:p w:rsidR="00556076" w:rsidP="00556076" w:rsidRDefault="00556076" w14:paraId="08632CB7" w14:textId="1E84FCEC">
            <w:r>
              <w:rPr>
                <w:rFonts w:hint="cs"/>
                <w:cs/>
              </w:rPr>
              <w:t xml:space="preserve">แสดงใน </w:t>
            </w:r>
            <w:r>
              <w:t xml:space="preserve">Format </w:t>
            </w:r>
            <w:r>
              <w:rPr>
                <w:rFonts w:cs="Angsana New"/>
                <w:cs/>
              </w:rPr>
              <w:t xml:space="preserve">: </w:t>
            </w:r>
            <w:r>
              <w:t xml:space="preserve">CATEGORY_NAME_EN </w:t>
            </w:r>
            <w:r>
              <w:rPr>
                <w:rFonts w:cs="Angsana New"/>
                <w:cs/>
              </w:rPr>
              <w:t xml:space="preserve">+ “ (“ + </w:t>
            </w:r>
            <w:r>
              <w:t xml:space="preserve">CATEGORY_NAME_TH </w:t>
            </w:r>
            <w:r>
              <w:rPr>
                <w:rFonts w:cs="Angsana New"/>
                <w:cs/>
              </w:rPr>
              <w:t>+ “)”</w:t>
            </w:r>
          </w:p>
        </w:tc>
      </w:tr>
      <w:tr w:rsidRPr="008979A8" w:rsidR="00556076" w:rsidTr="00530238" w14:paraId="268A2279" w14:textId="77777777">
        <w:trPr>
          <w:trHeight w:val="108"/>
        </w:trPr>
        <w:tc>
          <w:tcPr>
            <w:tcW w:w="979" w:type="pct"/>
            <w:gridSpan w:val="2"/>
          </w:tcPr>
          <w:p w:rsidR="00556076" w:rsidP="00556076" w:rsidRDefault="00556076" w14:paraId="0E9E78D8" w14:textId="6EE7BD94">
            <w:r>
              <w:rPr>
                <w:rFonts w:hint="cs"/>
                <w:cs/>
              </w:rPr>
              <w:t xml:space="preserve">ปุ่ม </w:t>
            </w:r>
            <w:r>
              <w:t>New</w:t>
            </w:r>
          </w:p>
        </w:tc>
        <w:tc>
          <w:tcPr>
            <w:tcW w:w="1045" w:type="pct"/>
          </w:tcPr>
          <w:p w:rsidR="00556076" w:rsidP="00556076" w:rsidRDefault="00556076" w14:paraId="708EA838" w14:textId="4B60BA6B">
            <w:r>
              <w:t>Button</w:t>
            </w:r>
          </w:p>
        </w:tc>
        <w:tc>
          <w:tcPr>
            <w:tcW w:w="2976" w:type="pct"/>
            <w:gridSpan w:val="2"/>
          </w:tcPr>
          <w:p w:rsidR="00556076" w:rsidP="00556076" w:rsidRDefault="00556076" w14:paraId="58DC8B30" w14:textId="77777777">
            <w:r>
              <w:rPr>
                <w:rFonts w:hint="cs"/>
                <w:cs/>
              </w:rPr>
              <w:t xml:space="preserve">อยู่ด้านหลัง </w:t>
            </w:r>
            <w:r>
              <w:t>Field menu</w:t>
            </w:r>
          </w:p>
          <w:p w:rsidR="00556076" w:rsidP="00556076" w:rsidRDefault="00556076" w14:paraId="1FD494FE" w14:textId="77777777">
            <w:r>
              <w:rPr>
                <w:rFonts w:hint="cs"/>
                <w:cs/>
              </w:rPr>
              <w:t xml:space="preserve">เมื่อกดปุ่มให้ทำการแสดง </w:t>
            </w:r>
            <w:r>
              <w:t xml:space="preserve">popup </w:t>
            </w:r>
            <w:r>
              <w:rPr>
                <w:rFonts w:hint="cs"/>
                <w:cs/>
              </w:rPr>
              <w:t xml:space="preserve">ที่ </w:t>
            </w:r>
            <w:r>
              <w:t>section Create Menu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Default </w:t>
            </w:r>
            <w:r>
              <w:rPr>
                <w:rFonts w:hint="cs"/>
                <w:cs/>
              </w:rPr>
              <w:t>ค่าดังนี้</w:t>
            </w:r>
          </w:p>
          <w:p w:rsidR="00556076" w:rsidP="00556076" w:rsidRDefault="00556076" w14:paraId="3964A4F9" w14:textId="77777777">
            <w:pPr>
              <w:pStyle w:val="ListParagraph"/>
              <w:numPr>
                <w:ilvl w:val="0"/>
                <w:numId w:val="17"/>
              </w:numPr>
            </w:pPr>
            <w:r>
              <w:t>newCustomerType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 xml:space="preserve">= </w:t>
            </w:r>
            <w:r>
              <w:t>customerType</w:t>
            </w:r>
          </w:p>
          <w:p w:rsidR="00556076" w:rsidP="00556076" w:rsidRDefault="00556076" w14:paraId="6519AFFC" w14:textId="77777777">
            <w:pPr>
              <w:pStyle w:val="ListParagraph"/>
              <w:numPr>
                <w:ilvl w:val="0"/>
                <w:numId w:val="17"/>
              </w:numPr>
            </w:pPr>
            <w:r>
              <w:t xml:space="preserve">newCategoryType </w:t>
            </w:r>
            <w:r>
              <w:rPr>
                <w:rFonts w:cs="Angsana New"/>
                <w:cs/>
              </w:rPr>
              <w:t>= “</w:t>
            </w:r>
            <w:r>
              <w:t>Menu</w:t>
            </w:r>
            <w:r>
              <w:rPr>
                <w:rFonts w:cs="Angsana New"/>
                <w:cs/>
              </w:rPr>
              <w:t xml:space="preserve">” </w:t>
            </w:r>
          </w:p>
          <w:p w:rsidR="00556076" w:rsidP="00556076" w:rsidRDefault="00556076" w14:paraId="258133FC" w14:textId="77777777">
            <w:pPr>
              <w:pStyle w:val="ListParagraph"/>
              <w:numPr>
                <w:ilvl w:val="0"/>
                <w:numId w:val="17"/>
              </w:numPr>
            </w:pPr>
            <w:r>
              <w:t xml:space="preserve">newSaleChannelRowId </w:t>
            </w:r>
            <w:r>
              <w:rPr>
                <w:rFonts w:cs="Angsana New"/>
                <w:cs/>
              </w:rPr>
              <w:t xml:space="preserve">= </w:t>
            </w:r>
            <w:r>
              <w:t xml:space="preserve">rowId </w:t>
            </w:r>
            <w:r>
              <w:rPr>
                <w:rFonts w:hint="cs"/>
                <w:cs/>
              </w:rPr>
              <w:t xml:space="preserve">ของ </w:t>
            </w:r>
            <w:r>
              <w:t>appChannel</w:t>
            </w:r>
          </w:p>
          <w:p w:rsidR="00556076" w:rsidP="00556076" w:rsidRDefault="00556076" w14:paraId="68B4116D" w14:textId="77777777">
            <w:pPr>
              <w:pStyle w:val="ListParagraph"/>
              <w:numPr>
                <w:ilvl w:val="0"/>
                <w:numId w:val="17"/>
              </w:numPr>
            </w:pPr>
            <w:r>
              <w:t xml:space="preserve">newEffectiveStartDate </w:t>
            </w:r>
            <w:r>
              <w:rPr>
                <w:rFonts w:cs="Angsana New"/>
                <w:cs/>
              </w:rPr>
              <w:t xml:space="preserve">= </w:t>
            </w:r>
            <w:r>
              <w:rPr>
                <w:rFonts w:hint="cs"/>
                <w:cs/>
              </w:rPr>
              <w:t>วันที่ปัจจุบัน</w:t>
            </w:r>
          </w:p>
          <w:p w:rsidR="00556076" w:rsidP="00556076" w:rsidRDefault="00556076" w14:paraId="2BD85D90" w14:textId="5F0D7C5B">
            <w:r>
              <w:t xml:space="preserve">newStatus </w:t>
            </w:r>
            <w:r w:rsidRPr="00BA70CE">
              <w:rPr>
                <w:rFonts w:cs="Angsana New"/>
                <w:cs/>
              </w:rPr>
              <w:t>= “</w:t>
            </w:r>
            <w:r>
              <w:t>Active</w:t>
            </w:r>
            <w:r w:rsidRPr="00BA70CE">
              <w:rPr>
                <w:rFonts w:cs="Angsana New"/>
                <w:cs/>
              </w:rPr>
              <w:t>”</w:t>
            </w:r>
          </w:p>
        </w:tc>
      </w:tr>
      <w:tr w:rsidRPr="008979A8" w:rsidR="00556076" w:rsidTr="00530238" w14:paraId="2E53D4B2" w14:textId="77777777">
        <w:trPr>
          <w:trHeight w:val="108"/>
        </w:trPr>
        <w:tc>
          <w:tcPr>
            <w:tcW w:w="979" w:type="pct"/>
            <w:gridSpan w:val="2"/>
          </w:tcPr>
          <w:p w:rsidR="00556076" w:rsidP="00556076" w:rsidRDefault="00556076" w14:paraId="1C594889" w14:textId="23688F45">
            <w:r>
              <w:t>category</w:t>
            </w:r>
          </w:p>
        </w:tc>
        <w:tc>
          <w:tcPr>
            <w:tcW w:w="1045" w:type="pct"/>
          </w:tcPr>
          <w:p w:rsidR="00556076" w:rsidP="00556076" w:rsidRDefault="00556076" w14:paraId="28407BAC" w14:textId="7D4D063B">
            <w:r>
              <w:t>Drop Down List</w:t>
            </w:r>
          </w:p>
        </w:tc>
        <w:tc>
          <w:tcPr>
            <w:tcW w:w="2976" w:type="pct"/>
            <w:gridSpan w:val="2"/>
          </w:tcPr>
          <w:p w:rsidR="00556076" w:rsidP="00556076" w:rsidRDefault="00556076" w14:paraId="0EF5002B" w14:textId="77777777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>
              <w:t>Category</w:t>
            </w:r>
          </w:p>
          <w:p w:rsidR="00530238" w:rsidP="00556076" w:rsidRDefault="00530238" w14:paraId="083A92A3" w14:textId="1C4198F1">
            <w:r>
              <w:t xml:space="preserve">Visible </w:t>
            </w:r>
            <w:r>
              <w:rPr>
                <w:rFonts w:hint="cs"/>
                <w:cs/>
              </w:rPr>
              <w:t xml:space="preserve">เมื่อ </w:t>
            </w:r>
            <w:r>
              <w:t xml:space="preserve">customerType </w:t>
            </w:r>
            <w:r>
              <w:rPr>
                <w:rFonts w:hint="cs"/>
                <w:cs/>
              </w:rPr>
              <w:t xml:space="preserve">เป็น </w:t>
            </w:r>
            <w:r>
              <w:t>“Post-paid”</w:t>
            </w:r>
          </w:p>
          <w:p w:rsidR="00556076" w:rsidP="00556076" w:rsidRDefault="00556076" w14:paraId="6814397A" w14:textId="77777777">
            <w:pPr>
              <w:spacing w:after="0"/>
            </w:pPr>
            <w:r>
              <w:rPr>
                <w:rFonts w:hint="cs"/>
                <w:cs/>
              </w:rPr>
              <w:t xml:space="preserve">ถ้า </w:t>
            </w:r>
            <w:r>
              <w:t>REQUIRE_CATEGORY</w:t>
            </w:r>
            <w:r>
              <w:rPr>
                <w:rFonts w:hint="cs"/>
                <w:cs/>
              </w:rPr>
              <w:t xml:space="preserve"> ของ </w:t>
            </w:r>
            <w:r>
              <w:t xml:space="preserve">appChannel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t>Y</w:t>
            </w:r>
            <w:r>
              <w:rPr>
                <w:rFonts w:cs="Angsana New"/>
                <w:cs/>
              </w:rPr>
              <w:t>”</w:t>
            </w:r>
          </w:p>
          <w:p w:rsidR="00556076" w:rsidP="00556076" w:rsidRDefault="00556076" w14:paraId="6AEDDE93" w14:textId="77777777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167A76">
              <w:rPr>
                <w:rFonts w:cs="Angsana New"/>
                <w:color w:val="FF0000"/>
                <w:cs/>
              </w:rPr>
              <w:t>*</w:t>
            </w:r>
            <w:r w:rsidRPr="00167A76">
              <w:rPr>
                <w:color w:val="FF0000"/>
              </w:rPr>
              <w:t>Category</w:t>
            </w:r>
          </w:p>
          <w:p w:rsidR="00556076" w:rsidP="00556076" w:rsidRDefault="00556076" w14:paraId="4280A4C3" w14:textId="77777777">
            <w:pPr>
              <w:spacing w:after="0"/>
            </w:pPr>
            <w:r>
              <w:rPr>
                <w:rFonts w:hint="cs"/>
                <w:cs/>
              </w:rPr>
              <w:t>ถ้าไม่ใช่</w:t>
            </w:r>
          </w:p>
          <w:p w:rsidR="00556076" w:rsidP="00556076" w:rsidRDefault="00556076" w14:paraId="5C3DB450" w14:textId="77777777">
            <w:pPr>
              <w:rPr>
                <w:cs/>
              </w:rPr>
            </w:pPr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>
              <w:t>Category</w:t>
            </w:r>
          </w:p>
          <w:p w:rsidR="00556076" w:rsidP="00556076" w:rsidRDefault="00556076" w14:paraId="463B5B58" w14:textId="77777777">
            <w:r>
              <w:t xml:space="preserve">List of Value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 xml:space="preserve">ดึงข้อมูลจาก </w:t>
            </w:r>
            <w:r>
              <w:t xml:space="preserve">DB </w:t>
            </w:r>
            <w:r>
              <w:rPr>
                <w:rFonts w:hint="cs"/>
                <w:cs/>
              </w:rPr>
              <w:t xml:space="preserve">ที่ </w:t>
            </w:r>
            <w:r>
              <w:t>Table SALE_CHANNEL_CATEGORY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>
              <w:t xml:space="preserve">STATUS </w:t>
            </w:r>
            <w:r>
              <w:rPr>
                <w:rFonts w:cs="Angsana New"/>
                <w:cs/>
              </w:rPr>
              <w:t>= “</w:t>
            </w:r>
            <w:r>
              <w:t>Active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>และ</w:t>
            </w:r>
            <w:r>
              <w:t>CATEGORY_TYPE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 “</w:t>
            </w:r>
            <w:r>
              <w:t>Category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>และ</w:t>
            </w:r>
            <w:r>
              <w:t xml:space="preserve"> CUSTOMER_TYPE </w:t>
            </w:r>
            <w:r>
              <w:rPr>
                <w:rFonts w:cs="Angsana New"/>
                <w:cs/>
              </w:rPr>
              <w:t xml:space="preserve">= </w:t>
            </w:r>
            <w:r>
              <w:t>customerType</w:t>
            </w:r>
            <w:r>
              <w:rPr>
                <w:rFonts w:hint="cs"/>
                <w:cs/>
              </w:rPr>
              <w:t xml:space="preserve"> และ </w:t>
            </w:r>
            <w:r>
              <w:t>SALE_CHANNEL_ROW_ID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 xml:space="preserve">= </w:t>
            </w:r>
            <w:r>
              <w:t xml:space="preserve">appChannel </w:t>
            </w:r>
            <w:r>
              <w:rPr>
                <w:rFonts w:hint="cs"/>
                <w:cs/>
              </w:rPr>
              <w:t xml:space="preserve"> และ </w:t>
            </w:r>
            <w:r>
              <w:t xml:space="preserve">PARENT_ROW_ID </w:t>
            </w:r>
            <w:r>
              <w:rPr>
                <w:rFonts w:cs="Angsana New"/>
                <w:cs/>
              </w:rPr>
              <w:t xml:space="preserve">= </w:t>
            </w:r>
            <w:r>
              <w:t xml:space="preserve">menu </w:t>
            </w:r>
            <w:r>
              <w:rPr>
                <w:rFonts w:hint="cs"/>
                <w:cs/>
              </w:rPr>
              <w:t>เลือกมา</w:t>
            </w:r>
          </w:p>
          <w:p w:rsidR="00556076" w:rsidP="00556076" w:rsidRDefault="00556076" w14:paraId="4CD54F66" w14:textId="6E2C2997">
            <w:r>
              <w:rPr>
                <w:rFonts w:hint="cs"/>
                <w:cs/>
              </w:rPr>
              <w:t xml:space="preserve">แสดงใน </w:t>
            </w:r>
            <w:r>
              <w:t xml:space="preserve">Format </w:t>
            </w:r>
            <w:r>
              <w:rPr>
                <w:rFonts w:cs="Angsana New"/>
                <w:cs/>
              </w:rPr>
              <w:t xml:space="preserve">: </w:t>
            </w:r>
            <w:r>
              <w:t xml:space="preserve">CATEGORY_NAME_EN </w:t>
            </w:r>
            <w:r>
              <w:rPr>
                <w:rFonts w:cs="Angsana New"/>
                <w:cs/>
              </w:rPr>
              <w:t xml:space="preserve">+ “ (“ + </w:t>
            </w:r>
            <w:r>
              <w:t xml:space="preserve">CATEGORY_NAME_TH </w:t>
            </w:r>
            <w:r>
              <w:rPr>
                <w:rFonts w:cs="Angsana New"/>
                <w:cs/>
              </w:rPr>
              <w:t>+ “)”</w:t>
            </w:r>
          </w:p>
        </w:tc>
      </w:tr>
      <w:tr w:rsidRPr="008979A8" w:rsidR="00556076" w:rsidTr="00530238" w14:paraId="7AECFA3C" w14:textId="77777777">
        <w:trPr>
          <w:trHeight w:val="108"/>
        </w:trPr>
        <w:tc>
          <w:tcPr>
            <w:tcW w:w="979" w:type="pct"/>
            <w:gridSpan w:val="2"/>
          </w:tcPr>
          <w:p w:rsidR="00556076" w:rsidP="00556076" w:rsidRDefault="00556076" w14:paraId="77DAF39D" w14:textId="2F4471E7">
            <w:r>
              <w:rPr>
                <w:rFonts w:hint="cs"/>
                <w:cs/>
              </w:rPr>
              <w:t xml:space="preserve">ปุ่ม </w:t>
            </w:r>
            <w:r>
              <w:t>New</w:t>
            </w:r>
          </w:p>
        </w:tc>
        <w:tc>
          <w:tcPr>
            <w:tcW w:w="1045" w:type="pct"/>
          </w:tcPr>
          <w:p w:rsidR="00556076" w:rsidP="00556076" w:rsidRDefault="00556076" w14:paraId="25C0C2C6" w14:textId="6FD2820F">
            <w:r>
              <w:t>Button</w:t>
            </w:r>
          </w:p>
        </w:tc>
        <w:tc>
          <w:tcPr>
            <w:tcW w:w="2976" w:type="pct"/>
            <w:gridSpan w:val="2"/>
          </w:tcPr>
          <w:p w:rsidR="00556076" w:rsidP="00556076" w:rsidRDefault="00556076" w14:paraId="79D45CCD" w14:textId="77777777">
            <w:r>
              <w:rPr>
                <w:rFonts w:hint="cs"/>
                <w:cs/>
              </w:rPr>
              <w:t xml:space="preserve">อยู่ด้านหลัง </w:t>
            </w:r>
            <w:r>
              <w:t>Field category</w:t>
            </w:r>
          </w:p>
          <w:p w:rsidR="00556076" w:rsidP="00556076" w:rsidRDefault="00556076" w14:paraId="62F91F47" w14:textId="77777777">
            <w:r>
              <w:rPr>
                <w:rFonts w:hint="cs"/>
                <w:cs/>
              </w:rPr>
              <w:t xml:space="preserve">เมื่อกดปุ่มให้ทำการแสดง </w:t>
            </w:r>
            <w:r>
              <w:t xml:space="preserve">popup </w:t>
            </w:r>
            <w:r>
              <w:rPr>
                <w:rFonts w:hint="cs"/>
                <w:cs/>
              </w:rPr>
              <w:t xml:space="preserve">ที่ </w:t>
            </w:r>
            <w:r>
              <w:t>section Create Category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Default </w:t>
            </w:r>
            <w:r>
              <w:rPr>
                <w:rFonts w:hint="cs"/>
                <w:cs/>
              </w:rPr>
              <w:t>ค่าดังนี้</w:t>
            </w:r>
          </w:p>
          <w:p w:rsidR="00556076" w:rsidP="00556076" w:rsidRDefault="00556076" w14:paraId="0A31DBE9" w14:textId="77777777">
            <w:pPr>
              <w:pStyle w:val="ListParagraph"/>
              <w:numPr>
                <w:ilvl w:val="0"/>
                <w:numId w:val="17"/>
              </w:numPr>
            </w:pPr>
            <w:r>
              <w:t>newCustomerType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 xml:space="preserve">= </w:t>
            </w:r>
            <w:r>
              <w:t>customerType</w:t>
            </w:r>
          </w:p>
          <w:p w:rsidR="00556076" w:rsidP="00556076" w:rsidRDefault="00556076" w14:paraId="35CE2973" w14:textId="77777777">
            <w:pPr>
              <w:pStyle w:val="ListParagraph"/>
              <w:numPr>
                <w:ilvl w:val="0"/>
                <w:numId w:val="17"/>
              </w:numPr>
            </w:pPr>
            <w:r>
              <w:t xml:space="preserve">newCategoryType </w:t>
            </w:r>
            <w:r>
              <w:rPr>
                <w:rFonts w:cs="Angsana New"/>
                <w:cs/>
              </w:rPr>
              <w:t>= “</w:t>
            </w:r>
            <w:r>
              <w:t>Category</w:t>
            </w:r>
            <w:r>
              <w:rPr>
                <w:rFonts w:cs="Angsana New"/>
                <w:cs/>
              </w:rPr>
              <w:t xml:space="preserve">” </w:t>
            </w:r>
          </w:p>
          <w:p w:rsidR="00556076" w:rsidP="00556076" w:rsidRDefault="00556076" w14:paraId="4118F645" w14:textId="77777777">
            <w:pPr>
              <w:pStyle w:val="ListParagraph"/>
              <w:numPr>
                <w:ilvl w:val="0"/>
                <w:numId w:val="17"/>
              </w:numPr>
            </w:pPr>
            <w:r>
              <w:t xml:space="preserve">newSaleChannelRowId </w:t>
            </w:r>
            <w:r>
              <w:rPr>
                <w:rFonts w:cs="Angsana New"/>
                <w:cs/>
              </w:rPr>
              <w:t xml:space="preserve">= </w:t>
            </w:r>
            <w:r>
              <w:t xml:space="preserve">rowId </w:t>
            </w:r>
            <w:r>
              <w:rPr>
                <w:rFonts w:hint="cs"/>
                <w:cs/>
              </w:rPr>
              <w:t xml:space="preserve">ของ </w:t>
            </w:r>
            <w:r>
              <w:t>appChannel</w:t>
            </w:r>
          </w:p>
          <w:p w:rsidR="00556076" w:rsidP="00556076" w:rsidRDefault="00556076" w14:paraId="75AC9891" w14:textId="77777777">
            <w:pPr>
              <w:pStyle w:val="ListParagraph"/>
              <w:numPr>
                <w:ilvl w:val="0"/>
                <w:numId w:val="17"/>
              </w:numPr>
            </w:pPr>
            <w:r>
              <w:t xml:space="preserve">newEffectiveStartDate </w:t>
            </w:r>
            <w:r>
              <w:rPr>
                <w:rFonts w:cs="Angsana New"/>
                <w:cs/>
              </w:rPr>
              <w:t xml:space="preserve">= </w:t>
            </w:r>
            <w:r>
              <w:rPr>
                <w:rFonts w:hint="cs"/>
                <w:cs/>
              </w:rPr>
              <w:t>วันที่ปัจจุบัน</w:t>
            </w:r>
          </w:p>
          <w:p w:rsidR="00556076" w:rsidP="00556076" w:rsidRDefault="00556076" w14:paraId="7965FB44" w14:textId="77777777">
            <w:pPr>
              <w:pStyle w:val="ListParagraph"/>
              <w:numPr>
                <w:ilvl w:val="0"/>
                <w:numId w:val="17"/>
              </w:numPr>
            </w:pPr>
            <w:r>
              <w:t xml:space="preserve">newStatus </w:t>
            </w:r>
            <w:r>
              <w:rPr>
                <w:rFonts w:cs="Angsana New"/>
                <w:cs/>
              </w:rPr>
              <w:t>= “</w:t>
            </w:r>
            <w:r>
              <w:t>Active</w:t>
            </w:r>
            <w:r>
              <w:rPr>
                <w:rFonts w:cs="Angsana New"/>
                <w:cs/>
              </w:rPr>
              <w:t>”</w:t>
            </w:r>
          </w:p>
          <w:p w:rsidR="00556076" w:rsidP="00556076" w:rsidRDefault="00556076" w14:paraId="6EFCFFC4" w14:textId="58656500">
            <w:r>
              <w:rPr>
                <w:rFonts w:hint="cs"/>
                <w:cs/>
              </w:rPr>
              <w:t xml:space="preserve">ถ้า </w:t>
            </w:r>
            <w:r>
              <w:t xml:space="preserve">menu </w:t>
            </w:r>
            <w:r>
              <w:rPr>
                <w:rFonts w:hint="cs"/>
                <w:cs/>
              </w:rPr>
              <w:t xml:space="preserve">มีค่าให้ </w:t>
            </w:r>
            <w:r>
              <w:t xml:space="preserve">Default </w:t>
            </w:r>
            <w:r>
              <w:rPr>
                <w:rFonts w:hint="cs"/>
                <w:cs/>
              </w:rPr>
              <w:t xml:space="preserve">ค่า </w:t>
            </w:r>
            <w:r>
              <w:t xml:space="preserve">newMenu </w:t>
            </w:r>
            <w:r>
              <w:rPr>
                <w:rFonts w:cs="Angsana New"/>
                <w:cs/>
              </w:rPr>
              <w:t xml:space="preserve">= </w:t>
            </w:r>
            <w:r>
              <w:t>menu</w:t>
            </w:r>
          </w:p>
        </w:tc>
      </w:tr>
      <w:tr w:rsidRPr="008979A8" w:rsidR="00556076" w:rsidTr="00530238" w14:paraId="3B31548D" w14:textId="77777777">
        <w:trPr>
          <w:trHeight w:val="108"/>
        </w:trPr>
        <w:tc>
          <w:tcPr>
            <w:tcW w:w="979" w:type="pct"/>
            <w:gridSpan w:val="2"/>
          </w:tcPr>
          <w:p w:rsidR="00556076" w:rsidP="00556076" w:rsidRDefault="00556076" w14:paraId="7048CFB2" w14:textId="44E0903C">
            <w:r>
              <w:t>subcategory</w:t>
            </w:r>
          </w:p>
        </w:tc>
        <w:tc>
          <w:tcPr>
            <w:tcW w:w="1045" w:type="pct"/>
          </w:tcPr>
          <w:p w:rsidR="00556076" w:rsidP="00556076" w:rsidRDefault="00556076" w14:paraId="3454E244" w14:textId="760A2276">
            <w:r>
              <w:t>Drop Down List</w:t>
            </w:r>
          </w:p>
        </w:tc>
        <w:tc>
          <w:tcPr>
            <w:tcW w:w="2976" w:type="pct"/>
            <w:gridSpan w:val="2"/>
          </w:tcPr>
          <w:p w:rsidR="00530238" w:rsidP="00530238" w:rsidRDefault="00530238" w14:paraId="1CAE5E82" w14:textId="1E3D34CA">
            <w:r>
              <w:t xml:space="preserve">Label </w:t>
            </w:r>
            <w:r>
              <w:rPr>
                <w:rFonts w:cs="Angsana New"/>
                <w:cs/>
              </w:rPr>
              <w:t>:</w:t>
            </w:r>
            <w:r>
              <w:t xml:space="preserve"> Sub Category</w:t>
            </w:r>
          </w:p>
          <w:p w:rsidR="00530238" w:rsidP="00FA01D0" w:rsidRDefault="00530238" w14:paraId="083ECE25" w14:textId="4A0AD586">
            <w:r>
              <w:t xml:space="preserve">Visible </w:t>
            </w:r>
            <w:r>
              <w:rPr>
                <w:rFonts w:hint="cs"/>
                <w:cs/>
              </w:rPr>
              <w:t xml:space="preserve">เมื่อ </w:t>
            </w:r>
            <w:r>
              <w:t xml:space="preserve">customerType </w:t>
            </w:r>
            <w:r>
              <w:rPr>
                <w:rFonts w:hint="cs"/>
                <w:cs/>
              </w:rPr>
              <w:t xml:space="preserve">เป็น </w:t>
            </w:r>
            <w:r>
              <w:t>“Post-paid”</w:t>
            </w:r>
          </w:p>
          <w:p w:rsidR="00556076" w:rsidP="00556076" w:rsidRDefault="00556076" w14:paraId="7DD912CF" w14:textId="3B7EBDA9">
            <w:pPr>
              <w:spacing w:after="0"/>
            </w:pPr>
            <w:r>
              <w:rPr>
                <w:rFonts w:hint="cs"/>
                <w:cs/>
              </w:rPr>
              <w:t xml:space="preserve">ถ้า </w:t>
            </w:r>
            <w:r>
              <w:t>REQUIRE_CATEGORY</w:t>
            </w:r>
            <w:r>
              <w:rPr>
                <w:rFonts w:hint="cs"/>
                <w:cs/>
              </w:rPr>
              <w:t xml:space="preserve"> ของ </w:t>
            </w:r>
            <w:r>
              <w:t xml:space="preserve">appChannel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t>Y</w:t>
            </w:r>
            <w:r>
              <w:rPr>
                <w:rFonts w:cs="Angsana New"/>
                <w:cs/>
              </w:rPr>
              <w:t>”</w:t>
            </w:r>
          </w:p>
          <w:p w:rsidR="00556076" w:rsidP="00556076" w:rsidRDefault="00556076" w14:paraId="0BB3787A" w14:textId="77777777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167A76">
              <w:rPr>
                <w:rFonts w:cs="Angsana New"/>
                <w:color w:val="FF0000"/>
                <w:cs/>
              </w:rPr>
              <w:t>*</w:t>
            </w:r>
            <w:r w:rsidRPr="00167A76">
              <w:rPr>
                <w:color w:val="FF0000"/>
              </w:rPr>
              <w:t>Sub Category</w:t>
            </w:r>
          </w:p>
          <w:p w:rsidR="00556076" w:rsidP="00556076" w:rsidRDefault="00556076" w14:paraId="7F219BBC" w14:textId="77777777">
            <w:pPr>
              <w:spacing w:after="0"/>
            </w:pPr>
            <w:r>
              <w:rPr>
                <w:rFonts w:hint="cs"/>
                <w:cs/>
              </w:rPr>
              <w:t>ถ้าไม่ใช่</w:t>
            </w:r>
          </w:p>
          <w:p w:rsidR="00556076" w:rsidP="00556076" w:rsidRDefault="00556076" w14:paraId="47607D13" w14:textId="77777777">
            <w:r>
              <w:t xml:space="preserve">Label </w:t>
            </w:r>
            <w:r>
              <w:rPr>
                <w:rFonts w:cs="Angsana New"/>
                <w:cs/>
              </w:rPr>
              <w:t>:</w:t>
            </w:r>
            <w:r>
              <w:t xml:space="preserve"> Sub Category</w:t>
            </w:r>
          </w:p>
          <w:p w:rsidR="00556076" w:rsidP="00556076" w:rsidRDefault="00556076" w14:paraId="5BAB0C74" w14:textId="77777777">
            <w:r>
              <w:t xml:space="preserve">List of Value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 xml:space="preserve">ดึงข้อมูลจาก </w:t>
            </w:r>
            <w:r>
              <w:t xml:space="preserve">DB </w:t>
            </w:r>
            <w:r>
              <w:rPr>
                <w:rFonts w:hint="cs"/>
                <w:cs/>
              </w:rPr>
              <w:t xml:space="preserve">ที่ </w:t>
            </w:r>
            <w:r>
              <w:t xml:space="preserve">Table SALE_CHANNEL_CATEGORY </w:t>
            </w:r>
            <w:r>
              <w:rPr>
                <w:rFonts w:hint="cs"/>
                <w:cs/>
              </w:rPr>
              <w:t xml:space="preserve">โดย </w:t>
            </w:r>
            <w:r>
              <w:t xml:space="preserve">STATUS </w:t>
            </w:r>
            <w:r>
              <w:rPr>
                <w:rFonts w:cs="Angsana New"/>
                <w:cs/>
              </w:rPr>
              <w:t>= “</w:t>
            </w:r>
            <w:r>
              <w:t>Active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และ </w:t>
            </w:r>
            <w:r>
              <w:t>CATEGORY_TYPE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 “</w:t>
            </w:r>
            <w:r>
              <w:t>Sub Category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>และ</w:t>
            </w:r>
            <w:r>
              <w:t xml:space="preserve"> CUSTOMER_TYPE </w:t>
            </w:r>
            <w:r>
              <w:rPr>
                <w:rFonts w:cs="Angsana New"/>
                <w:cs/>
              </w:rPr>
              <w:t xml:space="preserve">= </w:t>
            </w:r>
            <w:r>
              <w:t>customerType</w:t>
            </w:r>
            <w:r>
              <w:rPr>
                <w:rFonts w:hint="cs"/>
                <w:cs/>
              </w:rPr>
              <w:t xml:space="preserve"> และ </w:t>
            </w:r>
            <w:r>
              <w:t>SALE_CHANNEL_ROW_ID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 xml:space="preserve">= </w:t>
            </w:r>
            <w:r>
              <w:t xml:space="preserve">appChannel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PARENT_ROW_ID </w:t>
            </w:r>
            <w:r>
              <w:rPr>
                <w:rFonts w:cs="Angsana New"/>
                <w:cs/>
              </w:rPr>
              <w:t xml:space="preserve">= </w:t>
            </w:r>
            <w:r>
              <w:t xml:space="preserve">category </w:t>
            </w:r>
            <w:r>
              <w:rPr>
                <w:rFonts w:hint="cs"/>
                <w:cs/>
              </w:rPr>
              <w:t>เลือกมา</w:t>
            </w:r>
          </w:p>
          <w:p w:rsidR="00556076" w:rsidP="00556076" w:rsidRDefault="00556076" w14:paraId="37791542" w14:textId="4C09B414">
            <w:r>
              <w:rPr>
                <w:rFonts w:hint="cs"/>
                <w:cs/>
              </w:rPr>
              <w:t xml:space="preserve">แสดงใน </w:t>
            </w:r>
            <w:r>
              <w:t xml:space="preserve">Format </w:t>
            </w:r>
            <w:r>
              <w:rPr>
                <w:rFonts w:cs="Angsana New"/>
                <w:cs/>
              </w:rPr>
              <w:t xml:space="preserve">: </w:t>
            </w:r>
            <w:r>
              <w:t xml:space="preserve">CATEGORY_NAME_EN </w:t>
            </w:r>
            <w:r>
              <w:rPr>
                <w:rFonts w:cs="Angsana New"/>
                <w:cs/>
              </w:rPr>
              <w:t xml:space="preserve">+ “ (“ + </w:t>
            </w:r>
            <w:r>
              <w:t xml:space="preserve">CATEGORY_NAME_TH </w:t>
            </w:r>
            <w:r>
              <w:rPr>
                <w:rFonts w:cs="Angsana New"/>
                <w:cs/>
              </w:rPr>
              <w:t>+ “)”</w:t>
            </w:r>
          </w:p>
        </w:tc>
      </w:tr>
      <w:tr w:rsidRPr="008979A8" w:rsidR="00556076" w:rsidTr="00530238" w14:paraId="1F558CC7" w14:textId="77777777">
        <w:trPr>
          <w:trHeight w:val="108"/>
        </w:trPr>
        <w:tc>
          <w:tcPr>
            <w:tcW w:w="979" w:type="pct"/>
            <w:gridSpan w:val="2"/>
          </w:tcPr>
          <w:p w:rsidR="00556076" w:rsidP="00556076" w:rsidRDefault="00556076" w14:paraId="6E857B50" w14:textId="2B4E395C">
            <w:r>
              <w:rPr>
                <w:rFonts w:hint="cs"/>
                <w:cs/>
              </w:rPr>
              <w:t xml:space="preserve">ปุ่ม </w:t>
            </w:r>
            <w:r>
              <w:t>New</w:t>
            </w:r>
          </w:p>
        </w:tc>
        <w:tc>
          <w:tcPr>
            <w:tcW w:w="1045" w:type="pct"/>
          </w:tcPr>
          <w:p w:rsidR="00556076" w:rsidP="00556076" w:rsidRDefault="00556076" w14:paraId="11D8A0F4" w14:textId="72FB4CF2">
            <w:r>
              <w:t>Button</w:t>
            </w:r>
          </w:p>
        </w:tc>
        <w:tc>
          <w:tcPr>
            <w:tcW w:w="2976" w:type="pct"/>
            <w:gridSpan w:val="2"/>
          </w:tcPr>
          <w:p w:rsidR="00556076" w:rsidP="00556076" w:rsidRDefault="00556076" w14:paraId="2DC3C78B" w14:textId="77777777">
            <w:r>
              <w:rPr>
                <w:rFonts w:hint="cs"/>
                <w:cs/>
              </w:rPr>
              <w:t xml:space="preserve">อยู่ด้านหลัง </w:t>
            </w:r>
            <w:r>
              <w:t>Field subcategory</w:t>
            </w:r>
          </w:p>
          <w:p w:rsidR="00556076" w:rsidP="00556076" w:rsidRDefault="00556076" w14:paraId="4ACADB10" w14:textId="77777777">
            <w:r>
              <w:rPr>
                <w:rFonts w:hint="cs"/>
                <w:cs/>
              </w:rPr>
              <w:t xml:space="preserve">เมื่อกดปุ่มให้ทำการแสดง </w:t>
            </w:r>
            <w:r>
              <w:t xml:space="preserve">popup </w:t>
            </w:r>
            <w:r>
              <w:rPr>
                <w:rFonts w:hint="cs"/>
                <w:cs/>
              </w:rPr>
              <w:t xml:space="preserve">ที่ </w:t>
            </w:r>
            <w:r>
              <w:t>section Create Category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Default </w:t>
            </w:r>
            <w:r>
              <w:rPr>
                <w:rFonts w:hint="cs"/>
                <w:cs/>
              </w:rPr>
              <w:t>ค่าดังนี้</w:t>
            </w:r>
          </w:p>
          <w:p w:rsidR="00556076" w:rsidP="00556076" w:rsidRDefault="00556076" w14:paraId="6342DE29" w14:textId="77777777">
            <w:pPr>
              <w:pStyle w:val="ListParagraph"/>
              <w:numPr>
                <w:ilvl w:val="0"/>
                <w:numId w:val="17"/>
              </w:numPr>
            </w:pPr>
            <w:r>
              <w:t>newCustomerType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 xml:space="preserve">= </w:t>
            </w:r>
            <w:r>
              <w:t>customerType</w:t>
            </w:r>
          </w:p>
          <w:p w:rsidR="00556076" w:rsidP="00556076" w:rsidRDefault="00556076" w14:paraId="1751B392" w14:textId="77777777">
            <w:pPr>
              <w:pStyle w:val="ListParagraph"/>
              <w:numPr>
                <w:ilvl w:val="0"/>
                <w:numId w:val="17"/>
              </w:numPr>
            </w:pPr>
            <w:r>
              <w:t>newCategoryType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cs="Angsana New"/>
                <w:cs/>
              </w:rPr>
              <w:t>= “</w:t>
            </w:r>
            <w:r>
              <w:t>Sub Category</w:t>
            </w:r>
            <w:r>
              <w:rPr>
                <w:rFonts w:cs="Angsana New"/>
                <w:cs/>
              </w:rPr>
              <w:t xml:space="preserve">” </w:t>
            </w:r>
          </w:p>
          <w:p w:rsidR="00556076" w:rsidP="00556076" w:rsidRDefault="00556076" w14:paraId="3462B85D" w14:textId="77777777">
            <w:pPr>
              <w:pStyle w:val="ListParagraph"/>
              <w:numPr>
                <w:ilvl w:val="0"/>
                <w:numId w:val="17"/>
              </w:numPr>
            </w:pPr>
            <w:r>
              <w:t xml:space="preserve">newSaleChannelRowId </w:t>
            </w:r>
            <w:r>
              <w:rPr>
                <w:rFonts w:cs="Angsana New"/>
                <w:cs/>
              </w:rPr>
              <w:t xml:space="preserve">= </w:t>
            </w:r>
            <w:r>
              <w:t xml:space="preserve">rowId </w:t>
            </w:r>
            <w:r>
              <w:rPr>
                <w:rFonts w:hint="cs"/>
                <w:cs/>
              </w:rPr>
              <w:t xml:space="preserve">ของ </w:t>
            </w:r>
            <w:r>
              <w:t>appChannel</w:t>
            </w:r>
          </w:p>
          <w:p w:rsidR="00556076" w:rsidP="00556076" w:rsidRDefault="00556076" w14:paraId="4A4796D6" w14:textId="77777777">
            <w:pPr>
              <w:pStyle w:val="ListParagraph"/>
              <w:numPr>
                <w:ilvl w:val="0"/>
                <w:numId w:val="17"/>
              </w:numPr>
            </w:pPr>
            <w:r>
              <w:t xml:space="preserve">newEffectiveStartDate </w:t>
            </w:r>
            <w:r>
              <w:rPr>
                <w:rFonts w:cs="Angsana New"/>
                <w:cs/>
              </w:rPr>
              <w:t xml:space="preserve">= </w:t>
            </w:r>
            <w:r>
              <w:rPr>
                <w:rFonts w:hint="cs"/>
                <w:cs/>
              </w:rPr>
              <w:t>วันที่ปัจจุบัน</w:t>
            </w:r>
          </w:p>
          <w:p w:rsidR="00556076" w:rsidP="00556076" w:rsidRDefault="00556076" w14:paraId="37725B6C" w14:textId="77777777">
            <w:pPr>
              <w:pStyle w:val="ListParagraph"/>
              <w:numPr>
                <w:ilvl w:val="0"/>
                <w:numId w:val="17"/>
              </w:numPr>
            </w:pPr>
            <w:r>
              <w:t xml:space="preserve">newStatus </w:t>
            </w:r>
            <w:r>
              <w:rPr>
                <w:rFonts w:cs="Angsana New"/>
                <w:cs/>
              </w:rPr>
              <w:t>= “</w:t>
            </w:r>
            <w:r>
              <w:t>Active</w:t>
            </w:r>
            <w:r>
              <w:rPr>
                <w:rFonts w:cs="Angsana New"/>
                <w:cs/>
              </w:rPr>
              <w:t>”</w:t>
            </w:r>
          </w:p>
          <w:p w:rsidR="00556076" w:rsidP="00556076" w:rsidRDefault="00556076" w14:paraId="3EA371E7" w14:textId="392A033E">
            <w:r>
              <w:rPr>
                <w:rFonts w:hint="cs"/>
                <w:cs/>
              </w:rPr>
              <w:t xml:space="preserve">ถ้า </w:t>
            </w:r>
            <w:r>
              <w:t xml:space="preserve">category </w:t>
            </w:r>
            <w:r>
              <w:rPr>
                <w:rFonts w:hint="cs"/>
                <w:cs/>
              </w:rPr>
              <w:t xml:space="preserve">มีค่าให้ </w:t>
            </w:r>
            <w:r>
              <w:t xml:space="preserve">Default </w:t>
            </w:r>
            <w:r>
              <w:rPr>
                <w:rFonts w:hint="cs"/>
                <w:cs/>
              </w:rPr>
              <w:t xml:space="preserve">ค่า </w:t>
            </w:r>
            <w:r>
              <w:t xml:space="preserve">newCategory </w:t>
            </w:r>
            <w:r>
              <w:rPr>
                <w:rFonts w:cs="Angsana New"/>
                <w:cs/>
              </w:rPr>
              <w:t xml:space="preserve">= </w:t>
            </w:r>
            <w:r>
              <w:t>category</w:t>
            </w:r>
          </w:p>
        </w:tc>
      </w:tr>
      <w:tr w:rsidRPr="008979A8" w:rsidR="005444C9" w:rsidTr="00530238" w14:paraId="0B07CAFD" w14:textId="77777777">
        <w:trPr>
          <w:trHeight w:val="108"/>
        </w:trPr>
        <w:tc>
          <w:tcPr>
            <w:tcW w:w="979" w:type="pct"/>
            <w:gridSpan w:val="2"/>
          </w:tcPr>
          <w:p w:rsidR="005444C9" w:rsidP="003A1850" w:rsidRDefault="005444C9" w14:paraId="77C4A6AE" w14:textId="544F641A">
            <w:r>
              <w:t>effectiveStartDate</w:t>
            </w:r>
          </w:p>
        </w:tc>
        <w:tc>
          <w:tcPr>
            <w:tcW w:w="1045" w:type="pct"/>
          </w:tcPr>
          <w:p w:rsidRPr="008979A8" w:rsidR="005444C9" w:rsidP="003A1850" w:rsidRDefault="005444C9" w14:paraId="4E3B647C" w14:textId="02861493">
            <w:r>
              <w:t>Date</w:t>
            </w:r>
          </w:p>
        </w:tc>
        <w:tc>
          <w:tcPr>
            <w:tcW w:w="2976" w:type="pct"/>
            <w:gridSpan w:val="2"/>
          </w:tcPr>
          <w:p w:rsidRPr="00BD6930" w:rsidR="005444C9" w:rsidP="003A1850" w:rsidRDefault="005444C9" w14:paraId="02BC409F" w14:textId="2BE3FEB8">
            <w:pPr>
              <w:rPr>
                <w:cs/>
              </w:rPr>
            </w:pPr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BB37B4">
              <w:rPr>
                <w:rFonts w:cs="Angsana New"/>
                <w:color w:val="FF0000"/>
                <w:cs/>
              </w:rPr>
              <w:t>*</w:t>
            </w:r>
            <w:r w:rsidRPr="00BB37B4">
              <w:rPr>
                <w:color w:val="FF0000"/>
              </w:rPr>
              <w:t>Effective Start Date</w:t>
            </w:r>
          </w:p>
        </w:tc>
      </w:tr>
      <w:tr w:rsidRPr="008979A8" w:rsidR="005444C9" w:rsidTr="00530238" w14:paraId="510F8250" w14:textId="77777777">
        <w:trPr>
          <w:trHeight w:val="108"/>
        </w:trPr>
        <w:tc>
          <w:tcPr>
            <w:tcW w:w="979" w:type="pct"/>
            <w:gridSpan w:val="2"/>
          </w:tcPr>
          <w:p w:rsidRPr="00C85186" w:rsidR="005444C9" w:rsidP="003A1850" w:rsidRDefault="005444C9" w14:paraId="4502FA5E" w14:textId="346785D5">
            <w:pPr>
              <w:rPr>
                <w:b/>
                <w:bCs/>
              </w:rPr>
            </w:pPr>
            <w:r>
              <w:t>effectiveEndDate</w:t>
            </w:r>
          </w:p>
        </w:tc>
        <w:tc>
          <w:tcPr>
            <w:tcW w:w="1045" w:type="pct"/>
          </w:tcPr>
          <w:p w:rsidRPr="008979A8" w:rsidR="005444C9" w:rsidP="003A1850" w:rsidRDefault="005444C9" w14:paraId="1E4BCA4C" w14:textId="6CD00DDD">
            <w:r>
              <w:t>Date</w:t>
            </w:r>
          </w:p>
        </w:tc>
        <w:tc>
          <w:tcPr>
            <w:tcW w:w="2976" w:type="pct"/>
            <w:gridSpan w:val="2"/>
          </w:tcPr>
          <w:p w:rsidRPr="00BD6930" w:rsidR="005444C9" w:rsidRDefault="005444C9" w14:paraId="7D08AE31" w14:textId="2F6F1CAB">
            <w:pPr>
              <w:rPr>
                <w:cs/>
              </w:rPr>
            </w:pPr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CF4C5D">
              <w:rPr>
                <w:rFonts w:cs="Angsana New"/>
                <w:color w:val="FF0000"/>
                <w:cs/>
              </w:rPr>
              <w:t>*</w:t>
            </w:r>
            <w:r w:rsidRPr="00CF4C5D">
              <w:rPr>
                <w:color w:val="FF0000"/>
              </w:rPr>
              <w:t xml:space="preserve">Effective </w:t>
            </w:r>
            <w:r>
              <w:rPr>
                <w:color w:val="FF0000"/>
              </w:rPr>
              <w:t>End</w:t>
            </w:r>
            <w:r w:rsidRPr="00CF4C5D">
              <w:rPr>
                <w:color w:val="FF0000"/>
              </w:rPr>
              <w:t xml:space="preserve"> Date</w:t>
            </w:r>
          </w:p>
        </w:tc>
      </w:tr>
      <w:tr w:rsidRPr="008979A8" w:rsidR="005444C9" w:rsidTr="00530238" w14:paraId="28EC403A" w14:textId="77777777">
        <w:trPr>
          <w:trHeight w:val="108"/>
        </w:trPr>
        <w:tc>
          <w:tcPr>
            <w:tcW w:w="979" w:type="pct"/>
            <w:gridSpan w:val="2"/>
          </w:tcPr>
          <w:p w:rsidR="005444C9" w:rsidP="003A1850" w:rsidRDefault="005444C9" w14:paraId="5D381FCE" w14:textId="77777777">
            <w:r w:rsidRPr="008979A8">
              <w:rPr>
                <w:rFonts w:cs="Angsana New"/>
                <w:cs/>
              </w:rPr>
              <w:t xml:space="preserve">ปุ่ม </w:t>
            </w:r>
            <w:r w:rsidRPr="008979A8">
              <w:rPr>
                <w:rFonts w:cs="CordiaUPC"/>
              </w:rPr>
              <w:t>Update</w:t>
            </w:r>
          </w:p>
        </w:tc>
        <w:tc>
          <w:tcPr>
            <w:tcW w:w="1045" w:type="pct"/>
          </w:tcPr>
          <w:p w:rsidRPr="008979A8" w:rsidR="005444C9" w:rsidP="003A1850" w:rsidRDefault="005444C9" w14:paraId="4D28FA07" w14:textId="77777777">
            <w:r w:rsidRPr="008979A8">
              <w:rPr>
                <w:rFonts w:cs="CordiaUPC"/>
              </w:rPr>
              <w:t>Button</w:t>
            </w:r>
          </w:p>
        </w:tc>
        <w:tc>
          <w:tcPr>
            <w:tcW w:w="2976" w:type="pct"/>
            <w:gridSpan w:val="2"/>
          </w:tcPr>
          <w:p w:rsidRPr="000F51F1" w:rsidR="005444C9" w:rsidP="003A1850" w:rsidRDefault="005444C9" w14:paraId="380CB05E" w14:textId="77777777">
            <w:r w:rsidRPr="000F51F1">
              <w:rPr>
                <w:cs/>
              </w:rPr>
              <w:t>เมื่อกดปุ่ม</w:t>
            </w:r>
          </w:p>
          <w:p w:rsidRPr="000F51F1" w:rsidR="005444C9" w:rsidP="003A1850" w:rsidRDefault="005444C9" w14:paraId="59D6C71C" w14:textId="551AAA02">
            <w:pPr>
              <w:pStyle w:val="ListParagraph"/>
              <w:numPr>
                <w:ilvl w:val="0"/>
                <w:numId w:val="18"/>
              </w:numPr>
            </w:pPr>
            <w:r w:rsidRPr="000F51F1">
              <w:rPr>
                <w:cs/>
              </w:rPr>
              <w:t xml:space="preserve">ให้ทำการ </w:t>
            </w:r>
            <w:r w:rsidRPr="000F51F1">
              <w:t xml:space="preserve">Validate </w:t>
            </w:r>
            <w:r w:rsidRPr="000F51F1">
              <w:rPr>
                <w:cs/>
              </w:rPr>
              <w:t>ข้อมูลในหน้าจอ</w:t>
            </w:r>
            <w:r>
              <w:t xml:space="preserve"> Application Channel Detail Section</w:t>
            </w:r>
          </w:p>
          <w:p w:rsidRPr="000F51F1" w:rsidR="005444C9" w:rsidP="003A1850" w:rsidRDefault="005444C9" w14:paraId="1FA16985" w14:textId="2D757DBC">
            <w:pPr>
              <w:pStyle w:val="ListParagraph"/>
              <w:numPr>
                <w:ilvl w:val="0"/>
                <w:numId w:val="18"/>
              </w:numPr>
              <w:rPr>
                <w:bCs/>
              </w:rPr>
            </w:pPr>
            <w:r w:rsidRPr="000F51F1">
              <w:rPr>
                <w:cs/>
              </w:rPr>
              <w:t xml:space="preserve">ให้ทำการ </w:t>
            </w:r>
            <w:r w:rsidRPr="000F51F1">
              <w:t xml:space="preserve">Update </w:t>
            </w:r>
            <w:r w:rsidRPr="000F51F1">
              <w:rPr>
                <w:cs/>
              </w:rPr>
              <w:t xml:space="preserve">ข้อมูลลงในส่วนของ </w:t>
            </w:r>
            <w:r>
              <w:t xml:space="preserve">Application Channel </w:t>
            </w:r>
            <w:r w:rsidRPr="000F51F1">
              <w:rPr>
                <w:rFonts w:cs="CordiaUPC"/>
              </w:rPr>
              <w:t>Table Section</w:t>
            </w:r>
          </w:p>
          <w:p w:rsidRPr="00BD6930" w:rsidR="005444C9" w:rsidP="003A1850" w:rsidRDefault="005444C9" w14:paraId="0E59DFD2" w14:textId="38DD762A">
            <w:pPr>
              <w:pStyle w:val="ListParagraph"/>
              <w:numPr>
                <w:ilvl w:val="0"/>
                <w:numId w:val="18"/>
              </w:numPr>
              <w:rPr>
                <w:cs/>
              </w:rPr>
            </w:pPr>
            <w:r w:rsidRPr="00257C21">
              <w:rPr>
                <w:rFonts w:hint="cs"/>
                <w:cs/>
              </w:rPr>
              <w:t xml:space="preserve">ให้ทำการเคลียร์ค่าใน </w:t>
            </w:r>
            <w:r>
              <w:t>Application Channel Detail Section</w:t>
            </w:r>
            <w:r w:rsidRPr="00257C21">
              <w:rPr>
                <w:rFonts w:cs="Angsana New"/>
                <w:cs/>
              </w:rPr>
              <w:t xml:space="preserve"> </w:t>
            </w:r>
            <w:r w:rsidRPr="00257C21">
              <w:rPr>
                <w:rFonts w:hint="cs"/>
                <w:cs/>
              </w:rPr>
              <w:t>และ</w:t>
            </w:r>
            <w:r w:rsidRPr="00257C21">
              <w:t xml:space="preserve"> Invisible</w:t>
            </w:r>
            <w:r w:rsidRPr="000F51F1">
              <w:rPr>
                <w:rFonts w:cs="Angsana New"/>
                <w:cs/>
              </w:rPr>
              <w:t xml:space="preserve"> </w:t>
            </w:r>
            <w:r>
              <w:t xml:space="preserve">Application Channel Detail </w:t>
            </w:r>
            <w:r w:rsidRPr="000F51F1">
              <w:rPr>
                <w:szCs w:val="36"/>
              </w:rPr>
              <w:t>Section</w:t>
            </w:r>
          </w:p>
        </w:tc>
      </w:tr>
      <w:tr w:rsidRPr="008979A8" w:rsidR="005444C9" w:rsidTr="00530238" w14:paraId="32DB5DC4" w14:textId="77777777">
        <w:trPr>
          <w:trHeight w:val="108"/>
        </w:trPr>
        <w:tc>
          <w:tcPr>
            <w:tcW w:w="979" w:type="pct"/>
            <w:gridSpan w:val="2"/>
          </w:tcPr>
          <w:p w:rsidR="005444C9" w:rsidP="003A1850" w:rsidRDefault="005444C9" w14:paraId="0A68A8BF" w14:textId="77777777">
            <w:r>
              <w:rPr>
                <w:rFonts w:hint="cs" w:cs="Angsana New"/>
                <w:cs/>
              </w:rPr>
              <w:t xml:space="preserve">ปุ่ม </w:t>
            </w:r>
            <w:r>
              <w:rPr>
                <w:rFonts w:cs="CordiaUPC"/>
              </w:rPr>
              <w:t>Cancel</w:t>
            </w:r>
          </w:p>
        </w:tc>
        <w:tc>
          <w:tcPr>
            <w:tcW w:w="1045" w:type="pct"/>
          </w:tcPr>
          <w:p w:rsidRPr="008979A8" w:rsidR="005444C9" w:rsidP="003A1850" w:rsidRDefault="005444C9" w14:paraId="6C1E5949" w14:textId="77777777">
            <w:r>
              <w:rPr>
                <w:rFonts w:cs="CordiaUPC"/>
              </w:rPr>
              <w:t>Button</w:t>
            </w:r>
          </w:p>
        </w:tc>
        <w:tc>
          <w:tcPr>
            <w:tcW w:w="2976" w:type="pct"/>
            <w:gridSpan w:val="2"/>
          </w:tcPr>
          <w:p w:rsidRPr="00C85186" w:rsidR="005444C9" w:rsidP="003A1850" w:rsidRDefault="005444C9" w14:paraId="635444AC" w14:textId="2658E921">
            <w:pPr>
              <w:rPr>
                <w:cs/>
              </w:rPr>
            </w:pPr>
            <w:r>
              <w:rPr>
                <w:rFonts w:hint="cs"/>
                <w:cs/>
              </w:rPr>
              <w:t>เมื่อกดปุ่ม</w:t>
            </w:r>
            <w:r w:rsidRPr="00257C21">
              <w:rPr>
                <w:rFonts w:hint="cs"/>
                <w:cs/>
              </w:rPr>
              <w:t xml:space="preserve">ให้ทำการเคลียร์ค่าใน </w:t>
            </w:r>
            <w:r>
              <w:t>Application Channel Detail Section</w:t>
            </w:r>
            <w:r w:rsidRPr="00257C21">
              <w:rPr>
                <w:rFonts w:hint="cs"/>
                <w:cs/>
              </w:rPr>
              <w:t xml:space="preserve"> และ</w:t>
            </w:r>
            <w:r w:rsidRPr="00257C21">
              <w:t xml:space="preserve"> Invisible</w:t>
            </w:r>
            <w:r>
              <w:rPr>
                <w:rFonts w:cs="Angsana New"/>
                <w:cs/>
              </w:rPr>
              <w:t xml:space="preserve"> </w:t>
            </w:r>
            <w:r>
              <w:t>Application Channel Detail Section</w:t>
            </w:r>
          </w:p>
        </w:tc>
      </w:tr>
      <w:tr w:rsidRPr="008979A8" w:rsidR="005444C9" w:rsidTr="00530238" w14:paraId="00E02745" w14:textId="77777777">
        <w:trPr>
          <w:trHeight w:val="108"/>
        </w:trPr>
        <w:tc>
          <w:tcPr>
            <w:tcW w:w="5000" w:type="pct"/>
            <w:gridSpan w:val="5"/>
            <w:shd w:val="clear" w:color="auto" w:fill="C2D69B" w:themeFill="accent3" w:themeFillTint="99"/>
          </w:tcPr>
          <w:p w:rsidRPr="007F10C2" w:rsidR="005444C9" w:rsidP="003A1850" w:rsidRDefault="005444C9" w14:paraId="24A8F588" w14:textId="331A5F2D">
            <w:pPr>
              <w:pStyle w:val="HeaderTable"/>
              <w:rPr>
                <w:rtl/>
                <w:cs/>
              </w:rPr>
            </w:pPr>
            <w:r>
              <w:t>End Application Channel Detail Section</w:t>
            </w:r>
          </w:p>
        </w:tc>
      </w:tr>
      <w:tr w:rsidR="00556076" w:rsidTr="00556076" w14:paraId="388589F3" w14:textId="77777777">
        <w:trPr>
          <w:trHeight w:val="108"/>
        </w:trPr>
        <w:tc>
          <w:tcPr>
            <w:tcW w:w="5000" w:type="pct"/>
            <w:gridSpan w:val="5"/>
            <w:shd w:val="clear" w:color="auto" w:fill="C2D69B" w:themeFill="accent3" w:themeFillTint="99"/>
          </w:tcPr>
          <w:p w:rsidR="00556076" w:rsidP="003E31AE" w:rsidRDefault="00556076" w14:paraId="27A6793B" w14:textId="77777777">
            <w:pPr>
              <w:pStyle w:val="HeaderTable"/>
            </w:pPr>
            <w:r>
              <w:t>Create Category</w:t>
            </w:r>
          </w:p>
        </w:tc>
      </w:tr>
      <w:tr w:rsidR="00556076" w:rsidTr="00530238" w14:paraId="0E7DF0A6" w14:textId="77777777">
        <w:trPr>
          <w:trHeight w:val="57"/>
        </w:trPr>
        <w:tc>
          <w:tcPr>
            <w:tcW w:w="972" w:type="pct"/>
          </w:tcPr>
          <w:p w:rsidR="00556076" w:rsidP="003E31AE" w:rsidRDefault="00556076" w14:paraId="760A0DFC" w14:textId="77777777">
            <w:r>
              <w:t>newCustomerType</w:t>
            </w:r>
          </w:p>
        </w:tc>
        <w:tc>
          <w:tcPr>
            <w:tcW w:w="1059" w:type="pct"/>
            <w:gridSpan w:val="3"/>
          </w:tcPr>
          <w:p w:rsidR="00556076" w:rsidP="003E31AE" w:rsidRDefault="00556076" w14:paraId="7AC76D29" w14:textId="77777777">
            <w:r>
              <w:t>Drop Down List</w:t>
            </w:r>
          </w:p>
        </w:tc>
        <w:tc>
          <w:tcPr>
            <w:tcW w:w="2970" w:type="pct"/>
          </w:tcPr>
          <w:p w:rsidR="00556076" w:rsidP="003E31AE" w:rsidRDefault="00556076" w14:paraId="4FB3BE65" w14:textId="77777777">
            <w:pPr>
              <w:rPr>
                <w:color w:val="FF0000"/>
              </w:rPr>
            </w:pPr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EE56DF">
              <w:rPr>
                <w:rFonts w:cs="Angsana New"/>
                <w:color w:val="FF0000"/>
                <w:cs/>
              </w:rPr>
              <w:t>*</w:t>
            </w:r>
            <w:r w:rsidRPr="00EE56DF">
              <w:rPr>
                <w:color w:val="FF0000"/>
              </w:rPr>
              <w:t>Customer Type</w:t>
            </w:r>
          </w:p>
          <w:p w:rsidRPr="0055614C" w:rsidR="00556076" w:rsidP="003E31AE" w:rsidRDefault="00556076" w14:paraId="3D9C1650" w14:textId="77777777">
            <w:r w:rsidRPr="00EE56DF">
              <w:t xml:space="preserve">List of Value </w:t>
            </w:r>
            <w:r w:rsidRPr="00EE56DF"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 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A433F9">
              <w:t xml:space="preserve">group_type </w:t>
            </w:r>
            <w:r w:rsidRPr="00A433F9">
              <w:rPr>
                <w:rFonts w:cs="Angsana New"/>
                <w:cs/>
              </w:rPr>
              <w:t xml:space="preserve">= </w:t>
            </w:r>
            <w:r w:rsidRPr="00A433F9">
              <w:t>'SFF_PRODUCT'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และ </w:t>
            </w:r>
            <w:r w:rsidRPr="00A433F9">
              <w:t xml:space="preserve">lov_type </w:t>
            </w:r>
            <w:r w:rsidRPr="00A433F9">
              <w:rPr>
                <w:rFonts w:cs="Angsana New"/>
                <w:cs/>
              </w:rPr>
              <w:t>=</w:t>
            </w:r>
            <w:r w:rsidRPr="00A433F9">
              <w:t>'CHARGE_TYPE'</w:t>
            </w:r>
          </w:p>
          <w:p w:rsidR="00556076" w:rsidP="003E31AE" w:rsidRDefault="00556076" w14:paraId="2810CAF0" w14:textId="77777777">
            <w:r>
              <w:t xml:space="preserve">Default Value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 xml:space="preserve">มาจากปุ่ม </w:t>
            </w:r>
            <w:r>
              <w:t>New</w:t>
            </w:r>
          </w:p>
          <w:p w:rsidR="00556076" w:rsidP="003E31AE" w:rsidRDefault="00556076" w14:paraId="274624CB" w14:textId="77777777">
            <w:pPr>
              <w:rPr>
                <w:cs/>
              </w:rPr>
            </w:pPr>
            <w:r>
              <w:t>Disabled</w:t>
            </w:r>
          </w:p>
        </w:tc>
      </w:tr>
      <w:tr w:rsidR="00556076" w:rsidTr="00530238" w14:paraId="65865574" w14:textId="77777777">
        <w:trPr>
          <w:trHeight w:val="54"/>
        </w:trPr>
        <w:tc>
          <w:tcPr>
            <w:tcW w:w="972" w:type="pct"/>
          </w:tcPr>
          <w:p w:rsidR="00556076" w:rsidP="003E31AE" w:rsidRDefault="00556076" w14:paraId="5C953124" w14:textId="77777777">
            <w:r>
              <w:t>newCategoryType</w:t>
            </w:r>
          </w:p>
        </w:tc>
        <w:tc>
          <w:tcPr>
            <w:tcW w:w="1059" w:type="pct"/>
            <w:gridSpan w:val="3"/>
          </w:tcPr>
          <w:p w:rsidR="00556076" w:rsidP="003E31AE" w:rsidRDefault="00556076" w14:paraId="628B2C36" w14:textId="77777777">
            <w:r>
              <w:t>Drop Down List</w:t>
            </w:r>
          </w:p>
        </w:tc>
        <w:tc>
          <w:tcPr>
            <w:tcW w:w="2970" w:type="pct"/>
          </w:tcPr>
          <w:p w:rsidR="00556076" w:rsidP="003E31AE" w:rsidRDefault="00556076" w14:paraId="102BF04F" w14:textId="77777777">
            <w:r>
              <w:t xml:space="preserve">Label </w:t>
            </w:r>
            <w:r w:rsidRPr="00D1727D">
              <w:rPr>
                <w:rFonts w:cs="Angsana New"/>
                <w:color w:val="FF0000"/>
                <w:cs/>
              </w:rPr>
              <w:t>: *</w:t>
            </w:r>
            <w:r>
              <w:rPr>
                <w:rFonts w:cs="CordiaUPC"/>
                <w:color w:val="FF0000"/>
              </w:rPr>
              <w:t>Category</w:t>
            </w:r>
            <w:r w:rsidRPr="00D1727D">
              <w:rPr>
                <w:rFonts w:cs="Angsana New"/>
                <w:color w:val="FF0000"/>
                <w:cs/>
              </w:rPr>
              <w:t xml:space="preserve"> </w:t>
            </w:r>
            <w:r>
              <w:rPr>
                <w:color w:val="FF0000"/>
              </w:rPr>
              <w:t>Type</w:t>
            </w:r>
          </w:p>
          <w:p w:rsidR="00556076" w:rsidP="003E31AE" w:rsidRDefault="00556076" w14:paraId="00AEAE44" w14:textId="77777777">
            <w:r w:rsidRPr="00EE56DF">
              <w:t xml:space="preserve">List of Value </w:t>
            </w:r>
            <w:r w:rsidRPr="00EE56DF"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 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A433F9">
              <w:t xml:space="preserve">group_type </w:t>
            </w:r>
            <w:r w:rsidRPr="00A433F9">
              <w:rPr>
                <w:rFonts w:cs="Angsana New"/>
                <w:cs/>
              </w:rPr>
              <w:t xml:space="preserve">= </w:t>
            </w:r>
            <w:r w:rsidRPr="00A433F9">
              <w:t>'</w:t>
            </w:r>
            <w:r>
              <w:t>Category Type</w:t>
            </w:r>
            <w:r w:rsidRPr="00A433F9">
              <w:t>'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และ </w:t>
            </w:r>
            <w:r w:rsidRPr="00A433F9">
              <w:t xml:space="preserve">lov_type </w:t>
            </w:r>
            <w:r w:rsidRPr="00A433F9">
              <w:rPr>
                <w:rFonts w:cs="Angsana New"/>
                <w:cs/>
              </w:rPr>
              <w:t>=</w:t>
            </w:r>
            <w:r w:rsidRPr="00A433F9">
              <w:t>'</w:t>
            </w:r>
            <w:r>
              <w:t>Category Type</w:t>
            </w:r>
            <w:r w:rsidRPr="00A433F9">
              <w:t>'</w:t>
            </w:r>
          </w:p>
          <w:p w:rsidRPr="0055614C" w:rsidR="00556076" w:rsidP="003E31AE" w:rsidRDefault="00556076" w14:paraId="48601695" w14:textId="77777777">
            <w:r>
              <w:t xml:space="preserve">Default Value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 xml:space="preserve">มาจากปุ่ม </w:t>
            </w:r>
            <w:r>
              <w:t>New</w:t>
            </w:r>
          </w:p>
          <w:p w:rsidR="00556076" w:rsidP="003E31AE" w:rsidRDefault="00556076" w14:paraId="294F2E98" w14:textId="77777777">
            <w:r>
              <w:t>Disable</w:t>
            </w:r>
          </w:p>
        </w:tc>
      </w:tr>
      <w:tr w:rsidR="00556076" w:rsidTr="00530238" w14:paraId="3E2A8F29" w14:textId="77777777">
        <w:trPr>
          <w:trHeight w:val="54"/>
        </w:trPr>
        <w:tc>
          <w:tcPr>
            <w:tcW w:w="972" w:type="pct"/>
          </w:tcPr>
          <w:p w:rsidR="00556076" w:rsidP="003E31AE" w:rsidRDefault="00556076" w14:paraId="73D470FA" w14:textId="77777777">
            <w:r>
              <w:t>newNameEn</w:t>
            </w:r>
          </w:p>
        </w:tc>
        <w:tc>
          <w:tcPr>
            <w:tcW w:w="1059" w:type="pct"/>
            <w:gridSpan w:val="3"/>
          </w:tcPr>
          <w:p w:rsidR="00556076" w:rsidP="003E31AE" w:rsidRDefault="00556076" w14:paraId="37FF17D0" w14:textId="77777777">
            <w:r w:rsidRPr="009D0D95">
              <w:t>Text Box</w:t>
            </w:r>
          </w:p>
        </w:tc>
        <w:tc>
          <w:tcPr>
            <w:tcW w:w="2970" w:type="pct"/>
          </w:tcPr>
          <w:p w:rsidR="00556076" w:rsidP="003E31AE" w:rsidRDefault="00556076" w14:paraId="50415D1B" w14:textId="77777777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Angsana New"/>
                <w:color w:val="FF0000"/>
                <w:cs/>
              </w:rPr>
              <w:t>*</w:t>
            </w:r>
            <w:r>
              <w:rPr>
                <w:color w:val="FF0000"/>
              </w:rPr>
              <w:t>Name EN</w:t>
            </w:r>
          </w:p>
          <w:p w:rsidR="00556076" w:rsidP="003E31AE" w:rsidRDefault="00556076" w14:paraId="769DA6C7" w14:textId="77777777">
            <w:r>
              <w:t xml:space="preserve">Max Length </w:t>
            </w:r>
            <w:r>
              <w:rPr>
                <w:rFonts w:cs="Angsana New"/>
                <w:cs/>
              </w:rPr>
              <w:t xml:space="preserve">: </w:t>
            </w:r>
            <w:r>
              <w:t>255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>ตัวอักษร</w:t>
            </w:r>
          </w:p>
        </w:tc>
      </w:tr>
      <w:tr w:rsidR="00556076" w:rsidTr="00530238" w14:paraId="37F323B2" w14:textId="77777777">
        <w:trPr>
          <w:trHeight w:val="54"/>
        </w:trPr>
        <w:tc>
          <w:tcPr>
            <w:tcW w:w="972" w:type="pct"/>
          </w:tcPr>
          <w:p w:rsidR="00556076" w:rsidP="003E31AE" w:rsidRDefault="00556076" w14:paraId="328BCCC4" w14:textId="77777777">
            <w:r>
              <w:t>newNameTh</w:t>
            </w:r>
            <w:r>
              <w:rPr>
                <w:rFonts w:cs="Angsana New"/>
                <w:cs/>
              </w:rPr>
              <w:t xml:space="preserve"> </w:t>
            </w:r>
          </w:p>
        </w:tc>
        <w:tc>
          <w:tcPr>
            <w:tcW w:w="1059" w:type="pct"/>
            <w:gridSpan w:val="3"/>
          </w:tcPr>
          <w:p w:rsidR="00556076" w:rsidP="003E31AE" w:rsidRDefault="00556076" w14:paraId="383B4F6C" w14:textId="77777777">
            <w:r w:rsidRPr="009D0D95">
              <w:t>Text Box</w:t>
            </w:r>
          </w:p>
        </w:tc>
        <w:tc>
          <w:tcPr>
            <w:tcW w:w="2970" w:type="pct"/>
          </w:tcPr>
          <w:p w:rsidR="00556076" w:rsidP="003E31AE" w:rsidRDefault="00556076" w14:paraId="5662C25E" w14:textId="77777777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Angsana New"/>
                <w:color w:val="FF0000"/>
                <w:cs/>
              </w:rPr>
              <w:t>*</w:t>
            </w:r>
            <w:r>
              <w:rPr>
                <w:color w:val="FF0000"/>
              </w:rPr>
              <w:t>Name TH</w:t>
            </w:r>
          </w:p>
          <w:p w:rsidR="00556076" w:rsidP="003E31AE" w:rsidRDefault="00556076" w14:paraId="25C76BB6" w14:textId="77777777">
            <w:r>
              <w:t xml:space="preserve">Max Length </w:t>
            </w:r>
            <w:r>
              <w:rPr>
                <w:rFonts w:cs="Angsana New"/>
                <w:cs/>
              </w:rPr>
              <w:t xml:space="preserve">: </w:t>
            </w:r>
            <w:r>
              <w:t>255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>ตัวอักษร</w:t>
            </w:r>
          </w:p>
        </w:tc>
      </w:tr>
      <w:tr w:rsidR="00556076" w:rsidTr="00530238" w14:paraId="1E305E87" w14:textId="77777777">
        <w:trPr>
          <w:trHeight w:val="54"/>
        </w:trPr>
        <w:tc>
          <w:tcPr>
            <w:tcW w:w="972" w:type="pct"/>
          </w:tcPr>
          <w:p w:rsidR="00556076" w:rsidP="003E31AE" w:rsidRDefault="00556076" w14:paraId="25BD1101" w14:textId="77777777">
            <w:r>
              <w:t>newMenu</w:t>
            </w:r>
          </w:p>
        </w:tc>
        <w:tc>
          <w:tcPr>
            <w:tcW w:w="1059" w:type="pct"/>
            <w:gridSpan w:val="3"/>
          </w:tcPr>
          <w:p w:rsidR="00556076" w:rsidP="003E31AE" w:rsidRDefault="00556076" w14:paraId="61422A34" w14:textId="77777777">
            <w:r>
              <w:t>Drop Down List</w:t>
            </w:r>
          </w:p>
        </w:tc>
        <w:tc>
          <w:tcPr>
            <w:tcW w:w="2970" w:type="pct"/>
          </w:tcPr>
          <w:p w:rsidR="00556076" w:rsidP="003E31AE" w:rsidRDefault="00556076" w14:paraId="4259FABC" w14:textId="77777777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Angsana New"/>
                <w:color w:val="FF0000"/>
                <w:cs/>
              </w:rPr>
              <w:t>*</w:t>
            </w:r>
            <w:r>
              <w:rPr>
                <w:color w:val="FF0000"/>
              </w:rPr>
              <w:t>Menu</w:t>
            </w:r>
          </w:p>
          <w:p w:rsidR="00556076" w:rsidP="003E31AE" w:rsidRDefault="00556076" w14:paraId="10F4E314" w14:textId="77777777">
            <w:r>
              <w:t xml:space="preserve">Visible </w:t>
            </w:r>
            <w:r>
              <w:rPr>
                <w:rFonts w:hint="cs"/>
                <w:cs/>
              </w:rPr>
              <w:t xml:space="preserve">เมื่อ </w:t>
            </w:r>
            <w:r>
              <w:t>REQUIRE_MENU</w:t>
            </w:r>
            <w:r>
              <w:rPr>
                <w:rFonts w:hint="cs"/>
                <w:cs/>
              </w:rPr>
              <w:t xml:space="preserve"> ของ </w:t>
            </w:r>
            <w:r>
              <w:t xml:space="preserve">appChannel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t>Y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 w:cs="Angsana New"/>
                <w:cs/>
              </w:rPr>
              <w:t xml:space="preserve"> และ </w:t>
            </w:r>
            <w:r>
              <w:t xml:space="preserve">newCategoryType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t>Category</w:t>
            </w:r>
            <w:r>
              <w:rPr>
                <w:rFonts w:cs="Angsana New"/>
                <w:cs/>
              </w:rPr>
              <w:t>”</w:t>
            </w:r>
          </w:p>
          <w:p w:rsidR="00556076" w:rsidP="003E31AE" w:rsidRDefault="00556076" w14:paraId="1DB83582" w14:textId="77777777">
            <w:r>
              <w:t xml:space="preserve">List of Value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 xml:space="preserve">ดึงข้อมูลจาก </w:t>
            </w:r>
            <w:r>
              <w:t xml:space="preserve">DB </w:t>
            </w:r>
            <w:r>
              <w:rPr>
                <w:rFonts w:hint="cs"/>
                <w:cs/>
              </w:rPr>
              <w:t xml:space="preserve">ที่ </w:t>
            </w:r>
            <w:r>
              <w:t xml:space="preserve">Table SALE_CHANNEL_CATEGORY </w:t>
            </w:r>
            <w:r>
              <w:rPr>
                <w:rFonts w:hint="cs"/>
                <w:cs/>
              </w:rPr>
              <w:t xml:space="preserve">โดย </w:t>
            </w:r>
            <w:r>
              <w:t xml:space="preserve">STATUS </w:t>
            </w:r>
            <w:r>
              <w:rPr>
                <w:rFonts w:cs="Angsana New"/>
                <w:cs/>
              </w:rPr>
              <w:t>= “</w:t>
            </w:r>
            <w:r>
              <w:t>Active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>และ</w:t>
            </w:r>
            <w:r>
              <w:t>CATEGORY_TYPE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 “</w:t>
            </w:r>
            <w:r>
              <w:t>Menu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และ </w:t>
            </w:r>
            <w:r>
              <w:t>SALE_CHANNEL_ROW_ID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 xml:space="preserve">= </w:t>
            </w:r>
            <w:r>
              <w:t xml:space="preserve">appChannel </w:t>
            </w:r>
            <w:r>
              <w:rPr>
                <w:rFonts w:hint="cs"/>
                <w:cs/>
              </w:rPr>
              <w:t>เลือกมา</w:t>
            </w:r>
          </w:p>
        </w:tc>
      </w:tr>
      <w:tr w:rsidR="00556076" w:rsidTr="00530238" w14:paraId="6E780296" w14:textId="77777777">
        <w:trPr>
          <w:trHeight w:val="54"/>
        </w:trPr>
        <w:tc>
          <w:tcPr>
            <w:tcW w:w="972" w:type="pct"/>
          </w:tcPr>
          <w:p w:rsidR="00556076" w:rsidP="003E31AE" w:rsidRDefault="00556076" w14:paraId="1E2F89E4" w14:textId="77777777">
            <w:r>
              <w:t>newCategory</w:t>
            </w:r>
          </w:p>
        </w:tc>
        <w:tc>
          <w:tcPr>
            <w:tcW w:w="1059" w:type="pct"/>
            <w:gridSpan w:val="3"/>
          </w:tcPr>
          <w:p w:rsidR="00556076" w:rsidP="003E31AE" w:rsidRDefault="00556076" w14:paraId="20C9AC26" w14:textId="77777777">
            <w:r>
              <w:t>Drop Down List</w:t>
            </w:r>
          </w:p>
        </w:tc>
        <w:tc>
          <w:tcPr>
            <w:tcW w:w="2970" w:type="pct"/>
          </w:tcPr>
          <w:p w:rsidR="00556076" w:rsidP="003E31AE" w:rsidRDefault="00556076" w14:paraId="73DDE9BF" w14:textId="77777777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Angsana New"/>
                <w:color w:val="FF0000"/>
                <w:cs/>
              </w:rPr>
              <w:t>*</w:t>
            </w:r>
            <w:r>
              <w:rPr>
                <w:color w:val="FF0000"/>
              </w:rPr>
              <w:t>Category</w:t>
            </w:r>
          </w:p>
          <w:p w:rsidR="00556076" w:rsidP="003E31AE" w:rsidRDefault="00556076" w14:paraId="235D2A37" w14:textId="77777777">
            <w:r>
              <w:t xml:space="preserve">Visible </w:t>
            </w:r>
            <w:r>
              <w:rPr>
                <w:rFonts w:hint="cs"/>
                <w:cs/>
              </w:rPr>
              <w:t xml:space="preserve">เมื่อ </w:t>
            </w:r>
            <w:r>
              <w:t xml:space="preserve">newCategoryType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t>Sub Category</w:t>
            </w:r>
            <w:r>
              <w:rPr>
                <w:rFonts w:cs="Angsana New"/>
                <w:cs/>
              </w:rPr>
              <w:t>”</w:t>
            </w:r>
          </w:p>
          <w:p w:rsidR="00556076" w:rsidP="003E31AE" w:rsidRDefault="00556076" w14:paraId="48295420" w14:textId="77777777">
            <w:r>
              <w:t xml:space="preserve">List of Value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 xml:space="preserve">ดึงข้อมูลจาก </w:t>
            </w:r>
            <w:r>
              <w:t xml:space="preserve">DB </w:t>
            </w:r>
            <w:r>
              <w:rPr>
                <w:rFonts w:hint="cs"/>
                <w:cs/>
              </w:rPr>
              <w:t xml:space="preserve">ที่ </w:t>
            </w:r>
            <w:r>
              <w:t xml:space="preserve">Table SALE_CHANNEL_CATEGORY </w:t>
            </w:r>
            <w:r>
              <w:rPr>
                <w:rFonts w:hint="cs"/>
                <w:cs/>
              </w:rPr>
              <w:t xml:space="preserve">โดย </w:t>
            </w:r>
            <w:r>
              <w:t xml:space="preserve">STATUS </w:t>
            </w:r>
            <w:r>
              <w:rPr>
                <w:rFonts w:cs="Angsana New"/>
                <w:cs/>
              </w:rPr>
              <w:t>= “</w:t>
            </w:r>
            <w:r>
              <w:t>Active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>และ</w:t>
            </w:r>
            <w:r>
              <w:t>CATEGORY_TYPE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 “</w:t>
            </w:r>
            <w:r>
              <w:t>Category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และ </w:t>
            </w:r>
            <w:r>
              <w:t>SALE_CHANNEL_ROW_ID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 xml:space="preserve">= </w:t>
            </w:r>
            <w:r>
              <w:t xml:space="preserve">appChannel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PARENT_ROW_ID </w:t>
            </w:r>
            <w:r>
              <w:rPr>
                <w:rFonts w:cs="Angsana New"/>
                <w:cs/>
              </w:rPr>
              <w:t xml:space="preserve">= </w:t>
            </w:r>
            <w:r>
              <w:t xml:space="preserve">menu </w:t>
            </w:r>
            <w:r>
              <w:rPr>
                <w:rFonts w:hint="cs"/>
                <w:cs/>
              </w:rPr>
              <w:t>เลือกมา</w:t>
            </w:r>
          </w:p>
        </w:tc>
      </w:tr>
      <w:tr w:rsidR="00556076" w:rsidTr="00530238" w14:paraId="1EA8DD7F" w14:textId="77777777">
        <w:trPr>
          <w:trHeight w:val="54"/>
        </w:trPr>
        <w:tc>
          <w:tcPr>
            <w:tcW w:w="972" w:type="pct"/>
          </w:tcPr>
          <w:p w:rsidR="00556076" w:rsidP="003E31AE" w:rsidRDefault="00556076" w14:paraId="6662AD10" w14:textId="77777777">
            <w:r>
              <w:rPr>
                <w:rFonts w:hint="cs"/>
                <w:cs/>
              </w:rPr>
              <w:t xml:space="preserve">ปุ่ม </w:t>
            </w:r>
            <w:r>
              <w:t>Create</w:t>
            </w:r>
          </w:p>
        </w:tc>
        <w:tc>
          <w:tcPr>
            <w:tcW w:w="1059" w:type="pct"/>
            <w:gridSpan w:val="3"/>
          </w:tcPr>
          <w:p w:rsidR="00556076" w:rsidP="003E31AE" w:rsidRDefault="00556076" w14:paraId="72963D5D" w14:textId="77777777">
            <w:r>
              <w:t>Button</w:t>
            </w:r>
          </w:p>
        </w:tc>
        <w:tc>
          <w:tcPr>
            <w:tcW w:w="2970" w:type="pct"/>
          </w:tcPr>
          <w:p w:rsidR="00556076" w:rsidP="003E31AE" w:rsidRDefault="00556076" w14:paraId="08BD10F9" w14:textId="77777777">
            <w:r>
              <w:rPr>
                <w:rFonts w:hint="cs"/>
                <w:cs/>
              </w:rPr>
              <w:t xml:space="preserve">เมื่อกดปุ่มให้ทำการ </w:t>
            </w:r>
          </w:p>
          <w:p w:rsidR="00556076" w:rsidP="00556076" w:rsidRDefault="00556076" w14:paraId="5840E16B" w14:textId="77777777">
            <w:pPr>
              <w:pStyle w:val="ListParagraph"/>
              <w:numPr>
                <w:ilvl w:val="0"/>
                <w:numId w:val="6"/>
              </w:numPr>
            </w:pPr>
            <w:r>
              <w:t xml:space="preserve">Validate </w:t>
            </w:r>
            <w:r>
              <w:rPr>
                <w:rFonts w:hint="cs"/>
                <w:cs/>
              </w:rPr>
              <w:t xml:space="preserve">ข้อมูลใน </w:t>
            </w:r>
            <w:r>
              <w:t>Section</w:t>
            </w:r>
          </w:p>
          <w:p w:rsidR="00556076" w:rsidP="00556076" w:rsidRDefault="00556076" w14:paraId="4C14B238" w14:textId="77777777">
            <w:pPr>
              <w:pStyle w:val="ListParagraph"/>
              <w:numPr>
                <w:ilvl w:val="0"/>
                <w:numId w:val="6"/>
              </w:numPr>
            </w:pPr>
            <w:r>
              <w:t xml:space="preserve">Insert </w:t>
            </w:r>
            <w:r>
              <w:rPr>
                <w:rFonts w:hint="cs"/>
                <w:cs/>
              </w:rPr>
              <w:t xml:space="preserve">ข้อมูลลง </w:t>
            </w:r>
            <w:r>
              <w:t>Table SALE_CHANNEL_CATEGORY</w:t>
            </w:r>
          </w:p>
          <w:p w:rsidR="00556076" w:rsidP="00556076" w:rsidRDefault="00556076" w14:paraId="5105DAD8" w14:textId="77777777">
            <w:pPr>
              <w:pStyle w:val="ListParagraph"/>
              <w:numPr>
                <w:ilvl w:val="0"/>
                <w:numId w:val="6"/>
              </w:numPr>
            </w:pPr>
            <w:r>
              <w:t xml:space="preserve">Refresh </w:t>
            </w:r>
            <w:r>
              <w:rPr>
                <w:rFonts w:hint="cs"/>
                <w:cs/>
              </w:rPr>
              <w:t xml:space="preserve">ข้อมูลใน </w:t>
            </w:r>
            <w:r>
              <w:t xml:space="preserve">Drop Down List </w:t>
            </w:r>
            <w:r>
              <w:rPr>
                <w:rFonts w:hint="cs"/>
                <w:cs/>
              </w:rPr>
              <w:t xml:space="preserve">ของ </w:t>
            </w:r>
            <w:r>
              <w:t xml:space="preserve">category </w:t>
            </w:r>
            <w:r>
              <w:rPr>
                <w:rFonts w:hint="cs"/>
                <w:cs/>
              </w:rPr>
              <w:t xml:space="preserve">หรือ </w:t>
            </w:r>
            <w:r>
              <w:t xml:space="preserve">subcategory </w:t>
            </w:r>
            <w:r>
              <w:rPr>
                <w:rFonts w:hint="cs"/>
                <w:cs/>
              </w:rPr>
              <w:t xml:space="preserve">ขึ้นอยู่กับ </w:t>
            </w:r>
            <w:r>
              <w:t>categoryType</w:t>
            </w:r>
          </w:p>
          <w:p w:rsidR="00556076" w:rsidP="00556076" w:rsidRDefault="00556076" w14:paraId="68A97BC4" w14:textId="77777777">
            <w:pPr>
              <w:pStyle w:val="ListParagraph"/>
              <w:numPr>
                <w:ilvl w:val="0"/>
                <w:numId w:val="6"/>
              </w:numPr>
            </w:pPr>
            <w:r>
              <w:rPr>
                <w:rFonts w:hint="cs"/>
                <w:cs/>
              </w:rPr>
              <w:t xml:space="preserve">เคลียร์ข้อมูลใน </w:t>
            </w:r>
            <w:r>
              <w:t xml:space="preserve">Section </w:t>
            </w:r>
            <w:r>
              <w:rPr>
                <w:rFonts w:hint="cs"/>
                <w:cs/>
              </w:rPr>
              <w:t xml:space="preserve">และปิด </w:t>
            </w:r>
            <w:r>
              <w:t>popup</w:t>
            </w:r>
          </w:p>
          <w:p w:rsidR="00556076" w:rsidP="00556076" w:rsidRDefault="00556076" w14:paraId="48FDEC3D" w14:textId="77777777">
            <w:pPr>
              <w:pStyle w:val="ListParagraph"/>
              <w:numPr>
                <w:ilvl w:val="0"/>
                <w:numId w:val="6"/>
              </w:numPr>
            </w:pPr>
            <w:r>
              <w:rPr>
                <w:rFonts w:hint="cs"/>
                <w:cs/>
              </w:rPr>
              <w:t xml:space="preserve">ให้ทำการ </w:t>
            </w:r>
            <w:r>
              <w:t xml:space="preserve">Default </w:t>
            </w:r>
            <w:r>
              <w:rPr>
                <w:rFonts w:hint="cs"/>
                <w:cs/>
              </w:rPr>
              <w:t xml:space="preserve">ค่าลงไปที่ </w:t>
            </w:r>
            <w:r>
              <w:t xml:space="preserve">category </w:t>
            </w:r>
            <w:r>
              <w:rPr>
                <w:rFonts w:hint="cs"/>
                <w:cs/>
              </w:rPr>
              <w:t xml:space="preserve">และ </w:t>
            </w:r>
            <w:r>
              <w:t>subCategory</w:t>
            </w:r>
          </w:p>
        </w:tc>
      </w:tr>
      <w:tr w:rsidR="00556076" w:rsidTr="00530238" w14:paraId="0D48D70F" w14:textId="77777777">
        <w:trPr>
          <w:trHeight w:val="54"/>
        </w:trPr>
        <w:tc>
          <w:tcPr>
            <w:tcW w:w="972" w:type="pct"/>
          </w:tcPr>
          <w:p w:rsidR="00556076" w:rsidP="003E31AE" w:rsidRDefault="00556076" w14:paraId="101C0664" w14:textId="77777777">
            <w:r>
              <w:rPr>
                <w:rFonts w:hint="cs"/>
                <w:cs/>
              </w:rPr>
              <w:t xml:space="preserve">ปุ่ม </w:t>
            </w:r>
            <w:r>
              <w:t>Cancel</w:t>
            </w:r>
          </w:p>
        </w:tc>
        <w:tc>
          <w:tcPr>
            <w:tcW w:w="1059" w:type="pct"/>
            <w:gridSpan w:val="3"/>
          </w:tcPr>
          <w:p w:rsidR="00556076" w:rsidP="003E31AE" w:rsidRDefault="00556076" w14:paraId="1E2DE72C" w14:textId="77777777">
            <w:r>
              <w:t>Button</w:t>
            </w:r>
          </w:p>
        </w:tc>
        <w:tc>
          <w:tcPr>
            <w:tcW w:w="2970" w:type="pct"/>
          </w:tcPr>
          <w:p w:rsidR="00556076" w:rsidP="003E31AE" w:rsidRDefault="00556076" w14:paraId="620A4957" w14:textId="77777777">
            <w:r>
              <w:rPr>
                <w:rFonts w:hint="cs"/>
                <w:cs/>
              </w:rPr>
              <w:t xml:space="preserve">เมื่อกดปุ่มให้ทำการเคลียร์ข้อมูลใน </w:t>
            </w:r>
            <w:r>
              <w:t xml:space="preserve">Section </w:t>
            </w:r>
            <w:r>
              <w:rPr>
                <w:rFonts w:hint="cs"/>
                <w:cs/>
              </w:rPr>
              <w:t xml:space="preserve">และปิด </w:t>
            </w:r>
            <w:r>
              <w:t>popup</w:t>
            </w:r>
          </w:p>
        </w:tc>
      </w:tr>
      <w:tr w:rsidR="00556076" w:rsidTr="00556076" w14:paraId="654D6F00" w14:textId="77777777">
        <w:trPr>
          <w:trHeight w:val="108"/>
        </w:trPr>
        <w:tc>
          <w:tcPr>
            <w:tcW w:w="5000" w:type="pct"/>
            <w:gridSpan w:val="5"/>
            <w:shd w:val="clear" w:color="auto" w:fill="C2D69B" w:themeFill="accent3" w:themeFillTint="99"/>
          </w:tcPr>
          <w:p w:rsidR="00556076" w:rsidP="003E31AE" w:rsidRDefault="00556076" w14:paraId="5768A9F8" w14:textId="77777777">
            <w:pPr>
              <w:pStyle w:val="HeaderTable"/>
            </w:pPr>
            <w:r>
              <w:t>End Create Category</w:t>
            </w:r>
          </w:p>
        </w:tc>
      </w:tr>
    </w:tbl>
    <w:p w:rsidR="00D57B1C" w:rsidP="00BB37B4" w:rsidRDefault="00D57B1C" w14:paraId="324F32C5" w14:textId="77777777">
      <w:pPr>
        <w:pStyle w:val="Heading3"/>
        <w:numPr>
          <w:ilvl w:val="0"/>
          <w:numId w:val="155"/>
        </w:numPr>
        <w:rPr>
          <w:rFonts w:ascii="CordiaUPC" w:hAnsi="CordiaUPC" w:cs="CordiaUPC"/>
          <w:sz w:val="32"/>
          <w:szCs w:val="32"/>
        </w:rPr>
      </w:pPr>
      <w:r w:rsidRPr="008979A8">
        <w:rPr>
          <w:rFonts w:ascii="CordiaUPC" w:hAnsi="CordiaUPC" w:cs="CordiaUPC"/>
          <w:sz w:val="32"/>
          <w:szCs w:val="32"/>
        </w:rPr>
        <w:t>Script Validation</w:t>
      </w:r>
    </w:p>
    <w:tbl>
      <w:tblPr>
        <w:tblW w:w="4857" w:type="pct"/>
        <w:tblInd w:w="137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340"/>
        <w:gridCol w:w="2857"/>
        <w:gridCol w:w="3268"/>
        <w:gridCol w:w="1293"/>
      </w:tblGrid>
      <w:tr w:rsidRPr="008979A8" w:rsidR="00D57B1C" w:rsidTr="00530238" w14:paraId="0EF7063E" w14:textId="77777777">
        <w:trPr>
          <w:cantSplit/>
          <w:tblHeader/>
        </w:trPr>
        <w:tc>
          <w:tcPr>
            <w:tcW w:w="765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D57B1C" w:rsidP="003A1850" w:rsidRDefault="00D57B1C" w14:paraId="235B8BF5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Error Code</w:t>
            </w:r>
          </w:p>
        </w:tc>
        <w:tc>
          <w:tcPr>
            <w:tcW w:w="1631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D57B1C" w:rsidP="003A1850" w:rsidRDefault="00D57B1C" w14:paraId="0A14F390" w14:textId="77777777">
            <w:pPr>
              <w:rPr>
                <w:rFonts w:cs="CordiaUPC"/>
                <w:b/>
                <w:bCs/>
              </w:rPr>
            </w:pPr>
            <w:r>
              <w:rPr>
                <w:rFonts w:cs="CordiaUPC"/>
                <w:b/>
                <w:bCs/>
              </w:rPr>
              <w:t xml:space="preserve">Error Message </w:t>
            </w:r>
          </w:p>
        </w:tc>
        <w:tc>
          <w:tcPr>
            <w:tcW w:w="1866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D57B1C" w:rsidP="003A1850" w:rsidRDefault="00D57B1C" w14:paraId="60D083F6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Logic</w:t>
            </w:r>
          </w:p>
        </w:tc>
        <w:tc>
          <w:tcPr>
            <w:tcW w:w="737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D57B1C" w:rsidP="003A1850" w:rsidRDefault="00D57B1C" w14:paraId="3A634FBE" w14:textId="77777777">
            <w:pPr>
              <w:rPr>
                <w:rFonts w:cs="CordiaUPC"/>
                <w:b/>
                <w:bCs/>
              </w:rPr>
            </w:pPr>
            <w:r>
              <w:rPr>
                <w:rFonts w:cs="CordiaUPC"/>
                <w:b/>
                <w:bCs/>
              </w:rPr>
              <w:t>Submit Call</w:t>
            </w:r>
          </w:p>
        </w:tc>
      </w:tr>
      <w:tr w:rsidR="00D57B1C" w:rsidTr="00530238" w14:paraId="4D5F61D9" w14:textId="77777777">
        <w:tc>
          <w:tcPr>
            <w:tcW w:w="5000" w:type="pct"/>
            <w:gridSpan w:val="4"/>
            <w:shd w:val="clear" w:color="auto" w:fill="C2D69B" w:themeFill="accent3" w:themeFillTint="99"/>
          </w:tcPr>
          <w:p w:rsidR="00D57B1C" w:rsidP="003A1850" w:rsidRDefault="00D57B1C" w14:paraId="35B72050" w14:textId="77777777">
            <w:pPr>
              <w:pStyle w:val="HeaderTable"/>
            </w:pPr>
            <w:r>
              <w:t>Non Human Touch Point Detail Section</w:t>
            </w:r>
          </w:p>
        </w:tc>
      </w:tr>
      <w:tr w:rsidR="00D57B1C" w:rsidTr="00530238" w14:paraId="19D13C27" w14:textId="77777777">
        <w:tc>
          <w:tcPr>
            <w:tcW w:w="765" w:type="pct"/>
          </w:tcPr>
          <w:p w:rsidR="00D57B1C" w:rsidP="003A1850" w:rsidRDefault="00D57B1C" w14:paraId="5F3991EE" w14:textId="77777777">
            <w:r>
              <w:t>00001</w:t>
            </w:r>
          </w:p>
        </w:tc>
        <w:tc>
          <w:tcPr>
            <w:tcW w:w="1631" w:type="pct"/>
          </w:tcPr>
          <w:p w:rsidR="00D57B1C" w:rsidP="003A1850" w:rsidRDefault="005444C9" w14:paraId="3EA037F8" w14:textId="28F2E536">
            <w:r>
              <w:rPr>
                <w:rFonts w:cs="CordiaUPC"/>
              </w:rPr>
              <w:t>Application</w:t>
            </w:r>
            <w:r w:rsidR="00D57B1C">
              <w:rPr>
                <w:rFonts w:cs="CordiaUPC"/>
              </w:rPr>
              <w:t xml:space="preserve"> Channel is required</w:t>
            </w:r>
            <w:r w:rsidR="00D57B1C">
              <w:rPr>
                <w:rFonts w:cs="Angsana New"/>
                <w:cs/>
              </w:rPr>
              <w:t>.</w:t>
            </w:r>
          </w:p>
        </w:tc>
        <w:tc>
          <w:tcPr>
            <w:tcW w:w="1866" w:type="pct"/>
          </w:tcPr>
          <w:p w:rsidR="00D57B1C" w:rsidP="003A1850" w:rsidRDefault="005444C9" w14:paraId="238FFD23" w14:textId="34832CB2">
            <w:r>
              <w:rPr>
                <w:rFonts w:cs="CordiaUPC"/>
              </w:rPr>
              <w:t>app</w:t>
            </w:r>
            <w:r w:rsidR="00D57B1C">
              <w:rPr>
                <w:rFonts w:cs="CordiaUPC"/>
              </w:rPr>
              <w:t xml:space="preserve">Channel </w:t>
            </w:r>
            <w:r w:rsidR="00D57B1C">
              <w:rPr>
                <w:rFonts w:hint="cs" w:cs="Angsana New"/>
                <w:cs/>
              </w:rPr>
              <w:t xml:space="preserve">จะต้องเป็น </w:t>
            </w:r>
            <w:r w:rsidR="00D57B1C">
              <w:rPr>
                <w:rFonts w:cs="CordiaUPC"/>
              </w:rPr>
              <w:t>Mandatory</w:t>
            </w:r>
          </w:p>
        </w:tc>
        <w:tc>
          <w:tcPr>
            <w:tcW w:w="737" w:type="pct"/>
          </w:tcPr>
          <w:p w:rsidR="00D57B1C" w:rsidP="003A1850" w:rsidRDefault="00D57B1C" w14:paraId="65EEEB99" w14:textId="2236991A"/>
        </w:tc>
      </w:tr>
      <w:tr w:rsidR="00556076" w:rsidTr="00530238" w14:paraId="0236B408" w14:textId="77777777">
        <w:tc>
          <w:tcPr>
            <w:tcW w:w="765" w:type="pct"/>
          </w:tcPr>
          <w:p w:rsidR="00556076" w:rsidP="00556076" w:rsidRDefault="00556076" w14:paraId="35389803" w14:textId="55CE24E9">
            <w:r>
              <w:t>00001</w:t>
            </w:r>
          </w:p>
        </w:tc>
        <w:tc>
          <w:tcPr>
            <w:tcW w:w="1631" w:type="pct"/>
          </w:tcPr>
          <w:p w:rsidR="00556076" w:rsidP="00556076" w:rsidRDefault="00556076" w14:paraId="572C7EEF" w14:textId="606AE153">
            <w:r>
              <w:t>On {</w:t>
            </w:r>
            <w:r>
              <w:rPr>
                <w:rFonts w:cs="CordiaUPC"/>
              </w:rPr>
              <w:t>1</w:t>
            </w:r>
            <w:r>
              <w:t>}, Menu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6" w:type="pct"/>
          </w:tcPr>
          <w:p w:rsidR="00556076" w:rsidP="00556076" w:rsidRDefault="00556076" w14:paraId="7F530F74" w14:textId="2871D8C0">
            <w:r>
              <w:rPr>
                <w:rFonts w:hint="cs"/>
                <w:cs/>
              </w:rPr>
              <w:t xml:space="preserve">ถ้า </w:t>
            </w:r>
            <w:r>
              <w:t xml:space="preserve">appChannel </w:t>
            </w:r>
            <w:r>
              <w:rPr>
                <w:rFonts w:hint="cs"/>
                <w:cs/>
              </w:rPr>
              <w:t xml:space="preserve">ที่เลือกมามีค่า </w:t>
            </w:r>
            <w:r>
              <w:t>REQUIRE_MENU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 “</w:t>
            </w:r>
            <w:r>
              <w:t>Y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/>
                <w:cs/>
              </w:rPr>
              <w:t xml:space="preserve"> </w:t>
            </w:r>
            <w:r w:rsidR="00530238">
              <w:rPr>
                <w:rFonts w:hint="cs"/>
                <w:cs/>
              </w:rPr>
              <w:t xml:space="preserve">และ </w:t>
            </w:r>
            <w:r w:rsidR="00530238">
              <w:t xml:space="preserve">customerType </w:t>
            </w:r>
            <w:r w:rsidR="00530238">
              <w:rPr>
                <w:rFonts w:hint="cs"/>
                <w:cs/>
              </w:rPr>
              <w:t xml:space="preserve">เป็น </w:t>
            </w:r>
            <w:r w:rsidR="00530238">
              <w:t xml:space="preserve">“Post-paid” </w:t>
            </w:r>
            <w:r>
              <w:rPr>
                <w:rFonts w:hint="cs"/>
                <w:cs/>
              </w:rPr>
              <w:t xml:space="preserve">ดังนั้น </w:t>
            </w:r>
            <w:r>
              <w:t>memu</w:t>
            </w:r>
            <w:r>
              <w:rPr>
                <w:rFonts w:hint="cs"/>
                <w:cs/>
              </w:rPr>
              <w:t xml:space="preserve"> จะต้องเป็น </w:t>
            </w:r>
            <w:r>
              <w:t>Mandatory</w:t>
            </w:r>
          </w:p>
          <w:p w:rsidR="00556076" w:rsidP="00556076" w:rsidRDefault="00556076" w14:paraId="610E7A7A" w14:textId="3084E155">
            <w:r>
              <w:t>{</w:t>
            </w:r>
            <w:r>
              <w:rPr>
                <w:rFonts w:cs="CordiaUPC"/>
              </w:rPr>
              <w:t>1</w:t>
            </w:r>
            <w:r>
              <w:t xml:space="preserve">} </w:t>
            </w:r>
            <w:r>
              <w:rPr>
                <w:rFonts w:hint="cs"/>
                <w:cs/>
              </w:rPr>
              <w:t xml:space="preserve">แทนค่าด้วย </w:t>
            </w:r>
            <w:r>
              <w:t>appChannel</w:t>
            </w:r>
          </w:p>
        </w:tc>
        <w:tc>
          <w:tcPr>
            <w:tcW w:w="737" w:type="pct"/>
          </w:tcPr>
          <w:p w:rsidR="00556076" w:rsidP="00556076" w:rsidRDefault="00556076" w14:paraId="037D8A7E" w14:textId="74C54E05">
            <w:r>
              <w:t>Y</w:t>
            </w:r>
          </w:p>
        </w:tc>
      </w:tr>
      <w:tr w:rsidR="00556076" w:rsidTr="00530238" w14:paraId="6D963943" w14:textId="77777777">
        <w:tc>
          <w:tcPr>
            <w:tcW w:w="765" w:type="pct"/>
          </w:tcPr>
          <w:p w:rsidR="00556076" w:rsidP="00556076" w:rsidRDefault="00556076" w14:paraId="07A5497D" w14:textId="504F1558">
            <w:r>
              <w:t>00001</w:t>
            </w:r>
          </w:p>
        </w:tc>
        <w:tc>
          <w:tcPr>
            <w:tcW w:w="1631" w:type="pct"/>
          </w:tcPr>
          <w:p w:rsidR="00556076" w:rsidP="00556076" w:rsidRDefault="00556076" w14:paraId="6B00E4D3" w14:textId="04F2B0CE">
            <w:r>
              <w:t>On {</w:t>
            </w:r>
            <w:r>
              <w:rPr>
                <w:rFonts w:cs="CordiaUPC"/>
              </w:rPr>
              <w:t>1</w:t>
            </w:r>
            <w:r>
              <w:t>}, Category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6" w:type="pct"/>
          </w:tcPr>
          <w:p w:rsidR="00556076" w:rsidP="00556076" w:rsidRDefault="00556076" w14:paraId="6D758E86" w14:textId="1BABDF9D">
            <w:r>
              <w:rPr>
                <w:rFonts w:hint="cs"/>
                <w:cs/>
              </w:rPr>
              <w:t xml:space="preserve">ถ้า </w:t>
            </w:r>
            <w:r>
              <w:t xml:space="preserve">appChannel </w:t>
            </w:r>
            <w:r>
              <w:rPr>
                <w:rFonts w:hint="cs"/>
                <w:cs/>
              </w:rPr>
              <w:t xml:space="preserve">ที่เลือกมามีค่า </w:t>
            </w:r>
            <w:r>
              <w:t>REQUIRE_CATEGORY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 “</w:t>
            </w:r>
            <w:r>
              <w:t>Y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/>
                <w:cs/>
              </w:rPr>
              <w:t xml:space="preserve"> </w:t>
            </w:r>
            <w:r w:rsidR="00530238">
              <w:rPr>
                <w:rFonts w:hint="cs"/>
                <w:cs/>
              </w:rPr>
              <w:t xml:space="preserve">และ </w:t>
            </w:r>
            <w:r w:rsidR="00530238">
              <w:t xml:space="preserve">customerType </w:t>
            </w:r>
            <w:r w:rsidR="00530238">
              <w:rPr>
                <w:rFonts w:hint="cs"/>
                <w:cs/>
              </w:rPr>
              <w:t xml:space="preserve">เป็น </w:t>
            </w:r>
            <w:r w:rsidR="00530238">
              <w:t xml:space="preserve">“Post-paid” </w:t>
            </w:r>
            <w:r>
              <w:rPr>
                <w:rFonts w:hint="cs"/>
                <w:cs/>
              </w:rPr>
              <w:t xml:space="preserve">ดังนั้น </w:t>
            </w:r>
            <w:r>
              <w:t>category</w:t>
            </w:r>
            <w:r>
              <w:rPr>
                <w:rFonts w:hint="cs"/>
                <w:cs/>
              </w:rPr>
              <w:t xml:space="preserve"> จะต้องเป็น </w:t>
            </w:r>
            <w:r>
              <w:t>Mandatory</w:t>
            </w:r>
          </w:p>
          <w:p w:rsidR="00556076" w:rsidP="00556076" w:rsidRDefault="00556076" w14:paraId="1C576E21" w14:textId="51E993A7">
            <w:r>
              <w:t>{</w:t>
            </w:r>
            <w:r>
              <w:rPr>
                <w:rFonts w:cs="CordiaUPC"/>
              </w:rPr>
              <w:t>1</w:t>
            </w:r>
            <w:r>
              <w:t xml:space="preserve">} </w:t>
            </w:r>
            <w:r>
              <w:rPr>
                <w:rFonts w:hint="cs"/>
                <w:cs/>
              </w:rPr>
              <w:t xml:space="preserve">แทนค่าด้วย </w:t>
            </w:r>
            <w:r>
              <w:t>appChannel</w:t>
            </w:r>
          </w:p>
        </w:tc>
        <w:tc>
          <w:tcPr>
            <w:tcW w:w="737" w:type="pct"/>
          </w:tcPr>
          <w:p w:rsidR="00556076" w:rsidP="00556076" w:rsidRDefault="00556076" w14:paraId="61289984" w14:textId="08D259F1">
            <w:r>
              <w:t>Y</w:t>
            </w:r>
          </w:p>
        </w:tc>
      </w:tr>
      <w:tr w:rsidR="00556076" w:rsidTr="00530238" w14:paraId="431EB321" w14:textId="77777777">
        <w:tc>
          <w:tcPr>
            <w:tcW w:w="765" w:type="pct"/>
          </w:tcPr>
          <w:p w:rsidR="00556076" w:rsidP="00556076" w:rsidRDefault="00556076" w14:paraId="371FB727" w14:textId="08D13817">
            <w:r>
              <w:t>00001</w:t>
            </w:r>
          </w:p>
        </w:tc>
        <w:tc>
          <w:tcPr>
            <w:tcW w:w="1631" w:type="pct"/>
          </w:tcPr>
          <w:p w:rsidR="00556076" w:rsidP="00556076" w:rsidRDefault="00556076" w14:paraId="56C217BA" w14:textId="5D616D0C">
            <w:r>
              <w:t>On {</w:t>
            </w:r>
            <w:r>
              <w:rPr>
                <w:rFonts w:cs="CordiaUPC"/>
              </w:rPr>
              <w:t>1</w:t>
            </w:r>
            <w:r>
              <w:t>}, Sub Category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6" w:type="pct"/>
          </w:tcPr>
          <w:p w:rsidR="00556076" w:rsidP="00556076" w:rsidRDefault="00556076" w14:paraId="7DA14304" w14:textId="528B3292">
            <w:r>
              <w:rPr>
                <w:rFonts w:hint="cs"/>
                <w:cs/>
              </w:rPr>
              <w:t xml:space="preserve">ถ้า </w:t>
            </w:r>
            <w:r>
              <w:t xml:space="preserve">appChannel </w:t>
            </w:r>
            <w:r>
              <w:rPr>
                <w:rFonts w:hint="cs"/>
                <w:cs/>
              </w:rPr>
              <w:t xml:space="preserve">ที่เลือกมามีค่า </w:t>
            </w:r>
            <w:r>
              <w:t>REQUIRE_SUB_CATEGORY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 “</w:t>
            </w:r>
            <w:r>
              <w:t>Y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/>
                <w:cs/>
              </w:rPr>
              <w:t xml:space="preserve"> </w:t>
            </w:r>
            <w:r w:rsidR="00530238">
              <w:rPr>
                <w:rFonts w:hint="cs"/>
                <w:cs/>
              </w:rPr>
              <w:t xml:space="preserve">และ </w:t>
            </w:r>
            <w:r w:rsidR="00530238">
              <w:t xml:space="preserve">customerType </w:t>
            </w:r>
            <w:r w:rsidR="00530238">
              <w:rPr>
                <w:rFonts w:hint="cs"/>
                <w:cs/>
              </w:rPr>
              <w:t xml:space="preserve">เป็น </w:t>
            </w:r>
            <w:r w:rsidR="00530238">
              <w:t xml:space="preserve">“Post-paid” </w:t>
            </w:r>
            <w:r>
              <w:rPr>
                <w:rFonts w:hint="cs"/>
                <w:cs/>
              </w:rPr>
              <w:t xml:space="preserve">ดังนั้น </w:t>
            </w:r>
            <w:r>
              <w:t>subcategory</w:t>
            </w:r>
            <w:r>
              <w:rPr>
                <w:rFonts w:hint="cs"/>
                <w:cs/>
              </w:rPr>
              <w:t xml:space="preserve"> จะต้องเป็น </w:t>
            </w:r>
            <w:r>
              <w:t>Mandatory</w:t>
            </w:r>
          </w:p>
          <w:p w:rsidR="00556076" w:rsidP="00556076" w:rsidRDefault="00556076" w14:paraId="6F151C20" w14:textId="2E94F29B">
            <w:r>
              <w:t>{</w:t>
            </w:r>
            <w:r>
              <w:rPr>
                <w:rFonts w:cs="CordiaUPC"/>
              </w:rPr>
              <w:t>1</w:t>
            </w:r>
            <w:r>
              <w:t xml:space="preserve">} </w:t>
            </w:r>
            <w:r>
              <w:rPr>
                <w:rFonts w:hint="cs"/>
                <w:cs/>
              </w:rPr>
              <w:t xml:space="preserve">แทนค่าด้วย </w:t>
            </w:r>
            <w:r>
              <w:t>appChannel</w:t>
            </w:r>
          </w:p>
        </w:tc>
        <w:tc>
          <w:tcPr>
            <w:tcW w:w="737" w:type="pct"/>
          </w:tcPr>
          <w:p w:rsidR="00556076" w:rsidP="00556076" w:rsidRDefault="00556076" w14:paraId="17E4E480" w14:textId="232BEB6B">
            <w:r>
              <w:t>Y</w:t>
            </w:r>
          </w:p>
        </w:tc>
      </w:tr>
      <w:tr w:rsidR="002E16E6" w:rsidTr="00530238" w14:paraId="6973A1DB" w14:textId="77777777">
        <w:tc>
          <w:tcPr>
            <w:tcW w:w="765" w:type="pct"/>
          </w:tcPr>
          <w:p w:rsidRPr="00EB57D1" w:rsidR="002E16E6" w:rsidP="003A1850" w:rsidRDefault="002E16E6" w14:paraId="0AFD6968" w14:textId="22B12159">
            <w:r>
              <w:t>00001</w:t>
            </w:r>
          </w:p>
        </w:tc>
        <w:tc>
          <w:tcPr>
            <w:tcW w:w="1631" w:type="pct"/>
          </w:tcPr>
          <w:p w:rsidR="002E16E6" w:rsidP="003A1850" w:rsidRDefault="002E16E6" w14:paraId="36C167F7" w14:textId="6217D5E5">
            <w:r>
              <w:t>Effective Start Date</w:t>
            </w:r>
            <w:r>
              <w:rPr>
                <w:rFonts w:cs="CordiaUPC"/>
              </w:rPr>
              <w:t xml:space="preserve">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6" w:type="pct"/>
          </w:tcPr>
          <w:p w:rsidR="002E16E6" w:rsidP="003A1850" w:rsidRDefault="002E16E6" w14:paraId="34BE3683" w14:textId="71DE9F6E">
            <w:r>
              <w:t>effectiveStartDate</w:t>
            </w:r>
            <w:r>
              <w:rPr>
                <w:rFonts w:hint="cs" w:cs="Angsana New"/>
                <w:cs/>
              </w:rPr>
              <w:t xml:space="preserve"> จะต้องเป็น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7" w:type="pct"/>
          </w:tcPr>
          <w:p w:rsidR="002E16E6" w:rsidP="003A1850" w:rsidRDefault="002E16E6" w14:paraId="003E19E2" w14:textId="239C4D78"/>
        </w:tc>
      </w:tr>
      <w:tr w:rsidR="002E16E6" w:rsidTr="00530238" w14:paraId="35E946D7" w14:textId="77777777">
        <w:tc>
          <w:tcPr>
            <w:tcW w:w="765" w:type="pct"/>
          </w:tcPr>
          <w:p w:rsidRPr="002A323A" w:rsidR="002E16E6" w:rsidP="003A1850" w:rsidRDefault="002E16E6" w14:paraId="3EC4CBF6" w14:textId="747F1A17">
            <w:pPr>
              <w:rPr>
                <w:rFonts w:cs="CordiaUPC"/>
              </w:rPr>
            </w:pPr>
            <w:r>
              <w:t>00001</w:t>
            </w:r>
          </w:p>
        </w:tc>
        <w:tc>
          <w:tcPr>
            <w:tcW w:w="1631" w:type="pct"/>
          </w:tcPr>
          <w:p w:rsidR="002E16E6" w:rsidP="003A1850" w:rsidRDefault="002E16E6" w14:paraId="1ED16606" w14:textId="5D9E1898">
            <w:r>
              <w:t>Effective End Date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CordiaUPC"/>
              </w:rPr>
              <w:t>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6" w:type="pct"/>
          </w:tcPr>
          <w:p w:rsidR="002E16E6" w:rsidP="003A1850" w:rsidRDefault="002E16E6" w14:paraId="6243BCDC" w14:textId="652244BF">
            <w:pPr>
              <w:rPr>
                <w:cs/>
              </w:rPr>
            </w:pPr>
            <w:r>
              <w:t>effectiveEndDate</w:t>
            </w:r>
            <w:r>
              <w:rPr>
                <w:rFonts w:hint="cs" w:cs="Angsana New"/>
                <w:cs/>
              </w:rPr>
              <w:t xml:space="preserve"> จะต้องเป็น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7" w:type="pct"/>
          </w:tcPr>
          <w:p w:rsidR="002E16E6" w:rsidP="003A1850" w:rsidRDefault="002E16E6" w14:paraId="5BB1251A" w14:textId="3E54B1F6"/>
        </w:tc>
      </w:tr>
      <w:tr w:rsidR="002E16E6" w:rsidTr="00530238" w14:paraId="311FCC4C" w14:textId="77777777">
        <w:tc>
          <w:tcPr>
            <w:tcW w:w="765" w:type="pct"/>
          </w:tcPr>
          <w:p w:rsidR="002E16E6" w:rsidP="003A1850" w:rsidRDefault="002E16E6" w14:paraId="7A945D48" w14:textId="35398971">
            <w:r>
              <w:rPr>
                <w:rFonts w:cs="CordiaUPC"/>
              </w:rPr>
              <w:t>00012</w:t>
            </w:r>
          </w:p>
        </w:tc>
        <w:tc>
          <w:tcPr>
            <w:tcW w:w="1631" w:type="pct"/>
          </w:tcPr>
          <w:p w:rsidR="002E16E6" w:rsidP="003A1850" w:rsidRDefault="002E16E6" w14:paraId="28CB7DEE" w14:textId="3EF7B644">
            <w:r>
              <w:t>Effective End Date</w:t>
            </w:r>
            <w:r w:rsidRPr="00BC187A">
              <w:t xml:space="preserve"> must be later than or equal to </w:t>
            </w:r>
            <w:r>
              <w:t>Effective Start Date</w:t>
            </w:r>
          </w:p>
        </w:tc>
        <w:tc>
          <w:tcPr>
            <w:tcW w:w="1866" w:type="pct"/>
          </w:tcPr>
          <w:p w:rsidR="002E16E6" w:rsidP="003A1850" w:rsidRDefault="002E16E6" w14:paraId="21AAE728" w14:textId="236A0187">
            <w:r>
              <w:rPr>
                <w:rFonts w:hint="cs"/>
                <w:cs/>
              </w:rPr>
              <w:t>ถ้า</w:t>
            </w:r>
            <w:r w:rsidRPr="00BC187A">
              <w:rPr>
                <w:rFonts w:cs="Angsana New"/>
                <w:cs/>
              </w:rPr>
              <w:t xml:space="preserve"> </w:t>
            </w:r>
            <w:r>
              <w:t>effectiveEndDate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และ </w:t>
            </w:r>
            <w:r>
              <w:t>effectiveStartDate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>มีค่า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ดังนั้น </w:t>
            </w:r>
            <w:r>
              <w:t>effectiveEndDate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จะต้องเป็นวันที่ที่มาหลังหรือเท่ากับ </w:t>
            </w:r>
            <w:r>
              <w:t>effectiveStartDate</w:t>
            </w:r>
          </w:p>
        </w:tc>
        <w:tc>
          <w:tcPr>
            <w:tcW w:w="737" w:type="pct"/>
          </w:tcPr>
          <w:p w:rsidR="002E16E6" w:rsidP="003A1850" w:rsidRDefault="002E16E6" w14:paraId="3472BF40" w14:textId="523BFB24"/>
        </w:tc>
      </w:tr>
      <w:tr w:rsidR="00556076" w:rsidTr="00530238" w14:paraId="32A6C3B5" w14:textId="77777777">
        <w:tc>
          <w:tcPr>
            <w:tcW w:w="5000" w:type="pct"/>
            <w:gridSpan w:val="4"/>
            <w:shd w:val="clear" w:color="auto" w:fill="C2D69B" w:themeFill="accent3" w:themeFillTint="99"/>
          </w:tcPr>
          <w:p w:rsidR="00556076" w:rsidP="003E31AE" w:rsidRDefault="00556076" w14:paraId="48DF1EA0" w14:textId="77777777">
            <w:pPr>
              <w:pStyle w:val="HeaderTable"/>
            </w:pPr>
            <w:r>
              <w:t>Create Category</w:t>
            </w:r>
          </w:p>
        </w:tc>
      </w:tr>
      <w:tr w:rsidR="00556076" w:rsidTr="00556076" w14:paraId="13177C83" w14:textId="77777777">
        <w:tc>
          <w:tcPr>
            <w:tcW w:w="765" w:type="pct"/>
          </w:tcPr>
          <w:p w:rsidR="00556076" w:rsidP="003E31AE" w:rsidRDefault="00556076" w14:paraId="42AEB997" w14:textId="77777777">
            <w:r w:rsidRPr="00205175">
              <w:t>00001</w:t>
            </w:r>
          </w:p>
        </w:tc>
        <w:tc>
          <w:tcPr>
            <w:tcW w:w="1631" w:type="pct"/>
          </w:tcPr>
          <w:p w:rsidR="00556076" w:rsidP="003E31AE" w:rsidRDefault="00556076" w14:paraId="4412B098" w14:textId="77777777">
            <w:r>
              <w:t xml:space="preserve">Customer Type </w:t>
            </w:r>
            <w:r w:rsidRPr="00DE7EA5">
              <w:t>is required</w:t>
            </w:r>
            <w:r w:rsidRPr="00DE7EA5">
              <w:rPr>
                <w:rFonts w:cs="Angsana New"/>
                <w:cs/>
              </w:rPr>
              <w:t>.</w:t>
            </w:r>
          </w:p>
        </w:tc>
        <w:tc>
          <w:tcPr>
            <w:tcW w:w="1866" w:type="pct"/>
          </w:tcPr>
          <w:p w:rsidR="00556076" w:rsidP="003E31AE" w:rsidRDefault="00556076" w14:paraId="1C0D8FC9" w14:textId="77777777">
            <w:r>
              <w:t xml:space="preserve">newCustomerType </w:t>
            </w:r>
            <w:r>
              <w:rPr>
                <w:rFonts w:hint="cs"/>
                <w:cs/>
              </w:rPr>
              <w:t xml:space="preserve">จะต้องเป็น </w:t>
            </w:r>
            <w:r>
              <w:t>Mandatory</w:t>
            </w:r>
          </w:p>
        </w:tc>
        <w:tc>
          <w:tcPr>
            <w:tcW w:w="737" w:type="pct"/>
          </w:tcPr>
          <w:p w:rsidR="00556076" w:rsidP="003E31AE" w:rsidRDefault="00556076" w14:paraId="4F51E052" w14:textId="77777777">
            <w:pPr>
              <w:pStyle w:val="HeaderTable"/>
            </w:pPr>
          </w:p>
        </w:tc>
      </w:tr>
      <w:tr w:rsidR="00556076" w:rsidTr="00556076" w14:paraId="494638F1" w14:textId="77777777">
        <w:tc>
          <w:tcPr>
            <w:tcW w:w="765" w:type="pct"/>
          </w:tcPr>
          <w:p w:rsidRPr="00205175" w:rsidR="00556076" w:rsidP="003E31AE" w:rsidRDefault="00556076" w14:paraId="07107573" w14:textId="77777777">
            <w:r w:rsidRPr="00205175">
              <w:t>00001</w:t>
            </w:r>
          </w:p>
        </w:tc>
        <w:tc>
          <w:tcPr>
            <w:tcW w:w="1631" w:type="pct"/>
          </w:tcPr>
          <w:p w:rsidR="00556076" w:rsidP="003E31AE" w:rsidRDefault="00556076" w14:paraId="1D7677AC" w14:textId="77777777">
            <w:r>
              <w:t xml:space="preserve">Menu </w:t>
            </w:r>
            <w:r w:rsidRPr="00DE7EA5">
              <w:t>is required</w:t>
            </w:r>
            <w:r w:rsidRPr="00DE7EA5">
              <w:rPr>
                <w:rFonts w:cs="Angsana New"/>
                <w:cs/>
              </w:rPr>
              <w:t>.</w:t>
            </w:r>
          </w:p>
        </w:tc>
        <w:tc>
          <w:tcPr>
            <w:tcW w:w="1866" w:type="pct"/>
          </w:tcPr>
          <w:p w:rsidR="00556076" w:rsidP="003E31AE" w:rsidRDefault="00556076" w14:paraId="64D9D27B" w14:textId="77777777">
            <w:r>
              <w:t xml:space="preserve">newMenu </w:t>
            </w:r>
            <w:r>
              <w:rPr>
                <w:rFonts w:hint="cs"/>
                <w:cs/>
              </w:rPr>
              <w:t xml:space="preserve">จะต้องเป็น </w:t>
            </w:r>
            <w:r>
              <w:t>Mandatory</w:t>
            </w:r>
          </w:p>
        </w:tc>
        <w:tc>
          <w:tcPr>
            <w:tcW w:w="737" w:type="pct"/>
          </w:tcPr>
          <w:p w:rsidR="00556076" w:rsidP="003E31AE" w:rsidRDefault="00556076" w14:paraId="136CA016" w14:textId="77777777">
            <w:pPr>
              <w:pStyle w:val="HeaderTable"/>
            </w:pPr>
          </w:p>
        </w:tc>
      </w:tr>
      <w:tr w:rsidR="00556076" w:rsidTr="00556076" w14:paraId="35C4135D" w14:textId="77777777">
        <w:tc>
          <w:tcPr>
            <w:tcW w:w="765" w:type="pct"/>
          </w:tcPr>
          <w:p w:rsidR="00556076" w:rsidP="003E31AE" w:rsidRDefault="00556076" w14:paraId="2603644C" w14:textId="77777777">
            <w:r w:rsidRPr="00205175">
              <w:t>00001</w:t>
            </w:r>
          </w:p>
        </w:tc>
        <w:tc>
          <w:tcPr>
            <w:tcW w:w="1631" w:type="pct"/>
          </w:tcPr>
          <w:p w:rsidR="00556076" w:rsidP="003E31AE" w:rsidRDefault="00556076" w14:paraId="6B2B7CEA" w14:textId="77777777">
            <w:r>
              <w:t xml:space="preserve">Category </w:t>
            </w:r>
            <w:r w:rsidRPr="00DE7EA5">
              <w:t>is required</w:t>
            </w:r>
            <w:r w:rsidRPr="00DE7EA5">
              <w:rPr>
                <w:rFonts w:cs="Angsana New"/>
                <w:cs/>
              </w:rPr>
              <w:t>.</w:t>
            </w:r>
          </w:p>
        </w:tc>
        <w:tc>
          <w:tcPr>
            <w:tcW w:w="1866" w:type="pct"/>
          </w:tcPr>
          <w:p w:rsidR="00556076" w:rsidP="003E31AE" w:rsidRDefault="00556076" w14:paraId="7E641DE2" w14:textId="77777777">
            <w:r>
              <w:t xml:space="preserve">newCategoryType </w:t>
            </w:r>
            <w:r>
              <w:rPr>
                <w:rFonts w:hint="cs"/>
                <w:cs/>
              </w:rPr>
              <w:t xml:space="preserve">จะต้องเป็น </w:t>
            </w:r>
            <w:r>
              <w:t>Mandatory</w:t>
            </w:r>
          </w:p>
        </w:tc>
        <w:tc>
          <w:tcPr>
            <w:tcW w:w="737" w:type="pct"/>
          </w:tcPr>
          <w:p w:rsidR="00556076" w:rsidP="003E31AE" w:rsidRDefault="00556076" w14:paraId="61DB5120" w14:textId="77777777">
            <w:pPr>
              <w:pStyle w:val="HeaderTable"/>
            </w:pPr>
          </w:p>
        </w:tc>
      </w:tr>
      <w:tr w:rsidR="00556076" w:rsidTr="00556076" w14:paraId="4A1D940D" w14:textId="77777777">
        <w:tc>
          <w:tcPr>
            <w:tcW w:w="765" w:type="pct"/>
          </w:tcPr>
          <w:p w:rsidR="00556076" w:rsidP="003E31AE" w:rsidRDefault="00556076" w14:paraId="3E27AF5A" w14:textId="77777777">
            <w:r w:rsidRPr="00205175">
              <w:t>00001</w:t>
            </w:r>
          </w:p>
        </w:tc>
        <w:tc>
          <w:tcPr>
            <w:tcW w:w="1631" w:type="pct"/>
          </w:tcPr>
          <w:p w:rsidR="00556076" w:rsidP="003E31AE" w:rsidRDefault="00556076" w14:paraId="137EDE00" w14:textId="77777777">
            <w:r>
              <w:t xml:space="preserve">Name EN </w:t>
            </w:r>
            <w:r w:rsidRPr="00DE7EA5">
              <w:t>is required</w:t>
            </w:r>
            <w:r w:rsidRPr="00DE7EA5">
              <w:rPr>
                <w:rFonts w:cs="Angsana New"/>
                <w:cs/>
              </w:rPr>
              <w:t>.</w:t>
            </w:r>
          </w:p>
        </w:tc>
        <w:tc>
          <w:tcPr>
            <w:tcW w:w="1866" w:type="pct"/>
          </w:tcPr>
          <w:p w:rsidR="00556076" w:rsidP="003E31AE" w:rsidRDefault="00556076" w14:paraId="0517525D" w14:textId="77777777">
            <w:r>
              <w:t xml:space="preserve">newNameEn </w:t>
            </w:r>
            <w:r>
              <w:rPr>
                <w:rFonts w:hint="cs"/>
                <w:cs/>
              </w:rPr>
              <w:t xml:space="preserve">จะต้องเป็น </w:t>
            </w:r>
            <w:r>
              <w:t>Mandatory</w:t>
            </w:r>
          </w:p>
        </w:tc>
        <w:tc>
          <w:tcPr>
            <w:tcW w:w="737" w:type="pct"/>
          </w:tcPr>
          <w:p w:rsidR="00556076" w:rsidP="003E31AE" w:rsidRDefault="00556076" w14:paraId="6ABF5B47" w14:textId="77777777">
            <w:pPr>
              <w:pStyle w:val="HeaderTable"/>
            </w:pPr>
          </w:p>
        </w:tc>
      </w:tr>
      <w:tr w:rsidR="00556076" w:rsidTr="00556076" w14:paraId="65A5FEB8" w14:textId="77777777">
        <w:tc>
          <w:tcPr>
            <w:tcW w:w="765" w:type="pct"/>
          </w:tcPr>
          <w:p w:rsidR="00556076" w:rsidP="003E31AE" w:rsidRDefault="00556076" w14:paraId="6BC587B8" w14:textId="77777777">
            <w:r w:rsidRPr="00205175">
              <w:t>00001</w:t>
            </w:r>
          </w:p>
        </w:tc>
        <w:tc>
          <w:tcPr>
            <w:tcW w:w="1631" w:type="pct"/>
          </w:tcPr>
          <w:p w:rsidR="00556076" w:rsidP="003E31AE" w:rsidRDefault="00556076" w14:paraId="13F4853F" w14:textId="77777777">
            <w:r>
              <w:t xml:space="preserve">Name TH </w:t>
            </w:r>
            <w:r w:rsidRPr="00DE7EA5">
              <w:t>is required</w:t>
            </w:r>
            <w:r w:rsidRPr="00DE7EA5">
              <w:rPr>
                <w:rFonts w:cs="Angsana New"/>
                <w:cs/>
              </w:rPr>
              <w:t>.</w:t>
            </w:r>
          </w:p>
        </w:tc>
        <w:tc>
          <w:tcPr>
            <w:tcW w:w="1866" w:type="pct"/>
          </w:tcPr>
          <w:p w:rsidR="00556076" w:rsidP="003E31AE" w:rsidRDefault="00556076" w14:paraId="26A88ED7" w14:textId="77777777">
            <w:r>
              <w:t>newNameTh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จะต้องเป็น </w:t>
            </w:r>
            <w:r>
              <w:t>Mandatory</w:t>
            </w:r>
          </w:p>
        </w:tc>
        <w:tc>
          <w:tcPr>
            <w:tcW w:w="737" w:type="pct"/>
          </w:tcPr>
          <w:p w:rsidR="00556076" w:rsidP="003E31AE" w:rsidRDefault="00556076" w14:paraId="2B7C967D" w14:textId="77777777">
            <w:pPr>
              <w:pStyle w:val="HeaderTable"/>
            </w:pPr>
          </w:p>
        </w:tc>
      </w:tr>
      <w:tr w:rsidR="00556076" w:rsidTr="00556076" w14:paraId="464B2AE4" w14:textId="77777777">
        <w:tc>
          <w:tcPr>
            <w:tcW w:w="765" w:type="pct"/>
          </w:tcPr>
          <w:p w:rsidRPr="00205175" w:rsidR="00556076" w:rsidP="003E31AE" w:rsidRDefault="00556076" w14:paraId="2C29B35C" w14:textId="77777777">
            <w:r>
              <w:rPr>
                <w:rFonts w:cs="CordiaUPC"/>
              </w:rPr>
              <w:t>00003</w:t>
            </w:r>
          </w:p>
        </w:tc>
        <w:tc>
          <w:tcPr>
            <w:tcW w:w="1631" w:type="pct"/>
          </w:tcPr>
          <w:p w:rsidR="00556076" w:rsidP="003E31AE" w:rsidRDefault="00556076" w14:paraId="56D29415" w14:textId="77777777">
            <w:r>
              <w:t xml:space="preserve">Name EN </w:t>
            </w:r>
            <w:r>
              <w:rPr>
                <w:rFonts w:cs="CordiaUPC"/>
              </w:rPr>
              <w:t>must be unique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6" w:type="pct"/>
          </w:tcPr>
          <w:p w:rsidR="00556076" w:rsidP="003E31AE" w:rsidRDefault="00556076" w14:paraId="6787C44A" w14:textId="77777777">
            <w:pPr>
              <w:spacing w:line="254" w:lineRule="auto"/>
            </w:pPr>
            <w:r>
              <w:t xml:space="preserve">newNameEn </w:t>
            </w:r>
            <w:r>
              <w:rPr>
                <w:rFonts w:hint="cs" w:cs="Angsana New"/>
                <w:cs/>
              </w:rPr>
              <w:t>จะต้องไม่ซ้ำกัน</w:t>
            </w:r>
          </w:p>
        </w:tc>
        <w:tc>
          <w:tcPr>
            <w:tcW w:w="737" w:type="pct"/>
          </w:tcPr>
          <w:p w:rsidR="00556076" w:rsidP="003E31AE" w:rsidRDefault="00556076" w14:paraId="5E8242D7" w14:textId="77777777">
            <w:pPr>
              <w:pStyle w:val="HeaderTable"/>
            </w:pPr>
          </w:p>
        </w:tc>
      </w:tr>
      <w:tr w:rsidR="00556076" w:rsidTr="00556076" w14:paraId="6B148C46" w14:textId="77777777">
        <w:tc>
          <w:tcPr>
            <w:tcW w:w="765" w:type="pct"/>
          </w:tcPr>
          <w:p w:rsidRPr="00205175" w:rsidR="00556076" w:rsidP="003E31AE" w:rsidRDefault="00556076" w14:paraId="4CB93F2D" w14:textId="77777777">
            <w:r>
              <w:rPr>
                <w:rFonts w:cs="CordiaUPC"/>
              </w:rPr>
              <w:t>00003</w:t>
            </w:r>
          </w:p>
        </w:tc>
        <w:tc>
          <w:tcPr>
            <w:tcW w:w="1631" w:type="pct"/>
          </w:tcPr>
          <w:p w:rsidR="00556076" w:rsidP="003E31AE" w:rsidRDefault="00556076" w14:paraId="79B96CB9" w14:textId="77777777">
            <w:r>
              <w:t xml:space="preserve">Name TH </w:t>
            </w:r>
            <w:r>
              <w:rPr>
                <w:rFonts w:cs="CordiaUPC"/>
              </w:rPr>
              <w:t>must be unique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6" w:type="pct"/>
          </w:tcPr>
          <w:p w:rsidR="00556076" w:rsidP="003E31AE" w:rsidRDefault="00556076" w14:paraId="598CEB11" w14:textId="77777777">
            <w:pPr>
              <w:spacing w:line="254" w:lineRule="auto"/>
            </w:pPr>
            <w:r>
              <w:t>newNameTh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>จะต้องไม่ซ้ำกัน</w:t>
            </w:r>
          </w:p>
        </w:tc>
        <w:tc>
          <w:tcPr>
            <w:tcW w:w="737" w:type="pct"/>
          </w:tcPr>
          <w:p w:rsidR="00556076" w:rsidP="003E31AE" w:rsidRDefault="00556076" w14:paraId="0E22E0BE" w14:textId="77777777">
            <w:pPr>
              <w:pStyle w:val="HeaderTable"/>
            </w:pPr>
          </w:p>
        </w:tc>
      </w:tr>
      <w:tr w:rsidR="00556076" w:rsidTr="00556076" w14:paraId="66DF57A6" w14:textId="77777777">
        <w:tc>
          <w:tcPr>
            <w:tcW w:w="765" w:type="pct"/>
          </w:tcPr>
          <w:p w:rsidR="00556076" w:rsidP="003E31AE" w:rsidRDefault="00556076" w14:paraId="0E563C90" w14:textId="77777777">
            <w:r>
              <w:t>00025</w:t>
            </w:r>
          </w:p>
        </w:tc>
        <w:tc>
          <w:tcPr>
            <w:tcW w:w="1631" w:type="pct"/>
          </w:tcPr>
          <w:p w:rsidR="00556076" w:rsidP="003E31AE" w:rsidRDefault="00556076" w14:paraId="1D5E1FC7" w14:textId="77777777">
            <w:r>
              <w:t>Name EN</w:t>
            </w:r>
            <w:r>
              <w:rPr>
                <w:rFonts w:cs="Angsana New"/>
                <w:cs/>
              </w:rPr>
              <w:t xml:space="preserve"> </w:t>
            </w:r>
            <w:r>
              <w:t>cannot contains Thai and</w:t>
            </w:r>
            <w:r>
              <w:rPr>
                <w:rFonts w:cs="Angsana New"/>
                <w:cs/>
              </w:rPr>
              <w:t xml:space="preserve"> </w:t>
            </w:r>
            <w:r>
              <w:t xml:space="preserve">Special characters </w:t>
            </w:r>
            <w:r>
              <w:rPr>
                <w:rFonts w:cs="Angsana New"/>
                <w:cs/>
              </w:rPr>
              <w:t>(</w:t>
            </w:r>
            <w:r>
              <w:t>Double Space and Start or End with</w:t>
            </w:r>
            <w:r>
              <w:rPr>
                <w:rFonts w:hint="cs"/>
                <w:cs/>
              </w:rPr>
              <w:t xml:space="preserve"> </w:t>
            </w:r>
            <w:r>
              <w:t>Space</w:t>
            </w:r>
            <w:r>
              <w:rPr>
                <w:rFonts w:cs="Angsana New"/>
                <w:cs/>
              </w:rPr>
              <w:t>).</w:t>
            </w:r>
          </w:p>
        </w:tc>
        <w:tc>
          <w:tcPr>
            <w:tcW w:w="1866" w:type="pct"/>
          </w:tcPr>
          <w:p w:rsidR="00556076" w:rsidP="003E31AE" w:rsidRDefault="00556076" w14:paraId="3EF5E95D" w14:textId="77777777">
            <w:pPr>
              <w:spacing w:line="254" w:lineRule="auto"/>
            </w:pPr>
            <w:r>
              <w:t xml:space="preserve">newNameEn </w:t>
            </w:r>
            <w:r>
              <w:rPr>
                <w:rFonts w:hint="cs"/>
                <w:cs/>
              </w:rPr>
              <w:t>จะไม่สามารถมีตัวอักษรไทยและอักขระพิเศษได้</w:t>
            </w:r>
          </w:p>
          <w:p w:rsidR="00556076" w:rsidP="003E31AE" w:rsidRDefault="00556076" w14:paraId="7B0666FA" w14:textId="77777777">
            <w:pPr>
              <w:rPr>
                <w:cs/>
              </w:rPr>
            </w:pPr>
            <w:r>
              <w:t xml:space="preserve">Special Character </w:t>
            </w:r>
            <w:r>
              <w:rPr>
                <w:rFonts w:cs="Angsana New"/>
                <w:cs/>
              </w:rPr>
              <w:t xml:space="preserve">: </w:t>
            </w:r>
            <w:r>
              <w:t>Space</w:t>
            </w:r>
            <w:r>
              <w:rPr>
                <w:rFonts w:hint="cs"/>
                <w:cs/>
              </w:rPr>
              <w:t xml:space="preserve">ติดกัน </w:t>
            </w:r>
            <w:r>
              <w:rPr>
                <w:cs/>
              </w:rPr>
              <w:t xml:space="preserve">และขึ้นต้นด้วย </w:t>
            </w:r>
            <w:r>
              <w:t>Space</w:t>
            </w:r>
            <w:r>
              <w:rPr>
                <w:rFonts w:hint="cs"/>
                <w:cs/>
              </w:rPr>
              <w:t xml:space="preserve"> และ </w:t>
            </w:r>
            <w:r>
              <w:t xml:space="preserve">Space </w:t>
            </w:r>
            <w:r>
              <w:rPr>
                <w:rFonts w:hint="cs"/>
                <w:cs/>
              </w:rPr>
              <w:t>ตัวสุดท้าย</w:t>
            </w:r>
          </w:p>
        </w:tc>
        <w:tc>
          <w:tcPr>
            <w:tcW w:w="737" w:type="pct"/>
          </w:tcPr>
          <w:p w:rsidR="00556076" w:rsidP="003E31AE" w:rsidRDefault="00556076" w14:paraId="3FA98EFD" w14:textId="77777777">
            <w:pPr>
              <w:pStyle w:val="HeaderTable"/>
            </w:pPr>
          </w:p>
        </w:tc>
      </w:tr>
      <w:tr w:rsidR="00556076" w:rsidTr="00556076" w14:paraId="5B0CA78A" w14:textId="77777777">
        <w:tc>
          <w:tcPr>
            <w:tcW w:w="765" w:type="pct"/>
          </w:tcPr>
          <w:p w:rsidR="00556076" w:rsidP="003E31AE" w:rsidRDefault="00556076" w14:paraId="2132700C" w14:textId="77777777">
            <w:r>
              <w:t>00025</w:t>
            </w:r>
          </w:p>
        </w:tc>
        <w:tc>
          <w:tcPr>
            <w:tcW w:w="1631" w:type="pct"/>
          </w:tcPr>
          <w:p w:rsidR="00556076" w:rsidP="003E31AE" w:rsidRDefault="00556076" w14:paraId="27012FB0" w14:textId="77777777">
            <w:r>
              <w:t>Name TH</w:t>
            </w:r>
            <w:r>
              <w:rPr>
                <w:rFonts w:cs="Angsana New"/>
                <w:cs/>
              </w:rPr>
              <w:t xml:space="preserve"> </w:t>
            </w:r>
            <w:r w:rsidRPr="00C352D5">
              <w:rPr>
                <w:bCs/>
              </w:rPr>
              <w:t>cannot contain</w:t>
            </w:r>
            <w:r>
              <w:t xml:space="preserve"> Special characters </w:t>
            </w:r>
            <w:r>
              <w:rPr>
                <w:rFonts w:cs="Angsana New"/>
                <w:cs/>
              </w:rPr>
              <w:t>(</w:t>
            </w:r>
            <w:r>
              <w:t>Double Space and Start or End with</w:t>
            </w:r>
            <w:r>
              <w:rPr>
                <w:rFonts w:hint="cs"/>
                <w:cs/>
              </w:rPr>
              <w:t xml:space="preserve"> </w:t>
            </w:r>
            <w:r>
              <w:t>Space</w:t>
            </w:r>
            <w:r>
              <w:rPr>
                <w:rFonts w:cs="Angsana New"/>
                <w:cs/>
              </w:rPr>
              <w:t>).</w:t>
            </w:r>
          </w:p>
        </w:tc>
        <w:tc>
          <w:tcPr>
            <w:tcW w:w="1866" w:type="pct"/>
          </w:tcPr>
          <w:p w:rsidR="00556076" w:rsidP="003E31AE" w:rsidRDefault="00556076" w14:paraId="738F36AB" w14:textId="77777777">
            <w:pPr>
              <w:spacing w:line="254" w:lineRule="auto"/>
            </w:pPr>
            <w:r>
              <w:t xml:space="preserve">newNameTh </w:t>
            </w:r>
            <w:r>
              <w:rPr>
                <w:rFonts w:hint="cs"/>
                <w:cs/>
              </w:rPr>
              <w:t>จะไม่สามารถมีอักขระพิเศษได้</w:t>
            </w:r>
          </w:p>
          <w:p w:rsidR="00556076" w:rsidP="003E31AE" w:rsidRDefault="00556076" w14:paraId="5831461D" w14:textId="77777777">
            <w:pPr>
              <w:rPr>
                <w:cs/>
              </w:rPr>
            </w:pPr>
            <w:r>
              <w:t xml:space="preserve">Special Character </w:t>
            </w:r>
            <w:r>
              <w:rPr>
                <w:rFonts w:cs="Angsana New"/>
                <w:cs/>
              </w:rPr>
              <w:t xml:space="preserve">: </w:t>
            </w:r>
            <w:r>
              <w:t>Space</w:t>
            </w:r>
            <w:r>
              <w:rPr>
                <w:rFonts w:hint="cs"/>
                <w:cs/>
              </w:rPr>
              <w:t xml:space="preserve">ติดกัน </w:t>
            </w:r>
            <w:r>
              <w:rPr>
                <w:cs/>
              </w:rPr>
              <w:t xml:space="preserve">และขึ้นต้นด้วย </w:t>
            </w:r>
            <w:r>
              <w:t>Space</w:t>
            </w:r>
            <w:r>
              <w:rPr>
                <w:rFonts w:hint="cs"/>
                <w:cs/>
              </w:rPr>
              <w:t xml:space="preserve"> และ </w:t>
            </w:r>
            <w:r>
              <w:t xml:space="preserve">Space </w:t>
            </w:r>
            <w:r>
              <w:rPr>
                <w:rFonts w:hint="cs"/>
                <w:cs/>
              </w:rPr>
              <w:t>ตัวสุดท้าย</w:t>
            </w:r>
          </w:p>
        </w:tc>
        <w:tc>
          <w:tcPr>
            <w:tcW w:w="737" w:type="pct"/>
          </w:tcPr>
          <w:p w:rsidR="00556076" w:rsidP="003E31AE" w:rsidRDefault="00556076" w14:paraId="755BBA72" w14:textId="77777777">
            <w:pPr>
              <w:pStyle w:val="HeaderTable"/>
            </w:pPr>
          </w:p>
        </w:tc>
      </w:tr>
      <w:tr w:rsidR="00556076" w:rsidTr="00556076" w14:paraId="436A961C" w14:textId="77777777">
        <w:tc>
          <w:tcPr>
            <w:tcW w:w="765" w:type="pct"/>
          </w:tcPr>
          <w:p w:rsidR="00556076" w:rsidP="003E31AE" w:rsidRDefault="00556076" w14:paraId="0F844A5A" w14:textId="77777777">
            <w:r>
              <w:t>00004</w:t>
            </w:r>
          </w:p>
        </w:tc>
        <w:tc>
          <w:tcPr>
            <w:tcW w:w="1631" w:type="pct"/>
          </w:tcPr>
          <w:p w:rsidR="00556076" w:rsidP="003E31AE" w:rsidRDefault="00556076" w14:paraId="612523C7" w14:textId="77777777">
            <w:r>
              <w:t xml:space="preserve">Category is required when Category Type is </w:t>
            </w:r>
            <w:r>
              <w:rPr>
                <w:rFonts w:cs="Angsana New"/>
                <w:cs/>
              </w:rPr>
              <w:t>“</w:t>
            </w:r>
            <w:r>
              <w:t>Sub Category</w:t>
            </w:r>
            <w:r>
              <w:rPr>
                <w:rFonts w:cs="Angsana New"/>
                <w:cs/>
              </w:rPr>
              <w:t>”.</w:t>
            </w:r>
          </w:p>
        </w:tc>
        <w:tc>
          <w:tcPr>
            <w:tcW w:w="1866" w:type="pct"/>
          </w:tcPr>
          <w:p w:rsidR="00556076" w:rsidP="003E31AE" w:rsidRDefault="00556076" w14:paraId="68DA7543" w14:textId="77777777">
            <w:r>
              <w:rPr>
                <w:rFonts w:hint="cs"/>
                <w:cs/>
              </w:rPr>
              <w:t>ถ้า</w:t>
            </w:r>
            <w:r>
              <w:t xml:space="preserve"> newCategoryType</w:t>
            </w:r>
            <w:r>
              <w:rPr>
                <w:rFonts w:hint="cs"/>
                <w:cs/>
              </w:rPr>
              <w:t xml:space="preserve"> มีค่าเป็น </w:t>
            </w:r>
            <w:r>
              <w:rPr>
                <w:rFonts w:cs="Angsana New"/>
                <w:cs/>
              </w:rPr>
              <w:t>“</w:t>
            </w:r>
            <w:r>
              <w:t>Sub Category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ดังนั้น </w:t>
            </w:r>
            <w:r>
              <w:t xml:space="preserve">newCategory </w:t>
            </w:r>
            <w:r>
              <w:rPr>
                <w:rFonts w:hint="cs"/>
                <w:cs/>
              </w:rPr>
              <w:t xml:space="preserve">จะต้องเป็น </w:t>
            </w:r>
            <w:r>
              <w:t>Mandatory</w:t>
            </w:r>
          </w:p>
        </w:tc>
        <w:tc>
          <w:tcPr>
            <w:tcW w:w="737" w:type="pct"/>
          </w:tcPr>
          <w:p w:rsidR="00556076" w:rsidP="003E31AE" w:rsidRDefault="00556076" w14:paraId="1FD181BB" w14:textId="77777777">
            <w:pPr>
              <w:pStyle w:val="HeaderTable"/>
            </w:pPr>
          </w:p>
        </w:tc>
      </w:tr>
      <w:tr w:rsidR="00556076" w:rsidTr="00530238" w14:paraId="01CD82C2" w14:textId="77777777">
        <w:tc>
          <w:tcPr>
            <w:tcW w:w="5000" w:type="pct"/>
            <w:gridSpan w:val="4"/>
            <w:shd w:val="clear" w:color="auto" w:fill="C2D69B" w:themeFill="accent3" w:themeFillTint="99"/>
          </w:tcPr>
          <w:p w:rsidR="00556076" w:rsidP="003E31AE" w:rsidRDefault="00556076" w14:paraId="6B0D8C55" w14:textId="77777777">
            <w:pPr>
              <w:pStyle w:val="HeaderTable"/>
            </w:pPr>
            <w:r>
              <w:t>End Create Category</w:t>
            </w:r>
          </w:p>
        </w:tc>
      </w:tr>
      <w:tr w:rsidR="008C7272" w:rsidTr="00530238" w14:paraId="0CB59A5B" w14:textId="77777777">
        <w:tc>
          <w:tcPr>
            <w:tcW w:w="5000" w:type="pct"/>
            <w:gridSpan w:val="4"/>
            <w:shd w:val="clear" w:color="auto" w:fill="C2D69B" w:themeFill="accent3" w:themeFillTint="99"/>
          </w:tcPr>
          <w:p w:rsidR="008C7272" w:rsidP="003A1850" w:rsidRDefault="008C7272" w14:paraId="14153597" w14:textId="77777777">
            <w:pPr>
              <w:pStyle w:val="HeaderTable"/>
            </w:pPr>
            <w:r>
              <w:t>End Non Human Touch Point Detail Section</w:t>
            </w:r>
          </w:p>
        </w:tc>
      </w:tr>
    </w:tbl>
    <w:p w:rsidR="00D57B1C" w:rsidP="00BB37B4" w:rsidRDefault="00D57B1C" w14:paraId="2DEF46E3" w14:textId="77777777">
      <w:pPr>
        <w:pStyle w:val="Heading3"/>
        <w:numPr>
          <w:ilvl w:val="0"/>
          <w:numId w:val="155"/>
        </w:numPr>
        <w:spacing w:after="240"/>
        <w:rPr>
          <w:rFonts w:ascii="CordiaUPC" w:hAnsi="CordiaUPC" w:cs="CordiaUPC"/>
          <w:sz w:val="32"/>
          <w:szCs w:val="32"/>
        </w:rPr>
      </w:pPr>
      <w:r w:rsidRPr="008979A8">
        <w:rPr>
          <w:rFonts w:ascii="CordiaUPC" w:hAnsi="CordiaUPC" w:cs="CordiaUPC"/>
          <w:sz w:val="32"/>
          <w:szCs w:val="32"/>
        </w:rPr>
        <w:t>Mapping to DB</w:t>
      </w:r>
    </w:p>
    <w:tbl>
      <w:tblPr>
        <w:tblW w:w="4977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348"/>
        <w:gridCol w:w="2486"/>
        <w:gridCol w:w="4141"/>
      </w:tblGrid>
      <w:tr w:rsidR="00D57B1C" w:rsidTr="003A1850" w14:paraId="02AB236E" w14:textId="77777777">
        <w:trPr>
          <w:tblHeader/>
        </w:trPr>
        <w:tc>
          <w:tcPr>
            <w:tcW w:w="1308" w:type="pct"/>
            <w:shd w:val="clear" w:color="auto" w:fill="EEECE1" w:themeFill="background2"/>
            <w:vAlign w:val="center"/>
          </w:tcPr>
          <w:p w:rsidR="00D57B1C" w:rsidP="003A1850" w:rsidRDefault="00D57B1C" w14:paraId="4F7F4449" w14:textId="77777777">
            <w:pPr>
              <w:rPr>
                <w:rFonts w:cs="CordiaUPC"/>
              </w:rPr>
            </w:pPr>
            <w:r w:rsidRPr="008979A8">
              <w:rPr>
                <w:rFonts w:cs="CordiaUPC"/>
                <w:b/>
                <w:bCs/>
              </w:rPr>
              <w:t>Database Table</w:t>
            </w:r>
          </w:p>
        </w:tc>
        <w:tc>
          <w:tcPr>
            <w:tcW w:w="1385" w:type="pct"/>
            <w:shd w:val="clear" w:color="auto" w:fill="EEECE1" w:themeFill="background2"/>
          </w:tcPr>
          <w:p w:rsidR="00D57B1C" w:rsidP="003A1850" w:rsidRDefault="00D57B1C" w14:paraId="606B8BD8" w14:textId="77777777">
            <w:pPr>
              <w:rPr>
                <w:rFonts w:cs="CordiaUPC"/>
                <w:szCs w:val="36"/>
              </w:rPr>
            </w:pPr>
            <w:r w:rsidRPr="008979A8">
              <w:rPr>
                <w:rFonts w:cs="CordiaUPC"/>
                <w:b/>
                <w:bCs/>
              </w:rPr>
              <w:t>Database Column</w:t>
            </w:r>
          </w:p>
        </w:tc>
        <w:tc>
          <w:tcPr>
            <w:tcW w:w="2307" w:type="pct"/>
            <w:shd w:val="clear" w:color="auto" w:fill="EEECE1" w:themeFill="background2"/>
            <w:vAlign w:val="center"/>
          </w:tcPr>
          <w:p w:rsidR="00D57B1C" w:rsidP="003A1850" w:rsidRDefault="00D57B1C" w14:paraId="18E0C9D1" w14:textId="77777777">
            <w:pPr>
              <w:rPr>
                <w:rFonts w:cs="CordiaUPC"/>
                <w:cs/>
              </w:rPr>
            </w:pPr>
            <w:r w:rsidRPr="008979A8">
              <w:rPr>
                <w:rFonts w:cs="CordiaUPC"/>
                <w:b/>
                <w:bCs/>
              </w:rPr>
              <w:t>Field on Screen</w:t>
            </w:r>
          </w:p>
        </w:tc>
      </w:tr>
      <w:tr w:rsidR="007F7362" w:rsidTr="003A1850" w14:paraId="6E069352" w14:textId="77777777">
        <w:tc>
          <w:tcPr>
            <w:tcW w:w="1308" w:type="pct"/>
            <w:vMerge w:val="restart"/>
          </w:tcPr>
          <w:p w:rsidR="007F7362" w:rsidP="003A1850" w:rsidRDefault="007F7362" w14:paraId="7A7AF7E4" w14:textId="626DC6D0">
            <w:pPr>
              <w:rPr>
                <w:rFonts w:cs="CordiaUPC"/>
              </w:rPr>
            </w:pPr>
            <w:r>
              <w:rPr>
                <w:rFonts w:cs="CordiaUPC"/>
              </w:rPr>
              <w:t>MASS_</w:t>
            </w:r>
            <w:r>
              <w:t>APPLICATION_CHANNEL</w:t>
            </w:r>
          </w:p>
        </w:tc>
        <w:tc>
          <w:tcPr>
            <w:tcW w:w="1385" w:type="pct"/>
          </w:tcPr>
          <w:p w:rsidR="007F7362" w:rsidP="003A1850" w:rsidRDefault="007F7362" w14:paraId="5A84EA3A" w14:textId="78E67A42">
            <w:pPr>
              <w:spacing w:after="0"/>
              <w:rPr>
                <w:rFonts w:cs="CordiaUPC"/>
                <w:szCs w:val="36"/>
              </w:rPr>
            </w:pPr>
            <w:r>
              <w:t>ROW_ID</w:t>
            </w:r>
          </w:p>
        </w:tc>
        <w:tc>
          <w:tcPr>
            <w:tcW w:w="2307" w:type="pct"/>
          </w:tcPr>
          <w:p w:rsidR="007F7362" w:rsidP="003A1850" w:rsidRDefault="007F7362" w14:paraId="381AA257" w14:textId="77777777">
            <w:pPr>
              <w:spacing w:after="0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ครั้งแรก</w:t>
            </w:r>
          </w:p>
          <w:p w:rsidR="007F7362" w:rsidP="003A1850" w:rsidRDefault="007F7362" w14:paraId="70D2B354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ให้ระบบ </w:t>
            </w:r>
            <w:r>
              <w:rPr>
                <w:rFonts w:cs="CordiaUPC"/>
              </w:rPr>
              <w:t xml:space="preserve">Auto Generate </w:t>
            </w:r>
          </w:p>
          <w:p w:rsidR="007F7362" w:rsidP="003A1850" w:rsidRDefault="007F7362" w14:paraId="5E36818B" w14:textId="77777777">
            <w:pPr>
              <w:spacing w:after="0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ครั้งถัดไป</w:t>
            </w:r>
          </w:p>
          <w:p w:rsidR="007F7362" w:rsidP="003A1850" w:rsidRDefault="007F7362" w14:paraId="6C149E37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ให้ใช้ </w:t>
            </w:r>
            <w:r>
              <w:rPr>
                <w:rFonts w:cs="CordiaUPC"/>
              </w:rPr>
              <w:t xml:space="preserve">Row ID </w:t>
            </w:r>
            <w:r>
              <w:rPr>
                <w:rFonts w:hint="cs" w:cs="Angsana New"/>
                <w:cs/>
              </w:rPr>
              <w:t>เดิม</w:t>
            </w:r>
          </w:p>
        </w:tc>
      </w:tr>
      <w:tr w:rsidR="007F7362" w:rsidTr="003A1850" w14:paraId="46B10257" w14:textId="77777777">
        <w:trPr>
          <w:trHeight w:val="428"/>
        </w:trPr>
        <w:tc>
          <w:tcPr>
            <w:tcW w:w="1308" w:type="pct"/>
            <w:vMerge/>
          </w:tcPr>
          <w:p w:rsidR="007F7362" w:rsidP="003A1850" w:rsidRDefault="007F7362" w14:paraId="0D4EADFF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7F7362" w:rsidRDefault="007F7362" w14:paraId="3CED3BA6" w14:textId="77777777">
            <w:pPr>
              <w:rPr>
                <w:rFonts w:cs="CordiaUPC"/>
              </w:rPr>
            </w:pPr>
            <w:r>
              <w:t>MASS_PO_DETAIL</w:t>
            </w:r>
          </w:p>
          <w:p w:rsidR="007F7362" w:rsidP="003A1850" w:rsidRDefault="007F7362" w14:paraId="1E75D732" w14:textId="74162AF0">
            <w:pPr>
              <w:spacing w:after="0"/>
              <w:rPr>
                <w:rFonts w:cs="CordiaUPC"/>
                <w:szCs w:val="36"/>
              </w:rPr>
            </w:pPr>
            <w:r>
              <w:t>_ROW_ID</w:t>
            </w:r>
          </w:p>
        </w:tc>
        <w:tc>
          <w:tcPr>
            <w:tcW w:w="2307" w:type="pct"/>
          </w:tcPr>
          <w:p w:rsidRPr="003B4253" w:rsidR="007F7362" w:rsidP="003A1850" w:rsidRDefault="007F7362" w14:paraId="29CD5E8D" w14:textId="77777777">
            <w:pPr>
              <w:rPr>
                <w:rFonts w:cs="CordiaUPC"/>
                <w:cs/>
              </w:rPr>
            </w:pPr>
            <w:r w:rsidRPr="003B4253">
              <w:rPr>
                <w:rFonts w:cs="Angsana New"/>
                <w:cs/>
              </w:rPr>
              <w:t xml:space="preserve">ให้ใช้ </w:t>
            </w:r>
            <w:r>
              <w:rPr>
                <w:rFonts w:cs="CordiaUPC"/>
                <w:szCs w:val="36"/>
              </w:rPr>
              <w:t>MASS_PO_DETAIL</w:t>
            </w:r>
            <w:r w:rsidRPr="003B4253">
              <w:rPr>
                <w:rFonts w:cs="Angsana New"/>
                <w:cs/>
              </w:rPr>
              <w:t>.</w:t>
            </w:r>
            <w:r w:rsidRPr="003B4253">
              <w:rPr>
                <w:rFonts w:cs="CordiaUPC"/>
              </w:rPr>
              <w:t>ROW_ID</w:t>
            </w:r>
          </w:p>
        </w:tc>
      </w:tr>
      <w:tr w:rsidR="007F7362" w:rsidTr="003A1850" w14:paraId="27A4CFA0" w14:textId="77777777">
        <w:trPr>
          <w:trHeight w:val="428"/>
        </w:trPr>
        <w:tc>
          <w:tcPr>
            <w:tcW w:w="1308" w:type="pct"/>
            <w:vMerge/>
          </w:tcPr>
          <w:p w:rsidR="007F7362" w:rsidP="003A1850" w:rsidRDefault="007F7362" w14:paraId="0FB3A983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7F7362" w:rsidP="003A1850" w:rsidRDefault="007F7362" w14:paraId="7A7ABB43" w14:textId="117A3F03">
            <w:pPr>
              <w:spacing w:after="0"/>
              <w:rPr>
                <w:rFonts w:cs="CordiaUPC"/>
                <w:szCs w:val="36"/>
              </w:rPr>
            </w:pPr>
            <w:r>
              <w:t>APP_CHANNEL</w:t>
            </w:r>
          </w:p>
        </w:tc>
        <w:tc>
          <w:tcPr>
            <w:tcW w:w="2307" w:type="pct"/>
          </w:tcPr>
          <w:p w:rsidRPr="003B4253" w:rsidR="007F7362" w:rsidP="003A1850" w:rsidRDefault="007F7362" w14:paraId="516EEDC7" w14:textId="7C746378">
            <w:pPr>
              <w:rPr>
                <w:rFonts w:cs="CordiaUPC"/>
                <w:cs/>
              </w:rPr>
            </w:pPr>
            <w:r>
              <w:t>appChannel</w:t>
            </w:r>
          </w:p>
        </w:tc>
      </w:tr>
      <w:tr w:rsidR="007F7362" w:rsidTr="003A1850" w14:paraId="4E6294FC" w14:textId="77777777">
        <w:trPr>
          <w:trHeight w:val="428"/>
        </w:trPr>
        <w:tc>
          <w:tcPr>
            <w:tcW w:w="1308" w:type="pct"/>
            <w:vMerge/>
          </w:tcPr>
          <w:p w:rsidR="007F7362" w:rsidP="003A1850" w:rsidRDefault="007F7362" w14:paraId="78BDE8EA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7F7362" w:rsidP="003A1850" w:rsidRDefault="007F7362" w14:paraId="289D5744" w14:textId="19D01974">
            <w:pPr>
              <w:spacing w:after="0"/>
              <w:rPr>
                <w:rFonts w:cs="CordiaUPC"/>
                <w:szCs w:val="36"/>
              </w:rPr>
            </w:pPr>
            <w:r>
              <w:t>EFFECTIVE_START_DATE</w:t>
            </w:r>
          </w:p>
        </w:tc>
        <w:tc>
          <w:tcPr>
            <w:tcW w:w="2307" w:type="pct"/>
          </w:tcPr>
          <w:p w:rsidRPr="008B6F38" w:rsidR="007F7362" w:rsidP="003A1850" w:rsidRDefault="007F7362" w14:paraId="372981BA" w14:textId="63027963">
            <w:pPr>
              <w:rPr>
                <w:cs/>
              </w:rPr>
            </w:pPr>
            <w:r>
              <w:t>effectiveStartDate</w:t>
            </w:r>
          </w:p>
        </w:tc>
      </w:tr>
      <w:tr w:rsidR="007F7362" w:rsidTr="003A1850" w14:paraId="25055D69" w14:textId="77777777">
        <w:trPr>
          <w:trHeight w:val="428"/>
        </w:trPr>
        <w:tc>
          <w:tcPr>
            <w:tcW w:w="1308" w:type="pct"/>
            <w:vMerge/>
          </w:tcPr>
          <w:p w:rsidR="007F7362" w:rsidP="003A1850" w:rsidRDefault="007F7362" w14:paraId="36FA6E46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7F7362" w:rsidP="003A1850" w:rsidRDefault="007F7362" w14:paraId="40654E65" w14:textId="5F6D35EE">
            <w:pPr>
              <w:spacing w:after="0"/>
              <w:rPr>
                <w:rFonts w:cs="CordiaUPC"/>
                <w:szCs w:val="36"/>
              </w:rPr>
            </w:pPr>
            <w:r>
              <w:t>EFFECTIVE_END_DATE</w:t>
            </w:r>
          </w:p>
        </w:tc>
        <w:tc>
          <w:tcPr>
            <w:tcW w:w="2307" w:type="pct"/>
          </w:tcPr>
          <w:p w:rsidRPr="003B4253" w:rsidR="007F7362" w:rsidP="003A1850" w:rsidRDefault="007F7362" w14:paraId="097D3FCD" w14:textId="164B90C1">
            <w:pPr>
              <w:rPr>
                <w:rFonts w:cs="CordiaUPC"/>
                <w:cs/>
              </w:rPr>
            </w:pPr>
            <w:r>
              <w:t>effectiveEndDate</w:t>
            </w:r>
          </w:p>
        </w:tc>
      </w:tr>
    </w:tbl>
    <w:p w:rsidR="00856C9D" w:rsidP="00856C9D" w:rsidRDefault="00856C9D" w14:paraId="443857D1" w14:textId="77777777">
      <w:pPr>
        <w:pStyle w:val="Heading2"/>
        <w:numPr>
          <w:ilvl w:val="0"/>
          <w:numId w:val="1"/>
        </w:numPr>
        <w:ind w:left="426" w:hanging="426"/>
        <w:rPr>
          <w:rFonts w:ascii="CordiaUPC" w:hAnsi="CordiaUPC" w:cs="CordiaUPC"/>
          <w:sz w:val="36"/>
          <w:szCs w:val="36"/>
        </w:rPr>
      </w:pPr>
      <w:r>
        <w:rPr>
          <w:rFonts w:ascii="CordiaUPC" w:hAnsi="CordiaUPC" w:cs="CordiaUPC"/>
          <w:sz w:val="36"/>
          <w:szCs w:val="36"/>
        </w:rPr>
        <w:t>Mass Incentive and SQT</w:t>
      </w:r>
    </w:p>
    <w:p w:rsidRPr="005040E4" w:rsidR="00856C9D" w:rsidP="00BB3F68" w:rsidRDefault="00856C9D" w14:paraId="408DB59B" w14:textId="77777777">
      <w:pPr>
        <w:pStyle w:val="Heading3"/>
        <w:numPr>
          <w:ilvl w:val="0"/>
          <w:numId w:val="40"/>
        </w:numPr>
        <w:rPr>
          <w:rFonts w:ascii="CordiaUPC" w:hAnsi="CordiaUPC" w:cs="CordiaUPC"/>
          <w:sz w:val="36"/>
          <w:szCs w:val="44"/>
        </w:rPr>
      </w:pPr>
      <w:r w:rsidRPr="008979A8">
        <w:rPr>
          <w:rFonts w:ascii="CordiaUPC" w:hAnsi="CordiaUPC" w:cs="CordiaUPC"/>
          <w:sz w:val="36"/>
          <w:szCs w:val="44"/>
        </w:rPr>
        <w:t>Field on Screen</w:t>
      </w:r>
    </w:p>
    <w:tbl>
      <w:tblPr>
        <w:tblW w:w="5000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668"/>
        <w:gridCol w:w="1910"/>
        <w:gridCol w:w="5438"/>
      </w:tblGrid>
      <w:tr w:rsidRPr="008979A8" w:rsidR="00856C9D" w:rsidTr="00856C9D" w14:paraId="0BABC938" w14:textId="77777777">
        <w:trPr>
          <w:trHeight w:val="108"/>
        </w:trPr>
        <w:tc>
          <w:tcPr>
            <w:tcW w:w="925" w:type="pct"/>
            <w:shd w:val="clear" w:color="auto" w:fill="EEECE1" w:themeFill="background2"/>
            <w:vAlign w:val="center"/>
          </w:tcPr>
          <w:p w:rsidR="00856C9D" w:rsidP="00856C9D" w:rsidRDefault="00856C9D" w14:paraId="177CDC7E" w14:textId="77777777">
            <w:pPr>
              <w:pStyle w:val="HeaderTable"/>
            </w:pPr>
            <w:r w:rsidRPr="008979A8">
              <w:t>Field Name</w:t>
            </w:r>
          </w:p>
        </w:tc>
        <w:tc>
          <w:tcPr>
            <w:tcW w:w="1059" w:type="pct"/>
            <w:shd w:val="clear" w:color="auto" w:fill="EEECE1" w:themeFill="background2"/>
            <w:vAlign w:val="center"/>
          </w:tcPr>
          <w:p w:rsidR="00856C9D" w:rsidP="00856C9D" w:rsidRDefault="00856C9D" w14:paraId="2C2397CE" w14:textId="77777777">
            <w:pPr>
              <w:pStyle w:val="HeaderTable"/>
            </w:pPr>
            <w:r w:rsidRPr="008979A8">
              <w:t>Type</w:t>
            </w:r>
          </w:p>
        </w:tc>
        <w:tc>
          <w:tcPr>
            <w:tcW w:w="3016" w:type="pct"/>
            <w:shd w:val="clear" w:color="auto" w:fill="EEECE1" w:themeFill="background2"/>
            <w:vAlign w:val="center"/>
          </w:tcPr>
          <w:p w:rsidR="00856C9D" w:rsidP="00856C9D" w:rsidRDefault="00856C9D" w14:paraId="6C837EFE" w14:textId="77777777">
            <w:pPr>
              <w:pStyle w:val="HeaderTable"/>
            </w:pPr>
            <w:r w:rsidRPr="008979A8">
              <w:t>Comments</w:t>
            </w:r>
          </w:p>
        </w:tc>
      </w:tr>
      <w:tr w:rsidRPr="008979A8" w:rsidR="00856C9D" w:rsidTr="00856C9D" w14:paraId="0AB3C4A3" w14:textId="77777777">
        <w:trPr>
          <w:trHeight w:val="108"/>
        </w:trPr>
        <w:tc>
          <w:tcPr>
            <w:tcW w:w="925" w:type="pct"/>
          </w:tcPr>
          <w:p w:rsidR="00856C9D" w:rsidP="00856C9D" w:rsidRDefault="00856C9D" w14:paraId="58530F08" w14:textId="77777777">
            <w:pPr>
              <w:rPr>
                <w:rFonts w:cs="CordiaUPC"/>
                <w:cs/>
              </w:rPr>
            </w:pPr>
            <w:r>
              <w:rPr>
                <w:rFonts w:cs="CordiaUPC"/>
              </w:rPr>
              <w:t>sqtFlag</w:t>
            </w:r>
          </w:p>
        </w:tc>
        <w:tc>
          <w:tcPr>
            <w:tcW w:w="1059" w:type="pct"/>
          </w:tcPr>
          <w:p w:rsidR="00856C9D" w:rsidP="00856C9D" w:rsidRDefault="00856C9D" w14:paraId="05748DC3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Radio Button</w:t>
            </w:r>
          </w:p>
        </w:tc>
        <w:tc>
          <w:tcPr>
            <w:tcW w:w="3016" w:type="pct"/>
          </w:tcPr>
          <w:p w:rsidR="00856C9D" w:rsidP="00856C9D" w:rsidRDefault="00856C9D" w14:paraId="636F1BDF" w14:textId="77777777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331336">
              <w:rPr>
                <w:rFonts w:cs="Angsana New"/>
                <w:color w:val="FF0000"/>
                <w:cs/>
              </w:rPr>
              <w:t>*</w:t>
            </w:r>
            <w:r w:rsidRPr="00331336">
              <w:rPr>
                <w:color w:val="FF0000"/>
              </w:rPr>
              <w:t>SQT Flag</w:t>
            </w:r>
          </w:p>
          <w:p w:rsidR="00856C9D" w:rsidP="00856C9D" w:rsidRDefault="00856C9D" w14:paraId="388D3665" w14:textId="6AADF54F">
            <w:r w:rsidRPr="004C3917">
              <w:t xml:space="preserve">List of Value </w:t>
            </w:r>
            <w:r w:rsidRPr="004C3917">
              <w:rPr>
                <w:rFonts w:cs="Angsana New"/>
                <w:cs/>
              </w:rPr>
              <w:t xml:space="preserve">: </w:t>
            </w:r>
            <w:r w:rsidR="008F4D5E">
              <w:rPr>
                <w:rFonts w:hint="cs"/>
                <w:cs/>
              </w:rPr>
              <w:t>ดึงข้อมูล</w:t>
            </w:r>
            <w:r w:rsidRPr="002B59E6" w:rsidR="008F4D5E">
              <w:rPr>
                <w:rFonts w:hint="cs"/>
                <w:cs/>
              </w:rPr>
              <w:t>จาก</w:t>
            </w:r>
            <w:r w:rsidR="008F4D5E">
              <w:t xml:space="preserve">DB </w:t>
            </w:r>
            <w:r w:rsidR="008F4D5E">
              <w:rPr>
                <w:rFonts w:hint="cs"/>
                <w:cs/>
              </w:rPr>
              <w:t>ที่</w:t>
            </w:r>
            <w:r w:rsidR="008F4D5E">
              <w:t xml:space="preserve"> Table</w:t>
            </w:r>
            <w:r w:rsidR="008F4D5E">
              <w:rPr>
                <w:rFonts w:hint="cs"/>
                <w:cs/>
              </w:rPr>
              <w:t xml:space="preserve"> </w:t>
            </w:r>
            <w:r w:rsidR="008F4D5E">
              <w:t>FLW_CFG_LOV</w:t>
            </w:r>
            <w:r w:rsidRPr="002B59E6" w:rsidR="008F4D5E">
              <w:rPr>
                <w:rFonts w:cs="Angsana New"/>
                <w:cs/>
              </w:rPr>
              <w:t xml:space="preserve"> </w:t>
            </w:r>
            <w:r w:rsidR="008F4D5E">
              <w:rPr>
                <w:rFonts w:hint="cs"/>
                <w:cs/>
              </w:rPr>
              <w:t xml:space="preserve">โดย </w:t>
            </w:r>
            <w:r w:rsidRPr="008F4D5E" w:rsidR="008F4D5E">
              <w:t>group_type</w:t>
            </w:r>
            <w:r w:rsidR="008F4D5E">
              <w:rPr>
                <w:rFonts w:hint="cs"/>
                <w:cs/>
              </w:rPr>
              <w:t xml:space="preserve"> </w:t>
            </w:r>
            <w:r w:rsidR="008F4D5E">
              <w:rPr>
                <w:rFonts w:cs="Angsana New"/>
                <w:cs/>
              </w:rPr>
              <w:t>=</w:t>
            </w:r>
            <w:r w:rsidRPr="002B59E6" w:rsidR="008F4D5E">
              <w:rPr>
                <w:rFonts w:cs="Angsana New"/>
                <w:cs/>
              </w:rPr>
              <w:t xml:space="preserve"> </w:t>
            </w:r>
            <w:r w:rsidR="008F4D5E">
              <w:rPr>
                <w:rFonts w:cs="Angsana New"/>
                <w:cs/>
              </w:rPr>
              <w:t>‘</w:t>
            </w:r>
            <w:r w:rsidR="008F4D5E">
              <w:rPr>
                <w:rFonts w:cs="CordiaUPC"/>
              </w:rPr>
              <w:t>YesNoIndicator</w:t>
            </w:r>
            <w:r w:rsidR="008F4D5E">
              <w:rPr>
                <w:rFonts w:cs="Angsana New"/>
                <w:cs/>
              </w:rPr>
              <w:t>’</w:t>
            </w:r>
          </w:p>
          <w:p w:rsidR="00856C9D" w:rsidP="00856C9D" w:rsidRDefault="00856C9D" w14:paraId="1C6C8840" w14:textId="77777777">
            <w:r>
              <w:t xml:space="preserve">Default Value </w:t>
            </w:r>
            <w:r>
              <w:rPr>
                <w:rFonts w:cs="Angsana New"/>
                <w:cs/>
              </w:rPr>
              <w:t>: “</w:t>
            </w:r>
            <w:r>
              <w:t>No</w:t>
            </w:r>
            <w:r>
              <w:rPr>
                <w:rFonts w:cs="Angsana New"/>
                <w:cs/>
              </w:rPr>
              <w:t>”</w:t>
            </w:r>
          </w:p>
        </w:tc>
      </w:tr>
      <w:tr w:rsidRPr="008979A8" w:rsidR="00856C9D" w:rsidTr="00856C9D" w14:paraId="33980167" w14:textId="77777777">
        <w:trPr>
          <w:trHeight w:val="108"/>
        </w:trPr>
        <w:tc>
          <w:tcPr>
            <w:tcW w:w="925" w:type="pct"/>
          </w:tcPr>
          <w:p w:rsidR="00856C9D" w:rsidP="00856C9D" w:rsidRDefault="00856C9D" w14:paraId="2D8B5C56" w14:textId="77777777">
            <w:pPr>
              <w:rPr>
                <w:rFonts w:cs="CordiaUPC"/>
                <w:cs/>
              </w:rPr>
            </w:pPr>
            <w:r>
              <w:rPr>
                <w:rFonts w:cs="CordiaUPC"/>
              </w:rPr>
              <w:t>performanceFlag</w:t>
            </w:r>
          </w:p>
        </w:tc>
        <w:tc>
          <w:tcPr>
            <w:tcW w:w="1059" w:type="pct"/>
          </w:tcPr>
          <w:p w:rsidR="00856C9D" w:rsidP="00856C9D" w:rsidRDefault="00856C9D" w14:paraId="56620EC8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Radio Button</w:t>
            </w:r>
          </w:p>
        </w:tc>
        <w:tc>
          <w:tcPr>
            <w:tcW w:w="3016" w:type="pct"/>
          </w:tcPr>
          <w:p w:rsidR="00856C9D" w:rsidP="00856C9D" w:rsidRDefault="00856C9D" w14:paraId="0ADDE9B3" w14:textId="77777777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331336">
              <w:rPr>
                <w:rFonts w:cs="Angsana New"/>
                <w:color w:val="FF0000"/>
                <w:cs/>
              </w:rPr>
              <w:t>*</w:t>
            </w:r>
            <w:r w:rsidRPr="00331336">
              <w:rPr>
                <w:color w:val="FF0000"/>
              </w:rPr>
              <w:t>Performance Flag</w:t>
            </w:r>
          </w:p>
          <w:p w:rsidR="00856C9D" w:rsidP="00856C9D" w:rsidRDefault="00856C9D" w14:paraId="7E5B1FBC" w14:textId="1B61ADC5">
            <w:r w:rsidRPr="004C3917">
              <w:t xml:space="preserve">List of Value </w:t>
            </w:r>
            <w:r w:rsidRPr="004C3917">
              <w:rPr>
                <w:rFonts w:cs="Angsana New"/>
                <w:cs/>
              </w:rPr>
              <w:t xml:space="preserve">: </w:t>
            </w:r>
            <w:r w:rsidR="008F4D5E">
              <w:rPr>
                <w:rFonts w:hint="cs"/>
                <w:cs/>
              </w:rPr>
              <w:t>ดึงข้อมูล</w:t>
            </w:r>
            <w:r w:rsidRPr="002B59E6" w:rsidR="008F4D5E">
              <w:rPr>
                <w:rFonts w:hint="cs"/>
                <w:cs/>
              </w:rPr>
              <w:t>จาก</w:t>
            </w:r>
            <w:r w:rsidR="008F4D5E">
              <w:t xml:space="preserve">DB </w:t>
            </w:r>
            <w:r w:rsidR="008F4D5E">
              <w:rPr>
                <w:rFonts w:hint="cs"/>
                <w:cs/>
              </w:rPr>
              <w:t>ที่</w:t>
            </w:r>
            <w:r w:rsidR="008F4D5E">
              <w:t xml:space="preserve"> Table</w:t>
            </w:r>
            <w:r w:rsidR="008F4D5E">
              <w:rPr>
                <w:rFonts w:hint="cs"/>
                <w:cs/>
              </w:rPr>
              <w:t xml:space="preserve"> </w:t>
            </w:r>
            <w:r w:rsidR="008F4D5E">
              <w:t>FLW_CFG_LOV</w:t>
            </w:r>
            <w:r w:rsidRPr="002B59E6" w:rsidR="008F4D5E">
              <w:rPr>
                <w:rFonts w:cs="Angsana New"/>
                <w:cs/>
              </w:rPr>
              <w:t xml:space="preserve"> </w:t>
            </w:r>
            <w:r w:rsidR="008F4D5E">
              <w:rPr>
                <w:rFonts w:hint="cs"/>
                <w:cs/>
              </w:rPr>
              <w:t xml:space="preserve">โดย </w:t>
            </w:r>
            <w:r w:rsidRPr="008F4D5E" w:rsidR="008F4D5E">
              <w:t>group_type</w:t>
            </w:r>
            <w:r w:rsidR="008F4D5E">
              <w:rPr>
                <w:rFonts w:hint="cs"/>
                <w:cs/>
              </w:rPr>
              <w:t xml:space="preserve"> </w:t>
            </w:r>
            <w:r w:rsidR="008F4D5E">
              <w:rPr>
                <w:rFonts w:cs="Angsana New"/>
                <w:cs/>
              </w:rPr>
              <w:t>=</w:t>
            </w:r>
            <w:r w:rsidRPr="002B59E6" w:rsidR="008F4D5E">
              <w:rPr>
                <w:rFonts w:cs="Angsana New"/>
                <w:cs/>
              </w:rPr>
              <w:t xml:space="preserve"> </w:t>
            </w:r>
            <w:r w:rsidR="008F4D5E">
              <w:rPr>
                <w:rFonts w:cs="Angsana New"/>
                <w:cs/>
              </w:rPr>
              <w:t>‘</w:t>
            </w:r>
            <w:r w:rsidR="008F4D5E">
              <w:rPr>
                <w:rFonts w:cs="CordiaUPC"/>
              </w:rPr>
              <w:t>YesNoIndicator</w:t>
            </w:r>
            <w:r w:rsidR="008F4D5E">
              <w:rPr>
                <w:rFonts w:cs="Angsana New"/>
                <w:cs/>
              </w:rPr>
              <w:t>’</w:t>
            </w:r>
          </w:p>
          <w:p w:rsidR="00856C9D" w:rsidP="00856C9D" w:rsidRDefault="00856C9D" w14:paraId="08DD79D8" w14:textId="77777777">
            <w:pPr>
              <w:rPr>
                <w:cs/>
              </w:rPr>
            </w:pPr>
            <w:r>
              <w:t xml:space="preserve">Default Value </w:t>
            </w:r>
            <w:r>
              <w:rPr>
                <w:rFonts w:cs="Angsana New"/>
                <w:cs/>
              </w:rPr>
              <w:t>: “</w:t>
            </w:r>
            <w:r>
              <w:t>No</w:t>
            </w:r>
            <w:r>
              <w:rPr>
                <w:rFonts w:cs="Angsana New"/>
                <w:cs/>
              </w:rPr>
              <w:t>”</w:t>
            </w:r>
          </w:p>
        </w:tc>
      </w:tr>
      <w:tr w:rsidRPr="008979A8" w:rsidR="00856C9D" w:rsidTr="00856C9D" w14:paraId="1B0ACA73" w14:textId="77777777">
        <w:trPr>
          <w:trHeight w:val="108"/>
        </w:trPr>
        <w:tc>
          <w:tcPr>
            <w:tcW w:w="925" w:type="pct"/>
          </w:tcPr>
          <w:p w:rsidR="00856C9D" w:rsidP="00856C9D" w:rsidRDefault="00856C9D" w14:paraId="697A8D27" w14:textId="77777777">
            <w:pPr>
              <w:rPr>
                <w:rFonts w:cs="CordiaUPC"/>
                <w:cs/>
              </w:rPr>
            </w:pPr>
            <w:r>
              <w:rPr>
                <w:rFonts w:cs="CordiaUPC"/>
              </w:rPr>
              <w:t>performanceCategory</w:t>
            </w:r>
          </w:p>
        </w:tc>
        <w:tc>
          <w:tcPr>
            <w:tcW w:w="1059" w:type="pct"/>
          </w:tcPr>
          <w:p w:rsidR="00856C9D" w:rsidP="00856C9D" w:rsidRDefault="00856C9D" w14:paraId="1D860EFA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Drop Down List</w:t>
            </w:r>
          </w:p>
        </w:tc>
        <w:tc>
          <w:tcPr>
            <w:tcW w:w="3016" w:type="pct"/>
          </w:tcPr>
          <w:p w:rsidR="00856C9D" w:rsidP="00856C9D" w:rsidRDefault="00856C9D" w14:paraId="3AF93F53" w14:textId="77777777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E0759B">
              <w:rPr>
                <w:rFonts w:cs="Angsana New"/>
                <w:color w:val="FF0000"/>
                <w:cs/>
              </w:rPr>
              <w:t>*</w:t>
            </w:r>
            <w:r w:rsidRPr="00E0759B">
              <w:rPr>
                <w:color w:val="FF0000"/>
              </w:rPr>
              <w:t>Performance Category</w:t>
            </w:r>
          </w:p>
          <w:p w:rsidR="00856C9D" w:rsidP="00D37C98" w:rsidRDefault="00856C9D" w14:paraId="0320C3F9" w14:textId="77D2AA66">
            <w:pPr>
              <w:rPr>
                <w:cs/>
              </w:rPr>
            </w:pPr>
            <w:r w:rsidRPr="004C3917">
              <w:t xml:space="preserve">List of Value </w:t>
            </w:r>
            <w:r w:rsidRPr="004C3917">
              <w:rPr>
                <w:rFonts w:cs="Angsana New"/>
                <w:cs/>
              </w:rPr>
              <w:t xml:space="preserve">: </w:t>
            </w:r>
            <w:r w:rsidRPr="008979A8" w:rsidR="00311B10">
              <w:rPr>
                <w:cs/>
              </w:rPr>
              <w:t>ดึงข้อมูลจาก</w:t>
            </w:r>
            <w:r w:rsidR="00311B10">
              <w:rPr>
                <w:rFonts w:hint="cs"/>
                <w:cs/>
              </w:rPr>
              <w:t xml:space="preserve"> </w:t>
            </w:r>
            <w:r w:rsidR="00D37C98">
              <w:t>FLW</w:t>
            </w:r>
            <w:r w:rsidRPr="00311B10" w:rsidR="00311B10">
              <w:t>_CFG_LOV</w:t>
            </w:r>
            <w:r w:rsidR="00311B10">
              <w:rPr>
                <w:rFonts w:cs="Angsana New"/>
                <w:cs/>
              </w:rPr>
              <w:t xml:space="preserve"> </w:t>
            </w:r>
            <w:r w:rsidR="00311B10">
              <w:rPr>
                <w:rFonts w:hint="cs"/>
                <w:cs/>
              </w:rPr>
              <w:t xml:space="preserve">โดยมีเงื่อนไขดังนี้ </w:t>
            </w:r>
            <w:r w:rsidRPr="00D37C98" w:rsidR="00D37C98">
              <w:t xml:space="preserve">group_type </w:t>
            </w:r>
            <w:r w:rsidRPr="00D37C98" w:rsidR="00D37C98">
              <w:rPr>
                <w:rFonts w:cs="Angsana New"/>
                <w:cs/>
              </w:rPr>
              <w:t xml:space="preserve">= </w:t>
            </w:r>
            <w:r w:rsidRPr="00D37C98" w:rsidR="00D37C98">
              <w:t>'SFF_PRODUCT' and lov_type</w:t>
            </w:r>
            <w:r w:rsidRPr="00311B10" w:rsidR="00311B10">
              <w:rPr>
                <w:rFonts w:cs="Angsana New"/>
                <w:cs/>
              </w:rPr>
              <w:t xml:space="preserve">= </w:t>
            </w:r>
            <w:r w:rsidR="00FF6536">
              <w:rPr>
                <w:rFonts w:cs="Angsana New"/>
                <w:cs/>
              </w:rPr>
              <w:t>‘</w:t>
            </w:r>
            <w:r w:rsidRPr="00311B10" w:rsidR="00311B10">
              <w:t>PERFORMANCE_CATEGORY</w:t>
            </w:r>
            <w:r w:rsidR="00FF6536">
              <w:rPr>
                <w:rFonts w:cs="Angsana New"/>
                <w:cs/>
              </w:rPr>
              <w:t>’</w:t>
            </w:r>
          </w:p>
        </w:tc>
      </w:tr>
      <w:tr w:rsidRPr="008979A8" w:rsidR="00856C9D" w:rsidTr="00856C9D" w14:paraId="7B0D8534" w14:textId="77777777">
        <w:trPr>
          <w:trHeight w:val="108"/>
        </w:trPr>
        <w:tc>
          <w:tcPr>
            <w:tcW w:w="925" w:type="pct"/>
          </w:tcPr>
          <w:p w:rsidR="00856C9D" w:rsidP="00856C9D" w:rsidRDefault="00856C9D" w14:paraId="080570F4" w14:textId="77777777">
            <w:pPr>
              <w:rPr>
                <w:rFonts w:cs="CordiaUPC"/>
                <w:cs/>
              </w:rPr>
            </w:pPr>
            <w:r>
              <w:rPr>
                <w:rFonts w:cs="CordiaUPC"/>
              </w:rPr>
              <w:t>incentiveFlag</w:t>
            </w:r>
          </w:p>
        </w:tc>
        <w:tc>
          <w:tcPr>
            <w:tcW w:w="1059" w:type="pct"/>
          </w:tcPr>
          <w:p w:rsidR="00856C9D" w:rsidP="00856C9D" w:rsidRDefault="00856C9D" w14:paraId="53CAFC95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Radio Button</w:t>
            </w:r>
          </w:p>
        </w:tc>
        <w:tc>
          <w:tcPr>
            <w:tcW w:w="3016" w:type="pct"/>
          </w:tcPr>
          <w:p w:rsidR="00856C9D" w:rsidP="00856C9D" w:rsidRDefault="00856C9D" w14:paraId="2D48C5F5" w14:textId="77777777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331336">
              <w:rPr>
                <w:rFonts w:cs="Angsana New"/>
                <w:color w:val="FF0000"/>
                <w:cs/>
              </w:rPr>
              <w:t>*</w:t>
            </w:r>
            <w:r w:rsidRPr="00331336">
              <w:rPr>
                <w:color w:val="FF0000"/>
              </w:rPr>
              <w:t>Incentive Flag</w:t>
            </w:r>
          </w:p>
          <w:p w:rsidR="00856C9D" w:rsidP="00856C9D" w:rsidRDefault="00856C9D" w14:paraId="5BDF1C12" w14:textId="6E75B3F5">
            <w:pPr>
              <w:rPr>
                <w:rFonts w:cs="CordiaUPC"/>
              </w:rPr>
            </w:pPr>
            <w:r w:rsidRPr="004C3917">
              <w:t xml:space="preserve">List of Value </w:t>
            </w:r>
            <w:r w:rsidRPr="004C3917">
              <w:rPr>
                <w:rFonts w:cs="Angsana New"/>
                <w:cs/>
              </w:rPr>
              <w:t xml:space="preserve">: </w:t>
            </w:r>
            <w:r w:rsidR="008F4D5E">
              <w:rPr>
                <w:rFonts w:hint="cs"/>
                <w:cs/>
              </w:rPr>
              <w:t>ดึงข้อมูล</w:t>
            </w:r>
            <w:r w:rsidRPr="002B59E6" w:rsidR="008F4D5E">
              <w:rPr>
                <w:rFonts w:hint="cs"/>
                <w:cs/>
              </w:rPr>
              <w:t>จาก</w:t>
            </w:r>
            <w:r w:rsidR="008F4D5E">
              <w:t xml:space="preserve">DB </w:t>
            </w:r>
            <w:r w:rsidR="008F4D5E">
              <w:rPr>
                <w:rFonts w:hint="cs"/>
                <w:cs/>
              </w:rPr>
              <w:t>ที่</w:t>
            </w:r>
            <w:r w:rsidR="008F4D5E">
              <w:t xml:space="preserve"> Table</w:t>
            </w:r>
            <w:r w:rsidR="008F4D5E">
              <w:rPr>
                <w:rFonts w:hint="cs"/>
                <w:cs/>
              </w:rPr>
              <w:t xml:space="preserve"> </w:t>
            </w:r>
            <w:r w:rsidR="008F4D5E">
              <w:t>FLW_CFG_LOV</w:t>
            </w:r>
            <w:r w:rsidRPr="002B59E6" w:rsidR="008F4D5E">
              <w:rPr>
                <w:rFonts w:cs="Angsana New"/>
                <w:cs/>
              </w:rPr>
              <w:t xml:space="preserve"> </w:t>
            </w:r>
            <w:r w:rsidR="008F4D5E">
              <w:rPr>
                <w:rFonts w:hint="cs"/>
                <w:cs/>
              </w:rPr>
              <w:t xml:space="preserve">โดย </w:t>
            </w:r>
            <w:r w:rsidRPr="008F4D5E" w:rsidR="008F4D5E">
              <w:t>group_type</w:t>
            </w:r>
            <w:r w:rsidR="008F4D5E">
              <w:rPr>
                <w:rFonts w:hint="cs"/>
                <w:cs/>
              </w:rPr>
              <w:t xml:space="preserve"> </w:t>
            </w:r>
            <w:r w:rsidR="008F4D5E">
              <w:rPr>
                <w:rFonts w:cs="Angsana New"/>
                <w:cs/>
              </w:rPr>
              <w:t>=</w:t>
            </w:r>
            <w:r w:rsidRPr="002B59E6" w:rsidR="008F4D5E">
              <w:rPr>
                <w:rFonts w:cs="Angsana New"/>
                <w:cs/>
              </w:rPr>
              <w:t xml:space="preserve"> </w:t>
            </w:r>
            <w:r w:rsidR="008F4D5E">
              <w:rPr>
                <w:rFonts w:cs="Angsana New"/>
                <w:cs/>
              </w:rPr>
              <w:t>‘</w:t>
            </w:r>
            <w:r w:rsidR="008F4D5E">
              <w:rPr>
                <w:rFonts w:cs="CordiaUPC"/>
              </w:rPr>
              <w:t>YesNoIndicator</w:t>
            </w:r>
            <w:r w:rsidR="008F4D5E">
              <w:rPr>
                <w:rFonts w:cs="Angsana New"/>
                <w:cs/>
              </w:rPr>
              <w:t>’</w:t>
            </w:r>
          </w:p>
          <w:p w:rsidR="00856C9D" w:rsidP="00856C9D" w:rsidRDefault="00856C9D" w14:paraId="1944D71A" w14:textId="77777777">
            <w:r>
              <w:t xml:space="preserve">Default Value </w:t>
            </w:r>
            <w:r>
              <w:rPr>
                <w:rFonts w:cs="Angsana New"/>
                <w:cs/>
              </w:rPr>
              <w:t>: “</w:t>
            </w:r>
            <w:r>
              <w:t>No</w:t>
            </w:r>
            <w:r>
              <w:rPr>
                <w:rFonts w:cs="Angsana New"/>
                <w:cs/>
              </w:rPr>
              <w:t>”</w:t>
            </w:r>
          </w:p>
          <w:p w:rsidR="003C5A40" w:rsidP="00856C9D" w:rsidRDefault="00856C9D" w14:paraId="22118DD7" w14:textId="70770D2B">
            <w:r>
              <w:rPr>
                <w:rFonts w:hint="cs"/>
                <w:cs/>
              </w:rPr>
              <w:t xml:space="preserve">เมื่อเลือก </w:t>
            </w:r>
            <w:r>
              <w:t xml:space="preserve">incentiveFlag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t>Yes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ให้ </w:t>
            </w:r>
            <w:r>
              <w:t xml:space="preserve">Visible Incentive Section </w:t>
            </w:r>
            <w:r w:rsidR="003C5A40">
              <w:rPr>
                <w:rFonts w:hint="cs"/>
                <w:cs/>
              </w:rPr>
              <w:t xml:space="preserve">และ </w:t>
            </w:r>
            <w:r w:rsidR="003C5A40">
              <w:t xml:space="preserve">Default </w:t>
            </w:r>
            <w:r w:rsidR="003C5A40">
              <w:rPr>
                <w:rFonts w:hint="cs"/>
                <w:cs/>
              </w:rPr>
              <w:t>ค่าดังต่อไปนี้</w:t>
            </w:r>
          </w:p>
          <w:p w:rsidR="003C5A40" w:rsidP="003C5A40" w:rsidRDefault="003C5A40" w14:paraId="633CD1AE" w14:textId="6F6298D4">
            <w:pPr>
              <w:pStyle w:val="ListParagraph"/>
              <w:numPr>
                <w:ilvl w:val="0"/>
                <w:numId w:val="256"/>
              </w:numPr>
            </w:pPr>
            <w:r w:rsidRPr="001624DE">
              <w:t>IncentiveStartDate</w:t>
            </w:r>
            <w:r>
              <w:rPr>
                <w:rFonts w:cs="Angsana New"/>
                <w:cs/>
              </w:rPr>
              <w:t xml:space="preserve"> = </w:t>
            </w:r>
            <w:r>
              <w:t xml:space="preserve">commercialLaunchDate </w:t>
            </w:r>
          </w:p>
          <w:p w:rsidR="003C5A40" w:rsidP="001870C5" w:rsidRDefault="003C5A40" w14:paraId="22410B6E" w14:textId="00344644">
            <w:pPr>
              <w:pStyle w:val="ListParagraph"/>
              <w:numPr>
                <w:ilvl w:val="0"/>
                <w:numId w:val="256"/>
              </w:numPr>
              <w:rPr>
                <w:cs/>
              </w:rPr>
            </w:pPr>
            <w:r>
              <w:rPr>
                <w:rFonts w:cs="CordiaUPC"/>
              </w:rPr>
              <w:t>incentiveEndDate</w:t>
            </w:r>
            <w:r>
              <w:rPr>
                <w:rFonts w:cs="Angsana New"/>
                <w:cs/>
              </w:rPr>
              <w:t xml:space="preserve"> =  </w:t>
            </w:r>
            <w:r>
              <w:t>expireDate</w:t>
            </w:r>
          </w:p>
          <w:p w:rsidR="00856C9D" w:rsidP="00856C9D" w:rsidRDefault="00856C9D" w14:paraId="00FCBDE4" w14:textId="007EF88B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ถ้าไม่ใช่ให้ </w:t>
            </w:r>
            <w:r>
              <w:t xml:space="preserve">Invisible Incentive Section </w:t>
            </w:r>
            <w:r>
              <w:rPr>
                <w:rFonts w:hint="cs"/>
                <w:cs/>
              </w:rPr>
              <w:t xml:space="preserve">และทำการเคลียร์ค่าใน </w:t>
            </w:r>
            <w:r>
              <w:t xml:space="preserve">Section </w:t>
            </w:r>
            <w:r>
              <w:rPr>
                <w:rFonts w:hint="cs"/>
                <w:cs/>
              </w:rPr>
              <w:t>นั้นด้วย</w:t>
            </w:r>
          </w:p>
        </w:tc>
      </w:tr>
      <w:tr w:rsidRPr="008979A8" w:rsidR="00856C9D" w:rsidTr="00856C9D" w14:paraId="59D6D5B7" w14:textId="77777777">
        <w:trPr>
          <w:trHeight w:val="108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856C9D" w:rsidP="00856C9D" w:rsidRDefault="00856C9D" w14:paraId="50BC10A1" w14:textId="77777777">
            <w:pPr>
              <w:pStyle w:val="HeaderTable"/>
            </w:pPr>
            <w:r>
              <w:t>Incentive Section</w:t>
            </w:r>
          </w:p>
        </w:tc>
      </w:tr>
      <w:tr w:rsidRPr="008979A8" w:rsidR="00856C9D" w:rsidTr="00856C9D" w14:paraId="1B9AAE8D" w14:textId="77777777">
        <w:trPr>
          <w:trHeight w:val="108"/>
        </w:trPr>
        <w:tc>
          <w:tcPr>
            <w:tcW w:w="925" w:type="pct"/>
          </w:tcPr>
          <w:p w:rsidR="00856C9D" w:rsidP="00856C9D" w:rsidRDefault="00856C9D" w14:paraId="21D1B688" w14:textId="77777777">
            <w:pPr>
              <w:rPr>
                <w:rFonts w:cs="CordiaUPC"/>
                <w:cs/>
              </w:rPr>
            </w:pPr>
            <w:r>
              <w:t>IncentivePriceExcluding</w:t>
            </w:r>
            <w:r w:rsidRPr="001624DE">
              <w:t>VAT</w:t>
            </w:r>
          </w:p>
        </w:tc>
        <w:tc>
          <w:tcPr>
            <w:tcW w:w="1059" w:type="pct"/>
          </w:tcPr>
          <w:p w:rsidR="00856C9D" w:rsidP="00856C9D" w:rsidRDefault="00227F8F" w14:paraId="05544C36" w14:textId="6B5EEDCA">
            <w:pPr>
              <w:rPr>
                <w:rFonts w:cs="CordiaUPC"/>
              </w:rPr>
            </w:pPr>
            <w:r>
              <w:rPr>
                <w:rFonts w:cs="CordiaUPC"/>
              </w:rPr>
              <w:t>Text</w:t>
            </w:r>
            <w:r w:rsidR="00856C9D">
              <w:rPr>
                <w:rFonts w:cs="CordiaUPC"/>
              </w:rPr>
              <w:t xml:space="preserve"> Box</w:t>
            </w:r>
          </w:p>
        </w:tc>
        <w:tc>
          <w:tcPr>
            <w:tcW w:w="3016" w:type="pct"/>
          </w:tcPr>
          <w:p w:rsidR="00856C9D" w:rsidP="00856C9D" w:rsidRDefault="00856C9D" w14:paraId="0DFC6E11" w14:textId="77777777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5933EC">
              <w:rPr>
                <w:rFonts w:cs="Angsana New"/>
                <w:color w:val="FF0000"/>
                <w:cs/>
              </w:rPr>
              <w:t>*</w:t>
            </w:r>
            <w:r w:rsidRPr="00331336">
              <w:rPr>
                <w:color w:val="FF0000"/>
              </w:rPr>
              <w:t>I</w:t>
            </w:r>
            <w:r w:rsidRPr="00FB492E">
              <w:rPr>
                <w:color w:val="FF0000"/>
              </w:rPr>
              <w:t>ncentive Price Excluding VAT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 xml:space="preserve">: …… </w:t>
            </w:r>
            <w:r>
              <w:t>Baht</w:t>
            </w:r>
          </w:p>
          <w:p w:rsidR="00856C9D" w:rsidP="00856C9D" w:rsidRDefault="00856C9D" w14:paraId="6295F214" w14:textId="77777777">
            <w:r>
              <w:rPr>
                <w:rFonts w:hint="cs"/>
                <w:cs/>
              </w:rPr>
              <w:t xml:space="preserve">เมื่อ </w:t>
            </w:r>
            <w:r>
              <w:t xml:space="preserve">User </w:t>
            </w:r>
            <w:r>
              <w:rPr>
                <w:rFonts w:hint="cs"/>
                <w:cs/>
              </w:rPr>
              <w:t xml:space="preserve">กรอกข้อมูลที่ </w:t>
            </w:r>
            <w:r>
              <w:t xml:space="preserve">Field </w:t>
            </w:r>
            <w:r>
              <w:rPr>
                <w:rFonts w:hint="cs"/>
                <w:cs/>
              </w:rPr>
              <w:t>นี้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และ </w:t>
            </w:r>
            <w:r>
              <w:t>IncentivePriceIncluding</w:t>
            </w:r>
            <w:r w:rsidRPr="001624DE">
              <w:t>VAT</w:t>
            </w:r>
            <w:r>
              <w:rPr>
                <w:rFonts w:hint="cs"/>
                <w:cs/>
              </w:rPr>
              <w:t xml:space="preserve"> มีค่าเป็นค่าว่างให้ระบบทำการคำนวนค่า </w:t>
            </w:r>
            <w:r>
              <w:t>IncentivePriceIncluding</w:t>
            </w:r>
            <w:r w:rsidRPr="001624DE">
              <w:t>VAT</w:t>
            </w:r>
            <w:r>
              <w:rPr>
                <w:rFonts w:hint="cs"/>
                <w:cs/>
              </w:rPr>
              <w:t xml:space="preserve"> ตามสูตรดังนี้</w:t>
            </w:r>
            <w:r>
              <w:t xml:space="preserve"> IncentivePriceExcluding</w:t>
            </w:r>
            <w:r w:rsidRPr="001624DE">
              <w:t>VAT</w:t>
            </w:r>
            <w:r>
              <w:rPr>
                <w:rFonts w:cs="Angsana New"/>
                <w:cs/>
              </w:rPr>
              <w:t xml:space="preserve"> * </w:t>
            </w:r>
            <w:r>
              <w:t xml:space="preserve">VAT </w:t>
            </w:r>
            <w:r>
              <w:rPr>
                <w:rFonts w:hint="cs"/>
                <w:cs/>
              </w:rPr>
              <w:t xml:space="preserve">และจะต้องปัดทศนิยมให้เหลือแค่ </w:t>
            </w:r>
            <w:r>
              <w:t xml:space="preserve">2 </w:t>
            </w:r>
            <w:r>
              <w:rPr>
                <w:rFonts w:hint="cs"/>
                <w:cs/>
              </w:rPr>
              <w:t>ตำแหน่งตามหลักคณิตศาสตร์</w:t>
            </w:r>
          </w:p>
          <w:p w:rsidR="00227F8F" w:rsidP="00856C9D" w:rsidRDefault="00227F8F" w14:paraId="2817295D" w14:textId="6EA96D1D">
            <w:r>
              <w:rPr>
                <w:rFonts w:hint="cs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ใส่ได้เฉพาะตัวเลขและจุดทศนิยมเท่านั้น</w:t>
            </w:r>
          </w:p>
        </w:tc>
      </w:tr>
      <w:tr w:rsidRPr="008979A8" w:rsidR="00856C9D" w:rsidTr="00856C9D" w14:paraId="0C26DC3A" w14:textId="77777777">
        <w:trPr>
          <w:trHeight w:val="108"/>
        </w:trPr>
        <w:tc>
          <w:tcPr>
            <w:tcW w:w="925" w:type="pct"/>
          </w:tcPr>
          <w:p w:rsidR="00856C9D" w:rsidP="00856C9D" w:rsidRDefault="00856C9D" w14:paraId="182721EE" w14:textId="77777777">
            <w:pPr>
              <w:rPr>
                <w:rFonts w:cs="CordiaUPC"/>
                <w:cs/>
              </w:rPr>
            </w:pPr>
            <w:r>
              <w:t>IncentivePriceIncluding</w:t>
            </w:r>
            <w:r w:rsidRPr="001624DE">
              <w:t>VAT</w:t>
            </w:r>
          </w:p>
        </w:tc>
        <w:tc>
          <w:tcPr>
            <w:tcW w:w="1059" w:type="pct"/>
          </w:tcPr>
          <w:p w:rsidR="00856C9D" w:rsidP="00856C9D" w:rsidRDefault="00227F8F" w14:paraId="304D5E9C" w14:textId="1B865312">
            <w:pPr>
              <w:rPr>
                <w:rFonts w:cs="CordiaUPC"/>
              </w:rPr>
            </w:pPr>
            <w:r>
              <w:rPr>
                <w:rFonts w:cs="CordiaUPC"/>
              </w:rPr>
              <w:t>Text</w:t>
            </w:r>
            <w:r w:rsidR="00856C9D">
              <w:rPr>
                <w:rFonts w:cs="CordiaUPC"/>
              </w:rPr>
              <w:t xml:space="preserve"> Box</w:t>
            </w:r>
          </w:p>
        </w:tc>
        <w:tc>
          <w:tcPr>
            <w:tcW w:w="3016" w:type="pct"/>
          </w:tcPr>
          <w:p w:rsidR="00856C9D" w:rsidP="00856C9D" w:rsidRDefault="00856C9D" w14:paraId="23335486" w14:textId="77777777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Angsana New"/>
                <w:color w:val="FF0000"/>
                <w:cs/>
              </w:rPr>
              <w:t>*</w:t>
            </w:r>
            <w:r>
              <w:rPr>
                <w:color w:val="FF0000"/>
              </w:rPr>
              <w:t>Incentive Price In</w:t>
            </w:r>
            <w:r w:rsidRPr="00FB492E">
              <w:rPr>
                <w:color w:val="FF0000"/>
              </w:rPr>
              <w:t>cluding VAT</w:t>
            </w:r>
            <w:r>
              <w:rPr>
                <w:rFonts w:cs="Angsana New"/>
                <w:cs/>
              </w:rPr>
              <w:t xml:space="preserve"> : …… </w:t>
            </w:r>
            <w:r>
              <w:t>Baht</w:t>
            </w:r>
          </w:p>
          <w:p w:rsidR="00856C9D" w:rsidP="00856C9D" w:rsidRDefault="00856C9D" w14:paraId="49EEFD93" w14:textId="77777777">
            <w:r>
              <w:rPr>
                <w:rFonts w:hint="cs"/>
                <w:cs/>
              </w:rPr>
              <w:t xml:space="preserve">เมื่อ </w:t>
            </w:r>
            <w:r>
              <w:t xml:space="preserve">User </w:t>
            </w:r>
            <w:r>
              <w:rPr>
                <w:rFonts w:hint="cs"/>
                <w:cs/>
              </w:rPr>
              <w:t xml:space="preserve">กรอกข้อมูลที่ </w:t>
            </w:r>
            <w:r>
              <w:t xml:space="preserve">Field </w:t>
            </w:r>
            <w:r>
              <w:rPr>
                <w:rFonts w:hint="cs"/>
                <w:cs/>
              </w:rPr>
              <w:t>นี้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และ </w:t>
            </w:r>
            <w:r>
              <w:t>IncentivePriceExcluding</w:t>
            </w:r>
            <w:r w:rsidRPr="001624DE">
              <w:t>VAT</w:t>
            </w:r>
            <w:r>
              <w:rPr>
                <w:rFonts w:hint="cs"/>
                <w:cs/>
              </w:rPr>
              <w:t xml:space="preserve"> มีค่าเป็นค่าว่างให้ระบบทำการคำนวนค่า </w:t>
            </w:r>
            <w:r>
              <w:t>IncentivePriceExcluding</w:t>
            </w:r>
            <w:r w:rsidRPr="001624DE">
              <w:t>VAT</w:t>
            </w:r>
            <w:r>
              <w:rPr>
                <w:rFonts w:hint="cs"/>
                <w:cs/>
              </w:rPr>
              <w:t xml:space="preserve"> ตามสูตรดังนี้</w:t>
            </w:r>
            <w:r>
              <w:t xml:space="preserve"> IncentivePriceIncluding</w:t>
            </w:r>
            <w:r w:rsidRPr="001624DE">
              <w:t>VAT</w:t>
            </w:r>
            <w:r>
              <w:rPr>
                <w:rFonts w:cs="Angsana New"/>
                <w:cs/>
              </w:rPr>
              <w:t xml:space="preserve"> / </w:t>
            </w:r>
            <w:r>
              <w:t>VAT</w:t>
            </w:r>
            <w:r>
              <w:rPr>
                <w:rFonts w:hint="cs"/>
                <w:cs/>
              </w:rPr>
              <w:t xml:space="preserve"> และจะต้องปัดทศนิยมให้เหลือแค่ </w:t>
            </w:r>
            <w:r>
              <w:t xml:space="preserve">2 </w:t>
            </w:r>
            <w:r>
              <w:rPr>
                <w:rFonts w:hint="cs"/>
                <w:cs/>
              </w:rPr>
              <w:t>ตำแหน่งตามหลักคณิตศาสตร์</w:t>
            </w:r>
          </w:p>
          <w:p w:rsidRPr="00331336" w:rsidR="00227F8F" w:rsidP="00856C9D" w:rsidRDefault="00227F8F" w14:paraId="033E67F5" w14:textId="7082D986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ใส่ได้เฉพาะตัวเลขและจุดทศนิยมเท่านั้น</w:t>
            </w:r>
          </w:p>
        </w:tc>
      </w:tr>
      <w:tr w:rsidRPr="008979A8" w:rsidR="00856C9D" w:rsidTr="00856C9D" w14:paraId="25FFE7A6" w14:textId="77777777">
        <w:trPr>
          <w:trHeight w:val="108"/>
        </w:trPr>
        <w:tc>
          <w:tcPr>
            <w:tcW w:w="925" w:type="pct"/>
          </w:tcPr>
          <w:p w:rsidR="00856C9D" w:rsidP="00856C9D" w:rsidRDefault="00856C9D" w14:paraId="49DB55B8" w14:textId="77777777">
            <w:pPr>
              <w:rPr>
                <w:rFonts w:cs="CordiaUPC"/>
                <w:cs/>
              </w:rPr>
            </w:pPr>
            <w:r w:rsidRPr="001624DE">
              <w:t>IncentiveStartDate</w:t>
            </w:r>
          </w:p>
        </w:tc>
        <w:tc>
          <w:tcPr>
            <w:tcW w:w="1059" w:type="pct"/>
          </w:tcPr>
          <w:p w:rsidR="00856C9D" w:rsidP="00856C9D" w:rsidRDefault="00856C9D" w14:paraId="7E744A99" w14:textId="77777777">
            <w:pPr>
              <w:rPr>
                <w:rFonts w:cs="CordiaUPC"/>
              </w:rPr>
            </w:pPr>
            <w:r>
              <w:t>Calendar</w:t>
            </w:r>
          </w:p>
        </w:tc>
        <w:tc>
          <w:tcPr>
            <w:tcW w:w="3016" w:type="pct"/>
          </w:tcPr>
          <w:p w:rsidR="00856C9D" w:rsidP="00856C9D" w:rsidRDefault="00856C9D" w14:paraId="4E5ECD89" w14:textId="77777777">
            <w:pPr>
              <w:rPr>
                <w:cs/>
              </w:rPr>
            </w:pPr>
            <w:r w:rsidRPr="00766CC1">
              <w:t xml:space="preserve">Label </w:t>
            </w:r>
            <w:r w:rsidRPr="00766CC1">
              <w:rPr>
                <w:rFonts w:cs="Angsana New"/>
                <w:cs/>
              </w:rPr>
              <w:t xml:space="preserve">: </w:t>
            </w:r>
            <w:r w:rsidRPr="00766CC1">
              <w:rPr>
                <w:rFonts w:cs="Angsana New"/>
                <w:color w:val="FF0000"/>
                <w:cs/>
              </w:rPr>
              <w:t>*</w:t>
            </w:r>
            <w:r>
              <w:rPr>
                <w:color w:val="FF0000"/>
              </w:rPr>
              <w:t>Incentive Start Date</w:t>
            </w:r>
          </w:p>
        </w:tc>
      </w:tr>
      <w:tr w:rsidRPr="008979A8" w:rsidR="00856C9D" w:rsidTr="00856C9D" w14:paraId="59FCEE43" w14:textId="77777777">
        <w:trPr>
          <w:trHeight w:val="108"/>
        </w:trPr>
        <w:tc>
          <w:tcPr>
            <w:tcW w:w="925" w:type="pct"/>
          </w:tcPr>
          <w:p w:rsidR="00856C9D" w:rsidP="00856C9D" w:rsidRDefault="00856C9D" w14:paraId="65668DD7" w14:textId="77777777">
            <w:pPr>
              <w:rPr>
                <w:rFonts w:cs="CordiaUPC"/>
                <w:cs/>
              </w:rPr>
            </w:pPr>
            <w:r>
              <w:rPr>
                <w:rFonts w:cs="CordiaUPC"/>
              </w:rPr>
              <w:t>incentiveEndDate</w:t>
            </w:r>
          </w:p>
        </w:tc>
        <w:tc>
          <w:tcPr>
            <w:tcW w:w="1059" w:type="pct"/>
          </w:tcPr>
          <w:p w:rsidR="00856C9D" w:rsidP="00856C9D" w:rsidRDefault="00856C9D" w14:paraId="2A5C5656" w14:textId="77777777">
            <w:pPr>
              <w:rPr>
                <w:rFonts w:cs="CordiaUPC"/>
              </w:rPr>
            </w:pPr>
            <w:r>
              <w:t>Calendar</w:t>
            </w:r>
          </w:p>
        </w:tc>
        <w:tc>
          <w:tcPr>
            <w:tcW w:w="3016" w:type="pct"/>
          </w:tcPr>
          <w:p w:rsidR="00856C9D" w:rsidP="00856C9D" w:rsidRDefault="00856C9D" w14:paraId="3368E3EE" w14:textId="77777777">
            <w:pPr>
              <w:rPr>
                <w:cs/>
              </w:rPr>
            </w:pPr>
            <w:r w:rsidRPr="00766CC1">
              <w:t xml:space="preserve">Label </w:t>
            </w:r>
            <w:r w:rsidRPr="00766CC1">
              <w:rPr>
                <w:rFonts w:cs="Angsana New"/>
                <w:cs/>
              </w:rPr>
              <w:t xml:space="preserve">: </w:t>
            </w:r>
            <w:r w:rsidRPr="00766CC1">
              <w:rPr>
                <w:rFonts w:cs="Angsana New"/>
                <w:color w:val="FF0000"/>
                <w:cs/>
              </w:rPr>
              <w:t>*</w:t>
            </w:r>
            <w:r>
              <w:rPr>
                <w:color w:val="FF0000"/>
              </w:rPr>
              <w:t>Incentive End</w:t>
            </w:r>
            <w:r w:rsidRPr="00766CC1">
              <w:rPr>
                <w:color w:val="FF0000"/>
              </w:rPr>
              <w:t xml:space="preserve"> Date</w:t>
            </w:r>
          </w:p>
        </w:tc>
      </w:tr>
      <w:tr w:rsidRPr="008979A8" w:rsidR="00856C9D" w:rsidTr="00856C9D" w14:paraId="4E94BC5B" w14:textId="77777777">
        <w:trPr>
          <w:trHeight w:val="108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Pr="00766CC1" w:rsidR="00856C9D" w:rsidP="00856C9D" w:rsidRDefault="00856C9D" w14:paraId="574D6125" w14:textId="77777777">
            <w:pPr>
              <w:pStyle w:val="HeaderTable"/>
            </w:pPr>
            <w:r>
              <w:t>End Incentive Section</w:t>
            </w:r>
          </w:p>
        </w:tc>
      </w:tr>
    </w:tbl>
    <w:p w:rsidR="00856C9D" w:rsidP="00BB3F68" w:rsidRDefault="00856C9D" w14:paraId="3B0AC8D3" w14:textId="77777777">
      <w:pPr>
        <w:pStyle w:val="Heading3"/>
        <w:numPr>
          <w:ilvl w:val="0"/>
          <w:numId w:val="40"/>
        </w:numPr>
        <w:rPr>
          <w:rFonts w:ascii="CordiaUPC" w:hAnsi="CordiaUPC" w:cs="CordiaUPC"/>
          <w:sz w:val="32"/>
          <w:szCs w:val="32"/>
        </w:rPr>
      </w:pPr>
      <w:r w:rsidRPr="008979A8">
        <w:rPr>
          <w:rFonts w:ascii="CordiaUPC" w:hAnsi="CordiaUPC" w:cs="CordiaUPC"/>
          <w:sz w:val="32"/>
          <w:szCs w:val="32"/>
        </w:rPr>
        <w:t>Script Validation</w:t>
      </w:r>
    </w:p>
    <w:tbl>
      <w:tblPr>
        <w:tblW w:w="4938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384"/>
        <w:gridCol w:w="2897"/>
        <w:gridCol w:w="3314"/>
        <w:gridCol w:w="1309"/>
      </w:tblGrid>
      <w:tr w:rsidRPr="008979A8" w:rsidR="00856C9D" w:rsidTr="00856C9D" w14:paraId="1BCE9708" w14:textId="77777777">
        <w:trPr>
          <w:cantSplit/>
          <w:tblHeader/>
        </w:trPr>
        <w:tc>
          <w:tcPr>
            <w:tcW w:w="777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856C9D" w:rsidP="00856C9D" w:rsidRDefault="00856C9D" w14:paraId="27C7115C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Error Code</w:t>
            </w:r>
          </w:p>
        </w:tc>
        <w:tc>
          <w:tcPr>
            <w:tcW w:w="1627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856C9D" w:rsidP="00856C9D" w:rsidRDefault="00856C9D" w14:paraId="1AF1AD92" w14:textId="77777777">
            <w:pPr>
              <w:rPr>
                <w:rFonts w:cs="CordiaUPC"/>
                <w:b/>
                <w:bCs/>
              </w:rPr>
            </w:pPr>
            <w:r>
              <w:rPr>
                <w:rFonts w:cs="CordiaUPC"/>
                <w:b/>
                <w:bCs/>
              </w:rPr>
              <w:t xml:space="preserve">Error Message </w:t>
            </w:r>
          </w:p>
        </w:tc>
        <w:tc>
          <w:tcPr>
            <w:tcW w:w="1861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856C9D" w:rsidP="00856C9D" w:rsidRDefault="00856C9D" w14:paraId="449C87E4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Logic</w:t>
            </w:r>
          </w:p>
        </w:tc>
        <w:tc>
          <w:tcPr>
            <w:tcW w:w="735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856C9D" w:rsidP="00856C9D" w:rsidRDefault="00856C9D" w14:paraId="4416051A" w14:textId="77777777">
            <w:pPr>
              <w:rPr>
                <w:rFonts w:cs="CordiaUPC"/>
                <w:b/>
                <w:bCs/>
              </w:rPr>
            </w:pPr>
            <w:r>
              <w:rPr>
                <w:rFonts w:cs="CordiaUPC"/>
                <w:b/>
                <w:bCs/>
              </w:rPr>
              <w:t>Submit Call</w:t>
            </w:r>
          </w:p>
        </w:tc>
      </w:tr>
      <w:tr w:rsidR="00856C9D" w:rsidTr="00856C9D" w14:paraId="5C1EAA2A" w14:textId="77777777">
        <w:tc>
          <w:tcPr>
            <w:tcW w:w="777" w:type="pct"/>
          </w:tcPr>
          <w:p w:rsidR="00856C9D" w:rsidP="00856C9D" w:rsidRDefault="00856C9D" w14:paraId="5F84C68D" w14:textId="77777777">
            <w:r>
              <w:t>00001</w:t>
            </w:r>
          </w:p>
        </w:tc>
        <w:tc>
          <w:tcPr>
            <w:tcW w:w="1627" w:type="pct"/>
          </w:tcPr>
          <w:p w:rsidRPr="001624DE" w:rsidR="00856C9D" w:rsidP="00856C9D" w:rsidRDefault="00856C9D" w14:paraId="03C1F55B" w14:textId="77777777">
            <w:r>
              <w:t xml:space="preserve">SQT </w:t>
            </w:r>
            <w:r w:rsidRPr="001624DE">
              <w:t>Flag</w:t>
            </w:r>
            <w:r>
              <w:t xml:space="preserve">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856C9D" w:rsidP="00856C9D" w:rsidRDefault="00856C9D" w14:paraId="42EE4746" w14:textId="77777777">
            <w:r>
              <w:t xml:space="preserve">sqtFlag </w:t>
            </w:r>
            <w:r>
              <w:rPr>
                <w:rFonts w:hint="cs"/>
                <w:cs/>
              </w:rPr>
              <w:t xml:space="preserve">จะต้องเป็น </w:t>
            </w:r>
            <w:r>
              <w:t>Mandatory</w:t>
            </w:r>
          </w:p>
        </w:tc>
        <w:tc>
          <w:tcPr>
            <w:tcW w:w="735" w:type="pct"/>
          </w:tcPr>
          <w:p w:rsidR="00856C9D" w:rsidP="00856C9D" w:rsidRDefault="00856C9D" w14:paraId="4A313081" w14:textId="77777777">
            <w:pPr>
              <w:rPr>
                <w:rFonts w:cs="CordiaUPC"/>
                <w:szCs w:val="36"/>
              </w:rPr>
            </w:pPr>
            <w:r w:rsidRPr="003572B6">
              <w:rPr>
                <w:rFonts w:cs="CordiaUPC"/>
                <w:szCs w:val="36"/>
              </w:rPr>
              <w:t>Yes</w:t>
            </w:r>
          </w:p>
        </w:tc>
      </w:tr>
      <w:tr w:rsidR="00856C9D" w:rsidTr="00856C9D" w14:paraId="7EAD9F74" w14:textId="77777777">
        <w:tc>
          <w:tcPr>
            <w:tcW w:w="777" w:type="pct"/>
          </w:tcPr>
          <w:p w:rsidR="00856C9D" w:rsidP="00856C9D" w:rsidRDefault="00856C9D" w14:paraId="1F72FD47" w14:textId="77777777">
            <w:r w:rsidRPr="00A04A4B">
              <w:t>00005</w:t>
            </w:r>
          </w:p>
        </w:tc>
        <w:tc>
          <w:tcPr>
            <w:tcW w:w="1627" w:type="pct"/>
          </w:tcPr>
          <w:p w:rsidR="00856C9D" w:rsidP="00856C9D" w:rsidRDefault="00856C9D" w14:paraId="196B557A" w14:textId="77777777">
            <w:r w:rsidRPr="001624DE">
              <w:t>SQT</w:t>
            </w:r>
            <w:r>
              <w:rPr>
                <w:rFonts w:cs="Angsana New"/>
                <w:cs/>
              </w:rPr>
              <w:t xml:space="preserve"> </w:t>
            </w:r>
            <w:r w:rsidRPr="001624DE">
              <w:t>Flag</w:t>
            </w:r>
            <w:r>
              <w:t xml:space="preserve"> must be </w:t>
            </w:r>
            <w:r>
              <w:rPr>
                <w:rFonts w:cs="Angsana New"/>
                <w:cs/>
              </w:rPr>
              <w:t>“</w:t>
            </w:r>
            <w:r>
              <w:t>No</w:t>
            </w:r>
            <w:r>
              <w:rPr>
                <w:rFonts w:cs="Angsana New"/>
                <w:cs/>
              </w:rPr>
              <w:t xml:space="preserve">” </w:t>
            </w:r>
            <w:r>
              <w:t xml:space="preserve">when </w:t>
            </w:r>
            <w:r w:rsidRPr="00986273">
              <w:t>Human Touch</w:t>
            </w:r>
            <w:r>
              <w:t xml:space="preserve"> Point</w:t>
            </w:r>
            <w:r>
              <w:rPr>
                <w:rFonts w:hint="cs"/>
                <w:cs/>
              </w:rPr>
              <w:t xml:space="preserve"> </w:t>
            </w:r>
            <w:r>
              <w:t>don</w:t>
            </w:r>
            <w:r>
              <w:rPr>
                <w:rFonts w:cs="Angsana New"/>
                <w:cs/>
              </w:rPr>
              <w:t>’</w:t>
            </w:r>
            <w:r>
              <w:t xml:space="preserve">t selected </w:t>
            </w:r>
            <w:r>
              <w:rPr>
                <w:rFonts w:cs="Angsana New"/>
                <w:cs/>
              </w:rPr>
              <w:t>“</w:t>
            </w:r>
            <w:r>
              <w:t>Telewiz</w:t>
            </w:r>
            <w:r>
              <w:rPr>
                <w:rFonts w:cs="Angsana New"/>
                <w:cs/>
              </w:rPr>
              <w:t>”.</w:t>
            </w:r>
          </w:p>
        </w:tc>
        <w:tc>
          <w:tcPr>
            <w:tcW w:w="1861" w:type="pct"/>
          </w:tcPr>
          <w:p w:rsidR="00856C9D" w:rsidP="00856C9D" w:rsidRDefault="00856C9D" w14:paraId="45BAE424" w14:textId="77777777">
            <w:r>
              <w:rPr>
                <w:rFonts w:hint="cs"/>
                <w:cs/>
              </w:rPr>
              <w:t xml:space="preserve">ถ้า </w:t>
            </w:r>
            <w:r w:rsidRPr="00986273">
              <w:t>Human Touch</w:t>
            </w:r>
            <w:r>
              <w:t xml:space="preserve"> Point </w:t>
            </w:r>
            <w:r>
              <w:rPr>
                <w:rFonts w:hint="cs"/>
                <w:cs/>
              </w:rPr>
              <w:t xml:space="preserve">ที่เลือกมานั้นไม่ได้เลือก </w:t>
            </w:r>
            <w:r>
              <w:rPr>
                <w:rFonts w:cs="Angsana New"/>
                <w:cs/>
              </w:rPr>
              <w:t>“</w:t>
            </w:r>
            <w:r w:rsidRPr="00986273">
              <w:t>Telewiz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ดังนั้น </w:t>
            </w:r>
            <w:r w:rsidRPr="001624DE">
              <w:t>SQTFlag</w:t>
            </w:r>
            <w:r>
              <w:rPr>
                <w:rFonts w:hint="cs"/>
                <w:cs/>
              </w:rPr>
              <w:t xml:space="preserve"> จะต้องเป็น </w:t>
            </w:r>
            <w:r>
              <w:rPr>
                <w:rFonts w:cs="Angsana New"/>
                <w:cs/>
              </w:rPr>
              <w:t>“</w:t>
            </w:r>
            <w:r>
              <w:t>No</w:t>
            </w:r>
            <w:r>
              <w:rPr>
                <w:rFonts w:cs="Angsana New"/>
                <w:cs/>
              </w:rPr>
              <w:t>”</w:t>
            </w:r>
          </w:p>
          <w:p w:rsidRPr="00A04A4B" w:rsidR="00856C9D" w:rsidP="00856C9D" w:rsidRDefault="00856C9D" w14:paraId="2DCF031C" w14:textId="77777777"/>
        </w:tc>
        <w:tc>
          <w:tcPr>
            <w:tcW w:w="735" w:type="pct"/>
          </w:tcPr>
          <w:p w:rsidRPr="003572B6" w:rsidR="00856C9D" w:rsidP="00856C9D" w:rsidRDefault="00856C9D" w14:paraId="79B70E54" w14:textId="77777777">
            <w:pPr>
              <w:rPr>
                <w:rFonts w:cs="CordiaUPC"/>
                <w:szCs w:val="36"/>
              </w:rPr>
            </w:pPr>
            <w:r w:rsidRPr="003572B6">
              <w:rPr>
                <w:rFonts w:cs="CordiaUPC"/>
                <w:szCs w:val="36"/>
              </w:rPr>
              <w:t>Yes</w:t>
            </w:r>
          </w:p>
        </w:tc>
      </w:tr>
      <w:tr w:rsidR="00856C9D" w:rsidTr="00856C9D" w14:paraId="4DE5B7D9" w14:textId="77777777">
        <w:tc>
          <w:tcPr>
            <w:tcW w:w="777" w:type="pct"/>
          </w:tcPr>
          <w:p w:rsidR="00856C9D" w:rsidP="00856C9D" w:rsidRDefault="00856C9D" w14:paraId="65CB178E" w14:textId="77777777">
            <w:r>
              <w:t>00001</w:t>
            </w:r>
          </w:p>
        </w:tc>
        <w:tc>
          <w:tcPr>
            <w:tcW w:w="1627" w:type="pct"/>
          </w:tcPr>
          <w:p w:rsidRPr="001624DE" w:rsidR="00856C9D" w:rsidP="00856C9D" w:rsidRDefault="00856C9D" w14:paraId="3B538A83" w14:textId="77777777">
            <w:r>
              <w:t>P</w:t>
            </w:r>
            <w:r w:rsidRPr="001624DE">
              <w:t>erformance</w:t>
            </w:r>
            <w:r>
              <w:rPr>
                <w:rFonts w:cs="Angsana New"/>
                <w:cs/>
              </w:rPr>
              <w:t xml:space="preserve"> </w:t>
            </w:r>
            <w:r w:rsidRPr="001624DE">
              <w:t>Flag</w:t>
            </w:r>
            <w:r>
              <w:t xml:space="preserve">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856C9D" w:rsidP="00856C9D" w:rsidRDefault="00856C9D" w14:paraId="0EF59AF6" w14:textId="77777777">
            <w:r>
              <w:t>p</w:t>
            </w:r>
            <w:r w:rsidRPr="001624DE">
              <w:t>erformance</w:t>
            </w:r>
            <w:r>
              <w:t xml:space="preserve">Flag </w:t>
            </w:r>
            <w:r>
              <w:rPr>
                <w:rFonts w:hint="cs"/>
                <w:cs/>
              </w:rPr>
              <w:t xml:space="preserve">จะต้องเป็น </w:t>
            </w:r>
            <w:r>
              <w:t>Mandatory</w:t>
            </w:r>
          </w:p>
        </w:tc>
        <w:tc>
          <w:tcPr>
            <w:tcW w:w="735" w:type="pct"/>
          </w:tcPr>
          <w:p w:rsidR="00856C9D" w:rsidP="00856C9D" w:rsidRDefault="00856C9D" w14:paraId="7F467AE6" w14:textId="77777777">
            <w:pPr>
              <w:rPr>
                <w:rFonts w:cs="CordiaUPC"/>
                <w:szCs w:val="36"/>
              </w:rPr>
            </w:pPr>
            <w:r w:rsidRPr="003572B6">
              <w:rPr>
                <w:rFonts w:cs="CordiaUPC"/>
                <w:szCs w:val="36"/>
              </w:rPr>
              <w:t>Yes</w:t>
            </w:r>
          </w:p>
        </w:tc>
      </w:tr>
      <w:tr w:rsidR="00856C9D" w:rsidTr="00856C9D" w14:paraId="095EE41E" w14:textId="77777777">
        <w:tc>
          <w:tcPr>
            <w:tcW w:w="777" w:type="pct"/>
          </w:tcPr>
          <w:p w:rsidR="00856C9D" w:rsidP="00856C9D" w:rsidRDefault="00856C9D" w14:paraId="00CAE810" w14:textId="77777777">
            <w:r>
              <w:t>00001</w:t>
            </w:r>
          </w:p>
        </w:tc>
        <w:tc>
          <w:tcPr>
            <w:tcW w:w="1627" w:type="pct"/>
          </w:tcPr>
          <w:p w:rsidRPr="001624DE" w:rsidR="00856C9D" w:rsidP="00856C9D" w:rsidRDefault="00856C9D" w14:paraId="03355454" w14:textId="77777777">
            <w:r>
              <w:t>P</w:t>
            </w:r>
            <w:r w:rsidRPr="001624DE">
              <w:t>erformance</w:t>
            </w:r>
            <w:r>
              <w:rPr>
                <w:rFonts w:cs="Angsana New"/>
                <w:cs/>
              </w:rPr>
              <w:t xml:space="preserve"> </w:t>
            </w:r>
            <w:r w:rsidRPr="001624DE">
              <w:t>Category</w:t>
            </w:r>
            <w:r>
              <w:t xml:space="preserve">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856C9D" w:rsidP="00856C9D" w:rsidRDefault="00856C9D" w14:paraId="2FF0DBEE" w14:textId="77777777">
            <w:r>
              <w:t>p</w:t>
            </w:r>
            <w:r w:rsidRPr="001624DE">
              <w:t>erformance</w:t>
            </w:r>
            <w:r>
              <w:t xml:space="preserve">Category </w:t>
            </w:r>
            <w:r>
              <w:rPr>
                <w:rFonts w:hint="cs"/>
                <w:cs/>
              </w:rPr>
              <w:t xml:space="preserve">จะต้องเป็น </w:t>
            </w:r>
            <w:r>
              <w:t>Mandatory</w:t>
            </w:r>
          </w:p>
        </w:tc>
        <w:tc>
          <w:tcPr>
            <w:tcW w:w="735" w:type="pct"/>
          </w:tcPr>
          <w:p w:rsidR="00856C9D" w:rsidP="00856C9D" w:rsidRDefault="00856C9D" w14:paraId="46320E64" w14:textId="77777777">
            <w:pPr>
              <w:rPr>
                <w:rFonts w:cs="CordiaUPC"/>
                <w:szCs w:val="36"/>
              </w:rPr>
            </w:pPr>
            <w:r w:rsidRPr="003572B6">
              <w:rPr>
                <w:rFonts w:cs="CordiaUPC"/>
                <w:szCs w:val="36"/>
              </w:rPr>
              <w:t>Yes</w:t>
            </w:r>
          </w:p>
        </w:tc>
      </w:tr>
      <w:tr w:rsidR="00856C9D" w:rsidTr="00856C9D" w14:paraId="5C5AAEAF" w14:textId="77777777">
        <w:tc>
          <w:tcPr>
            <w:tcW w:w="777" w:type="pct"/>
          </w:tcPr>
          <w:p w:rsidR="00856C9D" w:rsidP="00856C9D" w:rsidRDefault="00856C9D" w14:paraId="1861FD29" w14:textId="77777777">
            <w:r w:rsidRPr="00A04A4B">
              <w:t>00005</w:t>
            </w:r>
          </w:p>
        </w:tc>
        <w:tc>
          <w:tcPr>
            <w:tcW w:w="1627" w:type="pct"/>
          </w:tcPr>
          <w:p w:rsidR="00856C9D" w:rsidP="00856C9D" w:rsidRDefault="002279FB" w14:paraId="0239D275" w14:textId="191C1BAD">
            <w:r>
              <w:rPr>
                <w:rStyle w:val="ui-provider"/>
              </w:rPr>
              <w:t xml:space="preserve">Performance Flag must be </w:t>
            </w:r>
            <w:r>
              <w:rPr>
                <w:rStyle w:val="ui-provider"/>
                <w:rFonts w:cs="CordiaUPC"/>
                <w:cs/>
              </w:rPr>
              <w:t>“</w:t>
            </w:r>
            <w:r>
              <w:rPr>
                <w:rStyle w:val="ui-provider"/>
              </w:rPr>
              <w:t>No</w:t>
            </w:r>
            <w:r>
              <w:rPr>
                <w:rStyle w:val="ui-provider"/>
                <w:rFonts w:cs="CordiaUPC"/>
                <w:cs/>
              </w:rPr>
              <w:t>”</w:t>
            </w:r>
            <w:r>
              <w:rPr>
                <w:rStyle w:val="ui-provider"/>
              </w:rPr>
              <w:t> when Human Touch Point don</w:t>
            </w:r>
            <w:r>
              <w:rPr>
                <w:rStyle w:val="ui-provider"/>
                <w:rFonts w:cs="CordiaUPC"/>
                <w:cs/>
              </w:rPr>
              <w:t>’</w:t>
            </w:r>
            <w:r>
              <w:rPr>
                <w:rStyle w:val="ui-provider"/>
              </w:rPr>
              <w:t xml:space="preserve">t selected any value or select </w:t>
            </w:r>
            <w:r>
              <w:rPr>
                <w:rStyle w:val="ui-provider"/>
                <w:rFonts w:cs="CordiaUPC"/>
                <w:cs/>
              </w:rPr>
              <w:t>“</w:t>
            </w:r>
            <w:r>
              <w:rPr>
                <w:rStyle w:val="ui-provider"/>
              </w:rPr>
              <w:t>Telewiz</w:t>
            </w:r>
            <w:r>
              <w:rPr>
                <w:rStyle w:val="ui-provider"/>
                <w:rFonts w:cs="CordiaUPC"/>
                <w:cs/>
              </w:rPr>
              <w:t xml:space="preserve">” </w:t>
            </w:r>
            <w:r>
              <w:rPr>
                <w:rStyle w:val="ui-provider"/>
              </w:rPr>
              <w:t>only</w:t>
            </w:r>
            <w:r>
              <w:rPr>
                <w:rStyle w:val="ui-provider"/>
                <w:rFonts w:cs="CordiaUPC"/>
                <w:cs/>
              </w:rPr>
              <w:t>.</w:t>
            </w:r>
          </w:p>
        </w:tc>
        <w:tc>
          <w:tcPr>
            <w:tcW w:w="1861" w:type="pct"/>
          </w:tcPr>
          <w:p w:rsidR="009231D8" w:rsidP="00961054" w:rsidRDefault="009231D8" w14:paraId="76103D7D" w14:textId="211BDBFD">
            <w:pPr>
              <w:spacing w:after="0"/>
            </w:pPr>
            <w:r>
              <w:t>Performance</w:t>
            </w:r>
            <w:r w:rsidRPr="001624DE">
              <w:t>Flag</w:t>
            </w:r>
            <w:r>
              <w:rPr>
                <w:rFonts w:hint="cs"/>
                <w:cs/>
              </w:rPr>
              <w:t xml:space="preserve"> จะต้องเป็น </w:t>
            </w:r>
            <w:r>
              <w:rPr>
                <w:rFonts w:cs="Angsana New"/>
                <w:cs/>
              </w:rPr>
              <w:t>“</w:t>
            </w:r>
            <w:r>
              <w:t>No</w:t>
            </w:r>
            <w:r>
              <w:rPr>
                <w:rFonts w:cs="Angsana New"/>
                <w:cs/>
              </w:rPr>
              <w:t>”</w:t>
            </w:r>
          </w:p>
          <w:p w:rsidR="009231D8" w:rsidP="00961054" w:rsidRDefault="009231D8" w14:paraId="01C00CB4" w14:textId="73E6FB62">
            <w:pPr>
              <w:spacing w:after="0"/>
              <w:rPr>
                <w:cs/>
              </w:rPr>
            </w:pPr>
            <w:r>
              <w:rPr>
                <w:rFonts w:hint="cs"/>
                <w:cs/>
              </w:rPr>
              <w:t xml:space="preserve">เมื่อ </w:t>
            </w:r>
            <w:r>
              <w:t xml:space="preserve">Human Touch Point </w:t>
            </w:r>
            <w:r>
              <w:rPr>
                <w:rFonts w:hint="cs"/>
                <w:cs/>
              </w:rPr>
              <w:t xml:space="preserve">ไม่มีค่า หรือ เลือกมาเฉพาะ </w:t>
            </w:r>
            <w:r>
              <w:rPr>
                <w:rFonts w:cs="CordiaUPC"/>
                <w:cs/>
              </w:rPr>
              <w:t>“</w:t>
            </w:r>
            <w:r>
              <w:t>Telewiz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>เท่านั้น</w:t>
            </w:r>
          </w:p>
          <w:p w:rsidR="00856C9D" w:rsidP="00856C9D" w:rsidRDefault="00856C9D" w14:paraId="1087D28A" w14:textId="77777777"/>
        </w:tc>
        <w:tc>
          <w:tcPr>
            <w:tcW w:w="735" w:type="pct"/>
          </w:tcPr>
          <w:p w:rsidRPr="003572B6" w:rsidR="00856C9D" w:rsidP="00856C9D" w:rsidRDefault="00856C9D" w14:paraId="45A4BFB0" w14:textId="77777777">
            <w:pPr>
              <w:rPr>
                <w:rFonts w:cs="CordiaUPC"/>
                <w:szCs w:val="36"/>
              </w:rPr>
            </w:pPr>
            <w:r w:rsidRPr="003572B6">
              <w:rPr>
                <w:rFonts w:cs="CordiaUPC"/>
                <w:szCs w:val="36"/>
              </w:rPr>
              <w:t>Yes</w:t>
            </w:r>
          </w:p>
        </w:tc>
      </w:tr>
      <w:tr w:rsidR="00856C9D" w:rsidTr="00856C9D" w14:paraId="161BB3E1" w14:textId="77777777">
        <w:tc>
          <w:tcPr>
            <w:tcW w:w="777" w:type="pct"/>
          </w:tcPr>
          <w:p w:rsidR="00856C9D" w:rsidP="00856C9D" w:rsidRDefault="00856C9D" w14:paraId="1DEC510F" w14:textId="77777777">
            <w:r>
              <w:t>00001</w:t>
            </w:r>
          </w:p>
        </w:tc>
        <w:tc>
          <w:tcPr>
            <w:tcW w:w="1627" w:type="pct"/>
          </w:tcPr>
          <w:p w:rsidRPr="001624DE" w:rsidR="00856C9D" w:rsidP="00856C9D" w:rsidRDefault="00856C9D" w14:paraId="0DEE6BFE" w14:textId="77777777">
            <w:r w:rsidRPr="001624DE">
              <w:t>Incentive</w:t>
            </w:r>
            <w:r>
              <w:rPr>
                <w:rFonts w:cs="Angsana New"/>
                <w:cs/>
              </w:rPr>
              <w:t xml:space="preserve"> </w:t>
            </w:r>
            <w:r w:rsidRPr="001624DE">
              <w:t>Flag</w:t>
            </w:r>
            <w:r>
              <w:t xml:space="preserve">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856C9D" w:rsidP="00856C9D" w:rsidRDefault="00856C9D" w14:paraId="0EB1A3F4" w14:textId="77777777">
            <w:r>
              <w:t xml:space="preserve">incentiveFlag </w:t>
            </w:r>
            <w:r>
              <w:rPr>
                <w:rFonts w:hint="cs"/>
                <w:cs/>
              </w:rPr>
              <w:t xml:space="preserve">จะต้องเป็น </w:t>
            </w:r>
            <w:r>
              <w:t>Mandatory</w:t>
            </w:r>
          </w:p>
        </w:tc>
        <w:tc>
          <w:tcPr>
            <w:tcW w:w="735" w:type="pct"/>
          </w:tcPr>
          <w:p w:rsidR="00856C9D" w:rsidP="00856C9D" w:rsidRDefault="00856C9D" w14:paraId="4FEB6F5A" w14:textId="77777777">
            <w:pPr>
              <w:rPr>
                <w:rFonts w:cs="CordiaUPC"/>
                <w:szCs w:val="36"/>
              </w:rPr>
            </w:pPr>
            <w:r w:rsidRPr="003572B6">
              <w:rPr>
                <w:rFonts w:cs="CordiaUPC"/>
                <w:szCs w:val="36"/>
              </w:rPr>
              <w:t>Yes</w:t>
            </w:r>
          </w:p>
        </w:tc>
      </w:tr>
      <w:tr w:rsidR="00856C9D" w:rsidTr="00856C9D" w14:paraId="30B695ED" w14:textId="77777777">
        <w:tc>
          <w:tcPr>
            <w:tcW w:w="777" w:type="pct"/>
          </w:tcPr>
          <w:p w:rsidRPr="000C4DB8" w:rsidR="00856C9D" w:rsidP="00856C9D" w:rsidRDefault="00856C9D" w14:paraId="3FD06C98" w14:textId="77777777">
            <w:r>
              <w:t>00004</w:t>
            </w:r>
          </w:p>
        </w:tc>
        <w:tc>
          <w:tcPr>
            <w:tcW w:w="1627" w:type="pct"/>
          </w:tcPr>
          <w:p w:rsidRPr="00E02D8D" w:rsidR="00856C9D" w:rsidP="00856C9D" w:rsidRDefault="00856C9D" w14:paraId="39E2E35A" w14:textId="77777777">
            <w:pPr>
              <w:rPr>
                <w:rFonts w:cs="CordiaUPC"/>
              </w:rPr>
            </w:pPr>
            <w:r w:rsidRPr="001624DE">
              <w:t>Incentive</w:t>
            </w:r>
            <w:r>
              <w:rPr>
                <w:rFonts w:cs="Angsana New"/>
                <w:cs/>
              </w:rPr>
              <w:t xml:space="preserve"> </w:t>
            </w:r>
            <w:r w:rsidRPr="001624DE">
              <w:t>Price</w:t>
            </w:r>
            <w:r>
              <w:t xml:space="preserve"> Excluding </w:t>
            </w:r>
            <w:r w:rsidRPr="001624DE">
              <w:t>VAT</w:t>
            </w:r>
            <w:r>
              <w:t xml:space="preserve"> is required when Incentive Flag is </w:t>
            </w:r>
            <w:r>
              <w:rPr>
                <w:rFonts w:cs="Angsana New"/>
                <w:cs/>
              </w:rPr>
              <w:t>“</w:t>
            </w:r>
            <w:r>
              <w:t>Yes</w:t>
            </w:r>
            <w:r>
              <w:rPr>
                <w:rFonts w:cs="Angsana New"/>
                <w:cs/>
              </w:rPr>
              <w:t>”</w:t>
            </w:r>
          </w:p>
        </w:tc>
        <w:tc>
          <w:tcPr>
            <w:tcW w:w="1861" w:type="pct"/>
          </w:tcPr>
          <w:p w:rsidR="00856C9D" w:rsidP="00856C9D" w:rsidRDefault="00856C9D" w14:paraId="5038CF42" w14:textId="77777777">
            <w:pPr>
              <w:rPr>
                <w:rFonts w:cs="CordiaUPC"/>
                <w:szCs w:val="36"/>
              </w:rPr>
            </w:pPr>
            <w:r>
              <w:t>incentivePriceExcluding</w:t>
            </w:r>
            <w:r w:rsidRPr="001624DE">
              <w:t>VAT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เป็น </w:t>
            </w:r>
            <w:r>
              <w:t xml:space="preserve">Mandatory </w:t>
            </w:r>
            <w:r>
              <w:rPr>
                <w:rFonts w:hint="cs"/>
                <w:cs/>
              </w:rPr>
              <w:t xml:space="preserve">เมื่อ </w:t>
            </w:r>
            <w:r>
              <w:t xml:space="preserve">incentiveFlag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t>Yes</w:t>
            </w:r>
            <w:r>
              <w:rPr>
                <w:rFonts w:cs="Angsana New"/>
                <w:cs/>
              </w:rPr>
              <w:t>”</w:t>
            </w:r>
          </w:p>
        </w:tc>
        <w:tc>
          <w:tcPr>
            <w:tcW w:w="735" w:type="pct"/>
          </w:tcPr>
          <w:p w:rsidR="00856C9D" w:rsidP="00856C9D" w:rsidRDefault="00856C9D" w14:paraId="2E73EF78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856C9D" w:rsidTr="00856C9D" w14:paraId="69EED9E0" w14:textId="77777777">
        <w:tc>
          <w:tcPr>
            <w:tcW w:w="777" w:type="pct"/>
          </w:tcPr>
          <w:p w:rsidR="00856C9D" w:rsidP="00856C9D" w:rsidRDefault="00856C9D" w14:paraId="67A27BF0" w14:textId="77777777">
            <w:r w:rsidRPr="002A323A">
              <w:rPr>
                <w:rFonts w:cs="CordiaUPC"/>
              </w:rPr>
              <w:t>00023</w:t>
            </w:r>
          </w:p>
        </w:tc>
        <w:tc>
          <w:tcPr>
            <w:tcW w:w="1627" w:type="pct"/>
          </w:tcPr>
          <w:p w:rsidRPr="001624DE" w:rsidR="00856C9D" w:rsidP="00856C9D" w:rsidRDefault="00856C9D" w14:paraId="5F799408" w14:textId="77777777">
            <w:r w:rsidRPr="001624DE">
              <w:t>Incentive</w:t>
            </w:r>
            <w:r>
              <w:rPr>
                <w:rFonts w:cs="Angsana New"/>
                <w:cs/>
              </w:rPr>
              <w:t xml:space="preserve"> </w:t>
            </w:r>
            <w:r w:rsidRPr="001624DE">
              <w:t>Price</w:t>
            </w:r>
            <w:r>
              <w:t xml:space="preserve"> Excluding </w:t>
            </w:r>
            <w:r w:rsidRPr="001624DE">
              <w:t>VAT</w:t>
            </w:r>
            <w:r>
              <w:t xml:space="preserve"> must be 2 decimal </w:t>
            </w:r>
            <w:r>
              <w:rPr>
                <w:rFonts w:cs="Angsana New"/>
                <w:cs/>
              </w:rPr>
              <w:t>(</w:t>
            </w:r>
            <w:r>
              <w:t>Min 0, Max 9,999,999,999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1861" w:type="pct"/>
          </w:tcPr>
          <w:p w:rsidR="00856C9D" w:rsidP="00856C9D" w:rsidRDefault="00856C9D" w14:paraId="5630DBAF" w14:textId="77777777">
            <w:r>
              <w:rPr>
                <w:rFonts w:hint="cs"/>
                <w:cs/>
              </w:rPr>
              <w:t xml:space="preserve">ถ้า </w:t>
            </w:r>
            <w:r w:rsidRPr="001624DE">
              <w:t>Incentive</w:t>
            </w:r>
            <w:r>
              <w:rPr>
                <w:rFonts w:cs="Angsana New"/>
                <w:cs/>
              </w:rPr>
              <w:t xml:space="preserve"> </w:t>
            </w:r>
            <w:r w:rsidRPr="001624DE">
              <w:t>Price</w:t>
            </w:r>
            <w:r>
              <w:t xml:space="preserve"> Excluding </w:t>
            </w:r>
            <w:r w:rsidRPr="001624DE">
              <w:t>VAT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มีค่า ดังนั้น </w:t>
            </w:r>
            <w:r w:rsidRPr="001624DE">
              <w:t>Incentive</w:t>
            </w:r>
            <w:r>
              <w:rPr>
                <w:rFonts w:cs="Angsana New"/>
                <w:cs/>
              </w:rPr>
              <w:t xml:space="preserve"> </w:t>
            </w:r>
            <w:r w:rsidRPr="001624DE">
              <w:t>Price</w:t>
            </w:r>
            <w:r>
              <w:t xml:space="preserve"> Excluding </w:t>
            </w:r>
            <w:r w:rsidRPr="001624DE">
              <w:t>VAT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จะต้องเป็นตัวเลขทศนิยม </w:t>
            </w:r>
            <w:r>
              <w:t xml:space="preserve">2 </w:t>
            </w:r>
            <w:r>
              <w:rPr>
                <w:rFonts w:hint="cs"/>
                <w:cs/>
              </w:rPr>
              <w:t xml:space="preserve">ตำแหน่งและมีค่าอยู่ในช่วง </w:t>
            </w:r>
            <w:r>
              <w:t xml:space="preserve">0 </w:t>
            </w:r>
            <w:r>
              <w:rPr>
                <w:rFonts w:cs="Angsana New"/>
                <w:cs/>
              </w:rPr>
              <w:t xml:space="preserve">– </w:t>
            </w:r>
            <w:r>
              <w:t>9,999,999,999</w:t>
            </w:r>
          </w:p>
        </w:tc>
        <w:tc>
          <w:tcPr>
            <w:tcW w:w="735" w:type="pct"/>
          </w:tcPr>
          <w:p w:rsidR="00856C9D" w:rsidP="00856C9D" w:rsidRDefault="00856C9D" w14:paraId="2B68AE2E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856C9D" w:rsidTr="00856C9D" w14:paraId="41CCDCD9" w14:textId="77777777">
        <w:tc>
          <w:tcPr>
            <w:tcW w:w="777" w:type="pct"/>
          </w:tcPr>
          <w:p w:rsidR="00856C9D" w:rsidP="00856C9D" w:rsidRDefault="00856C9D" w14:paraId="0B2944F0" w14:textId="77777777">
            <w:r w:rsidRPr="002A323A">
              <w:rPr>
                <w:rFonts w:cs="CordiaUPC"/>
              </w:rPr>
              <w:t>00023</w:t>
            </w:r>
          </w:p>
        </w:tc>
        <w:tc>
          <w:tcPr>
            <w:tcW w:w="1627" w:type="pct"/>
          </w:tcPr>
          <w:p w:rsidRPr="001624DE" w:rsidR="00856C9D" w:rsidP="00856C9D" w:rsidRDefault="00856C9D" w14:paraId="49466781" w14:textId="77777777">
            <w:r w:rsidRPr="001624DE">
              <w:t>Incentive</w:t>
            </w:r>
            <w:r>
              <w:rPr>
                <w:rFonts w:cs="Angsana New"/>
                <w:cs/>
              </w:rPr>
              <w:t xml:space="preserve"> </w:t>
            </w:r>
            <w:r w:rsidRPr="001624DE">
              <w:t>Price</w:t>
            </w:r>
            <w:r>
              <w:rPr>
                <w:rFonts w:cs="Angsana New"/>
                <w:cs/>
              </w:rPr>
              <w:t xml:space="preserve"> </w:t>
            </w:r>
            <w:r>
              <w:t xml:space="preserve">Including </w:t>
            </w:r>
            <w:r w:rsidRPr="001624DE">
              <w:t>VAT</w:t>
            </w:r>
            <w:r>
              <w:t xml:space="preserve"> must be 2 decimal </w:t>
            </w:r>
            <w:r>
              <w:rPr>
                <w:rFonts w:cs="Angsana New"/>
                <w:cs/>
              </w:rPr>
              <w:t>(</w:t>
            </w:r>
            <w:r>
              <w:t>Min 0, Max 9,999,999,999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1861" w:type="pct"/>
          </w:tcPr>
          <w:p w:rsidR="00856C9D" w:rsidP="00856C9D" w:rsidRDefault="00856C9D" w14:paraId="2CFDA22C" w14:textId="77777777">
            <w:r>
              <w:rPr>
                <w:rFonts w:hint="cs"/>
                <w:cs/>
              </w:rPr>
              <w:t xml:space="preserve">ถ้า </w:t>
            </w:r>
            <w:r w:rsidRPr="001624DE">
              <w:t>Incentive</w:t>
            </w:r>
            <w:r>
              <w:rPr>
                <w:rFonts w:cs="Angsana New"/>
                <w:cs/>
              </w:rPr>
              <w:t xml:space="preserve"> </w:t>
            </w:r>
            <w:r w:rsidRPr="001624DE">
              <w:t>Price</w:t>
            </w:r>
            <w:r>
              <w:t xml:space="preserve"> Including </w:t>
            </w:r>
            <w:r w:rsidRPr="001624DE">
              <w:t>VAT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มีค่า ดังนั้น </w:t>
            </w:r>
            <w:r w:rsidRPr="001624DE">
              <w:t>Incentive</w:t>
            </w:r>
            <w:r>
              <w:rPr>
                <w:rFonts w:cs="Angsana New"/>
                <w:cs/>
              </w:rPr>
              <w:t xml:space="preserve"> </w:t>
            </w:r>
            <w:r w:rsidRPr="001624DE">
              <w:t>Price</w:t>
            </w:r>
            <w:r>
              <w:t xml:space="preserve"> Including </w:t>
            </w:r>
            <w:r w:rsidRPr="001624DE">
              <w:t>VAT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จะต้องเป็นตัวเลขทศนิยม </w:t>
            </w:r>
            <w:r>
              <w:t xml:space="preserve">2 </w:t>
            </w:r>
            <w:r>
              <w:rPr>
                <w:rFonts w:hint="cs"/>
                <w:cs/>
              </w:rPr>
              <w:t xml:space="preserve">ตำแหน่งและมีค่าอยู่ในช่วง </w:t>
            </w:r>
            <w:r>
              <w:t xml:space="preserve">0 </w:t>
            </w:r>
            <w:r>
              <w:rPr>
                <w:rFonts w:cs="Angsana New"/>
                <w:cs/>
              </w:rPr>
              <w:t xml:space="preserve">– </w:t>
            </w:r>
            <w:r>
              <w:t>9,999,999,999</w:t>
            </w:r>
          </w:p>
        </w:tc>
        <w:tc>
          <w:tcPr>
            <w:tcW w:w="735" w:type="pct"/>
          </w:tcPr>
          <w:p w:rsidR="00856C9D" w:rsidP="00856C9D" w:rsidRDefault="00856C9D" w14:paraId="19433174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856C9D" w:rsidTr="00856C9D" w14:paraId="1D17A97C" w14:textId="77777777">
        <w:tc>
          <w:tcPr>
            <w:tcW w:w="777" w:type="pct"/>
          </w:tcPr>
          <w:p w:rsidRPr="002A323A" w:rsidR="00856C9D" w:rsidP="00856C9D" w:rsidRDefault="00856C9D" w14:paraId="6B414307" w14:textId="77777777">
            <w:pPr>
              <w:rPr>
                <w:rFonts w:cs="CordiaUPC"/>
              </w:rPr>
            </w:pPr>
            <w:r w:rsidRPr="007C6298">
              <w:rPr>
                <w:rFonts w:cs="CordiaUPC"/>
              </w:rPr>
              <w:t>00015</w:t>
            </w:r>
          </w:p>
        </w:tc>
        <w:tc>
          <w:tcPr>
            <w:tcW w:w="1627" w:type="pct"/>
          </w:tcPr>
          <w:p w:rsidRPr="001624DE" w:rsidR="00856C9D" w:rsidP="00856C9D" w:rsidRDefault="00856C9D" w14:paraId="41B54759" w14:textId="77777777">
            <w:r w:rsidRPr="001624DE">
              <w:t>Incentive</w:t>
            </w:r>
            <w:r>
              <w:rPr>
                <w:rFonts w:cs="Angsana New"/>
                <w:cs/>
              </w:rPr>
              <w:t xml:space="preserve"> </w:t>
            </w:r>
            <w:r w:rsidRPr="001624DE">
              <w:t>Price</w:t>
            </w:r>
            <w:r>
              <w:t xml:space="preserve"> Excluding VAT must be less than or equal to </w:t>
            </w:r>
            <w:r w:rsidRPr="001624DE">
              <w:t>Incentive</w:t>
            </w:r>
            <w:r>
              <w:rPr>
                <w:rFonts w:cs="Angsana New"/>
                <w:cs/>
              </w:rPr>
              <w:t xml:space="preserve"> </w:t>
            </w:r>
            <w:r w:rsidRPr="001624DE">
              <w:t>Price</w:t>
            </w:r>
            <w:r>
              <w:t xml:space="preserve"> Including VAT</w:t>
            </w:r>
            <w:r w:rsidRPr="007C6298"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856C9D" w:rsidP="00856C9D" w:rsidRDefault="00856C9D" w14:paraId="627EF912" w14:textId="77777777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 w:rsidRPr="001624DE">
              <w:t>Incentive</w:t>
            </w:r>
            <w:r>
              <w:rPr>
                <w:rFonts w:cs="Angsana New"/>
                <w:cs/>
              </w:rPr>
              <w:t xml:space="preserve"> </w:t>
            </w:r>
            <w:r w:rsidRPr="001624DE">
              <w:t>Price</w:t>
            </w:r>
            <w:r>
              <w:t xml:space="preserve"> Excluding VAT </w:t>
            </w:r>
            <w:r>
              <w:rPr>
                <w:rFonts w:hint="cs"/>
                <w:cs/>
              </w:rPr>
              <w:t>และ</w:t>
            </w:r>
            <w:r>
              <w:rPr>
                <w:rFonts w:cs="Angsana New"/>
                <w:cs/>
              </w:rPr>
              <w:t xml:space="preserve"> </w:t>
            </w:r>
            <w:r w:rsidRPr="001624DE">
              <w:t>Incentive</w:t>
            </w:r>
            <w:r>
              <w:rPr>
                <w:rFonts w:cs="Angsana New"/>
                <w:cs/>
              </w:rPr>
              <w:t xml:space="preserve"> </w:t>
            </w:r>
            <w:r w:rsidRPr="001624DE">
              <w:t>Price</w:t>
            </w:r>
            <w:r>
              <w:t xml:space="preserve"> Including VAT </w:t>
            </w:r>
            <w:r>
              <w:rPr>
                <w:rFonts w:hint="cs"/>
                <w:cs/>
              </w:rPr>
              <w:t xml:space="preserve">มีค่า ดังนั้น </w:t>
            </w:r>
            <w:r w:rsidRPr="001624DE">
              <w:t>Incentive</w:t>
            </w:r>
            <w:r>
              <w:rPr>
                <w:rFonts w:cs="Angsana New"/>
                <w:cs/>
              </w:rPr>
              <w:t xml:space="preserve"> </w:t>
            </w:r>
            <w:r w:rsidRPr="001624DE">
              <w:t>Price</w:t>
            </w:r>
            <w:r>
              <w:t xml:space="preserve"> Excluding VAT</w:t>
            </w:r>
            <w:r>
              <w:rPr>
                <w:rFonts w:hint="cs"/>
                <w:cs/>
              </w:rPr>
              <w:t xml:space="preserve"> จะต้องมีค่าน้อยกว่าหรือเท่ากับ</w:t>
            </w:r>
            <w:r w:rsidRPr="001624DE">
              <w:t xml:space="preserve"> Incentive</w:t>
            </w:r>
            <w:r>
              <w:rPr>
                <w:rFonts w:cs="Angsana New"/>
                <w:cs/>
              </w:rPr>
              <w:t xml:space="preserve"> </w:t>
            </w:r>
            <w:r w:rsidRPr="001624DE">
              <w:t>Price</w:t>
            </w:r>
            <w:r>
              <w:t xml:space="preserve"> Including VAT</w:t>
            </w:r>
          </w:p>
        </w:tc>
        <w:tc>
          <w:tcPr>
            <w:tcW w:w="735" w:type="pct"/>
          </w:tcPr>
          <w:p w:rsidR="00856C9D" w:rsidP="00856C9D" w:rsidRDefault="00856C9D" w14:paraId="3C261C47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856C9D" w:rsidTr="00856C9D" w14:paraId="0A26892D" w14:textId="77777777">
        <w:tc>
          <w:tcPr>
            <w:tcW w:w="777" w:type="pct"/>
          </w:tcPr>
          <w:p w:rsidRPr="000C4DB8" w:rsidR="00856C9D" w:rsidP="00856C9D" w:rsidRDefault="00856C9D" w14:paraId="2FCDBDC9" w14:textId="77777777">
            <w:r>
              <w:t>00004</w:t>
            </w:r>
          </w:p>
        </w:tc>
        <w:tc>
          <w:tcPr>
            <w:tcW w:w="1627" w:type="pct"/>
          </w:tcPr>
          <w:p w:rsidRPr="00E02D8D" w:rsidR="00856C9D" w:rsidP="00856C9D" w:rsidRDefault="00856C9D" w14:paraId="02F6834B" w14:textId="77777777">
            <w:pPr>
              <w:rPr>
                <w:rFonts w:cs="CordiaUPC"/>
              </w:rPr>
            </w:pPr>
            <w:r w:rsidRPr="001624DE">
              <w:t>Incentive</w:t>
            </w:r>
            <w:r>
              <w:rPr>
                <w:rFonts w:cs="Angsana New"/>
                <w:cs/>
              </w:rPr>
              <w:t xml:space="preserve"> </w:t>
            </w:r>
            <w:r w:rsidRPr="001624DE">
              <w:t>Start</w:t>
            </w:r>
            <w:r>
              <w:rPr>
                <w:rFonts w:cs="Angsana New"/>
                <w:cs/>
              </w:rPr>
              <w:t xml:space="preserve"> </w:t>
            </w:r>
            <w:r w:rsidRPr="001624DE">
              <w:t>Date</w:t>
            </w:r>
            <w:r>
              <w:t xml:space="preserve"> is required when Incentive Flag is </w:t>
            </w:r>
            <w:r>
              <w:rPr>
                <w:rFonts w:cs="Angsana New"/>
                <w:cs/>
              </w:rPr>
              <w:t>“</w:t>
            </w:r>
            <w:r>
              <w:t>Yes</w:t>
            </w:r>
            <w:r>
              <w:rPr>
                <w:rFonts w:cs="Angsana New"/>
                <w:cs/>
              </w:rPr>
              <w:t>”</w:t>
            </w:r>
          </w:p>
        </w:tc>
        <w:tc>
          <w:tcPr>
            <w:tcW w:w="1861" w:type="pct"/>
          </w:tcPr>
          <w:p w:rsidR="00856C9D" w:rsidP="00856C9D" w:rsidRDefault="00856C9D" w14:paraId="46177B5C" w14:textId="77777777">
            <w:pPr>
              <w:rPr>
                <w:rFonts w:cs="CordiaUPC"/>
                <w:szCs w:val="36"/>
              </w:rPr>
            </w:pPr>
            <w:r>
              <w:t xml:space="preserve">incentiveStartDate </w:t>
            </w:r>
            <w:r>
              <w:rPr>
                <w:rFonts w:hint="cs"/>
                <w:cs/>
              </w:rPr>
              <w:t xml:space="preserve">เป็น </w:t>
            </w:r>
            <w:r>
              <w:t xml:space="preserve">Mandatory </w:t>
            </w:r>
            <w:r>
              <w:rPr>
                <w:rFonts w:hint="cs"/>
                <w:cs/>
              </w:rPr>
              <w:t xml:space="preserve">เมื่อ </w:t>
            </w:r>
            <w:r>
              <w:t xml:space="preserve">incentiveFlag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t>Yes</w:t>
            </w:r>
            <w:r>
              <w:rPr>
                <w:rFonts w:cs="Angsana New"/>
                <w:cs/>
              </w:rPr>
              <w:t>”</w:t>
            </w:r>
          </w:p>
        </w:tc>
        <w:tc>
          <w:tcPr>
            <w:tcW w:w="735" w:type="pct"/>
          </w:tcPr>
          <w:p w:rsidR="00856C9D" w:rsidP="00856C9D" w:rsidRDefault="00856C9D" w14:paraId="0DE44B39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856C9D" w:rsidTr="00856C9D" w14:paraId="4BC82E8C" w14:textId="77777777">
        <w:tc>
          <w:tcPr>
            <w:tcW w:w="777" w:type="pct"/>
          </w:tcPr>
          <w:p w:rsidRPr="000C4DB8" w:rsidR="00856C9D" w:rsidP="00856C9D" w:rsidRDefault="00856C9D" w14:paraId="0369310F" w14:textId="77777777">
            <w:r>
              <w:t>00004</w:t>
            </w:r>
          </w:p>
        </w:tc>
        <w:tc>
          <w:tcPr>
            <w:tcW w:w="1627" w:type="pct"/>
          </w:tcPr>
          <w:p w:rsidRPr="00E02D8D" w:rsidR="00856C9D" w:rsidP="00856C9D" w:rsidRDefault="00856C9D" w14:paraId="758BB848" w14:textId="77777777">
            <w:pPr>
              <w:rPr>
                <w:rFonts w:cs="CordiaUPC"/>
              </w:rPr>
            </w:pPr>
            <w:r>
              <w:t xml:space="preserve">Incentive End </w:t>
            </w:r>
            <w:r w:rsidRPr="001624DE">
              <w:t>Date</w:t>
            </w:r>
            <w:r>
              <w:t xml:space="preserve"> is required when Incentive Flag is </w:t>
            </w:r>
            <w:r>
              <w:rPr>
                <w:rFonts w:cs="Angsana New"/>
                <w:cs/>
              </w:rPr>
              <w:t>“</w:t>
            </w:r>
            <w:r>
              <w:t>Yes</w:t>
            </w:r>
            <w:r>
              <w:rPr>
                <w:rFonts w:cs="Angsana New"/>
                <w:cs/>
              </w:rPr>
              <w:t>”</w:t>
            </w:r>
          </w:p>
        </w:tc>
        <w:tc>
          <w:tcPr>
            <w:tcW w:w="1861" w:type="pct"/>
          </w:tcPr>
          <w:p w:rsidR="00856C9D" w:rsidP="00856C9D" w:rsidRDefault="00856C9D" w14:paraId="0C2985F7" w14:textId="77777777">
            <w:pPr>
              <w:rPr>
                <w:rFonts w:cs="CordiaUPC"/>
                <w:szCs w:val="36"/>
              </w:rPr>
            </w:pPr>
            <w:r>
              <w:t>incentiveEndDate</w:t>
            </w:r>
            <w:r>
              <w:rPr>
                <w:rFonts w:hint="cs"/>
                <w:cs/>
              </w:rPr>
              <w:t xml:space="preserve"> เป็น </w:t>
            </w:r>
            <w:r>
              <w:t xml:space="preserve">Mandatory </w:t>
            </w:r>
            <w:r>
              <w:rPr>
                <w:rFonts w:hint="cs"/>
                <w:cs/>
              </w:rPr>
              <w:t xml:space="preserve">เมื่อ </w:t>
            </w:r>
            <w:r>
              <w:t xml:space="preserve">incentiveFlag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t>Yes</w:t>
            </w:r>
            <w:r>
              <w:rPr>
                <w:rFonts w:cs="Angsana New"/>
                <w:cs/>
              </w:rPr>
              <w:t>”</w:t>
            </w:r>
          </w:p>
        </w:tc>
        <w:tc>
          <w:tcPr>
            <w:tcW w:w="735" w:type="pct"/>
          </w:tcPr>
          <w:p w:rsidR="00856C9D" w:rsidP="00856C9D" w:rsidRDefault="00856C9D" w14:paraId="3005061C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856C9D" w:rsidTr="00856C9D" w14:paraId="7C3FE118" w14:textId="77777777">
        <w:tc>
          <w:tcPr>
            <w:tcW w:w="777" w:type="pct"/>
          </w:tcPr>
          <w:p w:rsidRPr="000C4DB8" w:rsidR="00856C9D" w:rsidP="00856C9D" w:rsidRDefault="00856C9D" w14:paraId="59AE8A8C" w14:textId="77777777">
            <w:r>
              <w:t>00012</w:t>
            </w:r>
          </w:p>
        </w:tc>
        <w:tc>
          <w:tcPr>
            <w:tcW w:w="1627" w:type="pct"/>
          </w:tcPr>
          <w:p w:rsidR="00856C9D" w:rsidP="00856C9D" w:rsidRDefault="00856C9D" w14:paraId="180606F6" w14:textId="77777777">
            <w:r w:rsidRPr="001624DE">
              <w:t>Incentive</w:t>
            </w:r>
            <w:r>
              <w:rPr>
                <w:rFonts w:cs="Angsana New"/>
                <w:cs/>
              </w:rPr>
              <w:t xml:space="preserve"> </w:t>
            </w:r>
            <w:r w:rsidRPr="001624DE">
              <w:t>End</w:t>
            </w:r>
            <w:r>
              <w:rPr>
                <w:rFonts w:cs="Angsana New"/>
                <w:cs/>
              </w:rPr>
              <w:t xml:space="preserve"> </w:t>
            </w:r>
            <w:r w:rsidRPr="001624DE">
              <w:t>Date must be later than or equal to Incentive</w:t>
            </w:r>
            <w:r>
              <w:rPr>
                <w:rFonts w:cs="Angsana New"/>
                <w:cs/>
              </w:rPr>
              <w:t xml:space="preserve"> </w:t>
            </w:r>
            <w:r w:rsidRPr="001624DE">
              <w:t>Start</w:t>
            </w:r>
            <w:r>
              <w:rPr>
                <w:rFonts w:cs="Angsana New"/>
                <w:cs/>
              </w:rPr>
              <w:t xml:space="preserve"> </w:t>
            </w:r>
            <w:r w:rsidRPr="001624DE">
              <w:t>Date</w:t>
            </w:r>
          </w:p>
        </w:tc>
        <w:tc>
          <w:tcPr>
            <w:tcW w:w="1861" w:type="pct"/>
          </w:tcPr>
          <w:p w:rsidR="00856C9D" w:rsidP="00856C9D" w:rsidRDefault="00856C9D" w14:paraId="3A45C6A3" w14:textId="77777777">
            <w:r>
              <w:t>i</w:t>
            </w:r>
            <w:r w:rsidRPr="001624DE">
              <w:t>ncentiveEndDate</w:t>
            </w:r>
            <w:r>
              <w:rPr>
                <w:rFonts w:hint="cs"/>
                <w:cs/>
              </w:rPr>
              <w:t xml:space="preserve"> จะมาต้องมาหลังหรือเท่ากับ </w:t>
            </w:r>
            <w:r>
              <w:t>incentiveStartDate</w:t>
            </w:r>
            <w:r>
              <w:rPr>
                <w:rFonts w:hint="cs"/>
                <w:cs/>
              </w:rPr>
              <w:t xml:space="preserve"> เมื่อ </w:t>
            </w:r>
            <w:r>
              <w:t>incentiveStartDate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incentiveEndDate </w:t>
            </w:r>
            <w:r>
              <w:rPr>
                <w:rFonts w:hint="cs"/>
                <w:cs/>
              </w:rPr>
              <w:t>มีค่า</w:t>
            </w:r>
          </w:p>
        </w:tc>
        <w:tc>
          <w:tcPr>
            <w:tcW w:w="735" w:type="pct"/>
          </w:tcPr>
          <w:p w:rsidR="00856C9D" w:rsidP="00856C9D" w:rsidRDefault="00856C9D" w14:paraId="21E228B1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856C9D" w:rsidTr="00856C9D" w14:paraId="29F17CDF" w14:textId="77777777">
        <w:tc>
          <w:tcPr>
            <w:tcW w:w="777" w:type="pct"/>
          </w:tcPr>
          <w:p w:rsidRPr="000C4DB8" w:rsidR="00856C9D" w:rsidP="00856C9D" w:rsidRDefault="00856C9D" w14:paraId="39AB4AE8" w14:textId="77777777">
            <w:r>
              <w:t>00026</w:t>
            </w:r>
          </w:p>
        </w:tc>
        <w:tc>
          <w:tcPr>
            <w:tcW w:w="1627" w:type="pct"/>
          </w:tcPr>
          <w:p w:rsidRPr="001624DE" w:rsidR="00856C9D" w:rsidP="00856C9D" w:rsidRDefault="00856C9D" w14:paraId="7B65836A" w14:textId="77777777">
            <w:r w:rsidRPr="001624DE">
              <w:t>Incentive</w:t>
            </w:r>
            <w:r>
              <w:rPr>
                <w:rFonts w:cs="Angsana New"/>
                <w:cs/>
              </w:rPr>
              <w:t xml:space="preserve"> </w:t>
            </w:r>
            <w:r w:rsidRPr="001624DE">
              <w:t>Start</w:t>
            </w:r>
            <w:r>
              <w:rPr>
                <w:rFonts w:cs="Angsana New"/>
                <w:cs/>
              </w:rPr>
              <w:t xml:space="preserve"> </w:t>
            </w:r>
            <w:r w:rsidRPr="001624DE">
              <w:t>Date</w:t>
            </w:r>
            <w:r>
              <w:rPr>
                <w:rFonts w:cs="Angsana New"/>
                <w:cs/>
              </w:rPr>
              <w:t xml:space="preserve"> </w:t>
            </w:r>
            <w:r w:rsidRPr="001624DE">
              <w:t xml:space="preserve">must be </w:t>
            </w:r>
            <w:r>
              <w:t>earlier</w:t>
            </w:r>
            <w:r w:rsidRPr="001624DE">
              <w:t xml:space="preserve"> than or equal to</w:t>
            </w:r>
            <w:r>
              <w:rPr>
                <w:rFonts w:cs="Angsana New"/>
                <w:cs/>
              </w:rPr>
              <w:t xml:space="preserve"> </w:t>
            </w:r>
            <w:r w:rsidRPr="00B66AC8">
              <w:t>Expire</w:t>
            </w:r>
            <w:r>
              <w:rPr>
                <w:rFonts w:cs="Angsana New"/>
                <w:cs/>
              </w:rPr>
              <w:t xml:space="preserve"> </w:t>
            </w:r>
            <w:r w:rsidRPr="00B66AC8">
              <w:t>Date</w:t>
            </w:r>
          </w:p>
        </w:tc>
        <w:tc>
          <w:tcPr>
            <w:tcW w:w="1861" w:type="pct"/>
          </w:tcPr>
          <w:p w:rsidRPr="001624DE" w:rsidR="00856C9D" w:rsidP="00856C9D" w:rsidRDefault="00856C9D" w14:paraId="006F713F" w14:textId="77777777">
            <w:r>
              <w:t xml:space="preserve">incentiveStartDate </w:t>
            </w:r>
            <w:r>
              <w:rPr>
                <w:rFonts w:hint="cs"/>
                <w:cs/>
              </w:rPr>
              <w:t xml:space="preserve">จะมาต้องมาก่อนหรือเท่ากับ </w:t>
            </w:r>
            <w:r>
              <w:t>e</w:t>
            </w:r>
            <w:r w:rsidRPr="00B66AC8">
              <w:t>xpireDate</w:t>
            </w:r>
            <w:r>
              <w:rPr>
                <w:rFonts w:hint="cs"/>
                <w:cs/>
              </w:rPr>
              <w:t xml:space="preserve"> เมื่อ </w:t>
            </w:r>
            <w:r>
              <w:t xml:space="preserve">incentiveStartDate </w:t>
            </w:r>
            <w:r>
              <w:rPr>
                <w:rFonts w:hint="cs"/>
                <w:cs/>
              </w:rPr>
              <w:t xml:space="preserve">และ </w:t>
            </w:r>
            <w:r>
              <w:t>e</w:t>
            </w:r>
            <w:r w:rsidRPr="00B66AC8">
              <w:t>xpireDate</w:t>
            </w:r>
            <w:r>
              <w:rPr>
                <w:rFonts w:hint="cs"/>
                <w:cs/>
              </w:rPr>
              <w:t xml:space="preserve"> มีค่า</w:t>
            </w:r>
          </w:p>
        </w:tc>
        <w:tc>
          <w:tcPr>
            <w:tcW w:w="735" w:type="pct"/>
          </w:tcPr>
          <w:p w:rsidR="00856C9D" w:rsidP="00856C9D" w:rsidRDefault="00856C9D" w14:paraId="4E583B8D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856C9D" w:rsidTr="00856C9D" w14:paraId="150336CB" w14:textId="77777777">
        <w:tc>
          <w:tcPr>
            <w:tcW w:w="777" w:type="pct"/>
          </w:tcPr>
          <w:p w:rsidRPr="000C4DB8" w:rsidR="00856C9D" w:rsidP="00856C9D" w:rsidRDefault="00856C9D" w14:paraId="3050447D" w14:textId="77777777">
            <w:r>
              <w:t>00026</w:t>
            </w:r>
          </w:p>
        </w:tc>
        <w:tc>
          <w:tcPr>
            <w:tcW w:w="1627" w:type="pct"/>
          </w:tcPr>
          <w:p w:rsidRPr="001624DE" w:rsidR="00856C9D" w:rsidP="00856C9D" w:rsidRDefault="00856C9D" w14:paraId="12604236" w14:textId="77777777">
            <w:r w:rsidRPr="001624DE">
              <w:t>Incentive</w:t>
            </w:r>
            <w:r>
              <w:t xml:space="preserve"> End </w:t>
            </w:r>
            <w:r w:rsidRPr="001624DE">
              <w:t>Date</w:t>
            </w:r>
            <w:r>
              <w:rPr>
                <w:rFonts w:cs="Angsana New"/>
                <w:cs/>
              </w:rPr>
              <w:t xml:space="preserve"> </w:t>
            </w:r>
            <w:r w:rsidRPr="001624DE">
              <w:t xml:space="preserve">must be </w:t>
            </w:r>
            <w:r>
              <w:t>earlier</w:t>
            </w:r>
            <w:r w:rsidRPr="001624DE">
              <w:t xml:space="preserve"> than or equal to</w:t>
            </w:r>
            <w:r>
              <w:rPr>
                <w:rFonts w:cs="Angsana New"/>
                <w:cs/>
              </w:rPr>
              <w:t xml:space="preserve"> </w:t>
            </w:r>
            <w:r w:rsidRPr="00B66AC8">
              <w:t>Expire</w:t>
            </w:r>
            <w:r>
              <w:rPr>
                <w:rFonts w:cs="Angsana New"/>
                <w:cs/>
              </w:rPr>
              <w:t xml:space="preserve"> </w:t>
            </w:r>
            <w:r w:rsidRPr="00B66AC8">
              <w:t>Date</w:t>
            </w:r>
          </w:p>
        </w:tc>
        <w:tc>
          <w:tcPr>
            <w:tcW w:w="1861" w:type="pct"/>
          </w:tcPr>
          <w:p w:rsidR="00856C9D" w:rsidP="00856C9D" w:rsidRDefault="00856C9D" w14:paraId="11D8BA15" w14:textId="77777777">
            <w:r>
              <w:t xml:space="preserve">incentiveEndDate </w:t>
            </w:r>
            <w:r>
              <w:rPr>
                <w:rFonts w:hint="cs"/>
                <w:cs/>
              </w:rPr>
              <w:t xml:space="preserve">จะมาต้องมาก่อนหรือเท่ากับ </w:t>
            </w:r>
            <w:r>
              <w:t>e</w:t>
            </w:r>
            <w:r w:rsidRPr="00B66AC8">
              <w:t>xpireDate</w:t>
            </w:r>
            <w:r>
              <w:rPr>
                <w:rFonts w:hint="cs"/>
                <w:cs/>
              </w:rPr>
              <w:t xml:space="preserve"> เมื่อ </w:t>
            </w:r>
            <w:r>
              <w:t xml:space="preserve">incentiveEndDate </w:t>
            </w:r>
            <w:r>
              <w:rPr>
                <w:rFonts w:hint="cs"/>
                <w:cs/>
              </w:rPr>
              <w:t xml:space="preserve">และ </w:t>
            </w:r>
            <w:r>
              <w:t>e</w:t>
            </w:r>
            <w:r w:rsidRPr="00B66AC8">
              <w:t>xpireDate</w:t>
            </w:r>
            <w:r>
              <w:rPr>
                <w:rFonts w:hint="cs"/>
                <w:cs/>
              </w:rPr>
              <w:t xml:space="preserve"> มีค่า</w:t>
            </w:r>
          </w:p>
        </w:tc>
        <w:tc>
          <w:tcPr>
            <w:tcW w:w="735" w:type="pct"/>
          </w:tcPr>
          <w:p w:rsidR="00856C9D" w:rsidP="00856C9D" w:rsidRDefault="00856C9D" w14:paraId="42676E67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856C9D" w:rsidTr="00856C9D" w14:paraId="7F8A74AD" w14:textId="77777777">
        <w:tc>
          <w:tcPr>
            <w:tcW w:w="777" w:type="pct"/>
          </w:tcPr>
          <w:p w:rsidRPr="000C4DB8" w:rsidR="00856C9D" w:rsidP="00856C9D" w:rsidRDefault="00856C9D" w14:paraId="3759C743" w14:textId="77777777">
            <w:r>
              <w:t>00012</w:t>
            </w:r>
          </w:p>
        </w:tc>
        <w:tc>
          <w:tcPr>
            <w:tcW w:w="1627" w:type="pct"/>
          </w:tcPr>
          <w:p w:rsidRPr="001624DE" w:rsidR="00856C9D" w:rsidP="00856C9D" w:rsidRDefault="00856C9D" w14:paraId="0A3E340E" w14:textId="77777777">
            <w:r w:rsidRPr="001624DE">
              <w:t>Incentive</w:t>
            </w:r>
            <w:r>
              <w:t xml:space="preserve"> Start </w:t>
            </w:r>
            <w:r w:rsidRPr="001624DE">
              <w:t>Date</w:t>
            </w:r>
            <w:r>
              <w:rPr>
                <w:rFonts w:cs="Angsana New"/>
                <w:cs/>
              </w:rPr>
              <w:t xml:space="preserve"> </w:t>
            </w:r>
            <w:r w:rsidRPr="001624DE">
              <w:t xml:space="preserve">must be </w:t>
            </w:r>
            <w:r>
              <w:t>later</w:t>
            </w:r>
            <w:r w:rsidRPr="001624DE">
              <w:t xml:space="preserve"> than or equal to</w:t>
            </w:r>
            <w:r>
              <w:t xml:space="preserve"> Commercial Launch </w:t>
            </w:r>
            <w:r w:rsidRPr="00B66AC8">
              <w:t>Date</w:t>
            </w:r>
          </w:p>
        </w:tc>
        <w:tc>
          <w:tcPr>
            <w:tcW w:w="1861" w:type="pct"/>
          </w:tcPr>
          <w:p w:rsidR="00856C9D" w:rsidP="00856C9D" w:rsidRDefault="00856C9D" w14:paraId="0F5FA0FB" w14:textId="77777777">
            <w:r>
              <w:t>incentiveStart</w:t>
            </w:r>
            <w:r w:rsidRPr="001624DE">
              <w:t xml:space="preserve">Date </w:t>
            </w:r>
            <w:r>
              <w:rPr>
                <w:rFonts w:hint="cs"/>
                <w:cs/>
              </w:rPr>
              <w:t>จะมาต้องมาหลังหรือเท่ากับ</w:t>
            </w:r>
            <w:r w:rsidRPr="001624DE">
              <w:rPr>
                <w:rFonts w:cs="Angsana New"/>
                <w:cs/>
              </w:rPr>
              <w:t xml:space="preserve"> </w:t>
            </w:r>
            <w:r>
              <w:t>c</w:t>
            </w:r>
            <w:r w:rsidRPr="001624DE">
              <w:t>ommercial</w:t>
            </w:r>
            <w:r>
              <w:t>Launch</w:t>
            </w:r>
            <w:r w:rsidRPr="001624DE">
              <w:t>tDate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เมื่อ </w:t>
            </w:r>
            <w:r>
              <w:t>incentiveStart</w:t>
            </w:r>
            <w:r w:rsidRPr="001624DE">
              <w:t xml:space="preserve">Date </w:t>
            </w:r>
            <w:r>
              <w:rPr>
                <w:rFonts w:hint="cs"/>
                <w:cs/>
              </w:rPr>
              <w:t xml:space="preserve">และ </w:t>
            </w:r>
            <w:r>
              <w:t>c</w:t>
            </w:r>
            <w:r w:rsidRPr="001624DE">
              <w:t>ommercial</w:t>
            </w:r>
            <w:r>
              <w:t>Launch</w:t>
            </w:r>
            <w:r w:rsidRPr="001624DE">
              <w:t>tDate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>มีค่า</w:t>
            </w:r>
          </w:p>
        </w:tc>
        <w:tc>
          <w:tcPr>
            <w:tcW w:w="735" w:type="pct"/>
          </w:tcPr>
          <w:p w:rsidR="00856C9D" w:rsidP="00856C9D" w:rsidRDefault="00856C9D" w14:paraId="62AF70E2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856C9D" w:rsidTr="00856C9D" w14:paraId="6DD0031A" w14:textId="77777777">
        <w:tc>
          <w:tcPr>
            <w:tcW w:w="777" w:type="pct"/>
          </w:tcPr>
          <w:p w:rsidRPr="000C4DB8" w:rsidR="00856C9D" w:rsidP="00856C9D" w:rsidRDefault="00856C9D" w14:paraId="7DAB043C" w14:textId="77777777">
            <w:r>
              <w:t>00012</w:t>
            </w:r>
          </w:p>
        </w:tc>
        <w:tc>
          <w:tcPr>
            <w:tcW w:w="1627" w:type="pct"/>
          </w:tcPr>
          <w:p w:rsidRPr="001624DE" w:rsidR="00856C9D" w:rsidP="00856C9D" w:rsidRDefault="00856C9D" w14:paraId="24CE6783" w14:textId="77777777">
            <w:r w:rsidRPr="001624DE">
              <w:t>Incentive</w:t>
            </w:r>
            <w:r>
              <w:t xml:space="preserve"> End </w:t>
            </w:r>
            <w:r w:rsidRPr="001624DE">
              <w:t>Date</w:t>
            </w:r>
            <w:r>
              <w:rPr>
                <w:rFonts w:cs="Angsana New"/>
                <w:cs/>
              </w:rPr>
              <w:t xml:space="preserve"> </w:t>
            </w:r>
            <w:r w:rsidRPr="001624DE">
              <w:t xml:space="preserve">must be </w:t>
            </w:r>
            <w:r>
              <w:t>later</w:t>
            </w:r>
            <w:r w:rsidRPr="001624DE">
              <w:t xml:space="preserve"> than or equal to</w:t>
            </w:r>
            <w:r>
              <w:t xml:space="preserve"> Commercial Launch </w:t>
            </w:r>
            <w:r w:rsidRPr="00B66AC8">
              <w:t>Date</w:t>
            </w:r>
          </w:p>
        </w:tc>
        <w:tc>
          <w:tcPr>
            <w:tcW w:w="1861" w:type="pct"/>
          </w:tcPr>
          <w:p w:rsidR="00856C9D" w:rsidP="00856C9D" w:rsidRDefault="00856C9D" w14:paraId="1D65CDDB" w14:textId="77777777">
            <w:r>
              <w:t>i</w:t>
            </w:r>
            <w:r w:rsidRPr="001624DE">
              <w:t xml:space="preserve">ncentiveEndDate </w:t>
            </w:r>
            <w:r>
              <w:rPr>
                <w:rFonts w:hint="cs"/>
                <w:cs/>
              </w:rPr>
              <w:t>จะมาต้องมาหลังหรือเท่ากับ</w:t>
            </w:r>
            <w:r w:rsidRPr="001624DE">
              <w:rPr>
                <w:rFonts w:cs="Angsana New"/>
                <w:cs/>
              </w:rPr>
              <w:t xml:space="preserve"> </w:t>
            </w:r>
            <w:r>
              <w:t>c</w:t>
            </w:r>
            <w:r w:rsidRPr="001624DE">
              <w:t>ommercial</w:t>
            </w:r>
            <w:r>
              <w:t>Launch</w:t>
            </w:r>
            <w:r w:rsidRPr="001624DE">
              <w:t>tDate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เมื่อ </w:t>
            </w:r>
            <w:r>
              <w:t xml:space="preserve">incentiveEndDate </w:t>
            </w:r>
            <w:r>
              <w:rPr>
                <w:rFonts w:hint="cs"/>
                <w:cs/>
              </w:rPr>
              <w:t xml:space="preserve">และ </w:t>
            </w:r>
            <w:r>
              <w:t>c</w:t>
            </w:r>
            <w:r w:rsidRPr="001624DE">
              <w:t>ommercial</w:t>
            </w:r>
            <w:r>
              <w:t>Launch</w:t>
            </w:r>
            <w:r w:rsidRPr="001624DE">
              <w:t>tDate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>มีค่า</w:t>
            </w:r>
          </w:p>
        </w:tc>
        <w:tc>
          <w:tcPr>
            <w:tcW w:w="735" w:type="pct"/>
          </w:tcPr>
          <w:p w:rsidR="00856C9D" w:rsidP="00856C9D" w:rsidRDefault="00856C9D" w14:paraId="6597060D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</w:tbl>
    <w:p w:rsidR="00856C9D" w:rsidP="00BB3F68" w:rsidRDefault="00856C9D" w14:paraId="6013E93D" w14:textId="77777777">
      <w:pPr>
        <w:pStyle w:val="Heading3"/>
        <w:numPr>
          <w:ilvl w:val="0"/>
          <w:numId w:val="40"/>
        </w:numPr>
        <w:spacing w:after="240"/>
        <w:rPr>
          <w:rFonts w:ascii="CordiaUPC" w:hAnsi="CordiaUPC" w:cs="CordiaUPC"/>
          <w:sz w:val="32"/>
          <w:szCs w:val="32"/>
        </w:rPr>
      </w:pPr>
      <w:r w:rsidRPr="008979A8">
        <w:rPr>
          <w:rFonts w:ascii="CordiaUPC" w:hAnsi="CordiaUPC" w:cs="CordiaUPC"/>
          <w:sz w:val="32"/>
          <w:szCs w:val="32"/>
        </w:rPr>
        <w:t>Mapping to DB</w:t>
      </w:r>
    </w:p>
    <w:tbl>
      <w:tblPr>
        <w:tblW w:w="4977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348"/>
        <w:gridCol w:w="2486"/>
        <w:gridCol w:w="4141"/>
      </w:tblGrid>
      <w:tr w:rsidR="00856C9D" w:rsidTr="00856C9D" w14:paraId="5E583764" w14:textId="77777777">
        <w:trPr>
          <w:tblHeader/>
        </w:trPr>
        <w:tc>
          <w:tcPr>
            <w:tcW w:w="1308" w:type="pct"/>
            <w:shd w:val="clear" w:color="auto" w:fill="EEECE1" w:themeFill="background2"/>
            <w:vAlign w:val="center"/>
          </w:tcPr>
          <w:p w:rsidR="00856C9D" w:rsidP="00856C9D" w:rsidRDefault="00856C9D" w14:paraId="76E7BF78" w14:textId="77777777">
            <w:pPr>
              <w:rPr>
                <w:rFonts w:cs="CordiaUPC"/>
              </w:rPr>
            </w:pPr>
            <w:r w:rsidRPr="008979A8">
              <w:rPr>
                <w:rFonts w:cs="CordiaUPC"/>
                <w:b/>
                <w:bCs/>
              </w:rPr>
              <w:t>Database Table</w:t>
            </w:r>
          </w:p>
        </w:tc>
        <w:tc>
          <w:tcPr>
            <w:tcW w:w="1385" w:type="pct"/>
            <w:shd w:val="clear" w:color="auto" w:fill="EEECE1" w:themeFill="background2"/>
          </w:tcPr>
          <w:p w:rsidR="00856C9D" w:rsidP="00856C9D" w:rsidRDefault="00856C9D" w14:paraId="33A95787" w14:textId="77777777">
            <w:pPr>
              <w:rPr>
                <w:rFonts w:cs="CordiaUPC"/>
                <w:szCs w:val="36"/>
              </w:rPr>
            </w:pPr>
            <w:r w:rsidRPr="008979A8">
              <w:rPr>
                <w:rFonts w:cs="CordiaUPC"/>
                <w:b/>
                <w:bCs/>
              </w:rPr>
              <w:t>Database Column</w:t>
            </w:r>
          </w:p>
        </w:tc>
        <w:tc>
          <w:tcPr>
            <w:tcW w:w="2307" w:type="pct"/>
            <w:shd w:val="clear" w:color="auto" w:fill="EEECE1" w:themeFill="background2"/>
            <w:vAlign w:val="center"/>
          </w:tcPr>
          <w:p w:rsidR="00856C9D" w:rsidP="00856C9D" w:rsidRDefault="00856C9D" w14:paraId="028FB67B" w14:textId="77777777">
            <w:pPr>
              <w:rPr>
                <w:rFonts w:cs="CordiaUPC"/>
                <w:cs/>
              </w:rPr>
            </w:pPr>
            <w:r w:rsidRPr="008979A8">
              <w:rPr>
                <w:rFonts w:cs="CordiaUPC"/>
                <w:b/>
                <w:bCs/>
              </w:rPr>
              <w:t>Field on Screen</w:t>
            </w:r>
          </w:p>
        </w:tc>
      </w:tr>
      <w:tr w:rsidR="00856C9D" w:rsidTr="00856C9D" w14:paraId="601FF731" w14:textId="77777777">
        <w:trPr>
          <w:trHeight w:val="428"/>
        </w:trPr>
        <w:tc>
          <w:tcPr>
            <w:tcW w:w="1308" w:type="pct"/>
            <w:vMerge w:val="restart"/>
          </w:tcPr>
          <w:p w:rsidR="00856C9D" w:rsidP="00856C9D" w:rsidRDefault="00856C9D" w14:paraId="7951E5B2" w14:textId="77777777">
            <w:pPr>
              <w:rPr>
                <w:rFonts w:cs="CordiaUPC"/>
              </w:rPr>
            </w:pPr>
            <w:r>
              <w:t>MASS_INCENTIVE_SQT</w:t>
            </w:r>
          </w:p>
        </w:tc>
        <w:tc>
          <w:tcPr>
            <w:tcW w:w="1385" w:type="pct"/>
          </w:tcPr>
          <w:p w:rsidR="00856C9D" w:rsidP="00856C9D" w:rsidRDefault="00856C9D" w14:paraId="55E5E3DC" w14:textId="77777777">
            <w:pPr>
              <w:spacing w:after="0"/>
              <w:rPr>
                <w:rFonts w:cs="CordiaUPC"/>
                <w:szCs w:val="36"/>
              </w:rPr>
            </w:pPr>
            <w:r>
              <w:t>ROW_ID</w:t>
            </w:r>
          </w:p>
        </w:tc>
        <w:tc>
          <w:tcPr>
            <w:tcW w:w="2307" w:type="pct"/>
          </w:tcPr>
          <w:p w:rsidR="00856C9D" w:rsidP="00856C9D" w:rsidRDefault="00856C9D" w14:paraId="6F63550C" w14:textId="77777777">
            <w:pPr>
              <w:spacing w:after="0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ครั้งแรก</w:t>
            </w:r>
          </w:p>
          <w:p w:rsidR="00856C9D" w:rsidP="00856C9D" w:rsidRDefault="00856C9D" w14:paraId="50C29D4D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ให้ระบบ </w:t>
            </w:r>
            <w:r>
              <w:rPr>
                <w:rFonts w:cs="CordiaUPC"/>
              </w:rPr>
              <w:t xml:space="preserve">Auto Generate </w:t>
            </w:r>
          </w:p>
          <w:p w:rsidR="00856C9D" w:rsidP="00856C9D" w:rsidRDefault="00856C9D" w14:paraId="55197B32" w14:textId="77777777">
            <w:pPr>
              <w:spacing w:after="0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ครั้งถัดไป</w:t>
            </w:r>
          </w:p>
          <w:p w:rsidRPr="003B4253" w:rsidR="00856C9D" w:rsidP="00856C9D" w:rsidRDefault="00856C9D" w14:paraId="4D982067" w14:textId="77777777">
            <w:pPr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ให้ใช้ </w:t>
            </w:r>
            <w:r>
              <w:rPr>
                <w:rFonts w:cs="CordiaUPC"/>
              </w:rPr>
              <w:t xml:space="preserve">Row ID </w:t>
            </w:r>
            <w:r>
              <w:rPr>
                <w:rFonts w:hint="cs" w:cs="Angsana New"/>
                <w:cs/>
              </w:rPr>
              <w:t>เดิม</w:t>
            </w:r>
          </w:p>
        </w:tc>
      </w:tr>
      <w:tr w:rsidR="00856C9D" w:rsidTr="00856C9D" w14:paraId="3B57C637" w14:textId="77777777">
        <w:trPr>
          <w:trHeight w:val="428"/>
        </w:trPr>
        <w:tc>
          <w:tcPr>
            <w:tcW w:w="1308" w:type="pct"/>
            <w:vMerge/>
          </w:tcPr>
          <w:p w:rsidR="00856C9D" w:rsidP="00856C9D" w:rsidRDefault="00856C9D" w14:paraId="455B0298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856C9D" w:rsidP="00856C9D" w:rsidRDefault="00A411EB" w14:paraId="4F7F5B5B" w14:textId="53EEBCC6">
            <w:pPr>
              <w:spacing w:after="0"/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MASS</w:t>
            </w:r>
            <w:r w:rsidR="00856C9D">
              <w:rPr>
                <w:rFonts w:cs="CordiaUPC"/>
                <w:szCs w:val="36"/>
              </w:rPr>
              <w:t>_PO_DETAIL</w:t>
            </w:r>
            <w:r w:rsidR="00856C9D">
              <w:t>_ROW_ID</w:t>
            </w:r>
          </w:p>
        </w:tc>
        <w:tc>
          <w:tcPr>
            <w:tcW w:w="2307" w:type="pct"/>
          </w:tcPr>
          <w:p w:rsidRPr="00996C3D" w:rsidR="00856C9D" w:rsidP="00856C9D" w:rsidRDefault="00856C9D" w14:paraId="63E09F9A" w14:textId="08CCD718">
            <w:pPr>
              <w:rPr>
                <w:rFonts w:cs="CordiaUPC"/>
                <w:cs/>
              </w:rPr>
            </w:pPr>
            <w:r w:rsidRPr="003B4253">
              <w:rPr>
                <w:rFonts w:cs="Angsana New"/>
                <w:cs/>
              </w:rPr>
              <w:t xml:space="preserve">ให้ใช้ </w:t>
            </w:r>
            <w:r w:rsidR="00A411EB">
              <w:rPr>
                <w:rFonts w:cs="CordiaUPC"/>
                <w:szCs w:val="36"/>
              </w:rPr>
              <w:t>MASS</w:t>
            </w:r>
            <w:r>
              <w:rPr>
                <w:rFonts w:cs="CordiaUPC"/>
                <w:szCs w:val="36"/>
              </w:rPr>
              <w:t>_PO_DETAIL</w:t>
            </w:r>
            <w:r w:rsidRPr="003B4253">
              <w:rPr>
                <w:rFonts w:cs="Angsana New"/>
                <w:cs/>
              </w:rPr>
              <w:t>.</w:t>
            </w:r>
            <w:r w:rsidRPr="003B4253">
              <w:rPr>
                <w:rFonts w:cs="CordiaUPC"/>
              </w:rPr>
              <w:t>ROW_ID</w:t>
            </w:r>
            <w:r>
              <w:rPr>
                <w:rFonts w:hint="cs" w:cs="Angsana New"/>
                <w:cs/>
              </w:rPr>
              <w:t xml:space="preserve"> </w:t>
            </w:r>
          </w:p>
        </w:tc>
      </w:tr>
      <w:tr w:rsidR="00856C9D" w:rsidTr="00856C9D" w14:paraId="185D1D55" w14:textId="77777777">
        <w:trPr>
          <w:trHeight w:val="428"/>
        </w:trPr>
        <w:tc>
          <w:tcPr>
            <w:tcW w:w="1308" w:type="pct"/>
            <w:vMerge/>
          </w:tcPr>
          <w:p w:rsidR="00856C9D" w:rsidP="00856C9D" w:rsidRDefault="00856C9D" w14:paraId="315BFBB5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856C9D" w:rsidP="00856C9D" w:rsidRDefault="00856C9D" w14:paraId="30D40C6C" w14:textId="77777777">
            <w:pPr>
              <w:spacing w:after="0"/>
              <w:rPr>
                <w:rFonts w:cs="CordiaUPC"/>
                <w:szCs w:val="36"/>
              </w:rPr>
            </w:pPr>
            <w:r w:rsidRPr="00C05ED1">
              <w:t>SQT</w:t>
            </w:r>
            <w:r>
              <w:t>_</w:t>
            </w:r>
            <w:r w:rsidRPr="00C05ED1">
              <w:t>FLAG</w:t>
            </w:r>
          </w:p>
        </w:tc>
        <w:tc>
          <w:tcPr>
            <w:tcW w:w="2307" w:type="pct"/>
          </w:tcPr>
          <w:p w:rsidRPr="003B4253" w:rsidR="00856C9D" w:rsidP="00856C9D" w:rsidRDefault="00856C9D" w14:paraId="51ED5184" w14:textId="77777777">
            <w:pPr>
              <w:rPr>
                <w:rFonts w:cs="CordiaUPC"/>
                <w:cs/>
              </w:rPr>
            </w:pPr>
            <w:r>
              <w:rPr>
                <w:rFonts w:cs="CordiaUPC"/>
              </w:rPr>
              <w:t>sqtFlag</w:t>
            </w:r>
          </w:p>
        </w:tc>
      </w:tr>
      <w:tr w:rsidR="00856C9D" w:rsidTr="00856C9D" w14:paraId="42044503" w14:textId="77777777">
        <w:trPr>
          <w:trHeight w:val="428"/>
        </w:trPr>
        <w:tc>
          <w:tcPr>
            <w:tcW w:w="1308" w:type="pct"/>
            <w:vMerge/>
          </w:tcPr>
          <w:p w:rsidR="00856C9D" w:rsidP="00856C9D" w:rsidRDefault="00856C9D" w14:paraId="473AFA54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856C9D" w:rsidP="00856C9D" w:rsidRDefault="00856C9D" w14:paraId="3CA2480D" w14:textId="77777777">
            <w:pPr>
              <w:spacing w:after="0"/>
              <w:rPr>
                <w:rFonts w:cs="CordiaUPC"/>
                <w:szCs w:val="36"/>
              </w:rPr>
            </w:pPr>
            <w:r w:rsidRPr="00C05ED1">
              <w:t>PERFORMANCE</w:t>
            </w:r>
            <w:r>
              <w:t>_</w:t>
            </w:r>
            <w:r w:rsidRPr="00C05ED1">
              <w:t>FLAG</w:t>
            </w:r>
          </w:p>
        </w:tc>
        <w:tc>
          <w:tcPr>
            <w:tcW w:w="2307" w:type="pct"/>
          </w:tcPr>
          <w:p w:rsidRPr="003B4253" w:rsidR="00856C9D" w:rsidP="00856C9D" w:rsidRDefault="00856C9D" w14:paraId="38B2E4E7" w14:textId="77777777">
            <w:pPr>
              <w:rPr>
                <w:rFonts w:cs="CordiaUPC"/>
                <w:cs/>
              </w:rPr>
            </w:pPr>
            <w:r>
              <w:rPr>
                <w:rFonts w:cs="CordiaUPC"/>
              </w:rPr>
              <w:t>performanceFlag</w:t>
            </w:r>
          </w:p>
        </w:tc>
      </w:tr>
      <w:tr w:rsidR="00856C9D" w:rsidTr="00856C9D" w14:paraId="6EE10A06" w14:textId="77777777">
        <w:trPr>
          <w:trHeight w:val="428"/>
        </w:trPr>
        <w:tc>
          <w:tcPr>
            <w:tcW w:w="1308" w:type="pct"/>
            <w:vMerge/>
          </w:tcPr>
          <w:p w:rsidR="00856C9D" w:rsidP="00856C9D" w:rsidRDefault="00856C9D" w14:paraId="38D86ECA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856C9D" w:rsidP="00856C9D" w:rsidRDefault="00856C9D" w14:paraId="621F0808" w14:textId="77777777">
            <w:r w:rsidRPr="00C05ED1">
              <w:t>PERFORMANCE</w:t>
            </w:r>
          </w:p>
          <w:p w:rsidR="00856C9D" w:rsidP="00856C9D" w:rsidRDefault="00856C9D" w14:paraId="5B841424" w14:textId="77777777">
            <w:pPr>
              <w:spacing w:after="0"/>
              <w:rPr>
                <w:rFonts w:cs="CordiaUPC"/>
                <w:szCs w:val="36"/>
              </w:rPr>
            </w:pPr>
            <w:r>
              <w:t>_</w:t>
            </w:r>
            <w:r w:rsidRPr="00C05ED1">
              <w:t>CATEGORY</w:t>
            </w:r>
          </w:p>
        </w:tc>
        <w:tc>
          <w:tcPr>
            <w:tcW w:w="2307" w:type="pct"/>
          </w:tcPr>
          <w:p w:rsidRPr="003B4253" w:rsidR="00856C9D" w:rsidP="00856C9D" w:rsidRDefault="00856C9D" w14:paraId="75057EDE" w14:textId="77777777">
            <w:pPr>
              <w:rPr>
                <w:rFonts w:cs="CordiaUPC"/>
                <w:cs/>
              </w:rPr>
            </w:pPr>
            <w:r>
              <w:rPr>
                <w:rFonts w:cs="CordiaUPC"/>
              </w:rPr>
              <w:t>performanceCategory</w:t>
            </w:r>
          </w:p>
        </w:tc>
      </w:tr>
      <w:tr w:rsidR="00856C9D" w:rsidTr="00856C9D" w14:paraId="0F090982" w14:textId="77777777">
        <w:trPr>
          <w:trHeight w:val="428"/>
        </w:trPr>
        <w:tc>
          <w:tcPr>
            <w:tcW w:w="1308" w:type="pct"/>
            <w:vMerge/>
          </w:tcPr>
          <w:p w:rsidR="00856C9D" w:rsidP="00856C9D" w:rsidRDefault="00856C9D" w14:paraId="4A4A804A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C05ED1" w:rsidR="00856C9D" w:rsidP="00856C9D" w:rsidRDefault="00856C9D" w14:paraId="27287751" w14:textId="77777777">
            <w:r w:rsidRPr="00C05ED1">
              <w:t>INCENTIVE</w:t>
            </w:r>
            <w:r>
              <w:t>_</w:t>
            </w:r>
            <w:r w:rsidRPr="00C05ED1">
              <w:t>FLAG</w:t>
            </w:r>
          </w:p>
        </w:tc>
        <w:tc>
          <w:tcPr>
            <w:tcW w:w="2307" w:type="pct"/>
          </w:tcPr>
          <w:p w:rsidRPr="003B4253" w:rsidR="00856C9D" w:rsidP="00856C9D" w:rsidRDefault="00856C9D" w14:paraId="56762F7F" w14:textId="77777777">
            <w:pPr>
              <w:rPr>
                <w:rFonts w:cs="CordiaUPC"/>
                <w:cs/>
              </w:rPr>
            </w:pPr>
            <w:r>
              <w:rPr>
                <w:rFonts w:cs="CordiaUPC"/>
              </w:rPr>
              <w:t>incentiveFlag</w:t>
            </w:r>
          </w:p>
        </w:tc>
      </w:tr>
      <w:tr w:rsidR="00856C9D" w:rsidTr="00856C9D" w14:paraId="55F3B48E" w14:textId="77777777">
        <w:trPr>
          <w:trHeight w:val="428"/>
        </w:trPr>
        <w:tc>
          <w:tcPr>
            <w:tcW w:w="1308" w:type="pct"/>
            <w:vMerge/>
          </w:tcPr>
          <w:p w:rsidR="00856C9D" w:rsidP="00856C9D" w:rsidRDefault="00856C9D" w14:paraId="68BE890E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856C9D" w:rsidP="00856C9D" w:rsidRDefault="00856C9D" w14:paraId="709CCD34" w14:textId="77777777">
            <w:r w:rsidRPr="00066D5A">
              <w:t>INCENTIVE</w:t>
            </w:r>
            <w:r>
              <w:t>_</w:t>
            </w:r>
            <w:r w:rsidRPr="00066D5A">
              <w:t>PRICE</w:t>
            </w:r>
          </w:p>
          <w:p w:rsidRPr="00C05ED1" w:rsidR="00856C9D" w:rsidP="00856C9D" w:rsidRDefault="00856C9D" w14:paraId="4A792C0A" w14:textId="77777777">
            <w:r>
              <w:t>_</w:t>
            </w:r>
            <w:r w:rsidRPr="00066D5A">
              <w:t>EXC</w:t>
            </w:r>
            <w:r>
              <w:t>_</w:t>
            </w:r>
            <w:r w:rsidRPr="00066D5A">
              <w:t>VAT</w:t>
            </w:r>
          </w:p>
        </w:tc>
        <w:tc>
          <w:tcPr>
            <w:tcW w:w="2307" w:type="pct"/>
          </w:tcPr>
          <w:p w:rsidRPr="003B4253" w:rsidR="00856C9D" w:rsidP="00856C9D" w:rsidRDefault="00856C9D" w14:paraId="259B680E" w14:textId="77777777">
            <w:pPr>
              <w:rPr>
                <w:rFonts w:cs="CordiaUPC"/>
                <w:cs/>
              </w:rPr>
            </w:pPr>
            <w:r>
              <w:t>IncentivePriceExcluding</w:t>
            </w:r>
            <w:r w:rsidRPr="001624DE">
              <w:t>VAT</w:t>
            </w:r>
          </w:p>
        </w:tc>
      </w:tr>
      <w:tr w:rsidR="00856C9D" w:rsidTr="00856C9D" w14:paraId="1F1FA396" w14:textId="77777777">
        <w:trPr>
          <w:trHeight w:val="428"/>
        </w:trPr>
        <w:tc>
          <w:tcPr>
            <w:tcW w:w="1308" w:type="pct"/>
            <w:vMerge/>
          </w:tcPr>
          <w:p w:rsidR="00856C9D" w:rsidP="00856C9D" w:rsidRDefault="00856C9D" w14:paraId="016292C4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856C9D" w:rsidP="00856C9D" w:rsidRDefault="00856C9D" w14:paraId="3DA52140" w14:textId="77777777">
            <w:r w:rsidRPr="00066D5A">
              <w:t>INCENTIVE</w:t>
            </w:r>
            <w:r>
              <w:t>_</w:t>
            </w:r>
            <w:r w:rsidRPr="00066D5A">
              <w:t>PRICE</w:t>
            </w:r>
          </w:p>
          <w:p w:rsidRPr="00066D5A" w:rsidR="00856C9D" w:rsidP="00856C9D" w:rsidRDefault="00856C9D" w14:paraId="02F96900" w14:textId="77777777">
            <w:r>
              <w:t>_INC_</w:t>
            </w:r>
            <w:r w:rsidRPr="00066D5A">
              <w:t>VAT</w:t>
            </w:r>
          </w:p>
        </w:tc>
        <w:tc>
          <w:tcPr>
            <w:tcW w:w="2307" w:type="pct"/>
          </w:tcPr>
          <w:p w:rsidRPr="003B4253" w:rsidR="00856C9D" w:rsidP="00856C9D" w:rsidRDefault="00856C9D" w14:paraId="353DCE49" w14:textId="77777777">
            <w:pPr>
              <w:rPr>
                <w:rFonts w:cs="CordiaUPC"/>
                <w:cs/>
              </w:rPr>
            </w:pPr>
            <w:r>
              <w:t>IncentivePriceIncluding</w:t>
            </w:r>
            <w:r w:rsidRPr="001624DE">
              <w:t>VAT</w:t>
            </w:r>
          </w:p>
        </w:tc>
      </w:tr>
      <w:tr w:rsidR="00856C9D" w:rsidTr="00856C9D" w14:paraId="2DB398ED" w14:textId="77777777">
        <w:trPr>
          <w:trHeight w:val="428"/>
        </w:trPr>
        <w:tc>
          <w:tcPr>
            <w:tcW w:w="1308" w:type="pct"/>
            <w:vMerge/>
          </w:tcPr>
          <w:p w:rsidR="00856C9D" w:rsidP="00856C9D" w:rsidRDefault="00856C9D" w14:paraId="1BD36C8A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066D5A" w:rsidR="00856C9D" w:rsidP="00856C9D" w:rsidRDefault="00856C9D" w14:paraId="18F7A2B5" w14:textId="77777777">
            <w:r w:rsidRPr="00066D5A">
              <w:t>INCENTIVE</w:t>
            </w:r>
            <w:r>
              <w:t>_</w:t>
            </w:r>
            <w:r w:rsidRPr="00066D5A">
              <w:t>START</w:t>
            </w:r>
            <w:r>
              <w:t>_</w:t>
            </w:r>
            <w:r w:rsidRPr="00066D5A">
              <w:t>DATE</w:t>
            </w:r>
          </w:p>
        </w:tc>
        <w:tc>
          <w:tcPr>
            <w:tcW w:w="2307" w:type="pct"/>
          </w:tcPr>
          <w:p w:rsidRPr="003B4253" w:rsidR="00856C9D" w:rsidP="00856C9D" w:rsidRDefault="00856C9D" w14:paraId="6F29B28C" w14:textId="77777777">
            <w:pPr>
              <w:rPr>
                <w:rFonts w:cs="CordiaUPC"/>
                <w:cs/>
              </w:rPr>
            </w:pPr>
            <w:r w:rsidRPr="001624DE">
              <w:t>IncentiveStartDate</w:t>
            </w:r>
          </w:p>
        </w:tc>
      </w:tr>
      <w:tr w:rsidR="00856C9D" w:rsidTr="00856C9D" w14:paraId="32EB8730" w14:textId="77777777">
        <w:trPr>
          <w:trHeight w:val="428"/>
        </w:trPr>
        <w:tc>
          <w:tcPr>
            <w:tcW w:w="1308" w:type="pct"/>
            <w:vMerge/>
          </w:tcPr>
          <w:p w:rsidR="00856C9D" w:rsidP="00856C9D" w:rsidRDefault="00856C9D" w14:paraId="5DFE7D82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066D5A" w:rsidR="00856C9D" w:rsidP="00856C9D" w:rsidRDefault="00856C9D" w14:paraId="0721D406" w14:textId="77777777">
            <w:r w:rsidRPr="00066D5A">
              <w:t>INCENTIVE</w:t>
            </w:r>
            <w:r>
              <w:t>_</w:t>
            </w:r>
            <w:r w:rsidRPr="00066D5A">
              <w:t>END</w:t>
            </w:r>
            <w:r>
              <w:t>_</w:t>
            </w:r>
            <w:r w:rsidRPr="00066D5A">
              <w:t>DATE</w:t>
            </w:r>
          </w:p>
        </w:tc>
        <w:tc>
          <w:tcPr>
            <w:tcW w:w="2307" w:type="pct"/>
          </w:tcPr>
          <w:p w:rsidRPr="003B4253" w:rsidR="00856C9D" w:rsidP="00856C9D" w:rsidRDefault="00856C9D" w14:paraId="37CF9DF5" w14:textId="77777777">
            <w:pPr>
              <w:rPr>
                <w:rFonts w:cs="CordiaUPC"/>
                <w:cs/>
              </w:rPr>
            </w:pPr>
            <w:r>
              <w:rPr>
                <w:rFonts w:cs="CordiaUPC"/>
              </w:rPr>
              <w:t>incentiveEndDate</w:t>
            </w:r>
          </w:p>
        </w:tc>
      </w:tr>
    </w:tbl>
    <w:p w:rsidRPr="009E342E" w:rsidR="00C93F77" w:rsidP="00C93F77" w:rsidRDefault="00C93F77" w14:paraId="0DE551C2" w14:textId="32010E54">
      <w:pPr>
        <w:pStyle w:val="Heading2"/>
        <w:numPr>
          <w:ilvl w:val="0"/>
          <w:numId w:val="1"/>
        </w:numPr>
        <w:rPr>
          <w:rFonts w:ascii="CordiaUPC" w:hAnsi="CordiaUPC" w:cs="CordiaUPC"/>
          <w:sz w:val="36"/>
          <w:szCs w:val="36"/>
        </w:rPr>
      </w:pPr>
      <w:r w:rsidRPr="009E342E">
        <w:rPr>
          <w:rFonts w:ascii="CordiaUPC" w:hAnsi="CordiaUPC" w:cs="CordiaUPC"/>
          <w:sz w:val="36"/>
          <w:szCs w:val="36"/>
        </w:rPr>
        <w:t>Mass Localize</w:t>
      </w:r>
      <w:r w:rsidR="000D3B5A">
        <w:rPr>
          <w:rFonts w:ascii="CordiaUPC" w:hAnsi="CordiaUPC" w:cs="CordiaUPC"/>
          <w:sz w:val="36"/>
          <w:szCs w:val="36"/>
        </w:rPr>
        <w:t>d</w:t>
      </w:r>
    </w:p>
    <w:p w:rsidR="00C93F77" w:rsidP="00012C72" w:rsidRDefault="00C93F77" w14:paraId="317E3640" w14:textId="068E4567">
      <w:pPr>
        <w:pStyle w:val="Heading3"/>
        <w:numPr>
          <w:ilvl w:val="0"/>
          <w:numId w:val="468"/>
        </w:numPr>
        <w:rPr>
          <w:rFonts w:ascii="CordiaUPC" w:hAnsi="CordiaUPC" w:cs="CordiaUPC"/>
          <w:sz w:val="36"/>
          <w:szCs w:val="44"/>
        </w:rPr>
      </w:pPr>
      <w:r w:rsidRPr="008979A8">
        <w:rPr>
          <w:rFonts w:ascii="CordiaUPC" w:hAnsi="CordiaUPC" w:cs="CordiaUPC"/>
          <w:sz w:val="36"/>
          <w:szCs w:val="44"/>
        </w:rPr>
        <w:t>Field on Screen</w:t>
      </w:r>
    </w:p>
    <w:tbl>
      <w:tblPr>
        <w:tblW w:w="5000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720"/>
        <w:gridCol w:w="1883"/>
        <w:gridCol w:w="5413"/>
      </w:tblGrid>
      <w:tr w:rsidRPr="008979A8" w:rsidR="00012C72" w:rsidTr="00544B9B" w14:paraId="5FF82827" w14:textId="77777777">
        <w:trPr>
          <w:trHeight w:val="108"/>
        </w:trPr>
        <w:tc>
          <w:tcPr>
            <w:tcW w:w="954" w:type="pct"/>
            <w:shd w:val="clear" w:color="auto" w:fill="EEECE1" w:themeFill="background2"/>
            <w:vAlign w:val="center"/>
          </w:tcPr>
          <w:p w:rsidR="00012C72" w:rsidP="001A53D4" w:rsidRDefault="00012C72" w14:paraId="4886677B" w14:textId="77777777">
            <w:pPr>
              <w:pStyle w:val="HeaderTable"/>
            </w:pPr>
            <w:r w:rsidRPr="008979A8">
              <w:t>Field Name</w:t>
            </w:r>
          </w:p>
        </w:tc>
        <w:tc>
          <w:tcPr>
            <w:tcW w:w="1044" w:type="pct"/>
            <w:shd w:val="clear" w:color="auto" w:fill="EEECE1" w:themeFill="background2"/>
            <w:vAlign w:val="center"/>
          </w:tcPr>
          <w:p w:rsidR="00012C72" w:rsidP="001A53D4" w:rsidRDefault="00012C72" w14:paraId="673CA3B6" w14:textId="77777777">
            <w:pPr>
              <w:pStyle w:val="HeaderTable"/>
            </w:pPr>
            <w:r w:rsidRPr="008979A8">
              <w:t>Type</w:t>
            </w:r>
          </w:p>
        </w:tc>
        <w:tc>
          <w:tcPr>
            <w:tcW w:w="3002" w:type="pct"/>
            <w:shd w:val="clear" w:color="auto" w:fill="EEECE1" w:themeFill="background2"/>
            <w:vAlign w:val="center"/>
          </w:tcPr>
          <w:p w:rsidR="00012C72" w:rsidP="001A53D4" w:rsidRDefault="00012C72" w14:paraId="1C6168A4" w14:textId="77777777">
            <w:pPr>
              <w:pStyle w:val="HeaderTable"/>
            </w:pPr>
            <w:r w:rsidRPr="008979A8">
              <w:t>Comments</w:t>
            </w:r>
          </w:p>
        </w:tc>
      </w:tr>
      <w:tr w:rsidRPr="008979A8" w:rsidR="00012C72" w:rsidTr="000D224E" w14:paraId="2AA94925" w14:textId="77777777">
        <w:trPr>
          <w:trHeight w:val="108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012C72" w:rsidP="001A53D4" w:rsidRDefault="00012C72" w14:paraId="582F53A8" w14:textId="041BE902">
            <w:pPr>
              <w:pStyle w:val="HeaderTable"/>
            </w:pPr>
            <w:r>
              <w:t>Localize</w:t>
            </w:r>
            <w:r w:rsidR="009C27A2">
              <w:t>d</w:t>
            </w:r>
            <w:r>
              <w:t xml:space="preserve"> Section</w:t>
            </w:r>
          </w:p>
        </w:tc>
      </w:tr>
      <w:tr w:rsidRPr="008979A8" w:rsidR="00012C72" w:rsidTr="00544B9B" w14:paraId="55F9EB3F" w14:textId="77777777">
        <w:trPr>
          <w:trHeight w:val="108"/>
        </w:trPr>
        <w:tc>
          <w:tcPr>
            <w:tcW w:w="954" w:type="pct"/>
          </w:tcPr>
          <w:p w:rsidR="00012C72" w:rsidDel="000C1C6C" w:rsidP="001A53D4" w:rsidRDefault="000D3B5A" w14:paraId="3B67E69C" w14:textId="241F5E85">
            <w:bookmarkStart w:name="_Hlk126938467" w:id="40"/>
            <w:r>
              <w:t>province</w:t>
            </w:r>
          </w:p>
        </w:tc>
        <w:tc>
          <w:tcPr>
            <w:tcW w:w="1044" w:type="pct"/>
          </w:tcPr>
          <w:p w:rsidRPr="008979A8" w:rsidR="00012C72" w:rsidP="001A53D4" w:rsidRDefault="00012C72" w14:paraId="1C06C42B" w14:textId="77777777">
            <w:r>
              <w:t>Shuttle</w:t>
            </w:r>
          </w:p>
        </w:tc>
        <w:tc>
          <w:tcPr>
            <w:tcW w:w="3002" w:type="pct"/>
          </w:tcPr>
          <w:p w:rsidR="00012C72" w:rsidP="001A53D4" w:rsidRDefault="00012C72" w14:paraId="4AA062C3" w14:textId="2414F589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Angsana New"/>
                <w:color w:val="FF0000"/>
                <w:cs/>
              </w:rPr>
              <w:t>*</w:t>
            </w:r>
            <w:r w:rsidRPr="000D3B5A" w:rsidR="000D3B5A">
              <w:rPr>
                <w:rFonts w:cs="Angsana New"/>
                <w:color w:val="FF0000"/>
              </w:rPr>
              <w:t>P</w:t>
            </w:r>
            <w:r w:rsidRPr="00544B9B" w:rsidR="000D3B5A">
              <w:rPr>
                <w:color w:val="FF0000"/>
              </w:rPr>
              <w:t>rovince</w:t>
            </w:r>
          </w:p>
          <w:p w:rsidRPr="00346DFB" w:rsidR="00012C72" w:rsidDel="000C1C6C" w:rsidP="001A53D4" w:rsidRDefault="00012C72" w14:paraId="57A45266" w14:textId="120A6C6A">
            <w:pPr>
              <w:rPr>
                <w:cs/>
              </w:rPr>
            </w:pPr>
            <w:r>
              <w:t xml:space="preserve">List of Value </w:t>
            </w:r>
            <w:r>
              <w:rPr>
                <w:rFonts w:cs="Angsana New"/>
                <w:cs/>
              </w:rPr>
              <w:t xml:space="preserve">: </w:t>
            </w:r>
            <w:r w:rsidRPr="008979A8">
              <w:rPr>
                <w:cs/>
              </w:rPr>
              <w:t xml:space="preserve">ดึงข้อมูลจาก </w:t>
            </w:r>
            <w:commentRangeStart w:id="41"/>
            <w:r>
              <w:t>Query</w:t>
            </w:r>
            <w:r>
              <w:rPr>
                <w:rFonts w:cs="Angsana New"/>
                <w:cs/>
              </w:rPr>
              <w:t xml:space="preserve"> </w:t>
            </w:r>
            <w:commentRangeEnd w:id="41"/>
            <w:r w:rsidR="00854EEC">
              <w:rPr>
                <w:rStyle w:val="CommentReference"/>
              </w:rPr>
              <w:commentReference w:id="41"/>
            </w:r>
            <w:r>
              <w:rPr>
                <w:rFonts w:hint="cs"/>
                <w:cs/>
              </w:rPr>
              <w:t xml:space="preserve">โดยให้ </w:t>
            </w:r>
            <w:r>
              <w:t xml:space="preserve">Distinct </w:t>
            </w:r>
            <w:r>
              <w:rPr>
                <w:rFonts w:hint="cs"/>
                <w:cs/>
              </w:rPr>
              <w:t xml:space="preserve">ค่า </w:t>
            </w:r>
            <w:r w:rsidRPr="00544B9B" w:rsidR="000D3B5A">
              <w:rPr>
                <w:rFonts w:cs="Angsana New"/>
                <w:color w:val="000000" w:themeColor="text1"/>
              </w:rPr>
              <w:t>P</w:t>
            </w:r>
            <w:r w:rsidRPr="00544B9B" w:rsidR="000D3B5A">
              <w:rPr>
                <w:color w:val="000000" w:themeColor="text1"/>
              </w:rPr>
              <w:t>rovince</w:t>
            </w:r>
          </w:p>
        </w:tc>
      </w:tr>
      <w:bookmarkEnd w:id="40"/>
      <w:tr w:rsidRPr="008979A8" w:rsidR="001C585B" w:rsidTr="000D224E" w14:paraId="18C28415" w14:textId="77777777">
        <w:trPr>
          <w:trHeight w:val="108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Pr="00BD6930" w:rsidR="001C585B" w:rsidDel="000C1C6C" w:rsidP="001C585B" w:rsidRDefault="001C585B" w14:paraId="6FC2A1B5" w14:textId="4DD09887">
            <w:pPr>
              <w:pStyle w:val="HeaderTable"/>
            </w:pPr>
            <w:r>
              <w:t>End Localized Section</w:t>
            </w:r>
          </w:p>
        </w:tc>
      </w:tr>
    </w:tbl>
    <w:p w:rsidR="00C93F77" w:rsidP="00012C72" w:rsidRDefault="00C93F77" w14:paraId="51F4069F" w14:textId="60FE105C">
      <w:pPr>
        <w:pStyle w:val="Heading3"/>
        <w:numPr>
          <w:ilvl w:val="0"/>
          <w:numId w:val="468"/>
        </w:numPr>
        <w:rPr>
          <w:rFonts w:ascii="CordiaUPC" w:hAnsi="CordiaUPC" w:cs="CordiaUPC"/>
          <w:sz w:val="32"/>
          <w:szCs w:val="32"/>
        </w:rPr>
      </w:pPr>
      <w:r w:rsidRPr="008979A8">
        <w:rPr>
          <w:rFonts w:ascii="CordiaUPC" w:hAnsi="CordiaUPC" w:cs="CordiaUPC"/>
          <w:sz w:val="32"/>
          <w:szCs w:val="32"/>
        </w:rPr>
        <w:t>Script Validation</w:t>
      </w:r>
    </w:p>
    <w:tbl>
      <w:tblPr>
        <w:tblW w:w="4938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385"/>
        <w:gridCol w:w="2900"/>
        <w:gridCol w:w="3451"/>
        <w:gridCol w:w="1168"/>
      </w:tblGrid>
      <w:tr w:rsidRPr="008979A8" w:rsidR="000D3B5A" w:rsidTr="000D224E" w14:paraId="09427B1A" w14:textId="77777777">
        <w:trPr>
          <w:cantSplit/>
          <w:tblHeader/>
        </w:trPr>
        <w:tc>
          <w:tcPr>
            <w:tcW w:w="777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0D3B5A" w:rsidP="001A53D4" w:rsidRDefault="000D3B5A" w14:paraId="115D61B9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Error Code</w:t>
            </w:r>
          </w:p>
        </w:tc>
        <w:tc>
          <w:tcPr>
            <w:tcW w:w="1628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0D3B5A" w:rsidP="001A53D4" w:rsidRDefault="000D3B5A" w14:paraId="467AA663" w14:textId="77777777">
            <w:pPr>
              <w:rPr>
                <w:rFonts w:cs="CordiaUPC"/>
                <w:b/>
                <w:bCs/>
              </w:rPr>
            </w:pPr>
            <w:r>
              <w:rPr>
                <w:rFonts w:cs="CordiaUPC"/>
                <w:b/>
                <w:bCs/>
              </w:rPr>
              <w:t xml:space="preserve">Error Message </w:t>
            </w:r>
          </w:p>
        </w:tc>
        <w:tc>
          <w:tcPr>
            <w:tcW w:w="1938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0D3B5A" w:rsidP="001A53D4" w:rsidRDefault="000D3B5A" w14:paraId="6A4DF5EF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Logic</w:t>
            </w:r>
          </w:p>
        </w:tc>
        <w:tc>
          <w:tcPr>
            <w:tcW w:w="656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0D3B5A" w:rsidP="001A53D4" w:rsidRDefault="000D3B5A" w14:paraId="4BE0C716" w14:textId="77777777">
            <w:pPr>
              <w:rPr>
                <w:rFonts w:cs="CordiaUPC"/>
                <w:b/>
                <w:bCs/>
              </w:rPr>
            </w:pPr>
            <w:r>
              <w:rPr>
                <w:rFonts w:cs="CordiaUPC"/>
                <w:b/>
                <w:bCs/>
              </w:rPr>
              <w:t>Submit Call</w:t>
            </w:r>
          </w:p>
        </w:tc>
      </w:tr>
      <w:tr w:rsidRPr="00792590" w:rsidR="000D3B5A" w:rsidTr="000D224E" w14:paraId="7C913A68" w14:textId="77777777">
        <w:tc>
          <w:tcPr>
            <w:tcW w:w="777" w:type="pct"/>
          </w:tcPr>
          <w:p w:rsidRPr="00792590" w:rsidR="000D3B5A" w:rsidP="001A53D4" w:rsidRDefault="000D3B5A" w14:paraId="47C0F248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B91E66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28" w:type="pct"/>
          </w:tcPr>
          <w:p w:rsidRPr="00792590" w:rsidR="000D3B5A" w:rsidP="001A53D4" w:rsidRDefault="00830408" w14:paraId="501B9437" w14:textId="5BE51E33">
            <w:pPr>
              <w:rPr>
                <w:rFonts w:cs="CordiaUPC"/>
              </w:rPr>
            </w:pPr>
            <w:r>
              <w:t>Province</w:t>
            </w:r>
            <w:r w:rsidR="000D3B5A">
              <w:t xml:space="preserve"> is required</w:t>
            </w:r>
            <w:r w:rsidR="000D3B5A">
              <w:rPr>
                <w:rFonts w:cs="Angsana New"/>
                <w:cs/>
              </w:rPr>
              <w:t>.</w:t>
            </w:r>
          </w:p>
        </w:tc>
        <w:tc>
          <w:tcPr>
            <w:tcW w:w="1938" w:type="pct"/>
          </w:tcPr>
          <w:p w:rsidRPr="00792590" w:rsidR="000D3B5A" w:rsidP="001A53D4" w:rsidRDefault="00830408" w14:paraId="4D11D693" w14:textId="2A5B3C7B">
            <w:pPr>
              <w:rPr>
                <w:rFonts w:cs="CordiaUPC"/>
                <w:cs/>
              </w:rPr>
            </w:pPr>
            <w:r>
              <w:t xml:space="preserve">province </w:t>
            </w:r>
            <w:r w:rsidRPr="00792590" w:rsidR="000D3B5A">
              <w:rPr>
                <w:rFonts w:hint="cs" w:cs="Angsana New"/>
                <w:cs/>
              </w:rPr>
              <w:t xml:space="preserve"> </w:t>
            </w:r>
            <w:r w:rsidR="000D3B5A">
              <w:rPr>
                <w:rFonts w:hint="cs" w:cs="Angsana New"/>
                <w:cs/>
              </w:rPr>
              <w:t xml:space="preserve">จะต้องเป็น </w:t>
            </w:r>
            <w:r w:rsidRPr="00792590" w:rsidR="000D3B5A">
              <w:rPr>
                <w:rFonts w:cs="CordiaUPC"/>
              </w:rPr>
              <w:t>Mandatory</w:t>
            </w:r>
            <w:r w:rsidR="001D3CA6">
              <w:rPr>
                <w:rFonts w:hint="cs" w:cs="CordiaUPC"/>
                <w:cs/>
              </w:rPr>
              <w:t xml:space="preserve"> ก็</w:t>
            </w:r>
            <w:r w:rsidR="001D3CA6">
              <w:rPr>
                <w:rStyle w:val="ui-provider"/>
                <w:cs/>
              </w:rPr>
              <w:t xml:space="preserve">เมื่อ ใน </w:t>
            </w:r>
            <w:r w:rsidR="001D3CA6">
              <w:rPr>
                <w:rStyle w:val="ui-provider"/>
              </w:rPr>
              <w:t>tab internet</w:t>
            </w:r>
            <w:r w:rsidR="001D3CA6">
              <w:rPr>
                <w:rStyle w:val="ui-provider"/>
                <w:rFonts w:cs="CordiaUPC"/>
                <w:cs/>
              </w:rPr>
              <w:t xml:space="preserve">/ </w:t>
            </w:r>
            <w:r w:rsidR="001D3CA6">
              <w:rPr>
                <w:rStyle w:val="ui-provider"/>
              </w:rPr>
              <w:t xml:space="preserve">voice </w:t>
            </w:r>
            <w:r w:rsidR="001D3CA6">
              <w:rPr>
                <w:rStyle w:val="ui-provider"/>
                <w:cs/>
              </w:rPr>
              <w:t xml:space="preserve">มีเลือก </w:t>
            </w:r>
            <w:r w:rsidR="001D3CA6">
              <w:rPr>
                <w:rStyle w:val="ui-provider"/>
              </w:rPr>
              <w:t>flag localized</w:t>
            </w:r>
          </w:p>
        </w:tc>
        <w:tc>
          <w:tcPr>
            <w:tcW w:w="656" w:type="pct"/>
          </w:tcPr>
          <w:p w:rsidR="000D3B5A" w:rsidP="001A53D4" w:rsidRDefault="000D3B5A" w14:paraId="4061A204" w14:textId="77777777">
            <w:pPr>
              <w:rPr>
                <w:rFonts w:cs="CordiaUPC"/>
                <w:szCs w:val="36"/>
              </w:rPr>
            </w:pPr>
          </w:p>
        </w:tc>
      </w:tr>
    </w:tbl>
    <w:p w:rsidR="00C93F77" w:rsidP="00544B9B" w:rsidRDefault="00C93F77" w14:paraId="19AEE5A5" w14:textId="77777777">
      <w:pPr>
        <w:pStyle w:val="Heading3"/>
        <w:numPr>
          <w:ilvl w:val="0"/>
          <w:numId w:val="468"/>
        </w:numPr>
        <w:rPr>
          <w:rFonts w:ascii="CordiaUPC" w:hAnsi="CordiaUPC" w:cs="CordiaUPC"/>
          <w:sz w:val="32"/>
          <w:szCs w:val="32"/>
        </w:rPr>
      </w:pPr>
      <w:r w:rsidRPr="008979A8">
        <w:rPr>
          <w:rFonts w:ascii="CordiaUPC" w:hAnsi="CordiaUPC" w:cs="CordiaUPC"/>
          <w:sz w:val="32"/>
          <w:szCs w:val="32"/>
        </w:rPr>
        <w:t>Script Validation</w:t>
      </w:r>
    </w:p>
    <w:p w:rsidR="001716D7" w:rsidP="001716D7" w:rsidRDefault="001716D7" w14:paraId="179E1574" w14:textId="4D50E545">
      <w:pPr>
        <w:pStyle w:val="Heading2"/>
        <w:numPr>
          <w:ilvl w:val="0"/>
          <w:numId w:val="1"/>
        </w:numPr>
        <w:ind w:left="426" w:hanging="426"/>
        <w:rPr>
          <w:rFonts w:ascii="CordiaUPC" w:hAnsi="CordiaUPC" w:cs="CordiaUPC"/>
          <w:sz w:val="36"/>
          <w:szCs w:val="36"/>
        </w:rPr>
      </w:pPr>
      <w:r>
        <w:rPr>
          <w:rFonts w:ascii="CordiaUPC" w:hAnsi="CordiaUPC" w:cs="CordiaUPC"/>
          <w:sz w:val="36"/>
          <w:szCs w:val="36"/>
        </w:rPr>
        <w:t>Mass Market Segment</w:t>
      </w:r>
    </w:p>
    <w:p w:rsidRPr="005040E4" w:rsidR="001716D7" w:rsidP="00E766EB" w:rsidRDefault="001716D7" w14:paraId="26A9B199" w14:textId="77777777">
      <w:pPr>
        <w:pStyle w:val="Heading3"/>
        <w:numPr>
          <w:ilvl w:val="0"/>
          <w:numId w:val="332"/>
        </w:numPr>
        <w:rPr>
          <w:rFonts w:ascii="CordiaUPC" w:hAnsi="CordiaUPC" w:cs="CordiaUPC"/>
          <w:sz w:val="36"/>
          <w:szCs w:val="44"/>
        </w:rPr>
      </w:pPr>
      <w:r w:rsidRPr="008979A8">
        <w:rPr>
          <w:rFonts w:ascii="CordiaUPC" w:hAnsi="CordiaUPC" w:cs="CordiaUPC"/>
          <w:sz w:val="36"/>
          <w:szCs w:val="44"/>
        </w:rPr>
        <w:t>Field on Screen</w:t>
      </w:r>
    </w:p>
    <w:tbl>
      <w:tblPr>
        <w:tblW w:w="5000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656"/>
        <w:gridCol w:w="11"/>
        <w:gridCol w:w="1910"/>
        <w:gridCol w:w="13"/>
        <w:gridCol w:w="5426"/>
      </w:tblGrid>
      <w:tr w:rsidRPr="008979A8" w:rsidR="001716D7" w:rsidTr="00642B59" w14:paraId="30039A0B" w14:textId="77777777">
        <w:trPr>
          <w:trHeight w:val="108"/>
        </w:trPr>
        <w:tc>
          <w:tcPr>
            <w:tcW w:w="925" w:type="pct"/>
            <w:gridSpan w:val="2"/>
            <w:shd w:val="clear" w:color="auto" w:fill="EEECE1" w:themeFill="background2"/>
            <w:vAlign w:val="center"/>
          </w:tcPr>
          <w:p w:rsidR="001716D7" w:rsidP="00445DED" w:rsidRDefault="001716D7" w14:paraId="570F05BC" w14:textId="77777777">
            <w:pPr>
              <w:pStyle w:val="HeaderTable"/>
            </w:pPr>
            <w:r w:rsidRPr="008979A8">
              <w:t>Field Name</w:t>
            </w:r>
          </w:p>
        </w:tc>
        <w:tc>
          <w:tcPr>
            <w:tcW w:w="1059" w:type="pct"/>
            <w:shd w:val="clear" w:color="auto" w:fill="EEECE1" w:themeFill="background2"/>
            <w:vAlign w:val="center"/>
          </w:tcPr>
          <w:p w:rsidR="001716D7" w:rsidP="00445DED" w:rsidRDefault="001716D7" w14:paraId="765BDE40" w14:textId="77777777">
            <w:pPr>
              <w:pStyle w:val="HeaderTable"/>
            </w:pPr>
            <w:r w:rsidRPr="008979A8">
              <w:t>Type</w:t>
            </w:r>
          </w:p>
        </w:tc>
        <w:tc>
          <w:tcPr>
            <w:tcW w:w="3016" w:type="pct"/>
            <w:gridSpan w:val="2"/>
            <w:shd w:val="clear" w:color="auto" w:fill="EEECE1" w:themeFill="background2"/>
            <w:vAlign w:val="center"/>
          </w:tcPr>
          <w:p w:rsidR="001716D7" w:rsidP="00445DED" w:rsidRDefault="001716D7" w14:paraId="3D6A3F1A" w14:textId="77777777">
            <w:pPr>
              <w:pStyle w:val="HeaderTable"/>
            </w:pPr>
            <w:r w:rsidRPr="008979A8">
              <w:t>Comments</w:t>
            </w:r>
          </w:p>
        </w:tc>
      </w:tr>
      <w:tr w:rsidRPr="008979A8" w:rsidR="00D007EF" w:rsidTr="00642B59" w14:paraId="11EC8D84" w14:textId="77777777">
        <w:trPr>
          <w:trHeight w:val="108"/>
        </w:trPr>
        <w:tc>
          <w:tcPr>
            <w:tcW w:w="5000" w:type="pct"/>
            <w:gridSpan w:val="5"/>
            <w:shd w:val="clear" w:color="auto" w:fill="C2D69B" w:themeFill="accent3" w:themeFillTint="99"/>
          </w:tcPr>
          <w:p w:rsidR="00D007EF" w:rsidP="00E766EB" w:rsidRDefault="00D007EF" w14:paraId="756DD761" w14:textId="5207EE3F">
            <w:pPr>
              <w:pStyle w:val="HeaderTable"/>
            </w:pPr>
            <w:r>
              <w:t>Markert Segment Section</w:t>
            </w:r>
          </w:p>
        </w:tc>
      </w:tr>
      <w:tr w:rsidRPr="008979A8" w:rsidR="00D007EF" w:rsidTr="00642B59" w14:paraId="7BB7AE92" w14:textId="77777777">
        <w:trPr>
          <w:trHeight w:val="108"/>
        </w:trPr>
        <w:tc>
          <w:tcPr>
            <w:tcW w:w="925" w:type="pct"/>
            <w:gridSpan w:val="2"/>
          </w:tcPr>
          <w:p w:rsidR="00D007EF" w:rsidP="00D007EF" w:rsidRDefault="00D007EF" w14:paraId="15396A6C" w14:textId="33FC8B26">
            <w:r>
              <w:t>marketSegment</w:t>
            </w:r>
          </w:p>
        </w:tc>
        <w:tc>
          <w:tcPr>
            <w:tcW w:w="1059" w:type="pct"/>
          </w:tcPr>
          <w:p w:rsidR="00D007EF" w:rsidP="00D007EF" w:rsidRDefault="00D007EF" w14:paraId="56B45D37" w14:textId="034D638C">
            <w:r>
              <w:t>Shuttle</w:t>
            </w:r>
          </w:p>
        </w:tc>
        <w:tc>
          <w:tcPr>
            <w:tcW w:w="3016" w:type="pct"/>
            <w:gridSpan w:val="2"/>
          </w:tcPr>
          <w:p w:rsidR="002141CB" w:rsidP="00D007EF" w:rsidRDefault="002141CB" w14:paraId="5C6EF1F3" w14:textId="345B8581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>
              <w:t>Market Segment</w:t>
            </w:r>
          </w:p>
          <w:p w:rsidR="00D228EB" w:rsidP="00D007EF" w:rsidRDefault="00D228EB" w14:paraId="361D876C" w14:textId="70C58345">
            <w:r w:rsidRPr="00A00E2D">
              <w:rPr>
                <w:highlight w:val="yellow"/>
              </w:rPr>
              <w:t>Invisible</w:t>
            </w:r>
          </w:p>
          <w:p w:rsidR="00D007EF" w:rsidP="00D007EF" w:rsidRDefault="00D007EF" w14:paraId="7E14B6D9" w14:textId="6A190202">
            <w:r>
              <w:t xml:space="preserve">List of Value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 w:rsidRPr="00D007EF">
              <w:t>MARKET_SEGMENT</w:t>
            </w:r>
          </w:p>
        </w:tc>
      </w:tr>
      <w:tr w:rsidRPr="008979A8" w:rsidR="00E003E0" w:rsidTr="00642B59" w14:paraId="73896D26" w14:textId="77777777">
        <w:trPr>
          <w:trHeight w:val="108"/>
        </w:trPr>
        <w:tc>
          <w:tcPr>
            <w:tcW w:w="925" w:type="pct"/>
            <w:gridSpan w:val="2"/>
          </w:tcPr>
          <w:p w:rsidR="00E003E0" w:rsidP="00D007EF" w:rsidRDefault="00E003E0" w14:paraId="154FB326" w14:textId="0CC45236">
            <w:r>
              <w:rPr>
                <w:rFonts w:hint="cs"/>
                <w:cs/>
              </w:rPr>
              <w:t xml:space="preserve">ปุ่ม </w:t>
            </w:r>
            <w:r>
              <w:rPr>
                <w:rFonts w:cs="Angsana New"/>
                <w:cs/>
              </w:rPr>
              <w:t>+</w:t>
            </w:r>
          </w:p>
        </w:tc>
        <w:tc>
          <w:tcPr>
            <w:tcW w:w="1059" w:type="pct"/>
          </w:tcPr>
          <w:p w:rsidR="00E003E0" w:rsidP="00D007EF" w:rsidRDefault="00E003E0" w14:paraId="2D9876BC" w14:textId="49938BF1">
            <w:r>
              <w:t>Button</w:t>
            </w:r>
          </w:p>
        </w:tc>
        <w:tc>
          <w:tcPr>
            <w:tcW w:w="3016" w:type="pct"/>
            <w:gridSpan w:val="2"/>
          </w:tcPr>
          <w:p w:rsidR="00D228EB" w:rsidP="00D007EF" w:rsidRDefault="00D228EB" w14:paraId="15ECE04D" w14:textId="484CB336">
            <w:r w:rsidRPr="00504C3F">
              <w:rPr>
                <w:highlight w:val="yellow"/>
              </w:rPr>
              <w:t>Invisible</w:t>
            </w:r>
          </w:p>
          <w:p w:rsidR="00E003E0" w:rsidP="00D007EF" w:rsidRDefault="00E003E0" w14:paraId="4D0FD5C9" w14:textId="224D98D5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เมื่อกดปุ่ม </w:t>
            </w:r>
            <w:r>
              <w:rPr>
                <w:rFonts w:cs="Angsana New"/>
                <w:cs/>
              </w:rPr>
              <w:t xml:space="preserve">+ </w:t>
            </w:r>
            <w:r>
              <w:rPr>
                <w:rFonts w:hint="cs"/>
                <w:cs/>
              </w:rPr>
              <w:t xml:space="preserve">ให้ขึ้น </w:t>
            </w:r>
            <w:r>
              <w:t xml:space="preserve">Pop up </w:t>
            </w:r>
            <w:r>
              <w:rPr>
                <w:rFonts w:hint="cs"/>
                <w:cs/>
              </w:rPr>
              <w:t xml:space="preserve">ที่ </w:t>
            </w:r>
            <w:r>
              <w:t>New Market Segment Section</w:t>
            </w:r>
          </w:p>
        </w:tc>
      </w:tr>
      <w:tr w:rsidRPr="008979A8" w:rsidR="00D228EB" w:rsidTr="00642B59" w14:paraId="1450C08F" w14:textId="77777777">
        <w:trPr>
          <w:trHeight w:val="108"/>
        </w:trPr>
        <w:tc>
          <w:tcPr>
            <w:tcW w:w="925" w:type="pct"/>
            <w:gridSpan w:val="2"/>
          </w:tcPr>
          <w:p w:rsidR="00D228EB" w:rsidP="00D007EF" w:rsidRDefault="00E72F6E" w14:paraId="5BF093EA" w14:textId="6A4217D0">
            <w:r>
              <w:t>a</w:t>
            </w:r>
            <w:r w:rsidRPr="00504C3F">
              <w:t>ccountCategory</w:t>
            </w:r>
          </w:p>
        </w:tc>
        <w:tc>
          <w:tcPr>
            <w:tcW w:w="1059" w:type="pct"/>
          </w:tcPr>
          <w:p w:rsidR="00D228EB" w:rsidP="00D007EF" w:rsidRDefault="00642B59" w14:paraId="37675EA9" w14:textId="0BE89482">
            <w:pPr>
              <w:rPr>
                <w:cs/>
              </w:rPr>
            </w:pPr>
            <w:r>
              <w:t>Shuttle</w:t>
            </w:r>
          </w:p>
        </w:tc>
        <w:tc>
          <w:tcPr>
            <w:tcW w:w="3016" w:type="pct"/>
            <w:gridSpan w:val="2"/>
          </w:tcPr>
          <w:p w:rsidR="00D228EB" w:rsidP="00A00E2D" w:rsidRDefault="00D228EB" w14:paraId="17979D7C" w14:textId="03E5892D">
            <w:pPr>
              <w:spacing w:after="0"/>
            </w:pPr>
            <w:r w:rsidRPr="00A00E2D">
              <w:t xml:space="preserve">Label </w:t>
            </w:r>
            <w:r w:rsidRPr="00A00E2D">
              <w:rPr>
                <w:rFonts w:cs="CordiaUPC"/>
                <w:cs/>
              </w:rPr>
              <w:t xml:space="preserve">: </w:t>
            </w:r>
            <w:r w:rsidRPr="00A00E2D" w:rsidR="00B967E4">
              <w:rPr>
                <w:rFonts w:cs="CordiaUPC"/>
                <w:color w:val="FF0000"/>
                <w:cs/>
              </w:rPr>
              <w:t>*</w:t>
            </w:r>
            <w:r w:rsidRPr="00A00E2D">
              <w:rPr>
                <w:color w:val="FF0000"/>
              </w:rPr>
              <w:t xml:space="preserve">Account Category </w:t>
            </w:r>
            <w:r w:rsidRPr="00A00E2D">
              <w:rPr>
                <w:rFonts w:cs="CordiaUPC"/>
                <w:color w:val="FF0000"/>
                <w:cs/>
              </w:rPr>
              <w:t>(</w:t>
            </w:r>
            <w:r w:rsidRPr="00A00E2D">
              <w:rPr>
                <w:color w:val="FF0000"/>
              </w:rPr>
              <w:t>Customer Type</w:t>
            </w:r>
            <w:r w:rsidRPr="00A00E2D">
              <w:rPr>
                <w:rFonts w:cs="CordiaUPC"/>
                <w:color w:val="FF0000"/>
                <w:cs/>
              </w:rPr>
              <w:t>)</w:t>
            </w:r>
          </w:p>
          <w:p w:rsidRPr="00A00E2D" w:rsidR="008B4D32" w:rsidP="00A00E2D" w:rsidRDefault="008B4D32" w14:paraId="68467133" w14:textId="77777777">
            <w:pPr>
              <w:spacing w:after="0"/>
            </w:pPr>
          </w:p>
          <w:p w:rsidR="008B4D32" w:rsidP="00A00E2D" w:rsidRDefault="00E72F6E" w14:paraId="55B0578E" w14:textId="77777777">
            <w:pPr>
              <w:spacing w:after="0"/>
            </w:pPr>
            <w:r>
              <w:t xml:space="preserve">List of Value </w:t>
            </w:r>
            <w:r w:rsidRPr="00A00E2D">
              <w:rPr>
                <w:cs/>
              </w:rPr>
              <w:t xml:space="preserve">: </w:t>
            </w:r>
            <w:r w:rsidRPr="008979A8">
              <w:rPr>
                <w:cs/>
              </w:rPr>
              <w:t xml:space="preserve">ดึงข้อมูลจาก </w:t>
            </w:r>
            <w:commentRangeStart w:id="42"/>
            <w:commentRangeStart w:id="43"/>
            <w:r>
              <w:t>Query</w:t>
            </w:r>
            <w:commentRangeEnd w:id="42"/>
            <w:r w:rsidRPr="00A00E2D">
              <w:commentReference w:id="42"/>
            </w:r>
            <w:r w:rsidRPr="00A00E2D">
              <w:rPr>
                <w:cs/>
              </w:rPr>
              <w:t xml:space="preserve"> </w:t>
            </w:r>
            <w:commentRangeEnd w:id="43"/>
            <w:r w:rsidRPr="00A00E2D">
              <w:commentReference w:id="43"/>
            </w:r>
            <w:r>
              <w:rPr>
                <w:rFonts w:hint="cs"/>
                <w:cs/>
              </w:rPr>
              <w:t xml:space="preserve">โดยให้ </w:t>
            </w:r>
            <w:r>
              <w:t xml:space="preserve">Display </w:t>
            </w:r>
            <w:r w:rsidRPr="00EF7A9F">
              <w:t>CHARACTERISTIC_USE</w:t>
            </w:r>
          </w:p>
          <w:p w:rsidR="00E72F6E" w:rsidRDefault="008B4D32" w14:paraId="55534ACF" w14:textId="77777777">
            <w:pPr>
              <w:spacing w:after="0"/>
            </w:pPr>
            <w:r w:rsidRPr="00A00E2D">
              <w:br/>
            </w:r>
            <w:r w:rsidRPr="00A00E2D">
              <w:t xml:space="preserve">Default </w:t>
            </w:r>
            <w:r w:rsidRPr="00A00E2D">
              <w:rPr>
                <w:rFonts w:cs="CordiaUPC"/>
                <w:cs/>
              </w:rPr>
              <w:t>: “</w:t>
            </w:r>
            <w:r w:rsidRPr="008B4D32">
              <w:t>Residential</w:t>
            </w:r>
            <w:r w:rsidRPr="00A00E2D">
              <w:rPr>
                <w:rFonts w:cs="CordiaUPC"/>
                <w:cs/>
              </w:rPr>
              <w:t>”</w:t>
            </w:r>
          </w:p>
          <w:tbl>
            <w:tblPr>
              <w:tblStyle w:val="TableGrid"/>
              <w:tblW w:w="4837" w:type="dxa"/>
              <w:tblLayout w:type="fixed"/>
              <w:tblLook w:val="04A0" w:firstRow="1" w:lastRow="0" w:firstColumn="1" w:lastColumn="0" w:noHBand="0" w:noVBand="1"/>
            </w:tblPr>
            <w:tblGrid>
              <w:gridCol w:w="2418"/>
              <w:gridCol w:w="2419"/>
            </w:tblGrid>
            <w:tr w:rsidR="00F15024" w:rsidTr="001A53D4" w14:paraId="209FD263" w14:textId="77777777">
              <w:trPr>
                <w:trHeight w:val="374"/>
                <w:tblHeader/>
              </w:trPr>
              <w:tc>
                <w:tcPr>
                  <w:tcW w:w="2418" w:type="dxa"/>
                  <w:shd w:val="clear" w:color="auto" w:fill="C2D69B" w:themeFill="accent3" w:themeFillTint="99"/>
                </w:tcPr>
                <w:p w:rsidR="00F15024" w:rsidP="00F15024" w:rsidRDefault="00F15024" w14:paraId="7769CB9A" w14:textId="77777777">
                  <w:pPr>
                    <w:pStyle w:val="HeaderTable"/>
                    <w:jc w:val="center"/>
                  </w:pPr>
                  <w:r>
                    <w:t>Display</w:t>
                  </w:r>
                </w:p>
              </w:tc>
              <w:tc>
                <w:tcPr>
                  <w:tcW w:w="2419" w:type="dxa"/>
                  <w:shd w:val="clear" w:color="auto" w:fill="C2D69B" w:themeFill="accent3" w:themeFillTint="99"/>
                </w:tcPr>
                <w:p w:rsidR="00F15024" w:rsidP="00F15024" w:rsidRDefault="00F15024" w14:paraId="30B4BC12" w14:textId="77777777">
                  <w:pPr>
                    <w:pStyle w:val="HeaderTable"/>
                    <w:jc w:val="center"/>
                  </w:pPr>
                  <w:r>
                    <w:t>Value</w:t>
                  </w:r>
                </w:p>
              </w:tc>
            </w:tr>
            <w:tr w:rsidR="00F15024" w:rsidTr="001A53D4" w14:paraId="36722D46" w14:textId="77777777">
              <w:trPr>
                <w:trHeight w:val="352"/>
              </w:trPr>
              <w:tc>
                <w:tcPr>
                  <w:tcW w:w="2418" w:type="dxa"/>
                </w:tcPr>
                <w:p w:rsidR="00F15024" w:rsidP="00F15024" w:rsidRDefault="00F15024" w14:paraId="2E56DD42" w14:textId="77777777">
                  <w:pPr>
                    <w:rPr>
                      <w:color w:val="000000"/>
                    </w:rPr>
                  </w:pPr>
                  <w:r w:rsidRPr="008B4D32">
                    <w:t>Residential</w:t>
                  </w:r>
                </w:p>
              </w:tc>
              <w:tc>
                <w:tcPr>
                  <w:tcW w:w="2419" w:type="dxa"/>
                </w:tcPr>
                <w:p w:rsidR="00F15024" w:rsidP="00F15024" w:rsidRDefault="00F15024" w14:paraId="5572F6C8" w14:textId="77777777">
                  <w:pPr>
                    <w:rPr>
                      <w:color w:val="000000"/>
                    </w:rPr>
                  </w:pPr>
                  <w:r w:rsidRPr="00F15024">
                    <w:rPr>
                      <w:color w:val="000000"/>
                    </w:rPr>
                    <w:t>POMS210400056</w:t>
                  </w:r>
                </w:p>
              </w:tc>
            </w:tr>
            <w:tr w:rsidR="00F15024" w:rsidTr="001A53D4" w14:paraId="7B26ED5C" w14:textId="77777777">
              <w:trPr>
                <w:trHeight w:val="352"/>
              </w:trPr>
              <w:tc>
                <w:tcPr>
                  <w:tcW w:w="2418" w:type="dxa"/>
                </w:tcPr>
                <w:p w:rsidR="00F15024" w:rsidP="00F15024" w:rsidRDefault="00F15024" w14:paraId="553FAF5E" w14:textId="77777777">
                  <w:pPr>
                    <w:rPr>
                      <w:color w:val="000000"/>
                    </w:rPr>
                  </w:pPr>
                  <w:r w:rsidRPr="00F15024">
                    <w:rPr>
                      <w:color w:val="000000"/>
                    </w:rPr>
                    <w:t>In House AIS</w:t>
                  </w:r>
                  <w:r>
                    <w:rPr>
                      <w:rFonts w:cs="CordiaUPC"/>
                      <w:color w:val="000000"/>
                      <w:cs/>
                    </w:rPr>
                    <w:t xml:space="preserve"> </w:t>
                  </w:r>
                </w:p>
              </w:tc>
              <w:tc>
                <w:tcPr>
                  <w:tcW w:w="2419" w:type="dxa"/>
                </w:tcPr>
                <w:p w:rsidR="00F15024" w:rsidP="00F15024" w:rsidRDefault="00F15024" w14:paraId="07379A4B" w14:textId="77777777">
                  <w:pPr>
                    <w:rPr>
                      <w:color w:val="000000"/>
                    </w:rPr>
                  </w:pPr>
                  <w:r w:rsidRPr="00F15024">
                    <w:rPr>
                      <w:color w:val="000000"/>
                    </w:rPr>
                    <w:t>POMS220500328</w:t>
                  </w:r>
                </w:p>
              </w:tc>
            </w:tr>
            <w:tr w:rsidR="00F15024" w:rsidTr="001A53D4" w14:paraId="7DDFAE01" w14:textId="77777777">
              <w:trPr>
                <w:trHeight w:val="330"/>
              </w:trPr>
              <w:tc>
                <w:tcPr>
                  <w:tcW w:w="2418" w:type="dxa"/>
                </w:tcPr>
                <w:p w:rsidR="00F15024" w:rsidP="00F15024" w:rsidRDefault="00F15024" w14:paraId="1F6CD284" w14:textId="77777777">
                  <w:pPr>
                    <w:rPr>
                      <w:color w:val="000000"/>
                    </w:rPr>
                  </w:pPr>
                  <w:r w:rsidRPr="00F15024">
                    <w:rPr>
                      <w:color w:val="000000"/>
                    </w:rPr>
                    <w:t>Business</w:t>
                  </w:r>
                </w:p>
              </w:tc>
              <w:tc>
                <w:tcPr>
                  <w:tcW w:w="2419" w:type="dxa"/>
                </w:tcPr>
                <w:p w:rsidR="00F15024" w:rsidP="00F15024" w:rsidRDefault="00F15024" w14:paraId="2CD4E19A" w14:textId="77777777">
                  <w:pPr>
                    <w:rPr>
                      <w:color w:val="000000"/>
                    </w:rPr>
                  </w:pPr>
                  <w:r w:rsidRPr="00F15024">
                    <w:rPr>
                      <w:color w:val="000000"/>
                    </w:rPr>
                    <w:t>POMS210400054</w:t>
                  </w:r>
                </w:p>
              </w:tc>
            </w:tr>
          </w:tbl>
          <w:p w:rsidRPr="00A00E2D" w:rsidR="00F15024" w:rsidP="00A00E2D" w:rsidRDefault="00F15024" w14:paraId="13A74D64" w14:textId="1DDD7EB9">
            <w:pPr>
              <w:spacing w:after="0"/>
            </w:pPr>
          </w:p>
        </w:tc>
      </w:tr>
      <w:tr w:rsidRPr="008979A8" w:rsidR="00D007EF" w:rsidTr="00642B59" w14:paraId="00522875" w14:textId="77777777">
        <w:trPr>
          <w:trHeight w:val="108"/>
        </w:trPr>
        <w:tc>
          <w:tcPr>
            <w:tcW w:w="5000" w:type="pct"/>
            <w:gridSpan w:val="5"/>
            <w:shd w:val="clear" w:color="auto" w:fill="C2D69B" w:themeFill="accent3" w:themeFillTint="99"/>
          </w:tcPr>
          <w:p w:rsidR="00D007EF" w:rsidP="00E766EB" w:rsidRDefault="00D007EF" w14:paraId="502D98F7" w14:textId="4C5DE943">
            <w:pPr>
              <w:pStyle w:val="HeaderTable"/>
            </w:pPr>
            <w:r>
              <w:t>End Markert Segment Section</w:t>
            </w:r>
          </w:p>
        </w:tc>
      </w:tr>
      <w:tr w:rsidRPr="008979A8" w:rsidR="00E003E0" w:rsidTr="00642B59" w14:paraId="43049739" w14:textId="77777777">
        <w:trPr>
          <w:trHeight w:val="108"/>
        </w:trPr>
        <w:tc>
          <w:tcPr>
            <w:tcW w:w="5000" w:type="pct"/>
            <w:gridSpan w:val="5"/>
            <w:shd w:val="clear" w:color="auto" w:fill="C2D69B" w:themeFill="accent3" w:themeFillTint="99"/>
          </w:tcPr>
          <w:p w:rsidR="00E003E0" w:rsidP="00E766EB" w:rsidRDefault="00E003E0" w14:paraId="391254FC" w14:textId="77777777">
            <w:pPr>
              <w:pStyle w:val="HeaderTable"/>
            </w:pPr>
            <w:r>
              <w:t>New Market Segment Section</w:t>
            </w:r>
          </w:p>
          <w:p w:rsidR="00570E12" w:rsidP="00E766EB" w:rsidRDefault="00570E12" w14:paraId="172D6190" w14:textId="24E47D2C">
            <w:pPr>
              <w:pStyle w:val="HeaderTable"/>
            </w:pPr>
            <w:r w:rsidRPr="00A00E2D">
              <w:rPr>
                <w:highlight w:val="yellow"/>
              </w:rPr>
              <w:t>Invisible</w:t>
            </w:r>
          </w:p>
        </w:tc>
      </w:tr>
      <w:tr w:rsidRPr="008979A8" w:rsidR="0005280B" w:rsidTr="00642B59" w14:paraId="5BE36855" w14:textId="77777777">
        <w:trPr>
          <w:trHeight w:val="145"/>
        </w:trPr>
        <w:tc>
          <w:tcPr>
            <w:tcW w:w="919" w:type="pct"/>
          </w:tcPr>
          <w:p w:rsidR="0005280B" w:rsidP="00E766EB" w:rsidRDefault="0005280B" w14:paraId="3941AC41" w14:textId="4A6F3F86">
            <w:r>
              <w:t>name</w:t>
            </w:r>
          </w:p>
        </w:tc>
        <w:tc>
          <w:tcPr>
            <w:tcW w:w="1072" w:type="pct"/>
            <w:gridSpan w:val="3"/>
          </w:tcPr>
          <w:p w:rsidR="0005280B" w:rsidP="00E766EB" w:rsidRDefault="0005280B" w14:paraId="2779FF60" w14:textId="10F06583">
            <w:r>
              <w:t>Text Box</w:t>
            </w:r>
          </w:p>
        </w:tc>
        <w:tc>
          <w:tcPr>
            <w:tcW w:w="3009" w:type="pct"/>
          </w:tcPr>
          <w:p w:rsidR="0005280B" w:rsidP="00E766EB" w:rsidRDefault="0005280B" w14:paraId="0FB16784" w14:textId="77777777">
            <w:pPr>
              <w:rPr>
                <w:color w:val="FF0000"/>
              </w:rPr>
            </w:pPr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E766EB">
              <w:rPr>
                <w:rFonts w:cs="Angsana New"/>
                <w:color w:val="FF0000"/>
                <w:cs/>
              </w:rPr>
              <w:t>*</w:t>
            </w:r>
            <w:r w:rsidRPr="00E766EB">
              <w:rPr>
                <w:color w:val="FF0000"/>
              </w:rPr>
              <w:t>Name</w:t>
            </w:r>
          </w:p>
          <w:p w:rsidR="0005280B" w:rsidP="00E766EB" w:rsidRDefault="0005280B" w14:paraId="21F8ABCC" w14:textId="23DCE156">
            <w:r w:rsidRPr="00E766EB">
              <w:t>Disable</w:t>
            </w:r>
          </w:p>
        </w:tc>
      </w:tr>
      <w:tr w:rsidRPr="008979A8" w:rsidR="0005280B" w:rsidTr="00642B59" w14:paraId="40E36DEE" w14:textId="77777777">
        <w:trPr>
          <w:trHeight w:val="145"/>
        </w:trPr>
        <w:tc>
          <w:tcPr>
            <w:tcW w:w="919" w:type="pct"/>
          </w:tcPr>
          <w:p w:rsidR="0005280B" w:rsidP="0005280B" w:rsidRDefault="0005280B" w14:paraId="1D816728" w14:textId="6B6F4232">
            <w:r>
              <w:t>description</w:t>
            </w:r>
          </w:p>
        </w:tc>
        <w:tc>
          <w:tcPr>
            <w:tcW w:w="1072" w:type="pct"/>
            <w:gridSpan w:val="3"/>
          </w:tcPr>
          <w:p w:rsidR="0005280B" w:rsidP="0005280B" w:rsidRDefault="0005280B" w14:paraId="085F3AD5" w14:textId="088D10D9">
            <w:r>
              <w:t>Text Area</w:t>
            </w:r>
          </w:p>
        </w:tc>
        <w:tc>
          <w:tcPr>
            <w:tcW w:w="3009" w:type="pct"/>
          </w:tcPr>
          <w:p w:rsidR="0005280B" w:rsidP="0005280B" w:rsidRDefault="0005280B" w14:paraId="47567054" w14:textId="77777777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>
              <w:t>Description</w:t>
            </w:r>
          </w:p>
          <w:p w:rsidR="0005280B" w:rsidP="0005280B" w:rsidRDefault="0005280B" w14:paraId="4860B3ED" w14:textId="78CA53EB">
            <w:r>
              <w:rPr>
                <w:rFonts w:hint="cs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 xml:space="preserve">แสดง </w:t>
            </w:r>
            <w:r>
              <w:t xml:space="preserve">3 </w:t>
            </w:r>
            <w:r>
              <w:rPr>
                <w:rFonts w:hint="cs"/>
                <w:cs/>
              </w:rPr>
              <w:t>บรรทัด</w:t>
            </w:r>
          </w:p>
        </w:tc>
      </w:tr>
      <w:tr w:rsidRPr="008979A8" w:rsidR="0005280B" w:rsidTr="00642B59" w14:paraId="329AE4FF" w14:textId="77777777">
        <w:trPr>
          <w:trHeight w:val="145"/>
        </w:trPr>
        <w:tc>
          <w:tcPr>
            <w:tcW w:w="919" w:type="pct"/>
          </w:tcPr>
          <w:p w:rsidR="0005280B" w:rsidP="0005280B" w:rsidRDefault="0005280B" w14:paraId="104471C2" w14:textId="5A203170">
            <w:r>
              <w:t>category</w:t>
            </w:r>
          </w:p>
        </w:tc>
        <w:tc>
          <w:tcPr>
            <w:tcW w:w="1072" w:type="pct"/>
            <w:gridSpan w:val="3"/>
          </w:tcPr>
          <w:p w:rsidR="0005280B" w:rsidP="0005280B" w:rsidRDefault="0005280B" w14:paraId="2CCCE9E2" w14:textId="7E6A1938">
            <w:r>
              <w:t>Drop Down List</w:t>
            </w:r>
          </w:p>
        </w:tc>
        <w:tc>
          <w:tcPr>
            <w:tcW w:w="3009" w:type="pct"/>
          </w:tcPr>
          <w:p w:rsidR="0005280B" w:rsidP="0005280B" w:rsidRDefault="0005280B" w14:paraId="58B8C7AC" w14:textId="77777777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>
              <w:t>Category</w:t>
            </w:r>
          </w:p>
          <w:p w:rsidR="00E64372" w:rsidP="0005280B" w:rsidRDefault="00E64372" w14:paraId="4C3544BD" w14:textId="43D0E7E0">
            <w:r>
              <w:t>Invisible</w:t>
            </w:r>
          </w:p>
        </w:tc>
      </w:tr>
      <w:tr w:rsidRPr="008979A8" w:rsidR="0005280B" w:rsidTr="00642B59" w14:paraId="1ECE7136" w14:textId="77777777">
        <w:trPr>
          <w:trHeight w:val="145"/>
        </w:trPr>
        <w:tc>
          <w:tcPr>
            <w:tcW w:w="919" w:type="pct"/>
          </w:tcPr>
          <w:p w:rsidR="0005280B" w:rsidP="0005280B" w:rsidRDefault="0005280B" w14:paraId="7B4FD869" w14:textId="1C8418EC">
            <w:r>
              <w:t>subCategory</w:t>
            </w:r>
          </w:p>
        </w:tc>
        <w:tc>
          <w:tcPr>
            <w:tcW w:w="1072" w:type="pct"/>
            <w:gridSpan w:val="3"/>
          </w:tcPr>
          <w:p w:rsidR="0005280B" w:rsidP="0005280B" w:rsidRDefault="0005280B" w14:paraId="412E22D0" w14:textId="35408DCF">
            <w:r>
              <w:t>Drop Down List</w:t>
            </w:r>
          </w:p>
        </w:tc>
        <w:tc>
          <w:tcPr>
            <w:tcW w:w="3009" w:type="pct"/>
          </w:tcPr>
          <w:p w:rsidR="0005280B" w:rsidP="0005280B" w:rsidRDefault="0005280B" w14:paraId="5636D9DA" w14:textId="77777777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>
              <w:t>Sub Category</w:t>
            </w:r>
          </w:p>
          <w:p w:rsidR="00E64372" w:rsidP="0005280B" w:rsidRDefault="00E64372" w14:paraId="21FA6A58" w14:textId="3D4034B8">
            <w:r>
              <w:t>Invisible</w:t>
            </w:r>
          </w:p>
        </w:tc>
      </w:tr>
      <w:tr w:rsidRPr="008979A8" w:rsidR="0005280B" w:rsidTr="00642B59" w14:paraId="3CAE6828" w14:textId="77777777">
        <w:trPr>
          <w:trHeight w:val="145"/>
        </w:trPr>
        <w:tc>
          <w:tcPr>
            <w:tcW w:w="919" w:type="pct"/>
          </w:tcPr>
          <w:p w:rsidR="0005280B" w:rsidP="00E766EB" w:rsidRDefault="0005280B" w14:paraId="02382631" w14:textId="51737872">
            <w:r>
              <w:t>startDateTime</w:t>
            </w:r>
          </w:p>
        </w:tc>
        <w:tc>
          <w:tcPr>
            <w:tcW w:w="1072" w:type="pct"/>
            <w:gridSpan w:val="3"/>
          </w:tcPr>
          <w:p w:rsidR="0005280B" w:rsidP="00E766EB" w:rsidRDefault="0005280B" w14:paraId="3F1DE112" w14:textId="12BCD1C1">
            <w:r>
              <w:t>Calendar</w:t>
            </w:r>
          </w:p>
        </w:tc>
        <w:tc>
          <w:tcPr>
            <w:tcW w:w="3009" w:type="pct"/>
          </w:tcPr>
          <w:p w:rsidR="0005280B" w:rsidP="00E766EB" w:rsidRDefault="0005280B" w14:paraId="6F4CD866" w14:textId="77777777">
            <w:pPr>
              <w:rPr>
                <w:color w:val="FF0000"/>
              </w:rPr>
            </w:pPr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E766EB">
              <w:rPr>
                <w:rFonts w:cs="Angsana New"/>
                <w:color w:val="FF0000"/>
                <w:cs/>
              </w:rPr>
              <w:t>*</w:t>
            </w:r>
            <w:r w:rsidRPr="00E766EB">
              <w:rPr>
                <w:color w:val="FF0000"/>
              </w:rPr>
              <w:t>Start Date</w:t>
            </w:r>
          </w:p>
          <w:p w:rsidR="0005280B" w:rsidP="00E766EB" w:rsidRDefault="0005280B" w14:paraId="1FD80116" w14:textId="6A1E3F78">
            <w:pPr>
              <w:rPr>
                <w:cs/>
              </w:rPr>
            </w:pPr>
            <w:r w:rsidRPr="00E766EB">
              <w:t xml:space="preserve">Default Value </w:t>
            </w:r>
            <w:r w:rsidRPr="00E766EB">
              <w:rPr>
                <w:rFonts w:cs="Angsana New"/>
                <w:cs/>
              </w:rPr>
              <w:t xml:space="preserve">: </w:t>
            </w:r>
            <w:r w:rsidRPr="00E766EB">
              <w:rPr>
                <w:cs/>
              </w:rPr>
              <w:t>วันที่ปัจจุบัน</w:t>
            </w:r>
          </w:p>
        </w:tc>
      </w:tr>
      <w:tr w:rsidRPr="008979A8" w:rsidR="0005280B" w:rsidTr="00642B59" w14:paraId="3D704609" w14:textId="77777777">
        <w:trPr>
          <w:trHeight w:val="145"/>
        </w:trPr>
        <w:tc>
          <w:tcPr>
            <w:tcW w:w="919" w:type="pct"/>
          </w:tcPr>
          <w:p w:rsidR="0005280B" w:rsidP="00E766EB" w:rsidRDefault="0005280B" w14:paraId="3C0C345B" w14:textId="22893096">
            <w:r>
              <w:t>endDateTime</w:t>
            </w:r>
          </w:p>
        </w:tc>
        <w:tc>
          <w:tcPr>
            <w:tcW w:w="1072" w:type="pct"/>
            <w:gridSpan w:val="3"/>
          </w:tcPr>
          <w:p w:rsidR="0005280B" w:rsidP="00E766EB" w:rsidRDefault="0005280B" w14:paraId="3B41556F" w14:textId="70C79F8B">
            <w:r>
              <w:t>Calendar</w:t>
            </w:r>
          </w:p>
        </w:tc>
        <w:tc>
          <w:tcPr>
            <w:tcW w:w="3009" w:type="pct"/>
          </w:tcPr>
          <w:p w:rsidR="0005280B" w:rsidP="00E766EB" w:rsidRDefault="0005280B" w14:paraId="09DEA518" w14:textId="52BC7561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>
              <w:t>End Date</w:t>
            </w:r>
          </w:p>
        </w:tc>
      </w:tr>
      <w:tr w:rsidRPr="008979A8" w:rsidR="003721B7" w:rsidTr="00642B59" w14:paraId="0C92A3AD" w14:textId="77777777">
        <w:trPr>
          <w:trHeight w:val="108"/>
        </w:trPr>
        <w:tc>
          <w:tcPr>
            <w:tcW w:w="5000" w:type="pct"/>
            <w:gridSpan w:val="5"/>
            <w:shd w:val="clear" w:color="auto" w:fill="C2D69B" w:themeFill="accent3" w:themeFillTint="99"/>
          </w:tcPr>
          <w:p w:rsidR="003721B7" w:rsidP="00E766EB" w:rsidRDefault="003721B7" w14:paraId="5DB890AA" w14:textId="5781D114">
            <w:pPr>
              <w:pStyle w:val="HeaderTable"/>
            </w:pPr>
            <w:r>
              <w:t>Table Section</w:t>
            </w:r>
          </w:p>
        </w:tc>
      </w:tr>
      <w:tr w:rsidRPr="008979A8" w:rsidR="003721B7" w:rsidTr="00642B59" w14:paraId="022504CC" w14:textId="77777777">
        <w:trPr>
          <w:trHeight w:val="108"/>
        </w:trPr>
        <w:tc>
          <w:tcPr>
            <w:tcW w:w="925" w:type="pct"/>
            <w:gridSpan w:val="2"/>
          </w:tcPr>
          <w:p w:rsidR="003721B7" w:rsidRDefault="004F3C8C" w14:paraId="709DD61F" w14:textId="6FA04A91">
            <w:r>
              <w:t xml:space="preserve">Market Segment </w:t>
            </w:r>
            <w:r w:rsidR="00F164C2">
              <w:t>Characteristic</w:t>
            </w:r>
          </w:p>
        </w:tc>
        <w:tc>
          <w:tcPr>
            <w:tcW w:w="1059" w:type="pct"/>
          </w:tcPr>
          <w:p w:rsidR="003721B7" w:rsidP="00D007EF" w:rsidRDefault="003721B7" w14:paraId="722C5EE4" w14:textId="77777777"/>
        </w:tc>
        <w:tc>
          <w:tcPr>
            <w:tcW w:w="3016" w:type="pct"/>
            <w:gridSpan w:val="2"/>
          </w:tcPr>
          <w:p w:rsidR="00045026" w:rsidP="00D007EF" w:rsidRDefault="00045026" w14:paraId="79C64310" w14:textId="74F40389">
            <w:r>
              <w:rPr>
                <w:rFonts w:hint="cs"/>
                <w:cs/>
              </w:rPr>
              <w:t xml:space="preserve">แสดงใน </w:t>
            </w:r>
            <w:r>
              <w:t>Format</w:t>
            </w:r>
          </w:p>
          <w:p w:rsidR="003721B7" w:rsidP="00D007EF" w:rsidRDefault="00045026" w14:paraId="2B4145F1" w14:textId="59E05967">
            <w:r>
              <w:t>marketSegmentChar</w:t>
            </w:r>
          </w:p>
        </w:tc>
      </w:tr>
      <w:tr w:rsidRPr="008979A8" w:rsidR="003721B7" w:rsidTr="00642B59" w14:paraId="339C09C1" w14:textId="77777777">
        <w:trPr>
          <w:trHeight w:val="108"/>
        </w:trPr>
        <w:tc>
          <w:tcPr>
            <w:tcW w:w="925" w:type="pct"/>
            <w:gridSpan w:val="2"/>
          </w:tcPr>
          <w:p w:rsidR="003721B7" w:rsidP="004F3C8C" w:rsidRDefault="004F3C8C" w14:paraId="1F085813" w14:textId="0D2044E3">
            <w:r>
              <w:t>Market Segment Value</w:t>
            </w:r>
          </w:p>
        </w:tc>
        <w:tc>
          <w:tcPr>
            <w:tcW w:w="1059" w:type="pct"/>
          </w:tcPr>
          <w:p w:rsidR="003721B7" w:rsidP="00D007EF" w:rsidRDefault="003721B7" w14:paraId="1E2781D5" w14:textId="77777777"/>
        </w:tc>
        <w:tc>
          <w:tcPr>
            <w:tcW w:w="3016" w:type="pct"/>
            <w:gridSpan w:val="2"/>
          </w:tcPr>
          <w:p w:rsidR="00045026" w:rsidP="00D007EF" w:rsidRDefault="00045026" w14:paraId="1EA233DF" w14:textId="2DF0B71A">
            <w:r>
              <w:rPr>
                <w:rFonts w:hint="cs"/>
                <w:cs/>
              </w:rPr>
              <w:t xml:space="preserve">แสดงใน </w:t>
            </w:r>
            <w:r>
              <w:t>Format</w:t>
            </w:r>
          </w:p>
          <w:p w:rsidR="003721B7" w:rsidP="00D007EF" w:rsidRDefault="00045026" w14:paraId="06AD1B1E" w14:textId="77777777">
            <w:r>
              <w:t>marketSegmentCharValue</w:t>
            </w:r>
          </w:p>
          <w:p w:rsidR="00045026" w:rsidP="00D007EF" w:rsidRDefault="00045026" w14:paraId="6CAC934E" w14:textId="044DC920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หมายเหตุ ถ้ามีค่ามากกว่า </w:t>
            </w:r>
            <w:r>
              <w:t>1</w:t>
            </w:r>
            <w:r>
              <w:rPr>
                <w:rFonts w:hint="cs"/>
                <w:cs/>
              </w:rPr>
              <w:t xml:space="preserve"> ให้แสดงขึ้นบรรทัดใหม่</w:t>
            </w:r>
          </w:p>
        </w:tc>
      </w:tr>
      <w:tr w:rsidRPr="008979A8" w:rsidR="004F3C8C" w:rsidTr="00642B59" w14:paraId="762D90AB" w14:textId="77777777">
        <w:trPr>
          <w:trHeight w:val="108"/>
        </w:trPr>
        <w:tc>
          <w:tcPr>
            <w:tcW w:w="925" w:type="pct"/>
            <w:gridSpan w:val="2"/>
          </w:tcPr>
          <w:p w:rsidR="004F3C8C" w:rsidP="00D007EF" w:rsidRDefault="004F3C8C" w14:paraId="6EDE9737" w14:textId="77777777">
            <w:r>
              <w:t>Action</w:t>
            </w:r>
          </w:p>
          <w:p w:rsidR="004F3C8C" w:rsidP="00E766EB" w:rsidRDefault="004F3C8C" w14:paraId="042EF2AE" w14:textId="79231F34">
            <w:pPr>
              <w:pStyle w:val="ListParagraph"/>
              <w:numPr>
                <w:ilvl w:val="0"/>
                <w:numId w:val="334"/>
              </w:numPr>
            </w:pPr>
            <w:r>
              <w:t>Edit</w:t>
            </w:r>
          </w:p>
        </w:tc>
        <w:tc>
          <w:tcPr>
            <w:tcW w:w="1059" w:type="pct"/>
          </w:tcPr>
          <w:p w:rsidR="004F3C8C" w:rsidP="00D007EF" w:rsidRDefault="004F3C8C" w14:paraId="1820AE38" w14:textId="314D14A6">
            <w:r>
              <w:t>Button</w:t>
            </w:r>
          </w:p>
        </w:tc>
        <w:tc>
          <w:tcPr>
            <w:tcW w:w="3016" w:type="pct"/>
            <w:gridSpan w:val="2"/>
          </w:tcPr>
          <w:p w:rsidR="004F3C8C" w:rsidP="00D007EF" w:rsidRDefault="004F3C8C" w14:paraId="38C845E1" w14:textId="751DF23A">
            <w:r w:rsidRPr="0079598B">
              <w:rPr>
                <w:rFonts w:cs="Angsana New"/>
                <w:cs/>
              </w:rPr>
              <w:t xml:space="preserve">เมื่อกดปุ่มให้ทำการ </w:t>
            </w:r>
            <w:r w:rsidRPr="0079598B">
              <w:rPr>
                <w:rFonts w:cs="CordiaUPC"/>
              </w:rPr>
              <w:t>Visible Detail Section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และดึงข้อมูลของ </w:t>
            </w:r>
            <w:r>
              <w:rPr>
                <w:rFonts w:cs="CordiaUPC"/>
              </w:rPr>
              <w:t xml:space="preserve">Row </w:t>
            </w:r>
            <w:r>
              <w:rPr>
                <w:rFonts w:hint="cs" w:cs="Angsana New"/>
                <w:cs/>
              </w:rPr>
              <w:t>นั้นๆ มาแสดง</w:t>
            </w:r>
          </w:p>
        </w:tc>
      </w:tr>
      <w:tr w:rsidRPr="008979A8" w:rsidR="004F3C8C" w:rsidTr="00642B59" w14:paraId="2ABA7AED" w14:textId="77777777">
        <w:trPr>
          <w:trHeight w:val="108"/>
        </w:trPr>
        <w:tc>
          <w:tcPr>
            <w:tcW w:w="925" w:type="pct"/>
            <w:gridSpan w:val="2"/>
          </w:tcPr>
          <w:p w:rsidR="004F3C8C" w:rsidP="004F3C8C" w:rsidRDefault="004F3C8C" w14:paraId="519E791D" w14:textId="77777777">
            <w:r>
              <w:t>Action</w:t>
            </w:r>
          </w:p>
          <w:p w:rsidR="004F3C8C" w:rsidP="00E766EB" w:rsidRDefault="004F3C8C" w14:paraId="6135BC35" w14:textId="6BE6AC70">
            <w:pPr>
              <w:pStyle w:val="ListParagraph"/>
              <w:numPr>
                <w:ilvl w:val="0"/>
                <w:numId w:val="334"/>
              </w:numPr>
            </w:pPr>
            <w:r>
              <w:t>Delete</w:t>
            </w:r>
          </w:p>
        </w:tc>
        <w:tc>
          <w:tcPr>
            <w:tcW w:w="1059" w:type="pct"/>
          </w:tcPr>
          <w:p w:rsidR="004F3C8C" w:rsidP="00D007EF" w:rsidRDefault="004F3C8C" w14:paraId="65821CA3" w14:textId="18E297AE">
            <w:r>
              <w:t>Button</w:t>
            </w:r>
          </w:p>
        </w:tc>
        <w:tc>
          <w:tcPr>
            <w:tcW w:w="3016" w:type="pct"/>
            <w:gridSpan w:val="2"/>
          </w:tcPr>
          <w:p w:rsidR="004F3C8C" w:rsidP="00D007EF" w:rsidRDefault="004F3C8C" w14:paraId="4B9192D3" w14:textId="47E1A462">
            <w:pPr>
              <w:rPr>
                <w:cs/>
              </w:rPr>
            </w:pPr>
            <w:r w:rsidRPr="0079598B">
              <w:rPr>
                <w:rFonts w:cs="Angsana New"/>
                <w:cs/>
              </w:rPr>
              <w:t>เมื่</w:t>
            </w:r>
            <w:r>
              <w:rPr>
                <w:rFonts w:hint="cs" w:cs="Angsana New"/>
                <w:cs/>
              </w:rPr>
              <w:t>อ</w:t>
            </w:r>
            <w:r w:rsidRPr="0079598B">
              <w:rPr>
                <w:rFonts w:cs="Angsana New"/>
                <w:cs/>
              </w:rPr>
              <w:t>กดปุ่มให้ทำการ</w:t>
            </w:r>
            <w:r>
              <w:rPr>
                <w:rFonts w:cs="CordiaUPC"/>
              </w:rPr>
              <w:t xml:space="preserve"> Delete </w:t>
            </w:r>
            <w:r>
              <w:rPr>
                <w:rFonts w:hint="cs" w:cs="Angsana New"/>
                <w:cs/>
              </w:rPr>
              <w:t xml:space="preserve">ข้อมูลของ </w:t>
            </w:r>
            <w:r>
              <w:rPr>
                <w:rFonts w:cs="CordiaUPC"/>
              </w:rPr>
              <w:t xml:space="preserve">Row </w:t>
            </w:r>
            <w:r>
              <w:rPr>
                <w:rFonts w:hint="cs" w:cs="Angsana New"/>
                <w:cs/>
              </w:rPr>
              <w:t>นั้นๆ</w:t>
            </w:r>
          </w:p>
        </w:tc>
      </w:tr>
      <w:tr w:rsidRPr="008979A8" w:rsidR="004F3C8C" w:rsidTr="00642B59" w14:paraId="3912679E" w14:textId="77777777">
        <w:trPr>
          <w:trHeight w:val="108"/>
        </w:trPr>
        <w:tc>
          <w:tcPr>
            <w:tcW w:w="925" w:type="pct"/>
            <w:gridSpan w:val="2"/>
          </w:tcPr>
          <w:p w:rsidR="004F3C8C" w:rsidP="004F3C8C" w:rsidRDefault="004F3C8C" w14:paraId="46BADF97" w14:textId="30C291C8">
            <w:r>
              <w:rPr>
                <w:rFonts w:hint="cs"/>
                <w:cs/>
              </w:rPr>
              <w:t xml:space="preserve">ปุ่ม </w:t>
            </w:r>
            <w:r>
              <w:rPr>
                <w:rFonts w:cs="Angsana New"/>
                <w:cs/>
              </w:rPr>
              <w:t>+</w:t>
            </w:r>
          </w:p>
        </w:tc>
        <w:tc>
          <w:tcPr>
            <w:tcW w:w="1059" w:type="pct"/>
          </w:tcPr>
          <w:p w:rsidR="004F3C8C" w:rsidP="00D007EF" w:rsidRDefault="004F3C8C" w14:paraId="0A2081D2" w14:textId="335F6040">
            <w:r>
              <w:t>Button</w:t>
            </w:r>
          </w:p>
        </w:tc>
        <w:tc>
          <w:tcPr>
            <w:tcW w:w="3016" w:type="pct"/>
            <w:gridSpan w:val="2"/>
          </w:tcPr>
          <w:p w:rsidR="004F3C8C" w:rsidP="004F3C8C" w:rsidRDefault="004F3C8C" w14:paraId="1C21003A" w14:textId="793B7F20">
            <w:r>
              <w:rPr>
                <w:rFonts w:hint="cs"/>
                <w:cs/>
              </w:rPr>
              <w:t xml:space="preserve">ให้ </w:t>
            </w:r>
            <w:r>
              <w:t xml:space="preserve">Visible </w:t>
            </w:r>
            <w:r w:rsidRPr="0079598B">
              <w:rPr>
                <w:rFonts w:cs="CordiaUPC"/>
              </w:rPr>
              <w:t>Detail Section</w:t>
            </w:r>
          </w:p>
        </w:tc>
      </w:tr>
      <w:tr w:rsidRPr="008979A8" w:rsidR="004F3C8C" w:rsidTr="00642B59" w14:paraId="7540F262" w14:textId="77777777">
        <w:trPr>
          <w:trHeight w:val="108"/>
        </w:trPr>
        <w:tc>
          <w:tcPr>
            <w:tcW w:w="5000" w:type="pct"/>
            <w:gridSpan w:val="5"/>
            <w:shd w:val="clear" w:color="auto" w:fill="C2D69B" w:themeFill="accent3" w:themeFillTint="99"/>
          </w:tcPr>
          <w:p w:rsidR="004F3C8C" w:rsidP="00E766EB" w:rsidRDefault="000D0F49" w14:paraId="42D4B56D" w14:textId="29846793">
            <w:pPr>
              <w:pStyle w:val="HeaderTable"/>
            </w:pPr>
            <w:r>
              <w:t xml:space="preserve">End </w:t>
            </w:r>
            <w:r w:rsidR="004F3C8C">
              <w:t>Table Section</w:t>
            </w:r>
          </w:p>
        </w:tc>
      </w:tr>
      <w:tr w:rsidRPr="008979A8" w:rsidR="004F3C8C" w:rsidTr="00642B59" w14:paraId="33A74524" w14:textId="77777777">
        <w:trPr>
          <w:trHeight w:val="108"/>
        </w:trPr>
        <w:tc>
          <w:tcPr>
            <w:tcW w:w="5000" w:type="pct"/>
            <w:gridSpan w:val="5"/>
            <w:shd w:val="clear" w:color="auto" w:fill="C2D69B" w:themeFill="accent3" w:themeFillTint="99"/>
          </w:tcPr>
          <w:p w:rsidR="004F3C8C" w:rsidP="00E766EB" w:rsidRDefault="004F3C8C" w14:paraId="6909AFB9" w14:textId="529069D2">
            <w:pPr>
              <w:pStyle w:val="HeaderTable"/>
            </w:pPr>
            <w:r>
              <w:t>Detail Section</w:t>
            </w:r>
          </w:p>
        </w:tc>
      </w:tr>
      <w:tr w:rsidRPr="008979A8" w:rsidR="004F3C8C" w:rsidTr="00642B59" w14:paraId="325654A1" w14:textId="77777777">
        <w:trPr>
          <w:trHeight w:val="108"/>
        </w:trPr>
        <w:tc>
          <w:tcPr>
            <w:tcW w:w="925" w:type="pct"/>
            <w:gridSpan w:val="2"/>
          </w:tcPr>
          <w:p w:rsidR="004F3C8C" w:rsidRDefault="00187EEB" w14:paraId="3314565D" w14:textId="76FA2F2D">
            <w:r>
              <w:t>marketSegment</w:t>
            </w:r>
            <w:r w:rsidR="001A69AB">
              <w:t>Char</w:t>
            </w:r>
          </w:p>
        </w:tc>
        <w:tc>
          <w:tcPr>
            <w:tcW w:w="1059" w:type="pct"/>
          </w:tcPr>
          <w:p w:rsidR="004F3C8C" w:rsidP="00D007EF" w:rsidRDefault="004F3C8C" w14:paraId="2E41F0EC" w14:textId="080E0E9D">
            <w:r>
              <w:t>Drop Down List</w:t>
            </w:r>
          </w:p>
        </w:tc>
        <w:tc>
          <w:tcPr>
            <w:tcW w:w="3016" w:type="pct"/>
            <w:gridSpan w:val="2"/>
          </w:tcPr>
          <w:p w:rsidR="004F3C8C" w:rsidP="00D007EF" w:rsidRDefault="004F3C8C" w14:paraId="2D3B7E17" w14:textId="76F24DAD">
            <w:pPr>
              <w:rPr>
                <w:color w:val="FF0000"/>
              </w:rPr>
            </w:pPr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E766EB">
              <w:rPr>
                <w:rFonts w:cs="Angsana New"/>
                <w:color w:val="FF0000"/>
                <w:cs/>
              </w:rPr>
              <w:t>*</w:t>
            </w:r>
            <w:r w:rsidRPr="00E766EB">
              <w:rPr>
                <w:color w:val="FF0000"/>
              </w:rPr>
              <w:t xml:space="preserve">Market Segment </w:t>
            </w:r>
            <w:r w:rsidR="001A69AB">
              <w:rPr>
                <w:color w:val="FF0000"/>
              </w:rPr>
              <w:t>Characteristic</w:t>
            </w:r>
          </w:p>
          <w:p w:rsidR="004F3C8C" w:rsidP="007A5A69" w:rsidRDefault="004F3C8C" w14:paraId="32C45DFC" w14:textId="4CEAFBAE">
            <w:r w:rsidRPr="00E766EB">
              <w:t xml:space="preserve">List of value </w:t>
            </w:r>
            <w:r w:rsidRPr="00E766EB">
              <w:rPr>
                <w:rFonts w:cs="Angsana New"/>
                <w:cs/>
              </w:rPr>
              <w:t>:</w:t>
            </w:r>
            <w:r w:rsidR="00045026">
              <w:rPr>
                <w:rFonts w:hint="cs"/>
                <w:cs/>
              </w:rPr>
              <w:t xml:space="preserve"> ดึงข้อมูลจาก </w:t>
            </w:r>
            <w:r w:rsidR="00045026">
              <w:t xml:space="preserve">DB </w:t>
            </w:r>
            <w:r w:rsidR="00045026">
              <w:rPr>
                <w:rFonts w:hint="cs"/>
                <w:cs/>
              </w:rPr>
              <w:t xml:space="preserve">ที่ </w:t>
            </w:r>
            <w:r w:rsidR="00045026">
              <w:t>Table</w:t>
            </w:r>
            <w:r w:rsidR="00045026">
              <w:rPr>
                <w:rFonts w:hint="cs"/>
                <w:cs/>
              </w:rPr>
              <w:t xml:space="preserve"> </w:t>
            </w:r>
            <w:r w:rsidRPr="00045026" w:rsidR="00045026">
              <w:t>MARKET_SEGMENT_CHARACTERISTIC</w:t>
            </w:r>
            <w:r w:rsidR="00045026">
              <w:rPr>
                <w:rFonts w:hint="cs"/>
                <w:cs/>
              </w:rPr>
              <w:t xml:space="preserve"> ที่ </w:t>
            </w:r>
            <w:r w:rsidR="00045026">
              <w:t xml:space="preserve">currentDate </w:t>
            </w:r>
            <w:r w:rsidR="007A5A69">
              <w:rPr>
                <w:rFonts w:hint="cs"/>
                <w:cs/>
              </w:rPr>
              <w:t>มากกว่า</w:t>
            </w:r>
            <w:r w:rsidR="00045026">
              <w:rPr>
                <w:rFonts w:hint="cs"/>
                <w:cs/>
              </w:rPr>
              <w:t xml:space="preserve"> </w:t>
            </w:r>
            <w:r w:rsidR="00045026">
              <w:t xml:space="preserve">Start Date </w:t>
            </w:r>
          </w:p>
        </w:tc>
      </w:tr>
      <w:tr w:rsidRPr="008979A8" w:rsidR="004F3C8C" w:rsidTr="00642B59" w14:paraId="162E6688" w14:textId="77777777">
        <w:trPr>
          <w:trHeight w:val="108"/>
        </w:trPr>
        <w:tc>
          <w:tcPr>
            <w:tcW w:w="925" w:type="pct"/>
            <w:gridSpan w:val="2"/>
          </w:tcPr>
          <w:p w:rsidR="004F3C8C" w:rsidP="00D007EF" w:rsidRDefault="00187EEB" w14:paraId="3B3B1E9D" w14:textId="76A98230">
            <w:r>
              <w:t>marketSegment</w:t>
            </w:r>
            <w:r w:rsidR="005F6E03">
              <w:t>Char</w:t>
            </w:r>
            <w:r>
              <w:t>Value</w:t>
            </w:r>
          </w:p>
        </w:tc>
        <w:tc>
          <w:tcPr>
            <w:tcW w:w="1059" w:type="pct"/>
          </w:tcPr>
          <w:p w:rsidR="004F3C8C" w:rsidP="00D007EF" w:rsidRDefault="004F3C8C" w14:paraId="66124706" w14:textId="1E534EB7">
            <w:r>
              <w:t>Drop Down List</w:t>
            </w:r>
          </w:p>
        </w:tc>
        <w:tc>
          <w:tcPr>
            <w:tcW w:w="3016" w:type="pct"/>
            <w:gridSpan w:val="2"/>
          </w:tcPr>
          <w:p w:rsidR="004F3C8C" w:rsidRDefault="004F3C8C" w14:paraId="23132021" w14:textId="2E75C23E">
            <w:pPr>
              <w:rPr>
                <w:color w:val="FF0000"/>
              </w:rPr>
            </w:pPr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0A4D35">
              <w:rPr>
                <w:rFonts w:cs="Angsana New"/>
                <w:color w:val="FF0000"/>
                <w:cs/>
              </w:rPr>
              <w:t>*</w:t>
            </w:r>
            <w:r w:rsidRPr="000A4D35">
              <w:rPr>
                <w:color w:val="FF0000"/>
              </w:rPr>
              <w:t xml:space="preserve">Market Segment </w:t>
            </w:r>
            <w:r w:rsidR="005F6E03">
              <w:rPr>
                <w:color w:val="FF0000"/>
              </w:rPr>
              <w:t xml:space="preserve">Characteristic </w:t>
            </w:r>
            <w:r>
              <w:rPr>
                <w:color w:val="FF0000"/>
              </w:rPr>
              <w:t>Value</w:t>
            </w:r>
          </w:p>
          <w:p w:rsidR="004F3C8C" w:rsidRDefault="004F3C8C" w14:paraId="218000EE" w14:textId="5B5BF05A">
            <w:pPr>
              <w:rPr>
                <w:rFonts w:cs="Angsana New"/>
              </w:rPr>
            </w:pPr>
            <w:r w:rsidRPr="000A4D35">
              <w:t xml:space="preserve">List of value </w:t>
            </w:r>
            <w:r w:rsidRPr="000A4D35">
              <w:rPr>
                <w:rFonts w:cs="Angsana New"/>
                <w:cs/>
              </w:rPr>
              <w:t>:</w:t>
            </w:r>
            <w:r w:rsidR="0029485A">
              <w:rPr>
                <w:rFonts w:cs="CordiaUPC"/>
                <w:cs/>
              </w:rPr>
              <w:t xml:space="preserve"> </w:t>
            </w:r>
            <w:r w:rsidR="0029485A">
              <w:rPr>
                <w:rFonts w:hint="cs" w:cs="Angsana New"/>
                <w:cs/>
              </w:rPr>
              <w:t xml:space="preserve">ดึงข้อมูลจาก </w:t>
            </w:r>
            <w:r w:rsidR="0029485A">
              <w:rPr>
                <w:rFonts w:cs="Angsana New"/>
              </w:rPr>
              <w:t xml:space="preserve">DB </w:t>
            </w:r>
            <w:r w:rsidR="0029485A">
              <w:rPr>
                <w:rFonts w:hint="cs" w:cs="Angsana New"/>
                <w:cs/>
              </w:rPr>
              <w:t xml:space="preserve">ที่ </w:t>
            </w:r>
            <w:r w:rsidRPr="0029485A" w:rsidR="0029485A">
              <w:rPr>
                <w:rFonts w:cs="Angsana New"/>
              </w:rPr>
              <w:t>MARKET_SEGMENT_CHARACTERISTIC_VALUE</w:t>
            </w:r>
            <w:r w:rsidR="0029485A">
              <w:rPr>
                <w:rFonts w:hint="cs" w:cs="Angsana New"/>
                <w:cs/>
              </w:rPr>
              <w:t xml:space="preserve"> โดย </w:t>
            </w:r>
            <w:r w:rsidR="0029485A">
              <w:rPr>
                <w:rFonts w:cs="Angsana New"/>
              </w:rPr>
              <w:t xml:space="preserve">Filter </w:t>
            </w:r>
            <w:r w:rsidR="0029485A">
              <w:rPr>
                <w:rFonts w:hint="cs" w:cs="Angsana New"/>
                <w:cs/>
              </w:rPr>
              <w:t xml:space="preserve">ตาม </w:t>
            </w:r>
            <w:r w:rsidRPr="0029485A" w:rsidR="0029485A">
              <w:rPr>
                <w:rFonts w:cs="Angsana New"/>
              </w:rPr>
              <w:t>market_segment_characteristic_id</w:t>
            </w:r>
            <w:r w:rsidR="0029485A">
              <w:rPr>
                <w:rFonts w:hint="cs" w:cs="Angsana New"/>
                <w:cs/>
              </w:rPr>
              <w:t xml:space="preserve"> ของ </w:t>
            </w:r>
            <w:r w:rsidR="0029485A">
              <w:t>marketSegmentChar</w:t>
            </w:r>
          </w:p>
          <w:p w:rsidR="0029485A" w:rsidRDefault="0029485A" w14:paraId="663B90C9" w14:textId="5ACDBA31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แสดงก็ต่อเมื่อ </w:t>
            </w:r>
            <w:r>
              <w:t xml:space="preserve">valueType </w:t>
            </w:r>
            <w:r>
              <w:rPr>
                <w:rFonts w:hint="cs"/>
                <w:cs/>
              </w:rPr>
              <w:t>ของ</w:t>
            </w:r>
            <w:r>
              <w:rPr>
                <w:rFonts w:cs="CordiaUPC"/>
                <w:cs/>
              </w:rPr>
              <w:t xml:space="preserve"> </w:t>
            </w:r>
            <w:r>
              <w:t>marketSegmentChar</w:t>
            </w:r>
            <w:r>
              <w:rPr>
                <w:rFonts w:hint="cs"/>
                <w:cs/>
              </w:rPr>
              <w:t xml:space="preserve"> มีค่าเป็น </w:t>
            </w:r>
            <w:r>
              <w:rPr>
                <w:rFonts w:cs="CordiaUPC"/>
                <w:cs/>
              </w:rPr>
              <w:t>“</w:t>
            </w:r>
            <w:r>
              <w:t>enum</w:t>
            </w:r>
            <w:r>
              <w:rPr>
                <w:rFonts w:cs="CordiaUPC"/>
                <w:cs/>
              </w:rPr>
              <w:t>”</w:t>
            </w:r>
            <w:r>
              <w:rPr>
                <w:rFonts w:hint="cs"/>
                <w:cs/>
              </w:rPr>
              <w:t xml:space="preserve"> ถ้าไม่ใช่ให้ </w:t>
            </w:r>
            <w:r>
              <w:t xml:space="preserve">invisible </w:t>
            </w:r>
            <w:r>
              <w:rPr>
                <w:rFonts w:hint="cs"/>
                <w:cs/>
              </w:rPr>
              <w:t>และเคลียร์ค่า</w:t>
            </w:r>
          </w:p>
        </w:tc>
      </w:tr>
      <w:tr w:rsidRPr="008979A8" w:rsidR="008F26FF" w:rsidTr="00642B59" w14:paraId="0EFF7457" w14:textId="77777777">
        <w:trPr>
          <w:trHeight w:val="108"/>
        </w:trPr>
        <w:tc>
          <w:tcPr>
            <w:tcW w:w="925" w:type="pct"/>
            <w:gridSpan w:val="2"/>
          </w:tcPr>
          <w:p w:rsidR="008F26FF" w:rsidP="008F26FF" w:rsidRDefault="008F26FF" w14:paraId="5CCBE3AC" w14:textId="279C4945">
            <w:r>
              <w:t>marketSegmentCharValueText</w:t>
            </w:r>
          </w:p>
        </w:tc>
        <w:tc>
          <w:tcPr>
            <w:tcW w:w="1059" w:type="pct"/>
          </w:tcPr>
          <w:p w:rsidR="008F26FF" w:rsidP="008F26FF" w:rsidRDefault="008F26FF" w14:paraId="335B8C68" w14:textId="40E64BFA">
            <w:r>
              <w:t>Text Box</w:t>
            </w:r>
          </w:p>
          <w:p w:rsidR="008F26FF" w:rsidP="008F26FF" w:rsidRDefault="008F26FF" w14:paraId="14EA15C1" w14:textId="3FDD99A1"/>
        </w:tc>
        <w:tc>
          <w:tcPr>
            <w:tcW w:w="3016" w:type="pct"/>
            <w:gridSpan w:val="2"/>
          </w:tcPr>
          <w:p w:rsidR="008F26FF" w:rsidP="008F26FF" w:rsidRDefault="008F26FF" w14:paraId="7B49C4EA" w14:textId="77777777">
            <w:pPr>
              <w:rPr>
                <w:color w:val="FF0000"/>
              </w:rPr>
            </w:pPr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0A4D35">
              <w:rPr>
                <w:rFonts w:cs="Angsana New"/>
                <w:color w:val="FF0000"/>
                <w:cs/>
              </w:rPr>
              <w:t>*</w:t>
            </w:r>
            <w:r w:rsidRPr="000A4D35">
              <w:rPr>
                <w:color w:val="FF0000"/>
              </w:rPr>
              <w:t xml:space="preserve">Market Segment </w:t>
            </w:r>
            <w:r>
              <w:rPr>
                <w:color w:val="FF0000"/>
              </w:rPr>
              <w:t>Characteristic Value</w:t>
            </w:r>
          </w:p>
          <w:p w:rsidR="008F26FF" w:rsidP="008F26FF" w:rsidRDefault="0029485A" w14:paraId="73513F8A" w14:textId="70D65651">
            <w:r>
              <w:rPr>
                <w:rFonts w:hint="cs"/>
                <w:cs/>
              </w:rPr>
              <w:t xml:space="preserve">แสดงก็ต่อเมื่อ </w:t>
            </w:r>
            <w:r>
              <w:t xml:space="preserve">valueType </w:t>
            </w:r>
            <w:r>
              <w:rPr>
                <w:rFonts w:hint="cs"/>
                <w:cs/>
              </w:rPr>
              <w:t>ของ</w:t>
            </w:r>
            <w:r>
              <w:t xml:space="preserve"> marketSegmentChar</w:t>
            </w:r>
            <w:r>
              <w:rPr>
                <w:rFonts w:hint="cs"/>
                <w:cs/>
              </w:rPr>
              <w:t xml:space="preserve"> มีค่าเป็น </w:t>
            </w:r>
            <w:r>
              <w:rPr>
                <w:rFonts w:cs="CordiaUPC"/>
                <w:cs/>
              </w:rPr>
              <w:t>“</w:t>
            </w:r>
            <w:r>
              <w:t>keyValue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ถ้าไม่ใช่ให้ </w:t>
            </w:r>
            <w:r>
              <w:t xml:space="preserve">invisible </w:t>
            </w:r>
            <w:r>
              <w:rPr>
                <w:rFonts w:hint="cs"/>
                <w:cs/>
              </w:rPr>
              <w:t>และเคลียร์ค่า</w:t>
            </w:r>
          </w:p>
        </w:tc>
      </w:tr>
      <w:tr w:rsidRPr="008979A8" w:rsidR="008F26FF" w:rsidTr="00642B59" w14:paraId="784FE8F4" w14:textId="77777777">
        <w:trPr>
          <w:trHeight w:val="108"/>
        </w:trPr>
        <w:tc>
          <w:tcPr>
            <w:tcW w:w="925" w:type="pct"/>
            <w:gridSpan w:val="2"/>
          </w:tcPr>
          <w:p w:rsidR="008F26FF" w:rsidP="008F26FF" w:rsidRDefault="008F26FF" w14:paraId="1313BBDA" w14:textId="330506BC">
            <w:r>
              <w:t>marketSegmentCharValueFrom</w:t>
            </w:r>
          </w:p>
        </w:tc>
        <w:tc>
          <w:tcPr>
            <w:tcW w:w="1059" w:type="pct"/>
          </w:tcPr>
          <w:p w:rsidR="008E51A5" w:rsidP="008E51A5" w:rsidRDefault="008E51A5" w14:paraId="3BAA65E3" w14:textId="77777777">
            <w:r>
              <w:t>Text Box</w:t>
            </w:r>
          </w:p>
          <w:p w:rsidR="008F26FF" w:rsidP="008F26FF" w:rsidRDefault="008F26FF" w14:paraId="771A589C" w14:textId="6DC61C6C"/>
        </w:tc>
        <w:tc>
          <w:tcPr>
            <w:tcW w:w="3016" w:type="pct"/>
            <w:gridSpan w:val="2"/>
          </w:tcPr>
          <w:p w:rsidR="008F26FF" w:rsidP="008F26FF" w:rsidRDefault="008F26FF" w14:paraId="3F6D9839" w14:textId="6DB73354">
            <w:pPr>
              <w:rPr>
                <w:color w:val="FF0000"/>
              </w:rPr>
            </w:pPr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0A4D35">
              <w:rPr>
                <w:rFonts w:cs="Angsana New"/>
                <w:color w:val="FF0000"/>
                <w:cs/>
              </w:rPr>
              <w:t>*</w:t>
            </w:r>
            <w:r w:rsidRPr="000A4D35">
              <w:rPr>
                <w:color w:val="FF0000"/>
              </w:rPr>
              <w:t xml:space="preserve">Market Segment </w:t>
            </w:r>
            <w:r>
              <w:rPr>
                <w:color w:val="FF0000"/>
              </w:rPr>
              <w:t xml:space="preserve">Characteristic Value </w:t>
            </w:r>
            <w:r>
              <w:rPr>
                <w:rFonts w:cs="CordiaUPC"/>
                <w:color w:val="FF0000"/>
                <w:cs/>
              </w:rPr>
              <w:t>: …</w:t>
            </w:r>
            <w:r>
              <w:rPr>
                <w:color w:val="FF0000"/>
              </w:rPr>
              <w:t>From</w:t>
            </w:r>
            <w:r>
              <w:rPr>
                <w:rFonts w:cs="CordiaUPC"/>
                <w:color w:val="FF0000"/>
                <w:cs/>
              </w:rPr>
              <w:t>…</w:t>
            </w:r>
          </w:p>
          <w:p w:rsidRPr="00701F5E" w:rsidR="008F26FF" w:rsidP="008F26FF" w:rsidRDefault="008F26FF" w14:paraId="0B8164E0" w14:textId="77777777">
            <w:pPr>
              <w:rPr>
                <w:color w:val="FF0000"/>
              </w:rPr>
            </w:pPr>
            <w:r w:rsidRPr="00701F5E">
              <w:rPr>
                <w:color w:val="FF0000"/>
              </w:rPr>
              <w:t xml:space="preserve"> To </w:t>
            </w:r>
            <w:r w:rsidRPr="00701F5E">
              <w:rPr>
                <w:rFonts w:cs="CordiaUPC"/>
                <w:color w:val="FF0000"/>
                <w:cs/>
              </w:rPr>
              <w:t>…</w:t>
            </w:r>
            <w:r w:rsidRPr="00701F5E">
              <w:rPr>
                <w:color w:val="FF0000"/>
              </w:rPr>
              <w:t>To</w:t>
            </w:r>
            <w:r w:rsidRPr="00701F5E">
              <w:rPr>
                <w:rFonts w:cs="CordiaUPC"/>
                <w:color w:val="FF0000"/>
                <w:cs/>
              </w:rPr>
              <w:t>…</w:t>
            </w:r>
          </w:p>
          <w:p w:rsidR="008F26FF" w:rsidP="008F26FF" w:rsidRDefault="008F26FF" w14:paraId="48C63E46" w14:textId="2CF87DFB">
            <w:r>
              <w:rPr>
                <w:rFonts w:hint="cs"/>
                <w:cs/>
              </w:rPr>
              <w:t xml:space="preserve">แสดงก็ต่อเมื่อ </w:t>
            </w:r>
            <w:r w:rsidR="0029485A">
              <w:t xml:space="preserve">valueType </w:t>
            </w:r>
            <w:r w:rsidR="0029485A">
              <w:rPr>
                <w:rFonts w:hint="cs"/>
                <w:cs/>
              </w:rPr>
              <w:t>ของ</w:t>
            </w:r>
            <w:r w:rsidR="0029485A">
              <w:t xml:space="preserve"> marketSegmentChar</w:t>
            </w:r>
            <w:r w:rsidR="0029485A">
              <w:rPr>
                <w:rFonts w:hint="cs"/>
                <w:cs/>
              </w:rPr>
              <w:t xml:space="preserve"> มีค่าเป็น </w:t>
            </w:r>
            <w:r w:rsidR="0029485A">
              <w:rPr>
                <w:rFonts w:cs="CordiaUPC"/>
                <w:cs/>
              </w:rPr>
              <w:t>“</w:t>
            </w:r>
            <w:r w:rsidR="0029485A">
              <w:t>range</w:t>
            </w:r>
            <w:r w:rsidR="0029485A">
              <w:rPr>
                <w:rFonts w:cs="CordiaUPC"/>
                <w:cs/>
              </w:rPr>
              <w:t xml:space="preserve">” </w:t>
            </w:r>
            <w:r w:rsidR="0029485A">
              <w:rPr>
                <w:rFonts w:hint="cs"/>
                <w:cs/>
              </w:rPr>
              <w:t xml:space="preserve">ถ้าไม่ใช่ให้ </w:t>
            </w:r>
            <w:r w:rsidR="0029485A">
              <w:t xml:space="preserve">invisible </w:t>
            </w:r>
            <w:r w:rsidR="0029485A">
              <w:rPr>
                <w:rFonts w:hint="cs"/>
                <w:cs/>
              </w:rPr>
              <w:t>และเคลียร์ค่า</w:t>
            </w:r>
          </w:p>
        </w:tc>
      </w:tr>
      <w:tr w:rsidRPr="008979A8" w:rsidR="008F26FF" w:rsidTr="00642B59" w14:paraId="004A834D" w14:textId="77777777">
        <w:trPr>
          <w:trHeight w:val="108"/>
        </w:trPr>
        <w:tc>
          <w:tcPr>
            <w:tcW w:w="925" w:type="pct"/>
            <w:gridSpan w:val="2"/>
          </w:tcPr>
          <w:p w:rsidR="008F26FF" w:rsidP="008F26FF" w:rsidRDefault="008F26FF" w14:paraId="56BE4EE2" w14:textId="260C0B8C">
            <w:r>
              <w:t>marketSegmentCharValueTo</w:t>
            </w:r>
          </w:p>
        </w:tc>
        <w:tc>
          <w:tcPr>
            <w:tcW w:w="1059" w:type="pct"/>
          </w:tcPr>
          <w:p w:rsidR="008E51A5" w:rsidP="008E51A5" w:rsidRDefault="008E51A5" w14:paraId="6F5C614B" w14:textId="77777777">
            <w:r>
              <w:t>Text Box</w:t>
            </w:r>
          </w:p>
          <w:p w:rsidR="008F26FF" w:rsidP="008F26FF" w:rsidRDefault="008F26FF" w14:paraId="5DE5246B" w14:textId="643D4FBF"/>
        </w:tc>
        <w:tc>
          <w:tcPr>
            <w:tcW w:w="3016" w:type="pct"/>
            <w:gridSpan w:val="2"/>
          </w:tcPr>
          <w:p w:rsidRPr="0029485A" w:rsidR="0029485A" w:rsidP="008F26FF" w:rsidRDefault="0029485A" w14:paraId="241F9F3E" w14:textId="2E7FBE3A">
            <w:pPr>
              <w:rPr>
                <w:color w:val="FF0000"/>
                <w:cs/>
              </w:rPr>
            </w:pPr>
            <w:r>
              <w:rPr>
                <w:rFonts w:hint="cs"/>
                <w:cs/>
              </w:rPr>
              <w:t xml:space="preserve">อยู่บรรทัดเดียวกันกับ </w:t>
            </w:r>
            <w:r>
              <w:t>marketSegmentCharValueFrom</w:t>
            </w:r>
          </w:p>
          <w:p w:rsidR="008F26FF" w:rsidP="008F26FF" w:rsidRDefault="0029485A" w14:paraId="3AB3016D" w14:textId="7D149E84">
            <w:r>
              <w:rPr>
                <w:rFonts w:hint="cs"/>
                <w:cs/>
              </w:rPr>
              <w:t xml:space="preserve">แสดงก็ต่อเมื่อ </w:t>
            </w:r>
            <w:r>
              <w:t xml:space="preserve">valueType </w:t>
            </w:r>
            <w:r>
              <w:rPr>
                <w:rFonts w:hint="cs"/>
                <w:cs/>
              </w:rPr>
              <w:t>ของ</w:t>
            </w:r>
            <w:r>
              <w:t xml:space="preserve"> marketSegmentChar</w:t>
            </w:r>
            <w:r>
              <w:rPr>
                <w:rFonts w:hint="cs"/>
                <w:cs/>
              </w:rPr>
              <w:t xml:space="preserve"> มีค่าเป็น </w:t>
            </w:r>
            <w:r>
              <w:rPr>
                <w:rFonts w:cs="CordiaUPC"/>
                <w:cs/>
              </w:rPr>
              <w:t>“</w:t>
            </w:r>
            <w:r>
              <w:t>range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ถ้าไม่ใช่ให้ </w:t>
            </w:r>
            <w:r>
              <w:t xml:space="preserve">invisible </w:t>
            </w:r>
            <w:r>
              <w:rPr>
                <w:rFonts w:hint="cs"/>
                <w:cs/>
              </w:rPr>
              <w:t>และเคลียร์ค่า</w:t>
            </w:r>
          </w:p>
        </w:tc>
      </w:tr>
      <w:tr w:rsidRPr="008979A8" w:rsidR="008F26FF" w:rsidTr="00642B59" w14:paraId="428CBD2B" w14:textId="77777777">
        <w:trPr>
          <w:trHeight w:val="108"/>
        </w:trPr>
        <w:tc>
          <w:tcPr>
            <w:tcW w:w="925" w:type="pct"/>
            <w:gridSpan w:val="2"/>
          </w:tcPr>
          <w:p w:rsidR="008F26FF" w:rsidP="008F26FF" w:rsidRDefault="008F26FF" w14:paraId="254AAA67" w14:textId="7B29F70F">
            <w:r>
              <w:rPr>
                <w:rFonts w:hint="cs"/>
                <w:cs/>
              </w:rPr>
              <w:t>ปุ่ม</w:t>
            </w:r>
            <w:r>
              <w:t xml:space="preserve"> Add</w:t>
            </w:r>
          </w:p>
        </w:tc>
        <w:tc>
          <w:tcPr>
            <w:tcW w:w="1059" w:type="pct"/>
          </w:tcPr>
          <w:p w:rsidR="008F26FF" w:rsidP="008F26FF" w:rsidRDefault="008F26FF" w14:paraId="3C77F9CD" w14:textId="13F7FC4E">
            <w:r>
              <w:t>Button</w:t>
            </w:r>
          </w:p>
        </w:tc>
        <w:tc>
          <w:tcPr>
            <w:tcW w:w="3016" w:type="pct"/>
            <w:gridSpan w:val="2"/>
          </w:tcPr>
          <w:p w:rsidR="008F26FF" w:rsidP="008F26FF" w:rsidRDefault="008F26FF" w14:paraId="2B96E792" w14:textId="6CBAF78B">
            <w:r>
              <w:t xml:space="preserve">Visible </w:t>
            </w:r>
            <w:r>
              <w:rPr>
                <w:rFonts w:hint="cs"/>
                <w:cs/>
              </w:rPr>
              <w:t>เมื่อ</w:t>
            </w:r>
            <w:r>
              <w:t xml:space="preserve"> User </w:t>
            </w:r>
            <w:r>
              <w:rPr>
                <w:rFonts w:hint="cs"/>
                <w:cs/>
              </w:rPr>
              <w:t xml:space="preserve">กดปุ่ม </w:t>
            </w:r>
            <w:r>
              <w:rPr>
                <w:rFonts w:cs="Angsana New"/>
                <w:cs/>
              </w:rPr>
              <w:t xml:space="preserve">+ </w:t>
            </w:r>
            <w:r>
              <w:rPr>
                <w:rFonts w:hint="cs"/>
                <w:cs/>
              </w:rPr>
              <w:t xml:space="preserve">ใน </w:t>
            </w:r>
            <w:r>
              <w:t>Table Section</w:t>
            </w:r>
          </w:p>
          <w:p w:rsidR="008F26FF" w:rsidP="008F26FF" w:rsidRDefault="008F26FF" w14:paraId="573E9E76" w14:textId="77777777">
            <w:r>
              <w:rPr>
                <w:rFonts w:hint="cs"/>
                <w:cs/>
              </w:rPr>
              <w:t xml:space="preserve">เมื่อ </w:t>
            </w:r>
            <w:r>
              <w:t xml:space="preserve">User </w:t>
            </w:r>
            <w:r>
              <w:rPr>
                <w:rFonts w:hint="cs"/>
                <w:cs/>
              </w:rPr>
              <w:t xml:space="preserve">กดปุ่ม </w:t>
            </w:r>
            <w:r>
              <w:t xml:space="preserve">Add </w:t>
            </w:r>
            <w:r>
              <w:rPr>
                <w:rFonts w:hint="cs"/>
                <w:cs/>
              </w:rPr>
              <w:t xml:space="preserve">ให้ทำการ </w:t>
            </w:r>
            <w:r>
              <w:t xml:space="preserve">Validate </w:t>
            </w:r>
            <w:r>
              <w:rPr>
                <w:rFonts w:hint="cs"/>
                <w:cs/>
              </w:rPr>
              <w:t xml:space="preserve">ข้อมูลใน </w:t>
            </w:r>
            <w:r>
              <w:t xml:space="preserve">Section </w:t>
            </w:r>
            <w:r>
              <w:rPr>
                <w:rFonts w:hint="cs"/>
                <w:cs/>
              </w:rPr>
              <w:t xml:space="preserve">นี้ก่อน หลังจากนั้นให้ทำตาม </w:t>
            </w:r>
            <w:r>
              <w:t xml:space="preserve">Logic </w:t>
            </w:r>
            <w:r>
              <w:rPr>
                <w:rFonts w:hint="cs"/>
                <w:cs/>
              </w:rPr>
              <w:t>ดังนี้</w:t>
            </w:r>
          </w:p>
          <w:p w:rsidR="008F26FF" w:rsidP="007F1959" w:rsidRDefault="008F26FF" w14:paraId="5AF49084" w14:textId="77C5E2FA">
            <w:pPr>
              <w:pStyle w:val="ListParagraph"/>
              <w:numPr>
                <w:ilvl w:val="0"/>
                <w:numId w:val="11"/>
              </w:numPr>
            </w:pPr>
            <w:r>
              <w:t xml:space="preserve">Add </w:t>
            </w:r>
            <w:r>
              <w:rPr>
                <w:rFonts w:hint="cs"/>
                <w:cs/>
              </w:rPr>
              <w:t xml:space="preserve">ข้อมูลขึ้นไปที่ </w:t>
            </w:r>
            <w:r>
              <w:t>Table Section</w:t>
            </w:r>
          </w:p>
          <w:p w:rsidR="007F1959" w:rsidP="007F1959" w:rsidRDefault="007F1959" w14:paraId="6B5E04C9" w14:textId="77777777">
            <w:pPr>
              <w:pStyle w:val="ListParagraph"/>
              <w:numPr>
                <w:ilvl w:val="0"/>
                <w:numId w:val="5"/>
              </w:numPr>
              <w:spacing w:after="0" w:line="259" w:lineRule="auto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Generate </w:t>
            </w:r>
            <w:r>
              <w:rPr>
                <w:rFonts w:hint="cs" w:cs="Angsana New"/>
                <w:cs/>
              </w:rPr>
              <w:t xml:space="preserve">ข้อมูลไว้ที่ </w:t>
            </w:r>
            <w:r>
              <w:rPr>
                <w:rFonts w:cs="CordiaUPC"/>
              </w:rPr>
              <w:t>Name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โดยใช้ </w:t>
            </w:r>
            <w:r>
              <w:rPr>
                <w:rFonts w:cs="CordiaUPC"/>
              </w:rPr>
              <w:t xml:space="preserve">Logic </w:t>
            </w:r>
            <w:r>
              <w:rPr>
                <w:rFonts w:hint="cs" w:cs="Angsana New"/>
                <w:cs/>
              </w:rPr>
              <w:t>ดังนี้</w:t>
            </w:r>
          </w:p>
          <w:p w:rsidR="007F1959" w:rsidP="007F1959" w:rsidRDefault="007F1959" w14:paraId="10EA82D1" w14:textId="77777777">
            <w:pPr>
              <w:pStyle w:val="ListParagraph"/>
              <w:numPr>
                <w:ilvl w:val="1"/>
                <w:numId w:val="5"/>
              </w:numPr>
              <w:spacing w:after="0" w:line="259" w:lineRule="auto"/>
              <w:rPr>
                <w:rFonts w:cs="CordiaUPC"/>
              </w:rPr>
            </w:pPr>
            <w:r>
              <w:rPr>
                <w:rFonts w:hint="cs" w:cs="CordiaUPC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Sort </w:t>
            </w:r>
            <w:r>
              <w:t xml:space="preserve">marketSegmentChar </w:t>
            </w:r>
            <w:r>
              <w:rPr>
                <w:rFonts w:cs="CordiaUPC"/>
                <w:cs/>
              </w:rPr>
              <w:t xml:space="preserve"> </w:t>
            </w:r>
          </w:p>
          <w:p w:rsidRPr="00913928" w:rsidR="007F1959" w:rsidP="007F1959" w:rsidRDefault="007F1959" w14:paraId="0FA93FB4" w14:textId="77777777">
            <w:pPr>
              <w:pStyle w:val="ListParagraph"/>
              <w:numPr>
                <w:ilvl w:val="1"/>
                <w:numId w:val="5"/>
              </w:numPr>
              <w:spacing w:after="0" w:line="259" w:lineRule="auto"/>
              <w:rPr>
                <w:rFonts w:cs="CordiaUPC"/>
              </w:rPr>
            </w:pPr>
            <w:r>
              <w:rPr>
                <w:rFonts w:hint="cs" w:cs="CordiaUPC"/>
                <w:cs/>
              </w:rPr>
              <w:t xml:space="preserve">ถ้า </w:t>
            </w:r>
            <w:r>
              <w:rPr>
                <w:rFonts w:cs="CordiaUPC"/>
              </w:rPr>
              <w:t xml:space="preserve">valueType </w:t>
            </w:r>
            <w:r>
              <w:rPr>
                <w:rFonts w:hint="cs" w:cs="CordiaUPC"/>
                <w:cs/>
              </w:rPr>
              <w:t xml:space="preserve">ของ </w:t>
            </w:r>
            <w:r>
              <w:t>marketSegmentChar</w:t>
            </w:r>
            <w:r>
              <w:rPr>
                <w:rFonts w:hint="cs"/>
                <w:cs/>
              </w:rPr>
              <w:t xml:space="preserve"> เป็น</w:t>
            </w:r>
          </w:p>
          <w:p w:rsidR="007F1959" w:rsidP="007F1959" w:rsidRDefault="007F1959" w14:paraId="6AFDA392" w14:textId="77777777">
            <w:pPr>
              <w:pStyle w:val="ListParagraph"/>
              <w:numPr>
                <w:ilvl w:val="2"/>
                <w:numId w:val="5"/>
              </w:numPr>
              <w:spacing w:after="0" w:line="259" w:lineRule="auto"/>
              <w:rPr>
                <w:rFonts w:cs="CordiaUPC"/>
              </w:rPr>
            </w:pPr>
            <w:r>
              <w:rPr>
                <w:rFonts w:cs="CordiaUPC"/>
              </w:rPr>
              <w:t xml:space="preserve">range </w:t>
            </w:r>
            <w:r>
              <w:rPr>
                <w:rFonts w:hint="cs" w:cs="CordiaUPC"/>
                <w:cs/>
              </w:rPr>
              <w:t xml:space="preserve">แสดงใน </w:t>
            </w:r>
            <w:r>
              <w:rPr>
                <w:rFonts w:cs="CordiaUPC"/>
              </w:rPr>
              <w:t>Format</w:t>
            </w:r>
          </w:p>
          <w:p w:rsidR="007F1959" w:rsidP="007F1959" w:rsidRDefault="007F1959" w14:paraId="1F79074F" w14:textId="77777777">
            <w:pPr>
              <w:pStyle w:val="ListParagraph"/>
              <w:spacing w:after="0" w:line="259" w:lineRule="auto"/>
              <w:ind w:left="2160"/>
              <w:rPr>
                <w:rFonts w:cs="CordiaUPC"/>
              </w:rPr>
            </w:pPr>
            <w:r>
              <w:t xml:space="preserve">marketSegmentChar </w:t>
            </w:r>
            <w:r>
              <w:rPr>
                <w:rFonts w:cs="CordiaUPC"/>
                <w:cs/>
              </w:rPr>
              <w:t xml:space="preserve">+ “ “ + </w:t>
            </w:r>
            <w:r>
              <w:t xml:space="preserve">from_value </w:t>
            </w:r>
            <w:r>
              <w:rPr>
                <w:rFonts w:cs="CordiaUPC"/>
                <w:cs/>
              </w:rPr>
              <w:t xml:space="preserve">+ “ – “ + </w:t>
            </w:r>
            <w:r>
              <w:t>to_value</w:t>
            </w:r>
          </w:p>
          <w:p w:rsidR="007F1959" w:rsidP="007F1959" w:rsidRDefault="007F1959" w14:paraId="011A3181" w14:textId="77777777">
            <w:pPr>
              <w:pStyle w:val="ListParagraph"/>
              <w:numPr>
                <w:ilvl w:val="2"/>
                <w:numId w:val="5"/>
              </w:numPr>
              <w:spacing w:after="0" w:line="259" w:lineRule="auto"/>
              <w:rPr>
                <w:rFonts w:cs="CordiaUPC"/>
              </w:rPr>
            </w:pPr>
            <w:r>
              <w:rPr>
                <w:rFonts w:cs="CordiaUPC"/>
              </w:rPr>
              <w:t xml:space="preserve">keyValue </w:t>
            </w:r>
            <w:r>
              <w:rPr>
                <w:rFonts w:hint="cs" w:cs="CordiaUPC"/>
                <w:cs/>
              </w:rPr>
              <w:t xml:space="preserve">หรือ </w:t>
            </w:r>
            <w:r>
              <w:rPr>
                <w:rFonts w:cs="CordiaUPC"/>
              </w:rPr>
              <w:t xml:space="preserve">enum </w:t>
            </w:r>
            <w:r>
              <w:rPr>
                <w:rFonts w:hint="cs" w:cs="CordiaUPC"/>
                <w:cs/>
              </w:rPr>
              <w:t xml:space="preserve">แสดงใน </w:t>
            </w:r>
            <w:r>
              <w:rPr>
                <w:rFonts w:cs="CordiaUPC"/>
              </w:rPr>
              <w:t>Format</w:t>
            </w:r>
          </w:p>
          <w:p w:rsidR="007F1959" w:rsidP="007F1959" w:rsidRDefault="007F1959" w14:paraId="64E9C022" w14:textId="77777777">
            <w:pPr>
              <w:pStyle w:val="ListParagraph"/>
              <w:spacing w:after="0" w:line="259" w:lineRule="auto"/>
              <w:ind w:left="2160"/>
            </w:pPr>
            <w:r>
              <w:t xml:space="preserve">marketSegmentChar </w:t>
            </w:r>
            <w:r>
              <w:rPr>
                <w:rFonts w:cs="CordiaUPC"/>
                <w:cs/>
              </w:rPr>
              <w:t xml:space="preserve">+ “ “ + </w:t>
            </w:r>
            <w:r>
              <w:t>value</w:t>
            </w:r>
          </w:p>
          <w:p w:rsidRPr="00913928" w:rsidR="007F1959" w:rsidP="007F1959" w:rsidRDefault="007F1959" w14:paraId="767CC0E0" w14:textId="77777777">
            <w:pPr>
              <w:pStyle w:val="ListParagraph"/>
              <w:numPr>
                <w:ilvl w:val="0"/>
                <w:numId w:val="337"/>
              </w:numPr>
              <w:spacing w:after="0" w:line="259" w:lineRule="auto"/>
              <w:ind w:left="1457"/>
              <w:rPr>
                <w:rFonts w:cs="CordiaUPC"/>
              </w:rPr>
            </w:pPr>
            <w:r>
              <w:rPr>
                <w:rFonts w:hint="cs"/>
                <w:cs/>
              </w:rPr>
              <w:t xml:space="preserve">ระหว่าง </w:t>
            </w:r>
            <w:r>
              <w:t>marketSegmentChar</w:t>
            </w:r>
            <w:r>
              <w:rPr>
                <w:rFonts w:hint="cs"/>
                <w:cs/>
              </w:rPr>
              <w:t xml:space="preserve"> แต่ละตัวให้คั่นด้วย </w:t>
            </w:r>
            <w:r>
              <w:rPr>
                <w:rFonts w:cs="CordiaUPC"/>
                <w:cs/>
              </w:rPr>
              <w:t>“ / ”</w:t>
            </w:r>
          </w:p>
          <w:p w:rsidR="008F26FF" w:rsidP="007F1959" w:rsidRDefault="008F26FF" w14:paraId="61B6F2C8" w14:textId="0BA8849F">
            <w:pPr>
              <w:pStyle w:val="ListParagraph"/>
              <w:numPr>
                <w:ilvl w:val="0"/>
                <w:numId w:val="11"/>
              </w:numPr>
            </w:pPr>
            <w:r>
              <w:rPr>
                <w:rFonts w:hint="cs"/>
                <w:cs/>
              </w:rPr>
              <w:t xml:space="preserve">ให้ทำการเคลียร์ </w:t>
            </w:r>
            <w:r>
              <w:t xml:space="preserve">Form </w:t>
            </w:r>
            <w:r>
              <w:rPr>
                <w:rFonts w:hint="cs"/>
                <w:cs/>
              </w:rPr>
              <w:t xml:space="preserve">ใน </w:t>
            </w:r>
            <w:r>
              <w:t xml:space="preserve">Section </w:t>
            </w:r>
            <w:r>
              <w:rPr>
                <w:rFonts w:hint="cs"/>
                <w:cs/>
              </w:rPr>
              <w:t xml:space="preserve">นี้และทำการ </w:t>
            </w:r>
            <w:r>
              <w:t xml:space="preserve">Invisible Section </w:t>
            </w:r>
            <w:r>
              <w:rPr>
                <w:rFonts w:hint="cs"/>
                <w:cs/>
              </w:rPr>
              <w:t>นี้</w:t>
            </w:r>
          </w:p>
        </w:tc>
      </w:tr>
      <w:tr w:rsidRPr="008979A8" w:rsidR="008F26FF" w:rsidTr="00642B59" w14:paraId="0818DDC8" w14:textId="77777777">
        <w:trPr>
          <w:trHeight w:val="108"/>
        </w:trPr>
        <w:tc>
          <w:tcPr>
            <w:tcW w:w="925" w:type="pct"/>
            <w:gridSpan w:val="2"/>
          </w:tcPr>
          <w:p w:rsidR="008F26FF" w:rsidP="008F26FF" w:rsidRDefault="008F26FF" w14:paraId="2C4204A5" w14:textId="3EA0B858">
            <w:r>
              <w:rPr>
                <w:rFonts w:hint="cs"/>
                <w:cs/>
              </w:rPr>
              <w:t xml:space="preserve">ปุ่ม </w:t>
            </w:r>
            <w:r>
              <w:t>Update</w:t>
            </w:r>
          </w:p>
        </w:tc>
        <w:tc>
          <w:tcPr>
            <w:tcW w:w="1059" w:type="pct"/>
          </w:tcPr>
          <w:p w:rsidR="008F26FF" w:rsidP="008F26FF" w:rsidRDefault="008F26FF" w14:paraId="7BB9089A" w14:textId="36CCE568">
            <w:r>
              <w:t>Button</w:t>
            </w:r>
          </w:p>
        </w:tc>
        <w:tc>
          <w:tcPr>
            <w:tcW w:w="3016" w:type="pct"/>
            <w:gridSpan w:val="2"/>
          </w:tcPr>
          <w:p w:rsidR="008F26FF" w:rsidP="008F26FF" w:rsidRDefault="008F26FF" w14:paraId="6D898DA9" w14:textId="4ED88768">
            <w:r>
              <w:t xml:space="preserve">Visible </w:t>
            </w:r>
            <w:r>
              <w:rPr>
                <w:rFonts w:hint="cs"/>
                <w:cs/>
              </w:rPr>
              <w:t>เมื่อ</w:t>
            </w:r>
            <w:r>
              <w:t xml:space="preserve"> User </w:t>
            </w:r>
            <w:r>
              <w:rPr>
                <w:rFonts w:hint="cs"/>
                <w:cs/>
              </w:rPr>
              <w:t xml:space="preserve">กดปุ่ม </w:t>
            </w:r>
            <w:r>
              <w:t xml:space="preserve">Edit </w:t>
            </w:r>
            <w:r>
              <w:rPr>
                <w:rFonts w:hint="cs"/>
                <w:cs/>
              </w:rPr>
              <w:t xml:space="preserve">ใน </w:t>
            </w:r>
            <w:r>
              <w:t>Table Section</w:t>
            </w:r>
          </w:p>
          <w:p w:rsidR="008F26FF" w:rsidP="008F26FF" w:rsidRDefault="008F26FF" w14:paraId="59089D13" w14:textId="36862366">
            <w:r>
              <w:rPr>
                <w:rFonts w:hint="cs"/>
                <w:cs/>
              </w:rPr>
              <w:t xml:space="preserve">เมื่อ </w:t>
            </w:r>
            <w:r>
              <w:t xml:space="preserve">User </w:t>
            </w:r>
            <w:r>
              <w:rPr>
                <w:rFonts w:hint="cs"/>
                <w:cs/>
              </w:rPr>
              <w:t xml:space="preserve">กดปุ่ม </w:t>
            </w:r>
            <w:r>
              <w:t xml:space="preserve">Edit </w:t>
            </w:r>
            <w:r>
              <w:rPr>
                <w:rFonts w:hint="cs"/>
                <w:cs/>
              </w:rPr>
              <w:t xml:space="preserve">ให้ทำการ </w:t>
            </w:r>
            <w:r>
              <w:t xml:space="preserve">Validate </w:t>
            </w:r>
            <w:r>
              <w:rPr>
                <w:rFonts w:hint="cs"/>
                <w:cs/>
              </w:rPr>
              <w:t xml:space="preserve">ข้อมูลใน </w:t>
            </w:r>
            <w:r>
              <w:t xml:space="preserve">Section </w:t>
            </w:r>
            <w:r>
              <w:rPr>
                <w:rFonts w:hint="cs"/>
                <w:cs/>
              </w:rPr>
              <w:t xml:space="preserve">นี้ก่อน หลังจากนั้นให้ทำตาม </w:t>
            </w:r>
            <w:r>
              <w:t xml:space="preserve">Logic </w:t>
            </w:r>
            <w:r>
              <w:rPr>
                <w:rFonts w:hint="cs"/>
                <w:cs/>
              </w:rPr>
              <w:t>ดังนี้</w:t>
            </w:r>
          </w:p>
          <w:p w:rsidR="008F26FF" w:rsidP="008F26FF" w:rsidRDefault="008F26FF" w14:paraId="1C617BCD" w14:textId="27D6EFC2">
            <w:pPr>
              <w:pStyle w:val="ListParagraph"/>
              <w:numPr>
                <w:ilvl w:val="0"/>
                <w:numId w:val="10"/>
              </w:numPr>
            </w:pPr>
            <w:r>
              <w:t xml:space="preserve">Update </w:t>
            </w:r>
            <w:r>
              <w:rPr>
                <w:rFonts w:hint="cs"/>
                <w:cs/>
              </w:rPr>
              <w:t xml:space="preserve">ข้อมูลขึ้นไปที่ </w:t>
            </w:r>
            <w:r>
              <w:t>Table Section</w:t>
            </w:r>
          </w:p>
          <w:p w:rsidR="008F26FF" w:rsidP="008F26FF" w:rsidRDefault="008F26FF" w14:paraId="048BF3E9" w14:textId="69C42FFA">
            <w:pPr>
              <w:pStyle w:val="ListParagraph"/>
              <w:numPr>
                <w:ilvl w:val="0"/>
                <w:numId w:val="10"/>
              </w:numPr>
            </w:pPr>
            <w:r>
              <w:rPr>
                <w:rFonts w:hint="cs"/>
                <w:cs/>
              </w:rPr>
              <w:t xml:space="preserve">ให้ทำการเคลียร์ </w:t>
            </w:r>
            <w:r>
              <w:t xml:space="preserve">Form </w:t>
            </w:r>
            <w:r>
              <w:rPr>
                <w:rFonts w:hint="cs"/>
                <w:cs/>
              </w:rPr>
              <w:t xml:space="preserve">ใน </w:t>
            </w:r>
            <w:r>
              <w:t xml:space="preserve">Section </w:t>
            </w:r>
            <w:r>
              <w:rPr>
                <w:rFonts w:hint="cs"/>
                <w:cs/>
              </w:rPr>
              <w:t xml:space="preserve">นี้และทำการ </w:t>
            </w:r>
            <w:r>
              <w:t xml:space="preserve">Invisible Section </w:t>
            </w:r>
            <w:r>
              <w:rPr>
                <w:rFonts w:hint="cs"/>
                <w:cs/>
              </w:rPr>
              <w:t>นี้</w:t>
            </w:r>
          </w:p>
        </w:tc>
      </w:tr>
      <w:tr w:rsidRPr="008979A8" w:rsidR="008F26FF" w:rsidTr="00642B59" w14:paraId="6BF4B3A2" w14:textId="77777777">
        <w:trPr>
          <w:trHeight w:val="108"/>
        </w:trPr>
        <w:tc>
          <w:tcPr>
            <w:tcW w:w="925" w:type="pct"/>
            <w:gridSpan w:val="2"/>
          </w:tcPr>
          <w:p w:rsidR="008F26FF" w:rsidP="008F26FF" w:rsidRDefault="008F26FF" w14:paraId="624D06FF" w14:textId="4F930872">
            <w:r>
              <w:rPr>
                <w:rFonts w:hint="cs"/>
                <w:cs/>
              </w:rPr>
              <w:t xml:space="preserve">ปุ่ม </w:t>
            </w:r>
            <w:r>
              <w:t>Cancel</w:t>
            </w:r>
          </w:p>
        </w:tc>
        <w:tc>
          <w:tcPr>
            <w:tcW w:w="1059" w:type="pct"/>
          </w:tcPr>
          <w:p w:rsidR="008F26FF" w:rsidP="008F26FF" w:rsidRDefault="008F26FF" w14:paraId="401241EC" w14:textId="56B7D647">
            <w:r>
              <w:t>Button</w:t>
            </w:r>
          </w:p>
        </w:tc>
        <w:tc>
          <w:tcPr>
            <w:tcW w:w="3016" w:type="pct"/>
            <w:gridSpan w:val="2"/>
          </w:tcPr>
          <w:p w:rsidR="008F26FF" w:rsidP="008F26FF" w:rsidRDefault="008F26FF" w14:paraId="1777DA0C" w14:textId="65A4576E">
            <w:r>
              <w:rPr>
                <w:rFonts w:hint="cs"/>
                <w:cs/>
              </w:rPr>
              <w:t xml:space="preserve">ให้ทำการเคลียร์ข้อมูลใน </w:t>
            </w:r>
            <w:r>
              <w:t xml:space="preserve">Section </w:t>
            </w:r>
            <w:r>
              <w:rPr>
                <w:rFonts w:hint="cs"/>
                <w:cs/>
              </w:rPr>
              <w:t xml:space="preserve">นี้ และทำการ </w:t>
            </w:r>
            <w:r>
              <w:t xml:space="preserve">Invisible Section </w:t>
            </w:r>
            <w:r>
              <w:rPr>
                <w:rFonts w:hint="cs"/>
                <w:cs/>
              </w:rPr>
              <w:t>นี้</w:t>
            </w:r>
          </w:p>
        </w:tc>
      </w:tr>
      <w:tr w:rsidRPr="008979A8" w:rsidR="008F26FF" w:rsidTr="00642B59" w14:paraId="5D24F633" w14:textId="77777777">
        <w:trPr>
          <w:trHeight w:val="108"/>
        </w:trPr>
        <w:tc>
          <w:tcPr>
            <w:tcW w:w="5000" w:type="pct"/>
            <w:gridSpan w:val="5"/>
            <w:shd w:val="clear" w:color="auto" w:fill="C2D69B" w:themeFill="accent3" w:themeFillTint="99"/>
          </w:tcPr>
          <w:p w:rsidR="008F26FF" w:rsidP="008F26FF" w:rsidRDefault="000D0F49" w14:paraId="15C2618C" w14:textId="1FA677C1">
            <w:pPr>
              <w:pStyle w:val="HeaderTable"/>
            </w:pPr>
            <w:r>
              <w:t xml:space="preserve">End </w:t>
            </w:r>
            <w:r w:rsidR="008F26FF">
              <w:t>Detail Section</w:t>
            </w:r>
          </w:p>
        </w:tc>
      </w:tr>
      <w:tr w:rsidRPr="008979A8" w:rsidR="008F26FF" w:rsidTr="00642B59" w14:paraId="6D07C63A" w14:textId="77777777">
        <w:trPr>
          <w:trHeight w:val="108"/>
        </w:trPr>
        <w:tc>
          <w:tcPr>
            <w:tcW w:w="925" w:type="pct"/>
            <w:gridSpan w:val="2"/>
          </w:tcPr>
          <w:p w:rsidR="008F26FF" w:rsidP="008F26FF" w:rsidRDefault="008F26FF" w14:paraId="6E05E129" w14:textId="50523ABC">
            <w:r>
              <w:rPr>
                <w:rFonts w:hint="cs"/>
                <w:cs/>
              </w:rPr>
              <w:t xml:space="preserve">ปุ่ม </w:t>
            </w:r>
            <w:r>
              <w:t>Create</w:t>
            </w:r>
          </w:p>
        </w:tc>
        <w:tc>
          <w:tcPr>
            <w:tcW w:w="1059" w:type="pct"/>
          </w:tcPr>
          <w:p w:rsidR="008F26FF" w:rsidP="008F26FF" w:rsidRDefault="008F26FF" w14:paraId="729BCB8A" w14:textId="03A5E1AD">
            <w:r>
              <w:t>Button</w:t>
            </w:r>
          </w:p>
        </w:tc>
        <w:tc>
          <w:tcPr>
            <w:tcW w:w="3016" w:type="pct"/>
            <w:gridSpan w:val="2"/>
          </w:tcPr>
          <w:p w:rsidRPr="00B86ABB" w:rsidR="008F26FF" w:rsidP="008F26FF" w:rsidRDefault="008F26FF" w14:paraId="193257FF" w14:textId="77777777">
            <w:pPr>
              <w:spacing w:after="0" w:line="259" w:lineRule="auto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>เมื่อกดปุ่ม</w:t>
            </w:r>
          </w:p>
          <w:p w:rsidR="008F26FF" w:rsidP="008F26FF" w:rsidRDefault="008F26FF" w14:paraId="6A159849" w14:textId="77777777">
            <w:pPr>
              <w:pStyle w:val="ListParagraph"/>
              <w:numPr>
                <w:ilvl w:val="0"/>
                <w:numId w:val="5"/>
              </w:numPr>
              <w:spacing w:after="0" w:line="259" w:lineRule="auto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Validate </w:t>
            </w:r>
            <w:r>
              <w:rPr>
                <w:rFonts w:hint="cs" w:cs="Angsana New"/>
                <w:cs/>
              </w:rPr>
              <w:t>ข้อมูลในหน้าจอ</w:t>
            </w:r>
          </w:p>
          <w:p w:rsidR="008F26FF" w:rsidP="008F26FF" w:rsidRDefault="008F26FF" w14:paraId="5980281F" w14:textId="2BDCE49E">
            <w:pPr>
              <w:pStyle w:val="ListParagraph"/>
              <w:numPr>
                <w:ilvl w:val="0"/>
                <w:numId w:val="5"/>
              </w:numPr>
              <w:spacing w:after="0" w:line="259" w:lineRule="auto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Insert </w:t>
            </w:r>
            <w:r>
              <w:rPr>
                <w:rFonts w:hint="cs" w:cs="Angsana New"/>
                <w:cs/>
              </w:rPr>
              <w:t xml:space="preserve">ข้อมูลลง </w:t>
            </w:r>
            <w:r>
              <w:rPr>
                <w:rFonts w:cs="CordiaUPC"/>
              </w:rPr>
              <w:t xml:space="preserve">DB </w:t>
            </w:r>
            <w:r>
              <w:rPr>
                <w:rFonts w:hint="cs" w:cs="Angsana New"/>
                <w:cs/>
              </w:rPr>
              <w:t xml:space="preserve">ที่ </w:t>
            </w:r>
            <w:r>
              <w:rPr>
                <w:rFonts w:cs="CordiaUPC"/>
              </w:rPr>
              <w:t xml:space="preserve">MARKET_SEGMENT </w:t>
            </w:r>
            <w:r>
              <w:rPr>
                <w:rFonts w:hint="cs" w:cs="Angsana New"/>
                <w:cs/>
              </w:rPr>
              <w:t xml:space="preserve">และ </w:t>
            </w:r>
            <w:r>
              <w:rPr>
                <w:rFonts w:cs="CordiaUPC"/>
              </w:rPr>
              <w:t xml:space="preserve">Table </w:t>
            </w:r>
            <w:r>
              <w:rPr>
                <w:rFonts w:hint="cs" w:cs="Angsana New"/>
                <w:cs/>
              </w:rPr>
              <w:t>ที่เกี่ยวข้อง</w:t>
            </w:r>
          </w:p>
          <w:p w:rsidR="008F26FF" w:rsidP="008F26FF" w:rsidRDefault="008F26FF" w14:paraId="04B6F1BE" w14:textId="0A8BF70D">
            <w:pPr>
              <w:pStyle w:val="ListParagraph"/>
              <w:numPr>
                <w:ilvl w:val="0"/>
                <w:numId w:val="5"/>
              </w:numPr>
              <w:spacing w:after="0" w:line="259" w:lineRule="auto"/>
              <w:rPr>
                <w:rFonts w:cs="CordiaUPC"/>
              </w:rPr>
            </w:pPr>
            <w:r w:rsidRPr="00B86ABB">
              <w:rPr>
                <w:rFonts w:hint="cs" w:cs="Angsana New"/>
                <w:cs/>
              </w:rPr>
              <w:t>ให้ทำการเคลียร์ค่าและ</w:t>
            </w:r>
            <w:r>
              <w:rPr>
                <w:rFonts w:hint="cs" w:cs="Angsana New"/>
                <w:cs/>
              </w:rPr>
              <w:t xml:space="preserve">ปิด </w:t>
            </w:r>
            <w:r w:rsidR="00A72AAF">
              <w:t>New Market Segment Section</w:t>
            </w:r>
          </w:p>
          <w:p w:rsidR="008F26FF" w:rsidP="008F26FF" w:rsidRDefault="008F26FF" w14:paraId="63349F72" w14:textId="511E2264">
            <w:pPr>
              <w:pStyle w:val="ListParagraph"/>
              <w:numPr>
                <w:ilvl w:val="0"/>
                <w:numId w:val="5"/>
              </w:numPr>
              <w:spacing w:after="0" w:line="259" w:lineRule="auto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Refresh </w:t>
            </w:r>
            <w:r>
              <w:rPr>
                <w:rFonts w:hint="cs" w:cs="Angsana New"/>
                <w:cs/>
              </w:rPr>
              <w:t xml:space="preserve">ค่า </w:t>
            </w:r>
            <w:r>
              <w:rPr>
                <w:rFonts w:cs="CordiaUPC"/>
              </w:rPr>
              <w:t xml:space="preserve">List of Value </w:t>
            </w:r>
            <w:r>
              <w:rPr>
                <w:rFonts w:hint="cs" w:cs="Angsana New"/>
                <w:cs/>
              </w:rPr>
              <w:t xml:space="preserve">ที่ </w:t>
            </w:r>
            <w:r>
              <w:rPr>
                <w:rFonts w:cs="CordiaUPC"/>
              </w:rPr>
              <w:t>marketSegment</w:t>
            </w:r>
          </w:p>
          <w:p w:rsidRPr="00E766EB" w:rsidR="008F26FF" w:rsidRDefault="008F26FF" w14:paraId="5DDC71D4" w14:textId="369162B3">
            <w:pPr>
              <w:pStyle w:val="ListParagraph"/>
              <w:numPr>
                <w:ilvl w:val="0"/>
                <w:numId w:val="5"/>
              </w:numPr>
              <w:spacing w:after="0" w:line="259" w:lineRule="auto"/>
              <w:rPr>
                <w:rFonts w:cs="CordiaUPC"/>
                <w:cs/>
              </w:rPr>
            </w:pPr>
            <w:r w:rsidRPr="00E766EB">
              <w:rPr>
                <w:rFonts w:cs="Angsana New"/>
                <w:cs/>
              </w:rPr>
              <w:t xml:space="preserve">ให้ </w:t>
            </w:r>
            <w:r w:rsidRPr="00E766EB">
              <w:rPr>
                <w:rFonts w:cs="CordiaUPC"/>
              </w:rPr>
              <w:t xml:space="preserve">Auto Populated </w:t>
            </w:r>
            <w:r w:rsidRPr="00E766EB">
              <w:rPr>
                <w:rFonts w:cs="Angsana New"/>
                <w:cs/>
              </w:rPr>
              <w:t xml:space="preserve">ค่า </w:t>
            </w:r>
            <w:r>
              <w:rPr>
                <w:rFonts w:cs="CordiaUPC"/>
              </w:rPr>
              <w:t>marketSegment</w:t>
            </w:r>
            <w:r w:rsidRPr="00E766EB">
              <w:rPr>
                <w:rFonts w:cs="Angsana New"/>
                <w:cs/>
              </w:rPr>
              <w:t xml:space="preserve"> ที่หน้าจอ </w:t>
            </w:r>
            <w:r w:rsidRPr="00E766EB">
              <w:rPr>
                <w:rFonts w:cs="CordiaUPC"/>
              </w:rPr>
              <w:t xml:space="preserve">Mass </w:t>
            </w:r>
            <w:r w:rsidR="00A72AAF">
              <w:rPr>
                <w:rFonts w:cs="CordiaUPC"/>
              </w:rPr>
              <w:t>Market Segment</w:t>
            </w:r>
            <w:r w:rsidRPr="00E766EB">
              <w:rPr>
                <w:rFonts w:cs="Angsana New"/>
                <w:cs/>
              </w:rPr>
              <w:t xml:space="preserve"> ให้เป็นค่าที่เพิ่งสร้างขึ้นมาใหม่ ถ้าเงื่อนไขตรงกับที่มีอยู่ใน </w:t>
            </w:r>
            <w:r w:rsidRPr="00E766EB">
              <w:rPr>
                <w:rFonts w:cs="CordiaUPC"/>
              </w:rPr>
              <w:t>List</w:t>
            </w:r>
          </w:p>
        </w:tc>
      </w:tr>
      <w:tr w:rsidRPr="008979A8" w:rsidR="008F26FF" w:rsidTr="00642B59" w14:paraId="18BAFB60" w14:textId="77777777">
        <w:trPr>
          <w:trHeight w:val="108"/>
        </w:trPr>
        <w:tc>
          <w:tcPr>
            <w:tcW w:w="925" w:type="pct"/>
            <w:gridSpan w:val="2"/>
          </w:tcPr>
          <w:p w:rsidR="008F26FF" w:rsidP="008F26FF" w:rsidRDefault="008F26FF" w14:paraId="4D622DBE" w14:textId="2D7E3755">
            <w:r>
              <w:rPr>
                <w:rFonts w:hint="cs"/>
                <w:cs/>
              </w:rPr>
              <w:t xml:space="preserve">ปุ่ม </w:t>
            </w:r>
            <w:r>
              <w:t>Cancel</w:t>
            </w:r>
          </w:p>
        </w:tc>
        <w:tc>
          <w:tcPr>
            <w:tcW w:w="1059" w:type="pct"/>
          </w:tcPr>
          <w:p w:rsidR="008F26FF" w:rsidP="008F26FF" w:rsidRDefault="008F26FF" w14:paraId="4A81A199" w14:textId="48823A06">
            <w:r>
              <w:t>Button</w:t>
            </w:r>
          </w:p>
        </w:tc>
        <w:tc>
          <w:tcPr>
            <w:tcW w:w="3016" w:type="pct"/>
            <w:gridSpan w:val="2"/>
          </w:tcPr>
          <w:p w:rsidR="008F26FF" w:rsidP="008F26FF" w:rsidRDefault="008F26FF" w14:paraId="6A2140AC" w14:textId="0284309E">
            <w:r>
              <w:rPr>
                <w:rFonts w:hint="cs" w:cs="Angsana New"/>
                <w:cs/>
              </w:rPr>
              <w:t>เมื่อกดปุ่มให้ทำการเคลียร์ค่า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และ </w:t>
            </w:r>
            <w:r>
              <w:rPr>
                <w:rFonts w:cs="CordiaUPC"/>
              </w:rPr>
              <w:t xml:space="preserve">Invisible </w:t>
            </w:r>
            <w:r w:rsidR="00A72AAF">
              <w:t>New Market Segment Section</w:t>
            </w:r>
          </w:p>
        </w:tc>
      </w:tr>
      <w:tr w:rsidRPr="008979A8" w:rsidR="008F26FF" w:rsidTr="00642B59" w14:paraId="45BB746E" w14:textId="77777777">
        <w:trPr>
          <w:trHeight w:val="108"/>
        </w:trPr>
        <w:tc>
          <w:tcPr>
            <w:tcW w:w="5000" w:type="pct"/>
            <w:gridSpan w:val="5"/>
            <w:shd w:val="clear" w:color="auto" w:fill="C2D69B" w:themeFill="accent3" w:themeFillTint="99"/>
          </w:tcPr>
          <w:p w:rsidR="008F26FF" w:rsidP="006A6F23" w:rsidRDefault="008F26FF" w14:paraId="65609831" w14:textId="2449CABB">
            <w:pPr>
              <w:pStyle w:val="HeaderTable"/>
            </w:pPr>
            <w:r>
              <w:t>End New Market Segment Section</w:t>
            </w:r>
          </w:p>
        </w:tc>
      </w:tr>
    </w:tbl>
    <w:p w:rsidR="004E490A" w:rsidP="00E766EB" w:rsidRDefault="004E490A" w14:paraId="19820CF8" w14:textId="77777777">
      <w:pPr>
        <w:pStyle w:val="Heading3"/>
        <w:numPr>
          <w:ilvl w:val="0"/>
          <w:numId w:val="332"/>
        </w:numPr>
        <w:rPr>
          <w:rFonts w:ascii="CordiaUPC" w:hAnsi="CordiaUPC" w:cs="CordiaUPC"/>
          <w:sz w:val="32"/>
          <w:szCs w:val="32"/>
        </w:rPr>
      </w:pPr>
      <w:r w:rsidRPr="008979A8">
        <w:rPr>
          <w:rFonts w:ascii="CordiaUPC" w:hAnsi="CordiaUPC" w:cs="CordiaUPC"/>
          <w:sz w:val="32"/>
          <w:szCs w:val="32"/>
        </w:rPr>
        <w:t>Script Validation</w:t>
      </w:r>
    </w:p>
    <w:tbl>
      <w:tblPr>
        <w:tblW w:w="4938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385"/>
        <w:gridCol w:w="2896"/>
        <w:gridCol w:w="3314"/>
        <w:gridCol w:w="1309"/>
      </w:tblGrid>
      <w:tr w:rsidRPr="008979A8" w:rsidR="004E490A" w:rsidTr="004E490A" w14:paraId="259FF0BA" w14:textId="77777777">
        <w:trPr>
          <w:cantSplit/>
          <w:tblHeader/>
        </w:trPr>
        <w:tc>
          <w:tcPr>
            <w:tcW w:w="778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4E490A" w:rsidP="004E490A" w:rsidRDefault="004E490A" w14:paraId="2D383ED1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Error Code</w:t>
            </w:r>
          </w:p>
        </w:tc>
        <w:tc>
          <w:tcPr>
            <w:tcW w:w="1626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4E490A" w:rsidP="004E490A" w:rsidRDefault="004E490A" w14:paraId="61CE9EA8" w14:textId="77777777">
            <w:pPr>
              <w:rPr>
                <w:rFonts w:cs="CordiaUPC"/>
                <w:b/>
                <w:bCs/>
              </w:rPr>
            </w:pPr>
            <w:r>
              <w:rPr>
                <w:rFonts w:cs="CordiaUPC"/>
                <w:b/>
                <w:bCs/>
              </w:rPr>
              <w:t xml:space="preserve">Error Message </w:t>
            </w:r>
          </w:p>
        </w:tc>
        <w:tc>
          <w:tcPr>
            <w:tcW w:w="1861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4E490A" w:rsidP="004E490A" w:rsidRDefault="004E490A" w14:paraId="4EA97EDA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Logic</w:t>
            </w:r>
          </w:p>
        </w:tc>
        <w:tc>
          <w:tcPr>
            <w:tcW w:w="735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4E490A" w:rsidP="004E490A" w:rsidRDefault="004E490A" w14:paraId="577459A5" w14:textId="77777777">
            <w:pPr>
              <w:rPr>
                <w:rFonts w:cs="CordiaUPC"/>
                <w:b/>
                <w:bCs/>
              </w:rPr>
            </w:pPr>
            <w:r>
              <w:rPr>
                <w:rFonts w:cs="CordiaUPC"/>
                <w:b/>
                <w:bCs/>
              </w:rPr>
              <w:t>Submit Call</w:t>
            </w:r>
          </w:p>
        </w:tc>
      </w:tr>
      <w:tr w:rsidR="005F6E03" w:rsidTr="00E766EB" w14:paraId="574A43AA" w14:textId="77777777">
        <w:tc>
          <w:tcPr>
            <w:tcW w:w="5000" w:type="pct"/>
            <w:gridSpan w:val="4"/>
            <w:shd w:val="clear" w:color="auto" w:fill="C2D69B" w:themeFill="accent3" w:themeFillTint="99"/>
          </w:tcPr>
          <w:p w:rsidRPr="003572B6" w:rsidR="005F6E03" w:rsidP="006A6F23" w:rsidRDefault="005F6E03" w14:paraId="7A603125" w14:textId="3DF33DA8">
            <w:pPr>
              <w:pStyle w:val="HeaderTable"/>
            </w:pPr>
            <w:r>
              <w:t>New Market Segment Section</w:t>
            </w:r>
          </w:p>
        </w:tc>
      </w:tr>
      <w:tr w:rsidR="00EF7A9F" w:rsidTr="005F6E03" w14:paraId="158D40AB" w14:textId="77777777">
        <w:tc>
          <w:tcPr>
            <w:tcW w:w="778" w:type="pct"/>
          </w:tcPr>
          <w:p w:rsidR="00EF7A9F" w:rsidP="00EF7A9F" w:rsidRDefault="00EF7A9F" w14:paraId="1CF87616" w14:textId="1082ACF0">
            <w:r>
              <w:t>00001</w:t>
            </w:r>
          </w:p>
        </w:tc>
        <w:tc>
          <w:tcPr>
            <w:tcW w:w="1626" w:type="pct"/>
          </w:tcPr>
          <w:p w:rsidR="00EF7A9F" w:rsidP="00EF7A9F" w:rsidRDefault="00EF7A9F" w14:paraId="02D6DB86" w14:textId="7C510F23">
            <w:pPr>
              <w:rPr>
                <w:cs/>
              </w:rPr>
            </w:pPr>
            <w:r>
              <w:t>Name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EF7A9F" w:rsidP="00EF7A9F" w:rsidRDefault="00EF7A9F" w14:paraId="07B059A2" w14:textId="443C79CD">
            <w:pPr>
              <w:spacing w:line="254" w:lineRule="auto"/>
            </w:pPr>
            <w:r>
              <w:t>name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จะต้องเป็น </w:t>
            </w:r>
            <w:r>
              <w:t>Mandatory</w:t>
            </w:r>
          </w:p>
        </w:tc>
        <w:tc>
          <w:tcPr>
            <w:tcW w:w="735" w:type="pct"/>
          </w:tcPr>
          <w:p w:rsidR="00EF7A9F" w:rsidP="00EF7A9F" w:rsidRDefault="00EF7A9F" w14:paraId="136B46F1" w14:textId="6E3CA989">
            <w:pPr>
              <w:rPr>
                <w:rFonts w:cs="CordiaUPC"/>
                <w:szCs w:val="36"/>
              </w:rPr>
            </w:pPr>
          </w:p>
        </w:tc>
      </w:tr>
      <w:tr w:rsidR="005F6E03" w:rsidTr="005F6E03" w14:paraId="6298500A" w14:textId="77777777">
        <w:tc>
          <w:tcPr>
            <w:tcW w:w="778" w:type="pct"/>
          </w:tcPr>
          <w:p w:rsidR="005F6E03" w:rsidP="005F6E03" w:rsidRDefault="005F6E03" w14:paraId="66F6A265" w14:textId="77777777">
            <w:r>
              <w:t>00001</w:t>
            </w:r>
          </w:p>
        </w:tc>
        <w:tc>
          <w:tcPr>
            <w:tcW w:w="1626" w:type="pct"/>
          </w:tcPr>
          <w:p w:rsidR="005F6E03" w:rsidP="005F6E03" w:rsidRDefault="005F6E03" w14:paraId="1EC0DCB7" w14:textId="59A6C767">
            <w:r>
              <w:t>Start Date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5F6E03" w:rsidP="005F6E03" w:rsidRDefault="005F6E03" w14:paraId="67E0165E" w14:textId="1FD910CC">
            <w:pPr>
              <w:spacing w:line="254" w:lineRule="auto"/>
            </w:pPr>
            <w:r>
              <w:t>startDateTime</w:t>
            </w:r>
            <w:r>
              <w:rPr>
                <w:rFonts w:hint="cs"/>
                <w:cs/>
              </w:rPr>
              <w:t xml:space="preserve"> จะต้องเป็น </w:t>
            </w:r>
            <w:r>
              <w:t>Mandatory</w:t>
            </w:r>
          </w:p>
        </w:tc>
        <w:tc>
          <w:tcPr>
            <w:tcW w:w="735" w:type="pct"/>
          </w:tcPr>
          <w:p w:rsidR="005F6E03" w:rsidP="005F6E03" w:rsidRDefault="005F6E03" w14:paraId="1AC715B4" w14:textId="2840D4EC">
            <w:pPr>
              <w:rPr>
                <w:rFonts w:cs="CordiaUPC"/>
                <w:szCs w:val="36"/>
              </w:rPr>
            </w:pPr>
          </w:p>
        </w:tc>
      </w:tr>
      <w:tr w:rsidR="005F6E03" w:rsidTr="004E490A" w14:paraId="4236F254" w14:textId="77777777">
        <w:tc>
          <w:tcPr>
            <w:tcW w:w="778" w:type="pct"/>
          </w:tcPr>
          <w:p w:rsidR="005F6E03" w:rsidP="004E490A" w:rsidRDefault="005F6E03" w14:paraId="5712A7E6" w14:textId="4F472515">
            <w:r w:rsidRPr="00F8391B">
              <w:rPr>
                <w:rFonts w:cs="CordiaUPC"/>
              </w:rPr>
              <w:t>00024</w:t>
            </w:r>
          </w:p>
        </w:tc>
        <w:tc>
          <w:tcPr>
            <w:tcW w:w="1626" w:type="pct"/>
          </w:tcPr>
          <w:p w:rsidR="005F6E03" w:rsidP="004E490A" w:rsidRDefault="005F6E03" w14:paraId="01C005EA" w14:textId="4C28810C">
            <w:r>
              <w:t>Market Segment Characteristic and Characteristic Value must have value at least 1 row</w:t>
            </w:r>
            <w:r>
              <w:rPr>
                <w:cs/>
              </w:rPr>
              <w:t>.</w:t>
            </w:r>
          </w:p>
        </w:tc>
        <w:tc>
          <w:tcPr>
            <w:tcW w:w="1861" w:type="pct"/>
          </w:tcPr>
          <w:p w:rsidR="005F6E03" w:rsidP="004E490A" w:rsidRDefault="005F6E03" w14:paraId="3EAF8FF0" w14:textId="11666B72">
            <w:pPr>
              <w:spacing w:line="254" w:lineRule="auto"/>
            </w:pPr>
            <w:r>
              <w:rPr>
                <w:rFonts w:hint="cs"/>
                <w:cs/>
              </w:rPr>
              <w:t xml:space="preserve">จะต้องมี </w:t>
            </w:r>
            <w:r>
              <w:t xml:space="preserve">Market Segment Characteristic and Characteristic Value Table </w:t>
            </w:r>
            <w:r>
              <w:rPr>
                <w:rFonts w:hint="cs"/>
                <w:cs/>
              </w:rPr>
              <w:t xml:space="preserve">อย่างน้อย </w:t>
            </w:r>
            <w:r>
              <w:t>1 Row</w:t>
            </w:r>
            <w:r>
              <w:rPr>
                <w:rFonts w:hint="cs"/>
                <w:cs/>
              </w:rPr>
              <w:t xml:space="preserve"> </w:t>
            </w:r>
          </w:p>
        </w:tc>
        <w:tc>
          <w:tcPr>
            <w:tcW w:w="735" w:type="pct"/>
          </w:tcPr>
          <w:p w:rsidRPr="003572B6" w:rsidR="005F6E03" w:rsidP="004E490A" w:rsidRDefault="005F6E03" w14:paraId="7031D14A" w14:textId="77777777">
            <w:pPr>
              <w:rPr>
                <w:rFonts w:cs="CordiaUPC"/>
                <w:szCs w:val="36"/>
              </w:rPr>
            </w:pPr>
          </w:p>
        </w:tc>
      </w:tr>
      <w:tr w:rsidR="00402B34" w:rsidTr="004E490A" w14:paraId="48A035FE" w14:textId="77777777">
        <w:tc>
          <w:tcPr>
            <w:tcW w:w="778" w:type="pct"/>
          </w:tcPr>
          <w:p w:rsidRPr="00F8391B" w:rsidR="00402B34" w:rsidP="004E490A" w:rsidRDefault="00402B34" w14:paraId="587BA6CA" w14:textId="31D6CDA0">
            <w:pPr>
              <w:rPr>
                <w:rFonts w:cs="CordiaUPC"/>
              </w:rPr>
            </w:pPr>
            <w:r>
              <w:rPr>
                <w:rFonts w:cs="CordiaUPC"/>
              </w:rPr>
              <w:t>00003</w:t>
            </w:r>
          </w:p>
        </w:tc>
        <w:tc>
          <w:tcPr>
            <w:tcW w:w="1626" w:type="pct"/>
          </w:tcPr>
          <w:p w:rsidR="00402B34" w:rsidP="004E490A" w:rsidRDefault="00402B34" w14:paraId="1ABA84FA" w14:textId="065F66AC">
            <w:r>
              <w:t xml:space="preserve">Market Segment Characteristic and Characteristic Value </w:t>
            </w:r>
            <w:r w:rsidRPr="00302CE5">
              <w:rPr>
                <w:rFonts w:cs="CordiaUPC"/>
              </w:rPr>
              <w:t>must be unique</w:t>
            </w:r>
            <w:r w:rsidRPr="00302CE5"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402B34" w:rsidP="00402B34" w:rsidRDefault="00402B34" w14:paraId="008C2C63" w14:textId="27086F1D">
            <w:pPr>
              <w:spacing w:line="254" w:lineRule="auto"/>
              <w:rPr>
                <w:cs/>
              </w:rPr>
            </w:pPr>
            <w:r>
              <w:t xml:space="preserve">Market Segment Characteristic </w:t>
            </w:r>
            <w:r>
              <w:rPr>
                <w:rFonts w:hint="cs"/>
                <w:cs/>
              </w:rPr>
              <w:t>และ</w:t>
            </w:r>
            <w:r>
              <w:t xml:space="preserve"> Characteristic Value </w:t>
            </w:r>
            <w:r>
              <w:rPr>
                <w:rFonts w:hint="cs" w:cs="Angsana New"/>
                <w:cs/>
              </w:rPr>
              <w:t xml:space="preserve">ซ้ำกับที่มีอยู่แล้วใน </w:t>
            </w:r>
            <w:r>
              <w:rPr>
                <w:rFonts w:cs="CordiaUPC"/>
              </w:rPr>
              <w:t>Database</w:t>
            </w:r>
          </w:p>
        </w:tc>
        <w:tc>
          <w:tcPr>
            <w:tcW w:w="735" w:type="pct"/>
          </w:tcPr>
          <w:p w:rsidRPr="003572B6" w:rsidR="00402B34" w:rsidP="004E490A" w:rsidRDefault="00402B34" w14:paraId="1C8F82F8" w14:textId="77777777">
            <w:pPr>
              <w:rPr>
                <w:rFonts w:cs="CordiaUPC"/>
                <w:szCs w:val="36"/>
              </w:rPr>
            </w:pPr>
          </w:p>
        </w:tc>
      </w:tr>
      <w:tr w:rsidR="00EF7A9F" w:rsidTr="004E490A" w14:paraId="29E3274A" w14:textId="77777777">
        <w:tc>
          <w:tcPr>
            <w:tcW w:w="778" w:type="pct"/>
          </w:tcPr>
          <w:p w:rsidRPr="00642B59" w:rsidR="00EF7A9F" w:rsidP="00EF7A9F" w:rsidRDefault="00EF7A9F" w14:paraId="6875374F" w14:textId="310759A3">
            <w:pPr>
              <w:rPr>
                <w:rFonts w:cs="CordiaUPC"/>
              </w:rPr>
            </w:pPr>
            <w:r w:rsidRPr="00642B59">
              <w:t>00001</w:t>
            </w:r>
          </w:p>
        </w:tc>
        <w:tc>
          <w:tcPr>
            <w:tcW w:w="1626" w:type="pct"/>
          </w:tcPr>
          <w:p w:rsidRPr="00642B59" w:rsidR="00EF7A9F" w:rsidP="00EF7A9F" w:rsidRDefault="00EF7A9F" w14:paraId="73D7C9E2" w14:textId="548514FA">
            <w:r w:rsidRPr="0050326E">
              <w:t xml:space="preserve">Account Category </w:t>
            </w:r>
            <w:r w:rsidRPr="0050326E">
              <w:rPr>
                <w:rFonts w:cs="CordiaUPC"/>
                <w:cs/>
              </w:rPr>
              <w:t>(</w:t>
            </w:r>
            <w:r w:rsidRPr="0050326E">
              <w:t>Customer Type</w:t>
            </w:r>
            <w:r w:rsidRPr="0050326E">
              <w:rPr>
                <w:rFonts w:cs="CordiaUPC"/>
                <w:cs/>
              </w:rPr>
              <w:t>)</w:t>
            </w:r>
            <w:r w:rsidRPr="00642B59">
              <w:t xml:space="preserve"> is required</w:t>
            </w:r>
            <w:r w:rsidRPr="00642B59"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Pr="00642B59" w:rsidR="00EF7A9F" w:rsidP="00EF7A9F" w:rsidRDefault="00EF7A9F" w14:paraId="3868CA6E" w14:textId="718E380D">
            <w:pPr>
              <w:spacing w:line="254" w:lineRule="auto"/>
            </w:pPr>
            <w:r w:rsidRPr="0050326E">
              <w:t xml:space="preserve">Account Category </w:t>
            </w:r>
            <w:r w:rsidRPr="0050326E">
              <w:rPr>
                <w:rFonts w:cs="CordiaUPC"/>
                <w:cs/>
              </w:rPr>
              <w:t>(</w:t>
            </w:r>
            <w:r w:rsidRPr="0050326E">
              <w:t>Customer Type</w:t>
            </w:r>
            <w:r w:rsidRPr="0050326E">
              <w:rPr>
                <w:rFonts w:cs="CordiaUPC"/>
                <w:cs/>
              </w:rPr>
              <w:t>)</w:t>
            </w:r>
            <w:r w:rsidRPr="00642B59">
              <w:rPr>
                <w:rFonts w:cs="Angsana New"/>
                <w:cs/>
              </w:rPr>
              <w:t xml:space="preserve"> </w:t>
            </w:r>
            <w:r w:rsidRPr="00642B59">
              <w:rPr>
                <w:cs/>
              </w:rPr>
              <w:t xml:space="preserve">จะต้องเป็น </w:t>
            </w:r>
            <w:r w:rsidRPr="00642B59">
              <w:t>Mandatory</w:t>
            </w:r>
          </w:p>
        </w:tc>
        <w:tc>
          <w:tcPr>
            <w:tcW w:w="735" w:type="pct"/>
          </w:tcPr>
          <w:p w:rsidRPr="00642B59" w:rsidR="00EF7A9F" w:rsidP="00EF7A9F" w:rsidRDefault="00EF7A9F" w14:paraId="272AA405" w14:textId="32C91A05">
            <w:pPr>
              <w:rPr>
                <w:rFonts w:cs="CordiaUPC"/>
                <w:szCs w:val="36"/>
              </w:rPr>
            </w:pPr>
            <w:r w:rsidRPr="00642B59">
              <w:rPr>
                <w:rFonts w:cs="CordiaUPC"/>
                <w:szCs w:val="36"/>
              </w:rPr>
              <w:t>Yes</w:t>
            </w:r>
          </w:p>
        </w:tc>
      </w:tr>
      <w:tr w:rsidR="00EF7A9F" w:rsidTr="005F6E03" w14:paraId="215CD46F" w14:textId="77777777">
        <w:tc>
          <w:tcPr>
            <w:tcW w:w="5000" w:type="pct"/>
            <w:gridSpan w:val="4"/>
            <w:shd w:val="clear" w:color="auto" w:fill="C2D69B" w:themeFill="accent3" w:themeFillTint="99"/>
          </w:tcPr>
          <w:p w:rsidRPr="003572B6" w:rsidR="00EF7A9F" w:rsidP="00EF7A9F" w:rsidRDefault="00EF7A9F" w14:paraId="12715880" w14:textId="379118B8">
            <w:pPr>
              <w:pStyle w:val="HeaderTable"/>
            </w:pPr>
            <w:r>
              <w:t>End New Market Segment Section</w:t>
            </w:r>
          </w:p>
        </w:tc>
      </w:tr>
      <w:tr w:rsidR="00EF7A9F" w:rsidTr="00E766EB" w14:paraId="57D14EFB" w14:textId="77777777">
        <w:tc>
          <w:tcPr>
            <w:tcW w:w="5000" w:type="pct"/>
            <w:gridSpan w:val="4"/>
            <w:shd w:val="clear" w:color="auto" w:fill="C2D69B" w:themeFill="accent3" w:themeFillTint="99"/>
          </w:tcPr>
          <w:p w:rsidRPr="003572B6" w:rsidR="00EF7A9F" w:rsidP="00EF7A9F" w:rsidRDefault="00EF7A9F" w14:paraId="40F6D189" w14:textId="74479E7A">
            <w:pPr>
              <w:pStyle w:val="HeaderTable"/>
            </w:pPr>
            <w:r>
              <w:t>Detail Section</w:t>
            </w:r>
          </w:p>
        </w:tc>
      </w:tr>
      <w:tr w:rsidR="00EF7A9F" w:rsidTr="004E490A" w14:paraId="1BA10A3F" w14:textId="77777777">
        <w:tc>
          <w:tcPr>
            <w:tcW w:w="778" w:type="pct"/>
          </w:tcPr>
          <w:p w:rsidR="00EF7A9F" w:rsidP="00EF7A9F" w:rsidRDefault="00EF7A9F" w14:paraId="03E2C4A0" w14:textId="56EF7593">
            <w:r>
              <w:t>00001</w:t>
            </w:r>
          </w:p>
        </w:tc>
        <w:tc>
          <w:tcPr>
            <w:tcW w:w="1626" w:type="pct"/>
          </w:tcPr>
          <w:p w:rsidR="00EF7A9F" w:rsidP="00EF7A9F" w:rsidRDefault="00EF7A9F" w14:paraId="2D9DD251" w14:textId="1FCF9478">
            <w:r>
              <w:t>Market Segment Characteristic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EF7A9F" w:rsidP="00EF7A9F" w:rsidRDefault="00EF7A9F" w14:paraId="1A9A3D01" w14:textId="274984F7">
            <w:pPr>
              <w:spacing w:line="254" w:lineRule="auto"/>
            </w:pPr>
            <w:r>
              <w:t>marketSegmentChar</w:t>
            </w:r>
            <w:r>
              <w:rPr>
                <w:rFonts w:hint="cs"/>
                <w:cs/>
              </w:rPr>
              <w:t xml:space="preserve"> จะต้องเป็น </w:t>
            </w:r>
            <w:r>
              <w:t>Mandatory</w:t>
            </w:r>
          </w:p>
        </w:tc>
        <w:tc>
          <w:tcPr>
            <w:tcW w:w="735" w:type="pct"/>
          </w:tcPr>
          <w:p w:rsidR="00EF7A9F" w:rsidP="00EF7A9F" w:rsidRDefault="00EF7A9F" w14:paraId="2A22FF18" w14:textId="60B256CA">
            <w:pPr>
              <w:rPr>
                <w:rFonts w:cs="CordiaUPC"/>
                <w:szCs w:val="36"/>
              </w:rPr>
            </w:pPr>
          </w:p>
        </w:tc>
      </w:tr>
      <w:tr w:rsidR="00EF7A9F" w:rsidTr="004E490A" w14:paraId="1B174C2E" w14:textId="77777777">
        <w:tc>
          <w:tcPr>
            <w:tcW w:w="778" w:type="pct"/>
          </w:tcPr>
          <w:p w:rsidR="00EF7A9F" w:rsidP="00EF7A9F" w:rsidRDefault="00EF7A9F" w14:paraId="1C7AFB28" w14:textId="25943239">
            <w:r>
              <w:t>00001</w:t>
            </w:r>
          </w:p>
        </w:tc>
        <w:tc>
          <w:tcPr>
            <w:tcW w:w="1626" w:type="pct"/>
          </w:tcPr>
          <w:p w:rsidR="00EF7A9F" w:rsidP="00EF7A9F" w:rsidRDefault="00EF7A9F" w14:paraId="3501DF5C" w14:textId="1C6387E9">
            <w:r>
              <w:t>Market Segment Characteristic Value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EF7A9F" w:rsidP="00EF7A9F" w:rsidRDefault="00EF7A9F" w14:paraId="18CBC3C9" w14:textId="77777777">
            <w:pPr>
              <w:spacing w:line="254" w:lineRule="auto"/>
            </w:pPr>
            <w:r>
              <w:t>marketSegmentCharValue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จะต้องเป็น </w:t>
            </w:r>
            <w:r>
              <w:t>Mandatory</w:t>
            </w:r>
          </w:p>
          <w:p w:rsidR="00EF7A9F" w:rsidP="00EF7A9F" w:rsidRDefault="00EF7A9F" w14:paraId="2F4813B0" w14:textId="4EAE3EA0">
            <w:pPr>
              <w:spacing w:line="254" w:lineRule="auto"/>
            </w:pPr>
            <w:r>
              <w:rPr>
                <w:rFonts w:hint="cs"/>
                <w:cs/>
              </w:rPr>
              <w:t xml:space="preserve">หมายเหตุ ถ้า </w:t>
            </w:r>
            <w:r>
              <w:t>value_type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CordiaUPC"/>
                <w:cs/>
              </w:rPr>
              <w:t>ข</w:t>
            </w:r>
            <w:r>
              <w:rPr>
                <w:rFonts w:hint="cs"/>
                <w:cs/>
              </w:rPr>
              <w:t xml:space="preserve">อง </w:t>
            </w:r>
            <w:r>
              <w:t>marketSegmentChar</w:t>
            </w:r>
          </w:p>
          <w:p w:rsidR="00EF7A9F" w:rsidP="00EF7A9F" w:rsidRDefault="00EF7A9F" w14:paraId="4784E334" w14:textId="70950051">
            <w:pPr>
              <w:pStyle w:val="ListParagraph"/>
              <w:numPr>
                <w:ilvl w:val="0"/>
                <w:numId w:val="338"/>
              </w:numPr>
              <w:spacing w:line="254" w:lineRule="auto"/>
            </w:pPr>
            <w:r>
              <w:rPr>
                <w:rFonts w:cs="CordiaUPC"/>
                <w:cs/>
              </w:rPr>
              <w:t>“</w:t>
            </w:r>
            <w:r>
              <w:t>enum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เช็คที่ </w:t>
            </w:r>
          </w:p>
          <w:p w:rsidR="00EF7A9F" w:rsidP="00EF7A9F" w:rsidRDefault="00EF7A9F" w14:paraId="1F3A213C" w14:textId="38671FC0">
            <w:pPr>
              <w:pStyle w:val="ListParagraph"/>
              <w:numPr>
                <w:ilvl w:val="1"/>
                <w:numId w:val="338"/>
              </w:numPr>
              <w:spacing w:line="254" w:lineRule="auto"/>
              <w:ind w:left="984" w:hanging="270"/>
            </w:pPr>
            <w:r>
              <w:t>marketSegmentCharValue</w:t>
            </w:r>
          </w:p>
          <w:p w:rsidR="00EF7A9F" w:rsidP="00EF7A9F" w:rsidRDefault="00EF7A9F" w14:paraId="0F0202D8" w14:textId="68F73E3A">
            <w:pPr>
              <w:pStyle w:val="ListParagraph"/>
              <w:numPr>
                <w:ilvl w:val="0"/>
                <w:numId w:val="338"/>
              </w:numPr>
              <w:spacing w:line="254" w:lineRule="auto"/>
            </w:pPr>
            <w:r>
              <w:rPr>
                <w:rFonts w:cs="CordiaUPC"/>
                <w:cs/>
              </w:rPr>
              <w:t>“</w:t>
            </w:r>
            <w:r>
              <w:t>keyValue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เช็คที่ </w:t>
            </w:r>
          </w:p>
          <w:p w:rsidR="00EF7A9F" w:rsidP="00EF7A9F" w:rsidRDefault="00EF7A9F" w14:paraId="701B1AB9" w14:textId="78F66D45">
            <w:pPr>
              <w:pStyle w:val="ListParagraph"/>
              <w:numPr>
                <w:ilvl w:val="1"/>
                <w:numId w:val="338"/>
              </w:numPr>
              <w:spacing w:line="254" w:lineRule="auto"/>
              <w:ind w:left="984" w:hanging="270"/>
            </w:pPr>
            <w:r>
              <w:t>marketSegmentCharValueText</w:t>
            </w:r>
          </w:p>
          <w:p w:rsidR="00EF7A9F" w:rsidP="00EF7A9F" w:rsidRDefault="00EF7A9F" w14:paraId="71A80DE5" w14:textId="77777777">
            <w:pPr>
              <w:pStyle w:val="ListParagraph"/>
              <w:numPr>
                <w:ilvl w:val="0"/>
                <w:numId w:val="338"/>
              </w:numPr>
              <w:spacing w:line="254" w:lineRule="auto"/>
            </w:pPr>
            <w:r>
              <w:rPr>
                <w:rFonts w:cs="CordiaUPC"/>
                <w:cs/>
              </w:rPr>
              <w:t>“</w:t>
            </w:r>
            <w:r>
              <w:t>range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เช็คที่ </w:t>
            </w:r>
          </w:p>
          <w:p w:rsidR="00EF7A9F" w:rsidP="00EF7A9F" w:rsidRDefault="00EF7A9F" w14:paraId="42D02A6A" w14:textId="77777777">
            <w:pPr>
              <w:pStyle w:val="ListParagraph"/>
              <w:numPr>
                <w:ilvl w:val="1"/>
                <w:numId w:val="338"/>
              </w:numPr>
              <w:spacing w:line="254" w:lineRule="auto"/>
              <w:ind w:left="984" w:hanging="270"/>
            </w:pPr>
            <w:r>
              <w:t>marketSegmentCharValueFrom</w:t>
            </w:r>
          </w:p>
          <w:p w:rsidR="00EF7A9F" w:rsidP="00EF7A9F" w:rsidRDefault="00EF7A9F" w14:paraId="23E29E3F" w14:textId="5464B25C">
            <w:pPr>
              <w:pStyle w:val="ListParagraph"/>
              <w:numPr>
                <w:ilvl w:val="1"/>
                <w:numId w:val="338"/>
              </w:numPr>
              <w:spacing w:line="254" w:lineRule="auto"/>
              <w:ind w:left="984" w:hanging="270"/>
              <w:rPr>
                <w:cs/>
              </w:rPr>
            </w:pPr>
            <w:r>
              <w:t>marketSegmentCharValueTo</w:t>
            </w:r>
          </w:p>
        </w:tc>
        <w:tc>
          <w:tcPr>
            <w:tcW w:w="735" w:type="pct"/>
          </w:tcPr>
          <w:p w:rsidRPr="003572B6" w:rsidR="00EF7A9F" w:rsidP="00EF7A9F" w:rsidRDefault="00EF7A9F" w14:paraId="47DD97D9" w14:textId="77777777">
            <w:pPr>
              <w:rPr>
                <w:rFonts w:cs="CordiaUPC"/>
                <w:szCs w:val="36"/>
              </w:rPr>
            </w:pPr>
          </w:p>
        </w:tc>
      </w:tr>
      <w:tr w:rsidR="00EF7A9F" w:rsidTr="00E766EB" w14:paraId="39C93721" w14:textId="77777777">
        <w:tc>
          <w:tcPr>
            <w:tcW w:w="5000" w:type="pct"/>
            <w:gridSpan w:val="4"/>
            <w:shd w:val="clear" w:color="auto" w:fill="C2D69B" w:themeFill="accent3" w:themeFillTint="99"/>
          </w:tcPr>
          <w:p w:rsidRPr="003572B6" w:rsidR="00EF7A9F" w:rsidP="00EF7A9F" w:rsidRDefault="00EF7A9F" w14:paraId="272E6443" w14:textId="572A5D74">
            <w:pPr>
              <w:pStyle w:val="HeaderTable"/>
            </w:pPr>
            <w:r>
              <w:t>End Detail Section</w:t>
            </w:r>
          </w:p>
        </w:tc>
      </w:tr>
    </w:tbl>
    <w:p w:rsidR="00961577" w:rsidP="00E766EB" w:rsidRDefault="00961577" w14:paraId="0F27D99E" w14:textId="77777777">
      <w:pPr>
        <w:pStyle w:val="Heading3"/>
        <w:numPr>
          <w:ilvl w:val="0"/>
          <w:numId w:val="332"/>
        </w:numPr>
        <w:rPr>
          <w:rFonts w:ascii="CordiaUPC" w:hAnsi="CordiaUPC" w:cs="CordiaUPC"/>
          <w:sz w:val="32"/>
          <w:szCs w:val="32"/>
        </w:rPr>
      </w:pPr>
      <w:r w:rsidRPr="008979A8">
        <w:rPr>
          <w:rFonts w:ascii="CordiaUPC" w:hAnsi="CordiaUPC" w:cs="CordiaUPC"/>
          <w:sz w:val="32"/>
          <w:szCs w:val="32"/>
        </w:rPr>
        <w:t>Mapping to DB</w:t>
      </w:r>
    </w:p>
    <w:tbl>
      <w:tblPr>
        <w:tblW w:w="4977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348"/>
        <w:gridCol w:w="2486"/>
        <w:gridCol w:w="4141"/>
      </w:tblGrid>
      <w:tr w:rsidR="00961577" w:rsidTr="00961577" w14:paraId="59011C62" w14:textId="77777777">
        <w:trPr>
          <w:tblHeader/>
        </w:trPr>
        <w:tc>
          <w:tcPr>
            <w:tcW w:w="1308" w:type="pct"/>
            <w:shd w:val="clear" w:color="auto" w:fill="EEECE1" w:themeFill="background2"/>
            <w:vAlign w:val="center"/>
          </w:tcPr>
          <w:p w:rsidR="00961577" w:rsidP="00961577" w:rsidRDefault="00961577" w14:paraId="06D42B50" w14:textId="77777777">
            <w:pPr>
              <w:rPr>
                <w:rFonts w:cs="CordiaUPC"/>
              </w:rPr>
            </w:pPr>
            <w:r w:rsidRPr="008979A8">
              <w:rPr>
                <w:rFonts w:cs="CordiaUPC"/>
                <w:b/>
                <w:bCs/>
              </w:rPr>
              <w:t>Database Table</w:t>
            </w:r>
          </w:p>
        </w:tc>
        <w:tc>
          <w:tcPr>
            <w:tcW w:w="1385" w:type="pct"/>
            <w:shd w:val="clear" w:color="auto" w:fill="EEECE1" w:themeFill="background2"/>
          </w:tcPr>
          <w:p w:rsidR="00961577" w:rsidP="00961577" w:rsidRDefault="00961577" w14:paraId="148E5649" w14:textId="77777777">
            <w:pPr>
              <w:rPr>
                <w:rFonts w:cs="CordiaUPC"/>
                <w:szCs w:val="36"/>
              </w:rPr>
            </w:pPr>
            <w:r w:rsidRPr="008979A8">
              <w:rPr>
                <w:rFonts w:cs="CordiaUPC"/>
                <w:b/>
                <w:bCs/>
              </w:rPr>
              <w:t>Database Column</w:t>
            </w:r>
          </w:p>
        </w:tc>
        <w:tc>
          <w:tcPr>
            <w:tcW w:w="2307" w:type="pct"/>
            <w:shd w:val="clear" w:color="auto" w:fill="EEECE1" w:themeFill="background2"/>
            <w:vAlign w:val="center"/>
          </w:tcPr>
          <w:p w:rsidR="00961577" w:rsidP="00961577" w:rsidRDefault="00961577" w14:paraId="3390E72B" w14:textId="77777777">
            <w:pPr>
              <w:rPr>
                <w:rFonts w:cs="CordiaUPC"/>
                <w:cs/>
              </w:rPr>
            </w:pPr>
            <w:r w:rsidRPr="008979A8">
              <w:rPr>
                <w:rFonts w:cs="CordiaUPC"/>
                <w:b/>
                <w:bCs/>
              </w:rPr>
              <w:t>Field on Screen</w:t>
            </w:r>
          </w:p>
        </w:tc>
      </w:tr>
      <w:tr w:rsidR="001D57D2" w:rsidTr="00961577" w14:paraId="0CCF67BD" w14:textId="77777777">
        <w:tc>
          <w:tcPr>
            <w:tcW w:w="1308" w:type="pct"/>
            <w:vMerge w:val="restart"/>
          </w:tcPr>
          <w:p w:rsidRPr="00A00E2D" w:rsidR="001D57D2" w:rsidP="00A00E2D" w:rsidRDefault="001D57D2" w14:paraId="1AAACB8C" w14:textId="5952CA89">
            <w:pPr>
              <w:spacing w:after="0"/>
            </w:pPr>
            <w:r w:rsidRPr="00A00E2D">
              <w:t>MASS_MARKET_SEGMENT_MAPPING</w:t>
            </w:r>
          </w:p>
        </w:tc>
        <w:tc>
          <w:tcPr>
            <w:tcW w:w="1385" w:type="pct"/>
          </w:tcPr>
          <w:p w:rsidRPr="00A00E2D" w:rsidR="001D57D2" w:rsidP="001D57D2" w:rsidRDefault="001D57D2" w14:paraId="254F7B93" w14:textId="77777777">
            <w:pPr>
              <w:spacing w:after="0"/>
            </w:pPr>
            <w:r w:rsidRPr="00944318">
              <w:t>ROW_ID</w:t>
            </w:r>
          </w:p>
        </w:tc>
        <w:tc>
          <w:tcPr>
            <w:tcW w:w="2307" w:type="pct"/>
          </w:tcPr>
          <w:p w:rsidR="001D57D2" w:rsidP="00961577" w:rsidRDefault="001D57D2" w14:paraId="75447557" w14:textId="77777777">
            <w:pPr>
              <w:spacing w:after="0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ครั้งแรก</w:t>
            </w:r>
          </w:p>
          <w:p w:rsidR="001D57D2" w:rsidP="00961577" w:rsidRDefault="001D57D2" w14:paraId="5E567A9F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ให้ระบบ </w:t>
            </w:r>
            <w:r>
              <w:rPr>
                <w:rFonts w:cs="CordiaUPC"/>
              </w:rPr>
              <w:t xml:space="preserve">Auto Generate </w:t>
            </w:r>
          </w:p>
          <w:p w:rsidR="001D57D2" w:rsidP="00961577" w:rsidRDefault="001D57D2" w14:paraId="36AB14E2" w14:textId="77777777">
            <w:pPr>
              <w:spacing w:after="0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ครั้งถัดไป</w:t>
            </w:r>
          </w:p>
          <w:p w:rsidR="001D57D2" w:rsidP="00961577" w:rsidRDefault="001D57D2" w14:paraId="5C4CE3E3" w14:textId="77777777">
            <w:pPr>
              <w:spacing w:after="0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ให้ใช้ </w:t>
            </w:r>
            <w:r>
              <w:rPr>
                <w:rFonts w:cs="CordiaUPC"/>
              </w:rPr>
              <w:t xml:space="preserve">Row ID </w:t>
            </w:r>
            <w:r>
              <w:rPr>
                <w:rFonts w:hint="cs" w:cs="Angsana New"/>
                <w:cs/>
              </w:rPr>
              <w:t>เดิม</w:t>
            </w:r>
          </w:p>
        </w:tc>
      </w:tr>
      <w:tr w:rsidR="001D57D2" w:rsidTr="00961577" w14:paraId="3A4A3AC4" w14:textId="77777777">
        <w:tc>
          <w:tcPr>
            <w:tcW w:w="1308" w:type="pct"/>
            <w:vMerge/>
          </w:tcPr>
          <w:p w:rsidRPr="00A00E2D" w:rsidR="001D57D2" w:rsidP="00A00E2D" w:rsidRDefault="001D57D2" w14:paraId="374EEDD5" w14:textId="77777777">
            <w:pPr>
              <w:spacing w:after="0"/>
            </w:pPr>
          </w:p>
        </w:tc>
        <w:tc>
          <w:tcPr>
            <w:tcW w:w="1385" w:type="pct"/>
          </w:tcPr>
          <w:p w:rsidRPr="00A00E2D" w:rsidR="001D57D2" w:rsidP="00A00E2D" w:rsidRDefault="001D57D2" w14:paraId="083CD73D" w14:textId="77777777">
            <w:pPr>
              <w:spacing w:after="0"/>
            </w:pPr>
            <w:r>
              <w:t>MASS_PO_DETAIL</w:t>
            </w:r>
          </w:p>
          <w:p w:rsidRPr="00944318" w:rsidR="001D57D2" w:rsidP="001D57D2" w:rsidRDefault="001D57D2" w14:paraId="6A06DFA4" w14:textId="2119E527">
            <w:pPr>
              <w:spacing w:after="0"/>
            </w:pPr>
            <w:r>
              <w:t>_ROW_ID</w:t>
            </w:r>
          </w:p>
        </w:tc>
        <w:tc>
          <w:tcPr>
            <w:tcW w:w="2307" w:type="pct"/>
          </w:tcPr>
          <w:p w:rsidR="001D57D2" w:rsidP="008F50AD" w:rsidRDefault="001D57D2" w14:paraId="24BE798F" w14:textId="7978C02A">
            <w:pPr>
              <w:spacing w:after="0"/>
              <w:rPr>
                <w:rFonts w:cs="CordiaUPC"/>
                <w:cs/>
              </w:rPr>
            </w:pPr>
            <w:r w:rsidRPr="003B4253">
              <w:rPr>
                <w:rFonts w:cs="Angsana New"/>
                <w:cs/>
              </w:rPr>
              <w:t xml:space="preserve">ให้ใช้ </w:t>
            </w:r>
            <w:r>
              <w:rPr>
                <w:rFonts w:cs="CordiaUPC"/>
                <w:szCs w:val="36"/>
              </w:rPr>
              <w:t>MASS_PO_DETAIL</w:t>
            </w:r>
            <w:r w:rsidRPr="003B4253">
              <w:rPr>
                <w:rFonts w:cs="Angsana New"/>
                <w:cs/>
              </w:rPr>
              <w:t>.</w:t>
            </w:r>
            <w:r w:rsidRPr="003B4253">
              <w:rPr>
                <w:rFonts w:cs="CordiaUPC"/>
              </w:rPr>
              <w:t>ROW_ID</w:t>
            </w:r>
          </w:p>
        </w:tc>
      </w:tr>
      <w:tr w:rsidR="001D57D2" w:rsidTr="00961577" w14:paraId="2C434817" w14:textId="77777777">
        <w:tc>
          <w:tcPr>
            <w:tcW w:w="1308" w:type="pct"/>
            <w:vMerge/>
          </w:tcPr>
          <w:p w:rsidRPr="00A00E2D" w:rsidR="001D57D2" w:rsidP="00A00E2D" w:rsidRDefault="001D57D2" w14:paraId="52F70EEB" w14:textId="77777777">
            <w:pPr>
              <w:spacing w:after="0"/>
            </w:pPr>
          </w:p>
        </w:tc>
        <w:tc>
          <w:tcPr>
            <w:tcW w:w="1385" w:type="pct"/>
          </w:tcPr>
          <w:p w:rsidRPr="00944318" w:rsidR="001D57D2" w:rsidP="001D57D2" w:rsidRDefault="001D57D2" w14:paraId="6B0433B9" w14:textId="079084CE">
            <w:pPr>
              <w:spacing w:after="0"/>
            </w:pPr>
            <w:r>
              <w:t>MARKET_SEGMENT_ROW_ID</w:t>
            </w:r>
          </w:p>
        </w:tc>
        <w:tc>
          <w:tcPr>
            <w:tcW w:w="2307" w:type="pct"/>
          </w:tcPr>
          <w:p w:rsidR="00F15024" w:rsidP="00F15024" w:rsidRDefault="00F15024" w14:paraId="5578AE64" w14:textId="77777777">
            <w:pPr>
              <w:spacing w:after="0"/>
            </w:pPr>
            <w:r>
              <w:t>a</w:t>
            </w:r>
            <w:r w:rsidRPr="00504C3F">
              <w:t>ccountCategory</w:t>
            </w:r>
          </w:p>
          <w:p w:rsidR="001D57D2" w:rsidP="008F50AD" w:rsidRDefault="00F15024" w14:paraId="1B411EB2" w14:textId="094050DD">
            <w:pPr>
              <w:spacing w:after="0"/>
              <w:rPr>
                <w:rFonts w:cs="CordiaUPC"/>
                <w:cs/>
              </w:rPr>
            </w:pPr>
            <w:r>
              <w:t>{ Value }</w:t>
            </w:r>
          </w:p>
        </w:tc>
      </w:tr>
      <w:tr w:rsidR="001D57D2" w:rsidTr="00961577" w14:paraId="6255A082" w14:textId="77777777">
        <w:tc>
          <w:tcPr>
            <w:tcW w:w="1308" w:type="pct"/>
            <w:vMerge/>
          </w:tcPr>
          <w:p w:rsidRPr="00A00E2D" w:rsidR="001D57D2" w:rsidP="00A00E2D" w:rsidRDefault="001D57D2" w14:paraId="3F0CA2FD" w14:textId="77777777">
            <w:pPr>
              <w:spacing w:after="0"/>
            </w:pPr>
          </w:p>
        </w:tc>
        <w:tc>
          <w:tcPr>
            <w:tcW w:w="1385" w:type="pct"/>
          </w:tcPr>
          <w:p w:rsidR="001D57D2" w:rsidP="001D57D2" w:rsidRDefault="001D57D2" w14:paraId="62D5943B" w14:textId="619EDD3F">
            <w:pPr>
              <w:spacing w:after="0"/>
            </w:pPr>
            <w:r>
              <w:t>STATUS</w:t>
            </w:r>
          </w:p>
        </w:tc>
        <w:tc>
          <w:tcPr>
            <w:tcW w:w="2307" w:type="pct"/>
          </w:tcPr>
          <w:p w:rsidR="001D57D2" w:rsidP="008F50AD" w:rsidRDefault="001D57D2" w14:paraId="36A490D9" w14:textId="3AC9E9E3">
            <w:pPr>
              <w:spacing w:after="0"/>
            </w:pPr>
            <w:r>
              <w:t xml:space="preserve">Default Value </w:t>
            </w:r>
            <w:r>
              <w:rPr>
                <w:rFonts w:cs="Angsana New"/>
                <w:cs/>
              </w:rPr>
              <w:t>: “</w:t>
            </w:r>
            <w:r>
              <w:t>Draft</w:t>
            </w:r>
            <w:r>
              <w:rPr>
                <w:rFonts w:cs="Angsana New"/>
                <w:cs/>
              </w:rPr>
              <w:t>”</w:t>
            </w:r>
          </w:p>
        </w:tc>
      </w:tr>
      <w:tr w:rsidR="001D57D2" w:rsidTr="00961577" w14:paraId="6D8B788D" w14:textId="77777777">
        <w:tc>
          <w:tcPr>
            <w:tcW w:w="1308" w:type="pct"/>
            <w:vMerge/>
          </w:tcPr>
          <w:p w:rsidRPr="00A00E2D" w:rsidR="001D57D2" w:rsidP="00A00E2D" w:rsidRDefault="001D57D2" w14:paraId="2E692E97" w14:textId="77777777">
            <w:pPr>
              <w:spacing w:after="0"/>
            </w:pPr>
          </w:p>
        </w:tc>
        <w:tc>
          <w:tcPr>
            <w:tcW w:w="1385" w:type="pct"/>
          </w:tcPr>
          <w:p w:rsidR="001D57D2" w:rsidP="001D57D2" w:rsidRDefault="001D57D2" w14:paraId="142D113A" w14:textId="33127F01">
            <w:pPr>
              <w:spacing w:after="0"/>
            </w:pPr>
            <w:r w:rsidRPr="001D57D2">
              <w:t>MARKET_SEGMENT_NAME</w:t>
            </w:r>
          </w:p>
        </w:tc>
        <w:tc>
          <w:tcPr>
            <w:tcW w:w="2307" w:type="pct"/>
          </w:tcPr>
          <w:p w:rsidR="00F15024" w:rsidP="00F15024" w:rsidRDefault="00F15024" w14:paraId="0948BDD0" w14:textId="77777777">
            <w:pPr>
              <w:spacing w:after="0"/>
            </w:pPr>
            <w:r>
              <w:t>a</w:t>
            </w:r>
            <w:r w:rsidRPr="00504C3F">
              <w:t>ccountCategory</w:t>
            </w:r>
          </w:p>
          <w:p w:rsidR="00F15024" w:rsidP="00F15024" w:rsidRDefault="00F15024" w14:paraId="1FFAA4A8" w14:textId="46A68F75">
            <w:pPr>
              <w:spacing w:after="0"/>
            </w:pPr>
            <w:r>
              <w:t>{ Display }</w:t>
            </w:r>
          </w:p>
        </w:tc>
      </w:tr>
      <w:tr w:rsidR="001D57D2" w:rsidTr="00961577" w14:paraId="123C28C2" w14:textId="77777777">
        <w:tc>
          <w:tcPr>
            <w:tcW w:w="1308" w:type="pct"/>
            <w:vMerge/>
          </w:tcPr>
          <w:p w:rsidRPr="00A00E2D" w:rsidR="001D57D2" w:rsidP="00A00E2D" w:rsidRDefault="001D57D2" w14:paraId="1A9CA9EB" w14:textId="77777777">
            <w:pPr>
              <w:spacing w:after="0"/>
            </w:pPr>
          </w:p>
        </w:tc>
        <w:tc>
          <w:tcPr>
            <w:tcW w:w="1385" w:type="pct"/>
          </w:tcPr>
          <w:p w:rsidR="001D57D2" w:rsidP="001D57D2" w:rsidRDefault="001D57D2" w14:paraId="072F570B" w14:textId="5F2D5287">
            <w:pPr>
              <w:spacing w:after="0"/>
            </w:pPr>
            <w:r w:rsidRPr="001D57D2">
              <w:t>MARKET_SEGMENT_TYPE</w:t>
            </w:r>
          </w:p>
        </w:tc>
        <w:tc>
          <w:tcPr>
            <w:tcW w:w="2307" w:type="pct"/>
          </w:tcPr>
          <w:p w:rsidR="001D57D2" w:rsidP="008F50AD" w:rsidRDefault="001D57D2" w14:paraId="3E2AFD17" w14:textId="724BCC6C">
            <w:pPr>
              <w:spacing w:after="0"/>
            </w:pPr>
            <w:r>
              <w:t xml:space="preserve">Default </w:t>
            </w:r>
            <w:r>
              <w:rPr>
                <w:rFonts w:cs="CordiaUPC"/>
                <w:cs/>
              </w:rPr>
              <w:t>: “</w:t>
            </w:r>
            <w:r w:rsidRPr="001D57D2">
              <w:t>Customer Type</w:t>
            </w:r>
            <w:r>
              <w:rPr>
                <w:rFonts w:cs="CordiaUPC"/>
                <w:cs/>
              </w:rPr>
              <w:t>”</w:t>
            </w:r>
          </w:p>
        </w:tc>
      </w:tr>
      <w:tr w:rsidR="00120C69" w:rsidTr="00961577" w14:paraId="48E09FCD" w14:textId="77777777">
        <w:tc>
          <w:tcPr>
            <w:tcW w:w="1308" w:type="pct"/>
            <w:vMerge w:val="restart"/>
          </w:tcPr>
          <w:p w:rsidR="00120C69" w:rsidP="008F50AD" w:rsidRDefault="00120C69" w14:paraId="72857845" w14:textId="754FD96B">
            <w:pPr>
              <w:rPr>
                <w:rFonts w:cs="CordiaUPC"/>
              </w:rPr>
            </w:pPr>
            <w:r>
              <w:rPr>
                <w:rFonts w:cs="CordiaUPC"/>
              </w:rPr>
              <w:t>MARKET_SEGMENT</w:t>
            </w:r>
          </w:p>
        </w:tc>
        <w:tc>
          <w:tcPr>
            <w:tcW w:w="1385" w:type="pct"/>
          </w:tcPr>
          <w:p w:rsidR="00120C69" w:rsidP="008F50AD" w:rsidRDefault="00120C69" w14:paraId="0563D1FA" w14:textId="38823FF7">
            <w:pPr>
              <w:spacing w:after="0"/>
            </w:pPr>
            <w:r w:rsidRPr="00D56619">
              <w:t>ID</w:t>
            </w:r>
          </w:p>
        </w:tc>
        <w:tc>
          <w:tcPr>
            <w:tcW w:w="2307" w:type="pct"/>
          </w:tcPr>
          <w:p w:rsidR="00120C69" w:rsidP="008F50AD" w:rsidRDefault="00120C69" w14:paraId="617B0E4E" w14:textId="6352AD55">
            <w:pPr>
              <w:spacing w:after="0"/>
            </w:pPr>
            <w:r>
              <w:rPr>
                <w:rFonts w:cs="Angsana New"/>
                <w:cs/>
              </w:rPr>
              <w:t>“</w:t>
            </w:r>
            <w:r w:rsidRPr="00120C69">
              <w:t>POMS</w:t>
            </w:r>
            <w:r>
              <w:rPr>
                <w:rFonts w:cs="Angsana New"/>
                <w:cs/>
              </w:rPr>
              <w:t>”</w:t>
            </w:r>
            <w:r w:rsidRPr="00120C69">
              <w:rPr>
                <w:rFonts w:cs="Angsana New"/>
                <w:cs/>
              </w:rPr>
              <w:t>+</w:t>
            </w:r>
            <w:r>
              <w:rPr>
                <w:rFonts w:cs="Angsana New"/>
                <w:cs/>
              </w:rPr>
              <w:t xml:space="preserve"> </w:t>
            </w:r>
            <w:r w:rsidRPr="00120C69">
              <w:t>YYMM</w:t>
            </w:r>
            <w:r>
              <w:rPr>
                <w:rFonts w:cs="Angsana New"/>
                <w:cs/>
              </w:rPr>
              <w:t xml:space="preserve"> </w:t>
            </w:r>
            <w:r w:rsidRPr="00120C69">
              <w:rPr>
                <w:rFonts w:cs="Angsana New"/>
                <w:cs/>
              </w:rPr>
              <w:t>+</w:t>
            </w:r>
            <w:r>
              <w:rPr>
                <w:rFonts w:cs="Angsana New"/>
                <w:cs/>
              </w:rPr>
              <w:t xml:space="preserve"> </w:t>
            </w:r>
            <w:r w:rsidRPr="00120C69">
              <w:t>RunningNo</w:t>
            </w:r>
            <w:r w:rsidR="009C684B">
              <w:rPr>
                <w:rFonts w:cs="Angsana New"/>
                <w:cs/>
              </w:rPr>
              <w:t>(</w:t>
            </w:r>
            <w:r w:rsidRPr="009C684B" w:rsidR="009C684B">
              <w:t>10 digits</w:t>
            </w:r>
            <w:r w:rsidR="009C684B">
              <w:rPr>
                <w:rFonts w:cs="Angsana New"/>
                <w:cs/>
              </w:rPr>
              <w:t>)</w:t>
            </w:r>
            <w:r>
              <w:rPr>
                <w:rFonts w:cs="Angsana New"/>
                <w:cs/>
              </w:rPr>
              <w:t xml:space="preserve"> (</w:t>
            </w:r>
            <w:r>
              <w:t>Sequence DB POMS_SEQ</w:t>
            </w:r>
            <w:r>
              <w:rPr>
                <w:rFonts w:cs="Angsana New"/>
                <w:cs/>
              </w:rPr>
              <w:t>)</w:t>
            </w:r>
          </w:p>
        </w:tc>
      </w:tr>
      <w:tr w:rsidR="00120C69" w:rsidTr="00961577" w14:paraId="3324F998" w14:textId="77777777">
        <w:tc>
          <w:tcPr>
            <w:tcW w:w="1308" w:type="pct"/>
            <w:vMerge/>
          </w:tcPr>
          <w:p w:rsidR="00120C69" w:rsidP="008F50AD" w:rsidRDefault="00120C69" w14:paraId="6C5F50AA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120C69" w:rsidP="008F50AD" w:rsidRDefault="00120C69" w14:paraId="1FA677C1" w14:textId="698421D7">
            <w:pPr>
              <w:spacing w:after="0"/>
            </w:pPr>
            <w:r w:rsidRPr="00D56619">
              <w:t>NAME</w:t>
            </w:r>
          </w:p>
        </w:tc>
        <w:tc>
          <w:tcPr>
            <w:tcW w:w="2307" w:type="pct"/>
          </w:tcPr>
          <w:p w:rsidR="00120C69" w:rsidP="001A6B27" w:rsidRDefault="001A6B27" w14:paraId="504CF377" w14:textId="7F453D67">
            <w:pPr>
              <w:spacing w:after="0"/>
            </w:pPr>
            <w:r>
              <w:t>name</w:t>
            </w:r>
          </w:p>
        </w:tc>
      </w:tr>
      <w:tr w:rsidR="00120C69" w:rsidTr="00961577" w14:paraId="7349FBCF" w14:textId="77777777">
        <w:tc>
          <w:tcPr>
            <w:tcW w:w="1308" w:type="pct"/>
            <w:vMerge/>
          </w:tcPr>
          <w:p w:rsidR="00120C69" w:rsidP="008F50AD" w:rsidRDefault="00120C69" w14:paraId="2C87FC22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120C69" w:rsidP="008F50AD" w:rsidRDefault="00120C69" w14:paraId="77E07BDD" w14:textId="3267469A">
            <w:pPr>
              <w:spacing w:after="0"/>
            </w:pPr>
            <w:r w:rsidRPr="00D56619">
              <w:t>DESCRIPTION</w:t>
            </w:r>
          </w:p>
        </w:tc>
        <w:tc>
          <w:tcPr>
            <w:tcW w:w="2307" w:type="pct"/>
          </w:tcPr>
          <w:p w:rsidR="00120C69" w:rsidP="008F50AD" w:rsidRDefault="001A6B27" w14:paraId="79FCD37B" w14:textId="2D25DA2F">
            <w:pPr>
              <w:spacing w:after="0"/>
            </w:pPr>
            <w:r>
              <w:t>description</w:t>
            </w:r>
          </w:p>
        </w:tc>
      </w:tr>
      <w:tr w:rsidR="00120C69" w:rsidTr="00961577" w14:paraId="736F5793" w14:textId="77777777">
        <w:tc>
          <w:tcPr>
            <w:tcW w:w="1308" w:type="pct"/>
            <w:vMerge/>
          </w:tcPr>
          <w:p w:rsidR="00120C69" w:rsidP="008F50AD" w:rsidRDefault="00120C69" w14:paraId="784E2437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120C69" w:rsidP="008F50AD" w:rsidRDefault="00120C69" w14:paraId="68D04119" w14:textId="53F13051">
            <w:pPr>
              <w:spacing w:after="0"/>
            </w:pPr>
            <w:r w:rsidRPr="00D56619">
              <w:t>CATEGORY</w:t>
            </w:r>
          </w:p>
        </w:tc>
        <w:tc>
          <w:tcPr>
            <w:tcW w:w="2307" w:type="pct"/>
          </w:tcPr>
          <w:p w:rsidR="00120C69" w:rsidP="008F50AD" w:rsidRDefault="001A6B27" w14:paraId="185E444F" w14:textId="0427B2C0">
            <w:pPr>
              <w:spacing w:after="0"/>
            </w:pPr>
            <w:r>
              <w:t>Category</w:t>
            </w:r>
          </w:p>
        </w:tc>
      </w:tr>
      <w:tr w:rsidR="00120C69" w:rsidTr="00961577" w14:paraId="1FE86A03" w14:textId="77777777">
        <w:tc>
          <w:tcPr>
            <w:tcW w:w="1308" w:type="pct"/>
            <w:vMerge/>
          </w:tcPr>
          <w:p w:rsidR="00120C69" w:rsidP="008F50AD" w:rsidRDefault="00120C69" w14:paraId="698DC86A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120C69" w:rsidP="008F50AD" w:rsidRDefault="00120C69" w14:paraId="7F4E7A26" w14:textId="73B54248">
            <w:pPr>
              <w:spacing w:after="0"/>
            </w:pPr>
            <w:r w:rsidRPr="00D56619">
              <w:t>SUB_CATEGORY</w:t>
            </w:r>
          </w:p>
        </w:tc>
        <w:tc>
          <w:tcPr>
            <w:tcW w:w="2307" w:type="pct"/>
          </w:tcPr>
          <w:p w:rsidR="00120C69" w:rsidP="008F50AD" w:rsidRDefault="001A6B27" w14:paraId="00B0F660" w14:textId="02011179">
            <w:pPr>
              <w:spacing w:after="0"/>
            </w:pPr>
            <w:r>
              <w:t>subCategory</w:t>
            </w:r>
          </w:p>
        </w:tc>
      </w:tr>
      <w:tr w:rsidR="00120C69" w:rsidTr="00961577" w14:paraId="68AFE778" w14:textId="77777777">
        <w:tc>
          <w:tcPr>
            <w:tcW w:w="1308" w:type="pct"/>
            <w:vMerge/>
          </w:tcPr>
          <w:p w:rsidR="00120C69" w:rsidP="008F50AD" w:rsidRDefault="00120C69" w14:paraId="3237C437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120C69" w:rsidP="008F50AD" w:rsidRDefault="00120C69" w14:paraId="206F5021" w14:textId="64A04557">
            <w:pPr>
              <w:spacing w:after="0"/>
            </w:pPr>
            <w:r w:rsidRPr="00D56619">
              <w:t>START_DATE_TIME</w:t>
            </w:r>
          </w:p>
        </w:tc>
        <w:tc>
          <w:tcPr>
            <w:tcW w:w="2307" w:type="pct"/>
          </w:tcPr>
          <w:p w:rsidR="00120C69" w:rsidP="008F50AD" w:rsidRDefault="001A6B27" w14:paraId="6961D186" w14:textId="76E012C1">
            <w:pPr>
              <w:spacing w:after="0"/>
            </w:pPr>
            <w:r>
              <w:t>startDateTime</w:t>
            </w:r>
          </w:p>
        </w:tc>
      </w:tr>
      <w:tr w:rsidR="00120C69" w:rsidTr="00961577" w14:paraId="673560E2" w14:textId="77777777">
        <w:tc>
          <w:tcPr>
            <w:tcW w:w="1308" w:type="pct"/>
            <w:vMerge/>
          </w:tcPr>
          <w:p w:rsidR="00120C69" w:rsidP="008F50AD" w:rsidRDefault="00120C69" w14:paraId="3F4FCA66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120C69" w:rsidP="008F50AD" w:rsidRDefault="00120C69" w14:paraId="731482CB" w14:textId="1B072AB3">
            <w:pPr>
              <w:spacing w:after="0"/>
            </w:pPr>
            <w:r w:rsidRPr="00CE6653">
              <w:t>END_DATE_TIME</w:t>
            </w:r>
          </w:p>
        </w:tc>
        <w:tc>
          <w:tcPr>
            <w:tcW w:w="2307" w:type="pct"/>
          </w:tcPr>
          <w:p w:rsidR="00120C69" w:rsidP="008F50AD" w:rsidRDefault="001A6B27" w14:paraId="74EA9A7B" w14:textId="1D73D1D3">
            <w:pPr>
              <w:spacing w:after="0"/>
            </w:pPr>
            <w:r>
              <w:t>endDateTime</w:t>
            </w:r>
          </w:p>
        </w:tc>
      </w:tr>
      <w:tr w:rsidR="001A6B27" w:rsidTr="00961577" w14:paraId="6A4584AB" w14:textId="77777777">
        <w:tc>
          <w:tcPr>
            <w:tcW w:w="1308" w:type="pct"/>
            <w:vMerge/>
          </w:tcPr>
          <w:p w:rsidR="001A6B27" w:rsidP="008F50AD" w:rsidRDefault="001A6B27" w14:paraId="4F8A96BF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1A6B27" w:rsidP="008F50AD" w:rsidRDefault="003922BB" w14:paraId="12C606D0" w14:textId="70F0BB20">
            <w:pPr>
              <w:spacing w:after="0"/>
            </w:pPr>
            <w:r w:rsidRPr="00661307">
              <w:t>CREATED_BY</w:t>
            </w:r>
          </w:p>
        </w:tc>
        <w:tc>
          <w:tcPr>
            <w:tcW w:w="2307" w:type="pct"/>
          </w:tcPr>
          <w:p w:rsidR="001A6B27" w:rsidP="008F50AD" w:rsidRDefault="001A6B27" w14:paraId="520022D7" w14:textId="50991E5F">
            <w:pPr>
              <w:spacing w:after="0"/>
            </w:pPr>
            <w:r>
              <w:rPr>
                <w:rFonts w:cs="CordiaUPC"/>
              </w:rPr>
              <w:t xml:space="preserve">Username </w:t>
            </w:r>
            <w:r>
              <w:rPr>
                <w:rFonts w:hint="cs" w:cs="Angsana New"/>
                <w:cs/>
              </w:rPr>
              <w:t xml:space="preserve">ที่ใช้ </w:t>
            </w:r>
            <w:r>
              <w:rPr>
                <w:rFonts w:cs="CordiaUPC"/>
              </w:rPr>
              <w:t>Login</w:t>
            </w:r>
          </w:p>
        </w:tc>
      </w:tr>
      <w:tr w:rsidR="00D33B42" w:rsidTr="00961577" w14:paraId="4AD420AB" w14:textId="77777777">
        <w:tc>
          <w:tcPr>
            <w:tcW w:w="1308" w:type="pct"/>
            <w:vMerge/>
          </w:tcPr>
          <w:p w:rsidR="00D33B42" w:rsidP="008F50AD" w:rsidRDefault="00D33B42" w14:paraId="67864FA2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CE6653" w:rsidR="00D33B42" w:rsidP="008F50AD" w:rsidRDefault="00D33B42" w14:paraId="26A9E394" w14:textId="73AA6445">
            <w:pPr>
              <w:spacing w:after="0"/>
            </w:pPr>
            <w:r w:rsidRPr="00D7127C">
              <w:t>REQUESTED_BY</w:t>
            </w:r>
          </w:p>
        </w:tc>
        <w:tc>
          <w:tcPr>
            <w:tcW w:w="2307" w:type="pct"/>
          </w:tcPr>
          <w:p w:rsidR="00D33B42" w:rsidP="008F50AD" w:rsidRDefault="00D33B42" w14:paraId="5E8C638E" w14:textId="77777777">
            <w:pPr>
              <w:spacing w:after="0"/>
              <w:rPr>
                <w:rFonts w:cs="CordiaUPC"/>
              </w:rPr>
            </w:pPr>
          </w:p>
        </w:tc>
      </w:tr>
      <w:tr w:rsidR="00D33B42" w:rsidTr="00961577" w14:paraId="5D1C1EE3" w14:textId="77777777">
        <w:tc>
          <w:tcPr>
            <w:tcW w:w="1308" w:type="pct"/>
            <w:vMerge/>
          </w:tcPr>
          <w:p w:rsidR="00D33B42" w:rsidP="008F50AD" w:rsidRDefault="00D33B42" w14:paraId="628CA546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CE6653" w:rsidR="00D33B42" w:rsidP="008F50AD" w:rsidRDefault="00D33B42" w14:paraId="48AD5DA0" w14:textId="28196EF5">
            <w:pPr>
              <w:spacing w:after="0"/>
            </w:pPr>
            <w:r w:rsidRPr="00D7127C">
              <w:t>CREATED_DATE</w:t>
            </w:r>
          </w:p>
        </w:tc>
        <w:tc>
          <w:tcPr>
            <w:tcW w:w="2307" w:type="pct"/>
          </w:tcPr>
          <w:p w:rsidR="00D33B42" w:rsidP="008F50AD" w:rsidRDefault="00D33B42" w14:paraId="3DED8BE1" w14:textId="77777777">
            <w:pPr>
              <w:spacing w:after="0"/>
              <w:rPr>
                <w:rFonts w:cs="CordiaUPC"/>
              </w:rPr>
            </w:pPr>
          </w:p>
        </w:tc>
      </w:tr>
      <w:tr w:rsidR="00D33B42" w:rsidTr="00961577" w14:paraId="250D39DC" w14:textId="77777777">
        <w:tc>
          <w:tcPr>
            <w:tcW w:w="1308" w:type="pct"/>
            <w:vMerge/>
          </w:tcPr>
          <w:p w:rsidR="00D33B42" w:rsidP="008F50AD" w:rsidRDefault="00D33B42" w14:paraId="1D6A1302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CE6653" w:rsidR="00D33B42" w:rsidP="008F50AD" w:rsidRDefault="00D33B42" w14:paraId="0967E927" w14:textId="6D4ACE75">
            <w:pPr>
              <w:spacing w:after="0"/>
            </w:pPr>
            <w:r w:rsidRPr="00D7127C">
              <w:t>LAST_UPDATED_BY</w:t>
            </w:r>
          </w:p>
        </w:tc>
        <w:tc>
          <w:tcPr>
            <w:tcW w:w="2307" w:type="pct"/>
          </w:tcPr>
          <w:p w:rsidR="00D33B42" w:rsidP="008F50AD" w:rsidRDefault="00D33B42" w14:paraId="72684432" w14:textId="77777777">
            <w:pPr>
              <w:spacing w:after="0"/>
              <w:rPr>
                <w:rFonts w:cs="CordiaUPC"/>
              </w:rPr>
            </w:pPr>
          </w:p>
        </w:tc>
      </w:tr>
      <w:tr w:rsidR="00D33B42" w:rsidTr="00961577" w14:paraId="043715E2" w14:textId="77777777">
        <w:tc>
          <w:tcPr>
            <w:tcW w:w="1308" w:type="pct"/>
            <w:vMerge/>
          </w:tcPr>
          <w:p w:rsidR="00D33B42" w:rsidP="008F50AD" w:rsidRDefault="00D33B42" w14:paraId="143EB08C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CE6653" w:rsidR="00D33B42" w:rsidP="008F50AD" w:rsidRDefault="00D33B42" w14:paraId="4407980B" w14:textId="250B3E60">
            <w:pPr>
              <w:spacing w:after="0"/>
            </w:pPr>
            <w:r w:rsidRPr="00D7127C">
              <w:t>MODIFIED_BY</w:t>
            </w:r>
          </w:p>
        </w:tc>
        <w:tc>
          <w:tcPr>
            <w:tcW w:w="2307" w:type="pct"/>
          </w:tcPr>
          <w:p w:rsidR="00D33B42" w:rsidP="008F50AD" w:rsidRDefault="00D33B42" w14:paraId="7260BCC7" w14:textId="77777777">
            <w:pPr>
              <w:spacing w:after="0"/>
              <w:rPr>
                <w:rFonts w:cs="CordiaUPC"/>
              </w:rPr>
            </w:pPr>
          </w:p>
        </w:tc>
      </w:tr>
      <w:tr w:rsidR="001A6B27" w:rsidTr="00961577" w14:paraId="04056D31" w14:textId="77777777">
        <w:tc>
          <w:tcPr>
            <w:tcW w:w="1308" w:type="pct"/>
            <w:vMerge/>
          </w:tcPr>
          <w:p w:rsidR="001A6B27" w:rsidP="008F50AD" w:rsidRDefault="001A6B27" w14:paraId="07FF89EA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1A6B27" w:rsidP="008F50AD" w:rsidRDefault="00D33B42" w14:paraId="715A77CC" w14:textId="5E47A014">
            <w:pPr>
              <w:spacing w:after="0"/>
            </w:pPr>
            <w:r w:rsidRPr="00D7127C">
              <w:t>LAST_UPDATED_DATE</w:t>
            </w:r>
          </w:p>
        </w:tc>
        <w:tc>
          <w:tcPr>
            <w:tcW w:w="2307" w:type="pct"/>
          </w:tcPr>
          <w:p w:rsidR="001A6B27" w:rsidP="008F50AD" w:rsidRDefault="001A6B27" w14:paraId="36B2CA3E" w14:textId="7580285B">
            <w:pPr>
              <w:spacing w:after="0"/>
            </w:pPr>
            <w:r>
              <w:rPr>
                <w:rFonts w:cs="CordiaUPC"/>
              </w:rPr>
              <w:t xml:space="preserve">Default Value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CordiaUPC"/>
              </w:rPr>
              <w:t>Current DateTime</w:t>
            </w:r>
          </w:p>
        </w:tc>
      </w:tr>
      <w:tr w:rsidR="001A6B27" w:rsidTr="00961577" w14:paraId="20EBBFA5" w14:textId="77777777">
        <w:tc>
          <w:tcPr>
            <w:tcW w:w="1308" w:type="pct"/>
            <w:vMerge w:val="restart"/>
          </w:tcPr>
          <w:p w:rsidR="001A6B27" w:rsidP="008F50AD" w:rsidRDefault="001A6B27" w14:paraId="5F3A9AE9" w14:textId="58623B53">
            <w:pPr>
              <w:rPr>
                <w:rFonts w:cs="CordiaUPC"/>
              </w:rPr>
            </w:pPr>
            <w:r>
              <w:t>MARKET_SEGMENT_CHAR_USE</w:t>
            </w:r>
          </w:p>
        </w:tc>
        <w:tc>
          <w:tcPr>
            <w:tcW w:w="1385" w:type="pct"/>
          </w:tcPr>
          <w:p w:rsidR="001A6B27" w:rsidP="008F50AD" w:rsidRDefault="001A6B27" w14:paraId="6655B9A1" w14:textId="0CFC807C">
            <w:pPr>
              <w:spacing w:after="0"/>
            </w:pPr>
            <w:r w:rsidRPr="0025059D">
              <w:t>ID</w:t>
            </w:r>
          </w:p>
        </w:tc>
        <w:tc>
          <w:tcPr>
            <w:tcW w:w="2307" w:type="pct"/>
          </w:tcPr>
          <w:p w:rsidR="001A6B27" w:rsidP="008F50AD" w:rsidRDefault="001A6B27" w14:paraId="01BF3F4B" w14:textId="07C27E50">
            <w:pPr>
              <w:spacing w:after="0"/>
            </w:pPr>
            <w:r w:rsidRPr="00426F06">
              <w:t>POCU</w:t>
            </w:r>
            <w:r w:rsidRPr="00426F06">
              <w:rPr>
                <w:rFonts w:cs="Angsana New"/>
                <w:cs/>
              </w:rPr>
              <w:t>+</w:t>
            </w:r>
            <w:r w:rsidRPr="00426F06">
              <w:t>YYMM</w:t>
            </w:r>
            <w:r w:rsidRPr="00426F06">
              <w:rPr>
                <w:rFonts w:cs="Angsana New"/>
                <w:cs/>
              </w:rPr>
              <w:t>+</w:t>
            </w:r>
            <w:r w:rsidRPr="00426F06">
              <w:t>RunningNo</w:t>
            </w:r>
            <w:r w:rsidRPr="00426F06">
              <w:rPr>
                <w:rFonts w:cs="Angsana New"/>
                <w:cs/>
              </w:rPr>
              <w:t>(</w:t>
            </w:r>
            <w:r w:rsidRPr="00426F06">
              <w:t>10 digits</w:t>
            </w:r>
            <w:r w:rsidRPr="00426F06">
              <w:rPr>
                <w:rFonts w:cs="Angsana New"/>
                <w:cs/>
              </w:rPr>
              <w:t>)</w:t>
            </w:r>
            <w:r>
              <w:rPr>
                <w:rFonts w:cs="Angsana New"/>
                <w:cs/>
              </w:rPr>
              <w:t xml:space="preserve"> (</w:t>
            </w:r>
            <w:r>
              <w:t>Sequence DB POCU_SEQ</w:t>
            </w:r>
            <w:r>
              <w:rPr>
                <w:rFonts w:cs="Angsana New"/>
                <w:cs/>
              </w:rPr>
              <w:t>)</w:t>
            </w:r>
          </w:p>
        </w:tc>
      </w:tr>
      <w:tr w:rsidR="001A6B27" w:rsidTr="00961577" w14:paraId="5CBB1D59" w14:textId="77777777">
        <w:tc>
          <w:tcPr>
            <w:tcW w:w="1308" w:type="pct"/>
            <w:vMerge/>
          </w:tcPr>
          <w:p w:rsidR="001A6B27" w:rsidP="008F50AD" w:rsidRDefault="001A6B27" w14:paraId="0F23D48B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1A6B27" w:rsidP="008F50AD" w:rsidRDefault="001A6B27" w14:paraId="6C9D9A6E" w14:textId="4DD9DBB4">
            <w:pPr>
              <w:spacing w:after="0"/>
            </w:pPr>
            <w:r w:rsidRPr="0025059D">
              <w:t>MARKET_SEGMENT_ID</w:t>
            </w:r>
          </w:p>
        </w:tc>
        <w:tc>
          <w:tcPr>
            <w:tcW w:w="2307" w:type="pct"/>
          </w:tcPr>
          <w:p w:rsidR="001A6B27" w:rsidP="001D308D" w:rsidRDefault="003123E9" w14:paraId="753A682B" w14:textId="25BBD7C9">
            <w:pPr>
              <w:spacing w:after="0"/>
            </w:pPr>
            <w:r>
              <w:rPr>
                <w:rFonts w:hint="cs"/>
                <w:cs/>
              </w:rPr>
              <w:t xml:space="preserve">ใช้ </w:t>
            </w:r>
            <w:r>
              <w:t xml:space="preserve">Id </w:t>
            </w:r>
            <w:r>
              <w:rPr>
                <w:rFonts w:hint="cs"/>
                <w:cs/>
              </w:rPr>
              <w:t xml:space="preserve">ของ </w:t>
            </w:r>
            <w:r w:rsidR="00721A3A">
              <w:t>MARKET_SEGMENT</w:t>
            </w:r>
          </w:p>
        </w:tc>
      </w:tr>
      <w:tr w:rsidR="001A6B27" w:rsidTr="00961577" w14:paraId="41DF0905" w14:textId="77777777">
        <w:tc>
          <w:tcPr>
            <w:tcW w:w="1308" w:type="pct"/>
            <w:vMerge/>
          </w:tcPr>
          <w:p w:rsidR="001A6B27" w:rsidP="008F50AD" w:rsidRDefault="001A6B27" w14:paraId="1161D68C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1A6B27" w:rsidP="008F50AD" w:rsidRDefault="001A6B27" w14:paraId="71706BF5" w14:textId="39CE6D3F">
            <w:pPr>
              <w:spacing w:after="0"/>
            </w:pPr>
            <w:r w:rsidRPr="0025059D">
              <w:t>MARKET_SEGMENT_CHAR_ID</w:t>
            </w:r>
          </w:p>
        </w:tc>
        <w:tc>
          <w:tcPr>
            <w:tcW w:w="2307" w:type="pct"/>
          </w:tcPr>
          <w:p w:rsidR="001A6B27" w:rsidP="001D308D" w:rsidRDefault="005F6E03" w14:paraId="00EA9191" w14:textId="06095AF5">
            <w:pPr>
              <w:spacing w:after="0"/>
            </w:pPr>
            <w:r>
              <w:t>marketSegmentChar</w:t>
            </w:r>
          </w:p>
        </w:tc>
      </w:tr>
      <w:tr w:rsidR="003123E9" w:rsidTr="00961577" w14:paraId="6FCFDC82" w14:textId="77777777">
        <w:tc>
          <w:tcPr>
            <w:tcW w:w="1308" w:type="pct"/>
            <w:vMerge/>
          </w:tcPr>
          <w:p w:rsidR="003123E9" w:rsidP="008F50AD" w:rsidRDefault="003123E9" w14:paraId="2469D824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3123E9" w:rsidP="008F50AD" w:rsidRDefault="003922BB" w14:paraId="0B959B6C" w14:textId="7CD4F701">
            <w:pPr>
              <w:spacing w:after="0"/>
            </w:pPr>
            <w:r w:rsidRPr="00661307">
              <w:t>CREATED_BY</w:t>
            </w:r>
          </w:p>
        </w:tc>
        <w:tc>
          <w:tcPr>
            <w:tcW w:w="2307" w:type="pct"/>
          </w:tcPr>
          <w:p w:rsidR="003123E9" w:rsidP="008F50AD" w:rsidRDefault="003123E9" w14:paraId="05783682" w14:textId="3CF69EA6">
            <w:pPr>
              <w:spacing w:after="0"/>
            </w:pPr>
            <w:r>
              <w:rPr>
                <w:rFonts w:cs="CordiaUPC"/>
              </w:rPr>
              <w:t xml:space="preserve">Username </w:t>
            </w:r>
            <w:r>
              <w:rPr>
                <w:rFonts w:hint="cs" w:cs="Angsana New"/>
                <w:cs/>
              </w:rPr>
              <w:t xml:space="preserve">ที่ใช้ </w:t>
            </w:r>
            <w:r>
              <w:rPr>
                <w:rFonts w:cs="CordiaUPC"/>
              </w:rPr>
              <w:t>Login</w:t>
            </w:r>
          </w:p>
        </w:tc>
      </w:tr>
      <w:tr w:rsidR="0058730B" w:rsidTr="00961577" w14:paraId="04FC548B" w14:textId="77777777">
        <w:tc>
          <w:tcPr>
            <w:tcW w:w="1308" w:type="pct"/>
            <w:vMerge/>
          </w:tcPr>
          <w:p w:rsidR="0058730B" w:rsidP="0058730B" w:rsidRDefault="0058730B" w14:paraId="34E57883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25059D" w:rsidR="0058730B" w:rsidP="0058730B" w:rsidRDefault="0058730B" w14:paraId="624D11DB" w14:textId="3C4956BC">
            <w:pPr>
              <w:spacing w:after="0"/>
            </w:pPr>
            <w:r w:rsidRPr="00D7127C">
              <w:t>REQUESTED_BY</w:t>
            </w:r>
          </w:p>
        </w:tc>
        <w:tc>
          <w:tcPr>
            <w:tcW w:w="2307" w:type="pct"/>
          </w:tcPr>
          <w:p w:rsidR="0058730B" w:rsidP="0058730B" w:rsidRDefault="0058730B" w14:paraId="41B2D759" w14:textId="77777777">
            <w:pPr>
              <w:spacing w:after="0"/>
              <w:rPr>
                <w:rFonts w:cs="CordiaUPC"/>
              </w:rPr>
            </w:pPr>
          </w:p>
        </w:tc>
      </w:tr>
      <w:tr w:rsidR="0058730B" w:rsidTr="00961577" w14:paraId="667C5B67" w14:textId="77777777">
        <w:tc>
          <w:tcPr>
            <w:tcW w:w="1308" w:type="pct"/>
            <w:vMerge/>
          </w:tcPr>
          <w:p w:rsidR="0058730B" w:rsidP="0058730B" w:rsidRDefault="0058730B" w14:paraId="0C958ABF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25059D" w:rsidR="0058730B" w:rsidP="0058730B" w:rsidRDefault="0058730B" w14:paraId="5FF8880B" w14:textId="6491335A">
            <w:pPr>
              <w:spacing w:after="0"/>
            </w:pPr>
            <w:r w:rsidRPr="00D7127C">
              <w:t>CREATED_DATE</w:t>
            </w:r>
          </w:p>
        </w:tc>
        <w:tc>
          <w:tcPr>
            <w:tcW w:w="2307" w:type="pct"/>
          </w:tcPr>
          <w:p w:rsidR="0058730B" w:rsidP="0058730B" w:rsidRDefault="0058730B" w14:paraId="5C87F2D9" w14:textId="77777777">
            <w:pPr>
              <w:spacing w:after="0"/>
              <w:rPr>
                <w:rFonts w:cs="CordiaUPC"/>
              </w:rPr>
            </w:pPr>
          </w:p>
        </w:tc>
      </w:tr>
      <w:tr w:rsidR="0058730B" w:rsidTr="00961577" w14:paraId="4BDE164A" w14:textId="77777777">
        <w:tc>
          <w:tcPr>
            <w:tcW w:w="1308" w:type="pct"/>
            <w:vMerge/>
          </w:tcPr>
          <w:p w:rsidR="0058730B" w:rsidP="0058730B" w:rsidRDefault="0058730B" w14:paraId="519B295E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25059D" w:rsidR="0058730B" w:rsidP="0058730B" w:rsidRDefault="0058730B" w14:paraId="488EE2D9" w14:textId="316BE15B">
            <w:pPr>
              <w:spacing w:after="0"/>
            </w:pPr>
            <w:r w:rsidRPr="00D7127C">
              <w:t>LAST_UPDATED_BY</w:t>
            </w:r>
          </w:p>
        </w:tc>
        <w:tc>
          <w:tcPr>
            <w:tcW w:w="2307" w:type="pct"/>
          </w:tcPr>
          <w:p w:rsidR="0058730B" w:rsidP="0058730B" w:rsidRDefault="0058730B" w14:paraId="2CA187A9" w14:textId="77777777">
            <w:pPr>
              <w:spacing w:after="0"/>
              <w:rPr>
                <w:rFonts w:cs="CordiaUPC"/>
              </w:rPr>
            </w:pPr>
          </w:p>
        </w:tc>
      </w:tr>
      <w:tr w:rsidR="0058730B" w:rsidTr="00961577" w14:paraId="1114A05E" w14:textId="77777777">
        <w:tc>
          <w:tcPr>
            <w:tcW w:w="1308" w:type="pct"/>
            <w:vMerge/>
          </w:tcPr>
          <w:p w:rsidR="0058730B" w:rsidP="0058730B" w:rsidRDefault="0058730B" w14:paraId="0443419B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25059D" w:rsidR="0058730B" w:rsidP="0058730B" w:rsidRDefault="0058730B" w14:paraId="23388FCE" w14:textId="12B13BD9">
            <w:pPr>
              <w:spacing w:after="0"/>
            </w:pPr>
            <w:r w:rsidRPr="00D7127C">
              <w:t>MODIFIED_BY</w:t>
            </w:r>
          </w:p>
        </w:tc>
        <w:tc>
          <w:tcPr>
            <w:tcW w:w="2307" w:type="pct"/>
          </w:tcPr>
          <w:p w:rsidR="0058730B" w:rsidP="0058730B" w:rsidRDefault="0058730B" w14:paraId="4BF1AA07" w14:textId="77777777">
            <w:pPr>
              <w:spacing w:after="0"/>
              <w:rPr>
                <w:rFonts w:cs="CordiaUPC"/>
              </w:rPr>
            </w:pPr>
          </w:p>
        </w:tc>
      </w:tr>
      <w:tr w:rsidR="0058730B" w:rsidTr="00961577" w14:paraId="39AEC667" w14:textId="77777777">
        <w:tc>
          <w:tcPr>
            <w:tcW w:w="1308" w:type="pct"/>
            <w:vMerge/>
          </w:tcPr>
          <w:p w:rsidR="0058730B" w:rsidP="0058730B" w:rsidRDefault="0058730B" w14:paraId="144B6BC7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58730B" w:rsidP="0058730B" w:rsidRDefault="0058730B" w14:paraId="2C727135" w14:textId="1114D61B">
            <w:pPr>
              <w:spacing w:after="0"/>
            </w:pPr>
            <w:r w:rsidRPr="00D7127C">
              <w:t>LAST_UPDATED_DATE</w:t>
            </w:r>
          </w:p>
        </w:tc>
        <w:tc>
          <w:tcPr>
            <w:tcW w:w="2307" w:type="pct"/>
          </w:tcPr>
          <w:p w:rsidR="0058730B" w:rsidP="0058730B" w:rsidRDefault="0058730B" w14:paraId="3D6DD5C5" w14:textId="5C3111C2">
            <w:pPr>
              <w:spacing w:after="0"/>
            </w:pPr>
            <w:r>
              <w:rPr>
                <w:rFonts w:cs="CordiaUPC"/>
              </w:rPr>
              <w:t xml:space="preserve">Default Value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CordiaUPC"/>
              </w:rPr>
              <w:t>Current DateTime</w:t>
            </w:r>
          </w:p>
        </w:tc>
      </w:tr>
      <w:tr w:rsidR="0058730B" w:rsidTr="00961577" w14:paraId="49040C7F" w14:textId="77777777">
        <w:tc>
          <w:tcPr>
            <w:tcW w:w="1308" w:type="pct"/>
            <w:vMerge w:val="restart"/>
          </w:tcPr>
          <w:p w:rsidR="0058730B" w:rsidP="0058730B" w:rsidRDefault="0058730B" w14:paraId="0B05CD58" w14:textId="57FE2C87">
            <w:pPr>
              <w:rPr>
                <w:rFonts w:cs="CordiaUPC"/>
              </w:rPr>
            </w:pPr>
            <w:r>
              <w:t>MARKET_SEGMENT_CHAR_VALUE_USE</w:t>
            </w:r>
          </w:p>
        </w:tc>
        <w:tc>
          <w:tcPr>
            <w:tcW w:w="1385" w:type="pct"/>
          </w:tcPr>
          <w:p w:rsidR="0058730B" w:rsidP="0058730B" w:rsidRDefault="0058730B" w14:paraId="78A35014" w14:textId="6B087A06">
            <w:pPr>
              <w:spacing w:after="0"/>
            </w:pPr>
            <w:r w:rsidRPr="0025059D">
              <w:t>ID</w:t>
            </w:r>
          </w:p>
        </w:tc>
        <w:tc>
          <w:tcPr>
            <w:tcW w:w="2307" w:type="pct"/>
          </w:tcPr>
          <w:p w:rsidR="0058730B" w:rsidP="0058730B" w:rsidRDefault="0058730B" w14:paraId="2C44086D" w14:textId="261A4A3A">
            <w:pPr>
              <w:spacing w:after="0"/>
            </w:pPr>
            <w:r w:rsidRPr="009C684B">
              <w:t>POVU</w:t>
            </w:r>
            <w:r w:rsidRPr="009C684B">
              <w:rPr>
                <w:rFonts w:cs="Angsana New"/>
                <w:cs/>
              </w:rPr>
              <w:t>+</w:t>
            </w:r>
            <w:r w:rsidRPr="009C684B">
              <w:t>YYMM</w:t>
            </w:r>
            <w:r w:rsidRPr="009C684B">
              <w:rPr>
                <w:rFonts w:cs="Angsana New"/>
                <w:cs/>
              </w:rPr>
              <w:t>+</w:t>
            </w:r>
            <w:r w:rsidRPr="009C684B">
              <w:t>RunningNo</w:t>
            </w:r>
            <w:r w:rsidRPr="009C684B">
              <w:rPr>
                <w:rFonts w:cs="Angsana New"/>
                <w:cs/>
              </w:rPr>
              <w:t>(</w:t>
            </w:r>
            <w:r w:rsidRPr="009C684B">
              <w:t>10 digits</w:t>
            </w:r>
            <w:r w:rsidRPr="009C684B">
              <w:rPr>
                <w:rFonts w:cs="Angsana New"/>
                <w:cs/>
              </w:rPr>
              <w:t>)</w:t>
            </w:r>
            <w:r>
              <w:rPr>
                <w:rFonts w:cs="Angsana New"/>
                <w:cs/>
              </w:rPr>
              <w:t xml:space="preserve"> (</w:t>
            </w:r>
            <w:r>
              <w:t>Sequence DB POVU_SEQ</w:t>
            </w:r>
            <w:r>
              <w:rPr>
                <w:rFonts w:cs="Angsana New"/>
                <w:cs/>
              </w:rPr>
              <w:t>)</w:t>
            </w:r>
          </w:p>
        </w:tc>
      </w:tr>
      <w:tr w:rsidR="0058730B" w:rsidTr="00961577" w14:paraId="405EAD6A" w14:textId="77777777">
        <w:tc>
          <w:tcPr>
            <w:tcW w:w="1308" w:type="pct"/>
            <w:vMerge/>
          </w:tcPr>
          <w:p w:rsidR="0058730B" w:rsidP="0058730B" w:rsidRDefault="0058730B" w14:paraId="3B60483E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58730B" w:rsidP="0058730B" w:rsidRDefault="0058730B" w14:paraId="77C03FC5" w14:textId="3F3E1637">
            <w:pPr>
              <w:spacing w:after="0"/>
            </w:pPr>
            <w:r w:rsidRPr="00D84EA6">
              <w:t>MARKET_SEGMENT_CHAR_VALUE_ID</w:t>
            </w:r>
          </w:p>
        </w:tc>
        <w:tc>
          <w:tcPr>
            <w:tcW w:w="2307" w:type="pct"/>
          </w:tcPr>
          <w:p w:rsidR="0058730B" w:rsidP="0058730B" w:rsidRDefault="0058730B" w14:paraId="255B7330" w14:textId="4E6741E1">
            <w:pPr>
              <w:spacing w:after="0"/>
            </w:pPr>
            <w:r>
              <w:t>marketSegmentCharValue</w:t>
            </w:r>
          </w:p>
        </w:tc>
      </w:tr>
      <w:tr w:rsidR="0058730B" w:rsidTr="00961577" w14:paraId="2B9AA21E" w14:textId="77777777">
        <w:tc>
          <w:tcPr>
            <w:tcW w:w="1308" w:type="pct"/>
            <w:vMerge/>
          </w:tcPr>
          <w:p w:rsidR="0058730B" w:rsidP="0058730B" w:rsidRDefault="0058730B" w14:paraId="0B2F7F19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58730B" w:rsidP="0058730B" w:rsidRDefault="0058730B" w14:paraId="382B8F6A" w14:textId="33FCF3D6">
            <w:pPr>
              <w:spacing w:after="0"/>
            </w:pPr>
            <w:r w:rsidRPr="00D84EA6">
              <w:t>MARKET_SEGMENT</w:t>
            </w:r>
            <w:r>
              <w:t>_CHAR_USE</w:t>
            </w:r>
            <w:r w:rsidRPr="00D84EA6">
              <w:t>_ID</w:t>
            </w:r>
          </w:p>
        </w:tc>
        <w:tc>
          <w:tcPr>
            <w:tcW w:w="2307" w:type="pct"/>
          </w:tcPr>
          <w:p w:rsidR="0058730B" w:rsidP="0058730B" w:rsidRDefault="0058730B" w14:paraId="7A29AB39" w14:textId="0D616EBE">
            <w:pPr>
              <w:spacing w:after="0"/>
            </w:pPr>
            <w:r>
              <w:rPr>
                <w:rFonts w:hint="cs"/>
                <w:cs/>
              </w:rPr>
              <w:t xml:space="preserve">ใช้ </w:t>
            </w:r>
            <w:r>
              <w:t xml:space="preserve">Id </w:t>
            </w:r>
            <w:r>
              <w:rPr>
                <w:rFonts w:hint="cs"/>
                <w:cs/>
              </w:rPr>
              <w:t xml:space="preserve">ของ </w:t>
            </w:r>
            <w:r>
              <w:t>MARKET_SEGMENT_CHAR_USE</w:t>
            </w:r>
          </w:p>
        </w:tc>
      </w:tr>
      <w:tr w:rsidR="0058730B" w:rsidTr="00961577" w14:paraId="36100D4D" w14:textId="77777777">
        <w:tc>
          <w:tcPr>
            <w:tcW w:w="1308" w:type="pct"/>
            <w:vMerge/>
          </w:tcPr>
          <w:p w:rsidR="0058730B" w:rsidP="0058730B" w:rsidRDefault="0058730B" w14:paraId="05D2B637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58730B" w:rsidP="0058730B" w:rsidRDefault="003922BB" w14:paraId="7FA515F9" w14:textId="67667D48">
            <w:pPr>
              <w:spacing w:after="0"/>
            </w:pPr>
            <w:r w:rsidRPr="00661307">
              <w:t>CREATED_BY</w:t>
            </w:r>
          </w:p>
        </w:tc>
        <w:tc>
          <w:tcPr>
            <w:tcW w:w="2307" w:type="pct"/>
          </w:tcPr>
          <w:p w:rsidR="0058730B" w:rsidP="0058730B" w:rsidRDefault="0058730B" w14:paraId="7B48E1EC" w14:textId="757BBE83">
            <w:pPr>
              <w:spacing w:after="0"/>
            </w:pPr>
            <w:r>
              <w:rPr>
                <w:rFonts w:cs="CordiaUPC"/>
              </w:rPr>
              <w:t xml:space="preserve">Username </w:t>
            </w:r>
            <w:r>
              <w:rPr>
                <w:rFonts w:hint="cs" w:cs="Angsana New"/>
                <w:cs/>
              </w:rPr>
              <w:t xml:space="preserve">ที่ใช้ </w:t>
            </w:r>
            <w:r>
              <w:rPr>
                <w:rFonts w:cs="CordiaUPC"/>
              </w:rPr>
              <w:t>Login</w:t>
            </w:r>
          </w:p>
        </w:tc>
      </w:tr>
      <w:tr w:rsidR="0058730B" w:rsidTr="00961577" w14:paraId="4F76A93D" w14:textId="77777777">
        <w:tc>
          <w:tcPr>
            <w:tcW w:w="1308" w:type="pct"/>
            <w:vMerge/>
          </w:tcPr>
          <w:p w:rsidR="0058730B" w:rsidP="0058730B" w:rsidRDefault="0058730B" w14:paraId="6A35E12A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25059D" w:rsidR="0058730B" w:rsidP="0058730B" w:rsidRDefault="0058730B" w14:paraId="300BE505" w14:textId="2C055FB2">
            <w:pPr>
              <w:spacing w:after="0"/>
            </w:pPr>
            <w:r w:rsidRPr="00D7127C">
              <w:t>REQUESTED_BY</w:t>
            </w:r>
          </w:p>
        </w:tc>
        <w:tc>
          <w:tcPr>
            <w:tcW w:w="2307" w:type="pct"/>
          </w:tcPr>
          <w:p w:rsidR="0058730B" w:rsidP="0058730B" w:rsidRDefault="0058730B" w14:paraId="535DC5B6" w14:textId="77777777">
            <w:pPr>
              <w:spacing w:after="0"/>
              <w:rPr>
                <w:rFonts w:cs="CordiaUPC"/>
              </w:rPr>
            </w:pPr>
          </w:p>
        </w:tc>
      </w:tr>
      <w:tr w:rsidR="0058730B" w:rsidTr="00961577" w14:paraId="16C649EB" w14:textId="77777777">
        <w:tc>
          <w:tcPr>
            <w:tcW w:w="1308" w:type="pct"/>
            <w:vMerge/>
          </w:tcPr>
          <w:p w:rsidR="0058730B" w:rsidP="0058730B" w:rsidRDefault="0058730B" w14:paraId="3FD82CA4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25059D" w:rsidR="0058730B" w:rsidP="0058730B" w:rsidRDefault="0058730B" w14:paraId="633565F8" w14:textId="6534ECCE">
            <w:pPr>
              <w:spacing w:after="0"/>
            </w:pPr>
            <w:r w:rsidRPr="00D7127C">
              <w:t>CREATED_DATE</w:t>
            </w:r>
          </w:p>
        </w:tc>
        <w:tc>
          <w:tcPr>
            <w:tcW w:w="2307" w:type="pct"/>
          </w:tcPr>
          <w:p w:rsidR="0058730B" w:rsidP="0058730B" w:rsidRDefault="0058730B" w14:paraId="1295C57F" w14:textId="77777777">
            <w:pPr>
              <w:spacing w:after="0"/>
              <w:rPr>
                <w:rFonts w:cs="CordiaUPC"/>
              </w:rPr>
            </w:pPr>
          </w:p>
        </w:tc>
      </w:tr>
      <w:tr w:rsidR="0058730B" w:rsidTr="00961577" w14:paraId="498FA103" w14:textId="77777777">
        <w:tc>
          <w:tcPr>
            <w:tcW w:w="1308" w:type="pct"/>
            <w:vMerge/>
          </w:tcPr>
          <w:p w:rsidR="0058730B" w:rsidP="0058730B" w:rsidRDefault="0058730B" w14:paraId="382E5CB1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25059D" w:rsidR="0058730B" w:rsidP="0058730B" w:rsidRDefault="0058730B" w14:paraId="65A6C6BE" w14:textId="3A6D7D11">
            <w:pPr>
              <w:spacing w:after="0"/>
            </w:pPr>
            <w:r w:rsidRPr="00D7127C">
              <w:t>LAST_UPDATED_BY</w:t>
            </w:r>
          </w:p>
        </w:tc>
        <w:tc>
          <w:tcPr>
            <w:tcW w:w="2307" w:type="pct"/>
          </w:tcPr>
          <w:p w:rsidR="0058730B" w:rsidP="0058730B" w:rsidRDefault="0058730B" w14:paraId="4A235C10" w14:textId="77777777">
            <w:pPr>
              <w:spacing w:after="0"/>
              <w:rPr>
                <w:rFonts w:cs="CordiaUPC"/>
              </w:rPr>
            </w:pPr>
          </w:p>
        </w:tc>
      </w:tr>
      <w:tr w:rsidR="0058730B" w:rsidTr="00961577" w14:paraId="0379B994" w14:textId="77777777">
        <w:tc>
          <w:tcPr>
            <w:tcW w:w="1308" w:type="pct"/>
            <w:vMerge/>
          </w:tcPr>
          <w:p w:rsidR="0058730B" w:rsidP="0058730B" w:rsidRDefault="0058730B" w14:paraId="27D6B2B6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25059D" w:rsidR="0058730B" w:rsidP="0058730B" w:rsidRDefault="0058730B" w14:paraId="7292C874" w14:textId="1563D40A">
            <w:pPr>
              <w:spacing w:after="0"/>
            </w:pPr>
            <w:r w:rsidRPr="00D7127C">
              <w:t>MODIFIED_BY</w:t>
            </w:r>
          </w:p>
        </w:tc>
        <w:tc>
          <w:tcPr>
            <w:tcW w:w="2307" w:type="pct"/>
          </w:tcPr>
          <w:p w:rsidR="0058730B" w:rsidP="0058730B" w:rsidRDefault="0058730B" w14:paraId="04211044" w14:textId="77777777">
            <w:pPr>
              <w:spacing w:after="0"/>
              <w:rPr>
                <w:rFonts w:cs="CordiaUPC"/>
              </w:rPr>
            </w:pPr>
          </w:p>
        </w:tc>
      </w:tr>
      <w:tr w:rsidR="0058730B" w:rsidTr="00961577" w14:paraId="09EEFC86" w14:textId="77777777">
        <w:tc>
          <w:tcPr>
            <w:tcW w:w="1308" w:type="pct"/>
            <w:vMerge/>
          </w:tcPr>
          <w:p w:rsidR="0058730B" w:rsidP="0058730B" w:rsidRDefault="0058730B" w14:paraId="4356902E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25059D" w:rsidR="0058730B" w:rsidP="0058730B" w:rsidRDefault="003922BB" w14:paraId="6AE616DD" w14:textId="61E12B31">
            <w:pPr>
              <w:spacing w:after="0"/>
            </w:pPr>
            <w:r w:rsidRPr="00D7127C">
              <w:t>LAST_UPDATED_DATE</w:t>
            </w:r>
          </w:p>
        </w:tc>
        <w:tc>
          <w:tcPr>
            <w:tcW w:w="2307" w:type="pct"/>
          </w:tcPr>
          <w:p w:rsidR="0058730B" w:rsidP="0058730B" w:rsidRDefault="0058730B" w14:paraId="18081A8B" w14:textId="2748AEB0">
            <w:pPr>
              <w:spacing w:after="0"/>
            </w:pPr>
            <w:r>
              <w:rPr>
                <w:rFonts w:cs="CordiaUPC"/>
              </w:rPr>
              <w:t xml:space="preserve">Default Value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CordiaUPC"/>
              </w:rPr>
              <w:t>Current DateTime</w:t>
            </w:r>
          </w:p>
        </w:tc>
      </w:tr>
      <w:tr w:rsidR="0058730B" w:rsidTr="00961577" w14:paraId="78415E8C" w14:textId="77777777">
        <w:tc>
          <w:tcPr>
            <w:tcW w:w="1308" w:type="pct"/>
            <w:vMerge w:val="restart"/>
          </w:tcPr>
          <w:p w:rsidR="0058730B" w:rsidP="0058730B" w:rsidRDefault="0058730B" w14:paraId="3F9D4B8D" w14:textId="6721ADD7">
            <w:pPr>
              <w:rPr>
                <w:rFonts w:cs="CordiaUPC"/>
              </w:rPr>
            </w:pPr>
            <w:r w:rsidRPr="005B38C9">
              <w:rPr>
                <w:rFonts w:cs="CordiaUPC"/>
              </w:rPr>
              <w:t>MARKET_SEGMENT_CHARACTERISTIC_VALUE</w:t>
            </w:r>
          </w:p>
        </w:tc>
        <w:tc>
          <w:tcPr>
            <w:tcW w:w="1385" w:type="pct"/>
          </w:tcPr>
          <w:p w:rsidRPr="0025059D" w:rsidR="0058730B" w:rsidP="0058730B" w:rsidRDefault="0058730B" w14:paraId="1068277C" w14:textId="5D1C5520">
            <w:pPr>
              <w:spacing w:after="0"/>
            </w:pPr>
            <w:r w:rsidRPr="00962EB9">
              <w:t>ID</w:t>
            </w:r>
          </w:p>
        </w:tc>
        <w:tc>
          <w:tcPr>
            <w:tcW w:w="2307" w:type="pct"/>
          </w:tcPr>
          <w:p w:rsidR="0058730B" w:rsidP="0058730B" w:rsidRDefault="0058730B" w14:paraId="06BF6990" w14:textId="59F3EF91">
            <w:pPr>
              <w:spacing w:after="0"/>
              <w:rPr>
                <w:rFonts w:cs="CordiaUPC"/>
              </w:rPr>
            </w:pPr>
            <w:r w:rsidRPr="009C684B">
              <w:t>PO</w:t>
            </w:r>
            <w:r>
              <w:t>MV</w:t>
            </w:r>
            <w:r w:rsidRPr="009C684B">
              <w:rPr>
                <w:rFonts w:cs="Angsana New"/>
                <w:cs/>
              </w:rPr>
              <w:t>+</w:t>
            </w:r>
            <w:r w:rsidRPr="009C684B">
              <w:t>YYMM</w:t>
            </w:r>
            <w:r w:rsidRPr="009C684B">
              <w:rPr>
                <w:rFonts w:cs="Angsana New"/>
                <w:cs/>
              </w:rPr>
              <w:t>+</w:t>
            </w:r>
            <w:r w:rsidRPr="009C684B">
              <w:t>RunningNo</w:t>
            </w:r>
            <w:r w:rsidRPr="009C684B">
              <w:rPr>
                <w:rFonts w:cs="Angsana New"/>
                <w:cs/>
              </w:rPr>
              <w:t>(</w:t>
            </w:r>
            <w:r w:rsidRPr="009C684B">
              <w:t>10 digits</w:t>
            </w:r>
            <w:r w:rsidRPr="009C684B">
              <w:rPr>
                <w:rFonts w:cs="Angsana New"/>
                <w:cs/>
              </w:rPr>
              <w:t>)</w:t>
            </w:r>
            <w:r>
              <w:rPr>
                <w:rFonts w:cs="Angsana New"/>
                <w:cs/>
              </w:rPr>
              <w:t xml:space="preserve"> (</w:t>
            </w:r>
            <w:r>
              <w:t>Sequence DB POMV_SEQ</w:t>
            </w:r>
            <w:r>
              <w:rPr>
                <w:rFonts w:cs="Angsana New"/>
                <w:cs/>
              </w:rPr>
              <w:t>)</w:t>
            </w:r>
          </w:p>
        </w:tc>
      </w:tr>
      <w:tr w:rsidR="0058730B" w:rsidTr="00961577" w14:paraId="23666D60" w14:textId="77777777">
        <w:tc>
          <w:tcPr>
            <w:tcW w:w="1308" w:type="pct"/>
            <w:vMerge/>
          </w:tcPr>
          <w:p w:rsidR="0058730B" w:rsidP="0058730B" w:rsidRDefault="0058730B" w14:paraId="7ED52BA0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25059D" w:rsidR="0058730B" w:rsidP="0058730B" w:rsidRDefault="0058730B" w14:paraId="52F78240" w14:textId="22FAA0C4">
            <w:pPr>
              <w:spacing w:after="0"/>
            </w:pPr>
            <w:r w:rsidRPr="00962EB9">
              <w:t>MARKET_SEGMENT_CHARACTERISTIC_ID</w:t>
            </w:r>
          </w:p>
        </w:tc>
        <w:tc>
          <w:tcPr>
            <w:tcW w:w="2307" w:type="pct"/>
          </w:tcPr>
          <w:p w:rsidR="0058730B" w:rsidP="0058730B" w:rsidRDefault="0058730B" w14:paraId="7C4CA517" w14:textId="32E73EBB">
            <w:pPr>
              <w:spacing w:after="0"/>
              <w:rPr>
                <w:rFonts w:cs="CordiaUPC"/>
              </w:rPr>
            </w:pPr>
            <w:r>
              <w:t>marketSegmentChar</w:t>
            </w:r>
          </w:p>
        </w:tc>
      </w:tr>
      <w:tr w:rsidR="0058730B" w:rsidTr="00961577" w14:paraId="4540F530" w14:textId="77777777">
        <w:tc>
          <w:tcPr>
            <w:tcW w:w="1308" w:type="pct"/>
            <w:vMerge/>
          </w:tcPr>
          <w:p w:rsidR="0058730B" w:rsidP="0058730B" w:rsidRDefault="0058730B" w14:paraId="2B7EC5D5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25059D" w:rsidR="0058730B" w:rsidP="0058730B" w:rsidRDefault="0058730B" w14:paraId="39783A92" w14:textId="03F64783">
            <w:pPr>
              <w:spacing w:after="0"/>
            </w:pPr>
            <w:r w:rsidRPr="00962EB9">
              <w:t>VALUE_TYPE</w:t>
            </w:r>
          </w:p>
        </w:tc>
        <w:tc>
          <w:tcPr>
            <w:tcW w:w="2307" w:type="pct"/>
          </w:tcPr>
          <w:p w:rsidR="0058730B" w:rsidP="0058730B" w:rsidRDefault="0058730B" w14:paraId="546BC3BC" w14:textId="0272BB66">
            <w:pPr>
              <w:spacing w:after="0"/>
              <w:rPr>
                <w:rFonts w:cs="CordiaUPC"/>
                <w:cs/>
              </w:rPr>
            </w:pPr>
            <w:r>
              <w:rPr>
                <w:rFonts w:cs="CordiaUPC"/>
              </w:rPr>
              <w:t xml:space="preserve">valueType </w:t>
            </w:r>
            <w:r>
              <w:rPr>
                <w:rFonts w:hint="cs" w:cs="CordiaUPC"/>
                <w:cs/>
              </w:rPr>
              <w:t xml:space="preserve">ของ </w:t>
            </w:r>
            <w:r>
              <w:t>marketSegmentChar</w:t>
            </w:r>
          </w:p>
        </w:tc>
      </w:tr>
      <w:tr w:rsidR="0058730B" w:rsidTr="00961577" w14:paraId="10CFFAB9" w14:textId="77777777">
        <w:tc>
          <w:tcPr>
            <w:tcW w:w="1308" w:type="pct"/>
            <w:vMerge/>
          </w:tcPr>
          <w:p w:rsidR="0058730B" w:rsidP="0058730B" w:rsidRDefault="0058730B" w14:paraId="680B0FDF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25059D" w:rsidR="0058730B" w:rsidP="0058730B" w:rsidRDefault="0058730B" w14:paraId="0B6CCB43" w14:textId="1A222AEF">
            <w:pPr>
              <w:spacing w:after="0"/>
            </w:pPr>
            <w:r w:rsidRPr="00962EB9">
              <w:t>IS_DEFAULT</w:t>
            </w:r>
          </w:p>
        </w:tc>
        <w:tc>
          <w:tcPr>
            <w:tcW w:w="2307" w:type="pct"/>
          </w:tcPr>
          <w:p w:rsidR="0058730B" w:rsidP="0058730B" w:rsidRDefault="0058730B" w14:paraId="67BE765F" w14:textId="24ACFDC3">
            <w:pPr>
              <w:spacing w:after="0"/>
              <w:rPr>
                <w:rFonts w:cs="CordiaUPC"/>
              </w:rPr>
            </w:pPr>
            <w:r>
              <w:rPr>
                <w:rFonts w:cs="CordiaUPC"/>
              </w:rPr>
              <w:t>False</w:t>
            </w:r>
          </w:p>
        </w:tc>
      </w:tr>
      <w:tr w:rsidR="0058730B" w:rsidTr="00E64560" w14:paraId="6112848A" w14:textId="77777777">
        <w:trPr>
          <w:trHeight w:val="63"/>
        </w:trPr>
        <w:tc>
          <w:tcPr>
            <w:tcW w:w="1308" w:type="pct"/>
            <w:vMerge/>
          </w:tcPr>
          <w:p w:rsidR="0058730B" w:rsidP="0058730B" w:rsidRDefault="0058730B" w14:paraId="15D24761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25059D" w:rsidR="0058730B" w:rsidP="0058730B" w:rsidRDefault="0058730B" w14:paraId="3F09023F" w14:textId="2BD5CB19">
            <w:pPr>
              <w:spacing w:after="0"/>
            </w:pPr>
            <w:r w:rsidRPr="00962EB9">
              <w:t>VALUE</w:t>
            </w:r>
          </w:p>
        </w:tc>
        <w:tc>
          <w:tcPr>
            <w:tcW w:w="2307" w:type="pct"/>
          </w:tcPr>
          <w:p w:rsidR="0058730B" w:rsidP="0058730B" w:rsidRDefault="0058730B" w14:paraId="57A7F298" w14:textId="26086E8C">
            <w:pPr>
              <w:spacing w:after="0"/>
              <w:rPr>
                <w:rFonts w:cs="CordiaUPC"/>
              </w:rPr>
            </w:pPr>
            <w:r>
              <w:t>marketSegmentCharValueText</w:t>
            </w:r>
          </w:p>
        </w:tc>
      </w:tr>
      <w:tr w:rsidR="0058730B" w:rsidTr="005B38C9" w14:paraId="5BF3BB32" w14:textId="77777777">
        <w:trPr>
          <w:trHeight w:val="63"/>
        </w:trPr>
        <w:tc>
          <w:tcPr>
            <w:tcW w:w="1308" w:type="pct"/>
            <w:vMerge/>
          </w:tcPr>
          <w:p w:rsidR="0058730B" w:rsidP="0058730B" w:rsidRDefault="0058730B" w14:paraId="0D5D6F1F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25059D" w:rsidR="0058730B" w:rsidP="0058730B" w:rsidRDefault="0058730B" w14:paraId="547CB6C0" w14:textId="43DD415E">
            <w:pPr>
              <w:spacing w:after="0"/>
            </w:pPr>
            <w:r w:rsidRPr="00962EB9">
              <w:t>UNIT_OF_MEASURE</w:t>
            </w:r>
          </w:p>
        </w:tc>
        <w:tc>
          <w:tcPr>
            <w:tcW w:w="2307" w:type="pct"/>
          </w:tcPr>
          <w:p w:rsidR="0058730B" w:rsidP="0058730B" w:rsidRDefault="0058730B" w14:paraId="4F7BD052" w14:textId="5FC6D877">
            <w:pPr>
              <w:spacing w:after="0"/>
              <w:rPr>
                <w:rFonts w:cs="CordiaUPC"/>
              </w:rPr>
            </w:pPr>
          </w:p>
        </w:tc>
      </w:tr>
      <w:tr w:rsidR="0058730B" w:rsidTr="005B38C9" w14:paraId="5BA12F2E" w14:textId="77777777">
        <w:trPr>
          <w:trHeight w:val="63"/>
        </w:trPr>
        <w:tc>
          <w:tcPr>
            <w:tcW w:w="1308" w:type="pct"/>
            <w:vMerge/>
          </w:tcPr>
          <w:p w:rsidR="0058730B" w:rsidP="0058730B" w:rsidRDefault="0058730B" w14:paraId="29DD62E5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25059D" w:rsidR="0058730B" w:rsidP="0058730B" w:rsidRDefault="0058730B" w14:paraId="2D27B7FF" w14:textId="1A219156">
            <w:pPr>
              <w:spacing w:after="0"/>
            </w:pPr>
            <w:r w:rsidRPr="00962EB9">
              <w:t>FROM_VALUE</w:t>
            </w:r>
          </w:p>
        </w:tc>
        <w:tc>
          <w:tcPr>
            <w:tcW w:w="2307" w:type="pct"/>
          </w:tcPr>
          <w:p w:rsidR="0058730B" w:rsidP="0058730B" w:rsidRDefault="0058730B" w14:paraId="67CA6C14" w14:textId="7898DD12">
            <w:pPr>
              <w:spacing w:after="0"/>
              <w:rPr>
                <w:rFonts w:cs="CordiaUPC"/>
              </w:rPr>
            </w:pPr>
            <w:r>
              <w:t>marketSegmentCharValueFrom</w:t>
            </w:r>
          </w:p>
        </w:tc>
      </w:tr>
      <w:tr w:rsidR="0058730B" w:rsidTr="005B38C9" w14:paraId="79D92B26" w14:textId="77777777">
        <w:trPr>
          <w:trHeight w:val="63"/>
        </w:trPr>
        <w:tc>
          <w:tcPr>
            <w:tcW w:w="1308" w:type="pct"/>
            <w:vMerge/>
          </w:tcPr>
          <w:p w:rsidR="0058730B" w:rsidP="0058730B" w:rsidRDefault="0058730B" w14:paraId="519BD179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25059D" w:rsidR="0058730B" w:rsidP="0058730B" w:rsidRDefault="0058730B" w14:paraId="61C00006" w14:textId="14D15016">
            <w:pPr>
              <w:spacing w:after="0"/>
            </w:pPr>
            <w:r w:rsidRPr="00962EB9">
              <w:t>TO_VALUE</w:t>
            </w:r>
          </w:p>
        </w:tc>
        <w:tc>
          <w:tcPr>
            <w:tcW w:w="2307" w:type="pct"/>
          </w:tcPr>
          <w:p w:rsidR="0058730B" w:rsidP="0058730B" w:rsidRDefault="0058730B" w14:paraId="1DCDC3B1" w14:textId="1B6605DC">
            <w:pPr>
              <w:spacing w:after="0"/>
              <w:rPr>
                <w:rFonts w:cs="CordiaUPC"/>
              </w:rPr>
            </w:pPr>
            <w:r>
              <w:t>marketSegmentCharValueTo</w:t>
            </w:r>
          </w:p>
        </w:tc>
      </w:tr>
      <w:tr w:rsidR="0058730B" w:rsidTr="005B38C9" w14:paraId="0E6007D5" w14:textId="77777777">
        <w:trPr>
          <w:trHeight w:val="63"/>
        </w:trPr>
        <w:tc>
          <w:tcPr>
            <w:tcW w:w="1308" w:type="pct"/>
            <w:vMerge/>
          </w:tcPr>
          <w:p w:rsidR="0058730B" w:rsidP="0058730B" w:rsidRDefault="0058730B" w14:paraId="1B594672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25059D" w:rsidR="0058730B" w:rsidP="0058730B" w:rsidRDefault="0058730B" w14:paraId="4AF03DC8" w14:textId="3CFA062D">
            <w:pPr>
              <w:spacing w:after="0"/>
            </w:pPr>
            <w:r w:rsidRPr="00962EB9">
              <w:t>RANGE_STEP</w:t>
            </w:r>
          </w:p>
        </w:tc>
        <w:tc>
          <w:tcPr>
            <w:tcW w:w="2307" w:type="pct"/>
          </w:tcPr>
          <w:p w:rsidR="0058730B" w:rsidP="0058730B" w:rsidRDefault="0058730B" w14:paraId="7D7F0E99" w14:textId="77777777">
            <w:pPr>
              <w:spacing w:after="0"/>
              <w:rPr>
                <w:rFonts w:cs="CordiaUPC"/>
              </w:rPr>
            </w:pPr>
          </w:p>
        </w:tc>
      </w:tr>
      <w:tr w:rsidR="0058730B" w:rsidTr="005B38C9" w14:paraId="1D1702ED" w14:textId="77777777">
        <w:trPr>
          <w:trHeight w:val="63"/>
        </w:trPr>
        <w:tc>
          <w:tcPr>
            <w:tcW w:w="1308" w:type="pct"/>
            <w:vMerge/>
          </w:tcPr>
          <w:p w:rsidR="0058730B" w:rsidP="0058730B" w:rsidRDefault="0058730B" w14:paraId="151940C9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25059D" w:rsidR="0058730B" w:rsidP="0058730B" w:rsidRDefault="0058730B" w14:paraId="04D720A9" w14:textId="5ECBD04D">
            <w:pPr>
              <w:spacing w:after="0"/>
            </w:pPr>
            <w:r w:rsidRPr="00962EB9">
              <w:t>RANGE_INTERVAL</w:t>
            </w:r>
          </w:p>
        </w:tc>
        <w:tc>
          <w:tcPr>
            <w:tcW w:w="2307" w:type="pct"/>
          </w:tcPr>
          <w:p w:rsidR="0058730B" w:rsidP="0058730B" w:rsidRDefault="0058730B" w14:paraId="4C0CAB5E" w14:textId="77777777">
            <w:pPr>
              <w:spacing w:after="0"/>
              <w:rPr>
                <w:rFonts w:cs="CordiaUPC"/>
              </w:rPr>
            </w:pPr>
          </w:p>
        </w:tc>
      </w:tr>
      <w:tr w:rsidR="0058730B" w:rsidTr="005B38C9" w14:paraId="1227E3EB" w14:textId="77777777">
        <w:trPr>
          <w:trHeight w:val="63"/>
        </w:trPr>
        <w:tc>
          <w:tcPr>
            <w:tcW w:w="1308" w:type="pct"/>
            <w:vMerge/>
          </w:tcPr>
          <w:p w:rsidR="0058730B" w:rsidP="0058730B" w:rsidRDefault="0058730B" w14:paraId="16D80668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25059D" w:rsidR="0058730B" w:rsidP="0058730B" w:rsidRDefault="0058730B" w14:paraId="787A821E" w14:textId="4C02FFA6">
            <w:pPr>
              <w:spacing w:after="0"/>
            </w:pPr>
            <w:r w:rsidRPr="00962EB9">
              <w:t>START_DATE_TIME</w:t>
            </w:r>
          </w:p>
        </w:tc>
        <w:tc>
          <w:tcPr>
            <w:tcW w:w="2307" w:type="pct"/>
          </w:tcPr>
          <w:p w:rsidR="0058730B" w:rsidP="0058730B" w:rsidRDefault="0058730B" w14:paraId="0EDEBDE6" w14:textId="73AFA6C5">
            <w:pPr>
              <w:spacing w:after="0"/>
              <w:rPr>
                <w:rFonts w:cs="CordiaUPC"/>
              </w:rPr>
            </w:pPr>
            <w:r>
              <w:rPr>
                <w:rFonts w:cs="CordiaUPC"/>
              </w:rPr>
              <w:t xml:space="preserve">Default Value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CordiaUPC"/>
              </w:rPr>
              <w:t>Current DateTime</w:t>
            </w:r>
          </w:p>
        </w:tc>
      </w:tr>
      <w:tr w:rsidR="0058730B" w:rsidTr="005B38C9" w14:paraId="3B59FB75" w14:textId="77777777">
        <w:trPr>
          <w:trHeight w:val="63"/>
        </w:trPr>
        <w:tc>
          <w:tcPr>
            <w:tcW w:w="1308" w:type="pct"/>
            <w:vMerge/>
          </w:tcPr>
          <w:p w:rsidR="0058730B" w:rsidP="0058730B" w:rsidRDefault="0058730B" w14:paraId="1F5F6D2A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25059D" w:rsidR="0058730B" w:rsidP="0058730B" w:rsidRDefault="0058730B" w14:paraId="2AEB9FFA" w14:textId="2A166FCD">
            <w:pPr>
              <w:spacing w:after="0"/>
            </w:pPr>
            <w:r w:rsidRPr="00962EB9">
              <w:t>END_DATE_TIME</w:t>
            </w:r>
          </w:p>
        </w:tc>
        <w:tc>
          <w:tcPr>
            <w:tcW w:w="2307" w:type="pct"/>
          </w:tcPr>
          <w:p w:rsidR="0058730B" w:rsidP="0058730B" w:rsidRDefault="0058730B" w14:paraId="2C650ABF" w14:textId="77777777">
            <w:pPr>
              <w:spacing w:after="0"/>
              <w:jc w:val="center"/>
              <w:rPr>
                <w:rFonts w:cs="CordiaUPC"/>
              </w:rPr>
            </w:pPr>
          </w:p>
        </w:tc>
      </w:tr>
      <w:tr w:rsidR="0058730B" w:rsidTr="005B38C9" w14:paraId="39A4B469" w14:textId="77777777">
        <w:trPr>
          <w:trHeight w:val="63"/>
        </w:trPr>
        <w:tc>
          <w:tcPr>
            <w:tcW w:w="1308" w:type="pct"/>
            <w:vMerge/>
          </w:tcPr>
          <w:p w:rsidR="0058730B" w:rsidP="0058730B" w:rsidRDefault="0058730B" w14:paraId="30614C19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25059D" w:rsidR="0058730B" w:rsidP="0058730B" w:rsidRDefault="003922BB" w14:paraId="1FB13A3E" w14:textId="1642D031">
            <w:pPr>
              <w:spacing w:after="0"/>
            </w:pPr>
            <w:r w:rsidRPr="00661307">
              <w:t>CREATED_BY</w:t>
            </w:r>
          </w:p>
        </w:tc>
        <w:tc>
          <w:tcPr>
            <w:tcW w:w="2307" w:type="pct"/>
          </w:tcPr>
          <w:p w:rsidR="0058730B" w:rsidP="0058730B" w:rsidRDefault="0058730B" w14:paraId="6D142A39" w14:textId="27ACECC2">
            <w:pPr>
              <w:spacing w:after="0"/>
              <w:rPr>
                <w:rFonts w:cs="CordiaUPC"/>
              </w:rPr>
            </w:pPr>
            <w:r>
              <w:rPr>
                <w:rFonts w:cs="CordiaUPC"/>
              </w:rPr>
              <w:t xml:space="preserve">Username </w:t>
            </w:r>
            <w:r>
              <w:rPr>
                <w:rFonts w:hint="cs" w:cs="Angsana New"/>
                <w:cs/>
              </w:rPr>
              <w:t xml:space="preserve">ที่ใช้ </w:t>
            </w:r>
            <w:r>
              <w:rPr>
                <w:rFonts w:cs="CordiaUPC"/>
              </w:rPr>
              <w:t>Login</w:t>
            </w:r>
          </w:p>
        </w:tc>
      </w:tr>
      <w:tr w:rsidR="003922BB" w:rsidTr="005B38C9" w14:paraId="50044DEC" w14:textId="77777777">
        <w:trPr>
          <w:trHeight w:val="63"/>
        </w:trPr>
        <w:tc>
          <w:tcPr>
            <w:tcW w:w="1308" w:type="pct"/>
            <w:vMerge/>
          </w:tcPr>
          <w:p w:rsidR="003922BB" w:rsidP="003922BB" w:rsidRDefault="003922BB" w14:paraId="7F73ABE0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962EB9" w:rsidR="003922BB" w:rsidP="003922BB" w:rsidRDefault="003922BB" w14:paraId="1395BD9E" w14:textId="07706710">
            <w:pPr>
              <w:spacing w:after="0"/>
            </w:pPr>
            <w:r w:rsidRPr="00D7127C">
              <w:t>REQUESTED_BY</w:t>
            </w:r>
          </w:p>
        </w:tc>
        <w:tc>
          <w:tcPr>
            <w:tcW w:w="2307" w:type="pct"/>
          </w:tcPr>
          <w:p w:rsidR="003922BB" w:rsidP="003922BB" w:rsidRDefault="003922BB" w14:paraId="72981902" w14:textId="77777777">
            <w:pPr>
              <w:spacing w:after="0"/>
              <w:rPr>
                <w:rFonts w:cs="CordiaUPC"/>
              </w:rPr>
            </w:pPr>
          </w:p>
        </w:tc>
      </w:tr>
      <w:tr w:rsidR="003922BB" w:rsidTr="005B38C9" w14:paraId="3F647D84" w14:textId="77777777">
        <w:trPr>
          <w:trHeight w:val="63"/>
        </w:trPr>
        <w:tc>
          <w:tcPr>
            <w:tcW w:w="1308" w:type="pct"/>
            <w:vMerge/>
          </w:tcPr>
          <w:p w:rsidR="003922BB" w:rsidP="003922BB" w:rsidRDefault="003922BB" w14:paraId="2DA8350A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962EB9" w:rsidR="003922BB" w:rsidP="003922BB" w:rsidRDefault="003922BB" w14:paraId="2907948E" w14:textId="7E2E7B85">
            <w:pPr>
              <w:spacing w:after="0"/>
            </w:pPr>
            <w:r w:rsidRPr="00D7127C">
              <w:t>CREATED_DATE</w:t>
            </w:r>
          </w:p>
        </w:tc>
        <w:tc>
          <w:tcPr>
            <w:tcW w:w="2307" w:type="pct"/>
          </w:tcPr>
          <w:p w:rsidR="003922BB" w:rsidP="003922BB" w:rsidRDefault="003922BB" w14:paraId="22DACFD9" w14:textId="77777777">
            <w:pPr>
              <w:spacing w:after="0"/>
              <w:rPr>
                <w:rFonts w:cs="CordiaUPC"/>
              </w:rPr>
            </w:pPr>
          </w:p>
        </w:tc>
      </w:tr>
      <w:tr w:rsidR="003922BB" w:rsidTr="005B38C9" w14:paraId="18AB8034" w14:textId="77777777">
        <w:trPr>
          <w:trHeight w:val="63"/>
        </w:trPr>
        <w:tc>
          <w:tcPr>
            <w:tcW w:w="1308" w:type="pct"/>
            <w:vMerge/>
          </w:tcPr>
          <w:p w:rsidR="003922BB" w:rsidP="003922BB" w:rsidRDefault="003922BB" w14:paraId="0C8921DD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962EB9" w:rsidR="003922BB" w:rsidP="003922BB" w:rsidRDefault="003922BB" w14:paraId="03E4D369" w14:textId="58458BAF">
            <w:pPr>
              <w:spacing w:after="0"/>
            </w:pPr>
            <w:r w:rsidRPr="00D7127C">
              <w:t>LAST_UPDATED_BY</w:t>
            </w:r>
          </w:p>
        </w:tc>
        <w:tc>
          <w:tcPr>
            <w:tcW w:w="2307" w:type="pct"/>
          </w:tcPr>
          <w:p w:rsidR="003922BB" w:rsidP="003922BB" w:rsidRDefault="003922BB" w14:paraId="7C8F187D" w14:textId="77777777">
            <w:pPr>
              <w:spacing w:after="0"/>
              <w:rPr>
                <w:rFonts w:cs="CordiaUPC"/>
              </w:rPr>
            </w:pPr>
          </w:p>
        </w:tc>
      </w:tr>
      <w:tr w:rsidR="003922BB" w:rsidTr="005B38C9" w14:paraId="102B4D77" w14:textId="77777777">
        <w:trPr>
          <w:trHeight w:val="63"/>
        </w:trPr>
        <w:tc>
          <w:tcPr>
            <w:tcW w:w="1308" w:type="pct"/>
            <w:vMerge/>
          </w:tcPr>
          <w:p w:rsidR="003922BB" w:rsidP="003922BB" w:rsidRDefault="003922BB" w14:paraId="524E647B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962EB9" w:rsidR="003922BB" w:rsidP="003922BB" w:rsidRDefault="003922BB" w14:paraId="24719E53" w14:textId="7F0CA7D7">
            <w:pPr>
              <w:spacing w:after="0"/>
            </w:pPr>
            <w:r w:rsidRPr="00D7127C">
              <w:t>MODIFIED_BY</w:t>
            </w:r>
          </w:p>
        </w:tc>
        <w:tc>
          <w:tcPr>
            <w:tcW w:w="2307" w:type="pct"/>
          </w:tcPr>
          <w:p w:rsidR="003922BB" w:rsidP="003922BB" w:rsidRDefault="003922BB" w14:paraId="35D38F40" w14:textId="77777777">
            <w:pPr>
              <w:spacing w:after="0"/>
              <w:rPr>
                <w:rFonts w:cs="CordiaUPC"/>
              </w:rPr>
            </w:pPr>
          </w:p>
        </w:tc>
      </w:tr>
      <w:tr w:rsidR="003922BB" w:rsidTr="005B38C9" w14:paraId="7083FDFF" w14:textId="77777777">
        <w:trPr>
          <w:trHeight w:val="63"/>
        </w:trPr>
        <w:tc>
          <w:tcPr>
            <w:tcW w:w="1308" w:type="pct"/>
            <w:vMerge/>
          </w:tcPr>
          <w:p w:rsidR="003922BB" w:rsidP="003922BB" w:rsidRDefault="003922BB" w14:paraId="7EA9E29A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25059D" w:rsidR="003922BB" w:rsidP="003922BB" w:rsidRDefault="003922BB" w14:paraId="56673291" w14:textId="1C39B607">
            <w:pPr>
              <w:spacing w:after="0"/>
            </w:pPr>
            <w:r w:rsidRPr="00D7127C">
              <w:t>LAST_UPDATED_DATE</w:t>
            </w:r>
          </w:p>
        </w:tc>
        <w:tc>
          <w:tcPr>
            <w:tcW w:w="2307" w:type="pct"/>
          </w:tcPr>
          <w:p w:rsidR="003922BB" w:rsidP="003922BB" w:rsidRDefault="003922BB" w14:paraId="500BD1FF" w14:textId="3003943C">
            <w:pPr>
              <w:spacing w:after="0"/>
              <w:rPr>
                <w:rFonts w:cs="CordiaUPC"/>
              </w:rPr>
            </w:pPr>
            <w:r>
              <w:rPr>
                <w:rFonts w:cs="CordiaUPC"/>
              </w:rPr>
              <w:t xml:space="preserve">Default Value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CordiaUPC"/>
              </w:rPr>
              <w:t>Current DateTime</w:t>
            </w:r>
          </w:p>
        </w:tc>
      </w:tr>
    </w:tbl>
    <w:p w:rsidR="00EE72FC" w:rsidP="00EE72FC" w:rsidRDefault="00EE72FC" w14:paraId="337A8FDA" w14:textId="77777777">
      <w:pPr>
        <w:pStyle w:val="Heading2"/>
        <w:numPr>
          <w:ilvl w:val="0"/>
          <w:numId w:val="1"/>
        </w:numPr>
        <w:ind w:left="426" w:hanging="426"/>
        <w:rPr>
          <w:rFonts w:ascii="CordiaUPC" w:hAnsi="CordiaUPC" w:cs="CordiaUPC"/>
          <w:sz w:val="36"/>
          <w:szCs w:val="36"/>
        </w:rPr>
      </w:pPr>
      <w:r>
        <w:rPr>
          <w:rFonts w:ascii="CordiaUPC" w:hAnsi="CordiaUPC" w:cs="CordiaUPC"/>
          <w:sz w:val="36"/>
          <w:szCs w:val="36"/>
        </w:rPr>
        <w:t>Mass SMS Wording</w:t>
      </w:r>
    </w:p>
    <w:p w:rsidRPr="005040E4" w:rsidR="00EE72FC" w:rsidP="00E766EB" w:rsidRDefault="00EE72FC" w14:paraId="7FED6141" w14:textId="77777777">
      <w:pPr>
        <w:pStyle w:val="Heading3"/>
        <w:numPr>
          <w:ilvl w:val="0"/>
          <w:numId w:val="335"/>
        </w:numPr>
        <w:rPr>
          <w:rFonts w:ascii="CordiaUPC" w:hAnsi="CordiaUPC" w:cs="CordiaUPC"/>
          <w:sz w:val="36"/>
          <w:szCs w:val="44"/>
        </w:rPr>
      </w:pPr>
      <w:r w:rsidRPr="008979A8">
        <w:rPr>
          <w:rFonts w:ascii="CordiaUPC" w:hAnsi="CordiaUPC" w:cs="CordiaUPC"/>
          <w:sz w:val="36"/>
          <w:szCs w:val="44"/>
        </w:rPr>
        <w:t>Field on Screen</w:t>
      </w:r>
    </w:p>
    <w:tbl>
      <w:tblPr>
        <w:tblW w:w="5000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668"/>
        <w:gridCol w:w="1910"/>
        <w:gridCol w:w="5438"/>
      </w:tblGrid>
      <w:tr w:rsidRPr="008979A8" w:rsidR="00EE72FC" w:rsidTr="00753CB9" w14:paraId="77AC00A6" w14:textId="77777777">
        <w:trPr>
          <w:trHeight w:val="108"/>
          <w:tblHeader/>
        </w:trPr>
        <w:tc>
          <w:tcPr>
            <w:tcW w:w="925" w:type="pct"/>
            <w:shd w:val="clear" w:color="auto" w:fill="EEECE1" w:themeFill="background2"/>
            <w:vAlign w:val="center"/>
          </w:tcPr>
          <w:p w:rsidR="00EE72FC" w:rsidP="00753CB9" w:rsidRDefault="00EE72FC" w14:paraId="50B8EA41" w14:textId="77777777">
            <w:pPr>
              <w:pStyle w:val="HeaderTable"/>
            </w:pPr>
            <w:r w:rsidRPr="008979A8">
              <w:t>Field Name</w:t>
            </w:r>
          </w:p>
        </w:tc>
        <w:tc>
          <w:tcPr>
            <w:tcW w:w="1059" w:type="pct"/>
            <w:shd w:val="clear" w:color="auto" w:fill="EEECE1" w:themeFill="background2"/>
            <w:vAlign w:val="center"/>
          </w:tcPr>
          <w:p w:rsidR="00EE72FC" w:rsidP="00753CB9" w:rsidRDefault="00EE72FC" w14:paraId="60FFB254" w14:textId="77777777">
            <w:pPr>
              <w:pStyle w:val="HeaderTable"/>
            </w:pPr>
            <w:r w:rsidRPr="008979A8">
              <w:t>Type</w:t>
            </w:r>
          </w:p>
        </w:tc>
        <w:tc>
          <w:tcPr>
            <w:tcW w:w="3016" w:type="pct"/>
            <w:shd w:val="clear" w:color="auto" w:fill="EEECE1" w:themeFill="background2"/>
            <w:vAlign w:val="center"/>
          </w:tcPr>
          <w:p w:rsidR="00EE72FC" w:rsidP="00753CB9" w:rsidRDefault="00EE72FC" w14:paraId="4C691DE0" w14:textId="77777777">
            <w:pPr>
              <w:pStyle w:val="HeaderTable"/>
            </w:pPr>
            <w:r w:rsidRPr="008979A8">
              <w:t>Comments</w:t>
            </w:r>
          </w:p>
        </w:tc>
      </w:tr>
      <w:tr w:rsidRPr="008979A8" w:rsidR="00234233" w:rsidTr="00D10F19" w14:paraId="2ECE9869" w14:textId="77777777">
        <w:trPr>
          <w:trHeight w:val="108"/>
        </w:trPr>
        <w:tc>
          <w:tcPr>
            <w:tcW w:w="925" w:type="pct"/>
          </w:tcPr>
          <w:p w:rsidR="00234233" w:rsidP="00D10F19" w:rsidRDefault="00D10F19" w14:paraId="0C8B696A" w14:textId="51332200">
            <w:r>
              <w:t>language</w:t>
            </w:r>
          </w:p>
        </w:tc>
        <w:tc>
          <w:tcPr>
            <w:tcW w:w="1059" w:type="pct"/>
          </w:tcPr>
          <w:p w:rsidR="00234233" w:rsidP="00D10F19" w:rsidRDefault="00D10F19" w14:paraId="5B57C4CC" w14:textId="2F04C8B6">
            <w:r>
              <w:t>Shuttle Box</w:t>
            </w:r>
          </w:p>
        </w:tc>
        <w:tc>
          <w:tcPr>
            <w:tcW w:w="3016" w:type="pct"/>
          </w:tcPr>
          <w:p w:rsidR="00D10F19" w:rsidP="00D10F19" w:rsidRDefault="00D10F19" w14:paraId="3AAAFCE8" w14:textId="0032BA90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0D29BA">
              <w:rPr>
                <w:rFonts w:cs="Angsana New"/>
                <w:color w:val="FF0000"/>
                <w:cs/>
              </w:rPr>
              <w:t>*</w:t>
            </w:r>
            <w:r w:rsidRPr="000D29BA">
              <w:rPr>
                <w:color w:val="FF0000"/>
              </w:rPr>
              <w:t>Language</w:t>
            </w:r>
          </w:p>
          <w:p w:rsidR="00234233" w:rsidP="00D10F19" w:rsidRDefault="00D10F19" w14:paraId="1AEB7BC7" w14:textId="05FD01B1">
            <w:r>
              <w:t xml:space="preserve">List of value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ดึงจาก</w:t>
            </w:r>
            <w:r w:rsidR="00D43DDA">
              <w:rPr>
                <w:rFonts w:hint="cs"/>
                <w:cs/>
              </w:rPr>
              <w:t xml:space="preserve"> </w:t>
            </w:r>
            <w:r w:rsidR="00D43DDA">
              <w:t>table database</w:t>
            </w:r>
            <w:r w:rsidR="00D43DDA">
              <w:rPr>
                <w:rFonts w:cs="Angsana New"/>
                <w:cs/>
              </w:rPr>
              <w:t>:</w:t>
            </w:r>
            <w:r>
              <w:rPr>
                <w:rFonts w:hint="cs"/>
                <w:cs/>
              </w:rPr>
              <w:t xml:space="preserve"> </w:t>
            </w:r>
            <w:r w:rsidR="00D43DDA">
              <w:t>select lov_display from</w:t>
            </w:r>
            <w:r>
              <w:rPr>
                <w:rFonts w:cs="Angsana New"/>
                <w:cs/>
              </w:rPr>
              <w:t xml:space="preserve"> </w:t>
            </w:r>
            <w:r w:rsidRPr="00AD23DC" w:rsidR="00AD23DC">
              <w:t>flw_cfg_lov</w:t>
            </w:r>
            <w:r w:rsidR="00D43DDA">
              <w:rPr>
                <w:rFonts w:hint="cs"/>
                <w:cs/>
              </w:rPr>
              <w:t xml:space="preserve"> </w:t>
            </w:r>
            <w:r w:rsidR="00D43DDA">
              <w:t>when</w:t>
            </w:r>
            <w:r w:rsidR="00D43DDA">
              <w:rPr>
                <w:rFonts w:cs="Angsana New"/>
                <w:cs/>
              </w:rPr>
              <w:t xml:space="preserve"> </w:t>
            </w:r>
          </w:p>
          <w:p w:rsidR="00AD23DC" w:rsidP="000D29BA" w:rsidRDefault="00AD23DC" w14:paraId="124B18CA" w14:textId="77777777">
            <w:pPr>
              <w:pStyle w:val="ListParagraph"/>
              <w:numPr>
                <w:ilvl w:val="1"/>
                <w:numId w:val="9"/>
              </w:numPr>
            </w:pPr>
            <w:r>
              <w:rPr>
                <w:rFonts w:ascii="Segoe UI" w:hAnsi="Segoe UI" w:cs="Segoe UI"/>
                <w:sz w:val="18"/>
                <w:szCs w:val="18"/>
              </w:rPr>
              <w:t>group_type</w:t>
            </w:r>
            <w:r>
              <w:rPr>
                <w:rFonts w:hint="cs" w:ascii="Segoe UI" w:hAnsi="Segoe UI"/>
                <w:sz w:val="18"/>
                <w:szCs w:val="18"/>
                <w:cs/>
              </w:rPr>
              <w:t xml:space="preserve"> </w:t>
            </w:r>
            <w:r>
              <w:rPr>
                <w:rFonts w:ascii="Segoe UI" w:hAnsi="Segoe UI" w:cs="Angsana New"/>
                <w:sz w:val="18"/>
                <w:szCs w:val="18"/>
                <w:cs/>
              </w:rPr>
              <w:t>= “</w:t>
            </w:r>
            <w:r w:rsidRPr="00AD23DC">
              <w:rPr>
                <w:rFonts w:ascii="Segoe UI" w:hAnsi="Segoe UI"/>
                <w:sz w:val="18"/>
                <w:szCs w:val="18"/>
              </w:rPr>
              <w:t>Language</w:t>
            </w:r>
            <w:r>
              <w:rPr>
                <w:rFonts w:ascii="Segoe UI" w:hAnsi="Segoe UI" w:cs="Angsana New"/>
                <w:sz w:val="18"/>
                <w:szCs w:val="18"/>
                <w:cs/>
              </w:rPr>
              <w:t>”</w:t>
            </w:r>
          </w:p>
          <w:p w:rsidR="00AD23DC" w:rsidP="000D29BA" w:rsidRDefault="00AD23DC" w14:paraId="0960A120" w14:textId="77777777">
            <w:pPr>
              <w:pStyle w:val="ListParagraph"/>
              <w:numPr>
                <w:ilvl w:val="1"/>
                <w:numId w:val="9"/>
              </w:numPr>
            </w:pPr>
            <w:r>
              <w:t xml:space="preserve">lov_type </w:t>
            </w:r>
            <w:r>
              <w:rPr>
                <w:rFonts w:cs="Angsana New"/>
                <w:cs/>
              </w:rPr>
              <w:t>= “</w:t>
            </w:r>
            <w:r w:rsidRPr="00AD23DC">
              <w:t>Language</w:t>
            </w:r>
            <w:r>
              <w:rPr>
                <w:rFonts w:cs="Angsana New"/>
                <w:cs/>
              </w:rPr>
              <w:t>”</w:t>
            </w:r>
          </w:p>
          <w:p w:rsidR="00350896" w:rsidP="000D29BA" w:rsidRDefault="00AD23DC" w14:paraId="4A3B9D6A" w14:textId="5D446259">
            <w:pPr>
              <w:pStyle w:val="ListParagraph"/>
              <w:numPr>
                <w:ilvl w:val="1"/>
                <w:numId w:val="9"/>
              </w:numPr>
            </w:pPr>
            <w:r>
              <w:t xml:space="preserve">active_flag </w:t>
            </w:r>
            <w:r>
              <w:rPr>
                <w:rFonts w:cs="Angsana New"/>
                <w:cs/>
              </w:rPr>
              <w:t>= “</w:t>
            </w:r>
            <w:r>
              <w:t>Y</w:t>
            </w:r>
            <w:r>
              <w:rPr>
                <w:rFonts w:cs="Angsana New"/>
                <w:cs/>
              </w:rPr>
              <w:t>”</w:t>
            </w:r>
          </w:p>
          <w:p w:rsidR="00D43DDA" w:rsidRDefault="00D43DDA" w14:paraId="2F6241E3" w14:textId="77777777">
            <w:r>
              <w:t xml:space="preserve">Default </w:t>
            </w:r>
            <w:r>
              <w:rPr>
                <w:rFonts w:cs="Angsana New"/>
                <w:cs/>
              </w:rPr>
              <w:t xml:space="preserve">: </w:t>
            </w:r>
            <w:r>
              <w:t>Thai , Engilsh</w:t>
            </w:r>
          </w:p>
          <w:p w:rsidR="00C158B8" w:rsidRDefault="00765D1B" w14:paraId="5A7C3908" w14:textId="7A2F3900">
            <w:r>
              <w:rPr>
                <w:rFonts w:hint="cs"/>
                <w:cs/>
              </w:rPr>
              <w:t xml:space="preserve">เมื่อมีการเลือก </w:t>
            </w:r>
            <w:r>
              <w:t xml:space="preserve">language </w:t>
            </w:r>
            <w:r>
              <w:rPr>
                <w:rFonts w:hint="cs"/>
                <w:cs/>
              </w:rPr>
              <w:t xml:space="preserve">ให้ แสดง </w:t>
            </w:r>
            <w:r>
              <w:t xml:space="preserve">field </w:t>
            </w:r>
            <w:r>
              <w:rPr>
                <w:rFonts w:hint="cs"/>
                <w:cs/>
              </w:rPr>
              <w:t>แต่ละประเภทตามจำนวน</w:t>
            </w:r>
            <w:r>
              <w:rPr>
                <w:rFonts w:cs="Angsana New"/>
                <w:cs/>
              </w:rPr>
              <w:t xml:space="preserve">   </w:t>
            </w:r>
            <w:r>
              <w:t xml:space="preserve">language </w:t>
            </w:r>
            <w:r>
              <w:rPr>
                <w:rFonts w:hint="cs"/>
                <w:cs/>
              </w:rPr>
              <w:t>ที่เลือกมา</w:t>
            </w:r>
          </w:p>
          <w:p w:rsidRPr="008979A8" w:rsidR="00765D1B" w:rsidRDefault="00765D1B" w14:paraId="5125B647" w14:textId="0632D980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เมื่อนำ </w:t>
            </w:r>
            <w:r>
              <w:t>language</w:t>
            </w:r>
            <w:r>
              <w:rPr>
                <w:rFonts w:hint="cs"/>
                <w:cs/>
              </w:rPr>
              <w:t xml:space="preserve"> ออก</w:t>
            </w:r>
            <w:r w:rsidR="007D6C89">
              <w:rPr>
                <w:rFonts w:hint="cs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ให้ซ่อน </w:t>
            </w:r>
            <w:r>
              <w:t xml:space="preserve">field </w:t>
            </w:r>
            <w:r w:rsidR="00C158B8">
              <w:rPr>
                <w:rFonts w:hint="cs"/>
                <w:cs/>
              </w:rPr>
              <w:t xml:space="preserve">ของ </w:t>
            </w:r>
            <w:r w:rsidR="00C158B8">
              <w:t>language</w:t>
            </w:r>
            <w:r w:rsidR="00C158B8">
              <w:rPr>
                <w:rFonts w:cs="Angsana New"/>
                <w:cs/>
              </w:rPr>
              <w:t xml:space="preserve"> </w:t>
            </w:r>
            <w:r w:rsidR="00C158B8">
              <w:rPr>
                <w:rFonts w:hint="cs"/>
                <w:cs/>
              </w:rPr>
              <w:t xml:space="preserve">นั้นๆ </w:t>
            </w:r>
            <w:r>
              <w:rPr>
                <w:rFonts w:hint="cs"/>
                <w:cs/>
              </w:rPr>
              <w:t>และเคลียร์ค่า</w:t>
            </w:r>
          </w:p>
        </w:tc>
      </w:tr>
      <w:tr w:rsidRPr="008979A8" w:rsidR="00F2679B" w:rsidTr="00D10F19" w14:paraId="237E4C2A" w14:textId="77777777">
        <w:trPr>
          <w:trHeight w:val="108"/>
        </w:trPr>
        <w:tc>
          <w:tcPr>
            <w:tcW w:w="925" w:type="pct"/>
          </w:tcPr>
          <w:p w:rsidR="00F2679B" w:rsidRDefault="00F2679B" w14:paraId="38EA2909" w14:textId="3696404A">
            <w:r>
              <w:rPr>
                <w:rFonts w:hint="cs"/>
                <w:cs/>
              </w:rPr>
              <w:t xml:space="preserve">ปุ่ม </w:t>
            </w:r>
            <w:r>
              <w:rPr>
                <w:rFonts w:ascii="Segoe UI" w:hAnsi="Segoe UI" w:cs="Segoe UI"/>
                <w:sz w:val="21"/>
                <w:szCs w:val="21"/>
              </w:rPr>
              <w:t>Generate SMS Wording</w:t>
            </w:r>
          </w:p>
        </w:tc>
        <w:tc>
          <w:tcPr>
            <w:tcW w:w="1059" w:type="pct"/>
          </w:tcPr>
          <w:p w:rsidR="00F2679B" w:rsidP="00D10F19" w:rsidRDefault="00F2679B" w14:paraId="0A350408" w14:textId="7529B938">
            <w:r>
              <w:t>Button</w:t>
            </w:r>
          </w:p>
        </w:tc>
        <w:tc>
          <w:tcPr>
            <w:tcW w:w="3016" w:type="pct"/>
          </w:tcPr>
          <w:p w:rsidRPr="00B31B96" w:rsidR="00F2679B" w:rsidP="00F2679B" w:rsidRDefault="00F2679B" w14:paraId="78D711F2" w14:textId="77BC03C8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Visible </w:t>
            </w:r>
            <w:r>
              <w:rPr>
                <w:rFonts w:cs="CordiaUPC"/>
                <w:cs/>
              </w:rPr>
              <w:t>:</w:t>
            </w:r>
            <w:r>
              <w:rPr>
                <w:rFonts w:hint="cs" w:cs="CordiaUPC"/>
                <w:cs/>
              </w:rPr>
              <w:t xml:space="preserve"> เมื่อ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cs="CordiaUPC"/>
              </w:rPr>
              <w:t>poGroup</w:t>
            </w:r>
            <w:r>
              <w:rPr>
                <w:rFonts w:cs="CordiaUPC"/>
                <w:cs/>
              </w:rPr>
              <w:t xml:space="preserve"> = “</w:t>
            </w:r>
            <w:r>
              <w:rPr>
                <w:rFonts w:cs="CordiaUPC"/>
              </w:rPr>
              <w:t>Mobile</w:t>
            </w:r>
            <w:r>
              <w:rPr>
                <w:rFonts w:cs="CordiaUPC"/>
                <w:cs/>
              </w:rPr>
              <w:t>”</w:t>
            </w:r>
          </w:p>
          <w:p w:rsidR="00F2679B" w:rsidP="00F2679B" w:rsidRDefault="00F2679B" w14:paraId="6DD86B58" w14:textId="13E7211B">
            <w:r>
              <w:rPr>
                <w:rFonts w:hint="cs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 xml:space="preserve">: </w:t>
            </w:r>
            <w:r>
              <w:t xml:space="preserve">Logic Default </w:t>
            </w:r>
            <w:r>
              <w:rPr>
                <w:rFonts w:hint="cs"/>
                <w:cs/>
              </w:rPr>
              <w:t xml:space="preserve">ทำเมื่อกด </w:t>
            </w:r>
            <w:r>
              <w:rPr>
                <w:rFonts w:ascii="Segoe UI" w:hAnsi="Segoe UI" w:cs="Segoe UI"/>
                <w:sz w:val="21"/>
                <w:szCs w:val="21"/>
              </w:rPr>
              <w:t>Generate SMS Wording</w:t>
            </w:r>
            <w:r>
              <w:rPr>
                <w:rFonts w:ascii="Segoe UI" w:hAnsi="Segoe UI" w:cs="Angsana New"/>
                <w:sz w:val="21"/>
                <w:szCs w:val="21"/>
                <w:cs/>
              </w:rPr>
              <w:t xml:space="preserve"> </w:t>
            </w:r>
            <w:r>
              <w:rPr>
                <w:rFonts w:hint="cs"/>
                <w:cs/>
              </w:rPr>
              <w:t>เท่านั้น</w:t>
            </w:r>
            <w:r w:rsidR="00116E5D">
              <w:rPr>
                <w:rFonts w:hint="cs"/>
                <w:cs/>
              </w:rPr>
              <w:t xml:space="preserve"> โดยจะ </w:t>
            </w:r>
            <w:r w:rsidR="00116E5D">
              <w:t xml:space="preserve">Default </w:t>
            </w:r>
            <w:r w:rsidR="00116E5D">
              <w:rPr>
                <w:rFonts w:hint="cs"/>
                <w:cs/>
              </w:rPr>
              <w:t>ที่</w:t>
            </w:r>
          </w:p>
          <w:p w:rsidR="00116E5D" w:rsidP="00BE667B" w:rsidRDefault="00116E5D" w14:paraId="5AD8F71B" w14:textId="79F50FA0">
            <w:pPr>
              <w:pStyle w:val="ListParagraph"/>
              <w:numPr>
                <w:ilvl w:val="0"/>
                <w:numId w:val="404"/>
              </w:numPr>
            </w:pPr>
            <w:r>
              <w:t>Short Promotion Name</w:t>
            </w:r>
          </w:p>
          <w:p w:rsidR="00215411" w:rsidP="00BE667B" w:rsidRDefault="00215411" w14:paraId="4965604A" w14:textId="59C6EC9E">
            <w:pPr>
              <w:pStyle w:val="ListParagraph"/>
              <w:numPr>
                <w:ilvl w:val="0"/>
                <w:numId w:val="404"/>
              </w:numPr>
            </w:pPr>
            <w:r>
              <w:t>CMS Display Wording in myAIS 2</w:t>
            </w:r>
            <w:r>
              <w:rPr>
                <w:rFonts w:cs="CordiaUPC"/>
                <w:cs/>
              </w:rPr>
              <w:t>.</w:t>
            </w:r>
            <w:r>
              <w:t>0</w:t>
            </w:r>
          </w:p>
          <w:p w:rsidR="00116E5D" w:rsidP="00BE667B" w:rsidRDefault="00116E5D" w14:paraId="367A902D" w14:textId="1CB5A03C">
            <w:pPr>
              <w:pStyle w:val="ListParagraph"/>
              <w:numPr>
                <w:ilvl w:val="0"/>
                <w:numId w:val="404"/>
              </w:numPr>
            </w:pPr>
            <w:r>
              <w:t>Promotion Description</w:t>
            </w:r>
          </w:p>
          <w:p w:rsidR="00116E5D" w:rsidP="00BE667B" w:rsidRDefault="00116E5D" w14:paraId="7ED0DAEF" w14:textId="2AA53ADE">
            <w:pPr>
              <w:pStyle w:val="ListParagraph"/>
              <w:numPr>
                <w:ilvl w:val="0"/>
                <w:numId w:val="404"/>
              </w:numPr>
            </w:pPr>
            <w:r>
              <w:t>Billing Description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CordiaUPC"/>
                <w:cs/>
              </w:rPr>
              <w:t>(</w:t>
            </w:r>
            <w:r>
              <w:t>Your Package Name</w:t>
            </w:r>
            <w:r>
              <w:rPr>
                <w:rFonts w:cs="CordiaUPC"/>
                <w:cs/>
              </w:rPr>
              <w:t>)</w:t>
            </w:r>
          </w:p>
          <w:p w:rsidR="00116E5D" w:rsidP="00BE667B" w:rsidRDefault="00116E5D" w14:paraId="1FD01FB5" w14:textId="247F24BC">
            <w:pPr>
              <w:pStyle w:val="ListParagraph"/>
              <w:numPr>
                <w:ilvl w:val="0"/>
                <w:numId w:val="404"/>
              </w:numPr>
              <w:rPr>
                <w:cs/>
              </w:rPr>
            </w:pPr>
            <w:r>
              <w:t>SMS Greeting &amp; Delete</w:t>
            </w:r>
          </w:p>
          <w:p w:rsidRPr="00BE667B" w:rsidR="00F2679B" w:rsidRDefault="00F2679B" w14:paraId="2EE85E81" w14:textId="1D85F0D7">
            <w:pPr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>ถ้ากดปุ่มให้</w:t>
            </w:r>
            <w:r>
              <w:rPr>
                <w:rFonts w:hint="cs"/>
                <w:cs/>
              </w:rPr>
              <w:t xml:space="preserve"> </w:t>
            </w:r>
            <w:r>
              <w:t xml:space="preserve">Default </w:t>
            </w:r>
            <w:r>
              <w:rPr>
                <w:rFonts w:hint="cs"/>
                <w:cs/>
              </w:rPr>
              <w:t xml:space="preserve">ตามที่ </w:t>
            </w:r>
            <w:r>
              <w:t xml:space="preserve">Configure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SMS_WORDING_GENERATE_CONFIG</w:t>
            </w:r>
            <w:r w:rsidRPr="002B59E6">
              <w:rPr>
                <w:rFonts w:cs="Angsana New"/>
                <w:cs/>
              </w:rPr>
              <w:t xml:space="preserve"> </w:t>
            </w:r>
            <w:r w:rsidR="000527CB">
              <w:rPr>
                <w:rFonts w:hint="cs"/>
                <w:cs/>
              </w:rPr>
              <w:t xml:space="preserve">โดยเงื่อนไขในการ </w:t>
            </w:r>
            <w:r w:rsidR="000527CB">
              <w:t xml:space="preserve">Generate Wording </w:t>
            </w:r>
            <w:r w:rsidR="000527CB">
              <w:rPr>
                <w:rFonts w:hint="cs"/>
                <w:cs/>
              </w:rPr>
              <w:t xml:space="preserve">สามารถดูได้จากไฟล์ </w:t>
            </w:r>
            <w:r w:rsidR="000527CB">
              <w:rPr>
                <w:rFonts w:cs="CordiaUPC"/>
                <w:cs/>
              </w:rPr>
              <w:t>“</w:t>
            </w:r>
            <w:r w:rsidRPr="000527CB" w:rsidR="000527CB">
              <w:rPr>
                <w:rFonts w:cs="CordiaUPC"/>
              </w:rPr>
              <w:t>Config sms wording only depend</w:t>
            </w:r>
            <w:r w:rsidR="000527CB">
              <w:rPr>
                <w:rFonts w:cs="CordiaUPC"/>
                <w:cs/>
              </w:rPr>
              <w:t>.</w:t>
            </w:r>
            <w:r w:rsidR="000527CB">
              <w:rPr>
                <w:rFonts w:cs="CordiaUPC"/>
              </w:rPr>
              <w:t>xlsx</w:t>
            </w:r>
            <w:r w:rsidR="000527CB">
              <w:rPr>
                <w:rFonts w:cs="CordiaUPC"/>
                <w:cs/>
              </w:rPr>
              <w:t>”</w:t>
            </w:r>
          </w:p>
        </w:tc>
      </w:tr>
      <w:tr w:rsidRPr="008979A8" w:rsidR="00EE72FC" w:rsidTr="00753CB9" w14:paraId="0424FA56" w14:textId="77777777">
        <w:trPr>
          <w:trHeight w:val="108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0E5AE2" w:rsidP="00B25695" w:rsidRDefault="00EE72FC" w14:paraId="08D590E9" w14:textId="41B8099E">
            <w:pPr>
              <w:pStyle w:val="HeaderTable"/>
            </w:pPr>
            <w:r>
              <w:t>SMS Wording Section</w:t>
            </w:r>
          </w:p>
        </w:tc>
      </w:tr>
      <w:tr w:rsidRPr="008979A8" w:rsidR="00EE72FC" w:rsidTr="00753CB9" w14:paraId="52125027" w14:textId="77777777">
        <w:trPr>
          <w:trHeight w:val="108"/>
        </w:trPr>
        <w:tc>
          <w:tcPr>
            <w:tcW w:w="925" w:type="pct"/>
          </w:tcPr>
          <w:p w:rsidR="00EE72FC" w:rsidP="00B25695" w:rsidRDefault="00EE72FC" w14:paraId="19A477DB" w14:textId="7A883ACB">
            <w:r>
              <w:t xml:space="preserve">Mass SMS Wording </w:t>
            </w:r>
            <w:r w:rsidR="00B25695">
              <w:t>Detail</w:t>
            </w:r>
          </w:p>
        </w:tc>
        <w:tc>
          <w:tcPr>
            <w:tcW w:w="1059" w:type="pct"/>
          </w:tcPr>
          <w:p w:rsidR="00EE72FC" w:rsidP="00753CB9" w:rsidRDefault="00EE72FC" w14:paraId="5596D264" w14:textId="77777777">
            <w:r>
              <w:t>Screen</w:t>
            </w:r>
          </w:p>
        </w:tc>
        <w:tc>
          <w:tcPr>
            <w:tcW w:w="3016" w:type="pct"/>
          </w:tcPr>
          <w:p w:rsidRPr="008979A8" w:rsidR="00EE72FC" w:rsidP="00753CB9" w:rsidRDefault="00EE72FC" w14:paraId="16122B42" w14:textId="77777777"/>
        </w:tc>
      </w:tr>
      <w:tr w:rsidRPr="008979A8" w:rsidR="00EE72FC" w:rsidTr="00753CB9" w14:paraId="5D38D273" w14:textId="77777777">
        <w:trPr>
          <w:trHeight w:val="108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EE72FC" w:rsidP="00B25695" w:rsidRDefault="00EE72FC" w14:paraId="2399C575" w14:textId="4C55D00F">
            <w:pPr>
              <w:pStyle w:val="HeaderTable"/>
            </w:pPr>
            <w:r>
              <w:t>End SMS Wording Section</w:t>
            </w:r>
          </w:p>
        </w:tc>
      </w:tr>
    </w:tbl>
    <w:p w:rsidR="00010D50" w:rsidP="00E766EB" w:rsidRDefault="00010D50" w14:paraId="2FD1038D" w14:textId="77777777">
      <w:pPr>
        <w:pStyle w:val="Heading3"/>
        <w:numPr>
          <w:ilvl w:val="0"/>
          <w:numId w:val="335"/>
        </w:numPr>
        <w:rPr>
          <w:rFonts w:ascii="CordiaUPC" w:hAnsi="CordiaUPC" w:cs="CordiaUPC"/>
          <w:sz w:val="32"/>
          <w:szCs w:val="32"/>
        </w:rPr>
      </w:pPr>
      <w:r w:rsidRPr="008979A8">
        <w:rPr>
          <w:rFonts w:ascii="CordiaUPC" w:hAnsi="CordiaUPC" w:cs="CordiaUPC"/>
          <w:sz w:val="32"/>
          <w:szCs w:val="32"/>
        </w:rPr>
        <w:t>Script Validation</w:t>
      </w:r>
    </w:p>
    <w:tbl>
      <w:tblPr>
        <w:tblW w:w="4938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385"/>
        <w:gridCol w:w="2896"/>
        <w:gridCol w:w="3314"/>
        <w:gridCol w:w="1309"/>
      </w:tblGrid>
      <w:tr w:rsidRPr="008979A8" w:rsidR="00010D50" w:rsidTr="00010D50" w14:paraId="75299CC0" w14:textId="77777777">
        <w:trPr>
          <w:cantSplit/>
          <w:tblHeader/>
        </w:trPr>
        <w:tc>
          <w:tcPr>
            <w:tcW w:w="778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010D50" w:rsidP="00010D50" w:rsidRDefault="00010D50" w14:paraId="0082046E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Error Code</w:t>
            </w:r>
          </w:p>
        </w:tc>
        <w:tc>
          <w:tcPr>
            <w:tcW w:w="1626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010D50" w:rsidP="00010D50" w:rsidRDefault="00010D50" w14:paraId="16F09906" w14:textId="77777777">
            <w:pPr>
              <w:rPr>
                <w:rFonts w:cs="CordiaUPC"/>
                <w:b/>
                <w:bCs/>
              </w:rPr>
            </w:pPr>
            <w:r>
              <w:rPr>
                <w:rFonts w:cs="CordiaUPC"/>
                <w:b/>
                <w:bCs/>
              </w:rPr>
              <w:t xml:space="preserve">Error Message </w:t>
            </w:r>
          </w:p>
        </w:tc>
        <w:tc>
          <w:tcPr>
            <w:tcW w:w="1861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010D50" w:rsidP="00010D50" w:rsidRDefault="00010D50" w14:paraId="272B4357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Logic</w:t>
            </w:r>
          </w:p>
        </w:tc>
        <w:tc>
          <w:tcPr>
            <w:tcW w:w="735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010D50" w:rsidP="00010D50" w:rsidRDefault="00010D50" w14:paraId="41C31C83" w14:textId="77777777">
            <w:pPr>
              <w:rPr>
                <w:rFonts w:cs="CordiaUPC"/>
                <w:b/>
                <w:bCs/>
              </w:rPr>
            </w:pPr>
            <w:r>
              <w:rPr>
                <w:rFonts w:cs="CordiaUPC"/>
                <w:b/>
                <w:bCs/>
              </w:rPr>
              <w:t>Submit Call</w:t>
            </w:r>
          </w:p>
        </w:tc>
      </w:tr>
      <w:tr w:rsidR="00010D50" w:rsidTr="00010D50" w14:paraId="63A18BD6" w14:textId="77777777">
        <w:tc>
          <w:tcPr>
            <w:tcW w:w="778" w:type="pct"/>
          </w:tcPr>
          <w:p w:rsidR="00010D50" w:rsidP="00010D50" w:rsidRDefault="00010D50" w14:paraId="586F5B19" w14:textId="15AD5954">
            <w:r w:rsidRPr="00010D50">
              <w:t>00052</w:t>
            </w:r>
          </w:p>
        </w:tc>
        <w:tc>
          <w:tcPr>
            <w:tcW w:w="1626" w:type="pct"/>
          </w:tcPr>
          <w:p w:rsidR="00010D50" w:rsidRDefault="00010D50" w14:paraId="4306B6E8" w14:textId="65292EAD">
            <w:r w:rsidRPr="00010D50">
              <w:t>Language</w:t>
            </w:r>
            <w:r>
              <w:rPr>
                <w:rFonts w:cs="Angsana New"/>
                <w:cs/>
              </w:rPr>
              <w:t xml:space="preserve"> </w:t>
            </w:r>
            <w:r>
              <w:t xml:space="preserve">is </w:t>
            </w:r>
            <w:r w:rsidRPr="00010D50">
              <w:t>must contain</w:t>
            </w:r>
            <w:r>
              <w:rPr>
                <w:rFonts w:cs="CordiaUPC"/>
              </w:rPr>
              <w:t xml:space="preserve"> at least one value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010D50" w:rsidP="00010D50" w:rsidRDefault="00010D50" w14:paraId="73A3C08A" w14:textId="77777777">
            <w:pPr>
              <w:spacing w:line="254" w:lineRule="auto"/>
            </w:pPr>
            <w:r>
              <w:t xml:space="preserve">Short Promotion Name 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cs/>
              </w:rPr>
              <w:t xml:space="preserve">จะต้องเป็น </w:t>
            </w:r>
            <w:r>
              <w:t>Mandatory</w:t>
            </w:r>
          </w:p>
        </w:tc>
        <w:tc>
          <w:tcPr>
            <w:tcW w:w="735" w:type="pct"/>
          </w:tcPr>
          <w:p w:rsidR="00010D50" w:rsidP="00010D50" w:rsidRDefault="00010D50" w14:paraId="6C1E5B4D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</w:tbl>
    <w:p w:rsidR="00010D50" w:rsidP="00E766EB" w:rsidRDefault="00010D50" w14:paraId="0064F456" w14:textId="77777777">
      <w:pPr>
        <w:pStyle w:val="Heading3"/>
        <w:numPr>
          <w:ilvl w:val="0"/>
          <w:numId w:val="335"/>
        </w:numPr>
        <w:rPr>
          <w:rFonts w:ascii="CordiaUPC" w:hAnsi="CordiaUPC" w:cs="CordiaUPC"/>
          <w:sz w:val="32"/>
          <w:szCs w:val="32"/>
        </w:rPr>
      </w:pPr>
      <w:r w:rsidRPr="008979A8">
        <w:rPr>
          <w:rFonts w:ascii="CordiaUPC" w:hAnsi="CordiaUPC" w:cs="CordiaUPC"/>
          <w:sz w:val="32"/>
          <w:szCs w:val="32"/>
        </w:rPr>
        <w:t>Mapping to DB</w:t>
      </w:r>
    </w:p>
    <w:tbl>
      <w:tblPr>
        <w:tblW w:w="4977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348"/>
        <w:gridCol w:w="2486"/>
        <w:gridCol w:w="4141"/>
      </w:tblGrid>
      <w:tr w:rsidR="00010D50" w:rsidTr="00010D50" w14:paraId="5ED024A8" w14:textId="77777777">
        <w:trPr>
          <w:tblHeader/>
        </w:trPr>
        <w:tc>
          <w:tcPr>
            <w:tcW w:w="1308" w:type="pct"/>
            <w:shd w:val="clear" w:color="auto" w:fill="EEECE1" w:themeFill="background2"/>
            <w:vAlign w:val="center"/>
          </w:tcPr>
          <w:p w:rsidR="00010D50" w:rsidP="00010D50" w:rsidRDefault="00010D50" w14:paraId="3BFE279D" w14:textId="77777777">
            <w:pPr>
              <w:rPr>
                <w:rFonts w:cs="CordiaUPC"/>
              </w:rPr>
            </w:pPr>
            <w:r w:rsidRPr="008979A8">
              <w:rPr>
                <w:rFonts w:cs="CordiaUPC"/>
                <w:b/>
                <w:bCs/>
              </w:rPr>
              <w:t>Database Table</w:t>
            </w:r>
          </w:p>
        </w:tc>
        <w:tc>
          <w:tcPr>
            <w:tcW w:w="1385" w:type="pct"/>
            <w:shd w:val="clear" w:color="auto" w:fill="EEECE1" w:themeFill="background2"/>
          </w:tcPr>
          <w:p w:rsidR="00010D50" w:rsidP="00010D50" w:rsidRDefault="00010D50" w14:paraId="2042777F" w14:textId="77777777">
            <w:pPr>
              <w:rPr>
                <w:rFonts w:cs="CordiaUPC"/>
                <w:szCs w:val="36"/>
              </w:rPr>
            </w:pPr>
            <w:r w:rsidRPr="008979A8">
              <w:rPr>
                <w:rFonts w:cs="CordiaUPC"/>
                <w:b/>
                <w:bCs/>
              </w:rPr>
              <w:t>Database Column</w:t>
            </w:r>
          </w:p>
        </w:tc>
        <w:tc>
          <w:tcPr>
            <w:tcW w:w="2307" w:type="pct"/>
            <w:shd w:val="clear" w:color="auto" w:fill="EEECE1" w:themeFill="background2"/>
            <w:vAlign w:val="center"/>
          </w:tcPr>
          <w:p w:rsidR="00010D50" w:rsidP="00010D50" w:rsidRDefault="00010D50" w14:paraId="30EF139C" w14:textId="77777777">
            <w:pPr>
              <w:rPr>
                <w:rFonts w:cs="CordiaUPC"/>
                <w:cs/>
              </w:rPr>
            </w:pPr>
            <w:r w:rsidRPr="008979A8">
              <w:rPr>
                <w:rFonts w:cs="CordiaUPC"/>
                <w:b/>
                <w:bCs/>
              </w:rPr>
              <w:t>Field on Screen</w:t>
            </w:r>
          </w:p>
        </w:tc>
      </w:tr>
      <w:tr w:rsidR="00010D50" w:rsidTr="00010D50" w14:paraId="6F0D904A" w14:textId="77777777">
        <w:tc>
          <w:tcPr>
            <w:tcW w:w="1308" w:type="pct"/>
          </w:tcPr>
          <w:p w:rsidR="00010D50" w:rsidP="00010D50" w:rsidRDefault="00010D50" w14:paraId="721B2AD4" w14:textId="66796EA6">
            <w:pPr>
              <w:rPr>
                <w:rFonts w:cs="CordiaUPC"/>
              </w:rPr>
            </w:pPr>
            <w:r w:rsidRPr="00010D50">
              <w:t>mass_language</w:t>
            </w:r>
          </w:p>
        </w:tc>
        <w:tc>
          <w:tcPr>
            <w:tcW w:w="1385" w:type="pct"/>
          </w:tcPr>
          <w:p w:rsidR="00010D50" w:rsidP="00010D50" w:rsidRDefault="00010D50" w14:paraId="1746F324" w14:textId="77777777">
            <w:pPr>
              <w:spacing w:after="0"/>
              <w:rPr>
                <w:rFonts w:cs="CordiaUPC"/>
                <w:szCs w:val="36"/>
              </w:rPr>
            </w:pPr>
            <w:r w:rsidRPr="00944318">
              <w:t>ROW_ID</w:t>
            </w:r>
          </w:p>
        </w:tc>
        <w:tc>
          <w:tcPr>
            <w:tcW w:w="2307" w:type="pct"/>
          </w:tcPr>
          <w:p w:rsidR="00010D50" w:rsidP="00010D50" w:rsidRDefault="00010D50" w14:paraId="17EA63C1" w14:textId="77777777">
            <w:pPr>
              <w:spacing w:after="0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ครั้งแรก</w:t>
            </w:r>
          </w:p>
          <w:p w:rsidR="00010D50" w:rsidP="00010D50" w:rsidRDefault="00010D50" w14:paraId="16019505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ให้ระบบ </w:t>
            </w:r>
            <w:r>
              <w:rPr>
                <w:rFonts w:cs="CordiaUPC"/>
              </w:rPr>
              <w:t xml:space="preserve">Auto Generate </w:t>
            </w:r>
          </w:p>
          <w:p w:rsidR="00010D50" w:rsidP="00010D50" w:rsidRDefault="00010D50" w14:paraId="55BE933E" w14:textId="77777777">
            <w:pPr>
              <w:spacing w:after="0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ครั้งถัดไป</w:t>
            </w:r>
          </w:p>
          <w:p w:rsidR="00010D50" w:rsidP="00010D50" w:rsidRDefault="00010D50" w14:paraId="0B2394BB" w14:textId="77777777">
            <w:pPr>
              <w:spacing w:after="0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ให้ใช้ </w:t>
            </w:r>
            <w:r>
              <w:rPr>
                <w:rFonts w:cs="CordiaUPC"/>
              </w:rPr>
              <w:t xml:space="preserve">Row ID </w:t>
            </w:r>
            <w:r>
              <w:rPr>
                <w:rFonts w:hint="cs" w:cs="Angsana New"/>
                <w:cs/>
              </w:rPr>
              <w:t>เดิม</w:t>
            </w:r>
          </w:p>
        </w:tc>
      </w:tr>
      <w:tr w:rsidR="00010D50" w:rsidTr="00010D50" w14:paraId="797E7CAA" w14:textId="77777777">
        <w:tc>
          <w:tcPr>
            <w:tcW w:w="1308" w:type="pct"/>
          </w:tcPr>
          <w:p w:rsidRPr="00010D50" w:rsidR="00010D50" w:rsidP="00010D50" w:rsidRDefault="00010D50" w14:paraId="566D9465" w14:textId="77777777"/>
        </w:tc>
        <w:tc>
          <w:tcPr>
            <w:tcW w:w="1385" w:type="pct"/>
          </w:tcPr>
          <w:p w:rsidRPr="00944318" w:rsidR="00010D50" w:rsidP="00010D50" w:rsidRDefault="00010D50" w14:paraId="44E2D882" w14:textId="0CEFB4FA">
            <w:pPr>
              <w:spacing w:after="0"/>
            </w:pPr>
            <w:r w:rsidRPr="00010D50">
              <w:t>mass_po_detail_row_id</w:t>
            </w:r>
          </w:p>
        </w:tc>
        <w:tc>
          <w:tcPr>
            <w:tcW w:w="2307" w:type="pct"/>
          </w:tcPr>
          <w:p w:rsidR="00010D50" w:rsidP="00010D50" w:rsidRDefault="00010D50" w14:paraId="4D98C9B1" w14:textId="77777777">
            <w:pPr>
              <w:spacing w:after="0"/>
              <w:rPr>
                <w:rFonts w:cs="CordiaUPC"/>
                <w:cs/>
              </w:rPr>
            </w:pPr>
          </w:p>
        </w:tc>
      </w:tr>
      <w:tr w:rsidR="00010D50" w:rsidTr="00010D50" w14:paraId="00009EFE" w14:textId="77777777">
        <w:tc>
          <w:tcPr>
            <w:tcW w:w="1308" w:type="pct"/>
          </w:tcPr>
          <w:p w:rsidRPr="00010D50" w:rsidR="00010D50" w:rsidP="00010D50" w:rsidRDefault="00010D50" w14:paraId="40574F9F" w14:textId="77777777"/>
        </w:tc>
        <w:tc>
          <w:tcPr>
            <w:tcW w:w="1385" w:type="pct"/>
          </w:tcPr>
          <w:p w:rsidRPr="00010D50" w:rsidR="00010D50" w:rsidP="00010D50" w:rsidRDefault="00010D50" w14:paraId="70964B52" w14:textId="7F56F056">
            <w:pPr>
              <w:spacing w:after="0"/>
            </w:pPr>
            <w:r w:rsidRPr="00010D50">
              <w:t>language</w:t>
            </w:r>
          </w:p>
        </w:tc>
        <w:tc>
          <w:tcPr>
            <w:tcW w:w="2307" w:type="pct"/>
          </w:tcPr>
          <w:p w:rsidR="00010D50" w:rsidP="00010D50" w:rsidRDefault="00010D50" w14:paraId="50D46A58" w14:textId="77777777">
            <w:pPr>
              <w:spacing w:after="0"/>
              <w:rPr>
                <w:rFonts w:cs="CordiaUPC"/>
                <w:cs/>
              </w:rPr>
            </w:pPr>
          </w:p>
        </w:tc>
      </w:tr>
      <w:tr w:rsidR="00010D50" w:rsidTr="00010D50" w14:paraId="0AEEAAA8" w14:textId="77777777">
        <w:tc>
          <w:tcPr>
            <w:tcW w:w="1308" w:type="pct"/>
          </w:tcPr>
          <w:p w:rsidRPr="00010D50" w:rsidR="00010D50" w:rsidP="00010D50" w:rsidRDefault="00010D50" w14:paraId="552EA87D" w14:textId="77777777"/>
        </w:tc>
        <w:tc>
          <w:tcPr>
            <w:tcW w:w="1385" w:type="pct"/>
          </w:tcPr>
          <w:p w:rsidRPr="00010D50" w:rsidR="00010D50" w:rsidP="00010D50" w:rsidRDefault="00010D50" w14:paraId="7A02A3D7" w14:textId="0CAF4D83">
            <w:pPr>
              <w:spacing w:after="0"/>
            </w:pPr>
            <w:r w:rsidRPr="00010D50">
              <w:t>language_abb</w:t>
            </w:r>
          </w:p>
        </w:tc>
        <w:tc>
          <w:tcPr>
            <w:tcW w:w="2307" w:type="pct"/>
          </w:tcPr>
          <w:p w:rsidR="00010D50" w:rsidP="00010D50" w:rsidRDefault="00010D50" w14:paraId="5254668A" w14:textId="77777777">
            <w:pPr>
              <w:spacing w:after="0"/>
              <w:rPr>
                <w:rFonts w:cs="CordiaUPC"/>
                <w:cs/>
              </w:rPr>
            </w:pPr>
          </w:p>
        </w:tc>
      </w:tr>
    </w:tbl>
    <w:p w:rsidR="00EE72FC" w:rsidP="00EE72FC" w:rsidRDefault="00B25695" w14:paraId="424DA745" w14:textId="3AE4EE0B">
      <w:pPr>
        <w:pStyle w:val="Heading2"/>
        <w:numPr>
          <w:ilvl w:val="0"/>
          <w:numId w:val="1"/>
        </w:numPr>
        <w:ind w:left="426" w:hanging="426"/>
        <w:rPr>
          <w:rFonts w:ascii="CordiaUPC" w:hAnsi="CordiaUPC" w:cs="CordiaUPC"/>
          <w:sz w:val="36"/>
          <w:szCs w:val="36"/>
        </w:rPr>
      </w:pPr>
      <w:r>
        <w:rPr>
          <w:rFonts w:ascii="CordiaUPC" w:hAnsi="CordiaUPC" w:cs="CordiaUPC"/>
          <w:sz w:val="36"/>
          <w:szCs w:val="36"/>
        </w:rPr>
        <w:t>Mass SMS Wording</w:t>
      </w:r>
      <w:r w:rsidR="00E408F2">
        <w:rPr>
          <w:rFonts w:ascii="CordiaUPC" w:hAnsi="CordiaUPC" w:cs="CordiaUPC"/>
          <w:sz w:val="36"/>
          <w:szCs w:val="36"/>
        </w:rPr>
        <w:t xml:space="preserve"> Detail</w:t>
      </w:r>
    </w:p>
    <w:p w:rsidRPr="005040E4" w:rsidR="00EE72FC" w:rsidP="0007125F" w:rsidRDefault="00EE72FC" w14:paraId="3816E7E5" w14:textId="77777777">
      <w:pPr>
        <w:pStyle w:val="Heading3"/>
        <w:numPr>
          <w:ilvl w:val="0"/>
          <w:numId w:val="301"/>
        </w:numPr>
        <w:rPr>
          <w:rFonts w:ascii="CordiaUPC" w:hAnsi="CordiaUPC" w:cs="CordiaUPC"/>
          <w:sz w:val="36"/>
          <w:szCs w:val="44"/>
        </w:rPr>
      </w:pPr>
      <w:r w:rsidRPr="008979A8">
        <w:rPr>
          <w:rFonts w:ascii="CordiaUPC" w:hAnsi="CordiaUPC" w:cs="CordiaUPC"/>
          <w:sz w:val="36"/>
          <w:szCs w:val="44"/>
        </w:rPr>
        <w:t>Field on Screen</w:t>
      </w:r>
    </w:p>
    <w:tbl>
      <w:tblPr>
        <w:tblW w:w="5000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581"/>
        <w:gridCol w:w="1843"/>
        <w:gridCol w:w="5592"/>
      </w:tblGrid>
      <w:tr w:rsidRPr="008979A8" w:rsidR="00EE72FC" w:rsidTr="006820B7" w14:paraId="72FECA24" w14:textId="77777777">
        <w:trPr>
          <w:trHeight w:val="108"/>
          <w:tblHeader/>
        </w:trPr>
        <w:tc>
          <w:tcPr>
            <w:tcW w:w="877" w:type="pct"/>
            <w:shd w:val="clear" w:color="auto" w:fill="EEECE1" w:themeFill="background2"/>
            <w:vAlign w:val="center"/>
          </w:tcPr>
          <w:p w:rsidR="00EE72FC" w:rsidP="00753CB9" w:rsidRDefault="00EE72FC" w14:paraId="61CB1042" w14:textId="77777777">
            <w:pPr>
              <w:pStyle w:val="HeaderTable"/>
            </w:pPr>
            <w:r w:rsidRPr="008979A8">
              <w:t>Field Name</w:t>
            </w:r>
          </w:p>
        </w:tc>
        <w:tc>
          <w:tcPr>
            <w:tcW w:w="1022" w:type="pct"/>
            <w:shd w:val="clear" w:color="auto" w:fill="EEECE1" w:themeFill="background2"/>
            <w:vAlign w:val="center"/>
          </w:tcPr>
          <w:p w:rsidR="00EE72FC" w:rsidP="00753CB9" w:rsidRDefault="00EE72FC" w14:paraId="463BAC89" w14:textId="77777777">
            <w:pPr>
              <w:pStyle w:val="HeaderTable"/>
            </w:pPr>
            <w:r w:rsidRPr="008979A8">
              <w:t>Type</w:t>
            </w:r>
          </w:p>
        </w:tc>
        <w:tc>
          <w:tcPr>
            <w:tcW w:w="3101" w:type="pct"/>
            <w:shd w:val="clear" w:color="auto" w:fill="EEECE1" w:themeFill="background2"/>
            <w:vAlign w:val="center"/>
          </w:tcPr>
          <w:p w:rsidR="00EE72FC" w:rsidP="00753CB9" w:rsidRDefault="00EE72FC" w14:paraId="7A56E792" w14:textId="77777777">
            <w:pPr>
              <w:pStyle w:val="HeaderTable"/>
            </w:pPr>
            <w:r w:rsidRPr="008979A8">
              <w:t>Comments</w:t>
            </w:r>
          </w:p>
        </w:tc>
      </w:tr>
      <w:tr w:rsidRPr="008979A8" w:rsidR="00EE72FC" w:rsidTr="006820B7" w14:paraId="453DFA90" w14:textId="77777777">
        <w:trPr>
          <w:trHeight w:val="108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EE72FC" w:rsidP="00F021BE" w:rsidRDefault="00F021BE" w14:paraId="339DBBE4" w14:textId="1312EC81">
            <w:pPr>
              <w:pStyle w:val="HeaderTable"/>
            </w:pPr>
            <w:r>
              <w:t>SMS Wording</w:t>
            </w:r>
            <w:r w:rsidR="00EE72FC">
              <w:t xml:space="preserve"> Section</w:t>
            </w:r>
          </w:p>
        </w:tc>
      </w:tr>
      <w:tr w:rsidRPr="008979A8" w:rsidR="00EE72FC" w:rsidTr="006820B7" w14:paraId="35412B14" w14:textId="77777777">
        <w:trPr>
          <w:trHeight w:val="108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EE72FC" w:rsidP="00753CB9" w:rsidRDefault="00EE72FC" w14:paraId="75C22CE4" w14:textId="77777777">
            <w:pPr>
              <w:pStyle w:val="HeaderTable"/>
            </w:pPr>
            <w:r>
              <w:t>Short Promotion Name &amp; Marketing Name Section</w:t>
            </w:r>
          </w:p>
        </w:tc>
      </w:tr>
      <w:tr w:rsidRPr="008979A8" w:rsidR="00767A4A" w:rsidTr="006820B7" w14:paraId="35E5D575" w14:textId="77777777">
        <w:trPr>
          <w:trHeight w:val="108"/>
        </w:trPr>
        <w:tc>
          <w:tcPr>
            <w:tcW w:w="5000" w:type="pct"/>
            <w:gridSpan w:val="3"/>
            <w:shd w:val="clear" w:color="auto" w:fill="EAF1DD" w:themeFill="accent3" w:themeFillTint="33"/>
          </w:tcPr>
          <w:p w:rsidR="00767A4A" w:rsidRDefault="00767A4A" w14:paraId="2A3E5F96" w14:textId="71813A4A">
            <w:pPr>
              <w:rPr>
                <w:cs/>
              </w:rPr>
            </w:pPr>
            <w:bookmarkStart w:name="_Hlk151921949" w:id="44"/>
            <w:r>
              <w:rPr>
                <w:rFonts w:hint="cs"/>
                <w:cs/>
              </w:rPr>
              <w:t>ให้</w:t>
            </w:r>
            <w:r w:rsidR="003A09EC">
              <w:rPr>
                <w:rFonts w:hint="cs"/>
                <w:cs/>
              </w:rPr>
              <w:t xml:space="preserve"> </w:t>
            </w:r>
            <w:r w:rsidR="003A09EC">
              <w:t xml:space="preserve">Loop </w:t>
            </w:r>
            <w:r>
              <w:rPr>
                <w:rFonts w:hint="cs"/>
                <w:cs/>
              </w:rPr>
              <w:t xml:space="preserve">แสดง </w:t>
            </w:r>
            <w:r>
              <w:t xml:space="preserve">field </w:t>
            </w:r>
            <w:r>
              <w:rPr>
                <w:rFonts w:hint="cs"/>
                <w:cs/>
              </w:rPr>
              <w:t xml:space="preserve">ตามจำนวน </w:t>
            </w:r>
            <w:r>
              <w:t>Language</w:t>
            </w:r>
            <w:r w:rsidR="003A09EC">
              <w:rPr>
                <w:rFonts w:cs="Angsana New"/>
                <w:cs/>
              </w:rPr>
              <w:t xml:space="preserve"> </w:t>
            </w:r>
            <w:r w:rsidR="003A09EC">
              <w:rPr>
                <w:rFonts w:hint="cs"/>
                <w:cs/>
              </w:rPr>
              <w:t>ที่เลือกมาก</w:t>
            </w:r>
          </w:p>
        </w:tc>
      </w:tr>
      <w:tr w:rsidRPr="008979A8" w:rsidR="00767A4A" w:rsidTr="006820B7" w14:paraId="040BD679" w14:textId="77777777">
        <w:trPr>
          <w:trHeight w:val="108"/>
        </w:trPr>
        <w:tc>
          <w:tcPr>
            <w:tcW w:w="877" w:type="pct"/>
            <w:shd w:val="clear" w:color="auto" w:fill="EAF1DD" w:themeFill="accent3" w:themeFillTint="33"/>
          </w:tcPr>
          <w:p w:rsidR="00767A4A" w:rsidP="00767A4A" w:rsidRDefault="00767A4A" w14:paraId="59D8E476" w14:textId="77777777">
            <w:pPr>
              <w:rPr>
                <w:cs/>
              </w:rPr>
            </w:pPr>
            <w:r w:rsidRPr="000D29BA">
              <w:t>langAbb</w:t>
            </w:r>
          </w:p>
        </w:tc>
        <w:tc>
          <w:tcPr>
            <w:tcW w:w="1022" w:type="pct"/>
            <w:shd w:val="clear" w:color="auto" w:fill="EAF1DD" w:themeFill="accent3" w:themeFillTint="33"/>
          </w:tcPr>
          <w:p w:rsidR="00767A4A" w:rsidP="000D29BA" w:rsidRDefault="00767A4A" w14:paraId="6E87A811" w14:textId="7F16DEE8">
            <w:r>
              <w:t>Text Area</w:t>
            </w:r>
          </w:p>
        </w:tc>
        <w:tc>
          <w:tcPr>
            <w:tcW w:w="3101" w:type="pct"/>
            <w:shd w:val="clear" w:color="auto" w:fill="EAF1DD" w:themeFill="accent3" w:themeFillTint="33"/>
          </w:tcPr>
          <w:p w:rsidR="00767A4A" w:rsidP="00767A4A" w:rsidRDefault="00767A4A" w14:paraId="5D1BC36F" w14:textId="0CBE0F08">
            <w:r>
              <w:rPr>
                <w:rFonts w:ascii="Segoe UI" w:hAnsi="Segoe UI" w:cs="Segoe UI"/>
                <w:sz w:val="18"/>
                <w:szCs w:val="18"/>
              </w:rPr>
              <w:t>langAbb</w:t>
            </w:r>
            <w:r>
              <w:rPr>
                <w:rFonts w:cs="Angsana New"/>
                <w:cs/>
              </w:rPr>
              <w:t xml:space="preserve"> = </w:t>
            </w:r>
            <w:r w:rsidR="003A09EC">
              <w:t>language</w:t>
            </w:r>
            <w:r w:rsidR="003A09EC">
              <w:rPr>
                <w:rFonts w:cs="Angsana New"/>
                <w:cs/>
              </w:rPr>
              <w:t>.</w:t>
            </w:r>
            <w:r w:rsidR="003A09EC">
              <w:t>lov_val2</w:t>
            </w:r>
          </w:p>
          <w:p w:rsidRPr="000D29BA" w:rsidR="00767A4A" w:rsidP="00767A4A" w:rsidRDefault="00767A4A" w14:paraId="654786D0" w14:textId="7B760709">
            <w:pPr>
              <w:rPr>
                <w:u w:val="single"/>
                <w:cs/>
              </w:rPr>
            </w:pPr>
            <w:r w:rsidRPr="000D29BA">
              <w:rPr>
                <w:u w:val="single"/>
              </w:rPr>
              <w:t>Invisible</w:t>
            </w:r>
          </w:p>
        </w:tc>
      </w:tr>
      <w:bookmarkEnd w:id="44"/>
      <w:tr w:rsidRPr="008979A8" w:rsidR="00DE1AF0" w:rsidTr="006820B7" w14:paraId="34DAE304" w14:textId="77777777">
        <w:trPr>
          <w:trHeight w:val="108"/>
        </w:trPr>
        <w:tc>
          <w:tcPr>
            <w:tcW w:w="877" w:type="pct"/>
          </w:tcPr>
          <w:p w:rsidR="00DE1AF0" w:rsidP="00DE1AF0" w:rsidRDefault="00DE1AF0" w14:paraId="201E68AC" w14:textId="42F55D65">
            <w:r>
              <w:t>shortPromotionName</w:t>
            </w:r>
          </w:p>
        </w:tc>
        <w:tc>
          <w:tcPr>
            <w:tcW w:w="1022" w:type="pct"/>
          </w:tcPr>
          <w:p w:rsidRPr="008979A8" w:rsidR="00DE1AF0" w:rsidP="00DE1AF0" w:rsidRDefault="00DE1AF0" w14:paraId="49A2501F" w14:textId="77777777">
            <w:r>
              <w:t>Text Area</w:t>
            </w:r>
          </w:p>
        </w:tc>
        <w:tc>
          <w:tcPr>
            <w:tcW w:w="3101" w:type="pct"/>
          </w:tcPr>
          <w:p w:rsidR="00DE1AF0" w:rsidP="00DE1AF0" w:rsidRDefault="00DE1AF0" w14:paraId="74194D55" w14:textId="77777777">
            <w:pPr>
              <w:rPr>
                <w:color w:val="FF0000"/>
              </w:rPr>
            </w:pPr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2D16F0">
              <w:rPr>
                <w:rFonts w:cs="Angsana New"/>
                <w:color w:val="FF0000"/>
                <w:cs/>
              </w:rPr>
              <w:t>*</w:t>
            </w:r>
            <w:r w:rsidRPr="00382D83">
              <w:rPr>
                <w:color w:val="FF0000"/>
              </w:rPr>
              <w:t xml:space="preserve">Short Promotion Name </w:t>
            </w:r>
            <w:r>
              <w:rPr>
                <w:color w:val="FF0000"/>
              </w:rPr>
              <w:t>{</w:t>
            </w:r>
            <w:r>
              <w:rPr>
                <w:rFonts w:ascii="Segoe UI" w:hAnsi="Segoe UI" w:cs="Segoe UI"/>
                <w:sz w:val="18"/>
                <w:szCs w:val="18"/>
              </w:rPr>
              <w:t>langAbb</w:t>
            </w:r>
            <w:r>
              <w:rPr>
                <w:color w:val="FF0000"/>
              </w:rPr>
              <w:t>}</w:t>
            </w:r>
          </w:p>
          <w:p w:rsidRPr="000D29BA" w:rsidR="00DE1AF0" w:rsidP="00DE1AF0" w:rsidRDefault="00DE1AF0" w14:paraId="72E89398" w14:textId="5A0CBDBD">
            <w:r w:rsidRPr="000D29BA">
              <w:t xml:space="preserve">Example </w:t>
            </w:r>
            <w:r w:rsidRPr="000D29BA">
              <w:rPr>
                <w:rFonts w:cs="Angsana New"/>
                <w:cs/>
              </w:rPr>
              <w:t xml:space="preserve">: </w:t>
            </w:r>
            <w:r w:rsidRPr="002D16F0">
              <w:rPr>
                <w:rFonts w:cs="Angsana New"/>
                <w:color w:val="FF0000"/>
                <w:cs/>
              </w:rPr>
              <w:t>*</w:t>
            </w:r>
            <w:r w:rsidRPr="00382D83">
              <w:rPr>
                <w:color w:val="FF0000"/>
              </w:rPr>
              <w:t xml:space="preserve">Short Promotion Name </w:t>
            </w:r>
            <w:r>
              <w:rPr>
                <w:color w:val="FF0000"/>
              </w:rPr>
              <w:t>ENG</w:t>
            </w:r>
          </w:p>
          <w:p w:rsidR="00DE1AF0" w:rsidP="00DE1AF0" w:rsidRDefault="00DE1AF0" w14:paraId="5F73225B" w14:textId="77777777">
            <w:r>
              <w:rPr>
                <w:rFonts w:cs="CordiaUPC"/>
              </w:rPr>
              <w:t xml:space="preserve">Max Length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CordiaUPC"/>
              </w:rPr>
              <w:t>50</w:t>
            </w:r>
          </w:p>
          <w:p w:rsidR="00DE1AF0" w:rsidP="00DE1AF0" w:rsidRDefault="00DE1AF0" w14:paraId="0FBE4344" w14:textId="35D7D187">
            <w:r>
              <w:rPr>
                <w:rFonts w:hint="cs"/>
                <w:cs/>
              </w:rPr>
              <w:t xml:space="preserve">เมื่อ </w:t>
            </w:r>
            <w:r>
              <w:t xml:space="preserve">User </w:t>
            </w:r>
            <w:r>
              <w:rPr>
                <w:rFonts w:hint="cs"/>
                <w:cs/>
              </w:rPr>
              <w:t>กรอก</w:t>
            </w:r>
            <w:r>
              <w:rPr>
                <w:rFonts w:cs="Angsana New"/>
                <w:cs/>
              </w:rPr>
              <w:t>ใ</w:t>
            </w:r>
            <w:r>
              <w:rPr>
                <w:rFonts w:hint="cs"/>
                <w:cs/>
              </w:rPr>
              <w:t xml:space="preserve">ห้คำนวนจำนวนตัวอักษรไว้ที่ </w:t>
            </w:r>
            <w:r>
              <w:t>counterShortPromotionName</w:t>
            </w:r>
            <w:r>
              <w:rPr>
                <w:color w:val="FF0000"/>
              </w:rPr>
              <w:t>{</w:t>
            </w:r>
            <w:r>
              <w:rPr>
                <w:rFonts w:ascii="Segoe UI" w:hAnsi="Segoe UI" w:cs="Segoe UI"/>
                <w:sz w:val="18"/>
                <w:szCs w:val="18"/>
              </w:rPr>
              <w:t>langAbb</w:t>
            </w:r>
            <w:r>
              <w:rPr>
                <w:color w:val="FF0000"/>
              </w:rPr>
              <w:t>}</w:t>
            </w:r>
          </w:p>
          <w:p w:rsidRPr="008979A8" w:rsidR="00DE1AF0" w:rsidP="00DE1AF0" w:rsidRDefault="00DE1AF0" w14:paraId="5EF9EBE0" w14:textId="576FA248">
            <w:r>
              <w:rPr>
                <w:rFonts w:cs="Angsana New"/>
                <w:cs/>
              </w:rPr>
              <w:t>*</w:t>
            </w:r>
            <w:r w:rsidRPr="005233AE">
              <w:t>SMS_WORDING_TYPE</w:t>
            </w:r>
            <w:r>
              <w:rPr>
                <w:rFonts w:cs="Angsana New"/>
                <w:color w:val="000000"/>
                <w:cs/>
              </w:rPr>
              <w:t xml:space="preserve"> = “</w:t>
            </w:r>
            <w:r w:rsidRPr="00E12C6D">
              <w:rPr>
                <w:rFonts w:cs="CordiaUPC"/>
                <w:color w:val="000000"/>
              </w:rPr>
              <w:t>Short Promotion Name</w:t>
            </w:r>
            <w:r>
              <w:rPr>
                <w:rFonts w:cs="Angsana New"/>
                <w:cs/>
              </w:rPr>
              <w:t>”</w:t>
            </w:r>
          </w:p>
        </w:tc>
      </w:tr>
      <w:tr w:rsidRPr="008979A8" w:rsidR="00DE1AF0" w:rsidTr="006820B7" w14:paraId="1FE4EABF" w14:textId="77777777">
        <w:trPr>
          <w:trHeight w:val="108"/>
        </w:trPr>
        <w:tc>
          <w:tcPr>
            <w:tcW w:w="877" w:type="pct"/>
          </w:tcPr>
          <w:p w:rsidR="00DE1AF0" w:rsidP="00DE1AF0" w:rsidRDefault="00DE1AF0" w14:paraId="4C43E6D8" w14:textId="338E0807">
            <w:r>
              <w:t>counterShortPromotionName</w:t>
            </w:r>
          </w:p>
        </w:tc>
        <w:tc>
          <w:tcPr>
            <w:tcW w:w="1022" w:type="pct"/>
          </w:tcPr>
          <w:p w:rsidRPr="008979A8" w:rsidR="00DE1AF0" w:rsidP="00DE1AF0" w:rsidRDefault="00DE1AF0" w14:paraId="63FBD6DD" w14:textId="77777777">
            <w:r>
              <w:t>Text</w:t>
            </w:r>
          </w:p>
        </w:tc>
        <w:tc>
          <w:tcPr>
            <w:tcW w:w="3101" w:type="pct"/>
          </w:tcPr>
          <w:p w:rsidR="00DE1AF0" w:rsidP="00DE1AF0" w:rsidRDefault="00DE1AF0" w14:paraId="4F6ED9CA" w14:textId="6AD6C22B">
            <w:r>
              <w:rPr>
                <w:rFonts w:hint="cs"/>
                <w:cs/>
              </w:rPr>
              <w:t>วางไว้ใต้</w:t>
            </w:r>
            <w:r>
              <w:rPr>
                <w:rFonts w:cs="Angsana New"/>
                <w:cs/>
              </w:rPr>
              <w:t xml:space="preserve"> </w:t>
            </w:r>
            <w:r>
              <w:t>shortPromotionName</w:t>
            </w:r>
          </w:p>
          <w:p w:rsidR="00DE1AF0" w:rsidP="00DE1AF0" w:rsidRDefault="00DE1AF0" w14:paraId="6AA5FDBC" w14:textId="77777777">
            <w:r>
              <w:rPr>
                <w:rFonts w:hint="cs"/>
                <w:cs/>
              </w:rPr>
              <w:t xml:space="preserve">แสดงใน </w:t>
            </w:r>
            <w:r>
              <w:t>Format</w:t>
            </w:r>
          </w:p>
          <w:p w:rsidRPr="008979A8" w:rsidR="00DE1AF0" w:rsidP="00DE1AF0" w:rsidRDefault="00DE1AF0" w14:paraId="7D040FF3" w14:textId="4BE3CC5A">
            <w:r w:rsidRPr="003A09EC">
              <w:t>counterShortPromotionName</w:t>
            </w:r>
            <w:r w:rsidRPr="003A09EC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 xml:space="preserve">/ </w:t>
            </w:r>
            <w:r>
              <w:t>50</w:t>
            </w:r>
          </w:p>
        </w:tc>
      </w:tr>
      <w:tr w:rsidRPr="008979A8" w:rsidR="006F206D" w:rsidTr="006820B7" w14:paraId="6F3BEB1F" w14:textId="77777777">
        <w:trPr>
          <w:trHeight w:val="108"/>
        </w:trPr>
        <w:tc>
          <w:tcPr>
            <w:tcW w:w="877" w:type="pct"/>
          </w:tcPr>
          <w:p w:rsidR="006F206D" w:rsidP="006F206D" w:rsidRDefault="006F206D" w14:paraId="535698CE" w14:textId="58AA4704">
            <w:r>
              <w:t>countByteShortPromotionNameTh</w:t>
            </w:r>
          </w:p>
        </w:tc>
        <w:tc>
          <w:tcPr>
            <w:tcW w:w="1022" w:type="pct"/>
          </w:tcPr>
          <w:p w:rsidR="006F206D" w:rsidP="006F206D" w:rsidRDefault="006F206D" w14:paraId="3C30E61C" w14:textId="17734CC2">
            <w:r>
              <w:t>Text</w:t>
            </w:r>
          </w:p>
        </w:tc>
        <w:tc>
          <w:tcPr>
            <w:tcW w:w="3101" w:type="pct"/>
          </w:tcPr>
          <w:p w:rsidR="006F206D" w:rsidP="006F206D" w:rsidRDefault="006F206D" w14:paraId="3D545BF5" w14:textId="77777777">
            <w:r>
              <w:rPr>
                <w:rFonts w:hint="cs"/>
                <w:cs/>
              </w:rPr>
              <w:t>วางไว้ใต้</w:t>
            </w:r>
            <w:r w:rsidRPr="00D64569">
              <w:rPr>
                <w:cs/>
              </w:rPr>
              <w:t xml:space="preserve"> </w:t>
            </w:r>
            <w:r>
              <w:t>short PromotionName Th</w:t>
            </w:r>
          </w:p>
          <w:p w:rsidR="006F206D" w:rsidP="006F206D" w:rsidRDefault="006F206D" w14:paraId="6858A9A8" w14:textId="77777777">
            <w:r>
              <w:rPr>
                <w:rFonts w:hint="cs"/>
                <w:cs/>
              </w:rPr>
              <w:t xml:space="preserve">แสดงใน </w:t>
            </w:r>
            <w:r>
              <w:t>Format</w:t>
            </w:r>
          </w:p>
          <w:p w:rsidRPr="00D64569" w:rsidR="006F206D" w:rsidP="006F206D" w:rsidRDefault="006F206D" w14:paraId="2C718233" w14:textId="77777777">
            <w:pPr>
              <w:spacing w:line="285" w:lineRule="atLeast"/>
            </w:pPr>
            <w:r>
              <w:rPr>
                <w:rFonts w:cs="CordiaUPC"/>
                <w:cs/>
              </w:rPr>
              <w:t>“</w:t>
            </w:r>
            <w:r w:rsidRPr="00D64569">
              <w:rPr>
                <w:rFonts w:cs="CordiaUPC"/>
                <w:cs/>
              </w:rPr>
              <w:t>(</w:t>
            </w:r>
            <w:r w:rsidRPr="00D64569">
              <w:t xml:space="preserve">THA 1 Char </w:t>
            </w:r>
            <w:r w:rsidRPr="00D64569">
              <w:rPr>
                <w:rFonts w:cs="CordiaUPC"/>
                <w:cs/>
              </w:rPr>
              <w:t xml:space="preserve">= </w:t>
            </w:r>
            <w:r w:rsidRPr="00D64569">
              <w:t xml:space="preserve">3 Byte, ENG 1 Char </w:t>
            </w:r>
            <w:r w:rsidRPr="00D64569">
              <w:rPr>
                <w:rFonts w:cs="CordiaUPC"/>
                <w:cs/>
              </w:rPr>
              <w:t xml:space="preserve">= </w:t>
            </w:r>
            <w:r w:rsidRPr="00D64569">
              <w:t>1 Byte</w:t>
            </w:r>
            <w:r w:rsidRPr="00D64569">
              <w:rPr>
                <w:rFonts w:cs="CordiaUPC"/>
                <w:cs/>
              </w:rPr>
              <w:t>)</w:t>
            </w:r>
          </w:p>
          <w:p w:rsidR="006F206D" w:rsidP="006F206D" w:rsidRDefault="006F206D" w14:paraId="3AF8A0C1" w14:textId="199CB526">
            <w:pPr>
              <w:rPr>
                <w:cs/>
              </w:rPr>
            </w:pPr>
            <w:r>
              <w:rPr>
                <w:rFonts w:cs="CordiaUPC"/>
                <w:cs/>
              </w:rPr>
              <w:t xml:space="preserve">” + </w:t>
            </w:r>
            <w:r>
              <w:t>countByteShortPromotionNameTh</w:t>
            </w:r>
            <w:r w:rsidRPr="00D64569">
              <w:rPr>
                <w:cs/>
              </w:rPr>
              <w:t xml:space="preserve"> / </w:t>
            </w:r>
            <w:r>
              <w:t>50</w:t>
            </w:r>
          </w:p>
        </w:tc>
      </w:tr>
      <w:tr w:rsidRPr="008979A8" w:rsidR="006F206D" w:rsidTr="006820B7" w14:paraId="122F5849" w14:textId="77777777">
        <w:trPr>
          <w:trHeight w:val="108"/>
        </w:trPr>
        <w:tc>
          <w:tcPr>
            <w:tcW w:w="5000" w:type="pct"/>
            <w:gridSpan w:val="3"/>
            <w:shd w:val="clear" w:color="auto" w:fill="EAF1DD" w:themeFill="accent3" w:themeFillTint="33"/>
          </w:tcPr>
          <w:p w:rsidR="006F206D" w:rsidP="006F206D" w:rsidRDefault="006F206D" w14:paraId="6642226B" w14:textId="584079F2">
            <w:r>
              <w:rPr>
                <w:rFonts w:hint="cs"/>
                <w:cs/>
              </w:rPr>
              <w:t xml:space="preserve">จบ </w:t>
            </w:r>
            <w:r>
              <w:t>Loop</w:t>
            </w:r>
          </w:p>
        </w:tc>
      </w:tr>
      <w:tr w:rsidRPr="008979A8" w:rsidR="006F206D" w:rsidTr="006820B7" w14:paraId="5B03A9B4" w14:textId="77777777">
        <w:trPr>
          <w:trHeight w:val="108"/>
        </w:trPr>
        <w:tc>
          <w:tcPr>
            <w:tcW w:w="877" w:type="pct"/>
          </w:tcPr>
          <w:p w:rsidR="006F206D" w:rsidP="006F206D" w:rsidRDefault="006F206D" w14:paraId="2B784241" w14:textId="77777777">
            <w:r>
              <w:t>marketingName</w:t>
            </w:r>
          </w:p>
        </w:tc>
        <w:tc>
          <w:tcPr>
            <w:tcW w:w="1022" w:type="pct"/>
          </w:tcPr>
          <w:p w:rsidR="006F206D" w:rsidP="006F206D" w:rsidRDefault="006F206D" w14:paraId="3F9288FC" w14:textId="77777777">
            <w:r>
              <w:t>Text Area</w:t>
            </w:r>
          </w:p>
        </w:tc>
        <w:tc>
          <w:tcPr>
            <w:tcW w:w="3101" w:type="pct"/>
          </w:tcPr>
          <w:p w:rsidR="006F206D" w:rsidP="006F206D" w:rsidRDefault="006F206D" w14:paraId="739E0F6C" w14:textId="0F9BAB88">
            <w:pPr>
              <w:rPr>
                <w:rFonts w:cs="CordiaUPC"/>
              </w:rPr>
            </w:pPr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2D16F0">
              <w:rPr>
                <w:rFonts w:cs="Angsana New"/>
                <w:color w:val="FF0000"/>
                <w:cs/>
              </w:rPr>
              <w:t>*</w:t>
            </w:r>
            <w:r w:rsidRPr="00382D83">
              <w:rPr>
                <w:color w:val="FF0000"/>
              </w:rPr>
              <w:t>Marketing Name</w:t>
            </w:r>
            <w:r>
              <w:rPr>
                <w:rFonts w:cs="Angsana New"/>
                <w:cs/>
              </w:rPr>
              <w:t xml:space="preserve"> (</w:t>
            </w:r>
            <w:r>
              <w:t>EN Only</w:t>
            </w:r>
            <w:r>
              <w:rPr>
                <w:rFonts w:cs="Angsana New"/>
                <w:cs/>
              </w:rPr>
              <w:t>)</w:t>
            </w:r>
          </w:p>
          <w:p w:rsidR="006F206D" w:rsidP="006F206D" w:rsidRDefault="006F206D" w14:paraId="621041BE" w14:textId="34047F72">
            <w:r>
              <w:rPr>
                <w:rFonts w:cs="CordiaUPC"/>
              </w:rPr>
              <w:t xml:space="preserve">Visible </w:t>
            </w:r>
            <w:r>
              <w:rPr>
                <w:rFonts w:cs="Angsana New"/>
                <w:cs/>
              </w:rPr>
              <w:t>เ</w:t>
            </w:r>
            <w:r>
              <w:rPr>
                <w:rFonts w:hint="cs" w:cs="Angsana New"/>
                <w:cs/>
              </w:rPr>
              <w:t xml:space="preserve">มื่อ </w:t>
            </w:r>
            <w:r>
              <w:rPr>
                <w:rFonts w:cs="CordiaUPC"/>
              </w:rPr>
              <w:t xml:space="preserve">Customer Type </w:t>
            </w:r>
            <w:r>
              <w:rPr>
                <w:rFonts w:cs="Angsana New"/>
                <w:cs/>
              </w:rPr>
              <w:t>= “</w:t>
            </w:r>
            <w:r>
              <w:rPr>
                <w:rFonts w:cs="CordiaUPC"/>
              </w:rPr>
              <w:t>Post</w:t>
            </w:r>
            <w:r>
              <w:rPr>
                <w:rFonts w:cs="Angsana New"/>
                <w:cs/>
              </w:rPr>
              <w:t>-</w:t>
            </w:r>
            <w:r>
              <w:rPr>
                <w:rFonts w:cs="CordiaUPC"/>
              </w:rP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All</w:t>
            </w:r>
            <w:r>
              <w:rPr>
                <w:rFonts w:cs="Angsana New"/>
                <w:cs/>
              </w:rPr>
              <w:t>”</w:t>
            </w:r>
          </w:p>
          <w:p w:rsidR="006F206D" w:rsidP="006F206D" w:rsidRDefault="006F206D" w14:paraId="11C2A74F" w14:textId="77777777">
            <w:r>
              <w:rPr>
                <w:rFonts w:cs="CordiaUPC"/>
              </w:rPr>
              <w:t xml:space="preserve">Max Length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CordiaUPC"/>
              </w:rPr>
              <w:t>40</w:t>
            </w:r>
          </w:p>
          <w:p w:rsidR="006F206D" w:rsidP="006F206D" w:rsidRDefault="006F206D" w14:paraId="73994BF3" w14:textId="77777777">
            <w:r>
              <w:rPr>
                <w:rFonts w:hint="cs"/>
                <w:cs/>
              </w:rPr>
              <w:t xml:space="preserve">เมื่อ </w:t>
            </w:r>
            <w:r>
              <w:t xml:space="preserve">User </w:t>
            </w:r>
            <w:r>
              <w:rPr>
                <w:rFonts w:hint="cs"/>
                <w:cs/>
              </w:rPr>
              <w:t>กรอก</w:t>
            </w:r>
            <w:r>
              <w:rPr>
                <w:rFonts w:cs="Angsana New"/>
                <w:cs/>
              </w:rPr>
              <w:t>ใ</w:t>
            </w:r>
            <w:r>
              <w:rPr>
                <w:rFonts w:hint="cs"/>
                <w:cs/>
              </w:rPr>
              <w:t xml:space="preserve">ห้คำนวนจำนวนตัวอักษรไว้ที่ </w:t>
            </w:r>
            <w:r>
              <w:t>counterMarketingName</w:t>
            </w:r>
          </w:p>
        </w:tc>
      </w:tr>
      <w:tr w:rsidRPr="008979A8" w:rsidR="006F206D" w:rsidTr="006820B7" w14:paraId="1BD44B9C" w14:textId="77777777">
        <w:trPr>
          <w:trHeight w:val="108"/>
        </w:trPr>
        <w:tc>
          <w:tcPr>
            <w:tcW w:w="877" w:type="pct"/>
          </w:tcPr>
          <w:p w:rsidR="006F206D" w:rsidP="006F206D" w:rsidRDefault="006F206D" w14:paraId="3692451E" w14:textId="77777777">
            <w:r>
              <w:t>counterMarketingName</w:t>
            </w:r>
          </w:p>
        </w:tc>
        <w:tc>
          <w:tcPr>
            <w:tcW w:w="1022" w:type="pct"/>
          </w:tcPr>
          <w:p w:rsidR="006F206D" w:rsidP="006F206D" w:rsidRDefault="006F206D" w14:paraId="24726ADD" w14:textId="77777777">
            <w:r>
              <w:t>Text</w:t>
            </w:r>
          </w:p>
        </w:tc>
        <w:tc>
          <w:tcPr>
            <w:tcW w:w="3101" w:type="pct"/>
          </w:tcPr>
          <w:p w:rsidR="006F206D" w:rsidP="006F206D" w:rsidRDefault="006F206D" w14:paraId="547A6764" w14:textId="082D95B2">
            <w:r>
              <w:rPr>
                <w:rFonts w:hint="cs"/>
                <w:cs/>
              </w:rPr>
              <w:t>วางไว้ใต้</w:t>
            </w:r>
            <w:r>
              <w:rPr>
                <w:rFonts w:cs="Angsana New"/>
                <w:cs/>
              </w:rPr>
              <w:t xml:space="preserve"> </w:t>
            </w:r>
            <w:r>
              <w:t>marketingName</w:t>
            </w:r>
          </w:p>
          <w:p w:rsidR="006F206D" w:rsidP="006F206D" w:rsidRDefault="006F206D" w14:paraId="57D4833D" w14:textId="4C951B14">
            <w:r>
              <w:rPr>
                <w:rFonts w:cs="CordiaUPC"/>
              </w:rPr>
              <w:t xml:space="preserve">Visible </w:t>
            </w:r>
            <w:r>
              <w:rPr>
                <w:rFonts w:cs="Angsana New"/>
                <w:cs/>
              </w:rPr>
              <w:t>เ</w:t>
            </w:r>
            <w:r>
              <w:rPr>
                <w:rFonts w:hint="cs" w:cs="Angsana New"/>
                <w:cs/>
              </w:rPr>
              <w:t xml:space="preserve">มื่อ </w:t>
            </w:r>
            <w:r>
              <w:rPr>
                <w:rFonts w:cs="CordiaUPC"/>
              </w:rPr>
              <w:t xml:space="preserve">Customer Type </w:t>
            </w:r>
            <w:r>
              <w:rPr>
                <w:rFonts w:cs="Angsana New"/>
                <w:cs/>
              </w:rPr>
              <w:t>= “</w:t>
            </w:r>
            <w:r>
              <w:rPr>
                <w:rFonts w:cs="CordiaUPC"/>
              </w:rPr>
              <w:t>Post</w:t>
            </w:r>
            <w:r>
              <w:rPr>
                <w:rFonts w:cs="Angsana New"/>
                <w:cs/>
              </w:rPr>
              <w:t>-</w:t>
            </w:r>
            <w:r>
              <w:rPr>
                <w:rFonts w:cs="CordiaUPC"/>
              </w:rP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All</w:t>
            </w:r>
            <w:r>
              <w:rPr>
                <w:rFonts w:cs="Angsana New"/>
                <w:cs/>
              </w:rPr>
              <w:t>”</w:t>
            </w:r>
          </w:p>
          <w:p w:rsidR="006F206D" w:rsidP="006F206D" w:rsidRDefault="006F206D" w14:paraId="76DD4FA0" w14:textId="77777777">
            <w:r>
              <w:rPr>
                <w:rFonts w:hint="cs"/>
                <w:cs/>
              </w:rPr>
              <w:t xml:space="preserve">แสดงใน </w:t>
            </w:r>
            <w:r>
              <w:t>Format</w:t>
            </w:r>
          </w:p>
          <w:p w:rsidR="006F206D" w:rsidP="006F206D" w:rsidRDefault="006F206D" w14:paraId="2344A756" w14:textId="77777777">
            <w:r>
              <w:t xml:space="preserve">counterMarketingName </w:t>
            </w:r>
            <w:r>
              <w:rPr>
                <w:rFonts w:cs="Angsana New"/>
                <w:cs/>
              </w:rPr>
              <w:t xml:space="preserve">/ </w:t>
            </w:r>
            <w:r>
              <w:t>40</w:t>
            </w:r>
          </w:p>
        </w:tc>
      </w:tr>
      <w:tr w:rsidRPr="008979A8" w:rsidR="006F206D" w:rsidTr="006820B7" w14:paraId="609797E9" w14:textId="77777777">
        <w:trPr>
          <w:trHeight w:val="108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6F206D" w:rsidP="006F206D" w:rsidRDefault="006F206D" w14:paraId="3A657072" w14:textId="77777777">
            <w:pPr>
              <w:pStyle w:val="HeaderTable"/>
            </w:pPr>
            <w:r>
              <w:t>End Short Promotion Name &amp; Marketing Name Section</w:t>
            </w:r>
          </w:p>
        </w:tc>
      </w:tr>
      <w:tr w:rsidRPr="008979A8" w:rsidR="00215411" w:rsidTr="006820B7" w14:paraId="50097356" w14:textId="77777777">
        <w:trPr>
          <w:trHeight w:val="108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215411" w:rsidP="006F206D" w:rsidRDefault="00215411" w14:paraId="5303B37C" w14:textId="507607C4">
            <w:pPr>
              <w:pStyle w:val="HeaderTable"/>
            </w:pPr>
            <w:bookmarkStart w:name="_Hlk151922488" w:id="45"/>
            <w:r>
              <w:t>CMS Display Wording in myAIS 2</w:t>
            </w:r>
            <w:r>
              <w:rPr>
                <w:bCs/>
                <w:cs/>
                <w:lang w:bidi="th-TH"/>
              </w:rPr>
              <w:t>.</w:t>
            </w:r>
            <w:r>
              <w:t>0 Section</w:t>
            </w:r>
          </w:p>
        </w:tc>
      </w:tr>
      <w:tr w:rsidRPr="000D29BA" w:rsidR="002803AD" w:rsidTr="00A062B1" w14:paraId="605B71D5" w14:textId="77777777">
        <w:trPr>
          <w:trHeight w:val="108"/>
        </w:trPr>
        <w:tc>
          <w:tcPr>
            <w:tcW w:w="877" w:type="pct"/>
          </w:tcPr>
          <w:p w:rsidRPr="000D29BA" w:rsidR="002803AD" w:rsidP="002803AD" w:rsidRDefault="002803AD" w14:paraId="5E51C847" w14:textId="2F421C76">
            <w:r>
              <w:rPr>
                <w:rStyle w:val="ui-provider"/>
              </w:rPr>
              <w:t>CmsDisplayInMyAis</w:t>
            </w:r>
            <w:r>
              <w:t>Eng</w:t>
            </w:r>
          </w:p>
        </w:tc>
        <w:tc>
          <w:tcPr>
            <w:tcW w:w="1022" w:type="pct"/>
          </w:tcPr>
          <w:p w:rsidR="002803AD" w:rsidP="002803AD" w:rsidRDefault="002803AD" w14:paraId="027D3C6A" w14:textId="31CA5C2C">
            <w:r>
              <w:t>Text Area</w:t>
            </w:r>
          </w:p>
        </w:tc>
        <w:tc>
          <w:tcPr>
            <w:tcW w:w="3101" w:type="pct"/>
          </w:tcPr>
          <w:p w:rsidR="002803AD" w:rsidP="002803AD" w:rsidRDefault="002803AD" w14:paraId="3B3ECA45" w14:textId="798B690F">
            <w:pPr>
              <w:rPr>
                <w:color w:val="FF0000"/>
              </w:rPr>
            </w:pPr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F03508" w:rsidR="0010196C">
              <w:rPr>
                <w:rFonts w:cs="CordiaUPC"/>
                <w:color w:val="FF0000"/>
              </w:rPr>
              <w:t>*</w:t>
            </w:r>
            <w:r w:rsidRPr="00F03508">
              <w:rPr>
                <w:color w:val="FF0000"/>
              </w:rPr>
              <w:t>CMS Display ENG</w:t>
            </w:r>
          </w:p>
          <w:p w:rsidR="002803AD" w:rsidP="002803AD" w:rsidRDefault="002803AD" w14:paraId="75988913" w14:textId="48567E1C">
            <w:r>
              <w:rPr>
                <w:rFonts w:cs="CordiaUPC"/>
              </w:rPr>
              <w:t xml:space="preserve">Max Length </w:t>
            </w:r>
            <w:r>
              <w:rPr>
                <w:rFonts w:cs="Angsana New"/>
                <w:cs/>
              </w:rPr>
              <w:t xml:space="preserve">: </w:t>
            </w:r>
            <w:r w:rsidR="00BF1ED8">
              <w:t>250</w:t>
            </w:r>
          </w:p>
          <w:p w:rsidR="002803AD" w:rsidP="002803AD" w:rsidRDefault="002803AD" w14:paraId="77CFA3CC" w14:textId="402F3C9B">
            <w:r>
              <w:rPr>
                <w:rFonts w:hint="cs"/>
                <w:cs/>
              </w:rPr>
              <w:t xml:space="preserve">เมื่อ </w:t>
            </w:r>
            <w:r>
              <w:t xml:space="preserve">User </w:t>
            </w:r>
            <w:r>
              <w:rPr>
                <w:rFonts w:hint="cs"/>
                <w:cs/>
              </w:rPr>
              <w:t>กรอก</w:t>
            </w:r>
            <w:r>
              <w:rPr>
                <w:rFonts w:cs="Angsana New"/>
                <w:cs/>
              </w:rPr>
              <w:t>ใ</w:t>
            </w:r>
            <w:r>
              <w:rPr>
                <w:rFonts w:hint="cs"/>
                <w:cs/>
              </w:rPr>
              <w:t xml:space="preserve">ห้คำนวนจำนวนตัวอักษรไว้ที่ </w:t>
            </w:r>
            <w:r>
              <w:t>counter</w:t>
            </w:r>
            <w:r>
              <w:rPr>
                <w:rStyle w:val="ui-provider"/>
              </w:rPr>
              <w:t>CmsDisplayInMyAis</w:t>
            </w:r>
            <w:r>
              <w:t>Eng</w:t>
            </w:r>
          </w:p>
          <w:p w:rsidR="002803AD" w:rsidP="002803AD" w:rsidRDefault="002803AD" w14:paraId="19836236" w14:textId="07C44D44">
            <w:pPr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cs="Angsana New"/>
                <w:cs/>
              </w:rPr>
              <w:t>*</w:t>
            </w:r>
            <w:r w:rsidRPr="005233AE">
              <w:t>SMS_WORDING_TYPE</w:t>
            </w:r>
            <w:r>
              <w:rPr>
                <w:rFonts w:cs="Angsana New"/>
                <w:color w:val="000000"/>
                <w:cs/>
              </w:rPr>
              <w:t xml:space="preserve"> = “</w:t>
            </w:r>
            <w:r>
              <w:rPr>
                <w:rStyle w:val="ui-provider"/>
              </w:rPr>
              <w:t>SMS CMS for myAIS2</w:t>
            </w:r>
            <w:r>
              <w:rPr>
                <w:rFonts w:cs="Angsana New"/>
                <w:cs/>
              </w:rPr>
              <w:t>”</w:t>
            </w:r>
          </w:p>
        </w:tc>
      </w:tr>
      <w:tr w:rsidRPr="000D29BA" w:rsidR="002803AD" w:rsidTr="00215411" w14:paraId="473CD598" w14:textId="77777777">
        <w:trPr>
          <w:trHeight w:val="108"/>
        </w:trPr>
        <w:tc>
          <w:tcPr>
            <w:tcW w:w="877" w:type="pct"/>
          </w:tcPr>
          <w:p w:rsidRPr="000D29BA" w:rsidR="002803AD" w:rsidP="002803AD" w:rsidRDefault="002803AD" w14:paraId="2F0592B0" w14:textId="3F044D59">
            <w:r>
              <w:t>counter</w:t>
            </w:r>
            <w:r>
              <w:rPr>
                <w:rStyle w:val="ui-provider"/>
              </w:rPr>
              <w:t xml:space="preserve"> CmsDisplayInMyAis</w:t>
            </w:r>
            <w:r>
              <w:t>Eng</w:t>
            </w:r>
          </w:p>
        </w:tc>
        <w:tc>
          <w:tcPr>
            <w:tcW w:w="1022" w:type="pct"/>
          </w:tcPr>
          <w:p w:rsidR="002803AD" w:rsidP="002803AD" w:rsidRDefault="002803AD" w14:paraId="03D92D87" w14:textId="5DF2835F">
            <w:r>
              <w:t>Text</w:t>
            </w:r>
          </w:p>
        </w:tc>
        <w:tc>
          <w:tcPr>
            <w:tcW w:w="3101" w:type="pct"/>
          </w:tcPr>
          <w:p w:rsidR="002803AD" w:rsidP="002803AD" w:rsidRDefault="002803AD" w14:paraId="3BA6C9C0" w14:textId="3938F2ED">
            <w:r>
              <w:rPr>
                <w:rFonts w:hint="cs"/>
                <w:cs/>
              </w:rPr>
              <w:t>วางไว้ใต้</w:t>
            </w:r>
            <w:r>
              <w:rPr>
                <w:rFonts w:cs="Angsana New"/>
                <w:cs/>
              </w:rPr>
              <w:t xml:space="preserve"> </w:t>
            </w:r>
            <w:r w:rsidRPr="00F03508" w:rsidR="00E078DE">
              <w:rPr>
                <w:rFonts w:cs="CordiaUPC"/>
                <w:color w:val="FF0000"/>
              </w:rPr>
              <w:t>*</w:t>
            </w:r>
            <w:r w:rsidRPr="00F03508">
              <w:rPr>
                <w:color w:val="FF0000"/>
              </w:rPr>
              <w:t>CMS Display ENG</w:t>
            </w:r>
          </w:p>
          <w:p w:rsidR="002803AD" w:rsidP="002803AD" w:rsidRDefault="002803AD" w14:paraId="0896965B" w14:textId="77777777">
            <w:r>
              <w:rPr>
                <w:rFonts w:hint="cs"/>
                <w:cs/>
              </w:rPr>
              <w:t xml:space="preserve">แสดงใน </w:t>
            </w:r>
            <w:r>
              <w:t>Format</w:t>
            </w:r>
          </w:p>
          <w:p w:rsidR="002803AD" w:rsidP="002803AD" w:rsidRDefault="002803AD" w14:paraId="3DB44160" w14:textId="3930DDB3">
            <w:pPr>
              <w:rPr>
                <w:rFonts w:ascii="Segoe UI" w:hAnsi="Segoe UI" w:cs="Segoe UI"/>
                <w:sz w:val="18"/>
                <w:szCs w:val="18"/>
              </w:rPr>
            </w:pPr>
            <w:r>
              <w:t>counter</w:t>
            </w:r>
            <w:r>
              <w:rPr>
                <w:rStyle w:val="ui-provider"/>
              </w:rPr>
              <w:t xml:space="preserve"> CmsDisplayInMyAisEng</w:t>
            </w:r>
            <w:r w:rsidRPr="003A09EC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 xml:space="preserve">/ </w:t>
            </w:r>
            <w:r w:rsidR="00BF1ED8">
              <w:t>250</w:t>
            </w:r>
          </w:p>
        </w:tc>
      </w:tr>
      <w:tr w:rsidRPr="000D29BA" w:rsidR="002803AD" w:rsidTr="00215411" w14:paraId="7359A6C4" w14:textId="77777777">
        <w:trPr>
          <w:trHeight w:val="108"/>
        </w:trPr>
        <w:tc>
          <w:tcPr>
            <w:tcW w:w="877" w:type="pct"/>
          </w:tcPr>
          <w:p w:rsidRPr="000D29BA" w:rsidR="002803AD" w:rsidP="002803AD" w:rsidRDefault="002803AD" w14:paraId="252FE7E3" w14:textId="7DE0B0A1">
            <w:r>
              <w:rPr>
                <w:rStyle w:val="ui-provider"/>
              </w:rPr>
              <w:t>CmsDisplayInMyAis</w:t>
            </w:r>
            <w:r>
              <w:t>Tha</w:t>
            </w:r>
          </w:p>
        </w:tc>
        <w:tc>
          <w:tcPr>
            <w:tcW w:w="1022" w:type="pct"/>
          </w:tcPr>
          <w:p w:rsidR="002803AD" w:rsidP="002803AD" w:rsidRDefault="002803AD" w14:paraId="39DFA32B" w14:textId="7CECD19D">
            <w:r>
              <w:t>Text Area</w:t>
            </w:r>
          </w:p>
        </w:tc>
        <w:tc>
          <w:tcPr>
            <w:tcW w:w="3101" w:type="pct"/>
          </w:tcPr>
          <w:p w:rsidR="002803AD" w:rsidP="002803AD" w:rsidRDefault="002803AD" w14:paraId="7BC7A4F0" w14:textId="2507C945">
            <w:pPr>
              <w:rPr>
                <w:color w:val="FF0000"/>
              </w:rPr>
            </w:pPr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F03508" w:rsidR="0010196C">
              <w:rPr>
                <w:rFonts w:cs="CordiaUPC"/>
                <w:color w:val="FF0000"/>
              </w:rPr>
              <w:t>*</w:t>
            </w:r>
            <w:r w:rsidRPr="00F03508">
              <w:rPr>
                <w:color w:val="FF0000"/>
              </w:rPr>
              <w:t>CMS Display THA</w:t>
            </w:r>
          </w:p>
          <w:p w:rsidR="002803AD" w:rsidP="002803AD" w:rsidRDefault="002803AD" w14:paraId="350F8BFD" w14:textId="22B5FA97">
            <w:r>
              <w:rPr>
                <w:rFonts w:cs="CordiaUPC"/>
              </w:rPr>
              <w:t xml:space="preserve">Max Length </w:t>
            </w:r>
            <w:r>
              <w:rPr>
                <w:rFonts w:cs="Angsana New"/>
                <w:cs/>
              </w:rPr>
              <w:t xml:space="preserve">: </w:t>
            </w:r>
            <w:r w:rsidR="00BF1ED8">
              <w:t>250</w:t>
            </w:r>
          </w:p>
          <w:p w:rsidR="002803AD" w:rsidP="002803AD" w:rsidRDefault="002803AD" w14:paraId="307A4C0B" w14:textId="22FC32A2">
            <w:r>
              <w:rPr>
                <w:rFonts w:hint="cs"/>
                <w:cs/>
              </w:rPr>
              <w:t xml:space="preserve">เมื่อ </w:t>
            </w:r>
            <w:r>
              <w:t xml:space="preserve">User </w:t>
            </w:r>
            <w:r>
              <w:rPr>
                <w:rFonts w:hint="cs"/>
                <w:cs/>
              </w:rPr>
              <w:t>กรอก</w:t>
            </w:r>
            <w:r>
              <w:rPr>
                <w:rFonts w:cs="Angsana New"/>
                <w:cs/>
              </w:rPr>
              <w:t>ใ</w:t>
            </w:r>
            <w:r>
              <w:rPr>
                <w:rFonts w:hint="cs"/>
                <w:cs/>
              </w:rPr>
              <w:t xml:space="preserve">ห้คำนวนจำนวนตัวอักษรไว้ที่ </w:t>
            </w:r>
            <w:r>
              <w:t>counter</w:t>
            </w:r>
            <w:r>
              <w:rPr>
                <w:rStyle w:val="ui-provider"/>
              </w:rPr>
              <w:t>CmsDisplayInMyAisTha</w:t>
            </w:r>
          </w:p>
          <w:p w:rsidR="002803AD" w:rsidP="002803AD" w:rsidRDefault="002803AD" w14:paraId="538368D5" w14:textId="5EC40162">
            <w:pPr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cs="Angsana New"/>
                <w:cs/>
              </w:rPr>
              <w:t>*</w:t>
            </w:r>
            <w:r w:rsidRPr="005233AE">
              <w:t>SMS_WORDING_TYPE</w:t>
            </w:r>
            <w:r>
              <w:rPr>
                <w:rFonts w:cs="Angsana New"/>
                <w:color w:val="000000"/>
                <w:cs/>
              </w:rPr>
              <w:t xml:space="preserve"> = “</w:t>
            </w:r>
            <w:r>
              <w:rPr>
                <w:rStyle w:val="ui-provider"/>
              </w:rPr>
              <w:t>SMS CMS for myAIS2</w:t>
            </w:r>
            <w:r>
              <w:rPr>
                <w:rFonts w:cs="Angsana New"/>
                <w:cs/>
              </w:rPr>
              <w:t>”</w:t>
            </w:r>
          </w:p>
        </w:tc>
      </w:tr>
      <w:tr w:rsidRPr="000D29BA" w:rsidR="002803AD" w:rsidTr="00215411" w14:paraId="396B0E93" w14:textId="77777777">
        <w:trPr>
          <w:trHeight w:val="108"/>
        </w:trPr>
        <w:tc>
          <w:tcPr>
            <w:tcW w:w="877" w:type="pct"/>
          </w:tcPr>
          <w:p w:rsidRPr="000D29BA" w:rsidR="002803AD" w:rsidP="002803AD" w:rsidRDefault="002803AD" w14:paraId="19C76C23" w14:textId="3930DF88">
            <w:r>
              <w:t>counter</w:t>
            </w:r>
            <w:r>
              <w:rPr>
                <w:rStyle w:val="ui-provider"/>
              </w:rPr>
              <w:t>CmsDisplayInMyAisTha</w:t>
            </w:r>
          </w:p>
        </w:tc>
        <w:tc>
          <w:tcPr>
            <w:tcW w:w="1022" w:type="pct"/>
          </w:tcPr>
          <w:p w:rsidR="002803AD" w:rsidP="002803AD" w:rsidRDefault="002803AD" w14:paraId="128C413A" w14:textId="37992927">
            <w:r>
              <w:t>Text</w:t>
            </w:r>
          </w:p>
        </w:tc>
        <w:tc>
          <w:tcPr>
            <w:tcW w:w="3101" w:type="pct"/>
          </w:tcPr>
          <w:p w:rsidR="002803AD" w:rsidP="002803AD" w:rsidRDefault="002803AD" w14:paraId="3EA38A06" w14:textId="14454BDD">
            <w:r>
              <w:rPr>
                <w:rFonts w:hint="cs"/>
                <w:cs/>
              </w:rPr>
              <w:t>วางไว้ใต้</w:t>
            </w:r>
            <w:r>
              <w:rPr>
                <w:rFonts w:cs="Angsana New"/>
                <w:cs/>
              </w:rPr>
              <w:t xml:space="preserve"> </w:t>
            </w:r>
            <w:r w:rsidRPr="00F03508" w:rsidR="00E078DE">
              <w:rPr>
                <w:rFonts w:cs="CordiaUPC"/>
                <w:color w:val="FF0000"/>
              </w:rPr>
              <w:t>*</w:t>
            </w:r>
            <w:r w:rsidRPr="00F03508">
              <w:rPr>
                <w:color w:val="FF0000"/>
              </w:rPr>
              <w:t>CMS Display THA</w:t>
            </w:r>
          </w:p>
          <w:p w:rsidR="002803AD" w:rsidP="002803AD" w:rsidRDefault="002803AD" w14:paraId="22F2CE51" w14:textId="77777777">
            <w:r>
              <w:rPr>
                <w:rFonts w:hint="cs"/>
                <w:cs/>
              </w:rPr>
              <w:t xml:space="preserve">แสดงใน </w:t>
            </w:r>
            <w:r>
              <w:t>Format</w:t>
            </w:r>
          </w:p>
          <w:p w:rsidR="002803AD" w:rsidP="002803AD" w:rsidRDefault="002803AD" w14:paraId="29AEFEA0" w14:textId="3A5B2F2C">
            <w:pPr>
              <w:rPr>
                <w:rFonts w:ascii="Segoe UI" w:hAnsi="Segoe UI" w:cs="Segoe UI"/>
                <w:sz w:val="18"/>
                <w:szCs w:val="18"/>
              </w:rPr>
            </w:pPr>
            <w:r>
              <w:t>counter</w:t>
            </w:r>
            <w:r>
              <w:rPr>
                <w:rStyle w:val="ui-provider"/>
              </w:rPr>
              <w:t>CmsDisplayInMyAisTha</w:t>
            </w:r>
            <w:r>
              <w:rPr>
                <w:rFonts w:cs="Angsana New"/>
                <w:cs/>
              </w:rPr>
              <w:t xml:space="preserve"> / </w:t>
            </w:r>
            <w:r w:rsidR="00BF1ED8">
              <w:t>250</w:t>
            </w:r>
          </w:p>
        </w:tc>
      </w:tr>
      <w:tr w:rsidRPr="008979A8" w:rsidR="00215411" w:rsidTr="006820B7" w14:paraId="7C09EB35" w14:textId="77777777">
        <w:trPr>
          <w:trHeight w:val="108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215411" w:rsidP="006F206D" w:rsidRDefault="00215411" w14:paraId="2A82EEA5" w14:textId="561C45D3">
            <w:pPr>
              <w:pStyle w:val="HeaderTable"/>
            </w:pPr>
            <w:r>
              <w:t>End CMS Display Wording in myAIS 2</w:t>
            </w:r>
            <w:r>
              <w:rPr>
                <w:bCs/>
                <w:cs/>
                <w:lang w:bidi="th-TH"/>
              </w:rPr>
              <w:t>.</w:t>
            </w:r>
            <w:r>
              <w:t>0 Section</w:t>
            </w:r>
          </w:p>
        </w:tc>
      </w:tr>
      <w:bookmarkEnd w:id="45"/>
      <w:tr w:rsidRPr="008979A8" w:rsidR="006F206D" w:rsidTr="006820B7" w14:paraId="7CFE0A9F" w14:textId="77777777">
        <w:trPr>
          <w:trHeight w:val="108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6F206D" w:rsidP="006F206D" w:rsidRDefault="006F206D" w14:paraId="32AB9EF6" w14:textId="6AD81DCC">
            <w:pPr>
              <w:pStyle w:val="HeaderTable"/>
            </w:pPr>
            <w:r>
              <w:t>Promotion Description Section</w:t>
            </w:r>
          </w:p>
        </w:tc>
      </w:tr>
      <w:tr w:rsidRPr="008979A8" w:rsidR="006F206D" w:rsidTr="006820B7" w14:paraId="756B2532" w14:textId="77777777">
        <w:trPr>
          <w:trHeight w:val="108"/>
        </w:trPr>
        <w:tc>
          <w:tcPr>
            <w:tcW w:w="5000" w:type="pct"/>
            <w:gridSpan w:val="3"/>
            <w:shd w:val="clear" w:color="auto" w:fill="EAF1DD" w:themeFill="accent3" w:themeFillTint="33"/>
          </w:tcPr>
          <w:p w:rsidR="006F206D" w:rsidP="006F206D" w:rsidRDefault="006F206D" w14:paraId="4BD6403C" w14:textId="77777777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ให้ </w:t>
            </w:r>
            <w:r>
              <w:t xml:space="preserve">Loop </w:t>
            </w:r>
            <w:r>
              <w:rPr>
                <w:rFonts w:hint="cs"/>
                <w:cs/>
              </w:rPr>
              <w:t xml:space="preserve">แสดง </w:t>
            </w:r>
            <w:r>
              <w:t xml:space="preserve">field </w:t>
            </w:r>
            <w:r>
              <w:rPr>
                <w:rFonts w:hint="cs"/>
                <w:cs/>
              </w:rPr>
              <w:t xml:space="preserve">ตามจำนวน </w:t>
            </w:r>
            <w:r>
              <w:t xml:space="preserve">Language </w:t>
            </w:r>
            <w:r>
              <w:rPr>
                <w:rFonts w:hint="cs"/>
                <w:cs/>
              </w:rPr>
              <w:t>ที่เลือกมาก</w:t>
            </w:r>
          </w:p>
        </w:tc>
      </w:tr>
      <w:tr w:rsidRPr="008979A8" w:rsidR="006F206D" w:rsidTr="006820B7" w14:paraId="19053633" w14:textId="77777777">
        <w:trPr>
          <w:trHeight w:val="108"/>
        </w:trPr>
        <w:tc>
          <w:tcPr>
            <w:tcW w:w="877" w:type="pct"/>
            <w:shd w:val="clear" w:color="auto" w:fill="EAF1DD" w:themeFill="accent3" w:themeFillTint="33"/>
          </w:tcPr>
          <w:p w:rsidR="006F206D" w:rsidP="006F206D" w:rsidRDefault="006F206D" w14:paraId="19D23B63" w14:textId="77777777">
            <w:pPr>
              <w:rPr>
                <w:cs/>
              </w:rPr>
            </w:pPr>
            <w:r w:rsidRPr="00A235B3">
              <w:t>langAbb</w:t>
            </w:r>
          </w:p>
        </w:tc>
        <w:tc>
          <w:tcPr>
            <w:tcW w:w="1022" w:type="pct"/>
            <w:shd w:val="clear" w:color="auto" w:fill="EAF1DD" w:themeFill="accent3" w:themeFillTint="33"/>
          </w:tcPr>
          <w:p w:rsidR="006F206D" w:rsidP="006F206D" w:rsidRDefault="006F206D" w14:paraId="313D1331" w14:textId="77777777">
            <w:r>
              <w:t>Text Area</w:t>
            </w:r>
          </w:p>
        </w:tc>
        <w:tc>
          <w:tcPr>
            <w:tcW w:w="3101" w:type="pct"/>
            <w:shd w:val="clear" w:color="auto" w:fill="EAF1DD" w:themeFill="accent3" w:themeFillTint="33"/>
          </w:tcPr>
          <w:p w:rsidR="006F206D" w:rsidP="006F206D" w:rsidRDefault="006F206D" w14:paraId="0F160A8E" w14:textId="77777777">
            <w:r>
              <w:rPr>
                <w:rFonts w:ascii="Segoe UI" w:hAnsi="Segoe UI" w:cs="Segoe UI"/>
                <w:sz w:val="18"/>
                <w:szCs w:val="18"/>
              </w:rPr>
              <w:t>langAbb</w:t>
            </w:r>
            <w:r>
              <w:rPr>
                <w:rFonts w:cs="Angsana New"/>
                <w:cs/>
              </w:rPr>
              <w:t xml:space="preserve"> = </w:t>
            </w:r>
            <w:r>
              <w:t>language</w:t>
            </w:r>
            <w:r>
              <w:rPr>
                <w:rFonts w:cs="Angsana New"/>
                <w:cs/>
              </w:rPr>
              <w:t>.</w:t>
            </w:r>
            <w:r>
              <w:t>lov_val2</w:t>
            </w:r>
          </w:p>
          <w:p w:rsidRPr="00A235B3" w:rsidR="006F206D" w:rsidP="006F206D" w:rsidRDefault="006F206D" w14:paraId="5B9FB590" w14:textId="77777777">
            <w:pPr>
              <w:rPr>
                <w:u w:val="single"/>
              </w:rPr>
            </w:pPr>
            <w:r w:rsidRPr="00A235B3">
              <w:rPr>
                <w:u w:val="single"/>
              </w:rPr>
              <w:t>Invisible</w:t>
            </w:r>
          </w:p>
        </w:tc>
      </w:tr>
      <w:tr w:rsidRPr="008979A8" w:rsidR="006F206D" w:rsidTr="006820B7" w14:paraId="120F7ADB" w14:textId="77777777">
        <w:trPr>
          <w:trHeight w:val="108"/>
        </w:trPr>
        <w:tc>
          <w:tcPr>
            <w:tcW w:w="877" w:type="pct"/>
          </w:tcPr>
          <w:p w:rsidR="006F206D" w:rsidP="006F206D" w:rsidRDefault="006F206D" w14:paraId="38EA6C00" w14:textId="7D2385B6">
            <w:r>
              <w:t>promotionDescription</w:t>
            </w:r>
          </w:p>
        </w:tc>
        <w:tc>
          <w:tcPr>
            <w:tcW w:w="1022" w:type="pct"/>
          </w:tcPr>
          <w:p w:rsidR="006F206D" w:rsidP="006F206D" w:rsidRDefault="006F206D" w14:paraId="143E07C1" w14:textId="77777777">
            <w:r>
              <w:t>Text Area</w:t>
            </w:r>
          </w:p>
        </w:tc>
        <w:tc>
          <w:tcPr>
            <w:tcW w:w="3101" w:type="pct"/>
          </w:tcPr>
          <w:p w:rsidR="006F206D" w:rsidP="006F206D" w:rsidRDefault="006F206D" w14:paraId="4BC4637F" w14:textId="4748127F">
            <w:pPr>
              <w:rPr>
                <w:color w:val="FF0000"/>
              </w:rPr>
            </w:pPr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2D16F0">
              <w:rPr>
                <w:rFonts w:cs="Angsana New"/>
                <w:color w:val="FF0000"/>
                <w:cs/>
              </w:rPr>
              <w:t>*</w:t>
            </w:r>
            <w:r w:rsidRPr="00382D83">
              <w:rPr>
                <w:color w:val="FF0000"/>
              </w:rPr>
              <w:t xml:space="preserve">Promotion Description </w:t>
            </w:r>
            <w:r>
              <w:rPr>
                <w:color w:val="FF0000"/>
              </w:rPr>
              <w:t>{</w:t>
            </w:r>
            <w:r>
              <w:rPr>
                <w:rFonts w:ascii="Segoe UI" w:hAnsi="Segoe UI" w:cs="Segoe UI"/>
                <w:sz w:val="18"/>
                <w:szCs w:val="18"/>
              </w:rPr>
              <w:t>langAbb</w:t>
            </w:r>
            <w:r>
              <w:rPr>
                <w:color w:val="FF0000"/>
              </w:rPr>
              <w:t>}</w:t>
            </w:r>
          </w:p>
          <w:p w:rsidRPr="000D29BA" w:rsidR="006F206D" w:rsidP="006F206D" w:rsidRDefault="006F206D" w14:paraId="32FA7318" w14:textId="5A505EE9">
            <w:r w:rsidRPr="00A235B3">
              <w:t xml:space="preserve">Example </w:t>
            </w:r>
            <w:r w:rsidRPr="00A235B3">
              <w:rPr>
                <w:rFonts w:cs="Angsana New"/>
                <w:cs/>
              </w:rPr>
              <w:t xml:space="preserve">: </w:t>
            </w:r>
            <w:r w:rsidRPr="002D16F0">
              <w:rPr>
                <w:rFonts w:cs="Angsana New"/>
                <w:color w:val="FF0000"/>
                <w:cs/>
              </w:rPr>
              <w:t>*</w:t>
            </w:r>
            <w:r w:rsidRPr="00382D83">
              <w:rPr>
                <w:color w:val="FF0000"/>
              </w:rPr>
              <w:t xml:space="preserve">Promotion Description </w:t>
            </w:r>
            <w:r>
              <w:rPr>
                <w:color w:val="FF0000"/>
              </w:rPr>
              <w:t>ENG</w:t>
            </w:r>
          </w:p>
          <w:p w:rsidRPr="001945B0" w:rsidR="006F206D" w:rsidP="006F206D" w:rsidRDefault="006F206D" w14:paraId="0D615A01" w14:textId="73864538">
            <w:r>
              <w:rPr>
                <w:rFonts w:cs="CordiaUPC"/>
              </w:rPr>
              <w:t xml:space="preserve">Max Length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CordiaUPC"/>
              </w:rPr>
              <w:t>255</w:t>
            </w:r>
          </w:p>
          <w:p w:rsidR="006F206D" w:rsidP="006F206D" w:rsidRDefault="006F206D" w14:paraId="3080FB12" w14:textId="14554E38">
            <w:r>
              <w:rPr>
                <w:rFonts w:hint="cs"/>
                <w:cs/>
              </w:rPr>
              <w:t xml:space="preserve">เมื่อ </w:t>
            </w:r>
            <w:r>
              <w:t xml:space="preserve">User </w:t>
            </w:r>
            <w:r>
              <w:rPr>
                <w:rFonts w:hint="cs"/>
                <w:cs/>
              </w:rPr>
              <w:t>กรอก</w:t>
            </w:r>
            <w:r>
              <w:rPr>
                <w:rFonts w:cs="Angsana New"/>
                <w:cs/>
              </w:rPr>
              <w:t>ใ</w:t>
            </w:r>
            <w:r>
              <w:rPr>
                <w:rFonts w:hint="cs"/>
                <w:cs/>
              </w:rPr>
              <w:t xml:space="preserve">ห้คำนวนจำนวนตัวอักษรไว้ที่ </w:t>
            </w:r>
            <w:r>
              <w:t>counterPromotionDescription</w:t>
            </w:r>
            <w:r>
              <w:rPr>
                <w:color w:val="FF0000"/>
              </w:rPr>
              <w:t>{</w:t>
            </w:r>
            <w:r>
              <w:rPr>
                <w:rFonts w:ascii="Segoe UI" w:hAnsi="Segoe UI" w:cs="Segoe UI"/>
                <w:sz w:val="18"/>
                <w:szCs w:val="18"/>
              </w:rPr>
              <w:t>langAbb</w:t>
            </w:r>
            <w:r>
              <w:rPr>
                <w:color w:val="FF0000"/>
              </w:rPr>
              <w:t>}</w:t>
            </w:r>
          </w:p>
          <w:p w:rsidR="006F206D" w:rsidP="006F206D" w:rsidRDefault="006F206D" w14:paraId="649DBAAD" w14:textId="14969708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 xml:space="preserve">แสดง </w:t>
            </w:r>
            <w:r>
              <w:t xml:space="preserve">5 </w:t>
            </w:r>
            <w:r>
              <w:rPr>
                <w:rFonts w:hint="cs"/>
                <w:cs/>
              </w:rPr>
              <w:t>บรรทัด</w:t>
            </w:r>
          </w:p>
        </w:tc>
      </w:tr>
      <w:tr w:rsidRPr="008979A8" w:rsidR="006F206D" w:rsidTr="006820B7" w14:paraId="7B144811" w14:textId="77777777">
        <w:trPr>
          <w:trHeight w:val="108"/>
        </w:trPr>
        <w:tc>
          <w:tcPr>
            <w:tcW w:w="877" w:type="pct"/>
          </w:tcPr>
          <w:p w:rsidR="006F206D" w:rsidP="006F206D" w:rsidRDefault="006F206D" w14:paraId="76E8EEA2" w14:textId="189A73EE">
            <w:r>
              <w:t>counterPromotionDescription</w:t>
            </w:r>
          </w:p>
        </w:tc>
        <w:tc>
          <w:tcPr>
            <w:tcW w:w="1022" w:type="pct"/>
          </w:tcPr>
          <w:p w:rsidR="006F206D" w:rsidP="006F206D" w:rsidRDefault="006F206D" w14:paraId="6117BD34" w14:textId="77777777">
            <w:r>
              <w:t>Text</w:t>
            </w:r>
          </w:p>
        </w:tc>
        <w:tc>
          <w:tcPr>
            <w:tcW w:w="3101" w:type="pct"/>
          </w:tcPr>
          <w:p w:rsidR="006F206D" w:rsidP="006F206D" w:rsidRDefault="006F206D" w14:paraId="66C25392" w14:textId="785E21C9">
            <w:r>
              <w:rPr>
                <w:rFonts w:hint="cs"/>
                <w:cs/>
              </w:rPr>
              <w:t>วางไว้ใต้</w:t>
            </w:r>
            <w:r>
              <w:rPr>
                <w:rFonts w:cs="Angsana New"/>
                <w:cs/>
              </w:rPr>
              <w:t xml:space="preserve"> </w:t>
            </w:r>
            <w:r>
              <w:t>promotionDescription</w:t>
            </w:r>
          </w:p>
          <w:p w:rsidR="006F206D" w:rsidP="006F206D" w:rsidRDefault="006F206D" w14:paraId="480D0685" w14:textId="77777777">
            <w:r>
              <w:rPr>
                <w:rFonts w:hint="cs"/>
                <w:cs/>
              </w:rPr>
              <w:t xml:space="preserve">แสดงใน </w:t>
            </w:r>
            <w:r>
              <w:t>Format</w:t>
            </w:r>
          </w:p>
          <w:p w:rsidR="006F206D" w:rsidP="006F206D" w:rsidRDefault="006F206D" w14:paraId="36BFE72C" w14:textId="011A58DB">
            <w:pPr>
              <w:rPr>
                <w:cs/>
              </w:rPr>
            </w:pPr>
            <w:r>
              <w:t>counterPromotionDescription</w:t>
            </w:r>
            <w:r>
              <w:rPr>
                <w:rFonts w:cs="Angsana New"/>
                <w:cs/>
              </w:rPr>
              <w:t xml:space="preserve"> / </w:t>
            </w:r>
            <w:r>
              <w:t>255</w:t>
            </w:r>
          </w:p>
        </w:tc>
      </w:tr>
      <w:tr w:rsidRPr="008979A8" w:rsidR="006F206D" w:rsidTr="006820B7" w14:paraId="3F23DF74" w14:textId="77777777">
        <w:trPr>
          <w:trHeight w:val="108"/>
        </w:trPr>
        <w:tc>
          <w:tcPr>
            <w:tcW w:w="5000" w:type="pct"/>
            <w:gridSpan w:val="3"/>
            <w:shd w:val="clear" w:color="auto" w:fill="EAF1DD" w:themeFill="accent3" w:themeFillTint="33"/>
          </w:tcPr>
          <w:p w:rsidR="006F206D" w:rsidP="006F206D" w:rsidRDefault="006F206D" w14:paraId="400C9E5B" w14:textId="77777777">
            <w:r>
              <w:rPr>
                <w:rFonts w:hint="cs"/>
                <w:cs/>
              </w:rPr>
              <w:t xml:space="preserve">จบ </w:t>
            </w:r>
            <w:r>
              <w:t>Loop</w:t>
            </w:r>
          </w:p>
        </w:tc>
      </w:tr>
      <w:tr w:rsidRPr="008979A8" w:rsidR="006F206D" w:rsidTr="006820B7" w14:paraId="24C840C1" w14:textId="77777777">
        <w:trPr>
          <w:trHeight w:val="108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6F206D" w:rsidP="006F206D" w:rsidRDefault="006F206D" w14:paraId="61D0DD57" w14:textId="03D737AF">
            <w:pPr>
              <w:pStyle w:val="HeaderTable"/>
            </w:pPr>
            <w:r>
              <w:t>End Promotion Description</w:t>
            </w:r>
          </w:p>
        </w:tc>
      </w:tr>
      <w:tr w:rsidRPr="008979A8" w:rsidR="006F206D" w:rsidTr="006820B7" w14:paraId="74C26514" w14:textId="77777777">
        <w:trPr>
          <w:trHeight w:val="108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6F206D" w:rsidP="006F206D" w:rsidRDefault="006F206D" w14:paraId="3A711B8F" w14:textId="77777777">
            <w:pPr>
              <w:pStyle w:val="HeaderTable"/>
            </w:pPr>
            <w:r>
              <w:t>Greeting Letter Section</w:t>
            </w:r>
          </w:p>
          <w:p w:rsidR="006F206D" w:rsidP="006F206D" w:rsidRDefault="006F206D" w14:paraId="43C196C9" w14:textId="10BF78F9">
            <w:pPr>
              <w:pStyle w:val="HeaderTable"/>
              <w:rPr>
                <w:lang w:bidi="th-TH"/>
              </w:rPr>
            </w:pPr>
            <w:r>
              <w:t xml:space="preserve">Visible </w:t>
            </w:r>
            <w:r>
              <w:rPr>
                <w:rFonts w:hint="cs" w:cs="Angsana New"/>
                <w:cs/>
                <w:lang w:bidi="th-TH"/>
              </w:rPr>
              <w:t xml:space="preserve">เมื่อ </w:t>
            </w:r>
            <w:r>
              <w:rPr>
                <w:lang w:bidi="th-TH"/>
              </w:rPr>
              <w:t xml:space="preserve">Customer Type </w:t>
            </w:r>
            <w:r>
              <w:rPr>
                <w:rFonts w:hint="cs" w:cs="Angsana New"/>
                <w:cs/>
                <w:lang w:bidi="th-TH"/>
              </w:rPr>
              <w:t xml:space="preserve">เป็น </w:t>
            </w:r>
            <w:r>
              <w:rPr>
                <w:rFonts w:cs="Angsana New"/>
                <w:bCs/>
                <w:cs/>
                <w:lang w:bidi="th-TH"/>
              </w:rPr>
              <w:t>“</w:t>
            </w:r>
            <w:r>
              <w:rPr>
                <w:lang w:bidi="th-TH"/>
              </w:rPr>
              <w:t>Post</w:t>
            </w:r>
            <w:r>
              <w:rPr>
                <w:rFonts w:cs="Angsana New"/>
                <w:bCs/>
                <w:cs/>
                <w:lang w:bidi="th-TH"/>
              </w:rPr>
              <w:t>-</w:t>
            </w:r>
            <w:r>
              <w:rPr>
                <w:lang w:bidi="th-TH"/>
              </w:rPr>
              <w:t>paid</w:t>
            </w:r>
            <w:r>
              <w:rPr>
                <w:rFonts w:cs="Angsana New"/>
                <w:bCs/>
                <w:cs/>
                <w:lang w:bidi="th-TH"/>
              </w:rPr>
              <w:t xml:space="preserve">” </w:t>
            </w:r>
            <w:r>
              <w:rPr>
                <w:rFonts w:hint="cs" w:cs="Angsana New"/>
                <w:cs/>
                <w:lang w:bidi="th-TH"/>
              </w:rPr>
              <w:t xml:space="preserve">หรือ </w:t>
            </w:r>
            <w:r>
              <w:rPr>
                <w:rFonts w:cs="Angsana New"/>
                <w:bCs/>
                <w:cs/>
                <w:lang w:bidi="th-TH"/>
              </w:rPr>
              <w:t>“</w:t>
            </w:r>
            <w:r>
              <w:rPr>
                <w:lang w:bidi="th-TH"/>
              </w:rPr>
              <w:t>All</w:t>
            </w:r>
            <w:r>
              <w:rPr>
                <w:rFonts w:cs="Angsana New"/>
                <w:bCs/>
                <w:cs/>
                <w:lang w:bidi="th-TH"/>
              </w:rPr>
              <w:t>”</w:t>
            </w:r>
          </w:p>
        </w:tc>
      </w:tr>
      <w:tr w:rsidRPr="008979A8" w:rsidR="006F206D" w:rsidTr="006820B7" w14:paraId="0F541BC5" w14:textId="77777777">
        <w:trPr>
          <w:trHeight w:val="108"/>
        </w:trPr>
        <w:tc>
          <w:tcPr>
            <w:tcW w:w="5000" w:type="pct"/>
            <w:gridSpan w:val="3"/>
            <w:shd w:val="clear" w:color="auto" w:fill="EAF1DD" w:themeFill="accent3" w:themeFillTint="33"/>
          </w:tcPr>
          <w:p w:rsidR="006F206D" w:rsidP="006F206D" w:rsidRDefault="006F206D" w14:paraId="5ABC92AF" w14:textId="77777777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ให้ </w:t>
            </w:r>
            <w:r>
              <w:t xml:space="preserve">Loop </w:t>
            </w:r>
            <w:r>
              <w:rPr>
                <w:rFonts w:hint="cs"/>
                <w:cs/>
              </w:rPr>
              <w:t xml:space="preserve">แสดง </w:t>
            </w:r>
            <w:r>
              <w:t xml:space="preserve">field </w:t>
            </w:r>
            <w:r>
              <w:rPr>
                <w:rFonts w:hint="cs"/>
                <w:cs/>
              </w:rPr>
              <w:t xml:space="preserve">ตามจำนวน </w:t>
            </w:r>
            <w:r>
              <w:t xml:space="preserve">Language </w:t>
            </w:r>
            <w:r>
              <w:rPr>
                <w:rFonts w:hint="cs"/>
                <w:cs/>
              </w:rPr>
              <w:t>ที่เลือกมาก</w:t>
            </w:r>
          </w:p>
        </w:tc>
      </w:tr>
      <w:tr w:rsidRPr="008979A8" w:rsidR="006F206D" w:rsidTr="006820B7" w14:paraId="03175F34" w14:textId="77777777">
        <w:trPr>
          <w:trHeight w:val="108"/>
        </w:trPr>
        <w:tc>
          <w:tcPr>
            <w:tcW w:w="877" w:type="pct"/>
            <w:shd w:val="clear" w:color="auto" w:fill="EAF1DD" w:themeFill="accent3" w:themeFillTint="33"/>
          </w:tcPr>
          <w:p w:rsidR="006F206D" w:rsidP="006F206D" w:rsidRDefault="006F206D" w14:paraId="28BA0007" w14:textId="77777777">
            <w:pPr>
              <w:rPr>
                <w:cs/>
              </w:rPr>
            </w:pPr>
            <w:r w:rsidRPr="00A235B3">
              <w:t>langAbb</w:t>
            </w:r>
          </w:p>
        </w:tc>
        <w:tc>
          <w:tcPr>
            <w:tcW w:w="1022" w:type="pct"/>
            <w:shd w:val="clear" w:color="auto" w:fill="EAF1DD" w:themeFill="accent3" w:themeFillTint="33"/>
          </w:tcPr>
          <w:p w:rsidR="006F206D" w:rsidP="006F206D" w:rsidRDefault="006F206D" w14:paraId="029FCD83" w14:textId="77777777">
            <w:r>
              <w:t>Text Area</w:t>
            </w:r>
          </w:p>
        </w:tc>
        <w:tc>
          <w:tcPr>
            <w:tcW w:w="3101" w:type="pct"/>
            <w:shd w:val="clear" w:color="auto" w:fill="EAF1DD" w:themeFill="accent3" w:themeFillTint="33"/>
          </w:tcPr>
          <w:p w:rsidR="006F206D" w:rsidP="006F206D" w:rsidRDefault="006F206D" w14:paraId="479BBA36" w14:textId="77777777">
            <w:r>
              <w:rPr>
                <w:rFonts w:ascii="Segoe UI" w:hAnsi="Segoe UI" w:cs="Segoe UI"/>
                <w:sz w:val="18"/>
                <w:szCs w:val="18"/>
              </w:rPr>
              <w:t>langAbb</w:t>
            </w:r>
            <w:r>
              <w:rPr>
                <w:rFonts w:cs="Angsana New"/>
                <w:cs/>
              </w:rPr>
              <w:t xml:space="preserve"> = </w:t>
            </w:r>
            <w:r>
              <w:t>language</w:t>
            </w:r>
            <w:r>
              <w:rPr>
                <w:rFonts w:cs="Angsana New"/>
                <w:cs/>
              </w:rPr>
              <w:t>.</w:t>
            </w:r>
            <w:r>
              <w:t>lov_val2</w:t>
            </w:r>
          </w:p>
          <w:p w:rsidRPr="00A235B3" w:rsidR="006F206D" w:rsidP="006F206D" w:rsidRDefault="006F206D" w14:paraId="3C43761F" w14:textId="77777777">
            <w:pPr>
              <w:rPr>
                <w:u w:val="single"/>
              </w:rPr>
            </w:pPr>
            <w:r w:rsidRPr="00A235B3">
              <w:rPr>
                <w:u w:val="single"/>
              </w:rPr>
              <w:t>Invisible</w:t>
            </w:r>
          </w:p>
        </w:tc>
      </w:tr>
      <w:tr w:rsidRPr="008979A8" w:rsidR="006F206D" w:rsidTr="006820B7" w14:paraId="0F94C915" w14:textId="77777777">
        <w:trPr>
          <w:trHeight w:val="108"/>
        </w:trPr>
        <w:tc>
          <w:tcPr>
            <w:tcW w:w="877" w:type="pct"/>
          </w:tcPr>
          <w:p w:rsidR="006F206D" w:rsidP="006F206D" w:rsidRDefault="006F206D" w14:paraId="455EEC50" w14:textId="00875DE8">
            <w:r>
              <w:t>greetingLetter</w:t>
            </w:r>
          </w:p>
        </w:tc>
        <w:tc>
          <w:tcPr>
            <w:tcW w:w="1022" w:type="pct"/>
          </w:tcPr>
          <w:p w:rsidR="006F206D" w:rsidP="006F206D" w:rsidRDefault="006F206D" w14:paraId="659C9A2B" w14:textId="77777777">
            <w:r>
              <w:t>Text Area</w:t>
            </w:r>
          </w:p>
        </w:tc>
        <w:tc>
          <w:tcPr>
            <w:tcW w:w="3101" w:type="pct"/>
          </w:tcPr>
          <w:p w:rsidR="006F206D" w:rsidP="006F206D" w:rsidRDefault="006F206D" w14:paraId="622E5FBB" w14:textId="77777777">
            <w:pPr>
              <w:rPr>
                <w:color w:val="FF0000"/>
              </w:rPr>
            </w:pPr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2D16F0">
              <w:rPr>
                <w:rFonts w:cs="Angsana New"/>
                <w:color w:val="FF0000"/>
                <w:cs/>
              </w:rPr>
              <w:t>*</w:t>
            </w:r>
            <w:r>
              <w:rPr>
                <w:color w:val="FF0000"/>
              </w:rPr>
              <w:t>Greeting Letter</w:t>
            </w:r>
            <w:r w:rsidRPr="002D16F0">
              <w:rPr>
                <w:rFonts w:cs="Angsana New"/>
                <w:color w:val="FF0000"/>
                <w:cs/>
              </w:rPr>
              <w:t xml:space="preserve"> </w:t>
            </w:r>
            <w:r>
              <w:rPr>
                <w:color w:val="FF0000"/>
              </w:rPr>
              <w:t>{</w:t>
            </w:r>
            <w:r>
              <w:rPr>
                <w:rFonts w:ascii="Segoe UI" w:hAnsi="Segoe UI" w:cs="Segoe UI"/>
                <w:sz w:val="18"/>
                <w:szCs w:val="18"/>
              </w:rPr>
              <w:t>langAbb</w:t>
            </w:r>
            <w:r>
              <w:rPr>
                <w:color w:val="FF0000"/>
              </w:rPr>
              <w:t>}</w:t>
            </w:r>
          </w:p>
          <w:p w:rsidRPr="000D29BA" w:rsidR="006F206D" w:rsidP="006F206D" w:rsidRDefault="006F206D" w14:paraId="43D34D0C" w14:textId="642A4BC5">
            <w:r w:rsidRPr="00A235B3">
              <w:t xml:space="preserve">Example </w:t>
            </w:r>
            <w:r w:rsidRPr="00A235B3">
              <w:rPr>
                <w:rFonts w:cs="Angsana New"/>
                <w:cs/>
              </w:rPr>
              <w:t xml:space="preserve">: </w:t>
            </w:r>
            <w:r w:rsidRPr="002D16F0">
              <w:rPr>
                <w:rFonts w:cs="Angsana New"/>
                <w:color w:val="FF0000"/>
                <w:cs/>
              </w:rPr>
              <w:t>*</w:t>
            </w:r>
            <w:r>
              <w:rPr>
                <w:color w:val="FF0000"/>
              </w:rPr>
              <w:t xml:space="preserve"> Greeting Letter</w:t>
            </w:r>
            <w:r w:rsidRPr="002D16F0">
              <w:rPr>
                <w:rFonts w:cs="Angsana New"/>
                <w:color w:val="FF0000"/>
                <w:cs/>
              </w:rPr>
              <w:t xml:space="preserve"> </w:t>
            </w:r>
            <w:r>
              <w:rPr>
                <w:color w:val="FF0000"/>
              </w:rPr>
              <w:t>ENG</w:t>
            </w:r>
          </w:p>
          <w:p w:rsidR="006F206D" w:rsidP="006F206D" w:rsidRDefault="006F206D" w14:paraId="1C3F8EA4" w14:textId="77777777">
            <w:r>
              <w:rPr>
                <w:rFonts w:cs="CordiaUPC"/>
              </w:rPr>
              <w:t xml:space="preserve">Max Length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CordiaUPC"/>
              </w:rPr>
              <w:t>250</w:t>
            </w:r>
          </w:p>
          <w:p w:rsidR="006F206D" w:rsidP="006F206D" w:rsidRDefault="006F206D" w14:paraId="4748E7F1" w14:textId="27F82EF8">
            <w:r>
              <w:rPr>
                <w:rFonts w:hint="cs"/>
                <w:cs/>
              </w:rPr>
              <w:t xml:space="preserve">เมื่อ </w:t>
            </w:r>
            <w:r>
              <w:t xml:space="preserve">User </w:t>
            </w:r>
            <w:r>
              <w:rPr>
                <w:rFonts w:hint="cs"/>
                <w:cs/>
              </w:rPr>
              <w:t>กรอก</w:t>
            </w:r>
            <w:r>
              <w:rPr>
                <w:rFonts w:cs="Angsana New"/>
                <w:cs/>
              </w:rPr>
              <w:t>ใ</w:t>
            </w:r>
            <w:r>
              <w:rPr>
                <w:rFonts w:hint="cs"/>
                <w:cs/>
              </w:rPr>
              <w:t xml:space="preserve">ห้คำนวนจำนวนตัวอักษรไว้ที่ </w:t>
            </w:r>
            <w:r>
              <w:t>counterGreetingLetter</w:t>
            </w:r>
            <w:r>
              <w:rPr>
                <w:color w:val="FF0000"/>
              </w:rPr>
              <w:t>{</w:t>
            </w:r>
            <w:r>
              <w:rPr>
                <w:rFonts w:ascii="Segoe UI" w:hAnsi="Segoe UI" w:cs="Segoe UI"/>
                <w:sz w:val="18"/>
                <w:szCs w:val="18"/>
              </w:rPr>
              <w:t>langAbb</w:t>
            </w:r>
            <w:r>
              <w:rPr>
                <w:color w:val="FF0000"/>
              </w:rPr>
              <w:t>}</w:t>
            </w:r>
          </w:p>
          <w:p w:rsidR="006F206D" w:rsidP="006F206D" w:rsidRDefault="006F206D" w14:paraId="4D4FF5C8" w14:textId="52F6E7DC">
            <w:r>
              <w:rPr>
                <w:rFonts w:hint="cs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 xml:space="preserve">แสดง </w:t>
            </w:r>
            <w:r>
              <w:t xml:space="preserve">5 </w:t>
            </w:r>
            <w:r>
              <w:rPr>
                <w:rFonts w:hint="cs"/>
                <w:cs/>
              </w:rPr>
              <w:t>บรรทัด</w:t>
            </w:r>
          </w:p>
        </w:tc>
      </w:tr>
      <w:tr w:rsidRPr="008979A8" w:rsidR="006F206D" w:rsidTr="006820B7" w14:paraId="5DE98A2D" w14:textId="77777777">
        <w:trPr>
          <w:trHeight w:val="108"/>
        </w:trPr>
        <w:tc>
          <w:tcPr>
            <w:tcW w:w="877" w:type="pct"/>
          </w:tcPr>
          <w:p w:rsidR="006F206D" w:rsidP="006F206D" w:rsidRDefault="006F206D" w14:paraId="59F2F2C9" w14:textId="19FD7897">
            <w:r>
              <w:t>counterGreetingLetter</w:t>
            </w:r>
          </w:p>
        </w:tc>
        <w:tc>
          <w:tcPr>
            <w:tcW w:w="1022" w:type="pct"/>
          </w:tcPr>
          <w:p w:rsidR="006F206D" w:rsidP="006F206D" w:rsidRDefault="006F206D" w14:paraId="5858DFC9" w14:textId="77777777">
            <w:r>
              <w:t>Text</w:t>
            </w:r>
          </w:p>
        </w:tc>
        <w:tc>
          <w:tcPr>
            <w:tcW w:w="3101" w:type="pct"/>
          </w:tcPr>
          <w:p w:rsidR="006F206D" w:rsidP="006F206D" w:rsidRDefault="006F206D" w14:paraId="648E08E5" w14:textId="2C07E969">
            <w:r>
              <w:rPr>
                <w:rFonts w:hint="cs"/>
                <w:cs/>
              </w:rPr>
              <w:t>วางไว้ใต้</w:t>
            </w:r>
            <w:r>
              <w:rPr>
                <w:rFonts w:cs="Angsana New"/>
                <w:cs/>
              </w:rPr>
              <w:t xml:space="preserve"> </w:t>
            </w:r>
            <w:r>
              <w:t>greetingLetter</w:t>
            </w:r>
          </w:p>
          <w:p w:rsidR="006F206D" w:rsidP="006F206D" w:rsidRDefault="006F206D" w14:paraId="37F82218" w14:textId="77777777">
            <w:r>
              <w:rPr>
                <w:rFonts w:hint="cs"/>
                <w:cs/>
              </w:rPr>
              <w:t xml:space="preserve">แสดงใน </w:t>
            </w:r>
            <w:r>
              <w:t>Format</w:t>
            </w:r>
          </w:p>
          <w:p w:rsidR="006F206D" w:rsidP="006F206D" w:rsidRDefault="006F206D" w14:paraId="4540B195" w14:textId="46922F98">
            <w:r>
              <w:t>counterGreetingLetter</w:t>
            </w:r>
            <w:r>
              <w:rPr>
                <w:rFonts w:cs="Angsana New"/>
                <w:cs/>
              </w:rPr>
              <w:t xml:space="preserve"> / </w:t>
            </w:r>
            <w:r>
              <w:t>250</w:t>
            </w:r>
          </w:p>
        </w:tc>
      </w:tr>
      <w:tr w:rsidRPr="008979A8" w:rsidR="006F206D" w:rsidTr="006820B7" w14:paraId="6A26CD8D" w14:textId="77777777">
        <w:trPr>
          <w:trHeight w:val="108"/>
        </w:trPr>
        <w:tc>
          <w:tcPr>
            <w:tcW w:w="5000" w:type="pct"/>
            <w:gridSpan w:val="3"/>
            <w:shd w:val="clear" w:color="auto" w:fill="EAF1DD" w:themeFill="accent3" w:themeFillTint="33"/>
          </w:tcPr>
          <w:p w:rsidR="006F206D" w:rsidP="006F206D" w:rsidRDefault="006F206D" w14:paraId="772539C9" w14:textId="77777777">
            <w:r>
              <w:rPr>
                <w:rFonts w:hint="cs"/>
                <w:cs/>
              </w:rPr>
              <w:t xml:space="preserve">จบ </w:t>
            </w:r>
            <w:r>
              <w:t>Loop</w:t>
            </w:r>
          </w:p>
        </w:tc>
      </w:tr>
      <w:tr w:rsidRPr="008979A8" w:rsidR="006F206D" w:rsidTr="006820B7" w14:paraId="3F477401" w14:textId="77777777">
        <w:trPr>
          <w:trHeight w:val="108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6F206D" w:rsidP="006F206D" w:rsidRDefault="006F206D" w14:paraId="5BA7612A" w14:textId="7660130A">
            <w:pPr>
              <w:pStyle w:val="HeaderTable"/>
            </w:pPr>
            <w:r>
              <w:t>End Greeting Letter Section</w:t>
            </w:r>
          </w:p>
        </w:tc>
      </w:tr>
      <w:tr w:rsidRPr="008979A8" w:rsidR="006F206D" w:rsidTr="006820B7" w14:paraId="1F67B4C1" w14:textId="77777777">
        <w:trPr>
          <w:trHeight w:val="108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6F206D" w:rsidP="006F206D" w:rsidRDefault="006F206D" w14:paraId="2B2E3815" w14:textId="7FFC01D5">
            <w:pPr>
              <w:pStyle w:val="HeaderTable"/>
            </w:pPr>
            <w:r w:rsidRPr="009C3F1A">
              <w:t xml:space="preserve">Billing Description </w:t>
            </w:r>
            <w:r w:rsidRPr="009C3F1A">
              <w:rPr>
                <w:rFonts w:cs="Angsana New"/>
                <w:bCs/>
                <w:cs/>
                <w:lang w:bidi="th-TH"/>
              </w:rPr>
              <w:t>(</w:t>
            </w:r>
            <w:r w:rsidRPr="009C3F1A">
              <w:t>Your Package Name</w:t>
            </w:r>
            <w:r w:rsidRPr="009C3F1A">
              <w:rPr>
                <w:rFonts w:cs="Angsana New"/>
                <w:bCs/>
                <w:cs/>
                <w:lang w:bidi="th-TH"/>
              </w:rPr>
              <w:t xml:space="preserve">) </w:t>
            </w:r>
            <w:r>
              <w:t>Section</w:t>
            </w:r>
          </w:p>
          <w:p w:rsidR="006F206D" w:rsidP="006F206D" w:rsidRDefault="006F206D" w14:paraId="685F3A0F" w14:textId="6883C653">
            <w:pPr>
              <w:pStyle w:val="HeaderTable"/>
              <w:rPr>
                <w:lang w:bidi="th-TH"/>
              </w:rPr>
            </w:pPr>
            <w:r>
              <w:t xml:space="preserve">Visible </w:t>
            </w:r>
            <w:r>
              <w:rPr>
                <w:rFonts w:hint="cs" w:cs="Angsana New"/>
                <w:cs/>
                <w:lang w:bidi="th-TH"/>
              </w:rPr>
              <w:t xml:space="preserve">เมื่อ </w:t>
            </w:r>
            <w:r>
              <w:rPr>
                <w:lang w:bidi="th-TH"/>
              </w:rPr>
              <w:t xml:space="preserve">Customer Type </w:t>
            </w:r>
            <w:r>
              <w:rPr>
                <w:rFonts w:hint="cs" w:cs="Angsana New"/>
                <w:cs/>
                <w:lang w:bidi="th-TH"/>
              </w:rPr>
              <w:t xml:space="preserve">เป็น </w:t>
            </w:r>
            <w:r>
              <w:rPr>
                <w:rFonts w:cs="Angsana New"/>
                <w:bCs/>
                <w:cs/>
                <w:lang w:bidi="th-TH"/>
              </w:rPr>
              <w:t>“</w:t>
            </w:r>
            <w:r>
              <w:rPr>
                <w:lang w:bidi="th-TH"/>
              </w:rPr>
              <w:t>Post</w:t>
            </w:r>
            <w:r>
              <w:rPr>
                <w:rFonts w:cs="Angsana New"/>
                <w:bCs/>
                <w:cs/>
                <w:lang w:bidi="th-TH"/>
              </w:rPr>
              <w:t>-</w:t>
            </w:r>
            <w:r>
              <w:rPr>
                <w:lang w:bidi="th-TH"/>
              </w:rPr>
              <w:t>paid</w:t>
            </w:r>
            <w:r>
              <w:rPr>
                <w:rFonts w:cs="Angsana New"/>
                <w:bCs/>
                <w:cs/>
                <w:lang w:bidi="th-TH"/>
              </w:rPr>
              <w:t xml:space="preserve">” </w:t>
            </w:r>
            <w:r>
              <w:rPr>
                <w:rFonts w:hint="cs" w:cs="Angsana New"/>
                <w:cs/>
                <w:lang w:bidi="th-TH"/>
              </w:rPr>
              <w:t xml:space="preserve">หรือ </w:t>
            </w:r>
            <w:r>
              <w:rPr>
                <w:rFonts w:cs="Angsana New"/>
                <w:bCs/>
                <w:cs/>
                <w:lang w:bidi="th-TH"/>
              </w:rPr>
              <w:t>“</w:t>
            </w:r>
            <w:r>
              <w:rPr>
                <w:lang w:bidi="th-TH"/>
              </w:rPr>
              <w:t>All</w:t>
            </w:r>
            <w:r>
              <w:rPr>
                <w:rFonts w:cs="Angsana New"/>
                <w:bCs/>
                <w:cs/>
                <w:lang w:bidi="th-TH"/>
              </w:rPr>
              <w:t>”</w:t>
            </w:r>
            <w:r>
              <w:br/>
            </w:r>
            <w:r>
              <w:br/>
            </w:r>
            <w:r>
              <w:rPr>
                <w:rFonts w:hint="cs"/>
                <w:cs/>
                <w:lang w:bidi="th-TH"/>
              </w:rPr>
              <w:t xml:space="preserve">เมื่อ </w:t>
            </w:r>
            <w:r>
              <w:rPr>
                <w:lang w:bidi="th-TH"/>
              </w:rPr>
              <w:t xml:space="preserve">PO Group </w:t>
            </w:r>
            <w:r>
              <w:rPr>
                <w:rFonts w:hint="cs"/>
                <w:cs/>
                <w:lang w:bidi="th-TH"/>
              </w:rPr>
              <w:t xml:space="preserve">มีค่าเป็น </w:t>
            </w:r>
            <w:r>
              <w:rPr>
                <w:lang w:bidi="th-TH"/>
              </w:rPr>
              <w:t>IR</w:t>
            </w:r>
          </w:p>
          <w:p w:rsidR="006F206D" w:rsidP="006F206D" w:rsidRDefault="006F206D" w14:paraId="3168E00A" w14:textId="25BB70E8">
            <w:pPr>
              <w:pStyle w:val="HeaderTable"/>
            </w:pPr>
            <w:r>
              <w:t xml:space="preserve">Visible </w:t>
            </w:r>
            <w:r>
              <w:rPr>
                <w:rFonts w:hint="cs" w:cs="Angsana New"/>
                <w:cs/>
                <w:lang w:bidi="th-TH"/>
              </w:rPr>
              <w:t xml:space="preserve">ทุก </w:t>
            </w:r>
            <w:r>
              <w:rPr>
                <w:lang w:bidi="th-TH"/>
              </w:rPr>
              <w:t xml:space="preserve">Customer Type </w:t>
            </w:r>
          </w:p>
        </w:tc>
      </w:tr>
      <w:tr w:rsidRPr="008979A8" w:rsidR="006F206D" w:rsidTr="006820B7" w14:paraId="1098908B" w14:textId="77777777">
        <w:trPr>
          <w:trHeight w:val="108"/>
        </w:trPr>
        <w:tc>
          <w:tcPr>
            <w:tcW w:w="5000" w:type="pct"/>
            <w:gridSpan w:val="3"/>
            <w:shd w:val="clear" w:color="auto" w:fill="EAF1DD" w:themeFill="accent3" w:themeFillTint="33"/>
          </w:tcPr>
          <w:p w:rsidR="006F206D" w:rsidP="006F206D" w:rsidRDefault="006F206D" w14:paraId="75386C1D" w14:textId="77777777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ให้ </w:t>
            </w:r>
            <w:r>
              <w:t xml:space="preserve">Loop </w:t>
            </w:r>
            <w:r>
              <w:rPr>
                <w:rFonts w:hint="cs"/>
                <w:cs/>
              </w:rPr>
              <w:t xml:space="preserve">แสดง </w:t>
            </w:r>
            <w:r>
              <w:t xml:space="preserve">field </w:t>
            </w:r>
            <w:r>
              <w:rPr>
                <w:rFonts w:hint="cs"/>
                <w:cs/>
              </w:rPr>
              <w:t xml:space="preserve">ตามจำนวน </w:t>
            </w:r>
            <w:r>
              <w:t xml:space="preserve">Language </w:t>
            </w:r>
            <w:r>
              <w:rPr>
                <w:rFonts w:hint="cs"/>
                <w:cs/>
              </w:rPr>
              <w:t>ที่เลือกมาก</w:t>
            </w:r>
          </w:p>
        </w:tc>
      </w:tr>
      <w:tr w:rsidRPr="008979A8" w:rsidR="006F206D" w:rsidTr="006820B7" w14:paraId="0D90A897" w14:textId="77777777">
        <w:trPr>
          <w:trHeight w:val="108"/>
        </w:trPr>
        <w:tc>
          <w:tcPr>
            <w:tcW w:w="877" w:type="pct"/>
            <w:shd w:val="clear" w:color="auto" w:fill="EAF1DD" w:themeFill="accent3" w:themeFillTint="33"/>
          </w:tcPr>
          <w:p w:rsidR="006F206D" w:rsidP="006F206D" w:rsidRDefault="006F206D" w14:paraId="47EDEFA6" w14:textId="77777777">
            <w:pPr>
              <w:rPr>
                <w:cs/>
              </w:rPr>
            </w:pPr>
            <w:r w:rsidRPr="00A235B3">
              <w:t>langAbb</w:t>
            </w:r>
          </w:p>
        </w:tc>
        <w:tc>
          <w:tcPr>
            <w:tcW w:w="1022" w:type="pct"/>
            <w:shd w:val="clear" w:color="auto" w:fill="EAF1DD" w:themeFill="accent3" w:themeFillTint="33"/>
          </w:tcPr>
          <w:p w:rsidR="006F206D" w:rsidP="006F206D" w:rsidRDefault="006F206D" w14:paraId="0E0F9444" w14:textId="77777777">
            <w:r>
              <w:t>Text Area</w:t>
            </w:r>
          </w:p>
        </w:tc>
        <w:tc>
          <w:tcPr>
            <w:tcW w:w="3101" w:type="pct"/>
            <w:shd w:val="clear" w:color="auto" w:fill="EAF1DD" w:themeFill="accent3" w:themeFillTint="33"/>
          </w:tcPr>
          <w:p w:rsidR="006F206D" w:rsidP="006F206D" w:rsidRDefault="006F206D" w14:paraId="06B7A9D5" w14:textId="77777777">
            <w:r>
              <w:rPr>
                <w:rFonts w:ascii="Segoe UI" w:hAnsi="Segoe UI" w:cs="Segoe UI"/>
                <w:sz w:val="18"/>
                <w:szCs w:val="18"/>
              </w:rPr>
              <w:t>langAbb</w:t>
            </w:r>
            <w:r>
              <w:rPr>
                <w:rFonts w:cs="Angsana New"/>
                <w:cs/>
              </w:rPr>
              <w:t xml:space="preserve"> = </w:t>
            </w:r>
            <w:r>
              <w:t>language</w:t>
            </w:r>
            <w:r>
              <w:rPr>
                <w:rFonts w:cs="Angsana New"/>
                <w:cs/>
              </w:rPr>
              <w:t>.</w:t>
            </w:r>
            <w:r>
              <w:t>lov_val2</w:t>
            </w:r>
          </w:p>
          <w:p w:rsidRPr="00A235B3" w:rsidR="006F206D" w:rsidP="006F206D" w:rsidRDefault="006F206D" w14:paraId="4EFAFB89" w14:textId="77777777">
            <w:pPr>
              <w:rPr>
                <w:u w:val="single"/>
              </w:rPr>
            </w:pPr>
            <w:r w:rsidRPr="00A235B3">
              <w:rPr>
                <w:u w:val="single"/>
              </w:rPr>
              <w:t>Invisible</w:t>
            </w:r>
          </w:p>
        </w:tc>
      </w:tr>
      <w:tr w:rsidRPr="008979A8" w:rsidR="006F206D" w:rsidTr="006820B7" w14:paraId="14532D2E" w14:textId="77777777">
        <w:trPr>
          <w:trHeight w:val="108"/>
        </w:trPr>
        <w:tc>
          <w:tcPr>
            <w:tcW w:w="877" w:type="pct"/>
          </w:tcPr>
          <w:p w:rsidR="006F206D" w:rsidP="006F206D" w:rsidRDefault="006F206D" w14:paraId="688E10C6" w14:textId="7138BAE0">
            <w:r>
              <w:t>yourPackageName</w:t>
            </w:r>
          </w:p>
        </w:tc>
        <w:tc>
          <w:tcPr>
            <w:tcW w:w="1022" w:type="pct"/>
          </w:tcPr>
          <w:p w:rsidR="006F206D" w:rsidP="006F206D" w:rsidRDefault="006F206D" w14:paraId="2D2672C4" w14:textId="77777777">
            <w:r>
              <w:t>Text Area</w:t>
            </w:r>
          </w:p>
        </w:tc>
        <w:tc>
          <w:tcPr>
            <w:tcW w:w="3101" w:type="pct"/>
          </w:tcPr>
          <w:p w:rsidR="006F206D" w:rsidP="006F206D" w:rsidRDefault="006F206D" w14:paraId="14C9D8C7" w14:textId="77777777">
            <w:pPr>
              <w:rPr>
                <w:color w:val="FF0000"/>
              </w:rPr>
            </w:pPr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2D16F0">
              <w:rPr>
                <w:rFonts w:cs="Angsana New"/>
                <w:color w:val="FF0000"/>
                <w:cs/>
              </w:rPr>
              <w:t>*</w:t>
            </w:r>
            <w:r w:rsidRPr="009C3F1A">
              <w:rPr>
                <w:color w:val="FF0000"/>
              </w:rPr>
              <w:t xml:space="preserve">Billing Description </w:t>
            </w:r>
            <w:r>
              <w:rPr>
                <w:color w:val="FF0000"/>
              </w:rPr>
              <w:t>{</w:t>
            </w:r>
            <w:r>
              <w:rPr>
                <w:rFonts w:ascii="Segoe UI" w:hAnsi="Segoe UI" w:cs="Segoe UI"/>
                <w:sz w:val="18"/>
                <w:szCs w:val="18"/>
              </w:rPr>
              <w:t>langAbb</w:t>
            </w:r>
            <w:r>
              <w:rPr>
                <w:color w:val="FF0000"/>
              </w:rPr>
              <w:t>}</w:t>
            </w:r>
          </w:p>
          <w:p w:rsidRPr="000D29BA" w:rsidR="006F206D" w:rsidP="006F206D" w:rsidRDefault="006F206D" w14:paraId="370DA631" w14:textId="2866095B">
            <w:r w:rsidRPr="00A235B3">
              <w:t xml:space="preserve">Example </w:t>
            </w:r>
            <w:r w:rsidRPr="00A235B3">
              <w:rPr>
                <w:rFonts w:cs="Angsana New"/>
                <w:cs/>
              </w:rPr>
              <w:t xml:space="preserve">: </w:t>
            </w:r>
            <w:r w:rsidRPr="002D16F0">
              <w:rPr>
                <w:rFonts w:cs="Angsana New"/>
                <w:color w:val="FF0000"/>
                <w:cs/>
              </w:rPr>
              <w:t>*</w:t>
            </w:r>
            <w:r w:rsidRPr="009C3F1A">
              <w:rPr>
                <w:color w:val="FF0000"/>
              </w:rPr>
              <w:t xml:space="preserve">Billing Description </w:t>
            </w:r>
            <w:r>
              <w:rPr>
                <w:color w:val="FF0000"/>
              </w:rPr>
              <w:t>ENG</w:t>
            </w:r>
          </w:p>
          <w:p w:rsidR="006F206D" w:rsidP="006F206D" w:rsidRDefault="006F206D" w14:paraId="21AD693D" w14:textId="77777777">
            <w:r>
              <w:rPr>
                <w:rFonts w:cs="CordiaUPC"/>
              </w:rPr>
              <w:t xml:space="preserve">Max Length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CordiaUPC"/>
              </w:rPr>
              <w:t>100</w:t>
            </w:r>
          </w:p>
          <w:p w:rsidR="006F206D" w:rsidP="006F206D" w:rsidRDefault="006F206D" w14:paraId="6CA14395" w14:textId="77777777">
            <w:pPr>
              <w:rPr>
                <w:color w:val="FF0000"/>
              </w:rPr>
            </w:pPr>
            <w:r>
              <w:rPr>
                <w:rFonts w:hint="cs"/>
                <w:cs/>
              </w:rPr>
              <w:t xml:space="preserve">เมื่อ </w:t>
            </w:r>
            <w:r>
              <w:t xml:space="preserve">User </w:t>
            </w:r>
            <w:r>
              <w:rPr>
                <w:rFonts w:hint="cs"/>
                <w:cs/>
              </w:rPr>
              <w:t>กรอก</w:t>
            </w:r>
            <w:r>
              <w:rPr>
                <w:rFonts w:cs="Angsana New"/>
                <w:cs/>
              </w:rPr>
              <w:t>ใ</w:t>
            </w:r>
            <w:r>
              <w:rPr>
                <w:rFonts w:hint="cs"/>
                <w:cs/>
              </w:rPr>
              <w:t xml:space="preserve">ห้คำนวนจำนวนตัวอักษรไว้ที่ </w:t>
            </w:r>
            <w:r>
              <w:t>counterYourPackageName</w:t>
            </w:r>
            <w:r>
              <w:rPr>
                <w:color w:val="FF0000"/>
              </w:rPr>
              <w:t>{</w:t>
            </w:r>
            <w:r>
              <w:rPr>
                <w:rFonts w:ascii="Segoe UI" w:hAnsi="Segoe UI" w:cs="Segoe UI"/>
                <w:sz w:val="18"/>
                <w:szCs w:val="18"/>
              </w:rPr>
              <w:t>langAbb</w:t>
            </w:r>
            <w:r>
              <w:rPr>
                <w:color w:val="FF0000"/>
              </w:rPr>
              <w:t>}</w:t>
            </w:r>
          </w:p>
          <w:p w:rsidR="006F206D" w:rsidP="006F206D" w:rsidRDefault="006F206D" w14:paraId="14AB0EEC" w14:textId="1FC337EE">
            <w:r>
              <w:rPr>
                <w:rFonts w:hint="cs"/>
                <w:cs/>
              </w:rPr>
              <w:t xml:space="preserve">และแสดงที่ </w:t>
            </w:r>
            <w:r>
              <w:t>previewYourPackageName</w:t>
            </w:r>
            <w:r>
              <w:rPr>
                <w:rFonts w:hint="cs"/>
                <w:cs/>
              </w:rPr>
              <w:t xml:space="preserve"> ตาม </w:t>
            </w:r>
            <w:r>
              <w:t xml:space="preserve">Logic </w:t>
            </w:r>
            <w:r>
              <w:rPr>
                <w:rFonts w:hint="cs"/>
                <w:cs/>
              </w:rPr>
              <w:t>ดังนี้</w:t>
            </w:r>
          </w:p>
          <w:p w:rsidR="006F206D" w:rsidP="006F206D" w:rsidRDefault="006F206D" w14:paraId="01682B56" w14:textId="77777777">
            <w:r>
              <w:rPr>
                <w:rFonts w:hint="cs"/>
                <w:cs/>
              </w:rPr>
              <w:t xml:space="preserve">ถ้า </w:t>
            </w:r>
            <w:r>
              <w:t xml:space="preserve">Your Package Name </w:t>
            </w:r>
            <w:r>
              <w:rPr>
                <w:rFonts w:hint="cs"/>
                <w:cs/>
              </w:rPr>
              <w:t xml:space="preserve">มีความยาวมากกว่า </w:t>
            </w:r>
            <w:r>
              <w:t xml:space="preserve">60 </w:t>
            </w:r>
            <w:r>
              <w:rPr>
                <w:rFonts w:hint="cs"/>
                <w:cs/>
              </w:rPr>
              <w:t xml:space="preserve">ตัวอักษร ให้ตัดขึ้นบรรทัดใหม่ โดยตัดขึ้นบรรทัดใหม่ด้วยช่องว่างสุดท้ายของ </w:t>
            </w:r>
            <w:r>
              <w:t>60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hint="cs"/>
                <w:cs/>
              </w:rPr>
              <w:t>ตัวอักษรแรก</w:t>
            </w:r>
          </w:p>
        </w:tc>
      </w:tr>
      <w:tr w:rsidRPr="008979A8" w:rsidR="006F206D" w:rsidTr="006820B7" w14:paraId="380A80D9" w14:textId="77777777">
        <w:trPr>
          <w:trHeight w:val="108"/>
        </w:trPr>
        <w:tc>
          <w:tcPr>
            <w:tcW w:w="877" w:type="pct"/>
          </w:tcPr>
          <w:p w:rsidR="006F206D" w:rsidP="006F206D" w:rsidRDefault="006F206D" w14:paraId="55F8F442" w14:textId="2174DA38">
            <w:r>
              <w:t>counterYourPackageName</w:t>
            </w:r>
          </w:p>
        </w:tc>
        <w:tc>
          <w:tcPr>
            <w:tcW w:w="1022" w:type="pct"/>
          </w:tcPr>
          <w:p w:rsidR="006F206D" w:rsidP="006F206D" w:rsidRDefault="006F206D" w14:paraId="4ABF764F" w14:textId="77777777">
            <w:r>
              <w:t>Text</w:t>
            </w:r>
          </w:p>
        </w:tc>
        <w:tc>
          <w:tcPr>
            <w:tcW w:w="3101" w:type="pct"/>
          </w:tcPr>
          <w:p w:rsidR="006F206D" w:rsidP="006F206D" w:rsidRDefault="006F206D" w14:paraId="2E2A8D44" w14:textId="1AE4506A">
            <w:r>
              <w:rPr>
                <w:rFonts w:hint="cs"/>
                <w:cs/>
              </w:rPr>
              <w:t>วางไว้ใต้</w:t>
            </w:r>
            <w:r>
              <w:rPr>
                <w:rFonts w:cs="Angsana New"/>
                <w:cs/>
              </w:rPr>
              <w:t xml:space="preserve"> </w:t>
            </w:r>
            <w:r>
              <w:t>yourPackageName</w:t>
            </w:r>
          </w:p>
          <w:p w:rsidR="006F206D" w:rsidP="006F206D" w:rsidRDefault="006F206D" w14:paraId="317A3801" w14:textId="77777777">
            <w:r>
              <w:rPr>
                <w:rFonts w:hint="cs"/>
                <w:cs/>
              </w:rPr>
              <w:t xml:space="preserve">แสดงใน </w:t>
            </w:r>
            <w:r>
              <w:t>Format</w:t>
            </w:r>
          </w:p>
          <w:p w:rsidR="006F206D" w:rsidP="006F206D" w:rsidRDefault="006F206D" w14:paraId="38C35116" w14:textId="43EDC395">
            <w:r>
              <w:t>counterYourPackageName</w:t>
            </w:r>
            <w:r>
              <w:rPr>
                <w:rFonts w:cs="Angsana New"/>
                <w:cs/>
              </w:rPr>
              <w:t xml:space="preserve"> / </w:t>
            </w:r>
            <w:r>
              <w:t>100</w:t>
            </w:r>
          </w:p>
        </w:tc>
      </w:tr>
      <w:tr w:rsidRPr="008979A8" w:rsidR="006F206D" w:rsidTr="006820B7" w14:paraId="3D59D67A" w14:textId="77777777">
        <w:trPr>
          <w:trHeight w:val="108"/>
        </w:trPr>
        <w:tc>
          <w:tcPr>
            <w:tcW w:w="877" w:type="pct"/>
          </w:tcPr>
          <w:p w:rsidR="006F206D" w:rsidP="006F206D" w:rsidRDefault="006F206D" w14:paraId="7344EF93" w14:textId="77777777">
            <w:r>
              <w:t>previewYourPackageName</w:t>
            </w:r>
          </w:p>
        </w:tc>
        <w:tc>
          <w:tcPr>
            <w:tcW w:w="1022" w:type="pct"/>
          </w:tcPr>
          <w:p w:rsidR="006F206D" w:rsidP="006F206D" w:rsidRDefault="006F206D" w14:paraId="36A7CFE4" w14:textId="77777777">
            <w:r>
              <w:t>Text Area</w:t>
            </w:r>
          </w:p>
        </w:tc>
        <w:tc>
          <w:tcPr>
            <w:tcW w:w="3101" w:type="pct"/>
          </w:tcPr>
          <w:p w:rsidRPr="008377E8" w:rsidR="006F206D" w:rsidP="006F206D" w:rsidRDefault="006F206D" w14:paraId="5EDF3079" w14:textId="1374F323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>
              <w:t xml:space="preserve">Preview </w:t>
            </w:r>
            <w:r w:rsidRPr="000D29BA">
              <w:t>{</w:t>
            </w:r>
            <w:r w:rsidRPr="008377E8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0D29BA">
              <w:t>}</w:t>
            </w:r>
          </w:p>
          <w:p w:rsidR="006F206D" w:rsidP="006F206D" w:rsidRDefault="006F206D" w14:paraId="245DCBA2" w14:textId="08A04E8D">
            <w:r>
              <w:t>Disabled</w:t>
            </w:r>
          </w:p>
        </w:tc>
      </w:tr>
      <w:tr w:rsidRPr="008979A8" w:rsidR="006F206D" w:rsidTr="006820B7" w14:paraId="281663AD" w14:textId="77777777">
        <w:trPr>
          <w:trHeight w:val="108"/>
        </w:trPr>
        <w:tc>
          <w:tcPr>
            <w:tcW w:w="5000" w:type="pct"/>
            <w:gridSpan w:val="3"/>
            <w:shd w:val="clear" w:color="auto" w:fill="EAF1DD" w:themeFill="accent3" w:themeFillTint="33"/>
          </w:tcPr>
          <w:p w:rsidR="006F206D" w:rsidP="006F206D" w:rsidRDefault="006F206D" w14:paraId="2AF22F89" w14:textId="77777777">
            <w:r>
              <w:rPr>
                <w:rFonts w:hint="cs"/>
                <w:cs/>
              </w:rPr>
              <w:t xml:space="preserve">จบ </w:t>
            </w:r>
            <w:r>
              <w:t>Loop</w:t>
            </w:r>
          </w:p>
        </w:tc>
      </w:tr>
      <w:tr w:rsidRPr="008979A8" w:rsidR="006F206D" w:rsidTr="006820B7" w14:paraId="3F4F1062" w14:textId="77777777">
        <w:trPr>
          <w:trHeight w:val="108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6F206D" w:rsidP="006F206D" w:rsidRDefault="006F206D" w14:paraId="4F565D88" w14:textId="77777777">
            <w:pPr>
              <w:pStyle w:val="HeaderTable"/>
            </w:pPr>
            <w:r>
              <w:t>End Your Package Name Section</w:t>
            </w:r>
          </w:p>
        </w:tc>
      </w:tr>
      <w:tr w:rsidRPr="008979A8" w:rsidR="006F206D" w:rsidTr="006820B7" w14:paraId="0F9167A1" w14:textId="77777777">
        <w:trPr>
          <w:trHeight w:val="108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6F206D" w:rsidP="006F206D" w:rsidRDefault="006F206D" w14:paraId="5734619B" w14:textId="77777777">
            <w:pPr>
              <w:pStyle w:val="HeaderTable"/>
            </w:pPr>
            <w:r>
              <w:t>SMS Greeting &amp; Delete Section</w:t>
            </w:r>
          </w:p>
        </w:tc>
      </w:tr>
      <w:tr w:rsidRPr="008979A8" w:rsidR="006F206D" w:rsidTr="006820B7" w14:paraId="0EEE2229" w14:textId="77777777">
        <w:trPr>
          <w:trHeight w:val="108"/>
        </w:trPr>
        <w:tc>
          <w:tcPr>
            <w:tcW w:w="877" w:type="pct"/>
          </w:tcPr>
          <w:p w:rsidR="006F206D" w:rsidP="006F206D" w:rsidRDefault="006F206D" w14:paraId="54D924E2" w14:textId="64E1D32E">
            <w:pPr>
              <w:rPr>
                <w:rFonts w:cs="CordiaUPC"/>
              </w:rPr>
            </w:pPr>
            <w:r>
              <w:rPr>
                <w:rFonts w:cs="CordiaUPC"/>
              </w:rPr>
              <w:t>smsGreetingSendFlag</w:t>
            </w:r>
          </w:p>
        </w:tc>
        <w:tc>
          <w:tcPr>
            <w:tcW w:w="1022" w:type="pct"/>
          </w:tcPr>
          <w:p w:rsidR="006F206D" w:rsidP="006F206D" w:rsidRDefault="006F206D" w14:paraId="2968E5F1" w14:textId="466F81CC">
            <w:r>
              <w:t>Drop Down List</w:t>
            </w:r>
          </w:p>
        </w:tc>
        <w:tc>
          <w:tcPr>
            <w:tcW w:w="3101" w:type="pct"/>
          </w:tcPr>
          <w:p w:rsidR="005C3B99" w:rsidP="005C3B99" w:rsidRDefault="006F206D" w14:paraId="49CEF7D2" w14:textId="77777777">
            <w:pPr>
              <w:spacing w:after="0"/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customerType </w:t>
            </w:r>
            <w:r>
              <w:rPr>
                <w:rFonts w:cs="Angsana New"/>
                <w:cs/>
              </w:rPr>
              <w:t>= “</w:t>
            </w:r>
            <w:r>
              <w:t>Post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>
              <w:t>All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Product Class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t>Main</w:t>
            </w:r>
            <w:r>
              <w:rPr>
                <w:rFonts w:cs="Angsana New"/>
                <w:cs/>
              </w:rPr>
              <w:t>”</w:t>
            </w:r>
          </w:p>
          <w:p w:rsidR="006F206D" w:rsidP="006F206D" w:rsidRDefault="005C3B99" w14:paraId="3ED35324" w14:textId="5B984218">
            <w:pPr>
              <w:spacing w:after="0"/>
            </w:pPr>
            <w:r>
              <w:rPr>
                <w:rFonts w:hint="cs"/>
                <w:cs/>
              </w:rPr>
              <w:t xml:space="preserve">และอีกเงื่อนไขคือ </w:t>
            </w:r>
            <w:r>
              <w:br/>
            </w:r>
            <w:r>
              <w:t xml:space="preserve">PO Group </w:t>
            </w:r>
            <w:r>
              <w:rPr>
                <w:rFonts w:cs="CordiaUPC"/>
                <w:cs/>
              </w:rPr>
              <w:t>= “</w:t>
            </w:r>
            <w:r>
              <w:t>IR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และ ทุก </w:t>
            </w:r>
            <w:r>
              <w:t xml:space="preserve">Customer Type </w:t>
            </w:r>
            <w:r>
              <w:rPr>
                <w:rFonts w:hint="cs"/>
                <w:cs/>
              </w:rPr>
              <w:t xml:space="preserve">และ ทุก </w:t>
            </w:r>
            <w:r>
              <w:t>Product Class</w:t>
            </w:r>
          </w:p>
          <w:p w:rsidR="006F206D" w:rsidP="006F206D" w:rsidRDefault="006F206D" w14:paraId="4C29525C" w14:textId="77777777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7B192A">
              <w:rPr>
                <w:rFonts w:cs="Angsana New"/>
                <w:color w:val="FF0000"/>
                <w:cs/>
              </w:rPr>
              <w:t>*</w:t>
            </w:r>
            <w:r w:rsidRPr="007B192A">
              <w:rPr>
                <w:color w:val="FF0000"/>
              </w:rPr>
              <w:t>Send</w:t>
            </w:r>
            <w:r>
              <w:rPr>
                <w:color w:val="FF0000"/>
              </w:rPr>
              <w:t xml:space="preserve"> SMS Greeting </w:t>
            </w:r>
            <w:r w:rsidRPr="007B192A">
              <w:rPr>
                <w:color w:val="FF0000"/>
              </w:rPr>
              <w:t>Flag</w:t>
            </w:r>
          </w:p>
          <w:p w:rsidR="006F206D" w:rsidP="006F206D" w:rsidRDefault="006F206D" w14:paraId="68497BCB" w14:textId="77777777">
            <w:pPr>
              <w:spacing w:after="0"/>
              <w:rPr>
                <w:cs/>
              </w:rPr>
            </w:pPr>
            <w:r>
              <w:rPr>
                <w:rFonts w:hint="cs"/>
                <w:cs/>
              </w:rPr>
              <w:t>ถ้าไม่ใช่</w:t>
            </w:r>
          </w:p>
          <w:p w:rsidR="006F206D" w:rsidP="006F206D" w:rsidRDefault="006F206D" w14:paraId="661F1BEC" w14:textId="77777777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7B192A">
              <w:t>Send SMS Greeting Flag</w:t>
            </w:r>
          </w:p>
          <w:p w:rsidR="006F206D" w:rsidP="006F206D" w:rsidRDefault="006F206D" w14:paraId="384A2159" w14:textId="71891092">
            <w:r>
              <w:t xml:space="preserve">List of Value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‘</w:t>
            </w:r>
            <w:r>
              <w:rPr>
                <w:rFonts w:cs="CordiaUPC"/>
              </w:rPr>
              <w:t>Send Flag</w:t>
            </w:r>
            <w:r>
              <w:rPr>
                <w:rFonts w:cs="Angsana New"/>
                <w:cs/>
              </w:rPr>
              <w:t>’</w:t>
            </w:r>
          </w:p>
        </w:tc>
      </w:tr>
      <w:tr w:rsidRPr="008979A8" w:rsidR="005C2CAC" w:rsidTr="006820B7" w14:paraId="733B5E9F" w14:textId="77777777">
        <w:trPr>
          <w:trHeight w:val="108"/>
        </w:trPr>
        <w:tc>
          <w:tcPr>
            <w:tcW w:w="877" w:type="pct"/>
          </w:tcPr>
          <w:p w:rsidR="005C2CAC" w:rsidP="005C2CAC" w:rsidRDefault="005C2CAC" w14:paraId="3B2EF484" w14:textId="3E741EFD">
            <w:pPr>
              <w:rPr>
                <w:rFonts w:cs="CordiaUPC"/>
              </w:rPr>
            </w:pPr>
            <w:r>
              <w:rPr>
                <w:rStyle w:val="ui-provider"/>
              </w:rPr>
              <w:t>smsConfirm SubSuccessCbs</w:t>
            </w:r>
            <w:r>
              <w:rPr>
                <w:rFonts w:cs="CordiaUPC"/>
              </w:rPr>
              <w:t>SendFlag</w:t>
            </w:r>
          </w:p>
        </w:tc>
        <w:tc>
          <w:tcPr>
            <w:tcW w:w="1022" w:type="pct"/>
          </w:tcPr>
          <w:p w:rsidR="005C2CAC" w:rsidP="005C2CAC" w:rsidRDefault="005C2CAC" w14:paraId="13675083" w14:textId="407B9A1D">
            <w:r>
              <w:t>Drop Down List</w:t>
            </w:r>
          </w:p>
        </w:tc>
        <w:tc>
          <w:tcPr>
            <w:tcW w:w="3101" w:type="pct"/>
          </w:tcPr>
          <w:p w:rsidR="005C2CAC" w:rsidP="005C2CAC" w:rsidRDefault="005C2CAC" w14:paraId="60D41BD5" w14:textId="7E3C443A">
            <w:pPr>
              <w:spacing w:after="0"/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customerType </w:t>
            </w:r>
            <w:r>
              <w:rPr>
                <w:rFonts w:cs="Angsana New"/>
                <w:cs/>
              </w:rPr>
              <w:t>= 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>
              <w:t>All</w:t>
            </w:r>
            <w:r>
              <w:rPr>
                <w:rFonts w:cs="Angsana New"/>
                <w:cs/>
              </w:rPr>
              <w:t>”</w:t>
            </w:r>
          </w:p>
          <w:p w:rsidR="00FA0AF4" w:rsidP="005C2CAC" w:rsidRDefault="00FA0AF4" w14:paraId="691254F0" w14:textId="7F515C5E">
            <w:pPr>
              <w:spacing w:after="0"/>
            </w:pPr>
          </w:p>
          <w:p w:rsidR="00FA0AF4" w:rsidP="005C2CAC" w:rsidRDefault="00FA0AF4" w14:paraId="6F51728A" w14:textId="5F7E11F3">
            <w:pPr>
              <w:spacing w:after="0"/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PO Group </w:t>
            </w:r>
            <w:r>
              <w:rPr>
                <w:rFonts w:cs="CordiaUPC"/>
                <w:cs/>
              </w:rPr>
              <w:t>= “</w:t>
            </w:r>
            <w:r>
              <w:t>IR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และ ทุก </w:t>
            </w:r>
            <w:r>
              <w:t>Product Class</w:t>
            </w:r>
          </w:p>
          <w:p w:rsidRPr="00FA0AF4" w:rsidR="00FA0AF4" w:rsidP="00362C90" w:rsidRDefault="00FA0AF4" w14:paraId="75A7639D" w14:textId="2C37ECBC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Style w:val="ui-provider"/>
                <w:rFonts w:cs="CordiaUPC"/>
                <w:color w:val="FF0000"/>
                <w:cs/>
              </w:rPr>
              <w:t>*</w:t>
            </w:r>
            <w:r w:rsidRPr="00362C90">
              <w:rPr>
                <w:rStyle w:val="ui-provider"/>
                <w:color w:val="FF0000"/>
              </w:rPr>
              <w:t xml:space="preserve">SMS Confirm Subscription success on CBS </w:t>
            </w:r>
            <w:r w:rsidRPr="00362C90">
              <w:rPr>
                <w:rStyle w:val="ui-provider"/>
                <w:rFonts w:cs="CordiaUPC"/>
                <w:color w:val="FF0000"/>
                <w:cs/>
              </w:rPr>
              <w:t>(</w:t>
            </w:r>
            <w:r w:rsidRPr="00362C90">
              <w:rPr>
                <w:rStyle w:val="ui-provider"/>
                <w:color w:val="FF0000"/>
              </w:rPr>
              <w:t>One time</w:t>
            </w:r>
            <w:r w:rsidRPr="00362C90">
              <w:rPr>
                <w:rStyle w:val="ui-provider"/>
                <w:rFonts w:cs="CordiaUPC"/>
                <w:color w:val="FF0000"/>
                <w:cs/>
              </w:rPr>
              <w:t>/</w:t>
            </w:r>
            <w:r w:rsidRPr="00362C90">
              <w:rPr>
                <w:rStyle w:val="ui-provider"/>
                <w:color w:val="FF0000"/>
              </w:rPr>
              <w:t>Recurring</w:t>
            </w:r>
            <w:r w:rsidRPr="00362C90">
              <w:rPr>
                <w:rStyle w:val="ui-provider"/>
                <w:rFonts w:cs="CordiaUPC"/>
                <w:color w:val="FF0000"/>
                <w:cs/>
              </w:rPr>
              <w:t>)</w:t>
            </w:r>
          </w:p>
          <w:p w:rsidR="00FA0AF4" w:rsidP="005C2CAC" w:rsidRDefault="00FA0AF4" w14:paraId="348CC00C" w14:textId="1D00A523">
            <w:pPr>
              <w:spacing w:after="0"/>
              <w:rPr>
                <w:cs/>
              </w:rPr>
            </w:pPr>
            <w:r>
              <w:rPr>
                <w:rFonts w:hint="cs"/>
                <w:cs/>
              </w:rPr>
              <w:t>ถ้าไม่ใช่</w:t>
            </w:r>
          </w:p>
          <w:p w:rsidR="005C2CAC" w:rsidP="005C2CAC" w:rsidRDefault="005C2CAC" w14:paraId="6384D4B6" w14:textId="6E9AFF14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362C90">
              <w:rPr>
                <w:rStyle w:val="ui-provider"/>
                <w:color w:val="000000" w:themeColor="text1"/>
              </w:rPr>
              <w:t xml:space="preserve">SMS Confirm Subscription success on CBS </w:t>
            </w:r>
            <w:r w:rsidRPr="00362C90">
              <w:rPr>
                <w:rStyle w:val="ui-provider"/>
                <w:rFonts w:cs="CordiaUPC"/>
                <w:color w:val="000000" w:themeColor="text1"/>
                <w:cs/>
              </w:rPr>
              <w:t>(</w:t>
            </w:r>
            <w:r w:rsidRPr="00362C90">
              <w:rPr>
                <w:rStyle w:val="ui-provider"/>
                <w:color w:val="000000" w:themeColor="text1"/>
              </w:rPr>
              <w:t>One time</w:t>
            </w:r>
            <w:r w:rsidRPr="00362C90">
              <w:rPr>
                <w:rStyle w:val="ui-provider"/>
                <w:rFonts w:cs="CordiaUPC"/>
                <w:color w:val="000000" w:themeColor="text1"/>
                <w:cs/>
              </w:rPr>
              <w:t>/</w:t>
            </w:r>
            <w:r w:rsidRPr="00362C90">
              <w:rPr>
                <w:rStyle w:val="ui-provider"/>
                <w:color w:val="000000" w:themeColor="text1"/>
              </w:rPr>
              <w:t>Recurring</w:t>
            </w:r>
            <w:r w:rsidRPr="00362C90">
              <w:rPr>
                <w:rStyle w:val="ui-provider"/>
                <w:rFonts w:cs="CordiaUPC"/>
                <w:color w:val="000000" w:themeColor="text1"/>
                <w:cs/>
              </w:rPr>
              <w:t>)</w:t>
            </w:r>
          </w:p>
          <w:p w:rsidR="005C2CAC" w:rsidP="005C2CAC" w:rsidRDefault="005C2CAC" w14:paraId="7D885BEC" w14:textId="282E569F">
            <w:pPr>
              <w:spacing w:after="0"/>
              <w:rPr>
                <w:cs/>
              </w:rPr>
            </w:pPr>
            <w:r>
              <w:t xml:space="preserve">List of Value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‘</w:t>
            </w:r>
            <w:r>
              <w:rPr>
                <w:rFonts w:cs="CordiaUPC"/>
              </w:rPr>
              <w:t>Send Flag</w:t>
            </w:r>
            <w:r>
              <w:rPr>
                <w:rFonts w:cs="Angsana New"/>
                <w:cs/>
              </w:rPr>
              <w:t>’</w:t>
            </w:r>
          </w:p>
        </w:tc>
      </w:tr>
      <w:tr w:rsidRPr="008979A8" w:rsidR="005C2CAC" w:rsidTr="006820B7" w14:paraId="352213B8" w14:textId="77777777">
        <w:trPr>
          <w:trHeight w:val="108"/>
        </w:trPr>
        <w:tc>
          <w:tcPr>
            <w:tcW w:w="5000" w:type="pct"/>
            <w:gridSpan w:val="3"/>
            <w:shd w:val="clear" w:color="auto" w:fill="EAF1DD" w:themeFill="accent3" w:themeFillTint="33"/>
          </w:tcPr>
          <w:p w:rsidR="005C2CAC" w:rsidP="005C2CAC" w:rsidRDefault="005C2CAC" w14:paraId="3314843E" w14:textId="77777777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ให้ </w:t>
            </w:r>
            <w:r>
              <w:t xml:space="preserve">Loop </w:t>
            </w:r>
            <w:r>
              <w:rPr>
                <w:rFonts w:hint="cs"/>
                <w:cs/>
              </w:rPr>
              <w:t xml:space="preserve">แสดง </w:t>
            </w:r>
            <w:r>
              <w:t xml:space="preserve">field </w:t>
            </w:r>
            <w:r>
              <w:rPr>
                <w:rFonts w:hint="cs"/>
                <w:cs/>
              </w:rPr>
              <w:t xml:space="preserve">ตามจำนวน </w:t>
            </w:r>
            <w:r>
              <w:t xml:space="preserve">Language </w:t>
            </w:r>
            <w:r>
              <w:rPr>
                <w:rFonts w:hint="cs"/>
                <w:cs/>
              </w:rPr>
              <w:t>ที่เลือกมาก</w:t>
            </w:r>
          </w:p>
        </w:tc>
      </w:tr>
      <w:tr w:rsidRPr="008979A8" w:rsidR="005C2CAC" w:rsidTr="006820B7" w14:paraId="29891BCC" w14:textId="77777777">
        <w:trPr>
          <w:trHeight w:val="108"/>
        </w:trPr>
        <w:tc>
          <w:tcPr>
            <w:tcW w:w="877" w:type="pct"/>
            <w:shd w:val="clear" w:color="auto" w:fill="EAF1DD" w:themeFill="accent3" w:themeFillTint="33"/>
          </w:tcPr>
          <w:p w:rsidR="005C2CAC" w:rsidP="005C2CAC" w:rsidRDefault="005C2CAC" w14:paraId="775B4179" w14:textId="77777777">
            <w:pPr>
              <w:rPr>
                <w:cs/>
              </w:rPr>
            </w:pPr>
            <w:r w:rsidRPr="00A235B3">
              <w:t>langAbb</w:t>
            </w:r>
          </w:p>
        </w:tc>
        <w:tc>
          <w:tcPr>
            <w:tcW w:w="1022" w:type="pct"/>
            <w:shd w:val="clear" w:color="auto" w:fill="EAF1DD" w:themeFill="accent3" w:themeFillTint="33"/>
          </w:tcPr>
          <w:p w:rsidR="005C2CAC" w:rsidP="005C2CAC" w:rsidRDefault="005C2CAC" w14:paraId="02EBB1AD" w14:textId="77777777">
            <w:r>
              <w:t>Text Area</w:t>
            </w:r>
          </w:p>
        </w:tc>
        <w:tc>
          <w:tcPr>
            <w:tcW w:w="3101" w:type="pct"/>
            <w:shd w:val="clear" w:color="auto" w:fill="EAF1DD" w:themeFill="accent3" w:themeFillTint="33"/>
          </w:tcPr>
          <w:p w:rsidR="005C2CAC" w:rsidP="005C2CAC" w:rsidRDefault="005C2CAC" w14:paraId="270BF0EC" w14:textId="77777777">
            <w:r>
              <w:rPr>
                <w:rFonts w:ascii="Segoe UI" w:hAnsi="Segoe UI" w:cs="Segoe UI"/>
                <w:sz w:val="18"/>
                <w:szCs w:val="18"/>
              </w:rPr>
              <w:t>langAbb</w:t>
            </w:r>
            <w:r>
              <w:rPr>
                <w:rFonts w:cs="Angsana New"/>
                <w:cs/>
              </w:rPr>
              <w:t xml:space="preserve"> = </w:t>
            </w:r>
            <w:r>
              <w:t>language</w:t>
            </w:r>
            <w:r>
              <w:rPr>
                <w:rFonts w:cs="Angsana New"/>
                <w:cs/>
              </w:rPr>
              <w:t>.</w:t>
            </w:r>
            <w:r>
              <w:t>lov_val2</w:t>
            </w:r>
          </w:p>
          <w:p w:rsidRPr="00A235B3" w:rsidR="005C2CAC" w:rsidP="005C2CAC" w:rsidRDefault="005C2CAC" w14:paraId="1026549F" w14:textId="77777777">
            <w:pPr>
              <w:rPr>
                <w:u w:val="single"/>
              </w:rPr>
            </w:pPr>
            <w:r w:rsidRPr="00A235B3">
              <w:rPr>
                <w:u w:val="single"/>
              </w:rPr>
              <w:t>Invisible</w:t>
            </w:r>
          </w:p>
        </w:tc>
      </w:tr>
      <w:tr w:rsidRPr="008979A8" w:rsidR="005C2CAC" w:rsidTr="006820B7" w14:paraId="7002034B" w14:textId="77777777">
        <w:trPr>
          <w:trHeight w:val="108"/>
        </w:trPr>
        <w:tc>
          <w:tcPr>
            <w:tcW w:w="877" w:type="pct"/>
          </w:tcPr>
          <w:p w:rsidR="005C2CAC" w:rsidP="005C2CAC" w:rsidRDefault="005C2CAC" w14:paraId="584149AD" w14:textId="08F2199E">
            <w:r>
              <w:rPr>
                <w:rFonts w:cs="CordiaUPC"/>
              </w:rPr>
              <w:t>smsGreeting</w:t>
            </w:r>
          </w:p>
        </w:tc>
        <w:tc>
          <w:tcPr>
            <w:tcW w:w="1022" w:type="pct"/>
          </w:tcPr>
          <w:p w:rsidR="005C2CAC" w:rsidP="005C2CAC" w:rsidRDefault="005C2CAC" w14:paraId="5BB468E8" w14:textId="77777777">
            <w:r>
              <w:t>Text Area</w:t>
            </w:r>
          </w:p>
        </w:tc>
        <w:tc>
          <w:tcPr>
            <w:tcW w:w="3101" w:type="pct"/>
          </w:tcPr>
          <w:p w:rsidR="005C2CAC" w:rsidP="005C2CAC" w:rsidRDefault="005C2CAC" w14:paraId="5FF39271" w14:textId="26F88F3E">
            <w:pPr>
              <w:spacing w:after="0"/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customerType </w:t>
            </w:r>
            <w:r>
              <w:rPr>
                <w:rFonts w:cs="Angsana New"/>
                <w:cs/>
              </w:rPr>
              <w:t>= “</w:t>
            </w:r>
            <w:r>
              <w:t>Post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>
              <w:t>All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Product Class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t>Main</w:t>
            </w:r>
            <w:r>
              <w:rPr>
                <w:rFonts w:cs="Angsana New"/>
                <w:cs/>
              </w:rPr>
              <w:t>”</w:t>
            </w:r>
          </w:p>
          <w:p w:rsidR="005C2CAC" w:rsidP="005C2CAC" w:rsidRDefault="005C2CAC" w14:paraId="289C0934" w14:textId="2D31CCDE">
            <w:pPr>
              <w:spacing w:after="0"/>
            </w:pPr>
            <w:r>
              <w:rPr>
                <w:rFonts w:hint="cs"/>
                <w:cs/>
              </w:rPr>
              <w:t xml:space="preserve">และอีกเงื่อนไขคือ </w:t>
            </w:r>
            <w:r>
              <w:br/>
            </w:r>
            <w:r>
              <w:t xml:space="preserve">PO Group </w:t>
            </w:r>
            <w:r>
              <w:rPr>
                <w:rFonts w:cs="CordiaUPC"/>
                <w:cs/>
              </w:rPr>
              <w:t>= “</w:t>
            </w:r>
            <w:r>
              <w:t>IR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และ ทุก </w:t>
            </w:r>
            <w:r>
              <w:t xml:space="preserve">Customer Type </w:t>
            </w:r>
            <w:r>
              <w:rPr>
                <w:rFonts w:hint="cs"/>
                <w:cs/>
              </w:rPr>
              <w:t xml:space="preserve">และ ทุก </w:t>
            </w:r>
            <w:r>
              <w:t>Product Class</w:t>
            </w:r>
          </w:p>
          <w:p w:rsidR="005C2CAC" w:rsidP="005C2CAC" w:rsidRDefault="005C2CAC" w14:paraId="23B5F30C" w14:textId="77777777">
            <w:pPr>
              <w:rPr>
                <w:color w:val="FF0000"/>
              </w:rPr>
            </w:pPr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Angsana New"/>
                <w:color w:val="FF0000"/>
                <w:cs/>
              </w:rPr>
              <w:t>*</w:t>
            </w:r>
            <w:r>
              <w:rPr>
                <w:color w:val="FF0000"/>
              </w:rPr>
              <w:t xml:space="preserve">SMS Greeting </w:t>
            </w:r>
            <w:r w:rsidRPr="00A00E2D">
              <w:rPr>
                <w:color w:val="FF0000"/>
              </w:rPr>
              <w:t>{</w:t>
            </w:r>
            <w:r w:rsidRPr="00A00E2D">
              <w:rPr>
                <w:rFonts w:ascii="Segoe UI" w:hAnsi="Segoe UI" w:cs="Segoe UI"/>
                <w:color w:val="FF0000"/>
                <w:sz w:val="18"/>
                <w:szCs w:val="18"/>
              </w:rPr>
              <w:t>langAbb</w:t>
            </w:r>
            <w:r w:rsidRPr="00A00E2D">
              <w:rPr>
                <w:color w:val="FF0000"/>
              </w:rPr>
              <w:t>}</w:t>
            </w:r>
          </w:p>
          <w:p w:rsidR="005C2CAC" w:rsidP="005C2CAC" w:rsidRDefault="005C2CAC" w14:paraId="1E45D870" w14:textId="4ACD842F">
            <w:r w:rsidRPr="00A235B3">
              <w:t xml:space="preserve">Example </w:t>
            </w:r>
            <w:r w:rsidRPr="00A235B3">
              <w:rPr>
                <w:rFonts w:cs="Angsana New"/>
                <w:cs/>
              </w:rPr>
              <w:t xml:space="preserve">: </w:t>
            </w:r>
            <w:r>
              <w:rPr>
                <w:rFonts w:cs="Angsana New"/>
                <w:color w:val="FF0000"/>
                <w:cs/>
              </w:rPr>
              <w:t>*</w:t>
            </w:r>
            <w:r>
              <w:rPr>
                <w:color w:val="FF0000"/>
              </w:rPr>
              <w:t>SMS Greeting ENG</w:t>
            </w:r>
          </w:p>
          <w:p w:rsidR="005C2CAC" w:rsidP="005C2CAC" w:rsidRDefault="005C2CAC" w14:paraId="788CFCED" w14:textId="77777777">
            <w:pPr>
              <w:spacing w:after="0"/>
              <w:rPr>
                <w:cs/>
              </w:rPr>
            </w:pPr>
            <w:r>
              <w:rPr>
                <w:rFonts w:hint="cs"/>
                <w:cs/>
              </w:rPr>
              <w:t>ถ้าไม่ใช่</w:t>
            </w:r>
          </w:p>
          <w:p w:rsidR="005C2CAC" w:rsidP="005C2CAC" w:rsidRDefault="005C2CAC" w14:paraId="45555F5A" w14:textId="77777777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>
              <w:t xml:space="preserve">SMS Greeting 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</w:p>
          <w:p w:rsidR="005C2CAC" w:rsidP="005C2CAC" w:rsidRDefault="005C2CAC" w14:paraId="53D011CC" w14:textId="4954EB58">
            <w:r w:rsidRPr="00A235B3">
              <w:t xml:space="preserve">Example </w:t>
            </w:r>
            <w:r w:rsidRPr="00A235B3">
              <w:rPr>
                <w:rFonts w:cs="Angsana New"/>
                <w:cs/>
              </w:rPr>
              <w:t xml:space="preserve">: </w:t>
            </w:r>
            <w:r w:rsidRPr="000D29BA">
              <w:t>SMS Greeting ENG</w:t>
            </w:r>
          </w:p>
          <w:p w:rsidR="005C2CAC" w:rsidP="005C2CAC" w:rsidRDefault="005C2CAC" w14:paraId="59DA3B6B" w14:textId="77777777">
            <w:r>
              <w:rPr>
                <w:rFonts w:cs="CordiaUPC"/>
              </w:rPr>
              <w:t xml:space="preserve">Max Length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CordiaUPC"/>
              </w:rPr>
              <w:t>250</w:t>
            </w:r>
          </w:p>
          <w:p w:rsidR="005C2CAC" w:rsidP="005C2CAC" w:rsidRDefault="005C2CAC" w14:paraId="3AB7C57D" w14:textId="0A481B64">
            <w:pPr>
              <w:rPr>
                <w:rFonts w:cs="CordiaUPC"/>
              </w:rPr>
            </w:pPr>
            <w:r>
              <w:rPr>
                <w:rFonts w:hint="cs"/>
                <w:cs/>
              </w:rPr>
              <w:t xml:space="preserve">เมื่อ </w:t>
            </w:r>
            <w:r>
              <w:t xml:space="preserve">User </w:t>
            </w:r>
            <w:r>
              <w:rPr>
                <w:rFonts w:hint="cs"/>
                <w:cs/>
              </w:rPr>
              <w:t>กรอก</w:t>
            </w:r>
            <w:r>
              <w:rPr>
                <w:rFonts w:cs="Angsana New"/>
                <w:cs/>
              </w:rPr>
              <w:t>ใ</w:t>
            </w:r>
            <w:r>
              <w:rPr>
                <w:rFonts w:hint="cs"/>
                <w:cs/>
              </w:rPr>
              <w:t xml:space="preserve">ห้คำนวนจำนวนตัวอักษรไว้ที่ </w:t>
            </w:r>
            <w:r>
              <w:rPr>
                <w:rFonts w:cs="CordiaUPC"/>
              </w:rPr>
              <w:t>counterSMSGreeting</w:t>
            </w:r>
            <w:r>
              <w:rPr>
                <w:color w:val="FF0000"/>
              </w:rPr>
              <w:t>{</w:t>
            </w:r>
            <w:r>
              <w:rPr>
                <w:rFonts w:ascii="Segoe UI" w:hAnsi="Segoe UI" w:cs="Segoe UI"/>
                <w:sz w:val="18"/>
                <w:szCs w:val="18"/>
              </w:rPr>
              <w:t>langAbb</w:t>
            </w:r>
            <w:r>
              <w:rPr>
                <w:color w:val="FF0000"/>
              </w:rPr>
              <w:t>}</w:t>
            </w:r>
          </w:p>
          <w:p w:rsidRPr="002D16F0" w:rsidR="005C2CAC" w:rsidP="005C2CAC" w:rsidRDefault="005C2CAC" w14:paraId="2426651E" w14:textId="37200F2C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 xml:space="preserve">แสดง </w:t>
            </w:r>
            <w:r>
              <w:t xml:space="preserve">5 </w:t>
            </w:r>
            <w:r>
              <w:rPr>
                <w:rFonts w:hint="cs"/>
                <w:cs/>
              </w:rPr>
              <w:t>บรรทัด</w:t>
            </w:r>
          </w:p>
        </w:tc>
      </w:tr>
      <w:tr w:rsidRPr="008979A8" w:rsidR="005C2CAC" w:rsidTr="006820B7" w14:paraId="1627FE6C" w14:textId="77777777">
        <w:trPr>
          <w:trHeight w:val="108"/>
        </w:trPr>
        <w:tc>
          <w:tcPr>
            <w:tcW w:w="877" w:type="pct"/>
          </w:tcPr>
          <w:p w:rsidR="005C2CAC" w:rsidP="005C2CAC" w:rsidRDefault="005C2CAC" w14:paraId="18453475" w14:textId="6DD75FB3">
            <w:pPr>
              <w:rPr>
                <w:rFonts w:cs="CordiaUPC"/>
              </w:rPr>
            </w:pPr>
            <w:r>
              <w:rPr>
                <w:rFonts w:cs="CordiaUPC"/>
              </w:rPr>
              <w:t>counterSMSGreeting</w:t>
            </w:r>
          </w:p>
        </w:tc>
        <w:tc>
          <w:tcPr>
            <w:tcW w:w="1022" w:type="pct"/>
          </w:tcPr>
          <w:p w:rsidR="005C2CAC" w:rsidP="005C2CAC" w:rsidRDefault="005C2CAC" w14:paraId="31FA28AC" w14:textId="77777777">
            <w:r>
              <w:t>Text</w:t>
            </w:r>
          </w:p>
        </w:tc>
        <w:tc>
          <w:tcPr>
            <w:tcW w:w="3101" w:type="pct"/>
          </w:tcPr>
          <w:p w:rsidR="005C2CAC" w:rsidP="005C2CAC" w:rsidRDefault="005C2CAC" w14:paraId="64F722DA" w14:textId="7A7F5A0C">
            <w:r>
              <w:rPr>
                <w:rFonts w:hint="cs"/>
                <w:cs/>
              </w:rPr>
              <w:t>วางไว้ใต้</w:t>
            </w:r>
            <w:r>
              <w:rPr>
                <w:rFonts w:cs="CordiaUPC"/>
              </w:rPr>
              <w:t xml:space="preserve"> smsGreeting</w:t>
            </w:r>
          </w:p>
          <w:p w:rsidR="005C2CAC" w:rsidP="005C2CAC" w:rsidRDefault="005C2CAC" w14:paraId="7800F343" w14:textId="2DFEA07A">
            <w:r>
              <w:rPr>
                <w:rFonts w:hint="cs"/>
                <w:cs/>
              </w:rPr>
              <w:t xml:space="preserve">แสดงใน </w:t>
            </w:r>
            <w:r>
              <w:t>Format</w:t>
            </w:r>
          </w:p>
          <w:p w:rsidR="006B408B" w:rsidP="005C2CAC" w:rsidRDefault="006B408B" w14:paraId="1C5F38CC" w14:textId="77AF7B8B">
            <w:r>
              <w:rPr>
                <w:rFonts w:hint="cs"/>
                <w:cs/>
              </w:rPr>
              <w:t xml:space="preserve">ถ้า </w:t>
            </w:r>
            <w:r>
              <w:t xml:space="preserve">customerType </w:t>
            </w:r>
            <w:r>
              <w:rPr>
                <w:rFonts w:cs="CordiaUPC"/>
                <w:cs/>
              </w:rPr>
              <w:t>= “</w:t>
            </w:r>
            <w:r>
              <w:t>Pre</w:t>
            </w:r>
            <w:r>
              <w:rPr>
                <w:rFonts w:cs="CordiaUPC"/>
                <w:cs/>
              </w:rPr>
              <w:t>-</w:t>
            </w:r>
            <w:r>
              <w:t>paia</w:t>
            </w:r>
            <w:r>
              <w:rPr>
                <w:rFonts w:cs="CordiaUPC"/>
                <w:cs/>
              </w:rPr>
              <w:t>”</w:t>
            </w:r>
          </w:p>
          <w:p w:rsidR="006B408B" w:rsidP="005C2CAC" w:rsidRDefault="006B408B" w14:paraId="222388DF" w14:textId="1B6FEC8C">
            <w:r>
              <w:rPr>
                <w:rFonts w:cs="CordiaUPC"/>
              </w:rPr>
              <w:t>counterSMSGreeting</w:t>
            </w:r>
            <w:r>
              <w:rPr>
                <w:rFonts w:cs="Angsana New"/>
                <w:cs/>
              </w:rPr>
              <w:t xml:space="preserve"> / </w:t>
            </w:r>
            <w:r>
              <w:t>400</w:t>
            </w:r>
          </w:p>
          <w:p w:rsidR="006B408B" w:rsidP="005C2CAC" w:rsidRDefault="006B408B" w14:paraId="5A7DC87D" w14:textId="1D1526C1">
            <w:pPr>
              <w:rPr>
                <w:cs/>
              </w:rPr>
            </w:pPr>
            <w:r>
              <w:rPr>
                <w:rFonts w:hint="cs"/>
                <w:cs/>
              </w:rPr>
              <w:t>ถ้าไม่ใช่</w:t>
            </w:r>
          </w:p>
          <w:p w:rsidR="005C2CAC" w:rsidP="005C2CAC" w:rsidRDefault="005C2CAC" w14:paraId="57814B06" w14:textId="02AE80AA">
            <w:r>
              <w:rPr>
                <w:rFonts w:cs="CordiaUPC"/>
              </w:rPr>
              <w:t>counterSMSGreeting</w:t>
            </w:r>
            <w:r>
              <w:rPr>
                <w:rFonts w:cs="Angsana New"/>
                <w:cs/>
              </w:rPr>
              <w:t xml:space="preserve"> / </w:t>
            </w:r>
            <w:r>
              <w:t>250</w:t>
            </w:r>
          </w:p>
        </w:tc>
      </w:tr>
      <w:tr w:rsidRPr="008979A8" w:rsidR="005C2CAC" w:rsidTr="006820B7" w14:paraId="71E537CF" w14:textId="77777777">
        <w:trPr>
          <w:trHeight w:val="108"/>
        </w:trPr>
        <w:tc>
          <w:tcPr>
            <w:tcW w:w="5000" w:type="pct"/>
            <w:gridSpan w:val="3"/>
            <w:shd w:val="clear" w:color="auto" w:fill="EAF1DD" w:themeFill="accent3" w:themeFillTint="33"/>
          </w:tcPr>
          <w:p w:rsidR="005C2CAC" w:rsidP="005C2CAC" w:rsidRDefault="005C2CAC" w14:paraId="1E605D3A" w14:textId="77777777">
            <w:r>
              <w:rPr>
                <w:rFonts w:hint="cs"/>
                <w:cs/>
              </w:rPr>
              <w:t xml:space="preserve">จบ </w:t>
            </w:r>
            <w:r>
              <w:t>Loop</w:t>
            </w:r>
          </w:p>
        </w:tc>
      </w:tr>
      <w:tr w:rsidRPr="008979A8" w:rsidR="005C2CAC" w:rsidTr="006820B7" w14:paraId="55F09668" w14:textId="77777777">
        <w:trPr>
          <w:trHeight w:val="108"/>
        </w:trPr>
        <w:tc>
          <w:tcPr>
            <w:tcW w:w="877" w:type="pct"/>
          </w:tcPr>
          <w:p w:rsidR="005C2CAC" w:rsidP="005C2CAC" w:rsidRDefault="005C2CAC" w14:paraId="09A9E5F0" w14:textId="0C888FB3">
            <w:pPr>
              <w:rPr>
                <w:rFonts w:cs="CordiaUPC"/>
              </w:rPr>
            </w:pPr>
            <w:r>
              <w:t>guildlineParameterOfSMSGreeting</w:t>
            </w:r>
          </w:p>
        </w:tc>
        <w:tc>
          <w:tcPr>
            <w:tcW w:w="1022" w:type="pct"/>
          </w:tcPr>
          <w:p w:rsidR="005C2CAC" w:rsidP="005C2CAC" w:rsidRDefault="005C2CAC" w14:paraId="55E6F0DE" w14:textId="77777777"/>
        </w:tc>
        <w:tc>
          <w:tcPr>
            <w:tcW w:w="3101" w:type="pct"/>
          </w:tcPr>
          <w:p w:rsidR="005C2CAC" w:rsidP="005C2CAC" w:rsidRDefault="005C2CAC" w14:paraId="205E6320" w14:textId="6DFD77B4">
            <w:pPr>
              <w:spacing w:after="0"/>
            </w:pPr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>
              <w:t xml:space="preserve"> Guildline Parameter of SMS Greeting</w:t>
            </w:r>
            <w:r>
              <w:rPr>
                <w:rFonts w:cs="Angsana New"/>
                <w:cs/>
              </w:rPr>
              <w:t xml:space="preserve"> : </w:t>
            </w:r>
          </w:p>
          <w:p w:rsidR="005C2CAC" w:rsidP="005C2CAC" w:rsidRDefault="005C2CAC" w14:paraId="600D9139" w14:textId="77777777">
            <w:pPr>
              <w:spacing w:after="0"/>
            </w:pPr>
            <w:r>
              <w:rPr>
                <w:rFonts w:hint="cs"/>
                <w:cs/>
              </w:rPr>
              <w:t xml:space="preserve">ให้ดึงค่ามาจาก </w:t>
            </w:r>
            <w:r>
              <w:t xml:space="preserve"> flw_cfg_lov table</w:t>
            </w:r>
            <w:r>
              <w:rPr>
                <w:rFonts w:hint="cs"/>
                <w:cs/>
              </w:rPr>
              <w:t xml:space="preserve"> โดย</w:t>
            </w:r>
          </w:p>
          <w:p w:rsidR="005C2CAC" w:rsidP="005C2CAC" w:rsidRDefault="005C2CAC" w14:paraId="0389264E" w14:textId="77777777">
            <w:pPr>
              <w:pStyle w:val="ListParagraph"/>
              <w:numPr>
                <w:ilvl w:val="1"/>
                <w:numId w:val="9"/>
              </w:numPr>
              <w:spacing w:after="0"/>
            </w:pPr>
            <w:r>
              <w:t xml:space="preserve">GROUP_TYPE </w:t>
            </w:r>
            <w:r>
              <w:rPr>
                <w:rFonts w:cs="Angsana New"/>
                <w:cs/>
              </w:rPr>
              <w:t>= ‘</w:t>
            </w:r>
            <w:r>
              <w:rPr>
                <w:rFonts w:cs="CordiaUPC"/>
              </w:rPr>
              <w:t xml:space="preserve">Mass </w:t>
            </w:r>
            <w:r>
              <w:t>Product SMS Parameter</w:t>
            </w:r>
            <w:r>
              <w:rPr>
                <w:rFonts w:cs="Angsana New"/>
                <w:cs/>
              </w:rPr>
              <w:t>’</w:t>
            </w:r>
          </w:p>
          <w:p w:rsidR="005C2CAC" w:rsidP="005C2CAC" w:rsidRDefault="005C2CAC" w14:paraId="3F8F35B5" w14:textId="3EDE6AD7">
            <w:pPr>
              <w:pStyle w:val="ListParagraph"/>
              <w:numPr>
                <w:ilvl w:val="1"/>
                <w:numId w:val="9"/>
              </w:numPr>
              <w:spacing w:after="0"/>
            </w:pPr>
            <w:r>
              <w:t xml:space="preserve">LOV_TYPE </w:t>
            </w:r>
            <w:r>
              <w:rPr>
                <w:rFonts w:cs="Angsana New"/>
                <w:cs/>
              </w:rPr>
              <w:t>= ‘</w:t>
            </w:r>
            <w:r>
              <w:t>SMS Greeting</w:t>
            </w:r>
            <w:r>
              <w:rPr>
                <w:rFonts w:cs="Angsana New"/>
                <w:cs/>
              </w:rPr>
              <w:t>’</w:t>
            </w:r>
          </w:p>
          <w:p w:rsidR="005C2CAC" w:rsidP="005C2CAC" w:rsidRDefault="005C2CAC" w14:paraId="740C4382" w14:textId="77777777">
            <w:pPr>
              <w:spacing w:after="0"/>
            </w:pPr>
            <w:r>
              <w:rPr>
                <w:rFonts w:hint="cs"/>
                <w:cs/>
              </w:rPr>
              <w:t xml:space="preserve"> และแทนค่าดังนี้</w:t>
            </w:r>
          </w:p>
          <w:p w:rsidR="005C2CAC" w:rsidP="005C2CAC" w:rsidRDefault="005C2CAC" w14:paraId="1586BB81" w14:textId="47A441DA">
            <w:pPr>
              <w:spacing w:after="0"/>
            </w:pPr>
            <w:r>
              <w:rPr>
                <w:rFonts w:cs="Angsana New"/>
                <w:cs/>
              </w:rPr>
              <w:t>- [</w:t>
            </w:r>
            <w:r>
              <w:t>1</w:t>
            </w:r>
            <w:r>
              <w:rPr>
                <w:rFonts w:cs="Angsana New"/>
                <w:cs/>
              </w:rPr>
              <w:t>].</w:t>
            </w:r>
            <w:r w:rsidRPr="000E52E4">
              <w:t xml:space="preserve">{lov_display} </w:t>
            </w:r>
            <w:r w:rsidRPr="000E52E4">
              <w:rPr>
                <w:rFonts w:cs="Angsana New"/>
                <w:cs/>
              </w:rPr>
              <w:t xml:space="preserve">= </w:t>
            </w:r>
            <w:r>
              <w:rPr>
                <w:rFonts w:cs="Angsana New"/>
                <w:cs/>
              </w:rPr>
              <w:t>[</w:t>
            </w:r>
            <w:r>
              <w:t>1</w:t>
            </w:r>
            <w:r>
              <w:rPr>
                <w:rFonts w:cs="Angsana New"/>
                <w:cs/>
              </w:rPr>
              <w:t>].</w:t>
            </w:r>
            <w:r w:rsidRPr="000E52E4">
              <w:t>{lov_val2}</w:t>
            </w:r>
          </w:p>
          <w:p w:rsidR="005C2CAC" w:rsidP="005C2CAC" w:rsidRDefault="005C2CAC" w14:paraId="17B355D5" w14:textId="6CD3FF47">
            <w:pPr>
              <w:spacing w:after="0"/>
              <w:rPr>
                <w:cs/>
              </w:rPr>
            </w:pPr>
            <w:r>
              <w:rPr>
                <w:rFonts w:cs="Angsana New"/>
                <w:cs/>
              </w:rPr>
              <w:t>- [</w:t>
            </w:r>
            <w:r>
              <w:t>2</w:t>
            </w:r>
            <w:r>
              <w:rPr>
                <w:rFonts w:cs="Angsana New"/>
                <w:cs/>
              </w:rPr>
              <w:t>].</w:t>
            </w:r>
            <w:r w:rsidRPr="000E52E4">
              <w:t xml:space="preserve">{lov_display} </w:t>
            </w:r>
            <w:r w:rsidRPr="000E52E4">
              <w:rPr>
                <w:rFonts w:cs="Angsana New"/>
                <w:cs/>
              </w:rPr>
              <w:t xml:space="preserve">= </w:t>
            </w:r>
            <w:r>
              <w:rPr>
                <w:rFonts w:cs="Angsana New"/>
                <w:cs/>
              </w:rPr>
              <w:t>[</w:t>
            </w:r>
            <w:r>
              <w:t>2</w:t>
            </w:r>
            <w:r>
              <w:rPr>
                <w:rFonts w:cs="Angsana New"/>
                <w:cs/>
              </w:rPr>
              <w:t>].</w:t>
            </w:r>
            <w:r w:rsidRPr="000E52E4">
              <w:t>{lov_val2}</w:t>
            </w:r>
          </w:p>
        </w:tc>
      </w:tr>
      <w:tr w:rsidRPr="008979A8" w:rsidR="005C2CAC" w:rsidTr="006820B7" w14:paraId="1B6A2A52" w14:textId="77777777">
        <w:trPr>
          <w:trHeight w:val="108"/>
        </w:trPr>
        <w:tc>
          <w:tcPr>
            <w:tcW w:w="877" w:type="pct"/>
          </w:tcPr>
          <w:p w:rsidR="005C2CAC" w:rsidP="005C2CAC" w:rsidRDefault="005C2CAC" w14:paraId="32183861" w14:textId="1DEF736D">
            <w:r>
              <w:rPr>
                <w:rFonts w:cs="CordiaUPC"/>
              </w:rPr>
              <w:t>smsDeleteSendFlag</w:t>
            </w:r>
          </w:p>
        </w:tc>
        <w:tc>
          <w:tcPr>
            <w:tcW w:w="1022" w:type="pct"/>
          </w:tcPr>
          <w:p w:rsidR="005C2CAC" w:rsidP="005C2CAC" w:rsidRDefault="005C2CAC" w14:paraId="6637AB7D" w14:textId="062BEE0C">
            <w:r>
              <w:t>Drop Down List</w:t>
            </w:r>
          </w:p>
        </w:tc>
        <w:tc>
          <w:tcPr>
            <w:tcW w:w="3101" w:type="pct"/>
          </w:tcPr>
          <w:p w:rsidR="005C2CAC" w:rsidP="005C2CAC" w:rsidRDefault="005C2CAC" w14:paraId="113D35C2" w14:textId="77777777">
            <w:pPr>
              <w:spacing w:after="0"/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customerType </w:t>
            </w:r>
            <w:r>
              <w:rPr>
                <w:rFonts w:cs="Angsana New"/>
                <w:cs/>
              </w:rPr>
              <w:t>= “</w:t>
            </w:r>
            <w:r>
              <w:t>Post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>
              <w:t>All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Product Class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t>Main</w:t>
            </w:r>
            <w:r>
              <w:rPr>
                <w:rFonts w:cs="Angsana New"/>
                <w:cs/>
              </w:rPr>
              <w:t>”</w:t>
            </w:r>
          </w:p>
          <w:p w:rsidR="005C2CAC" w:rsidP="005C2CAC" w:rsidRDefault="005C2CAC" w14:paraId="5E5806D8" w14:textId="7443FE8F">
            <w:pPr>
              <w:spacing w:after="0"/>
            </w:pPr>
            <w:r>
              <w:rPr>
                <w:rFonts w:hint="cs"/>
                <w:cs/>
              </w:rPr>
              <w:t xml:space="preserve">และอีกเงื่อนไขคือ </w:t>
            </w:r>
            <w:r>
              <w:br/>
            </w:r>
            <w:r>
              <w:t xml:space="preserve">PO Group </w:t>
            </w:r>
            <w:r>
              <w:rPr>
                <w:rFonts w:cs="CordiaUPC"/>
                <w:cs/>
              </w:rPr>
              <w:t>= “</w:t>
            </w:r>
            <w:r>
              <w:t>IR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และ ทุก </w:t>
            </w:r>
            <w:r>
              <w:t xml:space="preserve">Customer Type </w:t>
            </w:r>
            <w:r>
              <w:rPr>
                <w:rFonts w:hint="cs"/>
                <w:cs/>
              </w:rPr>
              <w:t xml:space="preserve">และ ทุก </w:t>
            </w:r>
            <w:r>
              <w:t>Product Class</w:t>
            </w:r>
          </w:p>
          <w:p w:rsidR="005C2CAC" w:rsidP="005C2CAC" w:rsidRDefault="005C2CAC" w14:paraId="720B670E" w14:textId="77777777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C974A9">
              <w:rPr>
                <w:rFonts w:cs="Angsana New"/>
                <w:color w:val="FF0000"/>
                <w:cs/>
              </w:rPr>
              <w:t>*</w:t>
            </w:r>
            <w:r w:rsidRPr="00C974A9">
              <w:rPr>
                <w:color w:val="FF0000"/>
              </w:rPr>
              <w:t>Send</w:t>
            </w:r>
            <w:r>
              <w:rPr>
                <w:color w:val="FF0000"/>
              </w:rPr>
              <w:t xml:space="preserve"> SMS Delete</w:t>
            </w:r>
            <w:r w:rsidRPr="00C974A9">
              <w:rPr>
                <w:color w:val="FF0000"/>
              </w:rPr>
              <w:t xml:space="preserve"> Flag</w:t>
            </w:r>
          </w:p>
          <w:p w:rsidR="005C2CAC" w:rsidP="005C2CAC" w:rsidRDefault="005C2CAC" w14:paraId="3A7D7514" w14:textId="77777777">
            <w:pPr>
              <w:spacing w:after="0"/>
              <w:rPr>
                <w:cs/>
              </w:rPr>
            </w:pPr>
            <w:r>
              <w:rPr>
                <w:rFonts w:hint="cs"/>
                <w:cs/>
              </w:rPr>
              <w:t>ถ้าไม่ใช่</w:t>
            </w:r>
          </w:p>
          <w:p w:rsidR="005C2CAC" w:rsidP="005C2CAC" w:rsidRDefault="005C2CAC" w14:paraId="00BADAD7" w14:textId="20415C20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7B192A">
              <w:t>Send SMS Delete Flag</w:t>
            </w:r>
            <w:r>
              <w:t xml:space="preserve">List of Value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‘</w:t>
            </w:r>
            <w:r>
              <w:rPr>
                <w:rFonts w:cs="CordiaUPC"/>
              </w:rPr>
              <w:t>Send Flag</w:t>
            </w:r>
            <w:r>
              <w:rPr>
                <w:rFonts w:cs="Angsana New"/>
                <w:cs/>
              </w:rPr>
              <w:t>’</w:t>
            </w:r>
          </w:p>
        </w:tc>
      </w:tr>
      <w:tr w:rsidRPr="008979A8" w:rsidR="005C2CAC" w:rsidTr="006820B7" w14:paraId="6FACC701" w14:textId="77777777">
        <w:trPr>
          <w:trHeight w:val="108"/>
        </w:trPr>
        <w:tc>
          <w:tcPr>
            <w:tcW w:w="877" w:type="pct"/>
          </w:tcPr>
          <w:p w:rsidR="005C2CAC" w:rsidP="005C2CAC" w:rsidRDefault="005C2CAC" w14:paraId="44A56A3D" w14:textId="6CC10273">
            <w:pPr>
              <w:rPr>
                <w:rFonts w:cs="CordiaUPC"/>
              </w:rPr>
            </w:pPr>
            <w:r>
              <w:rPr>
                <w:rFonts w:cs="CordiaUPC"/>
              </w:rPr>
              <w:t>smsDelete</w:t>
            </w:r>
            <w:r>
              <w:t>DefaultWordingFlag</w:t>
            </w:r>
          </w:p>
        </w:tc>
        <w:tc>
          <w:tcPr>
            <w:tcW w:w="1022" w:type="pct"/>
          </w:tcPr>
          <w:p w:rsidR="005C2CAC" w:rsidP="005C2CAC" w:rsidRDefault="005C2CAC" w14:paraId="18E98EFD" w14:textId="7A690567">
            <w:r>
              <w:t>Radio Button</w:t>
            </w:r>
          </w:p>
        </w:tc>
        <w:tc>
          <w:tcPr>
            <w:tcW w:w="3101" w:type="pct"/>
          </w:tcPr>
          <w:p w:rsidR="005C2CAC" w:rsidP="005C2CAC" w:rsidRDefault="005C2CAC" w14:paraId="2A012E57" w14:textId="1ED1ECB1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F42D57">
              <w:rPr>
                <w:color w:val="000000" w:themeColor="text1"/>
              </w:rPr>
              <w:t>Default Wording</w:t>
            </w:r>
          </w:p>
          <w:p w:rsidR="005C2CAC" w:rsidP="005C2CAC" w:rsidRDefault="005C2CAC" w14:paraId="0A5B8511" w14:textId="0677ECE7">
            <w:pPr>
              <w:rPr>
                <w:rFonts w:cs="CordiaUPC"/>
              </w:rPr>
            </w:pPr>
            <w:r>
              <w:t xml:space="preserve">Visible </w:t>
            </w:r>
            <w:r>
              <w:rPr>
                <w:rFonts w:cs="CordiaUPC"/>
                <w:cs/>
              </w:rPr>
              <w:t xml:space="preserve">: </w:t>
            </w:r>
            <w:r>
              <w:t xml:space="preserve">customerType </w:t>
            </w:r>
            <w:r>
              <w:rPr>
                <w:rFonts w:cs="CordiaUPC"/>
                <w:cs/>
              </w:rPr>
              <w:t>= “</w:t>
            </w:r>
            <w:r>
              <w:t>Pre</w:t>
            </w:r>
            <w:r>
              <w:rPr>
                <w:rFonts w:cs="CordiaUPC"/>
                <w:cs/>
              </w:rPr>
              <w:t>-</w:t>
            </w:r>
            <w:r>
              <w:t>paid</w:t>
            </w:r>
            <w:r>
              <w:rPr>
                <w:rFonts w:cs="CordiaUPC"/>
                <w:cs/>
              </w:rPr>
              <w:t>”</w:t>
            </w:r>
            <w:r>
              <w:rPr>
                <w:rFonts w:hint="cs"/>
                <w:cs/>
              </w:rPr>
              <w:t xml:space="preserve"> หรือ </w:t>
            </w:r>
            <w:r>
              <w:rPr>
                <w:rFonts w:cs="Angsana New"/>
                <w:cs/>
              </w:rPr>
              <w:t>“</w:t>
            </w:r>
            <w:r>
              <w:t>All</w:t>
            </w:r>
            <w:r>
              <w:rPr>
                <w:rFonts w:cs="Angsana New"/>
                <w:cs/>
              </w:rPr>
              <w:t>”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PO Group </w:t>
            </w:r>
            <w:r>
              <w:rPr>
                <w:rFonts w:hint="cs"/>
                <w:cs/>
              </w:rPr>
              <w:t xml:space="preserve">ไม่ใช่ </w:t>
            </w:r>
            <w:r>
              <w:rPr>
                <w:rFonts w:cs="CordiaUPC"/>
                <w:cs/>
              </w:rPr>
              <w:t>“</w:t>
            </w:r>
            <w:r>
              <w:t>IR</w:t>
            </w:r>
            <w:r>
              <w:rPr>
                <w:rFonts w:cs="CordiaUPC"/>
                <w:cs/>
              </w:rPr>
              <w:t>”</w:t>
            </w:r>
            <w:r w:rsidRPr="004C3917">
              <w:t xml:space="preserve">List of Value </w:t>
            </w:r>
            <w:r w:rsidRPr="004C3917"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‘</w:t>
            </w:r>
            <w:r>
              <w:rPr>
                <w:rFonts w:cs="CordiaUPC"/>
              </w:rPr>
              <w:t>YesNoIndicator</w:t>
            </w:r>
            <w:r>
              <w:rPr>
                <w:rFonts w:cs="Angsana New"/>
                <w:cs/>
              </w:rPr>
              <w:t>’</w:t>
            </w:r>
          </w:p>
          <w:p w:rsidR="005C2CAC" w:rsidP="005C2CAC" w:rsidRDefault="005C2CAC" w14:paraId="740C9F42" w14:textId="77777777">
            <w:pPr>
              <w:rPr>
                <w:rFonts w:cs="CordiaUPC"/>
              </w:rPr>
            </w:pPr>
            <w:r>
              <w:t>Default Value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cs="Angsana New"/>
                <w:cs/>
              </w:rPr>
              <w:t>: “</w:t>
            </w:r>
            <w:r>
              <w:t>Yes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 w:cs="Angsana New"/>
                <w:cs/>
              </w:rPr>
              <w:t xml:space="preserve"> </w:t>
            </w:r>
          </w:p>
          <w:p w:rsidR="005C2CAC" w:rsidP="005C2CAC" w:rsidRDefault="005C2CAC" w14:paraId="2346AF20" w14:textId="77777777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 xml:space="preserve">: </w:t>
            </w:r>
            <w:r>
              <w:t xml:space="preserve">Logic Default </w:t>
            </w:r>
            <w:r>
              <w:rPr>
                <w:rFonts w:hint="cs"/>
                <w:cs/>
              </w:rPr>
              <w:t xml:space="preserve">ทำเมื่อ </w:t>
            </w:r>
            <w:r>
              <w:t xml:space="preserve">Visible </w:t>
            </w:r>
            <w:r>
              <w:rPr>
                <w:rFonts w:hint="cs"/>
                <w:cs/>
              </w:rPr>
              <w:t>เท่านั้น</w:t>
            </w:r>
          </w:p>
          <w:p w:rsidRPr="00F116BD" w:rsidR="005C2CAC" w:rsidP="005C2CAC" w:rsidRDefault="005C2CAC" w14:paraId="69B913BF" w14:textId="223ED276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ถ้าค่าเป็น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Yes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ให้ </w:t>
            </w:r>
            <w:r>
              <w:rPr>
                <w:rFonts w:cs="CordiaUPC"/>
              </w:rPr>
              <w:t xml:space="preserve">Disable Field </w:t>
            </w:r>
            <w:r>
              <w:t>smsDelete</w:t>
            </w:r>
            <w:r>
              <w:rPr>
                <w:rFonts w:hint="cs"/>
                <w:cs/>
              </w:rPr>
              <w:t xml:space="preserve"> ทุกภาษา และ </w:t>
            </w:r>
            <w:r>
              <w:t xml:space="preserve">Default </w:t>
            </w:r>
            <w:r>
              <w:rPr>
                <w:rFonts w:hint="cs"/>
                <w:cs/>
              </w:rPr>
              <w:t xml:space="preserve">ตามที่ </w:t>
            </w:r>
            <w:r>
              <w:t xml:space="preserve">Configure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‘</w:t>
            </w:r>
            <w:r>
              <w:rPr>
                <w:rFonts w:cs="CordiaUPC"/>
              </w:rPr>
              <w:t>Default SMS Wording</w:t>
            </w:r>
            <w:r>
              <w:rPr>
                <w:rFonts w:cs="Angsana New"/>
                <w:cs/>
              </w:rPr>
              <w:t xml:space="preserve">’ </w:t>
            </w:r>
            <w:r>
              <w:rPr>
                <w:rFonts w:hint="cs" w:cs="Angsana New"/>
                <w:cs/>
              </w:rPr>
              <w:t xml:space="preserve">และ </w:t>
            </w:r>
            <w:r>
              <w:rPr>
                <w:rFonts w:cs="CordiaUPC"/>
              </w:rPr>
              <w:t xml:space="preserve">lov_type </w:t>
            </w:r>
            <w:r>
              <w:rPr>
                <w:rFonts w:cs="Angsana New"/>
                <w:cs/>
              </w:rPr>
              <w:t>= ‘</w:t>
            </w:r>
            <w:r>
              <w:t>SMS Delete</w:t>
            </w:r>
            <w:r>
              <w:rPr>
                <w:rFonts w:cs="Angsana New"/>
                <w:cs/>
              </w:rPr>
              <w:t>’</w:t>
            </w:r>
          </w:p>
          <w:p w:rsidR="005C2CAC" w:rsidP="005C2CAC" w:rsidRDefault="005C2CAC" w14:paraId="7C377E45" w14:textId="77777777">
            <w:pPr>
              <w:pStyle w:val="ListParagraph"/>
              <w:numPr>
                <w:ilvl w:val="0"/>
                <w:numId w:val="158"/>
              </w:numPr>
              <w:spacing w:after="0"/>
            </w:pPr>
            <w:r>
              <w:t xml:space="preserve">Eng </w:t>
            </w:r>
            <w:r>
              <w:rPr>
                <w:rFonts w:cs="Angsana New"/>
                <w:cs/>
              </w:rPr>
              <w:t xml:space="preserve">= </w:t>
            </w:r>
            <w:r>
              <w:t>lov_val2</w:t>
            </w:r>
          </w:p>
          <w:p w:rsidR="005C2CAC" w:rsidP="005C2CAC" w:rsidRDefault="005C2CAC" w14:paraId="77F40EE1" w14:textId="77777777">
            <w:pPr>
              <w:pStyle w:val="ListParagraph"/>
              <w:numPr>
                <w:ilvl w:val="0"/>
                <w:numId w:val="158"/>
              </w:numPr>
              <w:spacing w:after="0"/>
            </w:pPr>
            <w:r>
              <w:t xml:space="preserve">THA </w:t>
            </w:r>
            <w:r>
              <w:rPr>
                <w:rFonts w:cs="Angsana New"/>
                <w:cs/>
              </w:rPr>
              <w:t xml:space="preserve">= </w:t>
            </w:r>
            <w:r>
              <w:t>lov_val3</w:t>
            </w:r>
          </w:p>
          <w:p w:rsidR="005C2CAC" w:rsidP="005C2CAC" w:rsidRDefault="005C2CAC" w14:paraId="531F37CE" w14:textId="25CDEE43">
            <w:pPr>
              <w:spacing w:after="0"/>
              <w:rPr>
                <w:cs/>
              </w:rPr>
            </w:pPr>
            <w:r>
              <w:rPr>
                <w:rFonts w:hint="cs"/>
                <w:cs/>
              </w:rPr>
              <w:t xml:space="preserve">ถ้าเป็น </w:t>
            </w:r>
            <w:r>
              <w:rPr>
                <w:rFonts w:cs="Angsana New"/>
                <w:cs/>
              </w:rPr>
              <w:t>“</w:t>
            </w:r>
            <w:r>
              <w:t>No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ให้ </w:t>
            </w:r>
            <w:r>
              <w:t>Enable Field smsDelete</w:t>
            </w:r>
            <w:r>
              <w:rPr>
                <w:rFonts w:hint="cs"/>
                <w:cs/>
              </w:rPr>
              <w:t xml:space="preserve"> ทุกภาษา</w:t>
            </w:r>
          </w:p>
        </w:tc>
      </w:tr>
      <w:tr w:rsidRPr="008979A8" w:rsidR="005C2CAC" w:rsidTr="006820B7" w14:paraId="14D5CF56" w14:textId="77777777">
        <w:trPr>
          <w:trHeight w:val="108"/>
        </w:trPr>
        <w:tc>
          <w:tcPr>
            <w:tcW w:w="5000" w:type="pct"/>
            <w:gridSpan w:val="3"/>
            <w:shd w:val="clear" w:color="auto" w:fill="EAF1DD" w:themeFill="accent3" w:themeFillTint="33"/>
          </w:tcPr>
          <w:p w:rsidR="005C2CAC" w:rsidP="005C2CAC" w:rsidRDefault="005C2CAC" w14:paraId="35FF0E56" w14:textId="77777777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ให้ </w:t>
            </w:r>
            <w:r>
              <w:t xml:space="preserve">Loop </w:t>
            </w:r>
            <w:r>
              <w:rPr>
                <w:rFonts w:hint="cs"/>
                <w:cs/>
              </w:rPr>
              <w:t xml:space="preserve">แสดง </w:t>
            </w:r>
            <w:r>
              <w:t xml:space="preserve">field </w:t>
            </w:r>
            <w:r>
              <w:rPr>
                <w:rFonts w:hint="cs"/>
                <w:cs/>
              </w:rPr>
              <w:t xml:space="preserve">ตามจำนวน </w:t>
            </w:r>
            <w:r>
              <w:t xml:space="preserve">Language </w:t>
            </w:r>
            <w:r>
              <w:rPr>
                <w:rFonts w:hint="cs"/>
                <w:cs/>
              </w:rPr>
              <w:t>ที่เลือกมาก</w:t>
            </w:r>
          </w:p>
        </w:tc>
      </w:tr>
      <w:tr w:rsidRPr="008979A8" w:rsidR="005C2CAC" w:rsidTr="006820B7" w14:paraId="57A0BA1F" w14:textId="77777777">
        <w:trPr>
          <w:trHeight w:val="108"/>
        </w:trPr>
        <w:tc>
          <w:tcPr>
            <w:tcW w:w="877" w:type="pct"/>
            <w:shd w:val="clear" w:color="auto" w:fill="EAF1DD" w:themeFill="accent3" w:themeFillTint="33"/>
          </w:tcPr>
          <w:p w:rsidR="005C2CAC" w:rsidP="005C2CAC" w:rsidRDefault="005C2CAC" w14:paraId="697FE4C4" w14:textId="77777777">
            <w:pPr>
              <w:rPr>
                <w:cs/>
              </w:rPr>
            </w:pPr>
            <w:r w:rsidRPr="00A235B3">
              <w:t>langAbb</w:t>
            </w:r>
          </w:p>
        </w:tc>
        <w:tc>
          <w:tcPr>
            <w:tcW w:w="1022" w:type="pct"/>
            <w:shd w:val="clear" w:color="auto" w:fill="EAF1DD" w:themeFill="accent3" w:themeFillTint="33"/>
          </w:tcPr>
          <w:p w:rsidR="005C2CAC" w:rsidP="005C2CAC" w:rsidRDefault="005C2CAC" w14:paraId="6A781AD4" w14:textId="77777777">
            <w:r>
              <w:t>Text Area</w:t>
            </w:r>
          </w:p>
        </w:tc>
        <w:tc>
          <w:tcPr>
            <w:tcW w:w="3101" w:type="pct"/>
            <w:shd w:val="clear" w:color="auto" w:fill="EAF1DD" w:themeFill="accent3" w:themeFillTint="33"/>
          </w:tcPr>
          <w:p w:rsidR="005C2CAC" w:rsidP="005C2CAC" w:rsidRDefault="005C2CAC" w14:paraId="1CAA18E0" w14:textId="77777777">
            <w:r>
              <w:rPr>
                <w:rFonts w:ascii="Segoe UI" w:hAnsi="Segoe UI" w:cs="Segoe UI"/>
                <w:sz w:val="18"/>
                <w:szCs w:val="18"/>
              </w:rPr>
              <w:t>langAbb</w:t>
            </w:r>
            <w:r>
              <w:rPr>
                <w:rFonts w:cs="Angsana New"/>
                <w:cs/>
              </w:rPr>
              <w:t xml:space="preserve"> = </w:t>
            </w:r>
            <w:r>
              <w:t>language</w:t>
            </w:r>
            <w:r>
              <w:rPr>
                <w:rFonts w:cs="Angsana New"/>
                <w:cs/>
              </w:rPr>
              <w:t>.</w:t>
            </w:r>
            <w:r>
              <w:t>lov_val2</w:t>
            </w:r>
          </w:p>
          <w:p w:rsidRPr="00A235B3" w:rsidR="005C2CAC" w:rsidP="005C2CAC" w:rsidRDefault="005C2CAC" w14:paraId="44890565" w14:textId="77777777">
            <w:pPr>
              <w:rPr>
                <w:u w:val="single"/>
              </w:rPr>
            </w:pPr>
            <w:r w:rsidRPr="00A235B3">
              <w:rPr>
                <w:u w:val="single"/>
              </w:rPr>
              <w:t>Invisible</w:t>
            </w:r>
          </w:p>
        </w:tc>
      </w:tr>
      <w:tr w:rsidRPr="008979A8" w:rsidR="005C2CAC" w:rsidTr="006820B7" w14:paraId="6C244317" w14:textId="77777777">
        <w:trPr>
          <w:trHeight w:val="108"/>
        </w:trPr>
        <w:tc>
          <w:tcPr>
            <w:tcW w:w="877" w:type="pct"/>
          </w:tcPr>
          <w:p w:rsidR="005C2CAC" w:rsidP="005C2CAC" w:rsidRDefault="005C2CAC" w14:paraId="21996AF3" w14:textId="7B8AA86F">
            <w:r>
              <w:t>smsDelete</w:t>
            </w:r>
          </w:p>
        </w:tc>
        <w:tc>
          <w:tcPr>
            <w:tcW w:w="1022" w:type="pct"/>
          </w:tcPr>
          <w:p w:rsidR="005C2CAC" w:rsidP="005C2CAC" w:rsidRDefault="005C2CAC" w14:paraId="15A8B94E" w14:textId="77777777">
            <w:r>
              <w:t>Text Area</w:t>
            </w:r>
          </w:p>
        </w:tc>
        <w:tc>
          <w:tcPr>
            <w:tcW w:w="3101" w:type="pct"/>
          </w:tcPr>
          <w:p w:rsidR="005C2CAC" w:rsidP="005C2CAC" w:rsidRDefault="005C2CAC" w14:paraId="6F899ECB" w14:textId="77777777">
            <w:pPr>
              <w:spacing w:after="0"/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customerType </w:t>
            </w:r>
            <w:r>
              <w:rPr>
                <w:rFonts w:cs="Angsana New"/>
                <w:cs/>
              </w:rPr>
              <w:t>= “</w:t>
            </w:r>
            <w:r>
              <w:t>Post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>
              <w:t>All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Product Class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t>Main</w:t>
            </w:r>
            <w:r>
              <w:rPr>
                <w:rFonts w:cs="Angsana New"/>
                <w:cs/>
              </w:rPr>
              <w:t>”</w:t>
            </w:r>
          </w:p>
          <w:p w:rsidR="005C2CAC" w:rsidP="005C2CAC" w:rsidRDefault="005C2CAC" w14:paraId="22E9DFB8" w14:textId="0D9DD2DA">
            <w:pPr>
              <w:spacing w:after="0"/>
            </w:pPr>
            <w:r>
              <w:rPr>
                <w:rFonts w:hint="cs"/>
                <w:cs/>
              </w:rPr>
              <w:t xml:space="preserve">และอีกเงื่อนไขคือ </w:t>
            </w:r>
            <w:r>
              <w:br/>
            </w:r>
            <w:r>
              <w:t xml:space="preserve">PO Group </w:t>
            </w:r>
            <w:r>
              <w:rPr>
                <w:rFonts w:cs="CordiaUPC"/>
                <w:cs/>
              </w:rPr>
              <w:t>= “</w:t>
            </w:r>
            <w:r>
              <w:t>IR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และ ทุก </w:t>
            </w:r>
            <w:r>
              <w:t xml:space="preserve">Customer Type </w:t>
            </w:r>
            <w:r>
              <w:rPr>
                <w:rFonts w:hint="cs"/>
                <w:cs/>
              </w:rPr>
              <w:t xml:space="preserve">และ ทุก </w:t>
            </w:r>
            <w:r>
              <w:t>Product Class</w:t>
            </w:r>
          </w:p>
          <w:p w:rsidR="005C2CAC" w:rsidP="005C2CAC" w:rsidRDefault="005C2CAC" w14:paraId="5054F99A" w14:textId="7D256A69">
            <w:pPr>
              <w:rPr>
                <w:color w:val="FF0000"/>
              </w:rPr>
            </w:pPr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2D16F0">
              <w:rPr>
                <w:rFonts w:cs="Angsana New"/>
                <w:color w:val="FF0000"/>
                <w:cs/>
              </w:rPr>
              <w:t>*</w:t>
            </w:r>
            <w:r w:rsidRPr="002D16F0">
              <w:rPr>
                <w:color w:val="FF0000"/>
              </w:rPr>
              <w:t xml:space="preserve">SMS </w:t>
            </w:r>
            <w:r w:rsidRPr="005C4628">
              <w:rPr>
                <w:color w:val="FF0000"/>
              </w:rPr>
              <w:t xml:space="preserve">Delete 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</w:p>
          <w:p w:rsidR="005C2CAC" w:rsidP="005C2CAC" w:rsidRDefault="005C2CAC" w14:paraId="01385576" w14:textId="116CB0C0">
            <w:r>
              <w:t xml:space="preserve">Example </w:t>
            </w:r>
            <w:r>
              <w:rPr>
                <w:rFonts w:cs="Angsana New"/>
                <w:cs/>
              </w:rPr>
              <w:t xml:space="preserve">: </w:t>
            </w:r>
            <w:r w:rsidRPr="000D29BA">
              <w:rPr>
                <w:rFonts w:cs="Angsana New"/>
                <w:color w:val="FF0000"/>
                <w:cs/>
              </w:rPr>
              <w:t>*</w:t>
            </w:r>
            <w:r w:rsidRPr="000D29BA">
              <w:rPr>
                <w:color w:val="FF0000"/>
              </w:rPr>
              <w:t xml:space="preserve">SMS </w:t>
            </w:r>
            <w:r w:rsidRPr="005C4628">
              <w:rPr>
                <w:color w:val="FF0000"/>
              </w:rPr>
              <w:t xml:space="preserve">Delete </w:t>
            </w:r>
            <w:r w:rsidRPr="000D29BA">
              <w:rPr>
                <w:color w:val="FF0000"/>
              </w:rPr>
              <w:t>ENG</w:t>
            </w:r>
          </w:p>
          <w:p w:rsidR="005C2CAC" w:rsidP="005C2CAC" w:rsidRDefault="005C2CAC" w14:paraId="50F77261" w14:textId="41C81303">
            <w:r>
              <w:rPr>
                <w:rFonts w:hint="cs"/>
                <w:cs/>
              </w:rPr>
              <w:t>ถ้าไม่ใช่</w:t>
            </w:r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>
              <w:t xml:space="preserve">SMS Delete 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</w:p>
          <w:p w:rsidR="005C2CAC" w:rsidP="005C2CAC" w:rsidRDefault="005C2CAC" w14:paraId="04D9B4B0" w14:textId="2457AA17">
            <w:r>
              <w:t xml:space="preserve">Example </w:t>
            </w:r>
            <w:r>
              <w:rPr>
                <w:rFonts w:cs="Angsana New"/>
                <w:cs/>
              </w:rPr>
              <w:t xml:space="preserve">: </w:t>
            </w:r>
            <w:r w:rsidRPr="000D29BA">
              <w:t xml:space="preserve">SMS </w:t>
            </w:r>
            <w:r w:rsidRPr="00CC0B8E">
              <w:t xml:space="preserve">Delete </w:t>
            </w:r>
            <w:r w:rsidRPr="000D29BA">
              <w:t>ENG</w:t>
            </w:r>
          </w:p>
          <w:p w:rsidR="005C2CAC" w:rsidP="005C2CAC" w:rsidRDefault="005C2CAC" w14:paraId="6F2BED89" w14:textId="77777777">
            <w:pPr>
              <w:pStyle w:val="ListParagraph"/>
              <w:numPr>
                <w:ilvl w:val="0"/>
                <w:numId w:val="477"/>
              </w:numPr>
            </w:pPr>
            <w:r>
              <w:rPr>
                <w:rFonts w:hint="cs"/>
                <w:cs/>
              </w:rPr>
              <w:t xml:space="preserve">ถ้า </w:t>
            </w:r>
            <w:r w:rsidRPr="00660C2B">
              <w:rPr>
                <w:rFonts w:cs="CordiaUPC"/>
              </w:rPr>
              <w:t>smsDeleteSendFlag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CordiaUPC"/>
                <w:cs/>
              </w:rPr>
              <w:t>= “</w:t>
            </w:r>
            <w:r>
              <w:t>Send</w:t>
            </w:r>
            <w:r>
              <w:rPr>
                <w:rFonts w:cs="CordiaUPC"/>
                <w:cs/>
              </w:rPr>
              <w:t>”</w:t>
            </w:r>
          </w:p>
          <w:p w:rsidR="005C2CAC" w:rsidP="005C2CAC" w:rsidRDefault="005C2CAC" w14:paraId="4C6697AA" w14:textId="77777777">
            <w:pPr>
              <w:pStyle w:val="ListParagraph"/>
              <w:numPr>
                <w:ilvl w:val="0"/>
                <w:numId w:val="478"/>
              </w:numPr>
            </w:pPr>
            <w:r>
              <w:rPr>
                <w:rFonts w:hint="cs"/>
                <w:cs/>
              </w:rPr>
              <w:t xml:space="preserve">ถ้า </w:t>
            </w:r>
            <w:r>
              <w:rPr>
                <w:rFonts w:cs="CordiaUPC"/>
              </w:rPr>
              <w:t>smsDelete</w:t>
            </w:r>
            <w:r>
              <w:t xml:space="preserve">DefaultWordingFlag </w:t>
            </w:r>
            <w:r>
              <w:rPr>
                <w:rFonts w:cs="CordiaUPC"/>
                <w:cs/>
              </w:rPr>
              <w:t>= “</w:t>
            </w:r>
            <w:r>
              <w:t>Y</w:t>
            </w:r>
            <w:r>
              <w:rPr>
                <w:rFonts w:cs="CordiaUPC"/>
                <w:cs/>
              </w:rPr>
              <w:t>”</w:t>
            </w:r>
          </w:p>
          <w:p w:rsidR="005C2CAC" w:rsidP="005C2CAC" w:rsidRDefault="005C2CAC" w14:paraId="7AAF6479" w14:textId="37D047FD">
            <w:pPr>
              <w:pStyle w:val="ListParagraph"/>
              <w:ind w:left="1440"/>
            </w:pPr>
            <w:r>
              <w:t>Logic Default</w:t>
            </w:r>
          </w:p>
          <w:p w:rsidR="005C2CAC" w:rsidP="005C2CAC" w:rsidRDefault="005C2CAC" w14:paraId="61B3E045" w14:textId="77777777">
            <w:pPr>
              <w:pStyle w:val="ListParagraph"/>
              <w:numPr>
                <w:ilvl w:val="0"/>
                <w:numId w:val="478"/>
              </w:numPr>
            </w:pPr>
            <w:r>
              <w:rPr>
                <w:rFonts w:hint="cs"/>
                <w:cs/>
              </w:rPr>
              <w:t xml:space="preserve">ถ้า </w:t>
            </w:r>
            <w:r>
              <w:rPr>
                <w:rFonts w:cs="CordiaUPC"/>
              </w:rPr>
              <w:t>smsDelete</w:t>
            </w:r>
            <w:r>
              <w:t xml:space="preserve">DefaultWordingFlag </w:t>
            </w:r>
            <w:r>
              <w:rPr>
                <w:rFonts w:cs="CordiaUPC"/>
                <w:cs/>
              </w:rPr>
              <w:t>= “</w:t>
            </w:r>
            <w:r>
              <w:t>N</w:t>
            </w:r>
            <w:r>
              <w:rPr>
                <w:rFonts w:cs="CordiaUPC"/>
                <w:cs/>
              </w:rPr>
              <w:t>”</w:t>
            </w:r>
          </w:p>
          <w:p w:rsidR="005C2CAC" w:rsidP="005C2CAC" w:rsidRDefault="005C2CAC" w14:paraId="01FD7FE1" w14:textId="628349D2">
            <w:pPr>
              <w:pStyle w:val="ListParagraph"/>
              <w:ind w:left="1440"/>
            </w:pPr>
            <w:r>
              <w:t>Clear smsDelete</w:t>
            </w:r>
          </w:p>
          <w:p w:rsidR="005C2CAC" w:rsidP="005C2CAC" w:rsidRDefault="005C2CAC" w14:paraId="036A4B63" w14:textId="054536FE">
            <w:pPr>
              <w:pStyle w:val="ListParagraph"/>
              <w:numPr>
                <w:ilvl w:val="0"/>
                <w:numId w:val="477"/>
              </w:numPr>
            </w:pPr>
            <w:r>
              <w:rPr>
                <w:rFonts w:hint="cs"/>
                <w:cs/>
              </w:rPr>
              <w:t>ถ้าไม่ใช่</w:t>
            </w:r>
          </w:p>
          <w:p w:rsidRPr="00D972AF" w:rsidR="005C2CAC" w:rsidP="005C2CAC" w:rsidRDefault="005C2CAC" w14:paraId="57887B2E" w14:textId="7C0C6ACE">
            <w:pPr>
              <w:pStyle w:val="ListParagraph"/>
            </w:pPr>
            <w:r>
              <w:rPr>
                <w:rFonts w:hint="cs"/>
                <w:cs/>
              </w:rPr>
              <w:t xml:space="preserve">ให้ </w:t>
            </w:r>
            <w:r>
              <w:t xml:space="preserve">Invisible </w:t>
            </w:r>
            <w:r w:rsidRPr="006820B7">
              <w:rPr>
                <w:rFonts w:cs="CordiaUPC"/>
              </w:rPr>
              <w:t>smsDelete</w:t>
            </w:r>
            <w:r>
              <w:t xml:space="preserve">DefaultWordingFlag  </w:t>
            </w:r>
            <w:r>
              <w:rPr>
                <w:rFonts w:hint="cs"/>
                <w:cs/>
              </w:rPr>
              <w:t xml:space="preserve">และ </w:t>
            </w:r>
            <w:r>
              <w:t>smsDelete</w:t>
            </w:r>
          </w:p>
          <w:p w:rsidRPr="00CC0B8E" w:rsidR="005C2CAC" w:rsidP="005C2CAC" w:rsidRDefault="005C2CAC" w14:paraId="5224F731" w14:textId="77777777"/>
          <w:p w:rsidR="005C2CAC" w:rsidP="005C2CAC" w:rsidRDefault="005C2CAC" w14:paraId="2EF58520" w14:textId="77777777">
            <w:r>
              <w:rPr>
                <w:rFonts w:cs="CordiaUPC"/>
              </w:rPr>
              <w:t xml:space="preserve">Max Length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CordiaUPC"/>
              </w:rPr>
              <w:t>250</w:t>
            </w:r>
          </w:p>
          <w:p w:rsidR="005C2CAC" w:rsidP="005C2CAC" w:rsidRDefault="005C2CAC" w14:paraId="77586ECC" w14:textId="1F455CFC">
            <w:r>
              <w:rPr>
                <w:rFonts w:hint="cs"/>
                <w:cs/>
              </w:rPr>
              <w:t xml:space="preserve">เมื่อ </w:t>
            </w:r>
            <w:r>
              <w:t xml:space="preserve">User </w:t>
            </w:r>
            <w:r>
              <w:rPr>
                <w:rFonts w:hint="cs"/>
                <w:cs/>
              </w:rPr>
              <w:t>กรอก</w:t>
            </w:r>
            <w:r>
              <w:rPr>
                <w:rFonts w:cs="Angsana New"/>
                <w:cs/>
              </w:rPr>
              <w:t>ใ</w:t>
            </w:r>
            <w:r>
              <w:rPr>
                <w:rFonts w:hint="cs"/>
                <w:cs/>
              </w:rPr>
              <w:t xml:space="preserve">ห้คำนวนจำนวนตัวอักษรไว้ที่ </w:t>
            </w:r>
            <w:r>
              <w:rPr>
                <w:rFonts w:cs="CordiaUPC"/>
              </w:rPr>
              <w:t>counterSMSDelete</w:t>
            </w:r>
            <w:r>
              <w:rPr>
                <w:color w:val="FF0000"/>
              </w:rPr>
              <w:t>{</w:t>
            </w:r>
            <w:r>
              <w:rPr>
                <w:rFonts w:ascii="Segoe UI" w:hAnsi="Segoe UI" w:cs="Segoe UI"/>
                <w:sz w:val="18"/>
                <w:szCs w:val="18"/>
              </w:rPr>
              <w:t>langAbb</w:t>
            </w:r>
            <w:r>
              <w:rPr>
                <w:color w:val="FF0000"/>
              </w:rPr>
              <w:t>}</w:t>
            </w:r>
          </w:p>
          <w:p w:rsidR="005C2CAC" w:rsidP="005C2CAC" w:rsidRDefault="005C2CAC" w14:paraId="1C00F784" w14:textId="169F7C67">
            <w:r>
              <w:rPr>
                <w:rFonts w:hint="cs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 xml:space="preserve">แสดง </w:t>
            </w:r>
            <w:r>
              <w:t xml:space="preserve">5 </w:t>
            </w:r>
            <w:r>
              <w:rPr>
                <w:rFonts w:hint="cs"/>
                <w:cs/>
              </w:rPr>
              <w:t>บรรทัด</w:t>
            </w:r>
          </w:p>
        </w:tc>
      </w:tr>
      <w:tr w:rsidRPr="008979A8" w:rsidR="005C2CAC" w:rsidTr="006820B7" w14:paraId="5E124A54" w14:textId="77777777">
        <w:trPr>
          <w:trHeight w:val="108"/>
        </w:trPr>
        <w:tc>
          <w:tcPr>
            <w:tcW w:w="877" w:type="pct"/>
          </w:tcPr>
          <w:p w:rsidR="005C2CAC" w:rsidP="005C2CAC" w:rsidRDefault="005C2CAC" w14:paraId="462EB5C7" w14:textId="600EC8F6">
            <w:r>
              <w:rPr>
                <w:rFonts w:cs="CordiaUPC"/>
              </w:rPr>
              <w:t>counterSMSDelete</w:t>
            </w:r>
          </w:p>
        </w:tc>
        <w:tc>
          <w:tcPr>
            <w:tcW w:w="1022" w:type="pct"/>
          </w:tcPr>
          <w:p w:rsidR="005C2CAC" w:rsidP="005C2CAC" w:rsidRDefault="005C2CAC" w14:paraId="090066D7" w14:textId="77777777">
            <w:r>
              <w:t>Text</w:t>
            </w:r>
          </w:p>
        </w:tc>
        <w:tc>
          <w:tcPr>
            <w:tcW w:w="3101" w:type="pct"/>
          </w:tcPr>
          <w:p w:rsidR="005C2CAC" w:rsidP="005C2CAC" w:rsidRDefault="005C2CAC" w14:paraId="6F760DE2" w14:textId="32406F64">
            <w:r>
              <w:rPr>
                <w:rFonts w:hint="cs"/>
                <w:cs/>
              </w:rPr>
              <w:t>วางไว้ใต้</w:t>
            </w:r>
            <w:r>
              <w:rPr>
                <w:rFonts w:cs="CordiaUPC"/>
              </w:rPr>
              <w:t xml:space="preserve"> smsDelete</w:t>
            </w:r>
          </w:p>
          <w:p w:rsidR="005C2CAC" w:rsidP="005C2CAC" w:rsidRDefault="005C2CAC" w14:paraId="1EFF97C1" w14:textId="77777777">
            <w:r>
              <w:rPr>
                <w:rFonts w:hint="cs"/>
                <w:cs/>
              </w:rPr>
              <w:t xml:space="preserve">แสดงใน </w:t>
            </w:r>
            <w:r>
              <w:t>Format</w:t>
            </w:r>
          </w:p>
          <w:p w:rsidR="005C2CAC" w:rsidP="005C2CAC" w:rsidRDefault="005C2CAC" w14:paraId="4E6D9C4E" w14:textId="6CFE29FD">
            <w:r>
              <w:rPr>
                <w:rFonts w:cs="CordiaUPC"/>
              </w:rPr>
              <w:t>counterSMSDelete</w:t>
            </w:r>
            <w:r>
              <w:rPr>
                <w:rFonts w:cs="Angsana New"/>
                <w:cs/>
              </w:rPr>
              <w:t xml:space="preserve"> / </w:t>
            </w:r>
            <w:r>
              <w:t>250</w:t>
            </w:r>
          </w:p>
        </w:tc>
      </w:tr>
      <w:tr w:rsidRPr="008979A8" w:rsidR="005C2CAC" w:rsidTr="006820B7" w14:paraId="0BEF1B7A" w14:textId="77777777">
        <w:trPr>
          <w:trHeight w:val="108"/>
        </w:trPr>
        <w:tc>
          <w:tcPr>
            <w:tcW w:w="5000" w:type="pct"/>
            <w:gridSpan w:val="3"/>
            <w:shd w:val="clear" w:color="auto" w:fill="EAF1DD" w:themeFill="accent3" w:themeFillTint="33"/>
          </w:tcPr>
          <w:p w:rsidR="005C2CAC" w:rsidP="005C2CAC" w:rsidRDefault="005C2CAC" w14:paraId="6D23A7F4" w14:textId="77777777">
            <w:r>
              <w:rPr>
                <w:rFonts w:hint="cs"/>
                <w:cs/>
              </w:rPr>
              <w:t xml:space="preserve">จบ </w:t>
            </w:r>
            <w:r>
              <w:t>Loop</w:t>
            </w:r>
          </w:p>
        </w:tc>
      </w:tr>
      <w:tr w:rsidRPr="008979A8" w:rsidR="005C2CAC" w:rsidTr="006820B7" w14:paraId="056D6505" w14:textId="77777777">
        <w:trPr>
          <w:trHeight w:val="108"/>
        </w:trPr>
        <w:tc>
          <w:tcPr>
            <w:tcW w:w="877" w:type="pct"/>
          </w:tcPr>
          <w:p w:rsidR="005C2CAC" w:rsidP="005C2CAC" w:rsidRDefault="005C2CAC" w14:paraId="68947FFD" w14:textId="2FE61EA4">
            <w:pPr>
              <w:rPr>
                <w:rFonts w:cs="CordiaUPC"/>
              </w:rPr>
            </w:pPr>
            <w:r>
              <w:t>guildlineParameterOfSMSDelete</w:t>
            </w:r>
          </w:p>
        </w:tc>
        <w:tc>
          <w:tcPr>
            <w:tcW w:w="1022" w:type="pct"/>
          </w:tcPr>
          <w:p w:rsidR="005C2CAC" w:rsidP="005C2CAC" w:rsidRDefault="005C2CAC" w14:paraId="23FF0BEA" w14:textId="77777777"/>
        </w:tc>
        <w:tc>
          <w:tcPr>
            <w:tcW w:w="3101" w:type="pct"/>
          </w:tcPr>
          <w:p w:rsidR="005C2CAC" w:rsidP="005C2CAC" w:rsidRDefault="005C2CAC" w14:paraId="0A78E548" w14:textId="653E9DFE">
            <w:pPr>
              <w:spacing w:after="0"/>
            </w:pPr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>
              <w:t xml:space="preserve"> Guildline Parameter of SMS Delete</w:t>
            </w:r>
            <w:r>
              <w:rPr>
                <w:rFonts w:cs="Angsana New"/>
                <w:cs/>
              </w:rPr>
              <w:t xml:space="preserve"> : </w:t>
            </w:r>
          </w:p>
          <w:p w:rsidR="005C2CAC" w:rsidP="005C2CAC" w:rsidRDefault="005C2CAC" w14:paraId="5B00A364" w14:textId="77777777">
            <w:pPr>
              <w:spacing w:after="0"/>
            </w:pPr>
            <w:r>
              <w:rPr>
                <w:rFonts w:hint="cs"/>
                <w:cs/>
              </w:rPr>
              <w:t xml:space="preserve">ให้ดึงค่ามาจาก </w:t>
            </w:r>
            <w:r>
              <w:rPr>
                <w:rFonts w:cs="Angsana New"/>
                <w:cs/>
              </w:rPr>
              <w:t xml:space="preserve"> </w:t>
            </w:r>
            <w:r>
              <w:t>flw_cfg_lov table</w:t>
            </w:r>
            <w:r>
              <w:rPr>
                <w:rFonts w:hint="cs"/>
                <w:cs/>
              </w:rPr>
              <w:t xml:space="preserve"> โดย</w:t>
            </w:r>
          </w:p>
          <w:p w:rsidR="005C2CAC" w:rsidP="005C2CAC" w:rsidRDefault="005C2CAC" w14:paraId="428921EC" w14:textId="39AAAD98">
            <w:pPr>
              <w:pStyle w:val="ListParagraph"/>
              <w:numPr>
                <w:ilvl w:val="1"/>
                <w:numId w:val="9"/>
              </w:numPr>
              <w:spacing w:after="0"/>
            </w:pPr>
            <w:r>
              <w:t xml:space="preserve">GROUP_TYPE </w:t>
            </w:r>
            <w:r>
              <w:rPr>
                <w:rFonts w:cs="Angsana New"/>
                <w:cs/>
              </w:rPr>
              <w:t>= ‘</w:t>
            </w:r>
            <w:r>
              <w:rPr>
                <w:rFonts w:cs="CordiaUPC"/>
              </w:rPr>
              <w:t xml:space="preserve">Mass </w:t>
            </w:r>
            <w:r>
              <w:t>Product SMS Parameter</w:t>
            </w:r>
            <w:r>
              <w:rPr>
                <w:rFonts w:cs="Angsana New"/>
                <w:cs/>
              </w:rPr>
              <w:t>’</w:t>
            </w:r>
          </w:p>
          <w:p w:rsidR="005C2CAC" w:rsidP="005C2CAC" w:rsidRDefault="005C2CAC" w14:paraId="1A1257D7" w14:textId="52511D09">
            <w:pPr>
              <w:pStyle w:val="ListParagraph"/>
              <w:numPr>
                <w:ilvl w:val="1"/>
                <w:numId w:val="9"/>
              </w:numPr>
              <w:spacing w:after="0"/>
            </w:pPr>
            <w:r>
              <w:t xml:space="preserve">LOV_TYPE </w:t>
            </w:r>
            <w:r>
              <w:rPr>
                <w:rFonts w:cs="Angsana New"/>
                <w:cs/>
              </w:rPr>
              <w:t>= ‘</w:t>
            </w:r>
            <w:r>
              <w:t>SMS Delete</w:t>
            </w:r>
            <w:r>
              <w:rPr>
                <w:rFonts w:cs="Angsana New"/>
                <w:cs/>
              </w:rPr>
              <w:t>’</w:t>
            </w:r>
          </w:p>
          <w:p w:rsidR="005C2CAC" w:rsidP="005C2CAC" w:rsidRDefault="005C2CAC" w14:paraId="21E73879" w14:textId="77777777">
            <w:pPr>
              <w:spacing w:after="0"/>
            </w:pPr>
            <w:r>
              <w:rPr>
                <w:rFonts w:hint="cs"/>
                <w:cs/>
              </w:rPr>
              <w:t xml:space="preserve"> และแทนค่าดังนี้</w:t>
            </w:r>
          </w:p>
          <w:p w:rsidR="005C2CAC" w:rsidP="005C2CAC" w:rsidRDefault="005C2CAC" w14:paraId="3E6E365A" w14:textId="77777777">
            <w:pPr>
              <w:spacing w:after="0"/>
            </w:pPr>
            <w:r>
              <w:rPr>
                <w:rFonts w:cs="Angsana New"/>
                <w:cs/>
              </w:rPr>
              <w:t>- [</w:t>
            </w:r>
            <w:r>
              <w:t>1</w:t>
            </w:r>
            <w:r>
              <w:rPr>
                <w:rFonts w:cs="Angsana New"/>
                <w:cs/>
              </w:rPr>
              <w:t>].</w:t>
            </w:r>
            <w:r w:rsidRPr="000E52E4">
              <w:t xml:space="preserve">{lov_display} </w:t>
            </w:r>
            <w:r w:rsidRPr="000E52E4">
              <w:rPr>
                <w:rFonts w:cs="Angsana New"/>
                <w:cs/>
              </w:rPr>
              <w:t xml:space="preserve">= </w:t>
            </w:r>
            <w:r>
              <w:rPr>
                <w:rFonts w:cs="Angsana New"/>
                <w:cs/>
              </w:rPr>
              <w:t>[</w:t>
            </w:r>
            <w:r>
              <w:t>1</w:t>
            </w:r>
            <w:r>
              <w:rPr>
                <w:rFonts w:cs="Angsana New"/>
                <w:cs/>
              </w:rPr>
              <w:t>].</w:t>
            </w:r>
            <w:r w:rsidRPr="000E52E4">
              <w:t>{lov_val2}</w:t>
            </w:r>
            <w:r>
              <w:rPr>
                <w:rFonts w:cs="Angsana New"/>
                <w:cs/>
              </w:rPr>
              <w:t xml:space="preserve"> </w:t>
            </w:r>
          </w:p>
          <w:p w:rsidRPr="008843F2" w:rsidR="005C2CAC" w:rsidP="005C2CAC" w:rsidRDefault="005C2CAC" w14:paraId="2527DD9C" w14:textId="77777777">
            <w:pPr>
              <w:spacing w:after="0"/>
              <w:rPr>
                <w:cs/>
              </w:rPr>
            </w:pPr>
            <w:r>
              <w:rPr>
                <w:rFonts w:cs="Angsana New"/>
                <w:cs/>
              </w:rPr>
              <w:t>- [</w:t>
            </w:r>
            <w:r>
              <w:t>2</w:t>
            </w:r>
            <w:r>
              <w:rPr>
                <w:rFonts w:cs="Angsana New"/>
                <w:cs/>
              </w:rPr>
              <w:t>].</w:t>
            </w:r>
            <w:r w:rsidRPr="000E52E4">
              <w:t xml:space="preserve">{lov_display} </w:t>
            </w:r>
            <w:r w:rsidRPr="000E52E4">
              <w:rPr>
                <w:rFonts w:cs="Angsana New"/>
                <w:cs/>
              </w:rPr>
              <w:t xml:space="preserve">= </w:t>
            </w:r>
            <w:r>
              <w:rPr>
                <w:rFonts w:cs="Angsana New"/>
                <w:cs/>
              </w:rPr>
              <w:t>[</w:t>
            </w:r>
            <w:r>
              <w:t>2</w:t>
            </w:r>
            <w:r>
              <w:rPr>
                <w:rFonts w:cs="Angsana New"/>
                <w:cs/>
              </w:rPr>
              <w:t>].</w:t>
            </w:r>
            <w:r w:rsidRPr="000E52E4">
              <w:t>{lov_val2}</w:t>
            </w:r>
          </w:p>
        </w:tc>
      </w:tr>
      <w:tr w:rsidRPr="008979A8" w:rsidR="005C2CAC" w:rsidTr="006820B7" w14:paraId="6736E454" w14:textId="77777777">
        <w:trPr>
          <w:trHeight w:val="108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Pr="007234A7" w:rsidR="005C2CAC" w:rsidP="005C2CAC" w:rsidRDefault="005C2CAC" w14:paraId="4A70DF64" w14:textId="77777777">
            <w:pPr>
              <w:pStyle w:val="HeaderTable"/>
              <w:rPr>
                <w:rtl/>
                <w:cs/>
              </w:rPr>
            </w:pPr>
            <w:r>
              <w:t>End SMS Greeting &amp; Delete Section</w:t>
            </w:r>
          </w:p>
        </w:tc>
      </w:tr>
      <w:tr w:rsidRPr="008979A8" w:rsidR="005C2CAC" w:rsidTr="006820B7" w14:paraId="21DFFE18" w14:textId="77777777">
        <w:trPr>
          <w:trHeight w:val="108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Pr="00A00E2D" w:rsidR="005C2CAC" w:rsidP="005C2CAC" w:rsidRDefault="005C2CAC" w14:paraId="631B1ACC" w14:textId="4629C401">
            <w:pPr>
              <w:pStyle w:val="HeaderTable"/>
              <w:rPr>
                <w:rFonts w:ascii="Angsana New" w:hAnsi="Angsana New"/>
                <w:sz w:val="24"/>
              </w:rPr>
            </w:pPr>
            <w:bookmarkStart w:name="_Hlk144731628" w:id="46"/>
            <w:r>
              <w:t xml:space="preserve">SMS Promote Pack </w:t>
            </w:r>
            <w:r w:rsidRPr="00A00E2D">
              <w:t>Section</w:t>
            </w:r>
          </w:p>
        </w:tc>
      </w:tr>
      <w:tr w:rsidRPr="008979A8" w:rsidR="005C2CAC" w:rsidTr="00A00E2D" w14:paraId="0E747C41" w14:textId="77777777">
        <w:trPr>
          <w:trHeight w:val="108"/>
        </w:trPr>
        <w:tc>
          <w:tcPr>
            <w:tcW w:w="877" w:type="pct"/>
          </w:tcPr>
          <w:p w:rsidRPr="00A00E2D" w:rsidR="005C2CAC" w:rsidP="005C2CAC" w:rsidRDefault="005C2CAC" w14:paraId="1CB3FA8D" w14:textId="77777777">
            <w:pPr>
              <w:rPr>
                <w:rFonts w:eastAsia="Times New Roman" w:cs="CordiaUPC"/>
                <w:bCs/>
                <w:lang w:bidi="he-IL"/>
              </w:rPr>
            </w:pPr>
            <w:r w:rsidRPr="00A00E2D">
              <w:rPr>
                <w:rFonts w:eastAsia="Times New Roman" w:cs="CordiaUPC"/>
                <w:bCs/>
                <w:lang w:bidi="he-IL"/>
              </w:rPr>
              <w:t>smsPromotePackSendFlag</w:t>
            </w:r>
          </w:p>
          <w:p w:rsidRPr="00A00E2D" w:rsidR="005C2CAC" w:rsidP="005C2CAC" w:rsidRDefault="005C2CAC" w14:paraId="125CAB7A" w14:textId="79CF31BC">
            <w:pPr>
              <w:pStyle w:val="HeaderTable"/>
              <w:rPr>
                <w:b w:val="0"/>
                <w:bCs/>
                <w:lang w:bidi="th-TH"/>
              </w:rPr>
            </w:pPr>
          </w:p>
        </w:tc>
        <w:tc>
          <w:tcPr>
            <w:tcW w:w="1022" w:type="pct"/>
          </w:tcPr>
          <w:p w:rsidRPr="00A00E2D" w:rsidR="005C2CAC" w:rsidP="005C2CAC" w:rsidRDefault="005C2CAC" w14:paraId="082B2CB5" w14:textId="5897DAC2">
            <w:pPr>
              <w:pStyle w:val="HeaderTable"/>
              <w:rPr>
                <w:b w:val="0"/>
                <w:bCs/>
              </w:rPr>
            </w:pPr>
            <w:r w:rsidRPr="00A00E2D">
              <w:rPr>
                <w:b w:val="0"/>
                <w:bCs/>
              </w:rPr>
              <w:t>Drop Down List</w:t>
            </w:r>
          </w:p>
        </w:tc>
        <w:tc>
          <w:tcPr>
            <w:tcW w:w="3101" w:type="pct"/>
          </w:tcPr>
          <w:p w:rsidR="005C2CAC" w:rsidP="005C2CAC" w:rsidRDefault="005C2CAC" w14:paraId="54B01F83" w14:textId="38A32EB3">
            <w:pPr>
              <w:rPr>
                <w:color w:val="FF0000"/>
              </w:rPr>
            </w:pPr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C974A9">
              <w:rPr>
                <w:rFonts w:cs="Angsana New"/>
                <w:color w:val="FF0000"/>
                <w:cs/>
              </w:rPr>
              <w:t>*</w:t>
            </w:r>
            <w:r w:rsidRPr="00882A22">
              <w:rPr>
                <w:color w:val="FF0000"/>
              </w:rPr>
              <w:t>SMS Promote Package</w:t>
            </w:r>
          </w:p>
          <w:p w:rsidRPr="00A00E2D" w:rsidR="005C2CAC" w:rsidP="005C2CAC" w:rsidRDefault="005C2CAC" w14:paraId="674356F3" w14:textId="5C8D4BF4">
            <w:r w:rsidRPr="00A00E2D">
              <w:t xml:space="preserve">Visible </w:t>
            </w:r>
            <w:r w:rsidRPr="00A00E2D">
              <w:rPr>
                <w:cs/>
              </w:rPr>
              <w:t xml:space="preserve">เมื่อ </w:t>
            </w:r>
            <w:r w:rsidRPr="00A00E2D">
              <w:t xml:space="preserve">PO Group </w:t>
            </w:r>
            <w:r w:rsidRPr="00A00E2D">
              <w:rPr>
                <w:cs/>
              </w:rPr>
              <w:t xml:space="preserve">ไม่ใช่ </w:t>
            </w:r>
            <w:r w:rsidRPr="00A00E2D">
              <w:rPr>
                <w:rFonts w:cs="CordiaUPC"/>
                <w:cs/>
              </w:rPr>
              <w:t>“</w:t>
            </w:r>
            <w:r w:rsidRPr="00A00E2D">
              <w:t>IR</w:t>
            </w:r>
            <w:r w:rsidRPr="00A00E2D">
              <w:rPr>
                <w:rFonts w:cs="CordiaUPC"/>
                <w:cs/>
              </w:rPr>
              <w:t>”</w:t>
            </w:r>
          </w:p>
          <w:p w:rsidR="005C2CAC" w:rsidP="005C2CAC" w:rsidRDefault="005C2CAC" w14:paraId="03B5D908" w14:textId="234C13E0">
            <w:pPr>
              <w:rPr>
                <w:rFonts w:cs="CordiaUPC"/>
              </w:rPr>
            </w:pPr>
            <w:r>
              <w:t xml:space="preserve">Default Value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CordiaUPC"/>
                <w:cs/>
              </w:rPr>
              <w:t>“</w:t>
            </w:r>
            <w:r>
              <w:rPr>
                <w:rFonts w:cs="Angsana New"/>
              </w:rPr>
              <w:t>Don</w:t>
            </w:r>
            <w:r>
              <w:rPr>
                <w:rFonts w:cs="CordiaUPC"/>
                <w:cs/>
              </w:rPr>
              <w:t>’</w:t>
            </w:r>
            <w:r>
              <w:rPr>
                <w:rFonts w:cs="Angsana New"/>
              </w:rPr>
              <w:t>t Send</w:t>
            </w:r>
            <w:r>
              <w:rPr>
                <w:rFonts w:cs="CordiaUPC"/>
                <w:cs/>
              </w:rPr>
              <w:t>”</w:t>
            </w:r>
            <w:r>
              <w:rPr>
                <w:rFonts w:hint="cs" w:cs="Angsana New"/>
                <w:cs/>
              </w:rPr>
              <w:t xml:space="preserve"> </w:t>
            </w:r>
          </w:p>
          <w:p w:rsidR="005C2CAC" w:rsidP="005C2CAC" w:rsidRDefault="005C2CAC" w14:paraId="12D51E6E" w14:textId="77777777">
            <w:pPr>
              <w:rPr>
                <w:rFonts w:cs="CordiaUPC"/>
              </w:rPr>
            </w:pPr>
            <w:r>
              <w:t xml:space="preserve">List of Value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rPr>
                <w:rFonts w:cs="Angsana New"/>
                <w:cs/>
              </w:rPr>
              <w:t xml:space="preserve"> 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‘</w:t>
            </w:r>
            <w:r>
              <w:rPr>
                <w:rFonts w:cs="CordiaUPC"/>
              </w:rPr>
              <w:t>Send Flag</w:t>
            </w:r>
            <w:r>
              <w:rPr>
                <w:rFonts w:cs="Angsana New"/>
                <w:cs/>
              </w:rPr>
              <w:t>’</w:t>
            </w:r>
          </w:p>
          <w:p w:rsidR="005C2CAC" w:rsidP="005C2CAC" w:rsidRDefault="005C2CAC" w14:paraId="14FD1BBC" w14:textId="77777777">
            <w:pPr>
              <w:spacing w:after="0"/>
            </w:pPr>
            <w:r>
              <w:rPr>
                <w:rFonts w:hint="cs" w:cs="Angsana New"/>
                <w:cs/>
              </w:rPr>
              <w:t xml:space="preserve">ถ้าเลือก </w:t>
            </w:r>
            <w:r>
              <w:t>lastInternetAlertSendFlag</w:t>
            </w:r>
            <w:r>
              <w:rPr>
                <w:rFonts w:hint="cs"/>
                <w:cs/>
              </w:rPr>
              <w:t xml:space="preserve"> มีค่าเป็น </w:t>
            </w:r>
            <w:r>
              <w:rPr>
                <w:rFonts w:cs="Angsana New"/>
                <w:cs/>
              </w:rPr>
              <w:t>“</w:t>
            </w:r>
            <w:r>
              <w:t>Don</w:t>
            </w:r>
            <w:r>
              <w:rPr>
                <w:rFonts w:cs="Angsana New"/>
                <w:cs/>
              </w:rPr>
              <w:t>’</w:t>
            </w:r>
            <w:r>
              <w:t>t Send</w:t>
            </w:r>
            <w:r>
              <w:rPr>
                <w:rFonts w:cs="Angsana New"/>
                <w:cs/>
              </w:rPr>
              <w:t>”</w:t>
            </w:r>
          </w:p>
          <w:p w:rsidR="005C2CAC" w:rsidP="005C2CAC" w:rsidRDefault="005C2CAC" w14:paraId="0708D0A1" w14:textId="77777777">
            <w:pPr>
              <w:pStyle w:val="ListParagraph"/>
              <w:numPr>
                <w:ilvl w:val="0"/>
                <w:numId w:val="158"/>
              </w:numPr>
              <w:spacing w:after="0"/>
            </w:pPr>
            <w:r>
              <w:rPr>
                <w:rFonts w:hint="cs"/>
                <w:cs/>
              </w:rPr>
              <w:t xml:space="preserve">ให้ </w:t>
            </w:r>
            <w:r>
              <w:t xml:space="preserve">Invisible Field </w:t>
            </w:r>
            <w:r>
              <w:rPr>
                <w:rFonts w:hint="cs"/>
                <w:cs/>
              </w:rPr>
              <w:t xml:space="preserve">อื่นๆใน </w:t>
            </w:r>
            <w:r>
              <w:t xml:space="preserve">Section </w:t>
            </w:r>
            <w:r>
              <w:rPr>
                <w:rFonts w:hint="cs"/>
                <w:cs/>
              </w:rPr>
              <w:t>นี้</w:t>
            </w:r>
          </w:p>
          <w:p w:rsidR="005C2CAC" w:rsidP="005C2CAC" w:rsidRDefault="005C2CAC" w14:paraId="783877D1" w14:textId="77777777">
            <w:pPr>
              <w:spacing w:after="0"/>
            </w:pPr>
            <w:r>
              <w:rPr>
                <w:rFonts w:hint="cs"/>
                <w:cs/>
              </w:rPr>
              <w:t xml:space="preserve">ถ้าเลือก </w:t>
            </w:r>
            <w:r>
              <w:t>lastInternetAlertSendFlag</w:t>
            </w:r>
            <w:r>
              <w:rPr>
                <w:rFonts w:hint="cs"/>
                <w:cs/>
              </w:rPr>
              <w:t xml:space="preserve"> มีค่าเป็น </w:t>
            </w:r>
            <w:r>
              <w:rPr>
                <w:rFonts w:cs="Angsana New"/>
                <w:cs/>
              </w:rPr>
              <w:t>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</w:p>
          <w:p w:rsidRPr="00A00E2D" w:rsidR="005C2CAC" w:rsidP="005C2CAC" w:rsidRDefault="005C2CAC" w14:paraId="71F2E628" w14:textId="7C4B39C3">
            <w:pPr>
              <w:pStyle w:val="HeaderTable"/>
              <w:numPr>
                <w:ilvl w:val="0"/>
                <w:numId w:val="158"/>
              </w:numPr>
              <w:rPr>
                <w:b w:val="0"/>
                <w:bCs/>
              </w:rPr>
            </w:pPr>
            <w:r w:rsidRPr="00A00E2D">
              <w:rPr>
                <w:b w:val="0"/>
                <w:bCs/>
              </w:rPr>
              <w:t>Visible smsPromotePack</w:t>
            </w:r>
          </w:p>
        </w:tc>
      </w:tr>
      <w:tr w:rsidRPr="008979A8" w:rsidR="006C5B67" w:rsidTr="00A00E2D" w14:paraId="78E9975B" w14:textId="77777777">
        <w:trPr>
          <w:trHeight w:val="108"/>
        </w:trPr>
        <w:tc>
          <w:tcPr>
            <w:tcW w:w="877" w:type="pct"/>
          </w:tcPr>
          <w:p w:rsidRPr="00A00E2D" w:rsidR="006C5B67" w:rsidP="006C5B67" w:rsidRDefault="006C5B67" w14:paraId="49DDD917" w14:textId="7FD3546C">
            <w:pPr>
              <w:rPr>
                <w:rFonts w:eastAsia="Times New Roman" w:cs="CordiaUPC"/>
                <w:bCs/>
                <w:lang w:bidi="he-IL"/>
              </w:rPr>
            </w:pPr>
            <w:r>
              <w:t>effectiveStartDate</w:t>
            </w:r>
          </w:p>
        </w:tc>
        <w:tc>
          <w:tcPr>
            <w:tcW w:w="1022" w:type="pct"/>
          </w:tcPr>
          <w:p w:rsidRPr="00A00E2D" w:rsidR="006C5B67" w:rsidP="006C5B67" w:rsidRDefault="006C5B67" w14:paraId="5EDE343A" w14:textId="695A9EC1">
            <w:pPr>
              <w:pStyle w:val="HeaderTable"/>
              <w:rPr>
                <w:b w:val="0"/>
                <w:bCs/>
              </w:rPr>
            </w:pPr>
            <w:r>
              <w:t>Calendar</w:t>
            </w:r>
          </w:p>
        </w:tc>
        <w:tc>
          <w:tcPr>
            <w:tcW w:w="3101" w:type="pct"/>
          </w:tcPr>
          <w:p w:rsidR="006C5B67" w:rsidP="006C5B67" w:rsidRDefault="006C5B67" w14:paraId="54894521" w14:textId="77777777">
            <w:pPr>
              <w:rPr>
                <w:rFonts w:cs="Angsana New"/>
              </w:rPr>
            </w:pPr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121EB1">
              <w:rPr>
                <w:rFonts w:cs="Angsana New"/>
                <w:color w:val="FF0000"/>
                <w:cs/>
              </w:rPr>
              <w:t>*</w:t>
            </w:r>
            <w:r w:rsidRPr="00121EB1">
              <w:rPr>
                <w:color w:val="FF0000"/>
              </w:rPr>
              <w:t xml:space="preserve">Effective Date </w:t>
            </w:r>
            <w:r>
              <w:rPr>
                <w:rFonts w:cs="Angsana New"/>
                <w:cs/>
              </w:rPr>
              <w:t>: …</w:t>
            </w:r>
            <w:r>
              <w:t>Start</w:t>
            </w:r>
            <w:r>
              <w:rPr>
                <w:rFonts w:cs="Angsana New"/>
                <w:cs/>
              </w:rPr>
              <w:t xml:space="preserve">… </w:t>
            </w:r>
            <w:r>
              <w:t xml:space="preserve">to </w:t>
            </w:r>
            <w:r>
              <w:rPr>
                <w:rFonts w:cs="Angsana New"/>
                <w:cs/>
              </w:rPr>
              <w:t>…</w:t>
            </w:r>
            <w:r>
              <w:t>End</w:t>
            </w:r>
            <w:r>
              <w:rPr>
                <w:rFonts w:cs="Angsana New"/>
                <w:cs/>
              </w:rPr>
              <w:t>…</w:t>
            </w:r>
          </w:p>
          <w:p w:rsidRPr="00362C90" w:rsidR="006C5B67" w:rsidP="006C5B67" w:rsidRDefault="006C5B67" w14:paraId="7F28A976" w14:textId="58E7BA3B">
            <w:pPr>
              <w:rPr>
                <w:rFonts w:eastAsia="Times New Roman" w:cs="CordiaUPC"/>
                <w:bCs/>
                <w:cs/>
              </w:rPr>
            </w:pPr>
            <w:r>
              <w:rPr>
                <w:rFonts w:cs="Angsana New"/>
              </w:rPr>
              <w:t xml:space="preserve">Enable </w:t>
            </w:r>
            <w:r>
              <w:rPr>
                <w:rFonts w:hint="cs" w:cs="Angsana New"/>
                <w:cs/>
              </w:rPr>
              <w:t xml:space="preserve">เมื่อ </w:t>
            </w:r>
            <w:r w:rsidRPr="00A00E2D">
              <w:rPr>
                <w:rFonts w:eastAsia="Times New Roman" w:cs="CordiaUPC"/>
                <w:bCs/>
                <w:lang w:bidi="he-IL"/>
              </w:rPr>
              <w:t>smsPromotePackSendFlag</w:t>
            </w:r>
            <w:r>
              <w:rPr>
                <w:rFonts w:eastAsia="Times New Roman" w:cs="CordiaUPC"/>
                <w:bCs/>
                <w:cs/>
              </w:rPr>
              <w:t xml:space="preserve"> = “</w:t>
            </w:r>
            <w:r>
              <w:rPr>
                <w:rFonts w:eastAsia="Times New Roman" w:cs="CordiaUPC"/>
                <w:bCs/>
                <w:lang w:bidi="he-IL"/>
              </w:rPr>
              <w:t>Send</w:t>
            </w:r>
            <w:r>
              <w:rPr>
                <w:rFonts w:eastAsia="Times New Roman" w:cs="CordiaUPC"/>
                <w:bCs/>
                <w:cs/>
              </w:rPr>
              <w:t>”</w:t>
            </w:r>
          </w:p>
          <w:p w:rsidR="006C5B67" w:rsidP="006C5B67" w:rsidRDefault="006C5B67" w14:paraId="0D866BFE" w14:textId="312DD5DC">
            <w:r>
              <w:t xml:space="preserve">Default Value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 xml:space="preserve">มาจาก </w:t>
            </w:r>
            <w:r w:rsidRPr="00F54062">
              <w:t>commercialLaunchDate</w:t>
            </w:r>
          </w:p>
        </w:tc>
      </w:tr>
      <w:tr w:rsidRPr="008979A8" w:rsidR="006C5B67" w:rsidTr="00A00E2D" w14:paraId="2217E43B" w14:textId="77777777">
        <w:trPr>
          <w:trHeight w:val="108"/>
        </w:trPr>
        <w:tc>
          <w:tcPr>
            <w:tcW w:w="877" w:type="pct"/>
          </w:tcPr>
          <w:p w:rsidRPr="00A00E2D" w:rsidR="006C5B67" w:rsidP="006C5B67" w:rsidRDefault="006C5B67" w14:paraId="321C5830" w14:textId="46722EB7">
            <w:pPr>
              <w:rPr>
                <w:rFonts w:eastAsia="Times New Roman" w:cs="CordiaUPC"/>
                <w:bCs/>
                <w:lang w:bidi="he-IL"/>
              </w:rPr>
            </w:pPr>
            <w:r>
              <w:t>effectiveEndDate</w:t>
            </w:r>
          </w:p>
        </w:tc>
        <w:tc>
          <w:tcPr>
            <w:tcW w:w="1022" w:type="pct"/>
          </w:tcPr>
          <w:p w:rsidRPr="00A00E2D" w:rsidR="006C5B67" w:rsidP="006C5B67" w:rsidRDefault="006C5B67" w14:paraId="047000CF" w14:textId="2576FB7F">
            <w:pPr>
              <w:pStyle w:val="HeaderTable"/>
              <w:rPr>
                <w:b w:val="0"/>
                <w:bCs/>
              </w:rPr>
            </w:pPr>
            <w:r>
              <w:t>Calendar</w:t>
            </w:r>
          </w:p>
        </w:tc>
        <w:tc>
          <w:tcPr>
            <w:tcW w:w="3101" w:type="pct"/>
          </w:tcPr>
          <w:p w:rsidR="006C5B67" w:rsidP="006C5B67" w:rsidRDefault="006C5B67" w14:paraId="609B08E2" w14:textId="77777777">
            <w:r>
              <w:rPr>
                <w:rFonts w:hint="cs"/>
                <w:cs/>
              </w:rPr>
              <w:t xml:space="preserve">อยู่บรรทัดเดียวกันกับ </w:t>
            </w:r>
            <w:r>
              <w:t>effectiveStartDate</w:t>
            </w:r>
          </w:p>
          <w:p w:rsidR="006C5B67" w:rsidP="006C5B67" w:rsidRDefault="006C5B67" w14:paraId="57DBB0BB" w14:textId="36B0A676">
            <w:r>
              <w:t xml:space="preserve">Default Value </w:t>
            </w:r>
            <w:r>
              <w:rPr>
                <w:rFonts w:cs="Angsana New"/>
                <w:cs/>
              </w:rPr>
              <w:t>:</w:t>
            </w:r>
            <w:r>
              <w:rPr>
                <w:rFonts w:hint="cs"/>
                <w:cs/>
              </w:rPr>
              <w:t xml:space="preserve"> มาจาก </w:t>
            </w:r>
            <w:r w:rsidRPr="00F54062">
              <w:t>expireDate</w:t>
            </w:r>
          </w:p>
        </w:tc>
      </w:tr>
      <w:tr w:rsidRPr="008979A8" w:rsidR="005C2CAC" w:rsidTr="00A00E2D" w14:paraId="28937319" w14:textId="77777777">
        <w:trPr>
          <w:trHeight w:val="108"/>
        </w:trPr>
        <w:tc>
          <w:tcPr>
            <w:tcW w:w="5000" w:type="pct"/>
            <w:gridSpan w:val="3"/>
            <w:shd w:val="clear" w:color="auto" w:fill="EAF1DD" w:themeFill="accent3" w:themeFillTint="33"/>
          </w:tcPr>
          <w:p w:rsidRPr="00A00E2D" w:rsidR="005C2CAC" w:rsidP="005C2CAC" w:rsidRDefault="005C2CAC" w14:paraId="0E3FFCAE" w14:textId="15842C52">
            <w:pPr>
              <w:rPr>
                <w:rFonts w:eastAsia="Times New Roman" w:cs="CordiaUPC"/>
                <w:bCs/>
                <w:lang w:bidi="he-IL"/>
              </w:rPr>
            </w:pPr>
            <w:r w:rsidRPr="00D04073">
              <w:t xml:space="preserve">Visble </w:t>
            </w:r>
            <w:r w:rsidRPr="00D04073">
              <w:rPr>
                <w:cs/>
              </w:rPr>
              <w:t xml:space="preserve">เมื่อ </w:t>
            </w:r>
            <w:r w:rsidRPr="00504C3F">
              <w:rPr>
                <w:rFonts w:eastAsia="Times New Roman" w:cs="CordiaUPC"/>
                <w:bCs/>
                <w:lang w:bidi="he-IL"/>
              </w:rPr>
              <w:t>smsPromotePackSendFlag</w:t>
            </w:r>
            <w:r w:rsidRPr="00D04073">
              <w:rPr>
                <w:cs/>
              </w:rPr>
              <w:t xml:space="preserve"> มีค่าเป็น “</w:t>
            </w:r>
            <w:r w:rsidRPr="00D04073">
              <w:t>Send</w:t>
            </w:r>
            <w:r w:rsidRPr="00D04073">
              <w:rPr>
                <w:cs/>
              </w:rPr>
              <w:t>”</w:t>
            </w:r>
          </w:p>
          <w:p w:rsidR="005C2CAC" w:rsidP="005C2CAC" w:rsidRDefault="005C2CAC" w14:paraId="22BC303E" w14:textId="47CD5B01">
            <w:r w:rsidRPr="00D04073">
              <w:rPr>
                <w:cs/>
              </w:rPr>
              <w:t xml:space="preserve">ให้ </w:t>
            </w:r>
            <w:r w:rsidRPr="00D04073">
              <w:t xml:space="preserve">Loop </w:t>
            </w:r>
            <w:r w:rsidRPr="00D04073">
              <w:rPr>
                <w:cs/>
              </w:rPr>
              <w:t xml:space="preserve">แสดง </w:t>
            </w:r>
            <w:r w:rsidRPr="00D04073">
              <w:t xml:space="preserve">field </w:t>
            </w:r>
            <w:r w:rsidRPr="00D04073">
              <w:rPr>
                <w:cs/>
              </w:rPr>
              <w:t xml:space="preserve">ตามจำนวน </w:t>
            </w:r>
            <w:r w:rsidRPr="00D04073">
              <w:t xml:space="preserve">Language </w:t>
            </w:r>
            <w:r w:rsidRPr="00D04073">
              <w:rPr>
                <w:cs/>
              </w:rPr>
              <w:t>ที่เลือกมาก</w:t>
            </w:r>
          </w:p>
        </w:tc>
      </w:tr>
      <w:tr w:rsidRPr="008979A8" w:rsidR="005C2CAC" w:rsidTr="004C503B" w14:paraId="0710BC0A" w14:textId="77777777">
        <w:trPr>
          <w:trHeight w:val="108"/>
        </w:trPr>
        <w:tc>
          <w:tcPr>
            <w:tcW w:w="877" w:type="pct"/>
          </w:tcPr>
          <w:p w:rsidRPr="00506035" w:rsidR="005C2CAC" w:rsidP="005C2CAC" w:rsidRDefault="005C2CAC" w14:paraId="58D5931E" w14:textId="2A1EBF2F">
            <w:pPr>
              <w:rPr>
                <w:rFonts w:eastAsia="Times New Roman" w:cs="CordiaUPC"/>
                <w:bCs/>
                <w:lang w:bidi="he-IL"/>
              </w:rPr>
            </w:pPr>
            <w:r w:rsidRPr="00A00E2D">
              <w:rPr>
                <w:rFonts w:eastAsia="Times New Roman" w:cs="CordiaUPC"/>
                <w:bCs/>
                <w:lang w:bidi="he-IL"/>
              </w:rPr>
              <w:t>langAbb</w:t>
            </w:r>
          </w:p>
        </w:tc>
        <w:tc>
          <w:tcPr>
            <w:tcW w:w="1022" w:type="pct"/>
          </w:tcPr>
          <w:p w:rsidRPr="00A96699" w:rsidR="005C2CAC" w:rsidP="005C2CAC" w:rsidRDefault="005C2CAC" w14:paraId="1479BF37" w14:textId="789944C3">
            <w:pPr>
              <w:pStyle w:val="HeaderTable"/>
              <w:rPr>
                <w:b w:val="0"/>
                <w:bCs/>
              </w:rPr>
            </w:pPr>
            <w:r w:rsidRPr="00A00E2D">
              <w:rPr>
                <w:b w:val="0"/>
                <w:bCs/>
              </w:rPr>
              <w:t>Text Area</w:t>
            </w:r>
          </w:p>
        </w:tc>
        <w:tc>
          <w:tcPr>
            <w:tcW w:w="3101" w:type="pct"/>
          </w:tcPr>
          <w:p w:rsidRPr="00A00E2D" w:rsidR="005C2CAC" w:rsidP="005C2CAC" w:rsidRDefault="005C2CAC" w14:paraId="2AEFF31D" w14:textId="77777777">
            <w:pPr>
              <w:rPr>
                <w:rFonts w:eastAsia="Times New Roman" w:cs="CordiaUPC"/>
                <w:bCs/>
                <w:lang w:bidi="he-IL"/>
              </w:rPr>
            </w:pPr>
            <w:r w:rsidRPr="00A00E2D">
              <w:rPr>
                <w:rFonts w:eastAsia="Times New Roman" w:cs="CordiaUPC"/>
                <w:bCs/>
                <w:lang w:bidi="he-IL"/>
              </w:rPr>
              <w:t>langAbb</w:t>
            </w:r>
            <w:r w:rsidRPr="00A00E2D">
              <w:rPr>
                <w:rFonts w:eastAsia="Times New Roman" w:cs="CordiaUPC"/>
                <w:bCs/>
                <w:cs/>
              </w:rPr>
              <w:t xml:space="preserve"> = </w:t>
            </w:r>
            <w:r w:rsidRPr="00A00E2D">
              <w:rPr>
                <w:rFonts w:eastAsia="Times New Roman" w:cs="CordiaUPC"/>
                <w:bCs/>
                <w:lang w:bidi="he-IL"/>
              </w:rPr>
              <w:t>language</w:t>
            </w:r>
            <w:r w:rsidRPr="00A00E2D">
              <w:rPr>
                <w:rFonts w:eastAsia="Times New Roman" w:cs="CordiaUPC"/>
                <w:bCs/>
                <w:cs/>
              </w:rPr>
              <w:t>.</w:t>
            </w:r>
            <w:r w:rsidRPr="00A00E2D">
              <w:rPr>
                <w:rFonts w:eastAsia="Times New Roman" w:cs="CordiaUPC"/>
                <w:bCs/>
                <w:lang w:bidi="he-IL"/>
              </w:rPr>
              <w:t>lov_val2</w:t>
            </w:r>
          </w:p>
          <w:p w:rsidRPr="00A00E2D" w:rsidR="005C2CAC" w:rsidP="005C2CAC" w:rsidRDefault="005C2CAC" w14:paraId="1DA9683D" w14:textId="524E6631">
            <w:pPr>
              <w:rPr>
                <w:rFonts w:eastAsia="Times New Roman" w:cs="CordiaUPC"/>
                <w:bCs/>
                <w:lang w:bidi="he-IL"/>
              </w:rPr>
            </w:pPr>
            <w:r w:rsidRPr="00A00E2D">
              <w:rPr>
                <w:rFonts w:eastAsia="Times New Roman" w:cs="CordiaUPC"/>
                <w:bCs/>
                <w:lang w:bidi="he-IL"/>
              </w:rPr>
              <w:t>Invisible</w:t>
            </w:r>
          </w:p>
        </w:tc>
      </w:tr>
      <w:tr w:rsidRPr="008979A8" w:rsidR="005C2CAC" w:rsidTr="004C503B" w14:paraId="52435860" w14:textId="77777777">
        <w:trPr>
          <w:trHeight w:val="108"/>
        </w:trPr>
        <w:tc>
          <w:tcPr>
            <w:tcW w:w="877" w:type="pct"/>
          </w:tcPr>
          <w:p w:rsidRPr="00A00E2D" w:rsidR="005C2CAC" w:rsidP="005C2CAC" w:rsidRDefault="005C2CAC" w14:paraId="6ADF86AA" w14:textId="19A8D049">
            <w:pPr>
              <w:rPr>
                <w:rFonts w:eastAsia="Times New Roman" w:cs="CordiaUPC"/>
                <w:bCs/>
                <w:lang w:bidi="he-IL"/>
              </w:rPr>
            </w:pPr>
            <w:r w:rsidRPr="00A00E2D">
              <w:rPr>
                <w:rFonts w:eastAsia="Times New Roman" w:cs="CordiaUPC"/>
                <w:bCs/>
                <w:lang w:bidi="he-IL"/>
              </w:rPr>
              <w:t>smsPromotePack</w:t>
            </w:r>
          </w:p>
        </w:tc>
        <w:tc>
          <w:tcPr>
            <w:tcW w:w="1022" w:type="pct"/>
          </w:tcPr>
          <w:p w:rsidRPr="00A00E2D" w:rsidR="005C2CAC" w:rsidP="005C2CAC" w:rsidRDefault="005C2CAC" w14:paraId="1C3E08CB" w14:textId="73C02133">
            <w:pPr>
              <w:pStyle w:val="HeaderTable"/>
              <w:rPr>
                <w:b w:val="0"/>
                <w:bCs/>
              </w:rPr>
            </w:pPr>
            <w:r w:rsidRPr="00A00E2D">
              <w:rPr>
                <w:b w:val="0"/>
                <w:bCs/>
              </w:rPr>
              <w:t>Text Area</w:t>
            </w:r>
          </w:p>
        </w:tc>
        <w:tc>
          <w:tcPr>
            <w:tcW w:w="3101" w:type="pct"/>
          </w:tcPr>
          <w:p w:rsidR="005C2CAC" w:rsidP="005C2CAC" w:rsidRDefault="005C2CAC" w14:paraId="2CC697C4" w14:textId="77777777">
            <w:pPr>
              <w:rPr>
                <w:color w:val="FF0000"/>
              </w:rPr>
            </w:pPr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524D02">
              <w:rPr>
                <w:rFonts w:cs="Angsana New"/>
                <w:color w:val="FF0000"/>
                <w:cs/>
              </w:rPr>
              <w:t>*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</w:p>
          <w:p w:rsidR="005C2CAC" w:rsidP="005C2CAC" w:rsidRDefault="005C2CAC" w14:paraId="59B905F4" w14:textId="77777777">
            <w:r>
              <w:rPr>
                <w:color w:val="FF0000"/>
              </w:rPr>
              <w:t xml:space="preserve">Example </w:t>
            </w:r>
            <w:r>
              <w:rPr>
                <w:rFonts w:cs="Angsana New"/>
                <w:color w:val="FF0000"/>
                <w:cs/>
              </w:rPr>
              <w:t>:</w:t>
            </w:r>
            <w:r>
              <w:rPr>
                <w:rFonts w:cs="Angsana New"/>
                <w:cs/>
              </w:rPr>
              <w:t xml:space="preserve"> </w:t>
            </w:r>
            <w:r w:rsidRPr="009754AB">
              <w:rPr>
                <w:rFonts w:cs="Angsana New"/>
                <w:color w:val="FF0000"/>
                <w:cs/>
              </w:rPr>
              <w:t>*</w:t>
            </w:r>
            <w:r w:rsidRPr="000D29BA">
              <w:rPr>
                <w:color w:val="FF0000"/>
              </w:rPr>
              <w:t>ENG</w:t>
            </w:r>
          </w:p>
          <w:p w:rsidR="005C2CAC" w:rsidP="005C2CAC" w:rsidRDefault="005C2CAC" w14:paraId="2A2653FC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Max Length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CordiaUPC"/>
              </w:rPr>
              <w:t>250</w:t>
            </w:r>
          </w:p>
          <w:p w:rsidR="005C2CAC" w:rsidP="005C2CAC" w:rsidRDefault="005C2CAC" w14:paraId="12E40FEB" w14:textId="3CA8F99D">
            <w:r>
              <w:rPr>
                <w:rFonts w:hint="cs"/>
                <w:cs/>
              </w:rPr>
              <w:t xml:space="preserve">เมื่อ </w:t>
            </w:r>
            <w:r>
              <w:t xml:space="preserve">User </w:t>
            </w:r>
            <w:r>
              <w:rPr>
                <w:rFonts w:hint="cs"/>
                <w:cs/>
              </w:rPr>
              <w:t>กรอก</w:t>
            </w:r>
            <w:r>
              <w:rPr>
                <w:cs/>
              </w:rPr>
              <w:t>ใ</w:t>
            </w:r>
            <w:r>
              <w:rPr>
                <w:rFonts w:hint="cs"/>
                <w:cs/>
              </w:rPr>
              <w:t xml:space="preserve">ห้คำนวนจำนวนตัวอักษรไว้ที่ </w:t>
            </w:r>
            <w:r>
              <w:t>counter</w:t>
            </w:r>
            <w:r>
              <w:rPr>
                <w:rFonts w:eastAsia="Times New Roman" w:cs="CordiaUPC"/>
                <w:bCs/>
                <w:lang w:bidi="he-IL"/>
              </w:rPr>
              <w:t>S</w:t>
            </w:r>
            <w:r w:rsidRPr="00504C3F">
              <w:rPr>
                <w:rFonts w:eastAsia="Times New Roman" w:cs="CordiaUPC"/>
                <w:bCs/>
                <w:lang w:bidi="he-IL"/>
              </w:rPr>
              <w:t>msPromotePack</w:t>
            </w:r>
            <w:r>
              <w:rPr>
                <w:color w:val="FF0000"/>
              </w:rPr>
              <w:t xml:space="preserve"> {</w:t>
            </w:r>
            <w:r>
              <w:rPr>
                <w:rFonts w:ascii="Segoe UI" w:hAnsi="Segoe UI" w:cs="Segoe UI"/>
                <w:sz w:val="18"/>
                <w:szCs w:val="18"/>
              </w:rPr>
              <w:t>langAbb</w:t>
            </w:r>
            <w:r>
              <w:rPr>
                <w:color w:val="FF0000"/>
              </w:rPr>
              <w:t>}</w:t>
            </w:r>
          </w:p>
        </w:tc>
      </w:tr>
      <w:tr w:rsidRPr="008979A8" w:rsidR="005C2CAC" w:rsidTr="004C503B" w14:paraId="2D60545A" w14:textId="77777777">
        <w:trPr>
          <w:trHeight w:val="108"/>
        </w:trPr>
        <w:tc>
          <w:tcPr>
            <w:tcW w:w="877" w:type="pct"/>
          </w:tcPr>
          <w:p w:rsidRPr="00A00E2D" w:rsidR="005C2CAC" w:rsidP="005C2CAC" w:rsidRDefault="005C2CAC" w14:paraId="215D8F96" w14:textId="13D58974">
            <w:r>
              <w:t>counter</w:t>
            </w:r>
            <w:r>
              <w:rPr>
                <w:rFonts w:eastAsia="Times New Roman" w:cs="CordiaUPC"/>
                <w:bCs/>
                <w:lang w:bidi="he-IL"/>
              </w:rPr>
              <w:t>S</w:t>
            </w:r>
            <w:r w:rsidRPr="00504C3F">
              <w:rPr>
                <w:rFonts w:eastAsia="Times New Roman" w:cs="CordiaUPC"/>
                <w:bCs/>
                <w:lang w:bidi="he-IL"/>
              </w:rPr>
              <w:t>msPromotePack</w:t>
            </w:r>
          </w:p>
        </w:tc>
        <w:tc>
          <w:tcPr>
            <w:tcW w:w="1022" w:type="pct"/>
          </w:tcPr>
          <w:p w:rsidRPr="00A00E2D" w:rsidR="005C2CAC" w:rsidP="005C2CAC" w:rsidRDefault="005C2CAC" w14:paraId="1D5A2E28" w14:textId="69F5CA67">
            <w:pPr>
              <w:pStyle w:val="HeaderTable"/>
              <w:rPr>
                <w:rFonts w:eastAsiaTheme="minorHAnsi" w:cstheme="minorBidi"/>
                <w:b w:val="0"/>
                <w:lang w:bidi="th-TH"/>
              </w:rPr>
            </w:pPr>
            <w:r w:rsidRPr="00A00E2D">
              <w:rPr>
                <w:rFonts w:eastAsiaTheme="minorHAnsi" w:cstheme="minorBidi"/>
                <w:b w:val="0"/>
                <w:lang w:bidi="th-TH"/>
              </w:rPr>
              <w:t>Text</w:t>
            </w:r>
          </w:p>
        </w:tc>
        <w:tc>
          <w:tcPr>
            <w:tcW w:w="3101" w:type="pct"/>
          </w:tcPr>
          <w:p w:rsidR="005C2CAC" w:rsidP="005C2CAC" w:rsidRDefault="005C2CAC" w14:paraId="1562C33D" w14:textId="4B9DC643">
            <w:r>
              <w:rPr>
                <w:rFonts w:hint="cs"/>
                <w:cs/>
              </w:rPr>
              <w:t>วางไว้ใต้</w:t>
            </w:r>
            <w:r>
              <w:rPr>
                <w:rFonts w:cs="Angsana New"/>
                <w:cs/>
              </w:rPr>
              <w:t xml:space="preserve"> </w:t>
            </w:r>
            <w:r w:rsidRPr="00504C3F">
              <w:rPr>
                <w:rFonts w:eastAsia="Times New Roman" w:cs="CordiaUPC"/>
                <w:bCs/>
                <w:lang w:bidi="he-IL"/>
              </w:rPr>
              <w:t>smsPromotePack</w:t>
            </w:r>
          </w:p>
          <w:p w:rsidR="005C2CAC" w:rsidP="005C2CAC" w:rsidRDefault="005C2CAC" w14:paraId="08E8AB45" w14:textId="77777777">
            <w:r>
              <w:rPr>
                <w:rFonts w:hint="cs"/>
                <w:cs/>
              </w:rPr>
              <w:t xml:space="preserve">แสดงใน </w:t>
            </w:r>
            <w:r>
              <w:t>Format</w:t>
            </w:r>
          </w:p>
          <w:p w:rsidR="005C2CAC" w:rsidP="005C2CAC" w:rsidRDefault="005C2CAC" w14:paraId="27A98502" w14:textId="1BEA2B25">
            <w:r>
              <w:t>counter</w:t>
            </w:r>
            <w:r>
              <w:rPr>
                <w:rFonts w:eastAsia="Times New Roman" w:cs="CordiaUPC"/>
                <w:bCs/>
                <w:lang w:bidi="he-IL"/>
              </w:rPr>
              <w:t>S</w:t>
            </w:r>
            <w:r w:rsidRPr="00504C3F">
              <w:rPr>
                <w:rFonts w:eastAsia="Times New Roman" w:cs="CordiaUPC"/>
                <w:bCs/>
                <w:lang w:bidi="he-IL"/>
              </w:rPr>
              <w:t>msPromotePack</w:t>
            </w:r>
            <w:r>
              <w:rPr>
                <w:rFonts w:cs="Angsana New"/>
                <w:cs/>
              </w:rPr>
              <w:t xml:space="preserve"> / </w:t>
            </w:r>
            <w:r>
              <w:t>250</w:t>
            </w:r>
          </w:p>
        </w:tc>
      </w:tr>
      <w:tr w:rsidRPr="008979A8" w:rsidR="005C2CAC" w:rsidTr="00A00E2D" w14:paraId="4251ABDE" w14:textId="77777777">
        <w:trPr>
          <w:trHeight w:val="451"/>
        </w:trPr>
        <w:tc>
          <w:tcPr>
            <w:tcW w:w="5000" w:type="pct"/>
            <w:gridSpan w:val="3"/>
            <w:shd w:val="clear" w:color="auto" w:fill="EAF1DD" w:themeFill="accent3" w:themeFillTint="33"/>
          </w:tcPr>
          <w:p w:rsidR="005C2CAC" w:rsidP="005C2CAC" w:rsidRDefault="005C2CAC" w14:paraId="7D3A5812" w14:textId="27687326">
            <w:pPr>
              <w:rPr>
                <w:cs/>
              </w:rPr>
            </w:pPr>
            <w:r>
              <w:rPr>
                <w:rFonts w:hint="cs" w:cs="Angsana New"/>
                <w:cs/>
              </w:rPr>
              <w:t xml:space="preserve">จบ </w:t>
            </w:r>
            <w:r>
              <w:t>Loop</w:t>
            </w:r>
          </w:p>
        </w:tc>
      </w:tr>
      <w:tr w:rsidRPr="008979A8" w:rsidR="005C2CAC" w:rsidTr="006820B7" w14:paraId="63DE36E1" w14:textId="77777777">
        <w:trPr>
          <w:trHeight w:val="108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5C2CAC" w:rsidP="005C2CAC" w:rsidRDefault="005C2CAC" w14:paraId="062C12E9" w14:textId="2DE76298">
            <w:pPr>
              <w:pStyle w:val="HeaderTable"/>
            </w:pPr>
            <w:r>
              <w:t xml:space="preserve">End SMS Promote Pack </w:t>
            </w:r>
            <w:r w:rsidRPr="00A00E2D">
              <w:t>Section</w:t>
            </w:r>
          </w:p>
        </w:tc>
      </w:tr>
      <w:bookmarkEnd w:id="46"/>
      <w:tr w:rsidRPr="008979A8" w:rsidR="005C2CAC" w:rsidTr="006820B7" w14:paraId="1DE6955F" w14:textId="77777777">
        <w:trPr>
          <w:trHeight w:val="108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5C2CAC" w:rsidP="005C2CAC" w:rsidRDefault="005C2CAC" w14:paraId="43368705" w14:textId="036CA6A0">
            <w:pPr>
              <w:pStyle w:val="HeaderTable"/>
            </w:pPr>
            <w:r>
              <w:t>SMS Event Notification Section</w:t>
            </w:r>
          </w:p>
        </w:tc>
      </w:tr>
      <w:tr w:rsidRPr="008979A8" w:rsidR="005C2CAC" w:rsidTr="006820B7" w14:paraId="4D80739F" w14:textId="77777777">
        <w:trPr>
          <w:trHeight w:val="45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5C2CAC" w:rsidP="005C2CAC" w:rsidRDefault="005C2CAC" w14:paraId="4DB5B081" w14:textId="77777777">
            <w:pPr>
              <w:pStyle w:val="HeaderTable"/>
              <w:rPr>
                <w:lang w:bidi="th-TH"/>
              </w:rPr>
            </w:pPr>
            <w:r w:rsidRPr="005A68CC">
              <w:t xml:space="preserve">Last Internet </w:t>
            </w:r>
            <w:r>
              <w:t>P</w:t>
            </w:r>
            <w:r w:rsidRPr="005A68CC">
              <w:t>ackage Remaining Free Resource Alert</w:t>
            </w:r>
            <w:r>
              <w:rPr>
                <w:rFonts w:hint="cs" w:cs="Angsana New"/>
                <w:cs/>
                <w:lang w:bidi="th-TH"/>
              </w:rPr>
              <w:t xml:space="preserve"> </w:t>
            </w:r>
            <w:r>
              <w:rPr>
                <w:lang w:bidi="th-TH"/>
              </w:rPr>
              <w:t>Section</w:t>
            </w:r>
          </w:p>
          <w:p w:rsidR="005C2CAC" w:rsidP="005C2CAC" w:rsidRDefault="005C2CAC" w14:paraId="36B4B494" w14:textId="26669A6D">
            <w:pPr>
              <w:pStyle w:val="HeaderTable"/>
              <w:rPr>
                <w:lang w:bidi="th-TH"/>
              </w:rPr>
            </w:pPr>
            <w:r>
              <w:t>Invisible</w:t>
            </w:r>
          </w:p>
        </w:tc>
      </w:tr>
      <w:tr w:rsidRPr="008979A8" w:rsidR="005C2CAC" w:rsidTr="006820B7" w14:paraId="3FD0B97E" w14:textId="77777777">
        <w:trPr>
          <w:trHeight w:val="43"/>
        </w:trPr>
        <w:tc>
          <w:tcPr>
            <w:tcW w:w="877" w:type="pct"/>
          </w:tcPr>
          <w:p w:rsidR="005C2CAC" w:rsidP="005C2CAC" w:rsidRDefault="005C2CAC" w14:paraId="6B1982D6" w14:textId="0B0DE122">
            <w:r>
              <w:t>lastInternetAlertSendFlag</w:t>
            </w:r>
          </w:p>
        </w:tc>
        <w:tc>
          <w:tcPr>
            <w:tcW w:w="1022" w:type="pct"/>
          </w:tcPr>
          <w:p w:rsidR="005C2CAC" w:rsidP="005C2CAC" w:rsidRDefault="005C2CAC" w14:paraId="4CBD4247" w14:textId="3279B81F">
            <w:r>
              <w:t>Drop Down List</w:t>
            </w:r>
          </w:p>
        </w:tc>
        <w:tc>
          <w:tcPr>
            <w:tcW w:w="3101" w:type="pct"/>
          </w:tcPr>
          <w:p w:rsidR="005C2CAC" w:rsidP="005C2CAC" w:rsidRDefault="005C2CAC" w14:paraId="02994054" w14:textId="01F7DB08">
            <w:pPr>
              <w:rPr>
                <w:color w:val="FF0000"/>
              </w:rPr>
            </w:pPr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C974A9">
              <w:rPr>
                <w:rFonts w:cs="Angsana New"/>
                <w:color w:val="FF0000"/>
                <w:cs/>
              </w:rPr>
              <w:t>*</w:t>
            </w:r>
            <w:r>
              <w:rPr>
                <w:color w:val="FF0000"/>
              </w:rPr>
              <w:t xml:space="preserve"> Send</w:t>
            </w:r>
            <w:r w:rsidRPr="00C974A9">
              <w:rPr>
                <w:rFonts w:cs="Angsana New"/>
                <w:color w:val="FF0000"/>
                <w:cs/>
              </w:rPr>
              <w:t xml:space="preserve"> </w:t>
            </w:r>
            <w:r>
              <w:rPr>
                <w:color w:val="FF0000"/>
              </w:rPr>
              <w:t xml:space="preserve">Last Internet Package Alert </w:t>
            </w:r>
            <w:r w:rsidRPr="00C974A9">
              <w:rPr>
                <w:color w:val="FF0000"/>
              </w:rPr>
              <w:t>Flag</w:t>
            </w:r>
          </w:p>
          <w:p w:rsidR="005C2CAC" w:rsidP="005C2CAC" w:rsidRDefault="005C2CAC" w14:paraId="1812AC78" w14:textId="1AFBC186">
            <w:pPr>
              <w:rPr>
                <w:rFonts w:cs="CordiaUPC"/>
              </w:rPr>
            </w:pPr>
            <w:r>
              <w:t xml:space="preserve">Default Value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 w:cs="Angsana New"/>
                <w:cs/>
              </w:rPr>
              <w:t xml:space="preserve">ถ้า </w:t>
            </w:r>
            <w:r>
              <w:rPr>
                <w:rFonts w:cs="Angsana New"/>
              </w:rPr>
              <w:t xml:space="preserve">PO Group </w:t>
            </w:r>
            <w:r>
              <w:rPr>
                <w:rFonts w:cs="CordiaUPC"/>
                <w:cs/>
              </w:rPr>
              <w:t>= “</w:t>
            </w:r>
            <w:r>
              <w:rPr>
                <w:rFonts w:cs="Angsana New"/>
              </w:rPr>
              <w:t>Music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 w:cs="CordiaUPC"/>
                <w:cs/>
              </w:rPr>
              <w:t xml:space="preserve">หรือ </w:t>
            </w:r>
            <w:r>
              <w:rPr>
                <w:rFonts w:cs="CordiaUPC"/>
                <w:cs/>
              </w:rPr>
              <w:t>“</w:t>
            </w:r>
            <w:r>
              <w:rPr>
                <w:rFonts w:cs="CordiaUPC"/>
              </w:rPr>
              <w:t>AR</w:t>
            </w:r>
            <w:r>
              <w:rPr>
                <w:rFonts w:cs="CordiaUPC"/>
                <w:cs/>
              </w:rPr>
              <w:t>-</w:t>
            </w:r>
            <w:r>
              <w:rPr>
                <w:rFonts w:cs="CordiaUPC"/>
              </w:rPr>
              <w:t>VR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cs="Angsana New"/>
              </w:rPr>
              <w:t xml:space="preserve">Default </w:t>
            </w:r>
            <w:r>
              <w:rPr>
                <w:rFonts w:cs="CordiaUPC"/>
                <w:cs/>
              </w:rPr>
              <w:t>“</w:t>
            </w:r>
            <w:r>
              <w:rPr>
                <w:rFonts w:cs="Angsana New"/>
              </w:rPr>
              <w:t>Don</w:t>
            </w:r>
            <w:r>
              <w:rPr>
                <w:rFonts w:cs="CordiaUPC"/>
                <w:cs/>
              </w:rPr>
              <w:t>’</w:t>
            </w:r>
            <w:r>
              <w:rPr>
                <w:rFonts w:cs="Angsana New"/>
              </w:rPr>
              <w:t>t Send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ถ้าไม่ใช่ให้ </w:t>
            </w:r>
            <w:r>
              <w:rPr>
                <w:rFonts w:cs="Angsana New"/>
              </w:rPr>
              <w:t xml:space="preserve">Default </w:t>
            </w:r>
            <w:r>
              <w:rPr>
                <w:rFonts w:cs="Angsana New"/>
                <w:cs/>
              </w:rPr>
              <w:t>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 w:cs="Angsana New"/>
                <w:cs/>
              </w:rPr>
              <w:t xml:space="preserve"> </w:t>
            </w:r>
          </w:p>
          <w:p w:rsidR="005C2CAC" w:rsidP="005C2CAC" w:rsidRDefault="005C2CAC" w14:paraId="47071878" w14:textId="21B78269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 xml:space="preserve">: </w:t>
            </w:r>
            <w:r>
              <w:t xml:space="preserve">Logic Default </w:t>
            </w:r>
            <w:r>
              <w:rPr>
                <w:rFonts w:hint="cs"/>
                <w:cs/>
              </w:rPr>
              <w:t xml:space="preserve">ทำเมื่อ </w:t>
            </w:r>
            <w:r>
              <w:t xml:space="preserve">Visible </w:t>
            </w:r>
            <w:r>
              <w:rPr>
                <w:rFonts w:hint="cs"/>
                <w:cs/>
              </w:rPr>
              <w:t>เท่านั้น</w:t>
            </w:r>
          </w:p>
          <w:p w:rsidR="005C2CAC" w:rsidP="005C2CAC" w:rsidRDefault="005C2CAC" w14:paraId="7642990B" w14:textId="77777777">
            <w:pPr>
              <w:rPr>
                <w:rFonts w:cs="CordiaUPC"/>
              </w:rPr>
            </w:pPr>
            <w:r>
              <w:t xml:space="preserve">List of Value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rPr>
                <w:rFonts w:cs="Angsana New"/>
                <w:cs/>
              </w:rPr>
              <w:t xml:space="preserve"> 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‘</w:t>
            </w:r>
            <w:r>
              <w:rPr>
                <w:rFonts w:cs="CordiaUPC"/>
              </w:rPr>
              <w:t>Send Flag</w:t>
            </w:r>
            <w:r>
              <w:rPr>
                <w:rFonts w:cs="Angsana New"/>
                <w:cs/>
              </w:rPr>
              <w:t>’</w:t>
            </w:r>
          </w:p>
          <w:p w:rsidR="005C2CAC" w:rsidP="005C2CAC" w:rsidRDefault="005C2CAC" w14:paraId="73F638F3" w14:textId="2E8289F4">
            <w:pPr>
              <w:spacing w:after="0"/>
            </w:pPr>
            <w:r>
              <w:rPr>
                <w:rFonts w:hint="cs" w:cs="Angsana New"/>
                <w:cs/>
              </w:rPr>
              <w:t xml:space="preserve">ถ้าเลือก </w:t>
            </w:r>
            <w:r>
              <w:t>lastInternetAlertSendFlag</w:t>
            </w:r>
            <w:r>
              <w:rPr>
                <w:rFonts w:hint="cs"/>
                <w:cs/>
              </w:rPr>
              <w:t xml:space="preserve"> มีค่าเป็น </w:t>
            </w:r>
            <w:r>
              <w:rPr>
                <w:rFonts w:cs="Angsana New"/>
                <w:cs/>
              </w:rPr>
              <w:t>“</w:t>
            </w:r>
            <w:r>
              <w:t>Don</w:t>
            </w:r>
            <w:r>
              <w:rPr>
                <w:rFonts w:cs="Angsana New"/>
                <w:cs/>
              </w:rPr>
              <w:t>’</w:t>
            </w:r>
            <w:r>
              <w:t>t Send</w:t>
            </w:r>
            <w:r>
              <w:rPr>
                <w:rFonts w:cs="Angsana New"/>
                <w:cs/>
              </w:rPr>
              <w:t>”</w:t>
            </w:r>
          </w:p>
          <w:p w:rsidR="005C2CAC" w:rsidP="005C2CAC" w:rsidRDefault="005C2CAC" w14:paraId="47F3A927" w14:textId="57ADD3D8">
            <w:pPr>
              <w:pStyle w:val="ListParagraph"/>
              <w:numPr>
                <w:ilvl w:val="0"/>
                <w:numId w:val="158"/>
              </w:numPr>
              <w:spacing w:after="0"/>
            </w:pPr>
            <w:r>
              <w:t xml:space="preserve">Default </w:t>
            </w:r>
            <w:r>
              <w:rPr>
                <w:rFonts w:hint="cs"/>
                <w:cs/>
              </w:rPr>
              <w:t xml:space="preserve">ค่าตาม </w:t>
            </w:r>
            <w:r>
              <w:t xml:space="preserve">Logic </w:t>
            </w:r>
            <w:r>
              <w:rPr>
                <w:rFonts w:hint="cs"/>
                <w:cs/>
              </w:rPr>
              <w:t xml:space="preserve">กรณี </w:t>
            </w:r>
            <w:r>
              <w:rPr>
                <w:rFonts w:cs="Angsana New"/>
                <w:cs/>
              </w:rPr>
              <w:t>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</w:p>
          <w:p w:rsidR="005C2CAC" w:rsidP="005C2CAC" w:rsidRDefault="005C2CAC" w14:paraId="38A6066D" w14:textId="32FF53E8">
            <w:pPr>
              <w:pStyle w:val="ListParagraph"/>
              <w:numPr>
                <w:ilvl w:val="0"/>
                <w:numId w:val="158"/>
              </w:numPr>
              <w:spacing w:after="0"/>
            </w:pPr>
            <w:r>
              <w:rPr>
                <w:rFonts w:hint="cs"/>
                <w:cs/>
              </w:rPr>
              <w:t xml:space="preserve">ให้ </w:t>
            </w:r>
            <w:r>
              <w:t xml:space="preserve">Invisible Field </w:t>
            </w:r>
            <w:r>
              <w:rPr>
                <w:rFonts w:hint="cs"/>
                <w:cs/>
              </w:rPr>
              <w:t xml:space="preserve">อื่นๆใน </w:t>
            </w:r>
            <w:r>
              <w:t xml:space="preserve">Section </w:t>
            </w:r>
            <w:r>
              <w:rPr>
                <w:rFonts w:hint="cs"/>
                <w:cs/>
              </w:rPr>
              <w:t>นี้</w:t>
            </w:r>
          </w:p>
          <w:p w:rsidR="005C2CAC" w:rsidP="005C2CAC" w:rsidRDefault="005C2CAC" w14:paraId="69AD2624" w14:textId="60F333BD">
            <w:pPr>
              <w:spacing w:after="0"/>
            </w:pPr>
            <w:r>
              <w:rPr>
                <w:rFonts w:hint="cs"/>
                <w:cs/>
              </w:rPr>
              <w:t xml:space="preserve">ถ้าเลือก </w:t>
            </w:r>
            <w:r>
              <w:t>lastInternetAlertSendFlag</w:t>
            </w:r>
            <w:r>
              <w:rPr>
                <w:rFonts w:hint="cs"/>
                <w:cs/>
              </w:rPr>
              <w:t xml:space="preserve"> มีค่าเป็น </w:t>
            </w:r>
            <w:r>
              <w:rPr>
                <w:rFonts w:cs="Angsana New"/>
                <w:cs/>
              </w:rPr>
              <w:t>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</w:p>
          <w:p w:rsidR="005C2CAC" w:rsidP="005C2CAC" w:rsidRDefault="005C2CAC" w14:paraId="10A90926" w14:textId="7CEAFF27">
            <w:pPr>
              <w:pStyle w:val="ListParagraph"/>
              <w:numPr>
                <w:ilvl w:val="0"/>
                <w:numId w:val="158"/>
              </w:numPr>
            </w:pPr>
            <w:r>
              <w:t xml:space="preserve">Default </w:t>
            </w:r>
            <w:r>
              <w:rPr>
                <w:rFonts w:hint="cs"/>
                <w:cs/>
              </w:rPr>
              <w:t xml:space="preserve">ค่า </w:t>
            </w:r>
            <w:r>
              <w:t xml:space="preserve">lastInternetAlertDefaultWordingFlag </w:t>
            </w:r>
            <w:r>
              <w:rPr>
                <w:rFonts w:cs="Angsana New"/>
                <w:cs/>
              </w:rPr>
              <w:t>= “</w:t>
            </w:r>
            <w:r>
              <w:t>Yes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/>
                <w:cs/>
              </w:rPr>
              <w:t xml:space="preserve"> พร้อมทั้งค่า </w:t>
            </w:r>
            <w:r>
              <w:t xml:space="preserve">sms wording </w:t>
            </w:r>
            <w:r>
              <w:rPr>
                <w:rFonts w:hint="cs"/>
                <w:cs/>
              </w:rPr>
              <w:t xml:space="preserve">ตาม </w:t>
            </w:r>
            <w:r>
              <w:t xml:space="preserve">Logic </w:t>
            </w:r>
            <w:r>
              <w:rPr>
                <w:rFonts w:hint="cs"/>
                <w:cs/>
              </w:rPr>
              <w:t xml:space="preserve">ใน </w:t>
            </w:r>
            <w:r>
              <w:t>Field lastInternetAlertDefaultWordingFlag</w:t>
            </w:r>
          </w:p>
        </w:tc>
      </w:tr>
      <w:tr w:rsidRPr="008979A8" w:rsidR="005C2CAC" w:rsidTr="006820B7" w14:paraId="63EF5F35" w14:textId="77777777">
        <w:trPr>
          <w:trHeight w:val="43"/>
        </w:trPr>
        <w:tc>
          <w:tcPr>
            <w:tcW w:w="877" w:type="pct"/>
          </w:tcPr>
          <w:p w:rsidR="005C2CAC" w:rsidP="005C2CAC" w:rsidRDefault="005C2CAC" w14:paraId="301E5407" w14:textId="02A18F94">
            <w:pPr>
              <w:rPr>
                <w:cs/>
              </w:rPr>
            </w:pPr>
            <w:r>
              <w:t>lastInternetAlertDefaultWordingFlag</w:t>
            </w:r>
          </w:p>
        </w:tc>
        <w:tc>
          <w:tcPr>
            <w:tcW w:w="1022" w:type="pct"/>
          </w:tcPr>
          <w:p w:rsidR="005C2CAC" w:rsidP="005C2CAC" w:rsidRDefault="005C2CAC" w14:paraId="168A53C2" w14:textId="2BAF1957">
            <w:r>
              <w:t>Radio Button</w:t>
            </w:r>
          </w:p>
        </w:tc>
        <w:tc>
          <w:tcPr>
            <w:tcW w:w="3101" w:type="pct"/>
          </w:tcPr>
          <w:p w:rsidR="005C2CAC" w:rsidP="005C2CAC" w:rsidRDefault="005C2CAC" w14:paraId="776BF140" w14:textId="77777777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E42349">
              <w:rPr>
                <w:rFonts w:cs="Angsana New"/>
                <w:color w:val="FF0000"/>
                <w:cs/>
              </w:rPr>
              <w:t>*</w:t>
            </w:r>
            <w:r w:rsidRPr="00E42349">
              <w:rPr>
                <w:color w:val="FF0000"/>
              </w:rPr>
              <w:t xml:space="preserve">Default </w:t>
            </w:r>
            <w:r>
              <w:rPr>
                <w:color w:val="FF0000"/>
              </w:rPr>
              <w:t>Wording</w:t>
            </w:r>
          </w:p>
          <w:p w:rsidR="005C2CAC" w:rsidP="005C2CAC" w:rsidRDefault="005C2CAC" w14:paraId="03130B81" w14:textId="1095A68A">
            <w:pPr>
              <w:rPr>
                <w:rFonts w:cs="CordiaUPC"/>
              </w:rPr>
            </w:pPr>
            <w:r w:rsidRPr="004C3917">
              <w:t xml:space="preserve">List of Value </w:t>
            </w:r>
            <w:r w:rsidRPr="004C3917"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‘</w:t>
            </w:r>
            <w:r>
              <w:rPr>
                <w:rFonts w:cs="CordiaUPC"/>
              </w:rPr>
              <w:t>YesNoIndicator</w:t>
            </w:r>
            <w:r>
              <w:rPr>
                <w:rFonts w:cs="Angsana New"/>
                <w:cs/>
              </w:rPr>
              <w:t>’</w:t>
            </w:r>
          </w:p>
          <w:p w:rsidR="005C2CAC" w:rsidP="005C2CAC" w:rsidRDefault="005C2CAC" w14:paraId="74FD5232" w14:textId="77777777">
            <w:pPr>
              <w:rPr>
                <w:rFonts w:cs="CordiaUPC"/>
              </w:rPr>
            </w:pPr>
            <w:r>
              <w:t>Default Value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cs="Angsana New"/>
                <w:cs/>
              </w:rPr>
              <w:t>: “</w:t>
            </w:r>
            <w:r>
              <w:t>Yes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 w:cs="Angsana New"/>
                <w:cs/>
              </w:rPr>
              <w:t xml:space="preserve"> </w:t>
            </w:r>
          </w:p>
          <w:p w:rsidR="005C2CAC" w:rsidP="005C2CAC" w:rsidRDefault="005C2CAC" w14:paraId="354741D9" w14:textId="77777777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 xml:space="preserve">: </w:t>
            </w:r>
            <w:r>
              <w:t xml:space="preserve">Logic Default </w:t>
            </w:r>
            <w:r>
              <w:rPr>
                <w:rFonts w:hint="cs"/>
                <w:cs/>
              </w:rPr>
              <w:t xml:space="preserve">ทำเมื่อ </w:t>
            </w:r>
            <w:r>
              <w:t xml:space="preserve">Visible </w:t>
            </w:r>
            <w:r>
              <w:rPr>
                <w:rFonts w:hint="cs"/>
                <w:cs/>
              </w:rPr>
              <w:t>เท่านั้น</w:t>
            </w:r>
          </w:p>
          <w:p w:rsidRPr="00F116BD" w:rsidR="005C2CAC" w:rsidP="005C2CAC" w:rsidRDefault="005C2CAC" w14:paraId="787AC05C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ถ้าค่าเป็น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Yes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ให้ </w:t>
            </w:r>
            <w:r>
              <w:rPr>
                <w:rFonts w:cs="CordiaUPC"/>
              </w:rPr>
              <w:t xml:space="preserve">Disable Field </w:t>
            </w:r>
            <w:r>
              <w:t>smsNotificationL</w:t>
            </w:r>
            <w:r w:rsidRPr="005A3F1A">
              <w:t>astInternetAlert</w:t>
            </w:r>
            <w:r>
              <w:rPr>
                <w:rFonts w:hint="cs"/>
                <w:cs/>
              </w:rPr>
              <w:t xml:space="preserve"> ทุกภาษา และ </w:t>
            </w:r>
            <w:r>
              <w:t xml:space="preserve">Default </w:t>
            </w:r>
            <w:r>
              <w:rPr>
                <w:rFonts w:hint="cs"/>
                <w:cs/>
              </w:rPr>
              <w:t xml:space="preserve">ตามที่ </w:t>
            </w:r>
            <w:r>
              <w:t xml:space="preserve">Configure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‘</w:t>
            </w:r>
            <w:r>
              <w:rPr>
                <w:rFonts w:cs="CordiaUPC"/>
              </w:rPr>
              <w:t>Default SMS Wording</w:t>
            </w:r>
            <w:r>
              <w:rPr>
                <w:rFonts w:cs="Angsana New"/>
                <w:cs/>
              </w:rPr>
              <w:t xml:space="preserve">’ </w:t>
            </w:r>
            <w:r>
              <w:rPr>
                <w:rFonts w:hint="cs" w:cs="Angsana New"/>
                <w:cs/>
              </w:rPr>
              <w:t xml:space="preserve">และ </w:t>
            </w:r>
            <w:r>
              <w:rPr>
                <w:rFonts w:cs="CordiaUPC"/>
              </w:rPr>
              <w:t xml:space="preserve">lov_type </w:t>
            </w:r>
            <w:r>
              <w:rPr>
                <w:rFonts w:cs="Angsana New"/>
                <w:cs/>
              </w:rPr>
              <w:t>= ‘</w:t>
            </w:r>
            <w:r w:rsidRPr="005A68CC">
              <w:t>Last Internet Alert</w:t>
            </w:r>
            <w:r>
              <w:rPr>
                <w:rFonts w:cs="Angsana New"/>
                <w:cs/>
              </w:rPr>
              <w:t>’</w:t>
            </w:r>
          </w:p>
          <w:p w:rsidR="005C2CAC" w:rsidP="005C2CAC" w:rsidRDefault="005C2CAC" w14:paraId="66BFD21A" w14:textId="16FBD1AD">
            <w:pPr>
              <w:pStyle w:val="ListParagraph"/>
              <w:numPr>
                <w:ilvl w:val="0"/>
                <w:numId w:val="158"/>
              </w:numPr>
              <w:spacing w:after="0"/>
            </w:pPr>
            <w:r>
              <w:t xml:space="preserve">Eng </w:t>
            </w:r>
            <w:r>
              <w:rPr>
                <w:rFonts w:cs="Angsana New"/>
                <w:cs/>
              </w:rPr>
              <w:t xml:space="preserve">= </w:t>
            </w:r>
            <w:r>
              <w:t>lov_val2</w:t>
            </w:r>
          </w:p>
          <w:p w:rsidR="005C2CAC" w:rsidP="005C2CAC" w:rsidRDefault="005C2CAC" w14:paraId="31E6176B" w14:textId="4C51EB27">
            <w:pPr>
              <w:pStyle w:val="ListParagraph"/>
              <w:numPr>
                <w:ilvl w:val="0"/>
                <w:numId w:val="158"/>
              </w:numPr>
              <w:spacing w:after="0"/>
            </w:pPr>
            <w:r>
              <w:t xml:space="preserve">THA </w:t>
            </w:r>
            <w:r>
              <w:rPr>
                <w:rFonts w:cs="Angsana New"/>
                <w:cs/>
              </w:rPr>
              <w:t xml:space="preserve">= </w:t>
            </w:r>
            <w:r>
              <w:t>lov_val3</w:t>
            </w:r>
          </w:p>
          <w:p w:rsidR="005C2CAC" w:rsidP="005C2CAC" w:rsidRDefault="005C2CAC" w14:paraId="4568E393" w14:textId="32550910">
            <w:r>
              <w:rPr>
                <w:rFonts w:hint="cs"/>
                <w:cs/>
              </w:rPr>
              <w:t xml:space="preserve">ถ้าเป็น </w:t>
            </w:r>
            <w:r>
              <w:rPr>
                <w:rFonts w:cs="Angsana New"/>
                <w:cs/>
              </w:rPr>
              <w:t>“</w:t>
            </w:r>
            <w:r>
              <w:t>No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ให้ </w:t>
            </w:r>
            <w:r>
              <w:t>Enable Field smsNotificationL</w:t>
            </w:r>
            <w:r w:rsidRPr="005A3F1A">
              <w:t>astInternetAlert</w:t>
            </w:r>
            <w:r>
              <w:rPr>
                <w:rFonts w:hint="cs"/>
                <w:cs/>
              </w:rPr>
              <w:t xml:space="preserve"> ทุกภาษา</w:t>
            </w:r>
          </w:p>
        </w:tc>
      </w:tr>
      <w:tr w:rsidRPr="008979A8" w:rsidR="005C2CAC" w:rsidTr="006820B7" w14:paraId="2D2BB4F2" w14:textId="77777777">
        <w:trPr>
          <w:trHeight w:val="43"/>
        </w:trPr>
        <w:tc>
          <w:tcPr>
            <w:tcW w:w="5000" w:type="pct"/>
            <w:gridSpan w:val="3"/>
            <w:shd w:val="clear" w:color="auto" w:fill="EAF1DD" w:themeFill="accent3" w:themeFillTint="33"/>
          </w:tcPr>
          <w:p w:rsidRPr="00D04073" w:rsidR="005C2CAC" w:rsidP="005C2CAC" w:rsidRDefault="005C2CAC" w14:paraId="39D0429B" w14:textId="03498C13">
            <w:pPr>
              <w:spacing w:after="0"/>
            </w:pPr>
            <w:r w:rsidRPr="00D04073">
              <w:t xml:space="preserve">Visble </w:t>
            </w:r>
            <w:r w:rsidRPr="00D04073">
              <w:rPr>
                <w:cs/>
              </w:rPr>
              <w:t xml:space="preserve">เมื่อ </w:t>
            </w:r>
            <w:r>
              <w:t>lastInternetAlertSendFlag</w:t>
            </w:r>
            <w:r w:rsidRPr="00D04073">
              <w:rPr>
                <w:cs/>
              </w:rPr>
              <w:t xml:space="preserve"> มีค่าเป็น “</w:t>
            </w:r>
            <w:r w:rsidRPr="00D04073">
              <w:t>Send</w:t>
            </w:r>
            <w:r w:rsidRPr="00D04073">
              <w:rPr>
                <w:cs/>
              </w:rPr>
              <w:t>”</w:t>
            </w:r>
          </w:p>
          <w:p w:rsidR="005C2CAC" w:rsidP="005C2CAC" w:rsidRDefault="005C2CAC" w14:paraId="60DA2E36" w14:textId="05980F47">
            <w:r w:rsidRPr="00D04073">
              <w:rPr>
                <w:cs/>
              </w:rPr>
              <w:t xml:space="preserve">ให้ </w:t>
            </w:r>
            <w:r w:rsidRPr="00D04073">
              <w:t xml:space="preserve">Loop </w:t>
            </w:r>
            <w:r w:rsidRPr="00D04073">
              <w:rPr>
                <w:cs/>
              </w:rPr>
              <w:t xml:space="preserve">แสดง </w:t>
            </w:r>
            <w:r w:rsidRPr="00D04073">
              <w:t xml:space="preserve">field </w:t>
            </w:r>
            <w:r w:rsidRPr="00D04073">
              <w:rPr>
                <w:cs/>
              </w:rPr>
              <w:t xml:space="preserve">ตามจำนวน </w:t>
            </w:r>
            <w:r w:rsidRPr="00D04073">
              <w:t xml:space="preserve">Language </w:t>
            </w:r>
            <w:r w:rsidRPr="00D04073">
              <w:rPr>
                <w:cs/>
              </w:rPr>
              <w:t>ที่เลือกมาก</w:t>
            </w:r>
          </w:p>
        </w:tc>
      </w:tr>
      <w:tr w:rsidRPr="008979A8" w:rsidR="005C2CAC" w:rsidTr="006820B7" w14:paraId="5B8F9219" w14:textId="77777777">
        <w:trPr>
          <w:trHeight w:val="43"/>
        </w:trPr>
        <w:tc>
          <w:tcPr>
            <w:tcW w:w="877" w:type="pct"/>
          </w:tcPr>
          <w:p w:rsidRPr="005A3F1A" w:rsidR="005C2CAC" w:rsidP="005C2CAC" w:rsidRDefault="005C2CAC" w14:paraId="00C96DE7" w14:textId="049BE661">
            <w:r w:rsidRPr="00A235B3">
              <w:t>langAbb</w:t>
            </w:r>
          </w:p>
        </w:tc>
        <w:tc>
          <w:tcPr>
            <w:tcW w:w="1022" w:type="pct"/>
          </w:tcPr>
          <w:p w:rsidR="005C2CAC" w:rsidP="005C2CAC" w:rsidRDefault="005C2CAC" w14:paraId="4A89DD0E" w14:textId="6BE1D08E">
            <w:r>
              <w:t>Text Area</w:t>
            </w:r>
          </w:p>
        </w:tc>
        <w:tc>
          <w:tcPr>
            <w:tcW w:w="3101" w:type="pct"/>
          </w:tcPr>
          <w:p w:rsidR="005C2CAC" w:rsidP="005C2CAC" w:rsidRDefault="005C2CAC" w14:paraId="510AD610" w14:textId="77777777">
            <w:r>
              <w:rPr>
                <w:rFonts w:ascii="Segoe UI" w:hAnsi="Segoe UI" w:cs="Segoe UI"/>
                <w:sz w:val="18"/>
                <w:szCs w:val="18"/>
              </w:rPr>
              <w:t>langAbb</w:t>
            </w:r>
            <w:r>
              <w:rPr>
                <w:rFonts w:cs="Angsana New"/>
                <w:cs/>
              </w:rPr>
              <w:t xml:space="preserve"> = </w:t>
            </w:r>
            <w:r>
              <w:t>language</w:t>
            </w:r>
            <w:r>
              <w:rPr>
                <w:rFonts w:cs="Angsana New"/>
                <w:cs/>
              </w:rPr>
              <w:t>.</w:t>
            </w:r>
            <w:r>
              <w:t>lov_val2</w:t>
            </w:r>
          </w:p>
          <w:p w:rsidR="005C2CAC" w:rsidP="005C2CAC" w:rsidRDefault="005C2CAC" w14:paraId="25F24D63" w14:textId="27C31508">
            <w:r w:rsidRPr="00A235B3">
              <w:rPr>
                <w:u w:val="single"/>
              </w:rPr>
              <w:t>Invisible</w:t>
            </w:r>
          </w:p>
        </w:tc>
      </w:tr>
      <w:tr w:rsidRPr="008979A8" w:rsidR="005C2CAC" w:rsidTr="006820B7" w14:paraId="25E91813" w14:textId="77777777">
        <w:trPr>
          <w:trHeight w:val="43"/>
        </w:trPr>
        <w:tc>
          <w:tcPr>
            <w:tcW w:w="877" w:type="pct"/>
          </w:tcPr>
          <w:p w:rsidRPr="005A3F1A" w:rsidR="005C2CAC" w:rsidP="005C2CAC" w:rsidRDefault="005C2CAC" w14:paraId="2DE4BFB2" w14:textId="2E71C4F9">
            <w:r>
              <w:t>smsNotificationL</w:t>
            </w:r>
            <w:r w:rsidRPr="005A3F1A">
              <w:t>astInternetAlert</w:t>
            </w:r>
          </w:p>
        </w:tc>
        <w:tc>
          <w:tcPr>
            <w:tcW w:w="1022" w:type="pct"/>
          </w:tcPr>
          <w:p w:rsidR="005C2CAC" w:rsidP="005C2CAC" w:rsidRDefault="005C2CAC" w14:paraId="3B9AD7BF" w14:textId="5D9E5D06">
            <w:r>
              <w:t>Text Area</w:t>
            </w:r>
          </w:p>
        </w:tc>
        <w:tc>
          <w:tcPr>
            <w:tcW w:w="3101" w:type="pct"/>
          </w:tcPr>
          <w:p w:rsidR="005C2CAC" w:rsidP="005C2CAC" w:rsidRDefault="005C2CAC" w14:paraId="5B2F152C" w14:textId="77777777">
            <w:pPr>
              <w:rPr>
                <w:color w:val="FF0000"/>
              </w:rPr>
            </w:pPr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524D02">
              <w:rPr>
                <w:rFonts w:cs="Angsana New"/>
                <w:color w:val="FF0000"/>
                <w:cs/>
              </w:rPr>
              <w:t>*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</w:p>
          <w:p w:rsidR="005C2CAC" w:rsidP="005C2CAC" w:rsidRDefault="005C2CAC" w14:paraId="384C0EDA" w14:textId="77777777">
            <w:r>
              <w:rPr>
                <w:color w:val="FF0000"/>
              </w:rPr>
              <w:t xml:space="preserve">Example </w:t>
            </w:r>
            <w:r>
              <w:rPr>
                <w:rFonts w:cs="Angsana New"/>
                <w:color w:val="FF0000"/>
                <w:cs/>
              </w:rPr>
              <w:t>:</w:t>
            </w:r>
            <w:r>
              <w:rPr>
                <w:rFonts w:cs="Angsana New"/>
                <w:cs/>
              </w:rPr>
              <w:t xml:space="preserve"> </w:t>
            </w:r>
            <w:r w:rsidRPr="009754AB">
              <w:rPr>
                <w:rFonts w:cs="Angsana New"/>
                <w:color w:val="FF0000"/>
                <w:cs/>
              </w:rPr>
              <w:t>*</w:t>
            </w:r>
            <w:r w:rsidRPr="000D29BA">
              <w:rPr>
                <w:color w:val="FF0000"/>
              </w:rPr>
              <w:t>ENG</w:t>
            </w:r>
          </w:p>
          <w:p w:rsidR="005C2CAC" w:rsidP="005C2CAC" w:rsidRDefault="005C2CAC" w14:paraId="58E2A12D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Max Length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CordiaUPC"/>
              </w:rPr>
              <w:t>250</w:t>
            </w:r>
          </w:p>
          <w:p w:rsidR="005C2CAC" w:rsidP="005C2CAC" w:rsidRDefault="005C2CAC" w14:paraId="3E538A30" w14:textId="02D96240">
            <w:r>
              <w:rPr>
                <w:rFonts w:hint="cs"/>
                <w:cs/>
              </w:rPr>
              <w:t xml:space="preserve">เมื่อ </w:t>
            </w:r>
            <w:r>
              <w:t xml:space="preserve">User </w:t>
            </w:r>
            <w:r>
              <w:rPr>
                <w:rFonts w:hint="cs"/>
                <w:cs/>
              </w:rPr>
              <w:t>กรอก</w:t>
            </w:r>
            <w:r>
              <w:rPr>
                <w:cs/>
              </w:rPr>
              <w:t>ใ</w:t>
            </w:r>
            <w:r>
              <w:rPr>
                <w:rFonts w:hint="cs"/>
                <w:cs/>
              </w:rPr>
              <w:t xml:space="preserve">ห้คำนวนจำนวนตัวอักษรไว้ที่ </w:t>
            </w:r>
            <w:r>
              <w:t>counterSMSNotificationL</w:t>
            </w:r>
            <w:r w:rsidRPr="005A3F1A">
              <w:t>astInternetAlert</w:t>
            </w:r>
            <w:r>
              <w:rPr>
                <w:color w:val="FF0000"/>
              </w:rPr>
              <w:t>{</w:t>
            </w:r>
            <w:r>
              <w:rPr>
                <w:rFonts w:ascii="Segoe UI" w:hAnsi="Segoe UI" w:cs="Segoe UI"/>
                <w:sz w:val="18"/>
                <w:szCs w:val="18"/>
              </w:rPr>
              <w:t>langAbb</w:t>
            </w:r>
            <w:r>
              <w:rPr>
                <w:color w:val="FF0000"/>
              </w:rPr>
              <w:t>}</w:t>
            </w:r>
          </w:p>
        </w:tc>
      </w:tr>
      <w:tr w:rsidRPr="008979A8" w:rsidR="005C2CAC" w:rsidTr="006820B7" w14:paraId="058180FB" w14:textId="77777777">
        <w:trPr>
          <w:trHeight w:val="43"/>
        </w:trPr>
        <w:tc>
          <w:tcPr>
            <w:tcW w:w="877" w:type="pct"/>
          </w:tcPr>
          <w:p w:rsidRPr="005A3F1A" w:rsidR="005C2CAC" w:rsidP="005C2CAC" w:rsidRDefault="005C2CAC" w14:paraId="7A4D5310" w14:textId="466765F0">
            <w:r>
              <w:t>counterSMSNotificationL</w:t>
            </w:r>
            <w:r w:rsidRPr="005A3F1A">
              <w:t>astInternetAlert</w:t>
            </w:r>
          </w:p>
        </w:tc>
        <w:tc>
          <w:tcPr>
            <w:tcW w:w="1022" w:type="pct"/>
          </w:tcPr>
          <w:p w:rsidR="005C2CAC" w:rsidP="005C2CAC" w:rsidRDefault="005C2CAC" w14:paraId="03787591" w14:textId="087E40E6">
            <w:r>
              <w:t>Text</w:t>
            </w:r>
          </w:p>
        </w:tc>
        <w:tc>
          <w:tcPr>
            <w:tcW w:w="3101" w:type="pct"/>
          </w:tcPr>
          <w:p w:rsidR="005C2CAC" w:rsidP="005C2CAC" w:rsidRDefault="005C2CAC" w14:paraId="6E8C749E" w14:textId="07BE8DDE">
            <w:r>
              <w:rPr>
                <w:rFonts w:hint="cs"/>
                <w:cs/>
              </w:rPr>
              <w:t>วางไว้ใต้</w:t>
            </w:r>
            <w:r>
              <w:rPr>
                <w:rFonts w:cs="Angsana New"/>
                <w:cs/>
              </w:rPr>
              <w:t xml:space="preserve"> </w:t>
            </w:r>
            <w:r>
              <w:t>smsNotificationL</w:t>
            </w:r>
            <w:r w:rsidRPr="005A3F1A">
              <w:t>astInternetAlert</w:t>
            </w:r>
          </w:p>
          <w:p w:rsidR="005C2CAC" w:rsidP="005C2CAC" w:rsidRDefault="005C2CAC" w14:paraId="1D62D307" w14:textId="77777777">
            <w:r>
              <w:rPr>
                <w:rFonts w:hint="cs"/>
                <w:cs/>
              </w:rPr>
              <w:t xml:space="preserve">แสดงใน </w:t>
            </w:r>
            <w:r>
              <w:t>Format</w:t>
            </w:r>
          </w:p>
          <w:p w:rsidR="005C2CAC" w:rsidP="005C2CAC" w:rsidRDefault="005C2CAC" w14:paraId="3F42ECC1" w14:textId="345543C8">
            <w:r>
              <w:t>counterSMSNotificationL</w:t>
            </w:r>
            <w:r w:rsidRPr="005A3F1A">
              <w:t>astInternetAlert</w:t>
            </w:r>
            <w:r>
              <w:rPr>
                <w:rFonts w:cs="Angsana New"/>
                <w:cs/>
              </w:rPr>
              <w:t xml:space="preserve"> / </w:t>
            </w:r>
            <w:r>
              <w:t>250</w:t>
            </w:r>
          </w:p>
        </w:tc>
      </w:tr>
      <w:tr w:rsidRPr="008979A8" w:rsidR="005C2CAC" w:rsidTr="006820B7" w14:paraId="1CBD1363" w14:textId="77777777">
        <w:trPr>
          <w:trHeight w:val="43"/>
        </w:trPr>
        <w:tc>
          <w:tcPr>
            <w:tcW w:w="5000" w:type="pct"/>
            <w:gridSpan w:val="3"/>
            <w:shd w:val="clear" w:color="auto" w:fill="EAF1DD" w:themeFill="accent3" w:themeFillTint="33"/>
          </w:tcPr>
          <w:p w:rsidR="005C2CAC" w:rsidP="005C2CAC" w:rsidRDefault="005C2CAC" w14:paraId="7124682A" w14:textId="3756E1C8">
            <w:pPr>
              <w:pStyle w:val="HeaderTable"/>
            </w:pPr>
            <w:r>
              <w:rPr>
                <w:rFonts w:hint="cs" w:cs="Angsana New"/>
                <w:cs/>
                <w:lang w:bidi="th-TH"/>
              </w:rPr>
              <w:t xml:space="preserve">จบ </w:t>
            </w:r>
            <w:r>
              <w:t>Loop</w:t>
            </w:r>
          </w:p>
        </w:tc>
      </w:tr>
      <w:tr w:rsidRPr="008979A8" w:rsidR="005C2CAC" w:rsidTr="006820B7" w14:paraId="6270485F" w14:textId="77777777">
        <w:trPr>
          <w:trHeight w:val="43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5C2CAC" w:rsidP="005C2CAC" w:rsidRDefault="005C2CAC" w14:paraId="1C9D87D2" w14:textId="323137FC">
            <w:pPr>
              <w:pStyle w:val="HeaderTable"/>
            </w:pPr>
            <w:r>
              <w:t xml:space="preserve">End </w:t>
            </w:r>
            <w:r w:rsidRPr="005A68CC">
              <w:t>Last Internet package Remaining Free Resource Alert</w:t>
            </w:r>
            <w:r>
              <w:t xml:space="preserve"> Section</w:t>
            </w:r>
          </w:p>
        </w:tc>
      </w:tr>
      <w:tr w:rsidRPr="008979A8" w:rsidR="005C2CAC" w:rsidTr="006820B7" w14:paraId="633D7512" w14:textId="77777777">
        <w:trPr>
          <w:trHeight w:val="43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5C2CAC" w:rsidP="005C2CAC" w:rsidRDefault="005C2CAC" w14:paraId="31F3AB75" w14:textId="77777777">
            <w:pPr>
              <w:pStyle w:val="HeaderTable"/>
              <w:rPr>
                <w:lang w:bidi="th-TH"/>
              </w:rPr>
            </w:pPr>
            <w:r w:rsidRPr="00FE1A0F">
              <w:t>Remind Last Internet {Alert Threshold}</w:t>
            </w:r>
            <w:r w:rsidRPr="00FE1A0F" w:rsidDel="00794507">
              <w:rPr>
                <w:bCs/>
                <w:cs/>
                <w:lang w:bidi="th-TH"/>
              </w:rPr>
              <w:t xml:space="preserve"> </w:t>
            </w:r>
            <w:r>
              <w:t>Section</w:t>
            </w:r>
          </w:p>
          <w:p w:rsidRPr="00FE1A0F" w:rsidR="005C2CAC" w:rsidP="005C2CAC" w:rsidRDefault="005C2CAC" w14:paraId="6C0570C8" w14:textId="77777777">
            <w:pPr>
              <w:pStyle w:val="HeaderTable"/>
              <w:rPr>
                <w:lang w:bidi="th-TH"/>
              </w:rPr>
            </w:pPr>
            <w:r w:rsidRPr="00FE1A0F">
              <w:rPr>
                <w:lang w:bidi="th-TH"/>
              </w:rPr>
              <w:t>{Alert Threshold}</w:t>
            </w:r>
            <w:r>
              <w:rPr>
                <w:rFonts w:hint="cs"/>
                <w:cs/>
                <w:lang w:bidi="th-TH"/>
              </w:rPr>
              <w:t xml:space="preserve"> คือ ค่า </w:t>
            </w:r>
            <w:r w:rsidRPr="00FE1A0F">
              <w:rPr>
                <w:lang w:bidi="th-TH"/>
              </w:rPr>
              <w:t>Alert Threshold</w:t>
            </w:r>
            <w:r>
              <w:rPr>
                <w:rFonts w:hint="cs"/>
                <w:cs/>
                <w:lang w:bidi="th-TH"/>
              </w:rPr>
              <w:t xml:space="preserve"> วน </w:t>
            </w:r>
            <w:r>
              <w:rPr>
                <w:lang w:bidi="th-TH"/>
              </w:rPr>
              <w:t>loop</w:t>
            </w:r>
            <w:r>
              <w:rPr>
                <w:rFonts w:hint="cs"/>
                <w:cs/>
                <w:lang w:bidi="th-TH"/>
              </w:rPr>
              <w:t xml:space="preserve"> </w:t>
            </w:r>
            <w:r>
              <w:rPr>
                <w:lang w:bidi="th-TH"/>
              </w:rPr>
              <w:t xml:space="preserve">section </w:t>
            </w:r>
            <w:r>
              <w:rPr>
                <w:rFonts w:hint="cs"/>
                <w:cs/>
                <w:lang w:bidi="th-TH"/>
              </w:rPr>
              <w:t xml:space="preserve">ตามจำนวน </w:t>
            </w:r>
            <w:r w:rsidRPr="00FE1A0F">
              <w:rPr>
                <w:lang w:bidi="th-TH"/>
              </w:rPr>
              <w:t>Alert Threshold</w:t>
            </w:r>
            <w:r>
              <w:rPr>
                <w:bCs/>
                <w:cs/>
                <w:lang w:bidi="th-TH"/>
              </w:rPr>
              <w:t xml:space="preserve"> </w:t>
            </w:r>
            <w:r>
              <w:rPr>
                <w:rFonts w:hint="cs"/>
                <w:cs/>
                <w:lang w:bidi="th-TH"/>
              </w:rPr>
              <w:t xml:space="preserve">ที่อยู่ใน </w:t>
            </w:r>
            <w:r>
              <w:rPr>
                <w:lang w:bidi="th-TH"/>
              </w:rPr>
              <w:t>Internet Pricing</w:t>
            </w:r>
          </w:p>
          <w:p w:rsidR="005C2CAC" w:rsidP="005C2CAC" w:rsidRDefault="005C2CAC" w14:paraId="7B820465" w14:textId="235F3EE3">
            <w:pPr>
              <w:pStyle w:val="HeaderTable"/>
              <w:rPr>
                <w:lang w:bidi="th-TH"/>
              </w:rPr>
            </w:pPr>
            <w:r>
              <w:t xml:space="preserve">Visible </w:t>
            </w:r>
            <w:r>
              <w:rPr>
                <w:rFonts w:hint="cs"/>
                <w:cs/>
                <w:lang w:bidi="th-TH"/>
              </w:rPr>
              <w:t>เสมอ</w:t>
            </w:r>
            <w:r>
              <w:rPr>
                <w:bCs/>
                <w:cs/>
                <w:lang w:bidi="th-TH"/>
              </w:rPr>
              <w:t xml:space="preserve"> </w:t>
            </w:r>
          </w:p>
          <w:p w:rsidR="005C2CAC" w:rsidP="005C2CAC" w:rsidRDefault="005C2CAC" w14:paraId="679BA014" w14:textId="77777777">
            <w:pPr>
              <w:pStyle w:val="HeaderTable"/>
              <w:rPr>
                <w:cs/>
                <w:lang w:bidi="th-TH"/>
              </w:rPr>
            </w:pPr>
          </w:p>
          <w:p w:rsidR="00AB4E1F" w:rsidP="00AB4E1F" w:rsidRDefault="00AB4E1F" w14:paraId="29EC3C5D" w14:textId="2162167F">
            <w:pPr>
              <w:pStyle w:val="HeaderTable"/>
              <w:rPr>
                <w:lang w:bidi="th-TH"/>
              </w:rPr>
            </w:pPr>
            <w:r>
              <w:rPr>
                <w:rFonts w:hint="cs"/>
                <w:cs/>
                <w:lang w:bidi="th-TH"/>
              </w:rPr>
              <w:t xml:space="preserve">แสดง </w:t>
            </w:r>
            <w:r>
              <w:t xml:space="preserve">Section </w:t>
            </w:r>
            <w:r>
              <w:rPr>
                <w:rFonts w:hint="cs"/>
                <w:cs/>
                <w:lang w:bidi="th-TH"/>
              </w:rPr>
              <w:t>นี้ เมื่อ</w:t>
            </w:r>
          </w:p>
          <w:p w:rsidR="00AB4E1F" w:rsidP="00AB4E1F" w:rsidRDefault="00AB4E1F" w14:paraId="66D47780" w14:textId="77777777">
            <w:pPr>
              <w:pStyle w:val="HeaderTable"/>
              <w:numPr>
                <w:ilvl w:val="0"/>
                <w:numId w:val="505"/>
              </w:numPr>
              <w:rPr>
                <w:lang w:bidi="th-TH"/>
              </w:rPr>
            </w:pPr>
            <w:r>
              <w:rPr>
                <w:lang w:bidi="th-TH"/>
              </w:rPr>
              <w:t xml:space="preserve">PO Group </w:t>
            </w:r>
            <w:r>
              <w:rPr>
                <w:bCs/>
                <w:cs/>
                <w:lang w:bidi="th-TH"/>
              </w:rPr>
              <w:t>= “</w:t>
            </w:r>
            <w:r>
              <w:rPr>
                <w:lang w:bidi="th-TH"/>
              </w:rPr>
              <w:t>IR</w:t>
            </w:r>
            <w:r>
              <w:rPr>
                <w:bCs/>
                <w:cs/>
                <w:lang w:bidi="th-TH"/>
              </w:rPr>
              <w:t>”</w:t>
            </w:r>
          </w:p>
          <w:p w:rsidR="00AB4E1F" w:rsidP="00AB4E1F" w:rsidRDefault="00AB4E1F" w14:paraId="7FF960C8" w14:textId="77777777">
            <w:pPr>
              <w:pStyle w:val="HeaderTable"/>
              <w:rPr>
                <w:lang w:bidi="th-TH"/>
              </w:rPr>
            </w:pPr>
            <w:r>
              <w:rPr>
                <w:rFonts w:hint="cs"/>
                <w:cs/>
                <w:lang w:bidi="th-TH"/>
              </w:rPr>
              <w:t>ยกเว้น</w:t>
            </w:r>
          </w:p>
          <w:p w:rsidR="00AB4E1F" w:rsidP="00AB4E1F" w:rsidRDefault="00AB4E1F" w14:paraId="1D02DF74" w14:textId="77777777">
            <w:pPr>
              <w:pStyle w:val="HeaderTable"/>
              <w:numPr>
                <w:ilvl w:val="0"/>
                <w:numId w:val="506"/>
              </w:numPr>
              <w:rPr>
                <w:lang w:bidi="th-TH"/>
              </w:rPr>
            </w:pPr>
            <w:r>
              <w:rPr>
                <w:lang w:bidi="th-TH"/>
              </w:rPr>
              <w:t xml:space="preserve">PO Group </w:t>
            </w:r>
            <w:r>
              <w:rPr>
                <w:bCs/>
                <w:cs/>
                <w:lang w:bidi="th-TH"/>
              </w:rPr>
              <w:t>= “</w:t>
            </w:r>
            <w:r>
              <w:rPr>
                <w:lang w:bidi="th-TH"/>
              </w:rPr>
              <w:t>IR</w:t>
            </w:r>
            <w:r>
              <w:rPr>
                <w:bCs/>
                <w:cs/>
                <w:lang w:bidi="th-TH"/>
              </w:rPr>
              <w:t>”</w:t>
            </w:r>
          </w:p>
          <w:p w:rsidR="00AB4E1F" w:rsidP="00AB4E1F" w:rsidRDefault="00AB4E1F" w14:paraId="1243364B" w14:textId="77777777">
            <w:pPr>
              <w:pStyle w:val="HeaderTable"/>
              <w:numPr>
                <w:ilvl w:val="0"/>
                <w:numId w:val="506"/>
              </w:numPr>
              <w:rPr>
                <w:lang w:bidi="th-TH"/>
              </w:rPr>
            </w:pPr>
            <w:r>
              <w:rPr>
                <w:lang w:bidi="th-TH"/>
              </w:rPr>
              <w:t xml:space="preserve">customerType </w:t>
            </w:r>
            <w:r>
              <w:rPr>
                <w:bCs/>
                <w:cs/>
                <w:lang w:bidi="th-TH"/>
              </w:rPr>
              <w:t>= “</w:t>
            </w:r>
            <w:r>
              <w:rPr>
                <w:lang w:bidi="th-TH"/>
              </w:rPr>
              <w:t>Pre</w:t>
            </w:r>
            <w:r>
              <w:rPr>
                <w:bCs/>
                <w:cs/>
                <w:lang w:bidi="th-TH"/>
              </w:rPr>
              <w:t>-</w:t>
            </w:r>
            <w:r>
              <w:rPr>
                <w:lang w:bidi="th-TH"/>
              </w:rPr>
              <w:t>paid</w:t>
            </w:r>
            <w:r>
              <w:rPr>
                <w:bCs/>
                <w:cs/>
                <w:lang w:bidi="th-TH"/>
              </w:rPr>
              <w:t>”</w:t>
            </w:r>
          </w:p>
          <w:p w:rsidR="00AB4E1F" w:rsidP="00AB4E1F" w:rsidRDefault="00AB4E1F" w14:paraId="378683DC" w14:textId="77777777">
            <w:pPr>
              <w:pStyle w:val="HeaderTable"/>
              <w:numPr>
                <w:ilvl w:val="0"/>
                <w:numId w:val="506"/>
              </w:numPr>
              <w:rPr>
                <w:lang w:bidi="th-TH"/>
              </w:rPr>
            </w:pPr>
            <w:r>
              <w:rPr>
                <w:lang w:bidi="th-TH"/>
              </w:rPr>
              <w:t xml:space="preserve">productClass </w:t>
            </w:r>
            <w:r>
              <w:rPr>
                <w:bCs/>
                <w:cs/>
                <w:lang w:bidi="th-TH"/>
              </w:rPr>
              <w:t>= ‘</w:t>
            </w:r>
            <w:r>
              <w:rPr>
                <w:lang w:bidi="th-TH"/>
              </w:rPr>
              <w:t>Main</w:t>
            </w:r>
            <w:r>
              <w:rPr>
                <w:bCs/>
                <w:cs/>
                <w:lang w:bidi="th-TH"/>
              </w:rPr>
              <w:t>’</w:t>
            </w:r>
          </w:p>
          <w:p w:rsidR="005C2CAC" w:rsidP="005C2CAC" w:rsidRDefault="005C2CAC" w14:paraId="0895507D" w14:textId="454D7F5E">
            <w:pPr>
              <w:pStyle w:val="HeaderTable"/>
              <w:rPr>
                <w:lang w:bidi="th-TH"/>
              </w:rPr>
            </w:pPr>
          </w:p>
        </w:tc>
      </w:tr>
      <w:tr w:rsidRPr="008979A8" w:rsidR="005C2CAC" w:rsidTr="006820B7" w14:paraId="541F946D" w14:textId="77777777">
        <w:trPr>
          <w:trHeight w:val="43"/>
        </w:trPr>
        <w:tc>
          <w:tcPr>
            <w:tcW w:w="877" w:type="pct"/>
          </w:tcPr>
          <w:p w:rsidR="005C2CAC" w:rsidP="005C2CAC" w:rsidRDefault="005C2CAC" w14:paraId="7A48DA59" w14:textId="1E1117FF">
            <w:r>
              <w:t>remindLastInternetSendFlag</w:t>
            </w:r>
          </w:p>
        </w:tc>
        <w:tc>
          <w:tcPr>
            <w:tcW w:w="1022" w:type="pct"/>
          </w:tcPr>
          <w:p w:rsidR="005C2CAC" w:rsidP="005C2CAC" w:rsidRDefault="005C2CAC" w14:paraId="57ED7A86" w14:textId="10D263D6">
            <w:r>
              <w:t>Drop Down List</w:t>
            </w:r>
          </w:p>
        </w:tc>
        <w:tc>
          <w:tcPr>
            <w:tcW w:w="3101" w:type="pct"/>
          </w:tcPr>
          <w:p w:rsidR="005C2CAC" w:rsidP="005C2CAC" w:rsidRDefault="005C2CAC" w14:paraId="5449CCE2" w14:textId="77777777">
            <w:pPr>
              <w:rPr>
                <w:color w:val="FF0000"/>
              </w:rPr>
            </w:pPr>
            <w:r>
              <w:t xml:space="preserve">Label </w:t>
            </w:r>
            <w:r>
              <w:rPr>
                <w:rFonts w:hint="cs" w:cs="Angsana New"/>
                <w:cs/>
              </w:rPr>
              <w:t xml:space="preserve">: </w:t>
            </w:r>
            <w:r>
              <w:rPr>
                <w:rFonts w:hint="cs" w:cs="Angsana New"/>
                <w:color w:val="FF0000"/>
                <w:cs/>
              </w:rPr>
              <w:t>*</w:t>
            </w:r>
            <w:r>
              <w:rPr>
                <w:rFonts w:cs="CordiaUPC"/>
                <w:color w:val="FF0000"/>
                <w:cs/>
              </w:rPr>
              <w:t xml:space="preserve"> </w:t>
            </w:r>
            <w:r w:rsidRPr="00796D43">
              <w:rPr>
                <w:color w:val="FF0000"/>
              </w:rPr>
              <w:t xml:space="preserve">Remind Last Internet {Alert Threshold} </w:t>
            </w:r>
            <w:r>
              <w:rPr>
                <w:color w:val="FF0000"/>
              </w:rPr>
              <w:t>Flag</w:t>
            </w:r>
          </w:p>
          <w:p w:rsidR="005C2CAC" w:rsidP="005C2CAC" w:rsidRDefault="005C2CAC" w14:paraId="2E45E15B" w14:textId="77777777">
            <w:pPr>
              <w:rPr>
                <w:rFonts w:cs="CordiaUPC"/>
              </w:rPr>
            </w:pPr>
            <w:r>
              <w:t xml:space="preserve">Default Value </w:t>
            </w:r>
            <w:r>
              <w:rPr>
                <w:rFonts w:hint="cs" w:cs="Angsana New"/>
                <w:cs/>
              </w:rPr>
              <w:t xml:space="preserve">: </w:t>
            </w:r>
            <w:r>
              <w:rPr>
                <w:rFonts w:cs="Angsana New"/>
                <w:cs/>
              </w:rPr>
              <w:t>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 w:cs="Angsana New"/>
                <w:cs/>
              </w:rPr>
              <w:t xml:space="preserve"> </w:t>
            </w:r>
          </w:p>
          <w:p w:rsidR="005C2CAC" w:rsidP="005C2CAC" w:rsidRDefault="005C2CAC" w14:paraId="49E31F13" w14:textId="77777777">
            <w:r>
              <w:rPr>
                <w:cs/>
              </w:rPr>
              <w:t xml:space="preserve">หมายเหตุ </w:t>
            </w:r>
            <w:r>
              <w:rPr>
                <w:rFonts w:hint="cs" w:cs="Angsana New"/>
                <w:cs/>
              </w:rPr>
              <w:t xml:space="preserve">: </w:t>
            </w:r>
            <w:r>
              <w:t xml:space="preserve">Logic Default </w:t>
            </w:r>
            <w:r>
              <w:rPr>
                <w:cs/>
              </w:rPr>
              <w:t xml:space="preserve">ทำเมื่อ </w:t>
            </w:r>
            <w:r>
              <w:t xml:space="preserve">Visible </w:t>
            </w:r>
            <w:r>
              <w:rPr>
                <w:cs/>
              </w:rPr>
              <w:t>เท่านั้น</w:t>
            </w:r>
          </w:p>
          <w:p w:rsidR="005C2CAC" w:rsidP="005C2CAC" w:rsidRDefault="005C2CAC" w14:paraId="292BEC87" w14:textId="77777777">
            <w:pPr>
              <w:rPr>
                <w:rFonts w:cs="CordiaUPC"/>
                <w:cs/>
              </w:rPr>
            </w:pPr>
            <w:r>
              <w:t xml:space="preserve">List of Value </w:t>
            </w:r>
            <w:r>
              <w:rPr>
                <w:rFonts w:hint="cs" w:cs="Angsana New"/>
                <w:cs/>
              </w:rPr>
              <w:t xml:space="preserve">: </w:t>
            </w:r>
            <w:r>
              <w:rPr>
                <w:cs/>
              </w:rPr>
              <w:t>ดึงข้อมูลจาก</w:t>
            </w:r>
            <w:r>
              <w:rPr>
                <w:rFonts w:hint="cs" w:cs="Angsana New"/>
                <w:cs/>
              </w:rPr>
              <w:t xml:space="preserve"> </w:t>
            </w:r>
            <w:r>
              <w:t xml:space="preserve">DB </w:t>
            </w:r>
            <w:r>
              <w:rPr>
                <w:cs/>
              </w:rPr>
              <w:t>ที่</w:t>
            </w:r>
            <w:r>
              <w:t xml:space="preserve"> Table</w:t>
            </w:r>
            <w:r>
              <w:rPr>
                <w:cs/>
              </w:rPr>
              <w:t xml:space="preserve"> </w:t>
            </w:r>
            <w:r>
              <w:t>FLW_CFG_LOV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cs/>
              </w:rPr>
              <w:t xml:space="preserve">โดย </w:t>
            </w:r>
            <w:r>
              <w:t>group_type</w:t>
            </w:r>
            <w:r>
              <w:rPr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>= ‘</w:t>
            </w:r>
            <w:r>
              <w:rPr>
                <w:rFonts w:cs="CordiaUPC"/>
              </w:rPr>
              <w:t>Send Flag</w:t>
            </w:r>
            <w:r>
              <w:rPr>
                <w:rFonts w:hint="cs" w:cs="Angsana New"/>
                <w:cs/>
              </w:rPr>
              <w:t>’</w:t>
            </w:r>
          </w:p>
          <w:p w:rsidR="005C2CAC" w:rsidP="005C2CAC" w:rsidRDefault="005C2CAC" w14:paraId="151DBB9B" w14:textId="77777777">
            <w:pPr>
              <w:spacing w:after="0"/>
            </w:pPr>
            <w:r>
              <w:rPr>
                <w:rFonts w:hint="cs" w:cs="Angsana New"/>
                <w:cs/>
              </w:rPr>
              <w:t xml:space="preserve">ถ้าเลือก </w:t>
            </w:r>
            <w:r>
              <w:t>remindLastInternetSendFlag</w:t>
            </w:r>
            <w:r>
              <w:rPr>
                <w:cs/>
              </w:rPr>
              <w:t xml:space="preserve"> มีค่าเป็น </w:t>
            </w:r>
            <w:r>
              <w:rPr>
                <w:rFonts w:hint="cs" w:cs="Angsana New"/>
                <w:cs/>
              </w:rPr>
              <w:t>“</w:t>
            </w:r>
            <w:r>
              <w:t>Don</w:t>
            </w:r>
            <w:r>
              <w:rPr>
                <w:rFonts w:hint="cs" w:cs="Angsana New"/>
                <w:cs/>
              </w:rPr>
              <w:t>’</w:t>
            </w:r>
            <w:r>
              <w:t>t Send</w:t>
            </w:r>
            <w:r>
              <w:rPr>
                <w:rFonts w:hint="cs" w:cs="Angsana New"/>
                <w:cs/>
              </w:rPr>
              <w:t>”</w:t>
            </w:r>
          </w:p>
          <w:p w:rsidR="005C2CAC" w:rsidP="005C2CAC" w:rsidRDefault="005C2CAC" w14:paraId="30B2E481" w14:textId="77777777">
            <w:pPr>
              <w:pStyle w:val="ListParagraph"/>
              <w:numPr>
                <w:ilvl w:val="0"/>
                <w:numId w:val="158"/>
              </w:numPr>
              <w:spacing w:after="0"/>
            </w:pPr>
            <w:r>
              <w:t xml:space="preserve">Default </w:t>
            </w:r>
            <w:r>
              <w:rPr>
                <w:rFonts w:hint="cs"/>
                <w:cs/>
              </w:rPr>
              <w:t xml:space="preserve">ค่าตาม </w:t>
            </w:r>
            <w:r>
              <w:t xml:space="preserve">Logic </w:t>
            </w:r>
            <w:r>
              <w:rPr>
                <w:rFonts w:hint="cs"/>
                <w:cs/>
              </w:rPr>
              <w:t xml:space="preserve">กรณี </w:t>
            </w:r>
            <w:r>
              <w:rPr>
                <w:rFonts w:cs="Angsana New"/>
                <w:cs/>
              </w:rPr>
              <w:t>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</w:p>
          <w:p w:rsidR="005C2CAC" w:rsidP="005C2CAC" w:rsidRDefault="005C2CAC" w14:paraId="59F4EF5F" w14:textId="77777777">
            <w:pPr>
              <w:pStyle w:val="ListParagraph"/>
              <w:numPr>
                <w:ilvl w:val="0"/>
                <w:numId w:val="158"/>
              </w:numPr>
              <w:spacing w:after="0"/>
            </w:pPr>
            <w:r>
              <w:rPr>
                <w:rFonts w:hint="cs"/>
                <w:cs/>
              </w:rPr>
              <w:t xml:space="preserve">ให้ </w:t>
            </w:r>
            <w:r>
              <w:t xml:space="preserve">Invisible Field </w:t>
            </w:r>
            <w:r>
              <w:rPr>
                <w:rFonts w:hint="cs"/>
                <w:cs/>
              </w:rPr>
              <w:t xml:space="preserve">อื่นๆใน </w:t>
            </w:r>
            <w:r>
              <w:t xml:space="preserve">Section </w:t>
            </w:r>
            <w:r>
              <w:rPr>
                <w:rFonts w:hint="cs"/>
                <w:cs/>
              </w:rPr>
              <w:t>นี้</w:t>
            </w:r>
          </w:p>
          <w:p w:rsidR="005C2CAC" w:rsidP="005C2CAC" w:rsidRDefault="005C2CAC" w14:paraId="248FE66E" w14:textId="77777777">
            <w:pPr>
              <w:spacing w:after="0"/>
            </w:pPr>
            <w:r>
              <w:rPr>
                <w:cs/>
              </w:rPr>
              <w:t xml:space="preserve">ถ้าเลือก </w:t>
            </w:r>
            <w:r>
              <w:t>remindLastInternetSendFlag</w:t>
            </w:r>
            <w:r>
              <w:rPr>
                <w:cs/>
              </w:rPr>
              <w:t xml:space="preserve"> มีค่าเป็น </w:t>
            </w:r>
            <w:r>
              <w:rPr>
                <w:rFonts w:hint="cs" w:cs="Angsana New"/>
                <w:cs/>
              </w:rPr>
              <w:t>“</w:t>
            </w:r>
            <w:r>
              <w:t>Send</w:t>
            </w:r>
            <w:r>
              <w:rPr>
                <w:rFonts w:hint="cs" w:cs="Angsana New"/>
                <w:cs/>
              </w:rPr>
              <w:t>”</w:t>
            </w:r>
          </w:p>
          <w:p w:rsidR="005C2CAC" w:rsidP="005C2CAC" w:rsidRDefault="005C2CAC" w14:paraId="47C10D14" w14:textId="3870CE3C">
            <w:pPr>
              <w:pStyle w:val="ListParagraph"/>
            </w:pPr>
            <w:r>
              <w:t xml:space="preserve">Default </w:t>
            </w:r>
            <w:r>
              <w:rPr>
                <w:cs/>
              </w:rPr>
              <w:t xml:space="preserve">ค่า </w:t>
            </w:r>
            <w:r>
              <w:t xml:space="preserve">remindLastInternetDefaultWordingFlag </w:t>
            </w:r>
            <w:r>
              <w:rPr>
                <w:rFonts w:cs="Angsana New"/>
                <w:cs/>
              </w:rPr>
              <w:t>= “</w:t>
            </w:r>
            <w:r>
              <w:t>Yes</w:t>
            </w:r>
            <w:r>
              <w:rPr>
                <w:rFonts w:cs="Angsana New"/>
                <w:cs/>
              </w:rPr>
              <w:t>”</w:t>
            </w:r>
            <w:r>
              <w:rPr>
                <w:cs/>
              </w:rPr>
              <w:t xml:space="preserve"> พร้อมทั้งค่า </w:t>
            </w:r>
            <w:r>
              <w:t xml:space="preserve">sms wording </w:t>
            </w:r>
            <w:r>
              <w:rPr>
                <w:cs/>
              </w:rPr>
              <w:t xml:space="preserve">ตาม </w:t>
            </w:r>
            <w:r>
              <w:t xml:space="preserve">Logic </w:t>
            </w:r>
            <w:r>
              <w:rPr>
                <w:cs/>
              </w:rPr>
              <w:t xml:space="preserve">ใน </w:t>
            </w:r>
            <w:r>
              <w:t>Field remindLastInternetDefaultWordingFlag</w:t>
            </w:r>
          </w:p>
        </w:tc>
      </w:tr>
      <w:tr w:rsidRPr="008979A8" w:rsidR="005C2CAC" w:rsidTr="006820B7" w14:paraId="2218E91A" w14:textId="77777777">
        <w:trPr>
          <w:trHeight w:val="43"/>
        </w:trPr>
        <w:tc>
          <w:tcPr>
            <w:tcW w:w="877" w:type="pct"/>
          </w:tcPr>
          <w:p w:rsidR="005C2CAC" w:rsidDel="008D5F6B" w:rsidP="005C2CAC" w:rsidRDefault="005C2CAC" w14:paraId="101B8844" w14:textId="598614CD">
            <w:r>
              <w:t>remindLastInternetDefaultWordingFlag</w:t>
            </w:r>
          </w:p>
        </w:tc>
        <w:tc>
          <w:tcPr>
            <w:tcW w:w="1022" w:type="pct"/>
          </w:tcPr>
          <w:p w:rsidR="005C2CAC" w:rsidDel="008D5F6B" w:rsidP="005C2CAC" w:rsidRDefault="005C2CAC" w14:paraId="0B474C1C" w14:textId="07D8E274">
            <w:r>
              <w:t>Radio Button</w:t>
            </w:r>
          </w:p>
        </w:tc>
        <w:tc>
          <w:tcPr>
            <w:tcW w:w="3101" w:type="pct"/>
          </w:tcPr>
          <w:p w:rsidR="005C2CAC" w:rsidP="005C2CAC" w:rsidRDefault="005C2CAC" w14:paraId="267437C9" w14:textId="77777777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Angsana New"/>
                <w:color w:val="FF0000"/>
                <w:cs/>
              </w:rPr>
              <w:t>*</w:t>
            </w:r>
            <w:r>
              <w:rPr>
                <w:color w:val="FF0000"/>
              </w:rPr>
              <w:t>Default Wording</w:t>
            </w:r>
          </w:p>
          <w:p w:rsidR="005C2CAC" w:rsidP="005C2CAC" w:rsidRDefault="005C2CAC" w14:paraId="538CE3F9" w14:textId="77777777">
            <w:pPr>
              <w:rPr>
                <w:rFonts w:cs="CordiaUPC"/>
              </w:rPr>
            </w:pPr>
            <w:r>
              <w:t xml:space="preserve">List of Value </w:t>
            </w:r>
            <w:r>
              <w:rPr>
                <w:rFonts w:hint="cs" w:cs="Angsana New"/>
                <w:cs/>
              </w:rPr>
              <w:t xml:space="preserve">: </w:t>
            </w:r>
            <w:r>
              <w:rPr>
                <w:cs/>
              </w:rPr>
              <w:t>ดึงข้อมูลจาก</w:t>
            </w:r>
            <w:r>
              <w:t xml:space="preserve">DB </w:t>
            </w:r>
            <w:r>
              <w:rPr>
                <w:cs/>
              </w:rPr>
              <w:t>ที่</w:t>
            </w:r>
            <w:r>
              <w:t xml:space="preserve"> Table</w:t>
            </w:r>
            <w:r>
              <w:rPr>
                <w:cs/>
              </w:rPr>
              <w:t xml:space="preserve"> </w:t>
            </w:r>
            <w:r>
              <w:t>FLW_CFG_LOV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cs/>
              </w:rPr>
              <w:t xml:space="preserve">โดย </w:t>
            </w:r>
            <w:r>
              <w:t>group_type</w:t>
            </w:r>
            <w:r>
              <w:rPr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>= ‘</w:t>
            </w:r>
            <w:r>
              <w:rPr>
                <w:rFonts w:cs="CordiaUPC"/>
              </w:rPr>
              <w:t>YesNoIndicator</w:t>
            </w:r>
            <w:r>
              <w:rPr>
                <w:rFonts w:hint="cs" w:cs="Angsana New"/>
                <w:cs/>
              </w:rPr>
              <w:t>’</w:t>
            </w:r>
          </w:p>
          <w:p w:rsidR="005C2CAC" w:rsidP="005C2CAC" w:rsidRDefault="005C2CAC" w14:paraId="5F12AC02" w14:textId="77777777">
            <w:pPr>
              <w:rPr>
                <w:rFonts w:cs="CordiaUPC"/>
              </w:rPr>
            </w:pPr>
            <w:r>
              <w:t xml:space="preserve">Default Value </w:t>
            </w:r>
            <w:r>
              <w:rPr>
                <w:rFonts w:hint="cs" w:cs="Angsana New"/>
                <w:cs/>
              </w:rPr>
              <w:t xml:space="preserve">: </w:t>
            </w:r>
            <w:r>
              <w:rPr>
                <w:rFonts w:cs="Angsana New"/>
                <w:cs/>
              </w:rPr>
              <w:t>“</w:t>
            </w:r>
            <w:r>
              <w:t>Yes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 w:cs="Angsana New"/>
                <w:cs/>
              </w:rPr>
              <w:t xml:space="preserve"> </w:t>
            </w:r>
          </w:p>
          <w:p w:rsidR="005C2CAC" w:rsidP="005C2CAC" w:rsidRDefault="005C2CAC" w14:paraId="6A5DBFC9" w14:textId="77777777">
            <w:r>
              <w:rPr>
                <w:cs/>
              </w:rPr>
              <w:t xml:space="preserve">หมายเหตุ </w:t>
            </w:r>
            <w:r>
              <w:rPr>
                <w:rFonts w:hint="cs" w:cs="Angsana New"/>
                <w:cs/>
              </w:rPr>
              <w:t xml:space="preserve">: </w:t>
            </w:r>
            <w:r>
              <w:t xml:space="preserve">Logic Default </w:t>
            </w:r>
            <w:r>
              <w:rPr>
                <w:cs/>
              </w:rPr>
              <w:t xml:space="preserve">ทำเมื่อ </w:t>
            </w:r>
            <w:r>
              <w:t xml:space="preserve">Visible </w:t>
            </w:r>
            <w:r>
              <w:rPr>
                <w:cs/>
              </w:rPr>
              <w:t>เท่านั้น</w:t>
            </w:r>
          </w:p>
          <w:p w:rsidR="005C2CAC" w:rsidP="005C2CAC" w:rsidRDefault="005C2CAC" w14:paraId="299373EA" w14:textId="77777777">
            <w:pPr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ถ้าค่าเป็น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Yes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ให้ </w:t>
            </w:r>
            <w:r>
              <w:rPr>
                <w:rFonts w:cs="CordiaUPC"/>
              </w:rPr>
              <w:t xml:space="preserve">Disable Field </w:t>
            </w:r>
            <w:r>
              <w:t>smsNotificationRemindLastInternet</w:t>
            </w:r>
            <w:r>
              <w:rPr>
                <w:cs/>
              </w:rPr>
              <w:t xml:space="preserve"> ทุกภาษา และ </w:t>
            </w:r>
            <w:r>
              <w:t xml:space="preserve">Default </w:t>
            </w:r>
            <w:r>
              <w:rPr>
                <w:cs/>
              </w:rPr>
              <w:t xml:space="preserve">ตามที่ </w:t>
            </w:r>
            <w:r>
              <w:t xml:space="preserve">Configure </w:t>
            </w:r>
            <w:r>
              <w:rPr>
                <w:cs/>
              </w:rPr>
              <w:t>ที่</w:t>
            </w:r>
            <w:r>
              <w:t xml:space="preserve"> Table</w:t>
            </w:r>
            <w:r>
              <w:rPr>
                <w:cs/>
              </w:rPr>
              <w:t xml:space="preserve"> </w:t>
            </w:r>
            <w:r>
              <w:t>FLW_CFG_LOV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cs/>
              </w:rPr>
              <w:t xml:space="preserve">โดย </w:t>
            </w:r>
            <w:r>
              <w:t>group_type</w:t>
            </w:r>
            <w:r>
              <w:rPr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>= ‘</w:t>
            </w:r>
            <w:r>
              <w:rPr>
                <w:rFonts w:cs="CordiaUPC"/>
              </w:rPr>
              <w:t>Default SMS Wording</w:t>
            </w:r>
            <w:r>
              <w:rPr>
                <w:rFonts w:hint="cs" w:cs="Angsana New"/>
                <w:cs/>
              </w:rPr>
              <w:t xml:space="preserve">’ และ </w:t>
            </w:r>
            <w:r>
              <w:rPr>
                <w:rFonts w:cs="CordiaUPC"/>
              </w:rPr>
              <w:t xml:space="preserve">lov_type </w:t>
            </w:r>
            <w:r>
              <w:rPr>
                <w:rFonts w:cs="Angsana New"/>
                <w:cs/>
              </w:rPr>
              <w:t>= ‘</w:t>
            </w:r>
            <w:r w:rsidRPr="00BB770C">
              <w:t>Remind Last Internet</w:t>
            </w:r>
            <w:r>
              <w:rPr>
                <w:rFonts w:cs="Angsana New"/>
                <w:cs/>
              </w:rPr>
              <w:t>’</w:t>
            </w:r>
          </w:p>
          <w:p w:rsidR="005C2CAC" w:rsidP="005C2CAC" w:rsidRDefault="005C2CAC" w14:paraId="18D28F15" w14:textId="77777777">
            <w:pPr>
              <w:pStyle w:val="ListParagraph"/>
              <w:numPr>
                <w:ilvl w:val="0"/>
                <w:numId w:val="319"/>
              </w:numPr>
              <w:spacing w:after="0"/>
            </w:pPr>
            <w:r>
              <w:t xml:space="preserve">Eng </w:t>
            </w:r>
            <w:r>
              <w:rPr>
                <w:rFonts w:cs="Angsana New"/>
                <w:cs/>
              </w:rPr>
              <w:t xml:space="preserve">= </w:t>
            </w:r>
            <w:r>
              <w:t>lov_val2</w:t>
            </w:r>
          </w:p>
          <w:p w:rsidR="005C2CAC" w:rsidP="005C2CAC" w:rsidRDefault="005C2CAC" w14:paraId="60C7DF82" w14:textId="77777777">
            <w:pPr>
              <w:pStyle w:val="ListParagraph"/>
              <w:numPr>
                <w:ilvl w:val="0"/>
                <w:numId w:val="319"/>
              </w:numPr>
              <w:spacing w:after="0"/>
            </w:pPr>
            <w:r>
              <w:t xml:space="preserve">THA </w:t>
            </w:r>
            <w:r>
              <w:rPr>
                <w:rFonts w:cs="Angsana New"/>
                <w:cs/>
              </w:rPr>
              <w:t xml:space="preserve">= </w:t>
            </w:r>
            <w:r>
              <w:t>lov_val3</w:t>
            </w:r>
          </w:p>
          <w:p w:rsidR="005C2CAC" w:rsidDel="008D5F6B" w:rsidP="005C2CAC" w:rsidRDefault="005C2CAC" w14:paraId="493F7283" w14:textId="6ED677FC">
            <w:pPr>
              <w:pStyle w:val="ListParagraph"/>
            </w:pPr>
            <w:r>
              <w:rPr>
                <w:cs/>
              </w:rPr>
              <w:t xml:space="preserve">ถ้าเป็น </w:t>
            </w:r>
            <w:r>
              <w:rPr>
                <w:rFonts w:cs="Angsana New"/>
                <w:cs/>
              </w:rPr>
              <w:t>“</w:t>
            </w:r>
            <w:r>
              <w:t>No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cs/>
              </w:rPr>
              <w:t xml:space="preserve">ให้ </w:t>
            </w:r>
            <w:r>
              <w:t>Enable Field smsNotificationRemindLastInternet</w:t>
            </w:r>
            <w:r>
              <w:rPr>
                <w:cs/>
              </w:rPr>
              <w:t xml:space="preserve"> ทุกภาษา</w:t>
            </w:r>
          </w:p>
        </w:tc>
      </w:tr>
      <w:tr w:rsidRPr="008979A8" w:rsidR="005C2CAC" w:rsidTr="006820B7" w14:paraId="2765C5BE" w14:textId="77777777">
        <w:trPr>
          <w:trHeight w:val="43"/>
        </w:trPr>
        <w:tc>
          <w:tcPr>
            <w:tcW w:w="5000" w:type="pct"/>
            <w:gridSpan w:val="3"/>
          </w:tcPr>
          <w:p w:rsidR="005C2CAC" w:rsidP="005C2CAC" w:rsidRDefault="005C2CAC" w14:paraId="34C5DEC1" w14:textId="77777777">
            <w:pPr>
              <w:spacing w:after="0"/>
            </w:pPr>
            <w:r>
              <w:t xml:space="preserve">Visble </w:t>
            </w:r>
            <w:r>
              <w:rPr>
                <w:cs/>
              </w:rPr>
              <w:t xml:space="preserve">เมื่อ </w:t>
            </w:r>
            <w:r>
              <w:t>remindLastInternetSendFlag</w:t>
            </w:r>
            <w:r>
              <w:rPr>
                <w:cs/>
              </w:rPr>
              <w:t xml:space="preserve"> มีค่าเป็น </w:t>
            </w:r>
            <w:r>
              <w:rPr>
                <w:rFonts w:cs="Angsana New"/>
                <w:cs/>
              </w:rPr>
              <w:t>“</w:t>
            </w:r>
            <w:r>
              <w:t>Send</w:t>
            </w:r>
            <w:r>
              <w:rPr>
                <w:cs/>
              </w:rPr>
              <w:t>”</w:t>
            </w:r>
          </w:p>
          <w:p w:rsidR="005C2CAC" w:rsidDel="008D5F6B" w:rsidP="005C2CAC" w:rsidRDefault="005C2CAC" w14:paraId="5702F45F" w14:textId="25FF74A5">
            <w:pPr>
              <w:pStyle w:val="ListParagraph"/>
            </w:pPr>
            <w:r>
              <w:rPr>
                <w:cs/>
              </w:rPr>
              <w:t xml:space="preserve">ให้ </w:t>
            </w:r>
            <w:r>
              <w:t xml:space="preserve">Loop </w:t>
            </w:r>
            <w:r>
              <w:rPr>
                <w:cs/>
              </w:rPr>
              <w:t xml:space="preserve">แสดง </w:t>
            </w:r>
            <w:r>
              <w:t xml:space="preserve">field </w:t>
            </w:r>
            <w:r>
              <w:rPr>
                <w:cs/>
              </w:rPr>
              <w:t xml:space="preserve">ตามจำนวน </w:t>
            </w:r>
            <w:r>
              <w:t xml:space="preserve">Language </w:t>
            </w:r>
            <w:r>
              <w:rPr>
                <w:cs/>
              </w:rPr>
              <w:t>ที่เลือกมาก</w:t>
            </w:r>
          </w:p>
        </w:tc>
      </w:tr>
      <w:tr w:rsidRPr="008979A8" w:rsidR="005C2CAC" w:rsidTr="006820B7" w14:paraId="191694E5" w14:textId="77777777">
        <w:trPr>
          <w:trHeight w:val="43"/>
        </w:trPr>
        <w:tc>
          <w:tcPr>
            <w:tcW w:w="877" w:type="pct"/>
          </w:tcPr>
          <w:p w:rsidR="005C2CAC" w:rsidDel="008D5F6B" w:rsidP="005C2CAC" w:rsidRDefault="005C2CAC" w14:paraId="35F15DDD" w14:textId="542AB24F">
            <w:r>
              <w:t>langAbb</w:t>
            </w:r>
          </w:p>
        </w:tc>
        <w:tc>
          <w:tcPr>
            <w:tcW w:w="1022" w:type="pct"/>
          </w:tcPr>
          <w:p w:rsidR="005C2CAC" w:rsidDel="008D5F6B" w:rsidP="005C2CAC" w:rsidRDefault="005C2CAC" w14:paraId="07AAA9E6" w14:textId="05076EC6">
            <w:r>
              <w:t>Text Area</w:t>
            </w:r>
          </w:p>
        </w:tc>
        <w:tc>
          <w:tcPr>
            <w:tcW w:w="3101" w:type="pct"/>
          </w:tcPr>
          <w:p w:rsidR="005C2CAC" w:rsidP="005C2CAC" w:rsidRDefault="005C2CAC" w14:paraId="09314EE4" w14:textId="77777777">
            <w:r>
              <w:rPr>
                <w:rFonts w:ascii="Segoe UI" w:hAnsi="Segoe UI" w:cs="Segoe UI"/>
                <w:sz w:val="18"/>
                <w:szCs w:val="18"/>
              </w:rPr>
              <w:t>langAbb</w:t>
            </w:r>
            <w:r>
              <w:rPr>
                <w:rFonts w:hint="cs" w:cs="Angsana New"/>
                <w:cs/>
              </w:rPr>
              <w:t xml:space="preserve"> = </w:t>
            </w:r>
            <w:r>
              <w:t>language</w:t>
            </w:r>
            <w:r>
              <w:rPr>
                <w:rFonts w:hint="cs" w:cs="Angsana New"/>
                <w:cs/>
              </w:rPr>
              <w:t>.</w:t>
            </w:r>
            <w:r>
              <w:t>lov_val2</w:t>
            </w:r>
          </w:p>
          <w:p w:rsidR="005C2CAC" w:rsidDel="008D5F6B" w:rsidP="005C2CAC" w:rsidRDefault="005C2CAC" w14:paraId="3944A263" w14:textId="43AC33B4">
            <w:pPr>
              <w:pStyle w:val="ListParagraph"/>
            </w:pPr>
            <w:r>
              <w:rPr>
                <w:u w:val="single"/>
              </w:rPr>
              <w:t>Invisible</w:t>
            </w:r>
          </w:p>
        </w:tc>
      </w:tr>
      <w:tr w:rsidRPr="008979A8" w:rsidR="005C2CAC" w:rsidTr="006820B7" w14:paraId="319AE1B8" w14:textId="77777777">
        <w:trPr>
          <w:trHeight w:val="43"/>
        </w:trPr>
        <w:tc>
          <w:tcPr>
            <w:tcW w:w="877" w:type="pct"/>
          </w:tcPr>
          <w:p w:rsidR="005C2CAC" w:rsidDel="008D5F6B" w:rsidP="005C2CAC" w:rsidRDefault="005C2CAC" w14:paraId="66A2B24A" w14:textId="4048670B">
            <w:r>
              <w:t>smsNotificationRemindLastInternet</w:t>
            </w:r>
          </w:p>
        </w:tc>
        <w:tc>
          <w:tcPr>
            <w:tcW w:w="1022" w:type="pct"/>
          </w:tcPr>
          <w:p w:rsidR="005C2CAC" w:rsidDel="008D5F6B" w:rsidP="005C2CAC" w:rsidRDefault="005C2CAC" w14:paraId="0A9EAEE2" w14:textId="34A5E4FE">
            <w:r>
              <w:t>Text Area</w:t>
            </w:r>
          </w:p>
        </w:tc>
        <w:tc>
          <w:tcPr>
            <w:tcW w:w="3101" w:type="pct"/>
          </w:tcPr>
          <w:p w:rsidR="005C2CAC" w:rsidP="005C2CAC" w:rsidRDefault="005C2CAC" w14:paraId="5B4EAF80" w14:textId="77777777">
            <w:pPr>
              <w:rPr>
                <w:color w:val="FF0000"/>
              </w:rPr>
            </w:pPr>
            <w:r>
              <w:t xml:space="preserve">Label </w:t>
            </w:r>
            <w:r>
              <w:rPr>
                <w:rFonts w:hint="cs" w:cs="Angsana New"/>
                <w:cs/>
              </w:rPr>
              <w:t xml:space="preserve">: </w:t>
            </w:r>
            <w:r>
              <w:rPr>
                <w:rFonts w:hint="cs" w:cs="Angsana New"/>
                <w:color w:val="FF0000"/>
                <w:cs/>
              </w:rPr>
              <w:t>*</w:t>
            </w:r>
            <w:r>
              <w:t>{</w:t>
            </w:r>
            <w:r>
              <w:rPr>
                <w:rFonts w:ascii="Segoe UI" w:hAnsi="Segoe UI" w:cs="Segoe UI"/>
                <w:sz w:val="18"/>
                <w:szCs w:val="18"/>
              </w:rPr>
              <w:t>langAbb</w:t>
            </w:r>
            <w:r>
              <w:t>}</w:t>
            </w:r>
          </w:p>
          <w:p w:rsidR="005C2CAC" w:rsidP="005C2CAC" w:rsidRDefault="005C2CAC" w14:paraId="74AFA96C" w14:textId="77777777">
            <w:r>
              <w:rPr>
                <w:color w:val="FF0000"/>
              </w:rPr>
              <w:t xml:space="preserve">Example </w:t>
            </w:r>
            <w:r>
              <w:rPr>
                <w:rFonts w:hint="cs" w:cs="Angsana New"/>
                <w:color w:val="FF0000"/>
                <w:cs/>
              </w:rPr>
              <w:t>: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hint="cs" w:cs="Angsana New"/>
                <w:color w:val="FF0000"/>
                <w:cs/>
              </w:rPr>
              <w:t>*</w:t>
            </w:r>
            <w:r>
              <w:rPr>
                <w:color w:val="FF0000"/>
              </w:rPr>
              <w:t>ENG</w:t>
            </w:r>
          </w:p>
          <w:p w:rsidR="005C2CAC" w:rsidP="005C2CAC" w:rsidRDefault="005C2CAC" w14:paraId="120391F8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Max Length </w:t>
            </w:r>
            <w:r>
              <w:rPr>
                <w:rFonts w:hint="cs" w:cs="Angsana New"/>
                <w:cs/>
              </w:rPr>
              <w:t xml:space="preserve">: </w:t>
            </w:r>
            <w:r>
              <w:rPr>
                <w:rFonts w:cs="CordiaUPC"/>
              </w:rPr>
              <w:t>250</w:t>
            </w:r>
          </w:p>
          <w:p w:rsidR="005C2CAC" w:rsidP="005C2CAC" w:rsidRDefault="005C2CAC" w14:paraId="18054519" w14:textId="77777777">
            <w:pPr>
              <w:pStyle w:val="ListParagraph"/>
              <w:ind w:left="0"/>
            </w:pPr>
            <w:r>
              <w:rPr>
                <w:cs/>
              </w:rPr>
              <w:t xml:space="preserve">เมื่อ </w:t>
            </w:r>
            <w:r>
              <w:t xml:space="preserve">User </w:t>
            </w:r>
            <w:r>
              <w:rPr>
                <w:cs/>
              </w:rPr>
              <w:t xml:space="preserve">กรอกให้คำนวนจำนวนตัวอักษรไว้ที่ </w:t>
            </w:r>
            <w:r>
              <w:t>counterSMSNotificationRemindLastInternet</w:t>
            </w:r>
            <w:r>
              <w:rPr>
                <w:cs/>
              </w:rPr>
              <w:t xml:space="preserve"> </w:t>
            </w:r>
            <w:r>
              <w:rPr>
                <w:color w:val="FF0000"/>
              </w:rPr>
              <w:t>{</w:t>
            </w:r>
            <w:r>
              <w:rPr>
                <w:rFonts w:ascii="Segoe UI" w:hAnsi="Segoe UI" w:cs="Segoe UI"/>
                <w:sz w:val="18"/>
                <w:szCs w:val="18"/>
              </w:rPr>
              <w:t>langAbb</w:t>
            </w:r>
            <w:r>
              <w:rPr>
                <w:color w:val="FF0000"/>
              </w:rPr>
              <w:t>}</w:t>
            </w:r>
            <w:r>
              <w:br/>
            </w:r>
            <w:r>
              <w:br/>
            </w:r>
            <w:r>
              <w:t>Default wording</w:t>
            </w:r>
          </w:p>
          <w:p w:rsidR="005C2CAC" w:rsidP="005C2CAC" w:rsidRDefault="005C2CAC" w14:paraId="774EF534" w14:textId="65C7EA41">
            <w:pPr>
              <w:pStyle w:val="ListParagraph"/>
              <w:ind w:left="0"/>
            </w:pPr>
            <w:r w:rsidRPr="00FE1A0F">
              <w:t>Alert Threshold</w:t>
            </w:r>
            <w:r>
              <w:rPr>
                <w:rFonts w:hint="cs"/>
                <w:cs/>
              </w:rPr>
              <w:t xml:space="preserve"> อื่นๆ</w:t>
            </w:r>
            <w:r>
              <w:br/>
            </w:r>
            <w:r>
              <w:t>Your data roaming {Integration Name</w:t>
            </w:r>
            <w:r>
              <w:rPr>
                <w:rFonts w:cs="CordiaUPC"/>
                <w:cs/>
              </w:rPr>
              <w:t xml:space="preserve">/ </w:t>
            </w:r>
            <w:r>
              <w:t>Free Resource Name</w:t>
            </w:r>
            <w:r>
              <w:rPr>
                <w:rFonts w:cs="CordiaUPC"/>
                <w:cs/>
              </w:rPr>
              <w:t>/</w:t>
            </w:r>
            <w:r>
              <w:t>Marketing Name} pack has {Alert Threshold} remaining</w:t>
            </w:r>
            <w:r>
              <w:rPr>
                <w:rFonts w:cs="CordiaUPC"/>
                <w:cs/>
              </w:rPr>
              <w:t xml:space="preserve">. </w:t>
            </w:r>
            <w:r>
              <w:t>To check detail of remaining packages, dial1116# free</w:t>
            </w:r>
            <w:r>
              <w:rPr>
                <w:rFonts w:cs="CordiaUPC"/>
                <w:cs/>
              </w:rPr>
              <w:t>.</w:t>
            </w:r>
          </w:p>
          <w:p w:rsidR="005C2CAC" w:rsidP="005C2CAC" w:rsidRDefault="005C2CAC" w14:paraId="2B21BA56" w14:textId="77777777">
            <w:pPr>
              <w:pStyle w:val="ListParagraph"/>
              <w:ind w:left="0"/>
            </w:pPr>
          </w:p>
          <w:p w:rsidR="005C2CAC" w:rsidP="005C2CAC" w:rsidRDefault="005C2CAC" w14:paraId="47F64531" w14:textId="77777777">
            <w:pPr>
              <w:pStyle w:val="ListParagraph"/>
              <w:ind w:left="0"/>
            </w:pPr>
            <w:r>
              <w:rPr>
                <w:rFonts w:cs="Cordia New"/>
                <w:cs/>
              </w:rPr>
              <w:t xml:space="preserve">ความเร็วสูงสุดในแพ็กโรมมิ่ง </w:t>
            </w:r>
            <w:r>
              <w:t>{Integration Name</w:t>
            </w:r>
            <w:r>
              <w:rPr>
                <w:rFonts w:cs="CordiaUPC"/>
                <w:cs/>
              </w:rPr>
              <w:t xml:space="preserve">/ </w:t>
            </w:r>
            <w:r>
              <w:t>Free Resource Name</w:t>
            </w:r>
            <w:r>
              <w:rPr>
                <w:rFonts w:cs="CordiaUPC"/>
                <w:cs/>
              </w:rPr>
              <w:t>/</w:t>
            </w:r>
            <w:r>
              <w:t xml:space="preserve">Marketing Name} </w:t>
            </w:r>
            <w:r>
              <w:rPr>
                <w:rFonts w:cs="Cordia New"/>
                <w:cs/>
              </w:rPr>
              <w:t xml:space="preserve">คงเหลือ </w:t>
            </w:r>
            <w:r>
              <w:t xml:space="preserve">{Alert Threshold} </w:t>
            </w:r>
            <w:r>
              <w:rPr>
                <w:rFonts w:cs="Cordia New"/>
                <w:cs/>
              </w:rPr>
              <w:t xml:space="preserve">เช็กแพ็กคงเหลือ </w:t>
            </w:r>
            <w:r>
              <w:t>1116#</w:t>
            </w:r>
            <w:r>
              <w:rPr>
                <w:rFonts w:cs="Cordia New"/>
                <w:cs/>
              </w:rPr>
              <w:t>ฟรี</w:t>
            </w:r>
          </w:p>
          <w:p w:rsidR="005C2CAC" w:rsidP="005C2CAC" w:rsidRDefault="005C2CAC" w14:paraId="4DC93B5F" w14:textId="77777777">
            <w:pPr>
              <w:pStyle w:val="ListParagraph"/>
              <w:ind w:left="0"/>
            </w:pPr>
          </w:p>
          <w:p w:rsidR="005C2CAC" w:rsidP="005C2CAC" w:rsidRDefault="005C2CAC" w14:paraId="3BF78BCC" w14:textId="77777777">
            <w:pPr>
              <w:pStyle w:val="ListParagraph"/>
              <w:ind w:left="0"/>
            </w:pPr>
            <w:r>
              <w:rPr>
                <w:rFonts w:cs="CordiaUPC"/>
                <w:cs/>
              </w:rPr>
              <w:t xml:space="preserve"> </w:t>
            </w:r>
          </w:p>
          <w:p w:rsidR="005C2CAC" w:rsidP="005C2CAC" w:rsidRDefault="005C2CAC" w14:paraId="22BAD43F" w14:textId="2A44BE76">
            <w:pPr>
              <w:pStyle w:val="ListParagraph"/>
              <w:ind w:left="0"/>
            </w:pPr>
          </w:p>
          <w:p w:rsidR="005C2CAC" w:rsidP="005C2CAC" w:rsidRDefault="005C2CAC" w14:paraId="2A4B85F1" w14:textId="6DC216B1">
            <w:pPr>
              <w:pStyle w:val="ListParagraph"/>
              <w:ind w:left="0"/>
            </w:pPr>
            <w:r w:rsidRPr="00FE1A0F">
              <w:t>Alert Threshold</w:t>
            </w:r>
            <w:r>
              <w:rPr>
                <w:rFonts w:hint="cs"/>
                <w:cs/>
              </w:rPr>
              <w:t xml:space="preserve"> สุดท้าย</w:t>
            </w:r>
          </w:p>
          <w:p w:rsidR="005C2CAC" w:rsidP="005C2CAC" w:rsidRDefault="005C2CAC" w14:paraId="746D4522" w14:textId="77777777">
            <w:pPr>
              <w:pStyle w:val="ListParagraph"/>
              <w:ind w:left="0"/>
            </w:pPr>
            <w:r>
              <w:t>Your full speed of Non</w:t>
            </w:r>
            <w:r>
              <w:rPr>
                <w:rFonts w:cs="CordiaUPC"/>
                <w:cs/>
              </w:rPr>
              <w:t>-</w:t>
            </w:r>
            <w:r>
              <w:t>Stop data roaming {Integration Name</w:t>
            </w:r>
            <w:r>
              <w:rPr>
                <w:rFonts w:cs="CordiaUPC"/>
                <w:cs/>
              </w:rPr>
              <w:t xml:space="preserve">/ </w:t>
            </w:r>
            <w:r>
              <w:t>Free Resource Name</w:t>
            </w:r>
            <w:r>
              <w:rPr>
                <w:rFonts w:cs="CordiaUPC"/>
                <w:cs/>
              </w:rPr>
              <w:t>/</w:t>
            </w:r>
            <w:r>
              <w:t>Marketing Name} pack has been used up</w:t>
            </w:r>
            <w:r>
              <w:rPr>
                <w:rFonts w:cs="CordiaUPC"/>
                <w:cs/>
              </w:rPr>
              <w:t xml:space="preserve">. </w:t>
            </w:r>
            <w:r>
              <w:t>You can use unlimited data roaming at reduced speed based on your package</w:t>
            </w:r>
            <w:r>
              <w:rPr>
                <w:rFonts w:cs="CordiaUPC"/>
                <w:cs/>
              </w:rPr>
              <w:t xml:space="preserve">. </w:t>
            </w:r>
            <w:r>
              <w:t xml:space="preserve">To see other packs, dial 1111# </w:t>
            </w:r>
            <w:r>
              <w:rPr>
                <w:rFonts w:cs="CordiaUPC"/>
                <w:cs/>
              </w:rPr>
              <w:t>(</w:t>
            </w:r>
            <w:r>
              <w:t>Free</w:t>
            </w:r>
            <w:r>
              <w:rPr>
                <w:rFonts w:cs="CordiaUPC"/>
                <w:cs/>
              </w:rPr>
              <w:t xml:space="preserve">) </w:t>
            </w:r>
          </w:p>
          <w:p w:rsidR="005C2CAC" w:rsidP="005C2CAC" w:rsidRDefault="005C2CAC" w14:paraId="1F0217CC" w14:textId="77777777">
            <w:pPr>
              <w:pStyle w:val="ListParagraph"/>
              <w:ind w:left="0"/>
            </w:pPr>
          </w:p>
          <w:p w:rsidR="005C2CAC" w:rsidDel="008D5F6B" w:rsidP="005C2CAC" w:rsidRDefault="005C2CAC" w14:paraId="04A7BA18" w14:textId="2E57BD0F">
            <w:pPr>
              <w:pStyle w:val="ListParagraph"/>
              <w:ind w:left="0"/>
            </w:pPr>
            <w:r>
              <w:rPr>
                <w:rFonts w:cs="Cordia New"/>
                <w:cs/>
              </w:rPr>
              <w:t xml:space="preserve">ความเร็วสูงสุดในแพ็กโรมมิ่ง </w:t>
            </w:r>
            <w:r>
              <w:t>{Integration Name</w:t>
            </w:r>
            <w:r>
              <w:rPr>
                <w:rFonts w:cs="CordiaUPC"/>
                <w:cs/>
              </w:rPr>
              <w:t xml:space="preserve">/ </w:t>
            </w:r>
            <w:r>
              <w:t>Free Resource Name</w:t>
            </w:r>
            <w:r>
              <w:rPr>
                <w:rFonts w:cs="CordiaUPC"/>
                <w:cs/>
              </w:rPr>
              <w:t>/</w:t>
            </w:r>
            <w:r>
              <w:t xml:space="preserve">Marketing Name} </w:t>
            </w:r>
            <w:r>
              <w:rPr>
                <w:rFonts w:cs="Cordia New"/>
                <w:cs/>
              </w:rPr>
              <w:t xml:space="preserve">หมดแล้ว สามารถใช้เน็ตได้ต่อเนื่องด้วยความเร็วลดลง สมัครแพ็กเพิ่ม กด </w:t>
            </w:r>
            <w:r>
              <w:t>1111#</w:t>
            </w:r>
            <w:r>
              <w:rPr>
                <w:rFonts w:cs="CordiaUPC"/>
                <w:cs/>
              </w:rPr>
              <w:t>(</w:t>
            </w:r>
            <w:r>
              <w:rPr>
                <w:rFonts w:cs="Cordia New"/>
                <w:cs/>
              </w:rPr>
              <w:t>ฟรี)</w:t>
            </w:r>
          </w:p>
        </w:tc>
      </w:tr>
      <w:tr w:rsidRPr="008979A8" w:rsidR="005C2CAC" w:rsidTr="006820B7" w14:paraId="702EC7E5" w14:textId="77777777">
        <w:trPr>
          <w:trHeight w:val="43"/>
        </w:trPr>
        <w:tc>
          <w:tcPr>
            <w:tcW w:w="877" w:type="pct"/>
          </w:tcPr>
          <w:p w:rsidR="005C2CAC" w:rsidDel="008D5F6B" w:rsidP="005C2CAC" w:rsidRDefault="005C2CAC" w14:paraId="161F7555" w14:textId="57BCE229">
            <w:r>
              <w:t>counterSMSNotificationRemindLastInternet</w:t>
            </w:r>
          </w:p>
        </w:tc>
        <w:tc>
          <w:tcPr>
            <w:tcW w:w="1022" w:type="pct"/>
          </w:tcPr>
          <w:p w:rsidR="005C2CAC" w:rsidDel="008D5F6B" w:rsidP="005C2CAC" w:rsidRDefault="005C2CAC" w14:paraId="4FE504D6" w14:textId="043D1EE2">
            <w:r>
              <w:t>Text</w:t>
            </w:r>
          </w:p>
        </w:tc>
        <w:tc>
          <w:tcPr>
            <w:tcW w:w="3101" w:type="pct"/>
          </w:tcPr>
          <w:p w:rsidR="005C2CAC" w:rsidP="005C2CAC" w:rsidRDefault="005C2CAC" w14:paraId="37D66B5D" w14:textId="77777777">
            <w:r>
              <w:rPr>
                <w:cs/>
              </w:rPr>
              <w:t>วางไว้ใต้</w:t>
            </w:r>
            <w:r>
              <w:rPr>
                <w:rFonts w:hint="cs" w:cs="Angsana New"/>
                <w:cs/>
              </w:rPr>
              <w:t xml:space="preserve"> </w:t>
            </w:r>
            <w:r>
              <w:t>smsNotificationRemindLastInternet</w:t>
            </w:r>
          </w:p>
          <w:p w:rsidR="005C2CAC" w:rsidP="005C2CAC" w:rsidRDefault="005C2CAC" w14:paraId="37E1AF85" w14:textId="77777777">
            <w:r>
              <w:rPr>
                <w:cs/>
              </w:rPr>
              <w:t xml:space="preserve">แสดงใน </w:t>
            </w:r>
            <w:r>
              <w:t>Format</w:t>
            </w:r>
          </w:p>
          <w:p w:rsidR="005C2CAC" w:rsidDel="008D5F6B" w:rsidP="005C2CAC" w:rsidRDefault="005C2CAC" w14:paraId="1FF7601C" w14:textId="681747E6">
            <w:pPr>
              <w:pStyle w:val="ListParagraph"/>
            </w:pPr>
            <w:r>
              <w:t>counterSMSNotificationRemindLastInternet</w:t>
            </w:r>
            <w:r>
              <w:rPr>
                <w:rFonts w:hint="cs" w:cs="Angsana New"/>
                <w:cs/>
              </w:rPr>
              <w:t xml:space="preserve"> / </w:t>
            </w:r>
            <w:r>
              <w:t>250</w:t>
            </w:r>
          </w:p>
        </w:tc>
      </w:tr>
      <w:tr w:rsidRPr="008979A8" w:rsidR="005C2CAC" w:rsidTr="006820B7" w14:paraId="035FB7E3" w14:textId="77777777">
        <w:trPr>
          <w:trHeight w:val="43"/>
        </w:trPr>
        <w:tc>
          <w:tcPr>
            <w:tcW w:w="877" w:type="pct"/>
          </w:tcPr>
          <w:p w:rsidR="005C2CAC" w:rsidDel="008D5F6B" w:rsidP="005C2CAC" w:rsidRDefault="005C2CAC" w14:paraId="46349351" w14:textId="602E2070">
            <w:r>
              <w:rPr>
                <w:rFonts w:hint="cs"/>
                <w:cs/>
              </w:rPr>
              <w:t xml:space="preserve">จบ </w:t>
            </w:r>
            <w:r>
              <w:t>Loop</w:t>
            </w:r>
          </w:p>
        </w:tc>
        <w:tc>
          <w:tcPr>
            <w:tcW w:w="1022" w:type="pct"/>
          </w:tcPr>
          <w:p w:rsidR="005C2CAC" w:rsidDel="008D5F6B" w:rsidP="005C2CAC" w:rsidRDefault="005C2CAC" w14:paraId="6A0474F9" w14:textId="77777777"/>
        </w:tc>
        <w:tc>
          <w:tcPr>
            <w:tcW w:w="3101" w:type="pct"/>
          </w:tcPr>
          <w:p w:rsidR="005C2CAC" w:rsidDel="008D5F6B" w:rsidP="005C2CAC" w:rsidRDefault="005C2CAC" w14:paraId="48085989" w14:textId="77777777">
            <w:pPr>
              <w:pStyle w:val="ListParagraph"/>
            </w:pPr>
          </w:p>
        </w:tc>
      </w:tr>
      <w:tr w:rsidRPr="008979A8" w:rsidR="005C2CAC" w:rsidTr="006820B7" w14:paraId="4C48D6E7" w14:textId="77777777">
        <w:trPr>
          <w:trHeight w:val="43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5C2CAC" w:rsidDel="008D5F6B" w:rsidP="005C2CAC" w:rsidRDefault="005C2CAC" w14:paraId="43A92DA4" w14:textId="46D9894D">
            <w:pPr>
              <w:pStyle w:val="HeaderTable"/>
            </w:pPr>
            <w:r>
              <w:t xml:space="preserve">End </w:t>
            </w:r>
            <w:r w:rsidRPr="00FE1A0F">
              <w:t>Remind Last Internet {Alert Threshold}</w:t>
            </w:r>
            <w:r w:rsidRPr="00FE1A0F" w:rsidDel="00794507">
              <w:rPr>
                <w:bCs/>
                <w:cs/>
                <w:lang w:bidi="th-TH"/>
              </w:rPr>
              <w:t xml:space="preserve"> </w:t>
            </w:r>
            <w:r>
              <w:t>Section</w:t>
            </w:r>
          </w:p>
        </w:tc>
      </w:tr>
      <w:tr w:rsidRPr="008979A8" w:rsidR="005C2CAC" w:rsidTr="006820B7" w14:paraId="0231BE54" w14:textId="77777777">
        <w:trPr>
          <w:trHeight w:val="43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5C2CAC" w:rsidP="005C2CAC" w:rsidRDefault="005C2CAC" w14:paraId="0ECE3596" w14:textId="77777777">
            <w:pPr>
              <w:pStyle w:val="HeaderTable"/>
            </w:pPr>
            <w:r>
              <w:t>Last Minute Package</w:t>
            </w:r>
            <w:r w:rsidRPr="00DA7559">
              <w:rPr>
                <w:cs/>
                <w:lang w:bidi="th-TH"/>
              </w:rPr>
              <w:t xml:space="preserve"> (</w:t>
            </w:r>
            <w:r>
              <w:t>0 min</w:t>
            </w:r>
            <w:r w:rsidRPr="00DA7559">
              <w:rPr>
                <w:cs/>
                <w:lang w:bidi="th-TH"/>
              </w:rPr>
              <w:t xml:space="preserve">) </w:t>
            </w:r>
            <w:r>
              <w:t>Remaining Free Resource Alert Section</w:t>
            </w:r>
          </w:p>
          <w:p w:rsidRPr="00DA7559" w:rsidR="005C2CAC" w:rsidDel="008D5F6B" w:rsidP="005C2CAC" w:rsidRDefault="005C2CAC" w14:paraId="008ED298" w14:textId="17EA695A">
            <w:pPr>
              <w:pStyle w:val="ListParagraph"/>
              <w:rPr>
                <w:rFonts w:eastAsia="Times New Roman" w:cs="CordiaUPC"/>
                <w:b/>
                <w:lang w:bidi="he-IL"/>
              </w:rPr>
            </w:pPr>
            <w:r w:rsidRPr="00DA7559">
              <w:rPr>
                <w:rFonts w:eastAsia="Times New Roman" w:cs="CordiaUPC"/>
                <w:b/>
                <w:lang w:bidi="he-IL"/>
              </w:rPr>
              <w:t xml:space="preserve">Visible </w:t>
            </w:r>
            <w:r w:rsidRPr="00DA7559">
              <w:rPr>
                <w:rFonts w:eastAsia="Times New Roman" w:cs="CordiaUPC"/>
                <w:b/>
                <w:cs/>
              </w:rPr>
              <w:t xml:space="preserve">เมื่อ </w:t>
            </w:r>
            <w:r w:rsidRPr="00DA7559">
              <w:rPr>
                <w:rFonts w:eastAsia="Times New Roman" w:cs="CordiaUPC"/>
                <w:b/>
                <w:lang w:bidi="he-IL"/>
              </w:rPr>
              <w:t>customerType</w:t>
            </w:r>
            <w:r w:rsidRPr="00DA7559">
              <w:rPr>
                <w:rFonts w:eastAsia="Times New Roman" w:cs="CordiaUPC"/>
                <w:b/>
                <w:cs/>
              </w:rPr>
              <w:t xml:space="preserve"> มีค่าเป็น “</w:t>
            </w:r>
            <w:r w:rsidRPr="00DA7559">
              <w:rPr>
                <w:rFonts w:eastAsia="Times New Roman" w:cs="CordiaUPC"/>
                <w:b/>
                <w:lang w:bidi="he-IL"/>
              </w:rPr>
              <w:t>Pre</w:t>
            </w:r>
            <w:r w:rsidRPr="00DA7559">
              <w:rPr>
                <w:rFonts w:eastAsia="Times New Roman" w:cs="CordiaUPC"/>
                <w:b/>
                <w:cs/>
              </w:rPr>
              <w:t>-</w:t>
            </w:r>
            <w:r w:rsidRPr="00DA7559">
              <w:rPr>
                <w:rFonts w:eastAsia="Times New Roman" w:cs="CordiaUPC"/>
                <w:b/>
                <w:lang w:bidi="he-IL"/>
              </w:rPr>
              <w:t>paid</w:t>
            </w:r>
            <w:r w:rsidRPr="00DA7559">
              <w:rPr>
                <w:rFonts w:eastAsia="Times New Roman" w:cs="CordiaUPC"/>
                <w:b/>
                <w:cs/>
              </w:rPr>
              <w:t>” หรือ “</w:t>
            </w:r>
            <w:r w:rsidRPr="00DA7559">
              <w:rPr>
                <w:rFonts w:eastAsia="Times New Roman" w:cs="CordiaUPC"/>
                <w:b/>
                <w:lang w:bidi="he-IL"/>
              </w:rPr>
              <w:t>All</w:t>
            </w:r>
            <w:r w:rsidRPr="00DA7559">
              <w:rPr>
                <w:rFonts w:eastAsia="Times New Roman" w:cs="CordiaUPC"/>
                <w:b/>
                <w:cs/>
              </w:rPr>
              <w:t>” ถ้าไม่ใช่ให้เคลียร์ค่า</w:t>
            </w:r>
          </w:p>
        </w:tc>
      </w:tr>
      <w:tr w:rsidRPr="008979A8" w:rsidR="005C2CAC" w:rsidTr="006820B7" w14:paraId="6E323446" w14:textId="77777777">
        <w:trPr>
          <w:trHeight w:val="43"/>
        </w:trPr>
        <w:tc>
          <w:tcPr>
            <w:tcW w:w="877" w:type="pct"/>
          </w:tcPr>
          <w:p w:rsidR="005C2CAC" w:rsidP="005C2CAC" w:rsidRDefault="005C2CAC" w14:paraId="2EBEFD74" w14:textId="3366CFA4">
            <w:r>
              <w:t>LastMinuteAlertSendFlag</w:t>
            </w:r>
          </w:p>
        </w:tc>
        <w:tc>
          <w:tcPr>
            <w:tcW w:w="1022" w:type="pct"/>
          </w:tcPr>
          <w:p w:rsidR="005C2CAC" w:rsidP="005C2CAC" w:rsidRDefault="005C2CAC" w14:paraId="700E1518" w14:textId="0A388AEB">
            <w:r>
              <w:t>Drop Dow n List</w:t>
            </w:r>
          </w:p>
        </w:tc>
        <w:tc>
          <w:tcPr>
            <w:tcW w:w="3101" w:type="pct"/>
          </w:tcPr>
          <w:p w:rsidR="005C2CAC" w:rsidP="005C2CAC" w:rsidRDefault="005C2CAC" w14:paraId="3635FFA9" w14:textId="77777777">
            <w:pPr>
              <w:rPr>
                <w:color w:val="FF0000"/>
              </w:rPr>
            </w:pPr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C974A9">
              <w:rPr>
                <w:rFonts w:cs="Angsana New"/>
                <w:color w:val="FF0000"/>
                <w:cs/>
              </w:rPr>
              <w:t>*</w:t>
            </w:r>
            <w:r>
              <w:rPr>
                <w:color w:val="FF0000"/>
              </w:rPr>
              <w:t xml:space="preserve"> Send</w:t>
            </w:r>
            <w:r w:rsidRPr="00C974A9">
              <w:rPr>
                <w:rFonts w:cs="Angsana New"/>
                <w:color w:val="FF0000"/>
                <w:cs/>
              </w:rPr>
              <w:t xml:space="preserve"> </w:t>
            </w:r>
            <w:r>
              <w:rPr>
                <w:color w:val="FF0000"/>
              </w:rPr>
              <w:t xml:space="preserve">Last Minute Alert </w:t>
            </w:r>
            <w:r w:rsidRPr="00C974A9">
              <w:rPr>
                <w:color w:val="FF0000"/>
              </w:rPr>
              <w:t>Flag</w:t>
            </w:r>
          </w:p>
          <w:p w:rsidR="005C2CAC" w:rsidP="005C2CAC" w:rsidRDefault="005C2CAC" w14:paraId="509DC944" w14:textId="77777777">
            <w:pPr>
              <w:rPr>
                <w:rFonts w:cs="CordiaUPC"/>
              </w:rPr>
            </w:pPr>
            <w:r>
              <w:t xml:space="preserve">Default Value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 w:cs="Angsana New"/>
                <w:cs/>
              </w:rPr>
              <w:t xml:space="preserve">ถ้า </w:t>
            </w:r>
            <w:r>
              <w:rPr>
                <w:rFonts w:cs="Angsana New"/>
              </w:rPr>
              <w:t xml:space="preserve">PO Group </w:t>
            </w:r>
            <w:r>
              <w:rPr>
                <w:rFonts w:cs="CordiaUPC"/>
                <w:cs/>
              </w:rPr>
              <w:t>= “</w:t>
            </w:r>
            <w:r>
              <w:rPr>
                <w:rFonts w:cs="Angsana New"/>
              </w:rPr>
              <w:t>Music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 w:cs="CordiaUPC"/>
                <w:cs/>
              </w:rPr>
              <w:t xml:space="preserve">หรือ </w:t>
            </w:r>
            <w:r>
              <w:rPr>
                <w:rFonts w:cs="CordiaUPC"/>
                <w:cs/>
              </w:rPr>
              <w:t>“</w:t>
            </w:r>
            <w:r>
              <w:rPr>
                <w:rFonts w:cs="CordiaUPC"/>
              </w:rPr>
              <w:t>AR</w:t>
            </w:r>
            <w:r>
              <w:rPr>
                <w:rFonts w:cs="CordiaUPC"/>
                <w:cs/>
              </w:rPr>
              <w:t>-</w:t>
            </w:r>
            <w:r>
              <w:rPr>
                <w:rFonts w:cs="CordiaUPC"/>
              </w:rPr>
              <w:t>VR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cs="Angsana New"/>
              </w:rPr>
              <w:t xml:space="preserve">Default </w:t>
            </w:r>
            <w:r>
              <w:rPr>
                <w:rFonts w:cs="CordiaUPC"/>
                <w:cs/>
              </w:rPr>
              <w:t>“</w:t>
            </w:r>
            <w:r>
              <w:rPr>
                <w:rFonts w:cs="Angsana New"/>
              </w:rPr>
              <w:t>Don</w:t>
            </w:r>
            <w:r>
              <w:rPr>
                <w:rFonts w:cs="CordiaUPC"/>
                <w:cs/>
              </w:rPr>
              <w:t>’</w:t>
            </w:r>
            <w:r>
              <w:rPr>
                <w:rFonts w:cs="Angsana New"/>
              </w:rPr>
              <w:t>t Send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ถ้าไม่ใช่ให้ </w:t>
            </w:r>
            <w:r>
              <w:rPr>
                <w:rFonts w:cs="Angsana New"/>
              </w:rPr>
              <w:t xml:space="preserve">Default </w:t>
            </w:r>
            <w:r>
              <w:rPr>
                <w:rFonts w:cs="Angsana New"/>
                <w:cs/>
              </w:rPr>
              <w:t>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 w:cs="Angsana New"/>
                <w:cs/>
              </w:rPr>
              <w:t xml:space="preserve"> </w:t>
            </w:r>
          </w:p>
          <w:p w:rsidR="005C2CAC" w:rsidP="005C2CAC" w:rsidRDefault="005C2CAC" w14:paraId="503F0B7F" w14:textId="77777777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 xml:space="preserve">: </w:t>
            </w:r>
            <w:r>
              <w:t xml:space="preserve">Logic Default </w:t>
            </w:r>
            <w:r>
              <w:rPr>
                <w:rFonts w:hint="cs"/>
                <w:cs/>
              </w:rPr>
              <w:t xml:space="preserve">ทำเมื่อ </w:t>
            </w:r>
            <w:r>
              <w:t xml:space="preserve">Visible </w:t>
            </w:r>
            <w:r>
              <w:rPr>
                <w:rFonts w:hint="cs"/>
                <w:cs/>
              </w:rPr>
              <w:t>เท่านั้น</w:t>
            </w:r>
          </w:p>
          <w:p w:rsidR="005C2CAC" w:rsidP="005C2CAC" w:rsidRDefault="005C2CAC" w14:paraId="1DA8E027" w14:textId="77777777">
            <w:pPr>
              <w:rPr>
                <w:rFonts w:cs="CordiaUPC"/>
              </w:rPr>
            </w:pPr>
            <w:r>
              <w:t xml:space="preserve">List of Value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rPr>
                <w:rFonts w:cs="Angsana New"/>
                <w:cs/>
              </w:rPr>
              <w:t xml:space="preserve"> 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‘</w:t>
            </w:r>
            <w:r>
              <w:rPr>
                <w:rFonts w:cs="CordiaUPC"/>
              </w:rPr>
              <w:t>Send Flag</w:t>
            </w:r>
            <w:r>
              <w:rPr>
                <w:rFonts w:cs="Angsana New"/>
                <w:cs/>
              </w:rPr>
              <w:t>’</w:t>
            </w:r>
          </w:p>
          <w:p w:rsidR="005C2CAC" w:rsidP="005C2CAC" w:rsidRDefault="005C2CAC" w14:paraId="72AC09E9" w14:textId="77777777">
            <w:pPr>
              <w:spacing w:after="0"/>
            </w:pPr>
            <w:r>
              <w:rPr>
                <w:rFonts w:hint="cs" w:cs="Angsana New"/>
                <w:cs/>
              </w:rPr>
              <w:t xml:space="preserve">ถ้าเลือก </w:t>
            </w:r>
            <w:r>
              <w:t>lastMinureAlertSendFlag</w:t>
            </w:r>
            <w:r>
              <w:rPr>
                <w:rFonts w:hint="cs"/>
                <w:cs/>
              </w:rPr>
              <w:t xml:space="preserve"> มีค่าเป็น </w:t>
            </w:r>
            <w:r>
              <w:rPr>
                <w:rFonts w:cs="Angsana New"/>
                <w:cs/>
              </w:rPr>
              <w:t>“</w:t>
            </w:r>
            <w:r>
              <w:t>Don</w:t>
            </w:r>
            <w:r>
              <w:rPr>
                <w:rFonts w:cs="Angsana New"/>
                <w:cs/>
              </w:rPr>
              <w:t>’</w:t>
            </w:r>
            <w:r>
              <w:t>t Send</w:t>
            </w:r>
            <w:r>
              <w:rPr>
                <w:rFonts w:cs="Angsana New"/>
                <w:cs/>
              </w:rPr>
              <w:t>”</w:t>
            </w:r>
          </w:p>
          <w:p w:rsidR="005C2CAC" w:rsidP="005C2CAC" w:rsidRDefault="005C2CAC" w14:paraId="4D05365D" w14:textId="77777777">
            <w:pPr>
              <w:pStyle w:val="ListParagraph"/>
              <w:numPr>
                <w:ilvl w:val="0"/>
                <w:numId w:val="158"/>
              </w:numPr>
              <w:spacing w:after="0"/>
            </w:pPr>
            <w:r>
              <w:t xml:space="preserve">Default </w:t>
            </w:r>
            <w:r>
              <w:rPr>
                <w:rFonts w:hint="cs"/>
                <w:cs/>
              </w:rPr>
              <w:t xml:space="preserve">ค่าตาม </w:t>
            </w:r>
            <w:r>
              <w:t xml:space="preserve">Logic </w:t>
            </w:r>
            <w:r>
              <w:rPr>
                <w:rFonts w:hint="cs"/>
                <w:cs/>
              </w:rPr>
              <w:t xml:space="preserve">กรณี </w:t>
            </w:r>
            <w:r>
              <w:rPr>
                <w:rFonts w:cs="Angsana New"/>
                <w:cs/>
              </w:rPr>
              <w:t>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</w:p>
          <w:p w:rsidR="005C2CAC" w:rsidP="005C2CAC" w:rsidRDefault="005C2CAC" w14:paraId="5C037E67" w14:textId="77777777">
            <w:pPr>
              <w:pStyle w:val="ListParagraph"/>
              <w:numPr>
                <w:ilvl w:val="0"/>
                <w:numId w:val="158"/>
              </w:numPr>
              <w:spacing w:after="0"/>
            </w:pPr>
            <w:r>
              <w:rPr>
                <w:rFonts w:hint="cs"/>
                <w:cs/>
              </w:rPr>
              <w:t xml:space="preserve">ให้ </w:t>
            </w:r>
            <w:r>
              <w:t xml:space="preserve">Invisible Field </w:t>
            </w:r>
            <w:r>
              <w:rPr>
                <w:rFonts w:hint="cs"/>
                <w:cs/>
              </w:rPr>
              <w:t xml:space="preserve">อื่นๆใน </w:t>
            </w:r>
            <w:r>
              <w:t xml:space="preserve">Section </w:t>
            </w:r>
            <w:r>
              <w:rPr>
                <w:rFonts w:hint="cs"/>
                <w:cs/>
              </w:rPr>
              <w:t>นี้</w:t>
            </w:r>
          </w:p>
          <w:p w:rsidR="005C2CAC" w:rsidP="005C2CAC" w:rsidRDefault="005C2CAC" w14:paraId="0D150F7C" w14:textId="77777777">
            <w:pPr>
              <w:spacing w:after="0"/>
            </w:pPr>
            <w:r>
              <w:rPr>
                <w:rFonts w:hint="cs"/>
                <w:cs/>
              </w:rPr>
              <w:t xml:space="preserve">ถ้าเลือก </w:t>
            </w:r>
            <w:r>
              <w:t>lastMinuteAlertSendFlag</w:t>
            </w:r>
            <w:r>
              <w:rPr>
                <w:rFonts w:hint="cs"/>
                <w:cs/>
              </w:rPr>
              <w:t xml:space="preserve"> มีค่าเป็น </w:t>
            </w:r>
            <w:r>
              <w:rPr>
                <w:rFonts w:cs="Angsana New"/>
                <w:cs/>
              </w:rPr>
              <w:t>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</w:p>
          <w:p w:rsidR="005C2CAC" w:rsidP="005C2CAC" w:rsidRDefault="005C2CAC" w14:paraId="674C1E45" w14:textId="7BFFC842">
            <w:r>
              <w:t xml:space="preserve">Default </w:t>
            </w:r>
            <w:r>
              <w:rPr>
                <w:rFonts w:hint="cs"/>
                <w:cs/>
              </w:rPr>
              <w:t xml:space="preserve">ค่า </w:t>
            </w:r>
            <w:r>
              <w:t xml:space="preserve">LastMinuteAlertSendFlag </w:t>
            </w:r>
            <w:r>
              <w:rPr>
                <w:rFonts w:cs="Angsana New"/>
                <w:cs/>
              </w:rPr>
              <w:t>= “</w:t>
            </w:r>
            <w:r>
              <w:t>Yes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/>
                <w:cs/>
              </w:rPr>
              <w:t xml:space="preserve"> พร้อมทั้งค่า </w:t>
            </w:r>
            <w:r>
              <w:t xml:space="preserve">sms wording </w:t>
            </w:r>
            <w:r>
              <w:rPr>
                <w:rFonts w:hint="cs"/>
                <w:cs/>
              </w:rPr>
              <w:t xml:space="preserve">ตาม </w:t>
            </w:r>
            <w:r>
              <w:t xml:space="preserve">Logic </w:t>
            </w:r>
            <w:r>
              <w:rPr>
                <w:rFonts w:hint="cs"/>
                <w:cs/>
              </w:rPr>
              <w:t xml:space="preserve">ใน </w:t>
            </w:r>
            <w:r>
              <w:t>Field lastMinuteAlertDefaultWordingFlag</w:t>
            </w:r>
          </w:p>
        </w:tc>
      </w:tr>
      <w:tr w:rsidRPr="008979A8" w:rsidR="005C2CAC" w:rsidTr="006820B7" w14:paraId="152805B0" w14:textId="77777777">
        <w:trPr>
          <w:trHeight w:val="43"/>
        </w:trPr>
        <w:tc>
          <w:tcPr>
            <w:tcW w:w="877" w:type="pct"/>
          </w:tcPr>
          <w:p w:rsidR="005C2CAC" w:rsidP="005C2CAC" w:rsidRDefault="005C2CAC" w14:paraId="43F3B32C" w14:textId="0BD637BE">
            <w:r>
              <w:t>lastMinuteAlertDefaultWordingFlag</w:t>
            </w:r>
          </w:p>
        </w:tc>
        <w:tc>
          <w:tcPr>
            <w:tcW w:w="1022" w:type="pct"/>
          </w:tcPr>
          <w:p w:rsidR="005C2CAC" w:rsidP="005C2CAC" w:rsidRDefault="005C2CAC" w14:paraId="772D76F2" w14:textId="634E0588">
            <w:r>
              <w:t>Radio Button</w:t>
            </w:r>
          </w:p>
        </w:tc>
        <w:tc>
          <w:tcPr>
            <w:tcW w:w="3101" w:type="pct"/>
          </w:tcPr>
          <w:p w:rsidR="005C2CAC" w:rsidP="005C2CAC" w:rsidRDefault="005C2CAC" w14:paraId="43371C0E" w14:textId="77777777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E42349">
              <w:rPr>
                <w:rFonts w:cs="Angsana New"/>
                <w:color w:val="FF0000"/>
                <w:cs/>
              </w:rPr>
              <w:t>*</w:t>
            </w:r>
            <w:r w:rsidRPr="00E42349">
              <w:rPr>
                <w:color w:val="FF0000"/>
              </w:rPr>
              <w:t xml:space="preserve">Default </w:t>
            </w:r>
            <w:r>
              <w:rPr>
                <w:color w:val="FF0000"/>
              </w:rPr>
              <w:t>Wording</w:t>
            </w:r>
          </w:p>
          <w:p w:rsidR="005C2CAC" w:rsidP="005C2CAC" w:rsidRDefault="005C2CAC" w14:paraId="343C2346" w14:textId="77777777">
            <w:pPr>
              <w:rPr>
                <w:rFonts w:cs="CordiaUPC"/>
              </w:rPr>
            </w:pPr>
            <w:r w:rsidRPr="004C3917">
              <w:t xml:space="preserve">List of Value </w:t>
            </w:r>
            <w:r w:rsidRPr="004C3917"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‘</w:t>
            </w:r>
            <w:r>
              <w:rPr>
                <w:rFonts w:cs="CordiaUPC"/>
              </w:rPr>
              <w:t>YesNoIndicator</w:t>
            </w:r>
            <w:r>
              <w:rPr>
                <w:rFonts w:cs="Angsana New"/>
                <w:cs/>
              </w:rPr>
              <w:t>’</w:t>
            </w:r>
          </w:p>
          <w:p w:rsidR="005C2CAC" w:rsidP="005C2CAC" w:rsidRDefault="005C2CAC" w14:paraId="0221F446" w14:textId="77777777">
            <w:pPr>
              <w:rPr>
                <w:rFonts w:cs="CordiaUPC"/>
              </w:rPr>
            </w:pPr>
            <w:r>
              <w:t xml:space="preserve">Default Value </w:t>
            </w:r>
            <w:r>
              <w:rPr>
                <w:rFonts w:cs="Angsana New"/>
                <w:cs/>
              </w:rPr>
              <w:t>: “</w:t>
            </w:r>
            <w:r>
              <w:t>Yes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 w:cs="Angsana New"/>
                <w:cs/>
              </w:rPr>
              <w:t xml:space="preserve"> </w:t>
            </w:r>
          </w:p>
          <w:p w:rsidR="005C2CAC" w:rsidP="005C2CAC" w:rsidRDefault="005C2CAC" w14:paraId="6BA4CB9D" w14:textId="77777777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 xml:space="preserve">: </w:t>
            </w:r>
            <w:r>
              <w:t xml:space="preserve">Logic Default </w:t>
            </w:r>
            <w:r>
              <w:rPr>
                <w:rFonts w:hint="cs"/>
                <w:cs/>
              </w:rPr>
              <w:t xml:space="preserve">ทำเมื่อ </w:t>
            </w:r>
            <w:r>
              <w:t xml:space="preserve">Visible </w:t>
            </w:r>
            <w:r>
              <w:rPr>
                <w:rFonts w:hint="cs"/>
                <w:cs/>
              </w:rPr>
              <w:t>เท่านั้น</w:t>
            </w:r>
          </w:p>
          <w:p w:rsidRPr="00A05A22" w:rsidR="005C2CAC" w:rsidP="005C2CAC" w:rsidRDefault="005C2CAC" w14:paraId="2C2429FE" w14:textId="59D666C5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ถ้าค่าเป็น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Yes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ให้ </w:t>
            </w:r>
            <w:r>
              <w:rPr>
                <w:rFonts w:cs="CordiaUPC"/>
              </w:rPr>
              <w:t xml:space="preserve">Disable Field </w:t>
            </w:r>
            <w:r>
              <w:t>smsNotificationL</w:t>
            </w:r>
            <w:r w:rsidRPr="005A3F1A">
              <w:t>ast</w:t>
            </w:r>
            <w:r>
              <w:t>Minute</w:t>
            </w:r>
            <w:r w:rsidRPr="005A3F1A">
              <w:t>Alert</w:t>
            </w:r>
            <w:r>
              <w:rPr>
                <w:rFonts w:hint="cs"/>
                <w:cs/>
              </w:rPr>
              <w:t xml:space="preserve"> ทุกภาษา และ </w:t>
            </w:r>
            <w:r>
              <w:t xml:space="preserve">Default </w:t>
            </w:r>
            <w:r>
              <w:rPr>
                <w:rFonts w:hint="cs"/>
                <w:cs/>
              </w:rPr>
              <w:t xml:space="preserve">ตามที่ </w:t>
            </w:r>
            <w:r>
              <w:t xml:space="preserve">Configure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‘</w:t>
            </w:r>
            <w:r>
              <w:rPr>
                <w:rFonts w:cs="CordiaUPC"/>
              </w:rPr>
              <w:t>Default SMS Wording</w:t>
            </w:r>
            <w:r>
              <w:rPr>
                <w:rFonts w:cs="Angsana New"/>
                <w:cs/>
              </w:rPr>
              <w:t xml:space="preserve">’ </w:t>
            </w:r>
            <w:r>
              <w:rPr>
                <w:rFonts w:hint="cs" w:cs="Angsana New"/>
                <w:cs/>
              </w:rPr>
              <w:t xml:space="preserve">และ </w:t>
            </w:r>
            <w:r>
              <w:rPr>
                <w:rFonts w:cs="CordiaUPC"/>
              </w:rPr>
              <w:t xml:space="preserve">lov_type </w:t>
            </w:r>
            <w:r>
              <w:rPr>
                <w:rFonts w:cs="Angsana New"/>
                <w:cs/>
              </w:rPr>
              <w:t>= ‘</w:t>
            </w:r>
            <w:r w:rsidRPr="005A68CC">
              <w:t xml:space="preserve">Last </w:t>
            </w:r>
            <w:r>
              <w:t>Minute</w:t>
            </w:r>
            <w:r w:rsidRPr="005A68CC">
              <w:t xml:space="preserve"> Alert</w:t>
            </w:r>
            <w:r>
              <w:rPr>
                <w:rFonts w:cs="Angsana New"/>
                <w:cs/>
              </w:rPr>
              <w:t>’</w:t>
            </w:r>
          </w:p>
          <w:p w:rsidR="005C2CAC" w:rsidP="005C2CAC" w:rsidRDefault="005C2CAC" w14:paraId="026BCBAB" w14:textId="77777777">
            <w:pPr>
              <w:pStyle w:val="ListParagraph"/>
              <w:numPr>
                <w:ilvl w:val="0"/>
                <w:numId w:val="158"/>
              </w:numPr>
              <w:spacing w:after="0"/>
            </w:pPr>
            <w:r>
              <w:t xml:space="preserve">Eng </w:t>
            </w:r>
            <w:r>
              <w:rPr>
                <w:rFonts w:cs="Angsana New"/>
                <w:cs/>
              </w:rPr>
              <w:t xml:space="preserve">= </w:t>
            </w:r>
            <w:r>
              <w:t>lov_val2</w:t>
            </w:r>
          </w:p>
          <w:p w:rsidR="005C2CAC" w:rsidP="005C2CAC" w:rsidRDefault="005C2CAC" w14:paraId="7C712327" w14:textId="77777777">
            <w:pPr>
              <w:pStyle w:val="ListParagraph"/>
              <w:numPr>
                <w:ilvl w:val="0"/>
                <w:numId w:val="158"/>
              </w:numPr>
              <w:spacing w:after="0"/>
            </w:pPr>
            <w:r>
              <w:t xml:space="preserve">THA </w:t>
            </w:r>
            <w:r>
              <w:rPr>
                <w:rFonts w:cs="Angsana New"/>
                <w:cs/>
              </w:rPr>
              <w:t xml:space="preserve">= </w:t>
            </w:r>
            <w:r>
              <w:t>lov_val3</w:t>
            </w:r>
          </w:p>
          <w:p w:rsidR="005C2CAC" w:rsidP="005C2CAC" w:rsidRDefault="005C2CAC" w14:paraId="5A8E0378" w14:textId="4B4C6CDC">
            <w:r>
              <w:rPr>
                <w:rFonts w:hint="cs"/>
                <w:cs/>
              </w:rPr>
              <w:t xml:space="preserve">ถ้าเป็น </w:t>
            </w:r>
            <w:r>
              <w:rPr>
                <w:rFonts w:cs="Angsana New"/>
                <w:cs/>
              </w:rPr>
              <w:t>“</w:t>
            </w:r>
            <w:r>
              <w:t>No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ให้ </w:t>
            </w:r>
            <w:r>
              <w:t>Enable Field smsNotificationL</w:t>
            </w:r>
            <w:r w:rsidRPr="005A3F1A">
              <w:t>ast</w:t>
            </w:r>
            <w:r>
              <w:t>Minute</w:t>
            </w:r>
            <w:r w:rsidRPr="005A3F1A">
              <w:t>Alert</w:t>
            </w:r>
            <w:r>
              <w:rPr>
                <w:rFonts w:hint="cs"/>
                <w:cs/>
              </w:rPr>
              <w:t xml:space="preserve"> ทุกภาษา</w:t>
            </w:r>
          </w:p>
        </w:tc>
      </w:tr>
      <w:tr w:rsidRPr="008979A8" w:rsidR="005C2CAC" w:rsidTr="006820B7" w14:paraId="50EDFFC7" w14:textId="77777777">
        <w:trPr>
          <w:trHeight w:val="43"/>
        </w:trPr>
        <w:tc>
          <w:tcPr>
            <w:tcW w:w="5000" w:type="pct"/>
            <w:gridSpan w:val="3"/>
            <w:shd w:val="clear" w:color="auto" w:fill="EAF1DD" w:themeFill="accent3" w:themeFillTint="33"/>
          </w:tcPr>
          <w:p w:rsidRPr="00A05A22" w:rsidR="005C2CAC" w:rsidP="005C2CAC" w:rsidRDefault="005C2CAC" w14:paraId="0D0E1A22" w14:textId="3D51EB4A">
            <w:pPr>
              <w:spacing w:after="0"/>
            </w:pPr>
            <w:r w:rsidRPr="00A05A22">
              <w:t xml:space="preserve">Visble </w:t>
            </w:r>
            <w:r w:rsidRPr="00A05A22">
              <w:rPr>
                <w:rFonts w:hint="cs"/>
                <w:cs/>
              </w:rPr>
              <w:t xml:space="preserve">เมื่อ </w:t>
            </w:r>
            <w:r>
              <w:t>lastIMinuteAlertSendFlag</w:t>
            </w:r>
            <w:r w:rsidRPr="00A05A22">
              <w:rPr>
                <w:rFonts w:hint="cs"/>
                <w:cs/>
              </w:rPr>
              <w:t xml:space="preserve"> มีค่าเป็น </w:t>
            </w:r>
            <w:r w:rsidRPr="00A05A22">
              <w:rPr>
                <w:cs/>
              </w:rPr>
              <w:t>“</w:t>
            </w:r>
            <w:r w:rsidRPr="00A05A22">
              <w:t>Send</w:t>
            </w:r>
            <w:r w:rsidRPr="00A05A22">
              <w:rPr>
                <w:cs/>
              </w:rPr>
              <w:t>”</w:t>
            </w:r>
          </w:p>
          <w:p w:rsidR="005C2CAC" w:rsidP="005C2CAC" w:rsidRDefault="005C2CAC" w14:paraId="00EAF60D" w14:textId="710D3D86">
            <w:pPr>
              <w:spacing w:after="0"/>
            </w:pPr>
            <w:r w:rsidRPr="00A05A22">
              <w:rPr>
                <w:rFonts w:hint="cs"/>
                <w:cs/>
              </w:rPr>
              <w:t xml:space="preserve">ให้ </w:t>
            </w:r>
            <w:r w:rsidRPr="00A05A22">
              <w:t xml:space="preserve">Loop </w:t>
            </w:r>
            <w:r w:rsidRPr="00A05A22">
              <w:rPr>
                <w:rFonts w:hint="cs"/>
                <w:cs/>
              </w:rPr>
              <w:t xml:space="preserve">แสดง </w:t>
            </w:r>
            <w:r w:rsidRPr="00A05A22">
              <w:t xml:space="preserve">field </w:t>
            </w:r>
            <w:r w:rsidRPr="00A05A22">
              <w:rPr>
                <w:rFonts w:hint="cs"/>
                <w:cs/>
              </w:rPr>
              <w:t xml:space="preserve">ตามจำนวน </w:t>
            </w:r>
            <w:r w:rsidRPr="00A05A22">
              <w:t xml:space="preserve">Language </w:t>
            </w:r>
            <w:r w:rsidRPr="00A05A22">
              <w:rPr>
                <w:rFonts w:hint="cs"/>
                <w:cs/>
              </w:rPr>
              <w:t>ที่เลือกมาก</w:t>
            </w:r>
          </w:p>
        </w:tc>
      </w:tr>
      <w:tr w:rsidRPr="008979A8" w:rsidR="005C2CAC" w:rsidTr="006820B7" w14:paraId="05318D1F" w14:textId="77777777">
        <w:trPr>
          <w:trHeight w:val="43"/>
        </w:trPr>
        <w:tc>
          <w:tcPr>
            <w:tcW w:w="877" w:type="pct"/>
          </w:tcPr>
          <w:p w:rsidR="005C2CAC" w:rsidP="005C2CAC" w:rsidRDefault="005C2CAC" w14:paraId="1D43EAE2" w14:textId="403C5A47">
            <w:r w:rsidRPr="00A235B3">
              <w:t>langAbb</w:t>
            </w:r>
          </w:p>
        </w:tc>
        <w:tc>
          <w:tcPr>
            <w:tcW w:w="1022" w:type="pct"/>
          </w:tcPr>
          <w:p w:rsidR="005C2CAC" w:rsidP="005C2CAC" w:rsidRDefault="005C2CAC" w14:paraId="5196A350" w14:textId="66602DC2">
            <w:r>
              <w:t>Text Area</w:t>
            </w:r>
          </w:p>
        </w:tc>
        <w:tc>
          <w:tcPr>
            <w:tcW w:w="3101" w:type="pct"/>
          </w:tcPr>
          <w:p w:rsidR="005C2CAC" w:rsidP="005C2CAC" w:rsidRDefault="005C2CAC" w14:paraId="12C84EC2" w14:textId="77777777">
            <w:r>
              <w:rPr>
                <w:rFonts w:ascii="Segoe UI" w:hAnsi="Segoe UI" w:cs="Segoe UI"/>
                <w:sz w:val="18"/>
                <w:szCs w:val="18"/>
              </w:rPr>
              <w:t>langAbb</w:t>
            </w:r>
            <w:r>
              <w:rPr>
                <w:rFonts w:cs="Angsana New"/>
                <w:cs/>
              </w:rPr>
              <w:t xml:space="preserve"> = </w:t>
            </w:r>
            <w:r>
              <w:t>language</w:t>
            </w:r>
            <w:r>
              <w:rPr>
                <w:rFonts w:cs="Angsana New"/>
                <w:cs/>
              </w:rPr>
              <w:t>.</w:t>
            </w:r>
            <w:r>
              <w:t>lov_val2</w:t>
            </w:r>
          </w:p>
          <w:p w:rsidR="005C2CAC" w:rsidP="005C2CAC" w:rsidRDefault="005C2CAC" w14:paraId="1B040B48" w14:textId="298235CE">
            <w:r w:rsidRPr="00A235B3">
              <w:rPr>
                <w:u w:val="single"/>
              </w:rPr>
              <w:t>Invisible</w:t>
            </w:r>
          </w:p>
        </w:tc>
      </w:tr>
      <w:tr w:rsidRPr="008979A8" w:rsidR="005C2CAC" w:rsidTr="006820B7" w14:paraId="719831FD" w14:textId="77777777">
        <w:trPr>
          <w:trHeight w:val="43"/>
        </w:trPr>
        <w:tc>
          <w:tcPr>
            <w:tcW w:w="877" w:type="pct"/>
          </w:tcPr>
          <w:p w:rsidR="005C2CAC" w:rsidP="005C2CAC" w:rsidRDefault="005C2CAC" w14:paraId="5DCFB7D0" w14:textId="34AF9FCB">
            <w:r>
              <w:t>smsNotificationL</w:t>
            </w:r>
            <w:r w:rsidRPr="005A3F1A">
              <w:t>ast</w:t>
            </w:r>
            <w:r>
              <w:t>Minute</w:t>
            </w:r>
            <w:r w:rsidRPr="005A3F1A">
              <w:t>Alert</w:t>
            </w:r>
          </w:p>
        </w:tc>
        <w:tc>
          <w:tcPr>
            <w:tcW w:w="1022" w:type="pct"/>
          </w:tcPr>
          <w:p w:rsidR="005C2CAC" w:rsidP="005C2CAC" w:rsidRDefault="005C2CAC" w14:paraId="04CB941D" w14:textId="379057BB">
            <w:r>
              <w:t>Text Area</w:t>
            </w:r>
          </w:p>
        </w:tc>
        <w:tc>
          <w:tcPr>
            <w:tcW w:w="3101" w:type="pct"/>
          </w:tcPr>
          <w:p w:rsidR="005C2CAC" w:rsidP="005C2CAC" w:rsidRDefault="005C2CAC" w14:paraId="37827D52" w14:textId="77777777">
            <w:pPr>
              <w:rPr>
                <w:color w:val="FF0000"/>
              </w:rPr>
            </w:pPr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524D02">
              <w:rPr>
                <w:rFonts w:cs="Angsana New"/>
                <w:color w:val="FF0000"/>
                <w:cs/>
              </w:rPr>
              <w:t>*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</w:p>
          <w:p w:rsidR="005C2CAC" w:rsidP="005C2CAC" w:rsidRDefault="005C2CAC" w14:paraId="240E8B35" w14:textId="77777777">
            <w:r>
              <w:rPr>
                <w:color w:val="FF0000"/>
              </w:rPr>
              <w:t xml:space="preserve">Example </w:t>
            </w:r>
            <w:r>
              <w:rPr>
                <w:rFonts w:cs="Angsana New"/>
                <w:color w:val="FF0000"/>
                <w:cs/>
              </w:rPr>
              <w:t>:</w:t>
            </w:r>
            <w:r>
              <w:rPr>
                <w:rFonts w:cs="Angsana New"/>
                <w:cs/>
              </w:rPr>
              <w:t xml:space="preserve"> </w:t>
            </w:r>
            <w:r w:rsidRPr="009754AB">
              <w:rPr>
                <w:rFonts w:cs="Angsana New"/>
                <w:color w:val="FF0000"/>
                <w:cs/>
              </w:rPr>
              <w:t>*</w:t>
            </w:r>
            <w:r w:rsidRPr="000D29BA">
              <w:rPr>
                <w:color w:val="FF0000"/>
              </w:rPr>
              <w:t>ENG</w:t>
            </w:r>
          </w:p>
          <w:p w:rsidR="005C2CAC" w:rsidP="005C2CAC" w:rsidRDefault="005C2CAC" w14:paraId="5CFF309E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Max Length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CordiaUPC"/>
              </w:rPr>
              <w:t>250</w:t>
            </w:r>
          </w:p>
          <w:p w:rsidR="005C2CAC" w:rsidP="005C2CAC" w:rsidRDefault="005C2CAC" w14:paraId="10FDBF15" w14:textId="06868D90">
            <w:r>
              <w:rPr>
                <w:rFonts w:hint="cs"/>
                <w:cs/>
              </w:rPr>
              <w:t xml:space="preserve">เมื่อ </w:t>
            </w:r>
            <w:r>
              <w:t xml:space="preserve">User </w:t>
            </w:r>
            <w:r>
              <w:rPr>
                <w:rFonts w:hint="cs"/>
                <w:cs/>
              </w:rPr>
              <w:t>กรอก</w:t>
            </w:r>
            <w:r>
              <w:rPr>
                <w:cs/>
              </w:rPr>
              <w:t>ใ</w:t>
            </w:r>
            <w:r>
              <w:rPr>
                <w:rFonts w:hint="cs"/>
                <w:cs/>
              </w:rPr>
              <w:t xml:space="preserve">ห้คำนวนจำนวนตัวอักษรไว้ที่ </w:t>
            </w:r>
            <w:r>
              <w:t>counterSMSNotificationL</w:t>
            </w:r>
            <w:r w:rsidRPr="005A3F1A">
              <w:t>ast</w:t>
            </w:r>
            <w:r>
              <w:t>Minute</w:t>
            </w:r>
            <w:r w:rsidRPr="005A3F1A">
              <w:t>Alert</w:t>
            </w:r>
            <w:r>
              <w:rPr>
                <w:color w:val="FF0000"/>
              </w:rPr>
              <w:t>{</w:t>
            </w:r>
            <w:r>
              <w:rPr>
                <w:rFonts w:ascii="Segoe UI" w:hAnsi="Segoe UI" w:cs="Segoe UI"/>
                <w:sz w:val="18"/>
                <w:szCs w:val="18"/>
              </w:rPr>
              <w:t>langAbb</w:t>
            </w:r>
            <w:r>
              <w:rPr>
                <w:color w:val="FF0000"/>
              </w:rPr>
              <w:t>}</w:t>
            </w:r>
          </w:p>
        </w:tc>
      </w:tr>
      <w:tr w:rsidRPr="008979A8" w:rsidR="005C2CAC" w:rsidTr="006820B7" w14:paraId="157921EC" w14:textId="77777777">
        <w:trPr>
          <w:trHeight w:val="43"/>
        </w:trPr>
        <w:tc>
          <w:tcPr>
            <w:tcW w:w="877" w:type="pct"/>
          </w:tcPr>
          <w:p w:rsidR="005C2CAC" w:rsidP="005C2CAC" w:rsidRDefault="005C2CAC" w14:paraId="2619C247" w14:textId="20A41B91">
            <w:r>
              <w:t>counterSMSNotificationL</w:t>
            </w:r>
            <w:r w:rsidRPr="005A3F1A">
              <w:t>ast</w:t>
            </w:r>
            <w:r>
              <w:t>Minute</w:t>
            </w:r>
            <w:r w:rsidRPr="005A3F1A">
              <w:t>Alert</w:t>
            </w:r>
          </w:p>
        </w:tc>
        <w:tc>
          <w:tcPr>
            <w:tcW w:w="1022" w:type="pct"/>
          </w:tcPr>
          <w:p w:rsidR="005C2CAC" w:rsidP="005C2CAC" w:rsidRDefault="005C2CAC" w14:paraId="453EE7F9" w14:textId="6979E920">
            <w:r>
              <w:t>Text</w:t>
            </w:r>
          </w:p>
        </w:tc>
        <w:tc>
          <w:tcPr>
            <w:tcW w:w="3101" w:type="pct"/>
          </w:tcPr>
          <w:p w:rsidR="005C2CAC" w:rsidP="005C2CAC" w:rsidRDefault="005C2CAC" w14:paraId="04F16AD6" w14:textId="10CA3A14">
            <w:r>
              <w:rPr>
                <w:rFonts w:hint="cs"/>
                <w:cs/>
              </w:rPr>
              <w:t>วางไว้ใต้</w:t>
            </w:r>
            <w:r>
              <w:rPr>
                <w:rFonts w:cs="Angsana New"/>
                <w:cs/>
              </w:rPr>
              <w:t xml:space="preserve"> </w:t>
            </w:r>
            <w:r>
              <w:t>smsNotificationL</w:t>
            </w:r>
            <w:r w:rsidRPr="005A3F1A">
              <w:t>ast</w:t>
            </w:r>
            <w:r>
              <w:t>Minute</w:t>
            </w:r>
            <w:r w:rsidRPr="005A3F1A">
              <w:t>Alert</w:t>
            </w:r>
          </w:p>
          <w:p w:rsidR="005C2CAC" w:rsidP="005C2CAC" w:rsidRDefault="005C2CAC" w14:paraId="3C9C5109" w14:textId="77777777">
            <w:r>
              <w:rPr>
                <w:rFonts w:hint="cs"/>
                <w:cs/>
              </w:rPr>
              <w:t xml:space="preserve">แสดงใน </w:t>
            </w:r>
            <w:r>
              <w:t>Format</w:t>
            </w:r>
          </w:p>
          <w:p w:rsidR="005C2CAC" w:rsidP="005C2CAC" w:rsidRDefault="005C2CAC" w14:paraId="19560E8E" w14:textId="43C73813">
            <w:r>
              <w:t>counterSMSNotificationL</w:t>
            </w:r>
            <w:r w:rsidRPr="005A3F1A">
              <w:t>ast</w:t>
            </w:r>
            <w:r>
              <w:t>Minute</w:t>
            </w:r>
            <w:r w:rsidRPr="005A3F1A">
              <w:t>Alert</w:t>
            </w:r>
            <w:r>
              <w:rPr>
                <w:rFonts w:cs="Angsana New"/>
                <w:cs/>
              </w:rPr>
              <w:t xml:space="preserve"> / </w:t>
            </w:r>
            <w:r>
              <w:t>250</w:t>
            </w:r>
          </w:p>
        </w:tc>
      </w:tr>
      <w:tr w:rsidRPr="008979A8" w:rsidR="005C2CAC" w:rsidTr="006820B7" w14:paraId="5B65F6C8" w14:textId="77777777">
        <w:trPr>
          <w:trHeight w:val="43"/>
        </w:trPr>
        <w:tc>
          <w:tcPr>
            <w:tcW w:w="5000" w:type="pct"/>
            <w:gridSpan w:val="3"/>
            <w:shd w:val="clear" w:color="auto" w:fill="EAF1DD" w:themeFill="accent3" w:themeFillTint="33"/>
          </w:tcPr>
          <w:p w:rsidR="005C2CAC" w:rsidP="005C2CAC" w:rsidRDefault="005C2CAC" w14:paraId="0D218E8A" w14:textId="7F411E65">
            <w:pPr>
              <w:spacing w:after="0"/>
            </w:pPr>
            <w:r>
              <w:rPr>
                <w:rFonts w:hint="cs"/>
                <w:cs/>
              </w:rPr>
              <w:t xml:space="preserve">จบ </w:t>
            </w:r>
            <w:r>
              <w:t>Loop</w:t>
            </w:r>
          </w:p>
        </w:tc>
      </w:tr>
      <w:tr w:rsidRPr="008979A8" w:rsidR="005C2CAC" w:rsidTr="006820B7" w14:paraId="283D882E" w14:textId="77777777">
        <w:trPr>
          <w:trHeight w:val="43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5C2CAC" w:rsidP="005C2CAC" w:rsidRDefault="005C2CAC" w14:paraId="3B6EE46A" w14:textId="3D29693A">
            <w:pPr>
              <w:pStyle w:val="HeaderTable"/>
            </w:pPr>
            <w:r>
              <w:t xml:space="preserve">End Last Minute Package </w:t>
            </w:r>
            <w:r>
              <w:rPr>
                <w:rFonts w:cs="Angsana New"/>
                <w:bCs/>
                <w:cs/>
                <w:lang w:bidi="th-TH"/>
              </w:rPr>
              <w:t>(</w:t>
            </w:r>
            <w:r>
              <w:t>0 min</w:t>
            </w:r>
            <w:r>
              <w:rPr>
                <w:rFonts w:cs="Angsana New"/>
                <w:bCs/>
                <w:cs/>
                <w:lang w:bidi="th-TH"/>
              </w:rPr>
              <w:t xml:space="preserve">) </w:t>
            </w:r>
            <w:r>
              <w:t>Remaining Free Resource Alert Section</w:t>
            </w:r>
          </w:p>
        </w:tc>
      </w:tr>
      <w:tr w:rsidRPr="008979A8" w:rsidR="005C2CAC" w:rsidTr="006820B7" w14:paraId="1DAD8FB5" w14:textId="77777777">
        <w:trPr>
          <w:trHeight w:val="108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5C2CAC" w:rsidP="005C2CAC" w:rsidRDefault="005C2CAC" w14:paraId="641B5DFC" w14:textId="77777777">
            <w:pPr>
              <w:pStyle w:val="HeaderTable"/>
            </w:pPr>
            <w:r>
              <w:t xml:space="preserve">SMS Confirm </w:t>
            </w:r>
            <w:r>
              <w:rPr>
                <w:rFonts w:hint="cs"/>
                <w:cs/>
                <w:lang w:bidi="th-TH"/>
              </w:rPr>
              <w:t xml:space="preserve">เมื่อสมัครแพ็กเกจ (ก่อน </w:t>
            </w:r>
            <w:r>
              <w:t>First Use</w:t>
            </w:r>
            <w:r>
              <w:rPr>
                <w:bCs/>
                <w:cs/>
                <w:lang w:bidi="th-TH"/>
              </w:rPr>
              <w:t xml:space="preserve">) </w:t>
            </w:r>
            <w:r>
              <w:t>Section</w:t>
            </w:r>
          </w:p>
          <w:p w:rsidR="005C2CAC" w:rsidP="005C2CAC" w:rsidRDefault="005C2CAC" w14:paraId="027A020E" w14:textId="13A218FC">
            <w:pPr>
              <w:pStyle w:val="HeaderTable"/>
              <w:rPr>
                <w:rtl/>
                <w:cs/>
              </w:rPr>
            </w:pPr>
            <w:r>
              <w:t xml:space="preserve">Visible </w:t>
            </w:r>
            <w:r>
              <w:rPr>
                <w:cs/>
                <w:lang w:bidi="th-TH"/>
              </w:rPr>
              <w:t xml:space="preserve">เมื่อ </w:t>
            </w:r>
            <w:r>
              <w:t>customerType</w:t>
            </w:r>
            <w:r>
              <w:rPr>
                <w:rFonts w:cs="Angsana New"/>
                <w:cs/>
                <w:lang w:bidi="th-TH"/>
              </w:rPr>
              <w:t xml:space="preserve"> </w:t>
            </w:r>
            <w:r>
              <w:rPr>
                <w:cs/>
                <w:lang w:bidi="th-TH"/>
              </w:rPr>
              <w:t xml:space="preserve">มีค่าเป็น </w:t>
            </w:r>
            <w:r>
              <w:rPr>
                <w:rFonts w:cs="Angsana New"/>
                <w:cs/>
                <w:lang w:bidi="th-TH"/>
              </w:rPr>
              <w:t>“</w:t>
            </w:r>
            <w:r>
              <w:t>Pre</w:t>
            </w:r>
            <w:r>
              <w:rPr>
                <w:rFonts w:cs="Angsana New"/>
                <w:cs/>
                <w:lang w:bidi="th-TH"/>
              </w:rPr>
              <w:t>-</w:t>
            </w:r>
            <w:r>
              <w:t>paid</w:t>
            </w:r>
            <w:r>
              <w:rPr>
                <w:rFonts w:cs="Angsana New"/>
                <w:cs/>
                <w:lang w:bidi="th-TH"/>
              </w:rPr>
              <w:t>” หรือ “</w:t>
            </w:r>
            <w:r>
              <w:t>Hybrid</w:t>
            </w:r>
            <w:r>
              <w:rPr>
                <w:bCs/>
                <w:cs/>
                <w:lang w:bidi="th-TH"/>
              </w:rPr>
              <w:t>-</w:t>
            </w:r>
            <w:r>
              <w:t>Post</w:t>
            </w:r>
            <w:r>
              <w:rPr>
                <w:rFonts w:cs="Angsana New"/>
                <w:cs/>
                <w:lang w:bidi="th-TH"/>
              </w:rPr>
              <w:t xml:space="preserve">” และ </w:t>
            </w:r>
            <w:r>
              <w:rPr>
                <w:rFonts w:cs="Angsana New"/>
              </w:rPr>
              <w:t xml:space="preserve">PO Group </w:t>
            </w:r>
            <w:r>
              <w:rPr>
                <w:bCs/>
                <w:cs/>
                <w:lang w:bidi="th-TH"/>
              </w:rPr>
              <w:t>= “</w:t>
            </w:r>
            <w:r>
              <w:rPr>
                <w:rFonts w:cs="Angsana New"/>
              </w:rPr>
              <w:t>IR</w:t>
            </w:r>
            <w:r>
              <w:rPr>
                <w:bCs/>
                <w:cs/>
                <w:lang w:bidi="th-TH"/>
              </w:rPr>
              <w:t>”</w:t>
            </w:r>
            <w:r w:rsidDel="008A524D">
              <w:rPr>
                <w:bCs/>
                <w:cs/>
                <w:lang w:bidi="th-TH"/>
              </w:rPr>
              <w:t xml:space="preserve"> </w:t>
            </w:r>
            <w:r>
              <w:rPr>
                <w:rFonts w:cs="Angsana New"/>
                <w:cs/>
                <w:lang w:bidi="th-TH"/>
              </w:rPr>
              <w:t>ถ้าไม่ใช่ให้เคลียร์ค่า</w:t>
            </w:r>
            <w:r w:rsidDel="008A524D">
              <w:rPr>
                <w:bCs/>
                <w:cs/>
                <w:lang w:bidi="th-TH"/>
              </w:rPr>
              <w:t xml:space="preserve"> </w:t>
            </w:r>
          </w:p>
        </w:tc>
      </w:tr>
      <w:tr w:rsidRPr="008979A8" w:rsidR="005C2CAC" w:rsidTr="006820B7" w14:paraId="0DD09EAE" w14:textId="77777777">
        <w:trPr>
          <w:trHeight w:val="72"/>
        </w:trPr>
        <w:tc>
          <w:tcPr>
            <w:tcW w:w="877" w:type="pct"/>
          </w:tcPr>
          <w:p w:rsidR="005C2CAC" w:rsidP="005C2CAC" w:rsidRDefault="005C2CAC" w14:paraId="49992BDA" w14:textId="68B9306F">
            <w:r>
              <w:t>smsConfirmFirstUseFlag</w:t>
            </w:r>
          </w:p>
        </w:tc>
        <w:tc>
          <w:tcPr>
            <w:tcW w:w="1022" w:type="pct"/>
          </w:tcPr>
          <w:p w:rsidR="005C2CAC" w:rsidP="005C2CAC" w:rsidRDefault="005C2CAC" w14:paraId="143426F6" w14:textId="2383F9A7">
            <w:r>
              <w:t>Drop Down List</w:t>
            </w:r>
          </w:p>
        </w:tc>
        <w:tc>
          <w:tcPr>
            <w:tcW w:w="3101" w:type="pct"/>
          </w:tcPr>
          <w:p w:rsidR="005C2CAC" w:rsidP="005C2CAC" w:rsidRDefault="005C2CAC" w14:paraId="085F805E" w14:textId="77777777">
            <w:pPr>
              <w:rPr>
                <w:color w:val="FF0000"/>
              </w:rPr>
            </w:pPr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Angsana New"/>
                <w:color w:val="FF0000"/>
                <w:cs/>
              </w:rPr>
              <w:t>*</w:t>
            </w:r>
            <w:r>
              <w:rPr>
                <w:color w:val="FF0000"/>
              </w:rPr>
              <w:t>Send Flag</w:t>
            </w:r>
          </w:p>
          <w:p w:rsidR="005C2CAC" w:rsidP="005C2CAC" w:rsidRDefault="005C2CAC" w14:paraId="52CC58FC" w14:textId="77777777">
            <w:pPr>
              <w:spacing w:after="0"/>
            </w:pPr>
            <w:r>
              <w:t xml:space="preserve">Default Value </w:t>
            </w:r>
            <w:r>
              <w:rPr>
                <w:rFonts w:cs="Angsana New"/>
                <w:cs/>
              </w:rPr>
              <w:t xml:space="preserve">: ถ้า </w:t>
            </w:r>
            <w:r>
              <w:rPr>
                <w:rFonts w:cs="Angsana New"/>
              </w:rPr>
              <w:t xml:space="preserve">PO Group </w:t>
            </w:r>
            <w:r>
              <w:rPr>
                <w:rFonts w:cs="Angsana New"/>
                <w:cs/>
              </w:rPr>
              <w:t>= 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</w:p>
          <w:p w:rsidR="005C2CAC" w:rsidP="005C2CAC" w:rsidRDefault="005C2CAC" w14:paraId="047E964A" w14:textId="77777777">
            <w:r>
              <w:rPr>
                <w:cs/>
              </w:rPr>
              <w:t xml:space="preserve">ถ้าไม่ใช่ให้ </w:t>
            </w:r>
            <w:r>
              <w:t xml:space="preserve">smsConfirmFirstUseSendFlag </w:t>
            </w:r>
            <w:r>
              <w:rPr>
                <w:rFonts w:cs="Angsana New"/>
                <w:cs/>
              </w:rPr>
              <w:t>= “</w:t>
            </w:r>
            <w:r>
              <w:t>Don</w:t>
            </w:r>
            <w:r>
              <w:rPr>
                <w:rFonts w:cs="Angsana New"/>
                <w:cs/>
              </w:rPr>
              <w:t>’</w:t>
            </w:r>
            <w:r>
              <w:t>t Send</w:t>
            </w:r>
            <w:r>
              <w:rPr>
                <w:rFonts w:cs="Angsana New"/>
                <w:cs/>
              </w:rPr>
              <w:t>”</w:t>
            </w:r>
          </w:p>
          <w:p w:rsidR="005C2CAC" w:rsidP="005C2CAC" w:rsidRDefault="005C2CAC" w14:paraId="07584717" w14:textId="77777777">
            <w:r>
              <w:rPr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 xml:space="preserve">: </w:t>
            </w:r>
            <w:r>
              <w:t xml:space="preserve">Logic Default </w:t>
            </w:r>
            <w:r>
              <w:rPr>
                <w:cs/>
              </w:rPr>
              <w:t xml:space="preserve">ทำเมื่อ </w:t>
            </w:r>
            <w:r>
              <w:t xml:space="preserve">Visible </w:t>
            </w:r>
            <w:r>
              <w:rPr>
                <w:cs/>
              </w:rPr>
              <w:t>เท่านั้น</w:t>
            </w:r>
          </w:p>
          <w:p w:rsidR="005C2CAC" w:rsidP="005C2CAC" w:rsidRDefault="005C2CAC" w14:paraId="60ABE54A" w14:textId="77777777">
            <w:pPr>
              <w:rPr>
                <w:rFonts w:cs="CordiaUPC"/>
                <w:cs/>
              </w:rPr>
            </w:pPr>
            <w:r>
              <w:t xml:space="preserve">List of Value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cs/>
              </w:rPr>
              <w:t>ดึงข้อมูลจาก</w:t>
            </w:r>
            <w:r>
              <w:rPr>
                <w:rFonts w:cs="Angsana New"/>
                <w:cs/>
              </w:rPr>
              <w:t xml:space="preserve"> </w:t>
            </w:r>
            <w:r>
              <w:t xml:space="preserve">DB </w:t>
            </w:r>
            <w:r>
              <w:rPr>
                <w:cs/>
              </w:rPr>
              <w:t>ที่</w:t>
            </w:r>
            <w:r>
              <w:t xml:space="preserve"> Table</w:t>
            </w:r>
            <w:r>
              <w:rPr>
                <w:cs/>
              </w:rPr>
              <w:t xml:space="preserve"> </w:t>
            </w:r>
            <w:r>
              <w:t>FLW_CFG_LOV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cs/>
              </w:rPr>
              <w:t xml:space="preserve">โดย </w:t>
            </w:r>
            <w:r>
              <w:t>group_type</w:t>
            </w:r>
            <w:r>
              <w:rPr>
                <w:cs/>
              </w:rPr>
              <w:t xml:space="preserve"> </w:t>
            </w:r>
            <w:r>
              <w:rPr>
                <w:rFonts w:cs="Angsana New"/>
                <w:cs/>
              </w:rPr>
              <w:t>= ‘</w:t>
            </w:r>
            <w:r>
              <w:rPr>
                <w:rFonts w:cs="CordiaUPC"/>
              </w:rPr>
              <w:t>Send Flag</w:t>
            </w:r>
            <w:r>
              <w:rPr>
                <w:rFonts w:cs="Angsana New"/>
                <w:cs/>
              </w:rPr>
              <w:t>’</w:t>
            </w:r>
          </w:p>
          <w:p w:rsidR="005C2CAC" w:rsidP="005C2CAC" w:rsidRDefault="005C2CAC" w14:paraId="3D8840F8" w14:textId="77777777">
            <w:pPr>
              <w:spacing w:after="0"/>
            </w:pPr>
            <w:r>
              <w:rPr>
                <w:rFonts w:cs="Angsana New"/>
                <w:cs/>
              </w:rPr>
              <w:t xml:space="preserve">ถ้าเลือก </w:t>
            </w:r>
            <w:r>
              <w:t xml:space="preserve">smsConfirmFirstUseSendFlag </w:t>
            </w:r>
            <w:r>
              <w:rPr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t>Don</w:t>
            </w:r>
            <w:r>
              <w:rPr>
                <w:rFonts w:cs="Angsana New"/>
                <w:cs/>
              </w:rPr>
              <w:t>’</w:t>
            </w:r>
            <w:r>
              <w:t>t Send</w:t>
            </w:r>
            <w:r>
              <w:rPr>
                <w:rFonts w:cs="Angsana New"/>
                <w:cs/>
              </w:rPr>
              <w:t>”</w:t>
            </w:r>
          </w:p>
          <w:p w:rsidR="005C2CAC" w:rsidP="005C2CAC" w:rsidRDefault="005C2CAC" w14:paraId="2F3131F4" w14:textId="77777777">
            <w:pPr>
              <w:pStyle w:val="ListParagraph"/>
              <w:numPr>
                <w:ilvl w:val="0"/>
                <w:numId w:val="436"/>
              </w:numPr>
              <w:spacing w:after="0"/>
            </w:pPr>
            <w:r>
              <w:rPr>
                <w:cs/>
              </w:rPr>
              <w:t xml:space="preserve">ให้ </w:t>
            </w:r>
            <w:r>
              <w:t xml:space="preserve">Invisible Field </w:t>
            </w:r>
            <w:r>
              <w:rPr>
                <w:cs/>
              </w:rPr>
              <w:t xml:space="preserve">อื่นๆใน </w:t>
            </w:r>
            <w:r>
              <w:t xml:space="preserve">Section </w:t>
            </w:r>
            <w:r>
              <w:rPr>
                <w:cs/>
              </w:rPr>
              <w:t>นี้</w:t>
            </w:r>
          </w:p>
          <w:p w:rsidR="005C2CAC" w:rsidP="005C2CAC" w:rsidRDefault="005C2CAC" w14:paraId="0D56188A" w14:textId="77777777">
            <w:pPr>
              <w:spacing w:after="0"/>
            </w:pPr>
            <w:r>
              <w:rPr>
                <w:cs/>
              </w:rPr>
              <w:t xml:space="preserve">ถ้าเลือก </w:t>
            </w:r>
            <w:r>
              <w:t xml:space="preserve">smsConfirmFirstUseSendFlag </w:t>
            </w:r>
            <w:r>
              <w:rPr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</w:p>
          <w:p w:rsidR="005C2CAC" w:rsidP="005C2CAC" w:rsidRDefault="005C2CAC" w14:paraId="3AF810C5" w14:textId="77777777">
            <w:pPr>
              <w:pStyle w:val="ListParagraph"/>
              <w:numPr>
                <w:ilvl w:val="0"/>
                <w:numId w:val="436"/>
              </w:numPr>
              <w:spacing w:after="0"/>
            </w:pPr>
            <w:r>
              <w:rPr>
                <w:cs/>
              </w:rPr>
              <w:t xml:space="preserve">ให้ </w:t>
            </w:r>
            <w:r>
              <w:t xml:space="preserve">Visible Field </w:t>
            </w:r>
            <w:r>
              <w:rPr>
                <w:cs/>
              </w:rPr>
              <w:t xml:space="preserve">อื่นๆใน </w:t>
            </w:r>
            <w:r>
              <w:t xml:space="preserve">Section </w:t>
            </w:r>
            <w:r>
              <w:rPr>
                <w:cs/>
              </w:rPr>
              <w:t>นี้</w:t>
            </w:r>
          </w:p>
          <w:p w:rsidR="005C2CAC" w:rsidP="005C2CAC" w:rsidRDefault="005C2CAC" w14:paraId="2FC759E6" w14:textId="3DA97DB5">
            <w:pPr>
              <w:pStyle w:val="ListParagraph"/>
              <w:spacing w:after="0"/>
              <w:rPr>
                <w:cs/>
              </w:rPr>
            </w:pPr>
          </w:p>
        </w:tc>
      </w:tr>
      <w:tr w:rsidRPr="008979A8" w:rsidR="005C2CAC" w:rsidTr="006820B7" w14:paraId="1AF966E9" w14:textId="77777777">
        <w:trPr>
          <w:trHeight w:val="72"/>
        </w:trPr>
        <w:tc>
          <w:tcPr>
            <w:tcW w:w="877" w:type="pct"/>
          </w:tcPr>
          <w:p w:rsidR="005C2CAC" w:rsidDel="008A524D" w:rsidP="005C2CAC" w:rsidRDefault="005C2CAC" w14:paraId="277095B0" w14:textId="59A8169A">
            <w:r>
              <w:t>smsConfirmFirstUseExpiredOn</w:t>
            </w:r>
          </w:p>
        </w:tc>
        <w:tc>
          <w:tcPr>
            <w:tcW w:w="1022" w:type="pct"/>
          </w:tcPr>
          <w:p w:rsidR="005C2CAC" w:rsidDel="008A524D" w:rsidP="005C2CAC" w:rsidRDefault="005C2CAC" w14:paraId="252B486C" w14:textId="20780543">
            <w:r>
              <w:t>Text Box</w:t>
            </w:r>
          </w:p>
        </w:tc>
        <w:tc>
          <w:tcPr>
            <w:tcW w:w="3101" w:type="pct"/>
          </w:tcPr>
          <w:p w:rsidR="005C2CAC" w:rsidP="005C2CAC" w:rsidRDefault="005C2CAC" w14:paraId="376EA3B9" w14:textId="77777777">
            <w:pPr>
              <w:rPr>
                <w:color w:val="FF0000"/>
              </w:rPr>
            </w:pPr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Angsana New"/>
                <w:color w:val="FF0000"/>
                <w:cs/>
              </w:rPr>
              <w:t>*</w:t>
            </w:r>
            <w:r>
              <w:rPr>
                <w:color w:val="FF0000"/>
              </w:rPr>
              <w:t>Expired On</w:t>
            </w:r>
          </w:p>
          <w:p w:rsidR="005C2CAC" w:rsidP="005C2CAC" w:rsidRDefault="005C2CAC" w14:paraId="2A8BB584" w14:textId="77777777">
            <w:r>
              <w:t xml:space="preserve">Visble </w:t>
            </w:r>
            <w:r>
              <w:rPr>
                <w:cs/>
              </w:rPr>
              <w:t xml:space="preserve">เมื่อ </w:t>
            </w:r>
            <w:r>
              <w:t>smsConfirmFirstUseSendFlag</w:t>
            </w:r>
            <w:r>
              <w:rPr>
                <w:cs/>
              </w:rPr>
              <w:t xml:space="preserve"> มีค่าเป็น </w:t>
            </w:r>
            <w:r>
              <w:rPr>
                <w:rFonts w:cs="Angsana New"/>
                <w:cs/>
              </w:rPr>
              <w:t>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</w:p>
          <w:p w:rsidR="005C2CAC" w:rsidDel="008A524D" w:rsidP="005C2CAC" w:rsidRDefault="005C2CAC" w14:paraId="088615A7" w14:textId="4CBF6377">
            <w:pPr>
              <w:pStyle w:val="ListParagraph"/>
              <w:spacing w:after="0"/>
            </w:pPr>
            <w:r>
              <w:rPr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cs/>
              </w:rPr>
              <w:t>ใส่ได้เฉพาะตัวเลขเท่านั้น</w:t>
            </w:r>
          </w:p>
        </w:tc>
      </w:tr>
      <w:tr w:rsidRPr="008979A8" w:rsidR="005C2CAC" w:rsidTr="006820B7" w14:paraId="62692E98" w14:textId="77777777">
        <w:trPr>
          <w:trHeight w:val="72"/>
        </w:trPr>
        <w:tc>
          <w:tcPr>
            <w:tcW w:w="877" w:type="pct"/>
          </w:tcPr>
          <w:p w:rsidR="005C2CAC" w:rsidDel="008A524D" w:rsidP="005C2CAC" w:rsidRDefault="005C2CAC" w14:paraId="29E9C40D" w14:textId="6557B641">
            <w:r>
              <w:t>smsConfirmFirstUseExpiredOn Unit</w:t>
            </w:r>
          </w:p>
        </w:tc>
        <w:tc>
          <w:tcPr>
            <w:tcW w:w="1022" w:type="pct"/>
          </w:tcPr>
          <w:p w:rsidR="005C2CAC" w:rsidDel="008A524D" w:rsidP="005C2CAC" w:rsidRDefault="005C2CAC" w14:paraId="0812E8D0" w14:textId="70F7B646">
            <w:r>
              <w:t>Drop Down List</w:t>
            </w:r>
          </w:p>
        </w:tc>
        <w:tc>
          <w:tcPr>
            <w:tcW w:w="3101" w:type="pct"/>
          </w:tcPr>
          <w:p w:rsidR="005C2CAC" w:rsidP="005C2CAC" w:rsidRDefault="005C2CAC" w14:paraId="6A189363" w14:textId="77777777">
            <w:r>
              <w:rPr>
                <w:cs/>
              </w:rPr>
              <w:t xml:space="preserve">วางต่อจาก </w:t>
            </w:r>
            <w:r>
              <w:t>beforeFeeDeduction</w:t>
            </w:r>
          </w:p>
          <w:p w:rsidR="005C2CAC" w:rsidP="005C2CAC" w:rsidRDefault="005C2CAC" w14:paraId="4BDB35D3" w14:textId="77777777">
            <w:r>
              <w:t>Visble</w:t>
            </w:r>
            <w:r>
              <w:rPr>
                <w:rFonts w:hint="cs" w:cs="CordiaUPC"/>
                <w:cs/>
              </w:rPr>
              <w:t xml:space="preserve"> </w:t>
            </w:r>
            <w:r>
              <w:rPr>
                <w:cs/>
              </w:rPr>
              <w:t xml:space="preserve">เมื่อ </w:t>
            </w:r>
            <w:r>
              <w:t>smsConfirmFirstUseSendFlag</w:t>
            </w:r>
            <w:r>
              <w:rPr>
                <w:cs/>
              </w:rPr>
              <w:t xml:space="preserve"> มีค่าเป็น </w:t>
            </w:r>
            <w:r>
              <w:rPr>
                <w:rFonts w:cs="Angsana New"/>
                <w:cs/>
              </w:rPr>
              <w:t>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</w:p>
          <w:p w:rsidR="005C2CAC" w:rsidDel="008A524D" w:rsidP="005C2CAC" w:rsidRDefault="005C2CAC" w14:paraId="587A2EFB" w14:textId="33ACB8F8">
            <w:pPr>
              <w:pStyle w:val="ListParagraph"/>
              <w:spacing w:after="0"/>
            </w:pPr>
            <w:r>
              <w:t xml:space="preserve">List of Value </w:t>
            </w:r>
            <w:r>
              <w:rPr>
                <w:rFonts w:cs="Angsana New"/>
                <w:cs/>
              </w:rPr>
              <w:t>: ดึงข้อมูลจาก</w:t>
            </w:r>
            <w:r>
              <w:rPr>
                <w:rFonts w:cs="CordiaUPC"/>
              </w:rPr>
              <w:t xml:space="preserve">DB </w:t>
            </w:r>
            <w:r>
              <w:rPr>
                <w:rFonts w:cs="Angsana New"/>
                <w:cs/>
              </w:rPr>
              <w:t xml:space="preserve">ที่ </w:t>
            </w:r>
            <w:r>
              <w:rPr>
                <w:rFonts w:cs="CordiaUPC"/>
              </w:rPr>
              <w:t xml:space="preserve">Table FLW_CFG_LOV </w:t>
            </w:r>
            <w:r>
              <w:rPr>
                <w:rFonts w:cs="Angsana New"/>
                <w:cs/>
              </w:rPr>
              <w:t xml:space="preserve">โดย </w:t>
            </w:r>
            <w:r>
              <w:rPr>
                <w:rFonts w:cs="CordiaUPC"/>
              </w:rPr>
              <w:t xml:space="preserve">group_type </w:t>
            </w:r>
            <w:r>
              <w:rPr>
                <w:rFonts w:cs="Angsana New"/>
                <w:cs/>
              </w:rPr>
              <w:t>= ‘</w:t>
            </w:r>
            <w:r>
              <w:rPr>
                <w:rFonts w:cs="CordiaUPC"/>
              </w:rPr>
              <w:t>Duration Unit</w:t>
            </w:r>
            <w:r>
              <w:rPr>
                <w:rFonts w:cs="Angsana New"/>
                <w:cs/>
              </w:rPr>
              <w:t>’และ</w:t>
            </w:r>
            <w:r>
              <w:rPr>
                <w:rFonts w:cs="CordiaUPC"/>
              </w:rPr>
              <w:t xml:space="preserve"> par_row_id</w:t>
            </w:r>
            <w:r>
              <w:t xml:space="preserve">_concat </w:t>
            </w:r>
            <w:r>
              <w:rPr>
                <w:cs/>
              </w:rPr>
              <w:t xml:space="preserve">ประกอบด้วย </w:t>
            </w:r>
            <w:r>
              <w:t>customerType</w:t>
            </w:r>
          </w:p>
        </w:tc>
      </w:tr>
      <w:tr w:rsidRPr="008979A8" w:rsidR="005C2CAC" w:rsidTr="006820B7" w14:paraId="6788154B" w14:textId="77777777">
        <w:trPr>
          <w:trHeight w:val="72"/>
        </w:trPr>
        <w:tc>
          <w:tcPr>
            <w:tcW w:w="877" w:type="pct"/>
          </w:tcPr>
          <w:p w:rsidR="005C2CAC" w:rsidDel="008A524D" w:rsidP="005C2CAC" w:rsidRDefault="005C2CAC" w14:paraId="2DB922DE" w14:textId="0440C95B">
            <w:r>
              <w:t>defaultWordingFlag</w:t>
            </w:r>
          </w:p>
        </w:tc>
        <w:tc>
          <w:tcPr>
            <w:tcW w:w="1022" w:type="pct"/>
          </w:tcPr>
          <w:p w:rsidR="005C2CAC" w:rsidDel="008A524D" w:rsidP="005C2CAC" w:rsidRDefault="005C2CAC" w14:paraId="327B6CA6" w14:textId="44795192">
            <w:r>
              <w:t>Radio Button</w:t>
            </w:r>
          </w:p>
        </w:tc>
        <w:tc>
          <w:tcPr>
            <w:tcW w:w="3101" w:type="pct"/>
          </w:tcPr>
          <w:p w:rsidR="005C2CAC" w:rsidP="005C2CAC" w:rsidRDefault="005C2CAC" w14:paraId="7D3B19A3" w14:textId="77777777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Angsana New"/>
                <w:color w:val="FF0000"/>
                <w:cs/>
              </w:rPr>
              <w:t>*</w:t>
            </w:r>
            <w:r>
              <w:rPr>
                <w:color w:val="FF0000"/>
              </w:rPr>
              <w:t>Default Wording</w:t>
            </w:r>
          </w:p>
          <w:p w:rsidR="005C2CAC" w:rsidP="005C2CAC" w:rsidRDefault="005C2CAC" w14:paraId="5F538CFB" w14:textId="77777777">
            <w:pPr>
              <w:rPr>
                <w:rFonts w:cs="CordiaUPC"/>
              </w:rPr>
            </w:pPr>
            <w:r>
              <w:t xml:space="preserve">List of Value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cs/>
              </w:rPr>
              <w:t>ดึงข้อมูลจาก</w:t>
            </w:r>
            <w:r>
              <w:t xml:space="preserve">DB </w:t>
            </w:r>
            <w:r>
              <w:rPr>
                <w:cs/>
              </w:rPr>
              <w:t>ที่</w:t>
            </w:r>
            <w:r>
              <w:t xml:space="preserve"> Table</w:t>
            </w:r>
            <w:r>
              <w:rPr>
                <w:cs/>
              </w:rPr>
              <w:t xml:space="preserve"> </w:t>
            </w:r>
            <w:r>
              <w:t>FLW_CFG_LOV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cs/>
              </w:rPr>
              <w:t xml:space="preserve">โดย </w:t>
            </w:r>
            <w:r>
              <w:t>group_type</w:t>
            </w:r>
            <w:r>
              <w:rPr>
                <w:cs/>
              </w:rPr>
              <w:t xml:space="preserve"> </w:t>
            </w:r>
            <w:r>
              <w:rPr>
                <w:rFonts w:cs="Angsana New"/>
                <w:cs/>
              </w:rPr>
              <w:t>= ‘</w:t>
            </w:r>
            <w:r>
              <w:rPr>
                <w:rFonts w:cs="CordiaUPC"/>
              </w:rPr>
              <w:t>YesNoIndicator</w:t>
            </w:r>
            <w:r>
              <w:rPr>
                <w:rFonts w:cs="Angsana New"/>
                <w:cs/>
              </w:rPr>
              <w:t>’</w:t>
            </w:r>
          </w:p>
          <w:p w:rsidR="005C2CAC" w:rsidP="005C2CAC" w:rsidRDefault="005C2CAC" w14:paraId="2354624F" w14:textId="77777777">
            <w:pPr>
              <w:rPr>
                <w:rFonts w:cs="CordiaUPC"/>
              </w:rPr>
            </w:pPr>
            <w:r>
              <w:rPr>
                <w:rFonts w:cs="Angsana New"/>
                <w:cs/>
              </w:rPr>
              <w:t>ถ้าค่าเป็น “</w:t>
            </w:r>
            <w:r>
              <w:rPr>
                <w:rFonts w:cs="CordiaUPC"/>
              </w:rPr>
              <w:t>Yes</w:t>
            </w:r>
            <w:r>
              <w:rPr>
                <w:rFonts w:cs="Angsana New"/>
                <w:cs/>
              </w:rPr>
              <w:t xml:space="preserve">” ให้ </w:t>
            </w:r>
            <w:r>
              <w:rPr>
                <w:rFonts w:cs="CordiaUPC"/>
              </w:rPr>
              <w:t xml:space="preserve">Disable Field </w:t>
            </w:r>
            <w:r>
              <w:t xml:space="preserve">smsConfirmFirstUse </w:t>
            </w:r>
            <w:r>
              <w:rPr>
                <w:cs/>
              </w:rPr>
              <w:t xml:space="preserve">ทุกภาษา และ </w:t>
            </w:r>
            <w:r>
              <w:t xml:space="preserve">Default </w:t>
            </w:r>
            <w:r>
              <w:rPr>
                <w:cs/>
              </w:rPr>
              <w:t xml:space="preserve">ตามที่ </w:t>
            </w:r>
            <w:r>
              <w:t xml:space="preserve">Configure </w:t>
            </w:r>
            <w:r>
              <w:rPr>
                <w:cs/>
              </w:rPr>
              <w:t>ที่</w:t>
            </w:r>
            <w:r>
              <w:t xml:space="preserve"> Table</w:t>
            </w:r>
            <w:r>
              <w:rPr>
                <w:cs/>
              </w:rPr>
              <w:t xml:space="preserve"> </w:t>
            </w:r>
            <w:r>
              <w:t>FLW_CFG_LOV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cs/>
              </w:rPr>
              <w:t xml:space="preserve">โดย </w:t>
            </w:r>
            <w:r>
              <w:t>group_type</w:t>
            </w:r>
            <w:r>
              <w:rPr>
                <w:cs/>
              </w:rPr>
              <w:t xml:space="preserve"> </w:t>
            </w:r>
            <w:r>
              <w:rPr>
                <w:rFonts w:cs="Angsana New"/>
                <w:cs/>
              </w:rPr>
              <w:t>= ‘</w:t>
            </w:r>
            <w:r>
              <w:rPr>
                <w:rFonts w:cs="CordiaUPC"/>
              </w:rPr>
              <w:t>Default SMS Wording</w:t>
            </w:r>
            <w:r>
              <w:rPr>
                <w:rFonts w:cs="Angsana New"/>
                <w:cs/>
              </w:rPr>
              <w:t xml:space="preserve">’ และ </w:t>
            </w:r>
            <w:r>
              <w:rPr>
                <w:rFonts w:cs="CordiaUPC"/>
              </w:rPr>
              <w:t xml:space="preserve">lov_type </w:t>
            </w:r>
            <w:r>
              <w:rPr>
                <w:rFonts w:cs="Angsana New"/>
                <w:cs/>
              </w:rPr>
              <w:t>= ‘</w:t>
            </w:r>
            <w:r>
              <w:t>Before Fee Deduct</w:t>
            </w:r>
            <w:r>
              <w:rPr>
                <w:rFonts w:cs="Angsana New"/>
                <w:cs/>
              </w:rPr>
              <w:t>’</w:t>
            </w:r>
          </w:p>
          <w:p w:rsidR="005C2CAC" w:rsidP="005C2CAC" w:rsidRDefault="005C2CAC" w14:paraId="774C4477" w14:textId="77777777">
            <w:pPr>
              <w:pStyle w:val="ListParagraph"/>
              <w:numPr>
                <w:ilvl w:val="0"/>
                <w:numId w:val="436"/>
              </w:numPr>
              <w:spacing w:after="0"/>
            </w:pPr>
            <w:r>
              <w:t xml:space="preserve">Eng </w:t>
            </w:r>
            <w:r>
              <w:rPr>
                <w:rFonts w:cs="Angsana New"/>
                <w:cs/>
              </w:rPr>
              <w:t xml:space="preserve">= </w:t>
            </w:r>
            <w:r>
              <w:t>lov_val2</w:t>
            </w:r>
          </w:p>
          <w:p w:rsidR="005C2CAC" w:rsidP="005C2CAC" w:rsidRDefault="005C2CAC" w14:paraId="43EB8C48" w14:textId="77777777">
            <w:pPr>
              <w:pStyle w:val="ListParagraph"/>
              <w:numPr>
                <w:ilvl w:val="0"/>
                <w:numId w:val="436"/>
              </w:numPr>
              <w:spacing w:after="0"/>
            </w:pPr>
            <w:r>
              <w:t xml:space="preserve">THA </w:t>
            </w:r>
            <w:r>
              <w:rPr>
                <w:rFonts w:cs="Angsana New"/>
                <w:cs/>
              </w:rPr>
              <w:t xml:space="preserve">= </w:t>
            </w:r>
            <w:r>
              <w:t>lov_val3</w:t>
            </w:r>
          </w:p>
          <w:p w:rsidR="005C2CAC" w:rsidDel="008A524D" w:rsidP="005C2CAC" w:rsidRDefault="005C2CAC" w14:paraId="4403F984" w14:textId="3E717428">
            <w:pPr>
              <w:pStyle w:val="ListParagraph"/>
              <w:spacing w:after="0"/>
            </w:pPr>
            <w:r>
              <w:rPr>
                <w:cs/>
              </w:rPr>
              <w:t xml:space="preserve">ถ้าเป็น </w:t>
            </w:r>
            <w:r>
              <w:rPr>
                <w:rFonts w:cs="Angsana New"/>
                <w:cs/>
              </w:rPr>
              <w:t>“</w:t>
            </w:r>
            <w:r>
              <w:t>No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cs/>
              </w:rPr>
              <w:t xml:space="preserve">ให้ </w:t>
            </w:r>
            <w:r>
              <w:t xml:space="preserve">Enable Field smsConfirmFirstUse </w:t>
            </w:r>
            <w:r>
              <w:rPr>
                <w:cs/>
              </w:rPr>
              <w:t>ทุกภาษา</w:t>
            </w:r>
          </w:p>
        </w:tc>
      </w:tr>
      <w:tr w:rsidRPr="008979A8" w:rsidR="005C2CAC" w:rsidTr="006820B7" w14:paraId="53BFE5F3" w14:textId="77777777">
        <w:trPr>
          <w:trHeight w:val="72"/>
        </w:trPr>
        <w:tc>
          <w:tcPr>
            <w:tcW w:w="5000" w:type="pct"/>
            <w:gridSpan w:val="3"/>
            <w:shd w:val="clear" w:color="auto" w:fill="D9D9D9" w:themeFill="background1" w:themeFillShade="D9"/>
          </w:tcPr>
          <w:p w:rsidR="005C2CAC" w:rsidP="005C2CAC" w:rsidRDefault="005C2CAC" w14:paraId="6F385F80" w14:textId="77777777">
            <w:r>
              <w:t xml:space="preserve">Visble </w:t>
            </w:r>
            <w:r>
              <w:rPr>
                <w:cs/>
              </w:rPr>
              <w:t xml:space="preserve">เมื่อ </w:t>
            </w:r>
            <w:r>
              <w:t>smsConfirmFirstUseSendFlag</w:t>
            </w:r>
            <w:r>
              <w:rPr>
                <w:cs/>
              </w:rPr>
              <w:t xml:space="preserve"> มีค่าเป็น </w:t>
            </w:r>
            <w:r>
              <w:rPr>
                <w:rFonts w:cs="Angsana New"/>
                <w:cs/>
              </w:rPr>
              <w:t>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</w:p>
          <w:p w:rsidR="005C2CAC" w:rsidDel="008A524D" w:rsidP="005C2CAC" w:rsidRDefault="005C2CAC" w14:paraId="0D3C0CB3" w14:textId="0B7761BB">
            <w:pPr>
              <w:spacing w:after="0"/>
            </w:pPr>
            <w:r>
              <w:rPr>
                <w:cs/>
              </w:rPr>
              <w:t xml:space="preserve">ให้ </w:t>
            </w:r>
            <w:r>
              <w:t xml:space="preserve">Loop </w:t>
            </w:r>
            <w:r>
              <w:rPr>
                <w:cs/>
              </w:rPr>
              <w:t xml:space="preserve">แสดง </w:t>
            </w:r>
            <w:r>
              <w:t xml:space="preserve">field </w:t>
            </w:r>
            <w:r>
              <w:rPr>
                <w:cs/>
              </w:rPr>
              <w:t xml:space="preserve">ตามจำนวน </w:t>
            </w:r>
            <w:r>
              <w:t xml:space="preserve">Language </w:t>
            </w:r>
            <w:r>
              <w:rPr>
                <w:cs/>
              </w:rPr>
              <w:t>ที่เลือกมาก</w:t>
            </w:r>
          </w:p>
        </w:tc>
      </w:tr>
      <w:tr w:rsidRPr="008979A8" w:rsidR="005C2CAC" w:rsidTr="006820B7" w14:paraId="66AFC8FC" w14:textId="77777777">
        <w:trPr>
          <w:trHeight w:val="72"/>
        </w:trPr>
        <w:tc>
          <w:tcPr>
            <w:tcW w:w="877" w:type="pct"/>
          </w:tcPr>
          <w:p w:rsidR="005C2CAC" w:rsidDel="008A524D" w:rsidP="005C2CAC" w:rsidRDefault="005C2CAC" w14:paraId="1DFE757B" w14:textId="2D6A763E">
            <w:r>
              <w:t>langAbb</w:t>
            </w:r>
          </w:p>
        </w:tc>
        <w:tc>
          <w:tcPr>
            <w:tcW w:w="1022" w:type="pct"/>
          </w:tcPr>
          <w:p w:rsidR="005C2CAC" w:rsidDel="008A524D" w:rsidP="005C2CAC" w:rsidRDefault="005C2CAC" w14:paraId="45EDA495" w14:textId="6846E9C9">
            <w:r>
              <w:t>Text Area</w:t>
            </w:r>
          </w:p>
        </w:tc>
        <w:tc>
          <w:tcPr>
            <w:tcW w:w="3101" w:type="pct"/>
          </w:tcPr>
          <w:p w:rsidR="005C2CAC" w:rsidP="005C2CAC" w:rsidRDefault="005C2CAC" w14:paraId="0383A5E1" w14:textId="77777777">
            <w:r>
              <w:rPr>
                <w:rFonts w:ascii="Segoe UI" w:hAnsi="Segoe UI" w:cs="Segoe UI"/>
                <w:sz w:val="18"/>
                <w:szCs w:val="18"/>
              </w:rPr>
              <w:t>langAbb</w:t>
            </w:r>
            <w:r>
              <w:rPr>
                <w:rFonts w:cs="Angsana New"/>
                <w:cs/>
              </w:rPr>
              <w:t xml:space="preserve"> = </w:t>
            </w:r>
            <w:r>
              <w:t>language</w:t>
            </w:r>
            <w:r>
              <w:rPr>
                <w:rFonts w:cs="Angsana New"/>
                <w:cs/>
              </w:rPr>
              <w:t>.</w:t>
            </w:r>
            <w:r>
              <w:t>lov_val2</w:t>
            </w:r>
          </w:p>
          <w:p w:rsidR="005C2CAC" w:rsidDel="008A524D" w:rsidP="005C2CAC" w:rsidRDefault="005C2CAC" w14:paraId="48CFCB1C" w14:textId="6C7F64C1">
            <w:pPr>
              <w:pStyle w:val="ListParagraph"/>
              <w:spacing w:after="0"/>
            </w:pPr>
            <w:r>
              <w:rPr>
                <w:u w:val="single"/>
              </w:rPr>
              <w:t>Invisible</w:t>
            </w:r>
          </w:p>
        </w:tc>
      </w:tr>
      <w:tr w:rsidRPr="008979A8" w:rsidR="005C2CAC" w:rsidTr="006820B7" w14:paraId="37081C69" w14:textId="77777777">
        <w:trPr>
          <w:trHeight w:val="72"/>
        </w:trPr>
        <w:tc>
          <w:tcPr>
            <w:tcW w:w="877" w:type="pct"/>
          </w:tcPr>
          <w:p w:rsidR="005C2CAC" w:rsidDel="008A524D" w:rsidP="005C2CAC" w:rsidRDefault="005C2CAC" w14:paraId="3A578229" w14:textId="6E492CE8">
            <w:r>
              <w:t>smsConfirmFirstUse</w:t>
            </w:r>
          </w:p>
        </w:tc>
        <w:tc>
          <w:tcPr>
            <w:tcW w:w="1022" w:type="pct"/>
          </w:tcPr>
          <w:p w:rsidR="005C2CAC" w:rsidDel="008A524D" w:rsidP="005C2CAC" w:rsidRDefault="005C2CAC" w14:paraId="4A2922DB" w14:textId="084CB699">
            <w:r>
              <w:t>Text Area</w:t>
            </w:r>
          </w:p>
        </w:tc>
        <w:tc>
          <w:tcPr>
            <w:tcW w:w="3101" w:type="pct"/>
          </w:tcPr>
          <w:p w:rsidR="005C2CAC" w:rsidP="005C2CAC" w:rsidRDefault="005C2CAC" w14:paraId="0205B7DE" w14:textId="77777777">
            <w:pPr>
              <w:rPr>
                <w:color w:val="FF0000"/>
              </w:rPr>
            </w:pPr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Angsana New"/>
                <w:color w:val="FF0000"/>
                <w:cs/>
              </w:rPr>
              <w:t>*</w:t>
            </w:r>
            <w:r>
              <w:t>{</w:t>
            </w:r>
            <w:r>
              <w:rPr>
                <w:rFonts w:ascii="Segoe UI" w:hAnsi="Segoe UI" w:cs="Segoe UI"/>
                <w:sz w:val="18"/>
                <w:szCs w:val="18"/>
              </w:rPr>
              <w:t>langAbb</w:t>
            </w:r>
            <w:r>
              <w:t>}</w:t>
            </w:r>
          </w:p>
          <w:p w:rsidR="005C2CAC" w:rsidP="005C2CAC" w:rsidRDefault="005C2CAC" w14:paraId="306B808A" w14:textId="77777777">
            <w:r>
              <w:rPr>
                <w:color w:val="FF0000"/>
              </w:rPr>
              <w:t xml:space="preserve">Example </w:t>
            </w:r>
            <w:r>
              <w:rPr>
                <w:rFonts w:cs="Angsana New"/>
                <w:color w:val="FF0000"/>
                <w:cs/>
              </w:rPr>
              <w:t>: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olor w:val="FF0000"/>
                <w:cs/>
              </w:rPr>
              <w:t>*</w:t>
            </w:r>
            <w:r>
              <w:rPr>
                <w:color w:val="FF0000"/>
              </w:rPr>
              <w:t>ENG</w:t>
            </w:r>
          </w:p>
          <w:p w:rsidR="005C2CAC" w:rsidP="005C2CAC" w:rsidRDefault="005C2CAC" w14:paraId="272EED27" w14:textId="77777777">
            <w:pPr>
              <w:rPr>
                <w:rFonts w:cs="CordiaUPC"/>
                <w:cs/>
              </w:rPr>
            </w:pPr>
            <w:r>
              <w:rPr>
                <w:rFonts w:cs="CordiaUPC"/>
              </w:rPr>
              <w:t xml:space="preserve">Max Length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CordiaUPC"/>
              </w:rPr>
              <w:t>250</w:t>
            </w:r>
          </w:p>
          <w:p w:rsidR="005C2CAC" w:rsidDel="008A524D" w:rsidP="005C2CAC" w:rsidRDefault="005C2CAC" w14:paraId="272AFBBC" w14:textId="4E4CB26E">
            <w:pPr>
              <w:pStyle w:val="ListParagraph"/>
              <w:spacing w:after="0"/>
            </w:pPr>
            <w:r>
              <w:rPr>
                <w:cs/>
              </w:rPr>
              <w:t xml:space="preserve">เมื่อ </w:t>
            </w:r>
            <w:r>
              <w:t xml:space="preserve">User </w:t>
            </w:r>
            <w:r>
              <w:rPr>
                <w:cs/>
              </w:rPr>
              <w:t xml:space="preserve">กรอกให้คำนวนจำนวนตัวอักษรไว้ที่ </w:t>
            </w:r>
            <w:r>
              <w:t>counterSMSConfirmFirstUse</w:t>
            </w:r>
            <w:r>
              <w:rPr>
                <w:color w:val="FF0000"/>
              </w:rPr>
              <w:t>{</w:t>
            </w:r>
            <w:r>
              <w:rPr>
                <w:rFonts w:ascii="Segoe UI" w:hAnsi="Segoe UI" w:cs="Segoe UI"/>
                <w:sz w:val="18"/>
                <w:szCs w:val="18"/>
              </w:rPr>
              <w:t>langAbb</w:t>
            </w:r>
            <w:r>
              <w:rPr>
                <w:color w:val="FF0000"/>
              </w:rPr>
              <w:t>}</w:t>
            </w:r>
          </w:p>
        </w:tc>
      </w:tr>
      <w:tr w:rsidRPr="008979A8" w:rsidR="005C2CAC" w:rsidTr="006820B7" w14:paraId="7268C481" w14:textId="77777777">
        <w:trPr>
          <w:trHeight w:val="72"/>
        </w:trPr>
        <w:tc>
          <w:tcPr>
            <w:tcW w:w="877" w:type="pct"/>
          </w:tcPr>
          <w:p w:rsidR="005C2CAC" w:rsidDel="008A524D" w:rsidP="005C2CAC" w:rsidRDefault="005C2CAC" w14:paraId="6EFC88A7" w14:textId="6F6607D1">
            <w:r>
              <w:t>counterSmsConfirmFirstUse</w:t>
            </w:r>
          </w:p>
        </w:tc>
        <w:tc>
          <w:tcPr>
            <w:tcW w:w="1022" w:type="pct"/>
          </w:tcPr>
          <w:p w:rsidR="005C2CAC" w:rsidDel="008A524D" w:rsidP="005C2CAC" w:rsidRDefault="005C2CAC" w14:paraId="69134E33" w14:textId="3846BF4F">
            <w:r>
              <w:t>Text</w:t>
            </w:r>
          </w:p>
        </w:tc>
        <w:tc>
          <w:tcPr>
            <w:tcW w:w="3101" w:type="pct"/>
          </w:tcPr>
          <w:p w:rsidR="005C2CAC" w:rsidP="005C2CAC" w:rsidRDefault="005C2CAC" w14:paraId="0D260036" w14:textId="77777777">
            <w:r>
              <w:rPr>
                <w:cs/>
              </w:rPr>
              <w:t>วางไว้ใต้</w:t>
            </w:r>
            <w:r>
              <w:rPr>
                <w:rFonts w:cs="Angsana New"/>
                <w:cs/>
              </w:rPr>
              <w:t xml:space="preserve"> </w:t>
            </w:r>
            <w:r>
              <w:t>smsConfirmFirstUse</w:t>
            </w:r>
          </w:p>
          <w:p w:rsidR="005C2CAC" w:rsidP="005C2CAC" w:rsidRDefault="005C2CAC" w14:paraId="05E2C82D" w14:textId="77777777">
            <w:r>
              <w:rPr>
                <w:cs/>
              </w:rPr>
              <w:t xml:space="preserve">แสดงใน </w:t>
            </w:r>
            <w:r>
              <w:t>Format</w:t>
            </w:r>
          </w:p>
          <w:p w:rsidR="005C2CAC" w:rsidDel="008A524D" w:rsidP="005C2CAC" w:rsidRDefault="005C2CAC" w14:paraId="24ABEB26" w14:textId="68260E6F">
            <w:pPr>
              <w:pStyle w:val="ListParagraph"/>
              <w:spacing w:after="0"/>
            </w:pPr>
            <w:r>
              <w:t>counterSMSConfirmFirstUse</w:t>
            </w:r>
            <w:r>
              <w:rPr>
                <w:rFonts w:cs="Angsana New"/>
                <w:cs/>
              </w:rPr>
              <w:t xml:space="preserve"> / </w:t>
            </w:r>
            <w:r>
              <w:t>250</w:t>
            </w:r>
          </w:p>
        </w:tc>
      </w:tr>
      <w:tr w:rsidRPr="008979A8" w:rsidR="005C2CAC" w:rsidTr="006820B7" w14:paraId="30687946" w14:textId="77777777">
        <w:trPr>
          <w:trHeight w:val="72"/>
        </w:trPr>
        <w:tc>
          <w:tcPr>
            <w:tcW w:w="5000" w:type="pct"/>
            <w:gridSpan w:val="3"/>
            <w:shd w:val="clear" w:color="auto" w:fill="D9D9D9" w:themeFill="background1" w:themeFillShade="D9"/>
          </w:tcPr>
          <w:p w:rsidR="005C2CAC" w:rsidDel="008A524D" w:rsidP="005C2CAC" w:rsidRDefault="005C2CAC" w14:paraId="57F6C175" w14:textId="3490FE1E">
            <w:pPr>
              <w:spacing w:after="0"/>
            </w:pPr>
            <w:r>
              <w:rPr>
                <w:rFonts w:hint="cs"/>
                <w:cs/>
              </w:rPr>
              <w:t xml:space="preserve">จบ </w:t>
            </w:r>
            <w:r>
              <w:t>Loop</w:t>
            </w:r>
          </w:p>
        </w:tc>
      </w:tr>
      <w:tr w:rsidRPr="008979A8" w:rsidR="005C2CAC" w:rsidTr="006820B7" w14:paraId="484A70DE" w14:textId="77777777">
        <w:trPr>
          <w:trHeight w:val="72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5C2CAC" w:rsidDel="008A524D" w:rsidP="005C2CAC" w:rsidRDefault="005C2CAC" w14:paraId="3E150AC1" w14:textId="5F7C8B35">
            <w:pPr>
              <w:pStyle w:val="HeaderTable"/>
            </w:pPr>
            <w:r>
              <w:t xml:space="preserve">End SMS Confirm </w:t>
            </w:r>
            <w:r>
              <w:rPr>
                <w:rFonts w:hint="cs"/>
                <w:cs/>
                <w:lang w:bidi="th-TH"/>
              </w:rPr>
              <w:t xml:space="preserve">เมื่อสมัครแพ็กเกจ (ก่อน </w:t>
            </w:r>
            <w:r>
              <w:t>First Use</w:t>
            </w:r>
            <w:r>
              <w:rPr>
                <w:bCs/>
                <w:cs/>
                <w:lang w:bidi="th-TH"/>
              </w:rPr>
              <w:t xml:space="preserve">) </w:t>
            </w:r>
            <w:r>
              <w:t>Section</w:t>
            </w:r>
          </w:p>
        </w:tc>
      </w:tr>
      <w:tr w:rsidRPr="008979A8" w:rsidR="005C2CAC" w:rsidTr="006820B7" w14:paraId="08A1FF71" w14:textId="77777777">
        <w:trPr>
          <w:trHeight w:val="72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5C2CAC" w:rsidP="005C2CAC" w:rsidRDefault="005C2CAC" w14:paraId="38C0E095" w14:textId="77777777">
            <w:pPr>
              <w:pStyle w:val="HeaderTable"/>
            </w:pPr>
            <w:r w:rsidRPr="00C417B5">
              <w:t xml:space="preserve">SMS </w:t>
            </w:r>
            <w:r w:rsidRPr="00C417B5">
              <w:rPr>
                <w:cs/>
                <w:lang w:bidi="th-TH"/>
              </w:rPr>
              <w:t xml:space="preserve">แจ้งอายุการใช้งานแพ็ก (เมื่อมีการ </w:t>
            </w:r>
            <w:r w:rsidRPr="00C417B5">
              <w:t>First Use</w:t>
            </w:r>
            <w:r w:rsidRPr="00C417B5">
              <w:rPr>
                <w:bCs/>
                <w:cs/>
                <w:lang w:bidi="th-TH"/>
              </w:rPr>
              <w:t xml:space="preserve">) </w:t>
            </w:r>
            <w:r>
              <w:t>Section</w:t>
            </w:r>
          </w:p>
          <w:p w:rsidR="005C2CAC" w:rsidP="005C2CAC" w:rsidRDefault="005C2CAC" w14:paraId="7D001E94" w14:textId="03F02EC1">
            <w:pPr>
              <w:pStyle w:val="HeaderTable"/>
            </w:pPr>
            <w:r>
              <w:t xml:space="preserve">Visible </w:t>
            </w:r>
            <w:r>
              <w:rPr>
                <w:cs/>
                <w:lang w:bidi="th-TH"/>
              </w:rPr>
              <w:t xml:space="preserve">เมื่อ </w:t>
            </w:r>
            <w:r>
              <w:rPr>
                <w:rFonts w:cs="Angsana New"/>
              </w:rPr>
              <w:t xml:space="preserve">PO Group </w:t>
            </w:r>
            <w:r>
              <w:rPr>
                <w:bCs/>
                <w:cs/>
                <w:lang w:bidi="th-TH"/>
              </w:rPr>
              <w:t>= “</w:t>
            </w:r>
            <w:r>
              <w:rPr>
                <w:rFonts w:cs="Angsana New"/>
              </w:rPr>
              <w:t>IR</w:t>
            </w:r>
            <w:r>
              <w:rPr>
                <w:bCs/>
                <w:cs/>
                <w:lang w:bidi="th-TH"/>
              </w:rPr>
              <w:t>”</w:t>
            </w:r>
            <w:r w:rsidDel="008A524D">
              <w:rPr>
                <w:bCs/>
                <w:cs/>
                <w:lang w:bidi="th-TH"/>
              </w:rPr>
              <w:t xml:space="preserve"> </w:t>
            </w:r>
            <w:r>
              <w:rPr>
                <w:rFonts w:cs="Angsana New"/>
                <w:cs/>
                <w:lang w:bidi="th-TH"/>
              </w:rPr>
              <w:t>ถ้าไม่ใช่ให้เคลียร์ค่า</w:t>
            </w:r>
          </w:p>
        </w:tc>
      </w:tr>
      <w:tr w:rsidRPr="008979A8" w:rsidR="005C2CAC" w:rsidTr="006820B7" w14:paraId="76B7E43B" w14:textId="77777777">
        <w:trPr>
          <w:trHeight w:val="72"/>
        </w:trPr>
        <w:tc>
          <w:tcPr>
            <w:tcW w:w="877" w:type="pct"/>
          </w:tcPr>
          <w:p w:rsidR="005C2CAC" w:rsidP="005C2CAC" w:rsidRDefault="005C2CAC" w14:paraId="4A602DD1" w14:textId="4667A89F">
            <w:pPr>
              <w:pStyle w:val="HeaderTable"/>
            </w:pPr>
            <w:r>
              <w:t>smsConfirmAfterFirstUseFlag</w:t>
            </w:r>
          </w:p>
        </w:tc>
        <w:tc>
          <w:tcPr>
            <w:tcW w:w="1022" w:type="pct"/>
          </w:tcPr>
          <w:p w:rsidR="005C2CAC" w:rsidP="005C2CAC" w:rsidRDefault="005C2CAC" w14:paraId="66CA85E3" w14:textId="6DFA6CC0">
            <w:pPr>
              <w:pStyle w:val="HeaderTable"/>
            </w:pPr>
            <w:r>
              <w:t>Drop Down List</w:t>
            </w:r>
          </w:p>
        </w:tc>
        <w:tc>
          <w:tcPr>
            <w:tcW w:w="3101" w:type="pct"/>
          </w:tcPr>
          <w:p w:rsidR="005C2CAC" w:rsidP="005C2CAC" w:rsidRDefault="005C2CAC" w14:paraId="3B2B0181" w14:textId="77777777">
            <w:pPr>
              <w:rPr>
                <w:color w:val="FF0000"/>
              </w:rPr>
            </w:pPr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Angsana New"/>
                <w:color w:val="FF0000"/>
                <w:cs/>
              </w:rPr>
              <w:t>*</w:t>
            </w:r>
            <w:r>
              <w:rPr>
                <w:color w:val="FF0000"/>
              </w:rPr>
              <w:t>Send Flag</w:t>
            </w:r>
          </w:p>
          <w:p w:rsidR="005C2CAC" w:rsidP="005C2CAC" w:rsidRDefault="005C2CAC" w14:paraId="7BE58029" w14:textId="77777777">
            <w:pPr>
              <w:spacing w:after="0"/>
            </w:pPr>
            <w:r>
              <w:t xml:space="preserve">Default Value </w:t>
            </w:r>
            <w:r>
              <w:rPr>
                <w:rFonts w:cs="Angsana New"/>
                <w:cs/>
              </w:rPr>
              <w:t xml:space="preserve">: ถ้า </w:t>
            </w:r>
            <w:r>
              <w:rPr>
                <w:rFonts w:cs="Angsana New"/>
              </w:rPr>
              <w:t xml:space="preserve">PO Group </w:t>
            </w:r>
            <w:r>
              <w:rPr>
                <w:rFonts w:cs="Angsana New"/>
                <w:cs/>
              </w:rPr>
              <w:t>= 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</w:p>
          <w:p w:rsidR="005C2CAC" w:rsidP="005C2CAC" w:rsidRDefault="005C2CAC" w14:paraId="2E729DFB" w14:textId="20804A48">
            <w:r>
              <w:rPr>
                <w:cs/>
              </w:rPr>
              <w:t xml:space="preserve">ถ้าไม่ใช่ให้ </w:t>
            </w:r>
            <w:r>
              <w:t xml:space="preserve">smsConfirmAfterFirstUseSendFlag </w:t>
            </w:r>
            <w:r>
              <w:rPr>
                <w:rFonts w:cs="Angsana New"/>
                <w:cs/>
              </w:rPr>
              <w:t>= “</w:t>
            </w:r>
            <w:r>
              <w:t>Don</w:t>
            </w:r>
            <w:r>
              <w:rPr>
                <w:rFonts w:cs="Angsana New"/>
                <w:cs/>
              </w:rPr>
              <w:t>’</w:t>
            </w:r>
            <w:r>
              <w:t>t Send</w:t>
            </w:r>
            <w:r>
              <w:rPr>
                <w:rFonts w:cs="Angsana New"/>
                <w:cs/>
              </w:rPr>
              <w:t>”</w:t>
            </w:r>
          </w:p>
          <w:p w:rsidR="005C2CAC" w:rsidP="005C2CAC" w:rsidRDefault="005C2CAC" w14:paraId="7E236E09" w14:textId="77777777">
            <w:r>
              <w:rPr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 xml:space="preserve">: </w:t>
            </w:r>
            <w:r>
              <w:t xml:space="preserve">Logic Default </w:t>
            </w:r>
            <w:r>
              <w:rPr>
                <w:cs/>
              </w:rPr>
              <w:t xml:space="preserve">ทำเมื่อ </w:t>
            </w:r>
            <w:r>
              <w:t xml:space="preserve">Visible </w:t>
            </w:r>
            <w:r>
              <w:rPr>
                <w:cs/>
              </w:rPr>
              <w:t>เท่านั้น</w:t>
            </w:r>
          </w:p>
          <w:p w:rsidR="005C2CAC" w:rsidP="005C2CAC" w:rsidRDefault="005C2CAC" w14:paraId="304156E4" w14:textId="77777777">
            <w:pPr>
              <w:rPr>
                <w:rFonts w:cs="CordiaUPC"/>
                <w:cs/>
              </w:rPr>
            </w:pPr>
            <w:r>
              <w:t xml:space="preserve">List of Value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cs/>
              </w:rPr>
              <w:t>ดึงข้อมูลจาก</w:t>
            </w:r>
            <w:r>
              <w:rPr>
                <w:rFonts w:cs="Angsana New"/>
                <w:cs/>
              </w:rPr>
              <w:t xml:space="preserve"> </w:t>
            </w:r>
            <w:r>
              <w:t xml:space="preserve">DB </w:t>
            </w:r>
            <w:r>
              <w:rPr>
                <w:cs/>
              </w:rPr>
              <w:t>ที่</w:t>
            </w:r>
            <w:r>
              <w:t xml:space="preserve"> Table</w:t>
            </w:r>
            <w:r>
              <w:rPr>
                <w:cs/>
              </w:rPr>
              <w:t xml:space="preserve"> </w:t>
            </w:r>
            <w:r>
              <w:t>FLW_CFG_LOV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cs/>
              </w:rPr>
              <w:t xml:space="preserve">โดย </w:t>
            </w:r>
            <w:r>
              <w:t>group_type</w:t>
            </w:r>
            <w:r>
              <w:rPr>
                <w:cs/>
              </w:rPr>
              <w:t xml:space="preserve"> </w:t>
            </w:r>
            <w:r>
              <w:rPr>
                <w:rFonts w:cs="Angsana New"/>
                <w:cs/>
              </w:rPr>
              <w:t>= ‘</w:t>
            </w:r>
            <w:r>
              <w:rPr>
                <w:rFonts w:cs="CordiaUPC"/>
              </w:rPr>
              <w:t>Send Flag</w:t>
            </w:r>
            <w:r>
              <w:rPr>
                <w:rFonts w:cs="Angsana New"/>
                <w:cs/>
              </w:rPr>
              <w:t>’</w:t>
            </w:r>
          </w:p>
          <w:p w:rsidR="005C2CAC" w:rsidP="005C2CAC" w:rsidRDefault="005C2CAC" w14:paraId="55AF39F9" w14:textId="74AE6639">
            <w:pPr>
              <w:spacing w:after="0"/>
            </w:pPr>
            <w:r>
              <w:rPr>
                <w:rFonts w:cs="Angsana New"/>
                <w:cs/>
              </w:rPr>
              <w:t xml:space="preserve">ถ้าเลือก </w:t>
            </w:r>
            <w:r>
              <w:t xml:space="preserve">smsConfirmAfterFirstUseSendFlag </w:t>
            </w:r>
            <w:r>
              <w:rPr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t>Don</w:t>
            </w:r>
            <w:r>
              <w:rPr>
                <w:rFonts w:cs="Angsana New"/>
                <w:cs/>
              </w:rPr>
              <w:t>’</w:t>
            </w:r>
            <w:r>
              <w:t>t Send</w:t>
            </w:r>
            <w:r>
              <w:rPr>
                <w:rFonts w:cs="Angsana New"/>
                <w:cs/>
              </w:rPr>
              <w:t>”</w:t>
            </w:r>
          </w:p>
          <w:p w:rsidR="005C2CAC" w:rsidP="005C2CAC" w:rsidRDefault="005C2CAC" w14:paraId="3E4FFACC" w14:textId="77777777">
            <w:pPr>
              <w:pStyle w:val="ListParagraph"/>
              <w:numPr>
                <w:ilvl w:val="0"/>
                <w:numId w:val="436"/>
              </w:numPr>
              <w:spacing w:after="0"/>
            </w:pPr>
            <w:r>
              <w:rPr>
                <w:cs/>
              </w:rPr>
              <w:t xml:space="preserve">ให้ </w:t>
            </w:r>
            <w:r>
              <w:t xml:space="preserve">Invisible Field </w:t>
            </w:r>
            <w:r>
              <w:rPr>
                <w:cs/>
              </w:rPr>
              <w:t xml:space="preserve">อื่นๆใน </w:t>
            </w:r>
            <w:r>
              <w:t xml:space="preserve">Section </w:t>
            </w:r>
            <w:r>
              <w:rPr>
                <w:cs/>
              </w:rPr>
              <w:t>นี้</w:t>
            </w:r>
          </w:p>
          <w:p w:rsidR="005C2CAC" w:rsidP="005C2CAC" w:rsidRDefault="005C2CAC" w14:paraId="1D5528D2" w14:textId="61949024">
            <w:pPr>
              <w:spacing w:after="0"/>
            </w:pPr>
            <w:r>
              <w:rPr>
                <w:cs/>
              </w:rPr>
              <w:t xml:space="preserve">ถ้าเลือก </w:t>
            </w:r>
            <w:r>
              <w:t xml:space="preserve">smsConfirmAfterFirstUseSendFlag </w:t>
            </w:r>
            <w:r>
              <w:rPr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</w:p>
          <w:p w:rsidR="005C2CAC" w:rsidP="005C2CAC" w:rsidRDefault="005C2CAC" w14:paraId="670BC96B" w14:textId="77777777">
            <w:pPr>
              <w:pStyle w:val="ListParagraph"/>
              <w:numPr>
                <w:ilvl w:val="0"/>
                <w:numId w:val="436"/>
              </w:numPr>
              <w:spacing w:after="0"/>
            </w:pPr>
            <w:r>
              <w:rPr>
                <w:cs/>
              </w:rPr>
              <w:t xml:space="preserve">ให้ </w:t>
            </w:r>
            <w:r>
              <w:t xml:space="preserve">Visible Field </w:t>
            </w:r>
            <w:r>
              <w:rPr>
                <w:cs/>
              </w:rPr>
              <w:t xml:space="preserve">อื่นๆใน </w:t>
            </w:r>
            <w:r>
              <w:t xml:space="preserve">Section </w:t>
            </w:r>
            <w:r>
              <w:rPr>
                <w:cs/>
              </w:rPr>
              <w:t>นี้</w:t>
            </w:r>
          </w:p>
          <w:p w:rsidR="005C2CAC" w:rsidP="005C2CAC" w:rsidRDefault="005C2CAC" w14:paraId="608C0565" w14:textId="1F48E404">
            <w:pPr>
              <w:pStyle w:val="HeaderTable"/>
            </w:pPr>
          </w:p>
        </w:tc>
      </w:tr>
      <w:tr w:rsidRPr="008979A8" w:rsidR="005C2CAC" w:rsidTr="006820B7" w14:paraId="1B27AB08" w14:textId="77777777">
        <w:trPr>
          <w:trHeight w:val="72"/>
        </w:trPr>
        <w:tc>
          <w:tcPr>
            <w:tcW w:w="877" w:type="pct"/>
          </w:tcPr>
          <w:p w:rsidR="005C2CAC" w:rsidP="005C2CAC" w:rsidRDefault="005C2CAC" w14:paraId="0A1FDE1E" w14:textId="1B6AA39A">
            <w:pPr>
              <w:pStyle w:val="HeaderTable"/>
            </w:pPr>
            <w:r>
              <w:t>smsConfirmAfterFirstUseExpiredOn</w:t>
            </w:r>
          </w:p>
        </w:tc>
        <w:tc>
          <w:tcPr>
            <w:tcW w:w="1022" w:type="pct"/>
          </w:tcPr>
          <w:p w:rsidR="005C2CAC" w:rsidP="005C2CAC" w:rsidRDefault="005C2CAC" w14:paraId="0398D3BC" w14:textId="5275F02A">
            <w:pPr>
              <w:pStyle w:val="HeaderTable"/>
            </w:pPr>
            <w:r>
              <w:t>Text Box</w:t>
            </w:r>
          </w:p>
        </w:tc>
        <w:tc>
          <w:tcPr>
            <w:tcW w:w="3101" w:type="pct"/>
          </w:tcPr>
          <w:p w:rsidR="005C2CAC" w:rsidP="005C2CAC" w:rsidRDefault="005C2CAC" w14:paraId="118B6908" w14:textId="77777777">
            <w:pPr>
              <w:rPr>
                <w:color w:val="FF0000"/>
              </w:rPr>
            </w:pPr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Angsana New"/>
                <w:color w:val="FF0000"/>
                <w:cs/>
              </w:rPr>
              <w:t>*</w:t>
            </w:r>
            <w:r>
              <w:rPr>
                <w:color w:val="FF0000"/>
              </w:rPr>
              <w:t>Expired On</w:t>
            </w:r>
          </w:p>
          <w:p w:rsidR="005C2CAC" w:rsidP="005C2CAC" w:rsidRDefault="005C2CAC" w14:paraId="2C490F5B" w14:textId="6512FB59">
            <w:r>
              <w:t xml:space="preserve">Visble </w:t>
            </w:r>
            <w:r>
              <w:rPr>
                <w:cs/>
              </w:rPr>
              <w:t xml:space="preserve">เมื่อ </w:t>
            </w:r>
            <w:r>
              <w:t>smsConfirmAfterFirstUseSendFlag</w:t>
            </w:r>
            <w:r>
              <w:rPr>
                <w:cs/>
              </w:rPr>
              <w:t xml:space="preserve"> มีค่าเป็น </w:t>
            </w:r>
            <w:r>
              <w:rPr>
                <w:rFonts w:cs="Angsana New"/>
                <w:cs/>
              </w:rPr>
              <w:t>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</w:p>
          <w:p w:rsidR="005C2CAC" w:rsidP="005C2CAC" w:rsidRDefault="005C2CAC" w14:paraId="18FF7491" w14:textId="09DED96C">
            <w:pPr>
              <w:pStyle w:val="HeaderTable"/>
            </w:pPr>
            <w:r>
              <w:rPr>
                <w:cs/>
                <w:lang w:bidi="th-TH"/>
              </w:rPr>
              <w:t xml:space="preserve">หมายเหตุ </w:t>
            </w:r>
            <w:r>
              <w:rPr>
                <w:rFonts w:cs="Angsana New"/>
                <w:cs/>
                <w:lang w:bidi="th-TH"/>
              </w:rPr>
              <w:t xml:space="preserve">: </w:t>
            </w:r>
            <w:r>
              <w:rPr>
                <w:cs/>
                <w:lang w:bidi="th-TH"/>
              </w:rPr>
              <w:t>ใส่ได้เฉพาะตัวเลขเท่านั้น</w:t>
            </w:r>
          </w:p>
        </w:tc>
      </w:tr>
      <w:tr w:rsidRPr="008979A8" w:rsidR="005C2CAC" w:rsidTr="006820B7" w14:paraId="5F811949" w14:textId="77777777">
        <w:trPr>
          <w:trHeight w:val="72"/>
        </w:trPr>
        <w:tc>
          <w:tcPr>
            <w:tcW w:w="877" w:type="pct"/>
          </w:tcPr>
          <w:p w:rsidR="005C2CAC" w:rsidP="005C2CAC" w:rsidRDefault="005C2CAC" w14:paraId="6AA9FD7D" w14:textId="7CE11626">
            <w:pPr>
              <w:pStyle w:val="HeaderTable"/>
            </w:pPr>
            <w:r>
              <w:t>smsConfirmAfterFirstUseExpiredOn Unit</w:t>
            </w:r>
          </w:p>
        </w:tc>
        <w:tc>
          <w:tcPr>
            <w:tcW w:w="1022" w:type="pct"/>
          </w:tcPr>
          <w:p w:rsidR="005C2CAC" w:rsidP="005C2CAC" w:rsidRDefault="005C2CAC" w14:paraId="166E8E96" w14:textId="06111F92">
            <w:pPr>
              <w:pStyle w:val="HeaderTable"/>
            </w:pPr>
            <w:r>
              <w:t>Drop Down List</w:t>
            </w:r>
          </w:p>
        </w:tc>
        <w:tc>
          <w:tcPr>
            <w:tcW w:w="3101" w:type="pct"/>
          </w:tcPr>
          <w:p w:rsidR="005C2CAC" w:rsidP="005C2CAC" w:rsidRDefault="005C2CAC" w14:paraId="59F4D172" w14:textId="77777777">
            <w:r>
              <w:rPr>
                <w:cs/>
              </w:rPr>
              <w:t xml:space="preserve">วางต่อจาก </w:t>
            </w:r>
            <w:r>
              <w:t>beforeFeeDeduction</w:t>
            </w:r>
          </w:p>
          <w:p w:rsidR="005C2CAC" w:rsidP="005C2CAC" w:rsidRDefault="005C2CAC" w14:paraId="2013DF1A" w14:textId="24416C36">
            <w:r>
              <w:t>Visble</w:t>
            </w:r>
            <w:r>
              <w:rPr>
                <w:rFonts w:hint="cs" w:cs="CordiaUPC"/>
                <w:cs/>
              </w:rPr>
              <w:t xml:space="preserve"> </w:t>
            </w:r>
            <w:r>
              <w:rPr>
                <w:cs/>
              </w:rPr>
              <w:t xml:space="preserve">เมื่อ </w:t>
            </w:r>
            <w:r>
              <w:t>smsConfirmAfterFirstUseSendFlag</w:t>
            </w:r>
            <w:r>
              <w:rPr>
                <w:cs/>
              </w:rPr>
              <w:t xml:space="preserve"> มีค่าเป็น </w:t>
            </w:r>
            <w:r>
              <w:rPr>
                <w:rFonts w:cs="Angsana New"/>
                <w:cs/>
              </w:rPr>
              <w:t>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</w:p>
          <w:p w:rsidR="005C2CAC" w:rsidP="005C2CAC" w:rsidRDefault="005C2CAC" w14:paraId="2A60D2BB" w14:textId="3562B65F">
            <w:pPr>
              <w:pStyle w:val="HeaderTable"/>
            </w:pPr>
            <w:r>
              <w:t xml:space="preserve">List of Value </w:t>
            </w:r>
            <w:r>
              <w:rPr>
                <w:rFonts w:cs="Angsana New"/>
                <w:cs/>
                <w:lang w:bidi="th-TH"/>
              </w:rPr>
              <w:t>: ดึงข้อมูลจาก</w:t>
            </w:r>
            <w:r>
              <w:t xml:space="preserve">DB </w:t>
            </w:r>
            <w:r>
              <w:rPr>
                <w:rFonts w:cs="Angsana New"/>
                <w:cs/>
                <w:lang w:bidi="th-TH"/>
              </w:rPr>
              <w:t xml:space="preserve">ที่ </w:t>
            </w:r>
            <w:r>
              <w:t xml:space="preserve">Table FLW_CFG_LOV </w:t>
            </w:r>
            <w:r>
              <w:rPr>
                <w:rFonts w:cs="Angsana New"/>
                <w:cs/>
                <w:lang w:bidi="th-TH"/>
              </w:rPr>
              <w:t xml:space="preserve">โดย </w:t>
            </w:r>
            <w:r>
              <w:t xml:space="preserve">group_type </w:t>
            </w:r>
            <w:r>
              <w:rPr>
                <w:rFonts w:cs="Angsana New"/>
                <w:cs/>
                <w:lang w:bidi="th-TH"/>
              </w:rPr>
              <w:t>= ‘</w:t>
            </w:r>
            <w:r>
              <w:t>Duration Unit</w:t>
            </w:r>
            <w:r>
              <w:rPr>
                <w:rFonts w:cs="Angsana New"/>
                <w:cs/>
                <w:lang w:bidi="th-TH"/>
              </w:rPr>
              <w:t>’และ</w:t>
            </w:r>
            <w:r>
              <w:t xml:space="preserve"> par_row_id_concat </w:t>
            </w:r>
            <w:r>
              <w:rPr>
                <w:cs/>
                <w:lang w:bidi="th-TH"/>
              </w:rPr>
              <w:t xml:space="preserve">ประกอบด้วย </w:t>
            </w:r>
            <w:r>
              <w:t>customerType</w:t>
            </w:r>
          </w:p>
        </w:tc>
      </w:tr>
      <w:tr w:rsidRPr="008979A8" w:rsidR="005C2CAC" w:rsidTr="006820B7" w14:paraId="1BE9C7D7" w14:textId="77777777">
        <w:trPr>
          <w:trHeight w:val="72"/>
        </w:trPr>
        <w:tc>
          <w:tcPr>
            <w:tcW w:w="877" w:type="pct"/>
          </w:tcPr>
          <w:p w:rsidR="005C2CAC" w:rsidP="005C2CAC" w:rsidRDefault="005C2CAC" w14:paraId="6E291976" w14:textId="26FB30C2">
            <w:pPr>
              <w:pStyle w:val="HeaderTable"/>
            </w:pPr>
            <w:r>
              <w:t>defaultWordingFlag</w:t>
            </w:r>
          </w:p>
        </w:tc>
        <w:tc>
          <w:tcPr>
            <w:tcW w:w="1022" w:type="pct"/>
          </w:tcPr>
          <w:p w:rsidR="005C2CAC" w:rsidP="005C2CAC" w:rsidRDefault="005C2CAC" w14:paraId="39C2C63E" w14:textId="0D8A3894">
            <w:pPr>
              <w:pStyle w:val="HeaderTable"/>
            </w:pPr>
            <w:r>
              <w:t>Radio Button</w:t>
            </w:r>
          </w:p>
        </w:tc>
        <w:tc>
          <w:tcPr>
            <w:tcW w:w="3101" w:type="pct"/>
          </w:tcPr>
          <w:p w:rsidR="005C2CAC" w:rsidP="005C2CAC" w:rsidRDefault="005C2CAC" w14:paraId="0AA93ECA" w14:textId="77777777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Angsana New"/>
                <w:color w:val="FF0000"/>
                <w:cs/>
              </w:rPr>
              <w:t>*</w:t>
            </w:r>
            <w:r>
              <w:rPr>
                <w:color w:val="FF0000"/>
              </w:rPr>
              <w:t>Default Wording</w:t>
            </w:r>
          </w:p>
          <w:p w:rsidR="005C2CAC" w:rsidP="005C2CAC" w:rsidRDefault="005C2CAC" w14:paraId="19DA87A1" w14:textId="77777777">
            <w:pPr>
              <w:rPr>
                <w:rFonts w:cs="CordiaUPC"/>
              </w:rPr>
            </w:pPr>
            <w:r>
              <w:t xml:space="preserve">List of Value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cs/>
              </w:rPr>
              <w:t>ดึงข้อมูลจาก</w:t>
            </w:r>
            <w:r>
              <w:t xml:space="preserve">DB </w:t>
            </w:r>
            <w:r>
              <w:rPr>
                <w:cs/>
              </w:rPr>
              <w:t>ที่</w:t>
            </w:r>
            <w:r>
              <w:t xml:space="preserve"> Table</w:t>
            </w:r>
            <w:r>
              <w:rPr>
                <w:cs/>
              </w:rPr>
              <w:t xml:space="preserve"> </w:t>
            </w:r>
            <w:r>
              <w:t>FLW_CFG_LOV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cs/>
              </w:rPr>
              <w:t xml:space="preserve">โดย </w:t>
            </w:r>
            <w:r>
              <w:t>group_type</w:t>
            </w:r>
            <w:r>
              <w:rPr>
                <w:cs/>
              </w:rPr>
              <w:t xml:space="preserve"> </w:t>
            </w:r>
            <w:r>
              <w:rPr>
                <w:rFonts w:cs="Angsana New"/>
                <w:cs/>
              </w:rPr>
              <w:t>= ‘</w:t>
            </w:r>
            <w:r>
              <w:rPr>
                <w:rFonts w:cs="CordiaUPC"/>
              </w:rPr>
              <w:t>YesNoIndicator</w:t>
            </w:r>
            <w:r>
              <w:rPr>
                <w:rFonts w:cs="Angsana New"/>
                <w:cs/>
              </w:rPr>
              <w:t>’</w:t>
            </w:r>
          </w:p>
          <w:p w:rsidR="005C2CAC" w:rsidP="005C2CAC" w:rsidRDefault="005C2CAC" w14:paraId="6F91E076" w14:textId="621BBB65">
            <w:pPr>
              <w:rPr>
                <w:rFonts w:cs="CordiaUPC"/>
              </w:rPr>
            </w:pPr>
            <w:r>
              <w:rPr>
                <w:rFonts w:cs="Angsana New"/>
                <w:cs/>
              </w:rPr>
              <w:t>ถ้าค่าเป็น “</w:t>
            </w:r>
            <w:r>
              <w:rPr>
                <w:rFonts w:cs="CordiaUPC"/>
              </w:rPr>
              <w:t>Yes</w:t>
            </w:r>
            <w:r>
              <w:rPr>
                <w:rFonts w:cs="Angsana New"/>
                <w:cs/>
              </w:rPr>
              <w:t xml:space="preserve">” ให้ </w:t>
            </w:r>
            <w:r>
              <w:rPr>
                <w:rFonts w:cs="CordiaUPC"/>
              </w:rPr>
              <w:t xml:space="preserve">Disable Field </w:t>
            </w:r>
            <w:r>
              <w:t xml:space="preserve">smsConfirmAfterFirstUse </w:t>
            </w:r>
            <w:r>
              <w:rPr>
                <w:cs/>
              </w:rPr>
              <w:t xml:space="preserve">ทุกภาษา และ </w:t>
            </w:r>
            <w:r>
              <w:t xml:space="preserve">Default </w:t>
            </w:r>
            <w:r>
              <w:rPr>
                <w:cs/>
              </w:rPr>
              <w:t xml:space="preserve">ตามที่ </w:t>
            </w:r>
            <w:r>
              <w:t xml:space="preserve">Configure </w:t>
            </w:r>
            <w:r>
              <w:rPr>
                <w:cs/>
              </w:rPr>
              <w:t>ที่</w:t>
            </w:r>
            <w:r>
              <w:t xml:space="preserve"> Table</w:t>
            </w:r>
            <w:r>
              <w:rPr>
                <w:cs/>
              </w:rPr>
              <w:t xml:space="preserve"> </w:t>
            </w:r>
            <w:r>
              <w:t>FLW_CFG_LOV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cs/>
              </w:rPr>
              <w:t xml:space="preserve">โดย </w:t>
            </w:r>
            <w:r>
              <w:t>group_type</w:t>
            </w:r>
            <w:r>
              <w:rPr>
                <w:cs/>
              </w:rPr>
              <w:t xml:space="preserve"> </w:t>
            </w:r>
            <w:r>
              <w:rPr>
                <w:rFonts w:cs="Angsana New"/>
                <w:cs/>
              </w:rPr>
              <w:t>= ‘</w:t>
            </w:r>
            <w:r>
              <w:rPr>
                <w:rFonts w:cs="CordiaUPC"/>
              </w:rPr>
              <w:t>Default SMS Wording</w:t>
            </w:r>
            <w:r>
              <w:rPr>
                <w:rFonts w:cs="Angsana New"/>
                <w:cs/>
              </w:rPr>
              <w:t xml:space="preserve">’ และ </w:t>
            </w:r>
            <w:r>
              <w:rPr>
                <w:rFonts w:cs="CordiaUPC"/>
              </w:rPr>
              <w:t xml:space="preserve">lov_type </w:t>
            </w:r>
            <w:r>
              <w:rPr>
                <w:rFonts w:cs="Angsana New"/>
                <w:cs/>
              </w:rPr>
              <w:t>= ‘</w:t>
            </w:r>
            <w:r>
              <w:t>Before Fee Deduct</w:t>
            </w:r>
            <w:r>
              <w:rPr>
                <w:rFonts w:cs="Angsana New"/>
                <w:cs/>
              </w:rPr>
              <w:t>’</w:t>
            </w:r>
          </w:p>
          <w:p w:rsidR="005C2CAC" w:rsidP="005C2CAC" w:rsidRDefault="005C2CAC" w14:paraId="4A5CF8D1" w14:textId="77777777">
            <w:pPr>
              <w:pStyle w:val="ListParagraph"/>
              <w:numPr>
                <w:ilvl w:val="0"/>
                <w:numId w:val="436"/>
              </w:numPr>
              <w:spacing w:after="0"/>
            </w:pPr>
            <w:r>
              <w:t xml:space="preserve">Eng </w:t>
            </w:r>
            <w:r>
              <w:rPr>
                <w:rFonts w:cs="Angsana New"/>
                <w:cs/>
              </w:rPr>
              <w:t xml:space="preserve">= </w:t>
            </w:r>
            <w:r>
              <w:t>lov_val2</w:t>
            </w:r>
          </w:p>
          <w:p w:rsidR="005C2CAC" w:rsidP="005C2CAC" w:rsidRDefault="005C2CAC" w14:paraId="6BC23DC5" w14:textId="77777777">
            <w:pPr>
              <w:pStyle w:val="ListParagraph"/>
              <w:numPr>
                <w:ilvl w:val="0"/>
                <w:numId w:val="436"/>
              </w:numPr>
              <w:spacing w:after="0"/>
            </w:pPr>
            <w:r>
              <w:t xml:space="preserve">THA </w:t>
            </w:r>
            <w:r>
              <w:rPr>
                <w:rFonts w:cs="Angsana New"/>
                <w:cs/>
              </w:rPr>
              <w:t xml:space="preserve">= </w:t>
            </w:r>
            <w:r>
              <w:t>lov_val3</w:t>
            </w:r>
          </w:p>
          <w:p w:rsidR="005C2CAC" w:rsidP="005C2CAC" w:rsidRDefault="005C2CAC" w14:paraId="003C1477" w14:textId="5CF0FAD0">
            <w:pPr>
              <w:pStyle w:val="HeaderTable"/>
            </w:pPr>
            <w:r>
              <w:rPr>
                <w:cs/>
                <w:lang w:bidi="th-TH"/>
              </w:rPr>
              <w:t xml:space="preserve">ถ้าเป็น </w:t>
            </w:r>
            <w:r>
              <w:rPr>
                <w:rFonts w:cs="Angsana New"/>
                <w:cs/>
                <w:lang w:bidi="th-TH"/>
              </w:rPr>
              <w:t>“</w:t>
            </w:r>
            <w:r>
              <w:t>No</w:t>
            </w:r>
            <w:r>
              <w:rPr>
                <w:rFonts w:cs="Angsana New"/>
                <w:cs/>
                <w:lang w:bidi="th-TH"/>
              </w:rPr>
              <w:t xml:space="preserve">” </w:t>
            </w:r>
            <w:r>
              <w:rPr>
                <w:cs/>
                <w:lang w:bidi="th-TH"/>
              </w:rPr>
              <w:t xml:space="preserve">ให้ </w:t>
            </w:r>
            <w:r>
              <w:t xml:space="preserve">Enable Field smsConfirmAfterFirstUse </w:t>
            </w:r>
            <w:r>
              <w:rPr>
                <w:cs/>
                <w:lang w:bidi="th-TH"/>
              </w:rPr>
              <w:t>ทุกภาษา</w:t>
            </w:r>
          </w:p>
        </w:tc>
      </w:tr>
      <w:tr w:rsidRPr="008979A8" w:rsidR="005C2CAC" w:rsidTr="006820B7" w14:paraId="119B3674" w14:textId="77777777">
        <w:trPr>
          <w:trHeight w:val="72"/>
        </w:trPr>
        <w:tc>
          <w:tcPr>
            <w:tcW w:w="5000" w:type="pct"/>
            <w:gridSpan w:val="3"/>
            <w:shd w:val="clear" w:color="auto" w:fill="BFBFBF" w:themeFill="background1" w:themeFillShade="BF"/>
          </w:tcPr>
          <w:p w:rsidR="005C2CAC" w:rsidP="005C2CAC" w:rsidRDefault="005C2CAC" w14:paraId="4A9E5EA9" w14:textId="23D2F7B3">
            <w:r>
              <w:t xml:space="preserve">Visble </w:t>
            </w:r>
            <w:r>
              <w:rPr>
                <w:cs/>
              </w:rPr>
              <w:t xml:space="preserve">เมื่อ </w:t>
            </w:r>
            <w:r>
              <w:t>smsConfirmAfterFirstUseSendFlag</w:t>
            </w:r>
            <w:r>
              <w:rPr>
                <w:cs/>
              </w:rPr>
              <w:t xml:space="preserve"> มีค่าเป็น </w:t>
            </w:r>
            <w:r>
              <w:rPr>
                <w:rFonts w:cs="Angsana New"/>
                <w:cs/>
              </w:rPr>
              <w:t>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</w:p>
          <w:p w:rsidR="005C2CAC" w:rsidP="005C2CAC" w:rsidRDefault="005C2CAC" w14:paraId="1F9AD2F1" w14:textId="38A25DF3">
            <w:pPr>
              <w:pStyle w:val="HeaderTable"/>
            </w:pPr>
            <w:r>
              <w:rPr>
                <w:cs/>
                <w:lang w:bidi="th-TH"/>
              </w:rPr>
              <w:t xml:space="preserve">ให้ </w:t>
            </w:r>
            <w:r>
              <w:t xml:space="preserve">Loop </w:t>
            </w:r>
            <w:r>
              <w:rPr>
                <w:cs/>
                <w:lang w:bidi="th-TH"/>
              </w:rPr>
              <w:t xml:space="preserve">แสดง </w:t>
            </w:r>
            <w:r>
              <w:t xml:space="preserve">field </w:t>
            </w:r>
            <w:r>
              <w:rPr>
                <w:cs/>
                <w:lang w:bidi="th-TH"/>
              </w:rPr>
              <w:t xml:space="preserve">ตามจำนวน </w:t>
            </w:r>
            <w:r>
              <w:t xml:space="preserve">Language </w:t>
            </w:r>
            <w:r>
              <w:rPr>
                <w:cs/>
                <w:lang w:bidi="th-TH"/>
              </w:rPr>
              <w:t>ที่เลือกมาก</w:t>
            </w:r>
          </w:p>
        </w:tc>
      </w:tr>
      <w:tr w:rsidRPr="008979A8" w:rsidR="005C2CAC" w:rsidTr="006820B7" w14:paraId="751D7613" w14:textId="77777777">
        <w:trPr>
          <w:trHeight w:val="72"/>
        </w:trPr>
        <w:tc>
          <w:tcPr>
            <w:tcW w:w="877" w:type="pct"/>
          </w:tcPr>
          <w:p w:rsidR="005C2CAC" w:rsidP="005C2CAC" w:rsidRDefault="005C2CAC" w14:paraId="5067A00B" w14:textId="237BDAFC">
            <w:pPr>
              <w:pStyle w:val="HeaderTable"/>
            </w:pPr>
            <w:r>
              <w:t>langAbb</w:t>
            </w:r>
          </w:p>
        </w:tc>
        <w:tc>
          <w:tcPr>
            <w:tcW w:w="1022" w:type="pct"/>
          </w:tcPr>
          <w:p w:rsidR="005C2CAC" w:rsidP="005C2CAC" w:rsidRDefault="005C2CAC" w14:paraId="3273AC0D" w14:textId="618CAA38">
            <w:pPr>
              <w:pStyle w:val="HeaderTable"/>
            </w:pPr>
            <w:r>
              <w:t>Text Area</w:t>
            </w:r>
          </w:p>
        </w:tc>
        <w:tc>
          <w:tcPr>
            <w:tcW w:w="3101" w:type="pct"/>
          </w:tcPr>
          <w:p w:rsidR="005C2CAC" w:rsidP="005C2CAC" w:rsidRDefault="005C2CAC" w14:paraId="6C6B1AC8" w14:textId="77777777">
            <w:r>
              <w:rPr>
                <w:rFonts w:ascii="Segoe UI" w:hAnsi="Segoe UI" w:cs="Segoe UI"/>
                <w:sz w:val="18"/>
                <w:szCs w:val="18"/>
              </w:rPr>
              <w:t>langAbb</w:t>
            </w:r>
            <w:r>
              <w:rPr>
                <w:rFonts w:cs="Angsana New"/>
                <w:cs/>
              </w:rPr>
              <w:t xml:space="preserve"> = </w:t>
            </w:r>
            <w:r>
              <w:t>language</w:t>
            </w:r>
            <w:r>
              <w:rPr>
                <w:rFonts w:cs="Angsana New"/>
                <w:cs/>
              </w:rPr>
              <w:t>.</w:t>
            </w:r>
            <w:r>
              <w:t>lov_val2</w:t>
            </w:r>
          </w:p>
          <w:p w:rsidR="005C2CAC" w:rsidP="005C2CAC" w:rsidRDefault="005C2CAC" w14:paraId="1A9C3156" w14:textId="63EF4ED5">
            <w:pPr>
              <w:pStyle w:val="HeaderTable"/>
            </w:pPr>
            <w:r>
              <w:rPr>
                <w:u w:val="single"/>
              </w:rPr>
              <w:t>Invisible</w:t>
            </w:r>
          </w:p>
        </w:tc>
      </w:tr>
      <w:tr w:rsidRPr="008979A8" w:rsidR="005C2CAC" w:rsidTr="006820B7" w14:paraId="5BA71251" w14:textId="77777777">
        <w:trPr>
          <w:trHeight w:val="72"/>
        </w:trPr>
        <w:tc>
          <w:tcPr>
            <w:tcW w:w="877" w:type="pct"/>
          </w:tcPr>
          <w:p w:rsidR="005C2CAC" w:rsidP="005C2CAC" w:rsidRDefault="005C2CAC" w14:paraId="29AA66D3" w14:textId="6F754459">
            <w:pPr>
              <w:pStyle w:val="HeaderTable"/>
            </w:pPr>
            <w:r>
              <w:t>smsConfirmAfterFirstUse</w:t>
            </w:r>
          </w:p>
        </w:tc>
        <w:tc>
          <w:tcPr>
            <w:tcW w:w="1022" w:type="pct"/>
          </w:tcPr>
          <w:p w:rsidR="005C2CAC" w:rsidP="005C2CAC" w:rsidRDefault="005C2CAC" w14:paraId="093763E1" w14:textId="79FC0C5E">
            <w:pPr>
              <w:pStyle w:val="HeaderTable"/>
            </w:pPr>
            <w:r>
              <w:t>Text Area</w:t>
            </w:r>
          </w:p>
        </w:tc>
        <w:tc>
          <w:tcPr>
            <w:tcW w:w="3101" w:type="pct"/>
          </w:tcPr>
          <w:p w:rsidR="005C2CAC" w:rsidP="005C2CAC" w:rsidRDefault="005C2CAC" w14:paraId="55736FF4" w14:textId="77777777">
            <w:pPr>
              <w:rPr>
                <w:color w:val="FF0000"/>
              </w:rPr>
            </w:pPr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Angsana New"/>
                <w:color w:val="FF0000"/>
                <w:cs/>
              </w:rPr>
              <w:t>*</w:t>
            </w:r>
            <w:r>
              <w:t>{</w:t>
            </w:r>
            <w:r>
              <w:rPr>
                <w:rFonts w:ascii="Segoe UI" w:hAnsi="Segoe UI" w:cs="Segoe UI"/>
                <w:sz w:val="18"/>
                <w:szCs w:val="18"/>
              </w:rPr>
              <w:t>langAbb</w:t>
            </w:r>
            <w:r>
              <w:t>}</w:t>
            </w:r>
          </w:p>
          <w:p w:rsidR="005C2CAC" w:rsidP="005C2CAC" w:rsidRDefault="005C2CAC" w14:paraId="489ABC95" w14:textId="77777777">
            <w:r>
              <w:rPr>
                <w:color w:val="FF0000"/>
              </w:rPr>
              <w:t xml:space="preserve">Example </w:t>
            </w:r>
            <w:r>
              <w:rPr>
                <w:rFonts w:cs="Angsana New"/>
                <w:color w:val="FF0000"/>
                <w:cs/>
              </w:rPr>
              <w:t>: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olor w:val="FF0000"/>
                <w:cs/>
              </w:rPr>
              <w:t>*</w:t>
            </w:r>
            <w:r>
              <w:rPr>
                <w:color w:val="FF0000"/>
              </w:rPr>
              <w:t>ENG</w:t>
            </w:r>
          </w:p>
          <w:p w:rsidR="005C2CAC" w:rsidP="005C2CAC" w:rsidRDefault="005C2CAC" w14:paraId="73416AE8" w14:textId="77777777">
            <w:pPr>
              <w:rPr>
                <w:rFonts w:cs="CordiaUPC"/>
                <w:cs/>
              </w:rPr>
            </w:pPr>
            <w:r>
              <w:rPr>
                <w:rFonts w:cs="CordiaUPC"/>
              </w:rPr>
              <w:t xml:space="preserve">Max Length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CordiaUPC"/>
              </w:rPr>
              <w:t>250</w:t>
            </w:r>
          </w:p>
          <w:p w:rsidR="005C2CAC" w:rsidP="005C2CAC" w:rsidRDefault="005C2CAC" w14:paraId="2CFF5D32" w14:textId="00CBFEA0">
            <w:pPr>
              <w:pStyle w:val="HeaderTable"/>
            </w:pPr>
            <w:r>
              <w:rPr>
                <w:cs/>
                <w:lang w:bidi="th-TH"/>
              </w:rPr>
              <w:t xml:space="preserve">เมื่อ </w:t>
            </w:r>
            <w:r>
              <w:t xml:space="preserve">User </w:t>
            </w:r>
            <w:r>
              <w:rPr>
                <w:cs/>
                <w:lang w:bidi="th-TH"/>
              </w:rPr>
              <w:t xml:space="preserve">กรอกให้คำนวนจำนวนตัวอักษรไว้ที่ </w:t>
            </w:r>
            <w:r>
              <w:t>counterSMSConfirmAfterFirstUse</w:t>
            </w:r>
            <w:r>
              <w:rPr>
                <w:color w:val="FF0000"/>
              </w:rPr>
              <w:t>{</w:t>
            </w:r>
            <w:r>
              <w:rPr>
                <w:rFonts w:ascii="Segoe UI" w:hAnsi="Segoe UI" w:cs="Segoe UI"/>
                <w:sz w:val="18"/>
                <w:szCs w:val="18"/>
              </w:rPr>
              <w:t>langAbb</w:t>
            </w:r>
            <w:r>
              <w:rPr>
                <w:color w:val="FF0000"/>
              </w:rPr>
              <w:t>}</w:t>
            </w:r>
          </w:p>
        </w:tc>
      </w:tr>
      <w:tr w:rsidRPr="008979A8" w:rsidR="005C2CAC" w:rsidTr="006820B7" w14:paraId="087072B4" w14:textId="77777777">
        <w:trPr>
          <w:trHeight w:val="72"/>
        </w:trPr>
        <w:tc>
          <w:tcPr>
            <w:tcW w:w="877" w:type="pct"/>
          </w:tcPr>
          <w:p w:rsidR="005C2CAC" w:rsidP="005C2CAC" w:rsidRDefault="005C2CAC" w14:paraId="7306D387" w14:textId="2CF3F001">
            <w:pPr>
              <w:pStyle w:val="HeaderTable"/>
            </w:pPr>
            <w:r>
              <w:t>counterSmsConfirmAfterFirstUse</w:t>
            </w:r>
          </w:p>
        </w:tc>
        <w:tc>
          <w:tcPr>
            <w:tcW w:w="1022" w:type="pct"/>
          </w:tcPr>
          <w:p w:rsidR="005C2CAC" w:rsidP="005C2CAC" w:rsidRDefault="005C2CAC" w14:paraId="67EDCCAA" w14:textId="5028DBAF">
            <w:pPr>
              <w:pStyle w:val="HeaderTable"/>
            </w:pPr>
            <w:r>
              <w:t>Text</w:t>
            </w:r>
          </w:p>
        </w:tc>
        <w:tc>
          <w:tcPr>
            <w:tcW w:w="3101" w:type="pct"/>
          </w:tcPr>
          <w:p w:rsidR="005C2CAC" w:rsidP="005C2CAC" w:rsidRDefault="005C2CAC" w14:paraId="4A80B273" w14:textId="254B32D4">
            <w:r>
              <w:rPr>
                <w:cs/>
              </w:rPr>
              <w:t>วางไว้ใต้</w:t>
            </w:r>
            <w:r>
              <w:rPr>
                <w:rFonts w:cs="Angsana New"/>
                <w:cs/>
              </w:rPr>
              <w:t xml:space="preserve"> </w:t>
            </w:r>
            <w:r>
              <w:t>smsConfirmAfterFirstUse</w:t>
            </w:r>
          </w:p>
          <w:p w:rsidR="005C2CAC" w:rsidP="005C2CAC" w:rsidRDefault="005C2CAC" w14:paraId="464AB281" w14:textId="77777777">
            <w:r>
              <w:rPr>
                <w:cs/>
              </w:rPr>
              <w:t xml:space="preserve">แสดงใน </w:t>
            </w:r>
            <w:r>
              <w:t>Format</w:t>
            </w:r>
          </w:p>
          <w:p w:rsidR="005C2CAC" w:rsidP="005C2CAC" w:rsidRDefault="005C2CAC" w14:paraId="28D181E2" w14:textId="50E9B389">
            <w:pPr>
              <w:pStyle w:val="HeaderTable"/>
            </w:pPr>
            <w:r>
              <w:t>counterSMSConfirmAfterFirstUse</w:t>
            </w:r>
            <w:r>
              <w:rPr>
                <w:rFonts w:cs="Angsana New"/>
                <w:cs/>
                <w:lang w:bidi="th-TH"/>
              </w:rPr>
              <w:t xml:space="preserve"> / </w:t>
            </w:r>
            <w:r>
              <w:t>250</w:t>
            </w:r>
          </w:p>
        </w:tc>
      </w:tr>
      <w:tr w:rsidRPr="008979A8" w:rsidR="005C2CAC" w:rsidTr="006820B7" w14:paraId="0BFDA6F0" w14:textId="77777777">
        <w:trPr>
          <w:trHeight w:val="72"/>
        </w:trPr>
        <w:tc>
          <w:tcPr>
            <w:tcW w:w="5000" w:type="pct"/>
            <w:gridSpan w:val="3"/>
            <w:shd w:val="clear" w:color="auto" w:fill="BFBFBF" w:themeFill="background1" w:themeFillShade="BF"/>
          </w:tcPr>
          <w:p w:rsidR="005C2CAC" w:rsidP="005C2CAC" w:rsidRDefault="005C2CAC" w14:paraId="6C2CC139" w14:textId="60BC4310">
            <w:pPr>
              <w:pStyle w:val="HeaderTable"/>
            </w:pPr>
            <w:r>
              <w:rPr>
                <w:rFonts w:hint="cs"/>
                <w:cs/>
                <w:lang w:bidi="th-TH"/>
              </w:rPr>
              <w:t xml:space="preserve">จบ </w:t>
            </w:r>
            <w:r>
              <w:t>Loop</w:t>
            </w:r>
          </w:p>
        </w:tc>
      </w:tr>
      <w:tr w:rsidRPr="008979A8" w:rsidR="005C2CAC" w:rsidTr="006820B7" w14:paraId="5250D892" w14:textId="77777777">
        <w:trPr>
          <w:trHeight w:val="72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5C2CAC" w:rsidP="005C2CAC" w:rsidRDefault="005C2CAC" w14:paraId="101D624D" w14:textId="6308940B">
            <w:pPr>
              <w:pStyle w:val="HeaderTable"/>
            </w:pPr>
            <w:r>
              <w:t xml:space="preserve">End </w:t>
            </w:r>
            <w:r w:rsidRPr="00C417B5">
              <w:t xml:space="preserve">SMS </w:t>
            </w:r>
            <w:r w:rsidRPr="00C417B5">
              <w:rPr>
                <w:cs/>
                <w:lang w:bidi="th-TH"/>
              </w:rPr>
              <w:t xml:space="preserve">แจ้งอายุการใช้งานแพ็ก (เมื่อมีการ </w:t>
            </w:r>
            <w:r w:rsidRPr="00C417B5">
              <w:t>First Use</w:t>
            </w:r>
            <w:r w:rsidRPr="00C417B5">
              <w:rPr>
                <w:bCs/>
                <w:cs/>
                <w:lang w:bidi="th-TH"/>
              </w:rPr>
              <w:t xml:space="preserve">) </w:t>
            </w:r>
            <w:r>
              <w:t>Section</w:t>
            </w:r>
          </w:p>
        </w:tc>
      </w:tr>
      <w:tr w:rsidRPr="008979A8" w:rsidR="00A751EC" w:rsidTr="006820B7" w14:paraId="12D5468B" w14:textId="77777777">
        <w:trPr>
          <w:trHeight w:val="72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06200C" w:rsidP="00A751EC" w:rsidRDefault="0006200C" w14:paraId="1F3B0257" w14:textId="55D5576F">
            <w:pPr>
              <w:pStyle w:val="HeaderTable"/>
              <w:rPr>
                <w:cs/>
                <w:lang w:bidi="th-TH"/>
              </w:rPr>
            </w:pPr>
            <w:r w:rsidRPr="0006200C">
              <w:t xml:space="preserve">SMS </w:t>
            </w:r>
            <w:r w:rsidRPr="0006200C">
              <w:rPr>
                <w:cs/>
                <w:lang w:bidi="th-TH"/>
              </w:rPr>
              <w:t>แจ้</w:t>
            </w:r>
            <w:r>
              <w:rPr>
                <w:rFonts w:hint="cs"/>
                <w:cs/>
                <w:lang w:bidi="th-TH"/>
              </w:rPr>
              <w:t>ง</w:t>
            </w:r>
            <w:r w:rsidRPr="0006200C">
              <w:rPr>
                <w:cs/>
                <w:lang w:bidi="th-TH"/>
              </w:rPr>
              <w:t xml:space="preserve">กรณีไม่ได้ใช้แพ็กภายใน </w:t>
            </w:r>
            <w:r w:rsidRPr="0006200C">
              <w:t xml:space="preserve">60 </w:t>
            </w:r>
            <w:r w:rsidRPr="0006200C">
              <w:rPr>
                <w:cs/>
                <w:lang w:bidi="th-TH"/>
              </w:rPr>
              <w:t xml:space="preserve">วัน (ไม่มีการ </w:t>
            </w:r>
            <w:r w:rsidRPr="0006200C">
              <w:t>First Use</w:t>
            </w:r>
            <w:r w:rsidRPr="0006200C">
              <w:rPr>
                <w:bCs/>
                <w:cs/>
                <w:lang w:bidi="th-TH"/>
              </w:rPr>
              <w:t xml:space="preserve">) </w:t>
            </w:r>
          </w:p>
          <w:p w:rsidR="00A751EC" w:rsidRDefault="00A751EC" w14:paraId="66457CE5" w14:textId="5D0CFB85">
            <w:pPr>
              <w:pStyle w:val="HeaderTable"/>
            </w:pPr>
            <w:r>
              <w:t xml:space="preserve">Visible </w:t>
            </w:r>
            <w:r>
              <w:rPr>
                <w:cs/>
                <w:lang w:bidi="th-TH"/>
              </w:rPr>
              <w:t xml:space="preserve">เมื่อ </w:t>
            </w:r>
            <w:r>
              <w:rPr>
                <w:rFonts w:cs="Angsana New"/>
              </w:rPr>
              <w:t xml:space="preserve">PO Group </w:t>
            </w:r>
            <w:r>
              <w:rPr>
                <w:bCs/>
                <w:cs/>
                <w:lang w:bidi="th-TH"/>
              </w:rPr>
              <w:t>= “</w:t>
            </w:r>
            <w:r>
              <w:rPr>
                <w:rFonts w:cs="Angsana New"/>
              </w:rPr>
              <w:t>IR</w:t>
            </w:r>
            <w:r>
              <w:rPr>
                <w:bCs/>
                <w:cs/>
                <w:lang w:bidi="th-TH"/>
              </w:rPr>
              <w:t>”</w:t>
            </w:r>
            <w:r w:rsidDel="008A524D">
              <w:rPr>
                <w:bCs/>
                <w:cs/>
                <w:lang w:bidi="th-TH"/>
              </w:rPr>
              <w:t xml:space="preserve"> </w:t>
            </w:r>
            <w:r>
              <w:rPr>
                <w:rFonts w:cs="Angsana New"/>
                <w:cs/>
                <w:lang w:bidi="th-TH"/>
              </w:rPr>
              <w:t>ถ้าไม่ใช่ให้เคลียร์ค่า</w:t>
            </w:r>
          </w:p>
        </w:tc>
      </w:tr>
      <w:tr w:rsidRPr="008979A8" w:rsidR="00A751EC" w:rsidTr="006820B7" w14:paraId="6E9AE93D" w14:textId="77777777">
        <w:trPr>
          <w:trHeight w:val="72"/>
        </w:trPr>
        <w:tc>
          <w:tcPr>
            <w:tcW w:w="877" w:type="pct"/>
          </w:tcPr>
          <w:p w:rsidR="00A751EC" w:rsidP="00A751EC" w:rsidRDefault="00275EEE" w14:paraId="14F72757" w14:textId="561A059E">
            <w:r>
              <w:t>S</w:t>
            </w:r>
            <w:r w:rsidR="00A751EC">
              <w:t>ms</w:t>
            </w:r>
            <w:r>
              <w:t>No</w:t>
            </w:r>
            <w:r w:rsidR="00A751EC">
              <w:t>FirstUse</w:t>
            </w:r>
            <w:r>
              <w:t>In60Days</w:t>
            </w:r>
            <w:r w:rsidR="00A751EC">
              <w:t>Flag</w:t>
            </w:r>
          </w:p>
        </w:tc>
        <w:tc>
          <w:tcPr>
            <w:tcW w:w="1022" w:type="pct"/>
          </w:tcPr>
          <w:p w:rsidR="00A751EC" w:rsidP="00A751EC" w:rsidRDefault="00A751EC" w14:paraId="68ACF112" w14:textId="3F56523E">
            <w:r>
              <w:t>Drop Down List</w:t>
            </w:r>
          </w:p>
        </w:tc>
        <w:tc>
          <w:tcPr>
            <w:tcW w:w="3101" w:type="pct"/>
          </w:tcPr>
          <w:p w:rsidR="00A751EC" w:rsidP="00A751EC" w:rsidRDefault="00A751EC" w14:paraId="1DDDA37F" w14:textId="77777777">
            <w:pPr>
              <w:rPr>
                <w:color w:val="FF0000"/>
              </w:rPr>
            </w:pPr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Angsana New"/>
                <w:color w:val="FF0000"/>
                <w:cs/>
              </w:rPr>
              <w:t>*</w:t>
            </w:r>
            <w:r>
              <w:rPr>
                <w:color w:val="FF0000"/>
              </w:rPr>
              <w:t>Send Flag</w:t>
            </w:r>
          </w:p>
          <w:p w:rsidR="00A751EC" w:rsidP="00A751EC" w:rsidRDefault="00A751EC" w14:paraId="5AD5FE9A" w14:textId="77777777">
            <w:pPr>
              <w:spacing w:after="0"/>
            </w:pPr>
            <w:r>
              <w:t xml:space="preserve">Default Value </w:t>
            </w:r>
            <w:r>
              <w:rPr>
                <w:rFonts w:cs="Angsana New"/>
                <w:cs/>
              </w:rPr>
              <w:t xml:space="preserve">: ถ้า </w:t>
            </w:r>
            <w:r>
              <w:rPr>
                <w:rFonts w:cs="Angsana New"/>
              </w:rPr>
              <w:t xml:space="preserve">PO Group </w:t>
            </w:r>
            <w:r>
              <w:rPr>
                <w:rFonts w:cs="Angsana New"/>
                <w:cs/>
              </w:rPr>
              <w:t>= 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</w:p>
          <w:p w:rsidR="00A751EC" w:rsidP="00A751EC" w:rsidRDefault="00A751EC" w14:paraId="5E952E03" w14:textId="2F60010C">
            <w:r>
              <w:rPr>
                <w:cs/>
              </w:rPr>
              <w:t xml:space="preserve">ถ้าไม่ใช่ให้ </w:t>
            </w:r>
            <w:r>
              <w:t>sms</w:t>
            </w:r>
            <w:r w:rsidR="009B5768">
              <w:t>NoFirstUseIn60Days</w:t>
            </w:r>
            <w:r>
              <w:t xml:space="preserve">SendFlag </w:t>
            </w:r>
            <w:r>
              <w:rPr>
                <w:rFonts w:cs="Angsana New"/>
                <w:cs/>
              </w:rPr>
              <w:t>= “</w:t>
            </w:r>
            <w:r>
              <w:t>Don</w:t>
            </w:r>
            <w:r>
              <w:rPr>
                <w:rFonts w:cs="Angsana New"/>
                <w:cs/>
              </w:rPr>
              <w:t>’</w:t>
            </w:r>
            <w:r>
              <w:t>t Send</w:t>
            </w:r>
            <w:r>
              <w:rPr>
                <w:rFonts w:cs="Angsana New"/>
                <w:cs/>
              </w:rPr>
              <w:t>”</w:t>
            </w:r>
          </w:p>
          <w:p w:rsidR="00A751EC" w:rsidP="00A751EC" w:rsidRDefault="00A751EC" w14:paraId="1C1321A7" w14:textId="77777777">
            <w:r>
              <w:rPr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 xml:space="preserve">: </w:t>
            </w:r>
            <w:r>
              <w:t xml:space="preserve">Logic Default </w:t>
            </w:r>
            <w:r>
              <w:rPr>
                <w:cs/>
              </w:rPr>
              <w:t xml:space="preserve">ทำเมื่อ </w:t>
            </w:r>
            <w:r>
              <w:t xml:space="preserve">Visible </w:t>
            </w:r>
            <w:r>
              <w:rPr>
                <w:cs/>
              </w:rPr>
              <w:t>เท่านั้น</w:t>
            </w:r>
          </w:p>
          <w:p w:rsidR="00A751EC" w:rsidP="00A751EC" w:rsidRDefault="00A751EC" w14:paraId="24FEC11C" w14:textId="77777777">
            <w:pPr>
              <w:rPr>
                <w:rFonts w:cs="CordiaUPC"/>
                <w:cs/>
              </w:rPr>
            </w:pPr>
            <w:r>
              <w:t xml:space="preserve">List of Value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cs/>
              </w:rPr>
              <w:t>ดึงข้อมูลจาก</w:t>
            </w:r>
            <w:r>
              <w:rPr>
                <w:rFonts w:cs="Angsana New"/>
                <w:cs/>
              </w:rPr>
              <w:t xml:space="preserve"> </w:t>
            </w:r>
            <w:r>
              <w:t xml:space="preserve">DB </w:t>
            </w:r>
            <w:r>
              <w:rPr>
                <w:cs/>
              </w:rPr>
              <w:t>ที่</w:t>
            </w:r>
            <w:r>
              <w:t xml:space="preserve"> Table</w:t>
            </w:r>
            <w:r>
              <w:rPr>
                <w:cs/>
              </w:rPr>
              <w:t xml:space="preserve"> </w:t>
            </w:r>
            <w:r>
              <w:t>FLW_CFG_LOV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cs/>
              </w:rPr>
              <w:t xml:space="preserve">โดย </w:t>
            </w:r>
            <w:r>
              <w:t>group_type</w:t>
            </w:r>
            <w:r>
              <w:rPr>
                <w:cs/>
              </w:rPr>
              <w:t xml:space="preserve"> </w:t>
            </w:r>
            <w:r>
              <w:rPr>
                <w:rFonts w:cs="Angsana New"/>
                <w:cs/>
              </w:rPr>
              <w:t>= ‘</w:t>
            </w:r>
            <w:r>
              <w:rPr>
                <w:rFonts w:cs="CordiaUPC"/>
              </w:rPr>
              <w:t>Send Flag</w:t>
            </w:r>
            <w:r>
              <w:rPr>
                <w:rFonts w:cs="Angsana New"/>
                <w:cs/>
              </w:rPr>
              <w:t>’</w:t>
            </w:r>
          </w:p>
          <w:p w:rsidR="00A751EC" w:rsidP="00A751EC" w:rsidRDefault="00A751EC" w14:paraId="5C4326E9" w14:textId="77A53A0F">
            <w:pPr>
              <w:spacing w:after="0"/>
            </w:pPr>
            <w:r>
              <w:rPr>
                <w:rFonts w:cs="Angsana New"/>
                <w:cs/>
              </w:rPr>
              <w:t xml:space="preserve">ถ้าเลือก </w:t>
            </w:r>
            <w:r>
              <w:t>sms</w:t>
            </w:r>
            <w:r w:rsidR="009B5768">
              <w:t>NoFirstUseIn60Days</w:t>
            </w:r>
            <w:r>
              <w:t xml:space="preserve">SendFlag </w:t>
            </w:r>
            <w:r>
              <w:rPr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t>Don</w:t>
            </w:r>
            <w:r>
              <w:rPr>
                <w:rFonts w:cs="Angsana New"/>
                <w:cs/>
              </w:rPr>
              <w:t>’</w:t>
            </w:r>
            <w:r>
              <w:t>t Send</w:t>
            </w:r>
            <w:r>
              <w:rPr>
                <w:rFonts w:cs="Angsana New"/>
                <w:cs/>
              </w:rPr>
              <w:t>”</w:t>
            </w:r>
          </w:p>
          <w:p w:rsidR="00A751EC" w:rsidP="00A751EC" w:rsidRDefault="00A751EC" w14:paraId="1738AD63" w14:textId="77777777">
            <w:pPr>
              <w:pStyle w:val="ListParagraph"/>
              <w:numPr>
                <w:ilvl w:val="0"/>
                <w:numId w:val="436"/>
              </w:numPr>
              <w:spacing w:after="0"/>
            </w:pPr>
            <w:r>
              <w:rPr>
                <w:cs/>
              </w:rPr>
              <w:t xml:space="preserve">ให้ </w:t>
            </w:r>
            <w:r>
              <w:t xml:space="preserve">Invisible Field </w:t>
            </w:r>
            <w:r>
              <w:rPr>
                <w:cs/>
              </w:rPr>
              <w:t xml:space="preserve">อื่นๆใน </w:t>
            </w:r>
            <w:r>
              <w:t xml:space="preserve">Section </w:t>
            </w:r>
            <w:r>
              <w:rPr>
                <w:cs/>
              </w:rPr>
              <w:t>นี้</w:t>
            </w:r>
          </w:p>
          <w:p w:rsidR="00A751EC" w:rsidP="00A751EC" w:rsidRDefault="00A751EC" w14:paraId="7460624A" w14:textId="5D1D3151">
            <w:pPr>
              <w:spacing w:after="0"/>
            </w:pPr>
            <w:r>
              <w:rPr>
                <w:cs/>
              </w:rPr>
              <w:t xml:space="preserve">ถ้าเลือก </w:t>
            </w:r>
            <w:r>
              <w:t>sms</w:t>
            </w:r>
            <w:r w:rsidR="009B5768">
              <w:t>NoFirstUseIn60Days</w:t>
            </w:r>
            <w:r>
              <w:t xml:space="preserve">SendFlag </w:t>
            </w:r>
            <w:r>
              <w:rPr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</w:p>
          <w:p w:rsidR="00A751EC" w:rsidP="00A751EC" w:rsidRDefault="00A751EC" w14:paraId="30A79AFC" w14:textId="77777777">
            <w:pPr>
              <w:pStyle w:val="ListParagraph"/>
              <w:numPr>
                <w:ilvl w:val="0"/>
                <w:numId w:val="436"/>
              </w:numPr>
              <w:spacing w:after="0"/>
            </w:pPr>
            <w:r>
              <w:rPr>
                <w:cs/>
              </w:rPr>
              <w:t xml:space="preserve">ให้ </w:t>
            </w:r>
            <w:r>
              <w:t xml:space="preserve">Visible Field </w:t>
            </w:r>
            <w:r>
              <w:rPr>
                <w:cs/>
              </w:rPr>
              <w:t xml:space="preserve">อื่นๆใน </w:t>
            </w:r>
            <w:r>
              <w:t xml:space="preserve">Section </w:t>
            </w:r>
            <w:r>
              <w:rPr>
                <w:cs/>
              </w:rPr>
              <w:t>นี้</w:t>
            </w:r>
          </w:p>
          <w:p w:rsidR="00A751EC" w:rsidP="00A751EC" w:rsidRDefault="00A751EC" w14:paraId="4DA92FC8" w14:textId="1F611447"/>
        </w:tc>
      </w:tr>
      <w:tr w:rsidRPr="008979A8" w:rsidR="00A751EC" w:rsidTr="006820B7" w14:paraId="67206889" w14:textId="77777777">
        <w:trPr>
          <w:trHeight w:val="72"/>
        </w:trPr>
        <w:tc>
          <w:tcPr>
            <w:tcW w:w="877" w:type="pct"/>
          </w:tcPr>
          <w:p w:rsidR="00A751EC" w:rsidDel="00A751EC" w:rsidP="00A751EC" w:rsidRDefault="00A751EC" w14:paraId="0B30AE0A" w14:textId="292A7BD8">
            <w:r>
              <w:t>defaultWordingFlag</w:t>
            </w:r>
          </w:p>
        </w:tc>
        <w:tc>
          <w:tcPr>
            <w:tcW w:w="1022" w:type="pct"/>
          </w:tcPr>
          <w:p w:rsidR="00A751EC" w:rsidDel="00A751EC" w:rsidP="00A751EC" w:rsidRDefault="00A751EC" w14:paraId="659177B8" w14:textId="5DDDDC5E">
            <w:r>
              <w:t>Radio Button</w:t>
            </w:r>
          </w:p>
        </w:tc>
        <w:tc>
          <w:tcPr>
            <w:tcW w:w="3101" w:type="pct"/>
          </w:tcPr>
          <w:p w:rsidR="00A751EC" w:rsidP="00A751EC" w:rsidRDefault="00A751EC" w14:paraId="235BE641" w14:textId="77777777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Angsana New"/>
                <w:color w:val="FF0000"/>
                <w:cs/>
              </w:rPr>
              <w:t>*</w:t>
            </w:r>
            <w:r>
              <w:rPr>
                <w:color w:val="FF0000"/>
              </w:rPr>
              <w:t>Default Wording</w:t>
            </w:r>
          </w:p>
          <w:p w:rsidR="00A751EC" w:rsidP="00A751EC" w:rsidRDefault="00A751EC" w14:paraId="179D18DE" w14:textId="77777777">
            <w:pPr>
              <w:rPr>
                <w:rFonts w:cs="CordiaUPC"/>
              </w:rPr>
            </w:pPr>
            <w:r>
              <w:t xml:space="preserve">List of Value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cs/>
              </w:rPr>
              <w:t>ดึงข้อมูลจาก</w:t>
            </w:r>
            <w:r>
              <w:t xml:space="preserve">DB </w:t>
            </w:r>
            <w:r>
              <w:rPr>
                <w:cs/>
              </w:rPr>
              <w:t>ที่</w:t>
            </w:r>
            <w:r>
              <w:t xml:space="preserve"> Table</w:t>
            </w:r>
            <w:r>
              <w:rPr>
                <w:cs/>
              </w:rPr>
              <w:t xml:space="preserve"> </w:t>
            </w:r>
            <w:r>
              <w:t>FLW_CFG_LOV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cs/>
              </w:rPr>
              <w:t xml:space="preserve">โดย </w:t>
            </w:r>
            <w:r>
              <w:t>group_type</w:t>
            </w:r>
            <w:r>
              <w:rPr>
                <w:cs/>
              </w:rPr>
              <w:t xml:space="preserve"> </w:t>
            </w:r>
            <w:r>
              <w:rPr>
                <w:rFonts w:cs="Angsana New"/>
                <w:cs/>
              </w:rPr>
              <w:t>= ‘</w:t>
            </w:r>
            <w:r>
              <w:rPr>
                <w:rFonts w:cs="CordiaUPC"/>
              </w:rPr>
              <w:t>YesNoIndicator</w:t>
            </w:r>
            <w:r>
              <w:rPr>
                <w:rFonts w:cs="Angsana New"/>
                <w:cs/>
              </w:rPr>
              <w:t>’</w:t>
            </w:r>
          </w:p>
          <w:p w:rsidR="00A751EC" w:rsidP="00A751EC" w:rsidRDefault="00A751EC" w14:paraId="00CFBA8B" w14:textId="4FCB2FF7">
            <w:pPr>
              <w:rPr>
                <w:rFonts w:cs="CordiaUPC"/>
                <w:cs/>
              </w:rPr>
            </w:pPr>
            <w:r>
              <w:rPr>
                <w:rFonts w:cs="Angsana New"/>
                <w:cs/>
              </w:rPr>
              <w:t>ถ้าค่าเป็น “</w:t>
            </w:r>
            <w:r>
              <w:rPr>
                <w:rFonts w:cs="CordiaUPC"/>
              </w:rPr>
              <w:t>Yes</w:t>
            </w:r>
            <w:r>
              <w:rPr>
                <w:rFonts w:cs="Angsana New"/>
                <w:cs/>
              </w:rPr>
              <w:t xml:space="preserve">” ให้ </w:t>
            </w:r>
            <w:r>
              <w:rPr>
                <w:rFonts w:cs="CordiaUPC"/>
              </w:rPr>
              <w:t xml:space="preserve">Disable Field </w:t>
            </w:r>
            <w:r>
              <w:t>sms</w:t>
            </w:r>
            <w:r w:rsidR="00C3776A">
              <w:t>NoFirstUseIn60Days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cs/>
              </w:rPr>
              <w:t xml:space="preserve">ทุกภาษา และ </w:t>
            </w:r>
            <w:r>
              <w:t xml:space="preserve">Default </w:t>
            </w:r>
            <w:r>
              <w:rPr>
                <w:cs/>
              </w:rPr>
              <w:t xml:space="preserve">ตามที่ </w:t>
            </w:r>
            <w:r>
              <w:t xml:space="preserve">Configure </w:t>
            </w:r>
            <w:r>
              <w:rPr>
                <w:cs/>
              </w:rPr>
              <w:t>ที่</w:t>
            </w:r>
            <w:r>
              <w:t xml:space="preserve"> Table</w:t>
            </w:r>
            <w:r>
              <w:rPr>
                <w:cs/>
              </w:rPr>
              <w:t xml:space="preserve"> </w:t>
            </w:r>
            <w:r>
              <w:t>FLW_CFG_LOV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cs/>
              </w:rPr>
              <w:t xml:space="preserve">โดย </w:t>
            </w:r>
            <w:r>
              <w:t>group_type</w:t>
            </w:r>
            <w:r>
              <w:rPr>
                <w:cs/>
              </w:rPr>
              <w:t xml:space="preserve"> </w:t>
            </w:r>
            <w:r>
              <w:rPr>
                <w:rFonts w:cs="Angsana New"/>
                <w:cs/>
              </w:rPr>
              <w:t>= ‘</w:t>
            </w:r>
            <w:r>
              <w:rPr>
                <w:rFonts w:cs="CordiaUPC"/>
              </w:rPr>
              <w:t>Default SMS Wording</w:t>
            </w:r>
            <w:r>
              <w:rPr>
                <w:rFonts w:cs="Angsana New"/>
                <w:cs/>
              </w:rPr>
              <w:t xml:space="preserve">’ และ </w:t>
            </w:r>
            <w:r>
              <w:rPr>
                <w:rFonts w:cs="CordiaUPC"/>
              </w:rPr>
              <w:t xml:space="preserve">lov_type </w:t>
            </w:r>
            <w:r>
              <w:rPr>
                <w:rFonts w:cs="Angsana New"/>
                <w:cs/>
              </w:rPr>
              <w:t>= ‘</w:t>
            </w:r>
            <w:r w:rsidRPr="00014716" w:rsidR="00014716">
              <w:t>No First Use In 60 Days</w:t>
            </w:r>
            <w:r>
              <w:rPr>
                <w:rFonts w:cs="Angsana New"/>
                <w:cs/>
              </w:rPr>
              <w:t>’</w:t>
            </w:r>
          </w:p>
          <w:p w:rsidR="00A751EC" w:rsidP="00A751EC" w:rsidRDefault="00A751EC" w14:paraId="3C341B52" w14:textId="77777777">
            <w:pPr>
              <w:pStyle w:val="ListParagraph"/>
              <w:numPr>
                <w:ilvl w:val="0"/>
                <w:numId w:val="436"/>
              </w:numPr>
              <w:spacing w:after="0"/>
            </w:pPr>
            <w:r>
              <w:t xml:space="preserve">Eng </w:t>
            </w:r>
            <w:r>
              <w:rPr>
                <w:rFonts w:cs="Angsana New"/>
                <w:cs/>
              </w:rPr>
              <w:t xml:space="preserve">= </w:t>
            </w:r>
            <w:r>
              <w:t>lov_val2</w:t>
            </w:r>
          </w:p>
          <w:p w:rsidR="00A751EC" w:rsidP="00A751EC" w:rsidRDefault="00A751EC" w14:paraId="3608F4CE" w14:textId="77777777">
            <w:pPr>
              <w:pStyle w:val="ListParagraph"/>
              <w:numPr>
                <w:ilvl w:val="0"/>
                <w:numId w:val="436"/>
              </w:numPr>
              <w:spacing w:after="0"/>
            </w:pPr>
            <w:r>
              <w:t xml:space="preserve">THA </w:t>
            </w:r>
            <w:r>
              <w:rPr>
                <w:rFonts w:cs="Angsana New"/>
                <w:cs/>
              </w:rPr>
              <w:t xml:space="preserve">= </w:t>
            </w:r>
            <w:r>
              <w:t>lov_val3</w:t>
            </w:r>
          </w:p>
          <w:p w:rsidR="00A751EC" w:rsidDel="00A751EC" w:rsidP="00A751EC" w:rsidRDefault="00A751EC" w14:paraId="18AAAFA1" w14:textId="2DE93C74">
            <w:r>
              <w:rPr>
                <w:cs/>
              </w:rPr>
              <w:t xml:space="preserve">ถ้าเป็น </w:t>
            </w:r>
            <w:r>
              <w:rPr>
                <w:rFonts w:cs="Angsana New"/>
                <w:cs/>
              </w:rPr>
              <w:t>“</w:t>
            </w:r>
            <w:r>
              <w:t>No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cs/>
              </w:rPr>
              <w:t xml:space="preserve">ให้ </w:t>
            </w:r>
            <w:r>
              <w:t>Enable Field sms</w:t>
            </w:r>
            <w:r w:rsidR="009B5768">
              <w:t>NoFirstUseIn60Days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cs/>
              </w:rPr>
              <w:t>ทุกภาษา</w:t>
            </w:r>
          </w:p>
        </w:tc>
      </w:tr>
      <w:tr w:rsidRPr="008979A8" w:rsidR="00A751EC" w:rsidTr="00522901" w14:paraId="6EEAC815" w14:textId="77777777">
        <w:trPr>
          <w:trHeight w:val="72"/>
        </w:trPr>
        <w:tc>
          <w:tcPr>
            <w:tcW w:w="5000" w:type="pct"/>
            <w:gridSpan w:val="3"/>
            <w:shd w:val="clear" w:color="auto" w:fill="BFBFBF" w:themeFill="background1" w:themeFillShade="BF"/>
          </w:tcPr>
          <w:p w:rsidR="00A751EC" w:rsidP="00522901" w:rsidRDefault="00A751EC" w14:paraId="47C37235" w14:textId="7419B151">
            <w:pPr>
              <w:pStyle w:val="HeaderTable"/>
            </w:pPr>
            <w:r>
              <w:t xml:space="preserve">Visble </w:t>
            </w:r>
            <w:r>
              <w:rPr>
                <w:cs/>
                <w:lang w:bidi="th-TH"/>
              </w:rPr>
              <w:t xml:space="preserve">เมื่อ </w:t>
            </w:r>
            <w:r>
              <w:t>sms</w:t>
            </w:r>
            <w:r w:rsidR="009B5768">
              <w:t>NoFirstUseIn60Days</w:t>
            </w:r>
            <w:r>
              <w:t>SendFlag</w:t>
            </w:r>
            <w:r>
              <w:rPr>
                <w:cs/>
                <w:lang w:bidi="th-TH"/>
              </w:rPr>
              <w:t xml:space="preserve"> มีค่าเป็น </w:t>
            </w:r>
            <w:r w:rsidRPr="00522901">
              <w:rPr>
                <w:cs/>
                <w:lang w:bidi="th-TH"/>
              </w:rPr>
              <w:t>“</w:t>
            </w:r>
            <w:r>
              <w:t>Send</w:t>
            </w:r>
            <w:r w:rsidRPr="00522901">
              <w:rPr>
                <w:cs/>
                <w:lang w:bidi="th-TH"/>
              </w:rPr>
              <w:t>”</w:t>
            </w:r>
          </w:p>
          <w:p w:rsidR="00A751EC" w:rsidDel="00A751EC" w:rsidP="00522901" w:rsidRDefault="00A751EC" w14:paraId="33AC2A98" w14:textId="300125BC">
            <w:pPr>
              <w:pStyle w:val="HeaderTable"/>
            </w:pPr>
            <w:r>
              <w:rPr>
                <w:cs/>
                <w:lang w:bidi="th-TH"/>
              </w:rPr>
              <w:t xml:space="preserve">ให้ </w:t>
            </w:r>
            <w:r>
              <w:t xml:space="preserve">Loop </w:t>
            </w:r>
            <w:r>
              <w:rPr>
                <w:cs/>
                <w:lang w:bidi="th-TH"/>
              </w:rPr>
              <w:t xml:space="preserve">แสดง </w:t>
            </w:r>
            <w:r>
              <w:t xml:space="preserve">field </w:t>
            </w:r>
            <w:r>
              <w:rPr>
                <w:cs/>
                <w:lang w:bidi="th-TH"/>
              </w:rPr>
              <w:t xml:space="preserve">ตามจำนวน </w:t>
            </w:r>
            <w:r>
              <w:t xml:space="preserve">Language </w:t>
            </w:r>
            <w:r>
              <w:rPr>
                <w:cs/>
                <w:lang w:bidi="th-TH"/>
              </w:rPr>
              <w:t>ที่เลือกมาก</w:t>
            </w:r>
          </w:p>
        </w:tc>
      </w:tr>
      <w:tr w:rsidRPr="008979A8" w:rsidR="00A751EC" w:rsidTr="006820B7" w14:paraId="32BAEB24" w14:textId="77777777">
        <w:trPr>
          <w:trHeight w:val="72"/>
        </w:trPr>
        <w:tc>
          <w:tcPr>
            <w:tcW w:w="877" w:type="pct"/>
          </w:tcPr>
          <w:p w:rsidR="00A751EC" w:rsidDel="00A751EC" w:rsidP="00A751EC" w:rsidRDefault="00A751EC" w14:paraId="3579FED0" w14:textId="371165E7">
            <w:r>
              <w:t>langAbb</w:t>
            </w:r>
          </w:p>
        </w:tc>
        <w:tc>
          <w:tcPr>
            <w:tcW w:w="1022" w:type="pct"/>
          </w:tcPr>
          <w:p w:rsidR="00A751EC" w:rsidDel="00A751EC" w:rsidP="00A751EC" w:rsidRDefault="00A751EC" w14:paraId="243152AC" w14:textId="317F2922">
            <w:r>
              <w:t>Text Area</w:t>
            </w:r>
          </w:p>
        </w:tc>
        <w:tc>
          <w:tcPr>
            <w:tcW w:w="3101" w:type="pct"/>
          </w:tcPr>
          <w:p w:rsidR="00A751EC" w:rsidP="00A751EC" w:rsidRDefault="00A751EC" w14:paraId="7659CB80" w14:textId="77777777">
            <w:r>
              <w:rPr>
                <w:rFonts w:ascii="Segoe UI" w:hAnsi="Segoe UI" w:cs="Segoe UI"/>
                <w:sz w:val="18"/>
                <w:szCs w:val="18"/>
              </w:rPr>
              <w:t>langAbb</w:t>
            </w:r>
            <w:r>
              <w:rPr>
                <w:rFonts w:cs="Angsana New"/>
                <w:cs/>
              </w:rPr>
              <w:t xml:space="preserve"> = </w:t>
            </w:r>
            <w:r>
              <w:t>language</w:t>
            </w:r>
            <w:r>
              <w:rPr>
                <w:rFonts w:cs="Angsana New"/>
                <w:cs/>
              </w:rPr>
              <w:t>.</w:t>
            </w:r>
            <w:r>
              <w:t>lov_val2</w:t>
            </w:r>
          </w:p>
          <w:p w:rsidR="00A751EC" w:rsidDel="00A751EC" w:rsidP="00A751EC" w:rsidRDefault="00A751EC" w14:paraId="133D538C" w14:textId="6DE0D8A5">
            <w:r>
              <w:rPr>
                <w:u w:val="single"/>
              </w:rPr>
              <w:t>Invisible</w:t>
            </w:r>
          </w:p>
        </w:tc>
      </w:tr>
      <w:tr w:rsidRPr="008979A8" w:rsidR="00A751EC" w:rsidTr="006820B7" w14:paraId="543B82E4" w14:textId="77777777">
        <w:trPr>
          <w:trHeight w:val="72"/>
        </w:trPr>
        <w:tc>
          <w:tcPr>
            <w:tcW w:w="877" w:type="pct"/>
          </w:tcPr>
          <w:p w:rsidR="00A751EC" w:rsidDel="00A751EC" w:rsidP="00A751EC" w:rsidRDefault="00A751EC" w14:paraId="56893258" w14:textId="36081C26">
            <w:r>
              <w:t>sms</w:t>
            </w:r>
            <w:r w:rsidR="009B5768">
              <w:t>NoFirstUseIn60Days</w:t>
            </w:r>
          </w:p>
        </w:tc>
        <w:tc>
          <w:tcPr>
            <w:tcW w:w="1022" w:type="pct"/>
          </w:tcPr>
          <w:p w:rsidR="00A751EC" w:rsidDel="00A751EC" w:rsidP="00A751EC" w:rsidRDefault="00A751EC" w14:paraId="685D3F1F" w14:textId="7CF497BD">
            <w:r>
              <w:t>Text Area</w:t>
            </w:r>
          </w:p>
        </w:tc>
        <w:tc>
          <w:tcPr>
            <w:tcW w:w="3101" w:type="pct"/>
          </w:tcPr>
          <w:p w:rsidR="00A751EC" w:rsidP="00A751EC" w:rsidRDefault="00A751EC" w14:paraId="4E6E2ACA" w14:textId="77777777">
            <w:pPr>
              <w:rPr>
                <w:color w:val="FF0000"/>
              </w:rPr>
            </w:pPr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Angsana New"/>
                <w:color w:val="FF0000"/>
                <w:cs/>
              </w:rPr>
              <w:t>*</w:t>
            </w:r>
            <w:r>
              <w:t>{</w:t>
            </w:r>
            <w:r>
              <w:rPr>
                <w:rFonts w:ascii="Segoe UI" w:hAnsi="Segoe UI" w:cs="Segoe UI"/>
                <w:sz w:val="18"/>
                <w:szCs w:val="18"/>
              </w:rPr>
              <w:t>langAbb</w:t>
            </w:r>
            <w:r>
              <w:t>}</w:t>
            </w:r>
          </w:p>
          <w:p w:rsidR="00A751EC" w:rsidP="00A751EC" w:rsidRDefault="00A751EC" w14:paraId="736C6E68" w14:textId="77777777">
            <w:r>
              <w:rPr>
                <w:color w:val="FF0000"/>
              </w:rPr>
              <w:t xml:space="preserve">Example </w:t>
            </w:r>
            <w:r>
              <w:rPr>
                <w:rFonts w:cs="Angsana New"/>
                <w:color w:val="FF0000"/>
                <w:cs/>
              </w:rPr>
              <w:t>: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olor w:val="FF0000"/>
                <w:cs/>
              </w:rPr>
              <w:t>*</w:t>
            </w:r>
            <w:r>
              <w:rPr>
                <w:color w:val="FF0000"/>
              </w:rPr>
              <w:t>ENG</w:t>
            </w:r>
          </w:p>
          <w:p w:rsidR="00A751EC" w:rsidP="00A751EC" w:rsidRDefault="00A751EC" w14:paraId="21D4829F" w14:textId="77777777">
            <w:pPr>
              <w:rPr>
                <w:rFonts w:cs="CordiaUPC"/>
                <w:cs/>
              </w:rPr>
            </w:pPr>
            <w:r>
              <w:rPr>
                <w:rFonts w:cs="CordiaUPC"/>
              </w:rPr>
              <w:t xml:space="preserve">Max Length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CordiaUPC"/>
              </w:rPr>
              <w:t>250</w:t>
            </w:r>
          </w:p>
          <w:p w:rsidR="00A751EC" w:rsidDel="00A751EC" w:rsidP="00A751EC" w:rsidRDefault="00A751EC" w14:paraId="5C4B6A57" w14:textId="5CBC28F5">
            <w:r>
              <w:rPr>
                <w:cs/>
              </w:rPr>
              <w:t xml:space="preserve">เมื่อ </w:t>
            </w:r>
            <w:r>
              <w:t xml:space="preserve">User </w:t>
            </w:r>
            <w:r>
              <w:rPr>
                <w:cs/>
              </w:rPr>
              <w:t xml:space="preserve">กรอกให้คำนวนจำนวนตัวอักษรไว้ที่ </w:t>
            </w:r>
            <w:r>
              <w:t>counter</w:t>
            </w:r>
            <w:r w:rsidR="009B5768">
              <w:t>NoFirstUseIn60Days</w:t>
            </w:r>
            <w:r>
              <w:rPr>
                <w:color w:val="FF0000"/>
              </w:rPr>
              <w:t>{</w:t>
            </w:r>
            <w:r>
              <w:rPr>
                <w:rFonts w:ascii="Segoe UI" w:hAnsi="Segoe UI" w:cs="Segoe UI"/>
                <w:sz w:val="18"/>
                <w:szCs w:val="18"/>
              </w:rPr>
              <w:t>langAbb</w:t>
            </w:r>
            <w:r>
              <w:rPr>
                <w:color w:val="FF0000"/>
              </w:rPr>
              <w:t>}</w:t>
            </w:r>
          </w:p>
        </w:tc>
      </w:tr>
      <w:tr w:rsidRPr="008979A8" w:rsidR="00A751EC" w:rsidTr="006820B7" w14:paraId="212A3EFA" w14:textId="77777777">
        <w:trPr>
          <w:trHeight w:val="72"/>
        </w:trPr>
        <w:tc>
          <w:tcPr>
            <w:tcW w:w="877" w:type="pct"/>
          </w:tcPr>
          <w:p w:rsidR="00A751EC" w:rsidDel="00A751EC" w:rsidP="00A751EC" w:rsidRDefault="00A751EC" w14:paraId="66CD8A82" w14:textId="64E4B9EA">
            <w:r>
              <w:t>counterSms</w:t>
            </w:r>
            <w:r w:rsidR="009B5768">
              <w:t>NoFirstUseIn60Days</w:t>
            </w:r>
          </w:p>
        </w:tc>
        <w:tc>
          <w:tcPr>
            <w:tcW w:w="1022" w:type="pct"/>
          </w:tcPr>
          <w:p w:rsidR="00A751EC" w:rsidDel="00A751EC" w:rsidP="00A751EC" w:rsidRDefault="00A751EC" w14:paraId="764785AC" w14:textId="7DAE821B">
            <w:r>
              <w:t>Text</w:t>
            </w:r>
          </w:p>
        </w:tc>
        <w:tc>
          <w:tcPr>
            <w:tcW w:w="3101" w:type="pct"/>
          </w:tcPr>
          <w:p w:rsidR="00A751EC" w:rsidP="00A751EC" w:rsidRDefault="00A751EC" w14:paraId="2AC23275" w14:textId="6D2A5617">
            <w:r>
              <w:rPr>
                <w:cs/>
              </w:rPr>
              <w:t>วางไว้ใต้</w:t>
            </w:r>
            <w:r>
              <w:rPr>
                <w:rFonts w:cs="Angsana New"/>
                <w:cs/>
              </w:rPr>
              <w:t xml:space="preserve"> </w:t>
            </w:r>
            <w:r>
              <w:t>sms</w:t>
            </w:r>
            <w:r w:rsidR="009B5768">
              <w:t>NoFirstUseIn60Days</w:t>
            </w:r>
          </w:p>
          <w:p w:rsidR="00A751EC" w:rsidP="00A751EC" w:rsidRDefault="00A751EC" w14:paraId="771674AA" w14:textId="77777777">
            <w:r>
              <w:rPr>
                <w:cs/>
              </w:rPr>
              <w:t xml:space="preserve">แสดงใน </w:t>
            </w:r>
            <w:r>
              <w:t>Format</w:t>
            </w:r>
          </w:p>
          <w:p w:rsidR="00A751EC" w:rsidDel="00A751EC" w:rsidP="00A751EC" w:rsidRDefault="00A751EC" w14:paraId="30E01FA1" w14:textId="7F67B649">
            <w:r>
              <w:t>counterSMS</w:t>
            </w:r>
            <w:r w:rsidR="009B5768">
              <w:t>NoFirstUseIn60Days</w:t>
            </w:r>
            <w:r>
              <w:rPr>
                <w:rFonts w:cs="Angsana New"/>
                <w:cs/>
              </w:rPr>
              <w:t xml:space="preserve"> / </w:t>
            </w:r>
            <w:r>
              <w:t>250</w:t>
            </w:r>
          </w:p>
        </w:tc>
      </w:tr>
      <w:tr w:rsidRPr="008979A8" w:rsidR="00A751EC" w:rsidTr="00522901" w14:paraId="55368194" w14:textId="77777777">
        <w:trPr>
          <w:trHeight w:val="72"/>
        </w:trPr>
        <w:tc>
          <w:tcPr>
            <w:tcW w:w="5000" w:type="pct"/>
            <w:gridSpan w:val="3"/>
            <w:shd w:val="clear" w:color="auto" w:fill="BFBFBF" w:themeFill="background1" w:themeFillShade="BF"/>
          </w:tcPr>
          <w:p w:rsidR="00A751EC" w:rsidDel="00A751EC" w:rsidP="00522901" w:rsidRDefault="00A751EC" w14:paraId="006F9F14" w14:textId="4AE300AB">
            <w:pPr>
              <w:pStyle w:val="HeaderTable"/>
            </w:pPr>
            <w:r>
              <w:rPr>
                <w:rFonts w:hint="cs"/>
                <w:cs/>
                <w:lang w:bidi="th-TH"/>
              </w:rPr>
              <w:t xml:space="preserve">จบ </w:t>
            </w:r>
            <w:r>
              <w:t>Loop</w:t>
            </w:r>
          </w:p>
        </w:tc>
      </w:tr>
      <w:tr w:rsidRPr="008979A8" w:rsidR="00A751EC" w:rsidTr="00522901" w14:paraId="675BEE19" w14:textId="77777777">
        <w:trPr>
          <w:trHeight w:val="72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A751EC" w:rsidDel="00A751EC" w:rsidP="00522901" w:rsidRDefault="00A751EC" w14:paraId="09D91088" w14:textId="016FC701">
            <w:pPr>
              <w:pStyle w:val="HeaderTable"/>
            </w:pPr>
            <w:r>
              <w:t xml:space="preserve">End </w:t>
            </w:r>
            <w:r w:rsidRPr="0006200C" w:rsidR="003768C0">
              <w:t xml:space="preserve">SMS </w:t>
            </w:r>
            <w:r w:rsidRPr="0006200C" w:rsidR="003768C0">
              <w:rPr>
                <w:cs/>
                <w:lang w:bidi="th-TH"/>
              </w:rPr>
              <w:t>แจ้</w:t>
            </w:r>
            <w:r w:rsidR="003768C0">
              <w:rPr>
                <w:rFonts w:hint="cs"/>
                <w:cs/>
                <w:lang w:bidi="th-TH"/>
              </w:rPr>
              <w:t>ง</w:t>
            </w:r>
            <w:r w:rsidRPr="0006200C" w:rsidR="003768C0">
              <w:rPr>
                <w:cs/>
                <w:lang w:bidi="th-TH"/>
              </w:rPr>
              <w:t xml:space="preserve">กรณีไม่ได้ใช้แพ็กภายใน </w:t>
            </w:r>
            <w:r w:rsidRPr="0006200C" w:rsidR="003768C0">
              <w:t xml:space="preserve">60 </w:t>
            </w:r>
            <w:r w:rsidRPr="0006200C" w:rsidR="003768C0">
              <w:rPr>
                <w:cs/>
                <w:lang w:bidi="th-TH"/>
              </w:rPr>
              <w:t xml:space="preserve">วัน (ไม่มีการ </w:t>
            </w:r>
            <w:r w:rsidRPr="0006200C" w:rsidR="003768C0">
              <w:t>First Use</w:t>
            </w:r>
            <w:r w:rsidRPr="0006200C" w:rsidR="003768C0">
              <w:rPr>
                <w:bCs/>
                <w:cs/>
                <w:lang w:bidi="th-TH"/>
              </w:rPr>
              <w:t xml:space="preserve">) </w:t>
            </w:r>
          </w:p>
        </w:tc>
      </w:tr>
      <w:tr w:rsidRPr="008979A8" w:rsidR="00A751EC" w:rsidTr="00522901" w14:paraId="6743CCA3" w14:textId="77777777">
        <w:trPr>
          <w:trHeight w:val="72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A751EC" w:rsidP="00A751EC" w:rsidRDefault="00A751EC" w14:paraId="351C0395" w14:textId="77777777">
            <w:pPr>
              <w:pStyle w:val="HeaderTable"/>
            </w:pPr>
            <w:r>
              <w:t>SMS Notification Before Fee Deduction</w:t>
            </w:r>
            <w:r w:rsidRPr="00522901">
              <w:rPr>
                <w:cs/>
                <w:lang w:bidi="th-TH"/>
              </w:rPr>
              <w:t xml:space="preserve"> (</w:t>
            </w:r>
            <w:r>
              <w:t>For Pre</w:t>
            </w:r>
            <w:r w:rsidRPr="00522901">
              <w:rPr>
                <w:cs/>
                <w:lang w:bidi="th-TH"/>
              </w:rPr>
              <w:t>-</w:t>
            </w:r>
            <w:r>
              <w:t>paid</w:t>
            </w:r>
            <w:r w:rsidRPr="00522901">
              <w:rPr>
                <w:cs/>
                <w:lang w:bidi="th-TH"/>
              </w:rPr>
              <w:t>)</w:t>
            </w:r>
            <w:r>
              <w:t xml:space="preserve"> Section</w:t>
            </w:r>
            <w:r w:rsidRPr="00522901">
              <w:rPr>
                <w:cs/>
                <w:lang w:bidi="th-TH"/>
              </w:rPr>
              <w:t xml:space="preserve"> </w:t>
            </w:r>
          </w:p>
          <w:p w:rsidR="00A751EC" w:rsidP="00A751EC" w:rsidRDefault="00A751EC" w14:paraId="0EC24472" w14:textId="77777777">
            <w:pPr>
              <w:pStyle w:val="HeaderTable"/>
            </w:pPr>
            <w:r>
              <w:t xml:space="preserve">Visible </w:t>
            </w:r>
            <w:r w:rsidRPr="00522901">
              <w:rPr>
                <w:cs/>
                <w:lang w:bidi="th-TH"/>
              </w:rPr>
              <w:t xml:space="preserve">เมื่อ </w:t>
            </w:r>
            <w:r w:rsidRPr="00766CC1">
              <w:t>customerType</w:t>
            </w:r>
            <w:r w:rsidRPr="00522901">
              <w:rPr>
                <w:cs/>
                <w:lang w:bidi="th-TH"/>
              </w:rPr>
              <w:t xml:space="preserve"> </w:t>
            </w:r>
            <w:r>
              <w:rPr>
                <w:rFonts w:hint="cs"/>
                <w:cs/>
                <w:lang w:bidi="th-TH"/>
              </w:rPr>
              <w:t xml:space="preserve">มีค่าเป็น </w:t>
            </w:r>
            <w:r w:rsidRPr="00522901">
              <w:rPr>
                <w:cs/>
                <w:lang w:bidi="th-TH"/>
              </w:rPr>
              <w:t>“</w:t>
            </w:r>
            <w:r>
              <w:t>Pre</w:t>
            </w:r>
            <w:r w:rsidRPr="00522901">
              <w:rPr>
                <w:cs/>
                <w:lang w:bidi="th-TH"/>
              </w:rPr>
              <w:t>-</w:t>
            </w:r>
            <w:r>
              <w:t>paid</w:t>
            </w:r>
            <w:r w:rsidRPr="00522901">
              <w:rPr>
                <w:cs/>
                <w:lang w:bidi="th-TH"/>
              </w:rPr>
              <w:t>” หรือ “</w:t>
            </w:r>
            <w:r>
              <w:t>All</w:t>
            </w:r>
            <w:r w:rsidRPr="00522901">
              <w:rPr>
                <w:cs/>
                <w:lang w:bidi="th-TH"/>
              </w:rPr>
              <w:t xml:space="preserve">” และ </w:t>
            </w:r>
            <w:r>
              <w:t xml:space="preserve">priceType </w:t>
            </w:r>
            <w:r w:rsidRPr="00522901">
              <w:rPr>
                <w:cs/>
                <w:lang w:bidi="th-TH"/>
              </w:rPr>
              <w:t>มีค่าเป็น “</w:t>
            </w:r>
            <w:r>
              <w:t>Recurring</w:t>
            </w:r>
            <w:r w:rsidRPr="00522901">
              <w:rPr>
                <w:cs/>
                <w:lang w:bidi="th-TH"/>
              </w:rPr>
              <w:t>” ถ้าไม่ใช่ให้เคลียร์ค่า</w:t>
            </w:r>
          </w:p>
          <w:p w:rsidR="00A751EC" w:rsidP="00A751EC" w:rsidRDefault="00A751EC" w14:paraId="4DC890AC" w14:textId="77777777">
            <w:pPr>
              <w:pStyle w:val="HeaderTable"/>
            </w:pPr>
            <w:r w:rsidRPr="00522901">
              <w:rPr>
                <w:cs/>
                <w:lang w:bidi="th-TH"/>
              </w:rPr>
              <w:t>หรือ</w:t>
            </w:r>
            <w:r w:rsidRPr="00522901">
              <w:t xml:space="preserve"> PO Group </w:t>
            </w:r>
            <w:r w:rsidRPr="00522901">
              <w:rPr>
                <w:bCs/>
                <w:cs/>
                <w:lang w:bidi="th-TH"/>
              </w:rPr>
              <w:t>= “</w:t>
            </w:r>
            <w:r w:rsidRPr="00522901">
              <w:t>IR</w:t>
            </w:r>
            <w:r w:rsidRPr="00522901">
              <w:rPr>
                <w:bCs/>
                <w:cs/>
                <w:lang w:bidi="th-TH"/>
              </w:rPr>
              <w:t>”</w:t>
            </w:r>
            <w:r>
              <w:rPr>
                <w:rFonts w:hint="cs"/>
                <w:cs/>
                <w:lang w:bidi="th-TH"/>
              </w:rPr>
              <w:t xml:space="preserve"> และ </w:t>
            </w:r>
            <w:r w:rsidRPr="00766CC1">
              <w:t>customerType</w:t>
            </w:r>
            <w:r w:rsidRPr="00522901">
              <w:rPr>
                <w:cs/>
                <w:lang w:bidi="th-TH"/>
              </w:rPr>
              <w:t xml:space="preserve"> </w:t>
            </w:r>
            <w:r>
              <w:rPr>
                <w:rFonts w:hint="cs"/>
                <w:cs/>
                <w:lang w:bidi="th-TH"/>
              </w:rPr>
              <w:t xml:space="preserve">มีค่าเป็น </w:t>
            </w:r>
            <w:r w:rsidRPr="00522901">
              <w:rPr>
                <w:cs/>
                <w:lang w:bidi="th-TH"/>
              </w:rPr>
              <w:t>“</w:t>
            </w:r>
            <w:r>
              <w:t>Pre</w:t>
            </w:r>
            <w:r w:rsidRPr="00522901">
              <w:rPr>
                <w:cs/>
                <w:lang w:bidi="th-TH"/>
              </w:rPr>
              <w:t>-</w:t>
            </w:r>
            <w:r>
              <w:t>paid</w:t>
            </w:r>
            <w:r w:rsidRPr="00522901">
              <w:rPr>
                <w:cs/>
                <w:lang w:bidi="th-TH"/>
              </w:rPr>
              <w:t>” หรือ “</w:t>
            </w:r>
            <w:r>
              <w:t>Hybrid</w:t>
            </w:r>
            <w:r>
              <w:rPr>
                <w:bCs/>
                <w:cs/>
                <w:lang w:bidi="th-TH"/>
              </w:rPr>
              <w:t>-</w:t>
            </w:r>
            <w:r>
              <w:t>Post</w:t>
            </w:r>
            <w:r w:rsidRPr="00522901">
              <w:rPr>
                <w:cs/>
                <w:lang w:bidi="th-TH"/>
              </w:rPr>
              <w:t xml:space="preserve">”และ </w:t>
            </w:r>
            <w:r>
              <w:t xml:space="preserve">priceType </w:t>
            </w:r>
            <w:r w:rsidRPr="00522901">
              <w:rPr>
                <w:cs/>
                <w:lang w:bidi="th-TH"/>
              </w:rPr>
              <w:t>มีค่าเป็น “</w:t>
            </w:r>
            <w:r>
              <w:t>Recurring</w:t>
            </w:r>
            <w:r w:rsidRPr="00522901">
              <w:rPr>
                <w:cs/>
                <w:lang w:bidi="th-TH"/>
              </w:rPr>
              <w:t>” ถ้าไม่ใช่ให้เคลียร์ค่า</w:t>
            </w:r>
          </w:p>
          <w:p w:rsidRPr="00522901" w:rsidR="00A751EC" w:rsidDel="00A751EC" w:rsidP="00A751EC" w:rsidRDefault="00A751EC" w14:paraId="0C605905" w14:textId="77777777">
            <w:pPr>
              <w:rPr>
                <w:rFonts w:eastAsia="Times New Roman" w:cs="CordiaUPC"/>
                <w:b/>
                <w:lang w:bidi="he-IL"/>
              </w:rPr>
            </w:pPr>
          </w:p>
        </w:tc>
      </w:tr>
      <w:tr w:rsidRPr="008979A8" w:rsidR="00A751EC" w:rsidTr="006820B7" w14:paraId="6999F6C8" w14:textId="77777777">
        <w:trPr>
          <w:trHeight w:val="72"/>
        </w:trPr>
        <w:tc>
          <w:tcPr>
            <w:tcW w:w="877" w:type="pct"/>
          </w:tcPr>
          <w:p w:rsidR="00A751EC" w:rsidP="00A751EC" w:rsidRDefault="00A751EC" w14:paraId="07A0115F" w14:textId="66ADF2EA">
            <w:r>
              <w:t>smsBeforeFeeDeductSendFlag</w:t>
            </w:r>
          </w:p>
        </w:tc>
        <w:tc>
          <w:tcPr>
            <w:tcW w:w="1022" w:type="pct"/>
          </w:tcPr>
          <w:p w:rsidR="00A751EC" w:rsidP="00A751EC" w:rsidRDefault="00A751EC" w14:paraId="22C71A11" w14:textId="3A4CF3A5">
            <w:r>
              <w:t>Drop Down List</w:t>
            </w:r>
          </w:p>
        </w:tc>
        <w:tc>
          <w:tcPr>
            <w:tcW w:w="3101" w:type="pct"/>
          </w:tcPr>
          <w:p w:rsidR="00A751EC" w:rsidP="00A751EC" w:rsidRDefault="00A751EC" w14:paraId="352BC55A" w14:textId="77777777">
            <w:pPr>
              <w:rPr>
                <w:color w:val="FF0000"/>
              </w:rPr>
            </w:pPr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C974A9">
              <w:rPr>
                <w:rFonts w:cs="Angsana New"/>
                <w:color w:val="FF0000"/>
                <w:cs/>
              </w:rPr>
              <w:t>*</w:t>
            </w:r>
            <w:r w:rsidRPr="00C974A9">
              <w:rPr>
                <w:color w:val="FF0000"/>
              </w:rPr>
              <w:t>Send</w:t>
            </w:r>
            <w:r>
              <w:rPr>
                <w:color w:val="FF0000"/>
              </w:rPr>
              <w:t xml:space="preserve"> SMS Before Fee Deduct</w:t>
            </w:r>
            <w:r w:rsidRPr="00C974A9">
              <w:rPr>
                <w:color w:val="FF0000"/>
              </w:rPr>
              <w:t xml:space="preserve"> Flag</w:t>
            </w:r>
          </w:p>
          <w:p w:rsidR="00A751EC" w:rsidP="00A751EC" w:rsidRDefault="00A751EC" w14:paraId="6B3EE150" w14:textId="77777777">
            <w:pPr>
              <w:spacing w:after="0"/>
            </w:pPr>
            <w:r>
              <w:t xml:space="preserve">Default Value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 w:cs="Angsana New"/>
                <w:cs/>
              </w:rPr>
              <w:t xml:space="preserve">ถ้า </w:t>
            </w:r>
            <w:r>
              <w:rPr>
                <w:rFonts w:cs="Angsana New"/>
              </w:rPr>
              <w:t xml:space="preserve">PO Group </w:t>
            </w:r>
            <w:r>
              <w:rPr>
                <w:rFonts w:cs="CordiaUPC"/>
                <w:cs/>
              </w:rPr>
              <w:t>= “</w:t>
            </w:r>
            <w:r>
              <w:rPr>
                <w:rFonts w:cs="Angsana New"/>
              </w:rPr>
              <w:t>Music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cs="Angsana New"/>
              </w:rPr>
              <w:t xml:space="preserve">Default </w:t>
            </w:r>
            <w:r>
              <w:rPr>
                <w:rFonts w:cs="CordiaUPC"/>
                <w:cs/>
              </w:rPr>
              <w:t>“</w:t>
            </w:r>
            <w:r>
              <w:rPr>
                <w:rFonts w:cs="Angsana New"/>
              </w:rPr>
              <w:t>Don</w:t>
            </w:r>
            <w:r>
              <w:rPr>
                <w:rFonts w:cs="CordiaUPC"/>
                <w:cs/>
              </w:rPr>
              <w:t>’</w:t>
            </w:r>
            <w:r>
              <w:rPr>
                <w:rFonts w:cs="Angsana New"/>
              </w:rPr>
              <w:t>t Send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ถ้าไม่ใช่ให้ </w:t>
            </w:r>
            <w:r>
              <w:rPr>
                <w:rFonts w:cs="Angsana New"/>
              </w:rPr>
              <w:t xml:space="preserve">Default </w:t>
            </w:r>
            <w:r>
              <w:rPr>
                <w:rFonts w:hint="cs"/>
                <w:cs/>
              </w:rPr>
              <w:t xml:space="preserve">ตามเงื่อนไขดังนี้ </w:t>
            </w:r>
          </w:p>
          <w:p w:rsidR="00A751EC" w:rsidP="00A751EC" w:rsidRDefault="00A751EC" w14:paraId="6656AF2C" w14:textId="77777777">
            <w:pPr>
              <w:spacing w:after="0"/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chargeIncludingVat </w:t>
            </w:r>
            <w:r>
              <w:rPr>
                <w:rFonts w:hint="cs"/>
                <w:cs/>
              </w:rPr>
              <w:t xml:space="preserve">มีค่า </w:t>
            </w:r>
            <w:r>
              <w:rPr>
                <w:rFonts w:cs="CordiaUPC"/>
              </w:rPr>
              <w:t>&gt;</w:t>
            </w:r>
            <w:r>
              <w:rPr>
                <w:rFonts w:cs="Angsana New"/>
                <w:cs/>
              </w:rPr>
              <w:t xml:space="preserve"> </w:t>
            </w:r>
            <w:r>
              <w:t xml:space="preserve">0 </w:t>
            </w:r>
            <w:r>
              <w:rPr>
                <w:rFonts w:hint="cs"/>
                <w:cs/>
              </w:rPr>
              <w:t>ให้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 </w:t>
            </w:r>
            <w:r>
              <w:t xml:space="preserve">smsBeforeFeeDeductSendFlag </w:t>
            </w:r>
            <w:r>
              <w:rPr>
                <w:rFonts w:cs="Angsana New"/>
                <w:cs/>
              </w:rPr>
              <w:t>= 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</w:p>
          <w:p w:rsidR="00A751EC" w:rsidP="00A751EC" w:rsidRDefault="00A751EC" w14:paraId="268B2798" w14:textId="77777777">
            <w:r>
              <w:rPr>
                <w:rFonts w:hint="cs"/>
                <w:cs/>
              </w:rPr>
              <w:t xml:space="preserve">ถ้าไม่ใช่ให้ </w:t>
            </w:r>
            <w:r>
              <w:t xml:space="preserve">smsBeforeFeeDeductSendFlag </w:t>
            </w:r>
            <w:r>
              <w:rPr>
                <w:rFonts w:cs="Angsana New"/>
                <w:cs/>
              </w:rPr>
              <w:t>= “</w:t>
            </w:r>
            <w:r>
              <w:t>Don</w:t>
            </w:r>
            <w:r>
              <w:rPr>
                <w:rFonts w:cs="Angsana New"/>
                <w:cs/>
              </w:rPr>
              <w:t>’</w:t>
            </w:r>
            <w:r>
              <w:t>t Send</w:t>
            </w:r>
            <w:r>
              <w:rPr>
                <w:rFonts w:cs="Angsana New"/>
                <w:cs/>
              </w:rPr>
              <w:t>”</w:t>
            </w:r>
          </w:p>
          <w:p w:rsidR="00A751EC" w:rsidP="00A751EC" w:rsidRDefault="00A751EC" w14:paraId="437AA851" w14:textId="77777777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 xml:space="preserve">: </w:t>
            </w:r>
            <w:r>
              <w:t xml:space="preserve">Logic Default </w:t>
            </w:r>
            <w:r>
              <w:rPr>
                <w:rFonts w:hint="cs"/>
                <w:cs/>
              </w:rPr>
              <w:t xml:space="preserve">ทำเมื่อ </w:t>
            </w:r>
            <w:r>
              <w:t xml:space="preserve">Visible </w:t>
            </w:r>
            <w:r>
              <w:rPr>
                <w:rFonts w:hint="cs"/>
                <w:cs/>
              </w:rPr>
              <w:t>เท่านั้น</w:t>
            </w:r>
          </w:p>
          <w:p w:rsidR="00A751EC" w:rsidP="00A751EC" w:rsidRDefault="00A751EC" w14:paraId="53980ACF" w14:textId="77777777">
            <w:pPr>
              <w:rPr>
                <w:rFonts w:cs="CordiaUPC"/>
              </w:rPr>
            </w:pPr>
            <w:r>
              <w:t xml:space="preserve">List of Value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rPr>
                <w:rFonts w:cs="Angsana New"/>
                <w:cs/>
              </w:rPr>
              <w:t xml:space="preserve"> 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‘</w:t>
            </w:r>
            <w:r>
              <w:rPr>
                <w:rFonts w:cs="CordiaUPC"/>
              </w:rPr>
              <w:t>Send Flag</w:t>
            </w:r>
            <w:r>
              <w:rPr>
                <w:rFonts w:cs="Angsana New"/>
                <w:cs/>
              </w:rPr>
              <w:t>’</w:t>
            </w:r>
          </w:p>
          <w:p w:rsidR="00A751EC" w:rsidP="00A751EC" w:rsidRDefault="00A751EC" w14:paraId="0AE389CF" w14:textId="77777777">
            <w:pPr>
              <w:spacing w:after="0"/>
            </w:pPr>
            <w:r>
              <w:rPr>
                <w:rFonts w:hint="cs" w:cs="Angsana New"/>
                <w:cs/>
              </w:rPr>
              <w:t xml:space="preserve">ถ้าเลือก </w:t>
            </w:r>
            <w:r>
              <w:t>smsBeforeFeeDeductSendFlag</w:t>
            </w:r>
            <w:r>
              <w:rPr>
                <w:rFonts w:hint="cs"/>
                <w:cs/>
              </w:rPr>
              <w:t xml:space="preserve"> มีค่าเป็น </w:t>
            </w:r>
            <w:r>
              <w:rPr>
                <w:rFonts w:cs="Angsana New"/>
                <w:cs/>
              </w:rPr>
              <w:t>“</w:t>
            </w:r>
            <w:r>
              <w:t>Don</w:t>
            </w:r>
            <w:r>
              <w:rPr>
                <w:rFonts w:cs="Angsana New"/>
                <w:cs/>
              </w:rPr>
              <w:t>’</w:t>
            </w:r>
            <w:r>
              <w:t>t Send</w:t>
            </w:r>
            <w:r>
              <w:rPr>
                <w:rFonts w:cs="Angsana New"/>
                <w:cs/>
              </w:rPr>
              <w:t>”</w:t>
            </w:r>
          </w:p>
          <w:p w:rsidR="00A751EC" w:rsidP="00A751EC" w:rsidRDefault="00A751EC" w14:paraId="562A7F2C" w14:textId="77777777">
            <w:pPr>
              <w:pStyle w:val="ListParagraph"/>
              <w:numPr>
                <w:ilvl w:val="0"/>
                <w:numId w:val="158"/>
              </w:numPr>
              <w:spacing w:after="0"/>
            </w:pPr>
            <w:r>
              <w:t xml:space="preserve">Default </w:t>
            </w:r>
            <w:r>
              <w:rPr>
                <w:rFonts w:hint="cs"/>
                <w:cs/>
              </w:rPr>
              <w:t xml:space="preserve">ค่าตาม </w:t>
            </w:r>
            <w:r>
              <w:t xml:space="preserve">Logic </w:t>
            </w:r>
            <w:r>
              <w:rPr>
                <w:rFonts w:hint="cs"/>
                <w:cs/>
              </w:rPr>
              <w:t xml:space="preserve">กรณี </w:t>
            </w:r>
            <w:r>
              <w:rPr>
                <w:rFonts w:cs="Angsana New"/>
                <w:cs/>
              </w:rPr>
              <w:t>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</w:p>
          <w:p w:rsidR="00A751EC" w:rsidP="00A751EC" w:rsidRDefault="00A751EC" w14:paraId="375DA4EF" w14:textId="77777777">
            <w:pPr>
              <w:pStyle w:val="ListParagraph"/>
              <w:numPr>
                <w:ilvl w:val="0"/>
                <w:numId w:val="158"/>
              </w:numPr>
              <w:spacing w:after="0"/>
            </w:pPr>
            <w:r>
              <w:rPr>
                <w:rFonts w:hint="cs"/>
                <w:cs/>
              </w:rPr>
              <w:t xml:space="preserve">ให้ </w:t>
            </w:r>
            <w:r>
              <w:t xml:space="preserve">Invisible Field </w:t>
            </w:r>
            <w:r>
              <w:rPr>
                <w:rFonts w:hint="cs"/>
                <w:cs/>
              </w:rPr>
              <w:t xml:space="preserve">อื่นๆใน </w:t>
            </w:r>
            <w:r>
              <w:t xml:space="preserve">Section </w:t>
            </w:r>
            <w:r>
              <w:rPr>
                <w:rFonts w:hint="cs"/>
                <w:cs/>
              </w:rPr>
              <w:t>นี้</w:t>
            </w:r>
          </w:p>
          <w:p w:rsidR="00A751EC" w:rsidP="00A751EC" w:rsidRDefault="00A751EC" w14:paraId="1E8D3886" w14:textId="77777777">
            <w:pPr>
              <w:spacing w:after="0"/>
            </w:pPr>
            <w:r>
              <w:rPr>
                <w:rFonts w:hint="cs"/>
                <w:cs/>
              </w:rPr>
              <w:t xml:space="preserve">ถ้าเลือก </w:t>
            </w:r>
            <w:r>
              <w:t>smsBeforeFeeDeductSendFlag</w:t>
            </w:r>
            <w:r>
              <w:rPr>
                <w:rFonts w:hint="cs"/>
                <w:cs/>
              </w:rPr>
              <w:t xml:space="preserve"> มีค่าเป็น </w:t>
            </w:r>
            <w:r>
              <w:rPr>
                <w:rFonts w:cs="Angsana New"/>
                <w:cs/>
              </w:rPr>
              <w:t>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</w:p>
          <w:p w:rsidR="00A751EC" w:rsidP="00A751EC" w:rsidRDefault="00A751EC" w14:paraId="2ABE1C09" w14:textId="77777777">
            <w:pPr>
              <w:pStyle w:val="ListParagraph"/>
              <w:numPr>
                <w:ilvl w:val="0"/>
                <w:numId w:val="158"/>
              </w:numPr>
              <w:spacing w:after="0"/>
            </w:pPr>
            <w:r>
              <w:rPr>
                <w:rFonts w:hint="cs"/>
                <w:cs/>
              </w:rPr>
              <w:t xml:space="preserve">ถ้า </w:t>
            </w:r>
            <w:r>
              <w:t>packageDurationUnit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t>Weeks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>
              <w:t>Months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>
              <w:t>Year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>
              <w:t>Bill Cycle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ให้ </w:t>
            </w:r>
            <w:r>
              <w:t xml:space="preserve">Default </w:t>
            </w:r>
            <w:r>
              <w:rPr>
                <w:rFonts w:hint="cs"/>
                <w:cs/>
              </w:rPr>
              <w:t>ค่า ดังต่อไปนี้</w:t>
            </w:r>
          </w:p>
          <w:p w:rsidR="00A751EC" w:rsidP="00A751EC" w:rsidRDefault="00A751EC" w14:paraId="5A465751" w14:textId="77777777">
            <w:pPr>
              <w:pStyle w:val="ListParagraph"/>
              <w:numPr>
                <w:ilvl w:val="0"/>
                <w:numId w:val="160"/>
              </w:numPr>
              <w:spacing w:after="0"/>
            </w:pPr>
            <w:r>
              <w:t xml:space="preserve">beforeFeeDeduction </w:t>
            </w:r>
            <w:r>
              <w:rPr>
                <w:rFonts w:cs="Angsana New"/>
                <w:cs/>
              </w:rPr>
              <w:t xml:space="preserve">= </w:t>
            </w:r>
            <w:r>
              <w:t>3</w:t>
            </w:r>
          </w:p>
          <w:p w:rsidR="00A751EC" w:rsidP="00A751EC" w:rsidRDefault="00A751EC" w14:paraId="5790944B" w14:textId="77777777">
            <w:pPr>
              <w:pStyle w:val="ListParagraph"/>
              <w:numPr>
                <w:ilvl w:val="0"/>
                <w:numId w:val="160"/>
              </w:numPr>
              <w:spacing w:after="0"/>
            </w:pPr>
            <w:r>
              <w:t>beforeFeeDeductionUnit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 “</w:t>
            </w:r>
            <w:r>
              <w:t>Days</w:t>
            </w:r>
            <w:r>
              <w:rPr>
                <w:rFonts w:cs="Angsana New"/>
                <w:cs/>
              </w:rPr>
              <w:t>”</w:t>
            </w:r>
          </w:p>
          <w:p w:rsidR="00A751EC" w:rsidP="00A751EC" w:rsidRDefault="00A751EC" w14:paraId="6095E13A" w14:textId="77777777">
            <w:pPr>
              <w:pStyle w:val="ListParagraph"/>
              <w:numPr>
                <w:ilvl w:val="0"/>
                <w:numId w:val="158"/>
              </w:numPr>
              <w:spacing w:after="0"/>
            </w:pPr>
            <w:r>
              <w:rPr>
                <w:rFonts w:hint="cs"/>
                <w:cs/>
              </w:rPr>
              <w:t xml:space="preserve">ถ้า </w:t>
            </w:r>
            <w:r>
              <w:t>packageDurationUnit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t>Days</w:t>
            </w:r>
            <w:r>
              <w:rPr>
                <w:rFonts w:cs="Angsana New"/>
                <w:cs/>
              </w:rPr>
              <w:t xml:space="preserve">” </w:t>
            </w:r>
          </w:p>
          <w:p w:rsidR="00A751EC" w:rsidP="00A751EC" w:rsidRDefault="00A751EC" w14:paraId="70EE620F" w14:textId="77777777">
            <w:pPr>
              <w:pStyle w:val="ListParagraph"/>
              <w:numPr>
                <w:ilvl w:val="1"/>
                <w:numId w:val="158"/>
              </w:numPr>
              <w:spacing w:after="0"/>
            </w:pPr>
            <w:r>
              <w:rPr>
                <w:rFonts w:hint="cs"/>
                <w:cs/>
              </w:rPr>
              <w:t xml:space="preserve">ถ้า </w:t>
            </w:r>
            <w:r>
              <w:t>packageDuration &gt;</w:t>
            </w:r>
            <w:r>
              <w:rPr>
                <w:rFonts w:cs="Angsana New"/>
                <w:cs/>
              </w:rPr>
              <w:t xml:space="preserve">= </w:t>
            </w:r>
            <w:r>
              <w:t xml:space="preserve">4 </w:t>
            </w:r>
            <w:r>
              <w:rPr>
                <w:rFonts w:hint="cs"/>
                <w:cs/>
              </w:rPr>
              <w:t xml:space="preserve">ให้ </w:t>
            </w:r>
            <w:r>
              <w:t xml:space="preserve">Default </w:t>
            </w:r>
            <w:r>
              <w:rPr>
                <w:rFonts w:hint="cs"/>
                <w:cs/>
              </w:rPr>
              <w:t>ค่า ดังต่อไปนี้</w:t>
            </w:r>
          </w:p>
          <w:p w:rsidR="00A751EC" w:rsidP="00A751EC" w:rsidRDefault="00A751EC" w14:paraId="0434BA30" w14:textId="77777777">
            <w:pPr>
              <w:pStyle w:val="ListParagraph"/>
              <w:numPr>
                <w:ilvl w:val="1"/>
                <w:numId w:val="160"/>
              </w:numPr>
              <w:spacing w:after="0"/>
            </w:pPr>
            <w:r>
              <w:t xml:space="preserve">beforeFeeDeduction </w:t>
            </w:r>
            <w:r>
              <w:rPr>
                <w:rFonts w:cs="Angsana New"/>
                <w:cs/>
              </w:rPr>
              <w:t xml:space="preserve">= </w:t>
            </w:r>
            <w:r>
              <w:t>3</w:t>
            </w:r>
          </w:p>
          <w:p w:rsidR="00A751EC" w:rsidP="00A751EC" w:rsidRDefault="00A751EC" w14:paraId="75D763BB" w14:textId="77777777">
            <w:pPr>
              <w:pStyle w:val="ListParagraph"/>
              <w:numPr>
                <w:ilvl w:val="1"/>
                <w:numId w:val="160"/>
              </w:numPr>
              <w:spacing w:after="0"/>
            </w:pPr>
            <w:r>
              <w:t>beforeFeeDeductionUnit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 “</w:t>
            </w:r>
            <w:r>
              <w:t>Days</w:t>
            </w:r>
            <w:r>
              <w:rPr>
                <w:rFonts w:cs="Angsana New"/>
                <w:cs/>
              </w:rPr>
              <w:t>”</w:t>
            </w:r>
          </w:p>
          <w:p w:rsidR="00A751EC" w:rsidP="00A751EC" w:rsidRDefault="00A751EC" w14:paraId="6319E1C9" w14:textId="77777777">
            <w:pPr>
              <w:pStyle w:val="ListParagraph"/>
              <w:numPr>
                <w:ilvl w:val="1"/>
                <w:numId w:val="158"/>
              </w:numPr>
              <w:spacing w:after="0"/>
            </w:pPr>
            <w:r>
              <w:rPr>
                <w:rFonts w:hint="cs"/>
                <w:cs/>
              </w:rPr>
              <w:t xml:space="preserve">ถ้า </w:t>
            </w:r>
            <w:r>
              <w:t>packageDuration &gt;</w:t>
            </w:r>
            <w:r>
              <w:rPr>
                <w:rFonts w:cs="Angsana New"/>
                <w:cs/>
              </w:rPr>
              <w:t xml:space="preserve">= </w:t>
            </w:r>
            <w:r>
              <w:t>2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แต่ </w:t>
            </w:r>
            <w:r>
              <w:t>&lt;</w:t>
            </w:r>
            <w:r>
              <w:rPr>
                <w:rFonts w:cs="Angsana New"/>
                <w:cs/>
              </w:rPr>
              <w:t xml:space="preserve"> </w:t>
            </w:r>
            <w:r>
              <w:t xml:space="preserve">4 </w:t>
            </w:r>
            <w:r>
              <w:rPr>
                <w:rFonts w:hint="cs"/>
                <w:cs/>
              </w:rPr>
              <w:t xml:space="preserve">ให้ </w:t>
            </w:r>
            <w:r>
              <w:t xml:space="preserve">Default </w:t>
            </w:r>
            <w:r>
              <w:rPr>
                <w:rFonts w:hint="cs"/>
                <w:cs/>
              </w:rPr>
              <w:t>ค่า ดังต่อไปนี้</w:t>
            </w:r>
          </w:p>
          <w:p w:rsidR="00A751EC" w:rsidP="00A751EC" w:rsidRDefault="00A751EC" w14:paraId="72F7C8BD" w14:textId="77777777">
            <w:pPr>
              <w:pStyle w:val="ListParagraph"/>
              <w:numPr>
                <w:ilvl w:val="1"/>
                <w:numId w:val="160"/>
              </w:numPr>
              <w:spacing w:after="0"/>
            </w:pPr>
            <w:r>
              <w:t xml:space="preserve">beforeFeeDeduction </w:t>
            </w:r>
            <w:r>
              <w:rPr>
                <w:rFonts w:cs="Angsana New"/>
                <w:cs/>
              </w:rPr>
              <w:t xml:space="preserve">= </w:t>
            </w:r>
            <w:r>
              <w:t>1</w:t>
            </w:r>
          </w:p>
          <w:p w:rsidRPr="00E42349" w:rsidR="00A751EC" w:rsidP="00A751EC" w:rsidRDefault="00A751EC" w14:paraId="26DCEA01" w14:textId="77777777">
            <w:pPr>
              <w:pStyle w:val="ListParagraph"/>
              <w:numPr>
                <w:ilvl w:val="1"/>
                <w:numId w:val="160"/>
              </w:numPr>
              <w:spacing w:after="0"/>
            </w:pPr>
            <w:r>
              <w:t>beforeFeeDeductionUnit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 “</w:t>
            </w:r>
            <w:r>
              <w:t>Days</w:t>
            </w:r>
            <w:r>
              <w:rPr>
                <w:rFonts w:cs="Angsana New"/>
                <w:cs/>
              </w:rPr>
              <w:t>”</w:t>
            </w:r>
          </w:p>
          <w:p w:rsidR="00A751EC" w:rsidP="00A751EC" w:rsidRDefault="00A751EC" w14:paraId="4B3FCCA0" w14:textId="0409FF36">
            <w:r>
              <w:t xml:space="preserve">Default </w:t>
            </w:r>
            <w:r>
              <w:rPr>
                <w:rFonts w:hint="cs"/>
                <w:cs/>
              </w:rPr>
              <w:t xml:space="preserve">ค่า </w:t>
            </w:r>
            <w:r>
              <w:t xml:space="preserve">defaultWordingFlag </w:t>
            </w:r>
            <w:r>
              <w:rPr>
                <w:rFonts w:cs="Angsana New"/>
                <w:cs/>
              </w:rPr>
              <w:t>= “</w:t>
            </w:r>
            <w:r>
              <w:t>Yes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/>
                <w:cs/>
              </w:rPr>
              <w:t xml:space="preserve"> พร้อมทั้งค่า </w:t>
            </w:r>
            <w:r>
              <w:t xml:space="preserve">sms wording </w:t>
            </w:r>
            <w:r>
              <w:rPr>
                <w:rFonts w:hint="cs"/>
                <w:cs/>
              </w:rPr>
              <w:t xml:space="preserve">ตาม </w:t>
            </w:r>
            <w:r>
              <w:t>Logic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ใน </w:t>
            </w:r>
            <w:r>
              <w:t>Field defaultWordingFlag</w:t>
            </w:r>
          </w:p>
        </w:tc>
      </w:tr>
      <w:tr w:rsidRPr="008979A8" w:rsidR="00A751EC" w:rsidTr="006820B7" w14:paraId="026A119B" w14:textId="77777777">
        <w:trPr>
          <w:trHeight w:val="72"/>
        </w:trPr>
        <w:tc>
          <w:tcPr>
            <w:tcW w:w="877" w:type="pct"/>
          </w:tcPr>
          <w:p w:rsidR="00A751EC" w:rsidP="00A751EC" w:rsidRDefault="00A751EC" w14:paraId="4A3B5F48" w14:textId="1E8E149A">
            <w:r>
              <w:t>beforeFeeDeduction</w:t>
            </w:r>
          </w:p>
        </w:tc>
        <w:tc>
          <w:tcPr>
            <w:tcW w:w="1022" w:type="pct"/>
          </w:tcPr>
          <w:p w:rsidR="00A751EC" w:rsidP="00A751EC" w:rsidRDefault="00A751EC" w14:paraId="62C3300F" w14:textId="4BB91922">
            <w:r>
              <w:t>Text Box</w:t>
            </w:r>
          </w:p>
        </w:tc>
        <w:tc>
          <w:tcPr>
            <w:tcW w:w="3101" w:type="pct"/>
          </w:tcPr>
          <w:p w:rsidR="00A751EC" w:rsidP="00A751EC" w:rsidRDefault="00A751EC" w14:paraId="1706083E" w14:textId="56791A73">
            <w:pPr>
              <w:rPr>
                <w:color w:val="FF0000"/>
              </w:rPr>
            </w:pPr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524D02">
              <w:rPr>
                <w:rFonts w:cs="Angsana New"/>
                <w:color w:val="FF0000"/>
                <w:cs/>
              </w:rPr>
              <w:t>*</w:t>
            </w:r>
            <w:r w:rsidRPr="00524D02">
              <w:rPr>
                <w:color w:val="FF0000"/>
              </w:rPr>
              <w:t>Before Fee Deduction</w:t>
            </w:r>
          </w:p>
          <w:p w:rsidR="00A751EC" w:rsidP="00A751EC" w:rsidRDefault="00A751EC" w14:paraId="16572009" w14:textId="70D60499">
            <w:r w:rsidRPr="00524D02">
              <w:t xml:space="preserve">Visble </w:t>
            </w:r>
            <w:r w:rsidRPr="00524D02">
              <w:rPr>
                <w:cs/>
              </w:rPr>
              <w:t xml:space="preserve">เมื่อ </w:t>
            </w:r>
            <w:r>
              <w:t>smsBeforeFeeDeductSendFlag</w:t>
            </w:r>
            <w:r>
              <w:rPr>
                <w:rFonts w:hint="cs"/>
                <w:cs/>
              </w:rPr>
              <w:t xml:space="preserve"> มีค่าเป็น </w:t>
            </w:r>
            <w:r>
              <w:rPr>
                <w:rFonts w:cs="Angsana New"/>
                <w:cs/>
              </w:rPr>
              <w:t>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</w:p>
          <w:p w:rsidR="00A751EC" w:rsidP="00A751EC" w:rsidRDefault="00A751EC" w14:paraId="266EC436" w14:textId="374829D1">
            <w:r>
              <w:rPr>
                <w:rFonts w:hint="cs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ใส่ได้เฉพาะตัวเลขเท่านั้น</w:t>
            </w:r>
          </w:p>
        </w:tc>
      </w:tr>
      <w:tr w:rsidRPr="008979A8" w:rsidR="00A751EC" w:rsidTr="006820B7" w14:paraId="043E488D" w14:textId="77777777">
        <w:trPr>
          <w:trHeight w:val="69"/>
        </w:trPr>
        <w:tc>
          <w:tcPr>
            <w:tcW w:w="877" w:type="pct"/>
          </w:tcPr>
          <w:p w:rsidR="00A751EC" w:rsidP="00A751EC" w:rsidRDefault="00A751EC" w14:paraId="5A3F7B9B" w14:textId="66790A65">
            <w:r>
              <w:t>beforeFeeDeductionUnit</w:t>
            </w:r>
          </w:p>
        </w:tc>
        <w:tc>
          <w:tcPr>
            <w:tcW w:w="1022" w:type="pct"/>
          </w:tcPr>
          <w:p w:rsidR="00A751EC" w:rsidP="00A751EC" w:rsidRDefault="00A751EC" w14:paraId="5075D6A1" w14:textId="4C90ABDE">
            <w:r>
              <w:t>Drop Down List</w:t>
            </w:r>
          </w:p>
        </w:tc>
        <w:tc>
          <w:tcPr>
            <w:tcW w:w="3101" w:type="pct"/>
          </w:tcPr>
          <w:p w:rsidR="00A751EC" w:rsidP="00A751EC" w:rsidRDefault="00A751EC" w14:paraId="651E420E" w14:textId="77777777">
            <w:r>
              <w:rPr>
                <w:rFonts w:hint="cs"/>
                <w:cs/>
              </w:rPr>
              <w:t xml:space="preserve">วางต่อจาก </w:t>
            </w:r>
            <w:r>
              <w:t>beforeFeeDeduction</w:t>
            </w:r>
          </w:p>
          <w:p w:rsidR="00A751EC" w:rsidP="00A751EC" w:rsidRDefault="00A751EC" w14:paraId="1C3EE678" w14:textId="3CB59250">
            <w:r w:rsidRPr="00647985">
              <w:t>Visble</w:t>
            </w:r>
            <w:r w:rsidRPr="00647985">
              <w:rPr>
                <w:rFonts w:cs="CordiaUPC"/>
                <w:cs/>
              </w:rPr>
              <w:t xml:space="preserve"> </w:t>
            </w:r>
            <w:r w:rsidRPr="00647985">
              <w:rPr>
                <w:rFonts w:hint="cs"/>
                <w:cs/>
              </w:rPr>
              <w:t xml:space="preserve">เมื่อ </w:t>
            </w:r>
            <w:r>
              <w:t>smsBeforeFeeDeductSendFlag</w:t>
            </w:r>
            <w:r>
              <w:rPr>
                <w:rFonts w:hint="cs"/>
                <w:cs/>
              </w:rPr>
              <w:t xml:space="preserve"> มีค่าเป็น </w:t>
            </w:r>
            <w:r>
              <w:rPr>
                <w:rFonts w:cs="Angsana New"/>
                <w:cs/>
              </w:rPr>
              <w:t>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</w:p>
          <w:p w:rsidR="00A751EC" w:rsidP="00A751EC" w:rsidRDefault="00A751EC" w14:paraId="56227DBB" w14:textId="732C04C9">
            <w:r w:rsidRPr="001142BC">
              <w:t xml:space="preserve">List of Value </w:t>
            </w:r>
            <w:r w:rsidRPr="001142BC">
              <w:rPr>
                <w:rFonts w:cs="Angsana New"/>
                <w:cs/>
              </w:rPr>
              <w:t xml:space="preserve">: </w:t>
            </w:r>
            <w:r w:rsidRPr="00B916D9">
              <w:rPr>
                <w:rFonts w:cs="Angsana New"/>
                <w:cs/>
              </w:rPr>
              <w:t>ดึงข้อมูลจาก</w:t>
            </w:r>
            <w:r w:rsidRPr="00B916D9">
              <w:rPr>
                <w:rFonts w:cs="CordiaUPC"/>
              </w:rPr>
              <w:t xml:space="preserve">DB </w:t>
            </w:r>
            <w:r w:rsidRPr="00B916D9">
              <w:rPr>
                <w:rFonts w:cs="Angsana New"/>
                <w:cs/>
              </w:rPr>
              <w:t xml:space="preserve">ที่ </w:t>
            </w:r>
            <w:r w:rsidRPr="00B916D9">
              <w:rPr>
                <w:rFonts w:cs="CordiaUPC"/>
              </w:rPr>
              <w:t xml:space="preserve">Table FLW_CFG_LOV </w:t>
            </w:r>
            <w:r w:rsidRPr="00B916D9">
              <w:rPr>
                <w:rFonts w:cs="Angsana New"/>
                <w:cs/>
              </w:rPr>
              <w:t xml:space="preserve">โดย </w:t>
            </w:r>
            <w:r w:rsidRPr="00B916D9">
              <w:rPr>
                <w:rFonts w:cs="CordiaUPC"/>
              </w:rPr>
              <w:t xml:space="preserve">group_type </w:t>
            </w:r>
            <w:r w:rsidRPr="00B916D9">
              <w:rPr>
                <w:rFonts w:cs="Angsana New"/>
                <w:cs/>
              </w:rPr>
              <w:t>= ‘</w:t>
            </w:r>
            <w:r w:rsidRPr="008979A8">
              <w:rPr>
                <w:rFonts w:cs="CordiaUPC"/>
              </w:rPr>
              <w:t>Duration</w:t>
            </w:r>
            <w:r>
              <w:rPr>
                <w:rFonts w:cs="CordiaUPC"/>
              </w:rPr>
              <w:t xml:space="preserve"> Unit</w:t>
            </w:r>
            <w:r>
              <w:rPr>
                <w:rFonts w:cs="Angsana New"/>
                <w:cs/>
              </w:rPr>
              <w:t>’</w:t>
            </w:r>
            <w:r>
              <w:rPr>
                <w:rFonts w:hint="cs" w:cs="Angsana New"/>
                <w:cs/>
              </w:rPr>
              <w:t>และ</w:t>
            </w:r>
            <w:r>
              <w:rPr>
                <w:rFonts w:cs="CordiaUPC"/>
              </w:rPr>
              <w:t xml:space="preserve"> par_row_id</w:t>
            </w:r>
            <w:r>
              <w:t xml:space="preserve">_concat </w:t>
            </w:r>
            <w:r>
              <w:rPr>
                <w:rFonts w:hint="cs"/>
                <w:cs/>
              </w:rPr>
              <w:t xml:space="preserve">ประกอบด้วย </w:t>
            </w:r>
            <w:r>
              <w:t>customerType</w:t>
            </w:r>
          </w:p>
        </w:tc>
      </w:tr>
      <w:tr w:rsidRPr="008979A8" w:rsidR="00A751EC" w:rsidTr="006820B7" w14:paraId="1FF52247" w14:textId="77777777">
        <w:trPr>
          <w:trHeight w:val="69"/>
        </w:trPr>
        <w:tc>
          <w:tcPr>
            <w:tcW w:w="877" w:type="pct"/>
          </w:tcPr>
          <w:p w:rsidR="00A751EC" w:rsidP="00A751EC" w:rsidRDefault="00A751EC" w14:paraId="65110F70" w14:textId="4AD3F1B9">
            <w:r>
              <w:t>defaultWordingFlag</w:t>
            </w:r>
          </w:p>
        </w:tc>
        <w:tc>
          <w:tcPr>
            <w:tcW w:w="1022" w:type="pct"/>
          </w:tcPr>
          <w:p w:rsidR="00A751EC" w:rsidP="00A751EC" w:rsidRDefault="00A751EC" w14:paraId="5A8A2FFA" w14:textId="59E2432B">
            <w:r>
              <w:t>Radio Button</w:t>
            </w:r>
          </w:p>
        </w:tc>
        <w:tc>
          <w:tcPr>
            <w:tcW w:w="3101" w:type="pct"/>
          </w:tcPr>
          <w:p w:rsidR="00A751EC" w:rsidP="00A751EC" w:rsidRDefault="00A751EC" w14:paraId="64CD8A7B" w14:textId="6A11A742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E42349">
              <w:rPr>
                <w:rFonts w:cs="Angsana New"/>
                <w:color w:val="FF0000"/>
                <w:cs/>
              </w:rPr>
              <w:t>*</w:t>
            </w:r>
            <w:r w:rsidRPr="00E42349">
              <w:rPr>
                <w:color w:val="FF0000"/>
              </w:rPr>
              <w:t xml:space="preserve">Default </w:t>
            </w:r>
            <w:r>
              <w:rPr>
                <w:color w:val="FF0000"/>
              </w:rPr>
              <w:t>Wording</w:t>
            </w:r>
          </w:p>
          <w:p w:rsidR="00A751EC" w:rsidP="00A751EC" w:rsidRDefault="00A751EC" w14:paraId="78A41BF8" w14:textId="77777777">
            <w:pPr>
              <w:rPr>
                <w:rFonts w:cs="CordiaUPC"/>
              </w:rPr>
            </w:pPr>
            <w:r w:rsidRPr="004C3917">
              <w:t xml:space="preserve">List of Value </w:t>
            </w:r>
            <w:r w:rsidRPr="004C3917"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‘</w:t>
            </w:r>
            <w:r>
              <w:rPr>
                <w:rFonts w:cs="CordiaUPC"/>
              </w:rPr>
              <w:t>YesNoIndicator</w:t>
            </w:r>
            <w:r>
              <w:rPr>
                <w:rFonts w:cs="Angsana New"/>
                <w:cs/>
              </w:rPr>
              <w:t>’</w:t>
            </w:r>
          </w:p>
          <w:p w:rsidRPr="00A05A22" w:rsidR="00A751EC" w:rsidP="00A751EC" w:rsidRDefault="00A751EC" w14:paraId="1BFA32B1" w14:textId="0A1AEC39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ถ้าค่าเป็น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Yes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ให้ </w:t>
            </w:r>
            <w:r>
              <w:rPr>
                <w:rFonts w:cs="CordiaUPC"/>
              </w:rPr>
              <w:t xml:space="preserve">Disable Field </w:t>
            </w:r>
            <w:r>
              <w:t xml:space="preserve">smsNotificationBeforeFeeDeduction </w:t>
            </w:r>
            <w:r>
              <w:rPr>
                <w:rFonts w:hint="cs"/>
                <w:cs/>
              </w:rPr>
              <w:t xml:space="preserve">ทุกภาษา และ </w:t>
            </w:r>
            <w:r>
              <w:t xml:space="preserve">Default </w:t>
            </w:r>
            <w:r>
              <w:rPr>
                <w:rFonts w:hint="cs"/>
                <w:cs/>
              </w:rPr>
              <w:t xml:space="preserve">ตามที่ </w:t>
            </w:r>
            <w:r>
              <w:t xml:space="preserve">Configure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‘</w:t>
            </w:r>
            <w:r>
              <w:rPr>
                <w:rFonts w:cs="CordiaUPC"/>
              </w:rPr>
              <w:t>Default SMS Wording</w:t>
            </w:r>
            <w:r>
              <w:rPr>
                <w:rFonts w:cs="Angsana New"/>
                <w:cs/>
              </w:rPr>
              <w:t xml:space="preserve">’ </w:t>
            </w:r>
            <w:r>
              <w:rPr>
                <w:rFonts w:hint="cs" w:cs="Angsana New"/>
                <w:cs/>
              </w:rPr>
              <w:t xml:space="preserve">และ </w:t>
            </w:r>
            <w:r>
              <w:rPr>
                <w:rFonts w:cs="CordiaUPC"/>
              </w:rPr>
              <w:t xml:space="preserve">lov_type </w:t>
            </w:r>
            <w:r>
              <w:rPr>
                <w:rFonts w:cs="Angsana New"/>
                <w:cs/>
              </w:rPr>
              <w:t>= ‘</w:t>
            </w:r>
            <w:r>
              <w:t>Before Fee Deduct</w:t>
            </w:r>
            <w:r>
              <w:rPr>
                <w:rFonts w:cs="Angsana New"/>
                <w:cs/>
              </w:rPr>
              <w:t>’</w:t>
            </w:r>
          </w:p>
          <w:p w:rsidR="00A751EC" w:rsidP="00A751EC" w:rsidRDefault="00A751EC" w14:paraId="68777502" w14:textId="77777777">
            <w:pPr>
              <w:pStyle w:val="ListParagraph"/>
              <w:numPr>
                <w:ilvl w:val="0"/>
                <w:numId w:val="158"/>
              </w:numPr>
              <w:spacing w:after="0"/>
            </w:pPr>
            <w:r>
              <w:t xml:space="preserve">Eng </w:t>
            </w:r>
            <w:r>
              <w:rPr>
                <w:rFonts w:cs="Angsana New"/>
                <w:cs/>
              </w:rPr>
              <w:t xml:space="preserve">= </w:t>
            </w:r>
            <w:r>
              <w:t>lov_val2</w:t>
            </w:r>
          </w:p>
          <w:p w:rsidR="00A751EC" w:rsidP="00A751EC" w:rsidRDefault="00A751EC" w14:paraId="49D0BD38" w14:textId="77777777">
            <w:pPr>
              <w:pStyle w:val="ListParagraph"/>
              <w:numPr>
                <w:ilvl w:val="0"/>
                <w:numId w:val="158"/>
              </w:numPr>
              <w:spacing w:after="0"/>
            </w:pPr>
            <w:r>
              <w:t xml:space="preserve">THA </w:t>
            </w:r>
            <w:r>
              <w:rPr>
                <w:rFonts w:cs="Angsana New"/>
                <w:cs/>
              </w:rPr>
              <w:t xml:space="preserve">= </w:t>
            </w:r>
            <w:r>
              <w:t>lov_val3</w:t>
            </w:r>
          </w:p>
          <w:p w:rsidR="00A751EC" w:rsidP="00A751EC" w:rsidRDefault="00A751EC" w14:paraId="025F6011" w14:textId="40A203CC">
            <w:pPr>
              <w:pStyle w:val="ListParagraph"/>
              <w:spacing w:after="0"/>
              <w:ind w:left="56"/>
              <w:rPr>
                <w:cs/>
              </w:rPr>
            </w:pPr>
            <w:r>
              <w:rPr>
                <w:rFonts w:hint="cs"/>
                <w:cs/>
              </w:rPr>
              <w:t xml:space="preserve">ถ้าเป็น </w:t>
            </w:r>
            <w:r>
              <w:rPr>
                <w:rFonts w:cs="Angsana New"/>
                <w:cs/>
              </w:rPr>
              <w:t>“</w:t>
            </w:r>
            <w:r>
              <w:t>No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ให้ </w:t>
            </w:r>
            <w:r>
              <w:t xml:space="preserve">Enable Field smsNotificationBeforeFeeDeduction </w:t>
            </w:r>
            <w:r>
              <w:rPr>
                <w:rFonts w:hint="cs"/>
                <w:cs/>
              </w:rPr>
              <w:t>ทุกภาษา</w:t>
            </w:r>
          </w:p>
        </w:tc>
      </w:tr>
      <w:tr w:rsidRPr="008979A8" w:rsidR="00A751EC" w:rsidTr="006820B7" w14:paraId="402F620C" w14:textId="77777777">
        <w:trPr>
          <w:trHeight w:val="108"/>
        </w:trPr>
        <w:tc>
          <w:tcPr>
            <w:tcW w:w="5000" w:type="pct"/>
            <w:gridSpan w:val="3"/>
            <w:shd w:val="clear" w:color="auto" w:fill="EAF1DD" w:themeFill="accent3" w:themeFillTint="33"/>
          </w:tcPr>
          <w:p w:rsidR="00A751EC" w:rsidP="00A751EC" w:rsidRDefault="00A751EC" w14:paraId="2F5650F5" w14:textId="54958ABB">
            <w:r w:rsidRPr="00647985">
              <w:t xml:space="preserve">Visble </w:t>
            </w:r>
            <w:r w:rsidRPr="00647985">
              <w:rPr>
                <w:rFonts w:hint="cs"/>
                <w:cs/>
              </w:rPr>
              <w:t xml:space="preserve">เมื่อ </w:t>
            </w:r>
            <w:r>
              <w:t>smsBeforeFeeDeductSendFlag</w:t>
            </w:r>
            <w:r>
              <w:rPr>
                <w:rFonts w:hint="cs"/>
                <w:cs/>
              </w:rPr>
              <w:t xml:space="preserve"> มีค่าเป็น </w:t>
            </w:r>
            <w:r>
              <w:rPr>
                <w:rFonts w:cs="Angsana New"/>
                <w:cs/>
              </w:rPr>
              <w:t>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</w:p>
          <w:p w:rsidR="00A751EC" w:rsidP="00A751EC" w:rsidRDefault="00A751EC" w14:paraId="6A9A655C" w14:textId="2CA0C946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ให้ </w:t>
            </w:r>
            <w:r>
              <w:t xml:space="preserve">Loop </w:t>
            </w:r>
            <w:r>
              <w:rPr>
                <w:rFonts w:hint="cs"/>
                <w:cs/>
              </w:rPr>
              <w:t xml:space="preserve">แสดง </w:t>
            </w:r>
            <w:r>
              <w:t xml:space="preserve">field </w:t>
            </w:r>
            <w:r>
              <w:rPr>
                <w:rFonts w:hint="cs"/>
                <w:cs/>
              </w:rPr>
              <w:t xml:space="preserve">ตามจำนวน </w:t>
            </w:r>
            <w:r>
              <w:t xml:space="preserve">Language </w:t>
            </w:r>
            <w:r>
              <w:rPr>
                <w:rFonts w:hint="cs"/>
                <w:cs/>
              </w:rPr>
              <w:t>ที่เลือกมาก</w:t>
            </w:r>
          </w:p>
        </w:tc>
      </w:tr>
      <w:tr w:rsidRPr="008979A8" w:rsidR="00A751EC" w:rsidTr="006820B7" w14:paraId="4B5EABB5" w14:textId="77777777">
        <w:trPr>
          <w:trHeight w:val="108"/>
        </w:trPr>
        <w:tc>
          <w:tcPr>
            <w:tcW w:w="877" w:type="pct"/>
          </w:tcPr>
          <w:p w:rsidR="00A751EC" w:rsidP="00A751EC" w:rsidRDefault="00A751EC" w14:paraId="74D14836" w14:textId="77777777">
            <w:pPr>
              <w:rPr>
                <w:cs/>
              </w:rPr>
            </w:pPr>
            <w:r w:rsidRPr="00A235B3">
              <w:t>langAbb</w:t>
            </w:r>
          </w:p>
        </w:tc>
        <w:tc>
          <w:tcPr>
            <w:tcW w:w="1022" w:type="pct"/>
          </w:tcPr>
          <w:p w:rsidR="00A751EC" w:rsidP="00A751EC" w:rsidRDefault="00A751EC" w14:paraId="1BCC485D" w14:textId="77777777">
            <w:r>
              <w:t>Text Area</w:t>
            </w:r>
          </w:p>
        </w:tc>
        <w:tc>
          <w:tcPr>
            <w:tcW w:w="3101" w:type="pct"/>
          </w:tcPr>
          <w:p w:rsidR="00A751EC" w:rsidP="00A751EC" w:rsidRDefault="00A751EC" w14:paraId="0700DE4C" w14:textId="77777777">
            <w:r>
              <w:rPr>
                <w:rFonts w:ascii="Segoe UI" w:hAnsi="Segoe UI" w:cs="Segoe UI"/>
                <w:sz w:val="18"/>
                <w:szCs w:val="18"/>
              </w:rPr>
              <w:t>langAbb</w:t>
            </w:r>
            <w:r>
              <w:rPr>
                <w:rFonts w:cs="Angsana New"/>
                <w:cs/>
              </w:rPr>
              <w:t xml:space="preserve"> = </w:t>
            </w:r>
            <w:r>
              <w:t>language</w:t>
            </w:r>
            <w:r>
              <w:rPr>
                <w:rFonts w:cs="Angsana New"/>
                <w:cs/>
              </w:rPr>
              <w:t>.</w:t>
            </w:r>
            <w:r>
              <w:t>lov_val2</w:t>
            </w:r>
          </w:p>
          <w:p w:rsidRPr="00A235B3" w:rsidR="00A751EC" w:rsidP="00A751EC" w:rsidRDefault="00A751EC" w14:paraId="475CBA2A" w14:textId="77777777">
            <w:pPr>
              <w:rPr>
                <w:u w:val="single"/>
              </w:rPr>
            </w:pPr>
            <w:r w:rsidRPr="00A235B3">
              <w:rPr>
                <w:u w:val="single"/>
              </w:rPr>
              <w:t>Invisible</w:t>
            </w:r>
          </w:p>
        </w:tc>
      </w:tr>
      <w:tr w:rsidRPr="008979A8" w:rsidR="00A751EC" w:rsidTr="006820B7" w14:paraId="055CA0AB" w14:textId="77777777">
        <w:trPr>
          <w:trHeight w:val="69"/>
        </w:trPr>
        <w:tc>
          <w:tcPr>
            <w:tcW w:w="877" w:type="pct"/>
          </w:tcPr>
          <w:p w:rsidR="00A751EC" w:rsidP="00A751EC" w:rsidRDefault="00A751EC" w14:paraId="38989100" w14:textId="6D9DC6DE">
            <w:r>
              <w:t>smsNotificationBeforeFeeDeduction</w:t>
            </w:r>
          </w:p>
        </w:tc>
        <w:tc>
          <w:tcPr>
            <w:tcW w:w="1022" w:type="pct"/>
          </w:tcPr>
          <w:p w:rsidR="00A751EC" w:rsidP="00A751EC" w:rsidRDefault="00A751EC" w14:paraId="4FFF8D0F" w14:textId="43043369">
            <w:r>
              <w:t>Text Area</w:t>
            </w:r>
          </w:p>
        </w:tc>
        <w:tc>
          <w:tcPr>
            <w:tcW w:w="3101" w:type="pct"/>
          </w:tcPr>
          <w:p w:rsidR="00A751EC" w:rsidP="00A751EC" w:rsidRDefault="00A751EC" w14:paraId="2CA81DE5" w14:textId="77777777">
            <w:pPr>
              <w:rPr>
                <w:color w:val="FF0000"/>
              </w:rPr>
            </w:pPr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524D02">
              <w:rPr>
                <w:rFonts w:cs="Angsana New"/>
                <w:color w:val="FF0000"/>
                <w:cs/>
              </w:rPr>
              <w:t>*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</w:p>
          <w:p w:rsidR="00A751EC" w:rsidP="00A751EC" w:rsidRDefault="00A751EC" w14:paraId="13351E43" w14:textId="58E32B82">
            <w:r>
              <w:rPr>
                <w:color w:val="FF0000"/>
              </w:rPr>
              <w:t xml:space="preserve">Example </w:t>
            </w:r>
            <w:r>
              <w:rPr>
                <w:rFonts w:cs="Angsana New"/>
                <w:color w:val="FF0000"/>
                <w:cs/>
              </w:rPr>
              <w:t>:</w:t>
            </w:r>
            <w:r>
              <w:rPr>
                <w:rFonts w:cs="Angsana New"/>
                <w:cs/>
              </w:rPr>
              <w:t xml:space="preserve"> </w:t>
            </w:r>
            <w:r w:rsidRPr="009754AB">
              <w:rPr>
                <w:rFonts w:cs="Angsana New"/>
                <w:color w:val="FF0000"/>
                <w:cs/>
              </w:rPr>
              <w:t>*</w:t>
            </w:r>
            <w:r w:rsidRPr="000D29BA">
              <w:rPr>
                <w:color w:val="FF0000"/>
              </w:rPr>
              <w:t>ENG</w:t>
            </w:r>
          </w:p>
          <w:p w:rsidR="00A751EC" w:rsidP="00A751EC" w:rsidRDefault="00A751EC" w14:paraId="2FE5E34C" w14:textId="3873069A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Max Length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CordiaUPC"/>
              </w:rPr>
              <w:t>250</w:t>
            </w:r>
          </w:p>
          <w:p w:rsidR="00A751EC" w:rsidP="00A751EC" w:rsidRDefault="00A751EC" w14:paraId="647205FD" w14:textId="34DF36E8">
            <w:r>
              <w:rPr>
                <w:rFonts w:hint="cs"/>
                <w:cs/>
              </w:rPr>
              <w:t xml:space="preserve">เมื่อ </w:t>
            </w:r>
            <w:r>
              <w:t xml:space="preserve">User </w:t>
            </w:r>
            <w:r>
              <w:rPr>
                <w:rFonts w:hint="cs"/>
                <w:cs/>
              </w:rPr>
              <w:t>กรอก</w:t>
            </w:r>
            <w:r>
              <w:rPr>
                <w:cs/>
              </w:rPr>
              <w:t>ใ</w:t>
            </w:r>
            <w:r>
              <w:rPr>
                <w:rFonts w:hint="cs"/>
                <w:cs/>
              </w:rPr>
              <w:t xml:space="preserve">ห้คำนวนจำนวนตัวอักษรไว้ที่ </w:t>
            </w:r>
            <w:r>
              <w:t>counterSMSNotificationBeforeFeeDeduction</w:t>
            </w:r>
            <w:r>
              <w:rPr>
                <w:color w:val="FF0000"/>
              </w:rPr>
              <w:t>{</w:t>
            </w:r>
            <w:r>
              <w:rPr>
                <w:rFonts w:ascii="Segoe UI" w:hAnsi="Segoe UI" w:cs="Segoe UI"/>
                <w:sz w:val="18"/>
                <w:szCs w:val="18"/>
              </w:rPr>
              <w:t>langAbb</w:t>
            </w:r>
            <w:r>
              <w:rPr>
                <w:color w:val="FF0000"/>
              </w:rPr>
              <w:t>}</w:t>
            </w:r>
          </w:p>
        </w:tc>
      </w:tr>
      <w:tr w:rsidRPr="008979A8" w:rsidR="00A751EC" w:rsidTr="006820B7" w14:paraId="61C8F9B8" w14:textId="77777777">
        <w:trPr>
          <w:trHeight w:val="69"/>
        </w:trPr>
        <w:tc>
          <w:tcPr>
            <w:tcW w:w="877" w:type="pct"/>
          </w:tcPr>
          <w:p w:rsidR="00A751EC" w:rsidP="00A751EC" w:rsidRDefault="00A751EC" w14:paraId="0F5E7401" w14:textId="36563854">
            <w:r>
              <w:t>counterSMSNotificationBeforeFeeDeduction</w:t>
            </w:r>
          </w:p>
        </w:tc>
        <w:tc>
          <w:tcPr>
            <w:tcW w:w="1022" w:type="pct"/>
          </w:tcPr>
          <w:p w:rsidR="00A751EC" w:rsidP="00A751EC" w:rsidRDefault="00A751EC" w14:paraId="359508C8" w14:textId="20A1001F">
            <w:r>
              <w:t>Text</w:t>
            </w:r>
          </w:p>
        </w:tc>
        <w:tc>
          <w:tcPr>
            <w:tcW w:w="3101" w:type="pct"/>
          </w:tcPr>
          <w:p w:rsidR="00A751EC" w:rsidP="00A751EC" w:rsidRDefault="00A751EC" w14:paraId="3FAC1335" w14:textId="79C4AC29">
            <w:r>
              <w:rPr>
                <w:rFonts w:hint="cs"/>
                <w:cs/>
              </w:rPr>
              <w:t>วางไว้ใต้</w:t>
            </w:r>
            <w:r>
              <w:rPr>
                <w:rFonts w:cs="Angsana New"/>
                <w:cs/>
              </w:rPr>
              <w:t xml:space="preserve"> </w:t>
            </w:r>
            <w:r>
              <w:t>smsNotificationBeforeFeeDeduction</w:t>
            </w:r>
          </w:p>
          <w:p w:rsidR="00A751EC" w:rsidP="00A751EC" w:rsidRDefault="00A751EC" w14:paraId="0172FF5E" w14:textId="77777777">
            <w:r>
              <w:rPr>
                <w:rFonts w:hint="cs"/>
                <w:cs/>
              </w:rPr>
              <w:t xml:space="preserve">แสดงใน </w:t>
            </w:r>
            <w:r>
              <w:t>Format</w:t>
            </w:r>
          </w:p>
          <w:p w:rsidR="00A751EC" w:rsidP="00A751EC" w:rsidRDefault="00A751EC" w14:paraId="317E9FE6" w14:textId="090D9197">
            <w:r>
              <w:t>counterSMSNotificationBeforeFeeDeduction</w:t>
            </w:r>
            <w:r>
              <w:rPr>
                <w:rFonts w:cs="Angsana New"/>
                <w:cs/>
              </w:rPr>
              <w:t xml:space="preserve"> / </w:t>
            </w:r>
            <w:r>
              <w:t>250</w:t>
            </w:r>
          </w:p>
        </w:tc>
      </w:tr>
      <w:tr w:rsidRPr="008979A8" w:rsidR="00A751EC" w:rsidTr="006820B7" w14:paraId="1C72F906" w14:textId="77777777">
        <w:trPr>
          <w:trHeight w:val="108"/>
        </w:trPr>
        <w:tc>
          <w:tcPr>
            <w:tcW w:w="5000" w:type="pct"/>
            <w:gridSpan w:val="3"/>
            <w:shd w:val="clear" w:color="auto" w:fill="EAF1DD" w:themeFill="accent3" w:themeFillTint="33"/>
          </w:tcPr>
          <w:p w:rsidR="00A751EC" w:rsidP="00A751EC" w:rsidRDefault="00A751EC" w14:paraId="6E5DB844" w14:textId="77777777">
            <w:r>
              <w:rPr>
                <w:rFonts w:hint="cs"/>
                <w:cs/>
              </w:rPr>
              <w:t xml:space="preserve">จบ </w:t>
            </w:r>
            <w:r>
              <w:t>Loop</w:t>
            </w:r>
          </w:p>
        </w:tc>
      </w:tr>
      <w:tr w:rsidRPr="008979A8" w:rsidR="00A751EC" w:rsidTr="006820B7" w14:paraId="2D3AB9B7" w14:textId="77777777">
        <w:trPr>
          <w:trHeight w:val="108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A751EC" w:rsidP="00A751EC" w:rsidRDefault="00A751EC" w14:paraId="3A320D73" w14:textId="697898C8">
            <w:pPr>
              <w:pStyle w:val="HeaderTable"/>
            </w:pPr>
            <w:r>
              <w:t>End SMS Notification Before Fee Deduction</w:t>
            </w:r>
            <w:r>
              <w:rPr>
                <w:rFonts w:cs="Angsana New"/>
                <w:bCs/>
                <w:cs/>
                <w:lang w:bidi="th-TH"/>
              </w:rPr>
              <w:t xml:space="preserve"> (</w:t>
            </w:r>
            <w:r>
              <w:t>For Pre</w:t>
            </w:r>
            <w:r>
              <w:rPr>
                <w:rFonts w:cs="Angsana New"/>
                <w:bCs/>
                <w:cs/>
                <w:lang w:bidi="th-TH"/>
              </w:rPr>
              <w:t>-</w:t>
            </w:r>
            <w:r>
              <w:t>paid</w:t>
            </w:r>
            <w:r>
              <w:rPr>
                <w:rFonts w:cs="Angsana New"/>
                <w:bCs/>
                <w:cs/>
                <w:lang w:bidi="th-TH"/>
              </w:rPr>
              <w:t xml:space="preserve">) </w:t>
            </w:r>
            <w:r>
              <w:t>Section</w:t>
            </w:r>
          </w:p>
        </w:tc>
      </w:tr>
      <w:tr w:rsidRPr="008979A8" w:rsidR="00A751EC" w:rsidTr="006820B7" w14:paraId="09356638" w14:textId="77777777">
        <w:trPr>
          <w:trHeight w:val="108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A751EC" w:rsidP="00A751EC" w:rsidRDefault="00A751EC" w14:paraId="1D20F691" w14:textId="77777777">
            <w:pPr>
              <w:pStyle w:val="HeaderTable"/>
              <w:rPr>
                <w:lang w:bidi="th-TH"/>
              </w:rPr>
            </w:pPr>
            <w:r w:rsidRPr="00B27875">
              <w:t>Recurring Fee Deduct Success Alert</w:t>
            </w:r>
            <w:r>
              <w:t xml:space="preserve"> Section</w:t>
            </w:r>
          </w:p>
          <w:p w:rsidR="00A751EC" w:rsidP="00A751EC" w:rsidRDefault="00A751EC" w14:paraId="094A95B4" w14:textId="77777777">
            <w:pPr>
              <w:pStyle w:val="HeaderTable"/>
              <w:rPr>
                <w:lang w:bidi="th-TH"/>
              </w:rPr>
            </w:pPr>
            <w:r>
              <w:t xml:space="preserve">Visible </w:t>
            </w:r>
            <w:r>
              <w:rPr>
                <w:rFonts w:hint="cs" w:cs="Angsana New"/>
                <w:cs/>
                <w:lang w:bidi="th-TH"/>
              </w:rPr>
              <w:t xml:space="preserve">เมื่อ </w:t>
            </w:r>
            <w:r w:rsidRPr="00766CC1">
              <w:t>customerType</w:t>
            </w:r>
            <w:r>
              <w:rPr>
                <w:rFonts w:cs="Angsana New"/>
                <w:cs/>
                <w:lang w:bidi="th-TH"/>
              </w:rPr>
              <w:t xml:space="preserve"> </w:t>
            </w:r>
            <w:r>
              <w:rPr>
                <w:rFonts w:hint="cs"/>
                <w:cs/>
                <w:lang w:bidi="th-TH"/>
              </w:rPr>
              <w:t xml:space="preserve">มีค่าเป็น </w:t>
            </w:r>
            <w:r>
              <w:rPr>
                <w:rFonts w:cs="Angsana New"/>
                <w:cs/>
                <w:lang w:bidi="th-TH"/>
              </w:rPr>
              <w:t>“</w:t>
            </w:r>
            <w:r>
              <w:t>Pre</w:t>
            </w:r>
            <w:r>
              <w:rPr>
                <w:rFonts w:cs="Angsana New"/>
                <w:cs/>
                <w:lang w:bidi="th-TH"/>
              </w:rPr>
              <w:t>-</w:t>
            </w:r>
            <w:r>
              <w:t>paid</w:t>
            </w:r>
            <w:r>
              <w:rPr>
                <w:rFonts w:cs="Angsana New"/>
                <w:cs/>
                <w:lang w:bidi="th-TH"/>
              </w:rPr>
              <w:t xml:space="preserve">” </w:t>
            </w:r>
            <w:r>
              <w:rPr>
                <w:rFonts w:hint="cs" w:cs="Angsana New"/>
                <w:cs/>
                <w:lang w:bidi="th-TH"/>
              </w:rPr>
              <w:t xml:space="preserve">หรือ </w:t>
            </w:r>
            <w:r>
              <w:rPr>
                <w:rFonts w:cs="Angsana New"/>
                <w:cs/>
                <w:lang w:bidi="th-TH"/>
              </w:rPr>
              <w:t>“</w:t>
            </w:r>
            <w:r>
              <w:t>All</w:t>
            </w:r>
            <w:r>
              <w:rPr>
                <w:rFonts w:cs="Angsana New"/>
                <w:cs/>
                <w:lang w:bidi="th-TH"/>
              </w:rPr>
              <w:t>”</w:t>
            </w:r>
            <w:r>
              <w:rPr>
                <w:rFonts w:hint="cs" w:cs="Angsana New"/>
                <w:cs/>
                <w:lang w:bidi="th-TH"/>
              </w:rPr>
              <w:t xml:space="preserve"> และ </w:t>
            </w:r>
            <w:r>
              <w:rPr>
                <w:lang w:bidi="th-TH"/>
              </w:rPr>
              <w:t xml:space="preserve">priceType </w:t>
            </w:r>
            <w:r>
              <w:rPr>
                <w:rFonts w:hint="cs" w:cs="Angsana New"/>
                <w:cs/>
                <w:lang w:bidi="th-TH"/>
              </w:rPr>
              <w:t xml:space="preserve">มีค่าเป็น </w:t>
            </w:r>
            <w:r>
              <w:rPr>
                <w:rFonts w:cs="Angsana New"/>
                <w:bCs/>
                <w:cs/>
                <w:lang w:bidi="th-TH"/>
              </w:rPr>
              <w:t>“</w:t>
            </w:r>
            <w:r>
              <w:rPr>
                <w:lang w:bidi="th-TH"/>
              </w:rPr>
              <w:t>Recurring</w:t>
            </w:r>
            <w:r>
              <w:rPr>
                <w:rFonts w:cs="Angsana New"/>
                <w:bCs/>
                <w:cs/>
                <w:lang w:bidi="th-TH"/>
              </w:rPr>
              <w:t xml:space="preserve">” </w:t>
            </w:r>
            <w:r>
              <w:rPr>
                <w:rFonts w:hint="cs" w:cs="Angsana New"/>
                <w:cs/>
                <w:lang w:bidi="th-TH"/>
              </w:rPr>
              <w:t>ถ้าไม่ใช่ให้เคลียร์ค่า</w:t>
            </w:r>
          </w:p>
          <w:p w:rsidR="00A751EC" w:rsidP="00A751EC" w:rsidRDefault="00A751EC" w14:paraId="0D5DDAC2" w14:textId="77777777">
            <w:pPr>
              <w:pStyle w:val="HeaderTable"/>
              <w:rPr>
                <w:lang w:bidi="th-TH"/>
              </w:rPr>
            </w:pPr>
          </w:p>
          <w:p w:rsidR="00A751EC" w:rsidP="00A751EC" w:rsidRDefault="00A751EC" w14:paraId="2F1793D0" w14:textId="77777777">
            <w:pPr>
              <w:pStyle w:val="HeaderTable"/>
              <w:rPr>
                <w:lang w:bidi="th-TH"/>
              </w:rPr>
            </w:pPr>
            <w:r>
              <w:rPr>
                <w:rFonts w:hint="cs" w:cs="Angsana New"/>
                <w:cs/>
                <w:lang w:bidi="th-TH"/>
              </w:rPr>
              <w:t>หรือ</w:t>
            </w:r>
            <w:r>
              <w:rPr>
                <w:rFonts w:cs="Angsana New"/>
                <w:cs/>
                <w:lang w:bidi="th-TH"/>
              </w:rPr>
              <w:t xml:space="preserve"> </w:t>
            </w:r>
            <w:r>
              <w:rPr>
                <w:rFonts w:cs="Angsana New"/>
              </w:rPr>
              <w:t xml:space="preserve">PO Group </w:t>
            </w:r>
            <w:r>
              <w:rPr>
                <w:bCs/>
                <w:cs/>
                <w:lang w:bidi="th-TH"/>
              </w:rPr>
              <w:t>= “</w:t>
            </w:r>
            <w:r>
              <w:rPr>
                <w:rFonts w:cs="Angsana New"/>
              </w:rPr>
              <w:t>IR</w:t>
            </w:r>
            <w:r>
              <w:rPr>
                <w:bCs/>
                <w:cs/>
                <w:lang w:bidi="th-TH"/>
              </w:rPr>
              <w:t>”</w:t>
            </w:r>
            <w:r>
              <w:rPr>
                <w:rFonts w:hint="cs"/>
                <w:cs/>
                <w:lang w:bidi="th-TH"/>
              </w:rPr>
              <w:t xml:space="preserve"> และ </w:t>
            </w:r>
            <w:r w:rsidRPr="00766CC1">
              <w:t>customerType</w:t>
            </w:r>
            <w:r>
              <w:rPr>
                <w:rFonts w:cs="Angsana New"/>
                <w:cs/>
                <w:lang w:bidi="th-TH"/>
              </w:rPr>
              <w:t xml:space="preserve"> </w:t>
            </w:r>
            <w:r>
              <w:rPr>
                <w:rFonts w:hint="cs"/>
                <w:cs/>
                <w:lang w:bidi="th-TH"/>
              </w:rPr>
              <w:t xml:space="preserve">มีค่าเป็น </w:t>
            </w:r>
            <w:r>
              <w:rPr>
                <w:rFonts w:cs="Angsana New"/>
                <w:cs/>
                <w:lang w:bidi="th-TH"/>
              </w:rPr>
              <w:t>“</w:t>
            </w:r>
            <w:r>
              <w:t>Pre</w:t>
            </w:r>
            <w:r>
              <w:rPr>
                <w:rFonts w:cs="Angsana New"/>
                <w:cs/>
                <w:lang w:bidi="th-TH"/>
              </w:rPr>
              <w:t>-</w:t>
            </w:r>
            <w:r>
              <w:t>paid</w:t>
            </w:r>
            <w:r>
              <w:rPr>
                <w:rFonts w:cs="Angsana New"/>
                <w:cs/>
                <w:lang w:bidi="th-TH"/>
              </w:rPr>
              <w:t xml:space="preserve">” </w:t>
            </w:r>
            <w:r>
              <w:rPr>
                <w:rFonts w:hint="cs" w:cs="Angsana New"/>
                <w:cs/>
                <w:lang w:bidi="th-TH"/>
              </w:rPr>
              <w:t xml:space="preserve">หรือ </w:t>
            </w:r>
            <w:r>
              <w:rPr>
                <w:rFonts w:cs="Angsana New"/>
                <w:cs/>
                <w:lang w:bidi="th-TH"/>
              </w:rPr>
              <w:t>“</w:t>
            </w:r>
            <w:r>
              <w:t>Hybrid</w:t>
            </w:r>
            <w:r>
              <w:rPr>
                <w:bCs/>
                <w:cs/>
                <w:lang w:bidi="th-TH"/>
              </w:rPr>
              <w:t>-</w:t>
            </w:r>
            <w:r>
              <w:t>Post</w:t>
            </w:r>
            <w:r>
              <w:rPr>
                <w:rFonts w:cs="Angsana New"/>
                <w:cs/>
                <w:lang w:bidi="th-TH"/>
              </w:rPr>
              <w:t>”</w:t>
            </w:r>
            <w:r>
              <w:rPr>
                <w:rFonts w:hint="cs" w:cs="Angsana New"/>
                <w:cs/>
                <w:lang w:bidi="th-TH"/>
              </w:rPr>
              <w:t xml:space="preserve">และ </w:t>
            </w:r>
            <w:r>
              <w:rPr>
                <w:lang w:bidi="th-TH"/>
              </w:rPr>
              <w:t xml:space="preserve">priceType </w:t>
            </w:r>
            <w:r>
              <w:rPr>
                <w:rFonts w:hint="cs" w:cs="Angsana New"/>
                <w:cs/>
                <w:lang w:bidi="th-TH"/>
              </w:rPr>
              <w:t xml:space="preserve">มีค่าเป็น </w:t>
            </w:r>
            <w:r>
              <w:rPr>
                <w:rFonts w:cs="Angsana New"/>
                <w:bCs/>
                <w:cs/>
                <w:lang w:bidi="th-TH"/>
              </w:rPr>
              <w:t>“</w:t>
            </w:r>
            <w:r>
              <w:rPr>
                <w:lang w:bidi="th-TH"/>
              </w:rPr>
              <w:t>Recurring</w:t>
            </w:r>
            <w:r>
              <w:rPr>
                <w:rFonts w:cs="Angsana New"/>
                <w:bCs/>
                <w:cs/>
                <w:lang w:bidi="th-TH"/>
              </w:rPr>
              <w:t xml:space="preserve">” </w:t>
            </w:r>
            <w:r>
              <w:rPr>
                <w:rFonts w:hint="cs" w:cs="Angsana New"/>
                <w:cs/>
                <w:lang w:bidi="th-TH"/>
              </w:rPr>
              <w:t>ถ้าไม่ใช่ให้เคลียร์ค่า</w:t>
            </w:r>
          </w:p>
          <w:p w:rsidR="00A751EC" w:rsidP="00A751EC" w:rsidRDefault="00A751EC" w14:paraId="649DF913" w14:textId="368E6668">
            <w:pPr>
              <w:pStyle w:val="HeaderTable"/>
              <w:rPr>
                <w:cs/>
                <w:lang w:bidi="th-TH"/>
              </w:rPr>
            </w:pPr>
          </w:p>
          <w:p w:rsidR="00A751EC" w:rsidP="00A751EC" w:rsidRDefault="00A751EC" w14:paraId="6D023843" w14:textId="55A72BDD">
            <w:pPr>
              <w:pStyle w:val="HeaderTable"/>
              <w:rPr>
                <w:lang w:bidi="th-TH"/>
              </w:rPr>
            </w:pPr>
          </w:p>
        </w:tc>
      </w:tr>
      <w:tr w:rsidRPr="008979A8" w:rsidR="00A751EC" w:rsidTr="006820B7" w14:paraId="3933121B" w14:textId="77777777">
        <w:trPr>
          <w:trHeight w:val="24"/>
        </w:trPr>
        <w:tc>
          <w:tcPr>
            <w:tcW w:w="877" w:type="pct"/>
          </w:tcPr>
          <w:p w:rsidR="00A751EC" w:rsidP="00A751EC" w:rsidRDefault="00A751EC" w14:paraId="310117DA" w14:textId="6AB0F3A2">
            <w:r>
              <w:t>recurringDeductSuccessAlertSendFlag</w:t>
            </w:r>
          </w:p>
        </w:tc>
        <w:tc>
          <w:tcPr>
            <w:tcW w:w="1022" w:type="pct"/>
          </w:tcPr>
          <w:p w:rsidR="00A751EC" w:rsidP="00A751EC" w:rsidRDefault="00A751EC" w14:paraId="11FCE1E9" w14:textId="2F52881C">
            <w:r>
              <w:t>Drop Dow n List</w:t>
            </w:r>
          </w:p>
        </w:tc>
        <w:tc>
          <w:tcPr>
            <w:tcW w:w="3101" w:type="pct"/>
          </w:tcPr>
          <w:p w:rsidR="00A751EC" w:rsidP="00A751EC" w:rsidRDefault="00A751EC" w14:paraId="0C3C54C5" w14:textId="78E95306">
            <w:pPr>
              <w:rPr>
                <w:color w:val="FF0000"/>
              </w:rPr>
            </w:pPr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C974A9">
              <w:rPr>
                <w:rFonts w:cs="Angsana New"/>
                <w:color w:val="FF0000"/>
                <w:cs/>
              </w:rPr>
              <w:t>*</w:t>
            </w:r>
            <w:r>
              <w:rPr>
                <w:color w:val="FF0000"/>
              </w:rPr>
              <w:t xml:space="preserve"> Send</w:t>
            </w:r>
            <w:r w:rsidRPr="00C974A9">
              <w:rPr>
                <w:rFonts w:cs="Angsana New"/>
                <w:color w:val="FF0000"/>
                <w:cs/>
              </w:rPr>
              <w:t xml:space="preserve"> </w:t>
            </w:r>
            <w:r>
              <w:rPr>
                <w:color w:val="FF0000"/>
              </w:rPr>
              <w:t xml:space="preserve">Recurring Fee Deduct Success Alert </w:t>
            </w:r>
            <w:r w:rsidRPr="00C974A9">
              <w:rPr>
                <w:color w:val="FF0000"/>
              </w:rPr>
              <w:t>Flag</w:t>
            </w:r>
          </w:p>
          <w:p w:rsidR="00A751EC" w:rsidP="00A751EC" w:rsidRDefault="00A751EC" w14:paraId="018CBEB2" w14:textId="344AB9FB">
            <w:pPr>
              <w:rPr>
                <w:rFonts w:cs="CordiaUPC"/>
              </w:rPr>
            </w:pPr>
            <w:r>
              <w:t xml:space="preserve">Default Value </w:t>
            </w:r>
            <w:r>
              <w:rPr>
                <w:rFonts w:cs="Angsana New"/>
                <w:cs/>
              </w:rPr>
              <w:t>: 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 w:cs="Angsana New"/>
                <w:cs/>
              </w:rPr>
              <w:t xml:space="preserve"> </w:t>
            </w:r>
          </w:p>
          <w:p w:rsidR="00A751EC" w:rsidP="00A751EC" w:rsidRDefault="00A751EC" w14:paraId="0F7C5DD3" w14:textId="77777777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 xml:space="preserve">: </w:t>
            </w:r>
            <w:r>
              <w:t xml:space="preserve">Logic Default </w:t>
            </w:r>
            <w:r>
              <w:rPr>
                <w:rFonts w:hint="cs"/>
                <w:cs/>
              </w:rPr>
              <w:t xml:space="preserve">ทำเมื่อ </w:t>
            </w:r>
            <w:r>
              <w:t xml:space="preserve">Visible </w:t>
            </w:r>
            <w:r>
              <w:rPr>
                <w:rFonts w:hint="cs"/>
                <w:cs/>
              </w:rPr>
              <w:t>เท่านั้น</w:t>
            </w:r>
          </w:p>
          <w:p w:rsidR="00A751EC" w:rsidP="00A751EC" w:rsidRDefault="00A751EC" w14:paraId="3128331C" w14:textId="77777777">
            <w:pPr>
              <w:rPr>
                <w:rFonts w:cs="CordiaUPC"/>
              </w:rPr>
            </w:pPr>
            <w:r>
              <w:t xml:space="preserve">List of Value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rPr>
                <w:rFonts w:cs="Angsana New"/>
                <w:cs/>
              </w:rPr>
              <w:t xml:space="preserve"> 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‘</w:t>
            </w:r>
            <w:r>
              <w:rPr>
                <w:rFonts w:cs="CordiaUPC"/>
              </w:rPr>
              <w:t>Send Flag</w:t>
            </w:r>
            <w:r>
              <w:rPr>
                <w:rFonts w:cs="Angsana New"/>
                <w:cs/>
              </w:rPr>
              <w:t>’</w:t>
            </w:r>
          </w:p>
          <w:p w:rsidR="00A751EC" w:rsidP="00A751EC" w:rsidRDefault="00A751EC" w14:paraId="6E3D74C6" w14:textId="242635EE">
            <w:pPr>
              <w:spacing w:after="0"/>
            </w:pPr>
            <w:r>
              <w:rPr>
                <w:rFonts w:hint="cs" w:cs="Angsana New"/>
                <w:cs/>
              </w:rPr>
              <w:t xml:space="preserve">ถ้าเลือก </w:t>
            </w:r>
            <w:r>
              <w:t>recurringDeductSuccessAlertSendFlag</w:t>
            </w:r>
            <w:r>
              <w:rPr>
                <w:rFonts w:hint="cs"/>
                <w:cs/>
              </w:rPr>
              <w:t xml:space="preserve"> มีค่าเป็น </w:t>
            </w:r>
            <w:r>
              <w:rPr>
                <w:rFonts w:cs="Angsana New"/>
                <w:cs/>
              </w:rPr>
              <w:t>“</w:t>
            </w:r>
            <w:r>
              <w:t>Don</w:t>
            </w:r>
            <w:r>
              <w:rPr>
                <w:rFonts w:cs="Angsana New"/>
                <w:cs/>
              </w:rPr>
              <w:t>’</w:t>
            </w:r>
            <w:r>
              <w:t>t Send</w:t>
            </w:r>
            <w:r>
              <w:rPr>
                <w:rFonts w:cs="Angsana New"/>
                <w:cs/>
              </w:rPr>
              <w:t>”</w:t>
            </w:r>
          </w:p>
          <w:p w:rsidR="00A751EC" w:rsidP="00A751EC" w:rsidRDefault="00A751EC" w14:paraId="08E27E01" w14:textId="77777777">
            <w:pPr>
              <w:pStyle w:val="ListParagraph"/>
              <w:numPr>
                <w:ilvl w:val="0"/>
                <w:numId w:val="158"/>
              </w:numPr>
              <w:spacing w:after="0"/>
            </w:pPr>
            <w:r>
              <w:t xml:space="preserve">Default </w:t>
            </w:r>
            <w:r>
              <w:rPr>
                <w:rFonts w:hint="cs"/>
                <w:cs/>
              </w:rPr>
              <w:t xml:space="preserve">ค่าตาม </w:t>
            </w:r>
            <w:r>
              <w:t xml:space="preserve">Logic </w:t>
            </w:r>
            <w:r>
              <w:rPr>
                <w:rFonts w:hint="cs"/>
                <w:cs/>
              </w:rPr>
              <w:t xml:space="preserve">กรณี </w:t>
            </w:r>
            <w:r>
              <w:rPr>
                <w:rFonts w:cs="Angsana New"/>
                <w:cs/>
              </w:rPr>
              <w:t>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</w:p>
          <w:p w:rsidR="00A751EC" w:rsidP="00A751EC" w:rsidRDefault="00A751EC" w14:paraId="35FF8F18" w14:textId="7408998B">
            <w:pPr>
              <w:pStyle w:val="ListParagraph"/>
              <w:numPr>
                <w:ilvl w:val="0"/>
                <w:numId w:val="158"/>
              </w:numPr>
              <w:spacing w:after="0"/>
            </w:pPr>
            <w:r>
              <w:rPr>
                <w:rFonts w:hint="cs"/>
                <w:cs/>
              </w:rPr>
              <w:t xml:space="preserve">ให้ </w:t>
            </w:r>
            <w:r>
              <w:t xml:space="preserve">Invisible Field </w:t>
            </w:r>
            <w:r>
              <w:rPr>
                <w:rFonts w:hint="cs"/>
                <w:cs/>
              </w:rPr>
              <w:t xml:space="preserve">อื่นๆใน </w:t>
            </w:r>
            <w:r>
              <w:t xml:space="preserve">Section </w:t>
            </w:r>
            <w:r>
              <w:rPr>
                <w:rFonts w:hint="cs"/>
                <w:cs/>
              </w:rPr>
              <w:t>นี้</w:t>
            </w:r>
          </w:p>
          <w:p w:rsidR="00A751EC" w:rsidP="00A751EC" w:rsidRDefault="00A751EC" w14:paraId="47F74A75" w14:textId="1AB08863">
            <w:pPr>
              <w:spacing w:after="0"/>
            </w:pPr>
            <w:r>
              <w:rPr>
                <w:rFonts w:hint="cs"/>
                <w:cs/>
              </w:rPr>
              <w:t xml:space="preserve">ถ้าเลือก </w:t>
            </w:r>
            <w:r>
              <w:t>recurringDeductSuccessAlertSendFlag</w:t>
            </w:r>
            <w:r>
              <w:rPr>
                <w:rFonts w:hint="cs"/>
                <w:cs/>
              </w:rPr>
              <w:t xml:space="preserve"> มีค่าเป็น </w:t>
            </w:r>
            <w:r>
              <w:rPr>
                <w:rFonts w:cs="Angsana New"/>
                <w:cs/>
              </w:rPr>
              <w:t>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</w:p>
          <w:p w:rsidR="00A751EC" w:rsidP="00A751EC" w:rsidRDefault="00A751EC" w14:paraId="0338E843" w14:textId="77BA87B5">
            <w:pPr>
              <w:pStyle w:val="ListParagraph"/>
              <w:numPr>
                <w:ilvl w:val="0"/>
                <w:numId w:val="158"/>
              </w:numPr>
            </w:pPr>
            <w:r>
              <w:t xml:space="preserve">Default </w:t>
            </w:r>
            <w:r>
              <w:rPr>
                <w:rFonts w:hint="cs"/>
                <w:cs/>
              </w:rPr>
              <w:t xml:space="preserve">ค่า </w:t>
            </w:r>
            <w:r>
              <w:t xml:space="preserve">recurringDeductSuccessAlertDefaultWordingFlag </w:t>
            </w:r>
            <w:r>
              <w:rPr>
                <w:rFonts w:cs="Angsana New"/>
                <w:cs/>
              </w:rPr>
              <w:t>= “</w:t>
            </w:r>
            <w:r>
              <w:t>Yes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/>
                <w:cs/>
              </w:rPr>
              <w:t xml:space="preserve"> พร้อมทั้งค่า </w:t>
            </w:r>
            <w:r>
              <w:t xml:space="preserve">sms wording </w:t>
            </w:r>
            <w:r>
              <w:rPr>
                <w:rFonts w:hint="cs"/>
                <w:cs/>
              </w:rPr>
              <w:t xml:space="preserve">ตาม </w:t>
            </w:r>
            <w:r>
              <w:t xml:space="preserve">Logic </w:t>
            </w:r>
            <w:r>
              <w:rPr>
                <w:rFonts w:hint="cs"/>
                <w:cs/>
              </w:rPr>
              <w:t xml:space="preserve">ใน </w:t>
            </w:r>
            <w:r>
              <w:t>Field recurringDeductSuccessAlertDefaultWordingFlag</w:t>
            </w:r>
          </w:p>
        </w:tc>
      </w:tr>
      <w:tr w:rsidRPr="008979A8" w:rsidR="00A751EC" w:rsidTr="006820B7" w14:paraId="75D8B3CE" w14:textId="77777777">
        <w:trPr>
          <w:trHeight w:val="24"/>
        </w:trPr>
        <w:tc>
          <w:tcPr>
            <w:tcW w:w="877" w:type="pct"/>
          </w:tcPr>
          <w:p w:rsidR="00A751EC" w:rsidP="00A751EC" w:rsidRDefault="00A751EC" w14:paraId="1F184C1F" w14:textId="016D0992">
            <w:r>
              <w:t>recurringDeductSuccessAlertDefaultWordingFlag</w:t>
            </w:r>
          </w:p>
        </w:tc>
        <w:tc>
          <w:tcPr>
            <w:tcW w:w="1022" w:type="pct"/>
          </w:tcPr>
          <w:p w:rsidR="00A751EC" w:rsidP="00A751EC" w:rsidRDefault="00A751EC" w14:paraId="022CFA83" w14:textId="7B214669">
            <w:r>
              <w:t>Radio Button</w:t>
            </w:r>
          </w:p>
        </w:tc>
        <w:tc>
          <w:tcPr>
            <w:tcW w:w="3101" w:type="pct"/>
          </w:tcPr>
          <w:p w:rsidR="00A751EC" w:rsidP="00A751EC" w:rsidRDefault="00A751EC" w14:paraId="46971824" w14:textId="77777777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E42349">
              <w:rPr>
                <w:rFonts w:cs="Angsana New"/>
                <w:color w:val="FF0000"/>
                <w:cs/>
              </w:rPr>
              <w:t>*</w:t>
            </w:r>
            <w:r w:rsidRPr="00E42349">
              <w:rPr>
                <w:color w:val="FF0000"/>
              </w:rPr>
              <w:t xml:space="preserve">Default </w:t>
            </w:r>
            <w:r>
              <w:rPr>
                <w:color w:val="FF0000"/>
              </w:rPr>
              <w:t>Wording</w:t>
            </w:r>
          </w:p>
          <w:p w:rsidR="00A751EC" w:rsidP="00A751EC" w:rsidRDefault="00A751EC" w14:paraId="2D85E96E" w14:textId="77777777">
            <w:pPr>
              <w:rPr>
                <w:rFonts w:cs="CordiaUPC"/>
              </w:rPr>
            </w:pPr>
            <w:r w:rsidRPr="004C3917">
              <w:t xml:space="preserve">List of Value </w:t>
            </w:r>
            <w:r w:rsidRPr="004C3917"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‘</w:t>
            </w:r>
            <w:r>
              <w:rPr>
                <w:rFonts w:cs="CordiaUPC"/>
              </w:rPr>
              <w:t>YesNoIndicator</w:t>
            </w:r>
            <w:r>
              <w:rPr>
                <w:rFonts w:cs="Angsana New"/>
                <w:cs/>
              </w:rPr>
              <w:t>’</w:t>
            </w:r>
          </w:p>
          <w:p w:rsidR="00A751EC" w:rsidP="00A751EC" w:rsidRDefault="00A751EC" w14:paraId="0558FE53" w14:textId="77777777">
            <w:pPr>
              <w:rPr>
                <w:rFonts w:cs="CordiaUPC"/>
              </w:rPr>
            </w:pPr>
            <w:r>
              <w:t xml:space="preserve">Default Value </w:t>
            </w:r>
            <w:r>
              <w:rPr>
                <w:rFonts w:cs="Angsana New"/>
                <w:cs/>
              </w:rPr>
              <w:t>: “</w:t>
            </w:r>
            <w:r>
              <w:t>Yes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 w:cs="Angsana New"/>
                <w:cs/>
              </w:rPr>
              <w:t xml:space="preserve"> </w:t>
            </w:r>
          </w:p>
          <w:p w:rsidR="00A751EC" w:rsidP="00A751EC" w:rsidRDefault="00A751EC" w14:paraId="42217611" w14:textId="77777777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 xml:space="preserve">: </w:t>
            </w:r>
            <w:r>
              <w:t xml:space="preserve">Logic Default </w:t>
            </w:r>
            <w:r>
              <w:rPr>
                <w:rFonts w:hint="cs"/>
                <w:cs/>
              </w:rPr>
              <w:t xml:space="preserve">ทำเมื่อ </w:t>
            </w:r>
            <w:r>
              <w:t xml:space="preserve">Visible </w:t>
            </w:r>
            <w:r>
              <w:rPr>
                <w:rFonts w:hint="cs"/>
                <w:cs/>
              </w:rPr>
              <w:t>เท่านั้น</w:t>
            </w:r>
          </w:p>
          <w:p w:rsidRPr="00A05A22" w:rsidR="00A751EC" w:rsidP="00A751EC" w:rsidRDefault="00A751EC" w14:paraId="18BB41B2" w14:textId="4F14E414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ถ้าค่าเป็น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Yes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ให้ </w:t>
            </w:r>
            <w:r>
              <w:rPr>
                <w:rFonts w:cs="CordiaUPC"/>
              </w:rPr>
              <w:t xml:space="preserve">Disable Field </w:t>
            </w:r>
            <w:r>
              <w:t>smsNotificationRecurringDeductSuccess</w:t>
            </w:r>
            <w:r w:rsidRPr="005A3F1A">
              <w:t>Alert</w:t>
            </w:r>
            <w:r>
              <w:rPr>
                <w:rFonts w:hint="cs"/>
                <w:cs/>
              </w:rPr>
              <w:t xml:space="preserve"> ทุกภาษา และ </w:t>
            </w:r>
            <w:r>
              <w:t xml:space="preserve">Default </w:t>
            </w:r>
            <w:r>
              <w:rPr>
                <w:rFonts w:hint="cs"/>
                <w:cs/>
              </w:rPr>
              <w:t xml:space="preserve">ตามที่ </w:t>
            </w:r>
            <w:r>
              <w:t xml:space="preserve">Configure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‘</w:t>
            </w:r>
            <w:r>
              <w:rPr>
                <w:rFonts w:cs="CordiaUPC"/>
              </w:rPr>
              <w:t>Default SMS Wording</w:t>
            </w:r>
            <w:r>
              <w:rPr>
                <w:rFonts w:cs="Angsana New"/>
                <w:cs/>
              </w:rPr>
              <w:t xml:space="preserve">’ </w:t>
            </w:r>
            <w:r>
              <w:rPr>
                <w:rFonts w:hint="cs" w:cs="Angsana New"/>
                <w:cs/>
              </w:rPr>
              <w:t xml:space="preserve">และ </w:t>
            </w:r>
            <w:r>
              <w:rPr>
                <w:rFonts w:cs="CordiaUPC"/>
              </w:rPr>
              <w:t xml:space="preserve">lov_type </w:t>
            </w:r>
            <w:r>
              <w:rPr>
                <w:rFonts w:cs="Angsana New"/>
                <w:cs/>
              </w:rPr>
              <w:t>= ‘</w:t>
            </w:r>
            <w:r w:rsidRPr="000278B4">
              <w:t>Recurring Fee Deduct Success Alert</w:t>
            </w:r>
            <w:r>
              <w:rPr>
                <w:rFonts w:cs="Angsana New"/>
                <w:cs/>
              </w:rPr>
              <w:t>’</w:t>
            </w:r>
          </w:p>
          <w:p w:rsidR="00A751EC" w:rsidP="00A751EC" w:rsidRDefault="00A751EC" w14:paraId="62D40322" w14:textId="77777777">
            <w:pPr>
              <w:pStyle w:val="ListParagraph"/>
              <w:numPr>
                <w:ilvl w:val="0"/>
                <w:numId w:val="158"/>
              </w:numPr>
              <w:spacing w:after="0"/>
            </w:pPr>
            <w:r>
              <w:t xml:space="preserve">Eng </w:t>
            </w:r>
            <w:r>
              <w:rPr>
                <w:rFonts w:cs="Angsana New"/>
                <w:cs/>
              </w:rPr>
              <w:t xml:space="preserve">= </w:t>
            </w:r>
            <w:r>
              <w:t>lov_val2</w:t>
            </w:r>
          </w:p>
          <w:p w:rsidR="00A751EC" w:rsidP="00A751EC" w:rsidRDefault="00A751EC" w14:paraId="7A891567" w14:textId="77777777">
            <w:pPr>
              <w:pStyle w:val="ListParagraph"/>
              <w:numPr>
                <w:ilvl w:val="0"/>
                <w:numId w:val="158"/>
              </w:numPr>
              <w:spacing w:after="0"/>
            </w:pPr>
            <w:r>
              <w:t xml:space="preserve">THA </w:t>
            </w:r>
            <w:r>
              <w:rPr>
                <w:rFonts w:cs="Angsana New"/>
                <w:cs/>
              </w:rPr>
              <w:t xml:space="preserve">= </w:t>
            </w:r>
            <w:r>
              <w:t>lov_val3</w:t>
            </w:r>
          </w:p>
          <w:p w:rsidR="00A751EC" w:rsidP="00A751EC" w:rsidRDefault="00A751EC" w14:paraId="3F1DD09C" w14:textId="6F7EBC63">
            <w:r>
              <w:rPr>
                <w:rFonts w:hint="cs"/>
                <w:cs/>
              </w:rPr>
              <w:t xml:space="preserve">ถ้าเป็น </w:t>
            </w:r>
            <w:r>
              <w:rPr>
                <w:rFonts w:cs="Angsana New"/>
                <w:cs/>
              </w:rPr>
              <w:t>“</w:t>
            </w:r>
            <w:r>
              <w:t>No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ให้ </w:t>
            </w:r>
            <w:r>
              <w:t>Enable Field smsNotificationRecurringDeductSuccess</w:t>
            </w:r>
            <w:r w:rsidRPr="005A3F1A">
              <w:t>Alert</w:t>
            </w:r>
            <w:r>
              <w:rPr>
                <w:rFonts w:hint="cs"/>
                <w:cs/>
              </w:rPr>
              <w:t xml:space="preserve"> ทุกภาษา</w:t>
            </w:r>
          </w:p>
        </w:tc>
      </w:tr>
      <w:tr w:rsidRPr="008979A8" w:rsidR="00A751EC" w:rsidTr="006820B7" w14:paraId="0BF3EFF0" w14:textId="77777777">
        <w:trPr>
          <w:trHeight w:val="24"/>
        </w:trPr>
        <w:tc>
          <w:tcPr>
            <w:tcW w:w="5000" w:type="pct"/>
            <w:gridSpan w:val="3"/>
            <w:shd w:val="clear" w:color="auto" w:fill="D6E3BC" w:themeFill="accent3" w:themeFillTint="66"/>
          </w:tcPr>
          <w:p w:rsidR="00A751EC" w:rsidP="00A751EC" w:rsidRDefault="00A751EC" w14:paraId="005D8C72" w14:textId="6C0E278F">
            <w:pPr>
              <w:spacing w:after="0"/>
            </w:pPr>
            <w:r w:rsidRPr="00647985">
              <w:t xml:space="preserve">Visble </w:t>
            </w:r>
            <w:r w:rsidRPr="00647985">
              <w:rPr>
                <w:rFonts w:hint="cs"/>
                <w:cs/>
              </w:rPr>
              <w:t xml:space="preserve">เมื่อ </w:t>
            </w:r>
            <w:r>
              <w:t>recurringDeductSuccessAlertSendFlag</w:t>
            </w:r>
            <w:r>
              <w:rPr>
                <w:rFonts w:hint="cs"/>
                <w:cs/>
              </w:rPr>
              <w:t xml:space="preserve"> มีค่าเป็น </w:t>
            </w:r>
            <w:r>
              <w:rPr>
                <w:rFonts w:cs="Angsana New"/>
                <w:cs/>
              </w:rPr>
              <w:t>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</w:p>
          <w:p w:rsidR="00A751EC" w:rsidP="00A751EC" w:rsidRDefault="00A751EC" w14:paraId="1576DC73" w14:textId="1FE1B0CE">
            <w:pPr>
              <w:spacing w:after="0"/>
            </w:pPr>
            <w:r>
              <w:rPr>
                <w:rFonts w:hint="cs"/>
                <w:cs/>
              </w:rPr>
              <w:t xml:space="preserve">ให้ </w:t>
            </w:r>
            <w:r>
              <w:t xml:space="preserve">Loop </w:t>
            </w:r>
            <w:r>
              <w:rPr>
                <w:rFonts w:hint="cs"/>
                <w:cs/>
              </w:rPr>
              <w:t xml:space="preserve">แสดง </w:t>
            </w:r>
            <w:r>
              <w:t xml:space="preserve">field </w:t>
            </w:r>
            <w:r>
              <w:rPr>
                <w:rFonts w:hint="cs"/>
                <w:cs/>
              </w:rPr>
              <w:t xml:space="preserve">ตามจำนวน </w:t>
            </w:r>
            <w:r>
              <w:t xml:space="preserve">Language </w:t>
            </w:r>
            <w:r>
              <w:rPr>
                <w:rFonts w:hint="cs"/>
                <w:cs/>
              </w:rPr>
              <w:t>ที่เลือกมาก</w:t>
            </w:r>
          </w:p>
        </w:tc>
      </w:tr>
      <w:tr w:rsidRPr="008979A8" w:rsidR="00A751EC" w:rsidTr="006820B7" w14:paraId="7F93D9BA" w14:textId="77777777">
        <w:trPr>
          <w:trHeight w:val="24"/>
        </w:trPr>
        <w:tc>
          <w:tcPr>
            <w:tcW w:w="877" w:type="pct"/>
          </w:tcPr>
          <w:p w:rsidR="00A751EC" w:rsidP="00A751EC" w:rsidRDefault="00A751EC" w14:paraId="77CD7EEB" w14:textId="30489BF1">
            <w:r w:rsidRPr="00A235B3">
              <w:t>langAbb</w:t>
            </w:r>
          </w:p>
        </w:tc>
        <w:tc>
          <w:tcPr>
            <w:tcW w:w="1022" w:type="pct"/>
          </w:tcPr>
          <w:p w:rsidR="00A751EC" w:rsidP="00A751EC" w:rsidRDefault="00A751EC" w14:paraId="218B00A6" w14:textId="6C932AE4">
            <w:r>
              <w:t>Text Area</w:t>
            </w:r>
          </w:p>
        </w:tc>
        <w:tc>
          <w:tcPr>
            <w:tcW w:w="3101" w:type="pct"/>
          </w:tcPr>
          <w:p w:rsidR="00A751EC" w:rsidP="00A751EC" w:rsidRDefault="00A751EC" w14:paraId="64E14B76" w14:textId="77777777">
            <w:r>
              <w:rPr>
                <w:rFonts w:ascii="Segoe UI" w:hAnsi="Segoe UI" w:cs="Segoe UI"/>
                <w:sz w:val="18"/>
                <w:szCs w:val="18"/>
              </w:rPr>
              <w:t>langAbb</w:t>
            </w:r>
            <w:r>
              <w:rPr>
                <w:rFonts w:cs="Angsana New"/>
                <w:cs/>
              </w:rPr>
              <w:t xml:space="preserve"> = </w:t>
            </w:r>
            <w:r>
              <w:t>language</w:t>
            </w:r>
            <w:r>
              <w:rPr>
                <w:rFonts w:cs="Angsana New"/>
                <w:cs/>
              </w:rPr>
              <w:t>.</w:t>
            </w:r>
            <w:r>
              <w:t>lov_val2</w:t>
            </w:r>
          </w:p>
          <w:p w:rsidR="00A751EC" w:rsidP="00A751EC" w:rsidRDefault="00A751EC" w14:paraId="28487A98" w14:textId="3218D798">
            <w:r w:rsidRPr="00A235B3">
              <w:rPr>
                <w:u w:val="single"/>
              </w:rPr>
              <w:t>Invisible</w:t>
            </w:r>
          </w:p>
        </w:tc>
      </w:tr>
      <w:tr w:rsidRPr="008979A8" w:rsidR="00A751EC" w:rsidTr="006820B7" w14:paraId="45A9A79B" w14:textId="77777777">
        <w:trPr>
          <w:trHeight w:val="24"/>
        </w:trPr>
        <w:tc>
          <w:tcPr>
            <w:tcW w:w="877" w:type="pct"/>
          </w:tcPr>
          <w:p w:rsidR="00A751EC" w:rsidP="00A751EC" w:rsidRDefault="00A751EC" w14:paraId="56B61B2F" w14:textId="7610940E">
            <w:r>
              <w:t>smsNotificationRecurringDeductSuccessAlert</w:t>
            </w:r>
          </w:p>
        </w:tc>
        <w:tc>
          <w:tcPr>
            <w:tcW w:w="1022" w:type="pct"/>
          </w:tcPr>
          <w:p w:rsidR="00A751EC" w:rsidP="00A751EC" w:rsidRDefault="00A751EC" w14:paraId="233DC633" w14:textId="5214ABCF">
            <w:r>
              <w:t>Text Area</w:t>
            </w:r>
          </w:p>
        </w:tc>
        <w:tc>
          <w:tcPr>
            <w:tcW w:w="3101" w:type="pct"/>
          </w:tcPr>
          <w:p w:rsidR="00A751EC" w:rsidP="00A751EC" w:rsidRDefault="00A751EC" w14:paraId="7E0FF531" w14:textId="77777777">
            <w:pPr>
              <w:rPr>
                <w:color w:val="FF0000"/>
              </w:rPr>
            </w:pPr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524D02">
              <w:rPr>
                <w:rFonts w:cs="Angsana New"/>
                <w:color w:val="FF0000"/>
                <w:cs/>
              </w:rPr>
              <w:t>*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</w:p>
          <w:p w:rsidR="00A751EC" w:rsidP="00A751EC" w:rsidRDefault="00A751EC" w14:paraId="453E6691" w14:textId="77777777">
            <w:r>
              <w:rPr>
                <w:color w:val="FF0000"/>
              </w:rPr>
              <w:t xml:space="preserve">Example </w:t>
            </w:r>
            <w:r>
              <w:rPr>
                <w:rFonts w:cs="Angsana New"/>
                <w:color w:val="FF0000"/>
                <w:cs/>
              </w:rPr>
              <w:t>:</w:t>
            </w:r>
            <w:r>
              <w:rPr>
                <w:rFonts w:cs="Angsana New"/>
                <w:cs/>
              </w:rPr>
              <w:t xml:space="preserve"> </w:t>
            </w:r>
            <w:r w:rsidRPr="009754AB">
              <w:rPr>
                <w:rFonts w:cs="Angsana New"/>
                <w:color w:val="FF0000"/>
                <w:cs/>
              </w:rPr>
              <w:t>*</w:t>
            </w:r>
            <w:r w:rsidRPr="000D29BA">
              <w:rPr>
                <w:color w:val="FF0000"/>
              </w:rPr>
              <w:t>ENG</w:t>
            </w:r>
          </w:p>
          <w:p w:rsidR="00A751EC" w:rsidP="00A751EC" w:rsidRDefault="00A751EC" w14:paraId="05F195A2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Max Length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CordiaUPC"/>
              </w:rPr>
              <w:t>250</w:t>
            </w:r>
          </w:p>
          <w:p w:rsidR="00A751EC" w:rsidP="00A751EC" w:rsidRDefault="00A751EC" w14:paraId="6614C3D5" w14:textId="724A274A">
            <w:r>
              <w:rPr>
                <w:rFonts w:hint="cs"/>
                <w:cs/>
              </w:rPr>
              <w:t xml:space="preserve">เมื่อ </w:t>
            </w:r>
            <w:r>
              <w:t xml:space="preserve">User </w:t>
            </w:r>
            <w:r>
              <w:rPr>
                <w:rFonts w:hint="cs"/>
                <w:cs/>
              </w:rPr>
              <w:t>กรอก</w:t>
            </w:r>
            <w:r>
              <w:rPr>
                <w:cs/>
              </w:rPr>
              <w:t>ใ</w:t>
            </w:r>
            <w:r>
              <w:rPr>
                <w:rFonts w:hint="cs"/>
                <w:cs/>
              </w:rPr>
              <w:t xml:space="preserve">ห้คำนวนจำนวนตัวอักษรไว้ที่ </w:t>
            </w:r>
            <w:r>
              <w:t>counterSMSNotificationRecurringDeductSuccessAlert</w:t>
            </w:r>
            <w:r>
              <w:rPr>
                <w:color w:val="FF0000"/>
              </w:rPr>
              <w:t>{</w:t>
            </w:r>
            <w:r>
              <w:rPr>
                <w:rFonts w:ascii="Segoe UI" w:hAnsi="Segoe UI" w:cs="Segoe UI"/>
                <w:sz w:val="18"/>
                <w:szCs w:val="18"/>
              </w:rPr>
              <w:t>langAbb</w:t>
            </w:r>
            <w:r>
              <w:rPr>
                <w:color w:val="FF0000"/>
              </w:rPr>
              <w:t>}</w:t>
            </w:r>
          </w:p>
        </w:tc>
      </w:tr>
      <w:tr w:rsidRPr="008979A8" w:rsidR="00A751EC" w:rsidTr="006820B7" w14:paraId="2ECA3D04" w14:textId="77777777">
        <w:trPr>
          <w:trHeight w:val="24"/>
        </w:trPr>
        <w:tc>
          <w:tcPr>
            <w:tcW w:w="877" w:type="pct"/>
          </w:tcPr>
          <w:p w:rsidR="00A751EC" w:rsidP="00A751EC" w:rsidRDefault="00A751EC" w14:paraId="3CC9411C" w14:textId="065656E1">
            <w:r>
              <w:t>counterSMSNotificationRecurringDeductSuccessAlert</w:t>
            </w:r>
          </w:p>
        </w:tc>
        <w:tc>
          <w:tcPr>
            <w:tcW w:w="1022" w:type="pct"/>
          </w:tcPr>
          <w:p w:rsidR="00A751EC" w:rsidP="00A751EC" w:rsidRDefault="00A751EC" w14:paraId="0FD3B2C1" w14:textId="2662A54E">
            <w:r>
              <w:t>Text</w:t>
            </w:r>
          </w:p>
        </w:tc>
        <w:tc>
          <w:tcPr>
            <w:tcW w:w="3101" w:type="pct"/>
          </w:tcPr>
          <w:p w:rsidR="00A751EC" w:rsidP="00A751EC" w:rsidRDefault="00A751EC" w14:paraId="316C64FF" w14:textId="394FAD69">
            <w:r>
              <w:rPr>
                <w:rFonts w:hint="cs"/>
                <w:cs/>
              </w:rPr>
              <w:t>วางไว้ใต้</w:t>
            </w:r>
            <w:r>
              <w:rPr>
                <w:rFonts w:cs="Angsana New"/>
                <w:cs/>
              </w:rPr>
              <w:t xml:space="preserve"> </w:t>
            </w:r>
            <w:r>
              <w:t>smsNotificationRecurringDeductSuccessAlert</w:t>
            </w:r>
          </w:p>
          <w:p w:rsidR="00A751EC" w:rsidP="00A751EC" w:rsidRDefault="00A751EC" w14:paraId="266B654D" w14:textId="77777777">
            <w:r>
              <w:rPr>
                <w:rFonts w:hint="cs"/>
                <w:cs/>
              </w:rPr>
              <w:t xml:space="preserve">แสดงใน </w:t>
            </w:r>
            <w:r>
              <w:t>Format</w:t>
            </w:r>
          </w:p>
          <w:p w:rsidR="00A751EC" w:rsidP="00A751EC" w:rsidRDefault="00A751EC" w14:paraId="477D58F3" w14:textId="40BC6D69">
            <w:r>
              <w:t>counterSMSNotificationRecurringDeductSuccessAlert</w:t>
            </w:r>
            <w:r>
              <w:rPr>
                <w:rFonts w:cs="Angsana New"/>
                <w:cs/>
              </w:rPr>
              <w:t xml:space="preserve"> / </w:t>
            </w:r>
            <w:r>
              <w:t>250</w:t>
            </w:r>
          </w:p>
        </w:tc>
      </w:tr>
      <w:tr w:rsidRPr="008979A8" w:rsidR="00A751EC" w:rsidTr="006820B7" w14:paraId="63E98D9E" w14:textId="77777777">
        <w:trPr>
          <w:trHeight w:val="24"/>
        </w:trPr>
        <w:tc>
          <w:tcPr>
            <w:tcW w:w="5000" w:type="pct"/>
            <w:gridSpan w:val="3"/>
            <w:shd w:val="clear" w:color="auto" w:fill="D6E3BC" w:themeFill="accent3" w:themeFillTint="66"/>
          </w:tcPr>
          <w:p w:rsidR="00A751EC" w:rsidP="00A751EC" w:rsidRDefault="00A751EC" w14:paraId="5B659A9E" w14:textId="5A849A29">
            <w:pPr>
              <w:spacing w:after="0"/>
            </w:pPr>
            <w:r>
              <w:rPr>
                <w:rFonts w:hint="cs"/>
                <w:cs/>
              </w:rPr>
              <w:t xml:space="preserve">จบ </w:t>
            </w:r>
            <w:r>
              <w:t>Loop</w:t>
            </w:r>
          </w:p>
        </w:tc>
      </w:tr>
      <w:tr w:rsidRPr="008979A8" w:rsidR="00A751EC" w:rsidTr="006820B7" w14:paraId="5FEC6C39" w14:textId="77777777">
        <w:trPr>
          <w:trHeight w:val="24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A751EC" w:rsidP="00A751EC" w:rsidRDefault="00A751EC" w14:paraId="188FCE5C" w14:textId="5A407DEA">
            <w:pPr>
              <w:pStyle w:val="HeaderTable"/>
            </w:pPr>
            <w:r>
              <w:t xml:space="preserve">End </w:t>
            </w:r>
            <w:r w:rsidRPr="00B27875">
              <w:t>Recurring Fee Deduct Success Alert</w:t>
            </w:r>
            <w:r>
              <w:t xml:space="preserve"> Section</w:t>
            </w:r>
          </w:p>
        </w:tc>
      </w:tr>
      <w:tr w:rsidRPr="008979A8" w:rsidR="00A751EC" w:rsidTr="006820B7" w14:paraId="10274082" w14:textId="77777777">
        <w:trPr>
          <w:trHeight w:val="24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A751EC" w:rsidP="00A751EC" w:rsidRDefault="00A751EC" w14:paraId="10B448D6" w14:textId="77777777">
            <w:pPr>
              <w:pStyle w:val="HeaderTable"/>
              <w:rPr>
                <w:lang w:bidi="th-TH"/>
              </w:rPr>
            </w:pPr>
            <w:r w:rsidRPr="00B27875">
              <w:t xml:space="preserve">Recurring Fee Deduct </w:t>
            </w:r>
            <w:r>
              <w:t>Fail</w:t>
            </w:r>
            <w:r w:rsidRPr="00B27875">
              <w:t xml:space="preserve"> Alert</w:t>
            </w:r>
            <w:r>
              <w:t xml:space="preserve"> Section</w:t>
            </w:r>
          </w:p>
          <w:p w:rsidR="00A751EC" w:rsidP="00A751EC" w:rsidRDefault="00A751EC" w14:paraId="4B8D69C1" w14:textId="77777777">
            <w:pPr>
              <w:pStyle w:val="HeaderTable"/>
              <w:rPr>
                <w:lang w:bidi="th-TH"/>
              </w:rPr>
            </w:pPr>
            <w:r>
              <w:t xml:space="preserve">Visible </w:t>
            </w:r>
            <w:r>
              <w:rPr>
                <w:rFonts w:hint="cs" w:cs="Angsana New"/>
                <w:cs/>
                <w:lang w:bidi="th-TH"/>
              </w:rPr>
              <w:t xml:space="preserve">เมื่อ </w:t>
            </w:r>
            <w:r w:rsidRPr="00766CC1">
              <w:t>customerType</w:t>
            </w:r>
            <w:r>
              <w:rPr>
                <w:rFonts w:cs="Angsana New"/>
                <w:cs/>
                <w:lang w:bidi="th-TH"/>
              </w:rPr>
              <w:t xml:space="preserve"> </w:t>
            </w:r>
            <w:r>
              <w:rPr>
                <w:rFonts w:hint="cs"/>
                <w:cs/>
                <w:lang w:bidi="th-TH"/>
              </w:rPr>
              <w:t xml:space="preserve">มีค่าเป็น </w:t>
            </w:r>
            <w:r>
              <w:rPr>
                <w:rFonts w:cs="Angsana New"/>
                <w:cs/>
                <w:lang w:bidi="th-TH"/>
              </w:rPr>
              <w:t>“</w:t>
            </w:r>
            <w:r>
              <w:t>Pre</w:t>
            </w:r>
            <w:r>
              <w:rPr>
                <w:rFonts w:cs="Angsana New"/>
                <w:cs/>
                <w:lang w:bidi="th-TH"/>
              </w:rPr>
              <w:t>-</w:t>
            </w:r>
            <w:r>
              <w:t>paid</w:t>
            </w:r>
            <w:r>
              <w:rPr>
                <w:rFonts w:cs="Angsana New"/>
                <w:cs/>
                <w:lang w:bidi="th-TH"/>
              </w:rPr>
              <w:t xml:space="preserve">” </w:t>
            </w:r>
            <w:r>
              <w:rPr>
                <w:rFonts w:hint="cs" w:cs="Angsana New"/>
                <w:cs/>
                <w:lang w:bidi="th-TH"/>
              </w:rPr>
              <w:t xml:space="preserve">หรือ </w:t>
            </w:r>
            <w:r>
              <w:rPr>
                <w:rFonts w:cs="Angsana New"/>
                <w:cs/>
                <w:lang w:bidi="th-TH"/>
              </w:rPr>
              <w:t>“</w:t>
            </w:r>
            <w:r>
              <w:t>All</w:t>
            </w:r>
            <w:r>
              <w:rPr>
                <w:rFonts w:cs="Angsana New"/>
                <w:cs/>
                <w:lang w:bidi="th-TH"/>
              </w:rPr>
              <w:t>”</w:t>
            </w:r>
            <w:r>
              <w:rPr>
                <w:rFonts w:hint="cs" w:cs="Angsana New"/>
                <w:cs/>
                <w:lang w:bidi="th-TH"/>
              </w:rPr>
              <w:t xml:space="preserve"> และ </w:t>
            </w:r>
            <w:r>
              <w:rPr>
                <w:lang w:bidi="th-TH"/>
              </w:rPr>
              <w:t xml:space="preserve">priceType </w:t>
            </w:r>
            <w:r>
              <w:rPr>
                <w:rFonts w:hint="cs" w:cs="Angsana New"/>
                <w:cs/>
                <w:lang w:bidi="th-TH"/>
              </w:rPr>
              <w:t xml:space="preserve">มีค่าเป็น </w:t>
            </w:r>
            <w:r>
              <w:rPr>
                <w:rFonts w:cs="Angsana New"/>
                <w:bCs/>
                <w:cs/>
                <w:lang w:bidi="th-TH"/>
              </w:rPr>
              <w:t>“</w:t>
            </w:r>
            <w:r>
              <w:rPr>
                <w:lang w:bidi="th-TH"/>
              </w:rPr>
              <w:t>Recurring</w:t>
            </w:r>
            <w:r>
              <w:rPr>
                <w:rFonts w:cs="Angsana New"/>
                <w:bCs/>
                <w:cs/>
                <w:lang w:bidi="th-TH"/>
              </w:rPr>
              <w:t xml:space="preserve">” </w:t>
            </w:r>
            <w:r>
              <w:rPr>
                <w:rFonts w:hint="cs" w:cs="Angsana New"/>
                <w:cs/>
                <w:lang w:bidi="th-TH"/>
              </w:rPr>
              <w:t>ถ้าไม่ใช่ให้เคลียร์ค่า</w:t>
            </w:r>
          </w:p>
          <w:p w:rsidR="00A751EC" w:rsidP="00A751EC" w:rsidRDefault="00A751EC" w14:paraId="0B1EF61F" w14:textId="77777777">
            <w:pPr>
              <w:pStyle w:val="HeaderTable"/>
              <w:rPr>
                <w:lang w:bidi="th-TH"/>
              </w:rPr>
            </w:pPr>
          </w:p>
          <w:p w:rsidR="00A751EC" w:rsidP="00A751EC" w:rsidRDefault="00A751EC" w14:paraId="3DD4B10B" w14:textId="77777777">
            <w:pPr>
              <w:pStyle w:val="HeaderTable"/>
              <w:rPr>
                <w:lang w:bidi="th-TH"/>
              </w:rPr>
            </w:pPr>
            <w:r>
              <w:rPr>
                <w:rFonts w:hint="cs" w:cs="Angsana New"/>
                <w:cs/>
                <w:lang w:bidi="th-TH"/>
              </w:rPr>
              <w:t>หรือ</w:t>
            </w:r>
            <w:r>
              <w:rPr>
                <w:rFonts w:cs="Angsana New"/>
                <w:cs/>
                <w:lang w:bidi="th-TH"/>
              </w:rPr>
              <w:t xml:space="preserve"> </w:t>
            </w:r>
            <w:r>
              <w:rPr>
                <w:rFonts w:cs="Angsana New"/>
              </w:rPr>
              <w:t xml:space="preserve">PO Group </w:t>
            </w:r>
            <w:r>
              <w:rPr>
                <w:bCs/>
                <w:cs/>
                <w:lang w:bidi="th-TH"/>
              </w:rPr>
              <w:t>= “</w:t>
            </w:r>
            <w:r>
              <w:rPr>
                <w:rFonts w:cs="Angsana New"/>
              </w:rPr>
              <w:t>IR</w:t>
            </w:r>
            <w:r>
              <w:rPr>
                <w:bCs/>
                <w:cs/>
                <w:lang w:bidi="th-TH"/>
              </w:rPr>
              <w:t>”</w:t>
            </w:r>
            <w:r>
              <w:rPr>
                <w:rFonts w:hint="cs"/>
                <w:cs/>
                <w:lang w:bidi="th-TH"/>
              </w:rPr>
              <w:t xml:space="preserve"> และ </w:t>
            </w:r>
            <w:r w:rsidRPr="00766CC1">
              <w:t>customerType</w:t>
            </w:r>
            <w:r>
              <w:rPr>
                <w:rFonts w:cs="Angsana New"/>
                <w:cs/>
                <w:lang w:bidi="th-TH"/>
              </w:rPr>
              <w:t xml:space="preserve"> </w:t>
            </w:r>
            <w:r>
              <w:rPr>
                <w:rFonts w:hint="cs"/>
                <w:cs/>
                <w:lang w:bidi="th-TH"/>
              </w:rPr>
              <w:t xml:space="preserve">มีค่าเป็น </w:t>
            </w:r>
            <w:r>
              <w:rPr>
                <w:rFonts w:cs="Angsana New"/>
                <w:cs/>
                <w:lang w:bidi="th-TH"/>
              </w:rPr>
              <w:t>“</w:t>
            </w:r>
            <w:r>
              <w:t>Pre</w:t>
            </w:r>
            <w:r>
              <w:rPr>
                <w:rFonts w:cs="Angsana New"/>
                <w:cs/>
                <w:lang w:bidi="th-TH"/>
              </w:rPr>
              <w:t>-</w:t>
            </w:r>
            <w:r>
              <w:t>paid</w:t>
            </w:r>
            <w:r>
              <w:rPr>
                <w:rFonts w:cs="Angsana New"/>
                <w:cs/>
                <w:lang w:bidi="th-TH"/>
              </w:rPr>
              <w:t xml:space="preserve">” </w:t>
            </w:r>
            <w:r>
              <w:rPr>
                <w:rFonts w:hint="cs" w:cs="Angsana New"/>
                <w:cs/>
                <w:lang w:bidi="th-TH"/>
              </w:rPr>
              <w:t xml:space="preserve">หรือ </w:t>
            </w:r>
            <w:r>
              <w:rPr>
                <w:rFonts w:cs="Angsana New"/>
                <w:cs/>
                <w:lang w:bidi="th-TH"/>
              </w:rPr>
              <w:t>“</w:t>
            </w:r>
            <w:r>
              <w:t>Hybrid</w:t>
            </w:r>
            <w:r>
              <w:rPr>
                <w:bCs/>
                <w:cs/>
                <w:lang w:bidi="th-TH"/>
              </w:rPr>
              <w:t>-</w:t>
            </w:r>
            <w:r>
              <w:t>Post</w:t>
            </w:r>
            <w:r>
              <w:rPr>
                <w:rFonts w:cs="Angsana New"/>
                <w:cs/>
                <w:lang w:bidi="th-TH"/>
              </w:rPr>
              <w:t>”</w:t>
            </w:r>
            <w:r>
              <w:rPr>
                <w:rFonts w:hint="cs" w:cs="Angsana New"/>
                <w:cs/>
                <w:lang w:bidi="th-TH"/>
              </w:rPr>
              <w:t xml:space="preserve">และ </w:t>
            </w:r>
            <w:r>
              <w:rPr>
                <w:lang w:bidi="th-TH"/>
              </w:rPr>
              <w:t xml:space="preserve">priceType </w:t>
            </w:r>
            <w:r>
              <w:rPr>
                <w:rFonts w:hint="cs" w:cs="Angsana New"/>
                <w:cs/>
                <w:lang w:bidi="th-TH"/>
              </w:rPr>
              <w:t xml:space="preserve">มีค่าเป็น </w:t>
            </w:r>
            <w:r>
              <w:rPr>
                <w:rFonts w:cs="Angsana New"/>
                <w:bCs/>
                <w:cs/>
                <w:lang w:bidi="th-TH"/>
              </w:rPr>
              <w:t>“</w:t>
            </w:r>
            <w:r>
              <w:rPr>
                <w:lang w:bidi="th-TH"/>
              </w:rPr>
              <w:t>Recurring</w:t>
            </w:r>
            <w:r>
              <w:rPr>
                <w:rFonts w:cs="Angsana New"/>
                <w:bCs/>
                <w:cs/>
                <w:lang w:bidi="th-TH"/>
              </w:rPr>
              <w:t xml:space="preserve">” </w:t>
            </w:r>
            <w:r>
              <w:rPr>
                <w:rFonts w:hint="cs" w:cs="Angsana New"/>
                <w:cs/>
                <w:lang w:bidi="th-TH"/>
              </w:rPr>
              <w:t>ถ้าไม่ใช่ให้เคลียร์ค่า</w:t>
            </w:r>
          </w:p>
          <w:p w:rsidR="00A751EC" w:rsidP="00A751EC" w:rsidRDefault="00A751EC" w14:paraId="0C00A785" w14:textId="32358DCB">
            <w:pPr>
              <w:pStyle w:val="HeaderTable"/>
              <w:rPr>
                <w:lang w:bidi="th-TH"/>
              </w:rPr>
            </w:pPr>
          </w:p>
        </w:tc>
      </w:tr>
      <w:tr w:rsidRPr="008979A8" w:rsidR="00A751EC" w:rsidTr="006820B7" w14:paraId="25BAE132" w14:textId="77777777">
        <w:trPr>
          <w:trHeight w:val="24"/>
        </w:trPr>
        <w:tc>
          <w:tcPr>
            <w:tcW w:w="877" w:type="pct"/>
          </w:tcPr>
          <w:p w:rsidR="00A751EC" w:rsidP="00A751EC" w:rsidRDefault="00A751EC" w14:paraId="7236CE96" w14:textId="6AC034A8">
            <w:r>
              <w:t>recurringDeductFailAlertSendFlag</w:t>
            </w:r>
          </w:p>
        </w:tc>
        <w:tc>
          <w:tcPr>
            <w:tcW w:w="1022" w:type="pct"/>
          </w:tcPr>
          <w:p w:rsidR="00A751EC" w:rsidP="00A751EC" w:rsidRDefault="00A751EC" w14:paraId="3BA056FE" w14:textId="083E30C8">
            <w:r>
              <w:t>Drop Dow n List</w:t>
            </w:r>
          </w:p>
        </w:tc>
        <w:tc>
          <w:tcPr>
            <w:tcW w:w="3101" w:type="pct"/>
          </w:tcPr>
          <w:p w:rsidR="00A751EC" w:rsidP="00A751EC" w:rsidRDefault="00A751EC" w14:paraId="54E2117E" w14:textId="2114B955">
            <w:pPr>
              <w:rPr>
                <w:color w:val="FF0000"/>
              </w:rPr>
            </w:pPr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C974A9">
              <w:rPr>
                <w:rFonts w:cs="Angsana New"/>
                <w:color w:val="FF0000"/>
                <w:cs/>
              </w:rPr>
              <w:t>*</w:t>
            </w:r>
            <w:r>
              <w:rPr>
                <w:color w:val="FF0000"/>
              </w:rPr>
              <w:t xml:space="preserve"> Send</w:t>
            </w:r>
            <w:r w:rsidRPr="00C974A9">
              <w:rPr>
                <w:rFonts w:cs="Angsana New"/>
                <w:color w:val="FF0000"/>
                <w:cs/>
              </w:rPr>
              <w:t xml:space="preserve"> </w:t>
            </w:r>
            <w:r>
              <w:rPr>
                <w:color w:val="FF0000"/>
              </w:rPr>
              <w:t xml:space="preserve">Recurring Fee Deduct Fail Alert </w:t>
            </w:r>
            <w:r w:rsidRPr="00C974A9">
              <w:rPr>
                <w:color w:val="FF0000"/>
              </w:rPr>
              <w:t>Flag</w:t>
            </w:r>
          </w:p>
          <w:p w:rsidR="00A751EC" w:rsidP="00A751EC" w:rsidRDefault="00A751EC" w14:paraId="7FC5E862" w14:textId="08E7C5EC">
            <w:pPr>
              <w:rPr>
                <w:rFonts w:cs="CordiaUPC"/>
              </w:rPr>
            </w:pPr>
            <w:r>
              <w:t xml:space="preserve">Default Value </w:t>
            </w:r>
            <w:r>
              <w:rPr>
                <w:rFonts w:cs="Angsana New"/>
                <w:cs/>
              </w:rPr>
              <w:t>: 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 w:cs="Angsana New"/>
                <w:cs/>
              </w:rPr>
              <w:t xml:space="preserve"> </w:t>
            </w:r>
          </w:p>
          <w:p w:rsidR="00A751EC" w:rsidP="00A751EC" w:rsidRDefault="00A751EC" w14:paraId="66710118" w14:textId="77777777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 xml:space="preserve">: </w:t>
            </w:r>
            <w:r>
              <w:t xml:space="preserve">Logic Default </w:t>
            </w:r>
            <w:r>
              <w:rPr>
                <w:rFonts w:hint="cs"/>
                <w:cs/>
              </w:rPr>
              <w:t xml:space="preserve">ทำเมื่อ </w:t>
            </w:r>
            <w:r>
              <w:t xml:space="preserve">Visible </w:t>
            </w:r>
            <w:r>
              <w:rPr>
                <w:rFonts w:hint="cs"/>
                <w:cs/>
              </w:rPr>
              <w:t>เท่านั้น</w:t>
            </w:r>
          </w:p>
          <w:p w:rsidR="00A751EC" w:rsidP="00A751EC" w:rsidRDefault="00A751EC" w14:paraId="1843DB8D" w14:textId="77777777">
            <w:pPr>
              <w:rPr>
                <w:rFonts w:cs="CordiaUPC"/>
              </w:rPr>
            </w:pPr>
            <w:r>
              <w:t xml:space="preserve">List of Value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rPr>
                <w:rFonts w:cs="Angsana New"/>
                <w:cs/>
              </w:rPr>
              <w:t xml:space="preserve"> 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‘</w:t>
            </w:r>
            <w:r>
              <w:rPr>
                <w:rFonts w:cs="CordiaUPC"/>
              </w:rPr>
              <w:t>Send Flag</w:t>
            </w:r>
            <w:r>
              <w:rPr>
                <w:rFonts w:cs="Angsana New"/>
                <w:cs/>
              </w:rPr>
              <w:t>’</w:t>
            </w:r>
          </w:p>
          <w:p w:rsidR="00A751EC" w:rsidP="00A751EC" w:rsidRDefault="00A751EC" w14:paraId="7E4A5DED" w14:textId="01FFB3CF">
            <w:pPr>
              <w:spacing w:after="0"/>
            </w:pPr>
            <w:r>
              <w:rPr>
                <w:rFonts w:hint="cs" w:cs="Angsana New"/>
                <w:cs/>
              </w:rPr>
              <w:t xml:space="preserve">ถ้าเลือก </w:t>
            </w:r>
            <w:r>
              <w:t>recurringDeductFailAlertSendFlag</w:t>
            </w:r>
            <w:r>
              <w:rPr>
                <w:rFonts w:hint="cs"/>
                <w:cs/>
              </w:rPr>
              <w:t xml:space="preserve"> มีค่าเป็น </w:t>
            </w:r>
            <w:r>
              <w:rPr>
                <w:rFonts w:cs="Angsana New"/>
                <w:cs/>
              </w:rPr>
              <w:t>“</w:t>
            </w:r>
            <w:r>
              <w:t>Don</w:t>
            </w:r>
            <w:r>
              <w:rPr>
                <w:rFonts w:cs="Angsana New"/>
                <w:cs/>
              </w:rPr>
              <w:t>’</w:t>
            </w:r>
            <w:r>
              <w:t>t Send</w:t>
            </w:r>
            <w:r>
              <w:rPr>
                <w:rFonts w:cs="Angsana New"/>
                <w:cs/>
              </w:rPr>
              <w:t>”</w:t>
            </w:r>
          </w:p>
          <w:p w:rsidR="00A751EC" w:rsidP="00A751EC" w:rsidRDefault="00A751EC" w14:paraId="4A95184A" w14:textId="77777777">
            <w:pPr>
              <w:pStyle w:val="ListParagraph"/>
              <w:numPr>
                <w:ilvl w:val="0"/>
                <w:numId w:val="158"/>
              </w:numPr>
              <w:spacing w:after="0"/>
            </w:pPr>
            <w:r>
              <w:t xml:space="preserve">Default </w:t>
            </w:r>
            <w:r>
              <w:rPr>
                <w:rFonts w:hint="cs"/>
                <w:cs/>
              </w:rPr>
              <w:t xml:space="preserve">ค่าตาม </w:t>
            </w:r>
            <w:r>
              <w:t xml:space="preserve">Logic </w:t>
            </w:r>
            <w:r>
              <w:rPr>
                <w:rFonts w:hint="cs"/>
                <w:cs/>
              </w:rPr>
              <w:t xml:space="preserve">กรณี </w:t>
            </w:r>
            <w:r>
              <w:rPr>
                <w:rFonts w:cs="Angsana New"/>
                <w:cs/>
              </w:rPr>
              <w:t>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</w:p>
          <w:p w:rsidR="00A751EC" w:rsidP="00A751EC" w:rsidRDefault="00A751EC" w14:paraId="5AA53FDA" w14:textId="54D1A7F9">
            <w:pPr>
              <w:pStyle w:val="ListParagraph"/>
              <w:numPr>
                <w:ilvl w:val="0"/>
                <w:numId w:val="158"/>
              </w:numPr>
              <w:spacing w:after="0"/>
            </w:pPr>
            <w:r>
              <w:rPr>
                <w:rFonts w:hint="cs"/>
                <w:cs/>
              </w:rPr>
              <w:t xml:space="preserve">ให้ </w:t>
            </w:r>
            <w:r>
              <w:t xml:space="preserve">Invisible Field </w:t>
            </w:r>
            <w:r>
              <w:rPr>
                <w:rFonts w:hint="cs"/>
                <w:cs/>
              </w:rPr>
              <w:t xml:space="preserve">อื่นๆใน </w:t>
            </w:r>
            <w:r>
              <w:t xml:space="preserve">Section </w:t>
            </w:r>
            <w:r>
              <w:rPr>
                <w:rFonts w:hint="cs"/>
                <w:cs/>
              </w:rPr>
              <w:t>นี้</w:t>
            </w:r>
          </w:p>
          <w:p w:rsidR="00A751EC" w:rsidP="00A751EC" w:rsidRDefault="00A751EC" w14:paraId="203721EA" w14:textId="2A03EC78">
            <w:pPr>
              <w:spacing w:after="0"/>
            </w:pPr>
            <w:r>
              <w:rPr>
                <w:rFonts w:hint="cs"/>
                <w:cs/>
              </w:rPr>
              <w:t xml:space="preserve">ถ้าเลือก </w:t>
            </w:r>
            <w:r>
              <w:t>recurringDeductFailAlertSendFlag</w:t>
            </w:r>
            <w:r>
              <w:rPr>
                <w:rFonts w:hint="cs"/>
                <w:cs/>
              </w:rPr>
              <w:t xml:space="preserve"> มีค่าเป็น </w:t>
            </w:r>
            <w:r>
              <w:rPr>
                <w:rFonts w:cs="Angsana New"/>
                <w:cs/>
              </w:rPr>
              <w:t>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</w:p>
          <w:p w:rsidR="00A751EC" w:rsidP="00A751EC" w:rsidRDefault="00A751EC" w14:paraId="4CE26EA0" w14:textId="451F6D64">
            <w:pPr>
              <w:pStyle w:val="ListParagraph"/>
              <w:numPr>
                <w:ilvl w:val="0"/>
                <w:numId w:val="158"/>
              </w:numPr>
            </w:pPr>
            <w:r>
              <w:t xml:space="preserve">Default </w:t>
            </w:r>
            <w:r>
              <w:rPr>
                <w:rFonts w:hint="cs"/>
                <w:cs/>
              </w:rPr>
              <w:t xml:space="preserve">ค่า </w:t>
            </w:r>
            <w:r>
              <w:t xml:space="preserve">defaultWordingFlag </w:t>
            </w:r>
            <w:r>
              <w:rPr>
                <w:rFonts w:cs="Angsana New"/>
                <w:cs/>
              </w:rPr>
              <w:t>= “</w:t>
            </w:r>
            <w:r>
              <w:t>Yes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/>
                <w:cs/>
              </w:rPr>
              <w:t xml:space="preserve"> พร้อมทั้งค่า </w:t>
            </w:r>
            <w:r>
              <w:t xml:space="preserve">sms wording </w:t>
            </w:r>
            <w:r>
              <w:rPr>
                <w:rFonts w:hint="cs"/>
                <w:cs/>
              </w:rPr>
              <w:t xml:space="preserve">ตาม </w:t>
            </w:r>
            <w:r>
              <w:t xml:space="preserve">Logic </w:t>
            </w:r>
            <w:r>
              <w:rPr>
                <w:rFonts w:hint="cs"/>
                <w:cs/>
              </w:rPr>
              <w:t xml:space="preserve">ใน </w:t>
            </w:r>
            <w:r>
              <w:t>Field recurringDeductFailAlertDefaultWordingFlag</w:t>
            </w:r>
          </w:p>
        </w:tc>
      </w:tr>
      <w:tr w:rsidRPr="008979A8" w:rsidR="00A751EC" w:rsidTr="006820B7" w14:paraId="6825B4E9" w14:textId="77777777">
        <w:trPr>
          <w:trHeight w:val="24"/>
        </w:trPr>
        <w:tc>
          <w:tcPr>
            <w:tcW w:w="877" w:type="pct"/>
          </w:tcPr>
          <w:p w:rsidR="00A751EC" w:rsidP="00A751EC" w:rsidRDefault="00A751EC" w14:paraId="53745925" w14:textId="1A12708B">
            <w:r>
              <w:t>recurringDeductFailAlertDefaultWordingFlag</w:t>
            </w:r>
          </w:p>
        </w:tc>
        <w:tc>
          <w:tcPr>
            <w:tcW w:w="1022" w:type="pct"/>
          </w:tcPr>
          <w:p w:rsidR="00A751EC" w:rsidP="00A751EC" w:rsidRDefault="00A751EC" w14:paraId="318CD4E2" w14:textId="5CA5E633">
            <w:r>
              <w:t>Radio Button</w:t>
            </w:r>
          </w:p>
        </w:tc>
        <w:tc>
          <w:tcPr>
            <w:tcW w:w="3101" w:type="pct"/>
          </w:tcPr>
          <w:p w:rsidR="00A751EC" w:rsidP="00A751EC" w:rsidRDefault="00A751EC" w14:paraId="637D2012" w14:textId="77777777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E42349">
              <w:rPr>
                <w:rFonts w:cs="Angsana New"/>
                <w:color w:val="FF0000"/>
                <w:cs/>
              </w:rPr>
              <w:t>*</w:t>
            </w:r>
            <w:r w:rsidRPr="00E42349">
              <w:rPr>
                <w:color w:val="FF0000"/>
              </w:rPr>
              <w:t xml:space="preserve">Default </w:t>
            </w:r>
            <w:r>
              <w:rPr>
                <w:color w:val="FF0000"/>
              </w:rPr>
              <w:t>Wording</w:t>
            </w:r>
          </w:p>
          <w:p w:rsidR="00A751EC" w:rsidP="00A751EC" w:rsidRDefault="00A751EC" w14:paraId="524441CF" w14:textId="77777777">
            <w:pPr>
              <w:rPr>
                <w:rFonts w:cs="CordiaUPC"/>
              </w:rPr>
            </w:pPr>
            <w:r w:rsidRPr="004C3917">
              <w:t xml:space="preserve">List of Value </w:t>
            </w:r>
            <w:r w:rsidRPr="004C3917"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‘</w:t>
            </w:r>
            <w:r>
              <w:rPr>
                <w:rFonts w:cs="CordiaUPC"/>
              </w:rPr>
              <w:t>YesNoIndicator</w:t>
            </w:r>
            <w:r>
              <w:rPr>
                <w:rFonts w:cs="Angsana New"/>
                <w:cs/>
              </w:rPr>
              <w:t>’</w:t>
            </w:r>
          </w:p>
          <w:p w:rsidR="00A751EC" w:rsidP="00A751EC" w:rsidRDefault="00A751EC" w14:paraId="1F9D71ED" w14:textId="77777777">
            <w:pPr>
              <w:rPr>
                <w:rFonts w:cs="CordiaUPC"/>
              </w:rPr>
            </w:pPr>
            <w:r>
              <w:t xml:space="preserve">Default Value </w:t>
            </w:r>
            <w:r>
              <w:rPr>
                <w:rFonts w:cs="Angsana New"/>
                <w:cs/>
              </w:rPr>
              <w:t>: “</w:t>
            </w:r>
            <w:r>
              <w:t>Yes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 w:cs="Angsana New"/>
                <w:cs/>
              </w:rPr>
              <w:t xml:space="preserve"> </w:t>
            </w:r>
          </w:p>
          <w:p w:rsidR="00A751EC" w:rsidP="00A751EC" w:rsidRDefault="00A751EC" w14:paraId="76284EC3" w14:textId="77777777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 xml:space="preserve">: </w:t>
            </w:r>
            <w:r>
              <w:t xml:space="preserve">Logic Default </w:t>
            </w:r>
            <w:r>
              <w:rPr>
                <w:rFonts w:hint="cs"/>
                <w:cs/>
              </w:rPr>
              <w:t xml:space="preserve">ทำเมื่อ </w:t>
            </w:r>
            <w:r>
              <w:t xml:space="preserve">Visible </w:t>
            </w:r>
            <w:r>
              <w:rPr>
                <w:rFonts w:hint="cs"/>
                <w:cs/>
              </w:rPr>
              <w:t>เท่านั้น</w:t>
            </w:r>
          </w:p>
          <w:p w:rsidRPr="00A05A22" w:rsidR="00A751EC" w:rsidP="00A751EC" w:rsidRDefault="00A751EC" w14:paraId="03627B7D" w14:textId="3086123A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ถ้าค่าเป็น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Yes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ให้ </w:t>
            </w:r>
            <w:r>
              <w:rPr>
                <w:rFonts w:cs="CordiaUPC"/>
              </w:rPr>
              <w:t xml:space="preserve">Disable Field </w:t>
            </w:r>
            <w:r>
              <w:t>smsNotificationRecurringDeductFail</w:t>
            </w:r>
            <w:r w:rsidRPr="005A3F1A">
              <w:t>Alert</w:t>
            </w:r>
            <w:r>
              <w:rPr>
                <w:rFonts w:hint="cs"/>
                <w:cs/>
              </w:rPr>
              <w:t xml:space="preserve"> ทุกภาษา และ </w:t>
            </w:r>
            <w:r>
              <w:t xml:space="preserve">Default </w:t>
            </w:r>
            <w:r>
              <w:rPr>
                <w:rFonts w:hint="cs"/>
                <w:cs/>
              </w:rPr>
              <w:t xml:space="preserve">ตามที่ </w:t>
            </w:r>
            <w:r>
              <w:t xml:space="preserve">Configure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‘</w:t>
            </w:r>
            <w:r>
              <w:rPr>
                <w:rFonts w:cs="CordiaUPC"/>
              </w:rPr>
              <w:t>Default SMS Wording</w:t>
            </w:r>
            <w:r>
              <w:rPr>
                <w:rFonts w:cs="Angsana New"/>
                <w:cs/>
              </w:rPr>
              <w:t xml:space="preserve">’ </w:t>
            </w:r>
            <w:r>
              <w:rPr>
                <w:rFonts w:hint="cs" w:cs="Angsana New"/>
                <w:cs/>
              </w:rPr>
              <w:t xml:space="preserve">และ </w:t>
            </w:r>
            <w:r>
              <w:rPr>
                <w:rFonts w:cs="CordiaUPC"/>
              </w:rPr>
              <w:t xml:space="preserve">lov_type </w:t>
            </w:r>
            <w:r>
              <w:rPr>
                <w:rFonts w:cs="Angsana New"/>
                <w:cs/>
              </w:rPr>
              <w:t>= ‘</w:t>
            </w:r>
            <w:r w:rsidRPr="000278B4">
              <w:t xml:space="preserve">Recurring Fee Deduct </w:t>
            </w:r>
            <w:r>
              <w:t>Fail</w:t>
            </w:r>
            <w:r w:rsidRPr="000278B4">
              <w:t xml:space="preserve"> Alert</w:t>
            </w:r>
            <w:r>
              <w:rPr>
                <w:rFonts w:cs="Angsana New"/>
                <w:cs/>
              </w:rPr>
              <w:t>’</w:t>
            </w:r>
          </w:p>
          <w:p w:rsidR="00A751EC" w:rsidP="00A751EC" w:rsidRDefault="00A751EC" w14:paraId="74282C92" w14:textId="77777777">
            <w:pPr>
              <w:pStyle w:val="ListParagraph"/>
              <w:numPr>
                <w:ilvl w:val="0"/>
                <w:numId w:val="158"/>
              </w:numPr>
              <w:spacing w:after="0"/>
            </w:pPr>
            <w:r>
              <w:t xml:space="preserve">Eng </w:t>
            </w:r>
            <w:r>
              <w:rPr>
                <w:rFonts w:cs="Angsana New"/>
                <w:cs/>
              </w:rPr>
              <w:t xml:space="preserve">= </w:t>
            </w:r>
            <w:r>
              <w:t>lov_val2</w:t>
            </w:r>
          </w:p>
          <w:p w:rsidR="00A751EC" w:rsidP="00A751EC" w:rsidRDefault="00A751EC" w14:paraId="4442C5CA" w14:textId="77777777">
            <w:pPr>
              <w:pStyle w:val="ListParagraph"/>
              <w:numPr>
                <w:ilvl w:val="0"/>
                <w:numId w:val="158"/>
              </w:numPr>
              <w:spacing w:after="0"/>
            </w:pPr>
            <w:r>
              <w:t xml:space="preserve">THA </w:t>
            </w:r>
            <w:r>
              <w:rPr>
                <w:rFonts w:cs="Angsana New"/>
                <w:cs/>
              </w:rPr>
              <w:t xml:space="preserve">= </w:t>
            </w:r>
            <w:r>
              <w:t>lov_val3</w:t>
            </w:r>
          </w:p>
          <w:p w:rsidR="00A751EC" w:rsidP="00A751EC" w:rsidRDefault="00A751EC" w14:paraId="0D5DF251" w14:textId="045B4F4D">
            <w:r>
              <w:rPr>
                <w:rFonts w:hint="cs"/>
                <w:cs/>
              </w:rPr>
              <w:t xml:space="preserve">ถ้าเป็น </w:t>
            </w:r>
            <w:r>
              <w:rPr>
                <w:rFonts w:cs="Angsana New"/>
                <w:cs/>
              </w:rPr>
              <w:t>“</w:t>
            </w:r>
            <w:r>
              <w:t>No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ให้ </w:t>
            </w:r>
            <w:r>
              <w:t>Enable Field smsNotificationRecurringDeductFail</w:t>
            </w:r>
            <w:r w:rsidRPr="005A3F1A">
              <w:t>Alert</w:t>
            </w:r>
            <w:r>
              <w:rPr>
                <w:rFonts w:hint="cs"/>
                <w:cs/>
              </w:rPr>
              <w:t xml:space="preserve"> ทุกภาษา</w:t>
            </w:r>
          </w:p>
        </w:tc>
      </w:tr>
      <w:tr w:rsidRPr="008979A8" w:rsidR="00A751EC" w:rsidTr="006820B7" w14:paraId="7E3A5EBC" w14:textId="77777777">
        <w:trPr>
          <w:trHeight w:val="24"/>
        </w:trPr>
        <w:tc>
          <w:tcPr>
            <w:tcW w:w="5000" w:type="pct"/>
            <w:gridSpan w:val="3"/>
            <w:shd w:val="clear" w:color="auto" w:fill="EAF1DD" w:themeFill="accent3" w:themeFillTint="33"/>
          </w:tcPr>
          <w:p w:rsidR="00A751EC" w:rsidP="00A751EC" w:rsidRDefault="00A751EC" w14:paraId="7E032226" w14:textId="53A4B090">
            <w:pPr>
              <w:spacing w:after="0"/>
            </w:pPr>
            <w:r w:rsidRPr="00647985">
              <w:t xml:space="preserve">Visble </w:t>
            </w:r>
            <w:r w:rsidRPr="00647985">
              <w:rPr>
                <w:rFonts w:hint="cs"/>
                <w:cs/>
              </w:rPr>
              <w:t xml:space="preserve">เมื่อ </w:t>
            </w:r>
            <w:r>
              <w:t>recurringDeductFailAlertSendFlag</w:t>
            </w:r>
            <w:r>
              <w:rPr>
                <w:rFonts w:hint="cs"/>
                <w:cs/>
              </w:rPr>
              <w:t xml:space="preserve"> มีค่าเป็น </w:t>
            </w:r>
            <w:r>
              <w:rPr>
                <w:rFonts w:cs="Angsana New"/>
                <w:cs/>
              </w:rPr>
              <w:t>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</w:p>
          <w:p w:rsidR="00A751EC" w:rsidP="00A751EC" w:rsidRDefault="00A751EC" w14:paraId="099A4449" w14:textId="5941F53A">
            <w:r>
              <w:rPr>
                <w:rFonts w:hint="cs"/>
                <w:cs/>
              </w:rPr>
              <w:t xml:space="preserve">ให้ </w:t>
            </w:r>
            <w:r>
              <w:t xml:space="preserve">Loop </w:t>
            </w:r>
            <w:r>
              <w:rPr>
                <w:rFonts w:hint="cs"/>
                <w:cs/>
              </w:rPr>
              <w:t xml:space="preserve">แสดง </w:t>
            </w:r>
            <w:r>
              <w:t xml:space="preserve">field </w:t>
            </w:r>
            <w:r>
              <w:rPr>
                <w:rFonts w:hint="cs"/>
                <w:cs/>
              </w:rPr>
              <w:t xml:space="preserve">ตามจำนวน </w:t>
            </w:r>
            <w:r>
              <w:t xml:space="preserve">Language </w:t>
            </w:r>
            <w:r>
              <w:rPr>
                <w:rFonts w:hint="cs"/>
                <w:cs/>
              </w:rPr>
              <w:t>ที่เลือกมาก</w:t>
            </w:r>
          </w:p>
        </w:tc>
      </w:tr>
      <w:tr w:rsidRPr="008979A8" w:rsidR="00A751EC" w:rsidTr="006820B7" w14:paraId="6B9D213F" w14:textId="77777777">
        <w:trPr>
          <w:trHeight w:val="24"/>
        </w:trPr>
        <w:tc>
          <w:tcPr>
            <w:tcW w:w="877" w:type="pct"/>
          </w:tcPr>
          <w:p w:rsidR="00A751EC" w:rsidP="00A751EC" w:rsidRDefault="00A751EC" w14:paraId="5DCA6574" w14:textId="44A02E3A">
            <w:r w:rsidRPr="00A235B3">
              <w:t>langAbb</w:t>
            </w:r>
          </w:p>
        </w:tc>
        <w:tc>
          <w:tcPr>
            <w:tcW w:w="1022" w:type="pct"/>
          </w:tcPr>
          <w:p w:rsidR="00A751EC" w:rsidP="00A751EC" w:rsidRDefault="00A751EC" w14:paraId="38A2E929" w14:textId="501A306D">
            <w:r>
              <w:t>Text Area</w:t>
            </w:r>
          </w:p>
        </w:tc>
        <w:tc>
          <w:tcPr>
            <w:tcW w:w="3101" w:type="pct"/>
          </w:tcPr>
          <w:p w:rsidR="00A751EC" w:rsidP="00A751EC" w:rsidRDefault="00A751EC" w14:paraId="17C098C5" w14:textId="77777777">
            <w:r>
              <w:rPr>
                <w:rFonts w:ascii="Segoe UI" w:hAnsi="Segoe UI" w:cs="Segoe UI"/>
                <w:sz w:val="18"/>
                <w:szCs w:val="18"/>
              </w:rPr>
              <w:t>langAbb</w:t>
            </w:r>
            <w:r>
              <w:rPr>
                <w:rFonts w:cs="Angsana New"/>
                <w:cs/>
              </w:rPr>
              <w:t xml:space="preserve"> = </w:t>
            </w:r>
            <w:r>
              <w:t>language</w:t>
            </w:r>
            <w:r>
              <w:rPr>
                <w:rFonts w:cs="Angsana New"/>
                <w:cs/>
              </w:rPr>
              <w:t>.</w:t>
            </w:r>
            <w:r>
              <w:t>lov_val2</w:t>
            </w:r>
          </w:p>
          <w:p w:rsidR="00A751EC" w:rsidP="00A751EC" w:rsidRDefault="00A751EC" w14:paraId="205157AC" w14:textId="52B188DE">
            <w:r w:rsidRPr="00A235B3">
              <w:rPr>
                <w:u w:val="single"/>
              </w:rPr>
              <w:t>Invisible</w:t>
            </w:r>
          </w:p>
        </w:tc>
      </w:tr>
      <w:tr w:rsidRPr="008979A8" w:rsidR="00A751EC" w:rsidTr="006820B7" w14:paraId="6349763D" w14:textId="77777777">
        <w:trPr>
          <w:trHeight w:val="24"/>
        </w:trPr>
        <w:tc>
          <w:tcPr>
            <w:tcW w:w="877" w:type="pct"/>
          </w:tcPr>
          <w:p w:rsidR="00A751EC" w:rsidP="00A751EC" w:rsidRDefault="00A751EC" w14:paraId="49AF04BB" w14:textId="7257BD69">
            <w:r>
              <w:t>smsNotificationRecurringDeductFailAlert</w:t>
            </w:r>
          </w:p>
        </w:tc>
        <w:tc>
          <w:tcPr>
            <w:tcW w:w="1022" w:type="pct"/>
          </w:tcPr>
          <w:p w:rsidR="00A751EC" w:rsidP="00A751EC" w:rsidRDefault="00A751EC" w14:paraId="5A5545FC" w14:textId="4D47F6BE">
            <w:r>
              <w:t>Text Area</w:t>
            </w:r>
          </w:p>
        </w:tc>
        <w:tc>
          <w:tcPr>
            <w:tcW w:w="3101" w:type="pct"/>
          </w:tcPr>
          <w:p w:rsidR="00A751EC" w:rsidP="00A751EC" w:rsidRDefault="00A751EC" w14:paraId="5CD1A95E" w14:textId="77777777">
            <w:pPr>
              <w:rPr>
                <w:color w:val="FF0000"/>
              </w:rPr>
            </w:pPr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524D02">
              <w:rPr>
                <w:rFonts w:cs="Angsana New"/>
                <w:color w:val="FF0000"/>
                <w:cs/>
              </w:rPr>
              <w:t>*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</w:p>
          <w:p w:rsidR="00A751EC" w:rsidP="00A751EC" w:rsidRDefault="00A751EC" w14:paraId="725B6CE3" w14:textId="77777777">
            <w:r>
              <w:rPr>
                <w:color w:val="FF0000"/>
              </w:rPr>
              <w:t xml:space="preserve">Example </w:t>
            </w:r>
            <w:r>
              <w:rPr>
                <w:rFonts w:cs="Angsana New"/>
                <w:color w:val="FF0000"/>
                <w:cs/>
              </w:rPr>
              <w:t>:</w:t>
            </w:r>
            <w:r>
              <w:rPr>
                <w:rFonts w:cs="Angsana New"/>
                <w:cs/>
              </w:rPr>
              <w:t xml:space="preserve"> </w:t>
            </w:r>
            <w:r w:rsidRPr="009754AB">
              <w:rPr>
                <w:rFonts w:cs="Angsana New"/>
                <w:color w:val="FF0000"/>
                <w:cs/>
              </w:rPr>
              <w:t>*</w:t>
            </w:r>
            <w:r w:rsidRPr="000D29BA">
              <w:rPr>
                <w:color w:val="FF0000"/>
              </w:rPr>
              <w:t>ENG</w:t>
            </w:r>
          </w:p>
          <w:p w:rsidR="00A751EC" w:rsidP="00A751EC" w:rsidRDefault="00A751EC" w14:paraId="386D3654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Max Length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CordiaUPC"/>
              </w:rPr>
              <w:t>250</w:t>
            </w:r>
          </w:p>
          <w:p w:rsidR="00A751EC" w:rsidP="00A751EC" w:rsidRDefault="00A751EC" w14:paraId="06115DD5" w14:textId="21D226E3">
            <w:r>
              <w:rPr>
                <w:rFonts w:hint="cs"/>
                <w:cs/>
              </w:rPr>
              <w:t xml:space="preserve">เมื่อ </w:t>
            </w:r>
            <w:r>
              <w:t xml:space="preserve">User </w:t>
            </w:r>
            <w:r>
              <w:rPr>
                <w:rFonts w:hint="cs"/>
                <w:cs/>
              </w:rPr>
              <w:t>กรอก</w:t>
            </w:r>
            <w:r>
              <w:rPr>
                <w:cs/>
              </w:rPr>
              <w:t>ใ</w:t>
            </w:r>
            <w:r>
              <w:rPr>
                <w:rFonts w:hint="cs"/>
                <w:cs/>
              </w:rPr>
              <w:t xml:space="preserve">ห้คำนวนจำนวนตัวอักษรไว้ที่ </w:t>
            </w:r>
            <w:r>
              <w:t>counterSMSNotificationRecurringDeductFailAlert</w:t>
            </w:r>
            <w:r>
              <w:rPr>
                <w:color w:val="FF0000"/>
              </w:rPr>
              <w:t>{</w:t>
            </w:r>
            <w:r>
              <w:rPr>
                <w:rFonts w:ascii="Segoe UI" w:hAnsi="Segoe UI" w:cs="Segoe UI"/>
                <w:sz w:val="18"/>
                <w:szCs w:val="18"/>
              </w:rPr>
              <w:t>langAbb</w:t>
            </w:r>
            <w:r>
              <w:rPr>
                <w:color w:val="FF0000"/>
              </w:rPr>
              <w:t>}</w:t>
            </w:r>
          </w:p>
        </w:tc>
      </w:tr>
      <w:tr w:rsidRPr="008979A8" w:rsidR="00A751EC" w:rsidTr="006820B7" w14:paraId="745831D4" w14:textId="77777777">
        <w:trPr>
          <w:trHeight w:val="24"/>
        </w:trPr>
        <w:tc>
          <w:tcPr>
            <w:tcW w:w="877" w:type="pct"/>
          </w:tcPr>
          <w:p w:rsidR="00A751EC" w:rsidP="00A751EC" w:rsidRDefault="00A751EC" w14:paraId="02A2322D" w14:textId="29D4FFB8">
            <w:r>
              <w:t>counterSMSNotificationRecurringDeductFailAlert</w:t>
            </w:r>
          </w:p>
        </w:tc>
        <w:tc>
          <w:tcPr>
            <w:tcW w:w="1022" w:type="pct"/>
          </w:tcPr>
          <w:p w:rsidR="00A751EC" w:rsidP="00A751EC" w:rsidRDefault="00A751EC" w14:paraId="236B9588" w14:textId="42E944D9">
            <w:r>
              <w:t>Text</w:t>
            </w:r>
          </w:p>
        </w:tc>
        <w:tc>
          <w:tcPr>
            <w:tcW w:w="3101" w:type="pct"/>
          </w:tcPr>
          <w:p w:rsidR="00A751EC" w:rsidP="00A751EC" w:rsidRDefault="00A751EC" w14:paraId="0A031EAA" w14:textId="1365F983">
            <w:r>
              <w:rPr>
                <w:rFonts w:hint="cs"/>
                <w:cs/>
              </w:rPr>
              <w:t>วางไว้ใต้</w:t>
            </w:r>
            <w:r>
              <w:rPr>
                <w:rFonts w:cs="Angsana New"/>
                <w:cs/>
              </w:rPr>
              <w:t xml:space="preserve"> </w:t>
            </w:r>
            <w:r>
              <w:t>smsNotificationRecurringDeductFailAlert</w:t>
            </w:r>
          </w:p>
          <w:p w:rsidR="00A751EC" w:rsidP="00A751EC" w:rsidRDefault="00A751EC" w14:paraId="34BC0D77" w14:textId="77777777">
            <w:r>
              <w:rPr>
                <w:rFonts w:hint="cs"/>
                <w:cs/>
              </w:rPr>
              <w:t xml:space="preserve">แสดงใน </w:t>
            </w:r>
            <w:r>
              <w:t>Format</w:t>
            </w:r>
          </w:p>
          <w:p w:rsidR="00A751EC" w:rsidP="00A751EC" w:rsidRDefault="00A751EC" w14:paraId="1449F567" w14:textId="20027D0E">
            <w:r>
              <w:t>counterSMSNotificationRecurringDeductFailAlert</w:t>
            </w:r>
            <w:r>
              <w:rPr>
                <w:rFonts w:cs="Angsana New"/>
                <w:cs/>
              </w:rPr>
              <w:t xml:space="preserve"> / </w:t>
            </w:r>
            <w:r>
              <w:t>250</w:t>
            </w:r>
          </w:p>
        </w:tc>
      </w:tr>
      <w:tr w:rsidRPr="008979A8" w:rsidR="00A751EC" w:rsidTr="006820B7" w14:paraId="218CBC57" w14:textId="77777777">
        <w:trPr>
          <w:trHeight w:val="24"/>
        </w:trPr>
        <w:tc>
          <w:tcPr>
            <w:tcW w:w="5000" w:type="pct"/>
            <w:gridSpan w:val="3"/>
            <w:shd w:val="clear" w:color="auto" w:fill="EAF1DD" w:themeFill="accent3" w:themeFillTint="33"/>
          </w:tcPr>
          <w:p w:rsidR="00A751EC" w:rsidP="00A751EC" w:rsidRDefault="00A751EC" w14:paraId="767C81CE" w14:textId="7CC14DF0">
            <w:pPr>
              <w:spacing w:after="0"/>
            </w:pPr>
            <w:r>
              <w:rPr>
                <w:rFonts w:hint="cs"/>
                <w:cs/>
              </w:rPr>
              <w:t xml:space="preserve">จบ </w:t>
            </w:r>
            <w:r>
              <w:t>Loop</w:t>
            </w:r>
          </w:p>
        </w:tc>
      </w:tr>
      <w:tr w:rsidRPr="008979A8" w:rsidR="00A751EC" w:rsidTr="006820B7" w14:paraId="4ABA1A29" w14:textId="77777777">
        <w:trPr>
          <w:trHeight w:val="24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A751EC" w:rsidP="00A751EC" w:rsidRDefault="00A751EC" w14:paraId="2F221CDD" w14:textId="217C3CBC">
            <w:pPr>
              <w:pStyle w:val="HeaderTable"/>
            </w:pPr>
            <w:r>
              <w:t xml:space="preserve">End </w:t>
            </w:r>
            <w:r w:rsidRPr="00B27875">
              <w:t xml:space="preserve">Recurring Fee Deduct </w:t>
            </w:r>
            <w:r>
              <w:t>Fail</w:t>
            </w:r>
            <w:r w:rsidRPr="00B27875">
              <w:t xml:space="preserve"> Alert</w:t>
            </w:r>
            <w:r>
              <w:t xml:space="preserve"> Section</w:t>
            </w:r>
          </w:p>
        </w:tc>
      </w:tr>
      <w:tr w:rsidRPr="008979A8" w:rsidR="00A751EC" w:rsidTr="006820B7" w14:paraId="2944C8C0" w14:textId="77777777">
        <w:trPr>
          <w:trHeight w:val="24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A751EC" w:rsidP="00A751EC" w:rsidRDefault="00A751EC" w14:paraId="47C34542" w14:textId="4C226BB1">
            <w:pPr>
              <w:pStyle w:val="HeaderTable"/>
              <w:rPr>
                <w:cs/>
                <w:lang w:bidi="th-TH"/>
              </w:rPr>
            </w:pPr>
            <w:r>
              <w:t xml:space="preserve">SMS Notification Before Promotion Expired </w:t>
            </w:r>
            <w:r w:rsidRPr="007C0653">
              <w:rPr>
                <w:rFonts w:cs="Angsana New"/>
                <w:bCs/>
                <w:cs/>
                <w:lang w:bidi="th-TH"/>
              </w:rPr>
              <w:t>(</w:t>
            </w:r>
            <w:r w:rsidRPr="007C0653">
              <w:t>end of promotion duration</w:t>
            </w:r>
            <w:r w:rsidRPr="007C0653">
              <w:rPr>
                <w:rFonts w:cs="Angsana New"/>
                <w:bCs/>
                <w:cs/>
                <w:lang w:bidi="th-TH"/>
              </w:rPr>
              <w:t>)</w:t>
            </w:r>
            <w:r>
              <w:t xml:space="preserve"> Section</w:t>
            </w:r>
          </w:p>
        </w:tc>
      </w:tr>
      <w:tr w:rsidRPr="008979A8" w:rsidR="00A751EC" w:rsidTr="006820B7" w14:paraId="0832BAD5" w14:textId="77777777">
        <w:trPr>
          <w:trHeight w:val="24"/>
        </w:trPr>
        <w:tc>
          <w:tcPr>
            <w:tcW w:w="877" w:type="pct"/>
          </w:tcPr>
          <w:p w:rsidR="00A751EC" w:rsidP="00A751EC" w:rsidRDefault="00A751EC" w14:paraId="1E901DF6" w14:textId="7AD4B2A4">
            <w:r>
              <w:t>smsBeforePromotionExpiredSendFlag</w:t>
            </w:r>
          </w:p>
        </w:tc>
        <w:tc>
          <w:tcPr>
            <w:tcW w:w="1022" w:type="pct"/>
          </w:tcPr>
          <w:p w:rsidR="00A751EC" w:rsidP="00A751EC" w:rsidRDefault="00A751EC" w14:paraId="19DA2A2E" w14:textId="7973592D">
            <w:r>
              <w:t>Drop Down List</w:t>
            </w:r>
          </w:p>
        </w:tc>
        <w:tc>
          <w:tcPr>
            <w:tcW w:w="3101" w:type="pct"/>
          </w:tcPr>
          <w:p w:rsidR="00A751EC" w:rsidP="00A751EC" w:rsidRDefault="00A751EC" w14:paraId="38BCA7FF" w14:textId="5DE09F0F">
            <w:pPr>
              <w:rPr>
                <w:color w:val="FF0000"/>
              </w:rPr>
            </w:pPr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C974A9">
              <w:rPr>
                <w:rFonts w:cs="Angsana New"/>
                <w:color w:val="FF0000"/>
                <w:cs/>
              </w:rPr>
              <w:t>*</w:t>
            </w:r>
            <w:r w:rsidRPr="00C974A9">
              <w:rPr>
                <w:color w:val="FF0000"/>
              </w:rPr>
              <w:t>Send</w:t>
            </w:r>
            <w:r>
              <w:rPr>
                <w:color w:val="FF0000"/>
              </w:rPr>
              <w:t xml:space="preserve"> SMS Before Promotion Expired</w:t>
            </w:r>
            <w:r w:rsidRPr="00C974A9">
              <w:rPr>
                <w:color w:val="FF0000"/>
              </w:rPr>
              <w:t xml:space="preserve"> Flag</w:t>
            </w:r>
          </w:p>
          <w:p w:rsidRPr="00535739" w:rsidR="00535739" w:rsidP="00A751EC" w:rsidRDefault="00A751EC" w14:paraId="36AA83CB" w14:textId="39775DD0">
            <w:r w:rsidRPr="00535739">
              <w:rPr>
                <w:rFonts w:cs="Angsana New"/>
              </w:rPr>
              <w:t>Default</w:t>
            </w:r>
            <w:r w:rsidRPr="00535739">
              <w:rPr>
                <w:rFonts w:cs="CordiaUPC"/>
                <w:cs/>
              </w:rPr>
              <w:t xml:space="preserve"> </w:t>
            </w:r>
            <w:r w:rsidRPr="00535739" w:rsidR="00535739">
              <w:t>Value:</w:t>
            </w:r>
            <w:r w:rsidRPr="00535739">
              <w:rPr>
                <w:rFonts w:cs="CordiaUPC"/>
                <w:cs/>
              </w:rPr>
              <w:t xml:space="preserve"> </w:t>
            </w:r>
            <w:r w:rsidRPr="00535739" w:rsidR="00535739">
              <w:rPr>
                <w:rFonts w:cs="CordiaUPC"/>
                <w:cs/>
              </w:rPr>
              <w:t xml:space="preserve">ถ้า </w:t>
            </w:r>
            <w:r w:rsidRPr="00535739" w:rsidR="00535739">
              <w:rPr>
                <w:rFonts w:cs="CordiaUPC"/>
              </w:rPr>
              <w:t xml:space="preserve">chargIncludeVAT </w:t>
            </w:r>
            <w:r w:rsidRPr="00535739" w:rsidR="00535739">
              <w:rPr>
                <w:rFonts w:cs="CordiaUPC"/>
                <w:cs/>
              </w:rPr>
              <w:t xml:space="preserve">มีค่า </w:t>
            </w:r>
            <w:r w:rsidRPr="00535739" w:rsidR="00535739">
              <w:rPr>
                <w:rFonts w:cs="CordiaUPC"/>
              </w:rPr>
              <w:t xml:space="preserve">&gt; 0 </w:t>
            </w:r>
            <w:r w:rsidRPr="00535739" w:rsidR="00535739">
              <w:rPr>
                <w:cs/>
              </w:rPr>
              <w:t xml:space="preserve">ให้ </w:t>
            </w:r>
            <w:r w:rsidRPr="007F15B7" w:rsidR="00535739">
              <w:t>Send SMS Before Promotion Expired Flag</w:t>
            </w:r>
            <w:r w:rsidRPr="00535739" w:rsidR="00535739">
              <w:rPr>
                <w:cs/>
              </w:rPr>
              <w:t xml:space="preserve"> เป็น </w:t>
            </w:r>
            <w:r w:rsidRPr="00535739" w:rsidR="00535739">
              <w:t>“Send”</w:t>
            </w:r>
          </w:p>
          <w:p w:rsidRPr="00535739" w:rsidR="00A751EC" w:rsidP="00A751EC" w:rsidRDefault="00535739" w14:paraId="44D6E5BE" w14:textId="4514CA79">
            <w:pPr>
              <w:rPr>
                <w:cs/>
              </w:rPr>
            </w:pPr>
            <w:r w:rsidRPr="00535739">
              <w:rPr>
                <w:cs/>
              </w:rPr>
              <w:t xml:space="preserve">ถ้าไม่ใช่ให้ </w:t>
            </w:r>
            <w:r w:rsidRPr="007F15B7">
              <w:t>Send SMS Before Promotion Expired Flag</w:t>
            </w:r>
            <w:r w:rsidRPr="00535739">
              <w:rPr>
                <w:cs/>
              </w:rPr>
              <w:t xml:space="preserve"> เป็น </w:t>
            </w:r>
            <w:r w:rsidRPr="00535739">
              <w:t>“</w:t>
            </w:r>
            <w:r w:rsidRPr="00535739" w:rsidR="00A751EC">
              <w:t>Don</w:t>
            </w:r>
            <w:r w:rsidRPr="00535739" w:rsidR="00A751EC">
              <w:rPr>
                <w:rFonts w:cs="CordiaUPC"/>
                <w:cs/>
              </w:rPr>
              <w:t>’</w:t>
            </w:r>
            <w:r w:rsidRPr="00535739" w:rsidR="00A751EC">
              <w:t>t Send</w:t>
            </w:r>
            <w:r w:rsidRPr="00535739">
              <w:t>”</w:t>
            </w:r>
          </w:p>
          <w:p w:rsidR="00A751EC" w:rsidP="00A751EC" w:rsidRDefault="00A751EC" w14:paraId="03387987" w14:textId="77777777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 xml:space="preserve">: </w:t>
            </w:r>
            <w:r>
              <w:t xml:space="preserve">Logic Default </w:t>
            </w:r>
            <w:r>
              <w:rPr>
                <w:rFonts w:hint="cs"/>
                <w:cs/>
              </w:rPr>
              <w:t xml:space="preserve">ทำเมื่อ </w:t>
            </w:r>
            <w:r>
              <w:t xml:space="preserve">Visible </w:t>
            </w:r>
            <w:r>
              <w:rPr>
                <w:rFonts w:hint="cs"/>
                <w:cs/>
              </w:rPr>
              <w:t>เท่านั้น</w:t>
            </w:r>
          </w:p>
          <w:p w:rsidR="00A751EC" w:rsidP="00A751EC" w:rsidRDefault="00A751EC" w14:paraId="289AD8CE" w14:textId="20EBFD1D">
            <w:pPr>
              <w:rPr>
                <w:rFonts w:cs="CordiaUPC"/>
              </w:rPr>
            </w:pPr>
            <w:r>
              <w:t xml:space="preserve">List of </w:t>
            </w:r>
            <w:r w:rsidR="00535739">
              <w:t>Value: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rPr>
                <w:rFonts w:cs="Angsana New"/>
                <w:cs/>
              </w:rPr>
              <w:t xml:space="preserve"> 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‘</w:t>
            </w:r>
            <w:r>
              <w:rPr>
                <w:rFonts w:cs="CordiaUPC"/>
              </w:rPr>
              <w:t>Send Flag</w:t>
            </w:r>
            <w:r>
              <w:rPr>
                <w:rFonts w:cs="Angsana New"/>
                <w:cs/>
              </w:rPr>
              <w:t>’</w:t>
            </w:r>
          </w:p>
          <w:p w:rsidR="00A751EC" w:rsidP="00A751EC" w:rsidRDefault="00A751EC" w14:paraId="577C297C" w14:textId="1C1A5336">
            <w:pPr>
              <w:spacing w:after="0"/>
            </w:pPr>
            <w:r>
              <w:rPr>
                <w:rFonts w:hint="cs" w:cs="Angsana New"/>
                <w:cs/>
              </w:rPr>
              <w:t xml:space="preserve">ถ้าเลือก </w:t>
            </w:r>
            <w:r>
              <w:t>smsBeforePromotionExpiredSendFlag</w:t>
            </w:r>
            <w:r>
              <w:rPr>
                <w:rFonts w:hint="cs"/>
                <w:cs/>
              </w:rPr>
              <w:t xml:space="preserve"> มีค่าเป็น </w:t>
            </w:r>
            <w:r>
              <w:rPr>
                <w:rFonts w:cs="Angsana New"/>
                <w:cs/>
              </w:rPr>
              <w:t>“</w:t>
            </w:r>
            <w:r>
              <w:t>Don</w:t>
            </w:r>
            <w:r>
              <w:rPr>
                <w:rFonts w:cs="Angsana New"/>
                <w:cs/>
              </w:rPr>
              <w:t>’</w:t>
            </w:r>
            <w:r>
              <w:t>t Send</w:t>
            </w:r>
            <w:r>
              <w:rPr>
                <w:rFonts w:cs="Angsana New"/>
                <w:cs/>
              </w:rPr>
              <w:t>”</w:t>
            </w:r>
          </w:p>
          <w:p w:rsidR="00A751EC" w:rsidP="00A751EC" w:rsidRDefault="00A751EC" w14:paraId="420F7F45" w14:textId="6513DBA6">
            <w:pPr>
              <w:pStyle w:val="ListParagraph"/>
              <w:numPr>
                <w:ilvl w:val="0"/>
                <w:numId w:val="158"/>
              </w:numPr>
              <w:spacing w:after="0"/>
            </w:pPr>
            <w:r>
              <w:t xml:space="preserve">Default </w:t>
            </w:r>
            <w:r>
              <w:rPr>
                <w:rFonts w:hint="cs"/>
                <w:cs/>
              </w:rPr>
              <w:t xml:space="preserve">ค่าตาม </w:t>
            </w:r>
            <w:r>
              <w:t xml:space="preserve">Logic </w:t>
            </w:r>
            <w:r>
              <w:rPr>
                <w:rFonts w:hint="cs"/>
                <w:cs/>
              </w:rPr>
              <w:t xml:space="preserve">กรณี </w:t>
            </w:r>
            <w:r>
              <w:rPr>
                <w:rFonts w:cs="Angsana New"/>
                <w:cs/>
              </w:rPr>
              <w:t>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</w:p>
          <w:p w:rsidR="00A751EC" w:rsidP="00A751EC" w:rsidRDefault="00A751EC" w14:paraId="67926211" w14:textId="77777777">
            <w:pPr>
              <w:pStyle w:val="ListParagraph"/>
              <w:numPr>
                <w:ilvl w:val="0"/>
                <w:numId w:val="158"/>
              </w:numPr>
              <w:spacing w:after="0"/>
            </w:pPr>
            <w:r>
              <w:rPr>
                <w:rFonts w:hint="cs"/>
                <w:cs/>
              </w:rPr>
              <w:t xml:space="preserve">ให้ </w:t>
            </w:r>
            <w:r>
              <w:t xml:space="preserve">Invisible Field </w:t>
            </w:r>
            <w:r>
              <w:rPr>
                <w:rFonts w:hint="cs"/>
                <w:cs/>
              </w:rPr>
              <w:t xml:space="preserve">อื่นๆใน </w:t>
            </w:r>
            <w:r>
              <w:t>Section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hint="cs"/>
                <w:cs/>
              </w:rPr>
              <w:t>นี้</w:t>
            </w:r>
          </w:p>
          <w:p w:rsidR="00A751EC" w:rsidP="00A751EC" w:rsidRDefault="00A751EC" w14:paraId="11644081" w14:textId="76D3F747">
            <w:pPr>
              <w:spacing w:after="0"/>
            </w:pPr>
            <w:r>
              <w:rPr>
                <w:rFonts w:hint="cs"/>
                <w:cs/>
              </w:rPr>
              <w:t xml:space="preserve">ถ้าเลือก </w:t>
            </w:r>
            <w:r>
              <w:t>smsBeforePromotionExpiredSendFlag</w:t>
            </w:r>
            <w:r>
              <w:rPr>
                <w:rFonts w:hint="cs"/>
                <w:cs/>
              </w:rPr>
              <w:t xml:space="preserve"> มีค่าเป็น </w:t>
            </w:r>
            <w:r>
              <w:rPr>
                <w:rFonts w:cs="Angsana New"/>
                <w:cs/>
              </w:rPr>
              <w:t>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</w:p>
          <w:p w:rsidR="00A751EC" w:rsidP="00A751EC" w:rsidRDefault="00A751EC" w14:paraId="4E0B3FF2" w14:textId="77777777">
            <w:pPr>
              <w:pStyle w:val="ListParagraph"/>
              <w:numPr>
                <w:ilvl w:val="0"/>
                <w:numId w:val="158"/>
              </w:numPr>
              <w:spacing w:after="0"/>
            </w:pPr>
            <w:r>
              <w:rPr>
                <w:rFonts w:hint="cs"/>
                <w:cs/>
              </w:rPr>
              <w:t xml:space="preserve">ถ้า </w:t>
            </w:r>
            <w:r>
              <w:t>packageDurationUnit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t>Weeks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>
              <w:t>Months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>
              <w:t>Year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>
              <w:t>Bill Cycle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ให้ </w:t>
            </w:r>
            <w:r>
              <w:t xml:space="preserve">Default </w:t>
            </w:r>
            <w:r>
              <w:rPr>
                <w:rFonts w:hint="cs"/>
                <w:cs/>
              </w:rPr>
              <w:t>ค่า ดังต่อไปนี้</w:t>
            </w:r>
          </w:p>
          <w:p w:rsidR="00A751EC" w:rsidP="00A751EC" w:rsidRDefault="00A751EC" w14:paraId="20A111C4" w14:textId="77777777">
            <w:pPr>
              <w:pStyle w:val="ListParagraph"/>
              <w:numPr>
                <w:ilvl w:val="0"/>
                <w:numId w:val="160"/>
              </w:numPr>
              <w:spacing w:after="0"/>
            </w:pPr>
            <w:r>
              <w:t xml:space="preserve">beforeFeeDeduction </w:t>
            </w:r>
            <w:r>
              <w:rPr>
                <w:rFonts w:cs="Angsana New"/>
                <w:cs/>
              </w:rPr>
              <w:t xml:space="preserve">= </w:t>
            </w:r>
            <w:r>
              <w:t>3</w:t>
            </w:r>
          </w:p>
          <w:p w:rsidR="00A751EC" w:rsidP="00A751EC" w:rsidRDefault="00A751EC" w14:paraId="5E33406D" w14:textId="77777777">
            <w:pPr>
              <w:pStyle w:val="ListParagraph"/>
              <w:numPr>
                <w:ilvl w:val="0"/>
                <w:numId w:val="160"/>
              </w:numPr>
              <w:spacing w:after="0"/>
            </w:pPr>
            <w:r>
              <w:t>beforeFeeDeductionUnit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 “</w:t>
            </w:r>
            <w:r>
              <w:t>Days</w:t>
            </w:r>
            <w:r>
              <w:rPr>
                <w:rFonts w:cs="Angsana New"/>
                <w:cs/>
              </w:rPr>
              <w:t>”</w:t>
            </w:r>
          </w:p>
          <w:p w:rsidR="00A751EC" w:rsidP="00A751EC" w:rsidRDefault="00A751EC" w14:paraId="6F3B8696" w14:textId="77777777">
            <w:pPr>
              <w:pStyle w:val="ListParagraph"/>
              <w:numPr>
                <w:ilvl w:val="0"/>
                <w:numId w:val="158"/>
              </w:numPr>
              <w:spacing w:after="0"/>
            </w:pPr>
            <w:r>
              <w:rPr>
                <w:rFonts w:hint="cs"/>
                <w:cs/>
              </w:rPr>
              <w:t xml:space="preserve">ถ้า </w:t>
            </w:r>
            <w:r>
              <w:t>packageDurationUnit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t>Days</w:t>
            </w:r>
            <w:r>
              <w:rPr>
                <w:rFonts w:cs="Angsana New"/>
                <w:cs/>
              </w:rPr>
              <w:t xml:space="preserve">” </w:t>
            </w:r>
          </w:p>
          <w:p w:rsidR="00A751EC" w:rsidP="00A751EC" w:rsidRDefault="00A751EC" w14:paraId="59A72565" w14:textId="5B2B966B">
            <w:pPr>
              <w:pStyle w:val="ListParagraph"/>
              <w:numPr>
                <w:ilvl w:val="1"/>
                <w:numId w:val="158"/>
              </w:numPr>
              <w:spacing w:after="0"/>
            </w:pPr>
            <w:r>
              <w:rPr>
                <w:rFonts w:hint="cs"/>
                <w:cs/>
              </w:rPr>
              <w:t xml:space="preserve">ถ้า </w:t>
            </w:r>
            <w:r>
              <w:t>packageDuration &gt;</w:t>
            </w:r>
            <w:r>
              <w:rPr>
                <w:rFonts w:cs="Angsana New"/>
                <w:cs/>
              </w:rPr>
              <w:t xml:space="preserve">= </w:t>
            </w:r>
            <w:r>
              <w:t>7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ให้ </w:t>
            </w:r>
            <w:r>
              <w:t xml:space="preserve">Default </w:t>
            </w:r>
            <w:r>
              <w:rPr>
                <w:rFonts w:hint="cs"/>
                <w:cs/>
              </w:rPr>
              <w:t>ค่า ดังต่อไปนี้</w:t>
            </w:r>
          </w:p>
          <w:p w:rsidR="00A751EC" w:rsidP="00A751EC" w:rsidRDefault="00A751EC" w14:paraId="7C528C19" w14:textId="77777777">
            <w:pPr>
              <w:pStyle w:val="ListParagraph"/>
              <w:numPr>
                <w:ilvl w:val="1"/>
                <w:numId w:val="160"/>
              </w:numPr>
              <w:spacing w:after="0"/>
            </w:pPr>
            <w:r>
              <w:t xml:space="preserve">beforeFeeDeduction </w:t>
            </w:r>
            <w:r>
              <w:rPr>
                <w:rFonts w:cs="Angsana New"/>
                <w:cs/>
              </w:rPr>
              <w:t xml:space="preserve">= </w:t>
            </w:r>
            <w:r>
              <w:t>3</w:t>
            </w:r>
          </w:p>
          <w:p w:rsidR="00A751EC" w:rsidP="00A751EC" w:rsidRDefault="00A751EC" w14:paraId="05D59751" w14:textId="77777777">
            <w:pPr>
              <w:pStyle w:val="ListParagraph"/>
              <w:numPr>
                <w:ilvl w:val="1"/>
                <w:numId w:val="160"/>
              </w:numPr>
              <w:spacing w:after="0"/>
            </w:pPr>
            <w:r>
              <w:t>beforeFeeDeductionUnit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 “</w:t>
            </w:r>
            <w:r>
              <w:t>Days</w:t>
            </w:r>
            <w:r>
              <w:rPr>
                <w:rFonts w:cs="Angsana New"/>
                <w:cs/>
              </w:rPr>
              <w:t>”</w:t>
            </w:r>
          </w:p>
          <w:p w:rsidR="00A751EC" w:rsidP="00A751EC" w:rsidRDefault="00A751EC" w14:paraId="6E1AB831" w14:textId="323669DA">
            <w:pPr>
              <w:pStyle w:val="ListParagraph"/>
              <w:numPr>
                <w:ilvl w:val="1"/>
                <w:numId w:val="158"/>
              </w:numPr>
              <w:spacing w:after="0"/>
            </w:pPr>
            <w:r>
              <w:rPr>
                <w:rFonts w:hint="cs"/>
                <w:cs/>
              </w:rPr>
              <w:t xml:space="preserve">ถ้า </w:t>
            </w:r>
            <w:r>
              <w:t>packageDuration &gt;</w:t>
            </w:r>
            <w:r>
              <w:rPr>
                <w:rFonts w:cs="Angsana New"/>
                <w:cs/>
              </w:rPr>
              <w:t xml:space="preserve">= </w:t>
            </w:r>
            <w:r>
              <w:t>2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แต่ </w:t>
            </w:r>
            <w:r>
              <w:t>&lt;</w:t>
            </w:r>
            <w:r>
              <w:rPr>
                <w:rFonts w:cs="Angsana New"/>
                <w:cs/>
              </w:rPr>
              <w:t xml:space="preserve"> </w:t>
            </w:r>
            <w:r>
              <w:t>7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ให้ </w:t>
            </w:r>
            <w:r>
              <w:t xml:space="preserve">Default </w:t>
            </w:r>
            <w:r>
              <w:rPr>
                <w:rFonts w:hint="cs"/>
                <w:cs/>
              </w:rPr>
              <w:t>ค่า ดังต่อไปนี้</w:t>
            </w:r>
          </w:p>
          <w:p w:rsidR="00A751EC" w:rsidP="00A751EC" w:rsidRDefault="00A751EC" w14:paraId="121931BB" w14:textId="77777777">
            <w:pPr>
              <w:pStyle w:val="ListParagraph"/>
              <w:numPr>
                <w:ilvl w:val="1"/>
                <w:numId w:val="160"/>
              </w:numPr>
              <w:spacing w:after="0"/>
            </w:pPr>
            <w:r>
              <w:t xml:space="preserve">beforeFeeDeduction </w:t>
            </w:r>
            <w:r>
              <w:rPr>
                <w:rFonts w:cs="Angsana New"/>
                <w:cs/>
              </w:rPr>
              <w:t xml:space="preserve">= </w:t>
            </w:r>
            <w:r>
              <w:t>1</w:t>
            </w:r>
          </w:p>
          <w:p w:rsidR="00A751EC" w:rsidP="00A751EC" w:rsidRDefault="00A751EC" w14:paraId="6B958535" w14:textId="0C735CF3">
            <w:pPr>
              <w:pStyle w:val="ListParagraph"/>
              <w:numPr>
                <w:ilvl w:val="1"/>
                <w:numId w:val="160"/>
              </w:numPr>
              <w:spacing w:after="0"/>
            </w:pPr>
            <w:r>
              <w:t>beforeFeeDeductionUnit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 “</w:t>
            </w:r>
            <w:r>
              <w:t>Days</w:t>
            </w:r>
            <w:r>
              <w:rPr>
                <w:rFonts w:cs="Angsana New"/>
                <w:cs/>
              </w:rPr>
              <w:t>”</w:t>
            </w:r>
          </w:p>
          <w:p w:rsidRPr="009C3FC1" w:rsidR="00A751EC" w:rsidP="00A751EC" w:rsidRDefault="00A751EC" w14:paraId="127DF382" w14:textId="77777777">
            <w:pPr>
              <w:pStyle w:val="ListParagraph"/>
              <w:numPr>
                <w:ilvl w:val="1"/>
                <w:numId w:val="158"/>
              </w:numPr>
              <w:spacing w:after="0"/>
            </w:pPr>
            <w:r>
              <w:rPr>
                <w:rFonts w:hint="cs"/>
                <w:cs/>
              </w:rPr>
              <w:t xml:space="preserve">ถ้า </w:t>
            </w:r>
            <w:r>
              <w:t>packageDuration &lt;</w:t>
            </w:r>
            <w:r>
              <w:rPr>
                <w:rFonts w:cs="Angsana New"/>
                <w:cs/>
              </w:rPr>
              <w:t xml:space="preserve">= </w:t>
            </w:r>
            <w:r>
              <w:rPr>
                <w:rFonts w:cs="Angsana New"/>
              </w:rPr>
              <w:t>1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ให้ </w:t>
            </w:r>
            <w:r>
              <w:t xml:space="preserve">Default smsBeforePromotionExpiredSendFlag </w:t>
            </w:r>
            <w:r>
              <w:rPr>
                <w:rFonts w:hint="cs"/>
                <w:cs/>
              </w:rPr>
              <w:t xml:space="preserve">ค่าเป็น </w:t>
            </w:r>
            <w:r>
              <w:rPr>
                <w:rFonts w:cs="CordiaUPC"/>
                <w:cs/>
              </w:rPr>
              <w:t>“</w:t>
            </w:r>
            <w:r>
              <w:t>Don</w:t>
            </w:r>
            <w:r>
              <w:rPr>
                <w:rFonts w:cs="CordiaUPC"/>
                <w:cs/>
              </w:rPr>
              <w:t>’</w:t>
            </w:r>
            <w:r>
              <w:t>t Send</w:t>
            </w:r>
            <w:r>
              <w:rPr>
                <w:rFonts w:cs="CordiaUPC"/>
                <w:cs/>
              </w:rPr>
              <w:t>”</w:t>
            </w:r>
          </w:p>
          <w:p w:rsidR="00A751EC" w:rsidP="00A751EC" w:rsidRDefault="00A751EC" w14:paraId="400B3747" w14:textId="491DACE0">
            <w:pPr>
              <w:pStyle w:val="ListParagraph"/>
              <w:numPr>
                <w:ilvl w:val="0"/>
                <w:numId w:val="158"/>
              </w:numPr>
              <w:spacing w:after="0"/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poGroup </w:t>
            </w:r>
            <w:r w:rsidRPr="00DE7E2C">
              <w:rPr>
                <w:rFonts w:cs="CordiaUPC"/>
                <w:cs/>
              </w:rPr>
              <w:t>= “</w:t>
            </w:r>
            <w:r>
              <w:t>Music</w:t>
            </w:r>
            <w:r w:rsidRPr="00DE7E2C"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และ </w:t>
            </w:r>
            <w:r>
              <w:t>p</w:t>
            </w:r>
            <w:r w:rsidRPr="0069290F">
              <w:t>latform</w:t>
            </w:r>
            <w:r w:rsidRPr="00DE7E2C">
              <w:rPr>
                <w:rFonts w:cs="CordiaUPC"/>
                <w:cs/>
              </w:rPr>
              <w:t xml:space="preserve"> = “</w:t>
            </w:r>
            <w:r>
              <w:t>AIS Play Box</w:t>
            </w:r>
            <w:r w:rsidRPr="00DE7E2C"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ให้ </w:t>
            </w:r>
            <w:r>
              <w:t xml:space="preserve">Default </w:t>
            </w:r>
            <w:r>
              <w:rPr>
                <w:rFonts w:hint="cs"/>
                <w:cs/>
              </w:rPr>
              <w:t>ค่า ดังต่อไปนี้</w:t>
            </w:r>
          </w:p>
          <w:p w:rsidR="00A751EC" w:rsidP="00A751EC" w:rsidRDefault="00A751EC" w14:paraId="095475F0" w14:textId="77777777">
            <w:pPr>
              <w:pStyle w:val="ListParagraph"/>
              <w:numPr>
                <w:ilvl w:val="1"/>
                <w:numId w:val="160"/>
              </w:numPr>
              <w:spacing w:after="0"/>
            </w:pPr>
            <w:r>
              <w:t xml:space="preserve">beforeFeeDeduction </w:t>
            </w:r>
            <w:r>
              <w:rPr>
                <w:rFonts w:cs="Angsana New"/>
                <w:cs/>
              </w:rPr>
              <w:t xml:space="preserve">= </w:t>
            </w:r>
            <w:r>
              <w:t>7</w:t>
            </w:r>
          </w:p>
          <w:p w:rsidRPr="00E42349" w:rsidR="00A751EC" w:rsidP="00A751EC" w:rsidRDefault="00A751EC" w14:paraId="551CC634" w14:textId="3337E175">
            <w:pPr>
              <w:pStyle w:val="ListParagraph"/>
              <w:numPr>
                <w:ilvl w:val="1"/>
                <w:numId w:val="160"/>
              </w:numPr>
              <w:spacing w:after="0"/>
            </w:pPr>
            <w:r>
              <w:t>beforeFeeDeductionUnit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 “</w:t>
            </w:r>
            <w:r>
              <w:t>Days</w:t>
            </w:r>
            <w:r>
              <w:rPr>
                <w:rFonts w:cs="Angsana New"/>
                <w:cs/>
              </w:rPr>
              <w:t>”</w:t>
            </w:r>
          </w:p>
          <w:p w:rsidR="00A751EC" w:rsidP="00A751EC" w:rsidRDefault="00A751EC" w14:paraId="4ED62413" w14:textId="7BEDA907">
            <w:r>
              <w:t xml:space="preserve">Default </w:t>
            </w:r>
            <w:r>
              <w:rPr>
                <w:rFonts w:hint="cs"/>
                <w:cs/>
              </w:rPr>
              <w:t xml:space="preserve">ค่า </w:t>
            </w:r>
            <w:r>
              <w:t xml:space="preserve">beforePromotionExpiredDefaultWordingFlag </w:t>
            </w:r>
            <w:r>
              <w:rPr>
                <w:rFonts w:cs="Angsana New"/>
                <w:cs/>
              </w:rPr>
              <w:t>= “</w:t>
            </w:r>
            <w:r>
              <w:t>Yes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/>
                <w:cs/>
              </w:rPr>
              <w:t xml:space="preserve"> พร้อมทั้งค่า </w:t>
            </w:r>
            <w:r>
              <w:t xml:space="preserve">sms wording </w:t>
            </w:r>
            <w:r>
              <w:rPr>
                <w:rFonts w:hint="cs"/>
                <w:cs/>
              </w:rPr>
              <w:t xml:space="preserve">ตาม </w:t>
            </w:r>
            <w:r>
              <w:t xml:space="preserve">Logic </w:t>
            </w:r>
            <w:r>
              <w:rPr>
                <w:rFonts w:hint="cs"/>
                <w:cs/>
              </w:rPr>
              <w:t xml:space="preserve">ใน </w:t>
            </w:r>
            <w:r>
              <w:t>Field beforePromotionExpiredDefaultWordingFlag</w:t>
            </w:r>
          </w:p>
        </w:tc>
      </w:tr>
      <w:tr w:rsidRPr="008979A8" w:rsidR="00A751EC" w:rsidTr="006820B7" w14:paraId="42522742" w14:textId="77777777">
        <w:trPr>
          <w:trHeight w:val="24"/>
        </w:trPr>
        <w:tc>
          <w:tcPr>
            <w:tcW w:w="877" w:type="pct"/>
          </w:tcPr>
          <w:p w:rsidR="00A751EC" w:rsidP="00A751EC" w:rsidRDefault="00A751EC" w14:paraId="26758519" w14:textId="2B2C5248">
            <w:r>
              <w:t>beforePromotionExpired</w:t>
            </w:r>
          </w:p>
        </w:tc>
        <w:tc>
          <w:tcPr>
            <w:tcW w:w="1022" w:type="pct"/>
          </w:tcPr>
          <w:p w:rsidR="00A751EC" w:rsidP="00A751EC" w:rsidRDefault="00A751EC" w14:paraId="057FCFED" w14:textId="40E6A026">
            <w:r>
              <w:t>Text Box</w:t>
            </w:r>
          </w:p>
        </w:tc>
        <w:tc>
          <w:tcPr>
            <w:tcW w:w="3101" w:type="pct"/>
          </w:tcPr>
          <w:p w:rsidR="00A751EC" w:rsidP="00A751EC" w:rsidRDefault="00A751EC" w14:paraId="6A9AA74C" w14:textId="64E91B7A">
            <w:pPr>
              <w:rPr>
                <w:color w:val="FF0000"/>
              </w:rPr>
            </w:pPr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524D02">
              <w:rPr>
                <w:rFonts w:cs="Angsana New"/>
                <w:color w:val="FF0000"/>
                <w:cs/>
              </w:rPr>
              <w:t>*</w:t>
            </w:r>
            <w:r w:rsidRPr="00524D02">
              <w:rPr>
                <w:color w:val="FF0000"/>
              </w:rPr>
              <w:t xml:space="preserve">Before </w:t>
            </w:r>
            <w:r>
              <w:rPr>
                <w:color w:val="FF0000"/>
              </w:rPr>
              <w:t>Promotion Expired</w:t>
            </w:r>
          </w:p>
          <w:p w:rsidR="00A751EC" w:rsidP="00A751EC" w:rsidRDefault="00A751EC" w14:paraId="4A10F21D" w14:textId="1E0E3E96">
            <w:r w:rsidRPr="00524D02">
              <w:t xml:space="preserve">Visble </w:t>
            </w:r>
            <w:r w:rsidRPr="00524D02">
              <w:rPr>
                <w:cs/>
              </w:rPr>
              <w:t xml:space="preserve">เมื่อ </w:t>
            </w:r>
            <w:r>
              <w:t>smsBeforePromotionExpiredSendFlag</w:t>
            </w:r>
            <w:r>
              <w:rPr>
                <w:rFonts w:hint="cs"/>
                <w:cs/>
              </w:rPr>
              <w:t xml:space="preserve"> มีค่าเป็น </w:t>
            </w:r>
            <w:r>
              <w:rPr>
                <w:rFonts w:cs="Angsana New"/>
                <w:cs/>
              </w:rPr>
              <w:t>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</w:p>
          <w:p w:rsidR="00A751EC" w:rsidP="00A751EC" w:rsidRDefault="00A751EC" w14:paraId="13586CC9" w14:textId="072524C5">
            <w:r>
              <w:rPr>
                <w:rFonts w:hint="cs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ใส่ได้เฉพาะตัวเลขเท่านั้น</w:t>
            </w:r>
          </w:p>
        </w:tc>
      </w:tr>
      <w:tr w:rsidRPr="008979A8" w:rsidR="00A751EC" w:rsidTr="006820B7" w14:paraId="06507DC9" w14:textId="77777777">
        <w:trPr>
          <w:trHeight w:val="24"/>
        </w:trPr>
        <w:tc>
          <w:tcPr>
            <w:tcW w:w="877" w:type="pct"/>
          </w:tcPr>
          <w:p w:rsidR="00A751EC" w:rsidP="00A751EC" w:rsidRDefault="00A751EC" w14:paraId="64B8F510" w14:textId="6D94699E">
            <w:r>
              <w:t>beforePromotionExpiredUnit</w:t>
            </w:r>
          </w:p>
        </w:tc>
        <w:tc>
          <w:tcPr>
            <w:tcW w:w="1022" w:type="pct"/>
          </w:tcPr>
          <w:p w:rsidR="00A751EC" w:rsidP="00A751EC" w:rsidRDefault="00A751EC" w14:paraId="269E667E" w14:textId="22590801">
            <w:r>
              <w:t>Drop Down List</w:t>
            </w:r>
          </w:p>
        </w:tc>
        <w:tc>
          <w:tcPr>
            <w:tcW w:w="3101" w:type="pct"/>
          </w:tcPr>
          <w:p w:rsidR="00A751EC" w:rsidP="00A751EC" w:rsidRDefault="00A751EC" w14:paraId="4C94E02F" w14:textId="659AC817">
            <w:r>
              <w:rPr>
                <w:rFonts w:hint="cs"/>
                <w:cs/>
              </w:rPr>
              <w:t xml:space="preserve">วางต่อจาก </w:t>
            </w:r>
            <w:r>
              <w:t>beforePromotionExpired</w:t>
            </w:r>
          </w:p>
          <w:p w:rsidR="00A751EC" w:rsidP="00A751EC" w:rsidRDefault="00A751EC" w14:paraId="06695267" w14:textId="4478FFF4">
            <w:r w:rsidRPr="00647985">
              <w:t xml:space="preserve">Visble </w:t>
            </w:r>
            <w:r w:rsidRPr="00647985">
              <w:rPr>
                <w:rFonts w:hint="cs"/>
                <w:cs/>
              </w:rPr>
              <w:t xml:space="preserve">เมื่อ </w:t>
            </w:r>
            <w:r>
              <w:t>smsBeforePromotionExpiredSendFlag</w:t>
            </w:r>
            <w:r>
              <w:rPr>
                <w:rFonts w:hint="cs"/>
                <w:cs/>
              </w:rPr>
              <w:t xml:space="preserve"> มีค่าเป็น </w:t>
            </w:r>
            <w:r>
              <w:rPr>
                <w:rFonts w:cs="Angsana New"/>
                <w:cs/>
              </w:rPr>
              <w:t>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</w:p>
          <w:p w:rsidR="00A751EC" w:rsidP="00A751EC" w:rsidRDefault="00A751EC" w14:paraId="25CEB708" w14:textId="118AFF67">
            <w:r w:rsidRPr="001142BC">
              <w:t xml:space="preserve">List of Value </w:t>
            </w:r>
            <w:r w:rsidRPr="001142BC">
              <w:rPr>
                <w:rFonts w:cs="Angsana New"/>
                <w:cs/>
              </w:rPr>
              <w:t xml:space="preserve">: </w:t>
            </w:r>
            <w:r w:rsidRPr="00B916D9">
              <w:rPr>
                <w:rFonts w:cs="Angsana New"/>
                <w:cs/>
              </w:rPr>
              <w:t>ดึงข้อมูลจาก</w:t>
            </w:r>
            <w:r w:rsidRPr="00B916D9">
              <w:rPr>
                <w:rFonts w:cs="CordiaUPC"/>
              </w:rPr>
              <w:t xml:space="preserve">DB </w:t>
            </w:r>
            <w:r w:rsidRPr="00B916D9">
              <w:rPr>
                <w:rFonts w:cs="Angsana New"/>
                <w:cs/>
              </w:rPr>
              <w:t xml:space="preserve">ที่ </w:t>
            </w:r>
            <w:r w:rsidRPr="00B916D9">
              <w:rPr>
                <w:rFonts w:cs="CordiaUPC"/>
              </w:rPr>
              <w:t xml:space="preserve">Table FLW_CFG_LOV </w:t>
            </w:r>
            <w:r w:rsidRPr="00B916D9">
              <w:rPr>
                <w:rFonts w:cs="Angsana New"/>
                <w:cs/>
              </w:rPr>
              <w:t xml:space="preserve">โดย </w:t>
            </w:r>
            <w:r w:rsidRPr="00B916D9">
              <w:rPr>
                <w:rFonts w:cs="CordiaUPC"/>
              </w:rPr>
              <w:t xml:space="preserve">group_type </w:t>
            </w:r>
            <w:r w:rsidRPr="00B916D9">
              <w:rPr>
                <w:rFonts w:cs="Angsana New"/>
                <w:cs/>
              </w:rPr>
              <w:t>= ‘</w:t>
            </w:r>
            <w:r w:rsidRPr="008979A8">
              <w:rPr>
                <w:rFonts w:cs="CordiaUPC"/>
              </w:rPr>
              <w:t>Duration</w:t>
            </w:r>
            <w:r>
              <w:rPr>
                <w:rFonts w:cs="CordiaUPC"/>
              </w:rPr>
              <w:t xml:space="preserve"> Unit</w:t>
            </w:r>
            <w:r>
              <w:rPr>
                <w:rFonts w:cs="Angsana New"/>
                <w:cs/>
              </w:rPr>
              <w:t>’</w:t>
            </w:r>
            <w:r>
              <w:rPr>
                <w:rFonts w:hint="cs" w:cs="Angsana New"/>
                <w:cs/>
              </w:rPr>
              <w:t>และ</w:t>
            </w:r>
            <w:r>
              <w:rPr>
                <w:rFonts w:cs="CordiaUPC"/>
              </w:rPr>
              <w:t xml:space="preserve"> par_row_id</w:t>
            </w:r>
            <w:r>
              <w:t xml:space="preserve">_concat </w:t>
            </w:r>
            <w:r>
              <w:rPr>
                <w:rFonts w:hint="cs"/>
                <w:cs/>
              </w:rPr>
              <w:t xml:space="preserve">ประกอบด้วย </w:t>
            </w:r>
            <w:r>
              <w:t>customerType</w:t>
            </w:r>
          </w:p>
        </w:tc>
      </w:tr>
      <w:tr w:rsidRPr="008979A8" w:rsidR="00A751EC" w:rsidTr="006820B7" w14:paraId="34F6B719" w14:textId="77777777">
        <w:trPr>
          <w:trHeight w:val="24"/>
        </w:trPr>
        <w:tc>
          <w:tcPr>
            <w:tcW w:w="877" w:type="pct"/>
          </w:tcPr>
          <w:p w:rsidR="00A751EC" w:rsidP="00A751EC" w:rsidRDefault="00A751EC" w14:paraId="368B76E6" w14:textId="0A2A9CB6">
            <w:r>
              <w:t>beforePromotionExpiredDefaultWordingFlag</w:t>
            </w:r>
          </w:p>
        </w:tc>
        <w:tc>
          <w:tcPr>
            <w:tcW w:w="1022" w:type="pct"/>
          </w:tcPr>
          <w:p w:rsidR="00A751EC" w:rsidP="00A751EC" w:rsidRDefault="00A751EC" w14:paraId="1F5D2C06" w14:textId="4A98C8AB">
            <w:r>
              <w:t>Radio Button</w:t>
            </w:r>
          </w:p>
        </w:tc>
        <w:tc>
          <w:tcPr>
            <w:tcW w:w="3101" w:type="pct"/>
          </w:tcPr>
          <w:p w:rsidR="00A751EC" w:rsidP="00A751EC" w:rsidRDefault="00A751EC" w14:paraId="62572628" w14:textId="77777777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E42349">
              <w:rPr>
                <w:rFonts w:cs="Angsana New"/>
                <w:color w:val="FF0000"/>
                <w:cs/>
              </w:rPr>
              <w:t>*</w:t>
            </w:r>
            <w:r w:rsidRPr="00E42349">
              <w:rPr>
                <w:color w:val="FF0000"/>
              </w:rPr>
              <w:t xml:space="preserve">Default </w:t>
            </w:r>
            <w:r>
              <w:rPr>
                <w:color w:val="FF0000"/>
              </w:rPr>
              <w:t>Wording</w:t>
            </w:r>
          </w:p>
          <w:p w:rsidR="00A751EC" w:rsidP="00A751EC" w:rsidRDefault="00A751EC" w14:paraId="445FA4CC" w14:textId="77777777">
            <w:pPr>
              <w:rPr>
                <w:rFonts w:cs="CordiaUPC"/>
              </w:rPr>
            </w:pPr>
            <w:r w:rsidRPr="004C3917">
              <w:t xml:space="preserve">List of Value </w:t>
            </w:r>
            <w:r w:rsidRPr="004C3917"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‘</w:t>
            </w:r>
            <w:r>
              <w:rPr>
                <w:rFonts w:cs="CordiaUPC"/>
              </w:rPr>
              <w:t>YesNoIndicator</w:t>
            </w:r>
            <w:r>
              <w:rPr>
                <w:rFonts w:cs="Angsana New"/>
                <w:cs/>
              </w:rPr>
              <w:t>’</w:t>
            </w:r>
          </w:p>
          <w:p w:rsidRPr="00A05A22" w:rsidR="00A751EC" w:rsidP="00A751EC" w:rsidRDefault="00A751EC" w14:paraId="215A4734" w14:textId="7B1C4A03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ถ้าค่าเป็น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Yes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ให้ </w:t>
            </w:r>
            <w:r>
              <w:rPr>
                <w:rFonts w:cs="CordiaUPC"/>
              </w:rPr>
              <w:t xml:space="preserve">Disable Field </w:t>
            </w:r>
            <w:r>
              <w:t>smsNotificationBeforePromotionExpired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ทุกภาษา และ </w:t>
            </w:r>
            <w:r>
              <w:t xml:space="preserve">Default </w:t>
            </w:r>
            <w:r>
              <w:rPr>
                <w:rFonts w:hint="cs"/>
                <w:cs/>
              </w:rPr>
              <w:t xml:space="preserve">ตามที่ </w:t>
            </w:r>
            <w:r>
              <w:t xml:space="preserve">Configure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‘</w:t>
            </w:r>
            <w:r>
              <w:rPr>
                <w:rFonts w:cs="CordiaUPC"/>
              </w:rPr>
              <w:t>Default SMS Wording</w:t>
            </w:r>
            <w:r>
              <w:rPr>
                <w:rFonts w:cs="Angsana New"/>
                <w:cs/>
              </w:rPr>
              <w:t xml:space="preserve">’ </w:t>
            </w:r>
            <w:r>
              <w:rPr>
                <w:rFonts w:hint="cs" w:cs="Angsana New"/>
                <w:cs/>
              </w:rPr>
              <w:t xml:space="preserve">และ </w:t>
            </w:r>
            <w:r>
              <w:rPr>
                <w:rFonts w:cs="CordiaUPC"/>
              </w:rPr>
              <w:t>lov_type</w:t>
            </w:r>
            <w:r>
              <w:rPr>
                <w:rFonts w:cs="Angsana New"/>
                <w:cs/>
              </w:rPr>
              <w:t xml:space="preserve"> = ‘</w:t>
            </w:r>
            <w:r>
              <w:t>Before Promotion Expired</w:t>
            </w:r>
            <w:r>
              <w:rPr>
                <w:rFonts w:cs="Angsana New"/>
                <w:cs/>
              </w:rPr>
              <w:t>’</w:t>
            </w:r>
          </w:p>
          <w:p w:rsidR="00A751EC" w:rsidP="00A751EC" w:rsidRDefault="00A751EC" w14:paraId="1F6A6012" w14:textId="77777777">
            <w:pPr>
              <w:pStyle w:val="ListParagraph"/>
              <w:numPr>
                <w:ilvl w:val="0"/>
                <w:numId w:val="158"/>
              </w:numPr>
              <w:spacing w:after="0"/>
            </w:pPr>
            <w:r>
              <w:t xml:space="preserve">Eng </w:t>
            </w:r>
            <w:r>
              <w:rPr>
                <w:rFonts w:cs="Angsana New"/>
                <w:cs/>
              </w:rPr>
              <w:t xml:space="preserve">= </w:t>
            </w:r>
            <w:r>
              <w:t>lov_val2</w:t>
            </w:r>
          </w:p>
          <w:p w:rsidR="00A751EC" w:rsidP="00A751EC" w:rsidRDefault="00A751EC" w14:paraId="4EF465A2" w14:textId="77777777">
            <w:pPr>
              <w:pStyle w:val="ListParagraph"/>
              <w:numPr>
                <w:ilvl w:val="0"/>
                <w:numId w:val="158"/>
              </w:numPr>
              <w:spacing w:after="0"/>
            </w:pPr>
            <w:r>
              <w:t xml:space="preserve">THA </w:t>
            </w:r>
            <w:r>
              <w:rPr>
                <w:rFonts w:cs="Angsana New"/>
                <w:cs/>
              </w:rPr>
              <w:t xml:space="preserve">= </w:t>
            </w:r>
            <w:r>
              <w:t>lov_val3</w:t>
            </w:r>
          </w:p>
          <w:p w:rsidR="00A751EC" w:rsidP="00A751EC" w:rsidRDefault="00A751EC" w14:paraId="546EAD2F" w14:textId="6F0ECBC8">
            <w:r>
              <w:rPr>
                <w:rFonts w:hint="cs"/>
                <w:cs/>
              </w:rPr>
              <w:t xml:space="preserve">ถ้าเป็น </w:t>
            </w:r>
            <w:r>
              <w:rPr>
                <w:rFonts w:cs="Angsana New"/>
                <w:cs/>
              </w:rPr>
              <w:t>“</w:t>
            </w:r>
            <w:r>
              <w:t>No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ให้ </w:t>
            </w:r>
            <w:r>
              <w:t>Enable Field smsNotificationBeforePromotionExpired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>ทุกภาษา</w:t>
            </w:r>
          </w:p>
        </w:tc>
      </w:tr>
      <w:tr w:rsidRPr="008979A8" w:rsidR="00A751EC" w:rsidTr="006820B7" w14:paraId="21600458" w14:textId="77777777">
        <w:trPr>
          <w:trHeight w:val="24"/>
        </w:trPr>
        <w:tc>
          <w:tcPr>
            <w:tcW w:w="5000" w:type="pct"/>
            <w:gridSpan w:val="3"/>
            <w:shd w:val="clear" w:color="auto" w:fill="EAF1DD" w:themeFill="accent3" w:themeFillTint="33"/>
          </w:tcPr>
          <w:p w:rsidR="00A751EC" w:rsidP="00A751EC" w:rsidRDefault="00A751EC" w14:paraId="351B387C" w14:textId="12F5C24C">
            <w:pPr>
              <w:spacing w:after="0"/>
            </w:pPr>
            <w:r w:rsidRPr="00647985">
              <w:t xml:space="preserve">Visble </w:t>
            </w:r>
            <w:r w:rsidRPr="00647985">
              <w:rPr>
                <w:rFonts w:hint="cs"/>
                <w:cs/>
              </w:rPr>
              <w:t xml:space="preserve">เมื่อ </w:t>
            </w:r>
            <w:r>
              <w:t>smsBeforePromotionExpiredSendFlag</w:t>
            </w:r>
            <w:r>
              <w:rPr>
                <w:rFonts w:hint="cs"/>
                <w:cs/>
              </w:rPr>
              <w:t xml:space="preserve"> มีค่าเป็น </w:t>
            </w:r>
            <w:r>
              <w:rPr>
                <w:rFonts w:cs="Angsana New"/>
                <w:cs/>
              </w:rPr>
              <w:t>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</w:p>
          <w:p w:rsidR="00A751EC" w:rsidP="00A751EC" w:rsidRDefault="00A751EC" w14:paraId="6EB7EF30" w14:textId="7052CE4D">
            <w:pPr>
              <w:spacing w:after="0"/>
            </w:pPr>
            <w:r>
              <w:rPr>
                <w:rFonts w:hint="cs"/>
                <w:cs/>
              </w:rPr>
              <w:t xml:space="preserve">ให้ </w:t>
            </w:r>
            <w:r>
              <w:t xml:space="preserve">Loop </w:t>
            </w:r>
            <w:r>
              <w:rPr>
                <w:rFonts w:hint="cs"/>
                <w:cs/>
              </w:rPr>
              <w:t xml:space="preserve">แสดง </w:t>
            </w:r>
            <w:r>
              <w:t xml:space="preserve">field </w:t>
            </w:r>
            <w:r>
              <w:rPr>
                <w:rFonts w:hint="cs"/>
                <w:cs/>
              </w:rPr>
              <w:t xml:space="preserve">ตามจำนวน </w:t>
            </w:r>
            <w:r>
              <w:t xml:space="preserve">Language </w:t>
            </w:r>
            <w:r>
              <w:rPr>
                <w:rFonts w:hint="cs"/>
                <w:cs/>
              </w:rPr>
              <w:t>ที่เลือกมาก</w:t>
            </w:r>
          </w:p>
        </w:tc>
      </w:tr>
      <w:tr w:rsidRPr="008979A8" w:rsidR="00A751EC" w:rsidTr="006820B7" w14:paraId="30E4C70F" w14:textId="77777777">
        <w:trPr>
          <w:trHeight w:val="24"/>
        </w:trPr>
        <w:tc>
          <w:tcPr>
            <w:tcW w:w="877" w:type="pct"/>
          </w:tcPr>
          <w:p w:rsidR="00A751EC" w:rsidP="00A751EC" w:rsidRDefault="00A751EC" w14:paraId="7B9359D7" w14:textId="3856F4D0">
            <w:r w:rsidRPr="00A235B3">
              <w:t>langAbb</w:t>
            </w:r>
          </w:p>
        </w:tc>
        <w:tc>
          <w:tcPr>
            <w:tcW w:w="1022" w:type="pct"/>
          </w:tcPr>
          <w:p w:rsidR="00A751EC" w:rsidP="00A751EC" w:rsidRDefault="00A751EC" w14:paraId="5EEA7DF2" w14:textId="7AFAB46A">
            <w:r>
              <w:t>Text Area</w:t>
            </w:r>
          </w:p>
        </w:tc>
        <w:tc>
          <w:tcPr>
            <w:tcW w:w="3101" w:type="pct"/>
          </w:tcPr>
          <w:p w:rsidR="00A751EC" w:rsidP="00A751EC" w:rsidRDefault="00A751EC" w14:paraId="7EE83313" w14:textId="77777777">
            <w:r>
              <w:rPr>
                <w:rFonts w:ascii="Segoe UI" w:hAnsi="Segoe UI" w:cs="Segoe UI"/>
                <w:sz w:val="18"/>
                <w:szCs w:val="18"/>
              </w:rPr>
              <w:t>langAbb</w:t>
            </w:r>
            <w:r>
              <w:rPr>
                <w:rFonts w:cs="Angsana New"/>
                <w:cs/>
              </w:rPr>
              <w:t xml:space="preserve"> = </w:t>
            </w:r>
            <w:r>
              <w:t>language</w:t>
            </w:r>
            <w:r>
              <w:rPr>
                <w:rFonts w:cs="Angsana New"/>
                <w:cs/>
              </w:rPr>
              <w:t>.</w:t>
            </w:r>
            <w:r>
              <w:t>lov_val2</w:t>
            </w:r>
          </w:p>
          <w:p w:rsidR="00A751EC" w:rsidP="00A751EC" w:rsidRDefault="00A751EC" w14:paraId="64EE9C08" w14:textId="2CFC67C0">
            <w:r w:rsidRPr="00A235B3">
              <w:rPr>
                <w:u w:val="single"/>
              </w:rPr>
              <w:t>Invisible</w:t>
            </w:r>
          </w:p>
        </w:tc>
      </w:tr>
      <w:tr w:rsidRPr="008979A8" w:rsidR="00A751EC" w:rsidTr="006820B7" w14:paraId="62C4AB2F" w14:textId="77777777">
        <w:trPr>
          <w:trHeight w:val="24"/>
        </w:trPr>
        <w:tc>
          <w:tcPr>
            <w:tcW w:w="877" w:type="pct"/>
          </w:tcPr>
          <w:p w:rsidR="00A751EC" w:rsidP="00A751EC" w:rsidRDefault="00A751EC" w14:paraId="53B5505B" w14:textId="1AE75351">
            <w:r>
              <w:t>smsNotificationBeforePromotionExpired</w:t>
            </w:r>
          </w:p>
        </w:tc>
        <w:tc>
          <w:tcPr>
            <w:tcW w:w="1022" w:type="pct"/>
          </w:tcPr>
          <w:p w:rsidR="00A751EC" w:rsidP="00A751EC" w:rsidRDefault="00A751EC" w14:paraId="6DD89EF4" w14:textId="262601CB">
            <w:r>
              <w:t>Text Area</w:t>
            </w:r>
          </w:p>
        </w:tc>
        <w:tc>
          <w:tcPr>
            <w:tcW w:w="3101" w:type="pct"/>
          </w:tcPr>
          <w:p w:rsidR="00A751EC" w:rsidP="00A751EC" w:rsidRDefault="00A751EC" w14:paraId="1B1F92B4" w14:textId="77777777">
            <w:pPr>
              <w:rPr>
                <w:color w:val="FF0000"/>
              </w:rPr>
            </w:pPr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524D02">
              <w:rPr>
                <w:rFonts w:cs="Angsana New"/>
                <w:color w:val="FF0000"/>
                <w:cs/>
              </w:rPr>
              <w:t>*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</w:p>
          <w:p w:rsidR="00A751EC" w:rsidP="00A751EC" w:rsidRDefault="00A751EC" w14:paraId="254BC195" w14:textId="77777777">
            <w:r>
              <w:rPr>
                <w:color w:val="FF0000"/>
              </w:rPr>
              <w:t xml:space="preserve">Example </w:t>
            </w:r>
            <w:r>
              <w:rPr>
                <w:rFonts w:cs="Angsana New"/>
                <w:color w:val="FF0000"/>
                <w:cs/>
              </w:rPr>
              <w:t>:</w:t>
            </w:r>
            <w:r>
              <w:rPr>
                <w:rFonts w:cs="Angsana New"/>
                <w:cs/>
              </w:rPr>
              <w:t xml:space="preserve"> </w:t>
            </w:r>
            <w:r w:rsidRPr="009754AB">
              <w:rPr>
                <w:rFonts w:cs="Angsana New"/>
                <w:color w:val="FF0000"/>
                <w:cs/>
              </w:rPr>
              <w:t>*</w:t>
            </w:r>
            <w:r w:rsidRPr="000D29BA">
              <w:rPr>
                <w:color w:val="FF0000"/>
              </w:rPr>
              <w:t>ENG</w:t>
            </w:r>
          </w:p>
          <w:p w:rsidR="00A751EC" w:rsidP="00A751EC" w:rsidRDefault="00A751EC" w14:paraId="664E41D3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Max Length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CordiaUPC"/>
              </w:rPr>
              <w:t>250</w:t>
            </w:r>
          </w:p>
          <w:p w:rsidR="00A751EC" w:rsidP="00A751EC" w:rsidRDefault="00A751EC" w14:paraId="2A56E610" w14:textId="162AA69D">
            <w:r>
              <w:rPr>
                <w:rFonts w:hint="cs"/>
                <w:cs/>
              </w:rPr>
              <w:t xml:space="preserve">เมื่อ </w:t>
            </w:r>
            <w:r>
              <w:t xml:space="preserve">User </w:t>
            </w:r>
            <w:r>
              <w:rPr>
                <w:rFonts w:hint="cs"/>
                <w:cs/>
              </w:rPr>
              <w:t>กรอก</w:t>
            </w:r>
            <w:r>
              <w:rPr>
                <w:cs/>
              </w:rPr>
              <w:t>ใ</w:t>
            </w:r>
            <w:r>
              <w:rPr>
                <w:rFonts w:hint="cs"/>
                <w:cs/>
              </w:rPr>
              <w:t xml:space="preserve">ห้คำนวนจำนวนตัวอักษรไว้ที่ </w:t>
            </w:r>
            <w:r>
              <w:t>counterSMSNotificationBeforePromotionExpired</w:t>
            </w:r>
            <w:r>
              <w:rPr>
                <w:color w:val="FF0000"/>
              </w:rPr>
              <w:t>{</w:t>
            </w:r>
            <w:r>
              <w:rPr>
                <w:rFonts w:ascii="Segoe UI" w:hAnsi="Segoe UI" w:cs="Segoe UI"/>
                <w:sz w:val="18"/>
                <w:szCs w:val="18"/>
              </w:rPr>
              <w:t>langAbb</w:t>
            </w:r>
            <w:r>
              <w:rPr>
                <w:color w:val="FF0000"/>
              </w:rPr>
              <w:t>}</w:t>
            </w:r>
          </w:p>
        </w:tc>
      </w:tr>
      <w:tr w:rsidRPr="008979A8" w:rsidR="00A751EC" w:rsidTr="006820B7" w14:paraId="391B674D" w14:textId="77777777">
        <w:trPr>
          <w:trHeight w:val="24"/>
        </w:trPr>
        <w:tc>
          <w:tcPr>
            <w:tcW w:w="877" w:type="pct"/>
          </w:tcPr>
          <w:p w:rsidR="00A751EC" w:rsidP="00A751EC" w:rsidRDefault="00A751EC" w14:paraId="2DE80CD5" w14:textId="5AF52BB4">
            <w:r>
              <w:t>counterSMSNotificationBeforePromotionExpired</w:t>
            </w:r>
          </w:p>
        </w:tc>
        <w:tc>
          <w:tcPr>
            <w:tcW w:w="1022" w:type="pct"/>
          </w:tcPr>
          <w:p w:rsidR="00A751EC" w:rsidP="00A751EC" w:rsidRDefault="00A751EC" w14:paraId="3A410A4A" w14:textId="585039B5">
            <w:r>
              <w:t>Text</w:t>
            </w:r>
          </w:p>
        </w:tc>
        <w:tc>
          <w:tcPr>
            <w:tcW w:w="3101" w:type="pct"/>
          </w:tcPr>
          <w:p w:rsidR="00A751EC" w:rsidP="00A751EC" w:rsidRDefault="00A751EC" w14:paraId="18C2A827" w14:textId="49DA6DF8">
            <w:r>
              <w:rPr>
                <w:rFonts w:hint="cs"/>
                <w:cs/>
              </w:rPr>
              <w:t>วางไว้ใต้</w:t>
            </w:r>
            <w:r>
              <w:rPr>
                <w:rFonts w:cs="Angsana New"/>
                <w:cs/>
              </w:rPr>
              <w:t xml:space="preserve"> </w:t>
            </w:r>
            <w:r>
              <w:t>smsNotificationBeforePromotionExpired</w:t>
            </w:r>
          </w:p>
          <w:p w:rsidR="00A751EC" w:rsidP="00A751EC" w:rsidRDefault="00A751EC" w14:paraId="7EB99A02" w14:textId="77777777">
            <w:r>
              <w:rPr>
                <w:rFonts w:hint="cs"/>
                <w:cs/>
              </w:rPr>
              <w:t xml:space="preserve">แสดงใน </w:t>
            </w:r>
            <w:r>
              <w:t>Format</w:t>
            </w:r>
          </w:p>
          <w:p w:rsidR="00A751EC" w:rsidP="00A751EC" w:rsidRDefault="00A751EC" w14:paraId="6C349A96" w14:textId="679A2E3C">
            <w:r>
              <w:t>counterSMSNotificationBeforePromotionExpired</w:t>
            </w:r>
            <w:r>
              <w:rPr>
                <w:rFonts w:cs="Angsana New"/>
                <w:cs/>
              </w:rPr>
              <w:t xml:space="preserve"> / </w:t>
            </w:r>
            <w:r>
              <w:t>250</w:t>
            </w:r>
          </w:p>
        </w:tc>
      </w:tr>
      <w:tr w:rsidRPr="008979A8" w:rsidR="00A751EC" w:rsidTr="006820B7" w14:paraId="0DC92779" w14:textId="77777777">
        <w:trPr>
          <w:trHeight w:val="24"/>
        </w:trPr>
        <w:tc>
          <w:tcPr>
            <w:tcW w:w="5000" w:type="pct"/>
            <w:gridSpan w:val="3"/>
            <w:shd w:val="clear" w:color="auto" w:fill="EAF1DD" w:themeFill="accent3" w:themeFillTint="33"/>
          </w:tcPr>
          <w:p w:rsidR="00A751EC" w:rsidP="00A751EC" w:rsidRDefault="00A751EC" w14:paraId="50274684" w14:textId="3C9CE0BB">
            <w:pPr>
              <w:pStyle w:val="HeaderTable"/>
            </w:pPr>
            <w:r>
              <w:rPr>
                <w:rFonts w:hint="cs" w:cs="Angsana New"/>
                <w:cs/>
                <w:lang w:bidi="th-TH"/>
              </w:rPr>
              <w:t xml:space="preserve">จบ </w:t>
            </w:r>
            <w:r>
              <w:t>Loop</w:t>
            </w:r>
          </w:p>
        </w:tc>
      </w:tr>
      <w:tr w:rsidR="00A751EC" w:rsidTr="006820B7" w14:paraId="64981767" w14:textId="77777777">
        <w:trPr>
          <w:trHeight w:val="24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A751EC" w:rsidP="00A751EC" w:rsidRDefault="00A751EC" w14:paraId="65C2287C" w14:textId="0BAFC165">
            <w:pPr>
              <w:pStyle w:val="HeaderTable"/>
            </w:pPr>
            <w:r>
              <w:t xml:space="preserve">End SMS Notification Before Promotion Expired </w:t>
            </w:r>
            <w:r w:rsidRPr="007C0653">
              <w:rPr>
                <w:rFonts w:cs="Angsana New"/>
                <w:bCs/>
                <w:cs/>
                <w:lang w:bidi="th-TH"/>
              </w:rPr>
              <w:t>(</w:t>
            </w:r>
            <w:r w:rsidRPr="007C0653">
              <w:t>end of promotion duration</w:t>
            </w:r>
            <w:r w:rsidRPr="007C0653">
              <w:rPr>
                <w:rFonts w:cs="Angsana New"/>
                <w:bCs/>
                <w:cs/>
                <w:lang w:bidi="th-TH"/>
              </w:rPr>
              <w:t>)</w:t>
            </w:r>
            <w:r>
              <w:t xml:space="preserve"> Section</w:t>
            </w:r>
          </w:p>
        </w:tc>
      </w:tr>
      <w:tr w:rsidRPr="008979A8" w:rsidR="00A751EC" w:rsidTr="006820B7" w14:paraId="6B47B1E6" w14:textId="77777777">
        <w:trPr>
          <w:trHeight w:val="24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A751EC" w:rsidP="00A751EC" w:rsidRDefault="00A751EC" w14:paraId="1A557C94" w14:textId="01CEA0D0">
            <w:pPr>
              <w:pStyle w:val="HeaderTable"/>
              <w:tabs>
                <w:tab w:val="left" w:pos="5775"/>
              </w:tabs>
            </w:pPr>
            <w:r w:rsidRPr="007C0653">
              <w:t xml:space="preserve">Promotion Expired Alert </w:t>
            </w:r>
            <w:r w:rsidRPr="007C0653">
              <w:rPr>
                <w:rFonts w:cs="Angsana New"/>
                <w:bCs/>
                <w:cs/>
                <w:lang w:bidi="th-TH"/>
              </w:rPr>
              <w:t>(</w:t>
            </w:r>
            <w:r w:rsidRPr="007C0653">
              <w:t>end of promotion duration</w:t>
            </w:r>
            <w:r w:rsidRPr="007C0653">
              <w:rPr>
                <w:rFonts w:cs="Angsana New"/>
                <w:bCs/>
                <w:cs/>
                <w:lang w:bidi="th-TH"/>
              </w:rPr>
              <w:t>)</w:t>
            </w:r>
            <w:r>
              <w:t xml:space="preserve"> Section</w:t>
            </w:r>
          </w:p>
          <w:p w:rsidR="00A751EC" w:rsidP="00A751EC" w:rsidRDefault="00A751EC" w14:paraId="771B3EDE" w14:textId="5C9907C4">
            <w:pPr>
              <w:pStyle w:val="HeaderTable"/>
              <w:tabs>
                <w:tab w:val="left" w:pos="5775"/>
              </w:tabs>
            </w:pPr>
            <w:r>
              <w:t xml:space="preserve">Visible </w:t>
            </w:r>
            <w:r>
              <w:rPr>
                <w:rFonts w:hint="cs" w:cs="Angsana New"/>
                <w:cs/>
                <w:lang w:bidi="th-TH"/>
              </w:rPr>
              <w:t xml:space="preserve">เมื่อ </w:t>
            </w:r>
            <w:r w:rsidRPr="00766CC1">
              <w:t>customerType</w:t>
            </w:r>
            <w:r>
              <w:rPr>
                <w:rFonts w:cs="Angsana New"/>
                <w:cs/>
                <w:lang w:bidi="th-TH"/>
              </w:rPr>
              <w:t xml:space="preserve"> </w:t>
            </w:r>
            <w:r>
              <w:rPr>
                <w:rFonts w:hint="cs"/>
                <w:cs/>
                <w:lang w:bidi="th-TH"/>
              </w:rPr>
              <w:t xml:space="preserve">มีค่าเป็น </w:t>
            </w:r>
            <w:r>
              <w:rPr>
                <w:rFonts w:cs="Angsana New"/>
                <w:cs/>
                <w:lang w:bidi="th-TH"/>
              </w:rPr>
              <w:t>“</w:t>
            </w:r>
            <w:r>
              <w:t>Pre</w:t>
            </w:r>
            <w:r>
              <w:rPr>
                <w:rFonts w:cs="Angsana New"/>
                <w:cs/>
                <w:lang w:bidi="th-TH"/>
              </w:rPr>
              <w:t>-</w:t>
            </w:r>
            <w:r>
              <w:t>paid</w:t>
            </w:r>
            <w:r>
              <w:rPr>
                <w:rFonts w:cs="Angsana New"/>
                <w:cs/>
                <w:lang w:bidi="th-TH"/>
              </w:rPr>
              <w:t xml:space="preserve">” </w:t>
            </w:r>
            <w:r>
              <w:rPr>
                <w:rFonts w:hint="cs" w:cs="Angsana New"/>
                <w:cs/>
                <w:lang w:bidi="th-TH"/>
              </w:rPr>
              <w:t xml:space="preserve">หรือ </w:t>
            </w:r>
            <w:r>
              <w:rPr>
                <w:rFonts w:cs="Angsana New"/>
                <w:cs/>
                <w:lang w:bidi="th-TH"/>
              </w:rPr>
              <w:t>“</w:t>
            </w:r>
            <w:r>
              <w:t>All</w:t>
            </w:r>
            <w:r>
              <w:rPr>
                <w:rFonts w:cs="Angsana New"/>
                <w:cs/>
                <w:lang w:bidi="th-TH"/>
              </w:rPr>
              <w:t>”</w:t>
            </w:r>
          </w:p>
        </w:tc>
      </w:tr>
      <w:tr w:rsidRPr="008979A8" w:rsidR="00A751EC" w:rsidTr="006820B7" w14:paraId="0CAAA3A8" w14:textId="77777777">
        <w:trPr>
          <w:trHeight w:val="24"/>
        </w:trPr>
        <w:tc>
          <w:tcPr>
            <w:tcW w:w="877" w:type="pct"/>
          </w:tcPr>
          <w:p w:rsidR="00A751EC" w:rsidP="00A751EC" w:rsidRDefault="00A751EC" w14:paraId="3747512B" w14:textId="69ABD5E1">
            <w:r>
              <w:t>promotionExpiredAlertSendFlag</w:t>
            </w:r>
          </w:p>
        </w:tc>
        <w:tc>
          <w:tcPr>
            <w:tcW w:w="1022" w:type="pct"/>
          </w:tcPr>
          <w:p w:rsidR="00A751EC" w:rsidP="00A751EC" w:rsidRDefault="00A751EC" w14:paraId="4601A68D" w14:textId="196652C0">
            <w:r>
              <w:t>Drop Dow n List</w:t>
            </w:r>
          </w:p>
        </w:tc>
        <w:tc>
          <w:tcPr>
            <w:tcW w:w="3101" w:type="pct"/>
          </w:tcPr>
          <w:p w:rsidR="00A751EC" w:rsidP="00A751EC" w:rsidRDefault="00A751EC" w14:paraId="05815955" w14:textId="26CD77D0">
            <w:pPr>
              <w:rPr>
                <w:color w:val="FF0000"/>
              </w:rPr>
            </w:pPr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C974A9">
              <w:rPr>
                <w:rFonts w:cs="Angsana New"/>
                <w:color w:val="FF0000"/>
                <w:cs/>
              </w:rPr>
              <w:t>*</w:t>
            </w:r>
            <w:r>
              <w:rPr>
                <w:color w:val="FF0000"/>
              </w:rPr>
              <w:t xml:space="preserve"> Send</w:t>
            </w:r>
            <w:r w:rsidRPr="00C974A9">
              <w:rPr>
                <w:rFonts w:cs="Angsana New"/>
                <w:color w:val="FF0000"/>
                <w:cs/>
              </w:rPr>
              <w:t xml:space="preserve"> </w:t>
            </w:r>
            <w:r>
              <w:rPr>
                <w:color w:val="FF0000"/>
              </w:rPr>
              <w:t xml:space="preserve">Promotion Expired Alert </w:t>
            </w:r>
            <w:r w:rsidRPr="00C974A9">
              <w:rPr>
                <w:color w:val="FF0000"/>
              </w:rPr>
              <w:t>Flag</w:t>
            </w:r>
          </w:p>
          <w:p w:rsidR="00A751EC" w:rsidP="00A751EC" w:rsidRDefault="00A751EC" w14:paraId="6E2F996E" w14:textId="77777777">
            <w:pPr>
              <w:rPr>
                <w:rFonts w:cs="Angsana New"/>
              </w:rPr>
            </w:pPr>
            <w:r>
              <w:t xml:space="preserve">Default Value </w:t>
            </w:r>
            <w:r>
              <w:rPr>
                <w:rFonts w:cs="Angsana New"/>
                <w:cs/>
              </w:rPr>
              <w:t xml:space="preserve">: </w:t>
            </w:r>
          </w:p>
          <w:p w:rsidR="00A751EC" w:rsidP="00A751EC" w:rsidRDefault="00A751EC" w14:paraId="77E69358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ถ้า </w:t>
            </w:r>
            <w:r>
              <w:rPr>
                <w:rFonts w:cs="Angsana New"/>
              </w:rPr>
              <w:t xml:space="preserve">customerType </w:t>
            </w:r>
            <w:r>
              <w:rPr>
                <w:rFonts w:cs="CordiaUPC"/>
                <w:cs/>
              </w:rPr>
              <w:t>= “</w:t>
            </w:r>
            <w:r>
              <w:rPr>
                <w:rFonts w:cs="Angsana New"/>
              </w:rPr>
              <w:t>Pre</w:t>
            </w:r>
            <w:r>
              <w:rPr>
                <w:rFonts w:cs="CordiaUPC"/>
                <w:cs/>
              </w:rPr>
              <w:t>-</w:t>
            </w:r>
            <w:r>
              <w:rPr>
                <w:rFonts w:cs="Angsana New"/>
              </w:rPr>
              <w:t>paid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และ </w:t>
            </w:r>
            <w:r>
              <w:rPr>
                <w:rFonts w:cs="Angsana New"/>
              </w:rPr>
              <w:t xml:space="preserve">PO Group </w:t>
            </w:r>
            <w:r>
              <w:rPr>
                <w:rFonts w:cs="CordiaUPC"/>
                <w:cs/>
              </w:rPr>
              <w:t>= “</w:t>
            </w:r>
            <w:r>
              <w:rPr>
                <w:rFonts w:cs="Angsana New"/>
              </w:rPr>
              <w:t>Music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cs="Angsana New"/>
              </w:rPr>
              <w:t xml:space="preserve">Default </w:t>
            </w:r>
            <w:r>
              <w:rPr>
                <w:rFonts w:cs="CordiaUPC"/>
                <w:cs/>
              </w:rPr>
              <w:t>“</w:t>
            </w:r>
            <w:r>
              <w:rPr>
                <w:rFonts w:cs="Angsana New"/>
              </w:rPr>
              <w:t>Send</w:t>
            </w:r>
            <w:r>
              <w:rPr>
                <w:rFonts w:cs="CordiaUPC"/>
                <w:cs/>
              </w:rPr>
              <w:t xml:space="preserve">” </w:t>
            </w:r>
          </w:p>
          <w:p w:rsidR="00A751EC" w:rsidP="00A751EC" w:rsidRDefault="00A751EC" w14:paraId="4E4CD397" w14:textId="63C42C5B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ถ้าไม่ใช่ให้ </w:t>
            </w:r>
            <w:r>
              <w:rPr>
                <w:rFonts w:cs="Angsana New"/>
              </w:rPr>
              <w:t xml:space="preserve">Default </w:t>
            </w:r>
            <w:r>
              <w:rPr>
                <w:rFonts w:cs="Angsana New"/>
                <w:cs/>
              </w:rPr>
              <w:t>“</w:t>
            </w:r>
            <w:r>
              <w:t>Don</w:t>
            </w:r>
            <w:r>
              <w:rPr>
                <w:rFonts w:cs="Angsana New"/>
                <w:cs/>
              </w:rPr>
              <w:t>’</w:t>
            </w:r>
            <w:r>
              <w:t>t Send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 w:cs="Angsana New"/>
                <w:cs/>
              </w:rPr>
              <w:t xml:space="preserve"> </w:t>
            </w:r>
          </w:p>
          <w:p w:rsidR="00A751EC" w:rsidP="00A751EC" w:rsidRDefault="00A751EC" w14:paraId="745E2D28" w14:textId="77777777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 xml:space="preserve">: </w:t>
            </w:r>
            <w:r>
              <w:t xml:space="preserve">Logic Default </w:t>
            </w:r>
            <w:r>
              <w:rPr>
                <w:rFonts w:hint="cs"/>
                <w:cs/>
              </w:rPr>
              <w:t xml:space="preserve">ทำเมื่อ </w:t>
            </w:r>
            <w:r>
              <w:t xml:space="preserve">Visible </w:t>
            </w:r>
            <w:r>
              <w:rPr>
                <w:rFonts w:hint="cs"/>
                <w:cs/>
              </w:rPr>
              <w:t>เท่านั้น</w:t>
            </w:r>
          </w:p>
          <w:p w:rsidR="00A751EC" w:rsidP="00A751EC" w:rsidRDefault="00A751EC" w14:paraId="5BF7478C" w14:textId="77777777">
            <w:pPr>
              <w:rPr>
                <w:rFonts w:cs="CordiaUPC"/>
              </w:rPr>
            </w:pPr>
            <w:r>
              <w:t xml:space="preserve">List of Value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rPr>
                <w:rFonts w:cs="Angsana New"/>
                <w:cs/>
              </w:rPr>
              <w:t xml:space="preserve"> 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‘</w:t>
            </w:r>
            <w:r>
              <w:rPr>
                <w:rFonts w:cs="CordiaUPC"/>
              </w:rPr>
              <w:t>Send Flag</w:t>
            </w:r>
            <w:r>
              <w:rPr>
                <w:rFonts w:cs="Angsana New"/>
                <w:cs/>
              </w:rPr>
              <w:t>’</w:t>
            </w:r>
          </w:p>
          <w:p w:rsidR="00A751EC" w:rsidP="00A751EC" w:rsidRDefault="00A751EC" w14:paraId="3880B4FB" w14:textId="736D27F1">
            <w:pPr>
              <w:spacing w:after="0"/>
            </w:pPr>
            <w:r>
              <w:rPr>
                <w:rFonts w:hint="cs" w:cs="Angsana New"/>
                <w:cs/>
              </w:rPr>
              <w:t xml:space="preserve">ถ้าเลือก </w:t>
            </w:r>
            <w:r>
              <w:t>promotionExpiredAlertSendFlag</w:t>
            </w:r>
            <w:r>
              <w:rPr>
                <w:rFonts w:hint="cs"/>
                <w:cs/>
              </w:rPr>
              <w:t xml:space="preserve"> มีค่าเป็น </w:t>
            </w:r>
            <w:r>
              <w:rPr>
                <w:rFonts w:cs="Angsana New"/>
                <w:cs/>
              </w:rPr>
              <w:t>“</w:t>
            </w:r>
            <w:r>
              <w:t>Don</w:t>
            </w:r>
            <w:r>
              <w:rPr>
                <w:rFonts w:cs="Angsana New"/>
                <w:cs/>
              </w:rPr>
              <w:t>’</w:t>
            </w:r>
            <w:r>
              <w:t>t Send</w:t>
            </w:r>
            <w:r>
              <w:rPr>
                <w:rFonts w:cs="Angsana New"/>
                <w:cs/>
              </w:rPr>
              <w:t>”</w:t>
            </w:r>
          </w:p>
          <w:p w:rsidR="00A751EC" w:rsidP="00A751EC" w:rsidRDefault="00A751EC" w14:paraId="14AA00A5" w14:textId="3117D29A">
            <w:pPr>
              <w:pStyle w:val="ListParagraph"/>
              <w:numPr>
                <w:ilvl w:val="0"/>
                <w:numId w:val="158"/>
              </w:numPr>
              <w:spacing w:after="0"/>
            </w:pPr>
            <w:r>
              <w:t xml:space="preserve">Default </w:t>
            </w:r>
            <w:r>
              <w:rPr>
                <w:rFonts w:hint="cs"/>
                <w:cs/>
              </w:rPr>
              <w:t xml:space="preserve">ค่าตาม </w:t>
            </w:r>
            <w:r>
              <w:t xml:space="preserve">Logic </w:t>
            </w:r>
            <w:r>
              <w:rPr>
                <w:rFonts w:hint="cs"/>
                <w:cs/>
              </w:rPr>
              <w:t xml:space="preserve">กรณี </w:t>
            </w:r>
            <w:r>
              <w:rPr>
                <w:rFonts w:cs="Angsana New"/>
                <w:cs/>
              </w:rPr>
              <w:t>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</w:p>
          <w:p w:rsidR="00A751EC" w:rsidP="00A751EC" w:rsidRDefault="00A751EC" w14:paraId="58E776EF" w14:textId="77777777">
            <w:pPr>
              <w:pStyle w:val="ListParagraph"/>
              <w:numPr>
                <w:ilvl w:val="0"/>
                <w:numId w:val="158"/>
              </w:numPr>
              <w:spacing w:after="0"/>
            </w:pPr>
            <w:r>
              <w:rPr>
                <w:rFonts w:hint="cs"/>
                <w:cs/>
              </w:rPr>
              <w:t xml:space="preserve">ให้ </w:t>
            </w:r>
            <w:r>
              <w:t xml:space="preserve">Invisible Field </w:t>
            </w:r>
            <w:r>
              <w:rPr>
                <w:rFonts w:hint="cs"/>
                <w:cs/>
              </w:rPr>
              <w:t xml:space="preserve">อื่นๆใน </w:t>
            </w:r>
            <w:r>
              <w:t xml:space="preserve">Section </w:t>
            </w:r>
            <w:r>
              <w:rPr>
                <w:rFonts w:hint="cs"/>
                <w:cs/>
              </w:rPr>
              <w:t>นี้</w:t>
            </w:r>
          </w:p>
          <w:p w:rsidR="00A751EC" w:rsidP="00A751EC" w:rsidRDefault="00A751EC" w14:paraId="2463905E" w14:textId="3CAB5E52">
            <w:pPr>
              <w:spacing w:after="0"/>
            </w:pPr>
            <w:r>
              <w:rPr>
                <w:rFonts w:hint="cs"/>
                <w:cs/>
              </w:rPr>
              <w:t xml:space="preserve">ถ้าเลือก </w:t>
            </w:r>
            <w:r>
              <w:t>promotionExpiredAlertSendFlag</w:t>
            </w:r>
            <w:r>
              <w:rPr>
                <w:rFonts w:hint="cs"/>
                <w:cs/>
              </w:rPr>
              <w:t xml:space="preserve"> มีค่าเป็น </w:t>
            </w:r>
            <w:r>
              <w:rPr>
                <w:rFonts w:cs="Angsana New"/>
                <w:cs/>
              </w:rPr>
              <w:t>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</w:p>
          <w:p w:rsidR="00A751EC" w:rsidP="00A751EC" w:rsidRDefault="00A751EC" w14:paraId="485F5773" w14:textId="7B3899EB">
            <w:r>
              <w:t xml:space="preserve">Default </w:t>
            </w:r>
            <w:r>
              <w:rPr>
                <w:rFonts w:hint="cs"/>
                <w:cs/>
              </w:rPr>
              <w:t xml:space="preserve">ค่า </w:t>
            </w:r>
            <w:r>
              <w:t>defaultWordingFlag</w:t>
            </w:r>
            <w:r>
              <w:rPr>
                <w:rFonts w:cs="Angsana New"/>
                <w:cs/>
              </w:rPr>
              <w:t xml:space="preserve"> = “</w:t>
            </w:r>
            <w:r>
              <w:t>Yes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/>
                <w:cs/>
              </w:rPr>
              <w:t xml:space="preserve"> พร้อมทั้งค่า </w:t>
            </w:r>
            <w:r>
              <w:t xml:space="preserve">sms wording </w:t>
            </w:r>
            <w:r>
              <w:rPr>
                <w:rFonts w:hint="cs"/>
                <w:cs/>
              </w:rPr>
              <w:t xml:space="preserve">ตาม </w:t>
            </w:r>
            <w:r>
              <w:t xml:space="preserve">Logic </w:t>
            </w:r>
            <w:r>
              <w:rPr>
                <w:rFonts w:hint="cs"/>
                <w:cs/>
              </w:rPr>
              <w:t xml:space="preserve">ใน </w:t>
            </w:r>
            <w:r>
              <w:t>Field promotionExpiredAlertDefaultWordingFlag</w:t>
            </w:r>
          </w:p>
        </w:tc>
      </w:tr>
      <w:tr w:rsidRPr="008979A8" w:rsidR="00A751EC" w:rsidTr="006820B7" w14:paraId="5CCC86DA" w14:textId="77777777">
        <w:trPr>
          <w:trHeight w:val="24"/>
        </w:trPr>
        <w:tc>
          <w:tcPr>
            <w:tcW w:w="877" w:type="pct"/>
          </w:tcPr>
          <w:p w:rsidR="00A751EC" w:rsidP="00A751EC" w:rsidRDefault="00A751EC" w14:paraId="09552573" w14:textId="13B6960E">
            <w:r>
              <w:t>promotionExpiredAlertDefaultWordingFlag</w:t>
            </w:r>
          </w:p>
        </w:tc>
        <w:tc>
          <w:tcPr>
            <w:tcW w:w="1022" w:type="pct"/>
          </w:tcPr>
          <w:p w:rsidR="00A751EC" w:rsidP="00A751EC" w:rsidRDefault="00A751EC" w14:paraId="228A4FD9" w14:textId="71D37B25">
            <w:r>
              <w:t>Radio Button</w:t>
            </w:r>
          </w:p>
        </w:tc>
        <w:tc>
          <w:tcPr>
            <w:tcW w:w="3101" w:type="pct"/>
          </w:tcPr>
          <w:p w:rsidR="00A751EC" w:rsidP="00A751EC" w:rsidRDefault="00A751EC" w14:paraId="59283CBE" w14:textId="77777777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E42349">
              <w:rPr>
                <w:rFonts w:cs="Angsana New"/>
                <w:color w:val="FF0000"/>
                <w:cs/>
              </w:rPr>
              <w:t>*</w:t>
            </w:r>
            <w:r w:rsidRPr="00E42349">
              <w:rPr>
                <w:color w:val="FF0000"/>
              </w:rPr>
              <w:t xml:space="preserve">Default </w:t>
            </w:r>
            <w:r>
              <w:rPr>
                <w:color w:val="FF0000"/>
              </w:rPr>
              <w:t>Wording</w:t>
            </w:r>
          </w:p>
          <w:p w:rsidR="00A751EC" w:rsidP="00A751EC" w:rsidRDefault="00A751EC" w14:paraId="77AF1A10" w14:textId="77777777">
            <w:pPr>
              <w:rPr>
                <w:rFonts w:cs="CordiaUPC"/>
              </w:rPr>
            </w:pPr>
            <w:r w:rsidRPr="004C3917">
              <w:t xml:space="preserve">List of Value </w:t>
            </w:r>
            <w:r w:rsidRPr="004C3917"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‘</w:t>
            </w:r>
            <w:r>
              <w:rPr>
                <w:rFonts w:cs="CordiaUPC"/>
              </w:rPr>
              <w:t>YesNoIndicator</w:t>
            </w:r>
            <w:r>
              <w:rPr>
                <w:rFonts w:cs="Angsana New"/>
                <w:cs/>
              </w:rPr>
              <w:t>’</w:t>
            </w:r>
          </w:p>
          <w:p w:rsidR="00A751EC" w:rsidP="00A751EC" w:rsidRDefault="00A751EC" w14:paraId="1387DE3D" w14:textId="77777777">
            <w:pPr>
              <w:rPr>
                <w:rFonts w:cs="CordiaUPC"/>
              </w:rPr>
            </w:pPr>
            <w:r>
              <w:t xml:space="preserve">Default Value </w:t>
            </w:r>
            <w:r>
              <w:rPr>
                <w:rFonts w:cs="Angsana New"/>
                <w:cs/>
              </w:rPr>
              <w:t>: “</w:t>
            </w:r>
            <w:r>
              <w:t>Yes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 w:cs="Angsana New"/>
                <w:cs/>
              </w:rPr>
              <w:t xml:space="preserve"> </w:t>
            </w:r>
          </w:p>
          <w:p w:rsidR="00A751EC" w:rsidP="00A751EC" w:rsidRDefault="00A751EC" w14:paraId="5E65788A" w14:textId="77777777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 xml:space="preserve">: </w:t>
            </w:r>
            <w:r>
              <w:t xml:space="preserve">Logic Default </w:t>
            </w:r>
            <w:r>
              <w:rPr>
                <w:rFonts w:hint="cs"/>
                <w:cs/>
              </w:rPr>
              <w:t xml:space="preserve">ทำเมื่อ </w:t>
            </w:r>
            <w:r>
              <w:t xml:space="preserve">Visible </w:t>
            </w:r>
            <w:r>
              <w:rPr>
                <w:rFonts w:hint="cs"/>
                <w:cs/>
              </w:rPr>
              <w:t>เท่านั้น</w:t>
            </w:r>
          </w:p>
          <w:p w:rsidRPr="00A05A22" w:rsidR="00A751EC" w:rsidP="00A751EC" w:rsidRDefault="00A751EC" w14:paraId="75CE30AE" w14:textId="27BD764D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ถ้าค่าเป็น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Yes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ให้ </w:t>
            </w:r>
            <w:r>
              <w:rPr>
                <w:rFonts w:cs="CordiaUPC"/>
              </w:rPr>
              <w:t xml:space="preserve">Disable Field </w:t>
            </w:r>
            <w:r>
              <w:t>smsNotificationPromotionExpired</w:t>
            </w:r>
            <w:r w:rsidRPr="005A3F1A">
              <w:t>Alert</w:t>
            </w:r>
            <w:r>
              <w:rPr>
                <w:rFonts w:hint="cs"/>
                <w:cs/>
              </w:rPr>
              <w:t xml:space="preserve"> ทุกภาษา และ </w:t>
            </w:r>
            <w:r>
              <w:t xml:space="preserve">Default </w:t>
            </w:r>
            <w:r>
              <w:rPr>
                <w:rFonts w:hint="cs"/>
                <w:cs/>
              </w:rPr>
              <w:t xml:space="preserve">ตามที่ </w:t>
            </w:r>
            <w:r>
              <w:t xml:space="preserve">Configure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‘</w:t>
            </w:r>
            <w:r>
              <w:rPr>
                <w:rFonts w:cs="CordiaUPC"/>
              </w:rPr>
              <w:t>Default SMS Wording</w:t>
            </w:r>
            <w:r>
              <w:rPr>
                <w:rFonts w:cs="Angsana New"/>
                <w:cs/>
              </w:rPr>
              <w:t xml:space="preserve">’ </w:t>
            </w:r>
            <w:r>
              <w:rPr>
                <w:rFonts w:hint="cs" w:cs="Angsana New"/>
                <w:cs/>
              </w:rPr>
              <w:t xml:space="preserve">และ </w:t>
            </w:r>
            <w:r>
              <w:rPr>
                <w:rFonts w:cs="CordiaUPC"/>
              </w:rPr>
              <w:t xml:space="preserve">lov_type </w:t>
            </w:r>
            <w:r>
              <w:rPr>
                <w:rFonts w:cs="Angsana New"/>
                <w:cs/>
              </w:rPr>
              <w:t>= ‘</w:t>
            </w:r>
            <w:r>
              <w:t>Promotion Expired</w:t>
            </w:r>
            <w:r w:rsidRPr="000278B4">
              <w:t xml:space="preserve"> Alert</w:t>
            </w:r>
            <w:r>
              <w:rPr>
                <w:rFonts w:cs="Angsana New"/>
                <w:cs/>
              </w:rPr>
              <w:t>’</w:t>
            </w:r>
          </w:p>
          <w:p w:rsidR="00A751EC" w:rsidP="00A751EC" w:rsidRDefault="00A751EC" w14:paraId="022E684B" w14:textId="77777777">
            <w:pPr>
              <w:pStyle w:val="ListParagraph"/>
              <w:numPr>
                <w:ilvl w:val="0"/>
                <w:numId w:val="158"/>
              </w:numPr>
              <w:spacing w:after="0"/>
            </w:pPr>
            <w:r>
              <w:t xml:space="preserve">Eng </w:t>
            </w:r>
            <w:r>
              <w:rPr>
                <w:rFonts w:cs="Angsana New"/>
                <w:cs/>
              </w:rPr>
              <w:t xml:space="preserve">= </w:t>
            </w:r>
            <w:r>
              <w:t>lov_val2</w:t>
            </w:r>
          </w:p>
          <w:p w:rsidR="00A751EC" w:rsidP="00A751EC" w:rsidRDefault="00A751EC" w14:paraId="4963BA12" w14:textId="77777777">
            <w:pPr>
              <w:pStyle w:val="ListParagraph"/>
              <w:numPr>
                <w:ilvl w:val="0"/>
                <w:numId w:val="158"/>
              </w:numPr>
              <w:spacing w:after="0"/>
            </w:pPr>
            <w:r>
              <w:t xml:space="preserve">THA </w:t>
            </w:r>
            <w:r>
              <w:rPr>
                <w:rFonts w:cs="Angsana New"/>
                <w:cs/>
              </w:rPr>
              <w:t xml:space="preserve">= </w:t>
            </w:r>
            <w:r>
              <w:t>lov_val3</w:t>
            </w:r>
          </w:p>
          <w:p w:rsidR="00A751EC" w:rsidP="00A751EC" w:rsidRDefault="00A751EC" w14:paraId="2F25EB9C" w14:textId="578AC8F9">
            <w:r>
              <w:rPr>
                <w:rFonts w:hint="cs"/>
                <w:cs/>
              </w:rPr>
              <w:t xml:space="preserve">ถ้าเป็น </w:t>
            </w:r>
            <w:r>
              <w:rPr>
                <w:rFonts w:cs="Angsana New"/>
                <w:cs/>
              </w:rPr>
              <w:t>“</w:t>
            </w:r>
            <w:r>
              <w:t>No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ให้ </w:t>
            </w:r>
            <w:r>
              <w:t>Enable Field smsNotificationPromotionExpired</w:t>
            </w:r>
            <w:r w:rsidRPr="005A3F1A">
              <w:t>Alert</w:t>
            </w:r>
            <w:r>
              <w:rPr>
                <w:rFonts w:hint="cs"/>
                <w:cs/>
              </w:rPr>
              <w:t xml:space="preserve"> ทุกภาษา</w:t>
            </w:r>
          </w:p>
        </w:tc>
      </w:tr>
      <w:tr w:rsidRPr="008979A8" w:rsidR="00A751EC" w:rsidTr="006820B7" w14:paraId="7C8FDCC4" w14:textId="77777777">
        <w:trPr>
          <w:trHeight w:val="24"/>
        </w:trPr>
        <w:tc>
          <w:tcPr>
            <w:tcW w:w="5000" w:type="pct"/>
            <w:gridSpan w:val="3"/>
            <w:shd w:val="clear" w:color="auto" w:fill="EAF1DD" w:themeFill="accent3" w:themeFillTint="33"/>
          </w:tcPr>
          <w:p w:rsidR="00A751EC" w:rsidP="00A751EC" w:rsidRDefault="00A751EC" w14:paraId="45F51781" w14:textId="5CE2B001">
            <w:pPr>
              <w:spacing w:after="0"/>
            </w:pPr>
            <w:r w:rsidRPr="00647985">
              <w:t xml:space="preserve">Visble </w:t>
            </w:r>
            <w:r w:rsidRPr="00647985">
              <w:rPr>
                <w:rFonts w:hint="cs"/>
                <w:cs/>
              </w:rPr>
              <w:t xml:space="preserve">เมื่อ </w:t>
            </w:r>
            <w:r>
              <w:t>promotionExpiredAlertSendFlag</w:t>
            </w:r>
            <w:r>
              <w:rPr>
                <w:rFonts w:hint="cs"/>
                <w:cs/>
              </w:rPr>
              <w:t xml:space="preserve"> มีค่าเป็น </w:t>
            </w:r>
            <w:r>
              <w:rPr>
                <w:rFonts w:cs="Angsana New"/>
                <w:cs/>
              </w:rPr>
              <w:t>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</w:p>
          <w:p w:rsidR="00A751EC" w:rsidP="00A751EC" w:rsidRDefault="00A751EC" w14:paraId="73D990AB" w14:textId="66937A57">
            <w:r>
              <w:rPr>
                <w:rFonts w:hint="cs"/>
                <w:cs/>
              </w:rPr>
              <w:t xml:space="preserve">ให้ </w:t>
            </w:r>
            <w:r>
              <w:t xml:space="preserve">Loop </w:t>
            </w:r>
            <w:r>
              <w:rPr>
                <w:rFonts w:hint="cs"/>
                <w:cs/>
              </w:rPr>
              <w:t xml:space="preserve">แสดง </w:t>
            </w:r>
            <w:r>
              <w:t xml:space="preserve">field </w:t>
            </w:r>
            <w:r>
              <w:rPr>
                <w:rFonts w:hint="cs"/>
                <w:cs/>
              </w:rPr>
              <w:t xml:space="preserve">ตามจำนวน </w:t>
            </w:r>
            <w:r>
              <w:t xml:space="preserve">Language </w:t>
            </w:r>
            <w:r>
              <w:rPr>
                <w:rFonts w:hint="cs"/>
                <w:cs/>
              </w:rPr>
              <w:t>ที่เลือกมาก</w:t>
            </w:r>
          </w:p>
        </w:tc>
      </w:tr>
      <w:tr w:rsidRPr="008979A8" w:rsidR="00A751EC" w:rsidTr="006820B7" w14:paraId="6A4C5E72" w14:textId="77777777">
        <w:trPr>
          <w:trHeight w:val="24"/>
        </w:trPr>
        <w:tc>
          <w:tcPr>
            <w:tcW w:w="877" w:type="pct"/>
          </w:tcPr>
          <w:p w:rsidR="00A751EC" w:rsidP="00A751EC" w:rsidRDefault="00A751EC" w14:paraId="361533BB" w14:textId="2B70ADCF">
            <w:r w:rsidRPr="00A235B3">
              <w:t>langAbb</w:t>
            </w:r>
          </w:p>
        </w:tc>
        <w:tc>
          <w:tcPr>
            <w:tcW w:w="1022" w:type="pct"/>
          </w:tcPr>
          <w:p w:rsidR="00A751EC" w:rsidP="00A751EC" w:rsidRDefault="00A751EC" w14:paraId="666E4F65" w14:textId="1CC8B6D8">
            <w:r>
              <w:t>Text Area</w:t>
            </w:r>
          </w:p>
        </w:tc>
        <w:tc>
          <w:tcPr>
            <w:tcW w:w="3101" w:type="pct"/>
          </w:tcPr>
          <w:p w:rsidR="00A751EC" w:rsidP="00A751EC" w:rsidRDefault="00A751EC" w14:paraId="5B1B2B5F" w14:textId="77777777">
            <w:r>
              <w:rPr>
                <w:rFonts w:ascii="Segoe UI" w:hAnsi="Segoe UI" w:cs="Segoe UI"/>
                <w:sz w:val="18"/>
                <w:szCs w:val="18"/>
              </w:rPr>
              <w:t>langAbb</w:t>
            </w:r>
            <w:r>
              <w:rPr>
                <w:rFonts w:cs="Angsana New"/>
                <w:cs/>
              </w:rPr>
              <w:t xml:space="preserve"> = </w:t>
            </w:r>
            <w:r>
              <w:t>language</w:t>
            </w:r>
            <w:r>
              <w:rPr>
                <w:rFonts w:cs="Angsana New"/>
                <w:cs/>
              </w:rPr>
              <w:t>.</w:t>
            </w:r>
            <w:r>
              <w:t>lov_val2</w:t>
            </w:r>
          </w:p>
          <w:p w:rsidR="00A751EC" w:rsidP="00A751EC" w:rsidRDefault="00A751EC" w14:paraId="30E8B3F4" w14:textId="3C5BD07A">
            <w:r w:rsidRPr="00A235B3">
              <w:rPr>
                <w:u w:val="single"/>
              </w:rPr>
              <w:t>Invisible</w:t>
            </w:r>
          </w:p>
        </w:tc>
      </w:tr>
      <w:tr w:rsidRPr="008979A8" w:rsidR="00A751EC" w:rsidTr="006820B7" w14:paraId="476DDBB1" w14:textId="77777777">
        <w:trPr>
          <w:trHeight w:val="24"/>
        </w:trPr>
        <w:tc>
          <w:tcPr>
            <w:tcW w:w="877" w:type="pct"/>
          </w:tcPr>
          <w:p w:rsidR="00A751EC" w:rsidP="00A751EC" w:rsidRDefault="00A751EC" w14:paraId="094A23C2" w14:textId="6CA793FA">
            <w:r>
              <w:t>smsNotificationPromotionExpiredAlert</w:t>
            </w:r>
          </w:p>
        </w:tc>
        <w:tc>
          <w:tcPr>
            <w:tcW w:w="1022" w:type="pct"/>
          </w:tcPr>
          <w:p w:rsidR="00A751EC" w:rsidP="00A751EC" w:rsidRDefault="00A751EC" w14:paraId="7C4A712F" w14:textId="6E711EF5">
            <w:r>
              <w:t>Text Area</w:t>
            </w:r>
          </w:p>
        </w:tc>
        <w:tc>
          <w:tcPr>
            <w:tcW w:w="3101" w:type="pct"/>
          </w:tcPr>
          <w:p w:rsidR="00A751EC" w:rsidP="00A751EC" w:rsidRDefault="00A751EC" w14:paraId="04BD7FC3" w14:textId="77777777">
            <w:pPr>
              <w:rPr>
                <w:color w:val="FF0000"/>
              </w:rPr>
            </w:pPr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524D02">
              <w:rPr>
                <w:rFonts w:cs="Angsana New"/>
                <w:color w:val="FF0000"/>
                <w:cs/>
              </w:rPr>
              <w:t>*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</w:p>
          <w:p w:rsidR="00A751EC" w:rsidP="00A751EC" w:rsidRDefault="00A751EC" w14:paraId="74DB1EE6" w14:textId="77777777">
            <w:r>
              <w:rPr>
                <w:color w:val="FF0000"/>
              </w:rPr>
              <w:t xml:space="preserve">Example </w:t>
            </w:r>
            <w:r>
              <w:rPr>
                <w:rFonts w:cs="Angsana New"/>
                <w:color w:val="FF0000"/>
                <w:cs/>
              </w:rPr>
              <w:t>:</w:t>
            </w:r>
            <w:r>
              <w:rPr>
                <w:rFonts w:cs="Angsana New"/>
                <w:cs/>
              </w:rPr>
              <w:t xml:space="preserve"> </w:t>
            </w:r>
            <w:r w:rsidRPr="009754AB">
              <w:rPr>
                <w:rFonts w:cs="Angsana New"/>
                <w:color w:val="FF0000"/>
                <w:cs/>
              </w:rPr>
              <w:t>*</w:t>
            </w:r>
            <w:r w:rsidRPr="000D29BA">
              <w:rPr>
                <w:color w:val="FF0000"/>
              </w:rPr>
              <w:t>ENG</w:t>
            </w:r>
          </w:p>
          <w:p w:rsidR="00A751EC" w:rsidP="00A751EC" w:rsidRDefault="00A751EC" w14:paraId="153D4D33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Max Length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CordiaUPC"/>
              </w:rPr>
              <w:t>250</w:t>
            </w:r>
          </w:p>
          <w:p w:rsidR="00A751EC" w:rsidP="00A751EC" w:rsidRDefault="00A751EC" w14:paraId="4EE5229E" w14:textId="6D814C34">
            <w:r>
              <w:rPr>
                <w:rFonts w:hint="cs"/>
                <w:cs/>
              </w:rPr>
              <w:t xml:space="preserve">เมื่อ </w:t>
            </w:r>
            <w:r>
              <w:t xml:space="preserve">User </w:t>
            </w:r>
            <w:r>
              <w:rPr>
                <w:rFonts w:hint="cs"/>
                <w:cs/>
              </w:rPr>
              <w:t>กรอก</w:t>
            </w:r>
            <w:r>
              <w:rPr>
                <w:cs/>
              </w:rPr>
              <w:t>ใ</w:t>
            </w:r>
            <w:r>
              <w:rPr>
                <w:rFonts w:hint="cs"/>
                <w:cs/>
              </w:rPr>
              <w:t xml:space="preserve">ห้คำนวนจำนวนตัวอักษรไว้ที่ </w:t>
            </w:r>
            <w:r>
              <w:t>counterSMSNotificationPromotionExpiredAlert</w:t>
            </w:r>
            <w:r>
              <w:rPr>
                <w:color w:val="FF0000"/>
              </w:rPr>
              <w:t>{</w:t>
            </w:r>
            <w:r>
              <w:rPr>
                <w:rFonts w:ascii="Segoe UI" w:hAnsi="Segoe UI" w:cs="Segoe UI"/>
                <w:sz w:val="18"/>
                <w:szCs w:val="18"/>
              </w:rPr>
              <w:t>langAbb</w:t>
            </w:r>
            <w:r>
              <w:rPr>
                <w:color w:val="FF0000"/>
              </w:rPr>
              <w:t>}</w:t>
            </w:r>
          </w:p>
        </w:tc>
      </w:tr>
      <w:tr w:rsidRPr="008979A8" w:rsidR="00A751EC" w:rsidTr="006820B7" w14:paraId="3A4A7B32" w14:textId="77777777">
        <w:trPr>
          <w:trHeight w:val="24"/>
        </w:trPr>
        <w:tc>
          <w:tcPr>
            <w:tcW w:w="877" w:type="pct"/>
          </w:tcPr>
          <w:p w:rsidR="00A751EC" w:rsidP="00A751EC" w:rsidRDefault="00A751EC" w14:paraId="5C91FC67" w14:textId="153D5D3D">
            <w:r>
              <w:t>counterSMSNotificationPromotionExpiredAlert</w:t>
            </w:r>
          </w:p>
        </w:tc>
        <w:tc>
          <w:tcPr>
            <w:tcW w:w="1022" w:type="pct"/>
          </w:tcPr>
          <w:p w:rsidR="00A751EC" w:rsidP="00A751EC" w:rsidRDefault="00A751EC" w14:paraId="678CD2DB" w14:textId="14313783">
            <w:r>
              <w:t>Text</w:t>
            </w:r>
          </w:p>
        </w:tc>
        <w:tc>
          <w:tcPr>
            <w:tcW w:w="3101" w:type="pct"/>
          </w:tcPr>
          <w:p w:rsidR="00A751EC" w:rsidP="00A751EC" w:rsidRDefault="00A751EC" w14:paraId="3F2B5BAE" w14:textId="69B3EC82">
            <w:r>
              <w:rPr>
                <w:rFonts w:hint="cs"/>
                <w:cs/>
              </w:rPr>
              <w:t>วางไว้ใต้</w:t>
            </w:r>
            <w:r>
              <w:rPr>
                <w:rFonts w:cs="Angsana New"/>
                <w:cs/>
              </w:rPr>
              <w:t xml:space="preserve"> </w:t>
            </w:r>
            <w:r>
              <w:t>smsNotificationPromotionExpiredAlert</w:t>
            </w:r>
          </w:p>
          <w:p w:rsidR="00A751EC" w:rsidP="00A751EC" w:rsidRDefault="00A751EC" w14:paraId="7D68F9CC" w14:textId="77777777">
            <w:r>
              <w:rPr>
                <w:rFonts w:hint="cs"/>
                <w:cs/>
              </w:rPr>
              <w:t xml:space="preserve">แสดงใน </w:t>
            </w:r>
            <w:r>
              <w:t>Format</w:t>
            </w:r>
          </w:p>
          <w:p w:rsidR="00A751EC" w:rsidP="00A751EC" w:rsidRDefault="00A751EC" w14:paraId="20821ACA" w14:textId="4E040959">
            <w:r>
              <w:t>counterSMSNotificationPromotionExpiredAlert</w:t>
            </w:r>
            <w:r>
              <w:rPr>
                <w:rFonts w:cs="Angsana New"/>
                <w:cs/>
              </w:rPr>
              <w:t xml:space="preserve"> / </w:t>
            </w:r>
            <w:r>
              <w:t>250</w:t>
            </w:r>
          </w:p>
        </w:tc>
      </w:tr>
      <w:tr w:rsidRPr="008979A8" w:rsidR="00A751EC" w:rsidTr="00363B2F" w14:paraId="1F923592" w14:textId="77777777">
        <w:trPr>
          <w:trHeight w:val="24"/>
        </w:trPr>
        <w:tc>
          <w:tcPr>
            <w:tcW w:w="5000" w:type="pct"/>
            <w:gridSpan w:val="3"/>
            <w:shd w:val="clear" w:color="auto" w:fill="EAF1DD" w:themeFill="accent3" w:themeFillTint="33"/>
          </w:tcPr>
          <w:p w:rsidR="00A751EC" w:rsidP="00A751EC" w:rsidRDefault="00A751EC" w14:paraId="0FA7486D" w14:textId="78533736">
            <w:pPr>
              <w:spacing w:after="0"/>
              <w:rPr>
                <w:cs/>
              </w:rPr>
            </w:pPr>
            <w:r>
              <w:rPr>
                <w:rFonts w:hint="cs"/>
                <w:cs/>
              </w:rPr>
              <w:t xml:space="preserve">จบ </w:t>
            </w:r>
            <w:r>
              <w:t>Loop</w:t>
            </w:r>
          </w:p>
        </w:tc>
      </w:tr>
      <w:tr w:rsidRPr="008979A8" w:rsidR="00A751EC" w:rsidTr="00363B2F" w14:paraId="3C367936" w14:textId="77777777">
        <w:trPr>
          <w:trHeight w:val="24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Pr="00363B2F" w:rsidR="00A751EC" w:rsidP="00A751EC" w:rsidRDefault="00A751EC" w14:paraId="2DFC1ECD" w14:textId="2B7A0688">
            <w:pPr>
              <w:spacing w:after="0"/>
              <w:rPr>
                <w:b/>
                <w:bCs/>
                <w:cs/>
              </w:rPr>
            </w:pPr>
            <w:r w:rsidRPr="00363B2F">
              <w:rPr>
                <w:b/>
                <w:bCs/>
              </w:rPr>
              <w:t xml:space="preserve">End Promotion Expired Alert </w:t>
            </w:r>
            <w:r w:rsidRPr="00363B2F">
              <w:rPr>
                <w:b/>
                <w:bCs/>
                <w:cs/>
              </w:rPr>
              <w:t>(</w:t>
            </w:r>
            <w:r w:rsidRPr="00363B2F">
              <w:rPr>
                <w:b/>
                <w:bCs/>
              </w:rPr>
              <w:t>end of promotion duration</w:t>
            </w:r>
            <w:r w:rsidRPr="00363B2F">
              <w:rPr>
                <w:b/>
                <w:bCs/>
                <w:cs/>
              </w:rPr>
              <w:t>)</w:t>
            </w:r>
            <w:r w:rsidRPr="00363B2F">
              <w:rPr>
                <w:b/>
                <w:bCs/>
              </w:rPr>
              <w:t xml:space="preserve"> Section</w:t>
            </w:r>
          </w:p>
        </w:tc>
      </w:tr>
      <w:tr w:rsidRPr="008979A8" w:rsidR="00A751EC" w:rsidTr="00363B2F" w14:paraId="38C5F6B9" w14:textId="77777777">
        <w:trPr>
          <w:trHeight w:val="24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Pr="00363B2F" w:rsidR="00A751EC" w:rsidP="00A751EC" w:rsidRDefault="00A751EC" w14:paraId="3916BFB9" w14:textId="03596940">
            <w:pPr>
              <w:spacing w:after="0"/>
              <w:rPr>
                <w:b/>
                <w:bCs/>
                <w:cs/>
              </w:rPr>
            </w:pPr>
            <w:r w:rsidRPr="00363B2F">
              <w:rPr>
                <w:b/>
                <w:bCs/>
              </w:rPr>
              <w:t>End SMS Event Notification Section</w:t>
            </w:r>
          </w:p>
        </w:tc>
      </w:tr>
      <w:tr w:rsidRPr="008979A8" w:rsidR="00A751EC" w:rsidTr="00744516" w14:paraId="69D9F7CE" w14:textId="77777777">
        <w:trPr>
          <w:trHeight w:val="24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A751EC" w:rsidP="00A751EC" w:rsidRDefault="00A751EC" w14:paraId="136C2935" w14:textId="178A38BB">
            <w:pPr>
              <w:spacing w:after="0"/>
            </w:pPr>
            <w:r w:rsidRPr="00744516">
              <w:rPr>
                <w:rFonts w:eastAsia="Times New Roman" w:cs="CordiaUPC"/>
                <w:b/>
                <w:lang w:bidi="he-IL"/>
              </w:rPr>
              <w:t>Mismatch Operator Alert</w:t>
            </w:r>
            <w:r w:rsidRPr="00363B2F">
              <w:rPr>
                <w:b/>
                <w:bCs/>
              </w:rPr>
              <w:t xml:space="preserve"> section</w:t>
            </w:r>
          </w:p>
          <w:p w:rsidRPr="000E6DA9" w:rsidR="00A751EC" w:rsidP="00A751EC" w:rsidRDefault="00A751EC" w14:paraId="35466D40" w14:textId="6AE3F229">
            <w:pPr>
              <w:rPr>
                <w:cs/>
              </w:rPr>
            </w:pPr>
            <w:r>
              <w:t xml:space="preserve">Visible </w:t>
            </w:r>
            <w:r>
              <w:rPr>
                <w:rFonts w:hint="cs"/>
                <w:cs/>
              </w:rPr>
              <w:t xml:space="preserve">เมื่อ </w:t>
            </w:r>
            <w:r>
              <w:t>Promotion Group</w:t>
            </w:r>
            <w:r>
              <w:rPr>
                <w:rFonts w:hint="cs"/>
                <w:cs/>
              </w:rPr>
              <w:t xml:space="preserve"> ที่เลือกมามีค่า </w:t>
            </w:r>
            <w:r>
              <w:rPr>
                <w:rFonts w:cs="CordiaUPC"/>
                <w:cs/>
              </w:rPr>
              <w:t>“</w:t>
            </w:r>
            <w:r>
              <w:t>IR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และ </w:t>
            </w:r>
            <w:r w:rsidRPr="007A66E2">
              <w:t>RUC Feature</w:t>
            </w:r>
            <w:r w:rsidRPr="007A66E2">
              <w:rPr>
                <w:rFonts w:hint="cs" w:cs="CordiaUPC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มีค่าเป็น </w:t>
            </w:r>
            <w:r w:rsidRPr="007A66E2">
              <w:t>Block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Alert Message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t>Yes</w:t>
            </w:r>
            <w:r>
              <w:rPr>
                <w:rFonts w:hint="cs"/>
                <w:cs/>
              </w:rPr>
              <w:t xml:space="preserve"> ถ้าไม่ใช่ให้ </w:t>
            </w:r>
            <w:r>
              <w:t xml:space="preserve">Invisible </w:t>
            </w:r>
            <w:r>
              <w:rPr>
                <w:rFonts w:hint="cs"/>
                <w:cs/>
              </w:rPr>
              <w:t>และเคลียร์ค่า</w:t>
            </w:r>
          </w:p>
        </w:tc>
      </w:tr>
      <w:tr w:rsidRPr="008979A8" w:rsidR="00A751EC" w:rsidTr="00363B2F" w14:paraId="182045EA" w14:textId="77777777">
        <w:trPr>
          <w:trHeight w:val="24"/>
        </w:trPr>
        <w:tc>
          <w:tcPr>
            <w:tcW w:w="5000" w:type="pct"/>
            <w:gridSpan w:val="3"/>
            <w:shd w:val="clear" w:color="auto" w:fill="EAF1DD" w:themeFill="accent3" w:themeFillTint="33"/>
          </w:tcPr>
          <w:p w:rsidR="00A751EC" w:rsidP="00A751EC" w:rsidRDefault="00A751EC" w14:paraId="031A0436" w14:textId="20BFED3D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ให้ </w:t>
            </w:r>
            <w:r>
              <w:t xml:space="preserve">Loop </w:t>
            </w:r>
            <w:r>
              <w:rPr>
                <w:rFonts w:hint="cs"/>
                <w:cs/>
              </w:rPr>
              <w:t xml:space="preserve">แสดง </w:t>
            </w:r>
            <w:r>
              <w:t xml:space="preserve">field </w:t>
            </w:r>
            <w:r>
              <w:rPr>
                <w:rFonts w:hint="cs"/>
                <w:cs/>
              </w:rPr>
              <w:t xml:space="preserve">ตามจำนวน </w:t>
            </w:r>
            <w:r>
              <w:t xml:space="preserve">Language </w:t>
            </w:r>
            <w:r>
              <w:rPr>
                <w:rFonts w:hint="cs"/>
                <w:cs/>
              </w:rPr>
              <w:t>ที่เลือกมาก</w:t>
            </w:r>
          </w:p>
        </w:tc>
      </w:tr>
      <w:tr w:rsidRPr="008979A8" w:rsidR="00A751EC" w:rsidTr="00363B2F" w14:paraId="4365883E" w14:textId="77777777">
        <w:trPr>
          <w:trHeight w:val="24"/>
        </w:trPr>
        <w:tc>
          <w:tcPr>
            <w:tcW w:w="877" w:type="pct"/>
            <w:shd w:val="clear" w:color="auto" w:fill="EAF1DD" w:themeFill="accent3" w:themeFillTint="33"/>
          </w:tcPr>
          <w:p w:rsidR="00A751EC" w:rsidP="00A751EC" w:rsidRDefault="00A751EC" w14:paraId="261BA318" w14:textId="45AA6AA7">
            <w:r w:rsidRPr="00A235B3">
              <w:t>langAbb</w:t>
            </w:r>
          </w:p>
        </w:tc>
        <w:tc>
          <w:tcPr>
            <w:tcW w:w="1022" w:type="pct"/>
            <w:shd w:val="clear" w:color="auto" w:fill="EAF1DD" w:themeFill="accent3" w:themeFillTint="33"/>
          </w:tcPr>
          <w:p w:rsidR="00A751EC" w:rsidP="00A751EC" w:rsidRDefault="00A751EC" w14:paraId="0D4C87EB" w14:textId="35CA5C4A">
            <w:r>
              <w:t>Text Area</w:t>
            </w:r>
          </w:p>
        </w:tc>
        <w:tc>
          <w:tcPr>
            <w:tcW w:w="3101" w:type="pct"/>
            <w:shd w:val="clear" w:color="auto" w:fill="EAF1DD" w:themeFill="accent3" w:themeFillTint="33"/>
          </w:tcPr>
          <w:p w:rsidR="00A751EC" w:rsidP="00A751EC" w:rsidRDefault="00A751EC" w14:paraId="2F4351A2" w14:textId="77777777">
            <w:r>
              <w:rPr>
                <w:rFonts w:ascii="Segoe UI" w:hAnsi="Segoe UI" w:cs="Segoe UI"/>
                <w:sz w:val="18"/>
                <w:szCs w:val="18"/>
              </w:rPr>
              <w:t>langAbb</w:t>
            </w:r>
            <w:r>
              <w:rPr>
                <w:rFonts w:cs="Angsana New"/>
                <w:cs/>
              </w:rPr>
              <w:t xml:space="preserve"> = </w:t>
            </w:r>
            <w:r>
              <w:t>language</w:t>
            </w:r>
            <w:r>
              <w:rPr>
                <w:rFonts w:cs="Angsana New"/>
                <w:cs/>
              </w:rPr>
              <w:t>.</w:t>
            </w:r>
            <w:r>
              <w:t>lov_val2</w:t>
            </w:r>
          </w:p>
          <w:p w:rsidR="00A751EC" w:rsidP="00A751EC" w:rsidRDefault="00A751EC" w14:paraId="4C06FEB0" w14:textId="449F8A05">
            <w:pPr>
              <w:rPr>
                <w:cs/>
              </w:rPr>
            </w:pPr>
            <w:r w:rsidRPr="00A235B3">
              <w:rPr>
                <w:u w:val="single"/>
              </w:rPr>
              <w:t>Invisible</w:t>
            </w:r>
          </w:p>
        </w:tc>
      </w:tr>
      <w:tr w:rsidRPr="008979A8" w:rsidR="00A751EC" w:rsidTr="006820B7" w14:paraId="2EA824B3" w14:textId="77777777">
        <w:trPr>
          <w:trHeight w:val="24"/>
        </w:trPr>
        <w:tc>
          <w:tcPr>
            <w:tcW w:w="877" w:type="pct"/>
          </w:tcPr>
          <w:p w:rsidR="00A751EC" w:rsidP="00A751EC" w:rsidRDefault="00A751EC" w14:paraId="431894D1" w14:textId="3FADF4DC">
            <w:r>
              <w:t>smsM</w:t>
            </w:r>
            <w:r w:rsidRPr="000E6DA9">
              <w:t>ismatchOperatorAlert</w:t>
            </w:r>
          </w:p>
        </w:tc>
        <w:tc>
          <w:tcPr>
            <w:tcW w:w="1022" w:type="pct"/>
          </w:tcPr>
          <w:p w:rsidR="00A751EC" w:rsidP="00A751EC" w:rsidRDefault="00A751EC" w14:paraId="2111E846" w14:textId="619E335A">
            <w:r>
              <w:t>Text Area</w:t>
            </w:r>
          </w:p>
        </w:tc>
        <w:tc>
          <w:tcPr>
            <w:tcW w:w="3101" w:type="pct"/>
          </w:tcPr>
          <w:p w:rsidR="00A751EC" w:rsidP="00A751EC" w:rsidRDefault="00A751EC" w14:paraId="0D24F763" w14:textId="5C026FDF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363B2F">
              <w:rPr>
                <w:rFonts w:cs="CordiaUPC"/>
                <w:color w:val="FF0000"/>
                <w:cs/>
              </w:rPr>
              <w:t>*</w:t>
            </w:r>
            <w:r w:rsidRPr="00363B2F">
              <w:rPr>
                <w:color w:val="FF0000"/>
              </w:rPr>
              <w:t>Mismatch Operator Alert {</w:t>
            </w:r>
            <w:r w:rsidRPr="00363B2F">
              <w:rPr>
                <w:rFonts w:ascii="Segoe UI" w:hAnsi="Segoe UI" w:cs="Segoe UI"/>
                <w:color w:val="FF0000"/>
                <w:sz w:val="18"/>
                <w:szCs w:val="18"/>
              </w:rPr>
              <w:t>langAbb</w:t>
            </w:r>
            <w:r w:rsidRPr="00363B2F">
              <w:rPr>
                <w:color w:val="FF0000"/>
              </w:rPr>
              <w:t>}</w:t>
            </w:r>
          </w:p>
          <w:p w:rsidR="00A751EC" w:rsidP="00A751EC" w:rsidRDefault="00A751EC" w14:paraId="5E3355D3" w14:textId="77777777">
            <w:r>
              <w:t xml:space="preserve">Max Length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Angsana New"/>
              </w:rPr>
              <w:t>2</w:t>
            </w:r>
            <w:r>
              <w:t>50</w:t>
            </w:r>
          </w:p>
          <w:p w:rsidR="00A751EC" w:rsidP="00A751EC" w:rsidRDefault="00A751EC" w14:paraId="470890CF" w14:textId="5CEFE7DD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เมื่อ </w:t>
            </w:r>
            <w:r>
              <w:t xml:space="preserve">User </w:t>
            </w:r>
            <w:r>
              <w:rPr>
                <w:rFonts w:hint="cs"/>
                <w:cs/>
              </w:rPr>
              <w:t>กรอก</w:t>
            </w:r>
            <w:r>
              <w:rPr>
                <w:rFonts w:cs="Angsana New"/>
                <w:cs/>
              </w:rPr>
              <w:t>ใ</w:t>
            </w:r>
            <w:r>
              <w:rPr>
                <w:rFonts w:hint="cs"/>
                <w:cs/>
              </w:rPr>
              <w:t xml:space="preserve">ห้คำนวนจำนวนตัวอักษรไว้ที่ </w:t>
            </w:r>
            <w:r>
              <w:t>counterSmsM</w:t>
            </w:r>
            <w:r w:rsidRPr="000E6DA9">
              <w:t>ismatchOperatorAlert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color w:val="FF0000"/>
              </w:rPr>
              <w:t>{</w:t>
            </w:r>
            <w:r>
              <w:rPr>
                <w:rFonts w:ascii="Segoe UI" w:hAnsi="Segoe UI" w:cs="Segoe UI"/>
                <w:sz w:val="18"/>
                <w:szCs w:val="18"/>
              </w:rPr>
              <w:t>langAbb</w:t>
            </w:r>
            <w:r>
              <w:rPr>
                <w:color w:val="FF0000"/>
              </w:rPr>
              <w:t>}</w:t>
            </w:r>
          </w:p>
        </w:tc>
      </w:tr>
      <w:tr w:rsidRPr="008979A8" w:rsidR="00A751EC" w:rsidTr="006820B7" w14:paraId="23191177" w14:textId="77777777">
        <w:trPr>
          <w:trHeight w:val="24"/>
        </w:trPr>
        <w:tc>
          <w:tcPr>
            <w:tcW w:w="877" w:type="pct"/>
          </w:tcPr>
          <w:p w:rsidR="00A751EC" w:rsidP="00A751EC" w:rsidRDefault="00A751EC" w14:paraId="6E7F79E5" w14:textId="396397F6">
            <w:r>
              <w:t>counterSmsM</w:t>
            </w:r>
            <w:r w:rsidRPr="000E6DA9">
              <w:t>ismatchOperatorAlert</w:t>
            </w:r>
          </w:p>
        </w:tc>
        <w:tc>
          <w:tcPr>
            <w:tcW w:w="1022" w:type="pct"/>
          </w:tcPr>
          <w:p w:rsidR="00A751EC" w:rsidP="00A751EC" w:rsidRDefault="00A751EC" w14:paraId="2B744605" w14:textId="6CF188EC">
            <w:r>
              <w:t>Text</w:t>
            </w:r>
          </w:p>
        </w:tc>
        <w:tc>
          <w:tcPr>
            <w:tcW w:w="3101" w:type="pct"/>
          </w:tcPr>
          <w:p w:rsidR="00A751EC" w:rsidP="00A751EC" w:rsidRDefault="00A751EC" w14:paraId="091EB36F" w14:textId="03E9983F">
            <w:r>
              <w:rPr>
                <w:rFonts w:hint="cs"/>
                <w:cs/>
              </w:rPr>
              <w:t>วางไว้ใต้</w:t>
            </w:r>
            <w:r>
              <w:rPr>
                <w:rFonts w:cs="Angsana New"/>
                <w:cs/>
              </w:rPr>
              <w:t xml:space="preserve"> </w:t>
            </w:r>
            <w:r>
              <w:t>smsM</w:t>
            </w:r>
            <w:r w:rsidRPr="000E6DA9">
              <w:t>ismatchOperatorAlert</w:t>
            </w:r>
          </w:p>
          <w:p w:rsidR="00A751EC" w:rsidP="00A751EC" w:rsidRDefault="00A751EC" w14:paraId="79D659CD" w14:textId="77777777">
            <w:r>
              <w:rPr>
                <w:rFonts w:hint="cs"/>
                <w:cs/>
              </w:rPr>
              <w:t xml:space="preserve">แสดงใน </w:t>
            </w:r>
            <w:r>
              <w:t>Format</w:t>
            </w:r>
          </w:p>
          <w:p w:rsidR="00A751EC" w:rsidP="00A751EC" w:rsidRDefault="00A751EC" w14:paraId="26AF0329" w14:textId="1B2F22E5">
            <w:pPr>
              <w:rPr>
                <w:cs/>
              </w:rPr>
            </w:pPr>
            <w:r>
              <w:t>counterSmsM</w:t>
            </w:r>
            <w:r w:rsidRPr="000E6DA9">
              <w:t>ismatchOperatorAlert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cs="Angsana New"/>
                <w:cs/>
              </w:rPr>
              <w:t xml:space="preserve">/ </w:t>
            </w:r>
            <w:r>
              <w:t>250</w:t>
            </w:r>
          </w:p>
        </w:tc>
      </w:tr>
      <w:tr w:rsidRPr="008979A8" w:rsidR="00A751EC" w:rsidTr="006820B7" w14:paraId="42731970" w14:textId="77777777">
        <w:trPr>
          <w:trHeight w:val="24"/>
        </w:trPr>
        <w:tc>
          <w:tcPr>
            <w:tcW w:w="5000" w:type="pct"/>
            <w:gridSpan w:val="3"/>
            <w:shd w:val="clear" w:color="auto" w:fill="EAF1DD" w:themeFill="accent3" w:themeFillTint="33"/>
          </w:tcPr>
          <w:p w:rsidR="00A751EC" w:rsidP="00A751EC" w:rsidRDefault="00A751EC" w14:paraId="1D362D43" w14:textId="58FE99C7">
            <w:pPr>
              <w:spacing w:after="0"/>
            </w:pPr>
            <w:r>
              <w:rPr>
                <w:rFonts w:hint="cs"/>
                <w:cs/>
              </w:rPr>
              <w:t xml:space="preserve">จบ </w:t>
            </w:r>
            <w:r>
              <w:t>Loop</w:t>
            </w:r>
          </w:p>
        </w:tc>
      </w:tr>
      <w:tr w:rsidRPr="008979A8" w:rsidR="00A751EC" w:rsidTr="006820B7" w14:paraId="52AECFA7" w14:textId="77777777">
        <w:trPr>
          <w:trHeight w:val="108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A751EC" w:rsidP="00A751EC" w:rsidRDefault="00A751EC" w14:paraId="609F19D4" w14:textId="3DDF41ED">
            <w:pPr>
              <w:pStyle w:val="HeaderTable"/>
            </w:pPr>
            <w:r>
              <w:t xml:space="preserve">End </w:t>
            </w:r>
            <w:r>
              <w:rPr>
                <w:rStyle w:val="ui-provider"/>
                <w:rFonts w:eastAsiaTheme="majorEastAsia"/>
              </w:rPr>
              <w:t>Mismatch Operator Alert</w:t>
            </w:r>
            <w:r>
              <w:t xml:space="preserve"> Section</w:t>
            </w:r>
          </w:p>
        </w:tc>
      </w:tr>
      <w:tr w:rsidRPr="008979A8" w:rsidR="00A751EC" w:rsidTr="006820B7" w14:paraId="4BF6CF21" w14:textId="77777777">
        <w:trPr>
          <w:trHeight w:val="108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A751EC" w:rsidP="00A751EC" w:rsidRDefault="00A751EC" w14:paraId="7103D7B6" w14:textId="77777777">
            <w:pPr>
              <w:pStyle w:val="HeaderTable"/>
            </w:pPr>
            <w:r>
              <w:t>SMS Check Current</w:t>
            </w:r>
          </w:p>
          <w:p w:rsidR="00A751EC" w:rsidP="00A751EC" w:rsidRDefault="00A751EC" w14:paraId="7432626C" w14:textId="51794148">
            <w:pPr>
              <w:rPr>
                <w:cs/>
              </w:rPr>
            </w:pPr>
            <w:r>
              <w:t xml:space="preserve">Visible </w:t>
            </w:r>
            <w:r>
              <w:rPr>
                <w:rFonts w:hint="cs"/>
                <w:cs/>
              </w:rPr>
              <w:t xml:space="preserve">เมื่อ </w:t>
            </w:r>
            <w:r w:rsidRPr="00766CC1">
              <w:t>customerType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Product Class </w:t>
            </w:r>
            <w:r>
              <w:rPr>
                <w:rFonts w:cs="Angsana New"/>
                <w:cs/>
              </w:rPr>
              <w:t>= “</w:t>
            </w:r>
            <w:r>
              <w:t>Main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ถ้าไม่ใช่ให้ </w:t>
            </w:r>
            <w:r>
              <w:t xml:space="preserve">Invisible </w:t>
            </w:r>
            <w:r>
              <w:rPr>
                <w:rFonts w:hint="cs"/>
                <w:cs/>
              </w:rPr>
              <w:t>และเคลียร์ค่า</w:t>
            </w:r>
          </w:p>
        </w:tc>
      </w:tr>
      <w:tr w:rsidRPr="008979A8" w:rsidR="00A751EC" w:rsidTr="006820B7" w14:paraId="1E45C0EB" w14:textId="77777777">
        <w:trPr>
          <w:trHeight w:val="108"/>
        </w:trPr>
        <w:tc>
          <w:tcPr>
            <w:tcW w:w="5000" w:type="pct"/>
            <w:gridSpan w:val="3"/>
            <w:shd w:val="clear" w:color="auto" w:fill="EAF1DD" w:themeFill="accent3" w:themeFillTint="33"/>
          </w:tcPr>
          <w:p w:rsidR="00A751EC" w:rsidP="00A751EC" w:rsidRDefault="00A751EC" w14:paraId="6F7CB557" w14:textId="77777777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ให้ </w:t>
            </w:r>
            <w:r>
              <w:t xml:space="preserve">Loop </w:t>
            </w:r>
            <w:r>
              <w:rPr>
                <w:rFonts w:hint="cs"/>
                <w:cs/>
              </w:rPr>
              <w:t xml:space="preserve">แสดง </w:t>
            </w:r>
            <w:r>
              <w:t xml:space="preserve">field </w:t>
            </w:r>
            <w:r>
              <w:rPr>
                <w:rFonts w:hint="cs"/>
                <w:cs/>
              </w:rPr>
              <w:t xml:space="preserve">ตามจำนวน </w:t>
            </w:r>
            <w:r>
              <w:t xml:space="preserve">Language </w:t>
            </w:r>
            <w:r>
              <w:rPr>
                <w:rFonts w:hint="cs"/>
                <w:cs/>
              </w:rPr>
              <w:t>ที่เลือกมาก</w:t>
            </w:r>
          </w:p>
        </w:tc>
      </w:tr>
      <w:tr w:rsidRPr="008979A8" w:rsidR="00A751EC" w:rsidTr="006820B7" w14:paraId="1B0DE625" w14:textId="77777777">
        <w:trPr>
          <w:trHeight w:val="108"/>
        </w:trPr>
        <w:tc>
          <w:tcPr>
            <w:tcW w:w="877" w:type="pct"/>
            <w:shd w:val="clear" w:color="auto" w:fill="EAF1DD" w:themeFill="accent3" w:themeFillTint="33"/>
          </w:tcPr>
          <w:p w:rsidR="00A751EC" w:rsidP="00A751EC" w:rsidRDefault="00A751EC" w14:paraId="7506CA04" w14:textId="77777777">
            <w:pPr>
              <w:rPr>
                <w:cs/>
              </w:rPr>
            </w:pPr>
            <w:r w:rsidRPr="00A235B3">
              <w:t>langAbb</w:t>
            </w:r>
          </w:p>
        </w:tc>
        <w:tc>
          <w:tcPr>
            <w:tcW w:w="1022" w:type="pct"/>
            <w:shd w:val="clear" w:color="auto" w:fill="EAF1DD" w:themeFill="accent3" w:themeFillTint="33"/>
          </w:tcPr>
          <w:p w:rsidR="00A751EC" w:rsidP="00A751EC" w:rsidRDefault="00A751EC" w14:paraId="2080E2B5" w14:textId="77777777">
            <w:r>
              <w:t>Text Area</w:t>
            </w:r>
          </w:p>
        </w:tc>
        <w:tc>
          <w:tcPr>
            <w:tcW w:w="3101" w:type="pct"/>
            <w:shd w:val="clear" w:color="auto" w:fill="EAF1DD" w:themeFill="accent3" w:themeFillTint="33"/>
          </w:tcPr>
          <w:p w:rsidR="00A751EC" w:rsidP="00A751EC" w:rsidRDefault="00A751EC" w14:paraId="0B85F8EC" w14:textId="77777777">
            <w:r>
              <w:rPr>
                <w:rFonts w:ascii="Segoe UI" w:hAnsi="Segoe UI" w:cs="Segoe UI"/>
                <w:sz w:val="18"/>
                <w:szCs w:val="18"/>
              </w:rPr>
              <w:t>langAbb</w:t>
            </w:r>
            <w:r>
              <w:rPr>
                <w:rFonts w:cs="Angsana New"/>
                <w:cs/>
              </w:rPr>
              <w:t xml:space="preserve"> = </w:t>
            </w:r>
            <w:r>
              <w:t>language</w:t>
            </w:r>
            <w:r>
              <w:rPr>
                <w:rFonts w:cs="Angsana New"/>
                <w:cs/>
              </w:rPr>
              <w:t>.</w:t>
            </w:r>
            <w:r>
              <w:t>lov_val2</w:t>
            </w:r>
          </w:p>
          <w:p w:rsidRPr="00A235B3" w:rsidR="00A751EC" w:rsidP="00A751EC" w:rsidRDefault="00A751EC" w14:paraId="2DAB2DEF" w14:textId="77777777">
            <w:pPr>
              <w:rPr>
                <w:u w:val="single"/>
              </w:rPr>
            </w:pPr>
            <w:r w:rsidRPr="00A235B3">
              <w:rPr>
                <w:u w:val="single"/>
              </w:rPr>
              <w:t>Invisible</w:t>
            </w:r>
          </w:p>
        </w:tc>
      </w:tr>
      <w:tr w:rsidRPr="008979A8" w:rsidR="00A751EC" w:rsidTr="006820B7" w14:paraId="545702D4" w14:textId="77777777">
        <w:trPr>
          <w:trHeight w:val="48"/>
        </w:trPr>
        <w:tc>
          <w:tcPr>
            <w:tcW w:w="877" w:type="pct"/>
          </w:tcPr>
          <w:p w:rsidR="00A751EC" w:rsidP="00A751EC" w:rsidRDefault="00A751EC" w14:paraId="5EA06A72" w14:textId="68970886">
            <w:r>
              <w:t>smsCheck</w:t>
            </w:r>
            <w:r w:rsidRPr="00B15758">
              <w:t>Current</w:t>
            </w:r>
          </w:p>
        </w:tc>
        <w:tc>
          <w:tcPr>
            <w:tcW w:w="1022" w:type="pct"/>
          </w:tcPr>
          <w:p w:rsidR="00A751EC" w:rsidP="00A751EC" w:rsidRDefault="00A751EC" w14:paraId="4B207DB1" w14:textId="3C36A7F9">
            <w:r>
              <w:t>Text Area</w:t>
            </w:r>
          </w:p>
        </w:tc>
        <w:tc>
          <w:tcPr>
            <w:tcW w:w="3101" w:type="pct"/>
          </w:tcPr>
          <w:p w:rsidR="00A751EC" w:rsidP="00A751EC" w:rsidRDefault="00A751EC" w14:paraId="17D6D8BF" w14:textId="052EDF24">
            <w:r>
              <w:t xml:space="preserve">Label </w:t>
            </w:r>
            <w:r>
              <w:rPr>
                <w:rFonts w:cs="Angsana New"/>
                <w:cs/>
              </w:rPr>
              <w:t xml:space="preserve">:  </w:t>
            </w:r>
            <w:r>
              <w:t xml:space="preserve">SMS Check Current 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</w:p>
          <w:p w:rsidR="00A751EC" w:rsidP="00A751EC" w:rsidRDefault="00A751EC" w14:paraId="2845D056" w14:textId="0FF1627A">
            <w:r>
              <w:t xml:space="preserve">Max Length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Angsana New"/>
              </w:rPr>
              <w:t>2</w:t>
            </w:r>
            <w:r>
              <w:t>50</w:t>
            </w:r>
          </w:p>
          <w:p w:rsidR="00A751EC" w:rsidP="00A751EC" w:rsidRDefault="00A751EC" w14:paraId="4BDF65F3" w14:textId="7D4687D5">
            <w:r>
              <w:rPr>
                <w:rFonts w:hint="cs"/>
                <w:cs/>
              </w:rPr>
              <w:t xml:space="preserve">เมื่อ </w:t>
            </w:r>
            <w:r>
              <w:t xml:space="preserve">User </w:t>
            </w:r>
            <w:r>
              <w:rPr>
                <w:rFonts w:hint="cs"/>
                <w:cs/>
              </w:rPr>
              <w:t>กรอก</w:t>
            </w:r>
            <w:r>
              <w:rPr>
                <w:rFonts w:cs="Angsana New"/>
                <w:cs/>
              </w:rPr>
              <w:t>ใ</w:t>
            </w:r>
            <w:r>
              <w:rPr>
                <w:rFonts w:hint="cs"/>
                <w:cs/>
              </w:rPr>
              <w:t xml:space="preserve">ห้คำนวนจำนวนตัวอักษรไว้ที่ </w:t>
            </w:r>
            <w:r>
              <w:t>counterSMSCheck</w:t>
            </w:r>
            <w:r w:rsidRPr="00B15758">
              <w:t>Current</w:t>
            </w:r>
            <w:r>
              <w:rPr>
                <w:color w:val="FF0000"/>
              </w:rPr>
              <w:t>{</w:t>
            </w:r>
            <w:r>
              <w:rPr>
                <w:rFonts w:ascii="Segoe UI" w:hAnsi="Segoe UI" w:cs="Segoe UI"/>
                <w:sz w:val="18"/>
                <w:szCs w:val="18"/>
              </w:rPr>
              <w:t>langAbb</w:t>
            </w:r>
            <w:r>
              <w:rPr>
                <w:color w:val="FF0000"/>
              </w:rPr>
              <w:t>}</w:t>
            </w:r>
          </w:p>
        </w:tc>
      </w:tr>
      <w:tr w:rsidRPr="008979A8" w:rsidR="00A751EC" w:rsidTr="006820B7" w14:paraId="36A6CA4B" w14:textId="77777777">
        <w:trPr>
          <w:trHeight w:val="43"/>
        </w:trPr>
        <w:tc>
          <w:tcPr>
            <w:tcW w:w="877" w:type="pct"/>
          </w:tcPr>
          <w:p w:rsidR="00A751EC" w:rsidP="00A751EC" w:rsidRDefault="00A751EC" w14:paraId="1C3B5C0A" w14:textId="2BD7BDBA">
            <w:r>
              <w:t>counterSMSCheck</w:t>
            </w:r>
            <w:r w:rsidRPr="00B15758">
              <w:t>Current</w:t>
            </w:r>
          </w:p>
        </w:tc>
        <w:tc>
          <w:tcPr>
            <w:tcW w:w="1022" w:type="pct"/>
          </w:tcPr>
          <w:p w:rsidR="00A751EC" w:rsidP="00A751EC" w:rsidRDefault="00A751EC" w14:paraId="2C46B344" w14:textId="26F0B8B8">
            <w:r>
              <w:t>Text</w:t>
            </w:r>
          </w:p>
        </w:tc>
        <w:tc>
          <w:tcPr>
            <w:tcW w:w="3101" w:type="pct"/>
          </w:tcPr>
          <w:p w:rsidR="00A751EC" w:rsidP="00A751EC" w:rsidRDefault="00A751EC" w14:paraId="7BEB420F" w14:textId="0E965B85">
            <w:r>
              <w:rPr>
                <w:rFonts w:hint="cs"/>
                <w:cs/>
              </w:rPr>
              <w:t>วางไว้ใต้</w:t>
            </w:r>
            <w:r>
              <w:rPr>
                <w:rFonts w:cs="Angsana New"/>
                <w:cs/>
              </w:rPr>
              <w:t xml:space="preserve"> </w:t>
            </w:r>
            <w:r>
              <w:t>smsCheck</w:t>
            </w:r>
            <w:r w:rsidRPr="00B15758">
              <w:t>Current</w:t>
            </w:r>
          </w:p>
          <w:p w:rsidR="00A751EC" w:rsidP="00A751EC" w:rsidRDefault="00A751EC" w14:paraId="0B5223C7" w14:textId="77777777">
            <w:r>
              <w:rPr>
                <w:rFonts w:hint="cs"/>
                <w:cs/>
              </w:rPr>
              <w:t xml:space="preserve">แสดงใน </w:t>
            </w:r>
            <w:r>
              <w:t>Format</w:t>
            </w:r>
          </w:p>
          <w:p w:rsidR="00A751EC" w:rsidP="00A751EC" w:rsidRDefault="00A751EC" w14:paraId="0CC9D96C" w14:textId="74DDFDC2">
            <w:r>
              <w:t>counterSMSCheck</w:t>
            </w:r>
            <w:r w:rsidRPr="00B15758">
              <w:t>Current</w:t>
            </w:r>
            <w:r>
              <w:rPr>
                <w:rFonts w:cs="Angsana New"/>
                <w:cs/>
              </w:rPr>
              <w:t xml:space="preserve"> / </w:t>
            </w:r>
            <w:r>
              <w:t>50</w:t>
            </w:r>
          </w:p>
        </w:tc>
      </w:tr>
      <w:tr w:rsidRPr="008979A8" w:rsidR="00A751EC" w:rsidTr="006820B7" w14:paraId="154EE4F1" w14:textId="77777777">
        <w:trPr>
          <w:trHeight w:val="108"/>
        </w:trPr>
        <w:tc>
          <w:tcPr>
            <w:tcW w:w="5000" w:type="pct"/>
            <w:gridSpan w:val="3"/>
            <w:shd w:val="clear" w:color="auto" w:fill="EAF1DD" w:themeFill="accent3" w:themeFillTint="33"/>
          </w:tcPr>
          <w:p w:rsidR="00A751EC" w:rsidP="00A751EC" w:rsidRDefault="00A751EC" w14:paraId="09121226" w14:textId="77777777">
            <w:r>
              <w:rPr>
                <w:rFonts w:hint="cs"/>
                <w:cs/>
              </w:rPr>
              <w:t xml:space="preserve">จบ </w:t>
            </w:r>
            <w:r>
              <w:t>Loop</w:t>
            </w:r>
          </w:p>
        </w:tc>
      </w:tr>
      <w:tr w:rsidRPr="008979A8" w:rsidR="00A751EC" w:rsidTr="006820B7" w14:paraId="4F9CE417" w14:textId="77777777">
        <w:trPr>
          <w:trHeight w:val="108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A751EC" w:rsidP="00A751EC" w:rsidRDefault="00A751EC" w14:paraId="64CAB55F" w14:textId="620B9299">
            <w:pPr>
              <w:pStyle w:val="HeaderTable"/>
            </w:pPr>
            <w:r>
              <w:t>End SMS Check Current</w:t>
            </w:r>
          </w:p>
        </w:tc>
      </w:tr>
      <w:tr w:rsidRPr="008979A8" w:rsidR="00A751EC" w:rsidTr="006820B7" w14:paraId="7B72A682" w14:textId="77777777">
        <w:trPr>
          <w:trHeight w:val="108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A751EC" w:rsidP="00A751EC" w:rsidRDefault="00A751EC" w14:paraId="1C6CA59B" w14:textId="77777777">
            <w:pPr>
              <w:pStyle w:val="HeaderTable"/>
            </w:pPr>
            <w:r>
              <w:t>SMS for ROM</w:t>
            </w:r>
          </w:p>
          <w:p w:rsidR="00A751EC" w:rsidP="00A751EC" w:rsidRDefault="00A751EC" w14:paraId="040CD5CC" w14:textId="1FBF73E0">
            <w:r w:rsidRPr="00F03E22">
              <w:t xml:space="preserve">Visible </w:t>
            </w:r>
            <w:r w:rsidRPr="00F03E22">
              <w:rPr>
                <w:rFonts w:cs="Angsana New"/>
                <w:cs/>
              </w:rPr>
              <w:t xml:space="preserve">เมื่อ </w:t>
            </w:r>
            <w:r w:rsidRPr="00F03E22">
              <w:t xml:space="preserve">Human Touch Point </w:t>
            </w:r>
            <w:r w:rsidRPr="00F03E22">
              <w:rPr>
                <w:rFonts w:cs="Angsana New"/>
                <w:cs/>
              </w:rPr>
              <w:t xml:space="preserve">ประกอบด้วยค่า </w:t>
            </w:r>
            <w:r>
              <w:t xml:space="preserve"> sale_channel</w:t>
            </w:r>
            <w:r>
              <w:rPr>
                <w:rFonts w:cs="CordiaUPC"/>
                <w:cs/>
              </w:rPr>
              <w:t>.</w:t>
            </w:r>
            <w:r>
              <w:t>require_rom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CordiaUPC"/>
                <w:cs/>
              </w:rPr>
              <w:t>= “</w:t>
            </w:r>
            <w:r>
              <w:t>Y</w:t>
            </w:r>
            <w:r>
              <w:rPr>
                <w:rFonts w:cs="CordiaUPC"/>
                <w:cs/>
              </w:rPr>
              <w:t>”</w:t>
            </w:r>
          </w:p>
        </w:tc>
      </w:tr>
      <w:tr w:rsidRPr="008979A8" w:rsidR="00A751EC" w:rsidTr="006820B7" w14:paraId="2C8238F1" w14:textId="77777777">
        <w:trPr>
          <w:trHeight w:val="108"/>
        </w:trPr>
        <w:tc>
          <w:tcPr>
            <w:tcW w:w="5000" w:type="pct"/>
            <w:gridSpan w:val="3"/>
          </w:tcPr>
          <w:p w:rsidR="00A751EC" w:rsidP="00A751EC" w:rsidRDefault="00A751EC" w14:paraId="13880957" w14:textId="77777777">
            <w:r>
              <w:rPr>
                <w:rFonts w:hint="cs"/>
                <w:cs/>
              </w:rPr>
              <w:t xml:space="preserve">ปุ่ม </w:t>
            </w:r>
            <w:r>
              <w:rPr>
                <w:rFonts w:cs="Angsana New"/>
                <w:cs/>
              </w:rPr>
              <w:t xml:space="preserve">: </w:t>
            </w:r>
            <w:r>
              <w:t>Default Wordinng From SMS Greeting</w:t>
            </w:r>
          </w:p>
          <w:p w:rsidR="00A751EC" w:rsidP="00A751EC" w:rsidRDefault="00A751EC" w14:paraId="55800D11" w14:textId="20E4C2B5">
            <w:r>
              <w:rPr>
                <w:rFonts w:hint="cs"/>
                <w:cs/>
              </w:rPr>
              <w:t xml:space="preserve">เมื่อกดปุ่มให้ทำการ </w:t>
            </w:r>
            <w:r>
              <w:t xml:space="preserve">Copy </w:t>
            </w:r>
            <w:r>
              <w:rPr>
                <w:rFonts w:hint="cs"/>
                <w:cs/>
              </w:rPr>
              <w:t xml:space="preserve">ค่าจาก </w:t>
            </w:r>
            <w:r>
              <w:t>SMS Greeting</w:t>
            </w:r>
          </w:p>
        </w:tc>
      </w:tr>
      <w:tr w:rsidRPr="008979A8" w:rsidR="00A751EC" w:rsidTr="006820B7" w14:paraId="2BE5D24D" w14:textId="77777777">
        <w:trPr>
          <w:trHeight w:val="108"/>
        </w:trPr>
        <w:tc>
          <w:tcPr>
            <w:tcW w:w="5000" w:type="pct"/>
            <w:gridSpan w:val="3"/>
            <w:shd w:val="clear" w:color="auto" w:fill="EAF1DD" w:themeFill="accent3" w:themeFillTint="33"/>
          </w:tcPr>
          <w:p w:rsidR="00A751EC" w:rsidP="00A751EC" w:rsidRDefault="00A751EC" w14:paraId="658B4BBF" w14:textId="77777777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ให้ </w:t>
            </w:r>
            <w:r>
              <w:t xml:space="preserve">Loop </w:t>
            </w:r>
            <w:r>
              <w:rPr>
                <w:rFonts w:hint="cs"/>
                <w:cs/>
              </w:rPr>
              <w:t xml:space="preserve">แสดง </w:t>
            </w:r>
            <w:r>
              <w:t xml:space="preserve">field </w:t>
            </w:r>
            <w:r>
              <w:rPr>
                <w:rFonts w:hint="cs"/>
                <w:cs/>
              </w:rPr>
              <w:t xml:space="preserve">ตามจำนวน </w:t>
            </w:r>
            <w:r>
              <w:t xml:space="preserve">Language </w:t>
            </w:r>
            <w:r>
              <w:rPr>
                <w:rFonts w:hint="cs"/>
                <w:cs/>
              </w:rPr>
              <w:t>ที่เลือกมาก</w:t>
            </w:r>
          </w:p>
        </w:tc>
      </w:tr>
      <w:tr w:rsidRPr="008979A8" w:rsidR="00A751EC" w:rsidTr="006820B7" w14:paraId="10C10E25" w14:textId="77777777">
        <w:trPr>
          <w:trHeight w:val="108"/>
        </w:trPr>
        <w:tc>
          <w:tcPr>
            <w:tcW w:w="877" w:type="pct"/>
            <w:shd w:val="clear" w:color="auto" w:fill="EAF1DD" w:themeFill="accent3" w:themeFillTint="33"/>
          </w:tcPr>
          <w:p w:rsidR="00A751EC" w:rsidP="00A751EC" w:rsidRDefault="00A751EC" w14:paraId="2AC1ADBD" w14:textId="77777777">
            <w:pPr>
              <w:rPr>
                <w:cs/>
              </w:rPr>
            </w:pPr>
            <w:r w:rsidRPr="00A235B3">
              <w:t>langAbb</w:t>
            </w:r>
          </w:p>
        </w:tc>
        <w:tc>
          <w:tcPr>
            <w:tcW w:w="1022" w:type="pct"/>
            <w:shd w:val="clear" w:color="auto" w:fill="EAF1DD" w:themeFill="accent3" w:themeFillTint="33"/>
          </w:tcPr>
          <w:p w:rsidR="00A751EC" w:rsidP="00A751EC" w:rsidRDefault="00A751EC" w14:paraId="6332F65D" w14:textId="77777777">
            <w:r>
              <w:t>Text Area</w:t>
            </w:r>
          </w:p>
        </w:tc>
        <w:tc>
          <w:tcPr>
            <w:tcW w:w="3101" w:type="pct"/>
            <w:shd w:val="clear" w:color="auto" w:fill="EAF1DD" w:themeFill="accent3" w:themeFillTint="33"/>
          </w:tcPr>
          <w:p w:rsidR="00A751EC" w:rsidP="00A751EC" w:rsidRDefault="00A751EC" w14:paraId="35222B4C" w14:textId="77777777">
            <w:r>
              <w:rPr>
                <w:rFonts w:ascii="Segoe UI" w:hAnsi="Segoe UI" w:cs="Segoe UI"/>
                <w:sz w:val="18"/>
                <w:szCs w:val="18"/>
              </w:rPr>
              <w:t>langAbb</w:t>
            </w:r>
            <w:r>
              <w:rPr>
                <w:rFonts w:cs="Angsana New"/>
                <w:cs/>
              </w:rPr>
              <w:t xml:space="preserve"> = </w:t>
            </w:r>
            <w:r>
              <w:t>language</w:t>
            </w:r>
            <w:r>
              <w:rPr>
                <w:rFonts w:cs="Angsana New"/>
                <w:cs/>
              </w:rPr>
              <w:t>.</w:t>
            </w:r>
            <w:r>
              <w:t>lov_val2</w:t>
            </w:r>
          </w:p>
          <w:p w:rsidRPr="00A235B3" w:rsidR="00A751EC" w:rsidP="00A751EC" w:rsidRDefault="00A751EC" w14:paraId="7AE3D075" w14:textId="77777777">
            <w:pPr>
              <w:rPr>
                <w:u w:val="single"/>
              </w:rPr>
            </w:pPr>
            <w:r w:rsidRPr="00A235B3">
              <w:rPr>
                <w:u w:val="single"/>
              </w:rPr>
              <w:t>Invisible</w:t>
            </w:r>
          </w:p>
        </w:tc>
      </w:tr>
      <w:tr w:rsidRPr="008979A8" w:rsidR="00A751EC" w:rsidTr="006820B7" w14:paraId="51F6CD0F" w14:textId="77777777">
        <w:trPr>
          <w:trHeight w:val="75"/>
        </w:trPr>
        <w:tc>
          <w:tcPr>
            <w:tcW w:w="877" w:type="pct"/>
          </w:tcPr>
          <w:p w:rsidR="00A751EC" w:rsidP="00A751EC" w:rsidRDefault="00A751EC" w14:paraId="60A31F69" w14:textId="28984860">
            <w:r>
              <w:t>smsReponseSuccessForROM</w:t>
            </w:r>
          </w:p>
        </w:tc>
        <w:tc>
          <w:tcPr>
            <w:tcW w:w="1022" w:type="pct"/>
          </w:tcPr>
          <w:p w:rsidR="00A751EC" w:rsidP="00A751EC" w:rsidRDefault="00A751EC" w14:paraId="6CF8F24F" w14:textId="707B000F">
            <w:r>
              <w:t>Text Area</w:t>
            </w:r>
          </w:p>
        </w:tc>
        <w:tc>
          <w:tcPr>
            <w:tcW w:w="3101" w:type="pct"/>
          </w:tcPr>
          <w:p w:rsidR="00A751EC" w:rsidP="00A751EC" w:rsidRDefault="00A751EC" w14:paraId="39BE21AE" w14:textId="751D5CFE">
            <w:r>
              <w:t xml:space="preserve">Label </w:t>
            </w:r>
            <w:r>
              <w:rPr>
                <w:rFonts w:cs="Angsana New"/>
                <w:cs/>
              </w:rPr>
              <w:t xml:space="preserve">:  </w:t>
            </w:r>
            <w:r>
              <w:t xml:space="preserve">SMS Response Success 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</w:p>
          <w:p w:rsidR="00A751EC" w:rsidP="00A751EC" w:rsidRDefault="00A751EC" w14:paraId="4E1EEF25" w14:textId="77777777">
            <w:r>
              <w:t xml:space="preserve">Max Length </w:t>
            </w:r>
            <w:r>
              <w:rPr>
                <w:rFonts w:cs="Angsana New"/>
                <w:cs/>
              </w:rPr>
              <w:t xml:space="preserve">: </w:t>
            </w:r>
            <w:r>
              <w:t>250</w:t>
            </w:r>
          </w:p>
          <w:p w:rsidR="00A751EC" w:rsidP="00A751EC" w:rsidRDefault="00A751EC" w14:paraId="1F5D1B8E" w14:textId="15D5FC6E">
            <w:r>
              <w:rPr>
                <w:rFonts w:hint="cs"/>
                <w:cs/>
              </w:rPr>
              <w:t xml:space="preserve">เมื่อ </w:t>
            </w:r>
            <w:r>
              <w:t xml:space="preserve">User </w:t>
            </w:r>
            <w:r>
              <w:rPr>
                <w:rFonts w:hint="cs"/>
                <w:cs/>
              </w:rPr>
              <w:t>กรอก</w:t>
            </w:r>
            <w:r>
              <w:rPr>
                <w:rFonts w:cs="Angsana New"/>
                <w:cs/>
              </w:rPr>
              <w:t>ใ</w:t>
            </w:r>
            <w:r>
              <w:rPr>
                <w:rFonts w:hint="cs"/>
                <w:cs/>
              </w:rPr>
              <w:t xml:space="preserve">ห้คำนวนจำนวนตัวอักษรไว้ที่ </w:t>
            </w:r>
            <w:r>
              <w:t>counterSMSResponseSuccessForROM</w:t>
            </w:r>
            <w:r>
              <w:rPr>
                <w:color w:val="FF0000"/>
              </w:rPr>
              <w:t>{</w:t>
            </w:r>
            <w:r>
              <w:rPr>
                <w:rFonts w:ascii="Segoe UI" w:hAnsi="Segoe UI" w:cs="Segoe UI"/>
                <w:sz w:val="18"/>
                <w:szCs w:val="18"/>
              </w:rPr>
              <w:t>langAbb</w:t>
            </w:r>
            <w:r>
              <w:rPr>
                <w:color w:val="FF0000"/>
              </w:rPr>
              <w:t>}</w:t>
            </w:r>
          </w:p>
        </w:tc>
      </w:tr>
      <w:tr w:rsidRPr="008979A8" w:rsidR="00A751EC" w:rsidTr="006820B7" w14:paraId="0CF83607" w14:textId="77777777">
        <w:trPr>
          <w:trHeight w:val="72"/>
        </w:trPr>
        <w:tc>
          <w:tcPr>
            <w:tcW w:w="877" w:type="pct"/>
          </w:tcPr>
          <w:p w:rsidR="00A751EC" w:rsidP="00A751EC" w:rsidRDefault="00A751EC" w14:paraId="7A7E8902" w14:textId="567820E5">
            <w:r>
              <w:t>counterSmsReponseSuccessForROM</w:t>
            </w:r>
          </w:p>
        </w:tc>
        <w:tc>
          <w:tcPr>
            <w:tcW w:w="1022" w:type="pct"/>
          </w:tcPr>
          <w:p w:rsidR="00A751EC" w:rsidP="00A751EC" w:rsidRDefault="00A751EC" w14:paraId="635AFB73" w14:textId="689E43A4">
            <w:r>
              <w:t>Text</w:t>
            </w:r>
          </w:p>
        </w:tc>
        <w:tc>
          <w:tcPr>
            <w:tcW w:w="3101" w:type="pct"/>
          </w:tcPr>
          <w:p w:rsidR="00A751EC" w:rsidP="00A751EC" w:rsidRDefault="00A751EC" w14:paraId="1A95D368" w14:textId="5992C629">
            <w:r>
              <w:rPr>
                <w:rFonts w:hint="cs"/>
                <w:cs/>
              </w:rPr>
              <w:t>วางไว้ใต้</w:t>
            </w:r>
            <w:r>
              <w:rPr>
                <w:rFonts w:cs="Angsana New"/>
                <w:cs/>
              </w:rPr>
              <w:t xml:space="preserve"> </w:t>
            </w:r>
            <w:r>
              <w:t>smsReponseSuccessForROM</w:t>
            </w:r>
          </w:p>
          <w:p w:rsidR="00A751EC" w:rsidP="00A751EC" w:rsidRDefault="00A751EC" w14:paraId="00DBF4AF" w14:textId="77777777">
            <w:r>
              <w:rPr>
                <w:rFonts w:hint="cs"/>
                <w:cs/>
              </w:rPr>
              <w:t xml:space="preserve">แสดงใน </w:t>
            </w:r>
            <w:r>
              <w:t>Format</w:t>
            </w:r>
          </w:p>
          <w:p w:rsidR="00A751EC" w:rsidP="00A751EC" w:rsidRDefault="00A751EC" w14:paraId="30B78F10" w14:textId="6EC902FC">
            <w:r>
              <w:t>counterSmsReponseSuccessForROM</w:t>
            </w:r>
            <w:r>
              <w:rPr>
                <w:rFonts w:cs="Angsana New"/>
                <w:cs/>
              </w:rPr>
              <w:t xml:space="preserve"> / </w:t>
            </w:r>
            <w:r>
              <w:t>250</w:t>
            </w:r>
          </w:p>
        </w:tc>
      </w:tr>
      <w:tr w:rsidRPr="008979A8" w:rsidR="00A751EC" w:rsidTr="006820B7" w14:paraId="480C4ED8" w14:textId="77777777">
        <w:trPr>
          <w:trHeight w:val="108"/>
        </w:trPr>
        <w:tc>
          <w:tcPr>
            <w:tcW w:w="5000" w:type="pct"/>
            <w:gridSpan w:val="3"/>
            <w:shd w:val="clear" w:color="auto" w:fill="EAF1DD" w:themeFill="accent3" w:themeFillTint="33"/>
          </w:tcPr>
          <w:p w:rsidR="00A751EC" w:rsidP="00A751EC" w:rsidRDefault="00A751EC" w14:paraId="69F3C653" w14:textId="77777777">
            <w:r>
              <w:rPr>
                <w:rFonts w:hint="cs"/>
                <w:cs/>
              </w:rPr>
              <w:t xml:space="preserve">จบ </w:t>
            </w:r>
            <w:r>
              <w:t>Loop</w:t>
            </w:r>
          </w:p>
        </w:tc>
      </w:tr>
      <w:tr w:rsidRPr="008979A8" w:rsidR="00A751EC" w:rsidTr="006820B7" w14:paraId="739691CD" w14:textId="77777777">
        <w:trPr>
          <w:trHeight w:val="72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A751EC" w:rsidP="00A751EC" w:rsidRDefault="00A751EC" w14:paraId="0DBF0103" w14:textId="702904DD">
            <w:pPr>
              <w:pStyle w:val="HeaderTable"/>
            </w:pPr>
            <w:r>
              <w:t>End SMS for ROM</w:t>
            </w:r>
          </w:p>
        </w:tc>
      </w:tr>
      <w:tr w:rsidRPr="008979A8" w:rsidR="00A751EC" w:rsidTr="006820B7" w14:paraId="16F0AF6E" w14:textId="77777777">
        <w:trPr>
          <w:trHeight w:val="72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A751EC" w:rsidP="00A751EC" w:rsidRDefault="00A751EC" w14:paraId="5DFDD2DB" w14:textId="77777777">
            <w:pPr>
              <w:pStyle w:val="HeaderTable"/>
            </w:pPr>
            <w:r>
              <w:t>SMS for mPAY</w:t>
            </w:r>
          </w:p>
          <w:p w:rsidR="00A751EC" w:rsidP="00A751EC" w:rsidRDefault="00A751EC" w14:paraId="5FB0A682" w14:textId="4C781FEB">
            <w:r w:rsidRPr="00F03E22">
              <w:t xml:space="preserve">Visible </w:t>
            </w:r>
            <w:r w:rsidRPr="00F03E22">
              <w:rPr>
                <w:rFonts w:cs="Angsana New"/>
                <w:cs/>
              </w:rPr>
              <w:t xml:space="preserve">เมื่อ </w:t>
            </w:r>
            <w:r>
              <w:t xml:space="preserve">Non </w:t>
            </w:r>
            <w:r w:rsidRPr="00F03E22">
              <w:t xml:space="preserve">Human Touch Point </w:t>
            </w:r>
            <w:r w:rsidRPr="00F03E22">
              <w:rPr>
                <w:rFonts w:cs="Angsana New"/>
                <w:cs/>
              </w:rPr>
              <w:t>ประกอบด้วยค่า “</w:t>
            </w:r>
            <w:r>
              <w:t>mPAY</w:t>
            </w:r>
            <w:r w:rsidRPr="00F03E22">
              <w:rPr>
                <w:rFonts w:cs="Angsana New"/>
                <w:cs/>
              </w:rPr>
              <w:t>”</w:t>
            </w:r>
          </w:p>
        </w:tc>
      </w:tr>
      <w:tr w:rsidRPr="008979A8" w:rsidR="00A751EC" w:rsidTr="006820B7" w14:paraId="6DEAD5C9" w14:textId="77777777">
        <w:trPr>
          <w:trHeight w:val="108"/>
        </w:trPr>
        <w:tc>
          <w:tcPr>
            <w:tcW w:w="5000" w:type="pct"/>
            <w:gridSpan w:val="3"/>
          </w:tcPr>
          <w:p w:rsidR="00A751EC" w:rsidP="00A751EC" w:rsidRDefault="00A751EC" w14:paraId="651884DE" w14:textId="77777777">
            <w:r>
              <w:rPr>
                <w:rFonts w:hint="cs"/>
                <w:cs/>
              </w:rPr>
              <w:t xml:space="preserve">ปุ่ม </w:t>
            </w:r>
            <w:r>
              <w:rPr>
                <w:rFonts w:cs="Angsana New"/>
                <w:cs/>
              </w:rPr>
              <w:t xml:space="preserve">: </w:t>
            </w:r>
            <w:r>
              <w:t>Default Wordinng From SMS Greeting</w:t>
            </w:r>
          </w:p>
          <w:p w:rsidR="00A751EC" w:rsidP="00A751EC" w:rsidRDefault="00A751EC" w14:paraId="2789D631" w14:textId="78AE146F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เมื่อกดปุ่มให้ทำการ </w:t>
            </w:r>
            <w:r>
              <w:t xml:space="preserve">Copy </w:t>
            </w:r>
            <w:r>
              <w:rPr>
                <w:rFonts w:hint="cs"/>
                <w:cs/>
              </w:rPr>
              <w:t xml:space="preserve">ค่าจาก </w:t>
            </w:r>
            <w:r>
              <w:t>SMS Greeting</w:t>
            </w:r>
          </w:p>
        </w:tc>
      </w:tr>
      <w:tr w:rsidRPr="008979A8" w:rsidR="00A751EC" w:rsidTr="006820B7" w14:paraId="1290A8F5" w14:textId="77777777">
        <w:trPr>
          <w:trHeight w:val="108"/>
        </w:trPr>
        <w:tc>
          <w:tcPr>
            <w:tcW w:w="5000" w:type="pct"/>
            <w:gridSpan w:val="3"/>
            <w:shd w:val="clear" w:color="auto" w:fill="EAF1DD" w:themeFill="accent3" w:themeFillTint="33"/>
          </w:tcPr>
          <w:p w:rsidR="00A751EC" w:rsidP="00A751EC" w:rsidRDefault="00A751EC" w14:paraId="068AB6BA" w14:textId="77777777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ให้ </w:t>
            </w:r>
            <w:r>
              <w:t xml:space="preserve">Loop </w:t>
            </w:r>
            <w:r>
              <w:rPr>
                <w:rFonts w:hint="cs"/>
                <w:cs/>
              </w:rPr>
              <w:t xml:space="preserve">แสดง </w:t>
            </w:r>
            <w:r>
              <w:t xml:space="preserve">field </w:t>
            </w:r>
            <w:r>
              <w:rPr>
                <w:rFonts w:hint="cs"/>
                <w:cs/>
              </w:rPr>
              <w:t xml:space="preserve">ตามจำนวน </w:t>
            </w:r>
            <w:r>
              <w:t xml:space="preserve">Language </w:t>
            </w:r>
            <w:r>
              <w:rPr>
                <w:rFonts w:hint="cs"/>
                <w:cs/>
              </w:rPr>
              <w:t>ที่เลือกมาก</w:t>
            </w:r>
          </w:p>
        </w:tc>
      </w:tr>
      <w:tr w:rsidRPr="008979A8" w:rsidR="00A751EC" w:rsidTr="006820B7" w14:paraId="26587338" w14:textId="77777777">
        <w:trPr>
          <w:trHeight w:val="108"/>
        </w:trPr>
        <w:tc>
          <w:tcPr>
            <w:tcW w:w="877" w:type="pct"/>
            <w:shd w:val="clear" w:color="auto" w:fill="EAF1DD" w:themeFill="accent3" w:themeFillTint="33"/>
          </w:tcPr>
          <w:p w:rsidR="00A751EC" w:rsidP="00A751EC" w:rsidRDefault="00A751EC" w14:paraId="52AE78FF" w14:textId="77777777">
            <w:pPr>
              <w:rPr>
                <w:cs/>
              </w:rPr>
            </w:pPr>
            <w:r w:rsidRPr="00A235B3">
              <w:t>langAbb</w:t>
            </w:r>
          </w:p>
        </w:tc>
        <w:tc>
          <w:tcPr>
            <w:tcW w:w="1022" w:type="pct"/>
            <w:shd w:val="clear" w:color="auto" w:fill="EAF1DD" w:themeFill="accent3" w:themeFillTint="33"/>
          </w:tcPr>
          <w:p w:rsidR="00A751EC" w:rsidP="00A751EC" w:rsidRDefault="00A751EC" w14:paraId="0A64BF1C" w14:textId="77777777">
            <w:r>
              <w:t>Text Area</w:t>
            </w:r>
          </w:p>
        </w:tc>
        <w:tc>
          <w:tcPr>
            <w:tcW w:w="3101" w:type="pct"/>
            <w:shd w:val="clear" w:color="auto" w:fill="EAF1DD" w:themeFill="accent3" w:themeFillTint="33"/>
          </w:tcPr>
          <w:p w:rsidR="00A751EC" w:rsidP="00A751EC" w:rsidRDefault="00A751EC" w14:paraId="56043AEF" w14:textId="77777777">
            <w:r>
              <w:rPr>
                <w:rFonts w:ascii="Segoe UI" w:hAnsi="Segoe UI" w:cs="Segoe UI"/>
                <w:sz w:val="18"/>
                <w:szCs w:val="18"/>
              </w:rPr>
              <w:t>langAbb</w:t>
            </w:r>
            <w:r>
              <w:rPr>
                <w:rFonts w:cs="Angsana New"/>
                <w:cs/>
              </w:rPr>
              <w:t xml:space="preserve"> = </w:t>
            </w:r>
            <w:r>
              <w:t>language</w:t>
            </w:r>
            <w:r>
              <w:rPr>
                <w:rFonts w:cs="Angsana New"/>
                <w:cs/>
              </w:rPr>
              <w:t>.</w:t>
            </w:r>
            <w:r>
              <w:t>lov_val2</w:t>
            </w:r>
          </w:p>
          <w:p w:rsidRPr="00A235B3" w:rsidR="00A751EC" w:rsidP="00A751EC" w:rsidRDefault="00A751EC" w14:paraId="7B55D1A4" w14:textId="77777777">
            <w:pPr>
              <w:rPr>
                <w:u w:val="single"/>
              </w:rPr>
            </w:pPr>
            <w:r w:rsidRPr="00A235B3">
              <w:rPr>
                <w:u w:val="single"/>
              </w:rPr>
              <w:t>Invisible</w:t>
            </w:r>
          </w:p>
        </w:tc>
      </w:tr>
      <w:tr w:rsidRPr="008979A8" w:rsidR="00A751EC" w:rsidTr="006820B7" w14:paraId="6A2FC76A" w14:textId="77777777">
        <w:trPr>
          <w:trHeight w:val="72"/>
        </w:trPr>
        <w:tc>
          <w:tcPr>
            <w:tcW w:w="877" w:type="pct"/>
          </w:tcPr>
          <w:p w:rsidR="00A751EC" w:rsidP="00A751EC" w:rsidRDefault="00A751EC" w14:paraId="315F738B" w14:textId="3084738F">
            <w:r>
              <w:t>smsReponseSuccessFormPAY</w:t>
            </w:r>
          </w:p>
        </w:tc>
        <w:tc>
          <w:tcPr>
            <w:tcW w:w="1022" w:type="pct"/>
          </w:tcPr>
          <w:p w:rsidR="00A751EC" w:rsidP="00A751EC" w:rsidRDefault="00A751EC" w14:paraId="35E059EA" w14:textId="7FBFDBC7">
            <w:r>
              <w:t>Text Area</w:t>
            </w:r>
          </w:p>
        </w:tc>
        <w:tc>
          <w:tcPr>
            <w:tcW w:w="3101" w:type="pct"/>
          </w:tcPr>
          <w:p w:rsidR="00A751EC" w:rsidP="00A751EC" w:rsidRDefault="00A751EC" w14:paraId="7E5F5401" w14:textId="64521215">
            <w:r>
              <w:t xml:space="preserve">Label </w:t>
            </w:r>
            <w:r>
              <w:rPr>
                <w:rFonts w:cs="Angsana New"/>
                <w:cs/>
              </w:rPr>
              <w:t xml:space="preserve">:  </w:t>
            </w:r>
            <w:r>
              <w:t xml:space="preserve">SMS Response Success 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</w:p>
          <w:p w:rsidR="00A751EC" w:rsidP="00A751EC" w:rsidRDefault="00A751EC" w14:paraId="2A26AE2A" w14:textId="77777777">
            <w:r>
              <w:t xml:space="preserve">Max Length </w:t>
            </w:r>
            <w:r>
              <w:rPr>
                <w:rFonts w:cs="Angsana New"/>
                <w:cs/>
              </w:rPr>
              <w:t xml:space="preserve">: </w:t>
            </w:r>
            <w:r>
              <w:t>250</w:t>
            </w:r>
          </w:p>
          <w:p w:rsidR="00A751EC" w:rsidP="00A751EC" w:rsidRDefault="00A751EC" w14:paraId="7AE6253E" w14:textId="4D41B9CA">
            <w:r>
              <w:rPr>
                <w:rFonts w:hint="cs"/>
                <w:cs/>
              </w:rPr>
              <w:t xml:space="preserve">เมื่อ </w:t>
            </w:r>
            <w:r>
              <w:t xml:space="preserve">User </w:t>
            </w:r>
            <w:r>
              <w:rPr>
                <w:rFonts w:hint="cs"/>
                <w:cs/>
              </w:rPr>
              <w:t>กรอก</w:t>
            </w:r>
            <w:r>
              <w:rPr>
                <w:rFonts w:cs="Angsana New"/>
                <w:cs/>
              </w:rPr>
              <w:t>ใ</w:t>
            </w:r>
            <w:r>
              <w:rPr>
                <w:rFonts w:hint="cs"/>
                <w:cs/>
              </w:rPr>
              <w:t xml:space="preserve">ห้คำนวนจำนวนตัวอักษรไว้ที่ </w:t>
            </w:r>
            <w:r>
              <w:t>counterSMSResponseSuccessForROM</w:t>
            </w:r>
            <w:r>
              <w:rPr>
                <w:color w:val="FF0000"/>
              </w:rPr>
              <w:t>{</w:t>
            </w:r>
            <w:r>
              <w:rPr>
                <w:rFonts w:ascii="Segoe UI" w:hAnsi="Segoe UI" w:cs="Segoe UI"/>
                <w:sz w:val="18"/>
                <w:szCs w:val="18"/>
              </w:rPr>
              <w:t>langAbb</w:t>
            </w:r>
            <w:r>
              <w:rPr>
                <w:color w:val="FF0000"/>
              </w:rPr>
              <w:t>}</w:t>
            </w:r>
          </w:p>
        </w:tc>
      </w:tr>
      <w:tr w:rsidRPr="008979A8" w:rsidR="00A751EC" w:rsidTr="006820B7" w14:paraId="5763F550" w14:textId="77777777">
        <w:trPr>
          <w:trHeight w:val="72"/>
        </w:trPr>
        <w:tc>
          <w:tcPr>
            <w:tcW w:w="877" w:type="pct"/>
          </w:tcPr>
          <w:p w:rsidR="00A751EC" w:rsidP="00A751EC" w:rsidRDefault="00A751EC" w14:paraId="46020C24" w14:textId="1DFD7EAB">
            <w:r>
              <w:t>counterSmsReponseSuccessFormPAY</w:t>
            </w:r>
          </w:p>
        </w:tc>
        <w:tc>
          <w:tcPr>
            <w:tcW w:w="1022" w:type="pct"/>
          </w:tcPr>
          <w:p w:rsidR="00A751EC" w:rsidP="00A751EC" w:rsidRDefault="00A751EC" w14:paraId="5798AABA" w14:textId="4C484C0E">
            <w:r>
              <w:t>Text</w:t>
            </w:r>
          </w:p>
        </w:tc>
        <w:tc>
          <w:tcPr>
            <w:tcW w:w="3101" w:type="pct"/>
          </w:tcPr>
          <w:p w:rsidR="00A751EC" w:rsidP="00A751EC" w:rsidRDefault="00A751EC" w14:paraId="0C9A97FF" w14:textId="20F11E78">
            <w:r>
              <w:rPr>
                <w:rFonts w:hint="cs"/>
                <w:cs/>
              </w:rPr>
              <w:t>วางไว้ใต้</w:t>
            </w:r>
            <w:r>
              <w:rPr>
                <w:rFonts w:cs="Angsana New"/>
                <w:cs/>
              </w:rPr>
              <w:t xml:space="preserve"> </w:t>
            </w:r>
            <w:r>
              <w:t>smsReponseSuccessForROM</w:t>
            </w:r>
          </w:p>
          <w:p w:rsidR="00A751EC" w:rsidP="00A751EC" w:rsidRDefault="00A751EC" w14:paraId="21C5BC20" w14:textId="77777777">
            <w:r>
              <w:rPr>
                <w:rFonts w:hint="cs"/>
                <w:cs/>
              </w:rPr>
              <w:t xml:space="preserve">แสดงใน </w:t>
            </w:r>
            <w:r>
              <w:t>Format</w:t>
            </w:r>
          </w:p>
          <w:p w:rsidR="00A751EC" w:rsidP="00A751EC" w:rsidRDefault="00A751EC" w14:paraId="16DA7FC2" w14:textId="5D2AABD9">
            <w:r>
              <w:t>counterSmsReponseSuccessForROM</w:t>
            </w:r>
            <w:r>
              <w:rPr>
                <w:rFonts w:cs="Angsana New"/>
                <w:cs/>
              </w:rPr>
              <w:t xml:space="preserve"> / </w:t>
            </w:r>
            <w:r>
              <w:t>250</w:t>
            </w:r>
          </w:p>
        </w:tc>
      </w:tr>
      <w:tr w:rsidRPr="008979A8" w:rsidR="00A751EC" w:rsidTr="006820B7" w14:paraId="79A78437" w14:textId="77777777">
        <w:trPr>
          <w:trHeight w:val="108"/>
        </w:trPr>
        <w:tc>
          <w:tcPr>
            <w:tcW w:w="5000" w:type="pct"/>
            <w:gridSpan w:val="3"/>
            <w:shd w:val="clear" w:color="auto" w:fill="EAF1DD" w:themeFill="accent3" w:themeFillTint="33"/>
          </w:tcPr>
          <w:p w:rsidR="00A751EC" w:rsidP="00A751EC" w:rsidRDefault="00A751EC" w14:paraId="5EEB083A" w14:textId="77777777">
            <w:r>
              <w:rPr>
                <w:rFonts w:hint="cs"/>
                <w:cs/>
              </w:rPr>
              <w:t xml:space="preserve">จบ </w:t>
            </w:r>
            <w:r>
              <w:t>Loop</w:t>
            </w:r>
          </w:p>
        </w:tc>
      </w:tr>
      <w:tr w:rsidRPr="008979A8" w:rsidR="00A751EC" w:rsidTr="006820B7" w14:paraId="3179ACD5" w14:textId="77777777">
        <w:trPr>
          <w:trHeight w:val="108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A751EC" w:rsidP="00A751EC" w:rsidRDefault="00A751EC" w14:paraId="786ABA4A" w14:textId="06059E78">
            <w:pPr>
              <w:pStyle w:val="HeaderTable"/>
            </w:pPr>
            <w:r>
              <w:t>End SMS for mPAY</w:t>
            </w:r>
          </w:p>
        </w:tc>
      </w:tr>
      <w:tr w:rsidRPr="008979A8" w:rsidR="00A751EC" w:rsidTr="006820B7" w14:paraId="6B4A7058" w14:textId="77777777">
        <w:trPr>
          <w:trHeight w:val="108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A751EC" w:rsidP="00A751EC" w:rsidRDefault="00A751EC" w14:paraId="3FE26506" w14:textId="34979906">
            <w:pPr>
              <w:pStyle w:val="HeaderTable"/>
            </w:pPr>
            <w:r>
              <w:t>End SMS Wording Section</w:t>
            </w:r>
          </w:p>
        </w:tc>
      </w:tr>
    </w:tbl>
    <w:p w:rsidR="00EE72FC" w:rsidP="0007125F" w:rsidRDefault="00EE72FC" w14:paraId="21C4BFA8" w14:textId="77777777">
      <w:pPr>
        <w:pStyle w:val="Heading3"/>
        <w:numPr>
          <w:ilvl w:val="0"/>
          <w:numId w:val="301"/>
        </w:numPr>
        <w:rPr>
          <w:rFonts w:ascii="CordiaUPC" w:hAnsi="CordiaUPC" w:cs="CordiaUPC"/>
          <w:sz w:val="32"/>
          <w:szCs w:val="32"/>
        </w:rPr>
      </w:pPr>
      <w:r w:rsidRPr="008979A8">
        <w:rPr>
          <w:rFonts w:ascii="CordiaUPC" w:hAnsi="CordiaUPC" w:cs="CordiaUPC"/>
          <w:sz w:val="32"/>
          <w:szCs w:val="32"/>
        </w:rPr>
        <w:t>Script Validation</w:t>
      </w:r>
    </w:p>
    <w:tbl>
      <w:tblPr>
        <w:tblW w:w="4938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385"/>
        <w:gridCol w:w="2896"/>
        <w:gridCol w:w="3314"/>
        <w:gridCol w:w="1309"/>
      </w:tblGrid>
      <w:tr w:rsidRPr="008979A8" w:rsidR="00EE72FC" w:rsidTr="00753CB9" w14:paraId="086B37DE" w14:textId="77777777">
        <w:trPr>
          <w:cantSplit/>
          <w:tblHeader/>
        </w:trPr>
        <w:tc>
          <w:tcPr>
            <w:tcW w:w="778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EE72FC" w:rsidP="00753CB9" w:rsidRDefault="00EE72FC" w14:paraId="13F941DD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Error Code</w:t>
            </w:r>
          </w:p>
        </w:tc>
        <w:tc>
          <w:tcPr>
            <w:tcW w:w="1626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EE72FC" w:rsidP="00753CB9" w:rsidRDefault="00EE72FC" w14:paraId="5C6066BE" w14:textId="77777777">
            <w:pPr>
              <w:rPr>
                <w:rFonts w:cs="CordiaUPC"/>
                <w:b/>
                <w:bCs/>
              </w:rPr>
            </w:pPr>
            <w:r>
              <w:rPr>
                <w:rFonts w:cs="CordiaUPC"/>
                <w:b/>
                <w:bCs/>
              </w:rPr>
              <w:t xml:space="preserve">Error Message </w:t>
            </w:r>
          </w:p>
        </w:tc>
        <w:tc>
          <w:tcPr>
            <w:tcW w:w="1861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EE72FC" w:rsidP="00753CB9" w:rsidRDefault="00EE72FC" w14:paraId="79526E59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Logic</w:t>
            </w:r>
          </w:p>
        </w:tc>
        <w:tc>
          <w:tcPr>
            <w:tcW w:w="735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EE72FC" w:rsidP="00753CB9" w:rsidRDefault="00EE72FC" w14:paraId="6A6038AD" w14:textId="77777777">
            <w:pPr>
              <w:rPr>
                <w:rFonts w:cs="CordiaUPC"/>
                <w:b/>
                <w:bCs/>
              </w:rPr>
            </w:pPr>
            <w:r>
              <w:rPr>
                <w:rFonts w:cs="CordiaUPC"/>
                <w:b/>
                <w:bCs/>
              </w:rPr>
              <w:t>Submit Call</w:t>
            </w:r>
          </w:p>
        </w:tc>
      </w:tr>
      <w:tr w:rsidR="00EE72FC" w:rsidTr="00753CB9" w14:paraId="64E86E81" w14:textId="77777777">
        <w:tc>
          <w:tcPr>
            <w:tcW w:w="778" w:type="pct"/>
          </w:tcPr>
          <w:p w:rsidR="00EE72FC" w:rsidP="00753CB9" w:rsidRDefault="00EE72FC" w14:paraId="144AEC29" w14:textId="77777777">
            <w:r>
              <w:t>00001</w:t>
            </w:r>
          </w:p>
        </w:tc>
        <w:tc>
          <w:tcPr>
            <w:tcW w:w="1626" w:type="pct"/>
          </w:tcPr>
          <w:p w:rsidR="00EE72FC" w:rsidP="00753CB9" w:rsidRDefault="00EE72FC" w14:paraId="19529054" w14:textId="309FBF7D">
            <w:r>
              <w:t xml:space="preserve">Short Promotion Name </w:t>
            </w:r>
            <w:r w:rsidRPr="00A235B3" w:rsidR="000621CC">
              <w:t>{</w:t>
            </w:r>
            <w:r w:rsidRPr="00A235B3" w:rsidR="000621CC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 w:rsidR="000621CC">
              <w:t>}</w:t>
            </w:r>
            <w:r>
              <w:t xml:space="preserve"> is require</w:t>
            </w:r>
            <w:r w:rsidR="00B17232">
              <w:t>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EE72FC" w:rsidP="00753CB9" w:rsidRDefault="00EE72FC" w14:paraId="0F77992C" w14:textId="725DA0C4">
            <w:pPr>
              <w:spacing w:line="254" w:lineRule="auto"/>
            </w:pPr>
            <w:r>
              <w:t xml:space="preserve">Short Promotion Name </w:t>
            </w:r>
            <w:r w:rsidRPr="00A235B3" w:rsidR="000621CC">
              <w:t>{</w:t>
            </w:r>
            <w:r w:rsidRPr="00A235B3" w:rsidR="000621CC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 w:rsidR="000621CC">
              <w:t>}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cs/>
              </w:rPr>
              <w:t xml:space="preserve">จะต้องเป็น </w:t>
            </w:r>
            <w:r>
              <w:t>Mandatory</w:t>
            </w:r>
          </w:p>
        </w:tc>
        <w:tc>
          <w:tcPr>
            <w:tcW w:w="735" w:type="pct"/>
          </w:tcPr>
          <w:p w:rsidR="00EE72FC" w:rsidP="00753CB9" w:rsidRDefault="00EE72FC" w14:paraId="7A3BD85D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EE72FC" w:rsidTr="00753CB9" w14:paraId="624D9334" w14:textId="77777777">
        <w:tc>
          <w:tcPr>
            <w:tcW w:w="778" w:type="pct"/>
          </w:tcPr>
          <w:p w:rsidRPr="000C4DB8" w:rsidR="00EE72FC" w:rsidP="00753CB9" w:rsidRDefault="00EE72FC" w14:paraId="43E43B7B" w14:textId="77777777">
            <w:r>
              <w:t>00025</w:t>
            </w:r>
          </w:p>
        </w:tc>
        <w:tc>
          <w:tcPr>
            <w:tcW w:w="1626" w:type="pct"/>
          </w:tcPr>
          <w:p w:rsidR="00B93407" w:rsidP="00A74910" w:rsidRDefault="00B93407" w14:paraId="0744805E" w14:textId="1F6954BD">
            <w:pPr>
              <w:spacing w:line="240" w:lineRule="auto"/>
            </w:pPr>
            <w:r>
              <w:rPr>
                <w:rFonts w:hint="cs"/>
                <w:cs/>
              </w:rPr>
              <w:t>ถ้า</w:t>
            </w:r>
            <w:r>
              <w:rPr>
                <w:rFonts w:cs="CordiaUPC"/>
                <w:cs/>
              </w:rPr>
              <w:t xml:space="preserve"> 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rPr>
                <w:rFonts w:cs="CordiaUPC"/>
                <w:cs/>
              </w:rPr>
              <w:t xml:space="preserve"> = “</w:t>
            </w:r>
            <w:r>
              <w:t>TH</w:t>
            </w:r>
            <w:r>
              <w:rPr>
                <w:rFonts w:cs="CordiaUPC"/>
                <w:cs/>
              </w:rPr>
              <w:t>”</w:t>
            </w:r>
          </w:p>
          <w:p w:rsidRPr="00FF4341" w:rsidR="00B93407" w:rsidP="00FF4341" w:rsidRDefault="00B93407" w14:paraId="26E49DB2" w14:textId="6935D28B">
            <w:pPr>
              <w:rPr>
                <w:rFonts w:ascii="Segoe UI" w:hAnsi="Segoe UI" w:eastAsia="Times New Roman" w:cs="Segoe UI"/>
                <w:sz w:val="21"/>
                <w:szCs w:val="21"/>
              </w:rPr>
            </w:pPr>
            <w:r>
              <w:t xml:space="preserve">Short Promotion Name 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rPr>
                <w:rFonts w:cs="Angsana New"/>
                <w:cs/>
              </w:rPr>
              <w:t xml:space="preserve"> </w:t>
            </w:r>
            <w:r w:rsidR="0027396D">
              <w:t>can</w:t>
            </w:r>
            <w:r w:rsidRPr="00755E0A" w:rsidR="0027396D">
              <w:t>not</w:t>
            </w:r>
            <w:r w:rsidR="0027396D">
              <w:t xml:space="preserve"> contain  </w:t>
            </w:r>
            <w:r>
              <w:t xml:space="preserve">Special characters </w:t>
            </w:r>
            <w:r>
              <w:rPr>
                <w:rFonts w:cs="Angsana New"/>
                <w:cs/>
              </w:rPr>
              <w:t>( “</w:t>
            </w:r>
            <w:r>
              <w:rPr>
                <w:color w:val="000000"/>
              </w:rPr>
              <w:t xml:space="preserve">| ^ </w:t>
            </w:r>
            <w:r>
              <w:rPr>
                <w:rFonts w:cs="Angsana New"/>
                <w:color w:val="000000"/>
                <w:cs/>
              </w:rPr>
              <w:t>‘</w:t>
            </w:r>
            <w:r>
              <w:rPr>
                <w:color w:val="000000"/>
              </w:rPr>
              <w:t xml:space="preserve">  </w:t>
            </w:r>
            <w:r>
              <w:rPr>
                <w:rFonts w:cs="Angsana New"/>
                <w:color w:val="000000"/>
                <w:cs/>
              </w:rPr>
              <w:t>–</w:t>
            </w:r>
            <w:r w:rsidR="002750DA">
              <w:rPr>
                <w:rFonts w:hint="cs" w:cs="Angsana New"/>
                <w:color w:val="000000"/>
                <w:cs/>
              </w:rPr>
              <w:t xml:space="preserve"> </w:t>
            </w:r>
            <w:r w:rsidRPr="002750DA" w:rsidR="002750DA">
              <w:rPr>
                <w:rFonts w:ascii="Segoe UI" w:hAnsi="Segoe UI" w:eastAsia="Times New Roman" w:cs="Segoe UI"/>
                <w:sz w:val="21"/>
                <w:szCs w:val="21"/>
              </w:rPr>
              <w:t>&gt; &lt; &amp;</w:t>
            </w:r>
            <w:r>
              <w:rPr>
                <w:rFonts w:cs="Angsana New"/>
                <w:cs/>
              </w:rPr>
              <w:t xml:space="preserve">” </w:t>
            </w:r>
            <w:r>
              <w:t>and Double Space and Start or End with</w:t>
            </w:r>
            <w:r>
              <w:rPr>
                <w:rFonts w:hint="cs"/>
                <w:cs/>
              </w:rPr>
              <w:t xml:space="preserve"> </w:t>
            </w:r>
            <w:r>
              <w:t>Space</w:t>
            </w:r>
            <w:r>
              <w:rPr>
                <w:rFonts w:cs="Angsana New"/>
                <w:cs/>
              </w:rPr>
              <w:t>).</w:t>
            </w:r>
          </w:p>
          <w:p w:rsidR="00B93407" w:rsidP="00A74910" w:rsidRDefault="00B93407" w14:paraId="00360B36" w14:textId="4C815D5B">
            <w:pPr>
              <w:spacing w:line="240" w:lineRule="auto"/>
            </w:pPr>
            <w:r>
              <w:rPr>
                <w:rFonts w:hint="cs"/>
                <w:cs/>
              </w:rPr>
              <w:t>ถ้าไม่ใช่</w:t>
            </w:r>
          </w:p>
          <w:p w:rsidRPr="00E02D8D" w:rsidR="00EE72FC" w:rsidP="00FA0ADD" w:rsidRDefault="00EE72FC" w14:paraId="25CAB7C0" w14:textId="0E69E78A">
            <w:pPr>
              <w:spacing w:line="240" w:lineRule="auto"/>
              <w:rPr>
                <w:rFonts w:cs="CordiaUPC"/>
              </w:rPr>
            </w:pPr>
            <w:r>
              <w:t xml:space="preserve">Short Promotion Name </w:t>
            </w:r>
            <w:r w:rsidRPr="00A235B3" w:rsidR="000621CC">
              <w:t>{</w:t>
            </w:r>
            <w:r w:rsidRPr="00A235B3" w:rsidR="000621CC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 w:rsidR="000621CC">
              <w:t>}</w:t>
            </w:r>
            <w:r w:rsidR="000621CC">
              <w:rPr>
                <w:rFonts w:cs="Angsana New"/>
                <w:cs/>
              </w:rPr>
              <w:t xml:space="preserve"> </w:t>
            </w:r>
            <w:r w:rsidR="00141BB4">
              <w:t>can</w:t>
            </w:r>
            <w:r w:rsidRPr="00755E0A" w:rsidR="00141BB4">
              <w:t>not</w:t>
            </w:r>
            <w:r w:rsidR="00141BB4">
              <w:t xml:space="preserve"> contain</w:t>
            </w:r>
            <w:r w:rsidRPr="00755E0A" w:rsidR="00141BB4">
              <w:t xml:space="preserve"> Thai and</w:t>
            </w:r>
            <w:r>
              <w:rPr>
                <w:rFonts w:cs="CordiaUPC"/>
                <w:cs/>
              </w:rPr>
              <w:t xml:space="preserve"> </w:t>
            </w:r>
            <w:r w:rsidR="006D0164">
              <w:t xml:space="preserve">Special characters </w:t>
            </w:r>
            <w:r w:rsidR="006D0164">
              <w:rPr>
                <w:rFonts w:cs="Angsana New"/>
                <w:cs/>
              </w:rPr>
              <w:t>( “</w:t>
            </w:r>
            <w:r w:rsidR="006D0164">
              <w:rPr>
                <w:color w:val="000000"/>
              </w:rPr>
              <w:t xml:space="preserve">| ^ </w:t>
            </w:r>
            <w:r w:rsidR="00FF6536">
              <w:rPr>
                <w:rFonts w:cs="Angsana New"/>
                <w:color w:val="000000"/>
                <w:cs/>
              </w:rPr>
              <w:t>‘</w:t>
            </w:r>
            <w:r w:rsidR="006D0164">
              <w:rPr>
                <w:color w:val="000000"/>
              </w:rPr>
              <w:t xml:space="preserve">  </w:t>
            </w:r>
            <w:r w:rsidR="006D0164">
              <w:rPr>
                <w:rFonts w:cs="Angsana New"/>
                <w:color w:val="000000"/>
                <w:cs/>
              </w:rPr>
              <w:t>–</w:t>
            </w:r>
            <w:r w:rsidR="0028440E">
              <w:rPr>
                <w:rFonts w:ascii="Segoe UI" w:hAnsi="Segoe UI" w:eastAsia="Times New Roman" w:cs="Angsana New"/>
                <w:sz w:val="21"/>
                <w:szCs w:val="21"/>
                <w:cs/>
              </w:rPr>
              <w:t xml:space="preserve"> </w:t>
            </w:r>
            <w:r w:rsidRPr="002750DA" w:rsidR="0028440E">
              <w:rPr>
                <w:rFonts w:ascii="Segoe UI" w:hAnsi="Segoe UI" w:eastAsia="Times New Roman" w:cs="Segoe UI"/>
                <w:sz w:val="21"/>
                <w:szCs w:val="21"/>
              </w:rPr>
              <w:t>&gt; &lt; &amp;</w:t>
            </w:r>
            <w:r w:rsidR="006D0164">
              <w:rPr>
                <w:rFonts w:cs="Angsana New"/>
                <w:cs/>
              </w:rPr>
              <w:t xml:space="preserve">” </w:t>
            </w:r>
            <w:r w:rsidR="006D0164">
              <w:t>and Double Space and Start or End with</w:t>
            </w:r>
            <w:r w:rsidR="006D0164">
              <w:rPr>
                <w:rFonts w:hint="cs"/>
                <w:cs/>
              </w:rPr>
              <w:t xml:space="preserve"> </w:t>
            </w:r>
            <w:r w:rsidR="006D0164">
              <w:t>Space</w:t>
            </w:r>
            <w:r w:rsidR="006D0164">
              <w:rPr>
                <w:rFonts w:cs="Angsana New"/>
                <w:cs/>
              </w:rPr>
              <w:t>).</w:t>
            </w:r>
          </w:p>
        </w:tc>
        <w:tc>
          <w:tcPr>
            <w:tcW w:w="1861" w:type="pct"/>
          </w:tcPr>
          <w:p w:rsidR="00817010" w:rsidP="00A74910" w:rsidRDefault="00817010" w14:paraId="2CA581D7" w14:textId="56750D7F">
            <w:pPr>
              <w:spacing w:line="240" w:lineRule="auto"/>
              <w:rPr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rPr>
                <w:rFonts w:cs="CordiaUPC"/>
                <w:cs/>
              </w:rPr>
              <w:t xml:space="preserve"> = “</w:t>
            </w:r>
            <w:r>
              <w:t>TH</w:t>
            </w:r>
            <w:r>
              <w:rPr>
                <w:rFonts w:cs="CordiaUPC"/>
                <w:cs/>
              </w:rPr>
              <w:t>”</w:t>
            </w:r>
          </w:p>
          <w:p w:rsidR="00EE72FC" w:rsidP="00A74910" w:rsidRDefault="00EE72FC" w14:paraId="6CF800F6" w14:textId="71ECF343">
            <w:pPr>
              <w:spacing w:line="240" w:lineRule="auto"/>
            </w:pPr>
            <w:r>
              <w:t xml:space="preserve">Short Promotion Name </w:t>
            </w:r>
            <w:r w:rsidRPr="00A235B3" w:rsidR="000621CC">
              <w:t>{</w:t>
            </w:r>
            <w:r w:rsidRPr="00A235B3" w:rsidR="000621CC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 w:rsidR="000621CC">
              <w:t>}</w:t>
            </w:r>
            <w:r>
              <w:rPr>
                <w:rFonts w:hint="cs"/>
                <w:cs/>
              </w:rPr>
              <w:t xml:space="preserve"> จะไม่สามารถมีอักขระพิเศษได้</w:t>
            </w:r>
          </w:p>
          <w:p w:rsidR="00817010" w:rsidP="00A74910" w:rsidRDefault="00817010" w14:paraId="2A3D445B" w14:textId="0A39FC39">
            <w:pPr>
              <w:spacing w:line="240" w:lineRule="auto"/>
            </w:pPr>
            <w:r>
              <w:rPr>
                <w:rFonts w:hint="cs"/>
                <w:cs/>
              </w:rPr>
              <w:t>ถ้าไม่ใช่</w:t>
            </w:r>
          </w:p>
          <w:p w:rsidR="00817010" w:rsidP="00A74910" w:rsidRDefault="00817010" w14:paraId="6D8DC190" w14:textId="7666B402">
            <w:pPr>
              <w:spacing w:line="240" w:lineRule="auto"/>
              <w:rPr>
                <w:cs/>
              </w:rPr>
            </w:pPr>
            <w:r>
              <w:t xml:space="preserve">Short Promotion Name 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rPr>
                <w:rFonts w:hint="cs"/>
                <w:cs/>
              </w:rPr>
              <w:t xml:space="preserve"> จะไม่สามารถมีภาษาไทยและอักขระพิเศษได้</w:t>
            </w:r>
          </w:p>
          <w:p w:rsidRPr="00792590" w:rsidR="00141BB4" w:rsidP="00753CB9" w:rsidRDefault="00EE72FC" w14:paraId="0149D0C3" w14:textId="5F1B2693">
            <w:pPr>
              <w:rPr>
                <w:rFonts w:cs="CordiaUPC"/>
                <w:cs/>
              </w:rPr>
            </w:pPr>
            <w:r>
              <w:t xml:space="preserve">Special Character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color w:val="000000"/>
              </w:rPr>
              <w:t xml:space="preserve">| ^ </w:t>
            </w:r>
            <w:r w:rsidR="00FF6536">
              <w:rPr>
                <w:rFonts w:cs="Angsana New"/>
                <w:color w:val="000000"/>
                <w:cs/>
              </w:rPr>
              <w:t>‘</w:t>
            </w:r>
            <w:r>
              <w:rPr>
                <w:color w:val="000000"/>
              </w:rPr>
              <w:t xml:space="preserve">  </w:t>
            </w:r>
            <w:r>
              <w:rPr>
                <w:rFonts w:cs="Angsana New"/>
                <w:color w:val="000000"/>
                <w:cs/>
              </w:rPr>
              <w:t>– (</w:t>
            </w:r>
            <w:r>
              <w:rPr>
                <w:color w:val="000000"/>
              </w:rPr>
              <w:t>Long dash</w:t>
            </w:r>
            <w:r>
              <w:rPr>
                <w:rFonts w:cs="Angsana New"/>
                <w:color w:val="000000"/>
                <w:cs/>
              </w:rPr>
              <w:t>)</w:t>
            </w:r>
            <w:r w:rsidR="0028440E">
              <w:rPr>
                <w:rFonts w:hint="cs"/>
                <w:cs/>
              </w:rPr>
              <w:t xml:space="preserve"> </w:t>
            </w:r>
            <w:r w:rsidRPr="002750DA" w:rsidR="0028440E">
              <w:rPr>
                <w:rFonts w:ascii="Segoe UI" w:hAnsi="Segoe UI" w:eastAsia="Times New Roman" w:cs="Segoe UI"/>
                <w:sz w:val="21"/>
                <w:szCs w:val="21"/>
              </w:rPr>
              <w:t>&gt; &lt; &amp;</w:t>
            </w:r>
            <w:r w:rsidR="0028440E">
              <w:rPr>
                <w:rFonts w:hint="cs" w:cs="Angsana New"/>
                <w:cs/>
              </w:rPr>
              <w:t xml:space="preserve"> </w:t>
            </w:r>
            <w:r w:rsidR="0028440E">
              <w:rPr>
                <w:rFonts w:cs="Angsana New"/>
                <w:cs/>
              </w:rPr>
              <w:t>“</w:t>
            </w:r>
            <w:r>
              <w:rPr>
                <w:rFonts w:hint="cs"/>
                <w:cs/>
              </w:rPr>
              <w:t xml:space="preserve"> และ</w:t>
            </w:r>
            <w:r>
              <w:t xml:space="preserve"> Space</w:t>
            </w:r>
            <w:r>
              <w:rPr>
                <w:rFonts w:hint="cs"/>
                <w:cs/>
              </w:rPr>
              <w:t xml:space="preserve">ติดกัน </w:t>
            </w:r>
            <w:r>
              <w:rPr>
                <w:cs/>
              </w:rPr>
              <w:t xml:space="preserve">และขึ้นต้นด้วย </w:t>
            </w:r>
            <w:r>
              <w:t>Space</w:t>
            </w:r>
            <w:r>
              <w:rPr>
                <w:rFonts w:hint="cs"/>
                <w:cs/>
              </w:rPr>
              <w:t xml:space="preserve"> และ </w:t>
            </w:r>
            <w:r>
              <w:t xml:space="preserve">Space </w:t>
            </w:r>
            <w:r>
              <w:rPr>
                <w:rFonts w:hint="cs"/>
                <w:cs/>
              </w:rPr>
              <w:t>ตัวสุดท้าย</w:t>
            </w:r>
          </w:p>
        </w:tc>
        <w:tc>
          <w:tcPr>
            <w:tcW w:w="735" w:type="pct"/>
          </w:tcPr>
          <w:p w:rsidR="00EE72FC" w:rsidP="00753CB9" w:rsidRDefault="00EE72FC" w14:paraId="07DA71D4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FA0983" w:rsidTr="00753CB9" w14:paraId="4274FC57" w14:textId="77777777">
        <w:tc>
          <w:tcPr>
            <w:tcW w:w="778" w:type="pct"/>
          </w:tcPr>
          <w:p w:rsidR="00FA0983" w:rsidP="00FA0983" w:rsidRDefault="00FA0983" w14:paraId="6F3979F3" w14:textId="663A021C">
            <w:pPr>
              <w:rPr>
                <w:cs/>
              </w:rPr>
            </w:pPr>
            <w:r>
              <w:rPr>
                <w:rFonts w:cs="CordiaUPC"/>
              </w:rPr>
              <w:t>00054</w:t>
            </w:r>
          </w:p>
        </w:tc>
        <w:tc>
          <w:tcPr>
            <w:tcW w:w="1626" w:type="pct"/>
          </w:tcPr>
          <w:p w:rsidR="00FA0983" w:rsidP="00FA0983" w:rsidRDefault="00FA0983" w14:paraId="0B085DC3" w14:textId="29765EFF">
            <w:r>
              <w:t xml:space="preserve">Short Promotion Name </w:t>
            </w:r>
            <w:r w:rsidRPr="00A235B3" w:rsidR="008D3F87">
              <w:t>{</w:t>
            </w:r>
            <w:r w:rsidRPr="00A235B3" w:rsidR="008D3F87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 w:rsidR="008D3F87">
              <w:t>}</w:t>
            </w:r>
            <w:r w:rsidR="008D3F87">
              <w:rPr>
                <w:rFonts w:cs="CordiaUPC"/>
                <w:cs/>
              </w:rPr>
              <w:t xml:space="preserve"> </w:t>
            </w:r>
            <w:r w:rsidRPr="000D110F">
              <w:rPr>
                <w:rFonts w:eastAsia="Times New Roman" w:cs="CordiaUPC"/>
              </w:rPr>
              <w:t xml:space="preserve">must not exceed </w:t>
            </w:r>
            <w:r w:rsidR="00C35EDB">
              <w:rPr>
                <w:rFonts w:eastAsia="Times New Roman" w:cs="CordiaUPC"/>
              </w:rPr>
              <w:t>50</w:t>
            </w:r>
            <w:r w:rsidRPr="000D110F">
              <w:rPr>
                <w:rFonts w:eastAsia="Times New Roman" w:cs="CordiaUPC"/>
              </w:rPr>
              <w:t xml:space="preserve"> characters</w:t>
            </w:r>
            <w:r>
              <w:rPr>
                <w:rFonts w:eastAsia="Times New Roman" w:cs="Angsana New"/>
                <w:cs/>
              </w:rPr>
              <w:t>.</w:t>
            </w:r>
          </w:p>
        </w:tc>
        <w:tc>
          <w:tcPr>
            <w:tcW w:w="1861" w:type="pct"/>
          </w:tcPr>
          <w:p w:rsidR="002E465F" w:rsidP="00C35EDB" w:rsidRDefault="00FA0983" w14:paraId="5B01A654" w14:textId="1D496793">
            <w:pPr>
              <w:spacing w:line="254" w:lineRule="auto"/>
              <w:rPr>
                <w:cs/>
              </w:rPr>
            </w:pPr>
            <w:r>
              <w:t xml:space="preserve">Short Promotion Name </w:t>
            </w:r>
            <w:r w:rsidRPr="00A235B3" w:rsidR="008D3F87">
              <w:t>{</w:t>
            </w:r>
            <w:r w:rsidRPr="00A235B3" w:rsidR="008D3F87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 w:rsidR="008D3F87">
              <w:t>}</w:t>
            </w:r>
            <w:r w:rsidR="008D3F87">
              <w:rPr>
                <w:rFonts w:cs="CordiaUPC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ต้องไม่เกิน </w:t>
            </w:r>
            <w:r w:rsidR="000B6060">
              <w:t>5</w:t>
            </w:r>
            <w:r>
              <w:t xml:space="preserve">0 </w:t>
            </w:r>
            <w:r>
              <w:rPr>
                <w:rFonts w:hint="cs"/>
                <w:cs/>
              </w:rPr>
              <w:t>ตัวอักษร</w:t>
            </w:r>
          </w:p>
        </w:tc>
        <w:tc>
          <w:tcPr>
            <w:tcW w:w="735" w:type="pct"/>
          </w:tcPr>
          <w:p w:rsidR="00FA0983" w:rsidP="00FA0983" w:rsidRDefault="00FA0983" w14:paraId="6956CFF6" w14:textId="27498D97">
            <w:pPr>
              <w:rPr>
                <w:rFonts w:cs="CordiaUPC"/>
                <w:szCs w:val="36"/>
                <w:cs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6F206D" w:rsidTr="00753CB9" w14:paraId="351C3021" w14:textId="77777777">
        <w:tc>
          <w:tcPr>
            <w:tcW w:w="778" w:type="pct"/>
          </w:tcPr>
          <w:p w:rsidR="006F206D" w:rsidP="006F206D" w:rsidRDefault="006F206D" w14:paraId="064722CA" w14:textId="152320C1">
            <w:pPr>
              <w:rPr>
                <w:rFonts w:cs="CordiaUPC"/>
              </w:rPr>
            </w:pPr>
            <w:r w:rsidRPr="00EF0C62">
              <w:rPr>
                <w:rFonts w:cs="CordiaUPC"/>
              </w:rPr>
              <w:t>00061</w:t>
            </w:r>
          </w:p>
        </w:tc>
        <w:tc>
          <w:tcPr>
            <w:tcW w:w="1626" w:type="pct"/>
          </w:tcPr>
          <w:p w:rsidR="006F206D" w:rsidP="006F206D" w:rsidRDefault="006F206D" w14:paraId="720E436C" w14:textId="7FAC44AE">
            <w:r>
              <w:t>Short Promotion Name TH</w:t>
            </w:r>
            <w:r>
              <w:rPr>
                <w:rFonts w:cs="CordiaUPC"/>
                <w:cs/>
              </w:rPr>
              <w:t xml:space="preserve"> </w:t>
            </w:r>
            <w:r w:rsidRPr="000D110F">
              <w:rPr>
                <w:rFonts w:eastAsia="Times New Roman" w:cs="CordiaUPC"/>
              </w:rPr>
              <w:t xml:space="preserve">must not exceed </w:t>
            </w:r>
            <w:r>
              <w:rPr>
                <w:rFonts w:eastAsia="Times New Roman" w:cs="CordiaUPC"/>
              </w:rPr>
              <w:t>128</w:t>
            </w:r>
            <w:r w:rsidRPr="000D110F">
              <w:rPr>
                <w:rFonts w:eastAsia="Times New Roman" w:cs="CordiaUPC"/>
                <w:cs/>
              </w:rPr>
              <w:t xml:space="preserve"> </w:t>
            </w:r>
            <w:r>
              <w:rPr>
                <w:rFonts w:eastAsia="Times New Roman" w:cs="CordiaUPC"/>
              </w:rPr>
              <w:t>byte</w:t>
            </w:r>
            <w:r>
              <w:rPr>
                <w:rFonts w:eastAsia="Times New Roman" w:cs="Angsana New"/>
                <w:cs/>
              </w:rPr>
              <w:t>.</w:t>
            </w:r>
          </w:p>
        </w:tc>
        <w:tc>
          <w:tcPr>
            <w:tcW w:w="1861" w:type="pct"/>
          </w:tcPr>
          <w:p w:rsidR="006F206D" w:rsidP="006F206D" w:rsidRDefault="006F206D" w14:paraId="283D6E3D" w14:textId="0ED3CCBD">
            <w:pPr>
              <w:spacing w:line="254" w:lineRule="auto"/>
            </w:pPr>
            <w:r>
              <w:t>Short Promotion Name TH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ต้องไม่เกิน </w:t>
            </w:r>
            <w:r>
              <w:t>128 byte</w:t>
            </w:r>
          </w:p>
        </w:tc>
        <w:tc>
          <w:tcPr>
            <w:tcW w:w="735" w:type="pct"/>
          </w:tcPr>
          <w:p w:rsidR="006F206D" w:rsidP="006F206D" w:rsidRDefault="006F206D" w14:paraId="57BAD221" w14:textId="6E621625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6F206D" w:rsidTr="00753CB9" w14:paraId="223B31B5" w14:textId="77777777">
        <w:tc>
          <w:tcPr>
            <w:tcW w:w="778" w:type="pct"/>
          </w:tcPr>
          <w:p w:rsidR="006F206D" w:rsidP="006F206D" w:rsidRDefault="006F206D" w14:paraId="253296C1" w14:textId="51F1944F">
            <w:pPr>
              <w:rPr>
                <w:rFonts w:cs="CordiaUPC"/>
              </w:rPr>
            </w:pPr>
            <w:r>
              <w:rPr>
                <w:rFonts w:cs="CordiaUPC"/>
              </w:rPr>
              <w:t>00059</w:t>
            </w:r>
          </w:p>
        </w:tc>
        <w:tc>
          <w:tcPr>
            <w:tcW w:w="1626" w:type="pct"/>
          </w:tcPr>
          <w:p w:rsidRPr="00E33E4D" w:rsidR="006F206D" w:rsidP="006F206D" w:rsidRDefault="006F206D" w14:paraId="20CE2742" w14:textId="46C4E241">
            <w:r w:rsidRPr="00493D46">
              <w:t xml:space="preserve">Short Promotion Name 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rPr>
                <w:rFonts w:cs="CordiaUPC"/>
                <w:cs/>
              </w:rPr>
              <w:t xml:space="preserve"> </w:t>
            </w:r>
            <w:r w:rsidRPr="00493D46">
              <w:t xml:space="preserve">must contain </w:t>
            </w:r>
            <w:r>
              <w:rPr>
                <w:rFonts w:cs="CordiaUPC"/>
                <w:cs/>
              </w:rPr>
              <w:t>“</w:t>
            </w:r>
            <w:r w:rsidRPr="00493D46">
              <w:t>WiFi</w:t>
            </w:r>
            <w:r>
              <w:rPr>
                <w:rFonts w:cs="CordiaUPC"/>
                <w:cs/>
              </w:rPr>
              <w:t>”</w:t>
            </w:r>
            <w:r w:rsidRPr="00493D46">
              <w:t xml:space="preserve"> when Product Specification contain </w:t>
            </w:r>
            <w:r>
              <w:rPr>
                <w:rFonts w:cs="CordiaUPC"/>
                <w:cs/>
              </w:rPr>
              <w:t>“</w:t>
            </w:r>
            <w:r w:rsidRPr="00493D46">
              <w:t>WiFi</w:t>
            </w:r>
            <w:r>
              <w:rPr>
                <w:rFonts w:cs="CordiaUPC"/>
                <w:cs/>
              </w:rPr>
              <w:t>”</w:t>
            </w:r>
          </w:p>
        </w:tc>
        <w:tc>
          <w:tcPr>
            <w:tcW w:w="1861" w:type="pct"/>
          </w:tcPr>
          <w:p w:rsidR="006F206D" w:rsidP="006F206D" w:rsidRDefault="006F206D" w14:paraId="2F441014" w14:textId="77777777">
            <w:pPr>
              <w:spacing w:line="254" w:lineRule="auto"/>
            </w:pPr>
            <w:r>
              <w:t xml:space="preserve">Short Promotion Name 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ต้องประกอบไปด้วย </w:t>
            </w:r>
            <w:r>
              <w:rPr>
                <w:rFonts w:cs="CordiaUPC"/>
                <w:cs/>
              </w:rPr>
              <w:t>“</w:t>
            </w:r>
            <w:r>
              <w:t>WiFi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เมื่อ </w:t>
            </w:r>
            <w:r>
              <w:t xml:space="preserve">Product Specification </w:t>
            </w:r>
            <w:r>
              <w:rPr>
                <w:rFonts w:hint="cs"/>
                <w:cs/>
              </w:rPr>
              <w:t xml:space="preserve">ประกอบด้วย </w:t>
            </w:r>
            <w:r>
              <w:rPr>
                <w:rFonts w:cs="CordiaUPC"/>
                <w:cs/>
              </w:rPr>
              <w:t>“</w:t>
            </w:r>
            <w:r>
              <w:t>WiFi</w:t>
            </w:r>
            <w:r>
              <w:rPr>
                <w:rFonts w:cs="CordiaUPC"/>
                <w:cs/>
              </w:rPr>
              <w:t>”</w:t>
            </w:r>
          </w:p>
          <w:p w:rsidR="006F206D" w:rsidP="006F206D" w:rsidRDefault="006F206D" w14:paraId="159CCA3E" w14:textId="77777777">
            <w:pPr>
              <w:spacing w:line="254" w:lineRule="auto"/>
            </w:pPr>
          </w:p>
          <w:p w:rsidR="006F206D" w:rsidP="006F206D" w:rsidRDefault="006F206D" w14:paraId="1FC4CAD9" w14:textId="3B0770A2">
            <w:pPr>
              <w:spacing w:line="254" w:lineRule="auto"/>
            </w:pPr>
            <w:r>
              <w:rPr>
                <w:rFonts w:hint="cs"/>
                <w:cs/>
              </w:rPr>
              <w:t xml:space="preserve">จะแสดงก็ต่อเมื่อ </w:t>
            </w:r>
            <w:r>
              <w:t xml:space="preserve">customerType </w:t>
            </w:r>
            <w:r>
              <w:rPr>
                <w:rFonts w:cs="CordiaUPC"/>
                <w:cs/>
              </w:rPr>
              <w:t>= “</w:t>
            </w:r>
            <w:r>
              <w:t>Pre</w:t>
            </w:r>
            <w:r>
              <w:rPr>
                <w:rFonts w:cs="CordiaUPC"/>
                <w:cs/>
              </w:rPr>
              <w:t>-</w:t>
            </w:r>
            <w:r>
              <w:t>paid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หรือ </w:t>
            </w:r>
            <w:r>
              <w:rPr>
                <w:rFonts w:cs="CordiaUPC"/>
                <w:cs/>
              </w:rPr>
              <w:t>“</w:t>
            </w:r>
            <w:r>
              <w:t>All</w:t>
            </w:r>
            <w:r>
              <w:rPr>
                <w:rFonts w:cs="CordiaUPC"/>
                <w:cs/>
              </w:rPr>
              <w:t>”</w:t>
            </w:r>
          </w:p>
        </w:tc>
        <w:tc>
          <w:tcPr>
            <w:tcW w:w="735" w:type="pct"/>
          </w:tcPr>
          <w:p w:rsidR="006F206D" w:rsidP="006F206D" w:rsidRDefault="006F206D" w14:paraId="5BA69F54" w14:textId="22082DDA">
            <w:pPr>
              <w:rPr>
                <w:rFonts w:cs="CordiaUPC"/>
                <w:szCs w:val="36"/>
                <w:cs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6F206D" w:rsidTr="00753CB9" w14:paraId="045A88A6" w14:textId="77777777">
        <w:tc>
          <w:tcPr>
            <w:tcW w:w="778" w:type="pct"/>
          </w:tcPr>
          <w:p w:rsidR="006F206D" w:rsidP="006F206D" w:rsidRDefault="006F206D" w14:paraId="3FD8D554" w14:textId="77777777">
            <w:r>
              <w:t>00001</w:t>
            </w:r>
          </w:p>
        </w:tc>
        <w:tc>
          <w:tcPr>
            <w:tcW w:w="1626" w:type="pct"/>
          </w:tcPr>
          <w:p w:rsidR="006F206D" w:rsidP="006F206D" w:rsidRDefault="006F206D" w14:paraId="7C7CD6AC" w14:textId="7B81FC4B">
            <w:r>
              <w:t>Marketing Name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6F206D" w:rsidP="006F206D" w:rsidRDefault="006F206D" w14:paraId="5C44788C" w14:textId="65BD09FC">
            <w:pPr>
              <w:spacing w:line="254" w:lineRule="auto"/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customerType </w:t>
            </w:r>
            <w:r>
              <w:rPr>
                <w:rFonts w:cs="Angsana New"/>
                <w:cs/>
              </w:rPr>
              <w:t>= “</w:t>
            </w:r>
            <w:r>
              <w:t>Post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>
              <w:t>All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ดังนั้น </w:t>
            </w:r>
            <w:r>
              <w:t xml:space="preserve">marketingName </w:t>
            </w:r>
            <w:r>
              <w:rPr>
                <w:cs/>
              </w:rPr>
              <w:t xml:space="preserve">จะต้องเป็น </w:t>
            </w:r>
            <w:r>
              <w:t>Mandatory</w:t>
            </w:r>
          </w:p>
        </w:tc>
        <w:tc>
          <w:tcPr>
            <w:tcW w:w="735" w:type="pct"/>
          </w:tcPr>
          <w:p w:rsidRPr="00096C12" w:rsidR="006F206D" w:rsidP="006F206D" w:rsidRDefault="006F206D" w14:paraId="49D17AA3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6F206D" w:rsidTr="00753CB9" w14:paraId="168CF8DD" w14:textId="77777777">
        <w:tc>
          <w:tcPr>
            <w:tcW w:w="778" w:type="pct"/>
          </w:tcPr>
          <w:p w:rsidRPr="000C4DB8" w:rsidR="006F206D" w:rsidP="006F206D" w:rsidRDefault="006F206D" w14:paraId="2038FC15" w14:textId="77777777">
            <w:r>
              <w:t>00025</w:t>
            </w:r>
          </w:p>
        </w:tc>
        <w:tc>
          <w:tcPr>
            <w:tcW w:w="1626" w:type="pct"/>
          </w:tcPr>
          <w:p w:rsidR="006F206D" w:rsidP="006F206D" w:rsidRDefault="006F206D" w14:paraId="452B78D0" w14:textId="55C241BD">
            <w:r>
              <w:t>Marketing Name cannot contain Thai and</w:t>
            </w:r>
            <w:r>
              <w:rPr>
                <w:rFonts w:cs="Angsana New"/>
                <w:cs/>
              </w:rPr>
              <w:t xml:space="preserve"> </w:t>
            </w:r>
            <w:r>
              <w:t xml:space="preserve">Special characters </w:t>
            </w:r>
            <w:r>
              <w:rPr>
                <w:rFonts w:cs="Angsana New"/>
                <w:cs/>
              </w:rPr>
              <w:t>(</w:t>
            </w:r>
            <w:r w:rsidRPr="001624DE">
              <w:rPr>
                <w:rFonts w:cs="Angsana New"/>
                <w:cs/>
              </w:rPr>
              <w:t xml:space="preserve">: </w:t>
            </w:r>
            <w:r w:rsidRPr="001624DE">
              <w:t xml:space="preserve">| , \ ? </w:t>
            </w:r>
            <w:r w:rsidRPr="001624DE">
              <w:rPr>
                <w:rFonts w:cs="Angsana New"/>
                <w:cs/>
              </w:rPr>
              <w:t xml:space="preserve">* + - [ ] ( ) % </w:t>
            </w:r>
            <w:r w:rsidRPr="001624DE">
              <w:t xml:space="preserve">^ &amp; $ # @ ~ ; </w:t>
            </w:r>
            <w:r w:rsidRPr="001624DE">
              <w:rPr>
                <w:rFonts w:cs="Angsana New"/>
                <w:cs/>
              </w:rPr>
              <w:t xml:space="preserve">: ‘ “ </w:t>
            </w:r>
            <w:r w:rsidRPr="001624DE">
              <w:t xml:space="preserve">&gt; &lt; </w:t>
            </w:r>
            <w:r w:rsidRPr="001624DE">
              <w:rPr>
                <w:rFonts w:cs="Angsana New"/>
                <w:cs/>
              </w:rPr>
              <w:t xml:space="preserve">/ </w:t>
            </w:r>
            <w:r w:rsidRPr="001624DE">
              <w:t xml:space="preserve">{ } ` </w:t>
            </w:r>
            <w:r w:rsidRPr="001624DE">
              <w:rPr>
                <w:rFonts w:cs="Angsana New"/>
                <w:cs/>
              </w:rPr>
              <w:t>.</w:t>
            </w:r>
            <w:r>
              <w:rPr>
                <w:rFonts w:cs="Angsana New"/>
                <w:cs/>
              </w:rPr>
              <w:t xml:space="preserve">” </w:t>
            </w:r>
            <w:r>
              <w:t>and Double Space and Start or End with</w:t>
            </w:r>
            <w:r>
              <w:rPr>
                <w:rFonts w:hint="cs"/>
                <w:cs/>
              </w:rPr>
              <w:t xml:space="preserve"> </w:t>
            </w:r>
            <w:r>
              <w:t>Space</w:t>
            </w:r>
            <w:r>
              <w:rPr>
                <w:rFonts w:cs="Angsana New"/>
                <w:cs/>
              </w:rPr>
              <w:t>).</w:t>
            </w:r>
          </w:p>
        </w:tc>
        <w:tc>
          <w:tcPr>
            <w:tcW w:w="1861" w:type="pct"/>
          </w:tcPr>
          <w:p w:rsidR="006F206D" w:rsidP="006F206D" w:rsidRDefault="006F206D" w14:paraId="2FC68C78" w14:textId="300C4E82">
            <w:pPr>
              <w:spacing w:line="254" w:lineRule="auto"/>
            </w:pPr>
            <w:r>
              <w:t>Marketing Name</w:t>
            </w:r>
            <w:r>
              <w:rPr>
                <w:rFonts w:hint="cs"/>
                <w:cs/>
              </w:rPr>
              <w:t xml:space="preserve"> จะไม่สามารถมีตัวอักษรไทยและอักขระพิเศษได้</w:t>
            </w:r>
          </w:p>
          <w:p w:rsidR="006F206D" w:rsidP="006F206D" w:rsidRDefault="006F206D" w14:paraId="6F07A751" w14:textId="2B39CBDB">
            <w:r>
              <w:t xml:space="preserve">Special Character </w:t>
            </w:r>
            <w:r>
              <w:rPr>
                <w:rFonts w:cs="Angsana New"/>
                <w:cs/>
              </w:rPr>
              <w:t xml:space="preserve">: </w:t>
            </w:r>
            <w:r>
              <w:t xml:space="preserve">Special Character </w:t>
            </w:r>
            <w:r w:rsidRPr="001624DE">
              <w:rPr>
                <w:rFonts w:cs="Angsana New"/>
                <w:cs/>
              </w:rPr>
              <w:t xml:space="preserve">: </w:t>
            </w:r>
            <w:r w:rsidRPr="001624DE">
              <w:t xml:space="preserve">| , \ ? </w:t>
            </w:r>
            <w:r w:rsidRPr="001624DE">
              <w:rPr>
                <w:rFonts w:cs="Angsana New"/>
                <w:cs/>
              </w:rPr>
              <w:t xml:space="preserve">* + - [ ] ( ) % </w:t>
            </w:r>
            <w:r w:rsidRPr="001624DE">
              <w:t>^ &amp;</w:t>
            </w:r>
            <w:r>
              <w:t xml:space="preserve"> $ # @ ~ ; </w:t>
            </w:r>
            <w:r>
              <w:rPr>
                <w:rFonts w:cs="Angsana New"/>
                <w:cs/>
              </w:rPr>
              <w:t xml:space="preserve">: ‘ “ </w:t>
            </w:r>
            <w:r>
              <w:t xml:space="preserve">&gt; &lt; </w:t>
            </w:r>
            <w:r>
              <w:rPr>
                <w:rFonts w:cs="Angsana New"/>
                <w:cs/>
              </w:rPr>
              <w:t xml:space="preserve">/ </w:t>
            </w:r>
            <w:r>
              <w:t xml:space="preserve">{ } ` </w:t>
            </w:r>
            <w:r>
              <w:rPr>
                <w:rFonts w:cs="Angsana New"/>
                <w:cs/>
              </w:rPr>
              <w:t>.</w:t>
            </w:r>
            <w:r>
              <w:rPr>
                <w:rFonts w:cs="Angsana New"/>
                <w:color w:val="000000"/>
                <w:cs/>
              </w:rPr>
              <w:t xml:space="preserve"> </w:t>
            </w:r>
            <w:r>
              <w:rPr>
                <w:cs/>
              </w:rPr>
              <w:t>และ</w:t>
            </w:r>
            <w:r>
              <w:t xml:space="preserve"> Space</w:t>
            </w:r>
            <w:r>
              <w:rPr>
                <w:cs/>
              </w:rPr>
              <w:t xml:space="preserve">ติดกัน และขึ้นต้นด้วย </w:t>
            </w:r>
            <w:r>
              <w:t>Space</w:t>
            </w:r>
            <w:r>
              <w:rPr>
                <w:cs/>
              </w:rPr>
              <w:t xml:space="preserve"> และ </w:t>
            </w:r>
            <w:r>
              <w:t xml:space="preserve">Space </w:t>
            </w:r>
            <w:r>
              <w:rPr>
                <w:cs/>
              </w:rPr>
              <w:t>ตัวสุดท้าย</w:t>
            </w:r>
          </w:p>
        </w:tc>
        <w:tc>
          <w:tcPr>
            <w:tcW w:w="735" w:type="pct"/>
          </w:tcPr>
          <w:p w:rsidR="006F206D" w:rsidP="006F206D" w:rsidRDefault="006F206D" w14:paraId="13AAB275" w14:textId="77777777">
            <w:pPr>
              <w:rPr>
                <w:rFonts w:cs="CordiaUPC"/>
                <w:szCs w:val="36"/>
              </w:rPr>
            </w:pPr>
            <w:r w:rsidRPr="00096C12">
              <w:rPr>
                <w:rFonts w:cs="CordiaUPC"/>
                <w:szCs w:val="36"/>
              </w:rPr>
              <w:t>Yes</w:t>
            </w:r>
          </w:p>
        </w:tc>
      </w:tr>
      <w:tr w:rsidR="003339B1" w:rsidTr="00753CB9" w14:paraId="7D407A7F" w14:textId="77777777">
        <w:tc>
          <w:tcPr>
            <w:tcW w:w="778" w:type="pct"/>
          </w:tcPr>
          <w:p w:rsidR="003339B1" w:rsidP="003339B1" w:rsidRDefault="003339B1" w14:paraId="0C2452DB" w14:textId="3BFDD556">
            <w:r>
              <w:t>00001</w:t>
            </w:r>
          </w:p>
        </w:tc>
        <w:tc>
          <w:tcPr>
            <w:tcW w:w="1626" w:type="pct"/>
          </w:tcPr>
          <w:p w:rsidR="003339B1" w:rsidP="003339B1" w:rsidRDefault="003339B1" w14:paraId="688B478A" w14:textId="040509A7">
            <w:r>
              <w:t xml:space="preserve">CMS Display 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rPr>
                <w:rFonts w:cs="Angsana New"/>
                <w:cs/>
              </w:rPr>
              <w:t xml:space="preserve"> </w:t>
            </w:r>
            <w:r>
              <w:t xml:space="preserve">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3339B1" w:rsidP="003339B1" w:rsidRDefault="003339B1" w14:paraId="42446AE0" w14:textId="5B592B57">
            <w:pPr>
              <w:spacing w:line="240" w:lineRule="auto"/>
            </w:pPr>
            <w:r>
              <w:t xml:space="preserve">CMS Display 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cs/>
              </w:rPr>
              <w:t xml:space="preserve">จะต้องเป็น </w:t>
            </w:r>
            <w:r>
              <w:t>Mandatory</w:t>
            </w:r>
          </w:p>
        </w:tc>
        <w:tc>
          <w:tcPr>
            <w:tcW w:w="735" w:type="pct"/>
          </w:tcPr>
          <w:p w:rsidR="003339B1" w:rsidP="003339B1" w:rsidRDefault="003339B1" w14:paraId="55C4E2DF" w14:textId="71A9097B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3339B1" w:rsidTr="00753CB9" w14:paraId="1570D655" w14:textId="77777777">
        <w:tc>
          <w:tcPr>
            <w:tcW w:w="778" w:type="pct"/>
          </w:tcPr>
          <w:p w:rsidR="003339B1" w:rsidP="003339B1" w:rsidRDefault="003339B1" w14:paraId="53169C1A" w14:textId="297EA404">
            <w:r>
              <w:t>00025</w:t>
            </w:r>
          </w:p>
        </w:tc>
        <w:tc>
          <w:tcPr>
            <w:tcW w:w="1626" w:type="pct"/>
          </w:tcPr>
          <w:p w:rsidR="003339B1" w:rsidP="003339B1" w:rsidRDefault="003339B1" w14:paraId="256F6345" w14:textId="50D58648">
            <w:r>
              <w:t>CMS Display ENG can</w:t>
            </w:r>
            <w:r w:rsidRPr="00755E0A">
              <w:t>not</w:t>
            </w:r>
            <w:r>
              <w:t xml:space="preserve"> contain</w:t>
            </w:r>
            <w:r w:rsidRPr="00755E0A">
              <w:t xml:space="preserve"> Thai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3339B1" w:rsidP="003339B1" w:rsidRDefault="003339B1" w14:paraId="3D400F08" w14:textId="404C1A03">
            <w:pPr>
              <w:spacing w:line="240" w:lineRule="auto"/>
            </w:pPr>
            <w:r>
              <w:t>CMS Display ENG</w:t>
            </w:r>
            <w:r>
              <w:rPr>
                <w:rFonts w:hint="cs"/>
                <w:cs/>
              </w:rPr>
              <w:t xml:space="preserve"> จะไม่สามารถมีภาษาไทย</w:t>
            </w:r>
          </w:p>
        </w:tc>
        <w:tc>
          <w:tcPr>
            <w:tcW w:w="735" w:type="pct"/>
          </w:tcPr>
          <w:p w:rsidR="003339B1" w:rsidP="003339B1" w:rsidRDefault="003339B1" w14:paraId="5D8D6BE3" w14:textId="5AD84FFD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3339B1" w:rsidTr="00753CB9" w14:paraId="702FC8F7" w14:textId="77777777">
        <w:tc>
          <w:tcPr>
            <w:tcW w:w="778" w:type="pct"/>
          </w:tcPr>
          <w:p w:rsidR="003339B1" w:rsidP="003339B1" w:rsidRDefault="003339B1" w14:paraId="24DB3FD1" w14:textId="37818C54">
            <w:r>
              <w:rPr>
                <w:rFonts w:cs="CordiaUPC"/>
              </w:rPr>
              <w:t>00054</w:t>
            </w:r>
          </w:p>
        </w:tc>
        <w:tc>
          <w:tcPr>
            <w:tcW w:w="1626" w:type="pct"/>
          </w:tcPr>
          <w:p w:rsidR="003339B1" w:rsidP="003339B1" w:rsidRDefault="003339B1" w14:paraId="0A2BEC9A" w14:textId="428EBA22">
            <w:r>
              <w:t>CMS Display ENG</w:t>
            </w:r>
            <w:r>
              <w:rPr>
                <w:rFonts w:cs="CordiaUPC"/>
                <w:cs/>
              </w:rPr>
              <w:t xml:space="preserve"> </w:t>
            </w:r>
            <w:r w:rsidRPr="000D110F">
              <w:rPr>
                <w:rFonts w:eastAsia="Times New Roman" w:cs="CordiaUPC"/>
              </w:rPr>
              <w:t xml:space="preserve">must not exceed </w:t>
            </w:r>
            <w:r>
              <w:rPr>
                <w:rFonts w:eastAsia="Times New Roman" w:cs="CordiaUPC"/>
              </w:rPr>
              <w:t>250</w:t>
            </w:r>
            <w:r w:rsidRPr="000D110F">
              <w:rPr>
                <w:rFonts w:eastAsia="Times New Roman" w:cs="CordiaUPC"/>
              </w:rPr>
              <w:t xml:space="preserve"> characters</w:t>
            </w:r>
            <w:r>
              <w:rPr>
                <w:rFonts w:eastAsia="Times New Roman" w:cs="Angsana New"/>
                <w:cs/>
              </w:rPr>
              <w:t>.</w:t>
            </w:r>
          </w:p>
        </w:tc>
        <w:tc>
          <w:tcPr>
            <w:tcW w:w="1861" w:type="pct"/>
          </w:tcPr>
          <w:p w:rsidR="003339B1" w:rsidP="003339B1" w:rsidRDefault="003339B1" w14:paraId="522081D9" w14:textId="78878A68">
            <w:pPr>
              <w:spacing w:line="254" w:lineRule="auto"/>
            </w:pPr>
            <w:r>
              <w:t xml:space="preserve">CMS Display ENG </w:t>
            </w:r>
            <w:r>
              <w:rPr>
                <w:rFonts w:hint="cs"/>
                <w:cs/>
              </w:rPr>
              <w:t xml:space="preserve">ต้องไม่เกิน </w:t>
            </w:r>
            <w:r>
              <w:rPr>
                <w:rFonts w:eastAsia="Times New Roman" w:cs="CordiaUPC"/>
              </w:rPr>
              <w:t>250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hint="cs"/>
                <w:cs/>
              </w:rPr>
              <w:t>ตัวอักษร</w:t>
            </w:r>
          </w:p>
        </w:tc>
        <w:tc>
          <w:tcPr>
            <w:tcW w:w="735" w:type="pct"/>
          </w:tcPr>
          <w:p w:rsidR="003339B1" w:rsidP="003339B1" w:rsidRDefault="003339B1" w14:paraId="44223A9F" w14:textId="2694C7D3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3339B1" w:rsidTr="00753CB9" w14:paraId="625A1EFF" w14:textId="77777777">
        <w:tc>
          <w:tcPr>
            <w:tcW w:w="778" w:type="pct"/>
          </w:tcPr>
          <w:p w:rsidR="003339B1" w:rsidP="003339B1" w:rsidRDefault="003339B1" w14:paraId="0F1BD7A6" w14:textId="77089AD2">
            <w:r>
              <w:rPr>
                <w:rFonts w:cs="CordiaUPC"/>
              </w:rPr>
              <w:t>00054</w:t>
            </w:r>
          </w:p>
        </w:tc>
        <w:tc>
          <w:tcPr>
            <w:tcW w:w="1626" w:type="pct"/>
          </w:tcPr>
          <w:p w:rsidR="003339B1" w:rsidP="003339B1" w:rsidRDefault="003339B1" w14:paraId="3A2CA677" w14:textId="02D5B2BE">
            <w:r>
              <w:t>CMS Display THA</w:t>
            </w:r>
            <w:r>
              <w:rPr>
                <w:rFonts w:cs="CordiaUPC"/>
                <w:cs/>
              </w:rPr>
              <w:t xml:space="preserve"> </w:t>
            </w:r>
            <w:r w:rsidRPr="000D110F">
              <w:rPr>
                <w:rFonts w:eastAsia="Times New Roman" w:cs="CordiaUPC"/>
              </w:rPr>
              <w:t xml:space="preserve">must not exceed </w:t>
            </w:r>
            <w:r>
              <w:rPr>
                <w:rFonts w:eastAsia="Times New Roman" w:cs="CordiaUPC"/>
              </w:rPr>
              <w:t>250</w:t>
            </w:r>
            <w:r w:rsidRPr="000D110F">
              <w:rPr>
                <w:rFonts w:eastAsia="Times New Roman" w:cs="CordiaUPC"/>
              </w:rPr>
              <w:t xml:space="preserve"> characters</w:t>
            </w:r>
            <w:r>
              <w:rPr>
                <w:rFonts w:eastAsia="Times New Roman" w:cs="Angsana New"/>
                <w:cs/>
              </w:rPr>
              <w:t>.</w:t>
            </w:r>
          </w:p>
        </w:tc>
        <w:tc>
          <w:tcPr>
            <w:tcW w:w="1861" w:type="pct"/>
          </w:tcPr>
          <w:p w:rsidR="003339B1" w:rsidP="003339B1" w:rsidRDefault="003339B1" w14:paraId="5DFAEEAF" w14:textId="5B36D958">
            <w:pPr>
              <w:spacing w:line="254" w:lineRule="auto"/>
            </w:pPr>
            <w:r>
              <w:t xml:space="preserve">CMS Display THA </w:t>
            </w:r>
            <w:r>
              <w:rPr>
                <w:rFonts w:hint="cs"/>
                <w:cs/>
              </w:rPr>
              <w:t xml:space="preserve">ต้องไม่เกิน </w:t>
            </w:r>
            <w:r>
              <w:rPr>
                <w:rFonts w:eastAsia="Times New Roman" w:cs="CordiaUPC"/>
              </w:rPr>
              <w:t>250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hint="cs"/>
                <w:cs/>
              </w:rPr>
              <w:t>ตัวอักษร</w:t>
            </w:r>
          </w:p>
        </w:tc>
        <w:tc>
          <w:tcPr>
            <w:tcW w:w="735" w:type="pct"/>
          </w:tcPr>
          <w:p w:rsidR="003339B1" w:rsidP="003339B1" w:rsidRDefault="003339B1" w14:paraId="7EA3860A" w14:textId="7C26D19E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3339B1" w:rsidTr="00753CB9" w14:paraId="0242C98D" w14:textId="77777777">
        <w:tc>
          <w:tcPr>
            <w:tcW w:w="778" w:type="pct"/>
          </w:tcPr>
          <w:p w:rsidR="003339B1" w:rsidP="003339B1" w:rsidRDefault="003339B1" w14:paraId="774B8AA1" w14:textId="77777777">
            <w:r>
              <w:t>00001</w:t>
            </w:r>
          </w:p>
        </w:tc>
        <w:tc>
          <w:tcPr>
            <w:tcW w:w="1626" w:type="pct"/>
          </w:tcPr>
          <w:p w:rsidR="003339B1" w:rsidP="003339B1" w:rsidRDefault="003339B1" w14:paraId="28124816" w14:textId="44B8D0F1">
            <w:r>
              <w:t xml:space="preserve">Promotion Description 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rPr>
                <w:rFonts w:cs="Angsana New"/>
                <w:cs/>
              </w:rPr>
              <w:t xml:space="preserve"> </w:t>
            </w:r>
            <w:r>
              <w:t xml:space="preserve">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3339B1" w:rsidP="003339B1" w:rsidRDefault="003339B1" w14:paraId="606448BC" w14:textId="40B49EFD">
            <w:pPr>
              <w:spacing w:line="254" w:lineRule="auto"/>
            </w:pPr>
            <w:r>
              <w:t xml:space="preserve">Promotion Description 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cs/>
              </w:rPr>
              <w:t xml:space="preserve">จะต้องเป็น </w:t>
            </w:r>
            <w:r>
              <w:t>Mandatory</w:t>
            </w:r>
          </w:p>
        </w:tc>
        <w:tc>
          <w:tcPr>
            <w:tcW w:w="735" w:type="pct"/>
          </w:tcPr>
          <w:p w:rsidRPr="00096C12" w:rsidR="003339B1" w:rsidP="003339B1" w:rsidRDefault="003339B1" w14:paraId="02473ED9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3339B1" w:rsidTr="00753CB9" w14:paraId="1A054EEA" w14:textId="77777777">
        <w:tc>
          <w:tcPr>
            <w:tcW w:w="778" w:type="pct"/>
          </w:tcPr>
          <w:p w:rsidR="003339B1" w:rsidP="003339B1" w:rsidRDefault="003339B1" w14:paraId="573ADAF9" w14:textId="77777777">
            <w:r>
              <w:t>00025</w:t>
            </w:r>
          </w:p>
        </w:tc>
        <w:tc>
          <w:tcPr>
            <w:tcW w:w="1626" w:type="pct"/>
          </w:tcPr>
          <w:p w:rsidR="003339B1" w:rsidP="003339B1" w:rsidRDefault="003339B1" w14:paraId="7EA0E468" w14:textId="77777777">
            <w:pPr>
              <w:spacing w:line="240" w:lineRule="auto"/>
            </w:pPr>
            <w:r>
              <w:rPr>
                <w:rFonts w:hint="cs"/>
                <w:cs/>
              </w:rPr>
              <w:t>ถ้า</w:t>
            </w:r>
            <w:r>
              <w:rPr>
                <w:rFonts w:cs="CordiaUPC"/>
                <w:cs/>
              </w:rPr>
              <w:t xml:space="preserve"> 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rPr>
                <w:rFonts w:cs="CordiaUPC"/>
                <w:cs/>
              </w:rPr>
              <w:t xml:space="preserve"> = “</w:t>
            </w:r>
            <w:r>
              <w:t>TH</w:t>
            </w:r>
            <w:r>
              <w:rPr>
                <w:rFonts w:cs="CordiaUPC"/>
                <w:cs/>
              </w:rPr>
              <w:t>”</w:t>
            </w:r>
          </w:p>
          <w:p w:rsidR="003339B1" w:rsidP="003339B1" w:rsidRDefault="003339B1" w14:paraId="7D676B7B" w14:textId="00FEED29">
            <w:pPr>
              <w:spacing w:line="240" w:lineRule="auto"/>
            </w:pPr>
            <w:r>
              <w:t xml:space="preserve">Promotion Description 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rPr>
                <w:rFonts w:cs="Angsana New"/>
                <w:cs/>
              </w:rPr>
              <w:t xml:space="preserve"> </w:t>
            </w:r>
            <w:r>
              <w:t>can</w:t>
            </w:r>
            <w:r w:rsidRPr="00755E0A">
              <w:t>not</w:t>
            </w:r>
            <w:r>
              <w:t xml:space="preserve"> contain Special characters </w:t>
            </w:r>
            <w:r>
              <w:rPr>
                <w:rFonts w:cs="Angsana New"/>
                <w:cs/>
              </w:rPr>
              <w:t>( “</w:t>
            </w:r>
            <w:r>
              <w:rPr>
                <w:color w:val="000000"/>
              </w:rPr>
              <w:t xml:space="preserve">| ^ </w:t>
            </w:r>
            <w:r>
              <w:rPr>
                <w:rFonts w:cs="Angsana New"/>
                <w:color w:val="000000"/>
                <w:cs/>
              </w:rPr>
              <w:t>‘</w:t>
            </w:r>
            <w:r>
              <w:rPr>
                <w:color w:val="000000"/>
              </w:rPr>
              <w:t xml:space="preserve">  </w:t>
            </w:r>
            <w:r>
              <w:rPr>
                <w:rFonts w:cs="Angsana New"/>
                <w:color w:val="000000"/>
                <w:cs/>
              </w:rPr>
              <w:t>–</w:t>
            </w:r>
            <w:r>
              <w:rPr>
                <w:rFonts w:cs="Angsana New"/>
                <w:cs/>
              </w:rPr>
              <w:t xml:space="preserve">” </w:t>
            </w:r>
            <w:r>
              <w:t>and Double Space and Start or End with</w:t>
            </w:r>
            <w:r>
              <w:rPr>
                <w:rFonts w:hint="cs"/>
                <w:cs/>
              </w:rPr>
              <w:t xml:space="preserve"> </w:t>
            </w:r>
            <w:r>
              <w:t>Space</w:t>
            </w:r>
            <w:r>
              <w:rPr>
                <w:rFonts w:cs="Angsana New"/>
                <w:cs/>
              </w:rPr>
              <w:t>).</w:t>
            </w:r>
          </w:p>
          <w:p w:rsidR="003339B1" w:rsidP="003339B1" w:rsidRDefault="003339B1" w14:paraId="72429026" w14:textId="6EF2BB56">
            <w:pPr>
              <w:spacing w:line="240" w:lineRule="auto"/>
            </w:pPr>
            <w:r>
              <w:rPr>
                <w:rFonts w:hint="cs"/>
                <w:cs/>
              </w:rPr>
              <w:t>ถ้าไม่ใช่</w:t>
            </w:r>
          </w:p>
          <w:p w:rsidR="003339B1" w:rsidP="003339B1" w:rsidRDefault="003339B1" w14:paraId="07EF6E81" w14:textId="67F8CE88">
            <w:r>
              <w:t xml:space="preserve">Promotion Description 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rPr>
                <w:rFonts w:cs="Angsana New"/>
                <w:cs/>
              </w:rPr>
              <w:t xml:space="preserve">  </w:t>
            </w:r>
            <w:r>
              <w:t xml:space="preserve"> cannot contain</w:t>
            </w:r>
            <w:r>
              <w:rPr>
                <w:rFonts w:cs="CordiaUPC"/>
                <w:cs/>
              </w:rPr>
              <w:t xml:space="preserve"> </w:t>
            </w:r>
            <w:r w:rsidRPr="00755E0A">
              <w:t>Thai and</w:t>
            </w:r>
            <w:r>
              <w:t xml:space="preserve"> Special characters</w:t>
            </w:r>
            <w:r>
              <w:rPr>
                <w:rFonts w:cs="Angsana New"/>
                <w:cs/>
              </w:rPr>
              <w:t xml:space="preserve"> ( “</w:t>
            </w:r>
            <w:r>
              <w:rPr>
                <w:color w:val="000000"/>
              </w:rPr>
              <w:t xml:space="preserve">| ^ </w:t>
            </w:r>
            <w:r>
              <w:rPr>
                <w:rFonts w:cs="Angsana New"/>
                <w:color w:val="000000"/>
                <w:cs/>
              </w:rPr>
              <w:t>‘</w:t>
            </w:r>
            <w:r>
              <w:rPr>
                <w:color w:val="000000"/>
              </w:rPr>
              <w:t xml:space="preserve">  </w:t>
            </w:r>
            <w:r>
              <w:rPr>
                <w:rFonts w:cs="Angsana New"/>
                <w:color w:val="000000"/>
                <w:cs/>
              </w:rPr>
              <w:t>–</w:t>
            </w:r>
            <w:r>
              <w:rPr>
                <w:rFonts w:cs="Angsana New"/>
                <w:cs/>
              </w:rPr>
              <w:t xml:space="preserve">” </w:t>
            </w:r>
            <w:r>
              <w:t>and Double Space and Start or End with</w:t>
            </w:r>
            <w:r>
              <w:rPr>
                <w:rFonts w:hint="cs"/>
                <w:cs/>
              </w:rPr>
              <w:t xml:space="preserve"> </w:t>
            </w:r>
            <w:r>
              <w:t>Space</w:t>
            </w:r>
            <w:r>
              <w:rPr>
                <w:rFonts w:cs="Angsana New"/>
                <w:cs/>
              </w:rPr>
              <w:t>).</w:t>
            </w:r>
          </w:p>
        </w:tc>
        <w:tc>
          <w:tcPr>
            <w:tcW w:w="1861" w:type="pct"/>
          </w:tcPr>
          <w:p w:rsidRPr="00714DFA" w:rsidR="003339B1" w:rsidP="003339B1" w:rsidRDefault="003339B1" w14:paraId="01491B04" w14:textId="70A380FF">
            <w:pPr>
              <w:spacing w:line="240" w:lineRule="auto"/>
            </w:pPr>
            <w:r>
              <w:rPr>
                <w:rFonts w:hint="cs"/>
                <w:cs/>
              </w:rPr>
              <w:t xml:space="preserve">ถ้า 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rPr>
                <w:rFonts w:cs="CordiaUPC"/>
                <w:cs/>
              </w:rPr>
              <w:t xml:space="preserve"> = “</w:t>
            </w:r>
            <w:r>
              <w:t>TH</w:t>
            </w:r>
            <w:r>
              <w:rPr>
                <w:rFonts w:cs="CordiaUPC"/>
                <w:cs/>
              </w:rPr>
              <w:t>”</w:t>
            </w:r>
          </w:p>
          <w:p w:rsidR="003339B1" w:rsidP="003339B1" w:rsidRDefault="003339B1" w14:paraId="076EF3DA" w14:textId="4CC9F62F">
            <w:pPr>
              <w:spacing w:line="254" w:lineRule="auto"/>
            </w:pPr>
            <w:r>
              <w:t>Promotion Description</w:t>
            </w:r>
            <w:r>
              <w:rPr>
                <w:rFonts w:cs="Angsana New"/>
                <w:cs/>
              </w:rPr>
              <w:t xml:space="preserve"> 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rPr>
                <w:rFonts w:cs="Angsana New"/>
                <w:cs/>
              </w:rPr>
              <w:t xml:space="preserve">  </w:t>
            </w:r>
            <w:r>
              <w:rPr>
                <w:rFonts w:hint="cs"/>
                <w:cs/>
              </w:rPr>
              <w:t>จะไม่สามารถมีตัวอักษรไทยอักขระพิเศษได้</w:t>
            </w:r>
          </w:p>
          <w:p w:rsidR="003339B1" w:rsidP="003339B1" w:rsidRDefault="003339B1" w14:paraId="567185A9" w14:textId="77777777">
            <w:pPr>
              <w:spacing w:line="240" w:lineRule="auto"/>
            </w:pPr>
            <w:r>
              <w:rPr>
                <w:rFonts w:hint="cs"/>
                <w:cs/>
              </w:rPr>
              <w:t>ถ้าไม่ใช่</w:t>
            </w:r>
          </w:p>
          <w:p w:rsidR="003339B1" w:rsidP="003339B1" w:rsidRDefault="003339B1" w14:paraId="7AF6503F" w14:textId="54D01D57">
            <w:pPr>
              <w:spacing w:line="240" w:lineRule="auto"/>
            </w:pPr>
            <w:r>
              <w:t>Promotion Description</w:t>
            </w:r>
            <w:r>
              <w:rPr>
                <w:rFonts w:cs="CordiaUPC"/>
                <w:cs/>
              </w:rPr>
              <w:t xml:space="preserve"> 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rPr>
                <w:rFonts w:hint="cs"/>
                <w:cs/>
              </w:rPr>
              <w:t xml:space="preserve"> จะไม่สามารถมีภาษาไทยและอักขระพิเศษได้</w:t>
            </w:r>
          </w:p>
          <w:p w:rsidR="003339B1" w:rsidP="003339B1" w:rsidRDefault="003339B1" w14:paraId="468DB362" w14:textId="1C14D989">
            <w:pPr>
              <w:spacing w:line="254" w:lineRule="auto"/>
            </w:pPr>
            <w:r>
              <w:t xml:space="preserve">Special Character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color w:val="000000"/>
              </w:rPr>
              <w:t xml:space="preserve">| ^ </w:t>
            </w:r>
            <w:r>
              <w:rPr>
                <w:rFonts w:cs="Angsana New"/>
                <w:color w:val="000000"/>
                <w:cs/>
              </w:rPr>
              <w:t>‘</w:t>
            </w:r>
            <w:r>
              <w:rPr>
                <w:color w:val="000000"/>
              </w:rPr>
              <w:t xml:space="preserve">  </w:t>
            </w:r>
            <w:r>
              <w:rPr>
                <w:rFonts w:cs="Angsana New"/>
                <w:color w:val="000000"/>
                <w:cs/>
              </w:rPr>
              <w:t>– (</w:t>
            </w:r>
            <w:r>
              <w:rPr>
                <w:color w:val="000000"/>
              </w:rPr>
              <w:t>Long dash</w:t>
            </w:r>
            <w:r>
              <w:rPr>
                <w:rFonts w:cs="Angsana New"/>
                <w:color w:val="000000"/>
                <w:cs/>
              </w:rPr>
              <w:t>)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>และ</w:t>
            </w:r>
            <w:r>
              <w:t xml:space="preserve"> Space</w:t>
            </w:r>
            <w:r>
              <w:rPr>
                <w:rFonts w:hint="cs"/>
                <w:cs/>
              </w:rPr>
              <w:t xml:space="preserve">ติดกัน </w:t>
            </w:r>
            <w:r>
              <w:rPr>
                <w:cs/>
              </w:rPr>
              <w:t xml:space="preserve">และขึ้นต้นด้วย </w:t>
            </w:r>
            <w:r>
              <w:t>Space</w:t>
            </w:r>
            <w:r>
              <w:rPr>
                <w:rFonts w:hint="cs"/>
                <w:cs/>
              </w:rPr>
              <w:t xml:space="preserve"> และ </w:t>
            </w:r>
            <w:r>
              <w:t xml:space="preserve">Space </w:t>
            </w:r>
            <w:r>
              <w:rPr>
                <w:rFonts w:hint="cs"/>
                <w:cs/>
              </w:rPr>
              <w:t>ตัวสุดท้าย</w:t>
            </w:r>
          </w:p>
        </w:tc>
        <w:tc>
          <w:tcPr>
            <w:tcW w:w="735" w:type="pct"/>
          </w:tcPr>
          <w:p w:rsidRPr="00096C12" w:rsidR="003339B1" w:rsidP="003339B1" w:rsidRDefault="003339B1" w14:paraId="4527917D" w14:textId="77777777">
            <w:pPr>
              <w:rPr>
                <w:rFonts w:cs="CordiaUPC"/>
                <w:szCs w:val="36"/>
              </w:rPr>
            </w:pPr>
            <w:r w:rsidRPr="00096C12">
              <w:rPr>
                <w:rFonts w:cs="CordiaUPC"/>
                <w:szCs w:val="36"/>
              </w:rPr>
              <w:t>Yes</w:t>
            </w:r>
          </w:p>
        </w:tc>
      </w:tr>
      <w:tr w:rsidR="003339B1" w:rsidTr="00753CB9" w14:paraId="3651EAE8" w14:textId="77777777">
        <w:tc>
          <w:tcPr>
            <w:tcW w:w="778" w:type="pct"/>
          </w:tcPr>
          <w:p w:rsidR="003339B1" w:rsidP="003339B1" w:rsidRDefault="003339B1" w14:paraId="2D45A1C6" w14:textId="77777777">
            <w:r>
              <w:t>00001</w:t>
            </w:r>
          </w:p>
        </w:tc>
        <w:tc>
          <w:tcPr>
            <w:tcW w:w="1626" w:type="pct"/>
          </w:tcPr>
          <w:p w:rsidR="003339B1" w:rsidP="003339B1" w:rsidRDefault="003339B1" w14:paraId="635BEE9C" w14:textId="01348598">
            <w:r>
              <w:t xml:space="preserve">Greeting Letter 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t xml:space="preserve"> is required, </w:t>
            </w:r>
            <w:r>
              <w:rPr>
                <w:rFonts w:hint="cs" w:cs="Angsana New"/>
                <w:cs/>
              </w:rPr>
              <w:t xml:space="preserve"> </w:t>
            </w:r>
            <w:r>
              <w:t xml:space="preserve">when Customer Type is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Post</w:t>
            </w:r>
            <w:r>
              <w:rPr>
                <w:rFonts w:cs="Angsana New"/>
                <w:cs/>
              </w:rPr>
              <w:t>-</w:t>
            </w:r>
            <w:r>
              <w:rPr>
                <w:rFonts w:cs="CordiaUPC"/>
              </w:rP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t>or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“</w:t>
            </w:r>
            <w:r>
              <w:t>All</w:t>
            </w:r>
            <w:r>
              <w:rPr>
                <w:rFonts w:cs="Angsana New"/>
                <w:cs/>
              </w:rPr>
              <w:t>”.</w:t>
            </w:r>
          </w:p>
        </w:tc>
        <w:tc>
          <w:tcPr>
            <w:tcW w:w="1861" w:type="pct"/>
          </w:tcPr>
          <w:p w:rsidR="003339B1" w:rsidP="003339B1" w:rsidRDefault="003339B1" w14:paraId="58DDD407" w14:textId="249C6422">
            <w:pPr>
              <w:spacing w:line="254" w:lineRule="auto"/>
            </w:pPr>
            <w:r>
              <w:rPr>
                <w:rFonts w:hint="cs"/>
                <w:cs/>
              </w:rPr>
              <w:t xml:space="preserve">ถ้า </w:t>
            </w:r>
            <w:r>
              <w:t>Customer Type</w:t>
            </w:r>
            <w:r>
              <w:rPr>
                <w:rFonts w:hint="cs"/>
                <w:cs/>
              </w:rPr>
              <w:t xml:space="preserve"> เป็น </w:t>
            </w:r>
            <w:r>
              <w:rPr>
                <w:rFonts w:cs="Angsana New"/>
                <w:cs/>
              </w:rPr>
              <w:t>“</w:t>
            </w:r>
            <w:r>
              <w:t>Post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>
              <w:t>All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/>
                <w:cs/>
              </w:rPr>
              <w:t xml:space="preserve"> ดังนั้น </w:t>
            </w:r>
            <w:r>
              <w:t xml:space="preserve">Greeting Letter 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cs/>
              </w:rPr>
              <w:t xml:space="preserve">จะต้องเป็น </w:t>
            </w:r>
            <w:r>
              <w:t>Mandatory</w:t>
            </w:r>
          </w:p>
        </w:tc>
        <w:tc>
          <w:tcPr>
            <w:tcW w:w="735" w:type="pct"/>
          </w:tcPr>
          <w:p w:rsidRPr="00096C12" w:rsidR="003339B1" w:rsidP="003339B1" w:rsidRDefault="003339B1" w14:paraId="511BE5F6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3339B1" w:rsidTr="00753CB9" w14:paraId="383E1B43" w14:textId="77777777">
        <w:tc>
          <w:tcPr>
            <w:tcW w:w="778" w:type="pct"/>
          </w:tcPr>
          <w:p w:rsidRPr="000C4DB8" w:rsidR="003339B1" w:rsidP="003339B1" w:rsidRDefault="003339B1" w14:paraId="7FAD8644" w14:textId="77777777">
            <w:r>
              <w:t>00025</w:t>
            </w:r>
          </w:p>
        </w:tc>
        <w:tc>
          <w:tcPr>
            <w:tcW w:w="1626" w:type="pct"/>
          </w:tcPr>
          <w:p w:rsidR="003339B1" w:rsidP="003339B1" w:rsidRDefault="003339B1" w14:paraId="5F2F6107" w14:textId="77777777">
            <w:pPr>
              <w:spacing w:line="240" w:lineRule="auto"/>
            </w:pPr>
            <w:r>
              <w:rPr>
                <w:rFonts w:hint="cs"/>
                <w:cs/>
              </w:rPr>
              <w:t>ถ้า</w:t>
            </w:r>
            <w:r>
              <w:rPr>
                <w:rFonts w:cs="CordiaUPC"/>
                <w:cs/>
              </w:rPr>
              <w:t xml:space="preserve"> 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rPr>
                <w:rFonts w:cs="CordiaUPC"/>
                <w:cs/>
              </w:rPr>
              <w:t xml:space="preserve"> = “</w:t>
            </w:r>
            <w:r>
              <w:t>TH</w:t>
            </w:r>
            <w:r>
              <w:rPr>
                <w:rFonts w:cs="CordiaUPC"/>
                <w:cs/>
              </w:rPr>
              <w:t>”</w:t>
            </w:r>
          </w:p>
          <w:p w:rsidR="003339B1" w:rsidP="003339B1" w:rsidRDefault="003339B1" w14:paraId="37AA2C86" w14:textId="0D4FB940">
            <w:pPr>
              <w:spacing w:line="240" w:lineRule="auto"/>
            </w:pPr>
            <w:r>
              <w:t>Greeting Letter</w:t>
            </w:r>
            <w:r>
              <w:rPr>
                <w:rFonts w:cs="CordiaUPC"/>
                <w:cs/>
              </w:rPr>
              <w:t xml:space="preserve"> 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rPr>
                <w:rFonts w:cs="Angsana New"/>
                <w:cs/>
              </w:rPr>
              <w:t xml:space="preserve"> </w:t>
            </w:r>
            <w:r>
              <w:t>can</w:t>
            </w:r>
            <w:r w:rsidRPr="00755E0A">
              <w:t>not</w:t>
            </w:r>
            <w:r>
              <w:t xml:space="preserve"> contain Special characters </w:t>
            </w:r>
            <w:r>
              <w:rPr>
                <w:rFonts w:cs="Angsana New"/>
                <w:cs/>
              </w:rPr>
              <w:t>( “</w:t>
            </w:r>
            <w:r>
              <w:rPr>
                <w:color w:val="000000"/>
              </w:rPr>
              <w:t xml:space="preserve">| ^ </w:t>
            </w:r>
            <w:r>
              <w:rPr>
                <w:rFonts w:cs="Angsana New"/>
                <w:color w:val="000000"/>
                <w:cs/>
              </w:rPr>
              <w:t>‘</w:t>
            </w:r>
            <w:r>
              <w:rPr>
                <w:color w:val="000000"/>
              </w:rPr>
              <w:t xml:space="preserve">  </w:t>
            </w:r>
            <w:r>
              <w:rPr>
                <w:rFonts w:cs="Angsana New"/>
                <w:color w:val="000000"/>
                <w:cs/>
              </w:rPr>
              <w:t>–</w:t>
            </w:r>
            <w:r>
              <w:rPr>
                <w:rFonts w:cs="Angsana New"/>
                <w:cs/>
              </w:rPr>
              <w:t xml:space="preserve">” </w:t>
            </w:r>
            <w:r>
              <w:t>and Double Space and Start or End with</w:t>
            </w:r>
            <w:r>
              <w:rPr>
                <w:rFonts w:hint="cs"/>
                <w:cs/>
              </w:rPr>
              <w:t xml:space="preserve"> </w:t>
            </w:r>
            <w:r>
              <w:t>Space</w:t>
            </w:r>
            <w:r>
              <w:rPr>
                <w:rFonts w:cs="Angsana New"/>
                <w:cs/>
              </w:rPr>
              <w:t>).</w:t>
            </w:r>
          </w:p>
          <w:p w:rsidR="003339B1" w:rsidP="003339B1" w:rsidRDefault="003339B1" w14:paraId="167AE880" w14:textId="77777777">
            <w:pPr>
              <w:spacing w:line="240" w:lineRule="auto"/>
            </w:pPr>
            <w:r>
              <w:rPr>
                <w:rFonts w:hint="cs"/>
                <w:cs/>
              </w:rPr>
              <w:t>ถ้าไม่ใช่</w:t>
            </w:r>
          </w:p>
          <w:p w:rsidR="003339B1" w:rsidP="003339B1" w:rsidRDefault="003339B1" w14:paraId="3F04E38D" w14:textId="47329151">
            <w:r>
              <w:t xml:space="preserve">Greeting Letter 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t xml:space="preserve"> cannot contain</w:t>
            </w:r>
            <w:r>
              <w:rPr>
                <w:rFonts w:cs="CordiaUPC"/>
                <w:cs/>
              </w:rPr>
              <w:t xml:space="preserve"> </w:t>
            </w:r>
            <w:r w:rsidRPr="00755E0A">
              <w:t>Thai and</w:t>
            </w:r>
            <w:r>
              <w:t xml:space="preserve"> Special characters </w:t>
            </w:r>
            <w:r>
              <w:rPr>
                <w:rFonts w:cs="Angsana New"/>
                <w:cs/>
              </w:rPr>
              <w:t>( “</w:t>
            </w:r>
            <w:r>
              <w:rPr>
                <w:color w:val="000000"/>
              </w:rPr>
              <w:t xml:space="preserve">| ^ </w:t>
            </w:r>
            <w:r>
              <w:rPr>
                <w:rFonts w:cs="Angsana New"/>
                <w:color w:val="000000"/>
                <w:cs/>
              </w:rPr>
              <w:t>‘</w:t>
            </w:r>
            <w:r>
              <w:rPr>
                <w:color w:val="000000"/>
              </w:rPr>
              <w:t xml:space="preserve">  </w:t>
            </w:r>
            <w:r>
              <w:rPr>
                <w:rFonts w:cs="Angsana New"/>
                <w:color w:val="000000"/>
                <w:cs/>
              </w:rPr>
              <w:t>–</w:t>
            </w:r>
            <w:r>
              <w:rPr>
                <w:rFonts w:cs="Angsana New"/>
                <w:cs/>
              </w:rPr>
              <w:t xml:space="preserve">” </w:t>
            </w:r>
            <w:r>
              <w:t>and Double Space and Start or End with</w:t>
            </w:r>
            <w:r>
              <w:rPr>
                <w:rFonts w:hint="cs"/>
                <w:cs/>
              </w:rPr>
              <w:t xml:space="preserve"> </w:t>
            </w:r>
            <w:r>
              <w:t>Space</w:t>
            </w:r>
            <w:r>
              <w:rPr>
                <w:rFonts w:cs="Angsana New"/>
                <w:cs/>
              </w:rPr>
              <w:t>).</w:t>
            </w:r>
          </w:p>
        </w:tc>
        <w:tc>
          <w:tcPr>
            <w:tcW w:w="1861" w:type="pct"/>
          </w:tcPr>
          <w:p w:rsidR="003339B1" w:rsidP="003339B1" w:rsidRDefault="003339B1" w14:paraId="567F4956" w14:textId="1F4BB837">
            <w:pPr>
              <w:spacing w:line="240" w:lineRule="auto"/>
            </w:pPr>
            <w:r>
              <w:rPr>
                <w:rFonts w:hint="cs"/>
                <w:cs/>
              </w:rPr>
              <w:t xml:space="preserve">ถ้า 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rPr>
                <w:rFonts w:cs="CordiaUPC"/>
                <w:cs/>
              </w:rPr>
              <w:t xml:space="preserve"> = “</w:t>
            </w:r>
            <w:r>
              <w:t>TH</w:t>
            </w:r>
            <w:r>
              <w:rPr>
                <w:rFonts w:cs="CordiaUPC"/>
                <w:cs/>
              </w:rPr>
              <w:t>”</w:t>
            </w:r>
          </w:p>
          <w:p w:rsidR="003339B1" w:rsidP="003339B1" w:rsidRDefault="003339B1" w14:paraId="399A7403" w14:textId="005BA2C0">
            <w:pPr>
              <w:spacing w:line="254" w:lineRule="auto"/>
            </w:pPr>
            <w:r>
              <w:t xml:space="preserve">Greeting Letter 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rPr>
                <w:rFonts w:hint="cs"/>
                <w:cs/>
              </w:rPr>
              <w:t xml:space="preserve"> จะไม่สามารถมีอักขระพิเศษได้</w:t>
            </w:r>
          </w:p>
          <w:p w:rsidR="003339B1" w:rsidP="003339B1" w:rsidRDefault="003339B1" w14:paraId="58AEFD45" w14:textId="77777777">
            <w:pPr>
              <w:spacing w:line="240" w:lineRule="auto"/>
            </w:pPr>
            <w:r>
              <w:rPr>
                <w:rFonts w:hint="cs"/>
                <w:cs/>
              </w:rPr>
              <w:t>ถ้าไม่ใช่</w:t>
            </w:r>
          </w:p>
          <w:p w:rsidR="003339B1" w:rsidP="003339B1" w:rsidRDefault="003339B1" w14:paraId="4C371290" w14:textId="3F90EF26">
            <w:pPr>
              <w:spacing w:line="240" w:lineRule="auto"/>
            </w:pPr>
            <w:r>
              <w:t xml:space="preserve">Greeting Letter 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rPr>
                <w:rFonts w:hint="cs"/>
                <w:cs/>
              </w:rPr>
              <w:t xml:space="preserve"> จะไม่สามารถมีภาษาไทยและอักขระพิเศษได้</w:t>
            </w:r>
          </w:p>
          <w:p w:rsidR="003339B1" w:rsidP="003339B1" w:rsidRDefault="003339B1" w14:paraId="75615E1E" w14:textId="4066658E">
            <w:r>
              <w:t xml:space="preserve">Special Character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color w:val="000000"/>
              </w:rPr>
              <w:t xml:space="preserve">| ^ </w:t>
            </w:r>
            <w:r>
              <w:rPr>
                <w:rFonts w:cs="Angsana New"/>
                <w:color w:val="000000"/>
                <w:cs/>
              </w:rPr>
              <w:t>‘</w:t>
            </w:r>
            <w:r>
              <w:rPr>
                <w:color w:val="000000"/>
              </w:rPr>
              <w:t xml:space="preserve">  </w:t>
            </w:r>
            <w:r>
              <w:rPr>
                <w:rFonts w:cs="Angsana New"/>
                <w:color w:val="000000"/>
                <w:cs/>
              </w:rPr>
              <w:t>– (</w:t>
            </w:r>
            <w:r>
              <w:rPr>
                <w:color w:val="000000"/>
              </w:rPr>
              <w:t>Long dash</w:t>
            </w:r>
            <w:r>
              <w:rPr>
                <w:rFonts w:cs="Angsana New"/>
                <w:color w:val="000000"/>
                <w:cs/>
              </w:rPr>
              <w:t>)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>และ</w:t>
            </w:r>
            <w:r>
              <w:rPr>
                <w:rFonts w:cs="Angsana New"/>
                <w:cs/>
              </w:rPr>
              <w:t xml:space="preserve"> </w:t>
            </w:r>
            <w:r>
              <w:t>Space</w:t>
            </w:r>
            <w:r>
              <w:rPr>
                <w:rFonts w:hint="cs"/>
                <w:cs/>
              </w:rPr>
              <w:t xml:space="preserve">ติดกัน </w:t>
            </w:r>
            <w:r>
              <w:rPr>
                <w:cs/>
              </w:rPr>
              <w:t xml:space="preserve">และขึ้นต้นด้วย </w:t>
            </w:r>
            <w:r>
              <w:t>Space</w:t>
            </w:r>
            <w:r>
              <w:rPr>
                <w:rFonts w:hint="cs"/>
                <w:cs/>
              </w:rPr>
              <w:t xml:space="preserve"> และ </w:t>
            </w:r>
            <w:r>
              <w:t xml:space="preserve">Space </w:t>
            </w:r>
            <w:r>
              <w:rPr>
                <w:rFonts w:hint="cs"/>
                <w:cs/>
              </w:rPr>
              <w:t>ตัวสุดท้าย</w:t>
            </w:r>
          </w:p>
        </w:tc>
        <w:tc>
          <w:tcPr>
            <w:tcW w:w="735" w:type="pct"/>
          </w:tcPr>
          <w:p w:rsidR="003339B1" w:rsidP="003339B1" w:rsidRDefault="003339B1" w14:paraId="3364AC98" w14:textId="77777777">
            <w:pPr>
              <w:rPr>
                <w:rFonts w:cs="CordiaUPC"/>
                <w:szCs w:val="36"/>
              </w:rPr>
            </w:pPr>
            <w:r w:rsidRPr="00096C12">
              <w:rPr>
                <w:rFonts w:cs="CordiaUPC"/>
                <w:szCs w:val="36"/>
              </w:rPr>
              <w:t>Yes</w:t>
            </w:r>
          </w:p>
        </w:tc>
      </w:tr>
      <w:tr w:rsidR="003339B1" w:rsidTr="00753CB9" w14:paraId="4A183121" w14:textId="77777777">
        <w:tc>
          <w:tcPr>
            <w:tcW w:w="778" w:type="pct"/>
          </w:tcPr>
          <w:p w:rsidR="003339B1" w:rsidP="003339B1" w:rsidRDefault="003339B1" w14:paraId="0D84715A" w14:textId="77777777">
            <w:r>
              <w:t>00001</w:t>
            </w:r>
          </w:p>
        </w:tc>
        <w:tc>
          <w:tcPr>
            <w:tcW w:w="1626" w:type="pct"/>
          </w:tcPr>
          <w:p w:rsidR="003339B1" w:rsidP="003339B1" w:rsidRDefault="003339B1" w14:paraId="2CFD4471" w14:textId="56F5DC1A">
            <w:r w:rsidRPr="00E4341A">
              <w:t>Billing Description</w:t>
            </w:r>
            <w:r w:rsidRPr="00535FFD" w:rsidDel="00535FFD">
              <w:rPr>
                <w:rFonts w:cs="CordiaUPC"/>
                <w:cs/>
              </w:rPr>
              <w:t xml:space="preserve"> 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t xml:space="preserve"> is required,</w:t>
            </w:r>
            <w:r>
              <w:rPr>
                <w:rFonts w:hint="cs" w:cs="Angsana New"/>
                <w:cs/>
              </w:rPr>
              <w:t xml:space="preserve"> </w:t>
            </w:r>
            <w:r>
              <w:t xml:space="preserve">when Customer Type is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Post</w:t>
            </w:r>
            <w:r>
              <w:rPr>
                <w:rFonts w:cs="Angsana New"/>
                <w:cs/>
              </w:rPr>
              <w:t>-</w:t>
            </w:r>
            <w:r>
              <w:rPr>
                <w:rFonts w:cs="CordiaUPC"/>
              </w:rP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t>or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“</w:t>
            </w:r>
            <w:r>
              <w:t>All</w:t>
            </w:r>
            <w:r>
              <w:rPr>
                <w:rFonts w:cs="Angsana New"/>
                <w:cs/>
              </w:rPr>
              <w:t>”.</w:t>
            </w:r>
          </w:p>
        </w:tc>
        <w:tc>
          <w:tcPr>
            <w:tcW w:w="1861" w:type="pct"/>
          </w:tcPr>
          <w:p w:rsidR="003339B1" w:rsidP="003339B1" w:rsidRDefault="003339B1" w14:paraId="0B37661D" w14:textId="3B51786F">
            <w:pPr>
              <w:spacing w:line="254" w:lineRule="auto"/>
            </w:pPr>
            <w:r>
              <w:rPr>
                <w:rFonts w:hint="cs"/>
                <w:cs/>
              </w:rPr>
              <w:t xml:space="preserve">ถ้า </w:t>
            </w:r>
            <w:r>
              <w:t>Customer Type</w:t>
            </w:r>
            <w:r>
              <w:rPr>
                <w:rFonts w:hint="cs"/>
                <w:cs/>
              </w:rPr>
              <w:t xml:space="preserve"> เป็น </w:t>
            </w:r>
            <w:r>
              <w:rPr>
                <w:rFonts w:cs="Angsana New"/>
                <w:cs/>
              </w:rPr>
              <w:t>“</w:t>
            </w:r>
            <w:r>
              <w:t>Post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>
              <w:t>All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/>
                <w:cs/>
              </w:rPr>
              <w:t xml:space="preserve"> ดังนั้น </w:t>
            </w:r>
            <w:r w:rsidRPr="00794517">
              <w:t>Billing Description</w:t>
            </w:r>
            <w:r>
              <w:rPr>
                <w:rFonts w:cs="CordiaUPC"/>
                <w:cs/>
              </w:rPr>
              <w:t xml:space="preserve"> 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cs/>
              </w:rPr>
              <w:t xml:space="preserve">จะต้องเป็น </w:t>
            </w:r>
            <w:r>
              <w:t>Mandatory</w:t>
            </w:r>
          </w:p>
        </w:tc>
        <w:tc>
          <w:tcPr>
            <w:tcW w:w="735" w:type="pct"/>
          </w:tcPr>
          <w:p w:rsidRPr="00096C12" w:rsidR="003339B1" w:rsidP="003339B1" w:rsidRDefault="003339B1" w14:paraId="67552FD0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3339B1" w:rsidTr="00753CB9" w14:paraId="6643CD46" w14:textId="77777777">
        <w:tc>
          <w:tcPr>
            <w:tcW w:w="778" w:type="pct"/>
          </w:tcPr>
          <w:p w:rsidRPr="000C4DB8" w:rsidR="003339B1" w:rsidP="003339B1" w:rsidRDefault="003339B1" w14:paraId="1D218E6A" w14:textId="77777777">
            <w:r>
              <w:t>00025</w:t>
            </w:r>
          </w:p>
        </w:tc>
        <w:tc>
          <w:tcPr>
            <w:tcW w:w="1626" w:type="pct"/>
          </w:tcPr>
          <w:p w:rsidR="003339B1" w:rsidP="003339B1" w:rsidRDefault="003339B1" w14:paraId="410764C1" w14:textId="77777777">
            <w:pPr>
              <w:spacing w:line="240" w:lineRule="auto"/>
            </w:pPr>
            <w:r>
              <w:rPr>
                <w:rFonts w:hint="cs"/>
                <w:cs/>
              </w:rPr>
              <w:t>ถ้า</w:t>
            </w:r>
            <w:r>
              <w:rPr>
                <w:rFonts w:cs="CordiaUPC"/>
                <w:cs/>
              </w:rPr>
              <w:t xml:space="preserve"> 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rPr>
                <w:rFonts w:cs="CordiaUPC"/>
                <w:cs/>
              </w:rPr>
              <w:t xml:space="preserve"> = “</w:t>
            </w:r>
            <w:r>
              <w:t>TH</w:t>
            </w:r>
            <w:r>
              <w:rPr>
                <w:rFonts w:cs="CordiaUPC"/>
                <w:cs/>
              </w:rPr>
              <w:t>”</w:t>
            </w:r>
          </w:p>
          <w:p w:rsidR="003339B1" w:rsidP="003339B1" w:rsidRDefault="003339B1" w14:paraId="53B10F76" w14:textId="2FC4C042">
            <w:pPr>
              <w:spacing w:line="240" w:lineRule="auto"/>
            </w:pPr>
            <w:r w:rsidRPr="00794517">
              <w:t>Billing Description</w:t>
            </w:r>
            <w:r>
              <w:rPr>
                <w:rFonts w:cs="CordiaUPC"/>
                <w:cs/>
              </w:rPr>
              <w:t xml:space="preserve"> 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rPr>
                <w:rFonts w:cs="Angsana New"/>
                <w:cs/>
              </w:rPr>
              <w:t xml:space="preserve"> </w:t>
            </w:r>
            <w:r>
              <w:t>can</w:t>
            </w:r>
            <w:r w:rsidRPr="00755E0A">
              <w:t>not</w:t>
            </w:r>
            <w:r>
              <w:t xml:space="preserve"> contain Special characters </w:t>
            </w:r>
            <w:r>
              <w:rPr>
                <w:rFonts w:cs="Angsana New"/>
                <w:cs/>
              </w:rPr>
              <w:t>( “</w:t>
            </w:r>
            <w:r>
              <w:rPr>
                <w:color w:val="000000"/>
              </w:rPr>
              <w:t>^ | ||</w:t>
            </w:r>
            <w:r>
              <w:rPr>
                <w:rFonts w:cs="Angsana New"/>
                <w:cs/>
              </w:rPr>
              <w:t xml:space="preserve">” </w:t>
            </w:r>
            <w:r>
              <w:t>and Double Space and Start or End with</w:t>
            </w:r>
            <w:r>
              <w:rPr>
                <w:rFonts w:hint="cs"/>
                <w:cs/>
              </w:rPr>
              <w:t xml:space="preserve"> </w:t>
            </w:r>
            <w:r>
              <w:t>Space</w:t>
            </w:r>
            <w:r>
              <w:rPr>
                <w:rFonts w:cs="Angsana New"/>
                <w:cs/>
              </w:rPr>
              <w:t>).</w:t>
            </w:r>
          </w:p>
          <w:p w:rsidR="003339B1" w:rsidP="003339B1" w:rsidRDefault="003339B1" w14:paraId="4AAB096B" w14:textId="77777777">
            <w:pPr>
              <w:spacing w:line="240" w:lineRule="auto"/>
            </w:pPr>
            <w:r>
              <w:rPr>
                <w:rFonts w:hint="cs"/>
                <w:cs/>
              </w:rPr>
              <w:t>ถ้าไม่ใช่</w:t>
            </w:r>
          </w:p>
          <w:p w:rsidR="003339B1" w:rsidP="003339B1" w:rsidRDefault="003339B1" w14:paraId="2B6140AA" w14:textId="428A2029">
            <w:r>
              <w:t xml:space="preserve">Your Package Name 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t xml:space="preserve"> cannot contain</w:t>
            </w:r>
            <w:r>
              <w:rPr>
                <w:rFonts w:cs="CordiaUPC"/>
                <w:cs/>
              </w:rPr>
              <w:t xml:space="preserve"> </w:t>
            </w:r>
            <w:r w:rsidRPr="00755E0A">
              <w:t>Thai and</w:t>
            </w:r>
            <w:r>
              <w:t xml:space="preserve"> Special characters </w:t>
            </w:r>
            <w:r>
              <w:rPr>
                <w:rFonts w:cs="Angsana New"/>
                <w:cs/>
              </w:rPr>
              <w:t>(“</w:t>
            </w:r>
            <w:r>
              <w:rPr>
                <w:color w:val="000000"/>
              </w:rPr>
              <w:t>^ | ||</w:t>
            </w:r>
            <w:r>
              <w:rPr>
                <w:rFonts w:cs="Angsana New"/>
                <w:cs/>
              </w:rPr>
              <w:t xml:space="preserve">” </w:t>
            </w:r>
            <w:r>
              <w:t>and Double Space and Start or End with</w:t>
            </w:r>
            <w:r>
              <w:rPr>
                <w:rFonts w:hint="cs"/>
                <w:cs/>
              </w:rPr>
              <w:t xml:space="preserve"> </w:t>
            </w:r>
            <w:r>
              <w:t>Space</w:t>
            </w:r>
            <w:r>
              <w:rPr>
                <w:rFonts w:cs="Angsana New"/>
                <w:cs/>
              </w:rPr>
              <w:t>).</w:t>
            </w:r>
          </w:p>
        </w:tc>
        <w:tc>
          <w:tcPr>
            <w:tcW w:w="1861" w:type="pct"/>
          </w:tcPr>
          <w:p w:rsidR="003339B1" w:rsidP="003339B1" w:rsidRDefault="003339B1" w14:paraId="26A3A577" w14:textId="77777777">
            <w:pPr>
              <w:spacing w:line="240" w:lineRule="auto"/>
            </w:pPr>
            <w:r>
              <w:rPr>
                <w:rFonts w:hint="cs"/>
                <w:cs/>
              </w:rPr>
              <w:t xml:space="preserve">ถ้า 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rPr>
                <w:rFonts w:cs="CordiaUPC"/>
                <w:cs/>
              </w:rPr>
              <w:t xml:space="preserve"> = “</w:t>
            </w:r>
            <w:r>
              <w:t>TH</w:t>
            </w:r>
            <w:r>
              <w:rPr>
                <w:rFonts w:cs="CordiaUPC"/>
                <w:cs/>
              </w:rPr>
              <w:t>”</w:t>
            </w:r>
          </w:p>
          <w:p w:rsidR="003339B1" w:rsidP="003339B1" w:rsidRDefault="003339B1" w14:paraId="4CFA9086" w14:textId="4800900C">
            <w:pPr>
              <w:spacing w:line="254" w:lineRule="auto"/>
            </w:pPr>
            <w:r w:rsidRPr="00794517">
              <w:t>Billing Description</w:t>
            </w:r>
            <w:r>
              <w:rPr>
                <w:rFonts w:cs="CordiaUPC"/>
                <w:cs/>
              </w:rPr>
              <w:t xml:space="preserve"> 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rPr>
                <w:rFonts w:hint="cs"/>
                <w:cs/>
              </w:rPr>
              <w:t xml:space="preserve"> จะไม่สามารถมีอักขระพิเศษได้</w:t>
            </w:r>
          </w:p>
          <w:p w:rsidR="003339B1" w:rsidP="003339B1" w:rsidRDefault="003339B1" w14:paraId="25DDF747" w14:textId="77777777">
            <w:pPr>
              <w:spacing w:line="240" w:lineRule="auto"/>
            </w:pPr>
            <w:r>
              <w:rPr>
                <w:rFonts w:hint="cs"/>
                <w:cs/>
              </w:rPr>
              <w:t>ถ้าไม่ใช่</w:t>
            </w:r>
          </w:p>
          <w:p w:rsidR="003339B1" w:rsidP="003339B1" w:rsidRDefault="003339B1" w14:paraId="4F641471" w14:textId="58A2FD51">
            <w:pPr>
              <w:spacing w:line="240" w:lineRule="auto"/>
            </w:pPr>
            <w:r w:rsidRPr="00794517">
              <w:t>Billing Description</w:t>
            </w:r>
            <w:r>
              <w:rPr>
                <w:rFonts w:cs="CordiaUPC"/>
                <w:cs/>
              </w:rPr>
              <w:t xml:space="preserve"> 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rPr>
                <w:rFonts w:hint="cs"/>
                <w:cs/>
              </w:rPr>
              <w:t xml:space="preserve"> จะไม่สามารถมีภาษาไทยและอักขระพิเศษได้</w:t>
            </w:r>
          </w:p>
          <w:p w:rsidR="003339B1" w:rsidP="003339B1" w:rsidRDefault="003339B1" w14:paraId="43874B8E" w14:textId="65261C10">
            <w:r>
              <w:t xml:space="preserve">Special Character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color w:val="000000"/>
              </w:rPr>
              <w:t>^ | ||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>และ</w:t>
            </w:r>
            <w:r>
              <w:t xml:space="preserve"> Space</w:t>
            </w:r>
            <w:r>
              <w:rPr>
                <w:rFonts w:hint="cs"/>
                <w:cs/>
              </w:rPr>
              <w:t xml:space="preserve">ติดกัน </w:t>
            </w:r>
            <w:r>
              <w:rPr>
                <w:cs/>
              </w:rPr>
              <w:t xml:space="preserve">และขึ้นต้นด้วย </w:t>
            </w:r>
            <w:r>
              <w:t>Space</w:t>
            </w:r>
            <w:r>
              <w:rPr>
                <w:rFonts w:hint="cs"/>
                <w:cs/>
              </w:rPr>
              <w:t xml:space="preserve"> และ </w:t>
            </w:r>
            <w:r>
              <w:t xml:space="preserve">Space </w:t>
            </w:r>
            <w:r>
              <w:rPr>
                <w:rFonts w:hint="cs"/>
                <w:cs/>
              </w:rPr>
              <w:t>ตัวสุดท้าย</w:t>
            </w:r>
          </w:p>
        </w:tc>
        <w:tc>
          <w:tcPr>
            <w:tcW w:w="735" w:type="pct"/>
          </w:tcPr>
          <w:p w:rsidR="003339B1" w:rsidP="003339B1" w:rsidRDefault="003339B1" w14:paraId="386A6F7D" w14:textId="77777777">
            <w:pPr>
              <w:rPr>
                <w:rFonts w:cs="CordiaUPC"/>
                <w:szCs w:val="36"/>
              </w:rPr>
            </w:pPr>
            <w:r w:rsidRPr="00096C12">
              <w:rPr>
                <w:rFonts w:cs="CordiaUPC"/>
                <w:szCs w:val="36"/>
              </w:rPr>
              <w:t>Yes</w:t>
            </w:r>
          </w:p>
        </w:tc>
      </w:tr>
      <w:tr w:rsidR="003339B1" w:rsidTr="00753CB9" w14:paraId="0C0A1C1D" w14:textId="77777777">
        <w:tc>
          <w:tcPr>
            <w:tcW w:w="778" w:type="pct"/>
          </w:tcPr>
          <w:p w:rsidR="003339B1" w:rsidP="003339B1" w:rsidRDefault="003339B1" w14:paraId="7B2DA5D9" w14:textId="4EB34E8D">
            <w:r>
              <w:t>00004</w:t>
            </w:r>
          </w:p>
        </w:tc>
        <w:tc>
          <w:tcPr>
            <w:tcW w:w="1626" w:type="pct"/>
          </w:tcPr>
          <w:p w:rsidR="003339B1" w:rsidP="003339B1" w:rsidRDefault="003339B1" w14:paraId="060E9DE3" w14:textId="77777777">
            <w:r>
              <w:t xml:space="preserve">Send SMS Greeting Flag is required when Product Class is </w:t>
            </w:r>
            <w:r>
              <w:rPr>
                <w:rFonts w:cs="Angsana New"/>
                <w:cs/>
              </w:rPr>
              <w:t>“</w:t>
            </w:r>
            <w:r>
              <w:t>Main</w:t>
            </w:r>
            <w:r>
              <w:rPr>
                <w:rFonts w:cs="Angsana New"/>
                <w:cs/>
              </w:rPr>
              <w:t>”.</w:t>
            </w:r>
          </w:p>
          <w:p w:rsidR="003339B1" w:rsidP="003339B1" w:rsidRDefault="003339B1" w14:paraId="18BB6EF7" w14:textId="77777777"/>
          <w:p w:rsidR="003339B1" w:rsidP="003339B1" w:rsidRDefault="003339B1" w14:paraId="5CDB3017" w14:textId="111FF973">
            <w:r>
              <w:t xml:space="preserve">Send SMS Greeting Flag is required when PO Group is </w:t>
            </w:r>
            <w:r>
              <w:rPr>
                <w:rFonts w:cs="Angsana New"/>
                <w:cs/>
              </w:rPr>
              <w:t>“</w:t>
            </w:r>
            <w:r>
              <w:t>IR</w:t>
            </w:r>
            <w:r>
              <w:rPr>
                <w:rFonts w:cs="Angsana New"/>
                <w:cs/>
              </w:rPr>
              <w:t>”.</w:t>
            </w:r>
          </w:p>
          <w:p w:rsidR="003339B1" w:rsidP="003339B1" w:rsidRDefault="003339B1" w14:paraId="21408206" w14:textId="462F7931"/>
        </w:tc>
        <w:tc>
          <w:tcPr>
            <w:tcW w:w="1861" w:type="pct"/>
          </w:tcPr>
          <w:p w:rsidR="003339B1" w:rsidP="003339B1" w:rsidRDefault="003339B1" w14:paraId="195BA23A" w14:textId="77777777">
            <w:pPr>
              <w:spacing w:line="256" w:lineRule="auto"/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customerType </w:t>
            </w:r>
            <w:r>
              <w:rPr>
                <w:rFonts w:cs="Angsana New"/>
                <w:cs/>
              </w:rPr>
              <w:t>= “</w:t>
            </w:r>
            <w:r>
              <w:t>Post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>
              <w:t>All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Product Class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t>Main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ดังนั้น </w:t>
            </w:r>
            <w:r>
              <w:t xml:space="preserve">Send SMS Greeting Flag </w:t>
            </w:r>
            <w:r>
              <w:rPr>
                <w:cs/>
              </w:rPr>
              <w:t xml:space="preserve">จะต้องเป็น </w:t>
            </w:r>
            <w:r>
              <w:t>Mandatory</w:t>
            </w:r>
          </w:p>
          <w:p w:rsidR="003339B1" w:rsidP="003339B1" w:rsidRDefault="003339B1" w14:paraId="6B6B59D1" w14:textId="77777777">
            <w:pPr>
              <w:spacing w:after="0"/>
            </w:pPr>
          </w:p>
          <w:p w:rsidR="003339B1" w:rsidP="003339B1" w:rsidRDefault="003339B1" w14:paraId="42C8F453" w14:textId="4D1EE57A">
            <w:pPr>
              <w:spacing w:line="256" w:lineRule="auto"/>
            </w:pPr>
            <w:r>
              <w:rPr>
                <w:rFonts w:hint="cs"/>
                <w:cs/>
              </w:rPr>
              <w:t xml:space="preserve">และอีกเงื่อนไขคือ </w:t>
            </w:r>
            <w:r>
              <w:br/>
            </w:r>
            <w:r>
              <w:t xml:space="preserve">PO Group </w:t>
            </w:r>
            <w:r>
              <w:rPr>
                <w:rFonts w:cs="CordiaUPC"/>
                <w:cs/>
              </w:rPr>
              <w:t>= “</w:t>
            </w:r>
            <w:r>
              <w:t>IR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และ ทุก </w:t>
            </w:r>
            <w:r>
              <w:t xml:space="preserve">Customer Type </w:t>
            </w:r>
            <w:r>
              <w:rPr>
                <w:rFonts w:hint="cs"/>
                <w:cs/>
              </w:rPr>
              <w:t xml:space="preserve">และ ทุก </w:t>
            </w:r>
            <w:r>
              <w:t xml:space="preserve">Product Class </w:t>
            </w:r>
            <w:r>
              <w:rPr>
                <w:rFonts w:hint="cs"/>
                <w:cs/>
              </w:rPr>
              <w:t xml:space="preserve">ดังนั้น </w:t>
            </w:r>
            <w:r>
              <w:t xml:space="preserve">Send SMS Greeting Flag </w:t>
            </w:r>
            <w:r>
              <w:rPr>
                <w:cs/>
              </w:rPr>
              <w:t xml:space="preserve">จะต้องเป็น </w:t>
            </w:r>
            <w:r>
              <w:t>Mandatory</w:t>
            </w:r>
          </w:p>
        </w:tc>
        <w:tc>
          <w:tcPr>
            <w:tcW w:w="735" w:type="pct"/>
          </w:tcPr>
          <w:p w:rsidR="003339B1" w:rsidP="003339B1" w:rsidRDefault="003339B1" w14:paraId="3251ED51" w14:textId="31846C54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3339B1" w:rsidTr="00753CB9" w14:paraId="49823860" w14:textId="77777777">
        <w:tc>
          <w:tcPr>
            <w:tcW w:w="778" w:type="pct"/>
          </w:tcPr>
          <w:p w:rsidRPr="00E77CF8" w:rsidR="003339B1" w:rsidP="003339B1" w:rsidRDefault="003339B1" w14:paraId="4536D799" w14:textId="30300D45">
            <w:r>
              <w:t>00004</w:t>
            </w:r>
          </w:p>
        </w:tc>
        <w:tc>
          <w:tcPr>
            <w:tcW w:w="1626" w:type="pct"/>
          </w:tcPr>
          <w:p w:rsidR="003339B1" w:rsidP="003339B1" w:rsidRDefault="003339B1" w14:paraId="11B7BA0C" w14:textId="77777777">
            <w:r>
              <w:t xml:space="preserve">SMS Greeting 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t xml:space="preserve"> is required when {1}</w:t>
            </w:r>
            <w:r>
              <w:rPr>
                <w:rFonts w:cs="Angsana New"/>
                <w:cs/>
              </w:rPr>
              <w:t>.</w:t>
            </w:r>
          </w:p>
          <w:p w:rsidR="003339B1" w:rsidP="003339B1" w:rsidRDefault="003339B1" w14:paraId="68517943" w14:textId="77777777"/>
          <w:p w:rsidR="003339B1" w:rsidP="003339B1" w:rsidRDefault="003339B1" w14:paraId="30D9853C" w14:textId="77777777"/>
          <w:p w:rsidR="003339B1" w:rsidP="003339B1" w:rsidRDefault="003339B1" w14:paraId="58F0D550" w14:textId="77777777"/>
          <w:p w:rsidR="003339B1" w:rsidP="003339B1" w:rsidRDefault="003339B1" w14:paraId="337EE5FE" w14:textId="77777777"/>
          <w:p w:rsidR="003339B1" w:rsidP="003339B1" w:rsidRDefault="003339B1" w14:paraId="01A07480" w14:textId="77777777"/>
          <w:p w:rsidR="003339B1" w:rsidP="003339B1" w:rsidRDefault="003339B1" w14:paraId="77CF5062" w14:textId="77777777"/>
          <w:p w:rsidR="003339B1" w:rsidP="003339B1" w:rsidRDefault="003339B1" w14:paraId="5C0643C6" w14:textId="77777777"/>
          <w:p w:rsidR="003339B1" w:rsidP="003339B1" w:rsidRDefault="003339B1" w14:paraId="267A2637" w14:textId="77777777"/>
          <w:p w:rsidR="003339B1" w:rsidP="003339B1" w:rsidRDefault="003339B1" w14:paraId="4E1C1EA8" w14:textId="77777777"/>
          <w:p w:rsidR="003339B1" w:rsidP="003339B1" w:rsidRDefault="003339B1" w14:paraId="130550BE" w14:textId="77777777"/>
          <w:p w:rsidR="003339B1" w:rsidP="003339B1" w:rsidRDefault="003339B1" w14:paraId="20AACE3E" w14:textId="77777777"/>
          <w:p w:rsidR="003339B1" w:rsidP="003339B1" w:rsidRDefault="003339B1" w14:paraId="2C0066DB" w14:textId="77777777"/>
          <w:p w:rsidR="003339B1" w:rsidP="003339B1" w:rsidRDefault="003339B1" w14:paraId="3448C901" w14:textId="77777777"/>
          <w:p w:rsidR="003339B1" w:rsidP="003339B1" w:rsidRDefault="003339B1" w14:paraId="63F9F467" w14:textId="6753EE46">
            <w:r>
              <w:t xml:space="preserve">SMS Greeting 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t xml:space="preserve"> is required when {1}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3339B1" w:rsidP="003339B1" w:rsidRDefault="003339B1" w14:paraId="113FD720" w14:textId="77777777">
            <w:pPr>
              <w:spacing w:line="256" w:lineRule="auto"/>
            </w:pPr>
            <w:r>
              <w:rPr>
                <w:rFonts w:hint="cs"/>
                <w:cs/>
              </w:rPr>
              <w:t xml:space="preserve">ถ้า </w:t>
            </w:r>
          </w:p>
          <w:p w:rsidRPr="00FF77EE" w:rsidR="003339B1" w:rsidP="003339B1" w:rsidRDefault="003339B1" w14:paraId="2DA5FC9D" w14:textId="77777777">
            <w:pPr>
              <w:pStyle w:val="ListParagraph"/>
              <w:numPr>
                <w:ilvl w:val="0"/>
                <w:numId w:val="318"/>
              </w:numPr>
              <w:spacing w:line="256" w:lineRule="auto"/>
            </w:pPr>
            <w:r>
              <w:t xml:space="preserve">customerType </w:t>
            </w:r>
            <w:r>
              <w:rPr>
                <w:rFonts w:cs="Angsana New"/>
                <w:cs/>
              </w:rPr>
              <w:t>= “</w:t>
            </w:r>
            <w:r>
              <w:t>Post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>
              <w:t>All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Product Class </w:t>
            </w:r>
            <w:r>
              <w:rPr>
                <w:rFonts w:hint="cs"/>
                <w:cs/>
              </w:rPr>
              <w:t xml:space="preserve">มีค่าเป็น </w:t>
            </w:r>
            <w:r w:rsidRPr="00F11474">
              <w:rPr>
                <w:rFonts w:cs="Angsana New"/>
                <w:cs/>
              </w:rPr>
              <w:t>“</w:t>
            </w:r>
            <w:r>
              <w:t>Main</w:t>
            </w:r>
            <w:r w:rsidRPr="00F11474">
              <w:rPr>
                <w:rFonts w:cs="Angsana New"/>
                <w:cs/>
              </w:rPr>
              <w:t xml:space="preserve">” </w:t>
            </w:r>
          </w:p>
          <w:p w:rsidR="003339B1" w:rsidP="003339B1" w:rsidRDefault="003339B1" w14:paraId="2338B277" w14:textId="77777777">
            <w:pPr>
              <w:pStyle w:val="ListParagraph"/>
              <w:numPr>
                <w:ilvl w:val="0"/>
                <w:numId w:val="318"/>
              </w:numPr>
              <w:spacing w:line="256" w:lineRule="auto"/>
            </w:pPr>
            <w:r>
              <w:rPr>
                <w:rFonts w:hint="cs"/>
                <w:cs/>
              </w:rPr>
              <w:t xml:space="preserve">หรือ </w:t>
            </w:r>
            <w:r>
              <w:t>Send SMS Greeting Flag</w:t>
            </w:r>
            <w:r>
              <w:rPr>
                <w:rFonts w:hint="cs"/>
                <w:cs/>
              </w:rPr>
              <w:t xml:space="preserve"> มีค่าเป็น </w:t>
            </w:r>
            <w:r w:rsidRPr="00F11474">
              <w:rPr>
                <w:rFonts w:cs="Angsana New"/>
                <w:cs/>
              </w:rPr>
              <w:t>“</w:t>
            </w:r>
            <w:r>
              <w:t>Send</w:t>
            </w:r>
            <w:r w:rsidRPr="00F11474">
              <w:rPr>
                <w:rFonts w:cs="Angsana New"/>
                <w:cs/>
              </w:rPr>
              <w:t>”</w:t>
            </w:r>
            <w:r>
              <w:rPr>
                <w:rFonts w:hint="cs"/>
                <w:cs/>
              </w:rPr>
              <w:t xml:space="preserve"> </w:t>
            </w:r>
          </w:p>
          <w:p w:rsidR="003339B1" w:rsidP="003339B1" w:rsidRDefault="003339B1" w14:paraId="215DD91C" w14:textId="70F5DD53">
            <w:pPr>
              <w:spacing w:line="256" w:lineRule="auto"/>
            </w:pPr>
            <w:r>
              <w:rPr>
                <w:rFonts w:hint="cs"/>
                <w:cs/>
              </w:rPr>
              <w:t xml:space="preserve">ดังนั้น </w:t>
            </w:r>
            <w:r>
              <w:t xml:space="preserve">SMS Greeting </w:t>
            </w:r>
            <w:r w:rsidRPr="00A235B3">
              <w:t>{</w:t>
            </w:r>
            <w:r w:rsidRPr="00F11474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 w:rsidRPr="00F11474">
              <w:rPr>
                <w:rFonts w:cs="Angsana New"/>
                <w:cs/>
              </w:rPr>
              <w:t xml:space="preserve"> </w:t>
            </w:r>
            <w:r>
              <w:rPr>
                <w:cs/>
              </w:rPr>
              <w:t xml:space="preserve">จะต้องเป็น </w:t>
            </w:r>
            <w:r>
              <w:t>Mandatory</w:t>
            </w:r>
          </w:p>
          <w:p w:rsidR="003339B1" w:rsidP="003339B1" w:rsidRDefault="003339B1" w14:paraId="285EBE9F" w14:textId="77777777">
            <w:pPr>
              <w:spacing w:line="256" w:lineRule="auto"/>
            </w:pPr>
            <w:r>
              <w:rPr>
                <w:rFonts w:hint="cs"/>
                <w:cs/>
              </w:rPr>
              <w:t>สำหรับ</w:t>
            </w:r>
            <w:r>
              <w:t xml:space="preserve"> customerType </w:t>
            </w:r>
            <w:r>
              <w:rPr>
                <w:rFonts w:cs="Angsana New"/>
                <w:cs/>
              </w:rPr>
              <w:t>= “</w:t>
            </w:r>
            <w:r>
              <w:t>Post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>
              <w:t>All</w:t>
            </w:r>
            <w:r>
              <w:rPr>
                <w:rFonts w:cs="Angsana New"/>
                <w:cs/>
              </w:rPr>
              <w:t>”</w:t>
            </w:r>
          </w:p>
          <w:p w:rsidR="003339B1" w:rsidP="003339B1" w:rsidRDefault="003339B1" w14:paraId="55C39D1F" w14:textId="77777777">
            <w:pPr>
              <w:spacing w:line="256" w:lineRule="auto"/>
              <w:rPr>
                <w:cs/>
              </w:rPr>
            </w:pPr>
            <w:r>
              <w:t xml:space="preserve">{1} </w:t>
            </w:r>
            <w:r>
              <w:rPr>
                <w:rFonts w:cs="Angsana New"/>
                <w:cs/>
              </w:rPr>
              <w:t xml:space="preserve">= </w:t>
            </w:r>
            <w:r>
              <w:t xml:space="preserve">Product Class is </w:t>
            </w:r>
            <w:r>
              <w:rPr>
                <w:rFonts w:cs="Angsana New"/>
                <w:cs/>
              </w:rPr>
              <w:t>“</w:t>
            </w:r>
            <w:r>
              <w:t>Main</w:t>
            </w:r>
            <w:r>
              <w:rPr>
                <w:rFonts w:cs="Angsana New"/>
                <w:cs/>
              </w:rPr>
              <w:t xml:space="preserve">” </w:t>
            </w:r>
            <w:r>
              <w:t>or Send SMS Delete Flag</w:t>
            </w:r>
            <w:r>
              <w:rPr>
                <w:rFonts w:hint="cs"/>
                <w:cs/>
              </w:rPr>
              <w:t xml:space="preserve"> </w:t>
            </w:r>
            <w:r>
              <w:t>is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“</w:t>
            </w:r>
            <w:r>
              <w:t>Send</w:t>
            </w:r>
            <w:r>
              <w:rPr>
                <w:rFonts w:cs="Angsana New"/>
                <w:cs/>
              </w:rPr>
              <w:t>”.</w:t>
            </w:r>
          </w:p>
          <w:p w:rsidR="003339B1" w:rsidP="003339B1" w:rsidRDefault="003339B1" w14:paraId="4C6F936A" w14:textId="77777777">
            <w:pPr>
              <w:spacing w:line="256" w:lineRule="auto"/>
              <w:rPr>
                <w:cs/>
              </w:rPr>
            </w:pPr>
            <w:r>
              <w:rPr>
                <w:rFonts w:hint="cs"/>
                <w:cs/>
              </w:rPr>
              <w:t>ถ้าไม่ใช่</w:t>
            </w:r>
          </w:p>
          <w:p w:rsidR="003339B1" w:rsidP="003339B1" w:rsidRDefault="003339B1" w14:paraId="30E5F59F" w14:textId="77777777">
            <w:pPr>
              <w:spacing w:line="256" w:lineRule="auto"/>
            </w:pPr>
            <w:r>
              <w:t>{1}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 xml:space="preserve">= </w:t>
            </w:r>
            <w:r>
              <w:t>Send SMS Delete Flag</w:t>
            </w:r>
            <w:r>
              <w:rPr>
                <w:rFonts w:hint="cs"/>
                <w:cs/>
              </w:rPr>
              <w:t xml:space="preserve"> </w:t>
            </w:r>
            <w:r>
              <w:t>is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“</w:t>
            </w:r>
            <w:r>
              <w:t>Send</w:t>
            </w:r>
            <w:r>
              <w:rPr>
                <w:rFonts w:cs="Angsana New"/>
                <w:cs/>
              </w:rPr>
              <w:t>”.</w:t>
            </w:r>
            <w:r>
              <w:br/>
            </w:r>
            <w:r>
              <w:br/>
            </w:r>
            <w:r>
              <w:br/>
            </w:r>
          </w:p>
          <w:p w:rsidR="003339B1" w:rsidP="003339B1" w:rsidRDefault="003339B1" w14:paraId="010C9BCC" w14:textId="77777777">
            <w:pPr>
              <w:spacing w:after="0"/>
            </w:pPr>
          </w:p>
          <w:p w:rsidR="003339B1" w:rsidP="003339B1" w:rsidRDefault="003339B1" w14:paraId="14457429" w14:textId="5166888B">
            <w:pPr>
              <w:spacing w:line="256" w:lineRule="auto"/>
            </w:pPr>
            <w:r>
              <w:rPr>
                <w:rFonts w:hint="cs"/>
                <w:cs/>
              </w:rPr>
              <w:t xml:space="preserve">และอีกเงื่อนไขคือ </w:t>
            </w:r>
            <w:r>
              <w:br/>
            </w:r>
            <w:r>
              <w:t xml:space="preserve">PO Group </w:t>
            </w:r>
            <w:r>
              <w:rPr>
                <w:rFonts w:cs="CordiaUPC"/>
                <w:cs/>
              </w:rPr>
              <w:t>= “</w:t>
            </w:r>
            <w:r>
              <w:t>IR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และ ทุก </w:t>
            </w:r>
            <w:r>
              <w:t xml:space="preserve">Customer Type </w:t>
            </w:r>
            <w:r>
              <w:rPr>
                <w:rFonts w:hint="cs"/>
                <w:cs/>
              </w:rPr>
              <w:t xml:space="preserve">และ ทุก </w:t>
            </w:r>
            <w:r>
              <w:t xml:space="preserve">Product Class </w:t>
            </w:r>
            <w:r>
              <w:rPr>
                <w:rFonts w:hint="cs"/>
                <w:cs/>
              </w:rPr>
              <w:t xml:space="preserve">ดังนั้น </w:t>
            </w:r>
            <w:r>
              <w:t xml:space="preserve">SMS Greeting </w:t>
            </w:r>
            <w:r w:rsidRPr="00A235B3">
              <w:t>{</w:t>
            </w:r>
            <w:r w:rsidRPr="00F11474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 w:rsidRPr="00F11474">
              <w:rPr>
                <w:rFonts w:cs="Angsana New"/>
                <w:cs/>
              </w:rPr>
              <w:t xml:space="preserve"> </w:t>
            </w:r>
            <w:r>
              <w:rPr>
                <w:cs/>
              </w:rPr>
              <w:t xml:space="preserve">จะต้องเป็น </w:t>
            </w:r>
            <w:r>
              <w:t>Mandatory</w:t>
            </w:r>
          </w:p>
          <w:p w:rsidR="003339B1" w:rsidP="003339B1" w:rsidRDefault="003339B1" w14:paraId="0721FBDF" w14:textId="69DB753A">
            <w:pPr>
              <w:spacing w:line="256" w:lineRule="auto"/>
            </w:pPr>
            <w:r>
              <w:t>{1}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 xml:space="preserve">= </w:t>
            </w:r>
            <w:r>
              <w:t>Send SMS Delete Flag</w:t>
            </w:r>
            <w:r>
              <w:rPr>
                <w:rFonts w:hint="cs"/>
                <w:cs/>
              </w:rPr>
              <w:t xml:space="preserve"> </w:t>
            </w:r>
            <w:r>
              <w:t>is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“</w:t>
            </w:r>
            <w:r>
              <w:t>Send</w:t>
            </w:r>
            <w:r>
              <w:rPr>
                <w:rFonts w:cs="Angsana New"/>
                <w:cs/>
              </w:rPr>
              <w:t>”.</w:t>
            </w:r>
          </w:p>
        </w:tc>
        <w:tc>
          <w:tcPr>
            <w:tcW w:w="735" w:type="pct"/>
          </w:tcPr>
          <w:p w:rsidR="003339B1" w:rsidP="003339B1" w:rsidRDefault="003339B1" w14:paraId="3DC8556E" w14:textId="0E96E664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3339B1" w:rsidTr="00753CB9" w14:paraId="1345B583" w14:textId="77777777">
        <w:tc>
          <w:tcPr>
            <w:tcW w:w="778" w:type="pct"/>
          </w:tcPr>
          <w:p w:rsidRPr="000C4DB8" w:rsidR="003339B1" w:rsidP="003339B1" w:rsidRDefault="003339B1" w14:paraId="23B9856E" w14:textId="77777777">
            <w:r w:rsidRPr="00E77CF8">
              <w:t>00025</w:t>
            </w:r>
          </w:p>
        </w:tc>
        <w:tc>
          <w:tcPr>
            <w:tcW w:w="1626" w:type="pct"/>
          </w:tcPr>
          <w:p w:rsidR="003339B1" w:rsidP="003339B1" w:rsidRDefault="003339B1" w14:paraId="0D6DBD77" w14:textId="77777777">
            <w:pPr>
              <w:spacing w:line="240" w:lineRule="auto"/>
            </w:pPr>
            <w:r>
              <w:rPr>
                <w:rFonts w:hint="cs"/>
                <w:cs/>
              </w:rPr>
              <w:t>ถ้า</w:t>
            </w:r>
            <w:r>
              <w:rPr>
                <w:rFonts w:cs="CordiaUPC"/>
                <w:cs/>
              </w:rPr>
              <w:t xml:space="preserve"> 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rPr>
                <w:rFonts w:cs="CordiaUPC"/>
                <w:cs/>
              </w:rPr>
              <w:t xml:space="preserve"> = “</w:t>
            </w:r>
            <w:r>
              <w:t>TH</w:t>
            </w:r>
            <w:r>
              <w:rPr>
                <w:rFonts w:cs="CordiaUPC"/>
                <w:cs/>
              </w:rPr>
              <w:t>”</w:t>
            </w:r>
          </w:p>
          <w:p w:rsidR="003339B1" w:rsidP="003339B1" w:rsidRDefault="003339B1" w14:paraId="460A3F0B" w14:textId="05550894">
            <w:pPr>
              <w:spacing w:line="240" w:lineRule="auto"/>
            </w:pPr>
            <w:r>
              <w:t xml:space="preserve">SMS Greeting 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rPr>
                <w:rFonts w:cs="Angsana New"/>
                <w:cs/>
              </w:rPr>
              <w:t xml:space="preserve"> </w:t>
            </w:r>
            <w:r>
              <w:t>can</w:t>
            </w:r>
            <w:r w:rsidRPr="00755E0A">
              <w:t>not</w:t>
            </w:r>
            <w:r>
              <w:t xml:space="preserve"> contain Special characters </w:t>
            </w:r>
            <w:r>
              <w:rPr>
                <w:rFonts w:cs="Angsana New"/>
                <w:cs/>
              </w:rPr>
              <w:t>( “</w:t>
            </w:r>
            <w:r>
              <w:rPr>
                <w:color w:val="000000"/>
              </w:rPr>
              <w:t xml:space="preserve">| ^ </w:t>
            </w:r>
            <w:r>
              <w:rPr>
                <w:rFonts w:cs="Angsana New"/>
                <w:color w:val="000000"/>
                <w:cs/>
              </w:rPr>
              <w:t>‘</w:t>
            </w:r>
            <w:r>
              <w:rPr>
                <w:color w:val="000000"/>
              </w:rPr>
              <w:t xml:space="preserve">  </w:t>
            </w:r>
            <w:r>
              <w:rPr>
                <w:rFonts w:cs="Angsana New"/>
                <w:color w:val="000000"/>
                <w:cs/>
              </w:rPr>
              <w:t>–</w:t>
            </w:r>
            <w:r>
              <w:rPr>
                <w:rFonts w:cs="Angsana New"/>
                <w:cs/>
              </w:rPr>
              <w:t xml:space="preserve">” </w:t>
            </w:r>
            <w:r>
              <w:t>and Double Space and Start or End with</w:t>
            </w:r>
            <w:r>
              <w:rPr>
                <w:rFonts w:hint="cs"/>
                <w:cs/>
              </w:rPr>
              <w:t xml:space="preserve"> </w:t>
            </w:r>
            <w:r>
              <w:t>Space</w:t>
            </w:r>
            <w:r>
              <w:rPr>
                <w:rFonts w:cs="Angsana New"/>
                <w:cs/>
              </w:rPr>
              <w:t>).</w:t>
            </w:r>
          </w:p>
          <w:p w:rsidR="003339B1" w:rsidP="003339B1" w:rsidRDefault="003339B1" w14:paraId="12216769" w14:textId="77777777">
            <w:pPr>
              <w:spacing w:line="240" w:lineRule="auto"/>
            </w:pPr>
            <w:r>
              <w:rPr>
                <w:rFonts w:hint="cs"/>
                <w:cs/>
              </w:rPr>
              <w:t>ถ้าไม่ใช่</w:t>
            </w:r>
          </w:p>
          <w:p w:rsidR="003339B1" w:rsidP="003339B1" w:rsidRDefault="003339B1" w14:paraId="1F409C89" w14:textId="46835891">
            <w:r>
              <w:t xml:space="preserve">SMS Greeting 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t xml:space="preserve"> cannot contain</w:t>
            </w:r>
            <w:r>
              <w:rPr>
                <w:rFonts w:cs="CordiaUPC"/>
                <w:cs/>
              </w:rPr>
              <w:t xml:space="preserve"> </w:t>
            </w:r>
            <w:r w:rsidRPr="00755E0A">
              <w:t>Thai and</w:t>
            </w:r>
            <w:r>
              <w:t xml:space="preserve"> Special characters </w:t>
            </w:r>
            <w:r>
              <w:rPr>
                <w:rFonts w:cs="Angsana New"/>
                <w:cs/>
              </w:rPr>
              <w:t>( “</w:t>
            </w:r>
            <w:r>
              <w:rPr>
                <w:color w:val="000000"/>
              </w:rPr>
              <w:t xml:space="preserve">| ^ </w:t>
            </w:r>
            <w:r>
              <w:rPr>
                <w:rFonts w:cs="Angsana New"/>
                <w:color w:val="000000"/>
                <w:cs/>
              </w:rPr>
              <w:t>‘</w:t>
            </w:r>
            <w:r>
              <w:rPr>
                <w:color w:val="000000"/>
              </w:rPr>
              <w:t xml:space="preserve">  </w:t>
            </w:r>
            <w:r>
              <w:rPr>
                <w:rFonts w:cs="Angsana New"/>
                <w:color w:val="000000"/>
                <w:cs/>
              </w:rPr>
              <w:t>–</w:t>
            </w:r>
            <w:r>
              <w:rPr>
                <w:rFonts w:cs="Angsana New"/>
                <w:cs/>
              </w:rPr>
              <w:t xml:space="preserve">” </w:t>
            </w:r>
            <w:r>
              <w:t>and Double Space and Start or End with</w:t>
            </w:r>
            <w:r>
              <w:rPr>
                <w:rFonts w:hint="cs"/>
                <w:cs/>
              </w:rPr>
              <w:t xml:space="preserve"> </w:t>
            </w:r>
            <w:r>
              <w:t>Space</w:t>
            </w:r>
            <w:r>
              <w:rPr>
                <w:rFonts w:cs="Angsana New"/>
                <w:cs/>
              </w:rPr>
              <w:t>).</w:t>
            </w:r>
          </w:p>
        </w:tc>
        <w:tc>
          <w:tcPr>
            <w:tcW w:w="1861" w:type="pct"/>
          </w:tcPr>
          <w:p w:rsidR="003339B1" w:rsidP="003339B1" w:rsidRDefault="003339B1" w14:paraId="5FD7E4C3" w14:textId="77777777">
            <w:pPr>
              <w:spacing w:line="240" w:lineRule="auto"/>
            </w:pPr>
            <w:r>
              <w:rPr>
                <w:rFonts w:hint="cs"/>
                <w:cs/>
              </w:rPr>
              <w:t>ถ้า</w:t>
            </w:r>
            <w:r>
              <w:rPr>
                <w:rFonts w:cs="CordiaUPC"/>
                <w:cs/>
              </w:rPr>
              <w:t xml:space="preserve"> 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rPr>
                <w:rFonts w:cs="CordiaUPC"/>
                <w:cs/>
              </w:rPr>
              <w:t xml:space="preserve"> = “</w:t>
            </w:r>
            <w:r>
              <w:t>TH</w:t>
            </w:r>
            <w:r>
              <w:rPr>
                <w:rFonts w:cs="CordiaUPC"/>
                <w:cs/>
              </w:rPr>
              <w:t>”</w:t>
            </w:r>
          </w:p>
          <w:p w:rsidR="003339B1" w:rsidP="003339B1" w:rsidRDefault="003339B1" w14:paraId="0CC209DE" w14:textId="049A5347">
            <w:pPr>
              <w:spacing w:line="256" w:lineRule="auto"/>
            </w:pPr>
            <w:r>
              <w:t xml:space="preserve">SMS Greeting 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rPr>
                <w:rFonts w:hint="cs"/>
                <w:cs/>
              </w:rPr>
              <w:t xml:space="preserve"> จะไม่สามารถมีอักขระพิเศษได้</w:t>
            </w:r>
          </w:p>
          <w:p w:rsidR="003339B1" w:rsidP="003339B1" w:rsidRDefault="003339B1" w14:paraId="040ACC65" w14:textId="77777777">
            <w:pPr>
              <w:spacing w:line="240" w:lineRule="auto"/>
            </w:pPr>
            <w:r>
              <w:rPr>
                <w:rFonts w:hint="cs"/>
                <w:cs/>
              </w:rPr>
              <w:t>ถ้าไม่ใช่</w:t>
            </w:r>
          </w:p>
          <w:p w:rsidR="003339B1" w:rsidP="003339B1" w:rsidRDefault="003339B1" w14:paraId="2D4FED60" w14:textId="784B8189">
            <w:pPr>
              <w:spacing w:line="240" w:lineRule="auto"/>
            </w:pPr>
            <w:r>
              <w:t xml:space="preserve">SMS Greeting 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rPr>
                <w:rFonts w:hint="cs"/>
                <w:cs/>
              </w:rPr>
              <w:t xml:space="preserve"> จะไม่สามารถมีภาษาไทยและอักขระพิเศษได้</w:t>
            </w:r>
          </w:p>
          <w:p w:rsidR="003339B1" w:rsidP="003339B1" w:rsidRDefault="003339B1" w14:paraId="0B0131D0" w14:textId="7CD036C4">
            <w:r>
              <w:t xml:space="preserve">Special Character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color w:val="000000"/>
              </w:rPr>
              <w:t xml:space="preserve">| ^ </w:t>
            </w:r>
            <w:r>
              <w:rPr>
                <w:rFonts w:cs="Angsana New"/>
                <w:color w:val="000000"/>
                <w:cs/>
              </w:rPr>
              <w:t>‘</w:t>
            </w:r>
            <w:r>
              <w:rPr>
                <w:color w:val="000000"/>
              </w:rPr>
              <w:t xml:space="preserve">  </w:t>
            </w:r>
            <w:r>
              <w:rPr>
                <w:rFonts w:cs="Angsana New"/>
                <w:color w:val="000000"/>
                <w:cs/>
              </w:rPr>
              <w:t>– (</w:t>
            </w:r>
            <w:r>
              <w:rPr>
                <w:color w:val="000000"/>
              </w:rPr>
              <w:t>Long dash</w:t>
            </w:r>
            <w:r>
              <w:rPr>
                <w:rFonts w:cs="Angsana New"/>
                <w:color w:val="000000"/>
                <w:cs/>
              </w:rPr>
              <w:t>)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>และ</w:t>
            </w:r>
            <w:r>
              <w:rPr>
                <w:rFonts w:cs="Angsana New"/>
                <w:cs/>
              </w:rPr>
              <w:t xml:space="preserve"> </w:t>
            </w:r>
            <w:r>
              <w:t>Space</w:t>
            </w:r>
            <w:r>
              <w:rPr>
                <w:rFonts w:hint="cs"/>
                <w:cs/>
              </w:rPr>
              <w:t xml:space="preserve">ติดกัน </w:t>
            </w:r>
            <w:r>
              <w:rPr>
                <w:cs/>
              </w:rPr>
              <w:t xml:space="preserve">และขึ้นต้นด้วย </w:t>
            </w:r>
            <w:r>
              <w:t>Space</w:t>
            </w:r>
            <w:r>
              <w:rPr>
                <w:rFonts w:hint="cs"/>
                <w:cs/>
              </w:rPr>
              <w:t xml:space="preserve"> และ </w:t>
            </w:r>
            <w:r>
              <w:t xml:space="preserve">Space </w:t>
            </w:r>
            <w:r>
              <w:rPr>
                <w:rFonts w:hint="cs"/>
                <w:cs/>
              </w:rPr>
              <w:t>ตัวสุดท้าย</w:t>
            </w:r>
          </w:p>
        </w:tc>
        <w:tc>
          <w:tcPr>
            <w:tcW w:w="735" w:type="pct"/>
          </w:tcPr>
          <w:p w:rsidR="003339B1" w:rsidP="003339B1" w:rsidRDefault="003339B1" w14:paraId="47E0B9D3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3339B1" w:rsidTr="00753CB9" w14:paraId="52E8C32C" w14:textId="77777777">
        <w:tc>
          <w:tcPr>
            <w:tcW w:w="778" w:type="pct"/>
          </w:tcPr>
          <w:p w:rsidRPr="00E77CF8" w:rsidR="003339B1" w:rsidP="003339B1" w:rsidRDefault="003339B1" w14:paraId="44346A54" w14:textId="355D6E26">
            <w:r>
              <w:t>00004</w:t>
            </w:r>
          </w:p>
        </w:tc>
        <w:tc>
          <w:tcPr>
            <w:tcW w:w="1626" w:type="pct"/>
          </w:tcPr>
          <w:p w:rsidR="003339B1" w:rsidP="003339B1" w:rsidRDefault="003339B1" w14:paraId="29DFE206" w14:textId="5C01EAEA">
            <w:pPr>
              <w:spacing w:line="240" w:lineRule="auto"/>
              <w:rPr>
                <w:cs/>
              </w:rPr>
            </w:pPr>
            <w:r>
              <w:t>Send SMS Greeting Flag is required when SMS Greeting 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 xml:space="preserve"> langAbb</w:t>
            </w:r>
            <w:r>
              <w:t>}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Angsana New"/>
              </w:rPr>
              <w:t>is not null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3339B1" w:rsidP="003339B1" w:rsidRDefault="003339B1" w14:paraId="72C760B3" w14:textId="77777777">
            <w:pPr>
              <w:spacing w:line="240" w:lineRule="auto"/>
            </w:pPr>
            <w:r>
              <w:t xml:space="preserve">SMS Greeting Flag </w:t>
            </w:r>
            <w:r>
              <w:rPr>
                <w:cs/>
              </w:rPr>
              <w:t xml:space="preserve">จะต้องเป็น </w:t>
            </w:r>
            <w:r>
              <w:t>Mandatory</w:t>
            </w:r>
            <w:r>
              <w:rPr>
                <w:rFonts w:hint="cs"/>
                <w:cs/>
              </w:rPr>
              <w:t xml:space="preserve"> เมื่อ </w:t>
            </w:r>
            <w:r>
              <w:t>SMS Greeting 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 xml:space="preserve"> langAbb</w:t>
            </w:r>
            <w:r>
              <w:t>}</w:t>
            </w:r>
            <w:r>
              <w:rPr>
                <w:rFonts w:hint="cs"/>
                <w:cs/>
              </w:rPr>
              <w:t xml:space="preserve"> มีค่า</w:t>
            </w:r>
          </w:p>
          <w:p w:rsidR="003339B1" w:rsidP="003339B1" w:rsidRDefault="003339B1" w14:paraId="5101FEEC" w14:textId="77777777">
            <w:pPr>
              <w:spacing w:line="240" w:lineRule="auto"/>
            </w:pPr>
          </w:p>
          <w:p w:rsidR="003339B1" w:rsidP="003339B1" w:rsidRDefault="003339B1" w14:paraId="549D8D88" w14:textId="77777777">
            <w:pPr>
              <w:spacing w:after="0"/>
            </w:pPr>
          </w:p>
          <w:p w:rsidRPr="007F0992" w:rsidR="003339B1" w:rsidP="003339B1" w:rsidRDefault="003339B1" w14:paraId="0CEEBAED" w14:textId="696C2DFE">
            <w:pPr>
              <w:spacing w:line="240" w:lineRule="auto"/>
              <w:rPr>
                <w:cs/>
              </w:rPr>
            </w:pPr>
            <w:r>
              <w:rPr>
                <w:rFonts w:hint="cs"/>
                <w:cs/>
              </w:rPr>
              <w:t xml:space="preserve">และอีกเงื่อนไขคือ </w:t>
            </w:r>
            <w:r>
              <w:br/>
            </w:r>
            <w:r>
              <w:t xml:space="preserve">PO Group </w:t>
            </w:r>
            <w:r>
              <w:rPr>
                <w:rFonts w:cs="CordiaUPC"/>
                <w:cs/>
              </w:rPr>
              <w:t>= “</w:t>
            </w:r>
            <w:r>
              <w:t>IR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และ ทุก </w:t>
            </w:r>
            <w:r>
              <w:t xml:space="preserve">Customer Type </w:t>
            </w:r>
            <w:r>
              <w:rPr>
                <w:rFonts w:hint="cs"/>
                <w:cs/>
              </w:rPr>
              <w:t xml:space="preserve">และ ทุก </w:t>
            </w:r>
            <w:r>
              <w:t xml:space="preserve">Product Class </w:t>
            </w:r>
            <w:r>
              <w:rPr>
                <w:rFonts w:hint="cs"/>
                <w:cs/>
              </w:rPr>
              <w:t xml:space="preserve">ดังนั้น </w:t>
            </w:r>
            <w:r>
              <w:t xml:space="preserve">SMS Greeting Flag </w:t>
            </w:r>
            <w:r>
              <w:rPr>
                <w:cs/>
              </w:rPr>
              <w:t xml:space="preserve">จะต้องเป็น </w:t>
            </w:r>
            <w:r>
              <w:t>Mandatory</w:t>
            </w:r>
            <w:r>
              <w:rPr>
                <w:rFonts w:hint="cs"/>
                <w:cs/>
              </w:rPr>
              <w:t xml:space="preserve"> เมื่อ </w:t>
            </w:r>
            <w:r>
              <w:t>SMS Greeting 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 xml:space="preserve"> langAbb</w:t>
            </w:r>
            <w:r>
              <w:t>}</w:t>
            </w:r>
            <w:r>
              <w:rPr>
                <w:rFonts w:hint="cs"/>
                <w:cs/>
              </w:rPr>
              <w:t xml:space="preserve"> มีค่า</w:t>
            </w:r>
          </w:p>
        </w:tc>
        <w:tc>
          <w:tcPr>
            <w:tcW w:w="735" w:type="pct"/>
          </w:tcPr>
          <w:p w:rsidR="003339B1" w:rsidP="003339B1" w:rsidRDefault="003339B1" w14:paraId="3D85D929" w14:textId="0405B3D0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3339B1" w:rsidTr="00753CB9" w14:paraId="63AB33C9" w14:textId="77777777">
        <w:tc>
          <w:tcPr>
            <w:tcW w:w="778" w:type="pct"/>
          </w:tcPr>
          <w:p w:rsidR="003339B1" w:rsidP="003339B1" w:rsidRDefault="003339B1" w14:paraId="1517279E" w14:textId="4FB446F2">
            <w:r>
              <w:t>00004</w:t>
            </w:r>
          </w:p>
        </w:tc>
        <w:tc>
          <w:tcPr>
            <w:tcW w:w="1626" w:type="pct"/>
          </w:tcPr>
          <w:p w:rsidRPr="00844A1C" w:rsidR="003339B1" w:rsidP="003339B1" w:rsidRDefault="003339B1" w14:paraId="34579C6F" w14:textId="34E6C358">
            <w:pPr>
              <w:spacing w:line="240" w:lineRule="auto"/>
              <w:rPr>
                <w:rStyle w:val="ui-provider"/>
                <w:color w:val="FF0000"/>
              </w:rPr>
            </w:pPr>
            <w:r>
              <w:t xml:space="preserve">Send SMS Greeting Flag is required when </w:t>
            </w:r>
            <w:r w:rsidRPr="00844A1C">
              <w:rPr>
                <w:rStyle w:val="ui-provider"/>
                <w:color w:val="FF0000"/>
              </w:rPr>
              <w:t xml:space="preserve">SMS Confirm Subscription success on CBS </w:t>
            </w:r>
            <w:r w:rsidRPr="00844A1C">
              <w:rPr>
                <w:rStyle w:val="ui-provider"/>
                <w:rFonts w:cs="CordiaUPC"/>
                <w:color w:val="FF0000"/>
                <w:cs/>
              </w:rPr>
              <w:t>(</w:t>
            </w:r>
            <w:r w:rsidRPr="00844A1C">
              <w:rPr>
                <w:rStyle w:val="ui-provider"/>
                <w:color w:val="FF0000"/>
              </w:rPr>
              <w:t>One time</w:t>
            </w:r>
            <w:r w:rsidRPr="00844A1C">
              <w:rPr>
                <w:rStyle w:val="ui-provider"/>
                <w:rFonts w:cs="CordiaUPC"/>
                <w:color w:val="FF0000"/>
                <w:cs/>
              </w:rPr>
              <w:t>/</w:t>
            </w:r>
            <w:r w:rsidRPr="00844A1C">
              <w:rPr>
                <w:rStyle w:val="ui-provider"/>
                <w:color w:val="FF0000"/>
              </w:rPr>
              <w:t>Recurring</w:t>
            </w:r>
            <w:r w:rsidRPr="00844A1C">
              <w:rPr>
                <w:rStyle w:val="ui-provider"/>
                <w:rFonts w:cs="CordiaUPC"/>
                <w:color w:val="FF0000"/>
                <w:cs/>
              </w:rPr>
              <w:t>)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cs="Angsana New"/>
              </w:rPr>
              <w:t>is not null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Pr="002233EE" w:rsidR="003339B1" w:rsidP="003339B1" w:rsidRDefault="003339B1" w14:paraId="20192578" w14:textId="1B3DF549">
            <w:pPr>
              <w:spacing w:line="240" w:lineRule="auto"/>
              <w:rPr>
                <w:rStyle w:val="ui-provider"/>
                <w:color w:val="FF0000"/>
                <w:highlight w:val="yellow"/>
                <w:cs/>
              </w:rPr>
            </w:pPr>
            <w:r>
              <w:t>Send SMS Greeting Flag</w:t>
            </w:r>
            <w:r>
              <w:rPr>
                <w:cs/>
              </w:rPr>
              <w:t xml:space="preserve"> 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cs/>
              </w:rPr>
              <w:t xml:space="preserve">จะต้องเป็น </w:t>
            </w:r>
            <w:r>
              <w:t>Mandatory</w:t>
            </w:r>
            <w:r>
              <w:rPr>
                <w:rFonts w:hint="cs"/>
                <w:cs/>
              </w:rPr>
              <w:t xml:space="preserve"> เมื่อ </w:t>
            </w:r>
            <w:r w:rsidRPr="00844A1C">
              <w:rPr>
                <w:rStyle w:val="ui-provider"/>
                <w:color w:val="FF0000"/>
              </w:rPr>
              <w:t xml:space="preserve">SMS Confirm Subscription success on CBS </w:t>
            </w:r>
            <w:r w:rsidRPr="00844A1C">
              <w:rPr>
                <w:rStyle w:val="ui-provider"/>
                <w:rFonts w:cs="CordiaUPC"/>
                <w:color w:val="FF0000"/>
                <w:cs/>
              </w:rPr>
              <w:t>(</w:t>
            </w:r>
            <w:r w:rsidRPr="00844A1C">
              <w:rPr>
                <w:rStyle w:val="ui-provider"/>
                <w:color w:val="FF0000"/>
              </w:rPr>
              <w:t>One time</w:t>
            </w:r>
            <w:r w:rsidRPr="00844A1C">
              <w:rPr>
                <w:rStyle w:val="ui-provider"/>
                <w:rFonts w:cs="CordiaUPC"/>
                <w:color w:val="FF0000"/>
                <w:cs/>
              </w:rPr>
              <w:t>/</w:t>
            </w:r>
            <w:r w:rsidRPr="00844A1C">
              <w:rPr>
                <w:rStyle w:val="ui-provider"/>
                <w:color w:val="FF0000"/>
              </w:rPr>
              <w:t>Recurring</w:t>
            </w:r>
            <w:r w:rsidRPr="00844A1C">
              <w:rPr>
                <w:rStyle w:val="ui-provider"/>
                <w:rFonts w:cs="CordiaUPC"/>
                <w:color w:val="FF0000"/>
                <w:cs/>
              </w:rPr>
              <w:t>)</w:t>
            </w:r>
            <w:r>
              <w:rPr>
                <w:rFonts w:hint="cs"/>
                <w:cs/>
              </w:rPr>
              <w:t xml:space="preserve"> มีค่า</w:t>
            </w:r>
          </w:p>
        </w:tc>
        <w:tc>
          <w:tcPr>
            <w:tcW w:w="735" w:type="pct"/>
          </w:tcPr>
          <w:p w:rsidR="003339B1" w:rsidP="003339B1" w:rsidRDefault="003339B1" w14:paraId="7FBF2995" w14:textId="543DCC8D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3339B1" w:rsidTr="00753CB9" w14:paraId="30F24DDF" w14:textId="77777777">
        <w:tc>
          <w:tcPr>
            <w:tcW w:w="778" w:type="pct"/>
          </w:tcPr>
          <w:p w:rsidR="003339B1" w:rsidP="003339B1" w:rsidRDefault="003339B1" w14:paraId="2D3564BB" w14:textId="25616D8C">
            <w:r>
              <w:t>00001</w:t>
            </w:r>
          </w:p>
          <w:p w:rsidR="003339B1" w:rsidP="003339B1" w:rsidRDefault="003339B1" w14:paraId="70920272" w14:textId="24843860"/>
        </w:tc>
        <w:tc>
          <w:tcPr>
            <w:tcW w:w="1626" w:type="pct"/>
          </w:tcPr>
          <w:p w:rsidRPr="00362C90" w:rsidR="003339B1" w:rsidP="003339B1" w:rsidRDefault="003339B1" w14:paraId="2C74B984" w14:textId="3B2C97C1">
            <w:pPr>
              <w:spacing w:line="240" w:lineRule="auto"/>
              <w:rPr>
                <w:rStyle w:val="ui-provider"/>
                <w:cs/>
              </w:rPr>
            </w:pPr>
            <w:r w:rsidRPr="00844A1C">
              <w:rPr>
                <w:rStyle w:val="ui-provider"/>
                <w:color w:val="FF0000"/>
              </w:rPr>
              <w:t xml:space="preserve">SMS Confirm Subscription success on CBS </w:t>
            </w:r>
            <w:r w:rsidRPr="00844A1C">
              <w:rPr>
                <w:rStyle w:val="ui-provider"/>
                <w:rFonts w:cs="CordiaUPC"/>
                <w:color w:val="FF0000"/>
                <w:cs/>
              </w:rPr>
              <w:t>(</w:t>
            </w:r>
            <w:r w:rsidRPr="00844A1C">
              <w:rPr>
                <w:rStyle w:val="ui-provider"/>
                <w:color w:val="FF0000"/>
              </w:rPr>
              <w:t>One time</w:t>
            </w:r>
            <w:r w:rsidRPr="00844A1C">
              <w:rPr>
                <w:rStyle w:val="ui-provider"/>
                <w:rFonts w:cs="CordiaUPC"/>
                <w:color w:val="FF0000"/>
                <w:cs/>
              </w:rPr>
              <w:t>/</w:t>
            </w:r>
            <w:r w:rsidRPr="00844A1C">
              <w:rPr>
                <w:rStyle w:val="ui-provider"/>
                <w:color w:val="FF0000"/>
              </w:rPr>
              <w:t>Recurring</w:t>
            </w:r>
            <w:r w:rsidRPr="00844A1C">
              <w:rPr>
                <w:rStyle w:val="ui-provider"/>
                <w:rFonts w:cs="CordiaUPC"/>
                <w:color w:val="FF0000"/>
                <w:cs/>
              </w:rPr>
              <w:t>)</w:t>
            </w:r>
            <w:r>
              <w:t xml:space="preserve"> is required</w:t>
            </w:r>
          </w:p>
        </w:tc>
        <w:tc>
          <w:tcPr>
            <w:tcW w:w="1861" w:type="pct"/>
          </w:tcPr>
          <w:p w:rsidR="003339B1" w:rsidP="003339B1" w:rsidRDefault="003339B1" w14:paraId="3CEE8B27" w14:textId="77777777">
            <w:pPr>
              <w:spacing w:line="240" w:lineRule="auto"/>
              <w:rPr>
                <w:rStyle w:val="ui-provider"/>
                <w:color w:val="FF0000"/>
              </w:rPr>
            </w:pPr>
            <w:r w:rsidRPr="00362C90">
              <w:rPr>
                <w:rStyle w:val="ui-provider"/>
                <w:color w:val="FF0000"/>
                <w:highlight w:val="yellow"/>
                <w:cs/>
              </w:rPr>
              <w:t xml:space="preserve">ถ้า </w:t>
            </w:r>
            <w:r w:rsidRPr="00362C90">
              <w:rPr>
                <w:rStyle w:val="ui-provider"/>
                <w:color w:val="FF0000"/>
                <w:highlight w:val="yellow"/>
              </w:rPr>
              <w:t xml:space="preserve">PO GROUP </w:t>
            </w:r>
            <w:r w:rsidRPr="00362C90">
              <w:rPr>
                <w:rStyle w:val="ui-provider"/>
                <w:rFonts w:cs="CordiaUPC"/>
                <w:color w:val="FF0000"/>
                <w:highlight w:val="yellow"/>
                <w:cs/>
              </w:rPr>
              <w:t>= “</w:t>
            </w:r>
            <w:r w:rsidRPr="00362C90">
              <w:rPr>
                <w:rStyle w:val="ui-provider"/>
                <w:color w:val="FF0000"/>
                <w:highlight w:val="yellow"/>
              </w:rPr>
              <w:t>IR</w:t>
            </w:r>
            <w:r w:rsidRPr="00362C90">
              <w:rPr>
                <w:rStyle w:val="ui-provider"/>
                <w:rFonts w:cs="CordiaUPC"/>
                <w:color w:val="FF0000"/>
                <w:highlight w:val="yellow"/>
                <w:cs/>
              </w:rPr>
              <w:t xml:space="preserve">” </w:t>
            </w:r>
            <w:r w:rsidRPr="00362C90">
              <w:rPr>
                <w:highlight w:val="yellow"/>
                <w:cs/>
              </w:rPr>
              <w:t xml:space="preserve">และ ทุก </w:t>
            </w:r>
            <w:r w:rsidRPr="00362C90">
              <w:rPr>
                <w:highlight w:val="yellow"/>
              </w:rPr>
              <w:t>Product Class</w:t>
            </w:r>
          </w:p>
          <w:p w:rsidR="003339B1" w:rsidP="003339B1" w:rsidRDefault="003339B1" w14:paraId="14FDB839" w14:textId="40C7E38C">
            <w:pPr>
              <w:spacing w:line="240" w:lineRule="auto"/>
              <w:rPr>
                <w:rStyle w:val="ui-provider"/>
                <w:color w:val="FF0000"/>
                <w:cs/>
              </w:rPr>
            </w:pPr>
            <w:r>
              <w:rPr>
                <w:rFonts w:hint="cs"/>
                <w:cs/>
              </w:rPr>
              <w:t xml:space="preserve">ดังนั้น </w:t>
            </w:r>
            <w:r w:rsidRPr="00844A1C">
              <w:rPr>
                <w:rStyle w:val="ui-provider"/>
                <w:color w:val="FF0000"/>
              </w:rPr>
              <w:t xml:space="preserve">SMS Confirm Subscription success on CBS </w:t>
            </w:r>
            <w:r w:rsidRPr="00844A1C">
              <w:rPr>
                <w:rStyle w:val="ui-provider"/>
                <w:rFonts w:cs="CordiaUPC"/>
                <w:color w:val="FF0000"/>
                <w:cs/>
              </w:rPr>
              <w:t>(</w:t>
            </w:r>
            <w:r w:rsidRPr="00844A1C">
              <w:rPr>
                <w:rStyle w:val="ui-provider"/>
                <w:color w:val="FF0000"/>
              </w:rPr>
              <w:t>One time</w:t>
            </w:r>
            <w:r w:rsidRPr="00844A1C">
              <w:rPr>
                <w:rStyle w:val="ui-provider"/>
                <w:rFonts w:cs="CordiaUPC"/>
                <w:color w:val="FF0000"/>
                <w:cs/>
              </w:rPr>
              <w:t>/</w:t>
            </w:r>
            <w:r w:rsidRPr="00844A1C">
              <w:rPr>
                <w:rStyle w:val="ui-provider"/>
                <w:color w:val="FF0000"/>
              </w:rPr>
              <w:t>Recurring</w:t>
            </w:r>
            <w:r w:rsidRPr="00844A1C">
              <w:rPr>
                <w:rStyle w:val="ui-provider"/>
                <w:rFonts w:cs="CordiaUPC"/>
                <w:color w:val="FF0000"/>
                <w:cs/>
              </w:rPr>
              <w:t>)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cs/>
              </w:rPr>
              <w:t xml:space="preserve">จะต้องเป็น </w:t>
            </w:r>
            <w:r>
              <w:t>Mandatory</w:t>
            </w:r>
            <w:r>
              <w:rPr>
                <w:rFonts w:hint="cs"/>
                <w:cs/>
              </w:rPr>
              <w:t xml:space="preserve"> เมื่อ </w:t>
            </w:r>
            <w:r>
              <w:t>Send SMS Greeting Flag</w:t>
            </w:r>
            <w:r>
              <w:rPr>
                <w:rFonts w:hint="cs"/>
                <w:cs/>
              </w:rPr>
              <w:t xml:space="preserve"> มีค่า</w:t>
            </w:r>
          </w:p>
        </w:tc>
        <w:tc>
          <w:tcPr>
            <w:tcW w:w="735" w:type="pct"/>
          </w:tcPr>
          <w:p w:rsidR="003339B1" w:rsidP="003339B1" w:rsidRDefault="003339B1" w14:paraId="6491302E" w14:textId="72663B80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3339B1" w:rsidTr="00753CB9" w14:paraId="30DBF867" w14:textId="77777777">
        <w:tc>
          <w:tcPr>
            <w:tcW w:w="778" w:type="pct"/>
          </w:tcPr>
          <w:p w:rsidR="003339B1" w:rsidP="003339B1" w:rsidRDefault="003339B1" w14:paraId="347976AB" w14:textId="6A32551C">
            <w:r>
              <w:t>00004</w:t>
            </w:r>
          </w:p>
        </w:tc>
        <w:tc>
          <w:tcPr>
            <w:tcW w:w="1626" w:type="pct"/>
          </w:tcPr>
          <w:p w:rsidR="003339B1" w:rsidP="003339B1" w:rsidRDefault="003339B1" w14:paraId="32CA4228" w14:textId="497725FE">
            <w:pPr>
              <w:spacing w:line="240" w:lineRule="auto"/>
            </w:pPr>
            <w:r w:rsidRPr="00844A1C">
              <w:rPr>
                <w:rStyle w:val="ui-provider"/>
                <w:color w:val="FF0000"/>
              </w:rPr>
              <w:t xml:space="preserve">SMS Confirm Subscription success on CBS </w:t>
            </w:r>
            <w:r w:rsidRPr="00844A1C">
              <w:rPr>
                <w:rStyle w:val="ui-provider"/>
                <w:rFonts w:cs="CordiaUPC"/>
                <w:color w:val="FF0000"/>
                <w:cs/>
              </w:rPr>
              <w:t>(</w:t>
            </w:r>
            <w:r w:rsidRPr="00844A1C">
              <w:rPr>
                <w:rStyle w:val="ui-provider"/>
                <w:color w:val="FF0000"/>
              </w:rPr>
              <w:t>One time</w:t>
            </w:r>
            <w:r w:rsidRPr="00844A1C">
              <w:rPr>
                <w:rStyle w:val="ui-provider"/>
                <w:rFonts w:cs="CordiaUPC"/>
                <w:color w:val="FF0000"/>
                <w:cs/>
              </w:rPr>
              <w:t>/</w:t>
            </w:r>
            <w:r w:rsidRPr="00844A1C">
              <w:rPr>
                <w:rStyle w:val="ui-provider"/>
                <w:color w:val="FF0000"/>
              </w:rPr>
              <w:t>Recurring</w:t>
            </w:r>
            <w:r w:rsidRPr="00844A1C">
              <w:rPr>
                <w:rStyle w:val="ui-provider"/>
                <w:rFonts w:cs="CordiaUPC"/>
                <w:color w:val="FF0000"/>
                <w:cs/>
              </w:rPr>
              <w:t>)</w:t>
            </w:r>
            <w:r>
              <w:t xml:space="preserve"> is required when Send SMS Greeting Flag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Angsana New"/>
              </w:rPr>
              <w:t>is not null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3339B1" w:rsidP="003339B1" w:rsidRDefault="003339B1" w14:paraId="1458CFAD" w14:textId="2D756D19">
            <w:pPr>
              <w:spacing w:line="240" w:lineRule="auto"/>
            </w:pPr>
            <w:r w:rsidRPr="00844A1C">
              <w:rPr>
                <w:rStyle w:val="ui-provider"/>
                <w:color w:val="FF0000"/>
              </w:rPr>
              <w:t xml:space="preserve">SMS Confirm Subscription success on CBS </w:t>
            </w:r>
            <w:r w:rsidRPr="00844A1C">
              <w:rPr>
                <w:rStyle w:val="ui-provider"/>
                <w:rFonts w:cs="CordiaUPC"/>
                <w:color w:val="FF0000"/>
                <w:cs/>
              </w:rPr>
              <w:t>(</w:t>
            </w:r>
            <w:r w:rsidRPr="00844A1C">
              <w:rPr>
                <w:rStyle w:val="ui-provider"/>
                <w:color w:val="FF0000"/>
              </w:rPr>
              <w:t>One time</w:t>
            </w:r>
            <w:r w:rsidRPr="00844A1C">
              <w:rPr>
                <w:rStyle w:val="ui-provider"/>
                <w:rFonts w:cs="CordiaUPC"/>
                <w:color w:val="FF0000"/>
                <w:cs/>
              </w:rPr>
              <w:t>/</w:t>
            </w:r>
            <w:r w:rsidRPr="00844A1C">
              <w:rPr>
                <w:rStyle w:val="ui-provider"/>
                <w:color w:val="FF0000"/>
              </w:rPr>
              <w:t>Recurring</w:t>
            </w:r>
            <w:r w:rsidRPr="00844A1C">
              <w:rPr>
                <w:rStyle w:val="ui-provider"/>
                <w:rFonts w:cs="CordiaUPC"/>
                <w:color w:val="FF0000"/>
                <w:cs/>
              </w:rPr>
              <w:t>)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cs/>
              </w:rPr>
              <w:t xml:space="preserve">จะต้องเป็น </w:t>
            </w:r>
            <w:r>
              <w:t>Mandatory</w:t>
            </w:r>
            <w:r>
              <w:rPr>
                <w:rFonts w:hint="cs"/>
                <w:cs/>
              </w:rPr>
              <w:t xml:space="preserve"> เมื่อ </w:t>
            </w:r>
            <w:r>
              <w:t>Send SMS Greeting Flag</w:t>
            </w:r>
            <w:r>
              <w:rPr>
                <w:rFonts w:hint="cs"/>
                <w:cs/>
              </w:rPr>
              <w:t xml:space="preserve"> มีค่า</w:t>
            </w:r>
          </w:p>
        </w:tc>
        <w:tc>
          <w:tcPr>
            <w:tcW w:w="735" w:type="pct"/>
          </w:tcPr>
          <w:p w:rsidR="003339B1" w:rsidP="003339B1" w:rsidRDefault="003339B1" w14:paraId="2E23DCD7" w14:textId="467B7EB1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3339B1" w:rsidTr="00753CB9" w14:paraId="486D1415" w14:textId="77777777">
        <w:tc>
          <w:tcPr>
            <w:tcW w:w="778" w:type="pct"/>
          </w:tcPr>
          <w:p w:rsidR="003339B1" w:rsidP="003339B1" w:rsidRDefault="003339B1" w14:paraId="7702FA5A" w14:textId="48F9631F">
            <w:r>
              <w:t>00028</w:t>
            </w:r>
          </w:p>
        </w:tc>
        <w:tc>
          <w:tcPr>
            <w:tcW w:w="1626" w:type="pct"/>
          </w:tcPr>
          <w:p w:rsidRPr="00844A1C" w:rsidR="003339B1" w:rsidP="003339B1" w:rsidRDefault="003339B1" w14:paraId="484B5411" w14:textId="225C87C9">
            <w:pPr>
              <w:spacing w:line="240" w:lineRule="auto"/>
              <w:rPr>
                <w:rStyle w:val="ui-provider"/>
                <w:color w:val="FF0000"/>
              </w:rPr>
            </w:pPr>
            <w:r w:rsidRPr="00844A1C">
              <w:rPr>
                <w:rStyle w:val="ui-provider"/>
                <w:color w:val="FF0000"/>
              </w:rPr>
              <w:t xml:space="preserve">SMS Confirm Subscription success on CBS </w:t>
            </w:r>
            <w:r w:rsidRPr="00844A1C">
              <w:rPr>
                <w:rStyle w:val="ui-provider"/>
                <w:rFonts w:cs="CordiaUPC"/>
                <w:color w:val="FF0000"/>
                <w:cs/>
              </w:rPr>
              <w:t>(</w:t>
            </w:r>
            <w:r w:rsidRPr="00844A1C">
              <w:rPr>
                <w:rStyle w:val="ui-provider"/>
                <w:color w:val="FF0000"/>
              </w:rPr>
              <w:t>One time</w:t>
            </w:r>
            <w:r w:rsidRPr="00844A1C">
              <w:rPr>
                <w:rStyle w:val="ui-provider"/>
                <w:rFonts w:cs="CordiaUPC"/>
                <w:color w:val="FF0000"/>
                <w:cs/>
              </w:rPr>
              <w:t>/</w:t>
            </w:r>
            <w:r w:rsidRPr="00844A1C">
              <w:rPr>
                <w:rStyle w:val="ui-provider"/>
                <w:color w:val="FF0000"/>
              </w:rPr>
              <w:t>Recurring</w:t>
            </w:r>
            <w:r w:rsidRPr="00844A1C">
              <w:rPr>
                <w:rStyle w:val="ui-provider"/>
                <w:rFonts w:cs="CordiaUPC"/>
                <w:color w:val="FF0000"/>
                <w:cs/>
              </w:rPr>
              <w:t>)</w:t>
            </w:r>
            <w:r>
              <w:rPr>
                <w:rFonts w:cs="CordiaUPC"/>
                <w:cs/>
              </w:rPr>
              <w:t xml:space="preserve"> </w:t>
            </w:r>
            <w:r w:rsidRPr="00720D57">
              <w:t xml:space="preserve">must not be </w:t>
            </w:r>
            <w:r>
              <w:rPr>
                <w:rFonts w:cs="Angsana New"/>
                <w:cs/>
              </w:rPr>
              <w:t>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  <w:r w:rsidRPr="00720D57">
              <w:t xml:space="preserve"> when </w:t>
            </w:r>
            <w:r>
              <w:t xml:space="preserve">Send SMS Greeting Flag </w:t>
            </w:r>
            <w:r>
              <w:rPr>
                <w:rStyle w:val="ui-provider"/>
                <w:color w:val="FF0000"/>
              </w:rPr>
              <w:t xml:space="preserve">is </w:t>
            </w:r>
            <w:r>
              <w:rPr>
                <w:rStyle w:val="ui-provider"/>
                <w:rFonts w:cs="CordiaUPC"/>
                <w:color w:val="FF0000"/>
                <w:cs/>
              </w:rPr>
              <w:t>“</w:t>
            </w:r>
            <w:r>
              <w:rPr>
                <w:rStyle w:val="ui-provider"/>
                <w:color w:val="FF0000"/>
              </w:rPr>
              <w:t>Send</w:t>
            </w:r>
            <w:r>
              <w:rPr>
                <w:rStyle w:val="ui-provider"/>
                <w:rFonts w:cs="CordiaUPC"/>
                <w:color w:val="FF0000"/>
                <w:cs/>
              </w:rPr>
              <w:t>”</w:t>
            </w:r>
            <w:r w:rsidRPr="00720D57"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Pr="00844A1C" w:rsidR="003339B1" w:rsidP="003339B1" w:rsidRDefault="003339B1" w14:paraId="0CE4F64E" w14:textId="52D1F698">
            <w:pPr>
              <w:spacing w:line="240" w:lineRule="auto"/>
              <w:rPr>
                <w:rStyle w:val="ui-provider"/>
                <w:color w:val="FF0000"/>
              </w:rPr>
            </w:pPr>
            <w:r>
              <w:rPr>
                <w:rFonts w:hint="cs"/>
                <w:cs/>
              </w:rPr>
              <w:t xml:space="preserve">เมื่อ </w:t>
            </w:r>
            <w:r>
              <w:t>Send SMS Greeting Flag</w:t>
            </w:r>
            <w:r>
              <w:rPr>
                <w:rFonts w:hint="cs"/>
                <w:cs/>
              </w:rPr>
              <w:t xml:space="preserve">  </w:t>
            </w:r>
            <w:r>
              <w:rPr>
                <w:rFonts w:cs="Angsana New"/>
                <w:cs/>
              </w:rPr>
              <w:t>=”</w:t>
            </w:r>
            <w:r>
              <w:t>Send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ดังนั้น </w:t>
            </w:r>
            <w:r w:rsidRPr="00844A1C">
              <w:rPr>
                <w:rStyle w:val="ui-provider"/>
                <w:color w:val="FF0000"/>
              </w:rPr>
              <w:t xml:space="preserve">SMS Confirm Subscription success on CBS </w:t>
            </w:r>
            <w:r w:rsidRPr="00844A1C">
              <w:rPr>
                <w:rStyle w:val="ui-provider"/>
                <w:rFonts w:cs="CordiaUPC"/>
                <w:color w:val="FF0000"/>
                <w:cs/>
              </w:rPr>
              <w:t>(</w:t>
            </w:r>
            <w:r w:rsidRPr="00844A1C">
              <w:rPr>
                <w:rStyle w:val="ui-provider"/>
                <w:color w:val="FF0000"/>
              </w:rPr>
              <w:t>One time</w:t>
            </w:r>
            <w:r w:rsidRPr="00844A1C">
              <w:rPr>
                <w:rStyle w:val="ui-provider"/>
                <w:rFonts w:cs="CordiaUPC"/>
                <w:color w:val="FF0000"/>
                <w:cs/>
              </w:rPr>
              <w:t>/</w:t>
            </w:r>
            <w:r w:rsidRPr="00844A1C">
              <w:rPr>
                <w:rStyle w:val="ui-provider"/>
                <w:color w:val="FF0000"/>
              </w:rPr>
              <w:t>Recurring</w:t>
            </w:r>
            <w:r w:rsidRPr="00844A1C">
              <w:rPr>
                <w:rStyle w:val="ui-provider"/>
                <w:rFonts w:cs="CordiaUPC"/>
                <w:color w:val="FF0000"/>
                <w:cs/>
              </w:rPr>
              <w:t>)</w:t>
            </w:r>
            <w:r>
              <w:rPr>
                <w:rFonts w:hint="cs"/>
                <w:cs/>
              </w:rPr>
              <w:t xml:space="preserve"> ไมสามารถมีค่าเป็น </w:t>
            </w:r>
            <w:r>
              <w:rPr>
                <w:rFonts w:cs="Angsana New"/>
                <w:cs/>
              </w:rPr>
              <w:t>“</w:t>
            </w:r>
            <w:r>
              <w:t>Send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>ได้</w:t>
            </w:r>
          </w:p>
        </w:tc>
        <w:tc>
          <w:tcPr>
            <w:tcW w:w="735" w:type="pct"/>
          </w:tcPr>
          <w:p w:rsidR="003339B1" w:rsidP="003339B1" w:rsidRDefault="003339B1" w14:paraId="46C9D7EA" w14:textId="5BEE177C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3339B1" w:rsidTr="00753CB9" w14:paraId="3902C20D" w14:textId="77777777">
        <w:tc>
          <w:tcPr>
            <w:tcW w:w="778" w:type="pct"/>
          </w:tcPr>
          <w:p w:rsidRPr="00E77CF8" w:rsidR="003339B1" w:rsidP="003339B1" w:rsidRDefault="003339B1" w14:paraId="6D06D3E2" w14:textId="323DA9A7">
            <w:r>
              <w:t>00004</w:t>
            </w:r>
          </w:p>
        </w:tc>
        <w:tc>
          <w:tcPr>
            <w:tcW w:w="1626" w:type="pct"/>
          </w:tcPr>
          <w:p w:rsidR="003339B1" w:rsidP="003339B1" w:rsidRDefault="003339B1" w14:paraId="45C194C7" w14:textId="77777777">
            <w:r>
              <w:t xml:space="preserve">Send SMS Delete Flag is required when Product Class is </w:t>
            </w:r>
            <w:r>
              <w:rPr>
                <w:rFonts w:cs="Angsana New"/>
                <w:cs/>
              </w:rPr>
              <w:t>“</w:t>
            </w:r>
            <w:r>
              <w:t>Main</w:t>
            </w:r>
            <w:r>
              <w:rPr>
                <w:rFonts w:cs="Angsana New"/>
                <w:cs/>
              </w:rPr>
              <w:t>”.</w:t>
            </w:r>
          </w:p>
          <w:p w:rsidR="003339B1" w:rsidP="003339B1" w:rsidRDefault="003339B1" w14:paraId="67AC98EE" w14:textId="77777777"/>
          <w:p w:rsidR="003339B1" w:rsidP="003339B1" w:rsidRDefault="003339B1" w14:paraId="6DDA1BCD" w14:textId="678DC36F">
            <w:r>
              <w:t xml:space="preserve">Send SMS Delete Flag is required when PO Group is </w:t>
            </w:r>
            <w:r>
              <w:rPr>
                <w:rFonts w:cs="Angsana New"/>
                <w:cs/>
              </w:rPr>
              <w:t>“</w:t>
            </w:r>
            <w:r>
              <w:t>IR</w:t>
            </w:r>
            <w:r>
              <w:rPr>
                <w:rFonts w:cs="Angsana New"/>
                <w:cs/>
              </w:rPr>
              <w:t>”.</w:t>
            </w:r>
          </w:p>
          <w:p w:rsidR="003339B1" w:rsidP="003339B1" w:rsidRDefault="003339B1" w14:paraId="39FB7DE3" w14:textId="6373D5B3"/>
        </w:tc>
        <w:tc>
          <w:tcPr>
            <w:tcW w:w="1861" w:type="pct"/>
          </w:tcPr>
          <w:p w:rsidR="003339B1" w:rsidP="003339B1" w:rsidRDefault="003339B1" w14:paraId="64BBDEDE" w14:textId="77777777">
            <w:pPr>
              <w:spacing w:line="240" w:lineRule="auto"/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customerType </w:t>
            </w:r>
            <w:r>
              <w:rPr>
                <w:rFonts w:cs="Angsana New"/>
                <w:cs/>
              </w:rPr>
              <w:t>= “</w:t>
            </w:r>
            <w:r>
              <w:t>Post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>
              <w:t>All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Product Class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t>Main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ดังนั้น </w:t>
            </w:r>
            <w:r>
              <w:t xml:space="preserve">Send SMS Delete Flag </w:t>
            </w:r>
            <w:r>
              <w:rPr>
                <w:cs/>
              </w:rPr>
              <w:t xml:space="preserve">จะต้องเป็น </w:t>
            </w:r>
            <w:r>
              <w:t>Mandatory</w:t>
            </w:r>
          </w:p>
          <w:p w:rsidR="003339B1" w:rsidP="003339B1" w:rsidRDefault="003339B1" w14:paraId="1661DC78" w14:textId="77777777">
            <w:pPr>
              <w:spacing w:after="0"/>
            </w:pPr>
          </w:p>
          <w:p w:rsidR="003339B1" w:rsidP="003339B1" w:rsidRDefault="003339B1" w14:paraId="00193FD1" w14:textId="65A9C95A">
            <w:pPr>
              <w:spacing w:line="240" w:lineRule="auto"/>
            </w:pPr>
            <w:r>
              <w:rPr>
                <w:rFonts w:hint="cs"/>
                <w:cs/>
              </w:rPr>
              <w:t xml:space="preserve">และอีกเงื่อนไขคือ </w:t>
            </w:r>
            <w:r>
              <w:br/>
            </w:r>
            <w:r>
              <w:t xml:space="preserve">PO Group </w:t>
            </w:r>
            <w:r>
              <w:rPr>
                <w:rFonts w:cs="CordiaUPC"/>
                <w:cs/>
              </w:rPr>
              <w:t>= “</w:t>
            </w:r>
            <w:r>
              <w:t>IR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และ ทุก </w:t>
            </w:r>
            <w:r>
              <w:t xml:space="preserve">Customer Type </w:t>
            </w:r>
            <w:r>
              <w:rPr>
                <w:rFonts w:hint="cs"/>
                <w:cs/>
              </w:rPr>
              <w:t xml:space="preserve">และ ทุก </w:t>
            </w:r>
            <w:r>
              <w:t xml:space="preserve">Product Class </w:t>
            </w:r>
            <w:r>
              <w:rPr>
                <w:rFonts w:hint="cs"/>
                <w:cs/>
              </w:rPr>
              <w:t xml:space="preserve">ดังนั้น </w:t>
            </w:r>
            <w:r>
              <w:t xml:space="preserve">Send SMS Delete Flag </w:t>
            </w:r>
            <w:r>
              <w:rPr>
                <w:cs/>
              </w:rPr>
              <w:t xml:space="preserve">จะต้องเป็น </w:t>
            </w:r>
            <w:r>
              <w:t>Mandatory</w:t>
            </w:r>
          </w:p>
        </w:tc>
        <w:tc>
          <w:tcPr>
            <w:tcW w:w="735" w:type="pct"/>
          </w:tcPr>
          <w:p w:rsidR="003339B1" w:rsidP="003339B1" w:rsidRDefault="003339B1" w14:paraId="63B1D9F0" w14:textId="0B16BF3A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3339B1" w:rsidTr="00753CB9" w14:paraId="5667C694" w14:textId="77777777">
        <w:tc>
          <w:tcPr>
            <w:tcW w:w="778" w:type="pct"/>
          </w:tcPr>
          <w:p w:rsidRPr="00E77CF8" w:rsidR="003339B1" w:rsidP="003339B1" w:rsidRDefault="003339B1" w14:paraId="3428D5E7" w14:textId="70572F3D">
            <w:r>
              <w:t>00004</w:t>
            </w:r>
          </w:p>
        </w:tc>
        <w:tc>
          <w:tcPr>
            <w:tcW w:w="1626" w:type="pct"/>
          </w:tcPr>
          <w:p w:rsidR="003339B1" w:rsidP="003339B1" w:rsidRDefault="003339B1" w14:paraId="1DA2D876" w14:textId="3483C0F7">
            <w:r>
              <w:t xml:space="preserve">SMS Delete 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t xml:space="preserve"> is required when {1}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3339B1" w:rsidP="003339B1" w:rsidRDefault="003339B1" w14:paraId="2EC1327E" w14:textId="77777777">
            <w:pPr>
              <w:spacing w:line="256" w:lineRule="auto"/>
            </w:pPr>
            <w:r>
              <w:rPr>
                <w:rFonts w:hint="cs"/>
                <w:cs/>
              </w:rPr>
              <w:t xml:space="preserve">ถ้า </w:t>
            </w:r>
          </w:p>
          <w:p w:rsidRPr="00FF77EE" w:rsidR="003339B1" w:rsidP="003339B1" w:rsidRDefault="003339B1" w14:paraId="62A2A176" w14:textId="77777777">
            <w:pPr>
              <w:pStyle w:val="ListParagraph"/>
              <w:numPr>
                <w:ilvl w:val="0"/>
                <w:numId w:val="317"/>
              </w:numPr>
              <w:spacing w:line="256" w:lineRule="auto"/>
            </w:pPr>
            <w:r>
              <w:t xml:space="preserve">customerType </w:t>
            </w:r>
            <w:r>
              <w:rPr>
                <w:rFonts w:cs="Angsana New"/>
                <w:cs/>
              </w:rPr>
              <w:t>= “</w:t>
            </w:r>
            <w:r>
              <w:t>Post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>
              <w:t>All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Product Class </w:t>
            </w:r>
            <w:r>
              <w:rPr>
                <w:rFonts w:hint="cs"/>
                <w:cs/>
              </w:rPr>
              <w:t xml:space="preserve">มีค่าเป็น </w:t>
            </w:r>
            <w:r w:rsidRPr="00F11474">
              <w:rPr>
                <w:rFonts w:cs="Angsana New"/>
                <w:cs/>
              </w:rPr>
              <w:t>“</w:t>
            </w:r>
            <w:r>
              <w:t>Main</w:t>
            </w:r>
            <w:r w:rsidRPr="00F11474">
              <w:rPr>
                <w:rFonts w:cs="Angsana New"/>
                <w:cs/>
              </w:rPr>
              <w:t xml:space="preserve">” </w:t>
            </w:r>
          </w:p>
          <w:p w:rsidR="003339B1" w:rsidP="003339B1" w:rsidRDefault="003339B1" w14:paraId="2401A89E" w14:textId="77777777">
            <w:pPr>
              <w:pStyle w:val="ListParagraph"/>
              <w:numPr>
                <w:ilvl w:val="0"/>
                <w:numId w:val="317"/>
              </w:numPr>
              <w:spacing w:line="256" w:lineRule="auto"/>
            </w:pPr>
            <w:r>
              <w:rPr>
                <w:rFonts w:hint="cs"/>
                <w:cs/>
              </w:rPr>
              <w:t xml:space="preserve">หรือ </w:t>
            </w:r>
            <w:r>
              <w:t>Send SMS Delete Flag</w:t>
            </w:r>
            <w:r>
              <w:rPr>
                <w:rFonts w:hint="cs"/>
                <w:cs/>
              </w:rPr>
              <w:t xml:space="preserve"> มีค่าเป็น </w:t>
            </w:r>
            <w:r w:rsidRPr="00F11474">
              <w:rPr>
                <w:rFonts w:cs="Angsana New"/>
                <w:cs/>
              </w:rPr>
              <w:t>“</w:t>
            </w:r>
            <w:r>
              <w:t>Send</w:t>
            </w:r>
            <w:r w:rsidRPr="00F11474">
              <w:rPr>
                <w:rFonts w:cs="Angsana New"/>
                <w:cs/>
              </w:rPr>
              <w:t>”</w:t>
            </w:r>
            <w:r>
              <w:rPr>
                <w:rFonts w:hint="cs"/>
                <w:cs/>
              </w:rPr>
              <w:t xml:space="preserve"> </w:t>
            </w:r>
          </w:p>
          <w:p w:rsidR="003339B1" w:rsidP="003339B1" w:rsidRDefault="003339B1" w14:paraId="546E9ECA" w14:textId="14192734">
            <w:pPr>
              <w:spacing w:line="256" w:lineRule="auto"/>
            </w:pPr>
            <w:r>
              <w:rPr>
                <w:rFonts w:hint="cs"/>
                <w:cs/>
              </w:rPr>
              <w:t xml:space="preserve">ดังนั้น </w:t>
            </w:r>
            <w:r>
              <w:t xml:space="preserve">SMS Delete </w:t>
            </w:r>
            <w:r w:rsidRPr="00A235B3">
              <w:t>{</w:t>
            </w:r>
            <w:r w:rsidRPr="00F11474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 w:rsidRPr="00F11474">
              <w:rPr>
                <w:rFonts w:cs="Angsana New"/>
                <w:cs/>
              </w:rPr>
              <w:t xml:space="preserve"> </w:t>
            </w:r>
            <w:r>
              <w:rPr>
                <w:cs/>
              </w:rPr>
              <w:t xml:space="preserve">จะต้องเป็น </w:t>
            </w:r>
            <w:r>
              <w:t>Mandatory</w:t>
            </w:r>
          </w:p>
          <w:p w:rsidR="003339B1" w:rsidP="003339B1" w:rsidRDefault="003339B1" w14:paraId="32CE8D64" w14:textId="77777777">
            <w:pPr>
              <w:spacing w:line="256" w:lineRule="auto"/>
            </w:pPr>
            <w:r>
              <w:rPr>
                <w:rFonts w:hint="cs"/>
                <w:cs/>
              </w:rPr>
              <w:t>สำหรับ</w:t>
            </w:r>
            <w:r>
              <w:t xml:space="preserve"> customerType </w:t>
            </w:r>
            <w:r>
              <w:rPr>
                <w:rFonts w:cs="Angsana New"/>
                <w:cs/>
              </w:rPr>
              <w:t>= “</w:t>
            </w:r>
            <w:r>
              <w:t>Post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>
              <w:t>All</w:t>
            </w:r>
            <w:r>
              <w:rPr>
                <w:rFonts w:cs="Angsana New"/>
                <w:cs/>
              </w:rPr>
              <w:t>”</w:t>
            </w:r>
          </w:p>
          <w:p w:rsidR="003339B1" w:rsidP="003339B1" w:rsidRDefault="003339B1" w14:paraId="3912FF48" w14:textId="77777777">
            <w:pPr>
              <w:spacing w:line="256" w:lineRule="auto"/>
              <w:rPr>
                <w:cs/>
              </w:rPr>
            </w:pPr>
            <w:r>
              <w:t xml:space="preserve">{1} </w:t>
            </w:r>
            <w:r>
              <w:rPr>
                <w:rFonts w:cs="Angsana New"/>
                <w:cs/>
              </w:rPr>
              <w:t xml:space="preserve">= </w:t>
            </w:r>
            <w:r>
              <w:t xml:space="preserve">Product Class is </w:t>
            </w:r>
            <w:r>
              <w:rPr>
                <w:rFonts w:cs="Angsana New"/>
                <w:cs/>
              </w:rPr>
              <w:t>“</w:t>
            </w:r>
            <w:r>
              <w:t>Main</w:t>
            </w:r>
            <w:r>
              <w:rPr>
                <w:rFonts w:cs="Angsana New"/>
                <w:cs/>
              </w:rPr>
              <w:t xml:space="preserve">” </w:t>
            </w:r>
            <w:r>
              <w:t>or Send SMS Delete Flag</w:t>
            </w:r>
            <w:r>
              <w:rPr>
                <w:rFonts w:hint="cs"/>
                <w:cs/>
              </w:rPr>
              <w:t xml:space="preserve"> </w:t>
            </w:r>
            <w:r>
              <w:t>is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“</w:t>
            </w:r>
            <w:r>
              <w:t>Send</w:t>
            </w:r>
            <w:r>
              <w:rPr>
                <w:rFonts w:cs="Angsana New"/>
                <w:cs/>
              </w:rPr>
              <w:t>”.</w:t>
            </w:r>
          </w:p>
          <w:p w:rsidR="003339B1" w:rsidP="003339B1" w:rsidRDefault="003339B1" w14:paraId="28D851B6" w14:textId="77777777">
            <w:pPr>
              <w:spacing w:line="256" w:lineRule="auto"/>
              <w:rPr>
                <w:cs/>
              </w:rPr>
            </w:pPr>
            <w:r>
              <w:rPr>
                <w:rFonts w:hint="cs"/>
                <w:cs/>
              </w:rPr>
              <w:t>ถ้าไม่ใช่</w:t>
            </w:r>
          </w:p>
          <w:p w:rsidR="003339B1" w:rsidP="003339B1" w:rsidRDefault="003339B1" w14:paraId="4164E0B7" w14:textId="77777777">
            <w:pPr>
              <w:spacing w:line="256" w:lineRule="auto"/>
            </w:pPr>
            <w:r>
              <w:t>{1}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 xml:space="preserve">= </w:t>
            </w:r>
            <w:r>
              <w:t>Send SMS Delete Flag</w:t>
            </w:r>
            <w:r>
              <w:rPr>
                <w:rFonts w:hint="cs"/>
                <w:cs/>
              </w:rPr>
              <w:t xml:space="preserve"> </w:t>
            </w:r>
            <w:r>
              <w:t>is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“</w:t>
            </w:r>
            <w:r>
              <w:t>Send</w:t>
            </w:r>
            <w:r>
              <w:rPr>
                <w:rFonts w:cs="Angsana New"/>
                <w:cs/>
              </w:rPr>
              <w:t>”.</w:t>
            </w:r>
          </w:p>
          <w:p w:rsidR="003339B1" w:rsidP="003339B1" w:rsidRDefault="003339B1" w14:paraId="7A63ED44" w14:textId="77777777">
            <w:pPr>
              <w:spacing w:line="240" w:lineRule="auto"/>
            </w:pPr>
          </w:p>
          <w:p w:rsidR="003339B1" w:rsidP="003339B1" w:rsidRDefault="003339B1" w14:paraId="6692500C" w14:textId="77777777">
            <w:pPr>
              <w:spacing w:after="0"/>
            </w:pPr>
          </w:p>
          <w:p w:rsidRPr="007F0992" w:rsidR="003339B1" w:rsidP="003339B1" w:rsidRDefault="003339B1" w14:paraId="1C23067C" w14:textId="2BCBE0D8">
            <w:pPr>
              <w:spacing w:line="256" w:lineRule="auto"/>
              <w:rPr>
                <w:cs/>
              </w:rPr>
            </w:pPr>
            <w:r>
              <w:rPr>
                <w:rFonts w:hint="cs"/>
                <w:cs/>
              </w:rPr>
              <w:t xml:space="preserve">และอีกเงื่อนไขคือ </w:t>
            </w:r>
            <w:r>
              <w:br/>
            </w:r>
            <w:r>
              <w:t xml:space="preserve">PO Group </w:t>
            </w:r>
            <w:r>
              <w:rPr>
                <w:rFonts w:cs="CordiaUPC"/>
                <w:cs/>
              </w:rPr>
              <w:t>= “</w:t>
            </w:r>
            <w:r>
              <w:t>IR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และ ทุก </w:t>
            </w:r>
            <w:r>
              <w:t xml:space="preserve">Customer Type </w:t>
            </w:r>
            <w:r>
              <w:rPr>
                <w:rFonts w:hint="cs"/>
                <w:cs/>
              </w:rPr>
              <w:t xml:space="preserve">และ ทุก </w:t>
            </w:r>
            <w:r>
              <w:t xml:space="preserve">Product Class </w:t>
            </w:r>
            <w:r>
              <w:rPr>
                <w:rFonts w:hint="cs"/>
                <w:cs/>
              </w:rPr>
              <w:t xml:space="preserve">ดังนั้น </w:t>
            </w:r>
            <w:r>
              <w:t xml:space="preserve">SMS Delete </w:t>
            </w:r>
            <w:r w:rsidRPr="00A235B3">
              <w:t>{</w:t>
            </w:r>
            <w:r w:rsidRPr="00F11474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 w:rsidRPr="00F11474">
              <w:rPr>
                <w:rFonts w:cs="Angsana New"/>
                <w:cs/>
              </w:rPr>
              <w:t xml:space="preserve"> </w:t>
            </w:r>
            <w:r>
              <w:rPr>
                <w:cs/>
              </w:rPr>
              <w:t xml:space="preserve">จะต้องเป็น </w:t>
            </w:r>
            <w:r>
              <w:t>Mandatory</w:t>
            </w:r>
          </w:p>
          <w:p w:rsidR="003339B1" w:rsidP="003339B1" w:rsidRDefault="003339B1" w14:paraId="06BC8F7A" w14:textId="77777777">
            <w:pPr>
              <w:spacing w:line="256" w:lineRule="auto"/>
            </w:pPr>
            <w:r>
              <w:t>{1}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 xml:space="preserve">= </w:t>
            </w:r>
            <w:r>
              <w:t>Send SMS Delete Flag</w:t>
            </w:r>
            <w:r>
              <w:rPr>
                <w:rFonts w:hint="cs"/>
                <w:cs/>
              </w:rPr>
              <w:t xml:space="preserve"> </w:t>
            </w:r>
            <w:r>
              <w:t>is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“</w:t>
            </w:r>
            <w:r>
              <w:t>Send</w:t>
            </w:r>
            <w:r>
              <w:rPr>
                <w:rFonts w:cs="Angsana New"/>
                <w:cs/>
              </w:rPr>
              <w:t>”.</w:t>
            </w:r>
          </w:p>
          <w:p w:rsidR="003339B1" w:rsidP="003339B1" w:rsidRDefault="003339B1" w14:paraId="0B56DCAB" w14:textId="0AD8F94A">
            <w:pPr>
              <w:spacing w:line="256" w:lineRule="auto"/>
            </w:pPr>
          </w:p>
        </w:tc>
        <w:tc>
          <w:tcPr>
            <w:tcW w:w="735" w:type="pct"/>
          </w:tcPr>
          <w:p w:rsidR="003339B1" w:rsidP="003339B1" w:rsidRDefault="003339B1" w14:paraId="1E5C4FA2" w14:textId="3FFC281F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3339B1" w:rsidTr="00753CB9" w14:paraId="511146E6" w14:textId="77777777">
        <w:tc>
          <w:tcPr>
            <w:tcW w:w="778" w:type="pct"/>
          </w:tcPr>
          <w:p w:rsidRPr="000C4DB8" w:rsidR="003339B1" w:rsidP="003339B1" w:rsidRDefault="003339B1" w14:paraId="184B654C" w14:textId="77777777">
            <w:r w:rsidRPr="00E77CF8">
              <w:t>00025</w:t>
            </w:r>
          </w:p>
        </w:tc>
        <w:tc>
          <w:tcPr>
            <w:tcW w:w="1626" w:type="pct"/>
          </w:tcPr>
          <w:p w:rsidR="003339B1" w:rsidP="003339B1" w:rsidRDefault="003339B1" w14:paraId="5A0DDC14" w14:textId="77777777">
            <w:pPr>
              <w:spacing w:line="240" w:lineRule="auto"/>
            </w:pPr>
            <w:r>
              <w:rPr>
                <w:rFonts w:hint="cs"/>
                <w:cs/>
              </w:rPr>
              <w:t>ถ้า</w:t>
            </w:r>
            <w:r>
              <w:rPr>
                <w:rFonts w:cs="CordiaUPC"/>
                <w:cs/>
              </w:rPr>
              <w:t xml:space="preserve"> 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rPr>
                <w:rFonts w:cs="CordiaUPC"/>
                <w:cs/>
              </w:rPr>
              <w:t xml:space="preserve"> = “</w:t>
            </w:r>
            <w:r>
              <w:t>TH</w:t>
            </w:r>
            <w:r>
              <w:rPr>
                <w:rFonts w:cs="CordiaUPC"/>
                <w:cs/>
              </w:rPr>
              <w:t>”</w:t>
            </w:r>
          </w:p>
          <w:p w:rsidR="003339B1" w:rsidP="003339B1" w:rsidRDefault="003339B1" w14:paraId="60C0C5ED" w14:textId="121B297A">
            <w:pPr>
              <w:spacing w:line="240" w:lineRule="auto"/>
            </w:pPr>
            <w:r>
              <w:t xml:space="preserve">SMS Delete 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rPr>
                <w:rFonts w:cs="Angsana New"/>
                <w:cs/>
              </w:rPr>
              <w:t xml:space="preserve"> </w:t>
            </w:r>
            <w:r>
              <w:t>can</w:t>
            </w:r>
            <w:r w:rsidRPr="00755E0A">
              <w:t>not</w:t>
            </w:r>
            <w:r>
              <w:t xml:space="preserve"> contain Special characters </w:t>
            </w:r>
            <w:r>
              <w:rPr>
                <w:rFonts w:cs="Angsana New"/>
                <w:cs/>
              </w:rPr>
              <w:t>( “</w:t>
            </w:r>
            <w:r>
              <w:rPr>
                <w:color w:val="000000"/>
              </w:rPr>
              <w:t xml:space="preserve">| ^ </w:t>
            </w:r>
            <w:r>
              <w:rPr>
                <w:rFonts w:cs="Angsana New"/>
                <w:color w:val="000000"/>
                <w:cs/>
              </w:rPr>
              <w:t>‘</w:t>
            </w:r>
            <w:r>
              <w:rPr>
                <w:color w:val="000000"/>
              </w:rPr>
              <w:t xml:space="preserve">  </w:t>
            </w:r>
            <w:r>
              <w:rPr>
                <w:rFonts w:cs="Angsana New"/>
                <w:color w:val="000000"/>
                <w:cs/>
              </w:rPr>
              <w:t>–</w:t>
            </w:r>
            <w:r>
              <w:rPr>
                <w:rFonts w:cs="Angsana New"/>
                <w:cs/>
              </w:rPr>
              <w:t xml:space="preserve">” </w:t>
            </w:r>
            <w:r>
              <w:t>and Double Space and Start or End with</w:t>
            </w:r>
            <w:r>
              <w:rPr>
                <w:rFonts w:hint="cs"/>
                <w:cs/>
              </w:rPr>
              <w:t xml:space="preserve"> </w:t>
            </w:r>
            <w:r>
              <w:t>Space</w:t>
            </w:r>
            <w:r>
              <w:rPr>
                <w:rFonts w:cs="Angsana New"/>
                <w:cs/>
              </w:rPr>
              <w:t>).</w:t>
            </w:r>
          </w:p>
          <w:p w:rsidR="003339B1" w:rsidP="003339B1" w:rsidRDefault="003339B1" w14:paraId="5E760D0E" w14:textId="77777777">
            <w:pPr>
              <w:spacing w:line="240" w:lineRule="auto"/>
            </w:pPr>
            <w:r>
              <w:rPr>
                <w:rFonts w:hint="cs"/>
                <w:cs/>
              </w:rPr>
              <w:t>ถ้าไม่ใช่</w:t>
            </w:r>
          </w:p>
          <w:p w:rsidR="003339B1" w:rsidP="003339B1" w:rsidRDefault="003339B1" w14:paraId="1F79DD71" w14:textId="151AF0F2">
            <w:r>
              <w:t xml:space="preserve">SMS Delete 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t xml:space="preserve"> cannot contain</w:t>
            </w:r>
            <w:r>
              <w:rPr>
                <w:rFonts w:cs="CordiaUPC"/>
                <w:cs/>
              </w:rPr>
              <w:t xml:space="preserve"> </w:t>
            </w:r>
            <w:r w:rsidRPr="00755E0A">
              <w:t>Thai and</w:t>
            </w:r>
            <w:r>
              <w:t xml:space="preserve"> Special characters </w:t>
            </w:r>
            <w:r>
              <w:rPr>
                <w:rFonts w:cs="Angsana New"/>
                <w:cs/>
              </w:rPr>
              <w:t>( “</w:t>
            </w:r>
            <w:r>
              <w:rPr>
                <w:color w:val="000000"/>
              </w:rPr>
              <w:t xml:space="preserve">| ^ </w:t>
            </w:r>
            <w:r>
              <w:rPr>
                <w:rFonts w:cs="Angsana New"/>
                <w:color w:val="000000"/>
                <w:cs/>
              </w:rPr>
              <w:t>‘</w:t>
            </w:r>
            <w:r>
              <w:rPr>
                <w:color w:val="000000"/>
              </w:rPr>
              <w:t xml:space="preserve">  </w:t>
            </w:r>
            <w:r>
              <w:rPr>
                <w:rFonts w:cs="Angsana New"/>
                <w:color w:val="000000"/>
                <w:cs/>
              </w:rPr>
              <w:t>–</w:t>
            </w:r>
            <w:r>
              <w:rPr>
                <w:rFonts w:cs="Angsana New"/>
                <w:cs/>
              </w:rPr>
              <w:t xml:space="preserve">” </w:t>
            </w:r>
            <w:r>
              <w:t>and Double Space and Start or End with</w:t>
            </w:r>
            <w:r>
              <w:rPr>
                <w:rFonts w:hint="cs"/>
                <w:cs/>
              </w:rPr>
              <w:t xml:space="preserve"> </w:t>
            </w:r>
            <w:r>
              <w:t>Space</w:t>
            </w:r>
            <w:r>
              <w:rPr>
                <w:rFonts w:cs="Angsana New"/>
                <w:cs/>
              </w:rPr>
              <w:t>).</w:t>
            </w:r>
          </w:p>
        </w:tc>
        <w:tc>
          <w:tcPr>
            <w:tcW w:w="1861" w:type="pct"/>
          </w:tcPr>
          <w:p w:rsidR="003339B1" w:rsidP="003339B1" w:rsidRDefault="003339B1" w14:paraId="7442DB86" w14:textId="77777777">
            <w:pPr>
              <w:spacing w:line="240" w:lineRule="auto"/>
            </w:pPr>
            <w:r>
              <w:rPr>
                <w:rFonts w:hint="cs"/>
                <w:cs/>
              </w:rPr>
              <w:t>ถ้า</w:t>
            </w:r>
            <w:r>
              <w:rPr>
                <w:rFonts w:cs="CordiaUPC"/>
                <w:cs/>
              </w:rPr>
              <w:t xml:space="preserve"> 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rPr>
                <w:rFonts w:cs="CordiaUPC"/>
                <w:cs/>
              </w:rPr>
              <w:t xml:space="preserve"> = “</w:t>
            </w:r>
            <w:r>
              <w:t>TH</w:t>
            </w:r>
            <w:r>
              <w:rPr>
                <w:rFonts w:cs="CordiaUPC"/>
                <w:cs/>
              </w:rPr>
              <w:t>”</w:t>
            </w:r>
          </w:p>
          <w:p w:rsidR="003339B1" w:rsidP="003339B1" w:rsidRDefault="003339B1" w14:paraId="213100CF" w14:textId="6C9409EE">
            <w:pPr>
              <w:spacing w:line="256" w:lineRule="auto"/>
              <w:rPr>
                <w:cs/>
              </w:rPr>
            </w:pPr>
            <w:r>
              <w:t xml:space="preserve">SMS Delete 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rPr>
                <w:rFonts w:hint="cs"/>
                <w:cs/>
              </w:rPr>
              <w:t xml:space="preserve"> จะไม่สามารถมีอักขระพิเศษได้</w:t>
            </w:r>
          </w:p>
          <w:p w:rsidR="003339B1" w:rsidP="003339B1" w:rsidRDefault="003339B1" w14:paraId="4B9A196C" w14:textId="77777777">
            <w:pPr>
              <w:spacing w:line="240" w:lineRule="auto"/>
            </w:pPr>
            <w:r>
              <w:rPr>
                <w:rFonts w:hint="cs"/>
                <w:cs/>
              </w:rPr>
              <w:t>ถ้าไม่ใช่</w:t>
            </w:r>
          </w:p>
          <w:p w:rsidR="003339B1" w:rsidP="003339B1" w:rsidRDefault="003339B1" w14:paraId="71CE10E2" w14:textId="7FEA4606">
            <w:pPr>
              <w:spacing w:line="240" w:lineRule="auto"/>
            </w:pPr>
            <w:r>
              <w:t xml:space="preserve">SMS Delete 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rPr>
                <w:rFonts w:hint="cs"/>
                <w:cs/>
              </w:rPr>
              <w:t xml:space="preserve"> จะไม่สามารถมีภาษาไทยและอักขระพิเศษได้</w:t>
            </w:r>
          </w:p>
          <w:p w:rsidR="003339B1" w:rsidP="003339B1" w:rsidRDefault="003339B1" w14:paraId="6FF8C6FC" w14:textId="45F604E3">
            <w:r>
              <w:t xml:space="preserve">Special Character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color w:val="000000"/>
              </w:rPr>
              <w:t xml:space="preserve">| ^ </w:t>
            </w:r>
            <w:r>
              <w:rPr>
                <w:rFonts w:cs="Angsana New"/>
                <w:color w:val="000000"/>
                <w:cs/>
              </w:rPr>
              <w:t>‘</w:t>
            </w:r>
            <w:r>
              <w:rPr>
                <w:color w:val="000000"/>
              </w:rPr>
              <w:t xml:space="preserve">  </w:t>
            </w:r>
            <w:r>
              <w:rPr>
                <w:rFonts w:cs="Angsana New"/>
                <w:color w:val="000000"/>
                <w:cs/>
              </w:rPr>
              <w:t>– (</w:t>
            </w:r>
            <w:r>
              <w:rPr>
                <w:color w:val="000000"/>
              </w:rPr>
              <w:t>Long dash</w:t>
            </w:r>
            <w:r>
              <w:rPr>
                <w:rFonts w:cs="Angsana New"/>
                <w:color w:val="000000"/>
                <w:cs/>
              </w:rPr>
              <w:t>)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>และ</w:t>
            </w:r>
            <w:r>
              <w:t xml:space="preserve"> Space</w:t>
            </w:r>
            <w:r>
              <w:rPr>
                <w:rFonts w:hint="cs"/>
                <w:cs/>
              </w:rPr>
              <w:t xml:space="preserve">ติดกัน </w:t>
            </w:r>
            <w:r>
              <w:rPr>
                <w:cs/>
              </w:rPr>
              <w:t xml:space="preserve">และขึ้นต้นด้วย </w:t>
            </w:r>
            <w:r>
              <w:t>Space</w:t>
            </w:r>
            <w:r>
              <w:rPr>
                <w:rFonts w:hint="cs"/>
                <w:cs/>
              </w:rPr>
              <w:t xml:space="preserve"> และ </w:t>
            </w:r>
            <w:r>
              <w:t xml:space="preserve">Space </w:t>
            </w:r>
            <w:r>
              <w:rPr>
                <w:rFonts w:hint="cs"/>
                <w:cs/>
              </w:rPr>
              <w:t>ตัวสุดท้าย</w:t>
            </w:r>
          </w:p>
        </w:tc>
        <w:tc>
          <w:tcPr>
            <w:tcW w:w="735" w:type="pct"/>
          </w:tcPr>
          <w:p w:rsidR="003339B1" w:rsidP="003339B1" w:rsidRDefault="003339B1" w14:paraId="35F69DD2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3339B1" w:rsidTr="00753CB9" w14:paraId="252F7F2A" w14:textId="77777777">
        <w:tc>
          <w:tcPr>
            <w:tcW w:w="778" w:type="pct"/>
          </w:tcPr>
          <w:p w:rsidRPr="00E77CF8" w:rsidR="003339B1" w:rsidP="003339B1" w:rsidRDefault="003339B1" w14:paraId="279066A5" w14:textId="0E759A1F">
            <w:r>
              <w:t>00004</w:t>
            </w:r>
          </w:p>
        </w:tc>
        <w:tc>
          <w:tcPr>
            <w:tcW w:w="1626" w:type="pct"/>
          </w:tcPr>
          <w:p w:rsidR="003339B1" w:rsidP="003339B1" w:rsidRDefault="003339B1" w14:paraId="69BE8827" w14:textId="4F86A27D">
            <w:pPr>
              <w:spacing w:line="240" w:lineRule="auto"/>
              <w:rPr>
                <w:cs/>
              </w:rPr>
            </w:pPr>
            <w:r>
              <w:t>Send SMS Delete Flag is required when SMS Delete 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 xml:space="preserve"> langAbb</w:t>
            </w:r>
            <w:r>
              <w:t>}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Angsana New"/>
              </w:rPr>
              <w:t>is not null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3339B1" w:rsidP="003339B1" w:rsidRDefault="003339B1" w14:paraId="20F1E70D" w14:textId="77777777">
            <w:pPr>
              <w:spacing w:line="240" w:lineRule="auto"/>
            </w:pPr>
            <w:r>
              <w:t xml:space="preserve">SMS Delete Flag </w:t>
            </w:r>
            <w:r>
              <w:rPr>
                <w:cs/>
              </w:rPr>
              <w:t xml:space="preserve">จะต้องเป็น </w:t>
            </w:r>
            <w:r>
              <w:t>Mandatory</w:t>
            </w:r>
            <w:r>
              <w:rPr>
                <w:rFonts w:hint="cs"/>
                <w:cs/>
              </w:rPr>
              <w:t xml:space="preserve"> เมื่อ </w:t>
            </w:r>
            <w:r>
              <w:t>SMS Delete 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 xml:space="preserve"> langAbb</w:t>
            </w:r>
            <w:r>
              <w:t>}</w:t>
            </w:r>
            <w:r>
              <w:rPr>
                <w:rFonts w:hint="cs"/>
                <w:cs/>
              </w:rPr>
              <w:t xml:space="preserve"> มีค่า</w:t>
            </w:r>
          </w:p>
          <w:p w:rsidR="003339B1" w:rsidP="003339B1" w:rsidRDefault="003339B1" w14:paraId="7B39A0B5" w14:textId="77777777">
            <w:pPr>
              <w:spacing w:after="0"/>
            </w:pPr>
          </w:p>
          <w:p w:rsidRPr="00C0524A" w:rsidR="003339B1" w:rsidP="003339B1" w:rsidRDefault="003339B1" w14:paraId="4D7A338F" w14:textId="04E9672D">
            <w:pPr>
              <w:spacing w:line="240" w:lineRule="auto"/>
              <w:rPr>
                <w:cs/>
              </w:rPr>
            </w:pPr>
            <w:r>
              <w:rPr>
                <w:rFonts w:hint="cs"/>
                <w:cs/>
              </w:rPr>
              <w:t xml:space="preserve">และอีกเงื่อนไขคือ </w:t>
            </w:r>
            <w:r>
              <w:br/>
            </w:r>
            <w:r>
              <w:t xml:space="preserve">PO Group </w:t>
            </w:r>
            <w:r>
              <w:rPr>
                <w:rFonts w:cs="CordiaUPC"/>
                <w:cs/>
              </w:rPr>
              <w:t>= “</w:t>
            </w:r>
            <w:r>
              <w:t>IR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และ ทุก </w:t>
            </w:r>
            <w:r>
              <w:t xml:space="preserve">Customer Type </w:t>
            </w:r>
            <w:r>
              <w:rPr>
                <w:rFonts w:hint="cs"/>
                <w:cs/>
              </w:rPr>
              <w:t xml:space="preserve">และ ทุก </w:t>
            </w:r>
            <w:r>
              <w:t xml:space="preserve">Product Class </w:t>
            </w:r>
            <w:r>
              <w:rPr>
                <w:rFonts w:hint="cs"/>
                <w:cs/>
              </w:rPr>
              <w:t xml:space="preserve">ดังนั้น </w:t>
            </w:r>
            <w:r>
              <w:t xml:space="preserve">SMS Delete Flag </w:t>
            </w:r>
            <w:r>
              <w:rPr>
                <w:cs/>
              </w:rPr>
              <w:t xml:space="preserve">จะต้องเป็น </w:t>
            </w:r>
            <w:r>
              <w:t>Mandatory</w:t>
            </w:r>
            <w:r>
              <w:rPr>
                <w:rFonts w:hint="cs"/>
                <w:cs/>
              </w:rPr>
              <w:t xml:space="preserve"> เมื่อ </w:t>
            </w:r>
            <w:r>
              <w:t>SMS Delete 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 xml:space="preserve"> langAbb</w:t>
            </w:r>
            <w:r>
              <w:t>}</w:t>
            </w:r>
            <w:r>
              <w:rPr>
                <w:rFonts w:hint="cs"/>
                <w:cs/>
              </w:rPr>
              <w:t xml:space="preserve"> มีค่า</w:t>
            </w:r>
          </w:p>
        </w:tc>
        <w:tc>
          <w:tcPr>
            <w:tcW w:w="735" w:type="pct"/>
          </w:tcPr>
          <w:p w:rsidR="003339B1" w:rsidP="003339B1" w:rsidRDefault="003339B1" w14:paraId="6418C44C" w14:textId="0C8563A4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3339B1" w:rsidTr="00753CB9" w14:paraId="0EC8AFEA" w14:textId="77777777">
        <w:tc>
          <w:tcPr>
            <w:tcW w:w="778" w:type="pct"/>
          </w:tcPr>
          <w:p w:rsidR="003339B1" w:rsidP="003339B1" w:rsidRDefault="003339B1" w14:paraId="04171446" w14:textId="135A2A40">
            <w:r>
              <w:t>00004</w:t>
            </w:r>
          </w:p>
        </w:tc>
        <w:tc>
          <w:tcPr>
            <w:tcW w:w="1626" w:type="pct"/>
          </w:tcPr>
          <w:p w:rsidR="003339B1" w:rsidP="003339B1" w:rsidRDefault="003339B1" w14:paraId="04717F2D" w14:textId="1974996B">
            <w:r>
              <w:t>SMS Promote Pack is required when Customer Type is</w:t>
            </w:r>
            <w:r>
              <w:rPr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>“</w:t>
            </w:r>
            <w:r>
              <w:t>Post</w:t>
            </w:r>
            <w:r>
              <w:rPr>
                <w:rFonts w:hint="cs" w:cs="Angsana New"/>
                <w:cs/>
              </w:rPr>
              <w:t>-</w:t>
            </w:r>
            <w:r>
              <w:t>paid</w:t>
            </w:r>
            <w:r>
              <w:rPr>
                <w:rFonts w:hint="cs" w:cs="Angsana New"/>
                <w:cs/>
              </w:rPr>
              <w:t xml:space="preserve">” </w:t>
            </w:r>
            <w:r>
              <w:t>or</w:t>
            </w:r>
            <w:r>
              <w:rPr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>“</w:t>
            </w:r>
            <w:r>
              <w:t>All</w:t>
            </w:r>
            <w:r>
              <w:rPr>
                <w:rFonts w:hint="cs" w:cs="Angsana New"/>
                <w:cs/>
              </w:rPr>
              <w:t>”</w:t>
            </w:r>
          </w:p>
        </w:tc>
        <w:tc>
          <w:tcPr>
            <w:tcW w:w="1861" w:type="pct"/>
          </w:tcPr>
          <w:p w:rsidR="003339B1" w:rsidP="003339B1" w:rsidRDefault="003339B1" w14:paraId="1128883D" w14:textId="78337932">
            <w:pPr>
              <w:spacing w:line="256" w:lineRule="auto"/>
              <w:rPr>
                <w:cs/>
              </w:rPr>
            </w:pPr>
            <w:r>
              <w:rPr>
                <w:cs/>
              </w:rPr>
              <w:t xml:space="preserve">ถ้า </w:t>
            </w:r>
            <w:r>
              <w:t xml:space="preserve">customerType </w:t>
            </w:r>
            <w:r>
              <w:rPr>
                <w:cs/>
              </w:rPr>
              <w:t xml:space="preserve">มีค่าเป็น </w:t>
            </w:r>
            <w:r>
              <w:rPr>
                <w:rFonts w:hint="cs" w:cs="Angsana New"/>
                <w:cs/>
              </w:rPr>
              <w:t>“</w:t>
            </w:r>
            <w:r>
              <w:t>Post</w:t>
            </w:r>
            <w:r>
              <w:rPr>
                <w:rFonts w:hint="cs" w:cs="Angsana New"/>
                <w:cs/>
              </w:rPr>
              <w:t>-</w:t>
            </w:r>
            <w:r>
              <w:t>paid</w:t>
            </w:r>
            <w:r>
              <w:rPr>
                <w:rFonts w:hint="cs" w:cs="Angsana New"/>
                <w:cs/>
              </w:rPr>
              <w:t xml:space="preserve">” </w:t>
            </w:r>
            <w:r>
              <w:rPr>
                <w:cs/>
              </w:rPr>
              <w:t xml:space="preserve">หรือ </w:t>
            </w:r>
            <w:r>
              <w:rPr>
                <w:rFonts w:hint="cs" w:cs="Angsana New"/>
                <w:cs/>
              </w:rPr>
              <w:t>“</w:t>
            </w:r>
            <w:r>
              <w:t>All</w:t>
            </w:r>
            <w:r>
              <w:rPr>
                <w:rFonts w:hint="cs" w:cs="Angsana New"/>
                <w:cs/>
              </w:rPr>
              <w:t xml:space="preserve">” </w:t>
            </w:r>
            <w:r>
              <w:rPr>
                <w:cs/>
              </w:rPr>
              <w:t xml:space="preserve">ดังนั้น </w:t>
            </w:r>
            <w:r>
              <w:rPr>
                <w:rFonts w:hint="cs"/>
                <w:cs/>
              </w:rPr>
              <w:t xml:space="preserve"> </w:t>
            </w:r>
            <w:r>
              <w:t xml:space="preserve">smsPromotePackFlag </w:t>
            </w:r>
            <w:r>
              <w:rPr>
                <w:cs/>
              </w:rPr>
              <w:t xml:space="preserve">จะต้องเป็น </w:t>
            </w:r>
            <w:r>
              <w:t xml:space="preserve">Mandatory </w:t>
            </w:r>
          </w:p>
        </w:tc>
        <w:tc>
          <w:tcPr>
            <w:tcW w:w="735" w:type="pct"/>
          </w:tcPr>
          <w:p w:rsidR="003339B1" w:rsidP="003339B1" w:rsidRDefault="003339B1" w14:paraId="5AFF4A0D" w14:textId="08BCF9F1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3339B1" w:rsidTr="00753CB9" w14:paraId="0A06A985" w14:textId="77777777">
        <w:tc>
          <w:tcPr>
            <w:tcW w:w="778" w:type="pct"/>
          </w:tcPr>
          <w:p w:rsidR="003339B1" w:rsidP="003339B1" w:rsidRDefault="003339B1" w14:paraId="079FA1AF" w14:textId="4628FFB2">
            <w:r w:rsidRPr="00B91E66">
              <w:rPr>
                <w:rFonts w:cs="CordiaUPC"/>
              </w:rPr>
              <w:t>00001</w:t>
            </w:r>
          </w:p>
        </w:tc>
        <w:tc>
          <w:tcPr>
            <w:tcW w:w="1626" w:type="pct"/>
          </w:tcPr>
          <w:p w:rsidR="003339B1" w:rsidP="003339B1" w:rsidRDefault="003339B1" w14:paraId="120A615D" w14:textId="2DE629F4">
            <w:r>
              <w:t>Effective Start Date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3339B1" w:rsidP="003339B1" w:rsidRDefault="003339B1" w14:paraId="3345EC64" w14:textId="71E44AC2">
            <w:pPr>
              <w:spacing w:line="256" w:lineRule="auto"/>
              <w:rPr>
                <w:cs/>
              </w:rPr>
            </w:pPr>
            <w:r>
              <w:t>effectiveStartDate</w:t>
            </w:r>
            <w:r w:rsidRPr="00792590">
              <w:rPr>
                <w:rFonts w:hint="cs"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จะต้องเป็น </w:t>
            </w:r>
            <w:r w:rsidRPr="00792590"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="003339B1" w:rsidP="003339B1" w:rsidRDefault="003339B1" w14:paraId="1C8A8B17" w14:textId="77777777">
            <w:pPr>
              <w:rPr>
                <w:rFonts w:cs="CordiaUPC"/>
                <w:szCs w:val="36"/>
              </w:rPr>
            </w:pPr>
          </w:p>
        </w:tc>
      </w:tr>
      <w:tr w:rsidR="003339B1" w:rsidTr="00753CB9" w14:paraId="6062AC91" w14:textId="77777777">
        <w:tc>
          <w:tcPr>
            <w:tcW w:w="778" w:type="pct"/>
          </w:tcPr>
          <w:p w:rsidR="003339B1" w:rsidP="003339B1" w:rsidRDefault="003339B1" w14:paraId="50DCB9E3" w14:textId="5E14DB80">
            <w:r w:rsidRPr="00B91E66">
              <w:rPr>
                <w:rFonts w:cs="CordiaUPC"/>
              </w:rPr>
              <w:t>00001</w:t>
            </w:r>
          </w:p>
        </w:tc>
        <w:tc>
          <w:tcPr>
            <w:tcW w:w="1626" w:type="pct"/>
          </w:tcPr>
          <w:p w:rsidR="003339B1" w:rsidP="003339B1" w:rsidRDefault="003339B1" w14:paraId="3ED41F4B" w14:textId="6135B469">
            <w:r>
              <w:t>Effective End Date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3339B1" w:rsidP="003339B1" w:rsidRDefault="003339B1" w14:paraId="6AC15450" w14:textId="64570419">
            <w:pPr>
              <w:spacing w:line="256" w:lineRule="auto"/>
              <w:rPr>
                <w:cs/>
              </w:rPr>
            </w:pPr>
            <w:r>
              <w:t>effectiveEndDate</w:t>
            </w:r>
            <w:r w:rsidRPr="00792590">
              <w:rPr>
                <w:rFonts w:hint="cs" w:cs="Angsana New"/>
                <w:cs/>
              </w:rPr>
              <w:t xml:space="preserve"> จะต้องเป็น </w:t>
            </w:r>
            <w:r w:rsidRPr="00792590"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="003339B1" w:rsidP="003339B1" w:rsidRDefault="003339B1" w14:paraId="15CC79A0" w14:textId="77777777">
            <w:pPr>
              <w:rPr>
                <w:rFonts w:cs="CordiaUPC"/>
                <w:szCs w:val="36"/>
              </w:rPr>
            </w:pPr>
          </w:p>
        </w:tc>
      </w:tr>
      <w:tr w:rsidR="003339B1" w:rsidTr="00753CB9" w14:paraId="43E53801" w14:textId="77777777">
        <w:tc>
          <w:tcPr>
            <w:tcW w:w="778" w:type="pct"/>
          </w:tcPr>
          <w:p w:rsidR="003339B1" w:rsidP="003339B1" w:rsidRDefault="003339B1" w14:paraId="44830E6B" w14:textId="794518C2">
            <w:r w:rsidRPr="00EC5057">
              <w:rPr>
                <w:rFonts w:cs="CordiaUPC"/>
              </w:rPr>
              <w:t>000</w:t>
            </w:r>
            <w:r>
              <w:rPr>
                <w:rFonts w:cs="CordiaUPC"/>
              </w:rPr>
              <w:t>26</w:t>
            </w:r>
          </w:p>
        </w:tc>
        <w:tc>
          <w:tcPr>
            <w:tcW w:w="1626" w:type="pct"/>
          </w:tcPr>
          <w:p w:rsidR="003339B1" w:rsidP="003339B1" w:rsidRDefault="003339B1" w14:paraId="72CCED3E" w14:textId="6AD3B6F8">
            <w:r>
              <w:rPr>
                <w:rFonts w:cs="CordiaUPC"/>
              </w:rPr>
              <w:t xml:space="preserve">Effective Start </w:t>
            </w:r>
            <w:r w:rsidRPr="00B50A74">
              <w:rPr>
                <w:rFonts w:cs="CordiaUPC"/>
              </w:rPr>
              <w:t>Date</w:t>
            </w:r>
            <w:r w:rsidRPr="002259C2">
              <w:rPr>
                <w:rFonts w:cs="Angsana New"/>
                <w:cs/>
              </w:rPr>
              <w:t xml:space="preserve"> </w:t>
            </w:r>
            <w:r w:rsidRPr="00BC187A">
              <w:t xml:space="preserve">must be </w:t>
            </w:r>
            <w:r>
              <w:t>earlier</w:t>
            </w:r>
            <w:r w:rsidRPr="00BC187A">
              <w:t xml:space="preserve"> than or equal to </w:t>
            </w:r>
            <w:r>
              <w:rPr>
                <w:rFonts w:cs="CordiaUPC"/>
              </w:rPr>
              <w:t xml:space="preserve">Effective End </w:t>
            </w:r>
            <w:r w:rsidRPr="00B50A74">
              <w:rPr>
                <w:rFonts w:cs="CordiaUPC"/>
              </w:rPr>
              <w:t>Date</w:t>
            </w:r>
          </w:p>
        </w:tc>
        <w:tc>
          <w:tcPr>
            <w:tcW w:w="1861" w:type="pct"/>
          </w:tcPr>
          <w:p w:rsidR="003339B1" w:rsidP="003339B1" w:rsidRDefault="003339B1" w14:paraId="3AB66394" w14:textId="571F48E5">
            <w:pPr>
              <w:spacing w:line="256" w:lineRule="auto"/>
              <w:rPr>
                <w:cs/>
              </w:rPr>
            </w:pPr>
            <w:r>
              <w:t>effectiveStartDate</w:t>
            </w:r>
            <w:r w:rsidRPr="00792590">
              <w:rPr>
                <w:rFonts w:hint="cs"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จะต้องเป็นวันที่ที่มาก่อนหรือเท่ากับ </w:t>
            </w:r>
            <w:r>
              <w:t>effectiveEndDate</w:t>
            </w:r>
          </w:p>
        </w:tc>
        <w:tc>
          <w:tcPr>
            <w:tcW w:w="735" w:type="pct"/>
          </w:tcPr>
          <w:p w:rsidR="003339B1" w:rsidP="003339B1" w:rsidRDefault="003339B1" w14:paraId="0216E894" w14:textId="77777777">
            <w:pPr>
              <w:rPr>
                <w:rFonts w:cs="CordiaUPC"/>
                <w:szCs w:val="36"/>
              </w:rPr>
            </w:pPr>
          </w:p>
        </w:tc>
      </w:tr>
      <w:tr w:rsidR="003339B1" w:rsidTr="00753CB9" w14:paraId="3A6804A2" w14:textId="77777777">
        <w:tc>
          <w:tcPr>
            <w:tcW w:w="778" w:type="pct"/>
          </w:tcPr>
          <w:p w:rsidR="003339B1" w:rsidP="003339B1" w:rsidRDefault="003339B1" w14:paraId="441159A8" w14:textId="54CD50F7">
            <w:r>
              <w:t>00004</w:t>
            </w:r>
          </w:p>
        </w:tc>
        <w:tc>
          <w:tcPr>
            <w:tcW w:w="1626" w:type="pct"/>
          </w:tcPr>
          <w:p w:rsidR="003339B1" w:rsidP="003339B1" w:rsidRDefault="003339B1" w14:paraId="68A95DF7" w14:textId="0BF883EA">
            <w:r>
              <w:t>SMS Promote Pack {</w:t>
            </w:r>
            <w:r>
              <w:rPr>
                <w:rFonts w:ascii="Segoe UI" w:hAnsi="Segoe UI" w:cs="Segoe UI"/>
                <w:sz w:val="18"/>
                <w:szCs w:val="18"/>
              </w:rPr>
              <w:t>langAbb</w:t>
            </w:r>
            <w:r>
              <w:t xml:space="preserve">} is required </w:t>
            </w:r>
            <w:r>
              <w:rPr>
                <w:rFonts w:eastAsia="Times New Roman" w:cs="CordiaUPC"/>
              </w:rPr>
              <w:t>when</w:t>
            </w:r>
            <w:r>
              <w:rPr>
                <w:rFonts w:hint="cs" w:eastAsia="Times New Roman" w:cs="Angsana New"/>
                <w:cs/>
              </w:rPr>
              <w:t xml:space="preserve"> </w:t>
            </w:r>
            <w:r>
              <w:t xml:space="preserve">SMS Promote Pack Flag </w:t>
            </w:r>
            <w:r>
              <w:rPr>
                <w:rFonts w:eastAsia="Times New Roman" w:cs="CordiaUPC"/>
              </w:rPr>
              <w:t xml:space="preserve">is </w:t>
            </w:r>
            <w:r>
              <w:rPr>
                <w:rFonts w:hint="cs" w:eastAsia="Times New Roman" w:cs="Angsana New"/>
                <w:cs/>
              </w:rPr>
              <w:t>“</w:t>
            </w:r>
            <w:r>
              <w:rPr>
                <w:rFonts w:eastAsia="Times New Roman" w:cs="CordiaUPC"/>
              </w:rPr>
              <w:t>Send</w:t>
            </w:r>
            <w:r>
              <w:rPr>
                <w:rFonts w:hint="cs" w:eastAsia="Times New Roman" w:cs="Angsana New"/>
                <w:cs/>
              </w:rPr>
              <w:t>”</w:t>
            </w:r>
          </w:p>
        </w:tc>
        <w:tc>
          <w:tcPr>
            <w:tcW w:w="1861" w:type="pct"/>
          </w:tcPr>
          <w:p w:rsidR="003339B1" w:rsidP="003339B1" w:rsidRDefault="003339B1" w14:paraId="4486C810" w14:textId="3E151768">
            <w:pPr>
              <w:spacing w:line="256" w:lineRule="auto"/>
              <w:rPr>
                <w:cs/>
              </w:rPr>
            </w:pPr>
            <w:r>
              <w:rPr>
                <w:cs/>
              </w:rPr>
              <w:t xml:space="preserve">ถ้า </w:t>
            </w:r>
            <w:r>
              <w:t xml:space="preserve">smsPromotePackFlag </w:t>
            </w:r>
            <w:r>
              <w:rPr>
                <w:cs/>
              </w:rPr>
              <w:t xml:space="preserve">มีค่าเป็น </w:t>
            </w:r>
            <w:r>
              <w:rPr>
                <w:rFonts w:hint="cs" w:cs="Angsana New"/>
                <w:cs/>
              </w:rPr>
              <w:t>“</w:t>
            </w:r>
            <w:r>
              <w:t>Send</w:t>
            </w:r>
            <w:r>
              <w:rPr>
                <w:rFonts w:hint="cs" w:cs="Angsana New"/>
                <w:cs/>
              </w:rPr>
              <w:t>”</w:t>
            </w:r>
            <w:r>
              <w:rPr>
                <w:cs/>
              </w:rPr>
              <w:t xml:space="preserve"> ดังนั้น </w:t>
            </w:r>
            <w:r>
              <w:t>smsPromotePack {</w:t>
            </w:r>
            <w:r>
              <w:rPr>
                <w:rFonts w:ascii="Segoe UI" w:hAnsi="Segoe UI" w:cs="Segoe UI"/>
                <w:sz w:val="18"/>
                <w:szCs w:val="18"/>
              </w:rPr>
              <w:t>langAbb</w:t>
            </w:r>
            <w:r>
              <w:t>}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cs/>
              </w:rPr>
              <w:t xml:space="preserve">จะต้องเป็น </w:t>
            </w:r>
            <w:r>
              <w:t>Mandatory</w:t>
            </w:r>
          </w:p>
        </w:tc>
        <w:tc>
          <w:tcPr>
            <w:tcW w:w="735" w:type="pct"/>
          </w:tcPr>
          <w:p w:rsidR="003339B1" w:rsidP="003339B1" w:rsidRDefault="003339B1" w14:paraId="01B5E6E8" w14:textId="4A2FCF5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3339B1" w:rsidTr="00753CB9" w14:paraId="36460443" w14:textId="77777777">
        <w:tc>
          <w:tcPr>
            <w:tcW w:w="778" w:type="pct"/>
          </w:tcPr>
          <w:p w:rsidR="003339B1" w:rsidP="003339B1" w:rsidRDefault="003339B1" w14:paraId="43869717" w14:textId="27321F4A">
            <w:r>
              <w:t>00025</w:t>
            </w:r>
          </w:p>
        </w:tc>
        <w:tc>
          <w:tcPr>
            <w:tcW w:w="1626" w:type="pct"/>
          </w:tcPr>
          <w:p w:rsidR="003339B1" w:rsidP="003339B1" w:rsidRDefault="003339B1" w14:paraId="48E715D3" w14:textId="77777777">
            <w:pPr>
              <w:spacing w:line="240" w:lineRule="auto"/>
            </w:pPr>
            <w:r>
              <w:rPr>
                <w:rFonts w:hint="cs"/>
                <w:cs/>
              </w:rPr>
              <w:t>ถ้า</w:t>
            </w:r>
            <w:r>
              <w:rPr>
                <w:rFonts w:cs="CordiaUPC"/>
                <w:cs/>
              </w:rPr>
              <w:t xml:space="preserve"> 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rPr>
                <w:rFonts w:cs="CordiaUPC"/>
                <w:cs/>
              </w:rPr>
              <w:t xml:space="preserve"> = “</w:t>
            </w:r>
            <w:r>
              <w:t>TH</w:t>
            </w:r>
            <w:r>
              <w:rPr>
                <w:rFonts w:cs="CordiaUPC"/>
                <w:cs/>
              </w:rPr>
              <w:t>”</w:t>
            </w:r>
          </w:p>
          <w:p w:rsidR="003339B1" w:rsidP="003339B1" w:rsidRDefault="003339B1" w14:paraId="643D257A" w14:textId="77777777">
            <w:pPr>
              <w:spacing w:line="240" w:lineRule="auto"/>
            </w:pPr>
            <w:r>
              <w:t xml:space="preserve">SMS Promote Pack 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rPr>
                <w:rFonts w:cs="Angsana New"/>
                <w:cs/>
              </w:rPr>
              <w:t xml:space="preserve"> </w:t>
            </w:r>
            <w:r w:rsidRPr="00C352D5">
              <w:rPr>
                <w:bCs/>
              </w:rPr>
              <w:t>cannot contain</w:t>
            </w:r>
            <w:r>
              <w:rPr>
                <w:rFonts w:cs="CordiaUPC"/>
                <w:cs/>
              </w:rPr>
              <w:t xml:space="preserve"> </w:t>
            </w:r>
            <w:r>
              <w:t xml:space="preserve">Special characters </w:t>
            </w:r>
            <w:r>
              <w:rPr>
                <w:rFonts w:cs="Angsana New"/>
                <w:cs/>
              </w:rPr>
              <w:t>( “</w:t>
            </w:r>
            <w:r>
              <w:rPr>
                <w:color w:val="000000"/>
              </w:rPr>
              <w:t xml:space="preserve">| ^ </w:t>
            </w:r>
            <w:r>
              <w:rPr>
                <w:rFonts w:cs="Angsana New"/>
                <w:color w:val="000000"/>
                <w:cs/>
              </w:rPr>
              <w:t>‘</w:t>
            </w:r>
            <w:r>
              <w:rPr>
                <w:color w:val="000000"/>
              </w:rPr>
              <w:t xml:space="preserve">  </w:t>
            </w:r>
            <w:r>
              <w:rPr>
                <w:rFonts w:cs="Angsana New"/>
                <w:color w:val="000000"/>
                <w:cs/>
              </w:rPr>
              <w:t>–</w:t>
            </w:r>
            <w:r>
              <w:rPr>
                <w:rFonts w:cs="Angsana New"/>
                <w:cs/>
              </w:rPr>
              <w:t xml:space="preserve">” </w:t>
            </w:r>
            <w:r>
              <w:t>and Double Space and Start or End with</w:t>
            </w:r>
            <w:r>
              <w:rPr>
                <w:rFonts w:hint="cs"/>
                <w:cs/>
              </w:rPr>
              <w:t xml:space="preserve"> </w:t>
            </w:r>
            <w:r>
              <w:t>Space</w:t>
            </w:r>
            <w:r>
              <w:rPr>
                <w:rFonts w:cs="Angsana New"/>
                <w:cs/>
              </w:rPr>
              <w:t>).</w:t>
            </w:r>
          </w:p>
          <w:p w:rsidR="003339B1" w:rsidP="003339B1" w:rsidRDefault="003339B1" w14:paraId="18D3B3C1" w14:textId="77777777">
            <w:pPr>
              <w:spacing w:line="240" w:lineRule="auto"/>
            </w:pPr>
            <w:r>
              <w:rPr>
                <w:rFonts w:hint="cs"/>
                <w:cs/>
              </w:rPr>
              <w:t>ถ้าไม่ใช่</w:t>
            </w:r>
          </w:p>
          <w:p w:rsidR="003339B1" w:rsidP="003339B1" w:rsidRDefault="003339B1" w14:paraId="1D5F2ED7" w14:textId="2CAF32E6">
            <w:r>
              <w:t>SMS Promote Pack {</w:t>
            </w:r>
            <w:r>
              <w:rPr>
                <w:rFonts w:ascii="Segoe UI" w:hAnsi="Segoe UI" w:cs="Segoe UI"/>
                <w:sz w:val="18"/>
                <w:szCs w:val="18"/>
              </w:rPr>
              <w:t>langAbb</w:t>
            </w:r>
            <w:r>
              <w:t xml:space="preserve">} cannot contain Thai and Special characters </w:t>
            </w:r>
            <w:r w:rsidR="00991E67">
              <w:rPr>
                <w:rFonts w:cs="Angsana New"/>
                <w:cs/>
              </w:rPr>
              <w:t>( “</w:t>
            </w:r>
            <w:r w:rsidR="00991E67">
              <w:rPr>
                <w:color w:val="000000"/>
              </w:rPr>
              <w:t xml:space="preserve">| ^ </w:t>
            </w:r>
            <w:r w:rsidR="00991E67">
              <w:rPr>
                <w:rFonts w:cs="Angsana New"/>
                <w:color w:val="000000"/>
                <w:cs/>
              </w:rPr>
              <w:t>‘</w:t>
            </w:r>
            <w:r w:rsidR="00991E67">
              <w:rPr>
                <w:color w:val="000000"/>
              </w:rPr>
              <w:t xml:space="preserve">  </w:t>
            </w:r>
            <w:r w:rsidR="00991E67">
              <w:rPr>
                <w:rFonts w:cs="Angsana New"/>
                <w:color w:val="000000"/>
                <w:cs/>
              </w:rPr>
              <w:t>–</w:t>
            </w:r>
            <w:r w:rsidR="00991E67">
              <w:rPr>
                <w:rFonts w:cs="Angsana New"/>
                <w:cs/>
              </w:rPr>
              <w:t xml:space="preserve">” </w:t>
            </w:r>
            <w:r w:rsidR="00991E67">
              <w:t>and Double Space and Start or End with</w:t>
            </w:r>
            <w:r w:rsidR="00991E67">
              <w:rPr>
                <w:rFonts w:hint="cs"/>
                <w:cs/>
              </w:rPr>
              <w:t xml:space="preserve"> </w:t>
            </w:r>
            <w:r w:rsidR="00991E67">
              <w:t>Space</w:t>
            </w:r>
            <w:r w:rsidR="00991E67">
              <w:rPr>
                <w:rFonts w:cs="Angsana New"/>
                <w:cs/>
              </w:rPr>
              <w:t>).</w:t>
            </w:r>
          </w:p>
        </w:tc>
        <w:tc>
          <w:tcPr>
            <w:tcW w:w="1861" w:type="pct"/>
          </w:tcPr>
          <w:p w:rsidR="003339B1" w:rsidP="003339B1" w:rsidRDefault="003339B1" w14:paraId="01D54B82" w14:textId="77777777">
            <w:pPr>
              <w:spacing w:line="240" w:lineRule="auto"/>
            </w:pPr>
            <w:r>
              <w:rPr>
                <w:rFonts w:hint="cs"/>
                <w:cs/>
              </w:rPr>
              <w:t>ถ้า</w:t>
            </w:r>
            <w:r>
              <w:rPr>
                <w:rFonts w:cs="CordiaUPC"/>
                <w:cs/>
              </w:rPr>
              <w:t xml:space="preserve"> 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rPr>
                <w:rFonts w:cs="CordiaUPC"/>
                <w:cs/>
              </w:rPr>
              <w:t xml:space="preserve"> = “</w:t>
            </w:r>
            <w:r>
              <w:t>TH</w:t>
            </w:r>
            <w:r>
              <w:rPr>
                <w:rFonts w:cs="CordiaUPC"/>
                <w:cs/>
              </w:rPr>
              <w:t>”</w:t>
            </w:r>
          </w:p>
          <w:p w:rsidR="003339B1" w:rsidP="003339B1" w:rsidRDefault="003339B1" w14:paraId="6EBE6B9A" w14:textId="77777777">
            <w:pPr>
              <w:spacing w:line="254" w:lineRule="auto"/>
            </w:pPr>
            <w:r>
              <w:rPr>
                <w:cs/>
              </w:rPr>
              <w:t xml:space="preserve">ถ้า </w:t>
            </w:r>
            <w:r>
              <w:t>smsPromotePack {</w:t>
            </w:r>
            <w:r>
              <w:rPr>
                <w:rFonts w:ascii="Segoe UI" w:hAnsi="Segoe UI" w:cs="Segoe UI"/>
                <w:sz w:val="18"/>
                <w:szCs w:val="18"/>
              </w:rPr>
              <w:t>langAbb</w:t>
            </w:r>
            <w:r>
              <w:t>}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cs/>
              </w:rPr>
              <w:t>มีค่า ดังนั้นจะไม่สามารถมีอักขระพิเศษได้</w:t>
            </w:r>
          </w:p>
          <w:p w:rsidR="003339B1" w:rsidP="003339B1" w:rsidRDefault="003339B1" w14:paraId="1A32E7B0" w14:textId="77777777">
            <w:pPr>
              <w:spacing w:line="254" w:lineRule="auto"/>
            </w:pPr>
            <w:r>
              <w:rPr>
                <w:rFonts w:hint="cs"/>
                <w:cs/>
              </w:rPr>
              <w:t>ถ้าไม่ใช่</w:t>
            </w:r>
          </w:p>
          <w:p w:rsidR="003339B1" w:rsidP="003339B1" w:rsidRDefault="003339B1" w14:paraId="2DEF1558" w14:textId="77777777">
            <w:pPr>
              <w:spacing w:line="254" w:lineRule="auto"/>
              <w:rPr>
                <w:cs/>
              </w:rPr>
            </w:pPr>
            <w:r>
              <w:rPr>
                <w:cs/>
              </w:rPr>
              <w:t xml:space="preserve">ถ้า </w:t>
            </w:r>
            <w:r>
              <w:t>smsPromotePack {</w:t>
            </w:r>
            <w:r>
              <w:rPr>
                <w:rFonts w:ascii="Segoe UI" w:hAnsi="Segoe UI" w:cs="Segoe UI"/>
                <w:sz w:val="18"/>
                <w:szCs w:val="18"/>
              </w:rPr>
              <w:t>langAbb</w:t>
            </w:r>
            <w:r>
              <w:t>}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cs/>
              </w:rPr>
              <w:t>มีค่า ดังนั้นจะไม่สามารถมี</w:t>
            </w:r>
            <w:r>
              <w:rPr>
                <w:rFonts w:hint="cs"/>
                <w:cs/>
              </w:rPr>
              <w:t>ภาษาไทยและ</w:t>
            </w:r>
            <w:r>
              <w:rPr>
                <w:cs/>
              </w:rPr>
              <w:t>อักขระพิเศษได้</w:t>
            </w:r>
          </w:p>
          <w:p w:rsidR="003339B1" w:rsidP="003339B1" w:rsidRDefault="003339B1" w14:paraId="6794ADA4" w14:textId="4812929B">
            <w:pPr>
              <w:spacing w:line="256" w:lineRule="auto"/>
              <w:rPr>
                <w:cs/>
              </w:rPr>
            </w:pPr>
            <w:r>
              <w:t xml:space="preserve">Special Character </w:t>
            </w:r>
            <w:r>
              <w:rPr>
                <w:rFonts w:hint="cs" w:cs="Angsana New"/>
                <w:cs/>
              </w:rPr>
              <w:t xml:space="preserve">: </w:t>
            </w:r>
            <w:r>
              <w:t>Space</w:t>
            </w:r>
            <w:r>
              <w:rPr>
                <w:cs/>
              </w:rPr>
              <w:t xml:space="preserve">ติดกัน และ </w:t>
            </w:r>
            <w:r>
              <w:t xml:space="preserve">Space </w:t>
            </w:r>
            <w:r>
              <w:rPr>
                <w:cs/>
              </w:rPr>
              <w:t>ตัวสุดท้าย</w:t>
            </w:r>
          </w:p>
        </w:tc>
        <w:tc>
          <w:tcPr>
            <w:tcW w:w="735" w:type="pct"/>
          </w:tcPr>
          <w:p w:rsidR="003339B1" w:rsidP="003339B1" w:rsidRDefault="003339B1" w14:paraId="4DD66DFB" w14:textId="0B8F22A6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3339B1" w:rsidTr="00753CB9" w14:paraId="7253574B" w14:textId="77777777">
        <w:tc>
          <w:tcPr>
            <w:tcW w:w="778" w:type="pct"/>
          </w:tcPr>
          <w:p w:rsidR="003339B1" w:rsidP="003339B1" w:rsidRDefault="003339B1" w14:paraId="055B2582" w14:textId="7972AC9F">
            <w:r>
              <w:t>00004</w:t>
            </w:r>
          </w:p>
        </w:tc>
        <w:tc>
          <w:tcPr>
            <w:tcW w:w="1626" w:type="pct"/>
          </w:tcPr>
          <w:p w:rsidR="003339B1" w:rsidP="003339B1" w:rsidRDefault="003339B1" w14:paraId="3577D14E" w14:textId="77777777">
            <w:r>
              <w:t>Send Last Internet Alert Flag is required when Customer Type is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t>or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“</w:t>
            </w:r>
            <w:r>
              <w:t>All</w:t>
            </w:r>
            <w:r>
              <w:rPr>
                <w:rFonts w:cs="Angsana New"/>
                <w:cs/>
              </w:rPr>
              <w:t>”</w:t>
            </w:r>
          </w:p>
          <w:p w:rsidR="003339B1" w:rsidP="003339B1" w:rsidRDefault="003339B1" w14:paraId="50A55F32" w14:textId="77777777"/>
          <w:p w:rsidR="003339B1" w:rsidP="003339B1" w:rsidRDefault="003339B1" w14:paraId="14BAA493" w14:textId="7341F467">
            <w:r>
              <w:rPr>
                <w:rFonts w:hint="cs"/>
                <w:cs/>
              </w:rPr>
              <w:t xml:space="preserve">ไม่ต้องแสดง </w:t>
            </w:r>
            <w:r>
              <w:t xml:space="preserve">Validate </w:t>
            </w:r>
            <w:r>
              <w:rPr>
                <w:rFonts w:hint="cs"/>
                <w:cs/>
              </w:rPr>
              <w:t>นี้</w:t>
            </w:r>
          </w:p>
        </w:tc>
        <w:tc>
          <w:tcPr>
            <w:tcW w:w="1861" w:type="pct"/>
          </w:tcPr>
          <w:p w:rsidR="003339B1" w:rsidP="003339B1" w:rsidRDefault="003339B1" w14:paraId="574865A8" w14:textId="0E745A67">
            <w:pPr>
              <w:spacing w:line="256" w:lineRule="auto"/>
              <w:rPr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customerType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>
              <w:t>All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ดังนั้น </w:t>
            </w:r>
            <w:r>
              <w:rPr>
                <w:rFonts w:cs="Angsana New"/>
                <w:cs/>
              </w:rPr>
              <w:t xml:space="preserve"> </w:t>
            </w:r>
            <w:r w:rsidRPr="00083051">
              <w:t>lastInternetAlertSendFlag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จะต้องเป็น </w:t>
            </w:r>
            <w:r>
              <w:t xml:space="preserve">Mandatory </w:t>
            </w:r>
          </w:p>
        </w:tc>
        <w:tc>
          <w:tcPr>
            <w:tcW w:w="735" w:type="pct"/>
          </w:tcPr>
          <w:p w:rsidR="003339B1" w:rsidP="003339B1" w:rsidRDefault="003339B1" w14:paraId="0F70B819" w14:textId="322A14B5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3339B1" w:rsidTr="00753CB9" w14:paraId="72C5E5C8" w14:textId="77777777">
        <w:tc>
          <w:tcPr>
            <w:tcW w:w="778" w:type="pct"/>
          </w:tcPr>
          <w:p w:rsidR="003339B1" w:rsidP="003339B1" w:rsidRDefault="003339B1" w14:paraId="0248CBA4" w14:textId="16DAF034">
            <w:r>
              <w:t>00004</w:t>
            </w:r>
          </w:p>
        </w:tc>
        <w:tc>
          <w:tcPr>
            <w:tcW w:w="1626" w:type="pct"/>
          </w:tcPr>
          <w:p w:rsidR="003339B1" w:rsidP="003339B1" w:rsidRDefault="003339B1" w14:paraId="31667AA2" w14:textId="77777777">
            <w:r>
              <w:t xml:space="preserve">Default Wording is required  when Send Last Internet Alert Flag is </w:t>
            </w:r>
            <w:r>
              <w:rPr>
                <w:rFonts w:cs="Angsana New"/>
                <w:cs/>
              </w:rPr>
              <w:t>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</w:p>
          <w:p w:rsidR="003339B1" w:rsidP="003339B1" w:rsidRDefault="003339B1" w14:paraId="437B77DC" w14:textId="77777777"/>
          <w:p w:rsidR="003339B1" w:rsidP="003339B1" w:rsidRDefault="003339B1" w14:paraId="3DB8FB90" w14:textId="72B2190C">
            <w:r>
              <w:rPr>
                <w:rFonts w:hint="cs"/>
                <w:cs/>
              </w:rPr>
              <w:t xml:space="preserve">ไม่ต้องแสดง </w:t>
            </w:r>
            <w:r>
              <w:t xml:space="preserve">Validate </w:t>
            </w:r>
            <w:r>
              <w:rPr>
                <w:rFonts w:hint="cs"/>
                <w:cs/>
              </w:rPr>
              <w:t>นี้</w:t>
            </w:r>
          </w:p>
        </w:tc>
        <w:tc>
          <w:tcPr>
            <w:tcW w:w="1861" w:type="pct"/>
          </w:tcPr>
          <w:p w:rsidR="003339B1" w:rsidP="003339B1" w:rsidRDefault="003339B1" w14:paraId="7C97AADD" w14:textId="3E57C13D">
            <w:pPr>
              <w:spacing w:line="256" w:lineRule="auto"/>
              <w:rPr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 w:rsidRPr="00083051">
              <w:t>lastInternetAlertSendFlag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เป็น </w:t>
            </w:r>
            <w:r>
              <w:rPr>
                <w:rFonts w:cs="Angsana New"/>
                <w:cs/>
              </w:rPr>
              <w:t>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/>
                <w:cs/>
              </w:rPr>
              <w:t xml:space="preserve"> ดังนั้น </w:t>
            </w:r>
            <w:r w:rsidRPr="00083051">
              <w:t>lastInternetAlertDefaultWordingFlag</w:t>
            </w:r>
            <w:r>
              <w:rPr>
                <w:rFonts w:hint="cs"/>
                <w:cs/>
              </w:rPr>
              <w:t xml:space="preserve">จะต้องเป็น </w:t>
            </w:r>
            <w:r>
              <w:t>Mandatory</w:t>
            </w:r>
          </w:p>
        </w:tc>
        <w:tc>
          <w:tcPr>
            <w:tcW w:w="735" w:type="pct"/>
          </w:tcPr>
          <w:p w:rsidR="003339B1" w:rsidP="003339B1" w:rsidRDefault="003339B1" w14:paraId="6182D22D" w14:textId="3D11A88D">
            <w:pPr>
              <w:rPr>
                <w:rFonts w:cs="CordiaUPC"/>
                <w:szCs w:val="36"/>
              </w:rPr>
            </w:pPr>
            <w:r w:rsidRPr="0039397A">
              <w:rPr>
                <w:rFonts w:cs="CordiaUPC"/>
                <w:szCs w:val="36"/>
              </w:rPr>
              <w:t>Yes</w:t>
            </w:r>
          </w:p>
        </w:tc>
      </w:tr>
      <w:tr w:rsidR="003339B1" w:rsidTr="00753CB9" w14:paraId="5ED4DD7C" w14:textId="77777777">
        <w:tc>
          <w:tcPr>
            <w:tcW w:w="778" w:type="pct"/>
          </w:tcPr>
          <w:p w:rsidR="003339B1" w:rsidP="003339B1" w:rsidRDefault="003339B1" w14:paraId="0BE7B7D1" w14:textId="545CAC31">
            <w:r>
              <w:t>00004</w:t>
            </w:r>
          </w:p>
        </w:tc>
        <w:tc>
          <w:tcPr>
            <w:tcW w:w="1626" w:type="pct"/>
          </w:tcPr>
          <w:p w:rsidR="003339B1" w:rsidP="003339B1" w:rsidRDefault="003339B1" w14:paraId="2E309CB1" w14:textId="77777777">
            <w:r>
              <w:t xml:space="preserve">SMS Notification Last Internet Alert 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t xml:space="preserve"> is required </w:t>
            </w:r>
            <w:r w:rsidRPr="00EF680D">
              <w:rPr>
                <w:rFonts w:eastAsia="Times New Roman" w:cs="CordiaUPC"/>
              </w:rPr>
              <w:t>when</w:t>
            </w:r>
            <w:r>
              <w:rPr>
                <w:rFonts w:eastAsia="Times New Roman" w:cs="Angsana New"/>
                <w:cs/>
              </w:rPr>
              <w:t xml:space="preserve"> </w:t>
            </w:r>
            <w:r>
              <w:t xml:space="preserve">Send Last Internet Alert Flag </w:t>
            </w:r>
            <w:r w:rsidRPr="00EF680D">
              <w:rPr>
                <w:rFonts w:eastAsia="Times New Roman" w:cs="CordiaUPC"/>
              </w:rPr>
              <w:t xml:space="preserve">is </w:t>
            </w:r>
            <w:r>
              <w:rPr>
                <w:rFonts w:hint="cs" w:eastAsia="Times New Roman" w:cs="Angsana New"/>
                <w:cs/>
              </w:rPr>
              <w:t>“</w:t>
            </w:r>
            <w:r w:rsidRPr="00EF680D">
              <w:rPr>
                <w:rFonts w:eastAsia="Times New Roman" w:cs="CordiaUPC"/>
              </w:rPr>
              <w:t>Send</w:t>
            </w:r>
            <w:r>
              <w:rPr>
                <w:rFonts w:hint="cs" w:eastAsia="Times New Roman" w:cs="Angsana New"/>
                <w:cs/>
              </w:rPr>
              <w:t>”</w:t>
            </w:r>
          </w:p>
          <w:p w:rsidR="003339B1" w:rsidP="003339B1" w:rsidRDefault="003339B1" w14:paraId="19F80027" w14:textId="77777777"/>
          <w:p w:rsidR="003339B1" w:rsidP="003339B1" w:rsidRDefault="003339B1" w14:paraId="5383892B" w14:textId="5A2AA771">
            <w:r>
              <w:rPr>
                <w:rFonts w:hint="cs"/>
                <w:cs/>
              </w:rPr>
              <w:t xml:space="preserve">ไม่ต้องแสดง </w:t>
            </w:r>
            <w:r>
              <w:t xml:space="preserve">Validate </w:t>
            </w:r>
            <w:r>
              <w:rPr>
                <w:rFonts w:hint="cs"/>
                <w:cs/>
              </w:rPr>
              <w:t>นี้</w:t>
            </w:r>
          </w:p>
        </w:tc>
        <w:tc>
          <w:tcPr>
            <w:tcW w:w="1861" w:type="pct"/>
          </w:tcPr>
          <w:p w:rsidR="003339B1" w:rsidP="003339B1" w:rsidRDefault="003339B1" w14:paraId="783211F5" w14:textId="42961EDE">
            <w:pPr>
              <w:spacing w:line="256" w:lineRule="auto"/>
              <w:rPr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 w:rsidRPr="00083051">
              <w:t>lastInternetAlertSendFlag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/>
                <w:cs/>
              </w:rPr>
              <w:t xml:space="preserve"> ดังนั้น </w:t>
            </w:r>
            <w:r w:rsidRPr="00083051">
              <w:t>smsNotificationLastInternetAlert</w:t>
            </w:r>
            <w:r>
              <w:rPr>
                <w:rFonts w:cs="Angsana New"/>
                <w:cs/>
              </w:rPr>
              <w:t xml:space="preserve"> 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จะต้องเป็น </w:t>
            </w:r>
            <w:r>
              <w:t>Mandatory</w:t>
            </w:r>
          </w:p>
        </w:tc>
        <w:tc>
          <w:tcPr>
            <w:tcW w:w="735" w:type="pct"/>
          </w:tcPr>
          <w:p w:rsidR="003339B1" w:rsidP="003339B1" w:rsidRDefault="003339B1" w14:paraId="33E7CDF4" w14:textId="152C6423">
            <w:pPr>
              <w:rPr>
                <w:rFonts w:cs="CordiaUPC"/>
                <w:szCs w:val="36"/>
              </w:rPr>
            </w:pPr>
            <w:r w:rsidRPr="0039397A">
              <w:rPr>
                <w:rFonts w:cs="CordiaUPC"/>
                <w:szCs w:val="36"/>
              </w:rPr>
              <w:t>Yes</w:t>
            </w:r>
          </w:p>
        </w:tc>
      </w:tr>
      <w:tr w:rsidR="003339B1" w:rsidTr="00753CB9" w14:paraId="1928B25C" w14:textId="77777777">
        <w:tc>
          <w:tcPr>
            <w:tcW w:w="778" w:type="pct"/>
          </w:tcPr>
          <w:p w:rsidR="003339B1" w:rsidP="003339B1" w:rsidRDefault="003339B1" w14:paraId="1C72543F" w14:textId="630A5746">
            <w:r w:rsidRPr="00013B6F">
              <w:t>00025</w:t>
            </w:r>
          </w:p>
        </w:tc>
        <w:tc>
          <w:tcPr>
            <w:tcW w:w="1626" w:type="pct"/>
          </w:tcPr>
          <w:p w:rsidR="003339B1" w:rsidP="003339B1" w:rsidRDefault="003339B1" w14:paraId="2E9E7248" w14:textId="77777777">
            <w:pPr>
              <w:spacing w:line="240" w:lineRule="auto"/>
            </w:pPr>
            <w:r>
              <w:rPr>
                <w:rFonts w:hint="cs"/>
                <w:cs/>
              </w:rPr>
              <w:t>ถ้า</w:t>
            </w:r>
            <w:r>
              <w:rPr>
                <w:rFonts w:cs="CordiaUPC"/>
                <w:cs/>
              </w:rPr>
              <w:t xml:space="preserve"> 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rPr>
                <w:rFonts w:cs="CordiaUPC"/>
                <w:cs/>
              </w:rPr>
              <w:t xml:space="preserve"> = “</w:t>
            </w:r>
            <w:r>
              <w:t>TH</w:t>
            </w:r>
            <w:r>
              <w:rPr>
                <w:rFonts w:cs="CordiaUPC"/>
                <w:cs/>
              </w:rPr>
              <w:t>”</w:t>
            </w:r>
          </w:p>
          <w:p w:rsidR="003339B1" w:rsidP="003339B1" w:rsidRDefault="003339B1" w14:paraId="54D9491E" w14:textId="77777777">
            <w:pPr>
              <w:spacing w:line="240" w:lineRule="auto"/>
            </w:pPr>
            <w:r>
              <w:t xml:space="preserve">SMS Notification Last Internet Alert 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t xml:space="preserve"> cannot contain Special characters </w:t>
            </w:r>
            <w:r>
              <w:rPr>
                <w:rFonts w:cs="Angsana New"/>
                <w:cs/>
              </w:rPr>
              <w:t>(</w:t>
            </w:r>
            <w:r>
              <w:t>Double Space and Start or End with</w:t>
            </w:r>
            <w:r>
              <w:rPr>
                <w:rFonts w:hint="cs"/>
                <w:cs/>
              </w:rPr>
              <w:t xml:space="preserve"> </w:t>
            </w:r>
            <w:r>
              <w:t>Space</w:t>
            </w:r>
            <w:r>
              <w:rPr>
                <w:rFonts w:cs="Angsana New"/>
                <w:cs/>
              </w:rPr>
              <w:t>).</w:t>
            </w:r>
          </w:p>
          <w:p w:rsidR="003339B1" w:rsidP="003339B1" w:rsidRDefault="003339B1" w14:paraId="14F1DF51" w14:textId="33E78B57">
            <w:pPr>
              <w:spacing w:line="240" w:lineRule="auto"/>
            </w:pPr>
            <w:r>
              <w:rPr>
                <w:rFonts w:hint="cs"/>
                <w:cs/>
              </w:rPr>
              <w:t>ถ้าไม่ใช่</w:t>
            </w:r>
          </w:p>
          <w:p w:rsidR="003339B1" w:rsidP="003339B1" w:rsidRDefault="003339B1" w14:paraId="7ABF3474" w14:textId="77777777">
            <w:r>
              <w:t xml:space="preserve">SMS Notification Last Internet Alert 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t xml:space="preserve"> cannot contain</w:t>
            </w:r>
            <w:r>
              <w:rPr>
                <w:rFonts w:cs="CordiaUPC"/>
                <w:cs/>
              </w:rPr>
              <w:t xml:space="preserve"> </w:t>
            </w:r>
            <w:r w:rsidRPr="00755E0A">
              <w:t>Thai and</w:t>
            </w:r>
            <w:r>
              <w:t xml:space="preserve"> Special characters </w:t>
            </w:r>
            <w:r>
              <w:rPr>
                <w:rFonts w:cs="Angsana New"/>
                <w:cs/>
              </w:rPr>
              <w:t>(</w:t>
            </w:r>
            <w:r>
              <w:t>Double Space and Start or End with</w:t>
            </w:r>
            <w:r>
              <w:rPr>
                <w:rFonts w:hint="cs"/>
                <w:cs/>
              </w:rPr>
              <w:t xml:space="preserve"> </w:t>
            </w:r>
            <w:r>
              <w:t>Space</w:t>
            </w:r>
            <w:r>
              <w:rPr>
                <w:rFonts w:cs="Angsana New"/>
                <w:cs/>
              </w:rPr>
              <w:t>).</w:t>
            </w:r>
          </w:p>
          <w:p w:rsidR="003339B1" w:rsidP="003339B1" w:rsidRDefault="003339B1" w14:paraId="4C9B16A5" w14:textId="77777777"/>
          <w:p w:rsidR="003339B1" w:rsidP="003339B1" w:rsidRDefault="003339B1" w14:paraId="6916C1D6" w14:textId="6293D4FE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ไม่ต้องแสดง </w:t>
            </w:r>
            <w:r>
              <w:t xml:space="preserve">Validate </w:t>
            </w:r>
            <w:r>
              <w:rPr>
                <w:rFonts w:hint="cs"/>
                <w:cs/>
              </w:rPr>
              <w:t>นี้</w:t>
            </w:r>
          </w:p>
        </w:tc>
        <w:tc>
          <w:tcPr>
            <w:tcW w:w="1861" w:type="pct"/>
          </w:tcPr>
          <w:p w:rsidR="003339B1" w:rsidP="003339B1" w:rsidRDefault="003339B1" w14:paraId="7F783405" w14:textId="77777777">
            <w:pPr>
              <w:spacing w:line="240" w:lineRule="auto"/>
            </w:pPr>
            <w:r>
              <w:rPr>
                <w:rFonts w:hint="cs"/>
                <w:cs/>
              </w:rPr>
              <w:t>ถ้า</w:t>
            </w:r>
            <w:r>
              <w:rPr>
                <w:rFonts w:cs="CordiaUPC"/>
                <w:cs/>
              </w:rPr>
              <w:t xml:space="preserve"> 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rPr>
                <w:rFonts w:cs="CordiaUPC"/>
                <w:cs/>
              </w:rPr>
              <w:t xml:space="preserve"> = “</w:t>
            </w:r>
            <w:r>
              <w:t>TH</w:t>
            </w:r>
            <w:r>
              <w:rPr>
                <w:rFonts w:cs="CordiaUPC"/>
                <w:cs/>
              </w:rPr>
              <w:t>”</w:t>
            </w:r>
          </w:p>
          <w:p w:rsidR="003339B1" w:rsidP="003339B1" w:rsidRDefault="003339B1" w14:paraId="38FD256B" w14:textId="6B53D268">
            <w:pPr>
              <w:spacing w:line="256" w:lineRule="auto"/>
            </w:pPr>
            <w:r>
              <w:rPr>
                <w:rFonts w:hint="cs"/>
                <w:cs/>
              </w:rPr>
              <w:t xml:space="preserve">ถ้า </w:t>
            </w:r>
            <w:r w:rsidRPr="00083051">
              <w:t>smsNotificationLastInternetAlert</w:t>
            </w:r>
            <w:r>
              <w:rPr>
                <w:rFonts w:cs="Angsana New"/>
                <w:cs/>
              </w:rPr>
              <w:t xml:space="preserve"> 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>มีค่า ดังนั้นจะไม่สามารถมีอักขระพิเศษได้</w:t>
            </w:r>
          </w:p>
          <w:p w:rsidR="003339B1" w:rsidP="003339B1" w:rsidRDefault="003339B1" w14:paraId="690AF51D" w14:textId="77777777">
            <w:pPr>
              <w:spacing w:line="240" w:lineRule="auto"/>
            </w:pPr>
            <w:r>
              <w:rPr>
                <w:rFonts w:hint="cs"/>
                <w:cs/>
              </w:rPr>
              <w:t>ถ้าไม่ใช่</w:t>
            </w:r>
          </w:p>
          <w:p w:rsidR="003339B1" w:rsidP="003339B1" w:rsidRDefault="003339B1" w14:paraId="411A5E7D" w14:textId="4A0F7231">
            <w:pPr>
              <w:spacing w:line="256" w:lineRule="auto"/>
            </w:pPr>
            <w:r>
              <w:rPr>
                <w:rFonts w:hint="cs"/>
                <w:cs/>
              </w:rPr>
              <w:t xml:space="preserve">ถ้า </w:t>
            </w:r>
            <w:r w:rsidRPr="00083051">
              <w:t>smsNotificationLastInternetAlert</w:t>
            </w:r>
            <w:r>
              <w:rPr>
                <w:rFonts w:cs="Angsana New"/>
                <w:cs/>
              </w:rPr>
              <w:t xml:space="preserve"> 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>มีค่า ดังนั้นจะไม่สามารถมีภาษาไทยและอักขระพิเศษได้</w:t>
            </w:r>
          </w:p>
          <w:p w:rsidR="003339B1" w:rsidP="003339B1" w:rsidRDefault="003339B1" w14:paraId="29171D7D" w14:textId="629150C9">
            <w:pPr>
              <w:spacing w:line="256" w:lineRule="auto"/>
              <w:rPr>
                <w:cs/>
              </w:rPr>
            </w:pPr>
            <w:r>
              <w:t xml:space="preserve">Special Character </w:t>
            </w:r>
            <w:r>
              <w:rPr>
                <w:rFonts w:cs="Angsana New"/>
                <w:cs/>
              </w:rPr>
              <w:t xml:space="preserve">: </w:t>
            </w:r>
            <w:r>
              <w:t>Space</w:t>
            </w:r>
            <w:r>
              <w:rPr>
                <w:rFonts w:hint="cs"/>
                <w:cs/>
              </w:rPr>
              <w:t xml:space="preserve">ติดกัน และ </w:t>
            </w:r>
            <w:r>
              <w:t xml:space="preserve">Space </w:t>
            </w:r>
            <w:r>
              <w:rPr>
                <w:rFonts w:hint="cs"/>
                <w:cs/>
              </w:rPr>
              <w:t>ตัวสุดท้าย</w:t>
            </w:r>
          </w:p>
        </w:tc>
        <w:tc>
          <w:tcPr>
            <w:tcW w:w="735" w:type="pct"/>
          </w:tcPr>
          <w:p w:rsidR="003339B1" w:rsidP="003339B1" w:rsidRDefault="003339B1" w14:paraId="76D309B7" w14:textId="7BD523D4">
            <w:pPr>
              <w:rPr>
                <w:rFonts w:cs="CordiaUPC"/>
                <w:szCs w:val="36"/>
              </w:rPr>
            </w:pPr>
            <w:r w:rsidRPr="0039397A">
              <w:rPr>
                <w:rFonts w:cs="CordiaUPC"/>
                <w:szCs w:val="36"/>
              </w:rPr>
              <w:t>Yes</w:t>
            </w:r>
          </w:p>
        </w:tc>
      </w:tr>
      <w:tr w:rsidR="003339B1" w:rsidTr="00753CB9" w14:paraId="406BB84A" w14:textId="77777777">
        <w:tc>
          <w:tcPr>
            <w:tcW w:w="778" w:type="pct"/>
          </w:tcPr>
          <w:p w:rsidRPr="00013B6F" w:rsidR="003339B1" w:rsidP="003339B1" w:rsidRDefault="003339B1" w14:paraId="4B8B9CB4" w14:textId="77777777"/>
        </w:tc>
        <w:tc>
          <w:tcPr>
            <w:tcW w:w="1626" w:type="pct"/>
          </w:tcPr>
          <w:p w:rsidR="003339B1" w:rsidP="003339B1" w:rsidRDefault="003339B1" w14:paraId="4607884C" w14:textId="77777777">
            <w:pPr>
              <w:spacing w:line="240" w:lineRule="auto"/>
              <w:rPr>
                <w:cs/>
              </w:rPr>
            </w:pPr>
          </w:p>
        </w:tc>
        <w:tc>
          <w:tcPr>
            <w:tcW w:w="1861" w:type="pct"/>
          </w:tcPr>
          <w:p w:rsidR="003339B1" w:rsidP="003339B1" w:rsidRDefault="003339B1" w14:paraId="2A049C75" w14:textId="77777777">
            <w:pPr>
              <w:spacing w:line="240" w:lineRule="auto"/>
              <w:rPr>
                <w:cs/>
              </w:rPr>
            </w:pPr>
          </w:p>
        </w:tc>
        <w:tc>
          <w:tcPr>
            <w:tcW w:w="735" w:type="pct"/>
          </w:tcPr>
          <w:p w:rsidRPr="0039397A" w:rsidR="003339B1" w:rsidP="003339B1" w:rsidRDefault="003339B1" w14:paraId="0DF30DF9" w14:textId="77777777">
            <w:pPr>
              <w:rPr>
                <w:rFonts w:cs="CordiaUPC"/>
                <w:szCs w:val="36"/>
              </w:rPr>
            </w:pPr>
          </w:p>
        </w:tc>
      </w:tr>
      <w:tr w:rsidR="003339B1" w:rsidTr="00753CB9" w14:paraId="21AF1F6B" w14:textId="77777777">
        <w:tc>
          <w:tcPr>
            <w:tcW w:w="778" w:type="pct"/>
          </w:tcPr>
          <w:p w:rsidRPr="00013B6F" w:rsidR="003339B1" w:rsidP="003339B1" w:rsidRDefault="003339B1" w14:paraId="76F92FB1" w14:textId="60D30119">
            <w:r w:rsidRPr="00B91E66">
              <w:rPr>
                <w:rFonts w:cs="CordiaUPC"/>
              </w:rPr>
              <w:t>00001</w:t>
            </w:r>
          </w:p>
        </w:tc>
        <w:tc>
          <w:tcPr>
            <w:tcW w:w="1626" w:type="pct"/>
          </w:tcPr>
          <w:p w:rsidR="003339B1" w:rsidP="003339B1" w:rsidRDefault="003339B1" w14:paraId="19DE0941" w14:textId="77777777">
            <w:pPr>
              <w:spacing w:line="240" w:lineRule="auto"/>
            </w:pPr>
            <w:r>
              <w:t>Send</w:t>
            </w:r>
            <w:r w:rsidRPr="005111E9">
              <w:rPr>
                <w:rFonts w:cs="CordiaUPC"/>
                <w:cs/>
              </w:rPr>
              <w:t xml:space="preserve"> </w:t>
            </w:r>
            <w:r w:rsidRPr="0006200C">
              <w:t xml:space="preserve">SMS </w:t>
            </w:r>
            <w:r w:rsidRPr="0006200C">
              <w:rPr>
                <w:cs/>
              </w:rPr>
              <w:t>แจ้</w:t>
            </w:r>
            <w:r>
              <w:rPr>
                <w:rFonts w:hint="cs"/>
                <w:cs/>
              </w:rPr>
              <w:t>ง</w:t>
            </w:r>
            <w:r w:rsidRPr="0006200C">
              <w:rPr>
                <w:cs/>
              </w:rPr>
              <w:t xml:space="preserve">กรณีไม่ได้ใช้แพ็กภายใน </w:t>
            </w:r>
            <w:r w:rsidRPr="0006200C">
              <w:t xml:space="preserve">60 </w:t>
            </w:r>
            <w:r w:rsidRPr="0006200C">
              <w:rPr>
                <w:cs/>
              </w:rPr>
              <w:t xml:space="preserve">วัน (ไม่มีการ </w:t>
            </w:r>
            <w:r w:rsidRPr="0006200C">
              <w:t>First Use</w:t>
            </w:r>
            <w:r w:rsidRPr="0006200C">
              <w:rPr>
                <w:rFonts w:cs="CordiaUPC"/>
                <w:cs/>
              </w:rPr>
              <w:t>)</w:t>
            </w:r>
            <w:r>
              <w:rPr>
                <w:rFonts w:cs="CordiaUPC"/>
                <w:cs/>
              </w:rPr>
              <w:t xml:space="preserve"> </w:t>
            </w:r>
            <w:r w:rsidRPr="005111E9">
              <w:t xml:space="preserve">Flag </w:t>
            </w:r>
            <w:r>
              <w:t>is required</w:t>
            </w:r>
            <w:r>
              <w:rPr>
                <w:rFonts w:cs="CordiaUPC"/>
                <w:cs/>
              </w:rPr>
              <w:t>.</w:t>
            </w:r>
          </w:p>
          <w:p w:rsidR="003339B1" w:rsidP="003339B1" w:rsidRDefault="003339B1" w14:paraId="7615CF0A" w14:textId="77777777">
            <w:pPr>
              <w:pStyle w:val="HeaderTable"/>
              <w:rPr>
                <w:lang w:bidi="th-TH"/>
              </w:rPr>
            </w:pPr>
          </w:p>
          <w:p w:rsidR="003339B1" w:rsidP="003339B1" w:rsidRDefault="003339B1" w14:paraId="3DB496F6" w14:textId="77777777">
            <w:pPr>
              <w:pStyle w:val="HeaderTable"/>
              <w:rPr>
                <w:lang w:bidi="th-TH"/>
              </w:rPr>
            </w:pPr>
            <w:r>
              <w:rPr>
                <w:rFonts w:hint="cs"/>
                <w:cs/>
                <w:lang w:bidi="th-TH"/>
              </w:rPr>
              <w:t xml:space="preserve">แสดง </w:t>
            </w:r>
            <w:r>
              <w:t xml:space="preserve">Validate </w:t>
            </w:r>
            <w:r>
              <w:rPr>
                <w:rFonts w:hint="cs"/>
                <w:cs/>
                <w:lang w:bidi="th-TH"/>
              </w:rPr>
              <w:t>นี้ เมื่อ</w:t>
            </w:r>
          </w:p>
          <w:p w:rsidR="003339B1" w:rsidP="003339B1" w:rsidRDefault="003339B1" w14:paraId="50A78665" w14:textId="750AEEC7">
            <w:pPr>
              <w:pStyle w:val="HeaderTable"/>
              <w:numPr>
                <w:ilvl w:val="0"/>
                <w:numId w:val="499"/>
              </w:numPr>
              <w:rPr>
                <w:rtl/>
                <w:cs/>
              </w:rPr>
            </w:pPr>
            <w:r>
              <w:rPr>
                <w:lang w:bidi="th-TH"/>
              </w:rPr>
              <w:t xml:space="preserve">PO Group </w:t>
            </w:r>
            <w:r>
              <w:rPr>
                <w:bCs/>
                <w:cs/>
                <w:lang w:bidi="th-TH"/>
              </w:rPr>
              <w:t>= “</w:t>
            </w:r>
            <w:r>
              <w:rPr>
                <w:lang w:bidi="th-TH"/>
              </w:rPr>
              <w:t>IR</w:t>
            </w:r>
            <w:r>
              <w:rPr>
                <w:bCs/>
                <w:cs/>
                <w:lang w:bidi="th-TH"/>
              </w:rPr>
              <w:t>”</w:t>
            </w:r>
          </w:p>
        </w:tc>
        <w:tc>
          <w:tcPr>
            <w:tcW w:w="1861" w:type="pct"/>
          </w:tcPr>
          <w:p w:rsidR="003339B1" w:rsidP="003339B1" w:rsidRDefault="003339B1" w14:paraId="45DBBC83" w14:textId="66764B4B">
            <w:pPr>
              <w:spacing w:line="240" w:lineRule="auto"/>
              <w:rPr>
                <w:cs/>
              </w:rPr>
            </w:pPr>
            <w:r>
              <w:t>smsNoFirstUseIn60Days</w:t>
            </w:r>
            <w:r w:rsidRPr="00083051">
              <w:t>SendFlag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จะต้องเป็น </w:t>
            </w:r>
            <w:r>
              <w:t xml:space="preserve">Mandatory </w:t>
            </w:r>
          </w:p>
        </w:tc>
        <w:tc>
          <w:tcPr>
            <w:tcW w:w="735" w:type="pct"/>
          </w:tcPr>
          <w:p w:rsidRPr="0039397A" w:rsidR="003339B1" w:rsidP="003339B1" w:rsidRDefault="003339B1" w14:paraId="19DBD60B" w14:textId="633368AA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3339B1" w:rsidTr="00753CB9" w14:paraId="2F01E0E5" w14:textId="77777777">
        <w:tc>
          <w:tcPr>
            <w:tcW w:w="778" w:type="pct"/>
          </w:tcPr>
          <w:p w:rsidRPr="00013B6F" w:rsidR="003339B1" w:rsidP="003339B1" w:rsidRDefault="003339B1" w14:paraId="2A22E5A9" w14:textId="46433B97">
            <w:r>
              <w:t>00004</w:t>
            </w:r>
          </w:p>
        </w:tc>
        <w:tc>
          <w:tcPr>
            <w:tcW w:w="1626" w:type="pct"/>
          </w:tcPr>
          <w:p w:rsidR="003339B1" w:rsidP="003339B1" w:rsidRDefault="003339B1" w14:paraId="1C51F709" w14:textId="77777777">
            <w:pPr>
              <w:spacing w:line="240" w:lineRule="auto"/>
            </w:pPr>
            <w:r>
              <w:t>Default Wording is required  when Send</w:t>
            </w:r>
            <w:r w:rsidRPr="005111E9">
              <w:rPr>
                <w:rFonts w:cs="CordiaUPC"/>
                <w:cs/>
              </w:rPr>
              <w:t xml:space="preserve"> </w:t>
            </w:r>
            <w:r w:rsidRPr="0006200C">
              <w:t xml:space="preserve">SMS </w:t>
            </w:r>
            <w:r w:rsidRPr="0006200C">
              <w:rPr>
                <w:cs/>
              </w:rPr>
              <w:t>แจ้</w:t>
            </w:r>
            <w:r>
              <w:rPr>
                <w:rFonts w:hint="cs"/>
                <w:cs/>
              </w:rPr>
              <w:t>ง</w:t>
            </w:r>
            <w:r w:rsidRPr="0006200C">
              <w:rPr>
                <w:cs/>
              </w:rPr>
              <w:t xml:space="preserve">กรณีไม่ได้ใช้แพ็กภายใน </w:t>
            </w:r>
            <w:r w:rsidRPr="0006200C">
              <w:t xml:space="preserve">60 </w:t>
            </w:r>
            <w:r w:rsidRPr="0006200C">
              <w:rPr>
                <w:cs/>
              </w:rPr>
              <w:t xml:space="preserve">วัน (ไม่มีการ </w:t>
            </w:r>
            <w:r w:rsidRPr="0006200C">
              <w:t>First Use</w:t>
            </w:r>
            <w:r w:rsidRPr="0006200C">
              <w:rPr>
                <w:rFonts w:cs="CordiaUPC"/>
                <w:cs/>
              </w:rPr>
              <w:t>)</w:t>
            </w:r>
            <w:r>
              <w:t xml:space="preserve"> Flag is </w:t>
            </w:r>
            <w:r>
              <w:rPr>
                <w:rFonts w:cs="Angsana New"/>
                <w:cs/>
              </w:rPr>
              <w:t>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</w:p>
          <w:p w:rsidR="003339B1" w:rsidP="003339B1" w:rsidRDefault="003339B1" w14:paraId="0F7ECC52" w14:textId="77777777">
            <w:pPr>
              <w:pStyle w:val="HeaderTable"/>
              <w:rPr>
                <w:lang w:bidi="th-TH"/>
              </w:rPr>
            </w:pPr>
          </w:p>
          <w:p w:rsidR="003339B1" w:rsidP="003339B1" w:rsidRDefault="003339B1" w14:paraId="0E71142C" w14:textId="77777777">
            <w:pPr>
              <w:pStyle w:val="HeaderTable"/>
              <w:rPr>
                <w:lang w:bidi="th-TH"/>
              </w:rPr>
            </w:pPr>
            <w:r>
              <w:rPr>
                <w:rFonts w:hint="cs"/>
                <w:cs/>
                <w:lang w:bidi="th-TH"/>
              </w:rPr>
              <w:t xml:space="preserve">แสดง </w:t>
            </w:r>
            <w:r>
              <w:t xml:space="preserve">Validate </w:t>
            </w:r>
            <w:r>
              <w:rPr>
                <w:rFonts w:hint="cs"/>
                <w:cs/>
                <w:lang w:bidi="th-TH"/>
              </w:rPr>
              <w:t>นี้ เมื่อ</w:t>
            </w:r>
          </w:p>
          <w:p w:rsidR="003339B1" w:rsidP="003339B1" w:rsidRDefault="003339B1" w14:paraId="17D14BCE" w14:textId="73C4CDAA">
            <w:pPr>
              <w:pStyle w:val="HeaderTable"/>
              <w:numPr>
                <w:ilvl w:val="0"/>
                <w:numId w:val="501"/>
              </w:numPr>
              <w:rPr>
                <w:rtl/>
                <w:cs/>
              </w:rPr>
            </w:pPr>
            <w:r>
              <w:rPr>
                <w:lang w:bidi="th-TH"/>
              </w:rPr>
              <w:t xml:space="preserve">PO Group </w:t>
            </w:r>
            <w:r>
              <w:rPr>
                <w:bCs/>
                <w:cs/>
                <w:lang w:bidi="th-TH"/>
              </w:rPr>
              <w:t>= “</w:t>
            </w:r>
            <w:r>
              <w:rPr>
                <w:lang w:bidi="th-TH"/>
              </w:rPr>
              <w:t>IR</w:t>
            </w:r>
            <w:r>
              <w:rPr>
                <w:bCs/>
                <w:cs/>
                <w:lang w:bidi="th-TH"/>
              </w:rPr>
              <w:t>”</w:t>
            </w:r>
          </w:p>
        </w:tc>
        <w:tc>
          <w:tcPr>
            <w:tcW w:w="1861" w:type="pct"/>
          </w:tcPr>
          <w:p w:rsidR="003339B1" w:rsidP="003339B1" w:rsidRDefault="003339B1" w14:paraId="5355D548" w14:textId="7FAC8351">
            <w:pPr>
              <w:spacing w:line="240" w:lineRule="auto"/>
              <w:rPr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>smsNoFirstUseIn60Days</w:t>
            </w:r>
            <w:r w:rsidRPr="00083051">
              <w:t>SendFlag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เป็น </w:t>
            </w:r>
            <w:r>
              <w:rPr>
                <w:rFonts w:cs="Angsana New"/>
                <w:cs/>
              </w:rPr>
              <w:t>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/>
                <w:cs/>
              </w:rPr>
              <w:t xml:space="preserve"> ดังนั้น </w:t>
            </w:r>
            <w:r>
              <w:t>smsNoFirstUseIn60Days</w:t>
            </w:r>
            <w:r w:rsidRPr="00083051">
              <w:t>DefaultWordingFlag</w:t>
            </w:r>
            <w:r>
              <w:rPr>
                <w:rFonts w:hint="cs"/>
                <w:cs/>
              </w:rPr>
              <w:t xml:space="preserve">จะต้องเป็น </w:t>
            </w:r>
            <w:r>
              <w:t>Mandatory</w:t>
            </w:r>
          </w:p>
        </w:tc>
        <w:tc>
          <w:tcPr>
            <w:tcW w:w="735" w:type="pct"/>
          </w:tcPr>
          <w:p w:rsidRPr="0039397A" w:rsidR="003339B1" w:rsidP="003339B1" w:rsidRDefault="003339B1" w14:paraId="1EE414E2" w14:textId="1836B563">
            <w:pPr>
              <w:rPr>
                <w:rFonts w:cs="CordiaUPC"/>
                <w:szCs w:val="36"/>
              </w:rPr>
            </w:pPr>
            <w:r w:rsidRPr="0039397A">
              <w:rPr>
                <w:rFonts w:cs="CordiaUPC"/>
                <w:szCs w:val="36"/>
              </w:rPr>
              <w:t>Yes</w:t>
            </w:r>
          </w:p>
        </w:tc>
      </w:tr>
      <w:tr w:rsidR="003339B1" w:rsidTr="00753CB9" w14:paraId="6E461629" w14:textId="77777777">
        <w:tc>
          <w:tcPr>
            <w:tcW w:w="778" w:type="pct"/>
          </w:tcPr>
          <w:p w:rsidRPr="00013B6F" w:rsidR="003339B1" w:rsidP="003339B1" w:rsidRDefault="003339B1" w14:paraId="2DD0D5E5" w14:textId="05D94D4B">
            <w:r>
              <w:t>00004</w:t>
            </w:r>
          </w:p>
        </w:tc>
        <w:tc>
          <w:tcPr>
            <w:tcW w:w="1626" w:type="pct"/>
          </w:tcPr>
          <w:p w:rsidR="003339B1" w:rsidP="003339B1" w:rsidRDefault="003339B1" w14:paraId="7C76DDCE" w14:textId="77777777">
            <w:pPr>
              <w:spacing w:line="240" w:lineRule="auto"/>
            </w:pPr>
            <w:r w:rsidRPr="0006200C">
              <w:t xml:space="preserve">SMS </w:t>
            </w:r>
            <w:r w:rsidRPr="0006200C">
              <w:rPr>
                <w:cs/>
              </w:rPr>
              <w:t>แจ้</w:t>
            </w:r>
            <w:r>
              <w:rPr>
                <w:rFonts w:hint="cs"/>
                <w:cs/>
              </w:rPr>
              <w:t>ง</w:t>
            </w:r>
            <w:r w:rsidRPr="0006200C">
              <w:rPr>
                <w:cs/>
              </w:rPr>
              <w:t xml:space="preserve">กรณีไม่ได้ใช้แพ็กภายใน </w:t>
            </w:r>
            <w:r w:rsidRPr="0006200C">
              <w:t xml:space="preserve">60 </w:t>
            </w:r>
            <w:r w:rsidRPr="0006200C">
              <w:rPr>
                <w:cs/>
              </w:rPr>
              <w:t xml:space="preserve">วัน (ไม่มีการ </w:t>
            </w:r>
            <w:r w:rsidRPr="0006200C">
              <w:t>First Use</w:t>
            </w:r>
            <w:r w:rsidRPr="0006200C">
              <w:rPr>
                <w:rFonts w:cs="CordiaUPC"/>
                <w:cs/>
              </w:rPr>
              <w:t>)</w:t>
            </w:r>
            <w:r>
              <w:rPr>
                <w:rFonts w:cs="CordiaUPC"/>
                <w:cs/>
              </w:rPr>
              <w:t xml:space="preserve"> 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t xml:space="preserve"> is required </w:t>
            </w:r>
            <w:r w:rsidRPr="00EF680D">
              <w:rPr>
                <w:rFonts w:eastAsia="Times New Roman" w:cs="CordiaUPC"/>
              </w:rPr>
              <w:t>when</w:t>
            </w:r>
            <w:r>
              <w:rPr>
                <w:rFonts w:eastAsia="Times New Roman" w:cs="Angsana New"/>
                <w:cs/>
              </w:rPr>
              <w:t xml:space="preserve"> </w:t>
            </w:r>
            <w:r>
              <w:t xml:space="preserve">Send </w:t>
            </w:r>
            <w:r w:rsidRPr="0006200C">
              <w:t xml:space="preserve">SMS </w:t>
            </w:r>
            <w:r w:rsidRPr="0006200C">
              <w:rPr>
                <w:cs/>
              </w:rPr>
              <w:t>แจ้</w:t>
            </w:r>
            <w:r>
              <w:rPr>
                <w:rFonts w:hint="cs"/>
                <w:cs/>
              </w:rPr>
              <w:t>ง</w:t>
            </w:r>
            <w:r w:rsidRPr="0006200C">
              <w:rPr>
                <w:cs/>
              </w:rPr>
              <w:t xml:space="preserve">กรณีไม่ได้ใช้แพ็กภายใน </w:t>
            </w:r>
            <w:r w:rsidRPr="0006200C">
              <w:t xml:space="preserve">60 </w:t>
            </w:r>
            <w:r w:rsidRPr="0006200C">
              <w:rPr>
                <w:cs/>
              </w:rPr>
              <w:t xml:space="preserve">วัน (ไม่มีการ </w:t>
            </w:r>
            <w:r w:rsidRPr="0006200C">
              <w:t>First Use</w:t>
            </w:r>
            <w:r w:rsidRPr="0006200C">
              <w:rPr>
                <w:rFonts w:cs="CordiaUPC"/>
                <w:cs/>
              </w:rPr>
              <w:t>)</w:t>
            </w:r>
            <w:r w:rsidRPr="005111E9">
              <w:rPr>
                <w:rFonts w:cs="CordiaUPC"/>
                <w:cs/>
              </w:rPr>
              <w:t xml:space="preserve"> </w:t>
            </w:r>
            <w:r>
              <w:t xml:space="preserve">Flag </w:t>
            </w:r>
            <w:r w:rsidRPr="00EF680D">
              <w:rPr>
                <w:rFonts w:eastAsia="Times New Roman" w:cs="CordiaUPC"/>
              </w:rPr>
              <w:t xml:space="preserve">is </w:t>
            </w:r>
            <w:r>
              <w:rPr>
                <w:rFonts w:hint="cs" w:eastAsia="Times New Roman" w:cs="Angsana New"/>
                <w:cs/>
              </w:rPr>
              <w:t>“</w:t>
            </w:r>
            <w:r w:rsidRPr="00EF680D">
              <w:rPr>
                <w:rFonts w:eastAsia="Times New Roman" w:cs="CordiaUPC"/>
              </w:rPr>
              <w:t>Send</w:t>
            </w:r>
            <w:r>
              <w:rPr>
                <w:rFonts w:hint="cs" w:eastAsia="Times New Roman" w:cs="Angsana New"/>
                <w:cs/>
              </w:rPr>
              <w:t>”</w:t>
            </w:r>
          </w:p>
          <w:p w:rsidR="003339B1" w:rsidP="003339B1" w:rsidRDefault="003339B1" w14:paraId="77282470" w14:textId="77777777">
            <w:pPr>
              <w:pStyle w:val="HeaderTable"/>
              <w:rPr>
                <w:lang w:bidi="th-TH"/>
              </w:rPr>
            </w:pPr>
          </w:p>
          <w:p w:rsidR="003339B1" w:rsidP="003339B1" w:rsidRDefault="003339B1" w14:paraId="5A0ADF96" w14:textId="77777777">
            <w:pPr>
              <w:pStyle w:val="HeaderTable"/>
              <w:rPr>
                <w:lang w:bidi="th-TH"/>
              </w:rPr>
            </w:pPr>
            <w:r>
              <w:rPr>
                <w:rFonts w:hint="cs"/>
                <w:cs/>
                <w:lang w:bidi="th-TH"/>
              </w:rPr>
              <w:t xml:space="preserve">แสดง </w:t>
            </w:r>
            <w:r>
              <w:t xml:space="preserve">Validate </w:t>
            </w:r>
            <w:r>
              <w:rPr>
                <w:rFonts w:hint="cs"/>
                <w:cs/>
                <w:lang w:bidi="th-TH"/>
              </w:rPr>
              <w:t>นี้ เมื่อ</w:t>
            </w:r>
          </w:p>
          <w:p w:rsidR="003339B1" w:rsidP="003339B1" w:rsidRDefault="003339B1" w14:paraId="3FAA7B06" w14:textId="40B07E6E">
            <w:pPr>
              <w:pStyle w:val="HeaderTable"/>
              <w:numPr>
                <w:ilvl w:val="0"/>
                <w:numId w:val="503"/>
              </w:numPr>
              <w:rPr>
                <w:rtl/>
                <w:cs/>
              </w:rPr>
            </w:pPr>
            <w:r>
              <w:rPr>
                <w:lang w:bidi="th-TH"/>
              </w:rPr>
              <w:t xml:space="preserve">PO Group </w:t>
            </w:r>
            <w:r>
              <w:rPr>
                <w:bCs/>
                <w:cs/>
                <w:lang w:bidi="th-TH"/>
              </w:rPr>
              <w:t>= “</w:t>
            </w:r>
            <w:r>
              <w:rPr>
                <w:lang w:bidi="th-TH"/>
              </w:rPr>
              <w:t>IR</w:t>
            </w:r>
            <w:r>
              <w:rPr>
                <w:bCs/>
                <w:cs/>
                <w:lang w:bidi="th-TH"/>
              </w:rPr>
              <w:t>”</w:t>
            </w:r>
          </w:p>
        </w:tc>
        <w:tc>
          <w:tcPr>
            <w:tcW w:w="1861" w:type="pct"/>
          </w:tcPr>
          <w:p w:rsidR="003339B1" w:rsidP="003339B1" w:rsidRDefault="003339B1" w14:paraId="0A3E74F1" w14:textId="4C28F7DD">
            <w:pPr>
              <w:spacing w:line="240" w:lineRule="auto"/>
              <w:rPr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>smsNoFirstUseIn60Days</w:t>
            </w:r>
            <w:r w:rsidRPr="00083051">
              <w:t>SendFlag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/>
                <w:cs/>
              </w:rPr>
              <w:t xml:space="preserve"> ดังนั้น </w:t>
            </w:r>
            <w:r>
              <w:t>smsNoFirstUseIn60Days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จะต้องเป็น </w:t>
            </w:r>
            <w:r>
              <w:t>Mandatory</w:t>
            </w:r>
          </w:p>
        </w:tc>
        <w:tc>
          <w:tcPr>
            <w:tcW w:w="735" w:type="pct"/>
          </w:tcPr>
          <w:p w:rsidRPr="0039397A" w:rsidR="003339B1" w:rsidP="003339B1" w:rsidRDefault="003339B1" w14:paraId="1918FA46" w14:textId="5AB9C362">
            <w:pPr>
              <w:rPr>
                <w:rFonts w:cs="CordiaUPC"/>
                <w:szCs w:val="36"/>
              </w:rPr>
            </w:pPr>
            <w:r w:rsidRPr="0039397A">
              <w:rPr>
                <w:rFonts w:cs="CordiaUPC"/>
                <w:szCs w:val="36"/>
              </w:rPr>
              <w:t>Yes</w:t>
            </w:r>
          </w:p>
        </w:tc>
      </w:tr>
      <w:tr w:rsidR="003339B1" w:rsidTr="00753CB9" w14:paraId="3D2C7396" w14:textId="77777777">
        <w:tc>
          <w:tcPr>
            <w:tcW w:w="778" w:type="pct"/>
          </w:tcPr>
          <w:p w:rsidRPr="00013B6F" w:rsidR="003339B1" w:rsidP="003339B1" w:rsidRDefault="003339B1" w14:paraId="71F497F2" w14:textId="2389683C">
            <w:r w:rsidRPr="00013B6F">
              <w:t>00025</w:t>
            </w:r>
          </w:p>
        </w:tc>
        <w:tc>
          <w:tcPr>
            <w:tcW w:w="1626" w:type="pct"/>
          </w:tcPr>
          <w:p w:rsidR="003339B1" w:rsidP="003339B1" w:rsidRDefault="003339B1" w14:paraId="69709345" w14:textId="77777777">
            <w:pPr>
              <w:spacing w:line="240" w:lineRule="auto"/>
            </w:pPr>
            <w:r>
              <w:rPr>
                <w:rFonts w:hint="cs"/>
                <w:cs/>
              </w:rPr>
              <w:t>ถ้า</w:t>
            </w:r>
            <w:r>
              <w:rPr>
                <w:rFonts w:cs="CordiaUPC"/>
                <w:cs/>
              </w:rPr>
              <w:t xml:space="preserve"> 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rPr>
                <w:rFonts w:cs="CordiaUPC"/>
                <w:cs/>
              </w:rPr>
              <w:t xml:space="preserve"> = “</w:t>
            </w:r>
            <w:r>
              <w:t>TH</w:t>
            </w:r>
            <w:r>
              <w:rPr>
                <w:rFonts w:cs="CordiaUPC"/>
                <w:cs/>
              </w:rPr>
              <w:t>”</w:t>
            </w:r>
          </w:p>
          <w:p w:rsidR="003339B1" w:rsidP="003339B1" w:rsidRDefault="003339B1" w14:paraId="1ECEB73A" w14:textId="77777777">
            <w:pPr>
              <w:spacing w:line="240" w:lineRule="auto"/>
            </w:pPr>
            <w:r w:rsidRPr="0006200C">
              <w:t xml:space="preserve">SMS </w:t>
            </w:r>
            <w:r w:rsidRPr="0006200C">
              <w:rPr>
                <w:cs/>
              </w:rPr>
              <w:t>แจ้</w:t>
            </w:r>
            <w:r>
              <w:rPr>
                <w:rFonts w:hint="cs"/>
                <w:cs/>
              </w:rPr>
              <w:t>ง</w:t>
            </w:r>
            <w:r w:rsidRPr="0006200C">
              <w:rPr>
                <w:cs/>
              </w:rPr>
              <w:t xml:space="preserve">กรณีไม่ได้ใช้แพ็กภายใน </w:t>
            </w:r>
            <w:r w:rsidRPr="0006200C">
              <w:t xml:space="preserve">60 </w:t>
            </w:r>
            <w:r w:rsidRPr="0006200C">
              <w:rPr>
                <w:cs/>
              </w:rPr>
              <w:t xml:space="preserve">วัน (ไม่มีการ </w:t>
            </w:r>
            <w:r w:rsidRPr="0006200C">
              <w:t>First Use</w:t>
            </w:r>
            <w:r w:rsidRPr="0006200C">
              <w:rPr>
                <w:rFonts w:cs="CordiaUPC"/>
                <w:cs/>
              </w:rPr>
              <w:t>)</w:t>
            </w:r>
            <w:r>
              <w:rPr>
                <w:rFonts w:cs="CordiaUPC"/>
                <w:cs/>
              </w:rPr>
              <w:t xml:space="preserve"> 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t xml:space="preserve"> cannot contain Special characters </w:t>
            </w:r>
            <w:r>
              <w:rPr>
                <w:rFonts w:cs="Angsana New"/>
                <w:cs/>
              </w:rPr>
              <w:t>(</w:t>
            </w:r>
            <w:r>
              <w:t>Double Space and Start or End with</w:t>
            </w:r>
            <w:r>
              <w:rPr>
                <w:rFonts w:hint="cs"/>
                <w:cs/>
              </w:rPr>
              <w:t xml:space="preserve"> </w:t>
            </w:r>
            <w:r>
              <w:t>Space</w:t>
            </w:r>
            <w:r>
              <w:rPr>
                <w:rFonts w:cs="Angsana New"/>
                <w:cs/>
              </w:rPr>
              <w:t>).</w:t>
            </w:r>
          </w:p>
          <w:p w:rsidR="003339B1" w:rsidP="003339B1" w:rsidRDefault="003339B1" w14:paraId="7B57FAE4" w14:textId="77777777">
            <w:pPr>
              <w:spacing w:line="240" w:lineRule="auto"/>
            </w:pPr>
            <w:r>
              <w:rPr>
                <w:rFonts w:hint="cs"/>
                <w:cs/>
              </w:rPr>
              <w:t>ถ้าไม่ใช่</w:t>
            </w:r>
          </w:p>
          <w:p w:rsidR="003339B1" w:rsidP="003339B1" w:rsidRDefault="003339B1" w14:paraId="79410053" w14:textId="77777777">
            <w:pPr>
              <w:spacing w:line="240" w:lineRule="auto"/>
            </w:pPr>
            <w:r w:rsidRPr="0006200C">
              <w:t xml:space="preserve">SMS </w:t>
            </w:r>
            <w:r w:rsidRPr="0006200C">
              <w:rPr>
                <w:cs/>
              </w:rPr>
              <w:t>แจ้</w:t>
            </w:r>
            <w:r>
              <w:rPr>
                <w:rFonts w:hint="cs"/>
                <w:cs/>
              </w:rPr>
              <w:t>ง</w:t>
            </w:r>
            <w:r w:rsidRPr="0006200C">
              <w:rPr>
                <w:cs/>
              </w:rPr>
              <w:t xml:space="preserve">กรณีไม่ได้ใช้แพ็กภายใน </w:t>
            </w:r>
            <w:r w:rsidRPr="0006200C">
              <w:t xml:space="preserve">60 </w:t>
            </w:r>
            <w:r w:rsidRPr="0006200C">
              <w:rPr>
                <w:cs/>
              </w:rPr>
              <w:t xml:space="preserve">วัน (ไม่มีการ </w:t>
            </w:r>
            <w:r w:rsidRPr="0006200C">
              <w:t>First Use</w:t>
            </w:r>
            <w:r w:rsidRPr="0006200C">
              <w:rPr>
                <w:rFonts w:cs="CordiaUPC"/>
                <w:cs/>
              </w:rPr>
              <w:t>)</w:t>
            </w:r>
            <w:r>
              <w:rPr>
                <w:rFonts w:cs="CordiaUPC"/>
                <w:cs/>
              </w:rPr>
              <w:t xml:space="preserve"> 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t xml:space="preserve"> cannot contain</w:t>
            </w:r>
            <w:r>
              <w:rPr>
                <w:rFonts w:cs="CordiaUPC"/>
                <w:cs/>
              </w:rPr>
              <w:t xml:space="preserve"> </w:t>
            </w:r>
            <w:r w:rsidRPr="00755E0A">
              <w:t>Thai and</w:t>
            </w:r>
            <w:r>
              <w:t xml:space="preserve"> Special characters </w:t>
            </w:r>
            <w:r>
              <w:rPr>
                <w:rFonts w:cs="Angsana New"/>
                <w:cs/>
              </w:rPr>
              <w:t>(</w:t>
            </w:r>
            <w:r>
              <w:t>Double Space and Start or End with</w:t>
            </w:r>
            <w:r>
              <w:rPr>
                <w:rFonts w:hint="cs"/>
                <w:cs/>
              </w:rPr>
              <w:t xml:space="preserve"> </w:t>
            </w:r>
            <w:r>
              <w:t>Space</w:t>
            </w:r>
            <w:r>
              <w:rPr>
                <w:rFonts w:cs="Angsana New"/>
                <w:cs/>
              </w:rPr>
              <w:t>).</w:t>
            </w:r>
          </w:p>
          <w:p w:rsidR="003339B1" w:rsidP="003339B1" w:rsidRDefault="003339B1" w14:paraId="4DB667F6" w14:textId="77777777">
            <w:pPr>
              <w:spacing w:line="240" w:lineRule="auto"/>
            </w:pPr>
          </w:p>
          <w:p w:rsidR="003339B1" w:rsidP="003339B1" w:rsidRDefault="003339B1" w14:paraId="69BF334A" w14:textId="77777777">
            <w:pPr>
              <w:pStyle w:val="HeaderTable"/>
              <w:rPr>
                <w:lang w:bidi="th-TH"/>
              </w:rPr>
            </w:pPr>
          </w:p>
          <w:p w:rsidR="003339B1" w:rsidP="003339B1" w:rsidRDefault="003339B1" w14:paraId="671F7F70" w14:textId="77777777">
            <w:pPr>
              <w:pStyle w:val="HeaderTable"/>
              <w:rPr>
                <w:lang w:bidi="th-TH"/>
              </w:rPr>
            </w:pPr>
            <w:r>
              <w:rPr>
                <w:rFonts w:hint="cs"/>
                <w:cs/>
                <w:lang w:bidi="th-TH"/>
              </w:rPr>
              <w:t xml:space="preserve">แสดง </w:t>
            </w:r>
            <w:r>
              <w:t xml:space="preserve">Validate </w:t>
            </w:r>
            <w:r>
              <w:rPr>
                <w:rFonts w:hint="cs"/>
                <w:cs/>
                <w:lang w:bidi="th-TH"/>
              </w:rPr>
              <w:t>นี้ เมื่อ</w:t>
            </w:r>
          </w:p>
          <w:p w:rsidR="003339B1" w:rsidP="003339B1" w:rsidRDefault="003339B1" w14:paraId="4F760856" w14:textId="435BCD40">
            <w:pPr>
              <w:pStyle w:val="HeaderTable"/>
              <w:numPr>
                <w:ilvl w:val="0"/>
                <w:numId w:val="518"/>
              </w:numPr>
              <w:rPr>
                <w:rtl/>
                <w:cs/>
              </w:rPr>
            </w:pPr>
            <w:r>
              <w:rPr>
                <w:lang w:bidi="th-TH"/>
              </w:rPr>
              <w:t xml:space="preserve">PO Group </w:t>
            </w:r>
            <w:r>
              <w:rPr>
                <w:bCs/>
                <w:cs/>
                <w:lang w:bidi="th-TH"/>
              </w:rPr>
              <w:t>= “</w:t>
            </w:r>
            <w:r>
              <w:rPr>
                <w:lang w:bidi="th-TH"/>
              </w:rPr>
              <w:t>IR</w:t>
            </w:r>
            <w:r>
              <w:rPr>
                <w:bCs/>
                <w:cs/>
                <w:lang w:bidi="th-TH"/>
              </w:rPr>
              <w:t>”</w:t>
            </w:r>
          </w:p>
        </w:tc>
        <w:tc>
          <w:tcPr>
            <w:tcW w:w="1861" w:type="pct"/>
          </w:tcPr>
          <w:p w:rsidR="003339B1" w:rsidP="003339B1" w:rsidRDefault="003339B1" w14:paraId="6B4C92A3" w14:textId="77777777">
            <w:pPr>
              <w:spacing w:line="240" w:lineRule="auto"/>
            </w:pPr>
            <w:r>
              <w:rPr>
                <w:rFonts w:hint="cs"/>
                <w:cs/>
              </w:rPr>
              <w:t>ถ้า</w:t>
            </w:r>
            <w:r>
              <w:rPr>
                <w:rFonts w:cs="CordiaUPC"/>
                <w:cs/>
              </w:rPr>
              <w:t xml:space="preserve"> 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rPr>
                <w:rFonts w:cs="CordiaUPC"/>
                <w:cs/>
              </w:rPr>
              <w:t xml:space="preserve"> = “</w:t>
            </w:r>
            <w:r>
              <w:t>TH</w:t>
            </w:r>
            <w:r>
              <w:rPr>
                <w:rFonts w:cs="CordiaUPC"/>
                <w:cs/>
              </w:rPr>
              <w:t>”</w:t>
            </w:r>
          </w:p>
          <w:p w:rsidR="003339B1" w:rsidP="003339B1" w:rsidRDefault="003339B1" w14:paraId="73A25938" w14:textId="77777777">
            <w:pPr>
              <w:spacing w:line="256" w:lineRule="auto"/>
            </w:pPr>
            <w:r>
              <w:rPr>
                <w:rFonts w:hint="cs"/>
                <w:cs/>
              </w:rPr>
              <w:t xml:space="preserve">ถ้า </w:t>
            </w:r>
            <w:r>
              <w:t>smsNoFirstUseIn60Days</w:t>
            </w:r>
            <w:r>
              <w:rPr>
                <w:rFonts w:cs="Angsana New"/>
                <w:cs/>
              </w:rPr>
              <w:t xml:space="preserve"> 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>มีค่า ดังนั้นจะไม่สามารถมีอักขระพิเศษได้</w:t>
            </w:r>
          </w:p>
          <w:p w:rsidR="003339B1" w:rsidP="003339B1" w:rsidRDefault="003339B1" w14:paraId="3645A9AA" w14:textId="77777777">
            <w:pPr>
              <w:spacing w:line="240" w:lineRule="auto"/>
            </w:pPr>
            <w:r>
              <w:rPr>
                <w:rFonts w:hint="cs"/>
                <w:cs/>
              </w:rPr>
              <w:t>ถ้าไม่ใช่</w:t>
            </w:r>
          </w:p>
          <w:p w:rsidR="003339B1" w:rsidP="003339B1" w:rsidRDefault="003339B1" w14:paraId="298A9D06" w14:textId="77777777">
            <w:pPr>
              <w:spacing w:line="256" w:lineRule="auto"/>
            </w:pPr>
            <w:r>
              <w:rPr>
                <w:rFonts w:hint="cs"/>
                <w:cs/>
              </w:rPr>
              <w:t xml:space="preserve">ถ้า </w:t>
            </w:r>
            <w:r>
              <w:t>smsNoFirstUseIn60Days</w:t>
            </w:r>
            <w:r>
              <w:rPr>
                <w:rFonts w:cs="Angsana New"/>
                <w:cs/>
              </w:rPr>
              <w:t xml:space="preserve"> 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>มีค่า ดังนั้นจะไม่สามารถมีภาษาไทยและอักขระพิเศษได้</w:t>
            </w:r>
          </w:p>
          <w:p w:rsidR="003339B1" w:rsidP="003339B1" w:rsidRDefault="003339B1" w14:paraId="7E2ABAF5" w14:textId="45B6C6D9">
            <w:pPr>
              <w:spacing w:line="240" w:lineRule="auto"/>
              <w:rPr>
                <w:cs/>
              </w:rPr>
            </w:pPr>
            <w:r>
              <w:t xml:space="preserve">Special Character </w:t>
            </w:r>
            <w:r>
              <w:rPr>
                <w:rFonts w:cs="Angsana New"/>
                <w:cs/>
              </w:rPr>
              <w:t xml:space="preserve">: </w:t>
            </w:r>
            <w:r>
              <w:t>Space</w:t>
            </w:r>
            <w:r>
              <w:rPr>
                <w:rFonts w:hint="cs"/>
                <w:cs/>
              </w:rPr>
              <w:t xml:space="preserve">ติดกัน และ </w:t>
            </w:r>
            <w:r>
              <w:t xml:space="preserve">Space </w:t>
            </w:r>
            <w:r>
              <w:rPr>
                <w:rFonts w:hint="cs"/>
                <w:cs/>
              </w:rPr>
              <w:t>ตัวสุดท้าย</w:t>
            </w:r>
          </w:p>
        </w:tc>
        <w:tc>
          <w:tcPr>
            <w:tcW w:w="735" w:type="pct"/>
          </w:tcPr>
          <w:p w:rsidRPr="0039397A" w:rsidR="003339B1" w:rsidP="003339B1" w:rsidRDefault="003339B1" w14:paraId="4853428A" w14:textId="0FF73A3E">
            <w:pPr>
              <w:rPr>
                <w:rFonts w:cs="CordiaUPC"/>
                <w:szCs w:val="36"/>
              </w:rPr>
            </w:pPr>
            <w:r w:rsidRPr="0039397A">
              <w:rPr>
                <w:rFonts w:cs="CordiaUPC"/>
                <w:szCs w:val="36"/>
              </w:rPr>
              <w:t>Yes</w:t>
            </w:r>
          </w:p>
        </w:tc>
      </w:tr>
      <w:tr w:rsidR="003339B1" w:rsidTr="00753CB9" w14:paraId="49E20851" w14:textId="77777777">
        <w:tc>
          <w:tcPr>
            <w:tcW w:w="778" w:type="pct"/>
          </w:tcPr>
          <w:p w:rsidRPr="00013B6F" w:rsidR="003339B1" w:rsidP="003339B1" w:rsidRDefault="003339B1" w14:paraId="2918CA53" w14:textId="692AB0B7">
            <w:r w:rsidRPr="00B91E66">
              <w:rPr>
                <w:rFonts w:cs="CordiaUPC"/>
              </w:rPr>
              <w:t>00001</w:t>
            </w:r>
          </w:p>
        </w:tc>
        <w:tc>
          <w:tcPr>
            <w:tcW w:w="1626" w:type="pct"/>
          </w:tcPr>
          <w:p w:rsidR="003339B1" w:rsidP="003339B1" w:rsidRDefault="003339B1" w14:paraId="25CA38DE" w14:textId="4C1811C5">
            <w:pPr>
              <w:spacing w:line="240" w:lineRule="auto"/>
            </w:pPr>
            <w:r>
              <w:t>Send</w:t>
            </w:r>
            <w:r w:rsidRPr="005111E9">
              <w:rPr>
                <w:rFonts w:cs="CordiaUPC"/>
                <w:cs/>
              </w:rPr>
              <w:t xml:space="preserve"> </w:t>
            </w:r>
            <w:r>
              <w:t xml:space="preserve">SMS Confirm </w:t>
            </w:r>
            <w:r>
              <w:rPr>
                <w:rFonts w:hint="cs"/>
                <w:cs/>
              </w:rPr>
              <w:t xml:space="preserve">เมื่อสมัครแพ็กเกจ (ก่อน </w:t>
            </w:r>
            <w:r>
              <w:t>First Use</w:t>
            </w:r>
            <w:r>
              <w:rPr>
                <w:rFonts w:cs="CordiaUPC"/>
                <w:cs/>
              </w:rPr>
              <w:t xml:space="preserve">) </w:t>
            </w:r>
            <w:r w:rsidRPr="005111E9">
              <w:t xml:space="preserve">Flag </w:t>
            </w:r>
            <w:r>
              <w:t>is required</w:t>
            </w:r>
            <w:r>
              <w:rPr>
                <w:rFonts w:cs="CordiaUPC"/>
                <w:cs/>
              </w:rPr>
              <w:t>.</w:t>
            </w:r>
          </w:p>
          <w:p w:rsidR="003339B1" w:rsidP="003339B1" w:rsidRDefault="003339B1" w14:paraId="59F47510" w14:textId="77777777">
            <w:pPr>
              <w:pStyle w:val="HeaderTable"/>
              <w:rPr>
                <w:lang w:bidi="th-TH"/>
              </w:rPr>
            </w:pPr>
          </w:p>
          <w:p w:rsidR="003339B1" w:rsidP="003339B1" w:rsidRDefault="003339B1" w14:paraId="123BCD8B" w14:textId="77777777">
            <w:pPr>
              <w:pStyle w:val="HeaderTable"/>
              <w:rPr>
                <w:lang w:bidi="th-TH"/>
              </w:rPr>
            </w:pPr>
            <w:r>
              <w:rPr>
                <w:rFonts w:hint="cs"/>
                <w:cs/>
                <w:lang w:bidi="th-TH"/>
              </w:rPr>
              <w:t xml:space="preserve">แสดง </w:t>
            </w:r>
            <w:r>
              <w:t xml:space="preserve">Validate </w:t>
            </w:r>
            <w:r>
              <w:rPr>
                <w:rFonts w:hint="cs"/>
                <w:cs/>
                <w:lang w:bidi="th-TH"/>
              </w:rPr>
              <w:t>นี้ เมื่อ</w:t>
            </w:r>
          </w:p>
          <w:p w:rsidR="003339B1" w:rsidP="003339B1" w:rsidRDefault="003339B1" w14:paraId="37169A89" w14:textId="074A6875">
            <w:pPr>
              <w:pStyle w:val="HeaderTable"/>
              <w:numPr>
                <w:ilvl w:val="0"/>
                <w:numId w:val="517"/>
              </w:numPr>
              <w:rPr>
                <w:rtl/>
                <w:cs/>
              </w:rPr>
            </w:pPr>
            <w:r>
              <w:rPr>
                <w:lang w:bidi="th-TH"/>
              </w:rPr>
              <w:t xml:space="preserve">PO Group </w:t>
            </w:r>
            <w:r>
              <w:rPr>
                <w:bCs/>
                <w:cs/>
                <w:lang w:bidi="th-TH"/>
              </w:rPr>
              <w:t>= “</w:t>
            </w:r>
            <w:r>
              <w:rPr>
                <w:lang w:bidi="th-TH"/>
              </w:rPr>
              <w:t>IR</w:t>
            </w:r>
            <w:r>
              <w:rPr>
                <w:bCs/>
                <w:cs/>
                <w:lang w:bidi="th-TH"/>
              </w:rPr>
              <w:t>”</w:t>
            </w:r>
          </w:p>
        </w:tc>
        <w:tc>
          <w:tcPr>
            <w:tcW w:w="1861" w:type="pct"/>
          </w:tcPr>
          <w:p w:rsidR="003339B1" w:rsidP="003339B1" w:rsidRDefault="003339B1" w14:paraId="79333F13" w14:textId="13E7350F">
            <w:pPr>
              <w:spacing w:line="240" w:lineRule="auto"/>
              <w:rPr>
                <w:cs/>
              </w:rPr>
            </w:pPr>
            <w:r>
              <w:t>smsConfirmFirstUse</w:t>
            </w:r>
            <w:r w:rsidRPr="00083051">
              <w:t>SendFlag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จะต้องเป็น </w:t>
            </w:r>
            <w:r>
              <w:t xml:space="preserve">Mandatory </w:t>
            </w:r>
          </w:p>
        </w:tc>
        <w:tc>
          <w:tcPr>
            <w:tcW w:w="735" w:type="pct"/>
          </w:tcPr>
          <w:p w:rsidRPr="0039397A" w:rsidR="003339B1" w:rsidP="003339B1" w:rsidRDefault="003339B1" w14:paraId="3E07BCC8" w14:textId="5CE4A31F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3339B1" w:rsidTr="00753CB9" w14:paraId="5D0BD2D0" w14:textId="77777777">
        <w:tc>
          <w:tcPr>
            <w:tcW w:w="778" w:type="pct"/>
          </w:tcPr>
          <w:p w:rsidRPr="00013B6F" w:rsidR="003339B1" w:rsidP="003339B1" w:rsidRDefault="003339B1" w14:paraId="47B0FD1B" w14:textId="4A52B2E1">
            <w:r>
              <w:t>00004</w:t>
            </w:r>
          </w:p>
        </w:tc>
        <w:tc>
          <w:tcPr>
            <w:tcW w:w="1626" w:type="pct"/>
          </w:tcPr>
          <w:p w:rsidR="003339B1" w:rsidP="003339B1" w:rsidRDefault="003339B1" w14:paraId="61A53AAD" w14:textId="1E6F3C64">
            <w:pPr>
              <w:spacing w:line="240" w:lineRule="auto"/>
            </w:pPr>
            <w:r>
              <w:t>Default Wording is required  when Send</w:t>
            </w:r>
            <w:r w:rsidRPr="005111E9">
              <w:rPr>
                <w:rFonts w:cs="CordiaUPC"/>
                <w:cs/>
              </w:rPr>
              <w:t xml:space="preserve"> </w:t>
            </w:r>
            <w:r>
              <w:t xml:space="preserve">SMS Confirm </w:t>
            </w:r>
            <w:r>
              <w:rPr>
                <w:rFonts w:hint="cs"/>
                <w:cs/>
              </w:rPr>
              <w:t xml:space="preserve">เมื่อสมัครแพ็กเกจ (ก่อน </w:t>
            </w:r>
            <w:r>
              <w:t>First Use</w:t>
            </w:r>
            <w:r>
              <w:rPr>
                <w:rFonts w:cs="CordiaUPC"/>
                <w:cs/>
              </w:rPr>
              <w:t xml:space="preserve">)  </w:t>
            </w:r>
            <w:r>
              <w:t xml:space="preserve">Flag is </w:t>
            </w:r>
            <w:r>
              <w:rPr>
                <w:rFonts w:cs="Angsana New"/>
                <w:cs/>
              </w:rPr>
              <w:t>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</w:p>
          <w:p w:rsidR="003339B1" w:rsidP="003339B1" w:rsidRDefault="003339B1" w14:paraId="1AC8EFFE" w14:textId="77777777">
            <w:pPr>
              <w:pStyle w:val="HeaderTable"/>
              <w:rPr>
                <w:lang w:bidi="th-TH"/>
              </w:rPr>
            </w:pPr>
          </w:p>
          <w:p w:rsidR="003339B1" w:rsidP="003339B1" w:rsidRDefault="003339B1" w14:paraId="29ABA164" w14:textId="77777777">
            <w:pPr>
              <w:pStyle w:val="HeaderTable"/>
              <w:rPr>
                <w:lang w:bidi="th-TH"/>
              </w:rPr>
            </w:pPr>
            <w:r>
              <w:rPr>
                <w:rFonts w:hint="cs"/>
                <w:cs/>
                <w:lang w:bidi="th-TH"/>
              </w:rPr>
              <w:t xml:space="preserve">แสดง </w:t>
            </w:r>
            <w:r>
              <w:t xml:space="preserve">Validate </w:t>
            </w:r>
            <w:r>
              <w:rPr>
                <w:rFonts w:hint="cs"/>
                <w:cs/>
                <w:lang w:bidi="th-TH"/>
              </w:rPr>
              <w:t>นี้ เมื่อ</w:t>
            </w:r>
          </w:p>
          <w:p w:rsidR="003339B1" w:rsidP="003339B1" w:rsidRDefault="003339B1" w14:paraId="6BEACDE5" w14:textId="3BB3258C">
            <w:pPr>
              <w:pStyle w:val="HeaderTable"/>
              <w:numPr>
                <w:ilvl w:val="0"/>
                <w:numId w:val="515"/>
              </w:numPr>
              <w:rPr>
                <w:rtl/>
                <w:cs/>
              </w:rPr>
            </w:pPr>
            <w:r>
              <w:rPr>
                <w:lang w:bidi="th-TH"/>
              </w:rPr>
              <w:t xml:space="preserve">PO Group </w:t>
            </w:r>
            <w:r>
              <w:rPr>
                <w:bCs/>
                <w:cs/>
                <w:lang w:bidi="th-TH"/>
              </w:rPr>
              <w:t>= “</w:t>
            </w:r>
            <w:r>
              <w:rPr>
                <w:lang w:bidi="th-TH"/>
              </w:rPr>
              <w:t>IR</w:t>
            </w:r>
            <w:r>
              <w:rPr>
                <w:bCs/>
                <w:cs/>
                <w:lang w:bidi="th-TH"/>
              </w:rPr>
              <w:t>”</w:t>
            </w:r>
          </w:p>
        </w:tc>
        <w:tc>
          <w:tcPr>
            <w:tcW w:w="1861" w:type="pct"/>
          </w:tcPr>
          <w:p w:rsidR="003339B1" w:rsidP="003339B1" w:rsidRDefault="003339B1" w14:paraId="29E9C945" w14:textId="35E299A8">
            <w:pPr>
              <w:spacing w:line="240" w:lineRule="auto"/>
              <w:rPr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>smsConfirmFirstUse</w:t>
            </w:r>
            <w:r w:rsidRPr="00083051">
              <w:t>SendFlag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เป็น </w:t>
            </w:r>
            <w:r>
              <w:rPr>
                <w:rFonts w:cs="Angsana New"/>
                <w:cs/>
              </w:rPr>
              <w:t>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/>
                <w:cs/>
              </w:rPr>
              <w:t xml:space="preserve"> ดังนั้น </w:t>
            </w:r>
            <w:r>
              <w:t>smsConfirmFirstUse</w:t>
            </w:r>
            <w:r w:rsidRPr="00083051">
              <w:t>DefaultWordingFlag</w:t>
            </w:r>
            <w:r>
              <w:rPr>
                <w:rFonts w:hint="cs"/>
                <w:cs/>
              </w:rPr>
              <w:t xml:space="preserve">จะต้องเป็น </w:t>
            </w:r>
            <w:r>
              <w:t>Mandatory</w:t>
            </w:r>
          </w:p>
        </w:tc>
        <w:tc>
          <w:tcPr>
            <w:tcW w:w="735" w:type="pct"/>
          </w:tcPr>
          <w:p w:rsidRPr="0039397A" w:rsidR="003339B1" w:rsidP="003339B1" w:rsidRDefault="003339B1" w14:paraId="08DB384F" w14:textId="3F5356EE">
            <w:pPr>
              <w:rPr>
                <w:rFonts w:cs="CordiaUPC"/>
                <w:szCs w:val="36"/>
              </w:rPr>
            </w:pPr>
            <w:r w:rsidRPr="0039397A">
              <w:rPr>
                <w:rFonts w:cs="CordiaUPC"/>
                <w:szCs w:val="36"/>
              </w:rPr>
              <w:t>Yes</w:t>
            </w:r>
          </w:p>
        </w:tc>
      </w:tr>
      <w:tr w:rsidR="003339B1" w:rsidTr="00753CB9" w14:paraId="2DA3431D" w14:textId="77777777">
        <w:tc>
          <w:tcPr>
            <w:tcW w:w="778" w:type="pct"/>
          </w:tcPr>
          <w:p w:rsidRPr="00013B6F" w:rsidR="003339B1" w:rsidP="003339B1" w:rsidRDefault="003339B1" w14:paraId="49A3272A" w14:textId="7B3AB63C">
            <w:r>
              <w:t>00004</w:t>
            </w:r>
          </w:p>
        </w:tc>
        <w:tc>
          <w:tcPr>
            <w:tcW w:w="1626" w:type="pct"/>
          </w:tcPr>
          <w:p w:rsidR="003339B1" w:rsidP="003339B1" w:rsidRDefault="003339B1" w14:paraId="166E0A78" w14:textId="69C24F4F">
            <w:pPr>
              <w:spacing w:line="240" w:lineRule="auto"/>
            </w:pPr>
            <w:r>
              <w:t xml:space="preserve">SMS Confirm </w:t>
            </w:r>
            <w:r>
              <w:rPr>
                <w:rFonts w:hint="cs"/>
                <w:cs/>
              </w:rPr>
              <w:t xml:space="preserve">เมื่อสมัครแพ็กเกจ (ก่อน </w:t>
            </w:r>
            <w:r>
              <w:t>First Use</w:t>
            </w:r>
            <w:r>
              <w:rPr>
                <w:rFonts w:cs="CordiaUPC"/>
                <w:cs/>
              </w:rPr>
              <w:t xml:space="preserve">)  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t xml:space="preserve"> is required </w:t>
            </w:r>
            <w:r w:rsidRPr="00EF680D">
              <w:rPr>
                <w:rFonts w:eastAsia="Times New Roman" w:cs="CordiaUPC"/>
              </w:rPr>
              <w:t>when</w:t>
            </w:r>
            <w:r>
              <w:rPr>
                <w:rFonts w:eastAsia="Times New Roman" w:cs="Angsana New"/>
                <w:cs/>
              </w:rPr>
              <w:t xml:space="preserve"> </w:t>
            </w:r>
            <w:r>
              <w:t xml:space="preserve">Send </w:t>
            </w:r>
            <w:r w:rsidRPr="0006200C">
              <w:t xml:space="preserve">SMS </w:t>
            </w:r>
            <w:r w:rsidRPr="0006200C">
              <w:rPr>
                <w:cs/>
              </w:rPr>
              <w:t>แจ้</w:t>
            </w:r>
            <w:r>
              <w:rPr>
                <w:rFonts w:hint="cs"/>
                <w:cs/>
              </w:rPr>
              <w:t>ง</w:t>
            </w:r>
            <w:r w:rsidRPr="0006200C">
              <w:rPr>
                <w:cs/>
              </w:rPr>
              <w:t xml:space="preserve">กรณีไม่ได้ใช้แพ็กภายใน </w:t>
            </w:r>
            <w:r w:rsidRPr="0006200C">
              <w:t xml:space="preserve">60 </w:t>
            </w:r>
            <w:r w:rsidRPr="0006200C">
              <w:rPr>
                <w:cs/>
              </w:rPr>
              <w:t xml:space="preserve">วัน (ไม่มีการ </w:t>
            </w:r>
            <w:r w:rsidRPr="0006200C">
              <w:t>First Use</w:t>
            </w:r>
            <w:r w:rsidRPr="0006200C">
              <w:rPr>
                <w:rFonts w:cs="CordiaUPC"/>
                <w:cs/>
              </w:rPr>
              <w:t>)</w:t>
            </w:r>
            <w:r w:rsidRPr="005111E9">
              <w:rPr>
                <w:rFonts w:cs="CordiaUPC"/>
                <w:cs/>
              </w:rPr>
              <w:t xml:space="preserve"> </w:t>
            </w:r>
            <w:r>
              <w:t xml:space="preserve">Flag </w:t>
            </w:r>
            <w:r w:rsidRPr="00EF680D">
              <w:rPr>
                <w:rFonts w:eastAsia="Times New Roman" w:cs="CordiaUPC"/>
              </w:rPr>
              <w:t xml:space="preserve">is </w:t>
            </w:r>
            <w:r>
              <w:rPr>
                <w:rFonts w:hint="cs" w:eastAsia="Times New Roman" w:cs="Angsana New"/>
                <w:cs/>
              </w:rPr>
              <w:t>“</w:t>
            </w:r>
            <w:r w:rsidRPr="00EF680D">
              <w:rPr>
                <w:rFonts w:eastAsia="Times New Roman" w:cs="CordiaUPC"/>
              </w:rPr>
              <w:t>Send</w:t>
            </w:r>
            <w:r>
              <w:rPr>
                <w:rFonts w:hint="cs" w:eastAsia="Times New Roman" w:cs="Angsana New"/>
                <w:cs/>
              </w:rPr>
              <w:t>”</w:t>
            </w:r>
          </w:p>
          <w:p w:rsidR="003339B1" w:rsidP="003339B1" w:rsidRDefault="003339B1" w14:paraId="16945C03" w14:textId="77777777">
            <w:pPr>
              <w:pStyle w:val="HeaderTable"/>
              <w:rPr>
                <w:lang w:bidi="th-TH"/>
              </w:rPr>
            </w:pPr>
          </w:p>
          <w:p w:rsidR="003339B1" w:rsidP="003339B1" w:rsidRDefault="003339B1" w14:paraId="549A9E54" w14:textId="77777777">
            <w:pPr>
              <w:pStyle w:val="HeaderTable"/>
              <w:rPr>
                <w:lang w:bidi="th-TH"/>
              </w:rPr>
            </w:pPr>
            <w:r>
              <w:rPr>
                <w:rFonts w:hint="cs"/>
                <w:cs/>
                <w:lang w:bidi="th-TH"/>
              </w:rPr>
              <w:t xml:space="preserve">แสดง </w:t>
            </w:r>
            <w:r>
              <w:t xml:space="preserve">Validate </w:t>
            </w:r>
            <w:r>
              <w:rPr>
                <w:rFonts w:hint="cs"/>
                <w:cs/>
                <w:lang w:bidi="th-TH"/>
              </w:rPr>
              <w:t>นี้ เมื่อ</w:t>
            </w:r>
          </w:p>
          <w:p w:rsidR="003339B1" w:rsidP="003339B1" w:rsidRDefault="003339B1" w14:paraId="13225B90" w14:textId="065A613B">
            <w:pPr>
              <w:pStyle w:val="HeaderTable"/>
              <w:numPr>
                <w:ilvl w:val="0"/>
                <w:numId w:val="516"/>
              </w:numPr>
              <w:rPr>
                <w:rtl/>
                <w:cs/>
              </w:rPr>
            </w:pPr>
            <w:r>
              <w:rPr>
                <w:lang w:bidi="th-TH"/>
              </w:rPr>
              <w:t xml:space="preserve">PO Group </w:t>
            </w:r>
            <w:r>
              <w:rPr>
                <w:bCs/>
                <w:cs/>
                <w:lang w:bidi="th-TH"/>
              </w:rPr>
              <w:t>= “</w:t>
            </w:r>
            <w:r>
              <w:rPr>
                <w:lang w:bidi="th-TH"/>
              </w:rPr>
              <w:t>IR</w:t>
            </w:r>
            <w:r>
              <w:rPr>
                <w:bCs/>
                <w:cs/>
                <w:lang w:bidi="th-TH"/>
              </w:rPr>
              <w:t>”</w:t>
            </w:r>
          </w:p>
        </w:tc>
        <w:tc>
          <w:tcPr>
            <w:tcW w:w="1861" w:type="pct"/>
          </w:tcPr>
          <w:p w:rsidR="003339B1" w:rsidP="003339B1" w:rsidRDefault="003339B1" w14:paraId="281F6CF8" w14:textId="58C4FC9E">
            <w:pPr>
              <w:spacing w:line="240" w:lineRule="auto"/>
              <w:rPr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>smsConfirmFirstUse</w:t>
            </w:r>
            <w:r w:rsidRPr="00083051">
              <w:t>SendFlag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/>
                <w:cs/>
              </w:rPr>
              <w:t xml:space="preserve"> ดังนั้น </w:t>
            </w:r>
            <w:r>
              <w:t>smsConfirmFirstUse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จะต้องเป็น </w:t>
            </w:r>
            <w:r>
              <w:t>Mandatory</w:t>
            </w:r>
          </w:p>
        </w:tc>
        <w:tc>
          <w:tcPr>
            <w:tcW w:w="735" w:type="pct"/>
          </w:tcPr>
          <w:p w:rsidRPr="0039397A" w:rsidR="003339B1" w:rsidP="003339B1" w:rsidRDefault="003339B1" w14:paraId="58A42EC6" w14:textId="331000A8">
            <w:pPr>
              <w:rPr>
                <w:rFonts w:cs="CordiaUPC"/>
                <w:szCs w:val="36"/>
              </w:rPr>
            </w:pPr>
            <w:r w:rsidRPr="0039397A">
              <w:rPr>
                <w:rFonts w:cs="CordiaUPC"/>
                <w:szCs w:val="36"/>
              </w:rPr>
              <w:t>Yes</w:t>
            </w:r>
          </w:p>
        </w:tc>
      </w:tr>
      <w:tr w:rsidR="003339B1" w:rsidTr="00753CB9" w14:paraId="5F24AA47" w14:textId="77777777">
        <w:tc>
          <w:tcPr>
            <w:tcW w:w="778" w:type="pct"/>
          </w:tcPr>
          <w:p w:rsidRPr="00013B6F" w:rsidR="003339B1" w:rsidP="003339B1" w:rsidRDefault="003339B1" w14:paraId="24D0736F" w14:textId="07F5FF3B">
            <w:r w:rsidRPr="00013B6F">
              <w:t>00025</w:t>
            </w:r>
          </w:p>
        </w:tc>
        <w:tc>
          <w:tcPr>
            <w:tcW w:w="1626" w:type="pct"/>
          </w:tcPr>
          <w:p w:rsidR="003339B1" w:rsidP="003339B1" w:rsidRDefault="003339B1" w14:paraId="034D37E1" w14:textId="77777777">
            <w:pPr>
              <w:spacing w:line="240" w:lineRule="auto"/>
            </w:pPr>
            <w:r>
              <w:rPr>
                <w:rFonts w:hint="cs"/>
                <w:cs/>
              </w:rPr>
              <w:t>ถ้า</w:t>
            </w:r>
            <w:r>
              <w:rPr>
                <w:rFonts w:cs="CordiaUPC"/>
                <w:cs/>
              </w:rPr>
              <w:t xml:space="preserve"> 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rPr>
                <w:rFonts w:cs="CordiaUPC"/>
                <w:cs/>
              </w:rPr>
              <w:t xml:space="preserve"> = “</w:t>
            </w:r>
            <w:r>
              <w:t>TH</w:t>
            </w:r>
            <w:r>
              <w:rPr>
                <w:rFonts w:cs="CordiaUPC"/>
                <w:cs/>
              </w:rPr>
              <w:t>”</w:t>
            </w:r>
          </w:p>
          <w:p w:rsidR="003339B1" w:rsidP="003339B1" w:rsidRDefault="003339B1" w14:paraId="4465641E" w14:textId="6C1CF7CF">
            <w:pPr>
              <w:spacing w:line="240" w:lineRule="auto"/>
            </w:pPr>
            <w:r>
              <w:t xml:space="preserve">SMS Confirm </w:t>
            </w:r>
            <w:r>
              <w:rPr>
                <w:rFonts w:hint="cs"/>
                <w:cs/>
              </w:rPr>
              <w:t xml:space="preserve">เมื่อสมัครแพ็กเกจ (ก่อน </w:t>
            </w:r>
            <w:r>
              <w:t>First Use</w:t>
            </w:r>
            <w:r>
              <w:rPr>
                <w:rFonts w:cs="CordiaUPC"/>
                <w:cs/>
              </w:rPr>
              <w:t xml:space="preserve">) 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t xml:space="preserve"> cannot contain Special characters </w:t>
            </w:r>
            <w:r>
              <w:rPr>
                <w:rFonts w:cs="Angsana New"/>
                <w:cs/>
              </w:rPr>
              <w:t>(</w:t>
            </w:r>
            <w:r>
              <w:t>Double Space and Start or End with</w:t>
            </w:r>
            <w:r>
              <w:rPr>
                <w:rFonts w:hint="cs"/>
                <w:cs/>
              </w:rPr>
              <w:t xml:space="preserve"> </w:t>
            </w:r>
            <w:r>
              <w:t>Space</w:t>
            </w:r>
            <w:r>
              <w:rPr>
                <w:rFonts w:cs="Angsana New"/>
                <w:cs/>
              </w:rPr>
              <w:t>).</w:t>
            </w:r>
          </w:p>
          <w:p w:rsidR="003339B1" w:rsidP="003339B1" w:rsidRDefault="003339B1" w14:paraId="00BEA148" w14:textId="77777777">
            <w:pPr>
              <w:spacing w:line="240" w:lineRule="auto"/>
            </w:pPr>
            <w:r>
              <w:rPr>
                <w:rFonts w:hint="cs"/>
                <w:cs/>
              </w:rPr>
              <w:t>ถ้าไม่ใช่</w:t>
            </w:r>
          </w:p>
          <w:p w:rsidR="003339B1" w:rsidP="003339B1" w:rsidRDefault="003339B1" w14:paraId="2C3DEB20" w14:textId="14FAC812">
            <w:pPr>
              <w:spacing w:line="240" w:lineRule="auto"/>
            </w:pPr>
            <w:r>
              <w:t xml:space="preserve">SMS Confirm </w:t>
            </w:r>
            <w:r>
              <w:rPr>
                <w:rFonts w:hint="cs"/>
                <w:cs/>
              </w:rPr>
              <w:t xml:space="preserve">เมื่อสมัครแพ็กเกจ (ก่อน </w:t>
            </w:r>
            <w:r>
              <w:t>First Use</w:t>
            </w:r>
            <w:r>
              <w:rPr>
                <w:rFonts w:cs="CordiaUPC"/>
                <w:cs/>
              </w:rPr>
              <w:t xml:space="preserve">) 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t xml:space="preserve"> cannot contain</w:t>
            </w:r>
            <w:r>
              <w:rPr>
                <w:rFonts w:cs="CordiaUPC"/>
                <w:cs/>
              </w:rPr>
              <w:t xml:space="preserve"> </w:t>
            </w:r>
            <w:r w:rsidRPr="00755E0A">
              <w:t>Thai and</w:t>
            </w:r>
            <w:r>
              <w:t xml:space="preserve"> Special characters </w:t>
            </w:r>
            <w:r>
              <w:rPr>
                <w:rFonts w:cs="Angsana New"/>
                <w:cs/>
              </w:rPr>
              <w:t>(</w:t>
            </w:r>
            <w:r>
              <w:t>Double Space and Start or End with</w:t>
            </w:r>
            <w:r>
              <w:rPr>
                <w:rFonts w:hint="cs"/>
                <w:cs/>
              </w:rPr>
              <w:t xml:space="preserve"> </w:t>
            </w:r>
            <w:r>
              <w:t>Space</w:t>
            </w:r>
            <w:r>
              <w:rPr>
                <w:rFonts w:cs="Angsana New"/>
                <w:cs/>
              </w:rPr>
              <w:t>).</w:t>
            </w:r>
          </w:p>
          <w:p w:rsidR="003339B1" w:rsidP="003339B1" w:rsidRDefault="003339B1" w14:paraId="5E71E54B" w14:textId="77777777">
            <w:pPr>
              <w:spacing w:line="240" w:lineRule="auto"/>
            </w:pPr>
          </w:p>
          <w:p w:rsidR="003339B1" w:rsidP="003339B1" w:rsidRDefault="003339B1" w14:paraId="52765C34" w14:textId="77777777">
            <w:pPr>
              <w:pStyle w:val="HeaderTable"/>
              <w:rPr>
                <w:lang w:bidi="th-TH"/>
              </w:rPr>
            </w:pPr>
          </w:p>
          <w:p w:rsidR="003339B1" w:rsidP="003339B1" w:rsidRDefault="003339B1" w14:paraId="21BC12E8" w14:textId="77777777">
            <w:pPr>
              <w:pStyle w:val="HeaderTable"/>
              <w:rPr>
                <w:lang w:bidi="th-TH"/>
              </w:rPr>
            </w:pPr>
            <w:r>
              <w:rPr>
                <w:rFonts w:hint="cs"/>
                <w:cs/>
                <w:lang w:bidi="th-TH"/>
              </w:rPr>
              <w:t xml:space="preserve">แสดง </w:t>
            </w:r>
            <w:r>
              <w:t xml:space="preserve">Validate </w:t>
            </w:r>
            <w:r>
              <w:rPr>
                <w:rFonts w:hint="cs"/>
                <w:cs/>
                <w:lang w:bidi="th-TH"/>
              </w:rPr>
              <w:t>นี้ เมื่อ</w:t>
            </w:r>
          </w:p>
          <w:p w:rsidR="003339B1" w:rsidP="003339B1" w:rsidRDefault="003339B1" w14:paraId="6BE92B1C" w14:textId="7EFBB087">
            <w:pPr>
              <w:pStyle w:val="HeaderTable"/>
              <w:numPr>
                <w:ilvl w:val="0"/>
                <w:numId w:val="519"/>
              </w:numPr>
              <w:rPr>
                <w:rtl/>
                <w:cs/>
              </w:rPr>
            </w:pPr>
            <w:r>
              <w:rPr>
                <w:lang w:bidi="th-TH"/>
              </w:rPr>
              <w:t xml:space="preserve">PO Group </w:t>
            </w:r>
            <w:r>
              <w:rPr>
                <w:bCs/>
                <w:cs/>
                <w:lang w:bidi="th-TH"/>
              </w:rPr>
              <w:t>= “</w:t>
            </w:r>
            <w:r>
              <w:rPr>
                <w:lang w:bidi="th-TH"/>
              </w:rPr>
              <w:t>IR</w:t>
            </w:r>
            <w:r>
              <w:rPr>
                <w:bCs/>
                <w:cs/>
                <w:lang w:bidi="th-TH"/>
              </w:rPr>
              <w:t>”</w:t>
            </w:r>
          </w:p>
        </w:tc>
        <w:tc>
          <w:tcPr>
            <w:tcW w:w="1861" w:type="pct"/>
          </w:tcPr>
          <w:p w:rsidR="003339B1" w:rsidP="003339B1" w:rsidRDefault="003339B1" w14:paraId="42705A6A" w14:textId="77777777">
            <w:pPr>
              <w:spacing w:line="240" w:lineRule="auto"/>
            </w:pPr>
            <w:r>
              <w:rPr>
                <w:rFonts w:hint="cs"/>
                <w:cs/>
              </w:rPr>
              <w:t>ถ้า</w:t>
            </w:r>
            <w:r>
              <w:rPr>
                <w:rFonts w:cs="CordiaUPC"/>
                <w:cs/>
              </w:rPr>
              <w:t xml:space="preserve"> 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rPr>
                <w:rFonts w:cs="CordiaUPC"/>
                <w:cs/>
              </w:rPr>
              <w:t xml:space="preserve"> = “</w:t>
            </w:r>
            <w:r>
              <w:t>TH</w:t>
            </w:r>
            <w:r>
              <w:rPr>
                <w:rFonts w:cs="CordiaUPC"/>
                <w:cs/>
              </w:rPr>
              <w:t>”</w:t>
            </w:r>
          </w:p>
          <w:p w:rsidR="003339B1" w:rsidP="003339B1" w:rsidRDefault="003339B1" w14:paraId="6B495EFC" w14:textId="46937E39">
            <w:pPr>
              <w:spacing w:line="256" w:lineRule="auto"/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smsConfirmFirstUse 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>มีค่า ดังนั้นจะไม่สามารถมีอักขระพิเศษได้</w:t>
            </w:r>
          </w:p>
          <w:p w:rsidR="003339B1" w:rsidP="003339B1" w:rsidRDefault="003339B1" w14:paraId="78CDD883" w14:textId="77777777">
            <w:pPr>
              <w:spacing w:line="240" w:lineRule="auto"/>
            </w:pPr>
            <w:r>
              <w:rPr>
                <w:rFonts w:hint="cs"/>
                <w:cs/>
              </w:rPr>
              <w:t>ถ้าไม่ใช่</w:t>
            </w:r>
          </w:p>
          <w:p w:rsidR="003339B1" w:rsidP="003339B1" w:rsidRDefault="003339B1" w14:paraId="0BF81A3F" w14:textId="79D529DF">
            <w:pPr>
              <w:spacing w:line="256" w:lineRule="auto"/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smsConfirmFirstUse 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>มีค่า ดังนั้นจะไม่สามารถมีภาษาไทยและอักขระพิเศษได้</w:t>
            </w:r>
          </w:p>
          <w:p w:rsidR="003339B1" w:rsidP="003339B1" w:rsidRDefault="003339B1" w14:paraId="6B27BD71" w14:textId="481391B7">
            <w:pPr>
              <w:spacing w:line="240" w:lineRule="auto"/>
              <w:rPr>
                <w:cs/>
              </w:rPr>
            </w:pPr>
            <w:r>
              <w:t xml:space="preserve">Special Character </w:t>
            </w:r>
            <w:r>
              <w:rPr>
                <w:rFonts w:cs="Angsana New"/>
                <w:cs/>
              </w:rPr>
              <w:t xml:space="preserve">: </w:t>
            </w:r>
            <w:r>
              <w:t>Space</w:t>
            </w:r>
            <w:r>
              <w:rPr>
                <w:rFonts w:hint="cs"/>
                <w:cs/>
              </w:rPr>
              <w:t xml:space="preserve">ติดกัน และ </w:t>
            </w:r>
            <w:r>
              <w:t xml:space="preserve">Space </w:t>
            </w:r>
            <w:r>
              <w:rPr>
                <w:rFonts w:hint="cs"/>
                <w:cs/>
              </w:rPr>
              <w:t>ตัวสุดท้าย</w:t>
            </w:r>
          </w:p>
        </w:tc>
        <w:tc>
          <w:tcPr>
            <w:tcW w:w="735" w:type="pct"/>
          </w:tcPr>
          <w:p w:rsidRPr="0039397A" w:rsidR="003339B1" w:rsidP="003339B1" w:rsidRDefault="003339B1" w14:paraId="6E9B8405" w14:textId="31CA077A">
            <w:pPr>
              <w:rPr>
                <w:rFonts w:cs="CordiaUPC"/>
                <w:szCs w:val="36"/>
              </w:rPr>
            </w:pPr>
            <w:r w:rsidRPr="0039397A">
              <w:rPr>
                <w:rFonts w:cs="CordiaUPC"/>
                <w:szCs w:val="36"/>
              </w:rPr>
              <w:t>Yes</w:t>
            </w:r>
          </w:p>
        </w:tc>
      </w:tr>
      <w:tr w:rsidR="003339B1" w:rsidTr="00753CB9" w14:paraId="6B9C2E4D" w14:textId="77777777">
        <w:tc>
          <w:tcPr>
            <w:tcW w:w="778" w:type="pct"/>
          </w:tcPr>
          <w:p w:rsidRPr="00013B6F" w:rsidR="003339B1" w:rsidP="003339B1" w:rsidRDefault="003339B1" w14:paraId="31FEAAEC" w14:textId="1907CF00">
            <w:r w:rsidRPr="00B91E66">
              <w:rPr>
                <w:rFonts w:cs="CordiaUPC"/>
              </w:rPr>
              <w:t>00001</w:t>
            </w:r>
          </w:p>
        </w:tc>
        <w:tc>
          <w:tcPr>
            <w:tcW w:w="1626" w:type="pct"/>
          </w:tcPr>
          <w:p w:rsidR="003339B1" w:rsidP="003339B1" w:rsidRDefault="003339B1" w14:paraId="5B9CF71C" w14:textId="73DC242D">
            <w:pPr>
              <w:spacing w:line="240" w:lineRule="auto"/>
            </w:pPr>
            <w:r>
              <w:t>Send</w:t>
            </w:r>
            <w:r w:rsidRPr="005111E9">
              <w:rPr>
                <w:rFonts w:cs="CordiaUPC"/>
                <w:cs/>
              </w:rPr>
              <w:t xml:space="preserve"> </w:t>
            </w:r>
            <w:r w:rsidRPr="00C417B5">
              <w:t xml:space="preserve">SMS </w:t>
            </w:r>
            <w:r w:rsidRPr="00C417B5">
              <w:rPr>
                <w:cs/>
              </w:rPr>
              <w:t xml:space="preserve">แจ้งอายุการใช้งานแพ็ก (เมื่อมีการ </w:t>
            </w:r>
            <w:r w:rsidRPr="00C417B5">
              <w:t>First Use</w:t>
            </w:r>
            <w:r w:rsidRPr="00C417B5">
              <w:rPr>
                <w:rFonts w:cs="CordiaUPC"/>
                <w:cs/>
              </w:rPr>
              <w:t>)</w:t>
            </w:r>
            <w:r>
              <w:rPr>
                <w:rFonts w:cs="CordiaUPC"/>
                <w:cs/>
              </w:rPr>
              <w:t xml:space="preserve"> </w:t>
            </w:r>
            <w:r w:rsidRPr="005111E9">
              <w:t xml:space="preserve">Flag </w:t>
            </w:r>
            <w:r>
              <w:t>is required</w:t>
            </w:r>
            <w:r>
              <w:rPr>
                <w:rFonts w:cs="CordiaUPC"/>
                <w:cs/>
              </w:rPr>
              <w:t>.</w:t>
            </w:r>
          </w:p>
          <w:p w:rsidR="003339B1" w:rsidP="003339B1" w:rsidRDefault="003339B1" w14:paraId="2FC0CB48" w14:textId="77777777">
            <w:pPr>
              <w:pStyle w:val="HeaderTable"/>
              <w:rPr>
                <w:lang w:bidi="th-TH"/>
              </w:rPr>
            </w:pPr>
          </w:p>
          <w:p w:rsidR="003339B1" w:rsidP="003339B1" w:rsidRDefault="003339B1" w14:paraId="12436865" w14:textId="77777777">
            <w:pPr>
              <w:pStyle w:val="HeaderTable"/>
              <w:rPr>
                <w:lang w:bidi="th-TH"/>
              </w:rPr>
            </w:pPr>
            <w:r>
              <w:rPr>
                <w:rFonts w:hint="cs"/>
                <w:cs/>
                <w:lang w:bidi="th-TH"/>
              </w:rPr>
              <w:t xml:space="preserve">แสดง </w:t>
            </w:r>
            <w:r>
              <w:t xml:space="preserve">Validate </w:t>
            </w:r>
            <w:r>
              <w:rPr>
                <w:rFonts w:hint="cs"/>
                <w:cs/>
                <w:lang w:bidi="th-TH"/>
              </w:rPr>
              <w:t>นี้ เมื่อ</w:t>
            </w:r>
          </w:p>
          <w:p w:rsidR="003339B1" w:rsidP="003339B1" w:rsidRDefault="003339B1" w14:paraId="11EFFEE6" w14:textId="5683AE5B">
            <w:pPr>
              <w:pStyle w:val="HeaderTable"/>
              <w:numPr>
                <w:ilvl w:val="0"/>
                <w:numId w:val="520"/>
              </w:numPr>
              <w:rPr>
                <w:rtl/>
                <w:cs/>
              </w:rPr>
            </w:pPr>
            <w:r>
              <w:rPr>
                <w:lang w:bidi="th-TH"/>
              </w:rPr>
              <w:t xml:space="preserve">PO Group </w:t>
            </w:r>
            <w:r>
              <w:rPr>
                <w:bCs/>
                <w:cs/>
                <w:lang w:bidi="th-TH"/>
              </w:rPr>
              <w:t>= “</w:t>
            </w:r>
            <w:r>
              <w:rPr>
                <w:lang w:bidi="th-TH"/>
              </w:rPr>
              <w:t>IR</w:t>
            </w:r>
            <w:r>
              <w:rPr>
                <w:bCs/>
                <w:cs/>
                <w:lang w:bidi="th-TH"/>
              </w:rPr>
              <w:t>”</w:t>
            </w:r>
          </w:p>
        </w:tc>
        <w:tc>
          <w:tcPr>
            <w:tcW w:w="1861" w:type="pct"/>
          </w:tcPr>
          <w:p w:rsidR="003339B1" w:rsidP="003339B1" w:rsidRDefault="003339B1" w14:paraId="3F127BE5" w14:textId="15C672C8">
            <w:pPr>
              <w:spacing w:line="240" w:lineRule="auto"/>
              <w:rPr>
                <w:cs/>
              </w:rPr>
            </w:pPr>
            <w:r>
              <w:t>smsConfirmAfterFirstUse</w:t>
            </w:r>
            <w:r w:rsidRPr="00083051">
              <w:t>SendFlag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จะต้องเป็น </w:t>
            </w:r>
            <w:r>
              <w:t xml:space="preserve">Mandatory </w:t>
            </w:r>
          </w:p>
        </w:tc>
        <w:tc>
          <w:tcPr>
            <w:tcW w:w="735" w:type="pct"/>
          </w:tcPr>
          <w:p w:rsidRPr="0039397A" w:rsidR="003339B1" w:rsidP="003339B1" w:rsidRDefault="003339B1" w14:paraId="4327DED3" w14:textId="17EC9FCA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3339B1" w:rsidTr="00753CB9" w14:paraId="020EC156" w14:textId="77777777">
        <w:tc>
          <w:tcPr>
            <w:tcW w:w="778" w:type="pct"/>
          </w:tcPr>
          <w:p w:rsidRPr="00013B6F" w:rsidR="003339B1" w:rsidP="003339B1" w:rsidRDefault="003339B1" w14:paraId="7C75C599" w14:textId="6BBAD03D">
            <w:r>
              <w:t>00004</w:t>
            </w:r>
          </w:p>
        </w:tc>
        <w:tc>
          <w:tcPr>
            <w:tcW w:w="1626" w:type="pct"/>
          </w:tcPr>
          <w:p w:rsidR="003339B1" w:rsidP="003339B1" w:rsidRDefault="003339B1" w14:paraId="78D3956A" w14:textId="72BC6DBF">
            <w:pPr>
              <w:spacing w:line="240" w:lineRule="auto"/>
            </w:pPr>
            <w:r>
              <w:t>Default Wording is required  when Send</w:t>
            </w:r>
            <w:r w:rsidRPr="005111E9">
              <w:rPr>
                <w:rFonts w:cs="CordiaUPC"/>
                <w:cs/>
              </w:rPr>
              <w:t xml:space="preserve"> </w:t>
            </w:r>
            <w:r w:rsidRPr="00C417B5">
              <w:t xml:space="preserve">SMS </w:t>
            </w:r>
            <w:r w:rsidRPr="00C417B5">
              <w:rPr>
                <w:cs/>
              </w:rPr>
              <w:t xml:space="preserve">แจ้งอายุการใช้งานแพ็ก (เมื่อมีการ </w:t>
            </w:r>
            <w:r w:rsidRPr="00C417B5">
              <w:t>First Use</w:t>
            </w:r>
            <w:r w:rsidRPr="00C417B5">
              <w:rPr>
                <w:rFonts w:cs="CordiaUPC"/>
                <w:cs/>
              </w:rPr>
              <w:t>)</w:t>
            </w:r>
            <w:r>
              <w:t xml:space="preserve"> Flag is </w:t>
            </w:r>
            <w:r>
              <w:rPr>
                <w:rFonts w:cs="Angsana New"/>
                <w:cs/>
              </w:rPr>
              <w:t>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</w:p>
          <w:p w:rsidR="003339B1" w:rsidP="003339B1" w:rsidRDefault="003339B1" w14:paraId="6817FB04" w14:textId="77777777">
            <w:pPr>
              <w:pStyle w:val="HeaderTable"/>
              <w:rPr>
                <w:lang w:bidi="th-TH"/>
              </w:rPr>
            </w:pPr>
          </w:p>
          <w:p w:rsidR="003339B1" w:rsidP="003339B1" w:rsidRDefault="003339B1" w14:paraId="7B05BDDD" w14:textId="77777777">
            <w:pPr>
              <w:pStyle w:val="HeaderTable"/>
              <w:rPr>
                <w:lang w:bidi="th-TH"/>
              </w:rPr>
            </w:pPr>
            <w:r>
              <w:rPr>
                <w:rFonts w:hint="cs"/>
                <w:cs/>
                <w:lang w:bidi="th-TH"/>
              </w:rPr>
              <w:t xml:space="preserve">แสดง </w:t>
            </w:r>
            <w:r>
              <w:t xml:space="preserve">Validate </w:t>
            </w:r>
            <w:r>
              <w:rPr>
                <w:rFonts w:hint="cs"/>
                <w:cs/>
                <w:lang w:bidi="th-TH"/>
              </w:rPr>
              <w:t>นี้ เมื่อ</w:t>
            </w:r>
          </w:p>
          <w:p w:rsidR="003339B1" w:rsidP="003339B1" w:rsidRDefault="003339B1" w14:paraId="4D2A7C89" w14:textId="1E194DE3">
            <w:pPr>
              <w:pStyle w:val="HeaderTable"/>
              <w:numPr>
                <w:ilvl w:val="0"/>
                <w:numId w:val="521"/>
              </w:numPr>
              <w:rPr>
                <w:rtl/>
                <w:cs/>
              </w:rPr>
            </w:pPr>
            <w:r>
              <w:rPr>
                <w:lang w:bidi="th-TH"/>
              </w:rPr>
              <w:t xml:space="preserve">PO Group </w:t>
            </w:r>
            <w:r>
              <w:rPr>
                <w:bCs/>
                <w:cs/>
                <w:lang w:bidi="th-TH"/>
              </w:rPr>
              <w:t>= “</w:t>
            </w:r>
            <w:r>
              <w:rPr>
                <w:lang w:bidi="th-TH"/>
              </w:rPr>
              <w:t>IR</w:t>
            </w:r>
            <w:r>
              <w:rPr>
                <w:bCs/>
                <w:cs/>
                <w:lang w:bidi="th-TH"/>
              </w:rPr>
              <w:t>”</w:t>
            </w:r>
          </w:p>
        </w:tc>
        <w:tc>
          <w:tcPr>
            <w:tcW w:w="1861" w:type="pct"/>
          </w:tcPr>
          <w:p w:rsidR="003339B1" w:rsidP="003339B1" w:rsidRDefault="003339B1" w14:paraId="71F87AA5" w14:textId="1608EB02">
            <w:pPr>
              <w:spacing w:line="240" w:lineRule="auto"/>
              <w:rPr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>smsConfirmAfterFirstUse</w:t>
            </w:r>
            <w:r w:rsidRPr="00083051">
              <w:t>SendFlag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เป็น </w:t>
            </w:r>
            <w:r>
              <w:rPr>
                <w:rFonts w:cs="Angsana New"/>
                <w:cs/>
              </w:rPr>
              <w:t>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/>
                <w:cs/>
              </w:rPr>
              <w:t xml:space="preserve"> ดังนั้น </w:t>
            </w:r>
            <w:r>
              <w:t>smsConfirmAfterFirstUse</w:t>
            </w:r>
            <w:r w:rsidRPr="00083051">
              <w:t>DefaultWordingFlag</w:t>
            </w:r>
            <w:r>
              <w:rPr>
                <w:rFonts w:hint="cs"/>
                <w:cs/>
              </w:rPr>
              <w:t xml:space="preserve">จะต้องเป็น </w:t>
            </w:r>
            <w:r>
              <w:t>Mandatory</w:t>
            </w:r>
          </w:p>
        </w:tc>
        <w:tc>
          <w:tcPr>
            <w:tcW w:w="735" w:type="pct"/>
          </w:tcPr>
          <w:p w:rsidRPr="0039397A" w:rsidR="003339B1" w:rsidP="003339B1" w:rsidRDefault="003339B1" w14:paraId="6485F4D7" w14:textId="4E50BC13">
            <w:pPr>
              <w:rPr>
                <w:rFonts w:cs="CordiaUPC"/>
                <w:szCs w:val="36"/>
              </w:rPr>
            </w:pPr>
            <w:r w:rsidRPr="0039397A">
              <w:rPr>
                <w:rFonts w:cs="CordiaUPC"/>
                <w:szCs w:val="36"/>
              </w:rPr>
              <w:t>Yes</w:t>
            </w:r>
          </w:p>
        </w:tc>
      </w:tr>
      <w:tr w:rsidR="003339B1" w:rsidTr="00753CB9" w14:paraId="469B15EF" w14:textId="77777777">
        <w:tc>
          <w:tcPr>
            <w:tcW w:w="778" w:type="pct"/>
          </w:tcPr>
          <w:p w:rsidRPr="00013B6F" w:rsidR="003339B1" w:rsidP="003339B1" w:rsidRDefault="003339B1" w14:paraId="31BD7505" w14:textId="0A4BF381">
            <w:r>
              <w:t>00004</w:t>
            </w:r>
          </w:p>
        </w:tc>
        <w:tc>
          <w:tcPr>
            <w:tcW w:w="1626" w:type="pct"/>
          </w:tcPr>
          <w:p w:rsidR="003339B1" w:rsidP="003339B1" w:rsidRDefault="003339B1" w14:paraId="1EC96419" w14:textId="62855F36">
            <w:pPr>
              <w:spacing w:line="240" w:lineRule="auto"/>
            </w:pPr>
            <w:r w:rsidRPr="00C417B5">
              <w:t xml:space="preserve">SMS </w:t>
            </w:r>
            <w:r w:rsidRPr="00C417B5">
              <w:rPr>
                <w:cs/>
              </w:rPr>
              <w:t xml:space="preserve">แจ้งอายุการใช้งานแพ็ก (เมื่อมีการ </w:t>
            </w:r>
            <w:r w:rsidRPr="00C417B5">
              <w:t>First Use</w:t>
            </w:r>
            <w:r w:rsidRPr="00C417B5">
              <w:rPr>
                <w:rFonts w:cs="CordiaUPC"/>
                <w:cs/>
              </w:rPr>
              <w:t>)</w:t>
            </w:r>
            <w:r>
              <w:rPr>
                <w:rFonts w:cs="CordiaUPC"/>
                <w:cs/>
              </w:rPr>
              <w:t xml:space="preserve"> 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t xml:space="preserve"> is required </w:t>
            </w:r>
            <w:r w:rsidRPr="00EF680D">
              <w:rPr>
                <w:rFonts w:eastAsia="Times New Roman" w:cs="CordiaUPC"/>
              </w:rPr>
              <w:t>when</w:t>
            </w:r>
            <w:r>
              <w:rPr>
                <w:rFonts w:eastAsia="Times New Roman" w:cs="Angsana New"/>
                <w:cs/>
              </w:rPr>
              <w:t xml:space="preserve"> </w:t>
            </w:r>
            <w:r>
              <w:t xml:space="preserve">Send </w:t>
            </w:r>
            <w:r w:rsidRPr="00C417B5">
              <w:t xml:space="preserve">SMS </w:t>
            </w:r>
            <w:r w:rsidRPr="00C417B5">
              <w:rPr>
                <w:cs/>
              </w:rPr>
              <w:t xml:space="preserve">แจ้งอายุการใช้งานแพ็ก (เมื่อมีการ </w:t>
            </w:r>
            <w:r w:rsidRPr="00C417B5">
              <w:t>First Use</w:t>
            </w:r>
            <w:r w:rsidRPr="00C417B5">
              <w:rPr>
                <w:rFonts w:cs="CordiaUPC"/>
                <w:cs/>
              </w:rPr>
              <w:t>)</w:t>
            </w:r>
            <w:r w:rsidRPr="005111E9">
              <w:rPr>
                <w:rFonts w:cs="CordiaUPC"/>
                <w:cs/>
              </w:rPr>
              <w:t xml:space="preserve"> </w:t>
            </w:r>
            <w:r>
              <w:t xml:space="preserve">Flag </w:t>
            </w:r>
            <w:r w:rsidRPr="00EF680D">
              <w:rPr>
                <w:rFonts w:eastAsia="Times New Roman" w:cs="CordiaUPC"/>
              </w:rPr>
              <w:t xml:space="preserve">is </w:t>
            </w:r>
            <w:r>
              <w:rPr>
                <w:rFonts w:hint="cs" w:eastAsia="Times New Roman" w:cs="Angsana New"/>
                <w:cs/>
              </w:rPr>
              <w:t>“</w:t>
            </w:r>
            <w:r w:rsidRPr="00EF680D">
              <w:rPr>
                <w:rFonts w:eastAsia="Times New Roman" w:cs="CordiaUPC"/>
              </w:rPr>
              <w:t>Send</w:t>
            </w:r>
            <w:r>
              <w:rPr>
                <w:rFonts w:hint="cs" w:eastAsia="Times New Roman" w:cs="Angsana New"/>
                <w:cs/>
              </w:rPr>
              <w:t>”</w:t>
            </w:r>
          </w:p>
          <w:p w:rsidR="003339B1" w:rsidP="003339B1" w:rsidRDefault="003339B1" w14:paraId="2F11CA75" w14:textId="77777777">
            <w:pPr>
              <w:pStyle w:val="HeaderTable"/>
              <w:rPr>
                <w:lang w:bidi="th-TH"/>
              </w:rPr>
            </w:pPr>
          </w:p>
          <w:p w:rsidR="003339B1" w:rsidP="003339B1" w:rsidRDefault="003339B1" w14:paraId="5890A6E5" w14:textId="77777777">
            <w:pPr>
              <w:pStyle w:val="HeaderTable"/>
              <w:rPr>
                <w:lang w:bidi="th-TH"/>
              </w:rPr>
            </w:pPr>
            <w:r>
              <w:rPr>
                <w:rFonts w:hint="cs"/>
                <w:cs/>
                <w:lang w:bidi="th-TH"/>
              </w:rPr>
              <w:t xml:space="preserve">แสดง </w:t>
            </w:r>
            <w:r>
              <w:t xml:space="preserve">Validate </w:t>
            </w:r>
            <w:r>
              <w:rPr>
                <w:rFonts w:hint="cs"/>
                <w:cs/>
                <w:lang w:bidi="th-TH"/>
              </w:rPr>
              <w:t>นี้ เมื่อ</w:t>
            </w:r>
          </w:p>
          <w:p w:rsidR="003339B1" w:rsidP="003339B1" w:rsidRDefault="003339B1" w14:paraId="4C3F169C" w14:textId="6D9BEE86">
            <w:pPr>
              <w:pStyle w:val="HeaderTable"/>
              <w:numPr>
                <w:ilvl w:val="0"/>
                <w:numId w:val="522"/>
              </w:numPr>
              <w:rPr>
                <w:rtl/>
                <w:cs/>
              </w:rPr>
            </w:pPr>
            <w:r>
              <w:rPr>
                <w:lang w:bidi="th-TH"/>
              </w:rPr>
              <w:t xml:space="preserve">PO Group </w:t>
            </w:r>
            <w:r>
              <w:rPr>
                <w:bCs/>
                <w:cs/>
                <w:lang w:bidi="th-TH"/>
              </w:rPr>
              <w:t>= “</w:t>
            </w:r>
            <w:r>
              <w:rPr>
                <w:lang w:bidi="th-TH"/>
              </w:rPr>
              <w:t>IR</w:t>
            </w:r>
            <w:r>
              <w:rPr>
                <w:bCs/>
                <w:cs/>
                <w:lang w:bidi="th-TH"/>
              </w:rPr>
              <w:t>”</w:t>
            </w:r>
          </w:p>
        </w:tc>
        <w:tc>
          <w:tcPr>
            <w:tcW w:w="1861" w:type="pct"/>
          </w:tcPr>
          <w:p w:rsidR="003339B1" w:rsidP="003339B1" w:rsidRDefault="003339B1" w14:paraId="2B5337B0" w14:textId="6D438284">
            <w:pPr>
              <w:spacing w:line="240" w:lineRule="auto"/>
              <w:rPr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>smsConfirmAfterFirstUse</w:t>
            </w:r>
            <w:r w:rsidRPr="00083051">
              <w:t>SendFlag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/>
                <w:cs/>
              </w:rPr>
              <w:t xml:space="preserve"> ดังนั้น </w:t>
            </w:r>
            <w:r>
              <w:t>smsConfirmAfterFirstUse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จะต้องเป็น </w:t>
            </w:r>
            <w:r>
              <w:t>Mandatory</w:t>
            </w:r>
          </w:p>
        </w:tc>
        <w:tc>
          <w:tcPr>
            <w:tcW w:w="735" w:type="pct"/>
          </w:tcPr>
          <w:p w:rsidRPr="0039397A" w:rsidR="003339B1" w:rsidP="003339B1" w:rsidRDefault="003339B1" w14:paraId="328C2CAF" w14:textId="5359D9B7">
            <w:pPr>
              <w:rPr>
                <w:rFonts w:cs="CordiaUPC"/>
                <w:szCs w:val="36"/>
              </w:rPr>
            </w:pPr>
            <w:r w:rsidRPr="0039397A">
              <w:rPr>
                <w:rFonts w:cs="CordiaUPC"/>
                <w:szCs w:val="36"/>
              </w:rPr>
              <w:t>Yes</w:t>
            </w:r>
          </w:p>
        </w:tc>
      </w:tr>
      <w:tr w:rsidR="003339B1" w:rsidTr="00753CB9" w14:paraId="25F802A6" w14:textId="77777777">
        <w:tc>
          <w:tcPr>
            <w:tcW w:w="778" w:type="pct"/>
          </w:tcPr>
          <w:p w:rsidRPr="00013B6F" w:rsidR="003339B1" w:rsidP="003339B1" w:rsidRDefault="003339B1" w14:paraId="1ECD4B24" w14:textId="3902231D">
            <w:r w:rsidRPr="00013B6F">
              <w:t>00025</w:t>
            </w:r>
          </w:p>
        </w:tc>
        <w:tc>
          <w:tcPr>
            <w:tcW w:w="1626" w:type="pct"/>
          </w:tcPr>
          <w:p w:rsidR="003339B1" w:rsidP="003339B1" w:rsidRDefault="003339B1" w14:paraId="2209DD03" w14:textId="77777777">
            <w:pPr>
              <w:spacing w:line="240" w:lineRule="auto"/>
            </w:pPr>
            <w:r>
              <w:rPr>
                <w:rFonts w:hint="cs"/>
                <w:cs/>
              </w:rPr>
              <w:t>ถ้า</w:t>
            </w:r>
            <w:r>
              <w:rPr>
                <w:rFonts w:cs="CordiaUPC"/>
                <w:cs/>
              </w:rPr>
              <w:t xml:space="preserve"> 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rPr>
                <w:rFonts w:cs="CordiaUPC"/>
                <w:cs/>
              </w:rPr>
              <w:t xml:space="preserve"> = “</w:t>
            </w:r>
            <w:r>
              <w:t>TH</w:t>
            </w:r>
            <w:r>
              <w:rPr>
                <w:rFonts w:cs="CordiaUPC"/>
                <w:cs/>
              </w:rPr>
              <w:t>”</w:t>
            </w:r>
          </w:p>
          <w:p w:rsidR="003339B1" w:rsidP="003339B1" w:rsidRDefault="003339B1" w14:paraId="6F708EE2" w14:textId="3D3EB814">
            <w:pPr>
              <w:spacing w:line="240" w:lineRule="auto"/>
            </w:pPr>
            <w:r w:rsidRPr="00C417B5">
              <w:t xml:space="preserve">SMS </w:t>
            </w:r>
            <w:r w:rsidRPr="00C417B5">
              <w:rPr>
                <w:cs/>
              </w:rPr>
              <w:t xml:space="preserve">แจ้งอายุการใช้งานแพ็ก (เมื่อมีการ </w:t>
            </w:r>
            <w:r w:rsidRPr="00C417B5">
              <w:t>First Use</w:t>
            </w:r>
            <w:r w:rsidRPr="00C417B5">
              <w:rPr>
                <w:rFonts w:cs="CordiaUPC"/>
                <w:cs/>
              </w:rPr>
              <w:t>)</w:t>
            </w:r>
            <w:r>
              <w:rPr>
                <w:rFonts w:cs="CordiaUPC"/>
                <w:cs/>
              </w:rPr>
              <w:t xml:space="preserve"> 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t xml:space="preserve"> cannot contain Special characters </w:t>
            </w:r>
            <w:r>
              <w:rPr>
                <w:rFonts w:cs="Angsana New"/>
                <w:cs/>
              </w:rPr>
              <w:t>(</w:t>
            </w:r>
            <w:r>
              <w:t>Double Space and Start or End with</w:t>
            </w:r>
            <w:r>
              <w:rPr>
                <w:rFonts w:hint="cs"/>
                <w:cs/>
              </w:rPr>
              <w:t xml:space="preserve"> </w:t>
            </w:r>
            <w:r>
              <w:t>Space</w:t>
            </w:r>
            <w:r>
              <w:rPr>
                <w:rFonts w:cs="Angsana New"/>
                <w:cs/>
              </w:rPr>
              <w:t>).</w:t>
            </w:r>
          </w:p>
          <w:p w:rsidR="003339B1" w:rsidP="003339B1" w:rsidRDefault="003339B1" w14:paraId="4C26694A" w14:textId="77777777">
            <w:pPr>
              <w:spacing w:line="240" w:lineRule="auto"/>
            </w:pPr>
            <w:r>
              <w:rPr>
                <w:rFonts w:hint="cs"/>
                <w:cs/>
              </w:rPr>
              <w:t>ถ้าไม่ใช่</w:t>
            </w:r>
          </w:p>
          <w:p w:rsidR="003339B1" w:rsidP="003339B1" w:rsidRDefault="003339B1" w14:paraId="78A21904" w14:textId="69081681">
            <w:pPr>
              <w:spacing w:line="240" w:lineRule="auto"/>
            </w:pPr>
            <w:r w:rsidRPr="00C417B5">
              <w:t xml:space="preserve">SMS </w:t>
            </w:r>
            <w:r w:rsidRPr="00C417B5">
              <w:rPr>
                <w:cs/>
              </w:rPr>
              <w:t xml:space="preserve">แจ้งอายุการใช้งานแพ็ก (เมื่อมีการ </w:t>
            </w:r>
            <w:r w:rsidRPr="00C417B5">
              <w:t>First Use</w:t>
            </w:r>
            <w:r w:rsidRPr="00C417B5">
              <w:rPr>
                <w:rFonts w:cs="CordiaUPC"/>
                <w:cs/>
              </w:rPr>
              <w:t>)</w:t>
            </w:r>
            <w:r>
              <w:rPr>
                <w:rFonts w:cs="CordiaUPC"/>
                <w:cs/>
              </w:rPr>
              <w:t xml:space="preserve"> 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t xml:space="preserve"> cannot contain</w:t>
            </w:r>
            <w:r>
              <w:rPr>
                <w:rFonts w:cs="CordiaUPC"/>
                <w:cs/>
              </w:rPr>
              <w:t xml:space="preserve"> </w:t>
            </w:r>
            <w:r w:rsidRPr="00755E0A">
              <w:t>Thai and</w:t>
            </w:r>
            <w:r>
              <w:t xml:space="preserve"> Special characters </w:t>
            </w:r>
            <w:r>
              <w:rPr>
                <w:rFonts w:cs="Angsana New"/>
                <w:cs/>
              </w:rPr>
              <w:t>(</w:t>
            </w:r>
            <w:r>
              <w:t>Double Space and Start or End with</w:t>
            </w:r>
            <w:r>
              <w:rPr>
                <w:rFonts w:hint="cs"/>
                <w:cs/>
              </w:rPr>
              <w:t xml:space="preserve"> </w:t>
            </w:r>
            <w:r>
              <w:t>Space</w:t>
            </w:r>
            <w:r>
              <w:rPr>
                <w:rFonts w:cs="Angsana New"/>
                <w:cs/>
              </w:rPr>
              <w:t>).</w:t>
            </w:r>
          </w:p>
          <w:p w:rsidR="003339B1" w:rsidP="003339B1" w:rsidRDefault="003339B1" w14:paraId="7DA6A62F" w14:textId="77777777">
            <w:pPr>
              <w:spacing w:line="240" w:lineRule="auto"/>
            </w:pPr>
          </w:p>
          <w:p w:rsidR="003339B1" w:rsidP="003339B1" w:rsidRDefault="003339B1" w14:paraId="7D426377" w14:textId="77777777">
            <w:pPr>
              <w:pStyle w:val="HeaderTable"/>
              <w:rPr>
                <w:lang w:bidi="th-TH"/>
              </w:rPr>
            </w:pPr>
          </w:p>
          <w:p w:rsidR="003339B1" w:rsidP="003339B1" w:rsidRDefault="003339B1" w14:paraId="76EEB8F3" w14:textId="77777777">
            <w:pPr>
              <w:pStyle w:val="HeaderTable"/>
              <w:rPr>
                <w:lang w:bidi="th-TH"/>
              </w:rPr>
            </w:pPr>
            <w:r>
              <w:rPr>
                <w:rFonts w:hint="cs"/>
                <w:cs/>
                <w:lang w:bidi="th-TH"/>
              </w:rPr>
              <w:t xml:space="preserve">แสดง </w:t>
            </w:r>
            <w:r>
              <w:t xml:space="preserve">Validate </w:t>
            </w:r>
            <w:r>
              <w:rPr>
                <w:rFonts w:hint="cs"/>
                <w:cs/>
                <w:lang w:bidi="th-TH"/>
              </w:rPr>
              <w:t>นี้ เมื่อ</w:t>
            </w:r>
          </w:p>
          <w:p w:rsidR="003339B1" w:rsidP="003339B1" w:rsidRDefault="003339B1" w14:paraId="44C869C3" w14:textId="0E97685A">
            <w:pPr>
              <w:pStyle w:val="HeaderTable"/>
              <w:numPr>
                <w:ilvl w:val="0"/>
                <w:numId w:val="524"/>
              </w:numPr>
              <w:rPr>
                <w:rtl/>
                <w:cs/>
              </w:rPr>
            </w:pPr>
            <w:r>
              <w:rPr>
                <w:lang w:bidi="th-TH"/>
              </w:rPr>
              <w:t xml:space="preserve">PO Group </w:t>
            </w:r>
            <w:r>
              <w:rPr>
                <w:bCs/>
                <w:cs/>
                <w:lang w:bidi="th-TH"/>
              </w:rPr>
              <w:t>= “</w:t>
            </w:r>
            <w:r>
              <w:rPr>
                <w:lang w:bidi="th-TH"/>
              </w:rPr>
              <w:t>IR</w:t>
            </w:r>
            <w:r>
              <w:rPr>
                <w:bCs/>
                <w:cs/>
                <w:lang w:bidi="th-TH"/>
              </w:rPr>
              <w:t>”</w:t>
            </w:r>
          </w:p>
        </w:tc>
        <w:tc>
          <w:tcPr>
            <w:tcW w:w="1861" w:type="pct"/>
          </w:tcPr>
          <w:p w:rsidR="003339B1" w:rsidP="003339B1" w:rsidRDefault="003339B1" w14:paraId="46DE2CB4" w14:textId="77777777">
            <w:pPr>
              <w:spacing w:line="240" w:lineRule="auto"/>
            </w:pPr>
            <w:r>
              <w:rPr>
                <w:rFonts w:hint="cs"/>
                <w:cs/>
              </w:rPr>
              <w:t>ถ้า</w:t>
            </w:r>
            <w:r>
              <w:rPr>
                <w:rFonts w:cs="CordiaUPC"/>
                <w:cs/>
              </w:rPr>
              <w:t xml:space="preserve"> 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rPr>
                <w:rFonts w:cs="CordiaUPC"/>
                <w:cs/>
              </w:rPr>
              <w:t xml:space="preserve"> = “</w:t>
            </w:r>
            <w:r>
              <w:t>TH</w:t>
            </w:r>
            <w:r>
              <w:rPr>
                <w:rFonts w:cs="CordiaUPC"/>
                <w:cs/>
              </w:rPr>
              <w:t>”</w:t>
            </w:r>
          </w:p>
          <w:p w:rsidR="003339B1" w:rsidP="003339B1" w:rsidRDefault="003339B1" w14:paraId="5465D2D3" w14:textId="41B361AF">
            <w:pPr>
              <w:spacing w:line="256" w:lineRule="auto"/>
            </w:pPr>
            <w:r>
              <w:rPr>
                <w:rFonts w:hint="cs"/>
                <w:cs/>
              </w:rPr>
              <w:t xml:space="preserve">ถ้า </w:t>
            </w:r>
            <w:r>
              <w:t>smsConfirmAfterFirstUse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>มีค่า ดังนั้นจะไม่สามารถมีอักขระพิเศษได้</w:t>
            </w:r>
          </w:p>
          <w:p w:rsidR="003339B1" w:rsidP="003339B1" w:rsidRDefault="003339B1" w14:paraId="6155D5E5" w14:textId="77777777">
            <w:pPr>
              <w:spacing w:line="240" w:lineRule="auto"/>
            </w:pPr>
            <w:r>
              <w:rPr>
                <w:rFonts w:hint="cs"/>
                <w:cs/>
              </w:rPr>
              <w:t>ถ้าไม่ใช่</w:t>
            </w:r>
          </w:p>
          <w:p w:rsidR="003339B1" w:rsidP="003339B1" w:rsidRDefault="003339B1" w14:paraId="34FBABF3" w14:textId="305969E4">
            <w:pPr>
              <w:spacing w:line="256" w:lineRule="auto"/>
            </w:pPr>
            <w:r>
              <w:rPr>
                <w:rFonts w:hint="cs"/>
                <w:cs/>
              </w:rPr>
              <w:t xml:space="preserve">ถ้า </w:t>
            </w:r>
            <w:r>
              <w:t>smsConfirmAfterFirstUse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>มีค่า ดังนั้นจะไม่สามารถมีภาษาไทยและอักขระพิเศษได้</w:t>
            </w:r>
          </w:p>
          <w:p w:rsidR="003339B1" w:rsidP="003339B1" w:rsidRDefault="003339B1" w14:paraId="578E34D5" w14:textId="3600697C">
            <w:pPr>
              <w:spacing w:line="240" w:lineRule="auto"/>
              <w:rPr>
                <w:cs/>
              </w:rPr>
            </w:pPr>
            <w:r>
              <w:t xml:space="preserve">Special Character </w:t>
            </w:r>
            <w:r>
              <w:rPr>
                <w:rFonts w:cs="Angsana New"/>
                <w:cs/>
              </w:rPr>
              <w:t xml:space="preserve">: </w:t>
            </w:r>
            <w:r>
              <w:t>Space</w:t>
            </w:r>
            <w:r>
              <w:rPr>
                <w:rFonts w:hint="cs"/>
                <w:cs/>
              </w:rPr>
              <w:t xml:space="preserve">ติดกัน และ </w:t>
            </w:r>
            <w:r>
              <w:t xml:space="preserve">Space </w:t>
            </w:r>
            <w:r>
              <w:rPr>
                <w:rFonts w:hint="cs"/>
                <w:cs/>
              </w:rPr>
              <w:t>ตัวสุดท้าย</w:t>
            </w:r>
          </w:p>
        </w:tc>
        <w:tc>
          <w:tcPr>
            <w:tcW w:w="735" w:type="pct"/>
          </w:tcPr>
          <w:p w:rsidRPr="0039397A" w:rsidR="003339B1" w:rsidP="003339B1" w:rsidRDefault="003339B1" w14:paraId="058DA4CD" w14:textId="48DB9C94">
            <w:pPr>
              <w:rPr>
                <w:rFonts w:cs="CordiaUPC"/>
                <w:szCs w:val="36"/>
              </w:rPr>
            </w:pPr>
            <w:r w:rsidRPr="0039397A">
              <w:rPr>
                <w:rFonts w:cs="CordiaUPC"/>
                <w:szCs w:val="36"/>
              </w:rPr>
              <w:t>Yes</w:t>
            </w:r>
          </w:p>
        </w:tc>
      </w:tr>
      <w:tr w:rsidR="003339B1" w:rsidTr="00753CB9" w14:paraId="55BEFB82" w14:textId="77777777">
        <w:tc>
          <w:tcPr>
            <w:tcW w:w="778" w:type="pct"/>
          </w:tcPr>
          <w:p w:rsidRPr="00013B6F" w:rsidR="003339B1" w:rsidP="003339B1" w:rsidRDefault="003339B1" w14:paraId="55FD1A0B" w14:textId="77777777"/>
        </w:tc>
        <w:tc>
          <w:tcPr>
            <w:tcW w:w="1626" w:type="pct"/>
          </w:tcPr>
          <w:p w:rsidR="003339B1" w:rsidP="003339B1" w:rsidRDefault="003339B1" w14:paraId="69DD0025" w14:textId="77777777">
            <w:pPr>
              <w:spacing w:line="240" w:lineRule="auto"/>
              <w:rPr>
                <w:cs/>
              </w:rPr>
            </w:pPr>
          </w:p>
        </w:tc>
        <w:tc>
          <w:tcPr>
            <w:tcW w:w="1861" w:type="pct"/>
          </w:tcPr>
          <w:p w:rsidR="003339B1" w:rsidP="003339B1" w:rsidRDefault="003339B1" w14:paraId="5E5B77B6" w14:textId="77777777">
            <w:pPr>
              <w:spacing w:line="240" w:lineRule="auto"/>
              <w:rPr>
                <w:cs/>
              </w:rPr>
            </w:pPr>
          </w:p>
        </w:tc>
        <w:tc>
          <w:tcPr>
            <w:tcW w:w="735" w:type="pct"/>
          </w:tcPr>
          <w:p w:rsidRPr="0039397A" w:rsidR="003339B1" w:rsidP="003339B1" w:rsidRDefault="003339B1" w14:paraId="760C6D03" w14:textId="77777777">
            <w:pPr>
              <w:rPr>
                <w:rFonts w:cs="CordiaUPC"/>
                <w:szCs w:val="36"/>
              </w:rPr>
            </w:pPr>
          </w:p>
        </w:tc>
      </w:tr>
      <w:tr w:rsidR="003339B1" w:rsidTr="00753CB9" w14:paraId="58FAFBDA" w14:textId="77777777">
        <w:tc>
          <w:tcPr>
            <w:tcW w:w="778" w:type="pct"/>
          </w:tcPr>
          <w:p w:rsidRPr="00013B6F" w:rsidR="003339B1" w:rsidP="003339B1" w:rsidRDefault="003339B1" w14:paraId="1DEF5157" w14:textId="195568EF">
            <w:r w:rsidRPr="00B91E66">
              <w:rPr>
                <w:rFonts w:cs="CordiaUPC"/>
              </w:rPr>
              <w:t>00001</w:t>
            </w:r>
          </w:p>
        </w:tc>
        <w:tc>
          <w:tcPr>
            <w:tcW w:w="1626" w:type="pct"/>
          </w:tcPr>
          <w:p w:rsidR="003339B1" w:rsidP="003339B1" w:rsidRDefault="003339B1" w14:paraId="763A32AB" w14:textId="593328D8">
            <w:pPr>
              <w:spacing w:line="240" w:lineRule="auto"/>
            </w:pPr>
            <w:r w:rsidRPr="005111E9">
              <w:t xml:space="preserve">Remind Last Internet </w:t>
            </w:r>
            <w:r>
              <w:t>{</w:t>
            </w:r>
            <w:r w:rsidRPr="005111E9">
              <w:t>Alert Theshold</w:t>
            </w:r>
            <w:r>
              <w:t>}</w:t>
            </w:r>
            <w:r w:rsidRPr="005111E9">
              <w:t xml:space="preserve"> Flag </w:t>
            </w:r>
            <w:r>
              <w:t>is required</w:t>
            </w:r>
            <w:r>
              <w:rPr>
                <w:rFonts w:cs="CordiaUPC"/>
                <w:cs/>
              </w:rPr>
              <w:t>.</w:t>
            </w:r>
          </w:p>
          <w:p w:rsidR="003339B1" w:rsidP="003339B1" w:rsidRDefault="003339B1" w14:paraId="31B6BE09" w14:textId="77777777">
            <w:pPr>
              <w:pStyle w:val="HeaderTable"/>
              <w:rPr>
                <w:lang w:bidi="th-TH"/>
              </w:rPr>
            </w:pPr>
          </w:p>
          <w:p w:rsidR="003339B1" w:rsidP="003339B1" w:rsidRDefault="003339B1" w14:paraId="4AA5391C" w14:textId="77777777">
            <w:pPr>
              <w:pStyle w:val="HeaderTable"/>
              <w:rPr>
                <w:lang w:bidi="th-TH"/>
              </w:rPr>
            </w:pPr>
            <w:r>
              <w:rPr>
                <w:rFonts w:hint="cs"/>
                <w:cs/>
                <w:lang w:bidi="th-TH"/>
              </w:rPr>
              <w:t xml:space="preserve">แสดง </w:t>
            </w:r>
            <w:r>
              <w:t xml:space="preserve">Validate </w:t>
            </w:r>
            <w:r>
              <w:rPr>
                <w:rFonts w:hint="cs"/>
                <w:cs/>
                <w:lang w:bidi="th-TH"/>
              </w:rPr>
              <w:t>นี้ เมื่อ</w:t>
            </w:r>
          </w:p>
          <w:p w:rsidR="003339B1" w:rsidP="003339B1" w:rsidRDefault="003339B1" w14:paraId="3F8CB8D8" w14:textId="77777777">
            <w:pPr>
              <w:pStyle w:val="HeaderTable"/>
              <w:numPr>
                <w:ilvl w:val="0"/>
                <w:numId w:val="523"/>
              </w:numPr>
              <w:rPr>
                <w:lang w:bidi="th-TH"/>
              </w:rPr>
            </w:pPr>
            <w:r>
              <w:rPr>
                <w:lang w:bidi="th-TH"/>
              </w:rPr>
              <w:t xml:space="preserve">PO Group </w:t>
            </w:r>
            <w:r>
              <w:rPr>
                <w:bCs/>
                <w:cs/>
                <w:lang w:bidi="th-TH"/>
              </w:rPr>
              <w:t>= “</w:t>
            </w:r>
            <w:r>
              <w:rPr>
                <w:lang w:bidi="th-TH"/>
              </w:rPr>
              <w:t>IR</w:t>
            </w:r>
            <w:r>
              <w:rPr>
                <w:bCs/>
                <w:cs/>
                <w:lang w:bidi="th-TH"/>
              </w:rPr>
              <w:t>”</w:t>
            </w:r>
          </w:p>
          <w:p w:rsidR="003339B1" w:rsidP="003339B1" w:rsidRDefault="003339B1" w14:paraId="149C0FDC" w14:textId="77777777">
            <w:pPr>
              <w:pStyle w:val="HeaderTable"/>
              <w:rPr>
                <w:lang w:bidi="th-TH"/>
              </w:rPr>
            </w:pPr>
            <w:r>
              <w:rPr>
                <w:rFonts w:hint="cs"/>
                <w:cs/>
                <w:lang w:bidi="th-TH"/>
              </w:rPr>
              <w:t>ยกเว้น</w:t>
            </w:r>
          </w:p>
          <w:p w:rsidR="003339B1" w:rsidP="003339B1" w:rsidRDefault="003339B1" w14:paraId="42193926" w14:textId="77777777">
            <w:pPr>
              <w:pStyle w:val="HeaderTable"/>
              <w:numPr>
                <w:ilvl w:val="0"/>
                <w:numId w:val="500"/>
              </w:numPr>
              <w:rPr>
                <w:lang w:bidi="th-TH"/>
              </w:rPr>
            </w:pPr>
            <w:r>
              <w:rPr>
                <w:lang w:bidi="th-TH"/>
              </w:rPr>
              <w:t xml:space="preserve">PO Group </w:t>
            </w:r>
            <w:r>
              <w:rPr>
                <w:bCs/>
                <w:cs/>
                <w:lang w:bidi="th-TH"/>
              </w:rPr>
              <w:t>= “</w:t>
            </w:r>
            <w:r>
              <w:rPr>
                <w:lang w:bidi="th-TH"/>
              </w:rPr>
              <w:t>IR</w:t>
            </w:r>
            <w:r>
              <w:rPr>
                <w:bCs/>
                <w:cs/>
                <w:lang w:bidi="th-TH"/>
              </w:rPr>
              <w:t>”</w:t>
            </w:r>
          </w:p>
          <w:p w:rsidR="003339B1" w:rsidP="003339B1" w:rsidRDefault="003339B1" w14:paraId="5CB2328E" w14:textId="77777777">
            <w:pPr>
              <w:pStyle w:val="HeaderTable"/>
              <w:numPr>
                <w:ilvl w:val="0"/>
                <w:numId w:val="500"/>
              </w:numPr>
              <w:rPr>
                <w:lang w:bidi="th-TH"/>
              </w:rPr>
            </w:pPr>
            <w:r>
              <w:rPr>
                <w:lang w:bidi="th-TH"/>
              </w:rPr>
              <w:t xml:space="preserve">customerType </w:t>
            </w:r>
            <w:r>
              <w:rPr>
                <w:bCs/>
                <w:cs/>
                <w:lang w:bidi="th-TH"/>
              </w:rPr>
              <w:t>= “</w:t>
            </w:r>
            <w:r>
              <w:rPr>
                <w:lang w:bidi="th-TH"/>
              </w:rPr>
              <w:t>Pre</w:t>
            </w:r>
            <w:r>
              <w:rPr>
                <w:bCs/>
                <w:cs/>
                <w:lang w:bidi="th-TH"/>
              </w:rPr>
              <w:t>-</w:t>
            </w:r>
            <w:r>
              <w:rPr>
                <w:lang w:bidi="th-TH"/>
              </w:rPr>
              <w:t>paid</w:t>
            </w:r>
            <w:r>
              <w:rPr>
                <w:bCs/>
                <w:cs/>
                <w:lang w:bidi="th-TH"/>
              </w:rPr>
              <w:t>”</w:t>
            </w:r>
          </w:p>
          <w:p w:rsidR="003339B1" w:rsidP="003339B1" w:rsidRDefault="003339B1" w14:paraId="3B4A63ED" w14:textId="77777777">
            <w:pPr>
              <w:pStyle w:val="HeaderTable"/>
              <w:numPr>
                <w:ilvl w:val="0"/>
                <w:numId w:val="500"/>
              </w:numPr>
              <w:rPr>
                <w:lang w:bidi="th-TH"/>
              </w:rPr>
            </w:pPr>
            <w:r>
              <w:rPr>
                <w:lang w:bidi="th-TH"/>
              </w:rPr>
              <w:t xml:space="preserve">productClass </w:t>
            </w:r>
            <w:r>
              <w:rPr>
                <w:bCs/>
                <w:cs/>
                <w:lang w:bidi="th-TH"/>
              </w:rPr>
              <w:t>= ‘</w:t>
            </w:r>
            <w:r>
              <w:rPr>
                <w:lang w:bidi="th-TH"/>
              </w:rPr>
              <w:t>Main</w:t>
            </w:r>
            <w:r>
              <w:rPr>
                <w:bCs/>
                <w:cs/>
                <w:lang w:bidi="th-TH"/>
              </w:rPr>
              <w:t>’</w:t>
            </w:r>
          </w:p>
          <w:p w:rsidR="003339B1" w:rsidP="003339B1" w:rsidRDefault="003339B1" w14:paraId="011039BF" w14:textId="7C482180">
            <w:pPr>
              <w:spacing w:line="240" w:lineRule="auto"/>
              <w:rPr>
                <w:cs/>
              </w:rPr>
            </w:pPr>
          </w:p>
        </w:tc>
        <w:tc>
          <w:tcPr>
            <w:tcW w:w="1861" w:type="pct"/>
          </w:tcPr>
          <w:p w:rsidR="003339B1" w:rsidP="003339B1" w:rsidRDefault="003339B1" w14:paraId="6683FE45" w14:textId="6B756B4B">
            <w:pPr>
              <w:spacing w:line="240" w:lineRule="auto"/>
              <w:rPr>
                <w:cs/>
              </w:rPr>
            </w:pPr>
            <w:r>
              <w:t>remindLastInternet</w:t>
            </w:r>
            <w:r w:rsidRPr="00083051">
              <w:t>SendFlag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จะต้องเป็น </w:t>
            </w:r>
            <w:r>
              <w:t xml:space="preserve">Mandatory </w:t>
            </w:r>
          </w:p>
        </w:tc>
        <w:tc>
          <w:tcPr>
            <w:tcW w:w="735" w:type="pct"/>
          </w:tcPr>
          <w:p w:rsidRPr="0039397A" w:rsidR="003339B1" w:rsidP="003339B1" w:rsidRDefault="003339B1" w14:paraId="70BE8B82" w14:textId="35CAA098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3339B1" w:rsidTr="00753CB9" w14:paraId="5B428B43" w14:textId="77777777">
        <w:tc>
          <w:tcPr>
            <w:tcW w:w="778" w:type="pct"/>
          </w:tcPr>
          <w:p w:rsidRPr="00013B6F" w:rsidR="003339B1" w:rsidP="003339B1" w:rsidRDefault="003339B1" w14:paraId="53AE0B93" w14:textId="397FB4EC">
            <w:r>
              <w:t>00004</w:t>
            </w:r>
          </w:p>
        </w:tc>
        <w:tc>
          <w:tcPr>
            <w:tcW w:w="1626" w:type="pct"/>
          </w:tcPr>
          <w:p w:rsidR="003339B1" w:rsidP="003339B1" w:rsidRDefault="003339B1" w14:paraId="1CB2CBC2" w14:textId="5C1F4229">
            <w:pPr>
              <w:spacing w:line="240" w:lineRule="auto"/>
            </w:pPr>
            <w:r>
              <w:t xml:space="preserve">Default Wording is required  when </w:t>
            </w:r>
            <w:r w:rsidRPr="005111E9">
              <w:t xml:space="preserve">Remind Last Internet </w:t>
            </w:r>
            <w:r>
              <w:t>{</w:t>
            </w:r>
            <w:r w:rsidRPr="005111E9">
              <w:t>Alert Theshold</w:t>
            </w:r>
            <w:r>
              <w:t>}</w:t>
            </w:r>
            <w:r w:rsidRPr="005111E9">
              <w:rPr>
                <w:rFonts w:cs="CordiaUPC"/>
                <w:cs/>
              </w:rPr>
              <w:t xml:space="preserve"> </w:t>
            </w:r>
            <w:r>
              <w:t xml:space="preserve">Flag is </w:t>
            </w:r>
            <w:r>
              <w:rPr>
                <w:rFonts w:cs="Angsana New"/>
                <w:cs/>
              </w:rPr>
              <w:t>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</w:p>
          <w:p w:rsidR="003339B1" w:rsidP="003339B1" w:rsidRDefault="003339B1" w14:paraId="218574D0" w14:textId="77777777">
            <w:pPr>
              <w:pStyle w:val="HeaderTable"/>
              <w:rPr>
                <w:lang w:bidi="th-TH"/>
              </w:rPr>
            </w:pPr>
          </w:p>
          <w:p w:rsidR="003339B1" w:rsidP="003339B1" w:rsidRDefault="003339B1" w14:paraId="17DF11F4" w14:textId="77777777">
            <w:pPr>
              <w:pStyle w:val="HeaderTable"/>
              <w:rPr>
                <w:lang w:bidi="th-TH"/>
              </w:rPr>
            </w:pPr>
            <w:r>
              <w:rPr>
                <w:rFonts w:hint="cs"/>
                <w:cs/>
                <w:lang w:bidi="th-TH"/>
              </w:rPr>
              <w:t xml:space="preserve">แสดง </w:t>
            </w:r>
            <w:r>
              <w:t xml:space="preserve">Validate </w:t>
            </w:r>
            <w:r>
              <w:rPr>
                <w:rFonts w:hint="cs"/>
                <w:cs/>
                <w:lang w:bidi="th-TH"/>
              </w:rPr>
              <w:t>นี้ เมื่อ</w:t>
            </w:r>
          </w:p>
          <w:p w:rsidR="003339B1" w:rsidP="003339B1" w:rsidRDefault="003339B1" w14:paraId="63C06E91" w14:textId="77777777">
            <w:pPr>
              <w:pStyle w:val="HeaderTable"/>
              <w:numPr>
                <w:ilvl w:val="0"/>
                <w:numId w:val="521"/>
              </w:numPr>
              <w:rPr>
                <w:lang w:bidi="th-TH"/>
              </w:rPr>
            </w:pPr>
            <w:r>
              <w:rPr>
                <w:lang w:bidi="th-TH"/>
              </w:rPr>
              <w:t xml:space="preserve">PO Group </w:t>
            </w:r>
            <w:r>
              <w:rPr>
                <w:bCs/>
                <w:cs/>
                <w:lang w:bidi="th-TH"/>
              </w:rPr>
              <w:t>= “</w:t>
            </w:r>
            <w:r>
              <w:rPr>
                <w:lang w:bidi="th-TH"/>
              </w:rPr>
              <w:t>IR</w:t>
            </w:r>
            <w:r>
              <w:rPr>
                <w:bCs/>
                <w:cs/>
                <w:lang w:bidi="th-TH"/>
              </w:rPr>
              <w:t>”</w:t>
            </w:r>
          </w:p>
          <w:p w:rsidR="003339B1" w:rsidP="003339B1" w:rsidRDefault="003339B1" w14:paraId="685EA1F7" w14:textId="77777777">
            <w:pPr>
              <w:pStyle w:val="HeaderTable"/>
              <w:rPr>
                <w:lang w:bidi="th-TH"/>
              </w:rPr>
            </w:pPr>
            <w:r>
              <w:rPr>
                <w:rFonts w:hint="cs"/>
                <w:cs/>
                <w:lang w:bidi="th-TH"/>
              </w:rPr>
              <w:t>ยกเว้น</w:t>
            </w:r>
          </w:p>
          <w:p w:rsidR="003339B1" w:rsidP="003339B1" w:rsidRDefault="003339B1" w14:paraId="11787326" w14:textId="77777777">
            <w:pPr>
              <w:pStyle w:val="HeaderTable"/>
              <w:numPr>
                <w:ilvl w:val="0"/>
                <w:numId w:val="502"/>
              </w:numPr>
              <w:rPr>
                <w:lang w:bidi="th-TH"/>
              </w:rPr>
            </w:pPr>
            <w:r>
              <w:rPr>
                <w:lang w:bidi="th-TH"/>
              </w:rPr>
              <w:t xml:space="preserve">PO Group </w:t>
            </w:r>
            <w:r>
              <w:rPr>
                <w:bCs/>
                <w:cs/>
                <w:lang w:bidi="th-TH"/>
              </w:rPr>
              <w:t>= “</w:t>
            </w:r>
            <w:r>
              <w:rPr>
                <w:lang w:bidi="th-TH"/>
              </w:rPr>
              <w:t>IR</w:t>
            </w:r>
            <w:r>
              <w:rPr>
                <w:bCs/>
                <w:cs/>
                <w:lang w:bidi="th-TH"/>
              </w:rPr>
              <w:t>”</w:t>
            </w:r>
          </w:p>
          <w:p w:rsidR="003339B1" w:rsidP="003339B1" w:rsidRDefault="003339B1" w14:paraId="54E63A4B" w14:textId="77777777">
            <w:pPr>
              <w:pStyle w:val="HeaderTable"/>
              <w:numPr>
                <w:ilvl w:val="0"/>
                <w:numId w:val="502"/>
              </w:numPr>
              <w:rPr>
                <w:lang w:bidi="th-TH"/>
              </w:rPr>
            </w:pPr>
            <w:r>
              <w:rPr>
                <w:lang w:bidi="th-TH"/>
              </w:rPr>
              <w:t xml:space="preserve">customerType </w:t>
            </w:r>
            <w:r>
              <w:rPr>
                <w:bCs/>
                <w:cs/>
                <w:lang w:bidi="th-TH"/>
              </w:rPr>
              <w:t>= “</w:t>
            </w:r>
            <w:r>
              <w:rPr>
                <w:lang w:bidi="th-TH"/>
              </w:rPr>
              <w:t>Pre</w:t>
            </w:r>
            <w:r>
              <w:rPr>
                <w:bCs/>
                <w:cs/>
                <w:lang w:bidi="th-TH"/>
              </w:rPr>
              <w:t>-</w:t>
            </w:r>
            <w:r>
              <w:rPr>
                <w:lang w:bidi="th-TH"/>
              </w:rPr>
              <w:t>paid</w:t>
            </w:r>
            <w:r>
              <w:rPr>
                <w:bCs/>
                <w:cs/>
                <w:lang w:bidi="th-TH"/>
              </w:rPr>
              <w:t>”</w:t>
            </w:r>
          </w:p>
          <w:p w:rsidR="003339B1" w:rsidP="003339B1" w:rsidRDefault="003339B1" w14:paraId="1F571FA5" w14:textId="77777777">
            <w:pPr>
              <w:pStyle w:val="HeaderTable"/>
              <w:numPr>
                <w:ilvl w:val="0"/>
                <w:numId w:val="502"/>
              </w:numPr>
              <w:rPr>
                <w:lang w:bidi="th-TH"/>
              </w:rPr>
            </w:pPr>
            <w:r>
              <w:rPr>
                <w:lang w:bidi="th-TH"/>
              </w:rPr>
              <w:t xml:space="preserve">productClass </w:t>
            </w:r>
            <w:r>
              <w:rPr>
                <w:bCs/>
                <w:cs/>
                <w:lang w:bidi="th-TH"/>
              </w:rPr>
              <w:t>= ‘</w:t>
            </w:r>
            <w:r>
              <w:rPr>
                <w:lang w:bidi="th-TH"/>
              </w:rPr>
              <w:t>Main</w:t>
            </w:r>
            <w:r>
              <w:rPr>
                <w:bCs/>
                <w:cs/>
                <w:lang w:bidi="th-TH"/>
              </w:rPr>
              <w:t>’</w:t>
            </w:r>
          </w:p>
          <w:p w:rsidR="003339B1" w:rsidP="003339B1" w:rsidRDefault="003339B1" w14:paraId="56FEF751" w14:textId="264ABFF4">
            <w:pPr>
              <w:spacing w:line="240" w:lineRule="auto"/>
              <w:rPr>
                <w:cs/>
              </w:rPr>
            </w:pPr>
          </w:p>
        </w:tc>
        <w:tc>
          <w:tcPr>
            <w:tcW w:w="1861" w:type="pct"/>
          </w:tcPr>
          <w:p w:rsidR="003339B1" w:rsidP="003339B1" w:rsidRDefault="003339B1" w14:paraId="0E62D45E" w14:textId="35170566">
            <w:pPr>
              <w:spacing w:line="240" w:lineRule="auto"/>
              <w:rPr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>remindLastInternet</w:t>
            </w:r>
            <w:r w:rsidRPr="00083051">
              <w:t>SendFlag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เป็น </w:t>
            </w:r>
            <w:r>
              <w:rPr>
                <w:rFonts w:cs="Angsana New"/>
                <w:cs/>
              </w:rPr>
              <w:t>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/>
                <w:cs/>
              </w:rPr>
              <w:t xml:space="preserve"> ดังนั้น </w:t>
            </w:r>
            <w:r>
              <w:t>remindLastInternet</w:t>
            </w:r>
            <w:r w:rsidRPr="00083051">
              <w:t>DefaultWordingFlag</w:t>
            </w:r>
            <w:r>
              <w:rPr>
                <w:rFonts w:hint="cs"/>
                <w:cs/>
              </w:rPr>
              <w:t xml:space="preserve">จะต้องเป็น </w:t>
            </w:r>
            <w:r>
              <w:t>Mandatory</w:t>
            </w:r>
          </w:p>
        </w:tc>
        <w:tc>
          <w:tcPr>
            <w:tcW w:w="735" w:type="pct"/>
          </w:tcPr>
          <w:p w:rsidRPr="0039397A" w:rsidR="003339B1" w:rsidP="003339B1" w:rsidRDefault="003339B1" w14:paraId="0079C9E2" w14:textId="0191F820">
            <w:pPr>
              <w:rPr>
                <w:rFonts w:cs="CordiaUPC"/>
                <w:szCs w:val="36"/>
              </w:rPr>
            </w:pPr>
            <w:r w:rsidRPr="0039397A">
              <w:rPr>
                <w:rFonts w:cs="CordiaUPC"/>
                <w:szCs w:val="36"/>
              </w:rPr>
              <w:t>Yes</w:t>
            </w:r>
          </w:p>
        </w:tc>
      </w:tr>
      <w:tr w:rsidR="003339B1" w:rsidTr="00753CB9" w14:paraId="4167B7FA" w14:textId="77777777">
        <w:tc>
          <w:tcPr>
            <w:tcW w:w="778" w:type="pct"/>
          </w:tcPr>
          <w:p w:rsidRPr="00013B6F" w:rsidR="003339B1" w:rsidP="003339B1" w:rsidRDefault="003339B1" w14:paraId="52CA089A" w14:textId="57E88B09">
            <w:r>
              <w:t>00004</w:t>
            </w:r>
          </w:p>
        </w:tc>
        <w:tc>
          <w:tcPr>
            <w:tcW w:w="1626" w:type="pct"/>
          </w:tcPr>
          <w:p w:rsidR="003339B1" w:rsidP="003339B1" w:rsidRDefault="003339B1" w14:paraId="7D9F6726" w14:textId="0077F93C">
            <w:pPr>
              <w:spacing w:line="240" w:lineRule="auto"/>
            </w:pPr>
            <w:r w:rsidRPr="005111E9">
              <w:t xml:space="preserve">Remind Last Internet </w:t>
            </w:r>
            <w:r>
              <w:t>{</w:t>
            </w:r>
            <w:r w:rsidRPr="005111E9">
              <w:t>Alert Theshold</w:t>
            </w:r>
            <w:r>
              <w:t xml:space="preserve">} 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t xml:space="preserve"> is required </w:t>
            </w:r>
            <w:r w:rsidRPr="00EF680D">
              <w:rPr>
                <w:rFonts w:eastAsia="Times New Roman" w:cs="CordiaUPC"/>
              </w:rPr>
              <w:t>when</w:t>
            </w:r>
            <w:r>
              <w:rPr>
                <w:rFonts w:eastAsia="Times New Roman" w:cs="Angsana New"/>
                <w:cs/>
              </w:rPr>
              <w:t xml:space="preserve"> </w:t>
            </w:r>
            <w:r>
              <w:t xml:space="preserve">Send </w:t>
            </w:r>
            <w:r w:rsidRPr="005111E9">
              <w:t xml:space="preserve">Remind Last Internet </w:t>
            </w:r>
            <w:r>
              <w:t>{</w:t>
            </w:r>
            <w:r w:rsidRPr="005111E9">
              <w:t>Alert Theshold</w:t>
            </w:r>
            <w:r>
              <w:t>}</w:t>
            </w:r>
            <w:r w:rsidRPr="005111E9">
              <w:rPr>
                <w:rFonts w:cs="CordiaUPC"/>
                <w:cs/>
              </w:rPr>
              <w:t xml:space="preserve"> </w:t>
            </w:r>
            <w:r>
              <w:t xml:space="preserve">Flag </w:t>
            </w:r>
            <w:r w:rsidRPr="00EF680D">
              <w:rPr>
                <w:rFonts w:eastAsia="Times New Roman" w:cs="CordiaUPC"/>
              </w:rPr>
              <w:t xml:space="preserve">is </w:t>
            </w:r>
            <w:r>
              <w:rPr>
                <w:rFonts w:hint="cs" w:eastAsia="Times New Roman" w:cs="Angsana New"/>
                <w:cs/>
              </w:rPr>
              <w:t>“</w:t>
            </w:r>
            <w:r w:rsidRPr="00EF680D">
              <w:rPr>
                <w:rFonts w:eastAsia="Times New Roman" w:cs="CordiaUPC"/>
              </w:rPr>
              <w:t>Send</w:t>
            </w:r>
            <w:r>
              <w:rPr>
                <w:rFonts w:hint="cs" w:eastAsia="Times New Roman" w:cs="Angsana New"/>
                <w:cs/>
              </w:rPr>
              <w:t>”</w:t>
            </w:r>
          </w:p>
          <w:p w:rsidR="003339B1" w:rsidP="003339B1" w:rsidRDefault="003339B1" w14:paraId="61F13A81" w14:textId="77777777">
            <w:pPr>
              <w:pStyle w:val="HeaderTable"/>
              <w:rPr>
                <w:lang w:bidi="th-TH"/>
              </w:rPr>
            </w:pPr>
          </w:p>
          <w:p w:rsidR="003339B1" w:rsidP="003339B1" w:rsidRDefault="003339B1" w14:paraId="7E5E5E25" w14:textId="77777777">
            <w:pPr>
              <w:pStyle w:val="HeaderTable"/>
              <w:rPr>
                <w:lang w:bidi="th-TH"/>
              </w:rPr>
            </w:pPr>
            <w:r>
              <w:rPr>
                <w:rFonts w:hint="cs"/>
                <w:cs/>
                <w:lang w:bidi="th-TH"/>
              </w:rPr>
              <w:t xml:space="preserve">แสดง </w:t>
            </w:r>
            <w:r>
              <w:t xml:space="preserve">Validate </w:t>
            </w:r>
            <w:r>
              <w:rPr>
                <w:rFonts w:hint="cs"/>
                <w:cs/>
                <w:lang w:bidi="th-TH"/>
              </w:rPr>
              <w:t>นี้ เมื่อ</w:t>
            </w:r>
          </w:p>
          <w:p w:rsidR="003339B1" w:rsidP="003339B1" w:rsidRDefault="003339B1" w14:paraId="054EB83E" w14:textId="77777777">
            <w:pPr>
              <w:pStyle w:val="HeaderTable"/>
              <w:numPr>
                <w:ilvl w:val="0"/>
                <w:numId w:val="522"/>
              </w:numPr>
              <w:rPr>
                <w:lang w:bidi="th-TH"/>
              </w:rPr>
            </w:pPr>
            <w:r>
              <w:rPr>
                <w:lang w:bidi="th-TH"/>
              </w:rPr>
              <w:t xml:space="preserve">PO Group </w:t>
            </w:r>
            <w:r>
              <w:rPr>
                <w:bCs/>
                <w:cs/>
                <w:lang w:bidi="th-TH"/>
              </w:rPr>
              <w:t>= “</w:t>
            </w:r>
            <w:r>
              <w:rPr>
                <w:lang w:bidi="th-TH"/>
              </w:rPr>
              <w:t>IR</w:t>
            </w:r>
            <w:r>
              <w:rPr>
                <w:bCs/>
                <w:cs/>
                <w:lang w:bidi="th-TH"/>
              </w:rPr>
              <w:t>”</w:t>
            </w:r>
          </w:p>
          <w:p w:rsidR="003339B1" w:rsidP="003339B1" w:rsidRDefault="003339B1" w14:paraId="37FECD4F" w14:textId="77777777">
            <w:pPr>
              <w:pStyle w:val="HeaderTable"/>
              <w:rPr>
                <w:lang w:bidi="th-TH"/>
              </w:rPr>
            </w:pPr>
            <w:r>
              <w:rPr>
                <w:rFonts w:hint="cs"/>
                <w:cs/>
                <w:lang w:bidi="th-TH"/>
              </w:rPr>
              <w:t>ยกเว้น</w:t>
            </w:r>
          </w:p>
          <w:p w:rsidR="003339B1" w:rsidP="003339B1" w:rsidRDefault="003339B1" w14:paraId="45171EAC" w14:textId="77777777">
            <w:pPr>
              <w:pStyle w:val="HeaderTable"/>
              <w:numPr>
                <w:ilvl w:val="0"/>
                <w:numId w:val="504"/>
              </w:numPr>
              <w:rPr>
                <w:lang w:bidi="th-TH"/>
              </w:rPr>
            </w:pPr>
            <w:r>
              <w:rPr>
                <w:lang w:bidi="th-TH"/>
              </w:rPr>
              <w:t xml:space="preserve">PO Group </w:t>
            </w:r>
            <w:r>
              <w:rPr>
                <w:bCs/>
                <w:cs/>
                <w:lang w:bidi="th-TH"/>
              </w:rPr>
              <w:t>= “</w:t>
            </w:r>
            <w:r>
              <w:rPr>
                <w:lang w:bidi="th-TH"/>
              </w:rPr>
              <w:t>IR</w:t>
            </w:r>
            <w:r>
              <w:rPr>
                <w:bCs/>
                <w:cs/>
                <w:lang w:bidi="th-TH"/>
              </w:rPr>
              <w:t>”</w:t>
            </w:r>
          </w:p>
          <w:p w:rsidR="003339B1" w:rsidP="003339B1" w:rsidRDefault="003339B1" w14:paraId="2300978F" w14:textId="77777777">
            <w:pPr>
              <w:pStyle w:val="HeaderTable"/>
              <w:numPr>
                <w:ilvl w:val="0"/>
                <w:numId w:val="504"/>
              </w:numPr>
              <w:rPr>
                <w:lang w:bidi="th-TH"/>
              </w:rPr>
            </w:pPr>
            <w:r>
              <w:rPr>
                <w:lang w:bidi="th-TH"/>
              </w:rPr>
              <w:t xml:space="preserve">customerType </w:t>
            </w:r>
            <w:r>
              <w:rPr>
                <w:bCs/>
                <w:cs/>
                <w:lang w:bidi="th-TH"/>
              </w:rPr>
              <w:t>= “</w:t>
            </w:r>
            <w:r>
              <w:rPr>
                <w:lang w:bidi="th-TH"/>
              </w:rPr>
              <w:t>Pre</w:t>
            </w:r>
            <w:r>
              <w:rPr>
                <w:bCs/>
                <w:cs/>
                <w:lang w:bidi="th-TH"/>
              </w:rPr>
              <w:t>-</w:t>
            </w:r>
            <w:r>
              <w:rPr>
                <w:lang w:bidi="th-TH"/>
              </w:rPr>
              <w:t>paid</w:t>
            </w:r>
            <w:r>
              <w:rPr>
                <w:bCs/>
                <w:cs/>
                <w:lang w:bidi="th-TH"/>
              </w:rPr>
              <w:t>”</w:t>
            </w:r>
          </w:p>
          <w:p w:rsidR="003339B1" w:rsidP="003339B1" w:rsidRDefault="003339B1" w14:paraId="68C31214" w14:textId="77777777">
            <w:pPr>
              <w:pStyle w:val="HeaderTable"/>
              <w:numPr>
                <w:ilvl w:val="0"/>
                <w:numId w:val="504"/>
              </w:numPr>
              <w:rPr>
                <w:lang w:bidi="th-TH"/>
              </w:rPr>
            </w:pPr>
            <w:r>
              <w:rPr>
                <w:lang w:bidi="th-TH"/>
              </w:rPr>
              <w:t xml:space="preserve">productClass </w:t>
            </w:r>
            <w:r>
              <w:rPr>
                <w:bCs/>
                <w:cs/>
                <w:lang w:bidi="th-TH"/>
              </w:rPr>
              <w:t>= ‘</w:t>
            </w:r>
            <w:r>
              <w:rPr>
                <w:lang w:bidi="th-TH"/>
              </w:rPr>
              <w:t>Main</w:t>
            </w:r>
            <w:r>
              <w:rPr>
                <w:bCs/>
                <w:cs/>
                <w:lang w:bidi="th-TH"/>
              </w:rPr>
              <w:t>’</w:t>
            </w:r>
          </w:p>
          <w:p w:rsidR="003339B1" w:rsidP="003339B1" w:rsidRDefault="003339B1" w14:paraId="2BB8F029" w14:textId="0A37114D">
            <w:pPr>
              <w:spacing w:line="240" w:lineRule="auto"/>
              <w:rPr>
                <w:cs/>
              </w:rPr>
            </w:pPr>
          </w:p>
        </w:tc>
        <w:tc>
          <w:tcPr>
            <w:tcW w:w="1861" w:type="pct"/>
          </w:tcPr>
          <w:p w:rsidR="003339B1" w:rsidP="003339B1" w:rsidRDefault="003339B1" w14:paraId="70E2242A" w14:textId="0F3A29F5">
            <w:pPr>
              <w:spacing w:line="240" w:lineRule="auto"/>
              <w:rPr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>remindLastInternet</w:t>
            </w:r>
            <w:r w:rsidRPr="00083051">
              <w:t>SendFlag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/>
                <w:cs/>
              </w:rPr>
              <w:t xml:space="preserve"> ดังนั้น </w:t>
            </w:r>
            <w:r>
              <w:t>remindLastInternet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จะต้องเป็น </w:t>
            </w:r>
            <w:r>
              <w:t>Mandatory</w:t>
            </w:r>
          </w:p>
        </w:tc>
        <w:tc>
          <w:tcPr>
            <w:tcW w:w="735" w:type="pct"/>
          </w:tcPr>
          <w:p w:rsidRPr="0039397A" w:rsidR="003339B1" w:rsidP="003339B1" w:rsidRDefault="003339B1" w14:paraId="2E926634" w14:textId="74EBDAAC">
            <w:pPr>
              <w:rPr>
                <w:rFonts w:cs="CordiaUPC"/>
                <w:szCs w:val="36"/>
              </w:rPr>
            </w:pPr>
            <w:r w:rsidRPr="0039397A">
              <w:rPr>
                <w:rFonts w:cs="CordiaUPC"/>
                <w:szCs w:val="36"/>
              </w:rPr>
              <w:t>Yes</w:t>
            </w:r>
          </w:p>
        </w:tc>
      </w:tr>
      <w:tr w:rsidR="003339B1" w:rsidTr="00753CB9" w14:paraId="762F7B71" w14:textId="77777777">
        <w:tc>
          <w:tcPr>
            <w:tcW w:w="778" w:type="pct"/>
          </w:tcPr>
          <w:p w:rsidRPr="00013B6F" w:rsidR="003339B1" w:rsidP="003339B1" w:rsidRDefault="003339B1" w14:paraId="3602D03F" w14:textId="1730F7CA">
            <w:r w:rsidRPr="00013B6F">
              <w:t>00025</w:t>
            </w:r>
          </w:p>
        </w:tc>
        <w:tc>
          <w:tcPr>
            <w:tcW w:w="1626" w:type="pct"/>
          </w:tcPr>
          <w:p w:rsidR="003339B1" w:rsidP="003339B1" w:rsidRDefault="003339B1" w14:paraId="4C9ECB3C" w14:textId="77777777">
            <w:pPr>
              <w:spacing w:line="240" w:lineRule="auto"/>
            </w:pPr>
            <w:r>
              <w:rPr>
                <w:rFonts w:hint="cs"/>
                <w:cs/>
              </w:rPr>
              <w:t>ถ้า</w:t>
            </w:r>
            <w:r>
              <w:rPr>
                <w:rFonts w:cs="CordiaUPC"/>
                <w:cs/>
              </w:rPr>
              <w:t xml:space="preserve"> 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rPr>
                <w:rFonts w:cs="CordiaUPC"/>
                <w:cs/>
              </w:rPr>
              <w:t xml:space="preserve"> = “</w:t>
            </w:r>
            <w:r>
              <w:t>TH</w:t>
            </w:r>
            <w:r>
              <w:rPr>
                <w:rFonts w:cs="CordiaUPC"/>
                <w:cs/>
              </w:rPr>
              <w:t>”</w:t>
            </w:r>
          </w:p>
          <w:p w:rsidR="003339B1" w:rsidP="003339B1" w:rsidRDefault="003339B1" w14:paraId="02E7A840" w14:textId="646284CA">
            <w:pPr>
              <w:spacing w:line="240" w:lineRule="auto"/>
            </w:pPr>
            <w:r w:rsidRPr="005111E9">
              <w:t xml:space="preserve">Remind Last Internet </w:t>
            </w:r>
            <w:r>
              <w:t>{</w:t>
            </w:r>
            <w:r w:rsidRPr="005111E9">
              <w:t>Alert Theshold</w:t>
            </w:r>
            <w:r>
              <w:t>}</w:t>
            </w:r>
            <w:r w:rsidRPr="005111E9">
              <w:rPr>
                <w:rFonts w:cs="CordiaUPC"/>
                <w:cs/>
              </w:rPr>
              <w:t xml:space="preserve"> </w:t>
            </w:r>
            <w:r>
              <w:rPr>
                <w:rFonts w:cs="CordiaUPC"/>
                <w:cs/>
              </w:rPr>
              <w:t xml:space="preserve"> 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t xml:space="preserve"> cannot contain Special characters </w:t>
            </w:r>
            <w:r>
              <w:rPr>
                <w:rFonts w:cs="Angsana New"/>
                <w:cs/>
              </w:rPr>
              <w:t>(</w:t>
            </w:r>
            <w:r>
              <w:t>Double Space and Start or End with</w:t>
            </w:r>
            <w:r>
              <w:rPr>
                <w:rFonts w:hint="cs"/>
                <w:cs/>
              </w:rPr>
              <w:t xml:space="preserve"> </w:t>
            </w:r>
            <w:r>
              <w:t>Space</w:t>
            </w:r>
            <w:r>
              <w:rPr>
                <w:rFonts w:cs="Angsana New"/>
                <w:cs/>
              </w:rPr>
              <w:t>).</w:t>
            </w:r>
          </w:p>
          <w:p w:rsidR="003339B1" w:rsidP="003339B1" w:rsidRDefault="003339B1" w14:paraId="0C2E3E80" w14:textId="77777777">
            <w:pPr>
              <w:spacing w:line="240" w:lineRule="auto"/>
            </w:pPr>
            <w:r>
              <w:rPr>
                <w:rFonts w:hint="cs"/>
                <w:cs/>
              </w:rPr>
              <w:t>ถ้าไม่ใช่</w:t>
            </w:r>
          </w:p>
          <w:p w:rsidR="003339B1" w:rsidP="003339B1" w:rsidRDefault="003339B1" w14:paraId="354A956B" w14:textId="77777777">
            <w:pPr>
              <w:spacing w:line="240" w:lineRule="auto"/>
            </w:pPr>
            <w:r w:rsidRPr="005111E9">
              <w:t xml:space="preserve">Remind Last Internet </w:t>
            </w:r>
            <w:r>
              <w:t>{</w:t>
            </w:r>
            <w:r w:rsidRPr="005111E9">
              <w:t>Alert Theshold</w:t>
            </w:r>
            <w:r>
              <w:t>}</w:t>
            </w:r>
            <w:r w:rsidRPr="005111E9">
              <w:rPr>
                <w:rFonts w:cs="CordiaUPC"/>
                <w:cs/>
              </w:rPr>
              <w:t xml:space="preserve"> </w:t>
            </w:r>
            <w:r>
              <w:rPr>
                <w:rFonts w:cs="CordiaUPC"/>
                <w:cs/>
              </w:rPr>
              <w:t xml:space="preserve"> 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t xml:space="preserve"> cannot contain</w:t>
            </w:r>
            <w:r>
              <w:rPr>
                <w:rFonts w:cs="CordiaUPC"/>
                <w:cs/>
              </w:rPr>
              <w:t xml:space="preserve"> </w:t>
            </w:r>
            <w:r w:rsidRPr="00755E0A">
              <w:t>Thai and</w:t>
            </w:r>
            <w:r>
              <w:t xml:space="preserve"> Special characters </w:t>
            </w:r>
            <w:r>
              <w:rPr>
                <w:rFonts w:cs="Angsana New"/>
                <w:cs/>
              </w:rPr>
              <w:t>(</w:t>
            </w:r>
            <w:r>
              <w:t>Double Space and Start or End with</w:t>
            </w:r>
            <w:r>
              <w:rPr>
                <w:rFonts w:hint="cs"/>
                <w:cs/>
              </w:rPr>
              <w:t xml:space="preserve"> </w:t>
            </w:r>
            <w:r>
              <w:t>Space</w:t>
            </w:r>
            <w:r>
              <w:rPr>
                <w:rFonts w:cs="Angsana New"/>
                <w:cs/>
              </w:rPr>
              <w:t>).</w:t>
            </w:r>
          </w:p>
          <w:p w:rsidR="003339B1" w:rsidP="003339B1" w:rsidRDefault="003339B1" w14:paraId="520CBFEA" w14:textId="77777777">
            <w:pPr>
              <w:spacing w:line="240" w:lineRule="auto"/>
            </w:pPr>
          </w:p>
          <w:p w:rsidR="003339B1" w:rsidP="003339B1" w:rsidRDefault="003339B1" w14:paraId="4E2B6633" w14:textId="77777777">
            <w:pPr>
              <w:pStyle w:val="HeaderTable"/>
              <w:rPr>
                <w:lang w:bidi="th-TH"/>
              </w:rPr>
            </w:pPr>
          </w:p>
          <w:p w:rsidR="003339B1" w:rsidP="003339B1" w:rsidRDefault="003339B1" w14:paraId="71FC8578" w14:textId="77777777">
            <w:pPr>
              <w:pStyle w:val="HeaderTable"/>
              <w:rPr>
                <w:lang w:bidi="th-TH"/>
              </w:rPr>
            </w:pPr>
            <w:r>
              <w:rPr>
                <w:rFonts w:hint="cs"/>
                <w:cs/>
                <w:lang w:bidi="th-TH"/>
              </w:rPr>
              <w:t xml:space="preserve">แสดง </w:t>
            </w:r>
            <w:r>
              <w:t xml:space="preserve">Validate </w:t>
            </w:r>
            <w:r>
              <w:rPr>
                <w:rFonts w:hint="cs"/>
                <w:cs/>
                <w:lang w:bidi="th-TH"/>
              </w:rPr>
              <w:t>นี้ เมื่อ</w:t>
            </w:r>
          </w:p>
          <w:p w:rsidR="003339B1" w:rsidP="003339B1" w:rsidRDefault="003339B1" w14:paraId="7F994FB7" w14:textId="77777777">
            <w:pPr>
              <w:pStyle w:val="HeaderTable"/>
              <w:numPr>
                <w:ilvl w:val="0"/>
                <w:numId w:val="524"/>
              </w:numPr>
              <w:rPr>
                <w:lang w:bidi="th-TH"/>
              </w:rPr>
            </w:pPr>
            <w:r>
              <w:rPr>
                <w:lang w:bidi="th-TH"/>
              </w:rPr>
              <w:t xml:space="preserve">PO Group </w:t>
            </w:r>
            <w:r>
              <w:rPr>
                <w:bCs/>
                <w:cs/>
                <w:lang w:bidi="th-TH"/>
              </w:rPr>
              <w:t>= “</w:t>
            </w:r>
            <w:r>
              <w:rPr>
                <w:lang w:bidi="th-TH"/>
              </w:rPr>
              <w:t>IR</w:t>
            </w:r>
            <w:r>
              <w:rPr>
                <w:bCs/>
                <w:cs/>
                <w:lang w:bidi="th-TH"/>
              </w:rPr>
              <w:t>”</w:t>
            </w:r>
          </w:p>
          <w:p w:rsidR="003339B1" w:rsidP="003339B1" w:rsidRDefault="003339B1" w14:paraId="37941AE3" w14:textId="77777777">
            <w:pPr>
              <w:pStyle w:val="HeaderTable"/>
              <w:rPr>
                <w:lang w:bidi="th-TH"/>
              </w:rPr>
            </w:pPr>
            <w:r>
              <w:rPr>
                <w:rFonts w:hint="cs"/>
                <w:cs/>
                <w:lang w:bidi="th-TH"/>
              </w:rPr>
              <w:t>ยกเว้น</w:t>
            </w:r>
          </w:p>
          <w:p w:rsidR="003339B1" w:rsidP="003339B1" w:rsidRDefault="003339B1" w14:paraId="47D85699" w14:textId="77777777">
            <w:pPr>
              <w:pStyle w:val="HeaderTable"/>
              <w:numPr>
                <w:ilvl w:val="0"/>
                <w:numId w:val="506"/>
              </w:numPr>
              <w:rPr>
                <w:lang w:bidi="th-TH"/>
              </w:rPr>
            </w:pPr>
            <w:r>
              <w:rPr>
                <w:lang w:bidi="th-TH"/>
              </w:rPr>
              <w:t xml:space="preserve">PO Group </w:t>
            </w:r>
            <w:r>
              <w:rPr>
                <w:bCs/>
                <w:cs/>
                <w:lang w:bidi="th-TH"/>
              </w:rPr>
              <w:t>= “</w:t>
            </w:r>
            <w:r>
              <w:rPr>
                <w:lang w:bidi="th-TH"/>
              </w:rPr>
              <w:t>IR</w:t>
            </w:r>
            <w:r>
              <w:rPr>
                <w:bCs/>
                <w:cs/>
                <w:lang w:bidi="th-TH"/>
              </w:rPr>
              <w:t>”</w:t>
            </w:r>
          </w:p>
          <w:p w:rsidR="003339B1" w:rsidP="003339B1" w:rsidRDefault="003339B1" w14:paraId="517F0725" w14:textId="77777777">
            <w:pPr>
              <w:pStyle w:val="HeaderTable"/>
              <w:numPr>
                <w:ilvl w:val="0"/>
                <w:numId w:val="506"/>
              </w:numPr>
              <w:rPr>
                <w:lang w:bidi="th-TH"/>
              </w:rPr>
            </w:pPr>
            <w:r>
              <w:rPr>
                <w:lang w:bidi="th-TH"/>
              </w:rPr>
              <w:t xml:space="preserve">customerType </w:t>
            </w:r>
            <w:r>
              <w:rPr>
                <w:bCs/>
                <w:cs/>
                <w:lang w:bidi="th-TH"/>
              </w:rPr>
              <w:t>= “</w:t>
            </w:r>
            <w:r>
              <w:rPr>
                <w:lang w:bidi="th-TH"/>
              </w:rPr>
              <w:t>Pre</w:t>
            </w:r>
            <w:r>
              <w:rPr>
                <w:bCs/>
                <w:cs/>
                <w:lang w:bidi="th-TH"/>
              </w:rPr>
              <w:t>-</w:t>
            </w:r>
            <w:r>
              <w:rPr>
                <w:lang w:bidi="th-TH"/>
              </w:rPr>
              <w:t>paid</w:t>
            </w:r>
            <w:r>
              <w:rPr>
                <w:bCs/>
                <w:cs/>
                <w:lang w:bidi="th-TH"/>
              </w:rPr>
              <w:t>”</w:t>
            </w:r>
          </w:p>
          <w:p w:rsidR="003339B1" w:rsidP="003339B1" w:rsidRDefault="003339B1" w14:paraId="1141EEEF" w14:textId="77777777">
            <w:pPr>
              <w:pStyle w:val="HeaderTable"/>
              <w:numPr>
                <w:ilvl w:val="0"/>
                <w:numId w:val="506"/>
              </w:numPr>
              <w:rPr>
                <w:lang w:bidi="th-TH"/>
              </w:rPr>
            </w:pPr>
            <w:r>
              <w:rPr>
                <w:lang w:bidi="th-TH"/>
              </w:rPr>
              <w:t xml:space="preserve">productClass </w:t>
            </w:r>
            <w:r>
              <w:rPr>
                <w:bCs/>
                <w:cs/>
                <w:lang w:bidi="th-TH"/>
              </w:rPr>
              <w:t>= ‘</w:t>
            </w:r>
            <w:r>
              <w:rPr>
                <w:lang w:bidi="th-TH"/>
              </w:rPr>
              <w:t>Main</w:t>
            </w:r>
            <w:r>
              <w:rPr>
                <w:bCs/>
                <w:cs/>
                <w:lang w:bidi="th-TH"/>
              </w:rPr>
              <w:t>’</w:t>
            </w:r>
          </w:p>
          <w:p w:rsidR="003339B1" w:rsidP="003339B1" w:rsidRDefault="003339B1" w14:paraId="24FBDE79" w14:textId="09530C55">
            <w:pPr>
              <w:spacing w:line="240" w:lineRule="auto"/>
              <w:rPr>
                <w:cs/>
              </w:rPr>
            </w:pPr>
          </w:p>
        </w:tc>
        <w:tc>
          <w:tcPr>
            <w:tcW w:w="1861" w:type="pct"/>
          </w:tcPr>
          <w:p w:rsidR="003339B1" w:rsidP="003339B1" w:rsidRDefault="003339B1" w14:paraId="25C93B6E" w14:textId="77777777">
            <w:pPr>
              <w:spacing w:line="240" w:lineRule="auto"/>
            </w:pPr>
            <w:r>
              <w:rPr>
                <w:rFonts w:hint="cs"/>
                <w:cs/>
              </w:rPr>
              <w:t>ถ้า</w:t>
            </w:r>
            <w:r>
              <w:rPr>
                <w:rFonts w:cs="CordiaUPC"/>
                <w:cs/>
              </w:rPr>
              <w:t xml:space="preserve"> 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rPr>
                <w:rFonts w:cs="CordiaUPC"/>
                <w:cs/>
              </w:rPr>
              <w:t xml:space="preserve"> = “</w:t>
            </w:r>
            <w:r>
              <w:t>TH</w:t>
            </w:r>
            <w:r>
              <w:rPr>
                <w:rFonts w:cs="CordiaUPC"/>
                <w:cs/>
              </w:rPr>
              <w:t>”</w:t>
            </w:r>
          </w:p>
          <w:p w:rsidR="003339B1" w:rsidP="003339B1" w:rsidRDefault="003339B1" w14:paraId="33F9AEC6" w14:textId="4EFA2521">
            <w:pPr>
              <w:spacing w:line="256" w:lineRule="auto"/>
            </w:pPr>
            <w:r>
              <w:rPr>
                <w:rFonts w:hint="cs"/>
                <w:cs/>
              </w:rPr>
              <w:t xml:space="preserve">ถ้า </w:t>
            </w:r>
            <w:r>
              <w:t>remindLastInternet</w:t>
            </w:r>
            <w:r>
              <w:rPr>
                <w:rFonts w:cs="Angsana New"/>
                <w:cs/>
              </w:rPr>
              <w:t xml:space="preserve"> 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>มีค่า ดังนั้นจะไม่สามารถมีอักขระพิเศษได้</w:t>
            </w:r>
          </w:p>
          <w:p w:rsidR="003339B1" w:rsidP="003339B1" w:rsidRDefault="003339B1" w14:paraId="0CB2A42B" w14:textId="77777777">
            <w:pPr>
              <w:spacing w:line="240" w:lineRule="auto"/>
            </w:pPr>
            <w:r>
              <w:rPr>
                <w:rFonts w:hint="cs"/>
                <w:cs/>
              </w:rPr>
              <w:t>ถ้าไม่ใช่</w:t>
            </w:r>
          </w:p>
          <w:p w:rsidR="003339B1" w:rsidP="003339B1" w:rsidRDefault="003339B1" w14:paraId="3C50CEFA" w14:textId="607A574E">
            <w:pPr>
              <w:spacing w:line="256" w:lineRule="auto"/>
            </w:pPr>
            <w:r>
              <w:rPr>
                <w:rFonts w:hint="cs"/>
                <w:cs/>
              </w:rPr>
              <w:t xml:space="preserve">ถ้า </w:t>
            </w:r>
            <w:r>
              <w:t>remindLastInternet</w:t>
            </w:r>
            <w:r>
              <w:rPr>
                <w:rFonts w:cs="Angsana New"/>
                <w:cs/>
              </w:rPr>
              <w:t xml:space="preserve"> 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>มีค่า ดังนั้นจะไม่สามารถมีภาษาไทยและอักขระพิเศษได้</w:t>
            </w:r>
          </w:p>
          <w:p w:rsidR="003339B1" w:rsidP="003339B1" w:rsidRDefault="003339B1" w14:paraId="6D929CC6" w14:textId="03211FFF">
            <w:pPr>
              <w:spacing w:line="240" w:lineRule="auto"/>
              <w:rPr>
                <w:cs/>
              </w:rPr>
            </w:pPr>
            <w:r>
              <w:t xml:space="preserve">Special Character </w:t>
            </w:r>
            <w:r>
              <w:rPr>
                <w:rFonts w:cs="Angsana New"/>
                <w:cs/>
              </w:rPr>
              <w:t xml:space="preserve">: </w:t>
            </w:r>
            <w:r>
              <w:t>Space</w:t>
            </w:r>
            <w:r>
              <w:rPr>
                <w:rFonts w:hint="cs"/>
                <w:cs/>
              </w:rPr>
              <w:t xml:space="preserve">ติดกัน และ </w:t>
            </w:r>
            <w:r>
              <w:t xml:space="preserve">Space </w:t>
            </w:r>
            <w:r>
              <w:rPr>
                <w:rFonts w:hint="cs"/>
                <w:cs/>
              </w:rPr>
              <w:t>ตัวสุดท้าย</w:t>
            </w:r>
          </w:p>
        </w:tc>
        <w:tc>
          <w:tcPr>
            <w:tcW w:w="735" w:type="pct"/>
          </w:tcPr>
          <w:p w:rsidRPr="0039397A" w:rsidR="003339B1" w:rsidP="003339B1" w:rsidRDefault="003339B1" w14:paraId="2C954973" w14:textId="28D51E94">
            <w:pPr>
              <w:rPr>
                <w:rFonts w:cs="CordiaUPC"/>
                <w:szCs w:val="36"/>
              </w:rPr>
            </w:pPr>
            <w:r w:rsidRPr="0039397A">
              <w:rPr>
                <w:rFonts w:cs="CordiaUPC"/>
                <w:szCs w:val="36"/>
              </w:rPr>
              <w:t>Yes</w:t>
            </w:r>
          </w:p>
        </w:tc>
      </w:tr>
      <w:tr w:rsidR="003339B1" w:rsidTr="00753CB9" w14:paraId="3825F95C" w14:textId="77777777">
        <w:tc>
          <w:tcPr>
            <w:tcW w:w="778" w:type="pct"/>
          </w:tcPr>
          <w:p w:rsidR="003339B1" w:rsidP="003339B1" w:rsidRDefault="003339B1" w14:paraId="2741C1B4" w14:textId="12BAE761">
            <w:r>
              <w:t>00004</w:t>
            </w:r>
          </w:p>
        </w:tc>
        <w:tc>
          <w:tcPr>
            <w:tcW w:w="1626" w:type="pct"/>
          </w:tcPr>
          <w:p w:rsidR="003339B1" w:rsidP="003339B1" w:rsidRDefault="003339B1" w14:paraId="20B0E032" w14:textId="594D6A34">
            <w:r>
              <w:t>Send Last Minute Alert Flag is required when Customer Type is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t>or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“</w:t>
            </w:r>
            <w:r>
              <w:t>All</w:t>
            </w:r>
            <w:r>
              <w:rPr>
                <w:rFonts w:cs="Angsana New"/>
                <w:cs/>
              </w:rPr>
              <w:t>”</w:t>
            </w:r>
          </w:p>
        </w:tc>
        <w:tc>
          <w:tcPr>
            <w:tcW w:w="1861" w:type="pct"/>
          </w:tcPr>
          <w:p w:rsidR="003339B1" w:rsidP="003339B1" w:rsidRDefault="003339B1" w14:paraId="3C95B4C8" w14:textId="5409FC34">
            <w:pPr>
              <w:spacing w:line="256" w:lineRule="auto"/>
              <w:rPr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customerType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>
              <w:t>All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ดังนั้น </w:t>
            </w:r>
            <w:r>
              <w:rPr>
                <w:rFonts w:cs="Angsana New"/>
                <w:cs/>
              </w:rPr>
              <w:t xml:space="preserve"> </w:t>
            </w:r>
            <w:r w:rsidRPr="006517E8">
              <w:t>LastMinuteAlertSendFlag</w:t>
            </w:r>
            <w:r>
              <w:rPr>
                <w:rFonts w:hint="cs"/>
                <w:cs/>
              </w:rPr>
              <w:t xml:space="preserve">จะต้องเป็น </w:t>
            </w:r>
            <w:r>
              <w:t xml:space="preserve">Mandatory </w:t>
            </w:r>
          </w:p>
        </w:tc>
        <w:tc>
          <w:tcPr>
            <w:tcW w:w="735" w:type="pct"/>
          </w:tcPr>
          <w:p w:rsidR="003339B1" w:rsidP="003339B1" w:rsidRDefault="003339B1" w14:paraId="56453598" w14:textId="373D3920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3339B1" w:rsidTr="00753CB9" w14:paraId="67E9DE0F" w14:textId="77777777">
        <w:tc>
          <w:tcPr>
            <w:tcW w:w="778" w:type="pct"/>
          </w:tcPr>
          <w:p w:rsidR="003339B1" w:rsidP="003339B1" w:rsidRDefault="003339B1" w14:paraId="467AC426" w14:textId="42C558C7">
            <w:r>
              <w:t>00004</w:t>
            </w:r>
          </w:p>
        </w:tc>
        <w:tc>
          <w:tcPr>
            <w:tcW w:w="1626" w:type="pct"/>
          </w:tcPr>
          <w:p w:rsidR="003339B1" w:rsidP="003339B1" w:rsidRDefault="003339B1" w14:paraId="6EC3C436" w14:textId="1049E734">
            <w:r>
              <w:t xml:space="preserve">Default Wording is required  when Send Last Minute Alert Flag is </w:t>
            </w:r>
            <w:r>
              <w:rPr>
                <w:rFonts w:cs="Angsana New"/>
                <w:cs/>
              </w:rPr>
              <w:t>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</w:p>
        </w:tc>
        <w:tc>
          <w:tcPr>
            <w:tcW w:w="1861" w:type="pct"/>
          </w:tcPr>
          <w:p w:rsidR="003339B1" w:rsidP="003339B1" w:rsidRDefault="003339B1" w14:paraId="674B46B9" w14:textId="2601AA21">
            <w:pPr>
              <w:spacing w:line="256" w:lineRule="auto"/>
              <w:rPr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 w:rsidRPr="006517E8">
              <w:t>LastMinuteAlertSendFlag</w:t>
            </w:r>
            <w:r>
              <w:rPr>
                <w:rFonts w:hint="cs"/>
                <w:cs/>
              </w:rPr>
              <w:t xml:space="preserve">เป็น </w:t>
            </w:r>
            <w:r>
              <w:rPr>
                <w:rFonts w:cs="Angsana New"/>
                <w:cs/>
              </w:rPr>
              <w:t>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/>
                <w:cs/>
              </w:rPr>
              <w:t xml:space="preserve"> ดังนั้น </w:t>
            </w:r>
            <w:r w:rsidRPr="006517E8">
              <w:t>lastMinuteAlertDefaultWordingFlag</w:t>
            </w:r>
            <w:r>
              <w:rPr>
                <w:rFonts w:hint="cs"/>
                <w:cs/>
              </w:rPr>
              <w:t xml:space="preserve">จะต้องเป็น </w:t>
            </w:r>
            <w:r>
              <w:t>Mandatory</w:t>
            </w:r>
          </w:p>
        </w:tc>
        <w:tc>
          <w:tcPr>
            <w:tcW w:w="735" w:type="pct"/>
          </w:tcPr>
          <w:p w:rsidR="003339B1" w:rsidP="003339B1" w:rsidRDefault="003339B1" w14:paraId="4DE511D4" w14:textId="23B8204F">
            <w:pPr>
              <w:rPr>
                <w:rFonts w:cs="CordiaUPC"/>
                <w:szCs w:val="36"/>
              </w:rPr>
            </w:pPr>
            <w:r w:rsidRPr="0039397A">
              <w:rPr>
                <w:rFonts w:cs="CordiaUPC"/>
                <w:szCs w:val="36"/>
              </w:rPr>
              <w:t>Yes</w:t>
            </w:r>
          </w:p>
        </w:tc>
      </w:tr>
      <w:tr w:rsidR="003339B1" w:rsidTr="00753CB9" w14:paraId="256E052B" w14:textId="77777777">
        <w:tc>
          <w:tcPr>
            <w:tcW w:w="778" w:type="pct"/>
          </w:tcPr>
          <w:p w:rsidR="003339B1" w:rsidP="003339B1" w:rsidRDefault="003339B1" w14:paraId="11F8E2CF" w14:textId="69BC4526">
            <w:r>
              <w:t>00004</w:t>
            </w:r>
          </w:p>
        </w:tc>
        <w:tc>
          <w:tcPr>
            <w:tcW w:w="1626" w:type="pct"/>
          </w:tcPr>
          <w:p w:rsidR="003339B1" w:rsidP="003339B1" w:rsidRDefault="003339B1" w14:paraId="1421CE42" w14:textId="34963962">
            <w:r>
              <w:t xml:space="preserve">SMS Notification Last Minute Alert 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t xml:space="preserve"> is required </w:t>
            </w:r>
            <w:r w:rsidRPr="00EF680D">
              <w:rPr>
                <w:rFonts w:eastAsia="Times New Roman" w:cs="CordiaUPC"/>
              </w:rPr>
              <w:t>when</w:t>
            </w:r>
            <w:r>
              <w:rPr>
                <w:rFonts w:eastAsia="Times New Roman" w:cs="Angsana New"/>
                <w:cs/>
              </w:rPr>
              <w:t xml:space="preserve"> </w:t>
            </w:r>
            <w:r>
              <w:t xml:space="preserve">Send Last Minute Alert Flag </w:t>
            </w:r>
            <w:r w:rsidRPr="00EF680D">
              <w:rPr>
                <w:rFonts w:eastAsia="Times New Roman" w:cs="CordiaUPC"/>
              </w:rPr>
              <w:t xml:space="preserve">is </w:t>
            </w:r>
            <w:r>
              <w:rPr>
                <w:rFonts w:hint="cs" w:eastAsia="Times New Roman" w:cs="Angsana New"/>
                <w:cs/>
              </w:rPr>
              <w:t>“</w:t>
            </w:r>
            <w:r w:rsidRPr="00EF680D">
              <w:rPr>
                <w:rFonts w:eastAsia="Times New Roman" w:cs="CordiaUPC"/>
              </w:rPr>
              <w:t>Send</w:t>
            </w:r>
            <w:r>
              <w:rPr>
                <w:rFonts w:hint="cs" w:eastAsia="Times New Roman" w:cs="Angsana New"/>
                <w:cs/>
              </w:rPr>
              <w:t>”</w:t>
            </w:r>
          </w:p>
        </w:tc>
        <w:tc>
          <w:tcPr>
            <w:tcW w:w="1861" w:type="pct"/>
          </w:tcPr>
          <w:p w:rsidR="003339B1" w:rsidP="003339B1" w:rsidRDefault="003339B1" w14:paraId="6FF27026" w14:textId="5A85531F">
            <w:pPr>
              <w:spacing w:line="256" w:lineRule="auto"/>
              <w:rPr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 w:rsidRPr="006517E8">
              <w:t>LastMinuteAlertSendFlag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/>
                <w:cs/>
              </w:rPr>
              <w:t xml:space="preserve"> ดังนั้น </w:t>
            </w:r>
            <w:r w:rsidRPr="006517E8">
              <w:t>smsNotificationLastMinuteAlert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จะต้องเป็น </w:t>
            </w:r>
            <w:r>
              <w:t>Mandatory</w:t>
            </w:r>
          </w:p>
        </w:tc>
        <w:tc>
          <w:tcPr>
            <w:tcW w:w="735" w:type="pct"/>
          </w:tcPr>
          <w:p w:rsidR="003339B1" w:rsidP="003339B1" w:rsidRDefault="003339B1" w14:paraId="42C54828" w14:textId="6A34FF8C">
            <w:pPr>
              <w:rPr>
                <w:rFonts w:cs="CordiaUPC"/>
                <w:szCs w:val="36"/>
              </w:rPr>
            </w:pPr>
            <w:r w:rsidRPr="0039397A">
              <w:rPr>
                <w:rFonts w:cs="CordiaUPC"/>
                <w:szCs w:val="36"/>
              </w:rPr>
              <w:t>Yes</w:t>
            </w:r>
          </w:p>
        </w:tc>
      </w:tr>
      <w:tr w:rsidR="003339B1" w:rsidTr="00753CB9" w14:paraId="459ACAF7" w14:textId="77777777">
        <w:tc>
          <w:tcPr>
            <w:tcW w:w="778" w:type="pct"/>
          </w:tcPr>
          <w:p w:rsidR="003339B1" w:rsidP="003339B1" w:rsidRDefault="003339B1" w14:paraId="08C905E9" w14:textId="0E3C9526">
            <w:r w:rsidRPr="00013B6F">
              <w:t>00025</w:t>
            </w:r>
          </w:p>
        </w:tc>
        <w:tc>
          <w:tcPr>
            <w:tcW w:w="1626" w:type="pct"/>
          </w:tcPr>
          <w:p w:rsidR="003339B1" w:rsidP="003339B1" w:rsidRDefault="003339B1" w14:paraId="133036A2" w14:textId="77777777">
            <w:pPr>
              <w:spacing w:line="240" w:lineRule="auto"/>
            </w:pPr>
            <w:r>
              <w:rPr>
                <w:rFonts w:hint="cs"/>
                <w:cs/>
              </w:rPr>
              <w:t>ถ้า</w:t>
            </w:r>
            <w:r>
              <w:rPr>
                <w:rFonts w:cs="CordiaUPC"/>
                <w:cs/>
              </w:rPr>
              <w:t xml:space="preserve"> 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rPr>
                <w:rFonts w:cs="CordiaUPC"/>
                <w:cs/>
              </w:rPr>
              <w:t xml:space="preserve"> = “</w:t>
            </w:r>
            <w:r>
              <w:t>TH</w:t>
            </w:r>
            <w:r>
              <w:rPr>
                <w:rFonts w:cs="CordiaUPC"/>
                <w:cs/>
              </w:rPr>
              <w:t>”</w:t>
            </w:r>
          </w:p>
          <w:p w:rsidR="003339B1" w:rsidP="003339B1" w:rsidRDefault="003339B1" w14:paraId="3BACA451" w14:textId="09E6C300">
            <w:pPr>
              <w:spacing w:line="240" w:lineRule="auto"/>
            </w:pPr>
            <w:r>
              <w:t>SMS Notification Last Minute Alert</w:t>
            </w:r>
            <w:r w:rsidRPr="00A235B3">
              <w:t xml:space="preserve"> 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t xml:space="preserve"> cannot contain Special characters </w:t>
            </w:r>
            <w:r>
              <w:rPr>
                <w:rFonts w:cs="Angsana New"/>
                <w:cs/>
              </w:rPr>
              <w:t>(</w:t>
            </w:r>
            <w:r>
              <w:t>Double Space and Start or End with</w:t>
            </w:r>
            <w:r>
              <w:rPr>
                <w:rFonts w:hint="cs"/>
                <w:cs/>
              </w:rPr>
              <w:t xml:space="preserve"> </w:t>
            </w:r>
            <w:r>
              <w:t>Space</w:t>
            </w:r>
            <w:r>
              <w:rPr>
                <w:rFonts w:cs="Angsana New"/>
                <w:cs/>
              </w:rPr>
              <w:t>).</w:t>
            </w:r>
          </w:p>
          <w:p w:rsidR="003339B1" w:rsidP="003339B1" w:rsidRDefault="003339B1" w14:paraId="69288B7E" w14:textId="77777777">
            <w:pPr>
              <w:spacing w:line="240" w:lineRule="auto"/>
            </w:pPr>
            <w:r>
              <w:rPr>
                <w:rFonts w:hint="cs"/>
                <w:cs/>
              </w:rPr>
              <w:t>ถ้าไม่ใช่</w:t>
            </w:r>
          </w:p>
          <w:p w:rsidR="003339B1" w:rsidP="003339B1" w:rsidRDefault="003339B1" w14:paraId="22F47378" w14:textId="1D815099">
            <w:r>
              <w:t xml:space="preserve">SMS Notification Last Minute Alert 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t xml:space="preserve"> cannot contain</w:t>
            </w:r>
            <w:r>
              <w:rPr>
                <w:rFonts w:cs="CordiaUPC"/>
                <w:cs/>
              </w:rPr>
              <w:t xml:space="preserve"> </w:t>
            </w:r>
            <w:r w:rsidRPr="00755E0A">
              <w:t>Thai and</w:t>
            </w:r>
            <w:r>
              <w:t xml:space="preserve"> Special characters </w:t>
            </w:r>
            <w:r>
              <w:rPr>
                <w:rFonts w:cs="Angsana New"/>
                <w:cs/>
              </w:rPr>
              <w:t>(</w:t>
            </w:r>
            <w:r>
              <w:t>Double Space and Start or End with</w:t>
            </w:r>
            <w:r>
              <w:rPr>
                <w:rFonts w:hint="cs"/>
                <w:cs/>
              </w:rPr>
              <w:t xml:space="preserve"> </w:t>
            </w:r>
            <w:r>
              <w:t>Space</w:t>
            </w:r>
            <w:r>
              <w:rPr>
                <w:rFonts w:cs="Angsana New"/>
                <w:cs/>
              </w:rPr>
              <w:t>).</w:t>
            </w:r>
          </w:p>
        </w:tc>
        <w:tc>
          <w:tcPr>
            <w:tcW w:w="1861" w:type="pct"/>
          </w:tcPr>
          <w:p w:rsidR="003339B1" w:rsidP="003339B1" w:rsidRDefault="003339B1" w14:paraId="30EE1B1D" w14:textId="77777777">
            <w:pPr>
              <w:spacing w:line="240" w:lineRule="auto"/>
            </w:pPr>
            <w:r>
              <w:rPr>
                <w:rFonts w:hint="cs"/>
                <w:cs/>
              </w:rPr>
              <w:t>ถ้า</w:t>
            </w:r>
            <w:r>
              <w:rPr>
                <w:rFonts w:cs="CordiaUPC"/>
                <w:cs/>
              </w:rPr>
              <w:t xml:space="preserve"> 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rPr>
                <w:rFonts w:cs="CordiaUPC"/>
                <w:cs/>
              </w:rPr>
              <w:t xml:space="preserve"> = “</w:t>
            </w:r>
            <w:r>
              <w:t>TH</w:t>
            </w:r>
            <w:r>
              <w:rPr>
                <w:rFonts w:cs="CordiaUPC"/>
                <w:cs/>
              </w:rPr>
              <w:t>”</w:t>
            </w:r>
          </w:p>
          <w:p w:rsidR="003339B1" w:rsidP="003339B1" w:rsidRDefault="003339B1" w14:paraId="3F533E73" w14:textId="11719F1B">
            <w:pPr>
              <w:spacing w:line="256" w:lineRule="auto"/>
            </w:pPr>
            <w:r>
              <w:rPr>
                <w:rFonts w:hint="cs"/>
                <w:cs/>
              </w:rPr>
              <w:t xml:space="preserve">ถ้า </w:t>
            </w:r>
            <w:r w:rsidRPr="006517E8">
              <w:t>smsNotificationLastMinuteAlert</w:t>
            </w:r>
            <w:r w:rsidRPr="00A235B3">
              <w:rPr>
                <w:rFonts w:cs="Angsana New"/>
                <w:cs/>
              </w:rPr>
              <w:t xml:space="preserve"> 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>มีค่า ดังนั้นจะไม่สามารถมีอักขระพิเศษได้</w:t>
            </w:r>
          </w:p>
          <w:p w:rsidR="003339B1" w:rsidP="003339B1" w:rsidRDefault="003339B1" w14:paraId="7BED131A" w14:textId="77777777">
            <w:pPr>
              <w:spacing w:line="240" w:lineRule="auto"/>
            </w:pPr>
            <w:r>
              <w:rPr>
                <w:rFonts w:hint="cs"/>
                <w:cs/>
              </w:rPr>
              <w:t>ถ้าไม่ใช่</w:t>
            </w:r>
          </w:p>
          <w:p w:rsidR="003339B1" w:rsidP="003339B1" w:rsidRDefault="003339B1" w14:paraId="5102CDFF" w14:textId="6579AA24">
            <w:pPr>
              <w:spacing w:line="256" w:lineRule="auto"/>
            </w:pPr>
            <w:r>
              <w:rPr>
                <w:rFonts w:hint="cs"/>
                <w:cs/>
              </w:rPr>
              <w:t xml:space="preserve">ถ้า </w:t>
            </w:r>
            <w:r w:rsidRPr="006517E8">
              <w:t>smsNotificationLastMinuteAlert</w:t>
            </w:r>
            <w:r w:rsidRPr="00A235B3">
              <w:rPr>
                <w:rFonts w:cs="Angsana New"/>
                <w:cs/>
              </w:rPr>
              <w:t xml:space="preserve"> 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>มีค่า ดังนั้นจะไม่สามารถมีภาษาไทยและอักขระพิเศษได้</w:t>
            </w:r>
          </w:p>
          <w:p w:rsidR="003339B1" w:rsidP="003339B1" w:rsidRDefault="003339B1" w14:paraId="16FE826F" w14:textId="778F89C8">
            <w:pPr>
              <w:spacing w:line="256" w:lineRule="auto"/>
              <w:rPr>
                <w:cs/>
              </w:rPr>
            </w:pPr>
            <w:r>
              <w:t xml:space="preserve">Special Character </w:t>
            </w:r>
            <w:r>
              <w:rPr>
                <w:rFonts w:cs="Angsana New"/>
                <w:cs/>
              </w:rPr>
              <w:t xml:space="preserve">: </w:t>
            </w:r>
            <w:r>
              <w:t>Space</w:t>
            </w:r>
            <w:r>
              <w:rPr>
                <w:rFonts w:hint="cs"/>
                <w:cs/>
              </w:rPr>
              <w:t xml:space="preserve">ติดกัน และ </w:t>
            </w:r>
            <w:r>
              <w:t xml:space="preserve">Space </w:t>
            </w:r>
            <w:r>
              <w:rPr>
                <w:rFonts w:hint="cs"/>
                <w:cs/>
              </w:rPr>
              <w:t>ตัวสุดท้าย</w:t>
            </w:r>
          </w:p>
        </w:tc>
        <w:tc>
          <w:tcPr>
            <w:tcW w:w="735" w:type="pct"/>
          </w:tcPr>
          <w:p w:rsidR="003339B1" w:rsidP="003339B1" w:rsidRDefault="003339B1" w14:paraId="3CDEACDF" w14:textId="58A5ACD9">
            <w:pPr>
              <w:rPr>
                <w:rFonts w:cs="CordiaUPC"/>
                <w:szCs w:val="36"/>
              </w:rPr>
            </w:pPr>
            <w:r w:rsidRPr="0039397A">
              <w:rPr>
                <w:rFonts w:cs="CordiaUPC"/>
                <w:szCs w:val="36"/>
              </w:rPr>
              <w:t>Yes</w:t>
            </w:r>
          </w:p>
        </w:tc>
      </w:tr>
      <w:tr w:rsidR="003339B1" w:rsidTr="00753CB9" w14:paraId="395B0483" w14:textId="77777777">
        <w:tc>
          <w:tcPr>
            <w:tcW w:w="778" w:type="pct"/>
          </w:tcPr>
          <w:p w:rsidR="003339B1" w:rsidP="003339B1" w:rsidRDefault="003339B1" w14:paraId="4FD587C0" w14:textId="3628CDF1">
            <w:r>
              <w:t>00004</w:t>
            </w:r>
          </w:p>
        </w:tc>
        <w:tc>
          <w:tcPr>
            <w:tcW w:w="1626" w:type="pct"/>
          </w:tcPr>
          <w:p w:rsidR="003339B1" w:rsidP="003339B1" w:rsidRDefault="003339B1" w14:paraId="4DC5AF02" w14:textId="26D1AF5E">
            <w:r>
              <w:t>Send SMS Before Fee Deduct Flag is required when Customer Type is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t>or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“</w:t>
            </w:r>
            <w:r>
              <w:t>All</w:t>
            </w:r>
            <w:r>
              <w:rPr>
                <w:rFonts w:cs="Angsana New"/>
                <w:cs/>
              </w:rPr>
              <w:t>”</w:t>
            </w:r>
          </w:p>
        </w:tc>
        <w:tc>
          <w:tcPr>
            <w:tcW w:w="1861" w:type="pct"/>
          </w:tcPr>
          <w:p w:rsidR="003339B1" w:rsidP="003339B1" w:rsidRDefault="003339B1" w14:paraId="33D7CCE6" w14:textId="61CAD556">
            <w:pPr>
              <w:spacing w:line="256" w:lineRule="auto"/>
              <w:rPr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customerType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>
              <w:t>All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ดังนั้น </w:t>
            </w:r>
            <w:r>
              <w:t xml:space="preserve"> smsBeforeFeeDeductSendFlag</w:t>
            </w:r>
            <w:r>
              <w:rPr>
                <w:rFonts w:hint="cs"/>
                <w:cs/>
              </w:rPr>
              <w:t xml:space="preserve"> จะต้องเป็น </w:t>
            </w:r>
            <w:r>
              <w:t xml:space="preserve">Mandatory </w:t>
            </w:r>
          </w:p>
        </w:tc>
        <w:tc>
          <w:tcPr>
            <w:tcW w:w="735" w:type="pct"/>
          </w:tcPr>
          <w:p w:rsidRPr="0039397A" w:rsidR="003339B1" w:rsidP="003339B1" w:rsidRDefault="003339B1" w14:paraId="78DC5FFA" w14:textId="56715FE8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3339B1" w:rsidTr="00BC3479" w14:paraId="4AF82C54" w14:textId="77777777">
        <w:tc>
          <w:tcPr>
            <w:tcW w:w="778" w:type="pct"/>
          </w:tcPr>
          <w:p w:rsidRPr="00E77CF8" w:rsidR="003339B1" w:rsidP="003339B1" w:rsidRDefault="003339B1" w14:paraId="489A3D83" w14:textId="77777777">
            <w:r>
              <w:t>00004</w:t>
            </w:r>
          </w:p>
        </w:tc>
        <w:tc>
          <w:tcPr>
            <w:tcW w:w="1626" w:type="pct"/>
          </w:tcPr>
          <w:p w:rsidR="003339B1" w:rsidP="003339B1" w:rsidRDefault="003339B1" w14:paraId="6036B42A" w14:textId="77777777">
            <w:r>
              <w:t xml:space="preserve">Before Fee Deduction is required when Send SMS Before Fee Deduct Flag is </w:t>
            </w:r>
            <w:r>
              <w:rPr>
                <w:rFonts w:cs="Angsana New"/>
                <w:cs/>
              </w:rPr>
              <w:t>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</w:p>
        </w:tc>
        <w:tc>
          <w:tcPr>
            <w:tcW w:w="1861" w:type="pct"/>
          </w:tcPr>
          <w:p w:rsidR="003339B1" w:rsidP="003339B1" w:rsidRDefault="003339B1" w14:paraId="2DAA867A" w14:textId="77777777">
            <w:pPr>
              <w:spacing w:line="256" w:lineRule="auto"/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Send SMS Before Fee Deduct Flag </w:t>
            </w:r>
            <w:r>
              <w:rPr>
                <w:rFonts w:hint="cs"/>
                <w:cs/>
              </w:rPr>
              <w:t xml:space="preserve">เป็น </w:t>
            </w:r>
            <w:r>
              <w:rPr>
                <w:rFonts w:cs="Angsana New"/>
                <w:cs/>
              </w:rPr>
              <w:t>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/>
                <w:cs/>
              </w:rPr>
              <w:t xml:space="preserve"> ดังนั้น </w:t>
            </w:r>
            <w:r>
              <w:t>Before Fee Deduction</w:t>
            </w:r>
            <w:r>
              <w:rPr>
                <w:rFonts w:hint="cs"/>
                <w:cs/>
              </w:rPr>
              <w:t xml:space="preserve"> จะต้องเป็น </w:t>
            </w:r>
            <w:r>
              <w:t>Mandatory</w:t>
            </w:r>
          </w:p>
        </w:tc>
        <w:tc>
          <w:tcPr>
            <w:tcW w:w="735" w:type="pct"/>
          </w:tcPr>
          <w:p w:rsidR="003339B1" w:rsidP="003339B1" w:rsidRDefault="003339B1" w14:paraId="01F5BA49" w14:textId="77777777">
            <w:pPr>
              <w:rPr>
                <w:rFonts w:cs="CordiaUPC"/>
                <w:szCs w:val="36"/>
              </w:rPr>
            </w:pPr>
            <w:r w:rsidRPr="0039397A">
              <w:rPr>
                <w:rFonts w:cs="CordiaUPC"/>
                <w:szCs w:val="36"/>
              </w:rPr>
              <w:t>Yes</w:t>
            </w:r>
          </w:p>
        </w:tc>
      </w:tr>
      <w:tr w:rsidR="003339B1" w:rsidTr="00BC3479" w14:paraId="781BAD65" w14:textId="77777777">
        <w:tc>
          <w:tcPr>
            <w:tcW w:w="778" w:type="pct"/>
          </w:tcPr>
          <w:p w:rsidRPr="00E77CF8" w:rsidR="003339B1" w:rsidP="003339B1" w:rsidRDefault="003339B1" w14:paraId="2DC979FF" w14:textId="77777777">
            <w:r>
              <w:t>00004</w:t>
            </w:r>
          </w:p>
        </w:tc>
        <w:tc>
          <w:tcPr>
            <w:tcW w:w="1626" w:type="pct"/>
          </w:tcPr>
          <w:p w:rsidR="003339B1" w:rsidP="003339B1" w:rsidRDefault="003339B1" w14:paraId="2559F033" w14:textId="035CEE1F">
            <w:r>
              <w:t xml:space="preserve">Before Fee Deduction Unit is required  when Send SMS Before Fee Deduct Flag is </w:t>
            </w:r>
            <w:r>
              <w:rPr>
                <w:rFonts w:cs="Angsana New"/>
                <w:cs/>
              </w:rPr>
              <w:t>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</w:p>
        </w:tc>
        <w:tc>
          <w:tcPr>
            <w:tcW w:w="1861" w:type="pct"/>
          </w:tcPr>
          <w:p w:rsidR="003339B1" w:rsidP="003339B1" w:rsidRDefault="003339B1" w14:paraId="06608FB9" w14:textId="77777777">
            <w:pPr>
              <w:spacing w:line="256" w:lineRule="auto"/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Send SMS Before Fee Deduct Flag </w:t>
            </w:r>
            <w:r>
              <w:rPr>
                <w:rFonts w:hint="cs"/>
                <w:cs/>
              </w:rPr>
              <w:t xml:space="preserve">เป็น </w:t>
            </w:r>
            <w:r>
              <w:rPr>
                <w:rFonts w:cs="Angsana New"/>
                <w:cs/>
              </w:rPr>
              <w:t>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/>
                <w:cs/>
              </w:rPr>
              <w:t xml:space="preserve"> ดังนั้น </w:t>
            </w:r>
            <w:r>
              <w:t>Before Fee Deduction Unit</w:t>
            </w:r>
            <w:r>
              <w:rPr>
                <w:rFonts w:hint="cs"/>
                <w:cs/>
              </w:rPr>
              <w:t xml:space="preserve"> จะต้องเป็น </w:t>
            </w:r>
            <w:r>
              <w:t>Mandatory</w:t>
            </w:r>
          </w:p>
        </w:tc>
        <w:tc>
          <w:tcPr>
            <w:tcW w:w="735" w:type="pct"/>
          </w:tcPr>
          <w:p w:rsidR="003339B1" w:rsidP="003339B1" w:rsidRDefault="003339B1" w14:paraId="417672B7" w14:textId="77777777">
            <w:pPr>
              <w:rPr>
                <w:rFonts w:cs="CordiaUPC"/>
                <w:szCs w:val="36"/>
              </w:rPr>
            </w:pPr>
            <w:r w:rsidRPr="0039397A">
              <w:rPr>
                <w:rFonts w:cs="CordiaUPC"/>
                <w:szCs w:val="36"/>
              </w:rPr>
              <w:t>Yes</w:t>
            </w:r>
          </w:p>
        </w:tc>
      </w:tr>
      <w:tr w:rsidR="003339B1" w:rsidTr="00753CB9" w14:paraId="344FD286" w14:textId="77777777">
        <w:tc>
          <w:tcPr>
            <w:tcW w:w="778" w:type="pct"/>
          </w:tcPr>
          <w:p w:rsidR="003339B1" w:rsidP="003339B1" w:rsidRDefault="003339B1" w14:paraId="40863B8F" w14:textId="3529D720">
            <w:r>
              <w:t>00004</w:t>
            </w:r>
          </w:p>
        </w:tc>
        <w:tc>
          <w:tcPr>
            <w:tcW w:w="1626" w:type="pct"/>
          </w:tcPr>
          <w:p w:rsidR="003339B1" w:rsidP="003339B1" w:rsidRDefault="003339B1" w14:paraId="78A7C47F" w14:textId="6112F038">
            <w:r>
              <w:t xml:space="preserve">Default Wording is required  when Send SMS Before Fee Deduct Flag is </w:t>
            </w:r>
            <w:r>
              <w:rPr>
                <w:rFonts w:cs="Angsana New"/>
                <w:cs/>
              </w:rPr>
              <w:t>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</w:p>
        </w:tc>
        <w:tc>
          <w:tcPr>
            <w:tcW w:w="1861" w:type="pct"/>
          </w:tcPr>
          <w:p w:rsidR="003339B1" w:rsidP="003339B1" w:rsidRDefault="003339B1" w14:paraId="572A3D63" w14:textId="60692091">
            <w:pPr>
              <w:spacing w:line="256" w:lineRule="auto"/>
              <w:rPr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Send SMS Before Fee Deduct Flag </w:t>
            </w:r>
            <w:r>
              <w:rPr>
                <w:rFonts w:hint="cs"/>
                <w:cs/>
              </w:rPr>
              <w:t xml:space="preserve">เป็น </w:t>
            </w:r>
            <w:r>
              <w:rPr>
                <w:rFonts w:cs="Angsana New"/>
                <w:cs/>
              </w:rPr>
              <w:t>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/>
                <w:cs/>
              </w:rPr>
              <w:t xml:space="preserve"> ดังนั้น </w:t>
            </w:r>
            <w:r>
              <w:t>Default Wording Flag</w:t>
            </w:r>
            <w:r>
              <w:rPr>
                <w:rFonts w:hint="cs"/>
                <w:cs/>
              </w:rPr>
              <w:t xml:space="preserve"> จะต้องเป็น </w:t>
            </w:r>
            <w:r>
              <w:t>Mandatory</w:t>
            </w:r>
          </w:p>
        </w:tc>
        <w:tc>
          <w:tcPr>
            <w:tcW w:w="735" w:type="pct"/>
          </w:tcPr>
          <w:p w:rsidRPr="0039397A" w:rsidR="003339B1" w:rsidP="003339B1" w:rsidRDefault="003339B1" w14:paraId="0A81E58C" w14:textId="4A072E18">
            <w:pPr>
              <w:rPr>
                <w:rFonts w:cs="CordiaUPC"/>
                <w:szCs w:val="36"/>
              </w:rPr>
            </w:pPr>
            <w:r w:rsidRPr="0039397A">
              <w:rPr>
                <w:rFonts w:cs="CordiaUPC"/>
                <w:szCs w:val="36"/>
              </w:rPr>
              <w:t>Yes</w:t>
            </w:r>
          </w:p>
        </w:tc>
      </w:tr>
      <w:tr w:rsidR="003339B1" w:rsidTr="00753CB9" w14:paraId="5F83A86F" w14:textId="77777777">
        <w:tc>
          <w:tcPr>
            <w:tcW w:w="778" w:type="pct"/>
          </w:tcPr>
          <w:p w:rsidRPr="00013B6F" w:rsidR="003339B1" w:rsidP="003339B1" w:rsidRDefault="003339B1" w14:paraId="7D0CCC9E" w14:textId="2F085AE8">
            <w:r>
              <w:t>00004</w:t>
            </w:r>
          </w:p>
        </w:tc>
        <w:tc>
          <w:tcPr>
            <w:tcW w:w="1626" w:type="pct"/>
          </w:tcPr>
          <w:p w:rsidR="003339B1" w:rsidP="003339B1" w:rsidRDefault="003339B1" w14:paraId="6F12C879" w14:textId="47204B62">
            <w:r>
              <w:t xml:space="preserve">SMS Notification Before Fee Deduction 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t xml:space="preserve"> is required </w:t>
            </w:r>
            <w:r w:rsidRPr="00EF680D">
              <w:rPr>
                <w:rFonts w:eastAsia="Times New Roman" w:cs="CordiaUPC"/>
              </w:rPr>
              <w:t>when</w:t>
            </w:r>
            <w:r>
              <w:rPr>
                <w:rFonts w:eastAsia="Times New Roman" w:cs="Angsana New"/>
                <w:cs/>
              </w:rPr>
              <w:t xml:space="preserve"> </w:t>
            </w:r>
            <w:r w:rsidRPr="00EF680D">
              <w:rPr>
                <w:rFonts w:eastAsia="Times New Roman" w:cs="CordiaUPC"/>
              </w:rPr>
              <w:t xml:space="preserve">Send SMS Before Fee Deduct Flag is </w:t>
            </w:r>
            <w:r>
              <w:rPr>
                <w:rFonts w:hint="cs" w:eastAsia="Times New Roman" w:cs="Angsana New"/>
                <w:cs/>
              </w:rPr>
              <w:t>“</w:t>
            </w:r>
            <w:r w:rsidRPr="00EF680D">
              <w:rPr>
                <w:rFonts w:eastAsia="Times New Roman" w:cs="CordiaUPC"/>
              </w:rPr>
              <w:t>Send</w:t>
            </w:r>
            <w:r>
              <w:rPr>
                <w:rFonts w:hint="cs" w:eastAsia="Times New Roman" w:cs="Angsana New"/>
                <w:cs/>
              </w:rPr>
              <w:t>”</w:t>
            </w:r>
          </w:p>
        </w:tc>
        <w:tc>
          <w:tcPr>
            <w:tcW w:w="1861" w:type="pct"/>
          </w:tcPr>
          <w:p w:rsidR="003339B1" w:rsidP="003339B1" w:rsidRDefault="003339B1" w14:paraId="3EA1CC8F" w14:textId="77773880">
            <w:pPr>
              <w:spacing w:line="256" w:lineRule="auto"/>
              <w:rPr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 w:rsidRPr="00EF680D">
              <w:rPr>
                <w:rFonts w:eastAsia="Times New Roman" w:cs="CordiaUPC"/>
              </w:rPr>
              <w:t>Send SMS Before Fee Deduct Flag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/>
                <w:cs/>
              </w:rPr>
              <w:t xml:space="preserve"> ดังนั้น </w:t>
            </w:r>
            <w:r>
              <w:t xml:space="preserve">SMS Notification Before Fee Deduction 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จะต้องเป็น </w:t>
            </w:r>
            <w:r>
              <w:t>Mandatory</w:t>
            </w:r>
          </w:p>
        </w:tc>
        <w:tc>
          <w:tcPr>
            <w:tcW w:w="735" w:type="pct"/>
          </w:tcPr>
          <w:p w:rsidRPr="0039397A" w:rsidR="003339B1" w:rsidP="003339B1" w:rsidRDefault="003339B1" w14:paraId="60315480" w14:textId="28A6F54E">
            <w:pPr>
              <w:rPr>
                <w:rFonts w:cs="CordiaUPC"/>
                <w:szCs w:val="36"/>
              </w:rPr>
            </w:pPr>
            <w:r w:rsidRPr="0039397A">
              <w:rPr>
                <w:rFonts w:cs="CordiaUPC"/>
                <w:szCs w:val="36"/>
              </w:rPr>
              <w:t>Yes</w:t>
            </w:r>
          </w:p>
        </w:tc>
      </w:tr>
      <w:tr w:rsidR="003339B1" w:rsidTr="00753CB9" w14:paraId="3B1914DD" w14:textId="77777777">
        <w:tc>
          <w:tcPr>
            <w:tcW w:w="778" w:type="pct"/>
          </w:tcPr>
          <w:p w:rsidR="003339B1" w:rsidP="003339B1" w:rsidRDefault="003339B1" w14:paraId="15353BA6" w14:textId="59270F67">
            <w:r w:rsidRPr="00013B6F">
              <w:t>00025</w:t>
            </w:r>
          </w:p>
        </w:tc>
        <w:tc>
          <w:tcPr>
            <w:tcW w:w="1626" w:type="pct"/>
          </w:tcPr>
          <w:p w:rsidR="003339B1" w:rsidP="003339B1" w:rsidRDefault="003339B1" w14:paraId="35C08C71" w14:textId="77777777">
            <w:pPr>
              <w:spacing w:line="240" w:lineRule="auto"/>
            </w:pPr>
            <w:r>
              <w:rPr>
                <w:rFonts w:hint="cs"/>
                <w:cs/>
              </w:rPr>
              <w:t>ถ้า</w:t>
            </w:r>
            <w:r>
              <w:rPr>
                <w:rFonts w:cs="CordiaUPC"/>
                <w:cs/>
              </w:rPr>
              <w:t xml:space="preserve"> 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rPr>
                <w:rFonts w:cs="CordiaUPC"/>
                <w:cs/>
              </w:rPr>
              <w:t xml:space="preserve"> = “</w:t>
            </w:r>
            <w:r>
              <w:t>TH</w:t>
            </w:r>
            <w:r>
              <w:rPr>
                <w:rFonts w:cs="CordiaUPC"/>
                <w:cs/>
              </w:rPr>
              <w:t>”</w:t>
            </w:r>
          </w:p>
          <w:p w:rsidR="003339B1" w:rsidP="003339B1" w:rsidRDefault="003339B1" w14:paraId="36D89694" w14:textId="795F646D">
            <w:pPr>
              <w:spacing w:line="240" w:lineRule="auto"/>
            </w:pPr>
            <w:r>
              <w:t>SMS Notification Before Fee Deduction</w:t>
            </w:r>
            <w:r w:rsidRPr="00A235B3">
              <w:t xml:space="preserve"> 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t xml:space="preserve"> cannot contain Special characters </w:t>
            </w:r>
            <w:r>
              <w:rPr>
                <w:rFonts w:cs="Angsana New"/>
                <w:cs/>
              </w:rPr>
              <w:t>(</w:t>
            </w:r>
            <w:r>
              <w:t>Double Space and Start or End with</w:t>
            </w:r>
            <w:r>
              <w:rPr>
                <w:rFonts w:hint="cs"/>
                <w:cs/>
              </w:rPr>
              <w:t xml:space="preserve"> </w:t>
            </w:r>
            <w:r>
              <w:t>Space</w:t>
            </w:r>
            <w:r>
              <w:rPr>
                <w:rFonts w:cs="Angsana New"/>
                <w:cs/>
              </w:rPr>
              <w:t>).</w:t>
            </w:r>
          </w:p>
          <w:p w:rsidR="003339B1" w:rsidP="003339B1" w:rsidRDefault="003339B1" w14:paraId="2E158934" w14:textId="77777777">
            <w:pPr>
              <w:spacing w:line="240" w:lineRule="auto"/>
            </w:pPr>
            <w:r>
              <w:rPr>
                <w:rFonts w:hint="cs"/>
                <w:cs/>
              </w:rPr>
              <w:t>ถ้าไม่ใช่</w:t>
            </w:r>
          </w:p>
          <w:p w:rsidR="003339B1" w:rsidP="003339B1" w:rsidRDefault="003339B1" w14:paraId="363E06FA" w14:textId="2BF4C894">
            <w:r>
              <w:t xml:space="preserve">SMS Notification Before Fee Deduction 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t xml:space="preserve"> cannot contain</w:t>
            </w:r>
            <w:r>
              <w:rPr>
                <w:rFonts w:cs="CordiaUPC"/>
                <w:cs/>
              </w:rPr>
              <w:t xml:space="preserve"> </w:t>
            </w:r>
            <w:r w:rsidRPr="00755E0A">
              <w:t>Thai and</w:t>
            </w:r>
            <w:r>
              <w:t xml:space="preserve"> Special characters </w:t>
            </w:r>
            <w:r>
              <w:rPr>
                <w:rFonts w:cs="Angsana New"/>
                <w:cs/>
              </w:rPr>
              <w:t>(</w:t>
            </w:r>
            <w:r>
              <w:t>Double Space and Start or End with</w:t>
            </w:r>
            <w:r>
              <w:rPr>
                <w:rFonts w:hint="cs"/>
                <w:cs/>
              </w:rPr>
              <w:t xml:space="preserve"> </w:t>
            </w:r>
            <w:r>
              <w:t>Space</w:t>
            </w:r>
            <w:r>
              <w:rPr>
                <w:rFonts w:cs="Angsana New"/>
                <w:cs/>
              </w:rPr>
              <w:t>).</w:t>
            </w:r>
          </w:p>
        </w:tc>
        <w:tc>
          <w:tcPr>
            <w:tcW w:w="1861" w:type="pct"/>
          </w:tcPr>
          <w:p w:rsidR="003339B1" w:rsidP="003339B1" w:rsidRDefault="003339B1" w14:paraId="2D583287" w14:textId="77777777">
            <w:pPr>
              <w:spacing w:line="240" w:lineRule="auto"/>
            </w:pPr>
            <w:r>
              <w:rPr>
                <w:rFonts w:hint="cs"/>
                <w:cs/>
              </w:rPr>
              <w:t>ถ้า</w:t>
            </w:r>
            <w:r>
              <w:rPr>
                <w:rFonts w:cs="CordiaUPC"/>
                <w:cs/>
              </w:rPr>
              <w:t xml:space="preserve"> 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rPr>
                <w:rFonts w:cs="CordiaUPC"/>
                <w:cs/>
              </w:rPr>
              <w:t xml:space="preserve"> = “</w:t>
            </w:r>
            <w:r>
              <w:t>TH</w:t>
            </w:r>
            <w:r>
              <w:rPr>
                <w:rFonts w:cs="CordiaUPC"/>
                <w:cs/>
              </w:rPr>
              <w:t>”</w:t>
            </w:r>
          </w:p>
          <w:p w:rsidR="003339B1" w:rsidP="003339B1" w:rsidRDefault="003339B1" w14:paraId="2CDD0E11" w14:textId="519D4762">
            <w:pPr>
              <w:spacing w:line="256" w:lineRule="auto"/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SMS Notification Before Fee Deduction 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>มีค่า ดังนั้นจะไม่สามารถมีอักขระพิเศษได้</w:t>
            </w:r>
          </w:p>
          <w:p w:rsidR="003339B1" w:rsidP="003339B1" w:rsidRDefault="003339B1" w14:paraId="6B576EEF" w14:textId="77777777">
            <w:pPr>
              <w:spacing w:line="240" w:lineRule="auto"/>
            </w:pPr>
            <w:r>
              <w:rPr>
                <w:rFonts w:hint="cs"/>
                <w:cs/>
              </w:rPr>
              <w:t>ถ้าไม่ใช่</w:t>
            </w:r>
          </w:p>
          <w:p w:rsidR="003339B1" w:rsidP="003339B1" w:rsidRDefault="003339B1" w14:paraId="1447B725" w14:textId="79ABC9AF">
            <w:pPr>
              <w:spacing w:line="256" w:lineRule="auto"/>
            </w:pPr>
            <w:r>
              <w:rPr>
                <w:rFonts w:hint="cs"/>
                <w:cs/>
              </w:rPr>
              <w:t xml:space="preserve">ถ้า </w:t>
            </w:r>
            <w:r>
              <w:t>SMS Notification Before Fee Deduction</w:t>
            </w:r>
            <w:r w:rsidRPr="00A235B3">
              <w:rPr>
                <w:rFonts w:cs="CordiaUPC"/>
                <w:cs/>
              </w:rPr>
              <w:t xml:space="preserve"> 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>มีค่า ดังนั้นจะไม่สามารถมีภาษาไทยและอักขระพิเศษได้</w:t>
            </w:r>
          </w:p>
          <w:p w:rsidR="003339B1" w:rsidP="003339B1" w:rsidRDefault="003339B1" w14:paraId="049E7D17" w14:textId="37716131">
            <w:pPr>
              <w:spacing w:line="256" w:lineRule="auto"/>
              <w:rPr>
                <w:cs/>
              </w:rPr>
            </w:pPr>
            <w:r>
              <w:t xml:space="preserve">Special Character </w:t>
            </w:r>
            <w:r>
              <w:rPr>
                <w:rFonts w:cs="Angsana New"/>
                <w:cs/>
              </w:rPr>
              <w:t xml:space="preserve">: </w:t>
            </w:r>
            <w:r>
              <w:t>Space</w:t>
            </w:r>
            <w:r>
              <w:rPr>
                <w:rFonts w:hint="cs"/>
                <w:cs/>
              </w:rPr>
              <w:t xml:space="preserve">ติดกัน และ </w:t>
            </w:r>
            <w:r>
              <w:t xml:space="preserve">Space </w:t>
            </w:r>
            <w:r>
              <w:rPr>
                <w:rFonts w:hint="cs"/>
                <w:cs/>
              </w:rPr>
              <w:t>ตัวสุดท้าย</w:t>
            </w:r>
          </w:p>
        </w:tc>
        <w:tc>
          <w:tcPr>
            <w:tcW w:w="735" w:type="pct"/>
          </w:tcPr>
          <w:p w:rsidRPr="0039397A" w:rsidR="003339B1" w:rsidP="003339B1" w:rsidRDefault="003339B1" w14:paraId="4F318DC8" w14:textId="13AA656D">
            <w:pPr>
              <w:rPr>
                <w:rFonts w:cs="CordiaUPC"/>
                <w:szCs w:val="36"/>
              </w:rPr>
            </w:pPr>
            <w:r w:rsidRPr="0039397A">
              <w:rPr>
                <w:rFonts w:cs="CordiaUPC"/>
                <w:szCs w:val="36"/>
              </w:rPr>
              <w:t>Yes</w:t>
            </w:r>
          </w:p>
        </w:tc>
      </w:tr>
      <w:tr w:rsidR="003339B1" w:rsidTr="00753CB9" w14:paraId="447B1BA6" w14:textId="77777777">
        <w:tc>
          <w:tcPr>
            <w:tcW w:w="778" w:type="pct"/>
          </w:tcPr>
          <w:p w:rsidRPr="006B7354" w:rsidR="003339B1" w:rsidP="003339B1" w:rsidRDefault="003339B1" w14:paraId="073B0E65" w14:textId="55ACFA19">
            <w:r>
              <w:t>00004</w:t>
            </w:r>
          </w:p>
        </w:tc>
        <w:tc>
          <w:tcPr>
            <w:tcW w:w="1626" w:type="pct"/>
          </w:tcPr>
          <w:p w:rsidR="003339B1" w:rsidP="003339B1" w:rsidRDefault="003339B1" w14:paraId="7FA3EA71" w14:textId="12384F54">
            <w:r>
              <w:t xml:space="preserve">Send </w:t>
            </w:r>
            <w:r w:rsidRPr="00266548">
              <w:t>Recurring Fee Deduct Success Alert</w:t>
            </w:r>
            <w:r>
              <w:t xml:space="preserve"> Flag is required when Customer Type is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t>or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“</w:t>
            </w:r>
            <w:r>
              <w:t>All</w:t>
            </w:r>
            <w:r>
              <w:rPr>
                <w:rFonts w:cs="Angsana New"/>
                <w:cs/>
              </w:rPr>
              <w:t>”</w:t>
            </w:r>
          </w:p>
        </w:tc>
        <w:tc>
          <w:tcPr>
            <w:tcW w:w="1861" w:type="pct"/>
          </w:tcPr>
          <w:p w:rsidR="003339B1" w:rsidP="003339B1" w:rsidRDefault="003339B1" w14:paraId="4E65E244" w14:textId="7FDA9328">
            <w:pPr>
              <w:spacing w:line="256" w:lineRule="auto"/>
              <w:rPr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customerType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>
              <w:t>All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ดังนั้น </w:t>
            </w:r>
            <w:r>
              <w:rPr>
                <w:rFonts w:cs="Angsana New"/>
                <w:cs/>
              </w:rPr>
              <w:t xml:space="preserve"> </w:t>
            </w:r>
            <w:r w:rsidRPr="00266548">
              <w:t>recurringDeductSuccessAlertSendFlag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จะต้องเป็น </w:t>
            </w:r>
            <w:r>
              <w:t xml:space="preserve">Mandatory </w:t>
            </w:r>
          </w:p>
        </w:tc>
        <w:tc>
          <w:tcPr>
            <w:tcW w:w="735" w:type="pct"/>
          </w:tcPr>
          <w:p w:rsidRPr="0039397A" w:rsidR="003339B1" w:rsidP="003339B1" w:rsidRDefault="003339B1" w14:paraId="35A6363A" w14:textId="3B53E16B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3339B1" w:rsidTr="00753CB9" w14:paraId="6FA39B66" w14:textId="77777777">
        <w:tc>
          <w:tcPr>
            <w:tcW w:w="778" w:type="pct"/>
          </w:tcPr>
          <w:p w:rsidRPr="006B7354" w:rsidR="003339B1" w:rsidP="003339B1" w:rsidRDefault="003339B1" w14:paraId="31B05A0D" w14:textId="1BFBA87B">
            <w:r>
              <w:t>00004</w:t>
            </w:r>
          </w:p>
        </w:tc>
        <w:tc>
          <w:tcPr>
            <w:tcW w:w="1626" w:type="pct"/>
          </w:tcPr>
          <w:p w:rsidR="003339B1" w:rsidP="003339B1" w:rsidRDefault="003339B1" w14:paraId="557B6F5A" w14:textId="1ADD48F0">
            <w:r>
              <w:t xml:space="preserve">Default Wording is required  when Send </w:t>
            </w:r>
            <w:r w:rsidRPr="00266548">
              <w:t>Recurring Fee Deduct Success Alert</w:t>
            </w:r>
            <w:r>
              <w:t xml:space="preserve"> Flag is </w:t>
            </w:r>
            <w:r>
              <w:rPr>
                <w:rFonts w:cs="Angsana New"/>
                <w:cs/>
              </w:rPr>
              <w:t>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</w:p>
        </w:tc>
        <w:tc>
          <w:tcPr>
            <w:tcW w:w="1861" w:type="pct"/>
          </w:tcPr>
          <w:p w:rsidR="003339B1" w:rsidP="003339B1" w:rsidRDefault="003339B1" w14:paraId="7B6BA63C" w14:textId="386220A1">
            <w:pPr>
              <w:spacing w:line="256" w:lineRule="auto"/>
              <w:rPr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 w:rsidRPr="00266548">
              <w:t>recurringDeductSuccessAlertSendFlag</w:t>
            </w:r>
            <w:r>
              <w:rPr>
                <w:rFonts w:hint="cs"/>
                <w:cs/>
              </w:rPr>
              <w:t xml:space="preserve">เป็น </w:t>
            </w:r>
            <w:r>
              <w:rPr>
                <w:rFonts w:cs="Angsana New"/>
                <w:cs/>
              </w:rPr>
              <w:t>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/>
                <w:cs/>
              </w:rPr>
              <w:t xml:space="preserve"> ดังนั้น </w:t>
            </w:r>
            <w:r w:rsidRPr="00266548">
              <w:t>recurringDeductSuccessAlertDefaultWordingFlag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จะต้องเป็น </w:t>
            </w:r>
            <w:r>
              <w:t>Mandatory</w:t>
            </w:r>
          </w:p>
        </w:tc>
        <w:tc>
          <w:tcPr>
            <w:tcW w:w="735" w:type="pct"/>
          </w:tcPr>
          <w:p w:rsidRPr="0039397A" w:rsidR="003339B1" w:rsidP="003339B1" w:rsidRDefault="003339B1" w14:paraId="6BD54421" w14:textId="23C031E1">
            <w:pPr>
              <w:rPr>
                <w:rFonts w:cs="CordiaUPC"/>
                <w:szCs w:val="36"/>
              </w:rPr>
            </w:pPr>
            <w:r w:rsidRPr="0039397A">
              <w:rPr>
                <w:rFonts w:cs="CordiaUPC"/>
                <w:szCs w:val="36"/>
              </w:rPr>
              <w:t>Yes</w:t>
            </w:r>
          </w:p>
        </w:tc>
      </w:tr>
      <w:tr w:rsidR="003339B1" w:rsidTr="00753CB9" w14:paraId="406CE105" w14:textId="77777777">
        <w:tc>
          <w:tcPr>
            <w:tcW w:w="778" w:type="pct"/>
          </w:tcPr>
          <w:p w:rsidRPr="006B7354" w:rsidR="003339B1" w:rsidP="003339B1" w:rsidRDefault="003339B1" w14:paraId="0AE4BB4E" w14:textId="1F465A75">
            <w:r>
              <w:t>00004</w:t>
            </w:r>
          </w:p>
        </w:tc>
        <w:tc>
          <w:tcPr>
            <w:tcW w:w="1626" w:type="pct"/>
          </w:tcPr>
          <w:p w:rsidR="003339B1" w:rsidP="003339B1" w:rsidRDefault="003339B1" w14:paraId="03F26745" w14:textId="38E28C1F">
            <w:r>
              <w:t xml:space="preserve">SMS Notification </w:t>
            </w:r>
            <w:r w:rsidRPr="00266548">
              <w:t>Recurring Fee Deduct Success Alert</w:t>
            </w:r>
            <w:r>
              <w:rPr>
                <w:rFonts w:cs="Angsana New"/>
                <w:cs/>
              </w:rPr>
              <w:t xml:space="preserve"> 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t xml:space="preserve"> is required </w:t>
            </w:r>
            <w:r w:rsidRPr="00EF680D">
              <w:rPr>
                <w:rFonts w:eastAsia="Times New Roman" w:cs="CordiaUPC"/>
              </w:rPr>
              <w:t>when</w:t>
            </w:r>
            <w:r>
              <w:rPr>
                <w:rFonts w:eastAsia="Times New Roman" w:cs="Angsana New"/>
                <w:cs/>
              </w:rPr>
              <w:t xml:space="preserve"> </w:t>
            </w:r>
            <w:r>
              <w:t xml:space="preserve">Send </w:t>
            </w:r>
            <w:r w:rsidRPr="00266548">
              <w:t>Recurring Fee Deduct Success Alert</w:t>
            </w:r>
            <w:r>
              <w:t xml:space="preserve"> Flag</w:t>
            </w:r>
            <w:r>
              <w:rPr>
                <w:rFonts w:cs="CordiaUPC"/>
                <w:cs/>
              </w:rPr>
              <w:t xml:space="preserve"> </w:t>
            </w:r>
            <w:r w:rsidRPr="00EF680D">
              <w:rPr>
                <w:rFonts w:eastAsia="Times New Roman" w:cs="CordiaUPC"/>
              </w:rPr>
              <w:t xml:space="preserve">is </w:t>
            </w:r>
            <w:r>
              <w:rPr>
                <w:rFonts w:hint="cs" w:eastAsia="Times New Roman" w:cs="Angsana New"/>
                <w:cs/>
              </w:rPr>
              <w:t>“</w:t>
            </w:r>
            <w:r w:rsidRPr="00EF680D">
              <w:rPr>
                <w:rFonts w:eastAsia="Times New Roman" w:cs="CordiaUPC"/>
              </w:rPr>
              <w:t>Send</w:t>
            </w:r>
            <w:r>
              <w:rPr>
                <w:rFonts w:hint="cs" w:eastAsia="Times New Roman" w:cs="Angsana New"/>
                <w:cs/>
              </w:rPr>
              <w:t>”</w:t>
            </w:r>
          </w:p>
        </w:tc>
        <w:tc>
          <w:tcPr>
            <w:tcW w:w="1861" w:type="pct"/>
          </w:tcPr>
          <w:p w:rsidR="003339B1" w:rsidP="003339B1" w:rsidRDefault="003339B1" w14:paraId="057083EF" w14:textId="50EB0816">
            <w:pPr>
              <w:spacing w:line="256" w:lineRule="auto"/>
              <w:rPr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 w:rsidRPr="00266548">
              <w:t>recurringDeductSuccessAlertSendFlag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/>
                <w:cs/>
              </w:rPr>
              <w:t xml:space="preserve"> ดังนั้น </w:t>
            </w:r>
            <w:r w:rsidRPr="00266548">
              <w:t>smsNotificationRecurringDeductSuccessAlert</w:t>
            </w:r>
            <w:r>
              <w:rPr>
                <w:rFonts w:cs="Angsana New"/>
                <w:cs/>
              </w:rPr>
              <w:t xml:space="preserve"> 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จะต้องเป็น </w:t>
            </w:r>
            <w:r>
              <w:t>Mandatory</w:t>
            </w:r>
          </w:p>
        </w:tc>
        <w:tc>
          <w:tcPr>
            <w:tcW w:w="735" w:type="pct"/>
          </w:tcPr>
          <w:p w:rsidRPr="0039397A" w:rsidR="003339B1" w:rsidP="003339B1" w:rsidRDefault="003339B1" w14:paraId="48820E56" w14:textId="1B077957">
            <w:pPr>
              <w:rPr>
                <w:rFonts w:cs="CordiaUPC"/>
                <w:szCs w:val="36"/>
              </w:rPr>
            </w:pPr>
            <w:r w:rsidRPr="0039397A">
              <w:rPr>
                <w:rFonts w:cs="CordiaUPC"/>
                <w:szCs w:val="36"/>
              </w:rPr>
              <w:t>Yes</w:t>
            </w:r>
          </w:p>
        </w:tc>
      </w:tr>
      <w:tr w:rsidR="003339B1" w:rsidTr="00753CB9" w14:paraId="54B1681E" w14:textId="77777777">
        <w:tc>
          <w:tcPr>
            <w:tcW w:w="778" w:type="pct"/>
          </w:tcPr>
          <w:p w:rsidRPr="006B7354" w:rsidR="003339B1" w:rsidP="003339B1" w:rsidRDefault="003339B1" w14:paraId="2C01463F" w14:textId="08C6CC3C">
            <w:r w:rsidRPr="00013B6F">
              <w:t>00025</w:t>
            </w:r>
          </w:p>
        </w:tc>
        <w:tc>
          <w:tcPr>
            <w:tcW w:w="1626" w:type="pct"/>
          </w:tcPr>
          <w:p w:rsidR="003339B1" w:rsidP="003339B1" w:rsidRDefault="003339B1" w14:paraId="0C9AF43D" w14:textId="77777777">
            <w:pPr>
              <w:spacing w:line="240" w:lineRule="auto"/>
            </w:pPr>
            <w:r>
              <w:rPr>
                <w:rFonts w:hint="cs"/>
                <w:cs/>
              </w:rPr>
              <w:t>ถ้า</w:t>
            </w:r>
            <w:r>
              <w:rPr>
                <w:rFonts w:cs="CordiaUPC"/>
                <w:cs/>
              </w:rPr>
              <w:t xml:space="preserve"> 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rPr>
                <w:rFonts w:cs="CordiaUPC"/>
                <w:cs/>
              </w:rPr>
              <w:t xml:space="preserve"> = “</w:t>
            </w:r>
            <w:r>
              <w:t>TH</w:t>
            </w:r>
            <w:r>
              <w:rPr>
                <w:rFonts w:cs="CordiaUPC"/>
                <w:cs/>
              </w:rPr>
              <w:t>”</w:t>
            </w:r>
          </w:p>
          <w:p w:rsidR="003339B1" w:rsidP="003339B1" w:rsidRDefault="003339B1" w14:paraId="2F988D05" w14:textId="70C8C146">
            <w:pPr>
              <w:spacing w:line="240" w:lineRule="auto"/>
            </w:pPr>
            <w:r>
              <w:t xml:space="preserve">SMS Notification </w:t>
            </w:r>
            <w:r w:rsidRPr="00266548">
              <w:t>Recurring Fee Deduct Success Alert</w:t>
            </w:r>
            <w:r w:rsidRPr="00A235B3">
              <w:t xml:space="preserve"> 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t xml:space="preserve"> cannot contain Special characters </w:t>
            </w:r>
            <w:r>
              <w:rPr>
                <w:rFonts w:cs="Angsana New"/>
                <w:cs/>
              </w:rPr>
              <w:t>(</w:t>
            </w:r>
            <w:r>
              <w:t>Double Space and Start or End with</w:t>
            </w:r>
            <w:r>
              <w:rPr>
                <w:rFonts w:hint="cs"/>
                <w:cs/>
              </w:rPr>
              <w:t xml:space="preserve"> </w:t>
            </w:r>
            <w:r>
              <w:t>Space</w:t>
            </w:r>
            <w:r>
              <w:rPr>
                <w:rFonts w:cs="Angsana New"/>
                <w:cs/>
              </w:rPr>
              <w:t>).</w:t>
            </w:r>
          </w:p>
          <w:p w:rsidR="003339B1" w:rsidP="003339B1" w:rsidRDefault="003339B1" w14:paraId="0A66CFE3" w14:textId="77777777">
            <w:pPr>
              <w:spacing w:line="240" w:lineRule="auto"/>
            </w:pPr>
            <w:r>
              <w:rPr>
                <w:rFonts w:hint="cs"/>
                <w:cs/>
              </w:rPr>
              <w:t>ถ้าไม่ใช่</w:t>
            </w:r>
          </w:p>
          <w:p w:rsidR="003339B1" w:rsidP="003339B1" w:rsidRDefault="003339B1" w14:paraId="47F0B906" w14:textId="556F5EFA">
            <w:r>
              <w:t xml:space="preserve">SMS Notification </w:t>
            </w:r>
            <w:r w:rsidRPr="00266548">
              <w:t>Recurring Fee Deduct Success Alert</w:t>
            </w:r>
            <w:r>
              <w:rPr>
                <w:rFonts w:cs="Angsana New"/>
                <w:cs/>
              </w:rPr>
              <w:t xml:space="preserve"> 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t xml:space="preserve"> cannot contain</w:t>
            </w:r>
            <w:r>
              <w:rPr>
                <w:rFonts w:cs="CordiaUPC"/>
                <w:cs/>
              </w:rPr>
              <w:t xml:space="preserve"> </w:t>
            </w:r>
            <w:r w:rsidRPr="00755E0A">
              <w:t>Thai and</w:t>
            </w:r>
            <w:r>
              <w:t xml:space="preserve"> Special characters </w:t>
            </w:r>
            <w:r>
              <w:rPr>
                <w:rFonts w:cs="Angsana New"/>
                <w:cs/>
              </w:rPr>
              <w:t>(</w:t>
            </w:r>
            <w:r>
              <w:t>Double Space and Start or End with</w:t>
            </w:r>
            <w:r>
              <w:rPr>
                <w:rFonts w:hint="cs"/>
                <w:cs/>
              </w:rPr>
              <w:t xml:space="preserve"> </w:t>
            </w:r>
            <w:r>
              <w:t>Space</w:t>
            </w:r>
            <w:r>
              <w:rPr>
                <w:rFonts w:cs="Angsana New"/>
                <w:cs/>
              </w:rPr>
              <w:t>).</w:t>
            </w:r>
          </w:p>
        </w:tc>
        <w:tc>
          <w:tcPr>
            <w:tcW w:w="1861" w:type="pct"/>
          </w:tcPr>
          <w:p w:rsidR="003339B1" w:rsidP="003339B1" w:rsidRDefault="003339B1" w14:paraId="022A56FF" w14:textId="77777777">
            <w:pPr>
              <w:spacing w:line="240" w:lineRule="auto"/>
            </w:pPr>
            <w:r>
              <w:rPr>
                <w:rFonts w:hint="cs"/>
                <w:cs/>
              </w:rPr>
              <w:t>ถ้า</w:t>
            </w:r>
            <w:r>
              <w:rPr>
                <w:rFonts w:cs="CordiaUPC"/>
                <w:cs/>
              </w:rPr>
              <w:t xml:space="preserve"> 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rPr>
                <w:rFonts w:cs="CordiaUPC"/>
                <w:cs/>
              </w:rPr>
              <w:t xml:space="preserve"> = “</w:t>
            </w:r>
            <w:r>
              <w:t>TH</w:t>
            </w:r>
            <w:r>
              <w:rPr>
                <w:rFonts w:cs="CordiaUPC"/>
                <w:cs/>
              </w:rPr>
              <w:t>”</w:t>
            </w:r>
          </w:p>
          <w:p w:rsidR="003339B1" w:rsidP="003339B1" w:rsidRDefault="003339B1" w14:paraId="07F93C35" w14:textId="39EA3AD3">
            <w:pPr>
              <w:spacing w:line="256" w:lineRule="auto"/>
            </w:pPr>
            <w:r>
              <w:rPr>
                <w:rFonts w:hint="cs"/>
                <w:cs/>
              </w:rPr>
              <w:t xml:space="preserve">ถ้า </w:t>
            </w:r>
            <w:r w:rsidRPr="00266548">
              <w:t>smsNotificationRecurringDeductSuccessAlert</w:t>
            </w:r>
            <w:r>
              <w:rPr>
                <w:rFonts w:cs="Angsana New"/>
                <w:cs/>
              </w:rPr>
              <w:t xml:space="preserve"> 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>มีค่า ดังนั้นจะไม่สามารถมีอักขระพิเศษได้</w:t>
            </w:r>
          </w:p>
          <w:p w:rsidR="003339B1" w:rsidP="003339B1" w:rsidRDefault="003339B1" w14:paraId="0D756FA2" w14:textId="77777777">
            <w:pPr>
              <w:spacing w:line="240" w:lineRule="auto"/>
            </w:pPr>
            <w:r>
              <w:rPr>
                <w:rFonts w:hint="cs"/>
                <w:cs/>
              </w:rPr>
              <w:t>ถ้าไม่ใช่</w:t>
            </w:r>
          </w:p>
          <w:p w:rsidR="003339B1" w:rsidP="003339B1" w:rsidRDefault="003339B1" w14:paraId="6D484E13" w14:textId="42378045">
            <w:pPr>
              <w:spacing w:line="256" w:lineRule="auto"/>
            </w:pPr>
            <w:r>
              <w:rPr>
                <w:rFonts w:hint="cs"/>
                <w:cs/>
              </w:rPr>
              <w:t xml:space="preserve">ถ้า </w:t>
            </w:r>
            <w:r w:rsidRPr="00266548">
              <w:t>smsNotificationRecurringDeductSuccessAlert</w:t>
            </w:r>
            <w:r w:rsidRPr="00A235B3">
              <w:t xml:space="preserve"> 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>มีค่า ดังนั้นจะไม่สามารถมีภาษาไทยและอักขระพิเศษได้</w:t>
            </w:r>
          </w:p>
          <w:p w:rsidR="003339B1" w:rsidP="003339B1" w:rsidRDefault="003339B1" w14:paraId="78F708B9" w14:textId="7F8774C6">
            <w:pPr>
              <w:spacing w:line="256" w:lineRule="auto"/>
              <w:rPr>
                <w:cs/>
              </w:rPr>
            </w:pPr>
            <w:r>
              <w:t xml:space="preserve">Special Character </w:t>
            </w:r>
            <w:r>
              <w:rPr>
                <w:rFonts w:cs="Angsana New"/>
                <w:cs/>
              </w:rPr>
              <w:t xml:space="preserve">: </w:t>
            </w:r>
            <w:r>
              <w:t>Space</w:t>
            </w:r>
            <w:r>
              <w:rPr>
                <w:rFonts w:hint="cs"/>
                <w:cs/>
              </w:rPr>
              <w:t xml:space="preserve">ติดกัน และ </w:t>
            </w:r>
            <w:r>
              <w:t xml:space="preserve">Space </w:t>
            </w:r>
            <w:r>
              <w:rPr>
                <w:rFonts w:hint="cs"/>
                <w:cs/>
              </w:rPr>
              <w:t>ตัวสุดท้าย</w:t>
            </w:r>
          </w:p>
        </w:tc>
        <w:tc>
          <w:tcPr>
            <w:tcW w:w="735" w:type="pct"/>
          </w:tcPr>
          <w:p w:rsidRPr="0039397A" w:rsidR="003339B1" w:rsidP="003339B1" w:rsidRDefault="003339B1" w14:paraId="3816907A" w14:textId="0A97C0A0">
            <w:pPr>
              <w:rPr>
                <w:rFonts w:cs="CordiaUPC"/>
                <w:szCs w:val="36"/>
              </w:rPr>
            </w:pPr>
            <w:r w:rsidRPr="0039397A">
              <w:rPr>
                <w:rFonts w:cs="CordiaUPC"/>
                <w:szCs w:val="36"/>
              </w:rPr>
              <w:t>Yes</w:t>
            </w:r>
          </w:p>
        </w:tc>
      </w:tr>
      <w:tr w:rsidR="003339B1" w:rsidTr="00753CB9" w14:paraId="662C6F35" w14:textId="77777777">
        <w:tc>
          <w:tcPr>
            <w:tcW w:w="778" w:type="pct"/>
          </w:tcPr>
          <w:p w:rsidRPr="006B7354" w:rsidR="003339B1" w:rsidP="003339B1" w:rsidRDefault="003339B1" w14:paraId="1B3F71D5" w14:textId="5BDD4818">
            <w:r>
              <w:t>00004</w:t>
            </w:r>
          </w:p>
        </w:tc>
        <w:tc>
          <w:tcPr>
            <w:tcW w:w="1626" w:type="pct"/>
          </w:tcPr>
          <w:p w:rsidR="003339B1" w:rsidP="003339B1" w:rsidRDefault="003339B1" w14:paraId="6BFEBDC3" w14:textId="038672A9">
            <w:r>
              <w:t xml:space="preserve">Send </w:t>
            </w:r>
            <w:r w:rsidRPr="00266548">
              <w:t xml:space="preserve">Recurring Fee Deduct </w:t>
            </w:r>
            <w:r>
              <w:t>Fail</w:t>
            </w:r>
            <w:r w:rsidRPr="00266548">
              <w:t xml:space="preserve"> Alert</w:t>
            </w:r>
            <w:r>
              <w:t xml:space="preserve"> Flag is required when Customer Type is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t>or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“</w:t>
            </w:r>
            <w:r>
              <w:t>All</w:t>
            </w:r>
            <w:r>
              <w:rPr>
                <w:rFonts w:cs="Angsana New"/>
                <w:cs/>
              </w:rPr>
              <w:t>”</w:t>
            </w:r>
          </w:p>
        </w:tc>
        <w:tc>
          <w:tcPr>
            <w:tcW w:w="1861" w:type="pct"/>
          </w:tcPr>
          <w:p w:rsidR="003339B1" w:rsidP="003339B1" w:rsidRDefault="003339B1" w14:paraId="26C2C353" w14:textId="3A40AE54">
            <w:pPr>
              <w:spacing w:line="256" w:lineRule="auto"/>
              <w:rPr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customerType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>
              <w:t>All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ดังนั้น </w:t>
            </w:r>
            <w:r>
              <w:rPr>
                <w:rFonts w:cs="Angsana New"/>
                <w:cs/>
              </w:rPr>
              <w:t xml:space="preserve"> </w:t>
            </w:r>
            <w:r w:rsidRPr="00266548">
              <w:t>recurringDeduct</w:t>
            </w:r>
            <w:r>
              <w:t>Fail</w:t>
            </w:r>
            <w:r w:rsidRPr="00266548">
              <w:t>AlertSendFlag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จะต้องเป็น </w:t>
            </w:r>
            <w:r>
              <w:t xml:space="preserve">Mandatory </w:t>
            </w:r>
          </w:p>
        </w:tc>
        <w:tc>
          <w:tcPr>
            <w:tcW w:w="735" w:type="pct"/>
          </w:tcPr>
          <w:p w:rsidRPr="0039397A" w:rsidR="003339B1" w:rsidP="003339B1" w:rsidRDefault="003339B1" w14:paraId="18CC06C5" w14:textId="12F1B8F1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3339B1" w:rsidTr="00753CB9" w14:paraId="3827EAFE" w14:textId="77777777">
        <w:tc>
          <w:tcPr>
            <w:tcW w:w="778" w:type="pct"/>
          </w:tcPr>
          <w:p w:rsidRPr="006B7354" w:rsidR="003339B1" w:rsidP="003339B1" w:rsidRDefault="003339B1" w14:paraId="51B33492" w14:textId="5E50BFBA">
            <w:r>
              <w:t>00004</w:t>
            </w:r>
          </w:p>
        </w:tc>
        <w:tc>
          <w:tcPr>
            <w:tcW w:w="1626" w:type="pct"/>
          </w:tcPr>
          <w:p w:rsidR="003339B1" w:rsidP="003339B1" w:rsidRDefault="003339B1" w14:paraId="62F4A997" w14:textId="4B7AB76D">
            <w:r>
              <w:t xml:space="preserve">Default Wording is required  when Send </w:t>
            </w:r>
            <w:r w:rsidRPr="00266548">
              <w:t xml:space="preserve">Recurring Fee Deduct </w:t>
            </w:r>
            <w:r>
              <w:t>Fail</w:t>
            </w:r>
            <w:r w:rsidRPr="00266548">
              <w:t xml:space="preserve"> Alert</w:t>
            </w:r>
            <w:r>
              <w:t xml:space="preserve"> Flag is </w:t>
            </w:r>
            <w:r>
              <w:rPr>
                <w:rFonts w:cs="Angsana New"/>
                <w:cs/>
              </w:rPr>
              <w:t>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</w:p>
        </w:tc>
        <w:tc>
          <w:tcPr>
            <w:tcW w:w="1861" w:type="pct"/>
          </w:tcPr>
          <w:p w:rsidR="003339B1" w:rsidP="003339B1" w:rsidRDefault="003339B1" w14:paraId="5F1AFCEA" w14:textId="033C64B1">
            <w:pPr>
              <w:spacing w:line="256" w:lineRule="auto"/>
              <w:rPr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 w:rsidRPr="00266548">
              <w:t>recurringDeduct</w:t>
            </w:r>
            <w:r>
              <w:t>Fail</w:t>
            </w:r>
            <w:r w:rsidRPr="00266548">
              <w:t>AlertSendFlag</w:t>
            </w:r>
            <w:r>
              <w:rPr>
                <w:rFonts w:hint="cs"/>
                <w:cs/>
              </w:rPr>
              <w:t xml:space="preserve">เป็น </w:t>
            </w:r>
            <w:r>
              <w:rPr>
                <w:rFonts w:cs="Angsana New"/>
                <w:cs/>
              </w:rPr>
              <w:t>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/>
                <w:cs/>
              </w:rPr>
              <w:t xml:space="preserve"> ดังนั้น </w:t>
            </w:r>
            <w:r w:rsidRPr="00266548">
              <w:t>recurringDeduct</w:t>
            </w:r>
            <w:r>
              <w:t>Fail</w:t>
            </w:r>
            <w:r w:rsidRPr="00266548">
              <w:t>AlertDefaultWordingFlag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จะต้องเป็น </w:t>
            </w:r>
            <w:r>
              <w:t>Mandatory</w:t>
            </w:r>
          </w:p>
        </w:tc>
        <w:tc>
          <w:tcPr>
            <w:tcW w:w="735" w:type="pct"/>
          </w:tcPr>
          <w:p w:rsidRPr="0039397A" w:rsidR="003339B1" w:rsidP="003339B1" w:rsidRDefault="003339B1" w14:paraId="29658EE7" w14:textId="3DE5EE2D">
            <w:pPr>
              <w:rPr>
                <w:rFonts w:cs="CordiaUPC"/>
                <w:szCs w:val="36"/>
              </w:rPr>
            </w:pPr>
            <w:r w:rsidRPr="0039397A">
              <w:rPr>
                <w:rFonts w:cs="CordiaUPC"/>
                <w:szCs w:val="36"/>
              </w:rPr>
              <w:t>Yes</w:t>
            </w:r>
          </w:p>
        </w:tc>
      </w:tr>
      <w:tr w:rsidR="003339B1" w:rsidTr="00753CB9" w14:paraId="15544EE9" w14:textId="77777777">
        <w:tc>
          <w:tcPr>
            <w:tcW w:w="778" w:type="pct"/>
          </w:tcPr>
          <w:p w:rsidRPr="006B7354" w:rsidR="003339B1" w:rsidP="003339B1" w:rsidRDefault="003339B1" w14:paraId="6E6ED927" w14:textId="38EF0738">
            <w:r>
              <w:t>00004</w:t>
            </w:r>
          </w:p>
        </w:tc>
        <w:tc>
          <w:tcPr>
            <w:tcW w:w="1626" w:type="pct"/>
          </w:tcPr>
          <w:p w:rsidR="003339B1" w:rsidP="003339B1" w:rsidRDefault="003339B1" w14:paraId="2D8DA6EE" w14:textId="77A5D8C4">
            <w:r>
              <w:t xml:space="preserve">SMS Notification </w:t>
            </w:r>
            <w:r w:rsidRPr="00266548">
              <w:t xml:space="preserve">Recurring Fee Deduct </w:t>
            </w:r>
            <w:r>
              <w:t>Fail</w:t>
            </w:r>
            <w:r w:rsidRPr="00266548">
              <w:t xml:space="preserve"> Alert</w:t>
            </w:r>
            <w:r>
              <w:rPr>
                <w:rFonts w:cs="Angsana New"/>
                <w:cs/>
              </w:rPr>
              <w:t xml:space="preserve"> 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t xml:space="preserve"> is required </w:t>
            </w:r>
            <w:r w:rsidRPr="00EF680D">
              <w:rPr>
                <w:rFonts w:eastAsia="Times New Roman" w:cs="CordiaUPC"/>
              </w:rPr>
              <w:t>when</w:t>
            </w:r>
            <w:r>
              <w:rPr>
                <w:rFonts w:eastAsia="Times New Roman" w:cs="Angsana New"/>
                <w:cs/>
              </w:rPr>
              <w:t xml:space="preserve"> </w:t>
            </w:r>
            <w:r>
              <w:t xml:space="preserve">Send </w:t>
            </w:r>
            <w:r w:rsidRPr="00266548">
              <w:t xml:space="preserve">Recurring Fee Deduct </w:t>
            </w:r>
            <w:r>
              <w:t>Fail</w:t>
            </w:r>
            <w:r w:rsidRPr="00266548">
              <w:t xml:space="preserve"> Alert</w:t>
            </w:r>
            <w:r>
              <w:t xml:space="preserve"> Flag </w:t>
            </w:r>
            <w:r w:rsidRPr="00EF680D">
              <w:rPr>
                <w:rFonts w:eastAsia="Times New Roman" w:cs="CordiaUPC"/>
              </w:rPr>
              <w:t xml:space="preserve">is </w:t>
            </w:r>
            <w:r>
              <w:rPr>
                <w:rFonts w:hint="cs" w:eastAsia="Times New Roman" w:cs="Angsana New"/>
                <w:cs/>
              </w:rPr>
              <w:t>“</w:t>
            </w:r>
            <w:r w:rsidRPr="00EF680D">
              <w:rPr>
                <w:rFonts w:eastAsia="Times New Roman" w:cs="CordiaUPC"/>
              </w:rPr>
              <w:t>Send</w:t>
            </w:r>
            <w:r>
              <w:rPr>
                <w:rFonts w:hint="cs" w:eastAsia="Times New Roman" w:cs="Angsana New"/>
                <w:cs/>
              </w:rPr>
              <w:t>”</w:t>
            </w:r>
          </w:p>
        </w:tc>
        <w:tc>
          <w:tcPr>
            <w:tcW w:w="1861" w:type="pct"/>
          </w:tcPr>
          <w:p w:rsidR="003339B1" w:rsidP="003339B1" w:rsidRDefault="003339B1" w14:paraId="2E49B262" w14:textId="6B21287F">
            <w:pPr>
              <w:spacing w:line="256" w:lineRule="auto"/>
              <w:rPr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 w:rsidRPr="00266548">
              <w:t>recurringDeduct</w:t>
            </w:r>
            <w:r>
              <w:t>Fail</w:t>
            </w:r>
            <w:r w:rsidRPr="00266548">
              <w:t>AlertSendFlag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/>
                <w:cs/>
              </w:rPr>
              <w:t xml:space="preserve"> ดังนั้น </w:t>
            </w:r>
            <w:r w:rsidRPr="00266548">
              <w:t>smsNotificationRecurringDeduct</w:t>
            </w:r>
            <w:r>
              <w:t>Fail</w:t>
            </w:r>
            <w:r w:rsidRPr="00266548">
              <w:t>Alert</w:t>
            </w:r>
            <w:r>
              <w:rPr>
                <w:rFonts w:cs="Angsana New"/>
                <w:cs/>
              </w:rPr>
              <w:t xml:space="preserve"> 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จะต้องเป็น </w:t>
            </w:r>
            <w:r>
              <w:t>Mandatory</w:t>
            </w:r>
          </w:p>
        </w:tc>
        <w:tc>
          <w:tcPr>
            <w:tcW w:w="735" w:type="pct"/>
          </w:tcPr>
          <w:p w:rsidRPr="0039397A" w:rsidR="003339B1" w:rsidP="003339B1" w:rsidRDefault="003339B1" w14:paraId="5C4D1CBC" w14:textId="74C4DFAD">
            <w:pPr>
              <w:rPr>
                <w:rFonts w:cs="CordiaUPC"/>
                <w:szCs w:val="36"/>
              </w:rPr>
            </w:pPr>
            <w:r w:rsidRPr="0039397A">
              <w:rPr>
                <w:rFonts w:cs="CordiaUPC"/>
                <w:szCs w:val="36"/>
              </w:rPr>
              <w:t>Yes</w:t>
            </w:r>
          </w:p>
        </w:tc>
      </w:tr>
      <w:tr w:rsidR="003339B1" w:rsidTr="00753CB9" w14:paraId="014E6F8F" w14:textId="77777777">
        <w:tc>
          <w:tcPr>
            <w:tcW w:w="778" w:type="pct"/>
          </w:tcPr>
          <w:p w:rsidRPr="006B7354" w:rsidR="003339B1" w:rsidP="003339B1" w:rsidRDefault="003339B1" w14:paraId="5E6408B9" w14:textId="3FC5F6A5">
            <w:r w:rsidRPr="00013B6F">
              <w:t>00025</w:t>
            </w:r>
          </w:p>
        </w:tc>
        <w:tc>
          <w:tcPr>
            <w:tcW w:w="1626" w:type="pct"/>
          </w:tcPr>
          <w:p w:rsidR="003339B1" w:rsidP="003339B1" w:rsidRDefault="003339B1" w14:paraId="3F56A619" w14:textId="77777777">
            <w:pPr>
              <w:spacing w:line="240" w:lineRule="auto"/>
            </w:pPr>
            <w:r>
              <w:rPr>
                <w:rFonts w:hint="cs"/>
                <w:cs/>
              </w:rPr>
              <w:t>ถ้า</w:t>
            </w:r>
            <w:r>
              <w:rPr>
                <w:rFonts w:cs="CordiaUPC"/>
                <w:cs/>
              </w:rPr>
              <w:t xml:space="preserve"> 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rPr>
                <w:rFonts w:cs="CordiaUPC"/>
                <w:cs/>
              </w:rPr>
              <w:t xml:space="preserve"> = “</w:t>
            </w:r>
            <w:r>
              <w:t>TH</w:t>
            </w:r>
            <w:r>
              <w:rPr>
                <w:rFonts w:cs="CordiaUPC"/>
                <w:cs/>
              </w:rPr>
              <w:t>”</w:t>
            </w:r>
          </w:p>
          <w:p w:rsidR="003339B1" w:rsidP="003339B1" w:rsidRDefault="003339B1" w14:paraId="7A2EE618" w14:textId="7EAC3B29">
            <w:pPr>
              <w:spacing w:line="240" w:lineRule="auto"/>
            </w:pPr>
            <w:r>
              <w:t xml:space="preserve">SMS Notification </w:t>
            </w:r>
            <w:r w:rsidRPr="00266548">
              <w:t xml:space="preserve">Recurring Fee Deduct </w:t>
            </w:r>
            <w:r>
              <w:t>Fail</w:t>
            </w:r>
            <w:r w:rsidRPr="00266548">
              <w:t xml:space="preserve"> Alert</w:t>
            </w:r>
            <w:r w:rsidRPr="00A235B3">
              <w:t xml:space="preserve"> 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rPr>
                <w:rFonts w:cs="CordiaUPC"/>
                <w:cs/>
              </w:rPr>
              <w:t xml:space="preserve"> </w:t>
            </w:r>
            <w:r>
              <w:t xml:space="preserve">cannot contain Special characters </w:t>
            </w:r>
            <w:r>
              <w:rPr>
                <w:rFonts w:cs="Angsana New"/>
                <w:cs/>
              </w:rPr>
              <w:t>(</w:t>
            </w:r>
            <w:r>
              <w:t>Double Space and Start or End with</w:t>
            </w:r>
            <w:r>
              <w:rPr>
                <w:rFonts w:hint="cs"/>
                <w:cs/>
              </w:rPr>
              <w:t xml:space="preserve"> </w:t>
            </w:r>
            <w:r>
              <w:t>Space</w:t>
            </w:r>
            <w:r>
              <w:rPr>
                <w:rFonts w:cs="Angsana New"/>
                <w:cs/>
              </w:rPr>
              <w:t>).</w:t>
            </w:r>
          </w:p>
          <w:p w:rsidR="003339B1" w:rsidP="003339B1" w:rsidRDefault="003339B1" w14:paraId="743E1ED3" w14:textId="77777777">
            <w:pPr>
              <w:spacing w:line="240" w:lineRule="auto"/>
            </w:pPr>
            <w:r>
              <w:rPr>
                <w:rFonts w:hint="cs"/>
                <w:cs/>
              </w:rPr>
              <w:t>ถ้าไม่ใช่</w:t>
            </w:r>
          </w:p>
          <w:p w:rsidR="003339B1" w:rsidP="003339B1" w:rsidRDefault="003339B1" w14:paraId="3EAF975F" w14:textId="05EA162E">
            <w:r>
              <w:t xml:space="preserve">SMS Notification </w:t>
            </w:r>
            <w:r w:rsidRPr="00266548">
              <w:t xml:space="preserve">Recurring Fee Deduct </w:t>
            </w:r>
            <w:r>
              <w:t>Fail</w:t>
            </w:r>
            <w:r w:rsidRPr="00266548">
              <w:t xml:space="preserve"> Alert</w:t>
            </w:r>
            <w:r>
              <w:rPr>
                <w:rFonts w:cs="Angsana New"/>
                <w:cs/>
              </w:rPr>
              <w:t xml:space="preserve"> 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t xml:space="preserve"> cannot contain Thai and Special characters </w:t>
            </w:r>
            <w:r>
              <w:rPr>
                <w:rFonts w:cs="Angsana New"/>
                <w:cs/>
              </w:rPr>
              <w:t>(</w:t>
            </w:r>
            <w:r>
              <w:t>Double Space and Start or End with</w:t>
            </w:r>
            <w:r>
              <w:rPr>
                <w:rFonts w:hint="cs"/>
                <w:cs/>
              </w:rPr>
              <w:t xml:space="preserve"> </w:t>
            </w:r>
            <w:r>
              <w:t>Space</w:t>
            </w:r>
            <w:r>
              <w:rPr>
                <w:rFonts w:cs="Angsana New"/>
                <w:cs/>
              </w:rPr>
              <w:t>).</w:t>
            </w:r>
          </w:p>
        </w:tc>
        <w:tc>
          <w:tcPr>
            <w:tcW w:w="1861" w:type="pct"/>
          </w:tcPr>
          <w:p w:rsidR="003339B1" w:rsidP="003339B1" w:rsidRDefault="003339B1" w14:paraId="0564717A" w14:textId="77777777">
            <w:pPr>
              <w:spacing w:line="240" w:lineRule="auto"/>
            </w:pPr>
            <w:r>
              <w:rPr>
                <w:rFonts w:hint="cs"/>
                <w:cs/>
              </w:rPr>
              <w:t>ถ้า</w:t>
            </w:r>
            <w:r>
              <w:rPr>
                <w:rFonts w:cs="CordiaUPC"/>
                <w:cs/>
              </w:rPr>
              <w:t xml:space="preserve"> 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rPr>
                <w:rFonts w:cs="CordiaUPC"/>
                <w:cs/>
              </w:rPr>
              <w:t xml:space="preserve"> = “</w:t>
            </w:r>
            <w:r>
              <w:t>TH</w:t>
            </w:r>
            <w:r>
              <w:rPr>
                <w:rFonts w:cs="CordiaUPC"/>
                <w:cs/>
              </w:rPr>
              <w:t>”</w:t>
            </w:r>
          </w:p>
          <w:p w:rsidR="003339B1" w:rsidP="003339B1" w:rsidRDefault="003339B1" w14:paraId="4D61E654" w14:textId="1DF248DD">
            <w:pPr>
              <w:spacing w:line="256" w:lineRule="auto"/>
            </w:pPr>
            <w:r>
              <w:rPr>
                <w:rFonts w:hint="cs"/>
                <w:cs/>
              </w:rPr>
              <w:t xml:space="preserve">ถ้า </w:t>
            </w:r>
            <w:r w:rsidRPr="00266548">
              <w:t>smsNotificationRecurringDeduct</w:t>
            </w:r>
            <w:r>
              <w:t>Fail</w:t>
            </w:r>
            <w:r w:rsidRPr="00266548">
              <w:t>Alert</w:t>
            </w:r>
            <w:r>
              <w:rPr>
                <w:rFonts w:cs="Angsana New"/>
                <w:cs/>
              </w:rPr>
              <w:t xml:space="preserve"> 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>มีค่า ดังนั้นจะไม่สามารถมีอักขระพิเศษได้</w:t>
            </w:r>
          </w:p>
          <w:p w:rsidR="003339B1" w:rsidP="003339B1" w:rsidRDefault="003339B1" w14:paraId="1EFAB8ED" w14:textId="77777777">
            <w:pPr>
              <w:spacing w:line="240" w:lineRule="auto"/>
            </w:pPr>
            <w:r>
              <w:rPr>
                <w:rFonts w:hint="cs"/>
                <w:cs/>
              </w:rPr>
              <w:t>ถ้าไม่ใช่</w:t>
            </w:r>
          </w:p>
          <w:p w:rsidR="003339B1" w:rsidP="003339B1" w:rsidRDefault="003339B1" w14:paraId="1395230F" w14:textId="5584E6A6">
            <w:pPr>
              <w:spacing w:line="256" w:lineRule="auto"/>
            </w:pPr>
            <w:r>
              <w:rPr>
                <w:rFonts w:hint="cs"/>
                <w:cs/>
              </w:rPr>
              <w:t xml:space="preserve">ถ้า </w:t>
            </w:r>
            <w:r w:rsidRPr="00266548">
              <w:t>smsNotificationRecurringDeduct</w:t>
            </w:r>
            <w:r>
              <w:t>Fail</w:t>
            </w:r>
            <w:r w:rsidRPr="00266548">
              <w:t>Alert</w:t>
            </w:r>
            <w:r>
              <w:rPr>
                <w:rFonts w:cs="Angsana New"/>
                <w:cs/>
              </w:rPr>
              <w:t xml:space="preserve"> 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>มีค่า ดังนั้นจะไม่สามารถมีภาษาไทยและอักขระพิเศษได้</w:t>
            </w:r>
          </w:p>
          <w:p w:rsidR="003339B1" w:rsidP="003339B1" w:rsidRDefault="003339B1" w14:paraId="714EDC25" w14:textId="3FCE0F97">
            <w:pPr>
              <w:spacing w:line="256" w:lineRule="auto"/>
              <w:rPr>
                <w:cs/>
              </w:rPr>
            </w:pPr>
            <w:r>
              <w:t xml:space="preserve">Special Character </w:t>
            </w:r>
            <w:r>
              <w:rPr>
                <w:rFonts w:cs="Angsana New"/>
                <w:cs/>
              </w:rPr>
              <w:t xml:space="preserve">: </w:t>
            </w:r>
            <w:r>
              <w:t>Space</w:t>
            </w:r>
            <w:r>
              <w:rPr>
                <w:rFonts w:hint="cs"/>
                <w:cs/>
              </w:rPr>
              <w:t xml:space="preserve">ติดกัน และ </w:t>
            </w:r>
            <w:r>
              <w:t xml:space="preserve">Space </w:t>
            </w:r>
            <w:r>
              <w:rPr>
                <w:rFonts w:hint="cs"/>
                <w:cs/>
              </w:rPr>
              <w:t>ตัวสุดท้าย</w:t>
            </w:r>
          </w:p>
        </w:tc>
        <w:tc>
          <w:tcPr>
            <w:tcW w:w="735" w:type="pct"/>
          </w:tcPr>
          <w:p w:rsidRPr="0039397A" w:rsidR="003339B1" w:rsidP="003339B1" w:rsidRDefault="003339B1" w14:paraId="79605FF7" w14:textId="5F38DCFC">
            <w:pPr>
              <w:rPr>
                <w:rFonts w:cs="CordiaUPC"/>
                <w:szCs w:val="36"/>
              </w:rPr>
            </w:pPr>
            <w:r w:rsidRPr="0039397A">
              <w:rPr>
                <w:rFonts w:cs="CordiaUPC"/>
                <w:szCs w:val="36"/>
              </w:rPr>
              <w:t>Yes</w:t>
            </w:r>
          </w:p>
        </w:tc>
      </w:tr>
      <w:tr w:rsidR="003339B1" w:rsidTr="00753CB9" w14:paraId="6AB59785" w14:textId="77777777">
        <w:tc>
          <w:tcPr>
            <w:tcW w:w="778" w:type="pct"/>
          </w:tcPr>
          <w:p w:rsidRPr="006B7354" w:rsidR="003339B1" w:rsidP="003339B1" w:rsidRDefault="003339B1" w14:paraId="4FEF5457" w14:textId="488A41C7">
            <w:r>
              <w:t>00001</w:t>
            </w:r>
          </w:p>
        </w:tc>
        <w:tc>
          <w:tcPr>
            <w:tcW w:w="1626" w:type="pct"/>
          </w:tcPr>
          <w:p w:rsidR="003339B1" w:rsidP="003339B1" w:rsidRDefault="003339B1" w14:paraId="2B837B9A" w14:textId="58100586">
            <w:r>
              <w:t xml:space="preserve">Send SMS Before Promotion Expired Flag is required </w:t>
            </w:r>
          </w:p>
        </w:tc>
        <w:tc>
          <w:tcPr>
            <w:tcW w:w="1861" w:type="pct"/>
          </w:tcPr>
          <w:p w:rsidR="003339B1" w:rsidP="003339B1" w:rsidRDefault="003339B1" w14:paraId="6E298F4B" w14:textId="7AF048F6">
            <w:pPr>
              <w:spacing w:line="256" w:lineRule="auto"/>
              <w:rPr>
                <w:cs/>
              </w:rPr>
            </w:pPr>
            <w:r>
              <w:t>smsBeforeFeePromotionExpiredFlag</w:t>
            </w:r>
            <w:r>
              <w:rPr>
                <w:rFonts w:hint="cs"/>
                <w:cs/>
              </w:rPr>
              <w:t xml:space="preserve"> จะต้องเป็น </w:t>
            </w:r>
            <w:r>
              <w:t xml:space="preserve">Mandatory </w:t>
            </w:r>
          </w:p>
        </w:tc>
        <w:tc>
          <w:tcPr>
            <w:tcW w:w="735" w:type="pct"/>
          </w:tcPr>
          <w:p w:rsidRPr="0039397A" w:rsidR="003339B1" w:rsidP="003339B1" w:rsidRDefault="003339B1" w14:paraId="4B6B33F8" w14:textId="5F31975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3339B1" w:rsidTr="00753CB9" w14:paraId="1A03008D" w14:textId="77777777">
        <w:tc>
          <w:tcPr>
            <w:tcW w:w="778" w:type="pct"/>
          </w:tcPr>
          <w:p w:rsidRPr="006B7354" w:rsidR="003339B1" w:rsidP="003339B1" w:rsidRDefault="003339B1" w14:paraId="5382AEC5" w14:textId="0C87CBA3">
            <w:r>
              <w:t>00004</w:t>
            </w:r>
          </w:p>
        </w:tc>
        <w:tc>
          <w:tcPr>
            <w:tcW w:w="1626" w:type="pct"/>
          </w:tcPr>
          <w:p w:rsidR="003339B1" w:rsidP="003339B1" w:rsidRDefault="003339B1" w14:paraId="57779328" w14:textId="6206CBAB">
            <w:r>
              <w:t xml:space="preserve">Before Promotion Expired is required when Send SMS Before Promotion Expired Flag is </w:t>
            </w:r>
            <w:r>
              <w:rPr>
                <w:rFonts w:cs="Angsana New"/>
                <w:cs/>
              </w:rPr>
              <w:t>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</w:p>
        </w:tc>
        <w:tc>
          <w:tcPr>
            <w:tcW w:w="1861" w:type="pct"/>
          </w:tcPr>
          <w:p w:rsidR="003339B1" w:rsidP="003339B1" w:rsidRDefault="003339B1" w14:paraId="21554C56" w14:textId="3DF1E38F">
            <w:pPr>
              <w:spacing w:line="256" w:lineRule="auto"/>
              <w:rPr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Send SMS Before Promotion Expired Flag </w:t>
            </w:r>
            <w:r>
              <w:rPr>
                <w:rFonts w:hint="cs"/>
                <w:cs/>
              </w:rPr>
              <w:t xml:space="preserve">เป็น </w:t>
            </w:r>
            <w:r>
              <w:rPr>
                <w:rFonts w:cs="Angsana New"/>
                <w:cs/>
              </w:rPr>
              <w:t>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/>
                <w:cs/>
              </w:rPr>
              <w:t xml:space="preserve"> ดังนั้น </w:t>
            </w:r>
            <w:r>
              <w:t>Before Promotion Expired</w:t>
            </w:r>
            <w:r>
              <w:rPr>
                <w:rFonts w:hint="cs"/>
                <w:cs/>
              </w:rPr>
              <w:t xml:space="preserve"> จะต้องเป็น </w:t>
            </w:r>
            <w:r>
              <w:t>Mandatory</w:t>
            </w:r>
          </w:p>
        </w:tc>
        <w:tc>
          <w:tcPr>
            <w:tcW w:w="735" w:type="pct"/>
          </w:tcPr>
          <w:p w:rsidRPr="0039397A" w:rsidR="003339B1" w:rsidP="003339B1" w:rsidRDefault="003339B1" w14:paraId="605E3ACF" w14:textId="360A2784">
            <w:pPr>
              <w:rPr>
                <w:rFonts w:cs="CordiaUPC"/>
                <w:szCs w:val="36"/>
              </w:rPr>
            </w:pPr>
            <w:r w:rsidRPr="0039397A">
              <w:rPr>
                <w:rFonts w:cs="CordiaUPC"/>
                <w:szCs w:val="36"/>
              </w:rPr>
              <w:t>Yes</w:t>
            </w:r>
          </w:p>
        </w:tc>
      </w:tr>
      <w:tr w:rsidR="003339B1" w:rsidTr="00753CB9" w14:paraId="06BC7438" w14:textId="77777777">
        <w:tc>
          <w:tcPr>
            <w:tcW w:w="778" w:type="pct"/>
          </w:tcPr>
          <w:p w:rsidRPr="006B7354" w:rsidR="003339B1" w:rsidP="003339B1" w:rsidRDefault="003339B1" w14:paraId="0038E38A" w14:textId="3E9AB8B6">
            <w:r>
              <w:t>00004</w:t>
            </w:r>
          </w:p>
        </w:tc>
        <w:tc>
          <w:tcPr>
            <w:tcW w:w="1626" w:type="pct"/>
          </w:tcPr>
          <w:p w:rsidR="003339B1" w:rsidP="003339B1" w:rsidRDefault="003339B1" w14:paraId="217DCF18" w14:textId="61661F60">
            <w:r>
              <w:t xml:space="preserve">Before Promotion Expired Unit is required  when Send SMS Before Promotion Expired Flag is </w:t>
            </w:r>
            <w:r>
              <w:rPr>
                <w:rFonts w:cs="Angsana New"/>
                <w:cs/>
              </w:rPr>
              <w:t>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</w:p>
        </w:tc>
        <w:tc>
          <w:tcPr>
            <w:tcW w:w="1861" w:type="pct"/>
          </w:tcPr>
          <w:p w:rsidR="003339B1" w:rsidP="003339B1" w:rsidRDefault="003339B1" w14:paraId="727E9AC4" w14:textId="46768FAA">
            <w:pPr>
              <w:spacing w:line="256" w:lineRule="auto"/>
              <w:rPr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Send SMS Before Promotion Expired Flag </w:t>
            </w:r>
            <w:r>
              <w:rPr>
                <w:rFonts w:hint="cs"/>
                <w:cs/>
              </w:rPr>
              <w:t xml:space="preserve">เป็น </w:t>
            </w:r>
            <w:r>
              <w:rPr>
                <w:rFonts w:cs="Angsana New"/>
                <w:cs/>
              </w:rPr>
              <w:t>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/>
                <w:cs/>
              </w:rPr>
              <w:t xml:space="preserve"> ดังนั้น </w:t>
            </w:r>
            <w:r>
              <w:t>Before</w:t>
            </w:r>
            <w:r>
              <w:rPr>
                <w:rFonts w:cs="CordiaUPC"/>
                <w:cs/>
              </w:rPr>
              <w:t xml:space="preserve"> </w:t>
            </w:r>
            <w:r>
              <w:t>Promotion Expired Unit</w:t>
            </w:r>
            <w:r>
              <w:rPr>
                <w:rFonts w:hint="cs"/>
                <w:cs/>
              </w:rPr>
              <w:t xml:space="preserve"> จะต้องเป็น </w:t>
            </w:r>
            <w:r>
              <w:t>Mandatory</w:t>
            </w:r>
          </w:p>
        </w:tc>
        <w:tc>
          <w:tcPr>
            <w:tcW w:w="735" w:type="pct"/>
          </w:tcPr>
          <w:p w:rsidRPr="0039397A" w:rsidR="003339B1" w:rsidP="003339B1" w:rsidRDefault="003339B1" w14:paraId="7E0451A0" w14:textId="5A9EDD39">
            <w:pPr>
              <w:rPr>
                <w:rFonts w:cs="CordiaUPC"/>
                <w:szCs w:val="36"/>
              </w:rPr>
            </w:pPr>
            <w:r w:rsidRPr="0039397A">
              <w:rPr>
                <w:rFonts w:cs="CordiaUPC"/>
                <w:szCs w:val="36"/>
              </w:rPr>
              <w:t>Yes</w:t>
            </w:r>
          </w:p>
        </w:tc>
      </w:tr>
      <w:tr w:rsidR="003339B1" w:rsidTr="00753CB9" w14:paraId="3017190C" w14:textId="77777777">
        <w:tc>
          <w:tcPr>
            <w:tcW w:w="778" w:type="pct"/>
          </w:tcPr>
          <w:p w:rsidRPr="006B7354" w:rsidR="003339B1" w:rsidP="003339B1" w:rsidRDefault="003339B1" w14:paraId="06C33D06" w14:textId="1B99B68A">
            <w:r>
              <w:t>00004</w:t>
            </w:r>
          </w:p>
        </w:tc>
        <w:tc>
          <w:tcPr>
            <w:tcW w:w="1626" w:type="pct"/>
          </w:tcPr>
          <w:p w:rsidR="003339B1" w:rsidP="003339B1" w:rsidRDefault="003339B1" w14:paraId="0B08B6E5" w14:textId="5E41ACD0">
            <w:r>
              <w:t xml:space="preserve">Default Wording is required  when Send SMS Before Promotion Expired Flag is </w:t>
            </w:r>
            <w:r>
              <w:rPr>
                <w:rFonts w:cs="Angsana New"/>
                <w:cs/>
              </w:rPr>
              <w:t>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</w:p>
        </w:tc>
        <w:tc>
          <w:tcPr>
            <w:tcW w:w="1861" w:type="pct"/>
          </w:tcPr>
          <w:p w:rsidR="003339B1" w:rsidP="003339B1" w:rsidRDefault="003339B1" w14:paraId="685D2D01" w14:textId="70E88BBE">
            <w:pPr>
              <w:spacing w:line="256" w:lineRule="auto"/>
              <w:rPr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Send SMS Before Promotion Expired Flag </w:t>
            </w:r>
            <w:r>
              <w:rPr>
                <w:rFonts w:hint="cs"/>
                <w:cs/>
              </w:rPr>
              <w:t xml:space="preserve">เป็น </w:t>
            </w:r>
            <w:r>
              <w:rPr>
                <w:rFonts w:cs="Angsana New"/>
                <w:cs/>
              </w:rPr>
              <w:t>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/>
                <w:cs/>
              </w:rPr>
              <w:t xml:space="preserve"> ดังนั้น </w:t>
            </w:r>
            <w:r>
              <w:t>Default Wording Flag</w:t>
            </w:r>
            <w:r>
              <w:rPr>
                <w:rFonts w:hint="cs"/>
                <w:cs/>
              </w:rPr>
              <w:t xml:space="preserve"> จะต้องเป็น </w:t>
            </w:r>
            <w:r>
              <w:t>Mandatory</w:t>
            </w:r>
          </w:p>
        </w:tc>
        <w:tc>
          <w:tcPr>
            <w:tcW w:w="735" w:type="pct"/>
          </w:tcPr>
          <w:p w:rsidRPr="0039397A" w:rsidR="003339B1" w:rsidP="003339B1" w:rsidRDefault="003339B1" w14:paraId="599479F2" w14:textId="15EC97BF">
            <w:pPr>
              <w:rPr>
                <w:rFonts w:cs="CordiaUPC"/>
                <w:szCs w:val="36"/>
              </w:rPr>
            </w:pPr>
            <w:r w:rsidRPr="0039397A">
              <w:rPr>
                <w:rFonts w:cs="CordiaUPC"/>
                <w:szCs w:val="36"/>
              </w:rPr>
              <w:t>Yes</w:t>
            </w:r>
          </w:p>
        </w:tc>
      </w:tr>
      <w:tr w:rsidR="003339B1" w:rsidTr="00753CB9" w14:paraId="57F33E02" w14:textId="77777777">
        <w:tc>
          <w:tcPr>
            <w:tcW w:w="778" w:type="pct"/>
          </w:tcPr>
          <w:p w:rsidRPr="006B7354" w:rsidR="003339B1" w:rsidP="003339B1" w:rsidRDefault="003339B1" w14:paraId="0128BCED" w14:textId="30862625">
            <w:r>
              <w:t>00004</w:t>
            </w:r>
          </w:p>
        </w:tc>
        <w:tc>
          <w:tcPr>
            <w:tcW w:w="1626" w:type="pct"/>
          </w:tcPr>
          <w:p w:rsidR="003339B1" w:rsidP="003339B1" w:rsidRDefault="003339B1" w14:paraId="12E4823A" w14:textId="612E132B">
            <w:r>
              <w:t>SMS Notification Before Promotion Expired</w:t>
            </w:r>
            <w:r>
              <w:rPr>
                <w:rFonts w:cs="Angsana New"/>
                <w:cs/>
              </w:rPr>
              <w:t xml:space="preserve"> 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t xml:space="preserve"> is required </w:t>
            </w:r>
            <w:r w:rsidRPr="00EF680D">
              <w:rPr>
                <w:rFonts w:eastAsia="Times New Roman" w:cs="CordiaUPC"/>
              </w:rPr>
              <w:t>when</w:t>
            </w:r>
            <w:r>
              <w:rPr>
                <w:rFonts w:eastAsia="Times New Roman" w:cs="Angsana New"/>
                <w:cs/>
              </w:rPr>
              <w:t xml:space="preserve"> </w:t>
            </w:r>
            <w:r w:rsidRPr="00EF680D">
              <w:rPr>
                <w:rFonts w:eastAsia="Times New Roman" w:cs="CordiaUPC"/>
              </w:rPr>
              <w:t xml:space="preserve">Send SMS Before </w:t>
            </w:r>
            <w:r>
              <w:rPr>
                <w:rFonts w:eastAsia="Times New Roman" w:cs="CordiaUPC"/>
              </w:rPr>
              <w:t>Promotion Expired</w:t>
            </w:r>
            <w:r w:rsidRPr="00EF680D">
              <w:rPr>
                <w:rFonts w:eastAsia="Times New Roman" w:cs="CordiaUPC"/>
              </w:rPr>
              <w:t xml:space="preserve"> Flag is </w:t>
            </w:r>
            <w:r>
              <w:rPr>
                <w:rFonts w:hint="cs" w:eastAsia="Times New Roman" w:cs="Angsana New"/>
                <w:cs/>
              </w:rPr>
              <w:t>“</w:t>
            </w:r>
            <w:r w:rsidRPr="00EF680D">
              <w:rPr>
                <w:rFonts w:eastAsia="Times New Roman" w:cs="CordiaUPC"/>
              </w:rPr>
              <w:t>Send</w:t>
            </w:r>
            <w:r>
              <w:rPr>
                <w:rFonts w:hint="cs" w:eastAsia="Times New Roman" w:cs="Angsana New"/>
                <w:cs/>
              </w:rPr>
              <w:t>”</w:t>
            </w:r>
          </w:p>
        </w:tc>
        <w:tc>
          <w:tcPr>
            <w:tcW w:w="1861" w:type="pct"/>
          </w:tcPr>
          <w:p w:rsidR="003339B1" w:rsidP="003339B1" w:rsidRDefault="003339B1" w14:paraId="6364B267" w14:textId="1310B452">
            <w:pPr>
              <w:spacing w:line="256" w:lineRule="auto"/>
              <w:rPr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 w:rsidRPr="00EF680D">
              <w:rPr>
                <w:rFonts w:eastAsia="Times New Roman" w:cs="CordiaUPC"/>
              </w:rPr>
              <w:t xml:space="preserve">Send SMS Before </w:t>
            </w:r>
            <w:r>
              <w:rPr>
                <w:rFonts w:eastAsia="Times New Roman" w:cs="CordiaUPC"/>
              </w:rPr>
              <w:t>Promotion Expired</w:t>
            </w:r>
            <w:r w:rsidRPr="00EF680D">
              <w:rPr>
                <w:rFonts w:eastAsia="Times New Roman" w:cs="CordiaUPC"/>
              </w:rPr>
              <w:t xml:space="preserve"> Flag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/>
                <w:cs/>
              </w:rPr>
              <w:t xml:space="preserve"> ดังนั้น </w:t>
            </w:r>
            <w:r>
              <w:t>SMS Notification Before Promotion Expired</w:t>
            </w:r>
            <w:r>
              <w:rPr>
                <w:rFonts w:cs="Angsana New"/>
                <w:cs/>
              </w:rPr>
              <w:t xml:space="preserve"> 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จะต้องเป็น </w:t>
            </w:r>
            <w:r>
              <w:t>Mandatory</w:t>
            </w:r>
          </w:p>
        </w:tc>
        <w:tc>
          <w:tcPr>
            <w:tcW w:w="735" w:type="pct"/>
          </w:tcPr>
          <w:p w:rsidRPr="0039397A" w:rsidR="003339B1" w:rsidP="003339B1" w:rsidRDefault="003339B1" w14:paraId="291CFBC3" w14:textId="72138407">
            <w:pPr>
              <w:rPr>
                <w:rFonts w:cs="CordiaUPC"/>
                <w:szCs w:val="36"/>
              </w:rPr>
            </w:pPr>
            <w:r w:rsidRPr="0039397A">
              <w:rPr>
                <w:rFonts w:cs="CordiaUPC"/>
                <w:szCs w:val="36"/>
              </w:rPr>
              <w:t>Yes</w:t>
            </w:r>
          </w:p>
        </w:tc>
      </w:tr>
      <w:tr w:rsidR="003339B1" w:rsidTr="00753CB9" w14:paraId="647CBCAC" w14:textId="77777777">
        <w:tc>
          <w:tcPr>
            <w:tcW w:w="778" w:type="pct"/>
          </w:tcPr>
          <w:p w:rsidRPr="006B7354" w:rsidR="003339B1" w:rsidP="003339B1" w:rsidRDefault="003339B1" w14:paraId="299EA839" w14:textId="71BD041D">
            <w:r w:rsidRPr="00013B6F">
              <w:t>00025</w:t>
            </w:r>
          </w:p>
        </w:tc>
        <w:tc>
          <w:tcPr>
            <w:tcW w:w="1626" w:type="pct"/>
          </w:tcPr>
          <w:p w:rsidR="003339B1" w:rsidP="003339B1" w:rsidRDefault="003339B1" w14:paraId="13E2596D" w14:textId="77777777">
            <w:pPr>
              <w:spacing w:line="240" w:lineRule="auto"/>
            </w:pPr>
            <w:r>
              <w:rPr>
                <w:rFonts w:hint="cs"/>
                <w:cs/>
              </w:rPr>
              <w:t>ถ้า</w:t>
            </w:r>
            <w:r>
              <w:rPr>
                <w:rFonts w:cs="CordiaUPC"/>
                <w:cs/>
              </w:rPr>
              <w:t xml:space="preserve"> 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rPr>
                <w:rFonts w:cs="CordiaUPC"/>
                <w:cs/>
              </w:rPr>
              <w:t xml:space="preserve"> = “</w:t>
            </w:r>
            <w:r>
              <w:t>TH</w:t>
            </w:r>
            <w:r>
              <w:rPr>
                <w:rFonts w:cs="CordiaUPC"/>
                <w:cs/>
              </w:rPr>
              <w:t>”</w:t>
            </w:r>
          </w:p>
          <w:p w:rsidR="003339B1" w:rsidP="003339B1" w:rsidRDefault="003339B1" w14:paraId="6D8D54A1" w14:textId="17D0CAE0">
            <w:pPr>
              <w:spacing w:line="240" w:lineRule="auto"/>
            </w:pPr>
            <w:r>
              <w:t>SMS Notification Before Promotion Expired</w:t>
            </w:r>
            <w:r w:rsidRPr="00A235B3">
              <w:t xml:space="preserve"> 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t xml:space="preserve"> cannot contain Special characters </w:t>
            </w:r>
            <w:r>
              <w:rPr>
                <w:rFonts w:cs="Angsana New"/>
                <w:cs/>
              </w:rPr>
              <w:t>(</w:t>
            </w:r>
            <w:r>
              <w:t>Double Space and Start or End with</w:t>
            </w:r>
            <w:r>
              <w:rPr>
                <w:rFonts w:hint="cs"/>
                <w:cs/>
              </w:rPr>
              <w:t xml:space="preserve"> </w:t>
            </w:r>
            <w:r>
              <w:t>Space</w:t>
            </w:r>
            <w:r>
              <w:rPr>
                <w:rFonts w:cs="Angsana New"/>
                <w:cs/>
              </w:rPr>
              <w:t>).</w:t>
            </w:r>
          </w:p>
          <w:p w:rsidR="003339B1" w:rsidP="003339B1" w:rsidRDefault="003339B1" w14:paraId="61F4A0DE" w14:textId="77777777">
            <w:pPr>
              <w:spacing w:line="240" w:lineRule="auto"/>
            </w:pPr>
            <w:r>
              <w:rPr>
                <w:rFonts w:hint="cs"/>
                <w:cs/>
              </w:rPr>
              <w:t>ถ้าไม่ใช่</w:t>
            </w:r>
          </w:p>
          <w:p w:rsidR="003339B1" w:rsidP="003339B1" w:rsidRDefault="003339B1" w14:paraId="46A84FD9" w14:textId="544C32DD">
            <w:r>
              <w:t>SMS Notification Before Promotion Expired</w:t>
            </w:r>
            <w:r>
              <w:rPr>
                <w:rFonts w:cs="Angsana New"/>
                <w:cs/>
              </w:rPr>
              <w:t xml:space="preserve"> 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t xml:space="preserve"> cannot contain Thai and Special characters </w:t>
            </w:r>
            <w:r>
              <w:rPr>
                <w:rFonts w:cs="Angsana New"/>
                <w:cs/>
              </w:rPr>
              <w:t>(</w:t>
            </w:r>
            <w:r>
              <w:t>Double Space and Start or End with</w:t>
            </w:r>
            <w:r>
              <w:rPr>
                <w:rFonts w:hint="cs"/>
                <w:cs/>
              </w:rPr>
              <w:t xml:space="preserve"> </w:t>
            </w:r>
            <w:r>
              <w:t>Space</w:t>
            </w:r>
            <w:r>
              <w:rPr>
                <w:rFonts w:cs="Angsana New"/>
                <w:cs/>
              </w:rPr>
              <w:t>).</w:t>
            </w:r>
          </w:p>
        </w:tc>
        <w:tc>
          <w:tcPr>
            <w:tcW w:w="1861" w:type="pct"/>
          </w:tcPr>
          <w:p w:rsidR="003339B1" w:rsidP="003339B1" w:rsidRDefault="003339B1" w14:paraId="1E145B2C" w14:textId="77777777">
            <w:pPr>
              <w:spacing w:line="240" w:lineRule="auto"/>
            </w:pPr>
            <w:r>
              <w:rPr>
                <w:rFonts w:hint="cs"/>
                <w:cs/>
              </w:rPr>
              <w:t>ถ้า</w:t>
            </w:r>
            <w:r>
              <w:rPr>
                <w:rFonts w:cs="CordiaUPC"/>
                <w:cs/>
              </w:rPr>
              <w:t xml:space="preserve"> 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rPr>
                <w:rFonts w:cs="CordiaUPC"/>
                <w:cs/>
              </w:rPr>
              <w:t xml:space="preserve"> = “</w:t>
            </w:r>
            <w:r>
              <w:t>TH</w:t>
            </w:r>
            <w:r>
              <w:rPr>
                <w:rFonts w:cs="CordiaUPC"/>
                <w:cs/>
              </w:rPr>
              <w:t>”</w:t>
            </w:r>
          </w:p>
          <w:p w:rsidR="003339B1" w:rsidP="003339B1" w:rsidRDefault="003339B1" w14:paraId="58A8C2FE" w14:textId="007177F0">
            <w:pPr>
              <w:spacing w:line="256" w:lineRule="auto"/>
            </w:pPr>
            <w:r>
              <w:rPr>
                <w:rFonts w:hint="cs"/>
                <w:cs/>
              </w:rPr>
              <w:t xml:space="preserve">ถ้า </w:t>
            </w:r>
            <w:r>
              <w:t>SMS Notification Before Promotion Expired</w:t>
            </w:r>
            <w:r>
              <w:rPr>
                <w:rFonts w:cs="Angsana New"/>
                <w:cs/>
              </w:rPr>
              <w:t xml:space="preserve"> 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>มีค่า ดังนั้นจะไม่สามารถมีอักขระพิเศษได้</w:t>
            </w:r>
          </w:p>
          <w:p w:rsidR="003339B1" w:rsidP="003339B1" w:rsidRDefault="003339B1" w14:paraId="131096DB" w14:textId="77777777">
            <w:pPr>
              <w:spacing w:line="240" w:lineRule="auto"/>
            </w:pPr>
            <w:r>
              <w:rPr>
                <w:rFonts w:hint="cs"/>
                <w:cs/>
              </w:rPr>
              <w:t>ถ้าไม่ใช่</w:t>
            </w:r>
          </w:p>
          <w:p w:rsidR="003339B1" w:rsidP="003339B1" w:rsidRDefault="003339B1" w14:paraId="7E780714" w14:textId="141F4E66">
            <w:pPr>
              <w:spacing w:line="256" w:lineRule="auto"/>
            </w:pPr>
            <w:r>
              <w:rPr>
                <w:rFonts w:hint="cs"/>
                <w:cs/>
              </w:rPr>
              <w:t xml:space="preserve">ถ้า </w:t>
            </w:r>
            <w:r>
              <w:t>SMS Notification Before Promotion Expired</w:t>
            </w:r>
            <w:r w:rsidRPr="00A235B3">
              <w:t xml:space="preserve"> 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>มีค่า ดังนั้นจะไม่สามารถมีภาษาไทยและอักขระพิเศษได้</w:t>
            </w:r>
          </w:p>
          <w:p w:rsidR="003339B1" w:rsidP="003339B1" w:rsidRDefault="003339B1" w14:paraId="420C1A10" w14:textId="5D4D7066">
            <w:pPr>
              <w:spacing w:line="256" w:lineRule="auto"/>
              <w:rPr>
                <w:cs/>
              </w:rPr>
            </w:pPr>
            <w:r>
              <w:t xml:space="preserve">Special Character </w:t>
            </w:r>
            <w:r>
              <w:rPr>
                <w:rFonts w:cs="Angsana New"/>
                <w:cs/>
              </w:rPr>
              <w:t xml:space="preserve">: </w:t>
            </w:r>
            <w:r>
              <w:t>Space</w:t>
            </w:r>
            <w:r>
              <w:rPr>
                <w:rFonts w:hint="cs"/>
                <w:cs/>
              </w:rPr>
              <w:t xml:space="preserve">ติดกัน และ </w:t>
            </w:r>
            <w:r>
              <w:t xml:space="preserve">Space </w:t>
            </w:r>
            <w:r>
              <w:rPr>
                <w:rFonts w:hint="cs"/>
                <w:cs/>
              </w:rPr>
              <w:t>ตัวสุดท้าย</w:t>
            </w:r>
          </w:p>
        </w:tc>
        <w:tc>
          <w:tcPr>
            <w:tcW w:w="735" w:type="pct"/>
          </w:tcPr>
          <w:p w:rsidRPr="0039397A" w:rsidR="003339B1" w:rsidP="003339B1" w:rsidRDefault="003339B1" w14:paraId="6550B6AB" w14:textId="7EDDE8FE">
            <w:pPr>
              <w:rPr>
                <w:rFonts w:cs="CordiaUPC"/>
                <w:szCs w:val="36"/>
              </w:rPr>
            </w:pPr>
            <w:r w:rsidRPr="0039397A">
              <w:rPr>
                <w:rFonts w:cs="CordiaUPC"/>
                <w:szCs w:val="36"/>
              </w:rPr>
              <w:t>Yes</w:t>
            </w:r>
          </w:p>
        </w:tc>
      </w:tr>
      <w:tr w:rsidR="003339B1" w:rsidTr="00753CB9" w14:paraId="7797F24A" w14:textId="77777777">
        <w:tc>
          <w:tcPr>
            <w:tcW w:w="778" w:type="pct"/>
          </w:tcPr>
          <w:p w:rsidR="003339B1" w:rsidP="003339B1" w:rsidRDefault="003339B1" w14:paraId="115E24E2" w14:textId="4648DCFB">
            <w:r>
              <w:t>00028</w:t>
            </w:r>
          </w:p>
        </w:tc>
        <w:tc>
          <w:tcPr>
            <w:tcW w:w="1626" w:type="pct"/>
          </w:tcPr>
          <w:p w:rsidR="003339B1" w:rsidP="003339B1" w:rsidRDefault="003339B1" w14:paraId="63B9BB4E" w14:textId="065D8184">
            <w:r>
              <w:t>Send Promotion Expired</w:t>
            </w:r>
            <w:r w:rsidRPr="00266548">
              <w:t xml:space="preserve"> Alert</w:t>
            </w:r>
            <w:r>
              <w:t xml:space="preserve"> Flag </w:t>
            </w:r>
            <w:r w:rsidRPr="00720D57">
              <w:t xml:space="preserve">must not be </w:t>
            </w:r>
            <w:r>
              <w:rPr>
                <w:rFonts w:cs="Angsana New"/>
                <w:cs/>
              </w:rPr>
              <w:t>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  <w:r w:rsidRPr="00720D57">
              <w:t xml:space="preserve"> when </w:t>
            </w:r>
            <w:r>
              <w:t xml:space="preserve">Send SMS Before Promotion Expired Flag is </w:t>
            </w:r>
            <w:r>
              <w:rPr>
                <w:rFonts w:cs="Angsana New"/>
                <w:cs/>
              </w:rPr>
              <w:t>”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  <w:r w:rsidRPr="00720D57"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3339B1" w:rsidP="003339B1" w:rsidRDefault="003339B1" w14:paraId="67538AEE" w14:textId="445C7A14">
            <w:pPr>
              <w:spacing w:line="256" w:lineRule="auto"/>
            </w:pPr>
            <w:r>
              <w:rPr>
                <w:rFonts w:hint="cs"/>
                <w:cs/>
              </w:rPr>
              <w:t xml:space="preserve">เมื่อ </w:t>
            </w:r>
            <w:r>
              <w:t>smsBeforeFeePromotionExpiredFlag</w:t>
            </w:r>
            <w:r>
              <w:rPr>
                <w:rFonts w:hint="cs"/>
                <w:cs/>
              </w:rPr>
              <w:t xml:space="preserve">  </w:t>
            </w:r>
            <w:r>
              <w:rPr>
                <w:rFonts w:cs="Angsana New"/>
                <w:cs/>
              </w:rPr>
              <w:t>=”</w:t>
            </w:r>
            <w:r>
              <w:t>Send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ดังนั้น </w:t>
            </w:r>
            <w:r>
              <w:t>promotionExpired</w:t>
            </w:r>
            <w:r w:rsidRPr="00266548">
              <w:t>AlertSendFlag</w:t>
            </w:r>
            <w:r>
              <w:rPr>
                <w:rFonts w:hint="cs"/>
                <w:cs/>
              </w:rPr>
              <w:t xml:space="preserve"> ไมสามารถมีค่าเป็น </w:t>
            </w:r>
            <w:r>
              <w:rPr>
                <w:rFonts w:cs="Angsana New"/>
                <w:cs/>
              </w:rPr>
              <w:t>“</w:t>
            </w:r>
            <w:r>
              <w:t>Send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>ได้</w:t>
            </w:r>
            <w:r>
              <w:rPr>
                <w:cs/>
              </w:rPr>
              <w:br/>
            </w:r>
            <w:r>
              <w:t xml:space="preserve">Invisible </w:t>
            </w:r>
            <w:r>
              <w:rPr>
                <w:rFonts w:hint="cs"/>
                <w:cs/>
              </w:rPr>
              <w:t xml:space="preserve">เมื่อ </w:t>
            </w:r>
            <w:r>
              <w:t xml:space="preserve">PO Group </w:t>
            </w:r>
            <w:r>
              <w:rPr>
                <w:rFonts w:cs="CordiaUPC"/>
                <w:cs/>
              </w:rPr>
              <w:t>= “</w:t>
            </w:r>
            <w:r>
              <w:t>Music</w:t>
            </w:r>
            <w:r>
              <w:rPr>
                <w:rFonts w:cs="CordiaUPC"/>
                <w:cs/>
              </w:rPr>
              <w:t>”</w:t>
            </w:r>
          </w:p>
        </w:tc>
        <w:tc>
          <w:tcPr>
            <w:tcW w:w="735" w:type="pct"/>
          </w:tcPr>
          <w:p w:rsidR="003339B1" w:rsidP="003339B1" w:rsidRDefault="003339B1" w14:paraId="0B05C65F" w14:textId="753D73F5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3339B1" w:rsidTr="00753CB9" w14:paraId="7100F235" w14:textId="77777777">
        <w:tc>
          <w:tcPr>
            <w:tcW w:w="778" w:type="pct"/>
          </w:tcPr>
          <w:p w:rsidRPr="006B7354" w:rsidR="003339B1" w:rsidP="003339B1" w:rsidRDefault="003339B1" w14:paraId="5360D087" w14:textId="1B6D31EF">
            <w:r>
              <w:t>00004</w:t>
            </w:r>
          </w:p>
        </w:tc>
        <w:tc>
          <w:tcPr>
            <w:tcW w:w="1626" w:type="pct"/>
          </w:tcPr>
          <w:p w:rsidR="003339B1" w:rsidP="003339B1" w:rsidRDefault="003339B1" w14:paraId="442CAA21" w14:textId="6948896E">
            <w:r>
              <w:t>Send Promotion Expired</w:t>
            </w:r>
            <w:r w:rsidRPr="00266548">
              <w:t xml:space="preserve"> Alert</w:t>
            </w:r>
            <w:r>
              <w:t xml:space="preserve"> Flag is required when Customer Type is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t>or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“</w:t>
            </w:r>
            <w:r>
              <w:t>All</w:t>
            </w:r>
            <w:r>
              <w:rPr>
                <w:rFonts w:cs="Angsana New"/>
                <w:cs/>
              </w:rPr>
              <w:t>”</w:t>
            </w:r>
          </w:p>
        </w:tc>
        <w:tc>
          <w:tcPr>
            <w:tcW w:w="1861" w:type="pct"/>
          </w:tcPr>
          <w:p w:rsidR="003339B1" w:rsidP="003339B1" w:rsidRDefault="003339B1" w14:paraId="00877ABA" w14:textId="096A30BC">
            <w:pPr>
              <w:spacing w:line="256" w:lineRule="auto"/>
              <w:rPr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customerType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>
              <w:t>All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ดังนั้น </w:t>
            </w:r>
            <w:r>
              <w:t xml:space="preserve"> promotionExpired</w:t>
            </w:r>
            <w:r w:rsidRPr="00266548">
              <w:t>AlertSendFlag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จะต้องเป็น </w:t>
            </w:r>
            <w:r>
              <w:t xml:space="preserve">Mandatory </w:t>
            </w:r>
          </w:p>
        </w:tc>
        <w:tc>
          <w:tcPr>
            <w:tcW w:w="735" w:type="pct"/>
          </w:tcPr>
          <w:p w:rsidRPr="0039397A" w:rsidR="003339B1" w:rsidP="003339B1" w:rsidRDefault="003339B1" w14:paraId="687BD0AA" w14:textId="08E47DA3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3339B1" w:rsidTr="00753CB9" w14:paraId="1C809E13" w14:textId="77777777">
        <w:tc>
          <w:tcPr>
            <w:tcW w:w="778" w:type="pct"/>
          </w:tcPr>
          <w:p w:rsidRPr="006B7354" w:rsidR="003339B1" w:rsidP="003339B1" w:rsidRDefault="003339B1" w14:paraId="15EB3EEE" w14:textId="40B47FCD">
            <w:r>
              <w:t>00004</w:t>
            </w:r>
          </w:p>
        </w:tc>
        <w:tc>
          <w:tcPr>
            <w:tcW w:w="1626" w:type="pct"/>
          </w:tcPr>
          <w:p w:rsidR="003339B1" w:rsidP="003339B1" w:rsidRDefault="003339B1" w14:paraId="7CD9F551" w14:textId="50709A69">
            <w:r>
              <w:t>Default Wording is required  when Send Promotoin Expired</w:t>
            </w:r>
            <w:r w:rsidRPr="00266548">
              <w:t xml:space="preserve"> Alert</w:t>
            </w:r>
            <w:r>
              <w:t xml:space="preserve"> Flag is </w:t>
            </w:r>
            <w:r>
              <w:rPr>
                <w:rFonts w:cs="Angsana New"/>
                <w:cs/>
              </w:rPr>
              <w:t>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</w:p>
        </w:tc>
        <w:tc>
          <w:tcPr>
            <w:tcW w:w="1861" w:type="pct"/>
          </w:tcPr>
          <w:p w:rsidR="003339B1" w:rsidP="003339B1" w:rsidRDefault="003339B1" w14:paraId="50A521DB" w14:textId="47427825">
            <w:pPr>
              <w:spacing w:line="256" w:lineRule="auto"/>
              <w:rPr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>promotionExpired</w:t>
            </w:r>
            <w:r w:rsidRPr="00266548">
              <w:t>AlertSendFlag</w:t>
            </w:r>
            <w:r>
              <w:rPr>
                <w:rFonts w:hint="cs"/>
                <w:cs/>
              </w:rPr>
              <w:t xml:space="preserve">เป็น </w:t>
            </w:r>
            <w:r>
              <w:rPr>
                <w:rFonts w:cs="Angsana New"/>
                <w:cs/>
              </w:rPr>
              <w:t>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/>
                <w:cs/>
              </w:rPr>
              <w:t xml:space="preserve"> ดังนั้น </w:t>
            </w:r>
            <w:r>
              <w:t>promotionExpired</w:t>
            </w:r>
            <w:r w:rsidRPr="00266548">
              <w:t>AlertDefaultWordingFlag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จะต้องเป็น </w:t>
            </w:r>
            <w:r>
              <w:t>Mandatory</w:t>
            </w:r>
          </w:p>
        </w:tc>
        <w:tc>
          <w:tcPr>
            <w:tcW w:w="735" w:type="pct"/>
          </w:tcPr>
          <w:p w:rsidRPr="0039397A" w:rsidR="003339B1" w:rsidP="003339B1" w:rsidRDefault="003339B1" w14:paraId="6A10AB18" w14:textId="3ACFD94B">
            <w:pPr>
              <w:rPr>
                <w:rFonts w:cs="CordiaUPC"/>
                <w:szCs w:val="36"/>
              </w:rPr>
            </w:pPr>
            <w:r w:rsidRPr="0039397A">
              <w:rPr>
                <w:rFonts w:cs="CordiaUPC"/>
                <w:szCs w:val="36"/>
              </w:rPr>
              <w:t>Yes</w:t>
            </w:r>
          </w:p>
        </w:tc>
      </w:tr>
      <w:tr w:rsidR="003339B1" w:rsidTr="00753CB9" w14:paraId="24323FA4" w14:textId="77777777">
        <w:tc>
          <w:tcPr>
            <w:tcW w:w="778" w:type="pct"/>
          </w:tcPr>
          <w:p w:rsidRPr="006B7354" w:rsidR="003339B1" w:rsidP="003339B1" w:rsidRDefault="003339B1" w14:paraId="0D3CF707" w14:textId="52CFE27E">
            <w:r>
              <w:t>00004</w:t>
            </w:r>
          </w:p>
        </w:tc>
        <w:tc>
          <w:tcPr>
            <w:tcW w:w="1626" w:type="pct"/>
          </w:tcPr>
          <w:p w:rsidR="003339B1" w:rsidP="003339B1" w:rsidRDefault="003339B1" w14:paraId="76DD7CE4" w14:textId="387D4CE0">
            <w:r>
              <w:t>SMS Notification Promotion Expired</w:t>
            </w:r>
            <w:r w:rsidRPr="00266548">
              <w:t xml:space="preserve"> Alert</w:t>
            </w:r>
            <w:r>
              <w:rPr>
                <w:rFonts w:cs="Angsana New"/>
                <w:cs/>
              </w:rPr>
              <w:t xml:space="preserve"> 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t xml:space="preserve"> is required </w:t>
            </w:r>
            <w:r w:rsidRPr="00EF680D">
              <w:rPr>
                <w:rFonts w:eastAsia="Times New Roman" w:cs="CordiaUPC"/>
              </w:rPr>
              <w:t>when</w:t>
            </w:r>
            <w:r>
              <w:rPr>
                <w:rFonts w:eastAsia="Times New Roman" w:cs="Angsana New"/>
                <w:cs/>
              </w:rPr>
              <w:t xml:space="preserve"> </w:t>
            </w:r>
            <w:r>
              <w:t>Send Promotion Expired</w:t>
            </w:r>
            <w:r w:rsidRPr="00266548">
              <w:t xml:space="preserve"> Alert</w:t>
            </w:r>
            <w:r>
              <w:t xml:space="preserve"> Flag </w:t>
            </w:r>
            <w:r w:rsidRPr="00EF680D">
              <w:rPr>
                <w:rFonts w:eastAsia="Times New Roman" w:cs="CordiaUPC"/>
              </w:rPr>
              <w:t xml:space="preserve">is </w:t>
            </w:r>
            <w:r>
              <w:rPr>
                <w:rFonts w:hint="cs" w:eastAsia="Times New Roman" w:cs="Angsana New"/>
                <w:cs/>
              </w:rPr>
              <w:t>“</w:t>
            </w:r>
            <w:r w:rsidRPr="00EF680D">
              <w:rPr>
                <w:rFonts w:eastAsia="Times New Roman" w:cs="CordiaUPC"/>
              </w:rPr>
              <w:t>Send</w:t>
            </w:r>
            <w:r>
              <w:rPr>
                <w:rFonts w:hint="cs" w:eastAsia="Times New Roman" w:cs="Angsana New"/>
                <w:cs/>
              </w:rPr>
              <w:t>”</w:t>
            </w:r>
          </w:p>
        </w:tc>
        <w:tc>
          <w:tcPr>
            <w:tcW w:w="1861" w:type="pct"/>
          </w:tcPr>
          <w:p w:rsidR="003339B1" w:rsidP="003339B1" w:rsidRDefault="003339B1" w14:paraId="2A0D1D42" w14:textId="398B17C2">
            <w:pPr>
              <w:spacing w:line="256" w:lineRule="auto"/>
              <w:rPr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>promotionExpired</w:t>
            </w:r>
            <w:r w:rsidRPr="00266548">
              <w:t>AlertSendFlag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/>
                <w:cs/>
              </w:rPr>
              <w:t xml:space="preserve"> ดังนั้น </w:t>
            </w:r>
            <w:r w:rsidRPr="00266548">
              <w:t>smsNotification</w:t>
            </w:r>
            <w:r>
              <w:t>PromotionExpired</w:t>
            </w:r>
            <w:r w:rsidRPr="00266548">
              <w:t>Alert</w:t>
            </w:r>
            <w:r>
              <w:rPr>
                <w:rFonts w:cs="Angsana New"/>
                <w:cs/>
              </w:rPr>
              <w:t xml:space="preserve"> 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จะต้องเป็น </w:t>
            </w:r>
            <w:r>
              <w:t>Mandatory</w:t>
            </w:r>
          </w:p>
        </w:tc>
        <w:tc>
          <w:tcPr>
            <w:tcW w:w="735" w:type="pct"/>
          </w:tcPr>
          <w:p w:rsidRPr="0039397A" w:rsidR="003339B1" w:rsidP="003339B1" w:rsidRDefault="003339B1" w14:paraId="54282C24" w14:textId="5CA7EE13">
            <w:pPr>
              <w:rPr>
                <w:rFonts w:cs="CordiaUPC"/>
                <w:szCs w:val="36"/>
              </w:rPr>
            </w:pPr>
            <w:r w:rsidRPr="0039397A">
              <w:rPr>
                <w:rFonts w:cs="CordiaUPC"/>
                <w:szCs w:val="36"/>
              </w:rPr>
              <w:t>Yes</w:t>
            </w:r>
          </w:p>
        </w:tc>
      </w:tr>
      <w:tr w:rsidR="003339B1" w:rsidTr="00753CB9" w14:paraId="4B058BAB" w14:textId="77777777">
        <w:tc>
          <w:tcPr>
            <w:tcW w:w="778" w:type="pct"/>
          </w:tcPr>
          <w:p w:rsidRPr="006B7354" w:rsidR="003339B1" w:rsidP="003339B1" w:rsidRDefault="003339B1" w14:paraId="36C032E5" w14:textId="3165376E">
            <w:r w:rsidRPr="00013B6F">
              <w:t>00025</w:t>
            </w:r>
          </w:p>
        </w:tc>
        <w:tc>
          <w:tcPr>
            <w:tcW w:w="1626" w:type="pct"/>
          </w:tcPr>
          <w:p w:rsidR="003339B1" w:rsidP="003339B1" w:rsidRDefault="003339B1" w14:paraId="2D90CDE6" w14:textId="77777777">
            <w:pPr>
              <w:spacing w:line="240" w:lineRule="auto"/>
            </w:pPr>
            <w:r>
              <w:rPr>
                <w:rFonts w:hint="cs"/>
                <w:cs/>
              </w:rPr>
              <w:t>ถ้า</w:t>
            </w:r>
            <w:r>
              <w:rPr>
                <w:rFonts w:cs="CordiaUPC"/>
                <w:cs/>
              </w:rPr>
              <w:t xml:space="preserve"> 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rPr>
                <w:rFonts w:cs="CordiaUPC"/>
                <w:cs/>
              </w:rPr>
              <w:t xml:space="preserve"> = “</w:t>
            </w:r>
            <w:r>
              <w:t>TH</w:t>
            </w:r>
            <w:r>
              <w:rPr>
                <w:rFonts w:cs="CordiaUPC"/>
                <w:cs/>
              </w:rPr>
              <w:t>”</w:t>
            </w:r>
          </w:p>
          <w:p w:rsidR="003339B1" w:rsidP="003339B1" w:rsidRDefault="003339B1" w14:paraId="2737AF7F" w14:textId="18BD0487">
            <w:pPr>
              <w:spacing w:line="240" w:lineRule="auto"/>
            </w:pPr>
            <w:r>
              <w:t>SMS Notification Promotion Expired</w:t>
            </w:r>
            <w:r w:rsidRPr="00266548">
              <w:t xml:space="preserve"> Alert</w:t>
            </w:r>
            <w:r w:rsidRPr="00A235B3">
              <w:t xml:space="preserve"> 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t xml:space="preserve"> cannot contain Special characters </w:t>
            </w:r>
            <w:r>
              <w:rPr>
                <w:rFonts w:cs="Angsana New"/>
                <w:cs/>
              </w:rPr>
              <w:t>(</w:t>
            </w:r>
            <w:r>
              <w:t>Double Space and Start or End with</w:t>
            </w:r>
            <w:r>
              <w:rPr>
                <w:rFonts w:hint="cs"/>
                <w:cs/>
              </w:rPr>
              <w:t xml:space="preserve"> </w:t>
            </w:r>
            <w:r>
              <w:t>Space</w:t>
            </w:r>
            <w:r>
              <w:rPr>
                <w:rFonts w:cs="Angsana New"/>
                <w:cs/>
              </w:rPr>
              <w:t>).</w:t>
            </w:r>
          </w:p>
          <w:p w:rsidR="003339B1" w:rsidP="003339B1" w:rsidRDefault="003339B1" w14:paraId="1E5464CB" w14:textId="77777777">
            <w:pPr>
              <w:spacing w:line="240" w:lineRule="auto"/>
            </w:pPr>
            <w:r>
              <w:rPr>
                <w:rFonts w:hint="cs"/>
                <w:cs/>
              </w:rPr>
              <w:t>ถ้าไม่ใช่</w:t>
            </w:r>
          </w:p>
          <w:p w:rsidR="003339B1" w:rsidP="003339B1" w:rsidRDefault="003339B1" w14:paraId="066D5D80" w14:textId="7F0D7A7B">
            <w:r>
              <w:t>SMS Notification Promotion Expired</w:t>
            </w:r>
            <w:r w:rsidRPr="00266548">
              <w:t xml:space="preserve"> Alert</w:t>
            </w:r>
            <w:r>
              <w:rPr>
                <w:rFonts w:cs="Angsana New"/>
                <w:cs/>
              </w:rPr>
              <w:t xml:space="preserve"> 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t xml:space="preserve"> cannot contain Special characters </w:t>
            </w:r>
            <w:r>
              <w:rPr>
                <w:rFonts w:cs="Angsana New"/>
                <w:cs/>
              </w:rPr>
              <w:t>(</w:t>
            </w:r>
            <w:r>
              <w:t>Double Space and Start or End with</w:t>
            </w:r>
            <w:r>
              <w:rPr>
                <w:rFonts w:hint="cs"/>
                <w:cs/>
              </w:rPr>
              <w:t xml:space="preserve"> </w:t>
            </w:r>
            <w:r>
              <w:t>Space</w:t>
            </w:r>
            <w:r>
              <w:rPr>
                <w:rFonts w:cs="Angsana New"/>
                <w:cs/>
              </w:rPr>
              <w:t>).</w:t>
            </w:r>
          </w:p>
        </w:tc>
        <w:tc>
          <w:tcPr>
            <w:tcW w:w="1861" w:type="pct"/>
          </w:tcPr>
          <w:p w:rsidR="003339B1" w:rsidP="003339B1" w:rsidRDefault="003339B1" w14:paraId="256394A3" w14:textId="77777777">
            <w:pPr>
              <w:spacing w:line="240" w:lineRule="auto"/>
            </w:pPr>
            <w:r>
              <w:rPr>
                <w:rFonts w:hint="cs"/>
                <w:cs/>
              </w:rPr>
              <w:t>ถ้า</w:t>
            </w:r>
            <w:r>
              <w:rPr>
                <w:rFonts w:cs="CordiaUPC"/>
                <w:cs/>
              </w:rPr>
              <w:t xml:space="preserve"> 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rPr>
                <w:rFonts w:cs="CordiaUPC"/>
                <w:cs/>
              </w:rPr>
              <w:t xml:space="preserve"> = “</w:t>
            </w:r>
            <w:r>
              <w:t>TH</w:t>
            </w:r>
            <w:r>
              <w:rPr>
                <w:rFonts w:cs="CordiaUPC"/>
                <w:cs/>
              </w:rPr>
              <w:t>”</w:t>
            </w:r>
          </w:p>
          <w:p w:rsidR="003339B1" w:rsidP="003339B1" w:rsidRDefault="003339B1" w14:paraId="5700E29F" w14:textId="13FA7BC9">
            <w:pPr>
              <w:spacing w:line="256" w:lineRule="auto"/>
            </w:pPr>
            <w:r>
              <w:rPr>
                <w:rFonts w:hint="cs"/>
                <w:cs/>
              </w:rPr>
              <w:t xml:space="preserve">ถ้า </w:t>
            </w:r>
            <w:r w:rsidRPr="00266548">
              <w:t>smsNotification</w:t>
            </w:r>
            <w:r>
              <w:t>PromotionExpired</w:t>
            </w:r>
            <w:r w:rsidRPr="00266548">
              <w:t>Alert</w:t>
            </w:r>
            <w:r>
              <w:rPr>
                <w:rFonts w:cs="Angsana New"/>
                <w:cs/>
              </w:rPr>
              <w:t xml:space="preserve"> 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>มีค่า ดังนั้นจะไม่สามารถมีอักขระพิเศษได้</w:t>
            </w:r>
          </w:p>
          <w:p w:rsidR="003339B1" w:rsidP="003339B1" w:rsidRDefault="003339B1" w14:paraId="75F00CF3" w14:textId="77777777">
            <w:pPr>
              <w:spacing w:line="240" w:lineRule="auto"/>
            </w:pPr>
            <w:r>
              <w:rPr>
                <w:rFonts w:hint="cs"/>
                <w:cs/>
              </w:rPr>
              <w:t>ถ้าไม่ใช่</w:t>
            </w:r>
          </w:p>
          <w:p w:rsidR="003339B1" w:rsidP="003339B1" w:rsidRDefault="003339B1" w14:paraId="152DCA61" w14:textId="61B54ACD">
            <w:pPr>
              <w:spacing w:line="256" w:lineRule="auto"/>
            </w:pPr>
            <w:r>
              <w:rPr>
                <w:rFonts w:hint="cs"/>
                <w:cs/>
              </w:rPr>
              <w:t xml:space="preserve">ถ้า </w:t>
            </w:r>
            <w:r w:rsidRPr="00266548">
              <w:t>smsNotification</w:t>
            </w:r>
            <w:r>
              <w:t>PromotionExpired</w:t>
            </w:r>
            <w:r w:rsidRPr="00266548">
              <w:t>Alert</w:t>
            </w:r>
            <w:r w:rsidRPr="00A235B3">
              <w:t xml:space="preserve"> 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>มีค่า ดังนั้นจะไม่สามารถมีภาษาไทยและอักขระพิเศษได้</w:t>
            </w:r>
          </w:p>
          <w:p w:rsidR="003339B1" w:rsidP="003339B1" w:rsidRDefault="003339B1" w14:paraId="2CA8B6F7" w14:textId="5802DF0D">
            <w:pPr>
              <w:spacing w:line="256" w:lineRule="auto"/>
              <w:rPr>
                <w:cs/>
              </w:rPr>
            </w:pPr>
            <w:r>
              <w:t xml:space="preserve">Special Character </w:t>
            </w:r>
            <w:r>
              <w:rPr>
                <w:rFonts w:cs="Angsana New"/>
                <w:cs/>
              </w:rPr>
              <w:t xml:space="preserve">: </w:t>
            </w:r>
            <w:r>
              <w:t>Space</w:t>
            </w:r>
            <w:r>
              <w:rPr>
                <w:rFonts w:hint="cs"/>
                <w:cs/>
              </w:rPr>
              <w:t xml:space="preserve">ติดกัน และ </w:t>
            </w:r>
            <w:r>
              <w:t xml:space="preserve">Space </w:t>
            </w:r>
            <w:r>
              <w:rPr>
                <w:rFonts w:hint="cs"/>
                <w:cs/>
              </w:rPr>
              <w:t>ตัวสุดท้าย</w:t>
            </w:r>
          </w:p>
        </w:tc>
        <w:tc>
          <w:tcPr>
            <w:tcW w:w="735" w:type="pct"/>
          </w:tcPr>
          <w:p w:rsidRPr="0039397A" w:rsidR="003339B1" w:rsidP="003339B1" w:rsidRDefault="003339B1" w14:paraId="5F7FF5CC" w14:textId="0133E824">
            <w:pPr>
              <w:rPr>
                <w:rFonts w:cs="CordiaUPC"/>
                <w:szCs w:val="36"/>
              </w:rPr>
            </w:pPr>
            <w:r w:rsidRPr="0039397A">
              <w:rPr>
                <w:rFonts w:cs="CordiaUPC"/>
                <w:szCs w:val="36"/>
              </w:rPr>
              <w:t>Yes</w:t>
            </w:r>
          </w:p>
        </w:tc>
      </w:tr>
      <w:tr w:rsidR="003339B1" w:rsidTr="00753CB9" w14:paraId="71A35E95" w14:textId="77777777">
        <w:tc>
          <w:tcPr>
            <w:tcW w:w="778" w:type="pct"/>
          </w:tcPr>
          <w:p w:rsidR="003339B1" w:rsidP="003339B1" w:rsidRDefault="003339B1" w14:paraId="1547E18E" w14:textId="23706C49">
            <w:r w:rsidRPr="006B7354">
              <w:t>00025</w:t>
            </w:r>
          </w:p>
        </w:tc>
        <w:tc>
          <w:tcPr>
            <w:tcW w:w="1626" w:type="pct"/>
          </w:tcPr>
          <w:p w:rsidR="003339B1" w:rsidP="003339B1" w:rsidRDefault="003339B1" w14:paraId="01A4B1D9" w14:textId="19C848FB">
            <w:r>
              <w:t xml:space="preserve">SMS Check </w:t>
            </w:r>
            <w:r w:rsidRPr="00B15758">
              <w:t>Current</w:t>
            </w:r>
            <w:r>
              <w:rPr>
                <w:rFonts w:cs="Angsana New"/>
                <w:cs/>
              </w:rPr>
              <w:t xml:space="preserve"> 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t xml:space="preserve"> cannot contain Special characters </w:t>
            </w:r>
            <w:r>
              <w:rPr>
                <w:rFonts w:cs="Angsana New"/>
                <w:cs/>
              </w:rPr>
              <w:t>(</w:t>
            </w:r>
            <w:r>
              <w:t>Double Space and Start or End with</w:t>
            </w:r>
            <w:r>
              <w:rPr>
                <w:rFonts w:hint="cs"/>
                <w:cs/>
              </w:rPr>
              <w:t xml:space="preserve"> </w:t>
            </w:r>
            <w:r>
              <w:t>Space</w:t>
            </w:r>
            <w:r>
              <w:rPr>
                <w:rFonts w:cs="Angsana New"/>
                <w:cs/>
              </w:rPr>
              <w:t>).</w:t>
            </w:r>
          </w:p>
        </w:tc>
        <w:tc>
          <w:tcPr>
            <w:tcW w:w="1861" w:type="pct"/>
          </w:tcPr>
          <w:p w:rsidR="003339B1" w:rsidP="003339B1" w:rsidRDefault="003339B1" w14:paraId="5D4F3C0C" w14:textId="33A47883">
            <w:pPr>
              <w:spacing w:line="256" w:lineRule="auto"/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SMS Check </w:t>
            </w:r>
            <w:r w:rsidRPr="00B15758">
              <w:t>Current</w:t>
            </w:r>
            <w:r>
              <w:rPr>
                <w:rFonts w:cs="Angsana New"/>
                <w:cs/>
              </w:rPr>
              <w:t xml:space="preserve"> 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>มีค่า ดังนั้นจะไม่สามารถมีอักขระพิเศษได้</w:t>
            </w:r>
          </w:p>
          <w:p w:rsidR="003339B1" w:rsidP="003339B1" w:rsidRDefault="003339B1" w14:paraId="26477A38" w14:textId="43BF7E30">
            <w:pPr>
              <w:spacing w:line="256" w:lineRule="auto"/>
              <w:rPr>
                <w:cs/>
              </w:rPr>
            </w:pPr>
            <w:r>
              <w:t xml:space="preserve">Special Character </w:t>
            </w:r>
            <w:r>
              <w:rPr>
                <w:rFonts w:cs="Angsana New"/>
                <w:cs/>
              </w:rPr>
              <w:t xml:space="preserve">: </w:t>
            </w:r>
            <w:r>
              <w:t>Space</w:t>
            </w:r>
            <w:r>
              <w:rPr>
                <w:rFonts w:hint="cs"/>
                <w:cs/>
              </w:rPr>
              <w:t xml:space="preserve">ติดกัน และ </w:t>
            </w:r>
            <w:r>
              <w:t xml:space="preserve">Space </w:t>
            </w:r>
            <w:r>
              <w:rPr>
                <w:rFonts w:hint="cs"/>
                <w:cs/>
              </w:rPr>
              <w:t>ตัวสุดท้าย</w:t>
            </w:r>
          </w:p>
        </w:tc>
        <w:tc>
          <w:tcPr>
            <w:tcW w:w="735" w:type="pct"/>
          </w:tcPr>
          <w:p w:rsidRPr="0039397A" w:rsidR="003339B1" w:rsidP="003339B1" w:rsidRDefault="003339B1" w14:paraId="1F288C84" w14:textId="2458CB82">
            <w:pPr>
              <w:rPr>
                <w:rFonts w:cs="CordiaUPC"/>
                <w:szCs w:val="36"/>
              </w:rPr>
            </w:pPr>
            <w:r w:rsidRPr="0039397A">
              <w:rPr>
                <w:rFonts w:cs="CordiaUPC"/>
                <w:szCs w:val="36"/>
              </w:rPr>
              <w:t>Yes</w:t>
            </w:r>
          </w:p>
        </w:tc>
      </w:tr>
      <w:tr w:rsidR="003339B1" w:rsidTr="00753CB9" w14:paraId="718243BE" w14:textId="77777777">
        <w:tc>
          <w:tcPr>
            <w:tcW w:w="778" w:type="pct"/>
          </w:tcPr>
          <w:p w:rsidRPr="006B7354" w:rsidR="003339B1" w:rsidP="003339B1" w:rsidRDefault="003339B1" w14:paraId="56A84F34" w14:textId="6C6A75ED">
            <w:r w:rsidRPr="006B7354">
              <w:t>00025</w:t>
            </w:r>
          </w:p>
        </w:tc>
        <w:tc>
          <w:tcPr>
            <w:tcW w:w="1626" w:type="pct"/>
          </w:tcPr>
          <w:p w:rsidR="003339B1" w:rsidP="003339B1" w:rsidRDefault="003339B1" w14:paraId="538A3C22" w14:textId="77777777">
            <w:pPr>
              <w:spacing w:line="240" w:lineRule="auto"/>
            </w:pPr>
            <w:r>
              <w:rPr>
                <w:rFonts w:hint="cs"/>
                <w:cs/>
              </w:rPr>
              <w:t>ถ้า</w:t>
            </w:r>
            <w:r>
              <w:rPr>
                <w:rFonts w:cs="CordiaUPC"/>
                <w:cs/>
              </w:rPr>
              <w:t xml:space="preserve"> 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rPr>
                <w:rFonts w:cs="CordiaUPC"/>
                <w:cs/>
              </w:rPr>
              <w:t xml:space="preserve"> = “</w:t>
            </w:r>
            <w:r>
              <w:t>TH</w:t>
            </w:r>
            <w:r>
              <w:rPr>
                <w:rFonts w:cs="CordiaUPC"/>
                <w:cs/>
              </w:rPr>
              <w:t>”</w:t>
            </w:r>
          </w:p>
          <w:p w:rsidR="003339B1" w:rsidP="003339B1" w:rsidRDefault="003339B1" w14:paraId="7931CB60" w14:textId="62DD361E">
            <w:pPr>
              <w:spacing w:line="240" w:lineRule="auto"/>
            </w:pPr>
            <w:r>
              <w:t>SMS Reponse</w:t>
            </w:r>
            <w:r>
              <w:rPr>
                <w:rFonts w:cs="Angsana New"/>
                <w:cs/>
              </w:rPr>
              <w:t xml:space="preserve"> </w:t>
            </w:r>
            <w:r>
              <w:t>Success</w:t>
            </w:r>
            <w:r>
              <w:rPr>
                <w:rFonts w:cs="Angsana New"/>
                <w:cs/>
              </w:rPr>
              <w:t xml:space="preserve"> </w:t>
            </w:r>
            <w:r>
              <w:t>For</w:t>
            </w:r>
            <w:r>
              <w:rPr>
                <w:rFonts w:cs="Angsana New"/>
                <w:cs/>
              </w:rPr>
              <w:t xml:space="preserve"> </w:t>
            </w:r>
            <w:r>
              <w:t>ROM</w:t>
            </w:r>
            <w:r w:rsidRPr="00A235B3">
              <w:t xml:space="preserve"> 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t xml:space="preserve"> cannot contain Special characters </w:t>
            </w:r>
            <w:r>
              <w:rPr>
                <w:rFonts w:cs="Angsana New"/>
                <w:cs/>
              </w:rPr>
              <w:t>(</w:t>
            </w:r>
            <w:r>
              <w:t>Double Space and Start or End with</w:t>
            </w:r>
            <w:r>
              <w:rPr>
                <w:rFonts w:hint="cs"/>
                <w:cs/>
              </w:rPr>
              <w:t xml:space="preserve"> </w:t>
            </w:r>
            <w:r>
              <w:t>Space</w:t>
            </w:r>
            <w:r>
              <w:rPr>
                <w:rFonts w:cs="Angsana New"/>
                <w:cs/>
              </w:rPr>
              <w:t>).</w:t>
            </w:r>
          </w:p>
          <w:p w:rsidR="003339B1" w:rsidP="003339B1" w:rsidRDefault="003339B1" w14:paraId="065418B7" w14:textId="77777777">
            <w:pPr>
              <w:spacing w:line="240" w:lineRule="auto"/>
            </w:pPr>
            <w:r>
              <w:rPr>
                <w:rFonts w:hint="cs"/>
                <w:cs/>
              </w:rPr>
              <w:t>ถ้าไม่ใช่</w:t>
            </w:r>
          </w:p>
          <w:p w:rsidR="003339B1" w:rsidP="003339B1" w:rsidRDefault="003339B1" w14:paraId="11F34F6A" w14:textId="47AFFD53">
            <w:r>
              <w:t>SMS Reponse</w:t>
            </w:r>
            <w:r>
              <w:rPr>
                <w:rFonts w:cs="Angsana New"/>
                <w:cs/>
              </w:rPr>
              <w:t xml:space="preserve"> </w:t>
            </w:r>
            <w:r>
              <w:t>Success</w:t>
            </w:r>
            <w:r>
              <w:rPr>
                <w:rFonts w:cs="Angsana New"/>
                <w:cs/>
              </w:rPr>
              <w:t xml:space="preserve"> </w:t>
            </w:r>
            <w:r>
              <w:t>For</w:t>
            </w:r>
            <w:r>
              <w:rPr>
                <w:rFonts w:cs="Angsana New"/>
                <w:cs/>
              </w:rPr>
              <w:t xml:space="preserve"> </w:t>
            </w:r>
            <w:r>
              <w:t>ROM</w:t>
            </w:r>
            <w:r>
              <w:rPr>
                <w:rFonts w:cs="Angsana New"/>
                <w:cs/>
              </w:rPr>
              <w:t xml:space="preserve"> 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t xml:space="preserve"> cannot contain Special characters </w:t>
            </w:r>
            <w:r>
              <w:rPr>
                <w:rFonts w:cs="Angsana New"/>
                <w:cs/>
              </w:rPr>
              <w:t>(</w:t>
            </w:r>
            <w:r>
              <w:t>Double Space and Start or End with</w:t>
            </w:r>
            <w:r>
              <w:rPr>
                <w:rFonts w:hint="cs"/>
                <w:cs/>
              </w:rPr>
              <w:t xml:space="preserve"> </w:t>
            </w:r>
            <w:r>
              <w:t>Space</w:t>
            </w:r>
            <w:r>
              <w:rPr>
                <w:rFonts w:cs="Angsana New"/>
                <w:cs/>
              </w:rPr>
              <w:t>).</w:t>
            </w:r>
          </w:p>
        </w:tc>
        <w:tc>
          <w:tcPr>
            <w:tcW w:w="1861" w:type="pct"/>
          </w:tcPr>
          <w:p w:rsidR="003339B1" w:rsidP="003339B1" w:rsidRDefault="003339B1" w14:paraId="34D5F318" w14:textId="77777777">
            <w:pPr>
              <w:spacing w:line="240" w:lineRule="auto"/>
            </w:pPr>
            <w:r>
              <w:rPr>
                <w:rFonts w:hint="cs"/>
                <w:cs/>
              </w:rPr>
              <w:t>ถ้า</w:t>
            </w:r>
            <w:r>
              <w:rPr>
                <w:rFonts w:cs="CordiaUPC"/>
                <w:cs/>
              </w:rPr>
              <w:t xml:space="preserve"> 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rPr>
                <w:rFonts w:cs="CordiaUPC"/>
                <w:cs/>
              </w:rPr>
              <w:t xml:space="preserve"> = “</w:t>
            </w:r>
            <w:r>
              <w:t>TH</w:t>
            </w:r>
            <w:r>
              <w:rPr>
                <w:rFonts w:cs="CordiaUPC"/>
                <w:cs/>
              </w:rPr>
              <w:t>”</w:t>
            </w:r>
          </w:p>
          <w:p w:rsidR="003339B1" w:rsidP="003339B1" w:rsidRDefault="003339B1" w14:paraId="131BB1CE" w14:textId="45963AC9">
            <w:pPr>
              <w:spacing w:line="256" w:lineRule="auto"/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SMS Reponse Success For ROM 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>มีค่า ดังนั้นจะไม่สามารถมีอักขระพิเศษได้</w:t>
            </w:r>
          </w:p>
          <w:p w:rsidR="003339B1" w:rsidP="003339B1" w:rsidRDefault="003339B1" w14:paraId="136A6856" w14:textId="77777777">
            <w:pPr>
              <w:spacing w:line="240" w:lineRule="auto"/>
            </w:pPr>
            <w:r>
              <w:rPr>
                <w:rFonts w:hint="cs"/>
                <w:cs/>
              </w:rPr>
              <w:t>ถ้าไม่ใช่</w:t>
            </w:r>
          </w:p>
          <w:p w:rsidR="003339B1" w:rsidP="003339B1" w:rsidRDefault="003339B1" w14:paraId="74316888" w14:textId="1D3E9CEC">
            <w:pPr>
              <w:spacing w:line="256" w:lineRule="auto"/>
            </w:pPr>
            <w:r>
              <w:rPr>
                <w:rFonts w:hint="cs"/>
                <w:cs/>
              </w:rPr>
              <w:t xml:space="preserve">ถ้า </w:t>
            </w:r>
            <w:r>
              <w:t>SMS Reponse Success For ROM</w:t>
            </w:r>
            <w:r w:rsidRPr="00A235B3">
              <w:t xml:space="preserve"> 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>มีค่า ดังนั้นจะไม่สามารถมีภาษาไทยและอักขระพิเศษได้</w:t>
            </w:r>
          </w:p>
          <w:p w:rsidR="003339B1" w:rsidP="003339B1" w:rsidRDefault="003339B1" w14:paraId="3E3A60F6" w14:textId="2880D98B">
            <w:pPr>
              <w:spacing w:line="256" w:lineRule="auto"/>
              <w:rPr>
                <w:cs/>
              </w:rPr>
            </w:pPr>
            <w:r>
              <w:t xml:space="preserve">Special Character </w:t>
            </w:r>
            <w:r>
              <w:rPr>
                <w:rFonts w:cs="Angsana New"/>
                <w:cs/>
              </w:rPr>
              <w:t xml:space="preserve">: </w:t>
            </w:r>
            <w:r>
              <w:t>Space</w:t>
            </w:r>
            <w:r>
              <w:rPr>
                <w:rFonts w:hint="cs"/>
                <w:cs/>
              </w:rPr>
              <w:t xml:space="preserve">ติดกัน และ </w:t>
            </w:r>
            <w:r>
              <w:t xml:space="preserve">Space </w:t>
            </w:r>
            <w:r>
              <w:rPr>
                <w:rFonts w:hint="cs"/>
                <w:cs/>
              </w:rPr>
              <w:t>ตัวสุดท้าย</w:t>
            </w:r>
          </w:p>
        </w:tc>
        <w:tc>
          <w:tcPr>
            <w:tcW w:w="735" w:type="pct"/>
          </w:tcPr>
          <w:p w:rsidRPr="0039397A" w:rsidR="003339B1" w:rsidP="003339B1" w:rsidRDefault="003339B1" w14:paraId="60A693D5" w14:textId="3605E453">
            <w:pPr>
              <w:rPr>
                <w:rFonts w:cs="CordiaUPC"/>
                <w:szCs w:val="36"/>
              </w:rPr>
            </w:pPr>
            <w:r w:rsidRPr="0039397A">
              <w:rPr>
                <w:rFonts w:cs="CordiaUPC"/>
                <w:szCs w:val="36"/>
              </w:rPr>
              <w:t>Yes</w:t>
            </w:r>
          </w:p>
        </w:tc>
      </w:tr>
      <w:tr w:rsidR="003339B1" w:rsidTr="00753CB9" w14:paraId="257C2E32" w14:textId="77777777">
        <w:tc>
          <w:tcPr>
            <w:tcW w:w="778" w:type="pct"/>
          </w:tcPr>
          <w:p w:rsidRPr="006B7354" w:rsidR="003339B1" w:rsidP="003339B1" w:rsidRDefault="003339B1" w14:paraId="5B65A9B9" w14:textId="302F14E1">
            <w:r w:rsidRPr="006B7354">
              <w:t>00025</w:t>
            </w:r>
          </w:p>
        </w:tc>
        <w:tc>
          <w:tcPr>
            <w:tcW w:w="1626" w:type="pct"/>
          </w:tcPr>
          <w:p w:rsidR="003339B1" w:rsidP="003339B1" w:rsidRDefault="003339B1" w14:paraId="78761D50" w14:textId="77777777">
            <w:pPr>
              <w:spacing w:line="240" w:lineRule="auto"/>
            </w:pPr>
            <w:r>
              <w:rPr>
                <w:rFonts w:hint="cs"/>
                <w:cs/>
              </w:rPr>
              <w:t>ถ้า</w:t>
            </w:r>
            <w:r>
              <w:rPr>
                <w:rFonts w:cs="CordiaUPC"/>
                <w:cs/>
              </w:rPr>
              <w:t xml:space="preserve"> 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rPr>
                <w:rFonts w:cs="CordiaUPC"/>
                <w:cs/>
              </w:rPr>
              <w:t xml:space="preserve"> = “</w:t>
            </w:r>
            <w:r>
              <w:t>TH</w:t>
            </w:r>
            <w:r>
              <w:rPr>
                <w:rFonts w:cs="CordiaUPC"/>
                <w:cs/>
              </w:rPr>
              <w:t>”</w:t>
            </w:r>
          </w:p>
          <w:p w:rsidR="003339B1" w:rsidP="003339B1" w:rsidRDefault="003339B1" w14:paraId="664F873D" w14:textId="652A70DE">
            <w:pPr>
              <w:spacing w:line="240" w:lineRule="auto"/>
            </w:pPr>
            <w:r>
              <w:t>SMS Reponse</w:t>
            </w:r>
            <w:r>
              <w:rPr>
                <w:rFonts w:cs="Angsana New"/>
                <w:cs/>
              </w:rPr>
              <w:t xml:space="preserve"> </w:t>
            </w:r>
            <w:r>
              <w:t>Success</w:t>
            </w:r>
            <w:r>
              <w:rPr>
                <w:rFonts w:cs="Angsana New"/>
                <w:cs/>
              </w:rPr>
              <w:t xml:space="preserve"> </w:t>
            </w:r>
            <w:r>
              <w:t>For</w:t>
            </w:r>
            <w:r>
              <w:rPr>
                <w:rFonts w:cs="Angsana New"/>
                <w:cs/>
              </w:rPr>
              <w:t xml:space="preserve"> </w:t>
            </w:r>
            <w:r>
              <w:t>mPAY</w:t>
            </w:r>
            <w:r w:rsidRPr="00A235B3">
              <w:t xml:space="preserve"> 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t xml:space="preserve"> cannot contain Special characters </w:t>
            </w:r>
            <w:r>
              <w:rPr>
                <w:rFonts w:cs="Angsana New"/>
                <w:cs/>
              </w:rPr>
              <w:t>(</w:t>
            </w:r>
            <w:r>
              <w:t>Double Space and Start or End with</w:t>
            </w:r>
            <w:r>
              <w:rPr>
                <w:rFonts w:hint="cs"/>
                <w:cs/>
              </w:rPr>
              <w:t xml:space="preserve"> </w:t>
            </w:r>
            <w:r>
              <w:t>Space</w:t>
            </w:r>
            <w:r>
              <w:rPr>
                <w:rFonts w:cs="Angsana New"/>
                <w:cs/>
              </w:rPr>
              <w:t>).</w:t>
            </w:r>
          </w:p>
          <w:p w:rsidR="003339B1" w:rsidP="003339B1" w:rsidRDefault="003339B1" w14:paraId="14040EB2" w14:textId="77777777">
            <w:pPr>
              <w:spacing w:line="240" w:lineRule="auto"/>
            </w:pPr>
            <w:r>
              <w:rPr>
                <w:rFonts w:hint="cs"/>
                <w:cs/>
              </w:rPr>
              <w:t>ถ้าไม่ใช่</w:t>
            </w:r>
          </w:p>
          <w:p w:rsidR="003339B1" w:rsidP="003339B1" w:rsidRDefault="003339B1" w14:paraId="662D01C9" w14:textId="2F59FE7F">
            <w:r>
              <w:t>SMS Reponse</w:t>
            </w:r>
            <w:r>
              <w:rPr>
                <w:rFonts w:cs="Angsana New"/>
                <w:cs/>
              </w:rPr>
              <w:t xml:space="preserve"> </w:t>
            </w:r>
            <w:r>
              <w:t>Success</w:t>
            </w:r>
            <w:r>
              <w:rPr>
                <w:rFonts w:cs="Angsana New"/>
                <w:cs/>
              </w:rPr>
              <w:t xml:space="preserve"> </w:t>
            </w:r>
            <w:r>
              <w:t>For</w:t>
            </w:r>
            <w:r>
              <w:rPr>
                <w:rFonts w:cs="Angsana New"/>
                <w:cs/>
              </w:rPr>
              <w:t xml:space="preserve"> </w:t>
            </w:r>
            <w:r>
              <w:t>mPAY</w:t>
            </w:r>
            <w:r>
              <w:rPr>
                <w:rFonts w:cs="Angsana New"/>
                <w:cs/>
              </w:rPr>
              <w:t xml:space="preserve"> 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t xml:space="preserve"> cannot contain Special characters </w:t>
            </w:r>
            <w:r>
              <w:rPr>
                <w:rFonts w:cs="Angsana New"/>
                <w:cs/>
              </w:rPr>
              <w:t>(</w:t>
            </w:r>
            <w:r>
              <w:t>Double Space and Start or End with</w:t>
            </w:r>
            <w:r>
              <w:rPr>
                <w:rFonts w:hint="cs"/>
                <w:cs/>
              </w:rPr>
              <w:t xml:space="preserve"> </w:t>
            </w:r>
            <w:r>
              <w:t>Space</w:t>
            </w:r>
            <w:r>
              <w:rPr>
                <w:rFonts w:cs="Angsana New"/>
                <w:cs/>
              </w:rPr>
              <w:t>).</w:t>
            </w:r>
          </w:p>
        </w:tc>
        <w:tc>
          <w:tcPr>
            <w:tcW w:w="1861" w:type="pct"/>
          </w:tcPr>
          <w:p w:rsidR="003339B1" w:rsidP="003339B1" w:rsidRDefault="003339B1" w14:paraId="60434981" w14:textId="77777777">
            <w:pPr>
              <w:spacing w:line="240" w:lineRule="auto"/>
            </w:pPr>
            <w:r>
              <w:rPr>
                <w:rFonts w:hint="cs"/>
                <w:cs/>
              </w:rPr>
              <w:t>ถ้า</w:t>
            </w:r>
            <w:r>
              <w:rPr>
                <w:rFonts w:cs="CordiaUPC"/>
                <w:cs/>
              </w:rPr>
              <w:t xml:space="preserve"> 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rPr>
                <w:rFonts w:cs="CordiaUPC"/>
                <w:cs/>
              </w:rPr>
              <w:t xml:space="preserve"> = “</w:t>
            </w:r>
            <w:r>
              <w:t>TH</w:t>
            </w:r>
            <w:r>
              <w:rPr>
                <w:rFonts w:cs="CordiaUPC"/>
                <w:cs/>
              </w:rPr>
              <w:t>”</w:t>
            </w:r>
          </w:p>
          <w:p w:rsidR="003339B1" w:rsidP="003339B1" w:rsidRDefault="003339B1" w14:paraId="24D9EB20" w14:textId="2A8520EF">
            <w:pPr>
              <w:spacing w:line="256" w:lineRule="auto"/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SMS Reponse Success For mPAY 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>มีค่า ดังนั้นจะไม่สามารถมีอักขระพิเศษได้</w:t>
            </w:r>
          </w:p>
          <w:p w:rsidR="003339B1" w:rsidP="003339B1" w:rsidRDefault="003339B1" w14:paraId="3D0EBEB2" w14:textId="77777777">
            <w:pPr>
              <w:spacing w:line="240" w:lineRule="auto"/>
            </w:pPr>
            <w:r>
              <w:rPr>
                <w:rFonts w:hint="cs"/>
                <w:cs/>
              </w:rPr>
              <w:t>ถ้าไม่ใช่</w:t>
            </w:r>
          </w:p>
          <w:p w:rsidR="003339B1" w:rsidP="003339B1" w:rsidRDefault="003339B1" w14:paraId="79B693B1" w14:textId="7670E5E4">
            <w:pPr>
              <w:spacing w:line="256" w:lineRule="auto"/>
            </w:pPr>
            <w:r>
              <w:rPr>
                <w:rFonts w:hint="cs"/>
                <w:cs/>
              </w:rPr>
              <w:t xml:space="preserve">ถ้า </w:t>
            </w:r>
            <w:r>
              <w:t>SMS Reponse Success For mPAY</w:t>
            </w:r>
            <w:r w:rsidRPr="00A235B3">
              <w:t xml:space="preserve"> 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>มีค่า ดังนั้นจะไม่สามารถมีภาษาไทยและอักขระพิเศษได้</w:t>
            </w:r>
          </w:p>
          <w:p w:rsidR="003339B1" w:rsidP="003339B1" w:rsidRDefault="003339B1" w14:paraId="67AA6537" w14:textId="571DDE53">
            <w:pPr>
              <w:spacing w:line="256" w:lineRule="auto"/>
              <w:rPr>
                <w:cs/>
              </w:rPr>
            </w:pPr>
            <w:r>
              <w:t xml:space="preserve">Special Character </w:t>
            </w:r>
            <w:r>
              <w:rPr>
                <w:rFonts w:cs="Angsana New"/>
                <w:cs/>
              </w:rPr>
              <w:t xml:space="preserve">: </w:t>
            </w:r>
            <w:r>
              <w:t>Space</w:t>
            </w:r>
            <w:r>
              <w:rPr>
                <w:rFonts w:hint="cs"/>
                <w:cs/>
              </w:rPr>
              <w:t xml:space="preserve">ติดกัน และ </w:t>
            </w:r>
            <w:r>
              <w:t xml:space="preserve">Space </w:t>
            </w:r>
            <w:r>
              <w:rPr>
                <w:rFonts w:hint="cs"/>
                <w:cs/>
              </w:rPr>
              <w:t>ตัวสุดท้าย</w:t>
            </w:r>
          </w:p>
        </w:tc>
        <w:tc>
          <w:tcPr>
            <w:tcW w:w="735" w:type="pct"/>
          </w:tcPr>
          <w:p w:rsidRPr="0039397A" w:rsidR="003339B1" w:rsidP="003339B1" w:rsidRDefault="003339B1" w14:paraId="0EF9F016" w14:textId="1252204A">
            <w:pPr>
              <w:rPr>
                <w:rFonts w:cs="CordiaUPC"/>
                <w:szCs w:val="36"/>
              </w:rPr>
            </w:pPr>
            <w:r w:rsidRPr="0039397A">
              <w:rPr>
                <w:rFonts w:cs="CordiaUPC"/>
                <w:szCs w:val="36"/>
              </w:rPr>
              <w:t>Yes</w:t>
            </w:r>
          </w:p>
        </w:tc>
      </w:tr>
      <w:tr w:rsidR="003339B1" w:rsidTr="00753CB9" w14:paraId="45E78ACF" w14:textId="77777777">
        <w:tc>
          <w:tcPr>
            <w:tcW w:w="778" w:type="pct"/>
          </w:tcPr>
          <w:p w:rsidRPr="006B7354" w:rsidR="003339B1" w:rsidP="003339B1" w:rsidRDefault="003339B1" w14:paraId="22D88A5A" w14:textId="29234932">
            <w:r>
              <w:t>00001</w:t>
            </w:r>
          </w:p>
        </w:tc>
        <w:tc>
          <w:tcPr>
            <w:tcW w:w="1626" w:type="pct"/>
          </w:tcPr>
          <w:p w:rsidR="003339B1" w:rsidP="003339B1" w:rsidRDefault="003339B1" w14:paraId="68407157" w14:textId="57568A70">
            <w:pPr>
              <w:spacing w:line="240" w:lineRule="auto"/>
              <w:rPr>
                <w:cs/>
              </w:rPr>
            </w:pPr>
            <w:r w:rsidRPr="002062B6">
              <w:t xml:space="preserve">Mismatch Operator Alert 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rPr>
                <w:rFonts w:cs="Angsana New"/>
                <w:cs/>
              </w:rPr>
              <w:t xml:space="preserve"> </w:t>
            </w:r>
            <w:r>
              <w:t xml:space="preserve">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3339B1" w:rsidP="003339B1" w:rsidRDefault="003339B1" w14:paraId="0B48FDDC" w14:textId="41ABA696">
            <w:pPr>
              <w:spacing w:line="240" w:lineRule="auto"/>
              <w:rPr>
                <w:cs/>
              </w:rPr>
            </w:pPr>
            <w:r w:rsidRPr="002062B6">
              <w:t xml:space="preserve">Mismatch Operator Alert 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cs/>
              </w:rPr>
              <w:t xml:space="preserve">จะต้องเป็น </w:t>
            </w:r>
            <w:r>
              <w:t>Mandatory</w:t>
            </w:r>
          </w:p>
        </w:tc>
        <w:tc>
          <w:tcPr>
            <w:tcW w:w="735" w:type="pct"/>
          </w:tcPr>
          <w:p w:rsidRPr="0039397A" w:rsidR="003339B1" w:rsidP="003339B1" w:rsidRDefault="003339B1" w14:paraId="0A3F9FF1" w14:textId="18F1F181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3339B1" w:rsidTr="00753CB9" w14:paraId="06079402" w14:textId="77777777">
        <w:tc>
          <w:tcPr>
            <w:tcW w:w="778" w:type="pct"/>
          </w:tcPr>
          <w:p w:rsidRPr="006B7354" w:rsidR="003339B1" w:rsidP="003339B1" w:rsidRDefault="003339B1" w14:paraId="4014FDFE" w14:textId="14CAB350">
            <w:r>
              <w:t>00025</w:t>
            </w:r>
          </w:p>
        </w:tc>
        <w:tc>
          <w:tcPr>
            <w:tcW w:w="1626" w:type="pct"/>
          </w:tcPr>
          <w:p w:rsidR="003339B1" w:rsidP="003339B1" w:rsidRDefault="003339B1" w14:paraId="3F4DC88C" w14:textId="77777777">
            <w:pPr>
              <w:spacing w:line="240" w:lineRule="auto"/>
            </w:pPr>
            <w:r>
              <w:rPr>
                <w:rFonts w:hint="cs"/>
                <w:cs/>
              </w:rPr>
              <w:t>ถ้า</w:t>
            </w:r>
            <w:r>
              <w:rPr>
                <w:rFonts w:cs="CordiaUPC"/>
                <w:cs/>
              </w:rPr>
              <w:t xml:space="preserve"> 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rPr>
                <w:rFonts w:cs="CordiaUPC"/>
                <w:cs/>
              </w:rPr>
              <w:t xml:space="preserve"> = “</w:t>
            </w:r>
            <w:r>
              <w:t>TH</w:t>
            </w:r>
            <w:r>
              <w:rPr>
                <w:rFonts w:cs="CordiaUPC"/>
                <w:cs/>
              </w:rPr>
              <w:t>”</w:t>
            </w:r>
          </w:p>
          <w:p w:rsidR="003339B1" w:rsidP="003339B1" w:rsidRDefault="003339B1" w14:paraId="26137D73" w14:textId="5CD23B50">
            <w:pPr>
              <w:spacing w:line="240" w:lineRule="auto"/>
            </w:pPr>
            <w:r w:rsidRPr="002062B6">
              <w:t xml:space="preserve">Mismatch Operator Alert 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rPr>
                <w:rFonts w:cs="Angsana New"/>
                <w:cs/>
              </w:rPr>
              <w:t xml:space="preserve"> </w:t>
            </w:r>
            <w:r>
              <w:t>can</w:t>
            </w:r>
            <w:r w:rsidRPr="00755E0A">
              <w:t>not</w:t>
            </w:r>
            <w:r>
              <w:t xml:space="preserve"> contain Special characters </w:t>
            </w:r>
            <w:r>
              <w:rPr>
                <w:rFonts w:cs="Angsana New"/>
                <w:cs/>
              </w:rPr>
              <w:t>( “</w:t>
            </w:r>
            <w:r>
              <w:rPr>
                <w:color w:val="000000"/>
              </w:rPr>
              <w:t xml:space="preserve">| ^ </w:t>
            </w:r>
            <w:r>
              <w:rPr>
                <w:rFonts w:cs="Angsana New"/>
                <w:color w:val="000000"/>
                <w:cs/>
              </w:rPr>
              <w:t>‘</w:t>
            </w:r>
            <w:r>
              <w:rPr>
                <w:color w:val="000000"/>
              </w:rPr>
              <w:t xml:space="preserve">  </w:t>
            </w:r>
            <w:r>
              <w:rPr>
                <w:rFonts w:cs="Angsana New"/>
                <w:color w:val="000000"/>
                <w:cs/>
              </w:rPr>
              <w:t>–</w:t>
            </w:r>
            <w:r>
              <w:rPr>
                <w:rFonts w:cs="Angsana New"/>
                <w:cs/>
              </w:rPr>
              <w:t xml:space="preserve">” </w:t>
            </w:r>
            <w:r>
              <w:t>and Double Space and Start or End with</w:t>
            </w:r>
            <w:r>
              <w:rPr>
                <w:rFonts w:hint="cs"/>
                <w:cs/>
              </w:rPr>
              <w:t xml:space="preserve"> </w:t>
            </w:r>
            <w:r>
              <w:t>Space</w:t>
            </w:r>
            <w:r>
              <w:rPr>
                <w:rFonts w:cs="Angsana New"/>
                <w:cs/>
              </w:rPr>
              <w:t>).</w:t>
            </w:r>
          </w:p>
          <w:p w:rsidR="003339B1" w:rsidP="003339B1" w:rsidRDefault="003339B1" w14:paraId="4234D5AD" w14:textId="77777777">
            <w:pPr>
              <w:spacing w:line="240" w:lineRule="auto"/>
            </w:pPr>
          </w:p>
          <w:p w:rsidR="003339B1" w:rsidP="003339B1" w:rsidRDefault="003339B1" w14:paraId="54C06F68" w14:textId="3DB775F4">
            <w:pPr>
              <w:spacing w:line="240" w:lineRule="auto"/>
            </w:pPr>
            <w:r>
              <w:rPr>
                <w:rFonts w:hint="cs"/>
                <w:cs/>
              </w:rPr>
              <w:t>ถ้าไม่ใช่</w:t>
            </w:r>
          </w:p>
          <w:p w:rsidR="003339B1" w:rsidP="003339B1" w:rsidRDefault="003339B1" w14:paraId="0060D9EF" w14:textId="16BF6E33">
            <w:pPr>
              <w:spacing w:line="240" w:lineRule="auto"/>
              <w:rPr>
                <w:cs/>
              </w:rPr>
            </w:pPr>
            <w:r w:rsidRPr="002062B6">
              <w:t xml:space="preserve">Mismatch Operator Alert 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rPr>
                <w:rFonts w:cs="Angsana New"/>
                <w:cs/>
              </w:rPr>
              <w:t xml:space="preserve">  </w:t>
            </w:r>
            <w:r>
              <w:t xml:space="preserve"> cannot contain</w:t>
            </w:r>
            <w:r>
              <w:rPr>
                <w:rFonts w:cs="CordiaUPC"/>
                <w:cs/>
              </w:rPr>
              <w:t xml:space="preserve"> </w:t>
            </w:r>
            <w:r w:rsidRPr="00755E0A">
              <w:t>Thai and</w:t>
            </w:r>
            <w:r>
              <w:t xml:space="preserve"> Special characters</w:t>
            </w:r>
            <w:r>
              <w:rPr>
                <w:rFonts w:cs="Angsana New"/>
                <w:cs/>
              </w:rPr>
              <w:t xml:space="preserve"> ( “</w:t>
            </w:r>
            <w:r>
              <w:rPr>
                <w:color w:val="000000"/>
              </w:rPr>
              <w:t xml:space="preserve">| ^ </w:t>
            </w:r>
            <w:r>
              <w:rPr>
                <w:rFonts w:cs="Angsana New"/>
                <w:color w:val="000000"/>
                <w:cs/>
              </w:rPr>
              <w:t>‘</w:t>
            </w:r>
            <w:r>
              <w:rPr>
                <w:color w:val="000000"/>
              </w:rPr>
              <w:t xml:space="preserve">  </w:t>
            </w:r>
            <w:r>
              <w:rPr>
                <w:rFonts w:cs="Angsana New"/>
                <w:color w:val="000000"/>
                <w:cs/>
              </w:rPr>
              <w:t>–</w:t>
            </w:r>
            <w:r>
              <w:rPr>
                <w:rFonts w:cs="Angsana New"/>
                <w:cs/>
              </w:rPr>
              <w:t xml:space="preserve">” </w:t>
            </w:r>
            <w:r>
              <w:t>and Double Space and Start or End with</w:t>
            </w:r>
            <w:r>
              <w:rPr>
                <w:rFonts w:hint="cs"/>
                <w:cs/>
              </w:rPr>
              <w:t xml:space="preserve"> </w:t>
            </w:r>
            <w:r>
              <w:t>Space</w:t>
            </w:r>
            <w:r>
              <w:rPr>
                <w:rFonts w:cs="Angsana New"/>
                <w:cs/>
              </w:rPr>
              <w:t>).</w:t>
            </w:r>
          </w:p>
        </w:tc>
        <w:tc>
          <w:tcPr>
            <w:tcW w:w="1861" w:type="pct"/>
          </w:tcPr>
          <w:p w:rsidRPr="00714DFA" w:rsidR="003339B1" w:rsidP="003339B1" w:rsidRDefault="003339B1" w14:paraId="1A7EA520" w14:textId="77777777">
            <w:pPr>
              <w:spacing w:line="240" w:lineRule="auto"/>
            </w:pPr>
            <w:r>
              <w:rPr>
                <w:rFonts w:hint="cs"/>
                <w:cs/>
              </w:rPr>
              <w:t xml:space="preserve">ถ้า 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rPr>
                <w:rFonts w:cs="CordiaUPC"/>
                <w:cs/>
              </w:rPr>
              <w:t xml:space="preserve"> = “</w:t>
            </w:r>
            <w:r>
              <w:t>TH</w:t>
            </w:r>
            <w:r>
              <w:rPr>
                <w:rFonts w:cs="CordiaUPC"/>
                <w:cs/>
              </w:rPr>
              <w:t>”</w:t>
            </w:r>
          </w:p>
          <w:p w:rsidR="003339B1" w:rsidP="003339B1" w:rsidRDefault="003339B1" w14:paraId="07918BAE" w14:textId="4E5ECD1C">
            <w:pPr>
              <w:spacing w:line="254" w:lineRule="auto"/>
            </w:pPr>
            <w:r w:rsidRPr="002062B6">
              <w:t xml:space="preserve">Mismatch Operator Alert 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rPr>
                <w:rFonts w:cs="Angsana New"/>
                <w:cs/>
              </w:rPr>
              <w:t xml:space="preserve">  </w:t>
            </w:r>
            <w:r>
              <w:rPr>
                <w:rFonts w:hint="cs"/>
                <w:cs/>
              </w:rPr>
              <w:t>จะไม่สามารถมีตัวอักษรไทยอักขระพิเศษได้</w:t>
            </w:r>
          </w:p>
          <w:p w:rsidR="003339B1" w:rsidP="003339B1" w:rsidRDefault="003339B1" w14:paraId="3C6866FB" w14:textId="77777777">
            <w:pPr>
              <w:spacing w:line="240" w:lineRule="auto"/>
            </w:pPr>
          </w:p>
          <w:p w:rsidR="003339B1" w:rsidP="003339B1" w:rsidRDefault="003339B1" w14:paraId="12B826DC" w14:textId="77777777">
            <w:pPr>
              <w:spacing w:line="240" w:lineRule="auto"/>
            </w:pPr>
          </w:p>
          <w:p w:rsidR="003339B1" w:rsidP="003339B1" w:rsidRDefault="003339B1" w14:paraId="75A83786" w14:textId="0C4373A5">
            <w:pPr>
              <w:spacing w:line="240" w:lineRule="auto"/>
            </w:pPr>
            <w:r>
              <w:rPr>
                <w:rFonts w:hint="cs"/>
                <w:cs/>
              </w:rPr>
              <w:t>ถ้าไม่ใช่</w:t>
            </w:r>
          </w:p>
          <w:p w:rsidR="003339B1" w:rsidP="003339B1" w:rsidRDefault="003339B1" w14:paraId="5166FB0D" w14:textId="68378C01">
            <w:pPr>
              <w:spacing w:line="240" w:lineRule="auto"/>
            </w:pPr>
            <w:r w:rsidRPr="002062B6">
              <w:t xml:space="preserve">Mismatch Operator Alert </w:t>
            </w:r>
            <w:r w:rsidRPr="00A235B3">
              <w:t>{</w:t>
            </w:r>
            <w:r w:rsidRPr="00A235B3">
              <w:rPr>
                <w:rFonts w:ascii="Segoe UI" w:hAnsi="Segoe UI" w:cs="Segoe UI"/>
                <w:sz w:val="18"/>
                <w:szCs w:val="18"/>
              </w:rPr>
              <w:t>langAbb</w:t>
            </w:r>
            <w:r w:rsidRPr="00A235B3">
              <w:t>}</w:t>
            </w:r>
            <w:r>
              <w:rPr>
                <w:rFonts w:hint="cs"/>
                <w:cs/>
              </w:rPr>
              <w:t xml:space="preserve"> จะไม่สามารถมีภาษาไทยและอักขระพิเศษได้</w:t>
            </w:r>
          </w:p>
          <w:p w:rsidR="003339B1" w:rsidP="003339B1" w:rsidRDefault="003339B1" w14:paraId="1E956571" w14:textId="76BA06CC">
            <w:pPr>
              <w:spacing w:line="240" w:lineRule="auto"/>
              <w:rPr>
                <w:cs/>
              </w:rPr>
            </w:pPr>
            <w:r>
              <w:t xml:space="preserve">Special Character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color w:val="000000"/>
              </w:rPr>
              <w:t xml:space="preserve">| ^ </w:t>
            </w:r>
            <w:r>
              <w:rPr>
                <w:rFonts w:cs="Angsana New"/>
                <w:color w:val="000000"/>
                <w:cs/>
              </w:rPr>
              <w:t>‘</w:t>
            </w:r>
            <w:r>
              <w:rPr>
                <w:color w:val="000000"/>
              </w:rPr>
              <w:t xml:space="preserve">  </w:t>
            </w:r>
            <w:r>
              <w:rPr>
                <w:rFonts w:cs="Angsana New"/>
                <w:color w:val="000000"/>
                <w:cs/>
              </w:rPr>
              <w:t>– (</w:t>
            </w:r>
            <w:r>
              <w:rPr>
                <w:color w:val="000000"/>
              </w:rPr>
              <w:t>Long dash</w:t>
            </w:r>
            <w:r>
              <w:rPr>
                <w:rFonts w:cs="Angsana New"/>
                <w:color w:val="000000"/>
                <w:cs/>
              </w:rPr>
              <w:t>)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>และ</w:t>
            </w:r>
            <w:r>
              <w:t xml:space="preserve"> Space</w:t>
            </w:r>
            <w:r>
              <w:rPr>
                <w:rFonts w:hint="cs"/>
                <w:cs/>
              </w:rPr>
              <w:t xml:space="preserve">ติดกัน </w:t>
            </w:r>
            <w:r>
              <w:rPr>
                <w:cs/>
              </w:rPr>
              <w:t xml:space="preserve">และขึ้นต้นด้วย </w:t>
            </w:r>
            <w:r>
              <w:t>Space</w:t>
            </w:r>
            <w:r>
              <w:rPr>
                <w:rFonts w:hint="cs"/>
                <w:cs/>
              </w:rPr>
              <w:t xml:space="preserve"> และ </w:t>
            </w:r>
            <w:r>
              <w:t xml:space="preserve">Space </w:t>
            </w:r>
            <w:r>
              <w:rPr>
                <w:rFonts w:hint="cs"/>
                <w:cs/>
              </w:rPr>
              <w:t>ตัวสุดท้าย</w:t>
            </w:r>
          </w:p>
        </w:tc>
        <w:tc>
          <w:tcPr>
            <w:tcW w:w="735" w:type="pct"/>
          </w:tcPr>
          <w:p w:rsidRPr="0039397A" w:rsidR="003339B1" w:rsidP="003339B1" w:rsidRDefault="003339B1" w14:paraId="64615BB1" w14:textId="59A3C196">
            <w:pPr>
              <w:rPr>
                <w:rFonts w:cs="CordiaUPC"/>
                <w:szCs w:val="36"/>
              </w:rPr>
            </w:pPr>
            <w:r w:rsidRPr="00096C12">
              <w:rPr>
                <w:rFonts w:cs="CordiaUPC"/>
                <w:szCs w:val="36"/>
              </w:rPr>
              <w:t>Yes</w:t>
            </w:r>
          </w:p>
        </w:tc>
      </w:tr>
    </w:tbl>
    <w:p w:rsidR="00EE72FC" w:rsidP="0007125F" w:rsidRDefault="00EE72FC" w14:paraId="1ED9B595" w14:textId="77777777">
      <w:pPr>
        <w:pStyle w:val="Heading3"/>
        <w:numPr>
          <w:ilvl w:val="0"/>
          <w:numId w:val="301"/>
        </w:numPr>
        <w:spacing w:after="240"/>
        <w:rPr>
          <w:rFonts w:ascii="CordiaUPC" w:hAnsi="CordiaUPC" w:cs="CordiaUPC"/>
          <w:sz w:val="32"/>
          <w:szCs w:val="32"/>
        </w:rPr>
      </w:pPr>
      <w:r w:rsidRPr="008979A8">
        <w:rPr>
          <w:rFonts w:ascii="CordiaUPC" w:hAnsi="CordiaUPC" w:cs="CordiaUPC"/>
          <w:sz w:val="32"/>
          <w:szCs w:val="32"/>
        </w:rPr>
        <w:t>Mapping to DB</w:t>
      </w:r>
    </w:p>
    <w:tbl>
      <w:tblPr>
        <w:tblW w:w="4977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348"/>
        <w:gridCol w:w="2486"/>
        <w:gridCol w:w="4141"/>
      </w:tblGrid>
      <w:tr w:rsidR="00EE72FC" w:rsidTr="00753CB9" w14:paraId="1EECFDD2" w14:textId="77777777">
        <w:trPr>
          <w:tblHeader/>
        </w:trPr>
        <w:tc>
          <w:tcPr>
            <w:tcW w:w="1308" w:type="pct"/>
            <w:shd w:val="clear" w:color="auto" w:fill="EEECE1" w:themeFill="background2"/>
            <w:vAlign w:val="center"/>
          </w:tcPr>
          <w:p w:rsidR="00EE72FC" w:rsidP="00753CB9" w:rsidRDefault="00EE72FC" w14:paraId="2117C84F" w14:textId="77777777">
            <w:pPr>
              <w:rPr>
                <w:rFonts w:cs="CordiaUPC"/>
              </w:rPr>
            </w:pPr>
            <w:r w:rsidRPr="008979A8">
              <w:rPr>
                <w:rFonts w:cs="CordiaUPC"/>
                <w:b/>
                <w:bCs/>
              </w:rPr>
              <w:t>Database Table</w:t>
            </w:r>
          </w:p>
        </w:tc>
        <w:tc>
          <w:tcPr>
            <w:tcW w:w="1385" w:type="pct"/>
            <w:shd w:val="clear" w:color="auto" w:fill="EEECE1" w:themeFill="background2"/>
          </w:tcPr>
          <w:p w:rsidR="00EE72FC" w:rsidP="00753CB9" w:rsidRDefault="00EE72FC" w14:paraId="286C3480" w14:textId="77777777">
            <w:pPr>
              <w:rPr>
                <w:rFonts w:cs="CordiaUPC"/>
                <w:szCs w:val="36"/>
              </w:rPr>
            </w:pPr>
            <w:r w:rsidRPr="008979A8">
              <w:rPr>
                <w:rFonts w:cs="CordiaUPC"/>
                <w:b/>
                <w:bCs/>
              </w:rPr>
              <w:t>Database Column</w:t>
            </w:r>
          </w:p>
        </w:tc>
        <w:tc>
          <w:tcPr>
            <w:tcW w:w="2307" w:type="pct"/>
            <w:shd w:val="clear" w:color="auto" w:fill="EEECE1" w:themeFill="background2"/>
            <w:vAlign w:val="center"/>
          </w:tcPr>
          <w:p w:rsidR="00EE72FC" w:rsidP="00753CB9" w:rsidRDefault="00EE72FC" w14:paraId="5A26D602" w14:textId="77777777">
            <w:pPr>
              <w:rPr>
                <w:rFonts w:cs="CordiaUPC"/>
                <w:cs/>
              </w:rPr>
            </w:pPr>
            <w:r w:rsidRPr="008979A8">
              <w:rPr>
                <w:rFonts w:cs="CordiaUPC"/>
                <w:b/>
                <w:bCs/>
              </w:rPr>
              <w:t>Field on Screen</w:t>
            </w:r>
          </w:p>
        </w:tc>
      </w:tr>
      <w:tr w:rsidR="003361A3" w:rsidTr="00753CB9" w14:paraId="4F0A4F89" w14:textId="77777777">
        <w:tc>
          <w:tcPr>
            <w:tcW w:w="1308" w:type="pct"/>
            <w:vMerge w:val="restart"/>
          </w:tcPr>
          <w:p w:rsidR="003361A3" w:rsidP="00B25695" w:rsidRDefault="003361A3" w14:paraId="04D214C5" w14:textId="7D840C6B">
            <w:pPr>
              <w:rPr>
                <w:rFonts w:cs="CordiaUPC"/>
              </w:rPr>
            </w:pPr>
            <w:r>
              <w:t>MASS_SMS_WORDING</w:t>
            </w:r>
          </w:p>
        </w:tc>
        <w:tc>
          <w:tcPr>
            <w:tcW w:w="1385" w:type="pct"/>
          </w:tcPr>
          <w:p w:rsidR="003361A3" w:rsidP="00753CB9" w:rsidRDefault="003361A3" w14:paraId="0A7374E1" w14:textId="18F802A1">
            <w:pPr>
              <w:spacing w:after="0"/>
              <w:rPr>
                <w:rFonts w:cs="CordiaUPC"/>
                <w:szCs w:val="36"/>
              </w:rPr>
            </w:pPr>
            <w:r w:rsidRPr="00944318">
              <w:t>ROW_ID</w:t>
            </w:r>
          </w:p>
        </w:tc>
        <w:tc>
          <w:tcPr>
            <w:tcW w:w="2307" w:type="pct"/>
          </w:tcPr>
          <w:p w:rsidR="003361A3" w:rsidP="00753CB9" w:rsidRDefault="003361A3" w14:paraId="0A578EC5" w14:textId="77777777">
            <w:pPr>
              <w:spacing w:after="0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ครั้งแรก</w:t>
            </w:r>
          </w:p>
          <w:p w:rsidR="003361A3" w:rsidP="00753CB9" w:rsidRDefault="003361A3" w14:paraId="5C0CC36D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ให้ระบบ </w:t>
            </w:r>
            <w:r>
              <w:rPr>
                <w:rFonts w:cs="CordiaUPC"/>
              </w:rPr>
              <w:t xml:space="preserve">Auto Generate </w:t>
            </w:r>
          </w:p>
          <w:p w:rsidR="003361A3" w:rsidP="00753CB9" w:rsidRDefault="003361A3" w14:paraId="70B21EB6" w14:textId="77777777">
            <w:pPr>
              <w:spacing w:after="0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ครั้งถัดไป</w:t>
            </w:r>
          </w:p>
          <w:p w:rsidR="003361A3" w:rsidP="00753CB9" w:rsidRDefault="003361A3" w14:paraId="7C511E74" w14:textId="77777777">
            <w:pPr>
              <w:spacing w:after="0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ให้ใช้ </w:t>
            </w:r>
            <w:r>
              <w:rPr>
                <w:rFonts w:cs="CordiaUPC"/>
              </w:rPr>
              <w:t xml:space="preserve">Row ID </w:t>
            </w:r>
            <w:r>
              <w:rPr>
                <w:rFonts w:hint="cs" w:cs="Angsana New"/>
                <w:cs/>
              </w:rPr>
              <w:t>เดิม</w:t>
            </w:r>
          </w:p>
        </w:tc>
      </w:tr>
      <w:tr w:rsidR="003361A3" w:rsidTr="00753CB9" w14:paraId="4171DA2B" w14:textId="77777777">
        <w:tc>
          <w:tcPr>
            <w:tcW w:w="1308" w:type="pct"/>
            <w:vMerge/>
          </w:tcPr>
          <w:p w:rsidR="003361A3" w:rsidP="00753CB9" w:rsidRDefault="003361A3" w14:paraId="599A1D4D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3361A3" w:rsidP="00753CB9" w:rsidRDefault="003361A3" w14:paraId="0862E758" w14:textId="209F53D6">
            <w:pPr>
              <w:spacing w:after="0"/>
              <w:rPr>
                <w:rFonts w:cs="CordiaUPC"/>
                <w:szCs w:val="36"/>
              </w:rPr>
            </w:pPr>
            <w:r>
              <w:t>MASS</w:t>
            </w:r>
            <w:r w:rsidRPr="00944318">
              <w:t>_PO</w:t>
            </w:r>
            <w:r>
              <w:t>_DETAIL</w:t>
            </w:r>
            <w:r w:rsidRPr="00944318">
              <w:t>_ROW_ID</w:t>
            </w:r>
          </w:p>
        </w:tc>
        <w:tc>
          <w:tcPr>
            <w:tcW w:w="2307" w:type="pct"/>
          </w:tcPr>
          <w:p w:rsidR="003361A3" w:rsidP="00753CB9" w:rsidRDefault="003361A3" w14:paraId="5551E2AD" w14:textId="2A6B76EC">
            <w:pPr>
              <w:spacing w:after="0"/>
              <w:rPr>
                <w:rFonts w:cs="CordiaUPC"/>
                <w:cs/>
              </w:rPr>
            </w:pPr>
            <w:r w:rsidRPr="003B4253">
              <w:rPr>
                <w:rFonts w:cs="Angsana New"/>
                <w:cs/>
              </w:rPr>
              <w:t xml:space="preserve">ให้ใช้ </w:t>
            </w:r>
            <w:r>
              <w:rPr>
                <w:rFonts w:cs="CordiaUPC"/>
              </w:rPr>
              <w:t>MASS</w:t>
            </w:r>
            <w:r w:rsidRPr="003B4253">
              <w:rPr>
                <w:rFonts w:cs="CordiaUPC"/>
              </w:rPr>
              <w:t>_</w:t>
            </w:r>
            <w:r>
              <w:rPr>
                <w:rFonts w:cs="CordiaUPC"/>
              </w:rPr>
              <w:t>PO_DETAIL</w:t>
            </w:r>
            <w:r w:rsidRPr="003B4253">
              <w:rPr>
                <w:rFonts w:cs="Angsana New"/>
                <w:cs/>
              </w:rPr>
              <w:t>.</w:t>
            </w:r>
            <w:r w:rsidRPr="003B4253">
              <w:rPr>
                <w:rFonts w:cs="CordiaUPC"/>
              </w:rPr>
              <w:t>ROW_ID</w:t>
            </w:r>
          </w:p>
        </w:tc>
      </w:tr>
      <w:tr w:rsidR="003361A3" w:rsidTr="00753CB9" w14:paraId="61A97B14" w14:textId="77777777">
        <w:tc>
          <w:tcPr>
            <w:tcW w:w="1308" w:type="pct"/>
            <w:vMerge/>
          </w:tcPr>
          <w:p w:rsidR="003361A3" w:rsidP="00753CB9" w:rsidRDefault="003361A3" w14:paraId="47CB7CDC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3361A3" w:rsidP="00753CB9" w:rsidRDefault="003361A3" w14:paraId="6710DD65" w14:textId="4CD5D0E8">
            <w:pPr>
              <w:spacing w:after="0"/>
            </w:pPr>
            <w:r w:rsidRPr="005233AE">
              <w:t>SMS_WORDING_TYPE</w:t>
            </w:r>
          </w:p>
        </w:tc>
        <w:tc>
          <w:tcPr>
            <w:tcW w:w="2307" w:type="pct"/>
          </w:tcPr>
          <w:p w:rsidR="00CA2987" w:rsidP="00F116BD" w:rsidRDefault="003361A3" w14:paraId="2FA792AA" w14:textId="722917E0">
            <w:pPr>
              <w:spacing w:after="0"/>
              <w:rPr>
                <w:rFonts w:cs="CordiaUPC"/>
                <w:color w:val="000000"/>
              </w:rPr>
            </w:pPr>
            <w:r w:rsidRPr="00E12C6D">
              <w:rPr>
                <w:rFonts w:cs="Angsana New"/>
                <w:color w:val="000000"/>
                <w:cs/>
              </w:rPr>
              <w:t xml:space="preserve">สำหรับ </w:t>
            </w:r>
            <w:r w:rsidRPr="00E12C6D">
              <w:rPr>
                <w:rFonts w:cs="CordiaUPC"/>
                <w:color w:val="000000"/>
              </w:rPr>
              <w:t>Short</w:t>
            </w:r>
            <w:r>
              <w:rPr>
                <w:rFonts w:cs="Angsana New"/>
                <w:color w:val="000000"/>
                <w:cs/>
              </w:rPr>
              <w:t xml:space="preserve"> </w:t>
            </w:r>
            <w:r w:rsidRPr="00E12C6D">
              <w:rPr>
                <w:rFonts w:cs="CordiaUPC"/>
                <w:color w:val="000000"/>
              </w:rPr>
              <w:t>Promotion</w:t>
            </w:r>
            <w:r>
              <w:rPr>
                <w:rFonts w:cs="Angsana New"/>
                <w:color w:val="000000"/>
                <w:cs/>
              </w:rPr>
              <w:t xml:space="preserve"> </w:t>
            </w:r>
            <w:r w:rsidRPr="00E12C6D">
              <w:rPr>
                <w:rFonts w:cs="CordiaUPC"/>
                <w:color w:val="000000"/>
              </w:rPr>
              <w:t xml:space="preserve">Name </w:t>
            </w:r>
            <w:r w:rsidRPr="00E12C6D">
              <w:rPr>
                <w:rFonts w:cs="Angsana New"/>
                <w:color w:val="000000"/>
                <w:cs/>
              </w:rPr>
              <w:t xml:space="preserve">ให้ </w:t>
            </w:r>
            <w:r w:rsidRPr="00E12C6D">
              <w:rPr>
                <w:rFonts w:cs="CordiaUPC"/>
                <w:color w:val="000000"/>
              </w:rPr>
              <w:t>Default Value</w:t>
            </w:r>
            <w:r w:rsidRPr="00E12C6D">
              <w:rPr>
                <w:rFonts w:cs="CordiaUPC"/>
                <w:color w:val="000000"/>
              </w:rPr>
              <w:br/>
            </w:r>
            <w:r w:rsidRPr="00E12C6D">
              <w:rPr>
                <w:rFonts w:cs="Angsana New"/>
                <w:color w:val="000000"/>
                <w:cs/>
              </w:rPr>
              <w:t xml:space="preserve">- </w:t>
            </w:r>
            <w:r w:rsidRPr="00E12C6D">
              <w:rPr>
                <w:rFonts w:cs="CordiaUPC"/>
                <w:color w:val="000000"/>
              </w:rPr>
              <w:t>Short Promotion Name</w:t>
            </w:r>
            <w:r w:rsidRPr="00E12C6D">
              <w:rPr>
                <w:rFonts w:cs="CordiaUPC"/>
                <w:color w:val="000000"/>
              </w:rPr>
              <w:br/>
            </w:r>
            <w:r w:rsidRPr="00E12C6D">
              <w:rPr>
                <w:rFonts w:cs="CordiaUPC"/>
                <w:color w:val="000000"/>
              </w:rPr>
              <w:br/>
            </w:r>
            <w:r w:rsidRPr="00E12C6D">
              <w:rPr>
                <w:rFonts w:cs="Angsana New"/>
                <w:color w:val="000000"/>
                <w:cs/>
              </w:rPr>
              <w:t xml:space="preserve">สำหรับ </w:t>
            </w:r>
            <w:r w:rsidRPr="00E12C6D">
              <w:rPr>
                <w:rFonts w:cs="CordiaUPC"/>
                <w:color w:val="000000"/>
              </w:rPr>
              <w:t>Marketing</w:t>
            </w:r>
            <w:r>
              <w:rPr>
                <w:rFonts w:cs="Angsana New"/>
                <w:color w:val="000000"/>
                <w:cs/>
              </w:rPr>
              <w:t xml:space="preserve"> </w:t>
            </w:r>
            <w:r w:rsidRPr="00E12C6D">
              <w:rPr>
                <w:rFonts w:cs="CordiaUPC"/>
                <w:color w:val="000000"/>
              </w:rPr>
              <w:t xml:space="preserve">Name </w:t>
            </w:r>
            <w:r w:rsidRPr="00E12C6D">
              <w:rPr>
                <w:rFonts w:cs="Angsana New"/>
                <w:color w:val="000000"/>
                <w:cs/>
              </w:rPr>
              <w:t xml:space="preserve">ให้ </w:t>
            </w:r>
            <w:r w:rsidRPr="00E12C6D">
              <w:rPr>
                <w:rFonts w:cs="CordiaUPC"/>
                <w:color w:val="000000"/>
              </w:rPr>
              <w:t>Default Value</w:t>
            </w:r>
            <w:r w:rsidRPr="00E12C6D">
              <w:rPr>
                <w:rFonts w:cs="CordiaUPC"/>
                <w:color w:val="000000"/>
              </w:rPr>
              <w:br/>
            </w:r>
            <w:r w:rsidRPr="00E12C6D">
              <w:rPr>
                <w:rFonts w:cs="Angsana New"/>
                <w:color w:val="000000"/>
                <w:cs/>
              </w:rPr>
              <w:t xml:space="preserve">- </w:t>
            </w:r>
            <w:r w:rsidRPr="00E12C6D">
              <w:rPr>
                <w:rFonts w:cs="CordiaUPC"/>
                <w:color w:val="000000"/>
              </w:rPr>
              <w:t>Marketing Name</w:t>
            </w:r>
            <w:r w:rsidRPr="00E12C6D">
              <w:rPr>
                <w:rFonts w:cs="CordiaUPC"/>
                <w:color w:val="000000"/>
              </w:rPr>
              <w:br/>
            </w:r>
            <w:r w:rsidRPr="00E12C6D">
              <w:rPr>
                <w:rFonts w:cs="CordiaUPC"/>
                <w:color w:val="000000"/>
              </w:rPr>
              <w:br/>
            </w:r>
            <w:r w:rsidRPr="00E12C6D">
              <w:rPr>
                <w:rFonts w:cs="Angsana New"/>
                <w:color w:val="000000"/>
                <w:cs/>
              </w:rPr>
              <w:t xml:space="preserve">สำหรับ </w:t>
            </w:r>
            <w:r w:rsidRPr="00E12C6D">
              <w:rPr>
                <w:rFonts w:cs="CordiaUPC"/>
                <w:color w:val="000000"/>
              </w:rPr>
              <w:t>Promotion</w:t>
            </w:r>
            <w:r>
              <w:rPr>
                <w:rFonts w:cs="Angsana New"/>
                <w:color w:val="000000"/>
                <w:cs/>
              </w:rPr>
              <w:t xml:space="preserve"> </w:t>
            </w:r>
            <w:r w:rsidRPr="00E12C6D">
              <w:rPr>
                <w:rFonts w:cs="CordiaUPC"/>
                <w:color w:val="000000"/>
              </w:rPr>
              <w:t xml:space="preserve">Description </w:t>
            </w:r>
            <w:r w:rsidRPr="00E12C6D">
              <w:rPr>
                <w:rFonts w:cs="Angsana New"/>
                <w:color w:val="000000"/>
                <w:cs/>
              </w:rPr>
              <w:t xml:space="preserve">ให้ </w:t>
            </w:r>
            <w:r w:rsidRPr="00E12C6D">
              <w:rPr>
                <w:rFonts w:cs="CordiaUPC"/>
                <w:color w:val="000000"/>
              </w:rPr>
              <w:t>Default Value</w:t>
            </w:r>
            <w:r w:rsidRPr="00E12C6D">
              <w:rPr>
                <w:rFonts w:cs="CordiaUPC"/>
                <w:color w:val="000000"/>
              </w:rPr>
              <w:br/>
            </w:r>
            <w:r w:rsidRPr="00E12C6D">
              <w:rPr>
                <w:rFonts w:cs="Angsana New"/>
                <w:color w:val="000000"/>
                <w:cs/>
              </w:rPr>
              <w:t xml:space="preserve">- </w:t>
            </w:r>
            <w:r w:rsidRPr="00E12C6D">
              <w:rPr>
                <w:rFonts w:cs="CordiaUPC"/>
                <w:color w:val="000000"/>
              </w:rPr>
              <w:t>Promotion Description</w:t>
            </w:r>
            <w:r w:rsidRPr="00E12C6D">
              <w:rPr>
                <w:rFonts w:cs="CordiaUPC"/>
                <w:color w:val="000000"/>
              </w:rPr>
              <w:br/>
            </w:r>
            <w:r w:rsidRPr="00E12C6D">
              <w:rPr>
                <w:rFonts w:cs="CordiaUPC"/>
                <w:color w:val="000000"/>
              </w:rPr>
              <w:br/>
            </w:r>
            <w:r w:rsidRPr="00E12C6D">
              <w:rPr>
                <w:rFonts w:cs="Angsana New"/>
                <w:color w:val="000000"/>
                <w:cs/>
              </w:rPr>
              <w:t xml:space="preserve">สำหรับ </w:t>
            </w:r>
            <w:r w:rsidRPr="00E12C6D">
              <w:rPr>
                <w:rFonts w:cs="CordiaUPC"/>
                <w:color w:val="000000"/>
              </w:rPr>
              <w:t xml:space="preserve">Greeting Letter </w:t>
            </w:r>
            <w:r w:rsidRPr="00E12C6D">
              <w:rPr>
                <w:rFonts w:cs="Angsana New"/>
                <w:color w:val="000000"/>
                <w:cs/>
              </w:rPr>
              <w:t xml:space="preserve">ให้ </w:t>
            </w:r>
            <w:r w:rsidRPr="00E12C6D">
              <w:rPr>
                <w:rFonts w:cs="CordiaUPC"/>
                <w:color w:val="000000"/>
              </w:rPr>
              <w:t>Default Value</w:t>
            </w:r>
            <w:r w:rsidRPr="00E12C6D">
              <w:rPr>
                <w:rFonts w:cs="CordiaUPC"/>
                <w:color w:val="000000"/>
              </w:rPr>
              <w:br/>
            </w:r>
            <w:r w:rsidRPr="00E12C6D">
              <w:rPr>
                <w:rFonts w:cs="Angsana New"/>
                <w:color w:val="000000"/>
                <w:cs/>
              </w:rPr>
              <w:t xml:space="preserve">- </w:t>
            </w:r>
            <w:r w:rsidRPr="00E12C6D">
              <w:rPr>
                <w:rFonts w:cs="CordiaUPC"/>
                <w:color w:val="000000"/>
              </w:rPr>
              <w:t>Greeting Letter</w:t>
            </w:r>
            <w:r w:rsidRPr="00E12C6D">
              <w:rPr>
                <w:rFonts w:cs="CordiaUPC"/>
                <w:color w:val="000000"/>
              </w:rPr>
              <w:br/>
            </w:r>
            <w:r w:rsidRPr="00E12C6D">
              <w:rPr>
                <w:rFonts w:cs="CordiaUPC"/>
                <w:color w:val="000000"/>
              </w:rPr>
              <w:br/>
            </w:r>
            <w:r w:rsidRPr="00E12C6D">
              <w:rPr>
                <w:rFonts w:cs="Angsana New"/>
                <w:color w:val="000000"/>
                <w:cs/>
              </w:rPr>
              <w:t xml:space="preserve">สำหรับ </w:t>
            </w:r>
            <w:r w:rsidRPr="00E12C6D">
              <w:rPr>
                <w:rFonts w:cs="CordiaUPC"/>
                <w:color w:val="000000"/>
              </w:rPr>
              <w:t>Your</w:t>
            </w:r>
            <w:r>
              <w:rPr>
                <w:rFonts w:cs="Angsana New"/>
                <w:color w:val="000000"/>
                <w:cs/>
              </w:rPr>
              <w:t xml:space="preserve"> </w:t>
            </w:r>
            <w:r w:rsidRPr="00E12C6D">
              <w:rPr>
                <w:rFonts w:cs="CordiaUPC"/>
                <w:color w:val="000000"/>
              </w:rPr>
              <w:t>Package</w:t>
            </w:r>
            <w:r>
              <w:rPr>
                <w:rFonts w:cs="Angsana New"/>
                <w:color w:val="000000"/>
                <w:cs/>
              </w:rPr>
              <w:t xml:space="preserve"> </w:t>
            </w:r>
            <w:r w:rsidRPr="00E12C6D">
              <w:rPr>
                <w:rFonts w:cs="CordiaUPC"/>
                <w:color w:val="000000"/>
              </w:rPr>
              <w:t>Name</w:t>
            </w:r>
            <w:r w:rsidRPr="00E12C6D">
              <w:rPr>
                <w:rFonts w:cs="CordiaUPC"/>
                <w:color w:val="000000"/>
                <w:cs/>
              </w:rPr>
              <w:t xml:space="preserve"> </w:t>
            </w:r>
            <w:r w:rsidRPr="00E12C6D">
              <w:rPr>
                <w:rFonts w:cs="Angsana New"/>
                <w:color w:val="000000"/>
                <w:cs/>
              </w:rPr>
              <w:t xml:space="preserve">ให้ </w:t>
            </w:r>
            <w:r w:rsidRPr="00E12C6D">
              <w:rPr>
                <w:rFonts w:cs="CordiaUPC"/>
                <w:color w:val="000000"/>
              </w:rPr>
              <w:t>Default Value</w:t>
            </w:r>
            <w:r w:rsidRPr="00E12C6D">
              <w:rPr>
                <w:rFonts w:cs="CordiaUPC"/>
                <w:color w:val="000000"/>
              </w:rPr>
              <w:br/>
            </w:r>
            <w:r w:rsidRPr="00E12C6D">
              <w:rPr>
                <w:rFonts w:cs="Angsana New"/>
                <w:color w:val="000000"/>
                <w:cs/>
              </w:rPr>
              <w:t xml:space="preserve">- </w:t>
            </w:r>
            <w:r w:rsidRPr="00E12C6D">
              <w:rPr>
                <w:rFonts w:cs="CordiaUPC"/>
                <w:color w:val="000000"/>
              </w:rPr>
              <w:t>Your Package Name</w:t>
            </w:r>
            <w:r w:rsidRPr="00E12C6D">
              <w:rPr>
                <w:rFonts w:cs="CordiaUPC"/>
                <w:color w:val="000000"/>
              </w:rPr>
              <w:br/>
            </w:r>
            <w:r w:rsidRPr="00E12C6D">
              <w:rPr>
                <w:rFonts w:cs="CordiaUPC"/>
                <w:color w:val="000000"/>
              </w:rPr>
              <w:br/>
            </w:r>
            <w:r w:rsidRPr="00E12C6D">
              <w:rPr>
                <w:rFonts w:cs="Angsana New"/>
                <w:color w:val="000000"/>
                <w:cs/>
              </w:rPr>
              <w:t xml:space="preserve">สำหรับ </w:t>
            </w:r>
            <w:r w:rsidRPr="00E12C6D">
              <w:rPr>
                <w:rFonts w:cs="CordiaUPC"/>
                <w:color w:val="000000"/>
              </w:rPr>
              <w:t>SMS</w:t>
            </w:r>
            <w:r>
              <w:rPr>
                <w:rFonts w:cs="Angsana New"/>
                <w:color w:val="000000"/>
                <w:cs/>
              </w:rPr>
              <w:t xml:space="preserve"> </w:t>
            </w:r>
            <w:r w:rsidRPr="00E12C6D">
              <w:rPr>
                <w:rFonts w:cs="CordiaUPC"/>
                <w:color w:val="000000"/>
              </w:rPr>
              <w:t xml:space="preserve">Greeting </w:t>
            </w:r>
            <w:r w:rsidRPr="00E12C6D">
              <w:rPr>
                <w:rFonts w:cs="Angsana New"/>
                <w:color w:val="000000"/>
                <w:cs/>
              </w:rPr>
              <w:t xml:space="preserve">ให้ </w:t>
            </w:r>
            <w:r w:rsidRPr="00E12C6D">
              <w:rPr>
                <w:rFonts w:cs="CordiaUPC"/>
                <w:color w:val="000000"/>
              </w:rPr>
              <w:t>Default Value</w:t>
            </w:r>
            <w:r w:rsidRPr="00E12C6D">
              <w:rPr>
                <w:rFonts w:cs="CordiaUPC"/>
                <w:color w:val="000000"/>
              </w:rPr>
              <w:br/>
            </w:r>
            <w:r w:rsidRPr="00E12C6D">
              <w:rPr>
                <w:rFonts w:cs="Angsana New"/>
                <w:color w:val="000000"/>
                <w:cs/>
              </w:rPr>
              <w:t xml:space="preserve">- </w:t>
            </w:r>
            <w:r w:rsidRPr="00E12C6D">
              <w:rPr>
                <w:rFonts w:cs="CordiaUPC"/>
                <w:color w:val="000000"/>
              </w:rPr>
              <w:t xml:space="preserve">SMS Greeting </w:t>
            </w:r>
            <w:r w:rsidRPr="00E12C6D">
              <w:rPr>
                <w:rFonts w:cs="CordiaUPC"/>
                <w:color w:val="000000"/>
              </w:rPr>
              <w:br/>
            </w:r>
            <w:r w:rsidRPr="00E12C6D">
              <w:rPr>
                <w:rFonts w:cs="CordiaUPC"/>
                <w:color w:val="000000"/>
              </w:rPr>
              <w:br/>
            </w:r>
            <w:r w:rsidRPr="00E12C6D">
              <w:rPr>
                <w:rFonts w:cs="Angsana New"/>
                <w:color w:val="000000"/>
                <w:cs/>
              </w:rPr>
              <w:t xml:space="preserve">สำหรับ </w:t>
            </w:r>
            <w:r>
              <w:rPr>
                <w:rFonts w:cs="CordiaUPC"/>
                <w:color w:val="000000"/>
              </w:rPr>
              <w:t>SMSDelete</w:t>
            </w:r>
            <w:r w:rsidRPr="00E12C6D">
              <w:rPr>
                <w:rFonts w:cs="Angsana New"/>
                <w:color w:val="000000"/>
                <w:cs/>
              </w:rPr>
              <w:t xml:space="preserve"> ให้ </w:t>
            </w:r>
            <w:r w:rsidRPr="00E12C6D">
              <w:rPr>
                <w:rFonts w:cs="CordiaUPC"/>
                <w:color w:val="000000"/>
              </w:rPr>
              <w:t>Default Value</w:t>
            </w:r>
            <w:r w:rsidRPr="00E12C6D">
              <w:rPr>
                <w:rFonts w:cs="CordiaUPC"/>
                <w:color w:val="000000"/>
              </w:rPr>
              <w:br/>
            </w:r>
            <w:r w:rsidRPr="00E12C6D">
              <w:rPr>
                <w:rFonts w:cs="Angsana New"/>
                <w:color w:val="000000"/>
                <w:cs/>
              </w:rPr>
              <w:t xml:space="preserve">- </w:t>
            </w:r>
            <w:r w:rsidRPr="00E12C6D">
              <w:rPr>
                <w:rFonts w:cs="CordiaUPC"/>
                <w:color w:val="000000"/>
              </w:rPr>
              <w:t xml:space="preserve">SMS Delete </w:t>
            </w:r>
          </w:p>
          <w:p w:rsidR="00CA2987" w:rsidP="00F116BD" w:rsidRDefault="00CA2987" w14:paraId="2D85DA39" w14:textId="03117B47">
            <w:pPr>
              <w:spacing w:after="0"/>
              <w:rPr>
                <w:rFonts w:cs="CordiaUPC"/>
                <w:color w:val="000000"/>
              </w:rPr>
            </w:pPr>
          </w:p>
          <w:p w:rsidRPr="00CA2987" w:rsidR="00CA2987" w:rsidP="00F116BD" w:rsidRDefault="00CA2987" w14:paraId="50B2F99B" w14:textId="00D444DA">
            <w:pPr>
              <w:spacing w:after="0"/>
              <w:rPr>
                <w:rFonts w:cs="CordiaUPC"/>
                <w:color w:val="000000"/>
              </w:rPr>
            </w:pPr>
            <w:r>
              <w:rPr>
                <w:rFonts w:hint="cs" w:cs="Angsana New"/>
                <w:color w:val="000000"/>
                <w:cs/>
              </w:rPr>
              <w:t xml:space="preserve">สำหรับ </w:t>
            </w:r>
            <w:r w:rsidRPr="00CA2987">
              <w:rPr>
                <w:rFonts w:cs="CordiaUPC"/>
                <w:color w:val="000000"/>
              </w:rPr>
              <w:t>Last Internet Alert</w:t>
            </w:r>
          </w:p>
          <w:p w:rsidR="00CA2987" w:rsidP="00F116BD" w:rsidRDefault="00CA2987" w14:paraId="25576E72" w14:textId="599DD99D">
            <w:pPr>
              <w:spacing w:after="0"/>
              <w:rPr>
                <w:rFonts w:cs="CordiaUPC"/>
                <w:color w:val="000000"/>
              </w:rPr>
            </w:pPr>
            <w:r w:rsidRPr="00E12C6D">
              <w:rPr>
                <w:rFonts w:cs="Angsana New"/>
                <w:color w:val="000000"/>
                <w:cs/>
              </w:rPr>
              <w:t xml:space="preserve">- </w:t>
            </w:r>
            <w:r w:rsidRPr="00E12C6D">
              <w:rPr>
                <w:rFonts w:cs="CordiaUPC"/>
                <w:color w:val="000000"/>
              </w:rPr>
              <w:t xml:space="preserve">SMS </w:t>
            </w:r>
            <w:r>
              <w:rPr>
                <w:rFonts w:cs="CordiaUPC"/>
                <w:color w:val="000000"/>
              </w:rPr>
              <w:t>Notification Last Internet Alert</w:t>
            </w:r>
          </w:p>
          <w:p w:rsidR="00CA2987" w:rsidP="00F116BD" w:rsidRDefault="00CA2987" w14:paraId="17B251FA" w14:textId="2EFF938D">
            <w:pPr>
              <w:spacing w:after="0"/>
              <w:rPr>
                <w:rFonts w:cs="CordiaUPC"/>
                <w:color w:val="000000"/>
              </w:rPr>
            </w:pPr>
          </w:p>
          <w:p w:rsidRPr="00A05A22" w:rsidR="00CA2987" w:rsidP="00CA2987" w:rsidRDefault="00CA2987" w14:paraId="47166504" w14:textId="70176F1C">
            <w:pPr>
              <w:spacing w:after="0"/>
              <w:rPr>
                <w:rFonts w:cs="CordiaUPC"/>
                <w:color w:val="000000"/>
              </w:rPr>
            </w:pPr>
            <w:r>
              <w:rPr>
                <w:rFonts w:hint="cs" w:cs="Angsana New"/>
                <w:color w:val="000000"/>
                <w:cs/>
              </w:rPr>
              <w:t xml:space="preserve">สำหรับ </w:t>
            </w:r>
            <w:r w:rsidRPr="00CA2987">
              <w:rPr>
                <w:rFonts w:cs="CordiaUPC"/>
                <w:color w:val="000000"/>
              </w:rPr>
              <w:t>Last Minute Alert</w:t>
            </w:r>
          </w:p>
          <w:p w:rsidR="00CA2987" w:rsidP="00CA2987" w:rsidRDefault="00CA2987" w14:paraId="412E1AB4" w14:textId="7EDC404A">
            <w:pPr>
              <w:spacing w:after="0"/>
              <w:rPr>
                <w:rFonts w:cs="CordiaUPC"/>
                <w:color w:val="000000"/>
              </w:rPr>
            </w:pPr>
            <w:r w:rsidRPr="00E12C6D">
              <w:rPr>
                <w:rFonts w:cs="Angsana New"/>
                <w:color w:val="000000"/>
                <w:cs/>
              </w:rPr>
              <w:t xml:space="preserve">- </w:t>
            </w:r>
            <w:r w:rsidRPr="00E12C6D">
              <w:rPr>
                <w:rFonts w:cs="CordiaUPC"/>
                <w:color w:val="000000"/>
              </w:rPr>
              <w:t xml:space="preserve">SMS </w:t>
            </w:r>
            <w:r>
              <w:rPr>
                <w:rFonts w:cs="CordiaUPC"/>
                <w:color w:val="000000"/>
              </w:rPr>
              <w:t xml:space="preserve">Notification </w:t>
            </w:r>
            <w:r w:rsidRPr="00CA2987">
              <w:rPr>
                <w:rFonts w:cs="CordiaUPC"/>
                <w:color w:val="000000"/>
              </w:rPr>
              <w:t>Last Minute Alert</w:t>
            </w:r>
          </w:p>
          <w:p w:rsidR="00CA2987" w:rsidP="00F116BD" w:rsidRDefault="00CA2987" w14:paraId="3F1FC7E7" w14:textId="77777777">
            <w:pPr>
              <w:spacing w:after="0"/>
              <w:rPr>
                <w:rFonts w:cs="CordiaUPC"/>
                <w:color w:val="000000"/>
              </w:rPr>
            </w:pPr>
          </w:p>
          <w:p w:rsidR="003361A3" w:rsidP="00F116BD" w:rsidRDefault="003361A3" w14:paraId="6EF7156A" w14:textId="4144AE3A">
            <w:pPr>
              <w:spacing w:after="0"/>
            </w:pPr>
            <w:r w:rsidRPr="00E12C6D">
              <w:rPr>
                <w:rFonts w:cs="Angsana New"/>
                <w:color w:val="000000"/>
                <w:cs/>
              </w:rPr>
              <w:t xml:space="preserve">สำหรับ </w:t>
            </w:r>
            <w:r>
              <w:t xml:space="preserve">SMS Notification Before Fee Deduction </w:t>
            </w:r>
            <w:r w:rsidRPr="00E12C6D">
              <w:rPr>
                <w:rFonts w:cs="Angsana New"/>
                <w:color w:val="000000"/>
                <w:cs/>
              </w:rPr>
              <w:t xml:space="preserve">ให้ </w:t>
            </w:r>
            <w:r w:rsidRPr="00E12C6D">
              <w:rPr>
                <w:rFonts w:cs="CordiaUPC"/>
                <w:color w:val="000000"/>
              </w:rPr>
              <w:t>Default Value</w:t>
            </w:r>
            <w:r w:rsidRPr="00E12C6D">
              <w:rPr>
                <w:rFonts w:cs="CordiaUPC"/>
                <w:color w:val="000000"/>
              </w:rPr>
              <w:br/>
            </w:r>
            <w:r w:rsidRPr="00E12C6D">
              <w:rPr>
                <w:rFonts w:cs="Angsana New"/>
                <w:color w:val="000000"/>
                <w:cs/>
              </w:rPr>
              <w:t xml:space="preserve">- </w:t>
            </w:r>
            <w:r>
              <w:t>SMS Notification Before Fee Deduction</w:t>
            </w:r>
          </w:p>
          <w:p w:rsidR="00CA2987" w:rsidP="00CA2987" w:rsidRDefault="00CA2987" w14:paraId="02DCC196" w14:textId="0A3E460A">
            <w:pPr>
              <w:spacing w:after="0"/>
              <w:rPr>
                <w:rFonts w:cs="CordiaUPC"/>
                <w:color w:val="000000"/>
              </w:rPr>
            </w:pPr>
          </w:p>
          <w:p w:rsidR="00CA2987" w:rsidP="00CA2987" w:rsidRDefault="00CA2987" w14:paraId="173B1A38" w14:textId="2156BEF9">
            <w:pPr>
              <w:spacing w:after="0"/>
            </w:pPr>
            <w:r w:rsidRPr="00E12C6D">
              <w:rPr>
                <w:rFonts w:cs="Angsana New"/>
                <w:color w:val="000000"/>
                <w:cs/>
              </w:rPr>
              <w:t xml:space="preserve">สำหรับ </w:t>
            </w:r>
            <w:r w:rsidRPr="00CA2987">
              <w:t>Recurring Fee Deduct Success Alert</w:t>
            </w:r>
            <w:r>
              <w:rPr>
                <w:rFonts w:cs="Angsana New"/>
                <w:cs/>
              </w:rPr>
              <w:t xml:space="preserve"> </w:t>
            </w:r>
            <w:r w:rsidRPr="00E12C6D">
              <w:rPr>
                <w:rFonts w:cs="Angsana New"/>
                <w:color w:val="000000"/>
                <w:cs/>
              </w:rPr>
              <w:t xml:space="preserve">ให้ </w:t>
            </w:r>
            <w:r w:rsidRPr="00E12C6D">
              <w:rPr>
                <w:rFonts w:cs="CordiaUPC"/>
                <w:color w:val="000000"/>
              </w:rPr>
              <w:t>Default Value</w:t>
            </w:r>
            <w:r w:rsidRPr="00E12C6D">
              <w:rPr>
                <w:rFonts w:cs="CordiaUPC"/>
                <w:color w:val="000000"/>
              </w:rPr>
              <w:br/>
            </w:r>
            <w:r w:rsidRPr="00E12C6D">
              <w:rPr>
                <w:rFonts w:cs="Angsana New"/>
                <w:color w:val="000000"/>
                <w:cs/>
              </w:rPr>
              <w:t xml:space="preserve">- </w:t>
            </w:r>
            <w:r>
              <w:t xml:space="preserve">SMS Notification </w:t>
            </w:r>
            <w:r w:rsidRPr="00CA2987">
              <w:t>Recurring Fee Deduct Success Alert</w:t>
            </w:r>
          </w:p>
          <w:p w:rsidR="00CA2987" w:rsidP="00CA2987" w:rsidRDefault="00CA2987" w14:paraId="121192BA" w14:textId="516993B6">
            <w:pPr>
              <w:spacing w:after="0"/>
              <w:rPr>
                <w:rFonts w:cs="CordiaUPC"/>
                <w:color w:val="000000"/>
              </w:rPr>
            </w:pPr>
          </w:p>
          <w:p w:rsidR="00CA2987" w:rsidP="00CA2987" w:rsidRDefault="00CA2987" w14:paraId="766E6652" w14:textId="1CDD51BF">
            <w:pPr>
              <w:spacing w:after="0"/>
            </w:pPr>
            <w:r w:rsidRPr="00E12C6D">
              <w:rPr>
                <w:rFonts w:cs="Angsana New"/>
                <w:color w:val="000000"/>
                <w:cs/>
              </w:rPr>
              <w:t xml:space="preserve">สำหรับ </w:t>
            </w:r>
            <w:r w:rsidRPr="00CA2987">
              <w:t>Recurring Fee Deduct Fail Alert</w:t>
            </w:r>
            <w:r>
              <w:rPr>
                <w:rFonts w:cs="Angsana New"/>
                <w:cs/>
              </w:rPr>
              <w:t xml:space="preserve"> </w:t>
            </w:r>
            <w:r w:rsidRPr="00E12C6D">
              <w:rPr>
                <w:rFonts w:cs="Angsana New"/>
                <w:color w:val="000000"/>
                <w:cs/>
              </w:rPr>
              <w:t xml:space="preserve">ให้ </w:t>
            </w:r>
            <w:r w:rsidRPr="00E12C6D">
              <w:rPr>
                <w:rFonts w:cs="CordiaUPC"/>
                <w:color w:val="000000"/>
              </w:rPr>
              <w:t>Default Value</w:t>
            </w:r>
            <w:r w:rsidRPr="00E12C6D">
              <w:rPr>
                <w:rFonts w:cs="CordiaUPC"/>
                <w:color w:val="000000"/>
              </w:rPr>
              <w:br/>
            </w:r>
            <w:r w:rsidRPr="00E12C6D">
              <w:rPr>
                <w:rFonts w:cs="Angsana New"/>
                <w:color w:val="000000"/>
                <w:cs/>
              </w:rPr>
              <w:t xml:space="preserve">- </w:t>
            </w:r>
            <w:r>
              <w:t xml:space="preserve">SMS Notification </w:t>
            </w:r>
            <w:r w:rsidRPr="00CA2987">
              <w:t>Recurring Fee Deduct Fail Alert</w:t>
            </w:r>
          </w:p>
          <w:p w:rsidR="00BA5016" w:rsidP="00CA2987" w:rsidRDefault="00BA5016" w14:paraId="7195BD50" w14:textId="188C975B">
            <w:pPr>
              <w:spacing w:after="0"/>
            </w:pPr>
          </w:p>
          <w:p w:rsidR="00BA5016" w:rsidP="00BA5016" w:rsidRDefault="00BA5016" w14:paraId="1B02FC06" w14:textId="684CB0D3">
            <w:pPr>
              <w:spacing w:after="0"/>
            </w:pPr>
            <w:r w:rsidRPr="00E12C6D">
              <w:rPr>
                <w:rFonts w:cs="Angsana New"/>
                <w:color w:val="000000"/>
                <w:cs/>
              </w:rPr>
              <w:t xml:space="preserve">สำหรับ </w:t>
            </w:r>
            <w:r>
              <w:t>Before Promotion Expired</w:t>
            </w:r>
            <w:r w:rsidRPr="00CA2987">
              <w:rPr>
                <w:rFonts w:cs="Angsana New"/>
                <w:cs/>
              </w:rPr>
              <w:t xml:space="preserve"> </w:t>
            </w:r>
            <w:r>
              <w:t xml:space="preserve">Alert </w:t>
            </w:r>
            <w:r w:rsidRPr="00E12C6D">
              <w:rPr>
                <w:rFonts w:cs="Angsana New"/>
                <w:color w:val="000000"/>
                <w:cs/>
              </w:rPr>
              <w:t xml:space="preserve">ให้ </w:t>
            </w:r>
            <w:r w:rsidRPr="00E12C6D">
              <w:rPr>
                <w:rFonts w:cs="CordiaUPC"/>
                <w:color w:val="000000"/>
              </w:rPr>
              <w:t>Default Value</w:t>
            </w:r>
            <w:r w:rsidRPr="00E12C6D">
              <w:rPr>
                <w:rFonts w:cs="CordiaUPC"/>
                <w:color w:val="000000"/>
              </w:rPr>
              <w:br/>
            </w:r>
            <w:r w:rsidRPr="00E12C6D">
              <w:rPr>
                <w:rFonts w:cs="Angsana New"/>
                <w:color w:val="000000"/>
                <w:cs/>
              </w:rPr>
              <w:t xml:space="preserve">- </w:t>
            </w:r>
            <w:r>
              <w:t>SMS Notification Before Promotion Expired</w:t>
            </w:r>
            <w:r w:rsidRPr="00CA2987">
              <w:t xml:space="preserve"> Alert</w:t>
            </w:r>
          </w:p>
          <w:p w:rsidR="00BA5016" w:rsidP="00CA2987" w:rsidRDefault="00BA5016" w14:paraId="64974A1C" w14:textId="5C8B4294">
            <w:pPr>
              <w:spacing w:after="0"/>
            </w:pPr>
          </w:p>
          <w:p w:rsidR="00BA5016" w:rsidP="00BA5016" w:rsidRDefault="00BA5016" w14:paraId="6065CF93" w14:textId="5BFAE82B">
            <w:pPr>
              <w:spacing w:after="0"/>
            </w:pPr>
            <w:r w:rsidRPr="00E12C6D">
              <w:rPr>
                <w:rFonts w:cs="Angsana New"/>
                <w:color w:val="000000"/>
                <w:cs/>
              </w:rPr>
              <w:t xml:space="preserve">สำหรับ </w:t>
            </w:r>
            <w:r>
              <w:t>Promotion Expired</w:t>
            </w:r>
            <w:r w:rsidRPr="00CA2987">
              <w:t xml:space="preserve"> Alert</w:t>
            </w:r>
            <w:r>
              <w:rPr>
                <w:rFonts w:cs="Angsana New"/>
                <w:cs/>
              </w:rPr>
              <w:t xml:space="preserve"> </w:t>
            </w:r>
            <w:r w:rsidRPr="00E12C6D">
              <w:rPr>
                <w:rFonts w:cs="Angsana New"/>
                <w:color w:val="000000"/>
                <w:cs/>
              </w:rPr>
              <w:t xml:space="preserve">ให้ </w:t>
            </w:r>
            <w:r w:rsidRPr="00E12C6D">
              <w:rPr>
                <w:rFonts w:cs="CordiaUPC"/>
                <w:color w:val="000000"/>
              </w:rPr>
              <w:t>Default Value</w:t>
            </w:r>
            <w:r w:rsidRPr="00E12C6D">
              <w:rPr>
                <w:rFonts w:cs="CordiaUPC"/>
                <w:color w:val="000000"/>
              </w:rPr>
              <w:br/>
            </w:r>
            <w:r w:rsidRPr="00E12C6D">
              <w:rPr>
                <w:rFonts w:cs="Angsana New"/>
                <w:color w:val="000000"/>
                <w:cs/>
              </w:rPr>
              <w:t xml:space="preserve">- </w:t>
            </w:r>
            <w:r>
              <w:t>SMS Notification Promotion Expired</w:t>
            </w:r>
            <w:r w:rsidRPr="00CA2987">
              <w:t xml:space="preserve"> Alert</w:t>
            </w:r>
          </w:p>
          <w:p w:rsidR="00BA5016" w:rsidP="00CA2987" w:rsidRDefault="00BA5016" w14:paraId="6585FDC8" w14:textId="3CD92626">
            <w:pPr>
              <w:spacing w:after="0"/>
            </w:pPr>
          </w:p>
          <w:p w:rsidR="00BA5016" w:rsidP="00CA2987" w:rsidRDefault="00BA5016" w14:paraId="71996149" w14:textId="4BDB6164">
            <w:pPr>
              <w:spacing w:after="0"/>
            </w:pPr>
            <w:r w:rsidRPr="00E12C6D">
              <w:rPr>
                <w:rFonts w:cs="Angsana New"/>
                <w:color w:val="000000"/>
                <w:cs/>
              </w:rPr>
              <w:t xml:space="preserve">สำหรับ </w:t>
            </w:r>
            <w:r>
              <w:t xml:space="preserve">SMS Check Current </w:t>
            </w:r>
            <w:r w:rsidRPr="00E12C6D">
              <w:rPr>
                <w:rFonts w:cs="Angsana New"/>
                <w:color w:val="000000"/>
                <w:cs/>
              </w:rPr>
              <w:t xml:space="preserve">ให้ </w:t>
            </w:r>
            <w:r w:rsidRPr="00E12C6D">
              <w:rPr>
                <w:rFonts w:cs="CordiaUPC"/>
                <w:color w:val="000000"/>
              </w:rPr>
              <w:t>Default Value</w:t>
            </w:r>
            <w:r w:rsidRPr="00E12C6D">
              <w:rPr>
                <w:rFonts w:cs="CordiaUPC"/>
                <w:color w:val="000000"/>
              </w:rPr>
              <w:br/>
            </w:r>
            <w:r w:rsidRPr="00E12C6D">
              <w:rPr>
                <w:rFonts w:cs="Angsana New"/>
                <w:color w:val="000000"/>
                <w:cs/>
              </w:rPr>
              <w:t xml:space="preserve">- </w:t>
            </w:r>
            <w:r>
              <w:t>SMS Check Current</w:t>
            </w:r>
          </w:p>
          <w:p w:rsidR="00CA2987" w:rsidP="00F116BD" w:rsidRDefault="00CA2987" w14:paraId="14B24CDB" w14:textId="77777777">
            <w:pPr>
              <w:spacing w:after="0"/>
              <w:rPr>
                <w:rFonts w:cs="CordiaUPC"/>
                <w:color w:val="000000"/>
              </w:rPr>
            </w:pPr>
          </w:p>
          <w:p w:rsidR="003361A3" w:rsidP="00F116BD" w:rsidRDefault="003361A3" w14:paraId="19A9E085" w14:textId="32CCFF4E">
            <w:pPr>
              <w:spacing w:after="0"/>
            </w:pPr>
            <w:r w:rsidRPr="00E12C6D">
              <w:rPr>
                <w:rFonts w:cs="Angsana New"/>
                <w:color w:val="000000"/>
                <w:cs/>
              </w:rPr>
              <w:t xml:space="preserve">สำหรับ </w:t>
            </w:r>
            <w:r>
              <w:t xml:space="preserve">SMS Reponse Success For ROM </w:t>
            </w:r>
            <w:r w:rsidRPr="00E12C6D">
              <w:rPr>
                <w:rFonts w:cs="Angsana New"/>
                <w:color w:val="000000"/>
                <w:cs/>
              </w:rPr>
              <w:t xml:space="preserve">ให้ </w:t>
            </w:r>
            <w:r w:rsidRPr="00E12C6D">
              <w:rPr>
                <w:rFonts w:cs="CordiaUPC"/>
                <w:color w:val="000000"/>
              </w:rPr>
              <w:t>Default Value</w:t>
            </w:r>
            <w:r w:rsidRPr="00E12C6D">
              <w:rPr>
                <w:rFonts w:cs="CordiaUPC"/>
                <w:color w:val="000000"/>
              </w:rPr>
              <w:br/>
            </w:r>
            <w:r w:rsidRPr="00E12C6D">
              <w:rPr>
                <w:rFonts w:cs="Angsana New"/>
                <w:color w:val="000000"/>
                <w:cs/>
              </w:rPr>
              <w:t xml:space="preserve">- </w:t>
            </w:r>
            <w:r>
              <w:t>SMS Reponse Success For ROM</w:t>
            </w:r>
          </w:p>
          <w:p w:rsidR="00CA2987" w:rsidP="00F116BD" w:rsidRDefault="00CA2987" w14:paraId="7D6B1EC9" w14:textId="77777777">
            <w:pPr>
              <w:spacing w:after="0"/>
              <w:rPr>
                <w:rFonts w:cs="CordiaUPC"/>
                <w:color w:val="000000"/>
              </w:rPr>
            </w:pPr>
          </w:p>
          <w:p w:rsidRPr="00E12C6D" w:rsidR="003361A3" w:rsidDel="005766C1" w:rsidP="00E12C6D" w:rsidRDefault="003361A3" w14:paraId="0D0A5D49" w14:textId="0CBDC907">
            <w:pPr>
              <w:rPr>
                <w:rFonts w:cs="CordiaUPC"/>
                <w:color w:val="000000"/>
              </w:rPr>
            </w:pPr>
            <w:r w:rsidRPr="00E12C6D">
              <w:rPr>
                <w:rFonts w:cs="Angsana New"/>
                <w:color w:val="000000"/>
                <w:cs/>
              </w:rPr>
              <w:t xml:space="preserve">สำหรับ </w:t>
            </w:r>
            <w:r>
              <w:t>SMS Reponse Success For mPAY</w:t>
            </w:r>
            <w:r>
              <w:rPr>
                <w:rFonts w:cs="Angsana New"/>
                <w:cs/>
              </w:rPr>
              <w:t xml:space="preserve"> </w:t>
            </w:r>
            <w:r w:rsidRPr="00E12C6D">
              <w:rPr>
                <w:rFonts w:cs="Angsana New"/>
                <w:color w:val="000000"/>
                <w:cs/>
              </w:rPr>
              <w:t xml:space="preserve">ให้ </w:t>
            </w:r>
            <w:r w:rsidRPr="00E12C6D">
              <w:rPr>
                <w:rFonts w:cs="CordiaUPC"/>
                <w:color w:val="000000"/>
              </w:rPr>
              <w:t>Default Value</w:t>
            </w:r>
            <w:r w:rsidRPr="00E12C6D">
              <w:rPr>
                <w:rFonts w:cs="CordiaUPC"/>
                <w:color w:val="000000"/>
              </w:rPr>
              <w:br/>
            </w:r>
            <w:r w:rsidRPr="00E12C6D">
              <w:rPr>
                <w:rFonts w:cs="Angsana New"/>
                <w:color w:val="000000"/>
                <w:cs/>
              </w:rPr>
              <w:t xml:space="preserve">- </w:t>
            </w:r>
            <w:r>
              <w:t>SMS SMS Reponse Success For mPAY</w:t>
            </w:r>
          </w:p>
        </w:tc>
      </w:tr>
      <w:tr w:rsidR="003361A3" w:rsidTr="00753CB9" w14:paraId="32AC437E" w14:textId="77777777">
        <w:tc>
          <w:tcPr>
            <w:tcW w:w="1308" w:type="pct"/>
            <w:vMerge/>
          </w:tcPr>
          <w:p w:rsidR="003361A3" w:rsidP="00753CB9" w:rsidRDefault="003361A3" w14:paraId="3DE3ABFF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3361A3" w:rsidP="00753CB9" w:rsidRDefault="003361A3" w14:paraId="51DB7AB3" w14:textId="6E10CC99">
            <w:r w:rsidRPr="008E4284">
              <w:t>SMS_NOTIFICATION_VALUE</w:t>
            </w:r>
          </w:p>
        </w:tc>
        <w:tc>
          <w:tcPr>
            <w:tcW w:w="2307" w:type="pct"/>
          </w:tcPr>
          <w:p w:rsidR="003361A3" w:rsidP="00E12C6D" w:rsidRDefault="003361A3" w14:paraId="0E617A91" w14:textId="33E36EDC">
            <w:pPr>
              <w:spacing w:after="0"/>
              <w:rPr>
                <w:rFonts w:cs="CordiaUPC"/>
                <w:color w:val="000000"/>
              </w:rPr>
            </w:pPr>
            <w:r>
              <w:rPr>
                <w:rFonts w:hint="cs"/>
                <w:cs/>
              </w:rPr>
              <w:t xml:space="preserve">ถ้า </w:t>
            </w:r>
            <w:r w:rsidRPr="005233AE">
              <w:t>SMS_WORDING_TYPE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t>SMS Notification Before Fee Deduction</w:t>
            </w:r>
          </w:p>
          <w:p w:rsidR="003361A3" w:rsidP="00BB3F68" w:rsidRDefault="003361A3" w14:paraId="791E1DD1" w14:textId="77777777">
            <w:pPr>
              <w:pStyle w:val="ListParagraph"/>
              <w:numPr>
                <w:ilvl w:val="0"/>
                <w:numId w:val="91"/>
              </w:numPr>
              <w:spacing w:after="0"/>
            </w:pPr>
            <w:r>
              <w:t>beforeFeeDeduction</w:t>
            </w:r>
          </w:p>
          <w:p w:rsidR="00BA5016" w:rsidP="00BA5016" w:rsidRDefault="00BA5016" w14:paraId="3F949222" w14:textId="4CD3A961">
            <w:pPr>
              <w:spacing w:after="0"/>
              <w:rPr>
                <w:rFonts w:cs="CordiaUPC"/>
                <w:color w:val="000000"/>
              </w:rPr>
            </w:pPr>
            <w:r>
              <w:t>Notification Before Promotion Expired</w:t>
            </w:r>
          </w:p>
          <w:p w:rsidR="00BA5016" w:rsidDel="005766C1" w:rsidRDefault="00BA5016" w14:paraId="6BFF0D40" w14:textId="5330D73E">
            <w:pPr>
              <w:pStyle w:val="ListParagraph"/>
              <w:numPr>
                <w:ilvl w:val="0"/>
                <w:numId w:val="91"/>
              </w:numPr>
              <w:spacing w:after="0"/>
            </w:pPr>
            <w:r>
              <w:t>beforePromotionExpired</w:t>
            </w:r>
          </w:p>
        </w:tc>
      </w:tr>
      <w:tr w:rsidR="003361A3" w:rsidTr="00753CB9" w14:paraId="07C7BEF9" w14:textId="77777777">
        <w:tc>
          <w:tcPr>
            <w:tcW w:w="1308" w:type="pct"/>
            <w:vMerge/>
          </w:tcPr>
          <w:p w:rsidR="003361A3" w:rsidP="00753CB9" w:rsidRDefault="003361A3" w14:paraId="15A5FA57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3361A3" w:rsidP="00753CB9" w:rsidRDefault="003361A3" w14:paraId="1B818C9C" w14:textId="52F5ACF9">
            <w:r>
              <w:t>SMS_NOTIFICATION_VALUE</w:t>
            </w:r>
            <w:r w:rsidRPr="008E4284">
              <w:t>_UNIT</w:t>
            </w:r>
          </w:p>
        </w:tc>
        <w:tc>
          <w:tcPr>
            <w:tcW w:w="2307" w:type="pct"/>
          </w:tcPr>
          <w:p w:rsidR="003361A3" w:rsidP="00E12C6D" w:rsidRDefault="003361A3" w14:paraId="295A9031" w14:textId="77777777">
            <w:pPr>
              <w:spacing w:after="0"/>
              <w:rPr>
                <w:rFonts w:cs="CordiaUPC"/>
                <w:color w:val="000000"/>
              </w:rPr>
            </w:pPr>
            <w:r>
              <w:rPr>
                <w:rFonts w:hint="cs"/>
                <w:cs/>
              </w:rPr>
              <w:t xml:space="preserve">ถ้า </w:t>
            </w:r>
            <w:r w:rsidRPr="005233AE">
              <w:t>SMS_WORDING_TYPE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t>SMS Notification Before Fee Deduction</w:t>
            </w:r>
          </w:p>
          <w:p w:rsidR="003361A3" w:rsidP="00BB3F68" w:rsidRDefault="003361A3" w14:paraId="7C9D2951" w14:textId="77777777">
            <w:pPr>
              <w:pStyle w:val="ListParagraph"/>
              <w:numPr>
                <w:ilvl w:val="0"/>
                <w:numId w:val="91"/>
              </w:numPr>
              <w:spacing w:after="0"/>
            </w:pPr>
            <w:r>
              <w:t>beforeFeeDeductionUnit</w:t>
            </w:r>
          </w:p>
          <w:p w:rsidR="00BA5016" w:rsidP="00BA5016" w:rsidRDefault="00BA5016" w14:paraId="01C409BC" w14:textId="0B26BA5C">
            <w:pPr>
              <w:spacing w:after="0"/>
              <w:rPr>
                <w:rFonts w:cs="CordiaUPC"/>
                <w:color w:val="000000"/>
              </w:rPr>
            </w:pPr>
            <w:r>
              <w:t>Notification Before Promotion Expired</w:t>
            </w:r>
          </w:p>
          <w:p w:rsidR="00BA5016" w:rsidDel="005766C1" w:rsidRDefault="00BA5016" w14:paraId="53FC0E91" w14:textId="57603F44">
            <w:pPr>
              <w:pStyle w:val="ListParagraph"/>
              <w:numPr>
                <w:ilvl w:val="0"/>
                <w:numId w:val="91"/>
              </w:numPr>
              <w:spacing w:after="0"/>
            </w:pPr>
            <w:r>
              <w:t>beforePromotionExpiredUnit</w:t>
            </w:r>
          </w:p>
        </w:tc>
      </w:tr>
      <w:tr w:rsidR="003361A3" w:rsidTr="00753CB9" w14:paraId="51331AAA" w14:textId="77777777">
        <w:tc>
          <w:tcPr>
            <w:tcW w:w="1308" w:type="pct"/>
            <w:vMerge/>
          </w:tcPr>
          <w:p w:rsidR="003361A3" w:rsidP="00753CB9" w:rsidRDefault="003361A3" w14:paraId="14F61852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3361A3" w:rsidP="00753CB9" w:rsidRDefault="003361A3" w14:paraId="39783789" w14:textId="44A72C34">
            <w:r w:rsidRPr="008E4284">
              <w:t>SEND_FLAG</w:t>
            </w:r>
          </w:p>
        </w:tc>
        <w:tc>
          <w:tcPr>
            <w:tcW w:w="2307" w:type="pct"/>
          </w:tcPr>
          <w:p w:rsidR="003361A3" w:rsidP="00753CB9" w:rsidRDefault="003361A3" w14:paraId="5E176859" w14:textId="77777777">
            <w:pPr>
              <w:spacing w:after="0"/>
              <w:rPr>
                <w:rFonts w:cs="CordiaUPC"/>
                <w:color w:val="000000"/>
              </w:rPr>
            </w:pPr>
            <w:r>
              <w:rPr>
                <w:rFonts w:hint="cs"/>
                <w:cs/>
              </w:rPr>
              <w:t xml:space="preserve">ถ้า </w:t>
            </w:r>
            <w:r w:rsidRPr="005233AE">
              <w:t>SMS_WORDING_TYPE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มีค่าเป็น </w:t>
            </w:r>
            <w:r w:rsidRPr="00E12C6D">
              <w:rPr>
                <w:rFonts w:cs="CordiaUPC"/>
                <w:color w:val="000000"/>
              </w:rPr>
              <w:t>SMS Greeting</w:t>
            </w:r>
          </w:p>
          <w:p w:rsidRPr="00E12C6D" w:rsidR="003361A3" w:rsidP="00BB3F68" w:rsidRDefault="003361A3" w14:paraId="0C45957B" w14:textId="77777777">
            <w:pPr>
              <w:pStyle w:val="ListParagraph"/>
              <w:numPr>
                <w:ilvl w:val="0"/>
                <w:numId w:val="90"/>
              </w:numPr>
              <w:spacing w:after="0"/>
            </w:pPr>
            <w:r>
              <w:rPr>
                <w:rFonts w:cs="CordiaUPC"/>
              </w:rPr>
              <w:t>smsGreetingSendFlag</w:t>
            </w:r>
          </w:p>
          <w:p w:rsidRPr="00E12C6D" w:rsidR="003361A3" w:rsidP="00E12C6D" w:rsidRDefault="003361A3" w14:paraId="0E2B5118" w14:textId="77777777">
            <w:pPr>
              <w:pStyle w:val="ListParagraph"/>
              <w:spacing w:after="0"/>
            </w:pPr>
          </w:p>
          <w:p w:rsidR="003361A3" w:rsidP="00E12C6D" w:rsidRDefault="003361A3" w14:paraId="0A5BFAB4" w14:textId="5417A616">
            <w:pPr>
              <w:spacing w:after="0"/>
              <w:rPr>
                <w:rFonts w:cs="CordiaUPC"/>
                <w:color w:val="000000"/>
              </w:rPr>
            </w:pPr>
            <w:r>
              <w:rPr>
                <w:rFonts w:hint="cs"/>
                <w:cs/>
              </w:rPr>
              <w:t xml:space="preserve">ถ้า </w:t>
            </w:r>
            <w:r w:rsidRPr="005233AE">
              <w:t>SMS_WORDING_TYPE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มีค่าเป็น </w:t>
            </w:r>
            <w:r w:rsidRPr="00E12C6D">
              <w:rPr>
                <w:rFonts w:cs="CordiaUPC"/>
                <w:color w:val="000000"/>
              </w:rPr>
              <w:t xml:space="preserve">SMS </w:t>
            </w:r>
            <w:r>
              <w:rPr>
                <w:rFonts w:cs="CordiaUPC"/>
                <w:color w:val="000000"/>
              </w:rPr>
              <w:t>Delete</w:t>
            </w:r>
          </w:p>
          <w:p w:rsidRPr="00F116BD" w:rsidR="003361A3" w:rsidP="00BB3F68" w:rsidRDefault="003361A3" w14:paraId="1A5AE5B5" w14:textId="50D293D3">
            <w:pPr>
              <w:pStyle w:val="ListParagraph"/>
              <w:numPr>
                <w:ilvl w:val="0"/>
                <w:numId w:val="90"/>
              </w:numPr>
              <w:spacing w:after="0"/>
            </w:pPr>
            <w:r>
              <w:rPr>
                <w:rFonts w:cs="CordiaUPC"/>
              </w:rPr>
              <w:t>smsDeleteSendFlag</w:t>
            </w:r>
          </w:p>
          <w:p w:rsidRPr="00524D02" w:rsidR="003A27EB" w:rsidP="00F116BD" w:rsidRDefault="003A27EB" w14:paraId="397DE8EF" w14:textId="77777777">
            <w:pPr>
              <w:pStyle w:val="ListParagraph"/>
              <w:spacing w:after="0"/>
            </w:pPr>
          </w:p>
          <w:p w:rsidR="003A27EB" w:rsidP="003A27EB" w:rsidRDefault="003A27EB" w14:paraId="11193C67" w14:textId="6DB2A8DA">
            <w:pPr>
              <w:spacing w:after="0"/>
              <w:rPr>
                <w:rFonts w:cs="CordiaUPC"/>
                <w:color w:val="000000"/>
              </w:rPr>
            </w:pPr>
            <w:r>
              <w:rPr>
                <w:rFonts w:hint="cs"/>
                <w:cs/>
              </w:rPr>
              <w:t xml:space="preserve">ถ้า </w:t>
            </w:r>
            <w:r w:rsidRPr="005233AE">
              <w:t>SMS_WORDING_TYPE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มีค่าเป็น </w:t>
            </w:r>
            <w:r w:rsidRPr="00E12C6D">
              <w:rPr>
                <w:rFonts w:cs="CordiaUPC"/>
                <w:color w:val="000000"/>
              </w:rPr>
              <w:t xml:space="preserve">SMS </w:t>
            </w:r>
            <w:r>
              <w:t xml:space="preserve">Notification </w:t>
            </w:r>
            <w:r w:rsidRPr="003A27EB">
              <w:t>Last Internet Alert</w:t>
            </w:r>
          </w:p>
          <w:p w:rsidRPr="00F116BD" w:rsidR="003A27EB" w:rsidP="007513BB" w:rsidRDefault="007513BB" w14:paraId="63532B06" w14:textId="231BA393">
            <w:pPr>
              <w:pStyle w:val="ListParagraph"/>
              <w:numPr>
                <w:ilvl w:val="0"/>
                <w:numId w:val="90"/>
              </w:numPr>
              <w:spacing w:after="0"/>
            </w:pPr>
            <w:r w:rsidRPr="007513BB">
              <w:rPr>
                <w:rFonts w:cs="CordiaUPC"/>
              </w:rPr>
              <w:t>lastInternetAlertSendFlag</w:t>
            </w:r>
          </w:p>
          <w:p w:rsidRPr="00524D02" w:rsidR="007513BB" w:rsidP="00F116BD" w:rsidRDefault="007513BB" w14:paraId="765F0954" w14:textId="77777777">
            <w:pPr>
              <w:spacing w:after="0"/>
            </w:pPr>
          </w:p>
          <w:p w:rsidR="003A27EB" w:rsidP="003A27EB" w:rsidRDefault="003A27EB" w14:paraId="73E0153D" w14:textId="1D415165">
            <w:pPr>
              <w:spacing w:after="0"/>
              <w:rPr>
                <w:rFonts w:cs="CordiaUPC"/>
                <w:color w:val="000000"/>
              </w:rPr>
            </w:pPr>
            <w:r>
              <w:rPr>
                <w:rFonts w:hint="cs"/>
                <w:cs/>
              </w:rPr>
              <w:t xml:space="preserve">ถ้า </w:t>
            </w:r>
            <w:r w:rsidRPr="005233AE">
              <w:t>SMS_WORDING_TYPE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มีค่าเป็น </w:t>
            </w:r>
            <w:r w:rsidRPr="00E12C6D">
              <w:rPr>
                <w:rFonts w:cs="CordiaUPC"/>
                <w:color w:val="000000"/>
              </w:rPr>
              <w:t xml:space="preserve">SMS </w:t>
            </w:r>
            <w:r>
              <w:t xml:space="preserve">Notification </w:t>
            </w:r>
            <w:r w:rsidRPr="003A27EB">
              <w:t>Last Minute Alert</w:t>
            </w:r>
          </w:p>
          <w:p w:rsidRPr="00524D02" w:rsidR="003A27EB" w:rsidP="003A27EB" w:rsidRDefault="007513BB" w14:paraId="769BC49C" w14:textId="3C7BC5A8">
            <w:pPr>
              <w:pStyle w:val="ListParagraph"/>
              <w:numPr>
                <w:ilvl w:val="0"/>
                <w:numId w:val="90"/>
              </w:numPr>
              <w:spacing w:after="0"/>
            </w:pPr>
            <w:r w:rsidRPr="007513BB">
              <w:rPr>
                <w:rFonts w:cs="CordiaUPC"/>
              </w:rPr>
              <w:t>LastMinuteAlertSendFlag</w:t>
            </w:r>
          </w:p>
          <w:p w:rsidR="003361A3" w:rsidP="00524D02" w:rsidRDefault="003361A3" w14:paraId="7885102E" w14:textId="77777777">
            <w:pPr>
              <w:spacing w:after="0"/>
            </w:pPr>
          </w:p>
          <w:p w:rsidR="003361A3" w:rsidP="00524D02" w:rsidRDefault="003361A3" w14:paraId="2FF064C2" w14:textId="744C6B90">
            <w:pPr>
              <w:spacing w:after="0"/>
            </w:pPr>
            <w:r>
              <w:rPr>
                <w:rFonts w:hint="cs"/>
                <w:cs/>
              </w:rPr>
              <w:t xml:space="preserve">ถ้า </w:t>
            </w:r>
            <w:r w:rsidRPr="005233AE">
              <w:t>SMS_WORDING_TYPE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t>SMS Notification Before Fee Deduction</w:t>
            </w:r>
          </w:p>
          <w:p w:rsidR="003361A3" w:rsidP="00422689" w:rsidRDefault="003361A3" w14:paraId="2760CF03" w14:textId="77777777">
            <w:pPr>
              <w:pStyle w:val="ListParagraph"/>
              <w:numPr>
                <w:ilvl w:val="0"/>
                <w:numId w:val="90"/>
              </w:numPr>
              <w:spacing w:after="0"/>
            </w:pPr>
            <w:r>
              <w:t>smsBeforeFeeDeductSendFlag</w:t>
            </w:r>
          </w:p>
          <w:p w:rsidR="003A27EB" w:rsidP="003A27EB" w:rsidRDefault="003A27EB" w14:paraId="0F55E88D" w14:textId="77777777">
            <w:pPr>
              <w:spacing w:after="0"/>
            </w:pPr>
          </w:p>
          <w:p w:rsidR="003A27EB" w:rsidP="003A27EB" w:rsidRDefault="003A27EB" w14:paraId="6DC7138E" w14:textId="395F74AB">
            <w:pPr>
              <w:spacing w:after="0"/>
            </w:pPr>
            <w:r>
              <w:rPr>
                <w:rFonts w:hint="cs"/>
                <w:cs/>
              </w:rPr>
              <w:t xml:space="preserve">ถ้า </w:t>
            </w:r>
            <w:r w:rsidRPr="005233AE">
              <w:t>SMS_WORDING_TYPE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t xml:space="preserve">SMS Notification </w:t>
            </w:r>
            <w:r w:rsidRPr="003A27EB">
              <w:t>Recurring Fee Deduct Success Alert</w:t>
            </w:r>
          </w:p>
          <w:p w:rsidR="003A27EB" w:rsidP="00F116BD" w:rsidRDefault="007513BB" w14:paraId="02A76A5D" w14:textId="4012BB36">
            <w:pPr>
              <w:pStyle w:val="ListParagraph"/>
              <w:numPr>
                <w:ilvl w:val="0"/>
                <w:numId w:val="90"/>
              </w:numPr>
              <w:spacing w:after="0"/>
            </w:pPr>
            <w:r w:rsidRPr="007513BB">
              <w:t>recurringDeductSuccessAlertSendFlag</w:t>
            </w:r>
          </w:p>
          <w:p w:rsidR="003A27EB" w:rsidP="003A27EB" w:rsidRDefault="003A27EB" w14:paraId="2BB31823" w14:textId="77777777">
            <w:pPr>
              <w:spacing w:after="0"/>
            </w:pPr>
          </w:p>
          <w:p w:rsidR="003A27EB" w:rsidP="003A27EB" w:rsidRDefault="003A27EB" w14:paraId="10B1C9F7" w14:textId="327923C8">
            <w:pPr>
              <w:spacing w:after="0"/>
            </w:pPr>
            <w:r>
              <w:rPr>
                <w:rFonts w:hint="cs"/>
                <w:cs/>
              </w:rPr>
              <w:t xml:space="preserve">ถ้า </w:t>
            </w:r>
            <w:r w:rsidRPr="005233AE">
              <w:t>SMS_WORDING_TYPE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t xml:space="preserve">SMS Notification </w:t>
            </w:r>
            <w:r w:rsidRPr="003A27EB">
              <w:t>Recurring Fee Deduct Fail Alert</w:t>
            </w:r>
          </w:p>
          <w:p w:rsidR="003A27EB" w:rsidRDefault="007513BB" w14:paraId="68589C02" w14:textId="77777777">
            <w:pPr>
              <w:pStyle w:val="ListParagraph"/>
              <w:numPr>
                <w:ilvl w:val="0"/>
                <w:numId w:val="90"/>
              </w:numPr>
              <w:spacing w:after="0"/>
            </w:pPr>
            <w:r w:rsidRPr="007513BB">
              <w:t>recurringDeductFailAlertSendFlag</w:t>
            </w:r>
          </w:p>
          <w:p w:rsidR="005D7A15" w:rsidP="005D7A15" w:rsidRDefault="005D7A15" w14:paraId="46ABF90B" w14:textId="77777777">
            <w:pPr>
              <w:spacing w:after="0"/>
            </w:pPr>
          </w:p>
          <w:p w:rsidR="005D7A15" w:rsidP="005D7A15" w:rsidRDefault="005D7A15" w14:paraId="4E7DF668" w14:textId="18986B74">
            <w:pPr>
              <w:spacing w:after="0"/>
            </w:pPr>
            <w:r>
              <w:rPr>
                <w:rFonts w:hint="cs"/>
                <w:cs/>
              </w:rPr>
              <w:t xml:space="preserve">ถ้า </w:t>
            </w:r>
            <w:r w:rsidRPr="005233AE">
              <w:t>SMS_WORDING_TYPE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t>SMS Notification Before Promotion Expired</w:t>
            </w:r>
            <w:r w:rsidRPr="003A27EB">
              <w:t xml:space="preserve"> Alert</w:t>
            </w:r>
          </w:p>
          <w:p w:rsidR="005D7A15" w:rsidP="00F116BD" w:rsidRDefault="005D7A15" w14:paraId="5F8EC809" w14:textId="724C6A1C">
            <w:pPr>
              <w:pStyle w:val="ListParagraph"/>
              <w:numPr>
                <w:ilvl w:val="0"/>
                <w:numId w:val="90"/>
              </w:numPr>
              <w:spacing w:after="0"/>
            </w:pPr>
            <w:r>
              <w:t>beforePromotionExpired</w:t>
            </w:r>
            <w:r w:rsidRPr="007513BB">
              <w:t>AlertSendFlag</w:t>
            </w:r>
          </w:p>
          <w:p w:rsidR="005D7A15" w:rsidP="005D7A15" w:rsidRDefault="005D7A15" w14:paraId="379C4428" w14:textId="77777777">
            <w:pPr>
              <w:spacing w:after="0"/>
            </w:pPr>
          </w:p>
          <w:p w:rsidR="005D7A15" w:rsidP="005D7A15" w:rsidRDefault="005D7A15" w14:paraId="00EF9464" w14:textId="102C1401">
            <w:pPr>
              <w:spacing w:after="0"/>
            </w:pPr>
            <w:r>
              <w:rPr>
                <w:rFonts w:hint="cs"/>
                <w:cs/>
              </w:rPr>
              <w:t xml:space="preserve">ถ้า </w:t>
            </w:r>
            <w:r w:rsidRPr="005233AE">
              <w:t>SMS_WORDING_TYPE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t>SMS Notification Promotion Expired</w:t>
            </w:r>
            <w:r w:rsidRPr="003A27EB">
              <w:t xml:space="preserve"> Alert</w:t>
            </w:r>
          </w:p>
          <w:p w:rsidR="005D7A15" w:rsidDel="005766C1" w:rsidRDefault="005D7A15" w14:paraId="53F74C33" w14:textId="17F76596">
            <w:pPr>
              <w:pStyle w:val="ListParagraph"/>
              <w:numPr>
                <w:ilvl w:val="0"/>
                <w:numId w:val="90"/>
              </w:numPr>
              <w:spacing w:after="0"/>
            </w:pPr>
            <w:r>
              <w:t>promotionExpired</w:t>
            </w:r>
            <w:r w:rsidRPr="007513BB">
              <w:t>AlertSendFlag</w:t>
            </w:r>
          </w:p>
        </w:tc>
      </w:tr>
      <w:tr w:rsidR="003361A3" w:rsidTr="00753CB9" w14:paraId="50AF443E" w14:textId="77777777">
        <w:tc>
          <w:tcPr>
            <w:tcW w:w="1308" w:type="pct"/>
            <w:vMerge/>
          </w:tcPr>
          <w:p w:rsidR="003361A3" w:rsidP="00753CB9" w:rsidRDefault="003361A3" w14:paraId="274C5278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E4284" w:rsidR="003361A3" w:rsidP="00753CB9" w:rsidRDefault="003361A3" w14:paraId="36047E64" w14:textId="42907334">
            <w:r>
              <w:t>DEFAULT_WORDING_FLAG</w:t>
            </w:r>
          </w:p>
        </w:tc>
        <w:tc>
          <w:tcPr>
            <w:tcW w:w="2307" w:type="pct"/>
          </w:tcPr>
          <w:p w:rsidR="007513BB" w:rsidP="007513BB" w:rsidRDefault="007513BB" w14:paraId="0C1A097B" w14:textId="04E1A94D">
            <w:pPr>
              <w:spacing w:after="0"/>
              <w:rPr>
                <w:rFonts w:cs="CordiaUPC"/>
                <w:color w:val="000000"/>
              </w:rPr>
            </w:pPr>
            <w:r>
              <w:rPr>
                <w:rFonts w:hint="cs"/>
                <w:cs/>
              </w:rPr>
              <w:t xml:space="preserve">ถ้า </w:t>
            </w:r>
            <w:r w:rsidRPr="005233AE">
              <w:t>SMS_WORDING_TYPE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มีค่าเป็น </w:t>
            </w:r>
            <w:r w:rsidRPr="00E12C6D">
              <w:rPr>
                <w:rFonts w:cs="CordiaUPC"/>
                <w:color w:val="000000"/>
              </w:rPr>
              <w:t xml:space="preserve">SMS </w:t>
            </w:r>
            <w:r>
              <w:t xml:space="preserve">Notification </w:t>
            </w:r>
            <w:r w:rsidRPr="003A27EB">
              <w:t>Last Internet Alert</w:t>
            </w:r>
          </w:p>
          <w:p w:rsidRPr="00F116BD" w:rsidR="007513BB" w:rsidP="007513BB" w:rsidRDefault="007513BB" w14:paraId="6646D05C" w14:textId="333C7658">
            <w:pPr>
              <w:pStyle w:val="ListParagraph"/>
              <w:numPr>
                <w:ilvl w:val="0"/>
                <w:numId w:val="90"/>
              </w:numPr>
              <w:spacing w:after="0"/>
            </w:pPr>
            <w:r w:rsidRPr="007513BB">
              <w:rPr>
                <w:rFonts w:cs="CordiaUPC"/>
              </w:rPr>
              <w:t>lastInternetAlertDefaultWordingFlag</w:t>
            </w:r>
          </w:p>
          <w:p w:rsidRPr="00524D02" w:rsidR="007513BB" w:rsidP="00F116BD" w:rsidRDefault="007513BB" w14:paraId="3194EF01" w14:textId="77777777">
            <w:pPr>
              <w:spacing w:after="0"/>
            </w:pPr>
          </w:p>
          <w:p w:rsidR="007513BB" w:rsidP="007513BB" w:rsidRDefault="007513BB" w14:paraId="18885803" w14:textId="77777777">
            <w:pPr>
              <w:spacing w:after="0"/>
              <w:rPr>
                <w:rFonts w:cs="CordiaUPC"/>
                <w:color w:val="000000"/>
              </w:rPr>
            </w:pPr>
            <w:r>
              <w:rPr>
                <w:rFonts w:hint="cs"/>
                <w:cs/>
              </w:rPr>
              <w:t xml:space="preserve">ถ้า </w:t>
            </w:r>
            <w:r w:rsidRPr="005233AE">
              <w:t>SMS_WORDING_TYPE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มีค่าเป็น </w:t>
            </w:r>
            <w:r w:rsidRPr="00E12C6D">
              <w:rPr>
                <w:rFonts w:cs="CordiaUPC"/>
                <w:color w:val="000000"/>
              </w:rPr>
              <w:t xml:space="preserve">SMS </w:t>
            </w:r>
            <w:r>
              <w:t xml:space="preserve">Notification </w:t>
            </w:r>
            <w:r w:rsidRPr="003A27EB">
              <w:t>Last Minute Alert</w:t>
            </w:r>
          </w:p>
          <w:p w:rsidRPr="00F116BD" w:rsidR="007513BB" w:rsidP="007513BB" w:rsidRDefault="007513BB" w14:paraId="77D743BB" w14:textId="4293B8C9">
            <w:pPr>
              <w:pStyle w:val="ListParagraph"/>
              <w:numPr>
                <w:ilvl w:val="0"/>
                <w:numId w:val="90"/>
              </w:numPr>
              <w:spacing w:after="0"/>
            </w:pPr>
            <w:r w:rsidRPr="007513BB">
              <w:rPr>
                <w:rFonts w:cs="CordiaUPC"/>
              </w:rPr>
              <w:t>lastMinuteAlertDefaultWordingFlag</w:t>
            </w:r>
          </w:p>
          <w:p w:rsidR="007513BB" w:rsidP="00F116BD" w:rsidRDefault="007513BB" w14:paraId="3824D475" w14:textId="77777777">
            <w:pPr>
              <w:spacing w:after="0"/>
            </w:pPr>
          </w:p>
          <w:p w:rsidR="007513BB" w:rsidP="007513BB" w:rsidRDefault="007513BB" w14:paraId="184E575F" w14:textId="77777777">
            <w:pPr>
              <w:spacing w:after="0"/>
            </w:pPr>
            <w:r>
              <w:rPr>
                <w:rFonts w:hint="cs"/>
                <w:cs/>
              </w:rPr>
              <w:t xml:space="preserve">ถ้า </w:t>
            </w:r>
            <w:r w:rsidRPr="005233AE">
              <w:t>SMS_WORDING_TYPE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t>SMS Notification Before Fee Deduction</w:t>
            </w:r>
          </w:p>
          <w:p w:rsidR="007513BB" w:rsidP="007513BB" w:rsidRDefault="007513BB" w14:paraId="107A837F" w14:textId="1A1554FA">
            <w:pPr>
              <w:pStyle w:val="ListParagraph"/>
              <w:numPr>
                <w:ilvl w:val="0"/>
                <w:numId w:val="90"/>
              </w:numPr>
              <w:spacing w:after="0"/>
            </w:pPr>
            <w:r>
              <w:t>defaultWordingFlag</w:t>
            </w:r>
          </w:p>
          <w:p w:rsidR="007513BB" w:rsidP="007513BB" w:rsidRDefault="007513BB" w14:paraId="47136A84" w14:textId="77777777">
            <w:pPr>
              <w:spacing w:after="0"/>
            </w:pPr>
          </w:p>
          <w:p w:rsidR="007513BB" w:rsidP="007513BB" w:rsidRDefault="007513BB" w14:paraId="4EEA1974" w14:textId="77777777">
            <w:pPr>
              <w:spacing w:after="0"/>
            </w:pPr>
            <w:r>
              <w:rPr>
                <w:rFonts w:hint="cs"/>
                <w:cs/>
              </w:rPr>
              <w:t xml:space="preserve">ถ้า </w:t>
            </w:r>
            <w:r w:rsidRPr="005233AE">
              <w:t>SMS_WORDING_TYPE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t xml:space="preserve">SMS Notification </w:t>
            </w:r>
            <w:r w:rsidRPr="003A27EB">
              <w:t>Recurring Fee Deduct Success Alert</w:t>
            </w:r>
          </w:p>
          <w:p w:rsidR="007513BB" w:rsidP="007513BB" w:rsidRDefault="007513BB" w14:paraId="05DF4645" w14:textId="3F20007E">
            <w:pPr>
              <w:pStyle w:val="ListParagraph"/>
              <w:numPr>
                <w:ilvl w:val="0"/>
                <w:numId w:val="90"/>
              </w:numPr>
              <w:spacing w:after="0"/>
            </w:pPr>
            <w:r w:rsidRPr="007513BB">
              <w:t>recurringDeductSuccessAlertDefaultWordingFlag</w:t>
            </w:r>
          </w:p>
          <w:p w:rsidR="007513BB" w:rsidP="007513BB" w:rsidRDefault="007513BB" w14:paraId="61977159" w14:textId="77777777">
            <w:pPr>
              <w:spacing w:after="0"/>
            </w:pPr>
          </w:p>
          <w:p w:rsidR="007513BB" w:rsidP="007513BB" w:rsidRDefault="007513BB" w14:paraId="09E44A96" w14:textId="77777777">
            <w:pPr>
              <w:spacing w:after="0"/>
            </w:pPr>
            <w:r>
              <w:rPr>
                <w:rFonts w:hint="cs"/>
                <w:cs/>
              </w:rPr>
              <w:t xml:space="preserve">ถ้า </w:t>
            </w:r>
            <w:r w:rsidRPr="005233AE">
              <w:t>SMS_WORDING_TYPE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t xml:space="preserve">SMS Notification </w:t>
            </w:r>
            <w:r w:rsidRPr="003A27EB">
              <w:t>Recurring Fee Deduct Fail Alert</w:t>
            </w:r>
          </w:p>
          <w:p w:rsidR="007513BB" w:rsidRDefault="007513BB" w14:paraId="14753E63" w14:textId="5F7AEF6A">
            <w:pPr>
              <w:pStyle w:val="ListParagraph"/>
              <w:numPr>
                <w:ilvl w:val="0"/>
                <w:numId w:val="90"/>
              </w:numPr>
              <w:spacing w:after="0"/>
            </w:pPr>
            <w:r w:rsidRPr="007513BB">
              <w:t>recurringDeductFailAlertDefaultWordingFlag</w:t>
            </w:r>
          </w:p>
          <w:p w:rsidR="005D7A15" w:rsidP="00F116BD" w:rsidRDefault="005D7A15" w14:paraId="0A3FAF45" w14:textId="77777777">
            <w:pPr>
              <w:pStyle w:val="ListParagraph"/>
              <w:spacing w:after="0"/>
            </w:pPr>
          </w:p>
          <w:p w:rsidR="005D7A15" w:rsidP="005D7A15" w:rsidRDefault="005D7A15" w14:paraId="70E7258B" w14:textId="1D3DF845">
            <w:pPr>
              <w:spacing w:after="0"/>
            </w:pPr>
            <w:r>
              <w:rPr>
                <w:rFonts w:hint="cs"/>
                <w:cs/>
              </w:rPr>
              <w:t xml:space="preserve">ถ้า </w:t>
            </w:r>
            <w:r w:rsidRPr="005233AE">
              <w:t>SMS_WORDING_TYPE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t>SMS Notification Before Promotion Expired</w:t>
            </w:r>
            <w:r w:rsidRPr="003A27EB">
              <w:t xml:space="preserve"> Alert</w:t>
            </w:r>
          </w:p>
          <w:p w:rsidR="005D7A15" w:rsidP="005D7A15" w:rsidRDefault="005D7A15" w14:paraId="61D71C91" w14:textId="6FBA1B7F">
            <w:pPr>
              <w:pStyle w:val="ListParagraph"/>
              <w:numPr>
                <w:ilvl w:val="0"/>
                <w:numId w:val="90"/>
              </w:numPr>
              <w:spacing w:after="0"/>
            </w:pPr>
            <w:r>
              <w:t>beforePromotionExpired</w:t>
            </w:r>
            <w:r w:rsidRPr="007513BB">
              <w:t>AlertDefaultWordingFlag</w:t>
            </w:r>
          </w:p>
          <w:p w:rsidR="005D7A15" w:rsidP="00F116BD" w:rsidRDefault="005D7A15" w14:paraId="0024042E" w14:textId="77777777">
            <w:pPr>
              <w:pStyle w:val="ListParagraph"/>
              <w:spacing w:after="0"/>
            </w:pPr>
          </w:p>
          <w:p w:rsidR="005D7A15" w:rsidP="005D7A15" w:rsidRDefault="005D7A15" w14:paraId="146FD892" w14:textId="7A95D82A">
            <w:pPr>
              <w:spacing w:after="0"/>
            </w:pPr>
            <w:r>
              <w:rPr>
                <w:rFonts w:hint="cs"/>
                <w:cs/>
              </w:rPr>
              <w:t xml:space="preserve">ถ้า </w:t>
            </w:r>
            <w:r w:rsidRPr="005233AE">
              <w:t>SMS_WORDING_TYPE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t>SMS Notification Promotion Expired</w:t>
            </w:r>
            <w:r w:rsidRPr="003A27EB">
              <w:t xml:space="preserve"> Alert</w:t>
            </w:r>
          </w:p>
          <w:p w:rsidR="005D7A15" w:rsidP="00F116BD" w:rsidRDefault="005D7A15" w14:paraId="65719007" w14:textId="211BA5E5">
            <w:pPr>
              <w:pStyle w:val="ListParagraph"/>
              <w:numPr>
                <w:ilvl w:val="0"/>
                <w:numId w:val="90"/>
              </w:numPr>
              <w:spacing w:after="0"/>
              <w:rPr>
                <w:cs/>
              </w:rPr>
            </w:pPr>
            <w:r>
              <w:t>promotionExpired</w:t>
            </w:r>
            <w:r w:rsidRPr="007513BB">
              <w:t>AlertDefaultWordingFlag</w:t>
            </w:r>
          </w:p>
        </w:tc>
      </w:tr>
      <w:tr w:rsidR="003361A3" w:rsidTr="00753CB9" w14:paraId="0D4ABEA4" w14:textId="77777777">
        <w:tc>
          <w:tcPr>
            <w:tcW w:w="1308" w:type="pct"/>
            <w:vMerge w:val="restart"/>
          </w:tcPr>
          <w:p w:rsidR="003361A3" w:rsidP="00753CB9" w:rsidRDefault="003361A3" w14:paraId="17BDDC92" w14:textId="345643D7">
            <w:pPr>
              <w:rPr>
                <w:rFonts w:cs="CordiaUPC"/>
              </w:rPr>
            </w:pPr>
            <w:r>
              <w:t>MASS_SMS_WORDING_LANG</w:t>
            </w:r>
          </w:p>
        </w:tc>
        <w:tc>
          <w:tcPr>
            <w:tcW w:w="1385" w:type="pct"/>
          </w:tcPr>
          <w:p w:rsidR="003361A3" w:rsidP="00753CB9" w:rsidRDefault="003361A3" w14:paraId="69C37C51" w14:textId="5C51F02D">
            <w:r w:rsidRPr="00944318">
              <w:t>ROW_ID</w:t>
            </w:r>
          </w:p>
        </w:tc>
        <w:tc>
          <w:tcPr>
            <w:tcW w:w="2307" w:type="pct"/>
          </w:tcPr>
          <w:p w:rsidR="003361A3" w:rsidP="000C7CCE" w:rsidRDefault="003361A3" w14:paraId="370D1EF9" w14:textId="77777777">
            <w:pPr>
              <w:spacing w:after="0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ครั้งแรก</w:t>
            </w:r>
          </w:p>
          <w:p w:rsidR="003361A3" w:rsidP="000C7CCE" w:rsidRDefault="003361A3" w14:paraId="0D6A0656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ให้ระบบ </w:t>
            </w:r>
            <w:r>
              <w:rPr>
                <w:rFonts w:cs="CordiaUPC"/>
              </w:rPr>
              <w:t xml:space="preserve">Auto Generate </w:t>
            </w:r>
          </w:p>
          <w:p w:rsidR="003361A3" w:rsidP="000C7CCE" w:rsidRDefault="003361A3" w14:paraId="3781B67B" w14:textId="77777777">
            <w:pPr>
              <w:spacing w:after="0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ครั้งถัดไป</w:t>
            </w:r>
          </w:p>
          <w:p w:rsidR="003361A3" w:rsidP="000C7CCE" w:rsidRDefault="003361A3" w14:paraId="0B8520DF" w14:textId="06427117">
            <w:pPr>
              <w:spacing w:after="0"/>
            </w:pPr>
            <w:r>
              <w:rPr>
                <w:rFonts w:hint="cs" w:cs="Angsana New"/>
                <w:cs/>
              </w:rPr>
              <w:t xml:space="preserve">ให้ใช้ </w:t>
            </w:r>
            <w:r>
              <w:rPr>
                <w:rFonts w:cs="CordiaUPC"/>
              </w:rPr>
              <w:t xml:space="preserve">Row ID </w:t>
            </w:r>
            <w:r>
              <w:rPr>
                <w:rFonts w:hint="cs" w:cs="Angsana New"/>
                <w:cs/>
              </w:rPr>
              <w:t>เดิม</w:t>
            </w:r>
          </w:p>
        </w:tc>
      </w:tr>
      <w:tr w:rsidR="003361A3" w:rsidTr="00753CB9" w14:paraId="605FCC7C" w14:textId="77777777">
        <w:tc>
          <w:tcPr>
            <w:tcW w:w="1308" w:type="pct"/>
            <w:vMerge/>
          </w:tcPr>
          <w:p w:rsidR="003361A3" w:rsidP="00753CB9" w:rsidRDefault="003361A3" w14:paraId="078052D4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3361A3" w:rsidP="00753CB9" w:rsidRDefault="003361A3" w14:paraId="60F639CC" w14:textId="4E77E389">
            <w:r w:rsidRPr="005233AE">
              <w:t>MASS_SMS_WORDING_ROW_ID</w:t>
            </w:r>
          </w:p>
        </w:tc>
        <w:tc>
          <w:tcPr>
            <w:tcW w:w="2307" w:type="pct"/>
          </w:tcPr>
          <w:p w:rsidR="003361A3" w:rsidP="000C7CCE" w:rsidRDefault="003361A3" w14:paraId="61143C72" w14:textId="018620DF">
            <w:pPr>
              <w:spacing w:after="0"/>
            </w:pPr>
            <w:r w:rsidRPr="003B4253">
              <w:rPr>
                <w:rFonts w:cs="Angsana New"/>
                <w:cs/>
              </w:rPr>
              <w:t xml:space="preserve">ให้ใช้ </w:t>
            </w:r>
            <w:r>
              <w:rPr>
                <w:rFonts w:cs="CordiaUPC"/>
              </w:rPr>
              <w:t>MASS</w:t>
            </w:r>
            <w:r w:rsidRPr="003B4253">
              <w:rPr>
                <w:rFonts w:cs="CordiaUPC"/>
              </w:rPr>
              <w:t>_</w:t>
            </w:r>
            <w:r>
              <w:rPr>
                <w:rFonts w:cs="CordiaUPC"/>
              </w:rPr>
              <w:t>SMS_WORDING</w:t>
            </w:r>
            <w:r w:rsidRPr="003B4253">
              <w:rPr>
                <w:rFonts w:cs="Angsana New"/>
                <w:cs/>
              </w:rPr>
              <w:t>.</w:t>
            </w:r>
            <w:r w:rsidRPr="003B4253">
              <w:rPr>
                <w:rFonts w:cs="CordiaUPC"/>
              </w:rPr>
              <w:t>ROW_ID</w:t>
            </w:r>
          </w:p>
        </w:tc>
      </w:tr>
      <w:tr w:rsidR="003361A3" w:rsidTr="00753CB9" w14:paraId="67F4D4A2" w14:textId="77777777">
        <w:tc>
          <w:tcPr>
            <w:tcW w:w="1308" w:type="pct"/>
            <w:vMerge/>
          </w:tcPr>
          <w:p w:rsidR="003361A3" w:rsidP="00753CB9" w:rsidRDefault="003361A3" w14:paraId="5634A08A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3361A3" w:rsidP="00753CB9" w:rsidRDefault="003361A3" w14:paraId="3BFFB2C3" w14:textId="6860DBE7">
            <w:r>
              <w:t>LANG</w:t>
            </w:r>
          </w:p>
        </w:tc>
        <w:tc>
          <w:tcPr>
            <w:tcW w:w="2307" w:type="pct"/>
          </w:tcPr>
          <w:p w:rsidR="003361A3" w:rsidP="00753CB9" w:rsidRDefault="003361A3" w14:paraId="33AF1C8D" w14:textId="77777777">
            <w:pPr>
              <w:spacing w:after="0"/>
            </w:pPr>
            <w:r>
              <w:rPr>
                <w:rFonts w:hint="cs"/>
                <w:cs/>
              </w:rPr>
              <w:t xml:space="preserve">ถ้าเป็นภาษาอังกฤษให้ลงเป็น </w:t>
            </w:r>
            <w:r>
              <w:rPr>
                <w:rFonts w:cs="Angsana New"/>
                <w:cs/>
              </w:rPr>
              <w:t>“</w:t>
            </w:r>
            <w:r>
              <w:t>en</w:t>
            </w:r>
            <w:r>
              <w:rPr>
                <w:rFonts w:cs="Angsana New"/>
                <w:cs/>
              </w:rPr>
              <w:t>”</w:t>
            </w:r>
          </w:p>
          <w:p w:rsidR="003361A3" w:rsidP="00753CB9" w:rsidRDefault="003361A3" w14:paraId="5842F04C" w14:textId="77777777">
            <w:pPr>
              <w:spacing w:after="0"/>
            </w:pPr>
            <w:r>
              <w:rPr>
                <w:rFonts w:hint="cs"/>
                <w:cs/>
              </w:rPr>
              <w:t xml:space="preserve">ถ้าเป็นภาษาไทยให้ลงเป็น </w:t>
            </w:r>
            <w:r>
              <w:rPr>
                <w:rFonts w:cs="Angsana New"/>
                <w:cs/>
              </w:rPr>
              <w:t>“</w:t>
            </w:r>
            <w:r>
              <w:t>th</w:t>
            </w:r>
            <w:r>
              <w:rPr>
                <w:rFonts w:cs="Angsana New"/>
                <w:cs/>
              </w:rPr>
              <w:t>”</w:t>
            </w:r>
          </w:p>
          <w:p w:rsidR="003361A3" w:rsidP="00753CB9" w:rsidRDefault="003361A3" w14:paraId="5B79BA81" w14:textId="0902A3FC">
            <w:pPr>
              <w:spacing w:after="0"/>
            </w:pPr>
            <w:r>
              <w:rPr>
                <w:rFonts w:hint="cs"/>
                <w:cs/>
              </w:rPr>
              <w:t xml:space="preserve">ถ้าไม่ระบุให้ลงเป็น </w:t>
            </w:r>
            <w:r>
              <w:rPr>
                <w:rFonts w:cs="Angsana New"/>
                <w:cs/>
              </w:rPr>
              <w:t>“</w:t>
            </w:r>
            <w:r>
              <w:t>en</w:t>
            </w:r>
            <w:r>
              <w:rPr>
                <w:rFonts w:cs="Angsana New"/>
                <w:cs/>
              </w:rPr>
              <w:t>”</w:t>
            </w:r>
          </w:p>
        </w:tc>
      </w:tr>
      <w:tr w:rsidR="003361A3" w:rsidTr="00753CB9" w14:paraId="6BB51894" w14:textId="77777777">
        <w:tc>
          <w:tcPr>
            <w:tcW w:w="1308" w:type="pct"/>
            <w:vMerge/>
          </w:tcPr>
          <w:p w:rsidR="003361A3" w:rsidP="00753CB9" w:rsidRDefault="003361A3" w14:paraId="73B0EE4A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3361A3" w:rsidP="00753CB9" w:rsidRDefault="003361A3" w14:paraId="65B28D62" w14:textId="1D7CD7BC">
            <w:r w:rsidRPr="005233AE">
              <w:t>SMS_WORDING_VALUE</w:t>
            </w:r>
          </w:p>
        </w:tc>
        <w:tc>
          <w:tcPr>
            <w:tcW w:w="2307" w:type="pct"/>
          </w:tcPr>
          <w:p w:rsidR="003361A3" w:rsidP="001332B5" w:rsidRDefault="003361A3" w14:paraId="04D2E729" w14:textId="77777777">
            <w:pPr>
              <w:spacing w:after="0"/>
            </w:pPr>
            <w:r>
              <w:rPr>
                <w:rFonts w:hint="cs"/>
                <w:cs/>
              </w:rPr>
              <w:t>เป็นค่าใดค่าหนึ่งดังต่อไปนี้</w:t>
            </w:r>
          </w:p>
          <w:p w:rsidR="003361A3" w:rsidRDefault="003361A3" w14:paraId="03DB6C2E" w14:textId="32B267B8">
            <w:pPr>
              <w:pStyle w:val="ListParagraph"/>
              <w:numPr>
                <w:ilvl w:val="0"/>
                <w:numId w:val="92"/>
              </w:numPr>
              <w:spacing w:after="0"/>
            </w:pPr>
            <w:r>
              <w:t>shortPromotionName</w:t>
            </w:r>
          </w:p>
          <w:p w:rsidR="003361A3" w:rsidP="00BB3F68" w:rsidRDefault="003361A3" w14:paraId="732DADF6" w14:textId="77777777">
            <w:pPr>
              <w:pStyle w:val="ListParagraph"/>
              <w:numPr>
                <w:ilvl w:val="0"/>
                <w:numId w:val="92"/>
              </w:numPr>
              <w:spacing w:after="0"/>
            </w:pPr>
            <w:r>
              <w:t>marketingName</w:t>
            </w:r>
          </w:p>
          <w:p w:rsidR="003361A3" w:rsidRDefault="003361A3" w14:paraId="39E4CB67" w14:textId="070238F4">
            <w:pPr>
              <w:pStyle w:val="ListParagraph"/>
              <w:numPr>
                <w:ilvl w:val="0"/>
                <w:numId w:val="92"/>
              </w:numPr>
              <w:spacing w:after="0"/>
            </w:pPr>
            <w:r>
              <w:t>promotionDescription</w:t>
            </w:r>
          </w:p>
          <w:p w:rsidR="003361A3" w:rsidRDefault="003361A3" w14:paraId="7A6A6B31" w14:textId="1D233618">
            <w:pPr>
              <w:pStyle w:val="ListParagraph"/>
              <w:numPr>
                <w:ilvl w:val="0"/>
                <w:numId w:val="92"/>
              </w:numPr>
              <w:spacing w:after="0"/>
            </w:pPr>
            <w:r>
              <w:t>greetingLetter</w:t>
            </w:r>
          </w:p>
          <w:p w:rsidR="003361A3" w:rsidRDefault="003361A3" w14:paraId="19195EA3" w14:textId="51662173">
            <w:pPr>
              <w:pStyle w:val="ListParagraph"/>
              <w:numPr>
                <w:ilvl w:val="0"/>
                <w:numId w:val="92"/>
              </w:numPr>
              <w:spacing w:after="0"/>
            </w:pPr>
            <w:r>
              <w:t>yourPackageName</w:t>
            </w:r>
          </w:p>
          <w:p w:rsidR="003361A3" w:rsidRDefault="003361A3" w14:paraId="34269EAE" w14:textId="36CCC71F">
            <w:pPr>
              <w:pStyle w:val="ListParagraph"/>
              <w:numPr>
                <w:ilvl w:val="0"/>
                <w:numId w:val="92"/>
              </w:numPr>
              <w:spacing w:after="0"/>
            </w:pPr>
            <w:r>
              <w:rPr>
                <w:rFonts w:cs="CordiaUPC"/>
              </w:rPr>
              <w:t>smsGreeting</w:t>
            </w:r>
          </w:p>
          <w:p w:rsidR="003361A3" w:rsidRDefault="003361A3" w14:paraId="41E75112" w14:textId="742C25C1">
            <w:pPr>
              <w:pStyle w:val="ListParagraph"/>
              <w:numPr>
                <w:ilvl w:val="0"/>
                <w:numId w:val="92"/>
              </w:numPr>
              <w:spacing w:after="0"/>
            </w:pPr>
            <w:r>
              <w:rPr>
                <w:rFonts w:cs="CordiaUPC"/>
              </w:rPr>
              <w:t>smsDelete</w:t>
            </w:r>
            <w:r w:rsidDel="00746F6B" w:rsidR="00746F6B">
              <w:rPr>
                <w:rFonts w:cs="Angsana New"/>
                <w:cs/>
              </w:rPr>
              <w:t xml:space="preserve"> </w:t>
            </w:r>
          </w:p>
          <w:p w:rsidR="00746F6B" w:rsidP="00BB3F68" w:rsidRDefault="00746F6B" w14:paraId="39311270" w14:textId="61546335">
            <w:pPr>
              <w:pStyle w:val="ListParagraph"/>
              <w:numPr>
                <w:ilvl w:val="0"/>
                <w:numId w:val="92"/>
              </w:numPr>
              <w:spacing w:after="0"/>
            </w:pPr>
            <w:r w:rsidRPr="00746F6B">
              <w:t>smsNotificationLastInternetAlert</w:t>
            </w:r>
          </w:p>
          <w:p w:rsidR="00746F6B" w:rsidP="00BB3F68" w:rsidRDefault="00746F6B" w14:paraId="40C33F1D" w14:textId="566B4BC2">
            <w:pPr>
              <w:pStyle w:val="ListParagraph"/>
              <w:numPr>
                <w:ilvl w:val="0"/>
                <w:numId w:val="92"/>
              </w:numPr>
              <w:spacing w:after="0"/>
            </w:pPr>
            <w:r w:rsidRPr="00746F6B">
              <w:t>smsNotificationLastMinuteAlert</w:t>
            </w:r>
          </w:p>
          <w:p w:rsidR="003361A3" w:rsidP="00BB3F68" w:rsidRDefault="003361A3" w14:paraId="33D505D3" w14:textId="5CB1597E">
            <w:pPr>
              <w:pStyle w:val="ListParagraph"/>
              <w:numPr>
                <w:ilvl w:val="0"/>
                <w:numId w:val="92"/>
              </w:numPr>
              <w:spacing w:after="0"/>
            </w:pPr>
            <w:r>
              <w:t>smsNotificationBeforeFeeDeduction</w:t>
            </w:r>
          </w:p>
          <w:p w:rsidR="00746F6B" w:rsidRDefault="00746F6B" w14:paraId="08FF9E10" w14:textId="1AC324B2">
            <w:pPr>
              <w:pStyle w:val="ListParagraph"/>
              <w:numPr>
                <w:ilvl w:val="0"/>
                <w:numId w:val="92"/>
              </w:numPr>
              <w:spacing w:after="0"/>
            </w:pPr>
            <w:r w:rsidRPr="00746F6B">
              <w:t>smsNotificationRecurringDeductSuccessAlert</w:t>
            </w:r>
          </w:p>
          <w:p w:rsidR="00746F6B" w:rsidRDefault="00746F6B" w14:paraId="0B520ACD" w14:textId="3CB7FDFC">
            <w:pPr>
              <w:pStyle w:val="ListParagraph"/>
              <w:numPr>
                <w:ilvl w:val="0"/>
                <w:numId w:val="92"/>
              </w:numPr>
              <w:spacing w:after="0"/>
            </w:pPr>
            <w:r w:rsidRPr="00746F6B">
              <w:t>smsNotificationRecurringDeductFailAlert</w:t>
            </w:r>
          </w:p>
          <w:p w:rsidR="005D7A15" w:rsidP="005D7A15" w:rsidRDefault="005D7A15" w14:paraId="28F90E43" w14:textId="371FFE38">
            <w:pPr>
              <w:pStyle w:val="ListParagraph"/>
              <w:numPr>
                <w:ilvl w:val="0"/>
                <w:numId w:val="92"/>
              </w:numPr>
              <w:spacing w:after="0"/>
            </w:pPr>
            <w:r w:rsidRPr="00746F6B">
              <w:t>smsNotification</w:t>
            </w:r>
            <w:r>
              <w:t>BeforePromotionExpired</w:t>
            </w:r>
            <w:r w:rsidRPr="00746F6B">
              <w:t>Alert</w:t>
            </w:r>
          </w:p>
          <w:p w:rsidR="005D7A15" w:rsidRDefault="005D7A15" w14:paraId="7997846F" w14:textId="372B409F">
            <w:pPr>
              <w:pStyle w:val="ListParagraph"/>
              <w:numPr>
                <w:ilvl w:val="0"/>
                <w:numId w:val="92"/>
              </w:numPr>
              <w:spacing w:after="0"/>
            </w:pPr>
            <w:r w:rsidRPr="00746F6B">
              <w:t>smsNotification</w:t>
            </w:r>
            <w:r>
              <w:t>PromotionExpired</w:t>
            </w:r>
            <w:r w:rsidRPr="00746F6B">
              <w:t>Alert</w:t>
            </w:r>
          </w:p>
          <w:p w:rsidR="003361A3" w:rsidRDefault="003361A3" w14:paraId="67D5C1CB" w14:textId="56E9AD47">
            <w:pPr>
              <w:pStyle w:val="ListParagraph"/>
              <w:numPr>
                <w:ilvl w:val="0"/>
                <w:numId w:val="92"/>
              </w:numPr>
              <w:spacing w:after="0"/>
            </w:pPr>
            <w:r>
              <w:t>smsCheck</w:t>
            </w:r>
            <w:r w:rsidRPr="00B15758">
              <w:t>Current</w:t>
            </w:r>
          </w:p>
          <w:p w:rsidR="003361A3" w:rsidRDefault="003361A3" w14:paraId="77B2EB80" w14:textId="001F14C4">
            <w:pPr>
              <w:pStyle w:val="ListParagraph"/>
              <w:numPr>
                <w:ilvl w:val="0"/>
                <w:numId w:val="92"/>
              </w:numPr>
              <w:spacing w:after="0"/>
            </w:pPr>
            <w:r>
              <w:t>smsReponseSuccessFormROM</w:t>
            </w:r>
          </w:p>
          <w:p w:rsidR="003361A3" w:rsidRDefault="003361A3" w14:paraId="0DE6D63A" w14:textId="0AC8C646">
            <w:pPr>
              <w:pStyle w:val="ListParagraph"/>
              <w:numPr>
                <w:ilvl w:val="0"/>
                <w:numId w:val="92"/>
              </w:numPr>
              <w:spacing w:after="0"/>
              <w:rPr>
                <w:cs/>
              </w:rPr>
            </w:pPr>
            <w:r>
              <w:t>smsReponseSuccessFormPAY</w:t>
            </w:r>
          </w:p>
        </w:tc>
      </w:tr>
    </w:tbl>
    <w:p w:rsidR="00D52E0F" w:rsidP="00D52E0F" w:rsidRDefault="00D52E0F" w14:paraId="06F8B9CF" w14:textId="77777777">
      <w:pPr>
        <w:pStyle w:val="Heading2"/>
        <w:numPr>
          <w:ilvl w:val="0"/>
          <w:numId w:val="1"/>
        </w:numPr>
        <w:ind w:left="426" w:hanging="426"/>
        <w:rPr>
          <w:rFonts w:ascii="CordiaUPC" w:hAnsi="CordiaUPC" w:cs="CordiaUPC"/>
          <w:sz w:val="36"/>
          <w:szCs w:val="36"/>
        </w:rPr>
      </w:pPr>
      <w:r>
        <w:rPr>
          <w:rFonts w:ascii="CordiaUPC" w:hAnsi="CordiaUPC" w:cs="CordiaUPC"/>
          <w:sz w:val="36"/>
          <w:szCs w:val="36"/>
        </w:rPr>
        <w:t xml:space="preserve">Mass </w:t>
      </w:r>
      <w:r w:rsidRPr="00E87182">
        <w:rPr>
          <w:rFonts w:ascii="CordiaUPC" w:hAnsi="CordiaUPC" w:cs="CordiaUPC"/>
          <w:sz w:val="36"/>
          <w:szCs w:val="36"/>
        </w:rPr>
        <w:t>Special Condition</w:t>
      </w:r>
    </w:p>
    <w:p w:rsidRPr="005040E4" w:rsidR="00D52E0F" w:rsidP="0006603F" w:rsidRDefault="00D52E0F" w14:paraId="0EFCE1EA" w14:textId="0F11F5C9">
      <w:pPr>
        <w:pStyle w:val="Heading3"/>
        <w:numPr>
          <w:ilvl w:val="0"/>
          <w:numId w:val="21"/>
        </w:numPr>
        <w:rPr>
          <w:rFonts w:ascii="CordiaUPC" w:hAnsi="CordiaUPC" w:cs="CordiaUPC"/>
          <w:sz w:val="36"/>
          <w:szCs w:val="44"/>
        </w:rPr>
      </w:pPr>
      <w:r w:rsidRPr="008979A8">
        <w:rPr>
          <w:rFonts w:ascii="CordiaUPC" w:hAnsi="CordiaUPC" w:cs="CordiaUPC"/>
          <w:sz w:val="36"/>
          <w:szCs w:val="44"/>
        </w:rPr>
        <w:t>Field on Screen</w:t>
      </w:r>
    </w:p>
    <w:tbl>
      <w:tblPr>
        <w:tblW w:w="5000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668"/>
        <w:gridCol w:w="1910"/>
        <w:gridCol w:w="23"/>
        <w:gridCol w:w="5415"/>
      </w:tblGrid>
      <w:tr w:rsidRPr="008979A8" w:rsidR="00D52E0F" w:rsidTr="00F844D5" w14:paraId="53EEDF01" w14:textId="77777777">
        <w:trPr>
          <w:trHeight w:val="108"/>
          <w:tblHeader/>
        </w:trPr>
        <w:tc>
          <w:tcPr>
            <w:tcW w:w="925" w:type="pct"/>
            <w:shd w:val="clear" w:color="auto" w:fill="EEECE1" w:themeFill="background2"/>
            <w:vAlign w:val="center"/>
          </w:tcPr>
          <w:p w:rsidR="00D52E0F" w:rsidP="00D52E0F" w:rsidRDefault="00D52E0F" w14:paraId="16738BD4" w14:textId="77777777">
            <w:pPr>
              <w:pStyle w:val="HeaderTable"/>
            </w:pPr>
            <w:r w:rsidRPr="008979A8">
              <w:t>Field Name</w:t>
            </w:r>
          </w:p>
        </w:tc>
        <w:tc>
          <w:tcPr>
            <w:tcW w:w="1059" w:type="pct"/>
            <w:shd w:val="clear" w:color="auto" w:fill="EEECE1" w:themeFill="background2"/>
            <w:vAlign w:val="center"/>
          </w:tcPr>
          <w:p w:rsidR="00D52E0F" w:rsidP="00D52E0F" w:rsidRDefault="00D52E0F" w14:paraId="69C7F1DF" w14:textId="77777777">
            <w:pPr>
              <w:pStyle w:val="HeaderTable"/>
            </w:pPr>
            <w:r w:rsidRPr="008979A8">
              <w:t>Type</w:t>
            </w:r>
          </w:p>
        </w:tc>
        <w:tc>
          <w:tcPr>
            <w:tcW w:w="3016" w:type="pct"/>
            <w:gridSpan w:val="2"/>
            <w:shd w:val="clear" w:color="auto" w:fill="EEECE1" w:themeFill="background2"/>
            <w:vAlign w:val="center"/>
          </w:tcPr>
          <w:p w:rsidR="00D52E0F" w:rsidP="00D52E0F" w:rsidRDefault="00D52E0F" w14:paraId="3696D825" w14:textId="77777777">
            <w:pPr>
              <w:pStyle w:val="HeaderTable"/>
            </w:pPr>
            <w:r w:rsidRPr="008979A8">
              <w:t>Comments</w:t>
            </w:r>
          </w:p>
        </w:tc>
      </w:tr>
      <w:tr w:rsidRPr="008979A8" w:rsidR="00D52E0F" w:rsidTr="00F844D5" w14:paraId="7EC9F5E3" w14:textId="77777777">
        <w:trPr>
          <w:trHeight w:val="108"/>
        </w:trPr>
        <w:tc>
          <w:tcPr>
            <w:tcW w:w="5000" w:type="pct"/>
            <w:gridSpan w:val="4"/>
            <w:shd w:val="clear" w:color="auto" w:fill="C2D69B" w:themeFill="accent3" w:themeFillTint="99"/>
          </w:tcPr>
          <w:p w:rsidR="00D52E0F" w:rsidP="00D52E0F" w:rsidRDefault="00D52E0F" w14:paraId="0DEE01DB" w14:textId="77777777">
            <w:pPr>
              <w:pStyle w:val="HeaderTable"/>
            </w:pPr>
            <w:r>
              <w:t>Special Condition Section</w:t>
            </w:r>
          </w:p>
        </w:tc>
      </w:tr>
      <w:tr w:rsidRPr="008979A8" w:rsidR="00D52E0F" w:rsidTr="00F844D5" w14:paraId="46AE768E" w14:textId="77777777">
        <w:trPr>
          <w:trHeight w:val="108"/>
        </w:trPr>
        <w:tc>
          <w:tcPr>
            <w:tcW w:w="925" w:type="pct"/>
          </w:tcPr>
          <w:p w:rsidR="00D52E0F" w:rsidP="00D52E0F" w:rsidRDefault="00D52E0F" w14:paraId="7E60C2AB" w14:textId="77777777">
            <w:r>
              <w:t>s</w:t>
            </w:r>
            <w:r w:rsidRPr="001624DE">
              <w:t>pecialConditions</w:t>
            </w:r>
          </w:p>
        </w:tc>
        <w:tc>
          <w:tcPr>
            <w:tcW w:w="1059" w:type="pct"/>
          </w:tcPr>
          <w:p w:rsidR="00D52E0F" w:rsidP="00D52E0F" w:rsidRDefault="00D52E0F" w14:paraId="611924A9" w14:textId="77777777">
            <w:r>
              <w:t>Shuttle</w:t>
            </w:r>
          </w:p>
        </w:tc>
        <w:tc>
          <w:tcPr>
            <w:tcW w:w="3016" w:type="pct"/>
            <w:gridSpan w:val="2"/>
          </w:tcPr>
          <w:p w:rsidR="00D52E0F" w:rsidP="00D52E0F" w:rsidRDefault="00D52E0F" w14:paraId="1CA0620E" w14:textId="6334ACEF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>
              <w:t>Special Conditions</w:t>
            </w:r>
          </w:p>
          <w:p w:rsidR="00D52E0F" w:rsidP="00D52E0F" w:rsidRDefault="00D52E0F" w14:paraId="4FDE73D3" w14:textId="024EB525">
            <w:r>
              <w:t xml:space="preserve">List of Value </w:t>
            </w:r>
            <w:r>
              <w:rPr>
                <w:rFonts w:cs="Angsana New"/>
                <w:cs/>
              </w:rPr>
              <w:t xml:space="preserve">: </w:t>
            </w:r>
            <w:r w:rsidRPr="008979A8">
              <w:rPr>
                <w:rFonts w:cs="Angsana New"/>
                <w:cs/>
              </w:rPr>
              <w:t xml:space="preserve">ดึงข้อมูล </w:t>
            </w:r>
            <w:r w:rsidR="0014645B">
              <w:rPr>
                <w:rFonts w:cs="CordiaUPC"/>
              </w:rPr>
              <w:t>DB</w:t>
            </w:r>
            <w:r>
              <w:rPr>
                <w:rFonts w:cs="Angsana New"/>
                <w:cs/>
              </w:rPr>
              <w:t xml:space="preserve"> </w:t>
            </w:r>
            <w:r w:rsidR="0016265E">
              <w:rPr>
                <w:rFonts w:hint="cs" w:cs="Angsana New"/>
                <w:cs/>
              </w:rPr>
              <w:t xml:space="preserve">ที่ </w:t>
            </w:r>
            <w:r w:rsidR="0014645B">
              <w:t xml:space="preserve">SPECIAL_CONDITION_CONFIG </w:t>
            </w:r>
            <w:r w:rsidR="00E6569B">
              <w:rPr>
                <w:rFonts w:hint="cs"/>
                <w:cs/>
              </w:rPr>
              <w:t>โดย</w:t>
            </w:r>
            <w:r w:rsidR="0014645B">
              <w:rPr>
                <w:rFonts w:hint="cs"/>
                <w:cs/>
              </w:rPr>
              <w:t xml:space="preserve">มีเงื่อนไขดังนี้ </w:t>
            </w:r>
            <w:r w:rsidR="0014645B">
              <w:t>PRODUCT_CLASS</w:t>
            </w:r>
            <w:r w:rsidR="0014645B">
              <w:rPr>
                <w:rFonts w:hint="cs"/>
                <w:cs/>
              </w:rPr>
              <w:t xml:space="preserve"> ประกอบด้วย </w:t>
            </w:r>
            <w:r w:rsidR="0014645B">
              <w:t xml:space="preserve">productClass </w:t>
            </w:r>
            <w:r w:rsidR="0014645B">
              <w:rPr>
                <w:rFonts w:hint="cs"/>
                <w:cs/>
              </w:rPr>
              <w:t xml:space="preserve">และ </w:t>
            </w:r>
            <w:r w:rsidR="0014645B">
              <w:t xml:space="preserve">Status </w:t>
            </w:r>
            <w:r w:rsidR="0014645B">
              <w:rPr>
                <w:rFonts w:cs="Angsana New"/>
                <w:cs/>
              </w:rPr>
              <w:t>= ‘</w:t>
            </w:r>
            <w:r w:rsidR="0014645B">
              <w:t>Active</w:t>
            </w:r>
            <w:r w:rsidR="0014645B">
              <w:rPr>
                <w:rFonts w:cs="Angsana New"/>
                <w:cs/>
              </w:rPr>
              <w:t>’</w:t>
            </w:r>
            <w:r w:rsidR="00E26828">
              <w:rPr>
                <w:rFonts w:cs="Angsana New"/>
                <w:cs/>
              </w:rPr>
              <w:t xml:space="preserve"> </w:t>
            </w:r>
            <w:r w:rsidR="00E26828">
              <w:rPr>
                <w:rFonts w:hint="cs" w:cs="Angsana New"/>
                <w:cs/>
              </w:rPr>
              <w:t xml:space="preserve">และ </w:t>
            </w:r>
            <w:r w:rsidR="00E26828">
              <w:rPr>
                <w:rFonts w:cs="CordiaUPC"/>
              </w:rPr>
              <w:t xml:space="preserve">PO_GROUP </w:t>
            </w:r>
            <w:r w:rsidR="00E26828">
              <w:rPr>
                <w:rFonts w:hint="cs" w:cs="Angsana New"/>
                <w:cs/>
              </w:rPr>
              <w:t xml:space="preserve">ประกอบด้วย </w:t>
            </w:r>
            <w:r w:rsidR="00E26828">
              <w:rPr>
                <w:rFonts w:cs="CordiaUPC"/>
              </w:rPr>
              <w:t>poGroup</w:t>
            </w:r>
          </w:p>
          <w:p w:rsidRPr="000D29BA" w:rsidR="002647AD" w:rsidP="00D52E0F" w:rsidRDefault="002647AD" w14:paraId="374D5385" w14:textId="6569D753">
            <w:pPr>
              <w:rPr>
                <w:color w:val="984806" w:themeColor="accent6" w:themeShade="80"/>
              </w:rPr>
            </w:pPr>
            <w:r w:rsidRPr="000D29BA">
              <w:rPr>
                <w:rFonts w:cs="Angsana New"/>
                <w:color w:val="984806" w:themeColor="accent6" w:themeShade="80"/>
                <w:cs/>
              </w:rPr>
              <w:t>*</w:t>
            </w:r>
            <w:r w:rsidRPr="000D29BA">
              <w:rPr>
                <w:color w:val="984806" w:themeColor="accent6" w:themeShade="80"/>
              </w:rPr>
              <w:t xml:space="preserve">List of value </w:t>
            </w:r>
            <w:r w:rsidRPr="000D29BA">
              <w:rPr>
                <w:color w:val="984806" w:themeColor="accent6" w:themeShade="80"/>
                <w:cs/>
              </w:rPr>
              <w:t xml:space="preserve">จะแสดงก็ต่อเมื่อ </w:t>
            </w:r>
            <w:r w:rsidRPr="000D29BA">
              <w:rPr>
                <w:color w:val="984806" w:themeColor="accent6" w:themeShade="80"/>
              </w:rPr>
              <w:t xml:space="preserve">Product Class </w:t>
            </w:r>
            <w:r w:rsidR="00476A9C">
              <w:rPr>
                <w:color w:val="984806" w:themeColor="accent6" w:themeShade="80"/>
                <w:cs/>
              </w:rPr>
              <w:t>มี</w:t>
            </w:r>
            <w:r w:rsidRPr="000D29BA">
              <w:rPr>
                <w:color w:val="984806" w:themeColor="accent6" w:themeShade="80"/>
                <w:cs/>
              </w:rPr>
              <w:t>ค่า</w:t>
            </w:r>
          </w:p>
          <w:p w:rsidR="00D52E0F" w:rsidP="002A5335" w:rsidRDefault="00C42A61" w14:paraId="63EE54B2" w14:textId="59B87058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เมื่อเลือกค่า </w:t>
            </w:r>
            <w:r>
              <w:t xml:space="preserve">specialConditions </w:t>
            </w:r>
            <w:r>
              <w:rPr>
                <w:rFonts w:hint="cs"/>
                <w:cs/>
              </w:rPr>
              <w:t xml:space="preserve">ให้ทำการ </w:t>
            </w:r>
            <w:r>
              <w:t xml:space="preserve">Generate Row </w:t>
            </w:r>
            <w:r>
              <w:rPr>
                <w:rFonts w:hint="cs"/>
                <w:cs/>
              </w:rPr>
              <w:t xml:space="preserve">ที่ </w:t>
            </w:r>
            <w:r>
              <w:t>Special Condition Detail Table</w:t>
            </w:r>
            <w:r>
              <w:rPr>
                <w:rFonts w:hint="cs"/>
                <w:cs/>
              </w:rPr>
              <w:t xml:space="preserve"> และให้ </w:t>
            </w:r>
            <w:r>
              <w:t xml:space="preserve">Default </w:t>
            </w:r>
            <w:r>
              <w:rPr>
                <w:rFonts w:hint="cs"/>
                <w:cs/>
              </w:rPr>
              <w:t>ค่าดังต่อไปนี้</w:t>
            </w:r>
          </w:p>
          <w:p w:rsidR="00C42A61" w:rsidP="00BB3F68" w:rsidRDefault="00C42A61" w14:paraId="22555A63" w14:textId="77777777">
            <w:pPr>
              <w:pStyle w:val="ListParagraph"/>
              <w:numPr>
                <w:ilvl w:val="0"/>
                <w:numId w:val="49"/>
              </w:numPr>
            </w:pPr>
            <w:r>
              <w:t xml:space="preserve">Special Condition </w:t>
            </w:r>
            <w:r>
              <w:rPr>
                <w:rFonts w:cs="Angsana New"/>
                <w:cs/>
              </w:rPr>
              <w:t xml:space="preserve">= </w:t>
            </w:r>
            <w:r>
              <w:t>s</w:t>
            </w:r>
            <w:r w:rsidRPr="001624DE">
              <w:t>pecialConditions</w:t>
            </w:r>
          </w:p>
          <w:p w:rsidR="00500A79" w:rsidP="002A5335" w:rsidRDefault="00500A79" w14:paraId="4E08E7B9" w14:textId="3A498447">
            <w:r>
              <w:rPr>
                <w:rFonts w:hint="cs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 xml:space="preserve">ถ้ามีการ </w:t>
            </w:r>
            <w:r>
              <w:t xml:space="preserve">Unselect </w:t>
            </w:r>
            <w:r>
              <w:rPr>
                <w:rFonts w:hint="cs"/>
                <w:cs/>
              </w:rPr>
              <w:t xml:space="preserve">แต่ </w:t>
            </w:r>
            <w:r>
              <w:t xml:space="preserve">user </w:t>
            </w:r>
            <w:r>
              <w:rPr>
                <w:rFonts w:hint="cs"/>
                <w:cs/>
              </w:rPr>
              <w:t>มีการแนบไฟล์ไปแล้วจะต้องลบไฟล์แนบด้วย</w:t>
            </w:r>
            <w:r w:rsidR="00FB686D">
              <w:rPr>
                <w:rFonts w:hint="cs"/>
                <w:cs/>
              </w:rPr>
              <w:t xml:space="preserve"> เมื่อ </w:t>
            </w:r>
            <w:r w:rsidR="00FB686D">
              <w:t>save</w:t>
            </w:r>
          </w:p>
        </w:tc>
      </w:tr>
      <w:tr w:rsidRPr="008979A8" w:rsidR="001B380B" w:rsidTr="000A1560" w14:paraId="700AA9CB" w14:textId="77777777">
        <w:trPr>
          <w:trHeight w:val="108"/>
        </w:trPr>
        <w:tc>
          <w:tcPr>
            <w:tcW w:w="5000" w:type="pct"/>
            <w:gridSpan w:val="4"/>
            <w:shd w:val="clear" w:color="auto" w:fill="C2D69B" w:themeFill="accent3" w:themeFillTint="99"/>
          </w:tcPr>
          <w:p w:rsidR="001B380B" w:rsidP="001B380B" w:rsidRDefault="001B380B" w14:paraId="06B01007" w14:textId="126A1976">
            <w:pPr>
              <w:pStyle w:val="HeaderTable"/>
            </w:pPr>
            <w:r>
              <w:t>Package Condition Section</w:t>
            </w:r>
          </w:p>
          <w:p w:rsidRPr="000A1560" w:rsidR="001B380B" w:rsidRDefault="00B72488" w14:paraId="51882BF1" w14:textId="476B06EA">
            <w:pPr>
              <w:rPr>
                <w:rFonts w:cs="CordiaUPC"/>
              </w:rPr>
            </w:pPr>
            <w:r>
              <w:t xml:space="preserve">Label </w:t>
            </w:r>
            <w:r>
              <w:rPr>
                <w:rFonts w:cs="CordiaUPC"/>
                <w:cs/>
              </w:rPr>
              <w:t xml:space="preserve">: </w:t>
            </w:r>
            <w:r>
              <w:t>Package Condition</w:t>
            </w:r>
            <w:r w:rsidR="00EB04C9">
              <w:br/>
            </w:r>
            <w:r w:rsidR="00EB04C9">
              <w:t xml:space="preserve">Visible </w:t>
            </w:r>
            <w:r w:rsidR="00EB04C9">
              <w:rPr>
                <w:rFonts w:hint="cs"/>
                <w:cs/>
              </w:rPr>
              <w:t xml:space="preserve">เมื่อ </w:t>
            </w:r>
            <w:r w:rsidR="00EB04C9">
              <w:t>Promotion Group</w:t>
            </w:r>
            <w:r w:rsidR="00EB04C9">
              <w:rPr>
                <w:rFonts w:cs="Angsana New"/>
                <w:cs/>
              </w:rPr>
              <w:t xml:space="preserve"> </w:t>
            </w:r>
            <w:r w:rsidR="00EB04C9">
              <w:rPr>
                <w:rFonts w:hint="cs"/>
                <w:cs/>
              </w:rPr>
              <w:t xml:space="preserve">มีค่าเป็น </w:t>
            </w:r>
            <w:r w:rsidR="00EB04C9">
              <w:rPr>
                <w:rFonts w:cs="Angsana New"/>
                <w:cs/>
              </w:rPr>
              <w:t>“</w:t>
            </w:r>
            <w:r w:rsidR="00EB04C9">
              <w:t>IR</w:t>
            </w:r>
            <w:r w:rsidR="00EB04C9">
              <w:rPr>
                <w:rFonts w:cs="Angsana New"/>
                <w:cs/>
              </w:rPr>
              <w:t>”</w:t>
            </w:r>
          </w:p>
        </w:tc>
      </w:tr>
      <w:tr w:rsidRPr="008979A8" w:rsidR="001B380B" w:rsidTr="00F844D5" w14:paraId="3E799599" w14:textId="77777777">
        <w:trPr>
          <w:trHeight w:val="108"/>
        </w:trPr>
        <w:tc>
          <w:tcPr>
            <w:tcW w:w="925" w:type="pct"/>
          </w:tcPr>
          <w:p w:rsidR="001B380B" w:rsidP="00D52E0F" w:rsidRDefault="00EB04C9" w14:paraId="5CFBA0CC" w14:textId="2FEAD00C">
            <w:r>
              <w:t>p</w:t>
            </w:r>
            <w:r w:rsidRPr="00EB04C9">
              <w:t>ackageCondition</w:t>
            </w:r>
          </w:p>
        </w:tc>
        <w:tc>
          <w:tcPr>
            <w:tcW w:w="1059" w:type="pct"/>
          </w:tcPr>
          <w:p w:rsidR="001B380B" w:rsidP="00D52E0F" w:rsidRDefault="00EB04C9" w14:paraId="3C54A08E" w14:textId="46AABE57">
            <w:r>
              <w:t>Text</w:t>
            </w:r>
          </w:p>
        </w:tc>
        <w:tc>
          <w:tcPr>
            <w:tcW w:w="3016" w:type="pct"/>
            <w:gridSpan w:val="2"/>
          </w:tcPr>
          <w:p w:rsidR="00EB04C9" w:rsidP="00EB04C9" w:rsidRDefault="00EB04C9" w14:paraId="0246CB1D" w14:textId="66A974EF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EB04C9">
              <w:t>Package Condition</w:t>
            </w:r>
          </w:p>
          <w:p w:rsidR="00F86BC0" w:rsidRDefault="00EB04C9" w14:paraId="1BC1779D" w14:textId="77777777">
            <w:r>
              <w:rPr>
                <w:rFonts w:hint="cs" w:cs="Angsana New"/>
                <w:cs/>
              </w:rPr>
              <w:t xml:space="preserve">แสดง </w:t>
            </w:r>
            <w:r>
              <w:rPr>
                <w:rFonts w:cs="CordiaUPC"/>
              </w:rPr>
              <w:t xml:space="preserve">10  </w:t>
            </w:r>
            <w:r>
              <w:rPr>
                <w:rFonts w:hint="cs" w:cs="Angsana New"/>
                <w:cs/>
              </w:rPr>
              <w:t>บรรทัด</w:t>
            </w:r>
            <w:r w:rsidR="00F86BC0">
              <w:br/>
            </w:r>
          </w:p>
          <w:p w:rsidR="00F86BC0" w:rsidRDefault="00F86BC0" w14:paraId="1D88BF45" w14:textId="77777777">
            <w:r>
              <w:rPr>
                <w:rFonts w:hint="cs"/>
                <w:cs/>
              </w:rPr>
              <w:t xml:space="preserve">เมื่อ </w:t>
            </w:r>
            <w:r>
              <w:t xml:space="preserve">PO Group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t xml:space="preserve">IR </w:t>
            </w:r>
            <w:r>
              <w:rPr>
                <w:rFonts w:hint="cs"/>
                <w:cs/>
              </w:rPr>
              <w:t xml:space="preserve">ให้ทำการ </w:t>
            </w:r>
            <w:r>
              <w:t xml:space="preserve">Default wording </w:t>
            </w:r>
            <w:r>
              <w:rPr>
                <w:rFonts w:hint="cs"/>
                <w:cs/>
              </w:rPr>
              <w:t>ด้านล่าง</w:t>
            </w:r>
          </w:p>
          <w:p w:rsidR="009068F6" w:rsidP="009068F6" w:rsidRDefault="009068F6" w14:paraId="2FBE1950" w14:textId="77777777">
            <w:r>
              <w:t>1</w:t>
            </w:r>
            <w:r>
              <w:rPr>
                <w:rFonts w:cs="CordiaUPC"/>
                <w:cs/>
              </w:rPr>
              <w:t xml:space="preserve">. </w:t>
            </w:r>
            <w:r>
              <w:rPr>
                <w:rFonts w:cs="Cordia New"/>
                <w:cs/>
              </w:rPr>
              <w:t xml:space="preserve">เฉพาะลูกค้า </w:t>
            </w:r>
            <w:r>
              <w:t xml:space="preserve">Postpaid </w:t>
            </w:r>
            <w:r>
              <w:rPr>
                <w:rFonts w:cs="Cordia New"/>
                <w:cs/>
              </w:rPr>
              <w:t xml:space="preserve">บนระบบ </w:t>
            </w:r>
            <w:r>
              <w:t>IRB, CBS</w:t>
            </w:r>
          </w:p>
          <w:p w:rsidR="009068F6" w:rsidP="009068F6" w:rsidRDefault="009068F6" w14:paraId="2ADDD9C5" w14:textId="77777777">
            <w:r>
              <w:t>2</w:t>
            </w:r>
            <w:r>
              <w:rPr>
                <w:rFonts w:cs="CordiaUPC"/>
                <w:cs/>
              </w:rPr>
              <w:t xml:space="preserve">. </w:t>
            </w:r>
            <w:r>
              <w:rPr>
                <w:rFonts w:cs="Cordia New"/>
                <w:cs/>
              </w:rPr>
              <w:t>อัตราดังกล่าวไม่รวมภาษีมูลค่าเพิ่ม</w:t>
            </w:r>
          </w:p>
          <w:p w:rsidR="009068F6" w:rsidP="009068F6" w:rsidRDefault="009068F6" w14:paraId="1BF82DE4" w14:textId="77777777">
            <w:r>
              <w:t>3</w:t>
            </w:r>
            <w:r>
              <w:rPr>
                <w:rFonts w:cs="CordiaUPC"/>
                <w:cs/>
              </w:rPr>
              <w:t xml:space="preserve">. </w:t>
            </w:r>
            <w:r>
              <w:rPr>
                <w:rFonts w:cs="Cordia New"/>
                <w:cs/>
              </w:rPr>
              <w:t xml:space="preserve">การใช้งานนอกเหนือ </w:t>
            </w:r>
            <w:r>
              <w:t xml:space="preserve">package </w:t>
            </w:r>
            <w:r>
              <w:rPr>
                <w:rFonts w:cs="CordiaUPC"/>
                <w:cs/>
              </w:rPr>
              <w:t>(</w:t>
            </w:r>
            <w:r>
              <w:rPr>
                <w:rFonts w:cs="Cordia New"/>
                <w:cs/>
              </w:rPr>
              <w:t xml:space="preserve">เช่น ใช้งานบนเครือข่ายอื่นที่ไม่ใช่เครือข่ายที่กำหนดใน </w:t>
            </w:r>
            <w:r>
              <w:t xml:space="preserve">package </w:t>
            </w:r>
            <w:r>
              <w:rPr>
                <w:rFonts w:cs="Cordia New"/>
                <w:cs/>
              </w:rPr>
              <w:t xml:space="preserve">หรือ การใช้งานหลังจากที่ </w:t>
            </w:r>
            <w:r>
              <w:t xml:space="preserve">package </w:t>
            </w:r>
            <w:r>
              <w:rPr>
                <w:rFonts w:cs="Cordia New"/>
                <w:cs/>
              </w:rPr>
              <w:t xml:space="preserve">หมดอายุไปแล้ว) จะถูก </w:t>
            </w:r>
            <w:r>
              <w:t xml:space="preserve">charge </w:t>
            </w:r>
            <w:r>
              <w:rPr>
                <w:rFonts w:cs="Cordia New"/>
                <w:cs/>
              </w:rPr>
              <w:t xml:space="preserve">ในอัตรา </w:t>
            </w:r>
            <w:r>
              <w:t xml:space="preserve">roaming </w:t>
            </w:r>
            <w:r>
              <w:rPr>
                <w:rFonts w:cs="Cordia New"/>
                <w:cs/>
              </w:rPr>
              <w:t>ปกติ</w:t>
            </w:r>
          </w:p>
          <w:p w:rsidR="009068F6" w:rsidP="009068F6" w:rsidRDefault="009068F6" w14:paraId="1B0536B5" w14:textId="77777777">
            <w:r>
              <w:t>4</w:t>
            </w:r>
            <w:r>
              <w:rPr>
                <w:rFonts w:cs="CordiaUPC"/>
                <w:cs/>
              </w:rPr>
              <w:t xml:space="preserve">. </w:t>
            </w:r>
            <w:r>
              <w:t xml:space="preserve">Package </w:t>
            </w:r>
            <w:r>
              <w:rPr>
                <w:rFonts w:cs="Cordia New"/>
                <w:cs/>
              </w:rPr>
              <w:t>เป็นราคาเหมาจ่าย (</w:t>
            </w:r>
            <w:r>
              <w:t>One</w:t>
            </w:r>
            <w:r>
              <w:rPr>
                <w:rFonts w:cs="CordiaUPC"/>
                <w:cs/>
              </w:rPr>
              <w:t>-</w:t>
            </w:r>
            <w:r>
              <w:t>time Charge</w:t>
            </w:r>
            <w:r>
              <w:rPr>
                <w:rFonts w:cs="CordiaUPC"/>
                <w:cs/>
              </w:rPr>
              <w:t xml:space="preserve">) </w:t>
            </w:r>
            <w:r>
              <w:rPr>
                <w:rFonts w:cs="Cordia New"/>
                <w:cs/>
              </w:rPr>
              <w:t xml:space="preserve">สำหรับใช้งานในเครือข่ายที่กำหนดตามไฟล์ </w:t>
            </w:r>
            <w:r>
              <w:t>RUC Sheet</w:t>
            </w:r>
            <w:r>
              <w:rPr>
                <w:rFonts w:cs="CordiaUPC"/>
                <w:cs/>
              </w:rPr>
              <w:t xml:space="preserve">: </w:t>
            </w:r>
            <w:r>
              <w:t xml:space="preserve">AMF Package </w:t>
            </w:r>
            <w:r>
              <w:rPr>
                <w:rFonts w:cs="Cordia New"/>
                <w:cs/>
              </w:rPr>
              <w:t>ได้ไม่จำกัดภายในระยะเวลาที่กำหนด</w:t>
            </w:r>
          </w:p>
          <w:p w:rsidR="009068F6" w:rsidP="009068F6" w:rsidRDefault="009068F6" w14:paraId="32107E0B" w14:textId="77777777">
            <w:r>
              <w:rPr>
                <w:rFonts w:cs="Cordia New"/>
                <w:cs/>
              </w:rPr>
              <w:t xml:space="preserve">หมายเหตุ: กรณีที่ </w:t>
            </w:r>
            <w:r>
              <w:t xml:space="preserve">original TAP File </w:t>
            </w:r>
            <w:r>
              <w:rPr>
                <w:rFonts w:cs="Cordia New"/>
                <w:cs/>
              </w:rPr>
              <w:t xml:space="preserve">มีค่า </w:t>
            </w:r>
            <w:r>
              <w:t>operator charge</w:t>
            </w:r>
            <w:r>
              <w:rPr>
                <w:rFonts w:cs="CordiaUPC"/>
                <w:cs/>
              </w:rPr>
              <w:t xml:space="preserve">/ </w:t>
            </w:r>
            <w:r>
              <w:t xml:space="preserve">Mark up </w:t>
            </w:r>
            <w:r>
              <w:rPr>
                <w:rFonts w:cs="Cordia New"/>
                <w:cs/>
              </w:rPr>
              <w:t xml:space="preserve">เป็นศูนย์ให้นำมานับเป็นส่วนลดใน </w:t>
            </w:r>
            <w:r>
              <w:t xml:space="preserve">package </w:t>
            </w:r>
            <w:r>
              <w:rPr>
                <w:rFonts w:cs="Cordia New"/>
                <w:cs/>
              </w:rPr>
              <w:t>ดังกล่าวด้วย</w:t>
            </w:r>
          </w:p>
          <w:p w:rsidR="009068F6" w:rsidP="009068F6" w:rsidRDefault="009068F6" w14:paraId="3DC03FFE" w14:textId="77777777">
            <w:r>
              <w:t>5</w:t>
            </w:r>
            <w:r>
              <w:rPr>
                <w:rFonts w:cs="CordiaUPC"/>
                <w:cs/>
              </w:rPr>
              <w:t xml:space="preserve">.  </w:t>
            </w:r>
            <w:r>
              <w:rPr>
                <w:rFonts w:cs="Cordia New"/>
                <w:cs/>
              </w:rPr>
              <w:t xml:space="preserve">การนับวันเริ่มต้นและสิ้นสุด </w:t>
            </w:r>
            <w:r>
              <w:t xml:space="preserve">package </w:t>
            </w:r>
            <w:r>
              <w:rPr>
                <w:rFonts w:cs="Cordia New"/>
                <w:cs/>
              </w:rPr>
              <w:t>นับเวลาตั้งแต่วันที่ และเวลาที่ลูกค้าสมัคร (</w:t>
            </w:r>
            <w:r>
              <w:t xml:space="preserve">Start &amp; Expired date and time </w:t>
            </w:r>
            <w:r>
              <w:rPr>
                <w:rFonts w:cs="Cordia New"/>
                <w:cs/>
              </w:rPr>
              <w:t>แบบ +</w:t>
            </w:r>
            <w:r>
              <w:t xml:space="preserve">24hr </w:t>
            </w:r>
            <w:r>
              <w:rPr>
                <w:rFonts w:cs="CordiaUPC"/>
                <w:cs/>
              </w:rPr>
              <w:t>)</w:t>
            </w:r>
            <w:r>
              <w:rPr>
                <w:rFonts w:cs="Cordia New"/>
                <w:cs/>
              </w:rPr>
              <w:t>ตามเวลาประเทศไทย</w:t>
            </w:r>
          </w:p>
          <w:p w:rsidR="009068F6" w:rsidP="009068F6" w:rsidRDefault="009068F6" w14:paraId="1363BE81" w14:textId="77777777">
            <w:r>
              <w:t>6</w:t>
            </w:r>
            <w:r>
              <w:rPr>
                <w:rFonts w:cs="CordiaUPC"/>
                <w:cs/>
              </w:rPr>
              <w:t xml:space="preserve">. </w:t>
            </w:r>
            <w:r>
              <w:rPr>
                <w:rFonts w:cs="Cordia New"/>
                <w:cs/>
              </w:rPr>
              <w:t>การสมัคร</w:t>
            </w:r>
            <w:r>
              <w:t>package</w:t>
            </w:r>
            <w:r>
              <w:rPr>
                <w:rFonts w:cs="Cordia New"/>
                <w:cs/>
              </w:rPr>
              <w:t xml:space="preserve">ให้สมัครผ่านได้ทุกช่องทางโดยสามารถเลือกให้ </w:t>
            </w:r>
            <w:r>
              <w:t xml:space="preserve">package effective </w:t>
            </w:r>
            <w:r>
              <w:rPr>
                <w:rFonts w:cs="Cordia New"/>
                <w:cs/>
              </w:rPr>
              <w:t xml:space="preserve">ทันที หรือ </w:t>
            </w:r>
            <w:r>
              <w:t xml:space="preserve">effective </w:t>
            </w:r>
            <w:r>
              <w:rPr>
                <w:rFonts w:cs="Cordia New"/>
                <w:cs/>
              </w:rPr>
              <w:t>ในวันถัดไป หรือสามารถกำหนดวันที่ต้องการใช้งานได้</w:t>
            </w:r>
          </w:p>
          <w:p w:rsidR="009068F6" w:rsidP="009068F6" w:rsidRDefault="009068F6" w14:paraId="74901C6C" w14:textId="77777777">
            <w:r>
              <w:t>7</w:t>
            </w:r>
            <w:r>
              <w:rPr>
                <w:rFonts w:cs="CordiaUPC"/>
                <w:cs/>
              </w:rPr>
              <w:t xml:space="preserve">. </w:t>
            </w:r>
            <w:r>
              <w:rPr>
                <w:rFonts w:cs="Cordia New"/>
                <w:cs/>
              </w:rPr>
              <w:t xml:space="preserve">ในกรณีที่ลูกค้าสมัคร ระหว่างรอบ </w:t>
            </w:r>
            <w:r>
              <w:t xml:space="preserve">CDR </w:t>
            </w:r>
            <w:r>
              <w:rPr>
                <w:rFonts w:cs="Cordia New"/>
                <w:cs/>
              </w:rPr>
              <w:t xml:space="preserve">ที่ </w:t>
            </w:r>
            <w:r>
              <w:t xml:space="preserve">operator </w:t>
            </w:r>
            <w:r>
              <w:rPr>
                <w:rFonts w:cs="Cordia New"/>
                <w:cs/>
              </w:rPr>
              <w:t xml:space="preserve">เรียกเก็บอาจจะมา </w:t>
            </w:r>
            <w:r>
              <w:t xml:space="preserve">delay </w:t>
            </w:r>
            <w:r>
              <w:rPr>
                <w:rFonts w:cs="Cordia New"/>
                <w:cs/>
              </w:rPr>
              <w:t xml:space="preserve">ดังนั้นในรอบบิลแรก จะเก็บเงินลูกค้าไปก่อน แต่ในรอบบิลต่อไป </w:t>
            </w:r>
            <w:r>
              <w:t xml:space="preserve">usage </w:t>
            </w:r>
            <w:r>
              <w:rPr>
                <w:rFonts w:cs="Cordia New"/>
                <w:cs/>
              </w:rPr>
              <w:t xml:space="preserve">ที่เกิดขึ้นที่อยู่ใน </w:t>
            </w:r>
            <w:r>
              <w:t xml:space="preserve">Quota </w:t>
            </w:r>
            <w:r>
              <w:rPr>
                <w:rFonts w:cs="Cordia New"/>
                <w:cs/>
              </w:rPr>
              <w:t xml:space="preserve">ของ </w:t>
            </w:r>
            <w:r>
              <w:t xml:space="preserve">package </w:t>
            </w:r>
            <w:r>
              <w:rPr>
                <w:rFonts w:cs="Cordia New"/>
                <w:cs/>
              </w:rPr>
              <w:t>จะต้องไม่คิดเงินลูกค้า</w:t>
            </w:r>
          </w:p>
          <w:p w:rsidR="009068F6" w:rsidP="009068F6" w:rsidRDefault="009068F6" w14:paraId="579F58F7" w14:textId="77777777">
            <w:r>
              <w:t>8</w:t>
            </w:r>
            <w:r>
              <w:rPr>
                <w:rFonts w:cs="CordiaUPC"/>
                <w:cs/>
              </w:rPr>
              <w:t xml:space="preserve">. </w:t>
            </w:r>
            <w:r>
              <w:rPr>
                <w:rFonts w:cs="Cordia New"/>
                <w:cs/>
              </w:rPr>
              <w:t xml:space="preserve">หากมีการเปลี่ยนแปลง </w:t>
            </w:r>
            <w:r>
              <w:t xml:space="preserve">SIM, </w:t>
            </w:r>
            <w:r>
              <w:rPr>
                <w:rFonts w:cs="Cordia New"/>
                <w:cs/>
              </w:rPr>
              <w:t>เปลี่ยนแปลงหมวดหมายเลข</w:t>
            </w:r>
            <w:r>
              <w:t xml:space="preserve">, Disconnect </w:t>
            </w:r>
            <w:r>
              <w:rPr>
                <w:rFonts w:cs="Cordia New"/>
                <w:cs/>
              </w:rPr>
              <w:t>และรายการส่งเสริมการขายในโครงการเครื่องใหม่เบอร์เดิม สิทธิ์ส่วนลดในการส่งเสริมการขายนี้ยังคงไม่เปลี่ยนแปลง</w:t>
            </w:r>
          </w:p>
          <w:p w:rsidR="009068F6" w:rsidP="009068F6" w:rsidRDefault="009068F6" w14:paraId="1724CDC8" w14:textId="77777777">
            <w:r>
              <w:t>9</w:t>
            </w:r>
            <w:r>
              <w:rPr>
                <w:rFonts w:cs="CordiaUPC"/>
                <w:cs/>
              </w:rPr>
              <w:t xml:space="preserve">. </w:t>
            </w:r>
            <w:r>
              <w:rPr>
                <w:rFonts w:cs="Cordia New"/>
                <w:cs/>
              </w:rPr>
              <w:t xml:space="preserve">ค่าบริการที่เรียกเก็บแบบ </w:t>
            </w:r>
            <w:r>
              <w:t xml:space="preserve">One time charge </w:t>
            </w:r>
            <w:r>
              <w:rPr>
                <w:rFonts w:cs="Cordia New"/>
                <w:cs/>
              </w:rPr>
              <w:t>ให้แสดงภายใต้ “ค่าบริการตามโปรโมชั่น”</w:t>
            </w:r>
          </w:p>
          <w:p w:rsidR="009068F6" w:rsidP="009068F6" w:rsidRDefault="009068F6" w14:paraId="79F72128" w14:textId="77777777">
            <w:r>
              <w:t>10</w:t>
            </w:r>
            <w:r>
              <w:rPr>
                <w:rFonts w:cs="CordiaUPC"/>
                <w:cs/>
              </w:rPr>
              <w:t xml:space="preserve">. </w:t>
            </w:r>
            <w:r>
              <w:rPr>
                <w:rFonts w:cs="Cordia New"/>
                <w:cs/>
              </w:rPr>
              <w:t xml:space="preserve">การจัด </w:t>
            </w:r>
            <w:r>
              <w:t xml:space="preserve">Priority </w:t>
            </w:r>
            <w:r>
              <w:rPr>
                <w:rFonts w:cs="Cordia New"/>
                <w:cs/>
              </w:rPr>
              <w:t xml:space="preserve">ในการ </w:t>
            </w:r>
            <w:r>
              <w:t xml:space="preserve">config package </w:t>
            </w:r>
            <w:r>
              <w:rPr>
                <w:rFonts w:cs="Cordia New"/>
                <w:cs/>
              </w:rPr>
              <w:t xml:space="preserve">นี้จะต้องให้ส่วนลดก่อน </w:t>
            </w:r>
            <w:r>
              <w:t xml:space="preserve">package </w:t>
            </w:r>
            <w:r>
              <w:rPr>
                <w:rFonts w:cs="Cordia New"/>
                <w:cs/>
              </w:rPr>
              <w:t xml:space="preserve">แบบ </w:t>
            </w:r>
            <w:r>
              <w:t xml:space="preserve">Capped Volume </w:t>
            </w:r>
            <w:r>
              <w:rPr>
                <w:rFonts w:cs="Cordia New"/>
                <w:cs/>
              </w:rPr>
              <w:t xml:space="preserve">หรือก่อน </w:t>
            </w:r>
            <w:r>
              <w:t xml:space="preserve">special rate </w:t>
            </w:r>
            <w:r>
              <w:rPr>
                <w:rFonts w:cs="Cordia New"/>
                <w:cs/>
              </w:rPr>
              <w:t>ทั้งหมด</w:t>
            </w:r>
          </w:p>
          <w:p w:rsidR="009068F6" w:rsidP="009068F6" w:rsidRDefault="009068F6" w14:paraId="18C001E1" w14:textId="77777777">
            <w:r>
              <w:t>11</w:t>
            </w:r>
            <w:r>
              <w:rPr>
                <w:rFonts w:cs="CordiaUPC"/>
                <w:cs/>
              </w:rPr>
              <w:t xml:space="preserve">. </w:t>
            </w:r>
            <w:r>
              <w:rPr>
                <w:rFonts w:cs="Cordia New"/>
                <w:cs/>
              </w:rPr>
              <w:t xml:space="preserve">ฟรีบริการ </w:t>
            </w:r>
            <w:r>
              <w:t xml:space="preserve">Data Roaming </w:t>
            </w:r>
            <w:r>
              <w:rPr>
                <w:rFonts w:cs="Cordia New"/>
                <w:cs/>
              </w:rPr>
              <w:t xml:space="preserve">สำหรับ </w:t>
            </w:r>
            <w:r>
              <w:t xml:space="preserve">Package </w:t>
            </w:r>
            <w:r>
              <w:rPr>
                <w:rFonts w:cs="Cordia New"/>
                <w:cs/>
              </w:rPr>
              <w:t xml:space="preserve">นี้ โดยแยกเป็น </w:t>
            </w:r>
            <w:r>
              <w:t xml:space="preserve">Event type 16 </w:t>
            </w:r>
            <w:r>
              <w:rPr>
                <w:rFonts w:cs="CordiaUPC"/>
                <w:cs/>
              </w:rPr>
              <w:t xml:space="preserve">- </w:t>
            </w:r>
            <w:r>
              <w:t xml:space="preserve">IR GPRS Basic </w:t>
            </w:r>
            <w:r>
              <w:rPr>
                <w:rFonts w:cs="CordiaUPC"/>
                <w:cs/>
              </w:rPr>
              <w:t>(</w:t>
            </w:r>
            <w:r>
              <w:t>Outbound Operator Charge</w:t>
            </w:r>
            <w:r>
              <w:rPr>
                <w:rFonts w:cs="CordiaUPC"/>
                <w:cs/>
              </w:rPr>
              <w:t>)</w:t>
            </w:r>
          </w:p>
          <w:p w:rsidR="009068F6" w:rsidP="009068F6" w:rsidRDefault="009068F6" w14:paraId="1914E271" w14:textId="77777777">
            <w:r>
              <w:t>12</w:t>
            </w:r>
            <w:r>
              <w:rPr>
                <w:rFonts w:cs="CordiaUPC"/>
                <w:cs/>
              </w:rPr>
              <w:t xml:space="preserve">. </w:t>
            </w:r>
            <w:r>
              <w:rPr>
                <w:rFonts w:cs="Cordia New"/>
                <w:cs/>
              </w:rPr>
              <w:t xml:space="preserve">การจัด </w:t>
            </w:r>
            <w:r>
              <w:t xml:space="preserve">Priority </w:t>
            </w:r>
            <w:r>
              <w:rPr>
                <w:rFonts w:cs="Cordia New"/>
                <w:cs/>
              </w:rPr>
              <w:t xml:space="preserve">ในการ </w:t>
            </w:r>
            <w:r>
              <w:t xml:space="preserve">config package </w:t>
            </w:r>
            <w:r>
              <w:rPr>
                <w:rFonts w:cs="Cordia New"/>
                <w:cs/>
              </w:rPr>
              <w:t xml:space="preserve">ให้กับ </w:t>
            </w:r>
            <w:r>
              <w:t xml:space="preserve">package </w:t>
            </w:r>
            <w:r>
              <w:rPr>
                <w:rFonts w:cs="Cordia New"/>
                <w:cs/>
              </w:rPr>
              <w:t xml:space="preserve">ดังกล่าว มี </w:t>
            </w:r>
            <w:r>
              <w:t xml:space="preserve">priority </w:t>
            </w:r>
            <w:r>
              <w:rPr>
                <w:rFonts w:cs="Cordia New"/>
                <w:cs/>
              </w:rPr>
              <w:t xml:space="preserve">สูงสุด โดย </w:t>
            </w:r>
            <w:r>
              <w:t xml:space="preserve">Package </w:t>
            </w:r>
            <w:r>
              <w:rPr>
                <w:rFonts w:cs="Cordia New"/>
                <w:cs/>
              </w:rPr>
              <w:t xml:space="preserve">ดังกล่าวจะต้องมี </w:t>
            </w:r>
            <w:r>
              <w:t xml:space="preserve">priority </w:t>
            </w:r>
            <w:r>
              <w:rPr>
                <w:rFonts w:cs="Cordia New"/>
                <w:cs/>
              </w:rPr>
              <w:t xml:space="preserve">สูงกว่า </w:t>
            </w:r>
            <w:r>
              <w:t xml:space="preserve">package </w:t>
            </w:r>
            <w:r>
              <w:rPr>
                <w:rFonts w:cs="Cordia New"/>
                <w:cs/>
              </w:rPr>
              <w:t xml:space="preserve">แบบ </w:t>
            </w:r>
            <w:r>
              <w:t xml:space="preserve">capped volume </w:t>
            </w:r>
            <w:r>
              <w:rPr>
                <w:rFonts w:cs="Cordia New"/>
                <w:cs/>
              </w:rPr>
              <w:t xml:space="preserve">ที่มี </w:t>
            </w:r>
            <w:r>
              <w:t xml:space="preserve">special rate </w:t>
            </w:r>
            <w:r>
              <w:rPr>
                <w:rFonts w:cs="Cordia New"/>
                <w:cs/>
              </w:rPr>
              <w:t xml:space="preserve">หรือ </w:t>
            </w:r>
            <w:r>
              <w:t xml:space="preserve">pack </w:t>
            </w:r>
            <w:r>
              <w:rPr>
                <w:rFonts w:cs="Cordia New"/>
                <w:cs/>
              </w:rPr>
              <w:t xml:space="preserve">ที่เป็น % </w:t>
            </w:r>
            <w:r>
              <w:t xml:space="preserve">discount </w:t>
            </w:r>
            <w:r>
              <w:rPr>
                <w:rFonts w:cs="Cordia New"/>
                <w:cs/>
              </w:rPr>
              <w:t xml:space="preserve">โดยถ้าลูกค้ามีการสมัคร </w:t>
            </w:r>
            <w:r>
              <w:t xml:space="preserve">pack </w:t>
            </w:r>
            <w:r>
              <w:rPr>
                <w:rFonts w:cs="Cordia New"/>
                <w:cs/>
              </w:rPr>
              <w:t xml:space="preserve">นี้ซ้อนกับ </w:t>
            </w:r>
            <w:r>
              <w:t xml:space="preserve">package </w:t>
            </w:r>
            <w:r>
              <w:rPr>
                <w:rFonts w:cs="Cordia New"/>
                <w:cs/>
              </w:rPr>
              <w:t xml:space="preserve">แบบ </w:t>
            </w:r>
            <w:r>
              <w:t xml:space="preserve">capped volume </w:t>
            </w:r>
            <w:r>
              <w:rPr>
                <w:rFonts w:cs="Cordia New"/>
                <w:cs/>
              </w:rPr>
              <w:t xml:space="preserve">ที่มี </w:t>
            </w:r>
            <w:r>
              <w:t xml:space="preserve">special rate </w:t>
            </w:r>
            <w:r>
              <w:rPr>
                <w:rFonts w:cs="Cordia New"/>
                <w:cs/>
              </w:rPr>
              <w:t xml:space="preserve">หรือ </w:t>
            </w:r>
            <w:r>
              <w:t xml:space="preserve">pack </w:t>
            </w:r>
            <w:r>
              <w:rPr>
                <w:rFonts w:cs="Cordia New"/>
                <w:cs/>
              </w:rPr>
              <w:t xml:space="preserve">ที่เป็น % </w:t>
            </w:r>
            <w:r>
              <w:t xml:space="preserve">discount  </w:t>
            </w:r>
            <w:r>
              <w:rPr>
                <w:rFonts w:cs="Cordia New"/>
                <w:cs/>
              </w:rPr>
              <w:t xml:space="preserve">ระบบจะต้องให้ส่วนลดใน </w:t>
            </w:r>
            <w:r>
              <w:t xml:space="preserve">pack </w:t>
            </w:r>
            <w:r>
              <w:rPr>
                <w:rFonts w:cs="Cordia New"/>
                <w:cs/>
              </w:rPr>
              <w:t xml:space="preserve">นี้ ก่อน ไม่ว่าจะใช้งานอยู่ในโควต้า หรือในส่วน </w:t>
            </w:r>
            <w:r>
              <w:t xml:space="preserve">special rate </w:t>
            </w:r>
            <w:r>
              <w:rPr>
                <w:rFonts w:cs="Cordia New"/>
                <w:cs/>
              </w:rPr>
              <w:t>ก็ตาม</w:t>
            </w:r>
          </w:p>
          <w:p w:rsidR="009068F6" w:rsidP="009068F6" w:rsidRDefault="009068F6" w14:paraId="513FCA63" w14:textId="77777777">
            <w:r>
              <w:t>13</w:t>
            </w:r>
            <w:r>
              <w:rPr>
                <w:rFonts w:cs="CordiaUPC"/>
                <w:cs/>
              </w:rPr>
              <w:t xml:space="preserve">. </w:t>
            </w:r>
            <w:r>
              <w:rPr>
                <w:rFonts w:cs="Cordia New"/>
                <w:cs/>
              </w:rPr>
              <w:t xml:space="preserve">ให้ </w:t>
            </w:r>
            <w:r>
              <w:t xml:space="preserve">discount ID </w:t>
            </w:r>
            <w:r>
              <w:rPr>
                <w:rFonts w:cs="Cordia New"/>
                <w:cs/>
              </w:rPr>
              <w:t xml:space="preserve">มีค่าไม่ซ้ำกับ </w:t>
            </w:r>
            <w:r>
              <w:t xml:space="preserve">IR package </w:t>
            </w:r>
            <w:r>
              <w:rPr>
                <w:rFonts w:cs="Cordia New"/>
                <w:cs/>
              </w:rPr>
              <w:t>อื่นๆ</w:t>
            </w:r>
          </w:p>
          <w:p w:rsidR="009068F6" w:rsidP="009068F6" w:rsidRDefault="009068F6" w14:paraId="174420CB" w14:textId="77777777">
            <w:r>
              <w:t>14</w:t>
            </w:r>
            <w:r>
              <w:rPr>
                <w:rFonts w:cs="CordiaUPC"/>
                <w:cs/>
              </w:rPr>
              <w:t xml:space="preserve">. </w:t>
            </w:r>
            <w:r>
              <w:rPr>
                <w:rFonts w:cs="Cordia New"/>
                <w:cs/>
              </w:rPr>
              <w:t xml:space="preserve">ให้ </w:t>
            </w:r>
            <w:r>
              <w:t xml:space="preserve">package </w:t>
            </w:r>
            <w:r>
              <w:rPr>
                <w:rFonts w:cs="Cordia New"/>
                <w:cs/>
              </w:rPr>
              <w:t xml:space="preserve">ดังกล่าวไม่เข้าระบบ </w:t>
            </w:r>
            <w:r>
              <w:t>UFair</w:t>
            </w:r>
          </w:p>
          <w:p w:rsidR="009068F6" w:rsidP="009068F6" w:rsidRDefault="009068F6" w14:paraId="2BAAC3A5" w14:textId="77777777">
            <w:r>
              <w:t>15</w:t>
            </w:r>
            <w:r>
              <w:rPr>
                <w:rFonts w:cs="CordiaUPC"/>
                <w:cs/>
              </w:rPr>
              <w:t xml:space="preserve">. </w:t>
            </w:r>
            <w:r>
              <w:t xml:space="preserve">Package </w:t>
            </w:r>
            <w:r>
              <w:rPr>
                <w:rFonts w:cs="Cordia New"/>
                <w:cs/>
              </w:rPr>
              <w:t xml:space="preserve">ดังกล่าวเป็นการ </w:t>
            </w:r>
            <w:r>
              <w:t xml:space="preserve">throttling speed </w:t>
            </w:r>
            <w:r>
              <w:rPr>
                <w:rFonts w:cs="Cordia New"/>
                <w:cs/>
              </w:rPr>
              <w:t xml:space="preserve">ระดับ </w:t>
            </w:r>
            <w:r>
              <w:t>package</w:t>
            </w:r>
          </w:p>
          <w:p w:rsidR="009068F6" w:rsidP="009068F6" w:rsidRDefault="009068F6" w14:paraId="512057BF" w14:textId="77777777">
            <w:r>
              <w:t>16</w:t>
            </w:r>
            <w:r>
              <w:rPr>
                <w:rFonts w:cs="CordiaUPC"/>
                <w:cs/>
              </w:rPr>
              <w:t xml:space="preserve">. </w:t>
            </w:r>
            <w:r>
              <w:rPr>
                <w:rFonts w:cs="Cordia New"/>
                <w:cs/>
              </w:rPr>
              <w:t xml:space="preserve">รบกวนส่งให้ </w:t>
            </w:r>
            <w:r>
              <w:t xml:space="preserve">SI of Billing Unload Case </w:t>
            </w:r>
            <w:r>
              <w:rPr>
                <w:rFonts w:cs="Cordia New"/>
                <w:cs/>
              </w:rPr>
              <w:t xml:space="preserve">ผิด </w:t>
            </w:r>
            <w:r>
              <w:t>Operator</w:t>
            </w:r>
          </w:p>
          <w:p w:rsidR="009068F6" w:rsidP="009068F6" w:rsidRDefault="009068F6" w14:paraId="60D32D2D" w14:textId="77777777">
            <w:r>
              <w:t>20</w:t>
            </w:r>
            <w:r>
              <w:rPr>
                <w:rFonts w:cs="CordiaUPC"/>
                <w:cs/>
              </w:rPr>
              <w:t xml:space="preserve">. </w:t>
            </w:r>
            <w:r>
              <w:rPr>
                <w:rFonts w:cs="Cordia New"/>
                <w:cs/>
              </w:rPr>
              <w:t>สิทธิที่รับฟรีคงเหลือ สามารถนำไปใช้ในรอบบิลถัดไปได้ (</w:t>
            </w:r>
            <w:r>
              <w:t>Carry Forward</w:t>
            </w:r>
            <w:r>
              <w:rPr>
                <w:rFonts w:cs="CordiaUPC"/>
                <w:cs/>
              </w:rPr>
              <w:t xml:space="preserve">) </w:t>
            </w:r>
            <w:r>
              <w:rPr>
                <w:rFonts w:cs="Cordia New"/>
                <w:cs/>
              </w:rPr>
              <w:t xml:space="preserve">นาน </w:t>
            </w:r>
            <w:r>
              <w:t>10</w:t>
            </w:r>
            <w:r>
              <w:rPr>
                <w:rFonts w:cs="Cordia New"/>
                <w:cs/>
              </w:rPr>
              <w:t>วัน ตามลำดับและส่วนลดดังกล่าวจะไม่แสดงส่วนลดและยอดคงเหลือบนบิล</w:t>
            </w:r>
          </w:p>
          <w:p w:rsidR="009068F6" w:rsidP="009068F6" w:rsidRDefault="009068F6" w14:paraId="2078FBAE" w14:textId="77777777">
            <w:r>
              <w:t>21</w:t>
            </w:r>
            <w:r>
              <w:rPr>
                <w:rFonts w:cs="CordiaUPC"/>
                <w:cs/>
              </w:rPr>
              <w:t xml:space="preserve">. </w:t>
            </w:r>
            <w:r>
              <w:rPr>
                <w:rFonts w:cs="Cordia New"/>
                <w:cs/>
              </w:rPr>
              <w:t xml:space="preserve">มี </w:t>
            </w:r>
            <w:r>
              <w:t>feature first use</w:t>
            </w:r>
          </w:p>
          <w:p w:rsidR="009068F6" w:rsidP="009068F6" w:rsidRDefault="009068F6" w14:paraId="5C5BFE01" w14:textId="77777777">
            <w:r>
              <w:t>22</w:t>
            </w:r>
            <w:r>
              <w:rPr>
                <w:rFonts w:cs="CordiaUPC"/>
                <w:cs/>
              </w:rPr>
              <w:t xml:space="preserve">. </w:t>
            </w:r>
            <w:r>
              <w:t>Priority for Non BOS</w:t>
            </w:r>
          </w:p>
          <w:p w:rsidR="009068F6" w:rsidP="009068F6" w:rsidRDefault="009068F6" w14:paraId="502C4441" w14:textId="77777777">
            <w:r>
              <w:t xml:space="preserve">Priority IRB </w:t>
            </w:r>
            <w:r>
              <w:rPr>
                <w:rFonts w:cs="CordiaUPC"/>
                <w:cs/>
              </w:rPr>
              <w:t>(</w:t>
            </w:r>
            <w:r>
              <w:t>Max Speed</w:t>
            </w:r>
            <w:r>
              <w:rPr>
                <w:rFonts w:cs="CordiaUPC"/>
                <w:cs/>
              </w:rPr>
              <w:t xml:space="preserve">) = </w:t>
            </w:r>
            <w:r>
              <w:t xml:space="preserve">29          </w:t>
            </w:r>
          </w:p>
          <w:p w:rsidR="009068F6" w:rsidP="009068F6" w:rsidRDefault="009068F6" w14:paraId="4D434DED" w14:textId="77777777">
            <w:r>
              <w:t xml:space="preserve">Priority IRB </w:t>
            </w:r>
            <w:r>
              <w:rPr>
                <w:rFonts w:cs="CordiaUPC"/>
                <w:cs/>
              </w:rPr>
              <w:t>(</w:t>
            </w:r>
            <w:r>
              <w:t>Low Speed</w:t>
            </w:r>
            <w:r>
              <w:rPr>
                <w:rFonts w:cs="CordiaUPC"/>
                <w:cs/>
              </w:rPr>
              <w:t xml:space="preserve">) = </w:t>
            </w:r>
            <w:r>
              <w:t>65</w:t>
            </w:r>
          </w:p>
          <w:p w:rsidR="009068F6" w:rsidP="009068F6" w:rsidRDefault="009068F6" w14:paraId="2A114E8C" w14:textId="77777777">
            <w:r>
              <w:t>23</w:t>
            </w:r>
            <w:r>
              <w:rPr>
                <w:rFonts w:cs="CordiaUPC"/>
                <w:cs/>
              </w:rPr>
              <w:t xml:space="preserve">. </w:t>
            </w:r>
            <w:r>
              <w:t xml:space="preserve">For Existing </w:t>
            </w:r>
            <w:r>
              <w:rPr>
                <w:rFonts w:cs="CordiaUPC"/>
                <w:cs/>
              </w:rPr>
              <w:t>(</w:t>
            </w:r>
            <w:r>
              <w:t>IRB</w:t>
            </w:r>
            <w:r>
              <w:rPr>
                <w:rFonts w:cs="CordiaUPC"/>
                <w:cs/>
              </w:rPr>
              <w:t xml:space="preserve">) </w:t>
            </w:r>
            <w:r>
              <w:t xml:space="preserve">only </w:t>
            </w:r>
            <w:r>
              <w:rPr>
                <w:rFonts w:cs="Cordia New"/>
                <w:cs/>
              </w:rPr>
              <w:t xml:space="preserve">เงื่อนไขสำหรับ </w:t>
            </w:r>
            <w:r>
              <w:t>Discount</w:t>
            </w:r>
            <w:r>
              <w:rPr>
                <w:rFonts w:cs="CordiaUPC"/>
                <w:cs/>
              </w:rPr>
              <w:t xml:space="preserve">:  </w:t>
            </w:r>
            <w:r>
              <w:t xml:space="preserve">Dummy Discount RUC Support </w:t>
            </w:r>
            <w:r>
              <w:rPr>
                <w:rFonts w:cs="Cordia New"/>
                <w:cs/>
              </w:rPr>
              <w:t xml:space="preserve">กำหนดเป็น </w:t>
            </w:r>
            <w:r>
              <w:t xml:space="preserve">Rating Time Discount </w:t>
            </w:r>
            <w:r>
              <w:rPr>
                <w:rFonts w:cs="Cordia New"/>
                <w:cs/>
              </w:rPr>
              <w:t xml:space="preserve">แบบ </w:t>
            </w:r>
            <w:r>
              <w:t xml:space="preserve">DU </w:t>
            </w:r>
            <w:r>
              <w:rPr>
                <w:rFonts w:cs="Cordia New"/>
                <w:cs/>
              </w:rPr>
              <w:t xml:space="preserve">ให้ส่วนลด </w:t>
            </w:r>
            <w:r>
              <w:t xml:space="preserve">1,000,000 GB, Priority </w:t>
            </w:r>
            <w:r>
              <w:rPr>
                <w:rFonts w:cs="CordiaUPC"/>
                <w:cs/>
              </w:rPr>
              <w:t xml:space="preserve">= </w:t>
            </w:r>
            <w:r>
              <w:t>97, Discount Name Prefix</w:t>
            </w:r>
            <w:r>
              <w:rPr>
                <w:rFonts w:cs="CordiaUPC"/>
                <w:cs/>
              </w:rPr>
              <w:t xml:space="preserve">= </w:t>
            </w:r>
            <w:r>
              <w:t xml:space="preserve">Dummyxxx  </w:t>
            </w:r>
            <w:r>
              <w:rPr>
                <w:rFonts w:cs="Cordia New"/>
                <w:cs/>
              </w:rPr>
              <w:t xml:space="preserve">โดยมี </w:t>
            </w:r>
            <w:r>
              <w:t xml:space="preserve">List </w:t>
            </w:r>
            <w:r>
              <w:rPr>
                <w:rFonts w:cs="Cordia New"/>
                <w:cs/>
              </w:rPr>
              <w:t xml:space="preserve">ประเทศตามไฟล์ </w:t>
            </w:r>
            <w:r>
              <w:t>RUC</w:t>
            </w:r>
          </w:p>
          <w:p w:rsidR="009068F6" w:rsidP="009068F6" w:rsidRDefault="009068F6" w14:paraId="74FF1557" w14:textId="77777777">
            <w:r>
              <w:t>24</w:t>
            </w:r>
            <w:r>
              <w:rPr>
                <w:rFonts w:cs="CordiaUPC"/>
                <w:cs/>
              </w:rPr>
              <w:t xml:space="preserve">. </w:t>
            </w:r>
            <w:r>
              <w:rPr>
                <w:rFonts w:cs="Cordia New"/>
                <w:cs/>
              </w:rPr>
              <w:t xml:space="preserve">แพ็กดังกล่าว </w:t>
            </w:r>
            <w:r>
              <w:t xml:space="preserve">concept postpaid online </w:t>
            </w:r>
            <w:r>
              <w:rPr>
                <w:rFonts w:cs="Cordia New"/>
                <w:cs/>
              </w:rPr>
              <w:t xml:space="preserve">ดังนั้น </w:t>
            </w:r>
            <w:r>
              <w:t xml:space="preserve">discount </w:t>
            </w:r>
            <w:r>
              <w:rPr>
                <w:rFonts w:cs="Cordia New"/>
                <w:cs/>
              </w:rPr>
              <w:t xml:space="preserve">จะทำ </w:t>
            </w:r>
            <w:r>
              <w:t xml:space="preserve">cbs </w:t>
            </w:r>
            <w:r>
              <w:rPr>
                <w:rFonts w:cs="Cordia New"/>
                <w:cs/>
              </w:rPr>
              <w:t xml:space="preserve">กับ ค่า </w:t>
            </w:r>
            <w:r>
              <w:t xml:space="preserve">charge </w:t>
            </w:r>
            <w:r>
              <w:rPr>
                <w:rFonts w:cs="Cordia New"/>
                <w:cs/>
              </w:rPr>
              <w:t xml:space="preserve">จะทำที่ </w:t>
            </w:r>
            <w:r>
              <w:t>costcode</w:t>
            </w:r>
          </w:p>
          <w:p w:rsidR="009068F6" w:rsidP="009068F6" w:rsidRDefault="009068F6" w14:paraId="78E2AB8E" w14:textId="77777777">
            <w:r>
              <w:rPr>
                <w:rFonts w:cs="CordiaUPC"/>
                <w:cs/>
              </w:rPr>
              <w:t xml:space="preserve">- </w:t>
            </w:r>
            <w:r>
              <w:rPr>
                <w:rFonts w:cs="Cordia New"/>
                <w:cs/>
              </w:rPr>
              <w:t xml:space="preserve">สำหรับ </w:t>
            </w:r>
            <w:r>
              <w:t xml:space="preserve">discount config </w:t>
            </w:r>
            <w:r>
              <w:rPr>
                <w:rFonts w:cs="Cordia New"/>
                <w:cs/>
              </w:rPr>
              <w:t xml:space="preserve">ที่ระบบ </w:t>
            </w:r>
            <w:r>
              <w:t>CBS</w:t>
            </w:r>
          </w:p>
          <w:p w:rsidR="009068F6" w:rsidP="009068F6" w:rsidRDefault="009068F6" w14:paraId="2ADC57A8" w14:textId="77777777">
            <w:r>
              <w:rPr>
                <w:rFonts w:cs="CordiaUPC"/>
                <w:cs/>
              </w:rPr>
              <w:t xml:space="preserve">- </w:t>
            </w:r>
            <w:r>
              <w:rPr>
                <w:rFonts w:cs="Cordia New"/>
                <w:cs/>
              </w:rPr>
              <w:t xml:space="preserve">สำหรับค่า </w:t>
            </w:r>
            <w:r>
              <w:t xml:space="preserve">charge config </w:t>
            </w:r>
            <w:r>
              <w:rPr>
                <w:rFonts w:cs="Cordia New"/>
                <w:cs/>
              </w:rPr>
              <w:t xml:space="preserve">ที่ </w:t>
            </w:r>
            <w:r>
              <w:t>costcode</w:t>
            </w:r>
          </w:p>
          <w:p w:rsidR="001B380B" w:rsidP="00F86BC0" w:rsidRDefault="009068F6" w14:paraId="15A03763" w14:textId="03526FBE">
            <w:r>
              <w:t>24</w:t>
            </w:r>
            <w:r>
              <w:rPr>
                <w:rFonts w:cs="CordiaUPC"/>
                <w:cs/>
              </w:rPr>
              <w:t xml:space="preserve">. </w:t>
            </w:r>
            <w:r>
              <w:rPr>
                <w:rFonts w:cs="Cordia New"/>
                <w:cs/>
              </w:rPr>
              <w:t xml:space="preserve">มี </w:t>
            </w:r>
            <w:r>
              <w:t xml:space="preserve">RUC </w:t>
            </w:r>
            <w:r>
              <w:rPr>
                <w:rFonts w:cs="Cordia New"/>
                <w:cs/>
              </w:rPr>
              <w:t xml:space="preserve">แบบ </w:t>
            </w:r>
            <w:r>
              <w:t xml:space="preserve">Block Mode </w:t>
            </w:r>
            <w:r>
              <w:rPr>
                <w:rFonts w:cs="Cordia New"/>
                <w:cs/>
              </w:rPr>
              <w:t xml:space="preserve">ระดับ </w:t>
            </w:r>
            <w:r>
              <w:t xml:space="preserve">Operator </w:t>
            </w:r>
            <w:r>
              <w:rPr>
                <w:rFonts w:cs="Cordia New"/>
                <w:cs/>
              </w:rPr>
              <w:t xml:space="preserve">ไม่มีการส่ง </w:t>
            </w:r>
            <w:r>
              <w:t xml:space="preserve">SMS </w:t>
            </w:r>
            <w:r>
              <w:rPr>
                <w:rFonts w:cs="Cordia New"/>
                <w:cs/>
              </w:rPr>
              <w:t xml:space="preserve">แจ้งกรณี </w:t>
            </w:r>
            <w:r>
              <w:t>Mismatch operators Notification</w:t>
            </w:r>
            <w:r w:rsidR="00F86BC0">
              <w:br/>
            </w:r>
          </w:p>
        </w:tc>
      </w:tr>
      <w:tr w:rsidRPr="008979A8" w:rsidR="00C01EB0" w:rsidTr="00F844D5" w14:paraId="03BAB9EB" w14:textId="77777777">
        <w:trPr>
          <w:trHeight w:val="108"/>
        </w:trPr>
        <w:tc>
          <w:tcPr>
            <w:tcW w:w="5000" w:type="pct"/>
            <w:gridSpan w:val="4"/>
            <w:shd w:val="clear" w:color="auto" w:fill="C2D69B" w:themeFill="accent3" w:themeFillTint="99"/>
          </w:tcPr>
          <w:p w:rsidR="005C325E" w:rsidP="000A1560" w:rsidRDefault="00B72488" w14:paraId="2FEBCA40" w14:textId="2FD3EF41">
            <w:pPr>
              <w:pStyle w:val="HeaderTable"/>
            </w:pPr>
            <w:r>
              <w:t xml:space="preserve">End </w:t>
            </w:r>
            <w:r w:rsidR="001B380B">
              <w:t>Package Condition Section</w:t>
            </w:r>
          </w:p>
        </w:tc>
      </w:tr>
      <w:tr w:rsidRPr="008979A8" w:rsidR="001B380B" w:rsidTr="00F844D5" w14:paraId="666BD83D" w14:textId="77777777">
        <w:trPr>
          <w:trHeight w:val="108"/>
        </w:trPr>
        <w:tc>
          <w:tcPr>
            <w:tcW w:w="5000" w:type="pct"/>
            <w:gridSpan w:val="4"/>
            <w:shd w:val="clear" w:color="auto" w:fill="C2D69B" w:themeFill="accent3" w:themeFillTint="99"/>
          </w:tcPr>
          <w:p w:rsidR="001B380B" w:rsidP="001B380B" w:rsidRDefault="001B380B" w14:paraId="50769EF6" w14:textId="77777777">
            <w:pPr>
              <w:pStyle w:val="HeaderTable"/>
            </w:pPr>
            <w:r>
              <w:t>Special Condition Detail Table Section</w:t>
            </w:r>
          </w:p>
          <w:p w:rsidR="001B380B" w:rsidP="001B380B" w:rsidRDefault="001B380B" w14:paraId="4450AF8F" w14:textId="71BD23B9">
            <w:pPr>
              <w:pStyle w:val="HeaderTable"/>
            </w:pPr>
            <w:r w:rsidRPr="005C325E">
              <w:t xml:space="preserve">Visible Row </w:t>
            </w:r>
            <w:r w:rsidRPr="005C325E">
              <w:rPr>
                <w:cs/>
                <w:lang w:bidi="th-TH"/>
              </w:rPr>
              <w:t xml:space="preserve">เฉพาะที่ </w:t>
            </w:r>
            <w:r>
              <w:t xml:space="preserve">specialCondition </w:t>
            </w:r>
            <w:r>
              <w:rPr>
                <w:rFonts w:hint="cs"/>
                <w:cs/>
                <w:lang w:bidi="th-TH"/>
              </w:rPr>
              <w:t xml:space="preserve">มีค่า </w:t>
            </w:r>
            <w:r>
              <w:t>additional</w:t>
            </w:r>
            <w:r w:rsidRPr="00256F0E">
              <w:t>Info</w:t>
            </w:r>
            <w:r>
              <w:rPr>
                <w:rFonts w:hint="cs"/>
                <w:cs/>
                <w:lang w:bidi="th-TH"/>
              </w:rPr>
              <w:t xml:space="preserve"> หรือ </w:t>
            </w:r>
            <w:r>
              <w:t>unsubscribe</w:t>
            </w:r>
            <w:r w:rsidRPr="00256F0E">
              <w:t>Not Allow</w:t>
            </w:r>
            <w:r>
              <w:rPr>
                <w:rFonts w:hint="cs"/>
                <w:cs/>
                <w:lang w:bidi="th-TH"/>
              </w:rPr>
              <w:t xml:space="preserve"> เป็น </w:t>
            </w:r>
            <w:r>
              <w:rPr>
                <w:rFonts w:cs="Angsana New"/>
                <w:cs/>
                <w:lang w:bidi="th-TH"/>
              </w:rPr>
              <w:t>“</w:t>
            </w:r>
            <w:r>
              <w:t>Yes</w:t>
            </w:r>
            <w:r>
              <w:rPr>
                <w:rFonts w:cs="Angsana New"/>
                <w:cs/>
                <w:lang w:bidi="th-TH"/>
              </w:rPr>
              <w:t>”</w:t>
            </w:r>
            <w:r w:rsidRPr="005C325E">
              <w:rPr>
                <w:cs/>
                <w:lang w:bidi="th-TH"/>
              </w:rPr>
              <w:t xml:space="preserve">และ </w:t>
            </w:r>
            <w:r w:rsidRPr="005C325E">
              <w:t xml:space="preserve">Table </w:t>
            </w:r>
            <w:r w:rsidRPr="005C325E">
              <w:rPr>
                <w:cs/>
                <w:lang w:bidi="th-TH"/>
              </w:rPr>
              <w:t xml:space="preserve">จะแสดงเมื่อมี </w:t>
            </w:r>
            <w:r w:rsidRPr="005C325E">
              <w:t xml:space="preserve">Row </w:t>
            </w:r>
            <w:r w:rsidRPr="005C325E">
              <w:rPr>
                <w:cs/>
                <w:lang w:bidi="th-TH"/>
              </w:rPr>
              <w:t xml:space="preserve">ต้องแสดงอย่างน้อย </w:t>
            </w:r>
            <w:r w:rsidRPr="005C325E">
              <w:t>1 Row</w:t>
            </w:r>
          </w:p>
        </w:tc>
      </w:tr>
      <w:tr w:rsidRPr="008979A8" w:rsidR="00C01EB0" w:rsidTr="00F844D5" w14:paraId="0554A122" w14:textId="77777777">
        <w:trPr>
          <w:trHeight w:val="108"/>
        </w:trPr>
        <w:tc>
          <w:tcPr>
            <w:tcW w:w="925" w:type="pct"/>
          </w:tcPr>
          <w:p w:rsidR="00C01EB0" w:rsidP="00D52E0F" w:rsidRDefault="00D6314C" w14:paraId="3A0E397E" w14:textId="6E9A38A4">
            <w:r>
              <w:t>S</w:t>
            </w:r>
            <w:r w:rsidRPr="001624DE">
              <w:t>pecial</w:t>
            </w:r>
            <w:r>
              <w:rPr>
                <w:rFonts w:cs="Angsana New"/>
                <w:cs/>
              </w:rPr>
              <w:t xml:space="preserve"> </w:t>
            </w:r>
            <w:r w:rsidRPr="001624DE">
              <w:t>Condition</w:t>
            </w:r>
          </w:p>
        </w:tc>
        <w:tc>
          <w:tcPr>
            <w:tcW w:w="1059" w:type="pct"/>
          </w:tcPr>
          <w:p w:rsidR="00C01EB0" w:rsidP="00D52E0F" w:rsidRDefault="00C01EB0" w14:paraId="4EC074BC" w14:textId="77777777"/>
        </w:tc>
        <w:tc>
          <w:tcPr>
            <w:tcW w:w="3016" w:type="pct"/>
            <w:gridSpan w:val="2"/>
          </w:tcPr>
          <w:p w:rsidR="000E36E5" w:rsidP="000E36E5" w:rsidRDefault="000E36E5" w14:paraId="3355A886" w14:textId="77777777">
            <w:r>
              <w:rPr>
                <w:rFonts w:hint="cs"/>
                <w:cs/>
              </w:rPr>
              <w:t xml:space="preserve">แสดงใน </w:t>
            </w:r>
            <w:r>
              <w:t>Format</w:t>
            </w:r>
          </w:p>
          <w:p w:rsidR="00C01EB0" w:rsidP="000E36E5" w:rsidRDefault="000E36E5" w14:paraId="484B2198" w14:textId="6C965C75">
            <w:r>
              <w:t>s</w:t>
            </w:r>
            <w:r w:rsidRPr="001624DE">
              <w:t>pecialCondition</w:t>
            </w:r>
          </w:p>
        </w:tc>
      </w:tr>
      <w:tr w:rsidRPr="008979A8" w:rsidR="00C01EB0" w:rsidTr="00F844D5" w14:paraId="4723E013" w14:textId="77777777">
        <w:trPr>
          <w:trHeight w:val="108"/>
        </w:trPr>
        <w:tc>
          <w:tcPr>
            <w:tcW w:w="925" w:type="pct"/>
          </w:tcPr>
          <w:p w:rsidR="00C01EB0" w:rsidP="00D52E0F" w:rsidRDefault="005F5996" w14:paraId="1AB651D2" w14:textId="0D2F21C5">
            <w:r>
              <w:t>Detail</w:t>
            </w:r>
          </w:p>
        </w:tc>
        <w:tc>
          <w:tcPr>
            <w:tcW w:w="1059" w:type="pct"/>
          </w:tcPr>
          <w:p w:rsidR="00C01EB0" w:rsidP="00D52E0F" w:rsidRDefault="00C01EB0" w14:paraId="5F6DAF2B" w14:textId="77777777"/>
        </w:tc>
        <w:tc>
          <w:tcPr>
            <w:tcW w:w="3016" w:type="pct"/>
            <w:gridSpan w:val="2"/>
          </w:tcPr>
          <w:p w:rsidR="000E36E5" w:rsidP="000E36E5" w:rsidRDefault="000E36E5" w14:paraId="3A185780" w14:textId="77777777">
            <w:r>
              <w:rPr>
                <w:rFonts w:hint="cs"/>
                <w:cs/>
              </w:rPr>
              <w:t xml:space="preserve">แสดงใน </w:t>
            </w:r>
            <w:r>
              <w:t>Format</w:t>
            </w:r>
          </w:p>
          <w:p w:rsidR="008F293A" w:rsidP="000E36E5" w:rsidRDefault="008F293A" w14:paraId="4C25703D" w14:textId="79C855AE">
            <w:r>
              <w:rPr>
                <w:rFonts w:hint="cs"/>
                <w:cs/>
              </w:rPr>
              <w:t xml:space="preserve">ถ้า </w:t>
            </w:r>
            <w:r w:rsidR="0014645B">
              <w:t xml:space="preserve">specialCondition  </w:t>
            </w:r>
            <w:r w:rsidR="0014645B">
              <w:rPr>
                <w:rFonts w:hint="cs"/>
                <w:cs/>
              </w:rPr>
              <w:t xml:space="preserve">มีค่า </w:t>
            </w:r>
            <w:r w:rsidR="0014645B">
              <w:t>additionalInfo</w:t>
            </w:r>
            <w:r w:rsidR="0014645B">
              <w:rPr>
                <w:rFonts w:hint="cs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เป็น </w:t>
            </w:r>
            <w:r>
              <w:rPr>
                <w:rFonts w:cs="Angsana New"/>
                <w:cs/>
              </w:rPr>
              <w:t>“</w:t>
            </w:r>
            <w:r>
              <w:t>Yes</w:t>
            </w:r>
            <w:r>
              <w:rPr>
                <w:rFonts w:cs="Angsana New"/>
                <w:cs/>
              </w:rPr>
              <w:t>”</w:t>
            </w:r>
          </w:p>
          <w:p w:rsidR="00C01EB0" w:rsidP="00BB3F68" w:rsidRDefault="008F293A" w14:paraId="34AEC4F8" w14:textId="073B4EB3">
            <w:pPr>
              <w:pStyle w:val="ListParagraph"/>
              <w:numPr>
                <w:ilvl w:val="0"/>
                <w:numId w:val="49"/>
              </w:numPr>
            </w:pPr>
            <w:r>
              <w:t>D</w:t>
            </w:r>
            <w:r w:rsidR="000E36E5">
              <w:t>etail</w:t>
            </w:r>
          </w:p>
          <w:p w:rsidR="008F293A" w:rsidP="008F293A" w:rsidRDefault="008F293A" w14:paraId="0FBD3FCF" w14:textId="570882C9">
            <w:r>
              <w:rPr>
                <w:rFonts w:hint="cs"/>
                <w:cs/>
              </w:rPr>
              <w:t>ถ้า</w:t>
            </w:r>
            <w:r w:rsidR="0014645B">
              <w:t xml:space="preserve"> specialCondition  </w:t>
            </w:r>
            <w:r w:rsidR="0014645B">
              <w:rPr>
                <w:rFonts w:hint="cs"/>
                <w:cs/>
              </w:rPr>
              <w:t>มีค่า</w:t>
            </w:r>
            <w:r w:rsidR="0014645B">
              <w:t xml:space="preserve"> u</w:t>
            </w:r>
            <w:r>
              <w:t xml:space="preserve">nsubscribeNotAllow </w:t>
            </w:r>
            <w:r>
              <w:rPr>
                <w:rFonts w:hint="cs"/>
                <w:cs/>
              </w:rPr>
              <w:t xml:space="preserve">เป็น </w:t>
            </w:r>
            <w:r>
              <w:rPr>
                <w:rFonts w:cs="Angsana New"/>
                <w:cs/>
              </w:rPr>
              <w:t>“</w:t>
            </w:r>
            <w:r>
              <w:t>Yes</w:t>
            </w:r>
            <w:r>
              <w:rPr>
                <w:rFonts w:cs="Angsana New"/>
                <w:cs/>
              </w:rPr>
              <w:t>”</w:t>
            </w:r>
          </w:p>
          <w:p w:rsidR="008F293A" w:rsidP="00BB3F68" w:rsidRDefault="002128B5" w14:paraId="0DE5E236" w14:textId="0C668538">
            <w:pPr>
              <w:pStyle w:val="ListParagraph"/>
              <w:numPr>
                <w:ilvl w:val="0"/>
                <w:numId w:val="49"/>
              </w:numPr>
            </w:pPr>
            <w:r>
              <w:t xml:space="preserve">UnsubscribeNotAllow </w:t>
            </w:r>
            <w:r>
              <w:rPr>
                <w:rFonts w:cs="Angsana New"/>
                <w:cs/>
              </w:rPr>
              <w:t xml:space="preserve">+ “ </w:t>
            </w:r>
            <w:r>
              <w:t>Days</w:t>
            </w:r>
            <w:r>
              <w:rPr>
                <w:rFonts w:cs="Angsana New"/>
                <w:cs/>
              </w:rPr>
              <w:t>”</w:t>
            </w:r>
          </w:p>
        </w:tc>
      </w:tr>
      <w:tr w:rsidRPr="008979A8" w:rsidR="005F5996" w:rsidTr="00F844D5" w14:paraId="0166457A" w14:textId="77777777">
        <w:trPr>
          <w:trHeight w:val="108"/>
        </w:trPr>
        <w:tc>
          <w:tcPr>
            <w:tcW w:w="925" w:type="pct"/>
          </w:tcPr>
          <w:p w:rsidR="005F5996" w:rsidP="00D52E0F" w:rsidRDefault="005F5996" w14:paraId="642F3059" w14:textId="55407E26">
            <w:r>
              <w:t>Attachment</w:t>
            </w:r>
          </w:p>
          <w:p w:rsidR="005F5996" w:rsidP="00BB3F68" w:rsidRDefault="005F5996" w14:paraId="174011E4" w14:textId="734EAFC5">
            <w:pPr>
              <w:pStyle w:val="ListParagraph"/>
              <w:numPr>
                <w:ilvl w:val="0"/>
                <w:numId w:val="49"/>
              </w:numPr>
            </w:pPr>
            <w:r>
              <w:rPr>
                <w:rFonts w:hint="cs"/>
                <w:cs/>
              </w:rPr>
              <w:t>ปุ่ม</w:t>
            </w:r>
            <w:r w:rsidR="00265A1D">
              <w:t xml:space="preserve"> Download</w:t>
            </w:r>
          </w:p>
        </w:tc>
        <w:tc>
          <w:tcPr>
            <w:tcW w:w="1059" w:type="pct"/>
          </w:tcPr>
          <w:p w:rsidR="005F5996" w:rsidP="00D52E0F" w:rsidRDefault="000E36E5" w14:paraId="0FFB02D7" w14:textId="7E208DAA">
            <w:r>
              <w:t>Button</w:t>
            </w:r>
          </w:p>
        </w:tc>
        <w:tc>
          <w:tcPr>
            <w:tcW w:w="3016" w:type="pct"/>
            <w:gridSpan w:val="2"/>
          </w:tcPr>
          <w:p w:rsidR="005F5996" w:rsidP="00D52E0F" w:rsidRDefault="008F293A" w14:paraId="2BA8AFA0" w14:textId="27ED0234">
            <w:pPr>
              <w:rPr>
                <w:cs/>
              </w:rPr>
            </w:pPr>
            <w:r>
              <w:t xml:space="preserve">Visible </w:t>
            </w:r>
            <w:r>
              <w:rPr>
                <w:rFonts w:hint="cs"/>
                <w:cs/>
              </w:rPr>
              <w:t xml:space="preserve">ปุ่ม ก็ต่อเมื่อ </w:t>
            </w:r>
            <w:r>
              <w:t xml:space="preserve">attachmentFullPath </w:t>
            </w:r>
            <w:r>
              <w:rPr>
                <w:rFonts w:hint="cs"/>
                <w:cs/>
              </w:rPr>
              <w:t>มีค่า</w:t>
            </w:r>
          </w:p>
        </w:tc>
      </w:tr>
      <w:tr w:rsidRPr="008979A8" w:rsidR="005F5996" w:rsidTr="00F844D5" w14:paraId="699B7D9F" w14:textId="77777777">
        <w:trPr>
          <w:trHeight w:val="108"/>
        </w:trPr>
        <w:tc>
          <w:tcPr>
            <w:tcW w:w="925" w:type="pct"/>
          </w:tcPr>
          <w:p w:rsidR="005F5996" w:rsidP="00D52E0F" w:rsidRDefault="005F5996" w14:paraId="4B83FD36" w14:textId="586B5CB1">
            <w:r>
              <w:t>Attachment Description</w:t>
            </w:r>
          </w:p>
        </w:tc>
        <w:tc>
          <w:tcPr>
            <w:tcW w:w="1059" w:type="pct"/>
          </w:tcPr>
          <w:p w:rsidR="005F5996" w:rsidP="00D52E0F" w:rsidRDefault="005F5996" w14:paraId="2195DAAF" w14:textId="77777777"/>
        </w:tc>
        <w:tc>
          <w:tcPr>
            <w:tcW w:w="3016" w:type="pct"/>
            <w:gridSpan w:val="2"/>
          </w:tcPr>
          <w:p w:rsidR="005F5996" w:rsidP="00D52E0F" w:rsidRDefault="000E36E5" w14:paraId="15AFF246" w14:textId="77777777">
            <w:r>
              <w:rPr>
                <w:rFonts w:hint="cs"/>
                <w:cs/>
              </w:rPr>
              <w:t xml:space="preserve">แสดงใน </w:t>
            </w:r>
            <w:r>
              <w:t>Format</w:t>
            </w:r>
          </w:p>
          <w:p w:rsidR="000E36E5" w:rsidP="00D52E0F" w:rsidRDefault="000E36E5" w14:paraId="0CF33741" w14:textId="45700681">
            <w:r>
              <w:t>a</w:t>
            </w:r>
            <w:r w:rsidRPr="00BD5C3E">
              <w:t>ttachmentDescription</w:t>
            </w:r>
          </w:p>
        </w:tc>
      </w:tr>
      <w:tr w:rsidRPr="008979A8" w:rsidR="00C01EB0" w:rsidTr="00F844D5" w14:paraId="027A1E88" w14:textId="77777777">
        <w:trPr>
          <w:trHeight w:val="108"/>
        </w:trPr>
        <w:tc>
          <w:tcPr>
            <w:tcW w:w="925" w:type="pct"/>
          </w:tcPr>
          <w:p w:rsidR="00C01EB0" w:rsidP="00D52E0F" w:rsidRDefault="00FA3704" w14:paraId="5DC35C91" w14:textId="19EE1B22">
            <w:r>
              <w:t>Action</w:t>
            </w:r>
          </w:p>
          <w:p w:rsidR="00FA3704" w:rsidP="00BB3F68" w:rsidRDefault="00FA3704" w14:paraId="58B6A191" w14:textId="20D4FD73">
            <w:pPr>
              <w:pStyle w:val="ListParagraph"/>
              <w:numPr>
                <w:ilvl w:val="0"/>
                <w:numId w:val="49"/>
              </w:numPr>
            </w:pPr>
            <w:r>
              <w:rPr>
                <w:rFonts w:hint="cs"/>
                <w:cs/>
              </w:rPr>
              <w:t xml:space="preserve">ปุ่ม </w:t>
            </w:r>
            <w:r>
              <w:t xml:space="preserve">Edit </w:t>
            </w:r>
          </w:p>
        </w:tc>
        <w:tc>
          <w:tcPr>
            <w:tcW w:w="1059" w:type="pct"/>
          </w:tcPr>
          <w:p w:rsidR="00C01EB0" w:rsidP="00D52E0F" w:rsidRDefault="000E36E5" w14:paraId="7161297D" w14:textId="2C806385">
            <w:r>
              <w:t>Button</w:t>
            </w:r>
          </w:p>
        </w:tc>
        <w:tc>
          <w:tcPr>
            <w:tcW w:w="3016" w:type="pct"/>
            <w:gridSpan w:val="2"/>
          </w:tcPr>
          <w:p w:rsidRPr="00F42AAA" w:rsidR="00C01EB0" w:rsidP="00D52E0F" w:rsidRDefault="000E36E5" w14:paraId="7765289D" w14:textId="64B9B444">
            <w:pPr>
              <w:rPr>
                <w:cs/>
              </w:rPr>
            </w:pPr>
            <w:r w:rsidRPr="0079598B">
              <w:rPr>
                <w:cs/>
              </w:rPr>
              <w:t xml:space="preserve">เมื่อกดปุ่มให้ทำการ </w:t>
            </w:r>
            <w:r w:rsidRPr="0079598B">
              <w:t xml:space="preserve">Visible </w:t>
            </w:r>
            <w:r>
              <w:t xml:space="preserve">Special Condition Detail </w:t>
            </w:r>
            <w:r w:rsidRPr="0079598B">
              <w:t>Section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และดึงข้อมูลของ </w:t>
            </w:r>
            <w:r>
              <w:t xml:space="preserve">Row </w:t>
            </w:r>
            <w:r>
              <w:rPr>
                <w:rFonts w:hint="cs"/>
                <w:cs/>
              </w:rPr>
              <w:t>นั้นๆ มาแสดง</w:t>
            </w:r>
          </w:p>
          <w:p w:rsidR="000E36E5" w:rsidP="0014645B" w:rsidRDefault="000E36E5" w14:paraId="37819D3E" w14:textId="2142E302">
            <w:r>
              <w:t xml:space="preserve">Visible </w:t>
            </w:r>
            <w:r>
              <w:rPr>
                <w:rFonts w:hint="cs"/>
                <w:cs/>
              </w:rPr>
              <w:t xml:space="preserve">เมื่อค่า </w:t>
            </w:r>
            <w:r w:rsidR="0014645B">
              <w:t>special</w:t>
            </w:r>
            <w:r>
              <w:t xml:space="preserve">Condition </w:t>
            </w:r>
            <w:r>
              <w:rPr>
                <w:rFonts w:hint="cs"/>
                <w:cs/>
              </w:rPr>
              <w:t xml:space="preserve">มีค่า </w:t>
            </w:r>
            <w:r w:rsidR="0014645B">
              <w:t>additional</w:t>
            </w:r>
            <w:r w:rsidRPr="00256F0E">
              <w:t>Info</w:t>
            </w:r>
            <w:r>
              <w:rPr>
                <w:rFonts w:hint="cs"/>
                <w:cs/>
              </w:rPr>
              <w:t xml:space="preserve"> หรือ </w:t>
            </w:r>
            <w:r w:rsidR="0014645B">
              <w:t>unsubscribe</w:t>
            </w:r>
            <w:r w:rsidRPr="00256F0E">
              <w:t>Not Allow</w:t>
            </w:r>
            <w:r>
              <w:rPr>
                <w:rFonts w:hint="cs"/>
                <w:cs/>
              </w:rPr>
              <w:t xml:space="preserve"> เป็น </w:t>
            </w:r>
            <w:r>
              <w:rPr>
                <w:rFonts w:cs="Angsana New"/>
                <w:cs/>
              </w:rPr>
              <w:t>“</w:t>
            </w:r>
            <w:r>
              <w:t>Yes</w:t>
            </w:r>
            <w:r>
              <w:rPr>
                <w:rFonts w:cs="Angsana New"/>
                <w:cs/>
              </w:rPr>
              <w:t>”</w:t>
            </w:r>
          </w:p>
        </w:tc>
      </w:tr>
      <w:tr w:rsidRPr="008979A8" w:rsidR="00C01EB0" w:rsidTr="00F844D5" w14:paraId="437FA7DC" w14:textId="77777777">
        <w:trPr>
          <w:trHeight w:val="108"/>
        </w:trPr>
        <w:tc>
          <w:tcPr>
            <w:tcW w:w="5000" w:type="pct"/>
            <w:gridSpan w:val="4"/>
            <w:shd w:val="clear" w:color="auto" w:fill="C2D69B" w:themeFill="accent3" w:themeFillTint="99"/>
          </w:tcPr>
          <w:p w:rsidR="00C01EB0" w:rsidP="002A5335" w:rsidRDefault="00C01EB0" w14:paraId="08A1D547" w14:textId="60BFF8A6">
            <w:pPr>
              <w:pStyle w:val="HeaderTable"/>
            </w:pPr>
            <w:r>
              <w:t>End Special Condition Detail Table Section</w:t>
            </w:r>
          </w:p>
        </w:tc>
      </w:tr>
      <w:tr w:rsidRPr="008979A8" w:rsidR="00C01EB0" w:rsidTr="00F844D5" w14:paraId="13D0A298" w14:textId="77777777">
        <w:trPr>
          <w:trHeight w:val="108"/>
        </w:trPr>
        <w:tc>
          <w:tcPr>
            <w:tcW w:w="5000" w:type="pct"/>
            <w:gridSpan w:val="4"/>
            <w:shd w:val="clear" w:color="auto" w:fill="C2D69B" w:themeFill="accent3" w:themeFillTint="99"/>
          </w:tcPr>
          <w:p w:rsidR="00C01EB0" w:rsidP="002A5335" w:rsidRDefault="00C01EB0" w14:paraId="2BDB36C3" w14:textId="2F72112D">
            <w:pPr>
              <w:pStyle w:val="HeaderTable"/>
            </w:pPr>
            <w:r>
              <w:t>Special Condition Detail Section</w:t>
            </w:r>
          </w:p>
        </w:tc>
      </w:tr>
      <w:tr w:rsidRPr="008979A8" w:rsidR="00C01EB0" w:rsidTr="00F844D5" w14:paraId="236C6562" w14:textId="77777777">
        <w:trPr>
          <w:trHeight w:val="108"/>
        </w:trPr>
        <w:tc>
          <w:tcPr>
            <w:tcW w:w="925" w:type="pct"/>
          </w:tcPr>
          <w:p w:rsidR="00C01EB0" w:rsidP="00D52E0F" w:rsidRDefault="000E36E5" w14:paraId="45FA6D32" w14:textId="57E72169">
            <w:r>
              <w:t>s</w:t>
            </w:r>
            <w:r w:rsidRPr="001624DE">
              <w:t>pecialCondition</w:t>
            </w:r>
          </w:p>
        </w:tc>
        <w:tc>
          <w:tcPr>
            <w:tcW w:w="1059" w:type="pct"/>
          </w:tcPr>
          <w:p w:rsidR="00C01EB0" w:rsidP="00D52E0F" w:rsidRDefault="000E36E5" w14:paraId="333BF80C" w14:textId="58F9924F">
            <w:r>
              <w:t>Drop Down List</w:t>
            </w:r>
          </w:p>
        </w:tc>
        <w:tc>
          <w:tcPr>
            <w:tcW w:w="3016" w:type="pct"/>
            <w:gridSpan w:val="2"/>
          </w:tcPr>
          <w:p w:rsidR="00C01EB0" w:rsidP="00D52E0F" w:rsidRDefault="000E36E5" w14:paraId="796EC061" w14:textId="77777777">
            <w:r>
              <w:t>Disable</w:t>
            </w:r>
          </w:p>
          <w:p w:rsidR="000E36E5" w:rsidP="00D52E0F" w:rsidRDefault="000E36E5" w14:paraId="1EA7B8E1" w14:textId="658D2148">
            <w:r>
              <w:t xml:space="preserve">List of Value </w:t>
            </w:r>
            <w:r>
              <w:rPr>
                <w:rFonts w:cs="Angsana New"/>
                <w:cs/>
              </w:rPr>
              <w:t xml:space="preserve">: </w:t>
            </w:r>
            <w:r w:rsidRPr="008979A8" w:rsidR="0014645B">
              <w:rPr>
                <w:rFonts w:cs="Angsana New"/>
                <w:cs/>
              </w:rPr>
              <w:t xml:space="preserve">ดึงข้อมูล </w:t>
            </w:r>
            <w:r w:rsidR="0014645B">
              <w:rPr>
                <w:rFonts w:cs="CordiaUPC"/>
              </w:rPr>
              <w:t xml:space="preserve">DB </w:t>
            </w:r>
            <w:r w:rsidR="0014645B">
              <w:rPr>
                <w:rFonts w:hint="cs" w:cs="Angsana New"/>
                <w:cs/>
              </w:rPr>
              <w:t xml:space="preserve">ที่ </w:t>
            </w:r>
            <w:r w:rsidR="0014645B">
              <w:t xml:space="preserve">SPECIAL_CONDITION_CONFIG </w:t>
            </w:r>
            <w:r w:rsidR="0014645B">
              <w:rPr>
                <w:rFonts w:hint="cs"/>
                <w:cs/>
              </w:rPr>
              <w:t xml:space="preserve">โดยมีเงื่อนไขดังนี้ </w:t>
            </w:r>
            <w:r w:rsidR="0014645B">
              <w:t>PRODUCT_CLASS</w:t>
            </w:r>
            <w:r w:rsidR="0014645B">
              <w:rPr>
                <w:rFonts w:hint="cs"/>
                <w:cs/>
              </w:rPr>
              <w:t xml:space="preserve"> ประกอบด้วย </w:t>
            </w:r>
            <w:r w:rsidR="0014645B">
              <w:t xml:space="preserve">productClass </w:t>
            </w:r>
            <w:r w:rsidR="0014645B">
              <w:rPr>
                <w:rFonts w:hint="cs"/>
                <w:cs/>
              </w:rPr>
              <w:t xml:space="preserve">และ </w:t>
            </w:r>
            <w:r w:rsidR="0014645B">
              <w:t xml:space="preserve">Status </w:t>
            </w:r>
            <w:r w:rsidR="0014645B">
              <w:rPr>
                <w:rFonts w:cs="Angsana New"/>
                <w:cs/>
              </w:rPr>
              <w:t>= ‘</w:t>
            </w:r>
            <w:r w:rsidR="0014645B">
              <w:t>Active</w:t>
            </w:r>
            <w:r w:rsidR="0014645B">
              <w:rPr>
                <w:rFonts w:cs="Angsana New"/>
                <w:cs/>
              </w:rPr>
              <w:t>’</w:t>
            </w:r>
          </w:p>
        </w:tc>
      </w:tr>
      <w:tr w:rsidRPr="008979A8" w:rsidR="001B7D60" w:rsidTr="00F844D5" w14:paraId="31A81A11" w14:textId="77777777">
        <w:trPr>
          <w:trHeight w:val="108"/>
        </w:trPr>
        <w:tc>
          <w:tcPr>
            <w:tcW w:w="925" w:type="pct"/>
          </w:tcPr>
          <w:p w:rsidR="001B7D60" w:rsidP="00D52E0F" w:rsidRDefault="001B7D60" w14:paraId="0310E48E" w14:textId="0E20FA36">
            <w:r>
              <w:t>unsubscribeNot</w:t>
            </w:r>
            <w:r w:rsidRPr="00256F0E">
              <w:t>Allow</w:t>
            </w:r>
          </w:p>
        </w:tc>
        <w:tc>
          <w:tcPr>
            <w:tcW w:w="1059" w:type="pct"/>
          </w:tcPr>
          <w:p w:rsidR="001B7D60" w:rsidP="00D52E0F" w:rsidRDefault="001B7D60" w14:paraId="3A1CCD44" w14:textId="7D208361">
            <w:r>
              <w:t>Text Box</w:t>
            </w:r>
          </w:p>
        </w:tc>
        <w:tc>
          <w:tcPr>
            <w:tcW w:w="3016" w:type="pct"/>
            <w:gridSpan w:val="2"/>
          </w:tcPr>
          <w:p w:rsidR="001B7D60" w:rsidP="000E36E5" w:rsidRDefault="001B7D60" w14:paraId="60A6EC52" w14:textId="7EC4E206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DE1B36">
              <w:rPr>
                <w:rFonts w:cs="Angsana New"/>
                <w:color w:val="FF0000"/>
                <w:cs/>
              </w:rPr>
              <w:t>*</w:t>
            </w:r>
            <w:r w:rsidRPr="00DE1B36">
              <w:rPr>
                <w:color w:val="FF0000"/>
              </w:rPr>
              <w:t xml:space="preserve">Unsubscribe Not Allow </w:t>
            </w:r>
            <w:r>
              <w:rPr>
                <w:rFonts w:cs="Angsana New"/>
                <w:cs/>
              </w:rPr>
              <w:t>: …</w:t>
            </w:r>
            <w:r>
              <w:t>value</w:t>
            </w:r>
            <w:r>
              <w:rPr>
                <w:rFonts w:cs="Angsana New"/>
                <w:cs/>
              </w:rPr>
              <w:t xml:space="preserve">… </w:t>
            </w:r>
            <w:r>
              <w:t>Days</w:t>
            </w:r>
          </w:p>
          <w:p w:rsidR="00EC699E" w:rsidP="000E36E5" w:rsidRDefault="00EC699E" w14:paraId="336C285B" w14:textId="3B770C4F">
            <w:pPr>
              <w:rPr>
                <w:rFonts w:cs="CordiaUPC"/>
              </w:rPr>
            </w:pPr>
            <w:r>
              <w:t xml:space="preserve">Visible </w:t>
            </w:r>
            <w:r>
              <w:rPr>
                <w:rFonts w:hint="cs"/>
                <w:cs/>
              </w:rPr>
              <w:t xml:space="preserve">เมื่อ </w:t>
            </w:r>
            <w:r w:rsidR="0014645B">
              <w:t>s</w:t>
            </w:r>
            <w:r w:rsidRPr="001624DE" w:rsidR="0014645B">
              <w:t>pecialCondition</w:t>
            </w:r>
            <w:r w:rsidR="0014645B">
              <w:rPr>
                <w:rFonts w:hint="cs"/>
                <w:cs/>
              </w:rPr>
              <w:t xml:space="preserve"> </w:t>
            </w:r>
            <w:r w:rsidR="0014645B">
              <w:rPr>
                <w:rFonts w:cs="Angsana New"/>
                <w:cs/>
              </w:rPr>
              <w:t xml:space="preserve"> </w:t>
            </w:r>
            <w:r w:rsidR="0014645B">
              <w:rPr>
                <w:rFonts w:hint="cs"/>
                <w:cs/>
              </w:rPr>
              <w:t xml:space="preserve">มีค่า </w:t>
            </w:r>
            <w:r w:rsidR="0014645B">
              <w:t>unsubscribeNotAllow</w:t>
            </w:r>
            <w:r>
              <w:rPr>
                <w:rFonts w:hint="cs"/>
                <w:cs/>
              </w:rPr>
              <w:t xml:space="preserve"> เป็น </w:t>
            </w:r>
            <w:r>
              <w:rPr>
                <w:rFonts w:cs="Angsana New"/>
                <w:cs/>
              </w:rPr>
              <w:t>“</w:t>
            </w:r>
            <w:r>
              <w:t>Yes</w:t>
            </w:r>
            <w:r>
              <w:rPr>
                <w:rFonts w:cs="Angsana New"/>
                <w:cs/>
              </w:rPr>
              <w:t>”</w:t>
            </w:r>
          </w:p>
          <w:p w:rsidR="00857619" w:rsidP="000E36E5" w:rsidRDefault="00857619" w14:paraId="7D24B240" w14:textId="791260F5">
            <w:r>
              <w:rPr>
                <w:rFonts w:cs="CordiaUPC"/>
              </w:rPr>
              <w:t xml:space="preserve">Max Length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CordiaUPC"/>
              </w:rPr>
              <w:t>3</w:t>
            </w:r>
          </w:p>
          <w:p w:rsidR="00D200C6" w:rsidP="000E36E5" w:rsidRDefault="00D200C6" w14:paraId="7DFB6D96" w14:textId="6FD2A974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สามารถใส่ได้แค่ตัวเลขเท่านั้น</w:t>
            </w:r>
          </w:p>
        </w:tc>
      </w:tr>
      <w:tr w:rsidRPr="008979A8" w:rsidR="000E36E5" w:rsidTr="00F844D5" w14:paraId="4B89FF19" w14:textId="77777777">
        <w:trPr>
          <w:trHeight w:val="108"/>
        </w:trPr>
        <w:tc>
          <w:tcPr>
            <w:tcW w:w="925" w:type="pct"/>
          </w:tcPr>
          <w:p w:rsidR="000E36E5" w:rsidP="00D52E0F" w:rsidRDefault="001B7D60" w14:paraId="0FAA2E3E" w14:textId="00AED6F1">
            <w:r>
              <w:t>d</w:t>
            </w:r>
            <w:r w:rsidR="000E36E5">
              <w:t>etail</w:t>
            </w:r>
            <w:r w:rsidRPr="00BD5C3E" w:rsidR="000E36E5">
              <w:rPr>
                <w:rFonts w:cs="Angsana New"/>
                <w:cs/>
              </w:rPr>
              <w:t xml:space="preserve"> </w:t>
            </w:r>
          </w:p>
        </w:tc>
        <w:tc>
          <w:tcPr>
            <w:tcW w:w="1059" w:type="pct"/>
          </w:tcPr>
          <w:p w:rsidR="000E36E5" w:rsidP="00D52E0F" w:rsidRDefault="000E36E5" w14:paraId="0EBCBD72" w14:textId="1B924462">
            <w:r>
              <w:t>Text Area</w:t>
            </w:r>
          </w:p>
        </w:tc>
        <w:tc>
          <w:tcPr>
            <w:tcW w:w="3016" w:type="pct"/>
            <w:gridSpan w:val="2"/>
          </w:tcPr>
          <w:p w:rsidR="000E36E5" w:rsidRDefault="000E36E5" w14:paraId="3EC6F92C" w14:textId="6ACF7623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07125F">
              <w:t>Detail</w:t>
            </w:r>
          </w:p>
          <w:p w:rsidR="004C08DD" w:rsidRDefault="004C08DD" w14:paraId="4EF30F7C" w14:textId="3D08985A">
            <w:pPr>
              <w:rPr>
                <w:rFonts w:cs="CordiaUPC"/>
              </w:rPr>
            </w:pPr>
            <w:r>
              <w:t xml:space="preserve">Visible </w:t>
            </w:r>
            <w:r>
              <w:rPr>
                <w:rFonts w:hint="cs"/>
                <w:cs/>
              </w:rPr>
              <w:t xml:space="preserve">เมื่อ </w:t>
            </w:r>
            <w:r w:rsidR="0014645B">
              <w:t>s</w:t>
            </w:r>
            <w:r w:rsidRPr="001624DE" w:rsidR="0014645B">
              <w:t>pecialCondition</w:t>
            </w:r>
            <w:r w:rsidR="0014645B">
              <w:rPr>
                <w:rFonts w:hint="cs"/>
                <w:cs/>
              </w:rPr>
              <w:t xml:space="preserve"> </w:t>
            </w:r>
            <w:r w:rsidR="0014645B">
              <w:rPr>
                <w:rFonts w:cs="Angsana New"/>
                <w:cs/>
              </w:rPr>
              <w:t xml:space="preserve"> </w:t>
            </w:r>
            <w:r w:rsidR="0014645B">
              <w:rPr>
                <w:rFonts w:hint="cs"/>
                <w:cs/>
              </w:rPr>
              <w:t xml:space="preserve">มีค่า </w:t>
            </w:r>
            <w:r w:rsidR="0014645B">
              <w:t>additional</w:t>
            </w:r>
            <w:r w:rsidRPr="00256F0E">
              <w:t>Info</w:t>
            </w:r>
            <w:r w:rsidR="0014645B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เป็น </w:t>
            </w:r>
            <w:r>
              <w:rPr>
                <w:rFonts w:cs="Angsana New"/>
                <w:cs/>
              </w:rPr>
              <w:t>“</w:t>
            </w:r>
            <w:r>
              <w:t>Yes</w:t>
            </w:r>
            <w:r>
              <w:rPr>
                <w:rFonts w:cs="Angsana New"/>
                <w:cs/>
              </w:rPr>
              <w:t>”</w:t>
            </w:r>
          </w:p>
          <w:p w:rsidR="00242E1B" w:rsidRDefault="00242E1B" w14:paraId="6CDB0830" w14:textId="0E1C86B0">
            <w:pPr>
              <w:rPr>
                <w:cs/>
              </w:rPr>
            </w:pPr>
            <w:r>
              <w:rPr>
                <w:rFonts w:hint="cs" w:cs="Angsana New"/>
                <w:cs/>
              </w:rPr>
              <w:t xml:space="preserve">แสดง </w:t>
            </w:r>
            <w:r>
              <w:rPr>
                <w:rFonts w:cs="CordiaUPC"/>
              </w:rPr>
              <w:t xml:space="preserve">5  </w:t>
            </w:r>
            <w:r>
              <w:rPr>
                <w:rFonts w:hint="cs" w:cs="Angsana New"/>
                <w:cs/>
              </w:rPr>
              <w:t>บรรทัด</w:t>
            </w:r>
          </w:p>
          <w:p w:rsidR="00D200C6" w:rsidRDefault="00D200C6" w14:paraId="79BC6560" w14:textId="5DA5F870">
            <w:r>
              <w:t xml:space="preserve">Max Length </w:t>
            </w:r>
            <w:r>
              <w:rPr>
                <w:rFonts w:cs="Angsana New"/>
                <w:cs/>
              </w:rPr>
              <w:t xml:space="preserve">: </w:t>
            </w:r>
            <w:r>
              <w:t>1000</w:t>
            </w:r>
          </w:p>
        </w:tc>
      </w:tr>
      <w:tr w:rsidRPr="008979A8" w:rsidR="000E36E5" w:rsidTr="00F844D5" w14:paraId="0A037FEA" w14:textId="77777777">
        <w:trPr>
          <w:trHeight w:val="108"/>
        </w:trPr>
        <w:tc>
          <w:tcPr>
            <w:tcW w:w="925" w:type="pct"/>
          </w:tcPr>
          <w:p w:rsidR="000E36E5" w:rsidP="00D52E0F" w:rsidRDefault="000E36E5" w14:paraId="080C393A" w14:textId="65D94E1A">
            <w:r>
              <w:t>a</w:t>
            </w:r>
            <w:r w:rsidRPr="00BD5C3E">
              <w:t>ttachment</w:t>
            </w:r>
          </w:p>
        </w:tc>
        <w:tc>
          <w:tcPr>
            <w:tcW w:w="1059" w:type="pct"/>
          </w:tcPr>
          <w:p w:rsidR="000E36E5" w:rsidP="00D52E0F" w:rsidRDefault="000E36E5" w14:paraId="57FC2310" w14:textId="65E82AEF">
            <w:r>
              <w:t>Browse File</w:t>
            </w:r>
          </w:p>
        </w:tc>
        <w:tc>
          <w:tcPr>
            <w:tcW w:w="3016" w:type="pct"/>
            <w:gridSpan w:val="2"/>
          </w:tcPr>
          <w:p w:rsidR="000E36E5" w:rsidP="00BD54D0" w:rsidRDefault="000E36E5" w14:paraId="16C3F50F" w14:textId="77777777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6D19A6">
              <w:t>Attachment</w:t>
            </w:r>
          </w:p>
          <w:p w:rsidR="000E36E5" w:rsidP="00BD54D0" w:rsidRDefault="000E36E5" w14:paraId="769CF8F1" w14:textId="77777777">
            <w:r>
              <w:rPr>
                <w:rFonts w:hint="cs"/>
                <w:cs/>
              </w:rPr>
              <w:t xml:space="preserve">ปุ่ม </w:t>
            </w:r>
            <w:r>
              <w:t xml:space="preserve">Browse </w:t>
            </w:r>
            <w:r>
              <w:rPr>
                <w:rFonts w:hint="cs"/>
                <w:cs/>
              </w:rPr>
              <w:t xml:space="preserve">จะต้อง </w:t>
            </w:r>
            <w:r>
              <w:t xml:space="preserve">Invisible </w:t>
            </w:r>
            <w:r>
              <w:rPr>
                <w:rFonts w:hint="cs"/>
                <w:cs/>
              </w:rPr>
              <w:t>เมื่อมีไฟล์แนบอยู่แล้ว</w:t>
            </w:r>
          </w:p>
          <w:p w:rsidR="000E36E5" w:rsidP="00BD54D0" w:rsidRDefault="000E36E5" w14:paraId="7F07341A" w14:textId="77777777">
            <w:r>
              <w:rPr>
                <w:rFonts w:hint="cs"/>
                <w:cs/>
              </w:rPr>
              <w:t xml:space="preserve">เมื่อกดปุ่ม </w:t>
            </w:r>
            <w:r>
              <w:t xml:space="preserve">Save </w:t>
            </w:r>
            <w:r>
              <w:rPr>
                <w:rFonts w:hint="cs"/>
                <w:cs/>
              </w:rPr>
              <w:t xml:space="preserve">ระบบจะทำการ </w:t>
            </w:r>
            <w:r>
              <w:t xml:space="preserve">Upload File </w:t>
            </w:r>
            <w:r>
              <w:rPr>
                <w:rFonts w:hint="cs"/>
                <w:cs/>
              </w:rPr>
              <w:t xml:space="preserve">ขึ้น </w:t>
            </w:r>
            <w:r>
              <w:t xml:space="preserve">NAS </w:t>
            </w:r>
          </w:p>
          <w:p w:rsidR="000E36E5" w:rsidP="00BD54D0" w:rsidRDefault="000E36E5" w14:paraId="5266C1B4" w14:textId="77777777">
            <w:pPr>
              <w:spacing w:after="0"/>
            </w:pPr>
            <w:r>
              <w:t xml:space="preserve">Path </w:t>
            </w:r>
            <w:r>
              <w:rPr>
                <w:rFonts w:hint="cs"/>
                <w:cs/>
              </w:rPr>
              <w:t>ที่ใช้เก็บไฟล์</w:t>
            </w:r>
          </w:p>
          <w:p w:rsidR="000E36E5" w:rsidRDefault="000E36E5" w14:paraId="15C6D5FB" w14:textId="77777777">
            <w:r>
              <w:t xml:space="preserve">NAS_PATH </w:t>
            </w:r>
            <w:r>
              <w:rPr>
                <w:rFonts w:cs="Angsana New"/>
                <w:cs/>
              </w:rPr>
              <w:t xml:space="preserve">+ “/” + </w:t>
            </w:r>
            <w:r>
              <w:t xml:space="preserve">PO_SUB_GROUP </w:t>
            </w:r>
            <w:r>
              <w:rPr>
                <w:rFonts w:cs="Angsana New"/>
                <w:cs/>
              </w:rPr>
              <w:t xml:space="preserve">+ “/” + </w:t>
            </w:r>
            <w:r>
              <w:t xml:space="preserve">PO_ROW_ID </w:t>
            </w:r>
            <w:r>
              <w:rPr>
                <w:rFonts w:cs="Angsana New"/>
                <w:cs/>
              </w:rPr>
              <w:t xml:space="preserve">+ “/” + </w:t>
            </w:r>
            <w:r>
              <w:t>s</w:t>
            </w:r>
            <w:r w:rsidRPr="001624DE">
              <w:t>pecialCondition</w:t>
            </w:r>
            <w:r>
              <w:rPr>
                <w:rFonts w:cs="Angsana New"/>
                <w:cs/>
              </w:rPr>
              <w:t xml:space="preserve"> + “/”</w:t>
            </w:r>
          </w:p>
          <w:p w:rsidR="004C08DD" w:rsidRDefault="0014645B" w14:paraId="7ED9F11A" w14:textId="696F9879">
            <w:r>
              <w:t xml:space="preserve">Visible </w:t>
            </w:r>
            <w:r>
              <w:rPr>
                <w:rFonts w:hint="cs"/>
                <w:cs/>
              </w:rPr>
              <w:t xml:space="preserve">เมื่อ </w:t>
            </w:r>
            <w:r>
              <w:t>s</w:t>
            </w:r>
            <w:r w:rsidRPr="001624DE">
              <w:t>pecialCondition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มีค่า </w:t>
            </w:r>
            <w:r>
              <w:t>additional</w:t>
            </w:r>
            <w:r w:rsidRPr="00256F0E">
              <w:t>Info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เป็น </w:t>
            </w:r>
            <w:r>
              <w:rPr>
                <w:rFonts w:cs="Angsana New"/>
                <w:cs/>
              </w:rPr>
              <w:t>“</w:t>
            </w:r>
            <w:r>
              <w:t>Yes</w:t>
            </w:r>
            <w:r>
              <w:rPr>
                <w:rFonts w:cs="Angsana New"/>
                <w:cs/>
              </w:rPr>
              <w:t>”</w:t>
            </w:r>
          </w:p>
        </w:tc>
      </w:tr>
      <w:tr w:rsidRPr="008979A8" w:rsidR="000E36E5" w:rsidTr="00F844D5" w14:paraId="7D3A9A88" w14:textId="77777777">
        <w:trPr>
          <w:trHeight w:val="108"/>
        </w:trPr>
        <w:tc>
          <w:tcPr>
            <w:tcW w:w="925" w:type="pct"/>
          </w:tcPr>
          <w:p w:rsidR="000E36E5" w:rsidP="00D52E0F" w:rsidRDefault="000E36E5" w14:paraId="434EE516" w14:textId="63DAE768">
            <w:r>
              <w:rPr>
                <w:rFonts w:hint="cs"/>
                <w:cs/>
              </w:rPr>
              <w:t xml:space="preserve">ปุ่ม </w:t>
            </w:r>
            <w:r w:rsidR="00EF0CEE">
              <w:t>Download</w:t>
            </w:r>
          </w:p>
        </w:tc>
        <w:tc>
          <w:tcPr>
            <w:tcW w:w="1059" w:type="pct"/>
          </w:tcPr>
          <w:p w:rsidR="000E36E5" w:rsidP="00D52E0F" w:rsidRDefault="000E36E5" w14:paraId="44B755DB" w14:textId="4C38103D">
            <w:r>
              <w:t>Button</w:t>
            </w:r>
          </w:p>
        </w:tc>
        <w:tc>
          <w:tcPr>
            <w:tcW w:w="3016" w:type="pct"/>
            <w:gridSpan w:val="2"/>
          </w:tcPr>
          <w:p w:rsidR="000E36E5" w:rsidP="00BD54D0" w:rsidRDefault="000E36E5" w14:paraId="1DD3DC63" w14:textId="77777777">
            <w:r>
              <w:rPr>
                <w:rFonts w:hint="cs"/>
                <w:cs/>
              </w:rPr>
              <w:t xml:space="preserve">วางไว้หลัง </w:t>
            </w:r>
            <w:r>
              <w:t>eventAttachment</w:t>
            </w:r>
          </w:p>
          <w:p w:rsidR="000E36E5" w:rsidP="00BD54D0" w:rsidRDefault="000E36E5" w14:paraId="63BA8ED7" w14:textId="77777777">
            <w:r>
              <w:t xml:space="preserve">Visible </w:t>
            </w:r>
            <w:r>
              <w:rPr>
                <w:rFonts w:hint="cs"/>
                <w:cs/>
              </w:rPr>
              <w:t xml:space="preserve">เมื่อมีไฟล์แนบอยู่แล้วบน </w:t>
            </w:r>
            <w:r>
              <w:t>NAS</w:t>
            </w:r>
          </w:p>
          <w:p w:rsidR="000E36E5" w:rsidP="00D52E0F" w:rsidRDefault="000E36E5" w14:paraId="48659CBB" w14:textId="0706B5E3">
            <w:r>
              <w:rPr>
                <w:rFonts w:hint="cs"/>
                <w:cs/>
              </w:rPr>
              <w:t xml:space="preserve">เมื่อกดปุ่มให้เปิดไฟล์ที่อยู่บน </w:t>
            </w:r>
            <w:r>
              <w:t>NAS</w:t>
            </w:r>
          </w:p>
        </w:tc>
      </w:tr>
      <w:tr w:rsidRPr="008979A8" w:rsidR="000E36E5" w:rsidTr="00F844D5" w14:paraId="4FEE515A" w14:textId="77777777">
        <w:trPr>
          <w:trHeight w:val="108"/>
        </w:trPr>
        <w:tc>
          <w:tcPr>
            <w:tcW w:w="925" w:type="pct"/>
          </w:tcPr>
          <w:p w:rsidR="000E36E5" w:rsidP="00D52E0F" w:rsidRDefault="000E36E5" w14:paraId="5A1F12DA" w14:textId="277C6888">
            <w:r>
              <w:rPr>
                <w:rFonts w:hint="cs"/>
                <w:cs/>
              </w:rPr>
              <w:t xml:space="preserve">ปุ่ม </w:t>
            </w:r>
            <w:r>
              <w:t>Delete</w:t>
            </w:r>
          </w:p>
        </w:tc>
        <w:tc>
          <w:tcPr>
            <w:tcW w:w="1059" w:type="pct"/>
          </w:tcPr>
          <w:p w:rsidR="000E36E5" w:rsidP="00D52E0F" w:rsidRDefault="000E36E5" w14:paraId="75231BC5" w14:textId="6AC3038B">
            <w:r>
              <w:t>Button</w:t>
            </w:r>
          </w:p>
        </w:tc>
        <w:tc>
          <w:tcPr>
            <w:tcW w:w="3016" w:type="pct"/>
            <w:gridSpan w:val="2"/>
          </w:tcPr>
          <w:p w:rsidR="000E36E5" w:rsidP="00BD54D0" w:rsidRDefault="000E36E5" w14:paraId="566BD90A" w14:textId="47285517">
            <w:r>
              <w:rPr>
                <w:rFonts w:hint="cs"/>
                <w:cs/>
              </w:rPr>
              <w:t xml:space="preserve">วางไว้หลัง </w:t>
            </w:r>
            <w:r w:rsidR="00F844D5">
              <w:t>Download</w:t>
            </w:r>
            <w:r w:rsidDel="00F844D5" w:rsidR="00F844D5">
              <w:rPr>
                <w:rFonts w:cs="CordiaUPC"/>
                <w:cs/>
              </w:rPr>
              <w:t xml:space="preserve"> </w:t>
            </w:r>
            <w:r>
              <w:t>Button</w:t>
            </w:r>
          </w:p>
          <w:p w:rsidR="000E36E5" w:rsidP="00BD54D0" w:rsidRDefault="000E36E5" w14:paraId="027243E8" w14:textId="77777777">
            <w:r>
              <w:t xml:space="preserve">Visible </w:t>
            </w:r>
            <w:r>
              <w:rPr>
                <w:rFonts w:hint="cs"/>
                <w:cs/>
              </w:rPr>
              <w:t>เมื่อมีไฟล์แนบอยู่แล้ว</w:t>
            </w:r>
          </w:p>
          <w:p w:rsidR="000E36E5" w:rsidP="00D52E0F" w:rsidRDefault="000E36E5" w14:paraId="5EED47F4" w14:textId="74A3C4A4">
            <w:r>
              <w:rPr>
                <w:rFonts w:hint="cs"/>
                <w:cs/>
              </w:rPr>
              <w:t xml:space="preserve">เมื่อกดปุ่มให้ทำการลบชื่อ </w:t>
            </w:r>
            <w:r>
              <w:t xml:space="preserve">File </w:t>
            </w:r>
            <w:r>
              <w:rPr>
                <w:rFonts w:hint="cs"/>
                <w:cs/>
              </w:rPr>
              <w:t xml:space="preserve">แนบและลบ </w:t>
            </w:r>
            <w:r>
              <w:t xml:space="preserve">File </w:t>
            </w:r>
            <w:r>
              <w:rPr>
                <w:rFonts w:hint="cs"/>
                <w:cs/>
              </w:rPr>
              <w:t xml:space="preserve">บน </w:t>
            </w:r>
            <w:r>
              <w:t>NAS</w:t>
            </w:r>
          </w:p>
        </w:tc>
      </w:tr>
      <w:tr w:rsidRPr="008979A8" w:rsidR="000E36E5" w:rsidTr="00F844D5" w14:paraId="4FEB6A62" w14:textId="77777777">
        <w:trPr>
          <w:trHeight w:val="108"/>
        </w:trPr>
        <w:tc>
          <w:tcPr>
            <w:tcW w:w="925" w:type="pct"/>
          </w:tcPr>
          <w:p w:rsidR="000E36E5" w:rsidP="00D52E0F" w:rsidRDefault="000E36E5" w14:paraId="04B3D140" w14:textId="6D5968E0">
            <w:r>
              <w:t>a</w:t>
            </w:r>
            <w:r w:rsidRPr="00BD5C3E">
              <w:t>ttachmentDescription</w:t>
            </w:r>
          </w:p>
        </w:tc>
        <w:tc>
          <w:tcPr>
            <w:tcW w:w="1059" w:type="pct"/>
          </w:tcPr>
          <w:p w:rsidR="000E36E5" w:rsidP="00D52E0F" w:rsidRDefault="000E36E5" w14:paraId="016F38C7" w14:textId="3FB35CF5">
            <w:r>
              <w:t>Text Area</w:t>
            </w:r>
          </w:p>
        </w:tc>
        <w:tc>
          <w:tcPr>
            <w:tcW w:w="3016" w:type="pct"/>
            <w:gridSpan w:val="2"/>
          </w:tcPr>
          <w:p w:rsidR="000E36E5" w:rsidP="00D52E0F" w:rsidRDefault="000E36E5" w14:paraId="44328BFD" w14:textId="77777777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6D19A6">
              <w:t>Attachment Description</w:t>
            </w:r>
          </w:p>
          <w:p w:rsidR="0014645B" w:rsidP="0014645B" w:rsidRDefault="0014645B" w14:paraId="130C7B9A" w14:textId="77777777">
            <w:r>
              <w:t xml:space="preserve">Visible </w:t>
            </w:r>
            <w:r>
              <w:rPr>
                <w:rFonts w:hint="cs"/>
                <w:cs/>
              </w:rPr>
              <w:t xml:space="preserve">เมื่อ </w:t>
            </w:r>
            <w:r>
              <w:t>s</w:t>
            </w:r>
            <w:r w:rsidRPr="001624DE">
              <w:t>pecialCondition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มีค่า </w:t>
            </w:r>
            <w:r>
              <w:t>additional</w:t>
            </w:r>
            <w:r w:rsidRPr="00256F0E">
              <w:t>Info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เป็น </w:t>
            </w:r>
            <w:r>
              <w:rPr>
                <w:rFonts w:cs="Angsana New"/>
                <w:cs/>
              </w:rPr>
              <w:t>“</w:t>
            </w:r>
            <w:r>
              <w:t>Yes</w:t>
            </w:r>
            <w:r>
              <w:rPr>
                <w:rFonts w:cs="Angsana New"/>
                <w:cs/>
              </w:rPr>
              <w:t>”</w:t>
            </w:r>
          </w:p>
          <w:p w:rsidR="00D200C6" w:rsidP="00D52E0F" w:rsidRDefault="00D200C6" w14:paraId="22E1EA6F" w14:textId="48A74731">
            <w:r>
              <w:t xml:space="preserve">Max Length </w:t>
            </w:r>
            <w:r>
              <w:rPr>
                <w:rFonts w:cs="Angsana New"/>
                <w:cs/>
              </w:rPr>
              <w:t xml:space="preserve">: </w:t>
            </w:r>
            <w:r>
              <w:t>1000</w:t>
            </w:r>
          </w:p>
        </w:tc>
      </w:tr>
      <w:tr w:rsidRPr="008979A8" w:rsidR="000E36E5" w:rsidTr="00F844D5" w14:paraId="052067A5" w14:textId="77777777">
        <w:trPr>
          <w:trHeight w:val="108"/>
        </w:trPr>
        <w:tc>
          <w:tcPr>
            <w:tcW w:w="925" w:type="pct"/>
          </w:tcPr>
          <w:p w:rsidR="000E36E5" w:rsidP="00D52E0F" w:rsidRDefault="000E36E5" w14:paraId="155D1093" w14:textId="2D98E283">
            <w:r>
              <w:t>attachmentFullPath</w:t>
            </w:r>
          </w:p>
        </w:tc>
        <w:tc>
          <w:tcPr>
            <w:tcW w:w="1059" w:type="pct"/>
          </w:tcPr>
          <w:p w:rsidR="000E36E5" w:rsidP="00D52E0F" w:rsidRDefault="000E36E5" w14:paraId="2E51A6E7" w14:textId="77777777"/>
        </w:tc>
        <w:tc>
          <w:tcPr>
            <w:tcW w:w="3016" w:type="pct"/>
            <w:gridSpan w:val="2"/>
          </w:tcPr>
          <w:p w:rsidR="000E36E5" w:rsidP="00BD54D0" w:rsidRDefault="000E36E5" w14:paraId="354BBC7D" w14:textId="77777777">
            <w:r>
              <w:t xml:space="preserve">Invisible </w:t>
            </w:r>
            <w:r>
              <w:rPr>
                <w:rFonts w:hint="cs"/>
                <w:cs/>
              </w:rPr>
              <w:t xml:space="preserve">เก็บ </w:t>
            </w:r>
            <w:r>
              <w:t xml:space="preserve">Path </w:t>
            </w:r>
            <w:r>
              <w:rPr>
                <w:rFonts w:hint="cs"/>
                <w:cs/>
              </w:rPr>
              <w:t xml:space="preserve">ของ </w:t>
            </w:r>
            <w:r>
              <w:t xml:space="preserve">File </w:t>
            </w:r>
            <w:r>
              <w:rPr>
                <w:rFonts w:hint="cs"/>
                <w:cs/>
              </w:rPr>
              <w:t xml:space="preserve">ที่อยู่บน </w:t>
            </w:r>
            <w:r>
              <w:t>NAS</w:t>
            </w:r>
          </w:p>
          <w:p w:rsidR="000E36E5" w:rsidP="00D52E0F" w:rsidRDefault="000E36E5" w14:paraId="0D7CBB0C" w14:textId="1824C4B8">
            <w:r>
              <w:t xml:space="preserve">Format </w:t>
            </w:r>
            <w:r>
              <w:rPr>
                <w:rFonts w:cs="Angsana New"/>
                <w:cs/>
              </w:rPr>
              <w:t xml:space="preserve">: </w:t>
            </w:r>
            <w:r>
              <w:t xml:space="preserve">NAS_PATH </w:t>
            </w:r>
            <w:r>
              <w:rPr>
                <w:rFonts w:cs="Angsana New"/>
                <w:cs/>
              </w:rPr>
              <w:t xml:space="preserve">+ “/” + </w:t>
            </w:r>
            <w:r>
              <w:t xml:space="preserve">PO_SUB_GROUP </w:t>
            </w:r>
            <w:r>
              <w:rPr>
                <w:rFonts w:cs="Angsana New"/>
                <w:cs/>
              </w:rPr>
              <w:t xml:space="preserve">+ “/” + </w:t>
            </w:r>
            <w:r>
              <w:t xml:space="preserve">PO_ROW_ID </w:t>
            </w:r>
            <w:r>
              <w:rPr>
                <w:rFonts w:cs="Angsana New"/>
                <w:cs/>
              </w:rPr>
              <w:t xml:space="preserve">+ “/” + </w:t>
            </w:r>
            <w:r>
              <w:t>s</w:t>
            </w:r>
            <w:r w:rsidRPr="001624DE">
              <w:t>pecialCondition</w:t>
            </w:r>
            <w:r>
              <w:rPr>
                <w:rFonts w:cs="Angsana New"/>
                <w:cs/>
              </w:rPr>
              <w:t xml:space="preserve"> + “/”+ </w:t>
            </w:r>
            <w:r>
              <w:t>fileName</w:t>
            </w:r>
          </w:p>
        </w:tc>
      </w:tr>
      <w:tr w:rsidRPr="008979A8" w:rsidR="000E36E5" w:rsidTr="00F844D5" w14:paraId="1A2BBA1F" w14:textId="77777777">
        <w:trPr>
          <w:trHeight w:val="108"/>
        </w:trPr>
        <w:tc>
          <w:tcPr>
            <w:tcW w:w="925" w:type="pct"/>
          </w:tcPr>
          <w:p w:rsidR="000E36E5" w:rsidP="00D52E0F" w:rsidRDefault="000E36E5" w14:paraId="1424AB70" w14:textId="1DABFB05">
            <w:r>
              <w:rPr>
                <w:rFonts w:hint="cs"/>
                <w:cs/>
              </w:rPr>
              <w:t xml:space="preserve">ปุ่ม </w:t>
            </w:r>
            <w:r>
              <w:t>Update</w:t>
            </w:r>
          </w:p>
        </w:tc>
        <w:tc>
          <w:tcPr>
            <w:tcW w:w="1059" w:type="pct"/>
          </w:tcPr>
          <w:p w:rsidR="000E36E5" w:rsidP="00D52E0F" w:rsidRDefault="000E36E5" w14:paraId="5DD19D09" w14:textId="5E8BC0ED">
            <w:r>
              <w:t>Button</w:t>
            </w:r>
          </w:p>
        </w:tc>
        <w:tc>
          <w:tcPr>
            <w:tcW w:w="3016" w:type="pct"/>
            <w:gridSpan w:val="2"/>
          </w:tcPr>
          <w:p w:rsidRPr="000F51F1" w:rsidR="000E36E5" w:rsidP="008E09CA" w:rsidRDefault="000E36E5" w14:paraId="1CDE449F" w14:textId="77777777">
            <w:r w:rsidRPr="000F51F1">
              <w:rPr>
                <w:cs/>
              </w:rPr>
              <w:t>เมื่อกดปุ่ม</w:t>
            </w:r>
          </w:p>
          <w:p w:rsidRPr="000F51F1" w:rsidR="000E36E5" w:rsidP="0006603F" w:rsidRDefault="000E36E5" w14:paraId="15FB4FC6" w14:textId="1BC14869">
            <w:pPr>
              <w:pStyle w:val="ListParagraph"/>
              <w:numPr>
                <w:ilvl w:val="0"/>
                <w:numId w:val="18"/>
              </w:numPr>
            </w:pPr>
            <w:r w:rsidRPr="000F51F1">
              <w:rPr>
                <w:cs/>
              </w:rPr>
              <w:t xml:space="preserve">ให้ทำการ </w:t>
            </w:r>
            <w:r w:rsidRPr="000F51F1">
              <w:t xml:space="preserve">Validate </w:t>
            </w:r>
            <w:r w:rsidRPr="000F51F1">
              <w:rPr>
                <w:cs/>
              </w:rPr>
              <w:t>ข้อมูลในหน้าจอ</w:t>
            </w:r>
            <w:r>
              <w:t xml:space="preserve"> Special Condition Detail Section</w:t>
            </w:r>
          </w:p>
          <w:p w:rsidRPr="002A5335" w:rsidR="000E36E5" w:rsidP="0006603F" w:rsidRDefault="000E36E5" w14:paraId="42763E5E" w14:textId="4BE37AAF">
            <w:pPr>
              <w:pStyle w:val="ListParagraph"/>
              <w:numPr>
                <w:ilvl w:val="0"/>
                <w:numId w:val="18"/>
              </w:numPr>
              <w:rPr>
                <w:bCs/>
              </w:rPr>
            </w:pPr>
            <w:r w:rsidRPr="000F51F1">
              <w:rPr>
                <w:cs/>
              </w:rPr>
              <w:t xml:space="preserve">ให้ทำการ </w:t>
            </w:r>
            <w:r w:rsidRPr="000F51F1">
              <w:t xml:space="preserve">Update </w:t>
            </w:r>
            <w:r w:rsidRPr="000F51F1">
              <w:rPr>
                <w:cs/>
              </w:rPr>
              <w:t xml:space="preserve">ข้อมูลลงในส่วนของ </w:t>
            </w:r>
            <w:r>
              <w:t>Special Condition Detail Table</w:t>
            </w:r>
            <w:r w:rsidRPr="000F51F1">
              <w:rPr>
                <w:rFonts w:cs="CordiaUPC"/>
              </w:rPr>
              <w:t xml:space="preserve"> Section</w:t>
            </w:r>
          </w:p>
          <w:p w:rsidRPr="002A5335" w:rsidR="000E36E5" w:rsidP="0006603F" w:rsidRDefault="000E36E5" w14:paraId="4D8248B2" w14:textId="2B84E8ED">
            <w:pPr>
              <w:pStyle w:val="ListParagraph"/>
              <w:numPr>
                <w:ilvl w:val="0"/>
                <w:numId w:val="18"/>
              </w:numPr>
              <w:rPr>
                <w:bCs/>
              </w:rPr>
            </w:pPr>
            <w:r w:rsidRPr="00257C21">
              <w:rPr>
                <w:rFonts w:hint="cs"/>
                <w:cs/>
              </w:rPr>
              <w:t xml:space="preserve">ให้ทำการเคลียร์ค่าใน </w:t>
            </w:r>
            <w:r>
              <w:t>Special Condition Detail Section</w:t>
            </w:r>
            <w:r w:rsidRPr="00257C21">
              <w:rPr>
                <w:rFonts w:cs="Angsana New"/>
                <w:cs/>
              </w:rPr>
              <w:t xml:space="preserve"> </w:t>
            </w:r>
            <w:r w:rsidRPr="00257C21">
              <w:rPr>
                <w:rFonts w:hint="cs"/>
                <w:cs/>
              </w:rPr>
              <w:t>และ</w:t>
            </w:r>
            <w:r w:rsidRPr="00257C21">
              <w:t xml:space="preserve"> Invisible</w:t>
            </w:r>
            <w:r w:rsidRPr="008E09CA">
              <w:rPr>
                <w:rFonts w:cs="Angsana New"/>
                <w:cs/>
              </w:rPr>
              <w:t xml:space="preserve"> </w:t>
            </w:r>
            <w:r>
              <w:t xml:space="preserve">Special Condition Detail </w:t>
            </w:r>
            <w:r w:rsidRPr="008E09CA">
              <w:rPr>
                <w:szCs w:val="36"/>
              </w:rPr>
              <w:t>Section</w:t>
            </w:r>
          </w:p>
        </w:tc>
      </w:tr>
      <w:tr w:rsidRPr="008979A8" w:rsidR="000E36E5" w:rsidTr="00F844D5" w14:paraId="3D361336" w14:textId="77777777">
        <w:trPr>
          <w:trHeight w:val="108"/>
        </w:trPr>
        <w:tc>
          <w:tcPr>
            <w:tcW w:w="925" w:type="pct"/>
          </w:tcPr>
          <w:p w:rsidR="000E36E5" w:rsidRDefault="000E36E5" w14:paraId="1A8FE87E" w14:textId="137EC26B">
            <w:r>
              <w:rPr>
                <w:rFonts w:hint="cs"/>
                <w:cs/>
              </w:rPr>
              <w:t xml:space="preserve">ปุ่ม </w:t>
            </w:r>
            <w:r>
              <w:t>Cancel</w:t>
            </w:r>
          </w:p>
        </w:tc>
        <w:tc>
          <w:tcPr>
            <w:tcW w:w="1059" w:type="pct"/>
          </w:tcPr>
          <w:p w:rsidR="000E36E5" w:rsidP="00D52E0F" w:rsidRDefault="000E36E5" w14:paraId="1DD6EA37" w14:textId="75470BCE">
            <w:r>
              <w:t>Button</w:t>
            </w:r>
          </w:p>
        </w:tc>
        <w:tc>
          <w:tcPr>
            <w:tcW w:w="3016" w:type="pct"/>
            <w:gridSpan w:val="2"/>
          </w:tcPr>
          <w:p w:rsidR="000E36E5" w:rsidP="00D52E0F" w:rsidRDefault="000E36E5" w14:paraId="58E3FB8C" w14:textId="211B5D62">
            <w:r>
              <w:rPr>
                <w:rFonts w:hint="cs"/>
                <w:cs/>
              </w:rPr>
              <w:t>เมื่อกดปุ่ม</w:t>
            </w:r>
            <w:r w:rsidRPr="00257C21">
              <w:rPr>
                <w:rFonts w:hint="cs"/>
                <w:cs/>
              </w:rPr>
              <w:t xml:space="preserve">ให้ทำการเคลียร์ค่าใน </w:t>
            </w:r>
            <w:r>
              <w:t>Special Condition Detail Section</w:t>
            </w:r>
            <w:r w:rsidRPr="00257C21">
              <w:rPr>
                <w:rFonts w:hint="cs"/>
                <w:cs/>
              </w:rPr>
              <w:t xml:space="preserve"> และ</w:t>
            </w:r>
            <w:r w:rsidRPr="00257C21">
              <w:t xml:space="preserve"> Invisible</w:t>
            </w:r>
            <w:r>
              <w:rPr>
                <w:rFonts w:cs="Angsana New"/>
                <w:cs/>
              </w:rPr>
              <w:t xml:space="preserve"> </w:t>
            </w:r>
            <w:r>
              <w:t>Special Condition Detail Detail Section</w:t>
            </w:r>
          </w:p>
        </w:tc>
      </w:tr>
      <w:tr w:rsidRPr="008979A8" w:rsidR="000E36E5" w:rsidTr="00F844D5" w14:paraId="16454439" w14:textId="77777777">
        <w:trPr>
          <w:trHeight w:val="108"/>
        </w:trPr>
        <w:tc>
          <w:tcPr>
            <w:tcW w:w="5000" w:type="pct"/>
            <w:gridSpan w:val="4"/>
            <w:shd w:val="clear" w:color="auto" w:fill="C2D69B" w:themeFill="accent3" w:themeFillTint="99"/>
          </w:tcPr>
          <w:p w:rsidR="000E36E5" w:rsidP="002A5335" w:rsidRDefault="000E36E5" w14:paraId="3A38208B" w14:textId="4905521F">
            <w:pPr>
              <w:pStyle w:val="HeaderTable"/>
            </w:pPr>
            <w:r>
              <w:t>End Special Condition Detail Section</w:t>
            </w:r>
          </w:p>
        </w:tc>
      </w:tr>
      <w:tr w:rsidRPr="008979A8" w:rsidR="00DC31C4" w:rsidTr="00F844D5" w14:paraId="7CFF948F" w14:textId="77777777">
        <w:trPr>
          <w:trHeight w:val="108"/>
        </w:trPr>
        <w:tc>
          <w:tcPr>
            <w:tcW w:w="5000" w:type="pct"/>
            <w:gridSpan w:val="4"/>
            <w:shd w:val="clear" w:color="auto" w:fill="C2D69B" w:themeFill="accent3" w:themeFillTint="99"/>
          </w:tcPr>
          <w:p w:rsidR="00DC31C4" w:rsidP="00DF79A9" w:rsidRDefault="00DC31C4" w14:paraId="74F8847D" w14:textId="6651BC7E">
            <w:pPr>
              <w:pStyle w:val="HeaderTable"/>
            </w:pPr>
            <w:r>
              <w:t>Additional Condition Section</w:t>
            </w:r>
          </w:p>
        </w:tc>
      </w:tr>
      <w:tr w:rsidRPr="008979A8" w:rsidR="00DC31C4" w:rsidTr="001B380B" w14:paraId="551405B0" w14:textId="77777777">
        <w:trPr>
          <w:trHeight w:val="81"/>
        </w:trPr>
        <w:tc>
          <w:tcPr>
            <w:tcW w:w="925" w:type="pct"/>
          </w:tcPr>
          <w:p w:rsidR="00DC31C4" w:rsidP="002A5335" w:rsidRDefault="00DC31C4" w14:paraId="18291C59" w14:textId="68B914B9">
            <w:r>
              <w:t>additionalCondition</w:t>
            </w:r>
          </w:p>
        </w:tc>
        <w:tc>
          <w:tcPr>
            <w:tcW w:w="1072" w:type="pct"/>
            <w:gridSpan w:val="2"/>
          </w:tcPr>
          <w:p w:rsidR="00DC31C4" w:rsidP="002A5335" w:rsidRDefault="00DC31C4" w14:paraId="7C3148D6" w14:textId="1F5CED14">
            <w:r>
              <w:t>Text Area</w:t>
            </w:r>
          </w:p>
        </w:tc>
        <w:tc>
          <w:tcPr>
            <w:tcW w:w="3003" w:type="pct"/>
          </w:tcPr>
          <w:p w:rsidR="00DC31C4" w:rsidP="002A5335" w:rsidRDefault="00DC31C4" w14:paraId="54630A0D" w14:textId="77777777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>
              <w:t>Additional Condition</w:t>
            </w:r>
          </w:p>
          <w:p w:rsidR="00D200C6" w:rsidP="002A5335" w:rsidRDefault="00D200C6" w14:paraId="73F33A64" w14:textId="76857A19">
            <w:r>
              <w:t xml:space="preserve">Max Length </w:t>
            </w:r>
            <w:r>
              <w:rPr>
                <w:rFonts w:cs="Angsana New"/>
                <w:cs/>
              </w:rPr>
              <w:t xml:space="preserve">: </w:t>
            </w:r>
            <w:r>
              <w:t>1000</w:t>
            </w:r>
          </w:p>
        </w:tc>
      </w:tr>
      <w:tr w:rsidRPr="008979A8" w:rsidR="00DC31C4" w:rsidTr="001B380B" w14:paraId="6B874951" w14:textId="77777777">
        <w:trPr>
          <w:trHeight w:val="81"/>
        </w:trPr>
        <w:tc>
          <w:tcPr>
            <w:tcW w:w="925" w:type="pct"/>
          </w:tcPr>
          <w:p w:rsidR="00DC31C4" w:rsidP="002A5335" w:rsidRDefault="00DC31C4" w14:paraId="7427370A" w14:textId="534EDD26">
            <w:r>
              <w:t>a</w:t>
            </w:r>
            <w:r w:rsidRPr="001624DE">
              <w:t>dditionalAttachment</w:t>
            </w:r>
          </w:p>
        </w:tc>
        <w:tc>
          <w:tcPr>
            <w:tcW w:w="1072" w:type="pct"/>
            <w:gridSpan w:val="2"/>
          </w:tcPr>
          <w:p w:rsidR="00DC31C4" w:rsidP="002A5335" w:rsidRDefault="00DC31C4" w14:paraId="1F77719F" w14:textId="1386EA73">
            <w:r>
              <w:t>Browse File</w:t>
            </w:r>
          </w:p>
        </w:tc>
        <w:tc>
          <w:tcPr>
            <w:tcW w:w="3003" w:type="pct"/>
          </w:tcPr>
          <w:p w:rsidR="00DC31C4" w:rsidP="00BD54D0" w:rsidRDefault="00DC31C4" w14:paraId="39DD09FB" w14:textId="77777777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>
              <w:t>Attachment</w:t>
            </w:r>
          </w:p>
          <w:p w:rsidR="00DC31C4" w:rsidP="00BD54D0" w:rsidRDefault="00DC31C4" w14:paraId="6FD4B19B" w14:textId="77777777">
            <w:r>
              <w:rPr>
                <w:rFonts w:hint="cs"/>
                <w:cs/>
              </w:rPr>
              <w:t xml:space="preserve">ปุ่ม </w:t>
            </w:r>
            <w:r>
              <w:t xml:space="preserve">Browse </w:t>
            </w:r>
            <w:r>
              <w:rPr>
                <w:rFonts w:hint="cs"/>
                <w:cs/>
              </w:rPr>
              <w:t xml:space="preserve">จะต้อง </w:t>
            </w:r>
            <w:r>
              <w:t xml:space="preserve">Disabled </w:t>
            </w:r>
            <w:r>
              <w:rPr>
                <w:rFonts w:hint="cs"/>
                <w:cs/>
              </w:rPr>
              <w:t>เมื่อมีไฟล์แนบอยู่แล้ว</w:t>
            </w:r>
          </w:p>
          <w:p w:rsidR="00DC31C4" w:rsidP="00BD54D0" w:rsidRDefault="00DC31C4" w14:paraId="4DAE75D4" w14:textId="77777777">
            <w:r>
              <w:rPr>
                <w:rFonts w:hint="cs"/>
                <w:cs/>
              </w:rPr>
              <w:t xml:space="preserve">เมื่อกดปุ่ม </w:t>
            </w:r>
            <w:r>
              <w:t xml:space="preserve">Save </w:t>
            </w:r>
            <w:r>
              <w:rPr>
                <w:rFonts w:hint="cs"/>
                <w:cs/>
              </w:rPr>
              <w:t xml:space="preserve">ระบบจะทำการ </w:t>
            </w:r>
            <w:r>
              <w:t xml:space="preserve">Upload File </w:t>
            </w:r>
            <w:r>
              <w:rPr>
                <w:rFonts w:hint="cs"/>
                <w:cs/>
              </w:rPr>
              <w:t xml:space="preserve">ขึ้น </w:t>
            </w:r>
            <w:r>
              <w:t xml:space="preserve">NAS </w:t>
            </w:r>
          </w:p>
          <w:p w:rsidR="00DC31C4" w:rsidP="00BD54D0" w:rsidRDefault="00DC31C4" w14:paraId="38EB1CDC" w14:textId="77777777">
            <w:pPr>
              <w:spacing w:after="0"/>
              <w:rPr>
                <w:cs/>
              </w:rPr>
            </w:pPr>
            <w:r>
              <w:t xml:space="preserve">Path </w:t>
            </w:r>
            <w:r>
              <w:rPr>
                <w:rFonts w:hint="cs"/>
                <w:cs/>
              </w:rPr>
              <w:t>ที่ใช้เก็บไฟล์</w:t>
            </w:r>
          </w:p>
          <w:p w:rsidR="00DC31C4" w:rsidP="002A5335" w:rsidRDefault="00DC31C4" w14:paraId="71B5EE63" w14:textId="33BC1F3A">
            <w:r>
              <w:t xml:space="preserve">NAS_PATH </w:t>
            </w:r>
            <w:r>
              <w:rPr>
                <w:rFonts w:cs="Angsana New"/>
                <w:cs/>
              </w:rPr>
              <w:t xml:space="preserve">+ “/” + </w:t>
            </w:r>
            <w:r>
              <w:t xml:space="preserve">PO_SUB_GROUP </w:t>
            </w:r>
            <w:r>
              <w:rPr>
                <w:rFonts w:cs="Angsana New"/>
                <w:cs/>
              </w:rPr>
              <w:t xml:space="preserve">+ “/” + </w:t>
            </w:r>
            <w:r>
              <w:t xml:space="preserve">PO_ROW_ID </w:t>
            </w:r>
            <w:r>
              <w:rPr>
                <w:rFonts w:cs="Angsana New"/>
                <w:cs/>
              </w:rPr>
              <w:t>+ “/</w:t>
            </w:r>
            <w:r>
              <w:t>AdditionalCondition</w:t>
            </w:r>
            <w:r>
              <w:rPr>
                <w:rFonts w:cs="Angsana New"/>
                <w:cs/>
              </w:rPr>
              <w:t>/”</w:t>
            </w:r>
          </w:p>
        </w:tc>
      </w:tr>
      <w:tr w:rsidRPr="008979A8" w:rsidR="00DC31C4" w:rsidTr="001B380B" w14:paraId="72EF41BC" w14:textId="77777777">
        <w:trPr>
          <w:trHeight w:val="81"/>
        </w:trPr>
        <w:tc>
          <w:tcPr>
            <w:tcW w:w="925" w:type="pct"/>
          </w:tcPr>
          <w:p w:rsidR="00DC31C4" w:rsidP="002A5335" w:rsidRDefault="00DC31C4" w14:paraId="52D836F9" w14:textId="6D59B332">
            <w:r>
              <w:rPr>
                <w:rFonts w:hint="cs"/>
                <w:cs/>
              </w:rPr>
              <w:t xml:space="preserve">ปุ่ม </w:t>
            </w:r>
            <w:r>
              <w:t>View</w:t>
            </w:r>
          </w:p>
        </w:tc>
        <w:tc>
          <w:tcPr>
            <w:tcW w:w="1072" w:type="pct"/>
            <w:gridSpan w:val="2"/>
          </w:tcPr>
          <w:p w:rsidR="00DC31C4" w:rsidP="002A5335" w:rsidRDefault="00DC31C4" w14:paraId="4BC1C11A" w14:textId="253C6AC5">
            <w:r>
              <w:t>Button</w:t>
            </w:r>
          </w:p>
        </w:tc>
        <w:tc>
          <w:tcPr>
            <w:tcW w:w="3003" w:type="pct"/>
          </w:tcPr>
          <w:p w:rsidR="00DC31C4" w:rsidP="00BD54D0" w:rsidRDefault="00DC31C4" w14:paraId="19D8C6BC" w14:textId="77777777">
            <w:r>
              <w:rPr>
                <w:rFonts w:hint="cs"/>
                <w:cs/>
              </w:rPr>
              <w:t xml:space="preserve">วางไว้หลัง </w:t>
            </w:r>
            <w:r>
              <w:t>a</w:t>
            </w:r>
            <w:r w:rsidRPr="001624DE">
              <w:t>dditionalAttachment</w:t>
            </w:r>
          </w:p>
          <w:p w:rsidR="00DC31C4" w:rsidP="00BD54D0" w:rsidRDefault="00DC31C4" w14:paraId="2C4CD27F" w14:textId="77777777">
            <w:pPr>
              <w:rPr>
                <w:cs/>
              </w:rPr>
            </w:pPr>
            <w:r>
              <w:t xml:space="preserve">Visible </w:t>
            </w:r>
            <w:r>
              <w:rPr>
                <w:rFonts w:hint="cs"/>
                <w:cs/>
              </w:rPr>
              <w:t>เมื่อมีไฟล์แนบอยู่แล้ว</w:t>
            </w:r>
          </w:p>
          <w:p w:rsidR="00DC31C4" w:rsidP="002A5335" w:rsidRDefault="00DC31C4" w14:paraId="4014A448" w14:textId="1A340E75">
            <w:r>
              <w:rPr>
                <w:rFonts w:hint="cs"/>
                <w:cs/>
              </w:rPr>
              <w:t xml:space="preserve">เมื่อกดปุ่มให้เปิดไฟล์ที่อยู่บน </w:t>
            </w:r>
            <w:r>
              <w:t>NAS</w:t>
            </w:r>
          </w:p>
        </w:tc>
      </w:tr>
      <w:tr w:rsidRPr="008979A8" w:rsidR="00DC31C4" w:rsidTr="001B380B" w14:paraId="72018CDF" w14:textId="77777777">
        <w:trPr>
          <w:trHeight w:val="81"/>
        </w:trPr>
        <w:tc>
          <w:tcPr>
            <w:tcW w:w="925" w:type="pct"/>
          </w:tcPr>
          <w:p w:rsidR="00DC31C4" w:rsidP="002A5335" w:rsidRDefault="00DC31C4" w14:paraId="7612D86F" w14:textId="5A1B5A72">
            <w:r>
              <w:rPr>
                <w:rFonts w:hint="cs"/>
                <w:cs/>
              </w:rPr>
              <w:t xml:space="preserve">ปุ่ม </w:t>
            </w:r>
            <w:r>
              <w:t>Delete</w:t>
            </w:r>
          </w:p>
        </w:tc>
        <w:tc>
          <w:tcPr>
            <w:tcW w:w="1072" w:type="pct"/>
            <w:gridSpan w:val="2"/>
          </w:tcPr>
          <w:p w:rsidR="00DC31C4" w:rsidP="002A5335" w:rsidRDefault="00DC31C4" w14:paraId="4C060C11" w14:textId="6669AD3D">
            <w:r>
              <w:t>Button</w:t>
            </w:r>
          </w:p>
        </w:tc>
        <w:tc>
          <w:tcPr>
            <w:tcW w:w="3003" w:type="pct"/>
          </w:tcPr>
          <w:p w:rsidR="00DC31C4" w:rsidP="00BD54D0" w:rsidRDefault="00DC31C4" w14:paraId="7F27F797" w14:textId="77777777">
            <w:r>
              <w:rPr>
                <w:rFonts w:hint="cs"/>
                <w:cs/>
              </w:rPr>
              <w:t xml:space="preserve">วางไว้หลัง </w:t>
            </w:r>
            <w:r>
              <w:t>ViewButton</w:t>
            </w:r>
          </w:p>
          <w:p w:rsidR="00DC31C4" w:rsidP="00BD54D0" w:rsidRDefault="00DC31C4" w14:paraId="3B52546A" w14:textId="77777777">
            <w:pPr>
              <w:rPr>
                <w:cs/>
              </w:rPr>
            </w:pPr>
            <w:r>
              <w:t xml:space="preserve">Visible </w:t>
            </w:r>
            <w:r>
              <w:rPr>
                <w:rFonts w:hint="cs"/>
                <w:cs/>
              </w:rPr>
              <w:t>เมื่อมีไฟล์แนบอยู่แล้ว</w:t>
            </w:r>
          </w:p>
          <w:p w:rsidR="00DC31C4" w:rsidP="002A5335" w:rsidRDefault="00DC31C4" w14:paraId="5FB9B27F" w14:textId="607D4A63">
            <w:r>
              <w:rPr>
                <w:rFonts w:hint="cs"/>
                <w:cs/>
              </w:rPr>
              <w:t xml:space="preserve">เมื่อกดปุ่มให้ทำการลบชื่อ </w:t>
            </w:r>
            <w:r>
              <w:t xml:space="preserve">File </w:t>
            </w:r>
            <w:r>
              <w:rPr>
                <w:rFonts w:hint="cs"/>
                <w:cs/>
              </w:rPr>
              <w:t xml:space="preserve">แนบและลบ </w:t>
            </w:r>
            <w:r>
              <w:t xml:space="preserve">File </w:t>
            </w:r>
            <w:r>
              <w:rPr>
                <w:rFonts w:hint="cs"/>
                <w:cs/>
              </w:rPr>
              <w:t xml:space="preserve">บน </w:t>
            </w:r>
            <w:r>
              <w:t>NAS</w:t>
            </w:r>
          </w:p>
        </w:tc>
      </w:tr>
      <w:tr w:rsidRPr="008979A8" w:rsidR="00DC31C4" w:rsidTr="001B380B" w14:paraId="7A35FCD9" w14:textId="77777777">
        <w:trPr>
          <w:trHeight w:val="81"/>
        </w:trPr>
        <w:tc>
          <w:tcPr>
            <w:tcW w:w="925" w:type="pct"/>
          </w:tcPr>
          <w:p w:rsidR="00DC31C4" w:rsidP="002A5335" w:rsidRDefault="00DC31C4" w14:paraId="1BA1CAF2" w14:textId="419B96AD">
            <w:r>
              <w:t>a</w:t>
            </w:r>
            <w:r w:rsidRPr="001624DE">
              <w:t>dditionalAttachmentDescription</w:t>
            </w:r>
          </w:p>
        </w:tc>
        <w:tc>
          <w:tcPr>
            <w:tcW w:w="1072" w:type="pct"/>
            <w:gridSpan w:val="2"/>
          </w:tcPr>
          <w:p w:rsidR="00DC31C4" w:rsidP="002A5335" w:rsidRDefault="00DC31C4" w14:paraId="28F37783" w14:textId="08F0351B">
            <w:r>
              <w:t>Text Area</w:t>
            </w:r>
          </w:p>
        </w:tc>
        <w:tc>
          <w:tcPr>
            <w:tcW w:w="3003" w:type="pct"/>
          </w:tcPr>
          <w:p w:rsidR="00DC31C4" w:rsidP="002A5335" w:rsidRDefault="00DC31C4" w14:paraId="33D34F41" w14:textId="77777777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>
              <w:t>Attachment Description</w:t>
            </w:r>
          </w:p>
          <w:p w:rsidR="00116436" w:rsidP="002A5335" w:rsidRDefault="00116436" w14:paraId="408645F1" w14:textId="6747BC4C">
            <w:pPr>
              <w:rPr>
                <w:cs/>
              </w:rPr>
            </w:pPr>
            <w:r>
              <w:t>Max Length</w:t>
            </w:r>
            <w:r w:rsidR="00D200C6">
              <w:rPr>
                <w:rFonts w:cs="Angsana New"/>
                <w:cs/>
              </w:rPr>
              <w:t xml:space="preserve"> : </w:t>
            </w:r>
            <w:r w:rsidR="00D200C6">
              <w:t>1000</w:t>
            </w:r>
          </w:p>
        </w:tc>
      </w:tr>
      <w:tr w:rsidRPr="008979A8" w:rsidR="00DC31C4" w:rsidTr="001B380B" w14:paraId="0EB3443B" w14:textId="77777777">
        <w:trPr>
          <w:trHeight w:val="81"/>
        </w:trPr>
        <w:tc>
          <w:tcPr>
            <w:tcW w:w="925" w:type="pct"/>
          </w:tcPr>
          <w:p w:rsidR="00DC31C4" w:rsidP="002A5335" w:rsidRDefault="00DC31C4" w14:paraId="3FFC2E73" w14:textId="534A61CD">
            <w:r>
              <w:t>a</w:t>
            </w:r>
            <w:r w:rsidRPr="001624DE">
              <w:t>dditionalAttachment</w:t>
            </w:r>
            <w:r>
              <w:t>AttachmentFullPath</w:t>
            </w:r>
          </w:p>
        </w:tc>
        <w:tc>
          <w:tcPr>
            <w:tcW w:w="1072" w:type="pct"/>
            <w:gridSpan w:val="2"/>
          </w:tcPr>
          <w:p w:rsidR="00DC31C4" w:rsidP="002A5335" w:rsidRDefault="00DC31C4" w14:paraId="488ECC4A" w14:textId="77777777"/>
        </w:tc>
        <w:tc>
          <w:tcPr>
            <w:tcW w:w="3003" w:type="pct"/>
          </w:tcPr>
          <w:p w:rsidR="00DC31C4" w:rsidP="00BD54D0" w:rsidRDefault="00DC31C4" w14:paraId="6796E8DD" w14:textId="77777777">
            <w:r>
              <w:t xml:space="preserve">Invisible </w:t>
            </w:r>
            <w:r>
              <w:rPr>
                <w:rFonts w:hint="cs"/>
                <w:cs/>
              </w:rPr>
              <w:t xml:space="preserve">เก็บ </w:t>
            </w:r>
            <w:r>
              <w:t xml:space="preserve">Path </w:t>
            </w:r>
            <w:r>
              <w:rPr>
                <w:rFonts w:hint="cs"/>
                <w:cs/>
              </w:rPr>
              <w:t xml:space="preserve">ของ </w:t>
            </w:r>
            <w:r>
              <w:t xml:space="preserve">File </w:t>
            </w:r>
            <w:r>
              <w:rPr>
                <w:rFonts w:hint="cs"/>
                <w:cs/>
              </w:rPr>
              <w:t xml:space="preserve">ที่อยู่บน </w:t>
            </w:r>
            <w:r>
              <w:t>NAS</w:t>
            </w:r>
          </w:p>
          <w:p w:rsidR="00DC31C4" w:rsidP="002A5335" w:rsidRDefault="00DC31C4" w14:paraId="043209EC" w14:textId="3A1EE5D8">
            <w:r>
              <w:t xml:space="preserve">Format </w:t>
            </w:r>
            <w:r>
              <w:rPr>
                <w:rFonts w:cs="Angsana New"/>
                <w:cs/>
              </w:rPr>
              <w:t xml:space="preserve">: </w:t>
            </w:r>
            <w:r>
              <w:t xml:space="preserve">NAS_PATH </w:t>
            </w:r>
            <w:r>
              <w:rPr>
                <w:rFonts w:cs="Angsana New"/>
                <w:cs/>
              </w:rPr>
              <w:t xml:space="preserve">+ “/” + </w:t>
            </w:r>
            <w:r>
              <w:t xml:space="preserve">PO_SUB_GROUP </w:t>
            </w:r>
            <w:r>
              <w:rPr>
                <w:rFonts w:cs="Angsana New"/>
                <w:cs/>
              </w:rPr>
              <w:t xml:space="preserve">+ “/” + </w:t>
            </w:r>
            <w:r>
              <w:t xml:space="preserve">PO_ROW_ID </w:t>
            </w:r>
            <w:r>
              <w:rPr>
                <w:rFonts w:cs="Angsana New"/>
                <w:cs/>
              </w:rPr>
              <w:t>+ “/</w:t>
            </w:r>
            <w:r>
              <w:t>AdditionalCondition</w:t>
            </w:r>
            <w:r>
              <w:rPr>
                <w:rFonts w:cs="Angsana New"/>
                <w:cs/>
              </w:rPr>
              <w:t xml:space="preserve">/” + </w:t>
            </w:r>
            <w:r>
              <w:t>fileName</w:t>
            </w:r>
          </w:p>
        </w:tc>
      </w:tr>
      <w:tr w:rsidRPr="008979A8" w:rsidR="00DC31C4" w:rsidTr="00F844D5" w14:paraId="1C546E6E" w14:textId="77777777">
        <w:trPr>
          <w:trHeight w:val="108"/>
        </w:trPr>
        <w:tc>
          <w:tcPr>
            <w:tcW w:w="5000" w:type="pct"/>
            <w:gridSpan w:val="4"/>
            <w:shd w:val="clear" w:color="auto" w:fill="C2D69B" w:themeFill="accent3" w:themeFillTint="99"/>
          </w:tcPr>
          <w:p w:rsidR="00DC31C4" w:rsidP="00DF79A9" w:rsidRDefault="00DC31C4" w14:paraId="7C2B1869" w14:textId="2638E7B4">
            <w:pPr>
              <w:pStyle w:val="HeaderTable"/>
            </w:pPr>
            <w:r>
              <w:t>End Additional Condition Section</w:t>
            </w:r>
          </w:p>
        </w:tc>
      </w:tr>
      <w:tr w:rsidRPr="008979A8" w:rsidR="00DC31C4" w:rsidTr="00F844D5" w14:paraId="41A0BA66" w14:textId="77777777">
        <w:trPr>
          <w:trHeight w:val="108"/>
        </w:trPr>
        <w:tc>
          <w:tcPr>
            <w:tcW w:w="5000" w:type="pct"/>
            <w:gridSpan w:val="4"/>
            <w:shd w:val="clear" w:color="auto" w:fill="C2D69B" w:themeFill="accent3" w:themeFillTint="99"/>
          </w:tcPr>
          <w:p w:rsidR="00DC31C4" w:rsidP="00D52E0F" w:rsidRDefault="00DC31C4" w14:paraId="3E403E3F" w14:textId="77777777">
            <w:pPr>
              <w:pStyle w:val="HeaderTable"/>
            </w:pPr>
            <w:r>
              <w:t>End Special Condition Section</w:t>
            </w:r>
          </w:p>
        </w:tc>
      </w:tr>
    </w:tbl>
    <w:p w:rsidR="007211C3" w:rsidP="0006603F" w:rsidRDefault="007211C3" w14:paraId="1670411D" w14:textId="77777777">
      <w:pPr>
        <w:pStyle w:val="Heading3"/>
        <w:numPr>
          <w:ilvl w:val="0"/>
          <w:numId w:val="21"/>
        </w:numPr>
        <w:rPr>
          <w:rFonts w:ascii="CordiaUPC" w:hAnsi="CordiaUPC" w:cs="CordiaUPC"/>
          <w:sz w:val="32"/>
          <w:szCs w:val="32"/>
        </w:rPr>
      </w:pPr>
      <w:r w:rsidRPr="008979A8">
        <w:rPr>
          <w:rFonts w:ascii="CordiaUPC" w:hAnsi="CordiaUPC" w:cs="CordiaUPC"/>
          <w:sz w:val="32"/>
          <w:szCs w:val="32"/>
        </w:rPr>
        <w:t>Script Validation</w:t>
      </w:r>
    </w:p>
    <w:tbl>
      <w:tblPr>
        <w:tblW w:w="4938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385"/>
        <w:gridCol w:w="2896"/>
        <w:gridCol w:w="3314"/>
        <w:gridCol w:w="1309"/>
      </w:tblGrid>
      <w:tr w:rsidRPr="008979A8" w:rsidR="007211C3" w:rsidTr="00BD54D0" w14:paraId="48F36014" w14:textId="77777777">
        <w:trPr>
          <w:cantSplit/>
          <w:tblHeader/>
        </w:trPr>
        <w:tc>
          <w:tcPr>
            <w:tcW w:w="778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7211C3" w:rsidP="00BD54D0" w:rsidRDefault="007211C3" w14:paraId="6B7EBBE4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Error Code</w:t>
            </w:r>
          </w:p>
        </w:tc>
        <w:tc>
          <w:tcPr>
            <w:tcW w:w="1626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7211C3" w:rsidP="00BD54D0" w:rsidRDefault="007211C3" w14:paraId="77FB092B" w14:textId="77777777">
            <w:pPr>
              <w:rPr>
                <w:rFonts w:cs="CordiaUPC"/>
                <w:b/>
                <w:bCs/>
              </w:rPr>
            </w:pPr>
            <w:r>
              <w:rPr>
                <w:rFonts w:cs="CordiaUPC"/>
                <w:b/>
                <w:bCs/>
              </w:rPr>
              <w:t xml:space="preserve">Error Message </w:t>
            </w:r>
          </w:p>
        </w:tc>
        <w:tc>
          <w:tcPr>
            <w:tcW w:w="1861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7211C3" w:rsidP="00BD54D0" w:rsidRDefault="007211C3" w14:paraId="749BB3AC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Logic</w:t>
            </w:r>
          </w:p>
        </w:tc>
        <w:tc>
          <w:tcPr>
            <w:tcW w:w="735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7211C3" w:rsidP="00BD54D0" w:rsidRDefault="007211C3" w14:paraId="1448D3D5" w14:textId="77777777">
            <w:pPr>
              <w:rPr>
                <w:rFonts w:cs="CordiaUPC"/>
                <w:b/>
                <w:bCs/>
              </w:rPr>
            </w:pPr>
            <w:r>
              <w:rPr>
                <w:rFonts w:cs="CordiaUPC"/>
                <w:b/>
                <w:bCs/>
              </w:rPr>
              <w:t>Submit Call</w:t>
            </w:r>
          </w:p>
        </w:tc>
      </w:tr>
      <w:tr w:rsidR="007211C3" w:rsidTr="00BD54D0" w14:paraId="097C80B2" w14:textId="77777777">
        <w:tc>
          <w:tcPr>
            <w:tcW w:w="778" w:type="pct"/>
          </w:tcPr>
          <w:p w:rsidRPr="000C4DB8" w:rsidR="007211C3" w:rsidP="00BD54D0" w:rsidRDefault="00FF0F19" w14:paraId="3BB9C6F8" w14:textId="7CD00936">
            <w:r>
              <w:t>00001</w:t>
            </w:r>
          </w:p>
        </w:tc>
        <w:tc>
          <w:tcPr>
            <w:tcW w:w="1626" w:type="pct"/>
          </w:tcPr>
          <w:p w:rsidRPr="00E02D8D" w:rsidR="007211C3" w:rsidP="00BD54D0" w:rsidRDefault="00FF0F19" w14:paraId="6112DA8E" w14:textId="1D561A3E">
            <w:pPr>
              <w:rPr>
                <w:rFonts w:cs="CordiaUPC"/>
              </w:rPr>
            </w:pPr>
            <w:r>
              <w:t>On {1}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="007211C3" w:rsidRDefault="00FF0F19" w14:paraId="7E3E66F8" w14:textId="4D47655E">
            <w:pPr>
              <w:rPr>
                <w:rFonts w:cs="CordiaUPC"/>
              </w:rPr>
            </w:pPr>
            <w:r>
              <w:rPr>
                <w:rFonts w:hint="cs"/>
                <w:cs/>
              </w:rPr>
              <w:t>ถ้า</w:t>
            </w:r>
            <w:r>
              <w:rPr>
                <w:rFonts w:hint="cs" w:cs="Angsana New"/>
                <w:cs/>
              </w:rPr>
              <w:t xml:space="preserve"> </w:t>
            </w:r>
            <w:r w:rsidR="00BA59A3">
              <w:t>u</w:t>
            </w:r>
            <w:r>
              <w:t>nsubscribeNotAllow</w:t>
            </w:r>
            <w:r w:rsidR="00BA59A3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ของ </w:t>
            </w:r>
            <w:r>
              <w:t>s</w:t>
            </w:r>
            <w:r w:rsidRPr="001624DE">
              <w:t>pecialCondition</w:t>
            </w:r>
            <w:r>
              <w:rPr>
                <w:rFonts w:hint="cs"/>
                <w:cs/>
              </w:rPr>
              <w:t xml:space="preserve"> มีค่าเป็น </w:t>
            </w:r>
            <w:r>
              <w:rPr>
                <w:rFonts w:cs="Angsana New"/>
                <w:cs/>
              </w:rPr>
              <w:t>“</w:t>
            </w:r>
            <w:r>
              <w:t>Yes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>ดังนั้น</w:t>
            </w:r>
            <w:r w:rsidR="003957BD">
              <w:rPr>
                <w:rFonts w:cs="Angsana New"/>
                <w:cs/>
              </w:rPr>
              <w:t xml:space="preserve"> </w:t>
            </w:r>
            <w:r w:rsidR="003957BD">
              <w:t>unsubscribeNot</w:t>
            </w:r>
            <w:r w:rsidRPr="00256F0E" w:rsidR="003957BD">
              <w:t>Allow</w:t>
            </w:r>
            <w:r w:rsidR="003957BD">
              <w:rPr>
                <w:rFonts w:hint="cs" w:cs="Angsana New"/>
                <w:cs/>
              </w:rPr>
              <w:t xml:space="preserve"> จะต้องมีค่าเป็น </w:t>
            </w:r>
            <w:r w:rsidR="003957BD">
              <w:rPr>
                <w:rFonts w:cs="CordiaUPC"/>
              </w:rPr>
              <w:t>Mandatory</w:t>
            </w:r>
          </w:p>
          <w:p w:rsidR="003957BD" w:rsidRDefault="000A777D" w14:paraId="6E6FD097" w14:textId="487A8CA4">
            <w:pPr>
              <w:rPr>
                <w:rFonts w:cs="CordiaUPC"/>
              </w:rPr>
            </w:pPr>
            <w:r>
              <w:rPr>
                <w:rFonts w:cs="CordiaUPC"/>
              </w:rPr>
              <w:t>{</w:t>
            </w:r>
            <w:r w:rsidR="003957BD">
              <w:rPr>
                <w:rFonts w:cs="CordiaUPC"/>
              </w:rPr>
              <w:t xml:space="preserve">1} </w:t>
            </w:r>
            <w:r w:rsidR="003957BD">
              <w:rPr>
                <w:rFonts w:cs="Angsana New"/>
                <w:cs/>
              </w:rPr>
              <w:t xml:space="preserve">= </w:t>
            </w:r>
            <w:r w:rsidR="003957BD">
              <w:rPr>
                <w:rFonts w:cs="CordiaUPC"/>
              </w:rPr>
              <w:t xml:space="preserve">specialCondition </w:t>
            </w:r>
            <w:r w:rsidR="003957BD">
              <w:rPr>
                <w:rFonts w:cs="Angsana New"/>
                <w:cs/>
              </w:rPr>
              <w:t>+ “</w:t>
            </w:r>
            <w:r w:rsidR="003957BD">
              <w:rPr>
                <w:rFonts w:cs="CordiaUPC"/>
              </w:rPr>
              <w:t>,</w:t>
            </w:r>
            <w:r w:rsidR="003957BD">
              <w:t xml:space="preserve"> Unsubscribe Not </w:t>
            </w:r>
            <w:r w:rsidRPr="00256F0E" w:rsidR="003957BD">
              <w:t>Allow</w:t>
            </w:r>
            <w:r w:rsidR="003957BD">
              <w:rPr>
                <w:rFonts w:cs="Angsana New"/>
                <w:cs/>
              </w:rPr>
              <w:t>”</w:t>
            </w:r>
          </w:p>
          <w:p w:rsidR="00FF0F19" w:rsidRDefault="00FF0F19" w14:paraId="66D96FBF" w14:textId="68D8A9E3">
            <w:pPr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ถ้า </w:t>
            </w:r>
            <w:r w:rsidR="00BA59A3">
              <w:t>additional</w:t>
            </w:r>
            <w:r w:rsidRPr="00256F0E">
              <w:t>Info</w:t>
            </w:r>
            <w:r>
              <w:rPr>
                <w:rFonts w:hint="cs"/>
                <w:cs/>
              </w:rPr>
              <w:t xml:space="preserve"> ของ </w:t>
            </w:r>
            <w:r>
              <w:t>s</w:t>
            </w:r>
            <w:r w:rsidRPr="001624DE">
              <w:t>pecialCondition</w:t>
            </w:r>
            <w:r>
              <w:rPr>
                <w:rFonts w:hint="cs"/>
                <w:cs/>
              </w:rPr>
              <w:t xml:space="preserve"> มีค่าเป็น </w:t>
            </w:r>
            <w:r>
              <w:rPr>
                <w:rFonts w:cs="Angsana New"/>
                <w:cs/>
              </w:rPr>
              <w:t>“</w:t>
            </w:r>
            <w:r>
              <w:t>Yes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 w:cs="Angsana New"/>
                <w:cs/>
              </w:rPr>
              <w:t xml:space="preserve"> ดังนั้น </w:t>
            </w:r>
            <w:r>
              <w:rPr>
                <w:rFonts w:cs="CordiaUPC"/>
              </w:rPr>
              <w:t xml:space="preserve">Detail </w:t>
            </w:r>
            <w:r>
              <w:rPr>
                <w:rFonts w:hint="cs" w:cs="Angsana New"/>
                <w:cs/>
              </w:rPr>
              <w:t xml:space="preserve">จะต้องมีค่าเป็น </w:t>
            </w:r>
            <w:r>
              <w:rPr>
                <w:rFonts w:cs="CordiaUPC"/>
              </w:rPr>
              <w:t>Mandatory</w:t>
            </w:r>
          </w:p>
          <w:p w:rsidR="00FF0F19" w:rsidRDefault="00FF0F19" w14:paraId="6456FB56" w14:textId="3430351A">
            <w:pPr>
              <w:rPr>
                <w:rFonts w:cs="CordiaUPC"/>
              </w:rPr>
            </w:pPr>
            <w:r>
              <w:rPr>
                <w:rFonts w:cs="CordiaUPC"/>
              </w:rPr>
              <w:t>{1}</w:t>
            </w:r>
            <w:r w:rsidR="003957BD">
              <w:rPr>
                <w:rFonts w:cs="Angsana New"/>
                <w:cs/>
              </w:rPr>
              <w:t xml:space="preserve"> = </w:t>
            </w:r>
            <w:r w:rsidR="003957BD">
              <w:rPr>
                <w:rFonts w:cs="CordiaUPC"/>
              </w:rPr>
              <w:t xml:space="preserve">specialCondition </w:t>
            </w:r>
            <w:r w:rsidR="003957BD">
              <w:rPr>
                <w:rFonts w:cs="Angsana New"/>
                <w:cs/>
              </w:rPr>
              <w:t>+ “</w:t>
            </w:r>
            <w:r w:rsidR="003957BD">
              <w:rPr>
                <w:rFonts w:cs="CordiaUPC"/>
              </w:rPr>
              <w:t>, Detail</w:t>
            </w:r>
            <w:r w:rsidR="00C942FB">
              <w:rPr>
                <w:rFonts w:cs="Angsana New"/>
                <w:cs/>
              </w:rPr>
              <w:t>”</w:t>
            </w:r>
            <w:r w:rsidR="003957BD">
              <w:rPr>
                <w:rFonts w:cs="Angsana New"/>
                <w:cs/>
              </w:rPr>
              <w:t xml:space="preserve"> </w:t>
            </w:r>
          </w:p>
          <w:p w:rsidRPr="00FF0F19" w:rsidR="00FF0F19" w:rsidRDefault="00543525" w14:paraId="50D1E6A3" w14:textId="428BC863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 xml:space="preserve">: </w:t>
            </w:r>
            <w:r w:rsidR="00FF0F19">
              <w:rPr>
                <w:rFonts w:hint="cs" w:cs="Angsana New"/>
                <w:cs/>
              </w:rPr>
              <w:t xml:space="preserve">ให้ทำการวน </w:t>
            </w:r>
            <w:r w:rsidR="00FF0F19">
              <w:rPr>
                <w:rFonts w:cs="CordiaUPC"/>
              </w:rPr>
              <w:t xml:space="preserve">Loop Validate </w:t>
            </w:r>
            <w:r w:rsidR="00FF0F19">
              <w:rPr>
                <w:rFonts w:hint="cs" w:cs="Angsana New"/>
                <w:cs/>
              </w:rPr>
              <w:t xml:space="preserve">ตามจำนวน </w:t>
            </w:r>
            <w:r w:rsidR="00FF0F19">
              <w:rPr>
                <w:rFonts w:cs="CordiaUPC"/>
              </w:rPr>
              <w:t xml:space="preserve">Rows </w:t>
            </w:r>
            <w:r w:rsidR="00FF0F19">
              <w:rPr>
                <w:rFonts w:hint="cs" w:cs="Angsana New"/>
                <w:cs/>
              </w:rPr>
              <w:t>ที่</w:t>
            </w:r>
            <w:r w:rsidR="00FF0F19">
              <w:rPr>
                <w:rFonts w:cs="CordiaUPC"/>
              </w:rPr>
              <w:t xml:space="preserve"> Generate </w:t>
            </w:r>
            <w:r w:rsidR="00FF0F19">
              <w:rPr>
                <w:rFonts w:hint="cs" w:cs="Angsana New"/>
                <w:cs/>
              </w:rPr>
              <w:t>ออกมา</w:t>
            </w:r>
          </w:p>
        </w:tc>
        <w:tc>
          <w:tcPr>
            <w:tcW w:w="735" w:type="pct"/>
          </w:tcPr>
          <w:p w:rsidR="007211C3" w:rsidP="00BD54D0" w:rsidRDefault="007211C3" w14:paraId="1F89EE02" w14:textId="77777777">
            <w:pPr>
              <w:rPr>
                <w:rFonts w:cs="CordiaUPC"/>
                <w:szCs w:val="36"/>
              </w:rPr>
            </w:pPr>
            <w:r w:rsidRPr="00096C12">
              <w:rPr>
                <w:rFonts w:cs="CordiaUPC"/>
                <w:szCs w:val="36"/>
              </w:rPr>
              <w:t>Yes</w:t>
            </w:r>
          </w:p>
        </w:tc>
      </w:tr>
      <w:tr w:rsidR="007211C3" w:rsidTr="002A5335" w14:paraId="7507AFFA" w14:textId="77777777">
        <w:tc>
          <w:tcPr>
            <w:tcW w:w="5000" w:type="pct"/>
            <w:gridSpan w:val="4"/>
            <w:shd w:val="clear" w:color="auto" w:fill="C2D69B" w:themeFill="accent3" w:themeFillTint="99"/>
          </w:tcPr>
          <w:p w:rsidRPr="00096C12" w:rsidR="007211C3" w:rsidP="002A5335" w:rsidRDefault="0087781A" w14:paraId="5DE6A9A9" w14:textId="3E37342D">
            <w:pPr>
              <w:pStyle w:val="HeaderTable"/>
              <w:rPr>
                <w:szCs w:val="36"/>
              </w:rPr>
            </w:pPr>
            <w:r>
              <w:t>Special Condition Detail</w:t>
            </w:r>
          </w:p>
        </w:tc>
      </w:tr>
      <w:tr w:rsidR="007211C3" w:rsidTr="00BD54D0" w14:paraId="2F6C78B0" w14:textId="77777777">
        <w:tc>
          <w:tcPr>
            <w:tcW w:w="778" w:type="pct"/>
          </w:tcPr>
          <w:p w:rsidR="007211C3" w:rsidP="00BD54D0" w:rsidRDefault="007211C3" w14:paraId="42F70620" w14:textId="14B13BD8">
            <w:r>
              <w:t>00001</w:t>
            </w:r>
          </w:p>
        </w:tc>
        <w:tc>
          <w:tcPr>
            <w:tcW w:w="1626" w:type="pct"/>
          </w:tcPr>
          <w:p w:rsidR="007211C3" w:rsidP="00BD54D0" w:rsidRDefault="007211C3" w14:paraId="19B2E0A7" w14:textId="7C5F7479">
            <w:r>
              <w:t xml:space="preserve">Unsubscribe Not </w:t>
            </w:r>
            <w:r w:rsidRPr="00256F0E">
              <w:t>Allow</w:t>
            </w:r>
            <w:r>
              <w:t xml:space="preserve">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61" w:type="pct"/>
          </w:tcPr>
          <w:p w:rsidRPr="00BA59A3" w:rsidR="007211C3" w:rsidP="00BA59A3" w:rsidRDefault="00BA59A3" w14:paraId="7E613723" w14:textId="44D17613">
            <w:pPr>
              <w:rPr>
                <w:rFonts w:cs="CordiaUPC"/>
              </w:rPr>
            </w:pPr>
            <w:r>
              <w:rPr>
                <w:rFonts w:hint="cs"/>
                <w:cs/>
              </w:rPr>
              <w:t>ถ้า</w:t>
            </w:r>
            <w:r>
              <w:rPr>
                <w:rFonts w:hint="cs" w:cs="Angsana New"/>
                <w:cs/>
              </w:rPr>
              <w:t xml:space="preserve"> </w:t>
            </w:r>
            <w:r>
              <w:t xml:space="preserve">unsubscribeNotAllow </w:t>
            </w:r>
            <w:r>
              <w:rPr>
                <w:rFonts w:hint="cs"/>
                <w:cs/>
              </w:rPr>
              <w:t xml:space="preserve">ของ </w:t>
            </w:r>
            <w:r>
              <w:t>s</w:t>
            </w:r>
            <w:r w:rsidRPr="001624DE">
              <w:t>pecialCondition</w:t>
            </w:r>
            <w:r>
              <w:rPr>
                <w:rFonts w:hint="cs"/>
                <w:cs/>
              </w:rPr>
              <w:t xml:space="preserve"> มีค่าเป็น </w:t>
            </w:r>
            <w:r>
              <w:rPr>
                <w:rFonts w:cs="Angsana New"/>
                <w:cs/>
              </w:rPr>
              <w:t>“</w:t>
            </w:r>
            <w:r>
              <w:t>Yes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>ดังนั้น</w:t>
            </w:r>
            <w:r>
              <w:rPr>
                <w:rFonts w:cs="Angsana New"/>
                <w:cs/>
              </w:rPr>
              <w:t xml:space="preserve"> </w:t>
            </w:r>
            <w:r>
              <w:t>unsubscribeNot</w:t>
            </w:r>
            <w:r w:rsidRPr="00256F0E">
              <w:t>Allow</w:t>
            </w:r>
            <w:r>
              <w:rPr>
                <w:rFonts w:hint="cs" w:cs="Angsana New"/>
                <w:cs/>
              </w:rPr>
              <w:t xml:space="preserve"> จะต้องมีค่าเป็น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35" w:type="pct"/>
          </w:tcPr>
          <w:p w:rsidRPr="00096C12" w:rsidR="007211C3" w:rsidP="00BD54D0" w:rsidRDefault="007211C3" w14:paraId="728D3D10" w14:textId="77777777">
            <w:pPr>
              <w:rPr>
                <w:rFonts w:cs="CordiaUPC"/>
                <w:szCs w:val="36"/>
              </w:rPr>
            </w:pPr>
          </w:p>
        </w:tc>
      </w:tr>
      <w:tr w:rsidR="005722B8" w:rsidTr="00BD54D0" w14:paraId="57B335BA" w14:textId="77777777">
        <w:tc>
          <w:tcPr>
            <w:tcW w:w="778" w:type="pct"/>
          </w:tcPr>
          <w:p w:rsidR="005722B8" w:rsidP="00BD54D0" w:rsidRDefault="005722B8" w14:paraId="175892F6" w14:textId="737AE9F7">
            <w:r w:rsidRPr="002A323A">
              <w:rPr>
                <w:rFonts w:cs="CordiaUPC"/>
              </w:rPr>
              <w:t>00023</w:t>
            </w:r>
          </w:p>
        </w:tc>
        <w:tc>
          <w:tcPr>
            <w:tcW w:w="1626" w:type="pct"/>
          </w:tcPr>
          <w:p w:rsidR="005722B8" w:rsidP="00BD54D0" w:rsidRDefault="005722B8" w14:paraId="3C0AAE06" w14:textId="18969767">
            <w:r w:rsidRPr="001624DE">
              <w:t>Unsubscribe</w:t>
            </w:r>
            <w:r>
              <w:rPr>
                <w:rFonts w:cs="Angsana New"/>
                <w:cs/>
              </w:rPr>
              <w:t xml:space="preserve"> </w:t>
            </w:r>
            <w:r w:rsidRPr="001624DE">
              <w:t>Not</w:t>
            </w:r>
            <w:r>
              <w:rPr>
                <w:rFonts w:cs="Angsana New"/>
                <w:cs/>
              </w:rPr>
              <w:t xml:space="preserve"> </w:t>
            </w:r>
            <w:r w:rsidRPr="001624DE">
              <w:t>Allowed</w:t>
            </w:r>
            <w:r>
              <w:t xml:space="preserve"> must be Integer </w:t>
            </w:r>
            <w:r>
              <w:rPr>
                <w:rFonts w:cs="Angsana New"/>
                <w:cs/>
              </w:rPr>
              <w:t>(</w:t>
            </w:r>
            <w:r w:rsidR="004631EE">
              <w:t>Min 1, Max</w:t>
            </w:r>
            <w:r w:rsidR="004631EE">
              <w:rPr>
                <w:rFonts w:cs="Angsana New"/>
                <w:cs/>
              </w:rPr>
              <w:t xml:space="preserve"> </w:t>
            </w:r>
            <w:r>
              <w:t>999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1861" w:type="pct"/>
          </w:tcPr>
          <w:p w:rsidR="005722B8" w:rsidP="00BD54D0" w:rsidRDefault="005722B8" w14:paraId="00C3010A" w14:textId="3CF8D7F4">
            <w:pPr>
              <w:spacing w:line="256" w:lineRule="auto"/>
            </w:pPr>
            <w:r>
              <w:rPr>
                <w:rFonts w:hint="cs"/>
                <w:cs/>
              </w:rPr>
              <w:t xml:space="preserve">ถ้า </w:t>
            </w:r>
            <w:r w:rsidR="00BA59A3">
              <w:t>u</w:t>
            </w:r>
            <w:r w:rsidRPr="001624DE">
              <w:t>nsubscribeNot</w:t>
            </w:r>
            <w:r>
              <w:rPr>
                <w:rFonts w:cs="Angsana New"/>
                <w:cs/>
              </w:rPr>
              <w:t xml:space="preserve"> </w:t>
            </w:r>
            <w:r w:rsidRPr="001624DE">
              <w:t>Allowed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มีค่า ดังนั้น </w:t>
            </w:r>
            <w:r w:rsidR="00BA59A3">
              <w:t>u</w:t>
            </w:r>
            <w:r w:rsidRPr="001624DE">
              <w:t>nsubscribeNot</w:t>
            </w:r>
            <w:r>
              <w:rPr>
                <w:rFonts w:cs="Angsana New"/>
                <w:cs/>
              </w:rPr>
              <w:t xml:space="preserve"> </w:t>
            </w:r>
            <w:r w:rsidRPr="001624DE">
              <w:t>Allowed</w:t>
            </w:r>
            <w:r>
              <w:rPr>
                <w:rFonts w:hint="cs"/>
                <w:cs/>
              </w:rPr>
              <w:t xml:space="preserve"> จะต้องเป็นจำนวนเต็มและมีค่าอยู่ในช่วง </w:t>
            </w:r>
            <w:r>
              <w:t xml:space="preserve">1 </w:t>
            </w:r>
            <w:r w:rsidR="00FF6536">
              <w:rPr>
                <w:rFonts w:cs="Angsana New"/>
                <w:cs/>
              </w:rPr>
              <w:t>–</w:t>
            </w:r>
            <w:r>
              <w:rPr>
                <w:rFonts w:cs="Angsana New"/>
                <w:cs/>
              </w:rPr>
              <w:t xml:space="preserve"> </w:t>
            </w:r>
            <w:r>
              <w:t>999</w:t>
            </w:r>
          </w:p>
        </w:tc>
        <w:tc>
          <w:tcPr>
            <w:tcW w:w="735" w:type="pct"/>
          </w:tcPr>
          <w:p w:rsidRPr="00096C12" w:rsidR="005722B8" w:rsidP="00BD54D0" w:rsidRDefault="005722B8" w14:paraId="540B7C7A" w14:textId="77777777">
            <w:pPr>
              <w:rPr>
                <w:rFonts w:cs="CordiaUPC"/>
                <w:szCs w:val="36"/>
              </w:rPr>
            </w:pPr>
          </w:p>
        </w:tc>
      </w:tr>
      <w:tr w:rsidR="005722B8" w:rsidTr="002A5335" w14:paraId="450655C1" w14:textId="77777777">
        <w:tc>
          <w:tcPr>
            <w:tcW w:w="5000" w:type="pct"/>
            <w:gridSpan w:val="4"/>
            <w:shd w:val="clear" w:color="auto" w:fill="C2D69B" w:themeFill="accent3" w:themeFillTint="99"/>
          </w:tcPr>
          <w:p w:rsidRPr="00096C12" w:rsidR="005722B8" w:rsidP="002A5335" w:rsidRDefault="005722B8" w14:paraId="75A7E4ED" w14:textId="0998F0F5">
            <w:pPr>
              <w:pStyle w:val="HeaderTable"/>
              <w:rPr>
                <w:szCs w:val="36"/>
              </w:rPr>
            </w:pPr>
            <w:r>
              <w:t>End Special Condition Detail</w:t>
            </w:r>
          </w:p>
        </w:tc>
      </w:tr>
    </w:tbl>
    <w:p w:rsidR="003D3070" w:rsidP="0006603F" w:rsidRDefault="003D3070" w14:paraId="65BB580B" w14:textId="77777777">
      <w:pPr>
        <w:pStyle w:val="Heading3"/>
        <w:numPr>
          <w:ilvl w:val="0"/>
          <w:numId w:val="21"/>
        </w:numPr>
        <w:spacing w:after="240"/>
        <w:rPr>
          <w:rFonts w:ascii="CordiaUPC" w:hAnsi="CordiaUPC" w:cs="CordiaUPC"/>
          <w:sz w:val="32"/>
          <w:szCs w:val="32"/>
        </w:rPr>
      </w:pPr>
      <w:r w:rsidRPr="008979A8">
        <w:rPr>
          <w:rFonts w:ascii="CordiaUPC" w:hAnsi="CordiaUPC" w:cs="CordiaUPC"/>
          <w:sz w:val="32"/>
          <w:szCs w:val="32"/>
        </w:rPr>
        <w:t>Mapping to DB</w:t>
      </w:r>
    </w:p>
    <w:tbl>
      <w:tblPr>
        <w:tblW w:w="4977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348"/>
        <w:gridCol w:w="2486"/>
        <w:gridCol w:w="4141"/>
      </w:tblGrid>
      <w:tr w:rsidR="003D3070" w:rsidTr="00BD54D0" w14:paraId="0A3EBAC9" w14:textId="77777777">
        <w:trPr>
          <w:tblHeader/>
        </w:trPr>
        <w:tc>
          <w:tcPr>
            <w:tcW w:w="1308" w:type="pct"/>
            <w:shd w:val="clear" w:color="auto" w:fill="EEECE1" w:themeFill="background2"/>
            <w:vAlign w:val="center"/>
          </w:tcPr>
          <w:p w:rsidR="003D3070" w:rsidP="00BD54D0" w:rsidRDefault="003D3070" w14:paraId="5F2D80AD" w14:textId="77777777">
            <w:pPr>
              <w:rPr>
                <w:rFonts w:cs="CordiaUPC"/>
              </w:rPr>
            </w:pPr>
            <w:r w:rsidRPr="008979A8">
              <w:rPr>
                <w:rFonts w:cs="CordiaUPC"/>
                <w:b/>
                <w:bCs/>
              </w:rPr>
              <w:t>Database Table</w:t>
            </w:r>
          </w:p>
        </w:tc>
        <w:tc>
          <w:tcPr>
            <w:tcW w:w="1385" w:type="pct"/>
            <w:shd w:val="clear" w:color="auto" w:fill="EEECE1" w:themeFill="background2"/>
          </w:tcPr>
          <w:p w:rsidR="003D3070" w:rsidP="00BD54D0" w:rsidRDefault="003D3070" w14:paraId="6FAE4F27" w14:textId="77777777">
            <w:pPr>
              <w:rPr>
                <w:rFonts w:cs="CordiaUPC"/>
                <w:szCs w:val="36"/>
              </w:rPr>
            </w:pPr>
            <w:r w:rsidRPr="008979A8">
              <w:rPr>
                <w:rFonts w:cs="CordiaUPC"/>
                <w:b/>
                <w:bCs/>
              </w:rPr>
              <w:t>Database Column</w:t>
            </w:r>
          </w:p>
        </w:tc>
        <w:tc>
          <w:tcPr>
            <w:tcW w:w="2307" w:type="pct"/>
            <w:shd w:val="clear" w:color="auto" w:fill="EEECE1" w:themeFill="background2"/>
            <w:vAlign w:val="center"/>
          </w:tcPr>
          <w:p w:rsidR="003D3070" w:rsidP="00BD54D0" w:rsidRDefault="003D3070" w14:paraId="0D1F7100" w14:textId="77777777">
            <w:pPr>
              <w:rPr>
                <w:rFonts w:cs="CordiaUPC"/>
                <w:cs/>
              </w:rPr>
            </w:pPr>
            <w:r w:rsidRPr="008979A8">
              <w:rPr>
                <w:rFonts w:cs="CordiaUPC"/>
                <w:b/>
                <w:bCs/>
              </w:rPr>
              <w:t>Field on Screen</w:t>
            </w:r>
          </w:p>
        </w:tc>
      </w:tr>
      <w:tr w:rsidR="003D3070" w:rsidTr="00BD54D0" w14:paraId="7B1ABC9C" w14:textId="77777777">
        <w:tc>
          <w:tcPr>
            <w:tcW w:w="1308" w:type="pct"/>
            <w:vMerge w:val="restart"/>
          </w:tcPr>
          <w:p w:rsidR="003D3070" w:rsidP="00BD54D0" w:rsidRDefault="003D3070" w14:paraId="239063D3" w14:textId="77777777">
            <w:pPr>
              <w:rPr>
                <w:rFonts w:cs="CordiaUPC"/>
              </w:rPr>
            </w:pPr>
            <w:r>
              <w:t>MASS_SPECIAL_CONDITION</w:t>
            </w:r>
          </w:p>
        </w:tc>
        <w:tc>
          <w:tcPr>
            <w:tcW w:w="1385" w:type="pct"/>
          </w:tcPr>
          <w:p w:rsidR="003D3070" w:rsidP="00BD54D0" w:rsidRDefault="003D3070" w14:paraId="75524EF8" w14:textId="77777777">
            <w:pPr>
              <w:spacing w:after="0"/>
              <w:rPr>
                <w:rFonts w:cs="CordiaUPC"/>
                <w:szCs w:val="36"/>
              </w:rPr>
            </w:pPr>
            <w:r>
              <w:t>ROW_ID</w:t>
            </w:r>
          </w:p>
        </w:tc>
        <w:tc>
          <w:tcPr>
            <w:tcW w:w="2307" w:type="pct"/>
          </w:tcPr>
          <w:p w:rsidR="003D3070" w:rsidP="00BD54D0" w:rsidRDefault="003D3070" w14:paraId="71AC7E92" w14:textId="77777777">
            <w:pPr>
              <w:spacing w:after="0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ครั้งแรก</w:t>
            </w:r>
          </w:p>
          <w:p w:rsidR="003D3070" w:rsidP="00BD54D0" w:rsidRDefault="003D3070" w14:paraId="01809843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ให้ระบบ </w:t>
            </w:r>
            <w:r>
              <w:rPr>
                <w:rFonts w:cs="CordiaUPC"/>
              </w:rPr>
              <w:t xml:space="preserve">Auto Generate </w:t>
            </w:r>
          </w:p>
          <w:p w:rsidR="003D3070" w:rsidP="00BD54D0" w:rsidRDefault="003D3070" w14:paraId="3D5DE123" w14:textId="77777777">
            <w:pPr>
              <w:spacing w:after="0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ครั้งถัดไป</w:t>
            </w:r>
          </w:p>
          <w:p w:rsidR="003D3070" w:rsidP="00BD54D0" w:rsidRDefault="003D3070" w14:paraId="5592C84B" w14:textId="77777777">
            <w:pPr>
              <w:spacing w:after="0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ให้ใช้ </w:t>
            </w:r>
            <w:r>
              <w:rPr>
                <w:rFonts w:cs="CordiaUPC"/>
              </w:rPr>
              <w:t xml:space="preserve">Row ID </w:t>
            </w:r>
            <w:r>
              <w:rPr>
                <w:rFonts w:hint="cs" w:cs="Angsana New"/>
                <w:cs/>
              </w:rPr>
              <w:t>เดิม</w:t>
            </w:r>
          </w:p>
        </w:tc>
      </w:tr>
      <w:tr w:rsidR="003D3070" w:rsidTr="00BD54D0" w14:paraId="7556D05F" w14:textId="77777777">
        <w:tc>
          <w:tcPr>
            <w:tcW w:w="1308" w:type="pct"/>
            <w:vMerge/>
          </w:tcPr>
          <w:p w:rsidR="003D3070" w:rsidP="00BD54D0" w:rsidRDefault="003D3070" w14:paraId="4BC2A4EE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3D3070" w:rsidP="00BD54D0" w:rsidRDefault="003D3070" w14:paraId="053E2CD6" w14:textId="4F6C7AD9">
            <w:pPr>
              <w:spacing w:after="0"/>
              <w:rPr>
                <w:rFonts w:cs="CordiaUPC"/>
                <w:szCs w:val="36"/>
              </w:rPr>
            </w:pPr>
            <w:r>
              <w:t>MASS_PO_DETAIL_ROW_ID</w:t>
            </w:r>
          </w:p>
        </w:tc>
        <w:tc>
          <w:tcPr>
            <w:tcW w:w="2307" w:type="pct"/>
          </w:tcPr>
          <w:p w:rsidR="003D3070" w:rsidRDefault="003D3070" w14:paraId="3D4AB036" w14:textId="2F3DE35F">
            <w:pPr>
              <w:spacing w:after="0"/>
              <w:rPr>
                <w:rFonts w:cs="CordiaUPC"/>
                <w:cs/>
              </w:rPr>
            </w:pPr>
            <w:r w:rsidRPr="003B4253">
              <w:rPr>
                <w:rFonts w:cs="Angsana New"/>
                <w:cs/>
              </w:rPr>
              <w:t xml:space="preserve">ให้ใช้ </w:t>
            </w:r>
            <w:r>
              <w:t>MASS_PO_DETAIL</w:t>
            </w:r>
            <w:r w:rsidRPr="003B4253">
              <w:rPr>
                <w:rFonts w:cs="Angsana New"/>
                <w:cs/>
              </w:rPr>
              <w:t>.</w:t>
            </w:r>
            <w:r w:rsidRPr="003B4253">
              <w:rPr>
                <w:rFonts w:cs="CordiaUPC"/>
              </w:rPr>
              <w:t>ROW_ID</w:t>
            </w:r>
          </w:p>
        </w:tc>
      </w:tr>
      <w:tr w:rsidR="003D3070" w:rsidTr="00BD54D0" w14:paraId="746CC669" w14:textId="77777777">
        <w:tc>
          <w:tcPr>
            <w:tcW w:w="1308" w:type="pct"/>
            <w:vMerge/>
          </w:tcPr>
          <w:p w:rsidR="003D3070" w:rsidP="00BD54D0" w:rsidRDefault="003D3070" w14:paraId="43CF03A7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3D3070" w:rsidP="00BD54D0" w:rsidRDefault="003D3070" w14:paraId="77CBF974" w14:textId="77777777">
            <w:r>
              <w:t>ADDITIONAL</w:t>
            </w:r>
          </w:p>
          <w:p w:rsidR="003D3070" w:rsidP="00BD54D0" w:rsidRDefault="003D3070" w14:paraId="672DC489" w14:textId="77777777">
            <w:pPr>
              <w:spacing w:after="0"/>
            </w:pPr>
            <w:r>
              <w:t>_CONDITION</w:t>
            </w:r>
          </w:p>
        </w:tc>
        <w:tc>
          <w:tcPr>
            <w:tcW w:w="2307" w:type="pct"/>
          </w:tcPr>
          <w:p w:rsidR="003D3070" w:rsidP="00BD54D0" w:rsidRDefault="003D3070" w14:paraId="61D99D1A" w14:textId="77777777">
            <w:pPr>
              <w:spacing w:after="0"/>
            </w:pPr>
            <w:r>
              <w:t>additionalCondition</w:t>
            </w:r>
          </w:p>
        </w:tc>
      </w:tr>
      <w:tr w:rsidR="003D3070" w:rsidTr="00BD54D0" w14:paraId="3FEA92F6" w14:textId="77777777">
        <w:tc>
          <w:tcPr>
            <w:tcW w:w="1308" w:type="pct"/>
            <w:vMerge/>
          </w:tcPr>
          <w:p w:rsidR="003D3070" w:rsidP="00BD54D0" w:rsidRDefault="003D3070" w14:paraId="0C048D6E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3D3070" w:rsidP="00BD54D0" w:rsidRDefault="003D3070" w14:paraId="25B25C00" w14:textId="77777777">
            <w:r>
              <w:t>ADDITIONAL_ATTACHMENT</w:t>
            </w:r>
          </w:p>
        </w:tc>
        <w:tc>
          <w:tcPr>
            <w:tcW w:w="2307" w:type="pct"/>
          </w:tcPr>
          <w:p w:rsidR="003D3070" w:rsidP="00BD54D0" w:rsidRDefault="003D3070" w14:paraId="468037D4" w14:textId="77777777">
            <w:pPr>
              <w:spacing w:after="0"/>
            </w:pPr>
            <w:r>
              <w:t>a</w:t>
            </w:r>
            <w:r w:rsidRPr="001624DE">
              <w:t>dditionalAttachment</w:t>
            </w:r>
          </w:p>
        </w:tc>
      </w:tr>
      <w:tr w:rsidR="003D3070" w:rsidTr="00BD54D0" w14:paraId="01D5A18C" w14:textId="77777777">
        <w:tc>
          <w:tcPr>
            <w:tcW w:w="1308" w:type="pct"/>
            <w:vMerge/>
          </w:tcPr>
          <w:p w:rsidR="003D3070" w:rsidP="00BD54D0" w:rsidRDefault="003D3070" w14:paraId="2514C421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3D3070" w:rsidP="00BD54D0" w:rsidRDefault="003D3070" w14:paraId="28B4FAE2" w14:textId="77777777">
            <w:r>
              <w:t>ADDITIONAL_ATTACHMENT_FULL_PATH</w:t>
            </w:r>
          </w:p>
        </w:tc>
        <w:tc>
          <w:tcPr>
            <w:tcW w:w="2307" w:type="pct"/>
          </w:tcPr>
          <w:p w:rsidR="003D3070" w:rsidP="00BD54D0" w:rsidRDefault="003D3070" w14:paraId="42098239" w14:textId="77777777">
            <w:pPr>
              <w:spacing w:after="0"/>
            </w:pPr>
            <w:r>
              <w:t>a</w:t>
            </w:r>
            <w:r w:rsidRPr="001624DE">
              <w:t>dditional</w:t>
            </w:r>
            <w:r>
              <w:t>AttachmentFullPath</w:t>
            </w:r>
          </w:p>
        </w:tc>
      </w:tr>
      <w:tr w:rsidR="003D3070" w:rsidTr="00BD54D0" w14:paraId="4E21FD4E" w14:textId="77777777">
        <w:tc>
          <w:tcPr>
            <w:tcW w:w="1308" w:type="pct"/>
            <w:vMerge/>
          </w:tcPr>
          <w:p w:rsidR="003D3070" w:rsidP="00BD54D0" w:rsidRDefault="003D3070" w14:paraId="7BA32D5B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3D3070" w:rsidP="00BD54D0" w:rsidRDefault="003D3070" w14:paraId="3E0FF06D" w14:textId="77777777">
            <w:r>
              <w:t>ADDITIONAL</w:t>
            </w:r>
          </w:p>
          <w:p w:rsidR="003D3070" w:rsidP="00BD54D0" w:rsidRDefault="003D3070" w14:paraId="04875374" w14:textId="77777777">
            <w:pPr>
              <w:spacing w:after="0"/>
            </w:pPr>
            <w:r>
              <w:t>_ATTACHMENT_DESC</w:t>
            </w:r>
          </w:p>
        </w:tc>
        <w:tc>
          <w:tcPr>
            <w:tcW w:w="2307" w:type="pct"/>
          </w:tcPr>
          <w:p w:rsidR="003D3070" w:rsidP="00BD54D0" w:rsidRDefault="003D3070" w14:paraId="5699320D" w14:textId="77777777">
            <w:pPr>
              <w:spacing w:after="0"/>
            </w:pPr>
            <w:r>
              <w:t>a</w:t>
            </w:r>
            <w:r w:rsidRPr="001624DE">
              <w:t>dditionalAttachmentDescription</w:t>
            </w:r>
          </w:p>
        </w:tc>
      </w:tr>
      <w:tr w:rsidR="003D3070" w:rsidTr="00BD54D0" w14:paraId="7952B94C" w14:textId="77777777">
        <w:tc>
          <w:tcPr>
            <w:tcW w:w="1308" w:type="pct"/>
            <w:vMerge w:val="restart"/>
          </w:tcPr>
          <w:p w:rsidR="003D3070" w:rsidP="00BD54D0" w:rsidRDefault="003D3070" w14:paraId="08FF7859" w14:textId="77777777">
            <w:pPr>
              <w:rPr>
                <w:rFonts w:cs="CordiaUPC"/>
              </w:rPr>
            </w:pPr>
            <w:r>
              <w:t>MASS_SPECIAL_CONDITION_DETAIL</w:t>
            </w:r>
          </w:p>
        </w:tc>
        <w:tc>
          <w:tcPr>
            <w:tcW w:w="1385" w:type="pct"/>
          </w:tcPr>
          <w:p w:rsidR="003D3070" w:rsidP="00BD54D0" w:rsidRDefault="003D3070" w14:paraId="4BB8AE18" w14:textId="77777777">
            <w:pPr>
              <w:spacing w:after="0"/>
            </w:pPr>
            <w:r>
              <w:t>ROW_ID</w:t>
            </w:r>
          </w:p>
        </w:tc>
        <w:tc>
          <w:tcPr>
            <w:tcW w:w="2307" w:type="pct"/>
          </w:tcPr>
          <w:p w:rsidR="003D3070" w:rsidP="00BD54D0" w:rsidRDefault="003D3070" w14:paraId="06FBBEAA" w14:textId="77777777">
            <w:pPr>
              <w:spacing w:after="0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ครั้งแรก</w:t>
            </w:r>
          </w:p>
          <w:p w:rsidR="003D3070" w:rsidP="00BD54D0" w:rsidRDefault="003D3070" w14:paraId="02CE4179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ให้ระบบ </w:t>
            </w:r>
            <w:r>
              <w:rPr>
                <w:rFonts w:cs="CordiaUPC"/>
              </w:rPr>
              <w:t xml:space="preserve">Auto Generate </w:t>
            </w:r>
          </w:p>
          <w:p w:rsidR="003D3070" w:rsidP="00BD54D0" w:rsidRDefault="003D3070" w14:paraId="3DB27DE6" w14:textId="77777777">
            <w:pPr>
              <w:spacing w:after="0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ครั้งถัดไป</w:t>
            </w:r>
          </w:p>
          <w:p w:rsidR="003D3070" w:rsidP="00BD54D0" w:rsidRDefault="003D3070" w14:paraId="0394AA37" w14:textId="77777777">
            <w:pPr>
              <w:spacing w:after="0"/>
            </w:pPr>
            <w:r>
              <w:rPr>
                <w:rFonts w:hint="cs" w:cs="Angsana New"/>
                <w:cs/>
              </w:rPr>
              <w:t xml:space="preserve">ให้ใช้ </w:t>
            </w:r>
            <w:r>
              <w:rPr>
                <w:rFonts w:cs="CordiaUPC"/>
              </w:rPr>
              <w:t xml:space="preserve">Row ID </w:t>
            </w:r>
            <w:r>
              <w:rPr>
                <w:rFonts w:hint="cs" w:cs="Angsana New"/>
                <w:cs/>
              </w:rPr>
              <w:t>เดิม</w:t>
            </w:r>
          </w:p>
        </w:tc>
      </w:tr>
      <w:tr w:rsidR="003D3070" w:rsidTr="00BD54D0" w14:paraId="193162F3" w14:textId="77777777">
        <w:tc>
          <w:tcPr>
            <w:tcW w:w="1308" w:type="pct"/>
            <w:vMerge/>
          </w:tcPr>
          <w:p w:rsidR="003D3070" w:rsidP="00BD54D0" w:rsidRDefault="003D3070" w14:paraId="759B9716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3D3070" w:rsidP="00BD54D0" w:rsidRDefault="003D3070" w14:paraId="6D001835" w14:textId="77777777">
            <w:pPr>
              <w:spacing w:after="0"/>
            </w:pPr>
            <w:r>
              <w:t>SPECIAL_CONDITION _ROW_ID</w:t>
            </w:r>
          </w:p>
        </w:tc>
        <w:tc>
          <w:tcPr>
            <w:tcW w:w="2307" w:type="pct"/>
          </w:tcPr>
          <w:p w:rsidR="003D3070" w:rsidP="00BD54D0" w:rsidRDefault="003D3070" w14:paraId="37AD94C7" w14:textId="58DB26B9">
            <w:pPr>
              <w:spacing w:after="0"/>
              <w:rPr>
                <w:cs/>
              </w:rPr>
            </w:pPr>
            <w:r>
              <w:rPr>
                <w:rFonts w:cs="Angsana New"/>
                <w:cs/>
              </w:rPr>
              <w:t>ให้ใช้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CordiaUPC"/>
              </w:rPr>
              <w:t>MASS</w:t>
            </w:r>
            <w:r>
              <w:t>_SPECIAL_CONDITION</w:t>
            </w:r>
            <w:r>
              <w:rPr>
                <w:rFonts w:cs="Angsana New"/>
                <w:cs/>
              </w:rPr>
              <w:t>.</w:t>
            </w:r>
            <w:r>
              <w:t>ROW_ID</w:t>
            </w:r>
          </w:p>
        </w:tc>
      </w:tr>
      <w:tr w:rsidR="003D3070" w:rsidTr="00BD54D0" w14:paraId="1147BCF3" w14:textId="77777777">
        <w:tc>
          <w:tcPr>
            <w:tcW w:w="1308" w:type="pct"/>
            <w:vMerge/>
          </w:tcPr>
          <w:p w:rsidR="003D3070" w:rsidP="00BD54D0" w:rsidRDefault="003D3070" w14:paraId="16ADB0CA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3D3070" w:rsidP="00BD54D0" w:rsidRDefault="003D3070" w14:paraId="2063E4D1" w14:textId="77777777">
            <w:r>
              <w:t>SPECIAL_CONDITION</w:t>
            </w:r>
          </w:p>
          <w:p w:rsidR="003D3070" w:rsidP="00BD54D0" w:rsidRDefault="003D3070" w14:paraId="334DD894" w14:textId="77777777">
            <w:pPr>
              <w:spacing w:after="0"/>
            </w:pPr>
            <w:r>
              <w:t>_NAME</w:t>
            </w:r>
          </w:p>
        </w:tc>
        <w:tc>
          <w:tcPr>
            <w:tcW w:w="2307" w:type="pct"/>
          </w:tcPr>
          <w:p w:rsidR="003D3070" w:rsidP="00BD54D0" w:rsidRDefault="003D3070" w14:paraId="4C7A7783" w14:textId="77777777">
            <w:pPr>
              <w:spacing w:after="0"/>
            </w:pPr>
            <w:r>
              <w:t>specialConditions</w:t>
            </w:r>
          </w:p>
        </w:tc>
      </w:tr>
      <w:tr w:rsidR="003D3070" w:rsidTr="00BD54D0" w14:paraId="0E3D5DB4" w14:textId="77777777">
        <w:tc>
          <w:tcPr>
            <w:tcW w:w="1308" w:type="pct"/>
            <w:vMerge/>
          </w:tcPr>
          <w:p w:rsidR="003D3070" w:rsidP="00BD54D0" w:rsidRDefault="003D3070" w14:paraId="08288063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3D3070" w:rsidP="00BD54D0" w:rsidRDefault="003D3070" w14:paraId="14D1FBBB" w14:textId="77777777">
            <w:r>
              <w:t>UNSUBSCRIBE_NOT</w:t>
            </w:r>
          </w:p>
          <w:p w:rsidR="003D3070" w:rsidP="00BD54D0" w:rsidRDefault="003D3070" w14:paraId="56B2FD63" w14:textId="77777777">
            <w:pPr>
              <w:spacing w:after="0"/>
            </w:pPr>
            <w:r>
              <w:t>_ALLOW</w:t>
            </w:r>
          </w:p>
        </w:tc>
        <w:tc>
          <w:tcPr>
            <w:tcW w:w="2307" w:type="pct"/>
          </w:tcPr>
          <w:p w:rsidR="003D3070" w:rsidP="00BD54D0" w:rsidRDefault="003D3070" w14:paraId="2BAFB19B" w14:textId="39D12228">
            <w:pPr>
              <w:spacing w:after="0"/>
            </w:pPr>
            <w:r>
              <w:t>uns</w:t>
            </w:r>
            <w:r w:rsidRPr="001624DE">
              <w:t>ubscribeNotAllowed</w:t>
            </w:r>
          </w:p>
        </w:tc>
      </w:tr>
      <w:tr w:rsidR="003D3070" w:rsidTr="00BD54D0" w14:paraId="2C21A2A0" w14:textId="77777777">
        <w:tc>
          <w:tcPr>
            <w:tcW w:w="1308" w:type="pct"/>
            <w:vMerge/>
          </w:tcPr>
          <w:p w:rsidR="003D3070" w:rsidP="00BD54D0" w:rsidRDefault="003D3070" w14:paraId="6340866C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3D3070" w:rsidP="00BD54D0" w:rsidRDefault="003D3070" w14:paraId="3D71DABD" w14:textId="66095B6A">
            <w:pPr>
              <w:spacing w:after="0"/>
            </w:pPr>
            <w:r>
              <w:t>DETAIL</w:t>
            </w:r>
          </w:p>
        </w:tc>
        <w:tc>
          <w:tcPr>
            <w:tcW w:w="2307" w:type="pct"/>
          </w:tcPr>
          <w:p w:rsidR="003D3070" w:rsidP="00BD54D0" w:rsidRDefault="003D3070" w14:paraId="2222CD10" w14:textId="1E197E8C">
            <w:pPr>
              <w:spacing w:after="0"/>
              <w:rPr>
                <w:cs/>
              </w:rPr>
            </w:pPr>
            <w:r>
              <w:t>detail</w:t>
            </w:r>
          </w:p>
        </w:tc>
      </w:tr>
      <w:tr w:rsidR="003D3070" w:rsidTr="00BD54D0" w14:paraId="3F2F44B7" w14:textId="77777777">
        <w:tc>
          <w:tcPr>
            <w:tcW w:w="1308" w:type="pct"/>
            <w:vMerge/>
          </w:tcPr>
          <w:p w:rsidR="003D3070" w:rsidP="00BD54D0" w:rsidRDefault="003D3070" w14:paraId="2168965D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3D3070" w:rsidP="00BD54D0" w:rsidRDefault="003D3070" w14:paraId="445D3724" w14:textId="77777777">
            <w:pPr>
              <w:spacing w:after="0"/>
            </w:pPr>
            <w:r>
              <w:t>ATTACHMENT</w:t>
            </w:r>
          </w:p>
        </w:tc>
        <w:tc>
          <w:tcPr>
            <w:tcW w:w="2307" w:type="pct"/>
          </w:tcPr>
          <w:p w:rsidR="003D3070" w:rsidP="00BD54D0" w:rsidRDefault="003D3070" w14:paraId="0A141326" w14:textId="13B3D3A6">
            <w:pPr>
              <w:spacing w:after="0"/>
            </w:pPr>
            <w:r>
              <w:t>attachment</w:t>
            </w:r>
          </w:p>
        </w:tc>
      </w:tr>
      <w:tr w:rsidR="003D3070" w:rsidTr="00BD54D0" w14:paraId="3387D420" w14:textId="77777777">
        <w:tc>
          <w:tcPr>
            <w:tcW w:w="1308" w:type="pct"/>
            <w:vMerge/>
          </w:tcPr>
          <w:p w:rsidR="003D3070" w:rsidP="00BD54D0" w:rsidRDefault="003D3070" w14:paraId="136BE4E5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3D3070" w:rsidP="00BD54D0" w:rsidRDefault="003D3070" w14:paraId="2D38D273" w14:textId="77777777">
            <w:r>
              <w:t>ATTACHMENT_FULL_PATH</w:t>
            </w:r>
          </w:p>
        </w:tc>
        <w:tc>
          <w:tcPr>
            <w:tcW w:w="2307" w:type="pct"/>
          </w:tcPr>
          <w:p w:rsidR="003D3070" w:rsidP="00BD54D0" w:rsidRDefault="003D3070" w14:paraId="302C6E14" w14:textId="6C943038">
            <w:pPr>
              <w:spacing w:after="0"/>
            </w:pPr>
            <w:r>
              <w:t>attachmentFullPath</w:t>
            </w:r>
          </w:p>
        </w:tc>
      </w:tr>
      <w:tr w:rsidR="003D3070" w:rsidTr="00BD54D0" w14:paraId="1986C83B" w14:textId="77777777">
        <w:tc>
          <w:tcPr>
            <w:tcW w:w="1308" w:type="pct"/>
            <w:vMerge/>
          </w:tcPr>
          <w:p w:rsidR="003D3070" w:rsidP="00BD54D0" w:rsidRDefault="003D3070" w14:paraId="7CE1A7D0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3D3070" w:rsidP="00BD54D0" w:rsidRDefault="003D3070" w14:paraId="77EFCEBF" w14:textId="77777777">
            <w:r>
              <w:t>ATTACHMENT</w:t>
            </w:r>
          </w:p>
          <w:p w:rsidR="003D3070" w:rsidP="00BD54D0" w:rsidRDefault="003D3070" w14:paraId="45DB5CB6" w14:textId="77777777">
            <w:pPr>
              <w:spacing w:after="0"/>
            </w:pPr>
            <w:r>
              <w:t>_DESCRIPTION</w:t>
            </w:r>
          </w:p>
        </w:tc>
        <w:tc>
          <w:tcPr>
            <w:tcW w:w="2307" w:type="pct"/>
          </w:tcPr>
          <w:p w:rsidR="003D3070" w:rsidP="00BD54D0" w:rsidRDefault="003D3070" w14:paraId="05E411AD" w14:textId="7C1B189E">
            <w:pPr>
              <w:spacing w:after="0"/>
            </w:pPr>
            <w:r>
              <w:t>a</w:t>
            </w:r>
            <w:r w:rsidRPr="00BD5C3E">
              <w:t>ttachmentDescription</w:t>
            </w:r>
          </w:p>
        </w:tc>
      </w:tr>
    </w:tbl>
    <w:p w:rsidR="00856C9D" w:rsidP="00856C9D" w:rsidRDefault="00753CB9" w14:paraId="37337BE9" w14:textId="620751DD">
      <w:pPr>
        <w:pStyle w:val="Heading2"/>
        <w:numPr>
          <w:ilvl w:val="0"/>
          <w:numId w:val="1"/>
        </w:numPr>
        <w:ind w:left="426" w:hanging="426"/>
        <w:rPr>
          <w:rFonts w:ascii="CordiaUPC" w:hAnsi="CordiaUPC" w:cs="CordiaUPC"/>
          <w:sz w:val="36"/>
          <w:szCs w:val="36"/>
        </w:rPr>
      </w:pPr>
      <w:r>
        <w:rPr>
          <w:rFonts w:ascii="CordiaUPC" w:hAnsi="CordiaUPC" w:cs="CordiaUPC"/>
          <w:sz w:val="36"/>
          <w:szCs w:val="36"/>
        </w:rPr>
        <w:t xml:space="preserve">Mass </w:t>
      </w:r>
      <w:r w:rsidRPr="00622722" w:rsidR="00856C9D">
        <w:rPr>
          <w:rFonts w:ascii="CordiaUPC" w:hAnsi="CordiaUPC" w:cs="CordiaUPC"/>
          <w:sz w:val="36"/>
          <w:szCs w:val="36"/>
        </w:rPr>
        <w:t>Retry Pattern</w:t>
      </w:r>
    </w:p>
    <w:p w:rsidRPr="00180BBA" w:rsidR="00856C9D" w:rsidP="00BB3F68" w:rsidRDefault="00856C9D" w14:paraId="4D256E9D" w14:textId="77777777">
      <w:pPr>
        <w:pStyle w:val="Heading3"/>
        <w:numPr>
          <w:ilvl w:val="0"/>
          <w:numId w:val="48"/>
        </w:numPr>
        <w:rPr>
          <w:rFonts w:ascii="CordiaUPC" w:hAnsi="CordiaUPC" w:cs="CordiaUPC"/>
          <w:sz w:val="32"/>
          <w:szCs w:val="40"/>
        </w:rPr>
      </w:pPr>
      <w:r w:rsidRPr="00180BBA">
        <w:rPr>
          <w:rFonts w:ascii="CordiaUPC" w:hAnsi="CordiaUPC" w:cs="CordiaUPC"/>
          <w:sz w:val="32"/>
          <w:szCs w:val="40"/>
        </w:rPr>
        <w:t>Field on Screen</w:t>
      </w:r>
    </w:p>
    <w:tbl>
      <w:tblPr>
        <w:tblW w:w="4977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522"/>
        <w:gridCol w:w="1937"/>
        <w:gridCol w:w="5516"/>
      </w:tblGrid>
      <w:tr w:rsidRPr="008979A8" w:rsidR="00856C9D" w:rsidTr="00856C9D" w14:paraId="4C07CBF2" w14:textId="77777777">
        <w:trPr>
          <w:cantSplit/>
          <w:tblHeader/>
        </w:trPr>
        <w:tc>
          <w:tcPr>
            <w:tcW w:w="848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856C9D" w:rsidP="00856C9D" w:rsidRDefault="00856C9D" w14:paraId="30115620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Field Name</w:t>
            </w:r>
          </w:p>
        </w:tc>
        <w:tc>
          <w:tcPr>
            <w:tcW w:w="1079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856C9D" w:rsidP="00856C9D" w:rsidRDefault="00856C9D" w14:paraId="2421E258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Type</w:t>
            </w:r>
          </w:p>
        </w:tc>
        <w:tc>
          <w:tcPr>
            <w:tcW w:w="3073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856C9D" w:rsidP="00856C9D" w:rsidRDefault="00856C9D" w14:paraId="42F4FFD8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Comments</w:t>
            </w:r>
          </w:p>
        </w:tc>
      </w:tr>
      <w:tr w:rsidRPr="008979A8" w:rsidR="00856C9D" w:rsidTr="00856C9D" w14:paraId="31774551" w14:textId="77777777">
        <w:trPr>
          <w:trHeight w:val="111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856C9D" w:rsidP="00856C9D" w:rsidRDefault="00856C9D" w14:paraId="6227F1E2" w14:textId="77777777">
            <w:pPr>
              <w:pStyle w:val="HeaderTable"/>
            </w:pPr>
            <w:r>
              <w:t>Retry Pattern Section</w:t>
            </w:r>
          </w:p>
        </w:tc>
      </w:tr>
      <w:tr w:rsidRPr="008979A8" w:rsidR="00856C9D" w:rsidTr="00856C9D" w14:paraId="4F34C34C" w14:textId="77777777">
        <w:trPr>
          <w:trHeight w:val="111"/>
        </w:trPr>
        <w:tc>
          <w:tcPr>
            <w:tcW w:w="848" w:type="pct"/>
          </w:tcPr>
          <w:p w:rsidR="00856C9D" w:rsidP="00856C9D" w:rsidRDefault="00856C9D" w14:paraId="47AB0293" w14:textId="77777777">
            <w:r>
              <w:t>r</w:t>
            </w:r>
            <w:r w:rsidRPr="00C918B7">
              <w:t>etryWhenTopUp</w:t>
            </w:r>
          </w:p>
        </w:tc>
        <w:tc>
          <w:tcPr>
            <w:tcW w:w="1079" w:type="pct"/>
          </w:tcPr>
          <w:p w:rsidR="00856C9D" w:rsidP="00856C9D" w:rsidRDefault="00856C9D" w14:paraId="068EAC8E" w14:textId="77777777">
            <w:r>
              <w:t>Radio Button</w:t>
            </w:r>
          </w:p>
        </w:tc>
        <w:tc>
          <w:tcPr>
            <w:tcW w:w="3073" w:type="pct"/>
          </w:tcPr>
          <w:p w:rsidR="00856C9D" w:rsidP="00856C9D" w:rsidRDefault="00856C9D" w14:paraId="0BBB221E" w14:textId="3F37028A">
            <w:r>
              <w:t>Label</w:t>
            </w:r>
            <w:r>
              <w:rPr>
                <w:rFonts w:cs="Angsana New"/>
                <w:cs/>
              </w:rPr>
              <w:t xml:space="preserve">: </w:t>
            </w:r>
            <w:r w:rsidRPr="00A81DB0">
              <w:rPr>
                <w:rFonts w:cs="Angsana New"/>
                <w:color w:val="FF0000"/>
                <w:cs/>
              </w:rPr>
              <w:t>*</w:t>
            </w:r>
            <w:r>
              <w:rPr>
                <w:color w:val="FF0000"/>
              </w:rPr>
              <w:t>Retry When Top Up</w:t>
            </w:r>
          </w:p>
          <w:p w:rsidR="00136746" w:rsidP="00856C9D" w:rsidRDefault="00136746" w14:paraId="3C694DBC" w14:textId="17BDCA2F">
            <w:r>
              <w:t xml:space="preserve">Default </w:t>
            </w:r>
            <w:r>
              <w:rPr>
                <w:rFonts w:cs="CordiaUPC"/>
                <w:cs/>
              </w:rPr>
              <w:t>: “</w:t>
            </w:r>
            <w:r>
              <w:t>Yes</w:t>
            </w:r>
            <w:r>
              <w:rPr>
                <w:rFonts w:cs="CordiaUPC"/>
                <w:cs/>
              </w:rPr>
              <w:t>”</w:t>
            </w:r>
          </w:p>
          <w:p w:rsidR="00BD54D0" w:rsidP="00856C9D" w:rsidRDefault="00BD54D0" w14:paraId="2A7E6D53" w14:textId="41B82F73">
            <w:r>
              <w:t xml:space="preserve">List of Value </w:t>
            </w:r>
            <w:r>
              <w:rPr>
                <w:rFonts w:cs="Angsana New"/>
                <w:cs/>
              </w:rPr>
              <w:t xml:space="preserve">: </w:t>
            </w:r>
            <w:r w:rsidR="008F4D5E">
              <w:rPr>
                <w:rFonts w:hint="cs"/>
                <w:cs/>
              </w:rPr>
              <w:t>ดึงข้อมูล</w:t>
            </w:r>
            <w:r w:rsidRPr="002B59E6" w:rsidR="008F4D5E">
              <w:rPr>
                <w:rFonts w:hint="cs"/>
                <w:cs/>
              </w:rPr>
              <w:t>จาก</w:t>
            </w:r>
            <w:r w:rsidR="008F4D5E">
              <w:t xml:space="preserve">DB </w:t>
            </w:r>
            <w:r w:rsidR="008F4D5E">
              <w:rPr>
                <w:rFonts w:hint="cs"/>
                <w:cs/>
              </w:rPr>
              <w:t>ที่</w:t>
            </w:r>
            <w:r w:rsidR="008F4D5E">
              <w:t xml:space="preserve"> Table</w:t>
            </w:r>
            <w:r w:rsidR="008F4D5E">
              <w:rPr>
                <w:rFonts w:hint="cs"/>
                <w:cs/>
              </w:rPr>
              <w:t xml:space="preserve"> </w:t>
            </w:r>
            <w:r w:rsidR="008F4D5E">
              <w:t>FLW_CFG_LOV</w:t>
            </w:r>
            <w:r w:rsidRPr="002B59E6" w:rsidR="008F4D5E">
              <w:rPr>
                <w:rFonts w:cs="Angsana New"/>
                <w:cs/>
              </w:rPr>
              <w:t xml:space="preserve"> </w:t>
            </w:r>
            <w:r w:rsidR="008F4D5E">
              <w:rPr>
                <w:rFonts w:hint="cs"/>
                <w:cs/>
              </w:rPr>
              <w:t xml:space="preserve">โดย </w:t>
            </w:r>
            <w:r w:rsidRPr="008F4D5E" w:rsidR="008F4D5E">
              <w:t>group_type</w:t>
            </w:r>
            <w:r w:rsidR="008F4D5E">
              <w:rPr>
                <w:rFonts w:hint="cs"/>
                <w:cs/>
              </w:rPr>
              <w:t xml:space="preserve"> </w:t>
            </w:r>
            <w:r w:rsidR="008F4D5E">
              <w:rPr>
                <w:rFonts w:cs="Angsana New"/>
                <w:cs/>
              </w:rPr>
              <w:t>=</w:t>
            </w:r>
            <w:r w:rsidRPr="002B59E6" w:rsidR="008F4D5E">
              <w:rPr>
                <w:rFonts w:cs="Angsana New"/>
                <w:cs/>
              </w:rPr>
              <w:t xml:space="preserve"> </w:t>
            </w:r>
            <w:r w:rsidR="008F4D5E">
              <w:rPr>
                <w:rFonts w:cs="Angsana New"/>
                <w:cs/>
              </w:rPr>
              <w:t>‘</w:t>
            </w:r>
            <w:r w:rsidR="008F4D5E">
              <w:rPr>
                <w:rFonts w:cs="CordiaUPC"/>
              </w:rPr>
              <w:t>YesNoIndicator</w:t>
            </w:r>
            <w:r w:rsidR="008F4D5E">
              <w:rPr>
                <w:rFonts w:cs="Angsana New"/>
                <w:cs/>
              </w:rPr>
              <w:t>’</w:t>
            </w:r>
          </w:p>
        </w:tc>
      </w:tr>
      <w:tr w:rsidRPr="008979A8" w:rsidR="00856C9D" w:rsidTr="00856C9D" w14:paraId="2DB014BB" w14:textId="77777777">
        <w:trPr>
          <w:trHeight w:val="111"/>
        </w:trPr>
        <w:tc>
          <w:tcPr>
            <w:tcW w:w="848" w:type="pct"/>
          </w:tcPr>
          <w:p w:rsidR="00856C9D" w:rsidP="00856C9D" w:rsidRDefault="00856C9D" w14:paraId="363512A7" w14:textId="77777777">
            <w:r>
              <w:t>c</w:t>
            </w:r>
            <w:r w:rsidRPr="00C918B7">
              <w:t>hangeBillDateWhenRetrySuccess</w:t>
            </w:r>
          </w:p>
        </w:tc>
        <w:tc>
          <w:tcPr>
            <w:tcW w:w="1079" w:type="pct"/>
          </w:tcPr>
          <w:p w:rsidR="00856C9D" w:rsidP="00856C9D" w:rsidRDefault="00856C9D" w14:paraId="2D19548E" w14:textId="77777777">
            <w:r>
              <w:t>Radio Button</w:t>
            </w:r>
          </w:p>
        </w:tc>
        <w:tc>
          <w:tcPr>
            <w:tcW w:w="3073" w:type="pct"/>
          </w:tcPr>
          <w:p w:rsidR="00856C9D" w:rsidP="00856C9D" w:rsidRDefault="00856C9D" w14:paraId="3FCD94CB" w14:textId="7573B228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FA6AFF">
              <w:rPr>
                <w:rFonts w:cs="Angsana New"/>
                <w:color w:val="FF0000"/>
                <w:cs/>
              </w:rPr>
              <w:t>*</w:t>
            </w:r>
            <w:r w:rsidRPr="00656C50">
              <w:rPr>
                <w:color w:val="FF0000"/>
              </w:rPr>
              <w:t>Change Bill Date When Retry Success</w:t>
            </w:r>
          </w:p>
          <w:p w:rsidR="00136746" w:rsidP="00856C9D" w:rsidRDefault="00136746" w14:paraId="72869506" w14:textId="04CE5506">
            <w:r>
              <w:t xml:space="preserve">Default </w:t>
            </w:r>
            <w:r>
              <w:rPr>
                <w:rFonts w:cs="CordiaUPC"/>
                <w:cs/>
              </w:rPr>
              <w:t>: “</w:t>
            </w:r>
            <w:r>
              <w:t>Yes</w:t>
            </w:r>
            <w:r>
              <w:rPr>
                <w:rFonts w:cs="CordiaUPC"/>
                <w:cs/>
              </w:rPr>
              <w:t>”</w:t>
            </w:r>
          </w:p>
          <w:p w:rsidR="00856C9D" w:rsidP="00856C9D" w:rsidRDefault="00856C9D" w14:paraId="4CD1F4FB" w14:textId="101B971C">
            <w:r>
              <w:t xml:space="preserve">List of Value </w:t>
            </w:r>
            <w:r>
              <w:rPr>
                <w:rFonts w:cs="Angsana New"/>
                <w:cs/>
              </w:rPr>
              <w:t xml:space="preserve">: </w:t>
            </w:r>
            <w:r w:rsidR="008F4D5E">
              <w:rPr>
                <w:rFonts w:hint="cs"/>
                <w:cs/>
              </w:rPr>
              <w:t>ดึงข้อมูล</w:t>
            </w:r>
            <w:r w:rsidRPr="002B59E6" w:rsidR="008F4D5E">
              <w:rPr>
                <w:rFonts w:hint="cs"/>
                <w:cs/>
              </w:rPr>
              <w:t>จาก</w:t>
            </w:r>
            <w:r w:rsidR="008F4D5E">
              <w:t xml:space="preserve">DB </w:t>
            </w:r>
            <w:r w:rsidR="008F4D5E">
              <w:rPr>
                <w:rFonts w:hint="cs"/>
                <w:cs/>
              </w:rPr>
              <w:t>ที่</w:t>
            </w:r>
            <w:r w:rsidR="008F4D5E">
              <w:t xml:space="preserve"> Table</w:t>
            </w:r>
            <w:r w:rsidR="008F4D5E">
              <w:rPr>
                <w:rFonts w:hint="cs"/>
                <w:cs/>
              </w:rPr>
              <w:t xml:space="preserve"> </w:t>
            </w:r>
            <w:r w:rsidR="008F4D5E">
              <w:t>FLW_CFG_LOV</w:t>
            </w:r>
            <w:r w:rsidRPr="002B59E6" w:rsidR="008F4D5E">
              <w:rPr>
                <w:rFonts w:cs="Angsana New"/>
                <w:cs/>
              </w:rPr>
              <w:t xml:space="preserve"> </w:t>
            </w:r>
            <w:r w:rsidR="008F4D5E">
              <w:rPr>
                <w:rFonts w:hint="cs"/>
                <w:cs/>
              </w:rPr>
              <w:t xml:space="preserve">โดย </w:t>
            </w:r>
            <w:r w:rsidRPr="008F4D5E" w:rsidR="008F4D5E">
              <w:t>group_type</w:t>
            </w:r>
            <w:r w:rsidR="008F4D5E">
              <w:rPr>
                <w:rFonts w:hint="cs"/>
                <w:cs/>
              </w:rPr>
              <w:t xml:space="preserve"> </w:t>
            </w:r>
            <w:r w:rsidR="008F4D5E">
              <w:rPr>
                <w:rFonts w:cs="Angsana New"/>
                <w:cs/>
              </w:rPr>
              <w:t>=</w:t>
            </w:r>
            <w:r w:rsidRPr="002B59E6" w:rsidR="008F4D5E">
              <w:rPr>
                <w:rFonts w:cs="Angsana New"/>
                <w:cs/>
              </w:rPr>
              <w:t xml:space="preserve"> </w:t>
            </w:r>
            <w:r w:rsidR="008F4D5E">
              <w:rPr>
                <w:rFonts w:cs="Angsana New"/>
                <w:cs/>
              </w:rPr>
              <w:t>‘</w:t>
            </w:r>
            <w:r w:rsidR="008F4D5E">
              <w:rPr>
                <w:rFonts w:cs="CordiaUPC"/>
              </w:rPr>
              <w:t>YesNoIndicator</w:t>
            </w:r>
            <w:r w:rsidR="008F4D5E">
              <w:rPr>
                <w:rFonts w:cs="Angsana New"/>
                <w:cs/>
              </w:rPr>
              <w:t>’</w:t>
            </w:r>
          </w:p>
        </w:tc>
      </w:tr>
      <w:tr w:rsidRPr="008979A8" w:rsidR="00856C9D" w:rsidTr="00856C9D" w14:paraId="1FC36D6C" w14:textId="77777777">
        <w:trPr>
          <w:trHeight w:val="111"/>
        </w:trPr>
        <w:tc>
          <w:tcPr>
            <w:tcW w:w="848" w:type="pct"/>
          </w:tcPr>
          <w:p w:rsidR="00856C9D" w:rsidP="00856C9D" w:rsidRDefault="00856C9D" w14:paraId="571811B7" w14:textId="77777777">
            <w:pPr>
              <w:rPr>
                <w:cs/>
              </w:rPr>
            </w:pPr>
            <w:r>
              <w:t>m</w:t>
            </w:r>
            <w:r w:rsidRPr="00656C50">
              <w:t>axRetryPeriod</w:t>
            </w:r>
          </w:p>
        </w:tc>
        <w:tc>
          <w:tcPr>
            <w:tcW w:w="1079" w:type="pct"/>
          </w:tcPr>
          <w:p w:rsidR="00856C9D" w:rsidP="00856C9D" w:rsidRDefault="008C799C" w14:paraId="516C73C5" w14:textId="61C240EB">
            <w:r>
              <w:t>Text Box</w:t>
            </w:r>
          </w:p>
        </w:tc>
        <w:tc>
          <w:tcPr>
            <w:tcW w:w="3073" w:type="pct"/>
          </w:tcPr>
          <w:p w:rsidR="00856C9D" w:rsidP="00856C9D" w:rsidRDefault="00856C9D" w14:paraId="48A221AF" w14:textId="77777777">
            <w:pPr>
              <w:spacing w:after="160" w:line="259" w:lineRule="auto"/>
              <w:rPr>
                <w:rFonts w:cs="CordiaUPC"/>
              </w:rPr>
            </w:pPr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252B1A">
              <w:rPr>
                <w:rFonts w:cs="Angsana New"/>
                <w:color w:val="FF0000"/>
                <w:cs/>
              </w:rPr>
              <w:t>*</w:t>
            </w:r>
            <w:r w:rsidRPr="00252B1A">
              <w:rPr>
                <w:color w:val="FF0000"/>
              </w:rPr>
              <w:t xml:space="preserve">Max Retry Period </w:t>
            </w:r>
            <w:r>
              <w:rPr>
                <w:rFonts w:cs="Angsana New"/>
                <w:cs/>
              </w:rPr>
              <w:t>: …</w:t>
            </w:r>
            <w:r>
              <w:t>Value</w:t>
            </w:r>
            <w:r>
              <w:rPr>
                <w:rFonts w:cs="Angsana New"/>
                <w:cs/>
              </w:rPr>
              <w:t>… …</w:t>
            </w:r>
            <w:r>
              <w:t>Unit</w:t>
            </w:r>
            <w:r>
              <w:rPr>
                <w:rFonts w:cs="Angsana New"/>
                <w:cs/>
              </w:rPr>
              <w:t>…</w:t>
            </w:r>
          </w:p>
          <w:p w:rsidRPr="00622722" w:rsidR="008C799C" w:rsidP="00856C9D" w:rsidRDefault="008C799C" w14:paraId="0EF31D9B" w14:textId="2536D2EA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ใส่ได้เฉพาะตัวเลขเท่านั้น</w:t>
            </w:r>
          </w:p>
        </w:tc>
      </w:tr>
      <w:tr w:rsidRPr="008979A8" w:rsidR="00856C9D" w:rsidTr="00856C9D" w14:paraId="5FB81E91" w14:textId="77777777">
        <w:trPr>
          <w:trHeight w:val="111"/>
        </w:trPr>
        <w:tc>
          <w:tcPr>
            <w:tcW w:w="848" w:type="pct"/>
          </w:tcPr>
          <w:p w:rsidR="00856C9D" w:rsidP="00856C9D" w:rsidRDefault="00856C9D" w14:paraId="27497EDC" w14:textId="77777777">
            <w:r>
              <w:t>m</w:t>
            </w:r>
            <w:r w:rsidRPr="00656C50">
              <w:t>axRetryPeriodUnit</w:t>
            </w:r>
          </w:p>
        </w:tc>
        <w:tc>
          <w:tcPr>
            <w:tcW w:w="1079" w:type="pct"/>
          </w:tcPr>
          <w:p w:rsidR="00856C9D" w:rsidP="00856C9D" w:rsidRDefault="00856C9D" w14:paraId="4994815B" w14:textId="77777777">
            <w:r>
              <w:t>Drop Down list</w:t>
            </w:r>
          </w:p>
          <w:p w:rsidRPr="00252B1A" w:rsidR="00856C9D" w:rsidP="00856C9D" w:rsidRDefault="00856C9D" w14:paraId="61336C2E" w14:textId="77777777"/>
        </w:tc>
        <w:tc>
          <w:tcPr>
            <w:tcW w:w="3073" w:type="pct"/>
          </w:tcPr>
          <w:p w:rsidR="00856C9D" w:rsidP="00856C9D" w:rsidRDefault="00856C9D" w14:paraId="0CC9FEAD" w14:textId="39655FDC">
            <w:r>
              <w:t xml:space="preserve">List of Value </w:t>
            </w:r>
            <w:r>
              <w:rPr>
                <w:rFonts w:cs="Angsana New"/>
                <w:cs/>
              </w:rPr>
              <w:t xml:space="preserve">: </w:t>
            </w:r>
            <w:r w:rsidRPr="00B916D9" w:rsidR="00AC61ED">
              <w:rPr>
                <w:rFonts w:cs="Angsana New"/>
                <w:cs/>
              </w:rPr>
              <w:t>ดึงข้อมูลจาก</w:t>
            </w:r>
            <w:r w:rsidRPr="00B916D9" w:rsidR="00AC61ED">
              <w:rPr>
                <w:rFonts w:cs="CordiaUPC"/>
              </w:rPr>
              <w:t xml:space="preserve">DB </w:t>
            </w:r>
            <w:r w:rsidRPr="00B916D9" w:rsidR="00AC61ED">
              <w:rPr>
                <w:rFonts w:cs="Angsana New"/>
                <w:cs/>
              </w:rPr>
              <w:t xml:space="preserve">ที่ </w:t>
            </w:r>
            <w:r w:rsidRPr="00B916D9" w:rsidR="00AC61ED">
              <w:rPr>
                <w:rFonts w:cs="CordiaUPC"/>
              </w:rPr>
              <w:t xml:space="preserve">Table FLW_CFG_LOV </w:t>
            </w:r>
            <w:r w:rsidRPr="00B916D9" w:rsidR="00AC61ED">
              <w:rPr>
                <w:rFonts w:cs="Angsana New"/>
                <w:cs/>
              </w:rPr>
              <w:t xml:space="preserve">โดย </w:t>
            </w:r>
            <w:r w:rsidRPr="00B916D9" w:rsidR="00AC61ED">
              <w:rPr>
                <w:rFonts w:cs="CordiaUPC"/>
              </w:rPr>
              <w:t xml:space="preserve">group_type </w:t>
            </w:r>
            <w:r w:rsidRPr="00B916D9" w:rsidR="00AC61ED">
              <w:rPr>
                <w:rFonts w:cs="Angsana New"/>
                <w:cs/>
              </w:rPr>
              <w:t>= ‘</w:t>
            </w:r>
            <w:r w:rsidRPr="008979A8" w:rsidR="00AC61ED">
              <w:rPr>
                <w:rFonts w:cs="CordiaUPC"/>
              </w:rPr>
              <w:t>Duration</w:t>
            </w:r>
            <w:r w:rsidR="00AC61ED">
              <w:rPr>
                <w:rFonts w:cs="CordiaUPC"/>
              </w:rPr>
              <w:t xml:space="preserve"> Unit</w:t>
            </w:r>
            <w:r w:rsidR="00AC61ED">
              <w:rPr>
                <w:rFonts w:cs="Angsana New"/>
                <w:cs/>
              </w:rPr>
              <w:t>’</w:t>
            </w:r>
            <w:r w:rsidR="00AC61ED">
              <w:rPr>
                <w:rFonts w:hint="cs" w:cs="Angsana New"/>
                <w:cs/>
              </w:rPr>
              <w:t>และ</w:t>
            </w:r>
            <w:r w:rsidR="00AC61ED">
              <w:rPr>
                <w:rFonts w:cs="CordiaUPC"/>
              </w:rPr>
              <w:t xml:space="preserve"> par_row_id</w:t>
            </w:r>
            <w:r w:rsidR="00AC61ED">
              <w:t xml:space="preserve">_concat </w:t>
            </w:r>
            <w:r w:rsidR="00AC61ED">
              <w:rPr>
                <w:rFonts w:hint="cs"/>
                <w:cs/>
              </w:rPr>
              <w:t xml:space="preserve">ประกอบด้วย </w:t>
            </w:r>
            <w:r w:rsidR="00AC61ED">
              <w:t>customerType</w:t>
            </w:r>
          </w:p>
          <w:p w:rsidRPr="00252B1A" w:rsidR="00856C9D" w:rsidP="00856C9D" w:rsidRDefault="00856C9D" w14:paraId="3C3BDDC8" w14:textId="77777777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อยู่บรรทัดเดียวกับ </w:t>
            </w:r>
            <w:r>
              <w:t>Max Retry Period</w:t>
            </w:r>
          </w:p>
        </w:tc>
      </w:tr>
      <w:tr w:rsidRPr="008979A8" w:rsidR="00856C9D" w:rsidTr="00856C9D" w14:paraId="4E72AE0E" w14:textId="77777777">
        <w:trPr>
          <w:trHeight w:val="111"/>
        </w:trPr>
        <w:tc>
          <w:tcPr>
            <w:tcW w:w="848" w:type="pct"/>
          </w:tcPr>
          <w:p w:rsidR="00856C9D" w:rsidP="00856C9D" w:rsidRDefault="00856C9D" w14:paraId="35798382" w14:textId="77777777">
            <w:r>
              <w:t>a</w:t>
            </w:r>
            <w:r w:rsidRPr="00C918B7">
              <w:t>ctionWhenRetryReachMaxPeriod</w:t>
            </w:r>
          </w:p>
        </w:tc>
        <w:tc>
          <w:tcPr>
            <w:tcW w:w="1079" w:type="pct"/>
          </w:tcPr>
          <w:p w:rsidR="00856C9D" w:rsidP="00856C9D" w:rsidRDefault="00856C9D" w14:paraId="11B6DC1C" w14:textId="77777777">
            <w:r>
              <w:t>Drop Down List</w:t>
            </w:r>
          </w:p>
        </w:tc>
        <w:tc>
          <w:tcPr>
            <w:tcW w:w="3073" w:type="pct"/>
          </w:tcPr>
          <w:p w:rsidR="00856C9D" w:rsidP="00856C9D" w:rsidRDefault="00856C9D" w14:paraId="2F26D565" w14:textId="77777777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656C50">
              <w:rPr>
                <w:rFonts w:cs="Angsana New"/>
                <w:color w:val="FF0000"/>
                <w:cs/>
              </w:rPr>
              <w:t>*</w:t>
            </w:r>
            <w:r w:rsidRPr="00656C50">
              <w:rPr>
                <w:color w:val="FF0000"/>
              </w:rPr>
              <w:t>Action when Retry Reach Max Period</w:t>
            </w:r>
          </w:p>
          <w:p w:rsidRPr="00252B1A" w:rsidR="00856C9D" w:rsidP="00856C9D" w:rsidRDefault="00856C9D" w14:paraId="7FD55882" w14:textId="39ECA896">
            <w:pPr>
              <w:rPr>
                <w:cs/>
              </w:rPr>
            </w:pPr>
            <w:r>
              <w:t xml:space="preserve">List of Value </w:t>
            </w:r>
            <w:r>
              <w:rPr>
                <w:rFonts w:cs="Angsana New"/>
                <w:cs/>
              </w:rPr>
              <w:t xml:space="preserve">: </w:t>
            </w:r>
            <w:r w:rsidRPr="00B916D9" w:rsidR="00544902">
              <w:rPr>
                <w:rFonts w:cs="Angsana New"/>
                <w:cs/>
              </w:rPr>
              <w:t>ดึงข้อมูลจาก</w:t>
            </w:r>
            <w:r w:rsidRPr="00B916D9" w:rsidR="00544902">
              <w:rPr>
                <w:rFonts w:cs="CordiaUPC"/>
              </w:rPr>
              <w:t xml:space="preserve">DB </w:t>
            </w:r>
            <w:r w:rsidRPr="00B916D9" w:rsidR="00544902">
              <w:rPr>
                <w:rFonts w:cs="Angsana New"/>
                <w:cs/>
              </w:rPr>
              <w:t xml:space="preserve">ที่ </w:t>
            </w:r>
            <w:r w:rsidRPr="00B916D9" w:rsidR="00544902">
              <w:rPr>
                <w:rFonts w:cs="CordiaUPC"/>
              </w:rPr>
              <w:t xml:space="preserve">Table FLW_CFG_LOV </w:t>
            </w:r>
            <w:r w:rsidRPr="00B916D9" w:rsidR="00544902">
              <w:rPr>
                <w:rFonts w:cs="Angsana New"/>
                <w:cs/>
              </w:rPr>
              <w:t xml:space="preserve">โดย </w:t>
            </w:r>
            <w:r w:rsidRPr="00B916D9" w:rsidR="00544902">
              <w:rPr>
                <w:rFonts w:cs="CordiaUPC"/>
              </w:rPr>
              <w:t xml:space="preserve">group_type </w:t>
            </w:r>
            <w:r w:rsidRPr="00B916D9" w:rsidR="00544902">
              <w:rPr>
                <w:rFonts w:cs="Angsana New"/>
                <w:cs/>
              </w:rPr>
              <w:t>= ‘</w:t>
            </w:r>
            <w:r w:rsidRPr="00544902" w:rsidR="00544902">
              <w:rPr>
                <w:rFonts w:cs="CordiaUPC"/>
              </w:rPr>
              <w:t>Mass Action Retry Pattern</w:t>
            </w:r>
            <w:r w:rsidR="00544902">
              <w:rPr>
                <w:rFonts w:cs="Angsana New"/>
                <w:cs/>
              </w:rPr>
              <w:t xml:space="preserve">’ </w:t>
            </w:r>
            <w:r w:rsidR="00544902">
              <w:rPr>
                <w:rFonts w:hint="cs"/>
                <w:cs/>
              </w:rPr>
              <w:t xml:space="preserve">และ </w:t>
            </w:r>
            <w:r w:rsidR="00544902">
              <w:t xml:space="preserve">lov_type </w:t>
            </w:r>
            <w:r w:rsidR="00544902">
              <w:rPr>
                <w:rFonts w:hint="cs"/>
                <w:cs/>
              </w:rPr>
              <w:t>ประกอบด้วย</w:t>
            </w:r>
            <w:r w:rsidR="00544902">
              <w:rPr>
                <w:rFonts w:cs="Angsana New"/>
                <w:cs/>
              </w:rPr>
              <w:t xml:space="preserve"> </w:t>
            </w:r>
            <w:r w:rsidRPr="001142BC" w:rsidR="00544902">
              <w:t>productClass</w:t>
            </w:r>
          </w:p>
          <w:p w:rsidRPr="00252B1A" w:rsidR="00856C9D" w:rsidP="001301F4" w:rsidRDefault="00856C9D" w14:paraId="36B164BE" w14:textId="4F5E20AA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>a</w:t>
            </w:r>
            <w:r w:rsidRPr="00C918B7">
              <w:t>ctionWhenRetryReachMaxPeriod</w:t>
            </w:r>
            <w:r>
              <w:rPr>
                <w:rFonts w:hint="cs"/>
                <w:cs/>
              </w:rPr>
              <w:t xml:space="preserve"> ที่เลือกมีค่า </w:t>
            </w:r>
            <w:r w:rsidR="001301F4">
              <w:t>lov_val3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เป็น </w:t>
            </w:r>
            <w:r>
              <w:rPr>
                <w:rFonts w:cs="Angsana New"/>
                <w:cs/>
              </w:rPr>
              <w:t>“</w:t>
            </w:r>
            <w:r>
              <w:t>Y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/>
                <w:cs/>
              </w:rPr>
              <w:t xml:space="preserve"> ให้ทำการ </w:t>
            </w:r>
            <w:r>
              <w:t>Visible</w:t>
            </w:r>
            <w:r>
              <w:rPr>
                <w:rFonts w:cs="Angsana New"/>
                <w:b/>
                <w:bCs/>
                <w:cs/>
              </w:rPr>
              <w:t xml:space="preserve"> </w:t>
            </w:r>
            <w:r w:rsidRPr="00622722">
              <w:t xml:space="preserve">changeToOtherMainPromotionDetails 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ถ้าไม่ใช่ให้ </w:t>
            </w:r>
            <w:r>
              <w:t xml:space="preserve">Invisible </w:t>
            </w:r>
            <w:r>
              <w:rPr>
                <w:rFonts w:hint="cs"/>
                <w:cs/>
              </w:rPr>
              <w:t>และเคลียร์ค่า</w:t>
            </w:r>
          </w:p>
        </w:tc>
      </w:tr>
      <w:tr w:rsidRPr="008979A8" w:rsidR="00856C9D" w:rsidTr="00856C9D" w14:paraId="4B82378C" w14:textId="77777777">
        <w:trPr>
          <w:trHeight w:val="111"/>
        </w:trPr>
        <w:tc>
          <w:tcPr>
            <w:tcW w:w="848" w:type="pct"/>
          </w:tcPr>
          <w:p w:rsidRPr="00091DD7" w:rsidR="00856C9D" w:rsidP="00856C9D" w:rsidRDefault="00856C9D" w14:paraId="208C318B" w14:textId="77777777">
            <w:pPr>
              <w:pStyle w:val="HeaderTable"/>
              <w:rPr>
                <w:b w:val="0"/>
                <w:bCs/>
              </w:rPr>
            </w:pPr>
            <w:r>
              <w:rPr>
                <w:b w:val="0"/>
                <w:bCs/>
              </w:rPr>
              <w:t>c</w:t>
            </w:r>
            <w:r w:rsidRPr="005075BC">
              <w:rPr>
                <w:b w:val="0"/>
                <w:bCs/>
              </w:rPr>
              <w:t>hangeToOtherMainPromotionDetails</w:t>
            </w:r>
          </w:p>
        </w:tc>
        <w:tc>
          <w:tcPr>
            <w:tcW w:w="1079" w:type="pct"/>
          </w:tcPr>
          <w:p w:rsidR="00856C9D" w:rsidP="00856C9D" w:rsidRDefault="00A65A58" w14:paraId="3D556EE6" w14:textId="4CC5507B">
            <w:r>
              <w:t>Drop Down List</w:t>
            </w:r>
          </w:p>
        </w:tc>
        <w:tc>
          <w:tcPr>
            <w:tcW w:w="3073" w:type="pct"/>
          </w:tcPr>
          <w:p w:rsidR="00856C9D" w:rsidP="00856C9D" w:rsidRDefault="00856C9D" w14:paraId="6C81D49C" w14:textId="77777777">
            <w:pPr>
              <w:rPr>
                <w:color w:val="FF0000"/>
              </w:rPr>
            </w:pPr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656C50">
              <w:rPr>
                <w:rFonts w:cs="Angsana New"/>
                <w:color w:val="FF0000"/>
                <w:cs/>
              </w:rPr>
              <w:t>*</w:t>
            </w:r>
            <w:r w:rsidRPr="00656C50">
              <w:rPr>
                <w:color w:val="FF0000"/>
              </w:rPr>
              <w:t>Change to Other Main Promotion Details</w:t>
            </w:r>
          </w:p>
          <w:p w:rsidRPr="008F6B68" w:rsidR="00A65A58" w:rsidP="00A65A58" w:rsidRDefault="00A65A58" w14:paraId="0EDC4414" w14:textId="77777777">
            <w:r w:rsidRPr="008F6B68">
              <w:t xml:space="preserve">List of Value </w:t>
            </w:r>
            <w:r w:rsidRPr="008F6B68">
              <w:rPr>
                <w:rFonts w:cs="Angsana New"/>
                <w:cs/>
              </w:rPr>
              <w:t xml:space="preserve">: </w:t>
            </w:r>
            <w:r w:rsidRPr="008F6B68">
              <w:rPr>
                <w:rFonts w:hint="cs"/>
                <w:cs/>
              </w:rPr>
              <w:t xml:space="preserve">ดึงข้อมูลใน </w:t>
            </w:r>
            <w:r w:rsidRPr="008F6B68">
              <w:t>Database</w:t>
            </w:r>
            <w:r w:rsidRPr="008F6B68">
              <w:rPr>
                <w:rFonts w:hint="cs"/>
                <w:cs/>
              </w:rPr>
              <w:t xml:space="preserve"> โดยนำค่า </w:t>
            </w:r>
            <w:r w:rsidRPr="008F6B68">
              <w:t xml:space="preserve">PRODUCT_NAME </w:t>
            </w:r>
            <w:r w:rsidRPr="008F6B68">
              <w:rPr>
                <w:rFonts w:hint="cs"/>
                <w:cs/>
              </w:rPr>
              <w:t xml:space="preserve">จาก </w:t>
            </w:r>
            <w:r w:rsidRPr="008F6B68">
              <w:t xml:space="preserve">Table FLW_PRODUCT_DETAIL </w:t>
            </w:r>
            <w:r w:rsidRPr="008F6B68">
              <w:rPr>
                <w:rFonts w:cs="Angsana New"/>
                <w:cs/>
              </w:rPr>
              <w:t>(</w:t>
            </w:r>
            <w:r w:rsidRPr="008F6B68">
              <w:rPr>
                <w:rFonts w:hint="cs"/>
                <w:cs/>
              </w:rPr>
              <w:t xml:space="preserve">ถ้าไม่มีค่าให้ใช้ </w:t>
            </w:r>
            <w:r w:rsidRPr="008F6B68">
              <w:t xml:space="preserve">PO_NAME </w:t>
            </w:r>
            <w:r w:rsidRPr="008F6B68">
              <w:rPr>
                <w:rFonts w:hint="cs"/>
                <w:cs/>
              </w:rPr>
              <w:t xml:space="preserve">จาก </w:t>
            </w:r>
            <w:r w:rsidRPr="008F6B68">
              <w:t>PLM_PO</w:t>
            </w:r>
            <w:r w:rsidRPr="008F6B68">
              <w:rPr>
                <w:rFonts w:hint="cs"/>
                <w:cs/>
              </w:rPr>
              <w:t xml:space="preserve"> แทน</w:t>
            </w:r>
            <w:r w:rsidRPr="008F6B68">
              <w:rPr>
                <w:rFonts w:cs="Angsana New"/>
                <w:cs/>
              </w:rPr>
              <w:t xml:space="preserve">) </w:t>
            </w:r>
            <w:r w:rsidRPr="008F6B68">
              <w:rPr>
                <w:rFonts w:hint="cs"/>
                <w:cs/>
              </w:rPr>
              <w:t>มาแสดง โดยมีเงื่อนไขดังนี้</w:t>
            </w:r>
          </w:p>
          <w:p w:rsidRPr="008F6B68" w:rsidR="00A65A58" w:rsidP="00A65A58" w:rsidRDefault="00A65A58" w14:paraId="332C6B50" w14:textId="77777777">
            <w:pPr>
              <w:pStyle w:val="ListParagraph"/>
              <w:numPr>
                <w:ilvl w:val="0"/>
                <w:numId w:val="37"/>
              </w:numPr>
            </w:pPr>
            <w:r w:rsidRPr="008F6B68">
              <w:rPr>
                <w:color w:val="000000"/>
              </w:rPr>
              <w:t>PLM_PO</w:t>
            </w:r>
            <w:r w:rsidRPr="008F6B68">
              <w:rPr>
                <w:rFonts w:cs="Angsana New"/>
                <w:color w:val="000000"/>
                <w:cs/>
              </w:rPr>
              <w:t>.</w:t>
            </w:r>
            <w:r w:rsidRPr="008F6B68">
              <w:t>STATUS</w:t>
            </w:r>
            <w:r w:rsidRPr="008F6B68" w:rsidDel="001452B1">
              <w:rPr>
                <w:rFonts w:hint="cs"/>
                <w:cs/>
              </w:rPr>
              <w:t xml:space="preserve"> </w:t>
            </w:r>
            <w:r w:rsidRPr="008F6B68">
              <w:rPr>
                <w:rFonts w:hint="cs"/>
                <w:cs/>
              </w:rPr>
              <w:t xml:space="preserve">ไม่เท่ากับ </w:t>
            </w:r>
            <w:r w:rsidRPr="008F6B68">
              <w:rPr>
                <w:rFonts w:cs="Angsana New"/>
                <w:cs/>
              </w:rPr>
              <w:t>“</w:t>
            </w:r>
            <w:r w:rsidRPr="008F6B68">
              <w:t>Cancel</w:t>
            </w:r>
            <w:r w:rsidRPr="008F6B68">
              <w:rPr>
                <w:rFonts w:cs="Angsana New"/>
                <w:cs/>
              </w:rPr>
              <w:t>”</w:t>
            </w:r>
          </w:p>
          <w:p w:rsidRPr="008F6B68" w:rsidR="00A65A58" w:rsidP="00A6076B" w:rsidRDefault="00A65A58" w14:paraId="4A1DB0CE" w14:textId="1A58FFBD">
            <w:pPr>
              <w:pStyle w:val="ListParagraph"/>
              <w:numPr>
                <w:ilvl w:val="0"/>
                <w:numId w:val="37"/>
              </w:numPr>
            </w:pPr>
            <w:r w:rsidRPr="008F6B68">
              <w:rPr>
                <w:color w:val="000000"/>
              </w:rPr>
              <w:t>PLM_PO</w:t>
            </w:r>
            <w:r w:rsidRPr="008F6B68">
              <w:rPr>
                <w:rFonts w:cs="Angsana New"/>
                <w:color w:val="000000"/>
                <w:cs/>
              </w:rPr>
              <w:t>.</w:t>
            </w:r>
            <w:r w:rsidR="00A6076B">
              <w:rPr>
                <w:rFonts w:cs="CordiaUPC"/>
                <w:cs/>
              </w:rPr>
              <w:t xml:space="preserve"> </w:t>
            </w:r>
            <w:r w:rsidRPr="00A6076B" w:rsidR="00A6076B">
              <w:rPr>
                <w:color w:val="000000"/>
              </w:rPr>
              <w:t>PROMOTION_GROUP</w:t>
            </w:r>
            <w:r w:rsidRPr="008F6B68" w:rsidDel="001452B1">
              <w:rPr>
                <w:rFonts w:hint="cs"/>
                <w:cs/>
              </w:rPr>
              <w:t xml:space="preserve"> </w:t>
            </w:r>
            <w:r w:rsidRPr="008F6B68">
              <w:rPr>
                <w:rFonts w:cs="Angsana New"/>
                <w:cs/>
              </w:rPr>
              <w:t xml:space="preserve">= </w:t>
            </w:r>
            <w:r w:rsidR="002F5896">
              <w:rPr>
                <w:rFonts w:cs="Angsana New"/>
              </w:rPr>
              <w:t>poGroup</w:t>
            </w:r>
          </w:p>
          <w:p w:rsidRPr="008F6B68" w:rsidR="00A65A58" w:rsidP="00A65A58" w:rsidRDefault="00A65A58" w14:paraId="7014B962" w14:textId="77777777">
            <w:pPr>
              <w:pStyle w:val="ListParagraph"/>
              <w:numPr>
                <w:ilvl w:val="0"/>
                <w:numId w:val="37"/>
              </w:numPr>
            </w:pPr>
            <w:r w:rsidRPr="008F6B68">
              <w:rPr>
                <w:rFonts w:hint="cs"/>
                <w:color w:val="000000"/>
                <w:cs/>
              </w:rPr>
              <w:t>ภายใน</w:t>
            </w:r>
            <w:r w:rsidRPr="008F6B68">
              <w:rPr>
                <w:rFonts w:cs="Angsana New"/>
                <w:cs/>
              </w:rPr>
              <w:t xml:space="preserve"> </w:t>
            </w:r>
            <w:r w:rsidRPr="008F6B68">
              <w:rPr>
                <w:color w:val="000000"/>
              </w:rPr>
              <w:t xml:space="preserve">MASS_PO_DETAIL </w:t>
            </w:r>
            <w:r w:rsidRPr="008F6B68">
              <w:rPr>
                <w:rFonts w:hint="cs"/>
                <w:color w:val="000000"/>
                <w:cs/>
              </w:rPr>
              <w:t xml:space="preserve">จะต้องมีค่า </w:t>
            </w:r>
            <w:r w:rsidRPr="008F6B68">
              <w:rPr>
                <w:color w:val="000000"/>
              </w:rPr>
              <w:t xml:space="preserve">Product Class </w:t>
            </w:r>
            <w:r w:rsidRPr="008F6B68">
              <w:rPr>
                <w:rFonts w:hint="cs"/>
                <w:color w:val="000000"/>
                <w:cs/>
              </w:rPr>
              <w:t xml:space="preserve">เป็น </w:t>
            </w:r>
            <w:r w:rsidRPr="008F6B68">
              <w:rPr>
                <w:rFonts w:cs="Angsana New"/>
                <w:color w:val="000000"/>
                <w:cs/>
              </w:rPr>
              <w:t>“</w:t>
            </w:r>
            <w:r w:rsidRPr="008F6B68">
              <w:rPr>
                <w:color w:val="000000"/>
              </w:rPr>
              <w:t>On</w:t>
            </w:r>
            <w:r w:rsidRPr="008F6B68">
              <w:rPr>
                <w:rFonts w:cs="Angsana New"/>
                <w:color w:val="000000"/>
                <w:cs/>
              </w:rPr>
              <w:t>-</w:t>
            </w:r>
            <w:r w:rsidRPr="008F6B68">
              <w:rPr>
                <w:color w:val="000000"/>
              </w:rPr>
              <w:t>Top</w:t>
            </w:r>
            <w:r w:rsidRPr="008F6B68">
              <w:rPr>
                <w:rFonts w:cs="Angsana New"/>
                <w:color w:val="000000"/>
                <w:cs/>
              </w:rPr>
              <w:t xml:space="preserve">” </w:t>
            </w:r>
            <w:r w:rsidRPr="008F6B68">
              <w:rPr>
                <w:rFonts w:hint="cs"/>
                <w:color w:val="000000"/>
                <w:cs/>
              </w:rPr>
              <w:t xml:space="preserve">หรือ </w:t>
            </w:r>
            <w:r w:rsidRPr="008F6B68">
              <w:rPr>
                <w:rFonts w:cs="Angsana New"/>
                <w:color w:val="000000"/>
                <w:cs/>
              </w:rPr>
              <w:t>“</w:t>
            </w:r>
            <w:r w:rsidRPr="008F6B68">
              <w:rPr>
                <w:color w:val="000000"/>
              </w:rPr>
              <w:t>On</w:t>
            </w:r>
            <w:r w:rsidRPr="008F6B68">
              <w:rPr>
                <w:rFonts w:cs="Angsana New"/>
                <w:color w:val="000000"/>
                <w:cs/>
              </w:rPr>
              <w:t>-</w:t>
            </w:r>
            <w:r w:rsidRPr="008F6B68">
              <w:rPr>
                <w:color w:val="000000"/>
              </w:rPr>
              <w:t>Top Extra</w:t>
            </w:r>
            <w:r w:rsidRPr="008F6B68">
              <w:rPr>
                <w:rFonts w:cs="Angsana New"/>
                <w:color w:val="000000"/>
                <w:cs/>
              </w:rPr>
              <w:t>”</w:t>
            </w:r>
          </w:p>
          <w:p w:rsidRPr="008F6B68" w:rsidR="00A65A58" w:rsidP="00A65A58" w:rsidRDefault="00A65A58" w14:paraId="6618C9AE" w14:textId="77777777">
            <w:pPr>
              <w:rPr>
                <w:cs/>
              </w:rPr>
            </w:pPr>
            <w:r w:rsidRPr="008F6B68">
              <w:rPr>
                <w:rFonts w:hint="cs"/>
                <w:cs/>
              </w:rPr>
              <w:t>เงื่อนไขสำหรับ ดึงค่า</w:t>
            </w:r>
            <w:r w:rsidRPr="008F6B68">
              <w:t xml:space="preserve"> PRODUCT_NAME</w:t>
            </w:r>
            <w:r w:rsidRPr="008F6B68">
              <w:rPr>
                <w:rFonts w:cs="Angsana New"/>
                <w:color w:val="000000"/>
                <w:cs/>
              </w:rPr>
              <w:t xml:space="preserve"> </w:t>
            </w:r>
            <w:r w:rsidRPr="008F6B68">
              <w:rPr>
                <w:rFonts w:hint="cs"/>
                <w:color w:val="000000"/>
                <w:cs/>
              </w:rPr>
              <w:t xml:space="preserve">และ </w:t>
            </w:r>
            <w:r w:rsidRPr="008F6B68">
              <w:rPr>
                <w:color w:val="000000"/>
              </w:rPr>
              <w:t xml:space="preserve">SFF_PRODUCT_CODE </w:t>
            </w:r>
            <w:r w:rsidRPr="008F6B68">
              <w:rPr>
                <w:rFonts w:hint="cs"/>
                <w:color w:val="000000"/>
                <w:cs/>
              </w:rPr>
              <w:t xml:space="preserve">ที่ </w:t>
            </w:r>
            <w:r w:rsidRPr="008F6B68">
              <w:rPr>
                <w:color w:val="000000"/>
              </w:rPr>
              <w:t xml:space="preserve">FLW_PRODUCT_DETAIL </w:t>
            </w:r>
            <w:r w:rsidRPr="008F6B68">
              <w:rPr>
                <w:rFonts w:hint="cs"/>
                <w:color w:val="000000"/>
                <w:cs/>
              </w:rPr>
              <w:t>มาแสดง</w:t>
            </w:r>
          </w:p>
          <w:p w:rsidRPr="008F6B68" w:rsidR="00A65A58" w:rsidP="00A65A58" w:rsidRDefault="00A65A58" w14:paraId="5FFDF366" w14:textId="77777777">
            <w:pPr>
              <w:pStyle w:val="ListParagraph"/>
              <w:numPr>
                <w:ilvl w:val="0"/>
                <w:numId w:val="37"/>
              </w:numPr>
            </w:pPr>
            <w:r w:rsidRPr="008F6B68">
              <w:rPr>
                <w:color w:val="000000"/>
              </w:rPr>
              <w:t>FLW_PRODUCT_DETAIL</w:t>
            </w:r>
            <w:r w:rsidRPr="008F6B68">
              <w:rPr>
                <w:rFonts w:cs="Angsana New"/>
                <w:color w:val="000000"/>
                <w:cs/>
              </w:rPr>
              <w:t>.</w:t>
            </w:r>
            <w:r w:rsidRPr="008F6B68">
              <w:rPr>
                <w:color w:val="000000"/>
              </w:rPr>
              <w:t xml:space="preserve">BILLING_SYSTEM </w:t>
            </w:r>
            <w:r w:rsidRPr="008F6B68">
              <w:rPr>
                <w:rFonts w:cs="Angsana New"/>
                <w:color w:val="000000"/>
                <w:cs/>
              </w:rPr>
              <w:t>= “</w:t>
            </w:r>
            <w:r w:rsidRPr="008F6B68">
              <w:rPr>
                <w:color w:val="000000"/>
              </w:rPr>
              <w:t>IRB</w:t>
            </w:r>
            <w:r w:rsidRPr="008F6B68">
              <w:rPr>
                <w:rFonts w:cs="Angsana New"/>
                <w:color w:val="000000"/>
                <w:cs/>
              </w:rPr>
              <w:t>”</w:t>
            </w:r>
          </w:p>
          <w:p w:rsidRPr="008F6B68" w:rsidR="00A65A58" w:rsidP="00A65A58" w:rsidRDefault="00A65A58" w14:paraId="2C6F6C11" w14:textId="77777777">
            <w:pPr>
              <w:pStyle w:val="ListParagraph"/>
              <w:numPr>
                <w:ilvl w:val="0"/>
                <w:numId w:val="37"/>
              </w:numPr>
              <w:rPr>
                <w:color w:val="000000"/>
              </w:rPr>
            </w:pPr>
            <w:r w:rsidRPr="008F6B68">
              <w:t>FLW_</w:t>
            </w:r>
            <w:r w:rsidRPr="008F6B68">
              <w:rPr>
                <w:color w:val="000000"/>
              </w:rPr>
              <w:t>PRODUCT_DETAIL</w:t>
            </w:r>
            <w:r w:rsidRPr="008F6B68">
              <w:rPr>
                <w:color w:val="000000"/>
                <w:cs/>
              </w:rPr>
              <w:t>.</w:t>
            </w:r>
            <w:r w:rsidRPr="008F6B68">
              <w:rPr>
                <w:color w:val="000000"/>
              </w:rPr>
              <w:t xml:space="preserve">IS_MKT_EXISTS </w:t>
            </w:r>
            <w:r w:rsidRPr="008F6B68">
              <w:rPr>
                <w:rFonts w:cs="Angsana New"/>
                <w:color w:val="000000"/>
                <w:cs/>
              </w:rPr>
              <w:t>= “</w:t>
            </w:r>
            <w:r w:rsidRPr="008F6B68">
              <w:rPr>
                <w:color w:val="000000"/>
              </w:rPr>
              <w:t>Y</w:t>
            </w:r>
            <w:r w:rsidRPr="008F6B68">
              <w:rPr>
                <w:rFonts w:cs="Angsana New"/>
                <w:color w:val="000000"/>
                <w:cs/>
              </w:rPr>
              <w:t>”</w:t>
            </w:r>
          </w:p>
          <w:p w:rsidRPr="008F6B68" w:rsidR="00A65A58" w:rsidP="00A65A58" w:rsidRDefault="00A65A58" w14:paraId="4991A41D" w14:textId="4D63F9F7">
            <w:pPr>
              <w:pStyle w:val="ListParagraph"/>
              <w:numPr>
                <w:ilvl w:val="0"/>
                <w:numId w:val="37"/>
              </w:numPr>
            </w:pPr>
            <w:r w:rsidRPr="008F6B68">
              <w:rPr>
                <w:color w:val="000000"/>
              </w:rPr>
              <w:t>FLW_PRODUCT_DETAIL_CODE</w:t>
            </w:r>
            <w:r w:rsidRPr="008F6B68">
              <w:rPr>
                <w:cs/>
              </w:rPr>
              <w:t>.</w:t>
            </w:r>
            <w:r w:rsidRPr="008F6B68">
              <w:t xml:space="preserve"> BILLING_SYSTEM_DYN_FIELD </w:t>
            </w:r>
            <w:r w:rsidRPr="008F6B68">
              <w:rPr>
                <w:rFonts w:cs="Angsana New"/>
                <w:cs/>
              </w:rPr>
              <w:t xml:space="preserve">= </w:t>
            </w:r>
            <w:r w:rsidRPr="008F6B68" w:rsidR="00FF6536">
              <w:rPr>
                <w:rFonts w:hint="cs" w:cs="Angsana New"/>
                <w:cs/>
              </w:rPr>
              <w:t>“</w:t>
            </w:r>
            <w:r w:rsidRPr="008F6B68">
              <w:t>PRODUCT_CODE</w:t>
            </w:r>
            <w:r w:rsidRPr="008F6B68" w:rsidR="00FF6536">
              <w:rPr>
                <w:rFonts w:hint="cs" w:cs="Angsana New"/>
                <w:cs/>
              </w:rPr>
              <w:t>”</w:t>
            </w:r>
          </w:p>
          <w:p w:rsidRPr="008F6B68" w:rsidR="00A65A58" w:rsidP="00A65A58" w:rsidRDefault="00A65A58" w14:paraId="7351C180" w14:textId="3AC38F56">
            <w:pPr>
              <w:pStyle w:val="ListParagraph"/>
              <w:numPr>
                <w:ilvl w:val="0"/>
                <w:numId w:val="37"/>
              </w:numPr>
            </w:pPr>
            <w:r w:rsidRPr="008F6B68">
              <w:t>FLW_PRODUCT_DETAIL_CODE</w:t>
            </w:r>
            <w:r w:rsidRPr="008F6B68">
              <w:rPr>
                <w:rFonts w:cs="Angsana New"/>
                <w:cs/>
              </w:rPr>
              <w:t xml:space="preserve">. </w:t>
            </w:r>
            <w:r w:rsidRPr="008F6B68">
              <w:t xml:space="preserve">DOWN_STREAM_SYSTEM </w:t>
            </w:r>
            <w:r w:rsidRPr="008F6B68">
              <w:rPr>
                <w:rFonts w:cs="Angsana New"/>
                <w:cs/>
              </w:rPr>
              <w:t xml:space="preserve">= </w:t>
            </w:r>
            <w:r w:rsidRPr="008F6B68" w:rsidR="00FF6536">
              <w:rPr>
                <w:rFonts w:hint="cs" w:cs="Angsana New"/>
                <w:cs/>
              </w:rPr>
              <w:t>“</w:t>
            </w:r>
            <w:r w:rsidRPr="008F6B68">
              <w:t>SFF</w:t>
            </w:r>
            <w:r w:rsidRPr="008F6B68" w:rsidR="00FF6536">
              <w:rPr>
                <w:rFonts w:hint="cs" w:cs="Angsana New"/>
                <w:cs/>
              </w:rPr>
              <w:t>”</w:t>
            </w:r>
          </w:p>
          <w:p w:rsidRPr="008F6B68" w:rsidR="00A65A58" w:rsidP="00A65A58" w:rsidRDefault="00A65A58" w14:paraId="22794AF5" w14:textId="77777777">
            <w:r w:rsidRPr="008F6B68">
              <w:rPr>
                <w:rFonts w:hint="cs"/>
                <w:cs/>
              </w:rPr>
              <w:t>หรือ</w:t>
            </w:r>
          </w:p>
          <w:p w:rsidRPr="008F6B68" w:rsidR="00A65A58" w:rsidP="00A65A58" w:rsidRDefault="00A65A58" w14:paraId="223D4B6F" w14:textId="77777777">
            <w:pPr>
              <w:pStyle w:val="ListParagraph"/>
              <w:numPr>
                <w:ilvl w:val="0"/>
                <w:numId w:val="37"/>
              </w:numPr>
            </w:pPr>
            <w:r w:rsidRPr="008F6B68">
              <w:rPr>
                <w:color w:val="000000"/>
              </w:rPr>
              <w:t>FLW_PRODUCT_DETAIL</w:t>
            </w:r>
            <w:r w:rsidRPr="008F6B68">
              <w:rPr>
                <w:color w:val="000000"/>
                <w:cs/>
              </w:rPr>
              <w:t>.</w:t>
            </w:r>
            <w:r w:rsidRPr="008F6B68">
              <w:rPr>
                <w:color w:val="000000"/>
              </w:rPr>
              <w:t xml:space="preserve">BILLING_SYSTEM </w:t>
            </w:r>
            <w:r w:rsidRPr="008F6B68">
              <w:rPr>
                <w:rFonts w:cs="Angsana New"/>
                <w:color w:val="000000"/>
                <w:cs/>
              </w:rPr>
              <w:t>= “</w:t>
            </w:r>
            <w:r w:rsidRPr="008F6B68">
              <w:rPr>
                <w:color w:val="000000"/>
              </w:rPr>
              <w:t>RTBS</w:t>
            </w:r>
            <w:r w:rsidRPr="008F6B68">
              <w:rPr>
                <w:rFonts w:cs="Angsana New"/>
                <w:color w:val="000000"/>
                <w:cs/>
              </w:rPr>
              <w:t>”</w:t>
            </w:r>
          </w:p>
          <w:p w:rsidRPr="008F6B68" w:rsidR="00A65A58" w:rsidP="00A65A58" w:rsidRDefault="00A65A58" w14:paraId="24839E2B" w14:textId="77777777">
            <w:pPr>
              <w:pStyle w:val="ListParagraph"/>
              <w:numPr>
                <w:ilvl w:val="0"/>
                <w:numId w:val="37"/>
              </w:numPr>
              <w:rPr>
                <w:color w:val="000000"/>
              </w:rPr>
            </w:pPr>
            <w:r w:rsidRPr="008F6B68">
              <w:t>FLW_</w:t>
            </w:r>
            <w:r w:rsidRPr="008F6B68">
              <w:rPr>
                <w:color w:val="000000"/>
              </w:rPr>
              <w:t>PRODUCT_DETAIL</w:t>
            </w:r>
            <w:r w:rsidRPr="008F6B68">
              <w:rPr>
                <w:color w:val="000000"/>
                <w:cs/>
              </w:rPr>
              <w:t>.</w:t>
            </w:r>
            <w:r w:rsidRPr="008F6B68">
              <w:rPr>
                <w:color w:val="000000"/>
              </w:rPr>
              <w:t xml:space="preserve">IS_MKT_EXISTS </w:t>
            </w:r>
            <w:r w:rsidRPr="008F6B68">
              <w:rPr>
                <w:rFonts w:cs="Angsana New"/>
                <w:color w:val="000000"/>
                <w:cs/>
              </w:rPr>
              <w:t>= “</w:t>
            </w:r>
            <w:r w:rsidRPr="008F6B68">
              <w:rPr>
                <w:color w:val="000000"/>
              </w:rPr>
              <w:t>Y</w:t>
            </w:r>
            <w:r w:rsidRPr="008F6B68">
              <w:rPr>
                <w:rFonts w:cs="Angsana New"/>
                <w:color w:val="000000"/>
                <w:cs/>
              </w:rPr>
              <w:t>”</w:t>
            </w:r>
          </w:p>
          <w:p w:rsidRPr="008F6B68" w:rsidR="00A65A58" w:rsidP="00A65A58" w:rsidRDefault="00A65A58" w14:paraId="68579DFA" w14:textId="7776CB40">
            <w:pPr>
              <w:pStyle w:val="ListParagraph"/>
              <w:numPr>
                <w:ilvl w:val="0"/>
                <w:numId w:val="37"/>
              </w:numPr>
            </w:pPr>
            <w:r w:rsidRPr="008F6B68">
              <w:rPr>
                <w:color w:val="000000"/>
              </w:rPr>
              <w:t>FLW_PRODUCT_DETAIL_CODE</w:t>
            </w:r>
            <w:r w:rsidRPr="008F6B68">
              <w:rPr>
                <w:cs/>
              </w:rPr>
              <w:t>.</w:t>
            </w:r>
            <w:r w:rsidRPr="008F6B68">
              <w:t xml:space="preserve"> BILLING_SYSTEM_DYN_FIELD </w:t>
            </w:r>
            <w:r w:rsidRPr="008F6B68">
              <w:rPr>
                <w:rFonts w:cs="Angsana New"/>
                <w:cs/>
              </w:rPr>
              <w:t xml:space="preserve">= </w:t>
            </w:r>
            <w:r w:rsidRPr="008F6B68" w:rsidR="00FF6536">
              <w:rPr>
                <w:rFonts w:hint="cs" w:cs="Angsana New"/>
                <w:cs/>
              </w:rPr>
              <w:t>“</w:t>
            </w:r>
            <w:r w:rsidRPr="008F6B68">
              <w:t>FEATURE_CODE</w:t>
            </w:r>
            <w:r w:rsidRPr="008F6B68" w:rsidR="00FF6536">
              <w:rPr>
                <w:rFonts w:hint="cs" w:cs="Angsana New"/>
                <w:cs/>
              </w:rPr>
              <w:t>”</w:t>
            </w:r>
          </w:p>
          <w:p w:rsidRPr="008F6B68" w:rsidR="00A65A58" w:rsidP="00A65A58" w:rsidRDefault="00A65A58" w14:paraId="04546F2B" w14:textId="4106FBB7">
            <w:pPr>
              <w:pStyle w:val="ListParagraph"/>
              <w:numPr>
                <w:ilvl w:val="0"/>
                <w:numId w:val="37"/>
              </w:numPr>
            </w:pPr>
            <w:r w:rsidRPr="008F6B68">
              <w:t>FLW_PRODUCT_DETAIL_CODE</w:t>
            </w:r>
            <w:r w:rsidRPr="008F6B68">
              <w:rPr>
                <w:rFonts w:cs="Angsana New"/>
                <w:cs/>
              </w:rPr>
              <w:t xml:space="preserve">. </w:t>
            </w:r>
            <w:r w:rsidRPr="008F6B68">
              <w:t xml:space="preserve">DOWN_STREAM_SYSTEM </w:t>
            </w:r>
            <w:r w:rsidRPr="008F6B68">
              <w:rPr>
                <w:rFonts w:cs="Angsana New"/>
                <w:cs/>
              </w:rPr>
              <w:t xml:space="preserve">= </w:t>
            </w:r>
            <w:r w:rsidRPr="008F6B68" w:rsidR="00FF6536">
              <w:rPr>
                <w:rFonts w:hint="cs" w:cs="Angsana New"/>
                <w:cs/>
              </w:rPr>
              <w:t>“</w:t>
            </w:r>
            <w:r w:rsidRPr="008F6B68">
              <w:t>PLUG</w:t>
            </w:r>
            <w:r w:rsidRPr="008F6B68">
              <w:rPr>
                <w:rFonts w:cs="Angsana New"/>
                <w:cs/>
              </w:rPr>
              <w:t>-</w:t>
            </w:r>
            <w:r w:rsidRPr="008F6B68">
              <w:t>IN</w:t>
            </w:r>
            <w:r w:rsidRPr="008F6B68" w:rsidR="00FF6536">
              <w:rPr>
                <w:rFonts w:hint="cs" w:cs="Angsana New"/>
                <w:cs/>
              </w:rPr>
              <w:t>”</w:t>
            </w:r>
          </w:p>
          <w:p w:rsidRPr="008F6B68" w:rsidR="00A65A58" w:rsidP="00A65A58" w:rsidRDefault="00A65A58" w14:paraId="363974F3" w14:textId="77777777">
            <w:r w:rsidRPr="008F6B68">
              <w:rPr>
                <w:rFonts w:hint="cs"/>
                <w:cs/>
              </w:rPr>
              <w:t>หรือ</w:t>
            </w:r>
          </w:p>
          <w:p w:rsidRPr="008F6B68" w:rsidR="00A65A58" w:rsidP="00A65A58" w:rsidRDefault="00A65A58" w14:paraId="55486E2F" w14:textId="77777777">
            <w:pPr>
              <w:pStyle w:val="ListParagraph"/>
              <w:numPr>
                <w:ilvl w:val="0"/>
                <w:numId w:val="37"/>
              </w:numPr>
            </w:pPr>
            <w:r w:rsidRPr="008F6B68">
              <w:rPr>
                <w:color w:val="000000"/>
              </w:rPr>
              <w:t>FLW_PRODUCT_DETAIL</w:t>
            </w:r>
            <w:r w:rsidRPr="008F6B68">
              <w:rPr>
                <w:color w:val="000000"/>
                <w:cs/>
              </w:rPr>
              <w:t>.</w:t>
            </w:r>
            <w:r w:rsidRPr="008F6B68">
              <w:rPr>
                <w:color w:val="000000"/>
              </w:rPr>
              <w:t xml:space="preserve">BILLING_SYSTEM </w:t>
            </w:r>
            <w:r w:rsidRPr="008F6B68">
              <w:rPr>
                <w:rFonts w:cs="Angsana New"/>
                <w:color w:val="000000"/>
                <w:cs/>
              </w:rPr>
              <w:t>= “</w:t>
            </w:r>
            <w:r w:rsidRPr="008F6B68">
              <w:rPr>
                <w:color w:val="000000"/>
              </w:rPr>
              <w:t>RTBS</w:t>
            </w:r>
            <w:r w:rsidRPr="008F6B68">
              <w:rPr>
                <w:rFonts w:cs="Angsana New"/>
                <w:color w:val="000000"/>
                <w:cs/>
              </w:rPr>
              <w:t>”</w:t>
            </w:r>
          </w:p>
          <w:p w:rsidRPr="008F6B68" w:rsidR="00A65A58" w:rsidP="00A65A58" w:rsidRDefault="00A65A58" w14:paraId="56B7EE18" w14:textId="77777777">
            <w:pPr>
              <w:pStyle w:val="ListParagraph"/>
              <w:numPr>
                <w:ilvl w:val="0"/>
                <w:numId w:val="37"/>
              </w:numPr>
              <w:rPr>
                <w:color w:val="000000"/>
              </w:rPr>
            </w:pPr>
            <w:r w:rsidRPr="008F6B68">
              <w:t>FLW_</w:t>
            </w:r>
            <w:r w:rsidRPr="008F6B68">
              <w:rPr>
                <w:color w:val="000000"/>
              </w:rPr>
              <w:t>PRODUCT_DETAIL</w:t>
            </w:r>
            <w:r w:rsidRPr="008F6B68">
              <w:rPr>
                <w:color w:val="000000"/>
                <w:cs/>
              </w:rPr>
              <w:t>.</w:t>
            </w:r>
            <w:r w:rsidRPr="008F6B68">
              <w:rPr>
                <w:color w:val="000000"/>
              </w:rPr>
              <w:t xml:space="preserve">IS_MKT_EXISTS </w:t>
            </w:r>
            <w:r w:rsidRPr="008F6B68">
              <w:rPr>
                <w:rFonts w:cs="Angsana New"/>
                <w:color w:val="000000"/>
                <w:cs/>
              </w:rPr>
              <w:t>= “</w:t>
            </w:r>
            <w:r w:rsidRPr="008F6B68">
              <w:rPr>
                <w:color w:val="000000"/>
              </w:rPr>
              <w:t>Y</w:t>
            </w:r>
            <w:r w:rsidRPr="008F6B68">
              <w:rPr>
                <w:rFonts w:cs="Angsana New"/>
                <w:color w:val="000000"/>
                <w:cs/>
              </w:rPr>
              <w:t>”</w:t>
            </w:r>
          </w:p>
          <w:p w:rsidRPr="008F6B68" w:rsidR="00A65A58" w:rsidP="00A65A58" w:rsidRDefault="00A65A58" w14:paraId="6935F392" w14:textId="6FD42658">
            <w:pPr>
              <w:pStyle w:val="ListParagraph"/>
              <w:numPr>
                <w:ilvl w:val="0"/>
                <w:numId w:val="37"/>
              </w:numPr>
            </w:pPr>
            <w:r w:rsidRPr="008F6B68">
              <w:rPr>
                <w:color w:val="000000"/>
              </w:rPr>
              <w:t>FLW_PRODUCT_DETAIL_CODE</w:t>
            </w:r>
            <w:r w:rsidRPr="008F6B68">
              <w:rPr>
                <w:cs/>
              </w:rPr>
              <w:t>.</w:t>
            </w:r>
            <w:r w:rsidRPr="008F6B68">
              <w:t xml:space="preserve"> BILLING_SYSTEM_DYN_FIELD </w:t>
            </w:r>
            <w:r w:rsidRPr="008F6B68">
              <w:rPr>
                <w:rFonts w:cs="Angsana New"/>
                <w:cs/>
              </w:rPr>
              <w:t xml:space="preserve">= </w:t>
            </w:r>
            <w:r w:rsidRPr="008F6B68" w:rsidR="00FF6536">
              <w:rPr>
                <w:rFonts w:hint="cs" w:cs="Angsana New"/>
                <w:cs/>
              </w:rPr>
              <w:t>“</w:t>
            </w:r>
            <w:r w:rsidRPr="008F6B68">
              <w:t>PACKAGE_ID</w:t>
            </w:r>
            <w:r w:rsidRPr="008F6B68" w:rsidR="00FF6536">
              <w:rPr>
                <w:rFonts w:hint="cs" w:cs="Angsana New"/>
                <w:cs/>
              </w:rPr>
              <w:t>”</w:t>
            </w:r>
          </w:p>
          <w:p w:rsidRPr="008F6B68" w:rsidR="00A65A58" w:rsidP="00A65A58" w:rsidRDefault="00A65A58" w14:paraId="55CE149C" w14:textId="1C2628E1">
            <w:pPr>
              <w:pStyle w:val="ListParagraph"/>
              <w:numPr>
                <w:ilvl w:val="0"/>
                <w:numId w:val="37"/>
              </w:numPr>
              <w:rPr>
                <w:cs/>
              </w:rPr>
            </w:pPr>
            <w:r w:rsidRPr="008F6B68">
              <w:t>FLW_PRODUCT_DETAIL_CODE</w:t>
            </w:r>
            <w:r w:rsidRPr="008F6B68">
              <w:rPr>
                <w:rFonts w:cs="Angsana New"/>
                <w:cs/>
              </w:rPr>
              <w:t xml:space="preserve">. </w:t>
            </w:r>
            <w:r w:rsidRPr="008F6B68">
              <w:t xml:space="preserve">DOWN_STREAM_SYSTEM </w:t>
            </w:r>
            <w:r w:rsidRPr="008F6B68">
              <w:rPr>
                <w:rFonts w:cs="Angsana New"/>
                <w:cs/>
              </w:rPr>
              <w:t xml:space="preserve">= </w:t>
            </w:r>
            <w:r w:rsidRPr="008F6B68" w:rsidR="00FF6536">
              <w:rPr>
                <w:rFonts w:hint="cs" w:cs="Angsana New"/>
                <w:cs/>
              </w:rPr>
              <w:t>“</w:t>
            </w:r>
            <w:r w:rsidRPr="008F6B68">
              <w:t>PLUG</w:t>
            </w:r>
            <w:r w:rsidRPr="008F6B68">
              <w:rPr>
                <w:rFonts w:cs="Angsana New"/>
                <w:cs/>
              </w:rPr>
              <w:t>-</w:t>
            </w:r>
            <w:r w:rsidRPr="008F6B68">
              <w:t>IN</w:t>
            </w:r>
            <w:r w:rsidRPr="008F6B68" w:rsidR="00FF6536">
              <w:rPr>
                <w:rFonts w:hint="cs" w:cs="Angsana New"/>
                <w:cs/>
              </w:rPr>
              <w:t>”</w:t>
            </w:r>
          </w:p>
          <w:p w:rsidRPr="008F6B68" w:rsidR="00A65A58" w:rsidP="00A65A58" w:rsidRDefault="00A65A58" w14:paraId="5DF98614" w14:textId="77777777">
            <w:pPr>
              <w:spacing w:after="0"/>
              <w:rPr>
                <w:color w:val="000000"/>
              </w:rPr>
            </w:pPr>
            <w:r w:rsidRPr="008F6B68">
              <w:rPr>
                <w:color w:val="000000"/>
              </w:rPr>
              <w:t>Format</w:t>
            </w:r>
          </w:p>
          <w:p w:rsidRPr="008F6B68" w:rsidR="00A65A58" w:rsidP="00A65A58" w:rsidRDefault="00A65A58" w14:paraId="48998C33" w14:textId="77777777">
            <w:pPr>
              <w:spacing w:after="0"/>
              <w:rPr>
                <w:color w:val="000000"/>
              </w:rPr>
            </w:pPr>
            <w:r w:rsidRPr="008F6B68">
              <w:rPr>
                <w:color w:val="000000"/>
              </w:rPr>
              <w:t xml:space="preserve">Display </w:t>
            </w:r>
            <w:r w:rsidRPr="008F6B68">
              <w:rPr>
                <w:rFonts w:cs="Angsana New"/>
                <w:color w:val="000000"/>
                <w:cs/>
              </w:rPr>
              <w:t xml:space="preserve">: </w:t>
            </w:r>
            <w:r w:rsidRPr="008F6B68">
              <w:t>PRODUCT_NAME</w:t>
            </w:r>
            <w:r w:rsidRPr="008F6B68">
              <w:rPr>
                <w:rFonts w:cs="Angsana New"/>
                <w:color w:val="000000"/>
                <w:cs/>
              </w:rPr>
              <w:t xml:space="preserve"> (</w:t>
            </w:r>
            <w:r w:rsidRPr="008F6B68">
              <w:t>BILLING_SYSTEM_DYN_FIELD</w:t>
            </w:r>
            <w:r w:rsidRPr="008F6B68">
              <w:rPr>
                <w:rFonts w:cs="Angsana New"/>
                <w:color w:val="000000"/>
                <w:cs/>
              </w:rPr>
              <w:t xml:space="preserve">) </w:t>
            </w:r>
          </w:p>
          <w:p w:rsidRPr="008F6B68" w:rsidR="00A65A58" w:rsidP="00A65A58" w:rsidRDefault="00A65A58" w14:paraId="45A45FB0" w14:textId="77777777">
            <w:pPr>
              <w:spacing w:after="0"/>
              <w:rPr>
                <w:color w:val="000000"/>
                <w:cs/>
              </w:rPr>
            </w:pPr>
            <w:r w:rsidRPr="008F6B68">
              <w:rPr>
                <w:rFonts w:hint="cs"/>
                <w:color w:val="000000"/>
                <w:cs/>
              </w:rPr>
              <w:t xml:space="preserve">              หรือ </w:t>
            </w:r>
            <w:r w:rsidRPr="008F6B68">
              <w:t>PO_NAME</w:t>
            </w:r>
          </w:p>
          <w:p w:rsidRPr="008F6B68" w:rsidR="00A65A58" w:rsidP="00A65A58" w:rsidRDefault="00A65A58" w14:paraId="4DF7B0A3" w14:textId="77777777">
            <w:pPr>
              <w:spacing w:after="0"/>
              <w:rPr>
                <w:color w:val="000000"/>
              </w:rPr>
            </w:pPr>
            <w:r w:rsidRPr="008F6B68">
              <w:rPr>
                <w:color w:val="000000"/>
              </w:rPr>
              <w:t xml:space="preserve">Value </w:t>
            </w:r>
            <w:r w:rsidRPr="008F6B68">
              <w:rPr>
                <w:rFonts w:cs="Angsana New"/>
                <w:color w:val="000000"/>
                <w:cs/>
              </w:rPr>
              <w:t xml:space="preserve">: </w:t>
            </w:r>
            <w:r w:rsidRPr="008F6B68">
              <w:rPr>
                <w:color w:val="000000"/>
              </w:rPr>
              <w:t>PLM_PO</w:t>
            </w:r>
            <w:r w:rsidRPr="008F6B68">
              <w:rPr>
                <w:rFonts w:cs="Angsana New"/>
                <w:color w:val="000000"/>
                <w:cs/>
              </w:rPr>
              <w:t>.</w:t>
            </w:r>
            <w:r w:rsidRPr="008F6B68">
              <w:rPr>
                <w:color w:val="000000"/>
              </w:rPr>
              <w:t>ROW_ID</w:t>
            </w:r>
          </w:p>
          <w:p w:rsidRPr="008F6B68" w:rsidR="00A65A58" w:rsidP="00A65A58" w:rsidRDefault="00A65A58" w14:paraId="324044EB" w14:textId="77777777">
            <w:pPr>
              <w:rPr>
                <w:color w:val="000000"/>
                <w:cs/>
              </w:rPr>
            </w:pPr>
            <w:r w:rsidRPr="008F6B68">
              <w:rPr>
                <w:rFonts w:hint="cs"/>
                <w:color w:val="000000"/>
                <w:cs/>
              </w:rPr>
              <w:t>ตัวอย่าง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669"/>
              <w:gridCol w:w="2670"/>
            </w:tblGrid>
            <w:tr w:rsidRPr="008F6B68" w:rsidR="00A65A58" w:rsidTr="00AC08E7" w14:paraId="67213462" w14:textId="77777777">
              <w:trPr>
                <w:tblHeader/>
              </w:trPr>
              <w:tc>
                <w:tcPr>
                  <w:tcW w:w="2669" w:type="dxa"/>
                  <w:shd w:val="clear" w:color="auto" w:fill="C2D69B" w:themeFill="accent3" w:themeFillTint="99"/>
                </w:tcPr>
                <w:p w:rsidRPr="008F6B68" w:rsidR="00A65A58" w:rsidP="00A65A58" w:rsidRDefault="00A65A58" w14:paraId="66A0ADD5" w14:textId="77777777">
                  <w:pPr>
                    <w:pStyle w:val="HeaderTable"/>
                    <w:jc w:val="center"/>
                  </w:pPr>
                  <w:r w:rsidRPr="008F6B68">
                    <w:t>Display</w:t>
                  </w:r>
                </w:p>
              </w:tc>
              <w:tc>
                <w:tcPr>
                  <w:tcW w:w="2670" w:type="dxa"/>
                  <w:shd w:val="clear" w:color="auto" w:fill="C2D69B" w:themeFill="accent3" w:themeFillTint="99"/>
                </w:tcPr>
                <w:p w:rsidRPr="008F6B68" w:rsidR="00A65A58" w:rsidP="00A65A58" w:rsidRDefault="00A65A58" w14:paraId="3D39A2A4" w14:textId="77777777">
                  <w:pPr>
                    <w:pStyle w:val="HeaderTable"/>
                    <w:jc w:val="center"/>
                  </w:pPr>
                  <w:r w:rsidRPr="008F6B68">
                    <w:t>Value</w:t>
                  </w:r>
                </w:p>
              </w:tc>
            </w:tr>
            <w:tr w:rsidRPr="007127A6" w:rsidR="009C2A1C" w:rsidTr="00AC08E7" w14:paraId="7518A542" w14:textId="77777777">
              <w:tc>
                <w:tcPr>
                  <w:tcW w:w="2669" w:type="dxa"/>
                </w:tcPr>
                <w:p w:rsidRPr="00EA73A4" w:rsidR="009C2A1C" w:rsidP="00A65A58" w:rsidRDefault="009C2A1C" w14:paraId="7FE38663" w14:textId="41364F43">
                  <w:pPr>
                    <w:rPr>
                      <w:color w:val="000000"/>
                    </w:rPr>
                  </w:pPr>
                  <w:r w:rsidRPr="008F6B68">
                    <w:rPr>
                      <w:rFonts w:cs="Angsana New"/>
                      <w:color w:val="000000"/>
                      <w:cs/>
                    </w:rPr>
                    <w:t>(</w:t>
                  </w:r>
                  <w:r w:rsidRPr="008F6B68">
                    <w:rPr>
                      <w:color w:val="000000"/>
                    </w:rPr>
                    <w:t>P000001</w:t>
                  </w:r>
                  <w:r w:rsidRPr="002F5896">
                    <w:rPr>
                      <w:rFonts w:cs="Angsana New"/>
                      <w:color w:val="000000"/>
                      <w:cs/>
                    </w:rPr>
                    <w:t xml:space="preserve">) </w:t>
                  </w:r>
                  <w:r w:rsidRPr="002F5896">
                    <w:rPr>
                      <w:color w:val="000000"/>
                    </w:rPr>
                    <w:t xml:space="preserve">PO </w:t>
                  </w:r>
                  <w:r w:rsidRPr="00EA73A4">
                    <w:rPr>
                      <w:color w:val="000000"/>
                    </w:rPr>
                    <w:t xml:space="preserve">Mobile </w:t>
                  </w:r>
                  <w:r w:rsidRPr="007127A6">
                    <w:rPr>
                      <w:color w:val="000000"/>
                    </w:rPr>
                    <w:t xml:space="preserve">1 </w:t>
                  </w:r>
                </w:p>
              </w:tc>
              <w:tc>
                <w:tcPr>
                  <w:tcW w:w="2670" w:type="dxa"/>
                </w:tcPr>
                <w:p w:rsidRPr="00EA73A4" w:rsidR="009C2A1C" w:rsidP="00A65A58" w:rsidRDefault="009C2A1C" w14:paraId="56A78EA8" w14:textId="77777777">
                  <w:pPr>
                    <w:rPr>
                      <w:color w:val="000000"/>
                    </w:rPr>
                  </w:pPr>
                  <w:r w:rsidRPr="00EA73A4">
                    <w:rPr>
                      <w:color w:val="000000"/>
                    </w:rPr>
                    <w:t>10000001</w:t>
                  </w:r>
                </w:p>
              </w:tc>
            </w:tr>
            <w:tr w:rsidRPr="007127A6" w:rsidR="009C2A1C" w:rsidTr="00AC08E7" w14:paraId="0B6C5A69" w14:textId="77777777">
              <w:tc>
                <w:tcPr>
                  <w:tcW w:w="2669" w:type="dxa"/>
                </w:tcPr>
                <w:p w:rsidRPr="00EA73A4" w:rsidR="009C2A1C" w:rsidP="00A65A58" w:rsidRDefault="009C2A1C" w14:paraId="4D88DA33" w14:textId="04420179">
                  <w:pPr>
                    <w:rPr>
                      <w:color w:val="000000"/>
                    </w:rPr>
                  </w:pPr>
                  <w:r w:rsidRPr="007127A6">
                    <w:rPr>
                      <w:rFonts w:cs="Angsana New"/>
                      <w:color w:val="000000"/>
                      <w:cs/>
                    </w:rPr>
                    <w:t>(</w:t>
                  </w:r>
                  <w:r w:rsidRPr="007127A6">
                    <w:rPr>
                      <w:color w:val="000000"/>
                    </w:rPr>
                    <w:t>P000002</w:t>
                  </w:r>
                  <w:r w:rsidRPr="007127A6">
                    <w:rPr>
                      <w:rFonts w:cs="Angsana New"/>
                      <w:color w:val="000000"/>
                      <w:cs/>
                    </w:rPr>
                    <w:t xml:space="preserve">) </w:t>
                  </w:r>
                  <w:r w:rsidRPr="007127A6">
                    <w:rPr>
                      <w:color w:val="000000"/>
                    </w:rPr>
                    <w:t xml:space="preserve">PO </w:t>
                  </w:r>
                  <w:r w:rsidRPr="00EA73A4">
                    <w:rPr>
                      <w:color w:val="000000"/>
                    </w:rPr>
                    <w:t xml:space="preserve">Mobile </w:t>
                  </w:r>
                  <w:r w:rsidRPr="007127A6">
                    <w:rPr>
                      <w:color w:val="000000"/>
                    </w:rPr>
                    <w:t xml:space="preserve">2 </w:t>
                  </w:r>
                </w:p>
              </w:tc>
              <w:tc>
                <w:tcPr>
                  <w:tcW w:w="2670" w:type="dxa"/>
                </w:tcPr>
                <w:p w:rsidRPr="00EA73A4" w:rsidR="009C2A1C" w:rsidP="00A65A58" w:rsidRDefault="009C2A1C" w14:paraId="1627AEDF" w14:textId="77777777">
                  <w:pPr>
                    <w:rPr>
                      <w:color w:val="000000"/>
                    </w:rPr>
                  </w:pPr>
                  <w:r w:rsidRPr="00EA73A4">
                    <w:rPr>
                      <w:color w:val="000000"/>
                    </w:rPr>
                    <w:t>10000002</w:t>
                  </w:r>
                </w:p>
              </w:tc>
            </w:tr>
            <w:tr w:rsidRPr="007127A6" w:rsidR="00A65A58" w:rsidTr="00AC08E7" w14:paraId="34E04A10" w14:textId="77777777">
              <w:tc>
                <w:tcPr>
                  <w:tcW w:w="2669" w:type="dxa"/>
                </w:tcPr>
                <w:p w:rsidRPr="00EA73A4" w:rsidR="00A65A58" w:rsidP="00A65A58" w:rsidRDefault="00A65A58" w14:paraId="56D526DD" w14:textId="77777777">
                  <w:pPr>
                    <w:rPr>
                      <w:color w:val="000000"/>
                    </w:rPr>
                  </w:pPr>
                  <w:r w:rsidRPr="00EA73A4">
                    <w:rPr>
                      <w:color w:val="000000"/>
                    </w:rPr>
                    <w:t>PO Mobile 3</w:t>
                  </w:r>
                </w:p>
              </w:tc>
              <w:tc>
                <w:tcPr>
                  <w:tcW w:w="2670" w:type="dxa"/>
                </w:tcPr>
                <w:p w:rsidRPr="00EA73A4" w:rsidR="00A65A58" w:rsidP="00A65A58" w:rsidRDefault="00A65A58" w14:paraId="4A40D961" w14:textId="77777777">
                  <w:pPr>
                    <w:rPr>
                      <w:color w:val="000000"/>
                    </w:rPr>
                  </w:pPr>
                  <w:r w:rsidRPr="00EA73A4">
                    <w:rPr>
                      <w:color w:val="000000"/>
                    </w:rPr>
                    <w:t>10000003</w:t>
                  </w:r>
                </w:p>
              </w:tc>
            </w:tr>
            <w:tr w:rsidR="00A65A58" w:rsidTr="00AC08E7" w14:paraId="4A6524A8" w14:textId="77777777">
              <w:tc>
                <w:tcPr>
                  <w:tcW w:w="2669" w:type="dxa"/>
                </w:tcPr>
                <w:p w:rsidRPr="00EA73A4" w:rsidR="00A65A58" w:rsidP="00A65A58" w:rsidRDefault="00A65A58" w14:paraId="1B8609E7" w14:textId="77777777">
                  <w:pPr>
                    <w:rPr>
                      <w:color w:val="000000"/>
                    </w:rPr>
                  </w:pPr>
                  <w:r w:rsidRPr="00EA73A4">
                    <w:rPr>
                      <w:color w:val="000000"/>
                    </w:rPr>
                    <w:t>PO Mobile 4</w:t>
                  </w:r>
                </w:p>
              </w:tc>
              <w:tc>
                <w:tcPr>
                  <w:tcW w:w="2670" w:type="dxa"/>
                </w:tcPr>
                <w:p w:rsidR="00A65A58" w:rsidP="00A65A58" w:rsidRDefault="00A65A58" w14:paraId="00369E57" w14:textId="77777777">
                  <w:pPr>
                    <w:rPr>
                      <w:color w:val="000000"/>
                    </w:rPr>
                  </w:pPr>
                  <w:r w:rsidRPr="00EA73A4">
                    <w:rPr>
                      <w:color w:val="000000"/>
                    </w:rPr>
                    <w:t>10000004</w:t>
                  </w:r>
                </w:p>
              </w:tc>
            </w:tr>
          </w:tbl>
          <w:p w:rsidR="00E815B6" w:rsidP="00856C9D" w:rsidRDefault="00E815B6" w14:paraId="118C3963" w14:textId="5EF70565"/>
        </w:tc>
      </w:tr>
      <w:tr w:rsidRPr="008979A8" w:rsidR="00E422F6" w:rsidTr="00952E5C" w14:paraId="230C2239" w14:textId="77777777">
        <w:trPr>
          <w:trHeight w:val="1403"/>
        </w:trPr>
        <w:tc>
          <w:tcPr>
            <w:tcW w:w="848" w:type="pct"/>
          </w:tcPr>
          <w:p w:rsidR="00E422F6" w:rsidP="00856C9D" w:rsidRDefault="00E422F6" w14:paraId="14E6B6C1" w14:textId="5F7B8D2B">
            <w:pPr>
              <w:pStyle w:val="HeaderTable"/>
              <w:rPr>
                <w:b w:val="0"/>
                <w:bCs/>
              </w:rPr>
            </w:pPr>
            <w:r>
              <w:rPr>
                <w:b w:val="0"/>
                <w:bCs/>
              </w:rPr>
              <w:t>remark</w:t>
            </w:r>
          </w:p>
        </w:tc>
        <w:tc>
          <w:tcPr>
            <w:tcW w:w="1079" w:type="pct"/>
          </w:tcPr>
          <w:p w:rsidR="00E422F6" w:rsidP="00856C9D" w:rsidRDefault="00E422F6" w14:paraId="71FDCC1F" w14:textId="4F461EB9">
            <w:r>
              <w:t>Text Area</w:t>
            </w:r>
          </w:p>
        </w:tc>
        <w:tc>
          <w:tcPr>
            <w:tcW w:w="3073" w:type="pct"/>
          </w:tcPr>
          <w:p w:rsidR="00E422F6" w:rsidP="00856C9D" w:rsidRDefault="00E422F6" w14:paraId="7FA35EF6" w14:textId="77777777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>
              <w:t>Remark</w:t>
            </w:r>
          </w:p>
          <w:p w:rsidR="00E815B6" w:rsidP="00856C9D" w:rsidRDefault="00E815B6" w14:paraId="308CC270" w14:textId="397F10D5">
            <w:r>
              <w:t xml:space="preserve">Max Length </w:t>
            </w:r>
            <w:r>
              <w:rPr>
                <w:rFonts w:cs="Angsana New"/>
                <w:cs/>
              </w:rPr>
              <w:t xml:space="preserve">: </w:t>
            </w:r>
            <w:r>
              <w:t>4000</w:t>
            </w:r>
          </w:p>
        </w:tc>
      </w:tr>
      <w:tr w:rsidRPr="008979A8" w:rsidR="00A65A58" w:rsidTr="00856C9D" w14:paraId="7131F2A7" w14:textId="77777777">
        <w:trPr>
          <w:trHeight w:val="111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A65A58" w:rsidP="00A65A58" w:rsidRDefault="00A65A58" w14:paraId="5D99D29E" w14:textId="77777777">
            <w:pPr>
              <w:pStyle w:val="HeaderTable"/>
            </w:pPr>
            <w:r>
              <w:t>End Retry Pattern Section</w:t>
            </w:r>
          </w:p>
        </w:tc>
      </w:tr>
    </w:tbl>
    <w:p w:rsidRPr="0074256D" w:rsidR="00856C9D" w:rsidP="00856C9D" w:rsidRDefault="00856C9D" w14:paraId="2436E928" w14:textId="77777777"/>
    <w:p w:rsidRPr="008979A8" w:rsidR="00856C9D" w:rsidP="00BB3F68" w:rsidRDefault="00856C9D" w14:paraId="699B5A00" w14:textId="77777777">
      <w:pPr>
        <w:pStyle w:val="Heading3"/>
        <w:numPr>
          <w:ilvl w:val="0"/>
          <w:numId w:val="48"/>
        </w:numPr>
        <w:rPr>
          <w:rFonts w:ascii="CordiaUPC" w:hAnsi="CordiaUPC" w:cs="CordiaUPC"/>
          <w:sz w:val="32"/>
          <w:szCs w:val="32"/>
        </w:rPr>
      </w:pPr>
      <w:r w:rsidRPr="008979A8">
        <w:rPr>
          <w:rFonts w:ascii="CordiaUPC" w:hAnsi="CordiaUPC" w:cs="CordiaUPC"/>
          <w:sz w:val="32"/>
          <w:szCs w:val="32"/>
        </w:rPr>
        <w:t>Script Validation</w:t>
      </w:r>
    </w:p>
    <w:tbl>
      <w:tblPr>
        <w:tblW w:w="4988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241"/>
        <w:gridCol w:w="3166"/>
        <w:gridCol w:w="3324"/>
        <w:gridCol w:w="1263"/>
      </w:tblGrid>
      <w:tr w:rsidRPr="008979A8" w:rsidR="00856C9D" w:rsidTr="00856C9D" w14:paraId="2B676E1E" w14:textId="77777777">
        <w:trPr>
          <w:cantSplit/>
          <w:tblHeader/>
        </w:trPr>
        <w:tc>
          <w:tcPr>
            <w:tcW w:w="690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856C9D" w:rsidP="00856C9D" w:rsidRDefault="00856C9D" w14:paraId="07D8B43B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Error Code</w:t>
            </w:r>
          </w:p>
        </w:tc>
        <w:tc>
          <w:tcPr>
            <w:tcW w:w="1760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856C9D" w:rsidP="00856C9D" w:rsidRDefault="00856C9D" w14:paraId="1F86E313" w14:textId="77777777">
            <w:pPr>
              <w:rPr>
                <w:rFonts w:cs="CordiaUPC"/>
                <w:b/>
                <w:bCs/>
              </w:rPr>
            </w:pPr>
            <w:r>
              <w:rPr>
                <w:rFonts w:cs="CordiaUPC"/>
                <w:b/>
                <w:bCs/>
              </w:rPr>
              <w:t xml:space="preserve">Error Message </w:t>
            </w:r>
          </w:p>
        </w:tc>
        <w:tc>
          <w:tcPr>
            <w:tcW w:w="1848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856C9D" w:rsidP="00856C9D" w:rsidRDefault="00856C9D" w14:paraId="14C206C1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Logic</w:t>
            </w:r>
          </w:p>
        </w:tc>
        <w:tc>
          <w:tcPr>
            <w:tcW w:w="702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856C9D" w:rsidP="00856C9D" w:rsidRDefault="00856C9D" w14:paraId="7289CC16" w14:textId="77777777">
            <w:pPr>
              <w:rPr>
                <w:rFonts w:cs="CordiaUPC"/>
                <w:b/>
                <w:bCs/>
              </w:rPr>
            </w:pPr>
            <w:r>
              <w:rPr>
                <w:rFonts w:cs="CordiaUPC"/>
                <w:b/>
                <w:bCs/>
              </w:rPr>
              <w:t>Submit Call</w:t>
            </w:r>
          </w:p>
        </w:tc>
      </w:tr>
      <w:tr w:rsidRPr="008979A8" w:rsidR="00856C9D" w:rsidTr="00856C9D" w14:paraId="65688324" w14:textId="77777777">
        <w:tc>
          <w:tcPr>
            <w:tcW w:w="690" w:type="pct"/>
          </w:tcPr>
          <w:p w:rsidRPr="00E405F5" w:rsidR="00856C9D" w:rsidP="00856C9D" w:rsidRDefault="00856C9D" w14:paraId="39F82DC5" w14:textId="77777777">
            <w:pPr>
              <w:pStyle w:val="BodyTextTable"/>
              <w:rPr>
                <w:rFonts w:ascii="CordiaUPC" w:hAnsi="CordiaUPC" w:eastAsiaTheme="minorHAnsi" w:cstheme="minorBidi"/>
                <w:sz w:val="28"/>
                <w:szCs w:val="28"/>
                <w:lang w:bidi="th-TH"/>
              </w:rPr>
            </w:pPr>
            <w:r>
              <w:rPr>
                <w:rFonts w:ascii="CordiaUPC" w:hAnsi="CordiaUPC" w:eastAsiaTheme="minorHAnsi" w:cstheme="minorBidi"/>
                <w:sz w:val="28"/>
                <w:szCs w:val="28"/>
                <w:lang w:bidi="th-TH"/>
              </w:rPr>
              <w:t>00004</w:t>
            </w:r>
          </w:p>
        </w:tc>
        <w:tc>
          <w:tcPr>
            <w:tcW w:w="1760" w:type="pct"/>
          </w:tcPr>
          <w:p w:rsidRPr="00A43D6C" w:rsidR="00856C9D" w:rsidP="00856C9D" w:rsidRDefault="00856C9D" w14:paraId="0100B33D" w14:textId="77777777">
            <w:r w:rsidRPr="00656C50">
              <w:t>Retry When Top Up</w:t>
            </w:r>
            <w:r w:rsidRPr="00EF1708">
              <w:rPr>
                <w:rFonts w:cs="Angsana New"/>
                <w:cs/>
              </w:rPr>
              <w:t xml:space="preserve"> </w:t>
            </w:r>
            <w:r>
              <w:t xml:space="preserve">is required  when Price Type is </w:t>
            </w:r>
            <w:r>
              <w:rPr>
                <w:rFonts w:cs="Angsana New"/>
                <w:cs/>
              </w:rPr>
              <w:t>“</w:t>
            </w:r>
            <w:r>
              <w:t>Recurring</w:t>
            </w:r>
            <w:r>
              <w:rPr>
                <w:rFonts w:cs="Angsana New"/>
                <w:cs/>
              </w:rPr>
              <w:t>”</w:t>
            </w:r>
          </w:p>
        </w:tc>
        <w:tc>
          <w:tcPr>
            <w:tcW w:w="1848" w:type="pct"/>
          </w:tcPr>
          <w:p w:rsidRPr="006E77EC" w:rsidR="00856C9D" w:rsidP="00856C9D" w:rsidRDefault="00856C9D" w14:paraId="12E8E861" w14:textId="77777777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Price Type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t>Recurring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ดังนั้น </w:t>
            </w:r>
            <w:r w:rsidRPr="005C32EC">
              <w:t xml:space="preserve">Retry When Top Up </w:t>
            </w:r>
            <w:r>
              <w:rPr>
                <w:rFonts w:hint="cs"/>
                <w:cs/>
              </w:rPr>
              <w:t xml:space="preserve">จะต้องเป็น </w:t>
            </w:r>
            <w:r>
              <w:t>Mandatory</w:t>
            </w:r>
          </w:p>
        </w:tc>
        <w:tc>
          <w:tcPr>
            <w:tcW w:w="702" w:type="pct"/>
          </w:tcPr>
          <w:p w:rsidRPr="00386C12" w:rsidR="00856C9D" w:rsidP="00856C9D" w:rsidRDefault="00856C9D" w14:paraId="0C279414" w14:textId="77777777">
            <w:r>
              <w:t>Yes</w:t>
            </w:r>
          </w:p>
        </w:tc>
      </w:tr>
      <w:tr w:rsidRPr="008979A8" w:rsidR="00856C9D" w:rsidTr="00856C9D" w14:paraId="526C5799" w14:textId="77777777">
        <w:tc>
          <w:tcPr>
            <w:tcW w:w="690" w:type="pct"/>
          </w:tcPr>
          <w:p w:rsidRPr="00E177F8" w:rsidR="00856C9D" w:rsidP="00856C9D" w:rsidRDefault="00856C9D" w14:paraId="757BE34A" w14:textId="77777777">
            <w:pPr>
              <w:pStyle w:val="BodyTextTable"/>
              <w:rPr>
                <w:rFonts w:ascii="CordiaUPC" w:hAnsi="CordiaUPC" w:eastAsiaTheme="minorHAnsi" w:cstheme="minorBidi"/>
                <w:sz w:val="28"/>
                <w:szCs w:val="28"/>
                <w:lang w:bidi="th-TH"/>
              </w:rPr>
            </w:pPr>
            <w:r>
              <w:rPr>
                <w:rFonts w:ascii="CordiaUPC" w:hAnsi="CordiaUPC" w:eastAsiaTheme="minorHAnsi" w:cstheme="minorBidi"/>
                <w:sz w:val="28"/>
                <w:szCs w:val="28"/>
                <w:lang w:bidi="th-TH"/>
              </w:rPr>
              <w:t>00004</w:t>
            </w:r>
          </w:p>
        </w:tc>
        <w:tc>
          <w:tcPr>
            <w:tcW w:w="1760" w:type="pct"/>
          </w:tcPr>
          <w:p w:rsidRPr="00A43D6C" w:rsidR="00856C9D" w:rsidP="00856C9D" w:rsidRDefault="00856C9D" w14:paraId="2CCB82EC" w14:textId="77777777">
            <w:r>
              <w:t>Change Bill Date W</w:t>
            </w:r>
            <w:r w:rsidRPr="00656C50">
              <w:t>hen Retry Success</w:t>
            </w:r>
            <w:r>
              <w:t xml:space="preserve"> is required  when Price Type is </w:t>
            </w:r>
            <w:r>
              <w:rPr>
                <w:rFonts w:cs="Angsana New"/>
                <w:cs/>
              </w:rPr>
              <w:t>“</w:t>
            </w:r>
            <w:r>
              <w:t>Recurring</w:t>
            </w:r>
            <w:r>
              <w:rPr>
                <w:rFonts w:cs="Angsana New"/>
                <w:cs/>
              </w:rPr>
              <w:t>”</w:t>
            </w:r>
          </w:p>
        </w:tc>
        <w:tc>
          <w:tcPr>
            <w:tcW w:w="1848" w:type="pct"/>
          </w:tcPr>
          <w:p w:rsidRPr="006E77EC" w:rsidR="00856C9D" w:rsidP="00856C9D" w:rsidRDefault="00856C9D" w14:paraId="166A6716" w14:textId="77777777">
            <w:r>
              <w:rPr>
                <w:rFonts w:hint="cs"/>
                <w:cs/>
              </w:rPr>
              <w:t xml:space="preserve">ถ้า </w:t>
            </w:r>
            <w:r>
              <w:t xml:space="preserve">Price Type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t>Recurring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ดังนั้น </w:t>
            </w:r>
            <w:r w:rsidRPr="005C32EC">
              <w:t>Change Bill Date When Retry Success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จะต้องเป็น </w:t>
            </w:r>
            <w:r>
              <w:t>Mandatory</w:t>
            </w:r>
          </w:p>
        </w:tc>
        <w:tc>
          <w:tcPr>
            <w:tcW w:w="702" w:type="pct"/>
          </w:tcPr>
          <w:p w:rsidRPr="00E177F8" w:rsidR="00856C9D" w:rsidP="00856C9D" w:rsidRDefault="00856C9D" w14:paraId="0B01782F" w14:textId="77777777">
            <w:r>
              <w:t>Yes</w:t>
            </w:r>
          </w:p>
        </w:tc>
      </w:tr>
      <w:tr w:rsidRPr="008979A8" w:rsidR="00856C9D" w:rsidTr="00856C9D" w14:paraId="51A54A3B" w14:textId="77777777">
        <w:tc>
          <w:tcPr>
            <w:tcW w:w="690" w:type="pct"/>
          </w:tcPr>
          <w:p w:rsidRPr="00CF369E" w:rsidR="00856C9D" w:rsidP="00856C9D" w:rsidRDefault="00856C9D" w14:paraId="21696F16" w14:textId="77777777">
            <w:pPr>
              <w:pStyle w:val="BodyTextTable"/>
              <w:rPr>
                <w:rFonts w:ascii="CordiaUPC" w:hAnsi="CordiaUPC" w:eastAsiaTheme="minorHAnsi" w:cstheme="minorBidi"/>
                <w:sz w:val="28"/>
                <w:szCs w:val="28"/>
                <w:lang w:bidi="th-TH"/>
              </w:rPr>
            </w:pPr>
            <w:r>
              <w:rPr>
                <w:rFonts w:ascii="CordiaUPC" w:hAnsi="CordiaUPC" w:eastAsiaTheme="minorHAnsi" w:cstheme="minorBidi"/>
                <w:sz w:val="28"/>
                <w:szCs w:val="28"/>
                <w:lang w:bidi="th-TH"/>
              </w:rPr>
              <w:t>00004</w:t>
            </w:r>
          </w:p>
        </w:tc>
        <w:tc>
          <w:tcPr>
            <w:tcW w:w="1760" w:type="pct"/>
          </w:tcPr>
          <w:p w:rsidRPr="00A43D6C" w:rsidR="00856C9D" w:rsidP="00856C9D" w:rsidRDefault="00856C9D" w14:paraId="64D7650C" w14:textId="77777777">
            <w:r w:rsidRPr="00656C50">
              <w:t>Max Retry Period</w:t>
            </w:r>
            <w:r>
              <w:t xml:space="preserve"> is required  when Price Type is </w:t>
            </w:r>
            <w:r>
              <w:rPr>
                <w:rFonts w:cs="Angsana New"/>
                <w:cs/>
              </w:rPr>
              <w:t>“</w:t>
            </w:r>
            <w:r>
              <w:t>Recurring</w:t>
            </w:r>
            <w:r>
              <w:rPr>
                <w:rFonts w:cs="Angsana New"/>
                <w:cs/>
              </w:rPr>
              <w:t>”</w:t>
            </w:r>
          </w:p>
        </w:tc>
        <w:tc>
          <w:tcPr>
            <w:tcW w:w="1848" w:type="pct"/>
          </w:tcPr>
          <w:p w:rsidRPr="006E77EC" w:rsidR="00856C9D" w:rsidP="00856C9D" w:rsidRDefault="00856C9D" w14:paraId="364C7732" w14:textId="77777777">
            <w:r>
              <w:rPr>
                <w:rFonts w:hint="cs"/>
                <w:cs/>
              </w:rPr>
              <w:t xml:space="preserve">ถ้า </w:t>
            </w:r>
            <w:r>
              <w:t xml:space="preserve">Price Type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t>Recurring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ดังนั้น </w:t>
            </w:r>
            <w:r w:rsidRPr="005C32EC">
              <w:t>Max Retry Period</w:t>
            </w:r>
            <w:r>
              <w:rPr>
                <w:rFonts w:hint="cs"/>
                <w:cs/>
              </w:rPr>
              <w:t xml:space="preserve"> จะต้องเป็น </w:t>
            </w:r>
            <w:r>
              <w:t>Mandatory</w:t>
            </w:r>
          </w:p>
        </w:tc>
        <w:tc>
          <w:tcPr>
            <w:tcW w:w="702" w:type="pct"/>
          </w:tcPr>
          <w:p w:rsidRPr="00CF369E" w:rsidR="00856C9D" w:rsidP="00856C9D" w:rsidRDefault="00856C9D" w14:paraId="2E8579FA" w14:textId="77777777">
            <w:r>
              <w:t>Yes</w:t>
            </w:r>
          </w:p>
        </w:tc>
      </w:tr>
      <w:tr w:rsidRPr="008979A8" w:rsidR="00856C9D" w:rsidTr="00856C9D" w14:paraId="54C196C2" w14:textId="77777777">
        <w:tc>
          <w:tcPr>
            <w:tcW w:w="690" w:type="pct"/>
          </w:tcPr>
          <w:p w:rsidRPr="00C60F8A" w:rsidR="00856C9D" w:rsidP="00856C9D" w:rsidRDefault="00856C9D" w14:paraId="4D1D8E2D" w14:textId="77777777">
            <w:pPr>
              <w:pStyle w:val="BodyTextTable"/>
              <w:rPr>
                <w:rFonts w:ascii="CordiaUPC" w:hAnsi="CordiaUPC" w:eastAsiaTheme="minorHAnsi" w:cstheme="minorBidi"/>
                <w:sz w:val="28"/>
                <w:szCs w:val="28"/>
                <w:lang w:bidi="th-TH"/>
              </w:rPr>
            </w:pPr>
            <w:r>
              <w:rPr>
                <w:rFonts w:ascii="CordiaUPC" w:hAnsi="CordiaUPC" w:eastAsiaTheme="minorHAnsi" w:cstheme="minorBidi"/>
                <w:sz w:val="28"/>
                <w:szCs w:val="28"/>
                <w:lang w:bidi="th-TH"/>
              </w:rPr>
              <w:t>00004</w:t>
            </w:r>
          </w:p>
        </w:tc>
        <w:tc>
          <w:tcPr>
            <w:tcW w:w="1760" w:type="pct"/>
          </w:tcPr>
          <w:p w:rsidR="00856C9D" w:rsidP="00856C9D" w:rsidRDefault="00856C9D" w14:paraId="01E43EE6" w14:textId="77777777">
            <w:r w:rsidRPr="00656C50">
              <w:t>Max Retry Period</w:t>
            </w:r>
            <w:r w:rsidRPr="00EF1708">
              <w:t xml:space="preserve"> Unit</w:t>
            </w:r>
            <w:r>
              <w:t xml:space="preserve"> is required  when Price Type is </w:t>
            </w:r>
            <w:r>
              <w:rPr>
                <w:rFonts w:cs="Angsana New"/>
                <w:cs/>
              </w:rPr>
              <w:t>“</w:t>
            </w:r>
            <w:r>
              <w:t>Recurring</w:t>
            </w:r>
            <w:r>
              <w:rPr>
                <w:rFonts w:cs="Angsana New"/>
                <w:cs/>
              </w:rPr>
              <w:t>”</w:t>
            </w:r>
          </w:p>
        </w:tc>
        <w:tc>
          <w:tcPr>
            <w:tcW w:w="1848" w:type="pct"/>
          </w:tcPr>
          <w:p w:rsidRPr="00DC5806" w:rsidR="00856C9D" w:rsidP="00856C9D" w:rsidRDefault="00856C9D" w14:paraId="2C4DBC45" w14:textId="77777777">
            <w:r>
              <w:rPr>
                <w:rFonts w:hint="cs"/>
                <w:cs/>
              </w:rPr>
              <w:t xml:space="preserve">ถ้า </w:t>
            </w:r>
            <w:r>
              <w:t xml:space="preserve">Price Type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t>Recurring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ดังนั้น </w:t>
            </w:r>
            <w:r w:rsidRPr="005C32EC">
              <w:t>Max Retry Period</w:t>
            </w:r>
            <w:r>
              <w:t xml:space="preserve"> Unit</w:t>
            </w:r>
            <w:r>
              <w:rPr>
                <w:rFonts w:hint="cs"/>
                <w:cs/>
              </w:rPr>
              <w:t xml:space="preserve"> จะต้องเป็น </w:t>
            </w:r>
            <w:r>
              <w:t>Mandatory</w:t>
            </w:r>
          </w:p>
        </w:tc>
        <w:tc>
          <w:tcPr>
            <w:tcW w:w="702" w:type="pct"/>
          </w:tcPr>
          <w:p w:rsidRPr="00C60F8A" w:rsidR="00856C9D" w:rsidP="00856C9D" w:rsidRDefault="00856C9D" w14:paraId="3D3C7E2F" w14:textId="77777777">
            <w:r>
              <w:t>Yes</w:t>
            </w:r>
          </w:p>
        </w:tc>
      </w:tr>
      <w:tr w:rsidRPr="008979A8" w:rsidR="00856C9D" w:rsidTr="00856C9D" w14:paraId="0FC2B9CF" w14:textId="77777777">
        <w:tc>
          <w:tcPr>
            <w:tcW w:w="690" w:type="pct"/>
          </w:tcPr>
          <w:p w:rsidRPr="00245169" w:rsidR="00856C9D" w:rsidP="00856C9D" w:rsidRDefault="00856C9D" w14:paraId="21C16778" w14:textId="77777777">
            <w:pPr>
              <w:pStyle w:val="BodyTextTable"/>
              <w:rPr>
                <w:rFonts w:ascii="CordiaUPC" w:hAnsi="CordiaUPC" w:eastAsiaTheme="minorHAnsi" w:cstheme="minorBidi"/>
                <w:sz w:val="28"/>
                <w:szCs w:val="28"/>
                <w:lang w:bidi="th-TH"/>
              </w:rPr>
            </w:pPr>
            <w:r>
              <w:rPr>
                <w:rFonts w:ascii="CordiaUPC" w:hAnsi="CordiaUPC" w:eastAsiaTheme="minorHAnsi" w:cstheme="minorBidi"/>
                <w:sz w:val="28"/>
                <w:szCs w:val="28"/>
                <w:lang w:bidi="th-TH"/>
              </w:rPr>
              <w:t>00004</w:t>
            </w:r>
          </w:p>
        </w:tc>
        <w:tc>
          <w:tcPr>
            <w:tcW w:w="1760" w:type="pct"/>
          </w:tcPr>
          <w:p w:rsidR="00856C9D" w:rsidP="00856C9D" w:rsidRDefault="00856C9D" w14:paraId="13AB3C04" w14:textId="77777777">
            <w:r w:rsidRPr="00656C50">
              <w:t>Action when Retry Reach Max Period</w:t>
            </w:r>
            <w:r>
              <w:t xml:space="preserve"> is required  when Price Type is </w:t>
            </w:r>
            <w:r>
              <w:rPr>
                <w:rFonts w:cs="Angsana New"/>
                <w:cs/>
              </w:rPr>
              <w:t>“</w:t>
            </w:r>
            <w:r>
              <w:t>Recurring</w:t>
            </w:r>
            <w:r>
              <w:rPr>
                <w:rFonts w:cs="Angsana New"/>
                <w:cs/>
              </w:rPr>
              <w:t>”</w:t>
            </w:r>
          </w:p>
        </w:tc>
        <w:tc>
          <w:tcPr>
            <w:tcW w:w="1848" w:type="pct"/>
          </w:tcPr>
          <w:p w:rsidRPr="00DC5806" w:rsidR="00856C9D" w:rsidP="00856C9D" w:rsidRDefault="00856C9D" w14:paraId="2B2A1BA1" w14:textId="77777777">
            <w:r>
              <w:rPr>
                <w:rFonts w:hint="cs"/>
                <w:cs/>
              </w:rPr>
              <w:t xml:space="preserve">ถ้า </w:t>
            </w:r>
            <w:r>
              <w:t xml:space="preserve">Price Type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t>Recurring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ดังนั้น </w:t>
            </w:r>
            <w:r w:rsidRPr="005C32EC">
              <w:t>Action when Retry Reach Max Period</w:t>
            </w:r>
            <w:r>
              <w:rPr>
                <w:rFonts w:hint="cs"/>
                <w:cs/>
              </w:rPr>
              <w:t xml:space="preserve"> จะต้องเป็น </w:t>
            </w:r>
            <w:r>
              <w:t>Mandatory</w:t>
            </w:r>
          </w:p>
        </w:tc>
        <w:tc>
          <w:tcPr>
            <w:tcW w:w="702" w:type="pct"/>
          </w:tcPr>
          <w:p w:rsidRPr="00DC5806" w:rsidR="00856C9D" w:rsidP="00856C9D" w:rsidRDefault="00856C9D" w14:paraId="0972AF7B" w14:textId="77777777">
            <w:r>
              <w:t>Yes</w:t>
            </w:r>
          </w:p>
        </w:tc>
      </w:tr>
      <w:tr w:rsidRPr="008979A8" w:rsidR="00856C9D" w:rsidTr="00856C9D" w14:paraId="0549FC2A" w14:textId="77777777">
        <w:tc>
          <w:tcPr>
            <w:tcW w:w="690" w:type="pct"/>
          </w:tcPr>
          <w:p w:rsidR="00856C9D" w:rsidP="00856C9D" w:rsidRDefault="00856C9D" w14:paraId="3C5EEF8C" w14:textId="77777777">
            <w:pPr>
              <w:pStyle w:val="BodyTextTable"/>
              <w:rPr>
                <w:rFonts w:ascii="CordiaUPC" w:hAnsi="CordiaUPC" w:eastAsiaTheme="minorHAnsi" w:cstheme="minorBidi"/>
                <w:sz w:val="28"/>
                <w:szCs w:val="28"/>
                <w:lang w:bidi="th-TH"/>
              </w:rPr>
            </w:pPr>
            <w:r>
              <w:rPr>
                <w:rFonts w:ascii="CordiaUPC" w:hAnsi="CordiaUPC" w:eastAsiaTheme="minorHAnsi" w:cstheme="minorBidi"/>
                <w:sz w:val="28"/>
                <w:szCs w:val="28"/>
                <w:lang w:bidi="th-TH"/>
              </w:rPr>
              <w:t>00004</w:t>
            </w:r>
          </w:p>
        </w:tc>
        <w:tc>
          <w:tcPr>
            <w:tcW w:w="1760" w:type="pct"/>
          </w:tcPr>
          <w:p w:rsidR="00856C9D" w:rsidP="00856C9D" w:rsidRDefault="00856C9D" w14:paraId="2118B44A" w14:textId="77777777">
            <w:r>
              <w:t xml:space="preserve">Change to Other Main Promotion Details is required  when </w:t>
            </w:r>
            <w:r w:rsidRPr="00C918B7">
              <w:t>Action</w:t>
            </w:r>
            <w:r>
              <w:t xml:space="preserve"> w</w:t>
            </w:r>
            <w:r w:rsidRPr="00C918B7">
              <w:t>hen</w:t>
            </w:r>
            <w:r>
              <w:rPr>
                <w:rFonts w:cs="Angsana New"/>
                <w:cs/>
              </w:rPr>
              <w:t xml:space="preserve"> </w:t>
            </w:r>
            <w:r w:rsidRPr="00C918B7">
              <w:t>Retry</w:t>
            </w:r>
            <w:r>
              <w:rPr>
                <w:rFonts w:cs="Angsana New"/>
                <w:cs/>
              </w:rPr>
              <w:t xml:space="preserve"> </w:t>
            </w:r>
            <w:r w:rsidRPr="00C918B7">
              <w:t>Reach</w:t>
            </w:r>
            <w:r>
              <w:rPr>
                <w:rFonts w:cs="Angsana New"/>
                <w:cs/>
              </w:rPr>
              <w:t xml:space="preserve"> </w:t>
            </w:r>
            <w:r w:rsidRPr="00C918B7">
              <w:t>Max</w:t>
            </w:r>
            <w:r>
              <w:rPr>
                <w:rFonts w:cs="Angsana New"/>
                <w:cs/>
              </w:rPr>
              <w:t xml:space="preserve"> </w:t>
            </w:r>
            <w:r w:rsidRPr="00C918B7">
              <w:t>Period</w:t>
            </w:r>
            <w:r>
              <w:rPr>
                <w:rFonts w:hint="cs"/>
                <w:cs/>
              </w:rPr>
              <w:t xml:space="preserve"> </w:t>
            </w:r>
            <w:r>
              <w:t>is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“</w:t>
            </w:r>
            <w:r>
              <w:t>{</w:t>
            </w:r>
            <w:r>
              <w:rPr>
                <w:rFonts w:hint="cs"/>
                <w:cs/>
              </w:rPr>
              <w:t xml:space="preserve">ค่าของ </w:t>
            </w:r>
            <w:r w:rsidRPr="00C918B7">
              <w:t>Action</w:t>
            </w:r>
            <w:r>
              <w:rPr>
                <w:rFonts w:cs="Angsana New"/>
                <w:cs/>
              </w:rPr>
              <w:t xml:space="preserve"> </w:t>
            </w:r>
            <w:r w:rsidRPr="00C918B7">
              <w:t>When</w:t>
            </w:r>
            <w:r>
              <w:rPr>
                <w:rFonts w:cs="Angsana New"/>
                <w:cs/>
              </w:rPr>
              <w:t xml:space="preserve"> </w:t>
            </w:r>
            <w:r w:rsidRPr="00C918B7">
              <w:t>Retry</w:t>
            </w:r>
            <w:r>
              <w:rPr>
                <w:rFonts w:cs="Angsana New"/>
                <w:cs/>
              </w:rPr>
              <w:t xml:space="preserve"> </w:t>
            </w:r>
            <w:r w:rsidRPr="00C918B7">
              <w:t>Reach</w:t>
            </w:r>
            <w:r>
              <w:rPr>
                <w:rFonts w:cs="Angsana New"/>
                <w:cs/>
              </w:rPr>
              <w:t xml:space="preserve"> </w:t>
            </w:r>
            <w:r w:rsidRPr="00C918B7">
              <w:t>Max</w:t>
            </w:r>
            <w:r>
              <w:rPr>
                <w:rFonts w:cs="Angsana New"/>
                <w:cs/>
              </w:rPr>
              <w:t xml:space="preserve"> </w:t>
            </w:r>
            <w:r w:rsidRPr="00C918B7">
              <w:t>Period</w:t>
            </w:r>
            <w:r>
              <w:rPr>
                <w:rFonts w:hint="cs"/>
                <w:cs/>
              </w:rPr>
              <w:t xml:space="preserve"> ที่เลือก</w:t>
            </w:r>
            <w:r>
              <w:t>}</w:t>
            </w:r>
            <w:r>
              <w:rPr>
                <w:rFonts w:cs="Angsana New"/>
                <w:cs/>
              </w:rPr>
              <w:t>”</w:t>
            </w:r>
          </w:p>
        </w:tc>
        <w:tc>
          <w:tcPr>
            <w:tcW w:w="1848" w:type="pct"/>
          </w:tcPr>
          <w:p w:rsidRPr="00DC5806" w:rsidR="00856C9D" w:rsidP="00856C9D" w:rsidRDefault="00856C9D" w14:paraId="4BC939F9" w14:textId="77777777">
            <w:r>
              <w:rPr>
                <w:rFonts w:hint="cs"/>
                <w:cs/>
              </w:rPr>
              <w:t xml:space="preserve">ถ้า </w:t>
            </w:r>
            <w:r w:rsidRPr="00C918B7">
              <w:t>ActionWhenRetryReachMaxPeriod</w:t>
            </w:r>
            <w:r>
              <w:rPr>
                <w:rFonts w:hint="cs"/>
                <w:cs/>
              </w:rPr>
              <w:t xml:space="preserve"> ที่เลือกมีค่า </w:t>
            </w:r>
            <w:r>
              <w:t>Visible UI Specific Main</w:t>
            </w:r>
            <w:r>
              <w:rPr>
                <w:rFonts w:hint="cs"/>
                <w:cs/>
              </w:rPr>
              <w:t xml:space="preserve"> เป็น </w:t>
            </w:r>
            <w:r>
              <w:rPr>
                <w:rFonts w:cs="Angsana New"/>
                <w:cs/>
              </w:rPr>
              <w:t>“</w:t>
            </w:r>
            <w:r>
              <w:t>Yes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/>
                <w:cs/>
              </w:rPr>
              <w:t xml:space="preserve"> ดังนั้น </w:t>
            </w:r>
            <w:r>
              <w:t xml:space="preserve">Change to Other Main Promotion Details </w:t>
            </w:r>
            <w:r>
              <w:rPr>
                <w:rFonts w:hint="cs"/>
                <w:cs/>
              </w:rPr>
              <w:t xml:space="preserve">จะต้องเป็น </w:t>
            </w:r>
            <w:r>
              <w:t>Mandatory</w:t>
            </w:r>
          </w:p>
        </w:tc>
        <w:tc>
          <w:tcPr>
            <w:tcW w:w="702" w:type="pct"/>
          </w:tcPr>
          <w:p w:rsidRPr="00DC5806" w:rsidR="00856C9D" w:rsidP="00856C9D" w:rsidRDefault="00856C9D" w14:paraId="01C1DD0D" w14:textId="77777777">
            <w:r>
              <w:t>Yes</w:t>
            </w:r>
          </w:p>
        </w:tc>
      </w:tr>
    </w:tbl>
    <w:p w:rsidRPr="008979A8" w:rsidR="00856C9D" w:rsidP="00BB3F68" w:rsidRDefault="00856C9D" w14:paraId="025B92D5" w14:textId="77777777">
      <w:pPr>
        <w:pStyle w:val="Heading3"/>
        <w:numPr>
          <w:ilvl w:val="0"/>
          <w:numId w:val="48"/>
        </w:numPr>
        <w:rPr>
          <w:rFonts w:ascii="CordiaUPC" w:hAnsi="CordiaUPC" w:cs="CordiaUPC"/>
          <w:sz w:val="32"/>
          <w:szCs w:val="32"/>
        </w:rPr>
      </w:pPr>
      <w:r w:rsidRPr="008979A8">
        <w:rPr>
          <w:rFonts w:ascii="CordiaUPC" w:hAnsi="CordiaUPC" w:cs="CordiaUPC"/>
          <w:sz w:val="32"/>
          <w:szCs w:val="32"/>
        </w:rPr>
        <w:t>Mapping to DB</w:t>
      </w:r>
    </w:p>
    <w:tbl>
      <w:tblPr>
        <w:tblW w:w="4977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348"/>
        <w:gridCol w:w="2486"/>
        <w:gridCol w:w="4141"/>
      </w:tblGrid>
      <w:tr w:rsidRPr="008979A8" w:rsidR="00856C9D" w:rsidTr="00856C9D" w14:paraId="2AC9D297" w14:textId="77777777">
        <w:trPr>
          <w:cantSplit/>
          <w:tblHeader/>
        </w:trPr>
        <w:tc>
          <w:tcPr>
            <w:tcW w:w="1308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856C9D" w:rsidP="00856C9D" w:rsidRDefault="00856C9D" w14:paraId="0E1CA900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Database Table</w:t>
            </w:r>
          </w:p>
        </w:tc>
        <w:tc>
          <w:tcPr>
            <w:tcW w:w="1385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856C9D" w:rsidP="00856C9D" w:rsidRDefault="00856C9D" w14:paraId="7C8C0EFD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Database Column</w:t>
            </w:r>
          </w:p>
        </w:tc>
        <w:tc>
          <w:tcPr>
            <w:tcW w:w="2307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856C9D" w:rsidP="00856C9D" w:rsidRDefault="00856C9D" w14:paraId="2427ED5D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Field on Screen</w:t>
            </w:r>
          </w:p>
        </w:tc>
      </w:tr>
      <w:tr w:rsidRPr="008979A8" w:rsidR="00EC15FC" w:rsidTr="00856C9D" w14:paraId="1EF6B40B" w14:textId="77777777">
        <w:tc>
          <w:tcPr>
            <w:tcW w:w="1308" w:type="pct"/>
            <w:vMerge w:val="restart"/>
          </w:tcPr>
          <w:p w:rsidRPr="008979A8" w:rsidR="00EC15FC" w:rsidP="00856C9D" w:rsidRDefault="00EC15FC" w14:paraId="1BA0C17A" w14:textId="71F56EA0">
            <w:pPr>
              <w:rPr>
                <w:rFonts w:cs="CordiaUPC"/>
              </w:rPr>
            </w:pPr>
            <w:r>
              <w:rPr>
                <w:rFonts w:cs="CordiaUPC"/>
              </w:rPr>
              <w:t>MASS</w:t>
            </w:r>
            <w:r w:rsidRPr="008979A8">
              <w:rPr>
                <w:rFonts w:cs="CordiaUPC"/>
              </w:rPr>
              <w:t>_</w:t>
            </w:r>
            <w:r>
              <w:rPr>
                <w:rFonts w:cs="CordiaUPC"/>
              </w:rPr>
              <w:t>RETRY_PATTERN</w:t>
            </w:r>
          </w:p>
        </w:tc>
        <w:tc>
          <w:tcPr>
            <w:tcW w:w="1385" w:type="pct"/>
          </w:tcPr>
          <w:p w:rsidRPr="008979A8" w:rsidR="00EC15FC" w:rsidP="00856C9D" w:rsidRDefault="00EC15FC" w14:paraId="012B17E7" w14:textId="77777777">
            <w:pPr>
              <w:spacing w:after="0"/>
              <w:rPr>
                <w:rFonts w:cs="CordiaUPC"/>
              </w:rPr>
            </w:pPr>
            <w:r w:rsidRPr="00944318">
              <w:t>ROW_ID</w:t>
            </w:r>
          </w:p>
        </w:tc>
        <w:tc>
          <w:tcPr>
            <w:tcW w:w="2307" w:type="pct"/>
          </w:tcPr>
          <w:p w:rsidR="00EC15FC" w:rsidP="00856C9D" w:rsidRDefault="00EC15FC" w14:paraId="6D409D55" w14:textId="77777777">
            <w:pPr>
              <w:spacing w:after="0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ครั้งแรก</w:t>
            </w:r>
          </w:p>
          <w:p w:rsidR="00EC15FC" w:rsidP="00856C9D" w:rsidRDefault="00EC15FC" w14:paraId="62E0AA5B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ให้ระบบ </w:t>
            </w:r>
            <w:r>
              <w:rPr>
                <w:rFonts w:cs="CordiaUPC"/>
              </w:rPr>
              <w:t xml:space="preserve">Auto Generate </w:t>
            </w:r>
          </w:p>
          <w:p w:rsidR="00EC15FC" w:rsidP="00856C9D" w:rsidRDefault="00EC15FC" w14:paraId="5FF460C3" w14:textId="77777777">
            <w:pPr>
              <w:spacing w:after="0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ครั้งถัดไป</w:t>
            </w:r>
          </w:p>
          <w:p w:rsidRPr="008979A8" w:rsidR="00EC15FC" w:rsidP="00856C9D" w:rsidRDefault="00EC15FC" w14:paraId="3D3114C6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ให้ใช้ </w:t>
            </w:r>
            <w:r>
              <w:rPr>
                <w:rFonts w:cs="CordiaUPC"/>
              </w:rPr>
              <w:t xml:space="preserve">Row ID </w:t>
            </w:r>
            <w:r>
              <w:rPr>
                <w:rFonts w:hint="cs" w:cs="Angsana New"/>
                <w:cs/>
              </w:rPr>
              <w:t>เดิม</w:t>
            </w:r>
          </w:p>
        </w:tc>
      </w:tr>
      <w:tr w:rsidRPr="008979A8" w:rsidR="00EC15FC" w:rsidTr="00856C9D" w14:paraId="43EC3264" w14:textId="77777777">
        <w:tc>
          <w:tcPr>
            <w:tcW w:w="1308" w:type="pct"/>
            <w:vMerge/>
          </w:tcPr>
          <w:p w:rsidRPr="008979A8" w:rsidR="00EC15FC" w:rsidP="00856C9D" w:rsidRDefault="00EC15FC" w14:paraId="7965C1BD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EC15FC" w:rsidP="00856C9D" w:rsidRDefault="00E408F2" w14:paraId="4FC67542" w14:textId="7EE38346">
            <w:r>
              <w:t>MASS_PO_DETAIL</w:t>
            </w:r>
            <w:r w:rsidRPr="00944318" w:rsidR="00EC15FC">
              <w:t>_ROW_ID</w:t>
            </w:r>
          </w:p>
        </w:tc>
        <w:tc>
          <w:tcPr>
            <w:tcW w:w="2307" w:type="pct"/>
          </w:tcPr>
          <w:p w:rsidR="00EC15FC" w:rsidP="00856C9D" w:rsidRDefault="00EC15FC" w14:paraId="0B8D39B9" w14:textId="01931E86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>ให้</w:t>
            </w:r>
            <w:r w:rsidRPr="008979A8">
              <w:rPr>
                <w:rFonts w:cs="Angsana New"/>
                <w:cs/>
              </w:rPr>
              <w:t>ใช้</w:t>
            </w:r>
            <w:r>
              <w:rPr>
                <w:rFonts w:hint="cs" w:cs="Angsana New"/>
                <w:cs/>
              </w:rPr>
              <w:t xml:space="preserve"> </w:t>
            </w:r>
            <w:r w:rsidR="00E408F2">
              <w:rPr>
                <w:rFonts w:cs="CordiaUPC"/>
              </w:rPr>
              <w:t>MASS</w:t>
            </w:r>
            <w:r w:rsidRPr="008979A8">
              <w:rPr>
                <w:rFonts w:cs="CordiaUPC"/>
              </w:rPr>
              <w:t>_P</w:t>
            </w:r>
            <w:r>
              <w:rPr>
                <w:rFonts w:cs="CordiaUPC"/>
              </w:rPr>
              <w:t>O</w:t>
            </w:r>
            <w:r w:rsidR="00E408F2">
              <w:rPr>
                <w:rFonts w:cs="CordiaUPC"/>
              </w:rPr>
              <w:t>_DETAIL</w:t>
            </w:r>
            <w:r w:rsidRPr="008979A8">
              <w:rPr>
                <w:rFonts w:cs="Angsana New"/>
                <w:cs/>
              </w:rPr>
              <w:t>.</w:t>
            </w:r>
            <w:r w:rsidRPr="008979A8">
              <w:rPr>
                <w:rFonts w:cs="CordiaUPC"/>
              </w:rPr>
              <w:t>ROW_ID</w:t>
            </w:r>
            <w:r>
              <w:rPr>
                <w:rFonts w:hint="cs" w:cs="Angsana New"/>
                <w:cs/>
              </w:rPr>
              <w:t xml:space="preserve"> เดิม</w:t>
            </w:r>
          </w:p>
        </w:tc>
      </w:tr>
      <w:tr w:rsidRPr="008979A8" w:rsidR="00EC15FC" w:rsidTr="00856C9D" w14:paraId="5124D2DB" w14:textId="77777777">
        <w:tc>
          <w:tcPr>
            <w:tcW w:w="1308" w:type="pct"/>
            <w:vMerge/>
          </w:tcPr>
          <w:p w:rsidRPr="008979A8" w:rsidR="00EC15FC" w:rsidP="00856C9D" w:rsidRDefault="00EC15FC" w14:paraId="57560B68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EC15FC" w:rsidP="00856C9D" w:rsidRDefault="00EC15FC" w14:paraId="1B006FE6" w14:textId="77777777">
            <w:pPr>
              <w:spacing w:after="0"/>
              <w:rPr>
                <w:rFonts w:cs="CordiaUPC"/>
              </w:rPr>
            </w:pPr>
            <w:r w:rsidRPr="00944318">
              <w:t>RETRY_WHEN_TOP_UP</w:t>
            </w:r>
          </w:p>
        </w:tc>
        <w:tc>
          <w:tcPr>
            <w:tcW w:w="2307" w:type="pct"/>
          </w:tcPr>
          <w:p w:rsidRPr="00B06728" w:rsidR="00EC15FC" w:rsidP="00856C9D" w:rsidRDefault="00EC15FC" w14:paraId="7AD1793B" w14:textId="77777777">
            <w:r>
              <w:t>r</w:t>
            </w:r>
            <w:r w:rsidRPr="00C918B7">
              <w:t>etryWhenTopUp</w:t>
            </w:r>
          </w:p>
        </w:tc>
      </w:tr>
      <w:tr w:rsidRPr="008979A8" w:rsidR="00EC15FC" w:rsidTr="00856C9D" w14:paraId="2BE546CC" w14:textId="77777777">
        <w:tc>
          <w:tcPr>
            <w:tcW w:w="1308" w:type="pct"/>
            <w:vMerge/>
          </w:tcPr>
          <w:p w:rsidRPr="008979A8" w:rsidR="00EC15FC" w:rsidP="00856C9D" w:rsidRDefault="00EC15FC" w14:paraId="0CB9F04E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EC15FC" w:rsidP="00856C9D" w:rsidRDefault="00647978" w14:paraId="085368CF" w14:textId="611FE5E3">
            <w:r>
              <w:t>CHANGE_BILL_DATE_WHEN_RETRY</w:t>
            </w:r>
            <w:r w:rsidRPr="00944318" w:rsidR="00EC15FC">
              <w:t>_SUCCESS</w:t>
            </w:r>
          </w:p>
        </w:tc>
        <w:tc>
          <w:tcPr>
            <w:tcW w:w="2307" w:type="pct"/>
          </w:tcPr>
          <w:p w:rsidR="00EC15FC" w:rsidP="00856C9D" w:rsidRDefault="00EC15FC" w14:paraId="02E87BE2" w14:textId="77777777">
            <w:pPr>
              <w:rPr>
                <w:rFonts w:cs="CordiaUPC"/>
                <w:cs/>
              </w:rPr>
            </w:pPr>
            <w:r>
              <w:t>c</w:t>
            </w:r>
            <w:r w:rsidRPr="00C918B7">
              <w:t>hangeBillDateWhenRetrySuccess</w:t>
            </w:r>
          </w:p>
        </w:tc>
      </w:tr>
      <w:tr w:rsidRPr="008979A8" w:rsidR="00EC15FC" w:rsidTr="00856C9D" w14:paraId="54906396" w14:textId="77777777">
        <w:tc>
          <w:tcPr>
            <w:tcW w:w="1308" w:type="pct"/>
            <w:vMerge/>
          </w:tcPr>
          <w:p w:rsidRPr="008979A8" w:rsidR="00EC15FC" w:rsidP="00856C9D" w:rsidRDefault="00EC15FC" w14:paraId="15D9D4B5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EC15FC" w:rsidP="00856C9D" w:rsidRDefault="00EC15FC" w14:paraId="60C1F101" w14:textId="77777777">
            <w:r w:rsidRPr="00944318">
              <w:t>MAX_RETRY_PERIOD</w:t>
            </w:r>
          </w:p>
        </w:tc>
        <w:tc>
          <w:tcPr>
            <w:tcW w:w="2307" w:type="pct"/>
          </w:tcPr>
          <w:p w:rsidR="00EC15FC" w:rsidP="00856C9D" w:rsidRDefault="00EC15FC" w14:paraId="0B47979F" w14:textId="77777777">
            <w:pPr>
              <w:rPr>
                <w:rFonts w:cs="CordiaUPC"/>
              </w:rPr>
            </w:pPr>
            <w:r>
              <w:t>m</w:t>
            </w:r>
            <w:r w:rsidRPr="00656C50">
              <w:t>axRetryPeriod</w:t>
            </w:r>
          </w:p>
        </w:tc>
      </w:tr>
      <w:tr w:rsidRPr="008979A8" w:rsidR="00EC15FC" w:rsidTr="00856C9D" w14:paraId="08D267CC" w14:textId="77777777">
        <w:tc>
          <w:tcPr>
            <w:tcW w:w="1308" w:type="pct"/>
            <w:vMerge/>
          </w:tcPr>
          <w:p w:rsidRPr="008979A8" w:rsidR="00EC15FC" w:rsidP="00856C9D" w:rsidRDefault="00EC15FC" w14:paraId="42494D81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EC15FC" w:rsidP="00856C9D" w:rsidRDefault="00647978" w14:paraId="59637271" w14:textId="47EC9E6B">
            <w:r>
              <w:t>MAX_RETRY_PERIOD</w:t>
            </w:r>
            <w:r w:rsidRPr="00944318" w:rsidR="00EC15FC">
              <w:t>_UNIT</w:t>
            </w:r>
          </w:p>
        </w:tc>
        <w:tc>
          <w:tcPr>
            <w:tcW w:w="2307" w:type="pct"/>
          </w:tcPr>
          <w:p w:rsidR="00EC15FC" w:rsidP="00856C9D" w:rsidRDefault="00EC15FC" w14:paraId="572A3224" w14:textId="77777777">
            <w:pPr>
              <w:rPr>
                <w:rFonts w:cs="CordiaUPC"/>
              </w:rPr>
            </w:pPr>
            <w:r>
              <w:t>m</w:t>
            </w:r>
            <w:r w:rsidRPr="00656C50">
              <w:t>axRetryPeriodUnit</w:t>
            </w:r>
          </w:p>
        </w:tc>
      </w:tr>
      <w:tr w:rsidRPr="008979A8" w:rsidR="00EC15FC" w:rsidTr="00856C9D" w14:paraId="49EFD5F8" w14:textId="77777777">
        <w:tc>
          <w:tcPr>
            <w:tcW w:w="1308" w:type="pct"/>
            <w:vMerge/>
          </w:tcPr>
          <w:p w:rsidRPr="008979A8" w:rsidR="00EC15FC" w:rsidP="00856C9D" w:rsidRDefault="00EC15FC" w14:paraId="0AE4B2FD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EC15FC" w:rsidP="00856C9D" w:rsidRDefault="00647978" w14:paraId="30792D26" w14:textId="13A54FA1">
            <w:r>
              <w:t>ACTION_WHEN_RETRY</w:t>
            </w:r>
            <w:r w:rsidRPr="00944318" w:rsidR="00EC15FC">
              <w:t>_REACH_MAX_PERIOD</w:t>
            </w:r>
          </w:p>
        </w:tc>
        <w:tc>
          <w:tcPr>
            <w:tcW w:w="2307" w:type="pct"/>
          </w:tcPr>
          <w:p w:rsidR="00EC15FC" w:rsidP="00856C9D" w:rsidRDefault="00EC15FC" w14:paraId="33C5E506" w14:textId="77777777">
            <w:pPr>
              <w:rPr>
                <w:rFonts w:cs="CordiaUPC"/>
              </w:rPr>
            </w:pPr>
            <w:r>
              <w:t>a</w:t>
            </w:r>
            <w:r w:rsidRPr="00C918B7">
              <w:t>ctionWhenRetryReachMaxPeriod</w:t>
            </w:r>
          </w:p>
        </w:tc>
      </w:tr>
      <w:tr w:rsidRPr="008979A8" w:rsidR="00EC15FC" w:rsidTr="00856C9D" w14:paraId="69B4F3BC" w14:textId="77777777">
        <w:tc>
          <w:tcPr>
            <w:tcW w:w="1308" w:type="pct"/>
            <w:vMerge/>
          </w:tcPr>
          <w:p w:rsidRPr="008979A8" w:rsidR="00EC15FC" w:rsidP="00856C9D" w:rsidRDefault="00EC15FC" w14:paraId="10F06D2E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EC15FC" w:rsidP="00856C9D" w:rsidRDefault="00647978" w14:paraId="498162A6" w14:textId="2F63684E">
            <w:r>
              <w:t>CHANGE_TO_OTHER_MAIN_PROMOTION</w:t>
            </w:r>
            <w:r w:rsidRPr="00944318" w:rsidR="00EC15FC">
              <w:t>_DETAILS</w:t>
            </w:r>
          </w:p>
        </w:tc>
        <w:tc>
          <w:tcPr>
            <w:tcW w:w="2307" w:type="pct"/>
          </w:tcPr>
          <w:p w:rsidR="00EC15FC" w:rsidP="00856C9D" w:rsidRDefault="00EC15FC" w14:paraId="03B2495C" w14:textId="77777777">
            <w:r w:rsidRPr="00DA40BB">
              <w:t>changeToOtherMainPromotionDetails</w:t>
            </w:r>
          </w:p>
        </w:tc>
      </w:tr>
      <w:tr w:rsidRPr="008979A8" w:rsidR="00EC15FC" w:rsidTr="00856C9D" w14:paraId="14CCF404" w14:textId="77777777">
        <w:tc>
          <w:tcPr>
            <w:tcW w:w="1308" w:type="pct"/>
            <w:vMerge/>
          </w:tcPr>
          <w:p w:rsidRPr="008979A8" w:rsidR="00EC15FC" w:rsidP="00856C9D" w:rsidRDefault="00EC15FC" w14:paraId="1D39D417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944318" w:rsidR="00EC15FC" w:rsidP="00856C9D" w:rsidRDefault="00EC15FC" w14:paraId="4E8A3D16" w14:textId="506AF01E">
            <w:r>
              <w:t>REMARK</w:t>
            </w:r>
          </w:p>
        </w:tc>
        <w:tc>
          <w:tcPr>
            <w:tcW w:w="2307" w:type="pct"/>
          </w:tcPr>
          <w:p w:rsidRPr="00DA40BB" w:rsidR="00EC15FC" w:rsidP="00856C9D" w:rsidRDefault="00EC15FC" w14:paraId="285660D1" w14:textId="318A7D6D">
            <w:r>
              <w:t>remark</w:t>
            </w:r>
          </w:p>
        </w:tc>
      </w:tr>
    </w:tbl>
    <w:p w:rsidR="00827409" w:rsidP="00827409" w:rsidRDefault="00827409" w14:paraId="4136DBE4" w14:textId="5361EE5B">
      <w:pPr>
        <w:pStyle w:val="Heading2"/>
        <w:numPr>
          <w:ilvl w:val="0"/>
          <w:numId w:val="1"/>
        </w:numPr>
        <w:ind w:left="426" w:hanging="426"/>
        <w:rPr>
          <w:rFonts w:ascii="CordiaUPC" w:hAnsi="CordiaUPC" w:cs="CordiaUPC"/>
          <w:sz w:val="36"/>
          <w:szCs w:val="36"/>
        </w:rPr>
      </w:pPr>
      <w:r>
        <w:rPr>
          <w:rFonts w:ascii="CordiaUPC" w:hAnsi="CordiaUPC" w:cs="CordiaUPC"/>
          <w:sz w:val="36"/>
          <w:szCs w:val="36"/>
        </w:rPr>
        <w:t>Mass Balance Warning and Transfer</w:t>
      </w:r>
    </w:p>
    <w:p w:rsidRPr="005040E4" w:rsidR="00827409" w:rsidP="00BB3F68" w:rsidRDefault="00827409" w14:paraId="709EA100" w14:textId="77777777">
      <w:pPr>
        <w:pStyle w:val="Heading3"/>
        <w:numPr>
          <w:ilvl w:val="0"/>
          <w:numId w:val="94"/>
        </w:numPr>
        <w:rPr>
          <w:rFonts w:ascii="CordiaUPC" w:hAnsi="CordiaUPC" w:cs="CordiaUPC"/>
          <w:sz w:val="36"/>
          <w:szCs w:val="44"/>
        </w:rPr>
      </w:pPr>
      <w:r w:rsidRPr="008979A8">
        <w:rPr>
          <w:rFonts w:ascii="CordiaUPC" w:hAnsi="CordiaUPC" w:cs="CordiaUPC"/>
          <w:sz w:val="36"/>
          <w:szCs w:val="44"/>
        </w:rPr>
        <w:t>Field on Screen</w:t>
      </w:r>
    </w:p>
    <w:tbl>
      <w:tblPr>
        <w:tblW w:w="5000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668"/>
        <w:gridCol w:w="1910"/>
        <w:gridCol w:w="5438"/>
      </w:tblGrid>
      <w:tr w:rsidRPr="008979A8" w:rsidR="00827409" w:rsidTr="00D754FA" w14:paraId="4DEA69FC" w14:textId="77777777">
        <w:trPr>
          <w:trHeight w:val="108"/>
          <w:tblHeader/>
        </w:trPr>
        <w:tc>
          <w:tcPr>
            <w:tcW w:w="925" w:type="pct"/>
            <w:shd w:val="clear" w:color="auto" w:fill="EEECE1" w:themeFill="background2"/>
            <w:vAlign w:val="center"/>
          </w:tcPr>
          <w:p w:rsidR="00827409" w:rsidP="00D754FA" w:rsidRDefault="00827409" w14:paraId="109381C7" w14:textId="77777777">
            <w:pPr>
              <w:pStyle w:val="HeaderTable"/>
            </w:pPr>
            <w:r w:rsidRPr="008979A8">
              <w:t>Field Name</w:t>
            </w:r>
          </w:p>
        </w:tc>
        <w:tc>
          <w:tcPr>
            <w:tcW w:w="1059" w:type="pct"/>
            <w:shd w:val="clear" w:color="auto" w:fill="EEECE1" w:themeFill="background2"/>
            <w:vAlign w:val="center"/>
          </w:tcPr>
          <w:p w:rsidR="00827409" w:rsidP="00D754FA" w:rsidRDefault="00827409" w14:paraId="05E65DAD" w14:textId="77777777">
            <w:pPr>
              <w:pStyle w:val="HeaderTable"/>
            </w:pPr>
            <w:r w:rsidRPr="008979A8">
              <w:t>Type</w:t>
            </w:r>
          </w:p>
        </w:tc>
        <w:tc>
          <w:tcPr>
            <w:tcW w:w="3016" w:type="pct"/>
            <w:shd w:val="clear" w:color="auto" w:fill="EEECE1" w:themeFill="background2"/>
            <w:vAlign w:val="center"/>
          </w:tcPr>
          <w:p w:rsidR="00827409" w:rsidP="00D754FA" w:rsidRDefault="00827409" w14:paraId="71A47A08" w14:textId="77777777">
            <w:pPr>
              <w:pStyle w:val="HeaderTable"/>
            </w:pPr>
            <w:r w:rsidRPr="008979A8">
              <w:t>Comments</w:t>
            </w:r>
          </w:p>
        </w:tc>
      </w:tr>
      <w:tr w:rsidRPr="008979A8" w:rsidR="00827409" w:rsidTr="00D754FA" w14:paraId="1391DF50" w14:textId="77777777">
        <w:trPr>
          <w:trHeight w:val="108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827409" w:rsidP="00D754FA" w:rsidRDefault="00827409" w14:paraId="34F0C3BC" w14:textId="6F01F7C4">
            <w:pPr>
              <w:pStyle w:val="HeaderTable"/>
            </w:pPr>
            <w:r>
              <w:t>Balance Warning Section</w:t>
            </w:r>
          </w:p>
        </w:tc>
      </w:tr>
      <w:tr w:rsidRPr="008979A8" w:rsidR="00827409" w:rsidTr="00D754FA" w14:paraId="087B52FA" w14:textId="77777777">
        <w:trPr>
          <w:trHeight w:val="108"/>
        </w:trPr>
        <w:tc>
          <w:tcPr>
            <w:tcW w:w="925" w:type="pct"/>
          </w:tcPr>
          <w:p w:rsidR="00827409" w:rsidP="0025433D" w:rsidRDefault="00827409" w14:paraId="5E30B5A2" w14:textId="16B24E22">
            <w:r>
              <w:t xml:space="preserve">Mass </w:t>
            </w:r>
            <w:r w:rsidR="0025433D">
              <w:t>Balance Warning</w:t>
            </w:r>
          </w:p>
        </w:tc>
        <w:tc>
          <w:tcPr>
            <w:tcW w:w="1059" w:type="pct"/>
          </w:tcPr>
          <w:p w:rsidR="00827409" w:rsidP="00D754FA" w:rsidRDefault="00827409" w14:paraId="0DB50330" w14:textId="77777777">
            <w:r>
              <w:t>Screen</w:t>
            </w:r>
          </w:p>
        </w:tc>
        <w:tc>
          <w:tcPr>
            <w:tcW w:w="3016" w:type="pct"/>
          </w:tcPr>
          <w:p w:rsidRPr="008979A8" w:rsidR="00827409" w:rsidP="00D754FA" w:rsidRDefault="00827409" w14:paraId="7447FB29" w14:textId="77777777"/>
        </w:tc>
      </w:tr>
      <w:tr w:rsidRPr="008979A8" w:rsidR="00827409" w:rsidTr="00D754FA" w14:paraId="5146D524" w14:textId="77777777">
        <w:trPr>
          <w:trHeight w:val="108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827409" w:rsidP="00D754FA" w:rsidRDefault="00827409" w14:paraId="7E2AF6B1" w14:textId="58EFE724">
            <w:pPr>
              <w:pStyle w:val="HeaderTable"/>
            </w:pPr>
            <w:r>
              <w:t>End Balance Warning Section</w:t>
            </w:r>
          </w:p>
        </w:tc>
      </w:tr>
      <w:tr w:rsidRPr="008979A8" w:rsidR="00827409" w:rsidTr="00D754FA" w14:paraId="69D81455" w14:textId="77777777">
        <w:trPr>
          <w:trHeight w:val="108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827409" w:rsidP="00D754FA" w:rsidRDefault="00827409" w14:paraId="30132751" w14:textId="304D7EAB">
            <w:pPr>
              <w:pStyle w:val="HeaderTable"/>
            </w:pPr>
            <w:r>
              <w:t>Transfer Section</w:t>
            </w:r>
          </w:p>
        </w:tc>
      </w:tr>
      <w:tr w:rsidRPr="008979A8" w:rsidR="00827409" w:rsidTr="00D754FA" w14:paraId="2960C210" w14:textId="77777777">
        <w:trPr>
          <w:trHeight w:val="108"/>
        </w:trPr>
        <w:tc>
          <w:tcPr>
            <w:tcW w:w="925" w:type="pct"/>
          </w:tcPr>
          <w:p w:rsidR="00827409" w:rsidP="00827409" w:rsidRDefault="00827409" w14:paraId="2190ECC7" w14:textId="4F9B7918">
            <w:r>
              <w:t>Mass Transfer</w:t>
            </w:r>
          </w:p>
        </w:tc>
        <w:tc>
          <w:tcPr>
            <w:tcW w:w="1059" w:type="pct"/>
          </w:tcPr>
          <w:p w:rsidR="00827409" w:rsidP="00D754FA" w:rsidRDefault="00827409" w14:paraId="4FD85759" w14:textId="77777777">
            <w:r>
              <w:t>Screen</w:t>
            </w:r>
          </w:p>
        </w:tc>
        <w:tc>
          <w:tcPr>
            <w:tcW w:w="3016" w:type="pct"/>
          </w:tcPr>
          <w:p w:rsidR="00827409" w:rsidP="00D754FA" w:rsidRDefault="00827409" w14:paraId="399BCEFE" w14:textId="77777777"/>
        </w:tc>
      </w:tr>
      <w:tr w:rsidRPr="008979A8" w:rsidR="00827409" w:rsidTr="00D754FA" w14:paraId="5A6A8DCD" w14:textId="77777777">
        <w:trPr>
          <w:trHeight w:val="108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827409" w:rsidP="00D754FA" w:rsidRDefault="00827409" w14:paraId="0001A6D9" w14:textId="73E70E2B">
            <w:pPr>
              <w:pStyle w:val="HeaderTable"/>
            </w:pPr>
            <w:r>
              <w:t>End Transfer Section</w:t>
            </w:r>
          </w:p>
        </w:tc>
      </w:tr>
    </w:tbl>
    <w:p w:rsidR="00956D16" w:rsidP="00956D16" w:rsidRDefault="00956D16" w14:paraId="32BB2AE3" w14:textId="09339C8A">
      <w:pPr>
        <w:pStyle w:val="Heading2"/>
        <w:numPr>
          <w:ilvl w:val="0"/>
          <w:numId w:val="1"/>
        </w:numPr>
        <w:ind w:left="426" w:hanging="426"/>
        <w:rPr>
          <w:rFonts w:ascii="CordiaUPC" w:hAnsi="CordiaUPC" w:cs="CordiaUPC"/>
          <w:sz w:val="36"/>
          <w:szCs w:val="36"/>
        </w:rPr>
      </w:pPr>
      <w:r>
        <w:rPr>
          <w:rFonts w:ascii="CordiaUPC" w:hAnsi="CordiaUPC" w:cs="CordiaUPC"/>
          <w:sz w:val="36"/>
          <w:szCs w:val="36"/>
        </w:rPr>
        <w:t>Mass Balance Warning</w:t>
      </w:r>
    </w:p>
    <w:p w:rsidRPr="00180BBA" w:rsidR="00956D16" w:rsidP="00BB3F68" w:rsidRDefault="00956D16" w14:paraId="51691776" w14:textId="77777777">
      <w:pPr>
        <w:pStyle w:val="Heading3"/>
        <w:numPr>
          <w:ilvl w:val="0"/>
          <w:numId w:val="93"/>
        </w:numPr>
        <w:rPr>
          <w:rFonts w:ascii="CordiaUPC" w:hAnsi="CordiaUPC" w:cs="CordiaUPC"/>
          <w:sz w:val="32"/>
          <w:szCs w:val="40"/>
        </w:rPr>
      </w:pPr>
      <w:r w:rsidRPr="00180BBA">
        <w:rPr>
          <w:rFonts w:ascii="CordiaUPC" w:hAnsi="CordiaUPC" w:cs="CordiaUPC"/>
          <w:sz w:val="32"/>
          <w:szCs w:val="40"/>
        </w:rPr>
        <w:t>Field on Screen</w:t>
      </w:r>
    </w:p>
    <w:tbl>
      <w:tblPr>
        <w:tblW w:w="4977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522"/>
        <w:gridCol w:w="1930"/>
        <w:gridCol w:w="7"/>
        <w:gridCol w:w="5516"/>
      </w:tblGrid>
      <w:tr w:rsidRPr="008979A8" w:rsidR="00956D16" w:rsidTr="002246D8" w14:paraId="55C3CAD6" w14:textId="77777777">
        <w:trPr>
          <w:cantSplit/>
          <w:tblHeader/>
        </w:trPr>
        <w:tc>
          <w:tcPr>
            <w:tcW w:w="848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956D16" w:rsidP="002246D8" w:rsidRDefault="00956D16" w14:paraId="47B5F145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Field Name</w:t>
            </w:r>
          </w:p>
        </w:tc>
        <w:tc>
          <w:tcPr>
            <w:tcW w:w="1079" w:type="pct"/>
            <w:gridSpan w:val="2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956D16" w:rsidP="002246D8" w:rsidRDefault="00956D16" w14:paraId="29F5B105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Type</w:t>
            </w:r>
          </w:p>
        </w:tc>
        <w:tc>
          <w:tcPr>
            <w:tcW w:w="3073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956D16" w:rsidP="002246D8" w:rsidRDefault="00956D16" w14:paraId="5194D532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Comments</w:t>
            </w:r>
          </w:p>
        </w:tc>
      </w:tr>
      <w:tr w:rsidRPr="008979A8" w:rsidR="00956D16" w:rsidTr="002246D8" w14:paraId="3E4BFDA3" w14:textId="77777777">
        <w:trPr>
          <w:trHeight w:val="111"/>
        </w:trPr>
        <w:tc>
          <w:tcPr>
            <w:tcW w:w="5000" w:type="pct"/>
            <w:gridSpan w:val="4"/>
            <w:shd w:val="clear" w:color="auto" w:fill="C2D69B" w:themeFill="accent3" w:themeFillTint="99"/>
          </w:tcPr>
          <w:p w:rsidR="00956D16" w:rsidP="002246D8" w:rsidRDefault="00956D16" w14:paraId="53494E41" w14:textId="66D708B0">
            <w:pPr>
              <w:pStyle w:val="HeaderTable"/>
            </w:pPr>
            <w:r>
              <w:t>Balance Warning Section</w:t>
            </w:r>
          </w:p>
        </w:tc>
      </w:tr>
      <w:tr w:rsidRPr="008979A8" w:rsidR="00956D16" w:rsidTr="002246D8" w14:paraId="3B286D30" w14:textId="77777777">
        <w:trPr>
          <w:trHeight w:val="111"/>
        </w:trPr>
        <w:tc>
          <w:tcPr>
            <w:tcW w:w="848" w:type="pct"/>
          </w:tcPr>
          <w:p w:rsidR="00956D16" w:rsidP="002246D8" w:rsidRDefault="00786A8C" w14:paraId="044E30E2" w14:textId="0C94DF8B">
            <w:r>
              <w:t>b</w:t>
            </w:r>
            <w:r w:rsidR="00956D16">
              <w:t>alanceWarningByPrompt</w:t>
            </w:r>
          </w:p>
        </w:tc>
        <w:tc>
          <w:tcPr>
            <w:tcW w:w="1079" w:type="pct"/>
            <w:gridSpan w:val="2"/>
          </w:tcPr>
          <w:p w:rsidR="00956D16" w:rsidP="002246D8" w:rsidRDefault="00956D16" w14:paraId="46B5F956" w14:textId="23EDF330">
            <w:r>
              <w:t>Text Box</w:t>
            </w:r>
          </w:p>
        </w:tc>
        <w:tc>
          <w:tcPr>
            <w:tcW w:w="3073" w:type="pct"/>
          </w:tcPr>
          <w:p w:rsidR="00956D16" w:rsidP="002246D8" w:rsidRDefault="00956D16" w14:paraId="03D72BD3" w14:textId="77777777">
            <w:r>
              <w:t xml:space="preserve">Label </w:t>
            </w:r>
            <w:r>
              <w:rPr>
                <w:cs/>
              </w:rPr>
              <w:t xml:space="preserve">: </w:t>
            </w:r>
            <w:r w:rsidRPr="00656C50">
              <w:rPr>
                <w:color w:val="FF0000"/>
                <w:cs/>
              </w:rPr>
              <w:t>*</w:t>
            </w:r>
            <w:r w:rsidRPr="00656C50">
              <w:rPr>
                <w:color w:val="FF0000"/>
              </w:rPr>
              <w:t>Balance Warning By Prompt</w:t>
            </w:r>
            <w:r>
              <w:rPr>
                <w:cs/>
              </w:rPr>
              <w:t xml:space="preserve"> : …… </w:t>
            </w:r>
            <w:r>
              <w:t>Baht</w:t>
            </w:r>
            <w:r>
              <w:rPr>
                <w:rFonts w:hint="cs"/>
                <w:cs/>
              </w:rPr>
              <w:t xml:space="preserve"> </w:t>
            </w:r>
          </w:p>
          <w:p w:rsidR="00956D16" w:rsidP="002246D8" w:rsidRDefault="00956D16" w14:paraId="69108E1A" w14:textId="70B902E2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ใส่ได้เฉพาะตัวเลขและจุดทศนิยมเท่านั้น</w:t>
            </w:r>
          </w:p>
        </w:tc>
      </w:tr>
      <w:tr w:rsidRPr="008979A8" w:rsidR="00956D16" w:rsidTr="002246D8" w14:paraId="785FE4BD" w14:textId="77777777">
        <w:trPr>
          <w:trHeight w:val="111"/>
        </w:trPr>
        <w:tc>
          <w:tcPr>
            <w:tcW w:w="848" w:type="pct"/>
          </w:tcPr>
          <w:p w:rsidR="00956D16" w:rsidP="002246D8" w:rsidRDefault="00786A8C" w14:paraId="18F199F0" w14:textId="1CE74D80">
            <w:r>
              <w:t>b</w:t>
            </w:r>
            <w:r w:rsidR="00956D16">
              <w:t>alanceWarningBySMS1</w:t>
            </w:r>
          </w:p>
        </w:tc>
        <w:tc>
          <w:tcPr>
            <w:tcW w:w="1079" w:type="pct"/>
            <w:gridSpan w:val="2"/>
          </w:tcPr>
          <w:p w:rsidR="00956D16" w:rsidP="002246D8" w:rsidRDefault="00956D16" w14:paraId="07AB5B51" w14:textId="59D791F1">
            <w:r>
              <w:t>Text Box</w:t>
            </w:r>
          </w:p>
        </w:tc>
        <w:tc>
          <w:tcPr>
            <w:tcW w:w="3073" w:type="pct"/>
          </w:tcPr>
          <w:p w:rsidR="00956D16" w:rsidP="002246D8" w:rsidRDefault="00956D16" w14:paraId="590DAD95" w14:textId="77777777">
            <w:r>
              <w:t xml:space="preserve">Label </w:t>
            </w:r>
            <w:r>
              <w:rPr>
                <w:cs/>
              </w:rPr>
              <w:t xml:space="preserve">: </w:t>
            </w:r>
            <w:r w:rsidRPr="00AA5ED7">
              <w:rPr>
                <w:color w:val="FF0000"/>
                <w:cs/>
              </w:rPr>
              <w:t>*</w:t>
            </w:r>
            <w:r w:rsidRPr="00656C50">
              <w:rPr>
                <w:color w:val="FF0000"/>
              </w:rPr>
              <w:t>Balance Warning By SMS1</w:t>
            </w:r>
            <w:r>
              <w:rPr>
                <w:cs/>
              </w:rPr>
              <w:t xml:space="preserve"> : …… </w:t>
            </w:r>
            <w:r>
              <w:t>Baht</w:t>
            </w:r>
            <w:r>
              <w:rPr>
                <w:rFonts w:hint="cs"/>
                <w:cs/>
              </w:rPr>
              <w:t xml:space="preserve"> </w:t>
            </w:r>
          </w:p>
          <w:p w:rsidR="00956D16" w:rsidP="002246D8" w:rsidRDefault="00956D16" w14:paraId="0E9EAD02" w14:textId="7CC92071">
            <w:r>
              <w:rPr>
                <w:rFonts w:hint="cs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ใส่ได้เฉพาะตัวเลขและจุดทศนิยมเท่านั้น</w:t>
            </w:r>
          </w:p>
        </w:tc>
      </w:tr>
      <w:tr w:rsidRPr="008979A8" w:rsidR="00956D16" w:rsidTr="002246D8" w14:paraId="2029161D" w14:textId="77777777">
        <w:trPr>
          <w:trHeight w:val="111"/>
        </w:trPr>
        <w:tc>
          <w:tcPr>
            <w:tcW w:w="848" w:type="pct"/>
          </w:tcPr>
          <w:p w:rsidR="00956D16" w:rsidP="002246D8" w:rsidRDefault="00786A8C" w14:paraId="11D71DA6" w14:textId="1AB84DF3">
            <w:pPr>
              <w:rPr>
                <w:cs/>
              </w:rPr>
            </w:pPr>
            <w:r>
              <w:t>b</w:t>
            </w:r>
            <w:r w:rsidR="00956D16">
              <w:t>alanceWarningBySMS2</w:t>
            </w:r>
          </w:p>
        </w:tc>
        <w:tc>
          <w:tcPr>
            <w:tcW w:w="1079" w:type="pct"/>
            <w:gridSpan w:val="2"/>
          </w:tcPr>
          <w:p w:rsidR="00956D16" w:rsidP="002246D8" w:rsidRDefault="00956D16" w14:paraId="04992DDE" w14:textId="77777777">
            <w:r>
              <w:t>Text Box</w:t>
            </w:r>
          </w:p>
        </w:tc>
        <w:tc>
          <w:tcPr>
            <w:tcW w:w="3073" w:type="pct"/>
          </w:tcPr>
          <w:p w:rsidR="00956D16" w:rsidP="002246D8" w:rsidRDefault="00956D16" w14:paraId="678F0531" w14:textId="77777777">
            <w:r>
              <w:t xml:space="preserve">Label </w:t>
            </w:r>
            <w:r>
              <w:rPr>
                <w:cs/>
              </w:rPr>
              <w:t xml:space="preserve">: </w:t>
            </w:r>
            <w:r w:rsidRPr="00656C50">
              <w:t>Balance Warning By SMS2</w:t>
            </w:r>
            <w:r>
              <w:rPr>
                <w:cs/>
              </w:rPr>
              <w:t xml:space="preserve"> : …… </w:t>
            </w:r>
            <w:r>
              <w:t>Baht</w:t>
            </w:r>
            <w:r>
              <w:rPr>
                <w:rFonts w:hint="cs"/>
                <w:cs/>
              </w:rPr>
              <w:t xml:space="preserve"> </w:t>
            </w:r>
          </w:p>
          <w:p w:rsidRPr="00622722" w:rsidR="00956D16" w:rsidP="002246D8" w:rsidRDefault="00956D16" w14:paraId="147679BD" w14:textId="74C719B7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ใส่ได้เฉพาะตัวเลขและจุดทศนิยมเท่านั้น</w:t>
            </w:r>
          </w:p>
        </w:tc>
      </w:tr>
      <w:tr w:rsidRPr="008979A8" w:rsidR="00956D16" w:rsidTr="002246D8" w14:paraId="65EA5CD1" w14:textId="77777777">
        <w:trPr>
          <w:trHeight w:val="111"/>
        </w:trPr>
        <w:tc>
          <w:tcPr>
            <w:tcW w:w="5000" w:type="pct"/>
            <w:gridSpan w:val="4"/>
            <w:shd w:val="clear" w:color="auto" w:fill="C2D69B" w:themeFill="accent3" w:themeFillTint="99"/>
          </w:tcPr>
          <w:p w:rsidR="00956D16" w:rsidP="002246D8" w:rsidRDefault="00956D16" w14:paraId="1518726C" w14:textId="29ED37E4">
            <w:pPr>
              <w:pStyle w:val="HeaderTable"/>
            </w:pPr>
            <w:r>
              <w:t xml:space="preserve">End </w:t>
            </w:r>
            <w:r w:rsidR="009C3867">
              <w:t xml:space="preserve">Balance Warning </w:t>
            </w:r>
            <w:r>
              <w:t>Section</w:t>
            </w:r>
          </w:p>
        </w:tc>
      </w:tr>
      <w:tr w:rsidRPr="008979A8" w:rsidR="00956D16" w:rsidTr="002246D8" w14:paraId="0CD3DD3A" w14:textId="77777777">
        <w:trPr>
          <w:trHeight w:val="111"/>
        </w:trPr>
        <w:tc>
          <w:tcPr>
            <w:tcW w:w="5000" w:type="pct"/>
            <w:gridSpan w:val="4"/>
            <w:shd w:val="clear" w:color="auto" w:fill="C2D69B" w:themeFill="accent3" w:themeFillTint="99"/>
          </w:tcPr>
          <w:p w:rsidR="00956D16" w:rsidP="002246D8" w:rsidRDefault="00956D16" w14:paraId="7D2B9A85" w14:textId="2498C87B">
            <w:pPr>
              <w:pStyle w:val="HeaderTable"/>
            </w:pPr>
            <w:r>
              <w:t>Alert Type Section</w:t>
            </w:r>
          </w:p>
        </w:tc>
      </w:tr>
      <w:tr w:rsidRPr="008979A8" w:rsidR="00956D16" w:rsidTr="00956D16" w14:paraId="7D15B2FA" w14:textId="77777777">
        <w:trPr>
          <w:trHeight w:val="145"/>
        </w:trPr>
        <w:tc>
          <w:tcPr>
            <w:tcW w:w="848" w:type="pct"/>
          </w:tcPr>
          <w:p w:rsidR="00956D16" w:rsidP="00956D16" w:rsidRDefault="00786A8C" w14:paraId="3B3F5E4A" w14:textId="48241606">
            <w:r>
              <w:t>p</w:t>
            </w:r>
            <w:r w:rsidR="00956D16">
              <w:t>romptAlertType</w:t>
            </w:r>
          </w:p>
        </w:tc>
        <w:tc>
          <w:tcPr>
            <w:tcW w:w="1075" w:type="pct"/>
          </w:tcPr>
          <w:p w:rsidR="00956D16" w:rsidP="00956D16" w:rsidRDefault="00956D16" w14:paraId="09111E38" w14:textId="52970DDE">
            <w:r>
              <w:t>Drop Down List</w:t>
            </w:r>
          </w:p>
        </w:tc>
        <w:tc>
          <w:tcPr>
            <w:tcW w:w="3077" w:type="pct"/>
            <w:gridSpan w:val="2"/>
          </w:tcPr>
          <w:p w:rsidR="00956D16" w:rsidP="00956D16" w:rsidRDefault="00956D16" w14:paraId="136246E5" w14:textId="77777777">
            <w:pPr>
              <w:rPr>
                <w:color w:val="FF0000"/>
              </w:rPr>
            </w:pPr>
            <w:r>
              <w:t xml:space="preserve">Label </w:t>
            </w:r>
            <w:r>
              <w:rPr>
                <w:cs/>
              </w:rPr>
              <w:t xml:space="preserve">: </w:t>
            </w:r>
            <w:r w:rsidRPr="00956D16">
              <w:rPr>
                <w:color w:val="FF0000"/>
                <w:cs/>
              </w:rPr>
              <w:t>*</w:t>
            </w:r>
            <w:r w:rsidRPr="00956D16">
              <w:rPr>
                <w:color w:val="FF0000"/>
              </w:rPr>
              <w:t>Prompt Alert Type</w:t>
            </w:r>
          </w:p>
          <w:p w:rsidR="002246D8" w:rsidP="00952880" w:rsidRDefault="002246D8" w14:paraId="36DAA5C1" w14:textId="00A95390">
            <w:r>
              <w:t xml:space="preserve">List of Value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‘</w:t>
            </w:r>
            <w:r w:rsidR="00952880">
              <w:t>Mass Balance Warning Alert Type</w:t>
            </w:r>
            <w:r>
              <w:rPr>
                <w:rFonts w:cs="Angsana New"/>
                <w:cs/>
              </w:rPr>
              <w:t>’</w:t>
            </w:r>
          </w:p>
        </w:tc>
      </w:tr>
      <w:tr w:rsidRPr="008979A8" w:rsidR="00956D16" w:rsidTr="00956D16" w14:paraId="70C9FB0E" w14:textId="77777777">
        <w:trPr>
          <w:trHeight w:val="145"/>
        </w:trPr>
        <w:tc>
          <w:tcPr>
            <w:tcW w:w="848" w:type="pct"/>
          </w:tcPr>
          <w:p w:rsidR="00956D16" w:rsidP="00D733A8" w:rsidRDefault="00786A8C" w14:paraId="3308C5A6" w14:textId="1A63D44A">
            <w:r>
              <w:t>s</w:t>
            </w:r>
            <w:r w:rsidR="00D733A8">
              <w:t>ms</w:t>
            </w:r>
            <w:r w:rsidR="00956D16">
              <w:t>AlertType</w:t>
            </w:r>
          </w:p>
        </w:tc>
        <w:tc>
          <w:tcPr>
            <w:tcW w:w="1075" w:type="pct"/>
          </w:tcPr>
          <w:p w:rsidR="00956D16" w:rsidP="00956D16" w:rsidRDefault="00956D16" w14:paraId="72934B71" w14:textId="68B5881B">
            <w:r>
              <w:t>Drop Down List</w:t>
            </w:r>
          </w:p>
        </w:tc>
        <w:tc>
          <w:tcPr>
            <w:tcW w:w="3077" w:type="pct"/>
            <w:gridSpan w:val="2"/>
          </w:tcPr>
          <w:p w:rsidR="00956D16" w:rsidP="00956D16" w:rsidRDefault="00956D16" w14:paraId="6E738AF3" w14:textId="77777777">
            <w:pPr>
              <w:rPr>
                <w:color w:val="FF0000"/>
              </w:rPr>
            </w:pPr>
            <w:r>
              <w:t xml:space="preserve">Label </w:t>
            </w:r>
            <w:r>
              <w:rPr>
                <w:cs/>
              </w:rPr>
              <w:t xml:space="preserve">: </w:t>
            </w:r>
            <w:r w:rsidRPr="00956D16">
              <w:rPr>
                <w:color w:val="FF0000"/>
                <w:cs/>
              </w:rPr>
              <w:t>*</w:t>
            </w:r>
            <w:r w:rsidRPr="00956D16">
              <w:rPr>
                <w:color w:val="FF0000"/>
              </w:rPr>
              <w:t>SMS Alert Type</w:t>
            </w:r>
          </w:p>
          <w:p w:rsidR="002246D8" w:rsidP="00956D16" w:rsidRDefault="002246D8" w14:paraId="4324AB3C" w14:textId="41D267C6">
            <w:r>
              <w:t xml:space="preserve">List of Value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‘</w:t>
            </w:r>
            <w:r w:rsidR="00952880">
              <w:t>Mass Balance Warning Alert Type</w:t>
            </w:r>
            <w:r>
              <w:rPr>
                <w:rFonts w:cs="Angsana New"/>
                <w:cs/>
              </w:rPr>
              <w:t>’</w:t>
            </w:r>
          </w:p>
        </w:tc>
      </w:tr>
      <w:tr w:rsidRPr="008979A8" w:rsidR="00956D16" w:rsidTr="002246D8" w14:paraId="58C0D1BA" w14:textId="77777777">
        <w:trPr>
          <w:trHeight w:val="111"/>
        </w:trPr>
        <w:tc>
          <w:tcPr>
            <w:tcW w:w="5000" w:type="pct"/>
            <w:gridSpan w:val="4"/>
            <w:shd w:val="clear" w:color="auto" w:fill="C2D69B" w:themeFill="accent3" w:themeFillTint="99"/>
          </w:tcPr>
          <w:p w:rsidR="00956D16" w:rsidP="002246D8" w:rsidRDefault="00956D16" w14:paraId="3A3D3256" w14:textId="79B19D84">
            <w:pPr>
              <w:pStyle w:val="HeaderTable"/>
            </w:pPr>
            <w:r>
              <w:t>Alert Type Section</w:t>
            </w:r>
          </w:p>
        </w:tc>
      </w:tr>
    </w:tbl>
    <w:p w:rsidRPr="0074256D" w:rsidR="00956D16" w:rsidP="00956D16" w:rsidRDefault="00956D16" w14:paraId="6AF7B7FB" w14:textId="77777777"/>
    <w:p w:rsidRPr="008979A8" w:rsidR="00956D16" w:rsidP="00BB3F68" w:rsidRDefault="00956D16" w14:paraId="3C5A1444" w14:textId="77777777">
      <w:pPr>
        <w:pStyle w:val="Heading3"/>
        <w:numPr>
          <w:ilvl w:val="0"/>
          <w:numId w:val="93"/>
        </w:numPr>
        <w:rPr>
          <w:rFonts w:ascii="CordiaUPC" w:hAnsi="CordiaUPC" w:cs="CordiaUPC"/>
          <w:sz w:val="32"/>
          <w:szCs w:val="32"/>
        </w:rPr>
      </w:pPr>
      <w:r w:rsidRPr="008979A8">
        <w:rPr>
          <w:rFonts w:ascii="CordiaUPC" w:hAnsi="CordiaUPC" w:cs="CordiaUPC"/>
          <w:sz w:val="32"/>
          <w:szCs w:val="32"/>
        </w:rPr>
        <w:t>Script Validation</w:t>
      </w:r>
    </w:p>
    <w:tbl>
      <w:tblPr>
        <w:tblW w:w="4988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241"/>
        <w:gridCol w:w="3166"/>
        <w:gridCol w:w="3324"/>
        <w:gridCol w:w="1263"/>
      </w:tblGrid>
      <w:tr w:rsidRPr="008979A8" w:rsidR="00956D16" w:rsidTr="002246D8" w14:paraId="0EFEDCCE" w14:textId="77777777">
        <w:trPr>
          <w:cantSplit/>
          <w:tblHeader/>
        </w:trPr>
        <w:tc>
          <w:tcPr>
            <w:tcW w:w="690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956D16" w:rsidP="002246D8" w:rsidRDefault="00956D16" w14:paraId="66C846BF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Error Code</w:t>
            </w:r>
          </w:p>
        </w:tc>
        <w:tc>
          <w:tcPr>
            <w:tcW w:w="1760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956D16" w:rsidP="002246D8" w:rsidRDefault="00956D16" w14:paraId="2C4F099F" w14:textId="77777777">
            <w:pPr>
              <w:rPr>
                <w:rFonts w:cs="CordiaUPC"/>
                <w:b/>
                <w:bCs/>
              </w:rPr>
            </w:pPr>
            <w:r>
              <w:rPr>
                <w:rFonts w:cs="CordiaUPC"/>
                <w:b/>
                <w:bCs/>
              </w:rPr>
              <w:t xml:space="preserve">Error Message </w:t>
            </w:r>
          </w:p>
        </w:tc>
        <w:tc>
          <w:tcPr>
            <w:tcW w:w="1848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956D16" w:rsidP="002246D8" w:rsidRDefault="00956D16" w14:paraId="6F30D261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Logic</w:t>
            </w:r>
          </w:p>
        </w:tc>
        <w:tc>
          <w:tcPr>
            <w:tcW w:w="702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956D16" w:rsidP="002246D8" w:rsidRDefault="00956D16" w14:paraId="3F03C73A" w14:textId="77777777">
            <w:pPr>
              <w:rPr>
                <w:rFonts w:cs="CordiaUPC"/>
                <w:b/>
                <w:bCs/>
              </w:rPr>
            </w:pPr>
            <w:r>
              <w:rPr>
                <w:rFonts w:cs="CordiaUPC"/>
                <w:b/>
                <w:bCs/>
              </w:rPr>
              <w:t>Submit Call</w:t>
            </w:r>
          </w:p>
        </w:tc>
      </w:tr>
      <w:tr w:rsidRPr="008979A8" w:rsidR="00956D16" w:rsidTr="002246D8" w14:paraId="767D251A" w14:textId="77777777">
        <w:tc>
          <w:tcPr>
            <w:tcW w:w="690" w:type="pct"/>
          </w:tcPr>
          <w:p w:rsidRPr="00E405F5" w:rsidR="00956D16" w:rsidP="002246D8" w:rsidRDefault="00956D16" w14:paraId="6269916B" w14:textId="77777777">
            <w:pPr>
              <w:pStyle w:val="BodyTextTable"/>
              <w:rPr>
                <w:rFonts w:ascii="CordiaUPC" w:hAnsi="CordiaUPC" w:eastAsiaTheme="minorHAnsi" w:cstheme="minorBidi"/>
                <w:sz w:val="28"/>
                <w:szCs w:val="28"/>
                <w:lang w:bidi="th-TH"/>
              </w:rPr>
            </w:pPr>
            <w:r>
              <w:rPr>
                <w:rFonts w:ascii="CordiaUPC" w:hAnsi="CordiaUPC" w:eastAsiaTheme="minorHAnsi" w:cstheme="minorBidi"/>
                <w:sz w:val="28"/>
                <w:szCs w:val="28"/>
                <w:lang w:bidi="th-TH"/>
              </w:rPr>
              <w:t>00004</w:t>
            </w:r>
          </w:p>
        </w:tc>
        <w:tc>
          <w:tcPr>
            <w:tcW w:w="1760" w:type="pct"/>
          </w:tcPr>
          <w:p w:rsidRPr="00A43D6C" w:rsidR="00956D16" w:rsidP="002246D8" w:rsidRDefault="002246D8" w14:paraId="06FC93C3" w14:textId="3B51F4B9">
            <w:r w:rsidRPr="002246D8">
              <w:t>Balance Warning By Prompt</w:t>
            </w:r>
            <w:r w:rsidRPr="00EF1708" w:rsidR="00956D16">
              <w:rPr>
                <w:rFonts w:cs="Angsana New"/>
                <w:cs/>
              </w:rPr>
              <w:t xml:space="preserve"> </w:t>
            </w:r>
            <w:r w:rsidR="00956D16">
              <w:t xml:space="preserve">is required  when </w:t>
            </w:r>
            <w:r>
              <w:t>C</w:t>
            </w:r>
            <w:r w:rsidRPr="00766CC1">
              <w:t>ustomer</w:t>
            </w:r>
            <w:r>
              <w:rPr>
                <w:rFonts w:cs="Angsana New"/>
                <w:cs/>
              </w:rPr>
              <w:t xml:space="preserve"> </w:t>
            </w:r>
            <w:r w:rsidRPr="00766CC1">
              <w:t>Type</w:t>
            </w:r>
            <w:r>
              <w:t xml:space="preserve"> is </w:t>
            </w:r>
            <w:r>
              <w:rPr>
                <w:rFonts w:cs="Angsana New"/>
                <w:cs/>
              </w:rPr>
              <w:t>“</w:t>
            </w:r>
            <w:r>
              <w:t>{1}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/>
                <w:cs/>
              </w:rPr>
              <w:t xml:space="preserve"> </w:t>
            </w:r>
            <w:r>
              <w:t>and Product Class is {2}</w:t>
            </w:r>
          </w:p>
        </w:tc>
        <w:tc>
          <w:tcPr>
            <w:tcW w:w="1848" w:type="pct"/>
          </w:tcPr>
          <w:p w:rsidR="00956D16" w:rsidP="002246D8" w:rsidRDefault="00956D16" w14:paraId="6788404A" w14:textId="68A1B256">
            <w:r>
              <w:rPr>
                <w:rFonts w:hint="cs"/>
                <w:cs/>
              </w:rPr>
              <w:t xml:space="preserve">ถ้า </w:t>
            </w:r>
            <w:r w:rsidR="002246D8">
              <w:t>Customer</w:t>
            </w:r>
            <w:r>
              <w:t xml:space="preserve"> Type </w:t>
            </w:r>
            <w:r>
              <w:rPr>
                <w:rFonts w:hint="cs"/>
                <w:cs/>
              </w:rPr>
              <w:t xml:space="preserve">มีค่าเป็น </w:t>
            </w:r>
            <w:r w:rsidR="002246D8">
              <w:rPr>
                <w:rFonts w:cs="Angsana New"/>
                <w:cs/>
              </w:rPr>
              <w:t>“</w:t>
            </w:r>
            <w:r w:rsidR="002246D8">
              <w:t>Pre</w:t>
            </w:r>
            <w:r w:rsidR="002246D8">
              <w:rPr>
                <w:rFonts w:cs="Angsana New"/>
                <w:cs/>
              </w:rPr>
              <w:t>-</w:t>
            </w:r>
            <w:r w:rsidR="002246D8">
              <w:t>paid</w:t>
            </w:r>
            <w:r>
              <w:rPr>
                <w:rFonts w:cs="Angsana New"/>
                <w:cs/>
              </w:rPr>
              <w:t>”</w:t>
            </w:r>
            <w:r w:rsidR="002246D8">
              <w:rPr>
                <w:rFonts w:cs="Angsana New"/>
                <w:cs/>
              </w:rPr>
              <w:t xml:space="preserve"> </w:t>
            </w:r>
            <w:r w:rsidR="002246D8">
              <w:rPr>
                <w:rFonts w:hint="cs"/>
                <w:cs/>
              </w:rPr>
              <w:t xml:space="preserve">หรือ </w:t>
            </w:r>
            <w:r w:rsidR="002246D8">
              <w:rPr>
                <w:rFonts w:cs="Angsana New"/>
                <w:cs/>
              </w:rPr>
              <w:t>“</w:t>
            </w:r>
            <w:r w:rsidR="002246D8">
              <w:t>All</w:t>
            </w:r>
            <w:r w:rsidR="002246D8">
              <w:rPr>
                <w:rFonts w:cs="Angsana New"/>
                <w:cs/>
              </w:rPr>
              <w:t>”</w:t>
            </w:r>
            <w:r>
              <w:rPr>
                <w:rFonts w:cs="Angsana New"/>
                <w:cs/>
              </w:rPr>
              <w:t xml:space="preserve"> </w:t>
            </w:r>
            <w:r w:rsidR="002246D8">
              <w:rPr>
                <w:rFonts w:hint="cs"/>
                <w:cs/>
              </w:rPr>
              <w:t xml:space="preserve">และ </w:t>
            </w:r>
            <w:r w:rsidR="002246D8">
              <w:t xml:space="preserve">Product Class </w:t>
            </w:r>
            <w:r w:rsidR="002246D8">
              <w:rPr>
                <w:rFonts w:hint="cs"/>
                <w:cs/>
              </w:rPr>
              <w:t xml:space="preserve">มีค่าเป็น </w:t>
            </w:r>
            <w:r w:rsidR="002246D8">
              <w:rPr>
                <w:rFonts w:cs="Angsana New"/>
                <w:cs/>
              </w:rPr>
              <w:t>“</w:t>
            </w:r>
            <w:r w:rsidR="002246D8">
              <w:t>Main</w:t>
            </w:r>
            <w:r w:rsidR="002246D8"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ดังนั้น </w:t>
            </w:r>
            <w:r w:rsidRPr="002246D8" w:rsidR="002246D8">
              <w:t>Balance Warning By Prompt</w:t>
            </w:r>
            <w:r w:rsidRPr="00EF1708" w:rsidR="002246D8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จะต้องเป็น </w:t>
            </w:r>
            <w:r>
              <w:t>Mandatory</w:t>
            </w:r>
          </w:p>
          <w:p w:rsidR="002246D8" w:rsidP="002246D8" w:rsidRDefault="002246D8" w14:paraId="52263CE4" w14:textId="77777777">
            <w:r>
              <w:t xml:space="preserve">{1} </w:t>
            </w:r>
            <w:r>
              <w:rPr>
                <w:rFonts w:cs="Angsana New"/>
                <w:cs/>
              </w:rPr>
              <w:t xml:space="preserve">= </w:t>
            </w:r>
            <w:r>
              <w:t>Customer Type</w:t>
            </w:r>
          </w:p>
          <w:p w:rsidRPr="006E77EC" w:rsidR="002246D8" w:rsidP="002246D8" w:rsidRDefault="002246D8" w14:paraId="22BD43CF" w14:textId="3C121EA7">
            <w:pPr>
              <w:rPr>
                <w:cs/>
              </w:rPr>
            </w:pPr>
            <w:r>
              <w:t xml:space="preserve">{2} </w:t>
            </w:r>
            <w:r>
              <w:rPr>
                <w:rFonts w:cs="Angsana New"/>
                <w:cs/>
              </w:rPr>
              <w:t xml:space="preserve">= </w:t>
            </w:r>
            <w:r>
              <w:t>Product Class</w:t>
            </w:r>
          </w:p>
        </w:tc>
        <w:tc>
          <w:tcPr>
            <w:tcW w:w="702" w:type="pct"/>
          </w:tcPr>
          <w:p w:rsidRPr="00386C12" w:rsidR="00956D16" w:rsidP="002246D8" w:rsidRDefault="00956D16" w14:paraId="51DF16DE" w14:textId="77777777">
            <w:r>
              <w:t>Yes</w:t>
            </w:r>
          </w:p>
        </w:tc>
      </w:tr>
      <w:tr w:rsidRPr="008979A8" w:rsidR="002246D8" w:rsidTr="002246D8" w14:paraId="134D7F2C" w14:textId="77777777">
        <w:tc>
          <w:tcPr>
            <w:tcW w:w="690" w:type="pct"/>
          </w:tcPr>
          <w:p w:rsidRPr="00E177F8" w:rsidR="002246D8" w:rsidP="002246D8" w:rsidRDefault="002246D8" w14:paraId="3A054A36" w14:textId="5CAFBFD2">
            <w:pPr>
              <w:pStyle w:val="BodyTextTable"/>
              <w:rPr>
                <w:rFonts w:ascii="CordiaUPC" w:hAnsi="CordiaUPC" w:eastAsiaTheme="minorHAnsi" w:cstheme="minorBidi"/>
                <w:sz w:val="28"/>
                <w:szCs w:val="28"/>
                <w:lang w:bidi="th-TH"/>
              </w:rPr>
            </w:pPr>
            <w:r>
              <w:rPr>
                <w:rFonts w:ascii="CordiaUPC" w:hAnsi="CordiaUPC" w:eastAsiaTheme="minorHAnsi" w:cstheme="minorBidi"/>
                <w:sz w:val="28"/>
                <w:szCs w:val="28"/>
                <w:lang w:bidi="th-TH"/>
              </w:rPr>
              <w:t>00004</w:t>
            </w:r>
          </w:p>
        </w:tc>
        <w:tc>
          <w:tcPr>
            <w:tcW w:w="1760" w:type="pct"/>
          </w:tcPr>
          <w:p w:rsidRPr="00A43D6C" w:rsidR="002246D8" w:rsidP="002246D8" w:rsidRDefault="002246D8" w14:paraId="77FCC584" w14:textId="201331AF">
            <w:r w:rsidRPr="002246D8">
              <w:t>Balance Warning By SMS1</w:t>
            </w:r>
            <w:r>
              <w:t xml:space="preserve"> is required  when C</w:t>
            </w:r>
            <w:r w:rsidRPr="00766CC1">
              <w:t>ustomer</w:t>
            </w:r>
            <w:r>
              <w:rPr>
                <w:rFonts w:cs="Angsana New"/>
                <w:cs/>
              </w:rPr>
              <w:t xml:space="preserve"> </w:t>
            </w:r>
            <w:r w:rsidRPr="00766CC1">
              <w:t>Type</w:t>
            </w:r>
            <w:r>
              <w:t xml:space="preserve"> is </w:t>
            </w:r>
            <w:r>
              <w:rPr>
                <w:rFonts w:cs="Angsana New"/>
                <w:cs/>
              </w:rPr>
              <w:t>“</w:t>
            </w:r>
            <w:r>
              <w:t>{1}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/>
                <w:cs/>
              </w:rPr>
              <w:t xml:space="preserve"> </w:t>
            </w:r>
            <w:r>
              <w:t>and Product Class is {2}</w:t>
            </w:r>
          </w:p>
        </w:tc>
        <w:tc>
          <w:tcPr>
            <w:tcW w:w="1848" w:type="pct"/>
          </w:tcPr>
          <w:p w:rsidR="002246D8" w:rsidP="002246D8" w:rsidRDefault="002246D8" w14:paraId="41FE2181" w14:textId="309B587C">
            <w:r>
              <w:rPr>
                <w:rFonts w:hint="cs"/>
                <w:cs/>
              </w:rPr>
              <w:t xml:space="preserve">ถ้า </w:t>
            </w:r>
            <w:r>
              <w:t xml:space="preserve">Customer Type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>
              <w:t>All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Product Class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t>Main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ดังนั้น </w:t>
            </w:r>
            <w:r w:rsidRPr="002246D8">
              <w:t>Balance Warning By SMS1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จะต้องเป็น </w:t>
            </w:r>
            <w:r>
              <w:t>Mandatory</w:t>
            </w:r>
          </w:p>
          <w:p w:rsidR="002246D8" w:rsidP="002246D8" w:rsidRDefault="002246D8" w14:paraId="4D582063" w14:textId="77777777">
            <w:r>
              <w:t xml:space="preserve">{1} </w:t>
            </w:r>
            <w:r>
              <w:rPr>
                <w:rFonts w:cs="Angsana New"/>
                <w:cs/>
              </w:rPr>
              <w:t xml:space="preserve">= </w:t>
            </w:r>
            <w:r>
              <w:t>Customer Type</w:t>
            </w:r>
          </w:p>
          <w:p w:rsidRPr="006E77EC" w:rsidR="002246D8" w:rsidP="002246D8" w:rsidRDefault="002246D8" w14:paraId="3732593B" w14:textId="48DF5D97">
            <w:r>
              <w:t xml:space="preserve">{2} </w:t>
            </w:r>
            <w:r>
              <w:rPr>
                <w:rFonts w:cs="Angsana New"/>
                <w:cs/>
              </w:rPr>
              <w:t xml:space="preserve">= </w:t>
            </w:r>
            <w:r>
              <w:t>Product Class</w:t>
            </w:r>
          </w:p>
        </w:tc>
        <w:tc>
          <w:tcPr>
            <w:tcW w:w="702" w:type="pct"/>
          </w:tcPr>
          <w:p w:rsidRPr="00E177F8" w:rsidR="002246D8" w:rsidP="002246D8" w:rsidRDefault="002246D8" w14:paraId="21960513" w14:textId="77777777">
            <w:r>
              <w:t>Yes</w:t>
            </w:r>
          </w:p>
        </w:tc>
      </w:tr>
      <w:tr w:rsidRPr="008979A8" w:rsidR="002246D8" w:rsidTr="002246D8" w14:paraId="31A7628F" w14:textId="77777777">
        <w:tc>
          <w:tcPr>
            <w:tcW w:w="690" w:type="pct"/>
          </w:tcPr>
          <w:p w:rsidRPr="00CF369E" w:rsidR="002246D8" w:rsidP="002246D8" w:rsidRDefault="002246D8" w14:paraId="1F148996" w14:textId="4F694FEF">
            <w:pPr>
              <w:pStyle w:val="BodyTextTable"/>
              <w:rPr>
                <w:rFonts w:ascii="CordiaUPC" w:hAnsi="CordiaUPC" w:eastAsiaTheme="minorHAnsi" w:cstheme="minorBidi"/>
                <w:sz w:val="28"/>
                <w:szCs w:val="28"/>
                <w:lang w:bidi="th-TH"/>
              </w:rPr>
            </w:pPr>
            <w:r>
              <w:rPr>
                <w:rFonts w:ascii="CordiaUPC" w:hAnsi="CordiaUPC" w:eastAsiaTheme="minorHAnsi" w:cstheme="minorBidi"/>
                <w:sz w:val="28"/>
                <w:szCs w:val="28"/>
                <w:lang w:bidi="th-TH"/>
              </w:rPr>
              <w:t>00004</w:t>
            </w:r>
          </w:p>
        </w:tc>
        <w:tc>
          <w:tcPr>
            <w:tcW w:w="1760" w:type="pct"/>
          </w:tcPr>
          <w:p w:rsidRPr="00A43D6C" w:rsidR="002246D8" w:rsidP="002246D8" w:rsidRDefault="002246D8" w14:paraId="71EF07B8" w14:textId="0ABF0D9F">
            <w:r w:rsidRPr="002246D8">
              <w:t xml:space="preserve">Prompt Alert Type </w:t>
            </w:r>
            <w:r>
              <w:t>is required  when C</w:t>
            </w:r>
            <w:r w:rsidRPr="00766CC1">
              <w:t>ustomer</w:t>
            </w:r>
            <w:r>
              <w:rPr>
                <w:rFonts w:cs="Angsana New"/>
                <w:cs/>
              </w:rPr>
              <w:t xml:space="preserve"> </w:t>
            </w:r>
            <w:r w:rsidRPr="00766CC1">
              <w:t>Type</w:t>
            </w:r>
            <w:r>
              <w:t xml:space="preserve"> is </w:t>
            </w:r>
            <w:r>
              <w:rPr>
                <w:rFonts w:cs="Angsana New"/>
                <w:cs/>
              </w:rPr>
              <w:t>“</w:t>
            </w:r>
            <w:r>
              <w:t>{1}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/>
                <w:cs/>
              </w:rPr>
              <w:t xml:space="preserve"> </w:t>
            </w:r>
            <w:r>
              <w:t>and Product Class is {2}</w:t>
            </w:r>
          </w:p>
        </w:tc>
        <w:tc>
          <w:tcPr>
            <w:tcW w:w="1848" w:type="pct"/>
          </w:tcPr>
          <w:p w:rsidR="002246D8" w:rsidP="002246D8" w:rsidRDefault="002246D8" w14:paraId="17753833" w14:textId="33106F13">
            <w:r>
              <w:rPr>
                <w:rFonts w:hint="cs"/>
                <w:cs/>
              </w:rPr>
              <w:t xml:space="preserve">ถ้า </w:t>
            </w:r>
            <w:r>
              <w:t xml:space="preserve">Customer Type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>
              <w:t>All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Product Class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t>Main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ดังนั้น </w:t>
            </w:r>
            <w:r w:rsidRPr="002246D8">
              <w:t>Prompt Alert Type</w:t>
            </w:r>
            <w:r w:rsidRPr="00EF1708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จะต้องเป็น </w:t>
            </w:r>
            <w:r>
              <w:t>Mandatory</w:t>
            </w:r>
          </w:p>
          <w:p w:rsidR="002246D8" w:rsidP="002246D8" w:rsidRDefault="002246D8" w14:paraId="06F9BE51" w14:textId="77777777">
            <w:r>
              <w:t xml:space="preserve">{1} </w:t>
            </w:r>
            <w:r>
              <w:rPr>
                <w:rFonts w:cs="Angsana New"/>
                <w:cs/>
              </w:rPr>
              <w:t xml:space="preserve">= </w:t>
            </w:r>
            <w:r>
              <w:t>Customer Type</w:t>
            </w:r>
          </w:p>
          <w:p w:rsidRPr="006E77EC" w:rsidR="002246D8" w:rsidP="002246D8" w:rsidRDefault="002246D8" w14:paraId="7A0821F0" w14:textId="3606EF56">
            <w:r>
              <w:t xml:space="preserve">{2} </w:t>
            </w:r>
            <w:r>
              <w:rPr>
                <w:rFonts w:cs="Angsana New"/>
                <w:cs/>
              </w:rPr>
              <w:t xml:space="preserve">= </w:t>
            </w:r>
            <w:r>
              <w:t>Product Class</w:t>
            </w:r>
          </w:p>
        </w:tc>
        <w:tc>
          <w:tcPr>
            <w:tcW w:w="702" w:type="pct"/>
          </w:tcPr>
          <w:p w:rsidRPr="00CF369E" w:rsidR="002246D8" w:rsidP="002246D8" w:rsidRDefault="002246D8" w14:paraId="250AFD62" w14:textId="77777777">
            <w:r>
              <w:t>Yes</w:t>
            </w:r>
          </w:p>
        </w:tc>
      </w:tr>
      <w:tr w:rsidRPr="008979A8" w:rsidR="002246D8" w:rsidTr="002246D8" w14:paraId="40D0E558" w14:textId="77777777">
        <w:tc>
          <w:tcPr>
            <w:tcW w:w="690" w:type="pct"/>
          </w:tcPr>
          <w:p w:rsidRPr="00C60F8A" w:rsidR="002246D8" w:rsidP="002246D8" w:rsidRDefault="002246D8" w14:paraId="7D7CC623" w14:textId="1D514A5A">
            <w:pPr>
              <w:pStyle w:val="BodyTextTable"/>
              <w:rPr>
                <w:rFonts w:ascii="CordiaUPC" w:hAnsi="CordiaUPC" w:eastAsiaTheme="minorHAnsi" w:cstheme="minorBidi"/>
                <w:sz w:val="28"/>
                <w:szCs w:val="28"/>
                <w:lang w:bidi="th-TH"/>
              </w:rPr>
            </w:pPr>
            <w:r>
              <w:rPr>
                <w:rFonts w:ascii="CordiaUPC" w:hAnsi="CordiaUPC" w:eastAsiaTheme="minorHAnsi" w:cstheme="minorBidi"/>
                <w:sz w:val="28"/>
                <w:szCs w:val="28"/>
                <w:lang w:bidi="th-TH"/>
              </w:rPr>
              <w:t>00004</w:t>
            </w:r>
          </w:p>
        </w:tc>
        <w:tc>
          <w:tcPr>
            <w:tcW w:w="1760" w:type="pct"/>
          </w:tcPr>
          <w:p w:rsidR="002246D8" w:rsidP="002246D8" w:rsidRDefault="002246D8" w14:paraId="36CA23C7" w14:textId="368B2555">
            <w:r w:rsidRPr="002246D8">
              <w:t xml:space="preserve">SMS Alert Type </w:t>
            </w:r>
            <w:r>
              <w:t>is required  when C</w:t>
            </w:r>
            <w:r w:rsidRPr="00766CC1">
              <w:t>ustomer</w:t>
            </w:r>
            <w:r>
              <w:rPr>
                <w:rFonts w:cs="Angsana New"/>
                <w:cs/>
              </w:rPr>
              <w:t xml:space="preserve"> </w:t>
            </w:r>
            <w:r w:rsidRPr="00766CC1">
              <w:t>Type</w:t>
            </w:r>
            <w:r>
              <w:t xml:space="preserve"> is </w:t>
            </w:r>
            <w:r>
              <w:rPr>
                <w:rFonts w:cs="Angsana New"/>
                <w:cs/>
              </w:rPr>
              <w:t>“</w:t>
            </w:r>
            <w:r>
              <w:t>{1}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/>
                <w:cs/>
              </w:rPr>
              <w:t xml:space="preserve"> </w:t>
            </w:r>
            <w:r>
              <w:t>and Product Class is {2}</w:t>
            </w:r>
          </w:p>
        </w:tc>
        <w:tc>
          <w:tcPr>
            <w:tcW w:w="1848" w:type="pct"/>
          </w:tcPr>
          <w:p w:rsidR="002246D8" w:rsidP="002246D8" w:rsidRDefault="002246D8" w14:paraId="23EDF0CD" w14:textId="77777777">
            <w:r>
              <w:rPr>
                <w:rFonts w:hint="cs"/>
                <w:cs/>
              </w:rPr>
              <w:t xml:space="preserve">ถ้า </w:t>
            </w:r>
            <w:r>
              <w:t xml:space="preserve">Customer Type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>
              <w:t>All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Product Class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t>Main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ดังนั้น </w:t>
            </w:r>
            <w:r w:rsidRPr="002246D8">
              <w:t>Balance Warning By Prompt</w:t>
            </w:r>
            <w:r w:rsidRPr="00EF1708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จะต้องเป็น </w:t>
            </w:r>
            <w:r>
              <w:t>Mandatory</w:t>
            </w:r>
          </w:p>
          <w:p w:rsidR="002246D8" w:rsidP="002246D8" w:rsidRDefault="002246D8" w14:paraId="7A3BC06F" w14:textId="77777777">
            <w:r>
              <w:t xml:space="preserve">{1} </w:t>
            </w:r>
            <w:r>
              <w:rPr>
                <w:rFonts w:cs="Angsana New"/>
                <w:cs/>
              </w:rPr>
              <w:t xml:space="preserve">= </w:t>
            </w:r>
            <w:r>
              <w:t>Customer Type</w:t>
            </w:r>
          </w:p>
          <w:p w:rsidRPr="00DC5806" w:rsidR="002246D8" w:rsidP="002246D8" w:rsidRDefault="002246D8" w14:paraId="03CB54E6" w14:textId="61526BF7">
            <w:r>
              <w:t xml:space="preserve">{2} </w:t>
            </w:r>
            <w:r>
              <w:rPr>
                <w:rFonts w:cs="Angsana New"/>
                <w:cs/>
              </w:rPr>
              <w:t xml:space="preserve">= </w:t>
            </w:r>
            <w:r>
              <w:t>Product Class</w:t>
            </w:r>
          </w:p>
        </w:tc>
        <w:tc>
          <w:tcPr>
            <w:tcW w:w="702" w:type="pct"/>
          </w:tcPr>
          <w:p w:rsidRPr="00C60F8A" w:rsidR="002246D8" w:rsidP="002246D8" w:rsidRDefault="002246D8" w14:paraId="2A84B999" w14:textId="77777777">
            <w:r>
              <w:t>Yes</w:t>
            </w:r>
          </w:p>
        </w:tc>
      </w:tr>
      <w:tr w:rsidRPr="008979A8" w:rsidR="00DD714C" w:rsidTr="002246D8" w14:paraId="3A9475CE" w14:textId="77777777">
        <w:tc>
          <w:tcPr>
            <w:tcW w:w="690" w:type="pct"/>
          </w:tcPr>
          <w:p w:rsidRPr="00245169" w:rsidR="00DD714C" w:rsidP="002246D8" w:rsidRDefault="00DD714C" w14:paraId="28FB34BE" w14:textId="6E02F368">
            <w:pPr>
              <w:pStyle w:val="BodyTextTable"/>
              <w:rPr>
                <w:rFonts w:ascii="CordiaUPC" w:hAnsi="CordiaUPC" w:eastAsiaTheme="minorHAnsi" w:cstheme="minorBidi"/>
                <w:sz w:val="28"/>
                <w:szCs w:val="28"/>
                <w:lang w:bidi="th-TH"/>
              </w:rPr>
            </w:pPr>
            <w:r>
              <w:rPr>
                <w:rFonts w:ascii="CordiaUPC" w:hAnsi="CordiaUPC" w:cs="CordiaUPC"/>
                <w:sz w:val="28"/>
                <w:szCs w:val="28"/>
              </w:rPr>
              <w:t>00023</w:t>
            </w:r>
          </w:p>
        </w:tc>
        <w:tc>
          <w:tcPr>
            <w:tcW w:w="1760" w:type="pct"/>
          </w:tcPr>
          <w:p w:rsidR="00DD714C" w:rsidP="002246D8" w:rsidRDefault="00DD714C" w14:paraId="48231359" w14:textId="1730E12A">
            <w:r w:rsidRPr="002246D8">
              <w:t>Balance Warning By Prompt</w:t>
            </w:r>
            <w:r w:rsidRPr="00EF1708">
              <w:rPr>
                <w:rFonts w:cs="Angsana New"/>
                <w:cs/>
              </w:rPr>
              <w:t xml:space="preserve"> </w:t>
            </w:r>
            <w:r>
              <w:t xml:space="preserve">must be 2 decimal </w:t>
            </w:r>
            <w:r>
              <w:rPr>
                <w:rFonts w:cs="Angsana New"/>
                <w:cs/>
              </w:rPr>
              <w:t>(</w:t>
            </w:r>
            <w:r>
              <w:t>Min 0, Max 10,000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1848" w:type="pct"/>
          </w:tcPr>
          <w:p w:rsidRPr="00DC5806" w:rsidR="00DD714C" w:rsidP="000430C8" w:rsidRDefault="00DD714C" w14:paraId="04AA0B43" w14:textId="7F51BF98">
            <w:r>
              <w:rPr>
                <w:rFonts w:hint="cs"/>
                <w:cs/>
              </w:rPr>
              <w:t xml:space="preserve">ถ้า </w:t>
            </w:r>
            <w:r w:rsidRPr="002246D8">
              <w:t>Balance Warning By Prompt</w:t>
            </w:r>
            <w:r w:rsidRPr="00EF1708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>มีค่า ดังนั้น</w:t>
            </w:r>
            <w:r w:rsidRPr="002259C2">
              <w:rPr>
                <w:rFonts w:cs="Angsana New"/>
                <w:cs/>
              </w:rPr>
              <w:t xml:space="preserve"> </w:t>
            </w:r>
            <w:r w:rsidRPr="002246D8">
              <w:t>Balance Warning By Prompt</w:t>
            </w:r>
            <w:r w:rsidRPr="00EF1708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จะต้องเป็นตัวเลขทศนิยม </w:t>
            </w:r>
            <w:r>
              <w:t xml:space="preserve">2 </w:t>
            </w:r>
            <w:r>
              <w:rPr>
                <w:rFonts w:hint="cs"/>
                <w:cs/>
              </w:rPr>
              <w:t xml:space="preserve">ตำแหน่งและมีค่าอยู่ในช่วง </w:t>
            </w:r>
            <w:r w:rsidR="00D07607">
              <w:t>0</w:t>
            </w:r>
            <w:r>
              <w:rPr>
                <w:rFonts w:cs="Angsana New"/>
                <w:cs/>
              </w:rPr>
              <w:t xml:space="preserve"> </w:t>
            </w:r>
            <w:r w:rsidR="000430C8">
              <w:rPr>
                <w:rFonts w:cs="Angsana New"/>
                <w:cs/>
              </w:rPr>
              <w:t>–</w:t>
            </w:r>
            <w:r>
              <w:rPr>
                <w:rFonts w:cs="Angsana New"/>
                <w:cs/>
              </w:rPr>
              <w:t xml:space="preserve"> </w:t>
            </w:r>
            <w:r w:rsidR="000430C8">
              <w:t>10,000</w:t>
            </w:r>
          </w:p>
        </w:tc>
        <w:tc>
          <w:tcPr>
            <w:tcW w:w="702" w:type="pct"/>
          </w:tcPr>
          <w:p w:rsidRPr="00DC5806" w:rsidR="00DD714C" w:rsidP="002246D8" w:rsidRDefault="00DD714C" w14:paraId="0A7EB939" w14:textId="6BB97CF9">
            <w:r>
              <w:rPr>
                <w:rFonts w:cs="CordiaUPC"/>
                <w:szCs w:val="36"/>
              </w:rPr>
              <w:t>Yes</w:t>
            </w:r>
          </w:p>
        </w:tc>
      </w:tr>
      <w:tr w:rsidRPr="008979A8" w:rsidR="00DD714C" w:rsidTr="002246D8" w14:paraId="3C4E413E" w14:textId="77777777">
        <w:tc>
          <w:tcPr>
            <w:tcW w:w="690" w:type="pct"/>
          </w:tcPr>
          <w:p w:rsidR="00DD714C" w:rsidP="002246D8" w:rsidRDefault="00DD714C" w14:paraId="6C783F38" w14:textId="47A984EA">
            <w:pPr>
              <w:pStyle w:val="BodyTextTable"/>
              <w:rPr>
                <w:rFonts w:ascii="CordiaUPC" w:hAnsi="CordiaUPC" w:eastAsiaTheme="minorHAnsi" w:cstheme="minorBidi"/>
                <w:sz w:val="28"/>
                <w:szCs w:val="28"/>
                <w:lang w:bidi="th-TH"/>
              </w:rPr>
            </w:pPr>
            <w:r>
              <w:rPr>
                <w:rFonts w:ascii="CordiaUPC" w:hAnsi="CordiaUPC" w:cs="CordiaUPC"/>
                <w:sz w:val="28"/>
                <w:szCs w:val="28"/>
              </w:rPr>
              <w:t>00023</w:t>
            </w:r>
          </w:p>
        </w:tc>
        <w:tc>
          <w:tcPr>
            <w:tcW w:w="1760" w:type="pct"/>
          </w:tcPr>
          <w:p w:rsidR="00DD714C" w:rsidP="00DD714C" w:rsidRDefault="00DD714C" w14:paraId="5C1E29F3" w14:textId="5DC48A46">
            <w:r w:rsidRPr="002246D8">
              <w:t>Balance Warning By SMS1</w:t>
            </w:r>
            <w:r>
              <w:t xml:space="preserve"> must be 2 decimal </w:t>
            </w:r>
            <w:r>
              <w:rPr>
                <w:rFonts w:cs="Angsana New"/>
                <w:cs/>
              </w:rPr>
              <w:t>(</w:t>
            </w:r>
            <w:r>
              <w:t>Min 0, Max 10,000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1848" w:type="pct"/>
          </w:tcPr>
          <w:p w:rsidRPr="00DC5806" w:rsidR="00DD714C" w:rsidP="00DD714C" w:rsidRDefault="00DD714C" w14:paraId="0C3C2A9E" w14:textId="0DD0107C">
            <w:r>
              <w:rPr>
                <w:rFonts w:hint="cs"/>
                <w:cs/>
              </w:rPr>
              <w:t xml:space="preserve">ถ้า </w:t>
            </w:r>
            <w:r w:rsidRPr="002246D8">
              <w:t>Balance Warning By SMS1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>มีค่า ดังนั้น</w:t>
            </w:r>
            <w:r w:rsidRPr="002259C2">
              <w:rPr>
                <w:rFonts w:cs="Angsana New"/>
                <w:cs/>
              </w:rPr>
              <w:t xml:space="preserve"> </w:t>
            </w:r>
            <w:r w:rsidRPr="002246D8">
              <w:t>Balance Warning By SMS1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จะต้องเป็นตัวเลขทศนิยม </w:t>
            </w:r>
            <w:r>
              <w:t xml:space="preserve">2 </w:t>
            </w:r>
            <w:r>
              <w:rPr>
                <w:rFonts w:hint="cs"/>
                <w:cs/>
              </w:rPr>
              <w:t xml:space="preserve">ตำแหน่งและมีค่าอยู่ในช่วง </w:t>
            </w:r>
            <w:r w:rsidR="00D07607">
              <w:t>0</w:t>
            </w:r>
            <w:r>
              <w:rPr>
                <w:rFonts w:cs="Angsana New"/>
                <w:cs/>
              </w:rPr>
              <w:t xml:space="preserve"> – </w:t>
            </w:r>
            <w:r>
              <w:t>10,000</w:t>
            </w:r>
          </w:p>
        </w:tc>
        <w:tc>
          <w:tcPr>
            <w:tcW w:w="702" w:type="pct"/>
          </w:tcPr>
          <w:p w:rsidRPr="00DC5806" w:rsidR="00DD714C" w:rsidP="002246D8" w:rsidRDefault="00DD714C" w14:paraId="7B3BB2FB" w14:textId="3482F7DF">
            <w:r>
              <w:rPr>
                <w:rFonts w:cs="CordiaUPC"/>
                <w:szCs w:val="36"/>
              </w:rPr>
              <w:t>Yes</w:t>
            </w:r>
          </w:p>
        </w:tc>
      </w:tr>
      <w:tr w:rsidRPr="008979A8" w:rsidR="00DD714C" w:rsidTr="002246D8" w14:paraId="50FCED7A" w14:textId="77777777">
        <w:tc>
          <w:tcPr>
            <w:tcW w:w="690" w:type="pct"/>
          </w:tcPr>
          <w:p w:rsidR="00DD714C" w:rsidP="002246D8" w:rsidRDefault="00DD714C" w14:paraId="25BD2526" w14:textId="281CE17D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hAnsi="CordiaUPC" w:cs="CordiaUPC"/>
                <w:sz w:val="28"/>
                <w:szCs w:val="28"/>
              </w:rPr>
              <w:t>00023</w:t>
            </w:r>
          </w:p>
        </w:tc>
        <w:tc>
          <w:tcPr>
            <w:tcW w:w="1760" w:type="pct"/>
          </w:tcPr>
          <w:p w:rsidRPr="002259C2" w:rsidR="00DD714C" w:rsidP="002246D8" w:rsidRDefault="00DD714C" w14:paraId="6446E304" w14:textId="286FF878">
            <w:r>
              <w:t xml:space="preserve">Balance Warning By SMS2 must be 2 decimal </w:t>
            </w:r>
            <w:r>
              <w:rPr>
                <w:rFonts w:cs="Angsana New"/>
                <w:cs/>
              </w:rPr>
              <w:t>(</w:t>
            </w:r>
            <w:r>
              <w:t>Min 0, Max 10,000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1848" w:type="pct"/>
          </w:tcPr>
          <w:p w:rsidR="00DD714C" w:rsidP="000430C8" w:rsidRDefault="00DD714C" w14:paraId="0E8003D9" w14:textId="3E07AB27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Balance Warning By SMS2 </w:t>
            </w:r>
            <w:r>
              <w:rPr>
                <w:rFonts w:hint="cs"/>
                <w:cs/>
              </w:rPr>
              <w:t>มีค่า ดังนั้น</w:t>
            </w:r>
            <w:r w:rsidRPr="002259C2">
              <w:rPr>
                <w:rFonts w:cs="Angsana New"/>
                <w:cs/>
              </w:rPr>
              <w:t xml:space="preserve"> </w:t>
            </w:r>
            <w:r>
              <w:t xml:space="preserve">Balance Warning By SMS2 </w:t>
            </w:r>
            <w:r>
              <w:rPr>
                <w:rFonts w:hint="cs"/>
                <w:cs/>
              </w:rPr>
              <w:t xml:space="preserve">จะต้องเป็นตัวเลขทศนิยม </w:t>
            </w:r>
            <w:r>
              <w:t xml:space="preserve">2 </w:t>
            </w:r>
            <w:r>
              <w:rPr>
                <w:rFonts w:hint="cs"/>
                <w:cs/>
              </w:rPr>
              <w:t xml:space="preserve">ตำแหน่งและมีค่าอยู่ในช่วง </w:t>
            </w:r>
            <w:r w:rsidR="00D07607">
              <w:t>0</w:t>
            </w:r>
            <w:r>
              <w:rPr>
                <w:rFonts w:cs="Angsana New"/>
                <w:cs/>
              </w:rPr>
              <w:t xml:space="preserve"> </w:t>
            </w:r>
            <w:r w:rsidR="000430C8">
              <w:rPr>
                <w:rFonts w:cs="Angsana New"/>
                <w:cs/>
              </w:rPr>
              <w:t>–</w:t>
            </w:r>
            <w:r>
              <w:rPr>
                <w:rFonts w:cs="Angsana New"/>
                <w:cs/>
              </w:rPr>
              <w:t xml:space="preserve"> </w:t>
            </w:r>
            <w:r w:rsidR="000430C8">
              <w:t>10,000</w:t>
            </w:r>
          </w:p>
        </w:tc>
        <w:tc>
          <w:tcPr>
            <w:tcW w:w="702" w:type="pct"/>
          </w:tcPr>
          <w:p w:rsidR="00DD714C" w:rsidP="002246D8" w:rsidRDefault="00DD714C" w14:paraId="602044D1" w14:textId="204C2E24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</w:tbl>
    <w:p w:rsidRPr="008979A8" w:rsidR="00956D16" w:rsidP="00BB3F68" w:rsidRDefault="00956D16" w14:paraId="2129BD52" w14:textId="77777777">
      <w:pPr>
        <w:pStyle w:val="Heading3"/>
        <w:numPr>
          <w:ilvl w:val="0"/>
          <w:numId w:val="93"/>
        </w:numPr>
        <w:rPr>
          <w:rFonts w:ascii="CordiaUPC" w:hAnsi="CordiaUPC" w:cs="CordiaUPC"/>
          <w:sz w:val="32"/>
          <w:szCs w:val="32"/>
        </w:rPr>
      </w:pPr>
      <w:r w:rsidRPr="008979A8">
        <w:rPr>
          <w:rFonts w:ascii="CordiaUPC" w:hAnsi="CordiaUPC" w:cs="CordiaUPC"/>
          <w:sz w:val="32"/>
          <w:szCs w:val="32"/>
        </w:rPr>
        <w:t>Mapping to DB</w:t>
      </w:r>
    </w:p>
    <w:tbl>
      <w:tblPr>
        <w:tblW w:w="4977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348"/>
        <w:gridCol w:w="2486"/>
        <w:gridCol w:w="4141"/>
      </w:tblGrid>
      <w:tr w:rsidRPr="008979A8" w:rsidR="00956D16" w:rsidTr="002246D8" w14:paraId="2C6A28B3" w14:textId="77777777">
        <w:trPr>
          <w:cantSplit/>
          <w:tblHeader/>
        </w:trPr>
        <w:tc>
          <w:tcPr>
            <w:tcW w:w="1308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956D16" w:rsidP="002246D8" w:rsidRDefault="00956D16" w14:paraId="5950A570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Database Table</w:t>
            </w:r>
          </w:p>
        </w:tc>
        <w:tc>
          <w:tcPr>
            <w:tcW w:w="1385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956D16" w:rsidP="002246D8" w:rsidRDefault="00956D16" w14:paraId="05E7B1CD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Database Column</w:t>
            </w:r>
          </w:p>
        </w:tc>
        <w:tc>
          <w:tcPr>
            <w:tcW w:w="2307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956D16" w:rsidP="002246D8" w:rsidRDefault="00956D16" w14:paraId="249CBF78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Field on Screen</w:t>
            </w:r>
          </w:p>
        </w:tc>
      </w:tr>
      <w:tr w:rsidRPr="008979A8" w:rsidR="00952880" w:rsidTr="002246D8" w14:paraId="3BA25D3B" w14:textId="77777777">
        <w:tc>
          <w:tcPr>
            <w:tcW w:w="1308" w:type="pct"/>
            <w:vMerge w:val="restart"/>
          </w:tcPr>
          <w:p w:rsidRPr="008979A8" w:rsidR="00952880" w:rsidP="002246D8" w:rsidRDefault="00952880" w14:paraId="7FA82727" w14:textId="4B84A1E3">
            <w:pPr>
              <w:rPr>
                <w:rFonts w:cs="CordiaUPC"/>
              </w:rPr>
            </w:pPr>
            <w:r>
              <w:t>MASS</w:t>
            </w:r>
            <w:r w:rsidRPr="00944318">
              <w:t>_</w:t>
            </w:r>
            <w:r>
              <w:t>BALANCE_WARNING</w:t>
            </w:r>
          </w:p>
        </w:tc>
        <w:tc>
          <w:tcPr>
            <w:tcW w:w="1385" w:type="pct"/>
          </w:tcPr>
          <w:p w:rsidRPr="008979A8" w:rsidR="00952880" w:rsidP="002246D8" w:rsidRDefault="00952880" w14:paraId="70F2F1FC" w14:textId="5E577499">
            <w:pPr>
              <w:spacing w:after="0"/>
              <w:rPr>
                <w:rFonts w:cs="CordiaUPC"/>
              </w:rPr>
            </w:pPr>
            <w:r w:rsidRPr="00944318">
              <w:t>ROW_ID</w:t>
            </w:r>
          </w:p>
        </w:tc>
        <w:tc>
          <w:tcPr>
            <w:tcW w:w="2307" w:type="pct"/>
          </w:tcPr>
          <w:p w:rsidR="00952880" w:rsidP="002246D8" w:rsidRDefault="00952880" w14:paraId="333A4343" w14:textId="77777777">
            <w:pPr>
              <w:spacing w:after="0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ครั้งแรก</w:t>
            </w:r>
          </w:p>
          <w:p w:rsidR="00952880" w:rsidP="002246D8" w:rsidRDefault="00952880" w14:paraId="5D333EC6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ให้ระบบ </w:t>
            </w:r>
            <w:r>
              <w:rPr>
                <w:rFonts w:cs="CordiaUPC"/>
              </w:rPr>
              <w:t xml:space="preserve">Auto Generate </w:t>
            </w:r>
          </w:p>
          <w:p w:rsidR="00952880" w:rsidP="002246D8" w:rsidRDefault="00952880" w14:paraId="11FC1F2E" w14:textId="77777777">
            <w:pPr>
              <w:spacing w:after="0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ครั้งถัดไป</w:t>
            </w:r>
          </w:p>
          <w:p w:rsidRPr="008979A8" w:rsidR="00952880" w:rsidP="002246D8" w:rsidRDefault="00952880" w14:paraId="1044D4BF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ให้ใช้ </w:t>
            </w:r>
            <w:r>
              <w:rPr>
                <w:rFonts w:cs="CordiaUPC"/>
              </w:rPr>
              <w:t xml:space="preserve">Row ID </w:t>
            </w:r>
            <w:r>
              <w:rPr>
                <w:rFonts w:hint="cs" w:cs="Angsana New"/>
                <w:cs/>
              </w:rPr>
              <w:t>เดิม</w:t>
            </w:r>
          </w:p>
        </w:tc>
      </w:tr>
      <w:tr w:rsidRPr="008979A8" w:rsidR="00952880" w:rsidTr="002246D8" w14:paraId="5657A67D" w14:textId="77777777">
        <w:tc>
          <w:tcPr>
            <w:tcW w:w="1308" w:type="pct"/>
            <w:vMerge/>
          </w:tcPr>
          <w:p w:rsidRPr="008979A8" w:rsidR="00952880" w:rsidP="002246D8" w:rsidRDefault="00952880" w14:paraId="5EDF82F6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952880" w:rsidP="002246D8" w:rsidRDefault="00952880" w14:paraId="3FB0121A" w14:textId="524ACC5F">
            <w:r>
              <w:t>MASS</w:t>
            </w:r>
            <w:r w:rsidRPr="00944318">
              <w:t>_PO</w:t>
            </w:r>
            <w:r w:rsidR="00647978">
              <w:t>_DETAIL</w:t>
            </w:r>
            <w:r w:rsidRPr="00944318">
              <w:t>_ROW_ID</w:t>
            </w:r>
          </w:p>
        </w:tc>
        <w:tc>
          <w:tcPr>
            <w:tcW w:w="2307" w:type="pct"/>
          </w:tcPr>
          <w:p w:rsidR="00952880" w:rsidP="002246D8" w:rsidRDefault="00952880" w14:paraId="60B33726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>ให้</w:t>
            </w:r>
            <w:r w:rsidRPr="008979A8">
              <w:rPr>
                <w:rFonts w:cs="Angsana New"/>
                <w:cs/>
              </w:rPr>
              <w:t>ใช้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CordiaUPC"/>
              </w:rPr>
              <w:t>MASS</w:t>
            </w:r>
            <w:r w:rsidRPr="008979A8">
              <w:rPr>
                <w:rFonts w:cs="CordiaUPC"/>
              </w:rPr>
              <w:t>_P</w:t>
            </w:r>
            <w:r>
              <w:rPr>
                <w:rFonts w:cs="CordiaUPC"/>
              </w:rPr>
              <w:t>O_DETAIL</w:t>
            </w:r>
            <w:r w:rsidRPr="008979A8">
              <w:rPr>
                <w:rFonts w:cs="Angsana New"/>
                <w:cs/>
              </w:rPr>
              <w:t>.</w:t>
            </w:r>
            <w:r w:rsidRPr="008979A8">
              <w:rPr>
                <w:rFonts w:cs="CordiaUPC"/>
              </w:rPr>
              <w:t>ROW_ID</w:t>
            </w:r>
            <w:r>
              <w:rPr>
                <w:rFonts w:hint="cs" w:cs="Angsana New"/>
                <w:cs/>
              </w:rPr>
              <w:t xml:space="preserve"> เดิม</w:t>
            </w:r>
          </w:p>
        </w:tc>
      </w:tr>
      <w:tr w:rsidRPr="008979A8" w:rsidR="00952880" w:rsidTr="002246D8" w14:paraId="7520EA0B" w14:textId="77777777">
        <w:tc>
          <w:tcPr>
            <w:tcW w:w="1308" w:type="pct"/>
            <w:vMerge/>
          </w:tcPr>
          <w:p w:rsidRPr="008979A8" w:rsidR="00952880" w:rsidP="002246D8" w:rsidRDefault="00952880" w14:paraId="7B9AE2A5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952880" w:rsidP="002246D8" w:rsidRDefault="00952880" w14:paraId="7FF5E0F4" w14:textId="0341CBA4">
            <w:pPr>
              <w:spacing w:after="0"/>
              <w:rPr>
                <w:rFonts w:cs="CordiaUPC"/>
              </w:rPr>
            </w:pPr>
            <w:r>
              <w:t>BALANCE_WARNING_PROMPT</w:t>
            </w:r>
          </w:p>
        </w:tc>
        <w:tc>
          <w:tcPr>
            <w:tcW w:w="2307" w:type="pct"/>
          </w:tcPr>
          <w:p w:rsidRPr="00B06728" w:rsidR="00952880" w:rsidP="002246D8" w:rsidRDefault="00952880" w14:paraId="16C3EB27" w14:textId="2EB0E987">
            <w:r>
              <w:t>balanceWarningByPrompt</w:t>
            </w:r>
          </w:p>
        </w:tc>
      </w:tr>
      <w:tr w:rsidRPr="008979A8" w:rsidR="00952880" w:rsidTr="002246D8" w14:paraId="4F9183A4" w14:textId="77777777">
        <w:tc>
          <w:tcPr>
            <w:tcW w:w="1308" w:type="pct"/>
            <w:vMerge/>
          </w:tcPr>
          <w:p w:rsidRPr="008979A8" w:rsidR="00952880" w:rsidP="002246D8" w:rsidRDefault="00952880" w14:paraId="0ABF8EA7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952880" w:rsidP="00952880" w:rsidRDefault="00952880" w14:paraId="45425B62" w14:textId="07F01414">
            <w:r>
              <w:t>BALANCE_WARNING_SMS1</w:t>
            </w:r>
          </w:p>
        </w:tc>
        <w:tc>
          <w:tcPr>
            <w:tcW w:w="2307" w:type="pct"/>
          </w:tcPr>
          <w:p w:rsidR="00952880" w:rsidP="002246D8" w:rsidRDefault="00952880" w14:paraId="1DB8A4A8" w14:textId="299B338F">
            <w:pPr>
              <w:rPr>
                <w:rFonts w:cs="CordiaUPC"/>
                <w:cs/>
              </w:rPr>
            </w:pPr>
            <w:r>
              <w:t>balanceWarningBySMS1</w:t>
            </w:r>
          </w:p>
        </w:tc>
      </w:tr>
      <w:tr w:rsidRPr="008979A8" w:rsidR="00952880" w:rsidTr="002246D8" w14:paraId="581EAB5E" w14:textId="77777777">
        <w:tc>
          <w:tcPr>
            <w:tcW w:w="1308" w:type="pct"/>
            <w:vMerge/>
          </w:tcPr>
          <w:p w:rsidRPr="008979A8" w:rsidR="00952880" w:rsidP="002246D8" w:rsidRDefault="00952880" w14:paraId="1C7416C7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952880" w:rsidP="00952880" w:rsidRDefault="00952880" w14:paraId="2C9A8EDC" w14:textId="01E88785">
            <w:r>
              <w:t>BALANCE_WARNING_SMS2</w:t>
            </w:r>
          </w:p>
        </w:tc>
        <w:tc>
          <w:tcPr>
            <w:tcW w:w="2307" w:type="pct"/>
          </w:tcPr>
          <w:p w:rsidR="00952880" w:rsidP="002246D8" w:rsidRDefault="00952880" w14:paraId="40675B19" w14:textId="305A73D4">
            <w:pPr>
              <w:rPr>
                <w:rFonts w:cs="CordiaUPC"/>
              </w:rPr>
            </w:pPr>
            <w:r>
              <w:t>balanceWarningBySMS2</w:t>
            </w:r>
          </w:p>
        </w:tc>
      </w:tr>
      <w:tr w:rsidRPr="008979A8" w:rsidR="00952880" w:rsidTr="002246D8" w14:paraId="05D6C030" w14:textId="77777777">
        <w:tc>
          <w:tcPr>
            <w:tcW w:w="1308" w:type="pct"/>
            <w:vMerge/>
          </w:tcPr>
          <w:p w:rsidRPr="008979A8" w:rsidR="00952880" w:rsidP="002246D8" w:rsidRDefault="00952880" w14:paraId="2BA11475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952880" w:rsidP="002246D8" w:rsidRDefault="00952880" w14:paraId="11314C8A" w14:textId="17497060">
            <w:r>
              <w:t>PROMPT_ALERT_TYPE</w:t>
            </w:r>
          </w:p>
        </w:tc>
        <w:tc>
          <w:tcPr>
            <w:tcW w:w="2307" w:type="pct"/>
          </w:tcPr>
          <w:p w:rsidR="00952880" w:rsidP="002246D8" w:rsidRDefault="00952880" w14:paraId="2B520D58" w14:textId="5D1360C6">
            <w:pPr>
              <w:rPr>
                <w:rFonts w:cs="CordiaUPC"/>
              </w:rPr>
            </w:pPr>
            <w:r>
              <w:t>promptAlertType</w:t>
            </w:r>
          </w:p>
        </w:tc>
      </w:tr>
      <w:tr w:rsidRPr="008979A8" w:rsidR="00952880" w:rsidTr="002246D8" w14:paraId="0DF52CEB" w14:textId="77777777">
        <w:tc>
          <w:tcPr>
            <w:tcW w:w="1308" w:type="pct"/>
            <w:vMerge/>
          </w:tcPr>
          <w:p w:rsidRPr="008979A8" w:rsidR="00952880" w:rsidP="002246D8" w:rsidRDefault="00952880" w14:paraId="1A97B566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952880" w:rsidP="002246D8" w:rsidRDefault="00952880" w14:paraId="0CBECA8D" w14:textId="7768D5A2">
            <w:r>
              <w:t>SMS_ALERT_TYPE</w:t>
            </w:r>
          </w:p>
        </w:tc>
        <w:tc>
          <w:tcPr>
            <w:tcW w:w="2307" w:type="pct"/>
          </w:tcPr>
          <w:p w:rsidR="00952880" w:rsidP="002246D8" w:rsidRDefault="00952880" w14:paraId="0E6D30C8" w14:textId="30E726AF">
            <w:pPr>
              <w:rPr>
                <w:rFonts w:cs="CordiaUPC"/>
              </w:rPr>
            </w:pPr>
            <w:r>
              <w:t>smsAlertType</w:t>
            </w:r>
          </w:p>
        </w:tc>
      </w:tr>
    </w:tbl>
    <w:p w:rsidR="00786A8C" w:rsidP="00786A8C" w:rsidRDefault="00786A8C" w14:paraId="4A136A63" w14:textId="7410F307">
      <w:pPr>
        <w:pStyle w:val="Heading2"/>
        <w:numPr>
          <w:ilvl w:val="0"/>
          <w:numId w:val="1"/>
        </w:numPr>
        <w:ind w:left="426" w:hanging="426"/>
        <w:rPr>
          <w:rFonts w:ascii="CordiaUPC" w:hAnsi="CordiaUPC" w:cs="CordiaUPC"/>
          <w:sz w:val="36"/>
          <w:szCs w:val="36"/>
        </w:rPr>
      </w:pPr>
      <w:r>
        <w:rPr>
          <w:rFonts w:ascii="CordiaUPC" w:hAnsi="CordiaUPC" w:cs="CordiaUPC"/>
          <w:sz w:val="36"/>
          <w:szCs w:val="36"/>
        </w:rPr>
        <w:t>Mass Transfer</w:t>
      </w:r>
    </w:p>
    <w:p w:rsidRPr="00180BBA" w:rsidR="00786A8C" w:rsidP="00BB3F68" w:rsidRDefault="00786A8C" w14:paraId="65E53792" w14:textId="77777777">
      <w:pPr>
        <w:pStyle w:val="Heading3"/>
        <w:numPr>
          <w:ilvl w:val="0"/>
          <w:numId w:val="95"/>
        </w:numPr>
        <w:rPr>
          <w:rFonts w:ascii="CordiaUPC" w:hAnsi="CordiaUPC" w:cs="CordiaUPC"/>
          <w:sz w:val="32"/>
          <w:szCs w:val="40"/>
        </w:rPr>
      </w:pPr>
      <w:r w:rsidRPr="00180BBA">
        <w:rPr>
          <w:rFonts w:ascii="CordiaUPC" w:hAnsi="CordiaUPC" w:cs="CordiaUPC"/>
          <w:sz w:val="32"/>
          <w:szCs w:val="40"/>
        </w:rPr>
        <w:t>Field on Screen</w:t>
      </w:r>
    </w:p>
    <w:tbl>
      <w:tblPr>
        <w:tblW w:w="4977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522"/>
        <w:gridCol w:w="1937"/>
        <w:gridCol w:w="5516"/>
      </w:tblGrid>
      <w:tr w:rsidRPr="008979A8" w:rsidR="00786A8C" w:rsidTr="00D754FA" w14:paraId="769CA14A" w14:textId="77777777">
        <w:trPr>
          <w:cantSplit/>
          <w:tblHeader/>
        </w:trPr>
        <w:tc>
          <w:tcPr>
            <w:tcW w:w="848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786A8C" w:rsidP="00D754FA" w:rsidRDefault="00786A8C" w14:paraId="2591D38D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Field Name</w:t>
            </w:r>
          </w:p>
        </w:tc>
        <w:tc>
          <w:tcPr>
            <w:tcW w:w="1079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786A8C" w:rsidP="00D754FA" w:rsidRDefault="00786A8C" w14:paraId="666D9732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Type</w:t>
            </w:r>
          </w:p>
        </w:tc>
        <w:tc>
          <w:tcPr>
            <w:tcW w:w="3073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786A8C" w:rsidP="00D754FA" w:rsidRDefault="00786A8C" w14:paraId="154E443D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Comments</w:t>
            </w:r>
          </w:p>
        </w:tc>
      </w:tr>
      <w:tr w:rsidRPr="008979A8" w:rsidR="00786A8C" w:rsidTr="00D754FA" w14:paraId="64F01154" w14:textId="77777777">
        <w:trPr>
          <w:trHeight w:val="111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786A8C" w:rsidP="00D754FA" w:rsidRDefault="00786A8C" w14:paraId="71E47882" w14:textId="77443FB7">
            <w:pPr>
              <w:pStyle w:val="HeaderTable"/>
            </w:pPr>
            <w:r>
              <w:t>Transfer Section</w:t>
            </w:r>
          </w:p>
        </w:tc>
      </w:tr>
      <w:tr w:rsidRPr="008979A8" w:rsidR="00786A8C" w:rsidTr="00D754FA" w14:paraId="5C183FD4" w14:textId="77777777">
        <w:trPr>
          <w:trHeight w:val="111"/>
        </w:trPr>
        <w:tc>
          <w:tcPr>
            <w:tcW w:w="848" w:type="pct"/>
          </w:tcPr>
          <w:p w:rsidR="00786A8C" w:rsidP="00D754FA" w:rsidRDefault="00786A8C" w14:paraId="68D5B854" w14:textId="28B424C4">
            <w:r>
              <w:t>allowTransfer</w:t>
            </w:r>
          </w:p>
        </w:tc>
        <w:tc>
          <w:tcPr>
            <w:tcW w:w="1079" w:type="pct"/>
          </w:tcPr>
          <w:p w:rsidR="00786A8C" w:rsidP="00D754FA" w:rsidRDefault="00786A8C" w14:paraId="6A0D4F2C" w14:textId="724A6619">
            <w:r>
              <w:t>Radio Button</w:t>
            </w:r>
          </w:p>
        </w:tc>
        <w:tc>
          <w:tcPr>
            <w:tcW w:w="3073" w:type="pct"/>
          </w:tcPr>
          <w:p w:rsidR="00786A8C" w:rsidP="00786A8C" w:rsidRDefault="00786A8C" w14:paraId="65481F99" w14:textId="77777777">
            <w:pPr>
              <w:rPr>
                <w:color w:val="FF0000"/>
              </w:rPr>
            </w:pPr>
            <w:r>
              <w:t xml:space="preserve">Label </w:t>
            </w:r>
            <w:r>
              <w:rPr>
                <w:cs/>
              </w:rPr>
              <w:t xml:space="preserve">: </w:t>
            </w:r>
            <w:r w:rsidRPr="00656C50">
              <w:rPr>
                <w:color w:val="FF0000"/>
                <w:cs/>
              </w:rPr>
              <w:t>*</w:t>
            </w:r>
            <w:r>
              <w:rPr>
                <w:color w:val="FF0000"/>
              </w:rPr>
              <w:t>Allow Transfer</w:t>
            </w:r>
          </w:p>
          <w:p w:rsidR="00786A8C" w:rsidP="00786A8C" w:rsidRDefault="00786A8C" w14:paraId="7D816626" w14:textId="77777777">
            <w:pPr>
              <w:rPr>
                <w:rFonts w:cs="CordiaUPC"/>
              </w:rPr>
            </w:pPr>
            <w:r>
              <w:t xml:space="preserve">List of Value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‘</w:t>
            </w:r>
            <w:r>
              <w:rPr>
                <w:rFonts w:cs="CordiaUPC"/>
              </w:rPr>
              <w:t>YesNoIndicator</w:t>
            </w:r>
            <w:r>
              <w:rPr>
                <w:rFonts w:cs="Angsana New"/>
                <w:cs/>
              </w:rPr>
              <w:t>’</w:t>
            </w:r>
          </w:p>
          <w:p w:rsidR="006D5D55" w:rsidP="006D5D55" w:rsidRDefault="00786A8C" w14:paraId="2270914C" w14:textId="1F43CAAB">
            <w:pPr>
              <w:rPr>
                <w:cs/>
              </w:rPr>
            </w:pPr>
            <w:r>
              <w:rPr>
                <w:rFonts w:hint="cs" w:cs="Angsana New"/>
                <w:cs/>
              </w:rPr>
              <w:t>เมื่อเลือก</w:t>
            </w:r>
            <w:r>
              <w:t xml:space="preserve"> AllowTransfer</w:t>
            </w:r>
            <w:r w:rsidR="006D5D55">
              <w:rPr>
                <w:rFonts w:cs="Angsana New"/>
                <w:cs/>
              </w:rPr>
              <w:t xml:space="preserve"> </w:t>
            </w:r>
            <w:r w:rsidR="006D5D55">
              <w:rPr>
                <w:rFonts w:hint="cs"/>
                <w:cs/>
              </w:rPr>
              <w:t xml:space="preserve">มีค่าเป็น </w:t>
            </w:r>
            <w:r w:rsidR="006D5D55">
              <w:rPr>
                <w:rFonts w:cs="Angsana New"/>
                <w:cs/>
              </w:rPr>
              <w:t>“</w:t>
            </w:r>
            <w:r w:rsidR="006D5D55">
              <w:t>Yes</w:t>
            </w:r>
            <w:r w:rsidR="006D5D55">
              <w:rPr>
                <w:rFonts w:cs="Angsana New"/>
                <w:cs/>
              </w:rPr>
              <w:t xml:space="preserve">” </w:t>
            </w:r>
            <w:r w:rsidR="006D5D55">
              <w:rPr>
                <w:rFonts w:hint="cs"/>
                <w:cs/>
              </w:rPr>
              <w:t xml:space="preserve">ให้ทำการ </w:t>
            </w:r>
            <w:r w:rsidR="006D5D55">
              <w:t xml:space="preserve">Default </w:t>
            </w:r>
            <w:r w:rsidR="006D5D55">
              <w:rPr>
                <w:rFonts w:hint="cs"/>
                <w:cs/>
              </w:rPr>
              <w:t xml:space="preserve">ค่าที่ </w:t>
            </w:r>
            <w:r w:rsidR="006D5D55">
              <w:t xml:space="preserve">Field </w:t>
            </w:r>
            <w:r w:rsidR="006D5D55">
              <w:rPr>
                <w:rFonts w:hint="cs"/>
                <w:cs/>
              </w:rPr>
              <w:t>ดังต่อไปนี้</w:t>
            </w:r>
          </w:p>
          <w:p w:rsidR="006D5D55" w:rsidP="006D5D55" w:rsidRDefault="006D5D55" w14:paraId="5382CD00" w14:textId="2B0D6607">
            <w:pPr>
              <w:pStyle w:val="ListParagraph"/>
              <w:numPr>
                <w:ilvl w:val="0"/>
                <w:numId w:val="147"/>
              </w:numPr>
              <w:spacing w:after="160" w:line="259" w:lineRule="auto"/>
            </w:pPr>
            <w:r>
              <w:t>t</w:t>
            </w:r>
            <w:r w:rsidRPr="001624DE">
              <w:t>ransferBalanceAfter</w:t>
            </w:r>
            <w:r>
              <w:rPr>
                <w:rFonts w:cs="Angsana New"/>
                <w:cs/>
              </w:rPr>
              <w:t xml:space="preserve"> = </w:t>
            </w:r>
            <w:r>
              <w:t>90</w:t>
            </w:r>
          </w:p>
          <w:p w:rsidR="006D5D55" w:rsidP="006D5D55" w:rsidRDefault="006D5D55" w14:paraId="5BFF6246" w14:textId="78CBF588">
            <w:pPr>
              <w:pStyle w:val="ListParagraph"/>
              <w:numPr>
                <w:ilvl w:val="0"/>
                <w:numId w:val="147"/>
              </w:numPr>
              <w:spacing w:after="160" w:line="259" w:lineRule="auto"/>
            </w:pPr>
            <w:r>
              <w:t>t</w:t>
            </w:r>
            <w:r w:rsidRPr="001624DE">
              <w:t>ransferValidityAfter</w:t>
            </w:r>
            <w:r>
              <w:rPr>
                <w:rFonts w:cs="Angsana New"/>
                <w:cs/>
              </w:rPr>
              <w:t xml:space="preserve"> = </w:t>
            </w:r>
            <w:r>
              <w:t>90</w:t>
            </w:r>
          </w:p>
          <w:p w:rsidR="006D5D55" w:rsidP="006D5D55" w:rsidRDefault="006D5D55" w14:paraId="6F69F922" w14:textId="00EBCA60">
            <w:pPr>
              <w:pStyle w:val="ListParagraph"/>
              <w:numPr>
                <w:ilvl w:val="0"/>
                <w:numId w:val="147"/>
              </w:numPr>
              <w:spacing w:after="160" w:line="259" w:lineRule="auto"/>
            </w:pPr>
            <w:r>
              <w:t>r</w:t>
            </w:r>
            <w:r w:rsidRPr="001624DE">
              <w:t>eceiveBalanceAfter</w:t>
            </w:r>
            <w:r>
              <w:rPr>
                <w:rFonts w:cs="Angsana New"/>
                <w:cs/>
              </w:rPr>
              <w:t xml:space="preserve"> = </w:t>
            </w:r>
            <w:r>
              <w:t>0</w:t>
            </w:r>
          </w:p>
          <w:p w:rsidR="00786A8C" w:rsidP="007D7F67" w:rsidRDefault="006D5D55" w14:paraId="19D7C54F" w14:textId="77777777">
            <w:pPr>
              <w:pStyle w:val="ListParagraph"/>
              <w:numPr>
                <w:ilvl w:val="0"/>
                <w:numId w:val="147"/>
              </w:numPr>
              <w:spacing w:after="160" w:line="259" w:lineRule="auto"/>
            </w:pPr>
            <w:r>
              <w:t>r</w:t>
            </w:r>
            <w:r w:rsidRPr="001624DE">
              <w:t>eceiveValidityAfter</w:t>
            </w:r>
            <w:r>
              <w:rPr>
                <w:rFonts w:cs="Angsana New"/>
                <w:cs/>
              </w:rPr>
              <w:t xml:space="preserve"> = </w:t>
            </w:r>
            <w:r>
              <w:t>0</w:t>
            </w:r>
          </w:p>
          <w:p w:rsidR="006D0265" w:rsidP="006D0265" w:rsidRDefault="006D0265" w14:paraId="09B101A3" w14:textId="2E57E656">
            <w:pPr>
              <w:pStyle w:val="ListParagraph"/>
              <w:numPr>
                <w:ilvl w:val="0"/>
                <w:numId w:val="147"/>
              </w:numPr>
              <w:spacing w:after="160" w:line="259" w:lineRule="auto"/>
            </w:pPr>
            <w:r>
              <w:t xml:space="preserve">transferFee </w:t>
            </w:r>
            <w:r>
              <w:rPr>
                <w:rFonts w:cs="Angsana New"/>
                <w:cs/>
              </w:rPr>
              <w:t xml:space="preserve">= </w:t>
            </w:r>
            <w:r>
              <w:t>3</w:t>
            </w:r>
          </w:p>
          <w:p w:rsidR="006D0265" w:rsidP="006D0265" w:rsidRDefault="006D0265" w14:paraId="66988435" w14:textId="7D2C39B2">
            <w:pPr>
              <w:pStyle w:val="ListParagraph"/>
              <w:numPr>
                <w:ilvl w:val="0"/>
                <w:numId w:val="147"/>
              </w:numPr>
              <w:spacing w:after="160" w:line="259" w:lineRule="auto"/>
            </w:pPr>
            <w:r>
              <w:t xml:space="preserve">balanceTransferLimit </w:t>
            </w:r>
            <w:r>
              <w:rPr>
                <w:rFonts w:cs="Angsana New"/>
                <w:cs/>
              </w:rPr>
              <w:t xml:space="preserve">= </w:t>
            </w:r>
            <w:r>
              <w:t>5000</w:t>
            </w:r>
          </w:p>
          <w:p w:rsidR="006D0265" w:rsidP="006D0265" w:rsidRDefault="006D0265" w14:paraId="4EE50AE1" w14:textId="77777777">
            <w:pPr>
              <w:pStyle w:val="ListParagraph"/>
              <w:numPr>
                <w:ilvl w:val="0"/>
                <w:numId w:val="147"/>
              </w:numPr>
              <w:spacing w:after="160" w:line="259" w:lineRule="auto"/>
            </w:pPr>
            <w:r>
              <w:t xml:space="preserve">validityTransferLimit </w:t>
            </w:r>
            <w:r>
              <w:rPr>
                <w:rFonts w:cs="Angsana New"/>
                <w:cs/>
              </w:rPr>
              <w:t xml:space="preserve">= </w:t>
            </w:r>
            <w:r>
              <w:t>0</w:t>
            </w:r>
          </w:p>
          <w:p w:rsidR="006D0265" w:rsidP="006D0265" w:rsidRDefault="006D0265" w14:paraId="43DF2BB6" w14:textId="5C715E72">
            <w:pPr>
              <w:pStyle w:val="ListParagraph"/>
              <w:numPr>
                <w:ilvl w:val="0"/>
                <w:numId w:val="147"/>
              </w:numPr>
              <w:spacing w:after="160" w:line="259" w:lineRule="auto"/>
            </w:pPr>
            <w:r>
              <w:t>Discount Rate Table</w:t>
            </w:r>
            <w:r w:rsidR="00A51C62">
              <w:rPr>
                <w:rFonts w:cs="Angsana New"/>
                <w:cs/>
              </w:rPr>
              <w:t xml:space="preserve">  (</w:t>
            </w:r>
            <w:r w:rsidR="00A51C62">
              <w:t>Channel</w:t>
            </w:r>
            <w:r w:rsidR="00A51C62">
              <w:rPr>
                <w:rFonts w:hint="cs"/>
                <w:cs/>
              </w:rPr>
              <w:t xml:space="preserve"> ที่จะ </w:t>
            </w:r>
            <w:r w:rsidR="00A51C62">
              <w:t xml:space="preserve">Default </w:t>
            </w:r>
            <w:r w:rsidR="00A51C62">
              <w:rPr>
                <w:rFonts w:hint="cs"/>
                <w:cs/>
              </w:rPr>
              <w:t xml:space="preserve">ค่าดึงมาจาก </w:t>
            </w:r>
            <w:r w:rsidR="00A51C62">
              <w:t xml:space="preserve">DB </w:t>
            </w:r>
            <w:r w:rsidR="00A51C62">
              <w:rPr>
                <w:rFonts w:hint="cs"/>
                <w:cs/>
              </w:rPr>
              <w:t>ที่</w:t>
            </w:r>
            <w:r w:rsidR="00A51C62">
              <w:t xml:space="preserve"> Table</w:t>
            </w:r>
            <w:r w:rsidR="00A51C62">
              <w:rPr>
                <w:rFonts w:hint="cs"/>
                <w:cs/>
              </w:rPr>
              <w:t xml:space="preserve"> </w:t>
            </w:r>
            <w:r w:rsidR="00A51C62">
              <w:t>SALE_CHANNEL</w:t>
            </w:r>
            <w:r w:rsidRPr="002B59E6" w:rsidR="00A51C62">
              <w:rPr>
                <w:rFonts w:cs="Angsana New"/>
                <w:cs/>
              </w:rPr>
              <w:t xml:space="preserve"> </w:t>
            </w:r>
            <w:r w:rsidR="00A51C62">
              <w:rPr>
                <w:rFonts w:hint="cs"/>
                <w:cs/>
              </w:rPr>
              <w:t xml:space="preserve">โดย </w:t>
            </w:r>
            <w:r w:rsidR="00A51C62">
              <w:t>sale_channel_sub_group</w:t>
            </w:r>
            <w:r w:rsidR="00A51C62">
              <w:rPr>
                <w:rFonts w:cs="Angsana New"/>
                <w:cs/>
              </w:rPr>
              <w:t>.</w:t>
            </w:r>
            <w:r w:rsidR="00A51C62">
              <w:t>po_sub_group</w:t>
            </w:r>
            <w:r w:rsidR="00A51C62">
              <w:rPr>
                <w:rFonts w:hint="cs"/>
                <w:cs/>
              </w:rPr>
              <w:t xml:space="preserve"> </w:t>
            </w:r>
            <w:r w:rsidR="00A51C62">
              <w:rPr>
                <w:rFonts w:cs="Angsana New"/>
                <w:cs/>
              </w:rPr>
              <w:t>=</w:t>
            </w:r>
            <w:r w:rsidRPr="002B59E6" w:rsidR="00A51C62">
              <w:rPr>
                <w:rFonts w:cs="Angsana New"/>
                <w:cs/>
              </w:rPr>
              <w:t xml:space="preserve"> </w:t>
            </w:r>
            <w:r w:rsidR="00A51C62">
              <w:t xml:space="preserve">poSubGroup </w:t>
            </w:r>
            <w:r w:rsidR="00A51C62">
              <w:rPr>
                <w:rFonts w:hint="cs" w:cs="Angsana New"/>
                <w:cs/>
              </w:rPr>
              <w:t xml:space="preserve">และ </w:t>
            </w:r>
            <w:r w:rsidR="00A51C62">
              <w:rPr>
                <w:rFonts w:cs="CordiaUPC"/>
              </w:rPr>
              <w:t xml:space="preserve">touch_point_type </w:t>
            </w:r>
            <w:r w:rsidR="00A51C62">
              <w:rPr>
                <w:rFonts w:cs="Angsana New"/>
                <w:cs/>
              </w:rPr>
              <w:t>= ‘</w:t>
            </w:r>
            <w:r w:rsidR="00A51C62">
              <w:rPr>
                <w:rFonts w:cs="CordiaUPC"/>
              </w:rPr>
              <w:t>Transfer Discount</w:t>
            </w:r>
            <w:r w:rsidR="00A51C62">
              <w:rPr>
                <w:rFonts w:cs="Angsana New"/>
                <w:cs/>
              </w:rPr>
              <w:t>’</w:t>
            </w:r>
            <w:r w:rsidR="00A51C62">
              <w:rPr>
                <w:rFonts w:hint="cs" w:cs="Angsana New"/>
                <w:cs/>
              </w:rPr>
              <w:t xml:space="preserve"> และ </w:t>
            </w:r>
            <w:r w:rsidR="00A51C62">
              <w:rPr>
                <w:rFonts w:cs="CordiaUPC"/>
              </w:rPr>
              <w:t xml:space="preserve">Default Flag </w:t>
            </w:r>
            <w:r w:rsidR="00A51C62">
              <w:rPr>
                <w:rFonts w:cs="Angsana New"/>
                <w:cs/>
              </w:rPr>
              <w:t>= “</w:t>
            </w:r>
            <w:r w:rsidR="00A51C62">
              <w:rPr>
                <w:rFonts w:cs="CordiaUPC"/>
              </w:rPr>
              <w:t>Yes</w:t>
            </w:r>
            <w:r w:rsidR="00A51C62">
              <w:rPr>
                <w:rFonts w:cs="Angsana New"/>
                <w:cs/>
              </w:rPr>
              <w:t xml:space="preserve">” </w:t>
            </w:r>
            <w:r w:rsidR="00A51C62">
              <w:rPr>
                <w:rFonts w:hint="cs" w:cs="Angsana New"/>
                <w:cs/>
              </w:rPr>
              <w:t>ตัวอย่างตามด้านล่าง</w:t>
            </w:r>
            <w:r w:rsidR="00A51C62">
              <w:rPr>
                <w:rFonts w:cs="Angsana New"/>
                <w:cs/>
              </w:rPr>
              <w:t xml:space="preserve"> </w:t>
            </w:r>
            <w:r w:rsidR="00A51C62">
              <w:rPr>
                <w:rFonts w:hint="cs" w:cs="Angsana New"/>
                <w:cs/>
              </w:rPr>
              <w:t xml:space="preserve">โดยให้ </w:t>
            </w:r>
            <w:r w:rsidR="00A51C62">
              <w:rPr>
                <w:rFonts w:cs="CordiaUPC"/>
              </w:rPr>
              <w:t xml:space="preserve">Discount Rate </w:t>
            </w:r>
            <w:r w:rsidR="00A51C62">
              <w:rPr>
                <w:rFonts w:cs="Angsana New"/>
                <w:cs/>
              </w:rPr>
              <w:t xml:space="preserve">= </w:t>
            </w:r>
            <w:r w:rsidR="00A51C62">
              <w:rPr>
                <w:rFonts w:cs="CordiaUPC"/>
              </w:rPr>
              <w:t>0</w:t>
            </w:r>
            <w:r w:rsidR="00A51C62">
              <w:rPr>
                <w:rFonts w:cs="Angsana New"/>
                <w:cs/>
              </w:rPr>
              <w:t>)</w:t>
            </w:r>
          </w:p>
          <w:p w:rsidR="006D0265" w:rsidP="0007125F" w:rsidRDefault="006D0265" w14:paraId="506B2991" w14:textId="77777777">
            <w:pPr>
              <w:pStyle w:val="ListParagraph"/>
              <w:numPr>
                <w:ilvl w:val="1"/>
                <w:numId w:val="147"/>
              </w:numPr>
              <w:spacing w:after="160" w:line="259" w:lineRule="auto"/>
            </w:pPr>
            <w:r>
              <w:t xml:space="preserve">channel </w:t>
            </w:r>
            <w:r>
              <w:rPr>
                <w:rFonts w:cs="Angsana New"/>
                <w:cs/>
              </w:rPr>
              <w:t>=”</w:t>
            </w:r>
            <w:r>
              <w:t>IVR</w:t>
            </w:r>
            <w:r>
              <w:rPr>
                <w:rFonts w:cs="Angsana New"/>
                <w:cs/>
              </w:rPr>
              <w:t xml:space="preserve">” </w:t>
            </w:r>
            <w:r>
              <w:t xml:space="preserve">, discountRate </w:t>
            </w:r>
            <w:r>
              <w:rPr>
                <w:rFonts w:cs="Angsana New"/>
                <w:cs/>
              </w:rPr>
              <w:t xml:space="preserve">= </w:t>
            </w:r>
            <w:r>
              <w:t>0</w:t>
            </w:r>
          </w:p>
          <w:p w:rsidR="006D0265" w:rsidP="0007125F" w:rsidRDefault="006D0265" w14:paraId="728BFD8D" w14:textId="7DDB8815">
            <w:pPr>
              <w:pStyle w:val="ListParagraph"/>
              <w:numPr>
                <w:ilvl w:val="1"/>
                <w:numId w:val="147"/>
              </w:numPr>
              <w:spacing w:after="160" w:line="259" w:lineRule="auto"/>
            </w:pPr>
            <w:r>
              <w:t xml:space="preserve">channel </w:t>
            </w:r>
            <w:r>
              <w:rPr>
                <w:rFonts w:cs="Angsana New"/>
                <w:cs/>
              </w:rPr>
              <w:t>=”</w:t>
            </w:r>
            <w:r>
              <w:t>USSD</w:t>
            </w:r>
            <w:r>
              <w:rPr>
                <w:rFonts w:cs="Angsana New"/>
                <w:cs/>
              </w:rPr>
              <w:t xml:space="preserve">” </w:t>
            </w:r>
            <w:r>
              <w:t xml:space="preserve">, discountRate </w:t>
            </w:r>
            <w:r>
              <w:rPr>
                <w:rFonts w:cs="Angsana New"/>
                <w:cs/>
              </w:rPr>
              <w:t xml:space="preserve">= </w:t>
            </w:r>
            <w:r>
              <w:t>0</w:t>
            </w:r>
          </w:p>
          <w:p w:rsidR="006D0265" w:rsidP="0007125F" w:rsidRDefault="006D0265" w14:paraId="6B8A7BF1" w14:textId="31C9BC13">
            <w:pPr>
              <w:pStyle w:val="ListParagraph"/>
              <w:numPr>
                <w:ilvl w:val="1"/>
                <w:numId w:val="147"/>
              </w:numPr>
              <w:spacing w:after="160" w:line="259" w:lineRule="auto"/>
            </w:pPr>
            <w:r>
              <w:t xml:space="preserve">channel </w:t>
            </w:r>
            <w:r>
              <w:rPr>
                <w:rFonts w:cs="Angsana New"/>
                <w:cs/>
              </w:rPr>
              <w:t>=”</w:t>
            </w:r>
            <w:r>
              <w:t>O2CWEB</w:t>
            </w:r>
            <w:r>
              <w:rPr>
                <w:rFonts w:cs="Angsana New"/>
                <w:cs/>
              </w:rPr>
              <w:t xml:space="preserve">” </w:t>
            </w:r>
            <w:r>
              <w:t xml:space="preserve">, discountRate </w:t>
            </w:r>
            <w:r>
              <w:rPr>
                <w:rFonts w:cs="Angsana New"/>
                <w:cs/>
              </w:rPr>
              <w:t xml:space="preserve">= </w:t>
            </w:r>
            <w:r>
              <w:t>0</w:t>
            </w:r>
          </w:p>
          <w:p w:rsidR="006D0265" w:rsidP="0007125F" w:rsidRDefault="006D0265" w14:paraId="46B60E8C" w14:textId="77777777">
            <w:pPr>
              <w:pStyle w:val="ListParagraph"/>
              <w:numPr>
                <w:ilvl w:val="1"/>
                <w:numId w:val="147"/>
              </w:numPr>
              <w:spacing w:after="160" w:line="259" w:lineRule="auto"/>
            </w:pPr>
            <w:r>
              <w:t xml:space="preserve">channel </w:t>
            </w:r>
            <w:r>
              <w:rPr>
                <w:rFonts w:cs="Angsana New"/>
                <w:cs/>
              </w:rPr>
              <w:t>=”</w:t>
            </w:r>
            <w:r>
              <w:t>ACCWEB</w:t>
            </w:r>
            <w:r>
              <w:rPr>
                <w:rFonts w:cs="Angsana New"/>
                <w:cs/>
              </w:rPr>
              <w:t xml:space="preserve">” </w:t>
            </w:r>
            <w:r>
              <w:t xml:space="preserve">, discountRate </w:t>
            </w:r>
            <w:r>
              <w:rPr>
                <w:rFonts w:cs="Angsana New"/>
                <w:cs/>
              </w:rPr>
              <w:t xml:space="preserve">= </w:t>
            </w:r>
            <w:r>
              <w:t>0</w:t>
            </w:r>
          </w:p>
          <w:p w:rsidR="005E6F97" w:rsidP="0007125F" w:rsidRDefault="005E6F97" w14:paraId="5E9A2F5F" w14:textId="60030832">
            <w:pPr>
              <w:spacing w:after="160" w:line="259" w:lineRule="auto"/>
              <w:rPr>
                <w:cs/>
              </w:rPr>
            </w:pPr>
            <w:r>
              <w:rPr>
                <w:rFonts w:hint="cs"/>
                <w:cs/>
              </w:rPr>
              <w:t xml:space="preserve">ถ้าเป็น </w:t>
            </w:r>
            <w:r>
              <w:rPr>
                <w:rFonts w:cs="Angsana New"/>
                <w:cs/>
              </w:rPr>
              <w:t>“</w:t>
            </w:r>
            <w:r>
              <w:t>No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>ให้ทำการเคลียร์ค่า</w:t>
            </w:r>
          </w:p>
        </w:tc>
      </w:tr>
      <w:tr w:rsidRPr="008979A8" w:rsidR="00786A8C" w:rsidTr="009C3867" w14:paraId="2B1ABD42" w14:textId="77777777">
        <w:trPr>
          <w:trHeight w:val="111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786A8C" w:rsidP="009C3867" w:rsidRDefault="00786A8C" w14:paraId="156DA9E0" w14:textId="639CB404">
            <w:pPr>
              <w:pStyle w:val="HeaderTable"/>
            </w:pPr>
            <w:r>
              <w:t>Transfer Detail</w:t>
            </w:r>
            <w:r w:rsidR="009C3867">
              <w:t xml:space="preserve"> Section</w:t>
            </w:r>
          </w:p>
        </w:tc>
      </w:tr>
      <w:tr w:rsidRPr="008979A8" w:rsidR="009C3867" w:rsidTr="00D754FA" w14:paraId="6568FC97" w14:textId="77777777">
        <w:trPr>
          <w:trHeight w:val="111"/>
        </w:trPr>
        <w:tc>
          <w:tcPr>
            <w:tcW w:w="848" w:type="pct"/>
          </w:tcPr>
          <w:p w:rsidR="009C3867" w:rsidP="00D754FA" w:rsidRDefault="009C3867" w14:paraId="3BDB605F" w14:textId="7E18F6AC">
            <w:pPr>
              <w:rPr>
                <w:cs/>
              </w:rPr>
            </w:pPr>
            <w:r>
              <w:t>t</w:t>
            </w:r>
            <w:r w:rsidRPr="001624DE">
              <w:t>ransferBalanceAfter</w:t>
            </w:r>
          </w:p>
        </w:tc>
        <w:tc>
          <w:tcPr>
            <w:tcW w:w="1079" w:type="pct"/>
          </w:tcPr>
          <w:p w:rsidR="009C3867" w:rsidP="00D754FA" w:rsidRDefault="009C3867" w14:paraId="6A0CFCB8" w14:textId="5D83F694">
            <w:r>
              <w:t>Text Box</w:t>
            </w:r>
          </w:p>
        </w:tc>
        <w:tc>
          <w:tcPr>
            <w:tcW w:w="3073" w:type="pct"/>
          </w:tcPr>
          <w:p w:rsidR="009C3867" w:rsidP="00D754FA" w:rsidRDefault="009C3867" w14:paraId="2F7C9F44" w14:textId="77777777">
            <w:r>
              <w:t xml:space="preserve">Label </w:t>
            </w:r>
            <w:r>
              <w:rPr>
                <w:cs/>
              </w:rPr>
              <w:t xml:space="preserve">: </w:t>
            </w:r>
            <w:r w:rsidRPr="00656C50">
              <w:rPr>
                <w:color w:val="FF0000"/>
                <w:cs/>
              </w:rPr>
              <w:t>*</w:t>
            </w:r>
            <w:r w:rsidRPr="00656C50">
              <w:rPr>
                <w:color w:val="FF0000"/>
              </w:rPr>
              <w:t xml:space="preserve">Transfer Balance After </w:t>
            </w:r>
            <w:r>
              <w:rPr>
                <w:cs/>
              </w:rPr>
              <w:t xml:space="preserve">: …… </w:t>
            </w:r>
            <w:r>
              <w:t>Days</w:t>
            </w:r>
          </w:p>
          <w:p w:rsidRPr="0007125F" w:rsidR="008E04F5" w:rsidP="00D754FA" w:rsidRDefault="008E04F5" w14:paraId="4C6C8A26" w14:textId="068CEF02">
            <w:pPr>
              <w:rPr>
                <w:color w:val="FF0000"/>
              </w:rPr>
            </w:pPr>
            <w:r>
              <w:t xml:space="preserve">Max Length </w:t>
            </w:r>
            <w:r>
              <w:rPr>
                <w:rFonts w:cs="Angsana New"/>
                <w:cs/>
              </w:rPr>
              <w:t xml:space="preserve">: </w:t>
            </w:r>
            <w:r>
              <w:t>3</w:t>
            </w:r>
          </w:p>
          <w:p w:rsidRPr="00622722" w:rsidR="009C3867" w:rsidP="009C3867" w:rsidRDefault="009C3867" w14:paraId="5869943E" w14:textId="5E3ABE04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ใส่ได้เฉพาะตัวเลขเท่านั้น</w:t>
            </w:r>
          </w:p>
        </w:tc>
      </w:tr>
      <w:tr w:rsidRPr="008979A8" w:rsidR="009C3867" w:rsidTr="00D754FA" w14:paraId="5C29B8D0" w14:textId="77777777">
        <w:trPr>
          <w:trHeight w:val="111"/>
        </w:trPr>
        <w:tc>
          <w:tcPr>
            <w:tcW w:w="848" w:type="pct"/>
          </w:tcPr>
          <w:p w:rsidR="009C3867" w:rsidP="00D754FA" w:rsidRDefault="009C3867" w14:paraId="1552A9E4" w14:textId="34763310">
            <w:pPr>
              <w:rPr>
                <w:cs/>
              </w:rPr>
            </w:pPr>
            <w:r>
              <w:t>t</w:t>
            </w:r>
            <w:r w:rsidRPr="001624DE">
              <w:t>ransferValidityAfter</w:t>
            </w:r>
          </w:p>
        </w:tc>
        <w:tc>
          <w:tcPr>
            <w:tcW w:w="1079" w:type="pct"/>
          </w:tcPr>
          <w:p w:rsidR="009C3867" w:rsidP="00D754FA" w:rsidRDefault="009C3867" w14:paraId="1F4C3B4A" w14:textId="1ECEB170">
            <w:r w:rsidRPr="00DE2B4E">
              <w:t>Text Box</w:t>
            </w:r>
          </w:p>
        </w:tc>
        <w:tc>
          <w:tcPr>
            <w:tcW w:w="3073" w:type="pct"/>
          </w:tcPr>
          <w:p w:rsidR="009C3867" w:rsidP="00D754FA" w:rsidRDefault="009C3867" w14:paraId="108EBB24" w14:textId="06225BBA">
            <w:r>
              <w:t xml:space="preserve">Label </w:t>
            </w:r>
            <w:r>
              <w:rPr>
                <w:cs/>
              </w:rPr>
              <w:t xml:space="preserve">: </w:t>
            </w:r>
            <w:r w:rsidRPr="00656C50">
              <w:rPr>
                <w:color w:val="FF0000"/>
                <w:cs/>
              </w:rPr>
              <w:t>*</w:t>
            </w:r>
            <w:r w:rsidRPr="00656C50">
              <w:rPr>
                <w:color w:val="FF0000"/>
              </w:rPr>
              <w:t xml:space="preserve">Transfer Validity After </w:t>
            </w:r>
            <w:r>
              <w:rPr>
                <w:cs/>
              </w:rPr>
              <w:t xml:space="preserve">: …… </w:t>
            </w:r>
            <w:r>
              <w:t>Days</w:t>
            </w:r>
          </w:p>
          <w:p w:rsidRPr="0007125F" w:rsidR="008E04F5" w:rsidP="00D754FA" w:rsidRDefault="008E04F5" w14:paraId="60AB8F42" w14:textId="13782B74">
            <w:pPr>
              <w:rPr>
                <w:color w:val="FF0000"/>
              </w:rPr>
            </w:pPr>
            <w:r>
              <w:t xml:space="preserve">Max Length </w:t>
            </w:r>
            <w:r>
              <w:rPr>
                <w:rFonts w:cs="Angsana New"/>
                <w:cs/>
              </w:rPr>
              <w:t xml:space="preserve">: </w:t>
            </w:r>
            <w:r>
              <w:t>3</w:t>
            </w:r>
          </w:p>
          <w:p w:rsidRPr="00622722" w:rsidR="009C3867" w:rsidP="00D754FA" w:rsidRDefault="009C3867" w14:paraId="4A8B46D8" w14:textId="4EAE0C80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ใส่ได้เฉพาะตัวเลขเท่านั้น</w:t>
            </w:r>
          </w:p>
        </w:tc>
      </w:tr>
      <w:tr w:rsidRPr="008979A8" w:rsidR="009C3867" w:rsidTr="00D754FA" w14:paraId="5ECEAA69" w14:textId="77777777">
        <w:trPr>
          <w:trHeight w:val="111"/>
        </w:trPr>
        <w:tc>
          <w:tcPr>
            <w:tcW w:w="848" w:type="pct"/>
          </w:tcPr>
          <w:p w:rsidR="009C3867" w:rsidP="00D754FA" w:rsidRDefault="009C3867" w14:paraId="47A3F66D" w14:textId="32C6FA21">
            <w:pPr>
              <w:rPr>
                <w:cs/>
              </w:rPr>
            </w:pPr>
            <w:r>
              <w:t>r</w:t>
            </w:r>
            <w:r w:rsidRPr="001624DE">
              <w:t>eceiveBalanceAfter</w:t>
            </w:r>
          </w:p>
        </w:tc>
        <w:tc>
          <w:tcPr>
            <w:tcW w:w="1079" w:type="pct"/>
          </w:tcPr>
          <w:p w:rsidR="009C3867" w:rsidP="00D754FA" w:rsidRDefault="009C3867" w14:paraId="78319EE4" w14:textId="7A79E63B">
            <w:r w:rsidRPr="00DE2B4E">
              <w:t>Text Box</w:t>
            </w:r>
          </w:p>
        </w:tc>
        <w:tc>
          <w:tcPr>
            <w:tcW w:w="3073" w:type="pct"/>
          </w:tcPr>
          <w:p w:rsidR="009C3867" w:rsidP="00D754FA" w:rsidRDefault="009C3867" w14:paraId="6F259E26" w14:textId="77777777">
            <w:r>
              <w:t xml:space="preserve">Label </w:t>
            </w:r>
            <w:r>
              <w:rPr>
                <w:cs/>
              </w:rPr>
              <w:t xml:space="preserve">: </w:t>
            </w:r>
            <w:r w:rsidRPr="00FA6AFF">
              <w:rPr>
                <w:color w:val="FF0000"/>
                <w:cs/>
              </w:rPr>
              <w:t>*</w:t>
            </w:r>
            <w:r>
              <w:rPr>
                <w:color w:val="FF0000"/>
              </w:rPr>
              <w:t>Receive</w:t>
            </w:r>
            <w:r w:rsidRPr="00FA6AFF">
              <w:rPr>
                <w:color w:val="FF0000"/>
                <w:cs/>
              </w:rPr>
              <w:t xml:space="preserve"> </w:t>
            </w:r>
            <w:r>
              <w:rPr>
                <w:color w:val="FF0000"/>
              </w:rPr>
              <w:t>Balance</w:t>
            </w:r>
            <w:r w:rsidRPr="00FA6AFF">
              <w:rPr>
                <w:color w:val="FF0000"/>
              </w:rPr>
              <w:t xml:space="preserve"> After </w:t>
            </w:r>
            <w:r>
              <w:rPr>
                <w:cs/>
              </w:rPr>
              <w:t xml:space="preserve">: …… </w:t>
            </w:r>
            <w:r>
              <w:t>Days</w:t>
            </w:r>
          </w:p>
          <w:p w:rsidRPr="0007125F" w:rsidR="008E04F5" w:rsidP="00D754FA" w:rsidRDefault="008E04F5" w14:paraId="0427BD16" w14:textId="6E50C092">
            <w:pPr>
              <w:rPr>
                <w:color w:val="FF0000"/>
              </w:rPr>
            </w:pPr>
            <w:r>
              <w:t xml:space="preserve">Max Length </w:t>
            </w:r>
            <w:r>
              <w:rPr>
                <w:rFonts w:cs="Angsana New"/>
                <w:cs/>
              </w:rPr>
              <w:t xml:space="preserve">: </w:t>
            </w:r>
            <w:r>
              <w:t>3</w:t>
            </w:r>
          </w:p>
          <w:p w:rsidRPr="00622722" w:rsidR="009C3867" w:rsidP="00D754FA" w:rsidRDefault="009C3867" w14:paraId="22A9953B" w14:textId="1130FEC2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ใส่ได้เฉพาะตัวเลขเท่านั้น</w:t>
            </w:r>
          </w:p>
        </w:tc>
      </w:tr>
      <w:tr w:rsidRPr="008979A8" w:rsidR="009C3867" w:rsidTr="00D754FA" w14:paraId="7348938A" w14:textId="77777777">
        <w:trPr>
          <w:trHeight w:val="111"/>
        </w:trPr>
        <w:tc>
          <w:tcPr>
            <w:tcW w:w="848" w:type="pct"/>
          </w:tcPr>
          <w:p w:rsidR="009C3867" w:rsidP="00D754FA" w:rsidRDefault="009C3867" w14:paraId="396C5DE7" w14:textId="5C41A5D6">
            <w:pPr>
              <w:rPr>
                <w:cs/>
              </w:rPr>
            </w:pPr>
            <w:r>
              <w:t>r</w:t>
            </w:r>
            <w:r w:rsidRPr="001624DE">
              <w:t>eceiveValidityAfter</w:t>
            </w:r>
          </w:p>
        </w:tc>
        <w:tc>
          <w:tcPr>
            <w:tcW w:w="1079" w:type="pct"/>
          </w:tcPr>
          <w:p w:rsidR="009C3867" w:rsidP="00D754FA" w:rsidRDefault="009C3867" w14:paraId="0D5B4601" w14:textId="31826FC1">
            <w:r w:rsidRPr="00DE2B4E">
              <w:t>Text Box</w:t>
            </w:r>
          </w:p>
        </w:tc>
        <w:tc>
          <w:tcPr>
            <w:tcW w:w="3073" w:type="pct"/>
          </w:tcPr>
          <w:p w:rsidR="009C3867" w:rsidP="00D754FA" w:rsidRDefault="009C3867" w14:paraId="1FAA2222" w14:textId="77777777">
            <w:r>
              <w:t xml:space="preserve">Label </w:t>
            </w:r>
            <w:r>
              <w:rPr>
                <w:cs/>
              </w:rPr>
              <w:t xml:space="preserve">: </w:t>
            </w:r>
            <w:r w:rsidRPr="00FA6AFF">
              <w:rPr>
                <w:color w:val="FF0000"/>
                <w:cs/>
              </w:rPr>
              <w:t>*</w:t>
            </w:r>
            <w:r>
              <w:rPr>
                <w:color w:val="FF0000"/>
              </w:rPr>
              <w:t>Receive</w:t>
            </w:r>
            <w:r w:rsidRPr="00FA6AFF">
              <w:rPr>
                <w:color w:val="FF0000"/>
                <w:cs/>
              </w:rPr>
              <w:t xml:space="preserve"> </w:t>
            </w:r>
            <w:r>
              <w:rPr>
                <w:color w:val="FF0000"/>
              </w:rPr>
              <w:t>Validity</w:t>
            </w:r>
            <w:r w:rsidRPr="00FA6AFF">
              <w:rPr>
                <w:color w:val="FF0000"/>
              </w:rPr>
              <w:t xml:space="preserve"> After </w:t>
            </w:r>
            <w:r>
              <w:rPr>
                <w:cs/>
              </w:rPr>
              <w:t xml:space="preserve">: …… </w:t>
            </w:r>
            <w:r>
              <w:t>Days</w:t>
            </w:r>
          </w:p>
          <w:p w:rsidRPr="0007125F" w:rsidR="008E04F5" w:rsidP="00D754FA" w:rsidRDefault="008E04F5" w14:paraId="2AF8999A" w14:textId="354C9B94">
            <w:pPr>
              <w:rPr>
                <w:color w:val="FF0000"/>
              </w:rPr>
            </w:pPr>
            <w:r>
              <w:t xml:space="preserve">Max Length </w:t>
            </w:r>
            <w:r>
              <w:rPr>
                <w:rFonts w:cs="Angsana New"/>
                <w:cs/>
              </w:rPr>
              <w:t xml:space="preserve">: </w:t>
            </w:r>
            <w:r>
              <w:t>3</w:t>
            </w:r>
          </w:p>
          <w:p w:rsidRPr="00622722" w:rsidR="009C3867" w:rsidP="00D754FA" w:rsidRDefault="009C3867" w14:paraId="01995B1A" w14:textId="5CEC3B08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ใส่ได้เฉพาะตัวเลขเท่านั้น</w:t>
            </w:r>
          </w:p>
        </w:tc>
      </w:tr>
      <w:tr w:rsidRPr="008979A8" w:rsidR="00612DBF" w:rsidTr="00D754FA" w14:paraId="2DC5D1A7" w14:textId="77777777">
        <w:trPr>
          <w:trHeight w:val="111"/>
        </w:trPr>
        <w:tc>
          <w:tcPr>
            <w:tcW w:w="848" w:type="pct"/>
          </w:tcPr>
          <w:p w:rsidR="00612DBF" w:rsidP="00D754FA" w:rsidRDefault="00612DBF" w14:paraId="44AA7D5E" w14:textId="52F5B960">
            <w:r>
              <w:t>transferFee</w:t>
            </w:r>
          </w:p>
        </w:tc>
        <w:tc>
          <w:tcPr>
            <w:tcW w:w="1079" w:type="pct"/>
          </w:tcPr>
          <w:p w:rsidRPr="00DE2B4E" w:rsidR="00612DBF" w:rsidP="00D754FA" w:rsidRDefault="000A6C6F" w14:paraId="5B984BE0" w14:textId="165CBC31">
            <w:r>
              <w:t>Text Box</w:t>
            </w:r>
          </w:p>
        </w:tc>
        <w:tc>
          <w:tcPr>
            <w:tcW w:w="3073" w:type="pct"/>
          </w:tcPr>
          <w:p w:rsidR="00612DBF" w:rsidP="00D754FA" w:rsidRDefault="000A6C6F" w14:paraId="0946977D" w14:textId="77777777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07125F">
              <w:rPr>
                <w:rFonts w:cs="Angsana New"/>
                <w:color w:val="FF0000"/>
                <w:cs/>
              </w:rPr>
              <w:t>*</w:t>
            </w:r>
            <w:r w:rsidRPr="0007125F">
              <w:rPr>
                <w:color w:val="FF0000"/>
              </w:rPr>
              <w:t>Transfer Fee</w:t>
            </w:r>
            <w:r>
              <w:rPr>
                <w:rFonts w:cs="Angsana New"/>
                <w:color w:val="FF0000"/>
                <w:cs/>
              </w:rPr>
              <w:t xml:space="preserve"> </w:t>
            </w:r>
            <w:r w:rsidRPr="0007125F">
              <w:rPr>
                <w:rFonts w:cs="Angsana New"/>
                <w:cs/>
              </w:rPr>
              <w:t xml:space="preserve">: …… </w:t>
            </w:r>
            <w:r w:rsidRPr="0007125F">
              <w:t>Baht</w:t>
            </w:r>
          </w:p>
          <w:p w:rsidRPr="0007125F" w:rsidR="008E04F5" w:rsidP="00D754FA" w:rsidRDefault="008E04F5" w14:paraId="56F94705" w14:textId="1DCB98E8">
            <w:pPr>
              <w:rPr>
                <w:color w:val="FF0000"/>
              </w:rPr>
            </w:pPr>
            <w:r>
              <w:t xml:space="preserve">Max Length </w:t>
            </w:r>
            <w:r>
              <w:rPr>
                <w:rFonts w:cs="Angsana New"/>
                <w:cs/>
              </w:rPr>
              <w:t xml:space="preserve">: </w:t>
            </w:r>
            <w:r w:rsidR="00B1525A">
              <w:t>8</w:t>
            </w:r>
          </w:p>
          <w:p w:rsidR="000A6C6F" w:rsidP="00D754FA" w:rsidRDefault="000A6C6F" w14:paraId="7CA3AA36" w14:textId="2D8ACA03">
            <w:r>
              <w:rPr>
                <w:rFonts w:hint="cs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ใส่ได้เฉพาะตัวเลขและจุดทศนิยมเท่านั้น</w:t>
            </w:r>
          </w:p>
        </w:tc>
      </w:tr>
      <w:tr w:rsidRPr="008979A8" w:rsidR="00612DBF" w:rsidTr="00D754FA" w14:paraId="20DB8E55" w14:textId="77777777">
        <w:trPr>
          <w:trHeight w:val="111"/>
        </w:trPr>
        <w:tc>
          <w:tcPr>
            <w:tcW w:w="848" w:type="pct"/>
          </w:tcPr>
          <w:p w:rsidR="00612DBF" w:rsidP="00D754FA" w:rsidRDefault="0070155B" w14:paraId="1908CD36" w14:textId="627ADD1E">
            <w:r>
              <w:t>balanceTransferLimit</w:t>
            </w:r>
          </w:p>
        </w:tc>
        <w:tc>
          <w:tcPr>
            <w:tcW w:w="1079" w:type="pct"/>
          </w:tcPr>
          <w:p w:rsidRPr="00DE2B4E" w:rsidR="00612DBF" w:rsidP="00D754FA" w:rsidRDefault="000A6C6F" w14:paraId="01B5466B" w14:textId="7EAC6AD4">
            <w:r>
              <w:t>Text Box</w:t>
            </w:r>
          </w:p>
        </w:tc>
        <w:tc>
          <w:tcPr>
            <w:tcW w:w="3073" w:type="pct"/>
          </w:tcPr>
          <w:p w:rsidR="000A6C6F" w:rsidP="000A6C6F" w:rsidRDefault="000A6C6F" w14:paraId="431F521F" w14:textId="68B550CF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581455">
              <w:rPr>
                <w:rFonts w:cs="Angsana New"/>
                <w:color w:val="FF0000"/>
                <w:cs/>
              </w:rPr>
              <w:t>*</w:t>
            </w:r>
            <w:r>
              <w:rPr>
                <w:color w:val="FF0000"/>
              </w:rPr>
              <w:t xml:space="preserve">Balance  Transfer Limit </w:t>
            </w:r>
            <w:r w:rsidRPr="00581455">
              <w:rPr>
                <w:rFonts w:cs="Angsana New"/>
                <w:cs/>
              </w:rPr>
              <w:t xml:space="preserve">: …… </w:t>
            </w:r>
            <w:r w:rsidRPr="00581455">
              <w:t>Baht</w:t>
            </w:r>
          </w:p>
          <w:p w:rsidRPr="0007125F" w:rsidR="008E04F5" w:rsidP="000A6C6F" w:rsidRDefault="008E04F5" w14:paraId="42354D41" w14:textId="1849A1BD">
            <w:pPr>
              <w:rPr>
                <w:color w:val="FF0000"/>
              </w:rPr>
            </w:pPr>
            <w:r>
              <w:t xml:space="preserve">Max Length </w:t>
            </w:r>
            <w:r>
              <w:rPr>
                <w:rFonts w:cs="Angsana New"/>
                <w:cs/>
              </w:rPr>
              <w:t xml:space="preserve">: </w:t>
            </w:r>
            <w:r w:rsidR="00B1525A">
              <w:t>8</w:t>
            </w:r>
          </w:p>
          <w:p w:rsidR="00612DBF" w:rsidP="000A6C6F" w:rsidRDefault="000A6C6F" w14:paraId="225B3A62" w14:textId="239E3506">
            <w:r>
              <w:rPr>
                <w:rFonts w:hint="cs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ใส่ได้เฉพาะตัวเลขและจุดทศนิยมเท่านั้น</w:t>
            </w:r>
          </w:p>
        </w:tc>
      </w:tr>
      <w:tr w:rsidRPr="008979A8" w:rsidR="00612DBF" w:rsidTr="00D754FA" w14:paraId="5AE05050" w14:textId="77777777">
        <w:trPr>
          <w:trHeight w:val="111"/>
        </w:trPr>
        <w:tc>
          <w:tcPr>
            <w:tcW w:w="848" w:type="pct"/>
          </w:tcPr>
          <w:p w:rsidR="00612DBF" w:rsidP="00D754FA" w:rsidRDefault="0070155B" w14:paraId="7A59A1A0" w14:textId="1E81B61F">
            <w:r>
              <w:t>validityTransferLimit</w:t>
            </w:r>
          </w:p>
        </w:tc>
        <w:tc>
          <w:tcPr>
            <w:tcW w:w="1079" w:type="pct"/>
          </w:tcPr>
          <w:p w:rsidRPr="00DE2B4E" w:rsidR="00612DBF" w:rsidP="00D754FA" w:rsidRDefault="000A6C6F" w14:paraId="5B9A6259" w14:textId="41122B26">
            <w:r>
              <w:t>Text Box</w:t>
            </w:r>
          </w:p>
        </w:tc>
        <w:tc>
          <w:tcPr>
            <w:tcW w:w="3073" w:type="pct"/>
          </w:tcPr>
          <w:p w:rsidR="000A6C6F" w:rsidP="000A6C6F" w:rsidRDefault="000A6C6F" w14:paraId="785C50D2" w14:textId="462250CC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581455">
              <w:rPr>
                <w:rFonts w:cs="Angsana New"/>
                <w:color w:val="FF0000"/>
                <w:cs/>
              </w:rPr>
              <w:t>*</w:t>
            </w:r>
            <w:r>
              <w:rPr>
                <w:color w:val="FF0000"/>
              </w:rPr>
              <w:t xml:space="preserve">Validity  Transfer Limit </w:t>
            </w:r>
            <w:r w:rsidRPr="00581455">
              <w:rPr>
                <w:rFonts w:cs="Angsana New"/>
                <w:cs/>
              </w:rPr>
              <w:t xml:space="preserve">: …… </w:t>
            </w:r>
            <w:r w:rsidR="008E04F5">
              <w:t>Days</w:t>
            </w:r>
          </w:p>
          <w:p w:rsidRPr="0007125F" w:rsidR="008E04F5" w:rsidP="000A6C6F" w:rsidRDefault="008E04F5" w14:paraId="034816C4" w14:textId="5BE58974">
            <w:pPr>
              <w:rPr>
                <w:color w:val="FF0000"/>
              </w:rPr>
            </w:pPr>
            <w:r>
              <w:t xml:space="preserve">Max Length </w:t>
            </w:r>
            <w:r>
              <w:rPr>
                <w:rFonts w:cs="Angsana New"/>
                <w:cs/>
              </w:rPr>
              <w:t xml:space="preserve">: </w:t>
            </w:r>
            <w:r>
              <w:t>3</w:t>
            </w:r>
          </w:p>
          <w:p w:rsidR="00612DBF" w:rsidP="00996ACC" w:rsidRDefault="000A6C6F" w14:paraId="4CBBC779" w14:textId="3F4B3489">
            <w:r>
              <w:rPr>
                <w:rFonts w:hint="cs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ใส่ได้เฉพาะตัวเลขเท่านั้น</w:t>
            </w:r>
          </w:p>
        </w:tc>
      </w:tr>
      <w:tr w:rsidRPr="008979A8" w:rsidR="0070155B" w:rsidTr="0007125F" w14:paraId="3735071C" w14:textId="77777777">
        <w:trPr>
          <w:trHeight w:val="111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70155B" w:rsidP="0007125F" w:rsidRDefault="00E94286" w14:paraId="60DDC756" w14:textId="048F98C8">
            <w:pPr>
              <w:pStyle w:val="HeaderTable"/>
            </w:pPr>
            <w:r>
              <w:t>Discount Rate Table</w:t>
            </w:r>
          </w:p>
        </w:tc>
      </w:tr>
      <w:tr w:rsidRPr="008979A8" w:rsidR="0070155B" w:rsidTr="00D754FA" w14:paraId="460998C7" w14:textId="77777777">
        <w:trPr>
          <w:trHeight w:val="111"/>
        </w:trPr>
        <w:tc>
          <w:tcPr>
            <w:tcW w:w="848" w:type="pct"/>
          </w:tcPr>
          <w:p w:rsidR="0070155B" w:rsidP="00D754FA" w:rsidRDefault="00E94286" w14:paraId="6545A9CC" w14:textId="49CFC65D">
            <w:r>
              <w:t>Channel</w:t>
            </w:r>
          </w:p>
        </w:tc>
        <w:tc>
          <w:tcPr>
            <w:tcW w:w="1079" w:type="pct"/>
          </w:tcPr>
          <w:p w:rsidRPr="00DE2B4E" w:rsidR="0070155B" w:rsidP="00D754FA" w:rsidRDefault="0070155B" w14:paraId="3C8FD0E0" w14:textId="77777777"/>
        </w:tc>
        <w:tc>
          <w:tcPr>
            <w:tcW w:w="3073" w:type="pct"/>
          </w:tcPr>
          <w:p w:rsidRPr="00BD6930" w:rsidR="00E94286" w:rsidP="00E94286" w:rsidRDefault="00E94286" w14:paraId="2E7ABDFB" w14:textId="77777777">
            <w:r w:rsidRPr="00BD6930">
              <w:rPr>
                <w:cs/>
              </w:rPr>
              <w:t xml:space="preserve">แสดงข้อมูลใน </w:t>
            </w:r>
            <w:r w:rsidRPr="00BD6930">
              <w:t>Format</w:t>
            </w:r>
          </w:p>
          <w:p w:rsidR="0070155B" w:rsidP="00D754FA" w:rsidRDefault="00E94286" w14:paraId="744CEC13" w14:textId="4E5FBD0A">
            <w:r>
              <w:t>channel</w:t>
            </w:r>
          </w:p>
        </w:tc>
      </w:tr>
      <w:tr w:rsidRPr="008979A8" w:rsidR="0070155B" w:rsidTr="00D754FA" w14:paraId="26D3DF91" w14:textId="77777777">
        <w:trPr>
          <w:trHeight w:val="111"/>
        </w:trPr>
        <w:tc>
          <w:tcPr>
            <w:tcW w:w="848" w:type="pct"/>
          </w:tcPr>
          <w:p w:rsidR="0070155B" w:rsidP="00D754FA" w:rsidRDefault="00E94286" w14:paraId="7936D824" w14:textId="42F9B693">
            <w:r>
              <w:t>Discount Rate</w:t>
            </w:r>
          </w:p>
        </w:tc>
        <w:tc>
          <w:tcPr>
            <w:tcW w:w="1079" w:type="pct"/>
          </w:tcPr>
          <w:p w:rsidRPr="00DE2B4E" w:rsidR="0070155B" w:rsidP="00D754FA" w:rsidRDefault="0070155B" w14:paraId="480ED2B7" w14:textId="77777777"/>
        </w:tc>
        <w:tc>
          <w:tcPr>
            <w:tcW w:w="3073" w:type="pct"/>
          </w:tcPr>
          <w:p w:rsidRPr="00BD6930" w:rsidR="00E94286" w:rsidP="00E94286" w:rsidRDefault="00E94286" w14:paraId="35D717A2" w14:textId="77777777">
            <w:r w:rsidRPr="00BD6930">
              <w:rPr>
                <w:cs/>
              </w:rPr>
              <w:t xml:space="preserve">แสดงข้อมูลใน </w:t>
            </w:r>
            <w:r w:rsidRPr="00BD6930">
              <w:t>Format</w:t>
            </w:r>
          </w:p>
          <w:p w:rsidR="0070155B" w:rsidP="00D754FA" w:rsidRDefault="00E94286" w14:paraId="7BB69736" w14:textId="49E3F788">
            <w:r>
              <w:t>discountRate</w:t>
            </w:r>
          </w:p>
        </w:tc>
      </w:tr>
      <w:tr w:rsidRPr="008979A8" w:rsidR="00E94286" w:rsidTr="00D754FA" w14:paraId="5CDC591B" w14:textId="77777777">
        <w:trPr>
          <w:trHeight w:val="111"/>
        </w:trPr>
        <w:tc>
          <w:tcPr>
            <w:tcW w:w="848" w:type="pct"/>
          </w:tcPr>
          <w:p w:rsidRPr="003A1FD8" w:rsidR="00E94286" w:rsidP="00E94286" w:rsidRDefault="00E94286" w14:paraId="193671EA" w14:textId="77777777">
            <w:pPr>
              <w:rPr>
                <w:rFonts w:cs="CordiaUPC"/>
              </w:rPr>
            </w:pPr>
            <w:r w:rsidRPr="003A1FD8">
              <w:rPr>
                <w:rFonts w:cs="CordiaUPC"/>
              </w:rPr>
              <w:t>Action</w:t>
            </w:r>
          </w:p>
          <w:p w:rsidR="00E94286" w:rsidP="0007125F" w:rsidRDefault="00E94286" w14:paraId="02D1A037" w14:textId="58BCE424">
            <w:pPr>
              <w:pStyle w:val="ListParagraph"/>
              <w:numPr>
                <w:ilvl w:val="0"/>
                <w:numId w:val="302"/>
              </w:numPr>
              <w:ind w:left="452"/>
            </w:pPr>
            <w:r w:rsidRPr="0007125F">
              <w:rPr>
                <w:rFonts w:cs="Angsana New"/>
                <w:cs/>
              </w:rPr>
              <w:t>ปุ่ม</w:t>
            </w:r>
            <w:r w:rsidRPr="0007125F">
              <w:rPr>
                <w:rFonts w:cs="CordiaUPC"/>
              </w:rPr>
              <w:t>Edit</w:t>
            </w:r>
          </w:p>
        </w:tc>
        <w:tc>
          <w:tcPr>
            <w:tcW w:w="1079" w:type="pct"/>
          </w:tcPr>
          <w:p w:rsidRPr="00DE2B4E" w:rsidR="00E94286" w:rsidP="00D754FA" w:rsidRDefault="00E94286" w14:paraId="3EFC20F7" w14:textId="61891384">
            <w:r>
              <w:t>Button</w:t>
            </w:r>
          </w:p>
        </w:tc>
        <w:tc>
          <w:tcPr>
            <w:tcW w:w="3073" w:type="pct"/>
          </w:tcPr>
          <w:p w:rsidR="00E94286" w:rsidP="00D754FA" w:rsidRDefault="00E94286" w14:paraId="69898C68" w14:textId="62BE9202">
            <w:r w:rsidRPr="0079598B">
              <w:rPr>
                <w:rFonts w:cs="Angsana New"/>
                <w:cs/>
              </w:rPr>
              <w:t xml:space="preserve">เมื่อกดปุ่มให้ทำการ </w:t>
            </w:r>
            <w:r w:rsidRPr="0079598B">
              <w:rPr>
                <w:rFonts w:cs="CordiaUPC"/>
              </w:rPr>
              <w:t>Visible Detail Section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และดึงข้อมูลของ </w:t>
            </w:r>
            <w:r>
              <w:rPr>
                <w:rFonts w:cs="CordiaUPC"/>
              </w:rPr>
              <w:t xml:space="preserve">Row </w:t>
            </w:r>
            <w:r>
              <w:rPr>
                <w:rFonts w:hint="cs" w:cs="Angsana New"/>
                <w:cs/>
              </w:rPr>
              <w:t>นั้นๆ มาแสดง</w:t>
            </w:r>
          </w:p>
        </w:tc>
      </w:tr>
      <w:tr w:rsidRPr="008979A8" w:rsidR="00E94286" w:rsidTr="00D754FA" w14:paraId="671272EC" w14:textId="77777777">
        <w:trPr>
          <w:trHeight w:val="111"/>
        </w:trPr>
        <w:tc>
          <w:tcPr>
            <w:tcW w:w="848" w:type="pct"/>
          </w:tcPr>
          <w:p w:rsidRPr="003A1FD8" w:rsidR="00E94286" w:rsidP="00E94286" w:rsidRDefault="00E94286" w14:paraId="43F43583" w14:textId="77777777">
            <w:pPr>
              <w:rPr>
                <w:rFonts w:cs="CordiaUPC"/>
              </w:rPr>
            </w:pPr>
            <w:r w:rsidRPr="003A1FD8">
              <w:rPr>
                <w:rFonts w:cs="CordiaUPC"/>
              </w:rPr>
              <w:t>Action</w:t>
            </w:r>
          </w:p>
          <w:p w:rsidR="00E94286" w:rsidP="0007125F" w:rsidRDefault="00E94286" w14:paraId="0C534D29" w14:textId="0AB5B3D1">
            <w:pPr>
              <w:pStyle w:val="ListParagraph"/>
              <w:numPr>
                <w:ilvl w:val="0"/>
                <w:numId w:val="303"/>
              </w:numPr>
              <w:ind w:left="452"/>
            </w:pPr>
            <w:r w:rsidRPr="0007125F">
              <w:rPr>
                <w:rFonts w:cs="Angsana New"/>
                <w:cs/>
              </w:rPr>
              <w:t xml:space="preserve">ปุ่ม </w:t>
            </w:r>
            <w:r w:rsidRPr="0007125F">
              <w:rPr>
                <w:rFonts w:cs="CordiaUPC"/>
              </w:rPr>
              <w:t>Delete</w:t>
            </w:r>
          </w:p>
        </w:tc>
        <w:tc>
          <w:tcPr>
            <w:tcW w:w="1079" w:type="pct"/>
          </w:tcPr>
          <w:p w:rsidRPr="00DE2B4E" w:rsidR="00E94286" w:rsidP="00D754FA" w:rsidRDefault="00E94286" w14:paraId="72C3C408" w14:textId="77C00881">
            <w:r>
              <w:t>Button</w:t>
            </w:r>
          </w:p>
        </w:tc>
        <w:tc>
          <w:tcPr>
            <w:tcW w:w="3073" w:type="pct"/>
          </w:tcPr>
          <w:p w:rsidR="00E94286" w:rsidP="00D754FA" w:rsidRDefault="00E94286" w14:paraId="5B445234" w14:textId="1D1323D1">
            <w:r w:rsidRPr="0079598B">
              <w:rPr>
                <w:rFonts w:cs="Angsana New"/>
                <w:cs/>
              </w:rPr>
              <w:t>เมื่</w:t>
            </w:r>
            <w:r>
              <w:rPr>
                <w:rFonts w:hint="cs" w:cs="Angsana New"/>
                <w:cs/>
              </w:rPr>
              <w:t>อ</w:t>
            </w:r>
            <w:r w:rsidRPr="0079598B">
              <w:rPr>
                <w:rFonts w:cs="Angsana New"/>
                <w:cs/>
              </w:rPr>
              <w:t>กดปุ่มให้ทำการ</w:t>
            </w:r>
            <w:r>
              <w:rPr>
                <w:rFonts w:cs="CordiaUPC"/>
              </w:rPr>
              <w:t xml:space="preserve"> Delete </w:t>
            </w:r>
            <w:r>
              <w:rPr>
                <w:rFonts w:hint="cs" w:cs="Angsana New"/>
                <w:cs/>
              </w:rPr>
              <w:t xml:space="preserve">ข้อมูลของ </w:t>
            </w:r>
            <w:r>
              <w:rPr>
                <w:rFonts w:cs="CordiaUPC"/>
              </w:rPr>
              <w:t xml:space="preserve">Row </w:t>
            </w:r>
            <w:r>
              <w:rPr>
                <w:rFonts w:hint="cs" w:cs="Angsana New"/>
                <w:cs/>
              </w:rPr>
              <w:t>นั้นๆ</w:t>
            </w:r>
          </w:p>
        </w:tc>
      </w:tr>
      <w:tr w:rsidRPr="008979A8" w:rsidR="00E94286" w:rsidTr="0007125F" w14:paraId="4644575D" w14:textId="77777777">
        <w:trPr>
          <w:trHeight w:val="111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E94286" w:rsidP="0007125F" w:rsidRDefault="00E94286" w14:paraId="666EDDEA" w14:textId="6D98D12B">
            <w:pPr>
              <w:pStyle w:val="HeaderTable"/>
            </w:pPr>
            <w:r>
              <w:t>End Discount Rate Table</w:t>
            </w:r>
          </w:p>
        </w:tc>
      </w:tr>
      <w:tr w:rsidRPr="008979A8" w:rsidR="00E94286" w:rsidTr="0007125F" w14:paraId="744DB6E9" w14:textId="77777777">
        <w:trPr>
          <w:trHeight w:val="111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E94286" w:rsidP="0007125F" w:rsidRDefault="00E94286" w14:paraId="012B46F4" w14:textId="7CD9142F">
            <w:pPr>
              <w:pStyle w:val="HeaderTable"/>
            </w:pPr>
            <w:r>
              <w:t>Discount Rate Detail</w:t>
            </w:r>
          </w:p>
        </w:tc>
      </w:tr>
      <w:tr w:rsidRPr="008979A8" w:rsidR="00E94286" w:rsidTr="00D754FA" w14:paraId="725C8395" w14:textId="77777777">
        <w:trPr>
          <w:trHeight w:val="111"/>
        </w:trPr>
        <w:tc>
          <w:tcPr>
            <w:tcW w:w="848" w:type="pct"/>
          </w:tcPr>
          <w:p w:rsidR="00E94286" w:rsidP="00D754FA" w:rsidRDefault="00E94286" w14:paraId="0F3650F0" w14:textId="13D147A2">
            <w:r>
              <w:t>channel</w:t>
            </w:r>
          </w:p>
        </w:tc>
        <w:tc>
          <w:tcPr>
            <w:tcW w:w="1079" w:type="pct"/>
          </w:tcPr>
          <w:p w:rsidRPr="00DE2B4E" w:rsidR="00E94286" w:rsidP="00D754FA" w:rsidRDefault="005E5408" w14:paraId="31CBBB30" w14:textId="6F319F0C">
            <w:r>
              <w:t>Drop Down List</w:t>
            </w:r>
          </w:p>
        </w:tc>
        <w:tc>
          <w:tcPr>
            <w:tcW w:w="3073" w:type="pct"/>
          </w:tcPr>
          <w:p w:rsidR="00E94286" w:rsidP="00D754FA" w:rsidRDefault="005E5408" w14:paraId="63A3978F" w14:textId="77777777">
            <w:pPr>
              <w:rPr>
                <w:color w:val="FF0000"/>
              </w:rPr>
            </w:pPr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07125F">
              <w:rPr>
                <w:rFonts w:cs="Angsana New"/>
                <w:color w:val="FF0000"/>
                <w:cs/>
              </w:rPr>
              <w:t>*</w:t>
            </w:r>
            <w:r w:rsidRPr="0007125F">
              <w:rPr>
                <w:color w:val="FF0000"/>
              </w:rPr>
              <w:t>Channel</w:t>
            </w:r>
          </w:p>
          <w:p w:rsidRPr="0007125F" w:rsidR="007549DC" w:rsidP="00D754FA" w:rsidRDefault="007549DC" w14:paraId="65D6D2AD" w14:textId="78BD25EE">
            <w:r w:rsidRPr="0007125F">
              <w:t>Disable</w:t>
            </w:r>
          </w:p>
          <w:p w:rsidR="005E5408" w:rsidP="00996ACC" w:rsidRDefault="005E5408" w14:paraId="6FD8FC86" w14:textId="2C6F9145">
            <w:pPr>
              <w:rPr>
                <w:cs/>
              </w:rPr>
            </w:pPr>
            <w:r w:rsidRPr="0007125F">
              <w:t xml:space="preserve">List of value </w:t>
            </w:r>
            <w:r w:rsidRPr="0007125F"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SALE_CHANNEL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>
              <w:t>sale_channel_sub_group</w:t>
            </w:r>
            <w:r>
              <w:rPr>
                <w:rFonts w:cs="Angsana New"/>
                <w:cs/>
              </w:rPr>
              <w:t>.</w:t>
            </w:r>
            <w:r>
              <w:t>po_sub_group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t xml:space="preserve">poSubGroup </w:t>
            </w:r>
            <w:r>
              <w:rPr>
                <w:rFonts w:hint="cs" w:cs="Angsana New"/>
                <w:cs/>
              </w:rPr>
              <w:t xml:space="preserve">และ </w:t>
            </w:r>
            <w:r>
              <w:rPr>
                <w:rFonts w:cs="CordiaUPC"/>
              </w:rPr>
              <w:t xml:space="preserve">touch_point_type </w:t>
            </w:r>
            <w:r>
              <w:rPr>
                <w:rFonts w:cs="Angsana New"/>
                <w:cs/>
              </w:rPr>
              <w:t>= ‘</w:t>
            </w:r>
            <w:r>
              <w:rPr>
                <w:rFonts w:cs="CordiaUPC"/>
              </w:rPr>
              <w:t>Transfer Discount</w:t>
            </w:r>
            <w:r>
              <w:rPr>
                <w:rFonts w:cs="Angsana New"/>
                <w:cs/>
              </w:rPr>
              <w:t>’</w:t>
            </w:r>
          </w:p>
        </w:tc>
      </w:tr>
      <w:tr w:rsidRPr="008979A8" w:rsidR="00E94286" w:rsidTr="00D754FA" w14:paraId="77BE55F7" w14:textId="77777777">
        <w:trPr>
          <w:trHeight w:val="111"/>
        </w:trPr>
        <w:tc>
          <w:tcPr>
            <w:tcW w:w="848" w:type="pct"/>
          </w:tcPr>
          <w:p w:rsidR="00E94286" w:rsidP="00D754FA" w:rsidRDefault="00E94286" w14:paraId="646EF24B" w14:textId="55C07652">
            <w:r>
              <w:t>discountRate</w:t>
            </w:r>
          </w:p>
        </w:tc>
        <w:tc>
          <w:tcPr>
            <w:tcW w:w="1079" w:type="pct"/>
          </w:tcPr>
          <w:p w:rsidRPr="00DE2B4E" w:rsidR="00E94286" w:rsidP="00D754FA" w:rsidRDefault="005E5408" w14:paraId="0F5210F9" w14:textId="5DAF910F">
            <w:r>
              <w:t>Text Box</w:t>
            </w:r>
          </w:p>
        </w:tc>
        <w:tc>
          <w:tcPr>
            <w:tcW w:w="3073" w:type="pct"/>
          </w:tcPr>
          <w:p w:rsidR="00E94286" w:rsidP="00D754FA" w:rsidRDefault="005E5408" w14:paraId="4F24C541" w14:textId="5D4E9D9B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07125F">
              <w:rPr>
                <w:rFonts w:cs="Angsana New"/>
                <w:color w:val="FF0000"/>
                <w:cs/>
              </w:rPr>
              <w:t>*</w:t>
            </w:r>
            <w:r w:rsidRPr="0007125F">
              <w:rPr>
                <w:color w:val="FF0000"/>
              </w:rPr>
              <w:t>Discount Rate</w:t>
            </w:r>
            <w:r>
              <w:rPr>
                <w:rFonts w:cs="Angsana New"/>
                <w:color w:val="FF0000"/>
                <w:cs/>
              </w:rPr>
              <w:t xml:space="preserve"> : </w:t>
            </w:r>
            <w:r w:rsidRPr="0007125F">
              <w:rPr>
                <w:rFonts w:cs="Angsana New"/>
                <w:cs/>
              </w:rPr>
              <w:t>…… %</w:t>
            </w:r>
          </w:p>
          <w:p w:rsidR="005E5408" w:rsidP="00D754FA" w:rsidRDefault="005E5408" w14:paraId="095F1F69" w14:textId="7BBB57FD">
            <w:pPr>
              <w:rPr>
                <w:color w:val="FF0000"/>
              </w:rPr>
            </w:pPr>
            <w:r>
              <w:t xml:space="preserve">Max Length </w:t>
            </w:r>
            <w:r w:rsidR="000538CE">
              <w:rPr>
                <w:rFonts w:cs="Angsana New"/>
                <w:cs/>
              </w:rPr>
              <w:t xml:space="preserve">: </w:t>
            </w:r>
            <w:r w:rsidR="000538CE">
              <w:t>6</w:t>
            </w:r>
          </w:p>
          <w:p w:rsidR="005E5408" w:rsidP="00D754FA" w:rsidRDefault="005E5408" w14:paraId="5A61DF3F" w14:textId="10C8FB58">
            <w:r>
              <w:rPr>
                <w:rFonts w:hint="cs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ใส่ได้เฉพาะตัวเลขและจุดทศนิยมเท่านั้น</w:t>
            </w:r>
          </w:p>
        </w:tc>
      </w:tr>
      <w:tr w:rsidRPr="008979A8" w:rsidR="00E94286" w:rsidTr="00D754FA" w14:paraId="51542423" w14:textId="77777777">
        <w:trPr>
          <w:trHeight w:val="111"/>
        </w:trPr>
        <w:tc>
          <w:tcPr>
            <w:tcW w:w="848" w:type="pct"/>
          </w:tcPr>
          <w:p w:rsidR="00E94286" w:rsidP="00D754FA" w:rsidRDefault="00E94286" w14:paraId="5BF4DC04" w14:textId="364CFCE2">
            <w:r w:rsidRPr="008979A8">
              <w:rPr>
                <w:rFonts w:cs="Angsana New"/>
                <w:cs/>
              </w:rPr>
              <w:t xml:space="preserve">ปุ่ม </w:t>
            </w:r>
            <w:r w:rsidRPr="008979A8">
              <w:rPr>
                <w:rFonts w:cs="CordiaUPC"/>
              </w:rPr>
              <w:t>Update</w:t>
            </w:r>
          </w:p>
        </w:tc>
        <w:tc>
          <w:tcPr>
            <w:tcW w:w="1079" w:type="pct"/>
          </w:tcPr>
          <w:p w:rsidRPr="00DE2B4E" w:rsidR="00E94286" w:rsidP="00D754FA" w:rsidRDefault="00E94286" w14:paraId="5BA965E2" w14:textId="428E4C08">
            <w:r w:rsidRPr="008979A8">
              <w:rPr>
                <w:rFonts w:cs="CordiaUPC"/>
              </w:rPr>
              <w:t>Button</w:t>
            </w:r>
          </w:p>
        </w:tc>
        <w:tc>
          <w:tcPr>
            <w:tcW w:w="3073" w:type="pct"/>
          </w:tcPr>
          <w:p w:rsidR="00E94286" w:rsidP="00E94286" w:rsidRDefault="00E94286" w14:paraId="0B347E4B" w14:textId="77777777">
            <w:pPr>
              <w:pStyle w:val="HeaderTable"/>
              <w:rPr>
                <w:lang w:bidi="th-TH"/>
              </w:rPr>
            </w:pPr>
            <w:r>
              <w:rPr>
                <w:rFonts w:hint="cs" w:cs="Angsana New"/>
                <w:cs/>
                <w:lang w:bidi="th-TH"/>
              </w:rPr>
              <w:t>เมื่อกดปุ่ม</w:t>
            </w:r>
          </w:p>
          <w:p w:rsidR="00E94286" w:rsidP="00E94286" w:rsidRDefault="00E94286" w14:paraId="77DDAD34" w14:textId="77777777">
            <w:pPr>
              <w:pStyle w:val="ListParagraph"/>
              <w:numPr>
                <w:ilvl w:val="0"/>
                <w:numId w:val="6"/>
              </w:numPr>
              <w:spacing w:after="160" w:line="259" w:lineRule="auto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Validate </w:t>
            </w:r>
            <w:r>
              <w:rPr>
                <w:rFonts w:hint="cs" w:cs="Angsana New"/>
                <w:cs/>
              </w:rPr>
              <w:t>ข้อมูลในหน้าจอ</w:t>
            </w:r>
          </w:p>
          <w:p w:rsidRPr="0007125F" w:rsidR="00E94286" w:rsidP="0007125F" w:rsidRDefault="00E94286" w14:paraId="4BD8B10C" w14:textId="77777777">
            <w:pPr>
              <w:pStyle w:val="ListParagraph"/>
              <w:numPr>
                <w:ilvl w:val="0"/>
                <w:numId w:val="6"/>
              </w:numPr>
              <w:spacing w:after="160" w:line="259" w:lineRule="auto"/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Update </w:t>
            </w:r>
            <w:r>
              <w:rPr>
                <w:rFonts w:hint="cs" w:cs="Angsana New"/>
                <w:cs/>
              </w:rPr>
              <w:t xml:space="preserve">ข้อมูลลงในส่วนของ </w:t>
            </w:r>
            <w:r>
              <w:rPr>
                <w:rFonts w:cs="CordiaUPC"/>
              </w:rPr>
              <w:t xml:space="preserve">Table Section </w:t>
            </w:r>
          </w:p>
          <w:p w:rsidR="00E94286" w:rsidP="0007125F" w:rsidRDefault="00E94286" w14:paraId="0CB6868A" w14:textId="530CE45D">
            <w:pPr>
              <w:pStyle w:val="ListParagraph"/>
              <w:numPr>
                <w:ilvl w:val="0"/>
                <w:numId w:val="6"/>
              </w:numPr>
              <w:spacing w:after="160" w:line="259" w:lineRule="auto"/>
            </w:pPr>
            <w:r w:rsidRPr="0007125F">
              <w:rPr>
                <w:rFonts w:cs="Angsana New"/>
                <w:cs/>
              </w:rPr>
              <w:t xml:space="preserve">ให้ทำการเคลียร์ค่า และ </w:t>
            </w:r>
            <w:r w:rsidRPr="0007125F">
              <w:rPr>
                <w:rFonts w:cs="CordiaUPC"/>
              </w:rPr>
              <w:t>Invisible</w:t>
            </w:r>
            <w:r w:rsidRPr="0007125F">
              <w:rPr>
                <w:rFonts w:cs="CordiaUPC"/>
                <w:szCs w:val="36"/>
              </w:rPr>
              <w:t xml:space="preserve"> Detail Section</w:t>
            </w:r>
          </w:p>
        </w:tc>
      </w:tr>
      <w:tr w:rsidRPr="008979A8" w:rsidR="00E94286" w:rsidTr="00D754FA" w14:paraId="2B5E5055" w14:textId="77777777">
        <w:trPr>
          <w:trHeight w:val="111"/>
        </w:trPr>
        <w:tc>
          <w:tcPr>
            <w:tcW w:w="848" w:type="pct"/>
          </w:tcPr>
          <w:p w:rsidR="00E94286" w:rsidP="00D754FA" w:rsidRDefault="00E94286" w14:paraId="4728A84B" w14:textId="07E46B56">
            <w:r>
              <w:rPr>
                <w:rFonts w:hint="cs" w:cs="Angsana New"/>
                <w:cs/>
              </w:rPr>
              <w:t xml:space="preserve">ปุ่ม </w:t>
            </w:r>
            <w:r>
              <w:rPr>
                <w:rFonts w:cs="CordiaUPC"/>
              </w:rPr>
              <w:t>Cancel</w:t>
            </w:r>
          </w:p>
        </w:tc>
        <w:tc>
          <w:tcPr>
            <w:tcW w:w="1079" w:type="pct"/>
          </w:tcPr>
          <w:p w:rsidRPr="00DE2B4E" w:rsidR="00E94286" w:rsidP="00D754FA" w:rsidRDefault="00E94286" w14:paraId="7DCD1A36" w14:textId="60F67CC2">
            <w:r>
              <w:rPr>
                <w:rFonts w:cs="CordiaUPC"/>
              </w:rPr>
              <w:t>Button</w:t>
            </w:r>
          </w:p>
        </w:tc>
        <w:tc>
          <w:tcPr>
            <w:tcW w:w="3073" w:type="pct"/>
          </w:tcPr>
          <w:p w:rsidR="00E94286" w:rsidP="00D754FA" w:rsidRDefault="00E94286" w14:paraId="40738912" w14:textId="6B1D195B">
            <w:r>
              <w:rPr>
                <w:rFonts w:hint="cs"/>
                <w:cs/>
              </w:rPr>
              <w:t xml:space="preserve">ให้ทำการเคลียร์ค่าใน </w:t>
            </w:r>
            <w:r>
              <w:t>Detail Section</w:t>
            </w:r>
            <w:r>
              <w:rPr>
                <w:rFonts w:hint="cs"/>
                <w:cs/>
              </w:rPr>
              <w:t xml:space="preserve"> และทำการ </w:t>
            </w:r>
            <w:r>
              <w:t>Invisible Detail Section</w:t>
            </w:r>
          </w:p>
        </w:tc>
      </w:tr>
      <w:tr w:rsidRPr="008979A8" w:rsidR="00E94286" w:rsidTr="0007125F" w14:paraId="12E6FEBA" w14:textId="77777777">
        <w:trPr>
          <w:trHeight w:val="111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E94286" w:rsidP="0007125F" w:rsidRDefault="00E94286" w14:paraId="4F5F37A8" w14:textId="63306629">
            <w:pPr>
              <w:pStyle w:val="HeaderTable"/>
            </w:pPr>
            <w:r>
              <w:t>End Discount Rate Detail</w:t>
            </w:r>
          </w:p>
        </w:tc>
      </w:tr>
      <w:tr w:rsidRPr="008979A8" w:rsidR="00E94286" w:rsidTr="00D754FA" w14:paraId="6566555F" w14:textId="77777777">
        <w:trPr>
          <w:trHeight w:val="111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E94286" w:rsidP="00D754FA" w:rsidRDefault="00E94286" w14:paraId="07AF268B" w14:textId="325304AC">
            <w:pPr>
              <w:pStyle w:val="HeaderTable"/>
            </w:pPr>
            <w:r>
              <w:t>End Transfer Detail Section</w:t>
            </w:r>
          </w:p>
        </w:tc>
      </w:tr>
      <w:tr w:rsidRPr="008979A8" w:rsidR="00E94286" w:rsidTr="00D754FA" w14:paraId="606E362B" w14:textId="77777777">
        <w:trPr>
          <w:trHeight w:val="111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E94286" w:rsidP="00D754FA" w:rsidRDefault="00E94286" w14:paraId="16554614" w14:textId="005F972F">
            <w:pPr>
              <w:pStyle w:val="HeaderTable"/>
            </w:pPr>
            <w:r>
              <w:t>End Transfer Section</w:t>
            </w:r>
          </w:p>
        </w:tc>
      </w:tr>
    </w:tbl>
    <w:p w:rsidRPr="008979A8" w:rsidR="009C3867" w:rsidP="00BB3F68" w:rsidRDefault="009C3867" w14:paraId="38945113" w14:textId="77777777">
      <w:pPr>
        <w:pStyle w:val="Heading3"/>
        <w:numPr>
          <w:ilvl w:val="0"/>
          <w:numId w:val="95"/>
        </w:numPr>
        <w:rPr>
          <w:rFonts w:ascii="CordiaUPC" w:hAnsi="CordiaUPC" w:cs="CordiaUPC"/>
          <w:sz w:val="32"/>
          <w:szCs w:val="32"/>
        </w:rPr>
      </w:pPr>
      <w:r w:rsidRPr="008979A8">
        <w:rPr>
          <w:rFonts w:ascii="CordiaUPC" w:hAnsi="CordiaUPC" w:cs="CordiaUPC"/>
          <w:sz w:val="32"/>
          <w:szCs w:val="32"/>
        </w:rPr>
        <w:t>Script Validation</w:t>
      </w:r>
    </w:p>
    <w:tbl>
      <w:tblPr>
        <w:tblW w:w="4988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241"/>
        <w:gridCol w:w="3166"/>
        <w:gridCol w:w="3324"/>
        <w:gridCol w:w="1263"/>
      </w:tblGrid>
      <w:tr w:rsidRPr="008979A8" w:rsidR="009C3867" w:rsidTr="00D754FA" w14:paraId="03EF9B1C" w14:textId="77777777">
        <w:trPr>
          <w:cantSplit/>
          <w:tblHeader/>
        </w:trPr>
        <w:tc>
          <w:tcPr>
            <w:tcW w:w="690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9C3867" w:rsidP="00D754FA" w:rsidRDefault="009C3867" w14:paraId="2CF72A28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Error Code</w:t>
            </w:r>
          </w:p>
        </w:tc>
        <w:tc>
          <w:tcPr>
            <w:tcW w:w="1760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9C3867" w:rsidP="00D754FA" w:rsidRDefault="009C3867" w14:paraId="21191BB9" w14:textId="77777777">
            <w:pPr>
              <w:rPr>
                <w:rFonts w:cs="CordiaUPC"/>
                <w:b/>
                <w:bCs/>
              </w:rPr>
            </w:pPr>
            <w:r>
              <w:rPr>
                <w:rFonts w:cs="CordiaUPC"/>
                <w:b/>
                <w:bCs/>
              </w:rPr>
              <w:t xml:space="preserve">Error Message </w:t>
            </w:r>
          </w:p>
        </w:tc>
        <w:tc>
          <w:tcPr>
            <w:tcW w:w="1848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9C3867" w:rsidP="00D754FA" w:rsidRDefault="009C3867" w14:paraId="5B493DDB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Logic</w:t>
            </w:r>
          </w:p>
        </w:tc>
        <w:tc>
          <w:tcPr>
            <w:tcW w:w="702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9C3867" w:rsidP="00D754FA" w:rsidRDefault="009C3867" w14:paraId="23D6D67F" w14:textId="77777777">
            <w:pPr>
              <w:rPr>
                <w:rFonts w:cs="CordiaUPC"/>
                <w:b/>
                <w:bCs/>
              </w:rPr>
            </w:pPr>
            <w:r>
              <w:rPr>
                <w:rFonts w:cs="CordiaUPC"/>
                <w:b/>
                <w:bCs/>
              </w:rPr>
              <w:t>Submit Call</w:t>
            </w:r>
          </w:p>
        </w:tc>
      </w:tr>
      <w:tr w:rsidRPr="008979A8" w:rsidR="009C3867" w:rsidTr="00D754FA" w14:paraId="16FE6AC9" w14:textId="77777777">
        <w:tc>
          <w:tcPr>
            <w:tcW w:w="690" w:type="pct"/>
          </w:tcPr>
          <w:p w:rsidRPr="00E405F5" w:rsidR="009C3867" w:rsidP="00D754FA" w:rsidRDefault="009C3867" w14:paraId="1A1E33E7" w14:textId="77777777">
            <w:pPr>
              <w:pStyle w:val="BodyTextTable"/>
              <w:rPr>
                <w:rFonts w:ascii="CordiaUPC" w:hAnsi="CordiaUPC" w:eastAsiaTheme="minorHAnsi" w:cstheme="minorBidi"/>
                <w:sz w:val="28"/>
                <w:szCs w:val="28"/>
                <w:lang w:bidi="th-TH"/>
              </w:rPr>
            </w:pPr>
            <w:r>
              <w:rPr>
                <w:rFonts w:ascii="CordiaUPC" w:hAnsi="CordiaUPC" w:eastAsiaTheme="minorHAnsi" w:cstheme="minorBidi"/>
                <w:sz w:val="28"/>
                <w:szCs w:val="28"/>
                <w:lang w:bidi="th-TH"/>
              </w:rPr>
              <w:t>00004</w:t>
            </w:r>
          </w:p>
        </w:tc>
        <w:tc>
          <w:tcPr>
            <w:tcW w:w="1760" w:type="pct"/>
          </w:tcPr>
          <w:p w:rsidRPr="00A43D6C" w:rsidR="009C3867" w:rsidP="00D754FA" w:rsidRDefault="009C3867" w14:paraId="13B9D746" w14:textId="045F7C49">
            <w:r w:rsidRPr="009C3867">
              <w:t xml:space="preserve">Allow Transfer </w:t>
            </w:r>
            <w:r>
              <w:t>is required  when C</w:t>
            </w:r>
            <w:r w:rsidRPr="00766CC1">
              <w:t>ustomer</w:t>
            </w:r>
            <w:r>
              <w:rPr>
                <w:rFonts w:cs="Angsana New"/>
                <w:cs/>
              </w:rPr>
              <w:t xml:space="preserve"> </w:t>
            </w:r>
            <w:r w:rsidRPr="00766CC1">
              <w:t>Type</w:t>
            </w:r>
            <w:r>
              <w:t xml:space="preserve"> is </w:t>
            </w:r>
            <w:r>
              <w:rPr>
                <w:rFonts w:cs="Angsana New"/>
                <w:cs/>
              </w:rPr>
              <w:t>“</w:t>
            </w:r>
            <w:r>
              <w:t>{1}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/>
                <w:cs/>
              </w:rPr>
              <w:t xml:space="preserve"> </w:t>
            </w:r>
            <w:r>
              <w:t>and Product Class is {2}</w:t>
            </w:r>
          </w:p>
        </w:tc>
        <w:tc>
          <w:tcPr>
            <w:tcW w:w="1848" w:type="pct"/>
          </w:tcPr>
          <w:p w:rsidR="009C3867" w:rsidP="00D754FA" w:rsidRDefault="009C3867" w14:paraId="5B844E4D" w14:textId="1B99AD6D">
            <w:r>
              <w:rPr>
                <w:rFonts w:hint="cs"/>
                <w:cs/>
              </w:rPr>
              <w:t xml:space="preserve">ถ้า </w:t>
            </w:r>
            <w:r>
              <w:t xml:space="preserve">Customer Type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>
              <w:t>All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Product Class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t>Main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ดังนั้น </w:t>
            </w:r>
            <w:r w:rsidRPr="009C3867">
              <w:t>Allow Transfer</w:t>
            </w:r>
            <w:r w:rsidRPr="00EF1708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จะต้องเป็น </w:t>
            </w:r>
            <w:r>
              <w:t>Mandatory</w:t>
            </w:r>
          </w:p>
          <w:p w:rsidR="009C3867" w:rsidP="00D754FA" w:rsidRDefault="009C3867" w14:paraId="7DBCD0D0" w14:textId="77777777">
            <w:r>
              <w:t xml:space="preserve">{1} </w:t>
            </w:r>
            <w:r>
              <w:rPr>
                <w:rFonts w:cs="Angsana New"/>
                <w:cs/>
              </w:rPr>
              <w:t xml:space="preserve">= </w:t>
            </w:r>
            <w:r>
              <w:t>Customer Type</w:t>
            </w:r>
          </w:p>
          <w:p w:rsidRPr="006E77EC" w:rsidR="009C3867" w:rsidP="00D754FA" w:rsidRDefault="009C3867" w14:paraId="4FA3AA88" w14:textId="77777777">
            <w:pPr>
              <w:rPr>
                <w:cs/>
              </w:rPr>
            </w:pPr>
            <w:r>
              <w:t xml:space="preserve">{2} </w:t>
            </w:r>
            <w:r>
              <w:rPr>
                <w:rFonts w:cs="Angsana New"/>
                <w:cs/>
              </w:rPr>
              <w:t xml:space="preserve">= </w:t>
            </w:r>
            <w:r>
              <w:t>Product Class</w:t>
            </w:r>
          </w:p>
        </w:tc>
        <w:tc>
          <w:tcPr>
            <w:tcW w:w="702" w:type="pct"/>
          </w:tcPr>
          <w:p w:rsidRPr="00386C12" w:rsidR="009C3867" w:rsidP="00D754FA" w:rsidRDefault="009C3867" w14:paraId="54D1FDB2" w14:textId="77777777">
            <w:r>
              <w:t>Yes</w:t>
            </w:r>
          </w:p>
        </w:tc>
      </w:tr>
      <w:tr w:rsidRPr="008979A8" w:rsidR="009C3867" w:rsidTr="00D754FA" w14:paraId="31DF73B4" w14:textId="77777777">
        <w:tc>
          <w:tcPr>
            <w:tcW w:w="690" w:type="pct"/>
          </w:tcPr>
          <w:p w:rsidRPr="00E177F8" w:rsidR="009C3867" w:rsidP="00D754FA" w:rsidRDefault="009C3867" w14:paraId="395361AF" w14:textId="77777777">
            <w:pPr>
              <w:pStyle w:val="BodyTextTable"/>
              <w:rPr>
                <w:rFonts w:ascii="CordiaUPC" w:hAnsi="CordiaUPC" w:eastAsiaTheme="minorHAnsi" w:cstheme="minorBidi"/>
                <w:sz w:val="28"/>
                <w:szCs w:val="28"/>
                <w:lang w:bidi="th-TH"/>
              </w:rPr>
            </w:pPr>
            <w:r>
              <w:rPr>
                <w:rFonts w:ascii="CordiaUPC" w:hAnsi="CordiaUPC" w:eastAsiaTheme="minorHAnsi" w:cstheme="minorBidi"/>
                <w:sz w:val="28"/>
                <w:szCs w:val="28"/>
                <w:lang w:bidi="th-TH"/>
              </w:rPr>
              <w:t>00004</w:t>
            </w:r>
          </w:p>
        </w:tc>
        <w:tc>
          <w:tcPr>
            <w:tcW w:w="1760" w:type="pct"/>
          </w:tcPr>
          <w:p w:rsidRPr="00A43D6C" w:rsidR="009C3867" w:rsidP="009C3867" w:rsidRDefault="009C3867" w14:paraId="4ED7470C" w14:textId="014DA8E4">
            <w:r w:rsidRPr="009C3867">
              <w:t xml:space="preserve">Transfer Balance After </w:t>
            </w:r>
            <w:r>
              <w:t xml:space="preserve">is required  when </w:t>
            </w:r>
            <w:r w:rsidRPr="009C3867">
              <w:t>Allow Transfer</w:t>
            </w:r>
            <w:r>
              <w:t xml:space="preserve"> is </w:t>
            </w:r>
            <w:r>
              <w:rPr>
                <w:rFonts w:cs="Angsana New"/>
                <w:cs/>
              </w:rPr>
              <w:t>“</w:t>
            </w:r>
            <w:r>
              <w:t>Yes</w:t>
            </w:r>
            <w:r>
              <w:rPr>
                <w:rFonts w:cs="Angsana New"/>
                <w:cs/>
              </w:rPr>
              <w:t>”</w:t>
            </w:r>
          </w:p>
        </w:tc>
        <w:tc>
          <w:tcPr>
            <w:tcW w:w="1848" w:type="pct"/>
          </w:tcPr>
          <w:p w:rsidRPr="006E77EC" w:rsidR="009C3867" w:rsidP="00D754FA" w:rsidRDefault="009C3867" w14:paraId="3A4F7453" w14:textId="626D79FC">
            <w:r>
              <w:rPr>
                <w:rFonts w:hint="cs"/>
                <w:cs/>
              </w:rPr>
              <w:t xml:space="preserve">ถ้า </w:t>
            </w:r>
            <w:r w:rsidRPr="009C3867">
              <w:t>Allow Transfer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t>Yes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ดังนั้น </w:t>
            </w:r>
            <w:r>
              <w:t>t</w:t>
            </w:r>
            <w:r w:rsidRPr="001624DE">
              <w:t>ransferBalanceAfter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จะต้องเป็น </w:t>
            </w:r>
            <w:r>
              <w:t>Mandatory</w:t>
            </w:r>
          </w:p>
        </w:tc>
        <w:tc>
          <w:tcPr>
            <w:tcW w:w="702" w:type="pct"/>
          </w:tcPr>
          <w:p w:rsidRPr="00E177F8" w:rsidR="009C3867" w:rsidP="00D754FA" w:rsidRDefault="009C3867" w14:paraId="152E7231" w14:textId="77777777">
            <w:r>
              <w:t>Yes</w:t>
            </w:r>
          </w:p>
        </w:tc>
      </w:tr>
      <w:tr w:rsidRPr="008979A8" w:rsidR="009C3867" w:rsidTr="00D754FA" w14:paraId="40AC85D8" w14:textId="77777777">
        <w:tc>
          <w:tcPr>
            <w:tcW w:w="690" w:type="pct"/>
          </w:tcPr>
          <w:p w:rsidRPr="00CF369E" w:rsidR="009C3867" w:rsidP="00D754FA" w:rsidRDefault="009C3867" w14:paraId="6466992E" w14:textId="740192E2">
            <w:pPr>
              <w:pStyle w:val="BodyTextTable"/>
              <w:rPr>
                <w:rFonts w:ascii="CordiaUPC" w:hAnsi="CordiaUPC" w:eastAsiaTheme="minorHAnsi" w:cstheme="minorBidi"/>
                <w:sz w:val="28"/>
                <w:szCs w:val="28"/>
                <w:lang w:bidi="th-TH"/>
              </w:rPr>
            </w:pPr>
            <w:r>
              <w:rPr>
                <w:rFonts w:ascii="CordiaUPC" w:hAnsi="CordiaUPC" w:eastAsiaTheme="minorHAnsi" w:cstheme="minorBidi"/>
                <w:sz w:val="28"/>
                <w:szCs w:val="28"/>
                <w:lang w:bidi="th-TH"/>
              </w:rPr>
              <w:t>00004</w:t>
            </w:r>
          </w:p>
        </w:tc>
        <w:tc>
          <w:tcPr>
            <w:tcW w:w="1760" w:type="pct"/>
          </w:tcPr>
          <w:p w:rsidRPr="00A43D6C" w:rsidR="009C3867" w:rsidP="00D754FA" w:rsidRDefault="009C3867" w14:paraId="4F0F5CEA" w14:textId="2ECDD9CA">
            <w:r w:rsidRPr="009C3867">
              <w:t xml:space="preserve">Transfer Validity After </w:t>
            </w:r>
            <w:r>
              <w:t xml:space="preserve">is required  when </w:t>
            </w:r>
            <w:r w:rsidRPr="009C3867">
              <w:t>Allow Transfer</w:t>
            </w:r>
            <w:r>
              <w:t xml:space="preserve"> is </w:t>
            </w:r>
            <w:r>
              <w:rPr>
                <w:rFonts w:cs="Angsana New"/>
                <w:cs/>
              </w:rPr>
              <w:t>“</w:t>
            </w:r>
            <w:r>
              <w:t>Yes</w:t>
            </w:r>
            <w:r>
              <w:rPr>
                <w:rFonts w:cs="Angsana New"/>
                <w:cs/>
              </w:rPr>
              <w:t>”</w:t>
            </w:r>
          </w:p>
        </w:tc>
        <w:tc>
          <w:tcPr>
            <w:tcW w:w="1848" w:type="pct"/>
          </w:tcPr>
          <w:p w:rsidRPr="006E77EC" w:rsidR="009C3867" w:rsidP="00D754FA" w:rsidRDefault="009C3867" w14:paraId="703A2EB2" w14:textId="4C52CF34">
            <w:r>
              <w:rPr>
                <w:rFonts w:hint="cs"/>
                <w:cs/>
              </w:rPr>
              <w:t xml:space="preserve">ถ้า </w:t>
            </w:r>
            <w:r w:rsidRPr="009C3867">
              <w:t>Allow Transfer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t>Yes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ดังนั้น </w:t>
            </w:r>
            <w:r>
              <w:t>t</w:t>
            </w:r>
            <w:r w:rsidRPr="001624DE">
              <w:t>ransferValidityAfter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จะต้องเป็น </w:t>
            </w:r>
            <w:r>
              <w:t>Mandatory</w:t>
            </w:r>
          </w:p>
        </w:tc>
        <w:tc>
          <w:tcPr>
            <w:tcW w:w="702" w:type="pct"/>
          </w:tcPr>
          <w:p w:rsidRPr="00CF369E" w:rsidR="009C3867" w:rsidP="00D754FA" w:rsidRDefault="009C3867" w14:paraId="031E68F1" w14:textId="2A4CF2B3">
            <w:r>
              <w:t>Yes</w:t>
            </w:r>
          </w:p>
        </w:tc>
      </w:tr>
      <w:tr w:rsidRPr="008979A8" w:rsidR="009C3867" w:rsidTr="00D754FA" w14:paraId="50C733F1" w14:textId="77777777">
        <w:tc>
          <w:tcPr>
            <w:tcW w:w="690" w:type="pct"/>
          </w:tcPr>
          <w:p w:rsidRPr="00C60F8A" w:rsidR="009C3867" w:rsidP="00D754FA" w:rsidRDefault="009C3867" w14:paraId="35979453" w14:textId="0F6E4164">
            <w:pPr>
              <w:pStyle w:val="BodyTextTable"/>
              <w:rPr>
                <w:rFonts w:ascii="CordiaUPC" w:hAnsi="CordiaUPC" w:eastAsiaTheme="minorHAnsi" w:cstheme="minorBidi"/>
                <w:sz w:val="28"/>
                <w:szCs w:val="28"/>
                <w:lang w:bidi="th-TH"/>
              </w:rPr>
            </w:pPr>
            <w:r>
              <w:rPr>
                <w:rFonts w:ascii="CordiaUPC" w:hAnsi="CordiaUPC" w:eastAsiaTheme="minorHAnsi" w:cstheme="minorBidi"/>
                <w:sz w:val="28"/>
                <w:szCs w:val="28"/>
                <w:lang w:bidi="th-TH"/>
              </w:rPr>
              <w:t>00004</w:t>
            </w:r>
          </w:p>
        </w:tc>
        <w:tc>
          <w:tcPr>
            <w:tcW w:w="1760" w:type="pct"/>
          </w:tcPr>
          <w:p w:rsidR="009C3867" w:rsidP="00D754FA" w:rsidRDefault="009C3867" w14:paraId="1322115E" w14:textId="10B525B2">
            <w:r w:rsidRPr="009C3867">
              <w:t xml:space="preserve">Receive Balance After </w:t>
            </w:r>
            <w:r>
              <w:t xml:space="preserve">is required  when </w:t>
            </w:r>
            <w:r w:rsidRPr="009C3867">
              <w:t>Allow Transfer</w:t>
            </w:r>
            <w:r>
              <w:t xml:space="preserve"> is </w:t>
            </w:r>
            <w:r>
              <w:rPr>
                <w:rFonts w:cs="Angsana New"/>
                <w:cs/>
              </w:rPr>
              <w:t>“</w:t>
            </w:r>
            <w:r>
              <w:t>Yes</w:t>
            </w:r>
            <w:r>
              <w:rPr>
                <w:rFonts w:cs="Angsana New"/>
                <w:cs/>
              </w:rPr>
              <w:t>”</w:t>
            </w:r>
          </w:p>
        </w:tc>
        <w:tc>
          <w:tcPr>
            <w:tcW w:w="1848" w:type="pct"/>
          </w:tcPr>
          <w:p w:rsidRPr="00DC5806" w:rsidR="009C3867" w:rsidP="00D754FA" w:rsidRDefault="009C3867" w14:paraId="558A0AAF" w14:textId="681C4299">
            <w:r>
              <w:rPr>
                <w:rFonts w:hint="cs"/>
                <w:cs/>
              </w:rPr>
              <w:t xml:space="preserve">ถ้า </w:t>
            </w:r>
            <w:r w:rsidRPr="009C3867">
              <w:t>Allow Transfer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t>Yes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ดังนั้น </w:t>
            </w:r>
            <w:r>
              <w:t>r</w:t>
            </w:r>
            <w:r w:rsidRPr="001624DE">
              <w:t>eceiveBalanceAfter</w:t>
            </w:r>
            <w:r>
              <w:rPr>
                <w:rFonts w:hint="cs"/>
                <w:cs/>
              </w:rPr>
              <w:t xml:space="preserve"> จะต้องเป็น </w:t>
            </w:r>
            <w:r>
              <w:t>Mandatory</w:t>
            </w:r>
          </w:p>
        </w:tc>
        <w:tc>
          <w:tcPr>
            <w:tcW w:w="702" w:type="pct"/>
          </w:tcPr>
          <w:p w:rsidRPr="00C60F8A" w:rsidR="009C3867" w:rsidP="00D754FA" w:rsidRDefault="009C3867" w14:paraId="2BC8C8AC" w14:textId="18964E79">
            <w:r>
              <w:t>Yes</w:t>
            </w:r>
          </w:p>
        </w:tc>
      </w:tr>
      <w:tr w:rsidRPr="008979A8" w:rsidR="009C3867" w:rsidTr="00D754FA" w14:paraId="4DB9C74B" w14:textId="77777777">
        <w:tc>
          <w:tcPr>
            <w:tcW w:w="690" w:type="pct"/>
          </w:tcPr>
          <w:p w:rsidRPr="00245169" w:rsidR="009C3867" w:rsidP="00D754FA" w:rsidRDefault="009C3867" w14:paraId="05208D01" w14:textId="0259137E">
            <w:pPr>
              <w:pStyle w:val="BodyTextTable"/>
              <w:rPr>
                <w:rFonts w:ascii="CordiaUPC" w:hAnsi="CordiaUPC" w:eastAsiaTheme="minorHAnsi" w:cstheme="minorBidi"/>
                <w:sz w:val="28"/>
                <w:szCs w:val="28"/>
                <w:lang w:bidi="th-TH"/>
              </w:rPr>
            </w:pPr>
            <w:r>
              <w:rPr>
                <w:rFonts w:ascii="CordiaUPC" w:hAnsi="CordiaUPC" w:eastAsiaTheme="minorHAnsi" w:cstheme="minorBidi"/>
                <w:sz w:val="28"/>
                <w:szCs w:val="28"/>
                <w:lang w:bidi="th-TH"/>
              </w:rPr>
              <w:t>00004</w:t>
            </w:r>
          </w:p>
        </w:tc>
        <w:tc>
          <w:tcPr>
            <w:tcW w:w="1760" w:type="pct"/>
          </w:tcPr>
          <w:p w:rsidR="009C3867" w:rsidP="00D754FA" w:rsidRDefault="009C3867" w14:paraId="4CCE1AC8" w14:textId="139F0D1A">
            <w:r w:rsidRPr="009C3867">
              <w:t xml:space="preserve">Receive Validity After </w:t>
            </w:r>
            <w:r>
              <w:t xml:space="preserve">is required  when </w:t>
            </w:r>
            <w:r w:rsidRPr="009C3867">
              <w:t>Allow Transfer</w:t>
            </w:r>
            <w:r>
              <w:t xml:space="preserve"> is </w:t>
            </w:r>
            <w:r>
              <w:rPr>
                <w:rFonts w:cs="Angsana New"/>
                <w:cs/>
              </w:rPr>
              <w:t>“</w:t>
            </w:r>
            <w:r>
              <w:t>Yes</w:t>
            </w:r>
            <w:r>
              <w:rPr>
                <w:rFonts w:cs="Angsana New"/>
                <w:cs/>
              </w:rPr>
              <w:t>”</w:t>
            </w:r>
          </w:p>
        </w:tc>
        <w:tc>
          <w:tcPr>
            <w:tcW w:w="1848" w:type="pct"/>
          </w:tcPr>
          <w:p w:rsidRPr="00DC5806" w:rsidR="009C3867" w:rsidP="00D754FA" w:rsidRDefault="009C3867" w14:paraId="19E64612" w14:textId="01C89652">
            <w:r>
              <w:rPr>
                <w:rFonts w:hint="cs"/>
                <w:cs/>
              </w:rPr>
              <w:t xml:space="preserve">ถ้า </w:t>
            </w:r>
            <w:r w:rsidRPr="009C3867">
              <w:t>Allow Transfer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t>Yes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ดังนั้น </w:t>
            </w:r>
            <w:r>
              <w:t>r</w:t>
            </w:r>
            <w:r w:rsidRPr="001624DE">
              <w:t>eceiveValidityAfter</w:t>
            </w:r>
            <w:r>
              <w:rPr>
                <w:rFonts w:hint="cs"/>
                <w:cs/>
              </w:rPr>
              <w:t xml:space="preserve"> จะต้องเป็น </w:t>
            </w:r>
            <w:r>
              <w:t>Mandatory</w:t>
            </w:r>
          </w:p>
        </w:tc>
        <w:tc>
          <w:tcPr>
            <w:tcW w:w="702" w:type="pct"/>
          </w:tcPr>
          <w:p w:rsidRPr="00DC5806" w:rsidR="009C3867" w:rsidP="00D754FA" w:rsidRDefault="009C3867" w14:paraId="321AEB18" w14:textId="161E5859">
            <w:r>
              <w:t>Yes</w:t>
            </w:r>
          </w:p>
        </w:tc>
      </w:tr>
      <w:tr w:rsidRPr="008979A8" w:rsidR="008E04F5" w:rsidTr="00D754FA" w14:paraId="1D830729" w14:textId="77777777">
        <w:tc>
          <w:tcPr>
            <w:tcW w:w="690" w:type="pct"/>
          </w:tcPr>
          <w:p w:rsidR="008E04F5" w:rsidP="00D754FA" w:rsidRDefault="008E04F5" w14:paraId="4A237AE8" w14:textId="5F31E04F">
            <w:pPr>
              <w:pStyle w:val="BodyTextTable"/>
              <w:rPr>
                <w:rFonts w:ascii="CordiaUPC" w:hAnsi="CordiaUPC" w:eastAsiaTheme="minorHAnsi" w:cstheme="minorBidi"/>
                <w:sz w:val="28"/>
                <w:szCs w:val="28"/>
                <w:lang w:bidi="th-TH"/>
              </w:rPr>
            </w:pPr>
            <w:r w:rsidRPr="005807B6">
              <w:rPr>
                <w:rFonts w:ascii="CordiaUPC" w:hAnsi="CordiaUPC" w:eastAsiaTheme="minorHAnsi" w:cstheme="minorBidi"/>
                <w:sz w:val="28"/>
                <w:szCs w:val="28"/>
                <w:lang w:bidi="th-TH"/>
              </w:rPr>
              <w:t>00004</w:t>
            </w:r>
          </w:p>
        </w:tc>
        <w:tc>
          <w:tcPr>
            <w:tcW w:w="1760" w:type="pct"/>
          </w:tcPr>
          <w:p w:rsidRPr="009C3867" w:rsidR="008E04F5" w:rsidP="00996ACC" w:rsidRDefault="008E04F5" w14:paraId="4E2EFD02" w14:textId="74F6D343">
            <w:r>
              <w:t xml:space="preserve">Transfer Fee is required  when </w:t>
            </w:r>
            <w:r w:rsidRPr="009C3867">
              <w:t>Allow Transfer</w:t>
            </w:r>
            <w:r>
              <w:t xml:space="preserve"> is </w:t>
            </w:r>
            <w:r>
              <w:rPr>
                <w:rFonts w:cs="Angsana New"/>
                <w:cs/>
              </w:rPr>
              <w:t>“</w:t>
            </w:r>
            <w:r>
              <w:t>Yes</w:t>
            </w:r>
            <w:r>
              <w:rPr>
                <w:rFonts w:cs="Angsana New"/>
                <w:cs/>
              </w:rPr>
              <w:t>”</w:t>
            </w:r>
          </w:p>
        </w:tc>
        <w:tc>
          <w:tcPr>
            <w:tcW w:w="1848" w:type="pct"/>
          </w:tcPr>
          <w:p w:rsidR="008E04F5" w:rsidP="00D754FA" w:rsidRDefault="008E04F5" w14:paraId="7BAD10B0" w14:textId="0DF89389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 w:rsidRPr="009C3867">
              <w:t>Allow Transfer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t>Yes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ดังนั้น </w:t>
            </w:r>
            <w:r>
              <w:t xml:space="preserve">transferFee </w:t>
            </w:r>
            <w:r>
              <w:rPr>
                <w:rFonts w:hint="cs"/>
                <w:cs/>
              </w:rPr>
              <w:t xml:space="preserve">จะต้องเป็น </w:t>
            </w:r>
            <w:r>
              <w:t>Mandatory</w:t>
            </w:r>
          </w:p>
        </w:tc>
        <w:tc>
          <w:tcPr>
            <w:tcW w:w="702" w:type="pct"/>
          </w:tcPr>
          <w:p w:rsidR="008E04F5" w:rsidP="00D754FA" w:rsidRDefault="008E04F5" w14:paraId="39661D69" w14:textId="43C5FF37">
            <w:r w:rsidRPr="00AA715F">
              <w:t>Yes</w:t>
            </w:r>
          </w:p>
        </w:tc>
      </w:tr>
      <w:tr w:rsidRPr="008979A8" w:rsidR="008E04F5" w:rsidTr="00D754FA" w14:paraId="16C1980E" w14:textId="77777777">
        <w:tc>
          <w:tcPr>
            <w:tcW w:w="690" w:type="pct"/>
          </w:tcPr>
          <w:p w:rsidR="008E04F5" w:rsidP="00D754FA" w:rsidRDefault="008E04F5" w14:paraId="46B66458" w14:textId="17771C74">
            <w:pPr>
              <w:pStyle w:val="BodyTextTable"/>
              <w:rPr>
                <w:rFonts w:ascii="CordiaUPC" w:hAnsi="CordiaUPC" w:eastAsiaTheme="minorHAnsi" w:cstheme="minorBidi"/>
                <w:sz w:val="28"/>
                <w:szCs w:val="28"/>
                <w:lang w:bidi="th-TH"/>
              </w:rPr>
            </w:pPr>
            <w:r w:rsidRPr="005807B6">
              <w:rPr>
                <w:rFonts w:ascii="CordiaUPC" w:hAnsi="CordiaUPC" w:eastAsiaTheme="minorHAnsi" w:cstheme="minorBidi"/>
                <w:sz w:val="28"/>
                <w:szCs w:val="28"/>
                <w:lang w:bidi="th-TH"/>
              </w:rPr>
              <w:t>00004</w:t>
            </w:r>
          </w:p>
        </w:tc>
        <w:tc>
          <w:tcPr>
            <w:tcW w:w="1760" w:type="pct"/>
          </w:tcPr>
          <w:p w:rsidRPr="009C3867" w:rsidR="008E04F5" w:rsidP="00D754FA" w:rsidRDefault="008E04F5" w14:paraId="5E346380" w14:textId="56D1BE62">
            <w:r>
              <w:t xml:space="preserve">Balance Transfer Limit is required  when </w:t>
            </w:r>
            <w:r w:rsidRPr="009C3867">
              <w:t>Allow Transfer</w:t>
            </w:r>
            <w:r>
              <w:t xml:space="preserve"> is </w:t>
            </w:r>
            <w:r>
              <w:rPr>
                <w:rFonts w:cs="Angsana New"/>
                <w:cs/>
              </w:rPr>
              <w:t>“</w:t>
            </w:r>
            <w:r>
              <w:t>Yes</w:t>
            </w:r>
            <w:r>
              <w:rPr>
                <w:rFonts w:cs="Angsana New"/>
                <w:cs/>
              </w:rPr>
              <w:t>”</w:t>
            </w:r>
          </w:p>
        </w:tc>
        <w:tc>
          <w:tcPr>
            <w:tcW w:w="1848" w:type="pct"/>
          </w:tcPr>
          <w:p w:rsidR="008E04F5" w:rsidP="00D754FA" w:rsidRDefault="008E04F5" w14:paraId="1ADA160B" w14:textId="0D04EEED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 w:rsidRPr="009C3867">
              <w:t>Allow Transfer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t>Yes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ดังนั้น </w:t>
            </w:r>
            <w:r>
              <w:t xml:space="preserve">balanceTransferLimit </w:t>
            </w:r>
            <w:r>
              <w:rPr>
                <w:rFonts w:hint="cs"/>
                <w:cs/>
              </w:rPr>
              <w:t xml:space="preserve">จะต้องเป็น </w:t>
            </w:r>
            <w:r>
              <w:t>Mandatory</w:t>
            </w:r>
          </w:p>
        </w:tc>
        <w:tc>
          <w:tcPr>
            <w:tcW w:w="702" w:type="pct"/>
          </w:tcPr>
          <w:p w:rsidR="008E04F5" w:rsidP="00D754FA" w:rsidRDefault="008E04F5" w14:paraId="3B8C7718" w14:textId="1DDCA851">
            <w:r w:rsidRPr="00AA715F">
              <w:t>Yes</w:t>
            </w:r>
          </w:p>
        </w:tc>
      </w:tr>
      <w:tr w:rsidRPr="008979A8" w:rsidR="008E04F5" w:rsidTr="00D754FA" w14:paraId="45ABA43E" w14:textId="77777777">
        <w:tc>
          <w:tcPr>
            <w:tcW w:w="690" w:type="pct"/>
          </w:tcPr>
          <w:p w:rsidR="008E04F5" w:rsidP="00D754FA" w:rsidRDefault="008E04F5" w14:paraId="1BF31DBD" w14:textId="4F8B5B3E">
            <w:pPr>
              <w:pStyle w:val="BodyTextTable"/>
              <w:rPr>
                <w:rFonts w:ascii="CordiaUPC" w:hAnsi="CordiaUPC" w:eastAsiaTheme="minorHAnsi" w:cstheme="minorBidi"/>
                <w:sz w:val="28"/>
                <w:szCs w:val="28"/>
                <w:lang w:bidi="th-TH"/>
              </w:rPr>
            </w:pPr>
            <w:r w:rsidRPr="005807B6">
              <w:rPr>
                <w:rFonts w:ascii="CordiaUPC" w:hAnsi="CordiaUPC" w:eastAsiaTheme="minorHAnsi" w:cstheme="minorBidi"/>
                <w:sz w:val="28"/>
                <w:szCs w:val="28"/>
                <w:lang w:bidi="th-TH"/>
              </w:rPr>
              <w:t>00004</w:t>
            </w:r>
          </w:p>
        </w:tc>
        <w:tc>
          <w:tcPr>
            <w:tcW w:w="1760" w:type="pct"/>
          </w:tcPr>
          <w:p w:rsidRPr="009C3867" w:rsidR="008E04F5" w:rsidP="00D754FA" w:rsidRDefault="008E04F5" w14:paraId="58C8AE88" w14:textId="511DCB93">
            <w:r>
              <w:t xml:space="preserve">Validity Transfer Limit is required  when </w:t>
            </w:r>
            <w:r w:rsidRPr="009C3867">
              <w:t>Allow Transfer</w:t>
            </w:r>
            <w:r>
              <w:t xml:space="preserve"> is </w:t>
            </w:r>
            <w:r>
              <w:rPr>
                <w:rFonts w:cs="Angsana New"/>
                <w:cs/>
              </w:rPr>
              <w:t>“</w:t>
            </w:r>
            <w:r>
              <w:t>Yes</w:t>
            </w:r>
            <w:r>
              <w:rPr>
                <w:rFonts w:cs="Angsana New"/>
                <w:cs/>
              </w:rPr>
              <w:t>”</w:t>
            </w:r>
          </w:p>
        </w:tc>
        <w:tc>
          <w:tcPr>
            <w:tcW w:w="1848" w:type="pct"/>
          </w:tcPr>
          <w:p w:rsidR="008E04F5" w:rsidP="00D754FA" w:rsidRDefault="008E04F5" w14:paraId="25DC6D33" w14:textId="13CA220A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 w:rsidRPr="009C3867">
              <w:t>Allow Transfer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t>Yes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ดังนั้น </w:t>
            </w:r>
            <w:r>
              <w:t xml:space="preserve">validityTransferLimit </w:t>
            </w:r>
            <w:r>
              <w:rPr>
                <w:rFonts w:hint="cs"/>
                <w:cs/>
              </w:rPr>
              <w:t xml:space="preserve">จะต้องเป็น </w:t>
            </w:r>
            <w:r>
              <w:t>Mandatory</w:t>
            </w:r>
          </w:p>
        </w:tc>
        <w:tc>
          <w:tcPr>
            <w:tcW w:w="702" w:type="pct"/>
          </w:tcPr>
          <w:p w:rsidR="008E04F5" w:rsidP="00D754FA" w:rsidRDefault="008E04F5" w14:paraId="1456168C" w14:textId="3531DBE8">
            <w:r w:rsidRPr="00AA715F">
              <w:t>Yes</w:t>
            </w:r>
          </w:p>
        </w:tc>
      </w:tr>
      <w:tr w:rsidRPr="008979A8" w:rsidR="008E04F5" w:rsidTr="00D754FA" w14:paraId="47C02C35" w14:textId="77777777">
        <w:tc>
          <w:tcPr>
            <w:tcW w:w="690" w:type="pct"/>
          </w:tcPr>
          <w:p w:rsidR="008E04F5" w:rsidP="00D754FA" w:rsidRDefault="008E04F5" w14:paraId="6B1F5E56" w14:textId="77777777">
            <w:pPr>
              <w:pStyle w:val="BodyTextTable"/>
              <w:rPr>
                <w:rFonts w:ascii="CordiaUPC" w:hAnsi="CordiaUPC" w:eastAsiaTheme="minorHAnsi" w:cstheme="minorBidi"/>
                <w:sz w:val="28"/>
                <w:szCs w:val="28"/>
                <w:lang w:bidi="th-TH"/>
              </w:rPr>
            </w:pPr>
            <w:r>
              <w:rPr>
                <w:rFonts w:ascii="CordiaUPC" w:hAnsi="CordiaUPC" w:cs="CordiaUPC"/>
                <w:sz w:val="28"/>
                <w:szCs w:val="28"/>
              </w:rPr>
              <w:t>00023</w:t>
            </w:r>
          </w:p>
        </w:tc>
        <w:tc>
          <w:tcPr>
            <w:tcW w:w="1760" w:type="pct"/>
          </w:tcPr>
          <w:p w:rsidR="008E04F5" w:rsidP="009C3867" w:rsidRDefault="008E04F5" w14:paraId="2D72FE22" w14:textId="0C022BDB">
            <w:r w:rsidRPr="009C3867">
              <w:t xml:space="preserve">Transfer Balance After </w:t>
            </w:r>
            <w:r>
              <w:t xml:space="preserve">must be Integer </w:t>
            </w:r>
            <w:r>
              <w:rPr>
                <w:rFonts w:cs="Angsana New"/>
                <w:cs/>
              </w:rPr>
              <w:t>(</w:t>
            </w:r>
            <w:r>
              <w:t>Min 0, Max 365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1848" w:type="pct"/>
          </w:tcPr>
          <w:p w:rsidRPr="00DC5806" w:rsidR="008E04F5" w:rsidP="009C3867" w:rsidRDefault="008E04F5" w14:paraId="2F8C1F9E" w14:textId="06C995AF">
            <w:r>
              <w:rPr>
                <w:rFonts w:hint="cs"/>
                <w:cs/>
              </w:rPr>
              <w:t xml:space="preserve">ถ้า </w:t>
            </w:r>
            <w:r>
              <w:t>t</w:t>
            </w:r>
            <w:r w:rsidRPr="001624DE">
              <w:t>ransferBalanceAfter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>มีค่า ดังนั้น</w:t>
            </w:r>
            <w:r w:rsidRPr="002259C2">
              <w:rPr>
                <w:rFonts w:cs="Angsana New"/>
                <w:cs/>
              </w:rPr>
              <w:t xml:space="preserve"> </w:t>
            </w:r>
            <w:r>
              <w:t>t</w:t>
            </w:r>
            <w:r w:rsidRPr="001624DE">
              <w:t>ransferBalanceAfter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จะต้องเป็นตัวเลขจำนวนเต็มและมีค่าอยู่ในช่วง </w:t>
            </w:r>
            <w:r>
              <w:t xml:space="preserve">0 </w:t>
            </w:r>
            <w:r>
              <w:rPr>
                <w:rFonts w:cs="Angsana New"/>
                <w:cs/>
              </w:rPr>
              <w:t>–</w:t>
            </w:r>
            <w:r>
              <w:rPr>
                <w:rFonts w:hint="cs"/>
                <w:cs/>
              </w:rPr>
              <w:t xml:space="preserve"> </w:t>
            </w:r>
            <w:r>
              <w:t>365</w:t>
            </w:r>
          </w:p>
        </w:tc>
        <w:tc>
          <w:tcPr>
            <w:tcW w:w="702" w:type="pct"/>
          </w:tcPr>
          <w:p w:rsidRPr="00DC5806" w:rsidR="008E04F5" w:rsidP="00D754FA" w:rsidRDefault="008E04F5" w14:paraId="2DA5ABE5" w14:textId="77777777">
            <w:r>
              <w:rPr>
                <w:rFonts w:cs="CordiaUPC"/>
                <w:szCs w:val="36"/>
              </w:rPr>
              <w:t>Yes</w:t>
            </w:r>
          </w:p>
        </w:tc>
      </w:tr>
      <w:tr w:rsidRPr="008979A8" w:rsidR="008E04F5" w:rsidTr="00D754FA" w14:paraId="4B3259A6" w14:textId="77777777">
        <w:tc>
          <w:tcPr>
            <w:tcW w:w="690" w:type="pct"/>
          </w:tcPr>
          <w:p w:rsidR="008E04F5" w:rsidP="00D754FA" w:rsidRDefault="008E04F5" w14:paraId="326CDA0D" w14:textId="3D83D650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hAnsi="CordiaUPC" w:cs="CordiaUPC"/>
                <w:sz w:val="28"/>
                <w:szCs w:val="28"/>
              </w:rPr>
              <w:t>00023</w:t>
            </w:r>
          </w:p>
        </w:tc>
        <w:tc>
          <w:tcPr>
            <w:tcW w:w="1760" w:type="pct"/>
          </w:tcPr>
          <w:p w:rsidRPr="002259C2" w:rsidR="008E04F5" w:rsidP="009C3867" w:rsidRDefault="008E04F5" w14:paraId="14F5F4AD" w14:textId="4BACADFF">
            <w:r w:rsidRPr="009C3867">
              <w:t xml:space="preserve">Transfer Validity After </w:t>
            </w:r>
            <w:r>
              <w:t xml:space="preserve">must be Integer </w:t>
            </w:r>
            <w:r>
              <w:rPr>
                <w:rFonts w:cs="Angsana New"/>
                <w:cs/>
              </w:rPr>
              <w:t>(</w:t>
            </w:r>
            <w:r>
              <w:t>Min 0, Max 365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1848" w:type="pct"/>
          </w:tcPr>
          <w:p w:rsidR="008E04F5" w:rsidP="00D754FA" w:rsidRDefault="008E04F5" w14:paraId="3AB83D0E" w14:textId="71D6F308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>t</w:t>
            </w:r>
            <w:r w:rsidRPr="001624DE">
              <w:t>ransferValidityAfter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>มีค่า ดังนั้น</w:t>
            </w:r>
            <w:r w:rsidRPr="002259C2">
              <w:rPr>
                <w:rFonts w:cs="Angsana New"/>
                <w:cs/>
              </w:rPr>
              <w:t xml:space="preserve"> </w:t>
            </w:r>
            <w:r>
              <w:t>t</w:t>
            </w:r>
            <w:r w:rsidRPr="001624DE">
              <w:t>ransferValidityAfter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จะต้องเป็นตัวเลขจำนวนเต็มและมีค่าอยู่ในช่วง </w:t>
            </w:r>
            <w:r>
              <w:t xml:space="preserve">0 </w:t>
            </w:r>
            <w:r>
              <w:rPr>
                <w:rFonts w:cs="Angsana New"/>
                <w:cs/>
              </w:rPr>
              <w:t>–</w:t>
            </w:r>
            <w:r>
              <w:rPr>
                <w:rFonts w:hint="cs"/>
                <w:cs/>
              </w:rPr>
              <w:t xml:space="preserve"> </w:t>
            </w:r>
            <w:r>
              <w:t>365</w:t>
            </w:r>
          </w:p>
        </w:tc>
        <w:tc>
          <w:tcPr>
            <w:tcW w:w="702" w:type="pct"/>
          </w:tcPr>
          <w:p w:rsidR="008E04F5" w:rsidP="00D754FA" w:rsidRDefault="008E04F5" w14:paraId="490B225E" w14:textId="1B8B47FA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Pr="008979A8" w:rsidR="008E04F5" w:rsidTr="00D754FA" w14:paraId="5250B93E" w14:textId="77777777">
        <w:tc>
          <w:tcPr>
            <w:tcW w:w="690" w:type="pct"/>
          </w:tcPr>
          <w:p w:rsidR="008E04F5" w:rsidP="00D754FA" w:rsidRDefault="008E04F5" w14:paraId="4F12E2D8" w14:textId="4954F1D9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hAnsi="CordiaUPC" w:cs="CordiaUPC"/>
                <w:sz w:val="28"/>
                <w:szCs w:val="28"/>
              </w:rPr>
              <w:t>00023</w:t>
            </w:r>
          </w:p>
        </w:tc>
        <w:tc>
          <w:tcPr>
            <w:tcW w:w="1760" w:type="pct"/>
          </w:tcPr>
          <w:p w:rsidR="008E04F5" w:rsidP="00D754FA" w:rsidRDefault="008E04F5" w14:paraId="22954A38" w14:textId="7CD48E39">
            <w:r w:rsidRPr="009C3867">
              <w:t xml:space="preserve">Receive Balance After </w:t>
            </w:r>
            <w:r>
              <w:t xml:space="preserve">must be Integer </w:t>
            </w:r>
            <w:r>
              <w:rPr>
                <w:rFonts w:cs="Angsana New"/>
                <w:cs/>
              </w:rPr>
              <w:t>(</w:t>
            </w:r>
            <w:r>
              <w:t>Min 0, Max 365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1848" w:type="pct"/>
          </w:tcPr>
          <w:p w:rsidR="008E04F5" w:rsidP="00D754FA" w:rsidRDefault="008E04F5" w14:paraId="544D0056" w14:textId="72F33B9F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>r</w:t>
            </w:r>
            <w:r w:rsidRPr="001624DE">
              <w:t>eceiveBalanceAfter</w:t>
            </w:r>
            <w:r>
              <w:rPr>
                <w:rFonts w:hint="cs"/>
                <w:cs/>
              </w:rPr>
              <w:t xml:space="preserve"> มีค่า ดังนั้น</w:t>
            </w:r>
            <w:r w:rsidRPr="002259C2">
              <w:rPr>
                <w:rFonts w:cs="Angsana New"/>
                <w:cs/>
              </w:rPr>
              <w:t xml:space="preserve"> </w:t>
            </w:r>
            <w:r>
              <w:t>r</w:t>
            </w:r>
            <w:r w:rsidRPr="001624DE">
              <w:t>eceiveBalanceAfter</w:t>
            </w:r>
            <w:r>
              <w:rPr>
                <w:rFonts w:hint="cs"/>
                <w:cs/>
              </w:rPr>
              <w:t xml:space="preserve"> จะต้องเป็นตัวเลขจำนวนเต็มและมีค่าอยู่ในช่วง </w:t>
            </w:r>
            <w:r>
              <w:t xml:space="preserve">0 </w:t>
            </w:r>
            <w:r>
              <w:rPr>
                <w:rFonts w:cs="Angsana New"/>
                <w:cs/>
              </w:rPr>
              <w:t>–</w:t>
            </w:r>
            <w:r>
              <w:rPr>
                <w:rFonts w:hint="cs"/>
                <w:cs/>
              </w:rPr>
              <w:t xml:space="preserve"> </w:t>
            </w:r>
            <w:r>
              <w:t>365</w:t>
            </w:r>
          </w:p>
        </w:tc>
        <w:tc>
          <w:tcPr>
            <w:tcW w:w="702" w:type="pct"/>
          </w:tcPr>
          <w:p w:rsidR="008E04F5" w:rsidP="00D754FA" w:rsidRDefault="008E04F5" w14:paraId="2912D3B6" w14:textId="4A66FCC2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Pr="008979A8" w:rsidR="008E04F5" w:rsidTr="00D754FA" w14:paraId="6F3BF198" w14:textId="77777777">
        <w:tc>
          <w:tcPr>
            <w:tcW w:w="690" w:type="pct"/>
          </w:tcPr>
          <w:p w:rsidR="008E04F5" w:rsidP="00D754FA" w:rsidRDefault="008E04F5" w14:paraId="7DDF6E57" w14:textId="6BFB72C5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hAnsi="CordiaUPC" w:cs="CordiaUPC"/>
                <w:sz w:val="28"/>
                <w:szCs w:val="28"/>
              </w:rPr>
              <w:t>00023</w:t>
            </w:r>
          </w:p>
        </w:tc>
        <w:tc>
          <w:tcPr>
            <w:tcW w:w="1760" w:type="pct"/>
          </w:tcPr>
          <w:p w:rsidR="008E04F5" w:rsidP="00D754FA" w:rsidRDefault="008E04F5" w14:paraId="7F98F23E" w14:textId="1DA2A4C5">
            <w:r w:rsidRPr="009C3867">
              <w:t xml:space="preserve">Receive Validity After </w:t>
            </w:r>
            <w:r>
              <w:t xml:space="preserve">must be Integer </w:t>
            </w:r>
            <w:r>
              <w:rPr>
                <w:rFonts w:cs="Angsana New"/>
                <w:cs/>
              </w:rPr>
              <w:t>(</w:t>
            </w:r>
            <w:r>
              <w:t>Min 0, Max 365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1848" w:type="pct"/>
          </w:tcPr>
          <w:p w:rsidR="008E04F5" w:rsidP="00D754FA" w:rsidRDefault="008E04F5" w14:paraId="2992316E" w14:textId="0ABD45A3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>r</w:t>
            </w:r>
            <w:r w:rsidRPr="001624DE">
              <w:t>eceiveValidityAfter</w:t>
            </w:r>
            <w:r>
              <w:rPr>
                <w:rFonts w:hint="cs"/>
                <w:cs/>
              </w:rPr>
              <w:t xml:space="preserve"> มีค่า ดังนั้น</w:t>
            </w:r>
            <w:r w:rsidRPr="002259C2">
              <w:rPr>
                <w:rFonts w:cs="Angsana New"/>
                <w:cs/>
              </w:rPr>
              <w:t xml:space="preserve"> </w:t>
            </w:r>
            <w:r>
              <w:t>r</w:t>
            </w:r>
            <w:r w:rsidRPr="001624DE">
              <w:t>eceiveValidityAfter</w:t>
            </w:r>
            <w:r>
              <w:rPr>
                <w:rFonts w:hint="cs"/>
                <w:cs/>
              </w:rPr>
              <w:t xml:space="preserve"> จะต้องเป็นตัวเลขจำนวนเต็มและมีค่าอยู่ในช่วง </w:t>
            </w:r>
            <w:r>
              <w:t xml:space="preserve">0 </w:t>
            </w:r>
            <w:r>
              <w:rPr>
                <w:rFonts w:cs="Angsana New"/>
                <w:cs/>
              </w:rPr>
              <w:t>–</w:t>
            </w:r>
            <w:r>
              <w:rPr>
                <w:rFonts w:hint="cs"/>
                <w:cs/>
              </w:rPr>
              <w:t xml:space="preserve"> </w:t>
            </w:r>
            <w:r>
              <w:t>365</w:t>
            </w:r>
          </w:p>
        </w:tc>
        <w:tc>
          <w:tcPr>
            <w:tcW w:w="702" w:type="pct"/>
          </w:tcPr>
          <w:p w:rsidR="008E04F5" w:rsidP="00D754FA" w:rsidRDefault="008E04F5" w14:paraId="687F1B01" w14:textId="6AC9AE2D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Pr="008979A8" w:rsidR="007549DC" w:rsidTr="00D754FA" w14:paraId="27C6BBB2" w14:textId="77777777">
        <w:tc>
          <w:tcPr>
            <w:tcW w:w="690" w:type="pct"/>
          </w:tcPr>
          <w:p w:rsidR="007549DC" w:rsidP="00D754FA" w:rsidRDefault="007549DC" w14:paraId="38CDCE71" w14:textId="7C0204CE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B56350">
              <w:rPr>
                <w:rFonts w:ascii="CordiaUPC" w:hAnsi="CordiaUPC" w:cs="CordiaUPC"/>
                <w:sz w:val="28"/>
                <w:szCs w:val="28"/>
              </w:rPr>
              <w:t>00023</w:t>
            </w:r>
          </w:p>
        </w:tc>
        <w:tc>
          <w:tcPr>
            <w:tcW w:w="1760" w:type="pct"/>
          </w:tcPr>
          <w:p w:rsidRPr="009C3867" w:rsidR="007549DC" w:rsidP="00D754FA" w:rsidRDefault="007549DC" w14:paraId="4A759526" w14:textId="50D1E74E">
            <w:r>
              <w:t xml:space="preserve">Transfer Fee must be 2 decimal </w:t>
            </w:r>
            <w:r>
              <w:rPr>
                <w:rFonts w:cs="Angsana New"/>
                <w:cs/>
              </w:rPr>
              <w:t>(</w:t>
            </w:r>
            <w:r>
              <w:t>Min 0, Max 10,000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1848" w:type="pct"/>
          </w:tcPr>
          <w:p w:rsidR="007549DC" w:rsidP="00D754FA" w:rsidRDefault="007549DC" w14:paraId="1BE7B351" w14:textId="50EB04A0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transferFee </w:t>
            </w:r>
            <w:r>
              <w:rPr>
                <w:rFonts w:hint="cs"/>
                <w:cs/>
              </w:rPr>
              <w:t>มีค่า ดังนั้น</w:t>
            </w:r>
            <w:r>
              <w:t xml:space="preserve"> transferFee</w:t>
            </w:r>
            <w:r>
              <w:rPr>
                <w:rFonts w:hint="cs"/>
                <w:cs/>
              </w:rPr>
              <w:t xml:space="preserve">จะต้องเป็นตัวเลขทศนิยม </w:t>
            </w:r>
            <w:r>
              <w:t xml:space="preserve">2 </w:t>
            </w:r>
            <w:r>
              <w:rPr>
                <w:rFonts w:hint="cs"/>
                <w:cs/>
              </w:rPr>
              <w:t xml:space="preserve">ตำแหน่งและมีค่าอยู่ในช่วง </w:t>
            </w:r>
            <w:r>
              <w:t>0</w:t>
            </w:r>
            <w:r>
              <w:rPr>
                <w:rFonts w:cs="Angsana New"/>
                <w:cs/>
              </w:rPr>
              <w:t xml:space="preserve"> – </w:t>
            </w:r>
            <w:r>
              <w:t>10,000</w:t>
            </w:r>
          </w:p>
        </w:tc>
        <w:tc>
          <w:tcPr>
            <w:tcW w:w="702" w:type="pct"/>
          </w:tcPr>
          <w:p w:rsidR="007549DC" w:rsidP="00D754FA" w:rsidRDefault="007549DC" w14:paraId="22D6DC1B" w14:textId="6706DA29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Pr="008979A8" w:rsidR="007549DC" w:rsidTr="00D754FA" w14:paraId="7A2B6018" w14:textId="77777777">
        <w:tc>
          <w:tcPr>
            <w:tcW w:w="690" w:type="pct"/>
          </w:tcPr>
          <w:p w:rsidR="007549DC" w:rsidP="00D754FA" w:rsidRDefault="007549DC" w14:paraId="0E1B64DF" w14:textId="747F4A1E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B56350">
              <w:rPr>
                <w:rFonts w:ascii="CordiaUPC" w:hAnsi="CordiaUPC" w:cs="CordiaUPC"/>
                <w:sz w:val="28"/>
                <w:szCs w:val="28"/>
              </w:rPr>
              <w:t>00023</w:t>
            </w:r>
          </w:p>
        </w:tc>
        <w:tc>
          <w:tcPr>
            <w:tcW w:w="1760" w:type="pct"/>
          </w:tcPr>
          <w:p w:rsidRPr="009C3867" w:rsidR="007549DC" w:rsidP="00D754FA" w:rsidRDefault="007549DC" w14:paraId="4BF9843F" w14:textId="07FC5817">
            <w:r>
              <w:t xml:space="preserve">Balance Transfer Limit must be 2 decimal </w:t>
            </w:r>
            <w:r>
              <w:rPr>
                <w:rFonts w:cs="Angsana New"/>
                <w:cs/>
              </w:rPr>
              <w:t>(</w:t>
            </w:r>
            <w:r>
              <w:t>Min 0, Max 10,000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1848" w:type="pct"/>
          </w:tcPr>
          <w:p w:rsidR="007549DC" w:rsidP="00D754FA" w:rsidRDefault="007549DC" w14:paraId="3E53386F" w14:textId="631D4BA2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balanceTransferLimit </w:t>
            </w:r>
            <w:r>
              <w:rPr>
                <w:rFonts w:hint="cs"/>
                <w:cs/>
              </w:rPr>
              <w:t>มีค่า ดังนั้น</w:t>
            </w:r>
            <w:r>
              <w:t xml:space="preserve"> balanceTransferLimit </w:t>
            </w:r>
            <w:r>
              <w:rPr>
                <w:rFonts w:hint="cs"/>
                <w:cs/>
              </w:rPr>
              <w:t xml:space="preserve">จะต้องเป็นตัวเลขทศนิยม </w:t>
            </w:r>
            <w:r>
              <w:t xml:space="preserve">2 </w:t>
            </w:r>
            <w:r>
              <w:rPr>
                <w:rFonts w:hint="cs"/>
                <w:cs/>
              </w:rPr>
              <w:t xml:space="preserve">ตำแหน่งและมีค่าอยู่ในช่วง </w:t>
            </w:r>
            <w:r>
              <w:t>0</w:t>
            </w:r>
            <w:r>
              <w:rPr>
                <w:rFonts w:cs="Angsana New"/>
                <w:cs/>
              </w:rPr>
              <w:t xml:space="preserve"> – </w:t>
            </w:r>
            <w:r>
              <w:t>10,000</w:t>
            </w:r>
          </w:p>
        </w:tc>
        <w:tc>
          <w:tcPr>
            <w:tcW w:w="702" w:type="pct"/>
          </w:tcPr>
          <w:p w:rsidR="007549DC" w:rsidP="00D754FA" w:rsidRDefault="007549DC" w14:paraId="19A8C21C" w14:textId="0CEC451E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Pr="008979A8" w:rsidR="007549DC" w:rsidTr="00D754FA" w14:paraId="1B4444E3" w14:textId="77777777">
        <w:tc>
          <w:tcPr>
            <w:tcW w:w="690" w:type="pct"/>
          </w:tcPr>
          <w:p w:rsidR="007549DC" w:rsidP="00D754FA" w:rsidRDefault="007549DC" w14:paraId="6D127433" w14:textId="524B67B2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B56350">
              <w:rPr>
                <w:rFonts w:ascii="CordiaUPC" w:hAnsi="CordiaUPC" w:cs="CordiaUPC"/>
                <w:sz w:val="28"/>
                <w:szCs w:val="28"/>
              </w:rPr>
              <w:t>00023</w:t>
            </w:r>
          </w:p>
        </w:tc>
        <w:tc>
          <w:tcPr>
            <w:tcW w:w="1760" w:type="pct"/>
          </w:tcPr>
          <w:p w:rsidRPr="009C3867" w:rsidR="007549DC" w:rsidP="00D754FA" w:rsidRDefault="007549DC" w14:paraId="7800AF8D" w14:textId="200D74EC">
            <w:r>
              <w:t xml:space="preserve">Validity Transfer Limit must be Integer </w:t>
            </w:r>
            <w:r>
              <w:rPr>
                <w:rFonts w:cs="Angsana New"/>
                <w:cs/>
              </w:rPr>
              <w:t>(</w:t>
            </w:r>
            <w:r>
              <w:t>Min 0, Max 365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1848" w:type="pct"/>
          </w:tcPr>
          <w:p w:rsidR="007549DC" w:rsidP="00D754FA" w:rsidRDefault="007549DC" w14:paraId="4D5BAB22" w14:textId="65B6AD73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validityTransferLimit </w:t>
            </w:r>
            <w:r>
              <w:rPr>
                <w:rFonts w:hint="cs"/>
                <w:cs/>
              </w:rPr>
              <w:t>มีค่า ดังนั้น</w:t>
            </w:r>
            <w:r>
              <w:t xml:space="preserve"> validityTransferLimit </w:t>
            </w:r>
            <w:r>
              <w:rPr>
                <w:rFonts w:hint="cs"/>
                <w:cs/>
              </w:rPr>
              <w:t xml:space="preserve">จะต้องเป็นตัวเลขจำนวนเต็มและมีค่าอยู่ในช่วง </w:t>
            </w:r>
            <w:r>
              <w:t xml:space="preserve">0 </w:t>
            </w:r>
            <w:r>
              <w:rPr>
                <w:rFonts w:cs="Angsana New"/>
                <w:cs/>
              </w:rPr>
              <w:t>–</w:t>
            </w:r>
            <w:r>
              <w:rPr>
                <w:rFonts w:hint="cs"/>
                <w:cs/>
              </w:rPr>
              <w:t xml:space="preserve"> </w:t>
            </w:r>
            <w:r>
              <w:t>365</w:t>
            </w:r>
          </w:p>
        </w:tc>
        <w:tc>
          <w:tcPr>
            <w:tcW w:w="702" w:type="pct"/>
          </w:tcPr>
          <w:p w:rsidR="007549DC" w:rsidP="00D754FA" w:rsidRDefault="007549DC" w14:paraId="50C11B61" w14:textId="5F244ACA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Pr="008979A8" w:rsidR="007549DC" w:rsidTr="0007125F" w14:paraId="096211B3" w14:textId="77777777">
        <w:tc>
          <w:tcPr>
            <w:tcW w:w="5000" w:type="pct"/>
            <w:gridSpan w:val="4"/>
            <w:shd w:val="clear" w:color="auto" w:fill="C2D69B" w:themeFill="accent3" w:themeFillTint="99"/>
          </w:tcPr>
          <w:p w:rsidR="007549DC" w:rsidP="0007125F" w:rsidRDefault="006A3C45" w14:paraId="302B54D4" w14:textId="2F541EEB">
            <w:pPr>
              <w:pStyle w:val="HeaderTable"/>
            </w:pPr>
            <w:r>
              <w:t>Discount Rate Detail</w:t>
            </w:r>
          </w:p>
        </w:tc>
      </w:tr>
      <w:tr w:rsidRPr="008979A8" w:rsidR="007549DC" w:rsidTr="00D754FA" w14:paraId="59287E2D" w14:textId="77777777">
        <w:tc>
          <w:tcPr>
            <w:tcW w:w="690" w:type="pct"/>
          </w:tcPr>
          <w:p w:rsidR="007549DC" w:rsidP="00996ACC" w:rsidRDefault="007549DC" w14:paraId="73D229ED" w14:textId="3EF78678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hAnsi="CordiaUPC" w:cs="CordiaUPC"/>
                <w:sz w:val="28"/>
                <w:szCs w:val="28"/>
              </w:rPr>
              <w:t>000</w:t>
            </w:r>
            <w:r w:rsidR="006A3C45">
              <w:rPr>
                <w:rFonts w:ascii="CordiaUPC" w:hAnsi="CordiaUPC" w:cs="CordiaUPC"/>
                <w:sz w:val="28"/>
                <w:szCs w:val="28"/>
              </w:rPr>
              <w:t>01</w:t>
            </w:r>
          </w:p>
        </w:tc>
        <w:tc>
          <w:tcPr>
            <w:tcW w:w="1760" w:type="pct"/>
          </w:tcPr>
          <w:p w:rsidR="007549DC" w:rsidP="00D754FA" w:rsidRDefault="007549DC" w14:paraId="609F5033" w14:textId="4E8F5263">
            <w:r>
              <w:t>Discount Rate</w:t>
            </w:r>
            <w:r w:rsidR="006A3C45">
              <w:t xml:space="preserve"> is required</w:t>
            </w:r>
            <w:r w:rsidR="006A3C45">
              <w:rPr>
                <w:rFonts w:cs="Angsana New"/>
                <w:cs/>
              </w:rPr>
              <w:t>.</w:t>
            </w:r>
          </w:p>
        </w:tc>
        <w:tc>
          <w:tcPr>
            <w:tcW w:w="1848" w:type="pct"/>
          </w:tcPr>
          <w:p w:rsidR="007549DC" w:rsidP="00D754FA" w:rsidRDefault="007549DC" w14:paraId="5AD48BF8" w14:textId="36335AAB">
            <w:r>
              <w:t>discountRate</w:t>
            </w:r>
            <w:r w:rsidR="006A3C45">
              <w:rPr>
                <w:rFonts w:cs="Angsana New"/>
                <w:cs/>
              </w:rPr>
              <w:t xml:space="preserve"> </w:t>
            </w:r>
            <w:r w:rsidR="006A3C45">
              <w:rPr>
                <w:rFonts w:hint="cs"/>
                <w:cs/>
              </w:rPr>
              <w:t xml:space="preserve">จะต้องเป็น </w:t>
            </w:r>
            <w:r w:rsidR="006A3C45">
              <w:t>Mandatory</w:t>
            </w:r>
          </w:p>
        </w:tc>
        <w:tc>
          <w:tcPr>
            <w:tcW w:w="702" w:type="pct"/>
          </w:tcPr>
          <w:p w:rsidR="007549DC" w:rsidP="00D754FA" w:rsidRDefault="007549DC" w14:paraId="270A81F6" w14:textId="77777777">
            <w:pPr>
              <w:rPr>
                <w:rFonts w:cs="CordiaUPC"/>
                <w:szCs w:val="36"/>
              </w:rPr>
            </w:pPr>
          </w:p>
        </w:tc>
      </w:tr>
      <w:tr w:rsidRPr="008979A8" w:rsidR="00006145" w:rsidTr="00D754FA" w14:paraId="272F342D" w14:textId="77777777">
        <w:tc>
          <w:tcPr>
            <w:tcW w:w="690" w:type="pct"/>
          </w:tcPr>
          <w:p w:rsidRPr="00B56350" w:rsidR="00006145" w:rsidP="00996ACC" w:rsidRDefault="007549DC" w14:paraId="124DBAD9" w14:textId="42BCE152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hAnsi="CordiaUPC" w:cs="CordiaUPC"/>
                <w:sz w:val="28"/>
                <w:szCs w:val="28"/>
              </w:rPr>
              <w:t>00023</w:t>
            </w:r>
          </w:p>
        </w:tc>
        <w:tc>
          <w:tcPr>
            <w:tcW w:w="1760" w:type="pct"/>
          </w:tcPr>
          <w:p w:rsidR="00006145" w:rsidP="00D754FA" w:rsidRDefault="007549DC" w14:paraId="4B05E0DC" w14:textId="29AF4638">
            <w:r>
              <w:t xml:space="preserve">Discount Rate must be 2 decimal </w:t>
            </w:r>
            <w:r>
              <w:rPr>
                <w:rFonts w:cs="Angsana New"/>
                <w:cs/>
              </w:rPr>
              <w:t>(</w:t>
            </w:r>
            <w:r>
              <w:t>Min 0, Max 100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1848" w:type="pct"/>
          </w:tcPr>
          <w:p w:rsidR="00006145" w:rsidP="00996ACC" w:rsidRDefault="007549DC" w14:paraId="3B904372" w14:textId="3D3E28D4">
            <w:r>
              <w:rPr>
                <w:rFonts w:hint="cs"/>
                <w:cs/>
              </w:rPr>
              <w:t xml:space="preserve">ถ้า </w:t>
            </w:r>
            <w:r>
              <w:t xml:space="preserve">discountRate </w:t>
            </w:r>
            <w:r>
              <w:rPr>
                <w:rFonts w:hint="cs"/>
                <w:cs/>
              </w:rPr>
              <w:t>มีค่า ดังนั้น</w:t>
            </w:r>
            <w:r>
              <w:t xml:space="preserve"> discountRate </w:t>
            </w:r>
            <w:r>
              <w:rPr>
                <w:rFonts w:hint="cs"/>
                <w:cs/>
              </w:rPr>
              <w:t xml:space="preserve">จะต้องเป็นตัวเลขทศนิยม </w:t>
            </w:r>
            <w:r>
              <w:t xml:space="preserve">2 </w:t>
            </w:r>
            <w:r>
              <w:rPr>
                <w:rFonts w:hint="cs"/>
                <w:cs/>
              </w:rPr>
              <w:t xml:space="preserve">ตำแหน่งและมีค่าอยู่ในช่วง </w:t>
            </w:r>
            <w:r>
              <w:t xml:space="preserve">0 </w:t>
            </w:r>
            <w:r>
              <w:rPr>
                <w:rFonts w:cs="Angsana New"/>
                <w:cs/>
              </w:rPr>
              <w:t>–</w:t>
            </w:r>
            <w:r>
              <w:rPr>
                <w:rFonts w:hint="cs"/>
                <w:cs/>
              </w:rPr>
              <w:t xml:space="preserve"> </w:t>
            </w:r>
            <w:r>
              <w:t>100</w:t>
            </w:r>
          </w:p>
        </w:tc>
        <w:tc>
          <w:tcPr>
            <w:tcW w:w="702" w:type="pct"/>
          </w:tcPr>
          <w:p w:rsidR="00006145" w:rsidP="00D754FA" w:rsidRDefault="00006145" w14:paraId="287838FE" w14:textId="14B12582">
            <w:pPr>
              <w:rPr>
                <w:rFonts w:cs="CordiaUPC"/>
                <w:szCs w:val="36"/>
              </w:rPr>
            </w:pPr>
          </w:p>
        </w:tc>
      </w:tr>
      <w:tr w:rsidRPr="008979A8" w:rsidR="007549DC" w:rsidTr="0007125F" w14:paraId="0B12D955" w14:textId="77777777">
        <w:tc>
          <w:tcPr>
            <w:tcW w:w="5000" w:type="pct"/>
            <w:gridSpan w:val="4"/>
            <w:shd w:val="clear" w:color="auto" w:fill="C2D69B" w:themeFill="accent3" w:themeFillTint="99"/>
          </w:tcPr>
          <w:p w:rsidR="007549DC" w:rsidP="0007125F" w:rsidRDefault="00FA733A" w14:paraId="5AC678BD" w14:textId="63657B00">
            <w:pPr>
              <w:pStyle w:val="HeaderTable"/>
            </w:pPr>
            <w:r>
              <w:t xml:space="preserve">End </w:t>
            </w:r>
            <w:r w:rsidR="006A3C45">
              <w:t>Discount Rate Detail</w:t>
            </w:r>
          </w:p>
        </w:tc>
      </w:tr>
    </w:tbl>
    <w:p w:rsidRPr="008979A8" w:rsidR="0025433D" w:rsidP="00BB3F68" w:rsidRDefault="0025433D" w14:paraId="731E305F" w14:textId="77777777">
      <w:pPr>
        <w:pStyle w:val="Heading3"/>
        <w:numPr>
          <w:ilvl w:val="0"/>
          <w:numId w:val="95"/>
        </w:numPr>
        <w:rPr>
          <w:rFonts w:ascii="CordiaUPC" w:hAnsi="CordiaUPC" w:cs="CordiaUPC"/>
          <w:sz w:val="32"/>
          <w:szCs w:val="32"/>
        </w:rPr>
      </w:pPr>
      <w:r w:rsidRPr="008979A8">
        <w:rPr>
          <w:rFonts w:ascii="CordiaUPC" w:hAnsi="CordiaUPC" w:cs="CordiaUPC"/>
          <w:sz w:val="32"/>
          <w:szCs w:val="32"/>
        </w:rPr>
        <w:t>Mapping to DB</w:t>
      </w:r>
    </w:p>
    <w:tbl>
      <w:tblPr>
        <w:tblW w:w="4977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348"/>
        <w:gridCol w:w="2486"/>
        <w:gridCol w:w="4141"/>
      </w:tblGrid>
      <w:tr w:rsidRPr="008979A8" w:rsidR="0025433D" w:rsidTr="00D733A8" w14:paraId="56783887" w14:textId="77777777">
        <w:trPr>
          <w:cantSplit/>
          <w:tblHeader/>
        </w:trPr>
        <w:tc>
          <w:tcPr>
            <w:tcW w:w="1308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25433D" w:rsidP="00D733A8" w:rsidRDefault="0025433D" w14:paraId="6832A1B3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Database Table</w:t>
            </w:r>
          </w:p>
        </w:tc>
        <w:tc>
          <w:tcPr>
            <w:tcW w:w="1385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25433D" w:rsidP="00D733A8" w:rsidRDefault="0025433D" w14:paraId="797238B3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Database Column</w:t>
            </w:r>
          </w:p>
        </w:tc>
        <w:tc>
          <w:tcPr>
            <w:tcW w:w="2307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25433D" w:rsidP="00D733A8" w:rsidRDefault="0025433D" w14:paraId="2DF621B7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Field on Screen</w:t>
            </w:r>
          </w:p>
        </w:tc>
      </w:tr>
      <w:tr w:rsidRPr="008979A8" w:rsidR="005E7090" w:rsidTr="00D733A8" w14:paraId="0F092619" w14:textId="77777777">
        <w:tc>
          <w:tcPr>
            <w:tcW w:w="1308" w:type="pct"/>
            <w:vMerge w:val="restart"/>
          </w:tcPr>
          <w:p w:rsidRPr="008979A8" w:rsidR="005E7090" w:rsidP="00A02EAF" w:rsidRDefault="005E7090" w14:paraId="5D1D8515" w14:textId="11503701">
            <w:pPr>
              <w:rPr>
                <w:rFonts w:cs="CordiaUPC"/>
              </w:rPr>
            </w:pPr>
            <w:r>
              <w:rPr>
                <w:rFonts w:cs="CordiaUPC"/>
              </w:rPr>
              <w:t>MASS</w:t>
            </w:r>
            <w:r w:rsidRPr="008979A8">
              <w:rPr>
                <w:rFonts w:cs="CordiaUPC"/>
              </w:rPr>
              <w:t>_</w:t>
            </w:r>
            <w:r>
              <w:rPr>
                <w:rFonts w:cs="CordiaUPC"/>
              </w:rPr>
              <w:t>TRANSFER</w:t>
            </w:r>
          </w:p>
        </w:tc>
        <w:tc>
          <w:tcPr>
            <w:tcW w:w="1385" w:type="pct"/>
          </w:tcPr>
          <w:p w:rsidRPr="008979A8" w:rsidR="005E7090" w:rsidP="00D733A8" w:rsidRDefault="005E7090" w14:paraId="50876200" w14:textId="77777777">
            <w:pPr>
              <w:spacing w:after="0"/>
              <w:rPr>
                <w:rFonts w:cs="CordiaUPC"/>
              </w:rPr>
            </w:pPr>
            <w:r w:rsidRPr="00944318">
              <w:t>ROW_ID</w:t>
            </w:r>
          </w:p>
        </w:tc>
        <w:tc>
          <w:tcPr>
            <w:tcW w:w="2307" w:type="pct"/>
          </w:tcPr>
          <w:p w:rsidR="005E7090" w:rsidP="00D733A8" w:rsidRDefault="005E7090" w14:paraId="74C77F00" w14:textId="77777777">
            <w:pPr>
              <w:spacing w:after="0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ครั้งแรก</w:t>
            </w:r>
          </w:p>
          <w:p w:rsidR="005E7090" w:rsidP="00D733A8" w:rsidRDefault="005E7090" w14:paraId="24601D83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ให้ระบบ </w:t>
            </w:r>
            <w:r>
              <w:rPr>
                <w:rFonts w:cs="CordiaUPC"/>
              </w:rPr>
              <w:t xml:space="preserve">Auto Generate </w:t>
            </w:r>
          </w:p>
          <w:p w:rsidR="005E7090" w:rsidP="00D733A8" w:rsidRDefault="005E7090" w14:paraId="1658DD78" w14:textId="77777777">
            <w:pPr>
              <w:spacing w:after="0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ครั้งถัดไป</w:t>
            </w:r>
          </w:p>
          <w:p w:rsidRPr="008979A8" w:rsidR="005E7090" w:rsidP="00D733A8" w:rsidRDefault="005E7090" w14:paraId="6A3504E1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ให้ใช้ </w:t>
            </w:r>
            <w:r>
              <w:rPr>
                <w:rFonts w:cs="CordiaUPC"/>
              </w:rPr>
              <w:t xml:space="preserve">Row ID </w:t>
            </w:r>
            <w:r>
              <w:rPr>
                <w:rFonts w:hint="cs" w:cs="Angsana New"/>
                <w:cs/>
              </w:rPr>
              <w:t>เดิม</w:t>
            </w:r>
          </w:p>
        </w:tc>
      </w:tr>
      <w:tr w:rsidRPr="008979A8" w:rsidR="005E7090" w:rsidTr="00D733A8" w14:paraId="2120668B" w14:textId="77777777">
        <w:tc>
          <w:tcPr>
            <w:tcW w:w="1308" w:type="pct"/>
            <w:vMerge/>
          </w:tcPr>
          <w:p w:rsidRPr="008979A8" w:rsidR="005E7090" w:rsidP="00D733A8" w:rsidRDefault="005E7090" w14:paraId="6D07584F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5E7090" w:rsidP="00D733A8" w:rsidRDefault="005E7090" w14:paraId="4DD3B6A0" w14:textId="77777777">
            <w:r>
              <w:t>MASS_PO_DETAIL</w:t>
            </w:r>
            <w:r w:rsidRPr="00944318">
              <w:t>_ROW_ID</w:t>
            </w:r>
          </w:p>
        </w:tc>
        <w:tc>
          <w:tcPr>
            <w:tcW w:w="2307" w:type="pct"/>
          </w:tcPr>
          <w:p w:rsidR="005E7090" w:rsidP="00D733A8" w:rsidRDefault="005E7090" w14:paraId="4E11EF91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>ให้</w:t>
            </w:r>
            <w:r w:rsidRPr="008979A8">
              <w:rPr>
                <w:rFonts w:cs="Angsana New"/>
                <w:cs/>
              </w:rPr>
              <w:t>ใช้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CordiaUPC"/>
              </w:rPr>
              <w:t>MASS</w:t>
            </w:r>
            <w:r w:rsidRPr="008979A8">
              <w:rPr>
                <w:rFonts w:cs="CordiaUPC"/>
              </w:rPr>
              <w:t>_P</w:t>
            </w:r>
            <w:r>
              <w:rPr>
                <w:rFonts w:cs="CordiaUPC"/>
              </w:rPr>
              <w:t>O_DETAIL</w:t>
            </w:r>
            <w:r w:rsidRPr="008979A8">
              <w:rPr>
                <w:rFonts w:cs="Angsana New"/>
                <w:cs/>
              </w:rPr>
              <w:t>.</w:t>
            </w:r>
            <w:r w:rsidRPr="008979A8">
              <w:rPr>
                <w:rFonts w:cs="CordiaUPC"/>
              </w:rPr>
              <w:t>ROW_ID</w:t>
            </w:r>
            <w:r>
              <w:rPr>
                <w:rFonts w:hint="cs" w:cs="Angsana New"/>
                <w:cs/>
              </w:rPr>
              <w:t xml:space="preserve"> เดิม</w:t>
            </w:r>
          </w:p>
        </w:tc>
      </w:tr>
      <w:tr w:rsidRPr="008979A8" w:rsidR="005E7090" w:rsidTr="00D733A8" w14:paraId="71C3FDBD" w14:textId="77777777">
        <w:tc>
          <w:tcPr>
            <w:tcW w:w="1308" w:type="pct"/>
            <w:vMerge/>
          </w:tcPr>
          <w:p w:rsidRPr="008979A8" w:rsidR="005E7090" w:rsidP="00D733A8" w:rsidRDefault="005E7090" w14:paraId="730AA64E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5E7090" w:rsidP="00D733A8" w:rsidRDefault="005E7090" w14:paraId="7A9AE6EF" w14:textId="4D5D7389">
            <w:pPr>
              <w:spacing w:after="0"/>
              <w:rPr>
                <w:rFonts w:cs="CordiaUPC"/>
              </w:rPr>
            </w:pPr>
            <w:r>
              <w:t>ALLOW_TRANSFER</w:t>
            </w:r>
          </w:p>
        </w:tc>
        <w:tc>
          <w:tcPr>
            <w:tcW w:w="2307" w:type="pct"/>
          </w:tcPr>
          <w:p w:rsidRPr="00B06728" w:rsidR="005E7090" w:rsidP="00D733A8" w:rsidRDefault="005E7090" w14:paraId="239A4E8B" w14:textId="15E1BC0C">
            <w:r>
              <w:t>allowTransfer</w:t>
            </w:r>
          </w:p>
        </w:tc>
      </w:tr>
      <w:tr w:rsidRPr="008979A8" w:rsidR="005E7090" w:rsidTr="00D733A8" w14:paraId="124AF5CB" w14:textId="77777777">
        <w:tc>
          <w:tcPr>
            <w:tcW w:w="1308" w:type="pct"/>
            <w:vMerge/>
          </w:tcPr>
          <w:p w:rsidRPr="008979A8" w:rsidR="005E7090" w:rsidP="00D733A8" w:rsidRDefault="005E7090" w14:paraId="06EA344C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5E7090" w:rsidP="00D733A8" w:rsidRDefault="005E7090" w14:paraId="3A1D3E38" w14:textId="15262551">
            <w:r>
              <w:t>TRANSFER_BALANCE_AFTER</w:t>
            </w:r>
          </w:p>
        </w:tc>
        <w:tc>
          <w:tcPr>
            <w:tcW w:w="2307" w:type="pct"/>
          </w:tcPr>
          <w:p w:rsidR="005E7090" w:rsidP="00D733A8" w:rsidRDefault="005E7090" w14:paraId="0EE8C144" w14:textId="1795FF93">
            <w:pPr>
              <w:rPr>
                <w:rFonts w:cs="CordiaUPC"/>
                <w:cs/>
              </w:rPr>
            </w:pPr>
            <w:r>
              <w:t>t</w:t>
            </w:r>
            <w:r w:rsidRPr="001624DE">
              <w:t>ransferBalanceAfter</w:t>
            </w:r>
          </w:p>
        </w:tc>
      </w:tr>
      <w:tr w:rsidRPr="008979A8" w:rsidR="005E7090" w:rsidTr="00D733A8" w14:paraId="5BF0B20C" w14:textId="77777777">
        <w:tc>
          <w:tcPr>
            <w:tcW w:w="1308" w:type="pct"/>
            <w:vMerge/>
          </w:tcPr>
          <w:p w:rsidRPr="008979A8" w:rsidR="005E7090" w:rsidP="00D733A8" w:rsidRDefault="005E7090" w14:paraId="62A35BDF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944318" w:rsidR="005E7090" w:rsidP="00D733A8" w:rsidRDefault="005E7090" w14:paraId="30086BD4" w14:textId="73724008">
            <w:r>
              <w:t>TRANSFER_VALIDITY_AFTER</w:t>
            </w:r>
          </w:p>
        </w:tc>
        <w:tc>
          <w:tcPr>
            <w:tcW w:w="2307" w:type="pct"/>
          </w:tcPr>
          <w:p w:rsidR="005E7090" w:rsidP="00D733A8" w:rsidRDefault="005E7090" w14:paraId="4E1D7A7B" w14:textId="707A6DAF">
            <w:r>
              <w:t>t</w:t>
            </w:r>
            <w:r w:rsidRPr="001624DE">
              <w:t>ransferValidityAfter</w:t>
            </w:r>
          </w:p>
        </w:tc>
      </w:tr>
      <w:tr w:rsidRPr="008979A8" w:rsidR="005E7090" w:rsidTr="00D733A8" w14:paraId="42F689F6" w14:textId="77777777">
        <w:tc>
          <w:tcPr>
            <w:tcW w:w="1308" w:type="pct"/>
            <w:vMerge/>
          </w:tcPr>
          <w:p w:rsidRPr="008979A8" w:rsidR="005E7090" w:rsidP="00D733A8" w:rsidRDefault="005E7090" w14:paraId="3BEB6FBE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944318" w:rsidR="005E7090" w:rsidP="00D733A8" w:rsidRDefault="005E7090" w14:paraId="522AAFC1" w14:textId="010F682C">
            <w:r>
              <w:t>RECEIVE_BALANCE_AFTER</w:t>
            </w:r>
          </w:p>
        </w:tc>
        <w:tc>
          <w:tcPr>
            <w:tcW w:w="2307" w:type="pct"/>
          </w:tcPr>
          <w:p w:rsidR="005E7090" w:rsidP="00D733A8" w:rsidRDefault="005E7090" w14:paraId="4AA54FE3" w14:textId="23CED720">
            <w:r>
              <w:t>r</w:t>
            </w:r>
            <w:r w:rsidRPr="001624DE">
              <w:t>eceiveBalanceAfter</w:t>
            </w:r>
          </w:p>
        </w:tc>
      </w:tr>
      <w:tr w:rsidRPr="008979A8" w:rsidR="005E7090" w:rsidTr="00D733A8" w14:paraId="60FF1B8A" w14:textId="77777777">
        <w:tc>
          <w:tcPr>
            <w:tcW w:w="1308" w:type="pct"/>
            <w:vMerge/>
          </w:tcPr>
          <w:p w:rsidRPr="008979A8" w:rsidR="005E7090" w:rsidP="00D733A8" w:rsidRDefault="005E7090" w14:paraId="040AD51B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5E7090" w:rsidP="00D733A8" w:rsidRDefault="005E7090" w14:paraId="2E9E0E3A" w14:textId="35D06429">
            <w:r>
              <w:t>RECEIVE_VALIDITY_AFTER</w:t>
            </w:r>
          </w:p>
        </w:tc>
        <w:tc>
          <w:tcPr>
            <w:tcW w:w="2307" w:type="pct"/>
          </w:tcPr>
          <w:p w:rsidR="005E7090" w:rsidP="00D733A8" w:rsidRDefault="005E7090" w14:paraId="0094A15D" w14:textId="511FA68A">
            <w:r>
              <w:t>r</w:t>
            </w:r>
            <w:r w:rsidRPr="001624DE">
              <w:t>eceiveValidityAfter</w:t>
            </w:r>
          </w:p>
        </w:tc>
      </w:tr>
      <w:tr w:rsidRPr="008979A8" w:rsidR="005E7090" w:rsidTr="00D733A8" w14:paraId="32056931" w14:textId="77777777">
        <w:tc>
          <w:tcPr>
            <w:tcW w:w="1308" w:type="pct"/>
            <w:vMerge/>
          </w:tcPr>
          <w:p w:rsidRPr="008979A8" w:rsidR="005E7090" w:rsidP="00D733A8" w:rsidRDefault="005E7090" w14:paraId="3BA58AEE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5E7090" w:rsidP="00D733A8" w:rsidRDefault="005E7090" w14:paraId="58CFA9D2" w14:textId="35134759">
            <w:r>
              <w:t>TRANSFER_FEE</w:t>
            </w:r>
          </w:p>
        </w:tc>
        <w:tc>
          <w:tcPr>
            <w:tcW w:w="2307" w:type="pct"/>
          </w:tcPr>
          <w:p w:rsidR="005E7090" w:rsidP="00D733A8" w:rsidRDefault="005E7090" w14:paraId="31B2C391" w14:textId="43620578">
            <w:r>
              <w:t>transferFee</w:t>
            </w:r>
          </w:p>
        </w:tc>
      </w:tr>
      <w:tr w:rsidRPr="008979A8" w:rsidR="005E7090" w:rsidTr="00D733A8" w14:paraId="6A091D06" w14:textId="77777777">
        <w:tc>
          <w:tcPr>
            <w:tcW w:w="1308" w:type="pct"/>
            <w:vMerge/>
          </w:tcPr>
          <w:p w:rsidRPr="008979A8" w:rsidR="005E7090" w:rsidP="00D733A8" w:rsidRDefault="005E7090" w14:paraId="14A15CA3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5E7090" w:rsidP="00D733A8" w:rsidRDefault="005E7090" w14:paraId="0D6B98E8" w14:textId="3FA4E4FE">
            <w:r>
              <w:t>BALANCE_TRANSFER_LIMIT</w:t>
            </w:r>
          </w:p>
        </w:tc>
        <w:tc>
          <w:tcPr>
            <w:tcW w:w="2307" w:type="pct"/>
          </w:tcPr>
          <w:p w:rsidR="005E7090" w:rsidP="00D733A8" w:rsidRDefault="005E7090" w14:paraId="73D5BEE4" w14:textId="22789B7F">
            <w:r>
              <w:t>balanceTransferLimit</w:t>
            </w:r>
          </w:p>
        </w:tc>
      </w:tr>
      <w:tr w:rsidRPr="008979A8" w:rsidR="005E7090" w:rsidTr="00D733A8" w14:paraId="5FD4AE72" w14:textId="77777777">
        <w:tc>
          <w:tcPr>
            <w:tcW w:w="1308" w:type="pct"/>
            <w:vMerge/>
          </w:tcPr>
          <w:p w:rsidRPr="008979A8" w:rsidR="005E7090" w:rsidP="00D733A8" w:rsidRDefault="005E7090" w14:paraId="7AAB541B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5E7090" w:rsidP="00D733A8" w:rsidRDefault="005E7090" w14:paraId="19C6835A" w14:textId="33F1BEF0">
            <w:r>
              <w:t>VALIDITY_TRANSFER_LIMIT</w:t>
            </w:r>
          </w:p>
        </w:tc>
        <w:tc>
          <w:tcPr>
            <w:tcW w:w="2307" w:type="pct"/>
          </w:tcPr>
          <w:p w:rsidR="005E7090" w:rsidP="00D733A8" w:rsidRDefault="005E7090" w14:paraId="6FA9CAC4" w14:textId="07F214E2">
            <w:r>
              <w:t>validityTransferLimit</w:t>
            </w:r>
          </w:p>
        </w:tc>
      </w:tr>
      <w:tr w:rsidRPr="008979A8" w:rsidR="005E7090" w:rsidTr="00D733A8" w14:paraId="11809479" w14:textId="77777777">
        <w:tc>
          <w:tcPr>
            <w:tcW w:w="1308" w:type="pct"/>
            <w:vMerge w:val="restart"/>
          </w:tcPr>
          <w:p w:rsidRPr="008979A8" w:rsidR="005E7090" w:rsidP="00D733A8" w:rsidRDefault="005E7090" w14:paraId="7D354552" w14:textId="4486762A">
            <w:pPr>
              <w:rPr>
                <w:rFonts w:cs="CordiaUPC"/>
              </w:rPr>
            </w:pPr>
            <w:r>
              <w:t>MASS_TRANSFER_DISCOUNT</w:t>
            </w:r>
          </w:p>
        </w:tc>
        <w:tc>
          <w:tcPr>
            <w:tcW w:w="1385" w:type="pct"/>
          </w:tcPr>
          <w:p w:rsidR="005E7090" w:rsidP="00D733A8" w:rsidRDefault="005E7090" w14:paraId="7FB148EE" w14:textId="61B0109B">
            <w:r w:rsidRPr="00944318">
              <w:t>ROW_ID</w:t>
            </w:r>
          </w:p>
        </w:tc>
        <w:tc>
          <w:tcPr>
            <w:tcW w:w="2307" w:type="pct"/>
          </w:tcPr>
          <w:p w:rsidR="005E7090" w:rsidP="00996ACC" w:rsidRDefault="005E7090" w14:paraId="2587C3A2" w14:textId="77777777">
            <w:pPr>
              <w:spacing w:after="0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ครั้งแรก</w:t>
            </w:r>
          </w:p>
          <w:p w:rsidR="005E7090" w:rsidP="00996ACC" w:rsidRDefault="005E7090" w14:paraId="6468D838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ให้ระบบ </w:t>
            </w:r>
            <w:r>
              <w:rPr>
                <w:rFonts w:cs="CordiaUPC"/>
              </w:rPr>
              <w:t xml:space="preserve">Auto Generate </w:t>
            </w:r>
          </w:p>
          <w:p w:rsidR="005E7090" w:rsidP="00996ACC" w:rsidRDefault="005E7090" w14:paraId="253BC94B" w14:textId="77777777">
            <w:pPr>
              <w:spacing w:after="0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ครั้งถัดไป</w:t>
            </w:r>
          </w:p>
          <w:p w:rsidR="005E7090" w:rsidP="00D733A8" w:rsidRDefault="005E7090" w14:paraId="4F47D343" w14:textId="01A5F9C6">
            <w:r>
              <w:rPr>
                <w:rFonts w:hint="cs" w:cs="Angsana New"/>
                <w:cs/>
              </w:rPr>
              <w:t xml:space="preserve">ให้ใช้ </w:t>
            </w:r>
            <w:r>
              <w:rPr>
                <w:rFonts w:cs="CordiaUPC"/>
              </w:rPr>
              <w:t xml:space="preserve">Row ID </w:t>
            </w:r>
            <w:r>
              <w:rPr>
                <w:rFonts w:hint="cs" w:cs="Angsana New"/>
                <w:cs/>
              </w:rPr>
              <w:t>เดิม</w:t>
            </w:r>
          </w:p>
        </w:tc>
      </w:tr>
      <w:tr w:rsidRPr="008979A8" w:rsidR="005E7090" w:rsidTr="00D733A8" w14:paraId="24EDC303" w14:textId="77777777">
        <w:tc>
          <w:tcPr>
            <w:tcW w:w="1308" w:type="pct"/>
            <w:vMerge/>
          </w:tcPr>
          <w:p w:rsidRPr="008979A8" w:rsidR="005E7090" w:rsidP="00D733A8" w:rsidRDefault="005E7090" w14:paraId="0CCCA55A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5E7090" w:rsidP="00D733A8" w:rsidRDefault="005E7090" w14:paraId="21F0146F" w14:textId="3A79FC20">
            <w:r>
              <w:t>MASS</w:t>
            </w:r>
            <w:r w:rsidRPr="00944318">
              <w:t>_</w:t>
            </w:r>
            <w:r>
              <w:t>TRANSFER</w:t>
            </w:r>
            <w:r w:rsidRPr="00944318">
              <w:t>_ROW_ID</w:t>
            </w:r>
          </w:p>
        </w:tc>
        <w:tc>
          <w:tcPr>
            <w:tcW w:w="2307" w:type="pct"/>
          </w:tcPr>
          <w:p w:rsidR="005E7090" w:rsidP="00996ACC" w:rsidRDefault="005E7090" w14:paraId="124CBCA5" w14:textId="11F493E0">
            <w:r>
              <w:rPr>
                <w:rFonts w:hint="cs" w:cs="Angsana New"/>
                <w:cs/>
              </w:rPr>
              <w:t>ให้</w:t>
            </w:r>
            <w:r w:rsidRPr="008979A8">
              <w:rPr>
                <w:rFonts w:cs="Angsana New"/>
                <w:cs/>
              </w:rPr>
              <w:t>ใช้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CordiaUPC"/>
              </w:rPr>
              <w:t>MASS</w:t>
            </w:r>
            <w:r w:rsidRPr="008979A8">
              <w:rPr>
                <w:rFonts w:cs="CordiaUPC"/>
              </w:rPr>
              <w:t>_</w:t>
            </w:r>
            <w:r>
              <w:rPr>
                <w:rFonts w:cs="CordiaUPC"/>
              </w:rPr>
              <w:t>TRANSFER</w:t>
            </w:r>
            <w:r w:rsidRPr="008979A8">
              <w:rPr>
                <w:rFonts w:cs="Angsana New"/>
                <w:cs/>
              </w:rPr>
              <w:t>.</w:t>
            </w:r>
            <w:r w:rsidRPr="008979A8">
              <w:rPr>
                <w:rFonts w:cs="CordiaUPC"/>
              </w:rPr>
              <w:t>ROW_ID</w:t>
            </w:r>
            <w:r>
              <w:rPr>
                <w:rFonts w:hint="cs" w:cs="Angsana New"/>
                <w:cs/>
              </w:rPr>
              <w:t xml:space="preserve"> เดิม</w:t>
            </w:r>
          </w:p>
        </w:tc>
      </w:tr>
      <w:tr w:rsidRPr="008979A8" w:rsidR="005E7090" w:rsidTr="00D733A8" w14:paraId="274E6B49" w14:textId="77777777">
        <w:tc>
          <w:tcPr>
            <w:tcW w:w="1308" w:type="pct"/>
            <w:vMerge/>
          </w:tcPr>
          <w:p w:rsidRPr="008979A8" w:rsidR="005E7090" w:rsidP="00D733A8" w:rsidRDefault="005E7090" w14:paraId="505EFEFD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5E7090" w:rsidP="00D733A8" w:rsidRDefault="005E7090" w14:paraId="676912E3" w14:textId="74CA2E17">
            <w:r>
              <w:t>CHANNEL</w:t>
            </w:r>
          </w:p>
        </w:tc>
        <w:tc>
          <w:tcPr>
            <w:tcW w:w="2307" w:type="pct"/>
          </w:tcPr>
          <w:p w:rsidR="005E7090" w:rsidP="00D733A8" w:rsidRDefault="005E7090" w14:paraId="45068CA5" w14:textId="725CF9AF">
            <w:r>
              <w:t>channel</w:t>
            </w:r>
          </w:p>
        </w:tc>
      </w:tr>
      <w:tr w:rsidRPr="008979A8" w:rsidR="005E7090" w:rsidTr="00D733A8" w14:paraId="34EED289" w14:textId="77777777">
        <w:tc>
          <w:tcPr>
            <w:tcW w:w="1308" w:type="pct"/>
            <w:vMerge/>
          </w:tcPr>
          <w:p w:rsidRPr="008979A8" w:rsidR="005E7090" w:rsidP="00D733A8" w:rsidRDefault="005E7090" w14:paraId="29AE2023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5E7090" w:rsidP="00D733A8" w:rsidRDefault="005E7090" w14:paraId="1813B197" w14:textId="490FA384">
            <w:r>
              <w:t>DISCOUNT_RATE</w:t>
            </w:r>
          </w:p>
        </w:tc>
        <w:tc>
          <w:tcPr>
            <w:tcW w:w="2307" w:type="pct"/>
          </w:tcPr>
          <w:p w:rsidR="005E7090" w:rsidP="00D733A8" w:rsidRDefault="005E7090" w14:paraId="46909D49" w14:textId="73E3B12C">
            <w:r>
              <w:t>discountRate</w:t>
            </w:r>
          </w:p>
        </w:tc>
      </w:tr>
    </w:tbl>
    <w:p w:rsidR="00993B86" w:rsidP="00993B86" w:rsidRDefault="00993B86" w14:paraId="1610ACC2" w14:textId="522C6944">
      <w:pPr>
        <w:pStyle w:val="Heading2"/>
        <w:numPr>
          <w:ilvl w:val="0"/>
          <w:numId w:val="1"/>
        </w:numPr>
        <w:ind w:left="426" w:hanging="426"/>
        <w:rPr>
          <w:rFonts w:ascii="CordiaUPC" w:hAnsi="CordiaUPC" w:cs="CordiaUPC"/>
          <w:sz w:val="36"/>
          <w:szCs w:val="36"/>
        </w:rPr>
      </w:pPr>
      <w:r>
        <w:rPr>
          <w:rFonts w:ascii="CordiaUPC" w:hAnsi="CordiaUPC" w:cs="CordiaUPC"/>
          <w:sz w:val="36"/>
          <w:szCs w:val="36"/>
        </w:rPr>
        <w:t>Mass Manage SIM</w:t>
      </w:r>
    </w:p>
    <w:p w:rsidRPr="00180BBA" w:rsidR="00993B86" w:rsidP="00BB3F68" w:rsidRDefault="00993B86" w14:paraId="18C04F5E" w14:textId="77777777">
      <w:pPr>
        <w:pStyle w:val="Heading3"/>
        <w:numPr>
          <w:ilvl w:val="0"/>
          <w:numId w:val="100"/>
        </w:numPr>
        <w:rPr>
          <w:rFonts w:ascii="CordiaUPC" w:hAnsi="CordiaUPC" w:cs="CordiaUPC"/>
          <w:sz w:val="32"/>
          <w:szCs w:val="40"/>
        </w:rPr>
      </w:pPr>
      <w:r w:rsidRPr="00180BBA">
        <w:rPr>
          <w:rFonts w:ascii="CordiaUPC" w:hAnsi="CordiaUPC" w:cs="CordiaUPC"/>
          <w:sz w:val="32"/>
          <w:szCs w:val="40"/>
        </w:rPr>
        <w:t>Field on Screen</w:t>
      </w:r>
    </w:p>
    <w:tbl>
      <w:tblPr>
        <w:tblW w:w="4977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657"/>
        <w:gridCol w:w="1802"/>
        <w:gridCol w:w="5516"/>
      </w:tblGrid>
      <w:tr w:rsidRPr="008979A8" w:rsidR="00993B86" w:rsidTr="000F5DFD" w14:paraId="6AC9E9F3" w14:textId="77777777">
        <w:trPr>
          <w:cantSplit/>
          <w:tblHeader/>
        </w:trPr>
        <w:tc>
          <w:tcPr>
            <w:tcW w:w="923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993B86" w:rsidP="000F5DFD" w:rsidRDefault="00993B86" w14:paraId="24B1882A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Field Name</w:t>
            </w:r>
          </w:p>
        </w:tc>
        <w:tc>
          <w:tcPr>
            <w:tcW w:w="1004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993B86" w:rsidP="000F5DFD" w:rsidRDefault="00993B86" w14:paraId="49C183E1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Type</w:t>
            </w:r>
          </w:p>
        </w:tc>
        <w:tc>
          <w:tcPr>
            <w:tcW w:w="3073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993B86" w:rsidP="000F5DFD" w:rsidRDefault="00993B86" w14:paraId="1FED39AA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Comments</w:t>
            </w:r>
          </w:p>
        </w:tc>
      </w:tr>
      <w:tr w:rsidRPr="008979A8" w:rsidR="00993B86" w:rsidTr="000F5DFD" w14:paraId="0F7614CD" w14:textId="77777777">
        <w:trPr>
          <w:trHeight w:val="111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993B86" w:rsidP="000F5DFD" w:rsidRDefault="000F332E" w14:paraId="5F20FC26" w14:textId="5F4D107D">
            <w:pPr>
              <w:pStyle w:val="HeaderTable"/>
            </w:pPr>
            <w:r>
              <w:t xml:space="preserve">Status Duration </w:t>
            </w:r>
            <w:r w:rsidR="00993B86">
              <w:t>Section</w:t>
            </w:r>
          </w:p>
        </w:tc>
      </w:tr>
      <w:tr w:rsidRPr="008979A8" w:rsidR="000F332E" w:rsidTr="000F5DFD" w14:paraId="2135E17E" w14:textId="77777777">
        <w:trPr>
          <w:trHeight w:val="111"/>
        </w:trPr>
        <w:tc>
          <w:tcPr>
            <w:tcW w:w="923" w:type="pct"/>
          </w:tcPr>
          <w:p w:rsidR="000F332E" w:rsidP="000F5DFD" w:rsidRDefault="000F332E" w14:paraId="4008AB87" w14:textId="034495AC">
            <w:r>
              <w:t>s</w:t>
            </w:r>
            <w:r w:rsidRPr="00A83483">
              <w:t>uspendDuration</w:t>
            </w:r>
          </w:p>
        </w:tc>
        <w:tc>
          <w:tcPr>
            <w:tcW w:w="1001" w:type="pct"/>
          </w:tcPr>
          <w:p w:rsidR="000F332E" w:rsidP="000F5DFD" w:rsidRDefault="000F332E" w14:paraId="27A93695" w14:textId="6BB1B43A">
            <w:r>
              <w:t>Text Box</w:t>
            </w:r>
          </w:p>
        </w:tc>
        <w:tc>
          <w:tcPr>
            <w:tcW w:w="3076" w:type="pct"/>
          </w:tcPr>
          <w:p w:rsidRPr="00A83483" w:rsidR="000F332E" w:rsidP="000F5DFD" w:rsidRDefault="000F332E" w14:paraId="19C4F923" w14:textId="77777777">
            <w:r w:rsidRPr="00A83483">
              <w:t xml:space="preserve">Label </w:t>
            </w:r>
            <w:r w:rsidRPr="00A83483">
              <w:rPr>
                <w:cs/>
              </w:rPr>
              <w:t xml:space="preserve">: </w:t>
            </w:r>
            <w:r w:rsidRPr="00357B6A">
              <w:rPr>
                <w:color w:val="FF0000"/>
                <w:cs/>
              </w:rPr>
              <w:t>*</w:t>
            </w:r>
            <w:r w:rsidRPr="00357B6A">
              <w:rPr>
                <w:color w:val="FF0000"/>
              </w:rPr>
              <w:t xml:space="preserve">Suspend Duration </w:t>
            </w:r>
            <w:r w:rsidRPr="00A83483">
              <w:rPr>
                <w:cs/>
              </w:rPr>
              <w:t xml:space="preserve">: …… </w:t>
            </w:r>
            <w:r w:rsidRPr="00A83483">
              <w:t>Days</w:t>
            </w:r>
          </w:p>
          <w:p w:rsidRPr="00BF38D7" w:rsidR="000F332E" w:rsidP="000F5DFD" w:rsidRDefault="000F332E" w14:paraId="1F051651" w14:textId="4D081938">
            <w:pPr>
              <w:rPr>
                <w:cs/>
              </w:rPr>
            </w:pPr>
            <w:r w:rsidRPr="00A83483">
              <w:t xml:space="preserve">Default Value </w:t>
            </w:r>
            <w:r w:rsidRPr="00A83483">
              <w:rPr>
                <w:cs/>
              </w:rPr>
              <w:t xml:space="preserve">: </w:t>
            </w:r>
            <w:r w:rsidRPr="00A83483">
              <w:t>30</w:t>
            </w:r>
          </w:p>
        </w:tc>
      </w:tr>
      <w:tr w:rsidRPr="008979A8" w:rsidR="000F332E" w:rsidTr="000F5DFD" w14:paraId="6385C60F" w14:textId="77777777">
        <w:trPr>
          <w:trHeight w:val="111"/>
        </w:trPr>
        <w:tc>
          <w:tcPr>
            <w:tcW w:w="923" w:type="pct"/>
          </w:tcPr>
          <w:p w:rsidR="000F332E" w:rsidP="000F5DFD" w:rsidRDefault="000F332E" w14:paraId="2B185DDD" w14:textId="0E93A32C">
            <w:r>
              <w:t>d</w:t>
            </w:r>
            <w:r w:rsidRPr="00A83483">
              <w:t>isableDuration</w:t>
            </w:r>
          </w:p>
        </w:tc>
        <w:tc>
          <w:tcPr>
            <w:tcW w:w="1001" w:type="pct"/>
          </w:tcPr>
          <w:p w:rsidR="000F332E" w:rsidP="000F5DFD" w:rsidRDefault="000F332E" w14:paraId="60D5BEE0" w14:textId="36559401">
            <w:r>
              <w:t>Text Box</w:t>
            </w:r>
          </w:p>
        </w:tc>
        <w:tc>
          <w:tcPr>
            <w:tcW w:w="3076" w:type="pct"/>
          </w:tcPr>
          <w:p w:rsidRPr="00A83483" w:rsidR="000F332E" w:rsidP="000F5DFD" w:rsidRDefault="000F332E" w14:paraId="0846BCE2" w14:textId="77777777">
            <w:r w:rsidRPr="00A83483">
              <w:t xml:space="preserve">Label </w:t>
            </w:r>
            <w:r w:rsidRPr="00A83483">
              <w:rPr>
                <w:cs/>
              </w:rPr>
              <w:t xml:space="preserve">: </w:t>
            </w:r>
            <w:r w:rsidRPr="00357B6A">
              <w:rPr>
                <w:color w:val="FF0000"/>
                <w:cs/>
              </w:rPr>
              <w:t>*</w:t>
            </w:r>
            <w:r w:rsidRPr="00357B6A">
              <w:rPr>
                <w:color w:val="FF0000"/>
              </w:rPr>
              <w:t xml:space="preserve">Disable Duration </w:t>
            </w:r>
            <w:r w:rsidRPr="00A83483">
              <w:rPr>
                <w:cs/>
              </w:rPr>
              <w:t xml:space="preserve">: …… </w:t>
            </w:r>
            <w:r w:rsidRPr="00A83483">
              <w:t>Days</w:t>
            </w:r>
          </w:p>
          <w:p w:rsidRPr="00BD6930" w:rsidR="000F332E" w:rsidP="000F5DFD" w:rsidRDefault="000F332E" w14:paraId="684CC09A" w14:textId="1CC8DC75">
            <w:pPr>
              <w:rPr>
                <w:cs/>
              </w:rPr>
            </w:pPr>
            <w:r w:rsidRPr="00A83483">
              <w:t xml:space="preserve">Default Value </w:t>
            </w:r>
            <w:r w:rsidRPr="00A83483">
              <w:rPr>
                <w:cs/>
              </w:rPr>
              <w:t xml:space="preserve">: </w:t>
            </w:r>
            <w:r w:rsidRPr="00A83483">
              <w:t>15</w:t>
            </w:r>
          </w:p>
        </w:tc>
      </w:tr>
      <w:tr w:rsidRPr="008979A8" w:rsidR="000F332E" w:rsidTr="000F5DFD" w14:paraId="55964E49" w14:textId="77777777">
        <w:trPr>
          <w:trHeight w:val="111"/>
        </w:trPr>
        <w:tc>
          <w:tcPr>
            <w:tcW w:w="923" w:type="pct"/>
          </w:tcPr>
          <w:p w:rsidR="000F332E" w:rsidP="000F5DFD" w:rsidRDefault="000F332E" w14:paraId="3CC482EC" w14:textId="5B37498A">
            <w:r>
              <w:t>p</w:t>
            </w:r>
            <w:r w:rsidRPr="00A83483">
              <w:t>oolDuration</w:t>
            </w:r>
          </w:p>
        </w:tc>
        <w:tc>
          <w:tcPr>
            <w:tcW w:w="1001" w:type="pct"/>
          </w:tcPr>
          <w:p w:rsidR="000F332E" w:rsidP="000F5DFD" w:rsidRDefault="000F332E" w14:paraId="59DF67FB" w14:textId="0C1BAFC0">
            <w:r>
              <w:t>Text Box</w:t>
            </w:r>
          </w:p>
        </w:tc>
        <w:tc>
          <w:tcPr>
            <w:tcW w:w="3076" w:type="pct"/>
          </w:tcPr>
          <w:p w:rsidRPr="00A83483" w:rsidR="000F332E" w:rsidP="000F5DFD" w:rsidRDefault="000F332E" w14:paraId="60BE2A60" w14:textId="77777777">
            <w:r w:rsidRPr="00A83483">
              <w:t xml:space="preserve">Label </w:t>
            </w:r>
            <w:r w:rsidRPr="00A83483">
              <w:rPr>
                <w:cs/>
              </w:rPr>
              <w:t xml:space="preserve">: </w:t>
            </w:r>
            <w:r w:rsidRPr="00357B6A">
              <w:rPr>
                <w:color w:val="FF0000"/>
                <w:cs/>
              </w:rPr>
              <w:t>*</w:t>
            </w:r>
            <w:r w:rsidRPr="00357B6A">
              <w:rPr>
                <w:color w:val="FF0000"/>
              </w:rPr>
              <w:t xml:space="preserve">Pool Duration </w:t>
            </w:r>
            <w:r w:rsidRPr="00A83483">
              <w:rPr>
                <w:cs/>
              </w:rPr>
              <w:t xml:space="preserve">: …… </w:t>
            </w:r>
            <w:r w:rsidRPr="00A83483">
              <w:t>Days</w:t>
            </w:r>
          </w:p>
          <w:p w:rsidRPr="00BD6930" w:rsidR="000F332E" w:rsidP="000F5DFD" w:rsidRDefault="000F332E" w14:paraId="6AA4F6A0" w14:textId="7A6C95B7">
            <w:pPr>
              <w:rPr>
                <w:cs/>
              </w:rPr>
            </w:pPr>
            <w:r w:rsidRPr="006379AE">
              <w:t xml:space="preserve">Default Value </w:t>
            </w:r>
            <w:r w:rsidRPr="006379AE">
              <w:rPr>
                <w:cs/>
              </w:rPr>
              <w:t xml:space="preserve">: </w:t>
            </w:r>
            <w:r w:rsidRPr="006379AE">
              <w:t>0</w:t>
            </w:r>
          </w:p>
        </w:tc>
      </w:tr>
      <w:tr w:rsidRPr="008979A8" w:rsidR="000F332E" w:rsidTr="000F5DFD" w14:paraId="47BC5690" w14:textId="77777777">
        <w:trPr>
          <w:trHeight w:val="111"/>
        </w:trPr>
        <w:tc>
          <w:tcPr>
            <w:tcW w:w="923" w:type="pct"/>
          </w:tcPr>
          <w:p w:rsidR="000F332E" w:rsidP="000F5DFD" w:rsidRDefault="000F332E" w14:paraId="0500B1D0" w14:textId="594CA062">
            <w:r>
              <w:t>t</w:t>
            </w:r>
            <w:r w:rsidRPr="00A83483">
              <w:t>erminateDuration</w:t>
            </w:r>
          </w:p>
        </w:tc>
        <w:tc>
          <w:tcPr>
            <w:tcW w:w="1001" w:type="pct"/>
          </w:tcPr>
          <w:p w:rsidR="000F332E" w:rsidP="000F5DFD" w:rsidRDefault="000F332E" w14:paraId="06B21BB5" w14:textId="1D3213DF">
            <w:r>
              <w:t>Text Box</w:t>
            </w:r>
          </w:p>
        </w:tc>
        <w:tc>
          <w:tcPr>
            <w:tcW w:w="3076" w:type="pct"/>
          </w:tcPr>
          <w:p w:rsidRPr="00A83483" w:rsidR="000F332E" w:rsidP="000F5DFD" w:rsidRDefault="000F332E" w14:paraId="32B87C73" w14:textId="77777777">
            <w:r w:rsidRPr="00A83483">
              <w:t xml:space="preserve">Label </w:t>
            </w:r>
            <w:r w:rsidRPr="00A83483">
              <w:rPr>
                <w:cs/>
              </w:rPr>
              <w:t xml:space="preserve">: </w:t>
            </w:r>
            <w:r w:rsidRPr="00357B6A">
              <w:rPr>
                <w:color w:val="FF0000"/>
                <w:cs/>
              </w:rPr>
              <w:t>*</w:t>
            </w:r>
            <w:r w:rsidRPr="00357B6A">
              <w:rPr>
                <w:color w:val="FF0000"/>
              </w:rPr>
              <w:t xml:space="preserve">Terminate Duration </w:t>
            </w:r>
            <w:r w:rsidRPr="00A83483">
              <w:rPr>
                <w:cs/>
              </w:rPr>
              <w:t xml:space="preserve">: …… </w:t>
            </w:r>
            <w:r w:rsidRPr="00A83483">
              <w:t>Days</w:t>
            </w:r>
          </w:p>
          <w:p w:rsidRPr="00BD6930" w:rsidR="000F332E" w:rsidP="000F5DFD" w:rsidRDefault="000F332E" w14:paraId="79DDA97F" w14:textId="6A8B2210">
            <w:pPr>
              <w:rPr>
                <w:cs/>
              </w:rPr>
            </w:pPr>
            <w:r w:rsidRPr="006379AE">
              <w:t xml:space="preserve">Default Value </w:t>
            </w:r>
            <w:r w:rsidRPr="006379AE">
              <w:rPr>
                <w:cs/>
              </w:rPr>
              <w:t xml:space="preserve">: </w:t>
            </w:r>
            <w:r w:rsidRPr="006379AE">
              <w:t>0</w:t>
            </w:r>
          </w:p>
        </w:tc>
      </w:tr>
      <w:tr w:rsidRPr="008979A8" w:rsidR="000F332E" w:rsidTr="00640B23" w14:paraId="23D423C1" w14:textId="77777777">
        <w:trPr>
          <w:trHeight w:val="111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Pr="00BD6930" w:rsidR="000F332E" w:rsidP="000F332E" w:rsidRDefault="000F332E" w14:paraId="28A3828D" w14:textId="44CD2CFF">
            <w:pPr>
              <w:pStyle w:val="HeaderTable"/>
              <w:rPr>
                <w:rtl/>
                <w:cs/>
              </w:rPr>
            </w:pPr>
            <w:r>
              <w:t>End Status Duration Section</w:t>
            </w:r>
          </w:p>
        </w:tc>
      </w:tr>
      <w:tr w:rsidRPr="008979A8" w:rsidR="00640B23" w:rsidTr="00640B23" w14:paraId="68CE9029" w14:textId="77777777">
        <w:trPr>
          <w:trHeight w:val="111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640B23" w:rsidP="00640B23" w:rsidRDefault="00A76472" w14:paraId="32B20CF0" w14:textId="1F27CB71">
            <w:pPr>
              <w:pStyle w:val="HeaderTable"/>
            </w:pPr>
            <w:r>
              <w:t>Pack Type</w:t>
            </w:r>
            <w:r>
              <w:rPr>
                <w:rFonts w:cs="Angsana New"/>
                <w:bCs/>
                <w:cs/>
                <w:lang w:bidi="th-TH"/>
              </w:rPr>
              <w:t>/</w:t>
            </w:r>
            <w:r>
              <w:t>Sub Type</w:t>
            </w:r>
            <w:r w:rsidR="00640B23">
              <w:t xml:space="preserve"> Section</w:t>
            </w:r>
          </w:p>
          <w:p w:rsidRPr="00BD6930" w:rsidR="00A76472" w:rsidP="00A76472" w:rsidRDefault="00AA3BB4" w14:paraId="394D62A8" w14:textId="6FC106DF">
            <w:pPr>
              <w:rPr>
                <w:cs/>
              </w:rPr>
            </w:pPr>
            <w:r>
              <w:t xml:space="preserve">Visible </w:t>
            </w:r>
            <w:r>
              <w:rPr>
                <w:rFonts w:hint="cs"/>
                <w:cs/>
              </w:rPr>
              <w:t xml:space="preserve">เมื่อ </w:t>
            </w:r>
            <w:r>
              <w:t xml:space="preserve">Target Customer </w:t>
            </w:r>
            <w:r>
              <w:rPr>
                <w:rFonts w:hint="cs"/>
                <w:cs/>
              </w:rPr>
              <w:t xml:space="preserve">ประกอบด้วยค่า </w:t>
            </w:r>
            <w:r>
              <w:rPr>
                <w:rFonts w:cs="Angsana New"/>
                <w:cs/>
              </w:rPr>
              <w:t>“</w:t>
            </w:r>
            <w:r>
              <w:t>New</w:t>
            </w:r>
            <w:r>
              <w:rPr>
                <w:rFonts w:cs="Angsana New"/>
                <w:cs/>
              </w:rPr>
              <w:t>”</w:t>
            </w:r>
            <w:r w:rsidR="00D60B35">
              <w:rPr>
                <w:rFonts w:hint="cs" w:cs="Angsana New"/>
                <w:cs/>
              </w:rPr>
              <w:t xml:space="preserve"> หรือ</w:t>
            </w:r>
            <w:r w:rsidR="00A76472">
              <w:rPr>
                <w:rFonts w:cs="Angsana New"/>
                <w:cs/>
              </w:rPr>
              <w:t xml:space="preserve"> “</w:t>
            </w:r>
            <w:r w:rsidR="00A76472">
              <w:t xml:space="preserve">Renew </w:t>
            </w:r>
            <w:r w:rsidR="00A76472">
              <w:rPr>
                <w:rFonts w:cs="Angsana New"/>
                <w:cs/>
              </w:rPr>
              <w:t xml:space="preserve">/ </w:t>
            </w:r>
            <w:r w:rsidR="00A76472">
              <w:t>Recall from Terminate</w:t>
            </w:r>
            <w:r w:rsidR="00A76472">
              <w:rPr>
                <w:rFonts w:cs="Angsana New"/>
                <w:cs/>
              </w:rPr>
              <w:t xml:space="preserve">” </w:t>
            </w:r>
            <w:r w:rsidR="00A76472">
              <w:rPr>
                <w:rFonts w:hint="cs"/>
                <w:cs/>
              </w:rPr>
              <w:t>หรือ</w:t>
            </w:r>
            <w:r w:rsidR="00D60B35">
              <w:rPr>
                <w:rFonts w:hint="cs" w:cs="Angsana New"/>
                <w:cs/>
              </w:rPr>
              <w:t xml:space="preserve"> </w:t>
            </w:r>
            <w:r w:rsidR="00A76472">
              <w:rPr>
                <w:rFonts w:cs="Angsana New"/>
                <w:cs/>
              </w:rPr>
              <w:t>“</w:t>
            </w:r>
            <w:r w:rsidR="00A76472">
              <w:t xml:space="preserve">Change Charge Type </w:t>
            </w:r>
            <w:r w:rsidR="00A76472">
              <w:rPr>
                <w:rFonts w:cs="Angsana New"/>
                <w:cs/>
              </w:rPr>
              <w:t>(</w:t>
            </w:r>
            <w:r w:rsidR="00A76472">
              <w:t>Convert</w:t>
            </w:r>
            <w:r w:rsidR="00A76472">
              <w:rPr>
                <w:rFonts w:cs="Angsana New"/>
                <w:cs/>
              </w:rPr>
              <w:t xml:space="preserve">)” </w:t>
            </w:r>
            <w:r w:rsidR="00A76472">
              <w:rPr>
                <w:rFonts w:hint="cs" w:cs="Angsana New"/>
                <w:cs/>
              </w:rPr>
              <w:t xml:space="preserve">หรือ </w:t>
            </w:r>
            <w:r w:rsidR="00D60B35">
              <w:rPr>
                <w:rFonts w:cs="Angsana New"/>
                <w:cs/>
              </w:rPr>
              <w:t>“</w:t>
            </w:r>
            <w:r w:rsidR="00D60B35">
              <w:rPr>
                <w:rFonts w:cs="CordiaUPC"/>
              </w:rPr>
              <w:t xml:space="preserve">Port In </w:t>
            </w:r>
            <w:r w:rsidR="00D60B35">
              <w:rPr>
                <w:rFonts w:cs="Angsana New"/>
                <w:cs/>
              </w:rPr>
              <w:t>(</w:t>
            </w:r>
            <w:r w:rsidR="00D60B35">
              <w:rPr>
                <w:rFonts w:cs="CordiaUPC"/>
              </w:rPr>
              <w:t>Mobile Number Port</w:t>
            </w:r>
            <w:r w:rsidR="00D60B35">
              <w:rPr>
                <w:rFonts w:cs="Angsana New"/>
                <w:cs/>
              </w:rPr>
              <w:t>)”</w:t>
            </w:r>
            <w:r w:rsidR="0020580A">
              <w:rPr>
                <w:rFonts w:cs="Angsana New"/>
                <w:cs/>
              </w:rPr>
              <w:t xml:space="preserve"> </w:t>
            </w:r>
            <w:r w:rsidR="0020580A">
              <w:rPr>
                <w:rFonts w:hint="cs"/>
                <w:cs/>
              </w:rPr>
              <w:t xml:space="preserve">ถ้าไม่ใช่ให้ </w:t>
            </w:r>
            <w:r w:rsidR="0020580A">
              <w:t xml:space="preserve">Invisible </w:t>
            </w:r>
            <w:r w:rsidR="0020580A">
              <w:rPr>
                <w:rFonts w:hint="cs"/>
                <w:cs/>
              </w:rPr>
              <w:t>และเคลียร์ค่า</w:t>
            </w:r>
          </w:p>
        </w:tc>
      </w:tr>
      <w:tr w:rsidRPr="008979A8" w:rsidR="000F332E" w:rsidTr="000F5DFD" w14:paraId="0103C28D" w14:textId="77777777">
        <w:trPr>
          <w:trHeight w:val="111"/>
        </w:trPr>
        <w:tc>
          <w:tcPr>
            <w:tcW w:w="923" w:type="pct"/>
          </w:tcPr>
          <w:p w:rsidR="000F332E" w:rsidP="000F5DFD" w:rsidRDefault="000F5DFD" w14:paraId="577D5986" w14:textId="6F697304">
            <w:r>
              <w:t xml:space="preserve">Mass </w:t>
            </w:r>
            <w:r w:rsidR="00640B23">
              <w:t xml:space="preserve">Manage New SIM </w:t>
            </w:r>
          </w:p>
        </w:tc>
        <w:tc>
          <w:tcPr>
            <w:tcW w:w="1001" w:type="pct"/>
          </w:tcPr>
          <w:p w:rsidR="000F332E" w:rsidP="000F5DFD" w:rsidRDefault="00640B23" w14:paraId="7EE04158" w14:textId="3F5608CF">
            <w:r>
              <w:t>Screen</w:t>
            </w:r>
          </w:p>
        </w:tc>
        <w:tc>
          <w:tcPr>
            <w:tcW w:w="3076" w:type="pct"/>
          </w:tcPr>
          <w:p w:rsidRPr="00BD6930" w:rsidR="000F332E" w:rsidP="000F5DFD" w:rsidRDefault="000F332E" w14:paraId="7C37BABC" w14:textId="77777777">
            <w:pPr>
              <w:rPr>
                <w:cs/>
              </w:rPr>
            </w:pPr>
          </w:p>
        </w:tc>
      </w:tr>
      <w:tr w:rsidRPr="008979A8" w:rsidR="00640B23" w:rsidTr="00640B23" w14:paraId="7BC41666" w14:textId="77777777">
        <w:trPr>
          <w:trHeight w:val="111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Pr="00BD6930" w:rsidR="00640B23" w:rsidP="001176BB" w:rsidRDefault="00640B23" w14:paraId="6C545EC1" w14:textId="54B48005">
            <w:pPr>
              <w:pStyle w:val="HeaderTable"/>
              <w:rPr>
                <w:rtl/>
                <w:cs/>
              </w:rPr>
            </w:pPr>
            <w:r>
              <w:t xml:space="preserve">End </w:t>
            </w:r>
            <w:r w:rsidR="001176BB">
              <w:t>Pack Type</w:t>
            </w:r>
            <w:r w:rsidR="001176BB">
              <w:rPr>
                <w:rFonts w:cs="Angsana New"/>
                <w:bCs/>
                <w:cs/>
                <w:lang w:bidi="th-TH"/>
              </w:rPr>
              <w:t>/</w:t>
            </w:r>
            <w:r w:rsidR="001176BB">
              <w:t>Sub Type</w:t>
            </w:r>
            <w:r>
              <w:t xml:space="preserve"> Section</w:t>
            </w:r>
          </w:p>
        </w:tc>
      </w:tr>
      <w:tr w:rsidRPr="008979A8" w:rsidR="00640B23" w:rsidTr="00640B23" w14:paraId="694FBFB5" w14:textId="77777777">
        <w:trPr>
          <w:trHeight w:val="111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640B23" w:rsidP="00640B23" w:rsidRDefault="001176BB" w14:paraId="57682543" w14:textId="2BA03515">
            <w:pPr>
              <w:pStyle w:val="HeaderTable"/>
            </w:pPr>
            <w:r>
              <w:t>Auto Change</w:t>
            </w:r>
            <w:r w:rsidR="00640B23">
              <w:t xml:space="preserve"> Section</w:t>
            </w:r>
          </w:p>
          <w:p w:rsidRPr="00BD6930" w:rsidR="00AA3BB4" w:rsidP="00BE3FFF" w:rsidRDefault="00AA3BB4" w14:paraId="54F58081" w14:textId="21E68FF0">
            <w:pPr>
              <w:rPr>
                <w:cs/>
              </w:rPr>
            </w:pPr>
            <w:r>
              <w:t xml:space="preserve">Visible </w:t>
            </w:r>
            <w:r>
              <w:rPr>
                <w:rFonts w:hint="cs"/>
                <w:cs/>
              </w:rPr>
              <w:t xml:space="preserve">เมื่อ </w:t>
            </w:r>
            <w:r>
              <w:t xml:space="preserve">Target Customer </w:t>
            </w:r>
            <w:r>
              <w:rPr>
                <w:rFonts w:hint="cs"/>
                <w:cs/>
              </w:rPr>
              <w:t xml:space="preserve">ประกอบด้วยค่า </w:t>
            </w:r>
            <w:r>
              <w:rPr>
                <w:rFonts w:cs="Angsana New"/>
                <w:cs/>
              </w:rPr>
              <w:t>“</w:t>
            </w:r>
            <w:r>
              <w:t>New</w:t>
            </w:r>
            <w:r>
              <w:rPr>
                <w:rFonts w:cs="Angsana New"/>
                <w:cs/>
              </w:rPr>
              <w:t>”</w:t>
            </w:r>
            <w:r w:rsidR="00D60B35">
              <w:rPr>
                <w:rFonts w:cs="Angsana New"/>
                <w:cs/>
              </w:rPr>
              <w:t xml:space="preserve"> </w:t>
            </w:r>
            <w:r w:rsidR="00D60B35">
              <w:rPr>
                <w:rFonts w:hint="cs" w:cs="Angsana New"/>
                <w:cs/>
              </w:rPr>
              <w:t>หรือ</w:t>
            </w:r>
            <w:r w:rsidR="00D60B35">
              <w:rPr>
                <w:rFonts w:cs="Angsana New"/>
                <w:cs/>
              </w:rPr>
              <w:t xml:space="preserve"> </w:t>
            </w:r>
            <w:r w:rsidR="00A76472">
              <w:rPr>
                <w:rFonts w:cs="Angsana New"/>
                <w:cs/>
              </w:rPr>
              <w:t>“</w:t>
            </w:r>
            <w:r w:rsidR="00A76472">
              <w:t xml:space="preserve">Renew </w:t>
            </w:r>
            <w:r w:rsidR="00A76472">
              <w:rPr>
                <w:rFonts w:cs="Angsana New"/>
                <w:cs/>
              </w:rPr>
              <w:t xml:space="preserve">/ </w:t>
            </w:r>
            <w:r w:rsidR="00A76472">
              <w:t>Recall from Terminate</w:t>
            </w:r>
            <w:r w:rsidR="00A76472">
              <w:rPr>
                <w:rFonts w:cs="Angsana New"/>
                <w:cs/>
              </w:rPr>
              <w:t xml:space="preserve">” </w:t>
            </w:r>
            <w:r w:rsidR="00A76472">
              <w:rPr>
                <w:rFonts w:hint="cs"/>
                <w:cs/>
              </w:rPr>
              <w:t>หรือ</w:t>
            </w:r>
            <w:r w:rsidR="00A76472">
              <w:rPr>
                <w:rFonts w:hint="cs" w:cs="Angsana New"/>
                <w:cs/>
              </w:rPr>
              <w:t xml:space="preserve"> </w:t>
            </w:r>
            <w:r w:rsidR="00A76472">
              <w:rPr>
                <w:rFonts w:cs="Angsana New"/>
                <w:cs/>
              </w:rPr>
              <w:t>“</w:t>
            </w:r>
            <w:r w:rsidR="00A76472">
              <w:t xml:space="preserve">Change Charge Type </w:t>
            </w:r>
            <w:r w:rsidR="00A76472">
              <w:rPr>
                <w:rFonts w:cs="Angsana New"/>
                <w:cs/>
              </w:rPr>
              <w:t>(</w:t>
            </w:r>
            <w:r w:rsidR="00A76472">
              <w:t>Convert</w:t>
            </w:r>
            <w:r w:rsidR="00A76472">
              <w:rPr>
                <w:rFonts w:cs="Angsana New"/>
                <w:cs/>
              </w:rPr>
              <w:t xml:space="preserve">)” </w:t>
            </w:r>
            <w:r w:rsidR="00A76472">
              <w:rPr>
                <w:rFonts w:hint="cs" w:cs="Angsana New"/>
                <w:cs/>
              </w:rPr>
              <w:t xml:space="preserve">หรือ </w:t>
            </w:r>
            <w:r w:rsidR="00D60B35">
              <w:rPr>
                <w:rFonts w:cs="Angsana New"/>
                <w:cs/>
              </w:rPr>
              <w:t>“</w:t>
            </w:r>
            <w:r w:rsidR="00D60B35">
              <w:rPr>
                <w:rFonts w:cs="CordiaUPC"/>
              </w:rPr>
              <w:t xml:space="preserve">Port In </w:t>
            </w:r>
            <w:r w:rsidR="00D60B35">
              <w:rPr>
                <w:rFonts w:cs="Angsana New"/>
                <w:cs/>
              </w:rPr>
              <w:t>(</w:t>
            </w:r>
            <w:r w:rsidR="00D60B35">
              <w:rPr>
                <w:rFonts w:cs="CordiaUPC"/>
              </w:rPr>
              <w:t>Mobile Number Port</w:t>
            </w:r>
            <w:r w:rsidR="00D60B35">
              <w:rPr>
                <w:rFonts w:cs="Angsana New"/>
                <w:cs/>
              </w:rPr>
              <w:t xml:space="preserve">)” </w:t>
            </w:r>
            <w:r w:rsidR="0020580A">
              <w:rPr>
                <w:rFonts w:hint="cs"/>
                <w:cs/>
              </w:rPr>
              <w:t xml:space="preserve"> ถ้าไม่ใช่ให้ </w:t>
            </w:r>
            <w:r w:rsidR="0020580A">
              <w:t xml:space="preserve">Invisible </w:t>
            </w:r>
            <w:r w:rsidR="0020580A">
              <w:rPr>
                <w:rFonts w:hint="cs"/>
                <w:cs/>
              </w:rPr>
              <w:t>และเคลียร์ค่า</w:t>
            </w:r>
          </w:p>
        </w:tc>
      </w:tr>
      <w:tr w:rsidRPr="008979A8" w:rsidR="00640B23" w:rsidTr="000F5DFD" w14:paraId="18028B25" w14:textId="77777777">
        <w:trPr>
          <w:trHeight w:val="111"/>
        </w:trPr>
        <w:tc>
          <w:tcPr>
            <w:tcW w:w="923" w:type="pct"/>
          </w:tcPr>
          <w:p w:rsidR="00640B23" w:rsidP="00640B23" w:rsidRDefault="000F5DFD" w14:paraId="2C9C3606" w14:textId="161A8518">
            <w:r>
              <w:t xml:space="preserve">Mass </w:t>
            </w:r>
            <w:r w:rsidR="00640B23">
              <w:t xml:space="preserve">Manage Existing SIM </w:t>
            </w:r>
          </w:p>
        </w:tc>
        <w:tc>
          <w:tcPr>
            <w:tcW w:w="1001" w:type="pct"/>
          </w:tcPr>
          <w:p w:rsidR="00640B23" w:rsidP="000F5DFD" w:rsidRDefault="00640B23" w14:paraId="7FD15E77" w14:textId="70877F6E">
            <w:r>
              <w:t>Screen</w:t>
            </w:r>
          </w:p>
        </w:tc>
        <w:tc>
          <w:tcPr>
            <w:tcW w:w="3076" w:type="pct"/>
          </w:tcPr>
          <w:p w:rsidRPr="00BD6930" w:rsidR="00640B23" w:rsidP="000F5DFD" w:rsidRDefault="00640B23" w14:paraId="1E21F6B7" w14:textId="77777777">
            <w:pPr>
              <w:rPr>
                <w:cs/>
              </w:rPr>
            </w:pPr>
          </w:p>
        </w:tc>
      </w:tr>
      <w:tr w:rsidRPr="008979A8" w:rsidR="00640B23" w:rsidTr="00640B23" w14:paraId="19EB92D6" w14:textId="77777777">
        <w:trPr>
          <w:trHeight w:val="111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Pr="00BD6930" w:rsidR="00640B23" w:rsidP="001176BB" w:rsidRDefault="00640B23" w14:paraId="7A689A12" w14:textId="5E7D1DC3">
            <w:pPr>
              <w:pStyle w:val="HeaderTable"/>
              <w:rPr>
                <w:rtl/>
                <w:cs/>
              </w:rPr>
            </w:pPr>
            <w:r>
              <w:t xml:space="preserve">End </w:t>
            </w:r>
            <w:r w:rsidR="001176BB">
              <w:t>Auto Change</w:t>
            </w:r>
            <w:r>
              <w:t xml:space="preserve"> Section</w:t>
            </w:r>
          </w:p>
        </w:tc>
      </w:tr>
    </w:tbl>
    <w:p w:rsidRPr="008979A8" w:rsidR="000F332E" w:rsidP="00BB3F68" w:rsidRDefault="000F332E" w14:paraId="14667800" w14:textId="77777777">
      <w:pPr>
        <w:pStyle w:val="Heading3"/>
        <w:numPr>
          <w:ilvl w:val="0"/>
          <w:numId w:val="100"/>
        </w:numPr>
        <w:rPr>
          <w:rFonts w:ascii="CordiaUPC" w:hAnsi="CordiaUPC" w:cs="CordiaUPC"/>
          <w:sz w:val="32"/>
          <w:szCs w:val="32"/>
        </w:rPr>
      </w:pPr>
      <w:r w:rsidRPr="008979A8">
        <w:rPr>
          <w:rFonts w:ascii="CordiaUPC" w:hAnsi="CordiaUPC" w:cs="CordiaUPC"/>
          <w:sz w:val="32"/>
          <w:szCs w:val="32"/>
        </w:rPr>
        <w:t>Script Validation</w:t>
      </w:r>
    </w:p>
    <w:tbl>
      <w:tblPr>
        <w:tblW w:w="4988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241"/>
        <w:gridCol w:w="3166"/>
        <w:gridCol w:w="3324"/>
        <w:gridCol w:w="1263"/>
      </w:tblGrid>
      <w:tr w:rsidRPr="008979A8" w:rsidR="000F332E" w:rsidTr="000F5DFD" w14:paraId="1536B6C5" w14:textId="77777777">
        <w:trPr>
          <w:cantSplit/>
          <w:tblHeader/>
        </w:trPr>
        <w:tc>
          <w:tcPr>
            <w:tcW w:w="690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0F332E" w:rsidP="000F5DFD" w:rsidRDefault="000F332E" w14:paraId="3A16585D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Error Code</w:t>
            </w:r>
          </w:p>
        </w:tc>
        <w:tc>
          <w:tcPr>
            <w:tcW w:w="1760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0F332E" w:rsidP="000F5DFD" w:rsidRDefault="000F332E" w14:paraId="0648C2C0" w14:textId="77777777">
            <w:pPr>
              <w:rPr>
                <w:rFonts w:cs="CordiaUPC"/>
                <w:b/>
                <w:bCs/>
              </w:rPr>
            </w:pPr>
            <w:r>
              <w:rPr>
                <w:rFonts w:cs="CordiaUPC"/>
                <w:b/>
                <w:bCs/>
              </w:rPr>
              <w:t xml:space="preserve">Error Message </w:t>
            </w:r>
          </w:p>
        </w:tc>
        <w:tc>
          <w:tcPr>
            <w:tcW w:w="1848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0F332E" w:rsidP="000F5DFD" w:rsidRDefault="000F332E" w14:paraId="306406DC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Logic</w:t>
            </w:r>
          </w:p>
        </w:tc>
        <w:tc>
          <w:tcPr>
            <w:tcW w:w="702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0F332E" w:rsidP="000F5DFD" w:rsidRDefault="000F332E" w14:paraId="0867E7DD" w14:textId="77777777">
            <w:pPr>
              <w:rPr>
                <w:rFonts w:cs="CordiaUPC"/>
                <w:b/>
                <w:bCs/>
              </w:rPr>
            </w:pPr>
            <w:r>
              <w:rPr>
                <w:rFonts w:cs="CordiaUPC"/>
                <w:b/>
                <w:bCs/>
              </w:rPr>
              <w:t>Submit Call</w:t>
            </w:r>
          </w:p>
        </w:tc>
      </w:tr>
      <w:tr w:rsidRPr="008979A8" w:rsidR="00EF72A3" w:rsidTr="000F5DFD" w14:paraId="6E4D5A6F" w14:textId="77777777">
        <w:tc>
          <w:tcPr>
            <w:tcW w:w="690" w:type="pct"/>
          </w:tcPr>
          <w:p w:rsidR="00EF72A3" w:rsidP="00EF72A3" w:rsidRDefault="00EF72A3" w14:paraId="586F842C" w14:textId="21A003F8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B81FC3">
              <w:rPr>
                <w:rFonts w:ascii="CordiaUPC" w:hAnsi="CordiaUPC" w:cs="CordiaUPC"/>
                <w:sz w:val="28"/>
                <w:szCs w:val="28"/>
              </w:rPr>
              <w:t>00004</w:t>
            </w:r>
          </w:p>
        </w:tc>
        <w:tc>
          <w:tcPr>
            <w:tcW w:w="1760" w:type="pct"/>
          </w:tcPr>
          <w:p w:rsidR="00EF72A3" w:rsidP="00EF72A3" w:rsidRDefault="00EF72A3" w14:paraId="492E6380" w14:textId="17D85C14">
            <w:r>
              <w:t>S</w:t>
            </w:r>
            <w:r w:rsidRPr="00A83483">
              <w:t>uspend</w:t>
            </w:r>
            <w:r>
              <w:rPr>
                <w:rFonts w:cs="Angsana New"/>
                <w:cs/>
              </w:rPr>
              <w:t xml:space="preserve"> </w:t>
            </w:r>
            <w:r w:rsidRPr="00A83483">
              <w:t>Duration</w:t>
            </w:r>
            <w:r>
              <w:rPr>
                <w:rFonts w:hint="cs"/>
                <w:cs/>
              </w:rPr>
              <w:t xml:space="preserve"> </w:t>
            </w:r>
            <w:r w:rsidRPr="00CF160A">
              <w:t>is required</w:t>
            </w:r>
            <w:r>
              <w:t xml:space="preserve"> when Customer Type is </w:t>
            </w:r>
            <w:r>
              <w:rPr>
                <w:rFonts w:cs="Angsana New"/>
                <w:cs/>
              </w:rPr>
              <w:t>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t xml:space="preserve">and Product Class is </w:t>
            </w:r>
            <w:r>
              <w:rPr>
                <w:rFonts w:cs="Angsana New"/>
                <w:cs/>
              </w:rPr>
              <w:t>“</w:t>
            </w:r>
            <w:r>
              <w:t>Main</w:t>
            </w:r>
            <w:r>
              <w:rPr>
                <w:rFonts w:cs="Angsana New"/>
                <w:cs/>
              </w:rPr>
              <w:t>”.</w:t>
            </w:r>
          </w:p>
        </w:tc>
        <w:tc>
          <w:tcPr>
            <w:tcW w:w="1848" w:type="pct"/>
          </w:tcPr>
          <w:p w:rsidR="00EF72A3" w:rsidP="00EF72A3" w:rsidRDefault="00EF72A3" w14:paraId="13AC0556" w14:textId="197352BD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customerType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cs/>
              </w:rPr>
              <w:t>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productClass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t>Main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ดังนั้น </w:t>
            </w:r>
            <w:r>
              <w:t>s</w:t>
            </w:r>
            <w:r w:rsidRPr="00A83483">
              <w:t>uspendDuration</w:t>
            </w:r>
            <w:r>
              <w:rPr>
                <w:rFonts w:hint="cs"/>
                <w:cs/>
              </w:rPr>
              <w:t xml:space="preserve"> จะต้องเป็น </w:t>
            </w:r>
            <w:r>
              <w:t>Mandatory</w:t>
            </w:r>
          </w:p>
        </w:tc>
        <w:tc>
          <w:tcPr>
            <w:tcW w:w="702" w:type="pct"/>
          </w:tcPr>
          <w:p w:rsidR="00EF72A3" w:rsidP="00EF72A3" w:rsidRDefault="00EF72A3" w14:paraId="495573EE" w14:textId="6A7C4293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Pr="008979A8" w:rsidR="00EF72A3" w:rsidTr="000F5DFD" w14:paraId="1A3E0265" w14:textId="77777777">
        <w:tc>
          <w:tcPr>
            <w:tcW w:w="690" w:type="pct"/>
          </w:tcPr>
          <w:p w:rsidR="00EF72A3" w:rsidP="00EF72A3" w:rsidRDefault="00EF72A3" w14:paraId="28934086" w14:textId="5DB21A0D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B81FC3">
              <w:rPr>
                <w:rFonts w:ascii="CordiaUPC" w:hAnsi="CordiaUPC" w:cs="CordiaUPC"/>
                <w:sz w:val="28"/>
                <w:szCs w:val="28"/>
              </w:rPr>
              <w:t>00004</w:t>
            </w:r>
          </w:p>
        </w:tc>
        <w:tc>
          <w:tcPr>
            <w:tcW w:w="1760" w:type="pct"/>
          </w:tcPr>
          <w:p w:rsidR="00EF72A3" w:rsidP="00EF72A3" w:rsidRDefault="00EF72A3" w14:paraId="341F133F" w14:textId="318AB082">
            <w:r>
              <w:t>D</w:t>
            </w:r>
            <w:r w:rsidRPr="00A83483">
              <w:t>isable</w:t>
            </w:r>
            <w:r>
              <w:rPr>
                <w:rFonts w:cs="Angsana New"/>
                <w:cs/>
              </w:rPr>
              <w:t xml:space="preserve"> </w:t>
            </w:r>
            <w:r w:rsidRPr="00A83483">
              <w:t>Duration</w:t>
            </w:r>
            <w:r>
              <w:rPr>
                <w:rFonts w:hint="cs"/>
                <w:cs/>
              </w:rPr>
              <w:t xml:space="preserve"> </w:t>
            </w:r>
            <w:r w:rsidRPr="00CF160A">
              <w:t>is required</w:t>
            </w:r>
            <w:r>
              <w:t xml:space="preserve"> when Customer Type is </w:t>
            </w:r>
            <w:r>
              <w:rPr>
                <w:rFonts w:cs="Angsana New"/>
                <w:cs/>
              </w:rPr>
              <w:t>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t xml:space="preserve">and Product Class is </w:t>
            </w:r>
            <w:r>
              <w:rPr>
                <w:rFonts w:cs="Angsana New"/>
                <w:cs/>
              </w:rPr>
              <w:t>“</w:t>
            </w:r>
            <w:r>
              <w:t>Main</w:t>
            </w:r>
            <w:r>
              <w:rPr>
                <w:rFonts w:cs="Angsana New"/>
                <w:cs/>
              </w:rPr>
              <w:t>”.</w:t>
            </w:r>
          </w:p>
        </w:tc>
        <w:tc>
          <w:tcPr>
            <w:tcW w:w="1848" w:type="pct"/>
          </w:tcPr>
          <w:p w:rsidR="00EF72A3" w:rsidP="00EF72A3" w:rsidRDefault="00EF72A3" w14:paraId="27322511" w14:textId="434F1DAB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customerType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cs/>
              </w:rPr>
              <w:t>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productClass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t>Main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ดังนั้น </w:t>
            </w:r>
            <w:r>
              <w:t>d</w:t>
            </w:r>
            <w:r w:rsidRPr="00A83483">
              <w:t>isableDuration</w:t>
            </w:r>
            <w:r>
              <w:rPr>
                <w:rFonts w:hint="cs"/>
                <w:cs/>
              </w:rPr>
              <w:t xml:space="preserve"> จะต้องเป็น </w:t>
            </w:r>
            <w:r>
              <w:t>Mandatory</w:t>
            </w:r>
          </w:p>
        </w:tc>
        <w:tc>
          <w:tcPr>
            <w:tcW w:w="702" w:type="pct"/>
          </w:tcPr>
          <w:p w:rsidR="00EF72A3" w:rsidP="00EF72A3" w:rsidRDefault="00EF72A3" w14:paraId="49C4B419" w14:textId="3F4CD0C8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Pr="008979A8" w:rsidR="00EF72A3" w:rsidTr="000F5DFD" w14:paraId="28105F88" w14:textId="77777777">
        <w:tc>
          <w:tcPr>
            <w:tcW w:w="690" w:type="pct"/>
          </w:tcPr>
          <w:p w:rsidR="00EF72A3" w:rsidP="00EF72A3" w:rsidRDefault="00EF72A3" w14:paraId="57EE91F7" w14:textId="5241446A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B81FC3">
              <w:rPr>
                <w:rFonts w:ascii="CordiaUPC" w:hAnsi="CordiaUPC" w:cs="CordiaUPC"/>
                <w:sz w:val="28"/>
                <w:szCs w:val="28"/>
              </w:rPr>
              <w:t>00004</w:t>
            </w:r>
          </w:p>
        </w:tc>
        <w:tc>
          <w:tcPr>
            <w:tcW w:w="1760" w:type="pct"/>
          </w:tcPr>
          <w:p w:rsidR="00EF72A3" w:rsidP="00EF72A3" w:rsidRDefault="00EF72A3" w14:paraId="76629030" w14:textId="310CFD15">
            <w:r>
              <w:t>P</w:t>
            </w:r>
            <w:r w:rsidRPr="00A83483">
              <w:t>ool</w:t>
            </w:r>
            <w:r>
              <w:rPr>
                <w:rFonts w:cs="Angsana New"/>
                <w:cs/>
              </w:rPr>
              <w:t xml:space="preserve"> </w:t>
            </w:r>
            <w:r w:rsidRPr="00A83483">
              <w:t>Duration</w:t>
            </w:r>
            <w:r>
              <w:rPr>
                <w:rFonts w:cs="Angsana New"/>
                <w:cs/>
              </w:rPr>
              <w:t xml:space="preserve"> </w:t>
            </w:r>
            <w:r w:rsidRPr="00CF160A">
              <w:t>is required</w:t>
            </w:r>
            <w:r>
              <w:t xml:space="preserve"> when Customer Type is </w:t>
            </w:r>
            <w:r>
              <w:rPr>
                <w:rFonts w:cs="Angsana New"/>
                <w:cs/>
              </w:rPr>
              <w:t>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t xml:space="preserve">and Product Class is </w:t>
            </w:r>
            <w:r>
              <w:rPr>
                <w:rFonts w:cs="Angsana New"/>
                <w:cs/>
              </w:rPr>
              <w:t>“</w:t>
            </w:r>
            <w:r>
              <w:t>Main</w:t>
            </w:r>
            <w:r>
              <w:rPr>
                <w:rFonts w:cs="Angsana New"/>
                <w:cs/>
              </w:rPr>
              <w:t>”.</w:t>
            </w:r>
          </w:p>
        </w:tc>
        <w:tc>
          <w:tcPr>
            <w:tcW w:w="1848" w:type="pct"/>
          </w:tcPr>
          <w:p w:rsidR="00EF72A3" w:rsidP="00EF72A3" w:rsidRDefault="00EF72A3" w14:paraId="3E426B03" w14:textId="1FF5F1A7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customerType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cs/>
              </w:rPr>
              <w:t>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productClass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t>Main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ดังนั้น </w:t>
            </w:r>
            <w:r>
              <w:t>p</w:t>
            </w:r>
            <w:r w:rsidRPr="00A83483">
              <w:t>oolDuration</w:t>
            </w:r>
            <w:r>
              <w:rPr>
                <w:rFonts w:hint="cs"/>
                <w:cs/>
              </w:rPr>
              <w:t xml:space="preserve"> จะต้องเป็น </w:t>
            </w:r>
            <w:r>
              <w:t>Mandatory</w:t>
            </w:r>
          </w:p>
        </w:tc>
        <w:tc>
          <w:tcPr>
            <w:tcW w:w="702" w:type="pct"/>
          </w:tcPr>
          <w:p w:rsidR="00EF72A3" w:rsidP="00EF72A3" w:rsidRDefault="00EF72A3" w14:paraId="15102962" w14:textId="5DA6A1A1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Pr="008979A8" w:rsidR="00EF72A3" w:rsidTr="000F5DFD" w14:paraId="7FFD2D3C" w14:textId="77777777">
        <w:tc>
          <w:tcPr>
            <w:tcW w:w="690" w:type="pct"/>
          </w:tcPr>
          <w:p w:rsidR="00EF72A3" w:rsidP="00EF72A3" w:rsidRDefault="00EF72A3" w14:paraId="172DB076" w14:textId="3AC4AF6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B81FC3">
              <w:rPr>
                <w:rFonts w:ascii="CordiaUPC" w:hAnsi="CordiaUPC" w:cs="CordiaUPC"/>
                <w:sz w:val="28"/>
                <w:szCs w:val="28"/>
              </w:rPr>
              <w:t>00004</w:t>
            </w:r>
          </w:p>
        </w:tc>
        <w:tc>
          <w:tcPr>
            <w:tcW w:w="1760" w:type="pct"/>
          </w:tcPr>
          <w:p w:rsidR="00EF72A3" w:rsidP="00EF72A3" w:rsidRDefault="00EF72A3" w14:paraId="4ED7605B" w14:textId="4D9A270C">
            <w:r>
              <w:t>T</w:t>
            </w:r>
            <w:r w:rsidRPr="00A83483">
              <w:t>erminate</w:t>
            </w:r>
            <w:r>
              <w:rPr>
                <w:rFonts w:cs="Angsana New"/>
                <w:cs/>
              </w:rPr>
              <w:t xml:space="preserve"> </w:t>
            </w:r>
            <w:r w:rsidRPr="00A83483">
              <w:t>Duration</w:t>
            </w:r>
            <w:r>
              <w:rPr>
                <w:rFonts w:cs="Angsana New"/>
                <w:cs/>
              </w:rPr>
              <w:t xml:space="preserve"> </w:t>
            </w:r>
            <w:r w:rsidRPr="00CF160A">
              <w:t>is required</w:t>
            </w:r>
            <w:r>
              <w:t xml:space="preserve"> when Customer Type is </w:t>
            </w:r>
            <w:r>
              <w:rPr>
                <w:rFonts w:cs="Angsana New"/>
                <w:cs/>
              </w:rPr>
              <w:t>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t xml:space="preserve">and Product Class is </w:t>
            </w:r>
            <w:r>
              <w:rPr>
                <w:rFonts w:cs="Angsana New"/>
                <w:cs/>
              </w:rPr>
              <w:t>“</w:t>
            </w:r>
            <w:r>
              <w:t>Main</w:t>
            </w:r>
            <w:r>
              <w:rPr>
                <w:rFonts w:cs="Angsana New"/>
                <w:cs/>
              </w:rPr>
              <w:t>”.</w:t>
            </w:r>
          </w:p>
        </w:tc>
        <w:tc>
          <w:tcPr>
            <w:tcW w:w="1848" w:type="pct"/>
          </w:tcPr>
          <w:p w:rsidR="00EF72A3" w:rsidP="00EF72A3" w:rsidRDefault="00EF72A3" w14:paraId="37985375" w14:textId="4C91A95A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customerType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cs/>
              </w:rPr>
              <w:t>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productClass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t>Main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ดังนั้น </w:t>
            </w:r>
            <w:r>
              <w:t>t</w:t>
            </w:r>
            <w:r w:rsidRPr="00A83483">
              <w:t>erminateDuration</w:t>
            </w:r>
            <w:r>
              <w:rPr>
                <w:rFonts w:hint="cs"/>
                <w:cs/>
              </w:rPr>
              <w:t xml:space="preserve"> จะต้องเป็น </w:t>
            </w:r>
            <w:r>
              <w:t>Mandatory</w:t>
            </w:r>
          </w:p>
        </w:tc>
        <w:tc>
          <w:tcPr>
            <w:tcW w:w="702" w:type="pct"/>
          </w:tcPr>
          <w:p w:rsidR="00EF72A3" w:rsidP="00EF72A3" w:rsidRDefault="00EF72A3" w14:paraId="69C68585" w14:textId="388352AF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Pr="008979A8" w:rsidR="00EF72A3" w:rsidTr="000F5DFD" w14:paraId="478F3468" w14:textId="77777777">
        <w:tc>
          <w:tcPr>
            <w:tcW w:w="690" w:type="pct"/>
          </w:tcPr>
          <w:p w:rsidR="00EF72A3" w:rsidP="00EF72A3" w:rsidRDefault="00EF72A3" w14:paraId="5951ADB6" w14:textId="77777777">
            <w:pPr>
              <w:pStyle w:val="BodyTextTable"/>
              <w:rPr>
                <w:rFonts w:ascii="CordiaUPC" w:hAnsi="CordiaUPC" w:eastAsiaTheme="minorHAnsi" w:cstheme="minorBidi"/>
                <w:sz w:val="28"/>
                <w:szCs w:val="28"/>
                <w:lang w:bidi="th-TH"/>
              </w:rPr>
            </w:pPr>
            <w:r>
              <w:rPr>
                <w:rFonts w:ascii="CordiaUPC" w:hAnsi="CordiaUPC" w:cs="CordiaUPC"/>
                <w:sz w:val="28"/>
                <w:szCs w:val="28"/>
              </w:rPr>
              <w:t>00023</w:t>
            </w:r>
          </w:p>
        </w:tc>
        <w:tc>
          <w:tcPr>
            <w:tcW w:w="1760" w:type="pct"/>
          </w:tcPr>
          <w:p w:rsidR="00EF72A3" w:rsidP="00EF72A3" w:rsidRDefault="00EF72A3" w14:paraId="2D8217FA" w14:textId="298ABE5F">
            <w:r>
              <w:t>S</w:t>
            </w:r>
            <w:r w:rsidRPr="00A83483">
              <w:t>uspend</w:t>
            </w:r>
            <w:r>
              <w:rPr>
                <w:rFonts w:cs="Angsana New"/>
                <w:cs/>
              </w:rPr>
              <w:t xml:space="preserve"> </w:t>
            </w:r>
            <w:r w:rsidRPr="00A83483">
              <w:t>Duration</w:t>
            </w:r>
            <w:r>
              <w:rPr>
                <w:rFonts w:hint="cs"/>
                <w:cs/>
              </w:rPr>
              <w:t xml:space="preserve"> </w:t>
            </w:r>
            <w:r>
              <w:t xml:space="preserve">must be Integer </w:t>
            </w:r>
            <w:r>
              <w:rPr>
                <w:rFonts w:cs="Angsana New"/>
                <w:cs/>
              </w:rPr>
              <w:t>(</w:t>
            </w:r>
            <w:r>
              <w:t>Min 0, Max 365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1848" w:type="pct"/>
          </w:tcPr>
          <w:p w:rsidRPr="00DC5806" w:rsidR="00EF72A3" w:rsidP="00EF72A3" w:rsidRDefault="00EF72A3" w14:paraId="72DEAB22" w14:textId="650ECE1B">
            <w:r>
              <w:rPr>
                <w:rFonts w:hint="cs"/>
                <w:cs/>
              </w:rPr>
              <w:t xml:space="preserve">ถ้า </w:t>
            </w:r>
            <w:r>
              <w:t>s</w:t>
            </w:r>
            <w:r w:rsidRPr="00A83483">
              <w:t>uspendDuration</w:t>
            </w:r>
            <w:r>
              <w:rPr>
                <w:rFonts w:hint="cs"/>
                <w:cs/>
              </w:rPr>
              <w:t xml:space="preserve"> มีค่า ดังนั้น</w:t>
            </w:r>
            <w:r w:rsidRPr="002259C2">
              <w:rPr>
                <w:rFonts w:cs="Angsana New"/>
                <w:cs/>
              </w:rPr>
              <w:t xml:space="preserve"> </w:t>
            </w:r>
            <w:r>
              <w:t>s</w:t>
            </w:r>
            <w:r w:rsidRPr="00A83483">
              <w:t>uspendDuration</w:t>
            </w:r>
            <w:r>
              <w:rPr>
                <w:rFonts w:hint="cs"/>
                <w:cs/>
              </w:rPr>
              <w:t xml:space="preserve"> จะต้องเป็นตัวเลขจำนวนเต็มและมีค่าอยู่ในช่วง </w:t>
            </w:r>
            <w:r>
              <w:t xml:space="preserve">0 </w:t>
            </w:r>
            <w:r>
              <w:rPr>
                <w:rFonts w:cs="Angsana New"/>
                <w:cs/>
              </w:rPr>
              <w:t>–</w:t>
            </w:r>
            <w:r>
              <w:rPr>
                <w:rFonts w:hint="cs"/>
                <w:cs/>
              </w:rPr>
              <w:t xml:space="preserve"> </w:t>
            </w:r>
            <w:r>
              <w:t>365</w:t>
            </w:r>
          </w:p>
        </w:tc>
        <w:tc>
          <w:tcPr>
            <w:tcW w:w="702" w:type="pct"/>
          </w:tcPr>
          <w:p w:rsidRPr="00DC5806" w:rsidR="00EF72A3" w:rsidP="00EF72A3" w:rsidRDefault="00EF72A3" w14:paraId="635824F8" w14:textId="77777777">
            <w:r>
              <w:rPr>
                <w:rFonts w:cs="CordiaUPC"/>
                <w:szCs w:val="36"/>
              </w:rPr>
              <w:t>Yes</w:t>
            </w:r>
          </w:p>
        </w:tc>
      </w:tr>
      <w:tr w:rsidRPr="008979A8" w:rsidR="00EF72A3" w:rsidTr="000F5DFD" w14:paraId="1DA5F1B7" w14:textId="77777777">
        <w:tc>
          <w:tcPr>
            <w:tcW w:w="690" w:type="pct"/>
          </w:tcPr>
          <w:p w:rsidR="00EF72A3" w:rsidP="00EF72A3" w:rsidRDefault="00EF72A3" w14:paraId="5BDA4C5A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hAnsi="CordiaUPC" w:cs="CordiaUPC"/>
                <w:sz w:val="28"/>
                <w:szCs w:val="28"/>
              </w:rPr>
              <w:t>00023</w:t>
            </w:r>
          </w:p>
        </w:tc>
        <w:tc>
          <w:tcPr>
            <w:tcW w:w="1760" w:type="pct"/>
          </w:tcPr>
          <w:p w:rsidRPr="002259C2" w:rsidR="00EF72A3" w:rsidP="00EF72A3" w:rsidRDefault="00EF72A3" w14:paraId="60AFF8FA" w14:textId="0708AB8C">
            <w:r>
              <w:t>D</w:t>
            </w:r>
            <w:r w:rsidRPr="00A83483">
              <w:t>isable</w:t>
            </w:r>
            <w:r>
              <w:rPr>
                <w:rFonts w:cs="Angsana New"/>
                <w:cs/>
              </w:rPr>
              <w:t xml:space="preserve"> </w:t>
            </w:r>
            <w:r w:rsidRPr="00A83483">
              <w:t>Duration</w:t>
            </w:r>
            <w:r>
              <w:rPr>
                <w:rFonts w:hint="cs"/>
                <w:cs/>
              </w:rPr>
              <w:t xml:space="preserve"> </w:t>
            </w:r>
            <w:r>
              <w:t xml:space="preserve">must be Integer </w:t>
            </w:r>
            <w:r>
              <w:rPr>
                <w:rFonts w:cs="Angsana New"/>
                <w:cs/>
              </w:rPr>
              <w:t>(</w:t>
            </w:r>
            <w:r>
              <w:t>Min 0, Max 365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1848" w:type="pct"/>
          </w:tcPr>
          <w:p w:rsidR="00EF72A3" w:rsidP="00EF72A3" w:rsidRDefault="00EF72A3" w14:paraId="59EF7851" w14:textId="23ADF0EF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>d</w:t>
            </w:r>
            <w:r w:rsidRPr="00A83483">
              <w:t>isableDuration</w:t>
            </w:r>
            <w:r>
              <w:rPr>
                <w:rFonts w:hint="cs"/>
                <w:cs/>
              </w:rPr>
              <w:t xml:space="preserve"> มีค่า ดังนั้น</w:t>
            </w:r>
            <w:r w:rsidRPr="002259C2">
              <w:rPr>
                <w:rFonts w:cs="Angsana New"/>
                <w:cs/>
              </w:rPr>
              <w:t xml:space="preserve"> </w:t>
            </w:r>
            <w:r>
              <w:t>d</w:t>
            </w:r>
            <w:r w:rsidRPr="00A83483">
              <w:t>isableDuration</w:t>
            </w:r>
            <w:r>
              <w:rPr>
                <w:rFonts w:hint="cs"/>
                <w:cs/>
              </w:rPr>
              <w:t xml:space="preserve"> จะต้องเป็นตัวเลขจำนวนเต็มและมีค่าอยู่ในช่วง </w:t>
            </w:r>
            <w:r>
              <w:t xml:space="preserve">0 </w:t>
            </w:r>
            <w:r>
              <w:rPr>
                <w:rFonts w:cs="Angsana New"/>
                <w:cs/>
              </w:rPr>
              <w:t>–</w:t>
            </w:r>
            <w:r>
              <w:rPr>
                <w:rFonts w:hint="cs"/>
                <w:cs/>
              </w:rPr>
              <w:t xml:space="preserve"> </w:t>
            </w:r>
            <w:r>
              <w:t>365</w:t>
            </w:r>
          </w:p>
        </w:tc>
        <w:tc>
          <w:tcPr>
            <w:tcW w:w="702" w:type="pct"/>
          </w:tcPr>
          <w:p w:rsidR="00EF72A3" w:rsidP="00EF72A3" w:rsidRDefault="00EF72A3" w14:paraId="52E7B209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Pr="008979A8" w:rsidR="00EF72A3" w:rsidTr="000F5DFD" w14:paraId="6D32F57D" w14:textId="77777777">
        <w:tc>
          <w:tcPr>
            <w:tcW w:w="690" w:type="pct"/>
          </w:tcPr>
          <w:p w:rsidR="00EF72A3" w:rsidP="00EF72A3" w:rsidRDefault="00EF72A3" w14:paraId="38610314" w14:textId="203C234F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hAnsi="CordiaUPC" w:cs="CordiaUPC"/>
                <w:sz w:val="28"/>
                <w:szCs w:val="28"/>
              </w:rPr>
              <w:t>00023</w:t>
            </w:r>
          </w:p>
        </w:tc>
        <w:tc>
          <w:tcPr>
            <w:tcW w:w="1760" w:type="pct"/>
          </w:tcPr>
          <w:p w:rsidR="00EF72A3" w:rsidP="00EF72A3" w:rsidRDefault="00EF72A3" w14:paraId="7CBFDEDE" w14:textId="74962100">
            <w:r>
              <w:t>P</w:t>
            </w:r>
            <w:r w:rsidRPr="00A83483">
              <w:t>ool</w:t>
            </w:r>
            <w:r>
              <w:rPr>
                <w:rFonts w:cs="Angsana New"/>
                <w:cs/>
              </w:rPr>
              <w:t xml:space="preserve"> </w:t>
            </w:r>
            <w:r w:rsidRPr="00A83483">
              <w:t>Duration</w:t>
            </w:r>
            <w:r>
              <w:t xml:space="preserve"> must be Integer</w:t>
            </w:r>
            <w:r>
              <w:rPr>
                <w:rFonts w:cs="Angsana New"/>
                <w:cs/>
              </w:rPr>
              <w:t xml:space="preserve"> (</w:t>
            </w:r>
            <w:r>
              <w:t>Min 0, Max 365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1848" w:type="pct"/>
          </w:tcPr>
          <w:p w:rsidR="00EF72A3" w:rsidP="00EF72A3" w:rsidRDefault="00EF72A3" w14:paraId="67D5EB39" w14:textId="643DCDEA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>p</w:t>
            </w:r>
            <w:r w:rsidRPr="00A83483">
              <w:t>oolDuration</w:t>
            </w:r>
            <w:r>
              <w:rPr>
                <w:rFonts w:hint="cs"/>
                <w:cs/>
              </w:rPr>
              <w:t xml:space="preserve"> มีค่า ดังนั้น</w:t>
            </w:r>
            <w:r w:rsidRPr="002259C2">
              <w:rPr>
                <w:rFonts w:cs="Angsana New"/>
                <w:cs/>
              </w:rPr>
              <w:t xml:space="preserve"> </w:t>
            </w:r>
            <w:r>
              <w:t>p</w:t>
            </w:r>
            <w:r w:rsidRPr="00A83483">
              <w:t>oolDuration</w:t>
            </w:r>
            <w:r>
              <w:rPr>
                <w:rFonts w:hint="cs"/>
                <w:cs/>
              </w:rPr>
              <w:t xml:space="preserve"> จะต้องเป็นตัวเลขจำนวนเต็มและมีค่าอยู่ในช่วง </w:t>
            </w:r>
            <w:r>
              <w:t xml:space="preserve">0 </w:t>
            </w:r>
            <w:r>
              <w:rPr>
                <w:rFonts w:cs="Angsana New"/>
                <w:cs/>
              </w:rPr>
              <w:t>–</w:t>
            </w:r>
            <w:r>
              <w:rPr>
                <w:rFonts w:hint="cs"/>
                <w:cs/>
              </w:rPr>
              <w:t xml:space="preserve"> </w:t>
            </w:r>
            <w:r>
              <w:t>365</w:t>
            </w:r>
          </w:p>
        </w:tc>
        <w:tc>
          <w:tcPr>
            <w:tcW w:w="702" w:type="pct"/>
          </w:tcPr>
          <w:p w:rsidR="00EF72A3" w:rsidP="00EF72A3" w:rsidRDefault="00EF72A3" w14:paraId="14ADDE39" w14:textId="530474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Pr="008979A8" w:rsidR="00EF72A3" w:rsidTr="000F5DFD" w14:paraId="3390682F" w14:textId="77777777">
        <w:tc>
          <w:tcPr>
            <w:tcW w:w="690" w:type="pct"/>
          </w:tcPr>
          <w:p w:rsidR="00EF72A3" w:rsidP="00EF72A3" w:rsidRDefault="00EF72A3" w14:paraId="5700B2DF" w14:textId="6CF4E0B4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hAnsi="CordiaUPC" w:cs="CordiaUPC"/>
                <w:sz w:val="28"/>
                <w:szCs w:val="28"/>
              </w:rPr>
              <w:t>00023</w:t>
            </w:r>
          </w:p>
        </w:tc>
        <w:tc>
          <w:tcPr>
            <w:tcW w:w="1760" w:type="pct"/>
          </w:tcPr>
          <w:p w:rsidR="00EF72A3" w:rsidP="00EF72A3" w:rsidRDefault="00EF72A3" w14:paraId="50DAF598" w14:textId="10D8F27A">
            <w:r>
              <w:t>T</w:t>
            </w:r>
            <w:r w:rsidRPr="00A83483">
              <w:t>erminate</w:t>
            </w:r>
            <w:r>
              <w:rPr>
                <w:rFonts w:cs="Angsana New"/>
                <w:cs/>
              </w:rPr>
              <w:t xml:space="preserve"> </w:t>
            </w:r>
            <w:r w:rsidRPr="00A83483">
              <w:t>Duration</w:t>
            </w:r>
            <w:r>
              <w:t xml:space="preserve"> must be Integer </w:t>
            </w:r>
            <w:r>
              <w:rPr>
                <w:rFonts w:cs="Angsana New"/>
                <w:cs/>
              </w:rPr>
              <w:t>(</w:t>
            </w:r>
            <w:r>
              <w:t>Min 0, Max 365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1848" w:type="pct"/>
          </w:tcPr>
          <w:p w:rsidR="00EF72A3" w:rsidP="00EF72A3" w:rsidRDefault="00EF72A3" w14:paraId="7B0CA739" w14:textId="4D6367B4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>t</w:t>
            </w:r>
            <w:r w:rsidRPr="00A83483">
              <w:t>erminateDuration</w:t>
            </w:r>
            <w:r>
              <w:rPr>
                <w:rFonts w:hint="cs"/>
                <w:cs/>
              </w:rPr>
              <w:t xml:space="preserve"> มีค่า ดังนั้น</w:t>
            </w:r>
            <w:r w:rsidRPr="002259C2">
              <w:rPr>
                <w:rFonts w:cs="Angsana New"/>
                <w:cs/>
              </w:rPr>
              <w:t xml:space="preserve"> </w:t>
            </w:r>
            <w:r>
              <w:t>t</w:t>
            </w:r>
            <w:r w:rsidRPr="00A83483">
              <w:t>erminateDuration</w:t>
            </w:r>
            <w:r>
              <w:rPr>
                <w:rFonts w:hint="cs"/>
                <w:cs/>
              </w:rPr>
              <w:t xml:space="preserve"> จะต้องเป็นตัวเลขจำนวนเต็มและมีค่าอยู่ในช่วง </w:t>
            </w:r>
            <w:r>
              <w:t xml:space="preserve">0 </w:t>
            </w:r>
            <w:r>
              <w:rPr>
                <w:rFonts w:cs="Angsana New"/>
                <w:cs/>
              </w:rPr>
              <w:t>–</w:t>
            </w:r>
            <w:r>
              <w:rPr>
                <w:rFonts w:hint="cs"/>
                <w:cs/>
              </w:rPr>
              <w:t xml:space="preserve"> </w:t>
            </w:r>
            <w:r>
              <w:t>365</w:t>
            </w:r>
          </w:p>
        </w:tc>
        <w:tc>
          <w:tcPr>
            <w:tcW w:w="702" w:type="pct"/>
          </w:tcPr>
          <w:p w:rsidR="00EF72A3" w:rsidP="00EF72A3" w:rsidRDefault="00EF72A3" w14:paraId="2F784233" w14:textId="63F26FDA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Pr="008979A8" w:rsidR="00720D57" w:rsidTr="000F5DFD" w14:paraId="3D5879A6" w14:textId="77777777">
        <w:tc>
          <w:tcPr>
            <w:tcW w:w="690" w:type="pct"/>
          </w:tcPr>
          <w:p w:rsidR="00720D57" w:rsidP="00EF72A3" w:rsidRDefault="00720D57" w14:paraId="55F636A0" w14:textId="6D369952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hAnsi="CordiaUPC" w:cs="CordiaUPC"/>
                <w:sz w:val="28"/>
                <w:szCs w:val="28"/>
              </w:rPr>
              <w:t>00028</w:t>
            </w:r>
          </w:p>
        </w:tc>
        <w:tc>
          <w:tcPr>
            <w:tcW w:w="1760" w:type="pct"/>
          </w:tcPr>
          <w:p w:rsidR="00720D57" w:rsidRDefault="00720D57" w14:paraId="619A8837" w14:textId="6DE1124E">
            <w:r>
              <w:t>Package Type</w:t>
            </w:r>
            <w:r w:rsidRPr="00720D57">
              <w:t xml:space="preserve"> must not be {</w:t>
            </w:r>
            <w:r>
              <w:t>packageType</w:t>
            </w:r>
            <w:r w:rsidRPr="00720D57">
              <w:t xml:space="preserve">} when </w:t>
            </w:r>
            <w:r>
              <w:t>Target Customer is not contained by {targetCustomer}</w:t>
            </w:r>
            <w:r w:rsidRPr="00720D57">
              <w:rPr>
                <w:rFonts w:cs="Angsana New"/>
                <w:cs/>
              </w:rPr>
              <w:t>.</w:t>
            </w:r>
          </w:p>
        </w:tc>
        <w:tc>
          <w:tcPr>
            <w:tcW w:w="1848" w:type="pct"/>
          </w:tcPr>
          <w:p w:rsidR="00720D57" w:rsidP="00790CB5" w:rsidRDefault="00720D57" w14:paraId="00689BFF" w14:textId="7BF27AEB">
            <w:r>
              <w:rPr>
                <w:rFonts w:hint="cs"/>
                <w:cs/>
              </w:rPr>
              <w:t xml:space="preserve">เมื่อ </w:t>
            </w:r>
            <w:r w:rsidR="008A5F96">
              <w:t xml:space="preserve">select </w:t>
            </w:r>
            <w:r w:rsidRPr="008A5F96" w:rsidR="008A5F96">
              <w:t>flw_cfg_lov</w:t>
            </w:r>
            <w:r w:rsidRPr="008A5F96" w:rsidR="008A5F96">
              <w:rPr>
                <w:rFonts w:hint="cs" w:cs="Angsana New"/>
                <w:cs/>
              </w:rPr>
              <w:t xml:space="preserve"> </w:t>
            </w:r>
            <w:r w:rsidR="008A5F96">
              <w:rPr>
                <w:rFonts w:hint="cs"/>
                <w:cs/>
              </w:rPr>
              <w:t xml:space="preserve">โดย </w:t>
            </w:r>
            <w:r w:rsidR="008A5F96">
              <w:rPr>
                <w:rFonts w:ascii="Segoe UI" w:hAnsi="Segoe UI" w:cs="Segoe UI"/>
                <w:sz w:val="18"/>
                <w:szCs w:val="18"/>
              </w:rPr>
              <w:t xml:space="preserve">group_type </w:t>
            </w:r>
            <w:r w:rsidR="008A5F96">
              <w:rPr>
                <w:rFonts w:ascii="Segoe UI" w:hAnsi="Segoe UI" w:cs="Angsana New"/>
                <w:sz w:val="18"/>
                <w:szCs w:val="18"/>
                <w:cs/>
              </w:rPr>
              <w:t xml:space="preserve">= </w:t>
            </w:r>
            <w:r w:rsidR="00FF6536">
              <w:rPr>
                <w:rFonts w:ascii="Segoe UI" w:hAnsi="Segoe UI" w:cs="Angsana New"/>
                <w:sz w:val="18"/>
                <w:szCs w:val="18"/>
                <w:cs/>
              </w:rPr>
              <w:t>‘</w:t>
            </w:r>
            <w:r w:rsidR="008A5F96">
              <w:rPr>
                <w:rFonts w:ascii="Segoe UI" w:hAnsi="Segoe UI" w:cs="Segoe UI"/>
                <w:sz w:val="18"/>
                <w:szCs w:val="18"/>
              </w:rPr>
              <w:t>Mass SIM Package Type</w:t>
            </w:r>
            <w:r w:rsidR="00FF6536">
              <w:rPr>
                <w:rFonts w:ascii="Segoe UI" w:hAnsi="Segoe UI" w:cs="Angsana New"/>
                <w:sz w:val="18"/>
                <w:szCs w:val="18"/>
                <w:cs/>
              </w:rPr>
              <w:t>’</w:t>
            </w:r>
            <w:r w:rsidR="008A5F96">
              <w:rPr>
                <w:rFonts w:hint="cs"/>
                <w:cs/>
              </w:rPr>
              <w:t xml:space="preserve"> </w:t>
            </w:r>
            <w:r w:rsidR="008A5F96">
              <w:t xml:space="preserve">and lov_type </w:t>
            </w:r>
            <w:r w:rsidR="008A5F96">
              <w:rPr>
                <w:rFonts w:cs="Angsana New"/>
                <w:cs/>
              </w:rPr>
              <w:t xml:space="preserve">= </w:t>
            </w:r>
            <w:r w:rsidR="008A5F96">
              <w:t>{targetValue}</w:t>
            </w:r>
            <w:r w:rsidR="008A5F96">
              <w:rPr>
                <w:rFonts w:hint="cs"/>
                <w:cs/>
              </w:rPr>
              <w:t xml:space="preserve"> จากนั้นผล </w:t>
            </w:r>
            <w:r w:rsidR="008A5F96">
              <w:t>lov_display</w:t>
            </w:r>
            <w:r w:rsidR="008A5F96">
              <w:rPr>
                <w:rFonts w:hint="cs"/>
                <w:cs/>
              </w:rPr>
              <w:t xml:space="preserve"> จะต้องประกอบด้วย </w:t>
            </w:r>
            <w:r w:rsidRPr="00720D57" w:rsidR="008A5F96">
              <w:t>{</w:t>
            </w:r>
            <w:r w:rsidR="008A5F96">
              <w:t>packageType</w:t>
            </w:r>
            <w:r w:rsidRPr="00720D57" w:rsidR="008A5F96">
              <w:t xml:space="preserve">} </w:t>
            </w:r>
            <w:r w:rsidR="008A5F96">
              <w:rPr>
                <w:rFonts w:hint="cs"/>
                <w:cs/>
              </w:rPr>
              <w:t>ที่เลือกมา</w:t>
            </w:r>
          </w:p>
        </w:tc>
        <w:tc>
          <w:tcPr>
            <w:tcW w:w="702" w:type="pct"/>
          </w:tcPr>
          <w:p w:rsidR="00720D57" w:rsidP="00EF72A3" w:rsidRDefault="00720D57" w14:paraId="48353C56" w14:textId="33EAEB95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</w:tbl>
    <w:p w:rsidRPr="008979A8" w:rsidR="0099308E" w:rsidP="00BB3F68" w:rsidRDefault="0099308E" w14:paraId="17D59A54" w14:textId="77777777">
      <w:pPr>
        <w:pStyle w:val="Heading3"/>
        <w:numPr>
          <w:ilvl w:val="0"/>
          <w:numId w:val="100"/>
        </w:numPr>
        <w:rPr>
          <w:rFonts w:ascii="CordiaUPC" w:hAnsi="CordiaUPC" w:cs="CordiaUPC"/>
          <w:sz w:val="32"/>
          <w:szCs w:val="32"/>
        </w:rPr>
      </w:pPr>
      <w:r w:rsidRPr="008979A8">
        <w:rPr>
          <w:rFonts w:ascii="CordiaUPC" w:hAnsi="CordiaUPC" w:cs="CordiaUPC"/>
          <w:sz w:val="32"/>
          <w:szCs w:val="32"/>
        </w:rPr>
        <w:t>Mapping to DB</w:t>
      </w:r>
    </w:p>
    <w:tbl>
      <w:tblPr>
        <w:tblW w:w="4977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348"/>
        <w:gridCol w:w="2486"/>
        <w:gridCol w:w="4141"/>
      </w:tblGrid>
      <w:tr w:rsidRPr="008979A8" w:rsidR="0099308E" w:rsidTr="00C51DDD" w14:paraId="7B0CAB5B" w14:textId="77777777">
        <w:trPr>
          <w:cantSplit/>
          <w:tblHeader/>
        </w:trPr>
        <w:tc>
          <w:tcPr>
            <w:tcW w:w="1308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99308E" w:rsidP="00C51DDD" w:rsidRDefault="0099308E" w14:paraId="788E5517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Database Table</w:t>
            </w:r>
          </w:p>
        </w:tc>
        <w:tc>
          <w:tcPr>
            <w:tcW w:w="1385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99308E" w:rsidP="00C51DDD" w:rsidRDefault="0099308E" w14:paraId="076345A0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Database Column</w:t>
            </w:r>
          </w:p>
        </w:tc>
        <w:tc>
          <w:tcPr>
            <w:tcW w:w="2307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99308E" w:rsidP="00C51DDD" w:rsidRDefault="0099308E" w14:paraId="0672BEC1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Field on Screen</w:t>
            </w:r>
          </w:p>
        </w:tc>
      </w:tr>
      <w:tr w:rsidRPr="008979A8" w:rsidR="0099308E" w:rsidTr="00C51DDD" w14:paraId="3649422F" w14:textId="77777777">
        <w:tc>
          <w:tcPr>
            <w:tcW w:w="1308" w:type="pct"/>
            <w:vMerge w:val="restart"/>
          </w:tcPr>
          <w:p w:rsidRPr="008979A8" w:rsidR="0099308E" w:rsidP="00C51DDD" w:rsidRDefault="0099308E" w14:paraId="3016B992" w14:textId="323FFD9D">
            <w:pPr>
              <w:rPr>
                <w:rFonts w:cs="CordiaUPC"/>
              </w:rPr>
            </w:pPr>
            <w:r>
              <w:t>MASS_MANAGE_SIM</w:t>
            </w:r>
          </w:p>
        </w:tc>
        <w:tc>
          <w:tcPr>
            <w:tcW w:w="1385" w:type="pct"/>
          </w:tcPr>
          <w:p w:rsidRPr="008979A8" w:rsidR="0099308E" w:rsidP="00C51DDD" w:rsidRDefault="0099308E" w14:paraId="72D9E516" w14:textId="77777777">
            <w:pPr>
              <w:spacing w:after="0"/>
              <w:rPr>
                <w:rFonts w:cs="CordiaUPC"/>
              </w:rPr>
            </w:pPr>
            <w:r w:rsidRPr="00944318">
              <w:t>ROW_ID</w:t>
            </w:r>
          </w:p>
        </w:tc>
        <w:tc>
          <w:tcPr>
            <w:tcW w:w="2307" w:type="pct"/>
          </w:tcPr>
          <w:p w:rsidR="0099308E" w:rsidP="00C51DDD" w:rsidRDefault="0099308E" w14:paraId="2C366F09" w14:textId="77777777">
            <w:pPr>
              <w:spacing w:after="0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ครั้งแรก</w:t>
            </w:r>
          </w:p>
          <w:p w:rsidR="0099308E" w:rsidP="00C51DDD" w:rsidRDefault="0099308E" w14:paraId="3F4E716E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ให้ระบบ </w:t>
            </w:r>
            <w:r>
              <w:rPr>
                <w:rFonts w:cs="CordiaUPC"/>
              </w:rPr>
              <w:t xml:space="preserve">Auto Generate </w:t>
            </w:r>
          </w:p>
          <w:p w:rsidR="0099308E" w:rsidP="00C51DDD" w:rsidRDefault="0099308E" w14:paraId="3F62558A" w14:textId="77777777">
            <w:pPr>
              <w:spacing w:after="0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ครั้งถัดไป</w:t>
            </w:r>
          </w:p>
          <w:p w:rsidRPr="008979A8" w:rsidR="0099308E" w:rsidP="00C51DDD" w:rsidRDefault="0099308E" w14:paraId="3A785B09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ให้ใช้ </w:t>
            </w:r>
            <w:r>
              <w:rPr>
                <w:rFonts w:cs="CordiaUPC"/>
              </w:rPr>
              <w:t xml:space="preserve">Row ID </w:t>
            </w:r>
            <w:r>
              <w:rPr>
                <w:rFonts w:hint="cs" w:cs="Angsana New"/>
                <w:cs/>
              </w:rPr>
              <w:t>เดิม</w:t>
            </w:r>
          </w:p>
        </w:tc>
      </w:tr>
      <w:tr w:rsidRPr="008979A8" w:rsidR="0099308E" w:rsidTr="00C51DDD" w14:paraId="63DD62ED" w14:textId="77777777">
        <w:tc>
          <w:tcPr>
            <w:tcW w:w="1308" w:type="pct"/>
            <w:vMerge/>
          </w:tcPr>
          <w:p w:rsidRPr="008979A8" w:rsidR="0099308E" w:rsidP="0099308E" w:rsidRDefault="0099308E" w14:paraId="337CDDB7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99308E" w:rsidP="0099308E" w:rsidRDefault="0099308E" w14:paraId="74E03F4F" w14:textId="77777777">
            <w:r>
              <w:t>MASS_PO_DETAIL</w:t>
            </w:r>
          </w:p>
          <w:p w:rsidR="0099308E" w:rsidP="0099308E" w:rsidRDefault="0099308E" w14:paraId="58528ABF" w14:textId="59E9AAC4">
            <w:r>
              <w:t>_ROW_ID</w:t>
            </w:r>
          </w:p>
        </w:tc>
        <w:tc>
          <w:tcPr>
            <w:tcW w:w="2307" w:type="pct"/>
          </w:tcPr>
          <w:p w:rsidR="0099308E" w:rsidP="0099308E" w:rsidRDefault="0099308E" w14:paraId="71A1B659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>ให้</w:t>
            </w:r>
            <w:r w:rsidRPr="008979A8">
              <w:rPr>
                <w:rFonts w:cs="Angsana New"/>
                <w:cs/>
              </w:rPr>
              <w:t>ใช้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CordiaUPC"/>
              </w:rPr>
              <w:t>MASS</w:t>
            </w:r>
            <w:r w:rsidRPr="008979A8">
              <w:rPr>
                <w:rFonts w:cs="CordiaUPC"/>
              </w:rPr>
              <w:t>_P</w:t>
            </w:r>
            <w:r>
              <w:rPr>
                <w:rFonts w:cs="CordiaUPC"/>
              </w:rPr>
              <w:t>O_DETAIL</w:t>
            </w:r>
            <w:r w:rsidRPr="008979A8">
              <w:rPr>
                <w:rFonts w:cs="Angsana New"/>
                <w:cs/>
              </w:rPr>
              <w:t>.</w:t>
            </w:r>
            <w:r w:rsidRPr="008979A8">
              <w:rPr>
                <w:rFonts w:cs="CordiaUPC"/>
              </w:rPr>
              <w:t>ROW_ID</w:t>
            </w:r>
            <w:r>
              <w:rPr>
                <w:rFonts w:hint="cs" w:cs="Angsana New"/>
                <w:cs/>
              </w:rPr>
              <w:t xml:space="preserve"> เดิม</w:t>
            </w:r>
          </w:p>
        </w:tc>
      </w:tr>
      <w:tr w:rsidRPr="008979A8" w:rsidR="0099308E" w:rsidTr="00C51DDD" w14:paraId="59FDDDD5" w14:textId="77777777">
        <w:tc>
          <w:tcPr>
            <w:tcW w:w="1308" w:type="pct"/>
            <w:vMerge/>
          </w:tcPr>
          <w:p w:rsidRPr="008979A8" w:rsidR="0099308E" w:rsidP="0099308E" w:rsidRDefault="0099308E" w14:paraId="3F28FBD5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99308E" w:rsidP="0099308E" w:rsidRDefault="0099308E" w14:paraId="2251FD23" w14:textId="2F636034">
            <w:pPr>
              <w:spacing w:after="0"/>
              <w:rPr>
                <w:rFonts w:cs="CordiaUPC"/>
              </w:rPr>
            </w:pPr>
            <w:r>
              <w:t>SUSPEND_DURATION</w:t>
            </w:r>
          </w:p>
        </w:tc>
        <w:tc>
          <w:tcPr>
            <w:tcW w:w="2307" w:type="pct"/>
          </w:tcPr>
          <w:p w:rsidRPr="00B06728" w:rsidR="0099308E" w:rsidP="0099308E" w:rsidRDefault="0099308E" w14:paraId="3E68EAA0" w14:textId="1F10140F">
            <w:r>
              <w:t>s</w:t>
            </w:r>
            <w:r w:rsidRPr="00A83483">
              <w:t>uspendDuration</w:t>
            </w:r>
          </w:p>
        </w:tc>
      </w:tr>
      <w:tr w:rsidRPr="008979A8" w:rsidR="0099308E" w:rsidTr="00C51DDD" w14:paraId="540473D6" w14:textId="77777777">
        <w:tc>
          <w:tcPr>
            <w:tcW w:w="1308" w:type="pct"/>
            <w:vMerge/>
          </w:tcPr>
          <w:p w:rsidRPr="008979A8" w:rsidR="0099308E" w:rsidP="0099308E" w:rsidRDefault="0099308E" w14:paraId="7B3408D2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99308E" w:rsidP="0099308E" w:rsidRDefault="0099308E" w14:paraId="16435554" w14:textId="32B364F4">
            <w:r>
              <w:t>DISABLE_DURATION</w:t>
            </w:r>
          </w:p>
        </w:tc>
        <w:tc>
          <w:tcPr>
            <w:tcW w:w="2307" w:type="pct"/>
          </w:tcPr>
          <w:p w:rsidR="0099308E" w:rsidP="0099308E" w:rsidRDefault="0099308E" w14:paraId="302D46DE" w14:textId="46DE5772">
            <w:pPr>
              <w:rPr>
                <w:rFonts w:cs="CordiaUPC"/>
                <w:cs/>
              </w:rPr>
            </w:pPr>
            <w:r>
              <w:t>d</w:t>
            </w:r>
            <w:r w:rsidRPr="00A83483">
              <w:t>isableDuration</w:t>
            </w:r>
          </w:p>
        </w:tc>
      </w:tr>
      <w:tr w:rsidRPr="008979A8" w:rsidR="0099308E" w:rsidTr="00C51DDD" w14:paraId="0DFC835A" w14:textId="77777777">
        <w:tc>
          <w:tcPr>
            <w:tcW w:w="1308" w:type="pct"/>
            <w:vMerge/>
          </w:tcPr>
          <w:p w:rsidRPr="008979A8" w:rsidR="0099308E" w:rsidP="0099308E" w:rsidRDefault="0099308E" w14:paraId="49DCB3A1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944318" w:rsidR="0099308E" w:rsidP="0099308E" w:rsidRDefault="0099308E" w14:paraId="32E40DFE" w14:textId="2DBB8383">
            <w:r>
              <w:t>POOL_DURATION</w:t>
            </w:r>
          </w:p>
        </w:tc>
        <w:tc>
          <w:tcPr>
            <w:tcW w:w="2307" w:type="pct"/>
          </w:tcPr>
          <w:p w:rsidR="0099308E" w:rsidP="0099308E" w:rsidRDefault="0099308E" w14:paraId="71F98F54" w14:textId="5ACD7BA4">
            <w:r>
              <w:t>p</w:t>
            </w:r>
            <w:r w:rsidRPr="00A83483">
              <w:t>oolDuration</w:t>
            </w:r>
          </w:p>
        </w:tc>
      </w:tr>
      <w:tr w:rsidRPr="008979A8" w:rsidR="0099308E" w:rsidTr="00C51DDD" w14:paraId="5015E0CD" w14:textId="77777777">
        <w:tc>
          <w:tcPr>
            <w:tcW w:w="1308" w:type="pct"/>
            <w:vMerge/>
          </w:tcPr>
          <w:p w:rsidRPr="008979A8" w:rsidR="0099308E" w:rsidP="0099308E" w:rsidRDefault="0099308E" w14:paraId="734AE50C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99308E" w:rsidP="0099308E" w:rsidRDefault="0099308E" w14:paraId="1B41F3F9" w14:textId="0DB1040C">
            <w:r>
              <w:t>TERMINATE_DURATION</w:t>
            </w:r>
          </w:p>
        </w:tc>
        <w:tc>
          <w:tcPr>
            <w:tcW w:w="2307" w:type="pct"/>
          </w:tcPr>
          <w:p w:rsidR="0099308E" w:rsidP="0099308E" w:rsidRDefault="0099308E" w14:paraId="4C395F9D" w14:textId="180D2A82">
            <w:r>
              <w:t>t</w:t>
            </w:r>
            <w:r w:rsidRPr="00A83483">
              <w:t>erminateDuration</w:t>
            </w:r>
          </w:p>
        </w:tc>
      </w:tr>
    </w:tbl>
    <w:p w:rsidR="00640B23" w:rsidP="00640B23" w:rsidRDefault="00640B23" w14:paraId="4839409C" w14:textId="2A87291E">
      <w:pPr>
        <w:pStyle w:val="Heading2"/>
        <w:numPr>
          <w:ilvl w:val="0"/>
          <w:numId w:val="1"/>
        </w:numPr>
        <w:ind w:left="426" w:hanging="426"/>
        <w:rPr>
          <w:rFonts w:ascii="CordiaUPC" w:hAnsi="CordiaUPC" w:cs="CordiaUPC"/>
          <w:sz w:val="36"/>
          <w:szCs w:val="36"/>
        </w:rPr>
      </w:pPr>
      <w:r>
        <w:rPr>
          <w:rFonts w:ascii="CordiaUPC" w:hAnsi="CordiaUPC" w:cs="CordiaUPC"/>
          <w:sz w:val="36"/>
          <w:szCs w:val="36"/>
        </w:rPr>
        <w:t>Mass Manage New SIM</w:t>
      </w:r>
    </w:p>
    <w:p w:rsidRPr="00180BBA" w:rsidR="00640B23" w:rsidP="00BB3F68" w:rsidRDefault="00640B23" w14:paraId="577081C7" w14:textId="77777777">
      <w:pPr>
        <w:pStyle w:val="Heading3"/>
        <w:numPr>
          <w:ilvl w:val="0"/>
          <w:numId w:val="110"/>
        </w:numPr>
        <w:rPr>
          <w:rFonts w:ascii="CordiaUPC" w:hAnsi="CordiaUPC" w:cs="CordiaUPC"/>
          <w:sz w:val="32"/>
          <w:szCs w:val="40"/>
        </w:rPr>
      </w:pPr>
      <w:r w:rsidRPr="00180BBA">
        <w:rPr>
          <w:rFonts w:ascii="CordiaUPC" w:hAnsi="CordiaUPC" w:cs="CordiaUPC"/>
          <w:sz w:val="32"/>
          <w:szCs w:val="40"/>
        </w:rPr>
        <w:t>Field on Screen</w:t>
      </w:r>
    </w:p>
    <w:tbl>
      <w:tblPr>
        <w:tblW w:w="4977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657"/>
        <w:gridCol w:w="1802"/>
        <w:gridCol w:w="5516"/>
      </w:tblGrid>
      <w:tr w:rsidRPr="008979A8" w:rsidR="00640B23" w:rsidTr="000F5DFD" w14:paraId="2144A371" w14:textId="77777777">
        <w:trPr>
          <w:cantSplit/>
          <w:tblHeader/>
        </w:trPr>
        <w:tc>
          <w:tcPr>
            <w:tcW w:w="923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640B23" w:rsidP="000F5DFD" w:rsidRDefault="00640B23" w14:paraId="122F98B8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Field Name</w:t>
            </w:r>
          </w:p>
        </w:tc>
        <w:tc>
          <w:tcPr>
            <w:tcW w:w="1004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640B23" w:rsidP="000F5DFD" w:rsidRDefault="00640B23" w14:paraId="47029420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Type</w:t>
            </w:r>
          </w:p>
        </w:tc>
        <w:tc>
          <w:tcPr>
            <w:tcW w:w="3073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640B23" w:rsidP="000F5DFD" w:rsidRDefault="00640B23" w14:paraId="48F95BD4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Comments</w:t>
            </w:r>
          </w:p>
        </w:tc>
      </w:tr>
      <w:tr w:rsidRPr="008979A8" w:rsidR="00640B23" w:rsidTr="000F5DFD" w14:paraId="46453E05" w14:textId="77777777">
        <w:trPr>
          <w:trHeight w:val="111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640B23" w:rsidP="000F5DFD" w:rsidRDefault="00756F04" w14:paraId="613EEE34" w14:textId="00EBA619">
            <w:pPr>
              <w:pStyle w:val="HeaderTable"/>
            </w:pPr>
            <w:r>
              <w:rPr>
                <w:lang w:bidi="th-TH"/>
              </w:rPr>
              <w:t>Pack Type</w:t>
            </w:r>
            <w:r>
              <w:rPr>
                <w:rFonts w:cs="Angsana New"/>
                <w:bCs/>
                <w:cs/>
                <w:lang w:bidi="th-TH"/>
              </w:rPr>
              <w:t>/</w:t>
            </w:r>
            <w:r>
              <w:rPr>
                <w:lang w:bidi="th-TH"/>
              </w:rPr>
              <w:t>Sub Type</w:t>
            </w:r>
            <w:r w:rsidR="00640B23">
              <w:t xml:space="preserve"> Table Section</w:t>
            </w:r>
          </w:p>
        </w:tc>
      </w:tr>
      <w:tr w:rsidRPr="008979A8" w:rsidR="0020580A" w:rsidTr="000F5DFD" w14:paraId="20BDEDD2" w14:textId="77777777">
        <w:trPr>
          <w:trHeight w:val="111"/>
        </w:trPr>
        <w:tc>
          <w:tcPr>
            <w:tcW w:w="923" w:type="pct"/>
          </w:tcPr>
          <w:p w:rsidR="0020580A" w:rsidP="000F5DFD" w:rsidRDefault="0020580A" w14:paraId="11DAAF77" w14:textId="5D98EE4D">
            <w:r>
              <w:t>Commercial SIM Name</w:t>
            </w:r>
          </w:p>
        </w:tc>
        <w:tc>
          <w:tcPr>
            <w:tcW w:w="1001" w:type="pct"/>
          </w:tcPr>
          <w:p w:rsidR="0020580A" w:rsidP="000F5DFD" w:rsidRDefault="0020580A" w14:paraId="0D8A1DE2" w14:textId="77777777"/>
        </w:tc>
        <w:tc>
          <w:tcPr>
            <w:tcW w:w="3076" w:type="pct"/>
          </w:tcPr>
          <w:p w:rsidRPr="00BD6930" w:rsidR="0020580A" w:rsidP="00BE3FFF" w:rsidRDefault="0020580A" w14:paraId="4EFADEFB" w14:textId="77777777">
            <w:r w:rsidRPr="00BD6930">
              <w:rPr>
                <w:cs/>
              </w:rPr>
              <w:t xml:space="preserve">แสดงข้อมูลใน </w:t>
            </w:r>
            <w:r w:rsidRPr="00BD6930">
              <w:t>Format</w:t>
            </w:r>
          </w:p>
          <w:p w:rsidR="0020580A" w:rsidP="00BE3FFF" w:rsidRDefault="0020580A" w14:paraId="09492951" w14:textId="77777777">
            <w:r>
              <w:t>commercialSIMName</w:t>
            </w:r>
          </w:p>
          <w:p w:rsidRPr="00BD6930" w:rsidR="0020580A" w:rsidP="000F5DFD" w:rsidRDefault="0020580A" w14:paraId="06A91CAE" w14:textId="56C2ABA4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 xml:space="preserve">ถ้ามีค่ามากกว่า </w:t>
            </w:r>
            <w:r>
              <w:t xml:space="preserve">1 </w:t>
            </w:r>
            <w:r>
              <w:rPr>
                <w:rFonts w:hint="cs"/>
                <w:cs/>
              </w:rPr>
              <w:t xml:space="preserve">ค่า ให้ขึ้นบรรทัดใหม่แต่ </w:t>
            </w:r>
            <w:r>
              <w:t xml:space="preserve">Row </w:t>
            </w:r>
            <w:r>
              <w:rPr>
                <w:rFonts w:hint="cs"/>
                <w:cs/>
              </w:rPr>
              <w:t>เดิม</w:t>
            </w:r>
          </w:p>
        </w:tc>
      </w:tr>
      <w:tr w:rsidRPr="008979A8" w:rsidR="0020580A" w:rsidTr="000F5DFD" w14:paraId="24F5EA1D" w14:textId="77777777">
        <w:trPr>
          <w:trHeight w:val="111"/>
        </w:trPr>
        <w:tc>
          <w:tcPr>
            <w:tcW w:w="923" w:type="pct"/>
          </w:tcPr>
          <w:p w:rsidR="0020580A" w:rsidP="000F5DFD" w:rsidRDefault="0020580A" w14:paraId="19A336F7" w14:textId="2126102E">
            <w:r>
              <w:t>Forecast</w:t>
            </w:r>
          </w:p>
        </w:tc>
        <w:tc>
          <w:tcPr>
            <w:tcW w:w="1001" w:type="pct"/>
          </w:tcPr>
          <w:p w:rsidR="0020580A" w:rsidP="000F5DFD" w:rsidRDefault="0020580A" w14:paraId="2580550F" w14:textId="77777777"/>
        </w:tc>
        <w:tc>
          <w:tcPr>
            <w:tcW w:w="3076" w:type="pct"/>
          </w:tcPr>
          <w:p w:rsidRPr="00BD6930" w:rsidR="0020580A" w:rsidP="000F5DFD" w:rsidRDefault="0020580A" w14:paraId="474BE42F" w14:textId="77777777">
            <w:r w:rsidRPr="00BD6930">
              <w:rPr>
                <w:cs/>
              </w:rPr>
              <w:t xml:space="preserve">แสดงข้อมูลใน </w:t>
            </w:r>
            <w:r w:rsidRPr="00BD6930">
              <w:t>Format</w:t>
            </w:r>
          </w:p>
          <w:p w:rsidRPr="00BD6930" w:rsidR="0020580A" w:rsidP="000F5DFD" w:rsidRDefault="0020580A" w14:paraId="21F73D43" w14:textId="14ACB424">
            <w:pPr>
              <w:rPr>
                <w:cs/>
              </w:rPr>
            </w:pPr>
            <w:r>
              <w:t>forecast</w:t>
            </w:r>
            <w:r w:rsidR="00611F05">
              <w:rPr>
                <w:rFonts w:cs="Angsana New"/>
                <w:cs/>
              </w:rPr>
              <w:t xml:space="preserve"> + “ </w:t>
            </w:r>
            <w:r w:rsidR="00611F05">
              <w:t xml:space="preserve">per project </w:t>
            </w:r>
            <w:r w:rsidR="00611F05">
              <w:rPr>
                <w:rFonts w:cs="Angsana New"/>
                <w:cs/>
              </w:rPr>
              <w:t xml:space="preserve">/ </w:t>
            </w:r>
            <w:r w:rsidR="00611F05">
              <w:t>month</w:t>
            </w:r>
            <w:r w:rsidR="00611F05">
              <w:rPr>
                <w:rFonts w:cs="Angsana New"/>
                <w:cs/>
              </w:rPr>
              <w:t>”</w:t>
            </w:r>
          </w:p>
        </w:tc>
      </w:tr>
      <w:tr w:rsidRPr="008979A8" w:rsidR="0020580A" w:rsidTr="000F5DFD" w14:paraId="0F0526A4" w14:textId="77777777">
        <w:trPr>
          <w:trHeight w:val="111"/>
        </w:trPr>
        <w:tc>
          <w:tcPr>
            <w:tcW w:w="923" w:type="pct"/>
          </w:tcPr>
          <w:p w:rsidR="0020580A" w:rsidP="00767F96" w:rsidRDefault="0020580A" w14:paraId="503ABEAA" w14:textId="680FB075">
            <w:r>
              <w:t>SIM Price</w:t>
            </w:r>
          </w:p>
        </w:tc>
        <w:tc>
          <w:tcPr>
            <w:tcW w:w="1001" w:type="pct"/>
          </w:tcPr>
          <w:p w:rsidR="0020580A" w:rsidP="000F5DFD" w:rsidRDefault="0020580A" w14:paraId="78B17132" w14:textId="77777777"/>
        </w:tc>
        <w:tc>
          <w:tcPr>
            <w:tcW w:w="3076" w:type="pct"/>
          </w:tcPr>
          <w:p w:rsidRPr="00BD6930" w:rsidR="0020580A" w:rsidP="00767F96" w:rsidRDefault="0020580A" w14:paraId="16AEDEB2" w14:textId="77777777">
            <w:r w:rsidRPr="00BD6930">
              <w:rPr>
                <w:cs/>
              </w:rPr>
              <w:t xml:space="preserve">แสดงข้อมูลใน </w:t>
            </w:r>
            <w:r w:rsidRPr="00BD6930">
              <w:t>Format</w:t>
            </w:r>
          </w:p>
          <w:p w:rsidRPr="00BD6930" w:rsidR="0020580A" w:rsidP="00767F96" w:rsidRDefault="0020580A" w14:paraId="4A508B84" w14:textId="2053A214">
            <w:pPr>
              <w:rPr>
                <w:cs/>
              </w:rPr>
            </w:pPr>
            <w:r>
              <w:rPr>
                <w:rFonts w:cs="Angsana New"/>
                <w:cs/>
              </w:rPr>
              <w:t>“</w:t>
            </w:r>
            <w:r>
              <w:t xml:space="preserve">Including VAT </w:t>
            </w:r>
            <w:r>
              <w:rPr>
                <w:rFonts w:cs="Angsana New"/>
                <w:cs/>
              </w:rPr>
              <w:t xml:space="preserve">”+ </w:t>
            </w:r>
            <w:r>
              <w:t xml:space="preserve">simPriceIncludingVat </w:t>
            </w:r>
            <w:r>
              <w:rPr>
                <w:rFonts w:cs="Angsana New"/>
                <w:cs/>
              </w:rPr>
              <w:t xml:space="preserve">+ “ </w:t>
            </w:r>
            <w:r>
              <w:t>Baht</w:t>
            </w:r>
            <w:r>
              <w:rPr>
                <w:rFonts w:cs="Angsana New"/>
                <w:cs/>
              </w:rPr>
              <w:t>”</w:t>
            </w:r>
          </w:p>
        </w:tc>
      </w:tr>
      <w:tr w:rsidRPr="008979A8" w:rsidR="0020580A" w:rsidTr="000F5DFD" w14:paraId="025C27E1" w14:textId="77777777">
        <w:trPr>
          <w:trHeight w:val="111"/>
        </w:trPr>
        <w:tc>
          <w:tcPr>
            <w:tcW w:w="923" w:type="pct"/>
          </w:tcPr>
          <w:p w:rsidR="0020580A" w:rsidP="00767F96" w:rsidRDefault="0020580A" w14:paraId="7CDA51AE" w14:textId="24728356">
            <w:r>
              <w:t>SIM Type</w:t>
            </w:r>
          </w:p>
        </w:tc>
        <w:tc>
          <w:tcPr>
            <w:tcW w:w="1001" w:type="pct"/>
          </w:tcPr>
          <w:p w:rsidR="0020580A" w:rsidP="000F5DFD" w:rsidRDefault="0020580A" w14:paraId="5E7C8E46" w14:textId="77777777"/>
        </w:tc>
        <w:tc>
          <w:tcPr>
            <w:tcW w:w="3076" w:type="pct"/>
          </w:tcPr>
          <w:p w:rsidRPr="00BD6930" w:rsidR="0020580A" w:rsidP="00964273" w:rsidRDefault="0020580A" w14:paraId="396DA7E0" w14:textId="77777777">
            <w:r w:rsidRPr="00BD6930">
              <w:rPr>
                <w:cs/>
              </w:rPr>
              <w:t xml:space="preserve">แสดงข้อมูลใน </w:t>
            </w:r>
            <w:r w:rsidRPr="00BD6930">
              <w:t>Format</w:t>
            </w:r>
          </w:p>
          <w:p w:rsidRPr="00BD6930" w:rsidR="0020580A" w:rsidP="00767F96" w:rsidRDefault="0020580A" w14:paraId="6B6AFC41" w14:textId="3ECE0E0C">
            <w:pPr>
              <w:rPr>
                <w:cs/>
              </w:rPr>
            </w:pPr>
            <w:r>
              <w:t>simType</w:t>
            </w:r>
          </w:p>
        </w:tc>
      </w:tr>
      <w:tr w:rsidRPr="008979A8" w:rsidR="0020580A" w:rsidTr="000F5DFD" w14:paraId="69E1AE24" w14:textId="77777777">
        <w:trPr>
          <w:trHeight w:val="111"/>
        </w:trPr>
        <w:tc>
          <w:tcPr>
            <w:tcW w:w="923" w:type="pct"/>
          </w:tcPr>
          <w:p w:rsidR="0020580A" w:rsidP="00767F96" w:rsidRDefault="0020580A" w14:paraId="45BA76EC" w14:textId="11E28122">
            <w:r>
              <w:t>Value Flag</w:t>
            </w:r>
          </w:p>
        </w:tc>
        <w:tc>
          <w:tcPr>
            <w:tcW w:w="1001" w:type="pct"/>
          </w:tcPr>
          <w:p w:rsidR="0020580A" w:rsidP="000F5DFD" w:rsidRDefault="0020580A" w14:paraId="1D712204" w14:textId="77777777"/>
        </w:tc>
        <w:tc>
          <w:tcPr>
            <w:tcW w:w="3076" w:type="pct"/>
          </w:tcPr>
          <w:p w:rsidR="0020580A" w:rsidP="00964273" w:rsidRDefault="0020580A" w14:paraId="47341B1C" w14:textId="3500EDE5">
            <w:pPr>
              <w:rPr>
                <w:cs/>
              </w:rPr>
            </w:pPr>
            <w:r w:rsidRPr="00BD6930">
              <w:rPr>
                <w:cs/>
              </w:rPr>
              <w:t xml:space="preserve">แสดงข้อมูลใน </w:t>
            </w:r>
            <w:r w:rsidRPr="00BD6930">
              <w:t>Format</w:t>
            </w:r>
          </w:p>
          <w:p w:rsidR="0020580A" w:rsidP="00964273" w:rsidRDefault="0020580A" w14:paraId="633B425A" w14:textId="3D8E88E4">
            <w:r>
              <w:rPr>
                <w:rFonts w:cs="Angsana New"/>
                <w:cs/>
              </w:rPr>
              <w:t>“</w:t>
            </w:r>
            <w:r w:rsidRPr="00964273">
              <w:t>Value Flag Normal</w:t>
            </w:r>
            <w:r>
              <w:rPr>
                <w:rFonts w:cs="Angsana New"/>
                <w:cs/>
              </w:rPr>
              <w:t xml:space="preserve"> : ” +</w:t>
            </w:r>
            <w:r w:rsidRPr="00964273">
              <w:rPr>
                <w:cs/>
              </w:rPr>
              <w:t xml:space="preserve"> </w:t>
            </w:r>
            <w:r>
              <w:t>valueFlagNormal</w:t>
            </w:r>
            <w:r>
              <w:rPr>
                <w:rFonts w:cs="Angsana New"/>
                <w:cs/>
              </w:rPr>
              <w:t xml:space="preserve"> + “ </w:t>
            </w:r>
            <w:r w:rsidR="00546C49">
              <w:t>Months</w:t>
            </w:r>
            <w:r>
              <w:rPr>
                <w:rFonts w:cs="Angsana New"/>
                <w:cs/>
              </w:rPr>
              <w:t>”</w:t>
            </w:r>
          </w:p>
          <w:p w:rsidRPr="00964273" w:rsidR="0020580A" w:rsidP="00964273" w:rsidRDefault="0020580A" w14:paraId="1DC63411" w14:textId="3B43C187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>valueFlagVIP</w:t>
            </w:r>
            <w:r>
              <w:rPr>
                <w:rFonts w:hint="cs"/>
                <w:cs/>
              </w:rPr>
              <w:t xml:space="preserve"> มีค่า</w:t>
            </w:r>
          </w:p>
          <w:p w:rsidR="0020580A" w:rsidP="00BB3F68" w:rsidRDefault="0020580A" w14:paraId="09A77157" w14:textId="20265F68">
            <w:pPr>
              <w:pStyle w:val="ListParagraph"/>
              <w:numPr>
                <w:ilvl w:val="0"/>
                <w:numId w:val="109"/>
              </w:numPr>
            </w:pPr>
            <w:r>
              <w:rPr>
                <w:rFonts w:cs="Angsana New"/>
                <w:cs/>
              </w:rPr>
              <w:t>“</w:t>
            </w:r>
            <w:r>
              <w:t xml:space="preserve">Value Flag VIP </w:t>
            </w:r>
            <w:r w:rsidRPr="00964273">
              <w:rPr>
                <w:cs/>
              </w:rPr>
              <w:t>:</w:t>
            </w:r>
            <w:r>
              <w:rPr>
                <w:rFonts w:cs="Angsana New"/>
                <w:cs/>
              </w:rPr>
              <w:t xml:space="preserve"> ” +</w:t>
            </w:r>
            <w:r w:rsidRPr="00964273">
              <w:rPr>
                <w:cs/>
              </w:rPr>
              <w:t xml:space="preserve"> </w:t>
            </w:r>
            <w:r>
              <w:t>valueFlagVIP</w:t>
            </w:r>
            <w:r>
              <w:rPr>
                <w:rFonts w:cs="Angsana New"/>
                <w:cs/>
              </w:rPr>
              <w:t xml:space="preserve"> + “ </w:t>
            </w:r>
            <w:r w:rsidR="00546C49">
              <w:t>Months</w:t>
            </w:r>
            <w:r>
              <w:rPr>
                <w:rFonts w:cs="Angsana New"/>
                <w:cs/>
              </w:rPr>
              <w:t>”</w:t>
            </w:r>
          </w:p>
          <w:p w:rsidRPr="00964273" w:rsidR="0020580A" w:rsidP="00292F88" w:rsidRDefault="0020580A" w14:paraId="5255E29C" w14:textId="3026949E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>valueFlagPretty</w:t>
            </w:r>
            <w:r>
              <w:rPr>
                <w:rFonts w:hint="cs"/>
                <w:cs/>
              </w:rPr>
              <w:t xml:space="preserve"> มีค่า</w:t>
            </w:r>
          </w:p>
          <w:p w:rsidR="0020580A" w:rsidP="00BB3F68" w:rsidRDefault="0020580A" w14:paraId="71DF9D66" w14:textId="7B26E4AE">
            <w:pPr>
              <w:pStyle w:val="ListParagraph"/>
              <w:numPr>
                <w:ilvl w:val="0"/>
                <w:numId w:val="109"/>
              </w:numPr>
            </w:pPr>
            <w:r>
              <w:rPr>
                <w:rFonts w:cs="Angsana New"/>
                <w:cs/>
              </w:rPr>
              <w:t>“</w:t>
            </w:r>
            <w:r>
              <w:t xml:space="preserve">Value Flag Pretty </w:t>
            </w:r>
            <w:r w:rsidRPr="00964273">
              <w:rPr>
                <w:cs/>
              </w:rPr>
              <w:t>:</w:t>
            </w:r>
            <w:r>
              <w:rPr>
                <w:rFonts w:cs="Angsana New"/>
                <w:cs/>
              </w:rPr>
              <w:t xml:space="preserve"> ” + </w:t>
            </w:r>
            <w:r>
              <w:t>valueFlagPretty</w:t>
            </w:r>
            <w:r>
              <w:rPr>
                <w:rFonts w:cs="Angsana New"/>
                <w:cs/>
              </w:rPr>
              <w:t xml:space="preserve"> + “ </w:t>
            </w:r>
            <w:r w:rsidR="00546C49">
              <w:t>Months</w:t>
            </w:r>
            <w:r>
              <w:rPr>
                <w:rFonts w:cs="Angsana New"/>
                <w:cs/>
              </w:rPr>
              <w:t>”</w:t>
            </w:r>
          </w:p>
          <w:p w:rsidRPr="00BD6930" w:rsidR="0020580A" w:rsidP="00964273" w:rsidRDefault="0020580A" w14:paraId="1832A49C" w14:textId="77B3C907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 xml:space="preserve">ถ้ามีค่ามากกว่า </w:t>
            </w:r>
            <w:r>
              <w:t xml:space="preserve">1 </w:t>
            </w:r>
            <w:r>
              <w:rPr>
                <w:rFonts w:hint="cs"/>
                <w:cs/>
              </w:rPr>
              <w:t xml:space="preserve">ค่า ให้ขึ้นบรรทัดใหม่แต่ </w:t>
            </w:r>
            <w:r>
              <w:t xml:space="preserve">Row </w:t>
            </w:r>
            <w:r>
              <w:rPr>
                <w:rFonts w:hint="cs"/>
                <w:cs/>
              </w:rPr>
              <w:t>เดิม</w:t>
            </w:r>
          </w:p>
        </w:tc>
      </w:tr>
      <w:tr w:rsidRPr="008979A8" w:rsidR="0020580A" w:rsidTr="000F5DFD" w14:paraId="140D0401" w14:textId="77777777">
        <w:trPr>
          <w:trHeight w:val="108"/>
        </w:trPr>
        <w:tc>
          <w:tcPr>
            <w:tcW w:w="923" w:type="pct"/>
          </w:tcPr>
          <w:p w:rsidRPr="003A1FD8" w:rsidR="0020580A" w:rsidP="000F5DFD" w:rsidRDefault="0020580A" w14:paraId="784C47F8" w14:textId="77777777">
            <w:pPr>
              <w:rPr>
                <w:rFonts w:cs="CordiaUPC"/>
              </w:rPr>
            </w:pPr>
            <w:r w:rsidRPr="003A1FD8">
              <w:rPr>
                <w:rFonts w:cs="CordiaUPC"/>
              </w:rPr>
              <w:t>Action</w:t>
            </w:r>
          </w:p>
          <w:p w:rsidR="0020580A" w:rsidP="00BB3F68" w:rsidRDefault="0020580A" w14:paraId="2171E2CA" w14:textId="77777777">
            <w:pPr>
              <w:pStyle w:val="ListParagraph"/>
              <w:numPr>
                <w:ilvl w:val="0"/>
                <w:numId w:val="101"/>
              </w:numPr>
              <w:ind w:left="452"/>
            </w:pPr>
            <w:r w:rsidRPr="00E44638">
              <w:rPr>
                <w:rFonts w:hint="cs" w:cs="Angsana New"/>
                <w:cs/>
              </w:rPr>
              <w:t>ปุ่ม</w:t>
            </w:r>
            <w:r w:rsidRPr="00E44638">
              <w:rPr>
                <w:rFonts w:cs="CordiaUPC"/>
              </w:rPr>
              <w:t>Edit</w:t>
            </w:r>
          </w:p>
        </w:tc>
        <w:tc>
          <w:tcPr>
            <w:tcW w:w="1001" w:type="pct"/>
          </w:tcPr>
          <w:p w:rsidR="0020580A" w:rsidP="000F5DFD" w:rsidRDefault="0020580A" w14:paraId="2916363A" w14:textId="77777777">
            <w:r>
              <w:t>Button</w:t>
            </w:r>
          </w:p>
        </w:tc>
        <w:tc>
          <w:tcPr>
            <w:tcW w:w="3076" w:type="pct"/>
          </w:tcPr>
          <w:p w:rsidR="0020580A" w:rsidP="000F5DFD" w:rsidRDefault="0020580A" w14:paraId="542B168D" w14:textId="77777777">
            <w:r w:rsidRPr="0079598B">
              <w:rPr>
                <w:rFonts w:cs="Angsana New"/>
                <w:cs/>
              </w:rPr>
              <w:t xml:space="preserve">เมื่อกดปุ่มให้ทำการ </w:t>
            </w:r>
            <w:r w:rsidRPr="0079598B">
              <w:rPr>
                <w:rFonts w:cs="CordiaUPC"/>
              </w:rPr>
              <w:t>Visible Detail Section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และดึงข้อมูลของ </w:t>
            </w:r>
            <w:r>
              <w:rPr>
                <w:rFonts w:cs="CordiaUPC"/>
              </w:rPr>
              <w:t xml:space="preserve">Row </w:t>
            </w:r>
            <w:r>
              <w:rPr>
                <w:rFonts w:hint="cs" w:cs="Angsana New"/>
                <w:cs/>
              </w:rPr>
              <w:t>นั้นๆ มาแสดง</w:t>
            </w:r>
          </w:p>
        </w:tc>
      </w:tr>
      <w:tr w:rsidRPr="008979A8" w:rsidR="0020580A" w:rsidTr="000F5DFD" w14:paraId="17787129" w14:textId="77777777">
        <w:trPr>
          <w:trHeight w:val="108"/>
        </w:trPr>
        <w:tc>
          <w:tcPr>
            <w:tcW w:w="923" w:type="pct"/>
          </w:tcPr>
          <w:p w:rsidRPr="003A1FD8" w:rsidR="0020580A" w:rsidP="000F5DFD" w:rsidRDefault="0020580A" w14:paraId="525F599A" w14:textId="77777777">
            <w:pPr>
              <w:rPr>
                <w:rFonts w:cs="CordiaUPC"/>
              </w:rPr>
            </w:pPr>
            <w:r w:rsidRPr="003A1FD8">
              <w:rPr>
                <w:rFonts w:cs="CordiaUPC"/>
              </w:rPr>
              <w:t>Action</w:t>
            </w:r>
          </w:p>
          <w:p w:rsidR="0020580A" w:rsidP="00BB3F68" w:rsidRDefault="0020580A" w14:paraId="2EFD4E79" w14:textId="77777777">
            <w:pPr>
              <w:pStyle w:val="ListParagraph"/>
              <w:numPr>
                <w:ilvl w:val="0"/>
                <w:numId w:val="101"/>
              </w:numPr>
              <w:ind w:left="452"/>
            </w:pPr>
            <w:r w:rsidRPr="00E44638">
              <w:rPr>
                <w:rFonts w:hint="cs" w:cs="Angsana New"/>
                <w:cs/>
              </w:rPr>
              <w:t xml:space="preserve">ปุ่ม </w:t>
            </w:r>
            <w:r w:rsidRPr="00E44638">
              <w:rPr>
                <w:rFonts w:cs="CordiaUPC"/>
              </w:rPr>
              <w:t>Delete</w:t>
            </w:r>
          </w:p>
        </w:tc>
        <w:tc>
          <w:tcPr>
            <w:tcW w:w="1001" w:type="pct"/>
          </w:tcPr>
          <w:p w:rsidR="0020580A" w:rsidP="000F5DFD" w:rsidRDefault="0020580A" w14:paraId="46B85684" w14:textId="77777777">
            <w:r>
              <w:t>Button</w:t>
            </w:r>
          </w:p>
        </w:tc>
        <w:tc>
          <w:tcPr>
            <w:tcW w:w="3076" w:type="pct"/>
          </w:tcPr>
          <w:p w:rsidR="0020580A" w:rsidP="000F5DFD" w:rsidRDefault="0020580A" w14:paraId="28DBE8A3" w14:textId="77777777">
            <w:r w:rsidRPr="0079598B">
              <w:rPr>
                <w:rFonts w:cs="Angsana New"/>
                <w:cs/>
              </w:rPr>
              <w:t>เมื่</w:t>
            </w:r>
            <w:r>
              <w:rPr>
                <w:rFonts w:hint="cs" w:cs="Angsana New"/>
                <w:cs/>
              </w:rPr>
              <w:t>อ</w:t>
            </w:r>
            <w:r w:rsidRPr="0079598B">
              <w:rPr>
                <w:rFonts w:cs="Angsana New"/>
                <w:cs/>
              </w:rPr>
              <w:t>กดปุ่มให้ทำการ</w:t>
            </w:r>
            <w:r>
              <w:rPr>
                <w:rFonts w:cs="CordiaUPC"/>
              </w:rPr>
              <w:t xml:space="preserve"> Delete </w:t>
            </w:r>
            <w:r>
              <w:rPr>
                <w:rFonts w:hint="cs" w:cs="Angsana New"/>
                <w:cs/>
              </w:rPr>
              <w:t xml:space="preserve">ข้อมูลของ </w:t>
            </w:r>
            <w:r>
              <w:rPr>
                <w:rFonts w:cs="CordiaUPC"/>
              </w:rPr>
              <w:t xml:space="preserve">Row </w:t>
            </w:r>
            <w:r>
              <w:rPr>
                <w:rFonts w:hint="cs" w:cs="Angsana New"/>
                <w:cs/>
              </w:rPr>
              <w:t>นั้นๆ</w:t>
            </w:r>
          </w:p>
        </w:tc>
      </w:tr>
      <w:tr w:rsidRPr="008979A8" w:rsidR="0020580A" w:rsidTr="000F5DFD" w14:paraId="2F6025E7" w14:textId="77777777">
        <w:trPr>
          <w:trHeight w:val="108"/>
        </w:trPr>
        <w:tc>
          <w:tcPr>
            <w:tcW w:w="923" w:type="pct"/>
          </w:tcPr>
          <w:p w:rsidR="0020580A" w:rsidP="000F5DFD" w:rsidRDefault="0020580A" w14:paraId="0299F15D" w14:textId="77777777">
            <w:r w:rsidRPr="003A1FD8">
              <w:rPr>
                <w:rFonts w:hint="cs" w:cs="Angsana New"/>
                <w:cs/>
              </w:rPr>
              <w:t xml:space="preserve">ปุ่ม </w:t>
            </w:r>
            <w:r w:rsidRPr="003A1FD8">
              <w:rPr>
                <w:rFonts w:cs="Angsana New"/>
                <w:cs/>
              </w:rPr>
              <w:t>+</w:t>
            </w:r>
          </w:p>
        </w:tc>
        <w:tc>
          <w:tcPr>
            <w:tcW w:w="1001" w:type="pct"/>
          </w:tcPr>
          <w:p w:rsidR="0020580A" w:rsidP="000F5DFD" w:rsidRDefault="0020580A" w14:paraId="66CD2A7D" w14:textId="77777777">
            <w:r>
              <w:t>Button</w:t>
            </w:r>
          </w:p>
        </w:tc>
        <w:tc>
          <w:tcPr>
            <w:tcW w:w="3076" w:type="pct"/>
          </w:tcPr>
          <w:p w:rsidR="0020580A" w:rsidP="000F5DFD" w:rsidRDefault="0020580A" w14:paraId="67E3F5F8" w14:textId="77777777">
            <w:r w:rsidRPr="007D14C9">
              <w:rPr>
                <w:rFonts w:cs="Angsana New"/>
                <w:cs/>
              </w:rPr>
              <w:t xml:space="preserve">เมื่อกดปุ่มให้ทำการ </w:t>
            </w:r>
            <w:r w:rsidRPr="007D14C9">
              <w:rPr>
                <w:rFonts w:cs="CordiaUPC"/>
              </w:rPr>
              <w:t>Visible Detail Section</w:t>
            </w:r>
          </w:p>
        </w:tc>
      </w:tr>
      <w:tr w:rsidRPr="008979A8" w:rsidR="0020580A" w:rsidTr="000F5DFD" w14:paraId="4E33DF6B" w14:textId="77777777">
        <w:trPr>
          <w:trHeight w:val="111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20580A" w:rsidP="000F5DFD" w:rsidRDefault="0020580A" w14:paraId="169ADD98" w14:textId="6B4FC1E7">
            <w:pPr>
              <w:pStyle w:val="HeaderTable"/>
            </w:pPr>
            <w:r>
              <w:rPr>
                <w:lang w:bidi="th-TH"/>
              </w:rPr>
              <w:t xml:space="preserve">End </w:t>
            </w:r>
            <w:r w:rsidR="00756F04">
              <w:rPr>
                <w:lang w:bidi="th-TH"/>
              </w:rPr>
              <w:t>Pack Type</w:t>
            </w:r>
            <w:r w:rsidR="00756F04">
              <w:rPr>
                <w:rFonts w:cs="Angsana New"/>
                <w:bCs/>
                <w:cs/>
                <w:lang w:bidi="th-TH"/>
              </w:rPr>
              <w:t>/</w:t>
            </w:r>
            <w:r w:rsidR="00756F04">
              <w:rPr>
                <w:lang w:bidi="th-TH"/>
              </w:rPr>
              <w:t>Sub Type</w:t>
            </w:r>
            <w:r>
              <w:t xml:space="preserve"> Table Section</w:t>
            </w:r>
          </w:p>
        </w:tc>
      </w:tr>
      <w:tr w:rsidRPr="008979A8" w:rsidR="0020580A" w:rsidTr="000F5DFD" w14:paraId="5186A92D" w14:textId="77777777">
        <w:trPr>
          <w:trHeight w:val="111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20580A" w:rsidP="00994B90" w:rsidRDefault="00756F04" w14:paraId="370EE57C" w14:textId="6DCEBD4B">
            <w:pPr>
              <w:pStyle w:val="HeaderTable"/>
            </w:pPr>
            <w:r>
              <w:rPr>
                <w:lang w:bidi="th-TH"/>
              </w:rPr>
              <w:t>Pack Type</w:t>
            </w:r>
            <w:r>
              <w:rPr>
                <w:rFonts w:cs="Angsana New"/>
                <w:bCs/>
                <w:cs/>
                <w:lang w:bidi="th-TH"/>
              </w:rPr>
              <w:t>/</w:t>
            </w:r>
            <w:r>
              <w:rPr>
                <w:lang w:bidi="th-TH"/>
              </w:rPr>
              <w:t>Sub Type</w:t>
            </w:r>
            <w:r w:rsidR="0020580A">
              <w:t xml:space="preserve"> Detail Section</w:t>
            </w:r>
          </w:p>
        </w:tc>
      </w:tr>
      <w:tr w:rsidRPr="008979A8" w:rsidR="0020580A" w:rsidTr="006B7E52" w14:paraId="7958E8B5" w14:textId="77777777">
        <w:trPr>
          <w:trHeight w:val="111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20580A" w:rsidP="006B7E52" w:rsidRDefault="00EE3990" w14:paraId="411C64EE" w14:textId="3F222E2F">
            <w:pPr>
              <w:pStyle w:val="HeaderTable"/>
              <w:rPr>
                <w:rtl/>
                <w:cs/>
              </w:rPr>
            </w:pPr>
            <w:r>
              <w:t>Commercial</w:t>
            </w:r>
            <w:r>
              <w:rPr>
                <w:rFonts w:cs="Angsana New"/>
                <w:rtl/>
                <w:cs/>
                <w:lang w:bidi="th-TH"/>
              </w:rPr>
              <w:t xml:space="preserve"> </w:t>
            </w:r>
            <w:r>
              <w:t>SIM Name</w:t>
            </w:r>
            <w:r w:rsidDel="00EE3990">
              <w:rPr>
                <w:rFonts w:cs="Angsana New"/>
                <w:bCs/>
                <w:cs/>
                <w:lang w:bidi="th-TH"/>
              </w:rPr>
              <w:t xml:space="preserve"> </w:t>
            </w:r>
            <w:r w:rsidR="0020580A">
              <w:t>Table</w:t>
            </w:r>
          </w:p>
        </w:tc>
      </w:tr>
      <w:tr w:rsidRPr="008979A8" w:rsidR="0020580A" w:rsidTr="000F5DFD" w14:paraId="72E28842" w14:textId="77777777">
        <w:trPr>
          <w:trHeight w:val="111"/>
        </w:trPr>
        <w:tc>
          <w:tcPr>
            <w:tcW w:w="923" w:type="pct"/>
          </w:tcPr>
          <w:p w:rsidR="0020580A" w:rsidP="000F5DFD" w:rsidRDefault="0020580A" w14:paraId="62E45752" w14:textId="2DEE720B">
            <w:r>
              <w:t>Commercial</w:t>
            </w:r>
            <w:r>
              <w:rPr>
                <w:rFonts w:cs="Angsana New"/>
                <w:cs/>
              </w:rPr>
              <w:t xml:space="preserve"> </w:t>
            </w:r>
            <w:r>
              <w:t>SIM Name</w:t>
            </w:r>
          </w:p>
        </w:tc>
        <w:tc>
          <w:tcPr>
            <w:tcW w:w="1004" w:type="pct"/>
          </w:tcPr>
          <w:p w:rsidR="0020580A" w:rsidP="000F5DFD" w:rsidRDefault="0020580A" w14:paraId="6CF6D075" w14:textId="0BF0B1C7"/>
        </w:tc>
        <w:tc>
          <w:tcPr>
            <w:tcW w:w="3073" w:type="pct"/>
          </w:tcPr>
          <w:p w:rsidR="0020580A" w:rsidP="000F5DFD" w:rsidRDefault="0020580A" w14:paraId="4A12D685" w14:textId="77777777">
            <w:r>
              <w:rPr>
                <w:rFonts w:hint="cs"/>
                <w:cs/>
              </w:rPr>
              <w:t xml:space="preserve">แสดงใน </w:t>
            </w:r>
            <w:r>
              <w:t>Format</w:t>
            </w:r>
          </w:p>
          <w:p w:rsidR="0020580A" w:rsidP="000F5DFD" w:rsidRDefault="0020580A" w14:paraId="53A81961" w14:textId="486C1B47">
            <w:r>
              <w:t>commercialSIMName</w:t>
            </w:r>
          </w:p>
        </w:tc>
      </w:tr>
      <w:tr w:rsidRPr="008979A8" w:rsidR="0020580A" w:rsidTr="000F5DFD" w14:paraId="1FFDE362" w14:textId="77777777">
        <w:trPr>
          <w:trHeight w:val="111"/>
        </w:trPr>
        <w:tc>
          <w:tcPr>
            <w:tcW w:w="923" w:type="pct"/>
          </w:tcPr>
          <w:p w:rsidR="0020580A" w:rsidP="00C75B43" w:rsidRDefault="0020580A" w14:paraId="13FDEF5B" w14:textId="40760F52">
            <w:r>
              <w:t>Package Description</w:t>
            </w:r>
          </w:p>
        </w:tc>
        <w:tc>
          <w:tcPr>
            <w:tcW w:w="1004" w:type="pct"/>
          </w:tcPr>
          <w:p w:rsidR="0020580A" w:rsidP="00C75B43" w:rsidRDefault="0020580A" w14:paraId="0FD42BA3" w14:textId="3848CAA1"/>
        </w:tc>
        <w:tc>
          <w:tcPr>
            <w:tcW w:w="3073" w:type="pct"/>
          </w:tcPr>
          <w:p w:rsidR="0020580A" w:rsidP="00C75B43" w:rsidRDefault="0020580A" w14:paraId="59763ECF" w14:textId="77777777">
            <w:r>
              <w:rPr>
                <w:rFonts w:hint="cs"/>
                <w:cs/>
              </w:rPr>
              <w:t xml:space="preserve">แสดงใน </w:t>
            </w:r>
            <w:r>
              <w:t>Format</w:t>
            </w:r>
          </w:p>
          <w:p w:rsidR="0020580A" w:rsidP="00C75B43" w:rsidRDefault="0020580A" w14:paraId="599ABAD2" w14:textId="38D53B4E">
            <w:pPr>
              <w:rPr>
                <w:cs/>
              </w:rPr>
            </w:pPr>
            <w:r>
              <w:t>packageDescription</w:t>
            </w:r>
          </w:p>
        </w:tc>
      </w:tr>
      <w:tr w:rsidRPr="008979A8" w:rsidR="0020580A" w:rsidTr="000F5DFD" w14:paraId="4FBC6B19" w14:textId="77777777">
        <w:trPr>
          <w:trHeight w:val="111"/>
        </w:trPr>
        <w:tc>
          <w:tcPr>
            <w:tcW w:w="923" w:type="pct"/>
          </w:tcPr>
          <w:p w:rsidRPr="003A1FD8" w:rsidR="0020580A" w:rsidP="00C75B43" w:rsidRDefault="0020580A" w14:paraId="5E691F92" w14:textId="77777777">
            <w:pPr>
              <w:rPr>
                <w:rFonts w:cs="CordiaUPC"/>
              </w:rPr>
            </w:pPr>
            <w:r w:rsidRPr="003A1FD8">
              <w:rPr>
                <w:rFonts w:cs="CordiaUPC"/>
              </w:rPr>
              <w:t>Action</w:t>
            </w:r>
          </w:p>
          <w:p w:rsidR="0020580A" w:rsidP="00BB3F68" w:rsidRDefault="0020580A" w14:paraId="6A08D8F3" w14:textId="01ED0633">
            <w:pPr>
              <w:pStyle w:val="ListParagraph"/>
              <w:numPr>
                <w:ilvl w:val="0"/>
                <w:numId w:val="101"/>
              </w:numPr>
              <w:ind w:left="594" w:hanging="234"/>
            </w:pPr>
            <w:r w:rsidRPr="006B7E52">
              <w:rPr>
                <w:rFonts w:hint="cs" w:cs="Angsana New"/>
                <w:cs/>
              </w:rPr>
              <w:t>ปุ่ม</w:t>
            </w:r>
            <w:r w:rsidRPr="006B7E52">
              <w:rPr>
                <w:rFonts w:cs="CordiaUPC"/>
              </w:rPr>
              <w:t>Edit</w:t>
            </w:r>
          </w:p>
        </w:tc>
        <w:tc>
          <w:tcPr>
            <w:tcW w:w="1004" w:type="pct"/>
          </w:tcPr>
          <w:p w:rsidR="0020580A" w:rsidP="00C75B43" w:rsidRDefault="0020580A" w14:paraId="7077E4E0" w14:textId="7D13840D">
            <w:r>
              <w:t>Button</w:t>
            </w:r>
          </w:p>
        </w:tc>
        <w:tc>
          <w:tcPr>
            <w:tcW w:w="3073" w:type="pct"/>
          </w:tcPr>
          <w:p w:rsidR="0020580A" w:rsidP="00C75B43" w:rsidRDefault="0020580A" w14:paraId="42945638" w14:textId="70BDE966">
            <w:pPr>
              <w:rPr>
                <w:cs/>
              </w:rPr>
            </w:pPr>
            <w:r w:rsidRPr="0079598B">
              <w:rPr>
                <w:rFonts w:cs="Angsana New"/>
                <w:cs/>
              </w:rPr>
              <w:t xml:space="preserve">เมื่อกดปุ่มให้ทำการ </w:t>
            </w:r>
            <w:r w:rsidRPr="0079598B">
              <w:rPr>
                <w:rFonts w:cs="CordiaUPC"/>
              </w:rPr>
              <w:t>Visible Detail Section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และดึงข้อมูลของ </w:t>
            </w:r>
            <w:r>
              <w:rPr>
                <w:rFonts w:cs="CordiaUPC"/>
              </w:rPr>
              <w:t xml:space="preserve">Row </w:t>
            </w:r>
            <w:r>
              <w:rPr>
                <w:rFonts w:hint="cs" w:cs="Angsana New"/>
                <w:cs/>
              </w:rPr>
              <w:t>นั้นๆ มาแสดง</w:t>
            </w:r>
          </w:p>
        </w:tc>
      </w:tr>
      <w:tr w:rsidRPr="008979A8" w:rsidR="0020580A" w:rsidTr="000F5DFD" w14:paraId="184E290E" w14:textId="77777777">
        <w:trPr>
          <w:trHeight w:val="111"/>
        </w:trPr>
        <w:tc>
          <w:tcPr>
            <w:tcW w:w="923" w:type="pct"/>
          </w:tcPr>
          <w:p w:rsidRPr="003A1FD8" w:rsidR="0020580A" w:rsidP="00C75B43" w:rsidRDefault="0020580A" w14:paraId="40AFD694" w14:textId="77777777">
            <w:pPr>
              <w:rPr>
                <w:rFonts w:cs="CordiaUPC"/>
              </w:rPr>
            </w:pPr>
            <w:r w:rsidRPr="003A1FD8">
              <w:rPr>
                <w:rFonts w:cs="CordiaUPC"/>
              </w:rPr>
              <w:t>Action</w:t>
            </w:r>
          </w:p>
          <w:p w:rsidR="0020580A" w:rsidP="00BB3F68" w:rsidRDefault="0020580A" w14:paraId="25EF1A91" w14:textId="34C7D497">
            <w:pPr>
              <w:pStyle w:val="ListParagraph"/>
              <w:numPr>
                <w:ilvl w:val="0"/>
                <w:numId w:val="101"/>
              </w:numPr>
              <w:ind w:left="594" w:hanging="234"/>
            </w:pPr>
            <w:r w:rsidRPr="006B7E52">
              <w:rPr>
                <w:rFonts w:hint="cs" w:cs="Angsana New"/>
                <w:cs/>
              </w:rPr>
              <w:t xml:space="preserve">ปุ่ม </w:t>
            </w:r>
            <w:r w:rsidRPr="006B7E52">
              <w:rPr>
                <w:rFonts w:cs="CordiaUPC"/>
              </w:rPr>
              <w:t>Delete</w:t>
            </w:r>
          </w:p>
        </w:tc>
        <w:tc>
          <w:tcPr>
            <w:tcW w:w="1004" w:type="pct"/>
          </w:tcPr>
          <w:p w:rsidR="0020580A" w:rsidP="00C75B43" w:rsidRDefault="0020580A" w14:paraId="60DAF2F5" w14:textId="7133831D">
            <w:r>
              <w:t>Button</w:t>
            </w:r>
          </w:p>
        </w:tc>
        <w:tc>
          <w:tcPr>
            <w:tcW w:w="3073" w:type="pct"/>
          </w:tcPr>
          <w:p w:rsidR="0020580A" w:rsidP="00C75B43" w:rsidRDefault="0020580A" w14:paraId="4AA78961" w14:textId="6039DCB4">
            <w:pPr>
              <w:rPr>
                <w:cs/>
              </w:rPr>
            </w:pPr>
            <w:r w:rsidRPr="0079598B">
              <w:rPr>
                <w:rFonts w:cs="Angsana New"/>
                <w:cs/>
              </w:rPr>
              <w:t>เมื่</w:t>
            </w:r>
            <w:r>
              <w:rPr>
                <w:rFonts w:hint="cs" w:cs="Angsana New"/>
                <w:cs/>
              </w:rPr>
              <w:t>อ</w:t>
            </w:r>
            <w:r w:rsidRPr="0079598B">
              <w:rPr>
                <w:rFonts w:cs="Angsana New"/>
                <w:cs/>
              </w:rPr>
              <w:t>กดปุ่มให้ทำการ</w:t>
            </w:r>
            <w:r>
              <w:rPr>
                <w:rFonts w:cs="CordiaUPC"/>
              </w:rPr>
              <w:t xml:space="preserve"> Delete </w:t>
            </w:r>
            <w:r>
              <w:rPr>
                <w:rFonts w:hint="cs" w:cs="Angsana New"/>
                <w:cs/>
              </w:rPr>
              <w:t xml:space="preserve">ข้อมูลของ </w:t>
            </w:r>
            <w:r>
              <w:rPr>
                <w:rFonts w:cs="CordiaUPC"/>
              </w:rPr>
              <w:t xml:space="preserve">Row </w:t>
            </w:r>
            <w:r>
              <w:rPr>
                <w:rFonts w:hint="cs" w:cs="Angsana New"/>
                <w:cs/>
              </w:rPr>
              <w:t>นั้นๆ</w:t>
            </w:r>
          </w:p>
        </w:tc>
      </w:tr>
      <w:tr w:rsidRPr="008979A8" w:rsidR="0020580A" w:rsidTr="000F5DFD" w14:paraId="2CEE02D4" w14:textId="77777777">
        <w:trPr>
          <w:trHeight w:val="111"/>
        </w:trPr>
        <w:tc>
          <w:tcPr>
            <w:tcW w:w="923" w:type="pct"/>
          </w:tcPr>
          <w:p w:rsidR="0020580A" w:rsidP="00C75B43" w:rsidRDefault="0020580A" w14:paraId="0989B743" w14:textId="26D4D842">
            <w:r w:rsidRPr="003A1FD8">
              <w:rPr>
                <w:rFonts w:hint="cs" w:cs="Angsana New"/>
                <w:cs/>
              </w:rPr>
              <w:t xml:space="preserve">ปุ่ม </w:t>
            </w:r>
            <w:r w:rsidRPr="003A1FD8">
              <w:rPr>
                <w:rFonts w:cs="Angsana New"/>
                <w:cs/>
              </w:rPr>
              <w:t>+</w:t>
            </w:r>
          </w:p>
        </w:tc>
        <w:tc>
          <w:tcPr>
            <w:tcW w:w="1004" w:type="pct"/>
          </w:tcPr>
          <w:p w:rsidR="0020580A" w:rsidP="00C75B43" w:rsidRDefault="0020580A" w14:paraId="03482929" w14:textId="4E7920E9">
            <w:r>
              <w:t>Button</w:t>
            </w:r>
          </w:p>
        </w:tc>
        <w:tc>
          <w:tcPr>
            <w:tcW w:w="3073" w:type="pct"/>
          </w:tcPr>
          <w:p w:rsidR="0020580A" w:rsidP="00C75B43" w:rsidRDefault="0020580A" w14:paraId="025FB6A1" w14:textId="17F068AF">
            <w:pPr>
              <w:rPr>
                <w:cs/>
              </w:rPr>
            </w:pPr>
            <w:r w:rsidRPr="007D14C9">
              <w:rPr>
                <w:rFonts w:cs="Angsana New"/>
                <w:cs/>
              </w:rPr>
              <w:t xml:space="preserve">เมื่อกดปุ่มให้ทำการ </w:t>
            </w:r>
            <w:r w:rsidRPr="007D14C9">
              <w:rPr>
                <w:rFonts w:cs="CordiaUPC"/>
              </w:rPr>
              <w:t>Visible Detail Section</w:t>
            </w:r>
          </w:p>
        </w:tc>
      </w:tr>
      <w:tr w:rsidRPr="008979A8" w:rsidR="0020580A" w:rsidTr="006B7E52" w14:paraId="3850B9C2" w14:textId="77777777">
        <w:trPr>
          <w:trHeight w:val="111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20580A" w:rsidP="00C75B43" w:rsidRDefault="0020580A" w14:paraId="3C0F76E3" w14:textId="41FBBB20">
            <w:pPr>
              <w:pStyle w:val="HeaderTable"/>
              <w:rPr>
                <w:rtl/>
                <w:cs/>
              </w:rPr>
            </w:pPr>
            <w:r>
              <w:t xml:space="preserve">End </w:t>
            </w:r>
            <w:r w:rsidR="00EE3990">
              <w:t>Commercial</w:t>
            </w:r>
            <w:r w:rsidR="00EE3990">
              <w:rPr>
                <w:rFonts w:cs="Angsana New"/>
                <w:rtl/>
                <w:cs/>
                <w:lang w:bidi="th-TH"/>
              </w:rPr>
              <w:t xml:space="preserve"> </w:t>
            </w:r>
            <w:r w:rsidR="00EE3990">
              <w:t>SIM Name</w:t>
            </w:r>
            <w:r w:rsidDel="00EE3990" w:rsidR="00EE3990">
              <w:rPr>
                <w:rFonts w:cs="Angsana New"/>
                <w:bCs/>
                <w:cs/>
                <w:lang w:bidi="th-TH"/>
              </w:rPr>
              <w:t xml:space="preserve"> </w:t>
            </w:r>
            <w:r>
              <w:t>Table</w:t>
            </w:r>
          </w:p>
        </w:tc>
      </w:tr>
      <w:tr w:rsidRPr="008979A8" w:rsidR="0020580A" w:rsidTr="006B7E52" w14:paraId="2A295B7C" w14:textId="77777777">
        <w:trPr>
          <w:trHeight w:val="111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Pr="006B7E52" w:rsidR="0020580A" w:rsidP="00C75B43" w:rsidRDefault="0020580A" w14:paraId="188E679B" w14:textId="50DAF917">
            <w:pPr>
              <w:pStyle w:val="HeaderTable"/>
              <w:rPr>
                <w:rtl/>
                <w:cs/>
              </w:rPr>
            </w:pPr>
            <w:r w:rsidRPr="006B7E52">
              <w:t xml:space="preserve">Package Type </w:t>
            </w:r>
            <w:r w:rsidRPr="006B7E52">
              <w:rPr>
                <w:rFonts w:cs="Angsana New"/>
                <w:bCs/>
                <w:cs/>
                <w:lang w:bidi="th-TH"/>
              </w:rPr>
              <w:t xml:space="preserve">/ </w:t>
            </w:r>
            <w:r w:rsidRPr="006B7E52">
              <w:t>Package Sub Type Detail Section</w:t>
            </w:r>
          </w:p>
        </w:tc>
      </w:tr>
      <w:tr w:rsidRPr="008979A8" w:rsidR="0020580A" w:rsidTr="000F5DFD" w14:paraId="730CF314" w14:textId="77777777">
        <w:trPr>
          <w:trHeight w:val="111"/>
        </w:trPr>
        <w:tc>
          <w:tcPr>
            <w:tcW w:w="923" w:type="pct"/>
          </w:tcPr>
          <w:p w:rsidR="0020580A" w:rsidP="00C75B43" w:rsidRDefault="0020580A" w14:paraId="0FA7640A" w14:textId="7EEE2B8D">
            <w:r>
              <w:t>commercialSIMName</w:t>
            </w:r>
          </w:p>
        </w:tc>
        <w:tc>
          <w:tcPr>
            <w:tcW w:w="1004" w:type="pct"/>
          </w:tcPr>
          <w:p w:rsidR="0020580A" w:rsidP="00C75B43" w:rsidRDefault="0020580A" w14:paraId="23B58BC2" w14:textId="5FC5F070">
            <w:r>
              <w:t>Text Box</w:t>
            </w:r>
          </w:p>
        </w:tc>
        <w:tc>
          <w:tcPr>
            <w:tcW w:w="3073" w:type="pct"/>
          </w:tcPr>
          <w:p w:rsidR="0020580A" w:rsidP="00C75B43" w:rsidRDefault="0020580A" w14:paraId="47A5E7F5" w14:textId="77777777">
            <w:pPr>
              <w:spacing w:after="0"/>
            </w:pPr>
            <w:r>
              <w:t xml:space="preserve">Label </w:t>
            </w:r>
            <w:r>
              <w:rPr>
                <w:cs/>
              </w:rPr>
              <w:t xml:space="preserve">: </w:t>
            </w:r>
            <w:r w:rsidRPr="000E39A4">
              <w:rPr>
                <w:color w:val="FF0000"/>
                <w:cs/>
              </w:rPr>
              <w:t>*</w:t>
            </w:r>
            <w:r w:rsidRPr="000E39A4">
              <w:rPr>
                <w:color w:val="FF0000"/>
              </w:rPr>
              <w:t>Commercial SIM Name</w:t>
            </w:r>
          </w:p>
          <w:p w:rsidR="0020580A" w:rsidP="00C75B43" w:rsidRDefault="0020580A" w14:paraId="42C071BA" w14:textId="77777777">
            <w:r>
              <w:t xml:space="preserve">Example </w:t>
            </w:r>
            <w:r>
              <w:rPr>
                <w:cs/>
              </w:rPr>
              <w:t xml:space="preserve">: </w:t>
            </w:r>
            <w:r>
              <w:t>Zodiac SIM, Entertainment SIM</w:t>
            </w:r>
          </w:p>
          <w:p w:rsidR="0020580A" w:rsidP="00C75B43" w:rsidRDefault="0020580A" w14:paraId="06BF46D4" w14:textId="6BD7D099">
            <w:pPr>
              <w:rPr>
                <w:cs/>
              </w:rPr>
            </w:pPr>
            <w:r>
              <w:t xml:space="preserve">Max Length </w:t>
            </w:r>
            <w:r>
              <w:rPr>
                <w:rFonts w:cs="Angsana New"/>
                <w:cs/>
              </w:rPr>
              <w:t xml:space="preserve">: </w:t>
            </w:r>
            <w:r>
              <w:t xml:space="preserve">255 </w:t>
            </w:r>
            <w:r>
              <w:rPr>
                <w:rFonts w:hint="cs"/>
                <w:cs/>
              </w:rPr>
              <w:t>ตัวอักษร</w:t>
            </w:r>
          </w:p>
        </w:tc>
      </w:tr>
      <w:tr w:rsidRPr="008979A8" w:rsidR="0020580A" w:rsidTr="000F5DFD" w14:paraId="1DC12B5A" w14:textId="77777777">
        <w:trPr>
          <w:trHeight w:val="111"/>
        </w:trPr>
        <w:tc>
          <w:tcPr>
            <w:tcW w:w="923" w:type="pct"/>
          </w:tcPr>
          <w:p w:rsidR="0020580A" w:rsidP="00C75B43" w:rsidRDefault="0020580A" w14:paraId="7A5967CA" w14:textId="108A950D">
            <w:r>
              <w:t>packageDescription</w:t>
            </w:r>
          </w:p>
        </w:tc>
        <w:tc>
          <w:tcPr>
            <w:tcW w:w="1004" w:type="pct"/>
          </w:tcPr>
          <w:p w:rsidR="0020580A" w:rsidP="00C75B43" w:rsidRDefault="0020580A" w14:paraId="52EF9B74" w14:textId="766D6802">
            <w:r>
              <w:t>Text Box</w:t>
            </w:r>
          </w:p>
        </w:tc>
        <w:tc>
          <w:tcPr>
            <w:tcW w:w="3073" w:type="pct"/>
          </w:tcPr>
          <w:p w:rsidR="0020580A" w:rsidP="00C75B43" w:rsidRDefault="0020580A" w14:paraId="5E3C0E42" w14:textId="77777777">
            <w:r>
              <w:t xml:space="preserve">Label </w:t>
            </w:r>
            <w:r>
              <w:rPr>
                <w:cs/>
              </w:rPr>
              <w:t xml:space="preserve">: </w:t>
            </w:r>
            <w:r>
              <w:t xml:space="preserve">Package Description </w:t>
            </w:r>
          </w:p>
          <w:p w:rsidR="0020580A" w:rsidP="00C75B43" w:rsidRDefault="0020580A" w14:paraId="4D2BA0B5" w14:textId="40FBEBCB">
            <w:pPr>
              <w:rPr>
                <w:cs/>
              </w:rPr>
            </w:pPr>
            <w:r>
              <w:t xml:space="preserve">Max Length </w:t>
            </w:r>
            <w:r>
              <w:rPr>
                <w:rFonts w:cs="Angsana New"/>
                <w:cs/>
              </w:rPr>
              <w:t xml:space="preserve">: </w:t>
            </w:r>
            <w:r>
              <w:t xml:space="preserve">120 </w:t>
            </w:r>
            <w:r>
              <w:rPr>
                <w:rFonts w:hint="cs"/>
                <w:cs/>
              </w:rPr>
              <w:t>ตัวอักษร</w:t>
            </w:r>
          </w:p>
        </w:tc>
      </w:tr>
      <w:tr w:rsidRPr="008979A8" w:rsidR="0020580A" w:rsidTr="000F5DFD" w14:paraId="3629013C" w14:textId="77777777">
        <w:trPr>
          <w:trHeight w:val="111"/>
        </w:trPr>
        <w:tc>
          <w:tcPr>
            <w:tcW w:w="923" w:type="pct"/>
          </w:tcPr>
          <w:p w:rsidR="0020580A" w:rsidP="00C75B43" w:rsidRDefault="0020580A" w14:paraId="52F8932C" w14:textId="640FBFA4">
            <w:r w:rsidRPr="008979A8">
              <w:rPr>
                <w:rFonts w:cs="Angsana New"/>
                <w:cs/>
              </w:rPr>
              <w:t xml:space="preserve">ปุ่ม </w:t>
            </w:r>
            <w:r w:rsidRPr="008979A8">
              <w:rPr>
                <w:rFonts w:cs="CordiaUPC"/>
              </w:rPr>
              <w:t>Add</w:t>
            </w:r>
          </w:p>
        </w:tc>
        <w:tc>
          <w:tcPr>
            <w:tcW w:w="1004" w:type="pct"/>
          </w:tcPr>
          <w:p w:rsidR="0020580A" w:rsidP="00C75B43" w:rsidRDefault="0020580A" w14:paraId="2532DE85" w14:textId="4B37E5D9">
            <w:r w:rsidRPr="008979A8">
              <w:rPr>
                <w:rFonts w:cs="CordiaUPC"/>
              </w:rPr>
              <w:t>Button</w:t>
            </w:r>
          </w:p>
        </w:tc>
        <w:tc>
          <w:tcPr>
            <w:tcW w:w="3073" w:type="pct"/>
          </w:tcPr>
          <w:p w:rsidR="0020580A" w:rsidP="00C75B43" w:rsidRDefault="0020580A" w14:paraId="3A79858E" w14:textId="77777777">
            <w:pPr>
              <w:pStyle w:val="HeaderTable"/>
              <w:rPr>
                <w:b w:val="0"/>
                <w:bCs/>
                <w:lang w:bidi="th-TH"/>
              </w:rPr>
            </w:pPr>
            <w:r w:rsidRPr="008979A8">
              <w:rPr>
                <w:b w:val="0"/>
                <w:bCs/>
                <w:lang w:bidi="th-TH"/>
              </w:rPr>
              <w:t xml:space="preserve">Visible </w:t>
            </w:r>
            <w:r w:rsidRPr="008979A8">
              <w:rPr>
                <w:rFonts w:cs="Angsana New"/>
                <w:cs/>
                <w:lang w:bidi="th-TH"/>
              </w:rPr>
              <w:t>เมื่อมี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b w:val="0"/>
                <w:bCs/>
                <w:lang w:bidi="th-TH"/>
              </w:rPr>
              <w:t xml:space="preserve">Event </w:t>
            </w:r>
            <w:r w:rsidRPr="008979A8">
              <w:rPr>
                <w:rFonts w:cs="Angsana New"/>
                <w:cs/>
                <w:lang w:bidi="th-TH"/>
              </w:rPr>
              <w:t>มาจาก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b w:val="0"/>
                <w:bCs/>
                <w:lang w:bidi="th-TH"/>
              </w:rPr>
              <w:t xml:space="preserve">Table </w:t>
            </w:r>
            <w:r>
              <w:rPr>
                <w:b w:val="0"/>
                <w:bCs/>
                <w:lang w:bidi="th-TH"/>
              </w:rPr>
              <w:t>Section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rFonts w:cs="Angsana New"/>
                <w:cs/>
                <w:lang w:bidi="th-TH"/>
              </w:rPr>
              <w:t>เป็น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“</w:t>
            </w:r>
            <w:r w:rsidRPr="008979A8">
              <w:rPr>
                <w:b w:val="0"/>
                <w:bCs/>
                <w:lang w:bidi="th-TH"/>
              </w:rPr>
              <w:t>Add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>”</w:t>
            </w:r>
          </w:p>
          <w:p w:rsidR="0020580A" w:rsidP="00C75B43" w:rsidRDefault="0020580A" w14:paraId="63057C9D" w14:textId="77777777">
            <w:pPr>
              <w:spacing w:before="240" w:after="0"/>
            </w:pPr>
            <w:r>
              <w:rPr>
                <w:rFonts w:hint="cs"/>
                <w:cs/>
              </w:rPr>
              <w:t>เมื่อกดปุ่ม</w:t>
            </w:r>
          </w:p>
          <w:p w:rsidR="0020580A" w:rsidP="00C75B43" w:rsidRDefault="0020580A" w14:paraId="648A7FAE" w14:textId="77777777">
            <w:pPr>
              <w:pStyle w:val="ListParagraph"/>
              <w:numPr>
                <w:ilvl w:val="0"/>
                <w:numId w:val="4"/>
              </w:numPr>
              <w:spacing w:after="0" w:line="259" w:lineRule="auto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Validate </w:t>
            </w:r>
            <w:r>
              <w:rPr>
                <w:rFonts w:hint="cs" w:cs="Angsana New"/>
                <w:cs/>
              </w:rPr>
              <w:t>ข้อมูลในหน้าจอ</w:t>
            </w:r>
          </w:p>
          <w:p w:rsidRPr="00622722" w:rsidR="0020580A" w:rsidP="00C75B43" w:rsidRDefault="0020580A" w14:paraId="30511E96" w14:textId="77777777">
            <w:pPr>
              <w:pStyle w:val="ListParagraph"/>
              <w:numPr>
                <w:ilvl w:val="0"/>
                <w:numId w:val="4"/>
              </w:numPr>
              <w:spacing w:after="0" w:line="259" w:lineRule="auto"/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Add </w:t>
            </w:r>
            <w:r>
              <w:rPr>
                <w:rFonts w:hint="cs" w:cs="Angsana New"/>
                <w:cs/>
              </w:rPr>
              <w:t xml:space="preserve">ข้อมูลลงในส่วนของ </w:t>
            </w:r>
            <w:r>
              <w:rPr>
                <w:rFonts w:cs="CordiaUPC"/>
              </w:rPr>
              <w:t>Table Section</w:t>
            </w:r>
          </w:p>
          <w:p w:rsidR="0020580A" w:rsidP="00CB4B9C" w:rsidRDefault="0020580A" w14:paraId="2B8F5E7F" w14:textId="75FAD9E5">
            <w:pPr>
              <w:pStyle w:val="ListParagraph"/>
              <w:numPr>
                <w:ilvl w:val="0"/>
                <w:numId w:val="4"/>
              </w:numPr>
              <w:spacing w:after="0" w:line="259" w:lineRule="auto"/>
              <w:rPr>
                <w:cs/>
              </w:rPr>
            </w:pPr>
            <w:r w:rsidRPr="00667C8E">
              <w:rPr>
                <w:rFonts w:cs="Angsana New"/>
                <w:cs/>
              </w:rPr>
              <w:t>ให้ทำการเคลียร์ค่า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และ </w:t>
            </w:r>
            <w:r w:rsidRPr="00667C8E">
              <w:rPr>
                <w:rFonts w:cs="CordiaUPC"/>
              </w:rPr>
              <w:t>Invisible</w:t>
            </w:r>
            <w:r>
              <w:rPr>
                <w:rFonts w:cs="CordiaUPC"/>
                <w:szCs w:val="36"/>
              </w:rPr>
              <w:t xml:space="preserve"> Detail Section</w:t>
            </w:r>
          </w:p>
        </w:tc>
      </w:tr>
      <w:tr w:rsidRPr="008979A8" w:rsidR="0020580A" w:rsidTr="000F5DFD" w14:paraId="71BDB096" w14:textId="77777777">
        <w:trPr>
          <w:trHeight w:val="111"/>
        </w:trPr>
        <w:tc>
          <w:tcPr>
            <w:tcW w:w="923" w:type="pct"/>
          </w:tcPr>
          <w:p w:rsidR="0020580A" w:rsidP="00C75B43" w:rsidRDefault="0020580A" w14:paraId="5E211F21" w14:textId="338610F7">
            <w:r w:rsidRPr="008979A8">
              <w:rPr>
                <w:rFonts w:cs="Angsana New"/>
                <w:cs/>
              </w:rPr>
              <w:t xml:space="preserve">ปุ่ม </w:t>
            </w:r>
            <w:r w:rsidRPr="008979A8">
              <w:rPr>
                <w:rFonts w:cs="CordiaUPC"/>
              </w:rPr>
              <w:t>Update</w:t>
            </w:r>
          </w:p>
        </w:tc>
        <w:tc>
          <w:tcPr>
            <w:tcW w:w="1004" w:type="pct"/>
          </w:tcPr>
          <w:p w:rsidR="0020580A" w:rsidP="00C75B43" w:rsidRDefault="0020580A" w14:paraId="37B42801" w14:textId="3945A76D">
            <w:r w:rsidRPr="008979A8">
              <w:rPr>
                <w:rFonts w:cs="CordiaUPC"/>
              </w:rPr>
              <w:t>Button</w:t>
            </w:r>
          </w:p>
        </w:tc>
        <w:tc>
          <w:tcPr>
            <w:tcW w:w="3073" w:type="pct"/>
          </w:tcPr>
          <w:p w:rsidR="0020580A" w:rsidP="00C75B43" w:rsidRDefault="0020580A" w14:paraId="4034D651" w14:textId="77777777">
            <w:pPr>
              <w:pStyle w:val="HeaderTable"/>
              <w:spacing w:line="360" w:lineRule="auto"/>
              <w:rPr>
                <w:b w:val="0"/>
                <w:bCs/>
                <w:lang w:bidi="th-TH"/>
              </w:rPr>
            </w:pPr>
            <w:r w:rsidRPr="008979A8">
              <w:rPr>
                <w:b w:val="0"/>
                <w:bCs/>
                <w:lang w:bidi="th-TH"/>
              </w:rPr>
              <w:t xml:space="preserve">Visible </w:t>
            </w:r>
            <w:r w:rsidRPr="008979A8">
              <w:rPr>
                <w:rFonts w:cs="Angsana New"/>
                <w:cs/>
                <w:lang w:bidi="th-TH"/>
              </w:rPr>
              <w:t>เมื่อมี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b w:val="0"/>
                <w:bCs/>
                <w:lang w:bidi="th-TH"/>
              </w:rPr>
              <w:t xml:space="preserve">Event </w:t>
            </w:r>
            <w:r w:rsidRPr="008979A8">
              <w:rPr>
                <w:rFonts w:cs="Angsana New"/>
                <w:cs/>
                <w:lang w:bidi="th-TH"/>
              </w:rPr>
              <w:t>มาจาก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>
              <w:rPr>
                <w:b w:val="0"/>
                <w:bCs/>
                <w:lang w:bidi="th-TH"/>
              </w:rPr>
              <w:t>Table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>
              <w:rPr>
                <w:b w:val="0"/>
                <w:bCs/>
                <w:lang w:bidi="th-TH"/>
              </w:rPr>
              <w:t>Section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rFonts w:cs="Angsana New"/>
                <w:cs/>
                <w:lang w:bidi="th-TH"/>
              </w:rPr>
              <w:t>เป็น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“</w:t>
            </w:r>
            <w:r w:rsidRPr="008979A8">
              <w:rPr>
                <w:b w:val="0"/>
                <w:bCs/>
                <w:lang w:bidi="th-TH"/>
              </w:rPr>
              <w:t>Edit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>”</w:t>
            </w:r>
          </w:p>
          <w:p w:rsidR="0020580A" w:rsidP="00C75B43" w:rsidRDefault="0020580A" w14:paraId="460EB379" w14:textId="77777777">
            <w:pPr>
              <w:pStyle w:val="HeaderTable"/>
              <w:rPr>
                <w:lang w:bidi="th-TH"/>
              </w:rPr>
            </w:pPr>
            <w:r>
              <w:rPr>
                <w:rFonts w:hint="cs" w:cs="Angsana New"/>
                <w:cs/>
                <w:lang w:bidi="th-TH"/>
              </w:rPr>
              <w:t>เมื่อกดปุ่ม</w:t>
            </w:r>
          </w:p>
          <w:p w:rsidR="0020580A" w:rsidP="00C75B43" w:rsidRDefault="0020580A" w14:paraId="3D07FED3" w14:textId="77777777">
            <w:pPr>
              <w:pStyle w:val="ListParagraph"/>
              <w:numPr>
                <w:ilvl w:val="0"/>
                <w:numId w:val="6"/>
              </w:numPr>
              <w:spacing w:after="160" w:line="259" w:lineRule="auto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Validate </w:t>
            </w:r>
            <w:r>
              <w:rPr>
                <w:rFonts w:hint="cs" w:cs="Angsana New"/>
                <w:cs/>
              </w:rPr>
              <w:t>ข้อมูลในหน้าจอ</w:t>
            </w:r>
          </w:p>
          <w:p w:rsidR="0020580A" w:rsidP="00C75B43" w:rsidRDefault="0020580A" w14:paraId="76C7C4A2" w14:textId="77777777">
            <w:pPr>
              <w:pStyle w:val="ListParagraph"/>
              <w:numPr>
                <w:ilvl w:val="0"/>
                <w:numId w:val="6"/>
              </w:numPr>
              <w:spacing w:after="160" w:line="259" w:lineRule="auto"/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Update </w:t>
            </w:r>
            <w:r>
              <w:rPr>
                <w:rFonts w:hint="cs" w:cs="Angsana New"/>
                <w:cs/>
              </w:rPr>
              <w:t xml:space="preserve">ข้อมูลลงในส่วนของ </w:t>
            </w:r>
            <w:r>
              <w:rPr>
                <w:rFonts w:cs="CordiaUPC"/>
              </w:rPr>
              <w:t xml:space="preserve">Table Section </w:t>
            </w:r>
          </w:p>
          <w:p w:rsidR="0020580A" w:rsidP="00CB4B9C" w:rsidRDefault="0020580A" w14:paraId="156F813D" w14:textId="2472D2B5">
            <w:pPr>
              <w:pStyle w:val="ListParagraph"/>
              <w:numPr>
                <w:ilvl w:val="0"/>
                <w:numId w:val="6"/>
              </w:numPr>
              <w:spacing w:after="160" w:line="259" w:lineRule="auto"/>
              <w:rPr>
                <w:cs/>
              </w:rPr>
            </w:pPr>
            <w:r w:rsidRPr="00CB4B9C">
              <w:rPr>
                <w:rFonts w:cs="Angsana New"/>
                <w:cs/>
              </w:rPr>
              <w:t xml:space="preserve">ให้ทำการเคลียร์ค่า </w:t>
            </w:r>
            <w:r w:rsidRPr="00CB4B9C">
              <w:rPr>
                <w:rFonts w:hint="cs" w:cs="Angsana New"/>
                <w:cs/>
              </w:rPr>
              <w:t xml:space="preserve">และ </w:t>
            </w:r>
            <w:r w:rsidRPr="00CB4B9C">
              <w:rPr>
                <w:rFonts w:cs="CordiaUPC"/>
              </w:rPr>
              <w:t>Invisible</w:t>
            </w:r>
            <w:r w:rsidRPr="00CB4B9C">
              <w:rPr>
                <w:rFonts w:cs="CordiaUPC"/>
                <w:szCs w:val="36"/>
              </w:rPr>
              <w:t xml:space="preserve"> Detail Section</w:t>
            </w:r>
          </w:p>
        </w:tc>
      </w:tr>
      <w:tr w:rsidRPr="008979A8" w:rsidR="0020580A" w:rsidTr="000F5DFD" w14:paraId="7E2DBE3D" w14:textId="77777777">
        <w:trPr>
          <w:trHeight w:val="111"/>
        </w:trPr>
        <w:tc>
          <w:tcPr>
            <w:tcW w:w="923" w:type="pct"/>
          </w:tcPr>
          <w:p w:rsidR="0020580A" w:rsidP="00C75B43" w:rsidRDefault="0020580A" w14:paraId="16A8EF3E" w14:textId="2C9705B9">
            <w:r>
              <w:rPr>
                <w:rFonts w:hint="cs" w:cs="Angsana New"/>
                <w:cs/>
              </w:rPr>
              <w:t xml:space="preserve">ปุ่ม </w:t>
            </w:r>
            <w:r>
              <w:rPr>
                <w:rFonts w:cs="CordiaUPC"/>
              </w:rPr>
              <w:t>Cancel</w:t>
            </w:r>
          </w:p>
        </w:tc>
        <w:tc>
          <w:tcPr>
            <w:tcW w:w="1004" w:type="pct"/>
          </w:tcPr>
          <w:p w:rsidR="0020580A" w:rsidP="00C75B43" w:rsidRDefault="0020580A" w14:paraId="69EEE54D" w14:textId="38C36326">
            <w:r>
              <w:rPr>
                <w:rFonts w:cs="CordiaUPC"/>
              </w:rPr>
              <w:t>Button</w:t>
            </w:r>
          </w:p>
        </w:tc>
        <w:tc>
          <w:tcPr>
            <w:tcW w:w="3073" w:type="pct"/>
          </w:tcPr>
          <w:p w:rsidR="0020580A" w:rsidP="00C75B43" w:rsidRDefault="0020580A" w14:paraId="0CDFBBA1" w14:textId="3ABF7395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ให้ทำการเคลียร์ค่าใน </w:t>
            </w:r>
            <w:r>
              <w:t>Detail Section</w:t>
            </w:r>
            <w:r>
              <w:rPr>
                <w:rFonts w:hint="cs"/>
                <w:cs/>
              </w:rPr>
              <w:t xml:space="preserve"> และทำการ </w:t>
            </w:r>
            <w:r>
              <w:t>Invisible Detail Section</w:t>
            </w:r>
          </w:p>
        </w:tc>
      </w:tr>
      <w:tr w:rsidRPr="008979A8" w:rsidR="0020580A" w:rsidTr="006B7E52" w14:paraId="3564D1D5" w14:textId="77777777">
        <w:trPr>
          <w:trHeight w:val="111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20580A" w:rsidP="00C75B43" w:rsidRDefault="0020580A" w14:paraId="6F05323A" w14:textId="5D910921">
            <w:pPr>
              <w:pStyle w:val="HeaderTable"/>
              <w:rPr>
                <w:rtl/>
                <w:cs/>
              </w:rPr>
            </w:pPr>
            <w:r>
              <w:t xml:space="preserve">End Package Type </w:t>
            </w:r>
            <w:r>
              <w:rPr>
                <w:rFonts w:cs="Angsana New"/>
                <w:bCs/>
                <w:cs/>
                <w:lang w:bidi="th-TH"/>
              </w:rPr>
              <w:t xml:space="preserve">/ </w:t>
            </w:r>
            <w:r>
              <w:t>Package Sub Type Detail Section</w:t>
            </w:r>
          </w:p>
        </w:tc>
      </w:tr>
      <w:tr w:rsidRPr="008979A8" w:rsidR="0020580A" w:rsidTr="000F5DFD" w14:paraId="16DD2892" w14:textId="77777777">
        <w:trPr>
          <w:trHeight w:val="111"/>
        </w:trPr>
        <w:tc>
          <w:tcPr>
            <w:tcW w:w="923" w:type="pct"/>
          </w:tcPr>
          <w:p w:rsidR="0020580A" w:rsidP="00C75B43" w:rsidRDefault="0020580A" w14:paraId="3615091A" w14:textId="75AF0CFD">
            <w:r>
              <w:t>forecast</w:t>
            </w:r>
          </w:p>
        </w:tc>
        <w:tc>
          <w:tcPr>
            <w:tcW w:w="1004" w:type="pct"/>
          </w:tcPr>
          <w:p w:rsidR="0020580A" w:rsidP="00C75B43" w:rsidRDefault="0020580A" w14:paraId="600AF78B" w14:textId="583DDE54">
            <w:r>
              <w:t>Text Box</w:t>
            </w:r>
          </w:p>
        </w:tc>
        <w:tc>
          <w:tcPr>
            <w:tcW w:w="3073" w:type="pct"/>
          </w:tcPr>
          <w:p w:rsidR="0020580A" w:rsidP="00C75B43" w:rsidRDefault="0020580A" w14:paraId="534E33BC" w14:textId="77777777">
            <w:r>
              <w:t xml:space="preserve">Label </w:t>
            </w:r>
            <w:r>
              <w:rPr>
                <w:cs/>
              </w:rPr>
              <w:t xml:space="preserve">: </w:t>
            </w:r>
            <w:r>
              <w:t>Forecast</w:t>
            </w:r>
            <w:r w:rsidR="00611F05">
              <w:rPr>
                <w:rFonts w:cs="Angsana New"/>
                <w:cs/>
              </w:rPr>
              <w:t xml:space="preserve"> : …… </w:t>
            </w:r>
            <w:r w:rsidR="00611F05">
              <w:t xml:space="preserve">per project </w:t>
            </w:r>
            <w:r w:rsidR="00611F05">
              <w:rPr>
                <w:rFonts w:cs="Angsana New"/>
                <w:cs/>
              </w:rPr>
              <w:t xml:space="preserve">/ </w:t>
            </w:r>
            <w:r w:rsidR="00611F05">
              <w:t>month</w:t>
            </w:r>
          </w:p>
          <w:p w:rsidR="00610BE7" w:rsidP="00C75B43" w:rsidRDefault="00610BE7" w14:paraId="08FCD33D" w14:textId="77777777">
            <w:r>
              <w:rPr>
                <w:rFonts w:hint="cs"/>
                <w:cs/>
              </w:rPr>
              <w:t>หมายเหตุ</w:t>
            </w:r>
            <w:r>
              <w:rPr>
                <w:rFonts w:cs="Angsana New"/>
                <w:cs/>
              </w:rPr>
              <w:t xml:space="preserve"> : </w:t>
            </w:r>
            <w:r>
              <w:rPr>
                <w:rFonts w:hint="cs"/>
                <w:cs/>
              </w:rPr>
              <w:t>ใส่ได้เฉพาะตัวเลขเท่านั้น</w:t>
            </w:r>
          </w:p>
          <w:p w:rsidR="00031A88" w:rsidP="00C75B43" w:rsidRDefault="00031A88" w14:paraId="153B168F" w14:textId="66409317">
            <w:pPr>
              <w:rPr>
                <w:cs/>
              </w:rPr>
            </w:pPr>
            <w:r>
              <w:t xml:space="preserve">Max Length </w:t>
            </w:r>
            <w:r>
              <w:rPr>
                <w:rFonts w:cs="Angsana New"/>
                <w:cs/>
              </w:rPr>
              <w:t xml:space="preserve">: </w:t>
            </w:r>
            <w:r>
              <w:t xml:space="preserve">10 </w:t>
            </w:r>
            <w:r>
              <w:rPr>
                <w:rFonts w:hint="cs"/>
                <w:cs/>
              </w:rPr>
              <w:t>ตัวอักษร</w:t>
            </w:r>
          </w:p>
        </w:tc>
      </w:tr>
      <w:tr w:rsidRPr="008979A8" w:rsidR="0020580A" w:rsidTr="000F5DFD" w14:paraId="7024C671" w14:textId="77777777">
        <w:trPr>
          <w:trHeight w:val="111"/>
        </w:trPr>
        <w:tc>
          <w:tcPr>
            <w:tcW w:w="923" w:type="pct"/>
          </w:tcPr>
          <w:p w:rsidR="0020580A" w:rsidP="00C75B43" w:rsidRDefault="0020580A" w14:paraId="40349671" w14:textId="64F6DE1C">
            <w:r>
              <w:t>simPriceIncludingVAT</w:t>
            </w:r>
          </w:p>
        </w:tc>
        <w:tc>
          <w:tcPr>
            <w:tcW w:w="1004" w:type="pct"/>
          </w:tcPr>
          <w:p w:rsidR="0020580A" w:rsidP="00C75B43" w:rsidRDefault="0020580A" w14:paraId="3C7C38CE" w14:textId="21B9EBCB">
            <w:r>
              <w:t>Text Box</w:t>
            </w:r>
          </w:p>
        </w:tc>
        <w:tc>
          <w:tcPr>
            <w:tcW w:w="3073" w:type="pct"/>
          </w:tcPr>
          <w:p w:rsidR="0020580A" w:rsidP="00C75B43" w:rsidRDefault="0020580A" w14:paraId="0D54F296" w14:textId="77777777">
            <w:r>
              <w:t xml:space="preserve">Label </w:t>
            </w:r>
            <w:r>
              <w:rPr>
                <w:cs/>
              </w:rPr>
              <w:t xml:space="preserve">: </w:t>
            </w:r>
            <w:r w:rsidRPr="00ED2266">
              <w:rPr>
                <w:color w:val="FF0000"/>
                <w:cs/>
              </w:rPr>
              <w:t>*</w:t>
            </w:r>
            <w:r w:rsidRPr="00ED2266">
              <w:rPr>
                <w:color w:val="FF0000"/>
              </w:rPr>
              <w:t xml:space="preserve">SIM Price </w:t>
            </w:r>
            <w:r>
              <w:rPr>
                <w:color w:val="FF0000"/>
              </w:rPr>
              <w:t>I</w:t>
            </w:r>
            <w:r w:rsidRPr="00ED2266">
              <w:rPr>
                <w:color w:val="FF0000"/>
              </w:rPr>
              <w:t xml:space="preserve">ncluding VAT </w:t>
            </w:r>
            <w:r>
              <w:rPr>
                <w:cs/>
              </w:rPr>
              <w:t xml:space="preserve">: …… </w:t>
            </w:r>
            <w:r>
              <w:t>Baht</w:t>
            </w:r>
          </w:p>
          <w:p w:rsidR="00031A88" w:rsidP="00031A88" w:rsidRDefault="00031A88" w14:paraId="0EEB1F3D" w14:textId="61950E98">
            <w:r>
              <w:rPr>
                <w:rFonts w:hint="cs"/>
                <w:cs/>
              </w:rPr>
              <w:t>หมายเหตุ</w:t>
            </w:r>
            <w:r>
              <w:rPr>
                <w:rFonts w:cs="Angsana New"/>
                <w:cs/>
              </w:rPr>
              <w:t xml:space="preserve"> : </w:t>
            </w:r>
            <w:r>
              <w:rPr>
                <w:rFonts w:hint="cs"/>
                <w:cs/>
              </w:rPr>
              <w:t>ใส่ได้เฉพาะตัวเลขและจุดทศนิยมเท่านั้น</w:t>
            </w:r>
          </w:p>
          <w:p w:rsidR="00031A88" w:rsidP="00031A88" w:rsidRDefault="00031A88" w14:paraId="049C02D1" w14:textId="277120D0">
            <w:r>
              <w:t xml:space="preserve">Max Length </w:t>
            </w:r>
            <w:r>
              <w:rPr>
                <w:rFonts w:cs="Angsana New"/>
                <w:cs/>
              </w:rPr>
              <w:t xml:space="preserve">: </w:t>
            </w:r>
            <w:r>
              <w:t xml:space="preserve">8 </w:t>
            </w:r>
            <w:r>
              <w:rPr>
                <w:rFonts w:hint="cs"/>
                <w:cs/>
              </w:rPr>
              <w:t>ตัวอักษร</w:t>
            </w:r>
          </w:p>
        </w:tc>
      </w:tr>
      <w:tr w:rsidRPr="008979A8" w:rsidR="0020580A" w:rsidTr="000F5DFD" w14:paraId="2EC6177A" w14:textId="77777777">
        <w:trPr>
          <w:trHeight w:val="111"/>
        </w:trPr>
        <w:tc>
          <w:tcPr>
            <w:tcW w:w="923" w:type="pct"/>
          </w:tcPr>
          <w:p w:rsidR="0020580A" w:rsidP="00C75B43" w:rsidRDefault="0020580A" w14:paraId="4DDDD7EF" w14:textId="3494ACF9">
            <w:r>
              <w:t xml:space="preserve">simType </w:t>
            </w:r>
          </w:p>
        </w:tc>
        <w:tc>
          <w:tcPr>
            <w:tcW w:w="1004" w:type="pct"/>
          </w:tcPr>
          <w:p w:rsidR="0020580A" w:rsidP="00C75B43" w:rsidRDefault="00181576" w14:paraId="52B1C177" w14:textId="3627530F">
            <w:r w:rsidRPr="00223A01">
              <w:t xml:space="preserve"> Drop down list</w:t>
            </w:r>
          </w:p>
        </w:tc>
        <w:tc>
          <w:tcPr>
            <w:tcW w:w="3073" w:type="pct"/>
          </w:tcPr>
          <w:p w:rsidR="0020580A" w:rsidP="00C75B43" w:rsidRDefault="0020580A" w14:paraId="55B97215" w14:textId="77777777">
            <w:pPr>
              <w:rPr>
                <w:color w:val="FF0000"/>
              </w:rPr>
            </w:pPr>
            <w:r>
              <w:t xml:space="preserve">Label </w:t>
            </w:r>
            <w:r>
              <w:rPr>
                <w:cs/>
              </w:rPr>
              <w:t xml:space="preserve">: </w:t>
            </w:r>
            <w:r w:rsidRPr="00ED2266">
              <w:rPr>
                <w:color w:val="FF0000"/>
                <w:cs/>
              </w:rPr>
              <w:t>*</w:t>
            </w:r>
            <w:r w:rsidRPr="00ED2266">
              <w:rPr>
                <w:color w:val="FF0000"/>
              </w:rPr>
              <w:t>SIM Type</w:t>
            </w:r>
          </w:p>
          <w:p w:rsidR="0020580A" w:rsidP="00C75B43" w:rsidRDefault="0020580A" w14:paraId="614BEDEE" w14:textId="77777777">
            <w:pPr>
              <w:rPr>
                <w:rFonts w:cs="CordiaUPC"/>
              </w:rPr>
            </w:pPr>
            <w:r>
              <w:t xml:space="preserve">List of Value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 xml:space="preserve">ดึงข้อมูลจาก </w:t>
            </w:r>
            <w:r>
              <w:t xml:space="preserve">DB </w:t>
            </w:r>
            <w:r>
              <w:rPr>
                <w:rFonts w:hint="cs"/>
                <w:cs/>
              </w:rPr>
              <w:t xml:space="preserve">ที่ </w:t>
            </w:r>
            <w:r>
              <w:t xml:space="preserve">FLW_CFG_LOV </w:t>
            </w:r>
            <w:r>
              <w:rPr>
                <w:rFonts w:hint="cs"/>
                <w:cs/>
              </w:rPr>
              <w:t xml:space="preserve">ที่ </w:t>
            </w:r>
            <w:r>
              <w:t xml:space="preserve">group_type </w:t>
            </w:r>
            <w:r>
              <w:rPr>
                <w:rFonts w:cs="Angsana New"/>
                <w:cs/>
              </w:rPr>
              <w:t>= ‘</w:t>
            </w:r>
            <w:r>
              <w:t>Mass SIM Type</w:t>
            </w:r>
            <w:r>
              <w:rPr>
                <w:rFonts w:cs="Angsana New"/>
                <w:cs/>
              </w:rPr>
              <w:t>’</w:t>
            </w:r>
          </w:p>
          <w:p w:rsidR="0020580A" w:rsidP="0020580A" w:rsidRDefault="0020580A" w14:paraId="38F3A2EC" w14:textId="245E6C7F">
            <w:r>
              <w:rPr>
                <w:rFonts w:hint="cs"/>
                <w:cs/>
              </w:rPr>
              <w:t xml:space="preserve">เมื่อเลือกค่าเป็น </w:t>
            </w:r>
            <w:r>
              <w:rPr>
                <w:cs/>
              </w:rPr>
              <w:t>“</w:t>
            </w:r>
            <w:r>
              <w:t>Sale</w:t>
            </w:r>
            <w:r>
              <w:rPr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ให้ </w:t>
            </w:r>
            <w:r>
              <w:t xml:space="preserve">Default </w:t>
            </w:r>
            <w:r>
              <w:rPr>
                <w:rFonts w:hint="cs"/>
                <w:cs/>
              </w:rPr>
              <w:t xml:space="preserve">ค่า </w:t>
            </w:r>
          </w:p>
          <w:p w:rsidR="0020580A" w:rsidP="0020580A" w:rsidRDefault="0020580A" w14:paraId="75BDFAF1" w14:textId="7A2A9125">
            <w:pPr>
              <w:pStyle w:val="ListParagraph"/>
              <w:numPr>
                <w:ilvl w:val="0"/>
                <w:numId w:val="150"/>
              </w:numPr>
              <w:spacing w:after="160" w:line="259" w:lineRule="auto"/>
            </w:pPr>
            <w:r>
              <w:t xml:space="preserve">valueFlagNormal </w:t>
            </w:r>
            <w:r>
              <w:rPr>
                <w:rFonts w:hint="cs"/>
                <w:cs/>
              </w:rPr>
              <w:t xml:space="preserve">เป็น </w:t>
            </w:r>
            <w:r w:rsidR="00DE6511">
              <w:rPr>
                <w:rFonts w:cs="Angsana New"/>
                <w:cs/>
              </w:rPr>
              <w:t>“</w:t>
            </w:r>
            <w:r w:rsidRPr="00A77652">
              <w:rPr>
                <w:szCs w:val="36"/>
              </w:rPr>
              <w:t>1</w:t>
            </w:r>
            <w:r>
              <w:rPr>
                <w:szCs w:val="36"/>
              </w:rPr>
              <w:t>3</w:t>
            </w:r>
            <w:r w:rsidR="00DE6511">
              <w:rPr>
                <w:rFonts w:cs="Angsana New"/>
                <w:cs/>
              </w:rPr>
              <w:t>”</w:t>
            </w:r>
          </w:p>
          <w:p w:rsidR="0020580A" w:rsidP="0020580A" w:rsidRDefault="0020580A" w14:paraId="1450ED22" w14:textId="35E6672E">
            <w:pPr>
              <w:pStyle w:val="ListParagraph"/>
              <w:numPr>
                <w:ilvl w:val="0"/>
                <w:numId w:val="150"/>
              </w:numPr>
              <w:spacing w:after="160" w:line="259" w:lineRule="auto"/>
            </w:pPr>
            <w:r>
              <w:t xml:space="preserve">valueFlagVIP </w:t>
            </w:r>
            <w:r>
              <w:rPr>
                <w:rFonts w:hint="cs"/>
                <w:cs/>
              </w:rPr>
              <w:t xml:space="preserve">เป็น </w:t>
            </w:r>
            <w:r>
              <w:rPr>
                <w:cs/>
              </w:rPr>
              <w:t>“</w:t>
            </w:r>
            <w:r>
              <w:rPr>
                <w:szCs w:val="36"/>
              </w:rPr>
              <w:t>6</w:t>
            </w:r>
            <w:r>
              <w:rPr>
                <w:cs/>
              </w:rPr>
              <w:t>”</w:t>
            </w:r>
          </w:p>
          <w:p w:rsidR="0020580A" w:rsidP="0020580A" w:rsidRDefault="0020580A" w14:paraId="7FA5F54F" w14:textId="21BF1710">
            <w:pPr>
              <w:pStyle w:val="ListParagraph"/>
              <w:numPr>
                <w:ilvl w:val="0"/>
                <w:numId w:val="150"/>
              </w:numPr>
              <w:spacing w:after="160" w:line="259" w:lineRule="auto"/>
            </w:pPr>
            <w:r>
              <w:t>valueFlagPretty</w:t>
            </w:r>
            <w:r>
              <w:rPr>
                <w:rFonts w:hint="cs"/>
                <w:cs/>
              </w:rPr>
              <w:t xml:space="preserve">เป็น </w:t>
            </w:r>
            <w:r>
              <w:rPr>
                <w:cs/>
              </w:rPr>
              <w:t>“</w:t>
            </w:r>
            <w:r>
              <w:rPr>
                <w:szCs w:val="36"/>
              </w:rPr>
              <w:t>6</w:t>
            </w:r>
            <w:r>
              <w:rPr>
                <w:cs/>
              </w:rPr>
              <w:t>”</w:t>
            </w:r>
          </w:p>
          <w:p w:rsidR="0020580A" w:rsidP="0020580A" w:rsidRDefault="0020580A" w14:paraId="1CC0CE3D" w14:textId="5A824E68">
            <w:r>
              <w:rPr>
                <w:rFonts w:hint="cs"/>
                <w:cs/>
              </w:rPr>
              <w:t xml:space="preserve">ถ้าเลือกค่าเป็น </w:t>
            </w:r>
            <w:r>
              <w:rPr>
                <w:cs/>
              </w:rPr>
              <w:t>“</w:t>
            </w:r>
            <w:r>
              <w:t>Free for Activity</w:t>
            </w:r>
            <w:r>
              <w:rPr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ให้ </w:t>
            </w:r>
            <w:r>
              <w:t xml:space="preserve">Default </w:t>
            </w:r>
            <w:r>
              <w:rPr>
                <w:rFonts w:hint="cs"/>
                <w:cs/>
              </w:rPr>
              <w:t xml:space="preserve">ค่า </w:t>
            </w:r>
          </w:p>
          <w:p w:rsidR="0020580A" w:rsidP="0020580A" w:rsidRDefault="0020580A" w14:paraId="2BB4BB6D" w14:textId="6E58B27C">
            <w:pPr>
              <w:pStyle w:val="ListParagraph"/>
              <w:numPr>
                <w:ilvl w:val="0"/>
                <w:numId w:val="150"/>
              </w:numPr>
              <w:spacing w:after="160" w:line="259" w:lineRule="auto"/>
            </w:pPr>
            <w:r>
              <w:t xml:space="preserve">ValueFlagNormal </w:t>
            </w:r>
            <w:r>
              <w:rPr>
                <w:rFonts w:hint="cs"/>
                <w:cs/>
              </w:rPr>
              <w:t xml:space="preserve">เป็น </w:t>
            </w:r>
            <w:r>
              <w:rPr>
                <w:cs/>
              </w:rPr>
              <w:t>“</w:t>
            </w:r>
            <w:r w:rsidRPr="00F169CC">
              <w:rPr>
                <w:szCs w:val="36"/>
              </w:rPr>
              <w:t>6</w:t>
            </w:r>
            <w:r>
              <w:rPr>
                <w:cs/>
              </w:rPr>
              <w:t>”</w:t>
            </w:r>
          </w:p>
          <w:p w:rsidR="00DE6511" w:rsidP="00BE3FFF" w:rsidRDefault="0020580A" w14:paraId="53B8960B" w14:textId="1153FC3E">
            <w:pPr>
              <w:pStyle w:val="ListParagraph"/>
              <w:numPr>
                <w:ilvl w:val="0"/>
                <w:numId w:val="150"/>
              </w:numPr>
              <w:spacing w:after="160" w:line="259" w:lineRule="auto"/>
            </w:pPr>
            <w:r>
              <w:t xml:space="preserve">ValueFlagVIP </w:t>
            </w:r>
            <w:r>
              <w:rPr>
                <w:rFonts w:hint="cs"/>
                <w:cs/>
              </w:rPr>
              <w:t xml:space="preserve">เป็น </w:t>
            </w:r>
            <w:r>
              <w:rPr>
                <w:cs/>
              </w:rPr>
              <w:t>“</w:t>
            </w:r>
            <w:r>
              <w:rPr>
                <w:szCs w:val="36"/>
              </w:rPr>
              <w:t>6</w:t>
            </w:r>
            <w:r>
              <w:rPr>
                <w:cs/>
              </w:rPr>
              <w:t>”</w:t>
            </w:r>
          </w:p>
          <w:p w:rsidR="0020580A" w:rsidP="00BE3FFF" w:rsidRDefault="0020580A" w14:paraId="0857E3AD" w14:textId="54762249">
            <w:pPr>
              <w:pStyle w:val="ListParagraph"/>
              <w:numPr>
                <w:ilvl w:val="0"/>
                <w:numId w:val="150"/>
              </w:numPr>
              <w:spacing w:after="160" w:line="259" w:lineRule="auto"/>
            </w:pPr>
            <w:r>
              <w:t>ValueFlagPretty</w:t>
            </w:r>
            <w:r>
              <w:rPr>
                <w:rFonts w:hint="cs"/>
                <w:cs/>
              </w:rPr>
              <w:t xml:space="preserve">เป็น </w:t>
            </w:r>
            <w:r>
              <w:rPr>
                <w:cs/>
              </w:rPr>
              <w:t>“</w:t>
            </w:r>
            <w:r w:rsidRPr="00DE6511">
              <w:rPr>
                <w:szCs w:val="36"/>
              </w:rPr>
              <w:t>6</w:t>
            </w:r>
            <w:r>
              <w:rPr>
                <w:cs/>
              </w:rPr>
              <w:t>”</w:t>
            </w:r>
          </w:p>
        </w:tc>
      </w:tr>
      <w:tr w:rsidRPr="008979A8" w:rsidR="0020580A" w:rsidTr="00994B90" w14:paraId="13214B8D" w14:textId="77777777">
        <w:trPr>
          <w:trHeight w:val="111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Pr="00997E8C" w:rsidR="0020580A" w:rsidP="00C75B43" w:rsidRDefault="0020580A" w14:paraId="61E46C72" w14:textId="604F545C">
            <w:pPr>
              <w:pStyle w:val="HeaderTable"/>
            </w:pPr>
            <w:r>
              <w:t>Value Flag Section</w:t>
            </w:r>
          </w:p>
        </w:tc>
      </w:tr>
      <w:tr w:rsidRPr="008979A8" w:rsidR="0020580A" w:rsidTr="000F5DFD" w14:paraId="79A1A24E" w14:textId="77777777">
        <w:trPr>
          <w:trHeight w:val="111"/>
        </w:trPr>
        <w:tc>
          <w:tcPr>
            <w:tcW w:w="923" w:type="pct"/>
          </w:tcPr>
          <w:p w:rsidR="0020580A" w:rsidP="00C75B43" w:rsidRDefault="0020580A" w14:paraId="0F30DF66" w14:textId="137A302A">
            <w:r>
              <w:t>valueFlagNormal</w:t>
            </w:r>
          </w:p>
        </w:tc>
        <w:tc>
          <w:tcPr>
            <w:tcW w:w="1004" w:type="pct"/>
          </w:tcPr>
          <w:p w:rsidR="0020580A" w:rsidP="00C75B43" w:rsidRDefault="0020580A" w14:paraId="60F6FA49" w14:textId="0A66F313">
            <w:r w:rsidRPr="00223A01">
              <w:t>Drop down list</w:t>
            </w:r>
          </w:p>
        </w:tc>
        <w:tc>
          <w:tcPr>
            <w:tcW w:w="3073" w:type="pct"/>
          </w:tcPr>
          <w:p w:rsidR="0020580A" w:rsidP="00C75B43" w:rsidRDefault="0020580A" w14:paraId="0E4AEEAF" w14:textId="68C70734">
            <w:r>
              <w:t xml:space="preserve">Label </w:t>
            </w:r>
            <w:r>
              <w:rPr>
                <w:cs/>
              </w:rPr>
              <w:t xml:space="preserve">: </w:t>
            </w:r>
            <w:r w:rsidRPr="00C00F31">
              <w:rPr>
                <w:color w:val="FF0000"/>
                <w:cs/>
              </w:rPr>
              <w:t>*</w:t>
            </w:r>
            <w:r w:rsidRPr="00C00F31">
              <w:rPr>
                <w:color w:val="FF0000"/>
              </w:rPr>
              <w:t>Value Flag Normal</w:t>
            </w:r>
            <w:r>
              <w:rPr>
                <w:color w:val="FF0000"/>
              </w:rPr>
              <w:t xml:space="preserve"> Expired</w:t>
            </w:r>
            <w:r>
              <w:rPr>
                <w:rFonts w:cs="Angsana New"/>
                <w:color w:val="FF0000"/>
                <w:cs/>
              </w:rPr>
              <w:t xml:space="preserve"> </w:t>
            </w:r>
            <w:r w:rsidRPr="00A6197F">
              <w:rPr>
                <w:rFonts w:cs="Angsana New"/>
                <w:cs/>
              </w:rPr>
              <w:t xml:space="preserve">: …… </w:t>
            </w:r>
            <w:r>
              <w:t>Months</w:t>
            </w:r>
          </w:p>
          <w:p w:rsidR="0020580A" w:rsidP="00EC4A3E" w:rsidRDefault="0020580A" w14:paraId="7DEC9F21" w14:textId="73B15997">
            <w:r>
              <w:t xml:space="preserve">List of Value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 xml:space="preserve">ดึงข้อมูลจาก </w:t>
            </w:r>
            <w:r>
              <w:t xml:space="preserve">DB </w:t>
            </w:r>
            <w:r>
              <w:rPr>
                <w:rFonts w:hint="cs"/>
                <w:cs/>
              </w:rPr>
              <w:t xml:space="preserve">ที่ </w:t>
            </w:r>
            <w:r>
              <w:t xml:space="preserve">FLW_CFG_LOV </w:t>
            </w:r>
            <w:r>
              <w:rPr>
                <w:rFonts w:hint="cs"/>
                <w:cs/>
              </w:rPr>
              <w:t xml:space="preserve">ที่ </w:t>
            </w:r>
            <w:r>
              <w:t xml:space="preserve">group_type </w:t>
            </w:r>
            <w:r>
              <w:rPr>
                <w:rFonts w:cs="Angsana New"/>
                <w:cs/>
              </w:rPr>
              <w:t>= ‘</w:t>
            </w:r>
            <w:r>
              <w:t>Mass SIM Value Flag Expired</w:t>
            </w:r>
            <w:r>
              <w:rPr>
                <w:rFonts w:cs="Angsana New"/>
                <w:cs/>
              </w:rPr>
              <w:t>’</w:t>
            </w:r>
          </w:p>
        </w:tc>
      </w:tr>
      <w:tr w:rsidRPr="008979A8" w:rsidR="0020580A" w:rsidTr="000F5DFD" w14:paraId="3F1EABCF" w14:textId="77777777">
        <w:trPr>
          <w:trHeight w:val="111"/>
        </w:trPr>
        <w:tc>
          <w:tcPr>
            <w:tcW w:w="923" w:type="pct"/>
          </w:tcPr>
          <w:p w:rsidR="0020580A" w:rsidP="00C75B43" w:rsidRDefault="0020580A" w14:paraId="48DC8B23" w14:textId="143407B0">
            <w:r>
              <w:t>valueFlagVIP</w:t>
            </w:r>
          </w:p>
        </w:tc>
        <w:tc>
          <w:tcPr>
            <w:tcW w:w="1004" w:type="pct"/>
          </w:tcPr>
          <w:p w:rsidR="0020580A" w:rsidP="00C75B43" w:rsidRDefault="0020580A" w14:paraId="4FD2A0D8" w14:textId="390CB32B">
            <w:r w:rsidRPr="00223A01">
              <w:t>Drop down list</w:t>
            </w:r>
          </w:p>
        </w:tc>
        <w:tc>
          <w:tcPr>
            <w:tcW w:w="3073" w:type="pct"/>
          </w:tcPr>
          <w:p w:rsidR="0020580A" w:rsidP="00EC4A3E" w:rsidRDefault="0020580A" w14:paraId="595185F0" w14:textId="77777777">
            <w:r>
              <w:t xml:space="preserve">Label </w:t>
            </w:r>
            <w:r>
              <w:rPr>
                <w:cs/>
              </w:rPr>
              <w:t xml:space="preserve">: </w:t>
            </w:r>
            <w:r w:rsidRPr="006D5D9E">
              <w:t>Value Flag VIP</w:t>
            </w:r>
            <w:r>
              <w:rPr>
                <w:rFonts w:cs="Angsana New"/>
                <w:cs/>
              </w:rPr>
              <w:t xml:space="preserve"> </w:t>
            </w:r>
            <w:r>
              <w:t xml:space="preserve">Expired </w:t>
            </w:r>
            <w:r w:rsidRPr="00A6197F">
              <w:rPr>
                <w:rFonts w:cs="Angsana New"/>
                <w:cs/>
              </w:rPr>
              <w:t xml:space="preserve">: …… </w:t>
            </w:r>
            <w:r>
              <w:t>Months</w:t>
            </w:r>
          </w:p>
          <w:p w:rsidR="0020580A" w:rsidP="00EC4A3E" w:rsidRDefault="0020580A" w14:paraId="5E716438" w14:textId="278C1ECE">
            <w:r>
              <w:t xml:space="preserve">List of Value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 xml:space="preserve">ดึงข้อมูลจาก </w:t>
            </w:r>
            <w:r>
              <w:t xml:space="preserve">DB </w:t>
            </w:r>
            <w:r>
              <w:rPr>
                <w:rFonts w:hint="cs"/>
                <w:cs/>
              </w:rPr>
              <w:t xml:space="preserve">ที่ </w:t>
            </w:r>
            <w:r>
              <w:t xml:space="preserve">FLW_CFG_LOV </w:t>
            </w:r>
            <w:r>
              <w:rPr>
                <w:rFonts w:hint="cs"/>
                <w:cs/>
              </w:rPr>
              <w:t xml:space="preserve">ที่ </w:t>
            </w:r>
            <w:r>
              <w:t>group_type</w:t>
            </w:r>
            <w:r>
              <w:rPr>
                <w:rFonts w:cs="Angsana New"/>
                <w:cs/>
              </w:rPr>
              <w:t xml:space="preserve"> = ‘</w:t>
            </w:r>
            <w:r>
              <w:t>Mass SIM Value Flag Expired</w:t>
            </w:r>
            <w:r>
              <w:rPr>
                <w:rFonts w:cs="Angsana New"/>
                <w:cs/>
              </w:rPr>
              <w:t>’</w:t>
            </w:r>
          </w:p>
        </w:tc>
      </w:tr>
      <w:tr w:rsidRPr="008979A8" w:rsidR="0020580A" w:rsidTr="000F5DFD" w14:paraId="155A4845" w14:textId="77777777">
        <w:trPr>
          <w:trHeight w:val="111"/>
        </w:trPr>
        <w:tc>
          <w:tcPr>
            <w:tcW w:w="923" w:type="pct"/>
          </w:tcPr>
          <w:p w:rsidR="0020580A" w:rsidP="00C75B43" w:rsidRDefault="0020580A" w14:paraId="16B1FA85" w14:textId="42E60889">
            <w:r>
              <w:t>valueFlagPretty</w:t>
            </w:r>
          </w:p>
        </w:tc>
        <w:tc>
          <w:tcPr>
            <w:tcW w:w="1004" w:type="pct"/>
          </w:tcPr>
          <w:p w:rsidR="0020580A" w:rsidP="00C75B43" w:rsidRDefault="0020580A" w14:paraId="44E47D62" w14:textId="04E6DB9D">
            <w:r w:rsidRPr="00223A01">
              <w:t>Drop down list</w:t>
            </w:r>
          </w:p>
        </w:tc>
        <w:tc>
          <w:tcPr>
            <w:tcW w:w="3073" w:type="pct"/>
          </w:tcPr>
          <w:p w:rsidR="0020580A" w:rsidP="00C75B43" w:rsidRDefault="0020580A" w14:paraId="45869DC7" w14:textId="77777777">
            <w:r>
              <w:t xml:space="preserve">Label </w:t>
            </w:r>
            <w:r>
              <w:rPr>
                <w:cs/>
              </w:rPr>
              <w:t xml:space="preserve">: </w:t>
            </w:r>
            <w:r w:rsidRPr="006D5D9E">
              <w:t>Value Flag Pretty</w:t>
            </w:r>
            <w:r>
              <w:rPr>
                <w:rFonts w:cs="Angsana New"/>
                <w:cs/>
              </w:rPr>
              <w:t xml:space="preserve"> </w:t>
            </w:r>
            <w:r>
              <w:t xml:space="preserve">Expired </w:t>
            </w:r>
            <w:r w:rsidRPr="00A6197F">
              <w:rPr>
                <w:rFonts w:cs="Angsana New"/>
                <w:cs/>
              </w:rPr>
              <w:t xml:space="preserve">: …… </w:t>
            </w:r>
            <w:r>
              <w:t>Months</w:t>
            </w:r>
          </w:p>
          <w:p w:rsidR="0020580A" w:rsidP="00C75B43" w:rsidRDefault="0020580A" w14:paraId="0CAAF3DE" w14:textId="585FA612">
            <w:r>
              <w:t xml:space="preserve">List of Value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 xml:space="preserve">ดึงข้อมูลจาก </w:t>
            </w:r>
            <w:r>
              <w:t xml:space="preserve">DB </w:t>
            </w:r>
            <w:r>
              <w:rPr>
                <w:rFonts w:hint="cs"/>
                <w:cs/>
              </w:rPr>
              <w:t xml:space="preserve">ที่ </w:t>
            </w:r>
            <w:r>
              <w:t xml:space="preserve">FLW_CFG_LOV </w:t>
            </w:r>
            <w:r>
              <w:rPr>
                <w:rFonts w:hint="cs"/>
                <w:cs/>
              </w:rPr>
              <w:t xml:space="preserve">ที่ </w:t>
            </w:r>
            <w:r>
              <w:t xml:space="preserve">group_type </w:t>
            </w:r>
            <w:r>
              <w:rPr>
                <w:rFonts w:cs="Angsana New"/>
                <w:cs/>
              </w:rPr>
              <w:t>= ‘</w:t>
            </w:r>
            <w:r>
              <w:t>Mass SIM Value Flag Expired</w:t>
            </w:r>
            <w:r>
              <w:rPr>
                <w:rFonts w:cs="Angsana New"/>
                <w:cs/>
              </w:rPr>
              <w:t>’</w:t>
            </w:r>
          </w:p>
        </w:tc>
      </w:tr>
      <w:tr w:rsidRPr="008979A8" w:rsidR="0020580A" w:rsidTr="00994B90" w14:paraId="45D37F2E" w14:textId="77777777">
        <w:trPr>
          <w:trHeight w:val="111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20580A" w:rsidP="00C75B43" w:rsidRDefault="0020580A" w14:paraId="37EACD51" w14:textId="5E64320D">
            <w:pPr>
              <w:pStyle w:val="HeaderTable"/>
            </w:pPr>
            <w:r>
              <w:t>End Value Flag Section</w:t>
            </w:r>
          </w:p>
        </w:tc>
      </w:tr>
      <w:tr w:rsidRPr="008979A8" w:rsidR="0020580A" w:rsidTr="000F5DFD" w14:paraId="15D15520" w14:textId="77777777">
        <w:trPr>
          <w:trHeight w:val="111"/>
        </w:trPr>
        <w:tc>
          <w:tcPr>
            <w:tcW w:w="923" w:type="pct"/>
          </w:tcPr>
          <w:p w:rsidR="0020580A" w:rsidP="00C75B43" w:rsidRDefault="0020580A" w14:paraId="5DC2F0FC" w14:textId="3D776B83">
            <w:r w:rsidRPr="008979A8">
              <w:rPr>
                <w:rFonts w:cs="Angsana New"/>
                <w:cs/>
              </w:rPr>
              <w:t xml:space="preserve">ปุ่ม </w:t>
            </w:r>
            <w:r w:rsidRPr="008979A8">
              <w:rPr>
                <w:rFonts w:cs="CordiaUPC"/>
              </w:rPr>
              <w:t>Add</w:t>
            </w:r>
          </w:p>
        </w:tc>
        <w:tc>
          <w:tcPr>
            <w:tcW w:w="1004" w:type="pct"/>
          </w:tcPr>
          <w:p w:rsidR="0020580A" w:rsidP="00C75B43" w:rsidRDefault="0020580A" w14:paraId="1AA3D542" w14:textId="29644513">
            <w:r w:rsidRPr="008979A8">
              <w:rPr>
                <w:rFonts w:cs="CordiaUPC"/>
              </w:rPr>
              <w:t>Button</w:t>
            </w:r>
          </w:p>
        </w:tc>
        <w:tc>
          <w:tcPr>
            <w:tcW w:w="3073" w:type="pct"/>
          </w:tcPr>
          <w:p w:rsidR="0020580A" w:rsidP="00C75B43" w:rsidRDefault="0020580A" w14:paraId="06BAC47F" w14:textId="77777777">
            <w:pPr>
              <w:pStyle w:val="HeaderTable"/>
              <w:rPr>
                <w:b w:val="0"/>
                <w:bCs/>
                <w:lang w:bidi="th-TH"/>
              </w:rPr>
            </w:pPr>
            <w:r w:rsidRPr="008979A8">
              <w:rPr>
                <w:b w:val="0"/>
                <w:bCs/>
                <w:lang w:bidi="th-TH"/>
              </w:rPr>
              <w:t xml:space="preserve">Visible </w:t>
            </w:r>
            <w:r w:rsidRPr="008979A8">
              <w:rPr>
                <w:rFonts w:cs="Angsana New"/>
                <w:cs/>
                <w:lang w:bidi="th-TH"/>
              </w:rPr>
              <w:t>เมื่อมี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b w:val="0"/>
                <w:bCs/>
                <w:lang w:bidi="th-TH"/>
              </w:rPr>
              <w:t xml:space="preserve">Event </w:t>
            </w:r>
            <w:r w:rsidRPr="008979A8">
              <w:rPr>
                <w:rFonts w:cs="Angsana New"/>
                <w:cs/>
                <w:lang w:bidi="th-TH"/>
              </w:rPr>
              <w:t>มาจาก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b w:val="0"/>
                <w:bCs/>
                <w:lang w:bidi="th-TH"/>
              </w:rPr>
              <w:t xml:space="preserve">Table </w:t>
            </w:r>
            <w:r>
              <w:rPr>
                <w:b w:val="0"/>
                <w:bCs/>
                <w:lang w:bidi="th-TH"/>
              </w:rPr>
              <w:t>Section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rFonts w:cs="Angsana New"/>
                <w:cs/>
                <w:lang w:bidi="th-TH"/>
              </w:rPr>
              <w:t>เป็น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“</w:t>
            </w:r>
            <w:r w:rsidRPr="008979A8">
              <w:rPr>
                <w:b w:val="0"/>
                <w:bCs/>
                <w:lang w:bidi="th-TH"/>
              </w:rPr>
              <w:t>Add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>”</w:t>
            </w:r>
          </w:p>
          <w:p w:rsidR="0020580A" w:rsidP="00C75B43" w:rsidRDefault="0020580A" w14:paraId="4610E067" w14:textId="77777777">
            <w:pPr>
              <w:spacing w:before="240" w:after="0"/>
            </w:pPr>
            <w:r>
              <w:rPr>
                <w:rFonts w:hint="cs"/>
                <w:cs/>
              </w:rPr>
              <w:t>เมื่อกดปุ่ม</w:t>
            </w:r>
          </w:p>
          <w:p w:rsidR="0020580A" w:rsidP="00C75B43" w:rsidRDefault="0020580A" w14:paraId="107DA5F7" w14:textId="77777777">
            <w:pPr>
              <w:pStyle w:val="ListParagraph"/>
              <w:numPr>
                <w:ilvl w:val="0"/>
                <w:numId w:val="4"/>
              </w:numPr>
              <w:spacing w:after="0" w:line="259" w:lineRule="auto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Validate </w:t>
            </w:r>
            <w:r>
              <w:rPr>
                <w:rFonts w:hint="cs" w:cs="Angsana New"/>
                <w:cs/>
              </w:rPr>
              <w:t>ข้อมูลในหน้าจอ</w:t>
            </w:r>
          </w:p>
          <w:p w:rsidRPr="00CB4B9C" w:rsidR="0020580A" w:rsidP="00C75B43" w:rsidRDefault="0020580A" w14:paraId="26337195" w14:textId="77777777">
            <w:pPr>
              <w:pStyle w:val="ListParagraph"/>
              <w:numPr>
                <w:ilvl w:val="0"/>
                <w:numId w:val="4"/>
              </w:numPr>
              <w:spacing w:after="0" w:line="259" w:lineRule="auto"/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Add </w:t>
            </w:r>
            <w:r>
              <w:rPr>
                <w:rFonts w:hint="cs" w:cs="Angsana New"/>
                <w:cs/>
              </w:rPr>
              <w:t xml:space="preserve">ข้อมูลลงในส่วนของ </w:t>
            </w:r>
            <w:r>
              <w:rPr>
                <w:rFonts w:cs="CordiaUPC"/>
              </w:rPr>
              <w:t>Table Section</w:t>
            </w:r>
          </w:p>
          <w:p w:rsidR="0020580A" w:rsidP="00C75B43" w:rsidRDefault="0020580A" w14:paraId="1A38F30F" w14:textId="5E52B696">
            <w:pPr>
              <w:pStyle w:val="ListParagraph"/>
              <w:numPr>
                <w:ilvl w:val="0"/>
                <w:numId w:val="4"/>
              </w:numPr>
              <w:spacing w:after="0" w:line="259" w:lineRule="auto"/>
            </w:pPr>
            <w:r w:rsidRPr="00CB4B9C">
              <w:rPr>
                <w:rFonts w:cs="Angsana New"/>
                <w:cs/>
              </w:rPr>
              <w:t xml:space="preserve">ให้ทำการเคลียร์ค่า </w:t>
            </w:r>
            <w:r w:rsidRPr="00CB4B9C">
              <w:rPr>
                <w:rFonts w:hint="cs" w:cs="Angsana New"/>
                <w:cs/>
              </w:rPr>
              <w:t xml:space="preserve">และ </w:t>
            </w:r>
            <w:r w:rsidRPr="00CB4B9C">
              <w:rPr>
                <w:rFonts w:cs="CordiaUPC"/>
              </w:rPr>
              <w:t>Invisible</w:t>
            </w:r>
            <w:r w:rsidRPr="00CB4B9C">
              <w:rPr>
                <w:rFonts w:cs="CordiaUPC"/>
                <w:szCs w:val="36"/>
              </w:rPr>
              <w:t xml:space="preserve"> Detail Section</w:t>
            </w:r>
          </w:p>
        </w:tc>
      </w:tr>
      <w:tr w:rsidRPr="008979A8" w:rsidR="0020580A" w:rsidTr="000F5DFD" w14:paraId="70A45721" w14:textId="77777777">
        <w:trPr>
          <w:trHeight w:val="111"/>
        </w:trPr>
        <w:tc>
          <w:tcPr>
            <w:tcW w:w="923" w:type="pct"/>
          </w:tcPr>
          <w:p w:rsidR="0020580A" w:rsidP="00C75B43" w:rsidRDefault="0020580A" w14:paraId="1ABB7BD4" w14:textId="4157290B">
            <w:r w:rsidRPr="008979A8">
              <w:rPr>
                <w:rFonts w:cs="Angsana New"/>
                <w:cs/>
              </w:rPr>
              <w:t xml:space="preserve">ปุ่ม </w:t>
            </w:r>
            <w:r w:rsidRPr="008979A8">
              <w:rPr>
                <w:rFonts w:cs="CordiaUPC"/>
              </w:rPr>
              <w:t>Update</w:t>
            </w:r>
          </w:p>
        </w:tc>
        <w:tc>
          <w:tcPr>
            <w:tcW w:w="1004" w:type="pct"/>
          </w:tcPr>
          <w:p w:rsidR="0020580A" w:rsidP="00C75B43" w:rsidRDefault="0020580A" w14:paraId="258A2745" w14:textId="47CE74F2">
            <w:r w:rsidRPr="008979A8">
              <w:rPr>
                <w:rFonts w:cs="CordiaUPC"/>
              </w:rPr>
              <w:t>Button</w:t>
            </w:r>
          </w:p>
        </w:tc>
        <w:tc>
          <w:tcPr>
            <w:tcW w:w="3073" w:type="pct"/>
          </w:tcPr>
          <w:p w:rsidR="0020580A" w:rsidP="00C75B43" w:rsidRDefault="0020580A" w14:paraId="56693B9C" w14:textId="77777777">
            <w:pPr>
              <w:pStyle w:val="HeaderTable"/>
              <w:spacing w:line="360" w:lineRule="auto"/>
              <w:rPr>
                <w:b w:val="0"/>
                <w:bCs/>
                <w:lang w:bidi="th-TH"/>
              </w:rPr>
            </w:pPr>
            <w:r w:rsidRPr="008979A8">
              <w:rPr>
                <w:b w:val="0"/>
                <w:bCs/>
                <w:lang w:bidi="th-TH"/>
              </w:rPr>
              <w:t xml:space="preserve">Visible </w:t>
            </w:r>
            <w:r w:rsidRPr="008979A8">
              <w:rPr>
                <w:rFonts w:cs="Angsana New"/>
                <w:cs/>
                <w:lang w:bidi="th-TH"/>
              </w:rPr>
              <w:t>เมื่อมี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b w:val="0"/>
                <w:bCs/>
                <w:lang w:bidi="th-TH"/>
              </w:rPr>
              <w:t xml:space="preserve">Event </w:t>
            </w:r>
            <w:r w:rsidRPr="008979A8">
              <w:rPr>
                <w:rFonts w:cs="Angsana New"/>
                <w:cs/>
                <w:lang w:bidi="th-TH"/>
              </w:rPr>
              <w:t>มาจาก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>
              <w:rPr>
                <w:b w:val="0"/>
                <w:bCs/>
                <w:lang w:bidi="th-TH"/>
              </w:rPr>
              <w:t>Table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>
              <w:rPr>
                <w:b w:val="0"/>
                <w:bCs/>
                <w:lang w:bidi="th-TH"/>
              </w:rPr>
              <w:t>Section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rFonts w:cs="Angsana New"/>
                <w:cs/>
                <w:lang w:bidi="th-TH"/>
              </w:rPr>
              <w:t>เป็น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“</w:t>
            </w:r>
            <w:r w:rsidRPr="008979A8">
              <w:rPr>
                <w:b w:val="0"/>
                <w:bCs/>
                <w:lang w:bidi="th-TH"/>
              </w:rPr>
              <w:t>Edit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>”</w:t>
            </w:r>
          </w:p>
          <w:p w:rsidR="0020580A" w:rsidP="00C75B43" w:rsidRDefault="0020580A" w14:paraId="1E20A564" w14:textId="77777777">
            <w:pPr>
              <w:pStyle w:val="HeaderTable"/>
              <w:rPr>
                <w:lang w:bidi="th-TH"/>
              </w:rPr>
            </w:pPr>
            <w:r>
              <w:rPr>
                <w:rFonts w:hint="cs" w:cs="Angsana New"/>
                <w:cs/>
                <w:lang w:bidi="th-TH"/>
              </w:rPr>
              <w:t>เมื่อกดปุ่ม</w:t>
            </w:r>
          </w:p>
          <w:p w:rsidR="0020580A" w:rsidP="00C75B43" w:rsidRDefault="0020580A" w14:paraId="6575BF5F" w14:textId="77777777">
            <w:pPr>
              <w:pStyle w:val="ListParagraph"/>
              <w:numPr>
                <w:ilvl w:val="0"/>
                <w:numId w:val="6"/>
              </w:numPr>
              <w:spacing w:after="160" w:line="259" w:lineRule="auto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Validate </w:t>
            </w:r>
            <w:r>
              <w:rPr>
                <w:rFonts w:hint="cs" w:cs="Angsana New"/>
                <w:cs/>
              </w:rPr>
              <w:t>ข้อมูลในหน้าจอ</w:t>
            </w:r>
          </w:p>
          <w:p w:rsidRPr="00CB4B9C" w:rsidR="0020580A" w:rsidP="00C75B43" w:rsidRDefault="0020580A" w14:paraId="010DF884" w14:textId="77777777">
            <w:pPr>
              <w:pStyle w:val="ListParagraph"/>
              <w:numPr>
                <w:ilvl w:val="0"/>
                <w:numId w:val="6"/>
              </w:numPr>
              <w:spacing w:after="160" w:line="259" w:lineRule="auto"/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Update </w:t>
            </w:r>
            <w:r>
              <w:rPr>
                <w:rFonts w:hint="cs" w:cs="Angsana New"/>
                <w:cs/>
              </w:rPr>
              <w:t xml:space="preserve">ข้อมูลลงในส่วนของ </w:t>
            </w:r>
            <w:r>
              <w:rPr>
                <w:rFonts w:cs="CordiaUPC"/>
              </w:rPr>
              <w:t xml:space="preserve">Table Section </w:t>
            </w:r>
          </w:p>
          <w:p w:rsidR="0020580A" w:rsidP="00C75B43" w:rsidRDefault="0020580A" w14:paraId="40113ED5" w14:textId="3BECA8A1">
            <w:pPr>
              <w:pStyle w:val="ListParagraph"/>
              <w:numPr>
                <w:ilvl w:val="0"/>
                <w:numId w:val="6"/>
              </w:numPr>
              <w:spacing w:after="160" w:line="259" w:lineRule="auto"/>
            </w:pPr>
            <w:r w:rsidRPr="00CB4B9C">
              <w:rPr>
                <w:rFonts w:cs="Angsana New"/>
                <w:cs/>
              </w:rPr>
              <w:t xml:space="preserve">ให้ทำการเคลียร์ค่า </w:t>
            </w:r>
            <w:r w:rsidRPr="00CB4B9C">
              <w:rPr>
                <w:rFonts w:hint="cs" w:cs="Angsana New"/>
                <w:cs/>
              </w:rPr>
              <w:t xml:space="preserve">และ </w:t>
            </w:r>
            <w:r w:rsidRPr="00CB4B9C">
              <w:rPr>
                <w:rFonts w:cs="CordiaUPC"/>
              </w:rPr>
              <w:t>Invisible</w:t>
            </w:r>
            <w:r w:rsidRPr="00CB4B9C">
              <w:rPr>
                <w:rFonts w:cs="CordiaUPC"/>
                <w:szCs w:val="36"/>
              </w:rPr>
              <w:t xml:space="preserve"> Detail Section</w:t>
            </w:r>
          </w:p>
        </w:tc>
      </w:tr>
      <w:tr w:rsidRPr="008979A8" w:rsidR="0020580A" w:rsidTr="000F5DFD" w14:paraId="7FE84CD8" w14:textId="77777777">
        <w:trPr>
          <w:trHeight w:val="111"/>
        </w:trPr>
        <w:tc>
          <w:tcPr>
            <w:tcW w:w="923" w:type="pct"/>
          </w:tcPr>
          <w:p w:rsidR="0020580A" w:rsidP="00C75B43" w:rsidRDefault="0020580A" w14:paraId="6BAF8073" w14:textId="065BAB96">
            <w:r>
              <w:rPr>
                <w:rFonts w:hint="cs" w:cs="Angsana New"/>
                <w:cs/>
              </w:rPr>
              <w:t xml:space="preserve">ปุ่ม </w:t>
            </w:r>
            <w:r>
              <w:rPr>
                <w:rFonts w:cs="CordiaUPC"/>
              </w:rPr>
              <w:t>Cancel</w:t>
            </w:r>
          </w:p>
        </w:tc>
        <w:tc>
          <w:tcPr>
            <w:tcW w:w="1004" w:type="pct"/>
          </w:tcPr>
          <w:p w:rsidR="0020580A" w:rsidP="00C75B43" w:rsidRDefault="0020580A" w14:paraId="46DFB888" w14:textId="05D2604E">
            <w:r>
              <w:rPr>
                <w:rFonts w:cs="CordiaUPC"/>
              </w:rPr>
              <w:t>Button</w:t>
            </w:r>
          </w:p>
        </w:tc>
        <w:tc>
          <w:tcPr>
            <w:tcW w:w="3073" w:type="pct"/>
          </w:tcPr>
          <w:p w:rsidR="0020580A" w:rsidP="00C75B43" w:rsidRDefault="0020580A" w14:paraId="0FB723E2" w14:textId="72C53666">
            <w:r>
              <w:rPr>
                <w:rFonts w:hint="cs"/>
                <w:cs/>
              </w:rPr>
              <w:t xml:space="preserve">ให้ทำการเคลียร์ค่าใน </w:t>
            </w:r>
            <w:r>
              <w:t>Detail Section</w:t>
            </w:r>
            <w:r>
              <w:rPr>
                <w:rFonts w:hint="cs"/>
                <w:cs/>
              </w:rPr>
              <w:t xml:space="preserve"> และทำการ </w:t>
            </w:r>
            <w:r>
              <w:t>Invisible Detail Section</w:t>
            </w:r>
          </w:p>
        </w:tc>
      </w:tr>
      <w:tr w:rsidRPr="008979A8" w:rsidR="0020580A" w:rsidTr="006B7E52" w14:paraId="6B953448" w14:textId="77777777">
        <w:trPr>
          <w:trHeight w:val="111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20580A" w:rsidP="00C75B43" w:rsidRDefault="0020580A" w14:paraId="03479113" w14:textId="2F40CDB9">
            <w:pPr>
              <w:pStyle w:val="HeaderTable"/>
            </w:pPr>
            <w:r>
              <w:t xml:space="preserve">End </w:t>
            </w:r>
            <w:r w:rsidR="00756F04">
              <w:rPr>
                <w:lang w:bidi="th-TH"/>
              </w:rPr>
              <w:t>Pack Type</w:t>
            </w:r>
            <w:r w:rsidR="00756F04">
              <w:rPr>
                <w:rFonts w:cs="Angsana New"/>
                <w:bCs/>
                <w:cs/>
                <w:lang w:bidi="th-TH"/>
              </w:rPr>
              <w:t>/</w:t>
            </w:r>
            <w:r w:rsidR="00756F04">
              <w:rPr>
                <w:lang w:bidi="th-TH"/>
              </w:rPr>
              <w:t>Sub Type</w:t>
            </w:r>
            <w:r w:rsidR="00756F04">
              <w:rPr>
                <w:rFonts w:cs="Angsana New"/>
                <w:bCs/>
                <w:cs/>
                <w:lang w:bidi="th-TH"/>
              </w:rPr>
              <w:t xml:space="preserve"> </w:t>
            </w:r>
            <w:r>
              <w:t>Detail Section</w:t>
            </w:r>
          </w:p>
        </w:tc>
      </w:tr>
    </w:tbl>
    <w:p w:rsidRPr="008979A8" w:rsidR="009E79A8" w:rsidP="00BB3F68" w:rsidRDefault="009E79A8" w14:paraId="3C26F5E1" w14:textId="77777777">
      <w:pPr>
        <w:pStyle w:val="Heading3"/>
        <w:numPr>
          <w:ilvl w:val="0"/>
          <w:numId w:val="110"/>
        </w:numPr>
        <w:rPr>
          <w:rFonts w:ascii="CordiaUPC" w:hAnsi="CordiaUPC" w:cs="CordiaUPC"/>
          <w:sz w:val="32"/>
          <w:szCs w:val="32"/>
        </w:rPr>
      </w:pPr>
      <w:r w:rsidRPr="008979A8">
        <w:rPr>
          <w:rFonts w:ascii="CordiaUPC" w:hAnsi="CordiaUPC" w:cs="CordiaUPC"/>
          <w:sz w:val="32"/>
          <w:szCs w:val="32"/>
        </w:rPr>
        <w:t>Script Validation</w:t>
      </w:r>
    </w:p>
    <w:tbl>
      <w:tblPr>
        <w:tblW w:w="4988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241"/>
        <w:gridCol w:w="3166"/>
        <w:gridCol w:w="3324"/>
        <w:gridCol w:w="1263"/>
      </w:tblGrid>
      <w:tr w:rsidRPr="008979A8" w:rsidR="009E79A8" w:rsidTr="00C51DDD" w14:paraId="1B4450C2" w14:textId="77777777">
        <w:trPr>
          <w:cantSplit/>
          <w:tblHeader/>
        </w:trPr>
        <w:tc>
          <w:tcPr>
            <w:tcW w:w="690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9E79A8" w:rsidP="00C51DDD" w:rsidRDefault="009E79A8" w14:paraId="3DB39234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Error Code</w:t>
            </w:r>
          </w:p>
        </w:tc>
        <w:tc>
          <w:tcPr>
            <w:tcW w:w="1760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9E79A8" w:rsidP="00C51DDD" w:rsidRDefault="009E79A8" w14:paraId="2CFCAA16" w14:textId="77777777">
            <w:pPr>
              <w:rPr>
                <w:rFonts w:cs="CordiaUPC"/>
                <w:b/>
                <w:bCs/>
              </w:rPr>
            </w:pPr>
            <w:r>
              <w:rPr>
                <w:rFonts w:cs="CordiaUPC"/>
                <w:b/>
                <w:bCs/>
              </w:rPr>
              <w:t xml:space="preserve">Error Message </w:t>
            </w:r>
          </w:p>
        </w:tc>
        <w:tc>
          <w:tcPr>
            <w:tcW w:w="1848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9E79A8" w:rsidP="00C51DDD" w:rsidRDefault="009E79A8" w14:paraId="7415D59F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Logic</w:t>
            </w:r>
          </w:p>
        </w:tc>
        <w:tc>
          <w:tcPr>
            <w:tcW w:w="702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9E79A8" w:rsidP="00C51DDD" w:rsidRDefault="009E79A8" w14:paraId="04B1277B" w14:textId="77777777">
            <w:pPr>
              <w:rPr>
                <w:rFonts w:cs="CordiaUPC"/>
                <w:b/>
                <w:bCs/>
              </w:rPr>
            </w:pPr>
            <w:r>
              <w:rPr>
                <w:rFonts w:cs="CordiaUPC"/>
                <w:b/>
                <w:bCs/>
              </w:rPr>
              <w:t>Submit Call</w:t>
            </w:r>
          </w:p>
        </w:tc>
      </w:tr>
      <w:tr w:rsidRPr="008979A8" w:rsidR="000547AE" w:rsidTr="000547AE" w14:paraId="0AA230B2" w14:textId="77777777">
        <w:tc>
          <w:tcPr>
            <w:tcW w:w="5000" w:type="pct"/>
            <w:gridSpan w:val="4"/>
            <w:shd w:val="clear" w:color="auto" w:fill="C2D69B" w:themeFill="accent3" w:themeFillTint="99"/>
          </w:tcPr>
          <w:p w:rsidR="000547AE" w:rsidP="000547AE" w:rsidRDefault="00756F04" w14:paraId="11E7F4AC" w14:textId="64210633">
            <w:pPr>
              <w:pStyle w:val="HeaderTable"/>
            </w:pPr>
            <w:r>
              <w:rPr>
                <w:lang w:bidi="th-TH"/>
              </w:rPr>
              <w:t>Pack Type</w:t>
            </w:r>
            <w:r>
              <w:rPr>
                <w:rFonts w:cs="Angsana New"/>
                <w:bCs/>
                <w:cs/>
                <w:lang w:bidi="th-TH"/>
              </w:rPr>
              <w:t>/</w:t>
            </w:r>
            <w:r>
              <w:rPr>
                <w:lang w:bidi="th-TH"/>
              </w:rPr>
              <w:t>Sub Type</w:t>
            </w:r>
            <w:r>
              <w:rPr>
                <w:rFonts w:cs="Angsana New"/>
                <w:bCs/>
                <w:cs/>
                <w:lang w:bidi="th-TH"/>
              </w:rPr>
              <w:t xml:space="preserve"> </w:t>
            </w:r>
            <w:r w:rsidR="000547AE">
              <w:t>Detail</w:t>
            </w:r>
          </w:p>
        </w:tc>
      </w:tr>
      <w:tr w:rsidRPr="008979A8" w:rsidR="003C7B13" w:rsidTr="00C51DDD" w14:paraId="449AEC52" w14:textId="77777777">
        <w:tc>
          <w:tcPr>
            <w:tcW w:w="690" w:type="pct"/>
          </w:tcPr>
          <w:p w:rsidRPr="000B40E6" w:rsidR="003C7B13" w:rsidP="003C7B13" w:rsidRDefault="003C7B13" w14:paraId="3F0807EA" w14:textId="6B8ED166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F8391B">
              <w:rPr>
                <w:rFonts w:ascii="CordiaUPC" w:hAnsi="CordiaUPC" w:cs="CordiaUPC"/>
                <w:sz w:val="28"/>
                <w:szCs w:val="28"/>
              </w:rPr>
              <w:t>00024</w:t>
            </w:r>
          </w:p>
        </w:tc>
        <w:tc>
          <w:tcPr>
            <w:tcW w:w="1760" w:type="pct"/>
          </w:tcPr>
          <w:p w:rsidR="003C7B13" w:rsidP="003C7B13" w:rsidRDefault="00EE3990" w14:paraId="32246271" w14:textId="22CDD936">
            <w:r>
              <w:t>Commercial</w:t>
            </w:r>
            <w:r>
              <w:rPr>
                <w:rFonts w:cs="Angsana New"/>
                <w:cs/>
              </w:rPr>
              <w:t xml:space="preserve"> </w:t>
            </w:r>
            <w:r>
              <w:t>SIM Name</w:t>
            </w:r>
            <w:r w:rsidDel="00EE3990">
              <w:rPr>
                <w:rFonts w:cs="Angsana New"/>
                <w:cs/>
              </w:rPr>
              <w:t xml:space="preserve"> </w:t>
            </w:r>
            <w:r w:rsidR="003C7B13">
              <w:t>must have value at least 1 row</w:t>
            </w:r>
            <w:r w:rsidR="003C7B13">
              <w:rPr>
                <w:cs/>
              </w:rPr>
              <w:t>.</w:t>
            </w:r>
          </w:p>
        </w:tc>
        <w:tc>
          <w:tcPr>
            <w:tcW w:w="1848" w:type="pct"/>
          </w:tcPr>
          <w:p w:rsidR="003C7B13" w:rsidP="003C7B13" w:rsidRDefault="003C7B13" w14:paraId="38E15900" w14:textId="1B2EFD85">
            <w:r>
              <w:rPr>
                <w:rFonts w:hint="cs"/>
                <w:cs/>
              </w:rPr>
              <w:t xml:space="preserve">จะต้องมี </w:t>
            </w:r>
            <w:r w:rsidR="00EE3990">
              <w:t>Commercial</w:t>
            </w:r>
            <w:r w:rsidR="00EE3990">
              <w:rPr>
                <w:rFonts w:cs="Angsana New"/>
                <w:cs/>
              </w:rPr>
              <w:t xml:space="preserve"> </w:t>
            </w:r>
            <w:r w:rsidR="00EE3990">
              <w:t>SIM Name</w:t>
            </w:r>
            <w:r>
              <w:t xml:space="preserve"> Table </w:t>
            </w:r>
            <w:r>
              <w:rPr>
                <w:rFonts w:hint="cs"/>
                <w:cs/>
              </w:rPr>
              <w:t xml:space="preserve">อย่างน้อย </w:t>
            </w:r>
            <w:r>
              <w:t>1 Row</w:t>
            </w:r>
            <w:r>
              <w:rPr>
                <w:rFonts w:hint="cs"/>
                <w:cs/>
              </w:rPr>
              <w:t xml:space="preserve"> </w:t>
            </w:r>
          </w:p>
        </w:tc>
        <w:tc>
          <w:tcPr>
            <w:tcW w:w="702" w:type="pct"/>
          </w:tcPr>
          <w:p w:rsidR="003C7B13" w:rsidP="003C7B13" w:rsidRDefault="003C7B13" w14:paraId="38202792" w14:textId="77777777">
            <w:pPr>
              <w:rPr>
                <w:rFonts w:cs="CordiaUPC"/>
                <w:szCs w:val="36"/>
              </w:rPr>
            </w:pPr>
          </w:p>
        </w:tc>
      </w:tr>
      <w:tr w:rsidRPr="008979A8" w:rsidR="003C7B13" w:rsidTr="00C51DDD" w14:paraId="3B9DC0BC" w14:textId="77777777">
        <w:tc>
          <w:tcPr>
            <w:tcW w:w="690" w:type="pct"/>
          </w:tcPr>
          <w:p w:rsidR="003C7B13" w:rsidP="003C7B13" w:rsidRDefault="003C7B13" w14:paraId="73F4BA91" w14:textId="39554092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0B40E6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760" w:type="pct"/>
          </w:tcPr>
          <w:p w:rsidR="003C7B13" w:rsidP="003C7B13" w:rsidRDefault="003C7B13" w14:paraId="0EA645C3" w14:textId="04754E29">
            <w:r>
              <w:t xml:space="preserve">Sim Price Including VAT </w:t>
            </w:r>
            <w:r>
              <w:rPr>
                <w:rFonts w:cs="CordiaUPC"/>
              </w:rPr>
              <w:t>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48" w:type="pct"/>
          </w:tcPr>
          <w:p w:rsidR="003C7B13" w:rsidP="003C7B13" w:rsidRDefault="003C7B13" w14:paraId="1BCF11B3" w14:textId="66F9C8F1">
            <w:r>
              <w:t xml:space="preserve">simPriceIncludingVAT </w:t>
            </w:r>
            <w:r>
              <w:rPr>
                <w:rFonts w:hint="cs"/>
                <w:cs/>
              </w:rPr>
              <w:t xml:space="preserve">จะต้องเป็น </w:t>
            </w:r>
            <w:r>
              <w:t>Mandatory</w:t>
            </w:r>
          </w:p>
        </w:tc>
        <w:tc>
          <w:tcPr>
            <w:tcW w:w="702" w:type="pct"/>
          </w:tcPr>
          <w:p w:rsidR="003C7B13" w:rsidP="003C7B13" w:rsidRDefault="003C7B13" w14:paraId="71E6BAEB" w14:textId="77777777">
            <w:pPr>
              <w:rPr>
                <w:rFonts w:cs="CordiaUPC"/>
                <w:szCs w:val="36"/>
              </w:rPr>
            </w:pPr>
          </w:p>
        </w:tc>
      </w:tr>
      <w:tr w:rsidRPr="008979A8" w:rsidR="003C7B13" w:rsidTr="00C51DDD" w14:paraId="0C664DEF" w14:textId="77777777">
        <w:tc>
          <w:tcPr>
            <w:tcW w:w="690" w:type="pct"/>
          </w:tcPr>
          <w:p w:rsidRPr="000B40E6" w:rsidR="003C7B13" w:rsidP="003C7B13" w:rsidRDefault="003C7B13" w14:paraId="08EB9C84" w14:textId="023A525F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hAnsi="CordiaUPC" w:cs="CordiaUPC"/>
                <w:sz w:val="28"/>
                <w:szCs w:val="28"/>
              </w:rPr>
              <w:t>00023</w:t>
            </w:r>
          </w:p>
        </w:tc>
        <w:tc>
          <w:tcPr>
            <w:tcW w:w="1760" w:type="pct"/>
          </w:tcPr>
          <w:p w:rsidR="003C7B13" w:rsidP="003C7B13" w:rsidRDefault="003C7B13" w14:paraId="51E02C4C" w14:textId="74B5CF71">
            <w:r>
              <w:t xml:space="preserve">Sim Price Including VAT must be 2 decimal </w:t>
            </w:r>
            <w:r>
              <w:rPr>
                <w:rFonts w:cs="Angsana New"/>
                <w:cs/>
              </w:rPr>
              <w:t>(</w:t>
            </w:r>
            <w:r>
              <w:t>Min 0, Max 10,000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1848" w:type="pct"/>
          </w:tcPr>
          <w:p w:rsidR="003C7B13" w:rsidP="003C7B13" w:rsidRDefault="003C7B13" w14:paraId="2010503B" w14:textId="2061B856">
            <w:r>
              <w:rPr>
                <w:rFonts w:hint="cs"/>
                <w:cs/>
              </w:rPr>
              <w:t xml:space="preserve">ถ้า </w:t>
            </w:r>
            <w:r>
              <w:t xml:space="preserve">simPriceIncludingVAT </w:t>
            </w:r>
            <w:r>
              <w:rPr>
                <w:rFonts w:hint="cs"/>
                <w:cs/>
              </w:rPr>
              <w:t>มีค่า ดังนั้น</w:t>
            </w:r>
            <w:r w:rsidRPr="002259C2">
              <w:rPr>
                <w:rFonts w:cs="Angsana New"/>
                <w:cs/>
              </w:rPr>
              <w:t xml:space="preserve"> </w:t>
            </w:r>
            <w:r>
              <w:t xml:space="preserve">simPriceIncludingVAT </w:t>
            </w:r>
            <w:r>
              <w:rPr>
                <w:rFonts w:hint="cs"/>
                <w:cs/>
              </w:rPr>
              <w:t xml:space="preserve">จะต้องเป็นตัวเลขทศนิยม </w:t>
            </w:r>
            <w:r>
              <w:t xml:space="preserve">2 </w:t>
            </w:r>
            <w:r>
              <w:rPr>
                <w:rFonts w:hint="cs"/>
                <w:cs/>
              </w:rPr>
              <w:t xml:space="preserve">ตำแหน่งและมีค่าอยู่ในช่วง </w:t>
            </w:r>
            <w:r>
              <w:t xml:space="preserve">0 </w:t>
            </w:r>
            <w:r>
              <w:rPr>
                <w:rFonts w:cs="Angsana New"/>
                <w:cs/>
              </w:rPr>
              <w:t xml:space="preserve">– </w:t>
            </w:r>
            <w:r>
              <w:t>10,000</w:t>
            </w:r>
          </w:p>
        </w:tc>
        <w:tc>
          <w:tcPr>
            <w:tcW w:w="702" w:type="pct"/>
          </w:tcPr>
          <w:p w:rsidR="003C7B13" w:rsidP="003C7B13" w:rsidRDefault="003C7B13" w14:paraId="2CE29B23" w14:textId="77777777">
            <w:pPr>
              <w:rPr>
                <w:rFonts w:cs="CordiaUPC"/>
                <w:szCs w:val="36"/>
              </w:rPr>
            </w:pPr>
          </w:p>
        </w:tc>
      </w:tr>
      <w:tr w:rsidRPr="008979A8" w:rsidR="003C7B13" w:rsidTr="00C51DDD" w14:paraId="6ADF8680" w14:textId="77777777">
        <w:tc>
          <w:tcPr>
            <w:tcW w:w="690" w:type="pct"/>
          </w:tcPr>
          <w:p w:rsidR="003C7B13" w:rsidP="003C7B13" w:rsidRDefault="003C7B13" w14:paraId="2DF7AD69" w14:textId="169AE23B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0B40E6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760" w:type="pct"/>
          </w:tcPr>
          <w:p w:rsidR="003C7B13" w:rsidP="003C7B13" w:rsidRDefault="003C7B13" w14:paraId="11C46911" w14:textId="23443138">
            <w:r>
              <w:t xml:space="preserve">Sim Type </w:t>
            </w:r>
            <w:r>
              <w:rPr>
                <w:rFonts w:cs="CordiaUPC"/>
              </w:rPr>
              <w:t>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48" w:type="pct"/>
          </w:tcPr>
          <w:p w:rsidR="003C7B13" w:rsidP="003C7B13" w:rsidRDefault="003C7B13" w14:paraId="36FF7570" w14:textId="179EB0DA">
            <w:r>
              <w:t xml:space="preserve">simType </w:t>
            </w:r>
            <w:r>
              <w:rPr>
                <w:rFonts w:hint="cs"/>
                <w:cs/>
              </w:rPr>
              <w:t xml:space="preserve">จะต้องเป็น </w:t>
            </w:r>
            <w:r>
              <w:t>Mandatory</w:t>
            </w:r>
          </w:p>
        </w:tc>
        <w:tc>
          <w:tcPr>
            <w:tcW w:w="702" w:type="pct"/>
          </w:tcPr>
          <w:p w:rsidR="003C7B13" w:rsidP="003C7B13" w:rsidRDefault="003C7B13" w14:paraId="01490F60" w14:textId="77777777">
            <w:pPr>
              <w:rPr>
                <w:rFonts w:cs="CordiaUPC"/>
                <w:szCs w:val="36"/>
              </w:rPr>
            </w:pPr>
          </w:p>
        </w:tc>
      </w:tr>
      <w:tr w:rsidRPr="008979A8" w:rsidR="003C7B13" w:rsidTr="00C51DDD" w14:paraId="59DD8BF2" w14:textId="77777777">
        <w:tc>
          <w:tcPr>
            <w:tcW w:w="690" w:type="pct"/>
          </w:tcPr>
          <w:p w:rsidR="003C7B13" w:rsidP="003C7B13" w:rsidRDefault="003C7B13" w14:paraId="2A60E8AA" w14:textId="7193D748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0B40E6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760" w:type="pct"/>
          </w:tcPr>
          <w:p w:rsidR="003C7B13" w:rsidP="003C7B13" w:rsidRDefault="003C7B13" w14:paraId="62CA9514" w14:textId="5DCD1549">
            <w:r>
              <w:t>Value Flag Normal</w:t>
            </w:r>
            <w:r>
              <w:rPr>
                <w:rFonts w:cs="Angsana New"/>
                <w:cs/>
              </w:rPr>
              <w:t xml:space="preserve"> </w:t>
            </w:r>
            <w:r w:rsidR="00A9794D">
              <w:rPr>
                <w:rFonts w:cs="CordiaUPC"/>
              </w:rPr>
              <w:t xml:space="preserve">Expired </w:t>
            </w:r>
            <w:r>
              <w:rPr>
                <w:rFonts w:cs="CordiaUPC"/>
              </w:rPr>
              <w:t>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48" w:type="pct"/>
          </w:tcPr>
          <w:p w:rsidR="003C7B13" w:rsidP="003C7B13" w:rsidRDefault="003C7B13" w14:paraId="10C5F982" w14:textId="574DD9C8">
            <w:pPr>
              <w:rPr>
                <w:cs/>
              </w:rPr>
            </w:pPr>
            <w:r>
              <w:t xml:space="preserve">valueFlagNormal </w:t>
            </w:r>
            <w:r>
              <w:rPr>
                <w:rFonts w:hint="cs"/>
                <w:cs/>
              </w:rPr>
              <w:t xml:space="preserve">จะต้องเป็น </w:t>
            </w:r>
            <w:r>
              <w:t>Mandatory</w:t>
            </w:r>
          </w:p>
        </w:tc>
        <w:tc>
          <w:tcPr>
            <w:tcW w:w="702" w:type="pct"/>
          </w:tcPr>
          <w:p w:rsidR="003C7B13" w:rsidP="003C7B13" w:rsidRDefault="003C7B13" w14:paraId="1601B085" w14:textId="77777777">
            <w:pPr>
              <w:rPr>
                <w:rFonts w:cs="CordiaUPC"/>
                <w:szCs w:val="36"/>
              </w:rPr>
            </w:pPr>
          </w:p>
        </w:tc>
      </w:tr>
      <w:tr w:rsidRPr="008979A8" w:rsidR="003C7B13" w:rsidTr="000547AE" w14:paraId="5A5E9F3C" w14:textId="77777777">
        <w:tc>
          <w:tcPr>
            <w:tcW w:w="5000" w:type="pct"/>
            <w:gridSpan w:val="4"/>
            <w:shd w:val="clear" w:color="auto" w:fill="C2D69B" w:themeFill="accent3" w:themeFillTint="99"/>
          </w:tcPr>
          <w:p w:rsidR="003C7B13" w:rsidP="003C7B13" w:rsidRDefault="003C7B13" w14:paraId="45BF63A6" w14:textId="61F7C41E">
            <w:pPr>
              <w:pStyle w:val="HeaderTable"/>
            </w:pPr>
            <w:r>
              <w:t xml:space="preserve">End </w:t>
            </w:r>
            <w:r w:rsidR="00756F04">
              <w:rPr>
                <w:lang w:bidi="th-TH"/>
              </w:rPr>
              <w:t>Pack Type</w:t>
            </w:r>
            <w:r w:rsidR="00756F04">
              <w:rPr>
                <w:rFonts w:cs="Angsana New"/>
                <w:bCs/>
                <w:cs/>
                <w:lang w:bidi="th-TH"/>
              </w:rPr>
              <w:t>/</w:t>
            </w:r>
            <w:r w:rsidR="00756F04">
              <w:rPr>
                <w:lang w:bidi="th-TH"/>
              </w:rPr>
              <w:t>Sub Type</w:t>
            </w:r>
            <w:r>
              <w:t xml:space="preserve"> Detail</w:t>
            </w:r>
          </w:p>
        </w:tc>
      </w:tr>
      <w:tr w:rsidRPr="008979A8" w:rsidR="003C7B13" w:rsidTr="000547AE" w14:paraId="5A80D34F" w14:textId="77777777">
        <w:tc>
          <w:tcPr>
            <w:tcW w:w="5000" w:type="pct"/>
            <w:gridSpan w:val="4"/>
            <w:shd w:val="clear" w:color="auto" w:fill="C2D69B" w:themeFill="accent3" w:themeFillTint="99"/>
          </w:tcPr>
          <w:p w:rsidR="003C7B13" w:rsidP="003C7B13" w:rsidRDefault="003C7B13" w14:paraId="6686C001" w14:textId="1FCCE0F4">
            <w:pPr>
              <w:pStyle w:val="HeaderTable"/>
              <w:rPr>
                <w:szCs w:val="36"/>
              </w:rPr>
            </w:pPr>
            <w:r w:rsidRPr="006B7E52">
              <w:t xml:space="preserve">Package Type </w:t>
            </w:r>
            <w:r w:rsidRPr="006B7E52">
              <w:rPr>
                <w:rFonts w:cs="Angsana New"/>
                <w:bCs/>
                <w:cs/>
                <w:lang w:bidi="th-TH"/>
              </w:rPr>
              <w:t xml:space="preserve">/ </w:t>
            </w:r>
            <w:r w:rsidRPr="006B7E52">
              <w:t>Package Sub Type Detail Section</w:t>
            </w:r>
          </w:p>
        </w:tc>
      </w:tr>
      <w:tr w:rsidRPr="008979A8" w:rsidR="003C7B13" w:rsidTr="00C51DDD" w14:paraId="28E8BA4A" w14:textId="77777777">
        <w:tc>
          <w:tcPr>
            <w:tcW w:w="690" w:type="pct"/>
          </w:tcPr>
          <w:p w:rsidRPr="00B81FC3" w:rsidR="003C7B13" w:rsidP="003C7B13" w:rsidRDefault="003C7B13" w14:paraId="1B375B96" w14:textId="4CC320EA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6B3F38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760" w:type="pct"/>
          </w:tcPr>
          <w:p w:rsidR="003C7B13" w:rsidP="003C7B13" w:rsidRDefault="003C7B13" w14:paraId="35C153D2" w14:textId="66547838">
            <w:r>
              <w:t xml:space="preserve">Commercial SIM Name </w:t>
            </w:r>
            <w:r>
              <w:rPr>
                <w:rFonts w:cs="CordiaUPC"/>
              </w:rPr>
              <w:t>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48" w:type="pct"/>
          </w:tcPr>
          <w:p w:rsidR="003C7B13" w:rsidP="003C7B13" w:rsidRDefault="003C7B13" w14:paraId="54B98052" w14:textId="65596E51">
            <w:pPr>
              <w:rPr>
                <w:cs/>
              </w:rPr>
            </w:pPr>
            <w:r>
              <w:t>commercialSIMName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จะต้องเป็น </w:t>
            </w:r>
            <w:r>
              <w:t>Mandatory</w:t>
            </w:r>
          </w:p>
        </w:tc>
        <w:tc>
          <w:tcPr>
            <w:tcW w:w="702" w:type="pct"/>
          </w:tcPr>
          <w:p w:rsidR="003C7B13" w:rsidP="003C7B13" w:rsidRDefault="003C7B13" w14:paraId="6B7CAC3E" w14:textId="77777777">
            <w:pPr>
              <w:rPr>
                <w:rFonts w:cs="CordiaUPC"/>
                <w:szCs w:val="36"/>
              </w:rPr>
            </w:pPr>
          </w:p>
        </w:tc>
      </w:tr>
      <w:tr w:rsidRPr="008979A8" w:rsidR="003C7B13" w:rsidTr="000547AE" w14:paraId="3FDFAC8D" w14:textId="77777777">
        <w:tc>
          <w:tcPr>
            <w:tcW w:w="5000" w:type="pct"/>
            <w:gridSpan w:val="4"/>
            <w:shd w:val="clear" w:color="auto" w:fill="C2D69B" w:themeFill="accent3" w:themeFillTint="99"/>
          </w:tcPr>
          <w:p w:rsidR="003C7B13" w:rsidP="003C7B13" w:rsidRDefault="003C7B13" w14:paraId="59662D2B" w14:textId="33E57B93">
            <w:pPr>
              <w:pStyle w:val="HeaderTable"/>
            </w:pPr>
            <w:r>
              <w:t xml:space="preserve">End </w:t>
            </w:r>
            <w:r w:rsidRPr="006B7E52">
              <w:t xml:space="preserve">Package Type </w:t>
            </w:r>
            <w:r w:rsidRPr="006B7E52">
              <w:rPr>
                <w:rFonts w:cs="Angsana New"/>
                <w:bCs/>
                <w:cs/>
                <w:lang w:bidi="th-TH"/>
              </w:rPr>
              <w:t xml:space="preserve">/ </w:t>
            </w:r>
            <w:r w:rsidRPr="006B7E52">
              <w:t>Package Sub Type Detail Section</w:t>
            </w:r>
          </w:p>
        </w:tc>
      </w:tr>
    </w:tbl>
    <w:p w:rsidRPr="008979A8" w:rsidR="00DD3275" w:rsidP="00BB3F68" w:rsidRDefault="00DD3275" w14:paraId="17982214" w14:textId="77777777">
      <w:pPr>
        <w:pStyle w:val="Heading3"/>
        <w:numPr>
          <w:ilvl w:val="0"/>
          <w:numId w:val="110"/>
        </w:numPr>
        <w:rPr>
          <w:rFonts w:ascii="CordiaUPC" w:hAnsi="CordiaUPC" w:cs="CordiaUPC"/>
          <w:sz w:val="32"/>
          <w:szCs w:val="32"/>
        </w:rPr>
      </w:pPr>
      <w:r w:rsidRPr="008979A8">
        <w:rPr>
          <w:rFonts w:ascii="CordiaUPC" w:hAnsi="CordiaUPC" w:cs="CordiaUPC"/>
          <w:sz w:val="32"/>
          <w:szCs w:val="32"/>
        </w:rPr>
        <w:t>Mapping to DB</w:t>
      </w:r>
    </w:p>
    <w:tbl>
      <w:tblPr>
        <w:tblW w:w="4977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348"/>
        <w:gridCol w:w="2486"/>
        <w:gridCol w:w="4141"/>
      </w:tblGrid>
      <w:tr w:rsidRPr="008979A8" w:rsidR="00DD3275" w:rsidTr="00C51DDD" w14:paraId="670FC087" w14:textId="77777777">
        <w:trPr>
          <w:cantSplit/>
          <w:tblHeader/>
        </w:trPr>
        <w:tc>
          <w:tcPr>
            <w:tcW w:w="1308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DD3275" w:rsidP="00C51DDD" w:rsidRDefault="00DD3275" w14:paraId="42600E9D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Database Table</w:t>
            </w:r>
          </w:p>
        </w:tc>
        <w:tc>
          <w:tcPr>
            <w:tcW w:w="1385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DD3275" w:rsidP="00C51DDD" w:rsidRDefault="00DD3275" w14:paraId="7A1D8375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Database Column</w:t>
            </w:r>
          </w:p>
        </w:tc>
        <w:tc>
          <w:tcPr>
            <w:tcW w:w="2307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DD3275" w:rsidP="00C51DDD" w:rsidRDefault="00DD3275" w14:paraId="59492B52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Field on Screen</w:t>
            </w:r>
          </w:p>
        </w:tc>
      </w:tr>
      <w:tr w:rsidRPr="008979A8" w:rsidR="00DD3275" w:rsidTr="00C51DDD" w14:paraId="0F13E9C5" w14:textId="77777777">
        <w:tc>
          <w:tcPr>
            <w:tcW w:w="1308" w:type="pct"/>
            <w:vMerge w:val="restart"/>
          </w:tcPr>
          <w:p w:rsidRPr="008979A8" w:rsidR="00DD3275" w:rsidP="00C51DDD" w:rsidRDefault="00DD3275" w14:paraId="6259EFC8" w14:textId="69C2F054">
            <w:pPr>
              <w:rPr>
                <w:rFonts w:cs="CordiaUPC"/>
              </w:rPr>
            </w:pPr>
            <w:r>
              <w:t>MASS_MANAGE_NEW_SIM</w:t>
            </w:r>
          </w:p>
        </w:tc>
        <w:tc>
          <w:tcPr>
            <w:tcW w:w="1385" w:type="pct"/>
          </w:tcPr>
          <w:p w:rsidRPr="008979A8" w:rsidR="00DD3275" w:rsidP="00C51DDD" w:rsidRDefault="00DD3275" w14:paraId="2F50A559" w14:textId="77777777">
            <w:pPr>
              <w:spacing w:after="0"/>
              <w:rPr>
                <w:rFonts w:cs="CordiaUPC"/>
              </w:rPr>
            </w:pPr>
            <w:r w:rsidRPr="00944318">
              <w:t>ROW_ID</w:t>
            </w:r>
          </w:p>
        </w:tc>
        <w:tc>
          <w:tcPr>
            <w:tcW w:w="2307" w:type="pct"/>
          </w:tcPr>
          <w:p w:rsidR="00DD3275" w:rsidP="00C51DDD" w:rsidRDefault="00DD3275" w14:paraId="43E40B11" w14:textId="77777777">
            <w:pPr>
              <w:spacing w:after="0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ครั้งแรก</w:t>
            </w:r>
          </w:p>
          <w:p w:rsidR="00DD3275" w:rsidP="00C51DDD" w:rsidRDefault="00DD3275" w14:paraId="1E896CCF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ให้ระบบ </w:t>
            </w:r>
            <w:r>
              <w:rPr>
                <w:rFonts w:cs="CordiaUPC"/>
              </w:rPr>
              <w:t xml:space="preserve">Auto Generate </w:t>
            </w:r>
          </w:p>
          <w:p w:rsidR="00DD3275" w:rsidP="00C51DDD" w:rsidRDefault="00DD3275" w14:paraId="19200EAE" w14:textId="77777777">
            <w:pPr>
              <w:spacing w:after="0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ครั้งถัดไป</w:t>
            </w:r>
          </w:p>
          <w:p w:rsidRPr="008979A8" w:rsidR="00DD3275" w:rsidP="00C51DDD" w:rsidRDefault="00DD3275" w14:paraId="7DDFD5A4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ให้ใช้ </w:t>
            </w:r>
            <w:r>
              <w:rPr>
                <w:rFonts w:cs="CordiaUPC"/>
              </w:rPr>
              <w:t xml:space="preserve">Row ID </w:t>
            </w:r>
            <w:r>
              <w:rPr>
                <w:rFonts w:hint="cs" w:cs="Angsana New"/>
                <w:cs/>
              </w:rPr>
              <w:t>เดิม</w:t>
            </w:r>
          </w:p>
        </w:tc>
      </w:tr>
      <w:tr w:rsidRPr="008979A8" w:rsidR="00DD3275" w:rsidTr="00C51DDD" w14:paraId="0FD006EB" w14:textId="77777777">
        <w:tc>
          <w:tcPr>
            <w:tcW w:w="1308" w:type="pct"/>
            <w:vMerge/>
          </w:tcPr>
          <w:p w:rsidRPr="008979A8" w:rsidR="00DD3275" w:rsidP="00DD3275" w:rsidRDefault="00DD3275" w14:paraId="09FBE158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DD3275" w:rsidP="00DD3275" w:rsidRDefault="00DD3275" w14:paraId="007E6928" w14:textId="77777777">
            <w:r>
              <w:t>MASS_PO_DETAIL</w:t>
            </w:r>
          </w:p>
          <w:p w:rsidR="00DD3275" w:rsidP="00DD3275" w:rsidRDefault="00DD3275" w14:paraId="74D335B2" w14:textId="0C94C973">
            <w:r>
              <w:t>_ROW_ID</w:t>
            </w:r>
          </w:p>
        </w:tc>
        <w:tc>
          <w:tcPr>
            <w:tcW w:w="2307" w:type="pct"/>
          </w:tcPr>
          <w:p w:rsidR="00DD3275" w:rsidP="00DD3275" w:rsidRDefault="00DD3275" w14:paraId="65BFF2BC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>ให้</w:t>
            </w:r>
            <w:r w:rsidRPr="008979A8">
              <w:rPr>
                <w:rFonts w:cs="Angsana New"/>
                <w:cs/>
              </w:rPr>
              <w:t>ใช้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CordiaUPC"/>
              </w:rPr>
              <w:t>MASS</w:t>
            </w:r>
            <w:r w:rsidRPr="008979A8">
              <w:rPr>
                <w:rFonts w:cs="CordiaUPC"/>
              </w:rPr>
              <w:t>_P</w:t>
            </w:r>
            <w:r>
              <w:rPr>
                <w:rFonts w:cs="CordiaUPC"/>
              </w:rPr>
              <w:t>O_DETAIL</w:t>
            </w:r>
            <w:r w:rsidRPr="008979A8">
              <w:rPr>
                <w:rFonts w:cs="Angsana New"/>
                <w:cs/>
              </w:rPr>
              <w:t>.</w:t>
            </w:r>
            <w:r w:rsidRPr="008979A8">
              <w:rPr>
                <w:rFonts w:cs="CordiaUPC"/>
              </w:rPr>
              <w:t>ROW_ID</w:t>
            </w:r>
            <w:r>
              <w:rPr>
                <w:rFonts w:hint="cs" w:cs="Angsana New"/>
                <w:cs/>
              </w:rPr>
              <w:t xml:space="preserve"> เดิม</w:t>
            </w:r>
          </w:p>
        </w:tc>
      </w:tr>
      <w:tr w:rsidRPr="008979A8" w:rsidR="00DD3275" w:rsidTr="00C51DDD" w14:paraId="6F953072" w14:textId="77777777">
        <w:tc>
          <w:tcPr>
            <w:tcW w:w="1308" w:type="pct"/>
            <w:vMerge/>
          </w:tcPr>
          <w:p w:rsidRPr="008979A8" w:rsidR="00DD3275" w:rsidP="00DD3275" w:rsidRDefault="00DD3275" w14:paraId="3AA61913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DD3275" w:rsidP="00DD3275" w:rsidRDefault="00DD3275" w14:paraId="111CAE1E" w14:textId="4300F0CF">
            <w:pPr>
              <w:spacing w:after="0"/>
              <w:rPr>
                <w:rFonts w:cs="CordiaUPC"/>
              </w:rPr>
            </w:pPr>
            <w:r>
              <w:t>FORECAST</w:t>
            </w:r>
          </w:p>
        </w:tc>
        <w:tc>
          <w:tcPr>
            <w:tcW w:w="2307" w:type="pct"/>
          </w:tcPr>
          <w:p w:rsidRPr="00B06728" w:rsidR="00DD3275" w:rsidP="00DD3275" w:rsidRDefault="00DD3275" w14:paraId="145081ED" w14:textId="2E63FBD4">
            <w:r>
              <w:t>forecast</w:t>
            </w:r>
          </w:p>
        </w:tc>
      </w:tr>
      <w:tr w:rsidRPr="008979A8" w:rsidR="00DD3275" w:rsidTr="00C51DDD" w14:paraId="567708E8" w14:textId="77777777">
        <w:tc>
          <w:tcPr>
            <w:tcW w:w="1308" w:type="pct"/>
            <w:vMerge/>
          </w:tcPr>
          <w:p w:rsidRPr="008979A8" w:rsidR="00DD3275" w:rsidP="00DD3275" w:rsidRDefault="00DD3275" w14:paraId="49706CF7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DD3275" w:rsidP="00DD3275" w:rsidRDefault="00DD3275" w14:paraId="79111AC4" w14:textId="162304BD">
            <w:r>
              <w:t>SIM_PRICE_INCLUDING_VAT</w:t>
            </w:r>
          </w:p>
        </w:tc>
        <w:tc>
          <w:tcPr>
            <w:tcW w:w="2307" w:type="pct"/>
          </w:tcPr>
          <w:p w:rsidR="00DD3275" w:rsidP="00DD3275" w:rsidRDefault="00DD3275" w14:paraId="203CC5A5" w14:textId="4CC0C8C2">
            <w:pPr>
              <w:rPr>
                <w:rFonts w:cs="CordiaUPC"/>
                <w:cs/>
              </w:rPr>
            </w:pPr>
            <w:r>
              <w:t>simPriceIncludingVAT</w:t>
            </w:r>
          </w:p>
        </w:tc>
      </w:tr>
      <w:tr w:rsidRPr="008979A8" w:rsidR="00DD3275" w:rsidTr="00C51DDD" w14:paraId="42ACD8B6" w14:textId="77777777">
        <w:tc>
          <w:tcPr>
            <w:tcW w:w="1308" w:type="pct"/>
            <w:vMerge/>
          </w:tcPr>
          <w:p w:rsidRPr="008979A8" w:rsidR="00DD3275" w:rsidP="00DD3275" w:rsidRDefault="00DD3275" w14:paraId="2F9D8E70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944318" w:rsidR="00DD3275" w:rsidP="00DD3275" w:rsidRDefault="00DD3275" w14:paraId="4A6E3694" w14:textId="5879860C">
            <w:r>
              <w:t xml:space="preserve">SIM_TYPE </w:t>
            </w:r>
          </w:p>
        </w:tc>
        <w:tc>
          <w:tcPr>
            <w:tcW w:w="2307" w:type="pct"/>
          </w:tcPr>
          <w:p w:rsidR="00DD3275" w:rsidP="00DD3275" w:rsidRDefault="00DD3275" w14:paraId="0130A815" w14:textId="1AE2A507">
            <w:r>
              <w:t xml:space="preserve">simType </w:t>
            </w:r>
          </w:p>
        </w:tc>
      </w:tr>
      <w:tr w:rsidRPr="008979A8" w:rsidR="00DD3275" w:rsidTr="00C51DDD" w14:paraId="5340CD67" w14:textId="77777777">
        <w:tc>
          <w:tcPr>
            <w:tcW w:w="1308" w:type="pct"/>
            <w:vMerge/>
          </w:tcPr>
          <w:p w:rsidRPr="008979A8" w:rsidR="00DD3275" w:rsidP="00DD3275" w:rsidRDefault="00DD3275" w14:paraId="73C39596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DD3275" w:rsidP="00DD3275" w:rsidRDefault="00DD3275" w14:paraId="314E8E0F" w14:textId="5336C686">
            <w:r>
              <w:t>VALUE_FLAG_NORMAL</w:t>
            </w:r>
          </w:p>
        </w:tc>
        <w:tc>
          <w:tcPr>
            <w:tcW w:w="2307" w:type="pct"/>
          </w:tcPr>
          <w:p w:rsidR="00DD3275" w:rsidP="00DD3275" w:rsidRDefault="00DD3275" w14:paraId="2DACA4F3" w14:textId="7CE8E55F">
            <w:r>
              <w:t>valueFlagNormal</w:t>
            </w:r>
          </w:p>
        </w:tc>
      </w:tr>
      <w:tr w:rsidRPr="008979A8" w:rsidR="00DD3275" w:rsidTr="00C51DDD" w14:paraId="5E26432A" w14:textId="77777777">
        <w:tc>
          <w:tcPr>
            <w:tcW w:w="1308" w:type="pct"/>
            <w:vMerge/>
          </w:tcPr>
          <w:p w:rsidRPr="008979A8" w:rsidR="00DD3275" w:rsidP="00DD3275" w:rsidRDefault="00DD3275" w14:paraId="7814BB10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DD3275" w:rsidP="00DD3275" w:rsidRDefault="00DD3275" w14:paraId="4E593C10" w14:textId="776ADDF0">
            <w:r>
              <w:t>VALUE_FLAG_VIP</w:t>
            </w:r>
          </w:p>
        </w:tc>
        <w:tc>
          <w:tcPr>
            <w:tcW w:w="2307" w:type="pct"/>
          </w:tcPr>
          <w:p w:rsidR="00DD3275" w:rsidP="00DD3275" w:rsidRDefault="00DD3275" w14:paraId="50621757" w14:textId="0DB4578A">
            <w:r>
              <w:t>valueFlagVIP</w:t>
            </w:r>
          </w:p>
        </w:tc>
      </w:tr>
      <w:tr w:rsidRPr="008979A8" w:rsidR="00DD3275" w:rsidTr="00C51DDD" w14:paraId="39822817" w14:textId="77777777">
        <w:tc>
          <w:tcPr>
            <w:tcW w:w="1308" w:type="pct"/>
            <w:vMerge/>
          </w:tcPr>
          <w:p w:rsidRPr="008979A8" w:rsidR="00DD3275" w:rsidP="00DD3275" w:rsidRDefault="00DD3275" w14:paraId="7CEB84EF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DD3275" w:rsidP="00DD3275" w:rsidRDefault="00DD3275" w14:paraId="7257CD7E" w14:textId="59D14988">
            <w:r>
              <w:t>VALUE_FLAG_PRETTY</w:t>
            </w:r>
          </w:p>
        </w:tc>
        <w:tc>
          <w:tcPr>
            <w:tcW w:w="2307" w:type="pct"/>
          </w:tcPr>
          <w:p w:rsidR="00DD3275" w:rsidP="00DD3275" w:rsidRDefault="00DD3275" w14:paraId="2D73409A" w14:textId="5A8EFD82">
            <w:r>
              <w:t>valueFlagPretty</w:t>
            </w:r>
          </w:p>
        </w:tc>
      </w:tr>
      <w:tr w:rsidRPr="008979A8" w:rsidR="00DD3275" w:rsidTr="00C51DDD" w14:paraId="7E72F8E6" w14:textId="77777777">
        <w:tc>
          <w:tcPr>
            <w:tcW w:w="1308" w:type="pct"/>
            <w:vMerge w:val="restart"/>
          </w:tcPr>
          <w:p w:rsidRPr="008979A8" w:rsidR="00DD3275" w:rsidP="00DD3275" w:rsidRDefault="00DD3275" w14:paraId="4DB7971D" w14:textId="36650C1E">
            <w:pPr>
              <w:rPr>
                <w:rFonts w:cs="CordiaUPC"/>
              </w:rPr>
            </w:pPr>
            <w:r>
              <w:t>MASS_</w:t>
            </w:r>
            <w:r w:rsidR="00F734BB">
              <w:t>NEW_</w:t>
            </w:r>
            <w:r>
              <w:t>SIM_PACKAGE_DETAIL</w:t>
            </w:r>
          </w:p>
        </w:tc>
        <w:tc>
          <w:tcPr>
            <w:tcW w:w="1385" w:type="pct"/>
          </w:tcPr>
          <w:p w:rsidR="00DD3275" w:rsidP="00DD3275" w:rsidRDefault="00DD3275" w14:paraId="172D0822" w14:textId="2C36A8A6">
            <w:r>
              <w:t>ROW_ID</w:t>
            </w:r>
          </w:p>
        </w:tc>
        <w:tc>
          <w:tcPr>
            <w:tcW w:w="2307" w:type="pct"/>
          </w:tcPr>
          <w:p w:rsidR="00DD3275" w:rsidP="00DD3275" w:rsidRDefault="00DD3275" w14:paraId="60B56DAB" w14:textId="77777777">
            <w:pPr>
              <w:spacing w:after="0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ครั้งแรก</w:t>
            </w:r>
          </w:p>
          <w:p w:rsidR="00DD3275" w:rsidP="00DD3275" w:rsidRDefault="00DD3275" w14:paraId="2B3D1429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ให้ระบบ </w:t>
            </w:r>
            <w:r>
              <w:rPr>
                <w:rFonts w:cs="CordiaUPC"/>
              </w:rPr>
              <w:t xml:space="preserve">Auto Generate </w:t>
            </w:r>
          </w:p>
          <w:p w:rsidR="00DD3275" w:rsidP="00DD3275" w:rsidRDefault="00DD3275" w14:paraId="613B36F8" w14:textId="77777777">
            <w:pPr>
              <w:spacing w:after="0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ครั้งถัดไป</w:t>
            </w:r>
          </w:p>
          <w:p w:rsidR="00DD3275" w:rsidP="00DD3275" w:rsidRDefault="00DD3275" w14:paraId="359DB69A" w14:textId="37B8AC46">
            <w:r>
              <w:rPr>
                <w:rFonts w:hint="cs" w:cs="Angsana New"/>
                <w:cs/>
              </w:rPr>
              <w:t xml:space="preserve">ให้ใช้ </w:t>
            </w:r>
            <w:r>
              <w:rPr>
                <w:rFonts w:cs="CordiaUPC"/>
              </w:rPr>
              <w:t xml:space="preserve">Row ID </w:t>
            </w:r>
            <w:r>
              <w:rPr>
                <w:rFonts w:hint="cs" w:cs="Angsana New"/>
                <w:cs/>
              </w:rPr>
              <w:t>เดิม</w:t>
            </w:r>
          </w:p>
        </w:tc>
      </w:tr>
      <w:tr w:rsidRPr="008979A8" w:rsidR="00DD3275" w:rsidTr="00C51DDD" w14:paraId="31D79F97" w14:textId="77777777">
        <w:tc>
          <w:tcPr>
            <w:tcW w:w="1308" w:type="pct"/>
            <w:vMerge/>
          </w:tcPr>
          <w:p w:rsidRPr="008979A8" w:rsidR="00DD3275" w:rsidP="00DD3275" w:rsidRDefault="00DD3275" w14:paraId="1BC39049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DD3275" w:rsidP="00DD3275" w:rsidRDefault="00DD3275" w14:paraId="3882F665" w14:textId="47F0A855">
            <w:r>
              <w:t>MANAGE_NEW_SIM_ROW_ID</w:t>
            </w:r>
          </w:p>
        </w:tc>
        <w:tc>
          <w:tcPr>
            <w:tcW w:w="2307" w:type="pct"/>
          </w:tcPr>
          <w:p w:rsidR="00DD3275" w:rsidP="00DD3275" w:rsidRDefault="00DD3275" w14:paraId="13334B2C" w14:textId="0EC79DE7">
            <w:r>
              <w:rPr>
                <w:rFonts w:hint="cs" w:cs="Angsana New"/>
                <w:cs/>
              </w:rPr>
              <w:t>ให้</w:t>
            </w:r>
            <w:r w:rsidRPr="008979A8">
              <w:rPr>
                <w:rFonts w:cs="Angsana New"/>
                <w:cs/>
              </w:rPr>
              <w:t>ใช้</w:t>
            </w:r>
            <w:r>
              <w:rPr>
                <w:rFonts w:hint="cs" w:cs="Angsana New"/>
                <w:cs/>
              </w:rPr>
              <w:t xml:space="preserve"> </w:t>
            </w:r>
            <w:r>
              <w:t>MASS_MANAGE_NEW_SIM</w:t>
            </w:r>
            <w:r w:rsidRPr="008979A8">
              <w:rPr>
                <w:rFonts w:cs="Angsana New"/>
                <w:cs/>
              </w:rPr>
              <w:t>.</w:t>
            </w:r>
            <w:r w:rsidRPr="008979A8">
              <w:rPr>
                <w:rFonts w:cs="CordiaUPC"/>
              </w:rPr>
              <w:t>ROW_ID</w:t>
            </w:r>
            <w:r>
              <w:rPr>
                <w:rFonts w:hint="cs" w:cs="Angsana New"/>
                <w:cs/>
              </w:rPr>
              <w:t xml:space="preserve"> เดิม</w:t>
            </w:r>
          </w:p>
        </w:tc>
      </w:tr>
      <w:tr w:rsidRPr="008979A8" w:rsidR="00DD3275" w:rsidTr="00C51DDD" w14:paraId="70EF1116" w14:textId="77777777">
        <w:tc>
          <w:tcPr>
            <w:tcW w:w="1308" w:type="pct"/>
            <w:vMerge/>
          </w:tcPr>
          <w:p w:rsidRPr="008979A8" w:rsidR="00DD3275" w:rsidP="00DD3275" w:rsidRDefault="00DD3275" w14:paraId="38123E12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DD3275" w:rsidP="00DD3275" w:rsidRDefault="00DD3275" w14:paraId="2EE406B1" w14:textId="767693AA">
            <w:r>
              <w:t>COMMERCIAL_SIM_NAME</w:t>
            </w:r>
          </w:p>
        </w:tc>
        <w:tc>
          <w:tcPr>
            <w:tcW w:w="2307" w:type="pct"/>
          </w:tcPr>
          <w:p w:rsidR="00DD3275" w:rsidP="00DD3275" w:rsidRDefault="00DD3275" w14:paraId="7CE17915" w14:textId="448A6251">
            <w:r>
              <w:t>commercialSIMName</w:t>
            </w:r>
          </w:p>
        </w:tc>
      </w:tr>
      <w:tr w:rsidRPr="008979A8" w:rsidR="00DD3275" w:rsidTr="00C51DDD" w14:paraId="0721E8D0" w14:textId="77777777">
        <w:tc>
          <w:tcPr>
            <w:tcW w:w="1308" w:type="pct"/>
            <w:vMerge/>
          </w:tcPr>
          <w:p w:rsidRPr="008979A8" w:rsidR="00DD3275" w:rsidP="00DD3275" w:rsidRDefault="00DD3275" w14:paraId="1535E4CA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DD3275" w:rsidP="00DD3275" w:rsidRDefault="00DD3275" w14:paraId="4F96E356" w14:textId="668AAA57">
            <w:r>
              <w:t>PACKAGE_DESCRIPTION</w:t>
            </w:r>
          </w:p>
        </w:tc>
        <w:tc>
          <w:tcPr>
            <w:tcW w:w="2307" w:type="pct"/>
          </w:tcPr>
          <w:p w:rsidR="00DD3275" w:rsidP="00DD3275" w:rsidRDefault="00DD3275" w14:paraId="6A9C3ECB" w14:textId="618BFF7D">
            <w:r>
              <w:t>packageDescription</w:t>
            </w:r>
          </w:p>
        </w:tc>
      </w:tr>
    </w:tbl>
    <w:p w:rsidR="00F734BB" w:rsidP="00F734BB" w:rsidRDefault="00F734BB" w14:paraId="1195A632" w14:textId="43960DF5">
      <w:pPr>
        <w:pStyle w:val="Heading2"/>
        <w:numPr>
          <w:ilvl w:val="0"/>
          <w:numId w:val="1"/>
        </w:numPr>
        <w:ind w:left="426" w:hanging="426"/>
        <w:rPr>
          <w:rFonts w:ascii="CordiaUPC" w:hAnsi="CordiaUPC" w:cs="CordiaUPC"/>
          <w:sz w:val="36"/>
          <w:szCs w:val="36"/>
        </w:rPr>
      </w:pPr>
      <w:r>
        <w:rPr>
          <w:rFonts w:ascii="CordiaUPC" w:hAnsi="CordiaUPC" w:cs="CordiaUPC"/>
          <w:sz w:val="36"/>
          <w:szCs w:val="36"/>
        </w:rPr>
        <w:t>Mass Manage Existing SIM</w:t>
      </w:r>
    </w:p>
    <w:p w:rsidRPr="00180BBA" w:rsidR="00F734BB" w:rsidP="00BB3F68" w:rsidRDefault="00F734BB" w14:paraId="35159119" w14:textId="77777777">
      <w:pPr>
        <w:pStyle w:val="Heading3"/>
        <w:numPr>
          <w:ilvl w:val="0"/>
          <w:numId w:val="113"/>
        </w:numPr>
        <w:rPr>
          <w:rFonts w:ascii="CordiaUPC" w:hAnsi="CordiaUPC" w:cs="CordiaUPC"/>
          <w:sz w:val="32"/>
          <w:szCs w:val="40"/>
        </w:rPr>
      </w:pPr>
      <w:r w:rsidRPr="00180BBA">
        <w:rPr>
          <w:rFonts w:ascii="CordiaUPC" w:hAnsi="CordiaUPC" w:cs="CordiaUPC"/>
          <w:sz w:val="32"/>
          <w:szCs w:val="40"/>
        </w:rPr>
        <w:t>Field on Screen</w:t>
      </w:r>
    </w:p>
    <w:tbl>
      <w:tblPr>
        <w:tblW w:w="4977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657"/>
        <w:gridCol w:w="1802"/>
        <w:gridCol w:w="5516"/>
      </w:tblGrid>
      <w:tr w:rsidRPr="008979A8" w:rsidR="00F734BB" w:rsidTr="00C51DDD" w14:paraId="4C208490" w14:textId="77777777">
        <w:trPr>
          <w:cantSplit/>
          <w:tblHeader/>
        </w:trPr>
        <w:tc>
          <w:tcPr>
            <w:tcW w:w="923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F734BB" w:rsidP="00C51DDD" w:rsidRDefault="00F734BB" w14:paraId="176C4A1F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Field Name</w:t>
            </w:r>
          </w:p>
        </w:tc>
        <w:tc>
          <w:tcPr>
            <w:tcW w:w="1004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F734BB" w:rsidP="00C51DDD" w:rsidRDefault="00F734BB" w14:paraId="3064392A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Type</w:t>
            </w:r>
          </w:p>
        </w:tc>
        <w:tc>
          <w:tcPr>
            <w:tcW w:w="3073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F734BB" w:rsidP="00C51DDD" w:rsidRDefault="00F734BB" w14:paraId="0FF1D90D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Comments</w:t>
            </w:r>
          </w:p>
        </w:tc>
      </w:tr>
      <w:tr w:rsidRPr="008979A8" w:rsidR="00F734BB" w:rsidTr="00C51DDD" w14:paraId="58B8A340" w14:textId="77777777">
        <w:trPr>
          <w:trHeight w:val="111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F734BB" w:rsidP="00C51DDD" w:rsidRDefault="00756F04" w14:paraId="168A7509" w14:textId="4DA659DD">
            <w:pPr>
              <w:pStyle w:val="HeaderTable"/>
            </w:pPr>
            <w:r>
              <w:t>Auto Change</w:t>
            </w:r>
            <w:r w:rsidR="00F734BB">
              <w:t xml:space="preserve"> Table Section</w:t>
            </w:r>
          </w:p>
        </w:tc>
      </w:tr>
      <w:tr w:rsidRPr="008979A8" w:rsidR="00F734BB" w:rsidTr="00E42349" w14:paraId="1D827C3B" w14:textId="77777777">
        <w:trPr>
          <w:trHeight w:val="111"/>
        </w:trPr>
        <w:tc>
          <w:tcPr>
            <w:tcW w:w="923" w:type="pct"/>
          </w:tcPr>
          <w:p w:rsidR="00F734BB" w:rsidP="00C51DDD" w:rsidRDefault="00F734BB" w14:paraId="3E5BA4F1" w14:textId="77777777">
            <w:r>
              <w:t xml:space="preserve">Package Type </w:t>
            </w:r>
            <w:r>
              <w:rPr>
                <w:rFonts w:cs="Angsana New"/>
                <w:cs/>
              </w:rPr>
              <w:t xml:space="preserve">/ </w:t>
            </w:r>
            <w:r>
              <w:t>Package Sub Type</w:t>
            </w:r>
          </w:p>
        </w:tc>
        <w:tc>
          <w:tcPr>
            <w:tcW w:w="1004" w:type="pct"/>
          </w:tcPr>
          <w:p w:rsidR="00F734BB" w:rsidP="00C51DDD" w:rsidRDefault="00F734BB" w14:paraId="5CD39175" w14:textId="77777777"/>
        </w:tc>
        <w:tc>
          <w:tcPr>
            <w:tcW w:w="3073" w:type="pct"/>
          </w:tcPr>
          <w:p w:rsidRPr="00BD6930" w:rsidR="00F734BB" w:rsidP="00C51DDD" w:rsidRDefault="00F734BB" w14:paraId="3B802286" w14:textId="77777777">
            <w:r w:rsidRPr="00BD6930">
              <w:rPr>
                <w:cs/>
              </w:rPr>
              <w:t xml:space="preserve">แสดงข้อมูลใน </w:t>
            </w:r>
            <w:r w:rsidRPr="00BD6930">
              <w:t>Format</w:t>
            </w:r>
          </w:p>
          <w:p w:rsidR="00AA3BB4" w:rsidP="00C51DDD" w:rsidRDefault="00F734BB" w14:paraId="65172EAA" w14:textId="1A6E9F22">
            <w:r>
              <w:t xml:space="preserve">packageType </w:t>
            </w:r>
            <w:r>
              <w:rPr>
                <w:rFonts w:cs="Angsana New"/>
                <w:cs/>
              </w:rPr>
              <w:t xml:space="preserve">+ “/” + </w:t>
            </w:r>
            <w:r>
              <w:t>packageSubType</w:t>
            </w:r>
          </w:p>
          <w:p w:rsidRPr="00BF38D7" w:rsidR="00F734BB" w:rsidP="00C51DDD" w:rsidRDefault="00F734BB" w14:paraId="09C674FB" w14:textId="77777777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 xml:space="preserve">ถ้ามีค่ามากกว่า </w:t>
            </w:r>
            <w:r>
              <w:t xml:space="preserve">1 </w:t>
            </w:r>
            <w:r>
              <w:rPr>
                <w:rFonts w:hint="cs"/>
                <w:cs/>
              </w:rPr>
              <w:t xml:space="preserve">ค่า ให้ขึ้นบรรทัดใหม่แต่ </w:t>
            </w:r>
            <w:r>
              <w:t xml:space="preserve">Row </w:t>
            </w:r>
            <w:r>
              <w:rPr>
                <w:rFonts w:hint="cs"/>
                <w:cs/>
              </w:rPr>
              <w:t>เดิม</w:t>
            </w:r>
          </w:p>
        </w:tc>
      </w:tr>
      <w:tr w:rsidRPr="008979A8" w:rsidR="00F734BB" w:rsidTr="00E42349" w14:paraId="41047703" w14:textId="77777777">
        <w:trPr>
          <w:trHeight w:val="111"/>
        </w:trPr>
        <w:tc>
          <w:tcPr>
            <w:tcW w:w="923" w:type="pct"/>
          </w:tcPr>
          <w:p w:rsidR="00F734BB" w:rsidP="00C51DDD" w:rsidRDefault="002C2D09" w14:paraId="31E49C01" w14:textId="48340872">
            <w:r>
              <w:t>Effective Start Date</w:t>
            </w:r>
          </w:p>
        </w:tc>
        <w:tc>
          <w:tcPr>
            <w:tcW w:w="1004" w:type="pct"/>
          </w:tcPr>
          <w:p w:rsidR="00F734BB" w:rsidP="00C51DDD" w:rsidRDefault="00F734BB" w14:paraId="2A41B186" w14:textId="77777777"/>
        </w:tc>
        <w:tc>
          <w:tcPr>
            <w:tcW w:w="3073" w:type="pct"/>
          </w:tcPr>
          <w:p w:rsidRPr="00BD6930" w:rsidR="00F734BB" w:rsidP="00C51DDD" w:rsidRDefault="00F734BB" w14:paraId="35442F62" w14:textId="77777777">
            <w:r w:rsidRPr="00BD6930">
              <w:rPr>
                <w:cs/>
              </w:rPr>
              <w:t xml:space="preserve">แสดงข้อมูลใน </w:t>
            </w:r>
            <w:r w:rsidRPr="00BD6930">
              <w:t>Format</w:t>
            </w:r>
          </w:p>
          <w:p w:rsidRPr="00BD6930" w:rsidR="00F734BB" w:rsidP="00C51DDD" w:rsidRDefault="002C2D09" w14:paraId="13DA83F1" w14:textId="7797C2B6">
            <w:pPr>
              <w:rPr>
                <w:cs/>
              </w:rPr>
            </w:pPr>
            <w:r>
              <w:t>effectiveStartDate</w:t>
            </w:r>
          </w:p>
        </w:tc>
      </w:tr>
      <w:tr w:rsidRPr="008979A8" w:rsidR="00F734BB" w:rsidTr="00E42349" w14:paraId="567BACC6" w14:textId="77777777">
        <w:trPr>
          <w:trHeight w:val="111"/>
        </w:trPr>
        <w:tc>
          <w:tcPr>
            <w:tcW w:w="923" w:type="pct"/>
          </w:tcPr>
          <w:p w:rsidR="00F734BB" w:rsidP="00C51DDD" w:rsidRDefault="002C2D09" w14:paraId="63568C59" w14:textId="1307D349">
            <w:r>
              <w:t>Description</w:t>
            </w:r>
          </w:p>
        </w:tc>
        <w:tc>
          <w:tcPr>
            <w:tcW w:w="1004" w:type="pct"/>
          </w:tcPr>
          <w:p w:rsidR="00F734BB" w:rsidP="00C51DDD" w:rsidRDefault="00F734BB" w14:paraId="0A531F82" w14:textId="77777777"/>
        </w:tc>
        <w:tc>
          <w:tcPr>
            <w:tcW w:w="3073" w:type="pct"/>
          </w:tcPr>
          <w:p w:rsidRPr="00BD6930" w:rsidR="00F734BB" w:rsidP="00C51DDD" w:rsidRDefault="00F734BB" w14:paraId="31EC644B" w14:textId="77777777">
            <w:r w:rsidRPr="00BD6930">
              <w:rPr>
                <w:cs/>
              </w:rPr>
              <w:t xml:space="preserve">แสดงข้อมูลใน </w:t>
            </w:r>
            <w:r w:rsidRPr="00BD6930">
              <w:t>Format</w:t>
            </w:r>
          </w:p>
          <w:p w:rsidRPr="00BD6930" w:rsidR="00F734BB" w:rsidP="00C51DDD" w:rsidRDefault="002C2D09" w14:paraId="54D04F36" w14:textId="6A3FCBDC">
            <w:pPr>
              <w:rPr>
                <w:cs/>
              </w:rPr>
            </w:pPr>
            <w:r>
              <w:t>description</w:t>
            </w:r>
          </w:p>
        </w:tc>
      </w:tr>
      <w:tr w:rsidRPr="008979A8" w:rsidR="00F734BB" w:rsidTr="00E42349" w14:paraId="5DFC5647" w14:textId="77777777">
        <w:trPr>
          <w:trHeight w:val="108"/>
        </w:trPr>
        <w:tc>
          <w:tcPr>
            <w:tcW w:w="923" w:type="pct"/>
          </w:tcPr>
          <w:p w:rsidRPr="003A1FD8" w:rsidR="00F734BB" w:rsidP="00C51DDD" w:rsidRDefault="00F734BB" w14:paraId="59ED28CB" w14:textId="77777777">
            <w:pPr>
              <w:rPr>
                <w:rFonts w:cs="CordiaUPC"/>
              </w:rPr>
            </w:pPr>
            <w:r w:rsidRPr="003A1FD8">
              <w:rPr>
                <w:rFonts w:cs="CordiaUPC"/>
              </w:rPr>
              <w:t>Action</w:t>
            </w:r>
          </w:p>
          <w:p w:rsidR="00F734BB" w:rsidP="00BB3F68" w:rsidRDefault="00F734BB" w14:paraId="7A42DBF8" w14:textId="77777777">
            <w:pPr>
              <w:pStyle w:val="ListParagraph"/>
              <w:numPr>
                <w:ilvl w:val="0"/>
                <w:numId w:val="101"/>
              </w:numPr>
              <w:ind w:left="452"/>
            </w:pPr>
            <w:r w:rsidRPr="00E44638">
              <w:rPr>
                <w:rFonts w:hint="cs" w:cs="Angsana New"/>
                <w:cs/>
              </w:rPr>
              <w:t>ปุ่ม</w:t>
            </w:r>
            <w:r w:rsidRPr="00E44638">
              <w:rPr>
                <w:rFonts w:cs="CordiaUPC"/>
              </w:rPr>
              <w:t>Edit</w:t>
            </w:r>
          </w:p>
        </w:tc>
        <w:tc>
          <w:tcPr>
            <w:tcW w:w="1004" w:type="pct"/>
          </w:tcPr>
          <w:p w:rsidR="00F734BB" w:rsidP="00C51DDD" w:rsidRDefault="00F734BB" w14:paraId="71FDAC55" w14:textId="77777777">
            <w:r>
              <w:t>Button</w:t>
            </w:r>
          </w:p>
        </w:tc>
        <w:tc>
          <w:tcPr>
            <w:tcW w:w="3073" w:type="pct"/>
          </w:tcPr>
          <w:p w:rsidR="00F734BB" w:rsidP="00C51DDD" w:rsidRDefault="00F734BB" w14:paraId="2BC920CE" w14:textId="77777777">
            <w:r w:rsidRPr="0079598B">
              <w:rPr>
                <w:rFonts w:cs="Angsana New"/>
                <w:cs/>
              </w:rPr>
              <w:t xml:space="preserve">เมื่อกดปุ่มให้ทำการ </w:t>
            </w:r>
            <w:r w:rsidRPr="0079598B">
              <w:rPr>
                <w:rFonts w:cs="CordiaUPC"/>
              </w:rPr>
              <w:t>Visible Detail Section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และดึงข้อมูลของ </w:t>
            </w:r>
            <w:r>
              <w:rPr>
                <w:rFonts w:cs="CordiaUPC"/>
              </w:rPr>
              <w:t xml:space="preserve">Row </w:t>
            </w:r>
            <w:r>
              <w:rPr>
                <w:rFonts w:hint="cs" w:cs="Angsana New"/>
                <w:cs/>
              </w:rPr>
              <w:t>นั้นๆ มาแสดง</w:t>
            </w:r>
          </w:p>
        </w:tc>
      </w:tr>
      <w:tr w:rsidRPr="008979A8" w:rsidR="00F734BB" w:rsidTr="00E42349" w14:paraId="56E6BC28" w14:textId="77777777">
        <w:trPr>
          <w:trHeight w:val="108"/>
        </w:trPr>
        <w:tc>
          <w:tcPr>
            <w:tcW w:w="923" w:type="pct"/>
          </w:tcPr>
          <w:p w:rsidRPr="003A1FD8" w:rsidR="00F734BB" w:rsidP="00C51DDD" w:rsidRDefault="00F734BB" w14:paraId="3486BAA9" w14:textId="77777777">
            <w:pPr>
              <w:rPr>
                <w:rFonts w:cs="CordiaUPC"/>
              </w:rPr>
            </w:pPr>
            <w:r w:rsidRPr="003A1FD8">
              <w:rPr>
                <w:rFonts w:cs="CordiaUPC"/>
              </w:rPr>
              <w:t>Action</w:t>
            </w:r>
          </w:p>
          <w:p w:rsidR="00F734BB" w:rsidP="00BB3F68" w:rsidRDefault="00F734BB" w14:paraId="2FB3A935" w14:textId="77777777">
            <w:pPr>
              <w:pStyle w:val="ListParagraph"/>
              <w:numPr>
                <w:ilvl w:val="0"/>
                <w:numId w:val="101"/>
              </w:numPr>
              <w:ind w:left="452"/>
            </w:pPr>
            <w:r w:rsidRPr="00E44638">
              <w:rPr>
                <w:rFonts w:hint="cs" w:cs="Angsana New"/>
                <w:cs/>
              </w:rPr>
              <w:t xml:space="preserve">ปุ่ม </w:t>
            </w:r>
            <w:r w:rsidRPr="00E44638">
              <w:rPr>
                <w:rFonts w:cs="CordiaUPC"/>
              </w:rPr>
              <w:t>Delete</w:t>
            </w:r>
          </w:p>
        </w:tc>
        <w:tc>
          <w:tcPr>
            <w:tcW w:w="1004" w:type="pct"/>
          </w:tcPr>
          <w:p w:rsidR="00F734BB" w:rsidP="00C51DDD" w:rsidRDefault="00F734BB" w14:paraId="1A6F187E" w14:textId="77777777">
            <w:r>
              <w:t>Button</w:t>
            </w:r>
          </w:p>
        </w:tc>
        <w:tc>
          <w:tcPr>
            <w:tcW w:w="3073" w:type="pct"/>
          </w:tcPr>
          <w:p w:rsidR="00F734BB" w:rsidP="00C51DDD" w:rsidRDefault="00F734BB" w14:paraId="330B6321" w14:textId="77777777">
            <w:r w:rsidRPr="0079598B">
              <w:rPr>
                <w:rFonts w:cs="Angsana New"/>
                <w:cs/>
              </w:rPr>
              <w:t>เมื่</w:t>
            </w:r>
            <w:r>
              <w:rPr>
                <w:rFonts w:hint="cs" w:cs="Angsana New"/>
                <w:cs/>
              </w:rPr>
              <w:t>อ</w:t>
            </w:r>
            <w:r w:rsidRPr="0079598B">
              <w:rPr>
                <w:rFonts w:cs="Angsana New"/>
                <w:cs/>
              </w:rPr>
              <w:t>กดปุ่มให้ทำการ</w:t>
            </w:r>
            <w:r>
              <w:rPr>
                <w:rFonts w:cs="CordiaUPC"/>
              </w:rPr>
              <w:t xml:space="preserve"> Delete </w:t>
            </w:r>
            <w:r>
              <w:rPr>
                <w:rFonts w:hint="cs" w:cs="Angsana New"/>
                <w:cs/>
              </w:rPr>
              <w:t xml:space="preserve">ข้อมูลของ </w:t>
            </w:r>
            <w:r>
              <w:rPr>
                <w:rFonts w:cs="CordiaUPC"/>
              </w:rPr>
              <w:t xml:space="preserve">Row </w:t>
            </w:r>
            <w:r>
              <w:rPr>
                <w:rFonts w:hint="cs" w:cs="Angsana New"/>
                <w:cs/>
              </w:rPr>
              <w:t>นั้นๆ</w:t>
            </w:r>
          </w:p>
        </w:tc>
      </w:tr>
      <w:tr w:rsidRPr="008979A8" w:rsidR="00F734BB" w:rsidTr="00E42349" w14:paraId="41B1C9F0" w14:textId="77777777">
        <w:trPr>
          <w:trHeight w:val="108"/>
        </w:trPr>
        <w:tc>
          <w:tcPr>
            <w:tcW w:w="923" w:type="pct"/>
          </w:tcPr>
          <w:p w:rsidR="00F734BB" w:rsidP="00C51DDD" w:rsidRDefault="00F734BB" w14:paraId="6CCD3C32" w14:textId="77777777">
            <w:r w:rsidRPr="003A1FD8">
              <w:rPr>
                <w:rFonts w:hint="cs" w:cs="Angsana New"/>
                <w:cs/>
              </w:rPr>
              <w:t xml:space="preserve">ปุ่ม </w:t>
            </w:r>
            <w:r w:rsidRPr="003A1FD8">
              <w:rPr>
                <w:rFonts w:cs="Angsana New"/>
                <w:cs/>
              </w:rPr>
              <w:t>+</w:t>
            </w:r>
          </w:p>
        </w:tc>
        <w:tc>
          <w:tcPr>
            <w:tcW w:w="1004" w:type="pct"/>
          </w:tcPr>
          <w:p w:rsidR="00F734BB" w:rsidP="00C51DDD" w:rsidRDefault="00F734BB" w14:paraId="188B3910" w14:textId="77777777">
            <w:r>
              <w:t>Button</w:t>
            </w:r>
          </w:p>
        </w:tc>
        <w:tc>
          <w:tcPr>
            <w:tcW w:w="3073" w:type="pct"/>
          </w:tcPr>
          <w:p w:rsidR="00F734BB" w:rsidP="00C51DDD" w:rsidRDefault="00F734BB" w14:paraId="3018C7B2" w14:textId="77777777">
            <w:r w:rsidRPr="007D14C9">
              <w:rPr>
                <w:rFonts w:cs="Angsana New"/>
                <w:cs/>
              </w:rPr>
              <w:t xml:space="preserve">เมื่อกดปุ่มให้ทำการ </w:t>
            </w:r>
            <w:r w:rsidRPr="007D14C9">
              <w:rPr>
                <w:rFonts w:cs="CordiaUPC"/>
              </w:rPr>
              <w:t>Visible Detail Section</w:t>
            </w:r>
          </w:p>
        </w:tc>
      </w:tr>
      <w:tr w:rsidRPr="008979A8" w:rsidR="00F734BB" w:rsidTr="00C51DDD" w14:paraId="04958135" w14:textId="77777777">
        <w:trPr>
          <w:trHeight w:val="111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F734BB" w:rsidP="00C51DDD" w:rsidRDefault="00F734BB" w14:paraId="5C9CC098" w14:textId="5D2FCECB">
            <w:pPr>
              <w:pStyle w:val="HeaderTable"/>
            </w:pPr>
            <w:r>
              <w:rPr>
                <w:lang w:bidi="th-TH"/>
              </w:rPr>
              <w:t xml:space="preserve">End </w:t>
            </w:r>
            <w:r w:rsidR="00756F04">
              <w:t>Auto Change</w:t>
            </w:r>
            <w:r>
              <w:t xml:space="preserve"> Table Section</w:t>
            </w:r>
          </w:p>
        </w:tc>
      </w:tr>
      <w:tr w:rsidRPr="008979A8" w:rsidR="00F734BB" w:rsidTr="00C51DDD" w14:paraId="38F647BF" w14:textId="77777777">
        <w:trPr>
          <w:trHeight w:val="111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F734BB" w:rsidP="00C51DDD" w:rsidRDefault="00497716" w14:paraId="768A76A3" w14:textId="38FC67EA">
            <w:pPr>
              <w:pStyle w:val="HeaderTable"/>
            </w:pPr>
            <w:r>
              <w:t>Auto Change</w:t>
            </w:r>
            <w:r w:rsidR="00F734BB">
              <w:t xml:space="preserve"> Detail Section</w:t>
            </w:r>
          </w:p>
        </w:tc>
      </w:tr>
      <w:tr w:rsidRPr="008979A8" w:rsidR="00F734BB" w:rsidTr="00C51DDD" w14:paraId="25443DFD" w14:textId="77777777">
        <w:trPr>
          <w:trHeight w:val="111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F734BB" w:rsidP="00C51DDD" w:rsidRDefault="00F734BB" w14:paraId="5B2B4007" w14:textId="77777777">
            <w:pPr>
              <w:pStyle w:val="HeaderTable"/>
              <w:rPr>
                <w:rtl/>
                <w:cs/>
              </w:rPr>
            </w:pPr>
            <w:r>
              <w:t xml:space="preserve">Package Type </w:t>
            </w:r>
            <w:r>
              <w:rPr>
                <w:rFonts w:cs="Angsana New"/>
                <w:bCs/>
                <w:cs/>
                <w:lang w:bidi="th-TH"/>
              </w:rPr>
              <w:t xml:space="preserve">/ </w:t>
            </w:r>
            <w:r>
              <w:t>Package Sub Type Table</w:t>
            </w:r>
          </w:p>
        </w:tc>
      </w:tr>
      <w:tr w:rsidRPr="008979A8" w:rsidR="00F734BB" w:rsidTr="00C51DDD" w14:paraId="6A6493F7" w14:textId="77777777">
        <w:trPr>
          <w:trHeight w:val="111"/>
        </w:trPr>
        <w:tc>
          <w:tcPr>
            <w:tcW w:w="923" w:type="pct"/>
          </w:tcPr>
          <w:p w:rsidR="00F734BB" w:rsidP="00C51DDD" w:rsidRDefault="005C325E" w14:paraId="2A1CD879" w14:textId="59EE7C1C">
            <w:r>
              <w:t>P</w:t>
            </w:r>
            <w:r w:rsidR="00F734BB">
              <w:t>ackage</w:t>
            </w:r>
            <w:r>
              <w:rPr>
                <w:rFonts w:cs="Angsana New"/>
                <w:cs/>
              </w:rPr>
              <w:t xml:space="preserve"> </w:t>
            </w:r>
            <w:r w:rsidR="00F734BB">
              <w:t>Type</w:t>
            </w:r>
          </w:p>
        </w:tc>
        <w:tc>
          <w:tcPr>
            <w:tcW w:w="1004" w:type="pct"/>
          </w:tcPr>
          <w:p w:rsidR="00F734BB" w:rsidP="00C51DDD" w:rsidRDefault="00F734BB" w14:paraId="2FA95839" w14:textId="77777777"/>
        </w:tc>
        <w:tc>
          <w:tcPr>
            <w:tcW w:w="3073" w:type="pct"/>
          </w:tcPr>
          <w:p w:rsidR="00F734BB" w:rsidP="00C51DDD" w:rsidRDefault="00F734BB" w14:paraId="0EAA5A60" w14:textId="77777777">
            <w:r>
              <w:rPr>
                <w:rFonts w:hint="cs"/>
                <w:cs/>
              </w:rPr>
              <w:t xml:space="preserve">แสดงใน </w:t>
            </w:r>
            <w:r>
              <w:t>Format</w:t>
            </w:r>
          </w:p>
          <w:p w:rsidR="00F734BB" w:rsidP="00C51DDD" w:rsidRDefault="00F734BB" w14:paraId="3859DC48" w14:textId="77777777">
            <w:r>
              <w:t>packageType</w:t>
            </w:r>
          </w:p>
        </w:tc>
      </w:tr>
      <w:tr w:rsidRPr="008979A8" w:rsidR="00F734BB" w:rsidTr="00C51DDD" w14:paraId="51B2621F" w14:textId="77777777">
        <w:trPr>
          <w:trHeight w:val="111"/>
        </w:trPr>
        <w:tc>
          <w:tcPr>
            <w:tcW w:w="923" w:type="pct"/>
          </w:tcPr>
          <w:p w:rsidR="00F734BB" w:rsidP="00C51DDD" w:rsidRDefault="005C325E" w14:paraId="2F8D5475" w14:textId="5F8F08EF">
            <w:r>
              <w:t>P</w:t>
            </w:r>
            <w:r w:rsidR="00F734BB">
              <w:t>ackage</w:t>
            </w:r>
            <w:r>
              <w:rPr>
                <w:rFonts w:cs="Angsana New"/>
                <w:cs/>
              </w:rPr>
              <w:t xml:space="preserve"> </w:t>
            </w:r>
            <w:r w:rsidR="00F734BB">
              <w:t>Sub</w:t>
            </w:r>
            <w:r>
              <w:rPr>
                <w:rFonts w:cs="Angsana New"/>
                <w:cs/>
              </w:rPr>
              <w:t xml:space="preserve"> </w:t>
            </w:r>
            <w:r w:rsidR="00F734BB">
              <w:t>Type</w:t>
            </w:r>
          </w:p>
        </w:tc>
        <w:tc>
          <w:tcPr>
            <w:tcW w:w="1004" w:type="pct"/>
          </w:tcPr>
          <w:p w:rsidR="00F734BB" w:rsidP="00C51DDD" w:rsidRDefault="00F734BB" w14:paraId="5BEDCB4B" w14:textId="77777777"/>
        </w:tc>
        <w:tc>
          <w:tcPr>
            <w:tcW w:w="3073" w:type="pct"/>
          </w:tcPr>
          <w:p w:rsidR="00F734BB" w:rsidP="00C51DDD" w:rsidRDefault="00F734BB" w14:paraId="4C9CDE54" w14:textId="77777777">
            <w:r>
              <w:rPr>
                <w:rFonts w:hint="cs"/>
                <w:cs/>
              </w:rPr>
              <w:t xml:space="preserve">แสดงใน </w:t>
            </w:r>
            <w:r>
              <w:t>Format</w:t>
            </w:r>
          </w:p>
          <w:p w:rsidR="00F734BB" w:rsidP="00C51DDD" w:rsidRDefault="00F734BB" w14:paraId="390A0D70" w14:textId="77777777">
            <w:pPr>
              <w:rPr>
                <w:cs/>
              </w:rPr>
            </w:pPr>
            <w:r>
              <w:t>packageSubType</w:t>
            </w:r>
          </w:p>
        </w:tc>
      </w:tr>
      <w:tr w:rsidRPr="008979A8" w:rsidR="00F734BB" w:rsidTr="00C51DDD" w14:paraId="5A9AD4C0" w14:textId="77777777">
        <w:trPr>
          <w:trHeight w:val="111"/>
        </w:trPr>
        <w:tc>
          <w:tcPr>
            <w:tcW w:w="923" w:type="pct"/>
          </w:tcPr>
          <w:p w:rsidR="00F734BB" w:rsidP="00C51DDD" w:rsidRDefault="005C325E" w14:paraId="436B1056" w14:textId="03A14DF0">
            <w:r>
              <w:t>P</w:t>
            </w:r>
            <w:r w:rsidR="00F734BB">
              <w:t>ackage</w:t>
            </w:r>
            <w:r>
              <w:rPr>
                <w:rFonts w:cs="Angsana New"/>
                <w:cs/>
              </w:rPr>
              <w:t xml:space="preserve"> </w:t>
            </w:r>
            <w:r w:rsidR="00F734BB">
              <w:t>Description</w:t>
            </w:r>
          </w:p>
        </w:tc>
        <w:tc>
          <w:tcPr>
            <w:tcW w:w="1004" w:type="pct"/>
          </w:tcPr>
          <w:p w:rsidR="00F734BB" w:rsidP="00C51DDD" w:rsidRDefault="00F734BB" w14:paraId="7D5E7B3F" w14:textId="77777777"/>
        </w:tc>
        <w:tc>
          <w:tcPr>
            <w:tcW w:w="3073" w:type="pct"/>
          </w:tcPr>
          <w:p w:rsidR="00F734BB" w:rsidP="00C51DDD" w:rsidRDefault="00F734BB" w14:paraId="2CAB0F15" w14:textId="77777777">
            <w:r>
              <w:rPr>
                <w:rFonts w:hint="cs"/>
                <w:cs/>
              </w:rPr>
              <w:t xml:space="preserve">แสดงใน </w:t>
            </w:r>
            <w:r>
              <w:t>Format</w:t>
            </w:r>
          </w:p>
          <w:p w:rsidR="00F734BB" w:rsidP="00C51DDD" w:rsidRDefault="00F734BB" w14:paraId="396E6163" w14:textId="77777777">
            <w:pPr>
              <w:rPr>
                <w:cs/>
              </w:rPr>
            </w:pPr>
            <w:r>
              <w:t>packageDescription</w:t>
            </w:r>
          </w:p>
        </w:tc>
      </w:tr>
      <w:tr w:rsidRPr="008979A8" w:rsidR="00F734BB" w:rsidTr="00C51DDD" w14:paraId="00325EF7" w14:textId="77777777">
        <w:trPr>
          <w:trHeight w:val="111"/>
        </w:trPr>
        <w:tc>
          <w:tcPr>
            <w:tcW w:w="923" w:type="pct"/>
          </w:tcPr>
          <w:p w:rsidRPr="003A1FD8" w:rsidR="00F734BB" w:rsidP="00C51DDD" w:rsidRDefault="00F734BB" w14:paraId="00E0B607" w14:textId="77777777">
            <w:pPr>
              <w:rPr>
                <w:rFonts w:cs="CordiaUPC"/>
              </w:rPr>
            </w:pPr>
            <w:r w:rsidRPr="003A1FD8">
              <w:rPr>
                <w:rFonts w:cs="CordiaUPC"/>
              </w:rPr>
              <w:t>Action</w:t>
            </w:r>
          </w:p>
          <w:p w:rsidR="00F734BB" w:rsidP="00BB3F68" w:rsidRDefault="00F734BB" w14:paraId="47B3C9B7" w14:textId="77777777">
            <w:pPr>
              <w:pStyle w:val="ListParagraph"/>
              <w:numPr>
                <w:ilvl w:val="0"/>
                <w:numId w:val="101"/>
              </w:numPr>
              <w:ind w:left="594" w:hanging="234"/>
            </w:pPr>
            <w:r w:rsidRPr="006B7E52">
              <w:rPr>
                <w:rFonts w:hint="cs" w:cs="Angsana New"/>
                <w:cs/>
              </w:rPr>
              <w:t>ปุ่ม</w:t>
            </w:r>
            <w:r w:rsidRPr="006B7E52">
              <w:rPr>
                <w:rFonts w:cs="CordiaUPC"/>
              </w:rPr>
              <w:t>Edit</w:t>
            </w:r>
          </w:p>
        </w:tc>
        <w:tc>
          <w:tcPr>
            <w:tcW w:w="1004" w:type="pct"/>
          </w:tcPr>
          <w:p w:rsidR="00F734BB" w:rsidP="00C51DDD" w:rsidRDefault="00F734BB" w14:paraId="574E3A89" w14:textId="77777777">
            <w:r>
              <w:t>Button</w:t>
            </w:r>
          </w:p>
        </w:tc>
        <w:tc>
          <w:tcPr>
            <w:tcW w:w="3073" w:type="pct"/>
          </w:tcPr>
          <w:p w:rsidR="00F734BB" w:rsidP="00C51DDD" w:rsidRDefault="00F734BB" w14:paraId="6F2882E4" w14:textId="77777777">
            <w:pPr>
              <w:rPr>
                <w:cs/>
              </w:rPr>
            </w:pPr>
            <w:r w:rsidRPr="0079598B">
              <w:rPr>
                <w:rFonts w:cs="Angsana New"/>
                <w:cs/>
              </w:rPr>
              <w:t xml:space="preserve">เมื่อกดปุ่มให้ทำการ </w:t>
            </w:r>
            <w:r w:rsidRPr="0079598B">
              <w:rPr>
                <w:rFonts w:cs="CordiaUPC"/>
              </w:rPr>
              <w:t>Visible Detail Section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และดึงข้อมูลของ </w:t>
            </w:r>
            <w:r>
              <w:rPr>
                <w:rFonts w:cs="CordiaUPC"/>
              </w:rPr>
              <w:t xml:space="preserve">Row </w:t>
            </w:r>
            <w:r>
              <w:rPr>
                <w:rFonts w:hint="cs" w:cs="Angsana New"/>
                <w:cs/>
              </w:rPr>
              <w:t>นั้นๆ มาแสดง</w:t>
            </w:r>
          </w:p>
        </w:tc>
      </w:tr>
      <w:tr w:rsidRPr="008979A8" w:rsidR="00F734BB" w:rsidTr="00C51DDD" w14:paraId="1B5B4BBD" w14:textId="77777777">
        <w:trPr>
          <w:trHeight w:val="111"/>
        </w:trPr>
        <w:tc>
          <w:tcPr>
            <w:tcW w:w="923" w:type="pct"/>
          </w:tcPr>
          <w:p w:rsidRPr="003A1FD8" w:rsidR="00F734BB" w:rsidP="00C51DDD" w:rsidRDefault="00F734BB" w14:paraId="2771E035" w14:textId="77777777">
            <w:pPr>
              <w:rPr>
                <w:rFonts w:cs="CordiaUPC"/>
              </w:rPr>
            </w:pPr>
            <w:r w:rsidRPr="003A1FD8">
              <w:rPr>
                <w:rFonts w:cs="CordiaUPC"/>
              </w:rPr>
              <w:t>Action</w:t>
            </w:r>
          </w:p>
          <w:p w:rsidR="00F734BB" w:rsidP="00BB3F68" w:rsidRDefault="00F734BB" w14:paraId="56B306C1" w14:textId="77777777">
            <w:pPr>
              <w:pStyle w:val="ListParagraph"/>
              <w:numPr>
                <w:ilvl w:val="0"/>
                <w:numId w:val="101"/>
              </w:numPr>
              <w:ind w:left="594" w:hanging="234"/>
            </w:pPr>
            <w:r w:rsidRPr="006B7E52">
              <w:rPr>
                <w:rFonts w:hint="cs" w:cs="Angsana New"/>
                <w:cs/>
              </w:rPr>
              <w:t xml:space="preserve">ปุ่ม </w:t>
            </w:r>
            <w:r w:rsidRPr="006B7E52">
              <w:rPr>
                <w:rFonts w:cs="CordiaUPC"/>
              </w:rPr>
              <w:t>Delete</w:t>
            </w:r>
          </w:p>
        </w:tc>
        <w:tc>
          <w:tcPr>
            <w:tcW w:w="1004" w:type="pct"/>
          </w:tcPr>
          <w:p w:rsidR="00F734BB" w:rsidP="00C51DDD" w:rsidRDefault="00F734BB" w14:paraId="2D16F680" w14:textId="77777777">
            <w:r>
              <w:t>Button</w:t>
            </w:r>
          </w:p>
        </w:tc>
        <w:tc>
          <w:tcPr>
            <w:tcW w:w="3073" w:type="pct"/>
          </w:tcPr>
          <w:p w:rsidR="00F734BB" w:rsidP="00C51DDD" w:rsidRDefault="00F734BB" w14:paraId="64FB64EA" w14:textId="77777777">
            <w:pPr>
              <w:rPr>
                <w:cs/>
              </w:rPr>
            </w:pPr>
            <w:r w:rsidRPr="0079598B">
              <w:rPr>
                <w:rFonts w:cs="Angsana New"/>
                <w:cs/>
              </w:rPr>
              <w:t>เมื่</w:t>
            </w:r>
            <w:r>
              <w:rPr>
                <w:rFonts w:hint="cs" w:cs="Angsana New"/>
                <w:cs/>
              </w:rPr>
              <w:t>อ</w:t>
            </w:r>
            <w:r w:rsidRPr="0079598B">
              <w:rPr>
                <w:rFonts w:cs="Angsana New"/>
                <w:cs/>
              </w:rPr>
              <w:t>กดปุ่มให้ทำการ</w:t>
            </w:r>
            <w:r>
              <w:rPr>
                <w:rFonts w:cs="CordiaUPC"/>
              </w:rPr>
              <w:t xml:space="preserve"> Delete </w:t>
            </w:r>
            <w:r>
              <w:rPr>
                <w:rFonts w:hint="cs" w:cs="Angsana New"/>
                <w:cs/>
              </w:rPr>
              <w:t xml:space="preserve">ข้อมูลของ </w:t>
            </w:r>
            <w:r>
              <w:rPr>
                <w:rFonts w:cs="CordiaUPC"/>
              </w:rPr>
              <w:t xml:space="preserve">Row </w:t>
            </w:r>
            <w:r>
              <w:rPr>
                <w:rFonts w:hint="cs" w:cs="Angsana New"/>
                <w:cs/>
              </w:rPr>
              <w:t>นั้นๆ</w:t>
            </w:r>
          </w:p>
        </w:tc>
      </w:tr>
      <w:tr w:rsidRPr="008979A8" w:rsidR="00F734BB" w:rsidTr="00C51DDD" w14:paraId="3FCCA053" w14:textId="77777777">
        <w:trPr>
          <w:trHeight w:val="111"/>
        </w:trPr>
        <w:tc>
          <w:tcPr>
            <w:tcW w:w="923" w:type="pct"/>
          </w:tcPr>
          <w:p w:rsidR="00F734BB" w:rsidP="00C51DDD" w:rsidRDefault="00F734BB" w14:paraId="18754643" w14:textId="77777777">
            <w:r w:rsidRPr="003A1FD8">
              <w:rPr>
                <w:rFonts w:hint="cs" w:cs="Angsana New"/>
                <w:cs/>
              </w:rPr>
              <w:t xml:space="preserve">ปุ่ม </w:t>
            </w:r>
            <w:r w:rsidRPr="003A1FD8">
              <w:rPr>
                <w:rFonts w:cs="Angsana New"/>
                <w:cs/>
              </w:rPr>
              <w:t>+</w:t>
            </w:r>
          </w:p>
        </w:tc>
        <w:tc>
          <w:tcPr>
            <w:tcW w:w="1004" w:type="pct"/>
          </w:tcPr>
          <w:p w:rsidR="00F734BB" w:rsidP="00C51DDD" w:rsidRDefault="00F734BB" w14:paraId="66153F72" w14:textId="77777777">
            <w:r>
              <w:t>Button</w:t>
            </w:r>
          </w:p>
        </w:tc>
        <w:tc>
          <w:tcPr>
            <w:tcW w:w="3073" w:type="pct"/>
          </w:tcPr>
          <w:p w:rsidR="00F734BB" w:rsidP="00C51DDD" w:rsidRDefault="00F734BB" w14:paraId="582FE0B7" w14:textId="77777777">
            <w:pPr>
              <w:rPr>
                <w:cs/>
              </w:rPr>
            </w:pPr>
            <w:r w:rsidRPr="007D14C9">
              <w:rPr>
                <w:rFonts w:cs="Angsana New"/>
                <w:cs/>
              </w:rPr>
              <w:t xml:space="preserve">เมื่อกดปุ่มให้ทำการ </w:t>
            </w:r>
            <w:r w:rsidRPr="007D14C9">
              <w:rPr>
                <w:rFonts w:cs="CordiaUPC"/>
              </w:rPr>
              <w:t>Visible Detail Section</w:t>
            </w:r>
          </w:p>
        </w:tc>
      </w:tr>
      <w:tr w:rsidRPr="008979A8" w:rsidR="00F734BB" w:rsidTr="00C51DDD" w14:paraId="3F7A9601" w14:textId="77777777">
        <w:trPr>
          <w:trHeight w:val="111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F734BB" w:rsidP="00C51DDD" w:rsidRDefault="00F734BB" w14:paraId="282F73CF" w14:textId="77777777">
            <w:pPr>
              <w:pStyle w:val="HeaderTable"/>
              <w:rPr>
                <w:rtl/>
                <w:cs/>
              </w:rPr>
            </w:pPr>
            <w:r>
              <w:t xml:space="preserve">End Package Type </w:t>
            </w:r>
            <w:r>
              <w:rPr>
                <w:rFonts w:cs="Angsana New"/>
                <w:bCs/>
                <w:cs/>
                <w:lang w:bidi="th-TH"/>
              </w:rPr>
              <w:t xml:space="preserve">/ </w:t>
            </w:r>
            <w:r>
              <w:t>Package Sub Type Table</w:t>
            </w:r>
          </w:p>
        </w:tc>
      </w:tr>
      <w:tr w:rsidRPr="008979A8" w:rsidR="00F734BB" w:rsidTr="00C51DDD" w14:paraId="1E4FC820" w14:textId="77777777">
        <w:trPr>
          <w:trHeight w:val="111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Pr="006B7E52" w:rsidR="00F734BB" w:rsidP="00C51DDD" w:rsidRDefault="00F734BB" w14:paraId="5CD97AFB" w14:textId="77777777">
            <w:pPr>
              <w:pStyle w:val="HeaderTable"/>
              <w:rPr>
                <w:rtl/>
                <w:cs/>
              </w:rPr>
            </w:pPr>
            <w:r w:rsidRPr="006B7E52">
              <w:t xml:space="preserve">Package Type </w:t>
            </w:r>
            <w:r w:rsidRPr="006B7E52">
              <w:rPr>
                <w:rFonts w:cs="Angsana New"/>
                <w:bCs/>
                <w:cs/>
                <w:lang w:bidi="th-TH"/>
              </w:rPr>
              <w:t xml:space="preserve">/ </w:t>
            </w:r>
            <w:r w:rsidRPr="006B7E52">
              <w:t>Package Sub Type Detail Section</w:t>
            </w:r>
          </w:p>
        </w:tc>
      </w:tr>
      <w:tr w:rsidRPr="008979A8" w:rsidR="00F734BB" w:rsidTr="00C51DDD" w14:paraId="580B5441" w14:textId="77777777">
        <w:trPr>
          <w:trHeight w:val="111"/>
        </w:trPr>
        <w:tc>
          <w:tcPr>
            <w:tcW w:w="923" w:type="pct"/>
          </w:tcPr>
          <w:p w:rsidR="00F734BB" w:rsidP="00C51DDD" w:rsidRDefault="00F734BB" w14:paraId="73B59164" w14:textId="77777777">
            <w:r>
              <w:t>packageType</w:t>
            </w:r>
          </w:p>
        </w:tc>
        <w:tc>
          <w:tcPr>
            <w:tcW w:w="1004" w:type="pct"/>
          </w:tcPr>
          <w:p w:rsidR="00F734BB" w:rsidP="00C51DDD" w:rsidRDefault="00F734BB" w14:paraId="179795E7" w14:textId="77777777">
            <w:r>
              <w:t>Drop Down List</w:t>
            </w:r>
          </w:p>
        </w:tc>
        <w:tc>
          <w:tcPr>
            <w:tcW w:w="3073" w:type="pct"/>
          </w:tcPr>
          <w:p w:rsidR="00F734BB" w:rsidP="00C51DDD" w:rsidRDefault="00F734BB" w14:paraId="2D5E7A0A" w14:textId="77777777">
            <w:r>
              <w:t xml:space="preserve">Label </w:t>
            </w:r>
            <w:r>
              <w:rPr>
                <w:cs/>
              </w:rPr>
              <w:t xml:space="preserve">: </w:t>
            </w:r>
            <w:r w:rsidRPr="006B46C8">
              <w:rPr>
                <w:color w:val="FF0000"/>
                <w:cs/>
              </w:rPr>
              <w:t>*</w:t>
            </w:r>
            <w:r w:rsidRPr="006B46C8">
              <w:rPr>
                <w:color w:val="FF0000"/>
              </w:rPr>
              <w:t>Package Type</w:t>
            </w:r>
          </w:p>
          <w:p w:rsidR="00B12141" w:rsidP="00C51DDD" w:rsidRDefault="00B12141" w14:paraId="4CC624DC" w14:textId="77777777"/>
          <w:p w:rsidR="00F734BB" w:rsidRDefault="00F734BB" w14:paraId="71DA2005" w14:textId="6D555905">
            <w:r>
              <w:t xml:space="preserve">List of Value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 xml:space="preserve">ดึงข้อมูลจาก </w:t>
            </w:r>
            <w:r>
              <w:t xml:space="preserve">DB </w:t>
            </w:r>
            <w:r>
              <w:rPr>
                <w:rFonts w:hint="cs"/>
                <w:cs/>
              </w:rPr>
              <w:t xml:space="preserve">ที่ </w:t>
            </w:r>
            <w:r>
              <w:t xml:space="preserve">FLW_CFG_LOV </w:t>
            </w:r>
            <w:r>
              <w:rPr>
                <w:rFonts w:hint="cs"/>
                <w:cs/>
              </w:rPr>
              <w:t xml:space="preserve">ที่ </w:t>
            </w:r>
            <w:r>
              <w:t xml:space="preserve">group_type </w:t>
            </w:r>
            <w:r>
              <w:rPr>
                <w:rFonts w:cs="Angsana New"/>
                <w:cs/>
              </w:rPr>
              <w:t>= ‘</w:t>
            </w:r>
            <w:r>
              <w:t>Mass SIM Package Type</w:t>
            </w:r>
            <w:r>
              <w:rPr>
                <w:rFonts w:cs="Angsana New"/>
                <w:cs/>
              </w:rPr>
              <w:t>’</w:t>
            </w:r>
            <w:r w:rsidR="007F41CB">
              <w:rPr>
                <w:rFonts w:cs="Angsana New"/>
                <w:cs/>
              </w:rPr>
              <w:t xml:space="preserve"> </w:t>
            </w:r>
            <w:r w:rsidR="007F41CB">
              <w:rPr>
                <w:rFonts w:hint="cs" w:cs="Angsana New"/>
                <w:cs/>
              </w:rPr>
              <w:t xml:space="preserve">และ </w:t>
            </w:r>
            <w:r w:rsidR="007F41CB">
              <w:rPr>
                <w:rFonts w:cs="CordiaUPC"/>
              </w:rPr>
              <w:t>lov_type in</w:t>
            </w:r>
            <w:r w:rsidR="007F41CB">
              <w:rPr>
                <w:rFonts w:hint="cs" w:cs="Angsana New"/>
                <w:cs/>
              </w:rPr>
              <w:t xml:space="preserve"> </w:t>
            </w:r>
            <w:r w:rsidR="007F41CB">
              <w:rPr>
                <w:rFonts w:cs="Angsana New"/>
                <w:cs/>
              </w:rPr>
              <w:t>“</w:t>
            </w:r>
            <w:r w:rsidR="007F41CB">
              <w:rPr>
                <w:rFonts w:hint="cs" w:cs="Angsana New"/>
                <w:cs/>
              </w:rPr>
              <w:t xml:space="preserve">ตามค่า </w:t>
            </w:r>
            <w:r w:rsidR="007F41CB">
              <w:rPr>
                <w:rFonts w:cs="CordiaUPC"/>
              </w:rPr>
              <w:t>targetCustomer</w:t>
            </w:r>
            <w:r w:rsidR="007F41CB">
              <w:rPr>
                <w:rFonts w:cs="Angsana New"/>
                <w:cs/>
              </w:rPr>
              <w:t>”</w:t>
            </w:r>
          </w:p>
        </w:tc>
      </w:tr>
      <w:tr w:rsidRPr="008979A8" w:rsidR="00F734BB" w:rsidTr="00C51DDD" w14:paraId="695B0BEE" w14:textId="77777777">
        <w:trPr>
          <w:trHeight w:val="111"/>
        </w:trPr>
        <w:tc>
          <w:tcPr>
            <w:tcW w:w="923" w:type="pct"/>
          </w:tcPr>
          <w:p w:rsidR="00F734BB" w:rsidP="00C51DDD" w:rsidRDefault="00F734BB" w14:paraId="45AC25F1" w14:textId="77777777">
            <w:r>
              <w:t>packageSubType</w:t>
            </w:r>
          </w:p>
        </w:tc>
        <w:tc>
          <w:tcPr>
            <w:tcW w:w="1004" w:type="pct"/>
          </w:tcPr>
          <w:p w:rsidR="00F734BB" w:rsidP="00C51DDD" w:rsidRDefault="00F734BB" w14:paraId="783870B4" w14:textId="77777777">
            <w:r>
              <w:t>Text Box</w:t>
            </w:r>
          </w:p>
        </w:tc>
        <w:tc>
          <w:tcPr>
            <w:tcW w:w="3073" w:type="pct"/>
          </w:tcPr>
          <w:p w:rsidR="00F734BB" w:rsidP="00C51DDD" w:rsidRDefault="00F734BB" w14:paraId="2848A7A6" w14:textId="77777777">
            <w:r>
              <w:t xml:space="preserve">Label </w:t>
            </w:r>
            <w:r>
              <w:rPr>
                <w:cs/>
              </w:rPr>
              <w:t xml:space="preserve">: </w:t>
            </w:r>
            <w:r w:rsidRPr="006B46C8">
              <w:rPr>
                <w:color w:val="FF0000"/>
                <w:cs/>
              </w:rPr>
              <w:t>*</w:t>
            </w:r>
            <w:r w:rsidRPr="006B46C8">
              <w:rPr>
                <w:color w:val="FF0000"/>
              </w:rPr>
              <w:t xml:space="preserve">Package </w:t>
            </w:r>
            <w:r>
              <w:rPr>
                <w:color w:val="FF0000"/>
              </w:rPr>
              <w:t xml:space="preserve">Sub </w:t>
            </w:r>
            <w:r w:rsidRPr="006B46C8">
              <w:rPr>
                <w:color w:val="FF0000"/>
              </w:rPr>
              <w:t>Type</w:t>
            </w:r>
          </w:p>
          <w:p w:rsidR="00F734BB" w:rsidP="00C51DDD" w:rsidRDefault="00F734BB" w14:paraId="06544155" w14:textId="77777777">
            <w:pPr>
              <w:rPr>
                <w:cs/>
              </w:rPr>
            </w:pPr>
            <w:r>
              <w:t xml:space="preserve">Max Length </w:t>
            </w:r>
            <w:r>
              <w:rPr>
                <w:rFonts w:cs="Angsana New"/>
                <w:cs/>
              </w:rPr>
              <w:t xml:space="preserve">: </w:t>
            </w:r>
            <w:r>
              <w:t xml:space="preserve">3 </w:t>
            </w:r>
            <w:r>
              <w:rPr>
                <w:rFonts w:hint="cs"/>
                <w:cs/>
              </w:rPr>
              <w:t>ตัวอักษร</w:t>
            </w:r>
          </w:p>
        </w:tc>
      </w:tr>
      <w:tr w:rsidRPr="008979A8" w:rsidR="00F734BB" w:rsidTr="00C51DDD" w14:paraId="13B92F08" w14:textId="77777777">
        <w:trPr>
          <w:trHeight w:val="111"/>
        </w:trPr>
        <w:tc>
          <w:tcPr>
            <w:tcW w:w="923" w:type="pct"/>
          </w:tcPr>
          <w:p w:rsidR="00F734BB" w:rsidP="00C51DDD" w:rsidRDefault="00F734BB" w14:paraId="64E59030" w14:textId="77777777">
            <w:r>
              <w:t>packageDescription</w:t>
            </w:r>
          </w:p>
        </w:tc>
        <w:tc>
          <w:tcPr>
            <w:tcW w:w="1004" w:type="pct"/>
          </w:tcPr>
          <w:p w:rsidR="00F734BB" w:rsidP="00C51DDD" w:rsidRDefault="00F734BB" w14:paraId="55D95C66" w14:textId="77777777">
            <w:r>
              <w:t>Text Box</w:t>
            </w:r>
          </w:p>
        </w:tc>
        <w:tc>
          <w:tcPr>
            <w:tcW w:w="3073" w:type="pct"/>
          </w:tcPr>
          <w:p w:rsidR="00F734BB" w:rsidP="00C51DDD" w:rsidRDefault="00F734BB" w14:paraId="0EBAA287" w14:textId="77777777">
            <w:r>
              <w:t xml:space="preserve">Label </w:t>
            </w:r>
            <w:r>
              <w:rPr>
                <w:cs/>
              </w:rPr>
              <w:t xml:space="preserve">: </w:t>
            </w:r>
            <w:r>
              <w:t xml:space="preserve">Package Description </w:t>
            </w:r>
          </w:p>
          <w:p w:rsidR="00F734BB" w:rsidP="00C51DDD" w:rsidRDefault="00F734BB" w14:paraId="28F9D6FB" w14:textId="77777777">
            <w:pPr>
              <w:rPr>
                <w:cs/>
              </w:rPr>
            </w:pPr>
            <w:r>
              <w:t xml:space="preserve">Max Length </w:t>
            </w:r>
            <w:r>
              <w:rPr>
                <w:rFonts w:cs="Angsana New"/>
                <w:cs/>
              </w:rPr>
              <w:t xml:space="preserve">: </w:t>
            </w:r>
            <w:r>
              <w:t xml:space="preserve">120 </w:t>
            </w:r>
            <w:r>
              <w:rPr>
                <w:rFonts w:hint="cs"/>
                <w:cs/>
              </w:rPr>
              <w:t>ตัวอักษร</w:t>
            </w:r>
          </w:p>
        </w:tc>
      </w:tr>
      <w:tr w:rsidRPr="008979A8" w:rsidR="00F734BB" w:rsidTr="00C51DDD" w14:paraId="26505D60" w14:textId="77777777">
        <w:trPr>
          <w:trHeight w:val="111"/>
        </w:trPr>
        <w:tc>
          <w:tcPr>
            <w:tcW w:w="923" w:type="pct"/>
          </w:tcPr>
          <w:p w:rsidR="00F734BB" w:rsidP="00C51DDD" w:rsidRDefault="00F734BB" w14:paraId="424E0333" w14:textId="77777777">
            <w:r w:rsidRPr="008979A8">
              <w:rPr>
                <w:rFonts w:cs="Angsana New"/>
                <w:cs/>
              </w:rPr>
              <w:t xml:space="preserve">ปุ่ม </w:t>
            </w:r>
            <w:r w:rsidRPr="008979A8">
              <w:rPr>
                <w:rFonts w:cs="CordiaUPC"/>
              </w:rPr>
              <w:t>Add</w:t>
            </w:r>
          </w:p>
        </w:tc>
        <w:tc>
          <w:tcPr>
            <w:tcW w:w="1004" w:type="pct"/>
          </w:tcPr>
          <w:p w:rsidR="00F734BB" w:rsidP="00C51DDD" w:rsidRDefault="00F734BB" w14:paraId="45DD8555" w14:textId="77777777">
            <w:r w:rsidRPr="008979A8">
              <w:rPr>
                <w:rFonts w:cs="CordiaUPC"/>
              </w:rPr>
              <w:t>Button</w:t>
            </w:r>
          </w:p>
        </w:tc>
        <w:tc>
          <w:tcPr>
            <w:tcW w:w="3073" w:type="pct"/>
          </w:tcPr>
          <w:p w:rsidR="00F734BB" w:rsidP="00C51DDD" w:rsidRDefault="00F734BB" w14:paraId="5E50E47F" w14:textId="77777777">
            <w:pPr>
              <w:pStyle w:val="HeaderTable"/>
              <w:rPr>
                <w:b w:val="0"/>
                <w:bCs/>
                <w:lang w:bidi="th-TH"/>
              </w:rPr>
            </w:pPr>
            <w:r w:rsidRPr="008979A8">
              <w:rPr>
                <w:b w:val="0"/>
                <w:bCs/>
                <w:lang w:bidi="th-TH"/>
              </w:rPr>
              <w:t xml:space="preserve">Visible </w:t>
            </w:r>
            <w:r w:rsidRPr="008979A8">
              <w:rPr>
                <w:rFonts w:cs="Angsana New"/>
                <w:cs/>
                <w:lang w:bidi="th-TH"/>
              </w:rPr>
              <w:t>เมื่อมี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b w:val="0"/>
                <w:bCs/>
                <w:lang w:bidi="th-TH"/>
              </w:rPr>
              <w:t xml:space="preserve">Event </w:t>
            </w:r>
            <w:r w:rsidRPr="008979A8">
              <w:rPr>
                <w:rFonts w:cs="Angsana New"/>
                <w:cs/>
                <w:lang w:bidi="th-TH"/>
              </w:rPr>
              <w:t>มาจาก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b w:val="0"/>
                <w:bCs/>
                <w:lang w:bidi="th-TH"/>
              </w:rPr>
              <w:t xml:space="preserve">Table </w:t>
            </w:r>
            <w:r>
              <w:rPr>
                <w:b w:val="0"/>
                <w:bCs/>
                <w:lang w:bidi="th-TH"/>
              </w:rPr>
              <w:t>Section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rFonts w:cs="Angsana New"/>
                <w:cs/>
                <w:lang w:bidi="th-TH"/>
              </w:rPr>
              <w:t>เป็น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“</w:t>
            </w:r>
            <w:r w:rsidRPr="008979A8">
              <w:rPr>
                <w:b w:val="0"/>
                <w:bCs/>
                <w:lang w:bidi="th-TH"/>
              </w:rPr>
              <w:t>Add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>”</w:t>
            </w:r>
          </w:p>
          <w:p w:rsidR="00F734BB" w:rsidP="00C51DDD" w:rsidRDefault="00F734BB" w14:paraId="605AB513" w14:textId="77777777">
            <w:pPr>
              <w:spacing w:before="240" w:after="0"/>
            </w:pPr>
            <w:r>
              <w:rPr>
                <w:rFonts w:hint="cs"/>
                <w:cs/>
              </w:rPr>
              <w:t>เมื่อกดปุ่ม</w:t>
            </w:r>
          </w:p>
          <w:p w:rsidR="00F734BB" w:rsidP="00C51DDD" w:rsidRDefault="00F734BB" w14:paraId="12E18B0C" w14:textId="77777777">
            <w:pPr>
              <w:pStyle w:val="ListParagraph"/>
              <w:numPr>
                <w:ilvl w:val="0"/>
                <w:numId w:val="4"/>
              </w:numPr>
              <w:spacing w:after="0" w:line="259" w:lineRule="auto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Validate </w:t>
            </w:r>
            <w:r>
              <w:rPr>
                <w:rFonts w:hint="cs" w:cs="Angsana New"/>
                <w:cs/>
              </w:rPr>
              <w:t>ข้อมูลในหน้าจอ</w:t>
            </w:r>
          </w:p>
          <w:p w:rsidRPr="00622722" w:rsidR="00F734BB" w:rsidP="00C51DDD" w:rsidRDefault="00F734BB" w14:paraId="71A00979" w14:textId="77777777">
            <w:pPr>
              <w:pStyle w:val="ListParagraph"/>
              <w:numPr>
                <w:ilvl w:val="0"/>
                <w:numId w:val="4"/>
              </w:numPr>
              <w:spacing w:after="0" w:line="259" w:lineRule="auto"/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Add </w:t>
            </w:r>
            <w:r>
              <w:rPr>
                <w:rFonts w:hint="cs" w:cs="Angsana New"/>
                <w:cs/>
              </w:rPr>
              <w:t xml:space="preserve">ข้อมูลลงในส่วนของ </w:t>
            </w:r>
            <w:r>
              <w:rPr>
                <w:rFonts w:cs="CordiaUPC"/>
              </w:rPr>
              <w:t>Table Section</w:t>
            </w:r>
          </w:p>
          <w:p w:rsidR="00F734BB" w:rsidP="00C51DDD" w:rsidRDefault="00F734BB" w14:paraId="2398570D" w14:textId="77777777">
            <w:pPr>
              <w:pStyle w:val="ListParagraph"/>
              <w:numPr>
                <w:ilvl w:val="0"/>
                <w:numId w:val="4"/>
              </w:numPr>
              <w:spacing w:after="0" w:line="259" w:lineRule="auto"/>
              <w:rPr>
                <w:cs/>
              </w:rPr>
            </w:pPr>
            <w:r w:rsidRPr="00667C8E">
              <w:rPr>
                <w:rFonts w:cs="Angsana New"/>
                <w:cs/>
              </w:rPr>
              <w:t>ให้ทำการเคลียร์ค่า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และ </w:t>
            </w:r>
            <w:r w:rsidRPr="00667C8E">
              <w:rPr>
                <w:rFonts w:cs="CordiaUPC"/>
              </w:rPr>
              <w:t>Invisible</w:t>
            </w:r>
            <w:r>
              <w:rPr>
                <w:rFonts w:cs="CordiaUPC"/>
                <w:szCs w:val="36"/>
              </w:rPr>
              <w:t xml:space="preserve"> Detail Section</w:t>
            </w:r>
          </w:p>
        </w:tc>
      </w:tr>
      <w:tr w:rsidRPr="008979A8" w:rsidR="00F734BB" w:rsidTr="00C51DDD" w14:paraId="145FFE6F" w14:textId="77777777">
        <w:trPr>
          <w:trHeight w:val="111"/>
        </w:trPr>
        <w:tc>
          <w:tcPr>
            <w:tcW w:w="923" w:type="pct"/>
          </w:tcPr>
          <w:p w:rsidR="00F734BB" w:rsidP="00C51DDD" w:rsidRDefault="00F734BB" w14:paraId="741AE292" w14:textId="77777777">
            <w:r w:rsidRPr="008979A8">
              <w:rPr>
                <w:rFonts w:cs="Angsana New"/>
                <w:cs/>
              </w:rPr>
              <w:t xml:space="preserve">ปุ่ม </w:t>
            </w:r>
            <w:r w:rsidRPr="008979A8">
              <w:rPr>
                <w:rFonts w:cs="CordiaUPC"/>
              </w:rPr>
              <w:t>Update</w:t>
            </w:r>
          </w:p>
        </w:tc>
        <w:tc>
          <w:tcPr>
            <w:tcW w:w="1004" w:type="pct"/>
          </w:tcPr>
          <w:p w:rsidR="00F734BB" w:rsidP="00C51DDD" w:rsidRDefault="00F734BB" w14:paraId="4672EBCE" w14:textId="77777777">
            <w:r w:rsidRPr="008979A8">
              <w:rPr>
                <w:rFonts w:cs="CordiaUPC"/>
              </w:rPr>
              <w:t>Button</w:t>
            </w:r>
          </w:p>
        </w:tc>
        <w:tc>
          <w:tcPr>
            <w:tcW w:w="3073" w:type="pct"/>
          </w:tcPr>
          <w:p w:rsidR="00F734BB" w:rsidP="00C51DDD" w:rsidRDefault="00F734BB" w14:paraId="41CD25E9" w14:textId="77777777">
            <w:pPr>
              <w:pStyle w:val="HeaderTable"/>
              <w:spacing w:line="360" w:lineRule="auto"/>
              <w:rPr>
                <w:b w:val="0"/>
                <w:bCs/>
                <w:lang w:bidi="th-TH"/>
              </w:rPr>
            </w:pPr>
            <w:r w:rsidRPr="008979A8">
              <w:rPr>
                <w:b w:val="0"/>
                <w:bCs/>
                <w:lang w:bidi="th-TH"/>
              </w:rPr>
              <w:t xml:space="preserve">Visible </w:t>
            </w:r>
            <w:r w:rsidRPr="008979A8">
              <w:rPr>
                <w:rFonts w:cs="Angsana New"/>
                <w:cs/>
                <w:lang w:bidi="th-TH"/>
              </w:rPr>
              <w:t>เมื่อมี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b w:val="0"/>
                <w:bCs/>
                <w:lang w:bidi="th-TH"/>
              </w:rPr>
              <w:t xml:space="preserve">Event </w:t>
            </w:r>
            <w:r w:rsidRPr="008979A8">
              <w:rPr>
                <w:rFonts w:cs="Angsana New"/>
                <w:cs/>
                <w:lang w:bidi="th-TH"/>
              </w:rPr>
              <w:t>มาจาก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>
              <w:rPr>
                <w:b w:val="0"/>
                <w:bCs/>
                <w:lang w:bidi="th-TH"/>
              </w:rPr>
              <w:t>Table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>
              <w:rPr>
                <w:b w:val="0"/>
                <w:bCs/>
                <w:lang w:bidi="th-TH"/>
              </w:rPr>
              <w:t>Section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rFonts w:cs="Angsana New"/>
                <w:cs/>
                <w:lang w:bidi="th-TH"/>
              </w:rPr>
              <w:t>เป็น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“</w:t>
            </w:r>
            <w:r w:rsidRPr="008979A8">
              <w:rPr>
                <w:b w:val="0"/>
                <w:bCs/>
                <w:lang w:bidi="th-TH"/>
              </w:rPr>
              <w:t>Edit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>”</w:t>
            </w:r>
          </w:p>
          <w:p w:rsidR="00F734BB" w:rsidP="00C51DDD" w:rsidRDefault="00F734BB" w14:paraId="763440F2" w14:textId="77777777">
            <w:pPr>
              <w:pStyle w:val="HeaderTable"/>
              <w:rPr>
                <w:lang w:bidi="th-TH"/>
              </w:rPr>
            </w:pPr>
            <w:r>
              <w:rPr>
                <w:rFonts w:hint="cs" w:cs="Angsana New"/>
                <w:cs/>
                <w:lang w:bidi="th-TH"/>
              </w:rPr>
              <w:t>เมื่อกดปุ่ม</w:t>
            </w:r>
          </w:p>
          <w:p w:rsidR="00F734BB" w:rsidP="00C51DDD" w:rsidRDefault="00F734BB" w14:paraId="4DAC73EE" w14:textId="77777777">
            <w:pPr>
              <w:pStyle w:val="ListParagraph"/>
              <w:numPr>
                <w:ilvl w:val="0"/>
                <w:numId w:val="6"/>
              </w:numPr>
              <w:spacing w:after="160" w:line="259" w:lineRule="auto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Validate </w:t>
            </w:r>
            <w:r>
              <w:rPr>
                <w:rFonts w:hint="cs" w:cs="Angsana New"/>
                <w:cs/>
              </w:rPr>
              <w:t>ข้อมูลในหน้าจอ</w:t>
            </w:r>
          </w:p>
          <w:p w:rsidR="00F734BB" w:rsidP="00C51DDD" w:rsidRDefault="00F734BB" w14:paraId="6BE86094" w14:textId="77777777">
            <w:pPr>
              <w:pStyle w:val="ListParagraph"/>
              <w:numPr>
                <w:ilvl w:val="0"/>
                <w:numId w:val="6"/>
              </w:numPr>
              <w:spacing w:after="160" w:line="259" w:lineRule="auto"/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Update </w:t>
            </w:r>
            <w:r>
              <w:rPr>
                <w:rFonts w:hint="cs" w:cs="Angsana New"/>
                <w:cs/>
              </w:rPr>
              <w:t xml:space="preserve">ข้อมูลลงในส่วนของ </w:t>
            </w:r>
            <w:r>
              <w:rPr>
                <w:rFonts w:cs="CordiaUPC"/>
              </w:rPr>
              <w:t xml:space="preserve">Table Section </w:t>
            </w:r>
          </w:p>
          <w:p w:rsidR="00F734BB" w:rsidP="00C51DDD" w:rsidRDefault="00F734BB" w14:paraId="4CCDF5EA" w14:textId="77777777">
            <w:pPr>
              <w:pStyle w:val="ListParagraph"/>
              <w:numPr>
                <w:ilvl w:val="0"/>
                <w:numId w:val="6"/>
              </w:numPr>
              <w:spacing w:after="160" w:line="259" w:lineRule="auto"/>
              <w:rPr>
                <w:cs/>
              </w:rPr>
            </w:pPr>
            <w:r w:rsidRPr="00CB4B9C">
              <w:rPr>
                <w:rFonts w:cs="Angsana New"/>
                <w:cs/>
              </w:rPr>
              <w:t xml:space="preserve">ให้ทำการเคลียร์ค่า </w:t>
            </w:r>
            <w:r w:rsidRPr="00CB4B9C">
              <w:rPr>
                <w:rFonts w:hint="cs" w:cs="Angsana New"/>
                <w:cs/>
              </w:rPr>
              <w:t xml:space="preserve">และ </w:t>
            </w:r>
            <w:r w:rsidRPr="00CB4B9C">
              <w:rPr>
                <w:rFonts w:cs="CordiaUPC"/>
              </w:rPr>
              <w:t>Invisible</w:t>
            </w:r>
            <w:r w:rsidRPr="00CB4B9C">
              <w:rPr>
                <w:rFonts w:cs="CordiaUPC"/>
                <w:szCs w:val="36"/>
              </w:rPr>
              <w:t xml:space="preserve"> Detail Section</w:t>
            </w:r>
          </w:p>
        </w:tc>
      </w:tr>
      <w:tr w:rsidRPr="008979A8" w:rsidR="00F734BB" w:rsidTr="00C51DDD" w14:paraId="05F8CD5F" w14:textId="77777777">
        <w:trPr>
          <w:trHeight w:val="111"/>
        </w:trPr>
        <w:tc>
          <w:tcPr>
            <w:tcW w:w="923" w:type="pct"/>
          </w:tcPr>
          <w:p w:rsidR="00F734BB" w:rsidP="00C51DDD" w:rsidRDefault="00F734BB" w14:paraId="41B0956E" w14:textId="77777777">
            <w:r>
              <w:rPr>
                <w:rFonts w:hint="cs" w:cs="Angsana New"/>
                <w:cs/>
              </w:rPr>
              <w:t xml:space="preserve">ปุ่ม </w:t>
            </w:r>
            <w:r>
              <w:rPr>
                <w:rFonts w:cs="CordiaUPC"/>
              </w:rPr>
              <w:t>Cancel</w:t>
            </w:r>
          </w:p>
        </w:tc>
        <w:tc>
          <w:tcPr>
            <w:tcW w:w="1004" w:type="pct"/>
          </w:tcPr>
          <w:p w:rsidR="00F734BB" w:rsidP="00C51DDD" w:rsidRDefault="00F734BB" w14:paraId="2E618423" w14:textId="77777777">
            <w:r>
              <w:rPr>
                <w:rFonts w:cs="CordiaUPC"/>
              </w:rPr>
              <w:t>Button</w:t>
            </w:r>
          </w:p>
        </w:tc>
        <w:tc>
          <w:tcPr>
            <w:tcW w:w="3073" w:type="pct"/>
          </w:tcPr>
          <w:p w:rsidR="00F734BB" w:rsidP="00C51DDD" w:rsidRDefault="00F734BB" w14:paraId="6E17111F" w14:textId="77777777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ให้ทำการเคลียร์ค่าใน </w:t>
            </w:r>
            <w:r>
              <w:t>Detail Section</w:t>
            </w:r>
            <w:r>
              <w:rPr>
                <w:rFonts w:hint="cs"/>
                <w:cs/>
              </w:rPr>
              <w:t xml:space="preserve"> และทำการ </w:t>
            </w:r>
            <w:r>
              <w:t>Invisible Detail Section</w:t>
            </w:r>
          </w:p>
        </w:tc>
      </w:tr>
      <w:tr w:rsidRPr="008979A8" w:rsidR="00F734BB" w:rsidTr="00C51DDD" w14:paraId="48AB669D" w14:textId="77777777">
        <w:trPr>
          <w:trHeight w:val="111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F734BB" w:rsidP="00C51DDD" w:rsidRDefault="00F734BB" w14:paraId="34EB79C6" w14:textId="77777777">
            <w:pPr>
              <w:pStyle w:val="HeaderTable"/>
              <w:rPr>
                <w:rtl/>
                <w:cs/>
              </w:rPr>
            </w:pPr>
            <w:r>
              <w:t xml:space="preserve">End Package Type </w:t>
            </w:r>
            <w:r>
              <w:rPr>
                <w:rFonts w:cs="Angsana New"/>
                <w:bCs/>
                <w:cs/>
                <w:lang w:bidi="th-TH"/>
              </w:rPr>
              <w:t xml:space="preserve">/ </w:t>
            </w:r>
            <w:r>
              <w:t>Package Sub Type Detail Section</w:t>
            </w:r>
          </w:p>
        </w:tc>
      </w:tr>
      <w:tr w:rsidRPr="008979A8" w:rsidR="00F734BB" w:rsidTr="00C51DDD" w14:paraId="2ED67E45" w14:textId="77777777">
        <w:trPr>
          <w:trHeight w:val="111"/>
        </w:trPr>
        <w:tc>
          <w:tcPr>
            <w:tcW w:w="923" w:type="pct"/>
          </w:tcPr>
          <w:p w:rsidR="00F734BB" w:rsidP="00C51DDD" w:rsidRDefault="00A25739" w14:paraId="728C6C06" w14:textId="0CB56827">
            <w:r>
              <w:t>effectiveStartDate</w:t>
            </w:r>
          </w:p>
        </w:tc>
        <w:tc>
          <w:tcPr>
            <w:tcW w:w="1004" w:type="pct"/>
          </w:tcPr>
          <w:p w:rsidR="00F734BB" w:rsidP="00C51DDD" w:rsidRDefault="00A25739" w14:paraId="10191DF7" w14:textId="6D54520F">
            <w:r>
              <w:t>Date</w:t>
            </w:r>
          </w:p>
        </w:tc>
        <w:tc>
          <w:tcPr>
            <w:tcW w:w="3073" w:type="pct"/>
          </w:tcPr>
          <w:p w:rsidR="00F734BB" w:rsidP="00C51DDD" w:rsidRDefault="00F734BB" w14:paraId="0B7D83B6" w14:textId="77777777">
            <w:pPr>
              <w:rPr>
                <w:color w:val="FF0000"/>
              </w:rPr>
            </w:pPr>
            <w:r>
              <w:t xml:space="preserve">Label </w:t>
            </w:r>
            <w:r>
              <w:rPr>
                <w:cs/>
              </w:rPr>
              <w:t xml:space="preserve">: </w:t>
            </w:r>
            <w:r w:rsidRPr="00A25739" w:rsidR="00A25739">
              <w:rPr>
                <w:rFonts w:cs="Angsana New"/>
                <w:color w:val="FF0000"/>
                <w:cs/>
              </w:rPr>
              <w:t>*</w:t>
            </w:r>
            <w:r w:rsidRPr="00A25739" w:rsidR="00A25739">
              <w:rPr>
                <w:color w:val="FF0000"/>
              </w:rPr>
              <w:t>Effective Start Date</w:t>
            </w:r>
          </w:p>
          <w:p w:rsidR="007B5C9F" w:rsidP="00C51DDD" w:rsidRDefault="007B5C9F" w14:paraId="2E9F42E8" w14:textId="04986EF3">
            <w:r w:rsidRPr="00952E5C">
              <w:t xml:space="preserve">Default </w:t>
            </w:r>
            <w:r w:rsidRPr="00952E5C">
              <w:rPr>
                <w:cs/>
              </w:rPr>
              <w:t xml:space="preserve">ค่าตาม </w:t>
            </w:r>
            <w:r w:rsidRPr="007B5C9F">
              <w:t>commercialLaunchDate</w:t>
            </w:r>
          </w:p>
        </w:tc>
      </w:tr>
      <w:tr w:rsidRPr="008979A8" w:rsidR="00F734BB" w:rsidTr="00C51DDD" w14:paraId="4158BAB4" w14:textId="77777777">
        <w:trPr>
          <w:trHeight w:val="111"/>
        </w:trPr>
        <w:tc>
          <w:tcPr>
            <w:tcW w:w="923" w:type="pct"/>
          </w:tcPr>
          <w:p w:rsidR="00F734BB" w:rsidP="00C51DDD" w:rsidRDefault="00A25739" w14:paraId="75B6FB8C" w14:textId="3B4ECD7F">
            <w:r>
              <w:t>description</w:t>
            </w:r>
          </w:p>
        </w:tc>
        <w:tc>
          <w:tcPr>
            <w:tcW w:w="1004" w:type="pct"/>
          </w:tcPr>
          <w:p w:rsidR="00F734BB" w:rsidP="00A76472" w:rsidRDefault="00F734BB" w14:paraId="2CB1D91E" w14:textId="462B46A3">
            <w:r>
              <w:t xml:space="preserve">Text </w:t>
            </w:r>
            <w:r w:rsidR="00A76472">
              <w:t>Area</w:t>
            </w:r>
          </w:p>
          <w:p w:rsidR="00A76472" w:rsidP="00A76472" w:rsidRDefault="00A76472" w14:paraId="07DD2BF0" w14:textId="4AB32013">
            <w:r>
              <w:rPr>
                <w:rFonts w:cs="Angsana New"/>
                <w:cs/>
              </w:rPr>
              <w:t>(</w:t>
            </w:r>
            <w:r>
              <w:t xml:space="preserve">3 </w:t>
            </w:r>
            <w:r>
              <w:rPr>
                <w:rFonts w:hint="cs"/>
                <w:cs/>
              </w:rPr>
              <w:t>บรรทัด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3073" w:type="pct"/>
          </w:tcPr>
          <w:p w:rsidR="00F734BB" w:rsidP="00C51DDD" w:rsidRDefault="00F734BB" w14:paraId="54E24926" w14:textId="77777777">
            <w:r>
              <w:t xml:space="preserve">Label </w:t>
            </w:r>
            <w:r>
              <w:rPr>
                <w:cs/>
              </w:rPr>
              <w:t xml:space="preserve">: </w:t>
            </w:r>
            <w:r w:rsidR="00A25739">
              <w:t>Description</w:t>
            </w:r>
          </w:p>
          <w:p w:rsidR="00A76472" w:rsidP="00C51DDD" w:rsidRDefault="00A76472" w14:paraId="4AEB5640" w14:textId="5DCF17AA">
            <w:pPr>
              <w:rPr>
                <w:cs/>
              </w:rPr>
            </w:pPr>
            <w:r>
              <w:t>Max Length</w:t>
            </w:r>
            <w:r>
              <w:rPr>
                <w:rFonts w:cs="Angsana New"/>
                <w:cs/>
              </w:rPr>
              <w:t xml:space="preserve"> : </w:t>
            </w:r>
            <w:r>
              <w:t xml:space="preserve">4000 </w:t>
            </w:r>
            <w:r>
              <w:rPr>
                <w:rFonts w:hint="cs"/>
                <w:cs/>
              </w:rPr>
              <w:t>ตัวอักษร</w:t>
            </w:r>
          </w:p>
        </w:tc>
      </w:tr>
      <w:tr w:rsidRPr="008979A8" w:rsidR="00F734BB" w:rsidTr="00C51DDD" w14:paraId="7337F3A3" w14:textId="77777777">
        <w:trPr>
          <w:trHeight w:val="111"/>
        </w:trPr>
        <w:tc>
          <w:tcPr>
            <w:tcW w:w="923" w:type="pct"/>
          </w:tcPr>
          <w:p w:rsidR="00F734BB" w:rsidP="00C51DDD" w:rsidRDefault="00F734BB" w14:paraId="24E4AF04" w14:textId="77777777">
            <w:r w:rsidRPr="008979A8">
              <w:rPr>
                <w:rFonts w:cs="Angsana New"/>
                <w:cs/>
              </w:rPr>
              <w:t xml:space="preserve">ปุ่ม </w:t>
            </w:r>
            <w:r w:rsidRPr="008979A8">
              <w:rPr>
                <w:rFonts w:cs="CordiaUPC"/>
              </w:rPr>
              <w:t>Add</w:t>
            </w:r>
          </w:p>
        </w:tc>
        <w:tc>
          <w:tcPr>
            <w:tcW w:w="1004" w:type="pct"/>
          </w:tcPr>
          <w:p w:rsidR="00F734BB" w:rsidP="00C51DDD" w:rsidRDefault="00F734BB" w14:paraId="741AF49B" w14:textId="77777777">
            <w:r w:rsidRPr="008979A8">
              <w:rPr>
                <w:rFonts w:cs="CordiaUPC"/>
              </w:rPr>
              <w:t>Button</w:t>
            </w:r>
          </w:p>
        </w:tc>
        <w:tc>
          <w:tcPr>
            <w:tcW w:w="3073" w:type="pct"/>
          </w:tcPr>
          <w:p w:rsidR="00F734BB" w:rsidP="00C51DDD" w:rsidRDefault="00F734BB" w14:paraId="4926DB70" w14:textId="77777777">
            <w:pPr>
              <w:pStyle w:val="HeaderTable"/>
              <w:rPr>
                <w:b w:val="0"/>
                <w:bCs/>
                <w:lang w:bidi="th-TH"/>
              </w:rPr>
            </w:pPr>
            <w:r w:rsidRPr="008979A8">
              <w:rPr>
                <w:b w:val="0"/>
                <w:bCs/>
                <w:lang w:bidi="th-TH"/>
              </w:rPr>
              <w:t xml:space="preserve">Visible </w:t>
            </w:r>
            <w:r w:rsidRPr="008979A8">
              <w:rPr>
                <w:rFonts w:cs="Angsana New"/>
                <w:cs/>
                <w:lang w:bidi="th-TH"/>
              </w:rPr>
              <w:t>เมื่อมี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b w:val="0"/>
                <w:bCs/>
                <w:lang w:bidi="th-TH"/>
              </w:rPr>
              <w:t xml:space="preserve">Event </w:t>
            </w:r>
            <w:r w:rsidRPr="008979A8">
              <w:rPr>
                <w:rFonts w:cs="Angsana New"/>
                <w:cs/>
                <w:lang w:bidi="th-TH"/>
              </w:rPr>
              <w:t>มาจาก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b w:val="0"/>
                <w:bCs/>
                <w:lang w:bidi="th-TH"/>
              </w:rPr>
              <w:t xml:space="preserve">Table </w:t>
            </w:r>
            <w:r>
              <w:rPr>
                <w:b w:val="0"/>
                <w:bCs/>
                <w:lang w:bidi="th-TH"/>
              </w:rPr>
              <w:t>Section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rFonts w:cs="Angsana New"/>
                <w:cs/>
                <w:lang w:bidi="th-TH"/>
              </w:rPr>
              <w:t>เป็น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“</w:t>
            </w:r>
            <w:r w:rsidRPr="008979A8">
              <w:rPr>
                <w:b w:val="0"/>
                <w:bCs/>
                <w:lang w:bidi="th-TH"/>
              </w:rPr>
              <w:t>Add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>”</w:t>
            </w:r>
          </w:p>
          <w:p w:rsidR="00F734BB" w:rsidP="00C51DDD" w:rsidRDefault="00F734BB" w14:paraId="72BD3EB6" w14:textId="77777777">
            <w:pPr>
              <w:spacing w:before="240" w:after="0"/>
            </w:pPr>
            <w:r>
              <w:rPr>
                <w:rFonts w:hint="cs"/>
                <w:cs/>
              </w:rPr>
              <w:t>เมื่อกดปุ่ม</w:t>
            </w:r>
          </w:p>
          <w:p w:rsidR="00F734BB" w:rsidP="00C51DDD" w:rsidRDefault="00F734BB" w14:paraId="611BC2F4" w14:textId="77777777">
            <w:pPr>
              <w:pStyle w:val="ListParagraph"/>
              <w:numPr>
                <w:ilvl w:val="0"/>
                <w:numId w:val="4"/>
              </w:numPr>
              <w:spacing w:after="0" w:line="259" w:lineRule="auto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Validate </w:t>
            </w:r>
            <w:r>
              <w:rPr>
                <w:rFonts w:hint="cs" w:cs="Angsana New"/>
                <w:cs/>
              </w:rPr>
              <w:t>ข้อมูลในหน้าจอ</w:t>
            </w:r>
          </w:p>
          <w:p w:rsidRPr="00CB4B9C" w:rsidR="00F734BB" w:rsidP="00C51DDD" w:rsidRDefault="00F734BB" w14:paraId="0112E7C8" w14:textId="77777777">
            <w:pPr>
              <w:pStyle w:val="ListParagraph"/>
              <w:numPr>
                <w:ilvl w:val="0"/>
                <w:numId w:val="4"/>
              </w:numPr>
              <w:spacing w:after="0" w:line="259" w:lineRule="auto"/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Add </w:t>
            </w:r>
            <w:r>
              <w:rPr>
                <w:rFonts w:hint="cs" w:cs="Angsana New"/>
                <w:cs/>
              </w:rPr>
              <w:t xml:space="preserve">ข้อมูลลงในส่วนของ </w:t>
            </w:r>
            <w:r>
              <w:rPr>
                <w:rFonts w:cs="CordiaUPC"/>
              </w:rPr>
              <w:t>Table Section</w:t>
            </w:r>
          </w:p>
          <w:p w:rsidR="00F734BB" w:rsidP="00C51DDD" w:rsidRDefault="00F734BB" w14:paraId="4D528EAA" w14:textId="77777777">
            <w:pPr>
              <w:pStyle w:val="ListParagraph"/>
              <w:numPr>
                <w:ilvl w:val="0"/>
                <w:numId w:val="4"/>
              </w:numPr>
              <w:spacing w:after="0" w:line="259" w:lineRule="auto"/>
            </w:pPr>
            <w:r w:rsidRPr="00CB4B9C">
              <w:rPr>
                <w:rFonts w:cs="Angsana New"/>
                <w:cs/>
              </w:rPr>
              <w:t xml:space="preserve">ให้ทำการเคลียร์ค่า </w:t>
            </w:r>
            <w:r w:rsidRPr="00CB4B9C">
              <w:rPr>
                <w:rFonts w:hint="cs" w:cs="Angsana New"/>
                <w:cs/>
              </w:rPr>
              <w:t xml:space="preserve">และ </w:t>
            </w:r>
            <w:r w:rsidRPr="00CB4B9C">
              <w:rPr>
                <w:rFonts w:cs="CordiaUPC"/>
              </w:rPr>
              <w:t>Invisible</w:t>
            </w:r>
            <w:r w:rsidRPr="00CB4B9C">
              <w:rPr>
                <w:rFonts w:cs="CordiaUPC"/>
                <w:szCs w:val="36"/>
              </w:rPr>
              <w:t xml:space="preserve"> Detail Section</w:t>
            </w:r>
          </w:p>
        </w:tc>
      </w:tr>
      <w:tr w:rsidRPr="008979A8" w:rsidR="00F734BB" w:rsidTr="00C51DDD" w14:paraId="669227F1" w14:textId="77777777">
        <w:trPr>
          <w:trHeight w:val="111"/>
        </w:trPr>
        <w:tc>
          <w:tcPr>
            <w:tcW w:w="923" w:type="pct"/>
          </w:tcPr>
          <w:p w:rsidR="00F734BB" w:rsidP="00C51DDD" w:rsidRDefault="00F734BB" w14:paraId="448A9E63" w14:textId="77777777">
            <w:r w:rsidRPr="008979A8">
              <w:rPr>
                <w:rFonts w:cs="Angsana New"/>
                <w:cs/>
              </w:rPr>
              <w:t xml:space="preserve">ปุ่ม </w:t>
            </w:r>
            <w:r w:rsidRPr="008979A8">
              <w:rPr>
                <w:rFonts w:cs="CordiaUPC"/>
              </w:rPr>
              <w:t>Update</w:t>
            </w:r>
          </w:p>
        </w:tc>
        <w:tc>
          <w:tcPr>
            <w:tcW w:w="1004" w:type="pct"/>
          </w:tcPr>
          <w:p w:rsidR="00F734BB" w:rsidP="00C51DDD" w:rsidRDefault="00F734BB" w14:paraId="14EB24A5" w14:textId="77777777">
            <w:r w:rsidRPr="008979A8">
              <w:rPr>
                <w:rFonts w:cs="CordiaUPC"/>
              </w:rPr>
              <w:t>Button</w:t>
            </w:r>
          </w:p>
        </w:tc>
        <w:tc>
          <w:tcPr>
            <w:tcW w:w="3073" w:type="pct"/>
          </w:tcPr>
          <w:p w:rsidR="00F734BB" w:rsidP="00C51DDD" w:rsidRDefault="00F734BB" w14:paraId="1BE977E7" w14:textId="77777777">
            <w:pPr>
              <w:pStyle w:val="HeaderTable"/>
              <w:spacing w:line="360" w:lineRule="auto"/>
              <w:rPr>
                <w:b w:val="0"/>
                <w:bCs/>
                <w:lang w:bidi="th-TH"/>
              </w:rPr>
            </w:pPr>
            <w:r w:rsidRPr="008979A8">
              <w:rPr>
                <w:b w:val="0"/>
                <w:bCs/>
                <w:lang w:bidi="th-TH"/>
              </w:rPr>
              <w:t xml:space="preserve">Visible </w:t>
            </w:r>
            <w:r w:rsidRPr="008979A8">
              <w:rPr>
                <w:rFonts w:cs="Angsana New"/>
                <w:cs/>
                <w:lang w:bidi="th-TH"/>
              </w:rPr>
              <w:t>เมื่อมี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b w:val="0"/>
                <w:bCs/>
                <w:lang w:bidi="th-TH"/>
              </w:rPr>
              <w:t xml:space="preserve">Event </w:t>
            </w:r>
            <w:r w:rsidRPr="008979A8">
              <w:rPr>
                <w:rFonts w:cs="Angsana New"/>
                <w:cs/>
                <w:lang w:bidi="th-TH"/>
              </w:rPr>
              <w:t>มาจาก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>
              <w:rPr>
                <w:b w:val="0"/>
                <w:bCs/>
                <w:lang w:bidi="th-TH"/>
              </w:rPr>
              <w:t>Table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>
              <w:rPr>
                <w:b w:val="0"/>
                <w:bCs/>
                <w:lang w:bidi="th-TH"/>
              </w:rPr>
              <w:t>Section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rFonts w:cs="Angsana New"/>
                <w:cs/>
                <w:lang w:bidi="th-TH"/>
              </w:rPr>
              <w:t>เป็น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“</w:t>
            </w:r>
            <w:r w:rsidRPr="008979A8">
              <w:rPr>
                <w:b w:val="0"/>
                <w:bCs/>
                <w:lang w:bidi="th-TH"/>
              </w:rPr>
              <w:t>Edit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>”</w:t>
            </w:r>
          </w:p>
          <w:p w:rsidR="00F734BB" w:rsidP="00C51DDD" w:rsidRDefault="00F734BB" w14:paraId="66A9A7F7" w14:textId="77777777">
            <w:pPr>
              <w:pStyle w:val="HeaderTable"/>
              <w:rPr>
                <w:lang w:bidi="th-TH"/>
              </w:rPr>
            </w:pPr>
            <w:r>
              <w:rPr>
                <w:rFonts w:hint="cs" w:cs="Angsana New"/>
                <w:cs/>
                <w:lang w:bidi="th-TH"/>
              </w:rPr>
              <w:t>เมื่อกดปุ่ม</w:t>
            </w:r>
          </w:p>
          <w:p w:rsidR="00F734BB" w:rsidP="00C51DDD" w:rsidRDefault="00F734BB" w14:paraId="159DA0C6" w14:textId="77777777">
            <w:pPr>
              <w:pStyle w:val="ListParagraph"/>
              <w:numPr>
                <w:ilvl w:val="0"/>
                <w:numId w:val="6"/>
              </w:numPr>
              <w:spacing w:after="160" w:line="259" w:lineRule="auto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Validate </w:t>
            </w:r>
            <w:r>
              <w:rPr>
                <w:rFonts w:hint="cs" w:cs="Angsana New"/>
                <w:cs/>
              </w:rPr>
              <w:t>ข้อมูลในหน้าจอ</w:t>
            </w:r>
          </w:p>
          <w:p w:rsidRPr="00CB4B9C" w:rsidR="00F734BB" w:rsidP="00C51DDD" w:rsidRDefault="00F734BB" w14:paraId="5B2D90F0" w14:textId="77777777">
            <w:pPr>
              <w:pStyle w:val="ListParagraph"/>
              <w:numPr>
                <w:ilvl w:val="0"/>
                <w:numId w:val="6"/>
              </w:numPr>
              <w:spacing w:after="160" w:line="259" w:lineRule="auto"/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Update </w:t>
            </w:r>
            <w:r>
              <w:rPr>
                <w:rFonts w:hint="cs" w:cs="Angsana New"/>
                <w:cs/>
              </w:rPr>
              <w:t xml:space="preserve">ข้อมูลลงในส่วนของ </w:t>
            </w:r>
            <w:r>
              <w:rPr>
                <w:rFonts w:cs="CordiaUPC"/>
              </w:rPr>
              <w:t xml:space="preserve">Table Section </w:t>
            </w:r>
          </w:p>
          <w:p w:rsidR="00F734BB" w:rsidP="00C51DDD" w:rsidRDefault="00F734BB" w14:paraId="7E1E2C30" w14:textId="77777777">
            <w:pPr>
              <w:pStyle w:val="ListParagraph"/>
              <w:numPr>
                <w:ilvl w:val="0"/>
                <w:numId w:val="6"/>
              </w:numPr>
              <w:spacing w:after="160" w:line="259" w:lineRule="auto"/>
            </w:pPr>
            <w:r w:rsidRPr="00CB4B9C">
              <w:rPr>
                <w:rFonts w:cs="Angsana New"/>
                <w:cs/>
              </w:rPr>
              <w:t xml:space="preserve">ให้ทำการเคลียร์ค่า </w:t>
            </w:r>
            <w:r w:rsidRPr="00CB4B9C">
              <w:rPr>
                <w:rFonts w:hint="cs" w:cs="Angsana New"/>
                <w:cs/>
              </w:rPr>
              <w:t xml:space="preserve">และ </w:t>
            </w:r>
            <w:r w:rsidRPr="00CB4B9C">
              <w:rPr>
                <w:rFonts w:cs="CordiaUPC"/>
              </w:rPr>
              <w:t>Invisible</w:t>
            </w:r>
            <w:r w:rsidRPr="00CB4B9C">
              <w:rPr>
                <w:rFonts w:cs="CordiaUPC"/>
                <w:szCs w:val="36"/>
              </w:rPr>
              <w:t xml:space="preserve"> Detail Section</w:t>
            </w:r>
          </w:p>
        </w:tc>
      </w:tr>
      <w:tr w:rsidRPr="008979A8" w:rsidR="00F734BB" w:rsidTr="00C51DDD" w14:paraId="2014EDC0" w14:textId="77777777">
        <w:trPr>
          <w:trHeight w:val="111"/>
        </w:trPr>
        <w:tc>
          <w:tcPr>
            <w:tcW w:w="923" w:type="pct"/>
          </w:tcPr>
          <w:p w:rsidR="00F734BB" w:rsidP="00C51DDD" w:rsidRDefault="00F734BB" w14:paraId="10134828" w14:textId="77777777">
            <w:r>
              <w:rPr>
                <w:rFonts w:hint="cs" w:cs="Angsana New"/>
                <w:cs/>
              </w:rPr>
              <w:t xml:space="preserve">ปุ่ม </w:t>
            </w:r>
            <w:r>
              <w:rPr>
                <w:rFonts w:cs="CordiaUPC"/>
              </w:rPr>
              <w:t>Cancel</w:t>
            </w:r>
          </w:p>
        </w:tc>
        <w:tc>
          <w:tcPr>
            <w:tcW w:w="1004" w:type="pct"/>
          </w:tcPr>
          <w:p w:rsidR="00F734BB" w:rsidP="00C51DDD" w:rsidRDefault="00F734BB" w14:paraId="4EC3E6D2" w14:textId="77777777">
            <w:r>
              <w:rPr>
                <w:rFonts w:cs="CordiaUPC"/>
              </w:rPr>
              <w:t>Button</w:t>
            </w:r>
          </w:p>
        </w:tc>
        <w:tc>
          <w:tcPr>
            <w:tcW w:w="3073" w:type="pct"/>
          </w:tcPr>
          <w:p w:rsidR="00F734BB" w:rsidP="00C51DDD" w:rsidRDefault="00F734BB" w14:paraId="4C7ADA49" w14:textId="77777777">
            <w:r>
              <w:rPr>
                <w:rFonts w:hint="cs"/>
                <w:cs/>
              </w:rPr>
              <w:t xml:space="preserve">ให้ทำการเคลียร์ค่าใน </w:t>
            </w:r>
            <w:r>
              <w:t>Detail Section</w:t>
            </w:r>
            <w:r>
              <w:rPr>
                <w:rFonts w:hint="cs"/>
                <w:cs/>
              </w:rPr>
              <w:t xml:space="preserve"> และทำการ </w:t>
            </w:r>
            <w:r>
              <w:t>Invisible Detail Section</w:t>
            </w:r>
          </w:p>
        </w:tc>
      </w:tr>
      <w:tr w:rsidRPr="008979A8" w:rsidR="00F734BB" w:rsidTr="00C51DDD" w14:paraId="199FF46E" w14:textId="77777777">
        <w:trPr>
          <w:trHeight w:val="111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F734BB" w:rsidP="00C51DDD" w:rsidRDefault="00F734BB" w14:paraId="5DF1A050" w14:textId="606ED7AD">
            <w:pPr>
              <w:pStyle w:val="HeaderTable"/>
            </w:pPr>
            <w:r>
              <w:t xml:space="preserve">End </w:t>
            </w:r>
            <w:r w:rsidR="00497716">
              <w:t>Auto Change</w:t>
            </w:r>
            <w:r>
              <w:t xml:space="preserve"> Detail Section</w:t>
            </w:r>
          </w:p>
        </w:tc>
      </w:tr>
    </w:tbl>
    <w:p w:rsidRPr="008979A8" w:rsidR="00F734BB" w:rsidP="00BB3F68" w:rsidRDefault="00F734BB" w14:paraId="2870F1DC" w14:textId="77777777">
      <w:pPr>
        <w:pStyle w:val="Heading3"/>
        <w:numPr>
          <w:ilvl w:val="0"/>
          <w:numId w:val="113"/>
        </w:numPr>
        <w:rPr>
          <w:rFonts w:ascii="CordiaUPC" w:hAnsi="CordiaUPC" w:cs="CordiaUPC"/>
          <w:sz w:val="32"/>
          <w:szCs w:val="32"/>
        </w:rPr>
      </w:pPr>
      <w:r w:rsidRPr="008979A8">
        <w:rPr>
          <w:rFonts w:ascii="CordiaUPC" w:hAnsi="CordiaUPC" w:cs="CordiaUPC"/>
          <w:sz w:val="32"/>
          <w:szCs w:val="32"/>
        </w:rPr>
        <w:t>Script Validation</w:t>
      </w:r>
    </w:p>
    <w:tbl>
      <w:tblPr>
        <w:tblW w:w="4988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241"/>
        <w:gridCol w:w="3166"/>
        <w:gridCol w:w="3324"/>
        <w:gridCol w:w="1263"/>
      </w:tblGrid>
      <w:tr w:rsidRPr="008979A8" w:rsidR="00F734BB" w:rsidTr="00C51DDD" w14:paraId="21640FB6" w14:textId="77777777">
        <w:trPr>
          <w:cantSplit/>
          <w:tblHeader/>
        </w:trPr>
        <w:tc>
          <w:tcPr>
            <w:tcW w:w="690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F734BB" w:rsidP="00C51DDD" w:rsidRDefault="00F734BB" w14:paraId="0FFB4CDB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Error Code</w:t>
            </w:r>
          </w:p>
        </w:tc>
        <w:tc>
          <w:tcPr>
            <w:tcW w:w="1760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F734BB" w:rsidP="00C51DDD" w:rsidRDefault="00F734BB" w14:paraId="36C02F6C" w14:textId="77777777">
            <w:pPr>
              <w:rPr>
                <w:rFonts w:cs="CordiaUPC"/>
                <w:b/>
                <w:bCs/>
              </w:rPr>
            </w:pPr>
            <w:r>
              <w:rPr>
                <w:rFonts w:cs="CordiaUPC"/>
                <w:b/>
                <w:bCs/>
              </w:rPr>
              <w:t xml:space="preserve">Error Message </w:t>
            </w:r>
          </w:p>
        </w:tc>
        <w:tc>
          <w:tcPr>
            <w:tcW w:w="1848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F734BB" w:rsidP="00C51DDD" w:rsidRDefault="00F734BB" w14:paraId="05E80F1D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Logic</w:t>
            </w:r>
          </w:p>
        </w:tc>
        <w:tc>
          <w:tcPr>
            <w:tcW w:w="702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F734BB" w:rsidP="00C51DDD" w:rsidRDefault="00F734BB" w14:paraId="32988CF3" w14:textId="77777777">
            <w:pPr>
              <w:rPr>
                <w:rFonts w:cs="CordiaUPC"/>
                <w:b/>
                <w:bCs/>
              </w:rPr>
            </w:pPr>
            <w:r>
              <w:rPr>
                <w:rFonts w:cs="CordiaUPC"/>
                <w:b/>
                <w:bCs/>
              </w:rPr>
              <w:t>Submit Call</w:t>
            </w:r>
          </w:p>
        </w:tc>
      </w:tr>
      <w:tr w:rsidRPr="008979A8" w:rsidR="00F734BB" w:rsidTr="00C51DDD" w14:paraId="2F4D5460" w14:textId="77777777">
        <w:tc>
          <w:tcPr>
            <w:tcW w:w="5000" w:type="pct"/>
            <w:gridSpan w:val="4"/>
            <w:shd w:val="clear" w:color="auto" w:fill="C2D69B" w:themeFill="accent3" w:themeFillTint="99"/>
          </w:tcPr>
          <w:p w:rsidR="00F734BB" w:rsidP="00C51DDD" w:rsidRDefault="00497716" w14:paraId="16BB6CE5" w14:textId="28175B15">
            <w:pPr>
              <w:pStyle w:val="HeaderTable"/>
            </w:pPr>
            <w:r>
              <w:t>Auto Change</w:t>
            </w:r>
            <w:r w:rsidR="00F734BB">
              <w:t xml:space="preserve"> Detail</w:t>
            </w:r>
          </w:p>
        </w:tc>
      </w:tr>
      <w:tr w:rsidRPr="008979A8" w:rsidR="000C6502" w:rsidTr="00C51DDD" w14:paraId="1D6AC846" w14:textId="77777777">
        <w:tc>
          <w:tcPr>
            <w:tcW w:w="690" w:type="pct"/>
          </w:tcPr>
          <w:p w:rsidRPr="000B40E6" w:rsidR="000C6502" w:rsidP="000C6502" w:rsidRDefault="000C6502" w14:paraId="24A0154D" w14:textId="75FB1BC5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F8391B">
              <w:rPr>
                <w:rFonts w:ascii="CordiaUPC" w:hAnsi="CordiaUPC" w:cs="CordiaUPC"/>
                <w:sz w:val="28"/>
                <w:szCs w:val="28"/>
              </w:rPr>
              <w:t>00024</w:t>
            </w:r>
          </w:p>
        </w:tc>
        <w:tc>
          <w:tcPr>
            <w:tcW w:w="1760" w:type="pct"/>
          </w:tcPr>
          <w:p w:rsidR="000C6502" w:rsidP="000C6502" w:rsidRDefault="000C6502" w14:paraId="2C5DF4C7" w14:textId="3D654017">
            <w:r>
              <w:t xml:space="preserve">Package Type </w:t>
            </w:r>
            <w:r>
              <w:rPr>
                <w:rFonts w:cs="Angsana New"/>
                <w:cs/>
              </w:rPr>
              <w:t xml:space="preserve">/ </w:t>
            </w:r>
            <w:r>
              <w:t>Package Sub Type must have value at least 1 row</w:t>
            </w:r>
            <w:r>
              <w:rPr>
                <w:cs/>
              </w:rPr>
              <w:t>.</w:t>
            </w:r>
          </w:p>
        </w:tc>
        <w:tc>
          <w:tcPr>
            <w:tcW w:w="1848" w:type="pct"/>
          </w:tcPr>
          <w:p w:rsidR="000C6502" w:rsidP="000C6502" w:rsidRDefault="000C6502" w14:paraId="2B844CE9" w14:textId="70587F01">
            <w:r>
              <w:rPr>
                <w:rFonts w:hint="cs"/>
                <w:cs/>
              </w:rPr>
              <w:t xml:space="preserve">จะต้องมี </w:t>
            </w:r>
            <w:r>
              <w:t xml:space="preserve">Package Type </w:t>
            </w:r>
            <w:r>
              <w:rPr>
                <w:rFonts w:cs="Angsana New"/>
                <w:cs/>
              </w:rPr>
              <w:t xml:space="preserve">/ </w:t>
            </w:r>
            <w:r>
              <w:t xml:space="preserve">Package Sub Type Table </w:t>
            </w:r>
            <w:r>
              <w:rPr>
                <w:rFonts w:hint="cs"/>
                <w:cs/>
              </w:rPr>
              <w:t xml:space="preserve">อย่างน้อย </w:t>
            </w:r>
            <w:r>
              <w:t>1 Row</w:t>
            </w:r>
            <w:r>
              <w:rPr>
                <w:rFonts w:hint="cs"/>
                <w:cs/>
              </w:rPr>
              <w:t xml:space="preserve"> </w:t>
            </w:r>
          </w:p>
        </w:tc>
        <w:tc>
          <w:tcPr>
            <w:tcW w:w="702" w:type="pct"/>
          </w:tcPr>
          <w:p w:rsidR="000C6502" w:rsidP="000C6502" w:rsidRDefault="000C6502" w14:paraId="0D875F96" w14:textId="77777777">
            <w:pPr>
              <w:rPr>
                <w:rFonts w:cs="CordiaUPC"/>
                <w:szCs w:val="36"/>
              </w:rPr>
            </w:pPr>
          </w:p>
        </w:tc>
      </w:tr>
      <w:tr w:rsidRPr="008979A8" w:rsidR="000C6502" w:rsidTr="00C51DDD" w14:paraId="5399815A" w14:textId="77777777">
        <w:tc>
          <w:tcPr>
            <w:tcW w:w="690" w:type="pct"/>
          </w:tcPr>
          <w:p w:rsidR="000C6502" w:rsidP="000C6502" w:rsidRDefault="000C6502" w14:paraId="3DED7782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0B40E6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760" w:type="pct"/>
          </w:tcPr>
          <w:p w:rsidR="000C6502" w:rsidP="000C6502" w:rsidRDefault="000C6502" w14:paraId="5A0E892C" w14:textId="2C642B17">
            <w:r>
              <w:t xml:space="preserve">Effective Start Date </w:t>
            </w:r>
            <w:r>
              <w:rPr>
                <w:rFonts w:cs="CordiaUPC"/>
              </w:rPr>
              <w:t>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48" w:type="pct"/>
          </w:tcPr>
          <w:p w:rsidR="000C6502" w:rsidP="000C6502" w:rsidRDefault="000C6502" w14:paraId="7AB139BE" w14:textId="344F2067">
            <w:r>
              <w:t xml:space="preserve">effectiveStartDate </w:t>
            </w:r>
            <w:r>
              <w:rPr>
                <w:rFonts w:hint="cs"/>
                <w:cs/>
              </w:rPr>
              <w:t xml:space="preserve">จะต้องเป็น </w:t>
            </w:r>
            <w:r>
              <w:t>Mandatory</w:t>
            </w:r>
          </w:p>
        </w:tc>
        <w:tc>
          <w:tcPr>
            <w:tcW w:w="702" w:type="pct"/>
          </w:tcPr>
          <w:p w:rsidR="000C6502" w:rsidP="000C6502" w:rsidRDefault="000C6502" w14:paraId="7C012947" w14:textId="77777777">
            <w:pPr>
              <w:rPr>
                <w:rFonts w:cs="CordiaUPC"/>
                <w:szCs w:val="36"/>
              </w:rPr>
            </w:pPr>
          </w:p>
        </w:tc>
      </w:tr>
      <w:tr w:rsidRPr="008979A8" w:rsidR="000C6502" w:rsidTr="00C51DDD" w14:paraId="378C52A2" w14:textId="77777777">
        <w:tc>
          <w:tcPr>
            <w:tcW w:w="5000" w:type="pct"/>
            <w:gridSpan w:val="4"/>
            <w:shd w:val="clear" w:color="auto" w:fill="C2D69B" w:themeFill="accent3" w:themeFillTint="99"/>
          </w:tcPr>
          <w:p w:rsidR="000C6502" w:rsidP="000C6502" w:rsidRDefault="000C6502" w14:paraId="7E239EB4" w14:textId="6D81A0EF">
            <w:pPr>
              <w:pStyle w:val="HeaderTable"/>
            </w:pPr>
            <w:r>
              <w:t xml:space="preserve">End </w:t>
            </w:r>
            <w:r w:rsidR="00497716">
              <w:t>Auto Change</w:t>
            </w:r>
            <w:r>
              <w:t xml:space="preserve"> Detail</w:t>
            </w:r>
          </w:p>
        </w:tc>
      </w:tr>
      <w:tr w:rsidRPr="008979A8" w:rsidR="000C6502" w:rsidTr="00C51DDD" w14:paraId="5A7703DF" w14:textId="77777777">
        <w:tc>
          <w:tcPr>
            <w:tcW w:w="5000" w:type="pct"/>
            <w:gridSpan w:val="4"/>
            <w:shd w:val="clear" w:color="auto" w:fill="C2D69B" w:themeFill="accent3" w:themeFillTint="99"/>
          </w:tcPr>
          <w:p w:rsidR="000C6502" w:rsidP="000C6502" w:rsidRDefault="000C6502" w14:paraId="1D4AD26B" w14:textId="77777777">
            <w:pPr>
              <w:pStyle w:val="HeaderTable"/>
              <w:rPr>
                <w:szCs w:val="36"/>
              </w:rPr>
            </w:pPr>
            <w:r w:rsidRPr="006B7E52">
              <w:t xml:space="preserve">Package Type </w:t>
            </w:r>
            <w:r w:rsidRPr="006B7E52">
              <w:rPr>
                <w:rFonts w:cs="Angsana New"/>
                <w:bCs/>
                <w:cs/>
                <w:lang w:bidi="th-TH"/>
              </w:rPr>
              <w:t xml:space="preserve">/ </w:t>
            </w:r>
            <w:r w:rsidRPr="006B7E52">
              <w:t>Package Sub Type Detail Section</w:t>
            </w:r>
          </w:p>
        </w:tc>
      </w:tr>
      <w:tr w:rsidRPr="008979A8" w:rsidR="000C6502" w:rsidTr="00C51DDD" w14:paraId="43C9A74B" w14:textId="77777777">
        <w:tc>
          <w:tcPr>
            <w:tcW w:w="690" w:type="pct"/>
          </w:tcPr>
          <w:p w:rsidRPr="00B81FC3" w:rsidR="000C6502" w:rsidP="000C6502" w:rsidRDefault="000C6502" w14:paraId="7F719BBA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6B3F38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760" w:type="pct"/>
          </w:tcPr>
          <w:p w:rsidR="000C6502" w:rsidP="000C6502" w:rsidRDefault="000C6502" w14:paraId="44702F72" w14:textId="77777777">
            <w:r>
              <w:t xml:space="preserve">Package Type </w:t>
            </w:r>
            <w:r>
              <w:rPr>
                <w:rFonts w:cs="CordiaUPC"/>
              </w:rPr>
              <w:t>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48" w:type="pct"/>
          </w:tcPr>
          <w:p w:rsidR="000C6502" w:rsidP="000C6502" w:rsidRDefault="000C6502" w14:paraId="1ED91271" w14:textId="77777777">
            <w:pPr>
              <w:rPr>
                <w:cs/>
              </w:rPr>
            </w:pPr>
            <w:r>
              <w:t xml:space="preserve">packageType </w:t>
            </w:r>
            <w:r>
              <w:rPr>
                <w:rFonts w:hint="cs"/>
                <w:cs/>
              </w:rPr>
              <w:t xml:space="preserve">จะต้องเป็น </w:t>
            </w:r>
            <w:r>
              <w:t>Mandatory</w:t>
            </w:r>
          </w:p>
        </w:tc>
        <w:tc>
          <w:tcPr>
            <w:tcW w:w="702" w:type="pct"/>
          </w:tcPr>
          <w:p w:rsidR="000C6502" w:rsidP="000C6502" w:rsidRDefault="000C6502" w14:paraId="08A52D5B" w14:textId="77777777">
            <w:pPr>
              <w:rPr>
                <w:rFonts w:cs="CordiaUPC"/>
                <w:szCs w:val="36"/>
              </w:rPr>
            </w:pPr>
          </w:p>
        </w:tc>
      </w:tr>
      <w:tr w:rsidRPr="008979A8" w:rsidR="000C6502" w:rsidTr="00C51DDD" w14:paraId="38295321" w14:textId="77777777">
        <w:tc>
          <w:tcPr>
            <w:tcW w:w="690" w:type="pct"/>
          </w:tcPr>
          <w:p w:rsidRPr="00B81FC3" w:rsidR="000C6502" w:rsidP="000C6502" w:rsidRDefault="000C6502" w14:paraId="2A23BAAB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6B3F38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760" w:type="pct"/>
          </w:tcPr>
          <w:p w:rsidR="000C6502" w:rsidP="000C6502" w:rsidRDefault="000C6502" w14:paraId="37BD0478" w14:textId="77777777">
            <w:r>
              <w:t xml:space="preserve">Package Sub Type </w:t>
            </w:r>
            <w:r>
              <w:rPr>
                <w:rFonts w:cs="CordiaUPC"/>
              </w:rPr>
              <w:t>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48" w:type="pct"/>
          </w:tcPr>
          <w:p w:rsidR="000C6502" w:rsidP="000C6502" w:rsidRDefault="000C6502" w14:paraId="69613AF8" w14:textId="77777777">
            <w:pPr>
              <w:rPr>
                <w:cs/>
              </w:rPr>
            </w:pPr>
            <w:r>
              <w:t xml:space="preserve">packageSubType </w:t>
            </w:r>
            <w:r>
              <w:rPr>
                <w:rFonts w:hint="cs"/>
                <w:cs/>
              </w:rPr>
              <w:t xml:space="preserve">จะต้องเป็น </w:t>
            </w:r>
            <w:r>
              <w:t>Mandatory</w:t>
            </w:r>
          </w:p>
        </w:tc>
        <w:tc>
          <w:tcPr>
            <w:tcW w:w="702" w:type="pct"/>
          </w:tcPr>
          <w:p w:rsidR="000C6502" w:rsidP="000C6502" w:rsidRDefault="000C6502" w14:paraId="522031F5" w14:textId="77777777">
            <w:pPr>
              <w:rPr>
                <w:rFonts w:cs="CordiaUPC"/>
                <w:szCs w:val="36"/>
              </w:rPr>
            </w:pPr>
          </w:p>
        </w:tc>
      </w:tr>
      <w:tr w:rsidRPr="008979A8" w:rsidR="000C6502" w:rsidTr="00C51DDD" w14:paraId="1B6A8D1B" w14:textId="77777777">
        <w:tc>
          <w:tcPr>
            <w:tcW w:w="5000" w:type="pct"/>
            <w:gridSpan w:val="4"/>
            <w:shd w:val="clear" w:color="auto" w:fill="C2D69B" w:themeFill="accent3" w:themeFillTint="99"/>
          </w:tcPr>
          <w:p w:rsidR="000C6502" w:rsidP="000C6502" w:rsidRDefault="000C6502" w14:paraId="2466EBA3" w14:textId="77777777">
            <w:pPr>
              <w:pStyle w:val="HeaderTable"/>
            </w:pPr>
            <w:r>
              <w:t xml:space="preserve">End </w:t>
            </w:r>
            <w:r w:rsidRPr="006B7E52">
              <w:t xml:space="preserve">Package Type </w:t>
            </w:r>
            <w:r w:rsidRPr="006B7E52">
              <w:rPr>
                <w:rFonts w:cs="Angsana New"/>
                <w:bCs/>
                <w:cs/>
                <w:lang w:bidi="th-TH"/>
              </w:rPr>
              <w:t xml:space="preserve">/ </w:t>
            </w:r>
            <w:r w:rsidRPr="006B7E52">
              <w:t>Package Sub Type Detail Section</w:t>
            </w:r>
          </w:p>
        </w:tc>
      </w:tr>
    </w:tbl>
    <w:p w:rsidRPr="008979A8" w:rsidR="00F734BB" w:rsidP="00BB3F68" w:rsidRDefault="00F734BB" w14:paraId="61B403D2" w14:textId="77777777">
      <w:pPr>
        <w:pStyle w:val="Heading3"/>
        <w:numPr>
          <w:ilvl w:val="0"/>
          <w:numId w:val="113"/>
        </w:numPr>
        <w:rPr>
          <w:rFonts w:ascii="CordiaUPC" w:hAnsi="CordiaUPC" w:cs="CordiaUPC"/>
          <w:sz w:val="32"/>
          <w:szCs w:val="32"/>
        </w:rPr>
      </w:pPr>
      <w:r w:rsidRPr="008979A8">
        <w:rPr>
          <w:rFonts w:ascii="CordiaUPC" w:hAnsi="CordiaUPC" w:cs="CordiaUPC"/>
          <w:sz w:val="32"/>
          <w:szCs w:val="32"/>
        </w:rPr>
        <w:t>Mapping to DB</w:t>
      </w:r>
    </w:p>
    <w:tbl>
      <w:tblPr>
        <w:tblW w:w="4977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348"/>
        <w:gridCol w:w="2486"/>
        <w:gridCol w:w="4141"/>
      </w:tblGrid>
      <w:tr w:rsidRPr="008979A8" w:rsidR="00F734BB" w:rsidTr="00C51DDD" w14:paraId="4F88F045" w14:textId="77777777">
        <w:trPr>
          <w:cantSplit/>
          <w:tblHeader/>
        </w:trPr>
        <w:tc>
          <w:tcPr>
            <w:tcW w:w="1308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F734BB" w:rsidP="00C51DDD" w:rsidRDefault="00F734BB" w14:paraId="52038646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Database Table</w:t>
            </w:r>
          </w:p>
        </w:tc>
        <w:tc>
          <w:tcPr>
            <w:tcW w:w="1385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F734BB" w:rsidP="00C51DDD" w:rsidRDefault="00F734BB" w14:paraId="6C43165A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Database Column</w:t>
            </w:r>
          </w:p>
        </w:tc>
        <w:tc>
          <w:tcPr>
            <w:tcW w:w="2307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F734BB" w:rsidP="00C51DDD" w:rsidRDefault="00F734BB" w14:paraId="64BD5C40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Field on Screen</w:t>
            </w:r>
          </w:p>
        </w:tc>
      </w:tr>
      <w:tr w:rsidRPr="008979A8" w:rsidR="00F734BB" w:rsidTr="00C51DDD" w14:paraId="2B3372A9" w14:textId="77777777">
        <w:tc>
          <w:tcPr>
            <w:tcW w:w="1308" w:type="pct"/>
            <w:vMerge w:val="restart"/>
          </w:tcPr>
          <w:p w:rsidRPr="008979A8" w:rsidR="00F734BB" w:rsidP="00C51DDD" w:rsidRDefault="00F734BB" w14:paraId="53766BEB" w14:textId="512D421D">
            <w:pPr>
              <w:rPr>
                <w:rFonts w:cs="CordiaUPC"/>
              </w:rPr>
            </w:pPr>
            <w:r>
              <w:t>MASS_MANAGE_</w:t>
            </w:r>
            <w:r w:rsidR="00C51DDD">
              <w:t>EXISTING</w:t>
            </w:r>
            <w:r>
              <w:t>_SIM</w:t>
            </w:r>
          </w:p>
        </w:tc>
        <w:tc>
          <w:tcPr>
            <w:tcW w:w="1385" w:type="pct"/>
          </w:tcPr>
          <w:p w:rsidRPr="008979A8" w:rsidR="00F734BB" w:rsidP="00C51DDD" w:rsidRDefault="00F734BB" w14:paraId="011702F2" w14:textId="77777777">
            <w:pPr>
              <w:spacing w:after="0"/>
              <w:rPr>
                <w:rFonts w:cs="CordiaUPC"/>
              </w:rPr>
            </w:pPr>
            <w:r w:rsidRPr="00944318">
              <w:t>ROW_ID</w:t>
            </w:r>
          </w:p>
        </w:tc>
        <w:tc>
          <w:tcPr>
            <w:tcW w:w="2307" w:type="pct"/>
          </w:tcPr>
          <w:p w:rsidR="00F734BB" w:rsidP="00C51DDD" w:rsidRDefault="00F734BB" w14:paraId="6AD8B8F5" w14:textId="77777777">
            <w:pPr>
              <w:spacing w:after="0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ครั้งแรก</w:t>
            </w:r>
          </w:p>
          <w:p w:rsidR="00F734BB" w:rsidP="00C51DDD" w:rsidRDefault="00F734BB" w14:paraId="173C6DF1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ให้ระบบ </w:t>
            </w:r>
            <w:r>
              <w:rPr>
                <w:rFonts w:cs="CordiaUPC"/>
              </w:rPr>
              <w:t xml:space="preserve">Auto Generate </w:t>
            </w:r>
          </w:p>
          <w:p w:rsidR="00F734BB" w:rsidP="00C51DDD" w:rsidRDefault="00F734BB" w14:paraId="04527AF7" w14:textId="77777777">
            <w:pPr>
              <w:spacing w:after="0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ครั้งถัดไป</w:t>
            </w:r>
          </w:p>
          <w:p w:rsidRPr="008979A8" w:rsidR="00F734BB" w:rsidP="00C51DDD" w:rsidRDefault="00F734BB" w14:paraId="6B4402FC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ให้ใช้ </w:t>
            </w:r>
            <w:r>
              <w:rPr>
                <w:rFonts w:cs="CordiaUPC"/>
              </w:rPr>
              <w:t xml:space="preserve">Row ID </w:t>
            </w:r>
            <w:r>
              <w:rPr>
                <w:rFonts w:hint="cs" w:cs="Angsana New"/>
                <w:cs/>
              </w:rPr>
              <w:t>เดิม</w:t>
            </w:r>
          </w:p>
        </w:tc>
      </w:tr>
      <w:tr w:rsidRPr="008979A8" w:rsidR="00F734BB" w:rsidTr="00C51DDD" w14:paraId="6CEF5CC0" w14:textId="77777777">
        <w:tc>
          <w:tcPr>
            <w:tcW w:w="1308" w:type="pct"/>
            <w:vMerge/>
          </w:tcPr>
          <w:p w:rsidRPr="008979A8" w:rsidR="00F734BB" w:rsidP="00C51DDD" w:rsidRDefault="00F734BB" w14:paraId="6FC293A2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F734BB" w:rsidP="00C51DDD" w:rsidRDefault="00F734BB" w14:paraId="16A6B0AE" w14:textId="77777777">
            <w:r>
              <w:t>MASS_PO_DETAIL</w:t>
            </w:r>
          </w:p>
          <w:p w:rsidR="00F734BB" w:rsidP="00C51DDD" w:rsidRDefault="00F734BB" w14:paraId="13D4BC62" w14:textId="77777777">
            <w:r>
              <w:t>_ROW_ID</w:t>
            </w:r>
          </w:p>
        </w:tc>
        <w:tc>
          <w:tcPr>
            <w:tcW w:w="2307" w:type="pct"/>
          </w:tcPr>
          <w:p w:rsidR="00F734BB" w:rsidP="00C51DDD" w:rsidRDefault="00F734BB" w14:paraId="634BC5C7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>ให้</w:t>
            </w:r>
            <w:r w:rsidRPr="008979A8">
              <w:rPr>
                <w:rFonts w:cs="Angsana New"/>
                <w:cs/>
              </w:rPr>
              <w:t>ใช้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CordiaUPC"/>
              </w:rPr>
              <w:t>MASS</w:t>
            </w:r>
            <w:r w:rsidRPr="008979A8">
              <w:rPr>
                <w:rFonts w:cs="CordiaUPC"/>
              </w:rPr>
              <w:t>_P</w:t>
            </w:r>
            <w:r>
              <w:rPr>
                <w:rFonts w:cs="CordiaUPC"/>
              </w:rPr>
              <w:t>O_DETAIL</w:t>
            </w:r>
            <w:r w:rsidRPr="008979A8">
              <w:rPr>
                <w:rFonts w:cs="Angsana New"/>
                <w:cs/>
              </w:rPr>
              <w:t>.</w:t>
            </w:r>
            <w:r w:rsidRPr="008979A8">
              <w:rPr>
                <w:rFonts w:cs="CordiaUPC"/>
              </w:rPr>
              <w:t>ROW_ID</w:t>
            </w:r>
            <w:r>
              <w:rPr>
                <w:rFonts w:hint="cs" w:cs="Angsana New"/>
                <w:cs/>
              </w:rPr>
              <w:t xml:space="preserve"> เดิม</w:t>
            </w:r>
          </w:p>
        </w:tc>
      </w:tr>
      <w:tr w:rsidRPr="008979A8" w:rsidR="00C51DDD" w:rsidTr="00C51DDD" w14:paraId="66243F0F" w14:textId="77777777">
        <w:tc>
          <w:tcPr>
            <w:tcW w:w="1308" w:type="pct"/>
            <w:vMerge/>
          </w:tcPr>
          <w:p w:rsidRPr="008979A8" w:rsidR="00C51DDD" w:rsidP="00C51DDD" w:rsidRDefault="00C51DDD" w14:paraId="62BF1A9A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C51DDD" w:rsidP="00C51DDD" w:rsidRDefault="00C51DDD" w14:paraId="586C7417" w14:textId="59FE8EED">
            <w:r>
              <w:t>EFFECTIVE_START_DATE</w:t>
            </w:r>
          </w:p>
        </w:tc>
        <w:tc>
          <w:tcPr>
            <w:tcW w:w="2307" w:type="pct"/>
          </w:tcPr>
          <w:p w:rsidR="00C51DDD" w:rsidP="00C51DDD" w:rsidRDefault="00C51DDD" w14:paraId="53AE70A5" w14:textId="2E25205F">
            <w:r>
              <w:t>effectiveStartDate</w:t>
            </w:r>
          </w:p>
        </w:tc>
      </w:tr>
      <w:tr w:rsidRPr="008979A8" w:rsidR="00C51DDD" w:rsidTr="00C51DDD" w14:paraId="16A01CBC" w14:textId="77777777">
        <w:tc>
          <w:tcPr>
            <w:tcW w:w="1308" w:type="pct"/>
            <w:vMerge/>
          </w:tcPr>
          <w:p w:rsidRPr="008979A8" w:rsidR="00C51DDD" w:rsidP="00C51DDD" w:rsidRDefault="00C51DDD" w14:paraId="1794097A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C51DDD" w:rsidP="00C51DDD" w:rsidRDefault="00C51DDD" w14:paraId="253C5DCC" w14:textId="715852A0">
            <w:r>
              <w:t>DESCRIPTION</w:t>
            </w:r>
          </w:p>
        </w:tc>
        <w:tc>
          <w:tcPr>
            <w:tcW w:w="2307" w:type="pct"/>
          </w:tcPr>
          <w:p w:rsidR="00C51DDD" w:rsidP="00C51DDD" w:rsidRDefault="00C51DDD" w14:paraId="17E711BC" w14:textId="7D79E6AC">
            <w:r>
              <w:t>description</w:t>
            </w:r>
          </w:p>
        </w:tc>
      </w:tr>
      <w:tr w:rsidRPr="008979A8" w:rsidR="00F734BB" w:rsidTr="00C51DDD" w14:paraId="260D3445" w14:textId="77777777">
        <w:tc>
          <w:tcPr>
            <w:tcW w:w="1308" w:type="pct"/>
            <w:vMerge w:val="restart"/>
          </w:tcPr>
          <w:p w:rsidRPr="008979A8" w:rsidR="00F734BB" w:rsidP="00C51DDD" w:rsidRDefault="00F734BB" w14:paraId="177B1E0F" w14:textId="43FE1B78">
            <w:pPr>
              <w:rPr>
                <w:rFonts w:cs="CordiaUPC"/>
              </w:rPr>
            </w:pPr>
            <w:r>
              <w:t>MASS_</w:t>
            </w:r>
            <w:r w:rsidR="00C51DDD">
              <w:t>EXISTING_</w:t>
            </w:r>
            <w:r>
              <w:t>SIM_PACKAGE_DETAIL</w:t>
            </w:r>
          </w:p>
        </w:tc>
        <w:tc>
          <w:tcPr>
            <w:tcW w:w="1385" w:type="pct"/>
          </w:tcPr>
          <w:p w:rsidR="00F734BB" w:rsidP="00C51DDD" w:rsidRDefault="00F734BB" w14:paraId="693CDD0B" w14:textId="77777777">
            <w:r>
              <w:t>ROW_ID</w:t>
            </w:r>
          </w:p>
        </w:tc>
        <w:tc>
          <w:tcPr>
            <w:tcW w:w="2307" w:type="pct"/>
          </w:tcPr>
          <w:p w:rsidR="00F734BB" w:rsidP="00C51DDD" w:rsidRDefault="00F734BB" w14:paraId="5EF8E6A8" w14:textId="77777777">
            <w:pPr>
              <w:spacing w:after="0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ครั้งแรก</w:t>
            </w:r>
          </w:p>
          <w:p w:rsidR="00F734BB" w:rsidP="00C51DDD" w:rsidRDefault="00F734BB" w14:paraId="0DB597F2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ให้ระบบ </w:t>
            </w:r>
            <w:r>
              <w:rPr>
                <w:rFonts w:cs="CordiaUPC"/>
              </w:rPr>
              <w:t xml:space="preserve">Auto Generate </w:t>
            </w:r>
          </w:p>
          <w:p w:rsidR="00F734BB" w:rsidP="00C51DDD" w:rsidRDefault="00F734BB" w14:paraId="0A92DB63" w14:textId="77777777">
            <w:pPr>
              <w:spacing w:after="0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ครั้งถัดไป</w:t>
            </w:r>
          </w:p>
          <w:p w:rsidR="00F734BB" w:rsidP="00C51DDD" w:rsidRDefault="00F734BB" w14:paraId="3EF7087B" w14:textId="77777777">
            <w:r>
              <w:rPr>
                <w:rFonts w:hint="cs" w:cs="Angsana New"/>
                <w:cs/>
              </w:rPr>
              <w:t xml:space="preserve">ให้ใช้ </w:t>
            </w:r>
            <w:r>
              <w:rPr>
                <w:rFonts w:cs="CordiaUPC"/>
              </w:rPr>
              <w:t xml:space="preserve">Row ID </w:t>
            </w:r>
            <w:r>
              <w:rPr>
                <w:rFonts w:hint="cs" w:cs="Angsana New"/>
                <w:cs/>
              </w:rPr>
              <w:t>เดิม</w:t>
            </w:r>
          </w:p>
        </w:tc>
      </w:tr>
      <w:tr w:rsidRPr="008979A8" w:rsidR="00F734BB" w:rsidTr="00C51DDD" w14:paraId="2EC8E68C" w14:textId="77777777">
        <w:tc>
          <w:tcPr>
            <w:tcW w:w="1308" w:type="pct"/>
            <w:vMerge/>
          </w:tcPr>
          <w:p w:rsidRPr="008979A8" w:rsidR="00F734BB" w:rsidP="00C51DDD" w:rsidRDefault="00F734BB" w14:paraId="639B0FE2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F734BB" w:rsidP="00E0050C" w:rsidRDefault="00F734BB" w14:paraId="4EBD429E" w14:textId="479074B6">
            <w:r>
              <w:t>MANAGE_</w:t>
            </w:r>
            <w:r w:rsidR="00E0050C">
              <w:t>EXISTING</w:t>
            </w:r>
            <w:r>
              <w:t>_SIM_ROW_ID</w:t>
            </w:r>
          </w:p>
        </w:tc>
        <w:tc>
          <w:tcPr>
            <w:tcW w:w="2307" w:type="pct"/>
          </w:tcPr>
          <w:p w:rsidR="00F734BB" w:rsidP="00C51DDD" w:rsidRDefault="00F734BB" w14:paraId="4DB1885B" w14:textId="77777777">
            <w:r>
              <w:rPr>
                <w:rFonts w:hint="cs" w:cs="Angsana New"/>
                <w:cs/>
              </w:rPr>
              <w:t>ให้</w:t>
            </w:r>
            <w:r w:rsidRPr="008979A8">
              <w:rPr>
                <w:rFonts w:cs="Angsana New"/>
                <w:cs/>
              </w:rPr>
              <w:t>ใช้</w:t>
            </w:r>
            <w:r>
              <w:rPr>
                <w:rFonts w:hint="cs" w:cs="Angsana New"/>
                <w:cs/>
              </w:rPr>
              <w:t xml:space="preserve"> </w:t>
            </w:r>
            <w:r>
              <w:t>MASS_MANAGE_NEW_SIM</w:t>
            </w:r>
            <w:r w:rsidRPr="008979A8">
              <w:rPr>
                <w:rFonts w:cs="Angsana New"/>
                <w:cs/>
              </w:rPr>
              <w:t>.</w:t>
            </w:r>
            <w:r w:rsidRPr="008979A8">
              <w:rPr>
                <w:rFonts w:cs="CordiaUPC"/>
              </w:rPr>
              <w:t>ROW_ID</w:t>
            </w:r>
            <w:r>
              <w:rPr>
                <w:rFonts w:hint="cs" w:cs="Angsana New"/>
                <w:cs/>
              </w:rPr>
              <w:t xml:space="preserve"> เดิม</w:t>
            </w:r>
          </w:p>
        </w:tc>
      </w:tr>
      <w:tr w:rsidRPr="008979A8" w:rsidR="00F734BB" w:rsidTr="00C51DDD" w14:paraId="58051A75" w14:textId="77777777">
        <w:tc>
          <w:tcPr>
            <w:tcW w:w="1308" w:type="pct"/>
            <w:vMerge/>
          </w:tcPr>
          <w:p w:rsidRPr="008979A8" w:rsidR="00F734BB" w:rsidP="00C51DDD" w:rsidRDefault="00F734BB" w14:paraId="6C415A61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F734BB" w:rsidP="00C51DDD" w:rsidRDefault="00F734BB" w14:paraId="22352D0E" w14:textId="49BC86AD">
            <w:r>
              <w:t>COMMERCIAL_SIM_NAME</w:t>
            </w:r>
          </w:p>
        </w:tc>
        <w:tc>
          <w:tcPr>
            <w:tcW w:w="2307" w:type="pct"/>
          </w:tcPr>
          <w:p w:rsidR="00F734BB" w:rsidP="00C51DDD" w:rsidRDefault="00F734BB" w14:paraId="6D0E48A0" w14:textId="2107F320"/>
        </w:tc>
      </w:tr>
      <w:tr w:rsidRPr="008979A8" w:rsidR="00F734BB" w:rsidTr="00C51DDD" w14:paraId="30756BF0" w14:textId="77777777">
        <w:tc>
          <w:tcPr>
            <w:tcW w:w="1308" w:type="pct"/>
            <w:vMerge/>
          </w:tcPr>
          <w:p w:rsidRPr="008979A8" w:rsidR="00F734BB" w:rsidP="00C51DDD" w:rsidRDefault="00F734BB" w14:paraId="56D4EFEA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F734BB" w:rsidP="00C51DDD" w:rsidRDefault="00F734BB" w14:paraId="4204D60D" w14:textId="77777777">
            <w:r>
              <w:t>PACKAGE_TYPE</w:t>
            </w:r>
          </w:p>
        </w:tc>
        <w:tc>
          <w:tcPr>
            <w:tcW w:w="2307" w:type="pct"/>
          </w:tcPr>
          <w:p w:rsidR="00F734BB" w:rsidP="00C51DDD" w:rsidRDefault="00F734BB" w14:paraId="4E9475BB" w14:textId="77777777">
            <w:r>
              <w:t>packageType</w:t>
            </w:r>
          </w:p>
        </w:tc>
      </w:tr>
      <w:tr w:rsidRPr="008979A8" w:rsidR="00F734BB" w:rsidTr="00C51DDD" w14:paraId="51755453" w14:textId="77777777">
        <w:tc>
          <w:tcPr>
            <w:tcW w:w="1308" w:type="pct"/>
            <w:vMerge/>
          </w:tcPr>
          <w:p w:rsidRPr="008979A8" w:rsidR="00F734BB" w:rsidP="00C51DDD" w:rsidRDefault="00F734BB" w14:paraId="23BAAA56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F734BB" w:rsidP="00C51DDD" w:rsidRDefault="00F734BB" w14:paraId="4B25580B" w14:textId="77777777">
            <w:r>
              <w:t>PACKAGE_SUB_TYPE</w:t>
            </w:r>
          </w:p>
        </w:tc>
        <w:tc>
          <w:tcPr>
            <w:tcW w:w="2307" w:type="pct"/>
          </w:tcPr>
          <w:p w:rsidR="00F734BB" w:rsidP="00C51DDD" w:rsidRDefault="00F734BB" w14:paraId="72AF7DAD" w14:textId="77777777">
            <w:r>
              <w:t>packageSubType</w:t>
            </w:r>
          </w:p>
        </w:tc>
      </w:tr>
      <w:tr w:rsidRPr="008979A8" w:rsidR="00F734BB" w:rsidTr="00C51DDD" w14:paraId="3E6B70E6" w14:textId="77777777">
        <w:tc>
          <w:tcPr>
            <w:tcW w:w="1308" w:type="pct"/>
            <w:vMerge/>
          </w:tcPr>
          <w:p w:rsidRPr="008979A8" w:rsidR="00F734BB" w:rsidP="00C51DDD" w:rsidRDefault="00F734BB" w14:paraId="1D30E55F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F734BB" w:rsidP="00C51DDD" w:rsidRDefault="00F734BB" w14:paraId="77DC3298" w14:textId="77777777">
            <w:r>
              <w:t>PACKAGE_DESCRIPTION</w:t>
            </w:r>
          </w:p>
        </w:tc>
        <w:tc>
          <w:tcPr>
            <w:tcW w:w="2307" w:type="pct"/>
          </w:tcPr>
          <w:p w:rsidR="00F734BB" w:rsidP="00C51DDD" w:rsidRDefault="00F734BB" w14:paraId="558DDD30" w14:textId="77777777">
            <w:r>
              <w:t>packageDescription</w:t>
            </w:r>
          </w:p>
        </w:tc>
      </w:tr>
    </w:tbl>
    <w:p w:rsidR="007C0E34" w:rsidP="007C0E34" w:rsidRDefault="007C0E34" w14:paraId="3D3F6757" w14:textId="3221AE91">
      <w:pPr>
        <w:pStyle w:val="Heading2"/>
        <w:numPr>
          <w:ilvl w:val="0"/>
          <w:numId w:val="1"/>
        </w:numPr>
        <w:ind w:left="426" w:hanging="426"/>
        <w:rPr>
          <w:rFonts w:ascii="CordiaUPC" w:hAnsi="CordiaUPC" w:cs="CordiaUPC"/>
          <w:sz w:val="36"/>
          <w:szCs w:val="36"/>
        </w:rPr>
      </w:pPr>
      <w:r>
        <w:rPr>
          <w:rFonts w:ascii="CordiaUPC" w:hAnsi="CordiaUPC" w:cs="CordiaUPC"/>
          <w:sz w:val="36"/>
          <w:szCs w:val="36"/>
        </w:rPr>
        <w:t>Mass Reward Per Target Customer</w:t>
      </w:r>
    </w:p>
    <w:p w:rsidRPr="00180BBA" w:rsidR="007C0E34" w:rsidP="00BB3F68" w:rsidRDefault="007C0E34" w14:paraId="446C4E72" w14:textId="77777777">
      <w:pPr>
        <w:pStyle w:val="Heading3"/>
        <w:numPr>
          <w:ilvl w:val="0"/>
          <w:numId w:val="111"/>
        </w:numPr>
        <w:rPr>
          <w:rFonts w:ascii="CordiaUPC" w:hAnsi="CordiaUPC" w:cs="CordiaUPC"/>
          <w:sz w:val="32"/>
          <w:szCs w:val="40"/>
        </w:rPr>
      </w:pPr>
      <w:r w:rsidRPr="00180BBA">
        <w:rPr>
          <w:rFonts w:ascii="CordiaUPC" w:hAnsi="CordiaUPC" w:cs="CordiaUPC"/>
          <w:sz w:val="32"/>
          <w:szCs w:val="40"/>
        </w:rPr>
        <w:t>Field on Screen</w:t>
      </w:r>
    </w:p>
    <w:tbl>
      <w:tblPr>
        <w:tblW w:w="4977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657"/>
        <w:gridCol w:w="1802"/>
        <w:gridCol w:w="5516"/>
      </w:tblGrid>
      <w:tr w:rsidRPr="008979A8" w:rsidR="007C0E34" w:rsidTr="007C0E34" w14:paraId="479037C5" w14:textId="77777777">
        <w:trPr>
          <w:cantSplit/>
          <w:tblHeader/>
        </w:trPr>
        <w:tc>
          <w:tcPr>
            <w:tcW w:w="923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7C0E34" w:rsidP="004714AD" w:rsidRDefault="007C0E34" w14:paraId="0A0A3D17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Field Name</w:t>
            </w:r>
          </w:p>
        </w:tc>
        <w:tc>
          <w:tcPr>
            <w:tcW w:w="1004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7C0E34" w:rsidP="004714AD" w:rsidRDefault="007C0E34" w14:paraId="45D64E62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Type</w:t>
            </w:r>
          </w:p>
        </w:tc>
        <w:tc>
          <w:tcPr>
            <w:tcW w:w="3073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7C0E34" w:rsidP="004714AD" w:rsidRDefault="007C0E34" w14:paraId="4989D3D4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Comments</w:t>
            </w:r>
          </w:p>
        </w:tc>
      </w:tr>
      <w:tr w:rsidRPr="008979A8" w:rsidR="002103A4" w:rsidTr="004714AD" w14:paraId="32B7D93B" w14:textId="77777777">
        <w:trPr>
          <w:trHeight w:val="111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2103A4" w:rsidP="004714AD" w:rsidRDefault="00E44638" w14:paraId="0ABA9376" w14:textId="6FBE92B6">
            <w:pPr>
              <w:pStyle w:val="HeaderTable"/>
            </w:pPr>
            <w:r>
              <w:t>Reward per Target Customer Table Section</w:t>
            </w:r>
          </w:p>
        </w:tc>
      </w:tr>
      <w:tr w:rsidRPr="008979A8" w:rsidR="002103A4" w:rsidTr="00B0202D" w14:paraId="6FDD63A3" w14:textId="77777777">
        <w:trPr>
          <w:trHeight w:val="111"/>
        </w:trPr>
        <w:tc>
          <w:tcPr>
            <w:tcW w:w="923" w:type="pct"/>
          </w:tcPr>
          <w:p w:rsidR="002103A4" w:rsidP="002103A4" w:rsidRDefault="00F40AAB" w14:paraId="02601407" w14:textId="7D25326A">
            <w:r>
              <w:t>Reward per Target Customer</w:t>
            </w:r>
          </w:p>
        </w:tc>
        <w:tc>
          <w:tcPr>
            <w:tcW w:w="1004" w:type="pct"/>
          </w:tcPr>
          <w:p w:rsidR="002103A4" w:rsidP="002103A4" w:rsidRDefault="002103A4" w14:paraId="3AED1088" w14:textId="77777777"/>
        </w:tc>
        <w:tc>
          <w:tcPr>
            <w:tcW w:w="3073" w:type="pct"/>
          </w:tcPr>
          <w:p w:rsidRPr="00BD6930" w:rsidR="00BF38D7" w:rsidP="00BF38D7" w:rsidRDefault="00BF38D7" w14:paraId="729B61B0" w14:textId="77777777">
            <w:r w:rsidRPr="00BD6930">
              <w:rPr>
                <w:cs/>
              </w:rPr>
              <w:t xml:space="preserve">แสดงข้อมูลใน </w:t>
            </w:r>
            <w:r w:rsidRPr="00BD6930">
              <w:t>Format</w:t>
            </w:r>
          </w:p>
          <w:p w:rsidR="002103A4" w:rsidP="00BF38D7" w:rsidRDefault="00BF38D7" w14:paraId="1389320F" w14:textId="77777777">
            <w:r>
              <w:t>rewardPerTargetCustomer</w:t>
            </w:r>
          </w:p>
          <w:p w:rsidRPr="00BF38D7" w:rsidR="00BF38D7" w:rsidP="00BF38D7" w:rsidRDefault="006B3F38" w14:paraId="0E9471C6" w14:textId="0413A9AF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 xml:space="preserve">: </w:t>
            </w:r>
            <w:r w:rsidR="00BF38D7">
              <w:rPr>
                <w:rFonts w:hint="cs"/>
                <w:cs/>
              </w:rPr>
              <w:t xml:space="preserve">ถ้ามีค่ามากกว่า </w:t>
            </w:r>
            <w:r w:rsidR="00BF38D7">
              <w:t xml:space="preserve">1 </w:t>
            </w:r>
            <w:r w:rsidR="00BF38D7">
              <w:rPr>
                <w:rFonts w:hint="cs"/>
                <w:cs/>
              </w:rPr>
              <w:t xml:space="preserve">ค่า ให้ขึ้นบรรทัดใหม่แต่ </w:t>
            </w:r>
            <w:r w:rsidR="00BF38D7">
              <w:t xml:space="preserve">Row </w:t>
            </w:r>
            <w:r w:rsidR="00BF38D7">
              <w:rPr>
                <w:rFonts w:hint="cs"/>
                <w:cs/>
              </w:rPr>
              <w:t>เดิม</w:t>
            </w:r>
          </w:p>
        </w:tc>
      </w:tr>
      <w:tr w:rsidRPr="008979A8" w:rsidR="00DF3CCE" w:rsidTr="00B0202D" w14:paraId="13B67A80" w14:textId="77777777">
        <w:trPr>
          <w:trHeight w:val="111"/>
        </w:trPr>
        <w:tc>
          <w:tcPr>
            <w:tcW w:w="923" w:type="pct"/>
          </w:tcPr>
          <w:p w:rsidR="00DF3CCE" w:rsidP="002103A4" w:rsidRDefault="00DF3CCE" w14:paraId="4A709DBE" w14:textId="79BBC26F">
            <w:r>
              <w:t>Reward Type</w:t>
            </w:r>
          </w:p>
        </w:tc>
        <w:tc>
          <w:tcPr>
            <w:tcW w:w="1004" w:type="pct"/>
          </w:tcPr>
          <w:p w:rsidR="00DF3CCE" w:rsidP="002103A4" w:rsidRDefault="00DF3CCE" w14:paraId="5D605232" w14:textId="77777777"/>
        </w:tc>
        <w:tc>
          <w:tcPr>
            <w:tcW w:w="3073" w:type="pct"/>
          </w:tcPr>
          <w:p w:rsidRPr="00BD6930" w:rsidR="00DF3CCE" w:rsidP="00DF3CCE" w:rsidRDefault="00DF3CCE" w14:paraId="09E5BA59" w14:textId="77777777">
            <w:r w:rsidRPr="00BD6930">
              <w:rPr>
                <w:cs/>
              </w:rPr>
              <w:t xml:space="preserve">แสดงข้อมูลใน </w:t>
            </w:r>
            <w:r w:rsidRPr="00BD6930">
              <w:t>Format</w:t>
            </w:r>
          </w:p>
          <w:p w:rsidR="00DF3CCE" w:rsidP="00DF3CCE" w:rsidRDefault="00DF3CCE" w14:paraId="3A9C92C7" w14:textId="77777777">
            <w:pPr>
              <w:spacing w:after="0"/>
            </w:pPr>
            <w:r>
              <w:rPr>
                <w:rFonts w:hint="cs"/>
                <w:cs/>
              </w:rPr>
              <w:t xml:space="preserve">ถ้า </w:t>
            </w:r>
            <w:r>
              <w:t>rewardType</w:t>
            </w:r>
            <w:r>
              <w:rPr>
                <w:rFonts w:hint="cs"/>
                <w:cs/>
              </w:rPr>
              <w:t xml:space="preserve"> มีค่าเป็น </w:t>
            </w:r>
            <w:r>
              <w:rPr>
                <w:rFonts w:cs="Angsana New"/>
                <w:cs/>
              </w:rPr>
              <w:t>“</w:t>
            </w:r>
            <w:r>
              <w:t>Immediate</w:t>
            </w:r>
            <w:r>
              <w:rPr>
                <w:rFonts w:cs="Angsana New"/>
                <w:cs/>
              </w:rPr>
              <w:t>”</w:t>
            </w:r>
          </w:p>
          <w:p w:rsidR="00DF3CCE" w:rsidP="00BF38D7" w:rsidRDefault="00DF3CCE" w14:paraId="59ADA9B4" w14:textId="181E0492">
            <w:r>
              <w:t>rewardType</w:t>
            </w:r>
          </w:p>
          <w:p w:rsidR="00DF3CCE" w:rsidP="00DF3CCE" w:rsidRDefault="00DF3CCE" w14:paraId="765446FD" w14:textId="77777777">
            <w:pPr>
              <w:spacing w:after="0"/>
            </w:pPr>
            <w:r>
              <w:rPr>
                <w:rFonts w:hint="cs"/>
                <w:cs/>
              </w:rPr>
              <w:t>ถ้าไม่ใช่</w:t>
            </w:r>
          </w:p>
          <w:p w:rsidRPr="00BD6930" w:rsidR="00DF3CCE" w:rsidP="00BF38D7" w:rsidRDefault="00DF3CCE" w14:paraId="533E2FA4" w14:textId="2DD5A772">
            <w:pPr>
              <w:rPr>
                <w:cs/>
              </w:rPr>
            </w:pPr>
            <w:r>
              <w:t>rewardCondition</w:t>
            </w:r>
          </w:p>
        </w:tc>
      </w:tr>
      <w:tr w:rsidRPr="008979A8" w:rsidR="00F40AAB" w:rsidTr="00B0202D" w14:paraId="154ED259" w14:textId="77777777">
        <w:trPr>
          <w:trHeight w:val="111"/>
        </w:trPr>
        <w:tc>
          <w:tcPr>
            <w:tcW w:w="923" w:type="pct"/>
          </w:tcPr>
          <w:p w:rsidR="00F40AAB" w:rsidP="002103A4" w:rsidRDefault="00F8391B" w14:paraId="71B6CD7A" w14:textId="63E42674">
            <w:r>
              <w:t>Reward</w:t>
            </w:r>
            <w:r w:rsidR="00F40AAB">
              <w:t xml:space="preserve"> 1</w:t>
            </w:r>
            <w:r w:rsidRPr="00F40AAB" w:rsidR="00F40AAB">
              <w:rPr>
                <w:vertAlign w:val="superscript"/>
              </w:rPr>
              <w:t>st</w:t>
            </w:r>
            <w:r w:rsidR="00F40AAB">
              <w:t xml:space="preserve"> Pocket</w:t>
            </w:r>
          </w:p>
        </w:tc>
        <w:tc>
          <w:tcPr>
            <w:tcW w:w="1004" w:type="pct"/>
          </w:tcPr>
          <w:p w:rsidR="00F40AAB" w:rsidP="002103A4" w:rsidRDefault="00F40AAB" w14:paraId="0CF5B9CF" w14:textId="77777777"/>
        </w:tc>
        <w:tc>
          <w:tcPr>
            <w:tcW w:w="3073" w:type="pct"/>
          </w:tcPr>
          <w:p w:rsidRPr="00BD6930" w:rsidR="00BF38D7" w:rsidP="00BF38D7" w:rsidRDefault="00BF38D7" w14:paraId="3DF001D0" w14:textId="77777777">
            <w:r w:rsidRPr="00BD6930">
              <w:rPr>
                <w:cs/>
              </w:rPr>
              <w:t xml:space="preserve">แสดงข้อมูลใน </w:t>
            </w:r>
            <w:r w:rsidRPr="00BD6930">
              <w:t>Format</w:t>
            </w:r>
          </w:p>
          <w:p w:rsidR="00DF3CCE" w:rsidP="00BF38D7" w:rsidRDefault="00DF3CCE" w14:paraId="2C376BF3" w14:textId="77777777">
            <w:r>
              <w:rPr>
                <w:rFonts w:hint="cs"/>
                <w:cs/>
              </w:rPr>
              <w:t xml:space="preserve">ถ้า </w:t>
            </w:r>
            <w:r>
              <w:t>rewardBalanceFirstPocket</w:t>
            </w:r>
            <w:r>
              <w:rPr>
                <w:rFonts w:hint="cs"/>
                <w:cs/>
              </w:rPr>
              <w:t xml:space="preserve"> มีค่า</w:t>
            </w:r>
          </w:p>
          <w:p w:rsidR="00DF3CCE" w:rsidP="00BF38D7" w:rsidRDefault="00DF3CCE" w14:paraId="4144836B" w14:textId="2478C4EC">
            <w:r>
              <w:rPr>
                <w:rFonts w:cs="Angsana New"/>
                <w:cs/>
              </w:rPr>
              <w:t>“</w:t>
            </w:r>
            <w:r>
              <w:t xml:space="preserve">Reward Balance </w:t>
            </w:r>
            <w:r>
              <w:rPr>
                <w:rFonts w:cs="Angsana New"/>
                <w:cs/>
              </w:rPr>
              <w:t xml:space="preserve">” + </w:t>
            </w:r>
            <w:r>
              <w:t xml:space="preserve">rewardBalanceFirstPocket </w:t>
            </w:r>
            <w:r>
              <w:rPr>
                <w:rFonts w:cs="Angsana New"/>
                <w:cs/>
              </w:rPr>
              <w:t xml:space="preserve">+ “ </w:t>
            </w:r>
            <w:r>
              <w:t>Baht</w:t>
            </w:r>
            <w:r>
              <w:rPr>
                <w:rFonts w:cs="Angsana New"/>
                <w:cs/>
              </w:rPr>
              <w:t>”</w:t>
            </w:r>
          </w:p>
          <w:p w:rsidR="00DF3CCE" w:rsidP="00BF38D7" w:rsidRDefault="00DF3CCE" w14:paraId="31A96295" w14:textId="5D41D2E5">
            <w:r>
              <w:rPr>
                <w:rFonts w:hint="cs"/>
                <w:cs/>
              </w:rPr>
              <w:t xml:space="preserve">ถ้า </w:t>
            </w:r>
            <w:r>
              <w:t>rewardValidityFirstPocket</w:t>
            </w:r>
            <w:r>
              <w:rPr>
                <w:rFonts w:hint="cs"/>
                <w:cs/>
              </w:rPr>
              <w:t xml:space="preserve"> มีค่า</w:t>
            </w:r>
          </w:p>
          <w:p w:rsidR="00DF3CCE" w:rsidP="00BF38D7" w:rsidRDefault="00DF3CCE" w14:paraId="7AADC812" w14:textId="7D0F42C1">
            <w:r>
              <w:rPr>
                <w:rFonts w:cs="Angsana New"/>
                <w:cs/>
              </w:rPr>
              <w:t>“</w:t>
            </w:r>
            <w:r>
              <w:t xml:space="preserve">Reward Validity </w:t>
            </w:r>
            <w:r>
              <w:rPr>
                <w:rFonts w:cs="Angsana New"/>
                <w:cs/>
              </w:rPr>
              <w:t xml:space="preserve">” + </w:t>
            </w:r>
            <w:r>
              <w:t xml:space="preserve">rewardValidityFirstPocket </w:t>
            </w:r>
            <w:r>
              <w:rPr>
                <w:rFonts w:cs="Angsana New"/>
                <w:cs/>
              </w:rPr>
              <w:t xml:space="preserve">+ “ </w:t>
            </w:r>
            <w:r>
              <w:t>Days</w:t>
            </w:r>
            <w:r>
              <w:rPr>
                <w:rFonts w:cs="Angsana New"/>
                <w:cs/>
              </w:rPr>
              <w:t>”</w:t>
            </w:r>
          </w:p>
          <w:p w:rsidRPr="00DF3CCE" w:rsidR="00DF3CCE" w:rsidP="00BF38D7" w:rsidRDefault="00DF3CCE" w14:paraId="49E5F0AC" w14:textId="5F51B962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 xml:space="preserve">ถ้ามีค่าทั้งคู่ให้แสดงคนละบรรทัด แต่ </w:t>
            </w:r>
            <w:r>
              <w:t xml:space="preserve">Row </w:t>
            </w:r>
            <w:r>
              <w:rPr>
                <w:rFonts w:hint="cs"/>
                <w:cs/>
              </w:rPr>
              <w:t>เดิม</w:t>
            </w:r>
          </w:p>
        </w:tc>
      </w:tr>
      <w:tr w:rsidRPr="008979A8" w:rsidR="00F40AAB" w:rsidTr="00B0202D" w14:paraId="4E246E57" w14:textId="77777777">
        <w:trPr>
          <w:trHeight w:val="111"/>
        </w:trPr>
        <w:tc>
          <w:tcPr>
            <w:tcW w:w="923" w:type="pct"/>
          </w:tcPr>
          <w:p w:rsidR="00F40AAB" w:rsidP="002103A4" w:rsidRDefault="00F40AAB" w14:paraId="6A547E7F" w14:textId="59EF6B1D">
            <w:r>
              <w:t>Reward 2</w:t>
            </w:r>
            <w:r w:rsidRPr="00F40AAB">
              <w:rPr>
                <w:vertAlign w:val="superscript"/>
              </w:rPr>
              <w:t>nd</w:t>
            </w:r>
            <w:r>
              <w:t xml:space="preserve"> Pocket</w:t>
            </w:r>
          </w:p>
        </w:tc>
        <w:tc>
          <w:tcPr>
            <w:tcW w:w="1004" w:type="pct"/>
          </w:tcPr>
          <w:p w:rsidR="00F40AAB" w:rsidP="002103A4" w:rsidRDefault="00F40AAB" w14:paraId="4685B430" w14:textId="77777777"/>
        </w:tc>
        <w:tc>
          <w:tcPr>
            <w:tcW w:w="3073" w:type="pct"/>
          </w:tcPr>
          <w:p w:rsidRPr="00BD6930" w:rsidR="00DF3CCE" w:rsidP="00DF3CCE" w:rsidRDefault="00DF3CCE" w14:paraId="3D0FEAFD" w14:textId="77777777">
            <w:r w:rsidRPr="00BD6930">
              <w:rPr>
                <w:cs/>
              </w:rPr>
              <w:t xml:space="preserve">แสดงข้อมูลใน </w:t>
            </w:r>
            <w:r w:rsidRPr="00BD6930">
              <w:t>Format</w:t>
            </w:r>
          </w:p>
          <w:p w:rsidR="00DF3CCE" w:rsidP="00DF3CCE" w:rsidRDefault="00DF3CCE" w14:paraId="26B6CC6B" w14:textId="330576EF">
            <w:r>
              <w:rPr>
                <w:rFonts w:hint="cs"/>
                <w:cs/>
              </w:rPr>
              <w:t xml:space="preserve">ถ้า </w:t>
            </w:r>
            <w:r w:rsidR="00696DB4">
              <w:t>rewardBalanceSecondPocket</w:t>
            </w:r>
            <w:r w:rsidR="00696DB4">
              <w:rPr>
                <w:rFonts w:hint="cs"/>
                <w:cs/>
              </w:rPr>
              <w:t xml:space="preserve"> </w:t>
            </w:r>
            <w:r>
              <w:rPr>
                <w:rFonts w:hint="cs"/>
                <w:cs/>
              </w:rPr>
              <w:t>มีค่า</w:t>
            </w:r>
          </w:p>
          <w:p w:rsidR="00696DB4" w:rsidP="00DF3CCE" w:rsidRDefault="00DF3CCE" w14:paraId="5FDC8B9C" w14:textId="77777777">
            <w:pPr>
              <w:rPr>
                <w:rFonts w:cs="CordiaUPC"/>
              </w:rPr>
            </w:pPr>
            <w:r>
              <w:rPr>
                <w:rFonts w:cs="Angsana New"/>
                <w:cs/>
              </w:rPr>
              <w:t>“</w:t>
            </w:r>
            <w:r>
              <w:t xml:space="preserve">Reward Balance </w:t>
            </w:r>
            <w:r>
              <w:rPr>
                <w:rFonts w:cs="Angsana New"/>
                <w:cs/>
              </w:rPr>
              <w:t xml:space="preserve">” + </w:t>
            </w:r>
            <w:r>
              <w:t xml:space="preserve">rewardBalanceSecondPocket </w:t>
            </w:r>
            <w:r>
              <w:rPr>
                <w:rFonts w:cs="Angsana New"/>
                <w:cs/>
              </w:rPr>
              <w:t xml:space="preserve">+ “ </w:t>
            </w:r>
            <w:r>
              <w:t>Baht</w:t>
            </w:r>
            <w:r>
              <w:rPr>
                <w:rFonts w:cs="Angsana New"/>
                <w:cs/>
              </w:rPr>
              <w:t>”</w:t>
            </w:r>
          </w:p>
          <w:p w:rsidR="00696DB4" w:rsidP="00696DB4" w:rsidRDefault="00696DB4" w14:paraId="322749EA" w14:textId="52550619">
            <w:r>
              <w:rPr>
                <w:rFonts w:hint="cs"/>
                <w:cs/>
              </w:rPr>
              <w:t xml:space="preserve">ถ้า </w:t>
            </w:r>
            <w:r>
              <w:t>rewardValiditySecondPocket</w:t>
            </w:r>
            <w:r>
              <w:rPr>
                <w:rFonts w:hint="cs"/>
                <w:cs/>
              </w:rPr>
              <w:t xml:space="preserve"> มีค่า</w:t>
            </w:r>
          </w:p>
          <w:p w:rsidR="00696DB4" w:rsidP="00696DB4" w:rsidRDefault="00696DB4" w14:paraId="284B5E2A" w14:textId="636575CD">
            <w:r>
              <w:rPr>
                <w:rFonts w:cs="Angsana New"/>
                <w:cs/>
              </w:rPr>
              <w:t>“</w:t>
            </w:r>
            <w:r>
              <w:t xml:space="preserve">Reward Validity </w:t>
            </w:r>
            <w:r>
              <w:rPr>
                <w:rFonts w:cs="Angsana New"/>
                <w:cs/>
              </w:rPr>
              <w:t xml:space="preserve">” + </w:t>
            </w:r>
            <w:r>
              <w:t>rewardValiditySecondPocket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 xml:space="preserve">+ “ </w:t>
            </w:r>
            <w:r>
              <w:t>Days</w:t>
            </w:r>
            <w:r>
              <w:rPr>
                <w:rFonts w:cs="Angsana New"/>
                <w:cs/>
              </w:rPr>
              <w:t>”</w:t>
            </w:r>
          </w:p>
          <w:p w:rsidR="00696DB4" w:rsidP="00DF3CCE" w:rsidRDefault="00696DB4" w14:paraId="7D74E929" w14:textId="68CE6176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ถ้า </w:t>
            </w:r>
            <w:r>
              <w:t>secondPocketUsage</w:t>
            </w:r>
            <w:r>
              <w:rPr>
                <w:rFonts w:hint="cs"/>
                <w:cs/>
              </w:rPr>
              <w:t xml:space="preserve"> มีค่า</w:t>
            </w:r>
          </w:p>
          <w:p w:rsidR="00696DB4" w:rsidP="00DF3CCE" w:rsidRDefault="00696DB4" w14:paraId="26F222A1" w14:textId="72F675FA">
            <w:pPr>
              <w:rPr>
                <w:rFonts w:cs="CordiaUPC"/>
              </w:rPr>
            </w:pP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For Usage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: ”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 xml:space="preserve">+ </w:t>
            </w:r>
            <w:r>
              <w:t>secondPocketUsage</w:t>
            </w:r>
          </w:p>
          <w:p w:rsidR="00F40AAB" w:rsidP="00DF3CCE" w:rsidRDefault="00DF3CCE" w14:paraId="79F27A0C" w14:textId="77777777">
            <w:r>
              <w:rPr>
                <w:rFonts w:hint="cs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 xml:space="preserve">ถ้ามีค่าทั้งคู่ให้แสดงคนละบรรทัด แต่ </w:t>
            </w:r>
            <w:r>
              <w:t xml:space="preserve">Row </w:t>
            </w:r>
            <w:r>
              <w:rPr>
                <w:rFonts w:hint="cs"/>
                <w:cs/>
              </w:rPr>
              <w:t>เดิม</w:t>
            </w:r>
          </w:p>
          <w:p w:rsidR="00696DB4" w:rsidP="00DF3CCE" w:rsidRDefault="00696DB4" w14:paraId="125E7E6A" w14:textId="6905F320">
            <w:r>
              <w:rPr>
                <w:rFonts w:hint="cs"/>
                <w:cs/>
              </w:rPr>
              <w:t xml:space="preserve">สำหรับ </w:t>
            </w:r>
            <w:r>
              <w:t>secondPocketUsage</w:t>
            </w:r>
            <w:r>
              <w:rPr>
                <w:rFonts w:hint="cs"/>
                <w:cs/>
              </w:rPr>
              <w:t xml:space="preserve"> แต่ละค่าให้ขึ้นบรรทัดใหม่</w:t>
            </w:r>
          </w:p>
        </w:tc>
      </w:tr>
      <w:tr w:rsidRPr="008979A8" w:rsidR="00F40AAB" w:rsidTr="00B0202D" w14:paraId="2B4F123E" w14:textId="77777777">
        <w:trPr>
          <w:trHeight w:val="111"/>
        </w:trPr>
        <w:tc>
          <w:tcPr>
            <w:tcW w:w="923" w:type="pct"/>
          </w:tcPr>
          <w:p w:rsidR="00F40AAB" w:rsidP="002103A4" w:rsidRDefault="006B3F38" w14:paraId="0273E8D7" w14:textId="59187E55">
            <w:r>
              <w:t>Reward Offering</w:t>
            </w:r>
          </w:p>
        </w:tc>
        <w:tc>
          <w:tcPr>
            <w:tcW w:w="1004" w:type="pct"/>
          </w:tcPr>
          <w:p w:rsidR="00F40AAB" w:rsidP="002103A4" w:rsidRDefault="00F40AAB" w14:paraId="33B83561" w14:textId="77777777"/>
        </w:tc>
        <w:tc>
          <w:tcPr>
            <w:tcW w:w="3073" w:type="pct"/>
          </w:tcPr>
          <w:p w:rsidRPr="00BD6930" w:rsidR="006B3F38" w:rsidP="006B3F38" w:rsidRDefault="006B3F38" w14:paraId="79EEA805" w14:textId="77777777">
            <w:r w:rsidRPr="00BD6930">
              <w:rPr>
                <w:cs/>
              </w:rPr>
              <w:t xml:space="preserve">แสดงข้อมูลใน </w:t>
            </w:r>
            <w:r w:rsidRPr="00BD6930">
              <w:t>Format</w:t>
            </w:r>
          </w:p>
          <w:p w:rsidR="00F40AAB" w:rsidP="002103A4" w:rsidRDefault="006B3F38" w14:paraId="53B0CC10" w14:textId="77777777">
            <w:r>
              <w:t>rewardOffering</w:t>
            </w:r>
          </w:p>
          <w:p w:rsidR="006B3F38" w:rsidP="002103A4" w:rsidRDefault="006B3F38" w14:paraId="3CE4A9B3" w14:textId="16DC36C7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 xml:space="preserve">ถ้ามีค่ามากกว่า </w:t>
            </w:r>
            <w:r>
              <w:t xml:space="preserve">1 </w:t>
            </w:r>
            <w:r>
              <w:rPr>
                <w:rFonts w:hint="cs"/>
                <w:cs/>
              </w:rPr>
              <w:t xml:space="preserve">ค่า ให้ขึ้นบรรทัดใหม่แต่ </w:t>
            </w:r>
            <w:r>
              <w:t xml:space="preserve">Row </w:t>
            </w:r>
            <w:r>
              <w:rPr>
                <w:rFonts w:hint="cs"/>
                <w:cs/>
              </w:rPr>
              <w:t>เดิม</w:t>
            </w:r>
          </w:p>
        </w:tc>
      </w:tr>
      <w:tr w:rsidRPr="008979A8" w:rsidR="00E44638" w:rsidTr="00B0202D" w14:paraId="3A0BD1C7" w14:textId="77777777">
        <w:trPr>
          <w:trHeight w:val="108"/>
        </w:trPr>
        <w:tc>
          <w:tcPr>
            <w:tcW w:w="923" w:type="pct"/>
          </w:tcPr>
          <w:p w:rsidRPr="003A1FD8" w:rsidR="00E44638" w:rsidP="004714AD" w:rsidRDefault="00E44638" w14:paraId="6B91DEC9" w14:textId="77777777">
            <w:pPr>
              <w:rPr>
                <w:rFonts w:cs="CordiaUPC"/>
              </w:rPr>
            </w:pPr>
            <w:r w:rsidRPr="003A1FD8">
              <w:rPr>
                <w:rFonts w:cs="CordiaUPC"/>
              </w:rPr>
              <w:t>Action</w:t>
            </w:r>
          </w:p>
          <w:p w:rsidR="00E44638" w:rsidP="00BB3F68" w:rsidRDefault="00E44638" w14:paraId="7B801A0A" w14:textId="561CB111">
            <w:pPr>
              <w:pStyle w:val="ListParagraph"/>
              <w:numPr>
                <w:ilvl w:val="0"/>
                <w:numId w:val="101"/>
              </w:numPr>
              <w:ind w:left="452"/>
            </w:pPr>
            <w:r w:rsidRPr="00E44638">
              <w:rPr>
                <w:rFonts w:hint="cs" w:cs="Angsana New"/>
                <w:cs/>
              </w:rPr>
              <w:t>ปุ่ม</w:t>
            </w:r>
            <w:r w:rsidRPr="00E44638">
              <w:rPr>
                <w:rFonts w:cs="CordiaUPC"/>
              </w:rPr>
              <w:t>Edit</w:t>
            </w:r>
          </w:p>
        </w:tc>
        <w:tc>
          <w:tcPr>
            <w:tcW w:w="1004" w:type="pct"/>
          </w:tcPr>
          <w:p w:rsidR="00E44638" w:rsidP="002103A4" w:rsidRDefault="00E44638" w14:paraId="7C73E6BE" w14:textId="25C1B052">
            <w:r>
              <w:t>Button</w:t>
            </w:r>
          </w:p>
        </w:tc>
        <w:tc>
          <w:tcPr>
            <w:tcW w:w="3073" w:type="pct"/>
          </w:tcPr>
          <w:p w:rsidR="00E44638" w:rsidP="002103A4" w:rsidRDefault="00E44638" w14:paraId="27210D66" w14:textId="1295F6C9">
            <w:r w:rsidRPr="0079598B">
              <w:rPr>
                <w:rFonts w:cs="Angsana New"/>
                <w:cs/>
              </w:rPr>
              <w:t xml:space="preserve">เมื่อกดปุ่มให้ทำการ </w:t>
            </w:r>
            <w:r w:rsidRPr="0079598B">
              <w:rPr>
                <w:rFonts w:cs="CordiaUPC"/>
              </w:rPr>
              <w:t>Visible Detail Section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และดึงข้อมูลของ </w:t>
            </w:r>
            <w:r>
              <w:rPr>
                <w:rFonts w:cs="CordiaUPC"/>
              </w:rPr>
              <w:t xml:space="preserve">Row </w:t>
            </w:r>
            <w:r>
              <w:rPr>
                <w:rFonts w:hint="cs" w:cs="Angsana New"/>
                <w:cs/>
              </w:rPr>
              <w:t>นั้นๆ มาแสดง</w:t>
            </w:r>
          </w:p>
        </w:tc>
      </w:tr>
      <w:tr w:rsidRPr="008979A8" w:rsidR="00E44638" w:rsidTr="00B0202D" w14:paraId="0C356D70" w14:textId="77777777">
        <w:trPr>
          <w:trHeight w:val="108"/>
        </w:trPr>
        <w:tc>
          <w:tcPr>
            <w:tcW w:w="923" w:type="pct"/>
          </w:tcPr>
          <w:p w:rsidRPr="003A1FD8" w:rsidR="00E44638" w:rsidP="004714AD" w:rsidRDefault="00E44638" w14:paraId="1E292AF4" w14:textId="77777777">
            <w:pPr>
              <w:rPr>
                <w:rFonts w:cs="CordiaUPC"/>
              </w:rPr>
            </w:pPr>
            <w:r w:rsidRPr="003A1FD8">
              <w:rPr>
                <w:rFonts w:cs="CordiaUPC"/>
              </w:rPr>
              <w:t>Action</w:t>
            </w:r>
          </w:p>
          <w:p w:rsidR="00E44638" w:rsidP="00BB3F68" w:rsidRDefault="00E44638" w14:paraId="1990C7DD" w14:textId="2C619361">
            <w:pPr>
              <w:pStyle w:val="ListParagraph"/>
              <w:numPr>
                <w:ilvl w:val="0"/>
                <w:numId w:val="101"/>
              </w:numPr>
              <w:ind w:left="452"/>
            </w:pPr>
            <w:r w:rsidRPr="00E44638">
              <w:rPr>
                <w:rFonts w:hint="cs" w:cs="Angsana New"/>
                <w:cs/>
              </w:rPr>
              <w:t xml:space="preserve">ปุ่ม </w:t>
            </w:r>
            <w:r w:rsidRPr="00E44638">
              <w:rPr>
                <w:rFonts w:cs="CordiaUPC"/>
              </w:rPr>
              <w:t>Delete</w:t>
            </w:r>
          </w:p>
        </w:tc>
        <w:tc>
          <w:tcPr>
            <w:tcW w:w="1004" w:type="pct"/>
          </w:tcPr>
          <w:p w:rsidR="00E44638" w:rsidP="002103A4" w:rsidRDefault="00E44638" w14:paraId="62503B8E" w14:textId="365FC7AE">
            <w:r>
              <w:t>Button</w:t>
            </w:r>
          </w:p>
        </w:tc>
        <w:tc>
          <w:tcPr>
            <w:tcW w:w="3073" w:type="pct"/>
          </w:tcPr>
          <w:p w:rsidR="00E44638" w:rsidP="002103A4" w:rsidRDefault="00E44638" w14:paraId="727BA352" w14:textId="137C3714">
            <w:r w:rsidRPr="0079598B">
              <w:rPr>
                <w:rFonts w:cs="Angsana New"/>
                <w:cs/>
              </w:rPr>
              <w:t>เมื่</w:t>
            </w:r>
            <w:r>
              <w:rPr>
                <w:rFonts w:hint="cs" w:cs="Angsana New"/>
                <w:cs/>
              </w:rPr>
              <w:t>อ</w:t>
            </w:r>
            <w:r w:rsidRPr="0079598B">
              <w:rPr>
                <w:rFonts w:cs="Angsana New"/>
                <w:cs/>
              </w:rPr>
              <w:t>กดปุ่มให้ทำการ</w:t>
            </w:r>
            <w:r>
              <w:rPr>
                <w:rFonts w:cs="CordiaUPC"/>
              </w:rPr>
              <w:t xml:space="preserve"> Delete </w:t>
            </w:r>
            <w:r>
              <w:rPr>
                <w:rFonts w:hint="cs" w:cs="Angsana New"/>
                <w:cs/>
              </w:rPr>
              <w:t xml:space="preserve">ข้อมูลของ </w:t>
            </w:r>
            <w:r>
              <w:rPr>
                <w:rFonts w:cs="CordiaUPC"/>
              </w:rPr>
              <w:t xml:space="preserve">Row </w:t>
            </w:r>
            <w:r>
              <w:rPr>
                <w:rFonts w:hint="cs" w:cs="Angsana New"/>
                <w:cs/>
              </w:rPr>
              <w:t>นั้นๆ</w:t>
            </w:r>
          </w:p>
        </w:tc>
      </w:tr>
      <w:tr w:rsidRPr="008979A8" w:rsidR="00E44638" w:rsidTr="00B0202D" w14:paraId="31D02495" w14:textId="77777777">
        <w:trPr>
          <w:trHeight w:val="108"/>
        </w:trPr>
        <w:tc>
          <w:tcPr>
            <w:tcW w:w="923" w:type="pct"/>
          </w:tcPr>
          <w:p w:rsidR="00E44638" w:rsidP="002103A4" w:rsidRDefault="00E44638" w14:paraId="2B0ACA98" w14:textId="1F59BE14">
            <w:r w:rsidRPr="003A1FD8">
              <w:rPr>
                <w:rFonts w:hint="cs" w:cs="Angsana New"/>
                <w:cs/>
              </w:rPr>
              <w:t xml:space="preserve">ปุ่ม </w:t>
            </w:r>
            <w:r w:rsidRPr="003A1FD8">
              <w:rPr>
                <w:rFonts w:cs="Angsana New"/>
                <w:cs/>
              </w:rPr>
              <w:t>+</w:t>
            </w:r>
          </w:p>
        </w:tc>
        <w:tc>
          <w:tcPr>
            <w:tcW w:w="1004" w:type="pct"/>
          </w:tcPr>
          <w:p w:rsidR="00E44638" w:rsidP="002103A4" w:rsidRDefault="00E44638" w14:paraId="580AF485" w14:textId="50DDC780">
            <w:r>
              <w:t>Button</w:t>
            </w:r>
          </w:p>
        </w:tc>
        <w:tc>
          <w:tcPr>
            <w:tcW w:w="3073" w:type="pct"/>
          </w:tcPr>
          <w:p w:rsidR="00E44638" w:rsidP="002103A4" w:rsidRDefault="00E44638" w14:paraId="78B423D9" w14:textId="2919C917">
            <w:r w:rsidRPr="007D14C9">
              <w:rPr>
                <w:rFonts w:cs="Angsana New"/>
                <w:cs/>
              </w:rPr>
              <w:t xml:space="preserve">เมื่อกดปุ่มให้ทำการ </w:t>
            </w:r>
            <w:r w:rsidRPr="007D14C9">
              <w:rPr>
                <w:rFonts w:cs="CordiaUPC"/>
              </w:rPr>
              <w:t>Visible Detail Section</w:t>
            </w:r>
            <w:r w:rsidR="00AD62FC">
              <w:rPr>
                <w:rFonts w:cs="Angsana New"/>
                <w:cs/>
              </w:rPr>
              <w:t xml:space="preserve"> </w:t>
            </w:r>
            <w:r w:rsidR="00AD62FC">
              <w:rPr>
                <w:rFonts w:hint="cs" w:cs="Angsana New"/>
                <w:cs/>
              </w:rPr>
              <w:t xml:space="preserve">พร้อมทั้ง </w:t>
            </w:r>
            <w:r w:rsidR="00AD62FC">
              <w:rPr>
                <w:rFonts w:cs="CordiaUPC"/>
              </w:rPr>
              <w:t xml:space="preserve">Generate Row ID </w:t>
            </w:r>
            <w:r w:rsidR="00AD62FC">
              <w:rPr>
                <w:rFonts w:hint="cs" w:cs="Angsana New"/>
                <w:cs/>
              </w:rPr>
              <w:t xml:space="preserve">เลยเพื่อ </w:t>
            </w:r>
            <w:r w:rsidR="00AD62FC">
              <w:rPr>
                <w:rFonts w:cs="CordiaUPC"/>
              </w:rPr>
              <w:t xml:space="preserve">Support Free Resource </w:t>
            </w:r>
            <w:r w:rsidR="00AD62FC">
              <w:rPr>
                <w:rFonts w:hint="cs" w:cs="Angsana New"/>
                <w:cs/>
              </w:rPr>
              <w:t xml:space="preserve">ที่ต้องการ </w:t>
            </w:r>
            <w:r w:rsidR="00AD62FC">
              <w:rPr>
                <w:rFonts w:cs="CordiaUPC"/>
              </w:rPr>
              <w:t>Reward Row ID</w:t>
            </w:r>
          </w:p>
        </w:tc>
      </w:tr>
      <w:tr w:rsidRPr="008979A8" w:rsidR="00E44638" w:rsidTr="004714AD" w14:paraId="1ABF4BCA" w14:textId="77777777">
        <w:trPr>
          <w:trHeight w:val="111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E44638" w:rsidP="004714AD" w:rsidRDefault="00E44638" w14:paraId="52156B39" w14:textId="649208DC">
            <w:pPr>
              <w:pStyle w:val="HeaderTable"/>
            </w:pPr>
            <w:r>
              <w:t>Reward per Target Customer Table Section</w:t>
            </w:r>
          </w:p>
        </w:tc>
      </w:tr>
      <w:tr w:rsidRPr="008979A8" w:rsidR="00E44638" w:rsidTr="004714AD" w14:paraId="735D5160" w14:textId="77777777">
        <w:trPr>
          <w:trHeight w:val="111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E44638" w:rsidP="004714AD" w:rsidRDefault="00E44638" w14:paraId="02B84C8C" w14:textId="516ADC27">
            <w:pPr>
              <w:pStyle w:val="HeaderTable"/>
            </w:pPr>
            <w:r>
              <w:t>Reward per Target Customer Detail Section</w:t>
            </w:r>
          </w:p>
        </w:tc>
      </w:tr>
      <w:tr w:rsidRPr="008979A8" w:rsidR="00E44638" w:rsidTr="007C0E34" w14:paraId="6AB48A8A" w14:textId="77777777">
        <w:trPr>
          <w:trHeight w:val="111"/>
        </w:trPr>
        <w:tc>
          <w:tcPr>
            <w:tcW w:w="923" w:type="pct"/>
          </w:tcPr>
          <w:p w:rsidR="00E44638" w:rsidP="004714AD" w:rsidRDefault="00E44638" w14:paraId="5E07CAC2" w14:textId="14AEE414">
            <w:r>
              <w:t>rewardPerTargetCustomer</w:t>
            </w:r>
          </w:p>
        </w:tc>
        <w:tc>
          <w:tcPr>
            <w:tcW w:w="1004" w:type="pct"/>
          </w:tcPr>
          <w:p w:rsidR="00E44638" w:rsidP="004714AD" w:rsidRDefault="00E44638" w14:paraId="6BFA6132" w14:textId="3BA763A9">
            <w:r>
              <w:t>Shuttle</w:t>
            </w:r>
          </w:p>
        </w:tc>
        <w:tc>
          <w:tcPr>
            <w:tcW w:w="3073" w:type="pct"/>
          </w:tcPr>
          <w:p w:rsidR="00E44638" w:rsidP="004714AD" w:rsidRDefault="00E44638" w14:paraId="7F6FAA81" w14:textId="14709DAC">
            <w:pPr>
              <w:rPr>
                <w:color w:val="FF0000"/>
              </w:rPr>
            </w:pPr>
            <w:r>
              <w:t xml:space="preserve">Label </w:t>
            </w:r>
            <w:r>
              <w:rPr>
                <w:cs/>
              </w:rPr>
              <w:t xml:space="preserve">: </w:t>
            </w:r>
            <w:r w:rsidRPr="00656C50">
              <w:rPr>
                <w:color w:val="FF0000"/>
                <w:cs/>
              </w:rPr>
              <w:t>*</w:t>
            </w:r>
            <w:r>
              <w:rPr>
                <w:color w:val="FF0000"/>
              </w:rPr>
              <w:t>Reward per Target Customer</w:t>
            </w:r>
          </w:p>
          <w:p w:rsidR="00E44638" w:rsidP="004714AD" w:rsidRDefault="00E44638" w14:paraId="1727BE19" w14:textId="7706984D">
            <w:pPr>
              <w:rPr>
                <w:cs/>
              </w:rPr>
            </w:pPr>
            <w:r>
              <w:t xml:space="preserve">List of Value </w:t>
            </w:r>
            <w:r>
              <w:rPr>
                <w:rFonts w:cs="Angsana New"/>
                <w:cs/>
              </w:rPr>
              <w:t xml:space="preserve">: </w:t>
            </w:r>
            <w:r w:rsidRPr="00B916D9" w:rsidR="001301F4">
              <w:rPr>
                <w:rFonts w:cs="Angsana New"/>
                <w:cs/>
              </w:rPr>
              <w:t>ดึงข้อมูลจาก</w:t>
            </w:r>
            <w:r w:rsidRPr="00B916D9" w:rsidR="001301F4">
              <w:rPr>
                <w:rFonts w:cs="CordiaUPC"/>
              </w:rPr>
              <w:t xml:space="preserve">DB </w:t>
            </w:r>
            <w:r w:rsidRPr="00B916D9" w:rsidR="001301F4">
              <w:rPr>
                <w:rFonts w:cs="Angsana New"/>
                <w:cs/>
              </w:rPr>
              <w:t xml:space="preserve">ที่ </w:t>
            </w:r>
            <w:r w:rsidRPr="00B916D9" w:rsidR="001301F4">
              <w:rPr>
                <w:rFonts w:cs="CordiaUPC"/>
              </w:rPr>
              <w:t xml:space="preserve">Table FLW_CFG_LOV </w:t>
            </w:r>
            <w:r w:rsidRPr="00B916D9" w:rsidR="001301F4">
              <w:rPr>
                <w:rFonts w:cs="Angsana New"/>
                <w:cs/>
              </w:rPr>
              <w:t xml:space="preserve">โดย </w:t>
            </w:r>
            <w:r w:rsidRPr="00B916D9" w:rsidR="001301F4">
              <w:rPr>
                <w:rFonts w:cs="CordiaUPC"/>
              </w:rPr>
              <w:t xml:space="preserve">group_type </w:t>
            </w:r>
            <w:r w:rsidRPr="00B916D9" w:rsidR="001301F4">
              <w:rPr>
                <w:rFonts w:cs="Angsana New"/>
                <w:cs/>
              </w:rPr>
              <w:t>= ‘</w:t>
            </w:r>
            <w:r w:rsidRPr="00F6297F" w:rsidR="001301F4">
              <w:rPr>
                <w:rFonts w:cs="CordiaUPC"/>
              </w:rPr>
              <w:t>MKT Target Customer</w:t>
            </w:r>
            <w:r w:rsidR="001301F4">
              <w:rPr>
                <w:rFonts w:cs="Angsana New"/>
                <w:cs/>
              </w:rPr>
              <w:t>’</w:t>
            </w:r>
            <w:r w:rsidR="008532C9">
              <w:rPr>
                <w:rFonts w:cs="Angsana New"/>
                <w:cs/>
              </w:rPr>
              <w:t xml:space="preserve"> </w:t>
            </w:r>
            <w:r w:rsidR="008532C9">
              <w:rPr>
                <w:rFonts w:hint="cs" w:cs="Angsana New"/>
                <w:cs/>
              </w:rPr>
              <w:t xml:space="preserve">และ </w:t>
            </w:r>
            <w:r w:rsidR="008532C9">
              <w:rPr>
                <w:rFonts w:cs="CordiaUPC"/>
              </w:rPr>
              <w:t xml:space="preserve">lov_type like </w:t>
            </w:r>
            <w:r w:rsidR="008532C9">
              <w:rPr>
                <w:rFonts w:hint="cs" w:cs="Angsana New"/>
                <w:cs/>
              </w:rPr>
              <w:t xml:space="preserve">ค่า </w:t>
            </w:r>
            <w:r w:rsidR="008532C9">
              <w:rPr>
                <w:rFonts w:cs="CordiaUPC"/>
              </w:rPr>
              <w:t xml:space="preserve">productClass </w:t>
            </w:r>
            <w:r w:rsidR="008532C9">
              <w:rPr>
                <w:rFonts w:hint="cs" w:cs="Angsana New"/>
                <w:cs/>
              </w:rPr>
              <w:t xml:space="preserve">และ </w:t>
            </w:r>
            <w:r w:rsidR="008532C9">
              <w:rPr>
                <w:rFonts w:cs="CordiaUPC"/>
              </w:rPr>
              <w:t xml:space="preserve">lov_val2 like </w:t>
            </w:r>
            <w:r w:rsidR="008532C9">
              <w:rPr>
                <w:rFonts w:hint="cs" w:cs="Angsana New"/>
                <w:cs/>
              </w:rPr>
              <w:t xml:space="preserve">ค่า </w:t>
            </w:r>
            <w:r w:rsidR="008532C9">
              <w:rPr>
                <w:rFonts w:cs="CordiaUPC"/>
              </w:rPr>
              <w:t>customerType</w:t>
            </w:r>
          </w:p>
        </w:tc>
      </w:tr>
      <w:tr w:rsidRPr="008979A8" w:rsidR="00E44638" w:rsidTr="007C0E34" w14:paraId="467C8F76" w14:textId="77777777">
        <w:trPr>
          <w:trHeight w:val="111"/>
        </w:trPr>
        <w:tc>
          <w:tcPr>
            <w:tcW w:w="923" w:type="pct"/>
          </w:tcPr>
          <w:p w:rsidR="00E44638" w:rsidP="004714AD" w:rsidRDefault="00E44638" w14:paraId="096A30BB" w14:textId="1E291B91">
            <w:r>
              <w:t>rewardType</w:t>
            </w:r>
          </w:p>
        </w:tc>
        <w:tc>
          <w:tcPr>
            <w:tcW w:w="1004" w:type="pct"/>
          </w:tcPr>
          <w:p w:rsidR="00E44638" w:rsidP="004714AD" w:rsidRDefault="00E44638" w14:paraId="49DC3446" w14:textId="13A13D99">
            <w:r>
              <w:t>Radio Button</w:t>
            </w:r>
          </w:p>
        </w:tc>
        <w:tc>
          <w:tcPr>
            <w:tcW w:w="3073" w:type="pct"/>
          </w:tcPr>
          <w:p w:rsidR="00784DFD" w:rsidP="00426AAA" w:rsidRDefault="00784DFD" w14:paraId="1BE04BE9" w14:textId="0CD5416F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>
              <w:t>Reward Type</w:t>
            </w:r>
          </w:p>
          <w:p w:rsidR="00E44638" w:rsidP="00426AAA" w:rsidRDefault="00426AAA" w14:paraId="2A3F717B" w14:textId="77777777">
            <w:pPr>
              <w:rPr>
                <w:rFonts w:cs="CordiaUPC"/>
              </w:rPr>
            </w:pPr>
            <w:r>
              <w:t xml:space="preserve">List of Value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‘</w:t>
            </w:r>
            <w:r>
              <w:rPr>
                <w:rFonts w:cs="CordiaUPC"/>
              </w:rPr>
              <w:t>Reward</w:t>
            </w:r>
            <w:r w:rsidR="004714AD">
              <w:rPr>
                <w:rFonts w:cs="CordiaUPC"/>
              </w:rPr>
              <w:t xml:space="preserve"> per Target Customer</w:t>
            </w:r>
            <w:r>
              <w:rPr>
                <w:rFonts w:cs="CordiaUPC"/>
              </w:rPr>
              <w:t xml:space="preserve"> Type</w:t>
            </w:r>
            <w:r>
              <w:rPr>
                <w:rFonts w:cs="Angsana New"/>
                <w:cs/>
              </w:rPr>
              <w:t>’</w:t>
            </w:r>
          </w:p>
          <w:p w:rsidR="004714AD" w:rsidP="00426AAA" w:rsidRDefault="004714AD" w14:paraId="1FCE4011" w14:textId="4D371DD9">
            <w:r>
              <w:rPr>
                <w:rFonts w:cs="CordiaUPC"/>
              </w:rPr>
              <w:t xml:space="preserve">Default Value </w:t>
            </w:r>
            <w:r>
              <w:rPr>
                <w:rFonts w:cs="Angsana New"/>
                <w:cs/>
              </w:rPr>
              <w:t>:  “</w:t>
            </w:r>
            <w:r>
              <w:rPr>
                <w:rFonts w:cs="CordiaUPC"/>
              </w:rPr>
              <w:t>I</w:t>
            </w:r>
            <w:r w:rsidRPr="004714AD">
              <w:rPr>
                <w:rFonts w:cs="CordiaUPC"/>
              </w:rPr>
              <w:t>mmediate</w:t>
            </w:r>
            <w:r>
              <w:rPr>
                <w:rFonts w:cs="Angsana New"/>
                <w:cs/>
              </w:rPr>
              <w:t>”</w:t>
            </w:r>
          </w:p>
        </w:tc>
      </w:tr>
      <w:tr w:rsidRPr="008979A8" w:rsidR="00E44638" w:rsidTr="007C0E34" w14:paraId="01430616" w14:textId="77777777">
        <w:trPr>
          <w:trHeight w:val="111"/>
        </w:trPr>
        <w:tc>
          <w:tcPr>
            <w:tcW w:w="923" w:type="pct"/>
          </w:tcPr>
          <w:p w:rsidR="00E44638" w:rsidP="004714AD" w:rsidRDefault="00E44638" w14:paraId="2A4639F9" w14:textId="2A1359A0">
            <w:r>
              <w:t>rewardCondition</w:t>
            </w:r>
          </w:p>
        </w:tc>
        <w:tc>
          <w:tcPr>
            <w:tcW w:w="1004" w:type="pct"/>
          </w:tcPr>
          <w:p w:rsidR="00E44638" w:rsidP="004714AD" w:rsidRDefault="00E44638" w14:paraId="632ACBBD" w14:textId="436221B2">
            <w:r>
              <w:t>Text Area</w:t>
            </w:r>
          </w:p>
        </w:tc>
        <w:tc>
          <w:tcPr>
            <w:tcW w:w="3073" w:type="pct"/>
          </w:tcPr>
          <w:p w:rsidR="00784DFD" w:rsidP="004714AD" w:rsidRDefault="00784DFD" w14:paraId="4E8B7D5B" w14:textId="4A440E67">
            <w:r>
              <w:t xml:space="preserve">Label </w:t>
            </w:r>
            <w:r>
              <w:rPr>
                <w:rFonts w:cs="Angsana New"/>
                <w:cs/>
              </w:rPr>
              <w:t>:</w:t>
            </w:r>
            <w:r>
              <w:t xml:space="preserve"> Reward Condition</w:t>
            </w:r>
          </w:p>
          <w:p w:rsidR="00E44638" w:rsidP="004714AD" w:rsidRDefault="00E44638" w14:paraId="7BD6FA08" w14:textId="530DC4F2">
            <w:pPr>
              <w:rPr>
                <w:cs/>
              </w:rPr>
            </w:pPr>
            <w:r>
              <w:t xml:space="preserve">Max Length </w:t>
            </w:r>
            <w:r>
              <w:rPr>
                <w:rFonts w:cs="Angsana New"/>
                <w:cs/>
              </w:rPr>
              <w:t xml:space="preserve">: </w:t>
            </w:r>
            <w:r w:rsidR="004847A0">
              <w:t>1</w:t>
            </w:r>
            <w:r>
              <w:t xml:space="preserve">,000 </w:t>
            </w:r>
            <w:r>
              <w:rPr>
                <w:rFonts w:hint="cs"/>
                <w:cs/>
              </w:rPr>
              <w:t>ตัวอักษร</w:t>
            </w:r>
          </w:p>
        </w:tc>
      </w:tr>
      <w:tr w:rsidRPr="008979A8" w:rsidR="00E44638" w:rsidTr="004714AD" w14:paraId="7A3D0DE8" w14:textId="77777777">
        <w:trPr>
          <w:trHeight w:val="111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E44638" w:rsidP="007C0E34" w:rsidRDefault="00F40AAB" w14:paraId="2B33B896" w14:textId="43EA2D1E">
            <w:pPr>
              <w:pStyle w:val="HeaderTable"/>
            </w:pPr>
            <w:r>
              <w:t>Reward 1</w:t>
            </w:r>
            <w:r w:rsidRPr="00F40AAB">
              <w:rPr>
                <w:vertAlign w:val="superscript"/>
              </w:rPr>
              <w:t>st</w:t>
            </w:r>
            <w:r>
              <w:rPr>
                <w:rFonts w:cs="Angsana New"/>
                <w:bCs/>
                <w:cs/>
                <w:lang w:bidi="th-TH"/>
              </w:rPr>
              <w:t xml:space="preserve"> </w:t>
            </w:r>
            <w:r w:rsidR="00E44638">
              <w:t>Pocket Section</w:t>
            </w:r>
          </w:p>
        </w:tc>
      </w:tr>
      <w:tr w:rsidRPr="008979A8" w:rsidR="00E44638" w:rsidTr="007C0E34" w14:paraId="59244FAE" w14:textId="77777777">
        <w:trPr>
          <w:trHeight w:val="111"/>
        </w:trPr>
        <w:tc>
          <w:tcPr>
            <w:tcW w:w="923" w:type="pct"/>
          </w:tcPr>
          <w:p w:rsidR="00E44638" w:rsidP="004714AD" w:rsidRDefault="00E44638" w14:paraId="134B7F0F" w14:textId="368CDD71">
            <w:pPr>
              <w:rPr>
                <w:cs/>
              </w:rPr>
            </w:pPr>
            <w:r>
              <w:t>rewardBalanceFirstPocket</w:t>
            </w:r>
          </w:p>
        </w:tc>
        <w:tc>
          <w:tcPr>
            <w:tcW w:w="1004" w:type="pct"/>
          </w:tcPr>
          <w:p w:rsidR="00E44638" w:rsidP="004714AD" w:rsidRDefault="00E44638" w14:paraId="52562D01" w14:textId="1B4D3DD0">
            <w:r>
              <w:t>Text Box</w:t>
            </w:r>
          </w:p>
        </w:tc>
        <w:tc>
          <w:tcPr>
            <w:tcW w:w="3073" w:type="pct"/>
          </w:tcPr>
          <w:p w:rsidR="00E44638" w:rsidP="004714AD" w:rsidRDefault="00E44638" w14:paraId="1EBB0D23" w14:textId="0B8CA428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>
              <w:t xml:space="preserve">Reward </w:t>
            </w:r>
            <w:r w:rsidRPr="00D41095">
              <w:t>Balance</w:t>
            </w:r>
            <w:r w:rsidR="00F40AAB">
              <w:t xml:space="preserve"> 1</w:t>
            </w:r>
            <w:r w:rsidRPr="00F40AAB" w:rsidR="00F40AAB">
              <w:rPr>
                <w:vertAlign w:val="superscript"/>
              </w:rPr>
              <w:t>st</w:t>
            </w:r>
            <w:r>
              <w:rPr>
                <w:rFonts w:cs="Angsana New"/>
                <w:cs/>
              </w:rPr>
              <w:t xml:space="preserve"> </w:t>
            </w:r>
            <w:r w:rsidRPr="00D41095">
              <w:t>Pocket</w:t>
            </w:r>
            <w:r>
              <w:rPr>
                <w:cs/>
              </w:rPr>
              <w:t xml:space="preserve"> : …… </w:t>
            </w:r>
            <w:r>
              <w:t>Baht</w:t>
            </w:r>
          </w:p>
          <w:p w:rsidRPr="00622722" w:rsidR="00E44638" w:rsidP="004714AD" w:rsidRDefault="00E44638" w14:paraId="33262348" w14:textId="61128667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ใส่ได้เฉพาะตัวเลขและจุดทศนิยมเท่านั้น</w:t>
            </w:r>
          </w:p>
        </w:tc>
      </w:tr>
      <w:tr w:rsidRPr="008979A8" w:rsidR="00E44638" w:rsidTr="007C0E34" w14:paraId="7ADAE026" w14:textId="77777777">
        <w:trPr>
          <w:trHeight w:val="111"/>
        </w:trPr>
        <w:tc>
          <w:tcPr>
            <w:tcW w:w="923" w:type="pct"/>
          </w:tcPr>
          <w:p w:rsidR="00E44638" w:rsidP="00D07607" w:rsidRDefault="00E44638" w14:paraId="6111ADD6" w14:textId="299D86E8">
            <w:pPr>
              <w:rPr>
                <w:cs/>
              </w:rPr>
            </w:pPr>
            <w:r>
              <w:t>rewardValidityFirstPocket</w:t>
            </w:r>
          </w:p>
        </w:tc>
        <w:tc>
          <w:tcPr>
            <w:tcW w:w="1004" w:type="pct"/>
          </w:tcPr>
          <w:p w:rsidR="00E44638" w:rsidP="004714AD" w:rsidRDefault="00E44638" w14:paraId="7E46CC98" w14:textId="7DC519A0">
            <w:r>
              <w:t>Text Box</w:t>
            </w:r>
          </w:p>
        </w:tc>
        <w:tc>
          <w:tcPr>
            <w:tcW w:w="3073" w:type="pct"/>
          </w:tcPr>
          <w:p w:rsidR="00E44638" w:rsidP="004714AD" w:rsidRDefault="00E44638" w14:paraId="46041688" w14:textId="2D8239CC">
            <w:r>
              <w:t xml:space="preserve">Label </w:t>
            </w:r>
            <w:r>
              <w:rPr>
                <w:cs/>
              </w:rPr>
              <w:t xml:space="preserve">: </w:t>
            </w:r>
            <w:r w:rsidR="00F40AAB">
              <w:t>Reward Validity 1</w:t>
            </w:r>
            <w:r w:rsidRPr="00F40AAB" w:rsidR="00F40AAB">
              <w:rPr>
                <w:vertAlign w:val="superscript"/>
              </w:rPr>
              <w:t>st</w:t>
            </w:r>
            <w:r>
              <w:rPr>
                <w:rFonts w:cs="Angsana New"/>
                <w:cs/>
              </w:rPr>
              <w:t xml:space="preserve"> </w:t>
            </w:r>
            <w:r w:rsidRPr="00D41095">
              <w:t>Pocket</w:t>
            </w:r>
            <w:r>
              <w:rPr>
                <w:cs/>
              </w:rPr>
              <w:t xml:space="preserve"> : …… </w:t>
            </w:r>
            <w:r>
              <w:t>Days</w:t>
            </w:r>
          </w:p>
          <w:p w:rsidR="00AC0DE6" w:rsidP="004714AD" w:rsidRDefault="00AC0DE6" w14:paraId="4D5D08CB" w14:textId="4C5A1629">
            <w:r>
              <w:t xml:space="preserve">Max Length </w:t>
            </w:r>
            <w:r>
              <w:rPr>
                <w:rFonts w:cs="Angsana New"/>
                <w:cs/>
              </w:rPr>
              <w:t xml:space="preserve">: </w:t>
            </w:r>
            <w:r>
              <w:t xml:space="preserve">3 </w:t>
            </w:r>
            <w:r>
              <w:rPr>
                <w:rFonts w:hint="cs"/>
                <w:cs/>
              </w:rPr>
              <w:t>ตัวอักษร</w:t>
            </w:r>
          </w:p>
          <w:p w:rsidRPr="00622722" w:rsidR="00E44638" w:rsidP="004714AD" w:rsidRDefault="00E44638" w14:paraId="6620293C" w14:textId="25E141A4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ใส่ได้เฉพาะตัวเลขเท่านั้น</w:t>
            </w:r>
          </w:p>
        </w:tc>
      </w:tr>
      <w:tr w:rsidRPr="008979A8" w:rsidR="00E44638" w:rsidTr="007C0E34" w14:paraId="63862D8F" w14:textId="77777777">
        <w:trPr>
          <w:trHeight w:val="111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Pr="00622722" w:rsidR="00E44638" w:rsidP="007C0E34" w:rsidRDefault="00E44638" w14:paraId="627CA9AD" w14:textId="5613D248">
            <w:pPr>
              <w:pStyle w:val="HeaderTable"/>
              <w:rPr>
                <w:rtl/>
                <w:cs/>
              </w:rPr>
            </w:pPr>
            <w:r>
              <w:t>End Reward 1</w:t>
            </w:r>
            <w:r w:rsidRPr="00F40AAB">
              <w:rPr>
                <w:vertAlign w:val="superscript"/>
              </w:rPr>
              <w:t>st</w:t>
            </w:r>
            <w:r>
              <w:t xml:space="preserve"> Pocket Section</w:t>
            </w:r>
          </w:p>
        </w:tc>
      </w:tr>
      <w:tr w:rsidRPr="008979A8" w:rsidR="00E44638" w:rsidTr="007C0E34" w14:paraId="42CA0483" w14:textId="77777777">
        <w:trPr>
          <w:trHeight w:val="111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Pr="00622722" w:rsidR="00E44638" w:rsidP="007C0E34" w:rsidRDefault="00F8391B" w14:paraId="51BC605F" w14:textId="2B16E8BC">
            <w:pPr>
              <w:pStyle w:val="HeaderTable"/>
              <w:rPr>
                <w:rtl/>
                <w:cs/>
              </w:rPr>
            </w:pPr>
            <w:r>
              <w:t>Reward</w:t>
            </w:r>
            <w:r w:rsidR="00F40AAB">
              <w:t xml:space="preserve"> 2</w:t>
            </w:r>
            <w:r w:rsidRPr="00F40AAB" w:rsidR="00F40AAB">
              <w:rPr>
                <w:vertAlign w:val="superscript"/>
              </w:rPr>
              <w:t>nd</w:t>
            </w:r>
            <w:r w:rsidR="00E44638">
              <w:t xml:space="preserve"> Pocket Section</w:t>
            </w:r>
          </w:p>
        </w:tc>
      </w:tr>
      <w:tr w:rsidRPr="008979A8" w:rsidR="00E44638" w:rsidTr="007C0E34" w14:paraId="3653A4EA" w14:textId="77777777">
        <w:trPr>
          <w:trHeight w:val="111"/>
        </w:trPr>
        <w:tc>
          <w:tcPr>
            <w:tcW w:w="923" w:type="pct"/>
          </w:tcPr>
          <w:p w:rsidR="00E44638" w:rsidP="00D07607" w:rsidRDefault="00E44638" w14:paraId="5B1BF3EC" w14:textId="064D735F">
            <w:pPr>
              <w:rPr>
                <w:cs/>
              </w:rPr>
            </w:pPr>
            <w:r>
              <w:t>rewardBalanceSecondPocket</w:t>
            </w:r>
          </w:p>
        </w:tc>
        <w:tc>
          <w:tcPr>
            <w:tcW w:w="1004" w:type="pct"/>
          </w:tcPr>
          <w:p w:rsidR="00E44638" w:rsidP="004714AD" w:rsidRDefault="00E44638" w14:paraId="5A6998DF" w14:textId="3FF080C3">
            <w:r>
              <w:t>Text Box</w:t>
            </w:r>
          </w:p>
        </w:tc>
        <w:tc>
          <w:tcPr>
            <w:tcW w:w="3073" w:type="pct"/>
          </w:tcPr>
          <w:p w:rsidR="00E44638" w:rsidP="004714AD" w:rsidRDefault="00E44638" w14:paraId="08888652" w14:textId="77F0017A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>
              <w:t xml:space="preserve">Reward </w:t>
            </w:r>
            <w:r w:rsidRPr="00D41095">
              <w:t>Balance</w:t>
            </w:r>
            <w:r w:rsidR="00F40AAB">
              <w:t xml:space="preserve"> 2</w:t>
            </w:r>
            <w:r w:rsidRPr="00F40AAB" w:rsidR="00F40AAB">
              <w:rPr>
                <w:vertAlign w:val="superscript"/>
              </w:rPr>
              <w:t>nd</w:t>
            </w:r>
            <w:r>
              <w:rPr>
                <w:rFonts w:cs="Angsana New"/>
                <w:cs/>
              </w:rPr>
              <w:t xml:space="preserve"> </w:t>
            </w:r>
            <w:r w:rsidRPr="00D41095">
              <w:t>Pocket</w:t>
            </w:r>
            <w:r>
              <w:rPr>
                <w:cs/>
              </w:rPr>
              <w:t xml:space="preserve"> : …… </w:t>
            </w:r>
            <w:r>
              <w:t>Baht</w:t>
            </w:r>
          </w:p>
          <w:p w:rsidR="00E44638" w:rsidP="004714AD" w:rsidRDefault="00E44638" w14:paraId="4406C2E4" w14:textId="77777777">
            <w:r>
              <w:rPr>
                <w:rFonts w:hint="cs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ใส่ได้เฉพาะตัวเลขและจุดทศนิยมเท่านั้น</w:t>
            </w:r>
          </w:p>
          <w:p w:rsidR="0017206D" w:rsidP="0017206D" w:rsidRDefault="00175977" w14:paraId="7E003ED0" w14:textId="77777777">
            <w:r>
              <w:rPr>
                <w:rFonts w:hint="cs"/>
                <w:cs/>
              </w:rPr>
              <w:t>เมื่อมีการ</w:t>
            </w:r>
            <w:r w:rsidR="0017206D">
              <w:rPr>
                <w:rFonts w:hint="cs"/>
                <w:cs/>
              </w:rPr>
              <w:t>เปลี่ยนแปลงค่า</w:t>
            </w:r>
            <w:r w:rsidR="0017206D">
              <w:rPr>
                <w:rFonts w:cs="Angsana New"/>
                <w:cs/>
              </w:rPr>
              <w:t xml:space="preserve"> </w:t>
            </w:r>
            <w:r w:rsidR="0017206D">
              <w:rPr>
                <w:rFonts w:hint="cs"/>
                <w:cs/>
              </w:rPr>
              <w:t xml:space="preserve">โดยที่ </w:t>
            </w:r>
            <w:r w:rsidR="0017206D">
              <w:t>rewardBalanceSecondPocket</w:t>
            </w:r>
            <w:r w:rsidR="0017206D">
              <w:rPr>
                <w:rFonts w:hint="cs"/>
                <w:cs/>
              </w:rPr>
              <w:t xml:space="preserve"> มีค่าและ</w:t>
            </w:r>
            <w:r w:rsidR="0017206D">
              <w:t xml:space="preserve"> SecondPocketUsage</w:t>
            </w:r>
            <w:r w:rsidR="0017206D">
              <w:rPr>
                <w:rFonts w:hint="cs"/>
                <w:cs/>
              </w:rPr>
              <w:t xml:space="preserve"> เป็นค่าว่าง ให้</w:t>
            </w:r>
            <w:r>
              <w:t xml:space="preserve">Default </w:t>
            </w:r>
            <w:r>
              <w:rPr>
                <w:rFonts w:hint="cs"/>
                <w:cs/>
              </w:rPr>
              <w:t xml:space="preserve">ค่า </w:t>
            </w:r>
            <w:r>
              <w:t>SecondPocketUsage</w:t>
            </w:r>
            <w:r>
              <w:rPr>
                <w:rFonts w:hint="cs"/>
                <w:cs/>
              </w:rPr>
              <w:t xml:space="preserve"> ที่มีค่า </w:t>
            </w:r>
            <w:r>
              <w:t xml:space="preserve">lov_val2 </w:t>
            </w:r>
            <w:r>
              <w:rPr>
                <w:rFonts w:cs="Angsana New"/>
                <w:cs/>
              </w:rPr>
              <w:t>= “</w:t>
            </w:r>
            <w:r>
              <w:t>Yes</w:t>
            </w:r>
            <w:r>
              <w:rPr>
                <w:rFonts w:cs="Angsana New"/>
                <w:cs/>
              </w:rPr>
              <w:t>”</w:t>
            </w:r>
            <w:r w:rsidR="0017206D">
              <w:rPr>
                <w:rFonts w:hint="cs"/>
                <w:cs/>
              </w:rPr>
              <w:t xml:space="preserve"> </w:t>
            </w:r>
          </w:p>
          <w:p w:rsidRPr="00622722" w:rsidR="00175977" w:rsidP="0017206D" w:rsidRDefault="0017206D" w14:paraId="201A91AF" w14:textId="46E04F5E">
            <w:r>
              <w:rPr>
                <w:rFonts w:hint="cs"/>
                <w:cs/>
              </w:rPr>
              <w:t xml:space="preserve">แต่ถ้า </w:t>
            </w:r>
            <w:r>
              <w:t>rewardBalanceSecondPocket</w:t>
            </w:r>
            <w:r>
              <w:rPr>
                <w:rFonts w:hint="cs"/>
                <w:cs/>
              </w:rPr>
              <w:t xml:space="preserve"> เป็นค่าว่างให้เคลียร์ค่า </w:t>
            </w:r>
            <w:r>
              <w:t>SecondPocketUsage</w:t>
            </w:r>
          </w:p>
        </w:tc>
      </w:tr>
      <w:tr w:rsidRPr="008979A8" w:rsidR="00B0202D" w:rsidTr="007C0E34" w14:paraId="71B2C11D" w14:textId="77777777">
        <w:trPr>
          <w:trHeight w:val="111"/>
        </w:trPr>
        <w:tc>
          <w:tcPr>
            <w:tcW w:w="923" w:type="pct"/>
          </w:tcPr>
          <w:p w:rsidR="00B0202D" w:rsidP="00AC0DE6" w:rsidRDefault="00B0202D" w14:paraId="20DE980D" w14:textId="1A4862C7">
            <w:r>
              <w:t>rewardValiditySecondPocket</w:t>
            </w:r>
          </w:p>
        </w:tc>
        <w:tc>
          <w:tcPr>
            <w:tcW w:w="1004" w:type="pct"/>
          </w:tcPr>
          <w:p w:rsidR="00B0202D" w:rsidP="004714AD" w:rsidRDefault="00B0202D" w14:paraId="167BF4AE" w14:textId="4DC7F6EF">
            <w:r>
              <w:t>Text Box</w:t>
            </w:r>
          </w:p>
        </w:tc>
        <w:tc>
          <w:tcPr>
            <w:tcW w:w="3073" w:type="pct"/>
          </w:tcPr>
          <w:p w:rsidR="00B0202D" w:rsidP="00BC1919" w:rsidRDefault="00B0202D" w14:paraId="0B59043F" w14:textId="7ACA488D">
            <w:r>
              <w:t xml:space="preserve">Label </w:t>
            </w:r>
            <w:r>
              <w:rPr>
                <w:cs/>
              </w:rPr>
              <w:t xml:space="preserve">: </w:t>
            </w:r>
            <w:r>
              <w:t>Reward Validity 2</w:t>
            </w:r>
            <w:r>
              <w:rPr>
                <w:vertAlign w:val="superscript"/>
              </w:rPr>
              <w:t>nd</w:t>
            </w:r>
            <w:r>
              <w:rPr>
                <w:rFonts w:cs="Angsana New"/>
                <w:cs/>
              </w:rPr>
              <w:t xml:space="preserve"> </w:t>
            </w:r>
            <w:r w:rsidRPr="00D41095">
              <w:t>Pocket</w:t>
            </w:r>
            <w:r>
              <w:rPr>
                <w:cs/>
              </w:rPr>
              <w:t xml:space="preserve"> : …… </w:t>
            </w:r>
            <w:r>
              <w:t>Days</w:t>
            </w:r>
          </w:p>
          <w:p w:rsidR="00AC0DE6" w:rsidP="00BC1919" w:rsidRDefault="00AC0DE6" w14:paraId="07754C71" w14:textId="60FDCA3C">
            <w:pPr>
              <w:rPr>
                <w:cs/>
              </w:rPr>
            </w:pPr>
            <w:r>
              <w:t xml:space="preserve">Max Length </w:t>
            </w:r>
            <w:r>
              <w:rPr>
                <w:rFonts w:cs="Angsana New"/>
                <w:cs/>
              </w:rPr>
              <w:t xml:space="preserve">: </w:t>
            </w:r>
            <w:r>
              <w:t xml:space="preserve">3 </w:t>
            </w:r>
            <w:r>
              <w:rPr>
                <w:rFonts w:hint="cs"/>
                <w:cs/>
              </w:rPr>
              <w:t>ตัวอักษร</w:t>
            </w:r>
          </w:p>
          <w:p w:rsidR="00B0202D" w:rsidP="004714AD" w:rsidRDefault="00B0202D" w14:paraId="2C667567" w14:textId="71049B0F">
            <w:r>
              <w:rPr>
                <w:rFonts w:hint="cs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ใส่ได้เฉพาะตัวเลขเท่านั้น</w:t>
            </w:r>
          </w:p>
        </w:tc>
      </w:tr>
      <w:tr w:rsidRPr="008979A8" w:rsidR="00B0202D" w:rsidTr="007C0E34" w14:paraId="2ABA655A" w14:textId="77777777">
        <w:trPr>
          <w:trHeight w:val="111"/>
        </w:trPr>
        <w:tc>
          <w:tcPr>
            <w:tcW w:w="923" w:type="pct"/>
          </w:tcPr>
          <w:p w:rsidR="00B0202D" w:rsidP="00175977" w:rsidRDefault="00D2200B" w14:paraId="5348396F" w14:textId="0190C639">
            <w:r>
              <w:t>s</w:t>
            </w:r>
            <w:r w:rsidR="00175977">
              <w:t>econdPocketUsage</w:t>
            </w:r>
          </w:p>
        </w:tc>
        <w:tc>
          <w:tcPr>
            <w:tcW w:w="1004" w:type="pct"/>
          </w:tcPr>
          <w:p w:rsidR="00B0202D" w:rsidP="004714AD" w:rsidRDefault="00175977" w14:paraId="14D03390" w14:textId="3FC41E02">
            <w:r>
              <w:t>Shuttle</w:t>
            </w:r>
          </w:p>
        </w:tc>
        <w:tc>
          <w:tcPr>
            <w:tcW w:w="3073" w:type="pct"/>
          </w:tcPr>
          <w:p w:rsidR="00B0202D" w:rsidP="00175977" w:rsidRDefault="00175977" w14:paraId="0BEE8E86" w14:textId="460AB635">
            <w:r>
              <w:t xml:space="preserve">Label </w:t>
            </w:r>
            <w:r>
              <w:rPr>
                <w:cs/>
              </w:rPr>
              <w:t xml:space="preserve">: </w:t>
            </w:r>
            <w:r>
              <w:t>2</w:t>
            </w:r>
            <w:r>
              <w:rPr>
                <w:vertAlign w:val="superscript"/>
              </w:rPr>
              <w:t>nd</w:t>
            </w:r>
            <w:r>
              <w:rPr>
                <w:rFonts w:cs="Angsana New"/>
                <w:cs/>
              </w:rPr>
              <w:t xml:space="preserve"> </w:t>
            </w:r>
            <w:r w:rsidRPr="00D41095">
              <w:t>Pocket</w:t>
            </w:r>
            <w:r>
              <w:t xml:space="preserve"> Usage</w:t>
            </w:r>
          </w:p>
          <w:p w:rsidR="00175977" w:rsidP="00175977" w:rsidRDefault="00175977" w14:paraId="29189C48" w14:textId="77777777">
            <w:pPr>
              <w:rPr>
                <w:rFonts w:cs="Angsana New"/>
              </w:rPr>
            </w:pPr>
            <w:r>
              <w:t xml:space="preserve">List of Value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‘</w:t>
            </w:r>
            <w:r>
              <w:rPr>
                <w:rFonts w:cs="CordiaUPC"/>
              </w:rPr>
              <w:t>Reward Second Pocket Usage</w:t>
            </w:r>
            <w:r>
              <w:rPr>
                <w:rFonts w:cs="Angsana New"/>
                <w:cs/>
              </w:rPr>
              <w:t>’</w:t>
            </w:r>
          </w:p>
          <w:p w:rsidR="00F86A39" w:rsidP="00F86A39" w:rsidRDefault="00F86A39" w14:paraId="3030365F" w14:textId="77777777">
            <w:pPr>
              <w:spacing w:after="160" w:line="259" w:lineRule="auto"/>
              <w:rPr>
                <w:rFonts w:cs="CordiaUPC"/>
              </w:rPr>
            </w:pPr>
            <w:r>
              <w:rPr>
                <w:rFonts w:hint="cs" w:cs="Angsana New"/>
                <w:cs/>
              </w:rPr>
              <w:t>ให้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cs="CordiaUPC"/>
              </w:rPr>
              <w:t>Default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>ค่า</w:t>
            </w:r>
            <w:r>
              <w:rPr>
                <w:rFonts w:hint="cs"/>
                <w:cs/>
              </w:rPr>
              <w:t xml:space="preserve">ดังนี้ </w:t>
            </w:r>
            <w:r>
              <w:rPr>
                <w:rFonts w:cs="Angsana New"/>
                <w:cs/>
              </w:rPr>
              <w:t>:</w:t>
            </w:r>
          </w:p>
          <w:p w:rsidR="00F86A39" w:rsidP="00F86A39" w:rsidRDefault="00F86A39" w14:paraId="44A2A78A" w14:textId="77777777">
            <w:pPr>
              <w:pStyle w:val="ListParagraph"/>
              <w:numPr>
                <w:ilvl w:val="2"/>
                <w:numId w:val="9"/>
              </w:numPr>
              <w:spacing w:after="160" w:line="259" w:lineRule="auto"/>
              <w:rPr>
                <w:rFonts w:cs="CordiaUPC"/>
              </w:rPr>
            </w:pPr>
            <w:r w:rsidRPr="00790CB5">
              <w:rPr>
                <w:rFonts w:cs="CordiaUPC"/>
                <w:cs/>
              </w:rPr>
              <w:t xml:space="preserve"> </w:t>
            </w:r>
            <w:r>
              <w:rPr>
                <w:rFonts w:cs="CordiaUPC"/>
              </w:rPr>
              <w:t>MMS</w:t>
            </w:r>
          </w:p>
          <w:p w:rsidR="00F86A39" w:rsidP="00F86A39" w:rsidRDefault="00F86A39" w14:paraId="2F02287C" w14:textId="77777777">
            <w:pPr>
              <w:pStyle w:val="ListParagraph"/>
              <w:numPr>
                <w:ilvl w:val="2"/>
                <w:numId w:val="9"/>
              </w:numPr>
              <w:spacing w:after="160" w:line="259" w:lineRule="auto"/>
              <w:rPr>
                <w:rFonts w:cs="CordiaUPC"/>
              </w:rPr>
            </w:pPr>
            <w:r w:rsidRPr="00F86A39">
              <w:rPr>
                <w:rFonts w:cs="CordiaUPC"/>
              </w:rPr>
              <w:t>MMS Delivery Report</w:t>
            </w:r>
          </w:p>
          <w:p w:rsidR="00F86A39" w:rsidP="00F86A39" w:rsidRDefault="00F86A39" w14:paraId="00D7DE3D" w14:textId="77777777">
            <w:pPr>
              <w:pStyle w:val="ListParagraph"/>
              <w:numPr>
                <w:ilvl w:val="2"/>
                <w:numId w:val="9"/>
              </w:numPr>
              <w:spacing w:after="160" w:line="259" w:lineRule="auto"/>
              <w:rPr>
                <w:rFonts w:cs="CordiaUPC"/>
              </w:rPr>
            </w:pPr>
            <w:r w:rsidRPr="00F86A39">
              <w:rPr>
                <w:rFonts w:cs="CordiaUPC"/>
              </w:rPr>
              <w:t>MMS Read &amp; Reply</w:t>
            </w:r>
          </w:p>
          <w:p w:rsidR="00F86A39" w:rsidP="00F86A39" w:rsidRDefault="00F86A39" w14:paraId="74757EAF" w14:textId="77777777">
            <w:pPr>
              <w:pStyle w:val="ListParagraph"/>
              <w:numPr>
                <w:ilvl w:val="2"/>
                <w:numId w:val="9"/>
              </w:numPr>
              <w:spacing w:after="160" w:line="259" w:lineRule="auto"/>
              <w:rPr>
                <w:rFonts w:cs="CordiaUPC"/>
              </w:rPr>
            </w:pPr>
            <w:r w:rsidRPr="00F86A39">
              <w:rPr>
                <w:rFonts w:cs="CordiaUPC"/>
              </w:rPr>
              <w:t>SMS</w:t>
            </w:r>
          </w:p>
          <w:p w:rsidR="00F86A39" w:rsidP="00F86A39" w:rsidRDefault="00F86A39" w14:paraId="5A89E613" w14:textId="77777777">
            <w:pPr>
              <w:pStyle w:val="ListParagraph"/>
              <w:numPr>
                <w:ilvl w:val="2"/>
                <w:numId w:val="9"/>
              </w:numPr>
              <w:spacing w:after="160" w:line="259" w:lineRule="auto"/>
              <w:rPr>
                <w:rFonts w:cs="CordiaUPC"/>
              </w:rPr>
            </w:pPr>
            <w:r w:rsidRPr="00F86A39">
              <w:rPr>
                <w:rFonts w:cs="CordiaUPC"/>
              </w:rPr>
              <w:t>SMS Delivery Report</w:t>
            </w:r>
          </w:p>
          <w:p w:rsidR="00F86A39" w:rsidP="00F86A39" w:rsidRDefault="00F86A39" w14:paraId="774C5EDC" w14:textId="77777777">
            <w:pPr>
              <w:pStyle w:val="ListParagraph"/>
              <w:numPr>
                <w:ilvl w:val="2"/>
                <w:numId w:val="9"/>
              </w:numPr>
              <w:spacing w:after="160" w:line="259" w:lineRule="auto"/>
              <w:rPr>
                <w:rFonts w:cs="CordiaUPC"/>
              </w:rPr>
            </w:pPr>
            <w:r w:rsidRPr="00F86A39">
              <w:rPr>
                <w:rFonts w:cs="CordiaUPC"/>
              </w:rPr>
              <w:t>Voice AIS Network</w:t>
            </w:r>
          </w:p>
          <w:p w:rsidR="00F86A39" w:rsidP="00F86A39" w:rsidRDefault="00F86A39" w14:paraId="47E016B5" w14:textId="77777777">
            <w:pPr>
              <w:pStyle w:val="ListParagraph"/>
              <w:numPr>
                <w:ilvl w:val="2"/>
                <w:numId w:val="9"/>
              </w:numPr>
              <w:spacing w:after="160" w:line="259" w:lineRule="auto"/>
              <w:rPr>
                <w:rFonts w:cs="CordiaUPC"/>
              </w:rPr>
            </w:pPr>
            <w:r w:rsidRPr="00F86A39">
              <w:rPr>
                <w:rFonts w:cs="CordiaUPC"/>
              </w:rPr>
              <w:t>Voice Other Network</w:t>
            </w:r>
          </w:p>
          <w:p w:rsidR="00F86A39" w:rsidP="00F86A39" w:rsidRDefault="00F86A39" w14:paraId="7AD3F019" w14:textId="77777777">
            <w:pPr>
              <w:pStyle w:val="ListParagraph"/>
              <w:numPr>
                <w:ilvl w:val="2"/>
                <w:numId w:val="9"/>
              </w:numPr>
              <w:spacing w:after="160" w:line="259" w:lineRule="auto"/>
              <w:rPr>
                <w:rFonts w:cs="CordiaUPC"/>
              </w:rPr>
            </w:pPr>
            <w:r w:rsidRPr="00F86A39">
              <w:rPr>
                <w:rFonts w:cs="CordiaUPC"/>
              </w:rPr>
              <w:t>Voice Other Network</w:t>
            </w:r>
          </w:p>
          <w:p w:rsidRPr="00E42349" w:rsidR="00F86A39" w:rsidP="00F86A39" w:rsidRDefault="00F86A39" w14:paraId="1256E5CB" w14:textId="75409255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เมื่อ </w:t>
            </w:r>
            <w:r>
              <w:t>rewardBalanceSecondPocket</w:t>
            </w:r>
            <w:r>
              <w:rPr>
                <w:rFonts w:hint="cs" w:cs="Angsana New"/>
                <w:cs/>
              </w:rPr>
              <w:t xml:space="preserve"> เป็นค่าว่างให้ </w:t>
            </w:r>
            <w:r>
              <w:rPr>
                <w:rFonts w:cs="CordiaUPC"/>
              </w:rPr>
              <w:t xml:space="preserve">clear </w:t>
            </w:r>
            <w:r>
              <w:rPr>
                <w:rFonts w:hint="cs"/>
                <w:cs/>
              </w:rPr>
              <w:t xml:space="preserve">ค่า </w:t>
            </w:r>
            <w:r>
              <w:t>secondPocketUsage</w:t>
            </w:r>
            <w:r>
              <w:rPr>
                <w:rFonts w:hint="cs" w:cs="Angsana New"/>
                <w:cs/>
              </w:rPr>
              <w:t xml:space="preserve"> เป็นค่าว่าง</w:t>
            </w:r>
            <w:r>
              <w:rPr>
                <w:rFonts w:cs="Angsana New"/>
                <w:cs/>
              </w:rPr>
              <w:t>.</w:t>
            </w:r>
          </w:p>
        </w:tc>
      </w:tr>
      <w:tr w:rsidRPr="008979A8" w:rsidR="00B0202D" w:rsidTr="007C0E34" w14:paraId="5B854A78" w14:textId="77777777">
        <w:trPr>
          <w:trHeight w:val="111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Pr="00622722" w:rsidR="00B0202D" w:rsidP="007C0E34" w:rsidRDefault="00B0202D" w14:paraId="71F83E92" w14:textId="64B176F0">
            <w:pPr>
              <w:pStyle w:val="HeaderTable"/>
              <w:rPr>
                <w:rtl/>
                <w:cs/>
              </w:rPr>
            </w:pPr>
            <w:r>
              <w:t>Reward 2</w:t>
            </w:r>
            <w:r w:rsidRPr="00F40AAB">
              <w:rPr>
                <w:vertAlign w:val="superscript"/>
              </w:rPr>
              <w:t>nd</w:t>
            </w:r>
            <w:r>
              <w:t xml:space="preserve"> Pocket Section</w:t>
            </w:r>
          </w:p>
        </w:tc>
      </w:tr>
      <w:tr w:rsidRPr="008979A8" w:rsidR="00B0202D" w:rsidTr="00410718" w14:paraId="01E70C1A" w14:textId="77777777">
        <w:trPr>
          <w:trHeight w:val="111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Pr="00622722" w:rsidR="00B0202D" w:rsidP="00784DFD" w:rsidRDefault="00B0202D" w14:paraId="1670D6A4" w14:textId="5249653C">
            <w:pPr>
              <w:pStyle w:val="HeaderTable"/>
              <w:rPr>
                <w:rtl/>
                <w:cs/>
              </w:rPr>
            </w:pPr>
            <w:r>
              <w:t xml:space="preserve">Reward </w:t>
            </w:r>
            <w:r w:rsidR="00784DFD">
              <w:t xml:space="preserve">Detail </w:t>
            </w:r>
            <w:r>
              <w:t>Section</w:t>
            </w:r>
          </w:p>
        </w:tc>
      </w:tr>
      <w:tr w:rsidRPr="008979A8" w:rsidR="00784DFD" w:rsidTr="007C0E34" w14:paraId="4308E9F4" w14:textId="77777777">
        <w:trPr>
          <w:trHeight w:val="111"/>
        </w:trPr>
        <w:tc>
          <w:tcPr>
            <w:tcW w:w="923" w:type="pct"/>
          </w:tcPr>
          <w:p w:rsidR="00784DFD" w:rsidP="004714AD" w:rsidRDefault="00784DFD" w14:paraId="4749AD46" w14:textId="7C2C81BB">
            <w:r>
              <w:t>rewardDescription</w:t>
            </w:r>
          </w:p>
        </w:tc>
        <w:tc>
          <w:tcPr>
            <w:tcW w:w="1004" w:type="pct"/>
          </w:tcPr>
          <w:p w:rsidR="00784DFD" w:rsidP="004714AD" w:rsidRDefault="00784DFD" w14:paraId="5279E8FB" w14:textId="77777777">
            <w:r>
              <w:t>Text Area</w:t>
            </w:r>
          </w:p>
          <w:p w:rsidR="00784DFD" w:rsidP="004714AD" w:rsidRDefault="00784DFD" w14:paraId="70892DA5" w14:textId="1DEFE038">
            <w:r>
              <w:rPr>
                <w:rFonts w:cs="Angsana New"/>
                <w:cs/>
              </w:rPr>
              <w:t>(</w:t>
            </w:r>
            <w:r>
              <w:t xml:space="preserve">3 </w:t>
            </w:r>
            <w:r>
              <w:rPr>
                <w:rFonts w:hint="cs"/>
                <w:cs/>
              </w:rPr>
              <w:t>บรรทัด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3073" w:type="pct"/>
          </w:tcPr>
          <w:p w:rsidR="00784DFD" w:rsidP="004B2EF8" w:rsidRDefault="00784DFD" w14:paraId="16797713" w14:textId="29AC3574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>
              <w:t>Reward Description</w:t>
            </w:r>
          </w:p>
          <w:p w:rsidRPr="00190D21" w:rsidR="00784DFD" w:rsidP="004B2EF8" w:rsidRDefault="00784DFD" w14:paraId="59A8FD43" w14:textId="7034355B">
            <w:r>
              <w:t xml:space="preserve">Max Length </w:t>
            </w:r>
            <w:r>
              <w:rPr>
                <w:rFonts w:cs="Angsana New"/>
                <w:cs/>
              </w:rPr>
              <w:t xml:space="preserve">: </w:t>
            </w:r>
            <w:r>
              <w:t xml:space="preserve">4,000 </w:t>
            </w:r>
            <w:r>
              <w:rPr>
                <w:rFonts w:hint="cs"/>
                <w:cs/>
              </w:rPr>
              <w:t>ตัวอักษร</w:t>
            </w:r>
          </w:p>
        </w:tc>
      </w:tr>
      <w:tr w:rsidRPr="008979A8" w:rsidR="00784DFD" w:rsidTr="0007125F" w14:paraId="7E2644B9" w14:textId="77777777">
        <w:trPr>
          <w:trHeight w:val="111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Pr="00190D21" w:rsidR="00784DFD" w:rsidP="00E42349" w:rsidRDefault="00784DFD" w14:paraId="2A28E6AD" w14:textId="3A4ECB11">
            <w:pPr>
              <w:pStyle w:val="HeaderTable"/>
            </w:pPr>
            <w:r>
              <w:t>Voice Free Resource Section</w:t>
            </w:r>
          </w:p>
        </w:tc>
      </w:tr>
      <w:tr w:rsidRPr="008979A8" w:rsidR="00784DFD" w:rsidTr="007C0E34" w14:paraId="62257AAE" w14:textId="77777777">
        <w:trPr>
          <w:trHeight w:val="111"/>
        </w:trPr>
        <w:tc>
          <w:tcPr>
            <w:tcW w:w="923" w:type="pct"/>
          </w:tcPr>
          <w:p w:rsidR="00784DFD" w:rsidP="004714AD" w:rsidRDefault="00167436" w14:paraId="1D277129" w14:textId="71249C53">
            <w:r>
              <w:t>Mass Voice Free Resource</w:t>
            </w:r>
          </w:p>
        </w:tc>
        <w:tc>
          <w:tcPr>
            <w:tcW w:w="1004" w:type="pct"/>
          </w:tcPr>
          <w:p w:rsidR="00784DFD" w:rsidP="004714AD" w:rsidRDefault="00167436" w14:paraId="0D2CE06E" w14:textId="3477C09A">
            <w:r>
              <w:t>Screen</w:t>
            </w:r>
          </w:p>
        </w:tc>
        <w:tc>
          <w:tcPr>
            <w:tcW w:w="3073" w:type="pct"/>
          </w:tcPr>
          <w:p w:rsidRPr="00190D21" w:rsidR="00784DFD" w:rsidP="004B2EF8" w:rsidRDefault="00784DFD" w14:paraId="0DAA87B9" w14:textId="77777777"/>
        </w:tc>
      </w:tr>
      <w:tr w:rsidRPr="008979A8" w:rsidR="00784DFD" w:rsidTr="0007125F" w14:paraId="12941455" w14:textId="77777777">
        <w:trPr>
          <w:trHeight w:val="111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Pr="00190D21" w:rsidR="00784DFD" w:rsidP="00E42349" w:rsidRDefault="00784DFD" w14:paraId="6392D220" w14:textId="708524E9">
            <w:pPr>
              <w:pStyle w:val="HeaderTable"/>
            </w:pPr>
            <w:r>
              <w:t>End Voice Free Resource Section</w:t>
            </w:r>
          </w:p>
        </w:tc>
      </w:tr>
      <w:tr w:rsidRPr="008979A8" w:rsidR="00784DFD" w:rsidTr="0007125F" w14:paraId="592DC053" w14:textId="77777777">
        <w:trPr>
          <w:trHeight w:val="111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Pr="00190D21" w:rsidR="00784DFD" w:rsidP="00E42349" w:rsidRDefault="00784DFD" w14:paraId="44B46FB1" w14:textId="3EE5E380">
            <w:pPr>
              <w:pStyle w:val="HeaderTable"/>
            </w:pPr>
            <w:r>
              <w:t>SMS Free Resource Section</w:t>
            </w:r>
          </w:p>
        </w:tc>
      </w:tr>
      <w:tr w:rsidRPr="008979A8" w:rsidR="00784DFD" w:rsidTr="007C0E34" w14:paraId="59F13C6C" w14:textId="77777777">
        <w:trPr>
          <w:trHeight w:val="111"/>
        </w:trPr>
        <w:tc>
          <w:tcPr>
            <w:tcW w:w="923" w:type="pct"/>
          </w:tcPr>
          <w:p w:rsidR="00784DFD" w:rsidP="004714AD" w:rsidRDefault="00167436" w14:paraId="708C4059" w14:textId="248E07D4">
            <w:r>
              <w:t xml:space="preserve">Mass </w:t>
            </w:r>
            <w:r w:rsidR="0061623B">
              <w:t>SMS Free Resource</w:t>
            </w:r>
          </w:p>
        </w:tc>
        <w:tc>
          <w:tcPr>
            <w:tcW w:w="1004" w:type="pct"/>
          </w:tcPr>
          <w:p w:rsidR="00784DFD" w:rsidP="004714AD" w:rsidRDefault="00167436" w14:paraId="4F8D7A5C" w14:textId="5BE28927">
            <w:r>
              <w:t>Screen</w:t>
            </w:r>
          </w:p>
        </w:tc>
        <w:tc>
          <w:tcPr>
            <w:tcW w:w="3073" w:type="pct"/>
          </w:tcPr>
          <w:p w:rsidRPr="00190D21" w:rsidR="00784DFD" w:rsidP="004B2EF8" w:rsidRDefault="00784DFD" w14:paraId="019C0826" w14:textId="77777777"/>
        </w:tc>
      </w:tr>
      <w:tr w:rsidRPr="008979A8" w:rsidR="00784DFD" w:rsidTr="0007125F" w14:paraId="46245DBA" w14:textId="77777777">
        <w:trPr>
          <w:trHeight w:val="111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Pr="00190D21" w:rsidR="00784DFD" w:rsidP="00E42349" w:rsidRDefault="00784DFD" w14:paraId="4A414C99" w14:textId="36883B95">
            <w:pPr>
              <w:pStyle w:val="HeaderTable"/>
            </w:pPr>
            <w:r>
              <w:t>End SMS Free Resource Section</w:t>
            </w:r>
          </w:p>
        </w:tc>
      </w:tr>
      <w:tr w:rsidRPr="008979A8" w:rsidR="00784DFD" w:rsidTr="0007125F" w14:paraId="1DCB28E8" w14:textId="77777777">
        <w:trPr>
          <w:trHeight w:val="111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Pr="00190D21" w:rsidR="00784DFD" w:rsidP="00E42349" w:rsidRDefault="00784DFD" w14:paraId="7AF82C5F" w14:textId="236289CA">
            <w:pPr>
              <w:pStyle w:val="HeaderTable"/>
            </w:pPr>
            <w:r>
              <w:t>MMS Free Resource Section</w:t>
            </w:r>
          </w:p>
        </w:tc>
      </w:tr>
      <w:tr w:rsidRPr="008979A8" w:rsidR="00784DFD" w:rsidTr="007C0E34" w14:paraId="5ADDBA3E" w14:textId="77777777">
        <w:trPr>
          <w:trHeight w:val="111"/>
        </w:trPr>
        <w:tc>
          <w:tcPr>
            <w:tcW w:w="923" w:type="pct"/>
          </w:tcPr>
          <w:p w:rsidR="00784DFD" w:rsidP="004714AD" w:rsidRDefault="00167436" w14:paraId="15ED1171" w14:textId="1CB473B6">
            <w:r>
              <w:t>Mass MMS Free Resource</w:t>
            </w:r>
          </w:p>
        </w:tc>
        <w:tc>
          <w:tcPr>
            <w:tcW w:w="1004" w:type="pct"/>
          </w:tcPr>
          <w:p w:rsidR="00784DFD" w:rsidP="004714AD" w:rsidRDefault="00167436" w14:paraId="42C2E8A1" w14:textId="003555B9">
            <w:r>
              <w:t>Screen</w:t>
            </w:r>
          </w:p>
        </w:tc>
        <w:tc>
          <w:tcPr>
            <w:tcW w:w="3073" w:type="pct"/>
          </w:tcPr>
          <w:p w:rsidRPr="00190D21" w:rsidR="00784DFD" w:rsidP="004B2EF8" w:rsidRDefault="00784DFD" w14:paraId="4A633464" w14:textId="77777777"/>
        </w:tc>
      </w:tr>
      <w:tr w:rsidRPr="008979A8" w:rsidR="00784DFD" w:rsidTr="0007125F" w14:paraId="003824DF" w14:textId="77777777">
        <w:trPr>
          <w:trHeight w:val="111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Pr="00190D21" w:rsidR="00784DFD" w:rsidP="00E42349" w:rsidRDefault="00784DFD" w14:paraId="3871C8FB" w14:textId="4D3A7E8D">
            <w:pPr>
              <w:pStyle w:val="HeaderTable"/>
            </w:pPr>
            <w:r>
              <w:t>MMS Free Resource Section</w:t>
            </w:r>
          </w:p>
        </w:tc>
      </w:tr>
      <w:tr w:rsidRPr="008979A8" w:rsidR="00784DFD" w:rsidTr="0007125F" w14:paraId="5D8A089A" w14:textId="77777777">
        <w:trPr>
          <w:trHeight w:val="111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Pr="00190D21" w:rsidR="00784DFD" w:rsidP="00E42349" w:rsidRDefault="00784DFD" w14:paraId="0AB504E9" w14:textId="503DC1B8">
            <w:pPr>
              <w:pStyle w:val="HeaderTable"/>
            </w:pPr>
            <w:r>
              <w:t>Internet Section</w:t>
            </w:r>
          </w:p>
        </w:tc>
      </w:tr>
      <w:tr w:rsidRPr="008979A8" w:rsidR="00784DFD" w:rsidTr="007C0E34" w14:paraId="7CECBB24" w14:textId="77777777">
        <w:trPr>
          <w:trHeight w:val="111"/>
        </w:trPr>
        <w:tc>
          <w:tcPr>
            <w:tcW w:w="923" w:type="pct"/>
          </w:tcPr>
          <w:p w:rsidR="00784DFD" w:rsidP="004714AD" w:rsidRDefault="00167436" w14:paraId="1378F15C" w14:textId="19264119">
            <w:r>
              <w:t>Mass Internet</w:t>
            </w:r>
          </w:p>
        </w:tc>
        <w:tc>
          <w:tcPr>
            <w:tcW w:w="1004" w:type="pct"/>
          </w:tcPr>
          <w:p w:rsidR="00784DFD" w:rsidP="004714AD" w:rsidRDefault="00167436" w14:paraId="21D0221A" w14:textId="53ED052C">
            <w:r>
              <w:t>Screen</w:t>
            </w:r>
          </w:p>
        </w:tc>
        <w:tc>
          <w:tcPr>
            <w:tcW w:w="3073" w:type="pct"/>
          </w:tcPr>
          <w:p w:rsidRPr="00190D21" w:rsidR="00784DFD" w:rsidP="004B2EF8" w:rsidRDefault="00784DFD" w14:paraId="48B90474" w14:textId="77777777"/>
        </w:tc>
      </w:tr>
      <w:tr w:rsidRPr="008979A8" w:rsidR="00784DFD" w:rsidTr="0007125F" w14:paraId="2721BB7D" w14:textId="77777777">
        <w:trPr>
          <w:trHeight w:val="111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Pr="00190D21" w:rsidR="00784DFD" w:rsidP="00E42349" w:rsidRDefault="00784DFD" w14:paraId="6B975195" w14:textId="61E27947">
            <w:pPr>
              <w:pStyle w:val="HeaderTable"/>
            </w:pPr>
            <w:r>
              <w:t>End Internet Section</w:t>
            </w:r>
          </w:p>
        </w:tc>
      </w:tr>
      <w:tr w:rsidRPr="008979A8" w:rsidR="00D03824" w:rsidTr="0007125F" w14:paraId="17C3319B" w14:textId="77777777">
        <w:trPr>
          <w:trHeight w:val="111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D03824" w:rsidP="00E42349" w:rsidRDefault="00D03824" w14:paraId="0A812709" w14:textId="1C4693EC">
            <w:pPr>
              <w:pStyle w:val="HeaderTable"/>
            </w:pPr>
            <w:r>
              <w:t>WiFi Section</w:t>
            </w:r>
          </w:p>
        </w:tc>
      </w:tr>
      <w:tr w:rsidRPr="008979A8" w:rsidR="00D03824" w:rsidTr="00861104" w14:paraId="1CABBE97" w14:textId="77777777">
        <w:trPr>
          <w:trHeight w:val="111"/>
        </w:trPr>
        <w:tc>
          <w:tcPr>
            <w:tcW w:w="923" w:type="pct"/>
          </w:tcPr>
          <w:p w:rsidR="00D03824" w:rsidP="008859E5" w:rsidRDefault="00D03824" w14:paraId="74736A18" w14:textId="19605D06">
            <w:r>
              <w:t>Mass WiFi</w:t>
            </w:r>
          </w:p>
        </w:tc>
        <w:tc>
          <w:tcPr>
            <w:tcW w:w="1001" w:type="pct"/>
          </w:tcPr>
          <w:p w:rsidR="00D03824" w:rsidP="008859E5" w:rsidRDefault="00D03824" w14:paraId="0AB9FDB4" w14:textId="20DD73AB">
            <w:r>
              <w:t>Screen</w:t>
            </w:r>
          </w:p>
        </w:tc>
        <w:tc>
          <w:tcPr>
            <w:tcW w:w="3077" w:type="pct"/>
          </w:tcPr>
          <w:p w:rsidR="00D03824" w:rsidP="00E42349" w:rsidRDefault="00D03824" w14:paraId="6C41356E" w14:textId="30A992D9">
            <w:pPr>
              <w:pStyle w:val="HeaderTable"/>
            </w:pPr>
          </w:p>
        </w:tc>
      </w:tr>
      <w:tr w:rsidRPr="008979A8" w:rsidR="00D03824" w:rsidTr="0007125F" w14:paraId="1FEFA5F4" w14:textId="77777777">
        <w:trPr>
          <w:trHeight w:val="111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D03824" w:rsidP="00E42349" w:rsidRDefault="00D03824" w14:paraId="3652C22A" w14:textId="5AA57AAE">
            <w:pPr>
              <w:pStyle w:val="HeaderTable"/>
            </w:pPr>
            <w:r>
              <w:t>End WiFi Section</w:t>
            </w:r>
          </w:p>
        </w:tc>
      </w:tr>
      <w:tr w:rsidRPr="008979A8" w:rsidR="00784DFD" w:rsidTr="0007125F" w14:paraId="0E59535F" w14:textId="77777777">
        <w:trPr>
          <w:trHeight w:val="111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Pr="00190D21" w:rsidR="00784DFD" w:rsidP="00E42349" w:rsidRDefault="00784DFD" w14:paraId="131B0346" w14:textId="4DBD65B2">
            <w:pPr>
              <w:pStyle w:val="HeaderTable"/>
            </w:pPr>
            <w:r>
              <w:t>Vertical App Section</w:t>
            </w:r>
          </w:p>
        </w:tc>
      </w:tr>
      <w:tr w:rsidRPr="008979A8" w:rsidR="00784DFD" w:rsidTr="007C0E34" w14:paraId="73170983" w14:textId="77777777">
        <w:trPr>
          <w:trHeight w:val="111"/>
        </w:trPr>
        <w:tc>
          <w:tcPr>
            <w:tcW w:w="923" w:type="pct"/>
          </w:tcPr>
          <w:p w:rsidR="00784DFD" w:rsidP="004714AD" w:rsidRDefault="00167436" w14:paraId="542275B6" w14:textId="46EC5614">
            <w:r>
              <w:t>Mass Vertical App</w:t>
            </w:r>
          </w:p>
        </w:tc>
        <w:tc>
          <w:tcPr>
            <w:tcW w:w="1004" w:type="pct"/>
          </w:tcPr>
          <w:p w:rsidR="00784DFD" w:rsidP="004714AD" w:rsidRDefault="00167436" w14:paraId="490AB603" w14:textId="1484E5FC">
            <w:r>
              <w:t>Screen</w:t>
            </w:r>
          </w:p>
        </w:tc>
        <w:tc>
          <w:tcPr>
            <w:tcW w:w="3073" w:type="pct"/>
          </w:tcPr>
          <w:p w:rsidRPr="00190D21" w:rsidR="00784DFD" w:rsidP="004B2EF8" w:rsidRDefault="00784DFD" w14:paraId="3AF56456" w14:textId="77777777"/>
        </w:tc>
      </w:tr>
      <w:tr w:rsidRPr="008979A8" w:rsidR="00784DFD" w:rsidTr="0007125F" w14:paraId="53FA2577" w14:textId="77777777">
        <w:trPr>
          <w:trHeight w:val="111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Pr="00190D21" w:rsidR="00784DFD" w:rsidP="00E42349" w:rsidRDefault="00784DFD" w14:paraId="5E2F3466" w14:textId="5EB3DFA7">
            <w:pPr>
              <w:pStyle w:val="HeaderTable"/>
            </w:pPr>
            <w:r>
              <w:t>End Vertical App Section</w:t>
            </w:r>
          </w:p>
        </w:tc>
      </w:tr>
      <w:tr w:rsidRPr="008979A8" w:rsidR="00784DFD" w:rsidTr="0007125F" w14:paraId="3D8EB58E" w14:textId="77777777">
        <w:trPr>
          <w:trHeight w:val="111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Pr="00190D21" w:rsidR="00784DFD" w:rsidP="00E42349" w:rsidRDefault="00784DFD" w14:paraId="50CC02A8" w14:textId="3E6AAD0D">
            <w:pPr>
              <w:pStyle w:val="HeaderTable"/>
            </w:pPr>
            <w:r>
              <w:t>Reward Offering Section</w:t>
            </w:r>
          </w:p>
        </w:tc>
      </w:tr>
      <w:tr w:rsidRPr="008979A8" w:rsidR="00B0202D" w:rsidTr="007C0E34" w14:paraId="0C399E30" w14:textId="77777777">
        <w:trPr>
          <w:trHeight w:val="111"/>
        </w:trPr>
        <w:tc>
          <w:tcPr>
            <w:tcW w:w="923" w:type="pct"/>
          </w:tcPr>
          <w:p w:rsidR="00B0202D" w:rsidP="004714AD" w:rsidRDefault="00B0202D" w14:paraId="17C7EF9B" w14:textId="4EFE09B9">
            <w:pPr>
              <w:rPr>
                <w:cs/>
              </w:rPr>
            </w:pPr>
            <w:r>
              <w:t>rewardOffering</w:t>
            </w:r>
          </w:p>
        </w:tc>
        <w:tc>
          <w:tcPr>
            <w:tcW w:w="1004" w:type="pct"/>
          </w:tcPr>
          <w:p w:rsidR="00B0202D" w:rsidP="004714AD" w:rsidRDefault="00B0202D" w14:paraId="6C3FBC97" w14:textId="33AB83E5">
            <w:r>
              <w:t>Shuttle</w:t>
            </w:r>
          </w:p>
        </w:tc>
        <w:tc>
          <w:tcPr>
            <w:tcW w:w="3073" w:type="pct"/>
          </w:tcPr>
          <w:p w:rsidR="00B0202D" w:rsidP="004B2EF8" w:rsidRDefault="00B0202D" w14:paraId="15B98E83" w14:textId="733F447D">
            <w:r w:rsidRPr="00190D21">
              <w:t xml:space="preserve">List of Value </w:t>
            </w:r>
            <w:r w:rsidRPr="00190D21"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 xml:space="preserve">ดึงข้อมูลใน </w:t>
            </w:r>
            <w:r>
              <w:t>Database</w:t>
            </w:r>
            <w:r>
              <w:rPr>
                <w:rFonts w:hint="cs"/>
                <w:cs/>
              </w:rPr>
              <w:t xml:space="preserve"> จาก </w:t>
            </w:r>
            <w:r>
              <w:t xml:space="preserve">View </w:t>
            </w:r>
            <w:r>
              <w:rPr>
                <w:rFonts w:hint="cs"/>
                <w:cs/>
              </w:rPr>
              <w:t xml:space="preserve">ชื่อ </w:t>
            </w:r>
            <w:r>
              <w:t>PO_</w:t>
            </w:r>
            <w:r w:rsidR="00C912CB">
              <w:t>MASS</w:t>
            </w:r>
            <w:r>
              <w:t>_VIEW</w:t>
            </w:r>
            <w:r w:rsidRPr="001452B1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>มาแสดง โดยมีเงื่อนไขดังนี้</w:t>
            </w:r>
          </w:p>
          <w:p w:rsidRPr="00190D21" w:rsidR="00B0202D" w:rsidP="004B2EF8" w:rsidRDefault="00B0202D" w14:paraId="0A9CE620" w14:textId="51BF209D">
            <w:pPr>
              <w:pStyle w:val="ListParagraph"/>
              <w:numPr>
                <w:ilvl w:val="0"/>
                <w:numId w:val="37"/>
              </w:numPr>
            </w:pPr>
            <w:r w:rsidRPr="00190D21">
              <w:t>PO_</w:t>
            </w:r>
            <w:r w:rsidR="00E447CA">
              <w:t>DETAIL_OVERVIEW</w:t>
            </w:r>
            <w:r w:rsidRPr="00190D21">
              <w:t>_VIEW</w:t>
            </w:r>
            <w:r w:rsidRPr="00190D21">
              <w:rPr>
                <w:rFonts w:cs="Angsana New"/>
                <w:color w:val="000000"/>
                <w:cs/>
              </w:rPr>
              <w:t>.</w:t>
            </w:r>
            <w:r w:rsidRPr="00190D21">
              <w:t>STATUS</w:t>
            </w:r>
            <w:r w:rsidRPr="00190D21" w:rsidDel="001452B1">
              <w:rPr>
                <w:rFonts w:hint="cs"/>
                <w:cs/>
              </w:rPr>
              <w:t xml:space="preserve"> </w:t>
            </w:r>
            <w:r w:rsidRPr="00190D21">
              <w:rPr>
                <w:rFonts w:hint="cs"/>
                <w:cs/>
              </w:rPr>
              <w:t xml:space="preserve">ไม่เท่ากับ </w:t>
            </w:r>
            <w:r w:rsidRPr="00190D21">
              <w:rPr>
                <w:rFonts w:cs="Angsana New"/>
                <w:cs/>
              </w:rPr>
              <w:t>“</w:t>
            </w:r>
            <w:r w:rsidRPr="00190D21">
              <w:t>Cancel</w:t>
            </w:r>
            <w:r w:rsidRPr="00190D21">
              <w:rPr>
                <w:rFonts w:cs="Angsana New"/>
                <w:cs/>
              </w:rPr>
              <w:t xml:space="preserve">” </w:t>
            </w:r>
            <w:r w:rsidRPr="00190D21">
              <w:rPr>
                <w:rFonts w:hint="cs"/>
                <w:cs/>
              </w:rPr>
              <w:t xml:space="preserve">และ </w:t>
            </w:r>
            <w:r w:rsidRPr="00190D21">
              <w:rPr>
                <w:rFonts w:cs="Angsana New"/>
                <w:cs/>
              </w:rPr>
              <w:t>“</w:t>
            </w:r>
            <w:r w:rsidRPr="00190D21">
              <w:t>Hold</w:t>
            </w:r>
            <w:r w:rsidRPr="00190D21">
              <w:rPr>
                <w:rFonts w:cs="Angsana New"/>
                <w:cs/>
              </w:rPr>
              <w:t>”</w:t>
            </w:r>
          </w:p>
          <w:p w:rsidR="00B0202D" w:rsidP="00E60F16" w:rsidRDefault="00B0202D" w14:paraId="7F1469FA" w14:textId="50A68E87">
            <w:pPr>
              <w:pStyle w:val="ListParagraph"/>
              <w:numPr>
                <w:ilvl w:val="0"/>
                <w:numId w:val="37"/>
              </w:numPr>
              <w:rPr>
                <w:color w:val="000000"/>
              </w:rPr>
            </w:pPr>
            <w:r w:rsidRPr="00190D21">
              <w:rPr>
                <w:color w:val="000000"/>
              </w:rPr>
              <w:t>PO_</w:t>
            </w:r>
            <w:r w:rsidR="00E447CA">
              <w:t>DETAIL_OVERVIEW</w:t>
            </w:r>
            <w:r w:rsidRPr="00190D21">
              <w:rPr>
                <w:color w:val="000000"/>
              </w:rPr>
              <w:t>_VIEW</w:t>
            </w:r>
            <w:r w:rsidRPr="00190D21">
              <w:rPr>
                <w:color w:val="000000"/>
                <w:cs/>
              </w:rPr>
              <w:t>.</w:t>
            </w:r>
            <w:r>
              <w:rPr>
                <w:color w:val="000000"/>
              </w:rPr>
              <w:t xml:space="preserve">CUSTOMER_TYPE </w:t>
            </w:r>
            <w:r>
              <w:rPr>
                <w:rFonts w:hint="cs"/>
                <w:color w:val="000000"/>
                <w:cs/>
              </w:rPr>
              <w:t xml:space="preserve">ประกอบด้วย </w:t>
            </w:r>
            <w:r>
              <w:rPr>
                <w:rFonts w:cs="Angsana New"/>
                <w:color w:val="000000"/>
                <w:cs/>
              </w:rPr>
              <w:t>“</w:t>
            </w:r>
            <w:r>
              <w:rPr>
                <w:color w:val="000000"/>
              </w:rPr>
              <w:t>Pre</w:t>
            </w:r>
            <w:r>
              <w:rPr>
                <w:rFonts w:cs="Angsana New"/>
                <w:color w:val="000000"/>
                <w:cs/>
              </w:rPr>
              <w:t>-</w:t>
            </w:r>
            <w:r>
              <w:rPr>
                <w:color w:val="000000"/>
              </w:rPr>
              <w:t>paid</w:t>
            </w:r>
            <w:r>
              <w:rPr>
                <w:rFonts w:cs="Angsana New"/>
                <w:color w:val="000000"/>
                <w:cs/>
              </w:rPr>
              <w:t xml:space="preserve">” </w:t>
            </w:r>
            <w:r>
              <w:rPr>
                <w:rFonts w:hint="cs"/>
                <w:color w:val="000000"/>
                <w:cs/>
              </w:rPr>
              <w:t xml:space="preserve">หรือ </w:t>
            </w:r>
            <w:r>
              <w:rPr>
                <w:rFonts w:cs="Angsana New"/>
                <w:color w:val="000000"/>
                <w:cs/>
              </w:rPr>
              <w:t>“</w:t>
            </w:r>
            <w:r>
              <w:rPr>
                <w:color w:val="000000"/>
              </w:rPr>
              <w:t>All</w:t>
            </w:r>
            <w:r>
              <w:rPr>
                <w:rFonts w:cs="Angsana New"/>
                <w:color w:val="000000"/>
                <w:cs/>
              </w:rPr>
              <w:t>”</w:t>
            </w:r>
          </w:p>
          <w:p w:rsidR="00B0202D" w:rsidP="00E60F16" w:rsidRDefault="00B0202D" w14:paraId="1BC6965D" w14:textId="20B69FB8">
            <w:pPr>
              <w:pStyle w:val="ListParagraph"/>
              <w:numPr>
                <w:ilvl w:val="0"/>
                <w:numId w:val="37"/>
              </w:numPr>
              <w:rPr>
                <w:color w:val="000000"/>
              </w:rPr>
            </w:pPr>
            <w:r w:rsidRPr="00E60F16">
              <w:rPr>
                <w:color w:val="000000"/>
              </w:rPr>
              <w:t>PO_</w:t>
            </w:r>
            <w:r w:rsidR="003168F9">
              <w:t>DETAIL_OVERVIEW</w:t>
            </w:r>
            <w:r w:rsidRPr="00E60F16">
              <w:rPr>
                <w:color w:val="000000"/>
              </w:rPr>
              <w:t>_VIEW</w:t>
            </w:r>
            <w:r w:rsidRPr="00E60F16">
              <w:rPr>
                <w:color w:val="000000"/>
                <w:cs/>
              </w:rPr>
              <w:t>.</w:t>
            </w:r>
            <w:r w:rsidRPr="00E60F16">
              <w:rPr>
                <w:color w:val="000000"/>
              </w:rPr>
              <w:t xml:space="preserve">PO_SUB_GROUP </w:t>
            </w:r>
            <w:r w:rsidRPr="00E60F16">
              <w:rPr>
                <w:color w:val="000000"/>
                <w:cs/>
              </w:rPr>
              <w:t>= “</w:t>
            </w:r>
            <w:r w:rsidRPr="00E60F16">
              <w:rPr>
                <w:color w:val="000000"/>
              </w:rPr>
              <w:t>Product Offering</w:t>
            </w:r>
            <w:r w:rsidRPr="00E60F16">
              <w:rPr>
                <w:color w:val="000000"/>
                <w:cs/>
              </w:rPr>
              <w:t>”</w:t>
            </w:r>
          </w:p>
          <w:p w:rsidR="00B0202D" w:rsidP="00E60F16" w:rsidRDefault="00B0202D" w14:paraId="72DB216E" w14:textId="191A250C">
            <w:pPr>
              <w:pStyle w:val="ListParagraph"/>
              <w:numPr>
                <w:ilvl w:val="0"/>
                <w:numId w:val="37"/>
              </w:numPr>
              <w:rPr>
                <w:color w:val="000000"/>
              </w:rPr>
            </w:pPr>
            <w:r w:rsidRPr="00DC6A81">
              <w:rPr>
                <w:color w:val="000000"/>
              </w:rPr>
              <w:t>PO_</w:t>
            </w:r>
            <w:r w:rsidR="003168F9">
              <w:t>DETAIL_OVERVIEW</w:t>
            </w:r>
            <w:r w:rsidRPr="00DC6A81">
              <w:rPr>
                <w:color w:val="000000"/>
              </w:rPr>
              <w:t>_VIEW</w:t>
            </w:r>
            <w:r w:rsidRPr="00DC6A81">
              <w:rPr>
                <w:color w:val="000000"/>
                <w:cs/>
              </w:rPr>
              <w:t>.</w:t>
            </w:r>
            <w:r>
              <w:rPr>
                <w:color w:val="000000"/>
              </w:rPr>
              <w:t xml:space="preserve">PRODUCT_CLASS </w:t>
            </w:r>
            <w:r>
              <w:rPr>
                <w:rFonts w:cs="Angsana New"/>
                <w:color w:val="000000"/>
                <w:cs/>
              </w:rPr>
              <w:t>= “</w:t>
            </w:r>
            <w:r>
              <w:rPr>
                <w:color w:val="000000"/>
              </w:rPr>
              <w:t>On</w:t>
            </w:r>
            <w:r>
              <w:rPr>
                <w:rFonts w:cs="Angsana New"/>
                <w:color w:val="000000"/>
                <w:cs/>
              </w:rPr>
              <w:t>-</w:t>
            </w:r>
            <w:r>
              <w:rPr>
                <w:color w:val="000000"/>
              </w:rPr>
              <w:t>Top</w:t>
            </w:r>
            <w:r>
              <w:rPr>
                <w:rFonts w:cs="Angsana New"/>
                <w:color w:val="000000"/>
                <w:cs/>
              </w:rPr>
              <w:t xml:space="preserve">” </w:t>
            </w:r>
            <w:r>
              <w:rPr>
                <w:rFonts w:hint="cs"/>
                <w:color w:val="000000"/>
                <w:cs/>
              </w:rPr>
              <w:t xml:space="preserve">หรือ </w:t>
            </w:r>
            <w:r>
              <w:rPr>
                <w:rFonts w:cs="Angsana New"/>
                <w:color w:val="000000"/>
                <w:cs/>
              </w:rPr>
              <w:t>“</w:t>
            </w:r>
            <w:r>
              <w:rPr>
                <w:color w:val="000000"/>
              </w:rPr>
              <w:t>On</w:t>
            </w:r>
            <w:r>
              <w:rPr>
                <w:rFonts w:cs="Angsana New"/>
                <w:color w:val="000000"/>
                <w:cs/>
              </w:rPr>
              <w:t>-</w:t>
            </w:r>
            <w:r>
              <w:rPr>
                <w:color w:val="000000"/>
              </w:rPr>
              <w:t>Top Extra</w:t>
            </w:r>
            <w:r>
              <w:rPr>
                <w:rFonts w:cs="Angsana New"/>
                <w:color w:val="000000"/>
                <w:cs/>
              </w:rPr>
              <w:t>”</w:t>
            </w:r>
          </w:p>
          <w:p w:rsidRPr="00E60F16" w:rsidR="00B0202D" w:rsidP="00E60F16" w:rsidRDefault="00B0202D" w14:paraId="1BEC14DF" w14:textId="1B0BF09D">
            <w:pPr>
              <w:pStyle w:val="ListParagraph"/>
              <w:numPr>
                <w:ilvl w:val="0"/>
                <w:numId w:val="37"/>
              </w:numPr>
              <w:rPr>
                <w:color w:val="000000"/>
              </w:rPr>
            </w:pPr>
            <w:r w:rsidRPr="00DC6A81">
              <w:rPr>
                <w:color w:val="000000"/>
              </w:rPr>
              <w:t>PO_</w:t>
            </w:r>
            <w:r w:rsidR="003168F9">
              <w:t>DETAIL_OVERVIEW</w:t>
            </w:r>
            <w:r w:rsidRPr="00DC6A81">
              <w:rPr>
                <w:color w:val="000000"/>
              </w:rPr>
              <w:t>_VIEW</w:t>
            </w:r>
            <w:r>
              <w:rPr>
                <w:rFonts w:cs="Angsana New"/>
                <w:color w:val="000000"/>
                <w:cs/>
              </w:rPr>
              <w:t>.</w:t>
            </w:r>
            <w:r>
              <w:rPr>
                <w:color w:val="000000"/>
              </w:rPr>
              <w:t xml:space="preserve">PO_TYPE </w:t>
            </w:r>
            <w:r>
              <w:rPr>
                <w:rFonts w:cs="Angsana New"/>
                <w:color w:val="000000"/>
                <w:cs/>
              </w:rPr>
              <w:t>= “</w:t>
            </w:r>
            <w:r>
              <w:rPr>
                <w:color w:val="000000"/>
              </w:rPr>
              <w:t>Reward</w:t>
            </w:r>
            <w:r>
              <w:rPr>
                <w:rFonts w:cs="Angsana New"/>
                <w:color w:val="000000"/>
                <w:cs/>
              </w:rPr>
              <w:t>”</w:t>
            </w:r>
          </w:p>
          <w:p w:rsidRPr="00190D21" w:rsidR="00B0202D" w:rsidP="00E60F16" w:rsidRDefault="00B0202D" w14:paraId="4906DE3A" w14:textId="77777777">
            <w:pPr>
              <w:rPr>
                <w:color w:val="000000"/>
              </w:rPr>
            </w:pPr>
            <w:r w:rsidRPr="00190D21">
              <w:rPr>
                <w:color w:val="000000"/>
              </w:rPr>
              <w:t>Format</w:t>
            </w:r>
          </w:p>
          <w:p w:rsidRPr="00190D21" w:rsidR="00B0202D" w:rsidP="00410718" w:rsidRDefault="00B0202D" w14:paraId="2788455E" w14:textId="3C5E30D8">
            <w:pPr>
              <w:spacing w:after="0"/>
              <w:rPr>
                <w:color w:val="000000"/>
              </w:rPr>
            </w:pPr>
            <w:r w:rsidRPr="00190D21">
              <w:rPr>
                <w:color w:val="000000"/>
              </w:rPr>
              <w:t xml:space="preserve">Display </w:t>
            </w:r>
            <w:r w:rsidRPr="00190D21">
              <w:rPr>
                <w:rFonts w:cs="Angsana New"/>
                <w:color w:val="000000"/>
                <w:cs/>
              </w:rPr>
              <w:t xml:space="preserve">: </w:t>
            </w:r>
            <w:r w:rsidRPr="00190D21">
              <w:t>PRODUCT_NAME</w:t>
            </w:r>
            <w:r w:rsidRPr="00190D21">
              <w:rPr>
                <w:rFonts w:cs="Angsana New"/>
                <w:color w:val="000000"/>
                <w:cs/>
              </w:rPr>
              <w:t xml:space="preserve"> (</w:t>
            </w:r>
            <w:r w:rsidRPr="00190D21">
              <w:t>BILLING_SYSTEM_DYN_FIELD</w:t>
            </w:r>
            <w:r w:rsidRPr="00190D21">
              <w:rPr>
                <w:rFonts w:cs="Angsana New"/>
                <w:color w:val="000000"/>
                <w:cs/>
              </w:rPr>
              <w:t xml:space="preserve">) </w:t>
            </w:r>
          </w:p>
          <w:p w:rsidRPr="00190D21" w:rsidR="00B0202D" w:rsidP="00410718" w:rsidRDefault="00B0202D" w14:paraId="31D9E903" w14:textId="77777777">
            <w:pPr>
              <w:spacing w:after="0"/>
              <w:rPr>
                <w:color w:val="000000"/>
                <w:cs/>
              </w:rPr>
            </w:pPr>
            <w:r w:rsidRPr="00190D21">
              <w:rPr>
                <w:rFonts w:hint="cs"/>
                <w:color w:val="000000"/>
                <w:cs/>
              </w:rPr>
              <w:t xml:space="preserve">              หรือ </w:t>
            </w:r>
            <w:r w:rsidRPr="00190D21">
              <w:t>PO_NAME</w:t>
            </w:r>
          </w:p>
          <w:p w:rsidRPr="00190D21" w:rsidR="00B0202D" w:rsidP="00410718" w:rsidRDefault="00B0202D" w14:paraId="0FCCE4F8" w14:textId="77777777">
            <w:pPr>
              <w:spacing w:after="0"/>
              <w:rPr>
                <w:color w:val="000000"/>
              </w:rPr>
            </w:pPr>
            <w:r w:rsidRPr="00190D21">
              <w:rPr>
                <w:color w:val="000000"/>
              </w:rPr>
              <w:t xml:space="preserve">Value </w:t>
            </w:r>
            <w:r w:rsidRPr="00190D21">
              <w:rPr>
                <w:rFonts w:cs="Angsana New"/>
                <w:color w:val="000000"/>
                <w:cs/>
              </w:rPr>
              <w:t xml:space="preserve">: </w:t>
            </w:r>
            <w:r w:rsidRPr="00190D21">
              <w:rPr>
                <w:color w:val="000000"/>
              </w:rPr>
              <w:t>PLM_PO</w:t>
            </w:r>
            <w:r w:rsidRPr="00190D21">
              <w:rPr>
                <w:rFonts w:cs="Angsana New"/>
                <w:color w:val="000000"/>
                <w:cs/>
              </w:rPr>
              <w:t>.</w:t>
            </w:r>
            <w:r w:rsidRPr="00190D21">
              <w:rPr>
                <w:color w:val="000000"/>
              </w:rPr>
              <w:t>ROW_ID</w:t>
            </w:r>
          </w:p>
          <w:p w:rsidRPr="00190D21" w:rsidR="00B0202D" w:rsidP="00410718" w:rsidRDefault="00B0202D" w14:paraId="4278BF82" w14:textId="77777777">
            <w:pPr>
              <w:rPr>
                <w:color w:val="000000"/>
                <w:cs/>
              </w:rPr>
            </w:pPr>
            <w:r w:rsidRPr="00190D21">
              <w:rPr>
                <w:rFonts w:hint="cs"/>
                <w:color w:val="000000"/>
                <w:cs/>
              </w:rPr>
              <w:t>ตัวอย่าง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669"/>
              <w:gridCol w:w="2670"/>
            </w:tblGrid>
            <w:tr w:rsidRPr="00190D21" w:rsidR="00B0202D" w:rsidTr="00671439" w14:paraId="060B092C" w14:textId="77777777">
              <w:trPr>
                <w:tblHeader/>
              </w:trPr>
              <w:tc>
                <w:tcPr>
                  <w:tcW w:w="2669" w:type="dxa"/>
                  <w:shd w:val="clear" w:color="auto" w:fill="C2D69B" w:themeFill="accent3" w:themeFillTint="99"/>
                </w:tcPr>
                <w:p w:rsidRPr="00190D21" w:rsidR="00B0202D" w:rsidP="00671439" w:rsidRDefault="00B0202D" w14:paraId="2D57A7A8" w14:textId="77777777">
                  <w:pPr>
                    <w:pStyle w:val="HeaderTable"/>
                    <w:jc w:val="center"/>
                  </w:pPr>
                  <w:r w:rsidRPr="00190D21">
                    <w:t>Display</w:t>
                  </w:r>
                </w:p>
              </w:tc>
              <w:tc>
                <w:tcPr>
                  <w:tcW w:w="2670" w:type="dxa"/>
                  <w:shd w:val="clear" w:color="auto" w:fill="C2D69B" w:themeFill="accent3" w:themeFillTint="99"/>
                </w:tcPr>
                <w:p w:rsidRPr="00190D21" w:rsidR="00B0202D" w:rsidP="00671439" w:rsidRDefault="00B0202D" w14:paraId="16C7B22C" w14:textId="77777777">
                  <w:pPr>
                    <w:pStyle w:val="HeaderTable"/>
                    <w:jc w:val="center"/>
                  </w:pPr>
                  <w:r w:rsidRPr="00190D21">
                    <w:t>Value</w:t>
                  </w:r>
                </w:p>
              </w:tc>
            </w:tr>
            <w:tr w:rsidRPr="00190D21" w:rsidR="00B0202D" w:rsidTr="00671439" w14:paraId="3FD09C3C" w14:textId="77777777">
              <w:tc>
                <w:tcPr>
                  <w:tcW w:w="2669" w:type="dxa"/>
                </w:tcPr>
                <w:p w:rsidRPr="00190D21" w:rsidR="00B0202D" w:rsidP="00586FF7" w:rsidRDefault="00B0202D" w14:paraId="706B7F86" w14:textId="13C66079">
                  <w:pPr>
                    <w:rPr>
                      <w:color w:val="000000"/>
                    </w:rPr>
                  </w:pPr>
                  <w:r w:rsidRPr="00190D21">
                    <w:rPr>
                      <w:color w:val="000000"/>
                    </w:rPr>
                    <w:t xml:space="preserve">PO Mobile 1 </w:t>
                  </w:r>
                  <w:r w:rsidRPr="00190D21">
                    <w:rPr>
                      <w:rFonts w:cs="Angsana New"/>
                      <w:color w:val="000000"/>
                      <w:cs/>
                    </w:rPr>
                    <w:t>(</w:t>
                  </w:r>
                  <w:r w:rsidRPr="00190D21">
                    <w:rPr>
                      <w:color w:val="000000"/>
                    </w:rPr>
                    <w:t>P100001</w:t>
                  </w:r>
                  <w:r w:rsidRPr="00190D21">
                    <w:rPr>
                      <w:rFonts w:cs="Angsana New"/>
                      <w:color w:val="000000"/>
                      <w:cs/>
                    </w:rPr>
                    <w:t>)</w:t>
                  </w:r>
                </w:p>
              </w:tc>
              <w:tc>
                <w:tcPr>
                  <w:tcW w:w="2670" w:type="dxa"/>
                </w:tcPr>
                <w:p w:rsidRPr="00190D21" w:rsidR="00B0202D" w:rsidP="00671439" w:rsidRDefault="00B0202D" w14:paraId="67082DC4" w14:textId="77777777">
                  <w:pPr>
                    <w:rPr>
                      <w:color w:val="000000"/>
                    </w:rPr>
                  </w:pPr>
                  <w:r w:rsidRPr="00190D21">
                    <w:rPr>
                      <w:color w:val="000000"/>
                    </w:rPr>
                    <w:t>10000001</w:t>
                  </w:r>
                </w:p>
              </w:tc>
            </w:tr>
            <w:tr w:rsidRPr="00190D21" w:rsidR="00B0202D" w:rsidTr="00671439" w14:paraId="2AF44965" w14:textId="77777777">
              <w:tc>
                <w:tcPr>
                  <w:tcW w:w="2669" w:type="dxa"/>
                </w:tcPr>
                <w:p w:rsidRPr="00190D21" w:rsidR="00B0202D" w:rsidP="00671439" w:rsidRDefault="00B0202D" w14:paraId="41067014" w14:textId="4F45BB81">
                  <w:pPr>
                    <w:rPr>
                      <w:color w:val="000000"/>
                    </w:rPr>
                  </w:pPr>
                  <w:r w:rsidRPr="00190D21">
                    <w:rPr>
                      <w:color w:val="000000"/>
                    </w:rPr>
                    <w:t xml:space="preserve">PO Mobile 2 </w:t>
                  </w:r>
                  <w:r w:rsidRPr="00190D21">
                    <w:rPr>
                      <w:rFonts w:cs="Angsana New"/>
                      <w:color w:val="000000"/>
                      <w:cs/>
                    </w:rPr>
                    <w:t>(</w:t>
                  </w:r>
                  <w:r w:rsidRPr="00190D21">
                    <w:rPr>
                      <w:color w:val="000000"/>
                    </w:rPr>
                    <w:t>P100002</w:t>
                  </w:r>
                  <w:r w:rsidRPr="00190D21">
                    <w:rPr>
                      <w:rFonts w:cs="Angsana New"/>
                      <w:color w:val="000000"/>
                      <w:cs/>
                    </w:rPr>
                    <w:t>)</w:t>
                  </w:r>
                </w:p>
              </w:tc>
              <w:tc>
                <w:tcPr>
                  <w:tcW w:w="2670" w:type="dxa"/>
                </w:tcPr>
                <w:p w:rsidRPr="00190D21" w:rsidR="00B0202D" w:rsidP="00671439" w:rsidRDefault="00B0202D" w14:paraId="2F0697A4" w14:textId="77777777">
                  <w:pPr>
                    <w:rPr>
                      <w:color w:val="000000"/>
                    </w:rPr>
                  </w:pPr>
                  <w:r w:rsidRPr="00190D21">
                    <w:rPr>
                      <w:color w:val="000000"/>
                    </w:rPr>
                    <w:t>10000002</w:t>
                  </w:r>
                </w:p>
              </w:tc>
            </w:tr>
            <w:tr w:rsidRPr="00190D21" w:rsidR="00B0202D" w:rsidTr="00671439" w14:paraId="64975079" w14:textId="77777777">
              <w:tc>
                <w:tcPr>
                  <w:tcW w:w="2669" w:type="dxa"/>
                </w:tcPr>
                <w:p w:rsidRPr="00190D21" w:rsidR="00B0202D" w:rsidP="00671439" w:rsidRDefault="00B0202D" w14:paraId="78B060DC" w14:textId="7C839CA7">
                  <w:pPr>
                    <w:rPr>
                      <w:color w:val="000000"/>
                    </w:rPr>
                  </w:pPr>
                  <w:r w:rsidRPr="00190D21">
                    <w:rPr>
                      <w:color w:val="000000"/>
                    </w:rPr>
                    <w:t>PO Mobile 3</w:t>
                  </w:r>
                </w:p>
              </w:tc>
              <w:tc>
                <w:tcPr>
                  <w:tcW w:w="2670" w:type="dxa"/>
                </w:tcPr>
                <w:p w:rsidRPr="00190D21" w:rsidR="00B0202D" w:rsidP="00671439" w:rsidRDefault="00B0202D" w14:paraId="2180C877" w14:textId="77777777">
                  <w:pPr>
                    <w:rPr>
                      <w:color w:val="000000"/>
                    </w:rPr>
                  </w:pPr>
                  <w:r w:rsidRPr="00190D21">
                    <w:rPr>
                      <w:color w:val="000000"/>
                    </w:rPr>
                    <w:t>10000003</w:t>
                  </w:r>
                </w:p>
              </w:tc>
            </w:tr>
            <w:tr w:rsidR="00B0202D" w:rsidTr="00671439" w14:paraId="02C26D1D" w14:textId="77777777">
              <w:tc>
                <w:tcPr>
                  <w:tcW w:w="2669" w:type="dxa"/>
                </w:tcPr>
                <w:p w:rsidRPr="00190D21" w:rsidR="00B0202D" w:rsidP="00671439" w:rsidRDefault="00B0202D" w14:paraId="1BF72A98" w14:textId="6BC624F7">
                  <w:pPr>
                    <w:rPr>
                      <w:color w:val="000000"/>
                    </w:rPr>
                  </w:pPr>
                  <w:r w:rsidRPr="00190D21">
                    <w:rPr>
                      <w:color w:val="000000"/>
                    </w:rPr>
                    <w:t>PO Mobile 4</w:t>
                  </w:r>
                </w:p>
              </w:tc>
              <w:tc>
                <w:tcPr>
                  <w:tcW w:w="2670" w:type="dxa"/>
                </w:tcPr>
                <w:p w:rsidR="00B0202D" w:rsidP="00671439" w:rsidRDefault="00B0202D" w14:paraId="7429CDA0" w14:textId="77777777">
                  <w:pPr>
                    <w:rPr>
                      <w:color w:val="000000"/>
                    </w:rPr>
                  </w:pPr>
                  <w:r w:rsidRPr="00190D21">
                    <w:rPr>
                      <w:color w:val="000000"/>
                    </w:rPr>
                    <w:t>10000004</w:t>
                  </w:r>
                </w:p>
              </w:tc>
            </w:tr>
          </w:tbl>
          <w:p w:rsidRPr="00622722" w:rsidR="00B0202D" w:rsidP="004714AD" w:rsidRDefault="00B0202D" w14:paraId="6432CEEF" w14:textId="77777777">
            <w:pPr>
              <w:rPr>
                <w:cs/>
              </w:rPr>
            </w:pPr>
          </w:p>
        </w:tc>
      </w:tr>
      <w:tr w:rsidRPr="008979A8" w:rsidR="00784DFD" w:rsidTr="00784DFD" w14:paraId="538CE5F0" w14:textId="77777777">
        <w:trPr>
          <w:trHeight w:val="111"/>
        </w:trPr>
        <w:tc>
          <w:tcPr>
            <w:tcW w:w="5000" w:type="pct"/>
            <w:gridSpan w:val="3"/>
          </w:tcPr>
          <w:p w:rsidRPr="00190D21" w:rsidR="00784DFD" w:rsidP="00E42349" w:rsidRDefault="00784DFD" w14:paraId="60BD26F8" w14:textId="46569DBB">
            <w:pPr>
              <w:pStyle w:val="HeaderTable"/>
            </w:pPr>
            <w:r>
              <w:t>End Reward Offering Section</w:t>
            </w:r>
          </w:p>
        </w:tc>
      </w:tr>
      <w:tr w:rsidRPr="008979A8" w:rsidR="00B0202D" w:rsidTr="00410718" w14:paraId="4BD63705" w14:textId="77777777">
        <w:trPr>
          <w:trHeight w:val="111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Pr="00622722" w:rsidR="00B0202D" w:rsidP="00784DFD" w:rsidRDefault="00B0202D" w14:paraId="1762FED0" w14:textId="64BD8929">
            <w:pPr>
              <w:pStyle w:val="HeaderTable"/>
              <w:rPr>
                <w:rtl/>
                <w:cs/>
              </w:rPr>
            </w:pPr>
            <w:r>
              <w:t xml:space="preserve">End Reward </w:t>
            </w:r>
            <w:r w:rsidR="00784DFD">
              <w:t xml:space="preserve">Detail </w:t>
            </w:r>
            <w:r>
              <w:t>Section</w:t>
            </w:r>
          </w:p>
        </w:tc>
      </w:tr>
      <w:tr w:rsidRPr="008979A8" w:rsidR="00B0202D" w:rsidTr="007C0E34" w14:paraId="001C5A4C" w14:textId="77777777">
        <w:trPr>
          <w:trHeight w:val="111"/>
        </w:trPr>
        <w:tc>
          <w:tcPr>
            <w:tcW w:w="923" w:type="pct"/>
          </w:tcPr>
          <w:p w:rsidR="00B0202D" w:rsidP="004714AD" w:rsidRDefault="00B0202D" w14:paraId="7409A343" w14:textId="512FF993">
            <w:pPr>
              <w:rPr>
                <w:cs/>
              </w:rPr>
            </w:pPr>
            <w:r w:rsidRPr="008979A8">
              <w:rPr>
                <w:rFonts w:cs="Angsana New"/>
                <w:cs/>
              </w:rPr>
              <w:t xml:space="preserve">ปุ่ม </w:t>
            </w:r>
            <w:r w:rsidRPr="008979A8">
              <w:rPr>
                <w:rFonts w:cs="CordiaUPC"/>
              </w:rPr>
              <w:t>Add</w:t>
            </w:r>
          </w:p>
        </w:tc>
        <w:tc>
          <w:tcPr>
            <w:tcW w:w="1004" w:type="pct"/>
          </w:tcPr>
          <w:p w:rsidR="00B0202D" w:rsidP="004714AD" w:rsidRDefault="00B0202D" w14:paraId="30C9497C" w14:textId="38866501">
            <w:r w:rsidRPr="008979A8">
              <w:rPr>
                <w:rFonts w:cs="CordiaUPC"/>
              </w:rPr>
              <w:t>Button</w:t>
            </w:r>
          </w:p>
        </w:tc>
        <w:tc>
          <w:tcPr>
            <w:tcW w:w="3073" w:type="pct"/>
          </w:tcPr>
          <w:p w:rsidR="00B0202D" w:rsidP="00671439" w:rsidRDefault="00B0202D" w14:paraId="16DDB7B9" w14:textId="77777777">
            <w:pPr>
              <w:pStyle w:val="HeaderTable"/>
              <w:rPr>
                <w:b w:val="0"/>
                <w:bCs/>
                <w:lang w:bidi="th-TH"/>
              </w:rPr>
            </w:pPr>
            <w:r w:rsidRPr="008979A8">
              <w:rPr>
                <w:b w:val="0"/>
                <w:bCs/>
                <w:lang w:bidi="th-TH"/>
              </w:rPr>
              <w:t xml:space="preserve">Visible </w:t>
            </w:r>
            <w:r w:rsidRPr="008979A8">
              <w:rPr>
                <w:rFonts w:cs="Angsana New"/>
                <w:cs/>
                <w:lang w:bidi="th-TH"/>
              </w:rPr>
              <w:t>เมื่อมี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b w:val="0"/>
                <w:bCs/>
                <w:lang w:bidi="th-TH"/>
              </w:rPr>
              <w:t xml:space="preserve">Event </w:t>
            </w:r>
            <w:r w:rsidRPr="008979A8">
              <w:rPr>
                <w:rFonts w:cs="Angsana New"/>
                <w:cs/>
                <w:lang w:bidi="th-TH"/>
              </w:rPr>
              <w:t>มาจาก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b w:val="0"/>
                <w:bCs/>
                <w:lang w:bidi="th-TH"/>
              </w:rPr>
              <w:t xml:space="preserve">Table </w:t>
            </w:r>
            <w:r>
              <w:rPr>
                <w:b w:val="0"/>
                <w:bCs/>
                <w:lang w:bidi="th-TH"/>
              </w:rPr>
              <w:t>Section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rFonts w:cs="Angsana New"/>
                <w:cs/>
                <w:lang w:bidi="th-TH"/>
              </w:rPr>
              <w:t>เป็น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“</w:t>
            </w:r>
            <w:r w:rsidRPr="008979A8">
              <w:rPr>
                <w:b w:val="0"/>
                <w:bCs/>
                <w:lang w:bidi="th-TH"/>
              </w:rPr>
              <w:t>Add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>”</w:t>
            </w:r>
          </w:p>
          <w:p w:rsidR="00B0202D" w:rsidP="00671439" w:rsidRDefault="00B0202D" w14:paraId="52DDFE4F" w14:textId="77777777">
            <w:pPr>
              <w:spacing w:before="240" w:after="0"/>
            </w:pPr>
            <w:r>
              <w:rPr>
                <w:rFonts w:hint="cs"/>
                <w:cs/>
              </w:rPr>
              <w:t>เมื่อกดปุ่ม</w:t>
            </w:r>
          </w:p>
          <w:p w:rsidR="00B0202D" w:rsidP="00671439" w:rsidRDefault="00B0202D" w14:paraId="29720F31" w14:textId="77777777">
            <w:pPr>
              <w:pStyle w:val="ListParagraph"/>
              <w:numPr>
                <w:ilvl w:val="0"/>
                <w:numId w:val="4"/>
              </w:numPr>
              <w:spacing w:after="0" w:line="259" w:lineRule="auto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Validate </w:t>
            </w:r>
            <w:r>
              <w:rPr>
                <w:rFonts w:hint="cs" w:cs="Angsana New"/>
                <w:cs/>
              </w:rPr>
              <w:t>ข้อมูลในหน้าจอ</w:t>
            </w:r>
          </w:p>
          <w:p w:rsidRPr="00B81FC3" w:rsidR="00B0202D" w:rsidP="004714AD" w:rsidRDefault="00B0202D" w14:paraId="3959DC13" w14:textId="77777777">
            <w:pPr>
              <w:pStyle w:val="ListParagraph"/>
              <w:numPr>
                <w:ilvl w:val="0"/>
                <w:numId w:val="4"/>
              </w:numPr>
              <w:spacing w:after="0" w:line="259" w:lineRule="auto"/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Add </w:t>
            </w:r>
            <w:r>
              <w:rPr>
                <w:rFonts w:hint="cs" w:cs="Angsana New"/>
                <w:cs/>
              </w:rPr>
              <w:t xml:space="preserve">ข้อมูลลงในส่วนของ </w:t>
            </w:r>
            <w:r>
              <w:rPr>
                <w:rFonts w:cs="CordiaUPC"/>
              </w:rPr>
              <w:t>Table Section</w:t>
            </w:r>
          </w:p>
          <w:p w:rsidRPr="00622722" w:rsidR="00B0202D" w:rsidP="004714AD" w:rsidRDefault="00B0202D" w14:paraId="3514F589" w14:textId="475CA8C8">
            <w:pPr>
              <w:pStyle w:val="ListParagraph"/>
              <w:numPr>
                <w:ilvl w:val="0"/>
                <w:numId w:val="4"/>
              </w:numPr>
              <w:spacing w:after="0" w:line="259" w:lineRule="auto"/>
              <w:rPr>
                <w:cs/>
              </w:rPr>
            </w:pPr>
            <w:r w:rsidRPr="00B81FC3">
              <w:rPr>
                <w:rFonts w:cs="Angsana New"/>
                <w:cs/>
              </w:rPr>
              <w:t xml:space="preserve">ให้ทำการเคลียร์ค่า </w:t>
            </w:r>
            <w:r w:rsidRPr="00B81FC3">
              <w:rPr>
                <w:rFonts w:hint="cs" w:cs="Angsana New"/>
                <w:cs/>
              </w:rPr>
              <w:t xml:space="preserve">และ </w:t>
            </w:r>
            <w:r w:rsidRPr="00B81FC3">
              <w:rPr>
                <w:rFonts w:cs="CordiaUPC"/>
              </w:rPr>
              <w:t>Invisible</w:t>
            </w:r>
            <w:r w:rsidRPr="00B81FC3">
              <w:rPr>
                <w:rFonts w:cs="CordiaUPC"/>
                <w:szCs w:val="36"/>
              </w:rPr>
              <w:t xml:space="preserve"> Detail Section</w:t>
            </w:r>
          </w:p>
        </w:tc>
      </w:tr>
      <w:tr w:rsidRPr="008979A8" w:rsidR="00B0202D" w:rsidTr="007C0E34" w14:paraId="13439FCC" w14:textId="77777777">
        <w:trPr>
          <w:trHeight w:val="111"/>
        </w:trPr>
        <w:tc>
          <w:tcPr>
            <w:tcW w:w="923" w:type="pct"/>
          </w:tcPr>
          <w:p w:rsidR="00B0202D" w:rsidP="004714AD" w:rsidRDefault="00B0202D" w14:paraId="2C695719" w14:textId="0BA12E8B">
            <w:pPr>
              <w:rPr>
                <w:cs/>
              </w:rPr>
            </w:pPr>
            <w:r w:rsidRPr="008979A8">
              <w:rPr>
                <w:rFonts w:cs="Angsana New"/>
                <w:cs/>
              </w:rPr>
              <w:t xml:space="preserve">ปุ่ม </w:t>
            </w:r>
            <w:r w:rsidRPr="008979A8">
              <w:rPr>
                <w:rFonts w:cs="CordiaUPC"/>
              </w:rPr>
              <w:t>Update</w:t>
            </w:r>
          </w:p>
        </w:tc>
        <w:tc>
          <w:tcPr>
            <w:tcW w:w="1004" w:type="pct"/>
          </w:tcPr>
          <w:p w:rsidR="00B0202D" w:rsidP="004714AD" w:rsidRDefault="00B0202D" w14:paraId="603F321F" w14:textId="4183386D">
            <w:r w:rsidRPr="008979A8">
              <w:rPr>
                <w:rFonts w:cs="CordiaUPC"/>
              </w:rPr>
              <w:t>Button</w:t>
            </w:r>
          </w:p>
        </w:tc>
        <w:tc>
          <w:tcPr>
            <w:tcW w:w="3073" w:type="pct"/>
          </w:tcPr>
          <w:p w:rsidR="00B0202D" w:rsidP="00671439" w:rsidRDefault="00B0202D" w14:paraId="621894B2" w14:textId="77777777">
            <w:pPr>
              <w:pStyle w:val="HeaderTable"/>
              <w:spacing w:line="360" w:lineRule="auto"/>
              <w:rPr>
                <w:b w:val="0"/>
                <w:bCs/>
                <w:lang w:bidi="th-TH"/>
              </w:rPr>
            </w:pPr>
            <w:r w:rsidRPr="008979A8">
              <w:rPr>
                <w:b w:val="0"/>
                <w:bCs/>
                <w:lang w:bidi="th-TH"/>
              </w:rPr>
              <w:t xml:space="preserve">Visible </w:t>
            </w:r>
            <w:r w:rsidRPr="008979A8">
              <w:rPr>
                <w:rFonts w:cs="Angsana New"/>
                <w:cs/>
                <w:lang w:bidi="th-TH"/>
              </w:rPr>
              <w:t>เมื่อมี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b w:val="0"/>
                <w:bCs/>
                <w:lang w:bidi="th-TH"/>
              </w:rPr>
              <w:t xml:space="preserve">Event </w:t>
            </w:r>
            <w:r w:rsidRPr="008979A8">
              <w:rPr>
                <w:rFonts w:cs="Angsana New"/>
                <w:cs/>
                <w:lang w:bidi="th-TH"/>
              </w:rPr>
              <w:t>มาจาก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>
              <w:rPr>
                <w:b w:val="0"/>
                <w:bCs/>
                <w:lang w:bidi="th-TH"/>
              </w:rPr>
              <w:t>Table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>
              <w:rPr>
                <w:b w:val="0"/>
                <w:bCs/>
                <w:lang w:bidi="th-TH"/>
              </w:rPr>
              <w:t>Section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rFonts w:cs="Angsana New"/>
                <w:cs/>
                <w:lang w:bidi="th-TH"/>
              </w:rPr>
              <w:t>เป็น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“</w:t>
            </w:r>
            <w:r w:rsidRPr="008979A8">
              <w:rPr>
                <w:b w:val="0"/>
                <w:bCs/>
                <w:lang w:bidi="th-TH"/>
              </w:rPr>
              <w:t>Edit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>”</w:t>
            </w:r>
          </w:p>
          <w:p w:rsidR="00B0202D" w:rsidP="00671439" w:rsidRDefault="00B0202D" w14:paraId="640D6E77" w14:textId="77777777">
            <w:pPr>
              <w:pStyle w:val="HeaderTable"/>
              <w:rPr>
                <w:lang w:bidi="th-TH"/>
              </w:rPr>
            </w:pPr>
            <w:r>
              <w:rPr>
                <w:rFonts w:hint="cs" w:cs="Angsana New"/>
                <w:cs/>
                <w:lang w:bidi="th-TH"/>
              </w:rPr>
              <w:t>เมื่อกดปุ่ม</w:t>
            </w:r>
          </w:p>
          <w:p w:rsidR="00B0202D" w:rsidP="00671439" w:rsidRDefault="00B0202D" w14:paraId="7253CA75" w14:textId="77777777">
            <w:pPr>
              <w:pStyle w:val="ListParagraph"/>
              <w:numPr>
                <w:ilvl w:val="0"/>
                <w:numId w:val="6"/>
              </w:numPr>
              <w:spacing w:after="160" w:line="259" w:lineRule="auto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Validate </w:t>
            </w:r>
            <w:r>
              <w:rPr>
                <w:rFonts w:hint="cs" w:cs="Angsana New"/>
                <w:cs/>
              </w:rPr>
              <w:t>ข้อมูลในหน้าจอ</w:t>
            </w:r>
          </w:p>
          <w:p w:rsidRPr="00B81FC3" w:rsidR="00B0202D" w:rsidP="004714AD" w:rsidRDefault="00B0202D" w14:paraId="60BA58C3" w14:textId="77777777">
            <w:pPr>
              <w:pStyle w:val="ListParagraph"/>
              <w:numPr>
                <w:ilvl w:val="0"/>
                <w:numId w:val="6"/>
              </w:numPr>
              <w:spacing w:after="160" w:line="259" w:lineRule="auto"/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Update </w:t>
            </w:r>
            <w:r>
              <w:rPr>
                <w:rFonts w:hint="cs" w:cs="Angsana New"/>
                <w:cs/>
              </w:rPr>
              <w:t xml:space="preserve">ข้อมูลลงในส่วนของ </w:t>
            </w:r>
            <w:r>
              <w:rPr>
                <w:rFonts w:cs="CordiaUPC"/>
              </w:rPr>
              <w:t xml:space="preserve">Table Section </w:t>
            </w:r>
          </w:p>
          <w:p w:rsidRPr="00622722" w:rsidR="00B0202D" w:rsidP="004714AD" w:rsidRDefault="00B0202D" w14:paraId="7372B982" w14:textId="67EC12B2">
            <w:pPr>
              <w:pStyle w:val="ListParagraph"/>
              <w:numPr>
                <w:ilvl w:val="0"/>
                <w:numId w:val="6"/>
              </w:numPr>
              <w:spacing w:after="160" w:line="259" w:lineRule="auto"/>
              <w:rPr>
                <w:cs/>
              </w:rPr>
            </w:pPr>
            <w:r w:rsidRPr="00B81FC3">
              <w:rPr>
                <w:rFonts w:cs="Angsana New"/>
                <w:cs/>
              </w:rPr>
              <w:t xml:space="preserve">ให้ทำการเคลียร์ค่า </w:t>
            </w:r>
            <w:r w:rsidRPr="00B81FC3">
              <w:rPr>
                <w:rFonts w:hint="cs" w:cs="Angsana New"/>
                <w:cs/>
              </w:rPr>
              <w:t xml:space="preserve">และ </w:t>
            </w:r>
            <w:r w:rsidRPr="00B81FC3">
              <w:rPr>
                <w:rFonts w:cs="CordiaUPC"/>
              </w:rPr>
              <w:t>Invisible</w:t>
            </w:r>
            <w:r w:rsidRPr="00B81FC3">
              <w:rPr>
                <w:rFonts w:cs="CordiaUPC"/>
                <w:szCs w:val="36"/>
              </w:rPr>
              <w:t xml:space="preserve"> Detail Section</w:t>
            </w:r>
          </w:p>
        </w:tc>
      </w:tr>
      <w:tr w:rsidRPr="008979A8" w:rsidR="00B0202D" w:rsidTr="007C0E34" w14:paraId="6F2526C9" w14:textId="77777777">
        <w:trPr>
          <w:trHeight w:val="111"/>
        </w:trPr>
        <w:tc>
          <w:tcPr>
            <w:tcW w:w="923" w:type="pct"/>
          </w:tcPr>
          <w:p w:rsidR="00B0202D" w:rsidP="004714AD" w:rsidRDefault="00B0202D" w14:paraId="24561A6C" w14:textId="568A2B72">
            <w:pPr>
              <w:rPr>
                <w:cs/>
              </w:rPr>
            </w:pPr>
            <w:r>
              <w:rPr>
                <w:rFonts w:hint="cs" w:cs="Angsana New"/>
                <w:cs/>
              </w:rPr>
              <w:t xml:space="preserve">ปุ่ม </w:t>
            </w:r>
            <w:r>
              <w:rPr>
                <w:rFonts w:cs="CordiaUPC"/>
              </w:rPr>
              <w:t>Cancel</w:t>
            </w:r>
          </w:p>
        </w:tc>
        <w:tc>
          <w:tcPr>
            <w:tcW w:w="1004" w:type="pct"/>
          </w:tcPr>
          <w:p w:rsidR="00B0202D" w:rsidP="004714AD" w:rsidRDefault="00B0202D" w14:paraId="16405563" w14:textId="0DB1996C">
            <w:r>
              <w:rPr>
                <w:rFonts w:cs="CordiaUPC"/>
              </w:rPr>
              <w:t>Button</w:t>
            </w:r>
          </w:p>
        </w:tc>
        <w:tc>
          <w:tcPr>
            <w:tcW w:w="3073" w:type="pct"/>
          </w:tcPr>
          <w:p w:rsidRPr="00622722" w:rsidR="00B0202D" w:rsidP="004714AD" w:rsidRDefault="00B0202D" w14:paraId="3D187AA0" w14:textId="71577203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ให้ทำการเคลียร์ค่าใน </w:t>
            </w:r>
            <w:r>
              <w:t>Detail Section</w:t>
            </w:r>
            <w:r>
              <w:rPr>
                <w:rFonts w:hint="cs"/>
                <w:cs/>
              </w:rPr>
              <w:t xml:space="preserve"> และทำการ </w:t>
            </w:r>
            <w:r>
              <w:t>Invisible Detail Section</w:t>
            </w:r>
          </w:p>
        </w:tc>
      </w:tr>
      <w:tr w:rsidRPr="008979A8" w:rsidR="00B0202D" w:rsidTr="004714AD" w14:paraId="2225F548" w14:textId="77777777">
        <w:trPr>
          <w:trHeight w:val="111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B0202D" w:rsidP="004714AD" w:rsidRDefault="00B0202D" w14:paraId="1B90EECD" w14:textId="327918BD">
            <w:pPr>
              <w:pStyle w:val="HeaderTable"/>
            </w:pPr>
            <w:r>
              <w:t>End Reward per Target Customer Detail Section</w:t>
            </w:r>
          </w:p>
        </w:tc>
      </w:tr>
    </w:tbl>
    <w:p w:rsidRPr="008979A8" w:rsidR="007C0E34" w:rsidP="00BB3F68" w:rsidRDefault="007C0E34" w14:paraId="253F9796" w14:textId="77777777">
      <w:pPr>
        <w:pStyle w:val="Heading3"/>
        <w:numPr>
          <w:ilvl w:val="0"/>
          <w:numId w:val="111"/>
        </w:numPr>
        <w:rPr>
          <w:rFonts w:ascii="CordiaUPC" w:hAnsi="CordiaUPC" w:cs="CordiaUPC"/>
          <w:sz w:val="32"/>
          <w:szCs w:val="32"/>
        </w:rPr>
      </w:pPr>
      <w:r w:rsidRPr="008979A8">
        <w:rPr>
          <w:rFonts w:ascii="CordiaUPC" w:hAnsi="CordiaUPC" w:cs="CordiaUPC"/>
          <w:sz w:val="32"/>
          <w:szCs w:val="32"/>
        </w:rPr>
        <w:t>Script Validation</w:t>
      </w:r>
    </w:p>
    <w:tbl>
      <w:tblPr>
        <w:tblW w:w="4988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241"/>
        <w:gridCol w:w="3166"/>
        <w:gridCol w:w="3324"/>
        <w:gridCol w:w="1263"/>
      </w:tblGrid>
      <w:tr w:rsidRPr="008979A8" w:rsidR="007C0E34" w:rsidTr="004714AD" w14:paraId="5B4430D3" w14:textId="77777777">
        <w:trPr>
          <w:cantSplit/>
          <w:tblHeader/>
        </w:trPr>
        <w:tc>
          <w:tcPr>
            <w:tcW w:w="690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7C0E34" w:rsidP="004714AD" w:rsidRDefault="007C0E34" w14:paraId="13A71376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Error Code</w:t>
            </w:r>
          </w:p>
        </w:tc>
        <w:tc>
          <w:tcPr>
            <w:tcW w:w="1760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7C0E34" w:rsidP="004714AD" w:rsidRDefault="007C0E34" w14:paraId="0BA251AA" w14:textId="77777777">
            <w:pPr>
              <w:rPr>
                <w:rFonts w:cs="CordiaUPC"/>
                <w:b/>
                <w:bCs/>
              </w:rPr>
            </w:pPr>
            <w:r>
              <w:rPr>
                <w:rFonts w:cs="CordiaUPC"/>
                <w:b/>
                <w:bCs/>
              </w:rPr>
              <w:t xml:space="preserve">Error Message </w:t>
            </w:r>
          </w:p>
        </w:tc>
        <w:tc>
          <w:tcPr>
            <w:tcW w:w="1848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7C0E34" w:rsidP="004714AD" w:rsidRDefault="007C0E34" w14:paraId="6D239848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Logic</w:t>
            </w:r>
          </w:p>
        </w:tc>
        <w:tc>
          <w:tcPr>
            <w:tcW w:w="702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7C0E34" w:rsidP="004714AD" w:rsidRDefault="007C0E34" w14:paraId="099604D6" w14:textId="77777777">
            <w:pPr>
              <w:rPr>
                <w:rFonts w:cs="CordiaUPC"/>
                <w:b/>
                <w:bCs/>
              </w:rPr>
            </w:pPr>
            <w:r>
              <w:rPr>
                <w:rFonts w:cs="CordiaUPC"/>
                <w:b/>
                <w:bCs/>
              </w:rPr>
              <w:t>Submit Call</w:t>
            </w:r>
          </w:p>
        </w:tc>
      </w:tr>
      <w:tr w:rsidRPr="008979A8" w:rsidR="006B3F38" w:rsidTr="004714AD" w14:paraId="176D56C2" w14:textId="77777777">
        <w:tc>
          <w:tcPr>
            <w:tcW w:w="690" w:type="pct"/>
          </w:tcPr>
          <w:p w:rsidR="006B3F38" w:rsidP="004714AD" w:rsidRDefault="006B3F38" w14:paraId="4AD55AF0" w14:textId="4F52B4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6B3F38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760" w:type="pct"/>
          </w:tcPr>
          <w:p w:rsidR="006B3F38" w:rsidP="004714AD" w:rsidRDefault="006B3F38" w14:paraId="760E8A84" w14:textId="2F9286CA">
            <w:r>
              <w:t>Reward per Target Customer</w:t>
            </w:r>
            <w:r>
              <w:rPr>
                <w:rFonts w:cs="CordiaUPC"/>
              </w:rPr>
              <w:t xml:space="preserve">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48" w:type="pct"/>
          </w:tcPr>
          <w:p w:rsidR="006B3F38" w:rsidP="00AC7AC8" w:rsidRDefault="006B3F38" w14:paraId="26E4E849" w14:textId="1248E71F">
            <w:r>
              <w:t xml:space="preserve">rewardPerTargetCustomer </w:t>
            </w:r>
            <w:r>
              <w:rPr>
                <w:rFonts w:hint="cs"/>
                <w:cs/>
              </w:rPr>
              <w:t xml:space="preserve">จะต้องเป็น </w:t>
            </w:r>
            <w:r>
              <w:t>Mandatory</w:t>
            </w:r>
          </w:p>
        </w:tc>
        <w:tc>
          <w:tcPr>
            <w:tcW w:w="702" w:type="pct"/>
          </w:tcPr>
          <w:p w:rsidR="006B3F38" w:rsidP="004714AD" w:rsidRDefault="006B3F38" w14:paraId="36AFF596" w14:textId="77777777">
            <w:pPr>
              <w:rPr>
                <w:rFonts w:cs="CordiaUPC"/>
                <w:szCs w:val="36"/>
              </w:rPr>
            </w:pPr>
          </w:p>
        </w:tc>
      </w:tr>
      <w:tr w:rsidRPr="008979A8" w:rsidR="006B3F38" w:rsidTr="004714AD" w14:paraId="368E5F17" w14:textId="77777777">
        <w:tc>
          <w:tcPr>
            <w:tcW w:w="690" w:type="pct"/>
          </w:tcPr>
          <w:p w:rsidR="006B3F38" w:rsidP="004714AD" w:rsidRDefault="006B3F38" w14:paraId="7EEB3DFA" w14:textId="4D3FFD98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6B3F38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760" w:type="pct"/>
          </w:tcPr>
          <w:p w:rsidR="006B3F38" w:rsidP="006B3F38" w:rsidRDefault="006B3F38" w14:paraId="21B5899F" w14:textId="1F12F630">
            <w:r>
              <w:t>Reward Type</w:t>
            </w:r>
            <w:r>
              <w:rPr>
                <w:rFonts w:cs="CordiaUPC"/>
              </w:rPr>
              <w:t xml:space="preserve">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48" w:type="pct"/>
          </w:tcPr>
          <w:p w:rsidR="006B3F38" w:rsidP="00AC7AC8" w:rsidRDefault="006B3F38" w14:paraId="4C6D5E85" w14:textId="6C73CA83">
            <w:pPr>
              <w:rPr>
                <w:cs/>
              </w:rPr>
            </w:pPr>
            <w:r>
              <w:t xml:space="preserve">rewardPerTargetCustomer </w:t>
            </w:r>
            <w:r>
              <w:rPr>
                <w:rFonts w:hint="cs"/>
                <w:cs/>
              </w:rPr>
              <w:t xml:space="preserve">จะต้องเป็น </w:t>
            </w:r>
            <w:r>
              <w:t>Mandatory</w:t>
            </w:r>
          </w:p>
        </w:tc>
        <w:tc>
          <w:tcPr>
            <w:tcW w:w="702" w:type="pct"/>
          </w:tcPr>
          <w:p w:rsidR="006B3F38" w:rsidP="004714AD" w:rsidRDefault="006B3F38" w14:paraId="1ACFF247" w14:textId="77777777">
            <w:pPr>
              <w:rPr>
                <w:rFonts w:cs="CordiaUPC"/>
                <w:szCs w:val="36"/>
              </w:rPr>
            </w:pPr>
          </w:p>
        </w:tc>
      </w:tr>
      <w:tr w:rsidRPr="008979A8" w:rsidR="00420086" w:rsidTr="004714AD" w14:paraId="24854F9E" w14:textId="77777777">
        <w:tc>
          <w:tcPr>
            <w:tcW w:w="690" w:type="pct"/>
          </w:tcPr>
          <w:p w:rsidRPr="006B3F38" w:rsidR="00420086" w:rsidP="004714AD" w:rsidRDefault="00420086" w14:paraId="422EE141" w14:textId="41CBC136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B81FC3">
              <w:rPr>
                <w:rFonts w:ascii="CordiaUPC" w:hAnsi="CordiaUPC" w:cs="CordiaUPC"/>
                <w:sz w:val="28"/>
                <w:szCs w:val="28"/>
              </w:rPr>
              <w:t>00004</w:t>
            </w:r>
          </w:p>
        </w:tc>
        <w:tc>
          <w:tcPr>
            <w:tcW w:w="1760" w:type="pct"/>
          </w:tcPr>
          <w:p w:rsidR="00420086" w:rsidP="006B3F38" w:rsidRDefault="00420086" w14:paraId="1B844DB6" w14:textId="4228644B">
            <w:r>
              <w:t>Reward Condition</w:t>
            </w:r>
            <w:r>
              <w:rPr>
                <w:rFonts w:hint="cs"/>
                <w:cs/>
              </w:rPr>
              <w:t xml:space="preserve"> </w:t>
            </w:r>
            <w:r w:rsidRPr="00CF160A">
              <w:t>is required</w:t>
            </w:r>
            <w:r>
              <w:t xml:space="preserve"> when reward Type is </w:t>
            </w:r>
            <w:r>
              <w:rPr>
                <w:rFonts w:cs="Angsana New"/>
                <w:cs/>
              </w:rPr>
              <w:t>“</w:t>
            </w:r>
            <w:r w:rsidRPr="00420086">
              <w:t>With condition</w:t>
            </w:r>
            <w:r>
              <w:rPr>
                <w:rFonts w:cs="Angsana New"/>
                <w:cs/>
              </w:rPr>
              <w:t>”.</w:t>
            </w:r>
          </w:p>
        </w:tc>
        <w:tc>
          <w:tcPr>
            <w:tcW w:w="1848" w:type="pct"/>
          </w:tcPr>
          <w:p w:rsidR="00420086" w:rsidP="00AC7AC8" w:rsidRDefault="00420086" w14:paraId="3DA60374" w14:textId="2D712673">
            <w:r>
              <w:rPr>
                <w:rFonts w:hint="cs"/>
                <w:cs/>
              </w:rPr>
              <w:t xml:space="preserve">ถ้า </w:t>
            </w:r>
            <w:r>
              <w:t xml:space="preserve">rewardType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cs/>
              </w:rPr>
              <w:t>“</w:t>
            </w:r>
            <w:r w:rsidRPr="00420086">
              <w:t>With condition</w:t>
            </w:r>
            <w:r>
              <w:rPr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ดังนั้น </w:t>
            </w:r>
            <w:r>
              <w:t>rewardCondition</w:t>
            </w:r>
            <w:r>
              <w:rPr>
                <w:rFonts w:hint="cs"/>
                <w:cs/>
              </w:rPr>
              <w:t xml:space="preserve"> จะต้องเป็น </w:t>
            </w:r>
            <w:r>
              <w:t>Mandatory</w:t>
            </w:r>
          </w:p>
        </w:tc>
        <w:tc>
          <w:tcPr>
            <w:tcW w:w="702" w:type="pct"/>
          </w:tcPr>
          <w:p w:rsidR="00420086" w:rsidP="004714AD" w:rsidRDefault="00420086" w14:paraId="24DF45CB" w14:textId="77777777">
            <w:pPr>
              <w:rPr>
                <w:rFonts w:cs="CordiaUPC"/>
                <w:szCs w:val="36"/>
              </w:rPr>
            </w:pPr>
          </w:p>
        </w:tc>
      </w:tr>
      <w:tr w:rsidRPr="008979A8" w:rsidR="00420086" w:rsidTr="004714AD" w14:paraId="38229053" w14:textId="77777777">
        <w:tc>
          <w:tcPr>
            <w:tcW w:w="690" w:type="pct"/>
          </w:tcPr>
          <w:p w:rsidR="00420086" w:rsidP="004714AD" w:rsidRDefault="00420086" w14:paraId="43CBEA2B" w14:textId="74294C5A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hAnsi="CordiaUPC" w:cs="CordiaUPC"/>
                <w:sz w:val="28"/>
                <w:szCs w:val="28"/>
              </w:rPr>
              <w:t>00023</w:t>
            </w:r>
          </w:p>
        </w:tc>
        <w:tc>
          <w:tcPr>
            <w:tcW w:w="1760" w:type="pct"/>
          </w:tcPr>
          <w:p w:rsidRPr="009C3867" w:rsidR="00420086" w:rsidP="004714AD" w:rsidRDefault="00420086" w14:paraId="00E35B7A" w14:textId="6AB6E2EC">
            <w:r>
              <w:t xml:space="preserve">Reward </w:t>
            </w:r>
            <w:r w:rsidRPr="00D41095">
              <w:t>Balance</w:t>
            </w:r>
            <w:r>
              <w:t xml:space="preserve"> 1</w:t>
            </w:r>
            <w:r w:rsidRPr="00E06936">
              <w:rPr>
                <w:vertAlign w:val="superscript"/>
              </w:rPr>
              <w:t>st</w:t>
            </w:r>
            <w:r>
              <w:rPr>
                <w:rFonts w:cs="Angsana New"/>
                <w:cs/>
              </w:rPr>
              <w:t xml:space="preserve"> </w:t>
            </w:r>
            <w:r w:rsidRPr="00D41095">
              <w:t>Pocket</w:t>
            </w:r>
            <w:r>
              <w:rPr>
                <w:cs/>
              </w:rPr>
              <w:t xml:space="preserve"> </w:t>
            </w:r>
            <w:r>
              <w:t xml:space="preserve">must be 2 decimal </w:t>
            </w:r>
            <w:r>
              <w:rPr>
                <w:rFonts w:cs="Angsana New"/>
                <w:cs/>
              </w:rPr>
              <w:t>(</w:t>
            </w:r>
            <w:r>
              <w:t>Min 0</w:t>
            </w:r>
            <w:r>
              <w:rPr>
                <w:rFonts w:cs="Angsana New"/>
                <w:cs/>
              </w:rPr>
              <w:t>.</w:t>
            </w:r>
            <w:r>
              <w:t>01, Max 10,000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1848" w:type="pct"/>
          </w:tcPr>
          <w:p w:rsidR="00420086" w:rsidP="00AC7AC8" w:rsidRDefault="00420086" w14:paraId="2D39015B" w14:textId="7D227A96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>rewardBalanceFirstPocket</w:t>
            </w:r>
            <w:r>
              <w:rPr>
                <w:rFonts w:hint="cs"/>
                <w:cs/>
              </w:rPr>
              <w:t xml:space="preserve"> มีค่า ดังนั้น</w:t>
            </w:r>
            <w:r w:rsidRPr="002259C2">
              <w:rPr>
                <w:rFonts w:cs="Angsana New"/>
                <w:cs/>
              </w:rPr>
              <w:t xml:space="preserve"> </w:t>
            </w:r>
            <w:r>
              <w:t>rewardBalanceFirstPocket</w:t>
            </w:r>
            <w:r>
              <w:rPr>
                <w:rFonts w:hint="cs"/>
                <w:cs/>
              </w:rPr>
              <w:t xml:space="preserve"> จะต้องเป็นตัวเลขทศนิยม </w:t>
            </w:r>
            <w:r>
              <w:t xml:space="preserve">2 </w:t>
            </w:r>
            <w:r>
              <w:rPr>
                <w:rFonts w:hint="cs"/>
                <w:cs/>
              </w:rPr>
              <w:t xml:space="preserve">ตำแหน่งและมีค่าอยู่ในช่วง </w:t>
            </w:r>
            <w:r>
              <w:t>0</w:t>
            </w:r>
            <w:r>
              <w:rPr>
                <w:rFonts w:cs="Angsana New"/>
                <w:cs/>
              </w:rPr>
              <w:t>.</w:t>
            </w:r>
            <w:r>
              <w:t xml:space="preserve">01 </w:t>
            </w:r>
            <w:r>
              <w:rPr>
                <w:rFonts w:cs="Angsana New"/>
                <w:cs/>
              </w:rPr>
              <w:t xml:space="preserve">– </w:t>
            </w:r>
            <w:r>
              <w:t>10,000</w:t>
            </w:r>
          </w:p>
        </w:tc>
        <w:tc>
          <w:tcPr>
            <w:tcW w:w="702" w:type="pct"/>
          </w:tcPr>
          <w:p w:rsidR="00420086" w:rsidP="004714AD" w:rsidRDefault="00420086" w14:paraId="7EF5D613" w14:textId="77777777">
            <w:pPr>
              <w:rPr>
                <w:rFonts w:cs="CordiaUPC"/>
                <w:szCs w:val="36"/>
              </w:rPr>
            </w:pPr>
          </w:p>
        </w:tc>
      </w:tr>
      <w:tr w:rsidRPr="008979A8" w:rsidR="00420086" w:rsidTr="004714AD" w14:paraId="3D7E4906" w14:textId="77777777">
        <w:tc>
          <w:tcPr>
            <w:tcW w:w="690" w:type="pct"/>
          </w:tcPr>
          <w:p w:rsidR="00420086" w:rsidP="004714AD" w:rsidRDefault="00420086" w14:paraId="2107944D" w14:textId="46BF2CE3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hAnsi="CordiaUPC" w:cs="CordiaUPC"/>
                <w:sz w:val="28"/>
                <w:szCs w:val="28"/>
              </w:rPr>
              <w:t>00023</w:t>
            </w:r>
          </w:p>
        </w:tc>
        <w:tc>
          <w:tcPr>
            <w:tcW w:w="1760" w:type="pct"/>
          </w:tcPr>
          <w:p w:rsidRPr="009C3867" w:rsidR="00420086" w:rsidP="004714AD" w:rsidRDefault="00420086" w14:paraId="3AD100C6" w14:textId="052C76E4">
            <w:r>
              <w:t>Reward Validity 1</w:t>
            </w:r>
            <w:r w:rsidRPr="00E06936">
              <w:rPr>
                <w:vertAlign w:val="superscript"/>
              </w:rPr>
              <w:t>st</w:t>
            </w:r>
            <w:r>
              <w:rPr>
                <w:rFonts w:cs="Angsana New"/>
                <w:cs/>
              </w:rPr>
              <w:t xml:space="preserve"> </w:t>
            </w:r>
            <w:r w:rsidRPr="00D41095">
              <w:t>Pocket</w:t>
            </w:r>
            <w:r>
              <w:rPr>
                <w:cs/>
              </w:rPr>
              <w:t xml:space="preserve"> </w:t>
            </w:r>
            <w:r>
              <w:t xml:space="preserve">must be Integer </w:t>
            </w:r>
            <w:r>
              <w:rPr>
                <w:rFonts w:cs="Angsana New"/>
                <w:cs/>
              </w:rPr>
              <w:t>(</w:t>
            </w:r>
            <w:r>
              <w:t>Min 1, Max 365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1848" w:type="pct"/>
          </w:tcPr>
          <w:p w:rsidR="00420086" w:rsidP="00D07607" w:rsidRDefault="00420086" w14:paraId="7F178B9C" w14:textId="7A482636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>rewardValidityFirstPocket</w:t>
            </w:r>
            <w:r>
              <w:rPr>
                <w:rFonts w:hint="cs"/>
                <w:cs/>
              </w:rPr>
              <w:t xml:space="preserve"> มีค่า ดังนั้น</w:t>
            </w:r>
            <w:r w:rsidRPr="002259C2">
              <w:rPr>
                <w:rFonts w:cs="Angsana New"/>
                <w:cs/>
              </w:rPr>
              <w:t xml:space="preserve"> </w:t>
            </w:r>
            <w:r>
              <w:t>rewardValidityFirstPocket</w:t>
            </w:r>
            <w:r>
              <w:rPr>
                <w:rFonts w:hint="cs"/>
                <w:cs/>
              </w:rPr>
              <w:t xml:space="preserve"> จะต้องเป็นตัวเลขจำนวนเต็มและมีค่าอยู่ในช่วง </w:t>
            </w:r>
            <w:r>
              <w:t xml:space="preserve">1 </w:t>
            </w:r>
            <w:r>
              <w:rPr>
                <w:rFonts w:cs="Angsana New"/>
                <w:cs/>
              </w:rPr>
              <w:t>–</w:t>
            </w:r>
            <w:r>
              <w:rPr>
                <w:rFonts w:hint="cs"/>
                <w:cs/>
              </w:rPr>
              <w:t xml:space="preserve"> </w:t>
            </w:r>
            <w:r>
              <w:t>365</w:t>
            </w:r>
          </w:p>
        </w:tc>
        <w:tc>
          <w:tcPr>
            <w:tcW w:w="702" w:type="pct"/>
          </w:tcPr>
          <w:p w:rsidR="00420086" w:rsidP="004714AD" w:rsidRDefault="00420086" w14:paraId="4553DE27" w14:textId="77777777">
            <w:pPr>
              <w:rPr>
                <w:rFonts w:cs="CordiaUPC"/>
                <w:szCs w:val="36"/>
              </w:rPr>
            </w:pPr>
          </w:p>
        </w:tc>
      </w:tr>
      <w:tr w:rsidRPr="008979A8" w:rsidR="00420086" w:rsidTr="004714AD" w14:paraId="645FF93E" w14:textId="77777777">
        <w:tc>
          <w:tcPr>
            <w:tcW w:w="690" w:type="pct"/>
          </w:tcPr>
          <w:p w:rsidR="00420086" w:rsidP="004714AD" w:rsidRDefault="00420086" w14:paraId="35B35C65" w14:textId="77777777">
            <w:pPr>
              <w:pStyle w:val="BodyTextTable"/>
              <w:rPr>
                <w:rFonts w:ascii="CordiaUPC" w:hAnsi="CordiaUPC" w:eastAsiaTheme="minorHAnsi" w:cstheme="minorBidi"/>
                <w:sz w:val="28"/>
                <w:szCs w:val="28"/>
                <w:lang w:bidi="th-TH"/>
              </w:rPr>
            </w:pPr>
            <w:r>
              <w:rPr>
                <w:rFonts w:ascii="CordiaUPC" w:hAnsi="CordiaUPC" w:cs="CordiaUPC"/>
                <w:sz w:val="28"/>
                <w:szCs w:val="28"/>
              </w:rPr>
              <w:t>00023</w:t>
            </w:r>
          </w:p>
        </w:tc>
        <w:tc>
          <w:tcPr>
            <w:tcW w:w="1760" w:type="pct"/>
          </w:tcPr>
          <w:p w:rsidR="00420086" w:rsidP="004714AD" w:rsidRDefault="00420086" w14:paraId="3CEC57E6" w14:textId="15D9C5AC">
            <w:r>
              <w:t xml:space="preserve">Reward </w:t>
            </w:r>
            <w:r w:rsidRPr="00D41095">
              <w:t>Balance</w:t>
            </w:r>
            <w:r>
              <w:t xml:space="preserve"> 2</w:t>
            </w:r>
            <w:r w:rsidRPr="00E06936">
              <w:rPr>
                <w:vertAlign w:val="superscript"/>
              </w:rPr>
              <w:t>nd</w:t>
            </w:r>
            <w:r>
              <w:rPr>
                <w:rFonts w:cs="Angsana New"/>
                <w:cs/>
              </w:rPr>
              <w:t xml:space="preserve"> </w:t>
            </w:r>
            <w:r w:rsidRPr="00D41095">
              <w:t>Pocket</w:t>
            </w:r>
            <w:r>
              <w:rPr>
                <w:cs/>
              </w:rPr>
              <w:t xml:space="preserve"> </w:t>
            </w:r>
            <w:r>
              <w:t xml:space="preserve">must be 2 decimal </w:t>
            </w:r>
            <w:r>
              <w:rPr>
                <w:rFonts w:cs="Angsana New"/>
                <w:cs/>
              </w:rPr>
              <w:t>(</w:t>
            </w:r>
            <w:r>
              <w:t>Min 0</w:t>
            </w:r>
            <w:r>
              <w:rPr>
                <w:rFonts w:cs="Angsana New"/>
                <w:cs/>
              </w:rPr>
              <w:t>.</w:t>
            </w:r>
            <w:r>
              <w:t>01, Max 10,000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1848" w:type="pct"/>
          </w:tcPr>
          <w:p w:rsidRPr="00DC5806" w:rsidR="00420086" w:rsidP="004714AD" w:rsidRDefault="00420086" w14:paraId="51F4D7CA" w14:textId="4E0B3501">
            <w:r>
              <w:rPr>
                <w:rFonts w:hint="cs"/>
                <w:cs/>
              </w:rPr>
              <w:t xml:space="preserve">ถ้า </w:t>
            </w:r>
            <w:r>
              <w:t>rewardBalanceSecondPocket</w:t>
            </w:r>
            <w:r>
              <w:rPr>
                <w:rFonts w:hint="cs"/>
                <w:cs/>
              </w:rPr>
              <w:t xml:space="preserve"> มีค่า ดังนั้น</w:t>
            </w:r>
            <w:r w:rsidRPr="002259C2">
              <w:rPr>
                <w:rFonts w:cs="Angsana New"/>
                <w:cs/>
              </w:rPr>
              <w:t xml:space="preserve"> </w:t>
            </w:r>
            <w:r>
              <w:t>rewardBalanceSecondPocket</w:t>
            </w:r>
            <w:r>
              <w:rPr>
                <w:rFonts w:hint="cs"/>
                <w:cs/>
              </w:rPr>
              <w:t xml:space="preserve"> จะต้องเป็นตัวเลขทศนิยม </w:t>
            </w:r>
            <w:r>
              <w:t xml:space="preserve">2 </w:t>
            </w:r>
            <w:r>
              <w:rPr>
                <w:rFonts w:hint="cs"/>
                <w:cs/>
              </w:rPr>
              <w:t xml:space="preserve">ตำแหน่งและมีค่าอยู่ในช่วง </w:t>
            </w:r>
            <w:r>
              <w:t>0</w:t>
            </w:r>
            <w:r>
              <w:rPr>
                <w:rFonts w:cs="Angsana New"/>
                <w:cs/>
              </w:rPr>
              <w:t>.</w:t>
            </w:r>
            <w:r>
              <w:t xml:space="preserve">01 </w:t>
            </w:r>
            <w:r>
              <w:rPr>
                <w:rFonts w:cs="Angsana New"/>
                <w:cs/>
              </w:rPr>
              <w:t xml:space="preserve">– </w:t>
            </w:r>
            <w:r>
              <w:t>10,000</w:t>
            </w:r>
          </w:p>
        </w:tc>
        <w:tc>
          <w:tcPr>
            <w:tcW w:w="702" w:type="pct"/>
          </w:tcPr>
          <w:p w:rsidRPr="00DC5806" w:rsidR="00420086" w:rsidP="004714AD" w:rsidRDefault="00420086" w14:paraId="390733EE" w14:textId="30C43044"/>
        </w:tc>
      </w:tr>
      <w:tr w:rsidRPr="008979A8" w:rsidR="00B0202D" w:rsidTr="004714AD" w14:paraId="74969F86" w14:textId="77777777">
        <w:tc>
          <w:tcPr>
            <w:tcW w:w="690" w:type="pct"/>
          </w:tcPr>
          <w:p w:rsidR="00B0202D" w:rsidP="004714AD" w:rsidRDefault="00B0202D" w14:paraId="2C33036B" w14:textId="00F4FA5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hAnsi="CordiaUPC" w:cs="CordiaUPC"/>
                <w:sz w:val="28"/>
                <w:szCs w:val="28"/>
              </w:rPr>
              <w:t>00023</w:t>
            </w:r>
          </w:p>
        </w:tc>
        <w:tc>
          <w:tcPr>
            <w:tcW w:w="1760" w:type="pct"/>
          </w:tcPr>
          <w:p w:rsidR="00B0202D" w:rsidP="004714AD" w:rsidRDefault="00B0202D" w14:paraId="3C16E34F" w14:textId="0A665FE4">
            <w:r>
              <w:t>Reward Validity 2</w:t>
            </w:r>
            <w:r>
              <w:rPr>
                <w:vertAlign w:val="superscript"/>
              </w:rPr>
              <w:t>nd</w:t>
            </w:r>
            <w:r>
              <w:rPr>
                <w:rFonts w:cs="Angsana New"/>
                <w:cs/>
              </w:rPr>
              <w:t xml:space="preserve"> </w:t>
            </w:r>
            <w:r w:rsidRPr="00D41095">
              <w:t>Pocket</w:t>
            </w:r>
            <w:r>
              <w:rPr>
                <w:cs/>
              </w:rPr>
              <w:t xml:space="preserve"> </w:t>
            </w:r>
            <w:r>
              <w:t xml:space="preserve">must be Integer </w:t>
            </w:r>
            <w:r>
              <w:rPr>
                <w:rFonts w:cs="Angsana New"/>
                <w:cs/>
              </w:rPr>
              <w:t>(</w:t>
            </w:r>
            <w:r>
              <w:t>Min 1, Max 365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1848" w:type="pct"/>
          </w:tcPr>
          <w:p w:rsidR="00B0202D" w:rsidP="00AC0DE6" w:rsidRDefault="00B0202D" w14:paraId="551B1375" w14:textId="0BC76B0B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>rewardValiditySecondPocket</w:t>
            </w:r>
            <w:r>
              <w:rPr>
                <w:rFonts w:hint="cs"/>
                <w:cs/>
              </w:rPr>
              <w:t xml:space="preserve"> มีค่า ดังนั้น</w:t>
            </w:r>
            <w:r w:rsidRPr="002259C2">
              <w:rPr>
                <w:rFonts w:cs="Angsana New"/>
                <w:cs/>
              </w:rPr>
              <w:t xml:space="preserve"> </w:t>
            </w:r>
            <w:r>
              <w:t>rewardValiditySecondPocket</w:t>
            </w:r>
            <w:r>
              <w:rPr>
                <w:rFonts w:hint="cs"/>
                <w:cs/>
              </w:rPr>
              <w:t xml:space="preserve"> จะต้องเป็นตัวเลขจำนวนเต็มและมีค่าอยู่ในช่วง </w:t>
            </w:r>
            <w:r>
              <w:t xml:space="preserve">1 </w:t>
            </w:r>
            <w:r>
              <w:rPr>
                <w:rFonts w:cs="Angsana New"/>
                <w:cs/>
              </w:rPr>
              <w:t>–</w:t>
            </w:r>
            <w:r>
              <w:rPr>
                <w:rFonts w:hint="cs"/>
                <w:cs/>
              </w:rPr>
              <w:t xml:space="preserve"> </w:t>
            </w:r>
            <w:r>
              <w:t>365</w:t>
            </w:r>
          </w:p>
        </w:tc>
        <w:tc>
          <w:tcPr>
            <w:tcW w:w="702" w:type="pct"/>
          </w:tcPr>
          <w:p w:rsidRPr="00DC5806" w:rsidR="00B0202D" w:rsidP="004714AD" w:rsidRDefault="00B0202D" w14:paraId="0AC64D78" w14:textId="77777777"/>
        </w:tc>
      </w:tr>
      <w:tr w:rsidRPr="008979A8" w:rsidR="00B0202D" w:rsidTr="004714AD" w14:paraId="0C2339F1" w14:textId="77777777">
        <w:tc>
          <w:tcPr>
            <w:tcW w:w="690" w:type="pct"/>
          </w:tcPr>
          <w:p w:rsidR="00B0202D" w:rsidP="004714AD" w:rsidRDefault="00B0202D" w14:paraId="5EDACD8A" w14:textId="7704041F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F8391B">
              <w:rPr>
                <w:rFonts w:ascii="CordiaUPC" w:hAnsi="CordiaUPC" w:cs="CordiaUPC"/>
                <w:sz w:val="28"/>
                <w:szCs w:val="28"/>
              </w:rPr>
              <w:t>00024</w:t>
            </w:r>
          </w:p>
        </w:tc>
        <w:tc>
          <w:tcPr>
            <w:tcW w:w="1760" w:type="pct"/>
          </w:tcPr>
          <w:p w:rsidR="00B0202D" w:rsidP="00F8391B" w:rsidRDefault="00B0202D" w14:paraId="0B0C1342" w14:textId="701F029C">
            <w:r>
              <w:t>The PO must have value at least 1 Reward</w:t>
            </w:r>
            <w:r>
              <w:rPr>
                <w:cs/>
              </w:rPr>
              <w:t>.</w:t>
            </w:r>
          </w:p>
        </w:tc>
        <w:tc>
          <w:tcPr>
            <w:tcW w:w="1848" w:type="pct"/>
          </w:tcPr>
          <w:p w:rsidR="00B0202D" w:rsidP="004714AD" w:rsidRDefault="00B0202D" w14:paraId="475C9235" w14:textId="77777777">
            <w:r>
              <w:rPr>
                <w:rFonts w:hint="cs"/>
                <w:cs/>
              </w:rPr>
              <w:t xml:space="preserve">จะต้องมี </w:t>
            </w:r>
            <w:r>
              <w:t xml:space="preserve">reward </w:t>
            </w:r>
            <w:r>
              <w:rPr>
                <w:rFonts w:hint="cs"/>
                <w:cs/>
              </w:rPr>
              <w:t xml:space="preserve">อย่างน้อย </w:t>
            </w:r>
            <w:r>
              <w:t xml:space="preserve">1 </w:t>
            </w:r>
            <w:r>
              <w:rPr>
                <w:rFonts w:hint="cs"/>
                <w:cs/>
              </w:rPr>
              <w:t xml:space="preserve">ค่า จาก </w:t>
            </w:r>
            <w:r>
              <w:t xml:space="preserve">Field </w:t>
            </w:r>
            <w:r>
              <w:rPr>
                <w:rFonts w:hint="cs"/>
                <w:cs/>
              </w:rPr>
              <w:t>ดังต่อไปนี้</w:t>
            </w:r>
          </w:p>
          <w:p w:rsidR="00B0202D" w:rsidP="00BB3F68" w:rsidRDefault="00B0202D" w14:paraId="4B4ECFCE" w14:textId="77777777">
            <w:pPr>
              <w:pStyle w:val="ListParagraph"/>
              <w:numPr>
                <w:ilvl w:val="0"/>
                <w:numId w:val="102"/>
              </w:numPr>
            </w:pPr>
            <w:r>
              <w:t>rewardBalanceFirstPocket</w:t>
            </w:r>
          </w:p>
          <w:p w:rsidR="00B0202D" w:rsidP="00BB3F68" w:rsidRDefault="00B0202D" w14:paraId="09740CE4" w14:textId="77777777">
            <w:pPr>
              <w:pStyle w:val="ListParagraph"/>
              <w:numPr>
                <w:ilvl w:val="0"/>
                <w:numId w:val="102"/>
              </w:numPr>
            </w:pPr>
            <w:r>
              <w:t>rewardValidityFirstPocket</w:t>
            </w:r>
          </w:p>
          <w:p w:rsidR="00B0202D" w:rsidP="00BB3F68" w:rsidRDefault="00B0202D" w14:paraId="441F476B" w14:textId="5EA5493A">
            <w:pPr>
              <w:pStyle w:val="ListParagraph"/>
              <w:numPr>
                <w:ilvl w:val="0"/>
                <w:numId w:val="102"/>
              </w:numPr>
            </w:pPr>
            <w:r>
              <w:t>rewardBalanceSecondPocket</w:t>
            </w:r>
          </w:p>
          <w:p w:rsidR="00B0202D" w:rsidP="00BB3F68" w:rsidRDefault="00B0202D" w14:paraId="13A0CE19" w14:textId="77777777">
            <w:pPr>
              <w:pStyle w:val="ListParagraph"/>
              <w:numPr>
                <w:ilvl w:val="0"/>
                <w:numId w:val="102"/>
              </w:numPr>
            </w:pPr>
            <w:r>
              <w:t>rewardValiditySecondPocket</w:t>
            </w:r>
          </w:p>
          <w:p w:rsidR="00B0202D" w:rsidP="00BB3F68" w:rsidRDefault="00B0202D" w14:paraId="01846D58" w14:textId="77777777">
            <w:pPr>
              <w:pStyle w:val="ListParagraph"/>
              <w:numPr>
                <w:ilvl w:val="0"/>
                <w:numId w:val="102"/>
              </w:numPr>
            </w:pPr>
            <w:r>
              <w:t>rewardOffering</w:t>
            </w:r>
          </w:p>
          <w:p w:rsidRPr="00F8391B" w:rsidR="00927F46" w:rsidP="00BB3F68" w:rsidRDefault="00927F46" w14:paraId="694B8292" w14:textId="4D539C66">
            <w:pPr>
              <w:pStyle w:val="ListParagraph"/>
              <w:numPr>
                <w:ilvl w:val="0"/>
                <w:numId w:val="102"/>
              </w:numPr>
              <w:rPr>
                <w:cs/>
              </w:rPr>
            </w:pPr>
            <w:r>
              <w:t>rewardPricing</w:t>
            </w:r>
          </w:p>
        </w:tc>
        <w:tc>
          <w:tcPr>
            <w:tcW w:w="702" w:type="pct"/>
          </w:tcPr>
          <w:p w:rsidR="00B0202D" w:rsidP="004714AD" w:rsidRDefault="00B0202D" w14:paraId="10DD12B4" w14:textId="532C61C6">
            <w:pPr>
              <w:rPr>
                <w:rFonts w:cs="CordiaUPC"/>
                <w:szCs w:val="36"/>
              </w:rPr>
            </w:pPr>
          </w:p>
        </w:tc>
      </w:tr>
    </w:tbl>
    <w:p w:rsidRPr="008979A8" w:rsidR="00C35C16" w:rsidP="00BB3F68" w:rsidRDefault="00C35C16" w14:paraId="4A4A8402" w14:textId="77777777">
      <w:pPr>
        <w:pStyle w:val="Heading3"/>
        <w:numPr>
          <w:ilvl w:val="0"/>
          <w:numId w:val="111"/>
        </w:numPr>
        <w:rPr>
          <w:rFonts w:ascii="CordiaUPC" w:hAnsi="CordiaUPC" w:cs="CordiaUPC"/>
          <w:sz w:val="32"/>
          <w:szCs w:val="32"/>
        </w:rPr>
      </w:pPr>
      <w:r w:rsidRPr="008979A8">
        <w:rPr>
          <w:rFonts w:ascii="CordiaUPC" w:hAnsi="CordiaUPC" w:cs="CordiaUPC"/>
          <w:sz w:val="32"/>
          <w:szCs w:val="32"/>
        </w:rPr>
        <w:t>Mapping to DB</w:t>
      </w:r>
    </w:p>
    <w:tbl>
      <w:tblPr>
        <w:tblW w:w="4977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348"/>
        <w:gridCol w:w="2486"/>
        <w:gridCol w:w="4141"/>
      </w:tblGrid>
      <w:tr w:rsidRPr="008979A8" w:rsidR="00C35C16" w:rsidTr="00637D35" w14:paraId="4947079A" w14:textId="77777777">
        <w:trPr>
          <w:cantSplit/>
          <w:tblHeader/>
        </w:trPr>
        <w:tc>
          <w:tcPr>
            <w:tcW w:w="1308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C35C16" w:rsidP="00637D35" w:rsidRDefault="00C35C16" w14:paraId="27B71459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Database Table</w:t>
            </w:r>
          </w:p>
        </w:tc>
        <w:tc>
          <w:tcPr>
            <w:tcW w:w="1385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C35C16" w:rsidP="00637D35" w:rsidRDefault="00C35C16" w14:paraId="35946915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Database Column</w:t>
            </w:r>
          </w:p>
        </w:tc>
        <w:tc>
          <w:tcPr>
            <w:tcW w:w="2307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C35C16" w:rsidP="00637D35" w:rsidRDefault="00C35C16" w14:paraId="199020CD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Field on Screen</w:t>
            </w:r>
          </w:p>
        </w:tc>
      </w:tr>
      <w:tr w:rsidRPr="008979A8" w:rsidR="003D3118" w:rsidTr="00637D35" w14:paraId="32FF9835" w14:textId="77777777">
        <w:tc>
          <w:tcPr>
            <w:tcW w:w="1308" w:type="pct"/>
            <w:vMerge w:val="restart"/>
          </w:tcPr>
          <w:p w:rsidRPr="008979A8" w:rsidR="003D3118" w:rsidP="00C35C16" w:rsidRDefault="003D3118" w14:paraId="44FB8273" w14:textId="03EEF102">
            <w:pPr>
              <w:rPr>
                <w:rFonts w:cs="CordiaUPC"/>
              </w:rPr>
            </w:pPr>
            <w:r>
              <w:rPr>
                <w:rFonts w:cs="CordiaUPC"/>
              </w:rPr>
              <w:t>MASS</w:t>
            </w:r>
            <w:r w:rsidRPr="008979A8">
              <w:rPr>
                <w:rFonts w:cs="CordiaUPC"/>
              </w:rPr>
              <w:t>_</w:t>
            </w:r>
            <w:r>
              <w:rPr>
                <w:rFonts w:cs="CordiaUPC"/>
              </w:rPr>
              <w:t>REWARD_TARGET_CUSTOMER</w:t>
            </w:r>
          </w:p>
        </w:tc>
        <w:tc>
          <w:tcPr>
            <w:tcW w:w="1385" w:type="pct"/>
          </w:tcPr>
          <w:p w:rsidRPr="008979A8" w:rsidR="003D3118" w:rsidP="00637D35" w:rsidRDefault="003D3118" w14:paraId="7FC85801" w14:textId="6CE5EB1A">
            <w:pPr>
              <w:spacing w:after="0"/>
              <w:rPr>
                <w:rFonts w:cs="CordiaUPC"/>
              </w:rPr>
            </w:pPr>
            <w:r w:rsidRPr="00944318">
              <w:t>ROW_ID</w:t>
            </w:r>
          </w:p>
        </w:tc>
        <w:tc>
          <w:tcPr>
            <w:tcW w:w="2307" w:type="pct"/>
          </w:tcPr>
          <w:p w:rsidR="003D3118" w:rsidP="00637D35" w:rsidRDefault="003D3118" w14:paraId="43E52396" w14:textId="77777777">
            <w:pPr>
              <w:spacing w:after="0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ครั้งแรก</w:t>
            </w:r>
          </w:p>
          <w:p w:rsidR="003D3118" w:rsidP="00637D35" w:rsidRDefault="003D3118" w14:paraId="489309D5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ให้ระบบ </w:t>
            </w:r>
            <w:r>
              <w:rPr>
                <w:rFonts w:cs="CordiaUPC"/>
              </w:rPr>
              <w:t xml:space="preserve">Auto Generate </w:t>
            </w:r>
          </w:p>
          <w:p w:rsidR="003D3118" w:rsidP="00637D35" w:rsidRDefault="003D3118" w14:paraId="4BED1023" w14:textId="77777777">
            <w:pPr>
              <w:spacing w:after="0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ครั้งถัดไป</w:t>
            </w:r>
          </w:p>
          <w:p w:rsidRPr="008979A8" w:rsidR="003D3118" w:rsidP="00637D35" w:rsidRDefault="003D3118" w14:paraId="6090EDCC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ให้ใช้ </w:t>
            </w:r>
            <w:r>
              <w:rPr>
                <w:rFonts w:cs="CordiaUPC"/>
              </w:rPr>
              <w:t xml:space="preserve">Row ID </w:t>
            </w:r>
            <w:r>
              <w:rPr>
                <w:rFonts w:hint="cs" w:cs="Angsana New"/>
                <w:cs/>
              </w:rPr>
              <w:t>เดิม</w:t>
            </w:r>
          </w:p>
        </w:tc>
      </w:tr>
      <w:tr w:rsidRPr="008979A8" w:rsidR="003D3118" w:rsidTr="00637D35" w14:paraId="18C5D3EB" w14:textId="77777777">
        <w:tc>
          <w:tcPr>
            <w:tcW w:w="1308" w:type="pct"/>
            <w:vMerge/>
          </w:tcPr>
          <w:p w:rsidRPr="008979A8" w:rsidR="003D3118" w:rsidP="00637D35" w:rsidRDefault="003D3118" w14:paraId="127EEEB7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3D3118" w:rsidP="00637D35" w:rsidRDefault="003D3118" w14:paraId="4B792BEC" w14:textId="77777777">
            <w:r>
              <w:t>MASS</w:t>
            </w:r>
            <w:r w:rsidRPr="00944318">
              <w:t>_PO</w:t>
            </w:r>
            <w:r>
              <w:t>_DETAIL</w:t>
            </w:r>
          </w:p>
          <w:p w:rsidR="003D3118" w:rsidP="00637D35" w:rsidRDefault="003D3118" w14:paraId="2A98A492" w14:textId="0296D0BC">
            <w:r w:rsidRPr="00944318">
              <w:t>_ROW_ID</w:t>
            </w:r>
          </w:p>
        </w:tc>
        <w:tc>
          <w:tcPr>
            <w:tcW w:w="2307" w:type="pct"/>
          </w:tcPr>
          <w:p w:rsidR="003D3118" w:rsidP="00637D35" w:rsidRDefault="003D3118" w14:paraId="3CEE3075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>ให้</w:t>
            </w:r>
            <w:r w:rsidRPr="008979A8">
              <w:rPr>
                <w:rFonts w:cs="Angsana New"/>
                <w:cs/>
              </w:rPr>
              <w:t>ใช้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CordiaUPC"/>
              </w:rPr>
              <w:t>MASS</w:t>
            </w:r>
            <w:r w:rsidRPr="008979A8">
              <w:rPr>
                <w:rFonts w:cs="CordiaUPC"/>
              </w:rPr>
              <w:t>_P</w:t>
            </w:r>
            <w:r>
              <w:rPr>
                <w:rFonts w:cs="CordiaUPC"/>
              </w:rPr>
              <w:t>O_DETAIL</w:t>
            </w:r>
            <w:r w:rsidRPr="008979A8">
              <w:rPr>
                <w:rFonts w:cs="Angsana New"/>
                <w:cs/>
              </w:rPr>
              <w:t>.</w:t>
            </w:r>
            <w:r w:rsidRPr="008979A8">
              <w:rPr>
                <w:rFonts w:cs="CordiaUPC"/>
              </w:rPr>
              <w:t>ROW_ID</w:t>
            </w:r>
            <w:r>
              <w:rPr>
                <w:rFonts w:hint="cs" w:cs="Angsana New"/>
                <w:cs/>
              </w:rPr>
              <w:t xml:space="preserve"> เดิม</w:t>
            </w:r>
          </w:p>
        </w:tc>
      </w:tr>
      <w:tr w:rsidRPr="008979A8" w:rsidR="003D3118" w:rsidTr="00637D35" w14:paraId="33ADDB08" w14:textId="77777777">
        <w:tc>
          <w:tcPr>
            <w:tcW w:w="1308" w:type="pct"/>
            <w:vMerge/>
          </w:tcPr>
          <w:p w:rsidRPr="008979A8" w:rsidR="003D3118" w:rsidP="00637D35" w:rsidRDefault="003D3118" w14:paraId="785FA8EC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3D3118" w:rsidP="00637D35" w:rsidRDefault="003D3118" w14:paraId="08E05BAD" w14:textId="6ED26129">
            <w:pPr>
              <w:spacing w:after="0"/>
              <w:rPr>
                <w:rFonts w:cs="CordiaUPC"/>
              </w:rPr>
            </w:pPr>
            <w:r>
              <w:t>REWARD_TYPE</w:t>
            </w:r>
          </w:p>
        </w:tc>
        <w:tc>
          <w:tcPr>
            <w:tcW w:w="2307" w:type="pct"/>
          </w:tcPr>
          <w:p w:rsidRPr="00B06728" w:rsidR="003D3118" w:rsidP="00637D35" w:rsidRDefault="003D3118" w14:paraId="2229ABBB" w14:textId="0620DE59">
            <w:r>
              <w:t>rewardType</w:t>
            </w:r>
          </w:p>
        </w:tc>
      </w:tr>
      <w:tr w:rsidRPr="008979A8" w:rsidR="003D3118" w:rsidTr="00637D35" w14:paraId="44F1AD56" w14:textId="77777777">
        <w:tc>
          <w:tcPr>
            <w:tcW w:w="1308" w:type="pct"/>
            <w:vMerge/>
          </w:tcPr>
          <w:p w:rsidRPr="008979A8" w:rsidR="003D3118" w:rsidP="00637D35" w:rsidRDefault="003D3118" w14:paraId="2FB8A14B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3D3118" w:rsidP="00637D35" w:rsidRDefault="003D3118" w14:paraId="5910767D" w14:textId="17E649D3">
            <w:r>
              <w:t>REWARD_CONDITION</w:t>
            </w:r>
          </w:p>
        </w:tc>
        <w:tc>
          <w:tcPr>
            <w:tcW w:w="2307" w:type="pct"/>
          </w:tcPr>
          <w:p w:rsidR="003D3118" w:rsidP="00637D35" w:rsidRDefault="003D3118" w14:paraId="679E74BF" w14:textId="0868F5D4">
            <w:pPr>
              <w:rPr>
                <w:rFonts w:cs="CordiaUPC"/>
                <w:cs/>
              </w:rPr>
            </w:pPr>
            <w:r>
              <w:t>rewardCondition</w:t>
            </w:r>
          </w:p>
        </w:tc>
      </w:tr>
      <w:tr w:rsidRPr="008979A8" w:rsidR="003D3118" w:rsidTr="00637D35" w14:paraId="652CE162" w14:textId="77777777">
        <w:tc>
          <w:tcPr>
            <w:tcW w:w="1308" w:type="pct"/>
            <w:vMerge/>
          </w:tcPr>
          <w:p w:rsidRPr="008979A8" w:rsidR="003D3118" w:rsidP="00637D35" w:rsidRDefault="003D3118" w14:paraId="06938FF1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944318" w:rsidR="003D3118" w:rsidP="00637D35" w:rsidRDefault="003D3118" w14:paraId="6605BFE7" w14:textId="78AAEBA8">
            <w:r>
              <w:t>REWARD_BALANCE_FIRST_POCKET</w:t>
            </w:r>
          </w:p>
        </w:tc>
        <w:tc>
          <w:tcPr>
            <w:tcW w:w="2307" w:type="pct"/>
          </w:tcPr>
          <w:p w:rsidR="003D3118" w:rsidP="00637D35" w:rsidRDefault="003D3118" w14:paraId="059FF955" w14:textId="56D648C8">
            <w:r>
              <w:t>rewardBalanceFirstPocket</w:t>
            </w:r>
          </w:p>
        </w:tc>
      </w:tr>
      <w:tr w:rsidRPr="008979A8" w:rsidR="003D3118" w:rsidTr="00637D35" w14:paraId="4BD69482" w14:textId="77777777">
        <w:tc>
          <w:tcPr>
            <w:tcW w:w="1308" w:type="pct"/>
            <w:vMerge/>
          </w:tcPr>
          <w:p w:rsidRPr="008979A8" w:rsidR="003D3118" w:rsidP="00637D35" w:rsidRDefault="003D3118" w14:paraId="05CF4C97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944318" w:rsidR="003D3118" w:rsidP="00637D35" w:rsidRDefault="003D3118" w14:paraId="7CB9E41D" w14:textId="501F7B39">
            <w:r>
              <w:t>REWARD_VALIDITY_FIRST_POCKET</w:t>
            </w:r>
          </w:p>
        </w:tc>
        <w:tc>
          <w:tcPr>
            <w:tcW w:w="2307" w:type="pct"/>
          </w:tcPr>
          <w:p w:rsidR="003D3118" w:rsidP="00637D35" w:rsidRDefault="003D3118" w14:paraId="027133A3" w14:textId="726B1BD3">
            <w:r>
              <w:t>rewardValidityFirstPocket</w:t>
            </w:r>
          </w:p>
        </w:tc>
      </w:tr>
      <w:tr w:rsidRPr="008979A8" w:rsidR="003D3118" w:rsidTr="00637D35" w14:paraId="6C45222C" w14:textId="77777777">
        <w:tc>
          <w:tcPr>
            <w:tcW w:w="1308" w:type="pct"/>
            <w:vMerge/>
          </w:tcPr>
          <w:p w:rsidRPr="008979A8" w:rsidR="003D3118" w:rsidP="00637D35" w:rsidRDefault="003D3118" w14:paraId="020C2416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3D3118" w:rsidP="00637D35" w:rsidRDefault="003D3118" w14:paraId="26D116D7" w14:textId="62C728D3">
            <w:r>
              <w:t>REWARD_BALANCE_SECOND_POCKET</w:t>
            </w:r>
          </w:p>
        </w:tc>
        <w:tc>
          <w:tcPr>
            <w:tcW w:w="2307" w:type="pct"/>
          </w:tcPr>
          <w:p w:rsidR="003D3118" w:rsidP="00637D35" w:rsidRDefault="003D3118" w14:paraId="3E660E73" w14:textId="48DB187A">
            <w:r>
              <w:t>rewardBalanceSecondPocket</w:t>
            </w:r>
          </w:p>
        </w:tc>
      </w:tr>
      <w:tr w:rsidRPr="008979A8" w:rsidR="003D3118" w:rsidTr="00637D35" w14:paraId="4C6D356D" w14:textId="77777777">
        <w:tc>
          <w:tcPr>
            <w:tcW w:w="1308" w:type="pct"/>
            <w:vMerge/>
          </w:tcPr>
          <w:p w:rsidRPr="008979A8" w:rsidR="003D3118" w:rsidP="00637D35" w:rsidRDefault="003D3118" w14:paraId="3DD46076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3D3118" w:rsidP="00AC0DE6" w:rsidRDefault="003D3118" w14:paraId="17856D34" w14:textId="1A7A7C85">
            <w:r>
              <w:t>REWARD_VALIDITY_SECOND_POCKET</w:t>
            </w:r>
          </w:p>
        </w:tc>
        <w:tc>
          <w:tcPr>
            <w:tcW w:w="2307" w:type="pct"/>
          </w:tcPr>
          <w:p w:rsidR="003D3118" w:rsidP="00AC0DE6" w:rsidRDefault="003D3118" w14:paraId="74BB31AA" w14:textId="0B77A157">
            <w:r>
              <w:t>rewardValiditySecondPocket</w:t>
            </w:r>
          </w:p>
        </w:tc>
      </w:tr>
      <w:tr w:rsidRPr="008979A8" w:rsidR="003D3118" w:rsidTr="00637D35" w14:paraId="0095E1D8" w14:textId="77777777">
        <w:tc>
          <w:tcPr>
            <w:tcW w:w="1308" w:type="pct"/>
            <w:vMerge/>
          </w:tcPr>
          <w:p w:rsidRPr="008979A8" w:rsidR="003D3118" w:rsidP="00637D35" w:rsidRDefault="003D3118" w14:paraId="3EF1F76A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3D3118" w:rsidP="00AC0DE6" w:rsidRDefault="003D3118" w14:paraId="63AD6D01" w14:textId="2544B593">
            <w:r>
              <w:t>REWARD_DESCRIPTION</w:t>
            </w:r>
          </w:p>
        </w:tc>
        <w:tc>
          <w:tcPr>
            <w:tcW w:w="2307" w:type="pct"/>
          </w:tcPr>
          <w:p w:rsidR="003D3118" w:rsidP="00AC0DE6" w:rsidRDefault="003D3118" w14:paraId="0F3BB4DB" w14:textId="57F6925B">
            <w:r>
              <w:t>rewardDescription</w:t>
            </w:r>
          </w:p>
        </w:tc>
      </w:tr>
      <w:tr w:rsidRPr="008979A8" w:rsidR="003D3118" w:rsidTr="00637D35" w14:paraId="092112FC" w14:textId="77777777">
        <w:tc>
          <w:tcPr>
            <w:tcW w:w="1308" w:type="pct"/>
            <w:vMerge w:val="restart"/>
          </w:tcPr>
          <w:p w:rsidRPr="008979A8" w:rsidR="003D3118" w:rsidP="00212B47" w:rsidRDefault="003D3118" w14:paraId="421AF612" w14:textId="4E558A12">
            <w:pPr>
              <w:rPr>
                <w:rFonts w:cs="CordiaUPC"/>
              </w:rPr>
            </w:pPr>
            <w:r>
              <w:rPr>
                <w:rFonts w:cs="CordiaUPC"/>
              </w:rPr>
              <w:t>MASS</w:t>
            </w:r>
            <w:r w:rsidRPr="00D2200B">
              <w:rPr>
                <w:rFonts w:cs="CordiaUPC"/>
              </w:rPr>
              <w:t>_REWARD_SECOND_POCKET_USAGE</w:t>
            </w:r>
          </w:p>
        </w:tc>
        <w:tc>
          <w:tcPr>
            <w:tcW w:w="1385" w:type="pct"/>
          </w:tcPr>
          <w:p w:rsidR="003D3118" w:rsidP="00AC0DE6" w:rsidRDefault="003D3118" w14:paraId="1F5EDEC4" w14:textId="2C8DCB3C">
            <w:r>
              <w:t>ROW_ID</w:t>
            </w:r>
          </w:p>
        </w:tc>
        <w:tc>
          <w:tcPr>
            <w:tcW w:w="2307" w:type="pct"/>
          </w:tcPr>
          <w:p w:rsidR="003D3118" w:rsidP="00BC1919" w:rsidRDefault="003D3118" w14:paraId="56BA82C7" w14:textId="77777777">
            <w:pPr>
              <w:spacing w:after="0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ครั้งแรก</w:t>
            </w:r>
          </w:p>
          <w:p w:rsidR="003D3118" w:rsidP="00BC1919" w:rsidRDefault="003D3118" w14:paraId="4C37FF28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ให้ระบบ </w:t>
            </w:r>
            <w:r>
              <w:rPr>
                <w:rFonts w:cs="CordiaUPC"/>
              </w:rPr>
              <w:t xml:space="preserve">Auto Generate </w:t>
            </w:r>
          </w:p>
          <w:p w:rsidR="003D3118" w:rsidP="00BC1919" w:rsidRDefault="003D3118" w14:paraId="1B448CD5" w14:textId="77777777">
            <w:pPr>
              <w:spacing w:after="0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ครั้งถัดไป</w:t>
            </w:r>
          </w:p>
          <w:p w:rsidR="003D3118" w:rsidP="00AC0DE6" w:rsidRDefault="003D3118" w14:paraId="1594D0F5" w14:textId="2FDB7F0D">
            <w:r>
              <w:rPr>
                <w:rFonts w:hint="cs" w:cs="Angsana New"/>
                <w:cs/>
              </w:rPr>
              <w:t xml:space="preserve">ให้ใช้ </w:t>
            </w:r>
            <w:r>
              <w:rPr>
                <w:rFonts w:cs="CordiaUPC"/>
              </w:rPr>
              <w:t xml:space="preserve">Row ID </w:t>
            </w:r>
            <w:r>
              <w:rPr>
                <w:rFonts w:hint="cs" w:cs="Angsana New"/>
                <w:cs/>
              </w:rPr>
              <w:t>เดิม</w:t>
            </w:r>
          </w:p>
        </w:tc>
      </w:tr>
      <w:tr w:rsidRPr="008979A8" w:rsidR="003D3118" w:rsidTr="00637D35" w14:paraId="655B63DA" w14:textId="77777777">
        <w:tc>
          <w:tcPr>
            <w:tcW w:w="1308" w:type="pct"/>
            <w:vMerge/>
          </w:tcPr>
          <w:p w:rsidRPr="008979A8" w:rsidR="003D3118" w:rsidP="00637D35" w:rsidRDefault="003D3118" w14:paraId="54E20811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3D3118" w:rsidP="00212B47" w:rsidRDefault="003D3118" w14:paraId="7E5C48B1" w14:textId="5FE46843">
            <w:r>
              <w:t>MASS_REWARD_TARGET_CUSTOMER_ROW_ID</w:t>
            </w:r>
          </w:p>
        </w:tc>
        <w:tc>
          <w:tcPr>
            <w:tcW w:w="2307" w:type="pct"/>
          </w:tcPr>
          <w:p w:rsidR="003D3118" w:rsidP="00212B47" w:rsidRDefault="003D3118" w14:paraId="355DAA4F" w14:textId="5880C3F8">
            <w:r>
              <w:rPr>
                <w:rFonts w:hint="cs" w:cs="Angsana New"/>
                <w:cs/>
              </w:rPr>
              <w:t>ให้</w:t>
            </w:r>
            <w:r w:rsidRPr="008979A8">
              <w:rPr>
                <w:rFonts w:cs="Angsana New"/>
                <w:cs/>
              </w:rPr>
              <w:t>ใช้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CordiaUPC"/>
              </w:rPr>
              <w:t>MASS</w:t>
            </w:r>
            <w:r w:rsidRPr="00531ED1">
              <w:rPr>
                <w:rFonts w:cs="CordiaUPC"/>
              </w:rPr>
              <w:t>_REWARD_TARGET_CUSTOMER</w:t>
            </w:r>
            <w:r w:rsidRPr="00531ED1">
              <w:rPr>
                <w:rFonts w:cs="Angsana New"/>
                <w:cs/>
              </w:rPr>
              <w:t>.</w:t>
            </w:r>
            <w:r w:rsidRPr="00531ED1">
              <w:rPr>
                <w:rFonts w:cs="CordiaUPC"/>
              </w:rPr>
              <w:t>ROW_ID</w:t>
            </w:r>
            <w:r>
              <w:rPr>
                <w:rFonts w:hint="cs" w:cs="Angsana New"/>
                <w:cs/>
              </w:rPr>
              <w:t xml:space="preserve"> เดิม</w:t>
            </w:r>
          </w:p>
        </w:tc>
      </w:tr>
      <w:tr w:rsidRPr="008979A8" w:rsidR="003D3118" w:rsidTr="00637D35" w14:paraId="1E3052E9" w14:textId="77777777">
        <w:tc>
          <w:tcPr>
            <w:tcW w:w="1308" w:type="pct"/>
            <w:vMerge/>
          </w:tcPr>
          <w:p w:rsidRPr="008979A8" w:rsidR="003D3118" w:rsidP="00637D35" w:rsidRDefault="003D3118" w14:paraId="7E128326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3D3118" w:rsidP="00AC0DE6" w:rsidRDefault="003D3118" w14:paraId="273E4AA8" w14:textId="7CA4453B">
            <w:r>
              <w:t>SECOND_POCKET_USAGE</w:t>
            </w:r>
          </w:p>
        </w:tc>
        <w:tc>
          <w:tcPr>
            <w:tcW w:w="2307" w:type="pct"/>
          </w:tcPr>
          <w:p w:rsidR="003D3118" w:rsidP="00AC0DE6" w:rsidRDefault="003D3118" w14:paraId="1BC2E0A1" w14:textId="4500D528">
            <w:r>
              <w:t>secondPocketUsage</w:t>
            </w:r>
          </w:p>
        </w:tc>
      </w:tr>
      <w:tr w:rsidRPr="008979A8" w:rsidR="003D3118" w:rsidTr="00637D35" w14:paraId="0A46372B" w14:textId="77777777">
        <w:tc>
          <w:tcPr>
            <w:tcW w:w="1308" w:type="pct"/>
            <w:vMerge w:val="restart"/>
          </w:tcPr>
          <w:p w:rsidRPr="008979A8" w:rsidR="003D3118" w:rsidP="00637D35" w:rsidRDefault="003D3118" w14:paraId="70FFD97D" w14:textId="0CEFF717">
            <w:pPr>
              <w:rPr>
                <w:rFonts w:cs="CordiaUPC"/>
              </w:rPr>
            </w:pPr>
            <w:r>
              <w:t>MASS_REWARD_TARGET_CUSTOMER_DETAIL</w:t>
            </w:r>
          </w:p>
        </w:tc>
        <w:tc>
          <w:tcPr>
            <w:tcW w:w="1385" w:type="pct"/>
          </w:tcPr>
          <w:p w:rsidR="003D3118" w:rsidP="00637D35" w:rsidRDefault="003D3118" w14:paraId="2247842D" w14:textId="77E03197">
            <w:r w:rsidRPr="00944318">
              <w:t>ROW_ID</w:t>
            </w:r>
          </w:p>
        </w:tc>
        <w:tc>
          <w:tcPr>
            <w:tcW w:w="2307" w:type="pct"/>
          </w:tcPr>
          <w:p w:rsidR="003D3118" w:rsidP="00637D35" w:rsidRDefault="003D3118" w14:paraId="4D820257" w14:textId="77777777">
            <w:pPr>
              <w:spacing w:after="0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ครั้งแรก</w:t>
            </w:r>
          </w:p>
          <w:p w:rsidR="003D3118" w:rsidP="00637D35" w:rsidRDefault="003D3118" w14:paraId="0FA0A2D8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ให้ระบบ </w:t>
            </w:r>
            <w:r>
              <w:rPr>
                <w:rFonts w:cs="CordiaUPC"/>
              </w:rPr>
              <w:t xml:space="preserve">Auto Generate </w:t>
            </w:r>
          </w:p>
          <w:p w:rsidR="003D3118" w:rsidP="00637D35" w:rsidRDefault="003D3118" w14:paraId="2093E6C7" w14:textId="77777777">
            <w:pPr>
              <w:spacing w:after="0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ครั้งถัดไป</w:t>
            </w:r>
          </w:p>
          <w:p w:rsidR="003D3118" w:rsidP="00637D35" w:rsidRDefault="003D3118" w14:paraId="2CA67E40" w14:textId="65091D82">
            <w:r>
              <w:rPr>
                <w:rFonts w:hint="cs" w:cs="Angsana New"/>
                <w:cs/>
              </w:rPr>
              <w:t xml:space="preserve">ให้ใช้ </w:t>
            </w:r>
            <w:r>
              <w:rPr>
                <w:rFonts w:cs="CordiaUPC"/>
              </w:rPr>
              <w:t xml:space="preserve">Row ID </w:t>
            </w:r>
            <w:r>
              <w:rPr>
                <w:rFonts w:hint="cs" w:cs="Angsana New"/>
                <w:cs/>
              </w:rPr>
              <w:t>เดิม</w:t>
            </w:r>
          </w:p>
        </w:tc>
      </w:tr>
      <w:tr w:rsidRPr="008979A8" w:rsidR="003D3118" w:rsidTr="00637D35" w14:paraId="60D260D8" w14:textId="77777777">
        <w:tc>
          <w:tcPr>
            <w:tcW w:w="1308" w:type="pct"/>
            <w:vMerge/>
          </w:tcPr>
          <w:p w:rsidRPr="008979A8" w:rsidR="003D3118" w:rsidP="00637D35" w:rsidRDefault="003D3118" w14:paraId="42BF1EE6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3D3118" w:rsidP="00637D35" w:rsidRDefault="003D3118" w14:paraId="391132D3" w14:textId="6EDB72DA">
            <w:r>
              <w:t>MASS_REWARD_TARGET_CUSTOMER</w:t>
            </w:r>
            <w:r w:rsidRPr="00944318">
              <w:t>_ROW_ID</w:t>
            </w:r>
          </w:p>
        </w:tc>
        <w:tc>
          <w:tcPr>
            <w:tcW w:w="2307" w:type="pct"/>
          </w:tcPr>
          <w:p w:rsidR="003D3118" w:rsidP="004B172E" w:rsidRDefault="003D3118" w14:paraId="63D79740" w14:textId="747F13A5">
            <w:r>
              <w:rPr>
                <w:rFonts w:hint="cs" w:cs="Angsana New"/>
                <w:cs/>
              </w:rPr>
              <w:t>ให้</w:t>
            </w:r>
            <w:r w:rsidRPr="008979A8">
              <w:rPr>
                <w:rFonts w:cs="Angsana New"/>
                <w:cs/>
              </w:rPr>
              <w:t>ใช้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CordiaUPC"/>
              </w:rPr>
              <w:t>MASS</w:t>
            </w:r>
            <w:r w:rsidRPr="008979A8">
              <w:rPr>
                <w:rFonts w:cs="CordiaUPC"/>
              </w:rPr>
              <w:t>_</w:t>
            </w:r>
            <w:r>
              <w:rPr>
                <w:rFonts w:cs="CordiaUPC"/>
              </w:rPr>
              <w:t>REWARD_TARGET_CUSTOMER</w:t>
            </w:r>
            <w:r w:rsidRPr="008979A8">
              <w:rPr>
                <w:rFonts w:cs="Angsana New"/>
                <w:cs/>
              </w:rPr>
              <w:t>.</w:t>
            </w:r>
            <w:r w:rsidRPr="008979A8">
              <w:rPr>
                <w:rFonts w:cs="CordiaUPC"/>
              </w:rPr>
              <w:t>ROW_ID</w:t>
            </w:r>
            <w:r>
              <w:rPr>
                <w:rFonts w:hint="cs" w:cs="Angsana New"/>
                <w:cs/>
              </w:rPr>
              <w:t xml:space="preserve"> เดิม</w:t>
            </w:r>
          </w:p>
        </w:tc>
      </w:tr>
      <w:tr w:rsidRPr="008979A8" w:rsidR="003D3118" w:rsidTr="00637D35" w14:paraId="256DEB26" w14:textId="77777777">
        <w:tc>
          <w:tcPr>
            <w:tcW w:w="1308" w:type="pct"/>
            <w:vMerge/>
          </w:tcPr>
          <w:p w:rsidRPr="008979A8" w:rsidR="003D3118" w:rsidP="00637D35" w:rsidRDefault="003D3118" w14:paraId="35ECA386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3D3118" w:rsidP="00637D35" w:rsidRDefault="003D3118" w14:paraId="524A285D" w14:textId="04E2C6E9">
            <w:r>
              <w:t>REWARD_TARGET_CUSTOMER</w:t>
            </w:r>
          </w:p>
        </w:tc>
        <w:tc>
          <w:tcPr>
            <w:tcW w:w="2307" w:type="pct"/>
          </w:tcPr>
          <w:p w:rsidR="003D3118" w:rsidP="00637D35" w:rsidRDefault="003D3118" w14:paraId="01FB6C14" w14:textId="4843A3AC">
            <w:r>
              <w:t>rewardPerTargetCustomer</w:t>
            </w:r>
          </w:p>
        </w:tc>
      </w:tr>
      <w:tr w:rsidRPr="008979A8" w:rsidR="003D3118" w:rsidTr="00637D35" w14:paraId="3269FCEE" w14:textId="77777777">
        <w:tc>
          <w:tcPr>
            <w:tcW w:w="1308" w:type="pct"/>
            <w:vMerge w:val="restart"/>
          </w:tcPr>
          <w:p w:rsidRPr="008979A8" w:rsidR="003D3118" w:rsidP="00637D35" w:rsidRDefault="003D3118" w14:paraId="23F125A5" w14:textId="4B03B3B9">
            <w:pPr>
              <w:rPr>
                <w:rFonts w:cs="CordiaUPC"/>
              </w:rPr>
            </w:pPr>
            <w:r>
              <w:t>MASS_REWARD_TARGET_CUSTOMER_OFFERING</w:t>
            </w:r>
          </w:p>
        </w:tc>
        <w:tc>
          <w:tcPr>
            <w:tcW w:w="1385" w:type="pct"/>
          </w:tcPr>
          <w:p w:rsidR="003D3118" w:rsidP="00637D35" w:rsidRDefault="003D3118" w14:paraId="753DF7BD" w14:textId="144BE5D7">
            <w:r w:rsidRPr="00944318">
              <w:t>ROW_ID</w:t>
            </w:r>
          </w:p>
        </w:tc>
        <w:tc>
          <w:tcPr>
            <w:tcW w:w="2307" w:type="pct"/>
          </w:tcPr>
          <w:p w:rsidR="003D3118" w:rsidP="00637D35" w:rsidRDefault="003D3118" w14:paraId="352B2490" w14:textId="77777777">
            <w:pPr>
              <w:spacing w:after="0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ครั้งแรก</w:t>
            </w:r>
          </w:p>
          <w:p w:rsidR="003D3118" w:rsidP="00637D35" w:rsidRDefault="003D3118" w14:paraId="53267783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ให้ระบบ </w:t>
            </w:r>
            <w:r>
              <w:rPr>
                <w:rFonts w:cs="CordiaUPC"/>
              </w:rPr>
              <w:t xml:space="preserve">Auto Generate </w:t>
            </w:r>
          </w:p>
          <w:p w:rsidR="003D3118" w:rsidP="00637D35" w:rsidRDefault="003D3118" w14:paraId="05C3B635" w14:textId="77777777">
            <w:pPr>
              <w:spacing w:after="0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ครั้งถัดไป</w:t>
            </w:r>
          </w:p>
          <w:p w:rsidR="003D3118" w:rsidP="00637D35" w:rsidRDefault="003D3118" w14:paraId="655614D4" w14:textId="4031CC05">
            <w:r>
              <w:rPr>
                <w:rFonts w:hint="cs" w:cs="Angsana New"/>
                <w:cs/>
              </w:rPr>
              <w:t xml:space="preserve">ให้ใช้ </w:t>
            </w:r>
            <w:r>
              <w:rPr>
                <w:rFonts w:cs="CordiaUPC"/>
              </w:rPr>
              <w:t xml:space="preserve">Row ID </w:t>
            </w:r>
            <w:r>
              <w:rPr>
                <w:rFonts w:hint="cs" w:cs="Angsana New"/>
                <w:cs/>
              </w:rPr>
              <w:t>เดิม</w:t>
            </w:r>
          </w:p>
        </w:tc>
      </w:tr>
      <w:tr w:rsidRPr="008979A8" w:rsidR="003D3118" w:rsidTr="00637D35" w14:paraId="369164E7" w14:textId="77777777">
        <w:tc>
          <w:tcPr>
            <w:tcW w:w="1308" w:type="pct"/>
            <w:vMerge/>
          </w:tcPr>
          <w:p w:rsidRPr="008979A8" w:rsidR="003D3118" w:rsidP="00637D35" w:rsidRDefault="003D3118" w14:paraId="2719103A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3D3118" w:rsidP="00637D35" w:rsidRDefault="003D3118" w14:paraId="07904BC7" w14:textId="3EBD1431">
            <w:r>
              <w:t>MASS_REWARD_TARGET_CUSTOMER</w:t>
            </w:r>
            <w:r w:rsidRPr="00944318">
              <w:t>_ROW_ID</w:t>
            </w:r>
          </w:p>
        </w:tc>
        <w:tc>
          <w:tcPr>
            <w:tcW w:w="2307" w:type="pct"/>
          </w:tcPr>
          <w:p w:rsidR="003D3118" w:rsidP="00637D35" w:rsidRDefault="003D3118" w14:paraId="45B7C871" w14:textId="516CC191">
            <w:r>
              <w:rPr>
                <w:rFonts w:hint="cs" w:cs="Angsana New"/>
                <w:cs/>
              </w:rPr>
              <w:t>ให้</w:t>
            </w:r>
            <w:r w:rsidRPr="008979A8">
              <w:rPr>
                <w:rFonts w:cs="Angsana New"/>
                <w:cs/>
              </w:rPr>
              <w:t>ใช้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CordiaUPC"/>
              </w:rPr>
              <w:t>MASS</w:t>
            </w:r>
            <w:r w:rsidRPr="008979A8">
              <w:rPr>
                <w:rFonts w:cs="CordiaUPC"/>
              </w:rPr>
              <w:t>_</w:t>
            </w:r>
            <w:r>
              <w:rPr>
                <w:rFonts w:cs="CordiaUPC"/>
              </w:rPr>
              <w:t>REWARD_TARGET_CUSTOMER</w:t>
            </w:r>
            <w:r w:rsidRPr="008979A8">
              <w:rPr>
                <w:rFonts w:cs="Angsana New"/>
                <w:cs/>
              </w:rPr>
              <w:t>.</w:t>
            </w:r>
            <w:r w:rsidRPr="008979A8">
              <w:rPr>
                <w:rFonts w:cs="CordiaUPC"/>
              </w:rPr>
              <w:t>ROW_ID</w:t>
            </w:r>
            <w:r>
              <w:rPr>
                <w:rFonts w:hint="cs" w:cs="Angsana New"/>
                <w:cs/>
              </w:rPr>
              <w:t xml:space="preserve"> เดิม</w:t>
            </w:r>
          </w:p>
        </w:tc>
      </w:tr>
      <w:tr w:rsidRPr="008979A8" w:rsidR="003D3118" w:rsidTr="00637D35" w14:paraId="7B76B0CC" w14:textId="77777777">
        <w:tc>
          <w:tcPr>
            <w:tcW w:w="1308" w:type="pct"/>
            <w:vMerge/>
          </w:tcPr>
          <w:p w:rsidRPr="008979A8" w:rsidR="003D3118" w:rsidP="00637D35" w:rsidRDefault="003D3118" w14:paraId="02D8C132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3D3118" w:rsidP="00637D35" w:rsidRDefault="003D3118" w14:paraId="50785562" w14:textId="76BC6048">
            <w:r>
              <w:t>PO_GROUP</w:t>
            </w:r>
          </w:p>
        </w:tc>
        <w:tc>
          <w:tcPr>
            <w:tcW w:w="2307" w:type="pct"/>
          </w:tcPr>
          <w:p w:rsidR="003D3118" w:rsidP="00637D35" w:rsidRDefault="003D3118" w14:paraId="33706F9D" w14:textId="09599EAD">
            <w:r>
              <w:t xml:space="preserve">promotion_group </w:t>
            </w:r>
            <w:r>
              <w:rPr>
                <w:rFonts w:hint="cs"/>
                <w:cs/>
              </w:rPr>
              <w:t xml:space="preserve">ของ </w:t>
            </w:r>
            <w:r>
              <w:t>rewardOffering</w:t>
            </w:r>
          </w:p>
        </w:tc>
      </w:tr>
      <w:tr w:rsidRPr="008979A8" w:rsidR="003D3118" w:rsidTr="00637D35" w14:paraId="0DA62FAF" w14:textId="77777777">
        <w:tc>
          <w:tcPr>
            <w:tcW w:w="1308" w:type="pct"/>
            <w:vMerge/>
          </w:tcPr>
          <w:p w:rsidRPr="008979A8" w:rsidR="003D3118" w:rsidP="00637D35" w:rsidRDefault="003D3118" w14:paraId="573BFB50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3D3118" w:rsidP="00637D35" w:rsidRDefault="003D3118" w14:paraId="332521B3" w14:textId="3B800C57">
            <w:r>
              <w:t>PO_ROW_ID</w:t>
            </w:r>
          </w:p>
        </w:tc>
        <w:tc>
          <w:tcPr>
            <w:tcW w:w="2307" w:type="pct"/>
          </w:tcPr>
          <w:p w:rsidR="003D3118" w:rsidP="00637D35" w:rsidRDefault="003D3118" w14:paraId="328AB09C" w14:textId="7E05964D">
            <w:r>
              <w:t xml:space="preserve">po_row_id </w:t>
            </w:r>
            <w:r>
              <w:rPr>
                <w:rFonts w:hint="cs"/>
                <w:cs/>
              </w:rPr>
              <w:t xml:space="preserve">ของ </w:t>
            </w:r>
            <w:r>
              <w:t>rewardOffering</w:t>
            </w:r>
          </w:p>
        </w:tc>
      </w:tr>
      <w:tr w:rsidRPr="008979A8" w:rsidR="003D3118" w:rsidTr="00637D35" w14:paraId="305D78E7" w14:textId="77777777">
        <w:tc>
          <w:tcPr>
            <w:tcW w:w="1308" w:type="pct"/>
            <w:vMerge/>
          </w:tcPr>
          <w:p w:rsidRPr="008979A8" w:rsidR="003D3118" w:rsidP="00637D35" w:rsidRDefault="003D3118" w14:paraId="24470F3F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3D3118" w:rsidP="00637D35" w:rsidRDefault="003D3118" w14:paraId="5520A5BF" w14:textId="0CF3FF5A">
            <w:r>
              <w:t>PO_ENH_ROW_ID</w:t>
            </w:r>
          </w:p>
        </w:tc>
        <w:tc>
          <w:tcPr>
            <w:tcW w:w="2307" w:type="pct"/>
          </w:tcPr>
          <w:p w:rsidR="003D3118" w:rsidP="00637D35" w:rsidRDefault="003D3118" w14:paraId="608383A0" w14:textId="49683187">
            <w:r>
              <w:t xml:space="preserve">po_enh_row_id </w:t>
            </w:r>
            <w:r>
              <w:rPr>
                <w:rFonts w:hint="cs"/>
                <w:cs/>
              </w:rPr>
              <w:t xml:space="preserve">ของ </w:t>
            </w:r>
            <w:r>
              <w:t>rewardOffering</w:t>
            </w:r>
          </w:p>
        </w:tc>
      </w:tr>
    </w:tbl>
    <w:p w:rsidR="00F8391B" w:rsidP="00F8391B" w:rsidRDefault="00F8391B" w14:paraId="3090F1C6" w14:textId="3C0B0459">
      <w:pPr>
        <w:pStyle w:val="Heading2"/>
        <w:numPr>
          <w:ilvl w:val="0"/>
          <w:numId w:val="1"/>
        </w:numPr>
        <w:ind w:left="426" w:hanging="426"/>
        <w:rPr>
          <w:rFonts w:ascii="CordiaUPC" w:hAnsi="CordiaUPC" w:cs="CordiaUPC"/>
          <w:sz w:val="36"/>
          <w:szCs w:val="36"/>
        </w:rPr>
      </w:pPr>
      <w:r>
        <w:rPr>
          <w:rFonts w:ascii="CordiaUPC" w:hAnsi="CordiaUPC" w:cs="CordiaUPC"/>
          <w:sz w:val="36"/>
          <w:szCs w:val="36"/>
        </w:rPr>
        <w:t xml:space="preserve">Mass </w:t>
      </w:r>
      <w:r w:rsidR="00AD065B">
        <w:rPr>
          <w:rFonts w:ascii="CordiaUPC" w:hAnsi="CordiaUPC" w:cs="CordiaUPC"/>
          <w:sz w:val="36"/>
          <w:szCs w:val="36"/>
        </w:rPr>
        <w:t>Topu</w:t>
      </w:r>
      <w:r w:rsidR="00FE3C0D">
        <w:rPr>
          <w:rFonts w:ascii="CordiaUPC" w:hAnsi="CordiaUPC" w:cs="CordiaUPC"/>
          <w:sz w:val="36"/>
          <w:szCs w:val="36"/>
        </w:rPr>
        <w:t>p</w:t>
      </w:r>
    </w:p>
    <w:p w:rsidRPr="00180BBA" w:rsidR="00F8391B" w:rsidP="00BB3F68" w:rsidRDefault="00F8391B" w14:paraId="439805CE" w14:textId="77777777">
      <w:pPr>
        <w:pStyle w:val="Heading3"/>
        <w:numPr>
          <w:ilvl w:val="0"/>
          <w:numId w:val="103"/>
        </w:numPr>
        <w:rPr>
          <w:rFonts w:ascii="CordiaUPC" w:hAnsi="CordiaUPC" w:cs="CordiaUPC"/>
          <w:sz w:val="32"/>
          <w:szCs w:val="40"/>
        </w:rPr>
      </w:pPr>
      <w:r w:rsidRPr="00180BBA">
        <w:rPr>
          <w:rFonts w:ascii="CordiaUPC" w:hAnsi="CordiaUPC" w:cs="CordiaUPC"/>
          <w:sz w:val="32"/>
          <w:szCs w:val="40"/>
        </w:rPr>
        <w:t>Field on Screen</w:t>
      </w:r>
    </w:p>
    <w:tbl>
      <w:tblPr>
        <w:tblW w:w="4977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657"/>
        <w:gridCol w:w="1802"/>
        <w:gridCol w:w="5516"/>
      </w:tblGrid>
      <w:tr w:rsidRPr="008979A8" w:rsidR="00F8391B" w:rsidTr="00671439" w14:paraId="377759B2" w14:textId="77777777">
        <w:trPr>
          <w:cantSplit/>
          <w:tblHeader/>
        </w:trPr>
        <w:tc>
          <w:tcPr>
            <w:tcW w:w="923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F8391B" w:rsidP="00671439" w:rsidRDefault="00F8391B" w14:paraId="3A23979D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Field Name</w:t>
            </w:r>
          </w:p>
        </w:tc>
        <w:tc>
          <w:tcPr>
            <w:tcW w:w="1004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F8391B" w:rsidP="00671439" w:rsidRDefault="00F8391B" w14:paraId="027C2B78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Type</w:t>
            </w:r>
          </w:p>
        </w:tc>
        <w:tc>
          <w:tcPr>
            <w:tcW w:w="3073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F8391B" w:rsidP="00671439" w:rsidRDefault="00F8391B" w14:paraId="709C4E5E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Comments</w:t>
            </w:r>
          </w:p>
        </w:tc>
      </w:tr>
      <w:tr w:rsidRPr="008979A8" w:rsidR="00551DB8" w:rsidTr="00551DB8" w14:paraId="7C7D8FAF" w14:textId="77777777">
        <w:trPr>
          <w:trHeight w:val="111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Pr="00BD6930" w:rsidR="00551DB8" w:rsidP="00551DB8" w:rsidRDefault="00551DB8" w14:paraId="4512C788" w14:textId="070CFDCD">
            <w:pPr>
              <w:pStyle w:val="HeaderTable"/>
              <w:rPr>
                <w:rtl/>
                <w:cs/>
              </w:rPr>
            </w:pPr>
            <w:r>
              <w:t>Top</w:t>
            </w:r>
            <w:r w:rsidR="001C6BD4">
              <w:rPr>
                <w:rFonts w:cs="Angsana New"/>
                <w:bCs/>
                <w:cs/>
                <w:lang w:bidi="th-TH"/>
              </w:rPr>
              <w:t xml:space="preserve"> </w:t>
            </w:r>
            <w:r>
              <w:t>up Reward Section</w:t>
            </w:r>
          </w:p>
        </w:tc>
      </w:tr>
      <w:tr w:rsidRPr="008979A8" w:rsidR="00F8391B" w:rsidTr="00E42349" w14:paraId="415C61AF" w14:textId="77777777">
        <w:trPr>
          <w:trHeight w:val="111"/>
        </w:trPr>
        <w:tc>
          <w:tcPr>
            <w:tcW w:w="923" w:type="pct"/>
          </w:tcPr>
          <w:p w:rsidR="00F8391B" w:rsidP="00671439" w:rsidRDefault="005D6E78" w14:paraId="35D40D32" w14:textId="02F46062">
            <w:r>
              <w:t>t</w:t>
            </w:r>
            <w:r w:rsidR="00AD065B">
              <w:t>opu</w:t>
            </w:r>
            <w:r w:rsidR="00F8391B">
              <w:t>pPlanType</w:t>
            </w:r>
          </w:p>
        </w:tc>
        <w:tc>
          <w:tcPr>
            <w:tcW w:w="1004" w:type="pct"/>
          </w:tcPr>
          <w:p w:rsidR="00F8391B" w:rsidP="00671439" w:rsidRDefault="00E16542" w14:paraId="230AFDC0" w14:textId="6ADDDB2F">
            <w:r>
              <w:t>Drop Down List</w:t>
            </w:r>
          </w:p>
        </w:tc>
        <w:tc>
          <w:tcPr>
            <w:tcW w:w="3073" w:type="pct"/>
          </w:tcPr>
          <w:p w:rsidR="00AD065B" w:rsidP="00AD065B" w:rsidRDefault="00AD065B" w14:paraId="268E37AD" w14:textId="46430174">
            <w:pPr>
              <w:rPr>
                <w:color w:val="FF0000"/>
              </w:rPr>
            </w:pPr>
            <w:r>
              <w:t xml:space="preserve">Label </w:t>
            </w:r>
            <w:r>
              <w:rPr>
                <w:cs/>
              </w:rPr>
              <w:t xml:space="preserve">: </w:t>
            </w:r>
            <w:r w:rsidRPr="00F66DF9">
              <w:rPr>
                <w:color w:val="FF0000"/>
                <w:cs/>
              </w:rPr>
              <w:t>*</w:t>
            </w:r>
            <w:r>
              <w:rPr>
                <w:color w:val="FF0000"/>
              </w:rPr>
              <w:t>Top</w:t>
            </w:r>
            <w:r w:rsidR="001C6BD4">
              <w:rPr>
                <w:rFonts w:cs="Angsana New"/>
                <w:color w:val="FF0000"/>
                <w:cs/>
              </w:rPr>
              <w:t xml:space="preserve"> </w:t>
            </w:r>
            <w:r>
              <w:rPr>
                <w:color w:val="FF0000"/>
              </w:rPr>
              <w:t>u</w:t>
            </w:r>
            <w:r w:rsidRPr="00F66DF9">
              <w:rPr>
                <w:color w:val="FF0000"/>
              </w:rPr>
              <w:t xml:space="preserve">p </w:t>
            </w:r>
            <w:r>
              <w:rPr>
                <w:color w:val="FF0000"/>
              </w:rPr>
              <w:t>Plan Type</w:t>
            </w:r>
          </w:p>
          <w:p w:rsidR="00915A54" w:rsidP="00AD065B" w:rsidRDefault="00915A54" w14:paraId="6E00ED1E" w14:textId="1AE00164">
            <w:pPr>
              <w:rPr>
                <w:cs/>
              </w:rPr>
            </w:pPr>
            <w:r w:rsidRPr="00915A54">
              <w:t xml:space="preserve">List of value </w:t>
            </w:r>
            <w:r w:rsidRPr="00915A54">
              <w:rPr>
                <w:rFonts w:cs="Angsana New"/>
                <w:cs/>
              </w:rPr>
              <w:t xml:space="preserve">: </w:t>
            </w:r>
            <w:r w:rsidRPr="00915A54">
              <w:rPr>
                <w:rFonts w:hint="cs"/>
                <w:cs/>
              </w:rPr>
              <w:t xml:space="preserve">ดึงข้อมูลจาก </w:t>
            </w:r>
            <w:r w:rsidRPr="00915A54">
              <w:t xml:space="preserve">DB </w:t>
            </w:r>
            <w:r w:rsidRPr="00915A54">
              <w:rPr>
                <w:rFonts w:hint="cs"/>
                <w:cs/>
              </w:rPr>
              <w:t xml:space="preserve">ที่ </w:t>
            </w:r>
            <w:r>
              <w:t>MASS_TOPUP_PLAN_CONFIG</w:t>
            </w:r>
          </w:p>
          <w:p w:rsidR="00F8391B" w:rsidP="00AD065B" w:rsidRDefault="00AD065B" w14:paraId="47E6E932" w14:textId="77777777">
            <w:r>
              <w:rPr>
                <w:rFonts w:hint="cs"/>
                <w:cs/>
              </w:rPr>
              <w:t xml:space="preserve">ถ้า </w:t>
            </w:r>
            <w:r w:rsidR="005D6E78">
              <w:t xml:space="preserve">customerType </w:t>
            </w:r>
            <w:r w:rsidR="005D6E78">
              <w:rPr>
                <w:rFonts w:cs="Angsana New"/>
                <w:cs/>
              </w:rPr>
              <w:t>= “</w:t>
            </w:r>
            <w:r w:rsidR="005D6E78">
              <w:t>Pre</w:t>
            </w:r>
            <w:r w:rsidR="005D6E78">
              <w:rPr>
                <w:rFonts w:cs="Angsana New"/>
                <w:cs/>
              </w:rPr>
              <w:t>-</w:t>
            </w:r>
            <w:r w:rsidR="005D6E78">
              <w:t>paid</w:t>
            </w:r>
            <w:r w:rsidR="005D6E78">
              <w:rPr>
                <w:rFonts w:cs="Angsana New"/>
                <w:cs/>
              </w:rPr>
              <w:t xml:space="preserve">” </w:t>
            </w:r>
            <w:r w:rsidR="005D6E78">
              <w:rPr>
                <w:rFonts w:hint="cs"/>
                <w:cs/>
              </w:rPr>
              <w:t xml:space="preserve">และ </w:t>
            </w:r>
            <w:r w:rsidR="005D6E78">
              <w:t xml:space="preserve">productClass </w:t>
            </w:r>
            <w:r w:rsidR="005D6E78">
              <w:rPr>
                <w:rFonts w:cs="Angsana New"/>
                <w:cs/>
              </w:rPr>
              <w:t>= “</w:t>
            </w:r>
            <w:r w:rsidR="005D6E78">
              <w:t>Main</w:t>
            </w:r>
            <w:r w:rsidR="005D6E78"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>ให้</w:t>
            </w:r>
            <w:r>
              <w:t xml:space="preserve"> Default</w:t>
            </w:r>
            <w:r>
              <w:rPr>
                <w:rFonts w:hint="cs"/>
                <w:cs/>
              </w:rPr>
              <w:t xml:space="preserve"> ค่าที่ </w:t>
            </w:r>
            <w:r>
              <w:t xml:space="preserve">default_flag </w:t>
            </w:r>
            <w:r>
              <w:rPr>
                <w:rFonts w:cs="Angsana New"/>
                <w:cs/>
              </w:rPr>
              <w:t>= “</w:t>
            </w:r>
            <w:r>
              <w:t>Yes</w:t>
            </w:r>
            <w:r>
              <w:rPr>
                <w:rFonts w:cs="Angsana New"/>
                <w:cs/>
              </w:rPr>
              <w:t>”</w:t>
            </w:r>
          </w:p>
          <w:p w:rsidRPr="005D2D56" w:rsidR="005D2D56" w:rsidP="005D2D56" w:rsidRDefault="005D2D56" w14:paraId="6AE3D482" w14:textId="06E7C6B9">
            <w:r>
              <w:rPr>
                <w:rFonts w:hint="cs"/>
                <w:cs/>
              </w:rPr>
              <w:t xml:space="preserve">เมื่อ </w:t>
            </w:r>
            <w:r>
              <w:t>User</w:t>
            </w:r>
            <w:r>
              <w:rPr>
                <w:rFonts w:hint="cs"/>
                <w:cs/>
              </w:rPr>
              <w:t xml:space="preserve"> เปลี่ยนค่า </w:t>
            </w:r>
            <w:r>
              <w:t xml:space="preserve">topupPlanType </w:t>
            </w:r>
            <w:r>
              <w:rPr>
                <w:rFonts w:hint="cs"/>
                <w:cs/>
              </w:rPr>
              <w:t xml:space="preserve">ให้ทำการ </w:t>
            </w:r>
            <w:r>
              <w:t xml:space="preserve">Copy </w:t>
            </w:r>
            <w:r>
              <w:rPr>
                <w:rFonts w:hint="cs"/>
                <w:cs/>
              </w:rPr>
              <w:t>ข้อมูล</w:t>
            </w:r>
            <w:r>
              <w:t xml:space="preserve"> TOPUP_VALUE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TOPUP_VALIDITY </w:t>
            </w:r>
            <w:r>
              <w:rPr>
                <w:rFonts w:hint="cs"/>
                <w:cs/>
              </w:rPr>
              <w:t xml:space="preserve">ของ </w:t>
            </w:r>
            <w:r>
              <w:t>topupPlanType</w:t>
            </w:r>
            <w:r>
              <w:rPr>
                <w:rFonts w:hint="cs"/>
                <w:cs/>
              </w:rPr>
              <w:t xml:space="preserve"> ไปที่ </w:t>
            </w:r>
            <w:r>
              <w:t>Topup Reward Table</w:t>
            </w:r>
            <w:r w:rsidR="002F2A14">
              <w:rPr>
                <w:rFonts w:hint="cs"/>
                <w:cs/>
              </w:rPr>
              <w:t xml:space="preserve"> ที่ </w:t>
            </w:r>
            <w:r w:rsidR="002F2A14">
              <w:t xml:space="preserve">faceValue </w:t>
            </w:r>
            <w:r w:rsidR="002F2A14">
              <w:rPr>
                <w:rFonts w:hint="cs"/>
                <w:cs/>
              </w:rPr>
              <w:t xml:space="preserve">และ </w:t>
            </w:r>
            <w:r w:rsidR="002F2A14">
              <w:t>validity</w:t>
            </w:r>
          </w:p>
        </w:tc>
      </w:tr>
      <w:tr w:rsidRPr="008979A8" w:rsidR="00F8391B" w:rsidTr="00E42349" w14:paraId="05AE78BD" w14:textId="77777777">
        <w:trPr>
          <w:trHeight w:val="111"/>
        </w:trPr>
        <w:tc>
          <w:tcPr>
            <w:tcW w:w="923" w:type="pct"/>
          </w:tcPr>
          <w:p w:rsidR="00F8391B" w:rsidP="00671439" w:rsidRDefault="005D6E78" w14:paraId="7732A978" w14:textId="6368516F">
            <w:r>
              <w:t>t</w:t>
            </w:r>
            <w:r w:rsidR="00AD065B">
              <w:t>opu</w:t>
            </w:r>
            <w:r w:rsidR="00F8391B">
              <w:t>pMaxBalance</w:t>
            </w:r>
          </w:p>
        </w:tc>
        <w:tc>
          <w:tcPr>
            <w:tcW w:w="1004" w:type="pct"/>
          </w:tcPr>
          <w:p w:rsidR="00F8391B" w:rsidP="00671439" w:rsidRDefault="00AD065B" w14:paraId="6D9C5601" w14:textId="011E06D3">
            <w:r>
              <w:t>Text Box</w:t>
            </w:r>
          </w:p>
        </w:tc>
        <w:tc>
          <w:tcPr>
            <w:tcW w:w="3073" w:type="pct"/>
          </w:tcPr>
          <w:p w:rsidR="00AD065B" w:rsidP="00AD065B" w:rsidRDefault="00AD065B" w14:paraId="3A41AB42" w14:textId="139B8EDE">
            <w:r>
              <w:t xml:space="preserve">Label </w:t>
            </w:r>
            <w:r>
              <w:rPr>
                <w:cs/>
              </w:rPr>
              <w:t xml:space="preserve">: </w:t>
            </w:r>
            <w:r w:rsidRPr="00F66DF9">
              <w:rPr>
                <w:color w:val="FF0000"/>
                <w:cs/>
              </w:rPr>
              <w:t>*</w:t>
            </w:r>
            <w:r>
              <w:rPr>
                <w:color w:val="FF0000"/>
              </w:rPr>
              <w:t>Top</w:t>
            </w:r>
            <w:r w:rsidR="001C6BD4">
              <w:rPr>
                <w:rFonts w:cs="Angsana New"/>
                <w:color w:val="FF0000"/>
                <w:cs/>
              </w:rPr>
              <w:t xml:space="preserve"> </w:t>
            </w:r>
            <w:r>
              <w:rPr>
                <w:color w:val="FF0000"/>
              </w:rPr>
              <w:t>u</w:t>
            </w:r>
            <w:r w:rsidRPr="00F66DF9">
              <w:rPr>
                <w:color w:val="FF0000"/>
              </w:rPr>
              <w:t>p Max Balance</w:t>
            </w:r>
            <w:r>
              <w:rPr>
                <w:cs/>
              </w:rPr>
              <w:t xml:space="preserve"> : …… </w:t>
            </w:r>
            <w:r>
              <w:t>Baht</w:t>
            </w:r>
          </w:p>
          <w:p w:rsidR="00F8391B" w:rsidP="00AD065B" w:rsidRDefault="00AD065B" w14:paraId="0FE0BD0C" w14:textId="77777777">
            <w:r>
              <w:rPr>
                <w:rFonts w:hint="cs"/>
                <w:cs/>
              </w:rPr>
              <w:t>ถ้า</w:t>
            </w:r>
            <w:r w:rsidR="005D6E78">
              <w:t xml:space="preserve"> customerType </w:t>
            </w:r>
            <w:r w:rsidR="005D6E78">
              <w:rPr>
                <w:rFonts w:cs="Angsana New"/>
                <w:cs/>
              </w:rPr>
              <w:t>= “</w:t>
            </w:r>
            <w:r w:rsidR="005D6E78">
              <w:t>Pre</w:t>
            </w:r>
            <w:r w:rsidR="005D6E78">
              <w:rPr>
                <w:rFonts w:cs="Angsana New"/>
                <w:cs/>
              </w:rPr>
              <w:t>-</w:t>
            </w:r>
            <w:r w:rsidR="005D6E78">
              <w:t>paid</w:t>
            </w:r>
            <w:r w:rsidR="005D6E78">
              <w:rPr>
                <w:rFonts w:cs="Angsana New"/>
                <w:cs/>
              </w:rPr>
              <w:t xml:space="preserve">” </w:t>
            </w:r>
            <w:r w:rsidR="005D6E78">
              <w:rPr>
                <w:rFonts w:hint="cs"/>
                <w:cs/>
              </w:rPr>
              <w:t xml:space="preserve">และ </w:t>
            </w:r>
            <w:r w:rsidR="005D6E78">
              <w:t xml:space="preserve">productClass </w:t>
            </w:r>
            <w:r w:rsidR="005D6E78">
              <w:rPr>
                <w:rFonts w:cs="Angsana New"/>
                <w:cs/>
              </w:rPr>
              <w:t>= “</w:t>
            </w:r>
            <w:r w:rsidR="005D6E78">
              <w:t>Main</w:t>
            </w:r>
            <w:r w:rsidR="005D6E78"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 ให้</w:t>
            </w:r>
            <w:r>
              <w:t xml:space="preserve"> Default</w:t>
            </w:r>
            <w:r>
              <w:rPr>
                <w:rFonts w:hint="cs"/>
                <w:cs/>
              </w:rPr>
              <w:t xml:space="preserve"> ค่าเป็น </w:t>
            </w:r>
            <w:r>
              <w:rPr>
                <w:rFonts w:cs="Angsana New"/>
                <w:cs/>
              </w:rPr>
              <w:t>“</w:t>
            </w:r>
            <w:r>
              <w:t>10000</w:t>
            </w:r>
            <w:r>
              <w:rPr>
                <w:rFonts w:cs="Angsana New"/>
                <w:cs/>
              </w:rPr>
              <w:t>”</w:t>
            </w:r>
          </w:p>
          <w:p w:rsidRPr="00BD6930" w:rsidR="004C3179" w:rsidP="00AD065B" w:rsidRDefault="004C3179" w14:paraId="219C567B" w14:textId="3BC11DD2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ใส่ได้เฉพาะตัวเลขและจุดทศนิยมเท่านั้น</w:t>
            </w:r>
          </w:p>
        </w:tc>
      </w:tr>
      <w:tr w:rsidRPr="008979A8" w:rsidR="00F8391B" w:rsidTr="00E42349" w14:paraId="5C154033" w14:textId="77777777">
        <w:trPr>
          <w:trHeight w:val="111"/>
        </w:trPr>
        <w:tc>
          <w:tcPr>
            <w:tcW w:w="923" w:type="pct"/>
          </w:tcPr>
          <w:p w:rsidR="00F8391B" w:rsidP="00671439" w:rsidRDefault="005D6E78" w14:paraId="115AAC27" w14:textId="5A100670">
            <w:r>
              <w:t>t</w:t>
            </w:r>
            <w:r w:rsidR="00AD065B">
              <w:t>opu</w:t>
            </w:r>
            <w:r w:rsidR="00F8391B">
              <w:t>pMaxValidity</w:t>
            </w:r>
          </w:p>
        </w:tc>
        <w:tc>
          <w:tcPr>
            <w:tcW w:w="1004" w:type="pct"/>
          </w:tcPr>
          <w:p w:rsidR="00F8391B" w:rsidP="00671439" w:rsidRDefault="00AD065B" w14:paraId="5E8AFE34" w14:textId="77F87D6D">
            <w:r>
              <w:t>Text Box</w:t>
            </w:r>
          </w:p>
        </w:tc>
        <w:tc>
          <w:tcPr>
            <w:tcW w:w="3073" w:type="pct"/>
          </w:tcPr>
          <w:p w:rsidR="00AD065B" w:rsidP="00AD065B" w:rsidRDefault="00AD065B" w14:paraId="0453E908" w14:textId="51C49850">
            <w:r>
              <w:t xml:space="preserve">Label </w:t>
            </w:r>
            <w:r>
              <w:rPr>
                <w:cs/>
              </w:rPr>
              <w:t xml:space="preserve">: </w:t>
            </w:r>
            <w:r w:rsidRPr="00F66DF9">
              <w:rPr>
                <w:color w:val="FF0000"/>
                <w:cs/>
              </w:rPr>
              <w:t>*</w:t>
            </w:r>
            <w:r>
              <w:rPr>
                <w:color w:val="FF0000"/>
              </w:rPr>
              <w:t>Top</w:t>
            </w:r>
            <w:r w:rsidR="001C6BD4">
              <w:rPr>
                <w:rFonts w:cs="Angsana New"/>
                <w:color w:val="FF0000"/>
                <w:cs/>
              </w:rPr>
              <w:t xml:space="preserve"> </w:t>
            </w:r>
            <w:r>
              <w:rPr>
                <w:color w:val="FF0000"/>
              </w:rPr>
              <w:t>u</w:t>
            </w:r>
            <w:r w:rsidRPr="00F66DF9">
              <w:rPr>
                <w:color w:val="FF0000"/>
              </w:rPr>
              <w:t xml:space="preserve">p Max </w:t>
            </w:r>
            <w:r>
              <w:rPr>
                <w:color w:val="FF0000"/>
              </w:rPr>
              <w:t>Validity</w:t>
            </w:r>
            <w:r>
              <w:rPr>
                <w:cs/>
              </w:rPr>
              <w:t xml:space="preserve">: …… </w:t>
            </w:r>
            <w:r>
              <w:t>Days</w:t>
            </w:r>
          </w:p>
          <w:p w:rsidR="00F8391B" w:rsidP="00671439" w:rsidRDefault="00AD065B" w14:paraId="7AA1DE6C" w14:textId="77777777">
            <w:r>
              <w:rPr>
                <w:rFonts w:hint="cs"/>
                <w:cs/>
              </w:rPr>
              <w:t xml:space="preserve">ถ้า </w:t>
            </w:r>
            <w:r w:rsidR="005D6E78">
              <w:t xml:space="preserve">customerType </w:t>
            </w:r>
            <w:r w:rsidR="005D6E78">
              <w:rPr>
                <w:rFonts w:cs="Angsana New"/>
                <w:cs/>
              </w:rPr>
              <w:t>= “</w:t>
            </w:r>
            <w:r w:rsidR="005D6E78">
              <w:t>Pre</w:t>
            </w:r>
            <w:r w:rsidR="005D6E78">
              <w:rPr>
                <w:rFonts w:cs="Angsana New"/>
                <w:cs/>
              </w:rPr>
              <w:t>-</w:t>
            </w:r>
            <w:r w:rsidR="005D6E78">
              <w:t>paid</w:t>
            </w:r>
            <w:r w:rsidR="005D6E78">
              <w:rPr>
                <w:rFonts w:cs="Angsana New"/>
                <w:cs/>
              </w:rPr>
              <w:t xml:space="preserve">” </w:t>
            </w:r>
            <w:r w:rsidR="005D6E78">
              <w:rPr>
                <w:rFonts w:hint="cs"/>
                <w:cs/>
              </w:rPr>
              <w:t xml:space="preserve">และ </w:t>
            </w:r>
            <w:r w:rsidR="005D6E78">
              <w:t xml:space="preserve">productClass </w:t>
            </w:r>
            <w:r w:rsidR="005D6E78">
              <w:rPr>
                <w:rFonts w:cs="Angsana New"/>
                <w:cs/>
              </w:rPr>
              <w:t>= “</w:t>
            </w:r>
            <w:r w:rsidR="005D6E78">
              <w:t>Main</w:t>
            </w:r>
            <w:r w:rsidR="005D6E78"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>ให้</w:t>
            </w:r>
            <w:r>
              <w:t xml:space="preserve"> Default</w:t>
            </w:r>
            <w:r>
              <w:rPr>
                <w:rFonts w:hint="cs"/>
                <w:cs/>
              </w:rPr>
              <w:t xml:space="preserve"> ค่าเป็น </w:t>
            </w:r>
            <w:r>
              <w:rPr>
                <w:rFonts w:cs="Angsana New"/>
                <w:cs/>
              </w:rPr>
              <w:t>“</w:t>
            </w:r>
            <w:r>
              <w:t>365</w:t>
            </w:r>
            <w:r>
              <w:rPr>
                <w:rFonts w:cs="Angsana New"/>
                <w:cs/>
              </w:rPr>
              <w:t>”</w:t>
            </w:r>
          </w:p>
          <w:p w:rsidRPr="00BD6930" w:rsidR="004C3179" w:rsidP="004C3179" w:rsidRDefault="004C3179" w14:paraId="1546E6E9" w14:textId="72536B97">
            <w:r>
              <w:rPr>
                <w:rFonts w:hint="cs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ใส่ได้เฉพาะตัวเลขเท่านั้น</w:t>
            </w:r>
          </w:p>
        </w:tc>
      </w:tr>
      <w:tr w:rsidRPr="008979A8" w:rsidR="003D0B12" w:rsidTr="005D6E78" w14:paraId="3E1F43E6" w14:textId="77777777">
        <w:trPr>
          <w:trHeight w:val="111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Pr="00BD6930" w:rsidR="003D0B12" w:rsidP="00F15672" w:rsidRDefault="005D6E78" w14:paraId="7280468B" w14:textId="7E1421B4">
            <w:pPr>
              <w:pStyle w:val="HeaderTable"/>
              <w:rPr>
                <w:rtl/>
                <w:cs/>
              </w:rPr>
            </w:pPr>
            <w:r>
              <w:t>To</w:t>
            </w:r>
            <w:r w:rsidR="00F15672">
              <w:t>p</w:t>
            </w:r>
            <w:r w:rsidR="001C6BD4">
              <w:rPr>
                <w:rFonts w:cs="Angsana New"/>
                <w:bCs/>
                <w:cs/>
                <w:lang w:bidi="th-TH"/>
              </w:rPr>
              <w:t xml:space="preserve"> </w:t>
            </w:r>
            <w:r w:rsidR="003D0B12">
              <w:t>up R</w:t>
            </w:r>
            <w:r>
              <w:t>eward Section</w:t>
            </w:r>
          </w:p>
        </w:tc>
      </w:tr>
      <w:tr w:rsidRPr="008979A8" w:rsidR="00A501E3" w:rsidTr="00E42349" w14:paraId="56BA209E" w14:textId="77777777">
        <w:trPr>
          <w:trHeight w:val="111"/>
        </w:trPr>
        <w:tc>
          <w:tcPr>
            <w:tcW w:w="923" w:type="pct"/>
          </w:tcPr>
          <w:p w:rsidR="00A501E3" w:rsidP="00671439" w:rsidRDefault="00A501E3" w14:paraId="0BC42D75" w14:textId="5FCE7F3B">
            <w:r>
              <w:t>rewardDescription</w:t>
            </w:r>
          </w:p>
        </w:tc>
        <w:tc>
          <w:tcPr>
            <w:tcW w:w="1004" w:type="pct"/>
          </w:tcPr>
          <w:p w:rsidR="00A501E3" w:rsidP="00671439" w:rsidRDefault="00A501E3" w14:paraId="00108B9E" w14:textId="0FF3DC38">
            <w:r>
              <w:t>Text Area</w:t>
            </w:r>
          </w:p>
        </w:tc>
        <w:tc>
          <w:tcPr>
            <w:tcW w:w="3073" w:type="pct"/>
          </w:tcPr>
          <w:p w:rsidR="00A501E3" w:rsidP="00671439" w:rsidRDefault="00A501E3" w14:paraId="3B25F2F6" w14:textId="77777777">
            <w:r>
              <w:t xml:space="preserve">Label </w:t>
            </w:r>
            <w:r>
              <w:rPr>
                <w:cs/>
              </w:rPr>
              <w:t>:</w:t>
            </w:r>
            <w:r>
              <w:t xml:space="preserve"> Reward Description</w:t>
            </w:r>
          </w:p>
          <w:p w:rsidR="00A501E3" w:rsidP="00671439" w:rsidRDefault="00A501E3" w14:paraId="15C8E306" w14:textId="05CA9AB2">
            <w:r>
              <w:t xml:space="preserve">Max Length </w:t>
            </w:r>
            <w:r>
              <w:rPr>
                <w:rFonts w:cs="Angsana New"/>
                <w:cs/>
              </w:rPr>
              <w:t xml:space="preserve">: </w:t>
            </w:r>
            <w:r>
              <w:t xml:space="preserve">4000 </w:t>
            </w:r>
            <w:r w:rsidR="000B3CB0">
              <w:t>c</w:t>
            </w:r>
            <w:r>
              <w:t>hara</w:t>
            </w:r>
            <w:r w:rsidR="000B3CB0">
              <w:t>c</w:t>
            </w:r>
            <w:r>
              <w:t>ter</w:t>
            </w:r>
            <w:r w:rsidR="000B3CB0">
              <w:t>s</w:t>
            </w:r>
          </w:p>
        </w:tc>
      </w:tr>
      <w:tr w:rsidRPr="008979A8" w:rsidR="00EE125F" w:rsidTr="00EE125F" w14:paraId="5E07FE7E" w14:textId="77777777">
        <w:trPr>
          <w:trHeight w:val="111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EE125F" w:rsidP="00EE125F" w:rsidRDefault="00EE125F" w14:paraId="765D7DCD" w14:textId="655E0521">
            <w:pPr>
              <w:pStyle w:val="HeaderTable"/>
            </w:pPr>
            <w:r>
              <w:t>Set Top</w:t>
            </w:r>
            <w:r w:rsidR="001C6BD4">
              <w:rPr>
                <w:rFonts w:cs="Angsana New"/>
                <w:bCs/>
                <w:cs/>
                <w:lang w:bidi="th-TH"/>
              </w:rPr>
              <w:t xml:space="preserve"> </w:t>
            </w:r>
            <w:r>
              <w:t>up Reward Section</w:t>
            </w:r>
          </w:p>
          <w:p w:rsidRPr="00BD6930" w:rsidR="00EE125F" w:rsidP="00EE125F" w:rsidRDefault="00EE125F" w14:paraId="740AD12F" w14:textId="2DB86ACD">
            <w:pPr>
              <w:rPr>
                <w:cs/>
              </w:rPr>
            </w:pPr>
            <w:r w:rsidRPr="00EE125F">
              <w:rPr>
                <w:shd w:val="clear" w:color="auto" w:fill="C2D69B" w:themeFill="accent3" w:themeFillTint="99"/>
              </w:rPr>
              <w:t>Default collapse</w:t>
            </w:r>
          </w:p>
        </w:tc>
      </w:tr>
      <w:tr w:rsidRPr="008979A8" w:rsidR="00EE25A9" w:rsidTr="00E42349" w14:paraId="2B4DD425" w14:textId="77777777">
        <w:trPr>
          <w:trHeight w:val="111"/>
        </w:trPr>
        <w:tc>
          <w:tcPr>
            <w:tcW w:w="923" w:type="pct"/>
          </w:tcPr>
          <w:p w:rsidR="00EE25A9" w:rsidP="00671439" w:rsidRDefault="00EE25A9" w14:paraId="0FADA110" w14:textId="3A746C70">
            <w:r>
              <w:t>setRewardType</w:t>
            </w:r>
          </w:p>
        </w:tc>
        <w:tc>
          <w:tcPr>
            <w:tcW w:w="1004" w:type="pct"/>
          </w:tcPr>
          <w:p w:rsidR="00EE25A9" w:rsidP="00671439" w:rsidRDefault="00EE25A9" w14:paraId="1308AB6C" w14:textId="623E5A9C">
            <w:r>
              <w:t>Drop down list</w:t>
            </w:r>
          </w:p>
        </w:tc>
        <w:tc>
          <w:tcPr>
            <w:tcW w:w="3073" w:type="pct"/>
          </w:tcPr>
          <w:p w:rsidR="00EE25A9" w:rsidP="00997E8C" w:rsidRDefault="00EE25A9" w14:paraId="0D2709F6" w14:textId="4AECD3CE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ED3F6E" w:rsidR="005E74AC">
              <w:rPr>
                <w:rFonts w:cs="Angsana New"/>
                <w:color w:val="FF0000"/>
                <w:cs/>
              </w:rPr>
              <w:t>*</w:t>
            </w:r>
            <w:r w:rsidRPr="00ED3F6E">
              <w:rPr>
                <w:color w:val="FF0000"/>
              </w:rPr>
              <w:t>Set Reward Type</w:t>
            </w:r>
          </w:p>
          <w:p w:rsidR="00EE25A9" w:rsidP="00997E8C" w:rsidRDefault="00EE25A9" w14:paraId="2DB5DC70" w14:textId="5365BE53">
            <w:r>
              <w:rPr>
                <w:rFonts w:hint="cs"/>
                <w:cs/>
              </w:rPr>
              <w:t xml:space="preserve">ถ้า </w:t>
            </w:r>
            <w:r>
              <w:t xml:space="preserve">User </w:t>
            </w:r>
            <w:r>
              <w:rPr>
                <w:rFonts w:hint="cs"/>
                <w:cs/>
              </w:rPr>
              <w:t xml:space="preserve">เลือก </w:t>
            </w:r>
            <w:r>
              <w:t xml:space="preserve">rewardType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t>By Face Value</w:t>
            </w:r>
            <w:r>
              <w:rPr>
                <w:rFonts w:cs="Angsana New"/>
                <w:cs/>
              </w:rPr>
              <w:t>”</w:t>
            </w:r>
            <w:r w:rsidR="009D3E00">
              <w:rPr>
                <w:rFonts w:cs="Angsana New"/>
                <w:cs/>
              </w:rPr>
              <w:t xml:space="preserve"> </w:t>
            </w:r>
            <w:r w:rsidR="009D3E00">
              <w:rPr>
                <w:rFonts w:hint="cs" w:cs="Angsana New"/>
                <w:cs/>
              </w:rPr>
              <w:t xml:space="preserve">หรือ </w:t>
            </w:r>
            <w:r w:rsidR="009D3E00">
              <w:rPr>
                <w:rFonts w:cs="Angsana New"/>
                <w:cs/>
              </w:rPr>
              <w:t>“</w:t>
            </w:r>
            <w:r w:rsidR="009D3E00">
              <w:rPr>
                <w:rFonts w:cs="CordiaUPC"/>
              </w:rPr>
              <w:t>First Top Up By Face Value</w:t>
            </w:r>
            <w:r w:rsidR="009D3E00">
              <w:rPr>
                <w:rFonts w:cs="Angsana New"/>
                <w:cs/>
              </w:rPr>
              <w:t>”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ให้เคลียร์ค่า </w:t>
            </w:r>
            <w:r>
              <w:t>accumulateWithin</w:t>
            </w:r>
          </w:p>
          <w:p w:rsidR="00EE25A9" w:rsidP="004C3179" w:rsidRDefault="00EE25A9" w14:paraId="4EA50216" w14:textId="34D685C3">
            <w:r>
              <w:t xml:space="preserve">List of value </w:t>
            </w:r>
            <w:r>
              <w:rPr>
                <w:rFonts w:cs="Angsana New"/>
                <w:cs/>
              </w:rPr>
              <w:t>:</w:t>
            </w:r>
            <w:r w:rsidRPr="007A6292">
              <w:rPr>
                <w:rFonts w:cs="Angsana New"/>
                <w:cs/>
              </w:rPr>
              <w:t xml:space="preserve"> </w:t>
            </w:r>
            <w:r w:rsidRPr="007A6292">
              <w:rPr>
                <w:rFonts w:hint="cs"/>
                <w:cs/>
              </w:rPr>
              <w:t>ดึงข้อมูลจาก</w:t>
            </w:r>
            <w:r w:rsidRPr="007A6292">
              <w:t xml:space="preserve">DB </w:t>
            </w:r>
            <w:r w:rsidRPr="007A6292">
              <w:rPr>
                <w:rFonts w:hint="cs"/>
                <w:cs/>
              </w:rPr>
              <w:t>ที่</w:t>
            </w:r>
            <w:r w:rsidRPr="007A6292">
              <w:t xml:space="preserve"> Table</w:t>
            </w:r>
            <w:r w:rsidRPr="007A6292">
              <w:rPr>
                <w:rFonts w:hint="cs"/>
                <w:cs/>
              </w:rPr>
              <w:t xml:space="preserve"> </w:t>
            </w:r>
            <w:r w:rsidRPr="007A6292">
              <w:t xml:space="preserve">FLW_CFG_LOV </w:t>
            </w:r>
            <w:r w:rsidRPr="007A6292">
              <w:rPr>
                <w:rFonts w:hint="cs"/>
                <w:cs/>
              </w:rPr>
              <w:t xml:space="preserve">โดย </w:t>
            </w:r>
            <w:r w:rsidRPr="007A6292">
              <w:t>group_type</w:t>
            </w:r>
            <w:r w:rsidRPr="007A6292">
              <w:rPr>
                <w:rFonts w:hint="cs"/>
                <w:cs/>
              </w:rPr>
              <w:t xml:space="preserve"> </w:t>
            </w:r>
            <w:r w:rsidRPr="007A6292"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‘</w:t>
            </w:r>
            <w:r w:rsidRPr="00DC4427">
              <w:rPr>
                <w:rFonts w:cs="CordiaUPC"/>
              </w:rPr>
              <w:t>Top Up Reward Type</w:t>
            </w:r>
            <w:r>
              <w:rPr>
                <w:rFonts w:cs="Angsana New"/>
                <w:cs/>
              </w:rPr>
              <w:t>’</w:t>
            </w:r>
          </w:p>
        </w:tc>
      </w:tr>
      <w:tr w:rsidRPr="008979A8" w:rsidR="00EE25A9" w:rsidTr="00E42349" w14:paraId="295C7794" w14:textId="77777777">
        <w:trPr>
          <w:trHeight w:val="111"/>
        </w:trPr>
        <w:tc>
          <w:tcPr>
            <w:tcW w:w="923" w:type="pct"/>
          </w:tcPr>
          <w:p w:rsidR="00EE25A9" w:rsidP="00671439" w:rsidRDefault="00EE25A9" w14:paraId="153EB58D" w14:textId="03E57DFC">
            <w:r>
              <w:t>setAccumulateWithin</w:t>
            </w:r>
          </w:p>
        </w:tc>
        <w:tc>
          <w:tcPr>
            <w:tcW w:w="1004" w:type="pct"/>
          </w:tcPr>
          <w:p w:rsidR="00EE25A9" w:rsidP="00671439" w:rsidRDefault="00EE25A9" w14:paraId="21C79C72" w14:textId="4D0EBAA9">
            <w:r>
              <w:t>Text Box</w:t>
            </w:r>
          </w:p>
        </w:tc>
        <w:tc>
          <w:tcPr>
            <w:tcW w:w="3073" w:type="pct"/>
          </w:tcPr>
          <w:p w:rsidR="00EE25A9" w:rsidP="00997E8C" w:rsidRDefault="00EE25A9" w14:paraId="491BD483" w14:textId="27348F84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264A12" w:rsidR="00A96C69">
              <w:rPr>
                <w:rFonts w:cs="Angsana New"/>
                <w:color w:val="FF0000"/>
                <w:cs/>
              </w:rPr>
              <w:t>*</w:t>
            </w:r>
            <w:r w:rsidRPr="00264A12">
              <w:rPr>
                <w:rFonts w:cs="CordiaUPC"/>
                <w:color w:val="FF0000"/>
              </w:rPr>
              <w:t xml:space="preserve">Set </w:t>
            </w:r>
            <w:r w:rsidRPr="00264A12">
              <w:rPr>
                <w:color w:val="FF0000"/>
              </w:rPr>
              <w:t>Accumulate within</w:t>
            </w:r>
            <w:r w:rsidRPr="006B42C7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 xml:space="preserve">: …… </w:t>
            </w:r>
            <w:r>
              <w:t>Days</w:t>
            </w:r>
          </w:p>
          <w:p w:rsidR="00EE25A9" w:rsidP="00997E8C" w:rsidRDefault="00EE25A9" w14:paraId="4BB48DBD" w14:textId="4810F4DF">
            <w:r>
              <w:t xml:space="preserve">Visible </w:t>
            </w:r>
            <w:r>
              <w:rPr>
                <w:rFonts w:hint="cs"/>
                <w:cs/>
              </w:rPr>
              <w:t xml:space="preserve">เมื่อ </w:t>
            </w:r>
            <w:r>
              <w:t xml:space="preserve">User </w:t>
            </w:r>
            <w:r>
              <w:rPr>
                <w:rFonts w:hint="cs"/>
                <w:cs/>
              </w:rPr>
              <w:t xml:space="preserve">เลือก </w:t>
            </w:r>
            <w:r w:rsidR="006B42C7">
              <w:t>setR</w:t>
            </w:r>
            <w:r>
              <w:t>ewardType</w:t>
            </w:r>
            <w:r>
              <w:rPr>
                <w:rFonts w:hint="cs"/>
                <w:cs/>
              </w:rPr>
              <w:t xml:space="preserve"> เป็น </w:t>
            </w:r>
            <w:r>
              <w:rPr>
                <w:rFonts w:cs="Angsana New"/>
                <w:cs/>
              </w:rPr>
              <w:t>“</w:t>
            </w:r>
            <w:r>
              <w:t>By Accumulate</w:t>
            </w:r>
            <w:r>
              <w:rPr>
                <w:rFonts w:cs="Angsana New"/>
                <w:cs/>
              </w:rPr>
              <w:t>”</w:t>
            </w:r>
          </w:p>
          <w:p w:rsidR="00EE25A9" w:rsidP="004C3179" w:rsidRDefault="00EE25A9" w14:paraId="01C97A10" w14:textId="68AE77EE">
            <w:r>
              <w:rPr>
                <w:rFonts w:hint="cs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ใส่ได้เฉพาะตัวเลขเท่านั้น</w:t>
            </w:r>
          </w:p>
        </w:tc>
      </w:tr>
      <w:tr w:rsidRPr="008979A8" w:rsidR="00EE25A9" w:rsidTr="00E42349" w14:paraId="37C8480B" w14:textId="77777777">
        <w:trPr>
          <w:trHeight w:val="111"/>
        </w:trPr>
        <w:tc>
          <w:tcPr>
            <w:tcW w:w="923" w:type="pct"/>
          </w:tcPr>
          <w:p w:rsidR="00EE25A9" w:rsidP="00671439" w:rsidRDefault="00EE25A9" w14:paraId="148F5783" w14:textId="11471ED2">
            <w:r>
              <w:t>setRewardBalanceFirstPocket</w:t>
            </w:r>
          </w:p>
        </w:tc>
        <w:tc>
          <w:tcPr>
            <w:tcW w:w="1004" w:type="pct"/>
          </w:tcPr>
          <w:p w:rsidR="00EE25A9" w:rsidP="00671439" w:rsidRDefault="00EE25A9" w14:paraId="5A1CFFF3" w14:textId="0432E8A1">
            <w:r>
              <w:t>Text Box</w:t>
            </w:r>
          </w:p>
        </w:tc>
        <w:tc>
          <w:tcPr>
            <w:tcW w:w="3073" w:type="pct"/>
          </w:tcPr>
          <w:p w:rsidR="00EE25A9" w:rsidP="004C3179" w:rsidRDefault="00EE25A9" w14:paraId="104E5C44" w14:textId="77777777">
            <w:r>
              <w:t xml:space="preserve">Label </w:t>
            </w:r>
            <w:r>
              <w:rPr>
                <w:cs/>
              </w:rPr>
              <w:t xml:space="preserve">: </w:t>
            </w:r>
            <w:r>
              <w:t>Set Reward Balance 1</w:t>
            </w:r>
            <w:r w:rsidRPr="004C3179">
              <w:rPr>
                <w:vertAlign w:val="superscript"/>
              </w:rPr>
              <w:t>st</w:t>
            </w:r>
            <w:r>
              <w:t xml:space="preserve"> Pocket</w:t>
            </w:r>
            <w:r>
              <w:rPr>
                <w:cs/>
              </w:rPr>
              <w:t xml:space="preserve"> : …</w:t>
            </w:r>
            <w:r>
              <w:t>value</w:t>
            </w:r>
            <w:r>
              <w:rPr>
                <w:cs/>
              </w:rPr>
              <w:t xml:space="preserve">… </w:t>
            </w:r>
            <w:r>
              <w:rPr>
                <w:rFonts w:cs="Angsana New"/>
                <w:cs/>
              </w:rPr>
              <w:t>…</w:t>
            </w:r>
            <w:r>
              <w:t>unit</w:t>
            </w:r>
            <w:r>
              <w:rPr>
                <w:rFonts w:cs="Angsana New"/>
                <w:cs/>
              </w:rPr>
              <w:t>…</w:t>
            </w:r>
          </w:p>
          <w:p w:rsidRPr="00BD6930" w:rsidR="00EE25A9" w:rsidP="004C3179" w:rsidRDefault="00EE25A9" w14:paraId="2593F26F" w14:textId="6DE4D26C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ใส่ได้เฉพาะตัวเลขและจุดทศนิยมเท่านั้น</w:t>
            </w:r>
          </w:p>
        </w:tc>
      </w:tr>
      <w:tr w:rsidRPr="008979A8" w:rsidR="00EE25A9" w:rsidTr="00E42349" w14:paraId="5C1719DF" w14:textId="77777777">
        <w:trPr>
          <w:trHeight w:val="111"/>
        </w:trPr>
        <w:tc>
          <w:tcPr>
            <w:tcW w:w="923" w:type="pct"/>
          </w:tcPr>
          <w:p w:rsidR="00EE25A9" w:rsidP="00671439" w:rsidRDefault="00EE25A9" w14:paraId="660A4B1D" w14:textId="28CE092C">
            <w:r>
              <w:t>setRewardBalanceFirstPocketUnit</w:t>
            </w:r>
          </w:p>
        </w:tc>
        <w:tc>
          <w:tcPr>
            <w:tcW w:w="1004" w:type="pct"/>
          </w:tcPr>
          <w:p w:rsidR="00EE25A9" w:rsidP="00671439" w:rsidRDefault="00EE25A9" w14:paraId="33F09078" w14:textId="5FFAB2E8">
            <w:r>
              <w:t>Drop Down List</w:t>
            </w:r>
          </w:p>
        </w:tc>
        <w:tc>
          <w:tcPr>
            <w:tcW w:w="3073" w:type="pct"/>
          </w:tcPr>
          <w:p w:rsidR="00EE25A9" w:rsidP="00671439" w:rsidRDefault="00EE25A9" w14:paraId="5450C217" w14:textId="77777777">
            <w:r>
              <w:rPr>
                <w:rFonts w:hint="cs"/>
                <w:cs/>
              </w:rPr>
              <w:t xml:space="preserve">อยู่บรรทัดเดียวกันกับ </w:t>
            </w:r>
            <w:r>
              <w:t>setRewardBalanceFirstPocket</w:t>
            </w:r>
          </w:p>
          <w:p w:rsidRPr="00BD6930" w:rsidR="00EE25A9" w:rsidP="007A6292" w:rsidRDefault="00EE25A9" w14:paraId="2EE32BE1" w14:textId="53DC8278">
            <w:r w:rsidRPr="007A6292">
              <w:t xml:space="preserve">List of value </w:t>
            </w:r>
            <w:r w:rsidRPr="007A6292">
              <w:rPr>
                <w:rFonts w:cs="Angsana New"/>
                <w:cs/>
              </w:rPr>
              <w:t xml:space="preserve">: </w:t>
            </w:r>
            <w:r w:rsidRPr="007A6292">
              <w:rPr>
                <w:rFonts w:hint="cs"/>
                <w:cs/>
              </w:rPr>
              <w:t>ดึง</w:t>
            </w:r>
            <w:r>
              <w:rPr>
                <w:rFonts w:hint="cs"/>
                <w:cs/>
              </w:rPr>
              <w:t>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 ’</w:t>
            </w:r>
            <w:r w:rsidR="00E24899">
              <w:t>Set Top u</w:t>
            </w:r>
            <w:r w:rsidRPr="007A6292">
              <w:t>p Reward Balance Unit</w:t>
            </w:r>
            <w:r>
              <w:rPr>
                <w:rFonts w:cs="Angsana New"/>
                <w:cs/>
              </w:rPr>
              <w:t>’</w:t>
            </w:r>
          </w:p>
        </w:tc>
      </w:tr>
      <w:tr w:rsidRPr="008979A8" w:rsidR="00EE25A9" w:rsidTr="00E42349" w14:paraId="7D5EA954" w14:textId="77777777">
        <w:trPr>
          <w:trHeight w:val="111"/>
        </w:trPr>
        <w:tc>
          <w:tcPr>
            <w:tcW w:w="923" w:type="pct"/>
          </w:tcPr>
          <w:p w:rsidR="00EE25A9" w:rsidP="00671439" w:rsidRDefault="00EE25A9" w14:paraId="1B77FF17" w14:textId="755F3BE7">
            <w:r>
              <w:t>setRewardValidityFirstPocket</w:t>
            </w:r>
          </w:p>
        </w:tc>
        <w:tc>
          <w:tcPr>
            <w:tcW w:w="1004" w:type="pct"/>
          </w:tcPr>
          <w:p w:rsidR="00EE25A9" w:rsidP="00671439" w:rsidRDefault="00EE25A9" w14:paraId="6581C8AE" w14:textId="669AD61E">
            <w:r>
              <w:t>Text Box</w:t>
            </w:r>
          </w:p>
        </w:tc>
        <w:tc>
          <w:tcPr>
            <w:tcW w:w="3073" w:type="pct"/>
          </w:tcPr>
          <w:p w:rsidR="00EE25A9" w:rsidP="004C3179" w:rsidRDefault="00EE25A9" w14:paraId="7E69632E" w14:textId="77777777">
            <w:r>
              <w:t xml:space="preserve">Label </w:t>
            </w:r>
            <w:r>
              <w:rPr>
                <w:cs/>
              </w:rPr>
              <w:t xml:space="preserve">: </w:t>
            </w:r>
            <w:r>
              <w:t>Set Reward Validtiy 1</w:t>
            </w:r>
            <w:r w:rsidRPr="004C3179">
              <w:rPr>
                <w:vertAlign w:val="superscript"/>
              </w:rPr>
              <w:t>st</w:t>
            </w:r>
            <w:r>
              <w:t xml:space="preserve"> Pocket</w:t>
            </w:r>
            <w:r>
              <w:rPr>
                <w:cs/>
              </w:rPr>
              <w:t xml:space="preserve"> : …… </w:t>
            </w:r>
            <w:r>
              <w:t>Days</w:t>
            </w:r>
          </w:p>
          <w:p w:rsidRPr="00BD6930" w:rsidR="00EE25A9" w:rsidP="004C3179" w:rsidRDefault="00EE25A9" w14:paraId="3EFCA54F" w14:textId="50317C1A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ใส่ได้เฉพาะตัวเลขเท่านั้น</w:t>
            </w:r>
          </w:p>
        </w:tc>
      </w:tr>
      <w:tr w:rsidRPr="008979A8" w:rsidR="00EE25A9" w:rsidTr="00E42349" w14:paraId="01B90886" w14:textId="77777777">
        <w:trPr>
          <w:trHeight w:val="111"/>
        </w:trPr>
        <w:tc>
          <w:tcPr>
            <w:tcW w:w="923" w:type="pct"/>
          </w:tcPr>
          <w:p w:rsidR="00EE25A9" w:rsidP="00671439" w:rsidRDefault="00E24899" w14:paraId="3392EF5B" w14:textId="5DDE5EBF">
            <w:r>
              <w:t>setRewardForTopu</w:t>
            </w:r>
            <w:r w:rsidR="00EE25A9">
              <w:t>pMinimum</w:t>
            </w:r>
          </w:p>
        </w:tc>
        <w:tc>
          <w:tcPr>
            <w:tcW w:w="1004" w:type="pct"/>
          </w:tcPr>
          <w:p w:rsidR="00EE25A9" w:rsidP="00671439" w:rsidRDefault="00EE25A9" w14:paraId="26F54902" w14:textId="66EC81DC">
            <w:r>
              <w:t>Text Box</w:t>
            </w:r>
          </w:p>
        </w:tc>
        <w:tc>
          <w:tcPr>
            <w:tcW w:w="3073" w:type="pct"/>
          </w:tcPr>
          <w:p w:rsidR="00EE25A9" w:rsidP="00671439" w:rsidRDefault="00EE25A9" w14:paraId="1572C239" w14:textId="77777777">
            <w:r>
              <w:t xml:space="preserve">Label </w:t>
            </w:r>
            <w:r>
              <w:rPr>
                <w:cs/>
              </w:rPr>
              <w:t xml:space="preserve">: </w:t>
            </w:r>
            <w:r>
              <w:t xml:space="preserve">Set Reward for Top Up Minimum </w:t>
            </w:r>
            <w:r>
              <w:rPr>
                <w:cs/>
              </w:rPr>
              <w:t xml:space="preserve">: …… </w:t>
            </w:r>
            <w:r>
              <w:t>Baht</w:t>
            </w:r>
          </w:p>
          <w:p w:rsidRPr="00BD6930" w:rsidR="00EE25A9" w:rsidP="00671439" w:rsidRDefault="00EE25A9" w14:paraId="2AFE8820" w14:textId="6E91B0D6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ใส่ได้เฉพาะตัวเลขและจุดทศนิยมเท่านั้น</w:t>
            </w:r>
          </w:p>
        </w:tc>
      </w:tr>
      <w:tr w:rsidRPr="008979A8" w:rsidR="004102C9" w:rsidTr="00E42349" w14:paraId="5D258407" w14:textId="77777777">
        <w:trPr>
          <w:trHeight w:val="111"/>
        </w:trPr>
        <w:tc>
          <w:tcPr>
            <w:tcW w:w="923" w:type="pct"/>
          </w:tcPr>
          <w:p w:rsidR="004102C9" w:rsidP="00671439" w:rsidRDefault="004102C9" w14:paraId="3DC9F156" w14:textId="5109C509">
            <w:pPr>
              <w:rPr>
                <w:rFonts w:cs="CordiaUPC"/>
              </w:rPr>
            </w:pPr>
            <w:r>
              <w:rPr>
                <w:rFonts w:cs="CordiaUPC"/>
              </w:rPr>
              <w:t>setRewardChannel</w:t>
            </w:r>
          </w:p>
        </w:tc>
        <w:tc>
          <w:tcPr>
            <w:tcW w:w="1004" w:type="pct"/>
          </w:tcPr>
          <w:p w:rsidR="004102C9" w:rsidP="00671439" w:rsidRDefault="004102C9" w14:paraId="073C40B8" w14:textId="7ED8DB7C">
            <w:pPr>
              <w:rPr>
                <w:rFonts w:cs="CordiaUPC"/>
              </w:rPr>
            </w:pPr>
            <w:r>
              <w:t>Shuttle</w:t>
            </w:r>
          </w:p>
        </w:tc>
        <w:tc>
          <w:tcPr>
            <w:tcW w:w="3073" w:type="pct"/>
          </w:tcPr>
          <w:p w:rsidR="004102C9" w:rsidP="003A1850" w:rsidRDefault="004102C9" w14:paraId="60690F7E" w14:textId="74A9191F">
            <w:pPr>
              <w:rPr>
                <w:color w:val="FF0000"/>
              </w:rPr>
            </w:pPr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264A12" w:rsidR="00D20C8D">
              <w:rPr>
                <w:rFonts w:cs="Angsana New"/>
                <w:color w:val="FF0000"/>
                <w:cs/>
              </w:rPr>
              <w:t>*</w:t>
            </w:r>
            <w:r w:rsidRPr="00264A12">
              <w:rPr>
                <w:rFonts w:cs="CordiaUPC"/>
                <w:color w:val="FF0000"/>
              </w:rPr>
              <w:t xml:space="preserve">Set </w:t>
            </w:r>
            <w:r w:rsidRPr="00264A12">
              <w:rPr>
                <w:color w:val="FF0000"/>
              </w:rPr>
              <w:t>Reward Channel</w:t>
            </w:r>
          </w:p>
          <w:p w:rsidRPr="00EE25A9" w:rsidR="004102C9" w:rsidP="00671439" w:rsidRDefault="004102C9" w14:paraId="2D8B8978" w14:textId="398440E5">
            <w:pPr>
              <w:rPr>
                <w:rFonts w:cs="CordiaUPC"/>
              </w:rPr>
            </w:pPr>
            <w:r w:rsidRPr="00D667D1">
              <w:t xml:space="preserve">List of value </w:t>
            </w:r>
            <w:r w:rsidRPr="00D667D1">
              <w:rPr>
                <w:rFonts w:cs="Angsana New"/>
                <w:cs/>
              </w:rPr>
              <w:t xml:space="preserve">: </w:t>
            </w:r>
            <w:r w:rsidRPr="00D667D1">
              <w:rPr>
                <w:rFonts w:hint="cs" w:cs="Angsana New"/>
                <w:cs/>
              </w:rPr>
              <w:t>ดึง</w:t>
            </w:r>
            <w:r>
              <w:rPr>
                <w:rFonts w:hint="cs" w:cs="Angsana New"/>
                <w:cs/>
              </w:rPr>
              <w:t xml:space="preserve">ข้อมูลจาก </w:t>
            </w:r>
            <w:r>
              <w:rPr>
                <w:rFonts w:cs="CordiaUPC"/>
              </w:rPr>
              <w:t xml:space="preserve">DB </w:t>
            </w:r>
            <w:r>
              <w:rPr>
                <w:rFonts w:hint="cs" w:cs="Angsana New"/>
                <w:cs/>
              </w:rPr>
              <w:t xml:space="preserve">ที่ </w:t>
            </w:r>
            <w:r>
              <w:rPr>
                <w:rFonts w:cs="CordiaUPC"/>
              </w:rPr>
              <w:t xml:space="preserve">Table </w:t>
            </w:r>
            <w:r>
              <w:rPr>
                <w:rFonts w:cs="Angsana New"/>
                <w:cs/>
              </w:rPr>
              <w:t xml:space="preserve">: </w:t>
            </w:r>
            <w:r>
              <w:t>TOPUP_CHANNEL</w:t>
            </w:r>
          </w:p>
        </w:tc>
      </w:tr>
      <w:tr w:rsidRPr="008979A8" w:rsidR="004102C9" w:rsidTr="00E42349" w14:paraId="4CA6DD2A" w14:textId="77777777">
        <w:trPr>
          <w:trHeight w:val="111"/>
        </w:trPr>
        <w:tc>
          <w:tcPr>
            <w:tcW w:w="923" w:type="pct"/>
          </w:tcPr>
          <w:p w:rsidR="004102C9" w:rsidP="00671439" w:rsidRDefault="004102C9" w14:paraId="493A0FD1" w14:textId="04F6AA33">
            <w:r>
              <w:rPr>
                <w:rFonts w:cs="CordiaUPC"/>
              </w:rPr>
              <w:t>setRewardExpireDate</w:t>
            </w:r>
          </w:p>
        </w:tc>
        <w:tc>
          <w:tcPr>
            <w:tcW w:w="1004" w:type="pct"/>
          </w:tcPr>
          <w:p w:rsidR="004102C9" w:rsidP="00671439" w:rsidRDefault="004102C9" w14:paraId="537D9386" w14:textId="15B6582B">
            <w:r>
              <w:rPr>
                <w:rFonts w:cs="CordiaUPC"/>
              </w:rPr>
              <w:t>Date</w:t>
            </w:r>
          </w:p>
        </w:tc>
        <w:tc>
          <w:tcPr>
            <w:tcW w:w="3073" w:type="pct"/>
          </w:tcPr>
          <w:p w:rsidR="004102C9" w:rsidP="00671439" w:rsidRDefault="004102C9" w14:paraId="13916A47" w14:textId="5DDE427A">
            <w:r w:rsidRPr="00EE25A9">
              <w:rPr>
                <w:rFonts w:cs="CordiaUPC"/>
              </w:rPr>
              <w:t xml:space="preserve">Label </w:t>
            </w:r>
            <w:r w:rsidRPr="00EE25A9">
              <w:rPr>
                <w:rFonts w:cs="Angsana New"/>
                <w:cs/>
              </w:rPr>
              <w:t xml:space="preserve">: </w:t>
            </w:r>
            <w:r w:rsidRPr="000D29BA" w:rsidR="00ED1BB1">
              <w:rPr>
                <w:rFonts w:cs="Angsana New"/>
                <w:color w:val="FF0000"/>
                <w:cs/>
              </w:rPr>
              <w:t>*</w:t>
            </w:r>
            <w:r w:rsidRPr="000D29BA">
              <w:rPr>
                <w:rFonts w:cs="CordiaUPC"/>
                <w:color w:val="FF0000"/>
              </w:rPr>
              <w:t>Set Reward Expire Date</w:t>
            </w:r>
          </w:p>
        </w:tc>
      </w:tr>
      <w:tr w:rsidRPr="008979A8" w:rsidR="004102C9" w:rsidTr="00BE3FFF" w14:paraId="16AB06A5" w14:textId="77777777">
        <w:trPr>
          <w:trHeight w:val="111"/>
        </w:trPr>
        <w:tc>
          <w:tcPr>
            <w:tcW w:w="5000" w:type="pct"/>
            <w:gridSpan w:val="3"/>
            <w:shd w:val="clear" w:color="auto" w:fill="D6E3BC" w:themeFill="accent3" w:themeFillTint="66"/>
          </w:tcPr>
          <w:p w:rsidRPr="00EE25A9" w:rsidR="004102C9" w:rsidP="00BE3FFF" w:rsidRDefault="004102C9" w14:paraId="5C432338" w14:textId="293B477B">
            <w:pPr>
              <w:pStyle w:val="HeaderTable"/>
            </w:pPr>
            <w:r>
              <w:t xml:space="preserve">Reward </w:t>
            </w:r>
            <w:r w:rsidRPr="008979A8">
              <w:t xml:space="preserve">Duration </w:t>
            </w:r>
            <w:r>
              <w:t>Section</w:t>
            </w:r>
          </w:p>
        </w:tc>
      </w:tr>
      <w:tr w:rsidRPr="008979A8" w:rsidR="004102C9" w:rsidTr="00E42349" w14:paraId="67642E58" w14:textId="77777777">
        <w:trPr>
          <w:trHeight w:val="111"/>
        </w:trPr>
        <w:tc>
          <w:tcPr>
            <w:tcW w:w="923" w:type="pct"/>
          </w:tcPr>
          <w:p w:rsidR="004102C9" w:rsidP="00671439" w:rsidRDefault="004102C9" w14:paraId="1850680C" w14:textId="7D8974DF">
            <w:pPr>
              <w:rPr>
                <w:rFonts w:cs="CordiaUPC"/>
              </w:rPr>
            </w:pPr>
            <w:r>
              <w:rPr>
                <w:rFonts w:cs="CordiaUPC"/>
              </w:rPr>
              <w:t>setRewardD</w:t>
            </w:r>
            <w:r w:rsidRPr="008979A8">
              <w:rPr>
                <w:rFonts w:cs="CordiaUPC"/>
              </w:rPr>
              <w:t>urationType</w:t>
            </w:r>
          </w:p>
        </w:tc>
        <w:tc>
          <w:tcPr>
            <w:tcW w:w="1004" w:type="pct"/>
          </w:tcPr>
          <w:p w:rsidR="004102C9" w:rsidP="00671439" w:rsidRDefault="004102C9" w14:paraId="5FB45AB7" w14:textId="05A28E6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>Radio Button</w:t>
            </w:r>
          </w:p>
        </w:tc>
        <w:tc>
          <w:tcPr>
            <w:tcW w:w="3073" w:type="pct"/>
          </w:tcPr>
          <w:p w:rsidR="004102C9" w:rsidP="007D7F67" w:rsidRDefault="004102C9" w14:paraId="483DB320" w14:textId="1D558A45">
            <w:pPr>
              <w:rPr>
                <w:rFonts w:cs="CordiaUPC"/>
                <w:color w:val="FF0000"/>
              </w:rPr>
            </w:pPr>
            <w:r w:rsidRPr="008979A8">
              <w:rPr>
                <w:rFonts w:cs="CordiaUPC"/>
              </w:rPr>
              <w:t xml:space="preserve">Label </w:t>
            </w:r>
            <w:r w:rsidRPr="008979A8">
              <w:rPr>
                <w:rFonts w:cs="Angsana New"/>
                <w:cs/>
              </w:rPr>
              <w:t xml:space="preserve">:  </w:t>
            </w:r>
            <w:r w:rsidRPr="008979A8">
              <w:rPr>
                <w:rFonts w:cs="Angsana New"/>
                <w:color w:val="FF0000"/>
                <w:cs/>
              </w:rPr>
              <w:t>*</w:t>
            </w:r>
            <w:r>
              <w:rPr>
                <w:rFonts w:cs="CordiaUPC"/>
                <w:color w:val="FF0000"/>
              </w:rPr>
              <w:t xml:space="preserve">Set Reward </w:t>
            </w:r>
            <w:r w:rsidRPr="008979A8">
              <w:rPr>
                <w:rFonts w:cs="CordiaUPC"/>
                <w:color w:val="FF0000"/>
              </w:rPr>
              <w:t>Duration Type</w:t>
            </w:r>
          </w:p>
          <w:p w:rsidRPr="00ED17BA" w:rsidR="004102C9" w:rsidP="007D7F67" w:rsidRDefault="004102C9" w14:paraId="020DA4D3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 xml:space="preserve">Default Value </w:t>
            </w:r>
            <w:r w:rsidRPr="008979A8">
              <w:rPr>
                <w:rFonts w:cs="Angsana New"/>
                <w:cs/>
              </w:rPr>
              <w:t>: “</w:t>
            </w:r>
            <w:r w:rsidRPr="008979A8">
              <w:rPr>
                <w:rFonts w:cs="CordiaUPC"/>
              </w:rPr>
              <w:t>Depend on Package</w:t>
            </w:r>
            <w:r w:rsidRPr="008979A8">
              <w:rPr>
                <w:rFonts w:cs="Angsana New"/>
                <w:cs/>
              </w:rPr>
              <w:t>”</w:t>
            </w:r>
          </w:p>
          <w:p w:rsidR="004102C9" w:rsidP="007D7F67" w:rsidRDefault="004102C9" w14:paraId="6078F018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List of Value </w:t>
            </w:r>
            <w:r>
              <w:rPr>
                <w:rFonts w:cs="Angsana New"/>
                <w:cs/>
              </w:rPr>
              <w:t xml:space="preserve">: </w:t>
            </w:r>
            <w:r w:rsidRPr="00B916D9">
              <w:rPr>
                <w:rFonts w:cs="Angsana New"/>
                <w:cs/>
              </w:rPr>
              <w:t>ดึงข้อมูลจาก</w:t>
            </w:r>
            <w:r w:rsidRPr="00B916D9">
              <w:rPr>
                <w:rFonts w:cs="CordiaUPC"/>
              </w:rPr>
              <w:t xml:space="preserve">DB </w:t>
            </w:r>
            <w:r w:rsidRPr="00B916D9">
              <w:rPr>
                <w:rFonts w:cs="Angsana New"/>
                <w:cs/>
              </w:rPr>
              <w:t xml:space="preserve">ที่ </w:t>
            </w:r>
            <w:r w:rsidRPr="00B916D9">
              <w:rPr>
                <w:rFonts w:cs="CordiaUPC"/>
              </w:rPr>
              <w:t xml:space="preserve">Table FLW_CFG_LOV </w:t>
            </w:r>
            <w:r w:rsidRPr="00B916D9">
              <w:rPr>
                <w:rFonts w:cs="Angsana New"/>
                <w:cs/>
              </w:rPr>
              <w:t xml:space="preserve">โดย </w:t>
            </w:r>
            <w:r w:rsidRPr="00B916D9">
              <w:rPr>
                <w:rFonts w:cs="CordiaUPC"/>
              </w:rPr>
              <w:t xml:space="preserve">group_type </w:t>
            </w:r>
            <w:r w:rsidRPr="00B916D9">
              <w:rPr>
                <w:rFonts w:cs="Angsana New"/>
                <w:cs/>
              </w:rPr>
              <w:t>= ‘</w:t>
            </w:r>
            <w:r w:rsidRPr="008979A8">
              <w:rPr>
                <w:rFonts w:cs="CordiaUPC"/>
              </w:rPr>
              <w:t>Duration</w:t>
            </w:r>
            <w:r>
              <w:rPr>
                <w:rFonts w:cs="Angsana New"/>
                <w:cs/>
              </w:rPr>
              <w:t xml:space="preserve"> </w:t>
            </w:r>
            <w:r w:rsidRPr="008979A8">
              <w:rPr>
                <w:rFonts w:cs="CordiaUPC"/>
              </w:rPr>
              <w:t>Type</w:t>
            </w:r>
            <w:r>
              <w:rPr>
                <w:rFonts w:cs="Angsana New"/>
                <w:cs/>
              </w:rPr>
              <w:t>’</w:t>
            </w:r>
          </w:p>
          <w:p w:rsidRPr="008979A8" w:rsidR="004102C9" w:rsidP="007D7F67" w:rsidRDefault="004102C9" w14:paraId="1A9FA077" w14:textId="77777777">
            <w:pPr>
              <w:spacing w:after="0" w:line="259" w:lineRule="auto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เมื่อคลิกเลือกค่าเป็น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Depend on Package</w:t>
            </w:r>
            <w:r>
              <w:rPr>
                <w:rFonts w:cs="Angsana New"/>
                <w:cs/>
              </w:rPr>
              <w:t xml:space="preserve">” </w:t>
            </w:r>
            <w:r w:rsidRPr="008979A8">
              <w:rPr>
                <w:rFonts w:cs="Angsana New"/>
                <w:cs/>
              </w:rPr>
              <w:t xml:space="preserve">ให้ </w:t>
            </w:r>
            <w:r w:rsidRPr="008979A8">
              <w:rPr>
                <w:rFonts w:cs="CordiaUPC"/>
              </w:rPr>
              <w:t xml:space="preserve">Default </w:t>
            </w:r>
            <w:r w:rsidRPr="008979A8">
              <w:rPr>
                <w:rFonts w:cs="Angsana New"/>
                <w:cs/>
              </w:rPr>
              <w:t>ค่า</w:t>
            </w:r>
          </w:p>
          <w:p w:rsidR="004102C9" w:rsidP="00BE3FFF" w:rsidRDefault="004102C9" w14:paraId="363EA5DF" w14:textId="77777777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cs="CordiaUPC"/>
              </w:rPr>
            </w:pPr>
            <w:r>
              <w:rPr>
                <w:rFonts w:cs="CordiaUPC"/>
              </w:rPr>
              <w:t>d</w:t>
            </w:r>
            <w:r w:rsidRPr="008979A8">
              <w:rPr>
                <w:rFonts w:cs="CordiaUPC"/>
              </w:rPr>
              <w:t>uration</w:t>
            </w:r>
            <w:r>
              <w:rPr>
                <w:rFonts w:cs="CordiaUPC"/>
              </w:rPr>
              <w:t>F</w:t>
            </w:r>
            <w:r w:rsidRPr="008979A8">
              <w:rPr>
                <w:rFonts w:cs="CordiaUPC"/>
              </w:rPr>
              <w:t xml:space="preserve">rom </w:t>
            </w:r>
            <w:r w:rsidRPr="008979A8">
              <w:rPr>
                <w:rFonts w:cs="Angsana New"/>
                <w:cs/>
              </w:rPr>
              <w:t xml:space="preserve">= </w:t>
            </w:r>
            <w:r w:rsidRPr="008979A8">
              <w:rPr>
                <w:rFonts w:cs="CordiaUPC"/>
              </w:rPr>
              <w:t>1</w:t>
            </w:r>
          </w:p>
          <w:p w:rsidRPr="00BE3FFF" w:rsidR="004102C9" w:rsidP="00BE3FFF" w:rsidRDefault="004102C9" w14:paraId="25090DD3" w14:textId="1C6E376D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cs="CordiaUPC"/>
              </w:rPr>
            </w:pPr>
            <w:r w:rsidRPr="00BE3FFF">
              <w:rPr>
                <w:rFonts w:cs="CordiaUPC"/>
              </w:rPr>
              <w:t xml:space="preserve">durationTo </w:t>
            </w:r>
            <w:r w:rsidRPr="00BE3FFF">
              <w:rPr>
                <w:rFonts w:cs="Angsana New"/>
                <w:cs/>
              </w:rPr>
              <w:t xml:space="preserve">= </w:t>
            </w:r>
            <w:r w:rsidRPr="00BE3FFF">
              <w:rPr>
                <w:rFonts w:cs="CordiaUPC"/>
              </w:rPr>
              <w:t>packageDuration</w:t>
            </w:r>
          </w:p>
        </w:tc>
      </w:tr>
      <w:tr w:rsidRPr="008979A8" w:rsidR="004102C9" w:rsidTr="00E42349" w14:paraId="7C74DC6C" w14:textId="77777777">
        <w:trPr>
          <w:trHeight w:val="111"/>
        </w:trPr>
        <w:tc>
          <w:tcPr>
            <w:tcW w:w="923" w:type="pct"/>
          </w:tcPr>
          <w:p w:rsidR="004102C9" w:rsidP="00671439" w:rsidRDefault="004102C9" w14:paraId="77173C96" w14:textId="32C66F4E">
            <w:pPr>
              <w:rPr>
                <w:rFonts w:cs="CordiaUPC"/>
              </w:rPr>
            </w:pPr>
            <w:r>
              <w:rPr>
                <w:rFonts w:cs="CordiaUPC"/>
              </w:rPr>
              <w:t>setRewardD</w:t>
            </w:r>
            <w:r w:rsidRPr="008979A8">
              <w:rPr>
                <w:rFonts w:cs="CordiaUPC"/>
              </w:rPr>
              <w:t>urationFrom</w:t>
            </w:r>
          </w:p>
        </w:tc>
        <w:tc>
          <w:tcPr>
            <w:tcW w:w="1004" w:type="pct"/>
          </w:tcPr>
          <w:p w:rsidR="004102C9" w:rsidP="00671439" w:rsidRDefault="004102C9" w14:paraId="517C4D83" w14:textId="535C2E5C">
            <w:pPr>
              <w:rPr>
                <w:rFonts w:cs="CordiaUPC"/>
              </w:rPr>
            </w:pPr>
            <w:r>
              <w:rPr>
                <w:rFonts w:cs="CordiaUPC"/>
              </w:rPr>
              <w:t>Text Box</w:t>
            </w:r>
          </w:p>
        </w:tc>
        <w:tc>
          <w:tcPr>
            <w:tcW w:w="3073" w:type="pct"/>
          </w:tcPr>
          <w:p w:rsidR="004102C9" w:rsidP="007D7F67" w:rsidRDefault="004102C9" w14:paraId="126B6C4C" w14:textId="0A625E96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 xml:space="preserve">Label </w:t>
            </w:r>
            <w:r w:rsidRPr="008979A8">
              <w:rPr>
                <w:rFonts w:cs="Angsana New"/>
                <w:cs/>
              </w:rPr>
              <w:t xml:space="preserve">:  </w:t>
            </w:r>
            <w:r w:rsidRPr="008979A8">
              <w:rPr>
                <w:rFonts w:cs="Angsana New"/>
                <w:color w:val="FF0000"/>
                <w:cs/>
              </w:rPr>
              <w:t>*</w:t>
            </w:r>
            <w:r>
              <w:rPr>
                <w:rFonts w:cs="CordiaUPC"/>
                <w:color w:val="FF0000"/>
              </w:rPr>
              <w:t xml:space="preserve">Set Reward </w:t>
            </w:r>
            <w:r w:rsidRPr="008979A8">
              <w:rPr>
                <w:rFonts w:cs="CordiaUPC"/>
                <w:color w:val="FF0000"/>
              </w:rPr>
              <w:t>Duration</w:t>
            </w:r>
            <w:r>
              <w:rPr>
                <w:rFonts w:cs="Angsana New"/>
                <w:cs/>
              </w:rPr>
              <w:t xml:space="preserve"> : …</w:t>
            </w:r>
            <w:r>
              <w:rPr>
                <w:rFonts w:cs="CordiaUPC"/>
              </w:rPr>
              <w:t>From</w:t>
            </w:r>
            <w:r>
              <w:rPr>
                <w:rFonts w:cs="Angsana New"/>
                <w:cs/>
              </w:rPr>
              <w:t xml:space="preserve">… </w:t>
            </w:r>
            <w:r>
              <w:rPr>
                <w:rFonts w:cs="CordiaUPC"/>
              </w:rPr>
              <w:t xml:space="preserve">to </w:t>
            </w:r>
            <w:r>
              <w:rPr>
                <w:rFonts w:cs="Angsana New"/>
                <w:cs/>
              </w:rPr>
              <w:t>…</w:t>
            </w:r>
            <w:r>
              <w:rPr>
                <w:rFonts w:cs="CordiaUPC"/>
              </w:rPr>
              <w:t>To</w:t>
            </w:r>
            <w:r>
              <w:rPr>
                <w:rFonts w:cs="Angsana New"/>
                <w:cs/>
              </w:rPr>
              <w:t>… …</w:t>
            </w:r>
            <w:r>
              <w:rPr>
                <w:rFonts w:cs="CordiaUPC"/>
              </w:rPr>
              <w:t>Unit</w:t>
            </w:r>
            <w:r>
              <w:rPr>
                <w:rFonts w:cs="Angsana New"/>
                <w:cs/>
              </w:rPr>
              <w:t>…</w:t>
            </w:r>
          </w:p>
          <w:p w:rsidR="004102C9" w:rsidP="007D7F67" w:rsidRDefault="004102C9" w14:paraId="3E26502A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 xml:space="preserve">Enabled </w:t>
            </w:r>
            <w:r w:rsidRPr="008979A8">
              <w:rPr>
                <w:rFonts w:cs="Angsana New"/>
                <w:cs/>
              </w:rPr>
              <w:t xml:space="preserve">เมื่อ </w:t>
            </w:r>
            <w:r w:rsidRPr="008979A8">
              <w:rPr>
                <w:rFonts w:cs="CordiaUPC"/>
              </w:rPr>
              <w:t xml:space="preserve">Duration Type </w:t>
            </w:r>
            <w:r w:rsidRPr="008979A8">
              <w:rPr>
                <w:rFonts w:cs="Angsana New"/>
                <w:cs/>
              </w:rPr>
              <w:t>เป็น “</w:t>
            </w:r>
            <w:r w:rsidRPr="008979A8">
              <w:rPr>
                <w:rFonts w:cs="CordiaUPC"/>
              </w:rPr>
              <w:t>Specific</w:t>
            </w:r>
            <w:r w:rsidRPr="008979A8">
              <w:rPr>
                <w:rFonts w:cs="Angsana New"/>
                <w:cs/>
              </w:rPr>
              <w:t>”</w:t>
            </w:r>
          </w:p>
          <w:p w:rsidR="004102C9" w:rsidP="007D7F67" w:rsidRDefault="004102C9" w14:paraId="5EDE29B5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Default Value </w:t>
            </w:r>
            <w:r>
              <w:rPr>
                <w:rFonts w:cs="Angsana New"/>
                <w:cs/>
              </w:rPr>
              <w:t>: “</w:t>
            </w:r>
            <w:r>
              <w:rPr>
                <w:rFonts w:cs="CordiaUPC"/>
              </w:rPr>
              <w:t>1</w:t>
            </w:r>
            <w:r>
              <w:rPr>
                <w:rFonts w:cs="Angsana New"/>
                <w:cs/>
              </w:rPr>
              <w:t>”</w:t>
            </w:r>
          </w:p>
          <w:p w:rsidRPr="00EE25A9" w:rsidR="004102C9" w:rsidP="00671439" w:rsidRDefault="004102C9" w14:paraId="28B680B8" w14:textId="0BF2E56A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>:</w:t>
            </w:r>
            <w:r>
              <w:rPr>
                <w:rFonts w:hint="cs" w:cs="Angsana New"/>
                <w:cs/>
              </w:rPr>
              <w:t xml:space="preserve"> ใส่ได้เฉพาะตัวเลขเท่านั้น</w:t>
            </w:r>
          </w:p>
        </w:tc>
      </w:tr>
      <w:tr w:rsidRPr="008979A8" w:rsidR="004102C9" w:rsidTr="00E42349" w14:paraId="6C53CD63" w14:textId="77777777">
        <w:trPr>
          <w:trHeight w:val="111"/>
        </w:trPr>
        <w:tc>
          <w:tcPr>
            <w:tcW w:w="923" w:type="pct"/>
          </w:tcPr>
          <w:p w:rsidR="004102C9" w:rsidP="002A633F" w:rsidRDefault="004102C9" w14:paraId="2A390350" w14:textId="1D896507">
            <w:pPr>
              <w:rPr>
                <w:rFonts w:cs="CordiaUPC"/>
              </w:rPr>
            </w:pPr>
            <w:r>
              <w:rPr>
                <w:rFonts w:cs="CordiaUPC"/>
              </w:rPr>
              <w:t>setRewardD</w:t>
            </w:r>
            <w:r w:rsidRPr="008979A8">
              <w:rPr>
                <w:rFonts w:cs="CordiaUPC"/>
              </w:rPr>
              <w:t>urationTo</w:t>
            </w:r>
          </w:p>
        </w:tc>
        <w:tc>
          <w:tcPr>
            <w:tcW w:w="1004" w:type="pct"/>
          </w:tcPr>
          <w:p w:rsidR="004102C9" w:rsidP="00671439" w:rsidRDefault="004102C9" w14:paraId="6840D313" w14:textId="444B2E45">
            <w:pPr>
              <w:rPr>
                <w:rFonts w:cs="CordiaUPC"/>
              </w:rPr>
            </w:pPr>
            <w:r>
              <w:rPr>
                <w:rFonts w:cs="CordiaUPC"/>
              </w:rPr>
              <w:t>Text Box</w:t>
            </w:r>
          </w:p>
        </w:tc>
        <w:tc>
          <w:tcPr>
            <w:tcW w:w="3073" w:type="pct"/>
          </w:tcPr>
          <w:p w:rsidR="004102C9" w:rsidP="007D7F67" w:rsidRDefault="004102C9" w14:paraId="133AD706" w14:textId="236BC29F">
            <w:pPr>
              <w:rPr>
                <w:rFonts w:cs="CordiaUPC"/>
              </w:rPr>
            </w:pPr>
            <w:r w:rsidRPr="008979A8">
              <w:rPr>
                <w:rFonts w:cs="Angsana New"/>
                <w:cs/>
              </w:rPr>
              <w:t xml:space="preserve">อยู่บรรทัดเดียวกับ </w:t>
            </w:r>
            <w:r>
              <w:rPr>
                <w:rFonts w:cs="CordiaUPC"/>
              </w:rPr>
              <w:t>setRewardD</w:t>
            </w:r>
            <w:r w:rsidRPr="008979A8">
              <w:rPr>
                <w:rFonts w:cs="CordiaUPC"/>
              </w:rPr>
              <w:t>urationFrom</w:t>
            </w:r>
          </w:p>
          <w:p w:rsidR="004102C9" w:rsidP="007D7F67" w:rsidRDefault="004102C9" w14:paraId="5357CDC1" w14:textId="1289ECC2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 xml:space="preserve">Enabled </w:t>
            </w:r>
            <w:r w:rsidRPr="008979A8">
              <w:rPr>
                <w:rFonts w:cs="Angsana New"/>
                <w:cs/>
              </w:rPr>
              <w:t xml:space="preserve">เมื่อ </w:t>
            </w:r>
            <w:r>
              <w:rPr>
                <w:rFonts w:cs="CordiaUPC"/>
              </w:rPr>
              <w:t>setRewardD</w:t>
            </w:r>
            <w:r w:rsidRPr="008979A8">
              <w:rPr>
                <w:rFonts w:cs="CordiaUPC"/>
              </w:rPr>
              <w:t xml:space="preserve">urationType </w:t>
            </w:r>
            <w:r w:rsidRPr="008979A8">
              <w:rPr>
                <w:rFonts w:cs="Angsana New"/>
                <w:cs/>
              </w:rPr>
              <w:t>เป็น “</w:t>
            </w:r>
            <w:r w:rsidRPr="008979A8">
              <w:rPr>
                <w:rFonts w:cs="CordiaUPC"/>
              </w:rPr>
              <w:t>Specific</w:t>
            </w:r>
            <w:r w:rsidRPr="008979A8">
              <w:rPr>
                <w:rFonts w:cs="Angsana New"/>
                <w:cs/>
              </w:rPr>
              <w:t>”</w:t>
            </w:r>
          </w:p>
          <w:p w:rsidR="004102C9" w:rsidP="007D7F67" w:rsidRDefault="004102C9" w14:paraId="6A7D5760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Default Value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CordiaUPC"/>
              </w:rPr>
              <w:t xml:space="preserve">Copy </w:t>
            </w:r>
            <w:r>
              <w:rPr>
                <w:rFonts w:hint="cs" w:cs="Angsana New"/>
                <w:cs/>
              </w:rPr>
              <w:t xml:space="preserve">ค่ามาจาก </w:t>
            </w:r>
            <w:r>
              <w:rPr>
                <w:rFonts w:cs="CordiaUPC"/>
              </w:rPr>
              <w:t>packageDuration</w:t>
            </w:r>
          </w:p>
          <w:p w:rsidRPr="00EE25A9" w:rsidR="004102C9" w:rsidP="00671439" w:rsidRDefault="004102C9" w14:paraId="19EE76E4" w14:textId="658DFE26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>:</w:t>
            </w:r>
            <w:r>
              <w:rPr>
                <w:rFonts w:hint="cs" w:cs="Angsana New"/>
                <w:cs/>
              </w:rPr>
              <w:t xml:space="preserve"> ใส่ได้เฉพาะตัวเลขเท่านั้น</w:t>
            </w:r>
          </w:p>
        </w:tc>
      </w:tr>
      <w:tr w:rsidRPr="008979A8" w:rsidR="004102C9" w:rsidTr="00E42349" w14:paraId="5CDBCB6F" w14:textId="77777777">
        <w:trPr>
          <w:trHeight w:val="111"/>
        </w:trPr>
        <w:tc>
          <w:tcPr>
            <w:tcW w:w="923" w:type="pct"/>
          </w:tcPr>
          <w:p w:rsidR="004102C9" w:rsidP="002A633F" w:rsidRDefault="004102C9" w14:paraId="01671312" w14:textId="679997D3">
            <w:pPr>
              <w:rPr>
                <w:rFonts w:cs="CordiaUPC"/>
              </w:rPr>
            </w:pPr>
            <w:r>
              <w:rPr>
                <w:rFonts w:cs="CordiaUPC"/>
              </w:rPr>
              <w:t>setRewardD</w:t>
            </w:r>
            <w:r w:rsidRPr="008979A8">
              <w:rPr>
                <w:rFonts w:cs="CordiaUPC"/>
              </w:rPr>
              <w:t>uration</w:t>
            </w:r>
            <w:r>
              <w:rPr>
                <w:rFonts w:cs="CordiaUPC"/>
              </w:rPr>
              <w:t>U</w:t>
            </w:r>
            <w:r w:rsidRPr="008979A8">
              <w:rPr>
                <w:rFonts w:cs="CordiaUPC"/>
              </w:rPr>
              <w:t>nit</w:t>
            </w:r>
          </w:p>
        </w:tc>
        <w:tc>
          <w:tcPr>
            <w:tcW w:w="1004" w:type="pct"/>
          </w:tcPr>
          <w:p w:rsidR="004102C9" w:rsidP="00671439" w:rsidRDefault="004102C9" w14:paraId="6A535495" w14:textId="4A183878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>Drop Down List</w:t>
            </w:r>
          </w:p>
        </w:tc>
        <w:tc>
          <w:tcPr>
            <w:tcW w:w="3073" w:type="pct"/>
          </w:tcPr>
          <w:p w:rsidR="004102C9" w:rsidP="007D7F67" w:rsidRDefault="004102C9" w14:paraId="1E3B2232" w14:textId="788F0168">
            <w:pPr>
              <w:spacing w:after="160" w:line="259" w:lineRule="auto"/>
              <w:rPr>
                <w:rFonts w:cs="CordiaUPC"/>
              </w:rPr>
            </w:pPr>
            <w:r w:rsidRPr="008979A8">
              <w:rPr>
                <w:rFonts w:cs="Angsana New"/>
                <w:cs/>
              </w:rPr>
              <w:t xml:space="preserve">อยู่บรรทัดเดียวกับ </w:t>
            </w:r>
            <w:r>
              <w:rPr>
                <w:rFonts w:cs="CordiaUPC"/>
              </w:rPr>
              <w:t>setRewardD</w:t>
            </w:r>
            <w:r w:rsidRPr="008979A8">
              <w:rPr>
                <w:rFonts w:cs="CordiaUPC"/>
              </w:rPr>
              <w:t>urationFrom</w:t>
            </w:r>
          </w:p>
          <w:p w:rsidRPr="008979A8" w:rsidR="004102C9" w:rsidP="007D7F67" w:rsidRDefault="004102C9" w14:paraId="5D9BA065" w14:textId="77777777">
            <w:pPr>
              <w:spacing w:after="160" w:line="259" w:lineRule="auto"/>
              <w:rPr>
                <w:rFonts w:cs="CordiaUPC"/>
              </w:rPr>
            </w:pPr>
            <w:r w:rsidRPr="008979A8">
              <w:rPr>
                <w:rFonts w:cs="CordiaUPC"/>
              </w:rPr>
              <w:t>Disabled</w:t>
            </w:r>
          </w:p>
          <w:p w:rsidRPr="008979A8" w:rsidR="004102C9" w:rsidP="007D7F67" w:rsidRDefault="004102C9" w14:paraId="3665206D" w14:textId="77777777">
            <w:pPr>
              <w:spacing w:after="160" w:line="259" w:lineRule="auto"/>
              <w:rPr>
                <w:rFonts w:cs="CordiaUPC"/>
              </w:rPr>
            </w:pPr>
            <w:r w:rsidRPr="008979A8">
              <w:rPr>
                <w:rFonts w:cs="CordiaUPC"/>
              </w:rPr>
              <w:t>Default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cs="CordiaUPC"/>
              </w:rPr>
              <w:t xml:space="preserve">Value </w:t>
            </w:r>
            <w:r>
              <w:rPr>
                <w:rFonts w:cs="Angsana New"/>
                <w:cs/>
              </w:rPr>
              <w:t>:</w:t>
            </w:r>
            <w:r w:rsidRPr="008979A8">
              <w:rPr>
                <w:rFonts w:cs="Angsana New"/>
                <w:cs/>
              </w:rPr>
              <w:t xml:space="preserve"> </w:t>
            </w:r>
            <w:r>
              <w:rPr>
                <w:rFonts w:cs="CordiaUPC"/>
              </w:rPr>
              <w:t xml:space="preserve">Copy </w:t>
            </w:r>
            <w:r>
              <w:rPr>
                <w:rFonts w:hint="cs" w:cs="Angsana New"/>
                <w:cs/>
              </w:rPr>
              <w:t>ค่ามาจาก</w:t>
            </w:r>
            <w:r w:rsidRPr="008979A8">
              <w:rPr>
                <w:rFonts w:cs="Angsana New"/>
                <w:cs/>
              </w:rPr>
              <w:t xml:space="preserve">  </w:t>
            </w:r>
            <w:r>
              <w:rPr>
                <w:rFonts w:cs="CordiaUPC"/>
              </w:rPr>
              <w:t>p</w:t>
            </w:r>
            <w:r w:rsidRPr="008979A8">
              <w:rPr>
                <w:rFonts w:cs="CordiaUPC"/>
              </w:rPr>
              <w:t>ackageDurationUnit</w:t>
            </w:r>
            <w:r w:rsidRPr="008979A8">
              <w:rPr>
                <w:rFonts w:cs="Angsana New"/>
                <w:cs/>
              </w:rPr>
              <w:t xml:space="preserve"> </w:t>
            </w:r>
          </w:p>
          <w:p w:rsidRPr="00EE25A9" w:rsidR="004102C9" w:rsidP="00671439" w:rsidRDefault="004102C9" w14:paraId="19E0B711" w14:textId="6099D85A">
            <w:pPr>
              <w:rPr>
                <w:rFonts w:cs="CordiaUPC"/>
              </w:rPr>
            </w:pPr>
            <w:r w:rsidRPr="001142BC">
              <w:t xml:space="preserve">List of Value </w:t>
            </w:r>
            <w:r w:rsidRPr="001142BC">
              <w:rPr>
                <w:rFonts w:cs="Angsana New"/>
                <w:cs/>
              </w:rPr>
              <w:t xml:space="preserve">: </w:t>
            </w:r>
            <w:r w:rsidRPr="00B916D9">
              <w:rPr>
                <w:rFonts w:cs="Angsana New"/>
                <w:cs/>
              </w:rPr>
              <w:t>ดึงข้อมูลจาก</w:t>
            </w:r>
            <w:r w:rsidRPr="00B916D9">
              <w:rPr>
                <w:rFonts w:cs="CordiaUPC"/>
              </w:rPr>
              <w:t xml:space="preserve">DB </w:t>
            </w:r>
            <w:r w:rsidRPr="00B916D9">
              <w:rPr>
                <w:rFonts w:cs="Angsana New"/>
                <w:cs/>
              </w:rPr>
              <w:t xml:space="preserve">ที่ </w:t>
            </w:r>
            <w:r w:rsidRPr="00B916D9">
              <w:rPr>
                <w:rFonts w:cs="CordiaUPC"/>
              </w:rPr>
              <w:t xml:space="preserve">Table FLW_CFG_LOV </w:t>
            </w:r>
            <w:r w:rsidRPr="00B916D9">
              <w:rPr>
                <w:rFonts w:cs="Angsana New"/>
                <w:cs/>
              </w:rPr>
              <w:t xml:space="preserve">โดย </w:t>
            </w:r>
            <w:r w:rsidRPr="00B916D9">
              <w:rPr>
                <w:rFonts w:cs="CordiaUPC"/>
              </w:rPr>
              <w:t xml:space="preserve">group_type </w:t>
            </w:r>
            <w:r w:rsidRPr="00B916D9">
              <w:rPr>
                <w:rFonts w:cs="Angsana New"/>
                <w:cs/>
              </w:rPr>
              <w:t>= ‘</w:t>
            </w:r>
            <w:r w:rsidRPr="008979A8">
              <w:rPr>
                <w:rFonts w:cs="CordiaUPC"/>
              </w:rPr>
              <w:t>Duration</w:t>
            </w:r>
            <w:r>
              <w:rPr>
                <w:rFonts w:cs="CordiaUPC"/>
              </w:rPr>
              <w:t xml:space="preserve"> Unit</w:t>
            </w:r>
            <w:r>
              <w:rPr>
                <w:rFonts w:cs="Angsana New"/>
                <w:cs/>
              </w:rPr>
              <w:t xml:space="preserve">’ </w:t>
            </w:r>
            <w:r>
              <w:rPr>
                <w:rFonts w:hint="cs" w:cs="Angsana New"/>
                <w:cs/>
              </w:rPr>
              <w:t xml:space="preserve">และ </w:t>
            </w:r>
            <w:r>
              <w:rPr>
                <w:rFonts w:cs="CordiaUPC"/>
              </w:rPr>
              <w:t xml:space="preserve">par_row_id_concat </w:t>
            </w:r>
            <w:r>
              <w:rPr>
                <w:rFonts w:hint="cs" w:cs="Angsana New"/>
                <w:cs/>
              </w:rPr>
              <w:t xml:space="preserve">ประกอบด้วย </w:t>
            </w:r>
            <w:r w:rsidRPr="001142BC">
              <w:t>customerType</w:t>
            </w:r>
            <w:r>
              <w:rPr>
                <w:rFonts w:hint="cs"/>
                <w:cs/>
              </w:rPr>
              <w:t xml:space="preserve"> และ </w:t>
            </w:r>
            <w:r>
              <w:t xml:space="preserve">lov_type </w:t>
            </w:r>
            <w:r>
              <w:rPr>
                <w:rFonts w:hint="cs"/>
                <w:cs/>
              </w:rPr>
              <w:t>ประกอบด้วย</w:t>
            </w:r>
            <w:r>
              <w:rPr>
                <w:rFonts w:cs="Angsana New"/>
                <w:cs/>
              </w:rPr>
              <w:t xml:space="preserve"> </w:t>
            </w:r>
            <w:r w:rsidRPr="001142BC">
              <w:t>productClass</w:t>
            </w:r>
          </w:p>
        </w:tc>
      </w:tr>
      <w:tr w:rsidRPr="008979A8" w:rsidR="004102C9" w:rsidTr="00BE3FFF" w14:paraId="74F034A3" w14:textId="77777777">
        <w:trPr>
          <w:trHeight w:val="111"/>
        </w:trPr>
        <w:tc>
          <w:tcPr>
            <w:tcW w:w="5000" w:type="pct"/>
            <w:gridSpan w:val="3"/>
            <w:shd w:val="clear" w:color="auto" w:fill="D6E3BC" w:themeFill="accent3" w:themeFillTint="66"/>
          </w:tcPr>
          <w:p w:rsidRPr="00EE25A9" w:rsidR="004102C9" w:rsidP="00BE3FFF" w:rsidRDefault="004102C9" w14:paraId="5EB5865B" w14:textId="62321120">
            <w:pPr>
              <w:pStyle w:val="HeaderTable"/>
            </w:pPr>
            <w:r w:rsidRPr="008979A8">
              <w:t xml:space="preserve">End </w:t>
            </w:r>
            <w:r>
              <w:t xml:space="preserve">Reward </w:t>
            </w:r>
            <w:r w:rsidRPr="008979A8">
              <w:t xml:space="preserve">Duration </w:t>
            </w:r>
            <w:r>
              <w:t>Section</w:t>
            </w:r>
          </w:p>
        </w:tc>
      </w:tr>
      <w:tr w:rsidRPr="008979A8" w:rsidR="004102C9" w:rsidTr="00E42349" w14:paraId="4388D896" w14:textId="77777777">
        <w:trPr>
          <w:trHeight w:val="111"/>
        </w:trPr>
        <w:tc>
          <w:tcPr>
            <w:tcW w:w="923" w:type="pct"/>
          </w:tcPr>
          <w:p w:rsidR="004102C9" w:rsidP="00671439" w:rsidRDefault="004102C9" w14:paraId="07F55A77" w14:textId="04C21712">
            <w:r>
              <w:t>Generate Reward</w:t>
            </w:r>
          </w:p>
        </w:tc>
        <w:tc>
          <w:tcPr>
            <w:tcW w:w="1004" w:type="pct"/>
          </w:tcPr>
          <w:p w:rsidR="004102C9" w:rsidP="00671439" w:rsidRDefault="004102C9" w14:paraId="6A9C4126" w14:textId="24FBB21B">
            <w:r>
              <w:t>Button</w:t>
            </w:r>
          </w:p>
        </w:tc>
        <w:tc>
          <w:tcPr>
            <w:tcW w:w="3073" w:type="pct"/>
          </w:tcPr>
          <w:p w:rsidRPr="004B734C" w:rsidR="004102C9" w:rsidP="00D3228F" w:rsidRDefault="004102C9" w14:paraId="1769A7B5" w14:textId="1A62B074">
            <w:r w:rsidRPr="004B734C">
              <w:rPr>
                <w:rFonts w:hint="cs"/>
                <w:cs/>
              </w:rPr>
              <w:t xml:space="preserve">เมื่อกดปุ่มให้ระบบทำการ </w:t>
            </w:r>
            <w:r w:rsidRPr="004B734C">
              <w:t xml:space="preserve">Generate Reward </w:t>
            </w:r>
            <w:r w:rsidRPr="004B734C">
              <w:rPr>
                <w:rFonts w:hint="cs"/>
                <w:cs/>
              </w:rPr>
              <w:t>ดังนี้</w:t>
            </w:r>
          </w:p>
          <w:p w:rsidRPr="004B734C" w:rsidR="004102C9" w:rsidP="00D3228F" w:rsidRDefault="004102C9" w14:paraId="6E821519" w14:textId="69C31E9F">
            <w:pPr>
              <w:rPr>
                <w:cs/>
              </w:rPr>
            </w:pPr>
            <w:r w:rsidRPr="004B734C">
              <w:rPr>
                <w:rFonts w:hint="cs"/>
                <w:cs/>
              </w:rPr>
              <w:t xml:space="preserve">ให้ทำการ </w:t>
            </w:r>
            <w:r w:rsidRPr="004B734C">
              <w:t xml:space="preserve">Validate </w:t>
            </w:r>
            <w:r w:rsidRPr="004B734C">
              <w:rPr>
                <w:rFonts w:hint="cs"/>
                <w:cs/>
              </w:rPr>
              <w:t xml:space="preserve">ข้อมูลก่อน ถ้าผ่านให้ทำตาม </w:t>
            </w:r>
            <w:r w:rsidRPr="004B734C">
              <w:t xml:space="preserve">Logic </w:t>
            </w:r>
            <w:r w:rsidRPr="004B734C">
              <w:rPr>
                <w:rFonts w:hint="cs"/>
                <w:cs/>
              </w:rPr>
              <w:t>ด้านล่าง</w:t>
            </w:r>
          </w:p>
          <w:p w:rsidRPr="004B734C" w:rsidR="004102C9" w:rsidP="00D3228F" w:rsidRDefault="004102C9" w14:paraId="7D80F51D" w14:textId="14BF6FA4">
            <w:r w:rsidRPr="004B734C">
              <w:rPr>
                <w:rFonts w:hint="cs"/>
                <w:cs/>
              </w:rPr>
              <w:t xml:space="preserve">ถ้า </w:t>
            </w:r>
            <w:r w:rsidRPr="004B734C">
              <w:t>RewardForTopUpMinimum</w:t>
            </w:r>
            <w:r w:rsidRPr="004B734C">
              <w:rPr>
                <w:rFonts w:hint="cs"/>
                <w:cs/>
              </w:rPr>
              <w:t xml:space="preserve"> </w:t>
            </w:r>
            <w:r w:rsidRPr="004B734C">
              <w:t>&lt;</w:t>
            </w:r>
            <w:r w:rsidRPr="004B734C">
              <w:rPr>
                <w:rFonts w:cs="Angsana New"/>
                <w:cs/>
              </w:rPr>
              <w:t>=</w:t>
            </w:r>
            <w:r w:rsidRPr="004B734C">
              <w:rPr>
                <w:rFonts w:hint="cs"/>
                <w:cs/>
              </w:rPr>
              <w:t xml:space="preserve"> </w:t>
            </w:r>
            <w:r w:rsidRPr="004B734C">
              <w:t xml:space="preserve">Face Value </w:t>
            </w:r>
            <w:r w:rsidRPr="004B734C">
              <w:rPr>
                <w:rFonts w:hint="cs"/>
                <w:cs/>
              </w:rPr>
              <w:t xml:space="preserve">ใน </w:t>
            </w:r>
            <w:r w:rsidRPr="004B734C">
              <w:t xml:space="preserve">Row </w:t>
            </w:r>
            <w:r w:rsidRPr="004B734C">
              <w:rPr>
                <w:rFonts w:hint="cs"/>
                <w:cs/>
              </w:rPr>
              <w:t>นั้นๆ</w:t>
            </w:r>
            <w:r w:rsidRPr="004B734C">
              <w:rPr>
                <w:rFonts w:cs="Angsana New"/>
                <w:cs/>
              </w:rPr>
              <w:t xml:space="preserve"> </w:t>
            </w:r>
            <w:r w:rsidRPr="004B734C">
              <w:rPr>
                <w:rFonts w:hint="cs"/>
                <w:cs/>
              </w:rPr>
              <w:t xml:space="preserve">หรือ  </w:t>
            </w:r>
            <w:r w:rsidRPr="004B734C">
              <w:t>RewardForTopUpMinimum</w:t>
            </w:r>
            <w:r w:rsidRPr="004B734C">
              <w:rPr>
                <w:rFonts w:hint="cs"/>
                <w:cs/>
              </w:rPr>
              <w:t xml:space="preserve"> ไม่มีค่า ให้ </w:t>
            </w:r>
            <w:r w:rsidRPr="004B734C">
              <w:t xml:space="preserve">Populated </w:t>
            </w:r>
            <w:r w:rsidRPr="004B734C">
              <w:rPr>
                <w:rFonts w:hint="cs"/>
                <w:cs/>
              </w:rPr>
              <w:t>ค่าดังนี้</w:t>
            </w:r>
          </w:p>
          <w:p w:rsidRPr="004B734C" w:rsidR="004102C9" w:rsidP="00BB3F68" w:rsidRDefault="004102C9" w14:paraId="574865A6" w14:textId="77777777">
            <w:pPr>
              <w:pStyle w:val="ListParagraph"/>
              <w:numPr>
                <w:ilvl w:val="1"/>
                <w:numId w:val="105"/>
              </w:numPr>
              <w:spacing w:after="160" w:line="259" w:lineRule="auto"/>
            </w:pPr>
            <w:r w:rsidRPr="004B734C">
              <w:rPr>
                <w:rFonts w:hint="cs"/>
                <w:cs/>
              </w:rPr>
              <w:t xml:space="preserve">ให้ </w:t>
            </w:r>
            <w:r w:rsidRPr="004B734C">
              <w:t xml:space="preserve">Auto Popluate </w:t>
            </w:r>
            <w:r w:rsidRPr="004B734C">
              <w:rPr>
                <w:rFonts w:hint="cs"/>
                <w:cs/>
              </w:rPr>
              <w:t xml:space="preserve">ค่า </w:t>
            </w:r>
            <w:r w:rsidRPr="004B734C">
              <w:t xml:space="preserve">RewardBalanceFirstPocket </w:t>
            </w:r>
            <w:r w:rsidRPr="004B734C">
              <w:rPr>
                <w:rFonts w:hint="cs"/>
                <w:cs/>
              </w:rPr>
              <w:t xml:space="preserve">ตาม </w:t>
            </w:r>
            <w:r w:rsidRPr="004B734C">
              <w:t xml:space="preserve">Logic </w:t>
            </w:r>
            <w:r w:rsidRPr="004B734C">
              <w:rPr>
                <w:rFonts w:hint="cs"/>
                <w:cs/>
              </w:rPr>
              <w:t>ดังนี้</w:t>
            </w:r>
          </w:p>
          <w:p w:rsidRPr="004B734C" w:rsidR="004102C9" w:rsidP="00BB3F68" w:rsidRDefault="004102C9" w14:paraId="0F7084EC" w14:textId="239F3E36">
            <w:pPr>
              <w:pStyle w:val="ListParagraph"/>
              <w:numPr>
                <w:ilvl w:val="2"/>
                <w:numId w:val="105"/>
              </w:numPr>
              <w:spacing w:after="160" w:line="259" w:lineRule="auto"/>
            </w:pPr>
            <w:r w:rsidRPr="004B734C">
              <w:rPr>
                <w:rFonts w:hint="cs"/>
                <w:cs/>
              </w:rPr>
              <w:t xml:space="preserve">ถ้า </w:t>
            </w:r>
            <w:r w:rsidRPr="004B734C">
              <w:t xml:space="preserve">setRewardBalanceFirstPocketUnit </w:t>
            </w:r>
            <w:r w:rsidRPr="004B734C">
              <w:rPr>
                <w:rFonts w:hint="cs"/>
                <w:cs/>
              </w:rPr>
              <w:t xml:space="preserve">มีค่าเป็น </w:t>
            </w:r>
            <w:r w:rsidRPr="004B734C">
              <w:rPr>
                <w:cs/>
              </w:rPr>
              <w:t>“</w:t>
            </w:r>
            <w:r w:rsidRPr="004B734C">
              <w:t>Baht</w:t>
            </w:r>
            <w:r w:rsidRPr="004B734C">
              <w:rPr>
                <w:cs/>
              </w:rPr>
              <w:t xml:space="preserve">” </w:t>
            </w:r>
            <w:r w:rsidRPr="004B734C">
              <w:rPr>
                <w:rFonts w:hint="cs"/>
                <w:cs/>
              </w:rPr>
              <w:t xml:space="preserve">ให้ </w:t>
            </w:r>
            <w:r w:rsidRPr="004B734C">
              <w:t xml:space="preserve">Copy </w:t>
            </w:r>
            <w:r w:rsidRPr="004B734C">
              <w:rPr>
                <w:rFonts w:hint="cs"/>
                <w:cs/>
              </w:rPr>
              <w:t xml:space="preserve">ค่าจาก </w:t>
            </w:r>
            <w:r w:rsidRPr="004B734C">
              <w:t xml:space="preserve">setRewardBalanceFirstPocket </w:t>
            </w:r>
          </w:p>
          <w:p w:rsidRPr="004B734C" w:rsidR="004102C9" w:rsidP="00BB3F68" w:rsidRDefault="004102C9" w14:paraId="6AA80F9F" w14:textId="562789E6">
            <w:pPr>
              <w:pStyle w:val="ListParagraph"/>
              <w:numPr>
                <w:ilvl w:val="2"/>
                <w:numId w:val="105"/>
              </w:numPr>
              <w:spacing w:after="160" w:line="259" w:lineRule="auto"/>
            </w:pPr>
            <w:r w:rsidRPr="004B734C">
              <w:rPr>
                <w:rFonts w:hint="cs"/>
                <w:cs/>
              </w:rPr>
              <w:t xml:space="preserve">ถ้า </w:t>
            </w:r>
            <w:r w:rsidRPr="004B734C">
              <w:t xml:space="preserve">setRewardBalanceFirstPocketUnit </w:t>
            </w:r>
            <w:r w:rsidRPr="004B734C">
              <w:rPr>
                <w:rFonts w:hint="cs"/>
                <w:cs/>
              </w:rPr>
              <w:t xml:space="preserve">มีค่าเป็น </w:t>
            </w:r>
            <w:r w:rsidRPr="004B734C">
              <w:rPr>
                <w:cs/>
              </w:rPr>
              <w:t xml:space="preserve">“%” </w:t>
            </w:r>
            <w:r w:rsidRPr="004B734C">
              <w:rPr>
                <w:rFonts w:hint="cs"/>
                <w:cs/>
              </w:rPr>
              <w:t xml:space="preserve">ให้คำนวนตามสูตร </w:t>
            </w:r>
            <w:r w:rsidRPr="004B734C">
              <w:rPr>
                <w:cs/>
              </w:rPr>
              <w:t xml:space="preserve">: </w:t>
            </w:r>
            <w:r w:rsidRPr="004B734C">
              <w:t xml:space="preserve">Face Value </w:t>
            </w:r>
            <w:r w:rsidRPr="004B734C">
              <w:rPr>
                <w:cs/>
              </w:rPr>
              <w:t xml:space="preserve">* </w:t>
            </w:r>
            <w:r w:rsidRPr="004B734C">
              <w:t xml:space="preserve">setRewardBalanceFirstPocket </w:t>
            </w:r>
            <w:r w:rsidRPr="004B734C">
              <w:rPr>
                <w:cs/>
              </w:rPr>
              <w:t>/</w:t>
            </w:r>
            <w:r w:rsidRPr="004B734C">
              <w:t>100</w:t>
            </w:r>
          </w:p>
          <w:p w:rsidR="004102C9" w:rsidP="00BB3F68" w:rsidRDefault="004102C9" w14:paraId="6A5C7871" w14:textId="77777777">
            <w:pPr>
              <w:pStyle w:val="ListParagraph"/>
              <w:numPr>
                <w:ilvl w:val="1"/>
                <w:numId w:val="105"/>
              </w:numPr>
              <w:spacing w:after="160" w:line="259" w:lineRule="auto"/>
            </w:pPr>
            <w:r w:rsidRPr="004B734C">
              <w:rPr>
                <w:rFonts w:hint="cs"/>
                <w:cs/>
              </w:rPr>
              <w:t>ให้</w:t>
            </w:r>
            <w:r w:rsidRPr="004B734C">
              <w:t xml:space="preserve"> Copy </w:t>
            </w:r>
            <w:r w:rsidRPr="004B734C">
              <w:rPr>
                <w:rFonts w:hint="cs"/>
                <w:cs/>
              </w:rPr>
              <w:t xml:space="preserve">ค่าจาก </w:t>
            </w:r>
            <w:r w:rsidRPr="004B734C">
              <w:t>setRewardValidityFirstPocket</w:t>
            </w:r>
            <w:r w:rsidRPr="004B734C">
              <w:rPr>
                <w:rFonts w:hint="cs"/>
                <w:cs/>
              </w:rPr>
              <w:t xml:space="preserve"> ไปที่ </w:t>
            </w:r>
            <w:r w:rsidRPr="004B734C">
              <w:t>rewardValidityFirstPocket</w:t>
            </w:r>
          </w:p>
          <w:p w:rsidR="004102C9" w:rsidP="00BB3F68" w:rsidRDefault="004102C9" w14:paraId="0D87BBBF" w14:textId="390D6556">
            <w:pPr>
              <w:pStyle w:val="ListParagraph"/>
              <w:numPr>
                <w:ilvl w:val="1"/>
                <w:numId w:val="105"/>
              </w:numPr>
              <w:spacing w:after="160" w:line="259" w:lineRule="auto"/>
            </w:pPr>
            <w:r w:rsidRPr="004B734C">
              <w:rPr>
                <w:rFonts w:hint="cs"/>
                <w:cs/>
              </w:rPr>
              <w:t>ให้</w:t>
            </w:r>
            <w:r w:rsidRPr="004B734C">
              <w:t xml:space="preserve"> Copy </w:t>
            </w:r>
            <w:r w:rsidRPr="004B734C">
              <w:rPr>
                <w:rFonts w:hint="cs"/>
                <w:cs/>
              </w:rPr>
              <w:t xml:space="preserve">ค่าจาก </w:t>
            </w:r>
            <w:r>
              <w:t>setRewardType</w:t>
            </w:r>
            <w:r w:rsidRPr="004B734C">
              <w:rPr>
                <w:rFonts w:hint="cs"/>
                <w:cs/>
              </w:rPr>
              <w:t xml:space="preserve"> ไปที่ </w:t>
            </w:r>
            <w:r>
              <w:t>rewardType</w:t>
            </w:r>
          </w:p>
          <w:p w:rsidR="004102C9" w:rsidP="00BB3F68" w:rsidRDefault="004102C9" w14:paraId="32A03CF2" w14:textId="257856CA">
            <w:pPr>
              <w:pStyle w:val="ListParagraph"/>
              <w:numPr>
                <w:ilvl w:val="1"/>
                <w:numId w:val="105"/>
              </w:numPr>
              <w:spacing w:after="160" w:line="259" w:lineRule="auto"/>
            </w:pPr>
            <w:r w:rsidRPr="004B734C">
              <w:rPr>
                <w:rFonts w:hint="cs"/>
                <w:cs/>
              </w:rPr>
              <w:t>ให้</w:t>
            </w:r>
            <w:r w:rsidRPr="004B734C">
              <w:t xml:space="preserve"> Copy </w:t>
            </w:r>
            <w:r w:rsidRPr="004B734C">
              <w:rPr>
                <w:rFonts w:hint="cs"/>
                <w:cs/>
              </w:rPr>
              <w:t xml:space="preserve">ค่าจาก </w:t>
            </w:r>
            <w:r>
              <w:t>setAccumulateWithin</w:t>
            </w:r>
            <w:r w:rsidRPr="004B734C">
              <w:rPr>
                <w:rFonts w:hint="cs"/>
                <w:cs/>
              </w:rPr>
              <w:t xml:space="preserve"> ไปที่ </w:t>
            </w:r>
            <w:r>
              <w:t>accumulateWithin</w:t>
            </w:r>
          </w:p>
          <w:p w:rsidR="004102C9" w:rsidP="00BB3F68" w:rsidRDefault="004102C9" w14:paraId="484EE15C" w14:textId="1D9846AB">
            <w:pPr>
              <w:pStyle w:val="ListParagraph"/>
              <w:numPr>
                <w:ilvl w:val="1"/>
                <w:numId w:val="105"/>
              </w:numPr>
              <w:spacing w:after="160" w:line="259" w:lineRule="auto"/>
            </w:pPr>
            <w:r w:rsidRPr="004B734C">
              <w:rPr>
                <w:rFonts w:hint="cs"/>
                <w:cs/>
              </w:rPr>
              <w:t>ให้</w:t>
            </w:r>
            <w:r w:rsidRPr="004B734C">
              <w:t xml:space="preserve"> Copy </w:t>
            </w:r>
            <w:r w:rsidRPr="004B734C">
              <w:rPr>
                <w:rFonts w:hint="cs"/>
                <w:cs/>
              </w:rPr>
              <w:t xml:space="preserve">ค่าจาก </w:t>
            </w:r>
            <w:r>
              <w:t>setRewardForFirstTime</w:t>
            </w:r>
            <w:r w:rsidRPr="004B734C">
              <w:rPr>
                <w:rFonts w:hint="cs"/>
                <w:cs/>
              </w:rPr>
              <w:t xml:space="preserve"> </w:t>
            </w:r>
            <w:r>
              <w:rPr>
                <w:rFonts w:hint="cs"/>
                <w:cs/>
              </w:rPr>
              <w:t>ไปที่</w:t>
            </w:r>
            <w:r>
              <w:t>rewardForFirstTime</w:t>
            </w:r>
          </w:p>
          <w:p w:rsidR="004102C9" w:rsidP="004102C9" w:rsidRDefault="004102C9" w14:paraId="21BA6F27" w14:textId="1D2B8732">
            <w:pPr>
              <w:pStyle w:val="ListParagraph"/>
              <w:numPr>
                <w:ilvl w:val="1"/>
                <w:numId w:val="105"/>
              </w:numPr>
              <w:spacing w:after="160" w:line="259" w:lineRule="auto"/>
            </w:pPr>
            <w:r w:rsidRPr="004B734C">
              <w:rPr>
                <w:rFonts w:hint="cs"/>
                <w:cs/>
              </w:rPr>
              <w:t>ให้</w:t>
            </w:r>
            <w:r w:rsidRPr="004B734C">
              <w:t xml:space="preserve"> Copy </w:t>
            </w:r>
            <w:r w:rsidRPr="004B734C">
              <w:rPr>
                <w:rFonts w:hint="cs"/>
                <w:cs/>
              </w:rPr>
              <w:t xml:space="preserve">ค่าจาก </w:t>
            </w:r>
            <w:r>
              <w:t>setRewardChannel</w:t>
            </w:r>
            <w:r w:rsidRPr="004B734C">
              <w:rPr>
                <w:rFonts w:hint="cs"/>
                <w:cs/>
              </w:rPr>
              <w:t xml:space="preserve"> </w:t>
            </w:r>
            <w:r>
              <w:rPr>
                <w:rFonts w:hint="cs"/>
                <w:cs/>
              </w:rPr>
              <w:t>ไปที่</w:t>
            </w:r>
            <w:r>
              <w:t>rewardChannel</w:t>
            </w:r>
          </w:p>
          <w:p w:rsidRPr="00BE3FFF" w:rsidR="004102C9" w:rsidP="00BB3F68" w:rsidRDefault="004102C9" w14:paraId="4B511B27" w14:textId="77777777">
            <w:pPr>
              <w:pStyle w:val="ListParagraph"/>
              <w:numPr>
                <w:ilvl w:val="1"/>
                <w:numId w:val="105"/>
              </w:numPr>
              <w:spacing w:after="160" w:line="259" w:lineRule="auto"/>
            </w:pPr>
            <w:r w:rsidRPr="004B734C">
              <w:rPr>
                <w:rFonts w:hint="cs"/>
                <w:cs/>
              </w:rPr>
              <w:t>ให้</w:t>
            </w:r>
            <w:r w:rsidRPr="004B734C">
              <w:t xml:space="preserve"> Copy </w:t>
            </w:r>
            <w:r w:rsidRPr="004B734C">
              <w:rPr>
                <w:rFonts w:hint="cs"/>
                <w:cs/>
              </w:rPr>
              <w:t xml:space="preserve">ค่าจาก </w:t>
            </w:r>
            <w:r>
              <w:rPr>
                <w:rFonts w:cs="CordiaUPC"/>
              </w:rPr>
              <w:t>setRewardExpireDate</w:t>
            </w:r>
            <w:r w:rsidRPr="004B734C">
              <w:rPr>
                <w:rFonts w:hint="cs"/>
                <w:cs/>
              </w:rPr>
              <w:t xml:space="preserve"> ไปที่ </w:t>
            </w:r>
            <w:r>
              <w:rPr>
                <w:rFonts w:cs="CordiaUPC"/>
              </w:rPr>
              <w:t>rewardExpireDate</w:t>
            </w:r>
          </w:p>
          <w:p w:rsidRPr="00BE3FFF" w:rsidR="004102C9" w:rsidP="00A273A9" w:rsidRDefault="004102C9" w14:paraId="76FEF0CB" w14:textId="6094D123">
            <w:pPr>
              <w:pStyle w:val="ListParagraph"/>
              <w:numPr>
                <w:ilvl w:val="1"/>
                <w:numId w:val="105"/>
              </w:numPr>
              <w:spacing w:after="160" w:line="259" w:lineRule="auto"/>
            </w:pPr>
            <w:r w:rsidRPr="004B734C">
              <w:rPr>
                <w:rFonts w:hint="cs"/>
                <w:cs/>
              </w:rPr>
              <w:t>ให้</w:t>
            </w:r>
            <w:r w:rsidRPr="004B734C">
              <w:t xml:space="preserve"> Copy </w:t>
            </w:r>
            <w:r w:rsidRPr="004B734C">
              <w:rPr>
                <w:rFonts w:hint="cs"/>
                <w:cs/>
              </w:rPr>
              <w:t xml:space="preserve">ค่าจาก </w:t>
            </w:r>
            <w:r>
              <w:rPr>
                <w:rFonts w:cs="CordiaUPC"/>
              </w:rPr>
              <w:t>setRewardD</w:t>
            </w:r>
            <w:r w:rsidRPr="008979A8">
              <w:rPr>
                <w:rFonts w:cs="CordiaUPC"/>
              </w:rPr>
              <w:t>urationType</w:t>
            </w:r>
            <w:r w:rsidRPr="004B734C">
              <w:rPr>
                <w:rFonts w:hint="cs"/>
                <w:cs/>
              </w:rPr>
              <w:t xml:space="preserve"> ไปที่ </w:t>
            </w:r>
            <w:r>
              <w:rPr>
                <w:rFonts w:cs="CordiaUPC"/>
              </w:rPr>
              <w:t>rewardDurationType</w:t>
            </w:r>
          </w:p>
          <w:p w:rsidRPr="00FA7080" w:rsidR="004102C9" w:rsidP="005D51BC" w:rsidRDefault="004102C9" w14:paraId="565046BA" w14:textId="35BB7F9F">
            <w:pPr>
              <w:pStyle w:val="ListParagraph"/>
              <w:numPr>
                <w:ilvl w:val="1"/>
                <w:numId w:val="105"/>
              </w:numPr>
              <w:spacing w:after="160" w:line="259" w:lineRule="auto"/>
            </w:pPr>
            <w:r w:rsidRPr="004B734C">
              <w:rPr>
                <w:rFonts w:hint="cs"/>
                <w:cs/>
              </w:rPr>
              <w:t>ให้</w:t>
            </w:r>
            <w:r w:rsidRPr="004B734C">
              <w:t xml:space="preserve"> Copy </w:t>
            </w:r>
            <w:r w:rsidRPr="004B734C">
              <w:rPr>
                <w:rFonts w:hint="cs"/>
                <w:cs/>
              </w:rPr>
              <w:t xml:space="preserve">ค่าจาก </w:t>
            </w:r>
            <w:r>
              <w:rPr>
                <w:rFonts w:cs="CordiaUPC"/>
              </w:rPr>
              <w:t>setRewardD</w:t>
            </w:r>
            <w:r w:rsidRPr="008979A8">
              <w:rPr>
                <w:rFonts w:cs="CordiaUPC"/>
              </w:rPr>
              <w:t>uration</w:t>
            </w:r>
            <w:r>
              <w:rPr>
                <w:rFonts w:cs="CordiaUPC"/>
              </w:rPr>
              <w:t>From</w:t>
            </w:r>
            <w:r w:rsidRPr="004B734C">
              <w:rPr>
                <w:rFonts w:hint="cs"/>
                <w:cs/>
              </w:rPr>
              <w:t xml:space="preserve"> ไปที่ </w:t>
            </w:r>
            <w:r>
              <w:rPr>
                <w:rFonts w:cs="CordiaUPC"/>
              </w:rPr>
              <w:t>rewardDurationFrom</w:t>
            </w:r>
          </w:p>
          <w:p w:rsidRPr="00FA7080" w:rsidR="004102C9" w:rsidP="005D51BC" w:rsidRDefault="004102C9" w14:paraId="60B63D49" w14:textId="0E797C30">
            <w:pPr>
              <w:pStyle w:val="ListParagraph"/>
              <w:numPr>
                <w:ilvl w:val="1"/>
                <w:numId w:val="105"/>
              </w:numPr>
              <w:spacing w:after="160" w:line="259" w:lineRule="auto"/>
            </w:pPr>
            <w:r w:rsidRPr="004B734C">
              <w:rPr>
                <w:rFonts w:hint="cs"/>
                <w:cs/>
              </w:rPr>
              <w:t>ให้</w:t>
            </w:r>
            <w:r w:rsidRPr="004B734C">
              <w:t xml:space="preserve"> Copy </w:t>
            </w:r>
            <w:r w:rsidRPr="004B734C">
              <w:rPr>
                <w:rFonts w:hint="cs"/>
                <w:cs/>
              </w:rPr>
              <w:t xml:space="preserve">ค่าจาก </w:t>
            </w:r>
            <w:r>
              <w:rPr>
                <w:rFonts w:cs="CordiaUPC"/>
              </w:rPr>
              <w:t>setRewardDurationTo</w:t>
            </w:r>
            <w:r w:rsidRPr="004B734C">
              <w:rPr>
                <w:rFonts w:hint="cs"/>
                <w:cs/>
              </w:rPr>
              <w:t xml:space="preserve"> ไปที่ </w:t>
            </w:r>
            <w:r>
              <w:rPr>
                <w:rFonts w:cs="CordiaUPC"/>
              </w:rPr>
              <w:t>rewardDurationTo</w:t>
            </w:r>
          </w:p>
          <w:p w:rsidRPr="00E42349" w:rsidR="004102C9" w:rsidRDefault="004102C9" w14:paraId="66FEA5FA" w14:textId="77777777">
            <w:pPr>
              <w:pStyle w:val="ListParagraph"/>
              <w:numPr>
                <w:ilvl w:val="1"/>
                <w:numId w:val="105"/>
              </w:numPr>
              <w:spacing w:after="160" w:line="259" w:lineRule="auto"/>
            </w:pPr>
            <w:r w:rsidRPr="004B734C">
              <w:rPr>
                <w:rFonts w:hint="cs"/>
                <w:cs/>
              </w:rPr>
              <w:t>ให้</w:t>
            </w:r>
            <w:r w:rsidRPr="004B734C">
              <w:t xml:space="preserve"> Copy </w:t>
            </w:r>
            <w:r w:rsidRPr="004B734C">
              <w:rPr>
                <w:rFonts w:hint="cs"/>
                <w:cs/>
              </w:rPr>
              <w:t xml:space="preserve">ค่าจาก </w:t>
            </w:r>
            <w:r>
              <w:rPr>
                <w:rFonts w:cs="CordiaUPC"/>
              </w:rPr>
              <w:t>setRewardDurationUnit</w:t>
            </w:r>
            <w:r w:rsidRPr="004B734C">
              <w:rPr>
                <w:rFonts w:hint="cs"/>
                <w:cs/>
              </w:rPr>
              <w:t xml:space="preserve"> ไปที่ </w:t>
            </w:r>
            <w:r>
              <w:rPr>
                <w:rFonts w:cs="CordiaUPC"/>
              </w:rPr>
              <w:t>rewardDurationUnit</w:t>
            </w:r>
          </w:p>
          <w:p w:rsidRPr="004B734C" w:rsidR="005C215D" w:rsidP="00E42349" w:rsidRDefault="005C215D" w14:paraId="077C384F" w14:textId="52326673">
            <w:pPr>
              <w:pStyle w:val="ListParagraph"/>
              <w:spacing w:after="160" w:line="259" w:lineRule="auto"/>
              <w:ind w:left="162"/>
              <w:rPr>
                <w:cs/>
              </w:rPr>
            </w:pPr>
            <w:r>
              <w:rPr>
                <w:rFonts w:hint="cs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 xml:space="preserve">ไม่ต้องเคลียร์ </w:t>
            </w:r>
            <w:r>
              <w:t xml:space="preserve">Reward </w:t>
            </w:r>
            <w:r>
              <w:rPr>
                <w:rFonts w:hint="cs"/>
                <w:cs/>
              </w:rPr>
              <w:t>เดิม</w:t>
            </w:r>
          </w:p>
        </w:tc>
      </w:tr>
      <w:tr w:rsidRPr="008979A8" w:rsidR="004F0A6D" w:rsidTr="009F3763" w14:paraId="608114FC" w14:textId="77777777">
        <w:trPr>
          <w:trHeight w:val="111"/>
        </w:trPr>
        <w:tc>
          <w:tcPr>
            <w:tcW w:w="923" w:type="pct"/>
          </w:tcPr>
          <w:p w:rsidR="004F0A6D" w:rsidP="00671439" w:rsidRDefault="004F0A6D" w14:paraId="0E70DDCA" w14:textId="68C6BD10">
            <w:r>
              <w:t>Clear All Reward</w:t>
            </w:r>
          </w:p>
        </w:tc>
        <w:tc>
          <w:tcPr>
            <w:tcW w:w="1004" w:type="pct"/>
          </w:tcPr>
          <w:p w:rsidR="004F0A6D" w:rsidP="00671439" w:rsidRDefault="004F0A6D" w14:paraId="1AF94874" w14:textId="1FD1C138">
            <w:r>
              <w:t>Button</w:t>
            </w:r>
          </w:p>
        </w:tc>
        <w:tc>
          <w:tcPr>
            <w:tcW w:w="3073" w:type="pct"/>
          </w:tcPr>
          <w:p w:rsidRPr="004F0A6D" w:rsidR="004F0A6D" w:rsidP="00D3228F" w:rsidRDefault="004F0A6D" w14:paraId="685D5B36" w14:textId="3C9BFC0A">
            <w:r>
              <w:rPr>
                <w:rFonts w:hint="cs"/>
                <w:cs/>
              </w:rPr>
              <w:t xml:space="preserve">เมื่อกดปุ่มให้ทำการ </w:t>
            </w:r>
            <w:r>
              <w:t xml:space="preserve">Clear Reward </w:t>
            </w:r>
            <w:r>
              <w:rPr>
                <w:rFonts w:hint="cs"/>
                <w:cs/>
              </w:rPr>
              <w:t xml:space="preserve">ใน </w:t>
            </w:r>
            <w:r>
              <w:t>Top up Reward Table</w:t>
            </w:r>
            <w:r>
              <w:rPr>
                <w:rFonts w:hint="cs"/>
                <w:cs/>
              </w:rPr>
              <w:t xml:space="preserve"> ทุก </w:t>
            </w:r>
            <w:r>
              <w:t>Rows</w:t>
            </w:r>
          </w:p>
        </w:tc>
      </w:tr>
      <w:tr w:rsidRPr="008979A8" w:rsidR="004F0A6D" w:rsidTr="00EE125F" w14:paraId="58C295C3" w14:textId="77777777">
        <w:trPr>
          <w:trHeight w:val="111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Pr="00BD6930" w:rsidR="004F0A6D" w:rsidP="00EE125F" w:rsidRDefault="004F0A6D" w14:paraId="3CB07699" w14:textId="4D862A08">
            <w:pPr>
              <w:pStyle w:val="HeaderTable"/>
              <w:rPr>
                <w:rtl/>
                <w:cs/>
              </w:rPr>
            </w:pPr>
            <w:r>
              <w:t>End Set Top up Reward Section</w:t>
            </w:r>
          </w:p>
        </w:tc>
      </w:tr>
      <w:tr w:rsidRPr="008979A8" w:rsidR="004F0A6D" w:rsidTr="00671439" w14:paraId="01FBFBC1" w14:textId="77777777">
        <w:trPr>
          <w:trHeight w:val="111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Pr="00BD6930" w:rsidR="004F0A6D" w:rsidP="00F15672" w:rsidRDefault="004F0A6D" w14:paraId="59ED5C54" w14:textId="2F075916">
            <w:pPr>
              <w:pStyle w:val="HeaderTable"/>
              <w:rPr>
                <w:rtl/>
                <w:cs/>
              </w:rPr>
            </w:pPr>
            <w:r>
              <w:t>Top up Reward Table Section</w:t>
            </w:r>
          </w:p>
        </w:tc>
      </w:tr>
      <w:tr w:rsidRPr="008979A8" w:rsidR="004F0A6D" w:rsidTr="00E42349" w14:paraId="09BBE4EF" w14:textId="77777777">
        <w:trPr>
          <w:trHeight w:val="111"/>
        </w:trPr>
        <w:tc>
          <w:tcPr>
            <w:tcW w:w="923" w:type="pct"/>
          </w:tcPr>
          <w:p w:rsidR="004F0A6D" w:rsidP="00671439" w:rsidRDefault="004F0A6D" w14:paraId="127DDEB4" w14:textId="2111D06D">
            <w:r>
              <w:t>Face Value</w:t>
            </w:r>
          </w:p>
        </w:tc>
        <w:tc>
          <w:tcPr>
            <w:tcW w:w="1004" w:type="pct"/>
          </w:tcPr>
          <w:p w:rsidR="004F0A6D" w:rsidP="00671439" w:rsidRDefault="004F0A6D" w14:paraId="01D551AC" w14:textId="77777777"/>
        </w:tc>
        <w:tc>
          <w:tcPr>
            <w:tcW w:w="3073" w:type="pct"/>
          </w:tcPr>
          <w:p w:rsidRPr="00BD6930" w:rsidR="004F0A6D" w:rsidP="00954FB3" w:rsidRDefault="004F0A6D" w14:paraId="64F2E572" w14:textId="77777777">
            <w:r w:rsidRPr="00BD6930">
              <w:rPr>
                <w:cs/>
              </w:rPr>
              <w:t xml:space="preserve">แสดงข้อมูลใน </w:t>
            </w:r>
            <w:r w:rsidRPr="00BD6930">
              <w:t>Format</w:t>
            </w:r>
          </w:p>
          <w:p w:rsidRPr="00BD6930" w:rsidR="004F0A6D" w:rsidP="00671439" w:rsidRDefault="004F0A6D" w14:paraId="6FAAE263" w14:textId="0399E97E">
            <w:pPr>
              <w:rPr>
                <w:cs/>
              </w:rPr>
            </w:pPr>
            <w:r>
              <w:t xml:space="preserve">faceValue </w:t>
            </w:r>
            <w:r>
              <w:rPr>
                <w:rFonts w:cs="Angsana New"/>
                <w:cs/>
              </w:rPr>
              <w:t xml:space="preserve">+ “ </w:t>
            </w:r>
            <w:r>
              <w:t>Baht</w:t>
            </w:r>
            <w:r>
              <w:rPr>
                <w:rFonts w:cs="Angsana New"/>
                <w:cs/>
              </w:rPr>
              <w:t>”</w:t>
            </w:r>
          </w:p>
        </w:tc>
      </w:tr>
      <w:tr w:rsidRPr="008979A8" w:rsidR="004F0A6D" w:rsidTr="00E42349" w14:paraId="658AABB4" w14:textId="77777777">
        <w:trPr>
          <w:trHeight w:val="111"/>
        </w:trPr>
        <w:tc>
          <w:tcPr>
            <w:tcW w:w="923" w:type="pct"/>
          </w:tcPr>
          <w:p w:rsidR="004F0A6D" w:rsidP="00671439" w:rsidRDefault="004F0A6D" w14:paraId="084A5DB3" w14:textId="4375A7C2">
            <w:r>
              <w:t>Validity</w:t>
            </w:r>
          </w:p>
        </w:tc>
        <w:tc>
          <w:tcPr>
            <w:tcW w:w="1004" w:type="pct"/>
          </w:tcPr>
          <w:p w:rsidR="004F0A6D" w:rsidP="00671439" w:rsidRDefault="004F0A6D" w14:paraId="27F94A56" w14:textId="77777777"/>
        </w:tc>
        <w:tc>
          <w:tcPr>
            <w:tcW w:w="3073" w:type="pct"/>
          </w:tcPr>
          <w:p w:rsidRPr="00BD6930" w:rsidR="004F0A6D" w:rsidP="00954FB3" w:rsidRDefault="004F0A6D" w14:paraId="3F039487" w14:textId="77777777">
            <w:r w:rsidRPr="00BD6930">
              <w:rPr>
                <w:cs/>
              </w:rPr>
              <w:t xml:space="preserve">แสดงข้อมูลใน </w:t>
            </w:r>
            <w:r w:rsidRPr="00BD6930">
              <w:t>Format</w:t>
            </w:r>
          </w:p>
          <w:p w:rsidRPr="00BD6930" w:rsidR="004F0A6D" w:rsidP="00954FB3" w:rsidRDefault="004F0A6D" w14:paraId="21A58276" w14:textId="24734F72">
            <w:pPr>
              <w:rPr>
                <w:cs/>
              </w:rPr>
            </w:pPr>
            <w:r>
              <w:t xml:space="preserve">Validity </w:t>
            </w:r>
            <w:r>
              <w:rPr>
                <w:rFonts w:cs="Angsana New"/>
                <w:cs/>
              </w:rPr>
              <w:t xml:space="preserve">+ “ </w:t>
            </w:r>
            <w:r>
              <w:t>Days</w:t>
            </w:r>
            <w:r>
              <w:rPr>
                <w:rFonts w:cs="Angsana New"/>
                <w:cs/>
              </w:rPr>
              <w:t>”</w:t>
            </w:r>
          </w:p>
        </w:tc>
      </w:tr>
      <w:tr w:rsidRPr="008979A8" w:rsidR="004F0A6D" w:rsidTr="00E42349" w14:paraId="1F7AC425" w14:textId="77777777">
        <w:trPr>
          <w:trHeight w:val="111"/>
        </w:trPr>
        <w:tc>
          <w:tcPr>
            <w:tcW w:w="923" w:type="pct"/>
          </w:tcPr>
          <w:p w:rsidR="004F0A6D" w:rsidP="00671439" w:rsidRDefault="004F0A6D" w14:paraId="10F17B81" w14:textId="43C37D98">
            <w:r>
              <w:t>Reward Detail</w:t>
            </w:r>
          </w:p>
        </w:tc>
        <w:tc>
          <w:tcPr>
            <w:tcW w:w="1004" w:type="pct"/>
          </w:tcPr>
          <w:p w:rsidR="004F0A6D" w:rsidP="00671439" w:rsidRDefault="004F0A6D" w14:paraId="1B1BB40C" w14:textId="77777777"/>
        </w:tc>
        <w:tc>
          <w:tcPr>
            <w:tcW w:w="3073" w:type="pct"/>
          </w:tcPr>
          <w:p w:rsidR="004F0A6D" w:rsidP="00E700C8" w:rsidRDefault="004F0A6D" w14:paraId="0CA837D9" w14:textId="77777777">
            <w:r w:rsidRPr="00BD6930">
              <w:rPr>
                <w:cs/>
              </w:rPr>
              <w:t xml:space="preserve">แสดงข้อมูลใน </w:t>
            </w:r>
            <w:r w:rsidRPr="00BD6930">
              <w:t>Format</w:t>
            </w:r>
          </w:p>
          <w:p w:rsidR="004F0A6D" w:rsidP="00E700C8" w:rsidRDefault="004F0A6D" w14:paraId="51DBFCF8" w14:textId="00B1315E">
            <w:r>
              <w:t>d</w:t>
            </w:r>
            <w:r w:rsidRPr="00BD6930">
              <w:t xml:space="preserve">urationFrom </w:t>
            </w:r>
            <w:r w:rsidRPr="00BD6930">
              <w:rPr>
                <w:rFonts w:cs="Angsana New"/>
                <w:cs/>
              </w:rPr>
              <w:t xml:space="preserve">+ “ </w:t>
            </w:r>
            <w:r>
              <w:rPr>
                <w:rFonts w:cs="Angsana New"/>
                <w:cs/>
              </w:rPr>
              <w:t>–</w:t>
            </w:r>
            <w:r w:rsidRPr="00BD6930">
              <w:rPr>
                <w:rFonts w:cs="Angsana New"/>
                <w:cs/>
              </w:rPr>
              <w:t xml:space="preserve"> ” </w:t>
            </w:r>
            <w:r>
              <w:t>d</w:t>
            </w:r>
            <w:r w:rsidRPr="00BD6930">
              <w:t xml:space="preserve">urationTo </w:t>
            </w:r>
            <w:r w:rsidRPr="00BD6930">
              <w:rPr>
                <w:rFonts w:cs="Angsana New"/>
                <w:cs/>
              </w:rPr>
              <w:t xml:space="preserve">+ “ ” + </w:t>
            </w:r>
            <w:r>
              <w:t>d</w:t>
            </w:r>
            <w:r w:rsidRPr="00BD6930">
              <w:t>urationUnit</w:t>
            </w:r>
          </w:p>
          <w:p w:rsidR="004F0A6D" w:rsidP="00E700C8" w:rsidRDefault="004F0A6D" w14:paraId="00CA2D43" w14:textId="2AB112EC">
            <w:r>
              <w:rPr>
                <w:rFonts w:cs="Angsana New"/>
                <w:cs/>
              </w:rPr>
              <w:t xml:space="preserve">    “</w:t>
            </w:r>
            <w:r>
              <w:t xml:space="preserve">Channel </w:t>
            </w:r>
            <w:r>
              <w:rPr>
                <w:rFonts w:cs="Angsana New"/>
                <w:cs/>
              </w:rPr>
              <w:t xml:space="preserve">:” + </w:t>
            </w:r>
            <w:r>
              <w:t xml:space="preserve">rewardChannel </w:t>
            </w:r>
            <w:r>
              <w:rPr>
                <w:rFonts w:cs="Angsana New"/>
                <w:cs/>
              </w:rPr>
              <w:t>(</w:t>
            </w:r>
            <w:r>
              <w:rPr>
                <w:rFonts w:hint="cs"/>
                <w:cs/>
              </w:rPr>
              <w:t xml:space="preserve">ถ้ามีค่ามากกว่า </w:t>
            </w:r>
            <w:r>
              <w:t xml:space="preserve">1 </w:t>
            </w:r>
            <w:r>
              <w:rPr>
                <w:rFonts w:hint="cs"/>
                <w:cs/>
              </w:rPr>
              <w:t xml:space="preserve">ให้คั่นด้วย </w:t>
            </w:r>
            <w:r>
              <w:rPr>
                <w:rFonts w:cs="Angsana New"/>
                <w:cs/>
              </w:rPr>
              <w:t>“</w:t>
            </w:r>
            <w:r>
              <w:t>,</w:t>
            </w:r>
            <w:r>
              <w:rPr>
                <w:rFonts w:cs="Angsana New"/>
                <w:cs/>
              </w:rPr>
              <w:t>”)</w:t>
            </w:r>
          </w:p>
          <w:p w:rsidR="004F0A6D" w:rsidP="00E700C8" w:rsidRDefault="004F0A6D" w14:paraId="581D448C" w14:textId="7671DB64">
            <w:pPr>
              <w:spacing w:after="0"/>
            </w:pPr>
            <w:r>
              <w:rPr>
                <w:rFonts w:cs="Angsana New"/>
                <w:cs/>
              </w:rPr>
              <w:t xml:space="preserve">     </w:t>
            </w:r>
            <w:r>
              <w:rPr>
                <w:rFonts w:hint="cs"/>
                <w:cs/>
              </w:rPr>
              <w:t xml:space="preserve">ถ้า </w:t>
            </w:r>
            <w:r>
              <w:t xml:space="preserve">rewardType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t>By Face Value</w:t>
            </w:r>
            <w:r>
              <w:rPr>
                <w:rFonts w:cs="Angsana New"/>
                <w:cs/>
              </w:rPr>
              <w:t>”</w:t>
            </w:r>
          </w:p>
          <w:p w:rsidR="004F0A6D" w:rsidP="00BE3FFF" w:rsidRDefault="004F0A6D" w14:paraId="75DB8D7E" w14:textId="08FA71AF">
            <w:pPr>
              <w:spacing w:after="0"/>
            </w:pPr>
            <w:r>
              <w:t xml:space="preserve">     rewardType</w:t>
            </w:r>
          </w:p>
          <w:p w:rsidR="004F0A6D" w:rsidP="00E700C8" w:rsidRDefault="004F0A6D" w14:paraId="02D0046D" w14:textId="0AE7FED9">
            <w:pPr>
              <w:spacing w:after="0"/>
            </w:pPr>
            <w:r>
              <w:rPr>
                <w:rFonts w:cs="Angsana New"/>
                <w:cs/>
              </w:rPr>
              <w:t xml:space="preserve">     </w:t>
            </w:r>
            <w:r>
              <w:rPr>
                <w:rFonts w:hint="cs"/>
                <w:cs/>
              </w:rPr>
              <w:t xml:space="preserve">ถ้า </w:t>
            </w:r>
            <w:r>
              <w:t xml:space="preserve">rewardType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t>By Accumulate</w:t>
            </w:r>
            <w:r>
              <w:rPr>
                <w:rFonts w:cs="Angsana New"/>
                <w:cs/>
              </w:rPr>
              <w:t>”</w:t>
            </w:r>
          </w:p>
          <w:p w:rsidR="004F0A6D" w:rsidP="00E700C8" w:rsidRDefault="004F0A6D" w14:paraId="1CDD26A0" w14:textId="01288E1F">
            <w:pPr>
              <w:rPr>
                <w:rFonts w:cs="CordiaUPC"/>
              </w:rPr>
            </w:pPr>
            <w:r>
              <w:t xml:space="preserve">     rewardType </w:t>
            </w:r>
            <w:r>
              <w:rPr>
                <w:rFonts w:cs="Angsana New"/>
                <w:cs/>
              </w:rPr>
              <w:t xml:space="preserve">+ “ </w:t>
            </w:r>
            <w:r>
              <w:t xml:space="preserve">within </w:t>
            </w:r>
            <w:r>
              <w:rPr>
                <w:rFonts w:cs="Angsana New"/>
                <w:cs/>
              </w:rPr>
              <w:t xml:space="preserve">” + </w:t>
            </w:r>
            <w:r>
              <w:t xml:space="preserve">accumulateWithin </w:t>
            </w:r>
            <w:r>
              <w:rPr>
                <w:rFonts w:cs="Angsana New"/>
                <w:cs/>
              </w:rPr>
              <w:t xml:space="preserve">+ “ </w:t>
            </w:r>
            <w:r>
              <w:t>Days</w:t>
            </w:r>
            <w:r>
              <w:rPr>
                <w:rFonts w:cs="Angsana New"/>
                <w:cs/>
              </w:rPr>
              <w:t>”</w:t>
            </w:r>
          </w:p>
          <w:p w:rsidR="004F0A6D" w:rsidP="00E700C8" w:rsidRDefault="004F0A6D" w14:paraId="5CF136B2" w14:textId="4FDA52D5">
            <w:pPr>
              <w:spacing w:after="0"/>
            </w:pPr>
            <w:r>
              <w:rPr>
                <w:rFonts w:cs="Angsana New"/>
                <w:cs/>
              </w:rPr>
              <w:t xml:space="preserve">          </w:t>
            </w:r>
            <w:r>
              <w:rPr>
                <w:rFonts w:hint="cs"/>
                <w:cs/>
              </w:rPr>
              <w:t xml:space="preserve">ถ้า </w:t>
            </w:r>
            <w:r>
              <w:t>rewardBalanceFirstPocket</w:t>
            </w:r>
            <w:r>
              <w:rPr>
                <w:rFonts w:hint="cs"/>
                <w:cs/>
              </w:rPr>
              <w:t xml:space="preserve"> มีค่า</w:t>
            </w:r>
          </w:p>
          <w:p w:rsidR="004F0A6D" w:rsidP="00BE3FFF" w:rsidRDefault="004F0A6D" w14:paraId="2CCC36B6" w14:textId="05A8916F">
            <w:pPr>
              <w:spacing w:after="0"/>
            </w:pPr>
            <w:r>
              <w:rPr>
                <w:rFonts w:cs="Angsana New"/>
                <w:cs/>
              </w:rPr>
              <w:t xml:space="preserve">          “</w:t>
            </w:r>
            <w:r>
              <w:t xml:space="preserve">Reward Balance </w:t>
            </w:r>
            <w:r>
              <w:rPr>
                <w:rFonts w:cs="Angsana New"/>
                <w:cs/>
              </w:rPr>
              <w:t xml:space="preserve">” + </w:t>
            </w:r>
            <w:r>
              <w:t xml:space="preserve">rewardBalanceFirstPocket </w:t>
            </w:r>
            <w:r>
              <w:rPr>
                <w:rFonts w:cs="Angsana New"/>
                <w:cs/>
              </w:rPr>
              <w:t xml:space="preserve">+ “ </w:t>
            </w:r>
            <w:r>
              <w:t>Baht</w:t>
            </w:r>
            <w:r>
              <w:rPr>
                <w:rFonts w:cs="Angsana New"/>
                <w:cs/>
              </w:rPr>
              <w:t>”</w:t>
            </w:r>
          </w:p>
          <w:p w:rsidR="004F0A6D" w:rsidP="00E700C8" w:rsidRDefault="004F0A6D" w14:paraId="315BBB1C" w14:textId="2EDFF53D">
            <w:pPr>
              <w:spacing w:after="0"/>
            </w:pPr>
            <w:r>
              <w:rPr>
                <w:rFonts w:cs="Angsana New"/>
                <w:cs/>
              </w:rPr>
              <w:t xml:space="preserve">          </w:t>
            </w:r>
            <w:r>
              <w:rPr>
                <w:rFonts w:hint="cs"/>
                <w:cs/>
              </w:rPr>
              <w:t xml:space="preserve">ถ้า </w:t>
            </w:r>
            <w:r>
              <w:t>rewardValidityFirstPocket</w:t>
            </w:r>
            <w:r>
              <w:rPr>
                <w:rFonts w:hint="cs"/>
                <w:cs/>
              </w:rPr>
              <w:t xml:space="preserve"> มีค่า</w:t>
            </w:r>
          </w:p>
          <w:p w:rsidR="004F0A6D" w:rsidP="00BE3FFF" w:rsidRDefault="004F0A6D" w14:paraId="3133CA14" w14:textId="60CFFB8D">
            <w:pPr>
              <w:spacing w:after="0"/>
              <w:rPr>
                <w:rFonts w:cs="CordiaUPC"/>
              </w:rPr>
            </w:pPr>
            <w:r>
              <w:rPr>
                <w:rFonts w:cs="Angsana New"/>
                <w:cs/>
              </w:rPr>
              <w:t xml:space="preserve">          “</w:t>
            </w:r>
            <w:r>
              <w:t xml:space="preserve">Reward Validity </w:t>
            </w:r>
            <w:r>
              <w:rPr>
                <w:rFonts w:cs="Angsana New"/>
                <w:cs/>
              </w:rPr>
              <w:t xml:space="preserve">” + </w:t>
            </w:r>
            <w:r>
              <w:t xml:space="preserve">rewardValidityFirstPocket </w:t>
            </w:r>
            <w:r>
              <w:rPr>
                <w:rFonts w:cs="Angsana New"/>
                <w:cs/>
              </w:rPr>
              <w:t xml:space="preserve">+ “ </w:t>
            </w:r>
            <w:r>
              <w:t>Days</w:t>
            </w:r>
            <w:r>
              <w:rPr>
                <w:rFonts w:cs="Angsana New"/>
                <w:cs/>
              </w:rPr>
              <w:t>”</w:t>
            </w:r>
          </w:p>
          <w:p w:rsidR="004F0A6D" w:rsidP="00BE3FFF" w:rsidRDefault="004F0A6D" w14:paraId="13AC9413" w14:textId="1FB351F4">
            <w:pPr>
              <w:spacing w:after="0"/>
            </w:pPr>
            <w:r>
              <w:rPr>
                <w:rFonts w:cs="Angsana New"/>
                <w:cs/>
              </w:rPr>
              <w:t xml:space="preserve">          </w:t>
            </w:r>
            <w:r>
              <w:rPr>
                <w:rFonts w:hint="cs"/>
                <w:cs/>
              </w:rPr>
              <w:t xml:space="preserve">ถ้า </w:t>
            </w:r>
            <w:r>
              <w:t>rewardOffeing</w:t>
            </w:r>
            <w:r>
              <w:rPr>
                <w:rFonts w:hint="cs"/>
                <w:cs/>
              </w:rPr>
              <w:t xml:space="preserve"> มีค่า</w:t>
            </w:r>
          </w:p>
          <w:p w:rsidRPr="00BD6930" w:rsidR="004F0A6D" w:rsidP="00BE3FFF" w:rsidRDefault="004F0A6D" w14:paraId="3D5BC6D9" w14:textId="30D0C9AA">
            <w:pPr>
              <w:spacing w:after="0"/>
              <w:rPr>
                <w:cs/>
              </w:rPr>
            </w:pPr>
            <w:r>
              <w:rPr>
                <w:rFonts w:hint="cs"/>
                <w:cs/>
              </w:rPr>
              <w:t xml:space="preserve">          </w:t>
            </w:r>
            <w:r>
              <w:t>rewardOffeing</w:t>
            </w:r>
          </w:p>
          <w:p w:rsidR="004F0A6D" w:rsidP="00BE3FFF" w:rsidRDefault="004F0A6D" w14:paraId="2C732705" w14:textId="77777777">
            <w:pPr>
              <w:spacing w:after="0"/>
            </w:pPr>
            <w:r>
              <w:rPr>
                <w:rFonts w:hint="cs"/>
                <w:cs/>
              </w:rPr>
              <w:t>ตัวอย่าง</w:t>
            </w:r>
          </w:p>
          <w:p w:rsidR="004F0A6D" w:rsidP="00BE3FFF" w:rsidRDefault="004F0A6D" w14:paraId="60D56FB7" w14:textId="77777777">
            <w:pPr>
              <w:spacing w:after="0"/>
            </w:pPr>
            <w:r>
              <w:t xml:space="preserve">1 </w:t>
            </w:r>
            <w:r>
              <w:rPr>
                <w:rFonts w:cs="Angsana New"/>
                <w:cs/>
              </w:rPr>
              <w:t xml:space="preserve">– </w:t>
            </w:r>
            <w:r>
              <w:t>1 Month</w:t>
            </w:r>
          </w:p>
          <w:p w:rsidR="004F0A6D" w:rsidP="00BE3FFF" w:rsidRDefault="004F0A6D" w14:paraId="7649BA7A" w14:textId="0583DD86">
            <w:pPr>
              <w:spacing w:after="0"/>
            </w:pPr>
            <w:r>
              <w:t xml:space="preserve">     Channel </w:t>
            </w:r>
            <w:r>
              <w:rPr>
                <w:rFonts w:cs="Angsana New"/>
                <w:cs/>
              </w:rPr>
              <w:t xml:space="preserve">: </w:t>
            </w:r>
            <w:r>
              <w:t>Bank</w:t>
            </w:r>
          </w:p>
          <w:p w:rsidR="004F0A6D" w:rsidP="00BE3FFF" w:rsidRDefault="004F0A6D" w14:paraId="16FFD336" w14:textId="0EE9CA0B">
            <w:pPr>
              <w:spacing w:after="0"/>
            </w:pPr>
            <w:r>
              <w:t xml:space="preserve">     By Face Value</w:t>
            </w:r>
          </w:p>
          <w:p w:rsidR="004F0A6D" w:rsidP="00BE3FFF" w:rsidRDefault="004F0A6D" w14:paraId="799C76D9" w14:textId="39F8BAE0">
            <w:pPr>
              <w:spacing w:after="0"/>
            </w:pPr>
            <w:r>
              <w:t xml:space="preserve">          Reward Balance 10 Baht</w:t>
            </w:r>
          </w:p>
          <w:p w:rsidR="004F0A6D" w:rsidP="00BE3FFF" w:rsidRDefault="004F0A6D" w14:paraId="289993AB" w14:textId="77777777">
            <w:pPr>
              <w:spacing w:after="0"/>
            </w:pPr>
            <w:r>
              <w:t xml:space="preserve">2 </w:t>
            </w:r>
            <w:r>
              <w:rPr>
                <w:rFonts w:cs="Angsana New"/>
                <w:cs/>
              </w:rPr>
              <w:t xml:space="preserve">– </w:t>
            </w:r>
            <w:r>
              <w:t>12 Month</w:t>
            </w:r>
          </w:p>
          <w:p w:rsidR="004F0A6D" w:rsidP="00BE3FFF" w:rsidRDefault="004F0A6D" w14:paraId="662F9FC7" w14:textId="4C119066">
            <w:pPr>
              <w:spacing w:after="0"/>
              <w:rPr>
                <w:cs/>
              </w:rPr>
            </w:pPr>
            <w:r>
              <w:t xml:space="preserve">   Channel </w:t>
            </w:r>
            <w:r>
              <w:rPr>
                <w:rFonts w:cs="Angsana New"/>
                <w:cs/>
              </w:rPr>
              <w:t xml:space="preserve">: </w:t>
            </w:r>
            <w:r>
              <w:t>Bank, mPay</w:t>
            </w:r>
          </w:p>
          <w:p w:rsidR="004F0A6D" w:rsidP="00BE3FFF" w:rsidRDefault="004F0A6D" w14:paraId="60D7EB57" w14:textId="77777777">
            <w:pPr>
              <w:spacing w:after="0"/>
            </w:pPr>
            <w:r>
              <w:rPr>
                <w:rFonts w:cs="Angsana New"/>
                <w:cs/>
              </w:rPr>
              <w:t xml:space="preserve"> </w:t>
            </w:r>
            <w:r>
              <w:t xml:space="preserve">  By Accumulate within 30 Days</w:t>
            </w:r>
          </w:p>
          <w:p w:rsidR="004F0A6D" w:rsidP="00BE3FFF" w:rsidRDefault="004F0A6D" w14:paraId="66A6A5D3" w14:textId="77777777">
            <w:pPr>
              <w:spacing w:after="0"/>
            </w:pPr>
            <w:r>
              <w:t xml:space="preserve">          Reward Balance 10 Baht</w:t>
            </w:r>
          </w:p>
          <w:p w:rsidR="004F0A6D" w:rsidP="00BE3FFF" w:rsidRDefault="004F0A6D" w14:paraId="54D54231" w14:textId="77777777">
            <w:pPr>
              <w:spacing w:after="0"/>
            </w:pPr>
            <w:r>
              <w:t xml:space="preserve">          Reward Validity 10 Days</w:t>
            </w:r>
          </w:p>
          <w:p w:rsidRPr="00BD6930" w:rsidR="004F0A6D" w:rsidP="00BE3FFF" w:rsidRDefault="004F0A6D" w14:paraId="10D6E779" w14:textId="35B866D6">
            <w:pPr>
              <w:spacing w:after="0"/>
            </w:pPr>
            <w:r>
              <w:rPr>
                <w:rFonts w:hint="cs"/>
                <w:cs/>
              </w:rPr>
              <w:t xml:space="preserve">         </w:t>
            </w:r>
            <w:r>
              <w:t xml:space="preserve"> Free Internet 500 MB</w:t>
            </w:r>
          </w:p>
        </w:tc>
      </w:tr>
      <w:tr w:rsidRPr="008979A8" w:rsidR="004F0A6D" w:rsidTr="00E42349" w14:paraId="6D543858" w14:textId="77777777">
        <w:trPr>
          <w:trHeight w:val="111"/>
        </w:trPr>
        <w:tc>
          <w:tcPr>
            <w:tcW w:w="923" w:type="pct"/>
          </w:tcPr>
          <w:p w:rsidRPr="003A1FD8" w:rsidR="004F0A6D" w:rsidP="00D733A8" w:rsidRDefault="004F0A6D" w14:paraId="3BF85407" w14:textId="77777777">
            <w:pPr>
              <w:rPr>
                <w:rFonts w:cs="CordiaUPC"/>
              </w:rPr>
            </w:pPr>
            <w:r w:rsidRPr="003A1FD8">
              <w:rPr>
                <w:rFonts w:cs="CordiaUPC"/>
              </w:rPr>
              <w:t>Action</w:t>
            </w:r>
          </w:p>
          <w:p w:rsidR="004F0A6D" w:rsidP="00BB3F68" w:rsidRDefault="004F0A6D" w14:paraId="2A8857B6" w14:textId="40BC581A">
            <w:pPr>
              <w:pStyle w:val="ListParagraph"/>
              <w:numPr>
                <w:ilvl w:val="0"/>
                <w:numId w:val="104"/>
              </w:numPr>
              <w:ind w:left="311" w:hanging="284"/>
            </w:pPr>
            <w:r w:rsidRPr="00954FB3">
              <w:rPr>
                <w:rFonts w:hint="cs" w:cs="Angsana New"/>
                <w:cs/>
              </w:rPr>
              <w:t>ปุ่ม</w:t>
            </w:r>
            <w:r w:rsidRPr="00954FB3">
              <w:rPr>
                <w:rFonts w:cs="CordiaUPC"/>
              </w:rPr>
              <w:t>Edit</w:t>
            </w:r>
          </w:p>
        </w:tc>
        <w:tc>
          <w:tcPr>
            <w:tcW w:w="1004" w:type="pct"/>
          </w:tcPr>
          <w:p w:rsidR="004F0A6D" w:rsidP="00671439" w:rsidRDefault="004F0A6D" w14:paraId="4B9999FD" w14:textId="148CA2D5">
            <w:r>
              <w:t>Button</w:t>
            </w:r>
          </w:p>
        </w:tc>
        <w:tc>
          <w:tcPr>
            <w:tcW w:w="3073" w:type="pct"/>
          </w:tcPr>
          <w:p w:rsidRPr="00BD6930" w:rsidR="004F0A6D" w:rsidP="00671439" w:rsidRDefault="004F0A6D" w14:paraId="5EB55394" w14:textId="724F807F">
            <w:pPr>
              <w:rPr>
                <w:cs/>
              </w:rPr>
            </w:pPr>
            <w:r w:rsidRPr="0079598B">
              <w:rPr>
                <w:rFonts w:cs="Angsana New"/>
                <w:cs/>
              </w:rPr>
              <w:t xml:space="preserve">เมื่อกดปุ่มให้ทำการ </w:t>
            </w:r>
            <w:r w:rsidRPr="0079598B">
              <w:rPr>
                <w:rFonts w:cs="CordiaUPC"/>
              </w:rPr>
              <w:t>Visible Detail Section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และดึงข้อมูลของ </w:t>
            </w:r>
            <w:r>
              <w:rPr>
                <w:rFonts w:cs="CordiaUPC"/>
              </w:rPr>
              <w:t xml:space="preserve">Row </w:t>
            </w:r>
            <w:r>
              <w:rPr>
                <w:rFonts w:hint="cs" w:cs="Angsana New"/>
                <w:cs/>
              </w:rPr>
              <w:t>นั้นๆ มาแสดง</w:t>
            </w:r>
          </w:p>
        </w:tc>
      </w:tr>
      <w:tr w:rsidRPr="008979A8" w:rsidR="004F0A6D" w:rsidTr="00671439" w14:paraId="25B3E945" w14:textId="77777777">
        <w:trPr>
          <w:trHeight w:val="111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Pr="00BD6930" w:rsidR="004F0A6D" w:rsidP="00F15672" w:rsidRDefault="004F0A6D" w14:paraId="4329627B" w14:textId="47F17536">
            <w:pPr>
              <w:pStyle w:val="HeaderTable"/>
              <w:rPr>
                <w:rtl/>
                <w:cs/>
              </w:rPr>
            </w:pPr>
            <w:r>
              <w:t>End Top up Reward Table Section</w:t>
            </w:r>
          </w:p>
        </w:tc>
      </w:tr>
      <w:tr w:rsidRPr="008979A8" w:rsidR="004F0A6D" w:rsidTr="00671439" w14:paraId="05A015BB" w14:textId="77777777">
        <w:trPr>
          <w:trHeight w:val="111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Pr="00BD6930" w:rsidR="004F0A6D" w:rsidP="00671439" w:rsidRDefault="004F0A6D" w14:paraId="7DCB91AA" w14:textId="152A78C1">
            <w:pPr>
              <w:pStyle w:val="HeaderTable"/>
              <w:rPr>
                <w:rtl/>
                <w:cs/>
              </w:rPr>
            </w:pPr>
            <w:r>
              <w:t>Top up Reward Detail Section</w:t>
            </w:r>
          </w:p>
        </w:tc>
      </w:tr>
      <w:tr w:rsidRPr="008979A8" w:rsidR="004F0A6D" w:rsidTr="00E42349" w14:paraId="79F22365" w14:textId="77777777">
        <w:trPr>
          <w:trHeight w:val="111"/>
        </w:trPr>
        <w:tc>
          <w:tcPr>
            <w:tcW w:w="923" w:type="pct"/>
          </w:tcPr>
          <w:p w:rsidR="004F0A6D" w:rsidP="00671439" w:rsidRDefault="004F0A6D" w14:paraId="482C4425" w14:textId="7DE2CC7A">
            <w:r>
              <w:t>faceValue</w:t>
            </w:r>
          </w:p>
        </w:tc>
        <w:tc>
          <w:tcPr>
            <w:tcW w:w="1004" w:type="pct"/>
          </w:tcPr>
          <w:p w:rsidR="004F0A6D" w:rsidP="00671439" w:rsidRDefault="004F0A6D" w14:paraId="653F0AE4" w14:textId="5A7605CF">
            <w:r>
              <w:t>Text Box</w:t>
            </w:r>
          </w:p>
        </w:tc>
        <w:tc>
          <w:tcPr>
            <w:tcW w:w="3073" w:type="pct"/>
          </w:tcPr>
          <w:p w:rsidR="004F0A6D" w:rsidP="00671439" w:rsidRDefault="004F0A6D" w14:paraId="75DC881C" w14:textId="6537640F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3E6427">
              <w:rPr>
                <w:rFonts w:cs="Angsana New"/>
                <w:color w:val="FF0000"/>
                <w:cs/>
              </w:rPr>
              <w:t>*</w:t>
            </w:r>
            <w:r w:rsidRPr="003E6427">
              <w:rPr>
                <w:color w:val="FF0000"/>
              </w:rPr>
              <w:t xml:space="preserve">Face Value </w:t>
            </w:r>
            <w:r>
              <w:rPr>
                <w:rFonts w:cs="Angsana New"/>
                <w:cs/>
              </w:rPr>
              <w:t xml:space="preserve">: …... </w:t>
            </w:r>
            <w:r>
              <w:t>Baht</w:t>
            </w:r>
          </w:p>
          <w:p w:rsidRPr="00BD6930" w:rsidR="004F0A6D" w:rsidP="00671439" w:rsidRDefault="004F0A6D" w14:paraId="3E91C9A9" w14:textId="6416A2DD">
            <w:pPr>
              <w:rPr>
                <w:cs/>
              </w:rPr>
            </w:pPr>
            <w:r>
              <w:t>Disable</w:t>
            </w:r>
          </w:p>
        </w:tc>
      </w:tr>
      <w:tr w:rsidRPr="008979A8" w:rsidR="004F0A6D" w:rsidTr="00E42349" w14:paraId="065EE2A0" w14:textId="77777777">
        <w:trPr>
          <w:trHeight w:val="111"/>
        </w:trPr>
        <w:tc>
          <w:tcPr>
            <w:tcW w:w="923" w:type="pct"/>
          </w:tcPr>
          <w:p w:rsidR="004F0A6D" w:rsidP="00671439" w:rsidRDefault="004F0A6D" w14:paraId="5944D313" w14:textId="00CB5B76">
            <w:r>
              <w:t>validity</w:t>
            </w:r>
          </w:p>
        </w:tc>
        <w:tc>
          <w:tcPr>
            <w:tcW w:w="1004" w:type="pct"/>
          </w:tcPr>
          <w:p w:rsidR="004F0A6D" w:rsidP="00671439" w:rsidRDefault="004F0A6D" w14:paraId="406263A2" w14:textId="7CC9C850">
            <w:r>
              <w:t>Text Box</w:t>
            </w:r>
          </w:p>
        </w:tc>
        <w:tc>
          <w:tcPr>
            <w:tcW w:w="3073" w:type="pct"/>
          </w:tcPr>
          <w:p w:rsidR="004F0A6D" w:rsidP="00671439" w:rsidRDefault="004F0A6D" w14:paraId="271FBB9C" w14:textId="4D4876D4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3E6427">
              <w:rPr>
                <w:rFonts w:cs="Angsana New"/>
                <w:color w:val="FF0000"/>
                <w:cs/>
              </w:rPr>
              <w:t>*</w:t>
            </w:r>
            <w:r>
              <w:rPr>
                <w:color w:val="FF0000"/>
              </w:rPr>
              <w:t>Validity</w:t>
            </w:r>
            <w:r w:rsidRPr="003E6427">
              <w:rPr>
                <w:rFonts w:cs="Angsana New"/>
                <w:color w:val="FF0000"/>
                <w:cs/>
              </w:rPr>
              <w:t xml:space="preserve"> </w:t>
            </w:r>
            <w:r>
              <w:rPr>
                <w:rFonts w:cs="Angsana New"/>
                <w:cs/>
              </w:rPr>
              <w:t xml:space="preserve">: …... </w:t>
            </w:r>
            <w:r>
              <w:t>Days</w:t>
            </w:r>
          </w:p>
          <w:p w:rsidRPr="00BD6930" w:rsidR="004F0A6D" w:rsidP="00671439" w:rsidRDefault="004F0A6D" w14:paraId="19950EA0" w14:textId="5372F796">
            <w:pPr>
              <w:rPr>
                <w:cs/>
              </w:rPr>
            </w:pPr>
            <w:r>
              <w:t>Disable</w:t>
            </w:r>
          </w:p>
        </w:tc>
      </w:tr>
      <w:tr w:rsidRPr="008979A8" w:rsidR="004F0A6D" w:rsidTr="00E42349" w14:paraId="56DEF0DC" w14:textId="77777777">
        <w:trPr>
          <w:trHeight w:val="111"/>
        </w:trPr>
        <w:tc>
          <w:tcPr>
            <w:tcW w:w="923" w:type="pct"/>
          </w:tcPr>
          <w:p w:rsidR="004F0A6D" w:rsidP="003E6427" w:rsidRDefault="004F0A6D" w14:paraId="31FDCF92" w14:textId="7F4DDB71">
            <w:r>
              <w:t xml:space="preserve">Clear Reward </w:t>
            </w:r>
          </w:p>
        </w:tc>
        <w:tc>
          <w:tcPr>
            <w:tcW w:w="1004" w:type="pct"/>
          </w:tcPr>
          <w:p w:rsidR="004F0A6D" w:rsidP="00671439" w:rsidRDefault="004F0A6D" w14:paraId="7110D2FA" w14:textId="58A6E360">
            <w:r>
              <w:t>Button</w:t>
            </w:r>
          </w:p>
        </w:tc>
        <w:tc>
          <w:tcPr>
            <w:tcW w:w="3073" w:type="pct"/>
          </w:tcPr>
          <w:p w:rsidR="004F0A6D" w:rsidP="00387F16" w:rsidRDefault="004F0A6D" w14:paraId="2D7AB0D7" w14:textId="4C535113">
            <w:r>
              <w:rPr>
                <w:rFonts w:hint="cs"/>
                <w:cs/>
              </w:rPr>
              <w:t xml:space="preserve">เมื่อกดปุ่ม ให้ทำการเคลียร์ค่าทุก </w:t>
            </w:r>
            <w:r>
              <w:t xml:space="preserve">Field </w:t>
            </w:r>
            <w:r>
              <w:rPr>
                <w:rFonts w:hint="cs"/>
                <w:cs/>
              </w:rPr>
              <w:t xml:space="preserve">ใน </w:t>
            </w:r>
            <w:r>
              <w:t>Reward Table Section</w:t>
            </w:r>
          </w:p>
        </w:tc>
      </w:tr>
      <w:tr w:rsidRPr="008979A8" w:rsidR="004F0A6D" w:rsidTr="00BE3FFF" w14:paraId="155F95A6" w14:textId="77777777">
        <w:trPr>
          <w:trHeight w:val="111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4F0A6D" w:rsidP="00BE3FFF" w:rsidRDefault="004F0A6D" w14:paraId="2192BCBE" w14:textId="29853481">
            <w:pPr>
              <w:pStyle w:val="HeaderTable"/>
              <w:rPr>
                <w:rtl/>
                <w:cs/>
              </w:rPr>
            </w:pPr>
            <w:r>
              <w:t>Reward Table Section</w:t>
            </w:r>
          </w:p>
        </w:tc>
      </w:tr>
      <w:tr w:rsidRPr="008979A8" w:rsidR="004F0A6D" w:rsidTr="00E42349" w14:paraId="5FC652FE" w14:textId="77777777">
        <w:trPr>
          <w:trHeight w:val="111"/>
        </w:trPr>
        <w:tc>
          <w:tcPr>
            <w:tcW w:w="923" w:type="pct"/>
          </w:tcPr>
          <w:p w:rsidR="004F0A6D" w:rsidP="003E6427" w:rsidRDefault="004F0A6D" w14:paraId="5F2871BC" w14:textId="477A9D4A">
            <w:r>
              <w:t>Reward Duration</w:t>
            </w:r>
          </w:p>
        </w:tc>
        <w:tc>
          <w:tcPr>
            <w:tcW w:w="1004" w:type="pct"/>
          </w:tcPr>
          <w:p w:rsidR="004F0A6D" w:rsidP="00671439" w:rsidRDefault="004F0A6D" w14:paraId="2DA02E1D" w14:textId="77777777"/>
        </w:tc>
        <w:tc>
          <w:tcPr>
            <w:tcW w:w="3073" w:type="pct"/>
          </w:tcPr>
          <w:p w:rsidRPr="00BD6930" w:rsidR="004F0A6D" w:rsidP="00387F16" w:rsidRDefault="004F0A6D" w14:paraId="49EAF165" w14:textId="77777777">
            <w:r w:rsidRPr="00BD6930">
              <w:rPr>
                <w:cs/>
              </w:rPr>
              <w:t xml:space="preserve">แสดงข้อมูลใน </w:t>
            </w:r>
            <w:r w:rsidRPr="00BD6930">
              <w:t>Format</w:t>
            </w:r>
          </w:p>
          <w:p w:rsidR="004F0A6D" w:rsidP="00671439" w:rsidRDefault="004F0A6D" w14:paraId="7515C8D4" w14:textId="28BF9414">
            <w:pPr>
              <w:rPr>
                <w:cs/>
              </w:rPr>
            </w:pPr>
            <w:r>
              <w:t>d</w:t>
            </w:r>
            <w:r w:rsidRPr="00BD6930">
              <w:t xml:space="preserve">urationFrom </w:t>
            </w:r>
            <w:r w:rsidRPr="00BD6930">
              <w:rPr>
                <w:rFonts w:cs="Angsana New"/>
                <w:cs/>
              </w:rPr>
              <w:t xml:space="preserve">+ “ </w:t>
            </w:r>
            <w:r>
              <w:rPr>
                <w:rFonts w:cs="Angsana New"/>
                <w:cs/>
              </w:rPr>
              <w:t>–</w:t>
            </w:r>
            <w:r w:rsidRPr="00BD6930">
              <w:rPr>
                <w:rFonts w:cs="Angsana New"/>
                <w:cs/>
              </w:rPr>
              <w:t xml:space="preserve"> ” </w:t>
            </w:r>
            <w:r>
              <w:t>d</w:t>
            </w:r>
            <w:r w:rsidRPr="00BD6930">
              <w:t xml:space="preserve">urationTo </w:t>
            </w:r>
            <w:r w:rsidRPr="00BD6930">
              <w:rPr>
                <w:rFonts w:cs="Angsana New"/>
                <w:cs/>
              </w:rPr>
              <w:t xml:space="preserve">+ “ ” + </w:t>
            </w:r>
            <w:r>
              <w:t>d</w:t>
            </w:r>
            <w:r w:rsidRPr="00BD6930">
              <w:t>urationUnit</w:t>
            </w:r>
          </w:p>
        </w:tc>
      </w:tr>
      <w:tr w:rsidRPr="008979A8" w:rsidR="004F0A6D" w:rsidTr="00E42349" w14:paraId="32CAE1B6" w14:textId="77777777">
        <w:trPr>
          <w:trHeight w:val="111"/>
        </w:trPr>
        <w:tc>
          <w:tcPr>
            <w:tcW w:w="923" w:type="pct"/>
          </w:tcPr>
          <w:p w:rsidR="004F0A6D" w:rsidP="003E6427" w:rsidRDefault="004F0A6D" w14:paraId="6B9A5B21" w14:textId="2D011191">
            <w:r>
              <w:t>Reward Type</w:t>
            </w:r>
          </w:p>
        </w:tc>
        <w:tc>
          <w:tcPr>
            <w:tcW w:w="1004" w:type="pct"/>
          </w:tcPr>
          <w:p w:rsidR="004F0A6D" w:rsidP="00671439" w:rsidRDefault="004F0A6D" w14:paraId="1BA6F069" w14:textId="77777777"/>
        </w:tc>
        <w:tc>
          <w:tcPr>
            <w:tcW w:w="3073" w:type="pct"/>
          </w:tcPr>
          <w:p w:rsidRPr="00BD6930" w:rsidR="004F0A6D" w:rsidP="00387F16" w:rsidRDefault="004F0A6D" w14:paraId="1D0BB00F" w14:textId="77777777">
            <w:r w:rsidRPr="00BD6930">
              <w:rPr>
                <w:cs/>
              </w:rPr>
              <w:t xml:space="preserve">แสดงข้อมูลใน </w:t>
            </w:r>
            <w:r w:rsidRPr="00BD6930">
              <w:t>Format</w:t>
            </w:r>
          </w:p>
          <w:p w:rsidR="004F0A6D" w:rsidP="00387F16" w:rsidRDefault="004F0A6D" w14:paraId="646DF4C2" w14:textId="085E5458">
            <w:pPr>
              <w:spacing w:after="0"/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rewardType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t>By Face Value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First Top Up By Face Value</w:t>
            </w:r>
            <w:r>
              <w:rPr>
                <w:rFonts w:cs="Angsana New"/>
                <w:cs/>
              </w:rPr>
              <w:t>”</w:t>
            </w:r>
          </w:p>
          <w:p w:rsidR="004F0A6D" w:rsidP="00387F16" w:rsidRDefault="004F0A6D" w14:paraId="695390FD" w14:textId="77777777">
            <w:r>
              <w:t>rewardType</w:t>
            </w:r>
          </w:p>
          <w:p w:rsidR="004F0A6D" w:rsidP="00387F16" w:rsidRDefault="004F0A6D" w14:paraId="45EE23EF" w14:textId="77777777">
            <w:pPr>
              <w:spacing w:after="0"/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rewardType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t>By Accumulate</w:t>
            </w:r>
            <w:r>
              <w:rPr>
                <w:rFonts w:cs="Angsana New"/>
                <w:cs/>
              </w:rPr>
              <w:t>”</w:t>
            </w:r>
          </w:p>
          <w:p w:rsidR="004F0A6D" w:rsidP="00671439" w:rsidRDefault="004F0A6D" w14:paraId="6E61A384" w14:textId="5BE5627C">
            <w:pPr>
              <w:rPr>
                <w:cs/>
              </w:rPr>
            </w:pPr>
            <w:r>
              <w:t xml:space="preserve">rewardType </w:t>
            </w:r>
            <w:r>
              <w:rPr>
                <w:rFonts w:cs="Angsana New"/>
                <w:cs/>
              </w:rPr>
              <w:t xml:space="preserve">+ “ </w:t>
            </w:r>
            <w:r>
              <w:t xml:space="preserve">within </w:t>
            </w:r>
            <w:r>
              <w:rPr>
                <w:rFonts w:cs="Angsana New"/>
                <w:cs/>
              </w:rPr>
              <w:t xml:space="preserve">” + </w:t>
            </w:r>
            <w:r>
              <w:t xml:space="preserve">accumulateWithin </w:t>
            </w:r>
            <w:r>
              <w:rPr>
                <w:rFonts w:cs="Angsana New"/>
                <w:cs/>
              </w:rPr>
              <w:t xml:space="preserve">+ “ </w:t>
            </w:r>
            <w:r>
              <w:t>Days</w:t>
            </w:r>
            <w:r>
              <w:rPr>
                <w:rFonts w:cs="Angsana New"/>
                <w:cs/>
              </w:rPr>
              <w:t>”</w:t>
            </w:r>
          </w:p>
        </w:tc>
      </w:tr>
      <w:tr w:rsidRPr="008979A8" w:rsidR="004F0A6D" w:rsidTr="00E42349" w14:paraId="46E14DB3" w14:textId="77777777">
        <w:trPr>
          <w:trHeight w:val="111"/>
        </w:trPr>
        <w:tc>
          <w:tcPr>
            <w:tcW w:w="923" w:type="pct"/>
          </w:tcPr>
          <w:p w:rsidR="004F0A6D" w:rsidP="003E6427" w:rsidRDefault="004F0A6D" w14:paraId="2AE0E000" w14:textId="0A002703">
            <w:r>
              <w:t>Reward 1</w:t>
            </w:r>
            <w:r w:rsidRPr="00F40AAB">
              <w:rPr>
                <w:vertAlign w:val="superscript"/>
              </w:rPr>
              <w:t>st</w:t>
            </w:r>
            <w:r>
              <w:t xml:space="preserve"> Pocket</w:t>
            </w:r>
          </w:p>
        </w:tc>
        <w:tc>
          <w:tcPr>
            <w:tcW w:w="1004" w:type="pct"/>
          </w:tcPr>
          <w:p w:rsidR="004F0A6D" w:rsidP="00671439" w:rsidRDefault="004F0A6D" w14:paraId="0FFE1E6B" w14:textId="77777777"/>
        </w:tc>
        <w:tc>
          <w:tcPr>
            <w:tcW w:w="3073" w:type="pct"/>
          </w:tcPr>
          <w:p w:rsidRPr="00BD6930" w:rsidR="004F0A6D" w:rsidP="00387F16" w:rsidRDefault="004F0A6D" w14:paraId="42E54A26" w14:textId="77777777">
            <w:r w:rsidRPr="00BD6930">
              <w:rPr>
                <w:cs/>
              </w:rPr>
              <w:t xml:space="preserve">แสดงข้อมูลใน </w:t>
            </w:r>
            <w:r w:rsidRPr="00BD6930">
              <w:t>Format</w:t>
            </w:r>
          </w:p>
          <w:p w:rsidR="004F0A6D" w:rsidP="00387F16" w:rsidRDefault="004F0A6D" w14:paraId="715A6626" w14:textId="77777777">
            <w:pPr>
              <w:spacing w:after="0"/>
            </w:pPr>
            <w:r>
              <w:rPr>
                <w:rFonts w:hint="cs"/>
                <w:cs/>
              </w:rPr>
              <w:t xml:space="preserve">ถ้า </w:t>
            </w:r>
            <w:r>
              <w:t>rewardBalanceFirstPocket</w:t>
            </w:r>
            <w:r>
              <w:rPr>
                <w:rFonts w:hint="cs"/>
                <w:cs/>
              </w:rPr>
              <w:t xml:space="preserve"> มีค่า</w:t>
            </w:r>
          </w:p>
          <w:p w:rsidR="004F0A6D" w:rsidP="00387F16" w:rsidRDefault="004F0A6D" w14:paraId="340DB18C" w14:textId="77777777">
            <w:r>
              <w:rPr>
                <w:rFonts w:cs="Angsana New"/>
                <w:cs/>
              </w:rPr>
              <w:t>“</w:t>
            </w:r>
            <w:r>
              <w:t xml:space="preserve">Reward Balance </w:t>
            </w:r>
            <w:r>
              <w:rPr>
                <w:rFonts w:cs="Angsana New"/>
                <w:cs/>
              </w:rPr>
              <w:t xml:space="preserve">” + </w:t>
            </w:r>
            <w:r>
              <w:t xml:space="preserve">rewardBalanceFirstPocket </w:t>
            </w:r>
            <w:r>
              <w:rPr>
                <w:rFonts w:cs="Angsana New"/>
                <w:cs/>
              </w:rPr>
              <w:t xml:space="preserve">+ “ </w:t>
            </w:r>
            <w:r>
              <w:t>Baht</w:t>
            </w:r>
            <w:r>
              <w:rPr>
                <w:rFonts w:cs="Angsana New"/>
                <w:cs/>
              </w:rPr>
              <w:t>”</w:t>
            </w:r>
          </w:p>
          <w:p w:rsidR="004F0A6D" w:rsidP="00387F16" w:rsidRDefault="004F0A6D" w14:paraId="0C611783" w14:textId="77777777">
            <w:pPr>
              <w:spacing w:after="0"/>
            </w:pPr>
            <w:r>
              <w:rPr>
                <w:rFonts w:hint="cs"/>
                <w:cs/>
              </w:rPr>
              <w:t xml:space="preserve">ถ้า </w:t>
            </w:r>
            <w:r>
              <w:t>rewardValidityFirstPocket</w:t>
            </w:r>
            <w:r>
              <w:rPr>
                <w:rFonts w:hint="cs"/>
                <w:cs/>
              </w:rPr>
              <w:t xml:space="preserve"> มีค่า</w:t>
            </w:r>
          </w:p>
          <w:p w:rsidR="004F0A6D" w:rsidP="00387F16" w:rsidRDefault="004F0A6D" w14:paraId="03CFB34B" w14:textId="77777777">
            <w:r>
              <w:rPr>
                <w:rFonts w:cs="Angsana New"/>
                <w:cs/>
              </w:rPr>
              <w:t>“</w:t>
            </w:r>
            <w:r>
              <w:t xml:space="preserve">Reward Validity </w:t>
            </w:r>
            <w:r>
              <w:rPr>
                <w:rFonts w:cs="Angsana New"/>
                <w:cs/>
              </w:rPr>
              <w:t xml:space="preserve">” + </w:t>
            </w:r>
            <w:r>
              <w:t xml:space="preserve">rewardValidityFirstPocket </w:t>
            </w:r>
            <w:r>
              <w:rPr>
                <w:rFonts w:cs="Angsana New"/>
                <w:cs/>
              </w:rPr>
              <w:t xml:space="preserve">+ “ </w:t>
            </w:r>
            <w:r>
              <w:t>Days</w:t>
            </w:r>
            <w:r>
              <w:rPr>
                <w:rFonts w:cs="Angsana New"/>
                <w:cs/>
              </w:rPr>
              <w:t>”</w:t>
            </w:r>
          </w:p>
          <w:p w:rsidR="004F0A6D" w:rsidP="00671439" w:rsidRDefault="004F0A6D" w14:paraId="22E1AE1D" w14:textId="521DE849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 xml:space="preserve">ถ้ามีค่าทั้งคู่ให้แสดงคนละบรรทัด แต่ </w:t>
            </w:r>
            <w:r>
              <w:t xml:space="preserve">Row </w:t>
            </w:r>
            <w:r>
              <w:rPr>
                <w:rFonts w:hint="cs"/>
                <w:cs/>
              </w:rPr>
              <w:t>เดิม</w:t>
            </w:r>
          </w:p>
        </w:tc>
      </w:tr>
      <w:tr w:rsidRPr="008979A8" w:rsidR="004F0A6D" w:rsidTr="00E42349" w14:paraId="33ADA5B6" w14:textId="77777777">
        <w:trPr>
          <w:trHeight w:val="111"/>
        </w:trPr>
        <w:tc>
          <w:tcPr>
            <w:tcW w:w="923" w:type="pct"/>
          </w:tcPr>
          <w:p w:rsidR="004F0A6D" w:rsidP="003E6427" w:rsidRDefault="004F0A6D" w14:paraId="4C6EAA96" w14:textId="60652085">
            <w:r>
              <w:t>Reward Offering</w:t>
            </w:r>
          </w:p>
        </w:tc>
        <w:tc>
          <w:tcPr>
            <w:tcW w:w="1004" w:type="pct"/>
          </w:tcPr>
          <w:p w:rsidR="004F0A6D" w:rsidP="00671439" w:rsidRDefault="004F0A6D" w14:paraId="4C931F2C" w14:textId="77777777"/>
        </w:tc>
        <w:tc>
          <w:tcPr>
            <w:tcW w:w="3073" w:type="pct"/>
          </w:tcPr>
          <w:p w:rsidRPr="00BD6930" w:rsidR="004F0A6D" w:rsidP="00387F16" w:rsidRDefault="004F0A6D" w14:paraId="229D6CA7" w14:textId="77777777">
            <w:r w:rsidRPr="00BD6930">
              <w:rPr>
                <w:cs/>
              </w:rPr>
              <w:t xml:space="preserve">แสดงข้อมูลใน </w:t>
            </w:r>
            <w:r w:rsidRPr="00BD6930">
              <w:t>Format</w:t>
            </w:r>
          </w:p>
          <w:p w:rsidR="004F0A6D" w:rsidP="00387F16" w:rsidRDefault="004F0A6D" w14:paraId="0C5E1072" w14:textId="77777777">
            <w:r>
              <w:t>rewardOffeing</w:t>
            </w:r>
          </w:p>
          <w:p w:rsidR="004F0A6D" w:rsidP="00671439" w:rsidRDefault="004F0A6D" w14:paraId="431FBD4A" w14:textId="0FA9ADB9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 xml:space="preserve">ถ้ามีค่ามากกว่า </w:t>
            </w:r>
            <w:r>
              <w:t xml:space="preserve">1 </w:t>
            </w:r>
            <w:r>
              <w:rPr>
                <w:rFonts w:hint="cs"/>
                <w:cs/>
              </w:rPr>
              <w:t xml:space="preserve">ค่าให้แสดงคนละบรรทัด แต่ </w:t>
            </w:r>
            <w:r>
              <w:t xml:space="preserve">Row </w:t>
            </w:r>
            <w:r>
              <w:rPr>
                <w:rFonts w:hint="cs"/>
                <w:cs/>
              </w:rPr>
              <w:t>เดิม</w:t>
            </w:r>
          </w:p>
        </w:tc>
      </w:tr>
      <w:tr w:rsidRPr="008979A8" w:rsidR="004F0A6D" w:rsidTr="00E42349" w14:paraId="5765B6D1" w14:textId="77777777">
        <w:trPr>
          <w:trHeight w:val="111"/>
        </w:trPr>
        <w:tc>
          <w:tcPr>
            <w:tcW w:w="923" w:type="pct"/>
          </w:tcPr>
          <w:p w:rsidR="004F0A6D" w:rsidP="003E6427" w:rsidRDefault="004F0A6D" w14:paraId="2C41C62E" w14:textId="7B7A508B">
            <w:r>
              <w:t>Reward Expire Date</w:t>
            </w:r>
          </w:p>
        </w:tc>
        <w:tc>
          <w:tcPr>
            <w:tcW w:w="1004" w:type="pct"/>
          </w:tcPr>
          <w:p w:rsidR="004F0A6D" w:rsidP="00671439" w:rsidRDefault="004F0A6D" w14:paraId="725C9BFD" w14:textId="77777777"/>
        </w:tc>
        <w:tc>
          <w:tcPr>
            <w:tcW w:w="3073" w:type="pct"/>
          </w:tcPr>
          <w:p w:rsidRPr="00BD6930" w:rsidR="004F0A6D" w:rsidP="00387F16" w:rsidRDefault="004F0A6D" w14:paraId="1E70E97F" w14:textId="77777777">
            <w:r w:rsidRPr="00BD6930">
              <w:rPr>
                <w:cs/>
              </w:rPr>
              <w:t xml:space="preserve">แสดงข้อมูลใน </w:t>
            </w:r>
            <w:r w:rsidRPr="00BD6930">
              <w:t>Format</w:t>
            </w:r>
          </w:p>
          <w:p w:rsidR="004F0A6D" w:rsidP="00671439" w:rsidRDefault="004F0A6D" w14:paraId="65D92B79" w14:textId="6CBA707F">
            <w:pPr>
              <w:rPr>
                <w:cs/>
              </w:rPr>
            </w:pPr>
            <w:r>
              <w:t>rewardExpireDate</w:t>
            </w:r>
          </w:p>
        </w:tc>
      </w:tr>
      <w:tr w:rsidRPr="008979A8" w:rsidR="004F0A6D" w:rsidTr="00E42349" w14:paraId="6A0D471E" w14:textId="77777777">
        <w:trPr>
          <w:trHeight w:val="111"/>
        </w:trPr>
        <w:tc>
          <w:tcPr>
            <w:tcW w:w="923" w:type="pct"/>
          </w:tcPr>
          <w:p w:rsidRPr="003A1FD8" w:rsidR="004F0A6D" w:rsidP="00387F16" w:rsidRDefault="004F0A6D" w14:paraId="4B130143" w14:textId="77777777">
            <w:pPr>
              <w:rPr>
                <w:rFonts w:cs="CordiaUPC"/>
              </w:rPr>
            </w:pPr>
            <w:r w:rsidRPr="003A1FD8">
              <w:rPr>
                <w:rFonts w:cs="CordiaUPC"/>
              </w:rPr>
              <w:t>Action</w:t>
            </w:r>
          </w:p>
          <w:p w:rsidR="004F0A6D" w:rsidP="00BE3FFF" w:rsidRDefault="004F0A6D" w14:paraId="74236569" w14:textId="33244DEB">
            <w:pPr>
              <w:pStyle w:val="ListParagraph"/>
              <w:numPr>
                <w:ilvl w:val="0"/>
                <w:numId w:val="148"/>
              </w:numPr>
              <w:ind w:left="452"/>
            </w:pPr>
            <w:r w:rsidRPr="00BE3FFF">
              <w:rPr>
                <w:rFonts w:cs="Angsana New"/>
                <w:cs/>
              </w:rPr>
              <w:t>ปุ่ม</w:t>
            </w:r>
            <w:r w:rsidRPr="00BE3FFF">
              <w:rPr>
                <w:rFonts w:cs="CordiaUPC"/>
              </w:rPr>
              <w:t>Edit</w:t>
            </w:r>
          </w:p>
        </w:tc>
        <w:tc>
          <w:tcPr>
            <w:tcW w:w="1004" w:type="pct"/>
          </w:tcPr>
          <w:p w:rsidR="004F0A6D" w:rsidP="00671439" w:rsidRDefault="004F0A6D" w14:paraId="0CF66628" w14:textId="12CDFD67">
            <w:r>
              <w:t>Button</w:t>
            </w:r>
          </w:p>
        </w:tc>
        <w:tc>
          <w:tcPr>
            <w:tcW w:w="3073" w:type="pct"/>
          </w:tcPr>
          <w:p w:rsidR="004F0A6D" w:rsidP="00671439" w:rsidRDefault="004F0A6D" w14:paraId="63B9CD7E" w14:textId="037F0168">
            <w:pPr>
              <w:rPr>
                <w:cs/>
              </w:rPr>
            </w:pPr>
            <w:r w:rsidRPr="0079598B">
              <w:rPr>
                <w:rFonts w:cs="Angsana New"/>
                <w:cs/>
              </w:rPr>
              <w:t xml:space="preserve">เมื่อกดปุ่มให้ทำการ </w:t>
            </w:r>
            <w:r w:rsidRPr="0079598B">
              <w:rPr>
                <w:rFonts w:cs="CordiaUPC"/>
              </w:rPr>
              <w:t>Visible Detail Section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และดึงข้อมูลของ </w:t>
            </w:r>
            <w:r>
              <w:rPr>
                <w:rFonts w:cs="CordiaUPC"/>
              </w:rPr>
              <w:t xml:space="preserve">Row </w:t>
            </w:r>
            <w:r>
              <w:rPr>
                <w:rFonts w:hint="cs" w:cs="Angsana New"/>
                <w:cs/>
              </w:rPr>
              <w:t>นั้นๆ มาแสดง</w:t>
            </w:r>
          </w:p>
        </w:tc>
      </w:tr>
      <w:tr w:rsidRPr="008979A8" w:rsidR="004F0A6D" w:rsidTr="00E42349" w14:paraId="27AC952C" w14:textId="77777777">
        <w:trPr>
          <w:trHeight w:val="111"/>
        </w:trPr>
        <w:tc>
          <w:tcPr>
            <w:tcW w:w="923" w:type="pct"/>
          </w:tcPr>
          <w:p w:rsidRPr="003A1FD8" w:rsidR="004F0A6D" w:rsidP="00387F16" w:rsidRDefault="004F0A6D" w14:paraId="3A65B3F8" w14:textId="77777777">
            <w:pPr>
              <w:rPr>
                <w:rFonts w:cs="CordiaUPC"/>
              </w:rPr>
            </w:pPr>
            <w:r w:rsidRPr="003A1FD8">
              <w:rPr>
                <w:rFonts w:cs="CordiaUPC"/>
              </w:rPr>
              <w:t>Action</w:t>
            </w:r>
          </w:p>
          <w:p w:rsidR="004F0A6D" w:rsidP="00BE3FFF" w:rsidRDefault="004F0A6D" w14:paraId="5E64243D" w14:textId="6AB60BFB">
            <w:pPr>
              <w:pStyle w:val="ListParagraph"/>
              <w:numPr>
                <w:ilvl w:val="0"/>
                <w:numId w:val="149"/>
              </w:numPr>
              <w:ind w:left="452"/>
            </w:pPr>
            <w:r w:rsidRPr="00BE3FFF">
              <w:rPr>
                <w:rFonts w:cs="Angsana New"/>
                <w:cs/>
              </w:rPr>
              <w:t xml:space="preserve">ปุ่ม </w:t>
            </w:r>
            <w:r w:rsidRPr="00BE3FFF">
              <w:rPr>
                <w:rFonts w:cs="CordiaUPC"/>
              </w:rPr>
              <w:t>Delete</w:t>
            </w:r>
          </w:p>
        </w:tc>
        <w:tc>
          <w:tcPr>
            <w:tcW w:w="1004" w:type="pct"/>
          </w:tcPr>
          <w:p w:rsidR="004F0A6D" w:rsidP="00671439" w:rsidRDefault="004F0A6D" w14:paraId="42CF3152" w14:textId="64F682AF">
            <w:r>
              <w:t>Button</w:t>
            </w:r>
          </w:p>
        </w:tc>
        <w:tc>
          <w:tcPr>
            <w:tcW w:w="3073" w:type="pct"/>
          </w:tcPr>
          <w:p w:rsidR="004F0A6D" w:rsidP="00671439" w:rsidRDefault="004F0A6D" w14:paraId="21A3E59E" w14:textId="60005FFE">
            <w:pPr>
              <w:rPr>
                <w:cs/>
              </w:rPr>
            </w:pPr>
            <w:r w:rsidRPr="0079598B">
              <w:rPr>
                <w:rFonts w:cs="Angsana New"/>
                <w:cs/>
              </w:rPr>
              <w:t>เมื่</w:t>
            </w:r>
            <w:r>
              <w:rPr>
                <w:rFonts w:hint="cs" w:cs="Angsana New"/>
                <w:cs/>
              </w:rPr>
              <w:t>อ</w:t>
            </w:r>
            <w:r w:rsidRPr="0079598B">
              <w:rPr>
                <w:rFonts w:cs="Angsana New"/>
                <w:cs/>
              </w:rPr>
              <w:t>กดปุ่มให้ทำการ</w:t>
            </w:r>
            <w:r>
              <w:rPr>
                <w:rFonts w:cs="CordiaUPC"/>
              </w:rPr>
              <w:t xml:space="preserve"> Delete </w:t>
            </w:r>
            <w:r>
              <w:rPr>
                <w:rFonts w:hint="cs" w:cs="Angsana New"/>
                <w:cs/>
              </w:rPr>
              <w:t xml:space="preserve">ข้อมูลของ </w:t>
            </w:r>
            <w:r>
              <w:rPr>
                <w:rFonts w:cs="CordiaUPC"/>
              </w:rPr>
              <w:t xml:space="preserve">Row </w:t>
            </w:r>
            <w:r>
              <w:rPr>
                <w:rFonts w:hint="cs" w:cs="Angsana New"/>
                <w:cs/>
              </w:rPr>
              <w:t>นั้นๆ</w:t>
            </w:r>
          </w:p>
        </w:tc>
      </w:tr>
      <w:tr w:rsidRPr="008979A8" w:rsidR="004F0A6D" w:rsidTr="00E42349" w14:paraId="6C082EB2" w14:textId="77777777">
        <w:trPr>
          <w:trHeight w:val="111"/>
        </w:trPr>
        <w:tc>
          <w:tcPr>
            <w:tcW w:w="923" w:type="pct"/>
          </w:tcPr>
          <w:p w:rsidR="004F0A6D" w:rsidP="003E6427" w:rsidRDefault="004F0A6D" w14:paraId="7DB6916F" w14:textId="096F8D1C">
            <w:r w:rsidRPr="003A1FD8">
              <w:rPr>
                <w:rFonts w:hint="cs" w:cs="Angsana New"/>
                <w:cs/>
              </w:rPr>
              <w:t xml:space="preserve">ปุ่ม </w:t>
            </w:r>
            <w:r w:rsidRPr="003A1FD8">
              <w:rPr>
                <w:rFonts w:cs="Angsana New"/>
                <w:cs/>
              </w:rPr>
              <w:t>+</w:t>
            </w:r>
          </w:p>
        </w:tc>
        <w:tc>
          <w:tcPr>
            <w:tcW w:w="1004" w:type="pct"/>
          </w:tcPr>
          <w:p w:rsidR="004F0A6D" w:rsidP="00671439" w:rsidRDefault="004F0A6D" w14:paraId="5FF64CE7" w14:textId="17852BFD">
            <w:r>
              <w:t>Button</w:t>
            </w:r>
          </w:p>
        </w:tc>
        <w:tc>
          <w:tcPr>
            <w:tcW w:w="3073" w:type="pct"/>
          </w:tcPr>
          <w:p w:rsidR="004F0A6D" w:rsidP="00671439" w:rsidRDefault="004F0A6D" w14:paraId="06F1243F" w14:textId="6AF540F4">
            <w:pPr>
              <w:rPr>
                <w:cs/>
              </w:rPr>
            </w:pPr>
            <w:r w:rsidRPr="007D14C9">
              <w:rPr>
                <w:rFonts w:cs="Angsana New"/>
                <w:cs/>
              </w:rPr>
              <w:t xml:space="preserve">เมื่อกดปุ่มให้ทำการ </w:t>
            </w:r>
            <w:r w:rsidRPr="007D14C9">
              <w:rPr>
                <w:rFonts w:cs="CordiaUPC"/>
              </w:rPr>
              <w:t>Visible Detail Section</w:t>
            </w:r>
          </w:p>
        </w:tc>
      </w:tr>
      <w:tr w:rsidRPr="008979A8" w:rsidR="004F0A6D" w:rsidTr="00BE3FFF" w14:paraId="04973A05" w14:textId="77777777">
        <w:trPr>
          <w:trHeight w:val="111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4F0A6D" w:rsidP="00BE3FFF" w:rsidRDefault="004F0A6D" w14:paraId="21924CC1" w14:textId="30019689">
            <w:pPr>
              <w:pStyle w:val="HeaderTable"/>
              <w:rPr>
                <w:rtl/>
                <w:cs/>
              </w:rPr>
            </w:pPr>
            <w:r>
              <w:t>Reward Table Section</w:t>
            </w:r>
          </w:p>
        </w:tc>
      </w:tr>
      <w:tr w:rsidRPr="008979A8" w:rsidR="004F0A6D" w:rsidTr="003E6427" w14:paraId="0AC89BD0" w14:textId="77777777">
        <w:trPr>
          <w:trHeight w:val="111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4F0A6D" w:rsidP="00BE3FFF" w:rsidRDefault="004F0A6D" w14:paraId="2181C754" w14:textId="21614624">
            <w:pPr>
              <w:pStyle w:val="HeaderTable"/>
            </w:pPr>
            <w:r>
              <w:t>Reward Detail Section</w:t>
            </w:r>
          </w:p>
        </w:tc>
      </w:tr>
      <w:tr w:rsidRPr="008979A8" w:rsidR="004F0A6D" w:rsidTr="00E42349" w14:paraId="454418CF" w14:textId="77777777">
        <w:trPr>
          <w:trHeight w:val="111"/>
        </w:trPr>
        <w:tc>
          <w:tcPr>
            <w:tcW w:w="923" w:type="pct"/>
          </w:tcPr>
          <w:p w:rsidR="004F0A6D" w:rsidP="00671439" w:rsidRDefault="004F0A6D" w14:paraId="0A44EFA6" w14:textId="14806A27">
            <w:r>
              <w:t>rewardType</w:t>
            </w:r>
          </w:p>
        </w:tc>
        <w:tc>
          <w:tcPr>
            <w:tcW w:w="1004" w:type="pct"/>
          </w:tcPr>
          <w:p w:rsidR="004F0A6D" w:rsidP="00671439" w:rsidRDefault="004F0A6D" w14:paraId="11AA5DF1" w14:textId="7C9126A1">
            <w:r>
              <w:t>Drop down list</w:t>
            </w:r>
          </w:p>
        </w:tc>
        <w:tc>
          <w:tcPr>
            <w:tcW w:w="3073" w:type="pct"/>
          </w:tcPr>
          <w:p w:rsidR="004F0A6D" w:rsidP="00671439" w:rsidRDefault="004F0A6D" w14:paraId="61C0458F" w14:textId="3300BC43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2B041B">
              <w:rPr>
                <w:rFonts w:cs="Angsana New"/>
                <w:color w:val="FF0000"/>
                <w:cs/>
              </w:rPr>
              <w:t>*</w:t>
            </w:r>
            <w:r w:rsidRPr="002B041B">
              <w:rPr>
                <w:color w:val="FF0000"/>
              </w:rPr>
              <w:t>Reward Type</w:t>
            </w:r>
          </w:p>
          <w:p w:rsidR="004F0A6D" w:rsidP="00671439" w:rsidRDefault="004F0A6D" w14:paraId="4BC27FA0" w14:textId="1AC51C99">
            <w:r>
              <w:rPr>
                <w:rFonts w:hint="cs"/>
                <w:cs/>
              </w:rPr>
              <w:t xml:space="preserve">ถ้า </w:t>
            </w:r>
            <w:r>
              <w:t xml:space="preserve">User </w:t>
            </w:r>
            <w:r>
              <w:rPr>
                <w:rFonts w:hint="cs"/>
                <w:cs/>
              </w:rPr>
              <w:t xml:space="preserve">เลือก </w:t>
            </w:r>
            <w:r>
              <w:t xml:space="preserve">rewardType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t>By Face Value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First Top Up By Face Value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ให้เคลียร์ค่า </w:t>
            </w:r>
            <w:r>
              <w:t>accumulateWithin</w:t>
            </w:r>
          </w:p>
          <w:p w:rsidRPr="00BD6930" w:rsidR="004F0A6D" w:rsidP="00671439" w:rsidRDefault="004F0A6D" w14:paraId="4FE2A797" w14:textId="75D34D46">
            <w:pPr>
              <w:rPr>
                <w:cs/>
              </w:rPr>
            </w:pPr>
            <w:r>
              <w:t xml:space="preserve">List of value </w:t>
            </w:r>
            <w:r>
              <w:rPr>
                <w:rFonts w:cs="Angsana New"/>
                <w:cs/>
              </w:rPr>
              <w:t>:</w:t>
            </w:r>
            <w:r w:rsidRPr="007A6292">
              <w:rPr>
                <w:rFonts w:cs="Angsana New"/>
                <w:cs/>
              </w:rPr>
              <w:t xml:space="preserve"> </w:t>
            </w:r>
            <w:r w:rsidRPr="007A6292">
              <w:rPr>
                <w:rFonts w:hint="cs"/>
                <w:cs/>
              </w:rPr>
              <w:t>ดึงข้อมูลจาก</w:t>
            </w:r>
            <w:r w:rsidRPr="007A6292">
              <w:t xml:space="preserve">DB </w:t>
            </w:r>
            <w:r w:rsidRPr="007A6292">
              <w:rPr>
                <w:rFonts w:hint="cs"/>
                <w:cs/>
              </w:rPr>
              <w:t>ที่</w:t>
            </w:r>
            <w:r w:rsidRPr="007A6292">
              <w:t xml:space="preserve"> Table</w:t>
            </w:r>
            <w:r w:rsidRPr="007A6292">
              <w:rPr>
                <w:rFonts w:hint="cs"/>
                <w:cs/>
              </w:rPr>
              <w:t xml:space="preserve"> </w:t>
            </w:r>
            <w:r w:rsidRPr="007A6292">
              <w:t xml:space="preserve">FLW_CFG_LOV </w:t>
            </w:r>
            <w:r w:rsidRPr="007A6292">
              <w:rPr>
                <w:rFonts w:hint="cs"/>
                <w:cs/>
              </w:rPr>
              <w:t xml:space="preserve">โดย </w:t>
            </w:r>
            <w:r w:rsidRPr="007A6292">
              <w:t>group_type</w:t>
            </w:r>
            <w:r w:rsidRPr="007A6292">
              <w:rPr>
                <w:rFonts w:hint="cs"/>
                <w:cs/>
              </w:rPr>
              <w:t xml:space="preserve"> </w:t>
            </w:r>
            <w:r w:rsidRPr="007A6292"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‘</w:t>
            </w:r>
            <w:r w:rsidRPr="00DC4427">
              <w:rPr>
                <w:rFonts w:cs="CordiaUPC"/>
              </w:rPr>
              <w:t>Top Up Reward Type</w:t>
            </w:r>
            <w:r>
              <w:rPr>
                <w:rFonts w:cs="Angsana New"/>
                <w:cs/>
              </w:rPr>
              <w:t>’</w:t>
            </w:r>
          </w:p>
        </w:tc>
      </w:tr>
      <w:tr w:rsidRPr="008979A8" w:rsidR="004F0A6D" w:rsidTr="00E42349" w14:paraId="75F0D180" w14:textId="77777777">
        <w:trPr>
          <w:trHeight w:val="111"/>
        </w:trPr>
        <w:tc>
          <w:tcPr>
            <w:tcW w:w="923" w:type="pct"/>
          </w:tcPr>
          <w:p w:rsidR="004F0A6D" w:rsidP="00671439" w:rsidRDefault="004F0A6D" w14:paraId="1EF9F3C6" w14:textId="2F372ACE">
            <w:r>
              <w:t>accumulateWithin</w:t>
            </w:r>
          </w:p>
        </w:tc>
        <w:tc>
          <w:tcPr>
            <w:tcW w:w="1004" w:type="pct"/>
          </w:tcPr>
          <w:p w:rsidR="004F0A6D" w:rsidP="00671439" w:rsidRDefault="004F0A6D" w14:paraId="7609B4DD" w14:textId="305BA771">
            <w:r>
              <w:t>Text Box</w:t>
            </w:r>
          </w:p>
        </w:tc>
        <w:tc>
          <w:tcPr>
            <w:tcW w:w="3073" w:type="pct"/>
          </w:tcPr>
          <w:p w:rsidR="004F0A6D" w:rsidP="00671439" w:rsidRDefault="004F0A6D" w14:paraId="550C39AA" w14:textId="3E432384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2B041B">
              <w:rPr>
                <w:rFonts w:cs="Angsana New"/>
                <w:color w:val="FF0000"/>
                <w:cs/>
              </w:rPr>
              <w:t>*</w:t>
            </w:r>
            <w:r w:rsidRPr="002B041B">
              <w:rPr>
                <w:color w:val="FF0000"/>
              </w:rPr>
              <w:t xml:space="preserve">Accumulate within </w:t>
            </w:r>
            <w:r>
              <w:rPr>
                <w:rFonts w:cs="Angsana New"/>
                <w:cs/>
              </w:rPr>
              <w:t xml:space="preserve">: …… </w:t>
            </w:r>
            <w:r>
              <w:t>Days</w:t>
            </w:r>
          </w:p>
          <w:p w:rsidR="004F0A6D" w:rsidP="00671439" w:rsidRDefault="004F0A6D" w14:paraId="663A016B" w14:textId="77777777">
            <w:r>
              <w:t xml:space="preserve">Visible </w:t>
            </w:r>
            <w:r>
              <w:rPr>
                <w:rFonts w:hint="cs"/>
                <w:cs/>
              </w:rPr>
              <w:t xml:space="preserve">เมื่อ </w:t>
            </w:r>
            <w:r>
              <w:t xml:space="preserve">User </w:t>
            </w:r>
            <w:r>
              <w:rPr>
                <w:rFonts w:hint="cs"/>
                <w:cs/>
              </w:rPr>
              <w:t xml:space="preserve">เลือก </w:t>
            </w:r>
            <w:r>
              <w:t>rewardType</w:t>
            </w:r>
            <w:r>
              <w:rPr>
                <w:rFonts w:hint="cs"/>
                <w:cs/>
              </w:rPr>
              <w:t xml:space="preserve"> เป็น </w:t>
            </w:r>
            <w:r>
              <w:rPr>
                <w:rFonts w:cs="Angsana New"/>
                <w:cs/>
              </w:rPr>
              <w:t>“</w:t>
            </w:r>
            <w:r>
              <w:t>By Accumulate</w:t>
            </w:r>
            <w:r>
              <w:rPr>
                <w:rFonts w:cs="Angsana New"/>
                <w:cs/>
              </w:rPr>
              <w:t>”</w:t>
            </w:r>
          </w:p>
          <w:p w:rsidRPr="00BD6930" w:rsidR="004F0A6D" w:rsidP="004C3179" w:rsidRDefault="004F0A6D" w14:paraId="6D6C7C7E" w14:textId="1670D8A6">
            <w:r>
              <w:rPr>
                <w:rFonts w:hint="cs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ใส่ได้เฉพาะตัวเลขเท่านั้น</w:t>
            </w:r>
          </w:p>
        </w:tc>
      </w:tr>
      <w:tr w:rsidRPr="008979A8" w:rsidR="004F0A6D" w:rsidTr="00DC4427" w14:paraId="39C9661B" w14:textId="77777777">
        <w:trPr>
          <w:trHeight w:val="111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4F0A6D" w:rsidP="00DC4427" w:rsidRDefault="004F0A6D" w14:paraId="0B131ADC" w14:textId="77777777">
            <w:pPr>
              <w:pStyle w:val="HeaderTable"/>
            </w:pPr>
            <w:r>
              <w:t>Reward 1</w:t>
            </w:r>
            <w:r w:rsidRPr="00F40AAB">
              <w:rPr>
                <w:vertAlign w:val="superscript"/>
              </w:rPr>
              <w:t>st</w:t>
            </w:r>
            <w:r>
              <w:t xml:space="preserve"> Pocket Section</w:t>
            </w:r>
          </w:p>
          <w:p w:rsidRPr="00BD6930" w:rsidR="004F0A6D" w:rsidP="00DC4427" w:rsidRDefault="004F0A6D" w14:paraId="074694DC" w14:textId="76FA275C">
            <w:pPr>
              <w:rPr>
                <w:cs/>
              </w:rPr>
            </w:pPr>
            <w:r>
              <w:t>Default Collapse</w:t>
            </w:r>
          </w:p>
        </w:tc>
      </w:tr>
      <w:tr w:rsidRPr="008979A8" w:rsidR="004F0A6D" w:rsidTr="00E42349" w14:paraId="5374D916" w14:textId="77777777">
        <w:trPr>
          <w:trHeight w:val="111"/>
        </w:trPr>
        <w:tc>
          <w:tcPr>
            <w:tcW w:w="923" w:type="pct"/>
          </w:tcPr>
          <w:p w:rsidR="004F0A6D" w:rsidP="00671439" w:rsidRDefault="004F0A6D" w14:paraId="7E5EFDC2" w14:textId="62E9F78C">
            <w:r>
              <w:t>rewardBalanceFirstPocket</w:t>
            </w:r>
          </w:p>
        </w:tc>
        <w:tc>
          <w:tcPr>
            <w:tcW w:w="1004" w:type="pct"/>
          </w:tcPr>
          <w:p w:rsidR="004F0A6D" w:rsidP="00671439" w:rsidRDefault="004F0A6D" w14:paraId="1D3A0785" w14:textId="44CA965E">
            <w:r>
              <w:t>Text Box</w:t>
            </w:r>
          </w:p>
        </w:tc>
        <w:tc>
          <w:tcPr>
            <w:tcW w:w="3073" w:type="pct"/>
          </w:tcPr>
          <w:p w:rsidR="004F0A6D" w:rsidP="00D733A8" w:rsidRDefault="004F0A6D" w14:paraId="2AF76C31" w14:textId="4F239580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>
              <w:t xml:space="preserve">Reward </w:t>
            </w:r>
            <w:r w:rsidRPr="00D41095">
              <w:t>Balance</w:t>
            </w:r>
            <w:r>
              <w:t xml:space="preserve"> 1</w:t>
            </w:r>
            <w:r w:rsidRPr="00F40AAB">
              <w:rPr>
                <w:vertAlign w:val="superscript"/>
              </w:rPr>
              <w:t>st</w:t>
            </w:r>
            <w:r>
              <w:rPr>
                <w:rFonts w:cs="Angsana New"/>
                <w:cs/>
              </w:rPr>
              <w:t xml:space="preserve"> </w:t>
            </w:r>
            <w:r w:rsidRPr="00D41095">
              <w:t>Pocket</w:t>
            </w:r>
            <w:r>
              <w:rPr>
                <w:cs/>
              </w:rPr>
              <w:t xml:space="preserve"> : …… </w:t>
            </w:r>
            <w:r>
              <w:t>Baht</w:t>
            </w:r>
          </w:p>
          <w:p w:rsidRPr="00BD6930" w:rsidR="004F0A6D" w:rsidP="00671439" w:rsidRDefault="004F0A6D" w14:paraId="563F3F86" w14:textId="70FE57AF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ใส่ได้เฉพาะตัวเลขและจุดทศนิยมเท่านั้น</w:t>
            </w:r>
          </w:p>
        </w:tc>
      </w:tr>
      <w:tr w:rsidRPr="008979A8" w:rsidR="004F0A6D" w:rsidTr="00E42349" w14:paraId="4B94D78C" w14:textId="77777777">
        <w:trPr>
          <w:trHeight w:val="111"/>
        </w:trPr>
        <w:tc>
          <w:tcPr>
            <w:tcW w:w="923" w:type="pct"/>
          </w:tcPr>
          <w:p w:rsidR="004F0A6D" w:rsidP="00671439" w:rsidRDefault="004F0A6D" w14:paraId="44B8FFED" w14:textId="6876C424">
            <w:r>
              <w:t>rewardValidityFirstPocket</w:t>
            </w:r>
          </w:p>
        </w:tc>
        <w:tc>
          <w:tcPr>
            <w:tcW w:w="1004" w:type="pct"/>
          </w:tcPr>
          <w:p w:rsidR="004F0A6D" w:rsidP="00671439" w:rsidRDefault="004F0A6D" w14:paraId="083F0643" w14:textId="2F4F84C0">
            <w:r>
              <w:t>Text Box</w:t>
            </w:r>
          </w:p>
        </w:tc>
        <w:tc>
          <w:tcPr>
            <w:tcW w:w="3073" w:type="pct"/>
          </w:tcPr>
          <w:p w:rsidR="004F0A6D" w:rsidP="00D733A8" w:rsidRDefault="004F0A6D" w14:paraId="18A49444" w14:textId="232B3C86">
            <w:r>
              <w:t xml:space="preserve">Label </w:t>
            </w:r>
            <w:r>
              <w:rPr>
                <w:cs/>
              </w:rPr>
              <w:t xml:space="preserve">: </w:t>
            </w:r>
            <w:r>
              <w:t>Reward Validity 1</w:t>
            </w:r>
            <w:r w:rsidRPr="00F40AAB">
              <w:rPr>
                <w:vertAlign w:val="superscript"/>
              </w:rPr>
              <w:t>st</w:t>
            </w:r>
            <w:r>
              <w:rPr>
                <w:rFonts w:cs="Angsana New"/>
                <w:cs/>
              </w:rPr>
              <w:t xml:space="preserve"> </w:t>
            </w:r>
            <w:r w:rsidRPr="00D41095">
              <w:t>Pocket</w:t>
            </w:r>
            <w:r>
              <w:rPr>
                <w:cs/>
              </w:rPr>
              <w:t xml:space="preserve"> : …… </w:t>
            </w:r>
            <w:r>
              <w:t>Days</w:t>
            </w:r>
          </w:p>
          <w:p w:rsidRPr="00BD6930" w:rsidR="004F0A6D" w:rsidP="00671439" w:rsidRDefault="004F0A6D" w14:paraId="74DFDFAD" w14:textId="7CD8B85C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ใส่ได้เฉพาะตัวเลขเท่านั้น</w:t>
            </w:r>
          </w:p>
        </w:tc>
      </w:tr>
      <w:tr w:rsidRPr="008979A8" w:rsidR="004F0A6D" w:rsidTr="00DC4427" w14:paraId="0184B08F" w14:textId="77777777">
        <w:trPr>
          <w:trHeight w:val="111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Pr="00BD6930" w:rsidR="004F0A6D" w:rsidP="00DC4427" w:rsidRDefault="004F0A6D" w14:paraId="3F5A2D32" w14:textId="2125A273">
            <w:pPr>
              <w:pStyle w:val="HeaderTable"/>
              <w:rPr>
                <w:rtl/>
                <w:cs/>
              </w:rPr>
            </w:pPr>
            <w:r>
              <w:t>End Reward 1</w:t>
            </w:r>
            <w:r w:rsidRPr="00F40AAB">
              <w:rPr>
                <w:vertAlign w:val="superscript"/>
              </w:rPr>
              <w:t>st</w:t>
            </w:r>
            <w:r>
              <w:t xml:space="preserve"> Pocket Section</w:t>
            </w:r>
          </w:p>
        </w:tc>
      </w:tr>
      <w:tr w:rsidRPr="008979A8" w:rsidR="004F0A6D" w:rsidTr="00DC4427" w14:paraId="6A071C17" w14:textId="77777777">
        <w:trPr>
          <w:trHeight w:val="111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4F0A6D" w:rsidP="00DC4427" w:rsidRDefault="004F0A6D" w14:paraId="22DFC81E" w14:textId="77777777">
            <w:pPr>
              <w:pStyle w:val="HeaderTable"/>
            </w:pPr>
            <w:r>
              <w:t>Reward Offering Section</w:t>
            </w:r>
          </w:p>
          <w:p w:rsidRPr="00BD6930" w:rsidR="004F0A6D" w:rsidP="00DC4427" w:rsidRDefault="004F0A6D" w14:paraId="5CD81E16" w14:textId="7E0CDA25">
            <w:pPr>
              <w:rPr>
                <w:cs/>
              </w:rPr>
            </w:pPr>
            <w:r>
              <w:t>Default Collapse</w:t>
            </w:r>
          </w:p>
        </w:tc>
      </w:tr>
      <w:tr w:rsidRPr="008979A8" w:rsidR="004F0A6D" w:rsidTr="00E42349" w14:paraId="014E39AB" w14:textId="77777777">
        <w:trPr>
          <w:trHeight w:val="111"/>
        </w:trPr>
        <w:tc>
          <w:tcPr>
            <w:tcW w:w="923" w:type="pct"/>
          </w:tcPr>
          <w:p w:rsidR="004F0A6D" w:rsidP="00671439" w:rsidRDefault="004F0A6D" w14:paraId="2DCD7FFD" w14:textId="452A971E">
            <w:r>
              <w:t>rewardOffering</w:t>
            </w:r>
          </w:p>
        </w:tc>
        <w:tc>
          <w:tcPr>
            <w:tcW w:w="1004" w:type="pct"/>
          </w:tcPr>
          <w:p w:rsidR="004F0A6D" w:rsidP="00671439" w:rsidRDefault="004F0A6D" w14:paraId="3FB3DA63" w14:textId="0DF43B4F">
            <w:r>
              <w:t>Shuttle</w:t>
            </w:r>
          </w:p>
        </w:tc>
        <w:tc>
          <w:tcPr>
            <w:tcW w:w="3073" w:type="pct"/>
          </w:tcPr>
          <w:p w:rsidR="004F0A6D" w:rsidP="00D46A6D" w:rsidRDefault="004F0A6D" w14:paraId="16AC3FD3" w14:textId="1F7739AB">
            <w:r w:rsidRPr="00190D21">
              <w:t xml:space="preserve">List of Value </w:t>
            </w:r>
            <w:r w:rsidRPr="00190D21"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 xml:space="preserve">ดึงข้อมูลใน </w:t>
            </w:r>
            <w:r>
              <w:t>Database</w:t>
            </w:r>
            <w:r>
              <w:rPr>
                <w:rFonts w:hint="cs"/>
                <w:cs/>
              </w:rPr>
              <w:t xml:space="preserve"> จาก </w:t>
            </w:r>
            <w:r>
              <w:t xml:space="preserve">View </w:t>
            </w:r>
            <w:r>
              <w:rPr>
                <w:rFonts w:hint="cs"/>
                <w:cs/>
              </w:rPr>
              <w:t xml:space="preserve">ชื่อ </w:t>
            </w:r>
            <w:r>
              <w:t>PO_</w:t>
            </w:r>
            <w:r w:rsidR="00C912CB">
              <w:t>MASS</w:t>
            </w:r>
            <w:r>
              <w:t>_VIEW</w:t>
            </w:r>
            <w:r w:rsidRPr="001452B1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>มาแสดง โดยมีเงื่อนไขดังนี้</w:t>
            </w:r>
          </w:p>
          <w:p w:rsidRPr="00190D21" w:rsidR="004F0A6D" w:rsidP="00D46A6D" w:rsidRDefault="004F0A6D" w14:paraId="69194BC1" w14:textId="341A73CE">
            <w:pPr>
              <w:pStyle w:val="ListParagraph"/>
              <w:numPr>
                <w:ilvl w:val="0"/>
                <w:numId w:val="37"/>
              </w:numPr>
            </w:pPr>
            <w:r w:rsidRPr="00190D21">
              <w:t>PO_</w:t>
            </w:r>
            <w:r w:rsidR="003168F9">
              <w:t>DETAIL_OVERVIEW</w:t>
            </w:r>
            <w:r w:rsidRPr="00190D21">
              <w:t>_VIEW</w:t>
            </w:r>
            <w:r w:rsidRPr="00190D21">
              <w:rPr>
                <w:rFonts w:cs="Angsana New"/>
                <w:color w:val="000000"/>
                <w:cs/>
              </w:rPr>
              <w:t>.</w:t>
            </w:r>
            <w:r w:rsidRPr="00190D21">
              <w:t>STATUS</w:t>
            </w:r>
            <w:r w:rsidRPr="00190D21" w:rsidDel="001452B1">
              <w:rPr>
                <w:rFonts w:hint="cs"/>
                <w:cs/>
              </w:rPr>
              <w:t xml:space="preserve"> </w:t>
            </w:r>
            <w:r w:rsidRPr="00190D21">
              <w:rPr>
                <w:rFonts w:hint="cs"/>
                <w:cs/>
              </w:rPr>
              <w:t xml:space="preserve">ไม่เท่ากับ </w:t>
            </w:r>
            <w:r w:rsidRPr="00190D21">
              <w:rPr>
                <w:rFonts w:cs="Angsana New"/>
                <w:cs/>
              </w:rPr>
              <w:t>“</w:t>
            </w:r>
            <w:r w:rsidRPr="00190D21">
              <w:t>Cancel</w:t>
            </w:r>
            <w:r w:rsidRPr="00190D21">
              <w:rPr>
                <w:rFonts w:cs="Angsana New"/>
                <w:cs/>
              </w:rPr>
              <w:t xml:space="preserve">” </w:t>
            </w:r>
            <w:r w:rsidRPr="00190D21">
              <w:rPr>
                <w:rFonts w:hint="cs"/>
                <w:cs/>
              </w:rPr>
              <w:t xml:space="preserve">และ </w:t>
            </w:r>
            <w:r w:rsidRPr="00190D21">
              <w:rPr>
                <w:rFonts w:cs="Angsana New"/>
                <w:cs/>
              </w:rPr>
              <w:t>“</w:t>
            </w:r>
            <w:r w:rsidRPr="00190D21">
              <w:t>Hold</w:t>
            </w:r>
            <w:r w:rsidRPr="00190D21">
              <w:rPr>
                <w:rFonts w:cs="Angsana New"/>
                <w:cs/>
              </w:rPr>
              <w:t>”</w:t>
            </w:r>
          </w:p>
          <w:p w:rsidR="004F0A6D" w:rsidP="00D46A6D" w:rsidRDefault="004F0A6D" w14:paraId="56888BC3" w14:textId="794A1D53">
            <w:pPr>
              <w:pStyle w:val="ListParagraph"/>
              <w:numPr>
                <w:ilvl w:val="0"/>
                <w:numId w:val="37"/>
              </w:numPr>
              <w:rPr>
                <w:color w:val="000000"/>
              </w:rPr>
            </w:pPr>
            <w:r w:rsidRPr="00190D21">
              <w:rPr>
                <w:color w:val="000000"/>
              </w:rPr>
              <w:t>PO_</w:t>
            </w:r>
            <w:r w:rsidR="003168F9">
              <w:t>DETAIL_OVERVIEW</w:t>
            </w:r>
            <w:r w:rsidRPr="00190D21">
              <w:rPr>
                <w:color w:val="000000"/>
              </w:rPr>
              <w:t>_VIEW</w:t>
            </w:r>
            <w:r w:rsidRPr="00190D21">
              <w:rPr>
                <w:color w:val="000000"/>
                <w:cs/>
              </w:rPr>
              <w:t>.</w:t>
            </w:r>
            <w:r>
              <w:rPr>
                <w:color w:val="000000"/>
              </w:rPr>
              <w:t xml:space="preserve">CUSTOMER_TYPE </w:t>
            </w:r>
            <w:r>
              <w:rPr>
                <w:rFonts w:hint="cs"/>
                <w:color w:val="000000"/>
                <w:cs/>
              </w:rPr>
              <w:t xml:space="preserve">ประกอบด้วย </w:t>
            </w:r>
            <w:r>
              <w:rPr>
                <w:rFonts w:cs="Angsana New"/>
                <w:color w:val="000000"/>
                <w:cs/>
              </w:rPr>
              <w:t>“</w:t>
            </w:r>
            <w:r>
              <w:rPr>
                <w:color w:val="000000"/>
              </w:rPr>
              <w:t>Pre</w:t>
            </w:r>
            <w:r>
              <w:rPr>
                <w:rFonts w:cs="Angsana New"/>
                <w:color w:val="000000"/>
                <w:cs/>
              </w:rPr>
              <w:t>-</w:t>
            </w:r>
            <w:r>
              <w:rPr>
                <w:color w:val="000000"/>
              </w:rPr>
              <w:t>paid</w:t>
            </w:r>
            <w:r>
              <w:rPr>
                <w:rFonts w:cs="Angsana New"/>
                <w:color w:val="000000"/>
                <w:cs/>
              </w:rPr>
              <w:t xml:space="preserve">” </w:t>
            </w:r>
            <w:r>
              <w:rPr>
                <w:rFonts w:hint="cs"/>
                <w:color w:val="000000"/>
                <w:cs/>
              </w:rPr>
              <w:t xml:space="preserve">หรือ </w:t>
            </w:r>
            <w:r>
              <w:rPr>
                <w:rFonts w:cs="Angsana New"/>
                <w:color w:val="000000"/>
                <w:cs/>
              </w:rPr>
              <w:t>“</w:t>
            </w:r>
            <w:r>
              <w:rPr>
                <w:color w:val="000000"/>
              </w:rPr>
              <w:t>All</w:t>
            </w:r>
            <w:r>
              <w:rPr>
                <w:rFonts w:cs="Angsana New"/>
                <w:color w:val="000000"/>
                <w:cs/>
              </w:rPr>
              <w:t>”</w:t>
            </w:r>
          </w:p>
          <w:p w:rsidR="004F0A6D" w:rsidP="00D46A6D" w:rsidRDefault="004F0A6D" w14:paraId="4F66AA7B" w14:textId="2B53EA4C">
            <w:pPr>
              <w:pStyle w:val="ListParagraph"/>
              <w:numPr>
                <w:ilvl w:val="0"/>
                <w:numId w:val="37"/>
              </w:numPr>
              <w:rPr>
                <w:color w:val="000000"/>
              </w:rPr>
            </w:pPr>
            <w:r w:rsidRPr="00DC6A81">
              <w:rPr>
                <w:color w:val="000000"/>
              </w:rPr>
              <w:t>PO_</w:t>
            </w:r>
            <w:r w:rsidR="003168F9">
              <w:t>DETAIL_OVERVIEW</w:t>
            </w:r>
            <w:r w:rsidRPr="00DC6A81">
              <w:rPr>
                <w:color w:val="000000"/>
              </w:rPr>
              <w:t>_VIEW</w:t>
            </w:r>
            <w:r w:rsidRPr="00DC6A81">
              <w:rPr>
                <w:color w:val="000000"/>
                <w:cs/>
              </w:rPr>
              <w:t>.</w:t>
            </w:r>
            <w:r w:rsidRPr="00DC6A81">
              <w:rPr>
                <w:color w:val="000000"/>
              </w:rPr>
              <w:t xml:space="preserve">PO_SUB_GROUP </w:t>
            </w:r>
            <w:r w:rsidRPr="00DC6A81">
              <w:rPr>
                <w:color w:val="000000"/>
                <w:cs/>
              </w:rPr>
              <w:t>= “</w:t>
            </w:r>
            <w:r w:rsidRPr="00DC6A81">
              <w:rPr>
                <w:color w:val="000000"/>
              </w:rPr>
              <w:t>Product Offering</w:t>
            </w:r>
            <w:r w:rsidRPr="00DC6A81">
              <w:rPr>
                <w:color w:val="000000"/>
                <w:cs/>
              </w:rPr>
              <w:t>”</w:t>
            </w:r>
          </w:p>
          <w:p w:rsidR="004F0A6D" w:rsidP="00D46A6D" w:rsidRDefault="004F0A6D" w14:paraId="30A70714" w14:textId="4D5023E0">
            <w:pPr>
              <w:pStyle w:val="ListParagraph"/>
              <w:numPr>
                <w:ilvl w:val="0"/>
                <w:numId w:val="37"/>
              </w:numPr>
              <w:rPr>
                <w:color w:val="000000"/>
              </w:rPr>
            </w:pPr>
            <w:r w:rsidRPr="00DC6A81">
              <w:rPr>
                <w:color w:val="000000"/>
              </w:rPr>
              <w:t>PO_</w:t>
            </w:r>
            <w:r w:rsidR="003168F9">
              <w:t>DETAIL_OVERVIEW</w:t>
            </w:r>
            <w:r w:rsidRPr="00DC6A81">
              <w:rPr>
                <w:color w:val="000000"/>
              </w:rPr>
              <w:t>_VIEW</w:t>
            </w:r>
            <w:r w:rsidRPr="00DC6A81">
              <w:rPr>
                <w:color w:val="000000"/>
                <w:cs/>
              </w:rPr>
              <w:t>.</w:t>
            </w:r>
            <w:r>
              <w:rPr>
                <w:color w:val="000000"/>
              </w:rPr>
              <w:t xml:space="preserve">PRODUCT_CLASS </w:t>
            </w:r>
            <w:r>
              <w:rPr>
                <w:rFonts w:cs="Angsana New"/>
                <w:color w:val="000000"/>
                <w:cs/>
              </w:rPr>
              <w:t>= “</w:t>
            </w:r>
            <w:r>
              <w:rPr>
                <w:color w:val="000000"/>
              </w:rPr>
              <w:t>On</w:t>
            </w:r>
            <w:r>
              <w:rPr>
                <w:rFonts w:cs="Angsana New"/>
                <w:color w:val="000000"/>
                <w:cs/>
              </w:rPr>
              <w:t>-</w:t>
            </w:r>
            <w:r>
              <w:rPr>
                <w:color w:val="000000"/>
              </w:rPr>
              <w:t>Top</w:t>
            </w:r>
            <w:r>
              <w:rPr>
                <w:rFonts w:cs="Angsana New"/>
                <w:color w:val="000000"/>
                <w:cs/>
              </w:rPr>
              <w:t xml:space="preserve">” </w:t>
            </w:r>
            <w:r>
              <w:rPr>
                <w:rFonts w:hint="cs"/>
                <w:color w:val="000000"/>
                <w:cs/>
              </w:rPr>
              <w:t xml:space="preserve">หรือ </w:t>
            </w:r>
            <w:r>
              <w:rPr>
                <w:rFonts w:cs="Angsana New"/>
                <w:color w:val="000000"/>
                <w:cs/>
              </w:rPr>
              <w:t>“</w:t>
            </w:r>
            <w:r>
              <w:rPr>
                <w:color w:val="000000"/>
              </w:rPr>
              <w:t>On</w:t>
            </w:r>
            <w:r>
              <w:rPr>
                <w:rFonts w:cs="Angsana New"/>
                <w:color w:val="000000"/>
                <w:cs/>
              </w:rPr>
              <w:t>-</w:t>
            </w:r>
            <w:r>
              <w:rPr>
                <w:color w:val="000000"/>
              </w:rPr>
              <w:t>Top Extra</w:t>
            </w:r>
            <w:r>
              <w:rPr>
                <w:rFonts w:cs="Angsana New"/>
                <w:color w:val="000000"/>
                <w:cs/>
              </w:rPr>
              <w:t>”</w:t>
            </w:r>
          </w:p>
          <w:p w:rsidRPr="00DC6A81" w:rsidR="004F0A6D" w:rsidP="00D46A6D" w:rsidRDefault="004F0A6D" w14:paraId="12C74E4E" w14:textId="167D200B">
            <w:pPr>
              <w:pStyle w:val="ListParagraph"/>
              <w:numPr>
                <w:ilvl w:val="0"/>
                <w:numId w:val="37"/>
              </w:numPr>
              <w:rPr>
                <w:color w:val="000000"/>
              </w:rPr>
            </w:pPr>
            <w:r w:rsidRPr="00DC6A81">
              <w:rPr>
                <w:color w:val="000000"/>
              </w:rPr>
              <w:t>PO_</w:t>
            </w:r>
            <w:r w:rsidR="003168F9">
              <w:t>DETAIL_OVERVIEW</w:t>
            </w:r>
            <w:r w:rsidRPr="00DC6A81">
              <w:rPr>
                <w:color w:val="000000"/>
              </w:rPr>
              <w:t>_VIEW</w:t>
            </w:r>
            <w:r>
              <w:rPr>
                <w:rFonts w:cs="Angsana New"/>
                <w:color w:val="000000"/>
                <w:cs/>
              </w:rPr>
              <w:t>.</w:t>
            </w:r>
            <w:r>
              <w:rPr>
                <w:color w:val="000000"/>
              </w:rPr>
              <w:t xml:space="preserve">PO_TYPE </w:t>
            </w:r>
            <w:r>
              <w:rPr>
                <w:rFonts w:cs="Angsana New"/>
                <w:color w:val="000000"/>
                <w:cs/>
              </w:rPr>
              <w:t>= “</w:t>
            </w:r>
            <w:r>
              <w:rPr>
                <w:color w:val="000000"/>
              </w:rPr>
              <w:t>Reward</w:t>
            </w:r>
            <w:r>
              <w:rPr>
                <w:rFonts w:cs="Angsana New"/>
                <w:color w:val="000000"/>
                <w:cs/>
              </w:rPr>
              <w:t>”</w:t>
            </w:r>
          </w:p>
          <w:p w:rsidRPr="00190D21" w:rsidR="004F0A6D" w:rsidP="00D733A8" w:rsidRDefault="004F0A6D" w14:paraId="661518BC" w14:textId="77777777">
            <w:pPr>
              <w:spacing w:after="0"/>
              <w:rPr>
                <w:color w:val="000000"/>
              </w:rPr>
            </w:pPr>
            <w:r w:rsidRPr="00190D21">
              <w:rPr>
                <w:color w:val="000000"/>
              </w:rPr>
              <w:t>Format</w:t>
            </w:r>
          </w:p>
          <w:p w:rsidRPr="00190D21" w:rsidR="004F0A6D" w:rsidP="00D733A8" w:rsidRDefault="004F0A6D" w14:paraId="5262DD4E" w14:textId="77777777">
            <w:pPr>
              <w:spacing w:after="0"/>
              <w:rPr>
                <w:color w:val="000000"/>
              </w:rPr>
            </w:pPr>
            <w:r w:rsidRPr="00190D21">
              <w:rPr>
                <w:color w:val="000000"/>
              </w:rPr>
              <w:t xml:space="preserve">Display </w:t>
            </w:r>
            <w:r w:rsidRPr="00190D21">
              <w:rPr>
                <w:rFonts w:cs="Angsana New"/>
                <w:color w:val="000000"/>
                <w:cs/>
              </w:rPr>
              <w:t xml:space="preserve">: </w:t>
            </w:r>
            <w:r w:rsidRPr="00190D21">
              <w:t>PRODUCT_NAME</w:t>
            </w:r>
            <w:r w:rsidRPr="00190D21">
              <w:rPr>
                <w:rFonts w:cs="Angsana New"/>
                <w:color w:val="000000"/>
                <w:cs/>
              </w:rPr>
              <w:t xml:space="preserve"> (</w:t>
            </w:r>
            <w:r w:rsidRPr="00190D21">
              <w:t>BILLING_SYSTEM_DYN_FIELD</w:t>
            </w:r>
            <w:r w:rsidRPr="00190D21">
              <w:rPr>
                <w:rFonts w:cs="Angsana New"/>
                <w:color w:val="000000"/>
                <w:cs/>
              </w:rPr>
              <w:t xml:space="preserve">) </w:t>
            </w:r>
          </w:p>
          <w:p w:rsidRPr="00190D21" w:rsidR="004F0A6D" w:rsidP="00D733A8" w:rsidRDefault="004F0A6D" w14:paraId="35D0E097" w14:textId="77777777">
            <w:pPr>
              <w:spacing w:after="0"/>
              <w:rPr>
                <w:color w:val="000000"/>
                <w:cs/>
              </w:rPr>
            </w:pPr>
            <w:r w:rsidRPr="00190D21">
              <w:rPr>
                <w:rFonts w:hint="cs"/>
                <w:color w:val="000000"/>
                <w:cs/>
              </w:rPr>
              <w:t xml:space="preserve">              หรือ </w:t>
            </w:r>
            <w:r w:rsidRPr="00190D21">
              <w:t>PO_NAME</w:t>
            </w:r>
          </w:p>
          <w:p w:rsidRPr="00190D21" w:rsidR="004F0A6D" w:rsidP="00D733A8" w:rsidRDefault="004F0A6D" w14:paraId="2944BFDF" w14:textId="77777777">
            <w:pPr>
              <w:spacing w:after="0"/>
              <w:rPr>
                <w:color w:val="000000"/>
              </w:rPr>
            </w:pPr>
            <w:r w:rsidRPr="00190D21">
              <w:rPr>
                <w:color w:val="000000"/>
              </w:rPr>
              <w:t xml:space="preserve">Value </w:t>
            </w:r>
            <w:r w:rsidRPr="00190D21">
              <w:rPr>
                <w:rFonts w:cs="Angsana New"/>
                <w:color w:val="000000"/>
                <w:cs/>
              </w:rPr>
              <w:t xml:space="preserve">: </w:t>
            </w:r>
            <w:r w:rsidRPr="00190D21">
              <w:rPr>
                <w:color w:val="000000"/>
              </w:rPr>
              <w:t>PLM_PO</w:t>
            </w:r>
            <w:r w:rsidRPr="00190D21">
              <w:rPr>
                <w:rFonts w:cs="Angsana New"/>
                <w:color w:val="000000"/>
                <w:cs/>
              </w:rPr>
              <w:t>.</w:t>
            </w:r>
            <w:r w:rsidRPr="00190D21">
              <w:rPr>
                <w:color w:val="000000"/>
              </w:rPr>
              <w:t>ROW_ID</w:t>
            </w:r>
          </w:p>
          <w:p w:rsidRPr="00190D21" w:rsidR="004F0A6D" w:rsidP="00D733A8" w:rsidRDefault="004F0A6D" w14:paraId="4D819EA2" w14:textId="77777777">
            <w:pPr>
              <w:rPr>
                <w:color w:val="000000"/>
                <w:cs/>
              </w:rPr>
            </w:pPr>
            <w:r w:rsidRPr="00190D21">
              <w:rPr>
                <w:rFonts w:hint="cs"/>
                <w:color w:val="000000"/>
                <w:cs/>
              </w:rPr>
              <w:t>ตัวอย่าง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669"/>
              <w:gridCol w:w="2670"/>
            </w:tblGrid>
            <w:tr w:rsidRPr="00190D21" w:rsidR="004F0A6D" w:rsidTr="00D733A8" w14:paraId="1FDB49EC" w14:textId="77777777">
              <w:trPr>
                <w:tblHeader/>
              </w:trPr>
              <w:tc>
                <w:tcPr>
                  <w:tcW w:w="2669" w:type="dxa"/>
                  <w:shd w:val="clear" w:color="auto" w:fill="C2D69B" w:themeFill="accent3" w:themeFillTint="99"/>
                </w:tcPr>
                <w:p w:rsidRPr="00190D21" w:rsidR="004F0A6D" w:rsidP="00D733A8" w:rsidRDefault="004F0A6D" w14:paraId="00AF97C7" w14:textId="77777777">
                  <w:pPr>
                    <w:pStyle w:val="HeaderTable"/>
                    <w:jc w:val="center"/>
                  </w:pPr>
                  <w:r w:rsidRPr="00190D21">
                    <w:t>Display</w:t>
                  </w:r>
                </w:p>
              </w:tc>
              <w:tc>
                <w:tcPr>
                  <w:tcW w:w="2670" w:type="dxa"/>
                  <w:shd w:val="clear" w:color="auto" w:fill="C2D69B" w:themeFill="accent3" w:themeFillTint="99"/>
                </w:tcPr>
                <w:p w:rsidRPr="00190D21" w:rsidR="004F0A6D" w:rsidP="00D733A8" w:rsidRDefault="004F0A6D" w14:paraId="6B5E687C" w14:textId="77777777">
                  <w:pPr>
                    <w:pStyle w:val="HeaderTable"/>
                    <w:jc w:val="center"/>
                  </w:pPr>
                  <w:r w:rsidRPr="00190D21">
                    <w:t>Value</w:t>
                  </w:r>
                </w:p>
              </w:tc>
            </w:tr>
            <w:tr w:rsidRPr="00190D21" w:rsidR="004F0A6D" w:rsidTr="00D733A8" w14:paraId="23C95697" w14:textId="77777777">
              <w:tc>
                <w:tcPr>
                  <w:tcW w:w="2669" w:type="dxa"/>
                </w:tcPr>
                <w:p w:rsidRPr="00190D21" w:rsidR="004F0A6D" w:rsidP="00D733A8" w:rsidRDefault="004F0A6D" w14:paraId="3AAF9EE7" w14:textId="77777777">
                  <w:pPr>
                    <w:rPr>
                      <w:color w:val="000000"/>
                    </w:rPr>
                  </w:pPr>
                  <w:r w:rsidRPr="00190D21">
                    <w:rPr>
                      <w:color w:val="000000"/>
                    </w:rPr>
                    <w:t xml:space="preserve">PO Mobile 1 </w:t>
                  </w:r>
                  <w:r w:rsidRPr="00190D21">
                    <w:rPr>
                      <w:rFonts w:cs="Angsana New"/>
                      <w:color w:val="000000"/>
                      <w:cs/>
                    </w:rPr>
                    <w:t>(</w:t>
                  </w:r>
                  <w:r w:rsidRPr="00190D21">
                    <w:rPr>
                      <w:color w:val="000000"/>
                    </w:rPr>
                    <w:t>P100001</w:t>
                  </w:r>
                  <w:r w:rsidRPr="00190D21">
                    <w:rPr>
                      <w:rFonts w:cs="Angsana New"/>
                      <w:color w:val="000000"/>
                      <w:cs/>
                    </w:rPr>
                    <w:t>)</w:t>
                  </w:r>
                </w:p>
              </w:tc>
              <w:tc>
                <w:tcPr>
                  <w:tcW w:w="2670" w:type="dxa"/>
                </w:tcPr>
                <w:p w:rsidRPr="00190D21" w:rsidR="004F0A6D" w:rsidP="00D733A8" w:rsidRDefault="004F0A6D" w14:paraId="7E6FD849" w14:textId="77777777">
                  <w:pPr>
                    <w:rPr>
                      <w:color w:val="000000"/>
                    </w:rPr>
                  </w:pPr>
                  <w:r w:rsidRPr="00190D21">
                    <w:rPr>
                      <w:color w:val="000000"/>
                    </w:rPr>
                    <w:t>10000001</w:t>
                  </w:r>
                </w:p>
              </w:tc>
            </w:tr>
            <w:tr w:rsidRPr="00190D21" w:rsidR="004F0A6D" w:rsidTr="00D733A8" w14:paraId="2F8A6809" w14:textId="77777777">
              <w:tc>
                <w:tcPr>
                  <w:tcW w:w="2669" w:type="dxa"/>
                </w:tcPr>
                <w:p w:rsidRPr="00190D21" w:rsidR="004F0A6D" w:rsidP="00D733A8" w:rsidRDefault="004F0A6D" w14:paraId="7E0BB23F" w14:textId="77777777">
                  <w:pPr>
                    <w:rPr>
                      <w:color w:val="000000"/>
                    </w:rPr>
                  </w:pPr>
                  <w:r w:rsidRPr="00190D21">
                    <w:rPr>
                      <w:color w:val="000000"/>
                    </w:rPr>
                    <w:t xml:space="preserve">PO Mobile 2 </w:t>
                  </w:r>
                  <w:r w:rsidRPr="00190D21">
                    <w:rPr>
                      <w:rFonts w:cs="Angsana New"/>
                      <w:color w:val="000000"/>
                      <w:cs/>
                    </w:rPr>
                    <w:t>(</w:t>
                  </w:r>
                  <w:r w:rsidRPr="00190D21">
                    <w:rPr>
                      <w:color w:val="000000"/>
                    </w:rPr>
                    <w:t>P100002</w:t>
                  </w:r>
                  <w:r w:rsidRPr="00190D21">
                    <w:rPr>
                      <w:rFonts w:cs="Angsana New"/>
                      <w:color w:val="000000"/>
                      <w:cs/>
                    </w:rPr>
                    <w:t>)</w:t>
                  </w:r>
                </w:p>
              </w:tc>
              <w:tc>
                <w:tcPr>
                  <w:tcW w:w="2670" w:type="dxa"/>
                </w:tcPr>
                <w:p w:rsidRPr="00190D21" w:rsidR="004F0A6D" w:rsidP="00D733A8" w:rsidRDefault="004F0A6D" w14:paraId="21C22176" w14:textId="77777777">
                  <w:pPr>
                    <w:rPr>
                      <w:color w:val="000000"/>
                    </w:rPr>
                  </w:pPr>
                  <w:r w:rsidRPr="00190D21">
                    <w:rPr>
                      <w:color w:val="000000"/>
                    </w:rPr>
                    <w:t>10000002</w:t>
                  </w:r>
                </w:p>
              </w:tc>
            </w:tr>
            <w:tr w:rsidRPr="00190D21" w:rsidR="004F0A6D" w:rsidTr="00D733A8" w14:paraId="127A2FEB" w14:textId="77777777">
              <w:tc>
                <w:tcPr>
                  <w:tcW w:w="2669" w:type="dxa"/>
                </w:tcPr>
                <w:p w:rsidRPr="00190D21" w:rsidR="004F0A6D" w:rsidP="00D733A8" w:rsidRDefault="004F0A6D" w14:paraId="6BC5F5A3" w14:textId="77777777">
                  <w:pPr>
                    <w:rPr>
                      <w:color w:val="000000"/>
                    </w:rPr>
                  </w:pPr>
                  <w:r w:rsidRPr="00190D21">
                    <w:rPr>
                      <w:color w:val="000000"/>
                    </w:rPr>
                    <w:t>PO Mobile 3</w:t>
                  </w:r>
                </w:p>
              </w:tc>
              <w:tc>
                <w:tcPr>
                  <w:tcW w:w="2670" w:type="dxa"/>
                </w:tcPr>
                <w:p w:rsidRPr="00190D21" w:rsidR="004F0A6D" w:rsidP="00D733A8" w:rsidRDefault="004F0A6D" w14:paraId="246D5C49" w14:textId="77777777">
                  <w:pPr>
                    <w:rPr>
                      <w:color w:val="000000"/>
                    </w:rPr>
                  </w:pPr>
                  <w:r w:rsidRPr="00190D21">
                    <w:rPr>
                      <w:color w:val="000000"/>
                    </w:rPr>
                    <w:t>10000003</w:t>
                  </w:r>
                </w:p>
              </w:tc>
            </w:tr>
            <w:tr w:rsidR="004F0A6D" w:rsidTr="00D733A8" w14:paraId="2F393A09" w14:textId="77777777">
              <w:tc>
                <w:tcPr>
                  <w:tcW w:w="2669" w:type="dxa"/>
                </w:tcPr>
                <w:p w:rsidRPr="00190D21" w:rsidR="004F0A6D" w:rsidP="00D733A8" w:rsidRDefault="004F0A6D" w14:paraId="748D0436" w14:textId="77777777">
                  <w:pPr>
                    <w:rPr>
                      <w:color w:val="000000"/>
                    </w:rPr>
                  </w:pPr>
                  <w:r w:rsidRPr="00190D21">
                    <w:rPr>
                      <w:color w:val="000000"/>
                    </w:rPr>
                    <w:t>PO Mobile 4</w:t>
                  </w:r>
                </w:p>
              </w:tc>
              <w:tc>
                <w:tcPr>
                  <w:tcW w:w="2670" w:type="dxa"/>
                </w:tcPr>
                <w:p w:rsidR="004F0A6D" w:rsidP="00D733A8" w:rsidRDefault="004F0A6D" w14:paraId="60E79482" w14:textId="77777777">
                  <w:pPr>
                    <w:rPr>
                      <w:color w:val="000000"/>
                    </w:rPr>
                  </w:pPr>
                  <w:r w:rsidRPr="00190D21">
                    <w:rPr>
                      <w:color w:val="000000"/>
                    </w:rPr>
                    <w:t>10000004</w:t>
                  </w:r>
                </w:p>
              </w:tc>
            </w:tr>
          </w:tbl>
          <w:p w:rsidRPr="00BD6930" w:rsidR="004F0A6D" w:rsidP="00671439" w:rsidRDefault="004F0A6D" w14:paraId="71CDDAC2" w14:textId="77777777">
            <w:pPr>
              <w:rPr>
                <w:cs/>
              </w:rPr>
            </w:pPr>
          </w:p>
        </w:tc>
      </w:tr>
      <w:tr w:rsidRPr="008979A8" w:rsidR="004F0A6D" w:rsidTr="00DC4427" w14:paraId="6350FF8D" w14:textId="77777777">
        <w:trPr>
          <w:trHeight w:val="111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Pr="00BD6930" w:rsidR="004F0A6D" w:rsidP="00DC4427" w:rsidRDefault="004F0A6D" w14:paraId="20652534" w14:textId="5B68B4F5">
            <w:pPr>
              <w:pStyle w:val="HeaderTable"/>
              <w:rPr>
                <w:rtl/>
                <w:cs/>
              </w:rPr>
            </w:pPr>
            <w:r>
              <w:t>End Reward Offering Section</w:t>
            </w:r>
          </w:p>
        </w:tc>
      </w:tr>
      <w:tr w:rsidRPr="008979A8" w:rsidR="004F0A6D" w:rsidTr="00E42349" w14:paraId="15E347B3" w14:textId="77777777">
        <w:trPr>
          <w:trHeight w:val="111"/>
        </w:trPr>
        <w:tc>
          <w:tcPr>
            <w:tcW w:w="923" w:type="pct"/>
          </w:tcPr>
          <w:p w:rsidR="004F0A6D" w:rsidP="00387F16" w:rsidRDefault="004F0A6D" w14:paraId="67DEF138" w14:textId="69FBF92C">
            <w:pPr>
              <w:rPr>
                <w:rFonts w:cs="CordiaUPC"/>
              </w:rPr>
            </w:pPr>
            <w:r>
              <w:rPr>
                <w:rFonts w:cs="CordiaUPC"/>
              </w:rPr>
              <w:t>rewardChannel</w:t>
            </w:r>
          </w:p>
        </w:tc>
        <w:tc>
          <w:tcPr>
            <w:tcW w:w="1004" w:type="pct"/>
          </w:tcPr>
          <w:p w:rsidR="004F0A6D" w:rsidP="00387F16" w:rsidRDefault="004F0A6D" w14:paraId="6ED8E3E8" w14:textId="4BE96E44">
            <w:pPr>
              <w:rPr>
                <w:rFonts w:cs="CordiaUPC"/>
              </w:rPr>
            </w:pPr>
            <w:r>
              <w:t>Shuttle</w:t>
            </w:r>
          </w:p>
        </w:tc>
        <w:tc>
          <w:tcPr>
            <w:tcW w:w="3073" w:type="pct"/>
          </w:tcPr>
          <w:p w:rsidR="004F0A6D" w:rsidP="003A1850" w:rsidRDefault="004F0A6D" w14:paraId="55380782" w14:textId="1635C136">
            <w:pPr>
              <w:rPr>
                <w:color w:val="FF0000"/>
              </w:rPr>
            </w:pPr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264A12">
              <w:rPr>
                <w:rFonts w:cs="Angsana New"/>
                <w:color w:val="FF0000"/>
                <w:cs/>
              </w:rPr>
              <w:t>*</w:t>
            </w:r>
            <w:r w:rsidRPr="00264A12">
              <w:rPr>
                <w:color w:val="FF0000"/>
              </w:rPr>
              <w:t>Reward Channel</w:t>
            </w:r>
          </w:p>
          <w:p w:rsidR="004F0A6D" w:rsidP="00BB37B4" w:rsidRDefault="004F0A6D" w14:paraId="11AC3112" w14:textId="6184FA24">
            <w:pPr>
              <w:rPr>
                <w:bCs/>
              </w:rPr>
            </w:pPr>
            <w:r w:rsidRPr="00D667D1">
              <w:t xml:space="preserve">List of value </w:t>
            </w:r>
            <w:r w:rsidRPr="00D667D1">
              <w:rPr>
                <w:cs/>
              </w:rPr>
              <w:t xml:space="preserve">: </w:t>
            </w:r>
            <w:r w:rsidRPr="00D667D1">
              <w:rPr>
                <w:rFonts w:hint="cs"/>
                <w:cs/>
              </w:rPr>
              <w:t>ดึง</w:t>
            </w:r>
            <w:r>
              <w:rPr>
                <w:rFonts w:hint="cs"/>
                <w:cs/>
              </w:rPr>
              <w:t xml:space="preserve">ข้อมูลจาก </w:t>
            </w:r>
            <w:r>
              <w:t xml:space="preserve">DB </w:t>
            </w:r>
            <w:r>
              <w:rPr>
                <w:rFonts w:hint="cs"/>
                <w:cs/>
              </w:rPr>
              <w:t xml:space="preserve">ที่ </w:t>
            </w:r>
            <w:r>
              <w:t xml:space="preserve">Table </w:t>
            </w:r>
            <w:r>
              <w:rPr>
                <w:rFonts w:cs="Angsana New"/>
                <w:cs/>
              </w:rPr>
              <w:t xml:space="preserve">: </w:t>
            </w:r>
            <w:r>
              <w:t>TOPUP_CHANNEL</w:t>
            </w:r>
          </w:p>
        </w:tc>
      </w:tr>
      <w:tr w:rsidRPr="008979A8" w:rsidR="004F0A6D" w:rsidTr="00E42349" w14:paraId="2283EDE0" w14:textId="77777777">
        <w:trPr>
          <w:trHeight w:val="111"/>
        </w:trPr>
        <w:tc>
          <w:tcPr>
            <w:tcW w:w="923" w:type="pct"/>
          </w:tcPr>
          <w:p w:rsidR="004F0A6D" w:rsidP="00387F16" w:rsidRDefault="004F0A6D" w14:paraId="77AC88C7" w14:textId="2D84D9D8">
            <w:r>
              <w:rPr>
                <w:rFonts w:cs="CordiaUPC"/>
              </w:rPr>
              <w:t>rewardCondition</w:t>
            </w:r>
          </w:p>
        </w:tc>
        <w:tc>
          <w:tcPr>
            <w:tcW w:w="1004" w:type="pct"/>
          </w:tcPr>
          <w:p w:rsidR="004F0A6D" w:rsidP="00387F16" w:rsidRDefault="004F0A6D" w14:paraId="310843DD" w14:textId="5CA60D02">
            <w:r>
              <w:rPr>
                <w:rFonts w:cs="CordiaUPC"/>
              </w:rPr>
              <w:t>Text Area</w:t>
            </w:r>
          </w:p>
        </w:tc>
        <w:tc>
          <w:tcPr>
            <w:tcW w:w="3073" w:type="pct"/>
          </w:tcPr>
          <w:p w:rsidR="004F0A6D" w:rsidP="00387F16" w:rsidRDefault="004F0A6D" w14:paraId="694DE1E3" w14:textId="77777777">
            <w:pPr>
              <w:pStyle w:val="HeaderTable"/>
              <w:spacing w:line="360" w:lineRule="auto"/>
              <w:rPr>
                <w:b w:val="0"/>
                <w:bCs/>
                <w:lang w:bidi="th-TH"/>
              </w:rPr>
            </w:pPr>
            <w:r>
              <w:rPr>
                <w:b w:val="0"/>
                <w:bCs/>
                <w:lang w:bidi="th-TH"/>
              </w:rPr>
              <w:t xml:space="preserve">Label </w:t>
            </w:r>
            <w:r>
              <w:rPr>
                <w:rFonts w:cs="Angsana New"/>
                <w:b w:val="0"/>
                <w:bCs/>
                <w:cs/>
                <w:lang w:bidi="th-TH"/>
              </w:rPr>
              <w:t xml:space="preserve">: </w:t>
            </w:r>
            <w:r>
              <w:rPr>
                <w:b w:val="0"/>
                <w:bCs/>
                <w:lang w:bidi="th-TH"/>
              </w:rPr>
              <w:t>Reward Condition</w:t>
            </w:r>
          </w:p>
          <w:p w:rsidR="004F0A6D" w:rsidP="00BE3FFF" w:rsidRDefault="004F0A6D" w14:paraId="7B2701FB" w14:textId="6BDFAB56">
            <w:r>
              <w:rPr>
                <w:bCs/>
              </w:rPr>
              <w:t xml:space="preserve">Max Length </w:t>
            </w:r>
            <w:r>
              <w:rPr>
                <w:rFonts w:cs="Angsana New"/>
                <w:bCs/>
                <w:cs/>
              </w:rPr>
              <w:t xml:space="preserve">: </w:t>
            </w:r>
            <w:r>
              <w:rPr>
                <w:bCs/>
              </w:rPr>
              <w:t>4000 characters</w:t>
            </w:r>
          </w:p>
        </w:tc>
      </w:tr>
      <w:tr w:rsidRPr="008979A8" w:rsidR="004F0A6D" w:rsidTr="00E42349" w14:paraId="26D19A37" w14:textId="77777777">
        <w:trPr>
          <w:trHeight w:val="111"/>
        </w:trPr>
        <w:tc>
          <w:tcPr>
            <w:tcW w:w="923" w:type="pct"/>
          </w:tcPr>
          <w:p w:rsidR="004F0A6D" w:rsidP="00387F16" w:rsidRDefault="004F0A6D" w14:paraId="2B7E5282" w14:textId="7EBCF554">
            <w:r>
              <w:rPr>
                <w:rFonts w:cs="CordiaUPC"/>
              </w:rPr>
              <w:t>rewardExpireDate</w:t>
            </w:r>
          </w:p>
        </w:tc>
        <w:tc>
          <w:tcPr>
            <w:tcW w:w="1004" w:type="pct"/>
          </w:tcPr>
          <w:p w:rsidR="004F0A6D" w:rsidP="00387F16" w:rsidRDefault="004F0A6D" w14:paraId="28300BE3" w14:textId="321C97B8">
            <w:r>
              <w:rPr>
                <w:rFonts w:cs="CordiaUPC"/>
              </w:rPr>
              <w:t>Date</w:t>
            </w:r>
          </w:p>
        </w:tc>
        <w:tc>
          <w:tcPr>
            <w:tcW w:w="3073" w:type="pct"/>
          </w:tcPr>
          <w:p w:rsidR="004F0A6D" w:rsidP="00387F16" w:rsidRDefault="004F0A6D" w14:paraId="5644C1F4" w14:textId="2741ED57">
            <w:r>
              <w:rPr>
                <w:bCs/>
              </w:rPr>
              <w:t xml:space="preserve">Label </w:t>
            </w:r>
            <w:r>
              <w:rPr>
                <w:bCs/>
                <w:cs/>
              </w:rPr>
              <w:t xml:space="preserve">: </w:t>
            </w:r>
            <w:r w:rsidRPr="00264A12">
              <w:rPr>
                <w:rFonts w:cs="Angsana New"/>
                <w:bCs/>
                <w:color w:val="FF0000"/>
                <w:cs/>
              </w:rPr>
              <w:t>*</w:t>
            </w:r>
            <w:r w:rsidRPr="00264A12">
              <w:rPr>
                <w:bCs/>
                <w:color w:val="FF0000"/>
              </w:rPr>
              <w:t>Reward Expire Date</w:t>
            </w:r>
          </w:p>
        </w:tc>
      </w:tr>
      <w:tr w:rsidRPr="008979A8" w:rsidR="004F0A6D" w:rsidTr="00BB37B4" w14:paraId="10D97174" w14:textId="77777777">
        <w:trPr>
          <w:trHeight w:val="111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4F0A6D" w:rsidP="00BB37B4" w:rsidRDefault="004F0A6D" w14:paraId="7FF90FA0" w14:textId="1FC891BF">
            <w:pPr>
              <w:pStyle w:val="HeaderTable"/>
            </w:pPr>
            <w:r>
              <w:t xml:space="preserve">Reward </w:t>
            </w:r>
            <w:r w:rsidRPr="008979A8">
              <w:t xml:space="preserve">Duration </w:t>
            </w:r>
            <w:r>
              <w:t>Section</w:t>
            </w:r>
          </w:p>
        </w:tc>
      </w:tr>
      <w:tr w:rsidRPr="008979A8" w:rsidR="004F0A6D" w:rsidTr="00E42349" w14:paraId="083F47CF" w14:textId="77777777">
        <w:trPr>
          <w:trHeight w:val="111"/>
        </w:trPr>
        <w:tc>
          <w:tcPr>
            <w:tcW w:w="923" w:type="pct"/>
          </w:tcPr>
          <w:p w:rsidR="004F0A6D" w:rsidP="00387F16" w:rsidRDefault="004F0A6D" w14:paraId="047A4D98" w14:textId="17A6FA3C">
            <w:pPr>
              <w:rPr>
                <w:rFonts w:cs="CordiaUPC"/>
              </w:rPr>
            </w:pPr>
            <w:r>
              <w:rPr>
                <w:rFonts w:cs="CordiaUPC"/>
              </w:rPr>
              <w:t>rewardD</w:t>
            </w:r>
            <w:r w:rsidRPr="008979A8">
              <w:rPr>
                <w:rFonts w:cs="CordiaUPC"/>
              </w:rPr>
              <w:t>urationType</w:t>
            </w:r>
          </w:p>
        </w:tc>
        <w:tc>
          <w:tcPr>
            <w:tcW w:w="1004" w:type="pct"/>
          </w:tcPr>
          <w:p w:rsidR="004F0A6D" w:rsidP="00387F16" w:rsidRDefault="004F0A6D" w14:paraId="62FF7651" w14:textId="5250CE0B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>Radio Button</w:t>
            </w:r>
          </w:p>
        </w:tc>
        <w:tc>
          <w:tcPr>
            <w:tcW w:w="3073" w:type="pct"/>
          </w:tcPr>
          <w:p w:rsidR="004F0A6D" w:rsidP="00AA38E2" w:rsidRDefault="004F0A6D" w14:paraId="00FD523E" w14:textId="1459C90F">
            <w:pPr>
              <w:rPr>
                <w:rFonts w:cs="CordiaUPC"/>
                <w:color w:val="FF0000"/>
              </w:rPr>
            </w:pPr>
            <w:r w:rsidRPr="008979A8">
              <w:rPr>
                <w:rFonts w:cs="CordiaUPC"/>
              </w:rPr>
              <w:t xml:space="preserve">Label </w:t>
            </w:r>
            <w:r w:rsidRPr="008979A8">
              <w:rPr>
                <w:rFonts w:cs="Angsana New"/>
                <w:cs/>
              </w:rPr>
              <w:t xml:space="preserve">:  </w:t>
            </w:r>
            <w:r w:rsidRPr="008979A8">
              <w:rPr>
                <w:rFonts w:cs="Angsana New"/>
                <w:color w:val="FF0000"/>
                <w:cs/>
              </w:rPr>
              <w:t>*</w:t>
            </w:r>
            <w:r>
              <w:rPr>
                <w:rFonts w:cs="CordiaUPC"/>
                <w:color w:val="FF0000"/>
              </w:rPr>
              <w:t xml:space="preserve">Reward </w:t>
            </w:r>
            <w:r w:rsidRPr="008979A8">
              <w:rPr>
                <w:rFonts w:cs="CordiaUPC"/>
                <w:color w:val="FF0000"/>
              </w:rPr>
              <w:t>Duration Type</w:t>
            </w:r>
          </w:p>
          <w:p w:rsidRPr="00ED17BA" w:rsidR="004F0A6D" w:rsidP="00AA38E2" w:rsidRDefault="004F0A6D" w14:paraId="1148CAA0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 xml:space="preserve">Default Value </w:t>
            </w:r>
            <w:r w:rsidRPr="008979A8">
              <w:rPr>
                <w:rFonts w:cs="Angsana New"/>
                <w:cs/>
              </w:rPr>
              <w:t>: “</w:t>
            </w:r>
            <w:r w:rsidRPr="008979A8">
              <w:rPr>
                <w:rFonts w:cs="CordiaUPC"/>
              </w:rPr>
              <w:t>Depend on Package</w:t>
            </w:r>
            <w:r w:rsidRPr="008979A8">
              <w:rPr>
                <w:rFonts w:cs="Angsana New"/>
                <w:cs/>
              </w:rPr>
              <w:t>”</w:t>
            </w:r>
          </w:p>
          <w:p w:rsidR="004F0A6D" w:rsidP="00AA38E2" w:rsidRDefault="004F0A6D" w14:paraId="30921526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List of Value </w:t>
            </w:r>
            <w:r>
              <w:rPr>
                <w:rFonts w:cs="Angsana New"/>
                <w:cs/>
              </w:rPr>
              <w:t xml:space="preserve">: </w:t>
            </w:r>
            <w:r w:rsidRPr="00B916D9">
              <w:rPr>
                <w:rFonts w:cs="Angsana New"/>
                <w:cs/>
              </w:rPr>
              <w:t>ดึงข้อมูลจาก</w:t>
            </w:r>
            <w:r w:rsidRPr="00B916D9">
              <w:rPr>
                <w:rFonts w:cs="CordiaUPC"/>
              </w:rPr>
              <w:t xml:space="preserve">DB </w:t>
            </w:r>
            <w:r w:rsidRPr="00B916D9">
              <w:rPr>
                <w:rFonts w:cs="Angsana New"/>
                <w:cs/>
              </w:rPr>
              <w:t xml:space="preserve">ที่ </w:t>
            </w:r>
            <w:r w:rsidRPr="00B916D9">
              <w:rPr>
                <w:rFonts w:cs="CordiaUPC"/>
              </w:rPr>
              <w:t xml:space="preserve">Table FLW_CFG_LOV </w:t>
            </w:r>
            <w:r w:rsidRPr="00B916D9">
              <w:rPr>
                <w:rFonts w:cs="Angsana New"/>
                <w:cs/>
              </w:rPr>
              <w:t xml:space="preserve">โดย </w:t>
            </w:r>
            <w:r w:rsidRPr="00B916D9">
              <w:rPr>
                <w:rFonts w:cs="CordiaUPC"/>
              </w:rPr>
              <w:t xml:space="preserve">group_type </w:t>
            </w:r>
            <w:r w:rsidRPr="00B916D9">
              <w:rPr>
                <w:rFonts w:cs="Angsana New"/>
                <w:cs/>
              </w:rPr>
              <w:t>= ‘</w:t>
            </w:r>
            <w:r w:rsidRPr="008979A8">
              <w:rPr>
                <w:rFonts w:cs="CordiaUPC"/>
              </w:rPr>
              <w:t>Duration</w:t>
            </w:r>
            <w:r>
              <w:rPr>
                <w:rFonts w:cs="Angsana New"/>
                <w:cs/>
              </w:rPr>
              <w:t xml:space="preserve"> </w:t>
            </w:r>
            <w:r w:rsidRPr="008979A8">
              <w:rPr>
                <w:rFonts w:cs="CordiaUPC"/>
              </w:rPr>
              <w:t>Type</w:t>
            </w:r>
            <w:r>
              <w:rPr>
                <w:rFonts w:cs="Angsana New"/>
                <w:cs/>
              </w:rPr>
              <w:t>’</w:t>
            </w:r>
          </w:p>
          <w:p w:rsidRPr="008979A8" w:rsidR="004F0A6D" w:rsidP="00AA38E2" w:rsidRDefault="004F0A6D" w14:paraId="6F421A8C" w14:textId="77777777">
            <w:pPr>
              <w:spacing w:after="0" w:line="259" w:lineRule="auto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เมื่อคลิกเลือกค่าเป็น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Depend on Package</w:t>
            </w:r>
            <w:r>
              <w:rPr>
                <w:rFonts w:cs="Angsana New"/>
                <w:cs/>
              </w:rPr>
              <w:t xml:space="preserve">” </w:t>
            </w:r>
            <w:r w:rsidRPr="008979A8">
              <w:rPr>
                <w:rFonts w:cs="Angsana New"/>
                <w:cs/>
              </w:rPr>
              <w:t xml:space="preserve">ให้ </w:t>
            </w:r>
            <w:r w:rsidRPr="008979A8">
              <w:rPr>
                <w:rFonts w:cs="CordiaUPC"/>
              </w:rPr>
              <w:t xml:space="preserve">Default </w:t>
            </w:r>
            <w:r w:rsidRPr="008979A8">
              <w:rPr>
                <w:rFonts w:cs="Angsana New"/>
                <w:cs/>
              </w:rPr>
              <w:t>ค่า</w:t>
            </w:r>
          </w:p>
          <w:p w:rsidR="004F0A6D" w:rsidP="00BB37B4" w:rsidRDefault="004F0A6D" w14:paraId="0D8963ED" w14:textId="77777777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cs="CordiaUPC"/>
              </w:rPr>
            </w:pPr>
            <w:r>
              <w:rPr>
                <w:rFonts w:cs="CordiaUPC"/>
              </w:rPr>
              <w:t>d</w:t>
            </w:r>
            <w:r w:rsidRPr="008979A8">
              <w:rPr>
                <w:rFonts w:cs="CordiaUPC"/>
              </w:rPr>
              <w:t>uration</w:t>
            </w:r>
            <w:r>
              <w:rPr>
                <w:rFonts w:cs="CordiaUPC"/>
              </w:rPr>
              <w:t>F</w:t>
            </w:r>
            <w:r w:rsidRPr="008979A8">
              <w:rPr>
                <w:rFonts w:cs="CordiaUPC"/>
              </w:rPr>
              <w:t xml:space="preserve">rom </w:t>
            </w:r>
            <w:r w:rsidRPr="008979A8">
              <w:rPr>
                <w:rFonts w:cs="Angsana New"/>
                <w:cs/>
              </w:rPr>
              <w:t xml:space="preserve">= </w:t>
            </w:r>
            <w:r w:rsidRPr="008979A8">
              <w:rPr>
                <w:rFonts w:cs="CordiaUPC"/>
              </w:rPr>
              <w:t>1</w:t>
            </w:r>
          </w:p>
          <w:p w:rsidRPr="00BB37B4" w:rsidR="004F0A6D" w:rsidP="00BB37B4" w:rsidRDefault="004F0A6D" w14:paraId="7D6AE0CE" w14:textId="6ACB2FD8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cs="CordiaUPC"/>
              </w:rPr>
            </w:pPr>
            <w:r w:rsidRPr="00BB37B4">
              <w:rPr>
                <w:rFonts w:cs="CordiaUPC"/>
              </w:rPr>
              <w:t xml:space="preserve">durationTo </w:t>
            </w:r>
            <w:r w:rsidRPr="00BB37B4">
              <w:rPr>
                <w:rFonts w:cs="Angsana New"/>
                <w:cs/>
              </w:rPr>
              <w:t xml:space="preserve">= </w:t>
            </w:r>
            <w:r w:rsidRPr="00BB37B4">
              <w:rPr>
                <w:rFonts w:cs="CordiaUPC"/>
              </w:rPr>
              <w:t>packageDuration</w:t>
            </w:r>
          </w:p>
        </w:tc>
      </w:tr>
      <w:tr w:rsidRPr="008979A8" w:rsidR="004F0A6D" w:rsidTr="00E42349" w14:paraId="38A83441" w14:textId="77777777">
        <w:trPr>
          <w:trHeight w:val="111"/>
        </w:trPr>
        <w:tc>
          <w:tcPr>
            <w:tcW w:w="923" w:type="pct"/>
          </w:tcPr>
          <w:p w:rsidR="004F0A6D" w:rsidP="00387F16" w:rsidRDefault="004F0A6D" w14:paraId="0CEDD874" w14:textId="009BF985">
            <w:pPr>
              <w:rPr>
                <w:rFonts w:cs="CordiaUPC"/>
              </w:rPr>
            </w:pPr>
            <w:r>
              <w:rPr>
                <w:rFonts w:cs="CordiaUPC"/>
              </w:rPr>
              <w:t>rewardD</w:t>
            </w:r>
            <w:r w:rsidRPr="008979A8">
              <w:rPr>
                <w:rFonts w:cs="CordiaUPC"/>
              </w:rPr>
              <w:t>urationFrom</w:t>
            </w:r>
          </w:p>
        </w:tc>
        <w:tc>
          <w:tcPr>
            <w:tcW w:w="1004" w:type="pct"/>
          </w:tcPr>
          <w:p w:rsidR="004F0A6D" w:rsidP="00387F16" w:rsidRDefault="004F0A6D" w14:paraId="1B9583CE" w14:textId="591F97A1">
            <w:pPr>
              <w:rPr>
                <w:rFonts w:cs="CordiaUPC"/>
              </w:rPr>
            </w:pPr>
            <w:r>
              <w:rPr>
                <w:rFonts w:cs="CordiaUPC"/>
              </w:rPr>
              <w:t>Text Box</w:t>
            </w:r>
          </w:p>
        </w:tc>
        <w:tc>
          <w:tcPr>
            <w:tcW w:w="3073" w:type="pct"/>
          </w:tcPr>
          <w:p w:rsidR="004F0A6D" w:rsidP="00AA38E2" w:rsidRDefault="004F0A6D" w14:paraId="2C08D029" w14:textId="39FA8B4A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 xml:space="preserve">Label </w:t>
            </w:r>
            <w:r w:rsidRPr="008979A8">
              <w:rPr>
                <w:rFonts w:cs="Angsana New"/>
                <w:cs/>
              </w:rPr>
              <w:t xml:space="preserve">:  </w:t>
            </w:r>
            <w:r w:rsidRPr="008979A8">
              <w:rPr>
                <w:rFonts w:cs="Angsana New"/>
                <w:color w:val="FF0000"/>
                <w:cs/>
              </w:rPr>
              <w:t>*</w:t>
            </w:r>
            <w:r>
              <w:rPr>
                <w:rFonts w:cs="CordiaUPC"/>
                <w:color w:val="FF0000"/>
              </w:rPr>
              <w:t xml:space="preserve"> Reward </w:t>
            </w:r>
            <w:r w:rsidRPr="008979A8">
              <w:rPr>
                <w:rFonts w:cs="CordiaUPC"/>
                <w:color w:val="FF0000"/>
              </w:rPr>
              <w:t>Duration</w:t>
            </w:r>
            <w:r>
              <w:rPr>
                <w:rFonts w:cs="Angsana New"/>
                <w:cs/>
              </w:rPr>
              <w:t xml:space="preserve"> : …</w:t>
            </w:r>
            <w:r>
              <w:rPr>
                <w:rFonts w:cs="CordiaUPC"/>
              </w:rPr>
              <w:t>From</w:t>
            </w:r>
            <w:r>
              <w:rPr>
                <w:rFonts w:cs="Angsana New"/>
                <w:cs/>
              </w:rPr>
              <w:t xml:space="preserve">… </w:t>
            </w:r>
            <w:r>
              <w:rPr>
                <w:rFonts w:cs="CordiaUPC"/>
              </w:rPr>
              <w:t xml:space="preserve">to </w:t>
            </w:r>
            <w:r>
              <w:rPr>
                <w:rFonts w:cs="Angsana New"/>
                <w:cs/>
              </w:rPr>
              <w:t>…</w:t>
            </w:r>
            <w:r>
              <w:rPr>
                <w:rFonts w:cs="CordiaUPC"/>
              </w:rPr>
              <w:t>To</w:t>
            </w:r>
            <w:r>
              <w:rPr>
                <w:rFonts w:cs="Angsana New"/>
                <w:cs/>
              </w:rPr>
              <w:t>… …</w:t>
            </w:r>
            <w:r>
              <w:rPr>
                <w:rFonts w:cs="CordiaUPC"/>
              </w:rPr>
              <w:t>Unit</w:t>
            </w:r>
            <w:r>
              <w:rPr>
                <w:rFonts w:cs="Angsana New"/>
                <w:cs/>
              </w:rPr>
              <w:t>…</w:t>
            </w:r>
          </w:p>
          <w:p w:rsidR="004F0A6D" w:rsidP="00AA38E2" w:rsidRDefault="004F0A6D" w14:paraId="6926721C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 xml:space="preserve">Enabled </w:t>
            </w:r>
            <w:r w:rsidRPr="008979A8">
              <w:rPr>
                <w:rFonts w:cs="Angsana New"/>
                <w:cs/>
              </w:rPr>
              <w:t xml:space="preserve">เมื่อ </w:t>
            </w:r>
            <w:r w:rsidRPr="008979A8">
              <w:rPr>
                <w:rFonts w:cs="CordiaUPC"/>
              </w:rPr>
              <w:t xml:space="preserve">Duration Type </w:t>
            </w:r>
            <w:r w:rsidRPr="008979A8">
              <w:rPr>
                <w:rFonts w:cs="Angsana New"/>
                <w:cs/>
              </w:rPr>
              <w:t>เป็น “</w:t>
            </w:r>
            <w:r w:rsidRPr="008979A8">
              <w:rPr>
                <w:rFonts w:cs="CordiaUPC"/>
              </w:rPr>
              <w:t>Specific</w:t>
            </w:r>
            <w:r w:rsidRPr="008979A8">
              <w:rPr>
                <w:rFonts w:cs="Angsana New"/>
                <w:cs/>
              </w:rPr>
              <w:t>”</w:t>
            </w:r>
          </w:p>
          <w:p w:rsidR="004F0A6D" w:rsidP="00AA38E2" w:rsidRDefault="004F0A6D" w14:paraId="02F48560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Default Value </w:t>
            </w:r>
            <w:r>
              <w:rPr>
                <w:rFonts w:cs="Angsana New"/>
                <w:cs/>
              </w:rPr>
              <w:t>: “</w:t>
            </w:r>
            <w:r>
              <w:rPr>
                <w:rFonts w:cs="CordiaUPC"/>
              </w:rPr>
              <w:t>1</w:t>
            </w:r>
            <w:r>
              <w:rPr>
                <w:rFonts w:cs="Angsana New"/>
                <w:cs/>
              </w:rPr>
              <w:t>”</w:t>
            </w:r>
          </w:p>
          <w:p w:rsidR="004F0A6D" w:rsidP="00387F16" w:rsidRDefault="004F0A6D" w14:paraId="51EE2903" w14:textId="79AD683F">
            <w:pPr>
              <w:rPr>
                <w:bCs/>
              </w:rPr>
            </w:pPr>
            <w:r>
              <w:rPr>
                <w:rFonts w:hint="cs" w:cs="Angsana New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>:</w:t>
            </w:r>
            <w:r>
              <w:rPr>
                <w:rFonts w:hint="cs" w:cs="Angsana New"/>
                <w:cs/>
              </w:rPr>
              <w:t xml:space="preserve"> ใส่ได้เฉพาะตัวเลขเท่านั้น</w:t>
            </w:r>
          </w:p>
        </w:tc>
      </w:tr>
      <w:tr w:rsidRPr="008979A8" w:rsidR="004F0A6D" w:rsidTr="00E42349" w14:paraId="5FF5E871" w14:textId="77777777">
        <w:trPr>
          <w:trHeight w:val="111"/>
        </w:trPr>
        <w:tc>
          <w:tcPr>
            <w:tcW w:w="923" w:type="pct"/>
          </w:tcPr>
          <w:p w:rsidR="004F0A6D" w:rsidP="00AA38E2" w:rsidRDefault="004F0A6D" w14:paraId="27E96520" w14:textId="3EFBEAC5">
            <w:pPr>
              <w:rPr>
                <w:rFonts w:cs="CordiaUPC"/>
              </w:rPr>
            </w:pPr>
            <w:r>
              <w:rPr>
                <w:rFonts w:cs="CordiaUPC"/>
              </w:rPr>
              <w:t>rewardD</w:t>
            </w:r>
            <w:r w:rsidRPr="008979A8">
              <w:rPr>
                <w:rFonts w:cs="CordiaUPC"/>
              </w:rPr>
              <w:t>urationTo</w:t>
            </w:r>
          </w:p>
        </w:tc>
        <w:tc>
          <w:tcPr>
            <w:tcW w:w="1004" w:type="pct"/>
          </w:tcPr>
          <w:p w:rsidR="004F0A6D" w:rsidP="00387F16" w:rsidRDefault="004F0A6D" w14:paraId="3FD9495A" w14:textId="6DBB324D">
            <w:pPr>
              <w:rPr>
                <w:rFonts w:cs="CordiaUPC"/>
              </w:rPr>
            </w:pPr>
            <w:r>
              <w:rPr>
                <w:rFonts w:cs="CordiaUPC"/>
              </w:rPr>
              <w:t>Text Box</w:t>
            </w:r>
          </w:p>
        </w:tc>
        <w:tc>
          <w:tcPr>
            <w:tcW w:w="3073" w:type="pct"/>
          </w:tcPr>
          <w:p w:rsidR="004F0A6D" w:rsidP="00AA38E2" w:rsidRDefault="004F0A6D" w14:paraId="4185AAF6" w14:textId="77777777">
            <w:pPr>
              <w:rPr>
                <w:rFonts w:cs="CordiaUPC"/>
              </w:rPr>
            </w:pPr>
            <w:r w:rsidRPr="008979A8">
              <w:rPr>
                <w:rFonts w:cs="Angsana New"/>
                <w:cs/>
              </w:rPr>
              <w:t xml:space="preserve">อยู่บรรทัดเดียวกับ </w:t>
            </w:r>
            <w:r>
              <w:rPr>
                <w:rFonts w:cs="CordiaUPC"/>
              </w:rPr>
              <w:t>setRewardD</w:t>
            </w:r>
            <w:r w:rsidRPr="008979A8">
              <w:rPr>
                <w:rFonts w:cs="CordiaUPC"/>
              </w:rPr>
              <w:t>urationFrom</w:t>
            </w:r>
          </w:p>
          <w:p w:rsidR="004F0A6D" w:rsidP="00AA38E2" w:rsidRDefault="004F0A6D" w14:paraId="3FFC63ED" w14:textId="77777777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 xml:space="preserve">Enabled </w:t>
            </w:r>
            <w:r w:rsidRPr="008979A8">
              <w:rPr>
                <w:rFonts w:cs="Angsana New"/>
                <w:cs/>
              </w:rPr>
              <w:t xml:space="preserve">เมื่อ </w:t>
            </w:r>
            <w:r>
              <w:rPr>
                <w:rFonts w:cs="CordiaUPC"/>
              </w:rPr>
              <w:t>setRewardD</w:t>
            </w:r>
            <w:r w:rsidRPr="008979A8">
              <w:rPr>
                <w:rFonts w:cs="CordiaUPC"/>
              </w:rPr>
              <w:t xml:space="preserve">urationType </w:t>
            </w:r>
            <w:r w:rsidRPr="008979A8">
              <w:rPr>
                <w:rFonts w:cs="Angsana New"/>
                <w:cs/>
              </w:rPr>
              <w:t>เป็น “</w:t>
            </w:r>
            <w:r w:rsidRPr="008979A8">
              <w:rPr>
                <w:rFonts w:cs="CordiaUPC"/>
              </w:rPr>
              <w:t>Specific</w:t>
            </w:r>
            <w:r w:rsidRPr="008979A8">
              <w:rPr>
                <w:rFonts w:cs="Angsana New"/>
                <w:cs/>
              </w:rPr>
              <w:t>”</w:t>
            </w:r>
          </w:p>
          <w:p w:rsidR="004F0A6D" w:rsidP="00AA38E2" w:rsidRDefault="004F0A6D" w14:paraId="50925CA7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Default Value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CordiaUPC"/>
              </w:rPr>
              <w:t xml:space="preserve">Copy </w:t>
            </w:r>
            <w:r>
              <w:rPr>
                <w:rFonts w:hint="cs" w:cs="Angsana New"/>
                <w:cs/>
              </w:rPr>
              <w:t xml:space="preserve">ค่ามาจาก </w:t>
            </w:r>
            <w:r>
              <w:rPr>
                <w:rFonts w:cs="CordiaUPC"/>
              </w:rPr>
              <w:t>packageDuration</w:t>
            </w:r>
          </w:p>
          <w:p w:rsidR="004F0A6D" w:rsidP="00387F16" w:rsidRDefault="004F0A6D" w14:paraId="0DDFDB8A" w14:textId="19F95F8B">
            <w:pPr>
              <w:rPr>
                <w:bCs/>
              </w:rPr>
            </w:pPr>
            <w:r>
              <w:rPr>
                <w:rFonts w:hint="cs" w:cs="Angsana New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>:</w:t>
            </w:r>
            <w:r>
              <w:rPr>
                <w:rFonts w:hint="cs" w:cs="Angsana New"/>
                <w:cs/>
              </w:rPr>
              <w:t xml:space="preserve"> ใส่ได้เฉพาะตัวเลขเท่านั้น</w:t>
            </w:r>
          </w:p>
        </w:tc>
      </w:tr>
      <w:tr w:rsidRPr="008979A8" w:rsidR="004F0A6D" w:rsidTr="00E42349" w14:paraId="5280553D" w14:textId="77777777">
        <w:trPr>
          <w:trHeight w:val="111"/>
        </w:trPr>
        <w:tc>
          <w:tcPr>
            <w:tcW w:w="923" w:type="pct"/>
          </w:tcPr>
          <w:p w:rsidR="004F0A6D" w:rsidP="00AA38E2" w:rsidRDefault="004F0A6D" w14:paraId="6928F145" w14:textId="7F9FADD8">
            <w:pPr>
              <w:rPr>
                <w:rFonts w:cs="CordiaUPC"/>
              </w:rPr>
            </w:pPr>
            <w:r>
              <w:rPr>
                <w:rFonts w:cs="CordiaUPC"/>
              </w:rPr>
              <w:t>rewardD</w:t>
            </w:r>
            <w:r w:rsidRPr="008979A8">
              <w:rPr>
                <w:rFonts w:cs="CordiaUPC"/>
              </w:rPr>
              <w:t>uration</w:t>
            </w:r>
            <w:r>
              <w:rPr>
                <w:rFonts w:cs="CordiaUPC"/>
              </w:rPr>
              <w:t>U</w:t>
            </w:r>
            <w:r w:rsidRPr="008979A8">
              <w:rPr>
                <w:rFonts w:cs="CordiaUPC"/>
              </w:rPr>
              <w:t>nit</w:t>
            </w:r>
          </w:p>
        </w:tc>
        <w:tc>
          <w:tcPr>
            <w:tcW w:w="1004" w:type="pct"/>
          </w:tcPr>
          <w:p w:rsidR="004F0A6D" w:rsidP="00387F16" w:rsidRDefault="004F0A6D" w14:paraId="62BCC6AC" w14:textId="50E8A92C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>Drop Down List</w:t>
            </w:r>
          </w:p>
        </w:tc>
        <w:tc>
          <w:tcPr>
            <w:tcW w:w="3073" w:type="pct"/>
          </w:tcPr>
          <w:p w:rsidR="004F0A6D" w:rsidP="00AA38E2" w:rsidRDefault="004F0A6D" w14:paraId="08AEDDA5" w14:textId="77777777">
            <w:pPr>
              <w:spacing w:after="160" w:line="259" w:lineRule="auto"/>
              <w:rPr>
                <w:rFonts w:cs="CordiaUPC"/>
              </w:rPr>
            </w:pPr>
            <w:r w:rsidRPr="008979A8">
              <w:rPr>
                <w:rFonts w:cs="Angsana New"/>
                <w:cs/>
              </w:rPr>
              <w:t xml:space="preserve">อยู่บรรทัดเดียวกับ </w:t>
            </w:r>
            <w:r>
              <w:rPr>
                <w:rFonts w:cs="CordiaUPC"/>
              </w:rPr>
              <w:t>setRewardD</w:t>
            </w:r>
            <w:r w:rsidRPr="008979A8">
              <w:rPr>
                <w:rFonts w:cs="CordiaUPC"/>
              </w:rPr>
              <w:t>urationFrom</w:t>
            </w:r>
          </w:p>
          <w:p w:rsidRPr="008979A8" w:rsidR="004F0A6D" w:rsidP="00AA38E2" w:rsidRDefault="004F0A6D" w14:paraId="3779C28E" w14:textId="77777777">
            <w:pPr>
              <w:spacing w:after="160" w:line="259" w:lineRule="auto"/>
              <w:rPr>
                <w:rFonts w:cs="CordiaUPC"/>
              </w:rPr>
            </w:pPr>
            <w:r w:rsidRPr="008979A8">
              <w:rPr>
                <w:rFonts w:cs="CordiaUPC"/>
              </w:rPr>
              <w:t>Disabled</w:t>
            </w:r>
          </w:p>
          <w:p w:rsidRPr="008979A8" w:rsidR="004F0A6D" w:rsidP="00AA38E2" w:rsidRDefault="004F0A6D" w14:paraId="5529A397" w14:textId="77777777">
            <w:pPr>
              <w:spacing w:after="160" w:line="259" w:lineRule="auto"/>
              <w:rPr>
                <w:rFonts w:cs="CordiaUPC"/>
              </w:rPr>
            </w:pPr>
            <w:r w:rsidRPr="008979A8">
              <w:rPr>
                <w:rFonts w:cs="CordiaUPC"/>
              </w:rPr>
              <w:t>Default</w:t>
            </w:r>
            <w:r>
              <w:rPr>
                <w:rFonts w:cs="CordiaUPC"/>
              </w:rPr>
              <w:t xml:space="preserve"> Value </w:t>
            </w:r>
            <w:r>
              <w:rPr>
                <w:rFonts w:cs="Angsana New"/>
                <w:cs/>
              </w:rPr>
              <w:t>:</w:t>
            </w:r>
            <w:r w:rsidRPr="008979A8">
              <w:rPr>
                <w:rFonts w:cs="Angsana New"/>
                <w:cs/>
              </w:rPr>
              <w:t xml:space="preserve"> </w:t>
            </w:r>
            <w:r>
              <w:rPr>
                <w:rFonts w:cs="CordiaUPC"/>
              </w:rPr>
              <w:t xml:space="preserve">Copy </w:t>
            </w:r>
            <w:r>
              <w:rPr>
                <w:rFonts w:hint="cs" w:cs="Angsana New"/>
                <w:cs/>
              </w:rPr>
              <w:t>ค่ามาจาก</w:t>
            </w:r>
            <w:r w:rsidRPr="008979A8">
              <w:rPr>
                <w:rFonts w:cs="Angsana New"/>
                <w:cs/>
              </w:rPr>
              <w:t xml:space="preserve">  </w:t>
            </w:r>
            <w:r>
              <w:rPr>
                <w:rFonts w:cs="CordiaUPC"/>
              </w:rPr>
              <w:t>p</w:t>
            </w:r>
            <w:r w:rsidRPr="008979A8">
              <w:rPr>
                <w:rFonts w:cs="CordiaUPC"/>
              </w:rPr>
              <w:t>ackageDurationUnit</w:t>
            </w:r>
            <w:r w:rsidRPr="008979A8">
              <w:rPr>
                <w:rFonts w:cs="Angsana New"/>
                <w:cs/>
              </w:rPr>
              <w:t xml:space="preserve"> </w:t>
            </w:r>
          </w:p>
          <w:p w:rsidR="004F0A6D" w:rsidP="00387F16" w:rsidRDefault="004F0A6D" w14:paraId="7F1E8FD2" w14:textId="3975C82C">
            <w:pPr>
              <w:rPr>
                <w:bCs/>
              </w:rPr>
            </w:pPr>
            <w:r w:rsidRPr="001142BC">
              <w:t xml:space="preserve">List of Value </w:t>
            </w:r>
            <w:r w:rsidRPr="001142BC">
              <w:rPr>
                <w:rFonts w:cs="Angsana New"/>
                <w:cs/>
              </w:rPr>
              <w:t xml:space="preserve">: </w:t>
            </w:r>
            <w:r w:rsidRPr="00B916D9">
              <w:rPr>
                <w:rFonts w:cs="Angsana New"/>
                <w:cs/>
              </w:rPr>
              <w:t>ดึงข้อมูลจาก</w:t>
            </w:r>
            <w:r w:rsidRPr="00B916D9">
              <w:rPr>
                <w:rFonts w:cs="CordiaUPC"/>
              </w:rPr>
              <w:t xml:space="preserve">DB </w:t>
            </w:r>
            <w:r w:rsidRPr="00B916D9">
              <w:rPr>
                <w:rFonts w:cs="Angsana New"/>
                <w:cs/>
              </w:rPr>
              <w:t xml:space="preserve">ที่ </w:t>
            </w:r>
            <w:r w:rsidRPr="00B916D9">
              <w:rPr>
                <w:rFonts w:cs="CordiaUPC"/>
              </w:rPr>
              <w:t xml:space="preserve">Table FLW_CFG_LOV </w:t>
            </w:r>
            <w:r w:rsidRPr="00B916D9">
              <w:rPr>
                <w:rFonts w:cs="Angsana New"/>
                <w:cs/>
              </w:rPr>
              <w:t xml:space="preserve">โดย </w:t>
            </w:r>
            <w:r w:rsidRPr="00B916D9">
              <w:rPr>
                <w:rFonts w:cs="CordiaUPC"/>
              </w:rPr>
              <w:t xml:space="preserve">group_type </w:t>
            </w:r>
            <w:r w:rsidRPr="00B916D9">
              <w:rPr>
                <w:rFonts w:cs="Angsana New"/>
                <w:cs/>
              </w:rPr>
              <w:t>= ‘</w:t>
            </w:r>
            <w:r w:rsidRPr="008979A8">
              <w:rPr>
                <w:rFonts w:cs="CordiaUPC"/>
              </w:rPr>
              <w:t>Duration</w:t>
            </w:r>
            <w:r>
              <w:rPr>
                <w:rFonts w:cs="CordiaUPC"/>
              </w:rPr>
              <w:t xml:space="preserve"> Unit</w:t>
            </w:r>
            <w:r>
              <w:rPr>
                <w:rFonts w:cs="Angsana New"/>
                <w:cs/>
              </w:rPr>
              <w:t xml:space="preserve">’ </w:t>
            </w:r>
            <w:r>
              <w:rPr>
                <w:rFonts w:hint="cs" w:cs="Angsana New"/>
                <w:cs/>
              </w:rPr>
              <w:t xml:space="preserve">และ </w:t>
            </w:r>
            <w:r>
              <w:rPr>
                <w:rFonts w:cs="CordiaUPC"/>
              </w:rPr>
              <w:t xml:space="preserve">par_row_id_concat </w:t>
            </w:r>
            <w:r>
              <w:rPr>
                <w:rFonts w:hint="cs" w:cs="Angsana New"/>
                <w:cs/>
              </w:rPr>
              <w:t xml:space="preserve">ประกอบด้วย </w:t>
            </w:r>
            <w:r w:rsidRPr="001142BC">
              <w:t>customerType</w:t>
            </w:r>
            <w:r>
              <w:rPr>
                <w:rFonts w:hint="cs"/>
                <w:cs/>
              </w:rPr>
              <w:t xml:space="preserve"> และ </w:t>
            </w:r>
            <w:r>
              <w:t xml:space="preserve">lov_type </w:t>
            </w:r>
            <w:r>
              <w:rPr>
                <w:rFonts w:hint="cs"/>
                <w:cs/>
              </w:rPr>
              <w:t>ประกอบด้วย</w:t>
            </w:r>
            <w:r>
              <w:rPr>
                <w:rFonts w:cs="Angsana New"/>
                <w:cs/>
              </w:rPr>
              <w:t xml:space="preserve"> </w:t>
            </w:r>
            <w:r w:rsidRPr="001142BC">
              <w:t>productClass</w:t>
            </w:r>
          </w:p>
        </w:tc>
      </w:tr>
      <w:tr w:rsidRPr="008979A8" w:rsidR="004F0A6D" w:rsidTr="00BB37B4" w14:paraId="7B2A8660" w14:textId="77777777">
        <w:trPr>
          <w:trHeight w:val="111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4F0A6D" w:rsidP="00BB37B4" w:rsidRDefault="004F0A6D" w14:paraId="50878C9F" w14:textId="768D2489">
            <w:pPr>
              <w:pStyle w:val="HeaderTable"/>
            </w:pPr>
            <w:r w:rsidRPr="008979A8">
              <w:t>End</w:t>
            </w:r>
            <w:r w:rsidRPr="008979A8">
              <w:rPr>
                <w:rFonts w:cs="Angsana New"/>
                <w:bCs/>
                <w:cs/>
                <w:lang w:bidi="th-TH"/>
              </w:rPr>
              <w:t xml:space="preserve"> </w:t>
            </w:r>
            <w:r>
              <w:t xml:space="preserve">Reward </w:t>
            </w:r>
            <w:r w:rsidRPr="008979A8">
              <w:t xml:space="preserve">Duration </w:t>
            </w:r>
            <w:r>
              <w:t>Section</w:t>
            </w:r>
          </w:p>
        </w:tc>
      </w:tr>
      <w:tr w:rsidRPr="008979A8" w:rsidR="004F0A6D" w:rsidTr="00E42349" w14:paraId="4CD8B95D" w14:textId="77777777">
        <w:trPr>
          <w:trHeight w:val="111"/>
        </w:trPr>
        <w:tc>
          <w:tcPr>
            <w:tcW w:w="923" w:type="pct"/>
          </w:tcPr>
          <w:p w:rsidR="004F0A6D" w:rsidP="00387F16" w:rsidRDefault="004F0A6D" w14:paraId="5215EB06" w14:textId="4CA7836F">
            <w:r w:rsidRPr="008979A8">
              <w:rPr>
                <w:rFonts w:cs="Angsana New"/>
                <w:cs/>
              </w:rPr>
              <w:t xml:space="preserve">ปุ่ม </w:t>
            </w:r>
            <w:r w:rsidRPr="008979A8">
              <w:rPr>
                <w:rFonts w:cs="CordiaUPC"/>
              </w:rPr>
              <w:t>Add</w:t>
            </w:r>
          </w:p>
        </w:tc>
        <w:tc>
          <w:tcPr>
            <w:tcW w:w="1004" w:type="pct"/>
          </w:tcPr>
          <w:p w:rsidR="004F0A6D" w:rsidP="00387F16" w:rsidRDefault="004F0A6D" w14:paraId="2DE6241E" w14:textId="516A17F5">
            <w:r w:rsidRPr="008979A8">
              <w:rPr>
                <w:rFonts w:cs="CordiaUPC"/>
              </w:rPr>
              <w:t>Button</w:t>
            </w:r>
          </w:p>
        </w:tc>
        <w:tc>
          <w:tcPr>
            <w:tcW w:w="3073" w:type="pct"/>
          </w:tcPr>
          <w:p w:rsidR="004F0A6D" w:rsidP="00387F16" w:rsidRDefault="004F0A6D" w14:paraId="6E25FBA6" w14:textId="77777777">
            <w:pPr>
              <w:pStyle w:val="HeaderTable"/>
              <w:rPr>
                <w:b w:val="0"/>
                <w:bCs/>
                <w:lang w:bidi="th-TH"/>
              </w:rPr>
            </w:pPr>
            <w:r w:rsidRPr="008979A8">
              <w:rPr>
                <w:b w:val="0"/>
                <w:bCs/>
                <w:lang w:bidi="th-TH"/>
              </w:rPr>
              <w:t xml:space="preserve">Visible </w:t>
            </w:r>
            <w:r w:rsidRPr="008979A8">
              <w:rPr>
                <w:rFonts w:cs="Angsana New"/>
                <w:cs/>
                <w:lang w:bidi="th-TH"/>
              </w:rPr>
              <w:t>เมื่อมี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b w:val="0"/>
                <w:bCs/>
                <w:lang w:bidi="th-TH"/>
              </w:rPr>
              <w:t xml:space="preserve">Event </w:t>
            </w:r>
            <w:r w:rsidRPr="008979A8">
              <w:rPr>
                <w:rFonts w:cs="Angsana New"/>
                <w:cs/>
                <w:lang w:bidi="th-TH"/>
              </w:rPr>
              <w:t>มาจาก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b w:val="0"/>
                <w:bCs/>
                <w:lang w:bidi="th-TH"/>
              </w:rPr>
              <w:t xml:space="preserve">Table </w:t>
            </w:r>
            <w:r>
              <w:rPr>
                <w:b w:val="0"/>
                <w:bCs/>
                <w:lang w:bidi="th-TH"/>
              </w:rPr>
              <w:t>Section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rFonts w:cs="Angsana New"/>
                <w:cs/>
                <w:lang w:bidi="th-TH"/>
              </w:rPr>
              <w:t>เป็น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“</w:t>
            </w:r>
            <w:r w:rsidRPr="008979A8">
              <w:rPr>
                <w:b w:val="0"/>
                <w:bCs/>
                <w:lang w:bidi="th-TH"/>
              </w:rPr>
              <w:t>Add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>”</w:t>
            </w:r>
          </w:p>
          <w:p w:rsidR="004F0A6D" w:rsidP="00387F16" w:rsidRDefault="004F0A6D" w14:paraId="423413DA" w14:textId="77777777">
            <w:pPr>
              <w:spacing w:before="240" w:after="0"/>
            </w:pPr>
            <w:r>
              <w:rPr>
                <w:rFonts w:hint="cs"/>
                <w:cs/>
              </w:rPr>
              <w:t>เมื่อกดปุ่ม</w:t>
            </w:r>
          </w:p>
          <w:p w:rsidR="004F0A6D" w:rsidP="00387F16" w:rsidRDefault="004F0A6D" w14:paraId="62EA7878" w14:textId="77777777">
            <w:pPr>
              <w:pStyle w:val="ListParagraph"/>
              <w:numPr>
                <w:ilvl w:val="0"/>
                <w:numId w:val="4"/>
              </w:numPr>
              <w:spacing w:after="0" w:line="259" w:lineRule="auto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Validate </w:t>
            </w:r>
            <w:r>
              <w:rPr>
                <w:rFonts w:hint="cs" w:cs="Angsana New"/>
                <w:cs/>
              </w:rPr>
              <w:t>ข้อมูลในหน้าจอ</w:t>
            </w:r>
          </w:p>
          <w:p w:rsidRPr="00BE3FFF" w:rsidR="004F0A6D" w:rsidP="00BE3FFF" w:rsidRDefault="004F0A6D" w14:paraId="3490CE10" w14:textId="77777777">
            <w:pPr>
              <w:pStyle w:val="ListParagraph"/>
              <w:numPr>
                <w:ilvl w:val="0"/>
                <w:numId w:val="4"/>
              </w:numPr>
              <w:spacing w:after="0" w:line="259" w:lineRule="auto"/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Add </w:t>
            </w:r>
            <w:r>
              <w:rPr>
                <w:rFonts w:hint="cs" w:cs="Angsana New"/>
                <w:cs/>
              </w:rPr>
              <w:t xml:space="preserve">ข้อมูลลงในส่วนของ </w:t>
            </w:r>
            <w:r>
              <w:rPr>
                <w:rFonts w:cs="CordiaUPC"/>
              </w:rPr>
              <w:t>Table Section</w:t>
            </w:r>
          </w:p>
          <w:p w:rsidR="004F0A6D" w:rsidP="00BE3FFF" w:rsidRDefault="004F0A6D" w14:paraId="71044BB1" w14:textId="323E0F49">
            <w:pPr>
              <w:pStyle w:val="ListParagraph"/>
              <w:numPr>
                <w:ilvl w:val="0"/>
                <w:numId w:val="4"/>
              </w:numPr>
              <w:spacing w:after="0" w:line="259" w:lineRule="auto"/>
            </w:pPr>
            <w:r w:rsidRPr="00BE3FFF">
              <w:rPr>
                <w:rFonts w:cs="Angsana New"/>
                <w:cs/>
              </w:rPr>
              <w:t xml:space="preserve">ให้ทำการเคลียร์ค่า และ </w:t>
            </w:r>
            <w:r w:rsidRPr="00BE3FFF">
              <w:rPr>
                <w:rFonts w:cs="CordiaUPC"/>
              </w:rPr>
              <w:t>Invisible</w:t>
            </w:r>
            <w:r w:rsidRPr="00BE3FFF">
              <w:rPr>
                <w:rFonts w:cs="CordiaUPC"/>
                <w:szCs w:val="36"/>
              </w:rPr>
              <w:t xml:space="preserve"> Detail Section</w:t>
            </w:r>
          </w:p>
        </w:tc>
      </w:tr>
      <w:tr w:rsidRPr="008979A8" w:rsidR="004F0A6D" w:rsidTr="00E42349" w14:paraId="15A99851" w14:textId="77777777">
        <w:trPr>
          <w:trHeight w:val="111"/>
        </w:trPr>
        <w:tc>
          <w:tcPr>
            <w:tcW w:w="923" w:type="pct"/>
          </w:tcPr>
          <w:p w:rsidR="004F0A6D" w:rsidP="00387F16" w:rsidRDefault="004F0A6D" w14:paraId="36C7AA76" w14:textId="040F6170">
            <w:r w:rsidRPr="008979A8">
              <w:rPr>
                <w:rFonts w:cs="Angsana New"/>
                <w:cs/>
              </w:rPr>
              <w:t xml:space="preserve">ปุ่ม </w:t>
            </w:r>
            <w:r w:rsidRPr="008979A8">
              <w:rPr>
                <w:rFonts w:cs="CordiaUPC"/>
              </w:rPr>
              <w:t>Update</w:t>
            </w:r>
          </w:p>
        </w:tc>
        <w:tc>
          <w:tcPr>
            <w:tcW w:w="1004" w:type="pct"/>
          </w:tcPr>
          <w:p w:rsidR="004F0A6D" w:rsidP="00387F16" w:rsidRDefault="004F0A6D" w14:paraId="24E34A7C" w14:textId="5D19C84C">
            <w:r w:rsidRPr="008979A8">
              <w:rPr>
                <w:rFonts w:cs="CordiaUPC"/>
              </w:rPr>
              <w:t>Button</w:t>
            </w:r>
          </w:p>
        </w:tc>
        <w:tc>
          <w:tcPr>
            <w:tcW w:w="3073" w:type="pct"/>
          </w:tcPr>
          <w:p w:rsidR="004F0A6D" w:rsidP="00387F16" w:rsidRDefault="004F0A6D" w14:paraId="4125F7CE" w14:textId="77777777">
            <w:pPr>
              <w:pStyle w:val="HeaderTable"/>
              <w:spacing w:line="360" w:lineRule="auto"/>
              <w:rPr>
                <w:b w:val="0"/>
                <w:bCs/>
                <w:lang w:bidi="th-TH"/>
              </w:rPr>
            </w:pPr>
            <w:r w:rsidRPr="008979A8">
              <w:rPr>
                <w:b w:val="0"/>
                <w:bCs/>
                <w:lang w:bidi="th-TH"/>
              </w:rPr>
              <w:t xml:space="preserve">Visible </w:t>
            </w:r>
            <w:r w:rsidRPr="008979A8">
              <w:rPr>
                <w:rFonts w:cs="Angsana New"/>
                <w:cs/>
                <w:lang w:bidi="th-TH"/>
              </w:rPr>
              <w:t>เมื่อมี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b w:val="0"/>
                <w:bCs/>
                <w:lang w:bidi="th-TH"/>
              </w:rPr>
              <w:t xml:space="preserve">Event </w:t>
            </w:r>
            <w:r w:rsidRPr="008979A8">
              <w:rPr>
                <w:rFonts w:cs="Angsana New"/>
                <w:cs/>
                <w:lang w:bidi="th-TH"/>
              </w:rPr>
              <w:t>มาจาก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>
              <w:rPr>
                <w:b w:val="0"/>
                <w:bCs/>
                <w:lang w:bidi="th-TH"/>
              </w:rPr>
              <w:t>Table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>
              <w:rPr>
                <w:b w:val="0"/>
                <w:bCs/>
                <w:lang w:bidi="th-TH"/>
              </w:rPr>
              <w:t>Section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rFonts w:cs="Angsana New"/>
                <w:cs/>
                <w:lang w:bidi="th-TH"/>
              </w:rPr>
              <w:t>เป็น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“</w:t>
            </w:r>
            <w:r w:rsidRPr="008979A8">
              <w:rPr>
                <w:b w:val="0"/>
                <w:bCs/>
                <w:lang w:bidi="th-TH"/>
              </w:rPr>
              <w:t>Edit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>”</w:t>
            </w:r>
          </w:p>
          <w:p w:rsidR="004F0A6D" w:rsidP="00387F16" w:rsidRDefault="004F0A6D" w14:paraId="68A07EC3" w14:textId="77777777">
            <w:pPr>
              <w:pStyle w:val="HeaderTable"/>
              <w:rPr>
                <w:lang w:bidi="th-TH"/>
              </w:rPr>
            </w:pPr>
            <w:r>
              <w:rPr>
                <w:rFonts w:hint="cs" w:cs="Angsana New"/>
                <w:cs/>
                <w:lang w:bidi="th-TH"/>
              </w:rPr>
              <w:t>เมื่อกดปุ่ม</w:t>
            </w:r>
          </w:p>
          <w:p w:rsidR="004F0A6D" w:rsidP="00387F16" w:rsidRDefault="004F0A6D" w14:paraId="702BF260" w14:textId="77777777">
            <w:pPr>
              <w:pStyle w:val="ListParagraph"/>
              <w:numPr>
                <w:ilvl w:val="0"/>
                <w:numId w:val="6"/>
              </w:numPr>
              <w:spacing w:after="160" w:line="259" w:lineRule="auto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Validate </w:t>
            </w:r>
            <w:r>
              <w:rPr>
                <w:rFonts w:hint="cs" w:cs="Angsana New"/>
                <w:cs/>
              </w:rPr>
              <w:t>ข้อมูลในหน้าจอ</w:t>
            </w:r>
          </w:p>
          <w:p w:rsidRPr="00BE3FFF" w:rsidR="004F0A6D" w:rsidP="00BE3FFF" w:rsidRDefault="004F0A6D" w14:paraId="4B4E62D8" w14:textId="77777777">
            <w:pPr>
              <w:pStyle w:val="ListParagraph"/>
              <w:numPr>
                <w:ilvl w:val="0"/>
                <w:numId w:val="6"/>
              </w:numPr>
              <w:spacing w:after="160" w:line="259" w:lineRule="auto"/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Update </w:t>
            </w:r>
            <w:r>
              <w:rPr>
                <w:rFonts w:hint="cs" w:cs="Angsana New"/>
                <w:cs/>
              </w:rPr>
              <w:t xml:space="preserve">ข้อมูลลงในส่วนของ </w:t>
            </w:r>
            <w:r>
              <w:rPr>
                <w:rFonts w:cs="CordiaUPC"/>
              </w:rPr>
              <w:t xml:space="preserve">Table Section </w:t>
            </w:r>
          </w:p>
          <w:p w:rsidR="004F0A6D" w:rsidP="00BE3FFF" w:rsidRDefault="004F0A6D" w14:paraId="3EAD33D0" w14:textId="1932D502">
            <w:pPr>
              <w:pStyle w:val="ListParagraph"/>
              <w:numPr>
                <w:ilvl w:val="0"/>
                <w:numId w:val="6"/>
              </w:numPr>
              <w:spacing w:after="160" w:line="259" w:lineRule="auto"/>
            </w:pPr>
            <w:r w:rsidRPr="00BE3FFF">
              <w:rPr>
                <w:rFonts w:cs="Angsana New"/>
                <w:cs/>
              </w:rPr>
              <w:t xml:space="preserve">ให้ทำการเคลียร์ค่า และ </w:t>
            </w:r>
            <w:r w:rsidRPr="00BE3FFF">
              <w:rPr>
                <w:rFonts w:cs="CordiaUPC"/>
              </w:rPr>
              <w:t>Invisible</w:t>
            </w:r>
            <w:r w:rsidRPr="00BE3FFF">
              <w:rPr>
                <w:rFonts w:cs="CordiaUPC"/>
                <w:szCs w:val="36"/>
              </w:rPr>
              <w:t xml:space="preserve"> Detail Section</w:t>
            </w:r>
          </w:p>
        </w:tc>
      </w:tr>
      <w:tr w:rsidRPr="008979A8" w:rsidR="004F0A6D" w:rsidTr="00E42349" w14:paraId="0D832376" w14:textId="77777777">
        <w:trPr>
          <w:trHeight w:val="111"/>
        </w:trPr>
        <w:tc>
          <w:tcPr>
            <w:tcW w:w="923" w:type="pct"/>
          </w:tcPr>
          <w:p w:rsidR="004F0A6D" w:rsidP="00387F16" w:rsidRDefault="004F0A6D" w14:paraId="26452887" w14:textId="72FCBC6A">
            <w:r>
              <w:rPr>
                <w:rFonts w:hint="cs" w:cs="Angsana New"/>
                <w:cs/>
              </w:rPr>
              <w:t xml:space="preserve">ปุ่ม </w:t>
            </w:r>
            <w:r>
              <w:rPr>
                <w:rFonts w:cs="CordiaUPC"/>
              </w:rPr>
              <w:t>Cancel</w:t>
            </w:r>
          </w:p>
        </w:tc>
        <w:tc>
          <w:tcPr>
            <w:tcW w:w="1004" w:type="pct"/>
          </w:tcPr>
          <w:p w:rsidR="004F0A6D" w:rsidP="00387F16" w:rsidRDefault="004F0A6D" w14:paraId="4630995C" w14:textId="64D53035">
            <w:r>
              <w:rPr>
                <w:rFonts w:cs="CordiaUPC"/>
              </w:rPr>
              <w:t>Button</w:t>
            </w:r>
          </w:p>
        </w:tc>
        <w:tc>
          <w:tcPr>
            <w:tcW w:w="3073" w:type="pct"/>
          </w:tcPr>
          <w:p w:rsidR="004F0A6D" w:rsidP="00387F16" w:rsidRDefault="004F0A6D" w14:paraId="517841DA" w14:textId="61A74B47">
            <w:r>
              <w:rPr>
                <w:rFonts w:hint="cs"/>
                <w:cs/>
              </w:rPr>
              <w:t xml:space="preserve">ให้ทำการเคลียร์ค่าใน </w:t>
            </w:r>
            <w:r>
              <w:t>Detail Section</w:t>
            </w:r>
            <w:r>
              <w:rPr>
                <w:rFonts w:hint="cs"/>
                <w:cs/>
              </w:rPr>
              <w:t xml:space="preserve"> และทำการ </w:t>
            </w:r>
            <w:r>
              <w:t>Invisible Detail Section</w:t>
            </w:r>
          </w:p>
        </w:tc>
      </w:tr>
      <w:tr w:rsidRPr="008979A8" w:rsidR="004F0A6D" w:rsidTr="00316793" w14:paraId="4CDF9902" w14:textId="77777777">
        <w:trPr>
          <w:trHeight w:val="111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4F0A6D" w:rsidP="00E863BC" w:rsidRDefault="004F0A6D" w14:paraId="3D5DA715" w14:textId="00E7B3DF">
            <w:pPr>
              <w:pStyle w:val="HeaderTable"/>
            </w:pPr>
            <w:r>
              <w:t>End Reward Detail Section</w:t>
            </w:r>
          </w:p>
        </w:tc>
      </w:tr>
      <w:tr w:rsidRPr="008979A8" w:rsidR="004F0A6D" w:rsidTr="00E42349" w14:paraId="204BE8DF" w14:textId="77777777">
        <w:trPr>
          <w:trHeight w:val="111"/>
        </w:trPr>
        <w:tc>
          <w:tcPr>
            <w:tcW w:w="923" w:type="pct"/>
          </w:tcPr>
          <w:p w:rsidR="004F0A6D" w:rsidP="00671439" w:rsidRDefault="004F0A6D" w14:paraId="696E5ADB" w14:textId="3FAEE5FE">
            <w:r w:rsidRPr="008979A8">
              <w:rPr>
                <w:rFonts w:cs="Angsana New"/>
                <w:cs/>
              </w:rPr>
              <w:t xml:space="preserve">ปุ่ม </w:t>
            </w:r>
            <w:r w:rsidRPr="008979A8">
              <w:rPr>
                <w:rFonts w:cs="CordiaUPC"/>
              </w:rPr>
              <w:t>Update</w:t>
            </w:r>
          </w:p>
        </w:tc>
        <w:tc>
          <w:tcPr>
            <w:tcW w:w="1004" w:type="pct"/>
          </w:tcPr>
          <w:p w:rsidR="004F0A6D" w:rsidP="00671439" w:rsidRDefault="004F0A6D" w14:paraId="49A07F0A" w14:textId="33BA1EA3">
            <w:r w:rsidRPr="008979A8">
              <w:rPr>
                <w:rFonts w:cs="CordiaUPC"/>
              </w:rPr>
              <w:t>Button</w:t>
            </w:r>
          </w:p>
        </w:tc>
        <w:tc>
          <w:tcPr>
            <w:tcW w:w="3073" w:type="pct"/>
          </w:tcPr>
          <w:p w:rsidR="004F0A6D" w:rsidP="00D733A8" w:rsidRDefault="004F0A6D" w14:paraId="06361322" w14:textId="77777777">
            <w:pPr>
              <w:pStyle w:val="HeaderTable"/>
              <w:spacing w:line="360" w:lineRule="auto"/>
              <w:rPr>
                <w:b w:val="0"/>
                <w:bCs/>
                <w:lang w:bidi="th-TH"/>
              </w:rPr>
            </w:pPr>
            <w:r w:rsidRPr="008979A8">
              <w:rPr>
                <w:b w:val="0"/>
                <w:bCs/>
                <w:lang w:bidi="th-TH"/>
              </w:rPr>
              <w:t xml:space="preserve">Visible </w:t>
            </w:r>
            <w:r w:rsidRPr="008979A8">
              <w:rPr>
                <w:rFonts w:cs="Angsana New"/>
                <w:cs/>
                <w:lang w:bidi="th-TH"/>
              </w:rPr>
              <w:t>เมื่อมี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b w:val="0"/>
                <w:bCs/>
                <w:lang w:bidi="th-TH"/>
              </w:rPr>
              <w:t xml:space="preserve">Event </w:t>
            </w:r>
            <w:r w:rsidRPr="008979A8">
              <w:rPr>
                <w:rFonts w:cs="Angsana New"/>
                <w:cs/>
                <w:lang w:bidi="th-TH"/>
              </w:rPr>
              <w:t>มาจาก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>
              <w:rPr>
                <w:b w:val="0"/>
                <w:bCs/>
                <w:lang w:bidi="th-TH"/>
              </w:rPr>
              <w:t>Table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>
              <w:rPr>
                <w:b w:val="0"/>
                <w:bCs/>
                <w:lang w:bidi="th-TH"/>
              </w:rPr>
              <w:t>Section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rFonts w:cs="Angsana New"/>
                <w:cs/>
                <w:lang w:bidi="th-TH"/>
              </w:rPr>
              <w:t>เป็น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“</w:t>
            </w:r>
            <w:r w:rsidRPr="008979A8">
              <w:rPr>
                <w:b w:val="0"/>
                <w:bCs/>
                <w:lang w:bidi="th-TH"/>
              </w:rPr>
              <w:t>Edit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>”</w:t>
            </w:r>
          </w:p>
          <w:p w:rsidR="004F0A6D" w:rsidP="00D733A8" w:rsidRDefault="004F0A6D" w14:paraId="6388B081" w14:textId="77777777">
            <w:pPr>
              <w:pStyle w:val="HeaderTable"/>
              <w:rPr>
                <w:lang w:bidi="th-TH"/>
              </w:rPr>
            </w:pPr>
            <w:r>
              <w:rPr>
                <w:rFonts w:hint="cs" w:cs="Angsana New"/>
                <w:cs/>
                <w:lang w:bidi="th-TH"/>
              </w:rPr>
              <w:t>เมื่อกดปุ่ม</w:t>
            </w:r>
          </w:p>
          <w:p w:rsidR="004F0A6D" w:rsidP="00954FB3" w:rsidRDefault="004F0A6D" w14:paraId="0DE824B3" w14:textId="77777777">
            <w:pPr>
              <w:pStyle w:val="ListParagraph"/>
              <w:numPr>
                <w:ilvl w:val="0"/>
                <w:numId w:val="6"/>
              </w:numPr>
              <w:spacing w:after="160" w:line="259" w:lineRule="auto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Validate </w:t>
            </w:r>
            <w:r>
              <w:rPr>
                <w:rFonts w:hint="cs" w:cs="Angsana New"/>
                <w:cs/>
              </w:rPr>
              <w:t>ข้อมูลในหน้าจอ</w:t>
            </w:r>
          </w:p>
          <w:p w:rsidRPr="00B81FC3" w:rsidR="004F0A6D" w:rsidP="00671439" w:rsidRDefault="004F0A6D" w14:paraId="4B25D3F4" w14:textId="77777777">
            <w:pPr>
              <w:pStyle w:val="ListParagraph"/>
              <w:numPr>
                <w:ilvl w:val="0"/>
                <w:numId w:val="6"/>
              </w:numPr>
              <w:spacing w:after="160" w:line="259" w:lineRule="auto"/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Update </w:t>
            </w:r>
            <w:r>
              <w:rPr>
                <w:rFonts w:hint="cs" w:cs="Angsana New"/>
                <w:cs/>
              </w:rPr>
              <w:t xml:space="preserve">ข้อมูลลงในส่วนของ </w:t>
            </w:r>
            <w:r>
              <w:rPr>
                <w:rFonts w:cs="CordiaUPC"/>
              </w:rPr>
              <w:t xml:space="preserve">Table Section </w:t>
            </w:r>
          </w:p>
          <w:p w:rsidRPr="00BD6930" w:rsidR="004F0A6D" w:rsidP="00671439" w:rsidRDefault="004F0A6D" w14:paraId="2D3689A9" w14:textId="05410AE4">
            <w:pPr>
              <w:pStyle w:val="ListParagraph"/>
              <w:numPr>
                <w:ilvl w:val="0"/>
                <w:numId w:val="6"/>
              </w:numPr>
              <w:spacing w:after="160" w:line="259" w:lineRule="auto"/>
              <w:rPr>
                <w:cs/>
              </w:rPr>
            </w:pPr>
            <w:r w:rsidRPr="00B81FC3">
              <w:rPr>
                <w:rFonts w:cs="Angsana New"/>
                <w:cs/>
              </w:rPr>
              <w:t xml:space="preserve">ให้ทำการเคลียร์ค่า </w:t>
            </w:r>
            <w:r w:rsidRPr="00B81FC3">
              <w:rPr>
                <w:rFonts w:hint="cs" w:cs="Angsana New"/>
                <w:cs/>
              </w:rPr>
              <w:t xml:space="preserve">และ </w:t>
            </w:r>
            <w:r w:rsidRPr="00B81FC3">
              <w:rPr>
                <w:rFonts w:cs="CordiaUPC"/>
              </w:rPr>
              <w:t>Invisible</w:t>
            </w:r>
            <w:r w:rsidRPr="00B81FC3">
              <w:rPr>
                <w:rFonts w:cs="CordiaUPC"/>
                <w:szCs w:val="36"/>
              </w:rPr>
              <w:t xml:space="preserve"> Detail Section</w:t>
            </w:r>
          </w:p>
        </w:tc>
      </w:tr>
      <w:tr w:rsidRPr="008979A8" w:rsidR="004F0A6D" w:rsidTr="00E42349" w14:paraId="33159C09" w14:textId="77777777">
        <w:trPr>
          <w:trHeight w:val="111"/>
        </w:trPr>
        <w:tc>
          <w:tcPr>
            <w:tcW w:w="923" w:type="pct"/>
          </w:tcPr>
          <w:p w:rsidR="004F0A6D" w:rsidP="00671439" w:rsidRDefault="004F0A6D" w14:paraId="33E8E9F3" w14:textId="39E78556">
            <w:r>
              <w:rPr>
                <w:rFonts w:hint="cs" w:cs="Angsana New"/>
                <w:cs/>
              </w:rPr>
              <w:t xml:space="preserve">ปุ่ม </w:t>
            </w:r>
            <w:r>
              <w:rPr>
                <w:rFonts w:cs="CordiaUPC"/>
              </w:rPr>
              <w:t>Cancel</w:t>
            </w:r>
          </w:p>
        </w:tc>
        <w:tc>
          <w:tcPr>
            <w:tcW w:w="1004" w:type="pct"/>
          </w:tcPr>
          <w:p w:rsidR="004F0A6D" w:rsidP="00671439" w:rsidRDefault="004F0A6D" w14:paraId="0963E1DA" w14:textId="01F3192D">
            <w:r>
              <w:rPr>
                <w:rFonts w:cs="CordiaUPC"/>
              </w:rPr>
              <w:t>Button</w:t>
            </w:r>
          </w:p>
        </w:tc>
        <w:tc>
          <w:tcPr>
            <w:tcW w:w="3073" w:type="pct"/>
          </w:tcPr>
          <w:p w:rsidRPr="00BD6930" w:rsidR="004F0A6D" w:rsidP="00671439" w:rsidRDefault="004F0A6D" w14:paraId="57DC221D" w14:textId="66199129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ให้ทำการเคลียร์ค่าใน </w:t>
            </w:r>
            <w:r>
              <w:t>Detail Section</w:t>
            </w:r>
            <w:r>
              <w:rPr>
                <w:rFonts w:hint="cs"/>
                <w:cs/>
              </w:rPr>
              <w:t xml:space="preserve"> และทำการ </w:t>
            </w:r>
            <w:r>
              <w:t>Invisible Detail Section</w:t>
            </w:r>
          </w:p>
        </w:tc>
      </w:tr>
      <w:tr w:rsidRPr="008979A8" w:rsidR="004F0A6D" w:rsidTr="00671439" w14:paraId="25B65D45" w14:textId="77777777">
        <w:trPr>
          <w:trHeight w:val="111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Pr="00BD6930" w:rsidR="004F0A6D" w:rsidP="00671439" w:rsidRDefault="004F0A6D" w14:paraId="0FB173DB" w14:textId="19673951">
            <w:pPr>
              <w:pStyle w:val="HeaderTable"/>
              <w:rPr>
                <w:rtl/>
                <w:cs/>
              </w:rPr>
            </w:pPr>
            <w:r>
              <w:t>End Top up Reward Detail Section</w:t>
            </w:r>
          </w:p>
        </w:tc>
      </w:tr>
      <w:tr w:rsidRPr="008979A8" w:rsidR="004F0A6D" w:rsidTr="00671439" w14:paraId="01D027CA" w14:textId="77777777">
        <w:trPr>
          <w:trHeight w:val="111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4F0A6D" w:rsidP="00671439" w:rsidRDefault="004F0A6D" w14:paraId="0138F9B4" w14:textId="280E8A8E">
            <w:pPr>
              <w:pStyle w:val="HeaderTable"/>
            </w:pPr>
            <w:r>
              <w:t>End Top up Reward Section</w:t>
            </w:r>
          </w:p>
        </w:tc>
      </w:tr>
      <w:tr w:rsidRPr="008979A8" w:rsidR="004F0A6D" w:rsidTr="00671439" w14:paraId="0EFE8C75" w14:textId="77777777">
        <w:trPr>
          <w:trHeight w:val="111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4F0A6D" w:rsidP="00551DB8" w:rsidRDefault="004F0A6D" w14:paraId="6B28958F" w14:textId="50E630EB">
            <w:pPr>
              <w:pStyle w:val="HeaderTable"/>
            </w:pPr>
            <w:r>
              <w:t>End Top up Section</w:t>
            </w:r>
          </w:p>
        </w:tc>
      </w:tr>
    </w:tbl>
    <w:p w:rsidRPr="008979A8" w:rsidR="00F8391B" w:rsidP="00BB3F68" w:rsidRDefault="00F8391B" w14:paraId="6E1B7CB4" w14:textId="77777777">
      <w:pPr>
        <w:pStyle w:val="Heading3"/>
        <w:numPr>
          <w:ilvl w:val="0"/>
          <w:numId w:val="103"/>
        </w:numPr>
        <w:rPr>
          <w:rFonts w:ascii="CordiaUPC" w:hAnsi="CordiaUPC" w:cs="CordiaUPC"/>
          <w:sz w:val="32"/>
          <w:szCs w:val="32"/>
        </w:rPr>
      </w:pPr>
      <w:r w:rsidRPr="008979A8">
        <w:rPr>
          <w:rFonts w:ascii="CordiaUPC" w:hAnsi="CordiaUPC" w:cs="CordiaUPC"/>
          <w:sz w:val="32"/>
          <w:szCs w:val="32"/>
        </w:rPr>
        <w:t>Script Validation</w:t>
      </w:r>
    </w:p>
    <w:tbl>
      <w:tblPr>
        <w:tblW w:w="4988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241"/>
        <w:gridCol w:w="3166"/>
        <w:gridCol w:w="3324"/>
        <w:gridCol w:w="1263"/>
      </w:tblGrid>
      <w:tr w:rsidRPr="008979A8" w:rsidR="00F8391B" w:rsidTr="00671439" w14:paraId="2C132EA0" w14:textId="77777777">
        <w:trPr>
          <w:cantSplit/>
          <w:tblHeader/>
        </w:trPr>
        <w:tc>
          <w:tcPr>
            <w:tcW w:w="690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F8391B" w:rsidP="00671439" w:rsidRDefault="00F8391B" w14:paraId="2F8BF782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Error Code</w:t>
            </w:r>
          </w:p>
        </w:tc>
        <w:tc>
          <w:tcPr>
            <w:tcW w:w="1760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F8391B" w:rsidP="00671439" w:rsidRDefault="00F8391B" w14:paraId="27A30248" w14:textId="77777777">
            <w:pPr>
              <w:rPr>
                <w:rFonts w:cs="CordiaUPC"/>
                <w:b/>
                <w:bCs/>
              </w:rPr>
            </w:pPr>
            <w:r>
              <w:rPr>
                <w:rFonts w:cs="CordiaUPC"/>
                <w:b/>
                <w:bCs/>
              </w:rPr>
              <w:t xml:space="preserve">Error Message </w:t>
            </w:r>
          </w:p>
        </w:tc>
        <w:tc>
          <w:tcPr>
            <w:tcW w:w="1848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F8391B" w:rsidP="00671439" w:rsidRDefault="00F8391B" w14:paraId="339B45A5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Logic</w:t>
            </w:r>
          </w:p>
        </w:tc>
        <w:tc>
          <w:tcPr>
            <w:tcW w:w="702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F8391B" w:rsidP="00671439" w:rsidRDefault="00F8391B" w14:paraId="66CB9B56" w14:textId="77777777">
            <w:pPr>
              <w:rPr>
                <w:rFonts w:cs="CordiaUPC"/>
                <w:b/>
                <w:bCs/>
              </w:rPr>
            </w:pPr>
            <w:r>
              <w:rPr>
                <w:rFonts w:cs="CordiaUPC"/>
                <w:b/>
                <w:bCs/>
              </w:rPr>
              <w:t>Submit Call</w:t>
            </w:r>
          </w:p>
        </w:tc>
      </w:tr>
      <w:tr w:rsidRPr="008979A8" w:rsidR="00D377D8" w:rsidTr="00671439" w14:paraId="6FD6F72C" w14:textId="77777777">
        <w:tc>
          <w:tcPr>
            <w:tcW w:w="690" w:type="pct"/>
          </w:tcPr>
          <w:p w:rsidR="00D377D8" w:rsidP="00671439" w:rsidRDefault="00D377D8" w14:paraId="76F077AE" w14:textId="5BC66EEE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944EB6">
              <w:rPr>
                <w:rFonts w:ascii="CordiaUPC" w:hAnsi="CordiaUPC" w:cs="CordiaUPC"/>
                <w:sz w:val="28"/>
                <w:szCs w:val="28"/>
              </w:rPr>
              <w:t>00004</w:t>
            </w:r>
          </w:p>
        </w:tc>
        <w:tc>
          <w:tcPr>
            <w:tcW w:w="1760" w:type="pct"/>
          </w:tcPr>
          <w:p w:rsidR="00D377D8" w:rsidP="005D6E78" w:rsidRDefault="005D6E78" w14:paraId="022C39F6" w14:textId="29EF7E37">
            <w:r>
              <w:t>Top</w:t>
            </w:r>
            <w:r w:rsidR="00E24899">
              <w:rPr>
                <w:rFonts w:cs="Angsana New"/>
                <w:cs/>
              </w:rPr>
              <w:t xml:space="preserve"> </w:t>
            </w:r>
            <w:r>
              <w:t>u</w:t>
            </w:r>
            <w:r w:rsidR="00D377D8">
              <w:t>p Plan Type</w:t>
            </w:r>
            <w:r w:rsidR="00D377D8">
              <w:rPr>
                <w:rFonts w:hint="cs"/>
                <w:cs/>
              </w:rPr>
              <w:t xml:space="preserve"> </w:t>
            </w:r>
            <w:r w:rsidRPr="00CF160A" w:rsidR="00D377D8">
              <w:t>is required</w:t>
            </w:r>
            <w:r w:rsidR="00D377D8">
              <w:t xml:space="preserve"> when </w:t>
            </w:r>
            <w:r>
              <w:t>Customer Type</w:t>
            </w:r>
            <w:r w:rsidR="00D377D8">
              <w:t xml:space="preserve"> is </w:t>
            </w:r>
            <w:r w:rsidR="00D377D8">
              <w:rPr>
                <w:rFonts w:cs="Angsana New"/>
                <w:cs/>
              </w:rPr>
              <w:t>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 w:rsidR="00D377D8">
              <w:rPr>
                <w:rFonts w:cs="Angsana New"/>
                <w:cs/>
              </w:rPr>
              <w:t>”</w:t>
            </w:r>
            <w:r>
              <w:t xml:space="preserve"> and Product Class is </w:t>
            </w:r>
            <w:r>
              <w:rPr>
                <w:rFonts w:cs="Angsana New"/>
                <w:cs/>
              </w:rPr>
              <w:t>“</w:t>
            </w:r>
            <w:r>
              <w:t>Main</w:t>
            </w:r>
            <w:r>
              <w:rPr>
                <w:rFonts w:cs="Angsana New"/>
                <w:cs/>
              </w:rPr>
              <w:t>”</w:t>
            </w:r>
            <w:r w:rsidR="00D377D8">
              <w:rPr>
                <w:rFonts w:cs="Angsana New"/>
                <w:cs/>
              </w:rPr>
              <w:t>.</w:t>
            </w:r>
          </w:p>
        </w:tc>
        <w:tc>
          <w:tcPr>
            <w:tcW w:w="1848" w:type="pct"/>
          </w:tcPr>
          <w:p w:rsidR="00D377D8" w:rsidP="00671439" w:rsidRDefault="00D377D8" w14:paraId="75B84DA2" w14:textId="1D1D96FD">
            <w:r>
              <w:rPr>
                <w:rFonts w:hint="cs"/>
                <w:cs/>
              </w:rPr>
              <w:t xml:space="preserve">ถ้า </w:t>
            </w:r>
            <w:r w:rsidR="005D6E78">
              <w:t xml:space="preserve">customerType </w:t>
            </w:r>
            <w:r w:rsidR="005D6E78">
              <w:rPr>
                <w:rFonts w:cs="Angsana New"/>
                <w:cs/>
              </w:rPr>
              <w:t>= “</w:t>
            </w:r>
            <w:r w:rsidR="005D6E78">
              <w:t>Pre</w:t>
            </w:r>
            <w:r w:rsidR="005D6E78">
              <w:rPr>
                <w:rFonts w:cs="Angsana New"/>
                <w:cs/>
              </w:rPr>
              <w:t>-</w:t>
            </w:r>
            <w:r w:rsidR="005D6E78">
              <w:t>paid</w:t>
            </w:r>
            <w:r w:rsidR="005D6E78">
              <w:rPr>
                <w:rFonts w:cs="Angsana New"/>
                <w:cs/>
              </w:rPr>
              <w:t xml:space="preserve">” </w:t>
            </w:r>
            <w:r w:rsidR="005D6E78">
              <w:rPr>
                <w:rFonts w:hint="cs"/>
                <w:cs/>
              </w:rPr>
              <w:t xml:space="preserve">และ </w:t>
            </w:r>
            <w:r w:rsidR="005D6E78">
              <w:t xml:space="preserve">productClass </w:t>
            </w:r>
            <w:r w:rsidR="005D6E78">
              <w:rPr>
                <w:rFonts w:cs="Angsana New"/>
                <w:cs/>
              </w:rPr>
              <w:t>= “</w:t>
            </w:r>
            <w:r w:rsidR="005D6E78">
              <w:t>Main</w:t>
            </w:r>
            <w:r w:rsidR="005D6E78"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ดังนั้น </w:t>
            </w:r>
            <w:r w:rsidR="005D6E78">
              <w:t>topupPlanType</w:t>
            </w:r>
            <w:r w:rsidR="005D6E78">
              <w:rPr>
                <w:rFonts w:hint="cs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จะต้องเป็น </w:t>
            </w:r>
            <w:r>
              <w:t>Mandatory</w:t>
            </w:r>
          </w:p>
        </w:tc>
        <w:tc>
          <w:tcPr>
            <w:tcW w:w="702" w:type="pct"/>
          </w:tcPr>
          <w:p w:rsidR="00D377D8" w:rsidP="00671439" w:rsidRDefault="00D377D8" w14:paraId="3A8733B2" w14:textId="7385080A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Pr="008979A8" w:rsidR="005D6E78" w:rsidTr="00671439" w14:paraId="7D024F4F" w14:textId="77777777">
        <w:tc>
          <w:tcPr>
            <w:tcW w:w="690" w:type="pct"/>
          </w:tcPr>
          <w:p w:rsidR="005D6E78" w:rsidP="00671439" w:rsidRDefault="005D6E78" w14:paraId="24D54614" w14:textId="541B368D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944EB6">
              <w:rPr>
                <w:rFonts w:ascii="CordiaUPC" w:hAnsi="CordiaUPC" w:cs="CordiaUPC"/>
                <w:sz w:val="28"/>
                <w:szCs w:val="28"/>
              </w:rPr>
              <w:t>00004</w:t>
            </w:r>
          </w:p>
        </w:tc>
        <w:tc>
          <w:tcPr>
            <w:tcW w:w="1760" w:type="pct"/>
          </w:tcPr>
          <w:p w:rsidR="005D6E78" w:rsidP="005D6E78" w:rsidRDefault="005D6E78" w14:paraId="24EE20BE" w14:textId="63C9CB76">
            <w:r>
              <w:t>Top</w:t>
            </w:r>
            <w:r w:rsidR="00E24899">
              <w:rPr>
                <w:rFonts w:cs="Angsana New"/>
                <w:cs/>
              </w:rPr>
              <w:t xml:space="preserve"> </w:t>
            </w:r>
            <w:r>
              <w:t>up Max Balance</w:t>
            </w:r>
            <w:r>
              <w:rPr>
                <w:rFonts w:hint="cs"/>
                <w:cs/>
              </w:rPr>
              <w:t xml:space="preserve"> </w:t>
            </w:r>
            <w:r w:rsidRPr="00CF160A">
              <w:t>is required</w:t>
            </w:r>
            <w:r>
              <w:t xml:space="preserve"> when Customer Type is </w:t>
            </w:r>
            <w:r>
              <w:rPr>
                <w:rFonts w:cs="Angsana New"/>
                <w:cs/>
              </w:rPr>
              <w:t>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t xml:space="preserve">and Product Class is </w:t>
            </w:r>
            <w:r>
              <w:rPr>
                <w:rFonts w:cs="Angsana New"/>
                <w:cs/>
              </w:rPr>
              <w:t>“</w:t>
            </w:r>
            <w:r>
              <w:t>Main</w:t>
            </w:r>
            <w:r>
              <w:rPr>
                <w:rFonts w:cs="Angsana New"/>
                <w:cs/>
              </w:rPr>
              <w:t>”.</w:t>
            </w:r>
          </w:p>
        </w:tc>
        <w:tc>
          <w:tcPr>
            <w:tcW w:w="1848" w:type="pct"/>
          </w:tcPr>
          <w:p w:rsidR="005D6E78" w:rsidP="00671439" w:rsidRDefault="005D6E78" w14:paraId="5E6AEAB2" w14:textId="778DEEC2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customerType </w:t>
            </w:r>
            <w:r>
              <w:rPr>
                <w:rFonts w:cs="Angsana New"/>
                <w:cs/>
              </w:rPr>
              <w:t>= 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productClass </w:t>
            </w:r>
            <w:r>
              <w:rPr>
                <w:rFonts w:cs="Angsana New"/>
                <w:cs/>
              </w:rPr>
              <w:t>= “</w:t>
            </w:r>
            <w:r>
              <w:t>Main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ดังนั้น </w:t>
            </w:r>
            <w:r>
              <w:t>topupMaxBalance</w:t>
            </w:r>
            <w:r>
              <w:rPr>
                <w:rFonts w:hint="cs"/>
                <w:cs/>
              </w:rPr>
              <w:t xml:space="preserve"> จะต้องเป็น </w:t>
            </w:r>
            <w:r>
              <w:t>Mandatory</w:t>
            </w:r>
          </w:p>
        </w:tc>
        <w:tc>
          <w:tcPr>
            <w:tcW w:w="702" w:type="pct"/>
          </w:tcPr>
          <w:p w:rsidR="005D6E78" w:rsidP="00671439" w:rsidRDefault="005D6E78" w14:paraId="46BA880E" w14:textId="519254F4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Pr="008979A8" w:rsidR="005D6E78" w:rsidTr="00671439" w14:paraId="7ACDBBDB" w14:textId="77777777">
        <w:tc>
          <w:tcPr>
            <w:tcW w:w="690" w:type="pct"/>
          </w:tcPr>
          <w:p w:rsidRPr="006B3F38" w:rsidR="005D6E78" w:rsidP="00671439" w:rsidRDefault="005D6E78" w14:paraId="5CA97BD0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F8391B">
              <w:rPr>
                <w:rFonts w:ascii="CordiaUPC" w:hAnsi="CordiaUPC" w:cs="CordiaUPC"/>
                <w:sz w:val="28"/>
                <w:szCs w:val="28"/>
              </w:rPr>
              <w:t>00004</w:t>
            </w:r>
          </w:p>
        </w:tc>
        <w:tc>
          <w:tcPr>
            <w:tcW w:w="1760" w:type="pct"/>
          </w:tcPr>
          <w:p w:rsidR="005D6E78" w:rsidP="005D6E78" w:rsidRDefault="005D6E78" w14:paraId="6CFFCCFA" w14:textId="4F8F52A5">
            <w:r>
              <w:t>Top</w:t>
            </w:r>
            <w:r w:rsidR="00E24899">
              <w:rPr>
                <w:rFonts w:cs="Angsana New"/>
                <w:cs/>
              </w:rPr>
              <w:t xml:space="preserve"> </w:t>
            </w:r>
            <w:r>
              <w:t>up Max Validity</w:t>
            </w:r>
            <w:r>
              <w:rPr>
                <w:rFonts w:hint="cs"/>
                <w:cs/>
              </w:rPr>
              <w:t xml:space="preserve"> </w:t>
            </w:r>
            <w:r w:rsidRPr="00CF160A">
              <w:t>is required</w:t>
            </w:r>
            <w:r>
              <w:t xml:space="preserve"> when Customer Type is </w:t>
            </w:r>
            <w:r>
              <w:rPr>
                <w:rFonts w:cs="Angsana New"/>
                <w:cs/>
              </w:rPr>
              <w:t>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t xml:space="preserve">and Product Class is </w:t>
            </w:r>
            <w:r>
              <w:rPr>
                <w:rFonts w:cs="Angsana New"/>
                <w:cs/>
              </w:rPr>
              <w:t>“</w:t>
            </w:r>
            <w:r>
              <w:t>Main</w:t>
            </w:r>
            <w:r>
              <w:rPr>
                <w:rFonts w:cs="Angsana New"/>
                <w:cs/>
              </w:rPr>
              <w:t>”.</w:t>
            </w:r>
          </w:p>
        </w:tc>
        <w:tc>
          <w:tcPr>
            <w:tcW w:w="1848" w:type="pct"/>
          </w:tcPr>
          <w:p w:rsidR="005D6E78" w:rsidP="00671439" w:rsidRDefault="005D6E78" w14:paraId="2C677AAC" w14:textId="3C2FFDFC">
            <w:r>
              <w:rPr>
                <w:rFonts w:hint="cs"/>
                <w:cs/>
              </w:rPr>
              <w:t xml:space="preserve">ถ้า </w:t>
            </w:r>
            <w:r>
              <w:t xml:space="preserve">customerType </w:t>
            </w:r>
            <w:r>
              <w:rPr>
                <w:rFonts w:cs="Angsana New"/>
                <w:cs/>
              </w:rPr>
              <w:t>= 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productClass </w:t>
            </w:r>
            <w:r>
              <w:rPr>
                <w:rFonts w:cs="Angsana New"/>
                <w:cs/>
              </w:rPr>
              <w:t>= “</w:t>
            </w:r>
            <w:r>
              <w:t>Main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ดังนั้น </w:t>
            </w:r>
            <w:r>
              <w:t>topupMaxValidity</w:t>
            </w:r>
            <w:r>
              <w:rPr>
                <w:rFonts w:hint="cs"/>
                <w:cs/>
              </w:rPr>
              <w:t xml:space="preserve"> จะต้องเป็น </w:t>
            </w:r>
            <w:r>
              <w:t>Mandatory</w:t>
            </w:r>
          </w:p>
        </w:tc>
        <w:tc>
          <w:tcPr>
            <w:tcW w:w="702" w:type="pct"/>
          </w:tcPr>
          <w:p w:rsidR="005D6E78" w:rsidP="00671439" w:rsidRDefault="005D6E78" w14:paraId="18D9E909" w14:textId="75D1EF13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Pr="008979A8" w:rsidR="00226FC7" w:rsidTr="00671439" w14:paraId="310E9F33" w14:textId="77777777">
        <w:tc>
          <w:tcPr>
            <w:tcW w:w="690" w:type="pct"/>
          </w:tcPr>
          <w:p w:rsidR="00226FC7" w:rsidP="00671439" w:rsidRDefault="00226FC7" w14:paraId="06C04C05" w14:textId="480BC998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hAnsi="CordiaUPC" w:cs="CordiaUPC"/>
                <w:sz w:val="28"/>
                <w:szCs w:val="28"/>
              </w:rPr>
              <w:t>00023</w:t>
            </w:r>
          </w:p>
        </w:tc>
        <w:tc>
          <w:tcPr>
            <w:tcW w:w="1760" w:type="pct"/>
          </w:tcPr>
          <w:p w:rsidR="00226FC7" w:rsidP="00671439" w:rsidRDefault="00226FC7" w14:paraId="1A30FD3D" w14:textId="4862698B">
            <w:r>
              <w:t>Top</w:t>
            </w:r>
            <w:r w:rsidR="00E24899">
              <w:rPr>
                <w:rFonts w:cs="Angsana New"/>
                <w:cs/>
              </w:rPr>
              <w:t xml:space="preserve"> </w:t>
            </w:r>
            <w:r>
              <w:t>up Max Balance</w:t>
            </w:r>
            <w:r>
              <w:rPr>
                <w:rFonts w:hint="cs"/>
                <w:cs/>
              </w:rPr>
              <w:t xml:space="preserve"> </w:t>
            </w:r>
            <w:r>
              <w:t xml:space="preserve">must be 2 decimal </w:t>
            </w:r>
            <w:r>
              <w:rPr>
                <w:rFonts w:cs="Angsana New"/>
                <w:cs/>
              </w:rPr>
              <w:t>(</w:t>
            </w:r>
            <w:r>
              <w:t>Min 0</w:t>
            </w:r>
            <w:r>
              <w:rPr>
                <w:rFonts w:cs="Angsana New"/>
                <w:cs/>
              </w:rPr>
              <w:t>.</w:t>
            </w:r>
            <w:r>
              <w:t>01, Max 10,000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1848" w:type="pct"/>
          </w:tcPr>
          <w:p w:rsidR="00226FC7" w:rsidP="00671439" w:rsidRDefault="00226FC7" w14:paraId="646FC115" w14:textId="7DF68ED3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>rewardBalanceFirstPocket</w:t>
            </w:r>
            <w:r>
              <w:rPr>
                <w:rFonts w:hint="cs"/>
                <w:cs/>
              </w:rPr>
              <w:t xml:space="preserve"> มีค่า ดังนั้น</w:t>
            </w:r>
            <w:r w:rsidRPr="002259C2">
              <w:rPr>
                <w:rFonts w:cs="Angsana New"/>
                <w:cs/>
              </w:rPr>
              <w:t xml:space="preserve"> </w:t>
            </w:r>
            <w:r>
              <w:t>rewardBalanceFirstPocket</w:t>
            </w:r>
            <w:r>
              <w:rPr>
                <w:rFonts w:hint="cs"/>
                <w:cs/>
              </w:rPr>
              <w:t xml:space="preserve"> จะต้องเป็นตัวเลขทศนิยม </w:t>
            </w:r>
            <w:r>
              <w:t xml:space="preserve">2 </w:t>
            </w:r>
            <w:r>
              <w:rPr>
                <w:rFonts w:hint="cs"/>
                <w:cs/>
              </w:rPr>
              <w:t xml:space="preserve">ตำแหน่งและมีค่าอยู่ในช่วง </w:t>
            </w:r>
            <w:r>
              <w:t>0</w:t>
            </w:r>
            <w:r>
              <w:rPr>
                <w:rFonts w:cs="Angsana New"/>
                <w:cs/>
              </w:rPr>
              <w:t>.</w:t>
            </w:r>
            <w:r>
              <w:t xml:space="preserve">01 </w:t>
            </w:r>
            <w:r>
              <w:rPr>
                <w:rFonts w:cs="Angsana New"/>
                <w:cs/>
              </w:rPr>
              <w:t xml:space="preserve">– </w:t>
            </w:r>
            <w:r>
              <w:t>10,000</w:t>
            </w:r>
          </w:p>
        </w:tc>
        <w:tc>
          <w:tcPr>
            <w:tcW w:w="702" w:type="pct"/>
          </w:tcPr>
          <w:p w:rsidR="00226FC7" w:rsidP="00671439" w:rsidRDefault="00226FC7" w14:paraId="2E4F3E1D" w14:textId="77777777">
            <w:pPr>
              <w:rPr>
                <w:rFonts w:cs="CordiaUPC"/>
                <w:szCs w:val="36"/>
              </w:rPr>
            </w:pPr>
          </w:p>
        </w:tc>
      </w:tr>
      <w:tr w:rsidRPr="008979A8" w:rsidR="00226FC7" w:rsidTr="00671439" w14:paraId="09F3379A" w14:textId="77777777">
        <w:tc>
          <w:tcPr>
            <w:tcW w:w="690" w:type="pct"/>
          </w:tcPr>
          <w:p w:rsidR="00226FC7" w:rsidP="00671439" w:rsidRDefault="00226FC7" w14:paraId="5C9EE50D" w14:textId="76D21FDF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hAnsi="CordiaUPC" w:cs="CordiaUPC"/>
                <w:sz w:val="28"/>
                <w:szCs w:val="28"/>
              </w:rPr>
              <w:t>00023</w:t>
            </w:r>
          </w:p>
        </w:tc>
        <w:tc>
          <w:tcPr>
            <w:tcW w:w="1760" w:type="pct"/>
          </w:tcPr>
          <w:p w:rsidR="00226FC7" w:rsidP="00671439" w:rsidRDefault="00226FC7" w14:paraId="56C6183C" w14:textId="0277DF07">
            <w:r>
              <w:t>Top</w:t>
            </w:r>
            <w:r w:rsidR="00E24899">
              <w:rPr>
                <w:rFonts w:cs="Angsana New"/>
                <w:cs/>
              </w:rPr>
              <w:t xml:space="preserve"> </w:t>
            </w:r>
            <w:r>
              <w:t>up Max Validity</w:t>
            </w:r>
            <w:r>
              <w:rPr>
                <w:rFonts w:hint="cs"/>
                <w:cs/>
              </w:rPr>
              <w:t xml:space="preserve"> </w:t>
            </w:r>
            <w:r>
              <w:t xml:space="preserve">must be Integer </w:t>
            </w:r>
            <w:r>
              <w:rPr>
                <w:rFonts w:cs="Angsana New"/>
                <w:cs/>
              </w:rPr>
              <w:t>(</w:t>
            </w:r>
            <w:r>
              <w:t>Min 1, Max 365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1848" w:type="pct"/>
          </w:tcPr>
          <w:p w:rsidR="00226FC7" w:rsidP="00671439" w:rsidRDefault="00226FC7" w14:paraId="089CA0F3" w14:textId="6B49CA61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>rewardValidityFirstPocket</w:t>
            </w:r>
            <w:r>
              <w:rPr>
                <w:rFonts w:hint="cs"/>
                <w:cs/>
              </w:rPr>
              <w:t xml:space="preserve"> มีค่า ดังนั้น</w:t>
            </w:r>
            <w:r w:rsidRPr="002259C2">
              <w:rPr>
                <w:rFonts w:cs="Angsana New"/>
                <w:cs/>
              </w:rPr>
              <w:t xml:space="preserve"> </w:t>
            </w:r>
            <w:r>
              <w:t>rewardValidityFirstPocket</w:t>
            </w:r>
            <w:r>
              <w:rPr>
                <w:rFonts w:hint="cs"/>
                <w:cs/>
              </w:rPr>
              <w:t xml:space="preserve"> จะต้องเป็นตัวเลขจำนวนเต็มและมีค่าอยู่ในช่วง </w:t>
            </w:r>
            <w:r>
              <w:t xml:space="preserve">1 </w:t>
            </w:r>
            <w:r>
              <w:rPr>
                <w:rFonts w:cs="Angsana New"/>
                <w:cs/>
              </w:rPr>
              <w:t>–</w:t>
            </w:r>
            <w:r>
              <w:rPr>
                <w:rFonts w:hint="cs"/>
                <w:cs/>
              </w:rPr>
              <w:t xml:space="preserve"> </w:t>
            </w:r>
            <w:r>
              <w:t>365</w:t>
            </w:r>
          </w:p>
        </w:tc>
        <w:tc>
          <w:tcPr>
            <w:tcW w:w="702" w:type="pct"/>
          </w:tcPr>
          <w:p w:rsidR="00226FC7" w:rsidP="00671439" w:rsidRDefault="00226FC7" w14:paraId="7BD73402" w14:textId="77777777">
            <w:pPr>
              <w:rPr>
                <w:rFonts w:cs="CordiaUPC"/>
                <w:szCs w:val="36"/>
              </w:rPr>
            </w:pPr>
          </w:p>
        </w:tc>
      </w:tr>
      <w:tr w:rsidR="003D44AB" w:rsidTr="003D44AB" w14:paraId="126B7079" w14:textId="77777777">
        <w:tc>
          <w:tcPr>
            <w:tcW w:w="5000" w:type="pct"/>
            <w:gridSpan w:val="4"/>
            <w:shd w:val="clear" w:color="auto" w:fill="C2D69B" w:themeFill="accent3" w:themeFillTint="99"/>
          </w:tcPr>
          <w:p w:rsidR="003D44AB" w:rsidP="003D44AB" w:rsidRDefault="003D44AB" w14:paraId="0FD8671F" w14:textId="77777777">
            <w:pPr>
              <w:pStyle w:val="HeaderTable"/>
              <w:rPr>
                <w:szCs w:val="36"/>
              </w:rPr>
            </w:pPr>
            <w:r>
              <w:t>Set Top up Reward Section</w:t>
            </w:r>
          </w:p>
          <w:p w:rsidR="003D44AB" w:rsidP="003D44AB" w:rsidRDefault="003D44AB" w14:paraId="7BF8CA07" w14:textId="77777777">
            <w:pPr>
              <w:pStyle w:val="HeaderTable"/>
              <w:rPr>
                <w:szCs w:val="36"/>
                <w:cs/>
                <w:lang w:bidi="th-TH"/>
              </w:rPr>
            </w:pPr>
            <w:r>
              <w:rPr>
                <w:szCs w:val="36"/>
              </w:rPr>
              <w:t xml:space="preserve">Validate </w:t>
            </w:r>
            <w:r w:rsidRPr="003F0866">
              <w:rPr>
                <w:rFonts w:eastAsiaTheme="minorHAnsi" w:cstheme="minorBidi"/>
                <w:b w:val="0"/>
                <w:cs/>
                <w:lang w:bidi="th-TH"/>
              </w:rPr>
              <w:t>ก็ต่อเมื่</w:t>
            </w:r>
            <w:r>
              <w:rPr>
                <w:rFonts w:eastAsiaTheme="minorHAnsi" w:cstheme="minorBidi"/>
                <w:b w:val="0"/>
                <w:cs/>
                <w:lang w:bidi="th-TH"/>
              </w:rPr>
              <w:t xml:space="preserve">อกดปุ่ม </w:t>
            </w:r>
            <w:r>
              <w:rPr>
                <w:rFonts w:eastAsiaTheme="minorHAnsi" w:cstheme="minorBidi"/>
                <w:b w:val="0"/>
                <w:lang w:bidi="th-TH"/>
              </w:rPr>
              <w:t>Generate Reward</w:t>
            </w:r>
          </w:p>
        </w:tc>
      </w:tr>
      <w:tr w:rsidR="003D44AB" w:rsidTr="003D44AB" w14:paraId="2369716B" w14:textId="77777777">
        <w:tc>
          <w:tcPr>
            <w:tcW w:w="690" w:type="pct"/>
          </w:tcPr>
          <w:p w:rsidR="003D44AB" w:rsidP="003D44AB" w:rsidRDefault="003D44AB" w14:paraId="3EC6843C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6B3F38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760" w:type="pct"/>
          </w:tcPr>
          <w:p w:rsidR="003D44AB" w:rsidP="003D44AB" w:rsidRDefault="003D44AB" w14:paraId="60CBC710" w14:textId="77777777">
            <w:r>
              <w:t>Set Reward Type</w:t>
            </w:r>
            <w:r>
              <w:rPr>
                <w:rFonts w:cs="CordiaUPC"/>
              </w:rPr>
              <w:t xml:space="preserve">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48" w:type="pct"/>
          </w:tcPr>
          <w:p w:rsidR="003D44AB" w:rsidP="003D44AB" w:rsidRDefault="003D44AB" w14:paraId="04A0A5C8" w14:textId="77777777">
            <w:pPr>
              <w:rPr>
                <w:cs/>
              </w:rPr>
            </w:pPr>
            <w:r>
              <w:t xml:space="preserve">setRewardType </w:t>
            </w:r>
            <w:r>
              <w:rPr>
                <w:rFonts w:hint="cs"/>
                <w:cs/>
              </w:rPr>
              <w:t xml:space="preserve">จะต้องเป็น </w:t>
            </w:r>
            <w:r>
              <w:t>Mandatory</w:t>
            </w:r>
          </w:p>
        </w:tc>
        <w:tc>
          <w:tcPr>
            <w:tcW w:w="702" w:type="pct"/>
          </w:tcPr>
          <w:p w:rsidR="003D44AB" w:rsidP="003D44AB" w:rsidRDefault="003D44AB" w14:paraId="22048B87" w14:textId="77777777">
            <w:pPr>
              <w:rPr>
                <w:rFonts w:cs="CordiaUPC"/>
                <w:szCs w:val="36"/>
              </w:rPr>
            </w:pPr>
          </w:p>
        </w:tc>
      </w:tr>
      <w:tr w:rsidR="003D44AB" w:rsidTr="003D44AB" w14:paraId="7C8F9C44" w14:textId="77777777">
        <w:tc>
          <w:tcPr>
            <w:tcW w:w="690" w:type="pct"/>
          </w:tcPr>
          <w:p w:rsidR="003D44AB" w:rsidP="003D44AB" w:rsidRDefault="003D44AB" w14:paraId="1F30D244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F8391B">
              <w:rPr>
                <w:rFonts w:ascii="CordiaUPC" w:hAnsi="CordiaUPC" w:cs="CordiaUPC"/>
                <w:sz w:val="28"/>
                <w:szCs w:val="28"/>
              </w:rPr>
              <w:t>00004</w:t>
            </w:r>
          </w:p>
        </w:tc>
        <w:tc>
          <w:tcPr>
            <w:tcW w:w="1760" w:type="pct"/>
          </w:tcPr>
          <w:p w:rsidR="003D44AB" w:rsidP="003D44AB" w:rsidRDefault="003D44AB" w14:paraId="2EFF3D9E" w14:textId="77777777">
            <w:r>
              <w:t xml:space="preserve">Set Accumulate Within </w:t>
            </w:r>
            <w:r>
              <w:rPr>
                <w:rFonts w:cs="CordiaUPC"/>
              </w:rPr>
              <w:t xml:space="preserve">is required when </w:t>
            </w:r>
            <w:r>
              <w:t xml:space="preserve">Set Reward Type is </w:t>
            </w:r>
            <w:r>
              <w:rPr>
                <w:rFonts w:cs="Angsana New"/>
                <w:cs/>
              </w:rPr>
              <w:t>“</w:t>
            </w:r>
            <w:r>
              <w:t>By Accumulate</w:t>
            </w:r>
            <w:r>
              <w:rPr>
                <w:rFonts w:cs="Angsana New"/>
                <w:cs/>
              </w:rPr>
              <w:t>”</w:t>
            </w:r>
          </w:p>
        </w:tc>
        <w:tc>
          <w:tcPr>
            <w:tcW w:w="1848" w:type="pct"/>
          </w:tcPr>
          <w:p w:rsidR="003D44AB" w:rsidP="003D44AB" w:rsidRDefault="003D44AB" w14:paraId="10EB91BF" w14:textId="77777777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>setRewardType</w:t>
            </w:r>
            <w:r>
              <w:rPr>
                <w:rFonts w:hint="cs"/>
                <w:cs/>
              </w:rPr>
              <w:t xml:space="preserve"> เป็น </w:t>
            </w:r>
            <w:r>
              <w:rPr>
                <w:rFonts w:cs="Angsana New"/>
                <w:cs/>
              </w:rPr>
              <w:t>“</w:t>
            </w:r>
            <w:r>
              <w:t>By Accumulate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 w:cs="Angsana New"/>
                <w:cs/>
              </w:rPr>
              <w:t xml:space="preserve"> ดังนั้น </w:t>
            </w:r>
            <w:r>
              <w:t>setAccumulateWithin</w:t>
            </w:r>
          </w:p>
        </w:tc>
        <w:tc>
          <w:tcPr>
            <w:tcW w:w="702" w:type="pct"/>
          </w:tcPr>
          <w:p w:rsidR="003D44AB" w:rsidP="003D44AB" w:rsidRDefault="003D44AB" w14:paraId="3842FA78" w14:textId="77777777">
            <w:pPr>
              <w:rPr>
                <w:rFonts w:cs="CordiaUPC"/>
                <w:szCs w:val="36"/>
              </w:rPr>
            </w:pPr>
          </w:p>
        </w:tc>
      </w:tr>
      <w:tr w:rsidR="00534252" w:rsidTr="003D44AB" w14:paraId="3B0D1D35" w14:textId="77777777">
        <w:tc>
          <w:tcPr>
            <w:tcW w:w="690" w:type="pct"/>
          </w:tcPr>
          <w:p w:rsidRPr="00F8391B" w:rsidR="00534252" w:rsidP="003D44AB" w:rsidRDefault="00534252" w14:paraId="66F0F755" w14:textId="413D1DF9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hAnsi="CordiaUPC" w:cs="CordiaUPC"/>
                <w:sz w:val="28"/>
                <w:szCs w:val="28"/>
              </w:rPr>
              <w:t>00023</w:t>
            </w:r>
          </w:p>
        </w:tc>
        <w:tc>
          <w:tcPr>
            <w:tcW w:w="1760" w:type="pct"/>
          </w:tcPr>
          <w:p w:rsidR="00534252" w:rsidP="003D44AB" w:rsidRDefault="00534252" w14:paraId="454D729D" w14:textId="60B3AC67">
            <w:r>
              <w:t>Set Accumulate within</w:t>
            </w:r>
            <w:r>
              <w:rPr>
                <w:cs/>
              </w:rPr>
              <w:t xml:space="preserve"> </w:t>
            </w:r>
            <w:r>
              <w:t xml:space="preserve">must be Integer </w:t>
            </w:r>
            <w:r>
              <w:rPr>
                <w:rFonts w:cs="Angsana New"/>
                <w:cs/>
              </w:rPr>
              <w:t>(</w:t>
            </w:r>
            <w:r>
              <w:t>Min 1, Max 365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1848" w:type="pct"/>
          </w:tcPr>
          <w:p w:rsidR="00534252" w:rsidP="003D44AB" w:rsidRDefault="00534252" w14:paraId="4732B8BE" w14:textId="67E9C82D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>setAccumulateWithin</w:t>
            </w:r>
            <w:r>
              <w:rPr>
                <w:rFonts w:hint="cs"/>
                <w:cs/>
              </w:rPr>
              <w:t xml:space="preserve"> มีค่า ดังนั้น</w:t>
            </w:r>
            <w:r w:rsidRPr="002259C2">
              <w:rPr>
                <w:rFonts w:cs="Angsana New"/>
                <w:cs/>
              </w:rPr>
              <w:t xml:space="preserve"> </w:t>
            </w:r>
            <w:r>
              <w:t>setAccumulateWithin</w:t>
            </w:r>
            <w:r>
              <w:rPr>
                <w:rFonts w:hint="cs"/>
                <w:cs/>
              </w:rPr>
              <w:t xml:space="preserve"> จะต้องเป็นตัวเลขจำนวนเต็มและมีค่าอยู่ในช่วง </w:t>
            </w:r>
            <w:r>
              <w:t xml:space="preserve">1 </w:t>
            </w:r>
            <w:r>
              <w:rPr>
                <w:rFonts w:cs="Angsana New"/>
                <w:cs/>
              </w:rPr>
              <w:t>–</w:t>
            </w:r>
            <w:r>
              <w:rPr>
                <w:rFonts w:hint="cs"/>
                <w:cs/>
              </w:rPr>
              <w:t xml:space="preserve"> </w:t>
            </w:r>
            <w:r>
              <w:t>365</w:t>
            </w:r>
          </w:p>
        </w:tc>
        <w:tc>
          <w:tcPr>
            <w:tcW w:w="702" w:type="pct"/>
          </w:tcPr>
          <w:p w:rsidR="00534252" w:rsidP="003D44AB" w:rsidRDefault="00534252" w14:paraId="7FE62457" w14:textId="77777777">
            <w:pPr>
              <w:rPr>
                <w:rFonts w:cs="CordiaUPC"/>
                <w:szCs w:val="36"/>
              </w:rPr>
            </w:pPr>
          </w:p>
        </w:tc>
      </w:tr>
      <w:tr w:rsidR="00534252" w:rsidTr="003D44AB" w14:paraId="59E24C31" w14:textId="77777777">
        <w:tc>
          <w:tcPr>
            <w:tcW w:w="690" w:type="pct"/>
          </w:tcPr>
          <w:p w:rsidR="00534252" w:rsidP="003D44AB" w:rsidRDefault="00534252" w14:paraId="621C9270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F8391B">
              <w:rPr>
                <w:rFonts w:ascii="CordiaUPC" w:hAnsi="CordiaUPC" w:cs="CordiaUPC"/>
                <w:sz w:val="28"/>
                <w:szCs w:val="28"/>
              </w:rPr>
              <w:t>00004</w:t>
            </w:r>
          </w:p>
        </w:tc>
        <w:tc>
          <w:tcPr>
            <w:tcW w:w="1760" w:type="pct"/>
          </w:tcPr>
          <w:p w:rsidR="00534252" w:rsidP="003D44AB" w:rsidRDefault="00534252" w14:paraId="7D2AC7DF" w14:textId="77777777">
            <w:r>
              <w:t>Set</w:t>
            </w:r>
            <w:r>
              <w:rPr>
                <w:rFonts w:hint="cs"/>
                <w:cs/>
              </w:rPr>
              <w:t xml:space="preserve"> </w:t>
            </w:r>
            <w:r>
              <w:t>Reward</w:t>
            </w:r>
            <w:r>
              <w:rPr>
                <w:rFonts w:hint="cs"/>
                <w:cs/>
              </w:rPr>
              <w:t xml:space="preserve"> </w:t>
            </w:r>
            <w:r>
              <w:t>Balance</w:t>
            </w:r>
            <w:r>
              <w:rPr>
                <w:rFonts w:hint="cs"/>
                <w:cs/>
              </w:rPr>
              <w:t xml:space="preserve"> </w:t>
            </w:r>
            <w:r>
              <w:t>First</w:t>
            </w:r>
            <w:r>
              <w:rPr>
                <w:rFonts w:hint="cs"/>
                <w:cs/>
              </w:rPr>
              <w:t xml:space="preserve"> </w:t>
            </w:r>
            <w:r>
              <w:t>Pocket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cs="CordiaUPC"/>
              </w:rPr>
              <w:t xml:space="preserve">Unit is required when </w:t>
            </w:r>
            <w:r>
              <w:t>Set Reward Balance First Pocket have value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48" w:type="pct"/>
          </w:tcPr>
          <w:p w:rsidR="00534252" w:rsidP="003D44AB" w:rsidRDefault="00534252" w14:paraId="6D42B982" w14:textId="77777777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>setRewardBalanceFirstPocket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มีค่า ดังนั้น </w:t>
            </w:r>
            <w:r>
              <w:t>setRewardBalanceFirstPocketUnit</w:t>
            </w:r>
            <w:r>
              <w:rPr>
                <w:rFonts w:hint="cs"/>
                <w:cs/>
              </w:rPr>
              <w:t xml:space="preserve"> จะต้องเป็น </w:t>
            </w:r>
            <w:r>
              <w:t>Mandatory</w:t>
            </w:r>
          </w:p>
        </w:tc>
        <w:tc>
          <w:tcPr>
            <w:tcW w:w="702" w:type="pct"/>
          </w:tcPr>
          <w:p w:rsidR="00534252" w:rsidP="003D44AB" w:rsidRDefault="00534252" w14:paraId="33D3A80A" w14:textId="77777777">
            <w:pPr>
              <w:rPr>
                <w:rFonts w:cs="CordiaUPC"/>
                <w:szCs w:val="36"/>
              </w:rPr>
            </w:pPr>
          </w:p>
        </w:tc>
      </w:tr>
      <w:tr w:rsidR="00534252" w:rsidTr="003D44AB" w14:paraId="7B50D497" w14:textId="77777777">
        <w:tc>
          <w:tcPr>
            <w:tcW w:w="690" w:type="pct"/>
          </w:tcPr>
          <w:p w:rsidR="00534252" w:rsidP="003D44AB" w:rsidRDefault="00534252" w14:paraId="5991D55B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F8391B">
              <w:rPr>
                <w:rFonts w:ascii="CordiaUPC" w:hAnsi="CordiaUPC" w:cs="CordiaUPC"/>
                <w:sz w:val="28"/>
                <w:szCs w:val="28"/>
              </w:rPr>
              <w:t>00004</w:t>
            </w:r>
          </w:p>
        </w:tc>
        <w:tc>
          <w:tcPr>
            <w:tcW w:w="1760" w:type="pct"/>
          </w:tcPr>
          <w:p w:rsidR="00534252" w:rsidP="003D44AB" w:rsidRDefault="00534252" w14:paraId="4AB2F0EE" w14:textId="77777777">
            <w:r>
              <w:t>Set</w:t>
            </w:r>
            <w:r>
              <w:rPr>
                <w:rFonts w:hint="cs"/>
                <w:cs/>
              </w:rPr>
              <w:t xml:space="preserve"> </w:t>
            </w:r>
            <w:r>
              <w:t>Reward</w:t>
            </w:r>
            <w:r>
              <w:rPr>
                <w:rFonts w:hint="cs"/>
                <w:cs/>
              </w:rPr>
              <w:t xml:space="preserve"> </w:t>
            </w:r>
            <w:r>
              <w:t>Balance</w:t>
            </w:r>
            <w:r>
              <w:rPr>
                <w:rFonts w:hint="cs"/>
                <w:cs/>
              </w:rPr>
              <w:t xml:space="preserve"> </w:t>
            </w:r>
            <w:r>
              <w:t>First</w:t>
            </w:r>
            <w:r>
              <w:rPr>
                <w:rFonts w:hint="cs"/>
                <w:cs/>
              </w:rPr>
              <w:t xml:space="preserve"> </w:t>
            </w:r>
            <w:r>
              <w:t>Pocket</w:t>
            </w:r>
            <w:r>
              <w:rPr>
                <w:rFonts w:cs="CordiaUPC"/>
              </w:rPr>
              <w:t xml:space="preserve"> is required when </w:t>
            </w:r>
            <w:r>
              <w:t>Set Reward Balance First Pocket Unit have value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48" w:type="pct"/>
          </w:tcPr>
          <w:p w:rsidR="00534252" w:rsidP="003D44AB" w:rsidRDefault="00534252" w14:paraId="4DD1B161" w14:textId="77777777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setRewardBalanceFirstPocketUnit </w:t>
            </w:r>
            <w:r>
              <w:rPr>
                <w:rFonts w:hint="cs"/>
                <w:cs/>
              </w:rPr>
              <w:t xml:space="preserve">มีค่า ดังนั้น </w:t>
            </w:r>
            <w:r>
              <w:t>setRewardBalanceFirstPocket</w:t>
            </w:r>
            <w:r>
              <w:rPr>
                <w:rFonts w:hint="cs"/>
                <w:cs/>
              </w:rPr>
              <w:t xml:space="preserve"> จะต้องเป็น </w:t>
            </w:r>
            <w:r>
              <w:t>Mandatory</w:t>
            </w:r>
          </w:p>
        </w:tc>
        <w:tc>
          <w:tcPr>
            <w:tcW w:w="702" w:type="pct"/>
          </w:tcPr>
          <w:p w:rsidR="00534252" w:rsidP="003D44AB" w:rsidRDefault="00534252" w14:paraId="008EA4B1" w14:textId="77777777">
            <w:pPr>
              <w:rPr>
                <w:rFonts w:cs="CordiaUPC"/>
                <w:szCs w:val="36"/>
              </w:rPr>
            </w:pPr>
          </w:p>
        </w:tc>
      </w:tr>
      <w:tr w:rsidR="00534252" w:rsidTr="003D44AB" w14:paraId="76322A30" w14:textId="77777777">
        <w:tc>
          <w:tcPr>
            <w:tcW w:w="690" w:type="pct"/>
          </w:tcPr>
          <w:p w:rsidR="00534252" w:rsidP="003D44AB" w:rsidRDefault="00534252" w14:paraId="7A9E3894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hAnsi="CordiaUPC" w:cs="CordiaUPC"/>
                <w:sz w:val="28"/>
                <w:szCs w:val="28"/>
              </w:rPr>
              <w:t>00023</w:t>
            </w:r>
          </w:p>
        </w:tc>
        <w:tc>
          <w:tcPr>
            <w:tcW w:w="1760" w:type="pct"/>
          </w:tcPr>
          <w:p w:rsidR="00534252" w:rsidP="003D44AB" w:rsidRDefault="00534252" w14:paraId="22ED7CAE" w14:textId="77777777">
            <w:r>
              <w:t xml:space="preserve">Set Reward </w:t>
            </w:r>
            <w:r w:rsidRPr="00D41095">
              <w:t>Balance</w:t>
            </w:r>
            <w:r>
              <w:t xml:space="preserve"> 1</w:t>
            </w:r>
            <w:r w:rsidRPr="00E06936">
              <w:rPr>
                <w:vertAlign w:val="superscript"/>
              </w:rPr>
              <w:t>st</w:t>
            </w:r>
            <w:r>
              <w:rPr>
                <w:rFonts w:cs="Angsana New"/>
                <w:cs/>
              </w:rPr>
              <w:t xml:space="preserve"> </w:t>
            </w:r>
            <w:r w:rsidRPr="00D41095">
              <w:t>Pocket</w:t>
            </w:r>
            <w:r>
              <w:rPr>
                <w:cs/>
              </w:rPr>
              <w:t xml:space="preserve"> </w:t>
            </w:r>
            <w:r>
              <w:t xml:space="preserve">must be 2 decimal </w:t>
            </w:r>
            <w:r>
              <w:rPr>
                <w:rFonts w:cs="Angsana New"/>
                <w:cs/>
              </w:rPr>
              <w:t>(</w:t>
            </w:r>
            <w:r>
              <w:t>Min 0</w:t>
            </w:r>
            <w:r>
              <w:rPr>
                <w:rFonts w:cs="Angsana New"/>
                <w:cs/>
              </w:rPr>
              <w:t>.</w:t>
            </w:r>
            <w:r>
              <w:t>01, Max 10,000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1848" w:type="pct"/>
          </w:tcPr>
          <w:p w:rsidR="00534252" w:rsidP="003D44AB" w:rsidRDefault="00534252" w14:paraId="0BD4DCE1" w14:textId="77777777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>setRewardBalanceFirstPocket</w:t>
            </w:r>
            <w:r>
              <w:rPr>
                <w:rFonts w:hint="cs"/>
                <w:cs/>
              </w:rPr>
              <w:t xml:space="preserve"> มีค่า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และ </w:t>
            </w:r>
            <w:r>
              <w:t>setRewardBalanceFirstPocketUnit</w:t>
            </w:r>
            <w:r>
              <w:rPr>
                <w:rFonts w:hint="cs"/>
                <w:cs/>
              </w:rPr>
              <w:t xml:space="preserve"> มีค่าเป็น </w:t>
            </w:r>
            <w:r>
              <w:rPr>
                <w:rFonts w:cs="Angsana New"/>
                <w:cs/>
              </w:rPr>
              <w:t>“</w:t>
            </w:r>
            <w:r>
              <w:t>Baht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/>
                <w:cs/>
              </w:rPr>
              <w:t xml:space="preserve">  ดังนั้น</w:t>
            </w:r>
            <w:r w:rsidRPr="002259C2">
              <w:rPr>
                <w:rFonts w:cs="Angsana New"/>
                <w:cs/>
              </w:rPr>
              <w:t xml:space="preserve"> </w:t>
            </w:r>
            <w:r>
              <w:t>rewardBalanceFirstPocket</w:t>
            </w:r>
            <w:r>
              <w:rPr>
                <w:rFonts w:hint="cs"/>
                <w:cs/>
              </w:rPr>
              <w:t xml:space="preserve"> จะต้องเป็นตัวเลขทศนิยม </w:t>
            </w:r>
            <w:r>
              <w:t xml:space="preserve">2 </w:t>
            </w:r>
            <w:r>
              <w:rPr>
                <w:rFonts w:hint="cs"/>
                <w:cs/>
              </w:rPr>
              <w:t xml:space="preserve">ตำแหน่งและมีค่าอยู่ในช่วง </w:t>
            </w:r>
            <w:r>
              <w:t>0</w:t>
            </w:r>
            <w:r>
              <w:rPr>
                <w:rFonts w:cs="Angsana New"/>
                <w:cs/>
              </w:rPr>
              <w:t>.</w:t>
            </w:r>
            <w:r>
              <w:t xml:space="preserve">01 </w:t>
            </w:r>
            <w:r>
              <w:rPr>
                <w:rFonts w:cs="Angsana New"/>
                <w:cs/>
              </w:rPr>
              <w:t xml:space="preserve">– </w:t>
            </w:r>
            <w:r>
              <w:t>10,000</w:t>
            </w:r>
          </w:p>
        </w:tc>
        <w:tc>
          <w:tcPr>
            <w:tcW w:w="702" w:type="pct"/>
          </w:tcPr>
          <w:p w:rsidR="00534252" w:rsidP="003D44AB" w:rsidRDefault="00534252" w14:paraId="002A6A06" w14:textId="77777777">
            <w:pPr>
              <w:rPr>
                <w:rFonts w:cs="CordiaUPC"/>
                <w:szCs w:val="36"/>
              </w:rPr>
            </w:pPr>
          </w:p>
        </w:tc>
      </w:tr>
      <w:tr w:rsidR="00534252" w:rsidTr="003D44AB" w14:paraId="4F40345B" w14:textId="77777777">
        <w:tc>
          <w:tcPr>
            <w:tcW w:w="690" w:type="pct"/>
          </w:tcPr>
          <w:p w:rsidR="00534252" w:rsidP="003D44AB" w:rsidRDefault="00534252" w14:paraId="7D89749D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hAnsi="CordiaUPC" w:cs="CordiaUPC"/>
                <w:sz w:val="28"/>
                <w:szCs w:val="28"/>
              </w:rPr>
              <w:t>00023</w:t>
            </w:r>
          </w:p>
        </w:tc>
        <w:tc>
          <w:tcPr>
            <w:tcW w:w="1760" w:type="pct"/>
          </w:tcPr>
          <w:p w:rsidR="00534252" w:rsidP="003D44AB" w:rsidRDefault="00534252" w14:paraId="1D4B98F5" w14:textId="77777777">
            <w:r>
              <w:t xml:space="preserve">Set Reward </w:t>
            </w:r>
            <w:r w:rsidRPr="00D41095">
              <w:t>Balance</w:t>
            </w:r>
            <w:r>
              <w:t xml:space="preserve"> 1</w:t>
            </w:r>
            <w:r w:rsidRPr="00E06936">
              <w:rPr>
                <w:vertAlign w:val="superscript"/>
              </w:rPr>
              <w:t>st</w:t>
            </w:r>
            <w:r>
              <w:rPr>
                <w:rFonts w:cs="Angsana New"/>
                <w:cs/>
              </w:rPr>
              <w:t xml:space="preserve"> </w:t>
            </w:r>
            <w:r w:rsidRPr="00D41095">
              <w:t>Pocket</w:t>
            </w:r>
            <w:r>
              <w:rPr>
                <w:cs/>
              </w:rPr>
              <w:t xml:space="preserve"> </w:t>
            </w:r>
            <w:r>
              <w:t xml:space="preserve">must be 2 decimal </w:t>
            </w:r>
            <w:r>
              <w:rPr>
                <w:rFonts w:cs="Angsana New"/>
                <w:cs/>
              </w:rPr>
              <w:t>(</w:t>
            </w:r>
            <w:r>
              <w:t>Min 0</w:t>
            </w:r>
            <w:r>
              <w:rPr>
                <w:rFonts w:cs="Angsana New"/>
                <w:cs/>
              </w:rPr>
              <w:t>.</w:t>
            </w:r>
            <w:r>
              <w:t>01, Max 100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1848" w:type="pct"/>
          </w:tcPr>
          <w:p w:rsidR="00534252" w:rsidP="003D44AB" w:rsidRDefault="00534252" w14:paraId="7837B476" w14:textId="77777777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>setRewardBalanceFirstPocket</w:t>
            </w:r>
            <w:r>
              <w:rPr>
                <w:rFonts w:hint="cs"/>
                <w:cs/>
              </w:rPr>
              <w:t xml:space="preserve"> มีค่า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และ </w:t>
            </w:r>
            <w:r>
              <w:t>setRewardBalanceFirstPocketUnit</w:t>
            </w:r>
            <w:r>
              <w:rPr>
                <w:rFonts w:hint="cs"/>
                <w:cs/>
              </w:rPr>
              <w:t xml:space="preserve"> มีค่าเป็น </w:t>
            </w:r>
            <w:r>
              <w:rPr>
                <w:rFonts w:cs="Angsana New"/>
                <w:cs/>
              </w:rPr>
              <w:t>“%”</w:t>
            </w:r>
            <w:r>
              <w:rPr>
                <w:rFonts w:hint="cs"/>
                <w:cs/>
              </w:rPr>
              <w:t xml:space="preserve">  ดังนั้น</w:t>
            </w:r>
            <w:r w:rsidRPr="002259C2">
              <w:rPr>
                <w:rFonts w:cs="Angsana New"/>
                <w:cs/>
              </w:rPr>
              <w:t xml:space="preserve"> </w:t>
            </w:r>
            <w:r>
              <w:t>rewardBalanceFirstPocket</w:t>
            </w:r>
            <w:r>
              <w:rPr>
                <w:rFonts w:hint="cs"/>
                <w:cs/>
              </w:rPr>
              <w:t xml:space="preserve"> จะต้องเป็นตัวเลขทศนิยม </w:t>
            </w:r>
            <w:r>
              <w:t xml:space="preserve">2 </w:t>
            </w:r>
            <w:r>
              <w:rPr>
                <w:rFonts w:hint="cs"/>
                <w:cs/>
              </w:rPr>
              <w:t xml:space="preserve">ตำแหน่งและมีค่าอยู่ในช่วง </w:t>
            </w:r>
            <w:r>
              <w:t>0</w:t>
            </w:r>
            <w:r>
              <w:rPr>
                <w:rFonts w:cs="Angsana New"/>
                <w:cs/>
              </w:rPr>
              <w:t>.</w:t>
            </w:r>
            <w:r>
              <w:t xml:space="preserve">01 </w:t>
            </w:r>
            <w:r>
              <w:rPr>
                <w:rFonts w:cs="Angsana New"/>
                <w:cs/>
              </w:rPr>
              <w:t xml:space="preserve">– </w:t>
            </w:r>
            <w:r>
              <w:t>100</w:t>
            </w:r>
          </w:p>
        </w:tc>
        <w:tc>
          <w:tcPr>
            <w:tcW w:w="702" w:type="pct"/>
          </w:tcPr>
          <w:p w:rsidR="00534252" w:rsidP="003D44AB" w:rsidRDefault="00534252" w14:paraId="0C12FB52" w14:textId="77777777">
            <w:pPr>
              <w:rPr>
                <w:rFonts w:cs="CordiaUPC"/>
                <w:szCs w:val="36"/>
              </w:rPr>
            </w:pPr>
          </w:p>
        </w:tc>
      </w:tr>
      <w:tr w:rsidR="00534252" w:rsidTr="003D44AB" w14:paraId="2FE983BF" w14:textId="77777777">
        <w:tc>
          <w:tcPr>
            <w:tcW w:w="690" w:type="pct"/>
          </w:tcPr>
          <w:p w:rsidR="00534252" w:rsidP="003D44AB" w:rsidRDefault="00534252" w14:paraId="6D257068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hAnsi="CordiaUPC" w:cs="CordiaUPC"/>
                <w:sz w:val="28"/>
                <w:szCs w:val="28"/>
              </w:rPr>
              <w:t>00023</w:t>
            </w:r>
          </w:p>
        </w:tc>
        <w:tc>
          <w:tcPr>
            <w:tcW w:w="1760" w:type="pct"/>
          </w:tcPr>
          <w:p w:rsidR="00534252" w:rsidP="003D44AB" w:rsidRDefault="00534252" w14:paraId="50562E75" w14:textId="77777777">
            <w:r>
              <w:t>Set Reward Validity 1</w:t>
            </w:r>
            <w:r w:rsidRPr="00E06936">
              <w:rPr>
                <w:vertAlign w:val="superscript"/>
              </w:rPr>
              <w:t>st</w:t>
            </w:r>
            <w:r>
              <w:rPr>
                <w:rFonts w:cs="Angsana New"/>
                <w:cs/>
              </w:rPr>
              <w:t xml:space="preserve"> </w:t>
            </w:r>
            <w:r w:rsidRPr="00D41095">
              <w:t>Pocket</w:t>
            </w:r>
            <w:r>
              <w:rPr>
                <w:cs/>
              </w:rPr>
              <w:t xml:space="preserve"> </w:t>
            </w:r>
            <w:r>
              <w:t xml:space="preserve">must be Integer </w:t>
            </w:r>
            <w:r>
              <w:rPr>
                <w:rFonts w:cs="Angsana New"/>
                <w:cs/>
              </w:rPr>
              <w:t>(</w:t>
            </w:r>
            <w:r>
              <w:t>Min 1, Max 365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1848" w:type="pct"/>
          </w:tcPr>
          <w:p w:rsidR="00534252" w:rsidP="003D44AB" w:rsidRDefault="00534252" w14:paraId="15410EE8" w14:textId="77777777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>setRewardValidityFirstPocket</w:t>
            </w:r>
            <w:r>
              <w:rPr>
                <w:rFonts w:hint="cs"/>
                <w:cs/>
              </w:rPr>
              <w:t xml:space="preserve"> มีค่า ดังนั้น</w:t>
            </w:r>
            <w:r w:rsidRPr="002259C2">
              <w:rPr>
                <w:rFonts w:cs="Angsana New"/>
                <w:cs/>
              </w:rPr>
              <w:t xml:space="preserve"> </w:t>
            </w:r>
            <w:r>
              <w:rPr>
                <w:rFonts w:cs="CordiaUPC"/>
              </w:rPr>
              <w:t>set</w:t>
            </w:r>
            <w:r>
              <w:t>RewardValidityFirstPocket</w:t>
            </w:r>
            <w:r>
              <w:rPr>
                <w:rFonts w:hint="cs"/>
                <w:cs/>
              </w:rPr>
              <w:t xml:space="preserve"> จะต้องเป็นตัวเลขจำนวนเต็มและมีค่าอยู่ในช่วง </w:t>
            </w:r>
            <w:r>
              <w:t>1</w:t>
            </w:r>
            <w:r>
              <w:rPr>
                <w:rFonts w:cs="Angsana New"/>
                <w:cs/>
              </w:rPr>
              <w:t xml:space="preserve"> –</w:t>
            </w:r>
            <w:r>
              <w:rPr>
                <w:rFonts w:hint="cs"/>
                <w:cs/>
              </w:rPr>
              <w:t xml:space="preserve"> </w:t>
            </w:r>
            <w:r>
              <w:t>365</w:t>
            </w:r>
          </w:p>
        </w:tc>
        <w:tc>
          <w:tcPr>
            <w:tcW w:w="702" w:type="pct"/>
          </w:tcPr>
          <w:p w:rsidR="00534252" w:rsidP="003D44AB" w:rsidRDefault="00534252" w14:paraId="7BE589EF" w14:textId="77777777">
            <w:pPr>
              <w:rPr>
                <w:rFonts w:cs="CordiaUPC"/>
                <w:szCs w:val="36"/>
              </w:rPr>
            </w:pPr>
          </w:p>
        </w:tc>
      </w:tr>
      <w:tr w:rsidR="00534252" w:rsidTr="003D44AB" w14:paraId="07B40FB0" w14:textId="77777777">
        <w:tc>
          <w:tcPr>
            <w:tcW w:w="690" w:type="pct"/>
          </w:tcPr>
          <w:p w:rsidR="00534252" w:rsidP="003D44AB" w:rsidRDefault="00534252" w14:paraId="2C6FFBD9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hAnsi="CordiaUPC" w:cs="CordiaUPC"/>
                <w:sz w:val="28"/>
                <w:szCs w:val="28"/>
              </w:rPr>
              <w:t>00023</w:t>
            </w:r>
          </w:p>
        </w:tc>
        <w:tc>
          <w:tcPr>
            <w:tcW w:w="1760" w:type="pct"/>
          </w:tcPr>
          <w:p w:rsidR="00534252" w:rsidP="003D44AB" w:rsidRDefault="00534252" w14:paraId="5F1D75EB" w14:textId="77777777">
            <w:r>
              <w:t xml:space="preserve">Set Reward For Top up Minimum must be 2 decimal </w:t>
            </w:r>
            <w:r>
              <w:rPr>
                <w:rFonts w:cs="Angsana New"/>
                <w:cs/>
              </w:rPr>
              <w:t>(</w:t>
            </w:r>
            <w:r>
              <w:t>Min 0</w:t>
            </w:r>
            <w:r>
              <w:rPr>
                <w:rFonts w:cs="Angsana New"/>
                <w:cs/>
              </w:rPr>
              <w:t>.</w:t>
            </w:r>
            <w:r>
              <w:t>01, Max 10,000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1848" w:type="pct"/>
          </w:tcPr>
          <w:p w:rsidR="00534252" w:rsidP="003D44AB" w:rsidRDefault="00534252" w14:paraId="08419A28" w14:textId="77777777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setRewardForTop upMinimum </w:t>
            </w:r>
            <w:r>
              <w:rPr>
                <w:rFonts w:hint="cs"/>
                <w:cs/>
              </w:rPr>
              <w:t>มีค่า ดังนั้น</w:t>
            </w:r>
            <w:r w:rsidRPr="002259C2">
              <w:rPr>
                <w:rFonts w:cs="Angsana New"/>
                <w:cs/>
              </w:rPr>
              <w:t xml:space="preserve"> </w:t>
            </w:r>
            <w:r>
              <w:t xml:space="preserve">setRewardForTop upMinimum </w:t>
            </w:r>
            <w:r>
              <w:rPr>
                <w:rFonts w:hint="cs"/>
                <w:cs/>
              </w:rPr>
              <w:t xml:space="preserve">จะต้องเป็นตัวเลขทศนิยม </w:t>
            </w:r>
            <w:r>
              <w:t xml:space="preserve">2 </w:t>
            </w:r>
            <w:r>
              <w:rPr>
                <w:rFonts w:hint="cs"/>
                <w:cs/>
              </w:rPr>
              <w:t xml:space="preserve">ตำแหน่งและมีค่าอยู่ในช่วง </w:t>
            </w:r>
            <w:r>
              <w:t>0</w:t>
            </w:r>
            <w:r>
              <w:rPr>
                <w:rFonts w:cs="Angsana New"/>
                <w:cs/>
              </w:rPr>
              <w:t>.</w:t>
            </w:r>
            <w:r>
              <w:t xml:space="preserve">01 </w:t>
            </w:r>
            <w:r>
              <w:rPr>
                <w:rFonts w:cs="Angsana New"/>
                <w:cs/>
              </w:rPr>
              <w:t xml:space="preserve">– </w:t>
            </w:r>
            <w:r>
              <w:t>10,000</w:t>
            </w:r>
          </w:p>
        </w:tc>
        <w:tc>
          <w:tcPr>
            <w:tcW w:w="702" w:type="pct"/>
          </w:tcPr>
          <w:p w:rsidR="00534252" w:rsidP="003D44AB" w:rsidRDefault="00534252" w14:paraId="57C3A594" w14:textId="77777777">
            <w:pPr>
              <w:rPr>
                <w:rFonts w:cs="CordiaUPC"/>
                <w:szCs w:val="36"/>
              </w:rPr>
            </w:pPr>
          </w:p>
        </w:tc>
      </w:tr>
      <w:tr w:rsidR="00534252" w:rsidTr="003D44AB" w14:paraId="6560F115" w14:textId="77777777">
        <w:tc>
          <w:tcPr>
            <w:tcW w:w="690" w:type="pct"/>
          </w:tcPr>
          <w:p w:rsidRPr="006B3F38" w:rsidR="00534252" w:rsidP="003D44AB" w:rsidRDefault="00534252" w14:paraId="4169C1CD" w14:textId="774DFBDE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760" w:type="pct"/>
          </w:tcPr>
          <w:p w:rsidR="00534252" w:rsidP="003D44AB" w:rsidRDefault="00534252" w14:paraId="113CB29D" w14:textId="47FD8521">
            <w:pPr>
              <w:rPr>
                <w:rFonts w:cs="CordiaUPC"/>
              </w:rPr>
            </w:pPr>
            <w:r>
              <w:rPr>
                <w:rFonts w:cs="CordiaUPC"/>
              </w:rPr>
              <w:t>Set Reward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CordiaUPC"/>
              </w:rPr>
              <w:t>Channel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48" w:type="pct"/>
          </w:tcPr>
          <w:p w:rsidR="00534252" w:rsidP="003D44AB" w:rsidRDefault="00534252" w14:paraId="609CDC0B" w14:textId="7678001C">
            <w:r>
              <w:rPr>
                <w:rFonts w:cs="CordiaUPC"/>
              </w:rPr>
              <w:t xml:space="preserve">setRewardChannel </w:t>
            </w:r>
            <w:r>
              <w:rPr>
                <w:rFonts w:hint="cs" w:cs="Angsana New"/>
                <w:cs/>
              </w:rPr>
              <w:t xml:space="preserve">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02" w:type="pct"/>
          </w:tcPr>
          <w:p w:rsidR="00534252" w:rsidP="003D44AB" w:rsidRDefault="00534252" w14:paraId="7CB275DF" w14:textId="77777777">
            <w:pPr>
              <w:rPr>
                <w:rFonts w:cs="CordiaUPC"/>
                <w:szCs w:val="36"/>
              </w:rPr>
            </w:pPr>
          </w:p>
        </w:tc>
      </w:tr>
      <w:tr w:rsidR="00534252" w:rsidTr="003D44AB" w14:paraId="18ED6FB0" w14:textId="77777777">
        <w:tc>
          <w:tcPr>
            <w:tcW w:w="690" w:type="pct"/>
          </w:tcPr>
          <w:p w:rsidR="00534252" w:rsidP="003D44AB" w:rsidRDefault="00534252" w14:paraId="21CA7C26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6B3F38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760" w:type="pct"/>
          </w:tcPr>
          <w:p w:rsidR="00534252" w:rsidP="003D44AB" w:rsidRDefault="00534252" w14:paraId="700993E5" w14:textId="77777777">
            <w:r>
              <w:rPr>
                <w:rFonts w:cs="CordiaUPC"/>
              </w:rPr>
              <w:t>Set Reward Expire Date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48" w:type="pct"/>
          </w:tcPr>
          <w:p w:rsidR="00534252" w:rsidP="003D44AB" w:rsidRDefault="00534252" w14:paraId="3A7BAD15" w14:textId="77777777">
            <w:r>
              <w:t xml:space="preserve">setRewardExpireDate </w:t>
            </w:r>
            <w:r>
              <w:rPr>
                <w:rFonts w:hint="cs"/>
                <w:cs/>
              </w:rPr>
              <w:t xml:space="preserve">จะต้องเป็น </w:t>
            </w:r>
            <w:r>
              <w:t>Mandatory</w:t>
            </w:r>
          </w:p>
        </w:tc>
        <w:tc>
          <w:tcPr>
            <w:tcW w:w="702" w:type="pct"/>
          </w:tcPr>
          <w:p w:rsidR="00534252" w:rsidP="003D44AB" w:rsidRDefault="00534252" w14:paraId="35ABBFE4" w14:textId="77777777">
            <w:pPr>
              <w:rPr>
                <w:rFonts w:cs="CordiaUPC"/>
                <w:szCs w:val="36"/>
              </w:rPr>
            </w:pPr>
          </w:p>
        </w:tc>
      </w:tr>
      <w:tr w:rsidR="00534252" w:rsidTr="003D44AB" w14:paraId="6D41592C" w14:textId="77777777">
        <w:tc>
          <w:tcPr>
            <w:tcW w:w="690" w:type="pct"/>
          </w:tcPr>
          <w:p w:rsidRPr="006B3F38" w:rsidR="00534252" w:rsidP="003D44AB" w:rsidRDefault="00534252" w14:paraId="67E26EF4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760" w:type="pct"/>
          </w:tcPr>
          <w:p w:rsidR="00534252" w:rsidP="003D44AB" w:rsidRDefault="00534252" w14:paraId="74C7736F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Set Reward Duration Type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48" w:type="pct"/>
          </w:tcPr>
          <w:p w:rsidR="00534252" w:rsidP="003D44AB" w:rsidRDefault="00534252" w14:paraId="22A45FA3" w14:textId="77777777">
            <w:r>
              <w:rPr>
                <w:rFonts w:cs="CordiaUPC"/>
              </w:rPr>
              <w:t xml:space="preserve">Set Reward Duration Type </w:t>
            </w:r>
            <w:r>
              <w:rPr>
                <w:rFonts w:hint="cs" w:cs="Angsana New"/>
                <w:cs/>
              </w:rPr>
              <w:t xml:space="preserve">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02" w:type="pct"/>
          </w:tcPr>
          <w:p w:rsidR="00534252" w:rsidP="003D44AB" w:rsidRDefault="00534252" w14:paraId="16F5C2DD" w14:textId="77777777">
            <w:pPr>
              <w:rPr>
                <w:rFonts w:cs="CordiaUPC"/>
                <w:szCs w:val="36"/>
              </w:rPr>
            </w:pPr>
          </w:p>
        </w:tc>
      </w:tr>
      <w:tr w:rsidR="00534252" w:rsidTr="003D44AB" w14:paraId="090FCEE2" w14:textId="77777777">
        <w:tc>
          <w:tcPr>
            <w:tcW w:w="690" w:type="pct"/>
          </w:tcPr>
          <w:p w:rsidRPr="006B3F38" w:rsidR="00534252" w:rsidP="003D44AB" w:rsidRDefault="00534252" w14:paraId="7F06D25C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760" w:type="pct"/>
          </w:tcPr>
          <w:p w:rsidR="00534252" w:rsidP="003D44AB" w:rsidRDefault="00534252" w14:paraId="43C10A7C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Set Reward Duration From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48" w:type="pct"/>
          </w:tcPr>
          <w:p w:rsidR="00534252" w:rsidP="003D44AB" w:rsidRDefault="00534252" w14:paraId="5FBC02A6" w14:textId="77777777">
            <w:r>
              <w:rPr>
                <w:rFonts w:cs="CordiaUPC"/>
              </w:rPr>
              <w:t xml:space="preserve">Set Reward Duration From </w:t>
            </w:r>
            <w:r>
              <w:rPr>
                <w:rFonts w:hint="cs" w:cs="Angsana New"/>
                <w:cs/>
              </w:rPr>
              <w:t xml:space="preserve">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02" w:type="pct"/>
          </w:tcPr>
          <w:p w:rsidR="00534252" w:rsidP="003D44AB" w:rsidRDefault="00534252" w14:paraId="4ABE7EB5" w14:textId="77777777">
            <w:pPr>
              <w:rPr>
                <w:rFonts w:cs="CordiaUPC"/>
                <w:szCs w:val="36"/>
              </w:rPr>
            </w:pPr>
          </w:p>
        </w:tc>
      </w:tr>
      <w:tr w:rsidR="00534252" w:rsidTr="003D44AB" w14:paraId="547145B6" w14:textId="77777777">
        <w:tc>
          <w:tcPr>
            <w:tcW w:w="690" w:type="pct"/>
          </w:tcPr>
          <w:p w:rsidRPr="006B3F38" w:rsidR="00534252" w:rsidP="003D44AB" w:rsidRDefault="00534252" w14:paraId="3E806182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760" w:type="pct"/>
          </w:tcPr>
          <w:p w:rsidR="00534252" w:rsidP="003D44AB" w:rsidRDefault="00534252" w14:paraId="5E2994E9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Set Reward Duration To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48" w:type="pct"/>
          </w:tcPr>
          <w:p w:rsidR="00534252" w:rsidP="003D44AB" w:rsidRDefault="00534252" w14:paraId="7C42A2EE" w14:textId="77777777">
            <w:r>
              <w:rPr>
                <w:rFonts w:cs="CordiaUPC"/>
              </w:rPr>
              <w:t xml:space="preserve">Set Reward Duration To </w:t>
            </w:r>
            <w:r>
              <w:rPr>
                <w:rFonts w:hint="cs" w:cs="Angsana New"/>
                <w:cs/>
              </w:rPr>
              <w:t xml:space="preserve">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02" w:type="pct"/>
          </w:tcPr>
          <w:p w:rsidR="00534252" w:rsidP="003D44AB" w:rsidRDefault="00534252" w14:paraId="23718112" w14:textId="77777777">
            <w:pPr>
              <w:rPr>
                <w:rFonts w:cs="CordiaUPC"/>
                <w:szCs w:val="36"/>
              </w:rPr>
            </w:pPr>
          </w:p>
        </w:tc>
      </w:tr>
      <w:tr w:rsidR="00534252" w:rsidTr="003D44AB" w14:paraId="76875856" w14:textId="77777777">
        <w:tc>
          <w:tcPr>
            <w:tcW w:w="690" w:type="pct"/>
          </w:tcPr>
          <w:p w:rsidRPr="006B3F38" w:rsidR="00534252" w:rsidP="003D44AB" w:rsidRDefault="00534252" w14:paraId="188C3D79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C40991">
              <w:t>00023</w:t>
            </w:r>
          </w:p>
        </w:tc>
        <w:tc>
          <w:tcPr>
            <w:tcW w:w="1760" w:type="pct"/>
          </w:tcPr>
          <w:p w:rsidR="00534252" w:rsidP="003D44AB" w:rsidRDefault="00534252" w14:paraId="571F0314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Set Reward Duration From</w:t>
            </w:r>
            <w:r>
              <w:t xml:space="preserve"> must be Integer </w:t>
            </w:r>
            <w:r>
              <w:rPr>
                <w:rFonts w:cs="Angsana New"/>
                <w:cs/>
              </w:rPr>
              <w:t>(</w:t>
            </w:r>
            <w:r>
              <w:t>Min 1, Max 99,999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1848" w:type="pct"/>
          </w:tcPr>
          <w:p w:rsidR="00534252" w:rsidP="003D44AB" w:rsidRDefault="00534252" w14:paraId="5BC5F1FA" w14:textId="25E09EA3">
            <w:r>
              <w:rPr>
                <w:rFonts w:hint="cs"/>
                <w:cs/>
              </w:rPr>
              <w:t xml:space="preserve">ถ้า </w:t>
            </w:r>
            <w:r>
              <w:t xml:space="preserve">setRewardDurationFrom </w:t>
            </w:r>
            <w:r>
              <w:rPr>
                <w:rFonts w:hint="cs"/>
                <w:cs/>
              </w:rPr>
              <w:t xml:space="preserve">มีค่า ดังนั้น </w:t>
            </w:r>
            <w:r>
              <w:t xml:space="preserve">Set </w:t>
            </w:r>
            <w:r>
              <w:rPr>
                <w:rFonts w:cs="CordiaUPC"/>
              </w:rPr>
              <w:t>Reward Duration From</w:t>
            </w:r>
            <w:r>
              <w:rPr>
                <w:rFonts w:hint="cs"/>
                <w:cs/>
              </w:rPr>
              <w:t xml:space="preserve"> จะต้องเป็นจำนวนเต็มและมีค่าอยู่ในช่วง </w:t>
            </w:r>
            <w:r>
              <w:t xml:space="preserve">1 </w:t>
            </w:r>
            <w:r>
              <w:rPr>
                <w:rFonts w:cs="Angsana New"/>
                <w:cs/>
              </w:rPr>
              <w:t xml:space="preserve">– </w:t>
            </w:r>
            <w:r>
              <w:t>99,999</w:t>
            </w:r>
          </w:p>
        </w:tc>
        <w:tc>
          <w:tcPr>
            <w:tcW w:w="702" w:type="pct"/>
          </w:tcPr>
          <w:p w:rsidR="00534252" w:rsidP="003D44AB" w:rsidRDefault="00534252" w14:paraId="53E0EA3F" w14:textId="77777777">
            <w:pPr>
              <w:rPr>
                <w:rFonts w:cs="CordiaUPC"/>
                <w:szCs w:val="36"/>
              </w:rPr>
            </w:pPr>
          </w:p>
        </w:tc>
      </w:tr>
      <w:tr w:rsidR="00534252" w:rsidTr="003D44AB" w14:paraId="2E9967E7" w14:textId="77777777">
        <w:tc>
          <w:tcPr>
            <w:tcW w:w="690" w:type="pct"/>
          </w:tcPr>
          <w:p w:rsidRPr="006B3F38" w:rsidR="00534252" w:rsidP="003D44AB" w:rsidRDefault="00534252" w14:paraId="4154D932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C40991">
              <w:t>00023</w:t>
            </w:r>
          </w:p>
        </w:tc>
        <w:tc>
          <w:tcPr>
            <w:tcW w:w="1760" w:type="pct"/>
          </w:tcPr>
          <w:p w:rsidR="00534252" w:rsidP="003D44AB" w:rsidRDefault="00534252" w14:paraId="6F1D3A0A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Set Reward Duration To</w:t>
            </w:r>
            <w:r w:rsidRPr="00CF160A">
              <w:rPr>
                <w:rFonts w:cs="Angsana New"/>
                <w:cs/>
              </w:rPr>
              <w:t xml:space="preserve"> </w:t>
            </w:r>
            <w:r>
              <w:t xml:space="preserve">must be Integer </w:t>
            </w:r>
            <w:r>
              <w:rPr>
                <w:rFonts w:cs="Angsana New"/>
                <w:cs/>
              </w:rPr>
              <w:t>(</w:t>
            </w:r>
            <w:r>
              <w:t>Min 1, Max 99,999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1848" w:type="pct"/>
          </w:tcPr>
          <w:p w:rsidR="00534252" w:rsidP="003D44AB" w:rsidRDefault="00534252" w14:paraId="4F487A88" w14:textId="35329707">
            <w:r>
              <w:rPr>
                <w:rFonts w:hint="cs"/>
                <w:cs/>
              </w:rPr>
              <w:t xml:space="preserve">ถ้า </w:t>
            </w:r>
            <w:r>
              <w:t xml:space="preserve">setRewardDurationTo </w:t>
            </w:r>
            <w:r>
              <w:rPr>
                <w:rFonts w:hint="cs"/>
                <w:cs/>
              </w:rPr>
              <w:t xml:space="preserve">มีค่า ดังนั้น </w:t>
            </w:r>
            <w:r>
              <w:t xml:space="preserve">Set </w:t>
            </w:r>
            <w:r>
              <w:rPr>
                <w:rFonts w:cs="CordiaUPC"/>
              </w:rPr>
              <w:t>Reward Duration To</w:t>
            </w:r>
            <w:r>
              <w:rPr>
                <w:rFonts w:hint="cs"/>
                <w:cs/>
              </w:rPr>
              <w:t xml:space="preserve"> จะต้องเป็นจำนวนเต็มและมีค่าอยู่ในช่วง </w:t>
            </w:r>
            <w:r>
              <w:t xml:space="preserve">1 </w:t>
            </w:r>
            <w:r>
              <w:rPr>
                <w:rFonts w:cs="Angsana New"/>
                <w:cs/>
              </w:rPr>
              <w:t xml:space="preserve">– </w:t>
            </w:r>
            <w:r>
              <w:t>99,999</w:t>
            </w:r>
          </w:p>
        </w:tc>
        <w:tc>
          <w:tcPr>
            <w:tcW w:w="702" w:type="pct"/>
          </w:tcPr>
          <w:p w:rsidR="00534252" w:rsidP="003D44AB" w:rsidRDefault="00534252" w14:paraId="2A9198A3" w14:textId="77777777">
            <w:pPr>
              <w:rPr>
                <w:rFonts w:cs="CordiaUPC"/>
                <w:szCs w:val="36"/>
              </w:rPr>
            </w:pPr>
          </w:p>
        </w:tc>
      </w:tr>
      <w:tr w:rsidR="00534252" w:rsidTr="003D44AB" w14:paraId="40DA1AE0" w14:textId="77777777">
        <w:tc>
          <w:tcPr>
            <w:tcW w:w="690" w:type="pct"/>
          </w:tcPr>
          <w:p w:rsidRPr="006B3F38" w:rsidR="00534252" w:rsidP="003D44AB" w:rsidRDefault="00534252" w14:paraId="4E33D5B8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760" w:type="pct"/>
          </w:tcPr>
          <w:p w:rsidR="00534252" w:rsidP="003D44AB" w:rsidRDefault="00534252" w14:paraId="359AD4A7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Set Reward Duration Unit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48" w:type="pct"/>
          </w:tcPr>
          <w:p w:rsidR="00534252" w:rsidP="003D44AB" w:rsidRDefault="00534252" w14:paraId="0FDCD839" w14:textId="77777777">
            <w:r>
              <w:rPr>
                <w:rFonts w:cs="CordiaUPC"/>
              </w:rPr>
              <w:t xml:space="preserve">Set Reward Duration Unit </w:t>
            </w:r>
            <w:r>
              <w:rPr>
                <w:rFonts w:hint="cs" w:cs="Angsana New"/>
                <w:cs/>
              </w:rPr>
              <w:t xml:space="preserve">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02" w:type="pct"/>
          </w:tcPr>
          <w:p w:rsidR="00534252" w:rsidP="003D44AB" w:rsidRDefault="00534252" w14:paraId="265FB61C" w14:textId="77777777">
            <w:pPr>
              <w:rPr>
                <w:rFonts w:cs="CordiaUPC"/>
                <w:szCs w:val="36"/>
              </w:rPr>
            </w:pPr>
          </w:p>
        </w:tc>
      </w:tr>
      <w:tr w:rsidR="00534252" w:rsidTr="003D44AB" w14:paraId="5C72F356" w14:textId="77777777">
        <w:tc>
          <w:tcPr>
            <w:tcW w:w="690" w:type="pct"/>
          </w:tcPr>
          <w:p w:rsidRPr="006B3F38" w:rsidR="00534252" w:rsidP="003D44AB" w:rsidRDefault="00534252" w14:paraId="0A45E0E4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0001</w:t>
            </w:r>
            <w:r>
              <w:rPr>
                <w:rFonts w:ascii="CordiaUPC" w:hAnsi="CordiaUPC" w:cs="CordiaUPC"/>
                <w:sz w:val="28"/>
                <w:szCs w:val="28"/>
              </w:rPr>
              <w:t>4</w:t>
            </w:r>
          </w:p>
        </w:tc>
        <w:tc>
          <w:tcPr>
            <w:tcW w:w="1760" w:type="pct"/>
          </w:tcPr>
          <w:p w:rsidR="00534252" w:rsidP="003D44AB" w:rsidRDefault="00534252" w14:paraId="35D13251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Set Reward </w:t>
            </w:r>
            <w:r w:rsidRPr="00060444">
              <w:rPr>
                <w:rFonts w:cs="CordiaUPC"/>
              </w:rPr>
              <w:t>Duration To</w:t>
            </w:r>
            <w:r w:rsidRPr="00060444">
              <w:rPr>
                <w:rFonts w:cs="Angsana New"/>
                <w:b/>
                <w:bCs/>
                <w:cs/>
              </w:rPr>
              <w:t xml:space="preserve"> </w:t>
            </w:r>
            <w:r w:rsidRPr="00060444">
              <w:rPr>
                <w:rFonts w:cs="CordiaUPC"/>
                <w:bCs/>
              </w:rPr>
              <w:t xml:space="preserve">must be greater than or equal to </w:t>
            </w:r>
            <w:r>
              <w:rPr>
                <w:rFonts w:cs="CordiaUPC"/>
                <w:bCs/>
              </w:rPr>
              <w:t xml:space="preserve">Set </w:t>
            </w:r>
            <w:r>
              <w:rPr>
                <w:rFonts w:cs="CordiaUPC"/>
              </w:rPr>
              <w:t xml:space="preserve">Reward </w:t>
            </w:r>
            <w:r w:rsidRPr="00060444">
              <w:rPr>
                <w:rFonts w:cs="CordiaUPC"/>
              </w:rPr>
              <w:t>Duration</w:t>
            </w:r>
            <w:r w:rsidRPr="00060444">
              <w:rPr>
                <w:rFonts w:cs="CordiaUPC"/>
                <w:bCs/>
              </w:rPr>
              <w:t xml:space="preserve"> F</w:t>
            </w:r>
            <w:r w:rsidRPr="00060444">
              <w:rPr>
                <w:rFonts w:cs="CordiaUPC"/>
              </w:rPr>
              <w:t>rom</w:t>
            </w:r>
          </w:p>
        </w:tc>
        <w:tc>
          <w:tcPr>
            <w:tcW w:w="1848" w:type="pct"/>
          </w:tcPr>
          <w:p w:rsidRPr="008979A8" w:rsidR="00534252" w:rsidP="003D44AB" w:rsidRDefault="00534252" w14:paraId="35841CB3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Set Reward </w:t>
            </w:r>
            <w:r w:rsidRPr="008979A8">
              <w:rPr>
                <w:rFonts w:cs="CordiaUPC"/>
              </w:rPr>
              <w:t xml:space="preserve">Duration To </w:t>
            </w:r>
            <w:r w:rsidRPr="008979A8">
              <w:rPr>
                <w:rFonts w:cs="Angsana New"/>
                <w:cs/>
              </w:rPr>
              <w:t xml:space="preserve">จะต้องมีค่ามากกว่าหรือเท่ากับ </w:t>
            </w:r>
            <w:r>
              <w:rPr>
                <w:rFonts w:cs="CordiaUPC"/>
              </w:rPr>
              <w:t xml:space="preserve">Set Reward </w:t>
            </w:r>
            <w:r w:rsidRPr="008979A8">
              <w:rPr>
                <w:rFonts w:cs="CordiaUPC"/>
              </w:rPr>
              <w:t>Duration From</w:t>
            </w:r>
          </w:p>
          <w:p w:rsidR="00534252" w:rsidP="003D44AB" w:rsidRDefault="00534252" w14:paraId="284DDF9D" w14:textId="77777777"/>
        </w:tc>
        <w:tc>
          <w:tcPr>
            <w:tcW w:w="702" w:type="pct"/>
          </w:tcPr>
          <w:p w:rsidR="00534252" w:rsidP="003D44AB" w:rsidRDefault="00534252" w14:paraId="4E8842AE" w14:textId="77777777">
            <w:pPr>
              <w:rPr>
                <w:rFonts w:cs="CordiaUPC"/>
                <w:szCs w:val="36"/>
              </w:rPr>
            </w:pPr>
          </w:p>
        </w:tc>
      </w:tr>
      <w:tr w:rsidR="00534252" w:rsidTr="003D44AB" w14:paraId="0EC244B3" w14:textId="77777777">
        <w:tc>
          <w:tcPr>
            <w:tcW w:w="690" w:type="pct"/>
          </w:tcPr>
          <w:p w:rsidRPr="006B3F38" w:rsidR="00534252" w:rsidP="003D44AB" w:rsidRDefault="00534252" w14:paraId="40EE1A2F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0001</w:t>
            </w:r>
            <w:r>
              <w:rPr>
                <w:rFonts w:ascii="CordiaUPC" w:hAnsi="CordiaUPC" w:cs="CordiaUPC"/>
                <w:sz w:val="28"/>
                <w:szCs w:val="28"/>
              </w:rPr>
              <w:t>6</w:t>
            </w:r>
          </w:p>
        </w:tc>
        <w:tc>
          <w:tcPr>
            <w:tcW w:w="1760" w:type="pct"/>
          </w:tcPr>
          <w:p w:rsidR="00534252" w:rsidP="003D44AB" w:rsidRDefault="00534252" w14:paraId="096F6527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Set Reward </w:t>
            </w:r>
            <w:r w:rsidRPr="00060444">
              <w:rPr>
                <w:rFonts w:cs="CordiaUPC"/>
              </w:rPr>
              <w:t xml:space="preserve">Duration To </w:t>
            </w:r>
            <w:r w:rsidRPr="00060444">
              <w:rPr>
                <w:rFonts w:cs="CordiaUPC"/>
                <w:bCs/>
              </w:rPr>
              <w:t>must be less than or equal to</w:t>
            </w:r>
            <w:r w:rsidRPr="00060444">
              <w:rPr>
                <w:rFonts w:cs="CordiaUPC"/>
              </w:rPr>
              <w:t xml:space="preserve"> Package Duration</w:t>
            </w:r>
            <w:r>
              <w:rPr>
                <w:rFonts w:cs="CordiaUPC"/>
              </w:rPr>
              <w:t xml:space="preserve"> when Set Reward </w:t>
            </w:r>
            <w:r w:rsidRPr="00060444">
              <w:rPr>
                <w:rFonts w:cs="CordiaUPC"/>
              </w:rPr>
              <w:t xml:space="preserve">Duration Type is </w:t>
            </w:r>
            <w:r w:rsidRPr="00060444"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Specific</w:t>
            </w:r>
            <w:r>
              <w:rPr>
                <w:rFonts w:cs="Angsana New"/>
                <w:cs/>
              </w:rPr>
              <w:t>”</w:t>
            </w:r>
            <w:r w:rsidRPr="00060444">
              <w:rPr>
                <w:rFonts w:cs="Angsana New"/>
                <w:cs/>
              </w:rPr>
              <w:t>.</w:t>
            </w:r>
          </w:p>
        </w:tc>
        <w:tc>
          <w:tcPr>
            <w:tcW w:w="1848" w:type="pct"/>
          </w:tcPr>
          <w:p w:rsidR="00534252" w:rsidP="003D44AB" w:rsidRDefault="00534252" w14:paraId="1188481C" w14:textId="77777777">
            <w:r w:rsidRPr="008979A8">
              <w:rPr>
                <w:rFonts w:cs="Angsana New"/>
                <w:cs/>
              </w:rPr>
              <w:t xml:space="preserve">ถ้า </w:t>
            </w:r>
            <w:r>
              <w:rPr>
                <w:rFonts w:cs="CordiaUPC"/>
              </w:rPr>
              <w:t xml:space="preserve">Set Reward </w:t>
            </w:r>
            <w:r w:rsidRPr="008979A8">
              <w:rPr>
                <w:rFonts w:cs="CordiaUPC"/>
              </w:rPr>
              <w:t xml:space="preserve">Duration Type </w:t>
            </w:r>
            <w:r w:rsidRPr="008979A8">
              <w:rPr>
                <w:rFonts w:cs="Angsana New"/>
                <w:cs/>
              </w:rPr>
              <w:t>เท่ากับ “</w:t>
            </w:r>
            <w:r>
              <w:rPr>
                <w:rFonts w:cs="CordiaUPC"/>
              </w:rPr>
              <w:t>Specific</w:t>
            </w:r>
            <w:r w:rsidRPr="008979A8">
              <w:rPr>
                <w:rFonts w:cs="Angsana New"/>
                <w:cs/>
              </w:rPr>
              <w:t>” ดังนั้น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cs="CordiaUPC"/>
              </w:rPr>
              <w:t xml:space="preserve">Set Reward </w:t>
            </w:r>
            <w:r w:rsidRPr="008979A8">
              <w:rPr>
                <w:rFonts w:cs="CordiaUPC"/>
              </w:rPr>
              <w:t xml:space="preserve">Duration To </w:t>
            </w:r>
            <w:r w:rsidRPr="008979A8">
              <w:rPr>
                <w:rFonts w:cs="Angsana New"/>
                <w:cs/>
              </w:rPr>
              <w:t xml:space="preserve">จะต้องมีค่าน้อยกว่าหรือเท่ากับ </w:t>
            </w:r>
            <w:r w:rsidRPr="008979A8">
              <w:rPr>
                <w:rFonts w:cs="CordiaUPC"/>
              </w:rPr>
              <w:t>Package</w:t>
            </w:r>
            <w:r w:rsidRPr="008979A8">
              <w:rPr>
                <w:rFonts w:cs="Angsana New"/>
                <w:cs/>
              </w:rPr>
              <w:t xml:space="preserve"> </w:t>
            </w:r>
            <w:r w:rsidRPr="008979A8">
              <w:rPr>
                <w:rFonts w:cs="CordiaUPC"/>
              </w:rPr>
              <w:t>Duration</w:t>
            </w:r>
          </w:p>
        </w:tc>
        <w:tc>
          <w:tcPr>
            <w:tcW w:w="702" w:type="pct"/>
          </w:tcPr>
          <w:p w:rsidR="00534252" w:rsidP="003D44AB" w:rsidRDefault="00534252" w14:paraId="344323D4" w14:textId="77777777">
            <w:pPr>
              <w:rPr>
                <w:rFonts w:cs="CordiaUPC"/>
                <w:szCs w:val="36"/>
              </w:rPr>
            </w:pPr>
          </w:p>
        </w:tc>
      </w:tr>
      <w:tr w:rsidR="00534252" w:rsidTr="003D44AB" w14:paraId="70B26B2C" w14:textId="77777777">
        <w:tc>
          <w:tcPr>
            <w:tcW w:w="690" w:type="pct"/>
          </w:tcPr>
          <w:p w:rsidRPr="006B3F38" w:rsidR="00534252" w:rsidP="003D44AB" w:rsidRDefault="00534252" w14:paraId="4DD241D8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0001</w:t>
            </w:r>
            <w:r>
              <w:rPr>
                <w:rFonts w:ascii="CordiaUPC" w:hAnsi="CordiaUPC" w:cs="CordiaUPC"/>
                <w:sz w:val="28"/>
                <w:szCs w:val="28"/>
              </w:rPr>
              <w:t>6</w:t>
            </w:r>
          </w:p>
        </w:tc>
        <w:tc>
          <w:tcPr>
            <w:tcW w:w="1760" w:type="pct"/>
          </w:tcPr>
          <w:p w:rsidR="00534252" w:rsidP="003D44AB" w:rsidRDefault="00534252" w14:paraId="1634EBDD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Set Reward </w:t>
            </w:r>
            <w:r w:rsidRPr="00060444">
              <w:rPr>
                <w:rFonts w:cs="CordiaUPC"/>
              </w:rPr>
              <w:t xml:space="preserve">Duration To </w:t>
            </w:r>
            <w:r w:rsidRPr="00060444">
              <w:rPr>
                <w:rFonts w:cs="CordiaUPC"/>
                <w:bCs/>
              </w:rPr>
              <w:t>must be equal to</w:t>
            </w:r>
            <w:r w:rsidRPr="00060444">
              <w:rPr>
                <w:rFonts w:cs="CordiaUPC"/>
              </w:rPr>
              <w:t xml:space="preserve"> Package Duration when </w:t>
            </w:r>
            <w:r>
              <w:rPr>
                <w:rFonts w:cs="CordiaUPC"/>
              </w:rPr>
              <w:t xml:space="preserve">Set Reward </w:t>
            </w:r>
            <w:r w:rsidRPr="00060444">
              <w:rPr>
                <w:rFonts w:cs="CordiaUPC"/>
              </w:rPr>
              <w:t xml:space="preserve">Duration Type is </w:t>
            </w:r>
            <w:r w:rsidRPr="00060444">
              <w:rPr>
                <w:rFonts w:cs="Angsana New"/>
                <w:cs/>
              </w:rPr>
              <w:t>“</w:t>
            </w:r>
            <w:r w:rsidRPr="00060444">
              <w:rPr>
                <w:rFonts w:cs="CordiaUPC"/>
              </w:rPr>
              <w:t>Depend on Package</w:t>
            </w:r>
            <w:r w:rsidRPr="00060444">
              <w:rPr>
                <w:rFonts w:cs="Angsana New"/>
                <w:cs/>
              </w:rPr>
              <w:t>”</w:t>
            </w:r>
          </w:p>
        </w:tc>
        <w:tc>
          <w:tcPr>
            <w:tcW w:w="1848" w:type="pct"/>
          </w:tcPr>
          <w:p w:rsidR="00534252" w:rsidP="003D44AB" w:rsidRDefault="00534252" w14:paraId="07494273" w14:textId="77777777">
            <w:r w:rsidRPr="008979A8">
              <w:rPr>
                <w:rFonts w:cs="Angsana New"/>
                <w:cs/>
              </w:rPr>
              <w:t xml:space="preserve">ถ้า </w:t>
            </w:r>
            <w:r>
              <w:rPr>
                <w:rFonts w:cs="CordiaUPC"/>
              </w:rPr>
              <w:t xml:space="preserve">Set Reward </w:t>
            </w:r>
            <w:r w:rsidRPr="008979A8">
              <w:rPr>
                <w:rFonts w:cs="CordiaUPC"/>
              </w:rPr>
              <w:t xml:space="preserve">Duration Type </w:t>
            </w:r>
            <w:r w:rsidRPr="008979A8">
              <w:rPr>
                <w:rFonts w:cs="Angsana New"/>
                <w:cs/>
              </w:rPr>
              <w:t>เท่ากับ “</w:t>
            </w:r>
            <w:r w:rsidRPr="008979A8">
              <w:rPr>
                <w:rFonts w:cs="CordiaUPC"/>
              </w:rPr>
              <w:t>Depend on Package</w:t>
            </w:r>
            <w:r w:rsidRPr="008979A8">
              <w:rPr>
                <w:rFonts w:cs="Angsana New"/>
                <w:cs/>
              </w:rPr>
              <w:t xml:space="preserve">” ดังนั้น </w:t>
            </w:r>
            <w:r>
              <w:rPr>
                <w:rFonts w:cs="CordiaUPC"/>
              </w:rPr>
              <w:t xml:space="preserve">Set Reward </w:t>
            </w:r>
            <w:r w:rsidRPr="008979A8">
              <w:rPr>
                <w:rFonts w:cs="CordiaUPC"/>
              </w:rPr>
              <w:t xml:space="preserve">Duration To </w:t>
            </w:r>
            <w:r w:rsidRPr="008979A8">
              <w:rPr>
                <w:rFonts w:cs="Angsana New"/>
                <w:cs/>
              </w:rPr>
              <w:t xml:space="preserve">จะต้องมีค่าเท่ากับ </w:t>
            </w:r>
            <w:r w:rsidRPr="008979A8">
              <w:rPr>
                <w:rFonts w:cs="CordiaUPC"/>
              </w:rPr>
              <w:t>Package</w:t>
            </w:r>
            <w:r w:rsidRPr="008979A8">
              <w:rPr>
                <w:rFonts w:cs="Angsana New"/>
                <w:cs/>
              </w:rPr>
              <w:t xml:space="preserve"> </w:t>
            </w:r>
            <w:r w:rsidRPr="008979A8">
              <w:rPr>
                <w:rFonts w:cs="CordiaUPC"/>
              </w:rPr>
              <w:t>Duration</w:t>
            </w:r>
          </w:p>
        </w:tc>
        <w:tc>
          <w:tcPr>
            <w:tcW w:w="702" w:type="pct"/>
          </w:tcPr>
          <w:p w:rsidR="00534252" w:rsidP="003D44AB" w:rsidRDefault="00534252" w14:paraId="2086DBFE" w14:textId="77777777">
            <w:pPr>
              <w:rPr>
                <w:rFonts w:cs="CordiaUPC"/>
                <w:szCs w:val="36"/>
              </w:rPr>
            </w:pPr>
          </w:p>
        </w:tc>
      </w:tr>
      <w:tr w:rsidR="00534252" w:rsidTr="003D44AB" w14:paraId="57F0C441" w14:textId="77777777">
        <w:tc>
          <w:tcPr>
            <w:tcW w:w="690" w:type="pct"/>
          </w:tcPr>
          <w:p w:rsidRPr="006B3F38" w:rsidR="00534252" w:rsidP="003D44AB" w:rsidRDefault="00534252" w14:paraId="07C67744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hAnsi="CordiaUPC" w:cs="CordiaUPC"/>
                <w:sz w:val="28"/>
                <w:szCs w:val="28"/>
              </w:rPr>
              <w:t>00005</w:t>
            </w:r>
          </w:p>
        </w:tc>
        <w:tc>
          <w:tcPr>
            <w:tcW w:w="1760" w:type="pct"/>
          </w:tcPr>
          <w:p w:rsidR="00534252" w:rsidP="003D44AB" w:rsidRDefault="00534252" w14:paraId="63DA1DFA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Set Reward </w:t>
            </w:r>
            <w:r w:rsidRPr="00060444">
              <w:rPr>
                <w:rFonts w:cs="CordiaUPC"/>
              </w:rPr>
              <w:t xml:space="preserve">Duration From </w:t>
            </w:r>
            <w:r w:rsidRPr="00060444">
              <w:rPr>
                <w:rFonts w:cs="CordiaUPC"/>
                <w:bCs/>
              </w:rPr>
              <w:t xml:space="preserve">must be </w:t>
            </w:r>
            <w:r w:rsidRPr="00060444">
              <w:rPr>
                <w:rFonts w:cs="Angsana New"/>
                <w:bCs/>
                <w:cs/>
              </w:rPr>
              <w:t>“</w:t>
            </w:r>
            <w:r w:rsidRPr="00060444">
              <w:rPr>
                <w:rFonts w:cs="CordiaUPC"/>
                <w:bCs/>
              </w:rPr>
              <w:t>1</w:t>
            </w:r>
            <w:r w:rsidRPr="00060444">
              <w:rPr>
                <w:rFonts w:cs="Angsana New"/>
                <w:bCs/>
                <w:cs/>
              </w:rPr>
              <w:t xml:space="preserve">” </w:t>
            </w:r>
            <w:r w:rsidRPr="00060444">
              <w:rPr>
                <w:rFonts w:cs="CordiaUPC"/>
              </w:rPr>
              <w:t xml:space="preserve"> when </w:t>
            </w:r>
            <w:r>
              <w:rPr>
                <w:rFonts w:cs="CordiaUPC"/>
              </w:rPr>
              <w:t xml:space="preserve">Set Reward </w:t>
            </w:r>
            <w:r w:rsidRPr="00060444">
              <w:rPr>
                <w:rFonts w:cs="CordiaUPC"/>
              </w:rPr>
              <w:t xml:space="preserve">Duration Type is </w:t>
            </w:r>
            <w:r w:rsidRPr="00060444">
              <w:rPr>
                <w:rFonts w:cs="Angsana New"/>
                <w:cs/>
              </w:rPr>
              <w:t>“</w:t>
            </w:r>
            <w:r w:rsidRPr="00060444">
              <w:rPr>
                <w:rFonts w:cs="CordiaUPC"/>
              </w:rPr>
              <w:t>Depend on Package</w:t>
            </w:r>
            <w:r w:rsidRPr="00060444">
              <w:rPr>
                <w:rFonts w:cs="Angsana New"/>
                <w:cs/>
              </w:rPr>
              <w:t>”</w:t>
            </w:r>
          </w:p>
        </w:tc>
        <w:tc>
          <w:tcPr>
            <w:tcW w:w="1848" w:type="pct"/>
          </w:tcPr>
          <w:p w:rsidR="00534252" w:rsidP="003D44AB" w:rsidRDefault="00534252" w14:paraId="41BCFB74" w14:textId="77777777">
            <w:r w:rsidRPr="008979A8">
              <w:rPr>
                <w:rFonts w:cs="Angsana New"/>
                <w:cs/>
              </w:rPr>
              <w:t xml:space="preserve">ถ้า </w:t>
            </w:r>
            <w:r>
              <w:rPr>
                <w:rFonts w:cs="CordiaUPC"/>
              </w:rPr>
              <w:t xml:space="preserve">Set Reward </w:t>
            </w:r>
            <w:r w:rsidRPr="008979A8">
              <w:rPr>
                <w:rFonts w:cs="CordiaUPC"/>
              </w:rPr>
              <w:t xml:space="preserve">Duration Type </w:t>
            </w:r>
            <w:r w:rsidRPr="008979A8">
              <w:rPr>
                <w:rFonts w:cs="Angsana New"/>
                <w:cs/>
              </w:rPr>
              <w:t>เท่ากับ “</w:t>
            </w:r>
            <w:r w:rsidRPr="008979A8">
              <w:rPr>
                <w:rFonts w:cs="CordiaUPC"/>
              </w:rPr>
              <w:t>Depend on Package</w:t>
            </w:r>
            <w:r w:rsidRPr="008979A8">
              <w:rPr>
                <w:rFonts w:cs="Angsana New"/>
                <w:cs/>
              </w:rPr>
              <w:t xml:space="preserve">” ดังนั้น </w:t>
            </w:r>
            <w:r>
              <w:rPr>
                <w:rFonts w:cs="CordiaUPC"/>
              </w:rPr>
              <w:t xml:space="preserve">Set Reward </w:t>
            </w:r>
            <w:r w:rsidRPr="008979A8">
              <w:rPr>
                <w:rFonts w:cs="CordiaUPC"/>
              </w:rPr>
              <w:t xml:space="preserve">Duration From </w:t>
            </w:r>
            <w:r w:rsidRPr="008979A8">
              <w:rPr>
                <w:rFonts w:cs="Angsana New"/>
                <w:cs/>
              </w:rPr>
              <w:t xml:space="preserve">จะต้องมีค่าเป็น </w:t>
            </w:r>
            <w:r w:rsidRPr="008979A8">
              <w:rPr>
                <w:rFonts w:cs="CordiaUPC"/>
              </w:rPr>
              <w:t xml:space="preserve">1 </w:t>
            </w:r>
            <w:r w:rsidRPr="008979A8">
              <w:rPr>
                <w:rFonts w:cs="Angsana New"/>
                <w:cs/>
              </w:rPr>
              <w:t>เสมอ</w:t>
            </w:r>
          </w:p>
        </w:tc>
        <w:tc>
          <w:tcPr>
            <w:tcW w:w="702" w:type="pct"/>
          </w:tcPr>
          <w:p w:rsidR="00534252" w:rsidP="003D44AB" w:rsidRDefault="00534252" w14:paraId="0A075FBE" w14:textId="77777777">
            <w:pPr>
              <w:rPr>
                <w:rFonts w:cs="CordiaUPC"/>
                <w:szCs w:val="36"/>
              </w:rPr>
            </w:pPr>
          </w:p>
        </w:tc>
      </w:tr>
      <w:tr w:rsidR="00534252" w:rsidTr="003D44AB" w14:paraId="27B6D397" w14:textId="77777777">
        <w:tc>
          <w:tcPr>
            <w:tcW w:w="690" w:type="pct"/>
          </w:tcPr>
          <w:p w:rsidRPr="006B3F38" w:rsidR="00534252" w:rsidP="003D44AB" w:rsidRDefault="00534252" w14:paraId="4AA5CF59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hAnsi="CordiaUPC" w:cs="CordiaUPC"/>
                <w:sz w:val="28"/>
                <w:szCs w:val="28"/>
              </w:rPr>
              <w:t>00017</w:t>
            </w:r>
          </w:p>
        </w:tc>
        <w:tc>
          <w:tcPr>
            <w:tcW w:w="1760" w:type="pct"/>
          </w:tcPr>
          <w:p w:rsidR="00534252" w:rsidP="003D44AB" w:rsidRDefault="00534252" w14:paraId="56106C16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Set Reward </w:t>
            </w:r>
            <w:r w:rsidRPr="00060444">
              <w:rPr>
                <w:rFonts w:cs="CordiaUPC"/>
              </w:rPr>
              <w:t xml:space="preserve">Duration Unit </w:t>
            </w:r>
            <w:r w:rsidRPr="00060444">
              <w:rPr>
                <w:rFonts w:cs="CordiaUPC"/>
                <w:bCs/>
              </w:rPr>
              <w:t>must be equal to</w:t>
            </w:r>
            <w:r w:rsidRPr="00060444">
              <w:rPr>
                <w:rFonts w:cs="CordiaUPC"/>
              </w:rPr>
              <w:t xml:space="preserve"> Package Duration Unit</w:t>
            </w:r>
          </w:p>
        </w:tc>
        <w:tc>
          <w:tcPr>
            <w:tcW w:w="1848" w:type="pct"/>
          </w:tcPr>
          <w:p w:rsidR="00534252" w:rsidP="003D44AB" w:rsidRDefault="00534252" w14:paraId="4F0F7144" w14:textId="77777777">
            <w:r>
              <w:rPr>
                <w:rFonts w:cs="CordiaUPC"/>
              </w:rPr>
              <w:t xml:space="preserve">Set Reward </w:t>
            </w:r>
            <w:r w:rsidRPr="008979A8">
              <w:rPr>
                <w:rFonts w:cs="CordiaUPC"/>
              </w:rPr>
              <w:t xml:space="preserve">Duration Unit  </w:t>
            </w:r>
            <w:r w:rsidRPr="008979A8">
              <w:rPr>
                <w:rFonts w:cs="Angsana New"/>
                <w:cs/>
              </w:rPr>
              <w:t xml:space="preserve">จะต้องมีค่าเท่ากับ </w:t>
            </w:r>
            <w:r w:rsidRPr="008979A8">
              <w:rPr>
                <w:rFonts w:cs="CordiaUPC"/>
              </w:rPr>
              <w:t>Package</w:t>
            </w:r>
            <w:r w:rsidRPr="008979A8">
              <w:rPr>
                <w:rFonts w:cs="Angsana New"/>
                <w:cs/>
              </w:rPr>
              <w:t xml:space="preserve"> </w:t>
            </w:r>
            <w:r w:rsidRPr="008979A8">
              <w:rPr>
                <w:rFonts w:cs="CordiaUPC"/>
              </w:rPr>
              <w:t>Duration Unit</w:t>
            </w:r>
          </w:p>
        </w:tc>
        <w:tc>
          <w:tcPr>
            <w:tcW w:w="702" w:type="pct"/>
          </w:tcPr>
          <w:p w:rsidR="00534252" w:rsidP="003D44AB" w:rsidRDefault="00534252" w14:paraId="1E791F69" w14:textId="77777777">
            <w:pPr>
              <w:rPr>
                <w:rFonts w:cs="CordiaUPC"/>
                <w:szCs w:val="36"/>
              </w:rPr>
            </w:pPr>
          </w:p>
        </w:tc>
      </w:tr>
      <w:tr w:rsidR="00534252" w:rsidTr="003D44AB" w14:paraId="4ECD2E9B" w14:textId="77777777">
        <w:tc>
          <w:tcPr>
            <w:tcW w:w="5000" w:type="pct"/>
            <w:gridSpan w:val="4"/>
            <w:shd w:val="clear" w:color="auto" w:fill="C2D69B" w:themeFill="accent3" w:themeFillTint="99"/>
          </w:tcPr>
          <w:p w:rsidR="00534252" w:rsidP="003D44AB" w:rsidRDefault="00534252" w14:paraId="2BE01688" w14:textId="77777777">
            <w:pPr>
              <w:pStyle w:val="HeaderTable"/>
              <w:rPr>
                <w:lang w:bidi="th-TH"/>
              </w:rPr>
            </w:pPr>
            <w:r>
              <w:t>End Set Top up Reward Section</w:t>
            </w:r>
          </w:p>
        </w:tc>
      </w:tr>
      <w:tr w:rsidRPr="008979A8" w:rsidR="00534252" w:rsidTr="003D44AB" w14:paraId="370A247E" w14:textId="77777777">
        <w:tc>
          <w:tcPr>
            <w:tcW w:w="5000" w:type="pct"/>
            <w:gridSpan w:val="4"/>
            <w:shd w:val="clear" w:color="auto" w:fill="C2D69B" w:themeFill="accent3" w:themeFillTint="99"/>
          </w:tcPr>
          <w:p w:rsidR="00534252" w:rsidP="003D44AB" w:rsidRDefault="00534252" w14:paraId="3FD705E6" w14:textId="77777777">
            <w:pPr>
              <w:pStyle w:val="HeaderTable"/>
            </w:pPr>
            <w:r>
              <w:t>Reward Detail Section</w:t>
            </w:r>
          </w:p>
        </w:tc>
      </w:tr>
      <w:tr w:rsidRPr="008979A8" w:rsidR="00534252" w:rsidTr="00671439" w14:paraId="1B9C4EC0" w14:textId="77777777">
        <w:tc>
          <w:tcPr>
            <w:tcW w:w="690" w:type="pct"/>
          </w:tcPr>
          <w:p w:rsidR="00534252" w:rsidP="00671439" w:rsidRDefault="00534252" w14:paraId="1C043443" w14:textId="6AB44C0B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760" w:type="pct"/>
          </w:tcPr>
          <w:p w:rsidR="00534252" w:rsidP="00671439" w:rsidRDefault="00534252" w14:paraId="6855AE67" w14:textId="30F216CA">
            <w:r>
              <w:rPr>
                <w:rFonts w:cs="CordiaUPC"/>
              </w:rPr>
              <w:t>Reward Duration Type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48" w:type="pct"/>
          </w:tcPr>
          <w:p w:rsidR="00534252" w:rsidP="00671439" w:rsidRDefault="00534252" w14:paraId="3A108ADF" w14:textId="32C7CE1C">
            <w:pPr>
              <w:rPr>
                <w:cs/>
              </w:rPr>
            </w:pPr>
            <w:r>
              <w:rPr>
                <w:rFonts w:cs="CordiaUPC"/>
              </w:rPr>
              <w:t xml:space="preserve">Reward Duration Type </w:t>
            </w:r>
            <w:r>
              <w:rPr>
                <w:rFonts w:hint="cs" w:cs="Angsana New"/>
                <w:cs/>
              </w:rPr>
              <w:t xml:space="preserve">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02" w:type="pct"/>
          </w:tcPr>
          <w:p w:rsidR="00534252" w:rsidP="00671439" w:rsidRDefault="00534252" w14:paraId="27AC649B" w14:textId="77777777">
            <w:pPr>
              <w:rPr>
                <w:rFonts w:cs="CordiaUPC"/>
                <w:szCs w:val="36"/>
              </w:rPr>
            </w:pPr>
          </w:p>
        </w:tc>
      </w:tr>
      <w:tr w:rsidRPr="008979A8" w:rsidR="00534252" w:rsidTr="00671439" w14:paraId="5A0DAEE6" w14:textId="77777777">
        <w:tc>
          <w:tcPr>
            <w:tcW w:w="690" w:type="pct"/>
          </w:tcPr>
          <w:p w:rsidR="00534252" w:rsidP="00671439" w:rsidRDefault="00534252" w14:paraId="5685D751" w14:textId="5E1C7ACF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760" w:type="pct"/>
          </w:tcPr>
          <w:p w:rsidR="00534252" w:rsidP="00671439" w:rsidRDefault="00534252" w14:paraId="67A227C6" w14:textId="7282A730">
            <w:r>
              <w:rPr>
                <w:rFonts w:cs="CordiaUPC"/>
              </w:rPr>
              <w:t>Reward Duration From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48" w:type="pct"/>
          </w:tcPr>
          <w:p w:rsidR="00534252" w:rsidP="00671439" w:rsidRDefault="00534252" w14:paraId="52DCBF9B" w14:textId="2A87B216">
            <w:pPr>
              <w:rPr>
                <w:cs/>
              </w:rPr>
            </w:pPr>
            <w:r>
              <w:rPr>
                <w:rFonts w:cs="CordiaUPC"/>
              </w:rPr>
              <w:t xml:space="preserve">Reward Duration From </w:t>
            </w:r>
            <w:r>
              <w:rPr>
                <w:rFonts w:hint="cs" w:cs="Angsana New"/>
                <w:cs/>
              </w:rPr>
              <w:t xml:space="preserve">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02" w:type="pct"/>
          </w:tcPr>
          <w:p w:rsidR="00534252" w:rsidP="00671439" w:rsidRDefault="00534252" w14:paraId="79AF6DA1" w14:textId="77777777">
            <w:pPr>
              <w:rPr>
                <w:rFonts w:cs="CordiaUPC"/>
                <w:szCs w:val="36"/>
              </w:rPr>
            </w:pPr>
          </w:p>
        </w:tc>
      </w:tr>
      <w:tr w:rsidRPr="008979A8" w:rsidR="00534252" w:rsidTr="00671439" w14:paraId="70C5C58E" w14:textId="77777777">
        <w:tc>
          <w:tcPr>
            <w:tcW w:w="690" w:type="pct"/>
          </w:tcPr>
          <w:p w:rsidR="00534252" w:rsidP="00671439" w:rsidRDefault="00534252" w14:paraId="6185F8E6" w14:textId="3598F336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760" w:type="pct"/>
          </w:tcPr>
          <w:p w:rsidR="00534252" w:rsidP="00671439" w:rsidRDefault="00534252" w14:paraId="6BAA8231" w14:textId="1954C929">
            <w:r>
              <w:rPr>
                <w:rFonts w:cs="CordiaUPC"/>
              </w:rPr>
              <w:t>Reward Duration To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48" w:type="pct"/>
          </w:tcPr>
          <w:p w:rsidR="00534252" w:rsidP="00671439" w:rsidRDefault="00534252" w14:paraId="07518E8F" w14:textId="29B54794">
            <w:pPr>
              <w:rPr>
                <w:cs/>
              </w:rPr>
            </w:pPr>
            <w:r>
              <w:rPr>
                <w:rFonts w:cs="CordiaUPC"/>
              </w:rPr>
              <w:t xml:space="preserve">Reward Duration To </w:t>
            </w:r>
            <w:r>
              <w:rPr>
                <w:rFonts w:hint="cs" w:cs="Angsana New"/>
                <w:cs/>
              </w:rPr>
              <w:t xml:space="preserve">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02" w:type="pct"/>
          </w:tcPr>
          <w:p w:rsidR="00534252" w:rsidP="00671439" w:rsidRDefault="00534252" w14:paraId="5ED6C80F" w14:textId="77777777">
            <w:pPr>
              <w:rPr>
                <w:rFonts w:cs="CordiaUPC"/>
                <w:szCs w:val="36"/>
              </w:rPr>
            </w:pPr>
          </w:p>
        </w:tc>
      </w:tr>
      <w:tr w:rsidRPr="008979A8" w:rsidR="00534252" w:rsidTr="00671439" w14:paraId="3905DE46" w14:textId="77777777">
        <w:tc>
          <w:tcPr>
            <w:tcW w:w="690" w:type="pct"/>
          </w:tcPr>
          <w:p w:rsidR="00534252" w:rsidP="00671439" w:rsidRDefault="00534252" w14:paraId="6E38DE2E" w14:textId="16A8B61D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C40991">
              <w:t>00023</w:t>
            </w:r>
          </w:p>
        </w:tc>
        <w:tc>
          <w:tcPr>
            <w:tcW w:w="1760" w:type="pct"/>
          </w:tcPr>
          <w:p w:rsidR="00534252" w:rsidP="00671439" w:rsidRDefault="00534252" w14:paraId="16B085D2" w14:textId="64B5F2F3">
            <w:r>
              <w:rPr>
                <w:rFonts w:cs="CordiaUPC"/>
              </w:rPr>
              <w:t>Reward Duration From</w:t>
            </w:r>
            <w:r>
              <w:t xml:space="preserve"> must be Integer </w:t>
            </w:r>
            <w:r>
              <w:rPr>
                <w:rFonts w:cs="Angsana New"/>
                <w:cs/>
              </w:rPr>
              <w:t>(</w:t>
            </w:r>
            <w:r>
              <w:t>Min 1, Max 99,999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1848" w:type="pct"/>
          </w:tcPr>
          <w:p w:rsidR="00534252" w:rsidP="00671439" w:rsidRDefault="00534252" w14:paraId="0D0A8D8D" w14:textId="70D8A9C7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rewardDurationFrom </w:t>
            </w:r>
            <w:r>
              <w:rPr>
                <w:rFonts w:hint="cs"/>
                <w:cs/>
              </w:rPr>
              <w:t xml:space="preserve">มีค่า ดังนั้น </w:t>
            </w:r>
            <w:r>
              <w:rPr>
                <w:rFonts w:cs="CordiaUPC"/>
              </w:rPr>
              <w:t>Reward Duration From</w:t>
            </w:r>
            <w:r>
              <w:rPr>
                <w:rFonts w:hint="cs"/>
                <w:cs/>
              </w:rPr>
              <w:t xml:space="preserve"> จะต้องเป็นจำนวนเต็มและมีค่าอยู่ในช่วง </w:t>
            </w:r>
            <w:r>
              <w:t xml:space="preserve">1 </w:t>
            </w:r>
            <w:r>
              <w:rPr>
                <w:rFonts w:cs="Angsana New"/>
                <w:cs/>
              </w:rPr>
              <w:t xml:space="preserve">– </w:t>
            </w:r>
            <w:r>
              <w:t>99,999</w:t>
            </w:r>
          </w:p>
        </w:tc>
        <w:tc>
          <w:tcPr>
            <w:tcW w:w="702" w:type="pct"/>
          </w:tcPr>
          <w:p w:rsidR="00534252" w:rsidP="00671439" w:rsidRDefault="00534252" w14:paraId="68E51FE7" w14:textId="77777777">
            <w:pPr>
              <w:rPr>
                <w:rFonts w:cs="CordiaUPC"/>
                <w:szCs w:val="36"/>
              </w:rPr>
            </w:pPr>
          </w:p>
        </w:tc>
      </w:tr>
      <w:tr w:rsidRPr="008979A8" w:rsidR="00534252" w:rsidTr="00671439" w14:paraId="78A0E930" w14:textId="77777777">
        <w:tc>
          <w:tcPr>
            <w:tcW w:w="690" w:type="pct"/>
          </w:tcPr>
          <w:p w:rsidR="00534252" w:rsidP="00671439" w:rsidRDefault="00534252" w14:paraId="03CFC050" w14:textId="13FCB111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C40991">
              <w:t>00023</w:t>
            </w:r>
          </w:p>
        </w:tc>
        <w:tc>
          <w:tcPr>
            <w:tcW w:w="1760" w:type="pct"/>
          </w:tcPr>
          <w:p w:rsidR="00534252" w:rsidP="00671439" w:rsidRDefault="00534252" w14:paraId="541162D3" w14:textId="333631F0">
            <w:r>
              <w:rPr>
                <w:rFonts w:cs="CordiaUPC"/>
              </w:rPr>
              <w:t>Reward Duration To</w:t>
            </w:r>
            <w:r w:rsidRPr="00CF160A">
              <w:rPr>
                <w:rFonts w:cs="Angsana New"/>
                <w:cs/>
              </w:rPr>
              <w:t xml:space="preserve"> </w:t>
            </w:r>
            <w:r>
              <w:t xml:space="preserve">must be Integer </w:t>
            </w:r>
            <w:r>
              <w:rPr>
                <w:rFonts w:cs="Angsana New"/>
                <w:cs/>
              </w:rPr>
              <w:t>(</w:t>
            </w:r>
            <w:r>
              <w:t>Min 1, Max 99,999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1848" w:type="pct"/>
          </w:tcPr>
          <w:p w:rsidR="00534252" w:rsidP="00671439" w:rsidRDefault="00534252" w14:paraId="3A092779" w14:textId="42F62703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rewardDurationTo </w:t>
            </w:r>
            <w:r>
              <w:rPr>
                <w:rFonts w:hint="cs"/>
                <w:cs/>
              </w:rPr>
              <w:t xml:space="preserve">มีค่า ดังนั้น </w:t>
            </w:r>
            <w:r>
              <w:rPr>
                <w:rFonts w:cs="CordiaUPC"/>
              </w:rPr>
              <w:t>Reward Duration To</w:t>
            </w:r>
            <w:r>
              <w:rPr>
                <w:rFonts w:hint="cs"/>
                <w:cs/>
              </w:rPr>
              <w:t xml:space="preserve"> จะต้องเป็นจำนวนเต็มและมีค่าอยู่ในช่วง </w:t>
            </w:r>
            <w:r>
              <w:t xml:space="preserve">1 </w:t>
            </w:r>
            <w:r>
              <w:rPr>
                <w:rFonts w:cs="Angsana New"/>
                <w:cs/>
              </w:rPr>
              <w:t xml:space="preserve">– </w:t>
            </w:r>
            <w:r>
              <w:t>99,999</w:t>
            </w:r>
          </w:p>
        </w:tc>
        <w:tc>
          <w:tcPr>
            <w:tcW w:w="702" w:type="pct"/>
          </w:tcPr>
          <w:p w:rsidR="00534252" w:rsidP="00671439" w:rsidRDefault="00534252" w14:paraId="0C3C193D" w14:textId="77777777">
            <w:pPr>
              <w:rPr>
                <w:rFonts w:cs="CordiaUPC"/>
                <w:szCs w:val="36"/>
              </w:rPr>
            </w:pPr>
          </w:p>
        </w:tc>
      </w:tr>
      <w:tr w:rsidRPr="008979A8" w:rsidR="00534252" w:rsidTr="00671439" w14:paraId="6F88B636" w14:textId="77777777">
        <w:tc>
          <w:tcPr>
            <w:tcW w:w="690" w:type="pct"/>
          </w:tcPr>
          <w:p w:rsidR="00534252" w:rsidP="00671439" w:rsidRDefault="00534252" w14:paraId="501EC0D6" w14:textId="1D111618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760" w:type="pct"/>
          </w:tcPr>
          <w:p w:rsidR="00534252" w:rsidP="00671439" w:rsidRDefault="00534252" w14:paraId="46D8A8E2" w14:textId="41269FFA">
            <w:r>
              <w:rPr>
                <w:rFonts w:cs="CordiaUPC"/>
              </w:rPr>
              <w:t>Reward Duration Unit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48" w:type="pct"/>
          </w:tcPr>
          <w:p w:rsidR="00534252" w:rsidP="00671439" w:rsidRDefault="00534252" w14:paraId="00D3C976" w14:textId="01AE8224">
            <w:pPr>
              <w:rPr>
                <w:cs/>
              </w:rPr>
            </w:pPr>
            <w:r>
              <w:rPr>
                <w:rFonts w:cs="CordiaUPC"/>
              </w:rPr>
              <w:t xml:space="preserve">Reward Duration Unit </w:t>
            </w:r>
            <w:r>
              <w:rPr>
                <w:rFonts w:hint="cs" w:cs="Angsana New"/>
                <w:cs/>
              </w:rPr>
              <w:t xml:space="preserve">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02" w:type="pct"/>
          </w:tcPr>
          <w:p w:rsidR="00534252" w:rsidP="00671439" w:rsidRDefault="00534252" w14:paraId="57E461CC" w14:textId="77777777">
            <w:pPr>
              <w:rPr>
                <w:rFonts w:cs="CordiaUPC"/>
                <w:szCs w:val="36"/>
              </w:rPr>
            </w:pPr>
          </w:p>
        </w:tc>
      </w:tr>
      <w:tr w:rsidRPr="008979A8" w:rsidR="00534252" w:rsidTr="00671439" w14:paraId="512F96FF" w14:textId="77777777">
        <w:tc>
          <w:tcPr>
            <w:tcW w:w="690" w:type="pct"/>
          </w:tcPr>
          <w:p w:rsidR="00534252" w:rsidP="00671439" w:rsidRDefault="00534252" w14:paraId="6F2DED22" w14:textId="5F5AA692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0001</w:t>
            </w:r>
            <w:r>
              <w:rPr>
                <w:rFonts w:ascii="CordiaUPC" w:hAnsi="CordiaUPC" w:cs="CordiaUPC"/>
                <w:sz w:val="28"/>
                <w:szCs w:val="28"/>
              </w:rPr>
              <w:t>4</w:t>
            </w:r>
          </w:p>
        </w:tc>
        <w:tc>
          <w:tcPr>
            <w:tcW w:w="1760" w:type="pct"/>
          </w:tcPr>
          <w:p w:rsidR="00534252" w:rsidP="00671439" w:rsidRDefault="00534252" w14:paraId="4FEF3526" w14:textId="661D7F3A">
            <w:r>
              <w:rPr>
                <w:rFonts w:cs="CordiaUPC"/>
              </w:rPr>
              <w:t xml:space="preserve">Reward </w:t>
            </w:r>
            <w:r w:rsidRPr="00060444">
              <w:rPr>
                <w:rFonts w:cs="CordiaUPC"/>
              </w:rPr>
              <w:t>Duration To</w:t>
            </w:r>
            <w:r w:rsidRPr="00060444">
              <w:rPr>
                <w:rFonts w:cs="Angsana New"/>
                <w:b/>
                <w:bCs/>
                <w:cs/>
              </w:rPr>
              <w:t xml:space="preserve"> </w:t>
            </w:r>
            <w:r w:rsidRPr="00060444">
              <w:rPr>
                <w:rFonts w:cs="CordiaUPC"/>
                <w:bCs/>
              </w:rPr>
              <w:t xml:space="preserve">must be greater than or equal to </w:t>
            </w:r>
            <w:r>
              <w:rPr>
                <w:rFonts w:cs="CordiaUPC"/>
              </w:rPr>
              <w:t xml:space="preserve">Reward </w:t>
            </w:r>
            <w:r w:rsidRPr="00060444">
              <w:rPr>
                <w:rFonts w:cs="CordiaUPC"/>
              </w:rPr>
              <w:t>Duration</w:t>
            </w:r>
            <w:r w:rsidRPr="00060444">
              <w:rPr>
                <w:rFonts w:cs="CordiaUPC"/>
                <w:bCs/>
              </w:rPr>
              <w:t xml:space="preserve"> F</w:t>
            </w:r>
            <w:r w:rsidRPr="00060444">
              <w:rPr>
                <w:rFonts w:cs="CordiaUPC"/>
              </w:rPr>
              <w:t>rom</w:t>
            </w:r>
          </w:p>
        </w:tc>
        <w:tc>
          <w:tcPr>
            <w:tcW w:w="1848" w:type="pct"/>
          </w:tcPr>
          <w:p w:rsidRPr="008979A8" w:rsidR="00534252" w:rsidP="00F56FF9" w:rsidRDefault="00534252" w14:paraId="42D1F508" w14:textId="1EC34B3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Reward </w:t>
            </w:r>
            <w:r w:rsidRPr="008979A8">
              <w:rPr>
                <w:rFonts w:cs="CordiaUPC"/>
              </w:rPr>
              <w:t xml:space="preserve">Duration To </w:t>
            </w:r>
            <w:r w:rsidRPr="008979A8">
              <w:rPr>
                <w:rFonts w:cs="Angsana New"/>
                <w:cs/>
              </w:rPr>
              <w:t xml:space="preserve">จะต้องมีค่ามากกว่าหรือเท่ากับ </w:t>
            </w:r>
            <w:r>
              <w:rPr>
                <w:rFonts w:cs="CordiaUPC"/>
              </w:rPr>
              <w:t xml:space="preserve">Reward </w:t>
            </w:r>
            <w:r w:rsidRPr="008979A8">
              <w:rPr>
                <w:rFonts w:cs="CordiaUPC"/>
              </w:rPr>
              <w:t>Duration From</w:t>
            </w:r>
          </w:p>
          <w:p w:rsidR="00534252" w:rsidP="00671439" w:rsidRDefault="00534252" w14:paraId="26D6E020" w14:textId="77777777">
            <w:pPr>
              <w:rPr>
                <w:cs/>
              </w:rPr>
            </w:pPr>
          </w:p>
        </w:tc>
        <w:tc>
          <w:tcPr>
            <w:tcW w:w="702" w:type="pct"/>
          </w:tcPr>
          <w:p w:rsidR="00534252" w:rsidP="00671439" w:rsidRDefault="00534252" w14:paraId="1C6105FE" w14:textId="0BB20D99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Pr="008979A8" w:rsidR="00534252" w:rsidTr="00671439" w14:paraId="4E2181F3" w14:textId="77777777">
        <w:tc>
          <w:tcPr>
            <w:tcW w:w="690" w:type="pct"/>
          </w:tcPr>
          <w:p w:rsidR="00534252" w:rsidP="00671439" w:rsidRDefault="00534252" w14:paraId="29C0978B" w14:textId="48C06A51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0001</w:t>
            </w:r>
            <w:r>
              <w:rPr>
                <w:rFonts w:ascii="CordiaUPC" w:hAnsi="CordiaUPC" w:cs="CordiaUPC"/>
                <w:sz w:val="28"/>
                <w:szCs w:val="28"/>
              </w:rPr>
              <w:t>6</w:t>
            </w:r>
          </w:p>
        </w:tc>
        <w:tc>
          <w:tcPr>
            <w:tcW w:w="1760" w:type="pct"/>
          </w:tcPr>
          <w:p w:rsidR="00534252" w:rsidP="00671439" w:rsidRDefault="00534252" w14:paraId="5C828058" w14:textId="17C0A95A">
            <w:r>
              <w:rPr>
                <w:rFonts w:cs="CordiaUPC"/>
              </w:rPr>
              <w:t xml:space="preserve">Reward </w:t>
            </w:r>
            <w:r w:rsidRPr="00060444">
              <w:rPr>
                <w:rFonts w:cs="CordiaUPC"/>
              </w:rPr>
              <w:t xml:space="preserve">Duration To </w:t>
            </w:r>
            <w:r w:rsidRPr="00060444">
              <w:rPr>
                <w:rFonts w:cs="CordiaUPC"/>
                <w:bCs/>
              </w:rPr>
              <w:t>must be less than or equal to</w:t>
            </w:r>
            <w:r w:rsidRPr="00060444">
              <w:rPr>
                <w:rFonts w:cs="CordiaUPC"/>
              </w:rPr>
              <w:t xml:space="preserve"> Package Duration</w:t>
            </w:r>
            <w:r>
              <w:rPr>
                <w:rFonts w:cs="CordiaUPC"/>
              </w:rPr>
              <w:t xml:space="preserve"> when Reward </w:t>
            </w:r>
            <w:r w:rsidRPr="00060444">
              <w:rPr>
                <w:rFonts w:cs="CordiaUPC"/>
              </w:rPr>
              <w:t xml:space="preserve">Duration Type is </w:t>
            </w:r>
            <w:r w:rsidRPr="00060444"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Specific</w:t>
            </w:r>
            <w:r>
              <w:rPr>
                <w:rFonts w:cs="Angsana New"/>
                <w:cs/>
              </w:rPr>
              <w:t>”</w:t>
            </w:r>
            <w:r w:rsidRPr="00060444">
              <w:rPr>
                <w:rFonts w:cs="Angsana New"/>
                <w:cs/>
              </w:rPr>
              <w:t>.</w:t>
            </w:r>
          </w:p>
        </w:tc>
        <w:tc>
          <w:tcPr>
            <w:tcW w:w="1848" w:type="pct"/>
          </w:tcPr>
          <w:p w:rsidR="00534252" w:rsidP="00671439" w:rsidRDefault="00534252" w14:paraId="15828970" w14:textId="729443A3">
            <w:pPr>
              <w:rPr>
                <w:cs/>
              </w:rPr>
            </w:pPr>
            <w:r w:rsidRPr="008979A8">
              <w:rPr>
                <w:rFonts w:cs="Angsana New"/>
                <w:cs/>
              </w:rPr>
              <w:t xml:space="preserve">ถ้า </w:t>
            </w:r>
            <w:r>
              <w:rPr>
                <w:rFonts w:cs="CordiaUPC"/>
              </w:rPr>
              <w:t xml:space="preserve">Reward </w:t>
            </w:r>
            <w:r w:rsidRPr="008979A8">
              <w:rPr>
                <w:rFonts w:cs="CordiaUPC"/>
              </w:rPr>
              <w:t xml:space="preserve">Duration Type </w:t>
            </w:r>
            <w:r w:rsidRPr="008979A8">
              <w:rPr>
                <w:rFonts w:cs="Angsana New"/>
                <w:cs/>
              </w:rPr>
              <w:t>เท่ากับ “</w:t>
            </w:r>
            <w:r>
              <w:rPr>
                <w:rFonts w:cs="CordiaUPC"/>
              </w:rPr>
              <w:t>Specific</w:t>
            </w:r>
            <w:r w:rsidRPr="008979A8">
              <w:rPr>
                <w:rFonts w:cs="Angsana New"/>
                <w:cs/>
              </w:rPr>
              <w:t>” ดังนั้น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cs="CordiaUPC"/>
              </w:rPr>
              <w:t xml:space="preserve">Reward </w:t>
            </w:r>
            <w:r w:rsidRPr="008979A8">
              <w:rPr>
                <w:rFonts w:cs="CordiaUPC"/>
              </w:rPr>
              <w:t xml:space="preserve">Duration To </w:t>
            </w:r>
            <w:r w:rsidRPr="008979A8">
              <w:rPr>
                <w:rFonts w:cs="Angsana New"/>
                <w:cs/>
              </w:rPr>
              <w:t xml:space="preserve">จะต้องมีค่าน้อยกว่าหรือเท่ากับ </w:t>
            </w:r>
            <w:r w:rsidRPr="008979A8">
              <w:rPr>
                <w:rFonts w:cs="CordiaUPC"/>
              </w:rPr>
              <w:t>Package</w:t>
            </w:r>
            <w:r w:rsidRPr="008979A8">
              <w:rPr>
                <w:rFonts w:cs="Angsana New"/>
                <w:cs/>
              </w:rPr>
              <w:t xml:space="preserve"> </w:t>
            </w:r>
            <w:r w:rsidRPr="008979A8">
              <w:rPr>
                <w:rFonts w:cs="CordiaUPC"/>
              </w:rPr>
              <w:t>Duration</w:t>
            </w:r>
          </w:p>
        </w:tc>
        <w:tc>
          <w:tcPr>
            <w:tcW w:w="702" w:type="pct"/>
          </w:tcPr>
          <w:p w:rsidR="00534252" w:rsidP="00671439" w:rsidRDefault="00534252" w14:paraId="4BDF3C84" w14:textId="4257B1E5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Pr="008979A8" w:rsidR="00534252" w:rsidTr="00671439" w14:paraId="59EACFB3" w14:textId="77777777">
        <w:tc>
          <w:tcPr>
            <w:tcW w:w="690" w:type="pct"/>
          </w:tcPr>
          <w:p w:rsidR="00534252" w:rsidP="00671439" w:rsidRDefault="00534252" w14:paraId="768313A0" w14:textId="39506D1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0001</w:t>
            </w:r>
            <w:r>
              <w:rPr>
                <w:rFonts w:ascii="CordiaUPC" w:hAnsi="CordiaUPC" w:cs="CordiaUPC"/>
                <w:sz w:val="28"/>
                <w:szCs w:val="28"/>
              </w:rPr>
              <w:t>6</w:t>
            </w:r>
          </w:p>
        </w:tc>
        <w:tc>
          <w:tcPr>
            <w:tcW w:w="1760" w:type="pct"/>
          </w:tcPr>
          <w:p w:rsidR="00534252" w:rsidP="00671439" w:rsidRDefault="00534252" w14:paraId="1D94E4DA" w14:textId="73261A02">
            <w:r>
              <w:rPr>
                <w:rFonts w:cs="CordiaUPC"/>
              </w:rPr>
              <w:t xml:space="preserve">Reward </w:t>
            </w:r>
            <w:r w:rsidRPr="00060444">
              <w:rPr>
                <w:rFonts w:cs="CordiaUPC"/>
              </w:rPr>
              <w:t xml:space="preserve">Duration To </w:t>
            </w:r>
            <w:r w:rsidRPr="00060444">
              <w:rPr>
                <w:rFonts w:cs="CordiaUPC"/>
                <w:bCs/>
              </w:rPr>
              <w:t>must be equal to</w:t>
            </w:r>
            <w:r w:rsidRPr="00060444">
              <w:rPr>
                <w:rFonts w:cs="CordiaUPC"/>
              </w:rPr>
              <w:t xml:space="preserve"> Package Duration when </w:t>
            </w:r>
            <w:r>
              <w:rPr>
                <w:rFonts w:cs="CordiaUPC"/>
              </w:rPr>
              <w:t xml:space="preserve">Reward </w:t>
            </w:r>
            <w:r w:rsidRPr="00060444">
              <w:rPr>
                <w:rFonts w:cs="CordiaUPC"/>
              </w:rPr>
              <w:t xml:space="preserve">Duration Type is </w:t>
            </w:r>
            <w:r w:rsidRPr="00060444">
              <w:rPr>
                <w:rFonts w:cs="Angsana New"/>
                <w:cs/>
              </w:rPr>
              <w:t>“</w:t>
            </w:r>
            <w:r w:rsidRPr="00060444">
              <w:rPr>
                <w:rFonts w:cs="CordiaUPC"/>
              </w:rPr>
              <w:t>Depend on Package</w:t>
            </w:r>
            <w:r w:rsidRPr="00060444">
              <w:rPr>
                <w:rFonts w:cs="Angsana New"/>
                <w:cs/>
              </w:rPr>
              <w:t>”</w:t>
            </w:r>
          </w:p>
        </w:tc>
        <w:tc>
          <w:tcPr>
            <w:tcW w:w="1848" w:type="pct"/>
          </w:tcPr>
          <w:p w:rsidR="00534252" w:rsidP="00671439" w:rsidRDefault="00534252" w14:paraId="741C3F42" w14:textId="3B06EF4D">
            <w:pPr>
              <w:rPr>
                <w:cs/>
              </w:rPr>
            </w:pPr>
            <w:r w:rsidRPr="008979A8">
              <w:rPr>
                <w:rFonts w:cs="Angsana New"/>
                <w:cs/>
              </w:rPr>
              <w:t xml:space="preserve">ถ้า </w:t>
            </w:r>
            <w:r>
              <w:rPr>
                <w:rFonts w:cs="CordiaUPC"/>
              </w:rPr>
              <w:t xml:space="preserve">Reward </w:t>
            </w:r>
            <w:r w:rsidRPr="008979A8">
              <w:rPr>
                <w:rFonts w:cs="CordiaUPC"/>
              </w:rPr>
              <w:t xml:space="preserve">Duration Type </w:t>
            </w:r>
            <w:r w:rsidRPr="008979A8">
              <w:rPr>
                <w:rFonts w:cs="Angsana New"/>
                <w:cs/>
              </w:rPr>
              <w:t>เท่ากับ “</w:t>
            </w:r>
            <w:r w:rsidRPr="008979A8">
              <w:rPr>
                <w:rFonts w:cs="CordiaUPC"/>
              </w:rPr>
              <w:t>Depend on Package</w:t>
            </w:r>
            <w:r w:rsidRPr="008979A8">
              <w:rPr>
                <w:rFonts w:cs="Angsana New"/>
                <w:cs/>
              </w:rPr>
              <w:t xml:space="preserve">” ดังนั้น </w:t>
            </w:r>
            <w:r>
              <w:rPr>
                <w:rFonts w:cs="CordiaUPC"/>
              </w:rPr>
              <w:t xml:space="preserve">Reward </w:t>
            </w:r>
            <w:r w:rsidRPr="008979A8">
              <w:rPr>
                <w:rFonts w:cs="CordiaUPC"/>
              </w:rPr>
              <w:t xml:space="preserve">Duration To </w:t>
            </w:r>
            <w:r w:rsidRPr="008979A8">
              <w:rPr>
                <w:rFonts w:cs="Angsana New"/>
                <w:cs/>
              </w:rPr>
              <w:t xml:space="preserve">จะต้องมีค่าเท่ากับ </w:t>
            </w:r>
            <w:r w:rsidRPr="008979A8">
              <w:rPr>
                <w:rFonts w:cs="CordiaUPC"/>
              </w:rPr>
              <w:t>Package</w:t>
            </w:r>
            <w:r w:rsidRPr="008979A8">
              <w:rPr>
                <w:rFonts w:cs="Angsana New"/>
                <w:cs/>
              </w:rPr>
              <w:t xml:space="preserve"> </w:t>
            </w:r>
            <w:r w:rsidRPr="008979A8">
              <w:rPr>
                <w:rFonts w:cs="CordiaUPC"/>
              </w:rPr>
              <w:t>Duration</w:t>
            </w:r>
          </w:p>
        </w:tc>
        <w:tc>
          <w:tcPr>
            <w:tcW w:w="702" w:type="pct"/>
          </w:tcPr>
          <w:p w:rsidR="00534252" w:rsidP="00671439" w:rsidRDefault="00534252" w14:paraId="7AB3AC6D" w14:textId="3F98162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Pr="008979A8" w:rsidR="00534252" w:rsidTr="00671439" w14:paraId="4F9A41C7" w14:textId="77777777">
        <w:tc>
          <w:tcPr>
            <w:tcW w:w="690" w:type="pct"/>
          </w:tcPr>
          <w:p w:rsidR="00534252" w:rsidP="00671439" w:rsidRDefault="00534252" w14:paraId="202EFAD8" w14:textId="4896B15B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hAnsi="CordiaUPC" w:cs="CordiaUPC"/>
                <w:sz w:val="28"/>
                <w:szCs w:val="28"/>
              </w:rPr>
              <w:t>00005</w:t>
            </w:r>
          </w:p>
        </w:tc>
        <w:tc>
          <w:tcPr>
            <w:tcW w:w="1760" w:type="pct"/>
          </w:tcPr>
          <w:p w:rsidR="00534252" w:rsidP="00671439" w:rsidRDefault="00534252" w14:paraId="4559EAC3" w14:textId="5E69BBC4">
            <w:r>
              <w:rPr>
                <w:rFonts w:cs="CordiaUPC"/>
              </w:rPr>
              <w:t xml:space="preserve">Reward </w:t>
            </w:r>
            <w:r w:rsidRPr="00060444">
              <w:rPr>
                <w:rFonts w:cs="CordiaUPC"/>
              </w:rPr>
              <w:t xml:space="preserve">Duration From </w:t>
            </w:r>
            <w:r w:rsidRPr="00060444">
              <w:rPr>
                <w:rFonts w:cs="CordiaUPC"/>
                <w:bCs/>
              </w:rPr>
              <w:t xml:space="preserve">must be </w:t>
            </w:r>
            <w:r w:rsidRPr="00060444">
              <w:rPr>
                <w:rFonts w:cs="Angsana New"/>
                <w:bCs/>
                <w:cs/>
              </w:rPr>
              <w:t>“</w:t>
            </w:r>
            <w:r w:rsidRPr="00060444">
              <w:rPr>
                <w:rFonts w:cs="CordiaUPC"/>
                <w:bCs/>
              </w:rPr>
              <w:t>1</w:t>
            </w:r>
            <w:r w:rsidRPr="00060444">
              <w:rPr>
                <w:rFonts w:cs="Angsana New"/>
                <w:bCs/>
                <w:cs/>
              </w:rPr>
              <w:t xml:space="preserve">” </w:t>
            </w:r>
            <w:r w:rsidRPr="00060444">
              <w:rPr>
                <w:rFonts w:cs="CordiaUPC"/>
              </w:rPr>
              <w:t xml:space="preserve"> when </w:t>
            </w:r>
            <w:r>
              <w:rPr>
                <w:rFonts w:cs="CordiaUPC"/>
              </w:rPr>
              <w:t xml:space="preserve">Reward </w:t>
            </w:r>
            <w:r w:rsidRPr="00060444">
              <w:rPr>
                <w:rFonts w:cs="CordiaUPC"/>
              </w:rPr>
              <w:t xml:space="preserve">Duration Type is </w:t>
            </w:r>
            <w:r w:rsidRPr="00060444">
              <w:rPr>
                <w:rFonts w:cs="Angsana New"/>
                <w:cs/>
              </w:rPr>
              <w:t>“</w:t>
            </w:r>
            <w:r w:rsidRPr="00060444">
              <w:rPr>
                <w:rFonts w:cs="CordiaUPC"/>
              </w:rPr>
              <w:t>Depend on Package</w:t>
            </w:r>
            <w:r w:rsidRPr="00060444">
              <w:rPr>
                <w:rFonts w:cs="Angsana New"/>
                <w:cs/>
              </w:rPr>
              <w:t>”</w:t>
            </w:r>
          </w:p>
        </w:tc>
        <w:tc>
          <w:tcPr>
            <w:tcW w:w="1848" w:type="pct"/>
          </w:tcPr>
          <w:p w:rsidR="00534252" w:rsidP="00671439" w:rsidRDefault="00534252" w14:paraId="259020D2" w14:textId="1A825F15">
            <w:pPr>
              <w:rPr>
                <w:cs/>
              </w:rPr>
            </w:pPr>
            <w:r w:rsidRPr="008979A8">
              <w:rPr>
                <w:rFonts w:cs="Angsana New"/>
                <w:cs/>
              </w:rPr>
              <w:t xml:space="preserve">ถ้า </w:t>
            </w:r>
            <w:r>
              <w:rPr>
                <w:rFonts w:cs="CordiaUPC"/>
              </w:rPr>
              <w:t xml:space="preserve">Reward </w:t>
            </w:r>
            <w:r w:rsidRPr="008979A8">
              <w:rPr>
                <w:rFonts w:cs="CordiaUPC"/>
              </w:rPr>
              <w:t xml:space="preserve">Duration Type </w:t>
            </w:r>
            <w:r w:rsidRPr="008979A8">
              <w:rPr>
                <w:rFonts w:cs="Angsana New"/>
                <w:cs/>
              </w:rPr>
              <w:t>เท่ากับ “</w:t>
            </w:r>
            <w:r w:rsidRPr="008979A8">
              <w:rPr>
                <w:rFonts w:cs="CordiaUPC"/>
              </w:rPr>
              <w:t>Depend on Package</w:t>
            </w:r>
            <w:r w:rsidRPr="008979A8">
              <w:rPr>
                <w:rFonts w:cs="Angsana New"/>
                <w:cs/>
              </w:rPr>
              <w:t xml:space="preserve">” ดังนั้น </w:t>
            </w:r>
            <w:r>
              <w:rPr>
                <w:rFonts w:cs="CordiaUPC"/>
              </w:rPr>
              <w:t xml:space="preserve">Reward </w:t>
            </w:r>
            <w:r w:rsidRPr="008979A8">
              <w:rPr>
                <w:rFonts w:cs="CordiaUPC"/>
              </w:rPr>
              <w:t xml:space="preserve">Duration From </w:t>
            </w:r>
            <w:r w:rsidRPr="008979A8">
              <w:rPr>
                <w:rFonts w:cs="Angsana New"/>
                <w:cs/>
              </w:rPr>
              <w:t xml:space="preserve">จะต้องมีค่าเป็น </w:t>
            </w:r>
            <w:r w:rsidRPr="008979A8">
              <w:rPr>
                <w:rFonts w:cs="CordiaUPC"/>
              </w:rPr>
              <w:t xml:space="preserve">1 </w:t>
            </w:r>
            <w:r w:rsidRPr="008979A8">
              <w:rPr>
                <w:rFonts w:cs="Angsana New"/>
                <w:cs/>
              </w:rPr>
              <w:t>เสมอ</w:t>
            </w:r>
          </w:p>
        </w:tc>
        <w:tc>
          <w:tcPr>
            <w:tcW w:w="702" w:type="pct"/>
          </w:tcPr>
          <w:p w:rsidR="00534252" w:rsidP="00671439" w:rsidRDefault="00534252" w14:paraId="2547D3EF" w14:textId="5FA3DF4A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Pr="008979A8" w:rsidR="00534252" w:rsidTr="00671439" w14:paraId="0855691E" w14:textId="77777777">
        <w:tc>
          <w:tcPr>
            <w:tcW w:w="690" w:type="pct"/>
          </w:tcPr>
          <w:p w:rsidR="00534252" w:rsidP="00671439" w:rsidRDefault="00534252" w14:paraId="6BDA53D8" w14:textId="2CB9F2F9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hAnsi="CordiaUPC" w:cs="CordiaUPC"/>
                <w:sz w:val="28"/>
                <w:szCs w:val="28"/>
              </w:rPr>
              <w:t>00017</w:t>
            </w:r>
          </w:p>
        </w:tc>
        <w:tc>
          <w:tcPr>
            <w:tcW w:w="1760" w:type="pct"/>
          </w:tcPr>
          <w:p w:rsidR="00534252" w:rsidP="00671439" w:rsidRDefault="00534252" w14:paraId="31CF7C88" w14:textId="19552F2A">
            <w:r>
              <w:rPr>
                <w:rFonts w:cs="CordiaUPC"/>
              </w:rPr>
              <w:t xml:space="preserve">Reward </w:t>
            </w:r>
            <w:r w:rsidRPr="00060444">
              <w:rPr>
                <w:rFonts w:cs="CordiaUPC"/>
              </w:rPr>
              <w:t xml:space="preserve">Duration Unit </w:t>
            </w:r>
            <w:r w:rsidRPr="00060444">
              <w:rPr>
                <w:rFonts w:cs="CordiaUPC"/>
                <w:bCs/>
              </w:rPr>
              <w:t>must be equal to</w:t>
            </w:r>
            <w:r w:rsidRPr="00060444">
              <w:rPr>
                <w:rFonts w:cs="CordiaUPC"/>
              </w:rPr>
              <w:t xml:space="preserve"> Package Duration Unit</w:t>
            </w:r>
          </w:p>
        </w:tc>
        <w:tc>
          <w:tcPr>
            <w:tcW w:w="1848" w:type="pct"/>
          </w:tcPr>
          <w:p w:rsidR="00534252" w:rsidP="00671439" w:rsidRDefault="00534252" w14:paraId="7FE93901" w14:textId="73FF1361">
            <w:pPr>
              <w:rPr>
                <w:cs/>
              </w:rPr>
            </w:pPr>
            <w:r>
              <w:rPr>
                <w:rFonts w:cs="CordiaUPC"/>
              </w:rPr>
              <w:t xml:space="preserve">Reward </w:t>
            </w:r>
            <w:r w:rsidRPr="008979A8">
              <w:rPr>
                <w:rFonts w:cs="CordiaUPC"/>
              </w:rPr>
              <w:t xml:space="preserve">Duration Unit  </w:t>
            </w:r>
            <w:r w:rsidRPr="008979A8">
              <w:rPr>
                <w:rFonts w:cs="Angsana New"/>
                <w:cs/>
              </w:rPr>
              <w:t xml:space="preserve">จะต้องมีค่าเท่ากับ </w:t>
            </w:r>
            <w:r w:rsidRPr="008979A8">
              <w:rPr>
                <w:rFonts w:cs="CordiaUPC"/>
              </w:rPr>
              <w:t>Package</w:t>
            </w:r>
            <w:r w:rsidRPr="008979A8">
              <w:rPr>
                <w:rFonts w:cs="Angsana New"/>
                <w:cs/>
              </w:rPr>
              <w:t xml:space="preserve"> </w:t>
            </w:r>
            <w:r w:rsidRPr="008979A8">
              <w:rPr>
                <w:rFonts w:cs="CordiaUPC"/>
              </w:rPr>
              <w:t>Duration Unit</w:t>
            </w:r>
          </w:p>
        </w:tc>
        <w:tc>
          <w:tcPr>
            <w:tcW w:w="702" w:type="pct"/>
          </w:tcPr>
          <w:p w:rsidR="00534252" w:rsidP="00671439" w:rsidRDefault="00534252" w14:paraId="313CE622" w14:textId="68B76442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Pr="008979A8" w:rsidR="00534252" w:rsidTr="00671439" w14:paraId="7C73369F" w14:textId="77777777">
        <w:tc>
          <w:tcPr>
            <w:tcW w:w="690" w:type="pct"/>
          </w:tcPr>
          <w:p w:rsidR="00534252" w:rsidP="00B246BA" w:rsidRDefault="00534252" w14:paraId="13A23516" w14:textId="7FC98A33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0E5AB7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760" w:type="pct"/>
          </w:tcPr>
          <w:p w:rsidR="00534252" w:rsidP="00B246BA" w:rsidRDefault="00534252" w14:paraId="50DB37DA" w14:textId="1213F183">
            <w:r>
              <w:t xml:space="preserve">Reward Type </w:t>
            </w:r>
            <w:r>
              <w:rPr>
                <w:rFonts w:cs="CordiaUPC"/>
              </w:rPr>
              <w:t>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48" w:type="pct"/>
          </w:tcPr>
          <w:p w:rsidR="00534252" w:rsidP="00B246BA" w:rsidRDefault="00534252" w14:paraId="04FA7C24" w14:textId="5CF204B5">
            <w:pPr>
              <w:rPr>
                <w:cs/>
              </w:rPr>
            </w:pPr>
            <w:r>
              <w:rPr>
                <w:rFonts w:cs="CordiaUPC"/>
              </w:rPr>
              <w:t xml:space="preserve">rewardType </w:t>
            </w:r>
            <w:r>
              <w:rPr>
                <w:rFonts w:hint="cs" w:cs="Angsana New"/>
                <w:cs/>
              </w:rPr>
              <w:t xml:space="preserve">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02" w:type="pct"/>
          </w:tcPr>
          <w:p w:rsidR="00534252" w:rsidP="00B246BA" w:rsidRDefault="00534252" w14:paraId="187931AB" w14:textId="77777777">
            <w:pPr>
              <w:rPr>
                <w:rFonts w:cs="CordiaUPC"/>
                <w:szCs w:val="36"/>
              </w:rPr>
            </w:pPr>
          </w:p>
        </w:tc>
      </w:tr>
      <w:tr w:rsidRPr="008979A8" w:rsidR="00534252" w:rsidTr="00671439" w14:paraId="77955669" w14:textId="77777777">
        <w:tc>
          <w:tcPr>
            <w:tcW w:w="690" w:type="pct"/>
          </w:tcPr>
          <w:p w:rsidR="00534252" w:rsidP="00B246BA" w:rsidRDefault="00534252" w14:paraId="08677539" w14:textId="375E9414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hAnsi="CordiaUPC" w:cs="CordiaUPC"/>
                <w:sz w:val="28"/>
                <w:szCs w:val="28"/>
              </w:rPr>
              <w:t>00004</w:t>
            </w:r>
          </w:p>
        </w:tc>
        <w:tc>
          <w:tcPr>
            <w:tcW w:w="1760" w:type="pct"/>
          </w:tcPr>
          <w:p w:rsidR="00534252" w:rsidP="00B246BA" w:rsidRDefault="00534252" w14:paraId="0408C1BC" w14:textId="4263A319">
            <w:r>
              <w:t>Accumulate within</w:t>
            </w:r>
            <w:r>
              <w:rPr>
                <w:cs/>
              </w:rPr>
              <w:t xml:space="preserve"> </w:t>
            </w:r>
            <w:r>
              <w:rPr>
                <w:rFonts w:cs="CordiaUPC"/>
              </w:rPr>
              <w:t xml:space="preserve">is required </w:t>
            </w:r>
            <w:r>
              <w:t xml:space="preserve">when Reward Type is </w:t>
            </w:r>
            <w:r>
              <w:rPr>
                <w:rFonts w:cs="Angsana New"/>
                <w:cs/>
              </w:rPr>
              <w:t>“</w:t>
            </w:r>
            <w:r>
              <w:t>By Accumulate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 w:cs="Angsana New"/>
                <w:cs/>
              </w:rPr>
              <w:t>.</w:t>
            </w:r>
          </w:p>
        </w:tc>
        <w:tc>
          <w:tcPr>
            <w:tcW w:w="1848" w:type="pct"/>
          </w:tcPr>
          <w:p w:rsidR="00534252" w:rsidP="00B246BA" w:rsidRDefault="00534252" w14:paraId="5EFCFB59" w14:textId="63D284EC">
            <w:pPr>
              <w:rPr>
                <w:cs/>
              </w:rPr>
            </w:pPr>
            <w:r>
              <w:rPr>
                <w:cs/>
              </w:rPr>
              <w:t xml:space="preserve">ถ้า </w:t>
            </w:r>
            <w:r>
              <w:t xml:space="preserve">rewardType </w:t>
            </w:r>
            <w:r>
              <w:rPr>
                <w:cs/>
              </w:rPr>
              <w:t>มีค่าเป็น</w:t>
            </w:r>
            <w:r>
              <w:rPr>
                <w:rFonts w:cs="Angsana New"/>
                <w:cs/>
              </w:rPr>
              <w:t xml:space="preserve"> “</w:t>
            </w:r>
            <w:r>
              <w:t>By Accumulate</w:t>
            </w:r>
            <w:r>
              <w:rPr>
                <w:rFonts w:cs="Angsana New"/>
                <w:cs/>
              </w:rPr>
              <w:t>”</w:t>
            </w:r>
            <w:r>
              <w:rPr>
                <w:cs/>
              </w:rPr>
              <w:t xml:space="preserve"> ดังนั้น </w:t>
            </w:r>
            <w:r>
              <w:t>accumulateWithin</w:t>
            </w:r>
            <w:r>
              <w:rPr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02" w:type="pct"/>
          </w:tcPr>
          <w:p w:rsidR="00534252" w:rsidP="00B246BA" w:rsidRDefault="00534252" w14:paraId="2A436C0F" w14:textId="77777777">
            <w:pPr>
              <w:rPr>
                <w:rFonts w:cs="CordiaUPC"/>
                <w:szCs w:val="36"/>
              </w:rPr>
            </w:pPr>
          </w:p>
        </w:tc>
      </w:tr>
      <w:tr w:rsidRPr="008979A8" w:rsidR="00534252" w:rsidTr="00671439" w14:paraId="535F05CD" w14:textId="77777777">
        <w:tc>
          <w:tcPr>
            <w:tcW w:w="690" w:type="pct"/>
          </w:tcPr>
          <w:p w:rsidR="00534252" w:rsidP="00B246BA" w:rsidRDefault="00534252" w14:paraId="22A04684" w14:textId="443CA40F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hAnsi="CordiaUPC" w:cs="CordiaUPC"/>
                <w:sz w:val="28"/>
                <w:szCs w:val="28"/>
              </w:rPr>
              <w:t>00023</w:t>
            </w:r>
          </w:p>
        </w:tc>
        <w:tc>
          <w:tcPr>
            <w:tcW w:w="1760" w:type="pct"/>
          </w:tcPr>
          <w:p w:rsidR="00534252" w:rsidP="00B246BA" w:rsidRDefault="00534252" w14:paraId="79BDF4BE" w14:textId="110D5C8F">
            <w:r>
              <w:t>Accumulate within</w:t>
            </w:r>
            <w:r>
              <w:rPr>
                <w:cs/>
              </w:rPr>
              <w:t xml:space="preserve"> </w:t>
            </w:r>
            <w:r>
              <w:t xml:space="preserve">must be Integer </w:t>
            </w:r>
            <w:r>
              <w:rPr>
                <w:rFonts w:cs="Angsana New"/>
                <w:cs/>
              </w:rPr>
              <w:t>(</w:t>
            </w:r>
            <w:r>
              <w:t>Min 1, Max 365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1848" w:type="pct"/>
          </w:tcPr>
          <w:p w:rsidR="00534252" w:rsidP="00B246BA" w:rsidRDefault="00534252" w14:paraId="0763161D" w14:textId="79F91A65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>accumulateWithin</w:t>
            </w:r>
            <w:r>
              <w:rPr>
                <w:rFonts w:hint="cs"/>
                <w:cs/>
              </w:rPr>
              <w:t xml:space="preserve"> มีค่า ดังนั้น</w:t>
            </w:r>
            <w:r w:rsidRPr="002259C2">
              <w:rPr>
                <w:rFonts w:cs="Angsana New"/>
                <w:cs/>
              </w:rPr>
              <w:t xml:space="preserve"> </w:t>
            </w:r>
            <w:r>
              <w:t>accumulateWithin</w:t>
            </w:r>
            <w:r>
              <w:rPr>
                <w:rFonts w:hint="cs"/>
                <w:cs/>
              </w:rPr>
              <w:t xml:space="preserve"> จะต้องเป็นตัวเลขจำนวนเต็มและมีค่าอยู่ในช่วง </w:t>
            </w:r>
            <w:r>
              <w:t xml:space="preserve">1 </w:t>
            </w:r>
            <w:r>
              <w:rPr>
                <w:rFonts w:cs="Angsana New"/>
                <w:cs/>
              </w:rPr>
              <w:t>–</w:t>
            </w:r>
            <w:r>
              <w:rPr>
                <w:rFonts w:hint="cs"/>
                <w:cs/>
              </w:rPr>
              <w:t xml:space="preserve"> </w:t>
            </w:r>
            <w:r>
              <w:t>365</w:t>
            </w:r>
          </w:p>
        </w:tc>
        <w:tc>
          <w:tcPr>
            <w:tcW w:w="702" w:type="pct"/>
          </w:tcPr>
          <w:p w:rsidR="00534252" w:rsidP="00B246BA" w:rsidRDefault="00534252" w14:paraId="7F53F806" w14:textId="77777777">
            <w:pPr>
              <w:rPr>
                <w:rFonts w:cs="CordiaUPC"/>
                <w:szCs w:val="36"/>
              </w:rPr>
            </w:pPr>
          </w:p>
        </w:tc>
      </w:tr>
      <w:tr w:rsidRPr="008979A8" w:rsidR="00534252" w:rsidTr="00671439" w14:paraId="042ACB39" w14:textId="77777777">
        <w:tc>
          <w:tcPr>
            <w:tcW w:w="690" w:type="pct"/>
          </w:tcPr>
          <w:p w:rsidRPr="00F8391B" w:rsidR="00534252" w:rsidP="00B246BA" w:rsidRDefault="00534252" w14:paraId="28811D1A" w14:textId="3B58EA5C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hAnsi="CordiaUPC" w:cs="CordiaUPC"/>
                <w:sz w:val="28"/>
                <w:szCs w:val="28"/>
              </w:rPr>
              <w:t>00023</w:t>
            </w:r>
          </w:p>
        </w:tc>
        <w:tc>
          <w:tcPr>
            <w:tcW w:w="1760" w:type="pct"/>
          </w:tcPr>
          <w:p w:rsidR="00534252" w:rsidP="00B246BA" w:rsidRDefault="00534252" w14:paraId="7C4635EC" w14:textId="4CBD9F2B">
            <w:r>
              <w:t xml:space="preserve">Reward </w:t>
            </w:r>
            <w:r w:rsidRPr="00D41095">
              <w:t>Balance</w:t>
            </w:r>
            <w:r>
              <w:t xml:space="preserve"> 1</w:t>
            </w:r>
            <w:r w:rsidRPr="00E06936">
              <w:rPr>
                <w:vertAlign w:val="superscript"/>
              </w:rPr>
              <w:t>st</w:t>
            </w:r>
            <w:r>
              <w:rPr>
                <w:rFonts w:cs="Angsana New"/>
                <w:cs/>
              </w:rPr>
              <w:t xml:space="preserve"> </w:t>
            </w:r>
            <w:r w:rsidRPr="00D41095">
              <w:t>Pocket</w:t>
            </w:r>
            <w:r>
              <w:rPr>
                <w:cs/>
              </w:rPr>
              <w:t xml:space="preserve"> </w:t>
            </w:r>
            <w:r>
              <w:t xml:space="preserve">must be 2 decimal </w:t>
            </w:r>
            <w:r>
              <w:rPr>
                <w:rFonts w:cs="Angsana New"/>
                <w:cs/>
              </w:rPr>
              <w:t>(</w:t>
            </w:r>
            <w:r>
              <w:t>Min 0</w:t>
            </w:r>
            <w:r>
              <w:rPr>
                <w:rFonts w:cs="Angsana New"/>
                <w:cs/>
              </w:rPr>
              <w:t>.</w:t>
            </w:r>
            <w:r>
              <w:t>01, Max 10,000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1848" w:type="pct"/>
          </w:tcPr>
          <w:p w:rsidR="00534252" w:rsidP="00B246BA" w:rsidRDefault="00534252" w14:paraId="2C8FA9E1" w14:textId="39CA410F">
            <w:r>
              <w:rPr>
                <w:rFonts w:hint="cs"/>
                <w:cs/>
              </w:rPr>
              <w:t xml:space="preserve">ถ้า </w:t>
            </w:r>
            <w:r>
              <w:t>rewardBalanceFirstPocket</w:t>
            </w:r>
            <w:r>
              <w:rPr>
                <w:rFonts w:hint="cs"/>
                <w:cs/>
              </w:rPr>
              <w:t xml:space="preserve"> มีค่า ดังนั้น</w:t>
            </w:r>
            <w:r w:rsidRPr="002259C2">
              <w:rPr>
                <w:rFonts w:cs="Angsana New"/>
                <w:cs/>
              </w:rPr>
              <w:t xml:space="preserve"> </w:t>
            </w:r>
            <w:r>
              <w:t>rewardBalanceFirstPocket</w:t>
            </w:r>
            <w:r>
              <w:rPr>
                <w:rFonts w:hint="cs"/>
                <w:cs/>
              </w:rPr>
              <w:t xml:space="preserve"> จะต้องเป็นตัวเลขทศนิยม </w:t>
            </w:r>
            <w:r>
              <w:t xml:space="preserve">2 </w:t>
            </w:r>
            <w:r>
              <w:rPr>
                <w:rFonts w:hint="cs"/>
                <w:cs/>
              </w:rPr>
              <w:t xml:space="preserve">ตำแหน่งและมีค่าอยู่ในช่วง </w:t>
            </w:r>
            <w:r>
              <w:t>0</w:t>
            </w:r>
            <w:r>
              <w:rPr>
                <w:rFonts w:cs="Angsana New"/>
                <w:cs/>
              </w:rPr>
              <w:t>.</w:t>
            </w:r>
            <w:r>
              <w:t xml:space="preserve">01 </w:t>
            </w:r>
            <w:r>
              <w:rPr>
                <w:rFonts w:cs="Angsana New"/>
                <w:cs/>
              </w:rPr>
              <w:t xml:space="preserve">– </w:t>
            </w:r>
            <w:r>
              <w:t>10,000</w:t>
            </w:r>
          </w:p>
        </w:tc>
        <w:tc>
          <w:tcPr>
            <w:tcW w:w="702" w:type="pct"/>
          </w:tcPr>
          <w:p w:rsidR="00534252" w:rsidP="00B246BA" w:rsidRDefault="00534252" w14:paraId="1E74DC0E" w14:textId="77777777">
            <w:pPr>
              <w:rPr>
                <w:rFonts w:cs="CordiaUPC"/>
                <w:szCs w:val="36"/>
              </w:rPr>
            </w:pPr>
          </w:p>
        </w:tc>
      </w:tr>
      <w:tr w:rsidRPr="008979A8" w:rsidR="00534252" w:rsidTr="00671439" w14:paraId="1D183242" w14:textId="77777777">
        <w:tc>
          <w:tcPr>
            <w:tcW w:w="690" w:type="pct"/>
          </w:tcPr>
          <w:p w:rsidR="00534252" w:rsidP="00B246BA" w:rsidRDefault="00534252" w14:paraId="74D343D8" w14:textId="444CD30F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hAnsi="CordiaUPC" w:cs="CordiaUPC"/>
                <w:sz w:val="28"/>
                <w:szCs w:val="28"/>
              </w:rPr>
              <w:t>00023</w:t>
            </w:r>
          </w:p>
        </w:tc>
        <w:tc>
          <w:tcPr>
            <w:tcW w:w="1760" w:type="pct"/>
          </w:tcPr>
          <w:p w:rsidR="00534252" w:rsidP="00B246BA" w:rsidRDefault="00534252" w14:paraId="67DEB5D2" w14:textId="21902132">
            <w:r>
              <w:t>Reward Validity 1</w:t>
            </w:r>
            <w:r w:rsidRPr="00E06936">
              <w:rPr>
                <w:vertAlign w:val="superscript"/>
              </w:rPr>
              <w:t>st</w:t>
            </w:r>
            <w:r>
              <w:rPr>
                <w:rFonts w:cs="Angsana New"/>
                <w:cs/>
              </w:rPr>
              <w:t xml:space="preserve"> </w:t>
            </w:r>
            <w:r w:rsidRPr="00D41095">
              <w:t>Pocket</w:t>
            </w:r>
            <w:r>
              <w:rPr>
                <w:cs/>
              </w:rPr>
              <w:t xml:space="preserve"> </w:t>
            </w:r>
            <w:r>
              <w:t xml:space="preserve">must be Integer </w:t>
            </w:r>
            <w:r>
              <w:rPr>
                <w:rFonts w:cs="Angsana New"/>
                <w:cs/>
              </w:rPr>
              <w:t>(</w:t>
            </w:r>
            <w:r>
              <w:t>Min 1, Max 365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1848" w:type="pct"/>
          </w:tcPr>
          <w:p w:rsidR="00534252" w:rsidP="00B246BA" w:rsidRDefault="00534252" w14:paraId="65F218F8" w14:textId="751A4941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>rewardValidityFirstPocket</w:t>
            </w:r>
            <w:r>
              <w:rPr>
                <w:rFonts w:hint="cs"/>
                <w:cs/>
              </w:rPr>
              <w:t xml:space="preserve"> มีค่า ดังนั้น</w:t>
            </w:r>
            <w:r w:rsidRPr="002259C2">
              <w:rPr>
                <w:rFonts w:cs="Angsana New"/>
                <w:cs/>
              </w:rPr>
              <w:t xml:space="preserve"> </w:t>
            </w:r>
            <w:r>
              <w:t>rewardValidityFirstPocket</w:t>
            </w:r>
            <w:r>
              <w:rPr>
                <w:rFonts w:hint="cs"/>
                <w:cs/>
              </w:rPr>
              <w:t xml:space="preserve"> จะต้องเป็นตัวเลขจำนวนเต็มและมีค่าอยู่ในช่วง </w:t>
            </w:r>
            <w:r>
              <w:t xml:space="preserve">1 </w:t>
            </w:r>
            <w:r>
              <w:rPr>
                <w:rFonts w:cs="Angsana New"/>
                <w:cs/>
              </w:rPr>
              <w:t>–</w:t>
            </w:r>
            <w:r>
              <w:rPr>
                <w:rFonts w:hint="cs"/>
                <w:cs/>
              </w:rPr>
              <w:t xml:space="preserve"> </w:t>
            </w:r>
            <w:r>
              <w:t>365</w:t>
            </w:r>
          </w:p>
        </w:tc>
        <w:tc>
          <w:tcPr>
            <w:tcW w:w="702" w:type="pct"/>
          </w:tcPr>
          <w:p w:rsidR="00534252" w:rsidP="00B246BA" w:rsidRDefault="00534252" w14:paraId="13B4E093" w14:textId="77777777">
            <w:pPr>
              <w:rPr>
                <w:rFonts w:cs="CordiaUPC"/>
                <w:szCs w:val="36"/>
              </w:rPr>
            </w:pPr>
          </w:p>
        </w:tc>
      </w:tr>
      <w:tr w:rsidRPr="008979A8" w:rsidR="00534252" w:rsidTr="00671439" w14:paraId="1EFA4123" w14:textId="77777777">
        <w:tc>
          <w:tcPr>
            <w:tcW w:w="690" w:type="pct"/>
          </w:tcPr>
          <w:p w:rsidR="00534252" w:rsidP="00B246BA" w:rsidRDefault="00534252" w14:paraId="4E786561" w14:textId="10AF55EC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760" w:type="pct"/>
          </w:tcPr>
          <w:p w:rsidR="00534252" w:rsidP="00B246BA" w:rsidRDefault="00534252" w14:paraId="7BD62648" w14:textId="00FA75F1">
            <w:r>
              <w:rPr>
                <w:rFonts w:cs="CordiaUPC"/>
              </w:rPr>
              <w:t>Reward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CordiaUPC"/>
              </w:rPr>
              <w:t>Channel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48" w:type="pct"/>
          </w:tcPr>
          <w:p w:rsidR="00534252" w:rsidP="00B246BA" w:rsidRDefault="00534252" w14:paraId="61879582" w14:textId="09E8D9C8">
            <w:pPr>
              <w:rPr>
                <w:cs/>
              </w:rPr>
            </w:pPr>
            <w:r>
              <w:rPr>
                <w:rFonts w:cs="CordiaUPC"/>
              </w:rPr>
              <w:t xml:space="preserve">rewardChannel </w:t>
            </w:r>
            <w:r>
              <w:rPr>
                <w:rFonts w:hint="cs" w:cs="Angsana New"/>
                <w:cs/>
              </w:rPr>
              <w:t xml:space="preserve">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02" w:type="pct"/>
          </w:tcPr>
          <w:p w:rsidR="00534252" w:rsidP="00B246BA" w:rsidRDefault="00534252" w14:paraId="297F9816" w14:textId="77777777">
            <w:pPr>
              <w:rPr>
                <w:rFonts w:cs="CordiaUPC"/>
                <w:szCs w:val="36"/>
              </w:rPr>
            </w:pPr>
          </w:p>
        </w:tc>
      </w:tr>
      <w:tr w:rsidRPr="008979A8" w:rsidR="00534252" w:rsidTr="00671439" w14:paraId="4FD9BCA6" w14:textId="77777777">
        <w:tc>
          <w:tcPr>
            <w:tcW w:w="690" w:type="pct"/>
          </w:tcPr>
          <w:p w:rsidR="00534252" w:rsidP="00B246BA" w:rsidRDefault="00534252" w14:paraId="03C7C66B" w14:textId="012E719D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760" w:type="pct"/>
          </w:tcPr>
          <w:p w:rsidR="00534252" w:rsidP="00B246BA" w:rsidRDefault="00534252" w14:paraId="2213B823" w14:textId="33574CEE">
            <w:r>
              <w:rPr>
                <w:rFonts w:cs="CordiaUPC"/>
              </w:rPr>
              <w:t>Reward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CordiaUPC"/>
              </w:rPr>
              <w:t>Expire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CordiaUPC"/>
              </w:rPr>
              <w:t>Date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CordiaUPC"/>
              </w:rPr>
              <w:t>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48" w:type="pct"/>
          </w:tcPr>
          <w:p w:rsidR="00534252" w:rsidP="00B246BA" w:rsidRDefault="00534252" w14:paraId="698BD235" w14:textId="693E0333">
            <w:pPr>
              <w:rPr>
                <w:cs/>
              </w:rPr>
            </w:pPr>
            <w:r>
              <w:rPr>
                <w:rFonts w:cs="CordiaUPC"/>
              </w:rPr>
              <w:t xml:space="preserve">rewardExpireDate </w:t>
            </w:r>
            <w:r>
              <w:rPr>
                <w:rFonts w:hint="cs" w:cs="Angsana New"/>
                <w:cs/>
              </w:rPr>
              <w:t xml:space="preserve">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702" w:type="pct"/>
          </w:tcPr>
          <w:p w:rsidR="00534252" w:rsidP="00B246BA" w:rsidRDefault="00534252" w14:paraId="340C1DA3" w14:textId="77777777">
            <w:pPr>
              <w:rPr>
                <w:rFonts w:cs="CordiaUPC"/>
                <w:szCs w:val="36"/>
              </w:rPr>
            </w:pPr>
          </w:p>
        </w:tc>
      </w:tr>
      <w:tr w:rsidRPr="008979A8" w:rsidR="00534252" w:rsidTr="00671439" w14:paraId="748E6236" w14:textId="77777777">
        <w:tc>
          <w:tcPr>
            <w:tcW w:w="690" w:type="pct"/>
          </w:tcPr>
          <w:p w:rsidR="00534252" w:rsidP="00B246BA" w:rsidRDefault="00534252" w14:paraId="01A19796" w14:textId="5D082F59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760" w:type="pct"/>
          </w:tcPr>
          <w:p w:rsidR="00534252" w:rsidP="00B246BA" w:rsidRDefault="00534252" w14:paraId="2F410DFD" w14:textId="2C2C7F6B">
            <w:r w:rsidRPr="00B246BA">
              <w:t>Reward 1</w:t>
            </w:r>
            <w:r w:rsidRPr="00E06936">
              <w:rPr>
                <w:vertAlign w:val="superscript"/>
              </w:rPr>
              <w:t>st</w:t>
            </w:r>
            <w:r w:rsidRPr="00B246BA">
              <w:t xml:space="preserve"> Pocket</w:t>
            </w:r>
            <w:r>
              <w:t xml:space="preserve"> or </w:t>
            </w:r>
            <w:r w:rsidRPr="00B246BA">
              <w:t>Reward Offering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cs="CordiaUPC"/>
              </w:rPr>
              <w:t>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848" w:type="pct"/>
          </w:tcPr>
          <w:p w:rsidR="00534252" w:rsidRDefault="00534252" w14:paraId="6DC27B19" w14:textId="2D2B43C6">
            <w:pPr>
              <w:rPr>
                <w:cs/>
              </w:rPr>
            </w:pPr>
            <w:r>
              <w:t xml:space="preserve">rewardBalanceFirstPocket </w:t>
            </w:r>
            <w:r>
              <w:rPr>
                <w:rFonts w:hint="cs"/>
                <w:cs/>
              </w:rPr>
              <w:t xml:space="preserve">หรือ </w:t>
            </w:r>
            <w:r>
              <w:t>rewardValidityFirstPocket</w:t>
            </w:r>
            <w:r>
              <w:rPr>
                <w:rFonts w:hint="cs"/>
                <w:cs/>
              </w:rPr>
              <w:t xml:space="preserve"> หรือ </w:t>
            </w:r>
            <w:r>
              <w:t>rewardOffering</w:t>
            </w:r>
            <w:r w:rsidRPr="00B246BA">
              <w:t>Offering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เป็น </w:t>
            </w:r>
            <w:r>
              <w:t>Mandatory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702" w:type="pct"/>
          </w:tcPr>
          <w:p w:rsidR="00534252" w:rsidP="00B246BA" w:rsidRDefault="00534252" w14:paraId="58F971C4" w14:textId="77777777">
            <w:pPr>
              <w:rPr>
                <w:rFonts w:cs="CordiaUPC"/>
                <w:szCs w:val="36"/>
              </w:rPr>
            </w:pPr>
          </w:p>
        </w:tc>
      </w:tr>
      <w:tr w:rsidRPr="008979A8" w:rsidR="00534252" w:rsidTr="009D1535" w14:paraId="236F320C" w14:textId="77777777">
        <w:tc>
          <w:tcPr>
            <w:tcW w:w="5000" w:type="pct"/>
            <w:gridSpan w:val="4"/>
            <w:shd w:val="clear" w:color="auto" w:fill="C2D69B" w:themeFill="accent3" w:themeFillTint="99"/>
          </w:tcPr>
          <w:p w:rsidR="00534252" w:rsidP="00B246BA" w:rsidRDefault="00534252" w14:paraId="46757751" w14:textId="74BF7A95">
            <w:pPr>
              <w:pStyle w:val="HeaderTable"/>
            </w:pPr>
            <w:r>
              <w:t>End Reward Detail Section</w:t>
            </w:r>
          </w:p>
        </w:tc>
      </w:tr>
    </w:tbl>
    <w:p w:rsidRPr="008979A8" w:rsidR="00FE3C0D" w:rsidP="00BB3F68" w:rsidRDefault="00FE3C0D" w14:paraId="109CF865" w14:textId="77777777">
      <w:pPr>
        <w:pStyle w:val="Heading3"/>
        <w:numPr>
          <w:ilvl w:val="0"/>
          <w:numId w:val="103"/>
        </w:numPr>
        <w:rPr>
          <w:rFonts w:ascii="CordiaUPC" w:hAnsi="CordiaUPC" w:cs="CordiaUPC"/>
          <w:sz w:val="32"/>
          <w:szCs w:val="32"/>
        </w:rPr>
      </w:pPr>
      <w:r w:rsidRPr="008979A8">
        <w:rPr>
          <w:rFonts w:ascii="CordiaUPC" w:hAnsi="CordiaUPC" w:cs="CordiaUPC"/>
          <w:sz w:val="32"/>
          <w:szCs w:val="32"/>
        </w:rPr>
        <w:t>Mapping to DB</w:t>
      </w:r>
    </w:p>
    <w:tbl>
      <w:tblPr>
        <w:tblW w:w="4977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348"/>
        <w:gridCol w:w="2486"/>
        <w:gridCol w:w="4141"/>
      </w:tblGrid>
      <w:tr w:rsidRPr="008979A8" w:rsidR="00FE3C0D" w:rsidTr="00637D35" w14:paraId="589F2A7A" w14:textId="77777777">
        <w:trPr>
          <w:cantSplit/>
          <w:tblHeader/>
        </w:trPr>
        <w:tc>
          <w:tcPr>
            <w:tcW w:w="1308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FE3C0D" w:rsidP="00637D35" w:rsidRDefault="00FE3C0D" w14:paraId="70F1E267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Database Table</w:t>
            </w:r>
          </w:p>
        </w:tc>
        <w:tc>
          <w:tcPr>
            <w:tcW w:w="1385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FE3C0D" w:rsidP="00637D35" w:rsidRDefault="00FE3C0D" w14:paraId="0A876D9A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Database Column</w:t>
            </w:r>
          </w:p>
        </w:tc>
        <w:tc>
          <w:tcPr>
            <w:tcW w:w="2307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FE3C0D" w:rsidP="00637D35" w:rsidRDefault="00FE3C0D" w14:paraId="08845AE1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Field on Screen</w:t>
            </w:r>
          </w:p>
        </w:tc>
      </w:tr>
      <w:tr w:rsidRPr="008979A8" w:rsidR="00B82C9B" w:rsidTr="00637D35" w14:paraId="7EB4D321" w14:textId="77777777">
        <w:tc>
          <w:tcPr>
            <w:tcW w:w="1308" w:type="pct"/>
            <w:vMerge w:val="restart"/>
          </w:tcPr>
          <w:p w:rsidRPr="008979A8" w:rsidR="00B82C9B" w:rsidP="00637D35" w:rsidRDefault="00B82C9B" w14:paraId="6D2D61C2" w14:textId="4D83FA75">
            <w:pPr>
              <w:rPr>
                <w:rFonts w:cs="CordiaUPC"/>
              </w:rPr>
            </w:pPr>
            <w:r>
              <w:t>MASS_TOPUP</w:t>
            </w:r>
          </w:p>
        </w:tc>
        <w:tc>
          <w:tcPr>
            <w:tcW w:w="1385" w:type="pct"/>
          </w:tcPr>
          <w:p w:rsidRPr="008979A8" w:rsidR="00B82C9B" w:rsidP="00637D35" w:rsidRDefault="00B82C9B" w14:paraId="010C4EB5" w14:textId="0AB04F4F">
            <w:pPr>
              <w:spacing w:after="0"/>
              <w:rPr>
                <w:rFonts w:cs="CordiaUPC"/>
              </w:rPr>
            </w:pPr>
            <w:r w:rsidRPr="00944318">
              <w:t>ROW_ID</w:t>
            </w:r>
          </w:p>
        </w:tc>
        <w:tc>
          <w:tcPr>
            <w:tcW w:w="2307" w:type="pct"/>
          </w:tcPr>
          <w:p w:rsidR="00B82C9B" w:rsidP="00637D35" w:rsidRDefault="00B82C9B" w14:paraId="503439B7" w14:textId="77777777">
            <w:pPr>
              <w:spacing w:after="0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ครั้งแรก</w:t>
            </w:r>
          </w:p>
          <w:p w:rsidR="00B82C9B" w:rsidP="00637D35" w:rsidRDefault="00B82C9B" w14:paraId="7E96F1A7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ให้ระบบ </w:t>
            </w:r>
            <w:r>
              <w:rPr>
                <w:rFonts w:cs="CordiaUPC"/>
              </w:rPr>
              <w:t xml:space="preserve">Auto Generate </w:t>
            </w:r>
          </w:p>
          <w:p w:rsidR="00B82C9B" w:rsidP="00637D35" w:rsidRDefault="00B82C9B" w14:paraId="7FC1869B" w14:textId="77777777">
            <w:pPr>
              <w:spacing w:after="0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ครั้งถัดไป</w:t>
            </w:r>
          </w:p>
          <w:p w:rsidRPr="008979A8" w:rsidR="00B82C9B" w:rsidP="00637D35" w:rsidRDefault="00B82C9B" w14:paraId="3E55DAB9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ให้ใช้ </w:t>
            </w:r>
            <w:r>
              <w:rPr>
                <w:rFonts w:cs="CordiaUPC"/>
              </w:rPr>
              <w:t xml:space="preserve">Row ID </w:t>
            </w:r>
            <w:r>
              <w:rPr>
                <w:rFonts w:hint="cs" w:cs="Angsana New"/>
                <w:cs/>
              </w:rPr>
              <w:t>เดิม</w:t>
            </w:r>
          </w:p>
        </w:tc>
      </w:tr>
      <w:tr w:rsidRPr="008979A8" w:rsidR="00B82C9B" w:rsidTr="00637D35" w14:paraId="058B74E7" w14:textId="77777777">
        <w:tc>
          <w:tcPr>
            <w:tcW w:w="1308" w:type="pct"/>
            <w:vMerge/>
          </w:tcPr>
          <w:p w:rsidRPr="008979A8" w:rsidR="00B82C9B" w:rsidP="00637D35" w:rsidRDefault="00B82C9B" w14:paraId="7A1496B7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B82C9B" w:rsidP="00637D35" w:rsidRDefault="00B82C9B" w14:paraId="16D33DAE" w14:textId="77777777">
            <w:r>
              <w:t>MASS</w:t>
            </w:r>
            <w:r w:rsidRPr="00944318">
              <w:t>_PO</w:t>
            </w:r>
            <w:r>
              <w:t>_DETAIL</w:t>
            </w:r>
          </w:p>
          <w:p w:rsidR="00B82C9B" w:rsidP="00637D35" w:rsidRDefault="00B82C9B" w14:paraId="6E9B1AC5" w14:textId="40F1EA24">
            <w:r w:rsidRPr="00944318">
              <w:t>_ROW_ID</w:t>
            </w:r>
          </w:p>
        </w:tc>
        <w:tc>
          <w:tcPr>
            <w:tcW w:w="2307" w:type="pct"/>
          </w:tcPr>
          <w:p w:rsidR="00B82C9B" w:rsidP="00637D35" w:rsidRDefault="00B82C9B" w14:paraId="4F5EDE85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>ให้</w:t>
            </w:r>
            <w:r w:rsidRPr="008979A8">
              <w:rPr>
                <w:rFonts w:cs="Angsana New"/>
                <w:cs/>
              </w:rPr>
              <w:t>ใช้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CordiaUPC"/>
              </w:rPr>
              <w:t>MASS</w:t>
            </w:r>
            <w:r w:rsidRPr="008979A8">
              <w:rPr>
                <w:rFonts w:cs="CordiaUPC"/>
              </w:rPr>
              <w:t>_P</w:t>
            </w:r>
            <w:r>
              <w:rPr>
                <w:rFonts w:cs="CordiaUPC"/>
              </w:rPr>
              <w:t>O_DETAIL</w:t>
            </w:r>
            <w:r w:rsidRPr="008979A8">
              <w:rPr>
                <w:rFonts w:cs="Angsana New"/>
                <w:cs/>
              </w:rPr>
              <w:t>.</w:t>
            </w:r>
            <w:r w:rsidRPr="008979A8">
              <w:rPr>
                <w:rFonts w:cs="CordiaUPC"/>
              </w:rPr>
              <w:t>ROW_ID</w:t>
            </w:r>
            <w:r>
              <w:rPr>
                <w:rFonts w:hint="cs" w:cs="Angsana New"/>
                <w:cs/>
              </w:rPr>
              <w:t xml:space="preserve"> เดิม</w:t>
            </w:r>
          </w:p>
        </w:tc>
      </w:tr>
      <w:tr w:rsidRPr="008979A8" w:rsidR="00B82C9B" w:rsidTr="00637D35" w14:paraId="2E070C91" w14:textId="77777777">
        <w:tc>
          <w:tcPr>
            <w:tcW w:w="1308" w:type="pct"/>
            <w:vMerge/>
          </w:tcPr>
          <w:p w:rsidRPr="008979A8" w:rsidR="00B82C9B" w:rsidP="00637D35" w:rsidRDefault="00B82C9B" w14:paraId="52107A90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979A8" w:rsidR="00B82C9B" w:rsidP="00637D35" w:rsidRDefault="00B82C9B" w14:paraId="5D3ACC70" w14:textId="55B41227">
            <w:pPr>
              <w:spacing w:after="0"/>
              <w:rPr>
                <w:rFonts w:cs="CordiaUPC"/>
              </w:rPr>
            </w:pPr>
            <w:r>
              <w:t>TOPUP_PLAN_TYPE</w:t>
            </w:r>
          </w:p>
        </w:tc>
        <w:tc>
          <w:tcPr>
            <w:tcW w:w="2307" w:type="pct"/>
          </w:tcPr>
          <w:p w:rsidRPr="00B06728" w:rsidR="00B82C9B" w:rsidP="00637D35" w:rsidRDefault="00B82C9B" w14:paraId="33C1D4A2" w14:textId="2FBFC695">
            <w:r>
              <w:t>topupPlanType</w:t>
            </w:r>
          </w:p>
        </w:tc>
      </w:tr>
      <w:tr w:rsidRPr="008979A8" w:rsidR="00B82C9B" w:rsidTr="00637D35" w14:paraId="443D9563" w14:textId="77777777">
        <w:tc>
          <w:tcPr>
            <w:tcW w:w="1308" w:type="pct"/>
            <w:vMerge/>
          </w:tcPr>
          <w:p w:rsidRPr="008979A8" w:rsidR="00B82C9B" w:rsidP="00637D35" w:rsidRDefault="00B82C9B" w14:paraId="5F79D59D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B82C9B" w:rsidP="00637D35" w:rsidRDefault="00B82C9B" w14:paraId="6004D80D" w14:textId="60CA8C14">
            <w:r>
              <w:t>TOPUP_MAX_BALANCE</w:t>
            </w:r>
          </w:p>
        </w:tc>
        <w:tc>
          <w:tcPr>
            <w:tcW w:w="2307" w:type="pct"/>
          </w:tcPr>
          <w:p w:rsidR="00B82C9B" w:rsidP="00637D35" w:rsidRDefault="00B82C9B" w14:paraId="34E159C4" w14:textId="6B320842">
            <w:pPr>
              <w:rPr>
                <w:rFonts w:cs="CordiaUPC"/>
                <w:cs/>
              </w:rPr>
            </w:pPr>
            <w:r>
              <w:t>topupMaxBalance</w:t>
            </w:r>
          </w:p>
        </w:tc>
      </w:tr>
      <w:tr w:rsidRPr="008979A8" w:rsidR="00B82C9B" w:rsidTr="00FE3C0D" w14:paraId="732E24D6" w14:textId="77777777">
        <w:trPr>
          <w:trHeight w:val="70"/>
        </w:trPr>
        <w:tc>
          <w:tcPr>
            <w:tcW w:w="1308" w:type="pct"/>
            <w:vMerge/>
          </w:tcPr>
          <w:p w:rsidRPr="008979A8" w:rsidR="00B82C9B" w:rsidP="00637D35" w:rsidRDefault="00B82C9B" w14:paraId="0998C0FF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944318" w:rsidR="00B82C9B" w:rsidP="00637D35" w:rsidRDefault="00B82C9B" w14:paraId="4430BBCC" w14:textId="48A5C4E0">
            <w:r>
              <w:t>TOPUP_MAX_VALIDITY</w:t>
            </w:r>
          </w:p>
        </w:tc>
        <w:tc>
          <w:tcPr>
            <w:tcW w:w="2307" w:type="pct"/>
          </w:tcPr>
          <w:p w:rsidR="00B82C9B" w:rsidP="00637D35" w:rsidRDefault="00B82C9B" w14:paraId="1CA14DB0" w14:textId="7973CCC6">
            <w:r>
              <w:t>topupMaxValidity</w:t>
            </w:r>
          </w:p>
        </w:tc>
      </w:tr>
      <w:tr w:rsidRPr="008979A8" w:rsidR="00B82C9B" w:rsidTr="00FE3C0D" w14:paraId="14865712" w14:textId="77777777">
        <w:trPr>
          <w:trHeight w:val="70"/>
        </w:trPr>
        <w:tc>
          <w:tcPr>
            <w:tcW w:w="1308" w:type="pct"/>
            <w:vMerge/>
          </w:tcPr>
          <w:p w:rsidRPr="008979A8" w:rsidR="00B82C9B" w:rsidP="00637D35" w:rsidRDefault="00B82C9B" w14:paraId="5E253762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B82C9B" w:rsidP="00637D35" w:rsidRDefault="00B82C9B" w14:paraId="54CAA662" w14:textId="7A37F31C">
            <w:r>
              <w:t>TOPUP_REWARD_DESCRIPTION</w:t>
            </w:r>
          </w:p>
        </w:tc>
        <w:tc>
          <w:tcPr>
            <w:tcW w:w="2307" w:type="pct"/>
          </w:tcPr>
          <w:p w:rsidR="00B82C9B" w:rsidP="00637D35" w:rsidRDefault="00B82C9B" w14:paraId="7D5DDA22" w14:textId="201582F1">
            <w:r>
              <w:t>rewardDescription</w:t>
            </w:r>
          </w:p>
        </w:tc>
      </w:tr>
      <w:tr w:rsidRPr="008979A8" w:rsidR="00B82C9B" w:rsidTr="00FE3C0D" w14:paraId="73742E5F" w14:textId="77777777">
        <w:trPr>
          <w:trHeight w:val="70"/>
        </w:trPr>
        <w:tc>
          <w:tcPr>
            <w:tcW w:w="1308" w:type="pct"/>
            <w:vMerge w:val="restart"/>
          </w:tcPr>
          <w:p w:rsidRPr="008979A8" w:rsidR="00B82C9B" w:rsidP="00637D35" w:rsidRDefault="00B82C9B" w14:paraId="3A71327A" w14:textId="6ADE586A">
            <w:pPr>
              <w:rPr>
                <w:rFonts w:cs="CordiaUPC"/>
              </w:rPr>
            </w:pPr>
            <w:r>
              <w:t>MASS_TOPUP_REWARD</w:t>
            </w:r>
          </w:p>
        </w:tc>
        <w:tc>
          <w:tcPr>
            <w:tcW w:w="1385" w:type="pct"/>
          </w:tcPr>
          <w:p w:rsidR="00B82C9B" w:rsidP="00637D35" w:rsidRDefault="00B82C9B" w14:paraId="23AA4678" w14:textId="31BF97BF">
            <w:r w:rsidRPr="00944318">
              <w:t>ROW_ID</w:t>
            </w:r>
          </w:p>
        </w:tc>
        <w:tc>
          <w:tcPr>
            <w:tcW w:w="2307" w:type="pct"/>
          </w:tcPr>
          <w:p w:rsidR="00B82C9B" w:rsidP="00637D35" w:rsidRDefault="00B82C9B" w14:paraId="474F65C4" w14:textId="77777777">
            <w:pPr>
              <w:spacing w:after="0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ครั้งแรก</w:t>
            </w:r>
          </w:p>
          <w:p w:rsidR="00B82C9B" w:rsidP="00637D35" w:rsidRDefault="00B82C9B" w14:paraId="4BFFD9C8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ให้ระบบ </w:t>
            </w:r>
            <w:r>
              <w:rPr>
                <w:rFonts w:cs="CordiaUPC"/>
              </w:rPr>
              <w:t xml:space="preserve">Auto Generate </w:t>
            </w:r>
          </w:p>
          <w:p w:rsidR="00B82C9B" w:rsidP="00637D35" w:rsidRDefault="00B82C9B" w14:paraId="3152B5BC" w14:textId="77777777">
            <w:pPr>
              <w:spacing w:after="0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ครั้งถัดไป</w:t>
            </w:r>
          </w:p>
          <w:p w:rsidR="00B82C9B" w:rsidP="00637D35" w:rsidRDefault="00B82C9B" w14:paraId="565E1C65" w14:textId="4D12AC3C">
            <w:r>
              <w:rPr>
                <w:rFonts w:hint="cs" w:cs="Angsana New"/>
                <w:cs/>
              </w:rPr>
              <w:t xml:space="preserve">ให้ใช้ </w:t>
            </w:r>
            <w:r>
              <w:rPr>
                <w:rFonts w:cs="CordiaUPC"/>
              </w:rPr>
              <w:t xml:space="preserve">Row ID </w:t>
            </w:r>
            <w:r>
              <w:rPr>
                <w:rFonts w:hint="cs" w:cs="Angsana New"/>
                <w:cs/>
              </w:rPr>
              <w:t>เดิม</w:t>
            </w:r>
          </w:p>
        </w:tc>
      </w:tr>
      <w:tr w:rsidRPr="008979A8" w:rsidR="00B82C9B" w:rsidTr="00FE3C0D" w14:paraId="3879BC83" w14:textId="77777777">
        <w:trPr>
          <w:trHeight w:val="70"/>
        </w:trPr>
        <w:tc>
          <w:tcPr>
            <w:tcW w:w="1308" w:type="pct"/>
            <w:vMerge/>
          </w:tcPr>
          <w:p w:rsidRPr="008979A8" w:rsidR="00B82C9B" w:rsidP="00637D35" w:rsidRDefault="00B82C9B" w14:paraId="4B23F0FE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B82C9B" w:rsidP="00637D35" w:rsidRDefault="00B82C9B" w14:paraId="3CE10B21" w14:textId="1E2D488A">
            <w:r>
              <w:t>MASS_TOPUP_ROW_ID</w:t>
            </w:r>
          </w:p>
        </w:tc>
        <w:tc>
          <w:tcPr>
            <w:tcW w:w="2307" w:type="pct"/>
          </w:tcPr>
          <w:p w:rsidR="00B82C9B" w:rsidP="00637D35" w:rsidRDefault="00B82C9B" w14:paraId="2074B613" w14:textId="606669D0">
            <w:r>
              <w:rPr>
                <w:rFonts w:hint="cs" w:cs="Angsana New"/>
                <w:cs/>
              </w:rPr>
              <w:t>ให้</w:t>
            </w:r>
            <w:r w:rsidRPr="008979A8">
              <w:rPr>
                <w:rFonts w:cs="Angsana New"/>
                <w:cs/>
              </w:rPr>
              <w:t>ใช้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CordiaUPC"/>
              </w:rPr>
              <w:t>MASS</w:t>
            </w:r>
            <w:r w:rsidRPr="008979A8">
              <w:rPr>
                <w:rFonts w:cs="CordiaUPC"/>
              </w:rPr>
              <w:t>_</w:t>
            </w:r>
            <w:r>
              <w:rPr>
                <w:rFonts w:cs="CordiaUPC"/>
              </w:rPr>
              <w:t>TOPUP</w:t>
            </w:r>
            <w:r w:rsidRPr="008979A8">
              <w:rPr>
                <w:rFonts w:cs="Angsana New"/>
                <w:cs/>
              </w:rPr>
              <w:t>.</w:t>
            </w:r>
            <w:r w:rsidRPr="008979A8">
              <w:rPr>
                <w:rFonts w:cs="CordiaUPC"/>
              </w:rPr>
              <w:t>ROW_ID</w:t>
            </w:r>
            <w:r>
              <w:rPr>
                <w:rFonts w:hint="cs" w:cs="Angsana New"/>
                <w:cs/>
              </w:rPr>
              <w:t xml:space="preserve"> เดิม</w:t>
            </w:r>
          </w:p>
        </w:tc>
      </w:tr>
      <w:tr w:rsidRPr="008979A8" w:rsidR="00B82C9B" w:rsidTr="00FE3C0D" w14:paraId="07E10631" w14:textId="77777777">
        <w:trPr>
          <w:trHeight w:val="70"/>
        </w:trPr>
        <w:tc>
          <w:tcPr>
            <w:tcW w:w="1308" w:type="pct"/>
            <w:vMerge/>
          </w:tcPr>
          <w:p w:rsidRPr="008979A8" w:rsidR="00B82C9B" w:rsidP="00637D35" w:rsidRDefault="00B82C9B" w14:paraId="3141BD9D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B82C9B" w:rsidP="00637D35" w:rsidRDefault="00B82C9B" w14:paraId="42140993" w14:textId="4A449AEB">
            <w:r>
              <w:t>FACE_VALUE</w:t>
            </w:r>
          </w:p>
        </w:tc>
        <w:tc>
          <w:tcPr>
            <w:tcW w:w="2307" w:type="pct"/>
          </w:tcPr>
          <w:p w:rsidR="00B82C9B" w:rsidP="00637D35" w:rsidRDefault="00B82C9B" w14:paraId="15C02891" w14:textId="0EB9E8B2">
            <w:r>
              <w:t>faceValue</w:t>
            </w:r>
          </w:p>
        </w:tc>
      </w:tr>
      <w:tr w:rsidRPr="008979A8" w:rsidR="00B82C9B" w:rsidTr="00FE3C0D" w14:paraId="1CDAFE81" w14:textId="77777777">
        <w:trPr>
          <w:trHeight w:val="70"/>
        </w:trPr>
        <w:tc>
          <w:tcPr>
            <w:tcW w:w="1308" w:type="pct"/>
            <w:vMerge/>
          </w:tcPr>
          <w:p w:rsidRPr="008979A8" w:rsidR="00B82C9B" w:rsidP="00637D35" w:rsidRDefault="00B82C9B" w14:paraId="5EB72C2A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B82C9B" w:rsidP="00637D35" w:rsidRDefault="00B82C9B" w14:paraId="34262119" w14:textId="44F7F978">
            <w:r>
              <w:t>VALIDITY</w:t>
            </w:r>
          </w:p>
        </w:tc>
        <w:tc>
          <w:tcPr>
            <w:tcW w:w="2307" w:type="pct"/>
          </w:tcPr>
          <w:p w:rsidR="00B82C9B" w:rsidP="00637D35" w:rsidRDefault="00B82C9B" w14:paraId="35D08DC1" w14:textId="0D209D81">
            <w:r>
              <w:t>validity</w:t>
            </w:r>
          </w:p>
        </w:tc>
      </w:tr>
      <w:tr w:rsidRPr="008979A8" w:rsidR="00A273A9" w:rsidTr="00FE3C0D" w14:paraId="0AE02805" w14:textId="77777777">
        <w:trPr>
          <w:trHeight w:val="70"/>
        </w:trPr>
        <w:tc>
          <w:tcPr>
            <w:tcW w:w="1308" w:type="pct"/>
            <w:vMerge w:val="restart"/>
          </w:tcPr>
          <w:p w:rsidR="00A273A9" w:rsidP="00637D35" w:rsidRDefault="00A273A9" w14:paraId="421F2BDA" w14:textId="583F2AA8">
            <w:r>
              <w:t>MASS_TOPUP_REWARD_DETAIL</w:t>
            </w:r>
          </w:p>
        </w:tc>
        <w:tc>
          <w:tcPr>
            <w:tcW w:w="1385" w:type="pct"/>
          </w:tcPr>
          <w:p w:rsidR="00A273A9" w:rsidP="00637D35" w:rsidRDefault="00A273A9" w14:paraId="40E21DD1" w14:textId="1C34BC8E">
            <w:r>
              <w:t>ROW_ID</w:t>
            </w:r>
          </w:p>
        </w:tc>
        <w:tc>
          <w:tcPr>
            <w:tcW w:w="2307" w:type="pct"/>
          </w:tcPr>
          <w:p w:rsidR="00A273A9" w:rsidP="00A273A9" w:rsidRDefault="00A273A9" w14:paraId="08A59259" w14:textId="77777777">
            <w:pPr>
              <w:spacing w:after="0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ครั้งแรก</w:t>
            </w:r>
          </w:p>
          <w:p w:rsidR="00A273A9" w:rsidP="00A273A9" w:rsidRDefault="00A273A9" w14:paraId="52EC2318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ให้ระบบ </w:t>
            </w:r>
            <w:r>
              <w:rPr>
                <w:rFonts w:cs="CordiaUPC"/>
              </w:rPr>
              <w:t xml:space="preserve">Auto Generate </w:t>
            </w:r>
          </w:p>
          <w:p w:rsidR="00A273A9" w:rsidP="00A273A9" w:rsidRDefault="00A273A9" w14:paraId="480B237D" w14:textId="77777777">
            <w:pPr>
              <w:spacing w:after="0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ครั้งถัดไป</w:t>
            </w:r>
          </w:p>
          <w:p w:rsidR="00A273A9" w:rsidP="00A273A9" w:rsidRDefault="00A273A9" w14:paraId="3D9EA9AD" w14:textId="6E5D4F18">
            <w:pPr>
              <w:spacing w:after="0"/>
            </w:pPr>
            <w:r>
              <w:rPr>
                <w:rFonts w:hint="cs" w:cs="Angsana New"/>
                <w:cs/>
              </w:rPr>
              <w:t xml:space="preserve">ให้ใช้ </w:t>
            </w:r>
            <w:r>
              <w:rPr>
                <w:rFonts w:cs="CordiaUPC"/>
              </w:rPr>
              <w:t xml:space="preserve">Row ID </w:t>
            </w:r>
            <w:r>
              <w:rPr>
                <w:rFonts w:hint="cs" w:cs="Angsana New"/>
                <w:cs/>
              </w:rPr>
              <w:t>เดิม</w:t>
            </w:r>
          </w:p>
        </w:tc>
      </w:tr>
      <w:tr w:rsidRPr="008979A8" w:rsidR="00A273A9" w:rsidTr="00FE3C0D" w14:paraId="3C22904E" w14:textId="77777777">
        <w:trPr>
          <w:trHeight w:val="70"/>
        </w:trPr>
        <w:tc>
          <w:tcPr>
            <w:tcW w:w="1308" w:type="pct"/>
            <w:vMerge/>
          </w:tcPr>
          <w:p w:rsidR="00A273A9" w:rsidP="00637D35" w:rsidRDefault="00A273A9" w14:paraId="546BF6F2" w14:textId="77777777"/>
        </w:tc>
        <w:tc>
          <w:tcPr>
            <w:tcW w:w="1385" w:type="pct"/>
          </w:tcPr>
          <w:p w:rsidR="00A273A9" w:rsidP="00637D35" w:rsidRDefault="00A273A9" w14:paraId="4CED856B" w14:textId="2E324604">
            <w:r>
              <w:t>MASS_TOPUP_REWARD_ROW_ID</w:t>
            </w:r>
          </w:p>
        </w:tc>
        <w:tc>
          <w:tcPr>
            <w:tcW w:w="2307" w:type="pct"/>
          </w:tcPr>
          <w:p w:rsidR="00A273A9" w:rsidP="00637D35" w:rsidRDefault="00A273A9" w14:paraId="4F243C1A" w14:textId="680D46F8">
            <w:pPr>
              <w:spacing w:after="0"/>
            </w:pPr>
            <w:r>
              <w:rPr>
                <w:rFonts w:hint="cs" w:cs="Angsana New"/>
                <w:cs/>
              </w:rPr>
              <w:t>ให้</w:t>
            </w:r>
            <w:r w:rsidRPr="008979A8">
              <w:rPr>
                <w:rFonts w:cs="Angsana New"/>
                <w:cs/>
              </w:rPr>
              <w:t>ใช้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CordiaUPC"/>
              </w:rPr>
              <w:t>MASS</w:t>
            </w:r>
            <w:r w:rsidRPr="008979A8">
              <w:rPr>
                <w:rFonts w:cs="CordiaUPC"/>
              </w:rPr>
              <w:t>_</w:t>
            </w:r>
            <w:r>
              <w:rPr>
                <w:rFonts w:cs="CordiaUPC"/>
              </w:rPr>
              <w:t>TOPUP_REWARD</w:t>
            </w:r>
            <w:r w:rsidRPr="008979A8">
              <w:rPr>
                <w:rFonts w:cs="Angsana New"/>
                <w:cs/>
              </w:rPr>
              <w:t>.</w:t>
            </w:r>
            <w:r w:rsidRPr="008979A8">
              <w:rPr>
                <w:rFonts w:cs="CordiaUPC"/>
              </w:rPr>
              <w:t>ROW_ID</w:t>
            </w:r>
            <w:r>
              <w:rPr>
                <w:rFonts w:hint="cs" w:cs="Angsana New"/>
                <w:cs/>
              </w:rPr>
              <w:t xml:space="preserve"> เดิม</w:t>
            </w:r>
          </w:p>
        </w:tc>
      </w:tr>
      <w:tr w:rsidRPr="008979A8" w:rsidR="00A273A9" w:rsidTr="00FE3C0D" w14:paraId="7E4C63B4" w14:textId="77777777">
        <w:trPr>
          <w:trHeight w:val="70"/>
        </w:trPr>
        <w:tc>
          <w:tcPr>
            <w:tcW w:w="1308" w:type="pct"/>
            <w:vMerge/>
          </w:tcPr>
          <w:p w:rsidR="00A273A9" w:rsidP="00637D35" w:rsidRDefault="00A273A9" w14:paraId="7D94BC62" w14:textId="77777777"/>
        </w:tc>
        <w:tc>
          <w:tcPr>
            <w:tcW w:w="1385" w:type="pct"/>
          </w:tcPr>
          <w:p w:rsidR="00A273A9" w:rsidP="00637D35" w:rsidRDefault="00A273A9" w14:paraId="4E0BFBA7" w14:textId="59B4C44B">
            <w:r>
              <w:rPr>
                <w:szCs w:val="36"/>
              </w:rPr>
              <w:t>DURATION_TYPE</w:t>
            </w:r>
          </w:p>
        </w:tc>
        <w:tc>
          <w:tcPr>
            <w:tcW w:w="2307" w:type="pct"/>
          </w:tcPr>
          <w:p w:rsidR="00A273A9" w:rsidP="00637D35" w:rsidRDefault="00A273A9" w14:paraId="3CC21FD8" w14:textId="31EB4FDE">
            <w:pPr>
              <w:spacing w:after="0"/>
            </w:pPr>
            <w:r>
              <w:t>durationType</w:t>
            </w:r>
          </w:p>
        </w:tc>
      </w:tr>
      <w:tr w:rsidRPr="008979A8" w:rsidR="00A273A9" w:rsidTr="00FE3C0D" w14:paraId="440A7917" w14:textId="77777777">
        <w:trPr>
          <w:trHeight w:val="70"/>
        </w:trPr>
        <w:tc>
          <w:tcPr>
            <w:tcW w:w="1308" w:type="pct"/>
            <w:vMerge/>
          </w:tcPr>
          <w:p w:rsidR="00A273A9" w:rsidP="00637D35" w:rsidRDefault="00A273A9" w14:paraId="6E0DEC86" w14:textId="77777777"/>
        </w:tc>
        <w:tc>
          <w:tcPr>
            <w:tcW w:w="1385" w:type="pct"/>
          </w:tcPr>
          <w:p w:rsidR="00A273A9" w:rsidP="00637D35" w:rsidRDefault="00A273A9" w14:paraId="2737C80B" w14:textId="06DB5DF9">
            <w:r>
              <w:rPr>
                <w:szCs w:val="36"/>
              </w:rPr>
              <w:t>DURATION_FROM</w:t>
            </w:r>
          </w:p>
        </w:tc>
        <w:tc>
          <w:tcPr>
            <w:tcW w:w="2307" w:type="pct"/>
          </w:tcPr>
          <w:p w:rsidR="00A273A9" w:rsidP="00637D35" w:rsidRDefault="00A273A9" w14:paraId="22020F1C" w14:textId="2B63B2C5">
            <w:pPr>
              <w:spacing w:after="0"/>
            </w:pPr>
            <w:r>
              <w:t>durationFrom</w:t>
            </w:r>
          </w:p>
        </w:tc>
      </w:tr>
      <w:tr w:rsidRPr="008979A8" w:rsidR="00A273A9" w:rsidTr="00FE3C0D" w14:paraId="043DBF00" w14:textId="77777777">
        <w:trPr>
          <w:trHeight w:val="70"/>
        </w:trPr>
        <w:tc>
          <w:tcPr>
            <w:tcW w:w="1308" w:type="pct"/>
            <w:vMerge/>
          </w:tcPr>
          <w:p w:rsidR="00A273A9" w:rsidP="00637D35" w:rsidRDefault="00A273A9" w14:paraId="60D451FA" w14:textId="77777777"/>
        </w:tc>
        <w:tc>
          <w:tcPr>
            <w:tcW w:w="1385" w:type="pct"/>
          </w:tcPr>
          <w:p w:rsidR="00A273A9" w:rsidP="00637D35" w:rsidRDefault="00A273A9" w14:paraId="4C59CFDE" w14:textId="28B0BC13">
            <w:r>
              <w:rPr>
                <w:szCs w:val="36"/>
              </w:rPr>
              <w:t>DURATION_TO</w:t>
            </w:r>
          </w:p>
        </w:tc>
        <w:tc>
          <w:tcPr>
            <w:tcW w:w="2307" w:type="pct"/>
          </w:tcPr>
          <w:p w:rsidR="00A273A9" w:rsidP="00637D35" w:rsidRDefault="00A273A9" w14:paraId="2C884EA4" w14:textId="2ACDEF1B">
            <w:pPr>
              <w:spacing w:after="0"/>
            </w:pPr>
            <w:r>
              <w:t>durationTo</w:t>
            </w:r>
          </w:p>
        </w:tc>
      </w:tr>
      <w:tr w:rsidRPr="008979A8" w:rsidR="00A273A9" w:rsidTr="00FE3C0D" w14:paraId="142F4349" w14:textId="77777777">
        <w:trPr>
          <w:trHeight w:val="70"/>
        </w:trPr>
        <w:tc>
          <w:tcPr>
            <w:tcW w:w="1308" w:type="pct"/>
            <w:vMerge/>
          </w:tcPr>
          <w:p w:rsidR="00A273A9" w:rsidP="00637D35" w:rsidRDefault="00A273A9" w14:paraId="4FD5192C" w14:textId="77777777"/>
        </w:tc>
        <w:tc>
          <w:tcPr>
            <w:tcW w:w="1385" w:type="pct"/>
          </w:tcPr>
          <w:p w:rsidR="00A273A9" w:rsidP="00637D35" w:rsidRDefault="00A273A9" w14:paraId="3D339356" w14:textId="1F2BFB99">
            <w:r>
              <w:rPr>
                <w:szCs w:val="36"/>
              </w:rPr>
              <w:t>DURATION_UNIT</w:t>
            </w:r>
          </w:p>
        </w:tc>
        <w:tc>
          <w:tcPr>
            <w:tcW w:w="2307" w:type="pct"/>
          </w:tcPr>
          <w:p w:rsidR="00A273A9" w:rsidP="00637D35" w:rsidRDefault="00A273A9" w14:paraId="7EA828B9" w14:textId="395AB9D9">
            <w:pPr>
              <w:spacing w:after="0"/>
            </w:pPr>
            <w:r>
              <w:t>durationUnit</w:t>
            </w:r>
          </w:p>
        </w:tc>
      </w:tr>
      <w:tr w:rsidRPr="008979A8" w:rsidR="00A273A9" w:rsidTr="00FE3C0D" w14:paraId="0FD4FACE" w14:textId="77777777">
        <w:trPr>
          <w:trHeight w:val="70"/>
        </w:trPr>
        <w:tc>
          <w:tcPr>
            <w:tcW w:w="1308" w:type="pct"/>
            <w:vMerge/>
          </w:tcPr>
          <w:p w:rsidR="00A273A9" w:rsidP="00637D35" w:rsidRDefault="00A273A9" w14:paraId="68C725BE" w14:textId="77777777"/>
        </w:tc>
        <w:tc>
          <w:tcPr>
            <w:tcW w:w="1385" w:type="pct"/>
          </w:tcPr>
          <w:p w:rsidRPr="00944318" w:rsidR="00A273A9" w:rsidP="00637D35" w:rsidRDefault="00A273A9" w14:paraId="3AFFE31C" w14:textId="78A676A4">
            <w:r>
              <w:t>REWARD_TYPE</w:t>
            </w:r>
          </w:p>
        </w:tc>
        <w:tc>
          <w:tcPr>
            <w:tcW w:w="2307" w:type="pct"/>
          </w:tcPr>
          <w:p w:rsidR="00A273A9" w:rsidP="00637D35" w:rsidRDefault="00A273A9" w14:paraId="05B87108" w14:textId="72AD343B">
            <w:pPr>
              <w:spacing w:after="0"/>
              <w:rPr>
                <w:rFonts w:cs="CordiaUPC"/>
                <w:cs/>
              </w:rPr>
            </w:pPr>
            <w:r>
              <w:t>rewardType</w:t>
            </w:r>
          </w:p>
        </w:tc>
      </w:tr>
      <w:tr w:rsidRPr="008979A8" w:rsidR="00A273A9" w:rsidTr="00FE3C0D" w14:paraId="188EB93D" w14:textId="77777777">
        <w:trPr>
          <w:trHeight w:val="70"/>
        </w:trPr>
        <w:tc>
          <w:tcPr>
            <w:tcW w:w="1308" w:type="pct"/>
            <w:vMerge/>
          </w:tcPr>
          <w:p w:rsidR="00A273A9" w:rsidP="00637D35" w:rsidRDefault="00A273A9" w14:paraId="78A65B78" w14:textId="77777777"/>
        </w:tc>
        <w:tc>
          <w:tcPr>
            <w:tcW w:w="1385" w:type="pct"/>
          </w:tcPr>
          <w:p w:rsidRPr="00944318" w:rsidR="00A273A9" w:rsidP="00637D35" w:rsidRDefault="00A273A9" w14:paraId="210FF1FF" w14:textId="371D4443">
            <w:r>
              <w:t>ACCUMULATE_WITHIN</w:t>
            </w:r>
          </w:p>
        </w:tc>
        <w:tc>
          <w:tcPr>
            <w:tcW w:w="2307" w:type="pct"/>
          </w:tcPr>
          <w:p w:rsidR="00A273A9" w:rsidP="00637D35" w:rsidRDefault="00A273A9" w14:paraId="7BC39096" w14:textId="65630DC1">
            <w:pPr>
              <w:spacing w:after="0"/>
              <w:rPr>
                <w:rFonts w:cs="CordiaUPC"/>
                <w:cs/>
              </w:rPr>
            </w:pPr>
            <w:r>
              <w:t>accumulateWithin</w:t>
            </w:r>
          </w:p>
        </w:tc>
      </w:tr>
      <w:tr w:rsidRPr="008979A8" w:rsidR="00A273A9" w:rsidTr="00FE3C0D" w14:paraId="38990B37" w14:textId="77777777">
        <w:trPr>
          <w:trHeight w:val="70"/>
        </w:trPr>
        <w:tc>
          <w:tcPr>
            <w:tcW w:w="1308" w:type="pct"/>
            <w:vMerge/>
          </w:tcPr>
          <w:p w:rsidR="00A273A9" w:rsidP="00637D35" w:rsidRDefault="00A273A9" w14:paraId="15931D55" w14:textId="77777777"/>
        </w:tc>
        <w:tc>
          <w:tcPr>
            <w:tcW w:w="1385" w:type="pct"/>
          </w:tcPr>
          <w:p w:rsidRPr="00944318" w:rsidR="00A273A9" w:rsidP="00637D35" w:rsidRDefault="00A273A9" w14:paraId="47D91587" w14:textId="2439484F">
            <w:r>
              <w:t>REWARD_BALANCE_FIRST_POCKET</w:t>
            </w:r>
          </w:p>
        </w:tc>
        <w:tc>
          <w:tcPr>
            <w:tcW w:w="2307" w:type="pct"/>
          </w:tcPr>
          <w:p w:rsidR="00A273A9" w:rsidP="00637D35" w:rsidRDefault="00A273A9" w14:paraId="6E1BB91A" w14:textId="2B96F205">
            <w:pPr>
              <w:spacing w:after="0"/>
              <w:rPr>
                <w:rFonts w:cs="CordiaUPC"/>
                <w:cs/>
              </w:rPr>
            </w:pPr>
            <w:r>
              <w:t>rewardBalanceFirstPocket</w:t>
            </w:r>
          </w:p>
        </w:tc>
      </w:tr>
      <w:tr w:rsidRPr="008979A8" w:rsidR="00A273A9" w:rsidTr="00FE3C0D" w14:paraId="13ECE16F" w14:textId="77777777">
        <w:trPr>
          <w:trHeight w:val="70"/>
        </w:trPr>
        <w:tc>
          <w:tcPr>
            <w:tcW w:w="1308" w:type="pct"/>
            <w:vMerge/>
          </w:tcPr>
          <w:p w:rsidR="00A273A9" w:rsidP="00637D35" w:rsidRDefault="00A273A9" w14:paraId="2A08ADA5" w14:textId="77777777"/>
        </w:tc>
        <w:tc>
          <w:tcPr>
            <w:tcW w:w="1385" w:type="pct"/>
          </w:tcPr>
          <w:p w:rsidRPr="00944318" w:rsidR="00A273A9" w:rsidP="00637D35" w:rsidRDefault="00A273A9" w14:paraId="29FA6224" w14:textId="0D60DE1B">
            <w:r>
              <w:t>REWARD_VALIDITY_FIRST_POCKET</w:t>
            </w:r>
          </w:p>
        </w:tc>
        <w:tc>
          <w:tcPr>
            <w:tcW w:w="2307" w:type="pct"/>
          </w:tcPr>
          <w:p w:rsidR="00A273A9" w:rsidP="00637D35" w:rsidRDefault="00A273A9" w14:paraId="0593D8B2" w14:textId="2709CE9C">
            <w:pPr>
              <w:spacing w:after="0"/>
              <w:rPr>
                <w:rFonts w:cs="CordiaUPC"/>
                <w:cs/>
              </w:rPr>
            </w:pPr>
            <w:r>
              <w:t>rewardValidityFirstPocket</w:t>
            </w:r>
          </w:p>
        </w:tc>
      </w:tr>
      <w:tr w:rsidRPr="008979A8" w:rsidR="00A273A9" w:rsidTr="00FE3C0D" w14:paraId="5C0F9D4E" w14:textId="77777777">
        <w:trPr>
          <w:trHeight w:val="70"/>
        </w:trPr>
        <w:tc>
          <w:tcPr>
            <w:tcW w:w="1308" w:type="pct"/>
            <w:vMerge/>
          </w:tcPr>
          <w:p w:rsidR="00A273A9" w:rsidP="00637D35" w:rsidRDefault="00A273A9" w14:paraId="01911EB8" w14:textId="77777777"/>
        </w:tc>
        <w:tc>
          <w:tcPr>
            <w:tcW w:w="1385" w:type="pct"/>
          </w:tcPr>
          <w:p w:rsidRPr="00944318" w:rsidR="00A273A9" w:rsidP="00637D35" w:rsidRDefault="00A273A9" w14:paraId="37541F95" w14:textId="136D13D7">
            <w:r>
              <w:t>REWARD_EXPIRE_DATE</w:t>
            </w:r>
          </w:p>
        </w:tc>
        <w:tc>
          <w:tcPr>
            <w:tcW w:w="2307" w:type="pct"/>
          </w:tcPr>
          <w:p w:rsidR="00A273A9" w:rsidP="00637D35" w:rsidRDefault="00A273A9" w14:paraId="314C6D73" w14:textId="696434A9">
            <w:pPr>
              <w:spacing w:after="0"/>
              <w:rPr>
                <w:rFonts w:cs="CordiaUPC"/>
                <w:cs/>
              </w:rPr>
            </w:pPr>
            <w:r>
              <w:rPr>
                <w:rFonts w:cs="CordiaUPC"/>
              </w:rPr>
              <w:t>rewardExpireDate</w:t>
            </w:r>
          </w:p>
        </w:tc>
      </w:tr>
      <w:tr w:rsidRPr="008979A8" w:rsidR="00A273A9" w:rsidTr="00FE3C0D" w14:paraId="10011975" w14:textId="77777777">
        <w:trPr>
          <w:trHeight w:val="70"/>
        </w:trPr>
        <w:tc>
          <w:tcPr>
            <w:tcW w:w="1308" w:type="pct"/>
            <w:vMerge/>
          </w:tcPr>
          <w:p w:rsidR="00A273A9" w:rsidP="00637D35" w:rsidRDefault="00A273A9" w14:paraId="5E12B2F1" w14:textId="77777777"/>
        </w:tc>
        <w:tc>
          <w:tcPr>
            <w:tcW w:w="1385" w:type="pct"/>
          </w:tcPr>
          <w:p w:rsidRPr="00944318" w:rsidR="00A273A9" w:rsidP="00637D35" w:rsidRDefault="00A273A9" w14:paraId="0E67C030" w14:textId="1D06AD04">
            <w:r>
              <w:t>REWARD_CONDITION</w:t>
            </w:r>
          </w:p>
        </w:tc>
        <w:tc>
          <w:tcPr>
            <w:tcW w:w="2307" w:type="pct"/>
          </w:tcPr>
          <w:p w:rsidR="00A273A9" w:rsidP="00637D35" w:rsidRDefault="00A273A9" w14:paraId="3D44B5D9" w14:textId="2E9538B4">
            <w:pPr>
              <w:spacing w:after="0"/>
              <w:rPr>
                <w:rFonts w:cs="CordiaUPC"/>
                <w:cs/>
              </w:rPr>
            </w:pPr>
            <w:r>
              <w:rPr>
                <w:rFonts w:cs="CordiaUPC"/>
              </w:rPr>
              <w:t>rewardCondition</w:t>
            </w:r>
          </w:p>
        </w:tc>
      </w:tr>
      <w:tr w:rsidRPr="008979A8" w:rsidR="007C5180" w:rsidTr="00FE3C0D" w14:paraId="7E2E8C51" w14:textId="77777777">
        <w:trPr>
          <w:trHeight w:val="70"/>
        </w:trPr>
        <w:tc>
          <w:tcPr>
            <w:tcW w:w="1308" w:type="pct"/>
            <w:vMerge w:val="restart"/>
          </w:tcPr>
          <w:p w:rsidR="007C5180" w:rsidP="00637D35" w:rsidRDefault="007C5180" w14:paraId="4A0862DB" w14:textId="5D3F3030">
            <w:r>
              <w:t>MASS_TOPUP_REWARD_CHANNEL</w:t>
            </w:r>
          </w:p>
        </w:tc>
        <w:tc>
          <w:tcPr>
            <w:tcW w:w="1385" w:type="pct"/>
          </w:tcPr>
          <w:p w:rsidR="007C5180" w:rsidP="00637D35" w:rsidRDefault="007C5180" w14:paraId="3EC54686" w14:textId="5C28816B">
            <w:r w:rsidRPr="00944318">
              <w:t>ROW_ID</w:t>
            </w:r>
          </w:p>
        </w:tc>
        <w:tc>
          <w:tcPr>
            <w:tcW w:w="2307" w:type="pct"/>
          </w:tcPr>
          <w:p w:rsidR="007C5180" w:rsidP="003A1850" w:rsidRDefault="007C5180" w14:paraId="18F9D9DD" w14:textId="77777777">
            <w:pPr>
              <w:spacing w:after="0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ครั้งแรก</w:t>
            </w:r>
          </w:p>
          <w:p w:rsidR="007C5180" w:rsidP="003A1850" w:rsidRDefault="007C5180" w14:paraId="4427ADA8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ให้ระบบ </w:t>
            </w:r>
            <w:r>
              <w:rPr>
                <w:rFonts w:cs="CordiaUPC"/>
              </w:rPr>
              <w:t xml:space="preserve">Auto Generate </w:t>
            </w:r>
          </w:p>
          <w:p w:rsidR="007C5180" w:rsidP="003A1850" w:rsidRDefault="007C5180" w14:paraId="413DCC9D" w14:textId="77777777">
            <w:pPr>
              <w:spacing w:after="0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ครั้งถัดไป</w:t>
            </w:r>
          </w:p>
          <w:p w:rsidR="007C5180" w:rsidP="00637D35" w:rsidRDefault="007C5180" w14:paraId="312F49CA" w14:textId="7ADF80EB">
            <w:pPr>
              <w:spacing w:after="0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ให้ใช้ </w:t>
            </w:r>
            <w:r>
              <w:rPr>
                <w:rFonts w:cs="CordiaUPC"/>
              </w:rPr>
              <w:t xml:space="preserve">Row ID </w:t>
            </w:r>
            <w:r>
              <w:rPr>
                <w:rFonts w:hint="cs" w:cs="Angsana New"/>
                <w:cs/>
              </w:rPr>
              <w:t>เดิม</w:t>
            </w:r>
          </w:p>
        </w:tc>
      </w:tr>
      <w:tr w:rsidRPr="008979A8" w:rsidR="007C5180" w:rsidTr="00FE3C0D" w14:paraId="0FF55B6B" w14:textId="77777777">
        <w:trPr>
          <w:trHeight w:val="70"/>
        </w:trPr>
        <w:tc>
          <w:tcPr>
            <w:tcW w:w="1308" w:type="pct"/>
            <w:vMerge/>
          </w:tcPr>
          <w:p w:rsidR="007C5180" w:rsidP="00637D35" w:rsidRDefault="007C5180" w14:paraId="5AC9F9A2" w14:textId="77777777"/>
        </w:tc>
        <w:tc>
          <w:tcPr>
            <w:tcW w:w="1385" w:type="pct"/>
          </w:tcPr>
          <w:p w:rsidR="007C5180" w:rsidP="00637D35" w:rsidRDefault="007C5180" w14:paraId="117A9F96" w14:textId="3725F8F7">
            <w:r>
              <w:t>MASS_TOPUP_REWARD</w:t>
            </w:r>
            <w:r w:rsidR="00DB577C">
              <w:t>_DETAIL</w:t>
            </w:r>
            <w:r>
              <w:t>_ROW_ID</w:t>
            </w:r>
          </w:p>
        </w:tc>
        <w:tc>
          <w:tcPr>
            <w:tcW w:w="2307" w:type="pct"/>
          </w:tcPr>
          <w:p w:rsidR="007C5180" w:rsidP="00637D35" w:rsidRDefault="007C5180" w14:paraId="2848E7E7" w14:textId="46CCF92A">
            <w:pPr>
              <w:spacing w:after="0"/>
              <w:rPr>
                <w:rFonts w:cs="CordiaUPC"/>
              </w:rPr>
            </w:pPr>
            <w:r>
              <w:rPr>
                <w:rFonts w:hint="cs" w:cs="Angsana New"/>
                <w:cs/>
              </w:rPr>
              <w:t>ให้</w:t>
            </w:r>
            <w:r w:rsidRPr="008979A8">
              <w:rPr>
                <w:rFonts w:cs="Angsana New"/>
                <w:cs/>
              </w:rPr>
              <w:t>ใช้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CordiaUPC"/>
              </w:rPr>
              <w:t>MASS</w:t>
            </w:r>
            <w:r w:rsidRPr="008979A8">
              <w:rPr>
                <w:rFonts w:cs="CordiaUPC"/>
              </w:rPr>
              <w:t>_</w:t>
            </w:r>
            <w:r>
              <w:rPr>
                <w:rFonts w:cs="CordiaUPC"/>
              </w:rPr>
              <w:t>TOPUP_REWARD</w:t>
            </w:r>
            <w:r w:rsidR="00DB577C">
              <w:rPr>
                <w:rFonts w:cs="CordiaUPC"/>
              </w:rPr>
              <w:t>_DETAIL</w:t>
            </w:r>
            <w:r w:rsidRPr="008979A8">
              <w:rPr>
                <w:rFonts w:cs="Angsana New"/>
                <w:cs/>
              </w:rPr>
              <w:t>.</w:t>
            </w:r>
            <w:r w:rsidRPr="008979A8">
              <w:rPr>
                <w:rFonts w:cs="CordiaUPC"/>
              </w:rPr>
              <w:t>ROW_ID</w:t>
            </w:r>
            <w:r>
              <w:rPr>
                <w:rFonts w:hint="cs" w:cs="Angsana New"/>
                <w:cs/>
              </w:rPr>
              <w:t xml:space="preserve"> เดิม</w:t>
            </w:r>
          </w:p>
        </w:tc>
      </w:tr>
      <w:tr w:rsidRPr="008979A8" w:rsidR="007C5180" w:rsidTr="00FE3C0D" w14:paraId="42138AEB" w14:textId="77777777">
        <w:trPr>
          <w:trHeight w:val="70"/>
        </w:trPr>
        <w:tc>
          <w:tcPr>
            <w:tcW w:w="1308" w:type="pct"/>
            <w:vMerge/>
          </w:tcPr>
          <w:p w:rsidR="007C5180" w:rsidP="00637D35" w:rsidRDefault="007C5180" w14:paraId="52C0CAD2" w14:textId="77777777"/>
        </w:tc>
        <w:tc>
          <w:tcPr>
            <w:tcW w:w="1385" w:type="pct"/>
          </w:tcPr>
          <w:p w:rsidR="007C5180" w:rsidP="00637D35" w:rsidRDefault="007C5180" w14:paraId="4931C7E9" w14:textId="74D296FF">
            <w:r>
              <w:t>TOPUP_REWARD_CHANNEL</w:t>
            </w:r>
          </w:p>
        </w:tc>
        <w:tc>
          <w:tcPr>
            <w:tcW w:w="2307" w:type="pct"/>
          </w:tcPr>
          <w:p w:rsidR="007C5180" w:rsidP="00637D35" w:rsidRDefault="007C5180" w14:paraId="15CF0585" w14:textId="4DF7AF5E">
            <w:pPr>
              <w:spacing w:after="0"/>
              <w:rPr>
                <w:rFonts w:cs="CordiaUPC"/>
              </w:rPr>
            </w:pPr>
            <w:r>
              <w:t>rewardChannel</w:t>
            </w:r>
          </w:p>
        </w:tc>
      </w:tr>
      <w:tr w:rsidRPr="008979A8" w:rsidR="00190D21" w:rsidTr="00FE3C0D" w14:paraId="743E570F" w14:textId="77777777">
        <w:trPr>
          <w:trHeight w:val="70"/>
        </w:trPr>
        <w:tc>
          <w:tcPr>
            <w:tcW w:w="1308" w:type="pct"/>
            <w:vMerge w:val="restart"/>
          </w:tcPr>
          <w:p w:rsidRPr="008979A8" w:rsidR="00190D21" w:rsidP="00637D35" w:rsidRDefault="00190D21" w14:paraId="484BCF11" w14:textId="581E8056">
            <w:pPr>
              <w:rPr>
                <w:rFonts w:cs="CordiaUPC"/>
              </w:rPr>
            </w:pPr>
            <w:r>
              <w:t>MASS_TOPUP_REWARD_OFFERING</w:t>
            </w:r>
          </w:p>
        </w:tc>
        <w:tc>
          <w:tcPr>
            <w:tcW w:w="1385" w:type="pct"/>
          </w:tcPr>
          <w:p w:rsidR="00190D21" w:rsidP="00637D35" w:rsidRDefault="00190D21" w14:paraId="1F53963F" w14:textId="55FEC279">
            <w:r w:rsidRPr="00944318">
              <w:t>ROW_ID</w:t>
            </w:r>
          </w:p>
        </w:tc>
        <w:tc>
          <w:tcPr>
            <w:tcW w:w="2307" w:type="pct"/>
          </w:tcPr>
          <w:p w:rsidR="00190D21" w:rsidP="00637D35" w:rsidRDefault="00190D21" w14:paraId="0BE23BEF" w14:textId="77777777">
            <w:pPr>
              <w:spacing w:after="0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ครั้งแรก</w:t>
            </w:r>
          </w:p>
          <w:p w:rsidR="00190D21" w:rsidP="00637D35" w:rsidRDefault="00190D21" w14:paraId="0121F986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ให้ระบบ </w:t>
            </w:r>
            <w:r>
              <w:rPr>
                <w:rFonts w:cs="CordiaUPC"/>
              </w:rPr>
              <w:t xml:space="preserve">Auto Generate </w:t>
            </w:r>
          </w:p>
          <w:p w:rsidR="00190D21" w:rsidP="00637D35" w:rsidRDefault="00190D21" w14:paraId="0F6E37EA" w14:textId="77777777">
            <w:pPr>
              <w:spacing w:after="0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ครั้งถัดไป</w:t>
            </w:r>
          </w:p>
          <w:p w:rsidR="00190D21" w:rsidP="00637D35" w:rsidRDefault="00190D21" w14:paraId="64B7A4E8" w14:textId="1263C243">
            <w:r>
              <w:rPr>
                <w:rFonts w:hint="cs" w:cs="Angsana New"/>
                <w:cs/>
              </w:rPr>
              <w:t xml:space="preserve">ให้ใช้ </w:t>
            </w:r>
            <w:r>
              <w:rPr>
                <w:rFonts w:cs="CordiaUPC"/>
              </w:rPr>
              <w:t xml:space="preserve">Row ID </w:t>
            </w:r>
            <w:r>
              <w:rPr>
                <w:rFonts w:hint="cs" w:cs="Angsana New"/>
                <w:cs/>
              </w:rPr>
              <w:t>เดิม</w:t>
            </w:r>
          </w:p>
        </w:tc>
      </w:tr>
      <w:tr w:rsidRPr="008979A8" w:rsidR="00190D21" w:rsidTr="00FE3C0D" w14:paraId="7AAADDCF" w14:textId="77777777">
        <w:trPr>
          <w:trHeight w:val="70"/>
        </w:trPr>
        <w:tc>
          <w:tcPr>
            <w:tcW w:w="1308" w:type="pct"/>
            <w:vMerge/>
          </w:tcPr>
          <w:p w:rsidRPr="008979A8" w:rsidR="00190D21" w:rsidP="00637D35" w:rsidRDefault="00190D21" w14:paraId="169EC12E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190D21" w:rsidP="00637D35" w:rsidRDefault="00190D21" w14:paraId="6365B662" w14:textId="7D300141">
            <w:r>
              <w:t>MASS_TOPUP_REWARD_DETAIL_ROW_ID</w:t>
            </w:r>
          </w:p>
        </w:tc>
        <w:tc>
          <w:tcPr>
            <w:tcW w:w="2307" w:type="pct"/>
          </w:tcPr>
          <w:p w:rsidR="00190D21" w:rsidP="00A636CA" w:rsidRDefault="00190D21" w14:paraId="5012C20A" w14:textId="407FAD81">
            <w:r>
              <w:rPr>
                <w:rFonts w:hint="cs" w:cs="Angsana New"/>
                <w:cs/>
              </w:rPr>
              <w:t>ให้</w:t>
            </w:r>
            <w:r w:rsidRPr="008979A8">
              <w:rPr>
                <w:rFonts w:cs="Angsana New"/>
                <w:cs/>
              </w:rPr>
              <w:t>ใช้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CordiaUPC"/>
              </w:rPr>
              <w:t>MASS</w:t>
            </w:r>
            <w:r w:rsidRPr="008979A8">
              <w:rPr>
                <w:rFonts w:cs="CordiaUPC"/>
              </w:rPr>
              <w:t>_</w:t>
            </w:r>
            <w:r>
              <w:rPr>
                <w:rFonts w:cs="CordiaUPC"/>
              </w:rPr>
              <w:t>TOPUP_REWARD_DETAIL</w:t>
            </w:r>
            <w:r w:rsidRPr="008979A8">
              <w:rPr>
                <w:rFonts w:cs="Angsana New"/>
                <w:cs/>
              </w:rPr>
              <w:t>.</w:t>
            </w:r>
            <w:r w:rsidRPr="008979A8">
              <w:rPr>
                <w:rFonts w:cs="CordiaUPC"/>
              </w:rPr>
              <w:t>ROW_ID</w:t>
            </w:r>
            <w:r>
              <w:rPr>
                <w:rFonts w:hint="cs" w:cs="Angsana New"/>
                <w:cs/>
              </w:rPr>
              <w:t xml:space="preserve"> เดิม</w:t>
            </w:r>
          </w:p>
        </w:tc>
      </w:tr>
      <w:tr w:rsidRPr="008979A8" w:rsidR="00190D21" w:rsidTr="00FE3C0D" w14:paraId="22DB05CE" w14:textId="77777777">
        <w:trPr>
          <w:trHeight w:val="70"/>
        </w:trPr>
        <w:tc>
          <w:tcPr>
            <w:tcW w:w="1308" w:type="pct"/>
            <w:vMerge/>
          </w:tcPr>
          <w:p w:rsidRPr="008979A8" w:rsidR="00190D21" w:rsidP="00637D35" w:rsidRDefault="00190D21" w14:paraId="1B7913F0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190D21" w:rsidP="00637D35" w:rsidRDefault="00190D21" w14:paraId="0EFE8D3F" w14:textId="477A67F5">
            <w:r>
              <w:t>PO_GROUP</w:t>
            </w:r>
          </w:p>
        </w:tc>
        <w:tc>
          <w:tcPr>
            <w:tcW w:w="2307" w:type="pct"/>
          </w:tcPr>
          <w:p w:rsidR="00190D21" w:rsidP="00637D35" w:rsidRDefault="00190D21" w14:paraId="567D600F" w14:textId="156D2F8C">
            <w:r>
              <w:t>promotion_group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ของ </w:t>
            </w:r>
            <w:r>
              <w:t>rewardOffering</w:t>
            </w:r>
          </w:p>
        </w:tc>
      </w:tr>
      <w:tr w:rsidRPr="008979A8" w:rsidR="00190D21" w:rsidTr="00FE3C0D" w14:paraId="216BE434" w14:textId="77777777">
        <w:trPr>
          <w:trHeight w:val="70"/>
        </w:trPr>
        <w:tc>
          <w:tcPr>
            <w:tcW w:w="1308" w:type="pct"/>
            <w:vMerge/>
          </w:tcPr>
          <w:p w:rsidRPr="008979A8" w:rsidR="00190D21" w:rsidP="00637D35" w:rsidRDefault="00190D21" w14:paraId="6628BBE3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190D21" w:rsidP="00637D35" w:rsidRDefault="00190D21" w14:paraId="43BCDA44" w14:textId="431E6134">
            <w:r>
              <w:t>PO_ROW_ID</w:t>
            </w:r>
          </w:p>
        </w:tc>
        <w:tc>
          <w:tcPr>
            <w:tcW w:w="2307" w:type="pct"/>
          </w:tcPr>
          <w:p w:rsidR="00190D21" w:rsidP="00637D35" w:rsidRDefault="00190D21" w14:paraId="3F0E44A3" w14:textId="53302A44">
            <w:r>
              <w:t xml:space="preserve">po_row_id </w:t>
            </w:r>
            <w:r>
              <w:rPr>
                <w:rFonts w:hint="cs"/>
                <w:cs/>
              </w:rPr>
              <w:t xml:space="preserve">ของ </w:t>
            </w:r>
            <w:r>
              <w:t>rewardOffering</w:t>
            </w:r>
          </w:p>
        </w:tc>
      </w:tr>
      <w:tr w:rsidRPr="008979A8" w:rsidR="00190D21" w:rsidTr="00FE3C0D" w14:paraId="0BCFD3AE" w14:textId="77777777">
        <w:trPr>
          <w:trHeight w:val="70"/>
        </w:trPr>
        <w:tc>
          <w:tcPr>
            <w:tcW w:w="1308" w:type="pct"/>
            <w:vMerge/>
          </w:tcPr>
          <w:p w:rsidRPr="008979A8" w:rsidR="00190D21" w:rsidP="00637D35" w:rsidRDefault="00190D21" w14:paraId="25D8D9A4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190D21" w:rsidP="00637D35" w:rsidRDefault="00190D21" w14:paraId="0B2234DC" w14:textId="61C97146">
            <w:r>
              <w:t>PO_ENH_ROW_ID</w:t>
            </w:r>
          </w:p>
        </w:tc>
        <w:tc>
          <w:tcPr>
            <w:tcW w:w="2307" w:type="pct"/>
          </w:tcPr>
          <w:p w:rsidR="00190D21" w:rsidP="00637D35" w:rsidRDefault="00F50A48" w14:paraId="3A528BF4" w14:textId="6F307C9F">
            <w:r>
              <w:t xml:space="preserve">po_enh_row_id </w:t>
            </w:r>
            <w:r>
              <w:rPr>
                <w:rFonts w:hint="cs"/>
                <w:cs/>
              </w:rPr>
              <w:t xml:space="preserve">ของ </w:t>
            </w:r>
            <w:r>
              <w:t>rewardOffering</w:t>
            </w:r>
          </w:p>
        </w:tc>
      </w:tr>
    </w:tbl>
    <w:p w:rsidR="003027C1" w:rsidP="003027C1" w:rsidRDefault="003027C1" w14:paraId="7A90B6B2" w14:textId="70856E8F">
      <w:pPr>
        <w:pStyle w:val="Heading2"/>
        <w:numPr>
          <w:ilvl w:val="0"/>
          <w:numId w:val="1"/>
        </w:numPr>
        <w:ind w:left="426" w:hanging="426"/>
        <w:rPr>
          <w:rFonts w:ascii="CordiaUPC" w:hAnsi="CordiaUPC" w:cs="CordiaUPC"/>
          <w:sz w:val="36"/>
          <w:szCs w:val="36"/>
        </w:rPr>
      </w:pPr>
      <w:r>
        <w:rPr>
          <w:rFonts w:ascii="CordiaUPC" w:hAnsi="CordiaUPC" w:cs="CordiaUPC"/>
          <w:sz w:val="36"/>
          <w:szCs w:val="36"/>
        </w:rPr>
        <w:t>Mass Partial Step</w:t>
      </w:r>
    </w:p>
    <w:p w:rsidRPr="00180BBA" w:rsidR="003027C1" w:rsidP="00BB3F68" w:rsidRDefault="003027C1" w14:paraId="1CBDD236" w14:textId="77777777">
      <w:pPr>
        <w:pStyle w:val="Heading3"/>
        <w:numPr>
          <w:ilvl w:val="0"/>
          <w:numId w:val="106"/>
        </w:numPr>
        <w:rPr>
          <w:rFonts w:ascii="CordiaUPC" w:hAnsi="CordiaUPC" w:cs="CordiaUPC"/>
          <w:sz w:val="32"/>
          <w:szCs w:val="40"/>
        </w:rPr>
      </w:pPr>
      <w:r w:rsidRPr="00180BBA">
        <w:rPr>
          <w:rFonts w:ascii="CordiaUPC" w:hAnsi="CordiaUPC" w:cs="CordiaUPC"/>
          <w:sz w:val="32"/>
          <w:szCs w:val="40"/>
        </w:rPr>
        <w:t>Field on Screen</w:t>
      </w:r>
    </w:p>
    <w:tbl>
      <w:tblPr>
        <w:tblW w:w="4977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657"/>
        <w:gridCol w:w="1802"/>
        <w:gridCol w:w="5516"/>
      </w:tblGrid>
      <w:tr w:rsidRPr="008979A8" w:rsidR="003027C1" w:rsidTr="00637D35" w14:paraId="1B850262" w14:textId="77777777">
        <w:trPr>
          <w:cantSplit/>
          <w:tblHeader/>
        </w:trPr>
        <w:tc>
          <w:tcPr>
            <w:tcW w:w="923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3027C1" w:rsidP="00637D35" w:rsidRDefault="003027C1" w14:paraId="39362BB9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Field Name</w:t>
            </w:r>
          </w:p>
        </w:tc>
        <w:tc>
          <w:tcPr>
            <w:tcW w:w="1004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3027C1" w:rsidP="00637D35" w:rsidRDefault="003027C1" w14:paraId="6E382455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Type</w:t>
            </w:r>
          </w:p>
        </w:tc>
        <w:tc>
          <w:tcPr>
            <w:tcW w:w="3073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3027C1" w:rsidP="00637D35" w:rsidRDefault="003027C1" w14:paraId="7AD6BFB2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Comments</w:t>
            </w:r>
          </w:p>
        </w:tc>
      </w:tr>
      <w:tr w:rsidRPr="008979A8" w:rsidR="00A12A3D" w:rsidTr="00A12A3D" w14:paraId="037C3026" w14:textId="77777777">
        <w:trPr>
          <w:trHeight w:val="111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Pr="005D2D56" w:rsidR="00A12A3D" w:rsidP="00A12A3D" w:rsidRDefault="00A12A3D" w14:paraId="7EEA744A" w14:textId="3680F198">
            <w:pPr>
              <w:pStyle w:val="HeaderTable"/>
            </w:pPr>
            <w:r>
              <w:t>Partial Step Table Section</w:t>
            </w:r>
          </w:p>
        </w:tc>
      </w:tr>
      <w:tr w:rsidRPr="008979A8" w:rsidR="00A12A3D" w:rsidTr="00637D35" w14:paraId="3D6DF359" w14:textId="77777777">
        <w:trPr>
          <w:trHeight w:val="111"/>
        </w:trPr>
        <w:tc>
          <w:tcPr>
            <w:tcW w:w="923" w:type="pct"/>
          </w:tcPr>
          <w:p w:rsidR="00A12A3D" w:rsidP="00637D35" w:rsidRDefault="00A12A3D" w14:paraId="7CACE466" w14:textId="1F2D0BD3">
            <w:r>
              <w:t>partialStepCharge</w:t>
            </w:r>
          </w:p>
        </w:tc>
        <w:tc>
          <w:tcPr>
            <w:tcW w:w="1001" w:type="pct"/>
          </w:tcPr>
          <w:p w:rsidR="00A12A3D" w:rsidP="00637D35" w:rsidRDefault="00A12A3D" w14:paraId="0FC31D69" w14:textId="77777777"/>
        </w:tc>
        <w:tc>
          <w:tcPr>
            <w:tcW w:w="3076" w:type="pct"/>
          </w:tcPr>
          <w:p w:rsidR="00A12A3D" w:rsidP="00637D35" w:rsidRDefault="00A12A3D" w14:paraId="4828ED56" w14:textId="77777777">
            <w:r>
              <w:rPr>
                <w:rFonts w:hint="cs"/>
                <w:cs/>
              </w:rPr>
              <w:t xml:space="preserve">แสดงใน </w:t>
            </w:r>
            <w:r>
              <w:t>Format</w:t>
            </w:r>
          </w:p>
          <w:p w:rsidR="00A12A3D" w:rsidP="00637D35" w:rsidRDefault="00A12A3D" w14:paraId="6F7309A9" w14:textId="77777777">
            <w:r>
              <w:rPr>
                <w:rFonts w:cs="Angsana New"/>
                <w:cs/>
              </w:rPr>
              <w:t>“</w:t>
            </w:r>
            <w:r>
              <w:t xml:space="preserve">Excluding VAT </w:t>
            </w:r>
            <w:r>
              <w:rPr>
                <w:rFonts w:cs="Angsana New"/>
                <w:cs/>
              </w:rPr>
              <w:t xml:space="preserve">” + </w:t>
            </w:r>
            <w:r>
              <w:t xml:space="preserve">partialStepChargeExcVat </w:t>
            </w:r>
            <w:r>
              <w:rPr>
                <w:rFonts w:cs="Angsana New"/>
                <w:cs/>
              </w:rPr>
              <w:t>+ “</w:t>
            </w:r>
            <w:r>
              <w:t>Baht</w:t>
            </w:r>
            <w:r>
              <w:rPr>
                <w:rFonts w:cs="Angsana New"/>
                <w:cs/>
              </w:rPr>
              <w:t>”</w:t>
            </w:r>
          </w:p>
          <w:p w:rsidRPr="005D2D56" w:rsidR="00A12A3D" w:rsidP="00637D35" w:rsidRDefault="00A12A3D" w14:paraId="4B4BFE77" w14:textId="2C2DAF61">
            <w:r>
              <w:rPr>
                <w:rFonts w:cs="Angsana New"/>
                <w:cs/>
              </w:rPr>
              <w:t>“</w:t>
            </w:r>
            <w:r>
              <w:t xml:space="preserve">Including VAT </w:t>
            </w:r>
            <w:r>
              <w:rPr>
                <w:rFonts w:cs="Angsana New"/>
                <w:cs/>
              </w:rPr>
              <w:t xml:space="preserve">” + </w:t>
            </w:r>
            <w:r>
              <w:t xml:space="preserve">partialStepChargeIncVat </w:t>
            </w:r>
            <w:r>
              <w:rPr>
                <w:rFonts w:cs="Angsana New"/>
                <w:cs/>
              </w:rPr>
              <w:t>+ “</w:t>
            </w:r>
            <w:r>
              <w:t>Baht</w:t>
            </w:r>
            <w:r>
              <w:rPr>
                <w:rFonts w:cs="Angsana New"/>
                <w:cs/>
              </w:rPr>
              <w:t>”</w:t>
            </w:r>
          </w:p>
        </w:tc>
      </w:tr>
      <w:tr w:rsidRPr="008979A8" w:rsidR="00A12A3D" w:rsidTr="00637D35" w14:paraId="478046E8" w14:textId="77777777">
        <w:trPr>
          <w:trHeight w:val="111"/>
        </w:trPr>
        <w:tc>
          <w:tcPr>
            <w:tcW w:w="923" w:type="pct"/>
          </w:tcPr>
          <w:p w:rsidR="00A12A3D" w:rsidP="00637D35" w:rsidRDefault="00A12A3D" w14:paraId="3E1D6830" w14:textId="1E2B5374">
            <w:r>
              <w:t>Bill Cycle</w:t>
            </w:r>
          </w:p>
        </w:tc>
        <w:tc>
          <w:tcPr>
            <w:tcW w:w="1001" w:type="pct"/>
          </w:tcPr>
          <w:p w:rsidR="00A12A3D" w:rsidP="00637D35" w:rsidRDefault="00A12A3D" w14:paraId="0932BE86" w14:textId="77777777"/>
        </w:tc>
        <w:tc>
          <w:tcPr>
            <w:tcW w:w="3076" w:type="pct"/>
          </w:tcPr>
          <w:p w:rsidR="00A12A3D" w:rsidP="00A12A3D" w:rsidRDefault="00A12A3D" w14:paraId="1270B1B4" w14:textId="77777777">
            <w:r>
              <w:rPr>
                <w:rFonts w:hint="cs"/>
                <w:cs/>
              </w:rPr>
              <w:t xml:space="preserve">แสดงใน </w:t>
            </w:r>
            <w:r>
              <w:t>Format</w:t>
            </w:r>
          </w:p>
          <w:p w:rsidRPr="005D2D56" w:rsidR="00A12A3D" w:rsidP="00A12A3D" w:rsidRDefault="00A12A3D" w14:paraId="7AC3E049" w14:textId="72213758">
            <w:r>
              <w:t xml:space="preserve">partialStepBillCycle </w:t>
            </w:r>
            <w:r>
              <w:rPr>
                <w:rFonts w:cs="Angsana New"/>
                <w:cs/>
              </w:rPr>
              <w:t xml:space="preserve">+ “ ” + </w:t>
            </w:r>
            <w:r>
              <w:t>partialStepBillCycleUnit</w:t>
            </w:r>
          </w:p>
        </w:tc>
      </w:tr>
      <w:tr w:rsidRPr="008979A8" w:rsidR="00A12A3D" w:rsidTr="00637D35" w14:paraId="062F6475" w14:textId="77777777">
        <w:trPr>
          <w:trHeight w:val="111"/>
        </w:trPr>
        <w:tc>
          <w:tcPr>
            <w:tcW w:w="923" w:type="pct"/>
          </w:tcPr>
          <w:p w:rsidRPr="003A1FD8" w:rsidR="00A12A3D" w:rsidP="00637D35" w:rsidRDefault="00A12A3D" w14:paraId="660B9579" w14:textId="77777777">
            <w:pPr>
              <w:rPr>
                <w:rFonts w:cs="CordiaUPC"/>
              </w:rPr>
            </w:pPr>
            <w:r w:rsidRPr="003A1FD8">
              <w:rPr>
                <w:rFonts w:cs="CordiaUPC"/>
              </w:rPr>
              <w:t>Action</w:t>
            </w:r>
          </w:p>
          <w:p w:rsidR="00A12A3D" w:rsidP="00BB3F68" w:rsidRDefault="00A12A3D" w14:paraId="1892BE8E" w14:textId="657233F2">
            <w:pPr>
              <w:pStyle w:val="ListParagraph"/>
              <w:numPr>
                <w:ilvl w:val="0"/>
                <w:numId w:val="108"/>
              </w:numPr>
              <w:ind w:left="452"/>
            </w:pPr>
            <w:r w:rsidRPr="009C3FE4">
              <w:rPr>
                <w:rFonts w:hint="cs" w:cs="Angsana New"/>
                <w:cs/>
              </w:rPr>
              <w:t>ปุ่ม</w:t>
            </w:r>
            <w:r w:rsidRPr="009C3FE4">
              <w:rPr>
                <w:rFonts w:cs="CordiaUPC"/>
              </w:rPr>
              <w:t>Edit</w:t>
            </w:r>
          </w:p>
        </w:tc>
        <w:tc>
          <w:tcPr>
            <w:tcW w:w="1001" w:type="pct"/>
          </w:tcPr>
          <w:p w:rsidR="00A12A3D" w:rsidP="00637D35" w:rsidRDefault="00A12A3D" w14:paraId="50A50688" w14:textId="693FC7D1">
            <w:r>
              <w:t>Button</w:t>
            </w:r>
          </w:p>
        </w:tc>
        <w:tc>
          <w:tcPr>
            <w:tcW w:w="3076" w:type="pct"/>
          </w:tcPr>
          <w:p w:rsidRPr="005D2D56" w:rsidR="00A12A3D" w:rsidP="00637D35" w:rsidRDefault="00A12A3D" w14:paraId="65F86B0B" w14:textId="4EE19543">
            <w:r w:rsidRPr="0079598B">
              <w:rPr>
                <w:rFonts w:cs="Angsana New"/>
                <w:cs/>
              </w:rPr>
              <w:t xml:space="preserve">เมื่อกดปุ่มให้ทำการ </w:t>
            </w:r>
            <w:r w:rsidRPr="0079598B">
              <w:rPr>
                <w:rFonts w:cs="CordiaUPC"/>
              </w:rPr>
              <w:t>Visible Detail Section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และดึงข้อมูลของ </w:t>
            </w:r>
            <w:r>
              <w:rPr>
                <w:rFonts w:cs="CordiaUPC"/>
              </w:rPr>
              <w:t xml:space="preserve">Row </w:t>
            </w:r>
            <w:r>
              <w:rPr>
                <w:rFonts w:hint="cs" w:cs="Angsana New"/>
                <w:cs/>
              </w:rPr>
              <w:t>นั้นๆ มาแสดง</w:t>
            </w:r>
          </w:p>
        </w:tc>
      </w:tr>
      <w:tr w:rsidRPr="008979A8" w:rsidR="00A12A3D" w:rsidTr="00637D35" w14:paraId="21ECF4BB" w14:textId="77777777">
        <w:trPr>
          <w:trHeight w:val="111"/>
        </w:trPr>
        <w:tc>
          <w:tcPr>
            <w:tcW w:w="923" w:type="pct"/>
          </w:tcPr>
          <w:p w:rsidRPr="003A1FD8" w:rsidR="00A12A3D" w:rsidP="00637D35" w:rsidRDefault="00A12A3D" w14:paraId="3F27FA3D" w14:textId="77777777">
            <w:pPr>
              <w:rPr>
                <w:rFonts w:cs="CordiaUPC"/>
              </w:rPr>
            </w:pPr>
            <w:r w:rsidRPr="003A1FD8">
              <w:rPr>
                <w:rFonts w:cs="CordiaUPC"/>
              </w:rPr>
              <w:t>Action</w:t>
            </w:r>
          </w:p>
          <w:p w:rsidR="00A12A3D" w:rsidP="00BB3F68" w:rsidRDefault="00A12A3D" w14:paraId="496FE614" w14:textId="7BB7DA43">
            <w:pPr>
              <w:pStyle w:val="ListParagraph"/>
              <w:numPr>
                <w:ilvl w:val="0"/>
                <w:numId w:val="107"/>
              </w:numPr>
              <w:ind w:left="452"/>
            </w:pPr>
            <w:r w:rsidRPr="009C3FE4">
              <w:rPr>
                <w:rFonts w:hint="cs" w:cs="Angsana New"/>
                <w:cs/>
              </w:rPr>
              <w:t xml:space="preserve">ปุ่ม </w:t>
            </w:r>
            <w:r w:rsidRPr="009C3FE4">
              <w:rPr>
                <w:rFonts w:cs="CordiaUPC"/>
              </w:rPr>
              <w:t>Delete</w:t>
            </w:r>
          </w:p>
        </w:tc>
        <w:tc>
          <w:tcPr>
            <w:tcW w:w="1001" w:type="pct"/>
          </w:tcPr>
          <w:p w:rsidR="00A12A3D" w:rsidP="00637D35" w:rsidRDefault="00A12A3D" w14:paraId="64DA66A7" w14:textId="573D2FF4">
            <w:r>
              <w:t>Button</w:t>
            </w:r>
          </w:p>
        </w:tc>
        <w:tc>
          <w:tcPr>
            <w:tcW w:w="3076" w:type="pct"/>
          </w:tcPr>
          <w:p w:rsidRPr="005D2D56" w:rsidR="00A12A3D" w:rsidP="00637D35" w:rsidRDefault="00A12A3D" w14:paraId="29A10942" w14:textId="616587F8">
            <w:r w:rsidRPr="0079598B">
              <w:rPr>
                <w:rFonts w:cs="Angsana New"/>
                <w:cs/>
              </w:rPr>
              <w:t>เมื่</w:t>
            </w:r>
            <w:r>
              <w:rPr>
                <w:rFonts w:hint="cs" w:cs="Angsana New"/>
                <w:cs/>
              </w:rPr>
              <w:t>อ</w:t>
            </w:r>
            <w:r w:rsidRPr="0079598B">
              <w:rPr>
                <w:rFonts w:cs="Angsana New"/>
                <w:cs/>
              </w:rPr>
              <w:t>กดปุ่มให้ทำการ</w:t>
            </w:r>
            <w:r>
              <w:rPr>
                <w:rFonts w:cs="CordiaUPC"/>
              </w:rPr>
              <w:t xml:space="preserve"> Delete </w:t>
            </w:r>
            <w:r>
              <w:rPr>
                <w:rFonts w:hint="cs" w:cs="Angsana New"/>
                <w:cs/>
              </w:rPr>
              <w:t xml:space="preserve">ข้อมูลของ </w:t>
            </w:r>
            <w:r>
              <w:rPr>
                <w:rFonts w:cs="CordiaUPC"/>
              </w:rPr>
              <w:t xml:space="preserve">Row </w:t>
            </w:r>
            <w:r>
              <w:rPr>
                <w:rFonts w:hint="cs" w:cs="Angsana New"/>
                <w:cs/>
              </w:rPr>
              <w:t>นั้นๆ</w:t>
            </w:r>
          </w:p>
        </w:tc>
      </w:tr>
      <w:tr w:rsidRPr="008979A8" w:rsidR="00A12A3D" w:rsidTr="00637D35" w14:paraId="0307EE16" w14:textId="77777777">
        <w:trPr>
          <w:trHeight w:val="111"/>
        </w:trPr>
        <w:tc>
          <w:tcPr>
            <w:tcW w:w="923" w:type="pct"/>
          </w:tcPr>
          <w:p w:rsidR="00A12A3D" w:rsidP="00637D35" w:rsidRDefault="00A12A3D" w14:paraId="632D9FB6" w14:textId="0F1E1741">
            <w:r w:rsidRPr="003A1FD8">
              <w:rPr>
                <w:rFonts w:hint="cs" w:cs="Angsana New"/>
                <w:cs/>
              </w:rPr>
              <w:t xml:space="preserve">ปุ่ม </w:t>
            </w:r>
            <w:r w:rsidRPr="003A1FD8">
              <w:rPr>
                <w:rFonts w:cs="Angsana New"/>
                <w:cs/>
              </w:rPr>
              <w:t>+</w:t>
            </w:r>
          </w:p>
        </w:tc>
        <w:tc>
          <w:tcPr>
            <w:tcW w:w="1001" w:type="pct"/>
          </w:tcPr>
          <w:p w:rsidR="00A12A3D" w:rsidP="00637D35" w:rsidRDefault="00A12A3D" w14:paraId="685506B2" w14:textId="106ECA25">
            <w:r>
              <w:t>Button</w:t>
            </w:r>
          </w:p>
        </w:tc>
        <w:tc>
          <w:tcPr>
            <w:tcW w:w="3076" w:type="pct"/>
          </w:tcPr>
          <w:p w:rsidRPr="005D2D56" w:rsidR="00A12A3D" w:rsidP="00637D35" w:rsidRDefault="00A12A3D" w14:paraId="20EEC4FD" w14:textId="054DA365">
            <w:r w:rsidRPr="007D14C9">
              <w:rPr>
                <w:rFonts w:cs="Angsana New"/>
                <w:cs/>
              </w:rPr>
              <w:t xml:space="preserve">เมื่อกดปุ่มให้ทำการ </w:t>
            </w:r>
            <w:r w:rsidRPr="007D14C9">
              <w:rPr>
                <w:rFonts w:cs="CordiaUPC"/>
              </w:rPr>
              <w:t>Visible Detail Section</w:t>
            </w:r>
          </w:p>
        </w:tc>
      </w:tr>
      <w:tr w:rsidRPr="008979A8" w:rsidR="00A12A3D" w:rsidTr="00A12A3D" w14:paraId="5A7CACE3" w14:textId="77777777">
        <w:trPr>
          <w:trHeight w:val="111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Pr="005D2D56" w:rsidR="00A12A3D" w:rsidP="00A12A3D" w:rsidRDefault="00A12A3D" w14:paraId="24EAB05D" w14:textId="1077DED2">
            <w:pPr>
              <w:pStyle w:val="HeaderTable"/>
            </w:pPr>
            <w:r>
              <w:t>End Partial Step Table Section</w:t>
            </w:r>
          </w:p>
        </w:tc>
      </w:tr>
      <w:tr w:rsidRPr="008979A8" w:rsidR="00637D35" w:rsidTr="00637D35" w14:paraId="21F73BFB" w14:textId="77777777">
        <w:trPr>
          <w:trHeight w:val="111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637D35" w:rsidP="00637D35" w:rsidRDefault="00637D35" w14:paraId="40F56A2E" w14:textId="201E4E34">
            <w:pPr>
              <w:pStyle w:val="HeaderTable"/>
            </w:pPr>
            <w:r>
              <w:t>Partial Step Detail Section</w:t>
            </w:r>
          </w:p>
        </w:tc>
      </w:tr>
      <w:tr w:rsidRPr="008979A8" w:rsidR="00A12A3D" w:rsidTr="00637D35" w14:paraId="5CDB1C07" w14:textId="77777777">
        <w:trPr>
          <w:trHeight w:val="111"/>
        </w:trPr>
        <w:tc>
          <w:tcPr>
            <w:tcW w:w="923" w:type="pct"/>
          </w:tcPr>
          <w:p w:rsidR="00A12A3D" w:rsidP="00637D35" w:rsidRDefault="00A12A3D" w14:paraId="7994D6F5" w14:textId="6245831A">
            <w:r>
              <w:t>partialStepChargeExcVat</w:t>
            </w:r>
          </w:p>
          <w:p w:rsidR="00A12A3D" w:rsidP="00637D35" w:rsidRDefault="00A12A3D" w14:paraId="58B920AC" w14:textId="0200F3C7"/>
        </w:tc>
        <w:tc>
          <w:tcPr>
            <w:tcW w:w="1001" w:type="pct"/>
          </w:tcPr>
          <w:p w:rsidR="00A12A3D" w:rsidP="00637D35" w:rsidRDefault="00A12A3D" w14:paraId="512753BB" w14:textId="4A79EDC1">
            <w:r>
              <w:t>Text Box</w:t>
            </w:r>
          </w:p>
        </w:tc>
        <w:tc>
          <w:tcPr>
            <w:tcW w:w="3076" w:type="pct"/>
          </w:tcPr>
          <w:p w:rsidR="009C3FE4" w:rsidP="009C3FE4" w:rsidRDefault="009C3FE4" w14:paraId="38D5035A" w14:textId="125D84D2">
            <w:r>
              <w:t xml:space="preserve">Label </w:t>
            </w:r>
            <w:r>
              <w:rPr>
                <w:cs/>
              </w:rPr>
              <w:t xml:space="preserve">: </w:t>
            </w:r>
            <w:r w:rsidRPr="00F66DF9">
              <w:rPr>
                <w:color w:val="FF0000"/>
                <w:cs/>
              </w:rPr>
              <w:t>*</w:t>
            </w:r>
            <w:r>
              <w:rPr>
                <w:color w:val="FF0000"/>
              </w:rPr>
              <w:t>Partial Step Charge Excluding VAT</w:t>
            </w:r>
            <w:r>
              <w:rPr>
                <w:cs/>
              </w:rPr>
              <w:t xml:space="preserve"> : …… </w:t>
            </w:r>
            <w:r>
              <w:t>Baht</w:t>
            </w:r>
          </w:p>
          <w:p w:rsidR="00F92337" w:rsidP="009C3FE4" w:rsidRDefault="009C3FE4" w14:paraId="7E116F1E" w14:textId="77777777">
            <w:r>
              <w:rPr>
                <w:rFonts w:hint="cs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ใส่ได้เฉพาะตัวเลขและจุดทศนิยมเท่านั้น</w:t>
            </w:r>
          </w:p>
          <w:p w:rsidR="00F92337" w:rsidP="00F92337" w:rsidRDefault="00F92337" w14:paraId="1CEAF99B" w14:textId="77777777">
            <w:r>
              <w:rPr>
                <w:rFonts w:hint="cs"/>
                <w:cs/>
              </w:rPr>
              <w:t xml:space="preserve">เมื่อ </w:t>
            </w:r>
            <w:r>
              <w:t xml:space="preserve">User </w:t>
            </w:r>
            <w:r>
              <w:rPr>
                <w:rFonts w:hint="cs"/>
                <w:cs/>
              </w:rPr>
              <w:t xml:space="preserve">กรอกข้อมูลที่ </w:t>
            </w:r>
            <w:r>
              <w:t xml:space="preserve">Field </w:t>
            </w:r>
            <w:r>
              <w:rPr>
                <w:rFonts w:hint="cs"/>
                <w:cs/>
              </w:rPr>
              <w:t>นี้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partialStepChargeIncVat </w:t>
            </w:r>
            <w:r>
              <w:rPr>
                <w:rFonts w:hint="cs"/>
                <w:cs/>
              </w:rPr>
              <w:t xml:space="preserve">มีค่าเป็นค่าว่างให้ระบบทำการคำนวนค่า </w:t>
            </w:r>
            <w:r>
              <w:t xml:space="preserve">partialStepChargeIncVat </w:t>
            </w:r>
            <w:r>
              <w:rPr>
                <w:rFonts w:hint="cs"/>
                <w:cs/>
              </w:rPr>
              <w:t>ตามสูตรดังนี้</w:t>
            </w:r>
            <w:r>
              <w:t xml:space="preserve"> partialStepChargeExcVat </w:t>
            </w:r>
            <w:r>
              <w:rPr>
                <w:rFonts w:cs="Angsana New"/>
                <w:cs/>
              </w:rPr>
              <w:t>*</w:t>
            </w:r>
            <w:r>
              <w:t xml:space="preserve"> VAT </w:t>
            </w:r>
            <w:r>
              <w:rPr>
                <w:rFonts w:hint="cs"/>
                <w:cs/>
              </w:rPr>
              <w:t xml:space="preserve">และจะต้องปัดทศนิยมให้เหลือแค่ </w:t>
            </w:r>
            <w:r>
              <w:t xml:space="preserve">2 </w:t>
            </w:r>
            <w:r>
              <w:rPr>
                <w:rFonts w:hint="cs"/>
                <w:cs/>
              </w:rPr>
              <w:t>ตำแหน่งตามหลักคณิตศาสตร์</w:t>
            </w:r>
          </w:p>
          <w:p w:rsidR="005C6AC8" w:rsidP="00F92337" w:rsidRDefault="003767F6" w14:paraId="66069798" w14:textId="78437155">
            <w:pPr>
              <w:rPr>
                <w:rFonts w:cs="CordiaUPC"/>
                <w:cs/>
              </w:rPr>
            </w:pPr>
            <w:r>
              <w:rPr>
                <w:rFonts w:hint="cs"/>
                <w:cs/>
              </w:rPr>
              <w:t>และ</w:t>
            </w:r>
            <w:r w:rsidR="005C6AC8">
              <w:rPr>
                <w:rFonts w:hint="cs"/>
                <w:cs/>
              </w:rPr>
              <w:t xml:space="preserve">ถ้า </w:t>
            </w:r>
            <w:r w:rsidR="005C6AC8">
              <w:t>partialStep</w:t>
            </w:r>
            <w:r w:rsidR="005C6AC8">
              <w:rPr>
                <w:rFonts w:cs="CordiaUPC"/>
              </w:rPr>
              <w:t>B</w:t>
            </w:r>
            <w:r w:rsidR="005B1719">
              <w:rPr>
                <w:rFonts w:cs="CordiaUPC"/>
              </w:rPr>
              <w:t>illCycle</w:t>
            </w:r>
            <w:r w:rsidR="005C6AC8">
              <w:rPr>
                <w:rFonts w:hint="cs"/>
                <w:cs/>
              </w:rPr>
              <w:t xml:space="preserve">  มีค่าเป็นค่าว่าง ให้</w:t>
            </w:r>
            <w:r>
              <w:rPr>
                <w:rFonts w:hint="cs"/>
                <w:cs/>
              </w:rPr>
              <w:t xml:space="preserve">คำนวนค่า </w:t>
            </w:r>
            <w:r w:rsidR="005C6AC8">
              <w:t>partialStep</w:t>
            </w:r>
            <w:r w:rsidR="005C6AC8">
              <w:rPr>
                <w:rFonts w:cs="CordiaUPC"/>
              </w:rPr>
              <w:t>B</w:t>
            </w:r>
            <w:r w:rsidR="005B1719">
              <w:rPr>
                <w:rFonts w:cs="CordiaUPC"/>
              </w:rPr>
              <w:t>illCycle</w:t>
            </w:r>
            <w:r w:rsidR="005C6AC8">
              <w:rPr>
                <w:rFonts w:hint="cs" w:cs="Angsana New"/>
                <w:cs/>
              </w:rPr>
              <w:t xml:space="preserve"> ตามสูตรดังนี้ </w:t>
            </w:r>
            <w:r w:rsidR="005C6AC8">
              <w:rPr>
                <w:rFonts w:cs="Angsana New"/>
                <w:cs/>
              </w:rPr>
              <w:t>(</w:t>
            </w:r>
            <w:r w:rsidR="005C6AC8">
              <w:t>packageBillCycle</w:t>
            </w:r>
            <w:r w:rsidR="005C6AC8">
              <w:rPr>
                <w:rFonts w:hint="cs"/>
                <w:cs/>
              </w:rPr>
              <w:t xml:space="preserve"> แปลงเป็น </w:t>
            </w:r>
            <w:r w:rsidR="005C6AC8">
              <w:t xml:space="preserve">Hours </w:t>
            </w:r>
            <w:r w:rsidR="005C6AC8">
              <w:rPr>
                <w:rFonts w:hint="cs"/>
                <w:cs/>
              </w:rPr>
              <w:t xml:space="preserve">ตามค่าที่ </w:t>
            </w:r>
            <w:r w:rsidR="005C6AC8">
              <w:t xml:space="preserve">Configure </w:t>
            </w:r>
            <w:r w:rsidR="005C6AC8">
              <w:rPr>
                <w:rFonts w:hint="cs"/>
                <w:cs/>
              </w:rPr>
              <w:t xml:space="preserve">ใน </w:t>
            </w:r>
            <w:r w:rsidR="005C6AC8">
              <w:t>FLW_CFG_LOV</w:t>
            </w:r>
            <w:r w:rsidR="005C6AC8">
              <w:rPr>
                <w:rFonts w:cs="Angsana New"/>
                <w:cs/>
              </w:rPr>
              <w:t>) * (</w:t>
            </w:r>
            <w:r w:rsidR="005C6AC8">
              <w:t xml:space="preserve">1 </w:t>
            </w:r>
            <w:r w:rsidR="005C6AC8">
              <w:rPr>
                <w:rFonts w:cs="Angsana New"/>
                <w:cs/>
              </w:rPr>
              <w:t xml:space="preserve">– </w:t>
            </w:r>
            <w:r w:rsidR="00B81FC3">
              <w:rPr>
                <w:rFonts w:cs="Angsana New"/>
                <w:cs/>
              </w:rPr>
              <w:t>(</w:t>
            </w:r>
            <w:r w:rsidR="005C6AC8">
              <w:rPr>
                <w:rFonts w:cs="Angsana New"/>
                <w:cs/>
              </w:rPr>
              <w:t>(</w:t>
            </w:r>
            <w:r w:rsidR="00B81FC3">
              <w:t>chargeIncludingVAT</w:t>
            </w:r>
            <w:r w:rsidR="00B81FC3">
              <w:rPr>
                <w:rFonts w:hint="cs"/>
                <w:cs/>
              </w:rPr>
              <w:t xml:space="preserve"> </w:t>
            </w:r>
            <w:r w:rsidR="00FF6536">
              <w:rPr>
                <w:rFonts w:cs="Angsana New"/>
                <w:cs/>
              </w:rPr>
              <w:t>–</w:t>
            </w:r>
            <w:r w:rsidR="00B81FC3">
              <w:rPr>
                <w:rFonts w:cs="Angsana New"/>
                <w:cs/>
              </w:rPr>
              <w:t xml:space="preserve"> </w:t>
            </w:r>
            <w:r w:rsidR="00B81FC3">
              <w:t>partialStepChargeIncVat</w:t>
            </w:r>
            <w:r w:rsidR="00B81FC3">
              <w:rPr>
                <w:rFonts w:cs="Angsana New"/>
                <w:cs/>
              </w:rPr>
              <w:t xml:space="preserve">)/ </w:t>
            </w:r>
            <w:r w:rsidR="00B81FC3">
              <w:t>chargeIncludingVAT</w:t>
            </w:r>
            <w:r w:rsidR="00B81FC3">
              <w:rPr>
                <w:rFonts w:cs="Angsana New"/>
                <w:cs/>
              </w:rPr>
              <w:t xml:space="preserve">) / </w:t>
            </w:r>
            <w:r w:rsidR="00B81FC3">
              <w:t>24</w:t>
            </w:r>
            <w:r w:rsidR="005547DB">
              <w:rPr>
                <w:rFonts w:cs="Angsana New"/>
                <w:cs/>
              </w:rPr>
              <w:t xml:space="preserve"> </w:t>
            </w:r>
            <w:r w:rsidR="005547DB">
              <w:rPr>
                <w:rFonts w:hint="cs"/>
                <w:cs/>
              </w:rPr>
              <w:t>และจะต้องปัดทศนิยมลง</w:t>
            </w:r>
          </w:p>
          <w:p w:rsidR="003767F6" w:rsidP="00F92337" w:rsidRDefault="003767F6" w14:paraId="7A9E5263" w14:textId="19EEE8F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>และ</w:t>
            </w:r>
            <w:r w:rsidR="005C6AC8">
              <w:rPr>
                <w:rFonts w:hint="cs" w:cs="Angsana New"/>
                <w:cs/>
              </w:rPr>
              <w:t xml:space="preserve">ถ้า </w:t>
            </w:r>
            <w:r w:rsidR="005C6AC8">
              <w:t>partialStep</w:t>
            </w:r>
            <w:r w:rsidR="005C6AC8">
              <w:rPr>
                <w:rFonts w:cs="CordiaUPC"/>
              </w:rPr>
              <w:t xml:space="preserve">BillCycleUnit </w:t>
            </w:r>
            <w:r w:rsidR="005C6AC8">
              <w:rPr>
                <w:rFonts w:hint="cs" w:cs="Angsana New"/>
                <w:cs/>
              </w:rPr>
              <w:t>มีค่าเป็นค่าว่าง ให้</w:t>
            </w:r>
            <w:r>
              <w:rPr>
                <w:rFonts w:cs="CordiaUPC"/>
              </w:rPr>
              <w:t xml:space="preserve"> Default </w:t>
            </w:r>
            <w:r>
              <w:rPr>
                <w:rFonts w:hint="cs" w:cs="Angsana New"/>
                <w:cs/>
              </w:rPr>
              <w:t xml:space="preserve">ค่า </w:t>
            </w:r>
            <w:r>
              <w:t>partialStep</w:t>
            </w:r>
            <w:r>
              <w:rPr>
                <w:rFonts w:cs="CordiaUPC"/>
              </w:rPr>
              <w:t xml:space="preserve">BillCycleUnit </w:t>
            </w:r>
            <w:r>
              <w:rPr>
                <w:rFonts w:hint="cs" w:cs="Angsana New"/>
                <w:cs/>
              </w:rPr>
              <w:t xml:space="preserve">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Days</w:t>
            </w:r>
            <w:r>
              <w:rPr>
                <w:rFonts w:cs="Angsana New"/>
                <w:cs/>
              </w:rPr>
              <w:t>”</w:t>
            </w:r>
          </w:p>
          <w:p w:rsidRPr="005D2D56" w:rsidR="003767F6" w:rsidP="00F92337" w:rsidRDefault="003767F6" w14:paraId="54D079BD" w14:textId="72B3D831">
            <w:pPr>
              <w:rPr>
                <w:cs/>
              </w:rPr>
            </w:pPr>
          </w:p>
        </w:tc>
      </w:tr>
      <w:tr w:rsidRPr="008979A8" w:rsidR="00A12A3D" w:rsidTr="00637D35" w14:paraId="17068279" w14:textId="77777777">
        <w:trPr>
          <w:trHeight w:val="111"/>
        </w:trPr>
        <w:tc>
          <w:tcPr>
            <w:tcW w:w="923" w:type="pct"/>
          </w:tcPr>
          <w:p w:rsidR="00A12A3D" w:rsidP="00A12A3D" w:rsidRDefault="00A12A3D" w14:paraId="667C8F09" w14:textId="25F27F5B">
            <w:r>
              <w:t>partialStepChargeIncVat</w:t>
            </w:r>
          </w:p>
          <w:p w:rsidR="00A12A3D" w:rsidP="00637D35" w:rsidRDefault="00A12A3D" w14:paraId="5CCF269C" w14:textId="77777777"/>
        </w:tc>
        <w:tc>
          <w:tcPr>
            <w:tcW w:w="1001" w:type="pct"/>
          </w:tcPr>
          <w:p w:rsidR="00A12A3D" w:rsidP="00637D35" w:rsidRDefault="00A12A3D" w14:paraId="1209285C" w14:textId="77777777">
            <w:r>
              <w:t>Text Box</w:t>
            </w:r>
          </w:p>
        </w:tc>
        <w:tc>
          <w:tcPr>
            <w:tcW w:w="3076" w:type="pct"/>
          </w:tcPr>
          <w:p w:rsidR="00A12A3D" w:rsidP="00637D35" w:rsidRDefault="00A12A3D" w14:paraId="045E044D" w14:textId="52D0CE32">
            <w:r>
              <w:t xml:space="preserve">Label </w:t>
            </w:r>
            <w:r>
              <w:rPr>
                <w:cs/>
              </w:rPr>
              <w:t xml:space="preserve">: </w:t>
            </w:r>
            <w:r w:rsidRPr="00F66DF9">
              <w:rPr>
                <w:color w:val="FF0000"/>
                <w:cs/>
              </w:rPr>
              <w:t>*</w:t>
            </w:r>
            <w:r w:rsidR="009C3FE4">
              <w:rPr>
                <w:color w:val="FF0000"/>
              </w:rPr>
              <w:t>Partial Step Charge Including VAT</w:t>
            </w:r>
            <w:r>
              <w:rPr>
                <w:cs/>
              </w:rPr>
              <w:t xml:space="preserve">: …… </w:t>
            </w:r>
            <w:r>
              <w:t>Baht</w:t>
            </w:r>
          </w:p>
          <w:p w:rsidR="00A12A3D" w:rsidP="00637D35" w:rsidRDefault="00A12A3D" w14:paraId="3FAD6F6D" w14:textId="77777777">
            <w:r>
              <w:rPr>
                <w:rFonts w:hint="cs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ใส่ได้เฉพาะตัวเลขและจุดทศนิยมเท่านั้น</w:t>
            </w:r>
          </w:p>
          <w:p w:rsidR="00F92337" w:rsidP="00637D35" w:rsidRDefault="00F92337" w14:paraId="67CFA0E0" w14:textId="77777777">
            <w:r>
              <w:rPr>
                <w:rFonts w:hint="cs"/>
                <w:cs/>
              </w:rPr>
              <w:t xml:space="preserve">เมื่อ </w:t>
            </w:r>
            <w:r>
              <w:t xml:space="preserve">User </w:t>
            </w:r>
            <w:r>
              <w:rPr>
                <w:rFonts w:hint="cs"/>
                <w:cs/>
              </w:rPr>
              <w:t xml:space="preserve">กรอกข้อมูลที่ </w:t>
            </w:r>
            <w:r>
              <w:t xml:space="preserve">Field </w:t>
            </w:r>
            <w:r>
              <w:rPr>
                <w:rFonts w:hint="cs"/>
                <w:cs/>
              </w:rPr>
              <w:t>นี้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partialStepChargeExcVat </w:t>
            </w:r>
            <w:r>
              <w:rPr>
                <w:rFonts w:hint="cs"/>
                <w:cs/>
              </w:rPr>
              <w:t xml:space="preserve">มีค่าเป็นค่าว่างให้ระบบทำการคำนวนค่า </w:t>
            </w:r>
            <w:r>
              <w:t xml:space="preserve">partialStepChargeExcVat </w:t>
            </w:r>
            <w:r>
              <w:rPr>
                <w:rFonts w:hint="cs"/>
                <w:cs/>
              </w:rPr>
              <w:t>ตามสูตรดังนี้</w:t>
            </w:r>
            <w:r>
              <w:t xml:space="preserve"> partialStepChargeIncVat </w:t>
            </w:r>
            <w:r>
              <w:rPr>
                <w:rFonts w:cs="Angsana New"/>
                <w:cs/>
              </w:rPr>
              <w:t xml:space="preserve">/ </w:t>
            </w:r>
            <w:r>
              <w:t xml:space="preserve">VAT </w:t>
            </w:r>
            <w:r>
              <w:rPr>
                <w:rFonts w:hint="cs"/>
                <w:cs/>
              </w:rPr>
              <w:t xml:space="preserve">และจะต้องปัดทศนิยมให้เหลือแค่ </w:t>
            </w:r>
            <w:r>
              <w:t xml:space="preserve">2 </w:t>
            </w:r>
            <w:r>
              <w:rPr>
                <w:rFonts w:hint="cs"/>
                <w:cs/>
              </w:rPr>
              <w:t>ตำแหน่งตามหลักคณิตศาสตร์</w:t>
            </w:r>
          </w:p>
          <w:p w:rsidR="00B81FC3" w:rsidP="00B81FC3" w:rsidRDefault="00B81FC3" w14:paraId="235BABCF" w14:textId="4E5FC283">
            <w:pPr>
              <w:rPr>
                <w:rFonts w:cs="CordiaUPC"/>
              </w:rPr>
            </w:pPr>
            <w:r>
              <w:rPr>
                <w:rFonts w:hint="cs"/>
                <w:cs/>
              </w:rPr>
              <w:t xml:space="preserve">และถ้า </w:t>
            </w:r>
            <w:r>
              <w:t>partialStep</w:t>
            </w:r>
            <w:r>
              <w:rPr>
                <w:rFonts w:cs="CordiaUPC"/>
              </w:rPr>
              <w:t>B</w:t>
            </w:r>
            <w:r w:rsidR="005B1719">
              <w:rPr>
                <w:rFonts w:cs="CordiaUPC"/>
              </w:rPr>
              <w:t>illCycle</w:t>
            </w:r>
            <w:r>
              <w:rPr>
                <w:rFonts w:hint="cs"/>
                <w:cs/>
              </w:rPr>
              <w:t xml:space="preserve">  มีค่าเป็นค่าว่าง ให้คำนวนค่า </w:t>
            </w:r>
            <w:r>
              <w:t>partialStep</w:t>
            </w:r>
            <w:r>
              <w:rPr>
                <w:rFonts w:cs="CordiaUPC"/>
              </w:rPr>
              <w:t>B</w:t>
            </w:r>
            <w:r w:rsidR="005B1719">
              <w:rPr>
                <w:rFonts w:cs="CordiaUPC"/>
              </w:rPr>
              <w:t>illCycle</w:t>
            </w:r>
            <w:r>
              <w:rPr>
                <w:rFonts w:hint="cs" w:cs="Angsana New"/>
                <w:cs/>
              </w:rPr>
              <w:t xml:space="preserve"> ตามสูตรดังนี้ </w:t>
            </w:r>
            <w:r>
              <w:rPr>
                <w:rFonts w:cs="Angsana New"/>
                <w:cs/>
              </w:rPr>
              <w:t>(</w:t>
            </w:r>
            <w:r>
              <w:t>packageBillCycle</w:t>
            </w:r>
            <w:r>
              <w:rPr>
                <w:rFonts w:hint="cs"/>
                <w:cs/>
              </w:rPr>
              <w:t xml:space="preserve"> แปลงเป็น </w:t>
            </w:r>
            <w:r>
              <w:t xml:space="preserve">Hours </w:t>
            </w:r>
            <w:r>
              <w:rPr>
                <w:rFonts w:hint="cs"/>
                <w:cs/>
              </w:rPr>
              <w:t xml:space="preserve">ตามค่าที่ </w:t>
            </w:r>
            <w:r>
              <w:t xml:space="preserve">Configure </w:t>
            </w:r>
            <w:r>
              <w:rPr>
                <w:rFonts w:hint="cs"/>
                <w:cs/>
              </w:rPr>
              <w:t xml:space="preserve">ใน </w:t>
            </w:r>
            <w:r>
              <w:t>FLW_CFG_LOV</w:t>
            </w:r>
            <w:r>
              <w:rPr>
                <w:rFonts w:cs="Angsana New"/>
                <w:cs/>
              </w:rPr>
              <w:t>) * (</w:t>
            </w:r>
            <w:r>
              <w:t xml:space="preserve">1 </w:t>
            </w:r>
            <w:r>
              <w:rPr>
                <w:rFonts w:cs="Angsana New"/>
                <w:cs/>
              </w:rPr>
              <w:t>– ((</w:t>
            </w:r>
            <w:r>
              <w:t>chargeIncludingVAT</w:t>
            </w:r>
            <w:r>
              <w:rPr>
                <w:rFonts w:hint="cs"/>
                <w:cs/>
              </w:rPr>
              <w:t xml:space="preserve"> </w:t>
            </w:r>
            <w:r w:rsidR="00FF6536">
              <w:rPr>
                <w:rFonts w:cs="Angsana New"/>
                <w:cs/>
              </w:rPr>
              <w:t>–</w:t>
            </w:r>
            <w:r>
              <w:rPr>
                <w:rFonts w:cs="Angsana New"/>
                <w:cs/>
              </w:rPr>
              <w:t xml:space="preserve"> </w:t>
            </w:r>
            <w:r>
              <w:t>partialStepChargeIncVat</w:t>
            </w:r>
            <w:r>
              <w:rPr>
                <w:rFonts w:cs="Angsana New"/>
                <w:cs/>
              </w:rPr>
              <w:t xml:space="preserve">)/ </w:t>
            </w:r>
            <w:r>
              <w:t>chargeIncludingVAT</w:t>
            </w:r>
            <w:r>
              <w:rPr>
                <w:rFonts w:cs="Angsana New"/>
                <w:cs/>
              </w:rPr>
              <w:t xml:space="preserve">) / </w:t>
            </w:r>
            <w:r>
              <w:t>24</w:t>
            </w:r>
          </w:p>
          <w:p w:rsidRPr="00B81FC3" w:rsidR="00B81FC3" w:rsidP="00637D35" w:rsidRDefault="00B81FC3" w14:paraId="60AAE455" w14:textId="012B6480">
            <w:pPr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และถ้า </w:t>
            </w:r>
            <w:r>
              <w:t>partialStep</w:t>
            </w:r>
            <w:r>
              <w:rPr>
                <w:rFonts w:cs="CordiaUPC"/>
              </w:rPr>
              <w:t xml:space="preserve">BillCycleUnit </w:t>
            </w:r>
            <w:r>
              <w:rPr>
                <w:rFonts w:hint="cs" w:cs="Angsana New"/>
                <w:cs/>
              </w:rPr>
              <w:t>มีค่าเป็นค่าว่าง ให้</w:t>
            </w:r>
            <w:r>
              <w:rPr>
                <w:rFonts w:cs="CordiaUPC"/>
              </w:rPr>
              <w:t xml:space="preserve"> Default </w:t>
            </w:r>
            <w:r>
              <w:rPr>
                <w:rFonts w:hint="cs" w:cs="Angsana New"/>
                <w:cs/>
              </w:rPr>
              <w:t xml:space="preserve">ค่า </w:t>
            </w:r>
            <w:r>
              <w:t>partialStep</w:t>
            </w:r>
            <w:r>
              <w:rPr>
                <w:rFonts w:cs="CordiaUPC"/>
              </w:rPr>
              <w:t xml:space="preserve">BillCycleUnit </w:t>
            </w:r>
            <w:r>
              <w:rPr>
                <w:rFonts w:hint="cs" w:cs="Angsana New"/>
                <w:cs/>
              </w:rPr>
              <w:t xml:space="preserve">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Days</w:t>
            </w:r>
            <w:r>
              <w:rPr>
                <w:rFonts w:cs="Angsana New"/>
                <w:cs/>
              </w:rPr>
              <w:t>”</w:t>
            </w:r>
          </w:p>
        </w:tc>
      </w:tr>
      <w:tr w:rsidRPr="008979A8" w:rsidR="00637D35" w:rsidTr="00637D35" w14:paraId="68E7C7A9" w14:textId="77777777">
        <w:trPr>
          <w:trHeight w:val="111"/>
        </w:trPr>
        <w:tc>
          <w:tcPr>
            <w:tcW w:w="923" w:type="pct"/>
          </w:tcPr>
          <w:p w:rsidR="00637D35" w:rsidP="00A12A3D" w:rsidRDefault="003767F6" w14:paraId="51F56B4D" w14:textId="173094D9">
            <w:r>
              <w:t>partialStep</w:t>
            </w:r>
            <w:r>
              <w:rPr>
                <w:rFonts w:cs="CordiaUPC"/>
              </w:rPr>
              <w:t>B</w:t>
            </w:r>
            <w:r w:rsidR="005B1719">
              <w:rPr>
                <w:rFonts w:cs="CordiaUPC"/>
              </w:rPr>
              <w:t>illCycle</w:t>
            </w:r>
          </w:p>
        </w:tc>
        <w:tc>
          <w:tcPr>
            <w:tcW w:w="1001" w:type="pct"/>
          </w:tcPr>
          <w:p w:rsidR="00637D35" w:rsidP="00637D35" w:rsidRDefault="00637D35" w14:paraId="4F22523F" w14:textId="0D266E8D">
            <w:r>
              <w:rPr>
                <w:rFonts w:cs="CordiaUPC"/>
              </w:rPr>
              <w:t>Text Box</w:t>
            </w:r>
          </w:p>
        </w:tc>
        <w:tc>
          <w:tcPr>
            <w:tcW w:w="3076" w:type="pct"/>
          </w:tcPr>
          <w:p w:rsidR="00637D35" w:rsidP="00637D35" w:rsidRDefault="00637D35" w14:paraId="166BBC3D" w14:textId="125E5953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 xml:space="preserve">Label </w:t>
            </w:r>
            <w:r w:rsidRPr="008979A8">
              <w:rPr>
                <w:rFonts w:cs="Angsana New"/>
                <w:cs/>
              </w:rPr>
              <w:t xml:space="preserve">:  </w:t>
            </w:r>
            <w:r>
              <w:rPr>
                <w:rFonts w:cs="Angsana New"/>
                <w:color w:val="FF0000"/>
                <w:cs/>
              </w:rPr>
              <w:t>*</w:t>
            </w:r>
            <w:r w:rsidR="003767F6">
              <w:rPr>
                <w:color w:val="FF0000"/>
              </w:rPr>
              <w:t xml:space="preserve"> Partial Step </w:t>
            </w:r>
            <w:r>
              <w:rPr>
                <w:rFonts w:cs="CordiaUPC"/>
                <w:color w:val="FF0000"/>
              </w:rPr>
              <w:t xml:space="preserve">Bill Cycle </w:t>
            </w:r>
            <w:r w:rsidRPr="0096008C">
              <w:rPr>
                <w:rFonts w:cs="Angsana New"/>
                <w:cs/>
              </w:rPr>
              <w:t>: …</w:t>
            </w:r>
            <w:r w:rsidRPr="0096008C">
              <w:rPr>
                <w:rFonts w:cs="CordiaUPC"/>
              </w:rPr>
              <w:t>Value</w:t>
            </w:r>
            <w:r w:rsidRPr="0096008C">
              <w:rPr>
                <w:rFonts w:cs="Angsana New"/>
                <w:cs/>
              </w:rPr>
              <w:t>… …</w:t>
            </w:r>
            <w:r w:rsidRPr="0096008C">
              <w:rPr>
                <w:rFonts w:cs="CordiaUPC"/>
              </w:rPr>
              <w:t>Unit</w:t>
            </w:r>
            <w:r w:rsidRPr="0096008C">
              <w:rPr>
                <w:rFonts w:cs="Angsana New"/>
                <w:cs/>
              </w:rPr>
              <w:t>…</w:t>
            </w:r>
          </w:p>
          <w:p w:rsidR="00637D35" w:rsidP="00637D35" w:rsidRDefault="00637D35" w14:paraId="72BA1C97" w14:textId="75A491F6">
            <w:r>
              <w:rPr>
                <w:rFonts w:hint="cs" w:cs="Angsana New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>:</w:t>
            </w:r>
            <w:r>
              <w:rPr>
                <w:rFonts w:hint="cs" w:cs="Angsana New"/>
                <w:cs/>
              </w:rPr>
              <w:t xml:space="preserve"> ใส่ได้เฉพาะตัวเลขเท่านั้น</w:t>
            </w:r>
          </w:p>
        </w:tc>
      </w:tr>
      <w:tr w:rsidRPr="008979A8" w:rsidR="00637D35" w:rsidTr="00637D35" w14:paraId="40837E94" w14:textId="77777777">
        <w:trPr>
          <w:trHeight w:val="111"/>
        </w:trPr>
        <w:tc>
          <w:tcPr>
            <w:tcW w:w="923" w:type="pct"/>
          </w:tcPr>
          <w:p w:rsidR="00637D35" w:rsidP="00A12A3D" w:rsidRDefault="003767F6" w14:paraId="1EE39383" w14:textId="21083E7A">
            <w:r>
              <w:t>partialStep</w:t>
            </w:r>
            <w:r>
              <w:rPr>
                <w:rFonts w:cs="CordiaUPC"/>
              </w:rPr>
              <w:t>B</w:t>
            </w:r>
            <w:r w:rsidR="00637D35">
              <w:rPr>
                <w:rFonts w:cs="CordiaUPC"/>
              </w:rPr>
              <w:t>illCycleUnit</w:t>
            </w:r>
          </w:p>
        </w:tc>
        <w:tc>
          <w:tcPr>
            <w:tcW w:w="1001" w:type="pct"/>
          </w:tcPr>
          <w:p w:rsidR="00637D35" w:rsidP="00637D35" w:rsidRDefault="00637D35" w14:paraId="1B9EB866" w14:textId="6B939FED">
            <w:r w:rsidRPr="008979A8">
              <w:rPr>
                <w:rFonts w:cs="CordiaUPC"/>
              </w:rPr>
              <w:t>Drop Down List</w:t>
            </w:r>
          </w:p>
        </w:tc>
        <w:tc>
          <w:tcPr>
            <w:tcW w:w="3076" w:type="pct"/>
          </w:tcPr>
          <w:p w:rsidR="00637D35" w:rsidP="00637D35" w:rsidRDefault="00637D35" w14:paraId="196B25A9" w14:textId="5ED1707B">
            <w:pPr>
              <w:spacing w:after="160" w:line="259" w:lineRule="auto"/>
              <w:rPr>
                <w:rFonts w:cs="CordiaUPC"/>
              </w:rPr>
            </w:pPr>
            <w:r w:rsidRPr="008979A8">
              <w:rPr>
                <w:rFonts w:cs="Angsana New"/>
                <w:cs/>
              </w:rPr>
              <w:t xml:space="preserve">อยู่บรรทัดเดียวกับ </w:t>
            </w:r>
            <w:r w:rsidR="003767F6">
              <w:t>partialStep</w:t>
            </w:r>
            <w:r w:rsidR="003767F6">
              <w:rPr>
                <w:rFonts w:cs="CordiaUPC"/>
              </w:rPr>
              <w:t>B</w:t>
            </w:r>
            <w:r w:rsidR="005B1719">
              <w:rPr>
                <w:rFonts w:cs="CordiaUPC"/>
              </w:rPr>
              <w:t>illCycle</w:t>
            </w:r>
          </w:p>
          <w:p w:rsidR="00637D35" w:rsidRDefault="00637D35" w14:paraId="3314D030" w14:textId="02AA2CAA">
            <w:r w:rsidRPr="001142BC">
              <w:t xml:space="preserve">List of Value </w:t>
            </w:r>
            <w:r w:rsidRPr="001142BC">
              <w:rPr>
                <w:rFonts w:cs="Angsana New"/>
                <w:cs/>
              </w:rPr>
              <w:t xml:space="preserve">: </w:t>
            </w:r>
            <w:r w:rsidRPr="00B916D9">
              <w:rPr>
                <w:rFonts w:cs="Angsana New"/>
                <w:cs/>
              </w:rPr>
              <w:t>ดึงข้อมูลจาก</w:t>
            </w:r>
            <w:r w:rsidRPr="00B916D9">
              <w:rPr>
                <w:rFonts w:cs="CordiaUPC"/>
              </w:rPr>
              <w:t xml:space="preserve">DB </w:t>
            </w:r>
            <w:r w:rsidRPr="00B916D9">
              <w:rPr>
                <w:rFonts w:cs="Angsana New"/>
                <w:cs/>
              </w:rPr>
              <w:t xml:space="preserve">ที่ </w:t>
            </w:r>
            <w:r w:rsidRPr="00B916D9">
              <w:rPr>
                <w:rFonts w:cs="CordiaUPC"/>
              </w:rPr>
              <w:t xml:space="preserve">Table FLW_CFG_LOV </w:t>
            </w:r>
            <w:r w:rsidRPr="00B916D9">
              <w:rPr>
                <w:rFonts w:cs="Angsana New"/>
                <w:cs/>
              </w:rPr>
              <w:t xml:space="preserve">โดย </w:t>
            </w:r>
            <w:r w:rsidRPr="00B916D9">
              <w:rPr>
                <w:rFonts w:cs="CordiaUPC"/>
              </w:rPr>
              <w:t xml:space="preserve">group_type </w:t>
            </w:r>
            <w:r w:rsidRPr="00B916D9">
              <w:rPr>
                <w:rFonts w:cs="Angsana New"/>
                <w:cs/>
              </w:rPr>
              <w:t>= ‘</w:t>
            </w:r>
            <w:r w:rsidRPr="008979A8">
              <w:rPr>
                <w:rFonts w:cs="CordiaUPC"/>
              </w:rPr>
              <w:t>Duration</w:t>
            </w:r>
            <w:r>
              <w:rPr>
                <w:rFonts w:cs="CordiaUPC"/>
              </w:rPr>
              <w:t xml:space="preserve"> Unit</w:t>
            </w:r>
            <w:r>
              <w:rPr>
                <w:rFonts w:cs="Angsana New"/>
                <w:cs/>
              </w:rPr>
              <w:t xml:space="preserve">’ </w:t>
            </w:r>
            <w:r>
              <w:rPr>
                <w:rFonts w:hint="cs" w:cs="Angsana New"/>
                <w:cs/>
              </w:rPr>
              <w:t xml:space="preserve">และ </w:t>
            </w:r>
            <w:r>
              <w:rPr>
                <w:rFonts w:cs="CordiaUPC"/>
              </w:rPr>
              <w:t xml:space="preserve">par_row_id_concat </w:t>
            </w:r>
            <w:r>
              <w:rPr>
                <w:rFonts w:hint="cs" w:cs="Angsana New"/>
                <w:cs/>
              </w:rPr>
              <w:t xml:space="preserve">ประกอบด้วย </w:t>
            </w:r>
            <w:r w:rsidRPr="001142BC">
              <w:t>customerType</w:t>
            </w:r>
            <w:r>
              <w:rPr>
                <w:rFonts w:hint="cs"/>
                <w:cs/>
              </w:rPr>
              <w:t xml:space="preserve"> </w:t>
            </w:r>
          </w:p>
        </w:tc>
      </w:tr>
      <w:tr w:rsidRPr="008979A8" w:rsidR="00B81FC3" w:rsidTr="00637D35" w14:paraId="48D0CAD6" w14:textId="77777777">
        <w:trPr>
          <w:trHeight w:val="111"/>
        </w:trPr>
        <w:tc>
          <w:tcPr>
            <w:tcW w:w="923" w:type="pct"/>
          </w:tcPr>
          <w:p w:rsidR="00B81FC3" w:rsidP="00A12A3D" w:rsidRDefault="00B81FC3" w14:paraId="58FB3309" w14:textId="3CE2781C">
            <w:r w:rsidRPr="008979A8">
              <w:rPr>
                <w:rFonts w:cs="Angsana New"/>
                <w:cs/>
              </w:rPr>
              <w:t xml:space="preserve">ปุ่ม </w:t>
            </w:r>
            <w:r w:rsidRPr="008979A8">
              <w:rPr>
                <w:rFonts w:cs="CordiaUPC"/>
              </w:rPr>
              <w:t>Add</w:t>
            </w:r>
          </w:p>
        </w:tc>
        <w:tc>
          <w:tcPr>
            <w:tcW w:w="1001" w:type="pct"/>
          </w:tcPr>
          <w:p w:rsidRPr="008979A8" w:rsidR="00B81FC3" w:rsidP="00637D35" w:rsidRDefault="00B81FC3" w14:paraId="37E1CBF1" w14:textId="57269FAA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>Button</w:t>
            </w:r>
          </w:p>
        </w:tc>
        <w:tc>
          <w:tcPr>
            <w:tcW w:w="3076" w:type="pct"/>
          </w:tcPr>
          <w:p w:rsidR="00B81FC3" w:rsidP="00154E54" w:rsidRDefault="00B81FC3" w14:paraId="7FC82042" w14:textId="77777777">
            <w:pPr>
              <w:pStyle w:val="HeaderTable"/>
              <w:rPr>
                <w:b w:val="0"/>
                <w:bCs/>
                <w:lang w:bidi="th-TH"/>
              </w:rPr>
            </w:pPr>
            <w:r w:rsidRPr="008979A8">
              <w:rPr>
                <w:b w:val="0"/>
                <w:bCs/>
                <w:lang w:bidi="th-TH"/>
              </w:rPr>
              <w:t xml:space="preserve">Visible </w:t>
            </w:r>
            <w:r w:rsidRPr="008979A8">
              <w:rPr>
                <w:rFonts w:cs="Angsana New"/>
                <w:cs/>
                <w:lang w:bidi="th-TH"/>
              </w:rPr>
              <w:t>เมื่อมี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b w:val="0"/>
                <w:bCs/>
                <w:lang w:bidi="th-TH"/>
              </w:rPr>
              <w:t xml:space="preserve">Event </w:t>
            </w:r>
            <w:r w:rsidRPr="008979A8">
              <w:rPr>
                <w:rFonts w:cs="Angsana New"/>
                <w:cs/>
                <w:lang w:bidi="th-TH"/>
              </w:rPr>
              <w:t>มาจาก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b w:val="0"/>
                <w:bCs/>
                <w:lang w:bidi="th-TH"/>
              </w:rPr>
              <w:t xml:space="preserve">Table </w:t>
            </w:r>
            <w:r>
              <w:rPr>
                <w:b w:val="0"/>
                <w:bCs/>
                <w:lang w:bidi="th-TH"/>
              </w:rPr>
              <w:t>Section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rFonts w:cs="Angsana New"/>
                <w:cs/>
                <w:lang w:bidi="th-TH"/>
              </w:rPr>
              <w:t>เป็น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“</w:t>
            </w:r>
            <w:r w:rsidRPr="008979A8">
              <w:rPr>
                <w:b w:val="0"/>
                <w:bCs/>
                <w:lang w:bidi="th-TH"/>
              </w:rPr>
              <w:t>Add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>”</w:t>
            </w:r>
          </w:p>
          <w:p w:rsidR="00B81FC3" w:rsidP="00154E54" w:rsidRDefault="00B81FC3" w14:paraId="3B8A8C92" w14:textId="77777777">
            <w:pPr>
              <w:spacing w:before="240" w:after="0"/>
            </w:pPr>
            <w:r>
              <w:rPr>
                <w:rFonts w:hint="cs"/>
                <w:cs/>
              </w:rPr>
              <w:t>เมื่อกดปุ่ม</w:t>
            </w:r>
          </w:p>
          <w:p w:rsidR="00B81FC3" w:rsidP="00154E54" w:rsidRDefault="00B81FC3" w14:paraId="4D3F9BF9" w14:textId="77777777">
            <w:pPr>
              <w:pStyle w:val="ListParagraph"/>
              <w:numPr>
                <w:ilvl w:val="0"/>
                <w:numId w:val="4"/>
              </w:numPr>
              <w:spacing w:after="0" w:line="259" w:lineRule="auto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Validate </w:t>
            </w:r>
            <w:r>
              <w:rPr>
                <w:rFonts w:hint="cs" w:cs="Angsana New"/>
                <w:cs/>
              </w:rPr>
              <w:t>ข้อมูลในหน้าจอ</w:t>
            </w:r>
          </w:p>
          <w:p w:rsidRPr="00B81FC3" w:rsidR="00B81FC3" w:rsidP="00B81FC3" w:rsidRDefault="00B81FC3" w14:paraId="67396A69" w14:textId="77777777">
            <w:pPr>
              <w:pStyle w:val="ListParagraph"/>
              <w:numPr>
                <w:ilvl w:val="0"/>
                <w:numId w:val="4"/>
              </w:numPr>
              <w:spacing w:after="0" w:line="259" w:lineRule="auto"/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Add </w:t>
            </w:r>
            <w:r>
              <w:rPr>
                <w:rFonts w:hint="cs" w:cs="Angsana New"/>
                <w:cs/>
              </w:rPr>
              <w:t xml:space="preserve">ข้อมูลลงในส่วนของ </w:t>
            </w:r>
            <w:r>
              <w:rPr>
                <w:rFonts w:cs="CordiaUPC"/>
              </w:rPr>
              <w:t>Table Section</w:t>
            </w:r>
          </w:p>
          <w:p w:rsidRPr="00B81FC3" w:rsidR="00B81FC3" w:rsidP="00B81FC3" w:rsidRDefault="00B81FC3" w14:paraId="39FAED4C" w14:textId="77777777">
            <w:pPr>
              <w:pStyle w:val="ListParagraph"/>
              <w:numPr>
                <w:ilvl w:val="0"/>
                <w:numId w:val="4"/>
              </w:numPr>
              <w:spacing w:after="0" w:line="259" w:lineRule="auto"/>
            </w:pPr>
            <w:r w:rsidRPr="00B81FC3">
              <w:rPr>
                <w:rFonts w:cs="Angsana New"/>
                <w:cs/>
              </w:rPr>
              <w:t xml:space="preserve">ให้ทำการเคลียร์ค่า </w:t>
            </w:r>
            <w:r w:rsidRPr="00B81FC3">
              <w:rPr>
                <w:rFonts w:hint="cs" w:cs="Angsana New"/>
                <w:cs/>
              </w:rPr>
              <w:t xml:space="preserve">และ </w:t>
            </w:r>
            <w:r w:rsidRPr="00B81FC3">
              <w:rPr>
                <w:rFonts w:cs="CordiaUPC"/>
              </w:rPr>
              <w:t>Invisible</w:t>
            </w:r>
            <w:r w:rsidRPr="00B81FC3">
              <w:rPr>
                <w:rFonts w:cs="CordiaUPC"/>
                <w:szCs w:val="36"/>
              </w:rPr>
              <w:t xml:space="preserve"> Detail Section</w:t>
            </w:r>
          </w:p>
          <w:p w:rsidRPr="00B81FC3" w:rsidR="00B81FC3" w:rsidP="00B81FC3" w:rsidRDefault="00B81FC3" w14:paraId="6C59B710" w14:textId="64EB904F">
            <w:pPr>
              <w:pStyle w:val="ListParagraph"/>
              <w:numPr>
                <w:ilvl w:val="0"/>
                <w:numId w:val="4"/>
              </w:numPr>
              <w:spacing w:after="0" w:line="259" w:lineRule="auto"/>
              <w:rPr>
                <w:cs/>
              </w:rPr>
            </w:pPr>
            <w:r w:rsidRPr="00B81FC3">
              <w:rPr>
                <w:rFonts w:hint="cs" w:cs="Angsana New"/>
                <w:cs/>
              </w:rPr>
              <w:t>ให้ทำการ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CordiaUPC"/>
              </w:rPr>
              <w:t xml:space="preserve">Sort </w:t>
            </w:r>
            <w:r>
              <w:rPr>
                <w:rFonts w:hint="cs" w:cs="Angsana New"/>
                <w:cs/>
              </w:rPr>
              <w:t xml:space="preserve">ข้อมูลใน </w:t>
            </w:r>
            <w:r>
              <w:rPr>
                <w:rFonts w:cs="CordiaUPC"/>
              </w:rPr>
              <w:t xml:space="preserve">Table Section </w:t>
            </w:r>
            <w:r>
              <w:rPr>
                <w:rFonts w:hint="cs" w:cs="Angsana New"/>
                <w:cs/>
              </w:rPr>
              <w:t xml:space="preserve">ตาม </w:t>
            </w:r>
            <w:r w:rsidRPr="00B81FC3">
              <w:rPr>
                <w:rFonts w:cs="CordiaUPC"/>
              </w:rPr>
              <w:t>partialStepChargeIncVat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แบบ </w:t>
            </w:r>
            <w:r>
              <w:rPr>
                <w:rFonts w:cs="CordiaUPC"/>
              </w:rPr>
              <w:t>Desc</w:t>
            </w:r>
          </w:p>
        </w:tc>
      </w:tr>
      <w:tr w:rsidRPr="008979A8" w:rsidR="00B81FC3" w:rsidTr="00637D35" w14:paraId="1B20D24D" w14:textId="77777777">
        <w:trPr>
          <w:trHeight w:val="111"/>
        </w:trPr>
        <w:tc>
          <w:tcPr>
            <w:tcW w:w="923" w:type="pct"/>
          </w:tcPr>
          <w:p w:rsidR="00B81FC3" w:rsidP="00A12A3D" w:rsidRDefault="00B81FC3" w14:paraId="3B96EA78" w14:textId="4E0343C8">
            <w:r w:rsidRPr="008979A8">
              <w:rPr>
                <w:rFonts w:cs="Angsana New"/>
                <w:cs/>
              </w:rPr>
              <w:t xml:space="preserve">ปุ่ม </w:t>
            </w:r>
            <w:r w:rsidRPr="008979A8">
              <w:rPr>
                <w:rFonts w:cs="CordiaUPC"/>
              </w:rPr>
              <w:t>Update</w:t>
            </w:r>
          </w:p>
        </w:tc>
        <w:tc>
          <w:tcPr>
            <w:tcW w:w="1001" w:type="pct"/>
          </w:tcPr>
          <w:p w:rsidRPr="008979A8" w:rsidR="00B81FC3" w:rsidP="00637D35" w:rsidRDefault="00B81FC3" w14:paraId="27ADC6CD" w14:textId="6E4C387A">
            <w:pPr>
              <w:rPr>
                <w:rFonts w:cs="CordiaUPC"/>
              </w:rPr>
            </w:pPr>
            <w:r w:rsidRPr="008979A8">
              <w:rPr>
                <w:rFonts w:cs="CordiaUPC"/>
              </w:rPr>
              <w:t>Button</w:t>
            </w:r>
          </w:p>
        </w:tc>
        <w:tc>
          <w:tcPr>
            <w:tcW w:w="3076" w:type="pct"/>
          </w:tcPr>
          <w:p w:rsidR="00B81FC3" w:rsidP="00154E54" w:rsidRDefault="00B81FC3" w14:paraId="7D1FA4F1" w14:textId="77777777">
            <w:pPr>
              <w:pStyle w:val="HeaderTable"/>
              <w:spacing w:line="360" w:lineRule="auto"/>
              <w:rPr>
                <w:b w:val="0"/>
                <w:bCs/>
                <w:lang w:bidi="th-TH"/>
              </w:rPr>
            </w:pPr>
            <w:r w:rsidRPr="008979A8">
              <w:rPr>
                <w:b w:val="0"/>
                <w:bCs/>
                <w:lang w:bidi="th-TH"/>
              </w:rPr>
              <w:t xml:space="preserve">Visible </w:t>
            </w:r>
            <w:r w:rsidRPr="008979A8">
              <w:rPr>
                <w:rFonts w:cs="Angsana New"/>
                <w:cs/>
                <w:lang w:bidi="th-TH"/>
              </w:rPr>
              <w:t>เมื่อมี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b w:val="0"/>
                <w:bCs/>
                <w:lang w:bidi="th-TH"/>
              </w:rPr>
              <w:t xml:space="preserve">Event </w:t>
            </w:r>
            <w:r w:rsidRPr="008979A8">
              <w:rPr>
                <w:rFonts w:cs="Angsana New"/>
                <w:cs/>
                <w:lang w:bidi="th-TH"/>
              </w:rPr>
              <w:t>มาจาก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>
              <w:rPr>
                <w:b w:val="0"/>
                <w:bCs/>
                <w:lang w:bidi="th-TH"/>
              </w:rPr>
              <w:t>Table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>
              <w:rPr>
                <w:b w:val="0"/>
                <w:bCs/>
                <w:lang w:bidi="th-TH"/>
              </w:rPr>
              <w:t>Section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rFonts w:cs="Angsana New"/>
                <w:cs/>
                <w:lang w:bidi="th-TH"/>
              </w:rPr>
              <w:t>เป็น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“</w:t>
            </w:r>
            <w:r w:rsidRPr="008979A8">
              <w:rPr>
                <w:b w:val="0"/>
                <w:bCs/>
                <w:lang w:bidi="th-TH"/>
              </w:rPr>
              <w:t>Edit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>”</w:t>
            </w:r>
          </w:p>
          <w:p w:rsidR="00B81FC3" w:rsidP="00154E54" w:rsidRDefault="00B81FC3" w14:paraId="42079EDF" w14:textId="77777777">
            <w:pPr>
              <w:pStyle w:val="HeaderTable"/>
              <w:rPr>
                <w:lang w:bidi="th-TH"/>
              </w:rPr>
            </w:pPr>
            <w:r>
              <w:rPr>
                <w:rFonts w:hint="cs" w:cs="Angsana New"/>
                <w:cs/>
                <w:lang w:bidi="th-TH"/>
              </w:rPr>
              <w:t>เมื่อกดปุ่ม</w:t>
            </w:r>
          </w:p>
          <w:p w:rsidR="00B81FC3" w:rsidP="00154E54" w:rsidRDefault="00B81FC3" w14:paraId="3966AB73" w14:textId="77777777">
            <w:pPr>
              <w:pStyle w:val="ListParagraph"/>
              <w:numPr>
                <w:ilvl w:val="0"/>
                <w:numId w:val="6"/>
              </w:numPr>
              <w:spacing w:after="160" w:line="259" w:lineRule="auto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Validate </w:t>
            </w:r>
            <w:r>
              <w:rPr>
                <w:rFonts w:hint="cs" w:cs="Angsana New"/>
                <w:cs/>
              </w:rPr>
              <w:t>ข้อมูลในหน้าจอ</w:t>
            </w:r>
          </w:p>
          <w:p w:rsidRPr="00B81FC3" w:rsidR="00B81FC3" w:rsidP="00637D35" w:rsidRDefault="00B81FC3" w14:paraId="48135079" w14:textId="77777777">
            <w:pPr>
              <w:pStyle w:val="ListParagraph"/>
              <w:numPr>
                <w:ilvl w:val="0"/>
                <w:numId w:val="6"/>
              </w:numPr>
              <w:spacing w:after="160" w:line="259" w:lineRule="auto"/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Update </w:t>
            </w:r>
            <w:r>
              <w:rPr>
                <w:rFonts w:hint="cs" w:cs="Angsana New"/>
                <w:cs/>
              </w:rPr>
              <w:t xml:space="preserve">ข้อมูลลงในส่วนของ </w:t>
            </w:r>
            <w:r>
              <w:rPr>
                <w:rFonts w:cs="CordiaUPC"/>
              </w:rPr>
              <w:t xml:space="preserve">Table Section </w:t>
            </w:r>
          </w:p>
          <w:p w:rsidRPr="00B81FC3" w:rsidR="00B81FC3" w:rsidP="00637D35" w:rsidRDefault="00B81FC3" w14:paraId="35C002FA" w14:textId="77777777">
            <w:pPr>
              <w:pStyle w:val="ListParagraph"/>
              <w:numPr>
                <w:ilvl w:val="0"/>
                <w:numId w:val="6"/>
              </w:numPr>
              <w:spacing w:after="160" w:line="259" w:lineRule="auto"/>
            </w:pPr>
            <w:r w:rsidRPr="00B81FC3">
              <w:rPr>
                <w:rFonts w:cs="Angsana New"/>
                <w:cs/>
              </w:rPr>
              <w:t xml:space="preserve">ให้ทำการเคลียร์ค่า </w:t>
            </w:r>
            <w:r w:rsidRPr="00B81FC3">
              <w:rPr>
                <w:rFonts w:hint="cs" w:cs="Angsana New"/>
                <w:cs/>
              </w:rPr>
              <w:t xml:space="preserve">และ </w:t>
            </w:r>
            <w:r w:rsidRPr="00B81FC3">
              <w:rPr>
                <w:rFonts w:cs="CordiaUPC"/>
              </w:rPr>
              <w:t>Invisible</w:t>
            </w:r>
            <w:r w:rsidRPr="00B81FC3">
              <w:rPr>
                <w:rFonts w:cs="CordiaUPC"/>
                <w:szCs w:val="36"/>
              </w:rPr>
              <w:t xml:space="preserve"> Detail Section</w:t>
            </w:r>
          </w:p>
          <w:p w:rsidRPr="00B81FC3" w:rsidR="00B81FC3" w:rsidP="00637D35" w:rsidRDefault="00B81FC3" w14:paraId="50B06BB5" w14:textId="223F0DF5">
            <w:pPr>
              <w:pStyle w:val="ListParagraph"/>
              <w:numPr>
                <w:ilvl w:val="0"/>
                <w:numId w:val="6"/>
              </w:numPr>
              <w:spacing w:after="160" w:line="259" w:lineRule="auto"/>
              <w:rPr>
                <w:cs/>
              </w:rPr>
            </w:pPr>
            <w:r w:rsidRPr="00B81FC3">
              <w:rPr>
                <w:rFonts w:hint="cs" w:cs="Angsana New"/>
                <w:cs/>
              </w:rPr>
              <w:t>ให้ทำการ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CordiaUPC"/>
              </w:rPr>
              <w:t xml:space="preserve">Sort </w:t>
            </w:r>
            <w:r>
              <w:rPr>
                <w:rFonts w:hint="cs" w:cs="Angsana New"/>
                <w:cs/>
              </w:rPr>
              <w:t xml:space="preserve">ข้อมูลใน </w:t>
            </w:r>
            <w:r>
              <w:rPr>
                <w:rFonts w:cs="CordiaUPC"/>
              </w:rPr>
              <w:t xml:space="preserve">Table Section </w:t>
            </w:r>
            <w:r>
              <w:rPr>
                <w:rFonts w:hint="cs" w:cs="Angsana New"/>
                <w:cs/>
              </w:rPr>
              <w:t xml:space="preserve">ตาม </w:t>
            </w:r>
            <w:r w:rsidRPr="00B81FC3">
              <w:rPr>
                <w:rFonts w:cs="CordiaUPC"/>
              </w:rPr>
              <w:t>partialStepChargeIncVat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แบบ </w:t>
            </w:r>
            <w:r>
              <w:rPr>
                <w:rFonts w:cs="CordiaUPC"/>
              </w:rPr>
              <w:t>Desc</w:t>
            </w:r>
          </w:p>
        </w:tc>
      </w:tr>
      <w:tr w:rsidRPr="008979A8" w:rsidR="00B81FC3" w:rsidTr="00637D35" w14:paraId="7937E9F1" w14:textId="77777777">
        <w:trPr>
          <w:trHeight w:val="111"/>
        </w:trPr>
        <w:tc>
          <w:tcPr>
            <w:tcW w:w="923" w:type="pct"/>
          </w:tcPr>
          <w:p w:rsidR="00B81FC3" w:rsidP="00A12A3D" w:rsidRDefault="00B81FC3" w14:paraId="0D024E7C" w14:textId="4EB9637B">
            <w:r>
              <w:rPr>
                <w:rFonts w:hint="cs" w:cs="Angsana New"/>
                <w:cs/>
              </w:rPr>
              <w:t xml:space="preserve">ปุ่ม </w:t>
            </w:r>
            <w:r>
              <w:rPr>
                <w:rFonts w:cs="CordiaUPC"/>
              </w:rPr>
              <w:t>Cancel</w:t>
            </w:r>
          </w:p>
        </w:tc>
        <w:tc>
          <w:tcPr>
            <w:tcW w:w="1001" w:type="pct"/>
          </w:tcPr>
          <w:p w:rsidRPr="008979A8" w:rsidR="00B81FC3" w:rsidP="00637D35" w:rsidRDefault="00B81FC3" w14:paraId="2C899D40" w14:textId="392A3BA1">
            <w:pPr>
              <w:rPr>
                <w:rFonts w:cs="CordiaUPC"/>
              </w:rPr>
            </w:pPr>
            <w:r>
              <w:rPr>
                <w:rFonts w:cs="CordiaUPC"/>
              </w:rPr>
              <w:t>Button</w:t>
            </w:r>
          </w:p>
        </w:tc>
        <w:tc>
          <w:tcPr>
            <w:tcW w:w="3076" w:type="pct"/>
          </w:tcPr>
          <w:p w:rsidRPr="008979A8" w:rsidR="00B81FC3" w:rsidP="00637D35" w:rsidRDefault="00B81FC3" w14:paraId="36626E8D" w14:textId="243E5014">
            <w:pPr>
              <w:spacing w:after="160" w:line="259" w:lineRule="auto"/>
              <w:rPr>
                <w:rFonts w:cs="CordiaUPC"/>
                <w:cs/>
              </w:rPr>
            </w:pPr>
            <w:r>
              <w:rPr>
                <w:rFonts w:hint="cs"/>
                <w:cs/>
              </w:rPr>
              <w:t xml:space="preserve">ให้ทำการเคลียร์ค่าใน </w:t>
            </w:r>
            <w:r>
              <w:t>Detail Section</w:t>
            </w:r>
            <w:r>
              <w:rPr>
                <w:rFonts w:hint="cs"/>
                <w:cs/>
              </w:rPr>
              <w:t xml:space="preserve"> และทำการ </w:t>
            </w:r>
            <w:r>
              <w:t>Invisible Detail Section</w:t>
            </w:r>
          </w:p>
        </w:tc>
      </w:tr>
      <w:tr w:rsidRPr="008979A8" w:rsidR="00B81FC3" w:rsidTr="00637D35" w14:paraId="08FD6E57" w14:textId="77777777">
        <w:trPr>
          <w:trHeight w:val="111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B81FC3" w:rsidP="00637D35" w:rsidRDefault="00B81FC3" w14:paraId="4A67BE54" w14:textId="16390FD7">
            <w:pPr>
              <w:pStyle w:val="HeaderTable"/>
            </w:pPr>
            <w:r>
              <w:t>End Partial Step Detail Section</w:t>
            </w:r>
          </w:p>
        </w:tc>
      </w:tr>
    </w:tbl>
    <w:p w:rsidRPr="008979A8" w:rsidR="00B81FC3" w:rsidP="00BB3F68" w:rsidRDefault="00B81FC3" w14:paraId="28615625" w14:textId="77777777">
      <w:pPr>
        <w:pStyle w:val="Heading3"/>
        <w:numPr>
          <w:ilvl w:val="0"/>
          <w:numId w:val="106"/>
        </w:numPr>
        <w:rPr>
          <w:rFonts w:ascii="CordiaUPC" w:hAnsi="CordiaUPC" w:cs="CordiaUPC"/>
          <w:sz w:val="32"/>
          <w:szCs w:val="32"/>
        </w:rPr>
      </w:pPr>
      <w:r w:rsidRPr="008979A8">
        <w:rPr>
          <w:rFonts w:ascii="CordiaUPC" w:hAnsi="CordiaUPC" w:cs="CordiaUPC"/>
          <w:sz w:val="32"/>
          <w:szCs w:val="32"/>
        </w:rPr>
        <w:t>Script Validation</w:t>
      </w:r>
    </w:p>
    <w:tbl>
      <w:tblPr>
        <w:tblW w:w="4965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302"/>
        <w:gridCol w:w="3108"/>
        <w:gridCol w:w="9"/>
        <w:gridCol w:w="3402"/>
        <w:gridCol w:w="1132"/>
      </w:tblGrid>
      <w:tr w:rsidRPr="008979A8" w:rsidR="00B81FC3" w:rsidTr="000D29BA" w14:paraId="0C7B4E33" w14:textId="77777777">
        <w:trPr>
          <w:cantSplit/>
          <w:tblHeader/>
        </w:trPr>
        <w:tc>
          <w:tcPr>
            <w:tcW w:w="727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B81FC3" w:rsidP="00154E54" w:rsidRDefault="00B81FC3" w14:paraId="39328C47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Error Code</w:t>
            </w:r>
          </w:p>
        </w:tc>
        <w:tc>
          <w:tcPr>
            <w:tcW w:w="1736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B81FC3" w:rsidP="00154E54" w:rsidRDefault="00B81FC3" w14:paraId="633C5A88" w14:textId="77777777">
            <w:pPr>
              <w:rPr>
                <w:rFonts w:cs="CordiaUPC"/>
                <w:b/>
                <w:bCs/>
              </w:rPr>
            </w:pPr>
            <w:r>
              <w:rPr>
                <w:rFonts w:cs="CordiaUPC"/>
                <w:b/>
                <w:bCs/>
              </w:rPr>
              <w:t xml:space="preserve">Error Message </w:t>
            </w:r>
          </w:p>
        </w:tc>
        <w:tc>
          <w:tcPr>
            <w:tcW w:w="1905" w:type="pct"/>
            <w:gridSpan w:val="2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B81FC3" w:rsidP="00154E54" w:rsidRDefault="00B81FC3" w14:paraId="1D69EBF9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Logic</w:t>
            </w:r>
          </w:p>
        </w:tc>
        <w:tc>
          <w:tcPr>
            <w:tcW w:w="632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B81FC3" w:rsidP="00154E54" w:rsidRDefault="00B81FC3" w14:paraId="038E7DC3" w14:textId="77777777">
            <w:pPr>
              <w:rPr>
                <w:rFonts w:cs="CordiaUPC"/>
                <w:b/>
                <w:bCs/>
              </w:rPr>
            </w:pPr>
            <w:r>
              <w:rPr>
                <w:rFonts w:cs="CordiaUPC"/>
                <w:b/>
                <w:bCs/>
              </w:rPr>
              <w:t>Submit Call</w:t>
            </w:r>
          </w:p>
        </w:tc>
      </w:tr>
      <w:tr w:rsidRPr="008979A8" w:rsidR="00B81FC3" w:rsidTr="000D29BA" w14:paraId="0AD97821" w14:textId="77777777">
        <w:trPr>
          <w:trHeight w:val="752"/>
        </w:trPr>
        <w:tc>
          <w:tcPr>
            <w:tcW w:w="727" w:type="pct"/>
          </w:tcPr>
          <w:p w:rsidR="00B81FC3" w:rsidP="00154E54" w:rsidRDefault="00B81FC3" w14:paraId="7173C262" w14:textId="42CFC981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6B3F38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736" w:type="pct"/>
          </w:tcPr>
          <w:p w:rsidR="00B81FC3" w:rsidP="00154E54" w:rsidRDefault="00B81FC3" w14:paraId="00F50ADD" w14:textId="0C5A8726">
            <w:r>
              <w:t>Partial Step Charge Excluding VAT</w:t>
            </w:r>
            <w:r>
              <w:rPr>
                <w:rFonts w:cs="CordiaUPC"/>
              </w:rPr>
              <w:t xml:space="preserve">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905" w:type="pct"/>
            <w:gridSpan w:val="2"/>
          </w:tcPr>
          <w:p w:rsidR="00B81FC3" w:rsidP="00154E54" w:rsidRDefault="00B81FC3" w14:paraId="53AE6B11" w14:textId="717094F9">
            <w:r>
              <w:t xml:space="preserve">partialStepChargeExcVat </w:t>
            </w:r>
            <w:r>
              <w:rPr>
                <w:rFonts w:hint="cs"/>
                <w:cs/>
              </w:rPr>
              <w:t xml:space="preserve">จะต้องเป็น </w:t>
            </w:r>
            <w:r>
              <w:t>Mandatory</w:t>
            </w:r>
          </w:p>
        </w:tc>
        <w:tc>
          <w:tcPr>
            <w:tcW w:w="632" w:type="pct"/>
          </w:tcPr>
          <w:p w:rsidR="00B81FC3" w:rsidP="00154E54" w:rsidRDefault="00B81FC3" w14:paraId="654E6083" w14:textId="716EBA00">
            <w:pPr>
              <w:rPr>
                <w:rFonts w:cs="CordiaUPC"/>
                <w:szCs w:val="36"/>
              </w:rPr>
            </w:pPr>
          </w:p>
        </w:tc>
      </w:tr>
      <w:tr w:rsidRPr="008979A8" w:rsidR="0092646C" w:rsidTr="000D29BA" w14:paraId="5D5805FF" w14:textId="77777777">
        <w:tc>
          <w:tcPr>
            <w:tcW w:w="727" w:type="pct"/>
          </w:tcPr>
          <w:p w:rsidRPr="006B3F38" w:rsidR="0092646C" w:rsidP="00154E54" w:rsidRDefault="0092646C" w14:paraId="4F96F626" w14:textId="3B7BDFE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hAnsi="CordiaUPC" w:cs="CordiaUPC"/>
                <w:sz w:val="28"/>
                <w:szCs w:val="28"/>
              </w:rPr>
              <w:t>00023</w:t>
            </w:r>
          </w:p>
        </w:tc>
        <w:tc>
          <w:tcPr>
            <w:tcW w:w="1736" w:type="pct"/>
          </w:tcPr>
          <w:p w:rsidR="0092646C" w:rsidP="006F2AA3" w:rsidRDefault="006F2AA3" w14:paraId="6D6E0225" w14:textId="7F822FF3">
            <w:r>
              <w:t xml:space="preserve">Partial Step Charge Excluding VAT </w:t>
            </w:r>
            <w:r w:rsidR="0092646C">
              <w:t xml:space="preserve">must be 2 decimal </w:t>
            </w:r>
            <w:r w:rsidR="0092646C">
              <w:rPr>
                <w:rFonts w:cs="Angsana New"/>
                <w:cs/>
              </w:rPr>
              <w:t>(</w:t>
            </w:r>
            <w:r w:rsidR="0092646C">
              <w:t xml:space="preserve">Min </w:t>
            </w:r>
            <w:r>
              <w:t>0</w:t>
            </w:r>
            <w:r w:rsidR="0092646C">
              <w:t>, Max 10,000</w:t>
            </w:r>
            <w:r w:rsidR="0092646C">
              <w:rPr>
                <w:rFonts w:cs="Angsana New"/>
                <w:cs/>
              </w:rPr>
              <w:t>)</w:t>
            </w:r>
          </w:p>
        </w:tc>
        <w:tc>
          <w:tcPr>
            <w:tcW w:w="1905" w:type="pct"/>
            <w:gridSpan w:val="2"/>
          </w:tcPr>
          <w:p w:rsidR="0092646C" w:rsidP="00154E54" w:rsidRDefault="0092646C" w14:paraId="30552653" w14:textId="70FA4BF1">
            <w:r>
              <w:rPr>
                <w:rFonts w:hint="cs"/>
                <w:cs/>
              </w:rPr>
              <w:t xml:space="preserve">ถ้า </w:t>
            </w:r>
            <w:r w:rsidR="006F2AA3">
              <w:t xml:space="preserve">partialStepChargeExcVat </w:t>
            </w:r>
            <w:r>
              <w:rPr>
                <w:rFonts w:hint="cs"/>
                <w:cs/>
              </w:rPr>
              <w:t>มีค่า ดังนั้น</w:t>
            </w:r>
            <w:r w:rsidRPr="002259C2">
              <w:rPr>
                <w:rFonts w:cs="Angsana New"/>
                <w:cs/>
              </w:rPr>
              <w:t xml:space="preserve"> </w:t>
            </w:r>
            <w:r w:rsidR="006F2AA3">
              <w:t xml:space="preserve">partialStepChargeExcVat </w:t>
            </w:r>
            <w:r>
              <w:rPr>
                <w:rFonts w:hint="cs"/>
                <w:cs/>
              </w:rPr>
              <w:t xml:space="preserve">จะต้องเป็นตัวเลขทศนิยม </w:t>
            </w:r>
            <w:r>
              <w:t xml:space="preserve">2 </w:t>
            </w:r>
            <w:r>
              <w:rPr>
                <w:rFonts w:hint="cs"/>
                <w:cs/>
              </w:rPr>
              <w:t xml:space="preserve">ตำแหน่งและมีค่าอยู่ในช่วง </w:t>
            </w:r>
            <w:r w:rsidR="006F2AA3">
              <w:t>0</w:t>
            </w:r>
            <w:r>
              <w:rPr>
                <w:rFonts w:cs="Angsana New"/>
                <w:cs/>
              </w:rPr>
              <w:t xml:space="preserve"> – </w:t>
            </w:r>
            <w:r>
              <w:t>10,000</w:t>
            </w:r>
          </w:p>
        </w:tc>
        <w:tc>
          <w:tcPr>
            <w:tcW w:w="632" w:type="pct"/>
          </w:tcPr>
          <w:p w:rsidR="0092646C" w:rsidP="00154E54" w:rsidRDefault="0092646C" w14:paraId="4DAC12BF" w14:textId="77777777">
            <w:pPr>
              <w:rPr>
                <w:rFonts w:cs="CordiaUPC"/>
                <w:szCs w:val="36"/>
              </w:rPr>
            </w:pPr>
          </w:p>
        </w:tc>
      </w:tr>
      <w:tr w:rsidRPr="008979A8" w:rsidR="0092646C" w:rsidTr="000D29BA" w14:paraId="6B7C7B01" w14:textId="77777777">
        <w:tc>
          <w:tcPr>
            <w:tcW w:w="727" w:type="pct"/>
          </w:tcPr>
          <w:p w:rsidR="0092646C" w:rsidP="00154E54" w:rsidRDefault="0092646C" w14:paraId="53E24B1A" w14:textId="223A2C0E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6B3F38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736" w:type="pct"/>
          </w:tcPr>
          <w:p w:rsidR="0092646C" w:rsidP="00154E54" w:rsidRDefault="0092646C" w14:paraId="2B67F85E" w14:textId="5C0A8549">
            <w:r>
              <w:t>Partial Step Charge Including VAT</w:t>
            </w:r>
            <w:r>
              <w:rPr>
                <w:rFonts w:cs="CordiaUPC"/>
              </w:rPr>
              <w:t xml:space="preserve">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905" w:type="pct"/>
            <w:gridSpan w:val="2"/>
          </w:tcPr>
          <w:p w:rsidR="0092646C" w:rsidP="00154E54" w:rsidRDefault="0092646C" w14:paraId="4EAFF268" w14:textId="662324CD">
            <w:pPr>
              <w:rPr>
                <w:cs/>
              </w:rPr>
            </w:pPr>
            <w:r>
              <w:t xml:space="preserve">partialStepChargeIncVat </w:t>
            </w:r>
            <w:r>
              <w:rPr>
                <w:rFonts w:hint="cs"/>
                <w:cs/>
              </w:rPr>
              <w:t xml:space="preserve">จะต้องเป็น </w:t>
            </w:r>
            <w:r>
              <w:t>Mandatory</w:t>
            </w:r>
          </w:p>
        </w:tc>
        <w:tc>
          <w:tcPr>
            <w:tcW w:w="632" w:type="pct"/>
          </w:tcPr>
          <w:p w:rsidR="0092646C" w:rsidP="00154E54" w:rsidRDefault="0092646C" w14:paraId="4EF36BD4" w14:textId="27CD9BCB">
            <w:pPr>
              <w:rPr>
                <w:rFonts w:cs="CordiaUPC"/>
                <w:szCs w:val="36"/>
              </w:rPr>
            </w:pPr>
          </w:p>
        </w:tc>
      </w:tr>
      <w:tr w:rsidRPr="008979A8" w:rsidR="006F2AA3" w:rsidTr="000D29BA" w14:paraId="49D1B501" w14:textId="77777777">
        <w:tc>
          <w:tcPr>
            <w:tcW w:w="727" w:type="pct"/>
          </w:tcPr>
          <w:p w:rsidRPr="006B3F38" w:rsidR="006F2AA3" w:rsidP="00154E54" w:rsidRDefault="006F2AA3" w14:paraId="0826F5C5" w14:textId="1F9EA4BA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hAnsi="CordiaUPC" w:cs="CordiaUPC"/>
                <w:sz w:val="28"/>
                <w:szCs w:val="28"/>
              </w:rPr>
              <w:t>00023</w:t>
            </w:r>
          </w:p>
        </w:tc>
        <w:tc>
          <w:tcPr>
            <w:tcW w:w="1736" w:type="pct"/>
          </w:tcPr>
          <w:p w:rsidR="006F2AA3" w:rsidP="00B81FC3" w:rsidRDefault="006F2AA3" w14:paraId="59AF39BE" w14:textId="18C38633">
            <w:r>
              <w:t>Partial Step Charge Including VAT</w:t>
            </w:r>
            <w:r>
              <w:rPr>
                <w:rFonts w:cs="Angsana New"/>
                <w:cs/>
              </w:rPr>
              <w:t xml:space="preserve"> </w:t>
            </w:r>
            <w:r>
              <w:t xml:space="preserve">must be 2 decimal </w:t>
            </w:r>
            <w:r>
              <w:rPr>
                <w:rFonts w:cs="Angsana New"/>
                <w:cs/>
              </w:rPr>
              <w:t>(</w:t>
            </w:r>
            <w:r>
              <w:t>Min 0, Max 10,000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1905" w:type="pct"/>
            <w:gridSpan w:val="2"/>
          </w:tcPr>
          <w:p w:rsidR="006F2AA3" w:rsidP="00B81FC3" w:rsidRDefault="006F2AA3" w14:paraId="32470A30" w14:textId="25DC4908">
            <w:r>
              <w:rPr>
                <w:rFonts w:hint="cs"/>
                <w:cs/>
              </w:rPr>
              <w:t xml:space="preserve">ถ้า </w:t>
            </w:r>
            <w:r>
              <w:t xml:space="preserve">partialStepChargeIncVat </w:t>
            </w:r>
            <w:r>
              <w:rPr>
                <w:rFonts w:hint="cs"/>
                <w:cs/>
              </w:rPr>
              <w:t>มีค่า ดังนั้น</w:t>
            </w:r>
            <w:r w:rsidRPr="002259C2">
              <w:rPr>
                <w:rFonts w:cs="Angsana New"/>
                <w:cs/>
              </w:rPr>
              <w:t xml:space="preserve"> </w:t>
            </w:r>
            <w:r>
              <w:t xml:space="preserve">partialStepChargeIncVat </w:t>
            </w:r>
            <w:r>
              <w:rPr>
                <w:rFonts w:hint="cs"/>
                <w:cs/>
              </w:rPr>
              <w:t xml:space="preserve">จะต้องเป็นตัวเลขทศนิยม </w:t>
            </w:r>
            <w:r>
              <w:t xml:space="preserve">2 </w:t>
            </w:r>
            <w:r>
              <w:rPr>
                <w:rFonts w:hint="cs"/>
                <w:cs/>
              </w:rPr>
              <w:t xml:space="preserve">ตำแหน่งและมีค่าอยู่ในช่วง </w:t>
            </w:r>
            <w:r>
              <w:t xml:space="preserve">0 </w:t>
            </w:r>
            <w:r>
              <w:rPr>
                <w:rFonts w:cs="Angsana New"/>
                <w:cs/>
              </w:rPr>
              <w:t xml:space="preserve">– </w:t>
            </w:r>
            <w:r>
              <w:t>10,000</w:t>
            </w:r>
          </w:p>
        </w:tc>
        <w:tc>
          <w:tcPr>
            <w:tcW w:w="632" w:type="pct"/>
          </w:tcPr>
          <w:p w:rsidR="006F2AA3" w:rsidP="00154E54" w:rsidRDefault="006F2AA3" w14:paraId="6A5E96F2" w14:textId="77777777">
            <w:pPr>
              <w:rPr>
                <w:rFonts w:cs="CordiaUPC"/>
                <w:szCs w:val="36"/>
              </w:rPr>
            </w:pPr>
          </w:p>
        </w:tc>
      </w:tr>
      <w:tr w:rsidR="00350896" w:rsidTr="000D29BA" w14:paraId="0A13FE7F" w14:textId="77777777">
        <w:tc>
          <w:tcPr>
            <w:tcW w:w="727" w:type="pct"/>
          </w:tcPr>
          <w:p w:rsidRPr="002A323A" w:rsidR="00350896" w:rsidP="00765D1B" w:rsidRDefault="00350896" w14:paraId="2DB7F813" w14:textId="77777777">
            <w:r w:rsidRPr="007C6298">
              <w:rPr>
                <w:rFonts w:cs="CordiaUPC"/>
              </w:rPr>
              <w:t>00015</w:t>
            </w:r>
          </w:p>
        </w:tc>
        <w:tc>
          <w:tcPr>
            <w:tcW w:w="1741" w:type="pct"/>
            <w:gridSpan w:val="2"/>
          </w:tcPr>
          <w:p w:rsidR="00350896" w:rsidP="00765D1B" w:rsidRDefault="00350896" w14:paraId="05B4CF9E" w14:textId="38CF404B">
            <w:pPr>
              <w:rPr>
                <w:rFonts w:cs="CordiaUPC"/>
              </w:rPr>
            </w:pPr>
            <w:r>
              <w:t>Partial Step Charge Excluding VAT must be less than or equal to Partial Step Charge Including VAT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900" w:type="pct"/>
          </w:tcPr>
          <w:p w:rsidRPr="006138AA" w:rsidR="00350896" w:rsidP="00765D1B" w:rsidRDefault="00350896" w14:paraId="048D844B" w14:textId="59B19F20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 w:rsidR="006138AA">
              <w:t xml:space="preserve">Partial Step Charge Excluding VAT </w:t>
            </w:r>
            <w:r>
              <w:rPr>
                <w:rFonts w:hint="cs"/>
                <w:cs/>
              </w:rPr>
              <w:t>และ</w:t>
            </w:r>
            <w:r>
              <w:rPr>
                <w:rFonts w:cs="Angsana New"/>
                <w:cs/>
              </w:rPr>
              <w:t xml:space="preserve"> </w:t>
            </w:r>
            <w:r w:rsidR="006138AA">
              <w:t>Partial Step Charge Including VAT</w:t>
            </w:r>
            <w:r w:rsidR="006138AA">
              <w:rPr>
                <w:rFonts w:hint="cs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มีค่า ดังนั้น </w:t>
            </w:r>
            <w:r w:rsidR="006138AA">
              <w:t xml:space="preserve">Partial Step Charge Excluding VAT </w:t>
            </w:r>
            <w:r>
              <w:rPr>
                <w:rFonts w:hint="cs"/>
                <w:cs/>
              </w:rPr>
              <w:t xml:space="preserve">จะต้องมีค่าน้อยกว่าหรือเท่ากับ </w:t>
            </w:r>
            <w:r w:rsidR="006138AA">
              <w:t>Partial Step Charge Including</w:t>
            </w:r>
          </w:p>
        </w:tc>
        <w:tc>
          <w:tcPr>
            <w:tcW w:w="632" w:type="pct"/>
          </w:tcPr>
          <w:p w:rsidR="00350896" w:rsidP="00765D1B" w:rsidRDefault="00350896" w14:paraId="4418E4F2" w14:textId="77777777">
            <w:pPr>
              <w:rPr>
                <w:rFonts w:cs="CordiaUPC"/>
                <w:szCs w:val="36"/>
              </w:rPr>
            </w:pPr>
          </w:p>
        </w:tc>
      </w:tr>
      <w:tr w:rsidRPr="008979A8" w:rsidR="006F2AA3" w:rsidTr="000D29BA" w14:paraId="2713FB07" w14:textId="77777777">
        <w:tc>
          <w:tcPr>
            <w:tcW w:w="727" w:type="pct"/>
          </w:tcPr>
          <w:p w:rsidRPr="006B3F38" w:rsidR="006F2AA3" w:rsidP="00154E54" w:rsidRDefault="006F2AA3" w14:paraId="227BC976" w14:textId="706260AB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6B3F38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736" w:type="pct"/>
          </w:tcPr>
          <w:p w:rsidR="006F2AA3" w:rsidP="001B24E4" w:rsidRDefault="006F2AA3" w14:paraId="01EC7A74" w14:textId="7BAC3014">
            <w:r>
              <w:t xml:space="preserve">Partial Step Bill Cycle </w:t>
            </w:r>
            <w:r>
              <w:rPr>
                <w:rFonts w:cs="CordiaUPC"/>
              </w:rPr>
              <w:t>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905" w:type="pct"/>
            <w:gridSpan w:val="2"/>
          </w:tcPr>
          <w:p w:rsidR="006F2AA3" w:rsidP="00B81FC3" w:rsidRDefault="006F2AA3" w14:paraId="68226BA9" w14:textId="5DD56734">
            <w:r>
              <w:t>partialStep</w:t>
            </w:r>
            <w:r>
              <w:rPr>
                <w:rFonts w:cs="CordiaUPC"/>
              </w:rPr>
              <w:t>B</w:t>
            </w:r>
            <w:r w:rsidR="005B1719">
              <w:rPr>
                <w:rFonts w:cs="CordiaUPC"/>
              </w:rPr>
              <w:t>illCycle</w:t>
            </w:r>
            <w:r>
              <w:rPr>
                <w:rFonts w:hint="cs"/>
                <w:cs/>
              </w:rPr>
              <w:t xml:space="preserve"> จะต้องเป็น </w:t>
            </w:r>
            <w:r>
              <w:t>Mandatory</w:t>
            </w:r>
          </w:p>
        </w:tc>
        <w:tc>
          <w:tcPr>
            <w:tcW w:w="632" w:type="pct"/>
          </w:tcPr>
          <w:p w:rsidR="006F2AA3" w:rsidP="00154E54" w:rsidRDefault="006F2AA3" w14:paraId="0B892318" w14:textId="77777777">
            <w:pPr>
              <w:rPr>
                <w:rFonts w:cs="CordiaUPC"/>
                <w:szCs w:val="36"/>
              </w:rPr>
            </w:pPr>
          </w:p>
        </w:tc>
      </w:tr>
      <w:tr w:rsidRPr="008979A8" w:rsidR="001B24E4" w:rsidTr="000D29BA" w14:paraId="61844860" w14:textId="77777777">
        <w:tc>
          <w:tcPr>
            <w:tcW w:w="727" w:type="pct"/>
          </w:tcPr>
          <w:p w:rsidRPr="006B3F38" w:rsidR="001B24E4" w:rsidP="00154E54" w:rsidRDefault="001B24E4" w14:paraId="79F89E64" w14:textId="34A9D31A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hAnsi="CordiaUPC" w:cs="CordiaUPC"/>
                <w:sz w:val="28"/>
                <w:szCs w:val="28"/>
              </w:rPr>
              <w:t>00023</w:t>
            </w:r>
          </w:p>
        </w:tc>
        <w:tc>
          <w:tcPr>
            <w:tcW w:w="1736" w:type="pct"/>
          </w:tcPr>
          <w:p w:rsidR="001B24E4" w:rsidP="001B24E4" w:rsidRDefault="001B24E4" w14:paraId="51E15318" w14:textId="5E7F1EFC">
            <w:r>
              <w:t xml:space="preserve">Partial Step </w:t>
            </w:r>
            <w:r w:rsidRPr="002259C2">
              <w:t>Bill Cycle</w:t>
            </w:r>
            <w:r w:rsidRPr="00F17786">
              <w:rPr>
                <w:rFonts w:cs="Angsana New"/>
                <w:cs/>
              </w:rPr>
              <w:t xml:space="preserve"> </w:t>
            </w:r>
            <w:r>
              <w:t xml:space="preserve">must be Integer </w:t>
            </w:r>
            <w:r>
              <w:rPr>
                <w:rFonts w:cs="Angsana New"/>
                <w:cs/>
              </w:rPr>
              <w:t>(</w:t>
            </w:r>
            <w:r>
              <w:t>Min 1, Max 99,999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1905" w:type="pct"/>
            <w:gridSpan w:val="2"/>
          </w:tcPr>
          <w:p w:rsidR="001B24E4" w:rsidP="00B81FC3" w:rsidRDefault="001B24E4" w14:paraId="4C3DA7CB" w14:textId="4AB60683">
            <w:r>
              <w:rPr>
                <w:rFonts w:hint="cs"/>
                <w:cs/>
              </w:rPr>
              <w:t xml:space="preserve">ถ้า </w:t>
            </w:r>
            <w:r>
              <w:t>partialStep</w:t>
            </w:r>
            <w:r>
              <w:rPr>
                <w:rFonts w:cs="CordiaUPC"/>
              </w:rPr>
              <w:t>B</w:t>
            </w:r>
            <w:r w:rsidR="005B1719">
              <w:rPr>
                <w:rFonts w:cs="CordiaUPC"/>
              </w:rPr>
              <w:t>illCycle</w:t>
            </w:r>
            <w:r>
              <w:rPr>
                <w:rFonts w:hint="cs"/>
                <w:cs/>
              </w:rPr>
              <w:t xml:space="preserve"> มีค่า ดังนั้น</w:t>
            </w:r>
            <w:r w:rsidRPr="002259C2">
              <w:rPr>
                <w:rFonts w:cs="Angsana New"/>
                <w:cs/>
              </w:rPr>
              <w:t xml:space="preserve"> </w:t>
            </w:r>
            <w:r>
              <w:t>partialStep</w:t>
            </w:r>
            <w:r>
              <w:rPr>
                <w:rFonts w:cs="CordiaUPC"/>
              </w:rPr>
              <w:t>B</w:t>
            </w:r>
            <w:r w:rsidR="005B1719">
              <w:rPr>
                <w:rFonts w:cs="CordiaUPC"/>
              </w:rPr>
              <w:t>illCycle</w:t>
            </w:r>
            <w:r>
              <w:rPr>
                <w:rFonts w:hint="cs"/>
                <w:cs/>
              </w:rPr>
              <w:t xml:space="preserve"> จะต้องเป็นจำนวนเต็มและมีค่าอยู่ในช่วง </w:t>
            </w:r>
            <w:r>
              <w:t xml:space="preserve">1 </w:t>
            </w:r>
            <w:r w:rsidR="00FF6536">
              <w:rPr>
                <w:rFonts w:cs="Angsana New"/>
                <w:cs/>
              </w:rPr>
              <w:t>–</w:t>
            </w:r>
            <w:r>
              <w:rPr>
                <w:rFonts w:cs="Angsana New"/>
                <w:cs/>
              </w:rPr>
              <w:t xml:space="preserve"> </w:t>
            </w:r>
            <w:r>
              <w:t>99,999</w:t>
            </w:r>
          </w:p>
        </w:tc>
        <w:tc>
          <w:tcPr>
            <w:tcW w:w="632" w:type="pct"/>
          </w:tcPr>
          <w:p w:rsidR="001B24E4" w:rsidP="00154E54" w:rsidRDefault="001B24E4" w14:paraId="745AFC0C" w14:textId="77777777">
            <w:pPr>
              <w:rPr>
                <w:rFonts w:cs="CordiaUPC"/>
                <w:szCs w:val="36"/>
              </w:rPr>
            </w:pPr>
          </w:p>
        </w:tc>
      </w:tr>
      <w:tr w:rsidRPr="008979A8" w:rsidR="001B24E4" w:rsidTr="000D29BA" w14:paraId="47AD257E" w14:textId="77777777">
        <w:tc>
          <w:tcPr>
            <w:tcW w:w="727" w:type="pct"/>
          </w:tcPr>
          <w:p w:rsidRPr="006B3F38" w:rsidR="001B24E4" w:rsidP="00154E54" w:rsidRDefault="001B24E4" w14:paraId="449214EF" w14:textId="77F0EF14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6B3F38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736" w:type="pct"/>
          </w:tcPr>
          <w:p w:rsidR="001B24E4" w:rsidP="00154E54" w:rsidRDefault="001B24E4" w14:paraId="3339E30D" w14:textId="1E7D4F71">
            <w:r>
              <w:t>Partial Step Bill Cycle Unit</w:t>
            </w:r>
            <w:r>
              <w:rPr>
                <w:rFonts w:cs="CordiaUPC"/>
              </w:rPr>
              <w:t xml:space="preserve">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905" w:type="pct"/>
            <w:gridSpan w:val="2"/>
          </w:tcPr>
          <w:p w:rsidR="001B24E4" w:rsidP="00B81FC3" w:rsidRDefault="001B24E4" w14:paraId="4EC83579" w14:textId="73EFB43A">
            <w:r>
              <w:t>partialStep</w:t>
            </w:r>
            <w:r>
              <w:rPr>
                <w:rFonts w:cs="CordiaUPC"/>
              </w:rPr>
              <w:t>BillCycleUnit</w:t>
            </w:r>
            <w:r>
              <w:rPr>
                <w:rFonts w:hint="cs"/>
                <w:cs/>
              </w:rPr>
              <w:t xml:space="preserve"> จะต้องเป็น </w:t>
            </w:r>
            <w:r>
              <w:t>Mandatory</w:t>
            </w:r>
          </w:p>
        </w:tc>
        <w:tc>
          <w:tcPr>
            <w:tcW w:w="632" w:type="pct"/>
          </w:tcPr>
          <w:p w:rsidR="001B24E4" w:rsidP="00154E54" w:rsidRDefault="001B24E4" w14:paraId="71B8554B" w14:textId="77777777">
            <w:pPr>
              <w:rPr>
                <w:rFonts w:cs="CordiaUPC"/>
                <w:szCs w:val="36"/>
              </w:rPr>
            </w:pPr>
          </w:p>
        </w:tc>
      </w:tr>
    </w:tbl>
    <w:p w:rsidRPr="008979A8" w:rsidR="00CA44BD" w:rsidP="00BB3F68" w:rsidRDefault="00CA44BD" w14:paraId="63478AB1" w14:textId="77777777">
      <w:pPr>
        <w:pStyle w:val="Heading3"/>
        <w:numPr>
          <w:ilvl w:val="0"/>
          <w:numId w:val="106"/>
        </w:numPr>
        <w:rPr>
          <w:rFonts w:ascii="CordiaUPC" w:hAnsi="CordiaUPC" w:cs="CordiaUPC"/>
          <w:sz w:val="32"/>
          <w:szCs w:val="32"/>
        </w:rPr>
      </w:pPr>
      <w:r w:rsidRPr="008979A8">
        <w:rPr>
          <w:rFonts w:ascii="CordiaUPC" w:hAnsi="CordiaUPC" w:cs="CordiaUPC"/>
          <w:sz w:val="32"/>
          <w:szCs w:val="32"/>
        </w:rPr>
        <w:t>Mapping to DB</w:t>
      </w:r>
    </w:p>
    <w:tbl>
      <w:tblPr>
        <w:tblW w:w="4977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348"/>
        <w:gridCol w:w="2486"/>
        <w:gridCol w:w="4141"/>
      </w:tblGrid>
      <w:tr w:rsidRPr="008979A8" w:rsidR="00CA44BD" w:rsidTr="00154E54" w14:paraId="439727F2" w14:textId="77777777">
        <w:trPr>
          <w:cantSplit/>
          <w:tblHeader/>
        </w:trPr>
        <w:tc>
          <w:tcPr>
            <w:tcW w:w="1308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CA44BD" w:rsidP="00154E54" w:rsidRDefault="00CA44BD" w14:paraId="4AA088A9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Database Table</w:t>
            </w:r>
          </w:p>
        </w:tc>
        <w:tc>
          <w:tcPr>
            <w:tcW w:w="1385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CA44BD" w:rsidP="00154E54" w:rsidRDefault="00CA44BD" w14:paraId="0BA78581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Database Column</w:t>
            </w:r>
          </w:p>
        </w:tc>
        <w:tc>
          <w:tcPr>
            <w:tcW w:w="2307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CA44BD" w:rsidP="00154E54" w:rsidRDefault="00CA44BD" w14:paraId="34B94BA1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Field on Screen</w:t>
            </w:r>
          </w:p>
        </w:tc>
      </w:tr>
      <w:tr w:rsidRPr="008979A8" w:rsidR="00336AA6" w:rsidTr="00154E54" w14:paraId="161A8108" w14:textId="77777777">
        <w:tc>
          <w:tcPr>
            <w:tcW w:w="1308" w:type="pct"/>
            <w:vMerge w:val="restart"/>
          </w:tcPr>
          <w:p w:rsidRPr="008979A8" w:rsidR="00336AA6" w:rsidP="00CA44BD" w:rsidRDefault="00336AA6" w14:paraId="18E43B32" w14:textId="232006B4">
            <w:pPr>
              <w:rPr>
                <w:rFonts w:cs="CordiaUPC"/>
              </w:rPr>
            </w:pPr>
            <w:r>
              <w:rPr>
                <w:rFonts w:cs="CordiaUPC"/>
              </w:rPr>
              <w:t>MASS_PARTIAL_STEP</w:t>
            </w:r>
          </w:p>
        </w:tc>
        <w:tc>
          <w:tcPr>
            <w:tcW w:w="1385" w:type="pct"/>
          </w:tcPr>
          <w:p w:rsidRPr="008979A8" w:rsidR="00336AA6" w:rsidP="00154E54" w:rsidRDefault="00336AA6" w14:paraId="06BF9D32" w14:textId="77777777">
            <w:pPr>
              <w:spacing w:after="0"/>
              <w:rPr>
                <w:rFonts w:cs="CordiaUPC"/>
              </w:rPr>
            </w:pPr>
            <w:r w:rsidRPr="00944318">
              <w:t>ROW_ID</w:t>
            </w:r>
          </w:p>
        </w:tc>
        <w:tc>
          <w:tcPr>
            <w:tcW w:w="2307" w:type="pct"/>
          </w:tcPr>
          <w:p w:rsidR="00336AA6" w:rsidP="00154E54" w:rsidRDefault="00336AA6" w14:paraId="7FFE4B32" w14:textId="77777777">
            <w:pPr>
              <w:spacing w:after="0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ครั้งแรก</w:t>
            </w:r>
          </w:p>
          <w:p w:rsidR="00336AA6" w:rsidP="00154E54" w:rsidRDefault="00336AA6" w14:paraId="5997BAAB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ให้ระบบ </w:t>
            </w:r>
            <w:r>
              <w:rPr>
                <w:rFonts w:cs="CordiaUPC"/>
              </w:rPr>
              <w:t xml:space="preserve">Auto Generate </w:t>
            </w:r>
          </w:p>
          <w:p w:rsidR="00336AA6" w:rsidP="00154E54" w:rsidRDefault="00336AA6" w14:paraId="2CE1158D" w14:textId="77777777">
            <w:pPr>
              <w:spacing w:after="0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ครั้งถัดไป</w:t>
            </w:r>
          </w:p>
          <w:p w:rsidRPr="008979A8" w:rsidR="00336AA6" w:rsidP="00154E54" w:rsidRDefault="00336AA6" w14:paraId="52049D7C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ให้ใช้ </w:t>
            </w:r>
            <w:r>
              <w:rPr>
                <w:rFonts w:cs="CordiaUPC"/>
              </w:rPr>
              <w:t xml:space="preserve">Row ID </w:t>
            </w:r>
            <w:r>
              <w:rPr>
                <w:rFonts w:hint="cs" w:cs="Angsana New"/>
                <w:cs/>
              </w:rPr>
              <w:t>เดิม</w:t>
            </w:r>
          </w:p>
        </w:tc>
      </w:tr>
      <w:tr w:rsidRPr="008979A8" w:rsidR="00336AA6" w:rsidTr="00154E54" w14:paraId="30B3270A" w14:textId="77777777">
        <w:tc>
          <w:tcPr>
            <w:tcW w:w="1308" w:type="pct"/>
            <w:vMerge/>
          </w:tcPr>
          <w:p w:rsidRPr="008979A8" w:rsidR="00336AA6" w:rsidP="00154E54" w:rsidRDefault="00336AA6" w14:paraId="11D4C15D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336AA6" w:rsidP="00154E54" w:rsidRDefault="00336AA6" w14:paraId="2A0ABBC4" w14:textId="77777777">
            <w:r>
              <w:t>MASS_</w:t>
            </w:r>
            <w:r w:rsidRPr="00944318">
              <w:t>PO</w:t>
            </w:r>
            <w:r>
              <w:t>_DETAIL</w:t>
            </w:r>
            <w:r w:rsidRPr="00944318">
              <w:t>_ROW_ID</w:t>
            </w:r>
          </w:p>
        </w:tc>
        <w:tc>
          <w:tcPr>
            <w:tcW w:w="2307" w:type="pct"/>
          </w:tcPr>
          <w:p w:rsidR="00336AA6" w:rsidP="00154E54" w:rsidRDefault="00336AA6" w14:paraId="78D223C5" w14:textId="77777777">
            <w:pPr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>ให้</w:t>
            </w:r>
            <w:r w:rsidRPr="008979A8">
              <w:rPr>
                <w:rFonts w:cs="Angsana New"/>
                <w:cs/>
              </w:rPr>
              <w:t>ใช้</w:t>
            </w:r>
            <w:r>
              <w:rPr>
                <w:rFonts w:hint="cs" w:cs="Angsana New"/>
                <w:cs/>
              </w:rPr>
              <w:t xml:space="preserve"> </w:t>
            </w:r>
            <w:r>
              <w:t>MASS_</w:t>
            </w:r>
            <w:r w:rsidRPr="00944318">
              <w:t>PO</w:t>
            </w:r>
            <w:r>
              <w:t>_DETAIL</w:t>
            </w:r>
            <w:r w:rsidRPr="008979A8">
              <w:rPr>
                <w:rFonts w:cs="Angsana New"/>
                <w:cs/>
              </w:rPr>
              <w:t>.</w:t>
            </w:r>
            <w:r w:rsidRPr="008979A8">
              <w:rPr>
                <w:rFonts w:cs="CordiaUPC"/>
              </w:rPr>
              <w:t>ROW_ID</w:t>
            </w:r>
            <w:r>
              <w:rPr>
                <w:rFonts w:hint="cs" w:cs="Angsana New"/>
                <w:cs/>
              </w:rPr>
              <w:t xml:space="preserve"> เดิม</w:t>
            </w:r>
          </w:p>
        </w:tc>
      </w:tr>
      <w:tr w:rsidRPr="008979A8" w:rsidR="00336AA6" w:rsidTr="00154E54" w14:paraId="745485B9" w14:textId="77777777">
        <w:tc>
          <w:tcPr>
            <w:tcW w:w="1308" w:type="pct"/>
            <w:vMerge/>
          </w:tcPr>
          <w:p w:rsidRPr="008979A8" w:rsidR="00336AA6" w:rsidP="00154E54" w:rsidRDefault="00336AA6" w14:paraId="63ED88D1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944318" w:rsidR="00336AA6" w:rsidP="00154E54" w:rsidRDefault="00336AA6" w14:paraId="2AA6A021" w14:textId="269257D1">
            <w:r>
              <w:t>PARTIAL_STEP_CHARGE_EXC_VAT</w:t>
            </w:r>
          </w:p>
        </w:tc>
        <w:tc>
          <w:tcPr>
            <w:tcW w:w="2307" w:type="pct"/>
          </w:tcPr>
          <w:p w:rsidRPr="00336AA6" w:rsidR="00336AA6" w:rsidP="00154E54" w:rsidRDefault="00336AA6" w14:paraId="5559E289" w14:textId="31E1DC91">
            <w:r>
              <w:t>partialStepChargeExcVat</w:t>
            </w:r>
          </w:p>
        </w:tc>
      </w:tr>
      <w:tr w:rsidRPr="008979A8" w:rsidR="00336AA6" w:rsidTr="00154E54" w14:paraId="65A0F9C3" w14:textId="77777777">
        <w:tc>
          <w:tcPr>
            <w:tcW w:w="1308" w:type="pct"/>
            <w:vMerge/>
          </w:tcPr>
          <w:p w:rsidRPr="008979A8" w:rsidR="00336AA6" w:rsidP="00154E54" w:rsidRDefault="00336AA6" w14:paraId="699AEFE2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944318" w:rsidR="00336AA6" w:rsidP="00154E54" w:rsidRDefault="00336AA6" w14:paraId="77F19DAB" w14:textId="08FD687C">
            <w:r>
              <w:t>PARTIAL_STEP_CHARGE_INC_VAT</w:t>
            </w:r>
          </w:p>
        </w:tc>
        <w:tc>
          <w:tcPr>
            <w:tcW w:w="2307" w:type="pct"/>
          </w:tcPr>
          <w:p w:rsidRPr="00336AA6" w:rsidR="00336AA6" w:rsidP="00154E54" w:rsidRDefault="00336AA6" w14:paraId="0B3AB0E5" w14:textId="40D78190">
            <w:r>
              <w:t>partialStepChargeIncVat</w:t>
            </w:r>
          </w:p>
        </w:tc>
      </w:tr>
      <w:tr w:rsidRPr="008979A8" w:rsidR="00336AA6" w:rsidTr="00154E54" w14:paraId="4DFEBBAD" w14:textId="77777777">
        <w:tc>
          <w:tcPr>
            <w:tcW w:w="1308" w:type="pct"/>
            <w:vMerge/>
          </w:tcPr>
          <w:p w:rsidRPr="008979A8" w:rsidR="00336AA6" w:rsidP="00154E54" w:rsidRDefault="00336AA6" w14:paraId="775CAACE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944318" w:rsidR="00336AA6" w:rsidP="00336AA6" w:rsidRDefault="00336AA6" w14:paraId="39119A38" w14:textId="73A8BC3D">
            <w:r>
              <w:t>PARTIAL_STEP_BILL_CYCLE</w:t>
            </w:r>
          </w:p>
        </w:tc>
        <w:tc>
          <w:tcPr>
            <w:tcW w:w="2307" w:type="pct"/>
          </w:tcPr>
          <w:p w:rsidR="00336AA6" w:rsidP="00154E54" w:rsidRDefault="00336AA6" w14:paraId="73563A12" w14:textId="12A331A2">
            <w:pPr>
              <w:rPr>
                <w:rFonts w:cs="CordiaUPC"/>
              </w:rPr>
            </w:pPr>
            <w:r>
              <w:t>partialStep</w:t>
            </w:r>
            <w:r>
              <w:rPr>
                <w:rFonts w:cs="CordiaUPC"/>
              </w:rPr>
              <w:t>BillCycle</w:t>
            </w:r>
          </w:p>
        </w:tc>
      </w:tr>
      <w:tr w:rsidRPr="008979A8" w:rsidR="00336AA6" w:rsidTr="00154E54" w14:paraId="79CE3492" w14:textId="77777777">
        <w:tc>
          <w:tcPr>
            <w:tcW w:w="1308" w:type="pct"/>
            <w:vMerge/>
          </w:tcPr>
          <w:p w:rsidRPr="008979A8" w:rsidR="00336AA6" w:rsidP="00154E54" w:rsidRDefault="00336AA6" w14:paraId="4072AE7E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944318" w:rsidR="00336AA6" w:rsidP="00154E54" w:rsidRDefault="00336AA6" w14:paraId="0A9CFF07" w14:textId="41446DBE">
            <w:r>
              <w:t>PARTIAL_STEP_BILL_CYCLE_UNIT</w:t>
            </w:r>
          </w:p>
        </w:tc>
        <w:tc>
          <w:tcPr>
            <w:tcW w:w="2307" w:type="pct"/>
          </w:tcPr>
          <w:p w:rsidR="00336AA6" w:rsidP="00154E54" w:rsidRDefault="00336AA6" w14:paraId="43F06E8F" w14:textId="55D6F0D4">
            <w:pPr>
              <w:rPr>
                <w:rFonts w:cs="CordiaUPC"/>
              </w:rPr>
            </w:pPr>
            <w:r>
              <w:t>partialStep</w:t>
            </w:r>
            <w:r>
              <w:rPr>
                <w:rFonts w:cs="CordiaUPC"/>
              </w:rPr>
              <w:t>BillCycleUnit</w:t>
            </w:r>
          </w:p>
        </w:tc>
      </w:tr>
    </w:tbl>
    <w:p w:rsidR="004B0876" w:rsidP="004B0876" w:rsidRDefault="004B0876" w14:paraId="4A80996A" w14:textId="18E9100C">
      <w:pPr>
        <w:pStyle w:val="Heading2"/>
        <w:numPr>
          <w:ilvl w:val="0"/>
          <w:numId w:val="1"/>
        </w:numPr>
        <w:ind w:left="426" w:hanging="426"/>
        <w:rPr>
          <w:rFonts w:ascii="CordiaUPC" w:hAnsi="CordiaUPC" w:cs="CordiaUPC"/>
          <w:sz w:val="36"/>
          <w:szCs w:val="36"/>
        </w:rPr>
      </w:pPr>
      <w:r>
        <w:rPr>
          <w:rFonts w:ascii="CordiaUPC" w:hAnsi="CordiaUPC" w:cs="CordiaUPC"/>
          <w:sz w:val="36"/>
          <w:szCs w:val="36"/>
        </w:rPr>
        <w:t xml:space="preserve">Mass Matching </w:t>
      </w:r>
      <w:r w:rsidRPr="00E87182">
        <w:rPr>
          <w:rFonts w:ascii="CordiaUPC" w:hAnsi="CordiaUPC" w:cs="CordiaUPC"/>
          <w:sz w:val="36"/>
          <w:szCs w:val="36"/>
        </w:rPr>
        <w:t>Fee and Cash Back</w:t>
      </w:r>
    </w:p>
    <w:p w:rsidRPr="005040E4" w:rsidR="004B0876" w:rsidP="004B0876" w:rsidRDefault="004B0876" w14:paraId="428A4176" w14:textId="77777777">
      <w:pPr>
        <w:pStyle w:val="Heading3"/>
        <w:numPr>
          <w:ilvl w:val="0"/>
          <w:numId w:val="255"/>
        </w:numPr>
        <w:rPr>
          <w:rFonts w:ascii="CordiaUPC" w:hAnsi="CordiaUPC" w:cs="CordiaUPC"/>
          <w:sz w:val="36"/>
          <w:szCs w:val="44"/>
        </w:rPr>
      </w:pPr>
      <w:r w:rsidRPr="008979A8">
        <w:rPr>
          <w:rFonts w:ascii="CordiaUPC" w:hAnsi="CordiaUPC" w:cs="CordiaUPC"/>
          <w:sz w:val="36"/>
          <w:szCs w:val="44"/>
        </w:rPr>
        <w:t>Field on Screen</w:t>
      </w:r>
    </w:p>
    <w:tbl>
      <w:tblPr>
        <w:tblW w:w="5000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668"/>
        <w:gridCol w:w="1910"/>
        <w:gridCol w:w="5438"/>
      </w:tblGrid>
      <w:tr w:rsidRPr="008979A8" w:rsidR="004B0876" w:rsidTr="00700614" w14:paraId="4C692D21" w14:textId="77777777">
        <w:trPr>
          <w:trHeight w:val="108"/>
          <w:tblHeader/>
        </w:trPr>
        <w:tc>
          <w:tcPr>
            <w:tcW w:w="925" w:type="pct"/>
            <w:shd w:val="clear" w:color="auto" w:fill="EEECE1" w:themeFill="background2"/>
            <w:vAlign w:val="center"/>
          </w:tcPr>
          <w:p w:rsidR="004B0876" w:rsidP="00700614" w:rsidRDefault="004B0876" w14:paraId="4CFE306C" w14:textId="77777777">
            <w:pPr>
              <w:pStyle w:val="HeaderTable"/>
            </w:pPr>
            <w:r w:rsidRPr="008979A8">
              <w:t>Field Name</w:t>
            </w:r>
          </w:p>
        </w:tc>
        <w:tc>
          <w:tcPr>
            <w:tcW w:w="1059" w:type="pct"/>
            <w:shd w:val="clear" w:color="auto" w:fill="EEECE1" w:themeFill="background2"/>
            <w:vAlign w:val="center"/>
          </w:tcPr>
          <w:p w:rsidR="004B0876" w:rsidP="00700614" w:rsidRDefault="004B0876" w14:paraId="4E946FEE" w14:textId="77777777">
            <w:pPr>
              <w:pStyle w:val="HeaderTable"/>
            </w:pPr>
            <w:r w:rsidRPr="008979A8">
              <w:t>Type</w:t>
            </w:r>
          </w:p>
        </w:tc>
        <w:tc>
          <w:tcPr>
            <w:tcW w:w="3016" w:type="pct"/>
            <w:shd w:val="clear" w:color="auto" w:fill="EEECE1" w:themeFill="background2"/>
            <w:vAlign w:val="center"/>
          </w:tcPr>
          <w:p w:rsidR="004B0876" w:rsidP="00700614" w:rsidRDefault="004B0876" w14:paraId="2F96EF5A" w14:textId="77777777">
            <w:pPr>
              <w:pStyle w:val="HeaderTable"/>
            </w:pPr>
            <w:r w:rsidRPr="008979A8">
              <w:t>Comments</w:t>
            </w:r>
          </w:p>
        </w:tc>
      </w:tr>
      <w:tr w:rsidRPr="008979A8" w:rsidR="004B0876" w:rsidTr="00700614" w14:paraId="4F7B2931" w14:textId="77777777">
        <w:trPr>
          <w:trHeight w:val="108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4B0876" w:rsidP="00700614" w:rsidRDefault="004B0876" w14:paraId="79F5383B" w14:textId="77777777">
            <w:pPr>
              <w:pStyle w:val="HeaderTable"/>
            </w:pPr>
            <w:r>
              <w:t>Fee Section</w:t>
            </w:r>
          </w:p>
        </w:tc>
      </w:tr>
      <w:tr w:rsidRPr="008979A8" w:rsidR="004B0876" w:rsidTr="00700614" w14:paraId="6B34BE3D" w14:textId="77777777">
        <w:trPr>
          <w:trHeight w:val="108"/>
        </w:trPr>
        <w:tc>
          <w:tcPr>
            <w:tcW w:w="925" w:type="pct"/>
          </w:tcPr>
          <w:p w:rsidR="004B0876" w:rsidP="00700614" w:rsidRDefault="004B0876" w14:paraId="42E81D15" w14:textId="634BF799">
            <w:r>
              <w:t>Mass Matching Fee</w:t>
            </w:r>
          </w:p>
        </w:tc>
        <w:tc>
          <w:tcPr>
            <w:tcW w:w="1059" w:type="pct"/>
          </w:tcPr>
          <w:p w:rsidR="004B0876" w:rsidP="00700614" w:rsidRDefault="004B0876" w14:paraId="5DB09820" w14:textId="77777777">
            <w:r>
              <w:t>Screen</w:t>
            </w:r>
          </w:p>
        </w:tc>
        <w:tc>
          <w:tcPr>
            <w:tcW w:w="3016" w:type="pct"/>
          </w:tcPr>
          <w:p w:rsidRPr="008979A8" w:rsidR="004B0876" w:rsidP="00700614" w:rsidRDefault="004B0876" w14:paraId="5AC8FA3C" w14:textId="77777777"/>
        </w:tc>
      </w:tr>
      <w:tr w:rsidRPr="008979A8" w:rsidR="004B0876" w:rsidTr="00700614" w14:paraId="18ABD4DD" w14:textId="77777777">
        <w:trPr>
          <w:trHeight w:val="108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4B0876" w:rsidP="00700614" w:rsidRDefault="004B0876" w14:paraId="61732052" w14:textId="77777777">
            <w:pPr>
              <w:pStyle w:val="HeaderTable"/>
            </w:pPr>
            <w:r>
              <w:t>End Fee Section</w:t>
            </w:r>
          </w:p>
        </w:tc>
      </w:tr>
      <w:tr w:rsidRPr="008979A8" w:rsidR="004B0876" w:rsidTr="00700614" w14:paraId="31812623" w14:textId="77777777">
        <w:trPr>
          <w:trHeight w:val="108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4B0876" w:rsidP="00700614" w:rsidRDefault="00710755" w14:paraId="1311EB6B" w14:textId="07451231">
            <w:pPr>
              <w:pStyle w:val="HeaderTable"/>
            </w:pPr>
            <w:r>
              <w:t xml:space="preserve">Cash Back </w:t>
            </w:r>
            <w:r w:rsidR="004B0876">
              <w:t>Section</w:t>
            </w:r>
          </w:p>
        </w:tc>
      </w:tr>
      <w:tr w:rsidRPr="008979A8" w:rsidR="004B0876" w:rsidTr="00700614" w14:paraId="26D5967F" w14:textId="77777777">
        <w:trPr>
          <w:trHeight w:val="108"/>
        </w:trPr>
        <w:tc>
          <w:tcPr>
            <w:tcW w:w="925" w:type="pct"/>
          </w:tcPr>
          <w:p w:rsidR="004B0876" w:rsidP="00700614" w:rsidRDefault="004B0876" w14:paraId="42A0E462" w14:textId="6E0BC6DD">
            <w:r>
              <w:t>Mass Matching Cash Back</w:t>
            </w:r>
          </w:p>
        </w:tc>
        <w:tc>
          <w:tcPr>
            <w:tcW w:w="1059" w:type="pct"/>
          </w:tcPr>
          <w:p w:rsidR="004B0876" w:rsidP="00700614" w:rsidRDefault="004B0876" w14:paraId="31664B02" w14:textId="77777777">
            <w:r>
              <w:t>Screen</w:t>
            </w:r>
          </w:p>
        </w:tc>
        <w:tc>
          <w:tcPr>
            <w:tcW w:w="3016" w:type="pct"/>
          </w:tcPr>
          <w:p w:rsidR="004B0876" w:rsidP="00700614" w:rsidRDefault="004B0876" w14:paraId="3C58698A" w14:textId="77777777"/>
        </w:tc>
      </w:tr>
      <w:tr w:rsidRPr="008979A8" w:rsidR="004B0876" w:rsidTr="00700614" w14:paraId="44901A2E" w14:textId="77777777">
        <w:trPr>
          <w:trHeight w:val="108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4B0876" w:rsidP="00710755" w:rsidRDefault="004B0876" w14:paraId="6AFB44ED" w14:textId="7FD79340">
            <w:pPr>
              <w:pStyle w:val="HeaderTable"/>
            </w:pPr>
            <w:r>
              <w:t xml:space="preserve">End </w:t>
            </w:r>
            <w:r w:rsidR="00710755">
              <w:t xml:space="preserve">Cash Back </w:t>
            </w:r>
            <w:r>
              <w:t>Section</w:t>
            </w:r>
          </w:p>
        </w:tc>
      </w:tr>
    </w:tbl>
    <w:p w:rsidR="004B0876" w:rsidP="004B0876" w:rsidRDefault="004B0876" w14:paraId="674927B5" w14:textId="1BEB2931">
      <w:pPr>
        <w:pStyle w:val="Heading2"/>
        <w:numPr>
          <w:ilvl w:val="0"/>
          <w:numId w:val="1"/>
        </w:numPr>
        <w:ind w:left="426" w:hanging="426"/>
        <w:rPr>
          <w:rFonts w:ascii="CordiaUPC" w:hAnsi="CordiaUPC" w:cs="CordiaUPC"/>
          <w:sz w:val="36"/>
          <w:szCs w:val="36"/>
        </w:rPr>
      </w:pPr>
      <w:r>
        <w:rPr>
          <w:rFonts w:ascii="CordiaUPC" w:hAnsi="CordiaUPC" w:cs="CordiaUPC"/>
          <w:sz w:val="36"/>
          <w:szCs w:val="36"/>
        </w:rPr>
        <w:t>Mass</w:t>
      </w:r>
      <w:r w:rsidR="00F060BE">
        <w:rPr>
          <w:rFonts w:ascii="CordiaUPC" w:hAnsi="CordiaUPC" w:cs="CordiaUPC"/>
          <w:sz w:val="36"/>
          <w:szCs w:val="36"/>
        </w:rPr>
        <w:t xml:space="preserve"> Matching</w:t>
      </w:r>
      <w:r>
        <w:rPr>
          <w:rFonts w:ascii="CordiaUPC" w:hAnsi="CordiaUPC" w:cs="Angsana New"/>
          <w:sz w:val="36"/>
          <w:szCs w:val="36"/>
          <w:cs/>
        </w:rPr>
        <w:t xml:space="preserve"> </w:t>
      </w:r>
      <w:r w:rsidRPr="00E87182">
        <w:rPr>
          <w:rFonts w:ascii="CordiaUPC" w:hAnsi="CordiaUPC" w:cs="CordiaUPC"/>
          <w:sz w:val="36"/>
          <w:szCs w:val="36"/>
        </w:rPr>
        <w:t>Fee</w:t>
      </w:r>
    </w:p>
    <w:p w:rsidRPr="005040E4" w:rsidR="004B0876" w:rsidP="004B0876" w:rsidRDefault="004B0876" w14:paraId="7C853227" w14:textId="77777777">
      <w:pPr>
        <w:pStyle w:val="Heading3"/>
        <w:numPr>
          <w:ilvl w:val="0"/>
          <w:numId w:val="254"/>
        </w:numPr>
        <w:rPr>
          <w:rFonts w:ascii="CordiaUPC" w:hAnsi="CordiaUPC" w:cs="CordiaUPC"/>
          <w:sz w:val="36"/>
          <w:szCs w:val="44"/>
        </w:rPr>
      </w:pPr>
      <w:r w:rsidRPr="008979A8">
        <w:rPr>
          <w:rFonts w:ascii="CordiaUPC" w:hAnsi="CordiaUPC" w:cs="CordiaUPC"/>
          <w:sz w:val="36"/>
          <w:szCs w:val="44"/>
        </w:rPr>
        <w:t>Field on Screen</w:t>
      </w:r>
    </w:p>
    <w:tbl>
      <w:tblPr>
        <w:tblW w:w="5000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668"/>
        <w:gridCol w:w="1910"/>
        <w:gridCol w:w="5438"/>
      </w:tblGrid>
      <w:tr w:rsidRPr="008979A8" w:rsidR="004B0876" w:rsidTr="00700614" w14:paraId="17BF0679" w14:textId="77777777">
        <w:trPr>
          <w:trHeight w:val="108"/>
          <w:tblHeader/>
        </w:trPr>
        <w:tc>
          <w:tcPr>
            <w:tcW w:w="925" w:type="pct"/>
            <w:shd w:val="clear" w:color="auto" w:fill="EEECE1" w:themeFill="background2"/>
            <w:vAlign w:val="center"/>
          </w:tcPr>
          <w:p w:rsidR="004B0876" w:rsidP="00700614" w:rsidRDefault="004B0876" w14:paraId="1CE1F57C" w14:textId="77777777">
            <w:pPr>
              <w:pStyle w:val="HeaderTable"/>
            </w:pPr>
            <w:r w:rsidRPr="008979A8">
              <w:t>Field Name</w:t>
            </w:r>
          </w:p>
        </w:tc>
        <w:tc>
          <w:tcPr>
            <w:tcW w:w="1059" w:type="pct"/>
            <w:shd w:val="clear" w:color="auto" w:fill="EEECE1" w:themeFill="background2"/>
            <w:vAlign w:val="center"/>
          </w:tcPr>
          <w:p w:rsidR="004B0876" w:rsidP="00700614" w:rsidRDefault="004B0876" w14:paraId="23935E81" w14:textId="77777777">
            <w:pPr>
              <w:pStyle w:val="HeaderTable"/>
            </w:pPr>
            <w:r w:rsidRPr="008979A8">
              <w:t>Type</w:t>
            </w:r>
          </w:p>
        </w:tc>
        <w:tc>
          <w:tcPr>
            <w:tcW w:w="3016" w:type="pct"/>
            <w:shd w:val="clear" w:color="auto" w:fill="EEECE1" w:themeFill="background2"/>
            <w:vAlign w:val="center"/>
          </w:tcPr>
          <w:p w:rsidR="004B0876" w:rsidP="00700614" w:rsidRDefault="004B0876" w14:paraId="679D4723" w14:textId="77777777">
            <w:pPr>
              <w:pStyle w:val="HeaderTable"/>
            </w:pPr>
            <w:r w:rsidRPr="008979A8">
              <w:t>Comments</w:t>
            </w:r>
          </w:p>
        </w:tc>
      </w:tr>
      <w:tr w:rsidRPr="008979A8" w:rsidR="004B0876" w:rsidTr="00700614" w14:paraId="31D3CE6B" w14:textId="77777777">
        <w:trPr>
          <w:trHeight w:val="108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4B0876" w:rsidP="00700614" w:rsidRDefault="004B0876" w14:paraId="166813FF" w14:textId="77777777">
            <w:pPr>
              <w:pStyle w:val="HeaderTable"/>
            </w:pPr>
            <w:r>
              <w:t>Fee Section</w:t>
            </w:r>
          </w:p>
        </w:tc>
      </w:tr>
      <w:tr w:rsidRPr="008979A8" w:rsidR="004B0876" w:rsidTr="00700614" w14:paraId="740FFC4B" w14:textId="77777777">
        <w:trPr>
          <w:trHeight w:val="108"/>
        </w:trPr>
        <w:tc>
          <w:tcPr>
            <w:tcW w:w="925" w:type="pct"/>
          </w:tcPr>
          <w:p w:rsidR="004B0876" w:rsidP="00700614" w:rsidRDefault="004B0876" w14:paraId="25A29BDD" w14:textId="77777777">
            <w:r>
              <w:t>accountFee</w:t>
            </w:r>
          </w:p>
        </w:tc>
        <w:tc>
          <w:tcPr>
            <w:tcW w:w="1059" w:type="pct"/>
          </w:tcPr>
          <w:p w:rsidR="004B0876" w:rsidP="00700614" w:rsidRDefault="004B0876" w14:paraId="6A424194" w14:textId="77777777">
            <w:r>
              <w:t>Shuttle</w:t>
            </w:r>
          </w:p>
        </w:tc>
        <w:tc>
          <w:tcPr>
            <w:tcW w:w="3016" w:type="pct"/>
          </w:tcPr>
          <w:p w:rsidR="004B0876" w:rsidP="00700614" w:rsidRDefault="004B0876" w14:paraId="0ADAB1DF" w14:textId="77777777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>
              <w:t>Account Fee</w:t>
            </w:r>
          </w:p>
          <w:p w:rsidR="004B0876" w:rsidP="00700614" w:rsidRDefault="004B0876" w14:paraId="5C5A7038" w14:textId="0C38F9F6">
            <w:r w:rsidRPr="004C3917">
              <w:t xml:space="preserve">List of Value </w:t>
            </w:r>
            <w:r w:rsidRPr="004C3917"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 xml:space="preserve">ดึงข้อมูลใน </w:t>
            </w:r>
            <w:r>
              <w:t>Database</w:t>
            </w:r>
            <w:r w:rsidR="00700614">
              <w:rPr>
                <w:rFonts w:cs="Angsana New"/>
                <w:cs/>
              </w:rPr>
              <w:t xml:space="preserve"> </w:t>
            </w:r>
            <w:r w:rsidR="00700614">
              <w:rPr>
                <w:rFonts w:hint="cs"/>
                <w:cs/>
              </w:rPr>
              <w:t xml:space="preserve">ที่ </w:t>
            </w:r>
            <w:r w:rsidR="00700614">
              <w:t xml:space="preserve">Table </w:t>
            </w:r>
            <w:r w:rsidRPr="00700614" w:rsidR="00700614">
              <w:t>PO_</w:t>
            </w:r>
            <w:r w:rsidR="00191D83">
              <w:t>FEE</w:t>
            </w:r>
            <w:r w:rsidRPr="00700614" w:rsidR="00700614">
              <w:t>_VIEW</w:t>
            </w:r>
            <w:r>
              <w:rPr>
                <w:rFonts w:hint="cs"/>
                <w:cs/>
              </w:rPr>
              <w:t xml:space="preserve"> โดยมีเงื่อนไขดังนี้</w:t>
            </w:r>
          </w:p>
          <w:p w:rsidR="004B0876" w:rsidP="004B0876" w:rsidRDefault="004B0876" w14:paraId="148FFE86" w14:textId="2D0360EC">
            <w:pPr>
              <w:pStyle w:val="ListParagraph"/>
              <w:numPr>
                <w:ilvl w:val="0"/>
                <w:numId w:val="37"/>
              </w:numPr>
            </w:pPr>
            <w:r>
              <w:rPr>
                <w:color w:val="000000"/>
              </w:rPr>
              <w:t>PLM_PO</w:t>
            </w:r>
            <w:r>
              <w:rPr>
                <w:rFonts w:cs="Angsana New"/>
                <w:color w:val="000000"/>
                <w:cs/>
              </w:rPr>
              <w:t>.</w:t>
            </w:r>
            <w:r w:rsidRPr="007E6626">
              <w:t>STATUS</w:t>
            </w:r>
            <w:r w:rsidRPr="004C3917" w:rsidDel="001452B1">
              <w:rPr>
                <w:rFonts w:hint="cs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ไม่เท่ากับ </w:t>
            </w:r>
            <w:r>
              <w:rPr>
                <w:rFonts w:cs="Angsana New"/>
                <w:cs/>
              </w:rPr>
              <w:t>“</w:t>
            </w:r>
            <w:r>
              <w:t>Cancel</w:t>
            </w:r>
            <w:r>
              <w:rPr>
                <w:rFonts w:cs="Angsana New"/>
                <w:cs/>
              </w:rPr>
              <w:t>”</w:t>
            </w:r>
            <w:r w:rsidR="00191D83">
              <w:rPr>
                <w:rFonts w:cs="Angsana New"/>
                <w:cs/>
              </w:rPr>
              <w:t xml:space="preserve"> </w:t>
            </w:r>
            <w:r w:rsidR="00191D83">
              <w:rPr>
                <w:rFonts w:hint="cs" w:cs="Angsana New"/>
                <w:cs/>
              </w:rPr>
              <w:t xml:space="preserve">และ </w:t>
            </w:r>
            <w:r w:rsidR="00191D83">
              <w:rPr>
                <w:rFonts w:cs="Angsana New"/>
                <w:cs/>
              </w:rPr>
              <w:t>“</w:t>
            </w:r>
            <w:r w:rsidR="00191D83">
              <w:rPr>
                <w:rFonts w:cs="CordiaUPC"/>
              </w:rPr>
              <w:t>Hold</w:t>
            </w:r>
            <w:r w:rsidR="00191D83">
              <w:rPr>
                <w:rFonts w:cs="Angsana New"/>
                <w:cs/>
              </w:rPr>
              <w:t>”</w:t>
            </w:r>
          </w:p>
          <w:p w:rsidR="004B0876" w:rsidP="004B0876" w:rsidRDefault="004B0876" w14:paraId="73240D8E" w14:textId="24CCCB2D">
            <w:pPr>
              <w:pStyle w:val="ListParagraph"/>
              <w:numPr>
                <w:ilvl w:val="0"/>
                <w:numId w:val="37"/>
              </w:numPr>
            </w:pPr>
            <w:r>
              <w:rPr>
                <w:color w:val="000000"/>
              </w:rPr>
              <w:t>PLM_PO</w:t>
            </w:r>
            <w:r>
              <w:rPr>
                <w:rFonts w:cs="Angsana New"/>
                <w:color w:val="000000"/>
                <w:cs/>
              </w:rPr>
              <w:t>.</w:t>
            </w:r>
            <w:r>
              <w:rPr>
                <w:color w:val="000000"/>
              </w:rPr>
              <w:t>PROMOTION_GROUP</w:t>
            </w:r>
            <w:r w:rsidRPr="004C3917" w:rsidDel="001452B1"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 “</w:t>
            </w:r>
            <w:r w:rsidR="00700614">
              <w:t>Mobile</w:t>
            </w:r>
            <w:r>
              <w:rPr>
                <w:rFonts w:cs="Angsana New"/>
                <w:cs/>
              </w:rPr>
              <w:t>”</w:t>
            </w:r>
          </w:p>
          <w:p w:rsidR="004B0876" w:rsidP="004B0876" w:rsidRDefault="004B0876" w14:paraId="4928E73D" w14:textId="77777777">
            <w:pPr>
              <w:pStyle w:val="ListParagraph"/>
              <w:numPr>
                <w:ilvl w:val="0"/>
                <w:numId w:val="37"/>
              </w:numPr>
            </w:pPr>
            <w:r>
              <w:rPr>
                <w:color w:val="000000"/>
              </w:rPr>
              <w:t>PLM_PO</w:t>
            </w:r>
            <w:r>
              <w:rPr>
                <w:rFonts w:cs="Angsana New"/>
                <w:color w:val="000000"/>
                <w:cs/>
              </w:rPr>
              <w:t>.</w:t>
            </w:r>
            <w:r>
              <w:rPr>
                <w:color w:val="000000"/>
              </w:rPr>
              <w:t xml:space="preserve">PO_SUB_GROUP </w:t>
            </w:r>
            <w:r>
              <w:rPr>
                <w:rFonts w:cs="Angsana New"/>
                <w:color w:val="000000"/>
                <w:cs/>
              </w:rPr>
              <w:t>= “</w:t>
            </w:r>
            <w:r>
              <w:rPr>
                <w:color w:val="000000"/>
              </w:rPr>
              <w:t>Account Fee</w:t>
            </w:r>
            <w:r>
              <w:rPr>
                <w:rFonts w:cs="Angsana New"/>
                <w:color w:val="000000"/>
                <w:cs/>
              </w:rPr>
              <w:t>”</w:t>
            </w:r>
          </w:p>
          <w:p w:rsidR="004B0876" w:rsidP="00700614" w:rsidRDefault="004B0876" w14:paraId="2092CD31" w14:textId="77777777">
            <w:pPr>
              <w:spacing w:after="0"/>
              <w:rPr>
                <w:color w:val="000000"/>
              </w:rPr>
            </w:pPr>
            <w:r>
              <w:rPr>
                <w:color w:val="000000"/>
              </w:rPr>
              <w:t>Format</w:t>
            </w:r>
          </w:p>
          <w:p w:rsidR="004B0876" w:rsidP="00700614" w:rsidRDefault="004B0876" w14:paraId="3AD69D61" w14:textId="6C147197">
            <w:pPr>
              <w:spacing w:after="0"/>
              <w:rPr>
                <w:color w:val="000000"/>
              </w:rPr>
            </w:pPr>
            <w:r>
              <w:rPr>
                <w:color w:val="000000"/>
              </w:rPr>
              <w:t xml:space="preserve">Display </w:t>
            </w:r>
            <w:r>
              <w:rPr>
                <w:rFonts w:cs="Angsana New"/>
                <w:color w:val="000000"/>
                <w:cs/>
              </w:rPr>
              <w:t xml:space="preserve">: </w:t>
            </w:r>
            <w:r w:rsidR="009C2A1C">
              <w:rPr>
                <w:rFonts w:cs="Angsana New"/>
                <w:color w:val="000000"/>
                <w:cs/>
              </w:rPr>
              <w:t>(</w:t>
            </w:r>
            <w:r w:rsidR="009C2A1C">
              <w:rPr>
                <w:color w:val="000000"/>
              </w:rPr>
              <w:t>SFF_PRODUCT_CODE</w:t>
            </w:r>
            <w:r w:rsidR="009C2A1C">
              <w:rPr>
                <w:rFonts w:cs="Angsana New"/>
                <w:color w:val="000000"/>
                <w:cs/>
              </w:rPr>
              <w:t xml:space="preserve">) </w:t>
            </w:r>
            <w:r>
              <w:t>PRODUCT_NAME</w:t>
            </w:r>
            <w:r>
              <w:rPr>
                <w:rFonts w:cs="Angsana New"/>
                <w:color w:val="000000"/>
                <w:cs/>
              </w:rPr>
              <w:t xml:space="preserve"> </w:t>
            </w:r>
          </w:p>
          <w:p w:rsidR="004B0876" w:rsidP="00700614" w:rsidRDefault="004B0876" w14:paraId="56605E24" w14:textId="77777777">
            <w:pPr>
              <w:spacing w:after="0"/>
              <w:rPr>
                <w:color w:val="000000"/>
                <w:cs/>
              </w:rPr>
            </w:pPr>
            <w:r>
              <w:rPr>
                <w:rFonts w:hint="cs"/>
                <w:color w:val="000000"/>
                <w:cs/>
              </w:rPr>
              <w:t xml:space="preserve">              หรือ </w:t>
            </w:r>
            <w:r>
              <w:t>PO_NAME</w:t>
            </w:r>
          </w:p>
          <w:p w:rsidR="004B0876" w:rsidP="00700614" w:rsidRDefault="004B0876" w14:paraId="4A0864FE" w14:textId="77777777">
            <w:pPr>
              <w:spacing w:after="0"/>
              <w:rPr>
                <w:color w:val="000000"/>
              </w:rPr>
            </w:pPr>
            <w:r>
              <w:rPr>
                <w:color w:val="000000"/>
              </w:rPr>
              <w:t xml:space="preserve">Value </w:t>
            </w:r>
            <w:r>
              <w:rPr>
                <w:rFonts w:cs="Angsana New"/>
                <w:color w:val="000000"/>
                <w:cs/>
              </w:rPr>
              <w:t xml:space="preserve">: </w:t>
            </w:r>
            <w:r>
              <w:rPr>
                <w:color w:val="000000"/>
              </w:rPr>
              <w:t>PLM_PO</w:t>
            </w:r>
            <w:r>
              <w:rPr>
                <w:rFonts w:cs="Angsana New"/>
                <w:color w:val="000000"/>
                <w:cs/>
              </w:rPr>
              <w:t>.</w:t>
            </w:r>
            <w:r>
              <w:rPr>
                <w:color w:val="000000"/>
              </w:rPr>
              <w:t>ROW_ID</w:t>
            </w:r>
          </w:p>
          <w:p w:rsidR="004B0876" w:rsidP="00700614" w:rsidRDefault="004B0876" w14:paraId="3F173CEA" w14:textId="77777777">
            <w:pPr>
              <w:rPr>
                <w:color w:val="000000"/>
                <w:cs/>
              </w:rPr>
            </w:pPr>
            <w:r>
              <w:rPr>
                <w:rFonts w:hint="cs"/>
                <w:color w:val="000000"/>
                <w:cs/>
              </w:rPr>
              <w:t>ตัวอย่าง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669"/>
              <w:gridCol w:w="2670"/>
            </w:tblGrid>
            <w:tr w:rsidR="004B0876" w:rsidTr="00700614" w14:paraId="134A1700" w14:textId="77777777">
              <w:trPr>
                <w:tblHeader/>
              </w:trPr>
              <w:tc>
                <w:tcPr>
                  <w:tcW w:w="2669" w:type="dxa"/>
                  <w:shd w:val="clear" w:color="auto" w:fill="C2D69B" w:themeFill="accent3" w:themeFillTint="99"/>
                </w:tcPr>
                <w:p w:rsidR="004B0876" w:rsidP="00700614" w:rsidRDefault="004B0876" w14:paraId="7988B246" w14:textId="77777777">
                  <w:pPr>
                    <w:pStyle w:val="HeaderTable"/>
                    <w:jc w:val="center"/>
                  </w:pPr>
                  <w:r>
                    <w:t>Display</w:t>
                  </w:r>
                </w:p>
              </w:tc>
              <w:tc>
                <w:tcPr>
                  <w:tcW w:w="2670" w:type="dxa"/>
                  <w:shd w:val="clear" w:color="auto" w:fill="C2D69B" w:themeFill="accent3" w:themeFillTint="99"/>
                </w:tcPr>
                <w:p w:rsidR="004B0876" w:rsidP="00700614" w:rsidRDefault="004B0876" w14:paraId="0C2C1C65" w14:textId="77777777">
                  <w:pPr>
                    <w:pStyle w:val="HeaderTable"/>
                    <w:jc w:val="center"/>
                  </w:pPr>
                  <w:r>
                    <w:t>Value</w:t>
                  </w:r>
                </w:p>
              </w:tc>
            </w:tr>
            <w:tr w:rsidR="004B0876" w:rsidTr="00700614" w14:paraId="6AA0F6CF" w14:textId="77777777">
              <w:tc>
                <w:tcPr>
                  <w:tcW w:w="2669" w:type="dxa"/>
                </w:tcPr>
                <w:p w:rsidR="004B0876" w:rsidP="009C2A1C" w:rsidRDefault="009C2A1C" w14:paraId="1C611958" w14:textId="2607845B">
                  <w:pPr>
                    <w:rPr>
                      <w:color w:val="000000"/>
                    </w:rPr>
                  </w:pPr>
                  <w:r>
                    <w:rPr>
                      <w:rFonts w:cs="Angsana New"/>
                      <w:color w:val="000000"/>
                      <w:cs/>
                    </w:rPr>
                    <w:t>(</w:t>
                  </w:r>
                  <w:r>
                    <w:rPr>
                      <w:color w:val="000000"/>
                    </w:rPr>
                    <w:t>P000001</w:t>
                  </w:r>
                  <w:r>
                    <w:rPr>
                      <w:rFonts w:cs="Angsana New"/>
                      <w:color w:val="000000"/>
                      <w:cs/>
                    </w:rPr>
                    <w:t xml:space="preserve">) </w:t>
                  </w:r>
                  <w:r w:rsidR="004B0876">
                    <w:rPr>
                      <w:color w:val="000000"/>
                    </w:rPr>
                    <w:t xml:space="preserve">AccountFee1 </w:t>
                  </w:r>
                </w:p>
              </w:tc>
              <w:tc>
                <w:tcPr>
                  <w:tcW w:w="2670" w:type="dxa"/>
                </w:tcPr>
                <w:p w:rsidR="004B0876" w:rsidP="00700614" w:rsidRDefault="004B0876" w14:paraId="5415FD3D" w14:textId="77777777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10000001</w:t>
                  </w:r>
                </w:p>
              </w:tc>
            </w:tr>
            <w:tr w:rsidR="004B0876" w:rsidTr="00700614" w14:paraId="3CAFD962" w14:textId="77777777">
              <w:tc>
                <w:tcPr>
                  <w:tcW w:w="2669" w:type="dxa"/>
                </w:tcPr>
                <w:p w:rsidR="004B0876" w:rsidP="009C2A1C" w:rsidRDefault="009C2A1C" w14:paraId="3C294162" w14:textId="15C327D1">
                  <w:pPr>
                    <w:rPr>
                      <w:color w:val="000000"/>
                    </w:rPr>
                  </w:pPr>
                  <w:r>
                    <w:rPr>
                      <w:rFonts w:cs="Angsana New"/>
                      <w:color w:val="000000"/>
                      <w:cs/>
                    </w:rPr>
                    <w:t>(</w:t>
                  </w:r>
                  <w:r>
                    <w:rPr>
                      <w:color w:val="000000"/>
                    </w:rPr>
                    <w:t>P000002</w:t>
                  </w:r>
                  <w:r>
                    <w:rPr>
                      <w:rFonts w:cs="Angsana New"/>
                      <w:color w:val="000000"/>
                      <w:cs/>
                    </w:rPr>
                    <w:t xml:space="preserve">) </w:t>
                  </w:r>
                  <w:r w:rsidR="004B0876">
                    <w:rPr>
                      <w:color w:val="000000"/>
                    </w:rPr>
                    <w:t xml:space="preserve">AccountFee2 </w:t>
                  </w:r>
                </w:p>
              </w:tc>
              <w:tc>
                <w:tcPr>
                  <w:tcW w:w="2670" w:type="dxa"/>
                </w:tcPr>
                <w:p w:rsidR="004B0876" w:rsidP="00700614" w:rsidRDefault="004B0876" w14:paraId="15BE32CF" w14:textId="77777777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10000002</w:t>
                  </w:r>
                </w:p>
              </w:tc>
            </w:tr>
            <w:tr w:rsidR="004B0876" w:rsidTr="00700614" w14:paraId="4653F7D6" w14:textId="77777777">
              <w:tc>
                <w:tcPr>
                  <w:tcW w:w="2669" w:type="dxa"/>
                </w:tcPr>
                <w:p w:rsidR="004B0876" w:rsidP="00700614" w:rsidRDefault="004B0876" w14:paraId="4133688E" w14:textId="77777777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AccountFee3</w:t>
                  </w:r>
                </w:p>
              </w:tc>
              <w:tc>
                <w:tcPr>
                  <w:tcW w:w="2670" w:type="dxa"/>
                </w:tcPr>
                <w:p w:rsidR="004B0876" w:rsidP="00700614" w:rsidRDefault="004B0876" w14:paraId="6C3EF543" w14:textId="77777777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10000003</w:t>
                  </w:r>
                </w:p>
              </w:tc>
            </w:tr>
            <w:tr w:rsidR="004B0876" w:rsidTr="00700614" w14:paraId="0300A7FE" w14:textId="77777777">
              <w:tc>
                <w:tcPr>
                  <w:tcW w:w="2669" w:type="dxa"/>
                </w:tcPr>
                <w:p w:rsidR="004B0876" w:rsidP="00700614" w:rsidRDefault="004B0876" w14:paraId="1E57A72F" w14:textId="77777777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AccountFee4</w:t>
                  </w:r>
                </w:p>
              </w:tc>
              <w:tc>
                <w:tcPr>
                  <w:tcW w:w="2670" w:type="dxa"/>
                </w:tcPr>
                <w:p w:rsidR="004B0876" w:rsidP="00700614" w:rsidRDefault="004B0876" w14:paraId="23B572C5" w14:textId="77777777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10000004</w:t>
                  </w:r>
                </w:p>
              </w:tc>
            </w:tr>
          </w:tbl>
          <w:p w:rsidR="004B0876" w:rsidP="00700614" w:rsidRDefault="004B0876" w14:paraId="4B396622" w14:textId="77777777">
            <w:pPr>
              <w:rPr>
                <w:rFonts w:cs="CordiaUPC"/>
              </w:rPr>
            </w:pPr>
          </w:p>
        </w:tc>
      </w:tr>
      <w:tr w:rsidRPr="008979A8" w:rsidR="004B0876" w:rsidTr="00700614" w14:paraId="78F20EEE" w14:textId="77777777">
        <w:trPr>
          <w:trHeight w:val="108"/>
        </w:trPr>
        <w:tc>
          <w:tcPr>
            <w:tcW w:w="925" w:type="pct"/>
          </w:tcPr>
          <w:p w:rsidR="004B0876" w:rsidP="00700614" w:rsidRDefault="004B0876" w14:paraId="244EC734" w14:textId="77777777">
            <w:r>
              <w:t>orderFee</w:t>
            </w:r>
          </w:p>
        </w:tc>
        <w:tc>
          <w:tcPr>
            <w:tcW w:w="1059" w:type="pct"/>
          </w:tcPr>
          <w:p w:rsidR="004B0876" w:rsidP="00700614" w:rsidRDefault="004B0876" w14:paraId="7D3CD667" w14:textId="77777777">
            <w:r>
              <w:t>Shuttle</w:t>
            </w:r>
          </w:p>
        </w:tc>
        <w:tc>
          <w:tcPr>
            <w:tcW w:w="3016" w:type="pct"/>
          </w:tcPr>
          <w:p w:rsidR="004B0876" w:rsidP="00700614" w:rsidRDefault="004B0876" w14:paraId="21FA1652" w14:textId="77777777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>
              <w:t>Order Fee</w:t>
            </w:r>
          </w:p>
          <w:p w:rsidR="00BA0852" w:rsidP="00BA0852" w:rsidRDefault="004B0876" w14:paraId="6E12185E" w14:textId="7ADB3A10">
            <w:r w:rsidRPr="004C3917">
              <w:t xml:space="preserve">List of Value </w:t>
            </w:r>
            <w:r w:rsidRPr="004C3917">
              <w:rPr>
                <w:rFonts w:cs="Angsana New"/>
                <w:cs/>
              </w:rPr>
              <w:t xml:space="preserve">: </w:t>
            </w:r>
            <w:r w:rsidR="00BA0852">
              <w:rPr>
                <w:rFonts w:hint="cs"/>
                <w:cs/>
              </w:rPr>
              <w:t xml:space="preserve">ดึงข้อมูลใน </w:t>
            </w:r>
            <w:r w:rsidR="00BA0852">
              <w:t xml:space="preserve">Database </w:t>
            </w:r>
            <w:r w:rsidR="00BA0852">
              <w:rPr>
                <w:rFonts w:hint="cs"/>
                <w:cs/>
              </w:rPr>
              <w:t xml:space="preserve">ที่ </w:t>
            </w:r>
            <w:r w:rsidR="00BA0852">
              <w:t xml:space="preserve">Table </w:t>
            </w:r>
            <w:r w:rsidRPr="00700614" w:rsidR="00BA0852">
              <w:t>PO_</w:t>
            </w:r>
            <w:r w:rsidR="00191D83">
              <w:t>FEE</w:t>
            </w:r>
            <w:r w:rsidRPr="00700614" w:rsidR="00BA0852">
              <w:t>_VIEW</w:t>
            </w:r>
            <w:r w:rsidR="00BA0852">
              <w:rPr>
                <w:rFonts w:hint="cs"/>
                <w:cs/>
              </w:rPr>
              <w:t xml:space="preserve"> โดยมีเงื่อนไขดังนี้</w:t>
            </w:r>
          </w:p>
          <w:p w:rsidR="00BA0852" w:rsidP="00BA0852" w:rsidRDefault="00BA0852" w14:paraId="473DBB9E" w14:textId="74EFA74F">
            <w:pPr>
              <w:pStyle w:val="ListParagraph"/>
              <w:numPr>
                <w:ilvl w:val="0"/>
                <w:numId w:val="37"/>
              </w:numPr>
            </w:pPr>
            <w:r>
              <w:rPr>
                <w:color w:val="000000"/>
              </w:rPr>
              <w:t>PLM_PO</w:t>
            </w:r>
            <w:r>
              <w:rPr>
                <w:rFonts w:cs="Angsana New"/>
                <w:color w:val="000000"/>
                <w:cs/>
              </w:rPr>
              <w:t>.</w:t>
            </w:r>
            <w:r w:rsidRPr="007E6626">
              <w:t>STATUS</w:t>
            </w:r>
            <w:r w:rsidRPr="004C3917" w:rsidDel="001452B1">
              <w:rPr>
                <w:rFonts w:hint="cs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ไม่เท่ากับ </w:t>
            </w:r>
            <w:r>
              <w:rPr>
                <w:rFonts w:cs="Angsana New"/>
                <w:cs/>
              </w:rPr>
              <w:t>“</w:t>
            </w:r>
            <w:r>
              <w:t>Cancel</w:t>
            </w:r>
            <w:r>
              <w:rPr>
                <w:rFonts w:cs="Angsana New"/>
                <w:cs/>
              </w:rPr>
              <w:t>”</w:t>
            </w:r>
            <w:r w:rsidR="00191D83">
              <w:rPr>
                <w:rFonts w:cs="Angsana New"/>
                <w:cs/>
              </w:rPr>
              <w:t xml:space="preserve"> </w:t>
            </w:r>
            <w:r w:rsidR="00191D83">
              <w:rPr>
                <w:rFonts w:hint="cs" w:cs="Angsana New"/>
                <w:cs/>
              </w:rPr>
              <w:t xml:space="preserve">และ </w:t>
            </w:r>
            <w:r w:rsidR="00191D83">
              <w:rPr>
                <w:rFonts w:cs="Angsana New"/>
                <w:cs/>
              </w:rPr>
              <w:t>“</w:t>
            </w:r>
            <w:r w:rsidR="00191D83">
              <w:rPr>
                <w:rFonts w:cs="CordiaUPC"/>
              </w:rPr>
              <w:t>Hold</w:t>
            </w:r>
            <w:r w:rsidR="00191D83">
              <w:rPr>
                <w:rFonts w:cs="Angsana New"/>
                <w:cs/>
              </w:rPr>
              <w:t>”</w:t>
            </w:r>
          </w:p>
          <w:p w:rsidR="00BA0852" w:rsidP="00BA0852" w:rsidRDefault="00BA0852" w14:paraId="265384C7" w14:textId="77777777">
            <w:pPr>
              <w:pStyle w:val="ListParagraph"/>
              <w:numPr>
                <w:ilvl w:val="0"/>
                <w:numId w:val="37"/>
              </w:numPr>
            </w:pPr>
            <w:r>
              <w:rPr>
                <w:color w:val="000000"/>
              </w:rPr>
              <w:t>PLM_PO</w:t>
            </w:r>
            <w:r>
              <w:rPr>
                <w:rFonts w:cs="Angsana New"/>
                <w:color w:val="000000"/>
                <w:cs/>
              </w:rPr>
              <w:t>.</w:t>
            </w:r>
            <w:r>
              <w:rPr>
                <w:color w:val="000000"/>
              </w:rPr>
              <w:t>PROMOTION_GROUP</w:t>
            </w:r>
            <w:r w:rsidRPr="004C3917" w:rsidDel="001452B1"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 “</w:t>
            </w:r>
            <w:r>
              <w:t>Mobile</w:t>
            </w:r>
            <w:r>
              <w:rPr>
                <w:rFonts w:cs="Angsana New"/>
                <w:cs/>
              </w:rPr>
              <w:t>”</w:t>
            </w:r>
          </w:p>
          <w:p w:rsidR="00BA0852" w:rsidP="00BA0852" w:rsidRDefault="00BA0852" w14:paraId="6D197ABE" w14:textId="1E42305F">
            <w:pPr>
              <w:pStyle w:val="ListParagraph"/>
              <w:numPr>
                <w:ilvl w:val="0"/>
                <w:numId w:val="37"/>
              </w:numPr>
            </w:pPr>
            <w:r>
              <w:rPr>
                <w:color w:val="000000"/>
              </w:rPr>
              <w:t>PLM_PO</w:t>
            </w:r>
            <w:r>
              <w:rPr>
                <w:rFonts w:cs="Angsana New"/>
                <w:color w:val="000000"/>
                <w:cs/>
              </w:rPr>
              <w:t>.</w:t>
            </w:r>
            <w:r>
              <w:rPr>
                <w:color w:val="000000"/>
              </w:rPr>
              <w:t xml:space="preserve">PO_SUB_GROUP </w:t>
            </w:r>
            <w:r>
              <w:rPr>
                <w:rFonts w:cs="Angsana New"/>
                <w:color w:val="000000"/>
                <w:cs/>
              </w:rPr>
              <w:t>= “</w:t>
            </w:r>
            <w:r w:rsidR="00C53E2A">
              <w:rPr>
                <w:color w:val="000000"/>
              </w:rPr>
              <w:t xml:space="preserve">Order </w:t>
            </w:r>
            <w:r>
              <w:rPr>
                <w:color w:val="000000"/>
              </w:rPr>
              <w:t>Fee</w:t>
            </w:r>
            <w:r>
              <w:rPr>
                <w:rFonts w:cs="Angsana New"/>
                <w:color w:val="000000"/>
                <w:cs/>
              </w:rPr>
              <w:t>”</w:t>
            </w:r>
          </w:p>
          <w:p w:rsidR="004B0876" w:rsidP="00700614" w:rsidRDefault="004B0876" w14:paraId="1BF3AA0B" w14:textId="77777777">
            <w:pPr>
              <w:spacing w:after="0"/>
              <w:rPr>
                <w:color w:val="000000"/>
              </w:rPr>
            </w:pPr>
            <w:r>
              <w:rPr>
                <w:color w:val="000000"/>
              </w:rPr>
              <w:t>Format</w:t>
            </w:r>
          </w:p>
          <w:p w:rsidR="004B0876" w:rsidP="00700614" w:rsidRDefault="004B0876" w14:paraId="6DCF2369" w14:textId="5CA1EFA3">
            <w:pPr>
              <w:spacing w:after="0"/>
              <w:rPr>
                <w:color w:val="000000"/>
              </w:rPr>
            </w:pPr>
            <w:r>
              <w:rPr>
                <w:color w:val="000000"/>
              </w:rPr>
              <w:t xml:space="preserve">Display </w:t>
            </w:r>
            <w:r>
              <w:rPr>
                <w:rFonts w:cs="Angsana New"/>
                <w:color w:val="000000"/>
                <w:cs/>
              </w:rPr>
              <w:t xml:space="preserve">: </w:t>
            </w:r>
            <w:r w:rsidR="009C2A1C">
              <w:rPr>
                <w:rFonts w:cs="Angsana New"/>
                <w:color w:val="000000"/>
                <w:cs/>
              </w:rPr>
              <w:t>(</w:t>
            </w:r>
            <w:r w:rsidR="009C2A1C">
              <w:rPr>
                <w:color w:val="000000"/>
              </w:rPr>
              <w:t>SFF_PRODUCT_CODE</w:t>
            </w:r>
            <w:r w:rsidR="009C2A1C">
              <w:rPr>
                <w:rFonts w:cs="Angsana New"/>
                <w:color w:val="000000"/>
                <w:cs/>
              </w:rPr>
              <w:t xml:space="preserve">) </w:t>
            </w:r>
            <w:r>
              <w:t>PRODUCT_NAME</w:t>
            </w:r>
            <w:r>
              <w:rPr>
                <w:rFonts w:cs="Angsana New"/>
                <w:color w:val="000000"/>
                <w:cs/>
              </w:rPr>
              <w:t xml:space="preserve"> </w:t>
            </w:r>
          </w:p>
          <w:p w:rsidR="004B0876" w:rsidP="00700614" w:rsidRDefault="004B0876" w14:paraId="3E8E74EC" w14:textId="77777777">
            <w:pPr>
              <w:spacing w:after="0"/>
              <w:rPr>
                <w:color w:val="000000"/>
                <w:cs/>
              </w:rPr>
            </w:pPr>
            <w:r>
              <w:rPr>
                <w:rFonts w:hint="cs"/>
                <w:color w:val="000000"/>
                <w:cs/>
              </w:rPr>
              <w:t xml:space="preserve">              หรือ </w:t>
            </w:r>
            <w:r>
              <w:t>PO_NAME</w:t>
            </w:r>
          </w:p>
          <w:p w:rsidR="004B0876" w:rsidP="00700614" w:rsidRDefault="004B0876" w14:paraId="7A284C49" w14:textId="77777777">
            <w:pPr>
              <w:spacing w:after="0"/>
              <w:rPr>
                <w:color w:val="000000"/>
              </w:rPr>
            </w:pPr>
            <w:r>
              <w:rPr>
                <w:color w:val="000000"/>
              </w:rPr>
              <w:t xml:space="preserve">Value </w:t>
            </w:r>
            <w:r>
              <w:rPr>
                <w:rFonts w:cs="Angsana New"/>
                <w:color w:val="000000"/>
                <w:cs/>
              </w:rPr>
              <w:t xml:space="preserve">: </w:t>
            </w:r>
            <w:r>
              <w:rPr>
                <w:color w:val="000000"/>
              </w:rPr>
              <w:t>PLM_PO</w:t>
            </w:r>
            <w:r>
              <w:rPr>
                <w:rFonts w:cs="Angsana New"/>
                <w:color w:val="000000"/>
                <w:cs/>
              </w:rPr>
              <w:t>.</w:t>
            </w:r>
            <w:r>
              <w:rPr>
                <w:color w:val="000000"/>
              </w:rPr>
              <w:t>ROW_ID</w:t>
            </w:r>
          </w:p>
          <w:p w:rsidR="004B0876" w:rsidP="00700614" w:rsidRDefault="004B0876" w14:paraId="77038274" w14:textId="77777777">
            <w:pPr>
              <w:rPr>
                <w:color w:val="000000"/>
                <w:cs/>
              </w:rPr>
            </w:pPr>
            <w:r>
              <w:rPr>
                <w:rFonts w:hint="cs"/>
                <w:color w:val="000000"/>
                <w:cs/>
              </w:rPr>
              <w:t>ตัวอย่าง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669"/>
              <w:gridCol w:w="2670"/>
            </w:tblGrid>
            <w:tr w:rsidR="004B0876" w:rsidTr="00700614" w14:paraId="30634B16" w14:textId="77777777">
              <w:trPr>
                <w:tblHeader/>
              </w:trPr>
              <w:tc>
                <w:tcPr>
                  <w:tcW w:w="2669" w:type="dxa"/>
                  <w:shd w:val="clear" w:color="auto" w:fill="C2D69B" w:themeFill="accent3" w:themeFillTint="99"/>
                </w:tcPr>
                <w:p w:rsidR="004B0876" w:rsidP="00700614" w:rsidRDefault="004B0876" w14:paraId="5CB098BF" w14:textId="77777777">
                  <w:pPr>
                    <w:pStyle w:val="HeaderTable"/>
                    <w:jc w:val="center"/>
                  </w:pPr>
                  <w:r>
                    <w:t>Display</w:t>
                  </w:r>
                </w:p>
              </w:tc>
              <w:tc>
                <w:tcPr>
                  <w:tcW w:w="2670" w:type="dxa"/>
                  <w:shd w:val="clear" w:color="auto" w:fill="C2D69B" w:themeFill="accent3" w:themeFillTint="99"/>
                </w:tcPr>
                <w:p w:rsidR="004B0876" w:rsidP="00700614" w:rsidRDefault="004B0876" w14:paraId="7DE0B3EB" w14:textId="77777777">
                  <w:pPr>
                    <w:pStyle w:val="HeaderTable"/>
                    <w:jc w:val="center"/>
                  </w:pPr>
                  <w:r>
                    <w:t>Value</w:t>
                  </w:r>
                </w:p>
              </w:tc>
            </w:tr>
            <w:tr w:rsidR="004B0876" w:rsidTr="00700614" w14:paraId="4B7E7244" w14:textId="77777777">
              <w:tc>
                <w:tcPr>
                  <w:tcW w:w="2669" w:type="dxa"/>
                </w:tcPr>
                <w:p w:rsidR="004B0876" w:rsidP="009C2A1C" w:rsidRDefault="009C2A1C" w14:paraId="6C4469A0" w14:textId="5FA754D7">
                  <w:pPr>
                    <w:rPr>
                      <w:color w:val="000000"/>
                    </w:rPr>
                  </w:pPr>
                  <w:r>
                    <w:rPr>
                      <w:rFonts w:cs="Angsana New"/>
                      <w:color w:val="000000"/>
                      <w:cs/>
                    </w:rPr>
                    <w:t>(</w:t>
                  </w:r>
                  <w:r>
                    <w:rPr>
                      <w:color w:val="000000"/>
                    </w:rPr>
                    <w:t>P000001</w:t>
                  </w:r>
                  <w:r>
                    <w:rPr>
                      <w:rFonts w:cs="Angsana New"/>
                      <w:color w:val="000000"/>
                      <w:cs/>
                    </w:rPr>
                    <w:t xml:space="preserve">) </w:t>
                  </w:r>
                  <w:r w:rsidR="00BA0852">
                    <w:rPr>
                      <w:color w:val="000000"/>
                    </w:rPr>
                    <w:t>Order</w:t>
                  </w:r>
                  <w:r w:rsidR="004B0876">
                    <w:rPr>
                      <w:color w:val="000000"/>
                    </w:rPr>
                    <w:t>Fee1</w:t>
                  </w:r>
                </w:p>
              </w:tc>
              <w:tc>
                <w:tcPr>
                  <w:tcW w:w="2670" w:type="dxa"/>
                </w:tcPr>
                <w:p w:rsidR="004B0876" w:rsidP="00700614" w:rsidRDefault="004B0876" w14:paraId="179508C7" w14:textId="77777777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10000001</w:t>
                  </w:r>
                </w:p>
              </w:tc>
            </w:tr>
            <w:tr w:rsidR="004B0876" w:rsidTr="00700614" w14:paraId="10A9149E" w14:textId="77777777">
              <w:tc>
                <w:tcPr>
                  <w:tcW w:w="2669" w:type="dxa"/>
                </w:tcPr>
                <w:p w:rsidR="004B0876" w:rsidP="009C2A1C" w:rsidRDefault="009C2A1C" w14:paraId="4CF2687A" w14:textId="73DA0DB6">
                  <w:pPr>
                    <w:rPr>
                      <w:color w:val="000000"/>
                    </w:rPr>
                  </w:pPr>
                  <w:r>
                    <w:rPr>
                      <w:rFonts w:cs="Angsana New"/>
                      <w:color w:val="000000"/>
                      <w:cs/>
                    </w:rPr>
                    <w:t>(</w:t>
                  </w:r>
                  <w:r>
                    <w:rPr>
                      <w:color w:val="000000"/>
                    </w:rPr>
                    <w:t>P000002</w:t>
                  </w:r>
                  <w:r>
                    <w:rPr>
                      <w:rFonts w:cs="Angsana New"/>
                      <w:color w:val="000000"/>
                      <w:cs/>
                    </w:rPr>
                    <w:t xml:space="preserve">) </w:t>
                  </w:r>
                  <w:r w:rsidR="00BA0852">
                    <w:rPr>
                      <w:color w:val="000000"/>
                    </w:rPr>
                    <w:t>Order</w:t>
                  </w:r>
                  <w:r w:rsidR="004B0876">
                    <w:rPr>
                      <w:color w:val="000000"/>
                    </w:rPr>
                    <w:t>Fee2</w:t>
                  </w:r>
                </w:p>
              </w:tc>
              <w:tc>
                <w:tcPr>
                  <w:tcW w:w="2670" w:type="dxa"/>
                </w:tcPr>
                <w:p w:rsidR="004B0876" w:rsidP="00700614" w:rsidRDefault="004B0876" w14:paraId="0A9EFEFE" w14:textId="77777777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10000002</w:t>
                  </w:r>
                </w:p>
              </w:tc>
            </w:tr>
            <w:tr w:rsidR="004B0876" w:rsidTr="00700614" w14:paraId="2091D9C1" w14:textId="77777777">
              <w:tc>
                <w:tcPr>
                  <w:tcW w:w="2669" w:type="dxa"/>
                </w:tcPr>
                <w:p w:rsidR="004B0876" w:rsidP="00700614" w:rsidRDefault="00BA0852" w14:paraId="4188A9AB" w14:textId="7E185317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Order</w:t>
                  </w:r>
                  <w:r w:rsidR="004B0876">
                    <w:rPr>
                      <w:color w:val="000000"/>
                    </w:rPr>
                    <w:t>Fee3</w:t>
                  </w:r>
                </w:p>
              </w:tc>
              <w:tc>
                <w:tcPr>
                  <w:tcW w:w="2670" w:type="dxa"/>
                </w:tcPr>
                <w:p w:rsidR="004B0876" w:rsidP="00700614" w:rsidRDefault="004B0876" w14:paraId="32E1EEC5" w14:textId="77777777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10000003</w:t>
                  </w:r>
                </w:p>
              </w:tc>
            </w:tr>
            <w:tr w:rsidR="004B0876" w:rsidTr="00700614" w14:paraId="6BC1D264" w14:textId="77777777">
              <w:tc>
                <w:tcPr>
                  <w:tcW w:w="2669" w:type="dxa"/>
                </w:tcPr>
                <w:p w:rsidR="004B0876" w:rsidP="00700614" w:rsidRDefault="00BA0852" w14:paraId="165B80F4" w14:textId="74853C55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Order</w:t>
                  </w:r>
                  <w:r w:rsidR="004B0876">
                    <w:rPr>
                      <w:color w:val="000000"/>
                    </w:rPr>
                    <w:t>Fee4</w:t>
                  </w:r>
                </w:p>
              </w:tc>
              <w:tc>
                <w:tcPr>
                  <w:tcW w:w="2670" w:type="dxa"/>
                </w:tcPr>
                <w:p w:rsidR="004B0876" w:rsidP="00700614" w:rsidRDefault="004B0876" w14:paraId="4F6EE130" w14:textId="77777777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10000004</w:t>
                  </w:r>
                </w:p>
              </w:tc>
            </w:tr>
          </w:tbl>
          <w:p w:rsidR="004B0876" w:rsidP="00700614" w:rsidRDefault="004B0876" w14:paraId="05B12C02" w14:textId="77777777">
            <w:pPr>
              <w:rPr>
                <w:rFonts w:cs="CordiaUPC"/>
              </w:rPr>
            </w:pPr>
          </w:p>
        </w:tc>
      </w:tr>
      <w:tr w:rsidRPr="008979A8" w:rsidR="004B0876" w:rsidTr="00700614" w14:paraId="52955E5E" w14:textId="77777777">
        <w:trPr>
          <w:trHeight w:val="108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4B0876" w:rsidP="00700614" w:rsidRDefault="004B0876" w14:paraId="7933C83A" w14:textId="77777777">
            <w:pPr>
              <w:pStyle w:val="HeaderTable"/>
            </w:pPr>
            <w:r>
              <w:t>End Fee Section</w:t>
            </w:r>
          </w:p>
        </w:tc>
      </w:tr>
    </w:tbl>
    <w:p w:rsidR="004B0876" w:rsidP="004B0876" w:rsidRDefault="004B0876" w14:paraId="47521B62" w14:textId="77777777">
      <w:pPr>
        <w:pStyle w:val="Heading3"/>
        <w:numPr>
          <w:ilvl w:val="0"/>
          <w:numId w:val="254"/>
        </w:numPr>
        <w:spacing w:after="240"/>
        <w:rPr>
          <w:rFonts w:ascii="CordiaUPC" w:hAnsi="CordiaUPC" w:cs="CordiaUPC"/>
          <w:sz w:val="32"/>
          <w:szCs w:val="32"/>
        </w:rPr>
      </w:pPr>
      <w:r w:rsidRPr="008979A8">
        <w:rPr>
          <w:rFonts w:ascii="CordiaUPC" w:hAnsi="CordiaUPC" w:cs="CordiaUPC"/>
          <w:sz w:val="32"/>
          <w:szCs w:val="32"/>
        </w:rPr>
        <w:t>Mapping to DB</w:t>
      </w:r>
    </w:p>
    <w:tbl>
      <w:tblPr>
        <w:tblW w:w="4977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348"/>
        <w:gridCol w:w="2486"/>
        <w:gridCol w:w="4141"/>
      </w:tblGrid>
      <w:tr w:rsidR="004B0876" w:rsidTr="00700614" w14:paraId="348D9FD1" w14:textId="77777777">
        <w:trPr>
          <w:tblHeader/>
        </w:trPr>
        <w:tc>
          <w:tcPr>
            <w:tcW w:w="1308" w:type="pct"/>
            <w:shd w:val="clear" w:color="auto" w:fill="EEECE1" w:themeFill="background2"/>
            <w:vAlign w:val="center"/>
          </w:tcPr>
          <w:p w:rsidR="004B0876" w:rsidP="00700614" w:rsidRDefault="004B0876" w14:paraId="33F15346" w14:textId="77777777">
            <w:pPr>
              <w:rPr>
                <w:rFonts w:cs="CordiaUPC"/>
              </w:rPr>
            </w:pPr>
            <w:r w:rsidRPr="008979A8">
              <w:rPr>
                <w:rFonts w:cs="CordiaUPC"/>
                <w:b/>
                <w:bCs/>
              </w:rPr>
              <w:t>Database Table</w:t>
            </w:r>
          </w:p>
        </w:tc>
        <w:tc>
          <w:tcPr>
            <w:tcW w:w="1385" w:type="pct"/>
            <w:shd w:val="clear" w:color="auto" w:fill="EEECE1" w:themeFill="background2"/>
          </w:tcPr>
          <w:p w:rsidR="004B0876" w:rsidP="00700614" w:rsidRDefault="004B0876" w14:paraId="4C1461A5" w14:textId="77777777">
            <w:pPr>
              <w:rPr>
                <w:rFonts w:cs="CordiaUPC"/>
                <w:szCs w:val="36"/>
              </w:rPr>
            </w:pPr>
            <w:r w:rsidRPr="008979A8">
              <w:rPr>
                <w:rFonts w:cs="CordiaUPC"/>
                <w:b/>
                <w:bCs/>
              </w:rPr>
              <w:t>Database Column</w:t>
            </w:r>
          </w:p>
        </w:tc>
        <w:tc>
          <w:tcPr>
            <w:tcW w:w="2307" w:type="pct"/>
            <w:shd w:val="clear" w:color="auto" w:fill="EEECE1" w:themeFill="background2"/>
            <w:vAlign w:val="center"/>
          </w:tcPr>
          <w:p w:rsidR="004B0876" w:rsidP="00700614" w:rsidRDefault="004B0876" w14:paraId="44F2E024" w14:textId="77777777">
            <w:pPr>
              <w:rPr>
                <w:rFonts w:cs="CordiaUPC"/>
                <w:cs/>
              </w:rPr>
            </w:pPr>
            <w:r w:rsidRPr="008979A8">
              <w:rPr>
                <w:rFonts w:cs="CordiaUPC"/>
                <w:b/>
                <w:bCs/>
              </w:rPr>
              <w:t>Field on Screen</w:t>
            </w:r>
          </w:p>
        </w:tc>
      </w:tr>
      <w:tr w:rsidR="00EA6163" w:rsidTr="00700614" w14:paraId="7AD4D6C2" w14:textId="77777777">
        <w:tc>
          <w:tcPr>
            <w:tcW w:w="1308" w:type="pct"/>
            <w:vMerge w:val="restart"/>
          </w:tcPr>
          <w:p w:rsidRPr="008A30ED" w:rsidR="00EA6163" w:rsidP="00700614" w:rsidRDefault="00EA6163" w14:paraId="3838ED7E" w14:textId="77777777">
            <w:pPr>
              <w:rPr>
                <w:rFonts w:cs="CordiaUPC"/>
              </w:rPr>
            </w:pPr>
            <w:r w:rsidRPr="008A30ED">
              <w:rPr>
                <w:rFonts w:cs="CordiaUPC"/>
              </w:rPr>
              <w:t>PO_FEE_MAPPING</w:t>
            </w:r>
          </w:p>
        </w:tc>
        <w:tc>
          <w:tcPr>
            <w:tcW w:w="1385" w:type="pct"/>
          </w:tcPr>
          <w:p w:rsidR="00EA6163" w:rsidP="00700614" w:rsidRDefault="00EA6163" w14:paraId="7AFBC912" w14:textId="77777777">
            <w:r>
              <w:t>ROW_ID</w:t>
            </w:r>
          </w:p>
        </w:tc>
        <w:tc>
          <w:tcPr>
            <w:tcW w:w="2307" w:type="pct"/>
          </w:tcPr>
          <w:p w:rsidR="00EA6163" w:rsidP="00700614" w:rsidRDefault="00EA6163" w14:paraId="285DB0A0" w14:textId="77777777">
            <w:pPr>
              <w:spacing w:after="0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ครั้งแรก</w:t>
            </w:r>
          </w:p>
          <w:p w:rsidR="00EA6163" w:rsidP="00700614" w:rsidRDefault="00EA6163" w14:paraId="2D4DB1FC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ให้ระบบ </w:t>
            </w:r>
            <w:r>
              <w:rPr>
                <w:rFonts w:cs="CordiaUPC"/>
              </w:rPr>
              <w:t xml:space="preserve">Auto Generate </w:t>
            </w:r>
          </w:p>
          <w:p w:rsidR="00EA6163" w:rsidP="00700614" w:rsidRDefault="00EA6163" w14:paraId="18B1CB71" w14:textId="77777777">
            <w:pPr>
              <w:spacing w:after="0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ครั้งถัดไป</w:t>
            </w:r>
          </w:p>
          <w:p w:rsidRPr="003B4253" w:rsidR="00EA6163" w:rsidP="00700614" w:rsidRDefault="00EA6163" w14:paraId="77D67F0C" w14:textId="77777777">
            <w:pPr>
              <w:spacing w:after="0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ให้ใช้ </w:t>
            </w:r>
            <w:r>
              <w:rPr>
                <w:rFonts w:cs="CordiaUPC"/>
              </w:rPr>
              <w:t xml:space="preserve">Row ID </w:t>
            </w:r>
            <w:r>
              <w:rPr>
                <w:rFonts w:hint="cs" w:cs="Angsana New"/>
                <w:cs/>
              </w:rPr>
              <w:t>เดิม</w:t>
            </w:r>
          </w:p>
        </w:tc>
      </w:tr>
      <w:tr w:rsidR="00EA6163" w:rsidTr="00700614" w14:paraId="2ADEC62A" w14:textId="77777777">
        <w:tc>
          <w:tcPr>
            <w:tcW w:w="1308" w:type="pct"/>
            <w:vMerge/>
          </w:tcPr>
          <w:p w:rsidR="00EA6163" w:rsidP="00700614" w:rsidRDefault="00EA6163" w14:paraId="523FC3CA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C0202" w:rsidR="00EA6163" w:rsidP="00700614" w:rsidRDefault="00EA6163" w14:paraId="73470B33" w14:textId="77777777">
            <w:r>
              <w:t>PO_ROW_ID</w:t>
            </w:r>
          </w:p>
        </w:tc>
        <w:tc>
          <w:tcPr>
            <w:tcW w:w="2307" w:type="pct"/>
          </w:tcPr>
          <w:p w:rsidR="00EA6163" w:rsidP="00AA73E1" w:rsidRDefault="00EA6163" w14:paraId="0785962C" w14:textId="0C8FEED0">
            <w:pPr>
              <w:spacing w:after="0"/>
            </w:pPr>
            <w:r w:rsidRPr="003B4253">
              <w:rPr>
                <w:rFonts w:cs="Angsana New"/>
                <w:cs/>
              </w:rPr>
              <w:t xml:space="preserve">ให้ใช้ </w:t>
            </w:r>
            <w:r>
              <w:rPr>
                <w:rFonts w:cs="CordiaUPC"/>
              </w:rPr>
              <w:t>PLM_PO</w:t>
            </w:r>
            <w:r>
              <w:rPr>
                <w:rFonts w:cs="Angsana New"/>
                <w:cs/>
              </w:rPr>
              <w:t>.</w:t>
            </w:r>
            <w:r>
              <w:rPr>
                <w:rFonts w:cs="CordiaUPC"/>
              </w:rPr>
              <w:t>ROW_ID</w:t>
            </w:r>
          </w:p>
        </w:tc>
      </w:tr>
      <w:tr w:rsidR="00EA6163" w:rsidTr="00700614" w14:paraId="19603DCD" w14:textId="77777777">
        <w:tc>
          <w:tcPr>
            <w:tcW w:w="1308" w:type="pct"/>
            <w:vMerge/>
          </w:tcPr>
          <w:p w:rsidRPr="008A30ED" w:rsidR="00EA6163" w:rsidP="00700614" w:rsidRDefault="00EA6163" w14:paraId="3F650B3B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C0202" w:rsidR="00EA6163" w:rsidP="00700614" w:rsidRDefault="00EA6163" w14:paraId="226CA556" w14:textId="77777777">
            <w:r>
              <w:t>PO_GROUP</w:t>
            </w:r>
          </w:p>
        </w:tc>
        <w:tc>
          <w:tcPr>
            <w:tcW w:w="2307" w:type="pct"/>
          </w:tcPr>
          <w:p w:rsidR="00EA6163" w:rsidP="00700614" w:rsidRDefault="00EA6163" w14:paraId="3D0F91FC" w14:textId="77777777">
            <w:pPr>
              <w:spacing w:after="0"/>
            </w:pPr>
            <w:r>
              <w:rPr>
                <w:rFonts w:cs="CordiaUPC"/>
              </w:rPr>
              <w:t>poGroup</w:t>
            </w:r>
          </w:p>
        </w:tc>
      </w:tr>
      <w:tr w:rsidR="00EA6163" w:rsidTr="00700614" w14:paraId="02318889" w14:textId="77777777">
        <w:tc>
          <w:tcPr>
            <w:tcW w:w="1308" w:type="pct"/>
            <w:vMerge/>
          </w:tcPr>
          <w:p w:rsidRPr="008A30ED" w:rsidR="00EA6163" w:rsidP="00700614" w:rsidRDefault="00EA6163" w14:paraId="1C2F9F5E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EA6163" w:rsidP="00700614" w:rsidRDefault="00EA6163" w14:paraId="6A018DF8" w14:textId="77777777">
            <w:r>
              <w:t>PO_FEE _DETAIL_ROW_ID</w:t>
            </w:r>
          </w:p>
        </w:tc>
        <w:tc>
          <w:tcPr>
            <w:tcW w:w="2307" w:type="pct"/>
          </w:tcPr>
          <w:p w:rsidRPr="003B4253" w:rsidR="00EA6163" w:rsidP="00700614" w:rsidRDefault="00EA6163" w14:paraId="58B06578" w14:textId="77777777">
            <w:pPr>
              <w:spacing w:after="0"/>
              <w:rPr>
                <w:rFonts w:cs="CordiaUPC"/>
                <w:cs/>
              </w:rPr>
            </w:pPr>
            <w:r w:rsidRPr="003B4253">
              <w:rPr>
                <w:rFonts w:cs="Angsana New"/>
                <w:cs/>
              </w:rPr>
              <w:t xml:space="preserve">ให้ใช้ </w:t>
            </w:r>
            <w:r>
              <w:rPr>
                <w:rFonts w:cs="CordiaUPC"/>
              </w:rPr>
              <w:t>PO_FEE_DETAIL</w:t>
            </w:r>
            <w:r w:rsidRPr="003B4253">
              <w:rPr>
                <w:rFonts w:cs="Angsana New"/>
                <w:cs/>
              </w:rPr>
              <w:t>.</w:t>
            </w:r>
            <w:r w:rsidRPr="003B4253">
              <w:rPr>
                <w:rFonts w:cs="CordiaUPC"/>
              </w:rPr>
              <w:t>ROW_ID</w:t>
            </w:r>
            <w:r>
              <w:rPr>
                <w:rFonts w:hint="cs" w:cs="Angsana New"/>
                <w:cs/>
              </w:rPr>
              <w:t xml:space="preserve"> ที่เลือกมา</w:t>
            </w:r>
          </w:p>
        </w:tc>
      </w:tr>
      <w:tr w:rsidR="00EA6163" w:rsidTr="00700614" w14:paraId="0243BEF4" w14:textId="77777777">
        <w:tc>
          <w:tcPr>
            <w:tcW w:w="1308" w:type="pct"/>
            <w:vMerge/>
          </w:tcPr>
          <w:p w:rsidRPr="008A30ED" w:rsidR="00EA6163" w:rsidP="00700614" w:rsidRDefault="00EA6163" w14:paraId="414F9E60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EA6163" w:rsidP="00700614" w:rsidRDefault="00EA6163" w14:paraId="267BA1F8" w14:textId="77777777">
            <w:r>
              <w:t>STATUS</w:t>
            </w:r>
          </w:p>
        </w:tc>
        <w:tc>
          <w:tcPr>
            <w:tcW w:w="2307" w:type="pct"/>
          </w:tcPr>
          <w:p w:rsidRPr="003B4253" w:rsidR="00EA6163" w:rsidP="00700614" w:rsidRDefault="00EA6163" w14:paraId="70017072" w14:textId="77777777">
            <w:pPr>
              <w:spacing w:after="0"/>
              <w:rPr>
                <w:rFonts w:cs="CordiaUPC"/>
                <w:cs/>
              </w:rPr>
            </w:pPr>
            <w:r>
              <w:rPr>
                <w:rFonts w:cs="CordiaUPC"/>
              </w:rPr>
              <w:t xml:space="preserve">Default Value </w:t>
            </w:r>
            <w:r>
              <w:rPr>
                <w:rFonts w:cs="Angsana New"/>
                <w:cs/>
              </w:rPr>
              <w:t>: “</w:t>
            </w:r>
            <w:r>
              <w:rPr>
                <w:rFonts w:cs="CordiaUPC"/>
              </w:rPr>
              <w:t>Draft</w:t>
            </w:r>
            <w:r>
              <w:rPr>
                <w:rFonts w:cs="Angsana New"/>
                <w:cs/>
              </w:rPr>
              <w:t>”</w:t>
            </w:r>
          </w:p>
        </w:tc>
      </w:tr>
      <w:tr w:rsidR="00EA6163" w:rsidTr="00700614" w14:paraId="58831BE0" w14:textId="77777777">
        <w:tc>
          <w:tcPr>
            <w:tcW w:w="1308" w:type="pct"/>
            <w:vMerge/>
          </w:tcPr>
          <w:p w:rsidRPr="008A30ED" w:rsidR="00EA6163" w:rsidP="00700614" w:rsidRDefault="00EA6163" w14:paraId="70482057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EA6163" w:rsidP="00700614" w:rsidRDefault="00EA6163" w14:paraId="1A0DA7F0" w14:textId="6F911401">
            <w:r>
              <w:t>PO_ENH_ROW_ID</w:t>
            </w:r>
          </w:p>
        </w:tc>
        <w:tc>
          <w:tcPr>
            <w:tcW w:w="2307" w:type="pct"/>
          </w:tcPr>
          <w:p w:rsidR="00EA6163" w:rsidP="00700614" w:rsidRDefault="00EA6163" w14:paraId="18F05F42" w14:textId="3A55A65B">
            <w:pPr>
              <w:spacing w:after="0"/>
              <w:rPr>
                <w:rFonts w:cs="CordiaUPC"/>
              </w:rPr>
            </w:pPr>
            <w:r w:rsidRPr="003B4253">
              <w:rPr>
                <w:rFonts w:cs="Angsana New"/>
                <w:cs/>
              </w:rPr>
              <w:t xml:space="preserve">ให้ใช้ </w:t>
            </w:r>
            <w:r>
              <w:rPr>
                <w:rFonts w:cs="CordiaUPC"/>
              </w:rPr>
              <w:t>PLM_ENH_PO</w:t>
            </w:r>
            <w:r>
              <w:rPr>
                <w:rFonts w:cs="Angsana New"/>
                <w:cs/>
              </w:rPr>
              <w:t>.</w:t>
            </w:r>
            <w:r>
              <w:rPr>
                <w:rFonts w:cs="CordiaUPC"/>
              </w:rPr>
              <w:t>ROW_ID</w:t>
            </w:r>
          </w:p>
        </w:tc>
      </w:tr>
      <w:tr w:rsidR="00EA6163" w:rsidTr="00700614" w14:paraId="09718F6A" w14:textId="77777777">
        <w:tc>
          <w:tcPr>
            <w:tcW w:w="1308" w:type="pct"/>
            <w:vMerge/>
          </w:tcPr>
          <w:p w:rsidRPr="008A30ED" w:rsidR="00EA6163" w:rsidP="00700614" w:rsidRDefault="00EA6163" w14:paraId="38D1435B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EA6163" w:rsidP="00700614" w:rsidRDefault="00EA6163" w14:paraId="4F11D1E0" w14:textId="2BB95B0F">
            <w:r>
              <w:t>PO_ENH_FEE _DETAIL_ROW_ID</w:t>
            </w:r>
          </w:p>
        </w:tc>
        <w:tc>
          <w:tcPr>
            <w:tcW w:w="2307" w:type="pct"/>
          </w:tcPr>
          <w:p w:rsidR="00EA6163" w:rsidP="00700614" w:rsidRDefault="00EA6163" w14:paraId="79AD53B7" w14:textId="00E7091F">
            <w:pPr>
              <w:spacing w:after="0"/>
              <w:rPr>
                <w:rFonts w:cs="CordiaUPC"/>
              </w:rPr>
            </w:pPr>
            <w:r w:rsidRPr="003B4253">
              <w:rPr>
                <w:rFonts w:cs="Angsana New"/>
                <w:cs/>
              </w:rPr>
              <w:t xml:space="preserve">ให้ใช้ </w:t>
            </w:r>
            <w:r>
              <w:rPr>
                <w:rFonts w:cs="CordiaUPC"/>
              </w:rPr>
              <w:t>PO_ENH_FEE_DETAIL</w:t>
            </w:r>
            <w:r w:rsidRPr="003B4253">
              <w:rPr>
                <w:rFonts w:cs="Angsana New"/>
                <w:cs/>
              </w:rPr>
              <w:t>.</w:t>
            </w:r>
            <w:r w:rsidRPr="003B4253">
              <w:rPr>
                <w:rFonts w:cs="CordiaUPC"/>
              </w:rPr>
              <w:t>ROW_ID</w:t>
            </w:r>
            <w:r>
              <w:rPr>
                <w:rFonts w:hint="cs" w:cs="Angsana New"/>
                <w:cs/>
              </w:rPr>
              <w:t xml:space="preserve"> ที่เลือกมา</w:t>
            </w:r>
          </w:p>
        </w:tc>
      </w:tr>
    </w:tbl>
    <w:p w:rsidR="004B0876" w:rsidP="004B0876" w:rsidRDefault="001870C5" w14:paraId="7C013BBA" w14:textId="4A2E1398">
      <w:pPr>
        <w:pStyle w:val="Heading2"/>
        <w:numPr>
          <w:ilvl w:val="0"/>
          <w:numId w:val="1"/>
        </w:numPr>
        <w:ind w:left="426" w:hanging="426"/>
        <w:rPr>
          <w:rFonts w:ascii="CordiaUPC" w:hAnsi="CordiaUPC" w:cs="CordiaUPC"/>
          <w:sz w:val="36"/>
          <w:szCs w:val="36"/>
        </w:rPr>
      </w:pPr>
      <w:r>
        <w:rPr>
          <w:rFonts w:ascii="CordiaUPC" w:hAnsi="CordiaUPC" w:cs="CordiaUPC"/>
          <w:sz w:val="36"/>
          <w:szCs w:val="36"/>
        </w:rPr>
        <w:t xml:space="preserve">Mass </w:t>
      </w:r>
      <w:r w:rsidR="00F060BE">
        <w:rPr>
          <w:rFonts w:ascii="CordiaUPC" w:hAnsi="CordiaUPC" w:cs="CordiaUPC"/>
          <w:sz w:val="36"/>
          <w:szCs w:val="36"/>
        </w:rPr>
        <w:t xml:space="preserve">Matching </w:t>
      </w:r>
      <w:r w:rsidRPr="00E87182" w:rsidR="004B0876">
        <w:rPr>
          <w:rFonts w:ascii="CordiaUPC" w:hAnsi="CordiaUPC" w:cs="CordiaUPC"/>
          <w:sz w:val="36"/>
          <w:szCs w:val="36"/>
        </w:rPr>
        <w:t>Cash Back</w:t>
      </w:r>
    </w:p>
    <w:p w:rsidRPr="005040E4" w:rsidR="004B0876" w:rsidP="004B0876" w:rsidRDefault="004B0876" w14:paraId="565D4B67" w14:textId="77777777">
      <w:pPr>
        <w:pStyle w:val="Heading3"/>
        <w:numPr>
          <w:ilvl w:val="0"/>
          <w:numId w:val="184"/>
        </w:numPr>
        <w:rPr>
          <w:rFonts w:ascii="CordiaUPC" w:hAnsi="CordiaUPC" w:cs="CordiaUPC"/>
          <w:sz w:val="36"/>
          <w:szCs w:val="44"/>
        </w:rPr>
      </w:pPr>
      <w:r w:rsidRPr="008979A8">
        <w:rPr>
          <w:rFonts w:ascii="CordiaUPC" w:hAnsi="CordiaUPC" w:cs="CordiaUPC"/>
          <w:sz w:val="36"/>
          <w:szCs w:val="44"/>
        </w:rPr>
        <w:t>Field on Screen</w:t>
      </w:r>
    </w:p>
    <w:tbl>
      <w:tblPr>
        <w:tblW w:w="5201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724"/>
        <w:gridCol w:w="1857"/>
        <w:gridCol w:w="5797"/>
      </w:tblGrid>
      <w:tr w:rsidRPr="008979A8" w:rsidR="004B0876" w:rsidTr="00700614" w14:paraId="467DEB32" w14:textId="77777777">
        <w:trPr>
          <w:trHeight w:val="108"/>
          <w:tblHeader/>
        </w:trPr>
        <w:tc>
          <w:tcPr>
            <w:tcW w:w="919" w:type="pct"/>
            <w:shd w:val="clear" w:color="auto" w:fill="EEECE1" w:themeFill="background2"/>
            <w:vAlign w:val="center"/>
          </w:tcPr>
          <w:p w:rsidR="004B0876" w:rsidP="00700614" w:rsidRDefault="004B0876" w14:paraId="54229080" w14:textId="77777777">
            <w:pPr>
              <w:pStyle w:val="HeaderTable"/>
            </w:pPr>
            <w:r w:rsidRPr="008979A8">
              <w:t>Field Name</w:t>
            </w:r>
          </w:p>
        </w:tc>
        <w:tc>
          <w:tcPr>
            <w:tcW w:w="990" w:type="pct"/>
            <w:shd w:val="clear" w:color="auto" w:fill="EEECE1" w:themeFill="background2"/>
            <w:vAlign w:val="center"/>
          </w:tcPr>
          <w:p w:rsidR="004B0876" w:rsidP="00700614" w:rsidRDefault="004B0876" w14:paraId="4D0E4F6C" w14:textId="77777777">
            <w:pPr>
              <w:pStyle w:val="HeaderTable"/>
            </w:pPr>
            <w:r w:rsidRPr="008979A8">
              <w:t>Type</w:t>
            </w:r>
          </w:p>
        </w:tc>
        <w:tc>
          <w:tcPr>
            <w:tcW w:w="3091" w:type="pct"/>
            <w:shd w:val="clear" w:color="auto" w:fill="EEECE1" w:themeFill="background2"/>
            <w:vAlign w:val="center"/>
          </w:tcPr>
          <w:p w:rsidR="004B0876" w:rsidP="00700614" w:rsidRDefault="004B0876" w14:paraId="3909C2AB" w14:textId="77777777">
            <w:pPr>
              <w:pStyle w:val="HeaderTable"/>
            </w:pPr>
            <w:r w:rsidRPr="008979A8">
              <w:t>Comments</w:t>
            </w:r>
          </w:p>
        </w:tc>
      </w:tr>
      <w:tr w:rsidRPr="008979A8" w:rsidR="004B0876" w:rsidTr="00700614" w14:paraId="183151D1" w14:textId="77777777">
        <w:trPr>
          <w:trHeight w:val="108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4B0876" w:rsidP="00700614" w:rsidRDefault="00710755" w14:paraId="67B4A52B" w14:textId="0F4D0458">
            <w:pPr>
              <w:pStyle w:val="HeaderTable"/>
            </w:pPr>
            <w:r>
              <w:t xml:space="preserve">Cash Back </w:t>
            </w:r>
            <w:r w:rsidR="004B0876">
              <w:t>Section</w:t>
            </w:r>
          </w:p>
        </w:tc>
      </w:tr>
      <w:tr w:rsidRPr="008979A8" w:rsidR="004B0876" w:rsidTr="00700614" w14:paraId="625F14C2" w14:textId="77777777">
        <w:trPr>
          <w:trHeight w:val="108"/>
        </w:trPr>
        <w:tc>
          <w:tcPr>
            <w:tcW w:w="919" w:type="pct"/>
          </w:tcPr>
          <w:p w:rsidR="004B0876" w:rsidP="00700614" w:rsidRDefault="004B0876" w14:paraId="371C87AF" w14:textId="77777777">
            <w:pPr>
              <w:tabs>
                <w:tab w:val="left" w:pos="1356"/>
              </w:tabs>
            </w:pPr>
            <w:r>
              <w:t>cashBack</w:t>
            </w:r>
          </w:p>
        </w:tc>
        <w:tc>
          <w:tcPr>
            <w:tcW w:w="990" w:type="pct"/>
          </w:tcPr>
          <w:p w:rsidR="004B0876" w:rsidP="00700614" w:rsidRDefault="004B0876" w14:paraId="5C8E065C" w14:textId="77777777">
            <w:r>
              <w:t>Shuttle</w:t>
            </w:r>
          </w:p>
        </w:tc>
        <w:tc>
          <w:tcPr>
            <w:tcW w:w="3091" w:type="pct"/>
          </w:tcPr>
          <w:p w:rsidR="004B0876" w:rsidP="00700614" w:rsidRDefault="004B0876" w14:paraId="4F96E3B1" w14:textId="18AC55F3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="00710755">
              <w:t>Cash Back</w:t>
            </w:r>
          </w:p>
          <w:p w:rsidR="004B0876" w:rsidP="00700614" w:rsidRDefault="004B0876" w14:paraId="6AA9E932" w14:textId="266A04AD">
            <w:r>
              <w:t xml:space="preserve">List of value </w:t>
            </w:r>
            <w:r>
              <w:rPr>
                <w:rFonts w:cs="Angsana New"/>
                <w:cs/>
              </w:rPr>
              <w:t xml:space="preserve">: </w:t>
            </w:r>
            <w:r w:rsidR="00541D66">
              <w:rPr>
                <w:rFonts w:hint="cs"/>
                <w:cs/>
              </w:rPr>
              <w:t xml:space="preserve">ดึงข้อมูลใน </w:t>
            </w:r>
            <w:r w:rsidR="00541D66">
              <w:t xml:space="preserve">Database </w:t>
            </w:r>
            <w:r w:rsidR="00541D66">
              <w:rPr>
                <w:rFonts w:hint="cs"/>
                <w:cs/>
              </w:rPr>
              <w:t xml:space="preserve">ที่ </w:t>
            </w:r>
            <w:r w:rsidR="00541D66">
              <w:t xml:space="preserve">Table </w:t>
            </w:r>
            <w:r w:rsidRPr="00700614" w:rsidR="00541D66">
              <w:t>PO_</w:t>
            </w:r>
            <w:r w:rsidR="00DB585A">
              <w:t>CASH_BACK</w:t>
            </w:r>
            <w:r w:rsidRPr="00700614" w:rsidR="00541D66">
              <w:t>_VIEW</w:t>
            </w:r>
            <w:r w:rsidR="00541D66">
              <w:rPr>
                <w:rFonts w:hint="cs"/>
                <w:cs/>
              </w:rPr>
              <w:t xml:space="preserve"> โดยมีเงื่อนไขดังนี้</w:t>
            </w:r>
          </w:p>
          <w:p w:rsidR="004B0876" w:rsidP="004B0876" w:rsidRDefault="004B0876" w14:paraId="13641296" w14:textId="055EF1A0">
            <w:pPr>
              <w:pStyle w:val="ListParagraph"/>
              <w:numPr>
                <w:ilvl w:val="0"/>
                <w:numId w:val="37"/>
              </w:numPr>
            </w:pPr>
            <w:r>
              <w:rPr>
                <w:color w:val="000000"/>
              </w:rPr>
              <w:t>PLM_PO</w:t>
            </w:r>
            <w:r>
              <w:rPr>
                <w:rFonts w:cs="Angsana New"/>
                <w:color w:val="000000"/>
                <w:cs/>
              </w:rPr>
              <w:t>.</w:t>
            </w:r>
            <w:r w:rsidRPr="007E6626">
              <w:t>STATUS</w:t>
            </w:r>
            <w:r w:rsidRPr="004C3917" w:rsidDel="001452B1">
              <w:rPr>
                <w:rFonts w:hint="cs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ไม่เท่ากับ </w:t>
            </w:r>
            <w:r>
              <w:rPr>
                <w:rFonts w:cs="Angsana New"/>
                <w:cs/>
              </w:rPr>
              <w:t>“</w:t>
            </w:r>
            <w:r>
              <w:t>Cancel</w:t>
            </w:r>
            <w:r>
              <w:rPr>
                <w:rFonts w:cs="Angsana New"/>
                <w:cs/>
              </w:rPr>
              <w:t>”</w:t>
            </w:r>
            <w:r w:rsidR="00191D83">
              <w:rPr>
                <w:rFonts w:cs="Angsana New"/>
                <w:cs/>
              </w:rPr>
              <w:t xml:space="preserve"> </w:t>
            </w:r>
            <w:r w:rsidR="00191D83">
              <w:rPr>
                <w:rFonts w:hint="cs" w:cs="Angsana New"/>
                <w:cs/>
              </w:rPr>
              <w:t xml:space="preserve">และ </w:t>
            </w:r>
            <w:r w:rsidR="00191D83">
              <w:rPr>
                <w:rFonts w:cs="Angsana New"/>
                <w:cs/>
              </w:rPr>
              <w:t>“</w:t>
            </w:r>
            <w:r w:rsidR="00191D83">
              <w:rPr>
                <w:rFonts w:cs="CordiaUPC"/>
              </w:rPr>
              <w:t>Hold</w:t>
            </w:r>
            <w:r w:rsidR="00191D83">
              <w:rPr>
                <w:rFonts w:cs="Angsana New"/>
                <w:cs/>
              </w:rPr>
              <w:t>”</w:t>
            </w:r>
          </w:p>
          <w:p w:rsidR="004B0876" w:rsidP="004B0876" w:rsidRDefault="004B0876" w14:paraId="0129BBCB" w14:textId="64B29791">
            <w:pPr>
              <w:pStyle w:val="ListParagraph"/>
              <w:numPr>
                <w:ilvl w:val="0"/>
                <w:numId w:val="37"/>
              </w:numPr>
            </w:pPr>
            <w:r>
              <w:rPr>
                <w:color w:val="000000"/>
              </w:rPr>
              <w:t>PLM_PO</w:t>
            </w:r>
            <w:r>
              <w:rPr>
                <w:rFonts w:cs="Angsana New"/>
                <w:color w:val="000000"/>
                <w:cs/>
              </w:rPr>
              <w:t>.</w:t>
            </w:r>
            <w:r>
              <w:rPr>
                <w:color w:val="000000"/>
              </w:rPr>
              <w:t>PROMOTION_GROUP</w:t>
            </w:r>
            <w:r w:rsidRPr="004C3917" w:rsidDel="001452B1"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 “</w:t>
            </w:r>
            <w:r w:rsidR="001870C5">
              <w:t>Mobile</w:t>
            </w:r>
            <w:r>
              <w:rPr>
                <w:rFonts w:cs="Angsana New"/>
                <w:cs/>
              </w:rPr>
              <w:t>”</w:t>
            </w:r>
          </w:p>
          <w:p w:rsidR="004B0876" w:rsidP="004B0876" w:rsidRDefault="004B0876" w14:paraId="3916102C" w14:textId="53402383">
            <w:pPr>
              <w:pStyle w:val="ListParagraph"/>
              <w:numPr>
                <w:ilvl w:val="0"/>
                <w:numId w:val="37"/>
              </w:numPr>
            </w:pPr>
            <w:r>
              <w:rPr>
                <w:color w:val="000000"/>
              </w:rPr>
              <w:t>PLM_PO</w:t>
            </w:r>
            <w:r>
              <w:rPr>
                <w:rFonts w:cs="Angsana New"/>
                <w:color w:val="000000"/>
                <w:cs/>
              </w:rPr>
              <w:t>.</w:t>
            </w:r>
            <w:r>
              <w:rPr>
                <w:color w:val="000000"/>
              </w:rPr>
              <w:t xml:space="preserve">PO_SUB_GROUP </w:t>
            </w:r>
            <w:r>
              <w:rPr>
                <w:rFonts w:cs="Angsana New"/>
                <w:color w:val="000000"/>
                <w:cs/>
              </w:rPr>
              <w:t>= “</w:t>
            </w:r>
            <w:r w:rsidR="00541D66">
              <w:rPr>
                <w:color w:val="000000"/>
              </w:rPr>
              <w:t>Cash Back</w:t>
            </w:r>
            <w:r>
              <w:rPr>
                <w:rFonts w:cs="Angsana New"/>
                <w:color w:val="000000"/>
                <w:cs/>
              </w:rPr>
              <w:t>”</w:t>
            </w:r>
          </w:p>
          <w:p w:rsidR="004B0876" w:rsidP="00700614" w:rsidRDefault="004B0876" w14:paraId="7067B719" w14:textId="77777777">
            <w:pPr>
              <w:spacing w:after="0"/>
              <w:rPr>
                <w:color w:val="000000"/>
              </w:rPr>
            </w:pPr>
            <w:r>
              <w:rPr>
                <w:color w:val="000000"/>
              </w:rPr>
              <w:t>Format</w:t>
            </w:r>
          </w:p>
          <w:p w:rsidR="004B0876" w:rsidP="00700614" w:rsidRDefault="004B0876" w14:paraId="55E82F6B" w14:textId="6EE5BD63">
            <w:pPr>
              <w:spacing w:after="0"/>
              <w:rPr>
                <w:color w:val="000000"/>
              </w:rPr>
            </w:pPr>
            <w:r>
              <w:rPr>
                <w:color w:val="000000"/>
              </w:rPr>
              <w:t xml:space="preserve">Display </w:t>
            </w:r>
            <w:r>
              <w:rPr>
                <w:rFonts w:cs="Angsana New"/>
                <w:color w:val="000000"/>
                <w:cs/>
              </w:rPr>
              <w:t xml:space="preserve">: </w:t>
            </w:r>
            <w:r w:rsidR="009C2A1C">
              <w:rPr>
                <w:rFonts w:cs="Angsana New"/>
                <w:color w:val="000000"/>
                <w:cs/>
              </w:rPr>
              <w:t>(</w:t>
            </w:r>
            <w:r w:rsidR="009C2A1C">
              <w:rPr>
                <w:color w:val="000000"/>
              </w:rPr>
              <w:t>SFF_PRODUCT_CODE</w:t>
            </w:r>
            <w:r w:rsidR="009C2A1C">
              <w:rPr>
                <w:rFonts w:cs="Angsana New"/>
                <w:color w:val="000000"/>
                <w:cs/>
              </w:rPr>
              <w:t xml:space="preserve">) </w:t>
            </w:r>
            <w:r>
              <w:t>PRODUCT_NAME</w:t>
            </w:r>
            <w:r>
              <w:rPr>
                <w:rFonts w:cs="Angsana New"/>
                <w:color w:val="000000"/>
                <w:cs/>
              </w:rPr>
              <w:t xml:space="preserve"> </w:t>
            </w:r>
          </w:p>
          <w:p w:rsidR="004B0876" w:rsidP="00700614" w:rsidRDefault="004B0876" w14:paraId="47700718" w14:textId="77777777">
            <w:pPr>
              <w:spacing w:after="0"/>
              <w:rPr>
                <w:color w:val="000000"/>
                <w:cs/>
              </w:rPr>
            </w:pPr>
            <w:r>
              <w:rPr>
                <w:rFonts w:hint="cs"/>
                <w:color w:val="000000"/>
                <w:cs/>
              </w:rPr>
              <w:t xml:space="preserve">              หรือ </w:t>
            </w:r>
            <w:r>
              <w:t>PO_NAME</w:t>
            </w:r>
          </w:p>
          <w:p w:rsidR="004B0876" w:rsidP="00700614" w:rsidRDefault="004B0876" w14:paraId="2FCCFAC9" w14:textId="77777777">
            <w:pPr>
              <w:spacing w:after="0"/>
              <w:rPr>
                <w:color w:val="000000"/>
              </w:rPr>
            </w:pPr>
            <w:r>
              <w:rPr>
                <w:color w:val="000000"/>
              </w:rPr>
              <w:t xml:space="preserve">Value </w:t>
            </w:r>
            <w:r>
              <w:rPr>
                <w:rFonts w:cs="Angsana New"/>
                <w:color w:val="000000"/>
                <w:cs/>
              </w:rPr>
              <w:t xml:space="preserve">: </w:t>
            </w:r>
            <w:r>
              <w:rPr>
                <w:color w:val="000000"/>
              </w:rPr>
              <w:t>PLM_PO</w:t>
            </w:r>
            <w:r>
              <w:rPr>
                <w:rFonts w:cs="Angsana New"/>
                <w:color w:val="000000"/>
                <w:cs/>
              </w:rPr>
              <w:t>.</w:t>
            </w:r>
            <w:r>
              <w:rPr>
                <w:color w:val="000000"/>
              </w:rPr>
              <w:t>ROW_ID</w:t>
            </w:r>
          </w:p>
          <w:p w:rsidR="004B0876" w:rsidP="00700614" w:rsidRDefault="004B0876" w14:paraId="65BDCD67" w14:textId="77777777">
            <w:pPr>
              <w:rPr>
                <w:color w:val="000000"/>
                <w:cs/>
              </w:rPr>
            </w:pPr>
            <w:r>
              <w:rPr>
                <w:rFonts w:hint="cs"/>
                <w:color w:val="000000"/>
                <w:cs/>
              </w:rPr>
              <w:t>ตัวอย่าง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669"/>
              <w:gridCol w:w="2670"/>
            </w:tblGrid>
            <w:tr w:rsidR="004B0876" w:rsidTr="00700614" w14:paraId="0CD4B8CB" w14:textId="77777777">
              <w:trPr>
                <w:tblHeader/>
              </w:trPr>
              <w:tc>
                <w:tcPr>
                  <w:tcW w:w="2669" w:type="dxa"/>
                  <w:shd w:val="clear" w:color="auto" w:fill="C2D69B" w:themeFill="accent3" w:themeFillTint="99"/>
                </w:tcPr>
                <w:p w:rsidR="004B0876" w:rsidP="00700614" w:rsidRDefault="004B0876" w14:paraId="3D7DE732" w14:textId="77777777">
                  <w:pPr>
                    <w:pStyle w:val="HeaderTable"/>
                    <w:jc w:val="center"/>
                  </w:pPr>
                  <w:r>
                    <w:t>Display</w:t>
                  </w:r>
                </w:p>
              </w:tc>
              <w:tc>
                <w:tcPr>
                  <w:tcW w:w="2670" w:type="dxa"/>
                  <w:shd w:val="clear" w:color="auto" w:fill="C2D69B" w:themeFill="accent3" w:themeFillTint="99"/>
                </w:tcPr>
                <w:p w:rsidR="004B0876" w:rsidP="00700614" w:rsidRDefault="004B0876" w14:paraId="221B4FE5" w14:textId="77777777">
                  <w:pPr>
                    <w:pStyle w:val="HeaderTable"/>
                    <w:jc w:val="center"/>
                  </w:pPr>
                  <w:r>
                    <w:t>Value</w:t>
                  </w:r>
                </w:p>
              </w:tc>
            </w:tr>
            <w:tr w:rsidR="004B0876" w:rsidTr="00700614" w14:paraId="5D3C1CFB" w14:textId="77777777">
              <w:tc>
                <w:tcPr>
                  <w:tcW w:w="2669" w:type="dxa"/>
                </w:tcPr>
                <w:p w:rsidR="004B0876" w:rsidP="009C2A1C" w:rsidRDefault="009C2A1C" w14:paraId="57C20ADA" w14:textId="2CDBC51D">
                  <w:pPr>
                    <w:rPr>
                      <w:color w:val="000000"/>
                    </w:rPr>
                  </w:pPr>
                  <w:r>
                    <w:rPr>
                      <w:rFonts w:cs="Angsana New"/>
                      <w:color w:val="000000"/>
                      <w:cs/>
                    </w:rPr>
                    <w:t>(</w:t>
                  </w:r>
                  <w:r>
                    <w:rPr>
                      <w:color w:val="000000"/>
                    </w:rPr>
                    <w:t>P000001</w:t>
                  </w:r>
                  <w:r>
                    <w:rPr>
                      <w:rFonts w:cs="Angsana New"/>
                      <w:color w:val="000000"/>
                      <w:cs/>
                    </w:rPr>
                    <w:t xml:space="preserve">) </w:t>
                  </w:r>
                  <w:r w:rsidR="00541D66">
                    <w:rPr>
                      <w:color w:val="000000"/>
                    </w:rPr>
                    <w:t>CashBack</w:t>
                  </w:r>
                  <w:r w:rsidR="004B0876">
                    <w:rPr>
                      <w:color w:val="000000"/>
                    </w:rPr>
                    <w:t xml:space="preserve">1 </w:t>
                  </w:r>
                </w:p>
              </w:tc>
              <w:tc>
                <w:tcPr>
                  <w:tcW w:w="2670" w:type="dxa"/>
                </w:tcPr>
                <w:p w:rsidR="004B0876" w:rsidP="00700614" w:rsidRDefault="004B0876" w14:paraId="4A27357F" w14:textId="77777777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10000001</w:t>
                  </w:r>
                </w:p>
              </w:tc>
            </w:tr>
            <w:tr w:rsidR="004B0876" w:rsidTr="00700614" w14:paraId="27E22A43" w14:textId="77777777">
              <w:tc>
                <w:tcPr>
                  <w:tcW w:w="2669" w:type="dxa"/>
                </w:tcPr>
                <w:p w:rsidR="004B0876" w:rsidP="009C2A1C" w:rsidRDefault="009C2A1C" w14:paraId="6630ACD6" w14:textId="7C8F6969">
                  <w:pPr>
                    <w:rPr>
                      <w:color w:val="000000"/>
                    </w:rPr>
                  </w:pPr>
                  <w:r>
                    <w:rPr>
                      <w:rFonts w:cs="Angsana New"/>
                      <w:color w:val="000000"/>
                      <w:cs/>
                    </w:rPr>
                    <w:t>(</w:t>
                  </w:r>
                  <w:r>
                    <w:rPr>
                      <w:color w:val="000000"/>
                    </w:rPr>
                    <w:t>P000002</w:t>
                  </w:r>
                  <w:r>
                    <w:rPr>
                      <w:rFonts w:cs="Angsana New"/>
                      <w:color w:val="000000"/>
                      <w:cs/>
                    </w:rPr>
                    <w:t xml:space="preserve">) </w:t>
                  </w:r>
                  <w:r w:rsidR="00541D66">
                    <w:rPr>
                      <w:color w:val="000000"/>
                    </w:rPr>
                    <w:t>CashBack</w:t>
                  </w:r>
                  <w:r w:rsidR="004B0876">
                    <w:rPr>
                      <w:color w:val="000000"/>
                    </w:rPr>
                    <w:t>2</w:t>
                  </w:r>
                  <w:r w:rsidR="004B0876">
                    <w:rPr>
                      <w:rFonts w:cs="Angsana New"/>
                      <w:color w:val="000000"/>
                      <w:cs/>
                    </w:rPr>
                    <w:t xml:space="preserve"> </w:t>
                  </w:r>
                </w:p>
              </w:tc>
              <w:tc>
                <w:tcPr>
                  <w:tcW w:w="2670" w:type="dxa"/>
                </w:tcPr>
                <w:p w:rsidR="004B0876" w:rsidP="00700614" w:rsidRDefault="004B0876" w14:paraId="74637DE8" w14:textId="77777777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10000002</w:t>
                  </w:r>
                </w:p>
              </w:tc>
            </w:tr>
            <w:tr w:rsidR="004B0876" w:rsidTr="00700614" w14:paraId="1083864E" w14:textId="77777777">
              <w:tc>
                <w:tcPr>
                  <w:tcW w:w="2669" w:type="dxa"/>
                </w:tcPr>
                <w:p w:rsidR="004B0876" w:rsidP="00700614" w:rsidRDefault="00541D66" w14:paraId="2A7C2548" w14:textId="3B355E94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CashBack</w:t>
                  </w:r>
                  <w:r w:rsidR="004B0876">
                    <w:rPr>
                      <w:color w:val="000000"/>
                    </w:rPr>
                    <w:t>3</w:t>
                  </w:r>
                </w:p>
              </w:tc>
              <w:tc>
                <w:tcPr>
                  <w:tcW w:w="2670" w:type="dxa"/>
                </w:tcPr>
                <w:p w:rsidR="004B0876" w:rsidP="00700614" w:rsidRDefault="004B0876" w14:paraId="77AF05EE" w14:textId="77777777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10000003</w:t>
                  </w:r>
                </w:p>
              </w:tc>
            </w:tr>
            <w:tr w:rsidR="004B0876" w:rsidTr="00700614" w14:paraId="09145C9C" w14:textId="77777777">
              <w:tc>
                <w:tcPr>
                  <w:tcW w:w="2669" w:type="dxa"/>
                </w:tcPr>
                <w:p w:rsidR="004B0876" w:rsidP="00700614" w:rsidRDefault="00541D66" w14:paraId="20C42824" w14:textId="62E7D515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CashBack</w:t>
                  </w:r>
                  <w:r w:rsidR="004B0876">
                    <w:rPr>
                      <w:color w:val="000000"/>
                    </w:rPr>
                    <w:t>4</w:t>
                  </w:r>
                </w:p>
              </w:tc>
              <w:tc>
                <w:tcPr>
                  <w:tcW w:w="2670" w:type="dxa"/>
                </w:tcPr>
                <w:p w:rsidR="004B0876" w:rsidP="00700614" w:rsidRDefault="004B0876" w14:paraId="2044C3B3" w14:textId="77777777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10000004</w:t>
                  </w:r>
                </w:p>
              </w:tc>
            </w:tr>
          </w:tbl>
          <w:p w:rsidR="004B0876" w:rsidP="00700614" w:rsidRDefault="004B0876" w14:paraId="1CCC3D79" w14:textId="5AE28678">
            <w:pPr>
              <w:rPr>
                <w:rFonts w:cs="CordiaUPC"/>
                <w:cs/>
              </w:rPr>
            </w:pPr>
          </w:p>
        </w:tc>
      </w:tr>
      <w:tr w:rsidRPr="008979A8" w:rsidR="004B0876" w:rsidTr="00700614" w14:paraId="509382D4" w14:textId="77777777">
        <w:trPr>
          <w:trHeight w:val="108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="004B0876" w:rsidP="00710755" w:rsidRDefault="004B0876" w14:paraId="1AD3F610" w14:textId="24CBCFAA">
            <w:pPr>
              <w:pStyle w:val="HeaderTable"/>
              <w:rPr>
                <w:rtl/>
                <w:cs/>
              </w:rPr>
            </w:pPr>
            <w:r>
              <w:t xml:space="preserve">End </w:t>
            </w:r>
            <w:r w:rsidR="00710755">
              <w:t xml:space="preserve">Cash Back </w:t>
            </w:r>
            <w:r>
              <w:t>Section</w:t>
            </w:r>
          </w:p>
        </w:tc>
      </w:tr>
    </w:tbl>
    <w:p w:rsidR="004B0876" w:rsidP="004B0876" w:rsidRDefault="004B0876" w14:paraId="24F9874F" w14:textId="77777777">
      <w:pPr>
        <w:pStyle w:val="Heading3"/>
        <w:numPr>
          <w:ilvl w:val="0"/>
          <w:numId w:val="184"/>
        </w:numPr>
        <w:spacing w:after="240"/>
        <w:rPr>
          <w:rFonts w:ascii="CordiaUPC" w:hAnsi="CordiaUPC" w:cs="CordiaUPC"/>
          <w:sz w:val="32"/>
          <w:szCs w:val="32"/>
        </w:rPr>
      </w:pPr>
      <w:r w:rsidRPr="008979A8">
        <w:rPr>
          <w:rFonts w:ascii="CordiaUPC" w:hAnsi="CordiaUPC" w:cs="CordiaUPC"/>
          <w:sz w:val="32"/>
          <w:szCs w:val="32"/>
        </w:rPr>
        <w:t>Mapping to DB</w:t>
      </w:r>
    </w:p>
    <w:tbl>
      <w:tblPr>
        <w:tblW w:w="4977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348"/>
        <w:gridCol w:w="2486"/>
        <w:gridCol w:w="4141"/>
      </w:tblGrid>
      <w:tr w:rsidR="004B0876" w:rsidTr="00700614" w14:paraId="40C5C8B0" w14:textId="77777777">
        <w:trPr>
          <w:tblHeader/>
        </w:trPr>
        <w:tc>
          <w:tcPr>
            <w:tcW w:w="1308" w:type="pct"/>
            <w:shd w:val="clear" w:color="auto" w:fill="EEECE1" w:themeFill="background2"/>
            <w:vAlign w:val="center"/>
          </w:tcPr>
          <w:p w:rsidR="004B0876" w:rsidP="00700614" w:rsidRDefault="004B0876" w14:paraId="13C8AB0F" w14:textId="77777777">
            <w:pPr>
              <w:rPr>
                <w:rFonts w:cs="CordiaUPC"/>
              </w:rPr>
            </w:pPr>
            <w:r w:rsidRPr="008979A8">
              <w:rPr>
                <w:rFonts w:cs="CordiaUPC"/>
                <w:b/>
                <w:bCs/>
              </w:rPr>
              <w:t>Database Table</w:t>
            </w:r>
          </w:p>
        </w:tc>
        <w:tc>
          <w:tcPr>
            <w:tcW w:w="1385" w:type="pct"/>
            <w:shd w:val="clear" w:color="auto" w:fill="EEECE1" w:themeFill="background2"/>
          </w:tcPr>
          <w:p w:rsidR="004B0876" w:rsidP="00700614" w:rsidRDefault="004B0876" w14:paraId="14570B42" w14:textId="77777777">
            <w:pPr>
              <w:rPr>
                <w:rFonts w:cs="CordiaUPC"/>
                <w:szCs w:val="36"/>
              </w:rPr>
            </w:pPr>
            <w:r w:rsidRPr="008979A8">
              <w:rPr>
                <w:rFonts w:cs="CordiaUPC"/>
                <w:b/>
                <w:bCs/>
              </w:rPr>
              <w:t>Database Column</w:t>
            </w:r>
          </w:p>
        </w:tc>
        <w:tc>
          <w:tcPr>
            <w:tcW w:w="2307" w:type="pct"/>
            <w:shd w:val="clear" w:color="auto" w:fill="EEECE1" w:themeFill="background2"/>
            <w:vAlign w:val="center"/>
          </w:tcPr>
          <w:p w:rsidR="004B0876" w:rsidP="00700614" w:rsidRDefault="004B0876" w14:paraId="6A57AE47" w14:textId="77777777">
            <w:pPr>
              <w:rPr>
                <w:rFonts w:cs="CordiaUPC"/>
                <w:cs/>
              </w:rPr>
            </w:pPr>
            <w:r w:rsidRPr="008979A8">
              <w:rPr>
                <w:rFonts w:cs="CordiaUPC"/>
                <w:b/>
                <w:bCs/>
              </w:rPr>
              <w:t>Field on Screen</w:t>
            </w:r>
          </w:p>
        </w:tc>
      </w:tr>
      <w:tr w:rsidR="004B0876" w:rsidTr="00700614" w14:paraId="610D65D3" w14:textId="77777777">
        <w:tc>
          <w:tcPr>
            <w:tcW w:w="1308" w:type="pct"/>
            <w:vMerge w:val="restart"/>
          </w:tcPr>
          <w:p w:rsidRPr="008A30ED" w:rsidR="004B0876" w:rsidP="00700614" w:rsidRDefault="004B0876" w14:paraId="7EB0DB2E" w14:textId="77777777">
            <w:pPr>
              <w:rPr>
                <w:rFonts w:cs="CordiaUPC"/>
              </w:rPr>
            </w:pPr>
            <w:r w:rsidRPr="008A30ED">
              <w:rPr>
                <w:rFonts w:cs="CordiaUPC"/>
              </w:rPr>
              <w:t>PO_</w:t>
            </w:r>
            <w:r>
              <w:rPr>
                <w:rFonts w:cs="CordiaUPC"/>
              </w:rPr>
              <w:t>CASH_BACK</w:t>
            </w:r>
            <w:r w:rsidRPr="008A30ED">
              <w:rPr>
                <w:rFonts w:cs="CordiaUPC"/>
              </w:rPr>
              <w:t>_MAPPING</w:t>
            </w:r>
          </w:p>
        </w:tc>
        <w:tc>
          <w:tcPr>
            <w:tcW w:w="1385" w:type="pct"/>
          </w:tcPr>
          <w:p w:rsidR="004B0876" w:rsidP="00700614" w:rsidRDefault="004B0876" w14:paraId="61D56C58" w14:textId="77777777">
            <w:r>
              <w:t>ROW_ID</w:t>
            </w:r>
          </w:p>
        </w:tc>
        <w:tc>
          <w:tcPr>
            <w:tcW w:w="2307" w:type="pct"/>
          </w:tcPr>
          <w:p w:rsidR="004B0876" w:rsidP="00700614" w:rsidRDefault="004B0876" w14:paraId="53AA56E4" w14:textId="77777777">
            <w:pPr>
              <w:spacing w:after="0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ครั้งแรก</w:t>
            </w:r>
          </w:p>
          <w:p w:rsidR="004B0876" w:rsidP="00700614" w:rsidRDefault="004B0876" w14:paraId="48D44A62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ให้ระบบ </w:t>
            </w:r>
            <w:r>
              <w:rPr>
                <w:rFonts w:cs="CordiaUPC"/>
              </w:rPr>
              <w:t xml:space="preserve">Auto Generate </w:t>
            </w:r>
          </w:p>
          <w:p w:rsidR="004B0876" w:rsidP="00700614" w:rsidRDefault="004B0876" w14:paraId="13367E7A" w14:textId="77777777">
            <w:pPr>
              <w:spacing w:after="0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ครั้งถัดไป</w:t>
            </w:r>
          </w:p>
          <w:p w:rsidR="004B0876" w:rsidP="00700614" w:rsidRDefault="004B0876" w14:paraId="2C9EBEE0" w14:textId="77777777">
            <w:pPr>
              <w:spacing w:after="0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ให้ใช้ </w:t>
            </w:r>
            <w:r>
              <w:rPr>
                <w:rFonts w:cs="CordiaUPC"/>
              </w:rPr>
              <w:t xml:space="preserve">Row ID </w:t>
            </w:r>
            <w:r>
              <w:rPr>
                <w:rFonts w:hint="cs" w:cs="Angsana New"/>
                <w:cs/>
              </w:rPr>
              <w:t>เดิม</w:t>
            </w:r>
          </w:p>
        </w:tc>
      </w:tr>
      <w:tr w:rsidR="004B0876" w:rsidTr="00700614" w14:paraId="3FBAFD83" w14:textId="77777777">
        <w:tc>
          <w:tcPr>
            <w:tcW w:w="1308" w:type="pct"/>
            <w:vMerge/>
          </w:tcPr>
          <w:p w:rsidR="004B0876" w:rsidP="00700614" w:rsidRDefault="004B0876" w14:paraId="5A08304F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C0202" w:rsidR="004B0876" w:rsidP="00700614" w:rsidRDefault="004B0876" w14:paraId="07322CAE" w14:textId="77777777">
            <w:r>
              <w:t>PLM_PO_ROW_ID</w:t>
            </w:r>
          </w:p>
        </w:tc>
        <w:tc>
          <w:tcPr>
            <w:tcW w:w="2307" w:type="pct"/>
          </w:tcPr>
          <w:p w:rsidR="004B0876" w:rsidP="00700614" w:rsidRDefault="004B0876" w14:paraId="2AE8CADB" w14:textId="71F8BAFD">
            <w:pPr>
              <w:spacing w:after="0"/>
            </w:pPr>
            <w:r>
              <w:rPr>
                <w:rFonts w:cs="Angsana New"/>
                <w:cs/>
              </w:rPr>
              <w:t>ให้ใช้</w:t>
            </w:r>
            <w:r w:rsidRPr="003B4253">
              <w:rPr>
                <w:rFonts w:cs="Angsana New"/>
                <w:cs/>
              </w:rPr>
              <w:t xml:space="preserve"> </w:t>
            </w:r>
            <w:r w:rsidR="00541D66">
              <w:rPr>
                <w:rFonts w:cs="CordiaUPC"/>
              </w:rPr>
              <w:t>MASS</w:t>
            </w:r>
            <w:r>
              <w:rPr>
                <w:rFonts w:cs="CordiaUPC"/>
              </w:rPr>
              <w:t>_PO_DETAIL</w:t>
            </w:r>
            <w:r>
              <w:rPr>
                <w:rFonts w:cs="Angsana New"/>
                <w:cs/>
              </w:rPr>
              <w:t>.</w:t>
            </w:r>
            <w:r>
              <w:rPr>
                <w:rFonts w:cs="CordiaUPC"/>
              </w:rPr>
              <w:t>ROW_ID</w:t>
            </w:r>
          </w:p>
        </w:tc>
      </w:tr>
      <w:tr w:rsidR="004B0876" w:rsidTr="00700614" w14:paraId="5CFBEEBE" w14:textId="77777777">
        <w:tc>
          <w:tcPr>
            <w:tcW w:w="1308" w:type="pct"/>
            <w:vMerge/>
          </w:tcPr>
          <w:p w:rsidR="004B0876" w:rsidP="00700614" w:rsidRDefault="004B0876" w14:paraId="039C6F26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8C0202" w:rsidR="004B0876" w:rsidP="00700614" w:rsidRDefault="004B0876" w14:paraId="2360AF24" w14:textId="77777777">
            <w:r>
              <w:t>PO_GROUP</w:t>
            </w:r>
          </w:p>
        </w:tc>
        <w:tc>
          <w:tcPr>
            <w:tcW w:w="2307" w:type="pct"/>
          </w:tcPr>
          <w:p w:rsidR="004B0876" w:rsidP="00700614" w:rsidRDefault="004B0876" w14:paraId="4F2BC39B" w14:textId="77777777">
            <w:pPr>
              <w:spacing w:after="0"/>
            </w:pPr>
            <w:r>
              <w:rPr>
                <w:rFonts w:cs="CordiaUPC"/>
              </w:rPr>
              <w:t>poGroup</w:t>
            </w:r>
          </w:p>
        </w:tc>
      </w:tr>
      <w:tr w:rsidR="004B0876" w:rsidTr="00700614" w14:paraId="2B83F46F" w14:textId="77777777">
        <w:tc>
          <w:tcPr>
            <w:tcW w:w="1308" w:type="pct"/>
            <w:vMerge/>
          </w:tcPr>
          <w:p w:rsidR="004B0876" w:rsidP="00700614" w:rsidRDefault="004B0876" w14:paraId="4802DC45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4B0876" w:rsidP="00700614" w:rsidRDefault="004B0876" w14:paraId="30C91676" w14:textId="77777777">
            <w:r>
              <w:t>PO_CASH_BACK _DETAIL_ROW_ID</w:t>
            </w:r>
          </w:p>
        </w:tc>
        <w:tc>
          <w:tcPr>
            <w:tcW w:w="2307" w:type="pct"/>
          </w:tcPr>
          <w:p w:rsidRPr="003B4253" w:rsidR="004B0876" w:rsidP="00700614" w:rsidRDefault="004B0876" w14:paraId="2D6F8D14" w14:textId="77777777">
            <w:pPr>
              <w:spacing w:after="0"/>
              <w:rPr>
                <w:rFonts w:cs="CordiaUPC"/>
                <w:cs/>
              </w:rPr>
            </w:pPr>
            <w:r w:rsidRPr="003B4253">
              <w:rPr>
                <w:rFonts w:cs="Angsana New"/>
                <w:cs/>
              </w:rPr>
              <w:t xml:space="preserve">ให้ใช้ </w:t>
            </w:r>
            <w:r>
              <w:rPr>
                <w:rFonts w:cs="CordiaUPC"/>
              </w:rPr>
              <w:t>PO_CASH_BACK_DETAIL</w:t>
            </w:r>
            <w:r w:rsidRPr="003B4253">
              <w:rPr>
                <w:rFonts w:cs="Angsana New"/>
                <w:cs/>
              </w:rPr>
              <w:t>.</w:t>
            </w:r>
            <w:r w:rsidRPr="003B4253">
              <w:rPr>
                <w:rFonts w:cs="CordiaUPC"/>
              </w:rPr>
              <w:t>ROW_ID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>ที่เลือกมา</w:t>
            </w:r>
          </w:p>
        </w:tc>
      </w:tr>
      <w:tr w:rsidR="004B0876" w:rsidTr="00700614" w14:paraId="6282DC01" w14:textId="77777777">
        <w:tc>
          <w:tcPr>
            <w:tcW w:w="1308" w:type="pct"/>
            <w:vMerge/>
          </w:tcPr>
          <w:p w:rsidR="004B0876" w:rsidP="00700614" w:rsidRDefault="004B0876" w14:paraId="00451AB3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4B0876" w:rsidP="00700614" w:rsidRDefault="004B0876" w14:paraId="761DE65E" w14:textId="77777777">
            <w:r>
              <w:t>STATUS</w:t>
            </w:r>
          </w:p>
        </w:tc>
        <w:tc>
          <w:tcPr>
            <w:tcW w:w="2307" w:type="pct"/>
          </w:tcPr>
          <w:p w:rsidRPr="003B4253" w:rsidR="004B0876" w:rsidP="00700614" w:rsidRDefault="004B0876" w14:paraId="741B9DD5" w14:textId="77777777">
            <w:pPr>
              <w:spacing w:after="0"/>
              <w:rPr>
                <w:rFonts w:cs="CordiaUPC"/>
                <w:cs/>
              </w:rPr>
            </w:pPr>
            <w:r>
              <w:rPr>
                <w:rFonts w:cs="CordiaUPC"/>
              </w:rPr>
              <w:t xml:space="preserve">Default Value </w:t>
            </w:r>
            <w:r>
              <w:rPr>
                <w:rFonts w:cs="Angsana New"/>
                <w:cs/>
              </w:rPr>
              <w:t>: “</w:t>
            </w:r>
            <w:r>
              <w:rPr>
                <w:rFonts w:cs="CordiaUPC"/>
              </w:rPr>
              <w:t>Draft</w:t>
            </w:r>
            <w:r>
              <w:rPr>
                <w:rFonts w:cs="Angsana New"/>
                <w:cs/>
              </w:rPr>
              <w:t>”</w:t>
            </w:r>
          </w:p>
        </w:tc>
      </w:tr>
      <w:tr w:rsidR="004B0876" w:rsidTr="00700614" w14:paraId="17FE4E98" w14:textId="77777777">
        <w:tc>
          <w:tcPr>
            <w:tcW w:w="1308" w:type="pct"/>
            <w:vMerge/>
          </w:tcPr>
          <w:p w:rsidR="004B0876" w:rsidP="00700614" w:rsidRDefault="004B0876" w14:paraId="513EF44B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4B0876" w:rsidP="00700614" w:rsidRDefault="004B0876" w14:paraId="772ECA98" w14:textId="77777777">
            <w:r>
              <w:t>MATCHING_CATEGORY</w:t>
            </w:r>
          </w:p>
        </w:tc>
        <w:tc>
          <w:tcPr>
            <w:tcW w:w="2307" w:type="pct"/>
          </w:tcPr>
          <w:p w:rsidR="004B0876" w:rsidP="00700614" w:rsidRDefault="004B0876" w14:paraId="591F11E4" w14:textId="6E2A7105">
            <w:pPr>
              <w:spacing w:after="0"/>
              <w:rPr>
                <w:rFonts w:cs="CordiaUPC"/>
              </w:rPr>
            </w:pPr>
          </w:p>
        </w:tc>
      </w:tr>
      <w:tr w:rsidR="004B0876" w:rsidTr="00700614" w14:paraId="0E3B64BE" w14:textId="77777777">
        <w:tc>
          <w:tcPr>
            <w:tcW w:w="1308" w:type="pct"/>
            <w:vMerge/>
          </w:tcPr>
          <w:p w:rsidR="004B0876" w:rsidP="00700614" w:rsidRDefault="004B0876" w14:paraId="1219CCE0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4B0876" w:rsidP="00700614" w:rsidRDefault="004B0876" w14:paraId="02D574F0" w14:textId="77777777">
            <w:r>
              <w:t>MATCHING_CATEGORY_TYPE</w:t>
            </w:r>
          </w:p>
        </w:tc>
        <w:tc>
          <w:tcPr>
            <w:tcW w:w="2307" w:type="pct"/>
          </w:tcPr>
          <w:p w:rsidR="004B0876" w:rsidP="00700614" w:rsidRDefault="004B0876" w14:paraId="51F3BA35" w14:textId="77777777">
            <w:pPr>
              <w:spacing w:after="0"/>
              <w:rPr>
                <w:rFonts w:cs="CordiaUPC"/>
              </w:rPr>
            </w:pPr>
          </w:p>
        </w:tc>
      </w:tr>
      <w:tr w:rsidR="004B0876" w:rsidTr="00700614" w14:paraId="28D9F52E" w14:textId="77777777">
        <w:tc>
          <w:tcPr>
            <w:tcW w:w="1308" w:type="pct"/>
            <w:vMerge/>
          </w:tcPr>
          <w:p w:rsidR="004B0876" w:rsidP="00700614" w:rsidRDefault="004B0876" w14:paraId="17947D35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4B0876" w:rsidP="00700614" w:rsidRDefault="004B0876" w14:paraId="369405DD" w14:textId="77777777">
            <w:r>
              <w:t>MATCHING_CATEGORY_SUB_TYPE</w:t>
            </w:r>
          </w:p>
        </w:tc>
        <w:tc>
          <w:tcPr>
            <w:tcW w:w="2307" w:type="pct"/>
          </w:tcPr>
          <w:p w:rsidR="004B0876" w:rsidP="00700614" w:rsidRDefault="004B0876" w14:paraId="67B1BE2F" w14:textId="77777777">
            <w:pPr>
              <w:spacing w:after="0"/>
              <w:rPr>
                <w:rFonts w:cs="CordiaUPC"/>
              </w:rPr>
            </w:pPr>
          </w:p>
        </w:tc>
      </w:tr>
    </w:tbl>
    <w:p w:rsidR="00B97D51" w:rsidP="00121EB1" w:rsidRDefault="00B97D51" w14:paraId="1366C5AB" w14:textId="68B9F9CD">
      <w:pPr>
        <w:pStyle w:val="Heading2"/>
        <w:numPr>
          <w:ilvl w:val="0"/>
          <w:numId w:val="1"/>
        </w:numPr>
        <w:ind w:left="426" w:hanging="426"/>
        <w:rPr>
          <w:rFonts w:ascii="CordiaUPC" w:hAnsi="CordiaUPC" w:cs="CordiaUPC"/>
          <w:sz w:val="36"/>
          <w:szCs w:val="36"/>
        </w:rPr>
      </w:pPr>
      <w:r>
        <w:rPr>
          <w:rFonts w:ascii="CordiaUPC" w:hAnsi="CordiaUPC" w:cs="CordiaUPC"/>
          <w:sz w:val="36"/>
          <w:szCs w:val="36"/>
        </w:rPr>
        <w:t>Mass PO Relation</w:t>
      </w:r>
    </w:p>
    <w:p w:rsidRPr="00180BBA" w:rsidR="00B97D51" w:rsidP="00BB3F68" w:rsidRDefault="00B97D51" w14:paraId="0F25D1BE" w14:textId="77777777">
      <w:pPr>
        <w:pStyle w:val="Heading3"/>
        <w:numPr>
          <w:ilvl w:val="0"/>
          <w:numId w:val="36"/>
        </w:numPr>
        <w:rPr>
          <w:rFonts w:ascii="CordiaUPC" w:hAnsi="CordiaUPC" w:cs="CordiaUPC"/>
          <w:sz w:val="32"/>
          <w:szCs w:val="40"/>
        </w:rPr>
      </w:pPr>
      <w:r w:rsidRPr="00180BBA">
        <w:rPr>
          <w:rFonts w:ascii="CordiaUPC" w:hAnsi="CordiaUPC" w:cs="CordiaUPC"/>
          <w:sz w:val="32"/>
          <w:szCs w:val="40"/>
        </w:rPr>
        <w:t>Field on Screen</w:t>
      </w:r>
    </w:p>
    <w:tbl>
      <w:tblPr>
        <w:tblW w:w="4977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522"/>
        <w:gridCol w:w="1930"/>
        <w:gridCol w:w="7"/>
        <w:gridCol w:w="5516"/>
      </w:tblGrid>
      <w:tr w:rsidRPr="008979A8" w:rsidR="00B97D51" w:rsidTr="00B97D51" w14:paraId="2DF76FBA" w14:textId="77777777">
        <w:trPr>
          <w:cantSplit/>
          <w:tblHeader/>
        </w:trPr>
        <w:tc>
          <w:tcPr>
            <w:tcW w:w="848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B97D51" w:rsidP="00B97D51" w:rsidRDefault="00B97D51" w14:paraId="38EC0F62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Field Name</w:t>
            </w:r>
          </w:p>
        </w:tc>
        <w:tc>
          <w:tcPr>
            <w:tcW w:w="1079" w:type="pct"/>
            <w:gridSpan w:val="2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B97D51" w:rsidP="00B97D51" w:rsidRDefault="00B97D51" w14:paraId="531706A1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Type</w:t>
            </w:r>
          </w:p>
        </w:tc>
        <w:tc>
          <w:tcPr>
            <w:tcW w:w="3073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B97D51" w:rsidP="00B97D51" w:rsidRDefault="00B97D51" w14:paraId="35663B23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Comments</w:t>
            </w:r>
          </w:p>
        </w:tc>
      </w:tr>
      <w:tr w:rsidRPr="008979A8" w:rsidR="00B97D51" w:rsidTr="00B97D51" w14:paraId="19BC4823" w14:textId="77777777">
        <w:trPr>
          <w:trHeight w:val="111"/>
        </w:trPr>
        <w:tc>
          <w:tcPr>
            <w:tcW w:w="5000" w:type="pct"/>
            <w:gridSpan w:val="4"/>
            <w:shd w:val="clear" w:color="auto" w:fill="C2D69B" w:themeFill="accent3" w:themeFillTint="99"/>
          </w:tcPr>
          <w:p w:rsidR="00955F74" w:rsidP="00952E5C" w:rsidRDefault="00B97D51" w14:paraId="7C320A02" w14:textId="2A99A3F0">
            <w:pPr>
              <w:pStyle w:val="HeaderTable"/>
            </w:pPr>
            <w:r>
              <w:t xml:space="preserve">PO Relation </w:t>
            </w:r>
            <w:r w:rsidR="00753CFD">
              <w:t>Content VDO</w:t>
            </w:r>
            <w:r>
              <w:t xml:space="preserve"> Section</w:t>
            </w:r>
          </w:p>
          <w:p w:rsidR="00641E75" w:rsidRDefault="00641E75" w14:paraId="2019DFF4" w14:textId="77777777">
            <w:r>
              <w:t>Default Collapse</w:t>
            </w:r>
          </w:p>
          <w:p w:rsidR="00057447" w:rsidRDefault="00057447" w14:paraId="08860D63" w14:textId="23BB1012">
            <w:r>
              <w:t xml:space="preserve">Invisible </w:t>
            </w:r>
            <w:r>
              <w:rPr>
                <w:rFonts w:hint="cs"/>
                <w:cs/>
              </w:rPr>
              <w:t xml:space="preserve">เมื่อ </w:t>
            </w:r>
            <w:r>
              <w:t xml:space="preserve">PO Group </w:t>
            </w:r>
            <w:r>
              <w:rPr>
                <w:rFonts w:cs="CordiaUPC"/>
                <w:cs/>
              </w:rPr>
              <w:t>= “</w:t>
            </w:r>
            <w:r>
              <w:t>Music</w:t>
            </w:r>
            <w:r>
              <w:rPr>
                <w:rFonts w:cs="CordiaUPC"/>
                <w:cs/>
              </w:rPr>
              <w:t>”</w:t>
            </w:r>
            <w:r w:rsidR="00365DF7">
              <w:t xml:space="preserve"> </w:t>
            </w:r>
            <w:r w:rsidR="00365DF7">
              <w:rPr>
                <w:rFonts w:hint="cs"/>
                <w:cs/>
              </w:rPr>
              <w:t xml:space="preserve">และ </w:t>
            </w:r>
            <w:r w:rsidR="00365DF7">
              <w:rPr>
                <w:rFonts w:cs="CordiaUPC"/>
                <w:cs/>
              </w:rPr>
              <w:t>“</w:t>
            </w:r>
            <w:r w:rsidR="00365DF7">
              <w:t>AR</w:t>
            </w:r>
            <w:r w:rsidR="00365DF7">
              <w:rPr>
                <w:rFonts w:cs="CordiaUPC"/>
                <w:cs/>
              </w:rPr>
              <w:t>-</w:t>
            </w:r>
            <w:r w:rsidR="00365DF7">
              <w:t>VR</w:t>
            </w:r>
            <w:r w:rsidR="00365DF7">
              <w:rPr>
                <w:rFonts w:cs="CordiaUPC"/>
                <w:cs/>
              </w:rPr>
              <w:t>”</w:t>
            </w:r>
          </w:p>
        </w:tc>
      </w:tr>
      <w:tr w:rsidRPr="008979A8" w:rsidR="00B97D51" w:rsidTr="00B97D51" w14:paraId="17531F98" w14:textId="77777777">
        <w:trPr>
          <w:trHeight w:val="72"/>
        </w:trPr>
        <w:tc>
          <w:tcPr>
            <w:tcW w:w="848" w:type="pct"/>
          </w:tcPr>
          <w:p w:rsidR="00B97D51" w:rsidP="00B97D51" w:rsidRDefault="00753CFD" w14:paraId="748D9F37" w14:textId="3FA6B10A">
            <w:r>
              <w:t>Mass PO Relation Content VDO</w:t>
            </w:r>
          </w:p>
        </w:tc>
        <w:tc>
          <w:tcPr>
            <w:tcW w:w="1075" w:type="pct"/>
          </w:tcPr>
          <w:p w:rsidR="00B97D51" w:rsidP="00B97D51" w:rsidRDefault="00B97D51" w14:paraId="7821F3FE" w14:textId="0587A29F">
            <w:r>
              <w:t>Screen</w:t>
            </w:r>
          </w:p>
        </w:tc>
        <w:tc>
          <w:tcPr>
            <w:tcW w:w="3077" w:type="pct"/>
            <w:gridSpan w:val="2"/>
          </w:tcPr>
          <w:p w:rsidR="00B97D51" w:rsidP="00B97D51" w:rsidRDefault="00B97D51" w14:paraId="401240F7" w14:textId="147F9677"/>
        </w:tc>
      </w:tr>
      <w:tr w:rsidRPr="008979A8" w:rsidR="00B97D51" w:rsidTr="00B97D51" w14:paraId="7F8BC52C" w14:textId="77777777">
        <w:trPr>
          <w:trHeight w:val="72"/>
        </w:trPr>
        <w:tc>
          <w:tcPr>
            <w:tcW w:w="5000" w:type="pct"/>
            <w:gridSpan w:val="4"/>
            <w:shd w:val="clear" w:color="auto" w:fill="C2D69B" w:themeFill="accent3" w:themeFillTint="99"/>
          </w:tcPr>
          <w:p w:rsidR="00B97D51" w:rsidP="00B97D51" w:rsidRDefault="00B97D51" w14:paraId="2B01CFC0" w14:textId="3AA6AE16">
            <w:pPr>
              <w:pStyle w:val="HeaderTable"/>
              <w:rPr>
                <w:rtl/>
                <w:cs/>
              </w:rPr>
            </w:pPr>
            <w:r>
              <w:t xml:space="preserve">End PO Relation </w:t>
            </w:r>
            <w:r w:rsidR="00753CFD">
              <w:t xml:space="preserve">Content VDO </w:t>
            </w:r>
            <w:r>
              <w:t>Section</w:t>
            </w:r>
          </w:p>
        </w:tc>
      </w:tr>
      <w:tr w:rsidRPr="008979A8" w:rsidR="00753CFD" w:rsidTr="00753CFD" w14:paraId="4B0BCF57" w14:textId="77777777">
        <w:trPr>
          <w:trHeight w:val="72"/>
        </w:trPr>
        <w:tc>
          <w:tcPr>
            <w:tcW w:w="5000" w:type="pct"/>
            <w:gridSpan w:val="4"/>
            <w:shd w:val="clear" w:color="auto" w:fill="C2D69B" w:themeFill="accent3" w:themeFillTint="99"/>
          </w:tcPr>
          <w:p w:rsidR="00955F74" w:rsidP="00952E5C" w:rsidRDefault="00753CFD" w14:paraId="71D459D3" w14:textId="44187351">
            <w:pPr>
              <w:pStyle w:val="HeaderTable"/>
            </w:pPr>
            <w:r>
              <w:t>PO Relation FBB Section</w:t>
            </w:r>
          </w:p>
          <w:p w:rsidR="00641E75" w:rsidRDefault="00641E75" w14:paraId="6B422775" w14:textId="77777777">
            <w:r>
              <w:t>Default Collapse</w:t>
            </w:r>
          </w:p>
          <w:p w:rsidR="00057447" w:rsidRDefault="00057447" w14:paraId="69039F86" w14:textId="65B2EB2D">
            <w:pPr>
              <w:rPr>
                <w:cs/>
              </w:rPr>
            </w:pPr>
            <w:r>
              <w:t xml:space="preserve">Invisible </w:t>
            </w:r>
            <w:r>
              <w:rPr>
                <w:rFonts w:hint="cs"/>
                <w:cs/>
              </w:rPr>
              <w:t xml:space="preserve">เมื่อ </w:t>
            </w:r>
            <w:r>
              <w:t xml:space="preserve">PO Group </w:t>
            </w:r>
            <w:r>
              <w:rPr>
                <w:rFonts w:cs="CordiaUPC"/>
                <w:cs/>
              </w:rPr>
              <w:t>= “</w:t>
            </w:r>
            <w:r>
              <w:t>Music</w:t>
            </w:r>
            <w:r>
              <w:rPr>
                <w:rFonts w:cs="CordiaUPC"/>
                <w:cs/>
              </w:rPr>
              <w:t>”</w:t>
            </w:r>
            <w:r w:rsidR="00365DF7">
              <w:rPr>
                <w:rFonts w:hint="cs"/>
                <w:cs/>
              </w:rPr>
              <w:t xml:space="preserve"> และ </w:t>
            </w:r>
            <w:r w:rsidR="00365DF7">
              <w:rPr>
                <w:rFonts w:cs="CordiaUPC"/>
                <w:cs/>
              </w:rPr>
              <w:t>“</w:t>
            </w:r>
            <w:r w:rsidR="00365DF7">
              <w:t>AR</w:t>
            </w:r>
            <w:r w:rsidR="00365DF7">
              <w:rPr>
                <w:rFonts w:cs="CordiaUPC"/>
                <w:cs/>
              </w:rPr>
              <w:t>-</w:t>
            </w:r>
            <w:r w:rsidR="00365DF7">
              <w:t>VR</w:t>
            </w:r>
            <w:r w:rsidR="00365DF7">
              <w:rPr>
                <w:rFonts w:cs="CordiaUPC"/>
                <w:cs/>
              </w:rPr>
              <w:t>”</w:t>
            </w:r>
          </w:p>
        </w:tc>
      </w:tr>
      <w:tr w:rsidRPr="008979A8" w:rsidR="00753CFD" w:rsidTr="00B97D51" w14:paraId="527B9424" w14:textId="77777777">
        <w:trPr>
          <w:trHeight w:val="72"/>
        </w:trPr>
        <w:tc>
          <w:tcPr>
            <w:tcW w:w="848" w:type="pct"/>
          </w:tcPr>
          <w:p w:rsidR="00753CFD" w:rsidP="00753CFD" w:rsidRDefault="00753CFD" w14:paraId="1F1E1985" w14:textId="226305CB">
            <w:r>
              <w:t>Mass PO Relation FBB</w:t>
            </w:r>
          </w:p>
        </w:tc>
        <w:tc>
          <w:tcPr>
            <w:tcW w:w="1075" w:type="pct"/>
          </w:tcPr>
          <w:p w:rsidR="00753CFD" w:rsidP="00B97D51" w:rsidRDefault="00753CFD" w14:paraId="60C5BFC8" w14:textId="736319D5">
            <w:r>
              <w:t>Screen</w:t>
            </w:r>
          </w:p>
        </w:tc>
        <w:tc>
          <w:tcPr>
            <w:tcW w:w="3077" w:type="pct"/>
            <w:gridSpan w:val="2"/>
          </w:tcPr>
          <w:p w:rsidR="00753CFD" w:rsidP="00B97D51" w:rsidRDefault="00753CFD" w14:paraId="1D5B4BE7" w14:textId="3BE2E9A7">
            <w:pPr>
              <w:rPr>
                <w:cs/>
              </w:rPr>
            </w:pPr>
          </w:p>
        </w:tc>
      </w:tr>
      <w:tr w:rsidRPr="008979A8" w:rsidR="00753CFD" w:rsidTr="00753CFD" w14:paraId="78FDFF0D" w14:textId="77777777">
        <w:trPr>
          <w:trHeight w:val="72"/>
        </w:trPr>
        <w:tc>
          <w:tcPr>
            <w:tcW w:w="5000" w:type="pct"/>
            <w:gridSpan w:val="4"/>
            <w:shd w:val="clear" w:color="auto" w:fill="C2D69B" w:themeFill="accent3" w:themeFillTint="99"/>
          </w:tcPr>
          <w:p w:rsidR="00753CFD" w:rsidP="00753CFD" w:rsidRDefault="00753CFD" w14:paraId="033A91F4" w14:textId="2E870A96">
            <w:pPr>
              <w:pStyle w:val="HeaderTable"/>
              <w:rPr>
                <w:rtl/>
                <w:cs/>
              </w:rPr>
            </w:pPr>
            <w:r>
              <w:t>End PO Relation FBB Section</w:t>
            </w:r>
          </w:p>
        </w:tc>
      </w:tr>
      <w:tr w:rsidRPr="008979A8" w:rsidR="00753CFD" w:rsidTr="00753CFD" w14:paraId="13FD1B4D" w14:textId="77777777">
        <w:trPr>
          <w:trHeight w:val="72"/>
        </w:trPr>
        <w:tc>
          <w:tcPr>
            <w:tcW w:w="5000" w:type="pct"/>
            <w:gridSpan w:val="4"/>
            <w:shd w:val="clear" w:color="auto" w:fill="C2D69B" w:themeFill="accent3" w:themeFillTint="99"/>
          </w:tcPr>
          <w:p w:rsidR="00753CFD" w:rsidP="00753CFD" w:rsidRDefault="00753CFD" w14:paraId="24CD5B2D" w14:textId="77777777">
            <w:pPr>
              <w:pStyle w:val="HeaderTable"/>
            </w:pPr>
            <w:r>
              <w:t>PO Relation Mobile Section</w:t>
            </w:r>
          </w:p>
          <w:p w:rsidR="00641E75" w:rsidP="00952E5C" w:rsidRDefault="00641E75" w14:paraId="3FCA3C9D" w14:textId="77777777">
            <w:r>
              <w:t>Default Collapse</w:t>
            </w:r>
          </w:p>
          <w:p w:rsidR="00057447" w:rsidP="00952E5C" w:rsidRDefault="00057447" w14:paraId="2423FF12" w14:textId="519E8EA4">
            <w:pPr>
              <w:rPr>
                <w:cs/>
              </w:rPr>
            </w:pPr>
            <w:r>
              <w:t xml:space="preserve">Invisible </w:t>
            </w:r>
            <w:r>
              <w:rPr>
                <w:rFonts w:hint="cs"/>
                <w:cs/>
              </w:rPr>
              <w:t xml:space="preserve">เมื่อ </w:t>
            </w:r>
            <w:r>
              <w:t xml:space="preserve">PO Group </w:t>
            </w:r>
            <w:r>
              <w:rPr>
                <w:rFonts w:cs="CordiaUPC"/>
                <w:cs/>
              </w:rPr>
              <w:t>= “</w:t>
            </w:r>
            <w:r>
              <w:t>Music</w:t>
            </w:r>
            <w:r>
              <w:rPr>
                <w:rFonts w:cs="CordiaUPC"/>
                <w:cs/>
              </w:rPr>
              <w:t>”</w:t>
            </w:r>
            <w:r w:rsidR="00365DF7">
              <w:rPr>
                <w:rFonts w:hint="cs"/>
                <w:cs/>
              </w:rPr>
              <w:t xml:space="preserve"> และ </w:t>
            </w:r>
            <w:r w:rsidR="00365DF7">
              <w:rPr>
                <w:rFonts w:cs="CordiaUPC"/>
                <w:cs/>
              </w:rPr>
              <w:t>“</w:t>
            </w:r>
            <w:r w:rsidR="00365DF7">
              <w:t>AR</w:t>
            </w:r>
            <w:r w:rsidR="00365DF7">
              <w:rPr>
                <w:rFonts w:cs="CordiaUPC"/>
                <w:cs/>
              </w:rPr>
              <w:t>-</w:t>
            </w:r>
            <w:r w:rsidR="00365DF7">
              <w:t>VR</w:t>
            </w:r>
            <w:r w:rsidR="00365DF7">
              <w:rPr>
                <w:rFonts w:cs="CordiaUPC"/>
                <w:cs/>
              </w:rPr>
              <w:t>”</w:t>
            </w:r>
          </w:p>
        </w:tc>
      </w:tr>
      <w:tr w:rsidRPr="008979A8" w:rsidR="00753CFD" w:rsidTr="00B97D51" w14:paraId="1565CFD2" w14:textId="77777777">
        <w:trPr>
          <w:trHeight w:val="72"/>
        </w:trPr>
        <w:tc>
          <w:tcPr>
            <w:tcW w:w="848" w:type="pct"/>
          </w:tcPr>
          <w:p w:rsidR="00753CFD" w:rsidP="00753CFD" w:rsidRDefault="00753CFD" w14:paraId="301833AE" w14:textId="3212C356">
            <w:r>
              <w:t>Mass PO Relation Mobile</w:t>
            </w:r>
          </w:p>
        </w:tc>
        <w:tc>
          <w:tcPr>
            <w:tcW w:w="1075" w:type="pct"/>
          </w:tcPr>
          <w:p w:rsidR="00753CFD" w:rsidP="00B97D51" w:rsidRDefault="00753CFD" w14:paraId="2B835615" w14:textId="6526D777">
            <w:r>
              <w:t>Screen</w:t>
            </w:r>
          </w:p>
        </w:tc>
        <w:tc>
          <w:tcPr>
            <w:tcW w:w="3077" w:type="pct"/>
            <w:gridSpan w:val="2"/>
          </w:tcPr>
          <w:p w:rsidR="00753CFD" w:rsidP="00B97D51" w:rsidRDefault="00753CFD" w14:paraId="688A1C1F" w14:textId="77777777">
            <w:pPr>
              <w:rPr>
                <w:cs/>
              </w:rPr>
            </w:pPr>
          </w:p>
        </w:tc>
      </w:tr>
      <w:tr w:rsidRPr="008979A8" w:rsidR="00753CFD" w:rsidTr="00753CFD" w14:paraId="104B8FAE" w14:textId="77777777">
        <w:trPr>
          <w:trHeight w:val="72"/>
        </w:trPr>
        <w:tc>
          <w:tcPr>
            <w:tcW w:w="5000" w:type="pct"/>
            <w:gridSpan w:val="4"/>
            <w:shd w:val="clear" w:color="auto" w:fill="C2D69B" w:themeFill="accent3" w:themeFillTint="99"/>
          </w:tcPr>
          <w:p w:rsidR="00753CFD" w:rsidP="00753CFD" w:rsidRDefault="00753CFD" w14:paraId="3D55668A" w14:textId="1E24E8F1">
            <w:pPr>
              <w:pStyle w:val="HeaderTable"/>
              <w:rPr>
                <w:cs/>
                <w:lang w:bidi="th-TH"/>
              </w:rPr>
            </w:pPr>
            <w:r>
              <w:t>End PO Relation Mobile Section</w:t>
            </w:r>
          </w:p>
        </w:tc>
      </w:tr>
      <w:tr w:rsidR="00FE67BE" w:rsidTr="00FE67BE" w14:paraId="21E8F79F" w14:textId="77777777">
        <w:trPr>
          <w:trHeight w:val="72"/>
        </w:trPr>
        <w:tc>
          <w:tcPr>
            <w:tcW w:w="5000" w:type="pct"/>
            <w:gridSpan w:val="4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C2D69B" w:themeFill="accent3" w:themeFillTint="99"/>
          </w:tcPr>
          <w:p w:rsidR="00FE67BE" w:rsidP="00FE67BE" w:rsidRDefault="00FE67BE" w14:paraId="7C2DD987" w14:textId="20EF1F02">
            <w:pPr>
              <w:pStyle w:val="HeaderTable"/>
            </w:pPr>
            <w:r>
              <w:t>PO Relation Music Streaming Section</w:t>
            </w:r>
          </w:p>
          <w:p w:rsidR="00FE67BE" w:rsidP="00FE67BE" w:rsidRDefault="00FE67BE" w14:paraId="05FEFAD2" w14:textId="77777777">
            <w:pPr>
              <w:pStyle w:val="HeaderTable"/>
              <w:rPr>
                <w:rtl/>
                <w:cs/>
              </w:rPr>
            </w:pPr>
            <w:r>
              <w:t>Default Collapse</w:t>
            </w:r>
          </w:p>
        </w:tc>
      </w:tr>
      <w:tr w:rsidR="00FE67BE" w:rsidTr="00FE67BE" w14:paraId="68A066EB" w14:textId="77777777">
        <w:trPr>
          <w:trHeight w:val="72"/>
        </w:trPr>
        <w:tc>
          <w:tcPr>
            <w:tcW w:w="848" w:type="pct"/>
          </w:tcPr>
          <w:p w:rsidR="00FE67BE" w:rsidP="00FE67BE" w:rsidRDefault="00FE67BE" w14:paraId="0170647C" w14:textId="31416909">
            <w:r>
              <w:t>Mass PO Relation Music Streaming</w:t>
            </w:r>
          </w:p>
        </w:tc>
        <w:tc>
          <w:tcPr>
            <w:tcW w:w="1075" w:type="pct"/>
          </w:tcPr>
          <w:p w:rsidR="00FE67BE" w:rsidP="00FE67BE" w:rsidRDefault="00FE67BE" w14:paraId="4FCB94BB" w14:textId="77777777">
            <w:r>
              <w:t>Screen</w:t>
            </w:r>
          </w:p>
        </w:tc>
        <w:tc>
          <w:tcPr>
            <w:tcW w:w="3077" w:type="pct"/>
            <w:gridSpan w:val="2"/>
          </w:tcPr>
          <w:p w:rsidR="00FE67BE" w:rsidP="00FE67BE" w:rsidRDefault="00FE67BE" w14:paraId="50159FCD" w14:textId="77777777">
            <w:pPr>
              <w:rPr>
                <w:cs/>
              </w:rPr>
            </w:pPr>
          </w:p>
        </w:tc>
      </w:tr>
      <w:tr w:rsidR="00FE67BE" w:rsidTr="00FE67BE" w14:paraId="4C06CCFE" w14:textId="77777777">
        <w:trPr>
          <w:trHeight w:val="72"/>
        </w:trPr>
        <w:tc>
          <w:tcPr>
            <w:tcW w:w="5000" w:type="pct"/>
            <w:gridSpan w:val="4"/>
            <w:shd w:val="clear" w:color="auto" w:fill="C2D69B" w:themeFill="accent3" w:themeFillTint="99"/>
          </w:tcPr>
          <w:p w:rsidR="00FE67BE" w:rsidP="00FE67BE" w:rsidRDefault="00FE67BE" w14:paraId="6C993157" w14:textId="58334146">
            <w:pPr>
              <w:pStyle w:val="HeaderTable"/>
              <w:rPr>
                <w:cs/>
                <w:lang w:bidi="th-TH"/>
              </w:rPr>
            </w:pPr>
            <w:r>
              <w:t>End PO Relation Music Streaming Section</w:t>
            </w:r>
          </w:p>
        </w:tc>
      </w:tr>
    </w:tbl>
    <w:tbl>
      <w:tblPr>
        <w:tblpPr w:leftFromText="180" w:rightFromText="180" w:vertAnchor="text" w:tblpX="137" w:tblpY="1"/>
        <w:tblOverlap w:val="never"/>
        <w:tblW w:w="4977" w:type="pct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555"/>
        <w:gridCol w:w="1843"/>
        <w:gridCol w:w="5577"/>
      </w:tblGrid>
      <w:tr w:rsidRPr="00F11EC1" w:rsidR="00F11EC1" w:rsidTr="00F73FEF" w14:paraId="6F1F9B1E" w14:textId="77777777">
        <w:trPr>
          <w:trHeight w:val="72"/>
        </w:trPr>
        <w:tc>
          <w:tcPr>
            <w:tcW w:w="5000" w:type="pct"/>
            <w:gridSpan w:val="3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C2D69B" w:themeFill="accent3" w:themeFillTint="99"/>
          </w:tcPr>
          <w:p w:rsidRPr="00F11EC1" w:rsidR="00F11EC1" w:rsidP="00F11EC1" w:rsidRDefault="00F11EC1" w14:paraId="24148308" w14:textId="77777777">
            <w:pPr>
              <w:rPr>
                <w:b/>
              </w:rPr>
            </w:pPr>
            <w:r w:rsidRPr="00F11EC1">
              <w:rPr>
                <w:b/>
              </w:rPr>
              <w:t>PO Relation AR VR Section</w:t>
            </w:r>
          </w:p>
          <w:p w:rsidRPr="00F11EC1" w:rsidR="00F11EC1" w:rsidP="00F11EC1" w:rsidRDefault="00F11EC1" w14:paraId="41F38566" w14:textId="77777777">
            <w:pPr>
              <w:rPr>
                <w:b/>
                <w:rtl/>
                <w:lang w:bidi="he-IL"/>
              </w:rPr>
            </w:pPr>
            <w:r w:rsidRPr="00F11EC1">
              <w:rPr>
                <w:b/>
              </w:rPr>
              <w:t>Default Collapse</w:t>
            </w:r>
          </w:p>
          <w:p w:rsidRPr="00F11EC1" w:rsidR="00F11EC1" w:rsidP="00D97EE9" w:rsidRDefault="00F11EC1" w14:paraId="36517C70" w14:textId="58406477">
            <w:pPr>
              <w:rPr>
                <w:b/>
              </w:rPr>
            </w:pPr>
            <w:r w:rsidRPr="00F11EC1">
              <w:rPr>
                <w:b/>
              </w:rPr>
              <w:t xml:space="preserve">Visible </w:t>
            </w:r>
            <w:r w:rsidRPr="00F11EC1">
              <w:rPr>
                <w:rFonts w:hint="cs"/>
                <w:b/>
                <w:cs/>
              </w:rPr>
              <w:t xml:space="preserve">เมื่อ </w:t>
            </w:r>
            <w:r w:rsidRPr="00F11EC1">
              <w:rPr>
                <w:b/>
              </w:rPr>
              <w:t xml:space="preserve">PO Group </w:t>
            </w:r>
            <w:r w:rsidRPr="00F11EC1">
              <w:rPr>
                <w:b/>
                <w:cs/>
              </w:rPr>
              <w:t xml:space="preserve">= </w:t>
            </w:r>
            <w:r w:rsidRPr="00F11EC1">
              <w:rPr>
                <w:rFonts w:cs="CordiaUPC"/>
                <w:b/>
                <w:bCs/>
                <w:cs/>
              </w:rPr>
              <w:t>“</w:t>
            </w:r>
            <w:r w:rsidRPr="00F11EC1">
              <w:rPr>
                <w:b/>
              </w:rPr>
              <w:t>Mobile</w:t>
            </w:r>
            <w:r w:rsidRPr="00F11EC1">
              <w:rPr>
                <w:rFonts w:cs="CordiaUPC"/>
                <w:b/>
                <w:bCs/>
                <w:cs/>
              </w:rPr>
              <w:t>”</w:t>
            </w:r>
          </w:p>
        </w:tc>
      </w:tr>
      <w:tr w:rsidRPr="00F11EC1" w:rsidR="00F11EC1" w:rsidTr="00961054" w14:paraId="0E56A13D" w14:textId="77777777">
        <w:trPr>
          <w:trHeight w:val="72"/>
        </w:trPr>
        <w:tc>
          <w:tcPr>
            <w:tcW w:w="866" w:type="pct"/>
          </w:tcPr>
          <w:p w:rsidRPr="00F11EC1" w:rsidR="00F11EC1" w:rsidP="00F11EC1" w:rsidRDefault="00F11EC1" w14:paraId="2A8EC436" w14:textId="77777777">
            <w:pPr>
              <w:rPr>
                <w:b/>
              </w:rPr>
            </w:pPr>
            <w:r w:rsidRPr="00F11EC1">
              <w:rPr>
                <w:b/>
              </w:rPr>
              <w:t>Mass PO Relation AR VR</w:t>
            </w:r>
          </w:p>
        </w:tc>
        <w:tc>
          <w:tcPr>
            <w:tcW w:w="1027" w:type="pct"/>
          </w:tcPr>
          <w:p w:rsidRPr="00F11EC1" w:rsidR="00F11EC1" w:rsidP="00F11EC1" w:rsidRDefault="00F11EC1" w14:paraId="420A1E43" w14:textId="77777777">
            <w:pPr>
              <w:rPr>
                <w:b/>
              </w:rPr>
            </w:pPr>
            <w:r w:rsidRPr="00F11EC1">
              <w:rPr>
                <w:b/>
              </w:rPr>
              <w:t>Screen</w:t>
            </w:r>
          </w:p>
        </w:tc>
        <w:tc>
          <w:tcPr>
            <w:tcW w:w="3107" w:type="pct"/>
          </w:tcPr>
          <w:p w:rsidRPr="00F11EC1" w:rsidR="00F11EC1" w:rsidP="00F11EC1" w:rsidRDefault="00F11EC1" w14:paraId="1937D798" w14:textId="77777777">
            <w:pPr>
              <w:rPr>
                <w:b/>
              </w:rPr>
            </w:pPr>
          </w:p>
        </w:tc>
      </w:tr>
      <w:tr w:rsidRPr="00F11EC1" w:rsidR="00F11EC1" w:rsidTr="00F73FEF" w14:paraId="047E32CC" w14:textId="77777777">
        <w:trPr>
          <w:trHeight w:val="72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Pr="00F11EC1" w:rsidR="00F11EC1" w:rsidP="00F11EC1" w:rsidRDefault="00F11EC1" w14:paraId="2C744B6C" w14:textId="77777777">
            <w:pPr>
              <w:rPr>
                <w:b/>
                <w:cs/>
              </w:rPr>
            </w:pPr>
            <w:r w:rsidRPr="00F11EC1">
              <w:rPr>
                <w:b/>
              </w:rPr>
              <w:t xml:space="preserve">End PO Relation </w:t>
            </w:r>
            <w:r w:rsidRPr="00F11EC1">
              <w:rPr>
                <w:b/>
                <w:bCs/>
                <w:cs/>
              </w:rPr>
              <w:t xml:space="preserve"> </w:t>
            </w:r>
            <w:r w:rsidRPr="00F11EC1">
              <w:rPr>
                <w:b/>
              </w:rPr>
              <w:t>AR VR Section</w:t>
            </w:r>
          </w:p>
        </w:tc>
      </w:tr>
      <w:tr w:rsidRPr="00F11EC1" w:rsidR="00E85BBA" w:rsidTr="00F73FEF" w14:paraId="37422984" w14:textId="77777777">
        <w:trPr>
          <w:trHeight w:val="72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Pr="00F11EC1" w:rsidR="00E85BBA" w:rsidP="00E85BBA" w:rsidRDefault="00E85BBA" w14:paraId="14793CB2" w14:textId="15F427CF">
            <w:pPr>
              <w:rPr>
                <w:b/>
              </w:rPr>
            </w:pPr>
            <w:r w:rsidRPr="00F11EC1">
              <w:rPr>
                <w:b/>
              </w:rPr>
              <w:t>PO Relation</w:t>
            </w:r>
            <w:r>
              <w:rPr>
                <w:b/>
              </w:rPr>
              <w:t xml:space="preserve"> Entertainment Partnership</w:t>
            </w:r>
            <w:r w:rsidRPr="00F11EC1">
              <w:rPr>
                <w:b/>
              </w:rPr>
              <w:t xml:space="preserve"> Section</w:t>
            </w:r>
          </w:p>
          <w:p w:rsidRPr="00F11EC1" w:rsidR="00E85BBA" w:rsidP="00E85BBA" w:rsidRDefault="00E85BBA" w14:paraId="0A1A3822" w14:textId="77777777">
            <w:pPr>
              <w:rPr>
                <w:b/>
                <w:rtl/>
                <w:lang w:bidi="he-IL"/>
              </w:rPr>
            </w:pPr>
            <w:r w:rsidRPr="00F11EC1">
              <w:rPr>
                <w:b/>
              </w:rPr>
              <w:t>Default Collapse</w:t>
            </w:r>
          </w:p>
          <w:p w:rsidRPr="00F11EC1" w:rsidR="00E85BBA" w:rsidP="00E85BBA" w:rsidRDefault="00E85BBA" w14:paraId="1336C577" w14:textId="395B0AF0">
            <w:pPr>
              <w:rPr>
                <w:b/>
              </w:rPr>
            </w:pPr>
            <w:r w:rsidRPr="00F11EC1">
              <w:rPr>
                <w:b/>
              </w:rPr>
              <w:t xml:space="preserve">Visible </w:t>
            </w:r>
            <w:r w:rsidRPr="00F11EC1">
              <w:rPr>
                <w:rFonts w:hint="cs"/>
                <w:b/>
                <w:cs/>
              </w:rPr>
              <w:t xml:space="preserve">เมื่อ </w:t>
            </w:r>
            <w:r w:rsidRPr="00F11EC1">
              <w:rPr>
                <w:b/>
              </w:rPr>
              <w:t xml:space="preserve">PO Group </w:t>
            </w:r>
            <w:r w:rsidRPr="00F11EC1">
              <w:rPr>
                <w:b/>
                <w:cs/>
              </w:rPr>
              <w:t xml:space="preserve">= </w:t>
            </w:r>
            <w:r w:rsidRPr="00F11EC1">
              <w:rPr>
                <w:rFonts w:cs="CordiaUPC"/>
                <w:b/>
                <w:bCs/>
                <w:cs/>
              </w:rPr>
              <w:t>“</w:t>
            </w:r>
            <w:r w:rsidRPr="00F11EC1">
              <w:rPr>
                <w:b/>
              </w:rPr>
              <w:t>Mobile</w:t>
            </w:r>
            <w:r w:rsidRPr="00F11EC1">
              <w:rPr>
                <w:rFonts w:cs="CordiaUPC"/>
                <w:b/>
                <w:bCs/>
                <w:cs/>
              </w:rPr>
              <w:t>”</w:t>
            </w:r>
            <w:r>
              <w:rPr>
                <w:rFonts w:cs="CordiaUPC"/>
                <w:b/>
                <w:bCs/>
                <w:cs/>
              </w:rPr>
              <w:t xml:space="preserve"> </w:t>
            </w:r>
            <w:r>
              <w:rPr>
                <w:rFonts w:hint="cs"/>
                <w:b/>
                <w:cs/>
              </w:rPr>
              <w:t>และ</w:t>
            </w:r>
            <w:r>
              <w:rPr>
                <w:rFonts w:cs="CordiaUPC"/>
                <w:b/>
                <w:bCs/>
                <w:cs/>
              </w:rPr>
              <w:t xml:space="preserve"> “</w:t>
            </w:r>
            <w:r>
              <w:rPr>
                <w:b/>
              </w:rPr>
              <w:t>Entertainment Partnership</w:t>
            </w:r>
            <w:r>
              <w:rPr>
                <w:rFonts w:cs="CordiaUPC"/>
                <w:b/>
                <w:bCs/>
                <w:cs/>
              </w:rPr>
              <w:t xml:space="preserve">” </w:t>
            </w:r>
          </w:p>
        </w:tc>
      </w:tr>
      <w:tr w:rsidRPr="00F11EC1" w:rsidR="00E85BBA" w:rsidTr="00961054" w14:paraId="004CBF25" w14:textId="77777777">
        <w:trPr>
          <w:trHeight w:val="72"/>
        </w:trPr>
        <w:tc>
          <w:tcPr>
            <w:tcW w:w="866" w:type="pct"/>
          </w:tcPr>
          <w:p w:rsidRPr="00F11EC1" w:rsidR="00E85BBA" w:rsidP="00E85BBA" w:rsidRDefault="00E85BBA" w14:paraId="612DBCC1" w14:textId="4D6C2AA4">
            <w:pPr>
              <w:tabs>
                <w:tab w:val="left" w:pos="1840"/>
              </w:tabs>
              <w:rPr>
                <w:b/>
              </w:rPr>
            </w:pPr>
            <w:r w:rsidRPr="00F11EC1">
              <w:rPr>
                <w:b/>
              </w:rPr>
              <w:t xml:space="preserve">Mass PO Relation </w:t>
            </w:r>
            <w:r>
              <w:rPr>
                <w:b/>
              </w:rPr>
              <w:t>Entertainment Partnership</w:t>
            </w:r>
          </w:p>
        </w:tc>
        <w:tc>
          <w:tcPr>
            <w:tcW w:w="1027" w:type="pct"/>
          </w:tcPr>
          <w:p w:rsidRPr="00F11EC1" w:rsidR="00E85BBA" w:rsidP="00E85BBA" w:rsidRDefault="00E85BBA" w14:paraId="32AF15ED" w14:textId="57261137">
            <w:pPr>
              <w:tabs>
                <w:tab w:val="left" w:pos="1840"/>
              </w:tabs>
              <w:rPr>
                <w:b/>
              </w:rPr>
            </w:pPr>
            <w:r w:rsidRPr="00F11EC1">
              <w:rPr>
                <w:b/>
              </w:rPr>
              <w:t>Screen</w:t>
            </w:r>
          </w:p>
        </w:tc>
        <w:tc>
          <w:tcPr>
            <w:tcW w:w="3107" w:type="pct"/>
          </w:tcPr>
          <w:p w:rsidRPr="00F11EC1" w:rsidR="00E85BBA" w:rsidP="00961054" w:rsidRDefault="00E85BBA" w14:paraId="630635D9" w14:textId="0F91A32D">
            <w:pPr>
              <w:tabs>
                <w:tab w:val="left" w:pos="1840"/>
              </w:tabs>
              <w:rPr>
                <w:b/>
              </w:rPr>
            </w:pPr>
          </w:p>
        </w:tc>
      </w:tr>
      <w:tr w:rsidRPr="00F11EC1" w:rsidR="00E85BBA" w:rsidTr="00F73FEF" w14:paraId="0CB9A101" w14:textId="77777777">
        <w:trPr>
          <w:trHeight w:val="72"/>
        </w:trPr>
        <w:tc>
          <w:tcPr>
            <w:tcW w:w="5000" w:type="pct"/>
            <w:gridSpan w:val="3"/>
            <w:shd w:val="clear" w:color="auto" w:fill="C2D69B" w:themeFill="accent3" w:themeFillTint="99"/>
          </w:tcPr>
          <w:p w:rsidRPr="00F11EC1" w:rsidR="00E85BBA" w:rsidP="00E85BBA" w:rsidRDefault="00E85BBA" w14:paraId="1B4DA4D8" w14:textId="74BF6DA1">
            <w:pPr>
              <w:rPr>
                <w:b/>
              </w:rPr>
            </w:pPr>
            <w:r w:rsidRPr="00F11EC1">
              <w:rPr>
                <w:b/>
              </w:rPr>
              <w:t xml:space="preserve">End PO Relation </w:t>
            </w:r>
            <w:r>
              <w:rPr>
                <w:b/>
              </w:rPr>
              <w:t>Entertainment Partnership</w:t>
            </w:r>
            <w:r w:rsidRPr="00F11EC1">
              <w:rPr>
                <w:b/>
              </w:rPr>
              <w:t xml:space="preserve"> Section</w:t>
            </w:r>
          </w:p>
        </w:tc>
      </w:tr>
    </w:tbl>
    <w:p w:rsidRPr="00B97D51" w:rsidR="00B97D51" w:rsidP="00B97D51" w:rsidRDefault="00B97D51" w14:paraId="0ACA54D9" w14:textId="77777777"/>
    <w:p w:rsidR="009D3DB8" w:rsidP="009D3DB8" w:rsidRDefault="009D3DB8" w14:paraId="0E2653D5" w14:textId="633E9E19">
      <w:pPr>
        <w:pStyle w:val="Heading2"/>
        <w:numPr>
          <w:ilvl w:val="0"/>
          <w:numId w:val="1"/>
        </w:numPr>
        <w:ind w:left="426" w:hanging="426"/>
        <w:rPr>
          <w:rFonts w:ascii="CordiaUPC" w:hAnsi="CordiaUPC" w:cs="CordiaUPC"/>
          <w:sz w:val="36"/>
          <w:szCs w:val="36"/>
        </w:rPr>
      </w:pPr>
      <w:r>
        <w:rPr>
          <w:rFonts w:ascii="CordiaUPC" w:hAnsi="CordiaUPC" w:cs="CordiaUPC"/>
          <w:sz w:val="36"/>
          <w:szCs w:val="36"/>
        </w:rPr>
        <w:t>Mass PO Relation Content VDO</w:t>
      </w:r>
    </w:p>
    <w:p w:rsidRPr="00180BBA" w:rsidR="009D3DB8" w:rsidP="00BB3F68" w:rsidRDefault="009D3DB8" w14:paraId="6F6AD80F" w14:textId="77777777">
      <w:pPr>
        <w:pStyle w:val="Heading3"/>
        <w:numPr>
          <w:ilvl w:val="0"/>
          <w:numId w:val="115"/>
        </w:numPr>
        <w:rPr>
          <w:rFonts w:ascii="CordiaUPC" w:hAnsi="CordiaUPC" w:cs="CordiaUPC"/>
          <w:sz w:val="32"/>
          <w:szCs w:val="40"/>
        </w:rPr>
      </w:pPr>
      <w:r w:rsidRPr="00180BBA">
        <w:rPr>
          <w:rFonts w:ascii="CordiaUPC" w:hAnsi="CordiaUPC" w:cs="CordiaUPC"/>
          <w:sz w:val="32"/>
          <w:szCs w:val="40"/>
        </w:rPr>
        <w:t>Field on Screen</w:t>
      </w:r>
    </w:p>
    <w:tbl>
      <w:tblPr>
        <w:tblW w:w="4977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522"/>
        <w:gridCol w:w="1930"/>
        <w:gridCol w:w="7"/>
        <w:gridCol w:w="5516"/>
      </w:tblGrid>
      <w:tr w:rsidRPr="008979A8" w:rsidR="009D3DB8" w:rsidTr="00BD0E6F" w14:paraId="75F0ABEA" w14:textId="77777777">
        <w:trPr>
          <w:cantSplit/>
          <w:tblHeader/>
        </w:trPr>
        <w:tc>
          <w:tcPr>
            <w:tcW w:w="848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9D3DB8" w:rsidP="00BD0E6F" w:rsidRDefault="009D3DB8" w14:paraId="70EFB4CD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Field Name</w:t>
            </w:r>
          </w:p>
        </w:tc>
        <w:tc>
          <w:tcPr>
            <w:tcW w:w="1079" w:type="pct"/>
            <w:gridSpan w:val="2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9D3DB8" w:rsidP="00BD0E6F" w:rsidRDefault="009D3DB8" w14:paraId="36F81854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Type</w:t>
            </w:r>
          </w:p>
        </w:tc>
        <w:tc>
          <w:tcPr>
            <w:tcW w:w="3073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9D3DB8" w:rsidP="00BD0E6F" w:rsidRDefault="009D3DB8" w14:paraId="66CA3218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Comments</w:t>
            </w:r>
          </w:p>
        </w:tc>
      </w:tr>
      <w:tr w:rsidRPr="008979A8" w:rsidR="0052529B" w:rsidTr="0052529B" w14:paraId="05E5CDE7" w14:textId="77777777">
        <w:trPr>
          <w:trHeight w:val="111"/>
        </w:trPr>
        <w:tc>
          <w:tcPr>
            <w:tcW w:w="5000" w:type="pct"/>
            <w:gridSpan w:val="4"/>
            <w:shd w:val="clear" w:color="auto" w:fill="C2D69B" w:themeFill="accent3" w:themeFillTint="99"/>
          </w:tcPr>
          <w:p w:rsidR="0052529B" w:rsidP="0052529B" w:rsidRDefault="0052529B" w14:paraId="3D948602" w14:textId="3569E328">
            <w:pPr>
              <w:pStyle w:val="HeaderTable"/>
            </w:pPr>
            <w:r>
              <w:t>PO Relation Content VDO Table Section</w:t>
            </w:r>
          </w:p>
        </w:tc>
      </w:tr>
      <w:tr w:rsidRPr="008979A8" w:rsidR="000E77DA" w:rsidTr="00BD0E6F" w14:paraId="325F86A4" w14:textId="77777777">
        <w:trPr>
          <w:trHeight w:val="111"/>
        </w:trPr>
        <w:tc>
          <w:tcPr>
            <w:tcW w:w="848" w:type="pct"/>
          </w:tcPr>
          <w:p w:rsidRPr="00811C4B" w:rsidR="000E77DA" w:rsidP="000E77DA" w:rsidRDefault="000E77DA" w14:paraId="3FB06094" w14:textId="332FE1F5">
            <w:r w:rsidRPr="00811C4B">
              <w:t>Deduct Type</w:t>
            </w:r>
          </w:p>
        </w:tc>
        <w:tc>
          <w:tcPr>
            <w:tcW w:w="1079" w:type="pct"/>
            <w:gridSpan w:val="2"/>
          </w:tcPr>
          <w:p w:rsidR="000E77DA" w:rsidP="000E77DA" w:rsidRDefault="000E77DA" w14:paraId="6C75F550" w14:textId="77777777"/>
        </w:tc>
        <w:tc>
          <w:tcPr>
            <w:tcW w:w="3073" w:type="pct"/>
          </w:tcPr>
          <w:p w:rsidR="000E77DA" w:rsidP="000E77DA" w:rsidRDefault="000E77DA" w14:paraId="4EFC3A10" w14:textId="77777777">
            <w:r>
              <w:rPr>
                <w:rFonts w:hint="cs"/>
                <w:cs/>
              </w:rPr>
              <w:t xml:space="preserve">แสดงใน </w:t>
            </w:r>
            <w:r>
              <w:t>Format</w:t>
            </w:r>
          </w:p>
          <w:p w:rsidR="000E77DA" w:rsidP="000E77DA" w:rsidRDefault="000E77DA" w14:paraId="00F87A0C" w14:textId="77777777">
            <w:r>
              <w:t>deductType</w:t>
            </w:r>
          </w:p>
          <w:p w:rsidR="000E77DA" w:rsidP="000E77DA" w:rsidRDefault="000E77DA" w14:paraId="0450FF51" w14:textId="2305015D">
            <w:pPr>
              <w:rPr>
                <w:cs/>
              </w:rPr>
            </w:pPr>
            <w:r>
              <w:t xml:space="preserve">Visible </w:t>
            </w:r>
            <w:r>
              <w:rPr>
                <w:rFonts w:hint="cs"/>
                <w:cs/>
              </w:rPr>
              <w:t xml:space="preserve">เมื่อ </w:t>
            </w:r>
            <w:r>
              <w:t xml:space="preserve">customerType </w:t>
            </w:r>
            <w:r>
              <w:rPr>
                <w:rFonts w:hint="cs"/>
                <w:cs/>
              </w:rPr>
              <w:t xml:space="preserve">เป็น </w:t>
            </w:r>
            <w:r>
              <w:rPr>
                <w:rFonts w:cs="Angsana New"/>
                <w:cs/>
              </w:rPr>
              <w:t>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/>
                <w:cs/>
              </w:rPr>
              <w:t xml:space="preserve"> </w:t>
            </w:r>
            <w:r>
              <w:t xml:space="preserve">,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priceType </w:t>
            </w:r>
            <w:r>
              <w:rPr>
                <w:rFonts w:hint="cs"/>
                <w:cs/>
              </w:rPr>
              <w:t xml:space="preserve">เป็น </w:t>
            </w:r>
            <w:r>
              <w:rPr>
                <w:rFonts w:cs="CordiaUPC"/>
                <w:cs/>
              </w:rPr>
              <w:t>“</w:t>
            </w:r>
            <w:r>
              <w:t>Recurring</w:t>
            </w:r>
            <w:r>
              <w:rPr>
                <w:rFonts w:cs="CordiaUPC"/>
                <w:cs/>
              </w:rPr>
              <w:t>”</w:t>
            </w:r>
          </w:p>
        </w:tc>
      </w:tr>
      <w:tr w:rsidRPr="008979A8" w:rsidR="000E77DA" w:rsidTr="00BD0E6F" w14:paraId="0E32503D" w14:textId="77777777">
        <w:trPr>
          <w:trHeight w:val="111"/>
        </w:trPr>
        <w:tc>
          <w:tcPr>
            <w:tcW w:w="848" w:type="pct"/>
          </w:tcPr>
          <w:p w:rsidR="000E77DA" w:rsidP="000E77DA" w:rsidRDefault="000E77DA" w14:paraId="5C18BBDB" w14:textId="629CD87D">
            <w:r>
              <w:t xml:space="preserve">Effective </w:t>
            </w:r>
            <w:r w:rsidR="00B26592">
              <w:t xml:space="preserve">Start </w:t>
            </w:r>
            <w:r>
              <w:t>Date</w:t>
            </w:r>
          </w:p>
        </w:tc>
        <w:tc>
          <w:tcPr>
            <w:tcW w:w="1079" w:type="pct"/>
            <w:gridSpan w:val="2"/>
          </w:tcPr>
          <w:p w:rsidR="000E77DA" w:rsidP="000E77DA" w:rsidRDefault="000E77DA" w14:paraId="3BEBAF74" w14:textId="77777777"/>
        </w:tc>
        <w:tc>
          <w:tcPr>
            <w:tcW w:w="3073" w:type="pct"/>
          </w:tcPr>
          <w:p w:rsidR="000E77DA" w:rsidP="000E77DA" w:rsidRDefault="000E77DA" w14:paraId="11A57A48" w14:textId="77777777">
            <w:r>
              <w:rPr>
                <w:rFonts w:hint="cs"/>
                <w:cs/>
              </w:rPr>
              <w:t xml:space="preserve">แสดงใน </w:t>
            </w:r>
            <w:r>
              <w:t>Format</w:t>
            </w:r>
          </w:p>
          <w:p w:rsidR="000E77DA" w:rsidP="000E77DA" w:rsidRDefault="000E77DA" w14:paraId="5BB6C862" w14:textId="4C528687">
            <w:r>
              <w:t>effectiveStartDate</w:t>
            </w:r>
          </w:p>
        </w:tc>
      </w:tr>
      <w:tr w:rsidRPr="008979A8" w:rsidR="00B26592" w:rsidTr="00BD0E6F" w14:paraId="3CB431CA" w14:textId="77777777">
        <w:trPr>
          <w:trHeight w:val="111"/>
        </w:trPr>
        <w:tc>
          <w:tcPr>
            <w:tcW w:w="848" w:type="pct"/>
          </w:tcPr>
          <w:p w:rsidR="00B26592" w:rsidP="000E77DA" w:rsidRDefault="00B26592" w14:paraId="644983EA" w14:textId="62D45FF8">
            <w:r>
              <w:t>Effective End Date</w:t>
            </w:r>
          </w:p>
        </w:tc>
        <w:tc>
          <w:tcPr>
            <w:tcW w:w="1079" w:type="pct"/>
            <w:gridSpan w:val="2"/>
          </w:tcPr>
          <w:p w:rsidR="00B26592" w:rsidP="000E77DA" w:rsidRDefault="00B26592" w14:paraId="7356909B" w14:textId="77777777"/>
        </w:tc>
        <w:tc>
          <w:tcPr>
            <w:tcW w:w="3073" w:type="pct"/>
          </w:tcPr>
          <w:p w:rsidR="00B26592" w:rsidP="000E77DA" w:rsidRDefault="00B26592" w14:paraId="373F9137" w14:textId="12970E0F">
            <w:r>
              <w:rPr>
                <w:rFonts w:hint="cs"/>
                <w:cs/>
              </w:rPr>
              <w:t xml:space="preserve">แสดงใน </w:t>
            </w:r>
            <w:r>
              <w:t>Format</w:t>
            </w:r>
          </w:p>
          <w:p w:rsidR="00B26592" w:rsidP="000E77DA" w:rsidRDefault="00B26592" w14:paraId="5AF67A06" w14:textId="42EDC8DD">
            <w:pPr>
              <w:rPr>
                <w:cs/>
              </w:rPr>
            </w:pPr>
            <w:r>
              <w:t>effectiveEndDate</w:t>
            </w:r>
          </w:p>
        </w:tc>
      </w:tr>
      <w:tr w:rsidRPr="008979A8" w:rsidR="000E77DA" w:rsidTr="00BD0E6F" w14:paraId="0C0CE79D" w14:textId="77777777">
        <w:trPr>
          <w:trHeight w:val="111"/>
        </w:trPr>
        <w:tc>
          <w:tcPr>
            <w:tcW w:w="848" w:type="pct"/>
          </w:tcPr>
          <w:p w:rsidR="000E77DA" w:rsidP="000E77DA" w:rsidRDefault="000E77DA" w14:paraId="3B3CF892" w14:textId="7A62B538">
            <w:r>
              <w:t>PO Relation Type</w:t>
            </w:r>
          </w:p>
        </w:tc>
        <w:tc>
          <w:tcPr>
            <w:tcW w:w="1079" w:type="pct"/>
            <w:gridSpan w:val="2"/>
          </w:tcPr>
          <w:p w:rsidR="000E77DA" w:rsidP="000E77DA" w:rsidRDefault="000E77DA" w14:paraId="2D18CCA9" w14:textId="77777777"/>
        </w:tc>
        <w:tc>
          <w:tcPr>
            <w:tcW w:w="3073" w:type="pct"/>
          </w:tcPr>
          <w:p w:rsidR="000E77DA" w:rsidP="000E77DA" w:rsidRDefault="000E77DA" w14:paraId="37CF2745" w14:textId="77777777">
            <w:r>
              <w:rPr>
                <w:rFonts w:hint="cs"/>
                <w:cs/>
              </w:rPr>
              <w:t xml:space="preserve">แสดงใน </w:t>
            </w:r>
            <w:r>
              <w:t>Format</w:t>
            </w:r>
          </w:p>
          <w:p w:rsidR="000E77DA" w:rsidP="000E77DA" w:rsidRDefault="000E77DA" w14:paraId="2B703E25" w14:textId="21225AB5">
            <w:r>
              <w:t>poRelationType</w:t>
            </w:r>
          </w:p>
        </w:tc>
      </w:tr>
      <w:tr w:rsidRPr="008979A8" w:rsidR="000E77DA" w:rsidTr="00BD0E6F" w14:paraId="31C12366" w14:textId="77777777">
        <w:trPr>
          <w:trHeight w:val="111"/>
        </w:trPr>
        <w:tc>
          <w:tcPr>
            <w:tcW w:w="848" w:type="pct"/>
          </w:tcPr>
          <w:p w:rsidR="000E77DA" w:rsidP="000E77DA" w:rsidRDefault="000E77DA" w14:paraId="661E212A" w14:textId="3DFEA706">
            <w:r>
              <w:t>PO Relation</w:t>
            </w:r>
          </w:p>
        </w:tc>
        <w:tc>
          <w:tcPr>
            <w:tcW w:w="1079" w:type="pct"/>
            <w:gridSpan w:val="2"/>
          </w:tcPr>
          <w:p w:rsidR="000E77DA" w:rsidP="000E77DA" w:rsidRDefault="000E77DA" w14:paraId="2CEB2BC4" w14:textId="77777777"/>
        </w:tc>
        <w:tc>
          <w:tcPr>
            <w:tcW w:w="3073" w:type="pct"/>
          </w:tcPr>
          <w:p w:rsidR="000E77DA" w:rsidP="000E77DA" w:rsidRDefault="000E77DA" w14:paraId="6D5A5FC7" w14:textId="77777777">
            <w:r>
              <w:rPr>
                <w:rFonts w:hint="cs"/>
                <w:cs/>
              </w:rPr>
              <w:t xml:space="preserve">แสดงใน </w:t>
            </w:r>
            <w:r>
              <w:t>Format</w:t>
            </w:r>
          </w:p>
          <w:p w:rsidR="000E77DA" w:rsidP="000E77DA" w:rsidRDefault="000E77DA" w14:paraId="3F1943E3" w14:textId="77777777">
            <w:r>
              <w:rPr>
                <w:rFonts w:hint="cs"/>
                <w:cs/>
              </w:rPr>
              <w:t xml:space="preserve">ค่า </w:t>
            </w:r>
            <w:r>
              <w:t xml:space="preserve">Display </w:t>
            </w:r>
            <w:r>
              <w:rPr>
                <w:rFonts w:hint="cs"/>
                <w:cs/>
              </w:rPr>
              <w:t xml:space="preserve">ของ </w:t>
            </w:r>
            <w:r>
              <w:t>poRelation</w:t>
            </w:r>
          </w:p>
          <w:p w:rsidR="000E77DA" w:rsidP="000E77DA" w:rsidRDefault="000E77DA" w14:paraId="54FABA12" w14:textId="474E3933">
            <w:r>
              <w:rPr>
                <w:rFonts w:hint="cs"/>
                <w:cs/>
              </w:rPr>
              <w:t xml:space="preserve">หมายเหตุ ถ้ามีค่ามากกว่า </w:t>
            </w:r>
            <w:r>
              <w:t xml:space="preserve">1 </w:t>
            </w:r>
            <w:r>
              <w:rPr>
                <w:rFonts w:hint="cs"/>
                <w:cs/>
              </w:rPr>
              <w:t xml:space="preserve">ค่า ให้ขึ้นบรรทัดใหม่โดยที่ยังอยู่ใน </w:t>
            </w:r>
            <w:r>
              <w:t xml:space="preserve">Row </w:t>
            </w:r>
            <w:r>
              <w:rPr>
                <w:rFonts w:hint="cs"/>
                <w:cs/>
              </w:rPr>
              <w:t>เดิม</w:t>
            </w:r>
          </w:p>
        </w:tc>
      </w:tr>
      <w:tr w:rsidRPr="008979A8" w:rsidR="000E77DA" w:rsidTr="00BD0E6F" w14:paraId="1EF6B82A" w14:textId="77777777">
        <w:trPr>
          <w:trHeight w:val="111"/>
        </w:trPr>
        <w:tc>
          <w:tcPr>
            <w:tcW w:w="848" w:type="pct"/>
          </w:tcPr>
          <w:p w:rsidR="000E77DA" w:rsidP="000E77DA" w:rsidRDefault="000E77DA" w14:paraId="1BCC475D" w14:textId="1EF53C49">
            <w:r>
              <w:t>Remark</w:t>
            </w:r>
          </w:p>
        </w:tc>
        <w:tc>
          <w:tcPr>
            <w:tcW w:w="1079" w:type="pct"/>
            <w:gridSpan w:val="2"/>
          </w:tcPr>
          <w:p w:rsidR="000E77DA" w:rsidP="000E77DA" w:rsidRDefault="000E77DA" w14:paraId="06DA81AC" w14:textId="77777777"/>
        </w:tc>
        <w:tc>
          <w:tcPr>
            <w:tcW w:w="3073" w:type="pct"/>
          </w:tcPr>
          <w:p w:rsidR="000E77DA" w:rsidP="000E77DA" w:rsidRDefault="000E77DA" w14:paraId="41167F6E" w14:textId="77777777">
            <w:r>
              <w:rPr>
                <w:rFonts w:hint="cs"/>
                <w:cs/>
              </w:rPr>
              <w:t xml:space="preserve">แสดงใน </w:t>
            </w:r>
            <w:r>
              <w:t>Format</w:t>
            </w:r>
          </w:p>
          <w:p w:rsidR="000E77DA" w:rsidP="000E77DA" w:rsidRDefault="000E77DA" w14:paraId="07AD5085" w14:textId="172380AC">
            <w:r>
              <w:t>remark</w:t>
            </w:r>
          </w:p>
        </w:tc>
      </w:tr>
      <w:tr w:rsidRPr="008979A8" w:rsidR="000E77DA" w:rsidTr="00BD0E6F" w14:paraId="0391648A" w14:textId="77777777">
        <w:trPr>
          <w:trHeight w:val="111"/>
        </w:trPr>
        <w:tc>
          <w:tcPr>
            <w:tcW w:w="848" w:type="pct"/>
          </w:tcPr>
          <w:p w:rsidR="000E77DA" w:rsidP="000E77DA" w:rsidRDefault="000E77DA" w14:paraId="480BF491" w14:textId="77777777">
            <w:pPr>
              <w:tabs>
                <w:tab w:val="left" w:pos="1356"/>
              </w:tabs>
            </w:pPr>
            <w:r>
              <w:t>Action</w:t>
            </w:r>
          </w:p>
          <w:p w:rsidR="000E77DA" w:rsidP="000E77DA" w:rsidRDefault="000E77DA" w14:paraId="7A03DF6C" w14:textId="0DB22D5B">
            <w:pPr>
              <w:pStyle w:val="ListParagraph"/>
              <w:numPr>
                <w:ilvl w:val="0"/>
                <w:numId w:val="124"/>
              </w:numPr>
            </w:pPr>
            <w:r>
              <w:t>Edit</w:t>
            </w:r>
          </w:p>
        </w:tc>
        <w:tc>
          <w:tcPr>
            <w:tcW w:w="1079" w:type="pct"/>
            <w:gridSpan w:val="2"/>
          </w:tcPr>
          <w:p w:rsidR="000E77DA" w:rsidP="000E77DA" w:rsidRDefault="000E77DA" w14:paraId="019F2CF9" w14:textId="0782A4E6">
            <w:r>
              <w:t>Button</w:t>
            </w:r>
          </w:p>
        </w:tc>
        <w:tc>
          <w:tcPr>
            <w:tcW w:w="3073" w:type="pct"/>
          </w:tcPr>
          <w:p w:rsidR="000E77DA" w:rsidP="000E77DA" w:rsidRDefault="000E77DA" w14:paraId="528CEDF3" w14:textId="6734336A">
            <w:r w:rsidRPr="0079598B">
              <w:rPr>
                <w:cs/>
              </w:rPr>
              <w:t xml:space="preserve">เมื่อกดปุ่มให้ทำการ </w:t>
            </w:r>
            <w:r w:rsidRPr="0079598B">
              <w:t xml:space="preserve">Visible </w:t>
            </w:r>
            <w:r>
              <w:t xml:space="preserve">PO Relation Content VDO Detail </w:t>
            </w:r>
            <w:r w:rsidRPr="0079598B">
              <w:t>Section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และดึงข้อมูลของ </w:t>
            </w:r>
            <w:r>
              <w:t xml:space="preserve">Row </w:t>
            </w:r>
            <w:r>
              <w:rPr>
                <w:rFonts w:hint="cs"/>
                <w:cs/>
              </w:rPr>
              <w:t>นั้นๆ มาแสดง</w:t>
            </w:r>
          </w:p>
        </w:tc>
      </w:tr>
      <w:tr w:rsidRPr="008979A8" w:rsidR="000E77DA" w:rsidTr="00BD0E6F" w14:paraId="65C1DC35" w14:textId="77777777">
        <w:trPr>
          <w:trHeight w:val="111"/>
        </w:trPr>
        <w:tc>
          <w:tcPr>
            <w:tcW w:w="848" w:type="pct"/>
          </w:tcPr>
          <w:p w:rsidR="000E77DA" w:rsidP="000E77DA" w:rsidRDefault="000E77DA" w14:paraId="3030C7F8" w14:textId="77777777">
            <w:pPr>
              <w:tabs>
                <w:tab w:val="left" w:pos="1356"/>
              </w:tabs>
            </w:pPr>
            <w:r>
              <w:t>Action</w:t>
            </w:r>
          </w:p>
          <w:p w:rsidR="000E77DA" w:rsidP="000E77DA" w:rsidRDefault="000E77DA" w14:paraId="42EF809D" w14:textId="5A74347B">
            <w:pPr>
              <w:pStyle w:val="ListParagraph"/>
              <w:numPr>
                <w:ilvl w:val="0"/>
                <w:numId w:val="124"/>
              </w:numPr>
            </w:pPr>
            <w:r>
              <w:t>Delete</w:t>
            </w:r>
          </w:p>
        </w:tc>
        <w:tc>
          <w:tcPr>
            <w:tcW w:w="1079" w:type="pct"/>
            <w:gridSpan w:val="2"/>
          </w:tcPr>
          <w:p w:rsidR="000E77DA" w:rsidP="000E77DA" w:rsidRDefault="000E77DA" w14:paraId="7925D389" w14:textId="370E4626">
            <w:r>
              <w:t>Button</w:t>
            </w:r>
          </w:p>
        </w:tc>
        <w:tc>
          <w:tcPr>
            <w:tcW w:w="3073" w:type="pct"/>
          </w:tcPr>
          <w:p w:rsidR="000E77DA" w:rsidP="000E77DA" w:rsidRDefault="000E77DA" w14:paraId="3B311A11" w14:textId="39A5F61F">
            <w:r w:rsidRPr="0079598B">
              <w:rPr>
                <w:cs/>
              </w:rPr>
              <w:t>เมื่</w:t>
            </w:r>
            <w:r>
              <w:rPr>
                <w:rFonts w:hint="cs"/>
                <w:cs/>
              </w:rPr>
              <w:t>อ</w:t>
            </w:r>
            <w:r w:rsidRPr="0079598B">
              <w:rPr>
                <w:cs/>
              </w:rPr>
              <w:t>กดปุ่มให้ทำการ</w:t>
            </w:r>
            <w:r>
              <w:t xml:space="preserve"> Delete </w:t>
            </w:r>
            <w:r>
              <w:rPr>
                <w:rFonts w:hint="cs"/>
                <w:cs/>
              </w:rPr>
              <w:t xml:space="preserve">ข้อมูลของ </w:t>
            </w:r>
            <w:r>
              <w:t xml:space="preserve">Row </w:t>
            </w:r>
            <w:r>
              <w:rPr>
                <w:rFonts w:hint="cs"/>
                <w:cs/>
              </w:rPr>
              <w:t>นั้นๆ</w:t>
            </w:r>
          </w:p>
        </w:tc>
      </w:tr>
      <w:tr w:rsidRPr="008979A8" w:rsidR="000E77DA" w:rsidTr="00BD0E6F" w14:paraId="072E62A2" w14:textId="77777777">
        <w:trPr>
          <w:trHeight w:val="111"/>
        </w:trPr>
        <w:tc>
          <w:tcPr>
            <w:tcW w:w="848" w:type="pct"/>
          </w:tcPr>
          <w:p w:rsidR="000E77DA" w:rsidP="000E77DA" w:rsidRDefault="000E77DA" w14:paraId="5929DBE2" w14:textId="2EDFE6B1">
            <w:r>
              <w:rPr>
                <w:rFonts w:hint="cs"/>
                <w:cs/>
              </w:rPr>
              <w:t xml:space="preserve">ปุ่ม </w:t>
            </w:r>
            <w:r>
              <w:rPr>
                <w:rFonts w:cs="Angsana New"/>
                <w:cs/>
              </w:rPr>
              <w:t>+</w:t>
            </w:r>
          </w:p>
        </w:tc>
        <w:tc>
          <w:tcPr>
            <w:tcW w:w="1079" w:type="pct"/>
            <w:gridSpan w:val="2"/>
          </w:tcPr>
          <w:p w:rsidR="000E77DA" w:rsidP="000E77DA" w:rsidRDefault="000E77DA" w14:paraId="35E545E4" w14:textId="5EA1EF90">
            <w:r>
              <w:t>Button</w:t>
            </w:r>
          </w:p>
        </w:tc>
        <w:tc>
          <w:tcPr>
            <w:tcW w:w="3073" w:type="pct"/>
          </w:tcPr>
          <w:p w:rsidR="000E77DA" w:rsidP="000E77DA" w:rsidRDefault="000E77DA" w14:paraId="37B71F09" w14:textId="5A5C0B9A">
            <w:r>
              <w:rPr>
                <w:rFonts w:hint="cs"/>
                <w:cs/>
              </w:rPr>
              <w:t xml:space="preserve">เมื่อกดปุ่มให้ทำการ </w:t>
            </w:r>
            <w:r>
              <w:t>Visible PO Relation Content VDO Detail Section</w:t>
            </w:r>
          </w:p>
        </w:tc>
      </w:tr>
      <w:tr w:rsidRPr="008979A8" w:rsidR="000E77DA" w:rsidTr="0052529B" w14:paraId="120A7E9E" w14:textId="77777777">
        <w:trPr>
          <w:trHeight w:val="111"/>
        </w:trPr>
        <w:tc>
          <w:tcPr>
            <w:tcW w:w="5000" w:type="pct"/>
            <w:gridSpan w:val="4"/>
            <w:shd w:val="clear" w:color="auto" w:fill="C2D69B" w:themeFill="accent3" w:themeFillTint="99"/>
          </w:tcPr>
          <w:p w:rsidR="000E77DA" w:rsidP="000E77DA" w:rsidRDefault="000E77DA" w14:paraId="4F15CA9B" w14:textId="1600A49B">
            <w:pPr>
              <w:pStyle w:val="HeaderTable"/>
            </w:pPr>
            <w:r>
              <w:t>End PO Relation Content VDO Table Section</w:t>
            </w:r>
          </w:p>
        </w:tc>
      </w:tr>
      <w:tr w:rsidRPr="008979A8" w:rsidR="000E77DA" w:rsidTr="0052529B" w14:paraId="335014B9" w14:textId="77777777">
        <w:trPr>
          <w:trHeight w:val="111"/>
        </w:trPr>
        <w:tc>
          <w:tcPr>
            <w:tcW w:w="5000" w:type="pct"/>
            <w:gridSpan w:val="4"/>
            <w:shd w:val="clear" w:color="auto" w:fill="C2D69B" w:themeFill="accent3" w:themeFillTint="99"/>
          </w:tcPr>
          <w:p w:rsidR="000E77DA" w:rsidP="000E77DA" w:rsidRDefault="000E77DA" w14:paraId="03BE36FC" w14:textId="21092D90">
            <w:pPr>
              <w:pStyle w:val="HeaderTable"/>
            </w:pPr>
            <w:r>
              <w:t>PO Relation Content VDO Detail Section</w:t>
            </w:r>
          </w:p>
        </w:tc>
      </w:tr>
      <w:tr w:rsidRPr="008979A8" w:rsidR="000E77DA" w:rsidTr="00BD0E6F" w14:paraId="1099CA85" w14:textId="77777777">
        <w:trPr>
          <w:trHeight w:val="111"/>
        </w:trPr>
        <w:tc>
          <w:tcPr>
            <w:tcW w:w="848" w:type="pct"/>
          </w:tcPr>
          <w:p w:rsidR="000E77DA" w:rsidP="000E77DA" w:rsidRDefault="000E77DA" w14:paraId="3B045585" w14:textId="69D0F3EE">
            <w:r>
              <w:t>deductType</w:t>
            </w:r>
          </w:p>
        </w:tc>
        <w:tc>
          <w:tcPr>
            <w:tcW w:w="1079" w:type="pct"/>
            <w:gridSpan w:val="2"/>
          </w:tcPr>
          <w:p w:rsidR="000E77DA" w:rsidP="000E77DA" w:rsidRDefault="000E77DA" w14:paraId="3051A9AE" w14:textId="102ACF93">
            <w:r>
              <w:t>Drop Down List</w:t>
            </w:r>
          </w:p>
        </w:tc>
        <w:tc>
          <w:tcPr>
            <w:tcW w:w="3073" w:type="pct"/>
          </w:tcPr>
          <w:p w:rsidR="000E77DA" w:rsidP="000E77DA" w:rsidRDefault="000E77DA" w14:paraId="5569F346" w14:textId="77777777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C600C4">
              <w:rPr>
                <w:rFonts w:cs="Angsana New"/>
                <w:color w:val="FF0000"/>
                <w:cs/>
              </w:rPr>
              <w:t>*</w:t>
            </w:r>
            <w:r>
              <w:rPr>
                <w:color w:val="FF0000"/>
              </w:rPr>
              <w:t>Deduct Type</w:t>
            </w:r>
            <w:r>
              <w:rPr>
                <w:rFonts w:cs="Angsana New"/>
                <w:cs/>
              </w:rPr>
              <w:t xml:space="preserve"> </w:t>
            </w:r>
          </w:p>
          <w:p w:rsidR="000E77DA" w:rsidP="000E77DA" w:rsidRDefault="000E77DA" w14:paraId="5CA69919" w14:textId="1919B308">
            <w:r w:rsidRPr="004C3917">
              <w:t>List of Value</w:t>
            </w:r>
            <w:r>
              <w:rPr>
                <w:rFonts w:cs="Angsana New"/>
                <w:cs/>
              </w:rPr>
              <w:t xml:space="preserve"> : </w:t>
            </w:r>
            <w:r>
              <w:rPr>
                <w:rFonts w:hint="cs"/>
                <w:cs/>
              </w:rPr>
              <w:t xml:space="preserve">ดึงจาก 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FLW_CFG_LOV </w:t>
            </w:r>
            <w:r>
              <w:rPr>
                <w:rFonts w:hint="cs"/>
                <w:cs/>
              </w:rPr>
              <w:t xml:space="preserve">โดย </w:t>
            </w:r>
            <w:r>
              <w:t xml:space="preserve">group_type </w:t>
            </w:r>
            <w:r>
              <w:rPr>
                <w:rFonts w:cs="Angsana New"/>
                <w:cs/>
              </w:rPr>
              <w:t xml:space="preserve">= </w:t>
            </w:r>
            <w:r w:rsidR="00CD4241">
              <w:rPr>
                <w:rFonts w:cs="CordiaUPC"/>
                <w:cs/>
              </w:rPr>
              <w:t>“</w:t>
            </w:r>
            <w:r w:rsidR="00CD4241">
              <w:t>Deduct Type</w:t>
            </w:r>
            <w:r w:rsidR="00CD4241">
              <w:rPr>
                <w:rFonts w:cs="CordiaUPC"/>
                <w:cs/>
              </w:rPr>
              <w:t xml:space="preserve">” </w:t>
            </w:r>
            <w:r w:rsidR="00CD4241">
              <w:rPr>
                <w:rFonts w:hint="cs"/>
                <w:cs/>
              </w:rPr>
              <w:t xml:space="preserve">และ </w:t>
            </w:r>
            <w:r w:rsidR="00CD4241">
              <w:t xml:space="preserve">status </w:t>
            </w:r>
            <w:r w:rsidR="00CD4241">
              <w:rPr>
                <w:rFonts w:cs="CordiaUPC"/>
                <w:cs/>
              </w:rPr>
              <w:t>= “</w:t>
            </w:r>
            <w:r w:rsidR="00CD4241">
              <w:t>Active</w:t>
            </w:r>
            <w:r w:rsidR="00CD4241">
              <w:rPr>
                <w:rFonts w:cs="CordiaUPC"/>
                <w:cs/>
              </w:rPr>
              <w:t>”</w:t>
            </w:r>
          </w:p>
          <w:p w:rsidR="000E77DA" w:rsidP="000E77DA" w:rsidRDefault="000E77DA" w14:paraId="26FB4A32" w14:textId="67C031BD">
            <w:r>
              <w:t xml:space="preserve">Visible </w:t>
            </w:r>
            <w:r>
              <w:rPr>
                <w:rFonts w:hint="cs"/>
                <w:cs/>
              </w:rPr>
              <w:t xml:space="preserve">เมื่อ </w:t>
            </w:r>
            <w:r>
              <w:t xml:space="preserve">customerType </w:t>
            </w:r>
            <w:r>
              <w:rPr>
                <w:rFonts w:hint="cs"/>
                <w:cs/>
              </w:rPr>
              <w:t xml:space="preserve">เป็น </w:t>
            </w:r>
            <w:r>
              <w:rPr>
                <w:rFonts w:cs="Angsana New"/>
                <w:cs/>
              </w:rPr>
              <w:t>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priceType </w:t>
            </w:r>
            <w:r>
              <w:rPr>
                <w:rFonts w:hint="cs"/>
                <w:cs/>
              </w:rPr>
              <w:t xml:space="preserve">เป็น </w:t>
            </w:r>
            <w:r>
              <w:rPr>
                <w:rFonts w:cs="CordiaUPC"/>
                <w:cs/>
              </w:rPr>
              <w:t>“</w:t>
            </w:r>
            <w:r>
              <w:t>Recurring</w:t>
            </w:r>
            <w:r>
              <w:rPr>
                <w:rFonts w:cs="CordiaUPC"/>
                <w:cs/>
              </w:rPr>
              <w:t>”</w:t>
            </w:r>
          </w:p>
          <w:p w:rsidRPr="00CD4241" w:rsidR="00CD4241" w:rsidP="0081447A" w:rsidRDefault="00CD4241" w14:paraId="47E7544C" w14:textId="3CB3C951">
            <w:r w:rsidRPr="00CD4241">
              <w:rPr>
                <w:rFonts w:cs="Angsana New"/>
                <w:cs/>
              </w:rPr>
              <w:t xml:space="preserve">ถ้าไม่ใช่ให้ </w:t>
            </w:r>
            <w:r w:rsidRPr="00D97F36">
              <w:t>Invisible</w:t>
            </w:r>
            <w:r w:rsidRPr="00D97F36">
              <w:rPr>
                <w:rFonts w:cs="Angsana New"/>
                <w:cs/>
              </w:rPr>
              <w:t xml:space="preserve"> </w:t>
            </w:r>
            <w:r w:rsidR="0081447A">
              <w:rPr>
                <w:rFonts w:cs="Angsana New"/>
                <w:cs/>
              </w:rPr>
              <w:t>และทำการเคลียร์ข้อมูล</w:t>
            </w:r>
            <w:r w:rsidRPr="00CD4241">
              <w:rPr>
                <w:rFonts w:cs="Angsana New"/>
                <w:cs/>
              </w:rPr>
              <w:t xml:space="preserve"> </w:t>
            </w:r>
            <w:r w:rsidRPr="00D97F36">
              <w:t>deductType</w:t>
            </w:r>
          </w:p>
        </w:tc>
      </w:tr>
      <w:tr w:rsidRPr="008979A8" w:rsidR="000E77DA" w:rsidTr="00BD0E6F" w14:paraId="45858FE7" w14:textId="77777777">
        <w:trPr>
          <w:trHeight w:val="111"/>
        </w:trPr>
        <w:tc>
          <w:tcPr>
            <w:tcW w:w="848" w:type="pct"/>
          </w:tcPr>
          <w:p w:rsidR="000E77DA" w:rsidP="000E77DA" w:rsidRDefault="000E77DA" w14:paraId="60FB1862" w14:textId="21690CF1">
            <w:r>
              <w:t>effectiveStartDate</w:t>
            </w:r>
          </w:p>
        </w:tc>
        <w:tc>
          <w:tcPr>
            <w:tcW w:w="1079" w:type="pct"/>
            <w:gridSpan w:val="2"/>
          </w:tcPr>
          <w:p w:rsidR="000E77DA" w:rsidP="000E77DA" w:rsidRDefault="000E77DA" w14:paraId="1BE3530D" w14:textId="56224C0C">
            <w:r>
              <w:t>Calendar</w:t>
            </w:r>
          </w:p>
        </w:tc>
        <w:tc>
          <w:tcPr>
            <w:tcW w:w="3073" w:type="pct"/>
          </w:tcPr>
          <w:p w:rsidR="000E77DA" w:rsidP="000E77DA" w:rsidRDefault="000E77DA" w14:paraId="7CCC41AC" w14:textId="77777777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121EB1">
              <w:rPr>
                <w:rFonts w:cs="Angsana New"/>
                <w:color w:val="FF0000"/>
                <w:cs/>
              </w:rPr>
              <w:t>*</w:t>
            </w:r>
            <w:r w:rsidRPr="00121EB1">
              <w:rPr>
                <w:color w:val="FF0000"/>
              </w:rPr>
              <w:t xml:space="preserve">Effective Date </w:t>
            </w:r>
            <w:r>
              <w:rPr>
                <w:rFonts w:cs="Angsana New"/>
                <w:cs/>
              </w:rPr>
              <w:t>: …</w:t>
            </w:r>
            <w:r>
              <w:t>Start</w:t>
            </w:r>
            <w:r>
              <w:rPr>
                <w:rFonts w:cs="Angsana New"/>
                <w:cs/>
              </w:rPr>
              <w:t xml:space="preserve">… </w:t>
            </w:r>
            <w:r>
              <w:t xml:space="preserve">to </w:t>
            </w:r>
            <w:r>
              <w:rPr>
                <w:rFonts w:cs="Angsana New"/>
                <w:cs/>
              </w:rPr>
              <w:t>…</w:t>
            </w:r>
            <w:r>
              <w:t>End</w:t>
            </w:r>
            <w:r>
              <w:rPr>
                <w:rFonts w:cs="Angsana New"/>
                <w:cs/>
              </w:rPr>
              <w:t>…</w:t>
            </w:r>
          </w:p>
          <w:p w:rsidR="000E77DA" w:rsidP="000E77DA" w:rsidRDefault="000E77DA" w14:paraId="7AF5DF54" w14:textId="4300511B">
            <w:r>
              <w:t xml:space="preserve">Default Value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 xml:space="preserve">มาจาก </w:t>
            </w:r>
            <w:r w:rsidRPr="00F54062">
              <w:t>commercialLaunchDate</w:t>
            </w:r>
          </w:p>
        </w:tc>
      </w:tr>
      <w:tr w:rsidRPr="008979A8" w:rsidR="000E77DA" w:rsidTr="00BD0E6F" w14:paraId="65271E6A" w14:textId="77777777">
        <w:trPr>
          <w:trHeight w:val="111"/>
        </w:trPr>
        <w:tc>
          <w:tcPr>
            <w:tcW w:w="848" w:type="pct"/>
          </w:tcPr>
          <w:p w:rsidR="000E77DA" w:rsidP="000E77DA" w:rsidRDefault="000E77DA" w14:paraId="37A832DD" w14:textId="7E3448C1">
            <w:r>
              <w:t>effectiveEndDate</w:t>
            </w:r>
          </w:p>
        </w:tc>
        <w:tc>
          <w:tcPr>
            <w:tcW w:w="1079" w:type="pct"/>
            <w:gridSpan w:val="2"/>
          </w:tcPr>
          <w:p w:rsidR="000E77DA" w:rsidP="000E77DA" w:rsidRDefault="000E77DA" w14:paraId="4AB41C5B" w14:textId="36D80D0C">
            <w:r>
              <w:t>Calendar</w:t>
            </w:r>
          </w:p>
        </w:tc>
        <w:tc>
          <w:tcPr>
            <w:tcW w:w="3073" w:type="pct"/>
          </w:tcPr>
          <w:p w:rsidR="000E77DA" w:rsidP="000E77DA" w:rsidRDefault="000E77DA" w14:paraId="197965CB" w14:textId="77777777">
            <w:r>
              <w:rPr>
                <w:rFonts w:hint="cs"/>
                <w:cs/>
              </w:rPr>
              <w:t xml:space="preserve">อยู่บรรทัดเดียวกันกับ </w:t>
            </w:r>
            <w:r>
              <w:t>effectiveStartDate</w:t>
            </w:r>
          </w:p>
          <w:p w:rsidR="000E77DA" w:rsidP="000E77DA" w:rsidRDefault="000E77DA" w14:paraId="7AB0A140" w14:textId="6142EDD1">
            <w:r>
              <w:t xml:space="preserve">Default Value </w:t>
            </w:r>
            <w:r>
              <w:rPr>
                <w:rFonts w:cs="Angsana New"/>
                <w:cs/>
              </w:rPr>
              <w:t>:</w:t>
            </w:r>
            <w:r>
              <w:rPr>
                <w:rFonts w:hint="cs"/>
                <w:cs/>
              </w:rPr>
              <w:t xml:space="preserve"> มาจาก </w:t>
            </w:r>
            <w:r w:rsidRPr="00F54062">
              <w:t>expireDate</w:t>
            </w:r>
          </w:p>
        </w:tc>
      </w:tr>
      <w:tr w:rsidRPr="008979A8" w:rsidR="000E77DA" w:rsidTr="00BD0E6F" w14:paraId="215B19FD" w14:textId="77777777">
        <w:trPr>
          <w:trHeight w:val="111"/>
        </w:trPr>
        <w:tc>
          <w:tcPr>
            <w:tcW w:w="848" w:type="pct"/>
          </w:tcPr>
          <w:p w:rsidR="000E77DA" w:rsidP="000E77DA" w:rsidRDefault="000E77DA" w14:paraId="3B325BEB" w14:textId="77777777">
            <w:r>
              <w:t>poRelationType</w:t>
            </w:r>
          </w:p>
        </w:tc>
        <w:tc>
          <w:tcPr>
            <w:tcW w:w="1079" w:type="pct"/>
            <w:gridSpan w:val="2"/>
          </w:tcPr>
          <w:p w:rsidR="000E77DA" w:rsidP="000E77DA" w:rsidRDefault="000E77DA" w14:paraId="15FD174C" w14:textId="77777777">
            <w:r>
              <w:t>Drop Down List</w:t>
            </w:r>
          </w:p>
        </w:tc>
        <w:tc>
          <w:tcPr>
            <w:tcW w:w="3073" w:type="pct"/>
          </w:tcPr>
          <w:p w:rsidR="000E77DA" w:rsidP="000E77DA" w:rsidRDefault="000E77DA" w14:paraId="297378AE" w14:textId="77777777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C600C4">
              <w:rPr>
                <w:rFonts w:cs="Angsana New"/>
                <w:color w:val="FF0000"/>
                <w:cs/>
              </w:rPr>
              <w:t>*</w:t>
            </w:r>
            <w:r>
              <w:rPr>
                <w:color w:val="FF0000"/>
              </w:rPr>
              <w:t>PO Relation Type</w:t>
            </w:r>
            <w:r>
              <w:rPr>
                <w:rFonts w:cs="Angsana New"/>
                <w:cs/>
              </w:rPr>
              <w:t xml:space="preserve"> </w:t>
            </w:r>
          </w:p>
          <w:p w:rsidR="000E77DA" w:rsidP="000E77DA" w:rsidRDefault="000E77DA" w14:paraId="091FBB24" w14:textId="08C80BCE">
            <w:r w:rsidRPr="004C3917">
              <w:t>List of Value</w:t>
            </w:r>
            <w:r>
              <w:rPr>
                <w:rFonts w:cs="Angsana New"/>
                <w:cs/>
              </w:rPr>
              <w:t xml:space="preserve"> : </w:t>
            </w:r>
            <w:r>
              <w:rPr>
                <w:rFonts w:hint="cs"/>
                <w:cs/>
              </w:rPr>
              <w:t xml:space="preserve">ดึงจาก 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FLW_CFG_LOV </w:t>
            </w:r>
            <w:r>
              <w:rPr>
                <w:rFonts w:hint="cs"/>
                <w:cs/>
              </w:rPr>
              <w:t xml:space="preserve">โดย </w:t>
            </w:r>
            <w:r>
              <w:t xml:space="preserve">group_type </w:t>
            </w:r>
            <w:r>
              <w:rPr>
                <w:rFonts w:cs="Angsana New"/>
                <w:cs/>
              </w:rPr>
              <w:t>= ‘</w:t>
            </w:r>
            <w:r w:rsidRPr="00182D00">
              <w:t>Mass Relation Type Content VDO</w:t>
            </w:r>
            <w:r>
              <w:rPr>
                <w:rFonts w:cs="Angsana New"/>
                <w:cs/>
              </w:rPr>
              <w:t xml:space="preserve">’ </w:t>
            </w:r>
            <w:r>
              <w:rPr>
                <w:rFonts w:hint="cs" w:cs="Angsana New"/>
                <w:cs/>
              </w:rPr>
              <w:t xml:space="preserve">และ </w:t>
            </w:r>
            <w:r>
              <w:rPr>
                <w:rFonts w:cs="CordiaUPC"/>
              </w:rPr>
              <w:t xml:space="preserve">lov_type </w:t>
            </w:r>
            <w:r>
              <w:rPr>
                <w:rFonts w:hint="cs" w:cs="Angsana New"/>
                <w:cs/>
              </w:rPr>
              <w:t xml:space="preserve">ประกอบด้วย </w:t>
            </w:r>
            <w:r>
              <w:rPr>
                <w:rFonts w:cs="CordiaUPC"/>
              </w:rPr>
              <w:t>po_group</w:t>
            </w:r>
          </w:p>
        </w:tc>
      </w:tr>
      <w:tr w:rsidRPr="008979A8" w:rsidR="000E77DA" w:rsidTr="00BD0E6F" w14:paraId="5AF68673" w14:textId="77777777">
        <w:trPr>
          <w:trHeight w:val="111"/>
        </w:trPr>
        <w:tc>
          <w:tcPr>
            <w:tcW w:w="848" w:type="pct"/>
          </w:tcPr>
          <w:p w:rsidR="000E77DA" w:rsidP="000E77DA" w:rsidRDefault="000E77DA" w14:paraId="3F00C472" w14:textId="77777777">
            <w:r>
              <w:t>remark</w:t>
            </w:r>
          </w:p>
        </w:tc>
        <w:tc>
          <w:tcPr>
            <w:tcW w:w="1079" w:type="pct"/>
            <w:gridSpan w:val="2"/>
          </w:tcPr>
          <w:p w:rsidR="000E77DA" w:rsidP="000E77DA" w:rsidRDefault="000E77DA" w14:paraId="1B7D1279" w14:textId="77777777">
            <w:r>
              <w:t>Text Area</w:t>
            </w:r>
          </w:p>
        </w:tc>
        <w:tc>
          <w:tcPr>
            <w:tcW w:w="3073" w:type="pct"/>
          </w:tcPr>
          <w:p w:rsidR="000E77DA" w:rsidP="000E77DA" w:rsidRDefault="000E77DA" w14:paraId="283A6342" w14:textId="77777777">
            <w:pPr>
              <w:rPr>
                <w:rFonts w:cs="CordiaUPC"/>
              </w:rPr>
            </w:pPr>
            <w:r w:rsidRPr="00A57AF5">
              <w:rPr>
                <w:rFonts w:cs="CordiaUPC"/>
              </w:rPr>
              <w:t xml:space="preserve">Label </w:t>
            </w:r>
            <w:r w:rsidRPr="00A57AF5">
              <w:rPr>
                <w:rFonts w:cs="Angsana New"/>
                <w:cs/>
              </w:rPr>
              <w:t xml:space="preserve">: </w:t>
            </w:r>
            <w:r w:rsidRPr="00221A99">
              <w:rPr>
                <w:rFonts w:cs="CordiaUPC"/>
              </w:rPr>
              <w:t>Remark</w:t>
            </w:r>
          </w:p>
          <w:p w:rsidR="000E77DA" w:rsidP="000E77DA" w:rsidRDefault="000E77DA" w14:paraId="62FE9066" w14:textId="77777777">
            <w:r>
              <w:rPr>
                <w:rFonts w:cs="CordiaUPC"/>
              </w:rPr>
              <w:t xml:space="preserve">Max Length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CordiaUPC"/>
              </w:rPr>
              <w:t>4000</w:t>
            </w:r>
          </w:p>
        </w:tc>
      </w:tr>
      <w:tr w:rsidRPr="008979A8" w:rsidR="000E77DA" w:rsidTr="00BD0E6F" w14:paraId="53CCC923" w14:textId="77777777">
        <w:trPr>
          <w:trHeight w:val="111"/>
        </w:trPr>
        <w:tc>
          <w:tcPr>
            <w:tcW w:w="5000" w:type="pct"/>
            <w:gridSpan w:val="4"/>
            <w:shd w:val="clear" w:color="auto" w:fill="C2D69B" w:themeFill="accent3" w:themeFillTint="99"/>
          </w:tcPr>
          <w:p w:rsidRPr="004C3917" w:rsidR="000E77DA" w:rsidP="000E77DA" w:rsidRDefault="008F3F97" w14:paraId="3E90CB1C" w14:textId="5FEC633C">
            <w:pPr>
              <w:pStyle w:val="HeaderTable"/>
            </w:pPr>
            <w:r>
              <w:t xml:space="preserve">PO </w:t>
            </w:r>
            <w:r w:rsidR="000E77DA">
              <w:t>Relation</w:t>
            </w:r>
            <w:r w:rsidR="000E77DA">
              <w:rPr>
                <w:rFonts w:cs="Angsana New"/>
                <w:bCs/>
                <w:cs/>
                <w:lang w:bidi="th-TH"/>
              </w:rPr>
              <w:t xml:space="preserve"> </w:t>
            </w:r>
            <w:r w:rsidR="000E77DA">
              <w:t>Content VDO Section</w:t>
            </w:r>
          </w:p>
        </w:tc>
      </w:tr>
      <w:tr w:rsidRPr="008979A8" w:rsidR="000E77DA" w:rsidTr="00E11F73" w14:paraId="7BE9EB76" w14:textId="77777777">
        <w:trPr>
          <w:trHeight w:val="6578"/>
        </w:trPr>
        <w:tc>
          <w:tcPr>
            <w:tcW w:w="848" w:type="pct"/>
          </w:tcPr>
          <w:p w:rsidR="000E77DA" w:rsidP="000E77DA" w:rsidRDefault="000E77DA" w14:paraId="724D26FE" w14:textId="77777777">
            <w:r>
              <w:t>poRelation</w:t>
            </w:r>
          </w:p>
        </w:tc>
        <w:tc>
          <w:tcPr>
            <w:tcW w:w="1079" w:type="pct"/>
            <w:gridSpan w:val="2"/>
          </w:tcPr>
          <w:p w:rsidR="000E77DA" w:rsidP="000E77DA" w:rsidRDefault="000E77DA" w14:paraId="14DDD1F7" w14:textId="77777777">
            <w:r>
              <w:t>Shuttle</w:t>
            </w:r>
          </w:p>
        </w:tc>
        <w:tc>
          <w:tcPr>
            <w:tcW w:w="3073" w:type="pct"/>
          </w:tcPr>
          <w:p w:rsidRPr="00EA1EB6" w:rsidR="000E77DA" w:rsidP="000E77DA" w:rsidRDefault="000E77DA" w14:paraId="745F38EB" w14:textId="39EA839A">
            <w:r w:rsidRPr="004C3917">
              <w:t xml:space="preserve">List of Value </w:t>
            </w:r>
            <w:r w:rsidRPr="00567138">
              <w:rPr>
                <w:cs/>
              </w:rPr>
              <w:t xml:space="preserve">: </w:t>
            </w:r>
            <w:r>
              <w:rPr>
                <w:rFonts w:hint="cs"/>
                <w:cs/>
              </w:rPr>
              <w:t xml:space="preserve">ดึงข้อมูลใน </w:t>
            </w:r>
            <w:r>
              <w:t>Database</w:t>
            </w:r>
            <w:r>
              <w:rPr>
                <w:rFonts w:hint="cs"/>
                <w:cs/>
              </w:rPr>
              <w:t xml:space="preserve"> จาก </w:t>
            </w:r>
            <w:r>
              <w:t xml:space="preserve">View </w:t>
            </w:r>
            <w:r>
              <w:rPr>
                <w:rFonts w:hint="cs"/>
                <w:cs/>
              </w:rPr>
              <w:t xml:space="preserve">ชื่อ </w:t>
            </w:r>
            <w:r>
              <w:t>PO_VDO_VIEW</w:t>
            </w:r>
            <w:r w:rsidRPr="00567138">
              <w:rPr>
                <w:cs/>
              </w:rPr>
              <w:t xml:space="preserve"> </w:t>
            </w:r>
            <w:r>
              <w:rPr>
                <w:rFonts w:hint="cs"/>
                <w:cs/>
              </w:rPr>
              <w:t>มาแสดง โดยมีเงื่อนไขดังนี้</w:t>
            </w:r>
          </w:p>
          <w:p w:rsidR="000E77DA" w:rsidP="000E77DA" w:rsidRDefault="000E77DA" w14:paraId="04179220" w14:textId="74C7726D">
            <w:pPr>
              <w:pStyle w:val="ListParagraph"/>
              <w:numPr>
                <w:ilvl w:val="0"/>
                <w:numId w:val="37"/>
              </w:numPr>
            </w:pPr>
            <w:r w:rsidRPr="00567138">
              <w:t>PO_</w:t>
            </w:r>
            <w:r>
              <w:t>VDO</w:t>
            </w:r>
            <w:r w:rsidRPr="00567138">
              <w:t>_VIEW</w:t>
            </w:r>
            <w:r w:rsidRPr="00567138">
              <w:rPr>
                <w:cs/>
              </w:rPr>
              <w:t>.</w:t>
            </w:r>
            <w:r w:rsidRPr="007E6626">
              <w:t>STATUS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>ไม่</w:t>
            </w:r>
            <w:r>
              <w:rPr>
                <w:rFonts w:hint="cs"/>
                <w:cs/>
              </w:rPr>
              <w:t xml:space="preserve">เท่ากับ </w:t>
            </w:r>
            <w:r w:rsidRPr="00567138">
              <w:rPr>
                <w:cs/>
              </w:rPr>
              <w:t>“</w:t>
            </w:r>
            <w:r>
              <w:t>Cancel</w:t>
            </w:r>
            <w:r w:rsidRPr="00567138">
              <w:rPr>
                <w:cs/>
              </w:rPr>
              <w:t>”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>
              <w:t>Hold</w:t>
            </w:r>
            <w:r>
              <w:rPr>
                <w:rFonts w:cs="Angsana New"/>
                <w:cs/>
              </w:rPr>
              <w:t>”</w:t>
            </w:r>
          </w:p>
          <w:p w:rsidR="000E77DA" w:rsidP="000E77DA" w:rsidRDefault="000E77DA" w14:paraId="145DBE73" w14:textId="227DA461">
            <w:pPr>
              <w:pStyle w:val="ListParagraph"/>
              <w:numPr>
                <w:ilvl w:val="0"/>
                <w:numId w:val="37"/>
              </w:numPr>
            </w:pPr>
            <w:r w:rsidRPr="00567138">
              <w:t>PO_</w:t>
            </w:r>
            <w:r>
              <w:t>VDO</w:t>
            </w:r>
            <w:r w:rsidRPr="00567138">
              <w:t>_VIEW</w:t>
            </w:r>
            <w:r w:rsidRPr="00567138">
              <w:rPr>
                <w:cs/>
              </w:rPr>
              <w:t>.</w:t>
            </w:r>
            <w:r w:rsidRPr="00567138">
              <w:t>PROMOTION_GROUP</w:t>
            </w:r>
            <w:r w:rsidRPr="004C3917" w:rsidDel="001452B1">
              <w:rPr>
                <w:rFonts w:hint="cs"/>
                <w:cs/>
              </w:rPr>
              <w:t xml:space="preserve"> </w:t>
            </w:r>
            <w:r>
              <w:rPr>
                <w:rFonts w:hint="cs"/>
                <w:cs/>
              </w:rPr>
              <w:t>เท่ากับ</w:t>
            </w:r>
            <w:r w:rsidRPr="00567138">
              <w:rPr>
                <w:cs/>
              </w:rPr>
              <w:t xml:space="preserve"> “</w:t>
            </w:r>
            <w:r>
              <w:t>VDO</w:t>
            </w:r>
            <w:r w:rsidRPr="00567138">
              <w:rPr>
                <w:cs/>
              </w:rPr>
              <w:t>”</w:t>
            </w:r>
          </w:p>
          <w:p w:rsidRPr="00567138" w:rsidR="000E77DA" w:rsidP="000E77DA" w:rsidRDefault="000E77DA" w14:paraId="505EDD82" w14:textId="6C3F6888">
            <w:pPr>
              <w:pStyle w:val="ListParagraph"/>
              <w:numPr>
                <w:ilvl w:val="0"/>
                <w:numId w:val="37"/>
              </w:numPr>
            </w:pPr>
            <w:r w:rsidRPr="00567138">
              <w:t>VDO_MKT_PO_DETAIL</w:t>
            </w:r>
            <w:r w:rsidRPr="00567138">
              <w:rPr>
                <w:cs/>
              </w:rPr>
              <w:t>.</w:t>
            </w:r>
            <w:r w:rsidRPr="00567138">
              <w:t xml:space="preserve">VDO_BUNDLE_TYPE </w:t>
            </w:r>
            <w:r>
              <w:rPr>
                <w:rFonts w:hint="cs"/>
                <w:cs/>
              </w:rPr>
              <w:t>เท่ากับ</w:t>
            </w:r>
            <w:r w:rsidRPr="00567138">
              <w:rPr>
                <w:cs/>
              </w:rPr>
              <w:t xml:space="preserve"> </w:t>
            </w:r>
            <w:r>
              <w:t>poRelationType</w:t>
            </w:r>
          </w:p>
          <w:p w:rsidRPr="00567138" w:rsidR="000E77DA" w:rsidP="000E77DA" w:rsidRDefault="000E77DA" w14:paraId="522B71F1" w14:textId="4EACC550">
            <w:pPr>
              <w:pStyle w:val="ListParagraph"/>
              <w:numPr>
                <w:ilvl w:val="0"/>
                <w:numId w:val="37"/>
              </w:numPr>
            </w:pPr>
            <w:r w:rsidRPr="00567138">
              <w:t>VDO_MKT_PO_ALLOW_BUNDLE_VDO</w:t>
            </w:r>
            <w:r w:rsidRPr="00567138">
              <w:rPr>
                <w:rFonts w:cs="Angsana New"/>
                <w:cs/>
              </w:rPr>
              <w:t>.</w:t>
            </w:r>
            <w:r w:rsidRPr="00567138">
              <w:t xml:space="preserve">ALLOW_BUNDLE </w:t>
            </w:r>
            <w:r w:rsidRPr="00567138">
              <w:rPr>
                <w:rFonts w:hint="cs"/>
                <w:cs/>
              </w:rPr>
              <w:t>เท่ากับ</w:t>
            </w:r>
            <w:r w:rsidRPr="00567138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‘</w:t>
            </w:r>
            <w:r w:rsidRPr="00567138">
              <w:t>Allow</w:t>
            </w:r>
            <w:r>
              <w:rPr>
                <w:rFonts w:cs="Angsana New"/>
                <w:cs/>
              </w:rPr>
              <w:t>’</w:t>
            </w:r>
          </w:p>
          <w:p w:rsidRPr="00092A04" w:rsidR="000E77DA" w:rsidP="000E77DA" w:rsidRDefault="000E77DA" w14:paraId="7CD3F2F9" w14:textId="1580A061">
            <w:pPr>
              <w:pStyle w:val="ListParagraph"/>
              <w:numPr>
                <w:ilvl w:val="0"/>
                <w:numId w:val="37"/>
              </w:numPr>
            </w:pPr>
            <w:r w:rsidRPr="00567138">
              <w:t>VDO_MKT_PO_ALLOW_BUNDLE_VDO_TEAM</w:t>
            </w:r>
            <w:r>
              <w:rPr>
                <w:rFonts w:cs="Angsana New"/>
                <w:cs/>
              </w:rPr>
              <w:t>.</w:t>
            </w:r>
            <w:r w:rsidRPr="00567138">
              <w:t>ALLOW_TO_TEAM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ประกอบด้วย </w:t>
            </w:r>
            <w:r>
              <w:rPr>
                <w:rFonts w:cs="Angsana New"/>
                <w:cs/>
              </w:rPr>
              <w:t>“</w:t>
            </w:r>
            <w:r>
              <w:t>Mobile</w:t>
            </w:r>
            <w:r>
              <w:rPr>
                <w:rFonts w:cs="Angsana New"/>
                <w:cs/>
              </w:rPr>
              <w:t>”</w:t>
            </w:r>
          </w:p>
          <w:p w:rsidR="000E77DA" w:rsidP="000E77DA" w:rsidRDefault="000E77DA" w14:paraId="5C4D3AAA" w14:textId="4917DC8D">
            <w:pPr>
              <w:pStyle w:val="ListParagraph"/>
              <w:numPr>
                <w:ilvl w:val="0"/>
                <w:numId w:val="37"/>
              </w:numPr>
            </w:pPr>
            <w:r w:rsidRPr="00567138">
              <w:t>PO_</w:t>
            </w:r>
            <w:r>
              <w:t>VDO</w:t>
            </w:r>
            <w:r w:rsidRPr="00567138">
              <w:t>_VIEW</w:t>
            </w:r>
            <w:r w:rsidRPr="00E06936">
              <w:rPr>
                <w:cs/>
              </w:rPr>
              <w:t>.</w:t>
            </w:r>
            <w:r>
              <w:t>VDO_TARGET_GROUP</w:t>
            </w:r>
            <w:r w:rsidRPr="00567138">
              <w:rPr>
                <w:rFonts w:cs="Angsana New"/>
                <w:cs/>
              </w:rPr>
              <w:t xml:space="preserve"> </w:t>
            </w:r>
          </w:p>
          <w:p w:rsidR="000E77DA" w:rsidP="000E77DA" w:rsidRDefault="000E77DA" w14:paraId="68D0F6BA" w14:textId="0CEF59B2">
            <w:pPr>
              <w:pStyle w:val="ListParagraph"/>
              <w:numPr>
                <w:ilvl w:val="1"/>
                <w:numId w:val="37"/>
              </w:numPr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customerType </w:t>
            </w:r>
            <w:r>
              <w:rPr>
                <w:rFonts w:cs="Angsana New"/>
                <w:cs/>
              </w:rPr>
              <w:t>= ‘</w:t>
            </w:r>
            <w:r>
              <w:t>Post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 xml:space="preserve">’ </w:t>
            </w:r>
            <w:r>
              <w:rPr>
                <w:rFonts w:hint="cs"/>
                <w:cs/>
              </w:rPr>
              <w:t>ให้เท่ากับ</w:t>
            </w:r>
            <w:r>
              <w:rPr>
                <w:rFonts w:cs="Angsana New"/>
                <w:cs/>
              </w:rPr>
              <w:t xml:space="preserve"> ”</w:t>
            </w:r>
            <w:r w:rsidRPr="003D64D4">
              <w:t xml:space="preserve">AIS </w:t>
            </w:r>
            <w:r w:rsidRPr="003D64D4">
              <w:rPr>
                <w:rFonts w:cs="Angsana New"/>
                <w:cs/>
              </w:rPr>
              <w:t>(</w:t>
            </w:r>
            <w:r w:rsidRPr="003D64D4">
              <w:t>Post</w:t>
            </w:r>
            <w:r w:rsidRPr="003D64D4">
              <w:rPr>
                <w:rFonts w:cs="Angsana New"/>
                <w:cs/>
              </w:rPr>
              <w:t>-</w:t>
            </w:r>
            <w:r w:rsidRPr="003D64D4">
              <w:t>paid</w:t>
            </w:r>
            <w:r w:rsidRPr="003D64D4">
              <w:rPr>
                <w:rFonts w:cs="Angsana New"/>
                <w:cs/>
              </w:rPr>
              <w:t>)</w:t>
            </w:r>
            <w:r>
              <w:rPr>
                <w:rFonts w:cs="Angsana New"/>
                <w:cs/>
              </w:rPr>
              <w:t>”</w:t>
            </w:r>
          </w:p>
          <w:p w:rsidR="000E77DA" w:rsidP="000E77DA" w:rsidRDefault="000E77DA" w14:paraId="0E6FEB38" w14:textId="3F7BD6E1">
            <w:pPr>
              <w:pStyle w:val="ListParagraph"/>
              <w:numPr>
                <w:ilvl w:val="1"/>
                <w:numId w:val="37"/>
              </w:numPr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customerType </w:t>
            </w:r>
            <w:r>
              <w:rPr>
                <w:rFonts w:cs="Angsana New"/>
                <w:cs/>
              </w:rPr>
              <w:t>= ‘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 xml:space="preserve">’ </w:t>
            </w:r>
            <w:r>
              <w:rPr>
                <w:rFonts w:hint="cs"/>
                <w:cs/>
              </w:rPr>
              <w:t>ให้เท่ากับ</w:t>
            </w:r>
            <w:r>
              <w:rPr>
                <w:rFonts w:cs="Angsana New"/>
                <w:cs/>
              </w:rPr>
              <w:t xml:space="preserve"> ”</w:t>
            </w:r>
            <w:r w:rsidRPr="003D64D4">
              <w:t xml:space="preserve">AIS </w:t>
            </w:r>
            <w:r w:rsidRPr="003D64D4">
              <w:rPr>
                <w:rFonts w:cs="Angsana New"/>
                <w:cs/>
              </w:rPr>
              <w:t>(</w:t>
            </w:r>
            <w:r w:rsidRPr="003D64D4">
              <w:t>P</w:t>
            </w:r>
            <w:r>
              <w:t>re</w:t>
            </w:r>
            <w:r w:rsidRPr="003D64D4">
              <w:rPr>
                <w:rFonts w:cs="Angsana New"/>
                <w:cs/>
              </w:rPr>
              <w:t>-</w:t>
            </w:r>
            <w:r w:rsidRPr="003D64D4">
              <w:t>paid</w:t>
            </w:r>
            <w:r w:rsidRPr="003D64D4">
              <w:rPr>
                <w:rFonts w:cs="Angsana New"/>
                <w:cs/>
              </w:rPr>
              <w:t>)</w:t>
            </w:r>
            <w:r>
              <w:rPr>
                <w:rFonts w:cs="Angsana New"/>
                <w:cs/>
              </w:rPr>
              <w:t>”</w:t>
            </w:r>
          </w:p>
          <w:p w:rsidRPr="00EA1EB6" w:rsidR="000E77DA" w:rsidP="000E77DA" w:rsidRDefault="000E77DA" w14:paraId="021B6BB8" w14:textId="15C73C1C">
            <w:pPr>
              <w:pStyle w:val="ListParagraph"/>
              <w:numPr>
                <w:ilvl w:val="1"/>
                <w:numId w:val="37"/>
              </w:numPr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customerType </w:t>
            </w:r>
            <w:r>
              <w:rPr>
                <w:rFonts w:cs="Angsana New"/>
                <w:cs/>
              </w:rPr>
              <w:t>= ‘</w:t>
            </w:r>
            <w:r>
              <w:t>All</w:t>
            </w:r>
            <w:r>
              <w:rPr>
                <w:rFonts w:cs="Angsana New"/>
                <w:cs/>
              </w:rPr>
              <w:t xml:space="preserve">’ </w:t>
            </w:r>
            <w:r>
              <w:rPr>
                <w:rFonts w:hint="cs"/>
                <w:cs/>
              </w:rPr>
              <w:t>ให้เท่ากับ</w:t>
            </w:r>
            <w:r>
              <w:rPr>
                <w:rFonts w:cs="Angsana New"/>
                <w:cs/>
              </w:rPr>
              <w:t xml:space="preserve"> ”</w:t>
            </w:r>
            <w:r w:rsidRPr="003D64D4">
              <w:t xml:space="preserve">AIS </w:t>
            </w:r>
            <w:r w:rsidRPr="003D64D4">
              <w:rPr>
                <w:rFonts w:cs="Angsana New"/>
                <w:cs/>
              </w:rPr>
              <w:t>(</w:t>
            </w:r>
            <w:r w:rsidRPr="003D64D4">
              <w:t>Post</w:t>
            </w:r>
            <w:r w:rsidRPr="003D64D4">
              <w:rPr>
                <w:rFonts w:cs="Angsana New"/>
                <w:cs/>
              </w:rPr>
              <w:t>-</w:t>
            </w:r>
            <w:r w:rsidRPr="003D64D4">
              <w:t>paid</w:t>
            </w:r>
            <w:r w:rsidRPr="003D64D4">
              <w:rPr>
                <w:rFonts w:cs="Angsana New"/>
                <w:cs/>
              </w:rPr>
              <w:t>)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/>
                <w:cs/>
              </w:rPr>
              <w:t xml:space="preserve"> หรือ </w:t>
            </w:r>
            <w:r>
              <w:rPr>
                <w:rFonts w:cs="Angsana New"/>
                <w:cs/>
              </w:rPr>
              <w:t>”</w:t>
            </w:r>
            <w:r w:rsidRPr="003D64D4">
              <w:t xml:space="preserve">AIS </w:t>
            </w:r>
            <w:r w:rsidRPr="003D64D4">
              <w:rPr>
                <w:rFonts w:cs="Angsana New"/>
                <w:cs/>
              </w:rPr>
              <w:t>(</w:t>
            </w:r>
            <w:r w:rsidRPr="003D64D4">
              <w:t>P</w:t>
            </w:r>
            <w:r>
              <w:t>re</w:t>
            </w:r>
            <w:r w:rsidRPr="003D64D4">
              <w:rPr>
                <w:rFonts w:cs="Angsana New"/>
                <w:cs/>
              </w:rPr>
              <w:t>-</w:t>
            </w:r>
            <w:r w:rsidRPr="003D64D4">
              <w:t>paid</w:t>
            </w:r>
            <w:r w:rsidRPr="003D64D4">
              <w:rPr>
                <w:rFonts w:cs="Angsana New"/>
                <w:cs/>
              </w:rPr>
              <w:t>)</w:t>
            </w:r>
            <w:r>
              <w:rPr>
                <w:rFonts w:cs="Angsana New"/>
                <w:cs/>
              </w:rPr>
              <w:t>”</w:t>
            </w:r>
          </w:p>
          <w:p w:rsidRPr="00567138" w:rsidR="000E77DA" w:rsidP="000E77DA" w:rsidRDefault="000E77DA" w14:paraId="195E21B0" w14:textId="77777777">
            <w:pPr>
              <w:spacing w:after="0"/>
            </w:pPr>
            <w:r w:rsidRPr="00567138">
              <w:t>Format</w:t>
            </w:r>
          </w:p>
          <w:p w:rsidRPr="00567138" w:rsidR="000E77DA" w:rsidP="000E77DA" w:rsidRDefault="000E77DA" w14:paraId="4B3F22EC" w14:textId="02A1C737">
            <w:pPr>
              <w:spacing w:after="0"/>
            </w:pPr>
            <w:r w:rsidRPr="00567138">
              <w:t xml:space="preserve">Display </w:t>
            </w:r>
            <w:r w:rsidRPr="00567138">
              <w:rPr>
                <w:cs/>
              </w:rPr>
              <w:t>: (</w:t>
            </w:r>
            <w:r w:rsidRPr="00567138">
              <w:t>SFF_PRODUCT_CODE</w:t>
            </w:r>
            <w:r w:rsidRPr="00567138">
              <w:rPr>
                <w:cs/>
              </w:rPr>
              <w:t xml:space="preserve">) </w:t>
            </w:r>
            <w:r>
              <w:t>PRODUCT_NAME</w:t>
            </w:r>
            <w:r w:rsidRPr="00567138">
              <w:rPr>
                <w:cs/>
              </w:rPr>
              <w:t xml:space="preserve"> </w:t>
            </w:r>
          </w:p>
          <w:p w:rsidRPr="00567138" w:rsidR="000E77DA" w:rsidP="000E77DA" w:rsidRDefault="000E77DA" w14:paraId="502B843C" w14:textId="77777777">
            <w:pPr>
              <w:spacing w:after="0"/>
              <w:rPr>
                <w:cs/>
              </w:rPr>
            </w:pPr>
            <w:r w:rsidRPr="00567138">
              <w:rPr>
                <w:rFonts w:hint="cs"/>
                <w:cs/>
              </w:rPr>
              <w:t xml:space="preserve">              หรือ </w:t>
            </w:r>
            <w:r>
              <w:t>PO_NAME</w:t>
            </w:r>
          </w:p>
          <w:p w:rsidRPr="00567138" w:rsidR="000E77DA" w:rsidP="000E77DA" w:rsidRDefault="000E77DA" w14:paraId="307CDD18" w14:textId="77777777">
            <w:pPr>
              <w:spacing w:after="0"/>
            </w:pPr>
            <w:r w:rsidRPr="00567138">
              <w:t xml:space="preserve">Value </w:t>
            </w:r>
            <w:r w:rsidRPr="00567138">
              <w:rPr>
                <w:cs/>
              </w:rPr>
              <w:t xml:space="preserve">: </w:t>
            </w:r>
            <w:r w:rsidRPr="00567138">
              <w:t>PLM_PO</w:t>
            </w:r>
            <w:r w:rsidRPr="00567138">
              <w:rPr>
                <w:cs/>
              </w:rPr>
              <w:t>.</w:t>
            </w:r>
            <w:r w:rsidRPr="00567138">
              <w:t>ROW_ID</w:t>
            </w:r>
          </w:p>
          <w:p w:rsidRPr="00567138" w:rsidR="000E77DA" w:rsidP="000E77DA" w:rsidRDefault="000E77DA" w14:paraId="413ABFC1" w14:textId="77777777">
            <w:pPr>
              <w:rPr>
                <w:cs/>
              </w:rPr>
            </w:pPr>
            <w:r w:rsidRPr="00567138">
              <w:rPr>
                <w:rFonts w:hint="cs"/>
                <w:cs/>
              </w:rPr>
              <w:t>ตัวอย่าง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669"/>
              <w:gridCol w:w="2670"/>
            </w:tblGrid>
            <w:tr w:rsidR="000E77DA" w:rsidTr="00BD0E6F" w14:paraId="026928C1" w14:textId="77777777">
              <w:trPr>
                <w:tblHeader/>
              </w:trPr>
              <w:tc>
                <w:tcPr>
                  <w:tcW w:w="2669" w:type="dxa"/>
                  <w:shd w:val="clear" w:color="auto" w:fill="C2D69B" w:themeFill="accent3" w:themeFillTint="99"/>
                </w:tcPr>
                <w:p w:rsidRPr="00567138" w:rsidR="000E77DA" w:rsidP="000E77DA" w:rsidRDefault="000E77DA" w14:paraId="05DB2762" w14:textId="77777777">
                  <w:pPr>
                    <w:pStyle w:val="HeaderTable"/>
                    <w:jc w:val="center"/>
                    <w:rPr>
                      <w:rFonts w:eastAsiaTheme="minorHAnsi" w:cstheme="minorBidi"/>
                      <w:b w:val="0"/>
                      <w:lang w:bidi="th-TH"/>
                    </w:rPr>
                  </w:pPr>
                  <w:r w:rsidRPr="00567138">
                    <w:rPr>
                      <w:rFonts w:eastAsiaTheme="minorHAnsi" w:cstheme="minorBidi"/>
                      <w:b w:val="0"/>
                      <w:lang w:bidi="th-TH"/>
                    </w:rPr>
                    <w:t>Display</w:t>
                  </w:r>
                </w:p>
              </w:tc>
              <w:tc>
                <w:tcPr>
                  <w:tcW w:w="2670" w:type="dxa"/>
                  <w:shd w:val="clear" w:color="auto" w:fill="C2D69B" w:themeFill="accent3" w:themeFillTint="99"/>
                </w:tcPr>
                <w:p w:rsidRPr="00567138" w:rsidR="000E77DA" w:rsidP="000E77DA" w:rsidRDefault="000E77DA" w14:paraId="43828D07" w14:textId="77777777">
                  <w:pPr>
                    <w:pStyle w:val="HeaderTable"/>
                    <w:jc w:val="center"/>
                    <w:rPr>
                      <w:rFonts w:eastAsiaTheme="minorHAnsi" w:cstheme="minorBidi"/>
                      <w:b w:val="0"/>
                      <w:lang w:bidi="th-TH"/>
                    </w:rPr>
                  </w:pPr>
                  <w:r w:rsidRPr="00567138">
                    <w:rPr>
                      <w:rFonts w:eastAsiaTheme="minorHAnsi" w:cstheme="minorBidi"/>
                      <w:b w:val="0"/>
                      <w:lang w:bidi="th-TH"/>
                    </w:rPr>
                    <w:t>Value</w:t>
                  </w:r>
                </w:p>
              </w:tc>
            </w:tr>
            <w:tr w:rsidR="000E77DA" w:rsidTr="00BD0E6F" w14:paraId="14C8A8DE" w14:textId="77777777">
              <w:tc>
                <w:tcPr>
                  <w:tcW w:w="2669" w:type="dxa"/>
                </w:tcPr>
                <w:p w:rsidRPr="00567138" w:rsidR="000E77DA" w:rsidP="000E77DA" w:rsidRDefault="000E77DA" w14:paraId="174D141C" w14:textId="33EBF791">
                  <w:r>
                    <w:rPr>
                      <w:rFonts w:cs="Angsana New"/>
                      <w:color w:val="000000"/>
                      <w:cs/>
                    </w:rPr>
                    <w:t>(</w:t>
                  </w:r>
                  <w:r>
                    <w:rPr>
                      <w:color w:val="000000"/>
                    </w:rPr>
                    <w:t>P000001</w:t>
                  </w:r>
                  <w:r>
                    <w:rPr>
                      <w:rFonts w:cs="Angsana New"/>
                      <w:color w:val="000000"/>
                      <w:cs/>
                    </w:rPr>
                    <w:t xml:space="preserve">) </w:t>
                  </w:r>
                  <w:r>
                    <w:rPr>
                      <w:color w:val="000000"/>
                    </w:rPr>
                    <w:t xml:space="preserve">PO1 </w:t>
                  </w:r>
                </w:p>
              </w:tc>
              <w:tc>
                <w:tcPr>
                  <w:tcW w:w="2670" w:type="dxa"/>
                </w:tcPr>
                <w:p w:rsidRPr="00567138" w:rsidR="000E77DA" w:rsidP="000E77DA" w:rsidRDefault="000E77DA" w14:paraId="03093F29" w14:textId="77777777">
                  <w:r w:rsidRPr="00567138">
                    <w:t>10000001</w:t>
                  </w:r>
                </w:p>
              </w:tc>
            </w:tr>
            <w:tr w:rsidR="000E77DA" w:rsidTr="00BD0E6F" w14:paraId="489932BE" w14:textId="77777777">
              <w:tc>
                <w:tcPr>
                  <w:tcW w:w="2669" w:type="dxa"/>
                </w:tcPr>
                <w:p w:rsidRPr="00567138" w:rsidR="000E77DA" w:rsidP="000E77DA" w:rsidRDefault="000E77DA" w14:paraId="7102FD20" w14:textId="0400EF15">
                  <w:r>
                    <w:rPr>
                      <w:rFonts w:cs="Angsana New"/>
                      <w:color w:val="000000"/>
                      <w:cs/>
                    </w:rPr>
                    <w:t>(</w:t>
                  </w:r>
                  <w:r>
                    <w:rPr>
                      <w:color w:val="000000"/>
                    </w:rPr>
                    <w:t>P000002</w:t>
                  </w:r>
                  <w:r>
                    <w:rPr>
                      <w:rFonts w:cs="Angsana New"/>
                      <w:color w:val="000000"/>
                      <w:cs/>
                    </w:rPr>
                    <w:t xml:space="preserve">) </w:t>
                  </w:r>
                  <w:r>
                    <w:rPr>
                      <w:color w:val="000000"/>
                    </w:rPr>
                    <w:t xml:space="preserve">PO2 </w:t>
                  </w:r>
                </w:p>
              </w:tc>
              <w:tc>
                <w:tcPr>
                  <w:tcW w:w="2670" w:type="dxa"/>
                </w:tcPr>
                <w:p w:rsidRPr="00567138" w:rsidR="000E77DA" w:rsidP="000E77DA" w:rsidRDefault="000E77DA" w14:paraId="1AB5B97A" w14:textId="77777777">
                  <w:r w:rsidRPr="00567138">
                    <w:t>10000002</w:t>
                  </w:r>
                </w:p>
              </w:tc>
            </w:tr>
            <w:tr w:rsidR="000E77DA" w:rsidTr="00BD0E6F" w14:paraId="0D2EB4DC" w14:textId="77777777">
              <w:tc>
                <w:tcPr>
                  <w:tcW w:w="2669" w:type="dxa"/>
                </w:tcPr>
                <w:p w:rsidRPr="00567138" w:rsidR="000E77DA" w:rsidP="000E77DA" w:rsidRDefault="000E77DA" w14:paraId="383C906B" w14:textId="77777777">
                  <w:r w:rsidRPr="00567138">
                    <w:t>PO3</w:t>
                  </w:r>
                </w:p>
              </w:tc>
              <w:tc>
                <w:tcPr>
                  <w:tcW w:w="2670" w:type="dxa"/>
                </w:tcPr>
                <w:p w:rsidRPr="00567138" w:rsidR="000E77DA" w:rsidP="000E77DA" w:rsidRDefault="000E77DA" w14:paraId="067D3A35" w14:textId="77777777">
                  <w:r w:rsidRPr="00567138">
                    <w:t>10000003</w:t>
                  </w:r>
                </w:p>
              </w:tc>
            </w:tr>
            <w:tr w:rsidR="000E77DA" w:rsidTr="00BD0E6F" w14:paraId="2486102F" w14:textId="77777777">
              <w:tc>
                <w:tcPr>
                  <w:tcW w:w="2669" w:type="dxa"/>
                </w:tcPr>
                <w:p w:rsidRPr="00567138" w:rsidR="000E77DA" w:rsidP="000E77DA" w:rsidRDefault="000E77DA" w14:paraId="53DD18D6" w14:textId="77777777">
                  <w:r w:rsidRPr="00567138">
                    <w:t>PO4</w:t>
                  </w:r>
                </w:p>
              </w:tc>
              <w:tc>
                <w:tcPr>
                  <w:tcW w:w="2670" w:type="dxa"/>
                </w:tcPr>
                <w:p w:rsidRPr="00567138" w:rsidR="000E77DA" w:rsidP="000E77DA" w:rsidRDefault="000E77DA" w14:paraId="640EBD6E" w14:textId="77777777">
                  <w:r w:rsidRPr="00567138">
                    <w:t>10000004</w:t>
                  </w:r>
                </w:p>
              </w:tc>
            </w:tr>
          </w:tbl>
          <w:p w:rsidRPr="00280E5C" w:rsidR="000E77DA" w:rsidP="000E77DA" w:rsidRDefault="000E77DA" w14:paraId="4627B224" w14:textId="77777777">
            <w:pPr>
              <w:rPr>
                <w:cs/>
              </w:rPr>
            </w:pPr>
          </w:p>
        </w:tc>
      </w:tr>
      <w:tr w:rsidRPr="008979A8" w:rsidR="000E77DA" w:rsidTr="00BD0E6F" w14:paraId="5520FCAB" w14:textId="77777777">
        <w:trPr>
          <w:trHeight w:val="111"/>
        </w:trPr>
        <w:tc>
          <w:tcPr>
            <w:tcW w:w="5000" w:type="pct"/>
            <w:gridSpan w:val="4"/>
            <w:shd w:val="clear" w:color="auto" w:fill="C2D69B" w:themeFill="accent3" w:themeFillTint="99"/>
          </w:tcPr>
          <w:p w:rsidRPr="00A57AF5" w:rsidR="000E77DA" w:rsidP="000E77DA" w:rsidRDefault="000E77DA" w14:paraId="57FB0CA5" w14:textId="0AA7E891">
            <w:pPr>
              <w:pStyle w:val="HeaderTable"/>
            </w:pPr>
            <w:r>
              <w:t xml:space="preserve">End </w:t>
            </w:r>
            <w:r w:rsidR="008F3F97">
              <w:t xml:space="preserve">PO </w:t>
            </w:r>
            <w:r>
              <w:t>Relation</w:t>
            </w:r>
            <w:r>
              <w:rPr>
                <w:rFonts w:cs="Angsana New"/>
                <w:bCs/>
                <w:cs/>
                <w:lang w:bidi="th-TH"/>
              </w:rPr>
              <w:t xml:space="preserve"> </w:t>
            </w:r>
            <w:r>
              <w:t>Content VDO Section</w:t>
            </w:r>
          </w:p>
        </w:tc>
      </w:tr>
      <w:tr w:rsidRPr="008979A8" w:rsidR="000E77DA" w:rsidTr="005E74AC" w14:paraId="2F5BA4AD" w14:textId="77777777">
        <w:trPr>
          <w:trHeight w:val="162"/>
        </w:trPr>
        <w:tc>
          <w:tcPr>
            <w:tcW w:w="848" w:type="pct"/>
          </w:tcPr>
          <w:p w:rsidR="000E77DA" w:rsidP="000E77DA" w:rsidRDefault="000E77DA" w14:paraId="0C1342A1" w14:textId="77777777">
            <w:r w:rsidRPr="008979A8">
              <w:rPr>
                <w:cs/>
              </w:rPr>
              <w:t xml:space="preserve">ปุ่ม </w:t>
            </w:r>
            <w:r w:rsidRPr="008979A8">
              <w:t>Add</w:t>
            </w:r>
          </w:p>
        </w:tc>
        <w:tc>
          <w:tcPr>
            <w:tcW w:w="1075" w:type="pct"/>
          </w:tcPr>
          <w:p w:rsidR="000E77DA" w:rsidP="000E77DA" w:rsidRDefault="000E77DA" w14:paraId="59EFC918" w14:textId="77777777">
            <w:r w:rsidRPr="008979A8">
              <w:t>Button</w:t>
            </w:r>
          </w:p>
        </w:tc>
        <w:tc>
          <w:tcPr>
            <w:tcW w:w="3077" w:type="pct"/>
            <w:gridSpan w:val="2"/>
          </w:tcPr>
          <w:p w:rsidR="000E77DA" w:rsidP="000E77DA" w:rsidRDefault="000E77DA" w14:paraId="5F028DCD" w14:textId="77777777">
            <w:pPr>
              <w:pStyle w:val="HeaderTable"/>
              <w:rPr>
                <w:b w:val="0"/>
                <w:bCs/>
                <w:lang w:bidi="th-TH"/>
              </w:rPr>
            </w:pPr>
            <w:r w:rsidRPr="008979A8">
              <w:rPr>
                <w:b w:val="0"/>
                <w:bCs/>
                <w:lang w:bidi="th-TH"/>
              </w:rPr>
              <w:t xml:space="preserve">Visible </w:t>
            </w:r>
            <w:r w:rsidRPr="008979A8">
              <w:rPr>
                <w:rFonts w:cs="Angsana New"/>
                <w:cs/>
                <w:lang w:bidi="th-TH"/>
              </w:rPr>
              <w:t>เมื่อมี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b w:val="0"/>
                <w:bCs/>
                <w:lang w:bidi="th-TH"/>
              </w:rPr>
              <w:t xml:space="preserve">Event </w:t>
            </w:r>
            <w:r w:rsidRPr="008979A8">
              <w:rPr>
                <w:rFonts w:cs="Angsana New"/>
                <w:cs/>
                <w:lang w:bidi="th-TH"/>
              </w:rPr>
              <w:t>มาจาก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691921">
              <w:rPr>
                <w:b w:val="0"/>
                <w:bCs/>
                <w:lang w:bidi="th-TH"/>
              </w:rPr>
              <w:t xml:space="preserve">PO Relation </w:t>
            </w:r>
            <w:r w:rsidRPr="00E2221B">
              <w:rPr>
                <w:b w:val="0"/>
                <w:bCs/>
                <w:lang w:bidi="th-TH"/>
              </w:rPr>
              <w:t xml:space="preserve">Table Section </w:t>
            </w:r>
            <w:r w:rsidRPr="008979A8">
              <w:rPr>
                <w:rFonts w:cs="Angsana New"/>
                <w:cs/>
                <w:lang w:bidi="th-TH"/>
              </w:rPr>
              <w:t>เป็น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“</w:t>
            </w:r>
            <w:r w:rsidRPr="008979A8">
              <w:rPr>
                <w:b w:val="0"/>
                <w:bCs/>
                <w:lang w:bidi="th-TH"/>
              </w:rPr>
              <w:t>Add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>”</w:t>
            </w:r>
          </w:p>
          <w:p w:rsidR="000E77DA" w:rsidP="000E77DA" w:rsidRDefault="000E77DA" w14:paraId="0006D834" w14:textId="77777777">
            <w:r>
              <w:rPr>
                <w:rFonts w:hint="cs"/>
                <w:cs/>
              </w:rPr>
              <w:t>เมื่อกดปุ่ม</w:t>
            </w:r>
          </w:p>
          <w:p w:rsidR="000E77DA" w:rsidP="000E77DA" w:rsidRDefault="000E77DA" w14:paraId="21A0F77E" w14:textId="77777777">
            <w:pPr>
              <w:pStyle w:val="ListParagraph"/>
              <w:numPr>
                <w:ilvl w:val="0"/>
                <w:numId w:val="15"/>
              </w:numPr>
              <w:spacing w:after="160" w:line="259" w:lineRule="auto"/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Validate </w:t>
            </w:r>
            <w:r>
              <w:rPr>
                <w:rFonts w:hint="cs" w:cs="Angsana New"/>
                <w:cs/>
              </w:rPr>
              <w:t>ข้อมูลในหน้าจอ</w:t>
            </w:r>
          </w:p>
          <w:p w:rsidRPr="00AE41BB" w:rsidR="000E77DA" w:rsidP="000E77DA" w:rsidRDefault="000E77DA" w14:paraId="374363E2" w14:textId="77777777">
            <w:pPr>
              <w:pStyle w:val="ListParagraph"/>
              <w:numPr>
                <w:ilvl w:val="0"/>
                <w:numId w:val="15"/>
              </w:numPr>
              <w:spacing w:after="160" w:line="259" w:lineRule="auto"/>
            </w:pPr>
            <w:r w:rsidRPr="00257C21">
              <w:rPr>
                <w:rFonts w:hint="cs"/>
                <w:cs/>
              </w:rPr>
              <w:t xml:space="preserve">ให้ทำการเคลียร์ค่าใน </w:t>
            </w:r>
            <w:r>
              <w:t>PO RelationDetail Section</w:t>
            </w:r>
            <w:r w:rsidRPr="00257C21">
              <w:rPr>
                <w:rFonts w:hint="cs"/>
                <w:cs/>
              </w:rPr>
              <w:t xml:space="preserve"> และ</w:t>
            </w:r>
            <w:r w:rsidRPr="00257C21">
              <w:t xml:space="preserve"> Invisible</w:t>
            </w:r>
            <w:r w:rsidRPr="00C8259F">
              <w:rPr>
                <w:rFonts w:cs="Angsana New"/>
                <w:cs/>
              </w:rPr>
              <w:t xml:space="preserve"> </w:t>
            </w:r>
            <w:r>
              <w:t>PO Relation Detail Section</w:t>
            </w:r>
          </w:p>
        </w:tc>
      </w:tr>
      <w:tr w:rsidRPr="008979A8" w:rsidR="000E77DA" w:rsidTr="005E74AC" w14:paraId="70DAABE9" w14:textId="77777777">
        <w:trPr>
          <w:trHeight w:val="162"/>
        </w:trPr>
        <w:tc>
          <w:tcPr>
            <w:tcW w:w="848" w:type="pct"/>
          </w:tcPr>
          <w:p w:rsidR="000E77DA" w:rsidP="000E77DA" w:rsidRDefault="000E77DA" w14:paraId="69C956F0" w14:textId="77777777">
            <w:r w:rsidRPr="008979A8">
              <w:rPr>
                <w:cs/>
              </w:rPr>
              <w:t xml:space="preserve">ปุ่ม </w:t>
            </w:r>
            <w:r w:rsidRPr="008979A8">
              <w:t>Update</w:t>
            </w:r>
          </w:p>
        </w:tc>
        <w:tc>
          <w:tcPr>
            <w:tcW w:w="1075" w:type="pct"/>
          </w:tcPr>
          <w:p w:rsidR="000E77DA" w:rsidP="000E77DA" w:rsidRDefault="000E77DA" w14:paraId="6C192A13" w14:textId="77777777">
            <w:r w:rsidRPr="008979A8">
              <w:t>Button</w:t>
            </w:r>
          </w:p>
        </w:tc>
        <w:tc>
          <w:tcPr>
            <w:tcW w:w="3077" w:type="pct"/>
            <w:gridSpan w:val="2"/>
          </w:tcPr>
          <w:p w:rsidR="000E77DA" w:rsidP="000E77DA" w:rsidRDefault="000E77DA" w14:paraId="1C700288" w14:textId="77777777">
            <w:pPr>
              <w:pStyle w:val="HeaderTable"/>
              <w:rPr>
                <w:b w:val="0"/>
                <w:bCs/>
                <w:lang w:bidi="th-TH"/>
              </w:rPr>
            </w:pPr>
            <w:r w:rsidRPr="008979A8">
              <w:rPr>
                <w:b w:val="0"/>
                <w:bCs/>
                <w:lang w:bidi="th-TH"/>
              </w:rPr>
              <w:t xml:space="preserve">Visible </w:t>
            </w:r>
            <w:r w:rsidRPr="008979A8">
              <w:rPr>
                <w:rFonts w:cs="Angsana New"/>
                <w:cs/>
                <w:lang w:bidi="th-TH"/>
              </w:rPr>
              <w:t>เมื่อมี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b w:val="0"/>
                <w:bCs/>
                <w:lang w:bidi="th-TH"/>
              </w:rPr>
              <w:t xml:space="preserve">Event </w:t>
            </w:r>
            <w:r w:rsidRPr="008979A8">
              <w:rPr>
                <w:rFonts w:cs="Angsana New"/>
                <w:cs/>
                <w:lang w:bidi="th-TH"/>
              </w:rPr>
              <w:t>มาจาก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691921">
              <w:rPr>
                <w:b w:val="0"/>
                <w:bCs/>
                <w:lang w:bidi="th-TH"/>
              </w:rPr>
              <w:t xml:space="preserve">PO Relation </w:t>
            </w:r>
            <w:r w:rsidRPr="00E2221B">
              <w:rPr>
                <w:b w:val="0"/>
                <w:bCs/>
                <w:lang w:bidi="th-TH"/>
              </w:rPr>
              <w:t xml:space="preserve">Table Section </w:t>
            </w:r>
            <w:r w:rsidRPr="008979A8">
              <w:rPr>
                <w:rFonts w:cs="Angsana New"/>
                <w:cs/>
                <w:lang w:bidi="th-TH"/>
              </w:rPr>
              <w:t>เป็น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“</w:t>
            </w:r>
            <w:r>
              <w:rPr>
                <w:b w:val="0"/>
                <w:bCs/>
                <w:lang w:bidi="th-TH"/>
              </w:rPr>
              <w:t>Edit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>”</w:t>
            </w:r>
          </w:p>
          <w:p w:rsidR="000E77DA" w:rsidP="000E77DA" w:rsidRDefault="000E77DA" w14:paraId="101DD6FA" w14:textId="77777777">
            <w:r>
              <w:rPr>
                <w:rFonts w:hint="cs"/>
                <w:cs/>
              </w:rPr>
              <w:t>เมื่อกดปุ่ม</w:t>
            </w:r>
          </w:p>
          <w:p w:rsidR="000E77DA" w:rsidP="000E77DA" w:rsidRDefault="000E77DA" w14:paraId="63CCF7CE" w14:textId="77777777">
            <w:pPr>
              <w:pStyle w:val="ListParagraph"/>
              <w:numPr>
                <w:ilvl w:val="0"/>
                <w:numId w:val="15"/>
              </w:numPr>
              <w:spacing w:after="160" w:line="259" w:lineRule="auto"/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Validate </w:t>
            </w:r>
            <w:r>
              <w:rPr>
                <w:rFonts w:hint="cs" w:cs="Angsana New"/>
                <w:cs/>
              </w:rPr>
              <w:t>ข้อมูลในหน้าจอ</w:t>
            </w:r>
          </w:p>
          <w:p w:rsidRPr="00AE41BB" w:rsidR="000E77DA" w:rsidP="000E77DA" w:rsidRDefault="000E77DA" w14:paraId="494B8283" w14:textId="77777777">
            <w:pPr>
              <w:pStyle w:val="ListParagraph"/>
              <w:numPr>
                <w:ilvl w:val="0"/>
                <w:numId w:val="15"/>
              </w:numPr>
              <w:spacing w:after="160" w:line="259" w:lineRule="auto"/>
            </w:pPr>
            <w:r w:rsidRPr="00257C21">
              <w:rPr>
                <w:rFonts w:hint="cs"/>
                <w:cs/>
              </w:rPr>
              <w:t xml:space="preserve">ให้ทำการเคลียร์ค่าใน </w:t>
            </w:r>
            <w:r>
              <w:t>PO Relation Detail Section</w:t>
            </w:r>
            <w:r w:rsidRPr="00257C21">
              <w:rPr>
                <w:rFonts w:hint="cs"/>
                <w:cs/>
              </w:rPr>
              <w:t xml:space="preserve"> และ</w:t>
            </w:r>
            <w:r w:rsidRPr="00257C21">
              <w:t xml:space="preserve"> Invisible</w:t>
            </w:r>
            <w:r w:rsidRPr="00C8259F">
              <w:rPr>
                <w:rFonts w:cs="Angsana New"/>
                <w:cs/>
              </w:rPr>
              <w:t xml:space="preserve"> </w:t>
            </w:r>
            <w:r>
              <w:t>PO Relation Detail Section</w:t>
            </w:r>
          </w:p>
        </w:tc>
      </w:tr>
      <w:tr w:rsidRPr="008979A8" w:rsidR="000E77DA" w:rsidTr="005E74AC" w14:paraId="1B1D4189" w14:textId="77777777">
        <w:trPr>
          <w:trHeight w:val="162"/>
        </w:trPr>
        <w:tc>
          <w:tcPr>
            <w:tcW w:w="848" w:type="pct"/>
          </w:tcPr>
          <w:p w:rsidR="000E77DA" w:rsidP="000E77DA" w:rsidRDefault="000E77DA" w14:paraId="1001FF0F" w14:textId="77777777">
            <w:r>
              <w:rPr>
                <w:rFonts w:hint="cs"/>
                <w:cs/>
              </w:rPr>
              <w:t xml:space="preserve">ปุ่ม </w:t>
            </w:r>
            <w:r>
              <w:t>Cancel</w:t>
            </w:r>
          </w:p>
        </w:tc>
        <w:tc>
          <w:tcPr>
            <w:tcW w:w="1075" w:type="pct"/>
          </w:tcPr>
          <w:p w:rsidR="000E77DA" w:rsidP="000E77DA" w:rsidRDefault="000E77DA" w14:paraId="37A2AE34" w14:textId="77777777">
            <w:r>
              <w:t>Button</w:t>
            </w:r>
          </w:p>
        </w:tc>
        <w:tc>
          <w:tcPr>
            <w:tcW w:w="3077" w:type="pct"/>
            <w:gridSpan w:val="2"/>
          </w:tcPr>
          <w:p w:rsidR="000E77DA" w:rsidP="000E77DA" w:rsidRDefault="000E77DA" w14:paraId="7701CCDD" w14:textId="77777777">
            <w:r>
              <w:rPr>
                <w:rFonts w:hint="cs"/>
                <w:cs/>
              </w:rPr>
              <w:t>เมื่อกดปุ่ม</w:t>
            </w:r>
            <w:r w:rsidRPr="00257C21">
              <w:rPr>
                <w:rFonts w:hint="cs"/>
                <w:cs/>
              </w:rPr>
              <w:t xml:space="preserve">ให้ทำการเคลียร์ค่าใน </w:t>
            </w:r>
            <w:r>
              <w:t>PO Relation Detail Section</w:t>
            </w:r>
            <w:r w:rsidRPr="00257C21">
              <w:rPr>
                <w:rFonts w:hint="cs"/>
                <w:cs/>
              </w:rPr>
              <w:t xml:space="preserve"> และ</w:t>
            </w:r>
            <w:r w:rsidRPr="00257C21">
              <w:t xml:space="preserve"> Invisible</w:t>
            </w:r>
            <w:r>
              <w:rPr>
                <w:rFonts w:cs="Angsana New"/>
                <w:cs/>
              </w:rPr>
              <w:t xml:space="preserve"> </w:t>
            </w:r>
            <w:r>
              <w:t>PO Relation Detail Section</w:t>
            </w:r>
          </w:p>
        </w:tc>
      </w:tr>
      <w:tr w:rsidRPr="008979A8" w:rsidR="000E77DA" w:rsidTr="00BD0E6F" w14:paraId="38299D26" w14:textId="77777777">
        <w:trPr>
          <w:trHeight w:val="111"/>
        </w:trPr>
        <w:tc>
          <w:tcPr>
            <w:tcW w:w="5000" w:type="pct"/>
            <w:gridSpan w:val="4"/>
            <w:shd w:val="clear" w:color="auto" w:fill="C2D69B" w:themeFill="accent3" w:themeFillTint="99"/>
          </w:tcPr>
          <w:p w:rsidR="000E77DA" w:rsidP="000E77DA" w:rsidRDefault="000E77DA" w14:paraId="7DCCE2E6" w14:textId="03429808">
            <w:pPr>
              <w:pStyle w:val="HeaderTable"/>
            </w:pPr>
            <w:r>
              <w:t>End PO Relation Content VDO Detail Section</w:t>
            </w:r>
          </w:p>
        </w:tc>
      </w:tr>
    </w:tbl>
    <w:p w:rsidRPr="008979A8" w:rsidR="00FB60F5" w:rsidP="00BB3F68" w:rsidRDefault="00FB60F5" w14:paraId="679E2E46" w14:textId="77777777">
      <w:pPr>
        <w:pStyle w:val="Heading3"/>
        <w:numPr>
          <w:ilvl w:val="0"/>
          <w:numId w:val="115"/>
        </w:numPr>
        <w:rPr>
          <w:rFonts w:ascii="CordiaUPC" w:hAnsi="CordiaUPC" w:cs="CordiaUPC"/>
          <w:sz w:val="32"/>
          <w:szCs w:val="32"/>
        </w:rPr>
      </w:pPr>
      <w:r w:rsidRPr="008979A8">
        <w:rPr>
          <w:rFonts w:ascii="CordiaUPC" w:hAnsi="CordiaUPC" w:cs="CordiaUPC"/>
          <w:sz w:val="32"/>
          <w:szCs w:val="32"/>
        </w:rPr>
        <w:t>Script Validation</w:t>
      </w:r>
    </w:p>
    <w:tbl>
      <w:tblPr>
        <w:tblW w:w="4938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385"/>
        <w:gridCol w:w="2896"/>
        <w:gridCol w:w="3451"/>
        <w:gridCol w:w="1172"/>
      </w:tblGrid>
      <w:tr w:rsidRPr="008979A8" w:rsidR="00FB60F5" w:rsidTr="00832ED6" w14:paraId="7E0A4141" w14:textId="77777777">
        <w:trPr>
          <w:cantSplit/>
          <w:tblHeader/>
        </w:trPr>
        <w:tc>
          <w:tcPr>
            <w:tcW w:w="778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FB60F5" w:rsidP="00832ED6" w:rsidRDefault="00FB60F5" w14:paraId="3A621D27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Error Code</w:t>
            </w:r>
          </w:p>
        </w:tc>
        <w:tc>
          <w:tcPr>
            <w:tcW w:w="1626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FB60F5" w:rsidP="00832ED6" w:rsidRDefault="00FB60F5" w14:paraId="61054652" w14:textId="77777777">
            <w:pPr>
              <w:rPr>
                <w:rFonts w:cs="CordiaUPC"/>
                <w:b/>
                <w:bCs/>
              </w:rPr>
            </w:pPr>
            <w:r>
              <w:rPr>
                <w:rFonts w:cs="CordiaUPC"/>
                <w:b/>
                <w:bCs/>
              </w:rPr>
              <w:t xml:space="preserve">Error Message </w:t>
            </w:r>
          </w:p>
        </w:tc>
        <w:tc>
          <w:tcPr>
            <w:tcW w:w="1938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FB60F5" w:rsidP="00832ED6" w:rsidRDefault="00FB60F5" w14:paraId="226799DF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Logic</w:t>
            </w:r>
          </w:p>
        </w:tc>
        <w:tc>
          <w:tcPr>
            <w:tcW w:w="658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FB60F5" w:rsidP="00832ED6" w:rsidRDefault="00FB60F5" w14:paraId="7B86D0EE" w14:textId="77777777">
            <w:pPr>
              <w:rPr>
                <w:rFonts w:cs="CordiaUPC"/>
                <w:b/>
                <w:bCs/>
              </w:rPr>
            </w:pPr>
            <w:r>
              <w:rPr>
                <w:rFonts w:cs="CordiaUPC"/>
                <w:b/>
                <w:bCs/>
              </w:rPr>
              <w:t>Submit Call</w:t>
            </w:r>
          </w:p>
        </w:tc>
      </w:tr>
      <w:tr w:rsidRPr="00792590" w:rsidR="003A395C" w:rsidTr="00832ED6" w14:paraId="535FD11B" w14:textId="77777777">
        <w:tc>
          <w:tcPr>
            <w:tcW w:w="778" w:type="pct"/>
          </w:tcPr>
          <w:p w:rsidRPr="00B91E66" w:rsidR="003A395C" w:rsidP="003A395C" w:rsidRDefault="003A395C" w14:paraId="55F4C2CA" w14:textId="00EE87E2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B91E66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26" w:type="pct"/>
          </w:tcPr>
          <w:p w:rsidR="003A395C" w:rsidP="003A395C" w:rsidRDefault="003A395C" w14:paraId="29E19900" w14:textId="59DF9815">
            <w:r>
              <w:t>Deduct</w:t>
            </w:r>
            <w:r w:rsidRPr="003542C5">
              <w:t xml:space="preserve"> Type is required</w:t>
            </w:r>
            <w:r w:rsidRPr="003542C5">
              <w:rPr>
                <w:rFonts w:cs="Angsana New"/>
                <w:cs/>
              </w:rPr>
              <w:t>.</w:t>
            </w:r>
          </w:p>
        </w:tc>
        <w:tc>
          <w:tcPr>
            <w:tcW w:w="1938" w:type="pct"/>
          </w:tcPr>
          <w:p w:rsidR="003A395C" w:rsidP="003A395C" w:rsidRDefault="003A395C" w14:paraId="4EB751C4" w14:textId="71DA3332">
            <w:r>
              <w:t>deduct</w:t>
            </w:r>
            <w:r w:rsidRPr="003542C5">
              <w:t xml:space="preserve">Type </w:t>
            </w:r>
            <w:r w:rsidRPr="003542C5">
              <w:rPr>
                <w:rFonts w:hint="cs" w:cs="Angsana New"/>
                <w:cs/>
              </w:rPr>
              <w:t xml:space="preserve">จะต้องเป็น </w:t>
            </w:r>
            <w:r w:rsidRPr="003542C5">
              <w:rPr>
                <w:rFonts w:cs="CordiaUPC"/>
              </w:rPr>
              <w:t>Mandatory</w:t>
            </w:r>
          </w:p>
        </w:tc>
        <w:tc>
          <w:tcPr>
            <w:tcW w:w="658" w:type="pct"/>
          </w:tcPr>
          <w:p w:rsidR="003A395C" w:rsidP="003A395C" w:rsidRDefault="00EE6067" w14:paraId="69C8B1F4" w14:textId="108F4B6A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Pr="00792590" w:rsidR="00FB60F5" w:rsidTr="00832ED6" w14:paraId="068943BB" w14:textId="77777777">
        <w:tc>
          <w:tcPr>
            <w:tcW w:w="778" w:type="pct"/>
          </w:tcPr>
          <w:p w:rsidRPr="00792590" w:rsidR="00FB60F5" w:rsidP="00832ED6" w:rsidRDefault="00FB60F5" w14:paraId="6A76521F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B91E66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26" w:type="pct"/>
          </w:tcPr>
          <w:p w:rsidRPr="00792590" w:rsidR="00FB60F5" w:rsidP="00832ED6" w:rsidRDefault="00FB60F5" w14:paraId="583964AC" w14:textId="77777777">
            <w:pPr>
              <w:rPr>
                <w:rFonts w:cs="CordiaUPC"/>
              </w:rPr>
            </w:pPr>
            <w:r>
              <w:t>Effective Start Date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938" w:type="pct"/>
          </w:tcPr>
          <w:p w:rsidRPr="00792590" w:rsidR="00FB60F5" w:rsidP="00832ED6" w:rsidRDefault="00FB60F5" w14:paraId="2CD80C87" w14:textId="77777777">
            <w:pPr>
              <w:rPr>
                <w:rFonts w:cs="CordiaUPC"/>
              </w:rPr>
            </w:pPr>
            <w:r>
              <w:t>effectiveStartDate</w:t>
            </w:r>
            <w:r w:rsidRPr="00792590">
              <w:rPr>
                <w:rFonts w:hint="cs"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จะต้องเป็น </w:t>
            </w:r>
            <w:r w:rsidRPr="00792590">
              <w:rPr>
                <w:rFonts w:cs="CordiaUPC"/>
              </w:rPr>
              <w:t>Mandatory</w:t>
            </w:r>
          </w:p>
        </w:tc>
        <w:tc>
          <w:tcPr>
            <w:tcW w:w="658" w:type="pct"/>
          </w:tcPr>
          <w:p w:rsidR="00FB60F5" w:rsidP="00832ED6" w:rsidRDefault="00FB60F5" w14:paraId="77655C0D" w14:textId="77777777">
            <w:pPr>
              <w:rPr>
                <w:rFonts w:cs="CordiaUPC"/>
                <w:szCs w:val="36"/>
              </w:rPr>
            </w:pPr>
          </w:p>
        </w:tc>
      </w:tr>
      <w:tr w:rsidRPr="00792590" w:rsidR="00A925C9" w:rsidTr="00832ED6" w14:paraId="0C925B7C" w14:textId="77777777">
        <w:tc>
          <w:tcPr>
            <w:tcW w:w="778" w:type="pct"/>
          </w:tcPr>
          <w:p w:rsidRPr="00B91E66" w:rsidR="00A925C9" w:rsidP="00832ED6" w:rsidRDefault="00A925C9" w14:paraId="01313848" w14:textId="4CBDFDE6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EC5057">
              <w:rPr>
                <w:rFonts w:ascii="CordiaUPC" w:hAnsi="CordiaUPC" w:cs="CordiaUPC"/>
                <w:sz w:val="28"/>
                <w:szCs w:val="28"/>
              </w:rPr>
              <w:t>000</w:t>
            </w:r>
            <w:r>
              <w:rPr>
                <w:rFonts w:ascii="CordiaUPC" w:hAnsi="CordiaUPC" w:cs="CordiaUPC"/>
                <w:sz w:val="28"/>
                <w:szCs w:val="28"/>
              </w:rPr>
              <w:t>26</w:t>
            </w:r>
          </w:p>
        </w:tc>
        <w:tc>
          <w:tcPr>
            <w:tcW w:w="1626" w:type="pct"/>
          </w:tcPr>
          <w:p w:rsidRPr="003542C5" w:rsidR="00A925C9" w:rsidP="00832ED6" w:rsidRDefault="00A925C9" w14:paraId="5848C0BA" w14:textId="2FC2379D">
            <w:r>
              <w:rPr>
                <w:rFonts w:cs="CordiaUPC"/>
              </w:rPr>
              <w:t xml:space="preserve">Effective Start </w:t>
            </w:r>
            <w:r w:rsidRPr="00B50A74">
              <w:rPr>
                <w:rFonts w:cs="CordiaUPC"/>
              </w:rPr>
              <w:t>Date</w:t>
            </w:r>
            <w:r w:rsidRPr="002259C2">
              <w:rPr>
                <w:rFonts w:cs="Angsana New"/>
                <w:cs/>
              </w:rPr>
              <w:t xml:space="preserve"> </w:t>
            </w:r>
            <w:r w:rsidRPr="00BC187A">
              <w:t xml:space="preserve">must be </w:t>
            </w:r>
            <w:r>
              <w:t>earlier</w:t>
            </w:r>
            <w:r w:rsidRPr="00BC187A">
              <w:t xml:space="preserve"> than or equal to </w:t>
            </w:r>
            <w:r>
              <w:rPr>
                <w:rFonts w:cs="CordiaUPC"/>
              </w:rPr>
              <w:t xml:space="preserve">Effective End </w:t>
            </w:r>
            <w:r w:rsidRPr="00B50A74">
              <w:rPr>
                <w:rFonts w:cs="CordiaUPC"/>
              </w:rPr>
              <w:t>Date</w:t>
            </w:r>
          </w:p>
        </w:tc>
        <w:tc>
          <w:tcPr>
            <w:tcW w:w="1938" w:type="pct"/>
          </w:tcPr>
          <w:p w:rsidRPr="003542C5" w:rsidR="00A925C9" w:rsidP="00832ED6" w:rsidRDefault="00A925C9" w14:paraId="7A167D9A" w14:textId="4DB141E2">
            <w:r>
              <w:t>effectiveStartDate</w:t>
            </w:r>
            <w:r w:rsidRPr="00792590">
              <w:rPr>
                <w:rFonts w:hint="cs"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จะต้องเป็นวันที่ที่มาก่อนหรือเท่ากับ </w:t>
            </w:r>
            <w:r>
              <w:t>effectiveEndDate</w:t>
            </w:r>
          </w:p>
        </w:tc>
        <w:tc>
          <w:tcPr>
            <w:tcW w:w="658" w:type="pct"/>
          </w:tcPr>
          <w:p w:rsidR="00A925C9" w:rsidP="00832ED6" w:rsidRDefault="00A925C9" w14:paraId="4BDD870A" w14:textId="77777777">
            <w:pPr>
              <w:rPr>
                <w:rFonts w:cs="CordiaUPC"/>
                <w:szCs w:val="36"/>
              </w:rPr>
            </w:pPr>
          </w:p>
        </w:tc>
      </w:tr>
      <w:tr w:rsidRPr="00792590" w:rsidR="00A925C9" w:rsidTr="00832ED6" w14:paraId="67333B05" w14:textId="77777777">
        <w:tc>
          <w:tcPr>
            <w:tcW w:w="778" w:type="pct"/>
          </w:tcPr>
          <w:p w:rsidR="00A925C9" w:rsidP="00832ED6" w:rsidRDefault="00A925C9" w14:paraId="015BAF16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B91E66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26" w:type="pct"/>
          </w:tcPr>
          <w:p w:rsidRPr="003542C5" w:rsidR="00A925C9" w:rsidP="00832ED6" w:rsidRDefault="00A925C9" w14:paraId="3558A0DB" w14:textId="77777777">
            <w:r w:rsidRPr="003542C5">
              <w:t>PO Relation Type is required</w:t>
            </w:r>
            <w:r w:rsidRPr="003542C5">
              <w:rPr>
                <w:rFonts w:cs="Angsana New"/>
                <w:cs/>
              </w:rPr>
              <w:t>.</w:t>
            </w:r>
          </w:p>
        </w:tc>
        <w:tc>
          <w:tcPr>
            <w:tcW w:w="1938" w:type="pct"/>
          </w:tcPr>
          <w:p w:rsidRPr="003542C5" w:rsidR="00A925C9" w:rsidP="00832ED6" w:rsidRDefault="00A925C9" w14:paraId="241FBE70" w14:textId="77777777">
            <w:pPr>
              <w:rPr>
                <w:rFonts w:cs="CordiaUPC"/>
                <w:szCs w:val="36"/>
              </w:rPr>
            </w:pPr>
            <w:r w:rsidRPr="003542C5">
              <w:t xml:space="preserve">poRelationType </w:t>
            </w:r>
            <w:r w:rsidRPr="003542C5">
              <w:rPr>
                <w:rFonts w:hint="cs" w:cs="Angsana New"/>
                <w:cs/>
              </w:rPr>
              <w:t xml:space="preserve">จะต้องเป็น </w:t>
            </w:r>
            <w:r w:rsidRPr="003542C5">
              <w:rPr>
                <w:rFonts w:cs="CordiaUPC"/>
              </w:rPr>
              <w:t>Mandatory</w:t>
            </w:r>
          </w:p>
        </w:tc>
        <w:tc>
          <w:tcPr>
            <w:tcW w:w="658" w:type="pct"/>
          </w:tcPr>
          <w:p w:rsidR="00A925C9" w:rsidP="00832ED6" w:rsidRDefault="00A925C9" w14:paraId="70D99B99" w14:textId="77777777">
            <w:pPr>
              <w:rPr>
                <w:rFonts w:cs="CordiaUPC"/>
                <w:szCs w:val="36"/>
              </w:rPr>
            </w:pPr>
          </w:p>
        </w:tc>
      </w:tr>
      <w:tr w:rsidRPr="00792590" w:rsidR="00A925C9" w:rsidTr="00832ED6" w14:paraId="3FFA1E78" w14:textId="77777777">
        <w:tc>
          <w:tcPr>
            <w:tcW w:w="778" w:type="pct"/>
          </w:tcPr>
          <w:p w:rsidR="00A925C9" w:rsidP="00832ED6" w:rsidRDefault="00A925C9" w14:paraId="336C2FC5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B91E66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26" w:type="pct"/>
          </w:tcPr>
          <w:p w:rsidRPr="003542C5" w:rsidR="00A925C9" w:rsidP="00832ED6" w:rsidRDefault="00A925C9" w14:paraId="58716332" w14:textId="79881E2F">
            <w:r w:rsidRPr="003542C5">
              <w:t>PO Relation</w:t>
            </w:r>
            <w:r>
              <w:t xml:space="preserve"> or Remark</w:t>
            </w:r>
            <w:r w:rsidRPr="003542C5">
              <w:t xml:space="preserve"> is required</w:t>
            </w:r>
            <w:r w:rsidRPr="003542C5">
              <w:rPr>
                <w:rFonts w:cs="Angsana New"/>
                <w:cs/>
              </w:rPr>
              <w:t>.</w:t>
            </w:r>
          </w:p>
        </w:tc>
        <w:tc>
          <w:tcPr>
            <w:tcW w:w="1938" w:type="pct"/>
          </w:tcPr>
          <w:p w:rsidRPr="003542C5" w:rsidR="00A925C9" w:rsidP="00832ED6" w:rsidRDefault="00A925C9" w14:paraId="10F74BB6" w14:textId="05D1A945">
            <w:pPr>
              <w:rPr>
                <w:rFonts w:cs="CordiaUPC"/>
                <w:szCs w:val="36"/>
              </w:rPr>
            </w:pPr>
            <w:r w:rsidRPr="003542C5">
              <w:t>poRelation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หรือ </w:t>
            </w:r>
            <w:r>
              <w:t>remark</w:t>
            </w:r>
            <w:r w:rsidRPr="003542C5">
              <w:rPr>
                <w:rFonts w:cs="Angsana New"/>
                <w:cs/>
              </w:rPr>
              <w:t xml:space="preserve"> </w:t>
            </w:r>
            <w:r w:rsidRPr="003542C5">
              <w:rPr>
                <w:rFonts w:hint="cs" w:cs="Angsana New"/>
                <w:cs/>
              </w:rPr>
              <w:t xml:space="preserve">จะต้องเป็น </w:t>
            </w:r>
            <w:r w:rsidRPr="003542C5">
              <w:rPr>
                <w:rFonts w:cs="CordiaUPC"/>
              </w:rPr>
              <w:t>Mandatory</w:t>
            </w:r>
          </w:p>
        </w:tc>
        <w:tc>
          <w:tcPr>
            <w:tcW w:w="658" w:type="pct"/>
          </w:tcPr>
          <w:p w:rsidR="00A925C9" w:rsidP="00832ED6" w:rsidRDefault="00A925C9" w14:paraId="7A2030B9" w14:textId="77777777">
            <w:pPr>
              <w:rPr>
                <w:rFonts w:cs="CordiaUPC"/>
                <w:szCs w:val="36"/>
              </w:rPr>
            </w:pPr>
          </w:p>
        </w:tc>
      </w:tr>
    </w:tbl>
    <w:p w:rsidRPr="008979A8" w:rsidR="00FB60F5" w:rsidP="00BB3F68" w:rsidRDefault="00FB60F5" w14:paraId="796FC5C5" w14:textId="77777777">
      <w:pPr>
        <w:pStyle w:val="Heading3"/>
        <w:numPr>
          <w:ilvl w:val="0"/>
          <w:numId w:val="115"/>
        </w:numPr>
        <w:rPr>
          <w:rFonts w:ascii="CordiaUPC" w:hAnsi="CordiaUPC" w:cs="CordiaUPC"/>
          <w:sz w:val="32"/>
          <w:szCs w:val="32"/>
        </w:rPr>
      </w:pPr>
      <w:r w:rsidRPr="008979A8">
        <w:rPr>
          <w:rFonts w:ascii="CordiaUPC" w:hAnsi="CordiaUPC" w:cs="CordiaUPC"/>
          <w:sz w:val="32"/>
          <w:szCs w:val="32"/>
        </w:rPr>
        <w:t>Mapping to DB</w:t>
      </w:r>
    </w:p>
    <w:tbl>
      <w:tblPr>
        <w:tblW w:w="4977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348"/>
        <w:gridCol w:w="2486"/>
        <w:gridCol w:w="4141"/>
      </w:tblGrid>
      <w:tr w:rsidRPr="008979A8" w:rsidR="00FB60F5" w:rsidTr="00832ED6" w14:paraId="590A163D" w14:textId="77777777">
        <w:trPr>
          <w:cantSplit/>
          <w:tblHeader/>
        </w:trPr>
        <w:tc>
          <w:tcPr>
            <w:tcW w:w="1308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FB60F5" w:rsidP="00832ED6" w:rsidRDefault="00FB60F5" w14:paraId="50031126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Database Table</w:t>
            </w:r>
          </w:p>
        </w:tc>
        <w:tc>
          <w:tcPr>
            <w:tcW w:w="1385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FB60F5" w:rsidP="00832ED6" w:rsidRDefault="00FB60F5" w14:paraId="20B5BEF1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Database Column</w:t>
            </w:r>
          </w:p>
        </w:tc>
        <w:tc>
          <w:tcPr>
            <w:tcW w:w="2307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FB60F5" w:rsidP="00832ED6" w:rsidRDefault="00FB60F5" w14:paraId="776AD8BF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Field on Screen</w:t>
            </w:r>
          </w:p>
        </w:tc>
      </w:tr>
      <w:tr w:rsidRPr="008979A8" w:rsidR="00C436F0" w:rsidTr="00832ED6" w14:paraId="76D29D88" w14:textId="77777777">
        <w:tc>
          <w:tcPr>
            <w:tcW w:w="1308" w:type="pct"/>
            <w:vMerge w:val="restart"/>
          </w:tcPr>
          <w:p w:rsidRPr="008979A8" w:rsidR="00C436F0" w:rsidP="00C436F0" w:rsidRDefault="00C436F0" w14:paraId="73040FED" w14:textId="2C300A90">
            <w:pPr>
              <w:rPr>
                <w:rFonts w:cs="CordiaUPC"/>
              </w:rPr>
            </w:pPr>
            <w:r>
              <w:rPr>
                <w:rFonts w:cs="CordiaUPC"/>
              </w:rPr>
              <w:t>MASS_PO_RELATION</w:t>
            </w:r>
          </w:p>
        </w:tc>
        <w:tc>
          <w:tcPr>
            <w:tcW w:w="1385" w:type="pct"/>
          </w:tcPr>
          <w:p w:rsidRPr="008979A8" w:rsidR="00C436F0" w:rsidP="00C436F0" w:rsidRDefault="00C436F0" w14:paraId="7DE3FB45" w14:textId="2E4DE485">
            <w:pPr>
              <w:spacing w:after="0"/>
              <w:rPr>
                <w:rFonts w:cs="CordiaUPC"/>
              </w:rPr>
            </w:pPr>
            <w:r w:rsidRPr="00944318">
              <w:t>ROW_ID</w:t>
            </w:r>
          </w:p>
        </w:tc>
        <w:tc>
          <w:tcPr>
            <w:tcW w:w="2307" w:type="pct"/>
          </w:tcPr>
          <w:p w:rsidR="00C436F0" w:rsidP="00C436F0" w:rsidRDefault="00C436F0" w14:paraId="48EBA173" w14:textId="77777777">
            <w:pPr>
              <w:spacing w:after="0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ครั้งแรก</w:t>
            </w:r>
          </w:p>
          <w:p w:rsidR="00C436F0" w:rsidP="00C436F0" w:rsidRDefault="00C436F0" w14:paraId="129D8FEC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ให้ระบบ </w:t>
            </w:r>
            <w:r>
              <w:rPr>
                <w:rFonts w:cs="CordiaUPC"/>
              </w:rPr>
              <w:t xml:space="preserve">Auto Generate </w:t>
            </w:r>
          </w:p>
          <w:p w:rsidR="00C436F0" w:rsidP="00C436F0" w:rsidRDefault="00C436F0" w14:paraId="41A70DBA" w14:textId="77777777">
            <w:pPr>
              <w:spacing w:after="0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ครั้งถัดไป</w:t>
            </w:r>
          </w:p>
          <w:p w:rsidRPr="008979A8" w:rsidR="00C436F0" w:rsidP="00C436F0" w:rsidRDefault="00C436F0" w14:paraId="35A43002" w14:textId="40C66CDD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ให้ใช้ </w:t>
            </w:r>
            <w:r>
              <w:rPr>
                <w:rFonts w:cs="CordiaUPC"/>
              </w:rPr>
              <w:t xml:space="preserve">Row ID </w:t>
            </w:r>
            <w:r>
              <w:rPr>
                <w:rFonts w:hint="cs" w:cs="Angsana New"/>
                <w:cs/>
              </w:rPr>
              <w:t>เดิม</w:t>
            </w:r>
          </w:p>
        </w:tc>
      </w:tr>
      <w:tr w:rsidRPr="008979A8" w:rsidR="00C436F0" w:rsidTr="00832ED6" w14:paraId="34BB77FB" w14:textId="77777777">
        <w:tc>
          <w:tcPr>
            <w:tcW w:w="1308" w:type="pct"/>
            <w:vMerge/>
          </w:tcPr>
          <w:p w:rsidRPr="008979A8" w:rsidR="00C436F0" w:rsidP="00C436F0" w:rsidRDefault="00C436F0" w14:paraId="203C55A1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C436F0" w:rsidP="00C436F0" w:rsidRDefault="00C436F0" w14:paraId="45ADB796" w14:textId="174B4164">
            <w:r>
              <w:t>MASS_</w:t>
            </w:r>
            <w:r w:rsidRPr="00944318">
              <w:t>PO</w:t>
            </w:r>
            <w:r>
              <w:t>_DETAIL</w:t>
            </w:r>
            <w:r w:rsidRPr="00944318">
              <w:t>_ROW_ID</w:t>
            </w:r>
          </w:p>
        </w:tc>
        <w:tc>
          <w:tcPr>
            <w:tcW w:w="2307" w:type="pct"/>
          </w:tcPr>
          <w:p w:rsidR="00C436F0" w:rsidP="00C436F0" w:rsidRDefault="00C436F0" w14:paraId="3468D4E0" w14:textId="3D184A68">
            <w:pPr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>ให้</w:t>
            </w:r>
            <w:r w:rsidRPr="008979A8">
              <w:rPr>
                <w:rFonts w:cs="Angsana New"/>
                <w:cs/>
              </w:rPr>
              <w:t>ใช้</w:t>
            </w:r>
            <w:r>
              <w:rPr>
                <w:rFonts w:hint="cs" w:cs="Angsana New"/>
                <w:cs/>
              </w:rPr>
              <w:t xml:space="preserve"> </w:t>
            </w:r>
            <w:r>
              <w:t>MASS_</w:t>
            </w:r>
            <w:r w:rsidRPr="00944318">
              <w:t>PO</w:t>
            </w:r>
            <w:r>
              <w:t>_DETAIL</w:t>
            </w:r>
            <w:r w:rsidRPr="008979A8">
              <w:rPr>
                <w:rFonts w:cs="Angsana New"/>
                <w:cs/>
              </w:rPr>
              <w:t>.</w:t>
            </w:r>
            <w:r w:rsidRPr="008979A8">
              <w:rPr>
                <w:rFonts w:cs="CordiaUPC"/>
              </w:rPr>
              <w:t>ROW_ID</w:t>
            </w:r>
            <w:r>
              <w:rPr>
                <w:rFonts w:hint="cs" w:cs="Angsana New"/>
                <w:cs/>
              </w:rPr>
              <w:t xml:space="preserve"> เดิม</w:t>
            </w:r>
          </w:p>
        </w:tc>
      </w:tr>
      <w:tr w:rsidRPr="008979A8" w:rsidR="00C436F0" w:rsidTr="00832ED6" w14:paraId="662A3948" w14:textId="77777777">
        <w:tc>
          <w:tcPr>
            <w:tcW w:w="1308" w:type="pct"/>
            <w:vMerge/>
          </w:tcPr>
          <w:p w:rsidRPr="008979A8" w:rsidR="00C436F0" w:rsidP="00C436F0" w:rsidRDefault="00C436F0" w14:paraId="08F25E53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C436F0" w:rsidP="00C436F0" w:rsidRDefault="00C436F0" w14:paraId="551949A1" w14:textId="4981B41D">
            <w:r>
              <w:t>RELATION_TO_PO_TYPE</w:t>
            </w:r>
          </w:p>
        </w:tc>
        <w:tc>
          <w:tcPr>
            <w:tcW w:w="2307" w:type="pct"/>
          </w:tcPr>
          <w:p w:rsidR="00C436F0" w:rsidP="00C436F0" w:rsidRDefault="00C436F0" w14:paraId="462A7729" w14:textId="7D46B460">
            <w:pPr>
              <w:rPr>
                <w:rFonts w:cs="CordiaUPC"/>
                <w:cs/>
              </w:rPr>
            </w:pPr>
            <w:r>
              <w:rPr>
                <w:rFonts w:cs="CordiaUPC"/>
              </w:rPr>
              <w:t xml:space="preserve">Default Value </w:t>
            </w:r>
            <w:r>
              <w:rPr>
                <w:rFonts w:cs="Angsana New"/>
                <w:cs/>
              </w:rPr>
              <w:t>: “</w:t>
            </w:r>
            <w:r>
              <w:rPr>
                <w:rFonts w:cs="CordiaUPC"/>
              </w:rPr>
              <w:t>Content VDO</w:t>
            </w:r>
            <w:r>
              <w:rPr>
                <w:rFonts w:cs="Angsana New"/>
                <w:cs/>
              </w:rPr>
              <w:t>”</w:t>
            </w:r>
          </w:p>
        </w:tc>
      </w:tr>
      <w:tr w:rsidRPr="008979A8" w:rsidR="00C436F0" w:rsidTr="00832ED6" w14:paraId="13C5E8D8" w14:textId="77777777">
        <w:tc>
          <w:tcPr>
            <w:tcW w:w="1308" w:type="pct"/>
            <w:vMerge/>
          </w:tcPr>
          <w:p w:rsidRPr="008979A8" w:rsidR="00C436F0" w:rsidP="00C436F0" w:rsidRDefault="00C436F0" w14:paraId="7CE473BE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944318" w:rsidR="00C436F0" w:rsidP="00C436F0" w:rsidRDefault="00C436F0" w14:paraId="63393223" w14:textId="0E07E36C">
            <w:r>
              <w:t>PO_RELATION_TYPE</w:t>
            </w:r>
          </w:p>
        </w:tc>
        <w:tc>
          <w:tcPr>
            <w:tcW w:w="2307" w:type="pct"/>
          </w:tcPr>
          <w:p w:rsidR="00C436F0" w:rsidP="00C436F0" w:rsidRDefault="00C436F0" w14:paraId="24455B22" w14:textId="75222872">
            <w:pPr>
              <w:rPr>
                <w:rFonts w:cs="CordiaUPC"/>
              </w:rPr>
            </w:pPr>
            <w:r>
              <w:rPr>
                <w:rFonts w:cs="CordiaUPC"/>
              </w:rPr>
              <w:t>poRelationType</w:t>
            </w:r>
          </w:p>
        </w:tc>
      </w:tr>
      <w:tr w:rsidRPr="008979A8" w:rsidR="00C436F0" w:rsidTr="00832ED6" w14:paraId="5BE493C7" w14:textId="77777777">
        <w:tc>
          <w:tcPr>
            <w:tcW w:w="1308" w:type="pct"/>
            <w:vMerge/>
          </w:tcPr>
          <w:p w:rsidRPr="008979A8" w:rsidR="00C436F0" w:rsidP="00C436F0" w:rsidRDefault="00C436F0" w14:paraId="2A825081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944318" w:rsidR="00C436F0" w:rsidP="00C436F0" w:rsidRDefault="00C436F0" w14:paraId="64573AE1" w14:textId="72673547">
            <w:r>
              <w:t>EFFECTIVE_START_DATE</w:t>
            </w:r>
          </w:p>
        </w:tc>
        <w:tc>
          <w:tcPr>
            <w:tcW w:w="2307" w:type="pct"/>
          </w:tcPr>
          <w:p w:rsidR="00C436F0" w:rsidP="00C436F0" w:rsidRDefault="00C436F0" w14:paraId="017AB7AA" w14:textId="064CEF24">
            <w:pPr>
              <w:rPr>
                <w:rFonts w:cs="CordiaUPC"/>
              </w:rPr>
            </w:pPr>
            <w:r>
              <w:rPr>
                <w:rFonts w:cs="CordiaUPC"/>
              </w:rPr>
              <w:t>effectiveStartDate</w:t>
            </w:r>
          </w:p>
        </w:tc>
      </w:tr>
      <w:tr w:rsidRPr="008979A8" w:rsidR="00C436F0" w:rsidTr="00832ED6" w14:paraId="41C44917" w14:textId="77777777">
        <w:tc>
          <w:tcPr>
            <w:tcW w:w="1308" w:type="pct"/>
            <w:vMerge/>
          </w:tcPr>
          <w:p w:rsidRPr="008979A8" w:rsidR="00C436F0" w:rsidP="00C436F0" w:rsidRDefault="00C436F0" w14:paraId="6B061AC6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944318" w:rsidR="00C436F0" w:rsidP="00C436F0" w:rsidRDefault="00C436F0" w14:paraId="643E0F4B" w14:textId="31C8E51E">
            <w:r>
              <w:t>EFFECTIVE_END_DATE</w:t>
            </w:r>
          </w:p>
        </w:tc>
        <w:tc>
          <w:tcPr>
            <w:tcW w:w="2307" w:type="pct"/>
          </w:tcPr>
          <w:p w:rsidR="00C436F0" w:rsidP="00C436F0" w:rsidRDefault="00C436F0" w14:paraId="3BDDA9B5" w14:textId="46D72362">
            <w:pPr>
              <w:rPr>
                <w:rFonts w:cs="CordiaUPC"/>
                <w:cs/>
              </w:rPr>
            </w:pPr>
            <w:r>
              <w:rPr>
                <w:rFonts w:cs="CordiaUPC"/>
              </w:rPr>
              <w:t>effectiveEndDate</w:t>
            </w:r>
          </w:p>
        </w:tc>
      </w:tr>
      <w:tr w:rsidRPr="008979A8" w:rsidR="00C436F0" w:rsidTr="00832ED6" w14:paraId="44633DE4" w14:textId="77777777">
        <w:tc>
          <w:tcPr>
            <w:tcW w:w="1308" w:type="pct"/>
            <w:vMerge/>
          </w:tcPr>
          <w:p w:rsidRPr="008979A8" w:rsidR="00C436F0" w:rsidP="00C436F0" w:rsidRDefault="00C436F0" w14:paraId="2234C402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944318" w:rsidR="00C436F0" w:rsidP="00C436F0" w:rsidRDefault="00C436F0" w14:paraId="5D505399" w14:textId="1B7B14A0">
            <w:r>
              <w:t>REMARK</w:t>
            </w:r>
          </w:p>
        </w:tc>
        <w:tc>
          <w:tcPr>
            <w:tcW w:w="2307" w:type="pct"/>
          </w:tcPr>
          <w:p w:rsidR="00C436F0" w:rsidP="00C436F0" w:rsidRDefault="00C436F0" w14:paraId="6DA3EA5F" w14:textId="478B471B">
            <w:pPr>
              <w:rPr>
                <w:rFonts w:cs="CordiaUPC"/>
                <w:cs/>
              </w:rPr>
            </w:pPr>
            <w:r>
              <w:rPr>
                <w:rFonts w:cs="CordiaUPC"/>
              </w:rPr>
              <w:t>remark</w:t>
            </w:r>
          </w:p>
        </w:tc>
      </w:tr>
      <w:tr w:rsidRPr="008979A8" w:rsidR="00C436F0" w:rsidTr="00832ED6" w14:paraId="0A8EAD78" w14:textId="77777777">
        <w:tc>
          <w:tcPr>
            <w:tcW w:w="1308" w:type="pct"/>
            <w:vMerge w:val="restart"/>
          </w:tcPr>
          <w:p w:rsidRPr="008979A8" w:rsidR="00C436F0" w:rsidP="00C436F0" w:rsidRDefault="00C436F0" w14:paraId="2E4A2594" w14:textId="6D8225A7">
            <w:pPr>
              <w:rPr>
                <w:rFonts w:cs="CordiaUPC"/>
              </w:rPr>
            </w:pPr>
            <w:r>
              <w:rPr>
                <w:rFonts w:cs="CordiaUPC"/>
              </w:rPr>
              <w:t>MASS_PO_RELATION_DETAIL</w:t>
            </w:r>
          </w:p>
        </w:tc>
        <w:tc>
          <w:tcPr>
            <w:tcW w:w="1385" w:type="pct"/>
          </w:tcPr>
          <w:p w:rsidR="00C436F0" w:rsidP="00C436F0" w:rsidRDefault="00C436F0" w14:paraId="6D9058C2" w14:textId="454BFB40">
            <w:r w:rsidRPr="00944318">
              <w:t>ROW_ID</w:t>
            </w:r>
          </w:p>
        </w:tc>
        <w:tc>
          <w:tcPr>
            <w:tcW w:w="2307" w:type="pct"/>
          </w:tcPr>
          <w:p w:rsidR="00C436F0" w:rsidP="00C436F0" w:rsidRDefault="00C436F0" w14:paraId="0A3FA333" w14:textId="77777777">
            <w:pPr>
              <w:spacing w:after="0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ครั้งแรก</w:t>
            </w:r>
          </w:p>
          <w:p w:rsidR="00C436F0" w:rsidP="00C436F0" w:rsidRDefault="00C436F0" w14:paraId="46648A48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ให้ระบบ </w:t>
            </w:r>
            <w:r>
              <w:rPr>
                <w:rFonts w:cs="CordiaUPC"/>
              </w:rPr>
              <w:t xml:space="preserve">Auto Generate </w:t>
            </w:r>
          </w:p>
          <w:p w:rsidR="00C436F0" w:rsidP="00C436F0" w:rsidRDefault="00C436F0" w14:paraId="1A19D32F" w14:textId="77777777">
            <w:pPr>
              <w:spacing w:after="0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ครั้งถัดไป</w:t>
            </w:r>
          </w:p>
          <w:p w:rsidR="00C436F0" w:rsidP="00C436F0" w:rsidRDefault="00C436F0" w14:paraId="09EE0050" w14:textId="6BC7828B">
            <w:pPr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ให้ใช้ </w:t>
            </w:r>
            <w:r>
              <w:rPr>
                <w:rFonts w:cs="CordiaUPC"/>
              </w:rPr>
              <w:t xml:space="preserve">Row ID </w:t>
            </w:r>
            <w:r>
              <w:rPr>
                <w:rFonts w:hint="cs" w:cs="Angsana New"/>
                <w:cs/>
              </w:rPr>
              <w:t>เดิม</w:t>
            </w:r>
          </w:p>
        </w:tc>
      </w:tr>
      <w:tr w:rsidRPr="008979A8" w:rsidR="00C436F0" w:rsidTr="00832ED6" w14:paraId="5E57773B" w14:textId="77777777">
        <w:tc>
          <w:tcPr>
            <w:tcW w:w="1308" w:type="pct"/>
            <w:vMerge/>
          </w:tcPr>
          <w:p w:rsidRPr="008979A8" w:rsidR="00C436F0" w:rsidP="00C436F0" w:rsidRDefault="00C436F0" w14:paraId="1EA1951C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C436F0" w:rsidP="00C436F0" w:rsidRDefault="00C436F0" w14:paraId="37E215B6" w14:textId="65017557">
            <w:r>
              <w:rPr>
                <w:rFonts w:cs="CordiaUPC"/>
              </w:rPr>
              <w:t>MASS_PO_RELATION</w:t>
            </w:r>
            <w:r>
              <w:t>_ROW_ID</w:t>
            </w:r>
          </w:p>
        </w:tc>
        <w:tc>
          <w:tcPr>
            <w:tcW w:w="2307" w:type="pct"/>
          </w:tcPr>
          <w:p w:rsidR="00C436F0" w:rsidP="00C436F0" w:rsidRDefault="00C436F0" w14:paraId="7767A5FB" w14:textId="7B85EF80">
            <w:pPr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>ให้</w:t>
            </w:r>
            <w:r w:rsidRPr="008979A8">
              <w:rPr>
                <w:rFonts w:cs="Angsana New"/>
                <w:cs/>
              </w:rPr>
              <w:t>ใช้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CordiaUPC"/>
              </w:rPr>
              <w:t>MASS_PO_RELATION</w:t>
            </w:r>
            <w:r w:rsidRPr="008979A8">
              <w:rPr>
                <w:rFonts w:cs="Angsana New"/>
                <w:cs/>
              </w:rPr>
              <w:t>.</w:t>
            </w:r>
            <w:r w:rsidRPr="008979A8">
              <w:rPr>
                <w:rFonts w:cs="CordiaUPC"/>
              </w:rPr>
              <w:t>ROW_ID</w:t>
            </w:r>
            <w:r>
              <w:rPr>
                <w:rFonts w:hint="cs" w:cs="Angsana New"/>
                <w:cs/>
              </w:rPr>
              <w:t xml:space="preserve"> เดิม</w:t>
            </w:r>
          </w:p>
        </w:tc>
      </w:tr>
      <w:tr w:rsidRPr="008979A8" w:rsidR="00C436F0" w:rsidTr="00832ED6" w14:paraId="3D4C4E12" w14:textId="77777777">
        <w:tc>
          <w:tcPr>
            <w:tcW w:w="1308" w:type="pct"/>
            <w:vMerge/>
          </w:tcPr>
          <w:p w:rsidRPr="008979A8" w:rsidR="00C436F0" w:rsidP="00C436F0" w:rsidRDefault="00C436F0" w14:paraId="48FBA9C6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C436F0" w:rsidP="00C436F0" w:rsidRDefault="00C436F0" w14:paraId="79ACE2F9" w14:textId="5C41F989">
            <w:pPr>
              <w:rPr>
                <w:rFonts w:cs="CordiaUPC"/>
              </w:rPr>
            </w:pPr>
            <w:r w:rsidRPr="00944318">
              <w:t>PO_ROW_ID</w:t>
            </w:r>
          </w:p>
        </w:tc>
        <w:tc>
          <w:tcPr>
            <w:tcW w:w="2307" w:type="pct"/>
          </w:tcPr>
          <w:p w:rsidR="00C436F0" w:rsidP="00C436F0" w:rsidRDefault="00C436F0" w14:paraId="788C66AF" w14:textId="6A0ED64E">
            <w:pPr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>ให้</w:t>
            </w:r>
            <w:r w:rsidRPr="008979A8">
              <w:rPr>
                <w:rFonts w:cs="Angsana New"/>
                <w:cs/>
              </w:rPr>
              <w:t>ใช้</w:t>
            </w:r>
            <w:r>
              <w:rPr>
                <w:rFonts w:hint="cs" w:cs="Angsana New"/>
                <w:cs/>
              </w:rPr>
              <w:t xml:space="preserve"> </w:t>
            </w:r>
            <w:r w:rsidRPr="008979A8">
              <w:rPr>
                <w:rFonts w:cs="CordiaUPC"/>
              </w:rPr>
              <w:t>PLM_P</w:t>
            </w:r>
            <w:r>
              <w:rPr>
                <w:rFonts w:cs="CordiaUPC"/>
              </w:rPr>
              <w:t>O</w:t>
            </w:r>
            <w:r w:rsidRPr="008979A8">
              <w:rPr>
                <w:rFonts w:cs="Angsana New"/>
                <w:cs/>
              </w:rPr>
              <w:t>.</w:t>
            </w:r>
            <w:r w:rsidRPr="008979A8">
              <w:rPr>
                <w:rFonts w:cs="CordiaUPC"/>
              </w:rPr>
              <w:t>ROW_ID</w:t>
            </w:r>
            <w:r>
              <w:rPr>
                <w:rFonts w:hint="cs" w:cs="Angsana New"/>
                <w:cs/>
              </w:rPr>
              <w:t xml:space="preserve"> ของ </w:t>
            </w:r>
            <w:r>
              <w:rPr>
                <w:rFonts w:cs="CordiaUPC"/>
              </w:rPr>
              <w:t xml:space="preserve">PO </w:t>
            </w:r>
            <w:r>
              <w:rPr>
                <w:rFonts w:hint="cs" w:cs="Angsana New"/>
                <w:cs/>
              </w:rPr>
              <w:t>ที่เลือกมา</w:t>
            </w:r>
          </w:p>
        </w:tc>
      </w:tr>
      <w:tr w:rsidRPr="008979A8" w:rsidR="008B717E" w:rsidTr="00832ED6" w14:paraId="4FB5B043" w14:textId="77777777">
        <w:tc>
          <w:tcPr>
            <w:tcW w:w="1308" w:type="pct"/>
            <w:vMerge/>
          </w:tcPr>
          <w:p w:rsidRPr="008979A8" w:rsidR="008B717E" w:rsidP="00C436F0" w:rsidRDefault="008B717E" w14:paraId="28FF5FB9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944318" w:rsidR="008B717E" w:rsidP="00C436F0" w:rsidRDefault="008B717E" w14:paraId="6807F3CD" w14:textId="0837DD2D">
            <w:r>
              <w:t>PO_ENH_ROW_ID</w:t>
            </w:r>
          </w:p>
        </w:tc>
        <w:tc>
          <w:tcPr>
            <w:tcW w:w="2307" w:type="pct"/>
          </w:tcPr>
          <w:p w:rsidR="008B717E" w:rsidP="00C436F0" w:rsidRDefault="008B717E" w14:paraId="1420F723" w14:textId="5A0A8E33">
            <w:pPr>
              <w:rPr>
                <w:rFonts w:cs="CordiaUPC"/>
                <w:cs/>
              </w:rPr>
            </w:pPr>
          </w:p>
        </w:tc>
      </w:tr>
      <w:tr w:rsidRPr="008979A8" w:rsidR="00C436F0" w:rsidTr="00832ED6" w14:paraId="2C6E0DE9" w14:textId="77777777">
        <w:tc>
          <w:tcPr>
            <w:tcW w:w="1308" w:type="pct"/>
            <w:vMerge/>
          </w:tcPr>
          <w:p w:rsidRPr="008979A8" w:rsidR="00C436F0" w:rsidP="00C436F0" w:rsidRDefault="00C436F0" w14:paraId="5C8605BF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C436F0" w:rsidP="00C436F0" w:rsidRDefault="00C436F0" w14:paraId="1C975F22" w14:textId="013691CD">
            <w:r>
              <w:t>STATUS</w:t>
            </w:r>
          </w:p>
        </w:tc>
        <w:tc>
          <w:tcPr>
            <w:tcW w:w="2307" w:type="pct"/>
          </w:tcPr>
          <w:p w:rsidR="00C436F0" w:rsidP="00C436F0" w:rsidRDefault="00C436F0" w14:paraId="762960A8" w14:textId="55C6EA95">
            <w:pPr>
              <w:rPr>
                <w:rFonts w:cs="CordiaUPC"/>
                <w:cs/>
              </w:rPr>
            </w:pPr>
            <w:r>
              <w:rPr>
                <w:rFonts w:cs="CordiaUPC"/>
              </w:rPr>
              <w:t xml:space="preserve">Default Value </w:t>
            </w:r>
            <w:r>
              <w:rPr>
                <w:rFonts w:cs="Angsana New"/>
                <w:cs/>
              </w:rPr>
              <w:t>: “</w:t>
            </w:r>
            <w:r>
              <w:rPr>
                <w:rFonts w:cs="CordiaUPC"/>
              </w:rPr>
              <w:t>Draft</w:t>
            </w:r>
            <w:r>
              <w:rPr>
                <w:rFonts w:cs="Angsana New"/>
                <w:cs/>
              </w:rPr>
              <w:t>”</w:t>
            </w:r>
          </w:p>
        </w:tc>
      </w:tr>
    </w:tbl>
    <w:p w:rsidR="00FB60F5" w:rsidP="00FB60F5" w:rsidRDefault="00FB60F5" w14:paraId="020E7476" w14:textId="09C8E8D9">
      <w:pPr>
        <w:pStyle w:val="Heading2"/>
        <w:numPr>
          <w:ilvl w:val="0"/>
          <w:numId w:val="1"/>
        </w:numPr>
        <w:ind w:left="426" w:hanging="426"/>
        <w:rPr>
          <w:rFonts w:ascii="CordiaUPC" w:hAnsi="CordiaUPC" w:cs="CordiaUPC"/>
          <w:sz w:val="36"/>
          <w:szCs w:val="36"/>
        </w:rPr>
      </w:pPr>
      <w:r>
        <w:rPr>
          <w:rFonts w:ascii="CordiaUPC" w:hAnsi="CordiaUPC" w:cs="CordiaUPC"/>
          <w:sz w:val="36"/>
          <w:szCs w:val="36"/>
        </w:rPr>
        <w:t>Mass PO Relation FBB</w:t>
      </w:r>
    </w:p>
    <w:p w:rsidRPr="00180BBA" w:rsidR="00FB60F5" w:rsidP="00BB3F68" w:rsidRDefault="00FB60F5" w14:paraId="7F968178" w14:textId="77777777">
      <w:pPr>
        <w:pStyle w:val="Heading3"/>
        <w:numPr>
          <w:ilvl w:val="0"/>
          <w:numId w:val="117"/>
        </w:numPr>
        <w:rPr>
          <w:rFonts w:ascii="CordiaUPC" w:hAnsi="CordiaUPC" w:cs="CordiaUPC"/>
          <w:sz w:val="32"/>
          <w:szCs w:val="40"/>
        </w:rPr>
      </w:pPr>
      <w:r w:rsidRPr="00180BBA">
        <w:rPr>
          <w:rFonts w:ascii="CordiaUPC" w:hAnsi="CordiaUPC" w:cs="CordiaUPC"/>
          <w:sz w:val="32"/>
          <w:szCs w:val="40"/>
        </w:rPr>
        <w:t>Field on Screen</w:t>
      </w:r>
    </w:p>
    <w:tbl>
      <w:tblPr>
        <w:tblW w:w="4977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522"/>
        <w:gridCol w:w="1930"/>
        <w:gridCol w:w="7"/>
        <w:gridCol w:w="5516"/>
      </w:tblGrid>
      <w:tr w:rsidRPr="008979A8" w:rsidR="00FB60F5" w:rsidTr="00832ED6" w14:paraId="20DFB1FE" w14:textId="77777777">
        <w:trPr>
          <w:cantSplit/>
          <w:tblHeader/>
        </w:trPr>
        <w:tc>
          <w:tcPr>
            <w:tcW w:w="848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FB60F5" w:rsidP="00832ED6" w:rsidRDefault="00FB60F5" w14:paraId="4BF1D80C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Field Name</w:t>
            </w:r>
          </w:p>
        </w:tc>
        <w:tc>
          <w:tcPr>
            <w:tcW w:w="1079" w:type="pct"/>
            <w:gridSpan w:val="2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FB60F5" w:rsidP="00832ED6" w:rsidRDefault="00FB60F5" w14:paraId="17FA3415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Type</w:t>
            </w:r>
          </w:p>
        </w:tc>
        <w:tc>
          <w:tcPr>
            <w:tcW w:w="3073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FB60F5" w:rsidP="00832ED6" w:rsidRDefault="00FB60F5" w14:paraId="74ACB66F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Comments</w:t>
            </w:r>
          </w:p>
        </w:tc>
      </w:tr>
      <w:tr w:rsidRPr="008979A8" w:rsidR="00C27875" w:rsidTr="00C27875" w14:paraId="3F487705" w14:textId="77777777">
        <w:trPr>
          <w:trHeight w:val="111"/>
        </w:trPr>
        <w:tc>
          <w:tcPr>
            <w:tcW w:w="5000" w:type="pct"/>
            <w:gridSpan w:val="4"/>
            <w:shd w:val="clear" w:color="auto" w:fill="C2D69B" w:themeFill="accent3" w:themeFillTint="99"/>
          </w:tcPr>
          <w:p w:rsidR="00C27875" w:rsidP="00C27875" w:rsidRDefault="00C27875" w14:paraId="1F5FF50B" w14:textId="3FC9B8C5">
            <w:pPr>
              <w:pStyle w:val="HeaderTable"/>
            </w:pPr>
            <w:r>
              <w:t>PO Relation FBB Table Section</w:t>
            </w:r>
          </w:p>
        </w:tc>
      </w:tr>
      <w:tr w:rsidRPr="008979A8" w:rsidR="000E77DA" w:rsidTr="00832ED6" w14:paraId="153B5E54" w14:textId="77777777">
        <w:trPr>
          <w:trHeight w:val="111"/>
        </w:trPr>
        <w:tc>
          <w:tcPr>
            <w:tcW w:w="848" w:type="pct"/>
          </w:tcPr>
          <w:p w:rsidRPr="00811C4B" w:rsidR="000E77DA" w:rsidP="000E77DA" w:rsidRDefault="000E77DA" w14:paraId="59AC576E" w14:textId="3832A6C5">
            <w:r w:rsidRPr="00811C4B">
              <w:t>Deduct Type</w:t>
            </w:r>
          </w:p>
        </w:tc>
        <w:tc>
          <w:tcPr>
            <w:tcW w:w="1079" w:type="pct"/>
            <w:gridSpan w:val="2"/>
          </w:tcPr>
          <w:p w:rsidR="000E77DA" w:rsidP="000E77DA" w:rsidRDefault="000E77DA" w14:paraId="43A305B4" w14:textId="77777777"/>
        </w:tc>
        <w:tc>
          <w:tcPr>
            <w:tcW w:w="3073" w:type="pct"/>
          </w:tcPr>
          <w:p w:rsidR="000E77DA" w:rsidP="000E77DA" w:rsidRDefault="000E77DA" w14:paraId="0A349EF3" w14:textId="77777777">
            <w:r>
              <w:rPr>
                <w:rFonts w:hint="cs"/>
                <w:cs/>
              </w:rPr>
              <w:t xml:space="preserve">แสดงใน </w:t>
            </w:r>
            <w:r>
              <w:t>Format</w:t>
            </w:r>
          </w:p>
          <w:p w:rsidR="000E77DA" w:rsidP="000E77DA" w:rsidRDefault="000E77DA" w14:paraId="07FA7347" w14:textId="77777777">
            <w:r>
              <w:t>deductType</w:t>
            </w:r>
          </w:p>
          <w:p w:rsidR="000C347A" w:rsidP="000E77DA" w:rsidRDefault="000C347A" w14:paraId="601EB610" w14:textId="4CE8F81E">
            <w:pPr>
              <w:rPr>
                <w:cs/>
              </w:rPr>
            </w:pPr>
            <w:r>
              <w:t xml:space="preserve">Visible </w:t>
            </w:r>
            <w:r>
              <w:rPr>
                <w:rFonts w:hint="cs"/>
                <w:cs/>
              </w:rPr>
              <w:t xml:space="preserve">เมื่อ </w:t>
            </w:r>
            <w:r>
              <w:t xml:space="preserve">customerType </w:t>
            </w:r>
            <w:r>
              <w:rPr>
                <w:rFonts w:hint="cs"/>
                <w:cs/>
              </w:rPr>
              <w:t xml:space="preserve">เป็น </w:t>
            </w:r>
            <w:r>
              <w:rPr>
                <w:rFonts w:cs="Angsana New"/>
                <w:cs/>
              </w:rPr>
              <w:t>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priceType </w:t>
            </w:r>
            <w:r>
              <w:rPr>
                <w:rFonts w:hint="cs"/>
                <w:cs/>
              </w:rPr>
              <w:t xml:space="preserve">เป็น </w:t>
            </w:r>
            <w:r>
              <w:rPr>
                <w:rFonts w:cs="CordiaUPC"/>
                <w:cs/>
              </w:rPr>
              <w:t>“</w:t>
            </w:r>
            <w:r>
              <w:t>Recurring</w:t>
            </w:r>
            <w:r>
              <w:rPr>
                <w:rFonts w:cs="CordiaUPC"/>
                <w:cs/>
              </w:rPr>
              <w:t>”</w:t>
            </w:r>
          </w:p>
        </w:tc>
      </w:tr>
      <w:tr w:rsidRPr="008979A8" w:rsidR="00C27875" w:rsidTr="00832ED6" w14:paraId="27CD6226" w14:textId="77777777">
        <w:trPr>
          <w:trHeight w:val="111"/>
        </w:trPr>
        <w:tc>
          <w:tcPr>
            <w:tcW w:w="848" w:type="pct"/>
          </w:tcPr>
          <w:p w:rsidR="00C27875" w:rsidP="00C27875" w:rsidRDefault="00C27875" w14:paraId="5A0AD45B" w14:textId="5CC35255">
            <w:r>
              <w:t xml:space="preserve">Effective </w:t>
            </w:r>
            <w:r w:rsidR="00B26592">
              <w:t xml:space="preserve">Start </w:t>
            </w:r>
            <w:r>
              <w:t>Date</w:t>
            </w:r>
          </w:p>
        </w:tc>
        <w:tc>
          <w:tcPr>
            <w:tcW w:w="1079" w:type="pct"/>
            <w:gridSpan w:val="2"/>
          </w:tcPr>
          <w:p w:rsidR="00C27875" w:rsidP="00C27875" w:rsidRDefault="00C27875" w14:paraId="6C818338" w14:textId="77777777"/>
        </w:tc>
        <w:tc>
          <w:tcPr>
            <w:tcW w:w="3073" w:type="pct"/>
          </w:tcPr>
          <w:p w:rsidR="00C27875" w:rsidP="00C27875" w:rsidRDefault="00C27875" w14:paraId="5D0FD6BD" w14:textId="77777777">
            <w:r>
              <w:rPr>
                <w:rFonts w:hint="cs"/>
                <w:cs/>
              </w:rPr>
              <w:t xml:space="preserve">แสดงใน </w:t>
            </w:r>
            <w:r>
              <w:t>Format</w:t>
            </w:r>
          </w:p>
          <w:p w:rsidR="00C27875" w:rsidP="00C27875" w:rsidRDefault="00C27875" w14:paraId="3F93E538" w14:textId="75C612FF">
            <w:r>
              <w:t>effectiveStartDate</w:t>
            </w:r>
          </w:p>
        </w:tc>
      </w:tr>
      <w:tr w:rsidRPr="008979A8" w:rsidR="00B26592" w:rsidTr="00832ED6" w14:paraId="602E25B3" w14:textId="77777777">
        <w:trPr>
          <w:trHeight w:val="111"/>
        </w:trPr>
        <w:tc>
          <w:tcPr>
            <w:tcW w:w="848" w:type="pct"/>
          </w:tcPr>
          <w:p w:rsidR="00B26592" w:rsidP="00C27875" w:rsidRDefault="00B26592" w14:paraId="194488EA" w14:textId="5903F3E7">
            <w:r>
              <w:t>Effective End Date</w:t>
            </w:r>
          </w:p>
        </w:tc>
        <w:tc>
          <w:tcPr>
            <w:tcW w:w="1079" w:type="pct"/>
            <w:gridSpan w:val="2"/>
          </w:tcPr>
          <w:p w:rsidR="00B26592" w:rsidP="00C27875" w:rsidRDefault="00B26592" w14:paraId="754533C0" w14:textId="77777777"/>
        </w:tc>
        <w:tc>
          <w:tcPr>
            <w:tcW w:w="3073" w:type="pct"/>
          </w:tcPr>
          <w:p w:rsidR="00B26592" w:rsidP="00B26592" w:rsidRDefault="00B26592" w14:paraId="477A9932" w14:textId="77777777">
            <w:r>
              <w:rPr>
                <w:rFonts w:hint="cs"/>
                <w:cs/>
              </w:rPr>
              <w:t xml:space="preserve">แสดงใน </w:t>
            </w:r>
            <w:r>
              <w:t>Format</w:t>
            </w:r>
          </w:p>
          <w:p w:rsidR="00B26592" w:rsidP="00C27875" w:rsidRDefault="00B26592" w14:paraId="7ADF362C" w14:textId="3D4B2CF8">
            <w:pPr>
              <w:rPr>
                <w:cs/>
              </w:rPr>
            </w:pPr>
            <w:r>
              <w:t>effectiveEndDate</w:t>
            </w:r>
          </w:p>
        </w:tc>
      </w:tr>
      <w:tr w:rsidRPr="008979A8" w:rsidR="00C27875" w:rsidTr="00832ED6" w14:paraId="2AD59ADE" w14:textId="77777777">
        <w:trPr>
          <w:trHeight w:val="111"/>
        </w:trPr>
        <w:tc>
          <w:tcPr>
            <w:tcW w:w="848" w:type="pct"/>
          </w:tcPr>
          <w:p w:rsidR="00C27875" w:rsidP="00C27875" w:rsidRDefault="00C27875" w14:paraId="0D3B0641" w14:textId="029C9B95">
            <w:r>
              <w:t>PO Relation Type</w:t>
            </w:r>
          </w:p>
        </w:tc>
        <w:tc>
          <w:tcPr>
            <w:tcW w:w="1079" w:type="pct"/>
            <w:gridSpan w:val="2"/>
          </w:tcPr>
          <w:p w:rsidR="00C27875" w:rsidP="00C27875" w:rsidRDefault="00C27875" w14:paraId="2C6B92CD" w14:textId="77777777"/>
        </w:tc>
        <w:tc>
          <w:tcPr>
            <w:tcW w:w="3073" w:type="pct"/>
          </w:tcPr>
          <w:p w:rsidR="00C27875" w:rsidP="00C27875" w:rsidRDefault="00C27875" w14:paraId="4D0943CC" w14:textId="77777777">
            <w:r>
              <w:rPr>
                <w:rFonts w:hint="cs"/>
                <w:cs/>
              </w:rPr>
              <w:t xml:space="preserve">แสดงใน </w:t>
            </w:r>
            <w:r>
              <w:t>Format</w:t>
            </w:r>
          </w:p>
          <w:p w:rsidR="00C27875" w:rsidP="00C27875" w:rsidRDefault="0052529B" w14:paraId="35EB9C3D" w14:textId="6C44B877">
            <w:r>
              <w:t>poRelationType</w:t>
            </w:r>
          </w:p>
        </w:tc>
      </w:tr>
      <w:tr w:rsidRPr="008979A8" w:rsidR="00C27875" w:rsidTr="00832ED6" w14:paraId="1540282A" w14:textId="77777777">
        <w:trPr>
          <w:trHeight w:val="111"/>
        </w:trPr>
        <w:tc>
          <w:tcPr>
            <w:tcW w:w="848" w:type="pct"/>
          </w:tcPr>
          <w:p w:rsidR="00C27875" w:rsidP="00C27875" w:rsidRDefault="00C27875" w14:paraId="5FA2EDCB" w14:textId="3CB54005">
            <w:r>
              <w:t>PO Relation</w:t>
            </w:r>
          </w:p>
        </w:tc>
        <w:tc>
          <w:tcPr>
            <w:tcW w:w="1079" w:type="pct"/>
            <w:gridSpan w:val="2"/>
          </w:tcPr>
          <w:p w:rsidR="00C27875" w:rsidP="00C27875" w:rsidRDefault="00C27875" w14:paraId="088978F7" w14:textId="77777777"/>
        </w:tc>
        <w:tc>
          <w:tcPr>
            <w:tcW w:w="3073" w:type="pct"/>
          </w:tcPr>
          <w:p w:rsidR="00C27875" w:rsidP="00C27875" w:rsidRDefault="00C27875" w14:paraId="1065DA1C" w14:textId="77777777">
            <w:r>
              <w:rPr>
                <w:rFonts w:hint="cs"/>
                <w:cs/>
              </w:rPr>
              <w:t xml:space="preserve">แสดงใน </w:t>
            </w:r>
            <w:r>
              <w:t>Format</w:t>
            </w:r>
          </w:p>
          <w:p w:rsidR="00C27875" w:rsidP="00C27875" w:rsidRDefault="00C27875" w14:paraId="2E6D12EE" w14:textId="77777777">
            <w:r>
              <w:rPr>
                <w:rFonts w:hint="cs"/>
                <w:cs/>
              </w:rPr>
              <w:t xml:space="preserve">ค่า </w:t>
            </w:r>
            <w:r>
              <w:t xml:space="preserve">Display </w:t>
            </w:r>
            <w:r>
              <w:rPr>
                <w:rFonts w:hint="cs"/>
                <w:cs/>
              </w:rPr>
              <w:t xml:space="preserve">ของ </w:t>
            </w:r>
            <w:r>
              <w:t>poRelation</w:t>
            </w:r>
          </w:p>
          <w:p w:rsidR="00C27875" w:rsidP="00C27875" w:rsidRDefault="00C27875" w14:paraId="1CF244A5" w14:textId="297BF520">
            <w:r>
              <w:rPr>
                <w:rFonts w:hint="cs"/>
                <w:cs/>
              </w:rPr>
              <w:t xml:space="preserve">หมายเหตุ ถ้ามีค่ามากกว่า </w:t>
            </w:r>
            <w:r>
              <w:t xml:space="preserve">1 </w:t>
            </w:r>
            <w:r>
              <w:rPr>
                <w:rFonts w:hint="cs"/>
                <w:cs/>
              </w:rPr>
              <w:t xml:space="preserve">ค่า ให้ขึ้นบรรทัดใหม่โดยที่ยังอยู่ใน </w:t>
            </w:r>
            <w:r>
              <w:t xml:space="preserve">Row </w:t>
            </w:r>
            <w:r>
              <w:rPr>
                <w:rFonts w:hint="cs"/>
                <w:cs/>
              </w:rPr>
              <w:t>เดิม</w:t>
            </w:r>
          </w:p>
        </w:tc>
      </w:tr>
      <w:tr w:rsidRPr="008979A8" w:rsidR="00C27875" w:rsidTr="00832ED6" w14:paraId="632CAB71" w14:textId="77777777">
        <w:trPr>
          <w:trHeight w:val="111"/>
        </w:trPr>
        <w:tc>
          <w:tcPr>
            <w:tcW w:w="848" w:type="pct"/>
          </w:tcPr>
          <w:p w:rsidR="00C27875" w:rsidP="00C27875" w:rsidRDefault="00C27875" w14:paraId="43ABA072" w14:textId="13779D1A">
            <w:r>
              <w:t>Remark</w:t>
            </w:r>
          </w:p>
        </w:tc>
        <w:tc>
          <w:tcPr>
            <w:tcW w:w="1079" w:type="pct"/>
            <w:gridSpan w:val="2"/>
          </w:tcPr>
          <w:p w:rsidR="00C27875" w:rsidP="00C27875" w:rsidRDefault="00C27875" w14:paraId="2A3717CC" w14:textId="77777777"/>
        </w:tc>
        <w:tc>
          <w:tcPr>
            <w:tcW w:w="3073" w:type="pct"/>
          </w:tcPr>
          <w:p w:rsidR="00C27875" w:rsidP="00C27875" w:rsidRDefault="00C27875" w14:paraId="6ED2A511" w14:textId="77777777">
            <w:r>
              <w:rPr>
                <w:rFonts w:hint="cs"/>
                <w:cs/>
              </w:rPr>
              <w:t xml:space="preserve">แสดงใน </w:t>
            </w:r>
            <w:r>
              <w:t>Format</w:t>
            </w:r>
          </w:p>
          <w:p w:rsidR="00C27875" w:rsidP="00C27875" w:rsidRDefault="00C27875" w14:paraId="1E98B38B" w14:textId="221366FA">
            <w:r>
              <w:t>remark</w:t>
            </w:r>
          </w:p>
        </w:tc>
      </w:tr>
      <w:tr w:rsidRPr="008979A8" w:rsidR="00C27875" w:rsidTr="00832ED6" w14:paraId="0F9AE734" w14:textId="77777777">
        <w:trPr>
          <w:trHeight w:val="111"/>
        </w:trPr>
        <w:tc>
          <w:tcPr>
            <w:tcW w:w="848" w:type="pct"/>
          </w:tcPr>
          <w:p w:rsidR="00C27875" w:rsidP="00C27875" w:rsidRDefault="00C27875" w14:paraId="5D624A94" w14:textId="77777777">
            <w:pPr>
              <w:tabs>
                <w:tab w:val="left" w:pos="1356"/>
              </w:tabs>
            </w:pPr>
            <w:r>
              <w:t>Action</w:t>
            </w:r>
          </w:p>
          <w:p w:rsidR="00C27875" w:rsidP="00BB3F68" w:rsidRDefault="00C27875" w14:paraId="43BA06FC" w14:textId="1ED3EDBA">
            <w:pPr>
              <w:pStyle w:val="ListParagraph"/>
              <w:numPr>
                <w:ilvl w:val="0"/>
                <w:numId w:val="123"/>
              </w:numPr>
            </w:pPr>
            <w:r>
              <w:t>Edit</w:t>
            </w:r>
          </w:p>
        </w:tc>
        <w:tc>
          <w:tcPr>
            <w:tcW w:w="1079" w:type="pct"/>
            <w:gridSpan w:val="2"/>
          </w:tcPr>
          <w:p w:rsidR="00C27875" w:rsidP="00C27875" w:rsidRDefault="00C27875" w14:paraId="52AAD1D4" w14:textId="4353C9DE">
            <w:r>
              <w:t>Button</w:t>
            </w:r>
          </w:p>
        </w:tc>
        <w:tc>
          <w:tcPr>
            <w:tcW w:w="3073" w:type="pct"/>
          </w:tcPr>
          <w:p w:rsidR="00C27875" w:rsidP="00C27875" w:rsidRDefault="00C27875" w14:paraId="7E409B83" w14:textId="342AFA6E">
            <w:r w:rsidRPr="0079598B">
              <w:rPr>
                <w:cs/>
              </w:rPr>
              <w:t xml:space="preserve">เมื่อกดปุ่มให้ทำการ </w:t>
            </w:r>
            <w:r w:rsidRPr="0079598B">
              <w:t xml:space="preserve">Visible </w:t>
            </w:r>
            <w:r>
              <w:t xml:space="preserve">PO Relation </w:t>
            </w:r>
            <w:r w:rsidR="0052529B">
              <w:t xml:space="preserve">FBB </w:t>
            </w:r>
            <w:r>
              <w:t xml:space="preserve">Detail </w:t>
            </w:r>
            <w:r w:rsidRPr="0079598B">
              <w:t>Section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และดึงข้อมูลของ </w:t>
            </w:r>
            <w:r>
              <w:t xml:space="preserve">Row </w:t>
            </w:r>
            <w:r>
              <w:rPr>
                <w:rFonts w:hint="cs"/>
                <w:cs/>
              </w:rPr>
              <w:t>นั้นๆ มาแสดง</w:t>
            </w:r>
          </w:p>
        </w:tc>
      </w:tr>
      <w:tr w:rsidRPr="008979A8" w:rsidR="00C27875" w:rsidTr="00832ED6" w14:paraId="327850CF" w14:textId="77777777">
        <w:trPr>
          <w:trHeight w:val="111"/>
        </w:trPr>
        <w:tc>
          <w:tcPr>
            <w:tcW w:w="848" w:type="pct"/>
          </w:tcPr>
          <w:p w:rsidR="00C27875" w:rsidP="00C27875" w:rsidRDefault="00C27875" w14:paraId="02F81EC9" w14:textId="77777777">
            <w:pPr>
              <w:tabs>
                <w:tab w:val="left" w:pos="1356"/>
              </w:tabs>
            </w:pPr>
            <w:r>
              <w:t>Action</w:t>
            </w:r>
          </w:p>
          <w:p w:rsidR="00C27875" w:rsidP="00BB3F68" w:rsidRDefault="00C27875" w14:paraId="16098EA6" w14:textId="03C1A88A">
            <w:pPr>
              <w:pStyle w:val="ListParagraph"/>
              <w:numPr>
                <w:ilvl w:val="0"/>
                <w:numId w:val="122"/>
              </w:numPr>
            </w:pPr>
            <w:r>
              <w:t>Delete</w:t>
            </w:r>
          </w:p>
        </w:tc>
        <w:tc>
          <w:tcPr>
            <w:tcW w:w="1079" w:type="pct"/>
            <w:gridSpan w:val="2"/>
          </w:tcPr>
          <w:p w:rsidR="00C27875" w:rsidP="00C27875" w:rsidRDefault="00C27875" w14:paraId="07B23D0A" w14:textId="376B78DB">
            <w:r>
              <w:t>Button</w:t>
            </w:r>
          </w:p>
        </w:tc>
        <w:tc>
          <w:tcPr>
            <w:tcW w:w="3073" w:type="pct"/>
          </w:tcPr>
          <w:p w:rsidR="00C27875" w:rsidP="00C27875" w:rsidRDefault="00C27875" w14:paraId="5BDC6E17" w14:textId="31083609">
            <w:r w:rsidRPr="0079598B">
              <w:rPr>
                <w:cs/>
              </w:rPr>
              <w:t>เมื่</w:t>
            </w:r>
            <w:r>
              <w:rPr>
                <w:rFonts w:hint="cs"/>
                <w:cs/>
              </w:rPr>
              <w:t>อ</w:t>
            </w:r>
            <w:r w:rsidRPr="0079598B">
              <w:rPr>
                <w:cs/>
              </w:rPr>
              <w:t>กดปุ่มให้ทำการ</w:t>
            </w:r>
            <w:r>
              <w:t xml:space="preserve"> Delete </w:t>
            </w:r>
            <w:r>
              <w:rPr>
                <w:rFonts w:hint="cs"/>
                <w:cs/>
              </w:rPr>
              <w:t xml:space="preserve">ข้อมูลของ </w:t>
            </w:r>
            <w:r>
              <w:t xml:space="preserve">Row </w:t>
            </w:r>
            <w:r>
              <w:rPr>
                <w:rFonts w:hint="cs"/>
                <w:cs/>
              </w:rPr>
              <w:t>นั้นๆ</w:t>
            </w:r>
          </w:p>
        </w:tc>
      </w:tr>
      <w:tr w:rsidRPr="008979A8" w:rsidR="00C27875" w:rsidTr="00832ED6" w14:paraId="52E88479" w14:textId="77777777">
        <w:trPr>
          <w:trHeight w:val="111"/>
        </w:trPr>
        <w:tc>
          <w:tcPr>
            <w:tcW w:w="848" w:type="pct"/>
          </w:tcPr>
          <w:p w:rsidR="00C27875" w:rsidP="00C27875" w:rsidRDefault="00C27875" w14:paraId="4CC0D09E" w14:textId="230DB4CA">
            <w:r>
              <w:rPr>
                <w:rFonts w:hint="cs"/>
                <w:cs/>
              </w:rPr>
              <w:t xml:space="preserve">ปุ่ม </w:t>
            </w:r>
            <w:r>
              <w:rPr>
                <w:rFonts w:cs="Angsana New"/>
                <w:cs/>
              </w:rPr>
              <w:t>+</w:t>
            </w:r>
          </w:p>
        </w:tc>
        <w:tc>
          <w:tcPr>
            <w:tcW w:w="1079" w:type="pct"/>
            <w:gridSpan w:val="2"/>
          </w:tcPr>
          <w:p w:rsidR="00C27875" w:rsidP="00C27875" w:rsidRDefault="00C27875" w14:paraId="1C1018D0" w14:textId="5FDD61BA">
            <w:r>
              <w:t>Button</w:t>
            </w:r>
          </w:p>
        </w:tc>
        <w:tc>
          <w:tcPr>
            <w:tcW w:w="3073" w:type="pct"/>
          </w:tcPr>
          <w:p w:rsidR="00C27875" w:rsidP="00C27875" w:rsidRDefault="00C27875" w14:paraId="3094AE1E" w14:textId="531B4886">
            <w:r>
              <w:rPr>
                <w:rFonts w:hint="cs"/>
                <w:cs/>
              </w:rPr>
              <w:t xml:space="preserve">เมื่อกดปุ่มให้ทำการ </w:t>
            </w:r>
            <w:r>
              <w:t xml:space="preserve">Visible PO Relation </w:t>
            </w:r>
            <w:r w:rsidR="0052529B">
              <w:t xml:space="preserve">FBB </w:t>
            </w:r>
            <w:r>
              <w:t>Detail Section</w:t>
            </w:r>
          </w:p>
        </w:tc>
      </w:tr>
      <w:tr w:rsidRPr="008979A8" w:rsidR="00C27875" w:rsidTr="00C27875" w14:paraId="6D3D034E" w14:textId="77777777">
        <w:trPr>
          <w:trHeight w:val="111"/>
        </w:trPr>
        <w:tc>
          <w:tcPr>
            <w:tcW w:w="5000" w:type="pct"/>
            <w:gridSpan w:val="4"/>
            <w:shd w:val="clear" w:color="auto" w:fill="C2D69B" w:themeFill="accent3" w:themeFillTint="99"/>
          </w:tcPr>
          <w:p w:rsidR="00C27875" w:rsidP="00C27875" w:rsidRDefault="00C27875" w14:paraId="6957ED71" w14:textId="0128AD01">
            <w:pPr>
              <w:pStyle w:val="HeaderTable"/>
            </w:pPr>
            <w:r>
              <w:t>End PO Relation FBB Table Section</w:t>
            </w:r>
          </w:p>
        </w:tc>
      </w:tr>
      <w:tr w:rsidRPr="008979A8" w:rsidR="0052529B" w:rsidTr="0052529B" w14:paraId="53CB7E0A" w14:textId="77777777">
        <w:trPr>
          <w:trHeight w:val="111"/>
        </w:trPr>
        <w:tc>
          <w:tcPr>
            <w:tcW w:w="5000" w:type="pct"/>
            <w:gridSpan w:val="4"/>
            <w:shd w:val="clear" w:color="auto" w:fill="C2D69B" w:themeFill="accent3" w:themeFillTint="99"/>
          </w:tcPr>
          <w:p w:rsidR="0052529B" w:rsidP="0052529B" w:rsidRDefault="0052529B" w14:paraId="4F46377C" w14:textId="63C3F7A0">
            <w:pPr>
              <w:pStyle w:val="HeaderTable"/>
            </w:pPr>
            <w:r>
              <w:t>PO Relation FBB Detail Section</w:t>
            </w:r>
          </w:p>
        </w:tc>
      </w:tr>
      <w:tr w:rsidRPr="008979A8" w:rsidR="000E77DA" w:rsidTr="00832ED6" w14:paraId="299919D5" w14:textId="77777777">
        <w:trPr>
          <w:trHeight w:val="111"/>
        </w:trPr>
        <w:tc>
          <w:tcPr>
            <w:tcW w:w="848" w:type="pct"/>
          </w:tcPr>
          <w:p w:rsidR="000E77DA" w:rsidP="000E77DA" w:rsidRDefault="000E77DA" w14:paraId="181E14CB" w14:textId="61547F67">
            <w:r>
              <w:t>deductType</w:t>
            </w:r>
          </w:p>
        </w:tc>
        <w:tc>
          <w:tcPr>
            <w:tcW w:w="1079" w:type="pct"/>
            <w:gridSpan w:val="2"/>
          </w:tcPr>
          <w:p w:rsidR="000E77DA" w:rsidP="000E77DA" w:rsidRDefault="000E77DA" w14:paraId="55107E7F" w14:textId="01A88E5A">
            <w:r>
              <w:t>Drop Down List</w:t>
            </w:r>
          </w:p>
        </w:tc>
        <w:tc>
          <w:tcPr>
            <w:tcW w:w="3073" w:type="pct"/>
          </w:tcPr>
          <w:p w:rsidR="000E77DA" w:rsidP="000E77DA" w:rsidRDefault="000E77DA" w14:paraId="3A69D6CE" w14:textId="77777777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C600C4">
              <w:rPr>
                <w:rFonts w:cs="Angsana New"/>
                <w:color w:val="FF0000"/>
                <w:cs/>
              </w:rPr>
              <w:t>*</w:t>
            </w:r>
            <w:r>
              <w:rPr>
                <w:color w:val="FF0000"/>
              </w:rPr>
              <w:t>Deduct Type</w:t>
            </w:r>
            <w:r>
              <w:rPr>
                <w:rFonts w:cs="Angsana New"/>
                <w:cs/>
              </w:rPr>
              <w:t xml:space="preserve"> </w:t>
            </w:r>
          </w:p>
          <w:p w:rsidR="000E77DA" w:rsidP="000E77DA" w:rsidRDefault="000E77DA" w14:paraId="09627AF3" w14:textId="3D89EB4F">
            <w:r w:rsidRPr="004C3917">
              <w:t>List of Value</w:t>
            </w:r>
            <w:r>
              <w:rPr>
                <w:rFonts w:cs="Angsana New"/>
                <w:cs/>
              </w:rPr>
              <w:t xml:space="preserve"> : </w:t>
            </w:r>
            <w:r>
              <w:rPr>
                <w:rFonts w:hint="cs"/>
                <w:cs/>
              </w:rPr>
              <w:t xml:space="preserve">ดึงจาก 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FLW_CFG_LOV </w:t>
            </w:r>
            <w:r>
              <w:rPr>
                <w:rFonts w:hint="cs"/>
                <w:cs/>
              </w:rPr>
              <w:t xml:space="preserve">โดย </w:t>
            </w:r>
            <w:r>
              <w:t xml:space="preserve">group_type </w:t>
            </w:r>
            <w:r>
              <w:rPr>
                <w:rFonts w:cs="Angsana New"/>
                <w:cs/>
              </w:rPr>
              <w:t xml:space="preserve">= </w:t>
            </w:r>
            <w:r w:rsidR="00CD4241">
              <w:rPr>
                <w:rFonts w:cs="CordiaUPC"/>
                <w:cs/>
              </w:rPr>
              <w:t>“</w:t>
            </w:r>
            <w:r w:rsidR="00CD4241">
              <w:t>Deduct Type</w:t>
            </w:r>
            <w:r w:rsidR="00CD4241">
              <w:rPr>
                <w:rFonts w:cs="CordiaUPC"/>
                <w:cs/>
              </w:rPr>
              <w:t xml:space="preserve">” </w:t>
            </w:r>
            <w:r w:rsidR="00CD4241">
              <w:rPr>
                <w:rFonts w:hint="cs"/>
                <w:cs/>
              </w:rPr>
              <w:t xml:space="preserve">และ </w:t>
            </w:r>
            <w:r w:rsidR="00CD4241">
              <w:t xml:space="preserve">status </w:t>
            </w:r>
            <w:r w:rsidR="00CD4241">
              <w:rPr>
                <w:rFonts w:cs="CordiaUPC"/>
                <w:cs/>
              </w:rPr>
              <w:t>= “</w:t>
            </w:r>
            <w:r w:rsidR="00CD4241">
              <w:t>Active</w:t>
            </w:r>
            <w:r w:rsidR="00CD4241">
              <w:rPr>
                <w:rFonts w:cs="CordiaUPC"/>
                <w:cs/>
              </w:rPr>
              <w:t>”</w:t>
            </w:r>
          </w:p>
          <w:p w:rsidR="000E77DA" w:rsidP="000E77DA" w:rsidRDefault="000E77DA" w14:paraId="6969973B" w14:textId="7E2B5D6B">
            <w:r>
              <w:t xml:space="preserve">Visible </w:t>
            </w:r>
            <w:r>
              <w:rPr>
                <w:rFonts w:hint="cs"/>
                <w:cs/>
              </w:rPr>
              <w:t xml:space="preserve">เมื่อ </w:t>
            </w:r>
            <w:r>
              <w:t xml:space="preserve">customerType </w:t>
            </w:r>
            <w:r>
              <w:rPr>
                <w:rFonts w:hint="cs"/>
                <w:cs/>
              </w:rPr>
              <w:t xml:space="preserve">เป็น </w:t>
            </w:r>
            <w:r>
              <w:rPr>
                <w:rFonts w:cs="Angsana New"/>
                <w:cs/>
              </w:rPr>
              <w:t>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priceType </w:t>
            </w:r>
            <w:r>
              <w:rPr>
                <w:rFonts w:hint="cs"/>
                <w:cs/>
              </w:rPr>
              <w:t xml:space="preserve">เป็น </w:t>
            </w:r>
            <w:r>
              <w:rPr>
                <w:rFonts w:cs="CordiaUPC"/>
                <w:cs/>
              </w:rPr>
              <w:t>“</w:t>
            </w:r>
            <w:r>
              <w:t>Recurring</w:t>
            </w:r>
            <w:r>
              <w:rPr>
                <w:rFonts w:cs="CordiaUPC"/>
                <w:cs/>
              </w:rPr>
              <w:t>”</w:t>
            </w:r>
          </w:p>
          <w:p w:rsidRPr="00CD4241" w:rsidR="00CD4241" w:rsidP="0081447A" w:rsidRDefault="00CD4241" w14:paraId="74D1A44D" w14:textId="1A83D93C">
            <w:r w:rsidRPr="00CD4241">
              <w:rPr>
                <w:rFonts w:cs="Angsana New"/>
                <w:cs/>
              </w:rPr>
              <w:t xml:space="preserve">ถ้าไม่ใช่ให้ </w:t>
            </w:r>
            <w:r w:rsidRPr="00D97F36">
              <w:t>Invisible</w:t>
            </w:r>
            <w:r w:rsidRPr="00D97F36">
              <w:rPr>
                <w:rFonts w:cs="Angsana New"/>
                <w:cs/>
              </w:rPr>
              <w:t xml:space="preserve"> </w:t>
            </w:r>
            <w:r w:rsidR="0081447A">
              <w:rPr>
                <w:rFonts w:cs="Angsana New"/>
                <w:cs/>
              </w:rPr>
              <w:t>และทำการเคลียร์ข้อมูล</w:t>
            </w:r>
            <w:r w:rsidRPr="00CD4241">
              <w:rPr>
                <w:rFonts w:cs="Angsana New"/>
                <w:cs/>
              </w:rPr>
              <w:t xml:space="preserve"> </w:t>
            </w:r>
            <w:r w:rsidRPr="00D97F36">
              <w:t>deductType</w:t>
            </w:r>
          </w:p>
        </w:tc>
      </w:tr>
      <w:tr w:rsidRPr="008979A8" w:rsidR="000E77DA" w:rsidTr="00832ED6" w14:paraId="68A2AC69" w14:textId="77777777">
        <w:trPr>
          <w:trHeight w:val="111"/>
        </w:trPr>
        <w:tc>
          <w:tcPr>
            <w:tcW w:w="848" w:type="pct"/>
          </w:tcPr>
          <w:p w:rsidR="000E77DA" w:rsidP="000E77DA" w:rsidRDefault="000E77DA" w14:paraId="58B4BFD2" w14:textId="07720F54">
            <w:r>
              <w:t>effectiveStartDate</w:t>
            </w:r>
          </w:p>
        </w:tc>
        <w:tc>
          <w:tcPr>
            <w:tcW w:w="1079" w:type="pct"/>
            <w:gridSpan w:val="2"/>
          </w:tcPr>
          <w:p w:rsidR="000E77DA" w:rsidP="000E77DA" w:rsidRDefault="000E77DA" w14:paraId="292FB820" w14:textId="3DC2C323">
            <w:r>
              <w:t>Calendar</w:t>
            </w:r>
          </w:p>
        </w:tc>
        <w:tc>
          <w:tcPr>
            <w:tcW w:w="3073" w:type="pct"/>
          </w:tcPr>
          <w:p w:rsidR="000E77DA" w:rsidP="000E77DA" w:rsidRDefault="000E77DA" w14:paraId="73C4E356" w14:textId="77777777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121EB1">
              <w:rPr>
                <w:rFonts w:cs="Angsana New"/>
                <w:color w:val="FF0000"/>
                <w:cs/>
              </w:rPr>
              <w:t>*</w:t>
            </w:r>
            <w:r w:rsidRPr="00121EB1">
              <w:rPr>
                <w:color w:val="FF0000"/>
              </w:rPr>
              <w:t xml:space="preserve">Effective Date </w:t>
            </w:r>
            <w:r>
              <w:rPr>
                <w:rFonts w:cs="Angsana New"/>
                <w:cs/>
              </w:rPr>
              <w:t>: …</w:t>
            </w:r>
            <w:r>
              <w:t>Start</w:t>
            </w:r>
            <w:r>
              <w:rPr>
                <w:rFonts w:cs="Angsana New"/>
                <w:cs/>
              </w:rPr>
              <w:t xml:space="preserve">… </w:t>
            </w:r>
            <w:r>
              <w:t xml:space="preserve">to </w:t>
            </w:r>
            <w:r>
              <w:rPr>
                <w:rFonts w:cs="Angsana New"/>
                <w:cs/>
              </w:rPr>
              <w:t>…</w:t>
            </w:r>
            <w:r>
              <w:t>End</w:t>
            </w:r>
            <w:r>
              <w:rPr>
                <w:rFonts w:cs="Angsana New"/>
                <w:cs/>
              </w:rPr>
              <w:t>…</w:t>
            </w:r>
          </w:p>
          <w:p w:rsidR="000E77DA" w:rsidP="000E77DA" w:rsidRDefault="000E77DA" w14:paraId="26B77F7D" w14:textId="63526156">
            <w:r>
              <w:t xml:space="preserve">Default Value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 xml:space="preserve">มาจาก </w:t>
            </w:r>
            <w:r w:rsidRPr="00F54062">
              <w:t>commercialLaunchDate</w:t>
            </w:r>
          </w:p>
        </w:tc>
      </w:tr>
      <w:tr w:rsidRPr="008979A8" w:rsidR="000E77DA" w:rsidTr="00832ED6" w14:paraId="5B3447E7" w14:textId="77777777">
        <w:trPr>
          <w:trHeight w:val="111"/>
        </w:trPr>
        <w:tc>
          <w:tcPr>
            <w:tcW w:w="848" w:type="pct"/>
          </w:tcPr>
          <w:p w:rsidR="000E77DA" w:rsidP="000E77DA" w:rsidRDefault="000E77DA" w14:paraId="209DD653" w14:textId="6A6D0D43">
            <w:r>
              <w:t>effectiveEndDate</w:t>
            </w:r>
          </w:p>
        </w:tc>
        <w:tc>
          <w:tcPr>
            <w:tcW w:w="1079" w:type="pct"/>
            <w:gridSpan w:val="2"/>
          </w:tcPr>
          <w:p w:rsidR="000E77DA" w:rsidP="000E77DA" w:rsidRDefault="000E77DA" w14:paraId="6233F721" w14:textId="74A2A831">
            <w:r>
              <w:t>Calendar</w:t>
            </w:r>
          </w:p>
        </w:tc>
        <w:tc>
          <w:tcPr>
            <w:tcW w:w="3073" w:type="pct"/>
          </w:tcPr>
          <w:p w:rsidR="000E77DA" w:rsidP="000E77DA" w:rsidRDefault="000E77DA" w14:paraId="1F1B4C60" w14:textId="77777777">
            <w:r>
              <w:rPr>
                <w:rFonts w:hint="cs"/>
                <w:cs/>
              </w:rPr>
              <w:t xml:space="preserve">อยู่บรรทัดเดียวกันกับ </w:t>
            </w:r>
            <w:r>
              <w:t>effectiveStartDate</w:t>
            </w:r>
          </w:p>
          <w:p w:rsidR="000E77DA" w:rsidP="000E77DA" w:rsidRDefault="000E77DA" w14:paraId="7E9CAA0A" w14:textId="754DB9FE">
            <w:r>
              <w:t xml:space="preserve">Default Value </w:t>
            </w:r>
            <w:r>
              <w:rPr>
                <w:rFonts w:cs="Angsana New"/>
                <w:cs/>
              </w:rPr>
              <w:t>:</w:t>
            </w:r>
            <w:r>
              <w:rPr>
                <w:rFonts w:hint="cs"/>
                <w:cs/>
              </w:rPr>
              <w:t xml:space="preserve"> มาจาก </w:t>
            </w:r>
            <w:r w:rsidRPr="00F54062">
              <w:t>expireDate</w:t>
            </w:r>
          </w:p>
        </w:tc>
      </w:tr>
      <w:tr w:rsidRPr="008979A8" w:rsidR="000E77DA" w:rsidTr="00832ED6" w14:paraId="69C87981" w14:textId="77777777">
        <w:trPr>
          <w:trHeight w:val="111"/>
        </w:trPr>
        <w:tc>
          <w:tcPr>
            <w:tcW w:w="848" w:type="pct"/>
          </w:tcPr>
          <w:p w:rsidR="000E77DA" w:rsidP="000E77DA" w:rsidRDefault="000E77DA" w14:paraId="40BC25E1" w14:textId="77777777">
            <w:r>
              <w:t>poRelationType</w:t>
            </w:r>
          </w:p>
        </w:tc>
        <w:tc>
          <w:tcPr>
            <w:tcW w:w="1079" w:type="pct"/>
            <w:gridSpan w:val="2"/>
          </w:tcPr>
          <w:p w:rsidR="000E77DA" w:rsidP="000E77DA" w:rsidRDefault="000E77DA" w14:paraId="0D0602F5" w14:textId="77777777">
            <w:r>
              <w:t>Drop Down List</w:t>
            </w:r>
          </w:p>
        </w:tc>
        <w:tc>
          <w:tcPr>
            <w:tcW w:w="3073" w:type="pct"/>
          </w:tcPr>
          <w:p w:rsidR="000E77DA" w:rsidP="000E77DA" w:rsidRDefault="000E77DA" w14:paraId="3AAC18CB" w14:textId="39D85335">
            <w:pPr>
              <w:rPr>
                <w:rFonts w:cs="CordiaUPC"/>
              </w:rPr>
            </w:pPr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C600C4">
              <w:rPr>
                <w:rFonts w:cs="Angsana New"/>
                <w:color w:val="FF0000"/>
                <w:cs/>
              </w:rPr>
              <w:t>*</w:t>
            </w:r>
            <w:r>
              <w:rPr>
                <w:color w:val="FF0000"/>
              </w:rPr>
              <w:t>PO Relation Type</w:t>
            </w:r>
            <w:r>
              <w:rPr>
                <w:rFonts w:cs="Angsana New"/>
                <w:cs/>
              </w:rPr>
              <w:t xml:space="preserve"> </w:t>
            </w:r>
          </w:p>
          <w:p w:rsidR="000E77DA" w:rsidP="000E77DA" w:rsidRDefault="000E77DA" w14:paraId="3AFCD9F7" w14:textId="5EE45E27">
            <w:pPr>
              <w:rPr>
                <w:cs/>
              </w:rPr>
            </w:pPr>
            <w:r>
              <w:t xml:space="preserve">Default Value </w:t>
            </w:r>
            <w:r>
              <w:rPr>
                <w:rFonts w:cs="Angsana New"/>
                <w:cs/>
              </w:rPr>
              <w:t>: “</w:t>
            </w:r>
            <w:r>
              <w:t>Power 4</w:t>
            </w:r>
            <w:r>
              <w:rPr>
                <w:rFonts w:cs="Angsana New"/>
                <w:cs/>
              </w:rPr>
              <w:t>”</w:t>
            </w:r>
          </w:p>
          <w:p w:rsidR="000E77DA" w:rsidP="000E77DA" w:rsidRDefault="000E77DA" w14:paraId="773FE887" w14:textId="2524D27D">
            <w:r w:rsidRPr="004C3917">
              <w:t>List of Value</w:t>
            </w:r>
            <w:r>
              <w:rPr>
                <w:rFonts w:cs="Angsana New"/>
                <w:cs/>
              </w:rPr>
              <w:t xml:space="preserve"> : </w:t>
            </w:r>
            <w:r>
              <w:rPr>
                <w:rFonts w:hint="cs"/>
                <w:cs/>
              </w:rPr>
              <w:t xml:space="preserve">ดึงจาก 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FLW_CFG_LOV </w:t>
            </w:r>
            <w:r>
              <w:rPr>
                <w:rFonts w:hint="cs"/>
                <w:cs/>
              </w:rPr>
              <w:t xml:space="preserve">โดย </w:t>
            </w:r>
            <w:r>
              <w:t xml:space="preserve">group_type </w:t>
            </w:r>
            <w:r>
              <w:rPr>
                <w:rFonts w:cs="Angsana New"/>
                <w:cs/>
              </w:rPr>
              <w:t>= ‘</w:t>
            </w:r>
            <w:r w:rsidRPr="00182D00">
              <w:t xml:space="preserve">Mass Relation Type </w:t>
            </w:r>
            <w:r>
              <w:t>FBB</w:t>
            </w:r>
            <w:r>
              <w:rPr>
                <w:rFonts w:cs="Angsana New"/>
                <w:cs/>
              </w:rPr>
              <w:t>’</w:t>
            </w:r>
          </w:p>
        </w:tc>
      </w:tr>
      <w:tr w:rsidRPr="008979A8" w:rsidR="000E77DA" w:rsidTr="00832ED6" w14:paraId="02E49804" w14:textId="77777777">
        <w:trPr>
          <w:trHeight w:val="111"/>
        </w:trPr>
        <w:tc>
          <w:tcPr>
            <w:tcW w:w="848" w:type="pct"/>
          </w:tcPr>
          <w:p w:rsidR="000E77DA" w:rsidP="000E77DA" w:rsidRDefault="000E77DA" w14:paraId="4AEA2A72" w14:textId="77777777">
            <w:r>
              <w:t>remark</w:t>
            </w:r>
          </w:p>
        </w:tc>
        <w:tc>
          <w:tcPr>
            <w:tcW w:w="1079" w:type="pct"/>
            <w:gridSpan w:val="2"/>
          </w:tcPr>
          <w:p w:rsidR="000E77DA" w:rsidP="000E77DA" w:rsidRDefault="000E77DA" w14:paraId="146B366D" w14:textId="77777777">
            <w:r>
              <w:t>Text Area</w:t>
            </w:r>
          </w:p>
        </w:tc>
        <w:tc>
          <w:tcPr>
            <w:tcW w:w="3073" w:type="pct"/>
          </w:tcPr>
          <w:p w:rsidR="000E77DA" w:rsidP="000E77DA" w:rsidRDefault="000E77DA" w14:paraId="7013B35C" w14:textId="77777777">
            <w:pPr>
              <w:rPr>
                <w:rFonts w:cs="CordiaUPC"/>
              </w:rPr>
            </w:pPr>
            <w:r w:rsidRPr="00A57AF5">
              <w:rPr>
                <w:rFonts w:cs="CordiaUPC"/>
              </w:rPr>
              <w:t xml:space="preserve">Label </w:t>
            </w:r>
            <w:r w:rsidRPr="00A57AF5">
              <w:rPr>
                <w:rFonts w:cs="Angsana New"/>
                <w:cs/>
              </w:rPr>
              <w:t xml:space="preserve">: </w:t>
            </w:r>
            <w:r w:rsidRPr="00221A99">
              <w:rPr>
                <w:rFonts w:cs="CordiaUPC"/>
              </w:rPr>
              <w:t>Remark</w:t>
            </w:r>
          </w:p>
          <w:p w:rsidR="000E77DA" w:rsidP="000E77DA" w:rsidRDefault="000E77DA" w14:paraId="3ED4C05D" w14:textId="77777777">
            <w:r>
              <w:rPr>
                <w:rFonts w:cs="CordiaUPC"/>
              </w:rPr>
              <w:t xml:space="preserve">Max Length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CordiaUPC"/>
              </w:rPr>
              <w:t>4000</w:t>
            </w:r>
          </w:p>
        </w:tc>
      </w:tr>
      <w:tr w:rsidRPr="008979A8" w:rsidR="000E77DA" w:rsidTr="00832ED6" w14:paraId="580F2682" w14:textId="77777777">
        <w:trPr>
          <w:trHeight w:val="111"/>
        </w:trPr>
        <w:tc>
          <w:tcPr>
            <w:tcW w:w="5000" w:type="pct"/>
            <w:gridSpan w:val="4"/>
            <w:shd w:val="clear" w:color="auto" w:fill="C2D69B" w:themeFill="accent3" w:themeFillTint="99"/>
          </w:tcPr>
          <w:p w:rsidRPr="004C3917" w:rsidR="000E77DA" w:rsidP="000E77DA" w:rsidRDefault="008F3F97" w14:paraId="16A877F8" w14:textId="6691A823">
            <w:pPr>
              <w:pStyle w:val="HeaderTable"/>
            </w:pPr>
            <w:r>
              <w:t xml:space="preserve">PO </w:t>
            </w:r>
            <w:r w:rsidR="000E77DA">
              <w:t>Relation FBB Section</w:t>
            </w:r>
          </w:p>
        </w:tc>
      </w:tr>
      <w:tr w:rsidRPr="008979A8" w:rsidR="000E77DA" w:rsidTr="00832ED6" w14:paraId="01956B21" w14:textId="77777777">
        <w:trPr>
          <w:trHeight w:val="111"/>
        </w:trPr>
        <w:tc>
          <w:tcPr>
            <w:tcW w:w="848" w:type="pct"/>
          </w:tcPr>
          <w:p w:rsidR="000E77DA" w:rsidP="000E77DA" w:rsidRDefault="000E77DA" w14:paraId="584529A8" w14:textId="77777777">
            <w:r>
              <w:t>poRelation</w:t>
            </w:r>
          </w:p>
        </w:tc>
        <w:tc>
          <w:tcPr>
            <w:tcW w:w="1079" w:type="pct"/>
            <w:gridSpan w:val="2"/>
          </w:tcPr>
          <w:p w:rsidR="000E77DA" w:rsidP="000E77DA" w:rsidRDefault="000E77DA" w14:paraId="705C0977" w14:textId="77777777">
            <w:r>
              <w:t>Shuttle</w:t>
            </w:r>
          </w:p>
        </w:tc>
        <w:tc>
          <w:tcPr>
            <w:tcW w:w="3073" w:type="pct"/>
          </w:tcPr>
          <w:p w:rsidRPr="00EA1EB6" w:rsidR="000E77DA" w:rsidP="000E77DA" w:rsidRDefault="000E77DA" w14:paraId="15E4089A" w14:textId="32E099F9">
            <w:r w:rsidRPr="004C3917">
              <w:t xml:space="preserve">List of Value </w:t>
            </w:r>
            <w:r w:rsidRPr="004C3917"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 xml:space="preserve">ดึงข้อมูลใน </w:t>
            </w:r>
            <w:r>
              <w:t>Database</w:t>
            </w:r>
            <w:r>
              <w:rPr>
                <w:rFonts w:hint="cs"/>
                <w:cs/>
              </w:rPr>
              <w:t xml:space="preserve"> จาก </w:t>
            </w:r>
            <w:r>
              <w:t xml:space="preserve">View </w:t>
            </w:r>
            <w:r>
              <w:rPr>
                <w:rFonts w:hint="cs"/>
                <w:cs/>
              </w:rPr>
              <w:t xml:space="preserve">ชื่อ </w:t>
            </w:r>
            <w:r>
              <w:t>PO_FBB_VIEW</w:t>
            </w:r>
            <w:r w:rsidRPr="001452B1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>มาแสดง โดยมีเงื่อนไขดังนี้</w:t>
            </w:r>
          </w:p>
          <w:p w:rsidRPr="00E60F16" w:rsidR="000E77DA" w:rsidP="000E77DA" w:rsidRDefault="000E77DA" w14:paraId="682AC4D9" w14:textId="6D7FB8C6">
            <w:pPr>
              <w:pStyle w:val="ListParagraph"/>
              <w:numPr>
                <w:ilvl w:val="0"/>
                <w:numId w:val="37"/>
              </w:numPr>
            </w:pPr>
            <w:r w:rsidRPr="00E60F16">
              <w:rPr>
                <w:color w:val="000000"/>
              </w:rPr>
              <w:t>PO_</w:t>
            </w:r>
            <w:r>
              <w:rPr>
                <w:color w:val="000000"/>
              </w:rPr>
              <w:t>FBB</w:t>
            </w:r>
            <w:r w:rsidRPr="00E60F16">
              <w:rPr>
                <w:color w:val="000000"/>
              </w:rPr>
              <w:t>_VIEW</w:t>
            </w:r>
            <w:r w:rsidRPr="00E60F16">
              <w:rPr>
                <w:rFonts w:cs="Angsana New"/>
                <w:color w:val="000000"/>
                <w:cs/>
              </w:rPr>
              <w:t>.</w:t>
            </w:r>
            <w:r w:rsidRPr="00E60F16">
              <w:t xml:space="preserve">STATUS </w:t>
            </w:r>
            <w:r>
              <w:rPr>
                <w:rFonts w:hint="cs"/>
                <w:cs/>
              </w:rPr>
              <w:t>ไม่</w:t>
            </w:r>
            <w:r w:rsidRPr="00E60F16">
              <w:rPr>
                <w:cs/>
              </w:rPr>
              <w:t xml:space="preserve">เท่ากับ </w:t>
            </w:r>
            <w:r w:rsidRPr="00E60F16">
              <w:rPr>
                <w:rFonts w:cs="Angsana New"/>
                <w:cs/>
              </w:rPr>
              <w:t>“</w:t>
            </w:r>
            <w:r>
              <w:t>Cancel</w:t>
            </w:r>
            <w:r w:rsidRPr="00E60F16">
              <w:rPr>
                <w:rFonts w:cs="Angsana New"/>
                <w:cs/>
              </w:rPr>
              <w:t>”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>และ</w:t>
            </w:r>
            <w:r>
              <w:rPr>
                <w:rFonts w:cs="Angsana New"/>
                <w:cs/>
              </w:rPr>
              <w:t xml:space="preserve"> “</w:t>
            </w:r>
            <w:r>
              <w:rPr>
                <w:rFonts w:cs="CordiaUPC"/>
              </w:rPr>
              <w:t>Hold</w:t>
            </w:r>
            <w:r>
              <w:rPr>
                <w:rFonts w:cs="Angsana New"/>
                <w:cs/>
              </w:rPr>
              <w:t>”</w:t>
            </w:r>
          </w:p>
          <w:p w:rsidRPr="00E60F16" w:rsidR="000E77DA" w:rsidP="000E77DA" w:rsidRDefault="000E77DA" w14:paraId="4BCEAEEB" w14:textId="57E08388">
            <w:pPr>
              <w:pStyle w:val="ListParagraph"/>
              <w:numPr>
                <w:ilvl w:val="0"/>
                <w:numId w:val="37"/>
              </w:numPr>
            </w:pPr>
            <w:r w:rsidRPr="00E60F16">
              <w:rPr>
                <w:color w:val="000000"/>
              </w:rPr>
              <w:t>PO_</w:t>
            </w:r>
            <w:r>
              <w:rPr>
                <w:color w:val="000000"/>
              </w:rPr>
              <w:t>FBB</w:t>
            </w:r>
            <w:r w:rsidRPr="00E60F16">
              <w:rPr>
                <w:color w:val="000000"/>
              </w:rPr>
              <w:t>_VIEW</w:t>
            </w:r>
            <w:r w:rsidRPr="00E60F16">
              <w:rPr>
                <w:rFonts w:cs="Angsana New"/>
                <w:color w:val="000000"/>
                <w:cs/>
              </w:rPr>
              <w:t>.</w:t>
            </w:r>
            <w:r w:rsidRPr="00E60F16">
              <w:rPr>
                <w:color w:val="000000"/>
              </w:rPr>
              <w:t>PROMOTION_GROUP</w:t>
            </w:r>
            <w:r w:rsidRPr="00E60F16" w:rsidDel="001452B1">
              <w:rPr>
                <w:cs/>
              </w:rPr>
              <w:t xml:space="preserve"> </w:t>
            </w:r>
            <w:r w:rsidRPr="00E60F16">
              <w:rPr>
                <w:cs/>
              </w:rPr>
              <w:t>เท่ากับ</w:t>
            </w:r>
            <w:r w:rsidRPr="00E60F16">
              <w:rPr>
                <w:rFonts w:cs="Angsana New"/>
                <w:cs/>
              </w:rPr>
              <w:t xml:space="preserve"> “</w:t>
            </w:r>
            <w:r w:rsidRPr="00E60F16">
              <w:t>FBB</w:t>
            </w:r>
            <w:r w:rsidRPr="00E60F16">
              <w:rPr>
                <w:rFonts w:cs="Angsana New"/>
                <w:cs/>
              </w:rPr>
              <w:t>”</w:t>
            </w:r>
          </w:p>
          <w:p w:rsidRPr="00E60F16" w:rsidR="000E77DA" w:rsidP="000E77DA" w:rsidRDefault="000E77DA" w14:paraId="53195166" w14:textId="5B22DF22">
            <w:pPr>
              <w:pStyle w:val="ListParagraph"/>
              <w:numPr>
                <w:ilvl w:val="0"/>
                <w:numId w:val="37"/>
              </w:numPr>
            </w:pPr>
            <w:r w:rsidRPr="00E60F16">
              <w:rPr>
                <w:color w:val="000000"/>
              </w:rPr>
              <w:t>PO_</w:t>
            </w:r>
            <w:r>
              <w:rPr>
                <w:color w:val="000000"/>
              </w:rPr>
              <w:t>FBB</w:t>
            </w:r>
            <w:r w:rsidRPr="00E60F16">
              <w:rPr>
                <w:color w:val="000000"/>
              </w:rPr>
              <w:t>_VIEW</w:t>
            </w:r>
            <w:r w:rsidRPr="00E60F16">
              <w:rPr>
                <w:rFonts w:cs="Angsana New"/>
                <w:color w:val="000000"/>
                <w:cs/>
              </w:rPr>
              <w:t>.</w:t>
            </w:r>
            <w:r w:rsidRPr="00E60F16">
              <w:rPr>
                <w:color w:val="000000"/>
              </w:rPr>
              <w:t xml:space="preserve">PRODUCT_CLASS </w:t>
            </w:r>
            <w:r w:rsidRPr="00E60F16">
              <w:rPr>
                <w:cs/>
              </w:rPr>
              <w:t>เท่ากับ</w:t>
            </w:r>
            <w:r w:rsidRPr="00E60F16">
              <w:rPr>
                <w:rFonts w:cs="Angsana New"/>
                <w:color w:val="000000"/>
                <w:cs/>
              </w:rPr>
              <w:t xml:space="preserve"> “</w:t>
            </w:r>
            <w:r w:rsidRPr="00E60F16">
              <w:rPr>
                <w:color w:val="000000"/>
              </w:rPr>
              <w:t>Main</w:t>
            </w:r>
            <w:r w:rsidRPr="00E60F16">
              <w:rPr>
                <w:rFonts w:cs="Angsana New"/>
                <w:color w:val="000000"/>
                <w:cs/>
              </w:rPr>
              <w:t>”</w:t>
            </w:r>
          </w:p>
          <w:p w:rsidR="000E77DA" w:rsidP="000E77DA" w:rsidRDefault="000E77DA" w14:paraId="4C6384EF" w14:textId="5907AB6C">
            <w:pPr>
              <w:pStyle w:val="ListParagraph"/>
              <w:numPr>
                <w:ilvl w:val="0"/>
                <w:numId w:val="37"/>
              </w:numPr>
            </w:pPr>
            <w:r w:rsidRPr="00620B68">
              <w:t>FBB_PRODUCT_CONDITION_AND_DEFINITION</w:t>
            </w:r>
            <w:r>
              <w:rPr>
                <w:rFonts w:cs="Angsana New"/>
                <w:cs/>
              </w:rPr>
              <w:t>.</w:t>
            </w:r>
            <w:r>
              <w:t xml:space="preserve">BRAND </w:t>
            </w:r>
            <w:r>
              <w:rPr>
                <w:rFonts w:cs="Angsana New"/>
                <w:cs/>
              </w:rPr>
              <w:t>= “</w:t>
            </w:r>
            <w:r>
              <w:t>FMC</w:t>
            </w:r>
            <w:r>
              <w:rPr>
                <w:rFonts w:cs="Angsana New"/>
                <w:cs/>
              </w:rPr>
              <w:t>”</w:t>
            </w:r>
          </w:p>
          <w:p w:rsidRPr="00E60F16" w:rsidR="000E77DA" w:rsidP="000E77DA" w:rsidRDefault="000E77DA" w14:paraId="16483736" w14:textId="2A605540">
            <w:pPr>
              <w:pStyle w:val="ListParagraph"/>
              <w:numPr>
                <w:ilvl w:val="0"/>
                <w:numId w:val="37"/>
              </w:numPr>
            </w:pPr>
            <w:r>
              <w:rPr>
                <w:rFonts w:cs="CordiaUPC"/>
                <w:color w:val="000000"/>
              </w:rPr>
              <w:t xml:space="preserve">PRODUCT_SPECIFICATION </w:t>
            </w:r>
            <w:r>
              <w:rPr>
                <w:rFonts w:hint="cs" w:cs="Angsana New"/>
                <w:color w:val="000000"/>
                <w:cs/>
              </w:rPr>
              <w:t xml:space="preserve">ประกอบด้วย </w:t>
            </w:r>
            <w:r>
              <w:rPr>
                <w:rFonts w:cs="Angsana New"/>
                <w:color w:val="000000"/>
                <w:cs/>
              </w:rPr>
              <w:t>“</w:t>
            </w:r>
            <w:r>
              <w:rPr>
                <w:rFonts w:cs="CordiaUPC"/>
                <w:color w:val="000000"/>
              </w:rPr>
              <w:t>AIS Fibre</w:t>
            </w:r>
            <w:r>
              <w:rPr>
                <w:rFonts w:cs="Angsana New"/>
                <w:color w:val="000000"/>
                <w:cs/>
              </w:rPr>
              <w:t xml:space="preserve">” </w:t>
            </w:r>
            <w:r>
              <w:rPr>
                <w:rFonts w:hint="cs" w:cs="Angsana New"/>
                <w:color w:val="000000"/>
                <w:cs/>
              </w:rPr>
              <w:t>ค่าเดียวเท่านั้น</w:t>
            </w:r>
          </w:p>
          <w:p w:rsidRPr="00E60F16" w:rsidR="000E77DA" w:rsidP="000E77DA" w:rsidRDefault="000E77DA" w14:paraId="389BD79B" w14:textId="60D41523">
            <w:pPr>
              <w:pStyle w:val="ListParagraph"/>
              <w:numPr>
                <w:ilvl w:val="0"/>
                <w:numId w:val="37"/>
              </w:numPr>
            </w:pPr>
            <w:r w:rsidRPr="00E60F16">
              <w:rPr>
                <w:cs/>
              </w:rPr>
              <w:t xml:space="preserve">ต้องเพิ่มเงื่อนไขดึงข้อมูลแต่  </w:t>
            </w:r>
            <w:r w:rsidRPr="00E60F16">
              <w:t>Fibre</w:t>
            </w:r>
          </w:p>
          <w:p w:rsidR="000E77DA" w:rsidP="000E77DA" w:rsidRDefault="000E77DA" w14:paraId="02F29568" w14:textId="77777777">
            <w:pPr>
              <w:spacing w:after="0"/>
              <w:rPr>
                <w:color w:val="000000"/>
              </w:rPr>
            </w:pPr>
            <w:r>
              <w:rPr>
                <w:color w:val="000000"/>
              </w:rPr>
              <w:t>Format</w:t>
            </w:r>
          </w:p>
          <w:p w:rsidR="000E77DA" w:rsidP="000E77DA" w:rsidRDefault="000E77DA" w14:paraId="2F5A6B3B" w14:textId="474F71B5">
            <w:pPr>
              <w:spacing w:after="0"/>
              <w:rPr>
                <w:color w:val="000000"/>
              </w:rPr>
            </w:pPr>
            <w:r>
              <w:rPr>
                <w:color w:val="000000"/>
              </w:rPr>
              <w:t xml:space="preserve">Display </w:t>
            </w:r>
            <w:r>
              <w:rPr>
                <w:rFonts w:cs="Angsana New"/>
                <w:color w:val="000000"/>
                <w:cs/>
              </w:rPr>
              <w:t>: (</w:t>
            </w:r>
            <w:r>
              <w:rPr>
                <w:color w:val="000000"/>
              </w:rPr>
              <w:t>SFF_PRODUCT_CODE</w:t>
            </w:r>
            <w:r>
              <w:rPr>
                <w:rFonts w:cs="Angsana New"/>
                <w:color w:val="000000"/>
                <w:cs/>
              </w:rPr>
              <w:t xml:space="preserve">) </w:t>
            </w:r>
            <w:r>
              <w:t>PRODUCT_NAME</w:t>
            </w:r>
            <w:r>
              <w:rPr>
                <w:rFonts w:cs="Angsana New"/>
                <w:color w:val="000000"/>
                <w:cs/>
              </w:rPr>
              <w:t xml:space="preserve"> </w:t>
            </w:r>
          </w:p>
          <w:p w:rsidR="000E77DA" w:rsidP="000E77DA" w:rsidRDefault="000E77DA" w14:paraId="3AD095F8" w14:textId="77777777">
            <w:pPr>
              <w:spacing w:after="0"/>
              <w:rPr>
                <w:color w:val="000000"/>
                <w:cs/>
              </w:rPr>
            </w:pPr>
            <w:r>
              <w:rPr>
                <w:rFonts w:hint="cs"/>
                <w:color w:val="000000"/>
                <w:cs/>
              </w:rPr>
              <w:t xml:space="preserve">              หรือ </w:t>
            </w:r>
            <w:r>
              <w:t>PO_NAME</w:t>
            </w:r>
          </w:p>
          <w:p w:rsidR="000E77DA" w:rsidP="000E77DA" w:rsidRDefault="000E77DA" w14:paraId="6F162C46" w14:textId="77777777">
            <w:pPr>
              <w:spacing w:after="0"/>
              <w:rPr>
                <w:color w:val="000000"/>
              </w:rPr>
            </w:pPr>
            <w:r>
              <w:rPr>
                <w:color w:val="000000"/>
              </w:rPr>
              <w:t xml:space="preserve">Value </w:t>
            </w:r>
            <w:r>
              <w:rPr>
                <w:rFonts w:cs="Angsana New"/>
                <w:color w:val="000000"/>
                <w:cs/>
              </w:rPr>
              <w:t xml:space="preserve">: </w:t>
            </w:r>
            <w:r>
              <w:rPr>
                <w:color w:val="000000"/>
              </w:rPr>
              <w:t>PLM_PO</w:t>
            </w:r>
            <w:r>
              <w:rPr>
                <w:rFonts w:cs="Angsana New"/>
                <w:color w:val="000000"/>
                <w:cs/>
              </w:rPr>
              <w:t>.</w:t>
            </w:r>
            <w:r>
              <w:rPr>
                <w:color w:val="000000"/>
              </w:rPr>
              <w:t>ROW_ID</w:t>
            </w:r>
          </w:p>
          <w:p w:rsidR="000E77DA" w:rsidP="000E77DA" w:rsidRDefault="000E77DA" w14:paraId="40AD69D3" w14:textId="77777777">
            <w:pPr>
              <w:rPr>
                <w:color w:val="000000"/>
                <w:cs/>
              </w:rPr>
            </w:pPr>
            <w:r>
              <w:rPr>
                <w:rFonts w:hint="cs"/>
                <w:color w:val="000000"/>
                <w:cs/>
              </w:rPr>
              <w:t>ตัวอย่าง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669"/>
              <w:gridCol w:w="2670"/>
            </w:tblGrid>
            <w:tr w:rsidR="000E77DA" w:rsidTr="00832ED6" w14:paraId="413710FB" w14:textId="77777777">
              <w:trPr>
                <w:tblHeader/>
              </w:trPr>
              <w:tc>
                <w:tcPr>
                  <w:tcW w:w="2669" w:type="dxa"/>
                  <w:shd w:val="clear" w:color="auto" w:fill="C2D69B" w:themeFill="accent3" w:themeFillTint="99"/>
                </w:tcPr>
                <w:p w:rsidR="000E77DA" w:rsidP="000E77DA" w:rsidRDefault="000E77DA" w14:paraId="57C188CF" w14:textId="77777777">
                  <w:pPr>
                    <w:pStyle w:val="HeaderTable"/>
                    <w:jc w:val="center"/>
                  </w:pPr>
                  <w:r>
                    <w:t>Display</w:t>
                  </w:r>
                </w:p>
              </w:tc>
              <w:tc>
                <w:tcPr>
                  <w:tcW w:w="2670" w:type="dxa"/>
                  <w:shd w:val="clear" w:color="auto" w:fill="C2D69B" w:themeFill="accent3" w:themeFillTint="99"/>
                </w:tcPr>
                <w:p w:rsidR="000E77DA" w:rsidP="000E77DA" w:rsidRDefault="000E77DA" w14:paraId="36AA6024" w14:textId="77777777">
                  <w:pPr>
                    <w:pStyle w:val="HeaderTable"/>
                    <w:jc w:val="center"/>
                  </w:pPr>
                  <w:r>
                    <w:t>Value</w:t>
                  </w:r>
                </w:p>
              </w:tc>
            </w:tr>
            <w:tr w:rsidR="000E77DA" w:rsidTr="00832ED6" w14:paraId="46A7288D" w14:textId="77777777">
              <w:tc>
                <w:tcPr>
                  <w:tcW w:w="2669" w:type="dxa"/>
                </w:tcPr>
                <w:p w:rsidR="000E77DA" w:rsidP="000E77DA" w:rsidRDefault="000E77DA" w14:paraId="78934718" w14:textId="7DB8DAF6">
                  <w:pPr>
                    <w:rPr>
                      <w:color w:val="000000"/>
                    </w:rPr>
                  </w:pPr>
                  <w:r>
                    <w:rPr>
                      <w:rFonts w:cs="Angsana New"/>
                      <w:color w:val="000000"/>
                      <w:cs/>
                    </w:rPr>
                    <w:t>(</w:t>
                  </w:r>
                  <w:r>
                    <w:rPr>
                      <w:color w:val="000000"/>
                    </w:rPr>
                    <w:t>P000001</w:t>
                  </w:r>
                  <w:r>
                    <w:rPr>
                      <w:rFonts w:cs="Angsana New"/>
                      <w:color w:val="000000"/>
                      <w:cs/>
                    </w:rPr>
                    <w:t xml:space="preserve">) </w:t>
                  </w:r>
                  <w:r>
                    <w:rPr>
                      <w:color w:val="000000"/>
                    </w:rPr>
                    <w:t xml:space="preserve">PO1 </w:t>
                  </w:r>
                </w:p>
              </w:tc>
              <w:tc>
                <w:tcPr>
                  <w:tcW w:w="2670" w:type="dxa"/>
                </w:tcPr>
                <w:p w:rsidR="000E77DA" w:rsidP="000E77DA" w:rsidRDefault="000E77DA" w14:paraId="451B62B9" w14:textId="77777777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10000001</w:t>
                  </w:r>
                </w:p>
              </w:tc>
            </w:tr>
            <w:tr w:rsidR="000E77DA" w:rsidTr="00832ED6" w14:paraId="3DA3B0AB" w14:textId="77777777">
              <w:tc>
                <w:tcPr>
                  <w:tcW w:w="2669" w:type="dxa"/>
                </w:tcPr>
                <w:p w:rsidR="000E77DA" w:rsidP="000E77DA" w:rsidRDefault="000E77DA" w14:paraId="15CB7ECB" w14:textId="3196C736">
                  <w:pPr>
                    <w:rPr>
                      <w:color w:val="000000"/>
                    </w:rPr>
                  </w:pPr>
                  <w:r>
                    <w:rPr>
                      <w:rFonts w:cs="Angsana New"/>
                      <w:color w:val="000000"/>
                      <w:cs/>
                    </w:rPr>
                    <w:t>(</w:t>
                  </w:r>
                  <w:r>
                    <w:rPr>
                      <w:color w:val="000000"/>
                    </w:rPr>
                    <w:t>P000002</w:t>
                  </w:r>
                  <w:r>
                    <w:rPr>
                      <w:rFonts w:cs="Angsana New"/>
                      <w:color w:val="000000"/>
                      <w:cs/>
                    </w:rPr>
                    <w:t xml:space="preserve">) </w:t>
                  </w:r>
                  <w:r>
                    <w:rPr>
                      <w:color w:val="000000"/>
                    </w:rPr>
                    <w:t xml:space="preserve">PO2 </w:t>
                  </w:r>
                </w:p>
              </w:tc>
              <w:tc>
                <w:tcPr>
                  <w:tcW w:w="2670" w:type="dxa"/>
                </w:tcPr>
                <w:p w:rsidR="000E77DA" w:rsidP="000E77DA" w:rsidRDefault="000E77DA" w14:paraId="3ACBF5DB" w14:textId="77777777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10000002</w:t>
                  </w:r>
                </w:p>
              </w:tc>
            </w:tr>
            <w:tr w:rsidR="000E77DA" w:rsidTr="00832ED6" w14:paraId="051F2527" w14:textId="77777777">
              <w:tc>
                <w:tcPr>
                  <w:tcW w:w="2669" w:type="dxa"/>
                </w:tcPr>
                <w:p w:rsidR="000E77DA" w:rsidP="000E77DA" w:rsidRDefault="000E77DA" w14:paraId="4BBD6F5B" w14:textId="77777777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PO3</w:t>
                  </w:r>
                </w:p>
              </w:tc>
              <w:tc>
                <w:tcPr>
                  <w:tcW w:w="2670" w:type="dxa"/>
                </w:tcPr>
                <w:p w:rsidR="000E77DA" w:rsidP="000E77DA" w:rsidRDefault="000E77DA" w14:paraId="3D65CABA" w14:textId="77777777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10000003</w:t>
                  </w:r>
                </w:p>
              </w:tc>
            </w:tr>
            <w:tr w:rsidR="000E77DA" w:rsidTr="00832ED6" w14:paraId="6D7E8702" w14:textId="77777777">
              <w:tc>
                <w:tcPr>
                  <w:tcW w:w="2669" w:type="dxa"/>
                </w:tcPr>
                <w:p w:rsidR="000E77DA" w:rsidP="000E77DA" w:rsidRDefault="000E77DA" w14:paraId="16E10C02" w14:textId="77777777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PO4</w:t>
                  </w:r>
                </w:p>
              </w:tc>
              <w:tc>
                <w:tcPr>
                  <w:tcW w:w="2670" w:type="dxa"/>
                </w:tcPr>
                <w:p w:rsidR="000E77DA" w:rsidP="000E77DA" w:rsidRDefault="000E77DA" w14:paraId="52965D1A" w14:textId="77777777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10000004</w:t>
                  </w:r>
                </w:p>
              </w:tc>
            </w:tr>
          </w:tbl>
          <w:p w:rsidRPr="00280E5C" w:rsidR="000E77DA" w:rsidP="000E77DA" w:rsidRDefault="000E77DA" w14:paraId="2A0E4C64" w14:textId="77777777">
            <w:pPr>
              <w:rPr>
                <w:cs/>
              </w:rPr>
            </w:pPr>
          </w:p>
        </w:tc>
      </w:tr>
      <w:tr w:rsidRPr="008979A8" w:rsidR="000E77DA" w:rsidTr="00832ED6" w14:paraId="70AF0DE9" w14:textId="77777777">
        <w:trPr>
          <w:trHeight w:val="111"/>
        </w:trPr>
        <w:tc>
          <w:tcPr>
            <w:tcW w:w="5000" w:type="pct"/>
            <w:gridSpan w:val="4"/>
            <w:shd w:val="clear" w:color="auto" w:fill="C2D69B" w:themeFill="accent3" w:themeFillTint="99"/>
          </w:tcPr>
          <w:p w:rsidRPr="00A57AF5" w:rsidR="000E77DA" w:rsidP="000E77DA" w:rsidRDefault="000E77DA" w14:paraId="5C3B7973" w14:textId="7CEC4005">
            <w:pPr>
              <w:pStyle w:val="HeaderTable"/>
              <w:rPr>
                <w:cs/>
                <w:lang w:bidi="th-TH"/>
              </w:rPr>
            </w:pPr>
            <w:r>
              <w:t xml:space="preserve">End </w:t>
            </w:r>
            <w:r w:rsidR="008F3F97">
              <w:t xml:space="preserve">PO </w:t>
            </w:r>
            <w:r>
              <w:t>Relation FBB</w:t>
            </w:r>
            <w:r w:rsidRPr="00B97D51">
              <w:rPr>
                <w:rFonts w:cs="Angsana New"/>
                <w:bCs/>
                <w:cs/>
                <w:lang w:bidi="th-TH"/>
              </w:rPr>
              <w:t xml:space="preserve"> </w:t>
            </w:r>
            <w:r>
              <w:t>Section</w:t>
            </w:r>
          </w:p>
        </w:tc>
      </w:tr>
      <w:tr w:rsidRPr="008979A8" w:rsidR="000E77DA" w:rsidTr="005E74AC" w14:paraId="5CD158C5" w14:textId="77777777">
        <w:trPr>
          <w:trHeight w:val="162"/>
        </w:trPr>
        <w:tc>
          <w:tcPr>
            <w:tcW w:w="848" w:type="pct"/>
          </w:tcPr>
          <w:p w:rsidR="000E77DA" w:rsidP="000E77DA" w:rsidRDefault="000E77DA" w14:paraId="51BC6AF2" w14:textId="77777777">
            <w:r w:rsidRPr="008979A8">
              <w:rPr>
                <w:cs/>
              </w:rPr>
              <w:t xml:space="preserve">ปุ่ม </w:t>
            </w:r>
            <w:r w:rsidRPr="008979A8">
              <w:t>Add</w:t>
            </w:r>
          </w:p>
        </w:tc>
        <w:tc>
          <w:tcPr>
            <w:tcW w:w="1075" w:type="pct"/>
          </w:tcPr>
          <w:p w:rsidR="000E77DA" w:rsidP="000E77DA" w:rsidRDefault="000E77DA" w14:paraId="445FB6E8" w14:textId="77777777">
            <w:r w:rsidRPr="008979A8">
              <w:t>Button</w:t>
            </w:r>
          </w:p>
        </w:tc>
        <w:tc>
          <w:tcPr>
            <w:tcW w:w="3077" w:type="pct"/>
            <w:gridSpan w:val="2"/>
          </w:tcPr>
          <w:p w:rsidR="000E77DA" w:rsidP="000E77DA" w:rsidRDefault="000E77DA" w14:paraId="26F8B8D3" w14:textId="77777777">
            <w:pPr>
              <w:pStyle w:val="HeaderTable"/>
              <w:rPr>
                <w:b w:val="0"/>
                <w:bCs/>
                <w:lang w:bidi="th-TH"/>
              </w:rPr>
            </w:pPr>
            <w:r w:rsidRPr="008979A8">
              <w:rPr>
                <w:b w:val="0"/>
                <w:bCs/>
                <w:lang w:bidi="th-TH"/>
              </w:rPr>
              <w:t xml:space="preserve">Visible </w:t>
            </w:r>
            <w:r w:rsidRPr="008979A8">
              <w:rPr>
                <w:rFonts w:cs="Angsana New"/>
                <w:cs/>
                <w:lang w:bidi="th-TH"/>
              </w:rPr>
              <w:t>เมื่อมี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b w:val="0"/>
                <w:bCs/>
                <w:lang w:bidi="th-TH"/>
              </w:rPr>
              <w:t xml:space="preserve">Event </w:t>
            </w:r>
            <w:r w:rsidRPr="008979A8">
              <w:rPr>
                <w:rFonts w:cs="Angsana New"/>
                <w:cs/>
                <w:lang w:bidi="th-TH"/>
              </w:rPr>
              <w:t>มาจาก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691921">
              <w:rPr>
                <w:b w:val="0"/>
                <w:bCs/>
                <w:lang w:bidi="th-TH"/>
              </w:rPr>
              <w:t xml:space="preserve">PO Relation </w:t>
            </w:r>
            <w:r w:rsidRPr="00E2221B">
              <w:rPr>
                <w:b w:val="0"/>
                <w:bCs/>
                <w:lang w:bidi="th-TH"/>
              </w:rPr>
              <w:t xml:space="preserve">Table Section </w:t>
            </w:r>
            <w:r w:rsidRPr="008979A8">
              <w:rPr>
                <w:rFonts w:cs="Angsana New"/>
                <w:cs/>
                <w:lang w:bidi="th-TH"/>
              </w:rPr>
              <w:t>เป็น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“</w:t>
            </w:r>
            <w:r w:rsidRPr="008979A8">
              <w:rPr>
                <w:b w:val="0"/>
                <w:bCs/>
                <w:lang w:bidi="th-TH"/>
              </w:rPr>
              <w:t>Add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>”</w:t>
            </w:r>
          </w:p>
          <w:p w:rsidR="000E77DA" w:rsidP="000E77DA" w:rsidRDefault="000E77DA" w14:paraId="2ED748A0" w14:textId="77777777">
            <w:r>
              <w:rPr>
                <w:rFonts w:hint="cs"/>
                <w:cs/>
              </w:rPr>
              <w:t>เมื่อกดปุ่ม</w:t>
            </w:r>
          </w:p>
          <w:p w:rsidR="000E77DA" w:rsidP="000E77DA" w:rsidRDefault="000E77DA" w14:paraId="1409F107" w14:textId="77777777">
            <w:pPr>
              <w:pStyle w:val="ListParagraph"/>
              <w:numPr>
                <w:ilvl w:val="0"/>
                <w:numId w:val="15"/>
              </w:numPr>
              <w:spacing w:after="160" w:line="259" w:lineRule="auto"/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Validate </w:t>
            </w:r>
            <w:r>
              <w:rPr>
                <w:rFonts w:hint="cs" w:cs="Angsana New"/>
                <w:cs/>
              </w:rPr>
              <w:t>ข้อมูลในหน้าจอ</w:t>
            </w:r>
          </w:p>
          <w:p w:rsidRPr="00AE41BB" w:rsidR="000E77DA" w:rsidP="000E77DA" w:rsidRDefault="000E77DA" w14:paraId="5C705748" w14:textId="77777777">
            <w:pPr>
              <w:pStyle w:val="ListParagraph"/>
              <w:numPr>
                <w:ilvl w:val="0"/>
                <w:numId w:val="15"/>
              </w:numPr>
              <w:spacing w:after="160" w:line="259" w:lineRule="auto"/>
            </w:pPr>
            <w:r w:rsidRPr="00257C21">
              <w:rPr>
                <w:rFonts w:hint="cs"/>
                <w:cs/>
              </w:rPr>
              <w:t xml:space="preserve">ให้ทำการเคลียร์ค่าใน </w:t>
            </w:r>
            <w:r>
              <w:t>PO RelationDetail Section</w:t>
            </w:r>
            <w:r w:rsidRPr="00257C21">
              <w:rPr>
                <w:rFonts w:hint="cs"/>
                <w:cs/>
              </w:rPr>
              <w:t xml:space="preserve"> และ</w:t>
            </w:r>
            <w:r w:rsidRPr="00257C21">
              <w:t xml:space="preserve"> Invisible</w:t>
            </w:r>
            <w:r w:rsidRPr="00C8259F">
              <w:rPr>
                <w:rFonts w:cs="Angsana New"/>
                <w:cs/>
              </w:rPr>
              <w:t xml:space="preserve"> </w:t>
            </w:r>
            <w:r>
              <w:t>PO Relation Detail Section</w:t>
            </w:r>
          </w:p>
        </w:tc>
      </w:tr>
      <w:tr w:rsidRPr="008979A8" w:rsidR="000E77DA" w:rsidTr="005E74AC" w14:paraId="2B61D0C3" w14:textId="77777777">
        <w:trPr>
          <w:trHeight w:val="162"/>
        </w:trPr>
        <w:tc>
          <w:tcPr>
            <w:tcW w:w="848" w:type="pct"/>
          </w:tcPr>
          <w:p w:rsidR="000E77DA" w:rsidP="000E77DA" w:rsidRDefault="000E77DA" w14:paraId="664761D2" w14:textId="77777777">
            <w:r w:rsidRPr="008979A8">
              <w:rPr>
                <w:cs/>
              </w:rPr>
              <w:t xml:space="preserve">ปุ่ม </w:t>
            </w:r>
            <w:r w:rsidRPr="008979A8">
              <w:t>Update</w:t>
            </w:r>
          </w:p>
        </w:tc>
        <w:tc>
          <w:tcPr>
            <w:tcW w:w="1075" w:type="pct"/>
          </w:tcPr>
          <w:p w:rsidR="000E77DA" w:rsidP="000E77DA" w:rsidRDefault="000E77DA" w14:paraId="5B80907A" w14:textId="77777777">
            <w:r w:rsidRPr="008979A8">
              <w:t>Button</w:t>
            </w:r>
          </w:p>
        </w:tc>
        <w:tc>
          <w:tcPr>
            <w:tcW w:w="3077" w:type="pct"/>
            <w:gridSpan w:val="2"/>
          </w:tcPr>
          <w:p w:rsidR="000E77DA" w:rsidP="000E77DA" w:rsidRDefault="000E77DA" w14:paraId="6E337454" w14:textId="77777777">
            <w:pPr>
              <w:pStyle w:val="HeaderTable"/>
              <w:rPr>
                <w:b w:val="0"/>
                <w:bCs/>
                <w:lang w:bidi="th-TH"/>
              </w:rPr>
            </w:pPr>
            <w:r w:rsidRPr="008979A8">
              <w:rPr>
                <w:b w:val="0"/>
                <w:bCs/>
                <w:lang w:bidi="th-TH"/>
              </w:rPr>
              <w:t xml:space="preserve">Visible </w:t>
            </w:r>
            <w:r w:rsidRPr="008979A8">
              <w:rPr>
                <w:rFonts w:cs="Angsana New"/>
                <w:cs/>
                <w:lang w:bidi="th-TH"/>
              </w:rPr>
              <w:t>เมื่อมี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b w:val="0"/>
                <w:bCs/>
                <w:lang w:bidi="th-TH"/>
              </w:rPr>
              <w:t xml:space="preserve">Event </w:t>
            </w:r>
            <w:r w:rsidRPr="008979A8">
              <w:rPr>
                <w:rFonts w:cs="Angsana New"/>
                <w:cs/>
                <w:lang w:bidi="th-TH"/>
              </w:rPr>
              <w:t>มาจาก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691921">
              <w:rPr>
                <w:b w:val="0"/>
                <w:bCs/>
                <w:lang w:bidi="th-TH"/>
              </w:rPr>
              <w:t xml:space="preserve">PO Relation </w:t>
            </w:r>
            <w:r w:rsidRPr="00E2221B">
              <w:rPr>
                <w:b w:val="0"/>
                <w:bCs/>
                <w:lang w:bidi="th-TH"/>
              </w:rPr>
              <w:t xml:space="preserve">Table Section </w:t>
            </w:r>
            <w:r w:rsidRPr="008979A8">
              <w:rPr>
                <w:rFonts w:cs="Angsana New"/>
                <w:cs/>
                <w:lang w:bidi="th-TH"/>
              </w:rPr>
              <w:t>เป็น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“</w:t>
            </w:r>
            <w:r>
              <w:rPr>
                <w:b w:val="0"/>
                <w:bCs/>
                <w:lang w:bidi="th-TH"/>
              </w:rPr>
              <w:t>Edit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>”</w:t>
            </w:r>
          </w:p>
          <w:p w:rsidR="000E77DA" w:rsidP="000E77DA" w:rsidRDefault="000E77DA" w14:paraId="4702BCD1" w14:textId="77777777">
            <w:r>
              <w:rPr>
                <w:rFonts w:hint="cs"/>
                <w:cs/>
              </w:rPr>
              <w:t>เมื่อกดปุ่ม</w:t>
            </w:r>
          </w:p>
          <w:p w:rsidR="000E77DA" w:rsidP="000E77DA" w:rsidRDefault="000E77DA" w14:paraId="4F1272F8" w14:textId="77777777">
            <w:pPr>
              <w:pStyle w:val="ListParagraph"/>
              <w:numPr>
                <w:ilvl w:val="0"/>
                <w:numId w:val="15"/>
              </w:numPr>
              <w:spacing w:after="160" w:line="259" w:lineRule="auto"/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Validate </w:t>
            </w:r>
            <w:r>
              <w:rPr>
                <w:rFonts w:hint="cs" w:cs="Angsana New"/>
                <w:cs/>
              </w:rPr>
              <w:t>ข้อมูลในหน้าจอ</w:t>
            </w:r>
          </w:p>
          <w:p w:rsidRPr="00AE41BB" w:rsidR="000E77DA" w:rsidP="000E77DA" w:rsidRDefault="000E77DA" w14:paraId="11D17428" w14:textId="77777777">
            <w:pPr>
              <w:pStyle w:val="ListParagraph"/>
              <w:numPr>
                <w:ilvl w:val="0"/>
                <w:numId w:val="15"/>
              </w:numPr>
              <w:spacing w:after="160" w:line="259" w:lineRule="auto"/>
            </w:pPr>
            <w:r w:rsidRPr="00257C21">
              <w:rPr>
                <w:rFonts w:hint="cs"/>
                <w:cs/>
              </w:rPr>
              <w:t xml:space="preserve">ให้ทำการเคลียร์ค่าใน </w:t>
            </w:r>
            <w:r>
              <w:t>PO Relation Detail Section</w:t>
            </w:r>
            <w:r w:rsidRPr="00257C21">
              <w:rPr>
                <w:rFonts w:hint="cs"/>
                <w:cs/>
              </w:rPr>
              <w:t xml:space="preserve"> และ</w:t>
            </w:r>
            <w:r w:rsidRPr="00257C21">
              <w:t xml:space="preserve"> Invisible</w:t>
            </w:r>
            <w:r w:rsidRPr="00C8259F">
              <w:rPr>
                <w:rFonts w:cs="Angsana New"/>
                <w:cs/>
              </w:rPr>
              <w:t xml:space="preserve"> </w:t>
            </w:r>
            <w:r>
              <w:t>PO Relation Detail Section</w:t>
            </w:r>
          </w:p>
        </w:tc>
      </w:tr>
      <w:tr w:rsidRPr="008979A8" w:rsidR="000E77DA" w:rsidTr="005E74AC" w14:paraId="0993F081" w14:textId="77777777">
        <w:trPr>
          <w:trHeight w:val="162"/>
        </w:trPr>
        <w:tc>
          <w:tcPr>
            <w:tcW w:w="848" w:type="pct"/>
          </w:tcPr>
          <w:p w:rsidR="000E77DA" w:rsidP="000E77DA" w:rsidRDefault="000E77DA" w14:paraId="6292A573" w14:textId="77777777">
            <w:r>
              <w:rPr>
                <w:rFonts w:hint="cs"/>
                <w:cs/>
              </w:rPr>
              <w:t xml:space="preserve">ปุ่ม </w:t>
            </w:r>
            <w:r>
              <w:t>Cancel</w:t>
            </w:r>
          </w:p>
        </w:tc>
        <w:tc>
          <w:tcPr>
            <w:tcW w:w="1075" w:type="pct"/>
          </w:tcPr>
          <w:p w:rsidR="000E77DA" w:rsidP="000E77DA" w:rsidRDefault="000E77DA" w14:paraId="2EE21A19" w14:textId="77777777">
            <w:r>
              <w:t>Button</w:t>
            </w:r>
          </w:p>
        </w:tc>
        <w:tc>
          <w:tcPr>
            <w:tcW w:w="3077" w:type="pct"/>
            <w:gridSpan w:val="2"/>
          </w:tcPr>
          <w:p w:rsidR="000E77DA" w:rsidP="000E77DA" w:rsidRDefault="000E77DA" w14:paraId="33100B72" w14:textId="77777777">
            <w:r>
              <w:rPr>
                <w:rFonts w:hint="cs"/>
                <w:cs/>
              </w:rPr>
              <w:t>เมื่อกดปุ่ม</w:t>
            </w:r>
            <w:r w:rsidRPr="00257C21">
              <w:rPr>
                <w:rFonts w:hint="cs"/>
                <w:cs/>
              </w:rPr>
              <w:t xml:space="preserve">ให้ทำการเคลียร์ค่าใน </w:t>
            </w:r>
            <w:r>
              <w:t>PO Relation Detail Section</w:t>
            </w:r>
            <w:r w:rsidRPr="00257C21">
              <w:rPr>
                <w:rFonts w:hint="cs"/>
                <w:cs/>
              </w:rPr>
              <w:t xml:space="preserve"> และ</w:t>
            </w:r>
            <w:r w:rsidRPr="00257C21">
              <w:t xml:space="preserve"> Invisible</w:t>
            </w:r>
            <w:r>
              <w:rPr>
                <w:rFonts w:cs="Angsana New"/>
                <w:cs/>
              </w:rPr>
              <w:t xml:space="preserve"> </w:t>
            </w:r>
            <w:r>
              <w:t>PO Relation Detail Section</w:t>
            </w:r>
          </w:p>
        </w:tc>
      </w:tr>
      <w:tr w:rsidRPr="008979A8" w:rsidR="000E77DA" w:rsidTr="00832ED6" w14:paraId="50675431" w14:textId="77777777">
        <w:trPr>
          <w:trHeight w:val="111"/>
        </w:trPr>
        <w:tc>
          <w:tcPr>
            <w:tcW w:w="5000" w:type="pct"/>
            <w:gridSpan w:val="4"/>
            <w:shd w:val="clear" w:color="auto" w:fill="C2D69B" w:themeFill="accent3" w:themeFillTint="99"/>
          </w:tcPr>
          <w:p w:rsidR="000E77DA" w:rsidP="000E77DA" w:rsidRDefault="000E77DA" w14:paraId="33AB5EF9" w14:textId="2FBFD2EA">
            <w:pPr>
              <w:pStyle w:val="HeaderTable"/>
            </w:pPr>
            <w:r>
              <w:t>End PO Relation FBB Detail Section</w:t>
            </w:r>
          </w:p>
        </w:tc>
      </w:tr>
    </w:tbl>
    <w:p w:rsidRPr="008979A8" w:rsidR="00FB60F5" w:rsidP="00BB3F68" w:rsidRDefault="00FB60F5" w14:paraId="206FD960" w14:textId="77777777">
      <w:pPr>
        <w:pStyle w:val="Heading3"/>
        <w:numPr>
          <w:ilvl w:val="0"/>
          <w:numId w:val="117"/>
        </w:numPr>
        <w:rPr>
          <w:rFonts w:ascii="CordiaUPC" w:hAnsi="CordiaUPC" w:cs="CordiaUPC"/>
          <w:sz w:val="32"/>
          <w:szCs w:val="32"/>
        </w:rPr>
      </w:pPr>
      <w:r w:rsidRPr="008979A8">
        <w:rPr>
          <w:rFonts w:ascii="CordiaUPC" w:hAnsi="CordiaUPC" w:cs="CordiaUPC"/>
          <w:sz w:val="32"/>
          <w:szCs w:val="32"/>
        </w:rPr>
        <w:t>Script Validation</w:t>
      </w:r>
    </w:p>
    <w:tbl>
      <w:tblPr>
        <w:tblW w:w="4938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385"/>
        <w:gridCol w:w="2896"/>
        <w:gridCol w:w="3451"/>
        <w:gridCol w:w="1172"/>
      </w:tblGrid>
      <w:tr w:rsidRPr="008979A8" w:rsidR="00FB60F5" w:rsidTr="00832ED6" w14:paraId="200C3132" w14:textId="77777777">
        <w:trPr>
          <w:cantSplit/>
          <w:tblHeader/>
        </w:trPr>
        <w:tc>
          <w:tcPr>
            <w:tcW w:w="778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FB60F5" w:rsidP="00832ED6" w:rsidRDefault="00FB60F5" w14:paraId="7DF2FFBA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Error Code</w:t>
            </w:r>
          </w:p>
        </w:tc>
        <w:tc>
          <w:tcPr>
            <w:tcW w:w="1626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FB60F5" w:rsidP="00832ED6" w:rsidRDefault="00FB60F5" w14:paraId="6E498A30" w14:textId="77777777">
            <w:pPr>
              <w:rPr>
                <w:rFonts w:cs="CordiaUPC"/>
                <w:b/>
                <w:bCs/>
              </w:rPr>
            </w:pPr>
            <w:r>
              <w:rPr>
                <w:rFonts w:cs="CordiaUPC"/>
                <w:b/>
                <w:bCs/>
              </w:rPr>
              <w:t xml:space="preserve">Error Message </w:t>
            </w:r>
          </w:p>
        </w:tc>
        <w:tc>
          <w:tcPr>
            <w:tcW w:w="1938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FB60F5" w:rsidP="00832ED6" w:rsidRDefault="00FB60F5" w14:paraId="16474AF3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Logic</w:t>
            </w:r>
          </w:p>
        </w:tc>
        <w:tc>
          <w:tcPr>
            <w:tcW w:w="658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FB60F5" w:rsidP="00832ED6" w:rsidRDefault="00FB60F5" w14:paraId="48131B54" w14:textId="77777777">
            <w:pPr>
              <w:rPr>
                <w:rFonts w:cs="CordiaUPC"/>
                <w:b/>
                <w:bCs/>
              </w:rPr>
            </w:pPr>
            <w:r>
              <w:rPr>
                <w:rFonts w:cs="CordiaUPC"/>
                <w:b/>
                <w:bCs/>
              </w:rPr>
              <w:t>Submit Call</w:t>
            </w:r>
          </w:p>
        </w:tc>
      </w:tr>
      <w:tr w:rsidRPr="00792590" w:rsidR="003A395C" w:rsidTr="00832ED6" w14:paraId="2A3FF5D2" w14:textId="77777777">
        <w:tc>
          <w:tcPr>
            <w:tcW w:w="778" w:type="pct"/>
          </w:tcPr>
          <w:p w:rsidRPr="00B91E66" w:rsidR="003A395C" w:rsidP="003A395C" w:rsidRDefault="003A395C" w14:paraId="734CD595" w14:textId="7D92B0A9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B91E66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26" w:type="pct"/>
          </w:tcPr>
          <w:p w:rsidR="003A395C" w:rsidP="003A395C" w:rsidRDefault="003A395C" w14:paraId="65AA9F13" w14:textId="7F9039C7">
            <w:r>
              <w:t>Deduct</w:t>
            </w:r>
            <w:r w:rsidRPr="003542C5">
              <w:t xml:space="preserve"> Type is required</w:t>
            </w:r>
            <w:r w:rsidRPr="003542C5">
              <w:rPr>
                <w:rFonts w:cs="Angsana New"/>
                <w:cs/>
              </w:rPr>
              <w:t>.</w:t>
            </w:r>
          </w:p>
        </w:tc>
        <w:tc>
          <w:tcPr>
            <w:tcW w:w="1938" w:type="pct"/>
          </w:tcPr>
          <w:p w:rsidR="003A395C" w:rsidP="003A395C" w:rsidRDefault="003A395C" w14:paraId="5DA5961C" w14:textId="5B058732">
            <w:r>
              <w:t>deduct</w:t>
            </w:r>
            <w:r w:rsidRPr="003542C5">
              <w:t xml:space="preserve">Type </w:t>
            </w:r>
            <w:r w:rsidRPr="003542C5">
              <w:rPr>
                <w:rFonts w:hint="cs" w:cs="Angsana New"/>
                <w:cs/>
              </w:rPr>
              <w:t xml:space="preserve">จะต้องเป็น </w:t>
            </w:r>
            <w:r w:rsidRPr="003542C5">
              <w:rPr>
                <w:rFonts w:cs="CordiaUPC"/>
              </w:rPr>
              <w:t>Mandatory</w:t>
            </w:r>
          </w:p>
        </w:tc>
        <w:tc>
          <w:tcPr>
            <w:tcW w:w="658" w:type="pct"/>
          </w:tcPr>
          <w:p w:rsidR="003A395C" w:rsidP="003A395C" w:rsidRDefault="00EE6067" w14:paraId="347C93D4" w14:textId="632B7FAC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Pr="00792590" w:rsidR="00FB60F5" w:rsidTr="00832ED6" w14:paraId="3E940AEF" w14:textId="77777777">
        <w:tc>
          <w:tcPr>
            <w:tcW w:w="778" w:type="pct"/>
          </w:tcPr>
          <w:p w:rsidRPr="00792590" w:rsidR="00FB60F5" w:rsidP="00832ED6" w:rsidRDefault="00FB60F5" w14:paraId="0EC8102D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B91E66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26" w:type="pct"/>
          </w:tcPr>
          <w:p w:rsidRPr="00792590" w:rsidR="00FB60F5" w:rsidP="00832ED6" w:rsidRDefault="00FB60F5" w14:paraId="2C214CFD" w14:textId="77777777">
            <w:pPr>
              <w:rPr>
                <w:rFonts w:cs="CordiaUPC"/>
              </w:rPr>
            </w:pPr>
            <w:r>
              <w:t>Effective Start Date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938" w:type="pct"/>
          </w:tcPr>
          <w:p w:rsidRPr="00792590" w:rsidR="00FB60F5" w:rsidP="00832ED6" w:rsidRDefault="00FB60F5" w14:paraId="14935A0F" w14:textId="77777777">
            <w:pPr>
              <w:rPr>
                <w:rFonts w:cs="CordiaUPC"/>
              </w:rPr>
            </w:pPr>
            <w:r>
              <w:t>effectiveStartDate</w:t>
            </w:r>
            <w:r w:rsidRPr="00792590">
              <w:rPr>
                <w:rFonts w:hint="cs"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จะต้องเป็น </w:t>
            </w:r>
            <w:r w:rsidRPr="00792590">
              <w:rPr>
                <w:rFonts w:cs="CordiaUPC"/>
              </w:rPr>
              <w:t>Mandatory</w:t>
            </w:r>
          </w:p>
        </w:tc>
        <w:tc>
          <w:tcPr>
            <w:tcW w:w="658" w:type="pct"/>
          </w:tcPr>
          <w:p w:rsidR="00FB60F5" w:rsidP="00832ED6" w:rsidRDefault="00FB60F5" w14:paraId="73F2A43F" w14:textId="77777777">
            <w:pPr>
              <w:rPr>
                <w:rFonts w:cs="CordiaUPC"/>
                <w:szCs w:val="36"/>
              </w:rPr>
            </w:pPr>
          </w:p>
        </w:tc>
      </w:tr>
      <w:tr w:rsidRPr="00792590" w:rsidR="00A925C9" w:rsidTr="00832ED6" w14:paraId="54777A67" w14:textId="77777777">
        <w:tc>
          <w:tcPr>
            <w:tcW w:w="778" w:type="pct"/>
          </w:tcPr>
          <w:p w:rsidRPr="00B91E66" w:rsidR="00A925C9" w:rsidP="00832ED6" w:rsidRDefault="00A925C9" w14:paraId="0D36BEA1" w14:textId="65E7E2E0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EC5057">
              <w:rPr>
                <w:rFonts w:ascii="CordiaUPC" w:hAnsi="CordiaUPC" w:cs="CordiaUPC"/>
                <w:sz w:val="28"/>
                <w:szCs w:val="28"/>
              </w:rPr>
              <w:t>000</w:t>
            </w:r>
            <w:r>
              <w:rPr>
                <w:rFonts w:ascii="CordiaUPC" w:hAnsi="CordiaUPC" w:cs="CordiaUPC"/>
                <w:sz w:val="28"/>
                <w:szCs w:val="28"/>
              </w:rPr>
              <w:t>26</w:t>
            </w:r>
          </w:p>
        </w:tc>
        <w:tc>
          <w:tcPr>
            <w:tcW w:w="1626" w:type="pct"/>
          </w:tcPr>
          <w:p w:rsidRPr="003542C5" w:rsidR="00A925C9" w:rsidP="00832ED6" w:rsidRDefault="00A925C9" w14:paraId="083BE79B" w14:textId="0BF7891D">
            <w:r>
              <w:rPr>
                <w:rFonts w:cs="CordiaUPC"/>
              </w:rPr>
              <w:t xml:space="preserve">Effective Start </w:t>
            </w:r>
            <w:r w:rsidRPr="00B50A74">
              <w:rPr>
                <w:rFonts w:cs="CordiaUPC"/>
              </w:rPr>
              <w:t>Date</w:t>
            </w:r>
            <w:r w:rsidRPr="002259C2">
              <w:rPr>
                <w:rFonts w:cs="Angsana New"/>
                <w:cs/>
              </w:rPr>
              <w:t xml:space="preserve"> </w:t>
            </w:r>
            <w:r w:rsidRPr="00BC187A">
              <w:t xml:space="preserve">must be </w:t>
            </w:r>
            <w:r>
              <w:t>earlier</w:t>
            </w:r>
            <w:r w:rsidRPr="00BC187A">
              <w:t xml:space="preserve"> than or equal to </w:t>
            </w:r>
            <w:r>
              <w:rPr>
                <w:rFonts w:cs="CordiaUPC"/>
              </w:rPr>
              <w:t xml:space="preserve">Effective End </w:t>
            </w:r>
            <w:r w:rsidRPr="00B50A74">
              <w:rPr>
                <w:rFonts w:cs="CordiaUPC"/>
              </w:rPr>
              <w:t>Date</w:t>
            </w:r>
          </w:p>
        </w:tc>
        <w:tc>
          <w:tcPr>
            <w:tcW w:w="1938" w:type="pct"/>
          </w:tcPr>
          <w:p w:rsidRPr="003542C5" w:rsidR="00A925C9" w:rsidP="00832ED6" w:rsidRDefault="00A925C9" w14:paraId="7D30D2DD" w14:textId="3253D9EE">
            <w:r>
              <w:t>effectiveStartDate</w:t>
            </w:r>
            <w:r w:rsidRPr="00792590">
              <w:rPr>
                <w:rFonts w:hint="cs"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จะต้องเป็นวันที่ที่มาก่อนหรือเท่ากับ </w:t>
            </w:r>
            <w:r>
              <w:t>effectiveEndDate</w:t>
            </w:r>
          </w:p>
        </w:tc>
        <w:tc>
          <w:tcPr>
            <w:tcW w:w="658" w:type="pct"/>
          </w:tcPr>
          <w:p w:rsidR="00A925C9" w:rsidP="00832ED6" w:rsidRDefault="00A925C9" w14:paraId="551652E8" w14:textId="77777777">
            <w:pPr>
              <w:rPr>
                <w:rFonts w:cs="CordiaUPC"/>
                <w:szCs w:val="36"/>
              </w:rPr>
            </w:pPr>
          </w:p>
        </w:tc>
      </w:tr>
      <w:tr w:rsidRPr="00792590" w:rsidR="00A925C9" w:rsidTr="00832ED6" w14:paraId="1457214D" w14:textId="77777777">
        <w:tc>
          <w:tcPr>
            <w:tcW w:w="778" w:type="pct"/>
          </w:tcPr>
          <w:p w:rsidR="00A925C9" w:rsidP="00832ED6" w:rsidRDefault="00A925C9" w14:paraId="4E160672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B91E66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26" w:type="pct"/>
          </w:tcPr>
          <w:p w:rsidRPr="003542C5" w:rsidR="00A925C9" w:rsidP="00832ED6" w:rsidRDefault="00A925C9" w14:paraId="3E022173" w14:textId="77777777">
            <w:r w:rsidRPr="003542C5">
              <w:t>PO Relation Type is required</w:t>
            </w:r>
            <w:r w:rsidRPr="003542C5">
              <w:rPr>
                <w:rFonts w:cs="Angsana New"/>
                <w:cs/>
              </w:rPr>
              <w:t>.</w:t>
            </w:r>
          </w:p>
        </w:tc>
        <w:tc>
          <w:tcPr>
            <w:tcW w:w="1938" w:type="pct"/>
          </w:tcPr>
          <w:p w:rsidRPr="003542C5" w:rsidR="00A925C9" w:rsidP="00832ED6" w:rsidRDefault="00A925C9" w14:paraId="72CA110A" w14:textId="77777777">
            <w:pPr>
              <w:rPr>
                <w:rFonts w:cs="CordiaUPC"/>
                <w:szCs w:val="36"/>
              </w:rPr>
            </w:pPr>
            <w:r w:rsidRPr="003542C5">
              <w:t xml:space="preserve">poRelationType </w:t>
            </w:r>
            <w:r w:rsidRPr="003542C5">
              <w:rPr>
                <w:rFonts w:hint="cs" w:cs="Angsana New"/>
                <w:cs/>
              </w:rPr>
              <w:t xml:space="preserve">จะต้องเป็น </w:t>
            </w:r>
            <w:r w:rsidRPr="003542C5">
              <w:rPr>
                <w:rFonts w:cs="CordiaUPC"/>
              </w:rPr>
              <w:t>Mandatory</w:t>
            </w:r>
          </w:p>
        </w:tc>
        <w:tc>
          <w:tcPr>
            <w:tcW w:w="658" w:type="pct"/>
          </w:tcPr>
          <w:p w:rsidR="00A925C9" w:rsidP="00832ED6" w:rsidRDefault="00A925C9" w14:paraId="4CFCABC9" w14:textId="77777777">
            <w:pPr>
              <w:rPr>
                <w:rFonts w:cs="CordiaUPC"/>
                <w:szCs w:val="36"/>
              </w:rPr>
            </w:pPr>
          </w:p>
        </w:tc>
      </w:tr>
      <w:tr w:rsidRPr="00792590" w:rsidR="00A925C9" w:rsidTr="00832ED6" w14:paraId="4BA8D3A6" w14:textId="77777777">
        <w:tc>
          <w:tcPr>
            <w:tcW w:w="778" w:type="pct"/>
          </w:tcPr>
          <w:p w:rsidR="00A925C9" w:rsidP="00832ED6" w:rsidRDefault="00A925C9" w14:paraId="6DA5544C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B91E66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26" w:type="pct"/>
          </w:tcPr>
          <w:p w:rsidRPr="003542C5" w:rsidR="00A925C9" w:rsidP="00832ED6" w:rsidRDefault="00A925C9" w14:paraId="7A9FD2D4" w14:textId="5BFA2247">
            <w:r w:rsidRPr="003542C5">
              <w:t>PO Relation</w:t>
            </w:r>
            <w:r>
              <w:t xml:space="preserve"> or Remark</w:t>
            </w:r>
            <w:r w:rsidRPr="003542C5">
              <w:t xml:space="preserve"> is required</w:t>
            </w:r>
            <w:r w:rsidRPr="003542C5">
              <w:rPr>
                <w:rFonts w:cs="Angsana New"/>
                <w:cs/>
              </w:rPr>
              <w:t>.</w:t>
            </w:r>
          </w:p>
        </w:tc>
        <w:tc>
          <w:tcPr>
            <w:tcW w:w="1938" w:type="pct"/>
          </w:tcPr>
          <w:p w:rsidRPr="003542C5" w:rsidR="00A925C9" w:rsidP="00832ED6" w:rsidRDefault="00A925C9" w14:paraId="60680C85" w14:textId="4D309613">
            <w:pPr>
              <w:rPr>
                <w:rFonts w:cs="CordiaUPC"/>
                <w:szCs w:val="36"/>
              </w:rPr>
            </w:pPr>
            <w:r w:rsidRPr="003542C5">
              <w:t>poRelation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หรือ </w:t>
            </w:r>
            <w:r>
              <w:t>remark</w:t>
            </w:r>
            <w:r w:rsidRPr="003542C5">
              <w:rPr>
                <w:rFonts w:cs="Angsana New"/>
                <w:cs/>
              </w:rPr>
              <w:t xml:space="preserve"> </w:t>
            </w:r>
            <w:r w:rsidRPr="003542C5">
              <w:rPr>
                <w:rFonts w:hint="cs" w:cs="Angsana New"/>
                <w:cs/>
              </w:rPr>
              <w:t xml:space="preserve">จะต้องเป็น </w:t>
            </w:r>
            <w:r w:rsidRPr="003542C5">
              <w:rPr>
                <w:rFonts w:cs="CordiaUPC"/>
              </w:rPr>
              <w:t>Mandatory</w:t>
            </w:r>
          </w:p>
        </w:tc>
        <w:tc>
          <w:tcPr>
            <w:tcW w:w="658" w:type="pct"/>
          </w:tcPr>
          <w:p w:rsidR="00A925C9" w:rsidP="00832ED6" w:rsidRDefault="00A925C9" w14:paraId="12B52DC0" w14:textId="77777777">
            <w:pPr>
              <w:rPr>
                <w:rFonts w:cs="CordiaUPC"/>
                <w:szCs w:val="36"/>
              </w:rPr>
            </w:pPr>
          </w:p>
        </w:tc>
      </w:tr>
    </w:tbl>
    <w:p w:rsidRPr="008979A8" w:rsidR="00FB60F5" w:rsidP="00BB3F68" w:rsidRDefault="00FB60F5" w14:paraId="26CC6A49" w14:textId="77777777">
      <w:pPr>
        <w:pStyle w:val="Heading3"/>
        <w:numPr>
          <w:ilvl w:val="0"/>
          <w:numId w:val="117"/>
        </w:numPr>
        <w:rPr>
          <w:rFonts w:ascii="CordiaUPC" w:hAnsi="CordiaUPC" w:cs="CordiaUPC"/>
          <w:sz w:val="32"/>
          <w:szCs w:val="32"/>
        </w:rPr>
      </w:pPr>
      <w:r w:rsidRPr="008979A8">
        <w:rPr>
          <w:rFonts w:ascii="CordiaUPC" w:hAnsi="CordiaUPC" w:cs="CordiaUPC"/>
          <w:sz w:val="32"/>
          <w:szCs w:val="32"/>
        </w:rPr>
        <w:t>Mapping to DB</w:t>
      </w:r>
    </w:p>
    <w:tbl>
      <w:tblPr>
        <w:tblW w:w="4977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348"/>
        <w:gridCol w:w="2486"/>
        <w:gridCol w:w="4141"/>
      </w:tblGrid>
      <w:tr w:rsidRPr="008979A8" w:rsidR="00FB60F5" w:rsidTr="00832ED6" w14:paraId="600C2412" w14:textId="77777777">
        <w:trPr>
          <w:cantSplit/>
          <w:tblHeader/>
        </w:trPr>
        <w:tc>
          <w:tcPr>
            <w:tcW w:w="1308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FB60F5" w:rsidP="00832ED6" w:rsidRDefault="00FB60F5" w14:paraId="0B164A57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Database Table</w:t>
            </w:r>
          </w:p>
        </w:tc>
        <w:tc>
          <w:tcPr>
            <w:tcW w:w="1385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FB60F5" w:rsidP="00832ED6" w:rsidRDefault="00FB60F5" w14:paraId="712E9A95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Database Column</w:t>
            </w:r>
          </w:p>
        </w:tc>
        <w:tc>
          <w:tcPr>
            <w:tcW w:w="2307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FB60F5" w:rsidP="00832ED6" w:rsidRDefault="00FB60F5" w14:paraId="23ED4210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Field on Screen</w:t>
            </w:r>
          </w:p>
        </w:tc>
      </w:tr>
      <w:tr w:rsidRPr="008979A8" w:rsidR="00C436F0" w:rsidTr="00832ED6" w14:paraId="2198E741" w14:textId="77777777">
        <w:tc>
          <w:tcPr>
            <w:tcW w:w="1308" w:type="pct"/>
            <w:vMerge w:val="restart"/>
          </w:tcPr>
          <w:p w:rsidRPr="008979A8" w:rsidR="00C436F0" w:rsidP="00C436F0" w:rsidRDefault="00C436F0" w14:paraId="4CD0B296" w14:textId="4E4B2EEC">
            <w:pPr>
              <w:rPr>
                <w:rFonts w:cs="CordiaUPC"/>
              </w:rPr>
            </w:pPr>
            <w:r>
              <w:rPr>
                <w:rFonts w:cs="CordiaUPC"/>
              </w:rPr>
              <w:t>MASS_PO_RELATION</w:t>
            </w:r>
          </w:p>
        </w:tc>
        <w:tc>
          <w:tcPr>
            <w:tcW w:w="1385" w:type="pct"/>
          </w:tcPr>
          <w:p w:rsidRPr="008979A8" w:rsidR="00C436F0" w:rsidP="00C436F0" w:rsidRDefault="00C436F0" w14:paraId="7D5FFB7B" w14:textId="7282B2E7">
            <w:pPr>
              <w:spacing w:after="0"/>
              <w:rPr>
                <w:rFonts w:cs="CordiaUPC"/>
              </w:rPr>
            </w:pPr>
            <w:r w:rsidRPr="00944318">
              <w:t>ROW_ID</w:t>
            </w:r>
          </w:p>
        </w:tc>
        <w:tc>
          <w:tcPr>
            <w:tcW w:w="2307" w:type="pct"/>
          </w:tcPr>
          <w:p w:rsidR="00C436F0" w:rsidP="00C436F0" w:rsidRDefault="00C436F0" w14:paraId="416C387D" w14:textId="77777777">
            <w:pPr>
              <w:spacing w:after="0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ครั้งแรก</w:t>
            </w:r>
          </w:p>
          <w:p w:rsidR="00C436F0" w:rsidP="00C436F0" w:rsidRDefault="00C436F0" w14:paraId="6FBFE860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ให้ระบบ </w:t>
            </w:r>
            <w:r>
              <w:rPr>
                <w:rFonts w:cs="CordiaUPC"/>
              </w:rPr>
              <w:t xml:space="preserve">Auto Generate </w:t>
            </w:r>
          </w:p>
          <w:p w:rsidR="00C436F0" w:rsidP="00C436F0" w:rsidRDefault="00C436F0" w14:paraId="3042AA54" w14:textId="77777777">
            <w:pPr>
              <w:spacing w:after="0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ครั้งถัดไป</w:t>
            </w:r>
          </w:p>
          <w:p w:rsidRPr="008979A8" w:rsidR="00C436F0" w:rsidP="00C436F0" w:rsidRDefault="00C436F0" w14:paraId="0C472D13" w14:textId="088D314F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ให้ใช้ </w:t>
            </w:r>
            <w:r>
              <w:rPr>
                <w:rFonts w:cs="CordiaUPC"/>
              </w:rPr>
              <w:t xml:space="preserve">Row ID </w:t>
            </w:r>
            <w:r>
              <w:rPr>
                <w:rFonts w:hint="cs" w:cs="Angsana New"/>
                <w:cs/>
              </w:rPr>
              <w:t>เดิม</w:t>
            </w:r>
          </w:p>
        </w:tc>
      </w:tr>
      <w:tr w:rsidRPr="008979A8" w:rsidR="00C436F0" w:rsidTr="00832ED6" w14:paraId="2CC6B91E" w14:textId="77777777">
        <w:tc>
          <w:tcPr>
            <w:tcW w:w="1308" w:type="pct"/>
            <w:vMerge/>
          </w:tcPr>
          <w:p w:rsidRPr="008979A8" w:rsidR="00C436F0" w:rsidP="00C436F0" w:rsidRDefault="00C436F0" w14:paraId="01EC68AE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C436F0" w:rsidP="00C436F0" w:rsidRDefault="00C436F0" w14:paraId="65789A4C" w14:textId="1BE97ADB">
            <w:r>
              <w:t>MASS_</w:t>
            </w:r>
            <w:r w:rsidRPr="00944318">
              <w:t>PO</w:t>
            </w:r>
            <w:r>
              <w:t>_DETAIL</w:t>
            </w:r>
            <w:r w:rsidRPr="00944318">
              <w:t>_ROW_ID</w:t>
            </w:r>
          </w:p>
        </w:tc>
        <w:tc>
          <w:tcPr>
            <w:tcW w:w="2307" w:type="pct"/>
          </w:tcPr>
          <w:p w:rsidR="00C436F0" w:rsidP="00C436F0" w:rsidRDefault="00C436F0" w14:paraId="5EC45391" w14:textId="0EF140D4">
            <w:pPr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>ให้</w:t>
            </w:r>
            <w:r w:rsidRPr="008979A8">
              <w:rPr>
                <w:rFonts w:cs="Angsana New"/>
                <w:cs/>
              </w:rPr>
              <w:t>ใช้</w:t>
            </w:r>
            <w:r>
              <w:rPr>
                <w:rFonts w:hint="cs" w:cs="Angsana New"/>
                <w:cs/>
              </w:rPr>
              <w:t xml:space="preserve"> </w:t>
            </w:r>
            <w:r>
              <w:t>MASS_</w:t>
            </w:r>
            <w:r w:rsidRPr="00944318">
              <w:t>PO</w:t>
            </w:r>
            <w:r>
              <w:t>_DETAIL</w:t>
            </w:r>
            <w:r w:rsidRPr="008979A8">
              <w:rPr>
                <w:rFonts w:cs="Angsana New"/>
                <w:cs/>
              </w:rPr>
              <w:t>.</w:t>
            </w:r>
            <w:r w:rsidRPr="008979A8">
              <w:rPr>
                <w:rFonts w:cs="CordiaUPC"/>
              </w:rPr>
              <w:t>ROW_ID</w:t>
            </w:r>
            <w:r>
              <w:rPr>
                <w:rFonts w:hint="cs" w:cs="Angsana New"/>
                <w:cs/>
              </w:rPr>
              <w:t xml:space="preserve"> เดิม</w:t>
            </w:r>
          </w:p>
        </w:tc>
      </w:tr>
      <w:tr w:rsidRPr="008979A8" w:rsidR="00C436F0" w:rsidTr="00832ED6" w14:paraId="467E3411" w14:textId="77777777">
        <w:tc>
          <w:tcPr>
            <w:tcW w:w="1308" w:type="pct"/>
            <w:vMerge/>
          </w:tcPr>
          <w:p w:rsidRPr="008979A8" w:rsidR="00C436F0" w:rsidP="00C436F0" w:rsidRDefault="00C436F0" w14:paraId="51FE4107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C436F0" w:rsidP="00C436F0" w:rsidRDefault="00C436F0" w14:paraId="22117FCA" w14:textId="5850BE8F">
            <w:r>
              <w:t>RELATION_TO_PO_TYPE</w:t>
            </w:r>
          </w:p>
        </w:tc>
        <w:tc>
          <w:tcPr>
            <w:tcW w:w="2307" w:type="pct"/>
          </w:tcPr>
          <w:p w:rsidR="00C436F0" w:rsidP="00C436F0" w:rsidRDefault="00C436F0" w14:paraId="14601E7C" w14:textId="27E29C5E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Default Value </w:t>
            </w:r>
            <w:r>
              <w:rPr>
                <w:rFonts w:cs="Angsana New"/>
                <w:cs/>
              </w:rPr>
              <w:t>: “</w:t>
            </w:r>
            <w:r>
              <w:rPr>
                <w:rFonts w:cs="CordiaUPC"/>
              </w:rPr>
              <w:t>FBB</w:t>
            </w:r>
            <w:r>
              <w:rPr>
                <w:rFonts w:cs="Angsana New"/>
                <w:cs/>
              </w:rPr>
              <w:t>”</w:t>
            </w:r>
          </w:p>
        </w:tc>
      </w:tr>
      <w:tr w:rsidRPr="008979A8" w:rsidR="00C436F0" w:rsidTr="00832ED6" w14:paraId="626A95A7" w14:textId="77777777">
        <w:tc>
          <w:tcPr>
            <w:tcW w:w="1308" w:type="pct"/>
            <w:vMerge/>
          </w:tcPr>
          <w:p w:rsidRPr="008979A8" w:rsidR="00C436F0" w:rsidP="00C436F0" w:rsidRDefault="00C436F0" w14:paraId="5EB88CC3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944318" w:rsidR="00C436F0" w:rsidP="00C436F0" w:rsidRDefault="00C436F0" w14:paraId="68FCFF03" w14:textId="22E2A67D">
            <w:r>
              <w:t>PO_RELATION_TYPE</w:t>
            </w:r>
          </w:p>
        </w:tc>
        <w:tc>
          <w:tcPr>
            <w:tcW w:w="2307" w:type="pct"/>
          </w:tcPr>
          <w:p w:rsidR="00C436F0" w:rsidP="00C436F0" w:rsidRDefault="00C436F0" w14:paraId="4CCFFEB0" w14:textId="33927513">
            <w:pPr>
              <w:rPr>
                <w:rFonts w:cs="CordiaUPC"/>
              </w:rPr>
            </w:pPr>
            <w:r>
              <w:rPr>
                <w:rFonts w:cs="CordiaUPC"/>
              </w:rPr>
              <w:t>poRelationType</w:t>
            </w:r>
          </w:p>
        </w:tc>
      </w:tr>
      <w:tr w:rsidRPr="008979A8" w:rsidR="00C436F0" w:rsidTr="00832ED6" w14:paraId="668558E8" w14:textId="77777777">
        <w:tc>
          <w:tcPr>
            <w:tcW w:w="1308" w:type="pct"/>
            <w:vMerge/>
          </w:tcPr>
          <w:p w:rsidRPr="008979A8" w:rsidR="00C436F0" w:rsidP="00C436F0" w:rsidRDefault="00C436F0" w14:paraId="2DFC2134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944318" w:rsidR="00C436F0" w:rsidP="00C436F0" w:rsidRDefault="00C436F0" w14:paraId="3C929332" w14:textId="2E76C863">
            <w:r>
              <w:t>EFFECTIVE_START_DATE</w:t>
            </w:r>
          </w:p>
        </w:tc>
        <w:tc>
          <w:tcPr>
            <w:tcW w:w="2307" w:type="pct"/>
          </w:tcPr>
          <w:p w:rsidR="00C436F0" w:rsidP="00C436F0" w:rsidRDefault="00C436F0" w14:paraId="5E25ADB1" w14:textId="70D53CE8">
            <w:pPr>
              <w:rPr>
                <w:rFonts w:cs="CordiaUPC"/>
              </w:rPr>
            </w:pPr>
            <w:r>
              <w:rPr>
                <w:rFonts w:cs="CordiaUPC"/>
              </w:rPr>
              <w:t>effectiveStartDate</w:t>
            </w:r>
          </w:p>
        </w:tc>
      </w:tr>
      <w:tr w:rsidRPr="008979A8" w:rsidR="00C436F0" w:rsidTr="00832ED6" w14:paraId="7DFA258A" w14:textId="77777777">
        <w:tc>
          <w:tcPr>
            <w:tcW w:w="1308" w:type="pct"/>
            <w:vMerge/>
          </w:tcPr>
          <w:p w:rsidRPr="008979A8" w:rsidR="00C436F0" w:rsidP="00C436F0" w:rsidRDefault="00C436F0" w14:paraId="24B0B4EB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944318" w:rsidR="00C436F0" w:rsidP="00C436F0" w:rsidRDefault="00C436F0" w14:paraId="2A195FC8" w14:textId="5B6C353E">
            <w:r>
              <w:t>EFFECTIVE_END_DATE</w:t>
            </w:r>
          </w:p>
        </w:tc>
        <w:tc>
          <w:tcPr>
            <w:tcW w:w="2307" w:type="pct"/>
          </w:tcPr>
          <w:p w:rsidR="00C436F0" w:rsidP="00C436F0" w:rsidRDefault="00C436F0" w14:paraId="2A7C4F47" w14:textId="70E51A58">
            <w:pPr>
              <w:rPr>
                <w:rFonts w:cs="CordiaUPC"/>
                <w:cs/>
              </w:rPr>
            </w:pPr>
            <w:r>
              <w:rPr>
                <w:rFonts w:cs="CordiaUPC"/>
              </w:rPr>
              <w:t>effectiveEndDate</w:t>
            </w:r>
          </w:p>
        </w:tc>
      </w:tr>
      <w:tr w:rsidRPr="008979A8" w:rsidR="00C436F0" w:rsidTr="00832ED6" w14:paraId="3FF78DA1" w14:textId="77777777">
        <w:tc>
          <w:tcPr>
            <w:tcW w:w="1308" w:type="pct"/>
            <w:vMerge/>
          </w:tcPr>
          <w:p w:rsidRPr="008979A8" w:rsidR="00C436F0" w:rsidP="00C436F0" w:rsidRDefault="00C436F0" w14:paraId="007F1BAB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944318" w:rsidR="00C436F0" w:rsidP="00C436F0" w:rsidRDefault="00C436F0" w14:paraId="27551E67" w14:textId="0226C20D">
            <w:r>
              <w:t>REMARK</w:t>
            </w:r>
          </w:p>
        </w:tc>
        <w:tc>
          <w:tcPr>
            <w:tcW w:w="2307" w:type="pct"/>
          </w:tcPr>
          <w:p w:rsidR="00C436F0" w:rsidP="00C436F0" w:rsidRDefault="00C436F0" w14:paraId="077C2080" w14:textId="290926D0">
            <w:pPr>
              <w:rPr>
                <w:rFonts w:cs="CordiaUPC"/>
                <w:cs/>
              </w:rPr>
            </w:pPr>
            <w:r>
              <w:rPr>
                <w:rFonts w:cs="CordiaUPC"/>
              </w:rPr>
              <w:t>remark</w:t>
            </w:r>
          </w:p>
        </w:tc>
      </w:tr>
      <w:tr w:rsidRPr="008979A8" w:rsidR="00C436F0" w:rsidTr="00832ED6" w14:paraId="352C6501" w14:textId="77777777">
        <w:tc>
          <w:tcPr>
            <w:tcW w:w="1308" w:type="pct"/>
            <w:vMerge w:val="restart"/>
          </w:tcPr>
          <w:p w:rsidRPr="008979A8" w:rsidR="00C436F0" w:rsidP="00C436F0" w:rsidRDefault="00C436F0" w14:paraId="17012163" w14:textId="54F57505">
            <w:pPr>
              <w:rPr>
                <w:rFonts w:cs="CordiaUPC"/>
              </w:rPr>
            </w:pPr>
            <w:r>
              <w:rPr>
                <w:rFonts w:cs="CordiaUPC"/>
              </w:rPr>
              <w:t>MASS_PO_RELATION_DETAIL</w:t>
            </w:r>
          </w:p>
        </w:tc>
        <w:tc>
          <w:tcPr>
            <w:tcW w:w="1385" w:type="pct"/>
          </w:tcPr>
          <w:p w:rsidR="00C436F0" w:rsidP="00C436F0" w:rsidRDefault="00C436F0" w14:paraId="216A7E20" w14:textId="2F198056">
            <w:r w:rsidRPr="00944318">
              <w:t>ROW_ID</w:t>
            </w:r>
          </w:p>
        </w:tc>
        <w:tc>
          <w:tcPr>
            <w:tcW w:w="2307" w:type="pct"/>
          </w:tcPr>
          <w:p w:rsidR="00C436F0" w:rsidP="00C436F0" w:rsidRDefault="00C436F0" w14:paraId="12E92CB8" w14:textId="77777777">
            <w:pPr>
              <w:spacing w:after="0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ครั้งแรก</w:t>
            </w:r>
          </w:p>
          <w:p w:rsidR="00C436F0" w:rsidP="00C436F0" w:rsidRDefault="00C436F0" w14:paraId="16654DDD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ให้ระบบ </w:t>
            </w:r>
            <w:r>
              <w:rPr>
                <w:rFonts w:cs="CordiaUPC"/>
              </w:rPr>
              <w:t xml:space="preserve">Auto Generate </w:t>
            </w:r>
          </w:p>
          <w:p w:rsidR="00C436F0" w:rsidP="00C436F0" w:rsidRDefault="00C436F0" w14:paraId="4768CFE9" w14:textId="77777777">
            <w:pPr>
              <w:spacing w:after="0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ครั้งถัดไป</w:t>
            </w:r>
          </w:p>
          <w:p w:rsidR="00C436F0" w:rsidP="00C436F0" w:rsidRDefault="00C436F0" w14:paraId="034625FF" w14:textId="1AFD0BA0">
            <w:pPr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ให้ใช้ </w:t>
            </w:r>
            <w:r>
              <w:rPr>
                <w:rFonts w:cs="CordiaUPC"/>
              </w:rPr>
              <w:t xml:space="preserve">Row ID </w:t>
            </w:r>
            <w:r>
              <w:rPr>
                <w:rFonts w:hint="cs" w:cs="Angsana New"/>
                <w:cs/>
              </w:rPr>
              <w:t>เดิม</w:t>
            </w:r>
          </w:p>
        </w:tc>
      </w:tr>
      <w:tr w:rsidRPr="008979A8" w:rsidR="00C436F0" w:rsidTr="00832ED6" w14:paraId="35B37C85" w14:textId="77777777">
        <w:tc>
          <w:tcPr>
            <w:tcW w:w="1308" w:type="pct"/>
            <w:vMerge/>
          </w:tcPr>
          <w:p w:rsidRPr="008979A8" w:rsidR="00C436F0" w:rsidP="00C436F0" w:rsidRDefault="00C436F0" w14:paraId="032BA824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C436F0" w:rsidP="00C436F0" w:rsidRDefault="00C436F0" w14:paraId="3CDE3037" w14:textId="1F19CB52">
            <w:r>
              <w:rPr>
                <w:rFonts w:cs="CordiaUPC"/>
              </w:rPr>
              <w:t>MASS_PO_RELATION</w:t>
            </w:r>
            <w:r>
              <w:t>_ROW_ID</w:t>
            </w:r>
          </w:p>
        </w:tc>
        <w:tc>
          <w:tcPr>
            <w:tcW w:w="2307" w:type="pct"/>
          </w:tcPr>
          <w:p w:rsidR="00C436F0" w:rsidP="00C436F0" w:rsidRDefault="00C436F0" w14:paraId="32EC7E3B" w14:textId="141D4B46">
            <w:pPr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>ให้</w:t>
            </w:r>
            <w:r w:rsidRPr="008979A8">
              <w:rPr>
                <w:rFonts w:cs="Angsana New"/>
                <w:cs/>
              </w:rPr>
              <w:t>ใช้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CordiaUPC"/>
              </w:rPr>
              <w:t>MASS_PO_RELATION</w:t>
            </w:r>
            <w:r w:rsidRPr="008979A8">
              <w:rPr>
                <w:rFonts w:cs="Angsana New"/>
                <w:cs/>
              </w:rPr>
              <w:t>.</w:t>
            </w:r>
            <w:r w:rsidRPr="008979A8">
              <w:rPr>
                <w:rFonts w:cs="CordiaUPC"/>
              </w:rPr>
              <w:t>ROW_ID</w:t>
            </w:r>
            <w:r>
              <w:rPr>
                <w:rFonts w:hint="cs" w:cs="Angsana New"/>
                <w:cs/>
              </w:rPr>
              <w:t xml:space="preserve"> เดิม</w:t>
            </w:r>
          </w:p>
        </w:tc>
      </w:tr>
      <w:tr w:rsidRPr="008979A8" w:rsidR="00C436F0" w:rsidTr="00832ED6" w14:paraId="04CE3A78" w14:textId="77777777">
        <w:tc>
          <w:tcPr>
            <w:tcW w:w="1308" w:type="pct"/>
            <w:vMerge/>
          </w:tcPr>
          <w:p w:rsidRPr="008979A8" w:rsidR="00C436F0" w:rsidP="00C436F0" w:rsidRDefault="00C436F0" w14:paraId="00515547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C436F0" w:rsidP="00C436F0" w:rsidRDefault="00C436F0" w14:paraId="4B413007" w14:textId="42DD7FA4">
            <w:pPr>
              <w:rPr>
                <w:rFonts w:cs="CordiaUPC"/>
              </w:rPr>
            </w:pPr>
            <w:r w:rsidRPr="00944318">
              <w:t>PO_ROW_ID</w:t>
            </w:r>
          </w:p>
        </w:tc>
        <w:tc>
          <w:tcPr>
            <w:tcW w:w="2307" w:type="pct"/>
          </w:tcPr>
          <w:p w:rsidR="00C436F0" w:rsidP="00C436F0" w:rsidRDefault="00C436F0" w14:paraId="1EDC4EF8" w14:textId="46768DCB">
            <w:pPr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>ให้</w:t>
            </w:r>
            <w:r w:rsidRPr="008979A8">
              <w:rPr>
                <w:rFonts w:cs="Angsana New"/>
                <w:cs/>
              </w:rPr>
              <w:t>ใช้</w:t>
            </w:r>
            <w:r>
              <w:rPr>
                <w:rFonts w:hint="cs" w:cs="Angsana New"/>
                <w:cs/>
              </w:rPr>
              <w:t xml:space="preserve"> </w:t>
            </w:r>
            <w:r w:rsidRPr="008979A8">
              <w:rPr>
                <w:rFonts w:cs="CordiaUPC"/>
              </w:rPr>
              <w:t>PLM_P</w:t>
            </w:r>
            <w:r>
              <w:rPr>
                <w:rFonts w:cs="CordiaUPC"/>
              </w:rPr>
              <w:t>O</w:t>
            </w:r>
            <w:r w:rsidRPr="008979A8">
              <w:rPr>
                <w:rFonts w:cs="Angsana New"/>
                <w:cs/>
              </w:rPr>
              <w:t>.</w:t>
            </w:r>
            <w:r w:rsidRPr="008979A8">
              <w:rPr>
                <w:rFonts w:cs="CordiaUPC"/>
              </w:rPr>
              <w:t>ROW_ID</w:t>
            </w:r>
            <w:r>
              <w:rPr>
                <w:rFonts w:hint="cs" w:cs="Angsana New"/>
                <w:cs/>
              </w:rPr>
              <w:t xml:space="preserve"> ของ </w:t>
            </w:r>
            <w:r>
              <w:rPr>
                <w:rFonts w:cs="CordiaUPC"/>
              </w:rPr>
              <w:t xml:space="preserve">PO </w:t>
            </w:r>
            <w:r>
              <w:rPr>
                <w:rFonts w:hint="cs" w:cs="Angsana New"/>
                <w:cs/>
              </w:rPr>
              <w:t>ที่เลือกมา</w:t>
            </w:r>
          </w:p>
        </w:tc>
      </w:tr>
      <w:tr w:rsidRPr="008979A8" w:rsidR="008B717E" w:rsidTr="00832ED6" w14:paraId="75F2487A" w14:textId="77777777">
        <w:tc>
          <w:tcPr>
            <w:tcW w:w="1308" w:type="pct"/>
            <w:vMerge/>
          </w:tcPr>
          <w:p w:rsidRPr="008979A8" w:rsidR="008B717E" w:rsidP="00C436F0" w:rsidRDefault="008B717E" w14:paraId="470B3833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8B717E" w:rsidP="00C436F0" w:rsidRDefault="008B717E" w14:paraId="1477DBFD" w14:textId="2F162872">
            <w:r>
              <w:t>PO_ENH_ROW_ID</w:t>
            </w:r>
          </w:p>
        </w:tc>
        <w:tc>
          <w:tcPr>
            <w:tcW w:w="2307" w:type="pct"/>
          </w:tcPr>
          <w:p w:rsidR="008B717E" w:rsidP="00C436F0" w:rsidRDefault="008B717E" w14:paraId="553F3C1F" w14:textId="74D1DCBB">
            <w:pPr>
              <w:rPr>
                <w:rFonts w:cs="CordiaUPC"/>
              </w:rPr>
            </w:pPr>
          </w:p>
        </w:tc>
      </w:tr>
      <w:tr w:rsidRPr="008979A8" w:rsidR="008B717E" w:rsidTr="00832ED6" w14:paraId="1890BCAE" w14:textId="77777777">
        <w:tc>
          <w:tcPr>
            <w:tcW w:w="1308" w:type="pct"/>
            <w:vMerge/>
          </w:tcPr>
          <w:p w:rsidRPr="008979A8" w:rsidR="008B717E" w:rsidP="00C436F0" w:rsidRDefault="008B717E" w14:paraId="41BCC10D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8B717E" w:rsidP="00C436F0" w:rsidRDefault="008B717E" w14:paraId="0146D52F" w14:textId="74BF75B6">
            <w:r>
              <w:t>STATUS</w:t>
            </w:r>
          </w:p>
        </w:tc>
        <w:tc>
          <w:tcPr>
            <w:tcW w:w="2307" w:type="pct"/>
          </w:tcPr>
          <w:p w:rsidR="008B717E" w:rsidP="00C436F0" w:rsidRDefault="008B717E" w14:paraId="156D2E2A" w14:textId="3E1DD137">
            <w:pPr>
              <w:rPr>
                <w:rFonts w:cs="CordiaUPC"/>
                <w:cs/>
              </w:rPr>
            </w:pPr>
            <w:r>
              <w:rPr>
                <w:rFonts w:cs="CordiaUPC"/>
              </w:rPr>
              <w:t xml:space="preserve">Default Value </w:t>
            </w:r>
            <w:r>
              <w:rPr>
                <w:rFonts w:cs="Angsana New"/>
                <w:cs/>
              </w:rPr>
              <w:t>: “</w:t>
            </w:r>
            <w:r>
              <w:rPr>
                <w:rFonts w:cs="CordiaUPC"/>
              </w:rPr>
              <w:t>Draft</w:t>
            </w:r>
            <w:r>
              <w:rPr>
                <w:rFonts w:cs="Angsana New"/>
                <w:cs/>
              </w:rPr>
              <w:t>”</w:t>
            </w:r>
          </w:p>
        </w:tc>
      </w:tr>
    </w:tbl>
    <w:p w:rsidR="00121EB1" w:rsidP="00121EB1" w:rsidRDefault="00121EB1" w14:paraId="2C867536" w14:textId="687B93BA">
      <w:pPr>
        <w:pStyle w:val="Heading2"/>
        <w:numPr>
          <w:ilvl w:val="0"/>
          <w:numId w:val="1"/>
        </w:numPr>
        <w:ind w:left="426" w:hanging="426"/>
        <w:rPr>
          <w:rFonts w:ascii="CordiaUPC" w:hAnsi="CordiaUPC" w:cs="CordiaUPC"/>
          <w:sz w:val="36"/>
          <w:szCs w:val="36"/>
        </w:rPr>
      </w:pPr>
      <w:r>
        <w:rPr>
          <w:rFonts w:ascii="CordiaUPC" w:hAnsi="CordiaUPC" w:cs="CordiaUPC"/>
          <w:sz w:val="36"/>
          <w:szCs w:val="36"/>
        </w:rPr>
        <w:t>Mass PO Relation</w:t>
      </w:r>
      <w:r w:rsidR="00B97D51">
        <w:rPr>
          <w:rFonts w:ascii="CordiaUPC" w:hAnsi="CordiaUPC" w:cs="CordiaUPC"/>
          <w:sz w:val="36"/>
          <w:szCs w:val="36"/>
        </w:rPr>
        <w:t xml:space="preserve"> Mobile</w:t>
      </w:r>
    </w:p>
    <w:p w:rsidRPr="00180BBA" w:rsidR="00121EB1" w:rsidP="00BB3F68" w:rsidRDefault="00121EB1" w14:paraId="3D4B5FF3" w14:textId="77777777">
      <w:pPr>
        <w:pStyle w:val="Heading3"/>
        <w:numPr>
          <w:ilvl w:val="0"/>
          <w:numId w:val="116"/>
        </w:numPr>
        <w:rPr>
          <w:rFonts w:ascii="CordiaUPC" w:hAnsi="CordiaUPC" w:cs="CordiaUPC"/>
          <w:sz w:val="32"/>
          <w:szCs w:val="40"/>
        </w:rPr>
      </w:pPr>
      <w:r w:rsidRPr="00180BBA">
        <w:rPr>
          <w:rFonts w:ascii="CordiaUPC" w:hAnsi="CordiaUPC" w:cs="CordiaUPC"/>
          <w:sz w:val="32"/>
          <w:szCs w:val="40"/>
        </w:rPr>
        <w:t>Field on Screen</w:t>
      </w:r>
    </w:p>
    <w:tbl>
      <w:tblPr>
        <w:tblW w:w="4977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522"/>
        <w:gridCol w:w="1930"/>
        <w:gridCol w:w="7"/>
        <w:gridCol w:w="5516"/>
      </w:tblGrid>
      <w:tr w:rsidRPr="008979A8" w:rsidR="00121EB1" w:rsidTr="0013276B" w14:paraId="21EA0727" w14:textId="77777777">
        <w:trPr>
          <w:cantSplit/>
          <w:tblHeader/>
        </w:trPr>
        <w:tc>
          <w:tcPr>
            <w:tcW w:w="848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121EB1" w:rsidP="0013276B" w:rsidRDefault="00121EB1" w14:paraId="0FACC41F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Field Name</w:t>
            </w:r>
          </w:p>
        </w:tc>
        <w:tc>
          <w:tcPr>
            <w:tcW w:w="1079" w:type="pct"/>
            <w:gridSpan w:val="2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121EB1" w:rsidP="0013276B" w:rsidRDefault="00121EB1" w14:paraId="71ECA0BE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Type</w:t>
            </w:r>
          </w:p>
        </w:tc>
        <w:tc>
          <w:tcPr>
            <w:tcW w:w="3073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121EB1" w:rsidP="0013276B" w:rsidRDefault="00121EB1" w14:paraId="1DDF7DCE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Comments</w:t>
            </w:r>
          </w:p>
        </w:tc>
      </w:tr>
      <w:tr w:rsidRPr="008979A8" w:rsidR="00121EB1" w:rsidTr="0013276B" w14:paraId="1DBC9750" w14:textId="77777777">
        <w:trPr>
          <w:trHeight w:val="111"/>
        </w:trPr>
        <w:tc>
          <w:tcPr>
            <w:tcW w:w="5000" w:type="pct"/>
            <w:gridSpan w:val="4"/>
            <w:shd w:val="clear" w:color="auto" w:fill="C2D69B" w:themeFill="accent3" w:themeFillTint="99"/>
          </w:tcPr>
          <w:p w:rsidR="00121EB1" w:rsidP="00B97D51" w:rsidRDefault="00121EB1" w14:paraId="381F2433" w14:textId="6E49D399">
            <w:pPr>
              <w:pStyle w:val="HeaderTable"/>
            </w:pPr>
            <w:r>
              <w:t>PO Relation</w:t>
            </w:r>
            <w:r w:rsidR="00B97D51">
              <w:t xml:space="preserve"> Mobile </w:t>
            </w:r>
            <w:r>
              <w:t>Table Section</w:t>
            </w:r>
          </w:p>
        </w:tc>
      </w:tr>
      <w:tr w:rsidRPr="008979A8" w:rsidR="000E77DA" w:rsidTr="0013276B" w14:paraId="5B276E9D" w14:textId="77777777">
        <w:trPr>
          <w:trHeight w:val="72"/>
        </w:trPr>
        <w:tc>
          <w:tcPr>
            <w:tcW w:w="848" w:type="pct"/>
          </w:tcPr>
          <w:p w:rsidRPr="00811C4B" w:rsidR="000E77DA" w:rsidP="000E77DA" w:rsidRDefault="000E77DA" w14:paraId="620BCAA7" w14:textId="155296EE">
            <w:r w:rsidRPr="00811C4B">
              <w:t>Deduct Type</w:t>
            </w:r>
          </w:p>
        </w:tc>
        <w:tc>
          <w:tcPr>
            <w:tcW w:w="1075" w:type="pct"/>
          </w:tcPr>
          <w:p w:rsidR="000E77DA" w:rsidP="000E77DA" w:rsidRDefault="000E77DA" w14:paraId="796A650C" w14:textId="77777777"/>
        </w:tc>
        <w:tc>
          <w:tcPr>
            <w:tcW w:w="3077" w:type="pct"/>
            <w:gridSpan w:val="2"/>
          </w:tcPr>
          <w:p w:rsidR="000E77DA" w:rsidP="000E77DA" w:rsidRDefault="000E77DA" w14:paraId="1C74DF3C" w14:textId="77777777">
            <w:r>
              <w:rPr>
                <w:rFonts w:hint="cs"/>
                <w:cs/>
              </w:rPr>
              <w:t xml:space="preserve">แสดงใน </w:t>
            </w:r>
            <w:r>
              <w:t>Format</w:t>
            </w:r>
          </w:p>
          <w:p w:rsidR="000E77DA" w:rsidP="000E77DA" w:rsidRDefault="000E77DA" w14:paraId="040F4DA7" w14:textId="77777777">
            <w:r>
              <w:t>deductType</w:t>
            </w:r>
          </w:p>
          <w:p w:rsidR="000C347A" w:rsidP="000E77DA" w:rsidRDefault="000C347A" w14:paraId="01B36B49" w14:textId="2F19D679">
            <w:pPr>
              <w:rPr>
                <w:cs/>
              </w:rPr>
            </w:pPr>
            <w:r>
              <w:t xml:space="preserve">Visible </w:t>
            </w:r>
            <w:r>
              <w:rPr>
                <w:rFonts w:hint="cs"/>
                <w:cs/>
              </w:rPr>
              <w:t xml:space="preserve">เมื่อ </w:t>
            </w:r>
            <w:r>
              <w:t xml:space="preserve">customerType </w:t>
            </w:r>
            <w:r>
              <w:rPr>
                <w:rFonts w:hint="cs"/>
                <w:cs/>
              </w:rPr>
              <w:t xml:space="preserve">เป็น </w:t>
            </w:r>
            <w:r>
              <w:rPr>
                <w:rFonts w:cs="Angsana New"/>
                <w:cs/>
              </w:rPr>
              <w:t>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priceType </w:t>
            </w:r>
            <w:r>
              <w:rPr>
                <w:rFonts w:hint="cs"/>
                <w:cs/>
              </w:rPr>
              <w:t xml:space="preserve">เป็น </w:t>
            </w:r>
            <w:r>
              <w:rPr>
                <w:rFonts w:cs="CordiaUPC"/>
                <w:cs/>
              </w:rPr>
              <w:t>“</w:t>
            </w:r>
            <w:r>
              <w:t>Recurring</w:t>
            </w:r>
            <w:r>
              <w:rPr>
                <w:rFonts w:cs="CordiaUPC"/>
                <w:cs/>
              </w:rPr>
              <w:t>”</w:t>
            </w:r>
          </w:p>
        </w:tc>
      </w:tr>
      <w:tr w:rsidRPr="008979A8" w:rsidR="00121EB1" w:rsidTr="0013276B" w14:paraId="1D64F076" w14:textId="77777777">
        <w:trPr>
          <w:trHeight w:val="72"/>
        </w:trPr>
        <w:tc>
          <w:tcPr>
            <w:tcW w:w="848" w:type="pct"/>
          </w:tcPr>
          <w:p w:rsidR="00121EB1" w:rsidP="0013276B" w:rsidRDefault="00121EB1" w14:paraId="2BCCF8E0" w14:textId="6EDDAE86">
            <w:r>
              <w:t>Effective</w:t>
            </w:r>
            <w:r w:rsidR="005D76F6">
              <w:t xml:space="preserve"> Start </w:t>
            </w:r>
            <w:r>
              <w:t>Date</w:t>
            </w:r>
          </w:p>
        </w:tc>
        <w:tc>
          <w:tcPr>
            <w:tcW w:w="1075" w:type="pct"/>
          </w:tcPr>
          <w:p w:rsidR="00121EB1" w:rsidP="0013276B" w:rsidRDefault="00121EB1" w14:paraId="717482FD" w14:textId="77777777"/>
        </w:tc>
        <w:tc>
          <w:tcPr>
            <w:tcW w:w="3077" w:type="pct"/>
            <w:gridSpan w:val="2"/>
          </w:tcPr>
          <w:p w:rsidR="00121EB1" w:rsidP="0013276B" w:rsidRDefault="009720DE" w14:paraId="3A3D02C5" w14:textId="77777777">
            <w:r>
              <w:rPr>
                <w:rFonts w:hint="cs"/>
                <w:cs/>
              </w:rPr>
              <w:t xml:space="preserve">แสดงใน </w:t>
            </w:r>
            <w:r>
              <w:t>Format</w:t>
            </w:r>
          </w:p>
          <w:p w:rsidR="009720DE" w:rsidP="0013276B" w:rsidRDefault="009720DE" w14:paraId="1DD2070B" w14:textId="1EC52EDC">
            <w:r>
              <w:t>effectiveStartDate</w:t>
            </w:r>
          </w:p>
        </w:tc>
      </w:tr>
      <w:tr w:rsidRPr="008979A8" w:rsidR="005D76F6" w:rsidTr="0013276B" w14:paraId="2FCED372" w14:textId="77777777">
        <w:trPr>
          <w:trHeight w:val="72"/>
        </w:trPr>
        <w:tc>
          <w:tcPr>
            <w:tcW w:w="848" w:type="pct"/>
          </w:tcPr>
          <w:p w:rsidR="005D76F6" w:rsidP="005D76F6" w:rsidRDefault="005D76F6" w14:paraId="586A2D52" w14:textId="7FA63775">
            <w:r>
              <w:t>Effective End Date</w:t>
            </w:r>
          </w:p>
        </w:tc>
        <w:tc>
          <w:tcPr>
            <w:tcW w:w="1075" w:type="pct"/>
          </w:tcPr>
          <w:p w:rsidR="005D76F6" w:rsidP="005D76F6" w:rsidRDefault="005D76F6" w14:paraId="7C598996" w14:textId="77777777"/>
        </w:tc>
        <w:tc>
          <w:tcPr>
            <w:tcW w:w="3077" w:type="pct"/>
            <w:gridSpan w:val="2"/>
          </w:tcPr>
          <w:p w:rsidR="005D76F6" w:rsidP="005D76F6" w:rsidRDefault="005D76F6" w14:paraId="5E60CCA8" w14:textId="77777777">
            <w:r>
              <w:rPr>
                <w:rFonts w:hint="cs"/>
                <w:cs/>
              </w:rPr>
              <w:t xml:space="preserve">แสดงใน </w:t>
            </w:r>
            <w:r>
              <w:t>Format</w:t>
            </w:r>
          </w:p>
          <w:p w:rsidR="005D76F6" w:rsidP="005D76F6" w:rsidRDefault="005D76F6" w14:paraId="120047CA" w14:textId="7463A154">
            <w:pPr>
              <w:rPr>
                <w:cs/>
              </w:rPr>
            </w:pPr>
            <w:r>
              <w:t>effectiveEndDate</w:t>
            </w:r>
          </w:p>
        </w:tc>
      </w:tr>
      <w:tr w:rsidRPr="008979A8" w:rsidR="005D76F6" w:rsidTr="0013276B" w14:paraId="466325CB" w14:textId="77777777">
        <w:trPr>
          <w:trHeight w:val="72"/>
        </w:trPr>
        <w:tc>
          <w:tcPr>
            <w:tcW w:w="848" w:type="pct"/>
          </w:tcPr>
          <w:p w:rsidR="005D76F6" w:rsidP="005D76F6" w:rsidRDefault="005D76F6" w14:paraId="6705A948" w14:textId="7829ED14">
            <w:r>
              <w:t>PO Relation Type</w:t>
            </w:r>
          </w:p>
        </w:tc>
        <w:tc>
          <w:tcPr>
            <w:tcW w:w="1075" w:type="pct"/>
          </w:tcPr>
          <w:p w:rsidR="005D76F6" w:rsidP="005D76F6" w:rsidRDefault="005D76F6" w14:paraId="5F3C2B76" w14:textId="77777777"/>
        </w:tc>
        <w:tc>
          <w:tcPr>
            <w:tcW w:w="3077" w:type="pct"/>
            <w:gridSpan w:val="2"/>
          </w:tcPr>
          <w:p w:rsidR="005D76F6" w:rsidP="005D76F6" w:rsidRDefault="005D76F6" w14:paraId="0DB41B63" w14:textId="77777777">
            <w:r>
              <w:rPr>
                <w:rFonts w:hint="cs"/>
                <w:cs/>
              </w:rPr>
              <w:t xml:space="preserve">แสดงใน </w:t>
            </w:r>
            <w:r>
              <w:t>Format</w:t>
            </w:r>
          </w:p>
          <w:p w:rsidR="005D76F6" w:rsidP="005D76F6" w:rsidRDefault="005D76F6" w14:paraId="225C34D2" w14:textId="7B790D9A">
            <w:r>
              <w:t>PO Relation Type</w:t>
            </w:r>
          </w:p>
        </w:tc>
      </w:tr>
      <w:tr w:rsidRPr="008979A8" w:rsidR="005D76F6" w:rsidTr="0013276B" w14:paraId="49C36059" w14:textId="77777777">
        <w:trPr>
          <w:trHeight w:val="69"/>
        </w:trPr>
        <w:tc>
          <w:tcPr>
            <w:tcW w:w="848" w:type="pct"/>
          </w:tcPr>
          <w:p w:rsidR="005D76F6" w:rsidP="005D76F6" w:rsidRDefault="005D76F6" w14:paraId="64ADBDDA" w14:textId="6E0BB82A">
            <w:r>
              <w:t>PO Relation</w:t>
            </w:r>
          </w:p>
        </w:tc>
        <w:tc>
          <w:tcPr>
            <w:tcW w:w="1075" w:type="pct"/>
          </w:tcPr>
          <w:p w:rsidR="005D76F6" w:rsidP="005D76F6" w:rsidRDefault="005D76F6" w14:paraId="78593D9E" w14:textId="77777777"/>
        </w:tc>
        <w:tc>
          <w:tcPr>
            <w:tcW w:w="3077" w:type="pct"/>
            <w:gridSpan w:val="2"/>
          </w:tcPr>
          <w:p w:rsidR="005D76F6" w:rsidP="005D76F6" w:rsidRDefault="005D76F6" w14:paraId="4A38D621" w14:textId="77777777">
            <w:r>
              <w:rPr>
                <w:rFonts w:hint="cs"/>
                <w:cs/>
              </w:rPr>
              <w:t xml:space="preserve">แสดงใน </w:t>
            </w:r>
            <w:r>
              <w:t>Format</w:t>
            </w:r>
          </w:p>
          <w:p w:rsidR="005D76F6" w:rsidP="005D76F6" w:rsidRDefault="005D76F6" w14:paraId="445895EE" w14:textId="52A520C3">
            <w:r>
              <w:rPr>
                <w:rFonts w:hint="cs"/>
                <w:cs/>
              </w:rPr>
              <w:t xml:space="preserve">ค่า </w:t>
            </w:r>
            <w:r>
              <w:t xml:space="preserve">Display </w:t>
            </w:r>
            <w:r>
              <w:rPr>
                <w:rFonts w:hint="cs"/>
                <w:cs/>
              </w:rPr>
              <w:t xml:space="preserve">ของ </w:t>
            </w:r>
            <w:r>
              <w:t>poRelation</w:t>
            </w:r>
          </w:p>
          <w:p w:rsidRPr="004774EC" w:rsidR="005D76F6" w:rsidP="005D76F6" w:rsidRDefault="005D76F6" w14:paraId="129DC60B" w14:textId="77DC7886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หมายเหตุ ถ้ามีค่ามากกว่า </w:t>
            </w:r>
            <w:r>
              <w:t xml:space="preserve">1 </w:t>
            </w:r>
            <w:r>
              <w:rPr>
                <w:rFonts w:hint="cs"/>
                <w:cs/>
              </w:rPr>
              <w:t xml:space="preserve">ค่า ให้ขึ้นบรรทัดใหม่โดยที่ยังอยู่ใน </w:t>
            </w:r>
            <w:r>
              <w:t xml:space="preserve">Row </w:t>
            </w:r>
            <w:r>
              <w:rPr>
                <w:rFonts w:hint="cs"/>
                <w:cs/>
              </w:rPr>
              <w:t>เดิม</w:t>
            </w:r>
          </w:p>
        </w:tc>
      </w:tr>
      <w:tr w:rsidRPr="008979A8" w:rsidR="005D76F6" w:rsidTr="0013276B" w14:paraId="2EB3D467" w14:textId="77777777">
        <w:trPr>
          <w:trHeight w:val="69"/>
        </w:trPr>
        <w:tc>
          <w:tcPr>
            <w:tcW w:w="848" w:type="pct"/>
          </w:tcPr>
          <w:p w:rsidR="005D76F6" w:rsidP="005D76F6" w:rsidRDefault="005D76F6" w14:paraId="417EC0F6" w14:textId="77777777">
            <w:r>
              <w:t>Remark</w:t>
            </w:r>
          </w:p>
        </w:tc>
        <w:tc>
          <w:tcPr>
            <w:tcW w:w="1075" w:type="pct"/>
          </w:tcPr>
          <w:p w:rsidR="005D76F6" w:rsidP="005D76F6" w:rsidRDefault="005D76F6" w14:paraId="36BD8658" w14:textId="77777777"/>
        </w:tc>
        <w:tc>
          <w:tcPr>
            <w:tcW w:w="3077" w:type="pct"/>
            <w:gridSpan w:val="2"/>
          </w:tcPr>
          <w:p w:rsidR="005D76F6" w:rsidP="005D76F6" w:rsidRDefault="005D76F6" w14:paraId="18F7735B" w14:textId="77777777">
            <w:r>
              <w:rPr>
                <w:rFonts w:hint="cs"/>
                <w:cs/>
              </w:rPr>
              <w:t xml:space="preserve">แสดงใน </w:t>
            </w:r>
            <w:r>
              <w:t>Format</w:t>
            </w:r>
          </w:p>
          <w:p w:rsidR="005D76F6" w:rsidP="005D76F6" w:rsidRDefault="005D76F6" w14:paraId="1FD7A3CE" w14:textId="6811240D">
            <w:r>
              <w:t>remark</w:t>
            </w:r>
          </w:p>
        </w:tc>
      </w:tr>
      <w:tr w:rsidRPr="008979A8" w:rsidR="005D76F6" w:rsidTr="0013276B" w14:paraId="2122C239" w14:textId="77777777">
        <w:trPr>
          <w:trHeight w:val="69"/>
        </w:trPr>
        <w:tc>
          <w:tcPr>
            <w:tcW w:w="848" w:type="pct"/>
          </w:tcPr>
          <w:p w:rsidR="005D76F6" w:rsidP="005D76F6" w:rsidRDefault="005D76F6" w14:paraId="43E84098" w14:textId="77777777">
            <w:pPr>
              <w:tabs>
                <w:tab w:val="left" w:pos="1356"/>
              </w:tabs>
            </w:pPr>
            <w:r>
              <w:t>Action</w:t>
            </w:r>
          </w:p>
          <w:p w:rsidR="005D76F6" w:rsidP="005D76F6" w:rsidRDefault="005D76F6" w14:paraId="4002E481" w14:textId="77777777">
            <w:pPr>
              <w:pStyle w:val="ListParagraph"/>
              <w:numPr>
                <w:ilvl w:val="0"/>
                <w:numId w:val="47"/>
              </w:numPr>
            </w:pPr>
            <w:r>
              <w:t>Edit</w:t>
            </w:r>
          </w:p>
        </w:tc>
        <w:tc>
          <w:tcPr>
            <w:tcW w:w="1075" w:type="pct"/>
          </w:tcPr>
          <w:p w:rsidR="005D76F6" w:rsidP="005D76F6" w:rsidRDefault="005D76F6" w14:paraId="4A05082C" w14:textId="77777777">
            <w:r>
              <w:t>Button</w:t>
            </w:r>
          </w:p>
        </w:tc>
        <w:tc>
          <w:tcPr>
            <w:tcW w:w="3077" w:type="pct"/>
            <w:gridSpan w:val="2"/>
          </w:tcPr>
          <w:p w:rsidR="005D76F6" w:rsidP="005D76F6" w:rsidRDefault="005D76F6" w14:paraId="3E175B9F" w14:textId="23E6BC46">
            <w:r w:rsidRPr="0079598B">
              <w:rPr>
                <w:cs/>
              </w:rPr>
              <w:t xml:space="preserve">เมื่อกดปุ่มให้ทำการ </w:t>
            </w:r>
            <w:r w:rsidRPr="0079598B">
              <w:t xml:space="preserve">Visible </w:t>
            </w:r>
            <w:r>
              <w:t xml:space="preserve">PO Relation Detail </w:t>
            </w:r>
            <w:r w:rsidRPr="0079598B">
              <w:t>Section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และดึงข้อมูลของ </w:t>
            </w:r>
            <w:r>
              <w:t xml:space="preserve">Row </w:t>
            </w:r>
            <w:r>
              <w:rPr>
                <w:rFonts w:hint="cs"/>
                <w:cs/>
              </w:rPr>
              <w:t>นั้นๆ มาแสดง</w:t>
            </w:r>
          </w:p>
        </w:tc>
      </w:tr>
      <w:tr w:rsidRPr="008979A8" w:rsidR="005D76F6" w:rsidTr="0013276B" w14:paraId="0DA74190" w14:textId="77777777">
        <w:trPr>
          <w:trHeight w:val="69"/>
        </w:trPr>
        <w:tc>
          <w:tcPr>
            <w:tcW w:w="848" w:type="pct"/>
          </w:tcPr>
          <w:p w:rsidR="005D76F6" w:rsidP="005D76F6" w:rsidRDefault="005D76F6" w14:paraId="4D81C7EB" w14:textId="77777777">
            <w:pPr>
              <w:tabs>
                <w:tab w:val="left" w:pos="1356"/>
              </w:tabs>
            </w:pPr>
            <w:r>
              <w:t>Action</w:t>
            </w:r>
          </w:p>
          <w:p w:rsidR="005D76F6" w:rsidP="005D76F6" w:rsidRDefault="005D76F6" w14:paraId="06DF5997" w14:textId="77777777">
            <w:pPr>
              <w:pStyle w:val="ListParagraph"/>
              <w:numPr>
                <w:ilvl w:val="0"/>
                <w:numId w:val="47"/>
              </w:numPr>
            </w:pPr>
            <w:r>
              <w:t>Delete</w:t>
            </w:r>
          </w:p>
        </w:tc>
        <w:tc>
          <w:tcPr>
            <w:tcW w:w="1075" w:type="pct"/>
          </w:tcPr>
          <w:p w:rsidR="005D76F6" w:rsidP="005D76F6" w:rsidRDefault="005D76F6" w14:paraId="417CB9D1" w14:textId="77777777">
            <w:r>
              <w:t>Button</w:t>
            </w:r>
          </w:p>
        </w:tc>
        <w:tc>
          <w:tcPr>
            <w:tcW w:w="3077" w:type="pct"/>
            <w:gridSpan w:val="2"/>
          </w:tcPr>
          <w:p w:rsidR="005D76F6" w:rsidP="005D76F6" w:rsidRDefault="005D76F6" w14:paraId="68F15719" w14:textId="77777777">
            <w:r w:rsidRPr="0079598B">
              <w:rPr>
                <w:cs/>
              </w:rPr>
              <w:t>เมื่</w:t>
            </w:r>
            <w:r>
              <w:rPr>
                <w:rFonts w:hint="cs"/>
                <w:cs/>
              </w:rPr>
              <w:t>อ</w:t>
            </w:r>
            <w:r w:rsidRPr="0079598B">
              <w:rPr>
                <w:cs/>
              </w:rPr>
              <w:t>กดปุ่มให้ทำการ</w:t>
            </w:r>
            <w:r>
              <w:t xml:space="preserve"> Delete </w:t>
            </w:r>
            <w:r>
              <w:rPr>
                <w:rFonts w:hint="cs"/>
                <w:cs/>
              </w:rPr>
              <w:t xml:space="preserve">ข้อมูลของ </w:t>
            </w:r>
            <w:r>
              <w:t xml:space="preserve">Row </w:t>
            </w:r>
            <w:r>
              <w:rPr>
                <w:rFonts w:hint="cs"/>
                <w:cs/>
              </w:rPr>
              <w:t>นั้นๆ</w:t>
            </w:r>
          </w:p>
        </w:tc>
      </w:tr>
      <w:tr w:rsidRPr="008979A8" w:rsidR="005D76F6" w:rsidTr="0013276B" w14:paraId="5592C387" w14:textId="77777777">
        <w:trPr>
          <w:trHeight w:val="69"/>
        </w:trPr>
        <w:tc>
          <w:tcPr>
            <w:tcW w:w="848" w:type="pct"/>
          </w:tcPr>
          <w:p w:rsidR="005D76F6" w:rsidP="005D76F6" w:rsidRDefault="005D76F6" w14:paraId="648ADEDE" w14:textId="77777777">
            <w:r>
              <w:rPr>
                <w:rFonts w:hint="cs"/>
                <w:cs/>
              </w:rPr>
              <w:t xml:space="preserve">ปุ่ม </w:t>
            </w:r>
            <w:r>
              <w:rPr>
                <w:rFonts w:cs="Angsana New"/>
                <w:cs/>
              </w:rPr>
              <w:t>+</w:t>
            </w:r>
          </w:p>
        </w:tc>
        <w:tc>
          <w:tcPr>
            <w:tcW w:w="1075" w:type="pct"/>
          </w:tcPr>
          <w:p w:rsidR="005D76F6" w:rsidP="005D76F6" w:rsidRDefault="005D76F6" w14:paraId="3E94D546" w14:textId="77777777">
            <w:r>
              <w:t>Button</w:t>
            </w:r>
          </w:p>
        </w:tc>
        <w:tc>
          <w:tcPr>
            <w:tcW w:w="3077" w:type="pct"/>
            <w:gridSpan w:val="2"/>
          </w:tcPr>
          <w:p w:rsidR="005D76F6" w:rsidP="005D76F6" w:rsidRDefault="005D76F6" w14:paraId="6EC6A41C" w14:textId="65D17E54">
            <w:r>
              <w:rPr>
                <w:rFonts w:hint="cs"/>
                <w:cs/>
              </w:rPr>
              <w:t xml:space="preserve">เมื่อกดปุ่มให้ทำการ </w:t>
            </w:r>
            <w:r>
              <w:t>Visible PO Relation Detail Section</w:t>
            </w:r>
          </w:p>
        </w:tc>
      </w:tr>
      <w:tr w:rsidRPr="008979A8" w:rsidR="005D76F6" w:rsidTr="0013276B" w14:paraId="65B65646" w14:textId="77777777">
        <w:trPr>
          <w:trHeight w:val="111"/>
        </w:trPr>
        <w:tc>
          <w:tcPr>
            <w:tcW w:w="5000" w:type="pct"/>
            <w:gridSpan w:val="4"/>
            <w:shd w:val="clear" w:color="auto" w:fill="C2D69B" w:themeFill="accent3" w:themeFillTint="99"/>
          </w:tcPr>
          <w:p w:rsidR="005D76F6" w:rsidP="005D76F6" w:rsidRDefault="005D76F6" w14:paraId="7A63E788" w14:textId="4D94A946">
            <w:pPr>
              <w:pStyle w:val="HeaderTable"/>
            </w:pPr>
            <w:r>
              <w:t>End PO Relation Mobile Table Section</w:t>
            </w:r>
          </w:p>
        </w:tc>
      </w:tr>
      <w:tr w:rsidRPr="008979A8" w:rsidR="005D76F6" w:rsidTr="0013276B" w14:paraId="0E653B42" w14:textId="77777777">
        <w:trPr>
          <w:trHeight w:val="111"/>
        </w:trPr>
        <w:tc>
          <w:tcPr>
            <w:tcW w:w="5000" w:type="pct"/>
            <w:gridSpan w:val="4"/>
            <w:shd w:val="clear" w:color="auto" w:fill="C2D69B" w:themeFill="accent3" w:themeFillTint="99"/>
          </w:tcPr>
          <w:p w:rsidR="005D76F6" w:rsidP="005D76F6" w:rsidRDefault="005D76F6" w14:paraId="1F189DAA" w14:textId="3174CA24">
            <w:pPr>
              <w:pStyle w:val="HeaderTable"/>
            </w:pPr>
            <w:r>
              <w:t>PO Relation Mobile Detail Section</w:t>
            </w:r>
          </w:p>
        </w:tc>
      </w:tr>
      <w:tr w:rsidRPr="008979A8" w:rsidR="005D76F6" w:rsidTr="0013276B" w14:paraId="6A2D63BE" w14:textId="77777777">
        <w:trPr>
          <w:trHeight w:val="111"/>
        </w:trPr>
        <w:tc>
          <w:tcPr>
            <w:tcW w:w="848" w:type="pct"/>
          </w:tcPr>
          <w:p w:rsidR="005D76F6" w:rsidP="005D76F6" w:rsidRDefault="005D76F6" w14:paraId="299EB9B4" w14:textId="6D89608A">
            <w:r>
              <w:t>deductType</w:t>
            </w:r>
          </w:p>
        </w:tc>
        <w:tc>
          <w:tcPr>
            <w:tcW w:w="1079" w:type="pct"/>
            <w:gridSpan w:val="2"/>
          </w:tcPr>
          <w:p w:rsidR="005D76F6" w:rsidP="005D76F6" w:rsidRDefault="005D76F6" w14:paraId="4946EBC2" w14:textId="4A497E3A">
            <w:r>
              <w:t>Drop Down List</w:t>
            </w:r>
          </w:p>
        </w:tc>
        <w:tc>
          <w:tcPr>
            <w:tcW w:w="3073" w:type="pct"/>
          </w:tcPr>
          <w:p w:rsidR="005D76F6" w:rsidP="005D76F6" w:rsidRDefault="005D76F6" w14:paraId="007C46B9" w14:textId="77777777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C600C4">
              <w:rPr>
                <w:rFonts w:cs="Angsana New"/>
                <w:color w:val="FF0000"/>
                <w:cs/>
              </w:rPr>
              <w:t>*</w:t>
            </w:r>
            <w:r>
              <w:rPr>
                <w:color w:val="FF0000"/>
              </w:rPr>
              <w:t>Deduct Type</w:t>
            </w:r>
            <w:r>
              <w:rPr>
                <w:rFonts w:cs="Angsana New"/>
                <w:cs/>
              </w:rPr>
              <w:t xml:space="preserve"> </w:t>
            </w:r>
          </w:p>
          <w:p w:rsidR="005D76F6" w:rsidP="005D76F6" w:rsidRDefault="005D76F6" w14:paraId="3AB1DDE8" w14:textId="150FCF87">
            <w:r w:rsidRPr="004C3917">
              <w:t>List of Value</w:t>
            </w:r>
            <w:r>
              <w:rPr>
                <w:rFonts w:cs="Angsana New"/>
                <w:cs/>
              </w:rPr>
              <w:t xml:space="preserve"> : </w:t>
            </w:r>
            <w:r>
              <w:rPr>
                <w:rFonts w:hint="cs"/>
                <w:cs/>
              </w:rPr>
              <w:t xml:space="preserve">ดึงจาก 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FLW_CFG_LOV </w:t>
            </w:r>
            <w:r>
              <w:rPr>
                <w:rFonts w:hint="cs"/>
                <w:cs/>
              </w:rPr>
              <w:t xml:space="preserve">โดย </w:t>
            </w:r>
            <w:r>
              <w:t xml:space="preserve">group_type </w:t>
            </w:r>
            <w:r>
              <w:rPr>
                <w:rFonts w:cs="Angsana New"/>
                <w:cs/>
              </w:rPr>
              <w:t xml:space="preserve">= </w:t>
            </w:r>
            <w:r>
              <w:rPr>
                <w:rFonts w:cs="CordiaUPC"/>
                <w:cs/>
              </w:rPr>
              <w:t>“</w:t>
            </w:r>
            <w:r>
              <w:t>Deduct Type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status </w:t>
            </w:r>
            <w:r>
              <w:rPr>
                <w:rFonts w:cs="CordiaUPC"/>
                <w:cs/>
              </w:rPr>
              <w:t>= “</w:t>
            </w:r>
            <w:r>
              <w:t>Active</w:t>
            </w:r>
            <w:r>
              <w:rPr>
                <w:rFonts w:cs="CordiaUPC"/>
                <w:cs/>
              </w:rPr>
              <w:t>”</w:t>
            </w:r>
          </w:p>
          <w:p w:rsidR="005D76F6" w:rsidP="005D76F6" w:rsidRDefault="005D76F6" w14:paraId="4BEC41CA" w14:textId="715F27CC">
            <w:r>
              <w:t xml:space="preserve">Visible </w:t>
            </w:r>
            <w:r>
              <w:rPr>
                <w:rFonts w:hint="cs"/>
                <w:cs/>
              </w:rPr>
              <w:t xml:space="preserve">เมื่อ </w:t>
            </w:r>
            <w:r>
              <w:t xml:space="preserve">customerType </w:t>
            </w:r>
            <w:r>
              <w:rPr>
                <w:rFonts w:hint="cs"/>
                <w:cs/>
              </w:rPr>
              <w:t xml:space="preserve">เป็น </w:t>
            </w:r>
            <w:r>
              <w:rPr>
                <w:rFonts w:cs="Angsana New"/>
                <w:cs/>
              </w:rPr>
              <w:t>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>”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priceType </w:t>
            </w:r>
            <w:r>
              <w:rPr>
                <w:rFonts w:hint="cs"/>
                <w:cs/>
              </w:rPr>
              <w:t xml:space="preserve">เป็น </w:t>
            </w:r>
            <w:r>
              <w:rPr>
                <w:rFonts w:cs="CordiaUPC"/>
                <w:cs/>
              </w:rPr>
              <w:t>“</w:t>
            </w:r>
            <w:r>
              <w:t>Recurring</w:t>
            </w:r>
            <w:r>
              <w:rPr>
                <w:rFonts w:cs="CordiaUPC"/>
                <w:cs/>
              </w:rPr>
              <w:t>”</w:t>
            </w:r>
          </w:p>
          <w:p w:rsidRPr="00D8119F" w:rsidR="005D76F6" w:rsidP="005D76F6" w:rsidRDefault="005D76F6" w14:paraId="40CF4240" w14:textId="7B3941C9">
            <w:r w:rsidRPr="00D8119F">
              <w:rPr>
                <w:rFonts w:cs="Angsana New"/>
                <w:cs/>
              </w:rPr>
              <w:t xml:space="preserve">ถ้าไม่ใช่ให้ </w:t>
            </w:r>
            <w:r w:rsidRPr="00D97F36">
              <w:t>Invisible</w:t>
            </w:r>
            <w:r w:rsidRPr="00D97F3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และทำการเคลียร์ข้อมูล</w:t>
            </w:r>
            <w:r w:rsidRPr="00D8119F">
              <w:rPr>
                <w:rFonts w:cs="Angsana New"/>
                <w:cs/>
              </w:rPr>
              <w:t xml:space="preserve"> </w:t>
            </w:r>
            <w:r w:rsidRPr="00D97F36">
              <w:t>deductType</w:t>
            </w:r>
          </w:p>
        </w:tc>
      </w:tr>
      <w:tr w:rsidRPr="008979A8" w:rsidR="005D76F6" w:rsidTr="0013276B" w14:paraId="36F4DFD4" w14:textId="77777777">
        <w:trPr>
          <w:trHeight w:val="111"/>
        </w:trPr>
        <w:tc>
          <w:tcPr>
            <w:tcW w:w="848" w:type="pct"/>
          </w:tcPr>
          <w:p w:rsidR="005D76F6" w:rsidP="005D76F6" w:rsidRDefault="005D76F6" w14:paraId="6EB4260D" w14:textId="06D94FA3">
            <w:r>
              <w:t>effectiveStartDate</w:t>
            </w:r>
          </w:p>
        </w:tc>
        <w:tc>
          <w:tcPr>
            <w:tcW w:w="1079" w:type="pct"/>
            <w:gridSpan w:val="2"/>
          </w:tcPr>
          <w:p w:rsidR="005D76F6" w:rsidP="005D76F6" w:rsidRDefault="005D76F6" w14:paraId="1024C0EE" w14:textId="2B6227E2">
            <w:r>
              <w:t>Calendar</w:t>
            </w:r>
          </w:p>
        </w:tc>
        <w:tc>
          <w:tcPr>
            <w:tcW w:w="3073" w:type="pct"/>
          </w:tcPr>
          <w:p w:rsidR="005D76F6" w:rsidP="005D76F6" w:rsidRDefault="005D76F6" w14:paraId="6DB7B45A" w14:textId="77777777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121EB1">
              <w:rPr>
                <w:rFonts w:cs="Angsana New"/>
                <w:color w:val="FF0000"/>
                <w:cs/>
              </w:rPr>
              <w:t>*</w:t>
            </w:r>
            <w:r w:rsidRPr="00121EB1">
              <w:rPr>
                <w:color w:val="FF0000"/>
              </w:rPr>
              <w:t xml:space="preserve">Effective Date </w:t>
            </w:r>
            <w:r>
              <w:rPr>
                <w:rFonts w:cs="Angsana New"/>
                <w:cs/>
              </w:rPr>
              <w:t>: …</w:t>
            </w:r>
            <w:r>
              <w:t>Start</w:t>
            </w:r>
            <w:r>
              <w:rPr>
                <w:rFonts w:cs="Angsana New"/>
                <w:cs/>
              </w:rPr>
              <w:t xml:space="preserve">… </w:t>
            </w:r>
            <w:r>
              <w:t xml:space="preserve">to </w:t>
            </w:r>
            <w:r>
              <w:rPr>
                <w:rFonts w:cs="Angsana New"/>
                <w:cs/>
              </w:rPr>
              <w:t>…</w:t>
            </w:r>
            <w:r>
              <w:t>End</w:t>
            </w:r>
            <w:r>
              <w:rPr>
                <w:rFonts w:cs="Angsana New"/>
                <w:cs/>
              </w:rPr>
              <w:t>…</w:t>
            </w:r>
          </w:p>
          <w:p w:rsidR="005D76F6" w:rsidP="005D76F6" w:rsidRDefault="005D76F6" w14:paraId="6D0A15D8" w14:textId="44C1EF62">
            <w:pPr>
              <w:rPr>
                <w:cs/>
              </w:rPr>
            </w:pPr>
            <w:r>
              <w:t xml:space="preserve">Default Value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 xml:space="preserve">มาจาก </w:t>
            </w:r>
            <w:r w:rsidRPr="00F54062">
              <w:t>commercialLaunchDate</w:t>
            </w:r>
          </w:p>
        </w:tc>
      </w:tr>
      <w:tr w:rsidRPr="008979A8" w:rsidR="005D76F6" w:rsidTr="0013276B" w14:paraId="1BE14008" w14:textId="77777777">
        <w:trPr>
          <w:trHeight w:val="111"/>
        </w:trPr>
        <w:tc>
          <w:tcPr>
            <w:tcW w:w="848" w:type="pct"/>
          </w:tcPr>
          <w:p w:rsidR="005D76F6" w:rsidP="005D76F6" w:rsidRDefault="005D76F6" w14:paraId="02501273" w14:textId="59D0CFA5">
            <w:r>
              <w:t>effectiveEndDate</w:t>
            </w:r>
          </w:p>
        </w:tc>
        <w:tc>
          <w:tcPr>
            <w:tcW w:w="1079" w:type="pct"/>
            <w:gridSpan w:val="2"/>
          </w:tcPr>
          <w:p w:rsidR="005D76F6" w:rsidP="005D76F6" w:rsidRDefault="005D76F6" w14:paraId="54E066AC" w14:textId="6FA0CCAF">
            <w:r>
              <w:t>Calendar</w:t>
            </w:r>
          </w:p>
        </w:tc>
        <w:tc>
          <w:tcPr>
            <w:tcW w:w="3073" w:type="pct"/>
          </w:tcPr>
          <w:p w:rsidR="005D76F6" w:rsidP="005D76F6" w:rsidRDefault="005D76F6" w14:paraId="52E5FF7F" w14:textId="77777777">
            <w:r>
              <w:rPr>
                <w:rFonts w:hint="cs"/>
                <w:cs/>
              </w:rPr>
              <w:t xml:space="preserve">อยู่บรรทัดเดียวกันกับ </w:t>
            </w:r>
            <w:r>
              <w:t>effectiveStartDate</w:t>
            </w:r>
          </w:p>
          <w:p w:rsidRPr="00121EB1" w:rsidR="005D76F6" w:rsidP="005D76F6" w:rsidRDefault="005D76F6" w14:paraId="3FCFA45C" w14:textId="3BF59D2E">
            <w:pPr>
              <w:rPr>
                <w:cs/>
              </w:rPr>
            </w:pPr>
            <w:r>
              <w:t xml:space="preserve">Default Value </w:t>
            </w:r>
            <w:r>
              <w:rPr>
                <w:rFonts w:cs="Angsana New"/>
                <w:cs/>
              </w:rPr>
              <w:t>:</w:t>
            </w:r>
            <w:r>
              <w:rPr>
                <w:rFonts w:hint="cs"/>
                <w:cs/>
              </w:rPr>
              <w:t xml:space="preserve"> มาจาก </w:t>
            </w:r>
            <w:r w:rsidRPr="00F54062">
              <w:t>expireDate</w:t>
            </w:r>
          </w:p>
        </w:tc>
      </w:tr>
      <w:tr w:rsidRPr="008979A8" w:rsidR="005D76F6" w:rsidTr="0013276B" w14:paraId="03605E75" w14:textId="77777777">
        <w:trPr>
          <w:trHeight w:val="111"/>
        </w:trPr>
        <w:tc>
          <w:tcPr>
            <w:tcW w:w="848" w:type="pct"/>
          </w:tcPr>
          <w:p w:rsidR="005D76F6" w:rsidP="005D76F6" w:rsidRDefault="005D76F6" w14:paraId="5C9F04CD" w14:textId="0EBBDFFD">
            <w:r>
              <w:t>poRelationType</w:t>
            </w:r>
          </w:p>
        </w:tc>
        <w:tc>
          <w:tcPr>
            <w:tcW w:w="1079" w:type="pct"/>
            <w:gridSpan w:val="2"/>
          </w:tcPr>
          <w:p w:rsidR="005D76F6" w:rsidP="005D76F6" w:rsidRDefault="005D76F6" w14:paraId="5B8824A8" w14:textId="77777777">
            <w:r>
              <w:t>Drop Down List</w:t>
            </w:r>
          </w:p>
        </w:tc>
        <w:tc>
          <w:tcPr>
            <w:tcW w:w="3073" w:type="pct"/>
          </w:tcPr>
          <w:p w:rsidR="005D76F6" w:rsidP="005D76F6" w:rsidRDefault="005D76F6" w14:paraId="10F3285C" w14:textId="588C9C1D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C600C4">
              <w:rPr>
                <w:rFonts w:cs="Angsana New"/>
                <w:color w:val="FF0000"/>
                <w:cs/>
              </w:rPr>
              <w:t>*</w:t>
            </w:r>
            <w:r>
              <w:rPr>
                <w:color w:val="FF0000"/>
              </w:rPr>
              <w:t>PO Relation Type</w:t>
            </w:r>
            <w:r>
              <w:rPr>
                <w:rFonts w:cs="Angsana New"/>
                <w:cs/>
              </w:rPr>
              <w:t xml:space="preserve"> </w:t>
            </w:r>
          </w:p>
          <w:p w:rsidR="005D76F6" w:rsidP="005D76F6" w:rsidRDefault="005D76F6" w14:paraId="106EBD49" w14:textId="56770E51">
            <w:r w:rsidRPr="004C3917">
              <w:t>List of Value</w:t>
            </w:r>
            <w:r>
              <w:rPr>
                <w:rFonts w:cs="Angsana New"/>
                <w:cs/>
              </w:rPr>
              <w:t xml:space="preserve"> : </w:t>
            </w:r>
            <w:r>
              <w:rPr>
                <w:rFonts w:hint="cs"/>
                <w:cs/>
              </w:rPr>
              <w:t xml:space="preserve">ดึงจาก 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FLW_CFG_LOV </w:t>
            </w:r>
            <w:r>
              <w:rPr>
                <w:rFonts w:hint="cs"/>
                <w:cs/>
              </w:rPr>
              <w:t xml:space="preserve">โดย </w:t>
            </w:r>
            <w:r>
              <w:t xml:space="preserve">group_type </w:t>
            </w:r>
            <w:r>
              <w:rPr>
                <w:rFonts w:cs="Angsana New"/>
                <w:cs/>
              </w:rPr>
              <w:t>= ‘</w:t>
            </w:r>
            <w:r w:rsidRPr="00182D00">
              <w:t xml:space="preserve">Mass Relation Type </w:t>
            </w:r>
            <w:r>
              <w:t>Mobile</w:t>
            </w:r>
            <w:r>
              <w:rPr>
                <w:rFonts w:cs="Angsana New"/>
                <w:cs/>
              </w:rPr>
              <w:t xml:space="preserve">’ </w:t>
            </w:r>
            <w:r>
              <w:rPr>
                <w:rFonts w:hint="cs" w:cs="Angsana New"/>
                <w:cs/>
              </w:rPr>
              <w:t xml:space="preserve">และ </w:t>
            </w:r>
            <w:r>
              <w:rPr>
                <w:rFonts w:cs="CordiaUPC"/>
              </w:rPr>
              <w:t xml:space="preserve">lov_type </w:t>
            </w:r>
            <w:r>
              <w:rPr>
                <w:rFonts w:hint="cs" w:cs="Angsana New"/>
                <w:cs/>
              </w:rPr>
              <w:t xml:space="preserve">ประกอบด้วย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MKT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และ </w:t>
            </w:r>
            <w:r>
              <w:rPr>
                <w:rFonts w:cs="CordiaUPC"/>
              </w:rPr>
              <w:t xml:space="preserve">lov_val2 </w:t>
            </w:r>
            <w:r>
              <w:rPr>
                <w:rFonts w:hint="cs" w:cs="Angsana New"/>
                <w:cs/>
              </w:rPr>
              <w:t xml:space="preserve">ประกอบด้วย </w:t>
            </w:r>
            <w:r>
              <w:rPr>
                <w:rFonts w:cs="CordiaUPC"/>
              </w:rPr>
              <w:t>customerType</w:t>
            </w:r>
          </w:p>
        </w:tc>
      </w:tr>
      <w:tr w:rsidRPr="008979A8" w:rsidR="005D76F6" w:rsidTr="0013276B" w14:paraId="79FD7FEB" w14:textId="77777777">
        <w:trPr>
          <w:trHeight w:val="111"/>
        </w:trPr>
        <w:tc>
          <w:tcPr>
            <w:tcW w:w="848" w:type="pct"/>
          </w:tcPr>
          <w:p w:rsidR="005D76F6" w:rsidP="005D76F6" w:rsidRDefault="005D76F6" w14:paraId="359112A3" w14:textId="5E37DEED">
            <w:r>
              <w:t>remark</w:t>
            </w:r>
          </w:p>
        </w:tc>
        <w:tc>
          <w:tcPr>
            <w:tcW w:w="1079" w:type="pct"/>
            <w:gridSpan w:val="2"/>
          </w:tcPr>
          <w:p w:rsidR="005D76F6" w:rsidP="005D76F6" w:rsidRDefault="005D76F6" w14:paraId="1984C55E" w14:textId="123805C5">
            <w:r>
              <w:t>Text Area</w:t>
            </w:r>
          </w:p>
        </w:tc>
        <w:tc>
          <w:tcPr>
            <w:tcW w:w="3073" w:type="pct"/>
          </w:tcPr>
          <w:p w:rsidR="005D76F6" w:rsidP="005D76F6" w:rsidRDefault="005D76F6" w14:paraId="0A421E6D" w14:textId="77777777">
            <w:pPr>
              <w:rPr>
                <w:rFonts w:cs="CordiaUPC"/>
              </w:rPr>
            </w:pPr>
            <w:r w:rsidRPr="00A57AF5">
              <w:rPr>
                <w:rFonts w:cs="CordiaUPC"/>
              </w:rPr>
              <w:t xml:space="preserve">Label </w:t>
            </w:r>
            <w:r w:rsidRPr="00A57AF5">
              <w:rPr>
                <w:rFonts w:cs="Angsana New"/>
                <w:cs/>
              </w:rPr>
              <w:t xml:space="preserve">: </w:t>
            </w:r>
            <w:r w:rsidRPr="00221A99">
              <w:rPr>
                <w:rFonts w:cs="CordiaUPC"/>
              </w:rPr>
              <w:t>Remark</w:t>
            </w:r>
          </w:p>
          <w:p w:rsidR="005D76F6" w:rsidP="005D76F6" w:rsidRDefault="005D76F6" w14:paraId="15946BEF" w14:textId="5A2F476D">
            <w:r>
              <w:rPr>
                <w:rFonts w:cs="CordiaUPC"/>
              </w:rPr>
              <w:t xml:space="preserve">Max Length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CordiaUPC"/>
              </w:rPr>
              <w:t>4000</w:t>
            </w:r>
          </w:p>
        </w:tc>
      </w:tr>
      <w:tr w:rsidRPr="008979A8" w:rsidR="005D76F6" w:rsidTr="00E60F16" w14:paraId="6A3105AF" w14:textId="77777777">
        <w:trPr>
          <w:trHeight w:val="111"/>
        </w:trPr>
        <w:tc>
          <w:tcPr>
            <w:tcW w:w="5000" w:type="pct"/>
            <w:gridSpan w:val="4"/>
            <w:shd w:val="clear" w:color="auto" w:fill="C2D69B" w:themeFill="accent3" w:themeFillTint="99"/>
          </w:tcPr>
          <w:p w:rsidR="005D76F6" w:rsidP="005D76F6" w:rsidRDefault="005D76F6" w14:paraId="603837D3" w14:textId="275F2B88">
            <w:pPr>
              <w:pStyle w:val="HeaderTable"/>
            </w:pPr>
            <w:r>
              <w:t>SMS Before Expire</w:t>
            </w:r>
            <w:r>
              <w:rPr>
                <w:rFonts w:cs="Angsana New"/>
                <w:bCs/>
                <w:cs/>
                <w:lang w:bidi="th-TH"/>
              </w:rPr>
              <w:t xml:space="preserve"> (</w:t>
            </w:r>
            <w:r>
              <w:t>For Post</w:t>
            </w:r>
            <w:r>
              <w:rPr>
                <w:rFonts w:cs="Angsana New"/>
                <w:bCs/>
                <w:cs/>
                <w:lang w:bidi="th-TH"/>
              </w:rPr>
              <w:t>-</w:t>
            </w:r>
            <w:r>
              <w:t>paid</w:t>
            </w:r>
            <w:r>
              <w:rPr>
                <w:rFonts w:cs="Angsana New"/>
                <w:bCs/>
                <w:cs/>
                <w:lang w:bidi="th-TH"/>
              </w:rPr>
              <w:t xml:space="preserve">) </w:t>
            </w:r>
            <w:r>
              <w:t>Section</w:t>
            </w:r>
          </w:p>
          <w:p w:rsidRPr="00A57AF5" w:rsidR="005D76F6" w:rsidP="005D76F6" w:rsidRDefault="005D76F6" w14:paraId="16A244AB" w14:textId="45100101">
            <w:pPr>
              <w:rPr>
                <w:rFonts w:cs="CordiaUPC"/>
              </w:rPr>
            </w:pPr>
            <w:r>
              <w:t>Invisible</w:t>
            </w:r>
            <w:r>
              <w:rPr>
                <w:rFonts w:cs="Angsana New"/>
                <w:cs/>
              </w:rPr>
              <w:t xml:space="preserve"> </w:t>
            </w:r>
          </w:p>
        </w:tc>
      </w:tr>
      <w:tr w:rsidRPr="008979A8" w:rsidR="005D76F6" w:rsidTr="0013276B" w14:paraId="3227D2A5" w14:textId="77777777">
        <w:trPr>
          <w:trHeight w:val="111"/>
        </w:trPr>
        <w:tc>
          <w:tcPr>
            <w:tcW w:w="848" w:type="pct"/>
          </w:tcPr>
          <w:p w:rsidR="005D76F6" w:rsidP="005D76F6" w:rsidRDefault="005D76F6" w14:paraId="75B3FD8C" w14:textId="3549CE06">
            <w:r>
              <w:t>smsBeforeExpireSendFlag</w:t>
            </w:r>
          </w:p>
        </w:tc>
        <w:tc>
          <w:tcPr>
            <w:tcW w:w="1079" w:type="pct"/>
            <w:gridSpan w:val="2"/>
          </w:tcPr>
          <w:p w:rsidR="005D76F6" w:rsidP="005D76F6" w:rsidRDefault="005D76F6" w14:paraId="1512ECD5" w14:textId="485C4443">
            <w:r>
              <w:t>Drop Down List</w:t>
            </w:r>
          </w:p>
        </w:tc>
        <w:tc>
          <w:tcPr>
            <w:tcW w:w="3073" w:type="pct"/>
          </w:tcPr>
          <w:p w:rsidR="005D76F6" w:rsidP="005D76F6" w:rsidRDefault="005D76F6" w14:paraId="02DC2EA5" w14:textId="7D30CB08">
            <w:pPr>
              <w:rPr>
                <w:color w:val="FF0000"/>
              </w:rPr>
            </w:pPr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C974A9">
              <w:rPr>
                <w:rFonts w:cs="Angsana New"/>
                <w:color w:val="FF0000"/>
                <w:cs/>
              </w:rPr>
              <w:t>*</w:t>
            </w:r>
            <w:r w:rsidRPr="00C974A9">
              <w:rPr>
                <w:color w:val="FF0000"/>
              </w:rPr>
              <w:t>Send</w:t>
            </w:r>
            <w:r>
              <w:rPr>
                <w:color w:val="FF0000"/>
              </w:rPr>
              <w:t xml:space="preserve"> SMS Before Expire</w:t>
            </w:r>
            <w:r w:rsidRPr="00C974A9">
              <w:rPr>
                <w:color w:val="FF0000"/>
              </w:rPr>
              <w:t xml:space="preserve"> Flag</w:t>
            </w:r>
          </w:p>
          <w:p w:rsidR="005D76F6" w:rsidP="005D76F6" w:rsidRDefault="005D76F6" w14:paraId="53F62B35" w14:textId="55ECB7E6">
            <w:pPr>
              <w:spacing w:after="0"/>
            </w:pPr>
            <w:r>
              <w:t xml:space="preserve">Default Value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 xml:space="preserve">ถ้า </w:t>
            </w:r>
            <w:r>
              <w:t xml:space="preserve">chargeIncludingVat </w:t>
            </w:r>
            <w:r>
              <w:rPr>
                <w:rFonts w:hint="cs"/>
                <w:cs/>
              </w:rPr>
              <w:t xml:space="preserve">มีค่า </w:t>
            </w:r>
            <w:r>
              <w:rPr>
                <w:rFonts w:cs="Angsana New"/>
                <w:cs/>
              </w:rPr>
              <w:t xml:space="preserve">= </w:t>
            </w:r>
            <w:r>
              <w:t xml:space="preserve">0 </w:t>
            </w:r>
            <w:r>
              <w:rPr>
                <w:rFonts w:hint="cs"/>
                <w:cs/>
              </w:rPr>
              <w:t>ให้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 </w:t>
            </w:r>
            <w:r>
              <w:t xml:space="preserve">smsBeforeExpireSendFlag </w:t>
            </w:r>
            <w:r>
              <w:rPr>
                <w:rFonts w:cs="Angsana New"/>
                <w:cs/>
              </w:rPr>
              <w:t>= 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</w:p>
          <w:p w:rsidR="005D76F6" w:rsidP="005D76F6" w:rsidRDefault="005D76F6" w14:paraId="25E48419" w14:textId="503C3674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ถ้าไม่ใช่ให้ </w:t>
            </w:r>
            <w:r>
              <w:t xml:space="preserve">smsBeforeExpireSendFlag </w:t>
            </w:r>
            <w:r>
              <w:rPr>
                <w:rFonts w:cs="Angsana New"/>
                <w:cs/>
              </w:rPr>
              <w:t>= “</w:t>
            </w:r>
            <w:r>
              <w:t>Don</w:t>
            </w:r>
            <w:r>
              <w:rPr>
                <w:rFonts w:cs="Angsana New"/>
                <w:cs/>
              </w:rPr>
              <w:t>’</w:t>
            </w:r>
            <w:r>
              <w:t>t Send</w:t>
            </w:r>
            <w:r>
              <w:rPr>
                <w:rFonts w:cs="Angsana New"/>
                <w:cs/>
              </w:rPr>
              <w:t>”</w:t>
            </w:r>
          </w:p>
          <w:p w:rsidR="005D76F6" w:rsidP="005D76F6" w:rsidRDefault="005D76F6" w14:paraId="7557C9B2" w14:textId="04C9F63A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 xml:space="preserve">: </w:t>
            </w:r>
            <w:r>
              <w:t xml:space="preserve">Logic Default </w:t>
            </w:r>
            <w:r>
              <w:rPr>
                <w:rFonts w:hint="cs"/>
                <w:cs/>
              </w:rPr>
              <w:t xml:space="preserve">ทำเมื่อ </w:t>
            </w:r>
            <w:r>
              <w:t xml:space="preserve">Visible </w:t>
            </w:r>
            <w:r>
              <w:rPr>
                <w:rFonts w:hint="cs"/>
                <w:cs/>
              </w:rPr>
              <w:t>เท่านั้น</w:t>
            </w:r>
          </w:p>
          <w:p w:rsidR="005D76F6" w:rsidP="005D76F6" w:rsidRDefault="005D76F6" w14:paraId="4AAC7684" w14:textId="77777777">
            <w:pPr>
              <w:rPr>
                <w:rFonts w:cs="CordiaUPC"/>
              </w:rPr>
            </w:pPr>
            <w:r>
              <w:t xml:space="preserve">List of Value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rPr>
                <w:rFonts w:cs="CordiaUPC"/>
                <w:cs/>
              </w:rPr>
              <w:t xml:space="preserve"> 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‘</w:t>
            </w:r>
            <w:r>
              <w:rPr>
                <w:rFonts w:cs="CordiaUPC"/>
              </w:rPr>
              <w:t>Send Flag</w:t>
            </w:r>
            <w:r>
              <w:rPr>
                <w:rFonts w:cs="Angsana New"/>
                <w:cs/>
              </w:rPr>
              <w:t>’</w:t>
            </w:r>
          </w:p>
          <w:p w:rsidR="005D76F6" w:rsidP="005D76F6" w:rsidRDefault="005D76F6" w14:paraId="554B9213" w14:textId="3101E3F2">
            <w:pPr>
              <w:spacing w:after="0"/>
            </w:pPr>
            <w:r>
              <w:rPr>
                <w:rFonts w:hint="cs" w:cs="Angsana New"/>
                <w:cs/>
              </w:rPr>
              <w:t xml:space="preserve">ถ้าเลือก </w:t>
            </w:r>
            <w:r>
              <w:t>smsBeforeExpireSendFlag</w:t>
            </w:r>
            <w:r>
              <w:rPr>
                <w:rFonts w:hint="cs"/>
                <w:cs/>
              </w:rPr>
              <w:t xml:space="preserve"> มีค่าเป็น </w:t>
            </w:r>
            <w:r>
              <w:rPr>
                <w:rFonts w:cs="Angsana New"/>
                <w:cs/>
              </w:rPr>
              <w:t>“</w:t>
            </w:r>
            <w:r>
              <w:t>Don</w:t>
            </w:r>
            <w:r>
              <w:rPr>
                <w:rFonts w:cs="Angsana New"/>
                <w:cs/>
              </w:rPr>
              <w:t>’</w:t>
            </w:r>
            <w:r>
              <w:t>t Send</w:t>
            </w:r>
            <w:r>
              <w:rPr>
                <w:rFonts w:cs="Angsana New"/>
                <w:cs/>
              </w:rPr>
              <w:t>”</w:t>
            </w:r>
          </w:p>
          <w:p w:rsidR="005D76F6" w:rsidP="005D76F6" w:rsidRDefault="005D76F6" w14:paraId="4F2FC0DD" w14:textId="77777777">
            <w:pPr>
              <w:pStyle w:val="ListParagraph"/>
              <w:numPr>
                <w:ilvl w:val="0"/>
                <w:numId w:val="158"/>
              </w:numPr>
              <w:spacing w:after="0"/>
            </w:pPr>
            <w:r>
              <w:rPr>
                <w:rFonts w:hint="cs"/>
                <w:cs/>
              </w:rPr>
              <w:t xml:space="preserve">ให้ทำการเคลียร์ค่า </w:t>
            </w:r>
            <w:r>
              <w:t xml:space="preserve">Field </w:t>
            </w:r>
            <w:r>
              <w:rPr>
                <w:rFonts w:hint="cs"/>
                <w:cs/>
              </w:rPr>
              <w:t xml:space="preserve">อื่นๆ ใน </w:t>
            </w:r>
            <w:r>
              <w:t xml:space="preserve">Section </w:t>
            </w:r>
            <w:r>
              <w:rPr>
                <w:rFonts w:hint="cs"/>
                <w:cs/>
              </w:rPr>
              <w:t>นี้</w:t>
            </w:r>
          </w:p>
          <w:p w:rsidR="005D76F6" w:rsidP="005D76F6" w:rsidRDefault="005D76F6" w14:paraId="7606AF94" w14:textId="02110569">
            <w:pPr>
              <w:spacing w:after="0"/>
            </w:pPr>
            <w:r>
              <w:rPr>
                <w:rFonts w:hint="cs"/>
                <w:cs/>
              </w:rPr>
              <w:t xml:space="preserve">ถ้าเลือก </w:t>
            </w:r>
            <w:r>
              <w:t>smsBeforeExpireSendFlag</w:t>
            </w:r>
            <w:r>
              <w:rPr>
                <w:rFonts w:hint="cs"/>
                <w:cs/>
              </w:rPr>
              <w:t xml:space="preserve"> มีค่าเป็น </w:t>
            </w:r>
            <w:r>
              <w:rPr>
                <w:rFonts w:cs="Angsana New"/>
                <w:cs/>
              </w:rPr>
              <w:t>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</w:p>
          <w:p w:rsidR="005D76F6" w:rsidP="005D76F6" w:rsidRDefault="005D76F6" w14:paraId="798AC409" w14:textId="77777777">
            <w:pPr>
              <w:pStyle w:val="ListParagraph"/>
              <w:numPr>
                <w:ilvl w:val="0"/>
                <w:numId w:val="158"/>
              </w:numPr>
              <w:spacing w:after="0"/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packageDurationUnit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t>Weeks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>
              <w:t>Months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>
              <w:t>Year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>
              <w:t>Bill Cycle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ให้ </w:t>
            </w:r>
            <w:r>
              <w:t xml:space="preserve">Default </w:t>
            </w:r>
            <w:r>
              <w:rPr>
                <w:rFonts w:hint="cs"/>
                <w:cs/>
              </w:rPr>
              <w:t>ค่า ดังต่อไปนี้</w:t>
            </w:r>
          </w:p>
          <w:p w:rsidR="005D76F6" w:rsidP="005D76F6" w:rsidRDefault="005D76F6" w14:paraId="5B8F9676" w14:textId="14A78C37">
            <w:pPr>
              <w:pStyle w:val="ListParagraph"/>
              <w:numPr>
                <w:ilvl w:val="0"/>
                <w:numId w:val="160"/>
              </w:numPr>
              <w:spacing w:after="0"/>
            </w:pPr>
            <w:r>
              <w:t>beforeExpire</w:t>
            </w:r>
            <w:r>
              <w:rPr>
                <w:rFonts w:cs="Angsana New"/>
                <w:cs/>
              </w:rPr>
              <w:t xml:space="preserve">= </w:t>
            </w:r>
            <w:r>
              <w:t>3</w:t>
            </w:r>
          </w:p>
          <w:p w:rsidR="005D76F6" w:rsidP="005D76F6" w:rsidRDefault="005D76F6" w14:paraId="2E8C1D30" w14:textId="7C537D94">
            <w:pPr>
              <w:pStyle w:val="ListParagraph"/>
              <w:numPr>
                <w:ilvl w:val="0"/>
                <w:numId w:val="160"/>
              </w:numPr>
              <w:spacing w:after="0"/>
            </w:pPr>
            <w:r>
              <w:t>beforeExpireUnit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 “</w:t>
            </w:r>
            <w:r>
              <w:t>Days</w:t>
            </w:r>
            <w:r>
              <w:rPr>
                <w:rFonts w:cs="Angsana New"/>
                <w:cs/>
              </w:rPr>
              <w:t>”</w:t>
            </w:r>
          </w:p>
          <w:p w:rsidR="005D76F6" w:rsidP="005D76F6" w:rsidRDefault="005D76F6" w14:paraId="504878A1" w14:textId="77777777">
            <w:pPr>
              <w:pStyle w:val="ListParagraph"/>
              <w:numPr>
                <w:ilvl w:val="0"/>
                <w:numId w:val="158"/>
              </w:numPr>
              <w:spacing w:after="0"/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packageDurationUnit </w:t>
            </w:r>
            <w:r>
              <w:rPr>
                <w:rFonts w:hint="cs"/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t>Days</w:t>
            </w:r>
            <w:r>
              <w:rPr>
                <w:rFonts w:cs="Angsana New"/>
                <w:cs/>
              </w:rPr>
              <w:t xml:space="preserve">” </w:t>
            </w:r>
          </w:p>
          <w:p w:rsidR="005D76F6" w:rsidP="005D76F6" w:rsidRDefault="005D76F6" w14:paraId="07488931" w14:textId="77777777">
            <w:pPr>
              <w:pStyle w:val="ListParagraph"/>
              <w:numPr>
                <w:ilvl w:val="1"/>
                <w:numId w:val="158"/>
              </w:numPr>
              <w:spacing w:after="0"/>
            </w:pPr>
            <w:r>
              <w:rPr>
                <w:rFonts w:hint="cs"/>
                <w:cs/>
              </w:rPr>
              <w:t xml:space="preserve">ถ้า </w:t>
            </w:r>
            <w:r>
              <w:t>packageDuration &gt;</w:t>
            </w:r>
            <w:r>
              <w:rPr>
                <w:rFonts w:cs="Angsana New"/>
                <w:cs/>
              </w:rPr>
              <w:t xml:space="preserve">= </w:t>
            </w:r>
            <w:r>
              <w:t xml:space="preserve">4 </w:t>
            </w:r>
            <w:r>
              <w:rPr>
                <w:rFonts w:hint="cs"/>
                <w:cs/>
              </w:rPr>
              <w:t xml:space="preserve">ให้ </w:t>
            </w:r>
            <w:r>
              <w:t xml:space="preserve">Default </w:t>
            </w:r>
            <w:r>
              <w:rPr>
                <w:rFonts w:hint="cs"/>
                <w:cs/>
              </w:rPr>
              <w:t>ค่า ดังต่อไปนี้</w:t>
            </w:r>
          </w:p>
          <w:p w:rsidR="005D76F6" w:rsidP="005D76F6" w:rsidRDefault="005D76F6" w14:paraId="04C3C1F8" w14:textId="1D415D95">
            <w:pPr>
              <w:pStyle w:val="ListParagraph"/>
              <w:numPr>
                <w:ilvl w:val="1"/>
                <w:numId w:val="160"/>
              </w:numPr>
              <w:spacing w:after="0"/>
            </w:pPr>
            <w:r>
              <w:t xml:space="preserve">beforeExpire </w:t>
            </w:r>
            <w:r>
              <w:rPr>
                <w:rFonts w:cs="Angsana New"/>
                <w:cs/>
              </w:rPr>
              <w:t xml:space="preserve">= </w:t>
            </w:r>
            <w:r>
              <w:t>3</w:t>
            </w:r>
          </w:p>
          <w:p w:rsidR="005D76F6" w:rsidP="005D76F6" w:rsidRDefault="005D76F6" w14:paraId="64F4FE2A" w14:textId="52A21C25">
            <w:pPr>
              <w:pStyle w:val="ListParagraph"/>
              <w:numPr>
                <w:ilvl w:val="1"/>
                <w:numId w:val="160"/>
              </w:numPr>
              <w:spacing w:after="0"/>
            </w:pPr>
            <w:r>
              <w:t>beforeExpireUnit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 “</w:t>
            </w:r>
            <w:r>
              <w:t>Days</w:t>
            </w:r>
            <w:r>
              <w:rPr>
                <w:rFonts w:cs="Angsana New"/>
                <w:cs/>
              </w:rPr>
              <w:t>”</w:t>
            </w:r>
          </w:p>
          <w:p w:rsidR="005D76F6" w:rsidP="005D76F6" w:rsidRDefault="005D76F6" w14:paraId="25C77E81" w14:textId="77777777">
            <w:pPr>
              <w:pStyle w:val="ListParagraph"/>
              <w:numPr>
                <w:ilvl w:val="1"/>
                <w:numId w:val="158"/>
              </w:numPr>
              <w:spacing w:after="0"/>
            </w:pPr>
            <w:r>
              <w:rPr>
                <w:rFonts w:hint="cs"/>
                <w:cs/>
              </w:rPr>
              <w:t xml:space="preserve">ถ้า </w:t>
            </w:r>
            <w:r>
              <w:t>packageDuration &gt;</w:t>
            </w:r>
            <w:r>
              <w:rPr>
                <w:rFonts w:cs="Angsana New"/>
                <w:cs/>
              </w:rPr>
              <w:t xml:space="preserve">= </w:t>
            </w:r>
            <w:r>
              <w:t xml:space="preserve">2 </w:t>
            </w:r>
            <w:r>
              <w:rPr>
                <w:rFonts w:hint="cs"/>
                <w:cs/>
              </w:rPr>
              <w:t xml:space="preserve">แต่ </w:t>
            </w:r>
            <w:r>
              <w:t xml:space="preserve">&lt; 4 </w:t>
            </w:r>
            <w:r>
              <w:rPr>
                <w:rFonts w:hint="cs"/>
                <w:cs/>
              </w:rPr>
              <w:t xml:space="preserve">ให้ </w:t>
            </w:r>
            <w:r>
              <w:t xml:space="preserve">Default </w:t>
            </w:r>
            <w:r>
              <w:rPr>
                <w:rFonts w:hint="cs"/>
                <w:cs/>
              </w:rPr>
              <w:t>ค่า ดังต่อไปนี้</w:t>
            </w:r>
          </w:p>
          <w:p w:rsidR="005D76F6" w:rsidP="005D76F6" w:rsidRDefault="005D76F6" w14:paraId="4F76668E" w14:textId="43915CE5">
            <w:pPr>
              <w:pStyle w:val="ListParagraph"/>
              <w:numPr>
                <w:ilvl w:val="1"/>
                <w:numId w:val="160"/>
              </w:numPr>
              <w:spacing w:after="0"/>
            </w:pPr>
            <w:r>
              <w:t xml:space="preserve">beforeExpire </w:t>
            </w:r>
            <w:r>
              <w:rPr>
                <w:rFonts w:cs="Angsana New"/>
                <w:cs/>
              </w:rPr>
              <w:t xml:space="preserve">= </w:t>
            </w:r>
            <w:r>
              <w:t>1</w:t>
            </w:r>
          </w:p>
          <w:p w:rsidRPr="00524D02" w:rsidR="005D76F6" w:rsidP="005D76F6" w:rsidRDefault="005D76F6" w14:paraId="12145C5B" w14:textId="571033FD">
            <w:pPr>
              <w:pStyle w:val="ListParagraph"/>
              <w:numPr>
                <w:ilvl w:val="1"/>
                <w:numId w:val="160"/>
              </w:numPr>
              <w:spacing w:after="0"/>
            </w:pPr>
            <w:r>
              <w:t>beforeExpireUnit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 “</w:t>
            </w:r>
            <w:r>
              <w:t>Days</w:t>
            </w:r>
            <w:r>
              <w:rPr>
                <w:rFonts w:cs="Angsana New"/>
                <w:cs/>
              </w:rPr>
              <w:t>”</w:t>
            </w:r>
          </w:p>
        </w:tc>
      </w:tr>
      <w:tr w:rsidRPr="008979A8" w:rsidR="005D76F6" w:rsidTr="0013276B" w14:paraId="0BF8CF46" w14:textId="77777777">
        <w:trPr>
          <w:trHeight w:val="111"/>
        </w:trPr>
        <w:tc>
          <w:tcPr>
            <w:tcW w:w="848" w:type="pct"/>
          </w:tcPr>
          <w:p w:rsidR="005D76F6" w:rsidP="005D76F6" w:rsidRDefault="005D76F6" w14:paraId="26D0D33F" w14:textId="474C4D8D">
            <w:r>
              <w:t>beforeExpire</w:t>
            </w:r>
          </w:p>
        </w:tc>
        <w:tc>
          <w:tcPr>
            <w:tcW w:w="1079" w:type="pct"/>
            <w:gridSpan w:val="2"/>
          </w:tcPr>
          <w:p w:rsidR="005D76F6" w:rsidP="005D76F6" w:rsidRDefault="005D76F6" w14:paraId="3444CD29" w14:textId="3093B1AE">
            <w:r>
              <w:t>Text Box</w:t>
            </w:r>
          </w:p>
        </w:tc>
        <w:tc>
          <w:tcPr>
            <w:tcW w:w="3073" w:type="pct"/>
          </w:tcPr>
          <w:p w:rsidR="005D76F6" w:rsidP="005D76F6" w:rsidRDefault="005D76F6" w14:paraId="2D1427EB" w14:textId="0403A461">
            <w:pPr>
              <w:rPr>
                <w:color w:val="FF0000"/>
              </w:rPr>
            </w:pPr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2C31A5">
              <w:rPr>
                <w:rFonts w:cs="Angsana New"/>
                <w:color w:val="FF0000"/>
                <w:cs/>
              </w:rPr>
              <w:t>*</w:t>
            </w:r>
            <w:r w:rsidRPr="002C31A5">
              <w:rPr>
                <w:color w:val="FF0000"/>
              </w:rPr>
              <w:t xml:space="preserve">Before </w:t>
            </w:r>
            <w:r>
              <w:rPr>
                <w:color w:val="FF0000"/>
              </w:rPr>
              <w:t>Expire</w:t>
            </w:r>
          </w:p>
          <w:p w:rsidR="005D76F6" w:rsidP="005D76F6" w:rsidRDefault="005D76F6" w14:paraId="794C35B0" w14:textId="62094078">
            <w:r w:rsidRPr="002C31A5">
              <w:t xml:space="preserve">Visble </w:t>
            </w:r>
            <w:r w:rsidRPr="002C31A5">
              <w:rPr>
                <w:cs/>
              </w:rPr>
              <w:t xml:space="preserve">เมื่อ </w:t>
            </w:r>
            <w:r>
              <w:t>smsBeforeExpireSendFlag</w:t>
            </w:r>
            <w:r>
              <w:rPr>
                <w:rFonts w:hint="cs"/>
                <w:cs/>
              </w:rPr>
              <w:t xml:space="preserve"> มีค่าเป็น </w:t>
            </w:r>
            <w:r>
              <w:rPr>
                <w:rFonts w:cs="Angsana New"/>
                <w:cs/>
              </w:rPr>
              <w:t>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</w:p>
          <w:p w:rsidRPr="00A57AF5" w:rsidR="005D76F6" w:rsidP="005D76F6" w:rsidRDefault="005D76F6" w14:paraId="4E7F7D5A" w14:textId="7BB4A089">
            <w:pPr>
              <w:rPr>
                <w:rFonts w:cs="CordiaUPC"/>
              </w:rPr>
            </w:pPr>
            <w:r>
              <w:rPr>
                <w:rFonts w:hint="cs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ใส่ได้เฉพาะตัวเลขเท่านั้น</w:t>
            </w:r>
          </w:p>
        </w:tc>
      </w:tr>
      <w:tr w:rsidRPr="008979A8" w:rsidR="005D76F6" w:rsidTr="0013276B" w14:paraId="2CC829E3" w14:textId="77777777">
        <w:trPr>
          <w:trHeight w:val="111"/>
        </w:trPr>
        <w:tc>
          <w:tcPr>
            <w:tcW w:w="848" w:type="pct"/>
          </w:tcPr>
          <w:p w:rsidR="005D76F6" w:rsidP="005D76F6" w:rsidRDefault="005D76F6" w14:paraId="10C41FE2" w14:textId="2F106EBE">
            <w:r>
              <w:t>beforeExpireUnit</w:t>
            </w:r>
          </w:p>
        </w:tc>
        <w:tc>
          <w:tcPr>
            <w:tcW w:w="1079" w:type="pct"/>
            <w:gridSpan w:val="2"/>
          </w:tcPr>
          <w:p w:rsidR="005D76F6" w:rsidP="005D76F6" w:rsidRDefault="005D76F6" w14:paraId="4F07E895" w14:textId="4D4A36F6">
            <w:r>
              <w:t>Drop Down List</w:t>
            </w:r>
          </w:p>
        </w:tc>
        <w:tc>
          <w:tcPr>
            <w:tcW w:w="3073" w:type="pct"/>
          </w:tcPr>
          <w:p w:rsidR="005D76F6" w:rsidP="005D76F6" w:rsidRDefault="005D76F6" w14:paraId="332B4972" w14:textId="0460B943">
            <w:r>
              <w:rPr>
                <w:rFonts w:hint="cs"/>
                <w:cs/>
              </w:rPr>
              <w:t xml:space="preserve">วางต่อจาก </w:t>
            </w:r>
            <w:r>
              <w:t>beforeExpire</w:t>
            </w:r>
          </w:p>
          <w:p w:rsidR="005D76F6" w:rsidP="005D76F6" w:rsidRDefault="005D76F6" w14:paraId="1EAD583B" w14:textId="17FB25B3">
            <w:r w:rsidRPr="00647985">
              <w:t xml:space="preserve">Visble </w:t>
            </w:r>
            <w:r w:rsidRPr="00647985">
              <w:rPr>
                <w:rFonts w:hint="cs"/>
                <w:cs/>
              </w:rPr>
              <w:t xml:space="preserve">เมื่อ </w:t>
            </w:r>
            <w:r>
              <w:t>smsBeforeExpireSendFlag</w:t>
            </w:r>
            <w:r>
              <w:rPr>
                <w:rFonts w:hint="cs"/>
                <w:cs/>
              </w:rPr>
              <w:t xml:space="preserve"> มีค่าเป็น </w:t>
            </w:r>
            <w:r>
              <w:rPr>
                <w:rFonts w:cs="Angsana New"/>
                <w:cs/>
              </w:rPr>
              <w:t>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</w:p>
          <w:p w:rsidRPr="00A57AF5" w:rsidR="005D76F6" w:rsidP="005D76F6" w:rsidRDefault="005D76F6" w14:paraId="7D7280E7" w14:textId="7B1EA3A6">
            <w:pPr>
              <w:rPr>
                <w:rFonts w:cs="CordiaUPC"/>
              </w:rPr>
            </w:pPr>
            <w:r w:rsidRPr="001142BC">
              <w:t xml:space="preserve">List of Value </w:t>
            </w:r>
            <w:r w:rsidRPr="001142BC">
              <w:rPr>
                <w:rFonts w:cs="Angsana New"/>
                <w:cs/>
              </w:rPr>
              <w:t xml:space="preserve">: </w:t>
            </w:r>
            <w:r w:rsidRPr="00B916D9">
              <w:rPr>
                <w:rFonts w:cs="Angsana New"/>
                <w:cs/>
              </w:rPr>
              <w:t>ดึงข้อมูลจาก</w:t>
            </w:r>
            <w:r w:rsidRPr="00B916D9">
              <w:rPr>
                <w:rFonts w:cs="CordiaUPC"/>
              </w:rPr>
              <w:t xml:space="preserve">DB </w:t>
            </w:r>
            <w:r w:rsidRPr="00B916D9">
              <w:rPr>
                <w:rFonts w:cs="Angsana New"/>
                <w:cs/>
              </w:rPr>
              <w:t xml:space="preserve">ที่ </w:t>
            </w:r>
            <w:r w:rsidRPr="00B916D9">
              <w:rPr>
                <w:rFonts w:cs="CordiaUPC"/>
              </w:rPr>
              <w:t xml:space="preserve">Table FLW_CFG_LOV </w:t>
            </w:r>
            <w:r w:rsidRPr="00B916D9">
              <w:rPr>
                <w:rFonts w:cs="Angsana New"/>
                <w:cs/>
              </w:rPr>
              <w:t xml:space="preserve">โดย </w:t>
            </w:r>
            <w:r w:rsidRPr="00B916D9">
              <w:rPr>
                <w:rFonts w:cs="CordiaUPC"/>
              </w:rPr>
              <w:t xml:space="preserve">group_type </w:t>
            </w:r>
            <w:r w:rsidRPr="00B916D9">
              <w:rPr>
                <w:rFonts w:cs="Angsana New"/>
                <w:cs/>
              </w:rPr>
              <w:t>= ‘</w:t>
            </w:r>
            <w:r w:rsidRPr="008979A8">
              <w:rPr>
                <w:rFonts w:cs="CordiaUPC"/>
              </w:rPr>
              <w:t>Duration</w:t>
            </w:r>
            <w:r>
              <w:rPr>
                <w:rFonts w:cs="CordiaUPC"/>
              </w:rPr>
              <w:t xml:space="preserve"> Unit</w:t>
            </w:r>
            <w:r>
              <w:rPr>
                <w:rFonts w:cs="Angsana New"/>
                <w:cs/>
              </w:rPr>
              <w:t>’</w:t>
            </w:r>
            <w:r>
              <w:rPr>
                <w:rFonts w:hint="cs" w:cs="Angsana New"/>
                <w:cs/>
              </w:rPr>
              <w:t>และ</w:t>
            </w:r>
            <w:r>
              <w:rPr>
                <w:rFonts w:cs="CordiaUPC"/>
              </w:rPr>
              <w:t xml:space="preserve"> par_row_id</w:t>
            </w:r>
            <w:r>
              <w:t xml:space="preserve">_concat </w:t>
            </w:r>
            <w:r>
              <w:rPr>
                <w:rFonts w:hint="cs"/>
                <w:cs/>
              </w:rPr>
              <w:t xml:space="preserve">ประกอบด้วย </w:t>
            </w:r>
            <w:r>
              <w:t>customerType</w:t>
            </w:r>
          </w:p>
        </w:tc>
      </w:tr>
      <w:tr w:rsidRPr="008979A8" w:rsidR="005D76F6" w:rsidTr="0013276B" w14:paraId="5B4156A4" w14:textId="77777777">
        <w:trPr>
          <w:trHeight w:val="111"/>
        </w:trPr>
        <w:tc>
          <w:tcPr>
            <w:tcW w:w="848" w:type="pct"/>
          </w:tcPr>
          <w:p w:rsidR="005D76F6" w:rsidP="005D76F6" w:rsidRDefault="005D76F6" w14:paraId="22B0A38D" w14:textId="5F715733">
            <w:r>
              <w:t>smsBeforeExpireEN</w:t>
            </w:r>
          </w:p>
        </w:tc>
        <w:tc>
          <w:tcPr>
            <w:tcW w:w="1079" w:type="pct"/>
            <w:gridSpan w:val="2"/>
          </w:tcPr>
          <w:p w:rsidR="005D76F6" w:rsidP="005D76F6" w:rsidRDefault="005D76F6" w14:paraId="6D7F1B5B" w14:textId="7E791D1B">
            <w:r>
              <w:t>Text Area</w:t>
            </w:r>
          </w:p>
        </w:tc>
        <w:tc>
          <w:tcPr>
            <w:tcW w:w="3073" w:type="pct"/>
          </w:tcPr>
          <w:p w:rsidR="005D76F6" w:rsidP="005D76F6" w:rsidRDefault="005D76F6" w14:paraId="075E9AA2" w14:textId="77777777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2C31A5">
              <w:rPr>
                <w:rFonts w:cs="Angsana New"/>
                <w:color w:val="FF0000"/>
                <w:cs/>
              </w:rPr>
              <w:t>*</w:t>
            </w:r>
            <w:r w:rsidRPr="002C31A5">
              <w:rPr>
                <w:color w:val="FF0000"/>
              </w:rPr>
              <w:t>English</w:t>
            </w:r>
          </w:p>
          <w:p w:rsidR="005D76F6" w:rsidP="005D76F6" w:rsidRDefault="005D76F6" w14:paraId="535EFC36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Max Length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CordiaUPC"/>
              </w:rPr>
              <w:t>250</w:t>
            </w:r>
          </w:p>
          <w:p w:rsidR="005D76F6" w:rsidP="005D76F6" w:rsidRDefault="005D76F6" w14:paraId="7DFE88C4" w14:textId="2EBE8E99">
            <w:r w:rsidRPr="00647985">
              <w:t xml:space="preserve">Visble </w:t>
            </w:r>
            <w:r w:rsidRPr="00647985">
              <w:rPr>
                <w:rFonts w:hint="cs"/>
                <w:cs/>
              </w:rPr>
              <w:t xml:space="preserve">เมื่อ </w:t>
            </w:r>
            <w:r>
              <w:t>smsBeforeExpireSendFlag</w:t>
            </w:r>
            <w:r>
              <w:rPr>
                <w:rFonts w:hint="cs"/>
                <w:cs/>
              </w:rPr>
              <w:t xml:space="preserve"> มีค่าเป็น </w:t>
            </w:r>
            <w:r>
              <w:rPr>
                <w:rFonts w:cs="Angsana New"/>
                <w:cs/>
              </w:rPr>
              <w:t>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</w:p>
          <w:p w:rsidRPr="00A57AF5" w:rsidR="005D76F6" w:rsidP="005D76F6" w:rsidRDefault="005D76F6" w14:paraId="404968AC" w14:textId="1A2B34A5">
            <w:pPr>
              <w:rPr>
                <w:rFonts w:cs="CordiaUPC"/>
              </w:rPr>
            </w:pPr>
            <w:r>
              <w:rPr>
                <w:rFonts w:hint="cs"/>
                <w:cs/>
              </w:rPr>
              <w:t xml:space="preserve">เมื่อ </w:t>
            </w:r>
            <w:r>
              <w:t xml:space="preserve">User </w:t>
            </w:r>
            <w:r>
              <w:rPr>
                <w:rFonts w:hint="cs"/>
                <w:cs/>
              </w:rPr>
              <w:t>กรอก</w:t>
            </w:r>
            <w:r>
              <w:rPr>
                <w:cs/>
              </w:rPr>
              <w:t>ใ</w:t>
            </w:r>
            <w:r>
              <w:rPr>
                <w:rFonts w:hint="cs"/>
                <w:cs/>
              </w:rPr>
              <w:t xml:space="preserve">ห้คำนวนจำนวนตัวอักษรไว้ที่ </w:t>
            </w:r>
            <w:r>
              <w:t>counterSMSBeforeExpireEN</w:t>
            </w:r>
          </w:p>
        </w:tc>
      </w:tr>
      <w:tr w:rsidRPr="008979A8" w:rsidR="005D76F6" w:rsidTr="0013276B" w14:paraId="5150343F" w14:textId="77777777">
        <w:trPr>
          <w:trHeight w:val="111"/>
        </w:trPr>
        <w:tc>
          <w:tcPr>
            <w:tcW w:w="848" w:type="pct"/>
          </w:tcPr>
          <w:p w:rsidR="005D76F6" w:rsidP="005D76F6" w:rsidRDefault="005D76F6" w14:paraId="74A5A858" w14:textId="068F4DC0">
            <w:r>
              <w:t>counterSMSBeforeExpireEN</w:t>
            </w:r>
          </w:p>
        </w:tc>
        <w:tc>
          <w:tcPr>
            <w:tcW w:w="1079" w:type="pct"/>
            <w:gridSpan w:val="2"/>
          </w:tcPr>
          <w:p w:rsidR="005D76F6" w:rsidP="005D76F6" w:rsidRDefault="005D76F6" w14:paraId="12381ED9" w14:textId="739E455F">
            <w:r>
              <w:t>Text</w:t>
            </w:r>
          </w:p>
        </w:tc>
        <w:tc>
          <w:tcPr>
            <w:tcW w:w="3073" w:type="pct"/>
          </w:tcPr>
          <w:p w:rsidR="005D76F6" w:rsidP="005D76F6" w:rsidRDefault="005D76F6" w14:paraId="19D840D4" w14:textId="74DE9ABB">
            <w:r>
              <w:rPr>
                <w:rFonts w:hint="cs"/>
                <w:cs/>
              </w:rPr>
              <w:t>วางไว้ใต้</w:t>
            </w:r>
            <w:r>
              <w:rPr>
                <w:rFonts w:cs="Angsana New"/>
                <w:cs/>
              </w:rPr>
              <w:t xml:space="preserve"> </w:t>
            </w:r>
            <w:r>
              <w:t>smsBeforeExpireEN</w:t>
            </w:r>
          </w:p>
          <w:p w:rsidR="005D76F6" w:rsidP="005D76F6" w:rsidRDefault="005D76F6" w14:paraId="183BCD79" w14:textId="55FC1ACC">
            <w:r w:rsidRPr="00647985">
              <w:t xml:space="preserve">Visble </w:t>
            </w:r>
            <w:r w:rsidRPr="00647985">
              <w:rPr>
                <w:rFonts w:hint="cs"/>
                <w:cs/>
              </w:rPr>
              <w:t xml:space="preserve">เมื่อ </w:t>
            </w:r>
            <w:r>
              <w:t>smsBeforeExpireSendFlag</w:t>
            </w:r>
            <w:r>
              <w:rPr>
                <w:rFonts w:hint="cs"/>
                <w:cs/>
              </w:rPr>
              <w:t xml:space="preserve"> มีค่าเป็น </w:t>
            </w:r>
            <w:r>
              <w:rPr>
                <w:rFonts w:cs="Angsana New"/>
                <w:cs/>
              </w:rPr>
              <w:t>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</w:p>
          <w:p w:rsidR="005D76F6" w:rsidP="005D76F6" w:rsidRDefault="005D76F6" w14:paraId="4946673C" w14:textId="77777777">
            <w:r>
              <w:rPr>
                <w:rFonts w:hint="cs"/>
                <w:cs/>
              </w:rPr>
              <w:t xml:space="preserve">แสดงใน </w:t>
            </w:r>
            <w:r>
              <w:t>Format</w:t>
            </w:r>
          </w:p>
          <w:p w:rsidRPr="00A57AF5" w:rsidR="005D76F6" w:rsidP="005D76F6" w:rsidRDefault="005D76F6" w14:paraId="0E042D72" w14:textId="439CE3DE">
            <w:pPr>
              <w:rPr>
                <w:rFonts w:cs="CordiaUPC"/>
              </w:rPr>
            </w:pPr>
            <w:r>
              <w:t>counterSMSBeforeExpireEN</w:t>
            </w:r>
            <w:r>
              <w:rPr>
                <w:rFonts w:cs="Angsana New"/>
                <w:cs/>
              </w:rPr>
              <w:t xml:space="preserve"> / </w:t>
            </w:r>
            <w:r>
              <w:t>250</w:t>
            </w:r>
          </w:p>
        </w:tc>
      </w:tr>
      <w:tr w:rsidRPr="008979A8" w:rsidR="005D76F6" w:rsidTr="0013276B" w14:paraId="11089904" w14:textId="77777777">
        <w:trPr>
          <w:trHeight w:val="111"/>
        </w:trPr>
        <w:tc>
          <w:tcPr>
            <w:tcW w:w="848" w:type="pct"/>
          </w:tcPr>
          <w:p w:rsidR="005D76F6" w:rsidP="005D76F6" w:rsidRDefault="005D76F6" w14:paraId="57EC00BF" w14:textId="42A66DE1">
            <w:r>
              <w:t>smsBeforeExpireTH</w:t>
            </w:r>
          </w:p>
        </w:tc>
        <w:tc>
          <w:tcPr>
            <w:tcW w:w="1079" w:type="pct"/>
            <w:gridSpan w:val="2"/>
          </w:tcPr>
          <w:p w:rsidR="005D76F6" w:rsidP="005D76F6" w:rsidRDefault="005D76F6" w14:paraId="13E58478" w14:textId="4EFC2EE2">
            <w:r>
              <w:t>Text Area</w:t>
            </w:r>
          </w:p>
        </w:tc>
        <w:tc>
          <w:tcPr>
            <w:tcW w:w="3073" w:type="pct"/>
          </w:tcPr>
          <w:p w:rsidR="005D76F6" w:rsidP="005D76F6" w:rsidRDefault="005D76F6" w14:paraId="3B9F7775" w14:textId="77777777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2C31A5">
              <w:rPr>
                <w:rFonts w:cs="Angsana New"/>
                <w:color w:val="FF0000"/>
                <w:cs/>
              </w:rPr>
              <w:t>*</w:t>
            </w:r>
            <w:r w:rsidRPr="002C31A5">
              <w:rPr>
                <w:color w:val="FF0000"/>
              </w:rPr>
              <w:t>Thai</w:t>
            </w:r>
          </w:p>
          <w:p w:rsidR="005D76F6" w:rsidP="005D76F6" w:rsidRDefault="005D76F6" w14:paraId="6FB697CC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Max Length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CordiaUPC"/>
              </w:rPr>
              <w:t>250</w:t>
            </w:r>
          </w:p>
          <w:p w:rsidR="005D76F6" w:rsidP="005D76F6" w:rsidRDefault="005D76F6" w14:paraId="4AEA5436" w14:textId="6C2B10C1">
            <w:r w:rsidRPr="00647985">
              <w:t xml:space="preserve">Visble </w:t>
            </w:r>
            <w:r w:rsidRPr="00647985">
              <w:rPr>
                <w:rFonts w:hint="cs"/>
                <w:cs/>
              </w:rPr>
              <w:t xml:space="preserve">เมื่อ </w:t>
            </w:r>
            <w:r>
              <w:t>smsBeforeExpireSendFlag</w:t>
            </w:r>
            <w:r>
              <w:rPr>
                <w:rFonts w:hint="cs"/>
                <w:cs/>
              </w:rPr>
              <w:t xml:space="preserve"> มีค่าเป็น </w:t>
            </w:r>
            <w:r>
              <w:rPr>
                <w:rFonts w:cs="Angsana New"/>
                <w:cs/>
              </w:rPr>
              <w:t>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</w:p>
          <w:p w:rsidRPr="00A57AF5" w:rsidR="005D76F6" w:rsidP="005D76F6" w:rsidRDefault="005D76F6" w14:paraId="6717A457" w14:textId="1AE2E508">
            <w:pPr>
              <w:rPr>
                <w:rFonts w:cs="CordiaUPC"/>
              </w:rPr>
            </w:pPr>
            <w:r>
              <w:rPr>
                <w:rFonts w:hint="cs"/>
                <w:cs/>
              </w:rPr>
              <w:t xml:space="preserve">เมื่อ </w:t>
            </w:r>
            <w:r>
              <w:t xml:space="preserve">User </w:t>
            </w:r>
            <w:r>
              <w:rPr>
                <w:rFonts w:hint="cs"/>
                <w:cs/>
              </w:rPr>
              <w:t>กรอก</w:t>
            </w:r>
            <w:r>
              <w:rPr>
                <w:cs/>
              </w:rPr>
              <w:t>ใ</w:t>
            </w:r>
            <w:r>
              <w:rPr>
                <w:rFonts w:hint="cs"/>
                <w:cs/>
              </w:rPr>
              <w:t xml:space="preserve">ห้คำนวนจำนวนตัวอักษรไว้ที่ </w:t>
            </w:r>
            <w:r>
              <w:t>counterSMSBeforeExpireTH</w:t>
            </w:r>
          </w:p>
        </w:tc>
      </w:tr>
      <w:tr w:rsidRPr="008979A8" w:rsidR="005D76F6" w:rsidTr="0013276B" w14:paraId="61059614" w14:textId="77777777">
        <w:trPr>
          <w:trHeight w:val="111"/>
        </w:trPr>
        <w:tc>
          <w:tcPr>
            <w:tcW w:w="848" w:type="pct"/>
          </w:tcPr>
          <w:p w:rsidR="005D76F6" w:rsidP="005D76F6" w:rsidRDefault="005D76F6" w14:paraId="11E2E827" w14:textId="5CA59C22">
            <w:r>
              <w:t>counterSMSBeforeExpireTH</w:t>
            </w:r>
          </w:p>
        </w:tc>
        <w:tc>
          <w:tcPr>
            <w:tcW w:w="1079" w:type="pct"/>
            <w:gridSpan w:val="2"/>
          </w:tcPr>
          <w:p w:rsidR="005D76F6" w:rsidP="005D76F6" w:rsidRDefault="005D76F6" w14:paraId="48F0CE66" w14:textId="7A3AEA3C">
            <w:r>
              <w:t>Text</w:t>
            </w:r>
          </w:p>
        </w:tc>
        <w:tc>
          <w:tcPr>
            <w:tcW w:w="3073" w:type="pct"/>
          </w:tcPr>
          <w:p w:rsidR="005D76F6" w:rsidP="005D76F6" w:rsidRDefault="005D76F6" w14:paraId="4138E866" w14:textId="0D79295E">
            <w:r>
              <w:rPr>
                <w:rFonts w:hint="cs"/>
                <w:cs/>
              </w:rPr>
              <w:t>วางไว้ใต้</w:t>
            </w:r>
            <w:r>
              <w:rPr>
                <w:rFonts w:cs="Angsana New"/>
                <w:cs/>
              </w:rPr>
              <w:t xml:space="preserve"> </w:t>
            </w:r>
            <w:r>
              <w:t>smsBeforeExpireTH</w:t>
            </w:r>
          </w:p>
          <w:p w:rsidR="005D76F6" w:rsidP="005D76F6" w:rsidRDefault="005D76F6" w14:paraId="3F385A69" w14:textId="0E4C8895">
            <w:r w:rsidRPr="00647985">
              <w:t xml:space="preserve">Visble </w:t>
            </w:r>
            <w:r w:rsidRPr="00647985">
              <w:rPr>
                <w:rFonts w:hint="cs"/>
                <w:cs/>
              </w:rPr>
              <w:t xml:space="preserve">เมื่อ </w:t>
            </w:r>
            <w:r>
              <w:t>smsBeforeExpireSendFlag</w:t>
            </w:r>
            <w:r>
              <w:rPr>
                <w:rFonts w:hint="cs"/>
                <w:cs/>
              </w:rPr>
              <w:t xml:space="preserve"> มีค่าเป็น </w:t>
            </w:r>
            <w:r>
              <w:rPr>
                <w:rFonts w:cs="Angsana New"/>
                <w:cs/>
              </w:rPr>
              <w:t>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</w:p>
          <w:p w:rsidR="005D76F6" w:rsidP="005D76F6" w:rsidRDefault="005D76F6" w14:paraId="6FF14150" w14:textId="77777777">
            <w:r>
              <w:rPr>
                <w:rFonts w:hint="cs"/>
                <w:cs/>
              </w:rPr>
              <w:t xml:space="preserve">แสดงใน </w:t>
            </w:r>
            <w:r>
              <w:t>Format</w:t>
            </w:r>
          </w:p>
          <w:p w:rsidRPr="00A57AF5" w:rsidR="005D76F6" w:rsidP="005D76F6" w:rsidRDefault="005D76F6" w14:paraId="592AFBAA" w14:textId="29207141">
            <w:pPr>
              <w:rPr>
                <w:rFonts w:cs="CordiaUPC"/>
              </w:rPr>
            </w:pPr>
            <w:r>
              <w:t>counterSMSBeforeExpireTH</w:t>
            </w:r>
            <w:r>
              <w:rPr>
                <w:rFonts w:cs="Angsana New"/>
                <w:cs/>
              </w:rPr>
              <w:t xml:space="preserve"> / </w:t>
            </w:r>
            <w:r>
              <w:t>250</w:t>
            </w:r>
          </w:p>
        </w:tc>
      </w:tr>
      <w:tr w:rsidRPr="008979A8" w:rsidR="005D76F6" w:rsidTr="00E60F16" w14:paraId="7FD77403" w14:textId="77777777">
        <w:trPr>
          <w:trHeight w:val="111"/>
        </w:trPr>
        <w:tc>
          <w:tcPr>
            <w:tcW w:w="5000" w:type="pct"/>
            <w:gridSpan w:val="4"/>
            <w:shd w:val="clear" w:color="auto" w:fill="C2D69B" w:themeFill="accent3" w:themeFillTint="99"/>
          </w:tcPr>
          <w:p w:rsidRPr="00A57AF5" w:rsidR="005D76F6" w:rsidP="005D76F6" w:rsidRDefault="005D76F6" w14:paraId="5AF83A0A" w14:textId="5863B62B">
            <w:pPr>
              <w:pStyle w:val="HeaderTable"/>
            </w:pPr>
            <w:r>
              <w:t>End SMS Before Charge</w:t>
            </w:r>
            <w:r>
              <w:rPr>
                <w:rFonts w:cs="Angsana New"/>
                <w:bCs/>
                <w:cs/>
                <w:lang w:bidi="th-TH"/>
              </w:rPr>
              <w:t xml:space="preserve"> (</w:t>
            </w:r>
            <w:r>
              <w:t>For Post</w:t>
            </w:r>
            <w:r>
              <w:rPr>
                <w:rFonts w:cs="Angsana New"/>
                <w:bCs/>
                <w:cs/>
                <w:lang w:bidi="th-TH"/>
              </w:rPr>
              <w:t>-</w:t>
            </w:r>
            <w:r>
              <w:t>paid</w:t>
            </w:r>
            <w:r>
              <w:rPr>
                <w:rFonts w:cs="Angsana New"/>
                <w:bCs/>
                <w:cs/>
                <w:lang w:bidi="th-TH"/>
              </w:rPr>
              <w:t xml:space="preserve">) </w:t>
            </w:r>
            <w:r>
              <w:t>Section</w:t>
            </w:r>
          </w:p>
        </w:tc>
      </w:tr>
      <w:tr w:rsidRPr="008979A8" w:rsidR="005D76F6" w:rsidTr="003542C5" w14:paraId="2A6D1DBA" w14:textId="77777777">
        <w:trPr>
          <w:trHeight w:val="111"/>
        </w:trPr>
        <w:tc>
          <w:tcPr>
            <w:tcW w:w="5000" w:type="pct"/>
            <w:gridSpan w:val="4"/>
            <w:shd w:val="clear" w:color="auto" w:fill="C2D69B" w:themeFill="accent3" w:themeFillTint="99"/>
          </w:tcPr>
          <w:p w:rsidRPr="004C3917" w:rsidR="005D76F6" w:rsidP="005D76F6" w:rsidRDefault="005D76F6" w14:paraId="0B4D2ABC" w14:textId="1C293DCD">
            <w:pPr>
              <w:pStyle w:val="HeaderTable"/>
            </w:pPr>
            <w:r>
              <w:t xml:space="preserve">PO Relation </w:t>
            </w:r>
            <w:r w:rsidRPr="00B97D51">
              <w:t>Mobile</w:t>
            </w:r>
            <w:r>
              <w:t xml:space="preserve"> Section</w:t>
            </w:r>
          </w:p>
        </w:tc>
      </w:tr>
      <w:tr w:rsidRPr="008979A8" w:rsidR="005D76F6" w:rsidTr="0013276B" w14:paraId="788A47EE" w14:textId="77777777">
        <w:trPr>
          <w:trHeight w:val="111"/>
        </w:trPr>
        <w:tc>
          <w:tcPr>
            <w:tcW w:w="848" w:type="pct"/>
          </w:tcPr>
          <w:p w:rsidR="005D76F6" w:rsidP="005D76F6" w:rsidRDefault="005D76F6" w14:paraId="2314662D" w14:textId="07D4D9FB">
            <w:r>
              <w:t>poRelation</w:t>
            </w:r>
          </w:p>
        </w:tc>
        <w:tc>
          <w:tcPr>
            <w:tcW w:w="1079" w:type="pct"/>
            <w:gridSpan w:val="2"/>
          </w:tcPr>
          <w:p w:rsidR="005D76F6" w:rsidP="005D76F6" w:rsidRDefault="005D76F6" w14:paraId="60A0A49D" w14:textId="77777777">
            <w:r>
              <w:t>Shuttle</w:t>
            </w:r>
          </w:p>
        </w:tc>
        <w:tc>
          <w:tcPr>
            <w:tcW w:w="3073" w:type="pct"/>
          </w:tcPr>
          <w:p w:rsidR="005D76F6" w:rsidP="005D76F6" w:rsidRDefault="005D76F6" w14:paraId="325121DA" w14:textId="006520BD">
            <w:r w:rsidRPr="004C3917">
              <w:t xml:space="preserve">List of Value </w:t>
            </w:r>
            <w:r w:rsidRPr="004C3917"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 xml:space="preserve">ดึงข้อมูลใน </w:t>
            </w:r>
            <w:r>
              <w:t>Database</w:t>
            </w:r>
            <w:r>
              <w:rPr>
                <w:rFonts w:hint="cs"/>
                <w:cs/>
              </w:rPr>
              <w:t xml:space="preserve"> จาก </w:t>
            </w:r>
            <w:r>
              <w:t xml:space="preserve">View </w:t>
            </w:r>
            <w:r>
              <w:rPr>
                <w:rFonts w:hint="cs"/>
                <w:cs/>
              </w:rPr>
              <w:t xml:space="preserve">ชื่อ </w:t>
            </w:r>
            <w:r>
              <w:t>PO_MASS_VIEW</w:t>
            </w:r>
            <w:r w:rsidRPr="001452B1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>มาแสดง โดยมีเงื่อนไขดังนี้</w:t>
            </w:r>
          </w:p>
          <w:p w:rsidRPr="00190D21" w:rsidR="005D76F6" w:rsidP="005D76F6" w:rsidRDefault="005D76F6" w14:paraId="6D8C7897" w14:textId="42A59607">
            <w:pPr>
              <w:pStyle w:val="ListParagraph"/>
              <w:numPr>
                <w:ilvl w:val="0"/>
                <w:numId w:val="37"/>
              </w:numPr>
            </w:pPr>
            <w:r w:rsidRPr="00190D21">
              <w:t>PO_</w:t>
            </w:r>
            <w:r>
              <w:t>MASS</w:t>
            </w:r>
            <w:r w:rsidRPr="00190D21">
              <w:t>_VIEW</w:t>
            </w:r>
            <w:r w:rsidRPr="00190D21">
              <w:rPr>
                <w:rFonts w:cs="Angsana New"/>
                <w:color w:val="000000"/>
                <w:cs/>
              </w:rPr>
              <w:t>.</w:t>
            </w:r>
            <w:r w:rsidRPr="00190D21">
              <w:t>STATUS</w:t>
            </w:r>
            <w:r w:rsidRPr="00190D21" w:rsidDel="001452B1">
              <w:rPr>
                <w:rFonts w:hint="cs"/>
                <w:cs/>
              </w:rPr>
              <w:t xml:space="preserve"> </w:t>
            </w:r>
            <w:r w:rsidRPr="00190D21">
              <w:rPr>
                <w:rFonts w:hint="cs"/>
                <w:cs/>
              </w:rPr>
              <w:t xml:space="preserve">ไม่เท่ากับ </w:t>
            </w:r>
            <w:r w:rsidRPr="00190D21">
              <w:rPr>
                <w:rFonts w:cs="Angsana New"/>
                <w:cs/>
              </w:rPr>
              <w:t>“</w:t>
            </w:r>
            <w:r w:rsidRPr="00190D21">
              <w:t>Cancel</w:t>
            </w:r>
            <w:r w:rsidRPr="00190D21">
              <w:rPr>
                <w:rFonts w:cs="Angsana New"/>
                <w:cs/>
              </w:rPr>
              <w:t xml:space="preserve">” </w:t>
            </w:r>
            <w:r w:rsidRPr="00190D21">
              <w:rPr>
                <w:rFonts w:hint="cs"/>
                <w:cs/>
              </w:rPr>
              <w:t xml:space="preserve">และ </w:t>
            </w:r>
            <w:r w:rsidRPr="00190D21">
              <w:rPr>
                <w:rFonts w:cs="Angsana New"/>
                <w:cs/>
              </w:rPr>
              <w:t>“</w:t>
            </w:r>
            <w:r w:rsidRPr="00190D21">
              <w:t>Hold</w:t>
            </w:r>
            <w:r w:rsidRPr="00190D21">
              <w:rPr>
                <w:rFonts w:cs="Angsana New"/>
                <w:cs/>
              </w:rPr>
              <w:t>”</w:t>
            </w:r>
          </w:p>
          <w:p w:rsidRPr="00190D21" w:rsidR="005D76F6" w:rsidP="005D76F6" w:rsidRDefault="005D76F6" w14:paraId="40FB353D" w14:textId="65795A31">
            <w:pPr>
              <w:pStyle w:val="ListParagraph"/>
              <w:numPr>
                <w:ilvl w:val="0"/>
                <w:numId w:val="37"/>
              </w:numPr>
              <w:rPr>
                <w:color w:val="000000"/>
              </w:rPr>
            </w:pPr>
            <w:r w:rsidRPr="00190D21">
              <w:rPr>
                <w:color w:val="000000"/>
              </w:rPr>
              <w:t>PO_</w:t>
            </w:r>
            <w:r>
              <w:t>MASS</w:t>
            </w:r>
            <w:r w:rsidRPr="00190D21">
              <w:rPr>
                <w:color w:val="000000"/>
              </w:rPr>
              <w:t>_VIEW</w:t>
            </w:r>
            <w:r w:rsidRPr="00190D21">
              <w:rPr>
                <w:rFonts w:cs="Angsana New"/>
                <w:color w:val="000000"/>
                <w:cs/>
              </w:rPr>
              <w:t>.</w:t>
            </w:r>
            <w:r w:rsidRPr="00190D21">
              <w:rPr>
                <w:color w:val="000000"/>
              </w:rPr>
              <w:t xml:space="preserve">PROMOTION_GROUP </w:t>
            </w:r>
            <w:r w:rsidRPr="00190D21">
              <w:rPr>
                <w:rFonts w:cs="Cordia New"/>
                <w:color w:val="000000"/>
                <w:cs/>
              </w:rPr>
              <w:t xml:space="preserve">เท่ากับ </w:t>
            </w:r>
            <w:r w:rsidRPr="00190D21">
              <w:rPr>
                <w:rFonts w:cs="Angsana New"/>
                <w:color w:val="000000"/>
                <w:cs/>
              </w:rPr>
              <w:t>“</w:t>
            </w:r>
            <w:r w:rsidRPr="00190D21">
              <w:rPr>
                <w:color w:val="000000"/>
              </w:rPr>
              <w:t>Mobile</w:t>
            </w:r>
            <w:r w:rsidRPr="00190D21">
              <w:rPr>
                <w:rFonts w:cs="Angsana New"/>
                <w:color w:val="000000"/>
                <w:cs/>
              </w:rPr>
              <w:t>”</w:t>
            </w:r>
          </w:p>
          <w:p w:rsidRPr="00190D21" w:rsidR="005D76F6" w:rsidP="005D76F6" w:rsidRDefault="005D76F6" w14:paraId="00362CB9" w14:textId="7B85F53F">
            <w:pPr>
              <w:pStyle w:val="ListParagraph"/>
              <w:numPr>
                <w:ilvl w:val="0"/>
                <w:numId w:val="37"/>
              </w:numPr>
            </w:pPr>
            <w:r w:rsidRPr="00190D21">
              <w:rPr>
                <w:color w:val="000000"/>
              </w:rPr>
              <w:t>PO_</w:t>
            </w:r>
            <w:r>
              <w:t>MASS</w:t>
            </w:r>
            <w:r w:rsidRPr="00190D21">
              <w:rPr>
                <w:color w:val="000000"/>
              </w:rPr>
              <w:t>_VIEW</w:t>
            </w:r>
            <w:r w:rsidRPr="00190D21">
              <w:rPr>
                <w:color w:val="000000"/>
                <w:cs/>
              </w:rPr>
              <w:t>.</w:t>
            </w:r>
            <w:r w:rsidRPr="00190D21">
              <w:rPr>
                <w:color w:val="000000"/>
              </w:rPr>
              <w:t xml:space="preserve">CUSTOMER_TYPE </w:t>
            </w:r>
            <w:r w:rsidRPr="00190D21">
              <w:rPr>
                <w:rFonts w:cs="Angsana New"/>
                <w:color w:val="000000"/>
                <w:cs/>
              </w:rPr>
              <w:t xml:space="preserve">= </w:t>
            </w:r>
            <w:r w:rsidRPr="00190D21">
              <w:rPr>
                <w:color w:val="000000"/>
              </w:rPr>
              <w:t>customerType</w:t>
            </w:r>
            <w:r>
              <w:rPr>
                <w:rFonts w:cs="Angsana New"/>
                <w:color w:val="000000"/>
                <w:cs/>
              </w:rPr>
              <w:t xml:space="preserve"> </w:t>
            </w:r>
            <w:r>
              <w:rPr>
                <w:rFonts w:hint="cs"/>
                <w:color w:val="000000"/>
                <w:cs/>
              </w:rPr>
              <w:t xml:space="preserve">หรือ </w:t>
            </w:r>
            <w:r>
              <w:rPr>
                <w:rFonts w:cs="Angsana New"/>
                <w:color w:val="000000"/>
                <w:cs/>
              </w:rPr>
              <w:t>“</w:t>
            </w:r>
            <w:r>
              <w:rPr>
                <w:color w:val="000000"/>
              </w:rPr>
              <w:t>All</w:t>
            </w:r>
            <w:r>
              <w:rPr>
                <w:rFonts w:cs="Angsana New"/>
                <w:color w:val="000000"/>
                <w:cs/>
              </w:rPr>
              <w:t>”</w:t>
            </w:r>
          </w:p>
          <w:p w:rsidRPr="00E60F16" w:rsidR="005D76F6" w:rsidP="005D76F6" w:rsidRDefault="005D76F6" w14:paraId="319002F0" w14:textId="71039104">
            <w:pPr>
              <w:pStyle w:val="ListParagraph"/>
              <w:numPr>
                <w:ilvl w:val="0"/>
                <w:numId w:val="37"/>
              </w:numPr>
            </w:pPr>
            <w:r w:rsidRPr="00190D21">
              <w:rPr>
                <w:color w:val="000000"/>
              </w:rPr>
              <w:t>PO_</w:t>
            </w:r>
            <w:r>
              <w:t>MASS</w:t>
            </w:r>
            <w:r w:rsidRPr="00190D21">
              <w:rPr>
                <w:color w:val="000000"/>
              </w:rPr>
              <w:t>_VIEW</w:t>
            </w:r>
            <w:r w:rsidRPr="00190D21">
              <w:rPr>
                <w:rFonts w:cs="Angsana New"/>
                <w:color w:val="000000"/>
                <w:cs/>
              </w:rPr>
              <w:t>.</w:t>
            </w:r>
            <w:r w:rsidRPr="00190D21">
              <w:rPr>
                <w:color w:val="000000"/>
              </w:rPr>
              <w:t xml:space="preserve">PO_SUB_GROUP </w:t>
            </w:r>
            <w:r w:rsidRPr="00190D21">
              <w:rPr>
                <w:rFonts w:cs="Angsana New"/>
                <w:color w:val="000000"/>
                <w:cs/>
              </w:rPr>
              <w:t>= “</w:t>
            </w:r>
            <w:r w:rsidRPr="00190D21">
              <w:rPr>
                <w:color w:val="000000"/>
              </w:rPr>
              <w:t>Product Offering</w:t>
            </w:r>
            <w:r w:rsidRPr="00190D21">
              <w:rPr>
                <w:rFonts w:cs="Angsana New"/>
                <w:color w:val="000000"/>
                <w:cs/>
              </w:rPr>
              <w:t>”</w:t>
            </w:r>
          </w:p>
          <w:p w:rsidRPr="00E60F16" w:rsidR="005D76F6" w:rsidP="005D76F6" w:rsidRDefault="005D76F6" w14:paraId="0C06986B" w14:textId="50E44EFD">
            <w:pPr>
              <w:pStyle w:val="ListParagraph"/>
              <w:numPr>
                <w:ilvl w:val="0"/>
                <w:numId w:val="37"/>
              </w:numPr>
            </w:pPr>
            <w:r>
              <w:rPr>
                <w:rFonts w:hint="cs"/>
                <w:color w:val="000000"/>
                <w:cs/>
              </w:rPr>
              <w:t xml:space="preserve">ถ้า </w:t>
            </w:r>
            <w:r>
              <w:rPr>
                <w:color w:val="000000"/>
              </w:rPr>
              <w:t xml:space="preserve">poRelationType </w:t>
            </w:r>
            <w:r>
              <w:rPr>
                <w:rFonts w:cs="Angsana New"/>
                <w:color w:val="000000"/>
                <w:cs/>
              </w:rPr>
              <w:t>= “</w:t>
            </w:r>
            <w:r>
              <w:rPr>
                <w:color w:val="000000"/>
              </w:rPr>
              <w:t>Auto Add After Expired</w:t>
            </w:r>
            <w:r>
              <w:rPr>
                <w:rFonts w:cs="Angsana New"/>
                <w:color w:val="000000"/>
                <w:cs/>
              </w:rPr>
              <w:t>”</w:t>
            </w:r>
            <w:r w:rsidR="0088346B">
              <w:t xml:space="preserve"> </w:t>
            </w:r>
            <w:r w:rsidR="0088346B">
              <w:rPr>
                <w:rFonts w:hint="cs"/>
                <w:cs/>
              </w:rPr>
              <w:t xml:space="preserve">หรือ </w:t>
            </w:r>
            <w:r w:rsidR="0088346B">
              <w:t>“Promotion End Mapping”</w:t>
            </w:r>
          </w:p>
          <w:p w:rsidRPr="00E60F16" w:rsidR="005D76F6" w:rsidP="005D76F6" w:rsidRDefault="005D76F6" w14:paraId="123D294F" w14:textId="30DF4D53">
            <w:pPr>
              <w:pStyle w:val="ListParagraph"/>
              <w:numPr>
                <w:ilvl w:val="1"/>
                <w:numId w:val="37"/>
              </w:numPr>
            </w:pPr>
            <w:r w:rsidRPr="00190D21">
              <w:rPr>
                <w:color w:val="000000"/>
              </w:rPr>
              <w:t>PO_</w:t>
            </w:r>
            <w:r>
              <w:t>MASS</w:t>
            </w:r>
            <w:r w:rsidRPr="00190D21">
              <w:rPr>
                <w:color w:val="000000"/>
              </w:rPr>
              <w:t>_VIEW</w:t>
            </w:r>
            <w:r w:rsidRPr="00190D21">
              <w:rPr>
                <w:color w:val="000000"/>
                <w:cs/>
              </w:rPr>
              <w:t>.</w:t>
            </w:r>
            <w:r>
              <w:rPr>
                <w:color w:val="000000"/>
              </w:rPr>
              <w:t xml:space="preserve">PRODUCT_CLASS </w:t>
            </w:r>
            <w:r>
              <w:rPr>
                <w:rFonts w:cs="Angsana New"/>
                <w:color w:val="000000"/>
                <w:cs/>
              </w:rPr>
              <w:t xml:space="preserve">= </w:t>
            </w:r>
            <w:r>
              <w:rPr>
                <w:color w:val="000000"/>
              </w:rPr>
              <w:t>productClass</w:t>
            </w:r>
          </w:p>
          <w:p w:rsidRPr="00E60F16" w:rsidR="005D76F6" w:rsidP="005D76F6" w:rsidRDefault="005D76F6" w14:paraId="0B26AF5B" w14:textId="353A2228">
            <w:pPr>
              <w:pStyle w:val="ListParagraph"/>
              <w:numPr>
                <w:ilvl w:val="0"/>
                <w:numId w:val="37"/>
              </w:numPr>
            </w:pPr>
            <w:r>
              <w:rPr>
                <w:rFonts w:hint="cs"/>
                <w:color w:val="000000"/>
                <w:cs/>
              </w:rPr>
              <w:t xml:space="preserve">ถ้า </w:t>
            </w:r>
            <w:r>
              <w:rPr>
                <w:color w:val="000000"/>
              </w:rPr>
              <w:t xml:space="preserve">poRelationType </w:t>
            </w:r>
            <w:r>
              <w:rPr>
                <w:rFonts w:cs="Angsana New"/>
                <w:color w:val="000000"/>
                <w:cs/>
              </w:rPr>
              <w:t>= “</w:t>
            </w:r>
            <w:r>
              <w:rPr>
                <w:color w:val="000000"/>
              </w:rPr>
              <w:t>Hard Bundle</w:t>
            </w:r>
            <w:r>
              <w:rPr>
                <w:rFonts w:cs="Angsana New"/>
                <w:color w:val="000000"/>
                <w:cs/>
              </w:rPr>
              <w:t xml:space="preserve">” </w:t>
            </w:r>
            <w:r>
              <w:rPr>
                <w:rFonts w:hint="cs"/>
                <w:color w:val="000000"/>
                <w:cs/>
              </w:rPr>
              <w:t xml:space="preserve">หรือ </w:t>
            </w:r>
            <w:r>
              <w:rPr>
                <w:rFonts w:cs="Angsana New"/>
                <w:color w:val="000000"/>
                <w:cs/>
              </w:rPr>
              <w:t>“</w:t>
            </w:r>
            <w:r>
              <w:rPr>
                <w:color w:val="000000"/>
              </w:rPr>
              <w:t>Soft Bundle</w:t>
            </w:r>
            <w:r>
              <w:rPr>
                <w:rFonts w:cs="Angsana New"/>
                <w:color w:val="000000"/>
                <w:cs/>
              </w:rPr>
              <w:t>”</w:t>
            </w:r>
          </w:p>
          <w:p w:rsidRPr="00190D21" w:rsidR="005D76F6" w:rsidP="005D76F6" w:rsidRDefault="005D76F6" w14:paraId="4F6667D5" w14:textId="01A64132">
            <w:pPr>
              <w:pStyle w:val="ListParagraph"/>
              <w:numPr>
                <w:ilvl w:val="1"/>
                <w:numId w:val="37"/>
              </w:numPr>
            </w:pPr>
            <w:r w:rsidRPr="00190D21">
              <w:rPr>
                <w:color w:val="000000"/>
              </w:rPr>
              <w:t>PO_</w:t>
            </w:r>
            <w:r>
              <w:t>MASS</w:t>
            </w:r>
            <w:r w:rsidRPr="00190D21">
              <w:rPr>
                <w:color w:val="000000"/>
              </w:rPr>
              <w:t>_VIEW</w:t>
            </w:r>
            <w:r w:rsidRPr="00190D21">
              <w:rPr>
                <w:color w:val="000000"/>
                <w:cs/>
              </w:rPr>
              <w:t>.</w:t>
            </w:r>
            <w:r>
              <w:rPr>
                <w:color w:val="000000"/>
              </w:rPr>
              <w:t xml:space="preserve">PRODUCT_CLASS </w:t>
            </w:r>
            <w:r>
              <w:rPr>
                <w:rFonts w:cs="Angsana New"/>
                <w:color w:val="000000"/>
                <w:cs/>
              </w:rPr>
              <w:t>= “</w:t>
            </w:r>
            <w:r>
              <w:rPr>
                <w:color w:val="000000"/>
              </w:rPr>
              <w:t>On</w:t>
            </w:r>
            <w:r>
              <w:rPr>
                <w:rFonts w:cs="Angsana New"/>
                <w:color w:val="000000"/>
                <w:cs/>
              </w:rPr>
              <w:t>-</w:t>
            </w:r>
            <w:r>
              <w:rPr>
                <w:color w:val="000000"/>
              </w:rPr>
              <w:t>Top</w:t>
            </w:r>
            <w:r>
              <w:rPr>
                <w:rFonts w:cs="Angsana New"/>
                <w:color w:val="000000"/>
                <w:cs/>
              </w:rPr>
              <w:t xml:space="preserve">” </w:t>
            </w:r>
            <w:r>
              <w:rPr>
                <w:rFonts w:hint="cs"/>
                <w:color w:val="000000"/>
                <w:cs/>
              </w:rPr>
              <w:t xml:space="preserve">หรือ </w:t>
            </w:r>
            <w:r>
              <w:rPr>
                <w:rFonts w:cs="Angsana New"/>
                <w:color w:val="000000"/>
                <w:cs/>
              </w:rPr>
              <w:t>“</w:t>
            </w:r>
            <w:r>
              <w:rPr>
                <w:color w:val="000000"/>
              </w:rPr>
              <w:t>On</w:t>
            </w:r>
            <w:r>
              <w:rPr>
                <w:rFonts w:cs="Angsana New"/>
                <w:color w:val="000000"/>
                <w:cs/>
              </w:rPr>
              <w:t>-</w:t>
            </w:r>
            <w:r>
              <w:rPr>
                <w:color w:val="000000"/>
              </w:rPr>
              <w:t>Top Extra</w:t>
            </w:r>
            <w:r>
              <w:rPr>
                <w:rFonts w:cs="Angsana New"/>
                <w:color w:val="000000"/>
                <w:cs/>
              </w:rPr>
              <w:t>”</w:t>
            </w:r>
          </w:p>
          <w:p w:rsidRPr="00E60F16" w:rsidR="005D76F6" w:rsidP="005D76F6" w:rsidRDefault="005D76F6" w14:paraId="3CF9CE76" w14:textId="394008E4">
            <w:pPr>
              <w:pStyle w:val="ListParagraph"/>
              <w:numPr>
                <w:ilvl w:val="0"/>
                <w:numId w:val="37"/>
              </w:numPr>
            </w:pPr>
            <w:r>
              <w:rPr>
                <w:rFonts w:hint="cs"/>
                <w:color w:val="000000"/>
                <w:cs/>
              </w:rPr>
              <w:t xml:space="preserve">ถ้า </w:t>
            </w:r>
            <w:r>
              <w:rPr>
                <w:color w:val="000000"/>
              </w:rPr>
              <w:t xml:space="preserve">poRelationType </w:t>
            </w:r>
            <w:r>
              <w:rPr>
                <w:rFonts w:cs="Angsana New"/>
                <w:color w:val="000000"/>
                <w:cs/>
              </w:rPr>
              <w:t>= “</w:t>
            </w:r>
            <w:r w:rsidRPr="008275DA">
              <w:rPr>
                <w:color w:val="000000"/>
              </w:rPr>
              <w:t>On Top Internet Share</w:t>
            </w:r>
            <w:r>
              <w:rPr>
                <w:rFonts w:cs="Angsana New"/>
                <w:color w:val="000000"/>
                <w:cs/>
              </w:rPr>
              <w:t>”</w:t>
            </w:r>
          </w:p>
          <w:p w:rsidR="005D76F6" w:rsidP="005D76F6" w:rsidRDefault="005D76F6" w14:paraId="0C8DF4ED" w14:textId="419318EA">
            <w:pPr>
              <w:pStyle w:val="ListParagraph"/>
              <w:numPr>
                <w:ilvl w:val="1"/>
                <w:numId w:val="37"/>
              </w:numPr>
            </w:pPr>
            <w:r w:rsidRPr="00190D21">
              <w:rPr>
                <w:color w:val="000000"/>
              </w:rPr>
              <w:t>PO_</w:t>
            </w:r>
            <w:r>
              <w:t>MASS</w:t>
            </w:r>
            <w:r w:rsidRPr="00190D21">
              <w:rPr>
                <w:color w:val="000000"/>
              </w:rPr>
              <w:t>_VIEW</w:t>
            </w:r>
            <w:r w:rsidRPr="00190D21">
              <w:rPr>
                <w:color w:val="000000"/>
                <w:cs/>
              </w:rPr>
              <w:t>.</w:t>
            </w:r>
            <w:r>
              <w:rPr>
                <w:color w:val="000000"/>
              </w:rPr>
              <w:t xml:space="preserve">PRODUCT_CLASS </w:t>
            </w:r>
            <w:r>
              <w:rPr>
                <w:rFonts w:cs="Angsana New"/>
                <w:color w:val="000000"/>
                <w:cs/>
              </w:rPr>
              <w:t xml:space="preserve">= </w:t>
            </w:r>
            <w:r>
              <w:rPr>
                <w:rFonts w:cs="CordiaUPC"/>
                <w:color w:val="000000"/>
                <w:cs/>
              </w:rPr>
              <w:t>“</w:t>
            </w:r>
            <w:r>
              <w:rPr>
                <w:rFonts w:cs="Angsana New"/>
                <w:color w:val="000000"/>
              </w:rPr>
              <w:t>On</w:t>
            </w:r>
            <w:r>
              <w:rPr>
                <w:rFonts w:cs="CordiaUPC"/>
                <w:color w:val="000000"/>
                <w:cs/>
              </w:rPr>
              <w:t>-</w:t>
            </w:r>
            <w:r>
              <w:rPr>
                <w:rFonts w:cs="Angsana New"/>
                <w:color w:val="000000"/>
              </w:rPr>
              <w:t xml:space="preserve">Top </w:t>
            </w:r>
            <w:r>
              <w:rPr>
                <w:rFonts w:hint="cs" w:cs="Angsana New"/>
                <w:color w:val="000000"/>
                <w:cs/>
              </w:rPr>
              <w:t>หรือ</w:t>
            </w:r>
            <w:r>
              <w:rPr>
                <w:rFonts w:cs="Angsana New"/>
                <w:color w:val="000000"/>
              </w:rPr>
              <w:t>On</w:t>
            </w:r>
            <w:r>
              <w:rPr>
                <w:rFonts w:cs="CordiaUPC"/>
                <w:color w:val="000000"/>
                <w:cs/>
              </w:rPr>
              <w:t>-</w:t>
            </w:r>
            <w:r>
              <w:rPr>
                <w:rFonts w:cs="Angsana New"/>
                <w:color w:val="000000"/>
              </w:rPr>
              <w:t>Top Extra</w:t>
            </w:r>
            <w:r>
              <w:rPr>
                <w:rFonts w:cs="CordiaUPC"/>
                <w:color w:val="000000"/>
                <w:cs/>
              </w:rPr>
              <w:t>”</w:t>
            </w:r>
          </w:p>
          <w:p w:rsidR="005D76F6" w:rsidP="005D76F6" w:rsidRDefault="005D76F6" w14:paraId="432FA5FE" w14:textId="178AEE9F">
            <w:pPr>
              <w:pStyle w:val="ListParagraph"/>
              <w:numPr>
                <w:ilvl w:val="1"/>
                <w:numId w:val="37"/>
              </w:numPr>
            </w:pPr>
            <w:r>
              <w:t>MASS_PO_PS_MAPPING</w:t>
            </w:r>
            <w:r>
              <w:rPr>
                <w:rFonts w:cs="CordiaUPC"/>
                <w:cs/>
              </w:rPr>
              <w:t>.</w:t>
            </w:r>
            <w:r>
              <w:t xml:space="preserve">PS_ROW_ID like </w:t>
            </w:r>
            <w:r>
              <w:rPr>
                <w:rFonts w:cs="CordiaUPC"/>
                <w:cs/>
              </w:rPr>
              <w:t>“</w:t>
            </w:r>
            <w:r>
              <w:t>INTERNET</w:t>
            </w:r>
            <w:r>
              <w:rPr>
                <w:rFonts w:cs="CordiaUPC"/>
                <w:cs/>
              </w:rPr>
              <w:t>”</w:t>
            </w:r>
          </w:p>
          <w:p w:rsidRPr="008275DA" w:rsidR="005D76F6" w:rsidP="005D76F6" w:rsidRDefault="005D76F6" w14:paraId="6A8320B9" w14:textId="0F6269F1">
            <w:pPr>
              <w:pStyle w:val="ListParagraph"/>
              <w:numPr>
                <w:ilvl w:val="1"/>
                <w:numId w:val="37"/>
              </w:numPr>
            </w:pPr>
            <w:r>
              <w:t>MASS_PO_DETAIL</w:t>
            </w:r>
            <w:r>
              <w:rPr>
                <w:rFonts w:cs="CordiaUPC"/>
                <w:cs/>
              </w:rPr>
              <w:t>.</w:t>
            </w:r>
            <w:r>
              <w:t xml:space="preserve">SHARE_PLAN </w:t>
            </w:r>
            <w:r>
              <w:rPr>
                <w:rFonts w:cs="CordiaUPC"/>
                <w:cs/>
              </w:rPr>
              <w:t>= ”</w:t>
            </w:r>
            <w:r>
              <w:t>Y</w:t>
            </w:r>
            <w:r>
              <w:rPr>
                <w:rFonts w:cs="CordiaUPC"/>
                <w:cs/>
              </w:rPr>
              <w:t>”</w:t>
            </w:r>
          </w:p>
          <w:p w:rsidRPr="00E60F16" w:rsidR="005D76F6" w:rsidP="005D76F6" w:rsidRDefault="005D76F6" w14:paraId="0A8D54A5" w14:textId="7B6108E0">
            <w:pPr>
              <w:pStyle w:val="ListParagraph"/>
              <w:numPr>
                <w:ilvl w:val="0"/>
                <w:numId w:val="37"/>
              </w:numPr>
            </w:pPr>
            <w:r>
              <w:rPr>
                <w:rFonts w:hint="cs"/>
                <w:color w:val="000000"/>
                <w:cs/>
              </w:rPr>
              <w:t xml:space="preserve">ถ้า </w:t>
            </w:r>
            <w:r>
              <w:rPr>
                <w:color w:val="000000"/>
              </w:rPr>
              <w:t xml:space="preserve">poRelationType </w:t>
            </w:r>
            <w:r>
              <w:rPr>
                <w:rFonts w:cs="Angsana New"/>
                <w:color w:val="000000"/>
                <w:cs/>
              </w:rPr>
              <w:t>= “</w:t>
            </w:r>
            <w:r w:rsidRPr="008275DA">
              <w:rPr>
                <w:color w:val="000000"/>
              </w:rPr>
              <w:t xml:space="preserve">On Top </w:t>
            </w:r>
            <w:r>
              <w:rPr>
                <w:color w:val="000000"/>
              </w:rPr>
              <w:t>Voice</w:t>
            </w:r>
            <w:r w:rsidRPr="008275DA">
              <w:rPr>
                <w:color w:val="000000"/>
              </w:rPr>
              <w:t xml:space="preserve"> Share</w:t>
            </w:r>
            <w:r>
              <w:rPr>
                <w:rFonts w:cs="Angsana New"/>
                <w:color w:val="000000"/>
                <w:cs/>
              </w:rPr>
              <w:t>”</w:t>
            </w:r>
          </w:p>
          <w:p w:rsidR="005D76F6" w:rsidP="005D76F6" w:rsidRDefault="005D76F6" w14:paraId="6AF50712" w14:textId="77777777">
            <w:pPr>
              <w:pStyle w:val="ListParagraph"/>
              <w:numPr>
                <w:ilvl w:val="1"/>
                <w:numId w:val="37"/>
              </w:numPr>
            </w:pPr>
            <w:r w:rsidRPr="00190D21">
              <w:rPr>
                <w:color w:val="000000"/>
              </w:rPr>
              <w:t>PO_</w:t>
            </w:r>
            <w:r>
              <w:t>MASS</w:t>
            </w:r>
            <w:r w:rsidRPr="00190D21">
              <w:rPr>
                <w:color w:val="000000"/>
              </w:rPr>
              <w:t>_VIEW</w:t>
            </w:r>
            <w:r w:rsidRPr="00190D21">
              <w:rPr>
                <w:color w:val="000000"/>
                <w:cs/>
              </w:rPr>
              <w:t>.</w:t>
            </w:r>
            <w:r>
              <w:rPr>
                <w:color w:val="000000"/>
              </w:rPr>
              <w:t xml:space="preserve">PRODUCT_CLASS </w:t>
            </w:r>
            <w:r>
              <w:rPr>
                <w:rFonts w:cs="Angsana New"/>
                <w:color w:val="000000"/>
                <w:cs/>
              </w:rPr>
              <w:t xml:space="preserve">= </w:t>
            </w:r>
            <w:r>
              <w:rPr>
                <w:rFonts w:cs="CordiaUPC"/>
                <w:color w:val="000000"/>
                <w:cs/>
              </w:rPr>
              <w:t>“</w:t>
            </w:r>
            <w:r>
              <w:rPr>
                <w:rFonts w:cs="Angsana New"/>
                <w:color w:val="000000"/>
              </w:rPr>
              <w:t>On</w:t>
            </w:r>
            <w:r>
              <w:rPr>
                <w:rFonts w:cs="CordiaUPC"/>
                <w:color w:val="000000"/>
                <w:cs/>
              </w:rPr>
              <w:t>-</w:t>
            </w:r>
            <w:r>
              <w:rPr>
                <w:rFonts w:cs="Angsana New"/>
                <w:color w:val="000000"/>
              </w:rPr>
              <w:t xml:space="preserve">Top </w:t>
            </w:r>
            <w:r>
              <w:rPr>
                <w:rFonts w:hint="cs" w:cs="Angsana New"/>
                <w:color w:val="000000"/>
                <w:cs/>
              </w:rPr>
              <w:t>หรือ</w:t>
            </w:r>
            <w:r>
              <w:rPr>
                <w:rFonts w:cs="Angsana New"/>
                <w:color w:val="000000"/>
              </w:rPr>
              <w:t>On</w:t>
            </w:r>
            <w:r>
              <w:rPr>
                <w:rFonts w:cs="CordiaUPC"/>
                <w:color w:val="000000"/>
                <w:cs/>
              </w:rPr>
              <w:t>-</w:t>
            </w:r>
            <w:r>
              <w:rPr>
                <w:rFonts w:cs="Angsana New"/>
                <w:color w:val="000000"/>
              </w:rPr>
              <w:t>Top Extra</w:t>
            </w:r>
            <w:r>
              <w:rPr>
                <w:rFonts w:cs="CordiaUPC"/>
                <w:color w:val="000000"/>
                <w:cs/>
              </w:rPr>
              <w:t>”</w:t>
            </w:r>
          </w:p>
          <w:p w:rsidR="005D76F6" w:rsidP="005D76F6" w:rsidRDefault="005D76F6" w14:paraId="551D222B" w14:textId="77755C3C">
            <w:pPr>
              <w:pStyle w:val="ListParagraph"/>
              <w:numPr>
                <w:ilvl w:val="1"/>
                <w:numId w:val="37"/>
              </w:numPr>
            </w:pPr>
            <w:r>
              <w:t>MASS_PO_PS_MAPPING</w:t>
            </w:r>
            <w:r>
              <w:rPr>
                <w:rFonts w:cs="CordiaUPC"/>
                <w:cs/>
              </w:rPr>
              <w:t>.</w:t>
            </w:r>
            <w:r>
              <w:t xml:space="preserve">PS_ROW_ID like </w:t>
            </w:r>
            <w:r>
              <w:rPr>
                <w:rFonts w:cs="CordiaUPC"/>
                <w:cs/>
              </w:rPr>
              <w:t>“</w:t>
            </w:r>
            <w:r>
              <w:t>VOICE</w:t>
            </w:r>
            <w:r>
              <w:rPr>
                <w:rFonts w:cs="CordiaUPC"/>
                <w:cs/>
              </w:rPr>
              <w:t>”</w:t>
            </w:r>
          </w:p>
          <w:p w:rsidRPr="008275DA" w:rsidR="005D76F6" w:rsidP="005D76F6" w:rsidRDefault="005D76F6" w14:paraId="59B4A35C" w14:textId="77777777">
            <w:pPr>
              <w:pStyle w:val="ListParagraph"/>
              <w:numPr>
                <w:ilvl w:val="1"/>
                <w:numId w:val="37"/>
              </w:numPr>
            </w:pPr>
            <w:r>
              <w:t>MASS_PO_DETAIL</w:t>
            </w:r>
            <w:r>
              <w:rPr>
                <w:rFonts w:cs="CordiaUPC"/>
                <w:cs/>
              </w:rPr>
              <w:t>.</w:t>
            </w:r>
            <w:r>
              <w:t xml:space="preserve">SHARE_PLAN </w:t>
            </w:r>
            <w:r>
              <w:rPr>
                <w:rFonts w:cs="CordiaUPC"/>
                <w:cs/>
              </w:rPr>
              <w:t>= ”</w:t>
            </w:r>
            <w:r>
              <w:t>Y</w:t>
            </w:r>
            <w:r>
              <w:rPr>
                <w:rFonts w:cs="CordiaUPC"/>
                <w:cs/>
              </w:rPr>
              <w:t>”</w:t>
            </w:r>
          </w:p>
          <w:p w:rsidRPr="00E60F16" w:rsidR="005D76F6" w:rsidP="005D76F6" w:rsidRDefault="005D76F6" w14:paraId="4789B229" w14:textId="793200F3">
            <w:pPr>
              <w:pStyle w:val="ListParagraph"/>
              <w:numPr>
                <w:ilvl w:val="0"/>
                <w:numId w:val="37"/>
              </w:numPr>
            </w:pPr>
            <w:r>
              <w:rPr>
                <w:rFonts w:hint="cs"/>
                <w:color w:val="000000"/>
                <w:cs/>
              </w:rPr>
              <w:t xml:space="preserve">ถ้า </w:t>
            </w:r>
            <w:r>
              <w:rPr>
                <w:color w:val="000000"/>
              </w:rPr>
              <w:t xml:space="preserve">poRelationType </w:t>
            </w:r>
            <w:r>
              <w:rPr>
                <w:rFonts w:cs="Angsana New"/>
                <w:color w:val="000000"/>
                <w:cs/>
              </w:rPr>
              <w:t>= “</w:t>
            </w:r>
            <w:r w:rsidRPr="00C91FF2">
              <w:rPr>
                <w:color w:val="000000"/>
              </w:rPr>
              <w:t>Promotion Member</w:t>
            </w:r>
            <w:r>
              <w:rPr>
                <w:rFonts w:cs="Angsana New"/>
                <w:color w:val="000000"/>
                <w:cs/>
              </w:rPr>
              <w:t>”</w:t>
            </w:r>
          </w:p>
          <w:p w:rsidR="005D76F6" w:rsidP="005D76F6" w:rsidRDefault="005D76F6" w14:paraId="644FC5B5" w14:textId="6F1F5E1E">
            <w:pPr>
              <w:pStyle w:val="ListParagraph"/>
              <w:numPr>
                <w:ilvl w:val="1"/>
                <w:numId w:val="37"/>
              </w:numPr>
            </w:pPr>
            <w:r w:rsidRPr="00190D21">
              <w:rPr>
                <w:color w:val="000000"/>
              </w:rPr>
              <w:t>PO_</w:t>
            </w:r>
            <w:r>
              <w:t>MASS</w:t>
            </w:r>
            <w:r w:rsidRPr="00190D21">
              <w:rPr>
                <w:color w:val="000000"/>
              </w:rPr>
              <w:t>_VIEW</w:t>
            </w:r>
            <w:r w:rsidRPr="00190D21">
              <w:rPr>
                <w:color w:val="000000"/>
                <w:cs/>
              </w:rPr>
              <w:t>.</w:t>
            </w:r>
            <w:r>
              <w:rPr>
                <w:color w:val="000000"/>
              </w:rPr>
              <w:t xml:space="preserve">PRODUCT_CLASS </w:t>
            </w:r>
            <w:r>
              <w:rPr>
                <w:rFonts w:cs="Angsana New"/>
                <w:color w:val="000000"/>
                <w:cs/>
              </w:rPr>
              <w:t xml:space="preserve">= </w:t>
            </w:r>
            <w:r>
              <w:rPr>
                <w:rFonts w:cs="CordiaUPC"/>
                <w:color w:val="000000"/>
                <w:cs/>
              </w:rPr>
              <w:t>“</w:t>
            </w:r>
            <w:r>
              <w:rPr>
                <w:rFonts w:cs="Angsana New"/>
                <w:color w:val="000000"/>
              </w:rPr>
              <w:t>Main</w:t>
            </w:r>
            <w:r>
              <w:rPr>
                <w:rFonts w:cs="CordiaUPC"/>
                <w:color w:val="000000"/>
                <w:cs/>
              </w:rPr>
              <w:t>”</w:t>
            </w:r>
          </w:p>
          <w:p w:rsidRPr="008275DA" w:rsidR="005D76F6" w:rsidP="005D76F6" w:rsidRDefault="005D76F6" w14:paraId="6360A843" w14:textId="77777777">
            <w:pPr>
              <w:pStyle w:val="ListParagraph"/>
              <w:numPr>
                <w:ilvl w:val="1"/>
                <w:numId w:val="37"/>
              </w:numPr>
            </w:pPr>
            <w:r>
              <w:t>MASS_PO_DETAIL</w:t>
            </w:r>
            <w:r>
              <w:rPr>
                <w:rFonts w:cs="CordiaUPC"/>
                <w:cs/>
              </w:rPr>
              <w:t>.</w:t>
            </w:r>
            <w:r>
              <w:t xml:space="preserve">SHARE_PLAN </w:t>
            </w:r>
            <w:r>
              <w:rPr>
                <w:rFonts w:cs="CordiaUPC"/>
                <w:cs/>
              </w:rPr>
              <w:t>= ”</w:t>
            </w:r>
            <w:r>
              <w:t>Y</w:t>
            </w:r>
            <w:r>
              <w:rPr>
                <w:rFonts w:cs="CordiaUPC"/>
                <w:cs/>
              </w:rPr>
              <w:t>”</w:t>
            </w:r>
          </w:p>
          <w:p w:rsidRPr="00E60F16" w:rsidR="005D76F6" w:rsidP="005D76F6" w:rsidRDefault="005D76F6" w14:paraId="103D5150" w14:textId="279A9779">
            <w:pPr>
              <w:pStyle w:val="ListParagraph"/>
              <w:numPr>
                <w:ilvl w:val="0"/>
                <w:numId w:val="37"/>
              </w:numPr>
            </w:pPr>
            <w:r>
              <w:rPr>
                <w:rFonts w:hint="cs"/>
                <w:color w:val="000000"/>
                <w:cs/>
              </w:rPr>
              <w:t xml:space="preserve">ถ้า </w:t>
            </w:r>
            <w:r>
              <w:rPr>
                <w:color w:val="000000"/>
              </w:rPr>
              <w:t xml:space="preserve">poRelationType </w:t>
            </w:r>
            <w:r>
              <w:rPr>
                <w:rFonts w:cs="Angsana New"/>
                <w:color w:val="000000"/>
                <w:cs/>
              </w:rPr>
              <w:t>= “</w:t>
            </w:r>
            <w:r w:rsidRPr="00C91FF2">
              <w:rPr>
                <w:color w:val="000000"/>
              </w:rPr>
              <w:t>Promotion Default</w:t>
            </w:r>
            <w:r>
              <w:rPr>
                <w:rFonts w:cs="Angsana New"/>
                <w:color w:val="000000"/>
                <w:cs/>
              </w:rPr>
              <w:t>”</w:t>
            </w:r>
          </w:p>
          <w:p w:rsidR="005D76F6" w:rsidP="005D76F6" w:rsidRDefault="005D76F6" w14:paraId="15A87764" w14:textId="5F9F65CB">
            <w:pPr>
              <w:pStyle w:val="ListParagraph"/>
              <w:numPr>
                <w:ilvl w:val="1"/>
                <w:numId w:val="37"/>
              </w:numPr>
            </w:pPr>
            <w:r w:rsidRPr="00190D21">
              <w:rPr>
                <w:color w:val="000000"/>
              </w:rPr>
              <w:t>PO_</w:t>
            </w:r>
            <w:r>
              <w:t>MASS</w:t>
            </w:r>
            <w:r w:rsidRPr="00190D21">
              <w:rPr>
                <w:color w:val="000000"/>
              </w:rPr>
              <w:t>_VIEW</w:t>
            </w:r>
            <w:r w:rsidRPr="00190D21">
              <w:rPr>
                <w:color w:val="000000"/>
                <w:cs/>
              </w:rPr>
              <w:t>.</w:t>
            </w:r>
            <w:r>
              <w:rPr>
                <w:color w:val="000000"/>
              </w:rPr>
              <w:t xml:space="preserve">PRODUCT_CLASS </w:t>
            </w:r>
            <w:r>
              <w:rPr>
                <w:rFonts w:cs="Angsana New"/>
                <w:color w:val="000000"/>
                <w:cs/>
              </w:rPr>
              <w:t xml:space="preserve">= </w:t>
            </w:r>
            <w:r>
              <w:rPr>
                <w:rFonts w:cs="CordiaUPC"/>
                <w:color w:val="000000"/>
                <w:cs/>
              </w:rPr>
              <w:t>“</w:t>
            </w:r>
            <w:r>
              <w:rPr>
                <w:rFonts w:cs="Angsana New"/>
                <w:color w:val="000000"/>
              </w:rPr>
              <w:t>Main</w:t>
            </w:r>
            <w:r>
              <w:rPr>
                <w:rFonts w:cs="CordiaUPC"/>
                <w:color w:val="000000"/>
                <w:cs/>
              </w:rPr>
              <w:t>”</w:t>
            </w:r>
          </w:p>
          <w:p w:rsidRPr="00DC6A81" w:rsidR="005D76F6" w:rsidP="005D76F6" w:rsidRDefault="005D76F6" w14:paraId="04EA31FC" w14:textId="77777777">
            <w:pPr>
              <w:pStyle w:val="ListParagraph"/>
              <w:numPr>
                <w:ilvl w:val="0"/>
                <w:numId w:val="37"/>
              </w:numPr>
            </w:pPr>
            <w:r>
              <w:rPr>
                <w:rFonts w:hint="cs"/>
                <w:color w:val="000000"/>
                <w:cs/>
              </w:rPr>
              <w:t xml:space="preserve">ถ้า </w:t>
            </w:r>
            <w:r>
              <w:rPr>
                <w:color w:val="000000"/>
              </w:rPr>
              <w:t xml:space="preserve">poRelationType </w:t>
            </w:r>
            <w:r>
              <w:rPr>
                <w:rFonts w:cs="Angsana New"/>
                <w:color w:val="000000"/>
                <w:cs/>
              </w:rPr>
              <w:t>= “</w:t>
            </w:r>
            <w:r w:rsidRPr="008F7C7E">
              <w:rPr>
                <w:color w:val="000000"/>
              </w:rPr>
              <w:t>Require Package</w:t>
            </w:r>
            <w:r>
              <w:rPr>
                <w:rFonts w:cs="Angsana New"/>
                <w:color w:val="000000"/>
                <w:cs/>
              </w:rPr>
              <w:t xml:space="preserve">” </w:t>
            </w:r>
            <w:r>
              <w:rPr>
                <w:rFonts w:hint="cs"/>
                <w:color w:val="000000"/>
                <w:cs/>
              </w:rPr>
              <w:t xml:space="preserve">หรือ </w:t>
            </w:r>
            <w:r>
              <w:rPr>
                <w:rFonts w:cs="Angsana New"/>
                <w:color w:val="000000"/>
                <w:cs/>
              </w:rPr>
              <w:t>“</w:t>
            </w:r>
            <w:r w:rsidRPr="008F7C7E">
              <w:rPr>
                <w:color w:val="000000"/>
              </w:rPr>
              <w:t>Conflict</w:t>
            </w:r>
            <w:r>
              <w:rPr>
                <w:rFonts w:cs="Angsana New"/>
                <w:color w:val="000000"/>
                <w:cs/>
              </w:rPr>
              <w:t>”</w:t>
            </w:r>
          </w:p>
          <w:p w:rsidRPr="0007125F" w:rsidR="005D76F6" w:rsidP="005D76F6" w:rsidRDefault="005D76F6" w14:paraId="278C4034" w14:textId="77777777">
            <w:pPr>
              <w:pStyle w:val="ListParagraph"/>
              <w:numPr>
                <w:ilvl w:val="1"/>
                <w:numId w:val="37"/>
              </w:numPr>
            </w:pPr>
            <w:r w:rsidRPr="00190D21">
              <w:rPr>
                <w:color w:val="000000"/>
              </w:rPr>
              <w:t>PO_</w:t>
            </w:r>
            <w:r>
              <w:rPr>
                <w:color w:val="000000"/>
              </w:rPr>
              <w:t>MASS</w:t>
            </w:r>
            <w:r w:rsidRPr="00190D21">
              <w:rPr>
                <w:color w:val="000000"/>
              </w:rPr>
              <w:t>_VIEW</w:t>
            </w:r>
            <w:r w:rsidRPr="00190D21">
              <w:rPr>
                <w:color w:val="000000"/>
                <w:cs/>
              </w:rPr>
              <w:t>.</w:t>
            </w:r>
            <w:r>
              <w:rPr>
                <w:color w:val="000000"/>
              </w:rPr>
              <w:t xml:space="preserve">PRODUCT_CLASS </w:t>
            </w:r>
            <w:r>
              <w:rPr>
                <w:rFonts w:cs="Angsana New"/>
                <w:color w:val="000000"/>
                <w:cs/>
              </w:rPr>
              <w:t>=</w:t>
            </w:r>
            <w:r>
              <w:rPr>
                <w:rFonts w:cs="CordiaUPC"/>
                <w:color w:val="000000"/>
                <w:cs/>
              </w:rPr>
              <w:t>”</w:t>
            </w:r>
            <w:r>
              <w:rPr>
                <w:rFonts w:cs="Angsana New"/>
                <w:color w:val="000000"/>
              </w:rPr>
              <w:t>Main</w:t>
            </w:r>
            <w:r>
              <w:rPr>
                <w:rFonts w:cs="CordiaUPC"/>
                <w:color w:val="000000"/>
                <w:cs/>
              </w:rPr>
              <w:t xml:space="preserve">” </w:t>
            </w:r>
            <w:r>
              <w:rPr>
                <w:rFonts w:hint="cs" w:cs="Angsana New"/>
                <w:color w:val="000000"/>
                <w:cs/>
              </w:rPr>
              <w:t xml:space="preserve">หรือ </w:t>
            </w:r>
            <w:r>
              <w:rPr>
                <w:rFonts w:cs="Angsana New"/>
                <w:color w:val="000000"/>
                <w:cs/>
              </w:rPr>
              <w:t xml:space="preserve"> “</w:t>
            </w:r>
            <w:r>
              <w:rPr>
                <w:color w:val="000000"/>
              </w:rPr>
              <w:t>On</w:t>
            </w:r>
            <w:r>
              <w:rPr>
                <w:rFonts w:cs="Angsana New"/>
                <w:color w:val="000000"/>
                <w:cs/>
              </w:rPr>
              <w:t>-</w:t>
            </w:r>
            <w:r>
              <w:rPr>
                <w:color w:val="000000"/>
              </w:rPr>
              <w:t>Top</w:t>
            </w:r>
            <w:r>
              <w:rPr>
                <w:rFonts w:cs="Angsana New"/>
                <w:color w:val="000000"/>
                <w:cs/>
              </w:rPr>
              <w:t xml:space="preserve">” </w:t>
            </w:r>
            <w:r>
              <w:rPr>
                <w:rFonts w:hint="cs"/>
                <w:color w:val="000000"/>
                <w:cs/>
              </w:rPr>
              <w:t xml:space="preserve">หรือ </w:t>
            </w:r>
            <w:r>
              <w:rPr>
                <w:rFonts w:cs="Angsana New"/>
                <w:color w:val="000000"/>
                <w:cs/>
              </w:rPr>
              <w:t>“</w:t>
            </w:r>
            <w:r>
              <w:rPr>
                <w:color w:val="000000"/>
              </w:rPr>
              <w:t>On</w:t>
            </w:r>
            <w:r>
              <w:rPr>
                <w:rFonts w:cs="Angsana New"/>
                <w:color w:val="000000"/>
                <w:cs/>
              </w:rPr>
              <w:t>-</w:t>
            </w:r>
            <w:r>
              <w:rPr>
                <w:color w:val="000000"/>
              </w:rPr>
              <w:t>Top Extra</w:t>
            </w:r>
            <w:r>
              <w:rPr>
                <w:rFonts w:cs="Angsana New"/>
                <w:color w:val="000000"/>
                <w:cs/>
              </w:rPr>
              <w:t>”</w:t>
            </w:r>
          </w:p>
          <w:p w:rsidR="005D76F6" w:rsidP="005D76F6" w:rsidRDefault="005D76F6" w14:paraId="4A87DDF2" w14:textId="77777777">
            <w:pPr>
              <w:pStyle w:val="ListParagraph"/>
              <w:numPr>
                <w:ilvl w:val="1"/>
                <w:numId w:val="37"/>
              </w:numPr>
            </w:pPr>
            <w:r>
              <w:rPr>
                <w:color w:val="000000"/>
              </w:rPr>
              <w:t>PO_MASS_VIEW</w:t>
            </w:r>
            <w:r>
              <w:rPr>
                <w:rFonts w:cs="Angsana New"/>
                <w:color w:val="000000"/>
                <w:cs/>
              </w:rPr>
              <w:t>.</w:t>
            </w:r>
            <w:r>
              <w:rPr>
                <w:color w:val="000000"/>
              </w:rPr>
              <w:t xml:space="preserve">CUSTOMER_TYPE </w:t>
            </w:r>
            <w:r>
              <w:rPr>
                <w:rFonts w:cs="Angsana New"/>
                <w:color w:val="000000"/>
                <w:cs/>
              </w:rPr>
              <w:t xml:space="preserve">= </w:t>
            </w:r>
            <w:r>
              <w:rPr>
                <w:color w:val="000000"/>
              </w:rPr>
              <w:t>customerType</w:t>
            </w:r>
            <w:r>
              <w:rPr>
                <w:rFonts w:hint="cs"/>
                <w:color w:val="000000"/>
                <w:cs/>
              </w:rPr>
              <w:t xml:space="preserve"> หรือ </w:t>
            </w:r>
            <w:r>
              <w:rPr>
                <w:rFonts w:cs="Angsana New"/>
                <w:color w:val="000000"/>
                <w:cs/>
              </w:rPr>
              <w:t>“</w:t>
            </w:r>
            <w:r>
              <w:rPr>
                <w:color w:val="000000"/>
              </w:rPr>
              <w:t>All</w:t>
            </w:r>
            <w:r>
              <w:rPr>
                <w:rFonts w:cs="Angsana New"/>
                <w:color w:val="000000"/>
                <w:cs/>
              </w:rPr>
              <w:t>”</w:t>
            </w:r>
          </w:p>
          <w:p w:rsidRPr="00DC6A81" w:rsidR="005D76F6" w:rsidP="005D76F6" w:rsidRDefault="005D76F6" w14:paraId="595A594D" w14:textId="77777777">
            <w:pPr>
              <w:pStyle w:val="ListParagraph"/>
              <w:numPr>
                <w:ilvl w:val="0"/>
                <w:numId w:val="37"/>
              </w:numPr>
            </w:pPr>
            <w:r>
              <w:rPr>
                <w:rFonts w:hint="cs"/>
                <w:color w:val="000000"/>
                <w:cs/>
              </w:rPr>
              <w:t xml:space="preserve">ถ้า </w:t>
            </w:r>
            <w:r>
              <w:rPr>
                <w:color w:val="000000"/>
              </w:rPr>
              <w:t xml:space="preserve">poRelationType </w:t>
            </w:r>
            <w:r>
              <w:rPr>
                <w:rFonts w:cs="Angsana New"/>
                <w:color w:val="000000"/>
                <w:cs/>
              </w:rPr>
              <w:t>= “</w:t>
            </w:r>
            <w:r w:rsidRPr="008F7C7E">
              <w:rPr>
                <w:color w:val="000000"/>
              </w:rPr>
              <w:t>Auto Cancel</w:t>
            </w:r>
            <w:r>
              <w:rPr>
                <w:rFonts w:cs="Angsana New"/>
                <w:color w:val="000000"/>
                <w:cs/>
              </w:rPr>
              <w:t>”</w:t>
            </w:r>
          </w:p>
          <w:p w:rsidRPr="0007125F" w:rsidR="005D76F6" w:rsidP="005D76F6" w:rsidRDefault="005D76F6" w14:paraId="7A20D2F5" w14:textId="77777777">
            <w:pPr>
              <w:pStyle w:val="ListParagraph"/>
              <w:numPr>
                <w:ilvl w:val="1"/>
                <w:numId w:val="37"/>
              </w:numPr>
            </w:pPr>
            <w:r w:rsidRPr="00190D21">
              <w:rPr>
                <w:color w:val="000000"/>
              </w:rPr>
              <w:t>PO_</w:t>
            </w:r>
            <w:r>
              <w:rPr>
                <w:color w:val="000000"/>
              </w:rPr>
              <w:t>MASS</w:t>
            </w:r>
            <w:r w:rsidRPr="00190D21">
              <w:rPr>
                <w:color w:val="000000"/>
              </w:rPr>
              <w:t>_VIEW</w:t>
            </w:r>
            <w:r w:rsidRPr="00190D21">
              <w:rPr>
                <w:color w:val="000000"/>
                <w:cs/>
              </w:rPr>
              <w:t>.</w:t>
            </w:r>
            <w:r>
              <w:rPr>
                <w:color w:val="000000"/>
              </w:rPr>
              <w:t xml:space="preserve">PRODUCT_CLASS </w:t>
            </w:r>
            <w:r>
              <w:rPr>
                <w:rFonts w:cs="Angsana New"/>
                <w:color w:val="000000"/>
                <w:cs/>
              </w:rPr>
              <w:t>= “</w:t>
            </w:r>
            <w:r>
              <w:rPr>
                <w:color w:val="000000"/>
              </w:rPr>
              <w:t>On</w:t>
            </w:r>
            <w:r>
              <w:rPr>
                <w:rFonts w:cs="Angsana New"/>
                <w:color w:val="000000"/>
                <w:cs/>
              </w:rPr>
              <w:t>-</w:t>
            </w:r>
            <w:r>
              <w:rPr>
                <w:color w:val="000000"/>
              </w:rPr>
              <w:t>Top</w:t>
            </w:r>
            <w:r>
              <w:rPr>
                <w:rFonts w:cs="Angsana New"/>
                <w:color w:val="000000"/>
                <w:cs/>
              </w:rPr>
              <w:t xml:space="preserve">” </w:t>
            </w:r>
            <w:r>
              <w:rPr>
                <w:rFonts w:hint="cs"/>
                <w:color w:val="000000"/>
                <w:cs/>
              </w:rPr>
              <w:t xml:space="preserve">หรือ </w:t>
            </w:r>
            <w:r>
              <w:rPr>
                <w:rFonts w:cs="Angsana New"/>
                <w:color w:val="000000"/>
                <w:cs/>
              </w:rPr>
              <w:t>“</w:t>
            </w:r>
            <w:r>
              <w:rPr>
                <w:color w:val="000000"/>
              </w:rPr>
              <w:t>On</w:t>
            </w:r>
            <w:r>
              <w:rPr>
                <w:rFonts w:cs="Angsana New"/>
                <w:color w:val="000000"/>
                <w:cs/>
              </w:rPr>
              <w:t>-</w:t>
            </w:r>
            <w:r>
              <w:rPr>
                <w:color w:val="000000"/>
              </w:rPr>
              <w:t>Top Extra</w:t>
            </w:r>
            <w:r>
              <w:rPr>
                <w:rFonts w:cs="Angsana New"/>
                <w:color w:val="000000"/>
                <w:cs/>
              </w:rPr>
              <w:t>”</w:t>
            </w:r>
          </w:p>
          <w:p w:rsidR="005D76F6" w:rsidP="005D76F6" w:rsidRDefault="005D76F6" w14:paraId="0111049A" w14:textId="36184A6C">
            <w:pPr>
              <w:pStyle w:val="ListParagraph"/>
              <w:numPr>
                <w:ilvl w:val="1"/>
                <w:numId w:val="37"/>
              </w:numPr>
            </w:pPr>
            <w:r>
              <w:rPr>
                <w:color w:val="000000"/>
              </w:rPr>
              <w:t>PO_MASS_VIEW</w:t>
            </w:r>
            <w:r>
              <w:rPr>
                <w:rFonts w:cs="Angsana New"/>
                <w:color w:val="000000"/>
                <w:cs/>
              </w:rPr>
              <w:t>.</w:t>
            </w:r>
            <w:r>
              <w:rPr>
                <w:color w:val="000000"/>
              </w:rPr>
              <w:t xml:space="preserve">CUSTOMER_TYPE </w:t>
            </w:r>
            <w:r>
              <w:rPr>
                <w:rFonts w:cs="Angsana New"/>
                <w:color w:val="000000"/>
                <w:cs/>
              </w:rPr>
              <w:t xml:space="preserve">= </w:t>
            </w:r>
            <w:r>
              <w:rPr>
                <w:color w:val="000000"/>
              </w:rPr>
              <w:t>customerType</w:t>
            </w:r>
            <w:r>
              <w:rPr>
                <w:rFonts w:hint="cs"/>
                <w:color w:val="000000"/>
                <w:cs/>
              </w:rPr>
              <w:t xml:space="preserve"> หรือ </w:t>
            </w:r>
            <w:r>
              <w:rPr>
                <w:rFonts w:cs="Angsana New"/>
                <w:color w:val="000000"/>
                <w:cs/>
              </w:rPr>
              <w:t>“</w:t>
            </w:r>
            <w:r>
              <w:rPr>
                <w:color w:val="000000"/>
              </w:rPr>
              <w:t>All</w:t>
            </w:r>
            <w:r>
              <w:rPr>
                <w:rFonts w:cs="Angsana New"/>
                <w:color w:val="000000"/>
                <w:cs/>
              </w:rPr>
              <w:t>”</w:t>
            </w:r>
          </w:p>
          <w:p w:rsidR="005D76F6" w:rsidP="005D76F6" w:rsidRDefault="005D76F6" w14:paraId="28C43BFE" w14:textId="0F6269F1">
            <w:pPr>
              <w:spacing w:after="0"/>
              <w:rPr>
                <w:color w:val="000000"/>
              </w:rPr>
            </w:pPr>
            <w:r>
              <w:rPr>
                <w:color w:val="000000"/>
              </w:rPr>
              <w:t>Format</w:t>
            </w:r>
          </w:p>
          <w:p w:rsidR="005D76F6" w:rsidP="005D76F6" w:rsidRDefault="005D76F6" w14:paraId="0B3E4A48" w14:textId="12F58129">
            <w:pPr>
              <w:spacing w:after="0"/>
              <w:rPr>
                <w:color w:val="000000"/>
              </w:rPr>
            </w:pPr>
            <w:r>
              <w:rPr>
                <w:color w:val="000000"/>
              </w:rPr>
              <w:t xml:space="preserve">Display </w:t>
            </w:r>
            <w:r>
              <w:rPr>
                <w:rFonts w:cs="Angsana New"/>
                <w:color w:val="000000"/>
                <w:cs/>
              </w:rPr>
              <w:t>: (</w:t>
            </w:r>
            <w:r>
              <w:rPr>
                <w:color w:val="000000"/>
              </w:rPr>
              <w:t>SFF_PRODUCT_CODE</w:t>
            </w:r>
            <w:r>
              <w:rPr>
                <w:rFonts w:cs="Angsana New"/>
                <w:color w:val="000000"/>
                <w:cs/>
              </w:rPr>
              <w:t xml:space="preserve">) </w:t>
            </w:r>
            <w:r>
              <w:t>PRODUCT_NAME</w:t>
            </w:r>
            <w:r>
              <w:rPr>
                <w:rFonts w:cs="Angsana New"/>
                <w:color w:val="000000"/>
                <w:cs/>
              </w:rPr>
              <w:t xml:space="preserve"> </w:t>
            </w:r>
          </w:p>
          <w:p w:rsidR="005D76F6" w:rsidP="005D76F6" w:rsidRDefault="005D76F6" w14:paraId="6FB458D0" w14:textId="77777777">
            <w:pPr>
              <w:spacing w:after="0"/>
              <w:rPr>
                <w:color w:val="000000"/>
                <w:cs/>
              </w:rPr>
            </w:pPr>
            <w:r>
              <w:rPr>
                <w:rFonts w:hint="cs"/>
                <w:color w:val="000000"/>
                <w:cs/>
              </w:rPr>
              <w:t xml:space="preserve">              หรือ </w:t>
            </w:r>
            <w:r>
              <w:t>PO_NAME</w:t>
            </w:r>
          </w:p>
          <w:p w:rsidR="005D76F6" w:rsidP="005D76F6" w:rsidRDefault="005D76F6" w14:paraId="74C0074A" w14:textId="77777777">
            <w:pPr>
              <w:spacing w:after="0"/>
              <w:rPr>
                <w:color w:val="000000"/>
              </w:rPr>
            </w:pPr>
            <w:r>
              <w:rPr>
                <w:color w:val="000000"/>
              </w:rPr>
              <w:t xml:space="preserve">Value </w:t>
            </w:r>
            <w:r>
              <w:rPr>
                <w:rFonts w:cs="Angsana New"/>
                <w:color w:val="000000"/>
                <w:cs/>
              </w:rPr>
              <w:t xml:space="preserve">: </w:t>
            </w:r>
            <w:r>
              <w:rPr>
                <w:color w:val="000000"/>
              </w:rPr>
              <w:t>PLM_PO</w:t>
            </w:r>
            <w:r>
              <w:rPr>
                <w:rFonts w:cs="Angsana New"/>
                <w:color w:val="000000"/>
                <w:cs/>
              </w:rPr>
              <w:t>.</w:t>
            </w:r>
            <w:r>
              <w:rPr>
                <w:color w:val="000000"/>
              </w:rPr>
              <w:t>ROW_ID</w:t>
            </w:r>
          </w:p>
          <w:p w:rsidR="005D76F6" w:rsidP="005D76F6" w:rsidRDefault="005D76F6" w14:paraId="05E49919" w14:textId="77777777">
            <w:pPr>
              <w:rPr>
                <w:color w:val="000000"/>
                <w:cs/>
              </w:rPr>
            </w:pPr>
            <w:r>
              <w:rPr>
                <w:rFonts w:hint="cs"/>
                <w:color w:val="000000"/>
                <w:cs/>
              </w:rPr>
              <w:t>ตัวอย่าง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669"/>
              <w:gridCol w:w="2670"/>
            </w:tblGrid>
            <w:tr w:rsidR="005D76F6" w:rsidTr="0013276B" w14:paraId="14E86797" w14:textId="77777777">
              <w:trPr>
                <w:tblHeader/>
              </w:trPr>
              <w:tc>
                <w:tcPr>
                  <w:tcW w:w="2669" w:type="dxa"/>
                  <w:shd w:val="clear" w:color="auto" w:fill="C2D69B" w:themeFill="accent3" w:themeFillTint="99"/>
                </w:tcPr>
                <w:p w:rsidR="005D76F6" w:rsidP="005D76F6" w:rsidRDefault="005D76F6" w14:paraId="2DD20742" w14:textId="77777777">
                  <w:pPr>
                    <w:pStyle w:val="HeaderTable"/>
                    <w:jc w:val="center"/>
                  </w:pPr>
                  <w:r>
                    <w:t>Display</w:t>
                  </w:r>
                </w:p>
              </w:tc>
              <w:tc>
                <w:tcPr>
                  <w:tcW w:w="2670" w:type="dxa"/>
                  <w:shd w:val="clear" w:color="auto" w:fill="C2D69B" w:themeFill="accent3" w:themeFillTint="99"/>
                </w:tcPr>
                <w:p w:rsidR="005D76F6" w:rsidP="005D76F6" w:rsidRDefault="005D76F6" w14:paraId="6D6D4B23" w14:textId="77777777">
                  <w:pPr>
                    <w:pStyle w:val="HeaderTable"/>
                    <w:jc w:val="center"/>
                  </w:pPr>
                  <w:r>
                    <w:t>Value</w:t>
                  </w:r>
                </w:p>
              </w:tc>
            </w:tr>
            <w:tr w:rsidR="005D76F6" w:rsidTr="0013276B" w14:paraId="453956A8" w14:textId="77777777">
              <w:tc>
                <w:tcPr>
                  <w:tcW w:w="2669" w:type="dxa"/>
                </w:tcPr>
                <w:p w:rsidR="005D76F6" w:rsidP="005D76F6" w:rsidRDefault="005D76F6" w14:paraId="32DAD8A8" w14:textId="7E644841">
                  <w:pPr>
                    <w:rPr>
                      <w:color w:val="000000"/>
                    </w:rPr>
                  </w:pPr>
                  <w:r>
                    <w:rPr>
                      <w:rFonts w:cs="Angsana New"/>
                      <w:color w:val="000000"/>
                      <w:cs/>
                    </w:rPr>
                    <w:t>(</w:t>
                  </w:r>
                  <w:r>
                    <w:rPr>
                      <w:color w:val="000000"/>
                    </w:rPr>
                    <w:t>P000001</w:t>
                  </w:r>
                  <w:r>
                    <w:rPr>
                      <w:rFonts w:cs="Angsana New"/>
                      <w:color w:val="000000"/>
                      <w:cs/>
                    </w:rPr>
                    <w:t xml:space="preserve">) </w:t>
                  </w:r>
                  <w:r>
                    <w:rPr>
                      <w:color w:val="000000"/>
                    </w:rPr>
                    <w:t xml:space="preserve">PO1 </w:t>
                  </w:r>
                </w:p>
              </w:tc>
              <w:tc>
                <w:tcPr>
                  <w:tcW w:w="2670" w:type="dxa"/>
                </w:tcPr>
                <w:p w:rsidR="005D76F6" w:rsidP="005D76F6" w:rsidRDefault="005D76F6" w14:paraId="10B685D8" w14:textId="77777777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10000001</w:t>
                  </w:r>
                </w:p>
              </w:tc>
            </w:tr>
            <w:tr w:rsidR="005D76F6" w:rsidTr="0013276B" w14:paraId="4E2BD913" w14:textId="77777777">
              <w:tc>
                <w:tcPr>
                  <w:tcW w:w="2669" w:type="dxa"/>
                </w:tcPr>
                <w:p w:rsidR="005D76F6" w:rsidP="005D76F6" w:rsidRDefault="005D76F6" w14:paraId="43BE44CC" w14:textId="5CB58991">
                  <w:pPr>
                    <w:rPr>
                      <w:color w:val="000000"/>
                    </w:rPr>
                  </w:pPr>
                  <w:r>
                    <w:rPr>
                      <w:rFonts w:cs="Angsana New"/>
                      <w:color w:val="000000"/>
                      <w:cs/>
                    </w:rPr>
                    <w:t>(</w:t>
                  </w:r>
                  <w:r>
                    <w:rPr>
                      <w:color w:val="000000"/>
                    </w:rPr>
                    <w:t>P000002</w:t>
                  </w:r>
                  <w:r>
                    <w:rPr>
                      <w:rFonts w:cs="Angsana New"/>
                      <w:color w:val="000000"/>
                      <w:cs/>
                    </w:rPr>
                    <w:t xml:space="preserve">) </w:t>
                  </w:r>
                  <w:r>
                    <w:rPr>
                      <w:color w:val="000000"/>
                    </w:rPr>
                    <w:t xml:space="preserve">PO2 </w:t>
                  </w:r>
                </w:p>
              </w:tc>
              <w:tc>
                <w:tcPr>
                  <w:tcW w:w="2670" w:type="dxa"/>
                </w:tcPr>
                <w:p w:rsidR="005D76F6" w:rsidP="005D76F6" w:rsidRDefault="005D76F6" w14:paraId="756210CF" w14:textId="77777777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10000002</w:t>
                  </w:r>
                </w:p>
              </w:tc>
            </w:tr>
            <w:tr w:rsidR="005D76F6" w:rsidTr="0013276B" w14:paraId="7541388C" w14:textId="77777777">
              <w:tc>
                <w:tcPr>
                  <w:tcW w:w="2669" w:type="dxa"/>
                </w:tcPr>
                <w:p w:rsidR="005D76F6" w:rsidP="005D76F6" w:rsidRDefault="005D76F6" w14:paraId="03337BC2" w14:textId="25064206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PO3</w:t>
                  </w:r>
                </w:p>
              </w:tc>
              <w:tc>
                <w:tcPr>
                  <w:tcW w:w="2670" w:type="dxa"/>
                </w:tcPr>
                <w:p w:rsidR="005D76F6" w:rsidP="005D76F6" w:rsidRDefault="005D76F6" w14:paraId="691F6A63" w14:textId="77777777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10000003</w:t>
                  </w:r>
                </w:p>
              </w:tc>
            </w:tr>
            <w:tr w:rsidR="005D76F6" w:rsidTr="0013276B" w14:paraId="2B6E332E" w14:textId="77777777">
              <w:tc>
                <w:tcPr>
                  <w:tcW w:w="2669" w:type="dxa"/>
                </w:tcPr>
                <w:p w:rsidR="005D76F6" w:rsidP="005D76F6" w:rsidRDefault="005D76F6" w14:paraId="622348DF" w14:textId="67640CAB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PO4</w:t>
                  </w:r>
                </w:p>
              </w:tc>
              <w:tc>
                <w:tcPr>
                  <w:tcW w:w="2670" w:type="dxa"/>
                </w:tcPr>
                <w:p w:rsidR="005D76F6" w:rsidP="005D76F6" w:rsidRDefault="005D76F6" w14:paraId="7EAF7025" w14:textId="77777777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10000004</w:t>
                  </w:r>
                </w:p>
              </w:tc>
            </w:tr>
          </w:tbl>
          <w:p w:rsidRPr="00280E5C" w:rsidR="005D76F6" w:rsidP="005D76F6" w:rsidRDefault="005D76F6" w14:paraId="0A018CFC" w14:textId="77777777">
            <w:pPr>
              <w:rPr>
                <w:cs/>
              </w:rPr>
            </w:pPr>
          </w:p>
        </w:tc>
      </w:tr>
      <w:tr w:rsidRPr="008979A8" w:rsidR="005D76F6" w:rsidTr="003542C5" w14:paraId="352436E6" w14:textId="77777777">
        <w:trPr>
          <w:trHeight w:val="111"/>
        </w:trPr>
        <w:tc>
          <w:tcPr>
            <w:tcW w:w="5000" w:type="pct"/>
            <w:gridSpan w:val="4"/>
            <w:shd w:val="clear" w:color="auto" w:fill="C2D69B" w:themeFill="accent3" w:themeFillTint="99"/>
          </w:tcPr>
          <w:p w:rsidRPr="00A57AF5" w:rsidR="005D76F6" w:rsidP="005D76F6" w:rsidRDefault="005D76F6" w14:paraId="14484FA5" w14:textId="051A4CC6">
            <w:pPr>
              <w:pStyle w:val="HeaderTable"/>
            </w:pPr>
            <w:r>
              <w:t xml:space="preserve">End PO Relation </w:t>
            </w:r>
            <w:r w:rsidRPr="00B97D51">
              <w:t xml:space="preserve">Mobile </w:t>
            </w:r>
            <w:r>
              <w:t>Section</w:t>
            </w:r>
          </w:p>
        </w:tc>
      </w:tr>
      <w:tr w:rsidRPr="008979A8" w:rsidR="005D76F6" w:rsidTr="003542C5" w14:paraId="04B27A67" w14:textId="77777777">
        <w:trPr>
          <w:trHeight w:val="111"/>
        </w:trPr>
        <w:tc>
          <w:tcPr>
            <w:tcW w:w="5000" w:type="pct"/>
            <w:gridSpan w:val="4"/>
            <w:shd w:val="clear" w:color="auto" w:fill="C2D69B" w:themeFill="accent3" w:themeFillTint="99"/>
          </w:tcPr>
          <w:p w:rsidR="005D76F6" w:rsidP="005D76F6" w:rsidRDefault="005D76F6" w14:paraId="79084CBE" w14:textId="6E172B94">
            <w:pPr>
              <w:pStyle w:val="HeaderTable"/>
              <w:tabs>
                <w:tab w:val="left" w:pos="1351"/>
              </w:tabs>
            </w:pPr>
            <w:r>
              <w:t xml:space="preserve">SMS Before Promotion Expired </w:t>
            </w:r>
            <w:r>
              <w:rPr>
                <w:bCs/>
                <w:cs/>
                <w:lang w:bidi="th-TH"/>
              </w:rPr>
              <w:t>(</w:t>
            </w:r>
            <w:r>
              <w:t>For PHX</w:t>
            </w:r>
            <w:r>
              <w:rPr>
                <w:bCs/>
                <w:cs/>
                <w:lang w:bidi="th-TH"/>
              </w:rPr>
              <w:t xml:space="preserve">) </w:t>
            </w:r>
            <w:r>
              <w:t>Table section</w:t>
            </w:r>
            <w:r>
              <w:rPr>
                <w:bCs/>
                <w:cs/>
                <w:lang w:bidi="th-TH"/>
              </w:rPr>
              <w:t>.</w:t>
            </w:r>
          </w:p>
          <w:p w:rsidR="005D76F6" w:rsidP="005D76F6" w:rsidRDefault="005D76F6" w14:paraId="64152442" w14:textId="77777777">
            <w:pPr>
              <w:pStyle w:val="HeaderTable"/>
              <w:tabs>
                <w:tab w:val="left" w:pos="1351"/>
              </w:tabs>
            </w:pPr>
            <w:r>
              <w:t xml:space="preserve">Visible Row </w:t>
            </w:r>
            <w:r>
              <w:rPr>
                <w:rFonts w:hint="cs"/>
                <w:cs/>
                <w:lang w:bidi="th-TH"/>
              </w:rPr>
              <w:t xml:space="preserve">เมื่อมีการเลือก </w:t>
            </w:r>
            <w:r>
              <w:rPr>
                <w:lang w:bidi="th-TH"/>
              </w:rPr>
              <w:t>poRelation</w:t>
            </w:r>
            <w:r>
              <w:rPr>
                <w:rFonts w:hint="cs"/>
                <w:cs/>
                <w:lang w:bidi="th-TH"/>
              </w:rPr>
              <w:t xml:space="preserve"> และ </w:t>
            </w:r>
            <w:r>
              <w:t xml:space="preserve">Table </w:t>
            </w:r>
            <w:r>
              <w:rPr>
                <w:rFonts w:hint="cs"/>
                <w:cs/>
                <w:lang w:bidi="th-TH"/>
              </w:rPr>
              <w:t xml:space="preserve">จะแสดงเมื่อมี </w:t>
            </w:r>
            <w:r>
              <w:t xml:space="preserve">Row </w:t>
            </w:r>
            <w:r>
              <w:rPr>
                <w:rFonts w:hint="cs"/>
                <w:cs/>
                <w:lang w:bidi="th-TH"/>
              </w:rPr>
              <w:t xml:space="preserve">ต้องแสดงอย่างน้อย </w:t>
            </w:r>
            <w:r>
              <w:t>1 Row</w:t>
            </w:r>
          </w:p>
          <w:p w:rsidR="005D76F6" w:rsidP="005D76F6" w:rsidRDefault="005D76F6" w14:paraId="45DE8574" w14:textId="2E124BF0">
            <w:pPr>
              <w:pStyle w:val="HeaderTable"/>
              <w:tabs>
                <w:tab w:val="left" w:pos="1351"/>
              </w:tabs>
              <w:rPr>
                <w:lang w:bidi="th-TH"/>
              </w:rPr>
            </w:pPr>
            <w:r>
              <w:rPr>
                <w:rFonts w:hint="cs"/>
                <w:cs/>
                <w:lang w:bidi="th-TH"/>
              </w:rPr>
              <w:t xml:space="preserve">และ </w:t>
            </w:r>
            <w:r>
              <w:rPr>
                <w:lang w:bidi="th-TH"/>
              </w:rPr>
              <w:t xml:space="preserve">CustomerType </w:t>
            </w:r>
            <w:r>
              <w:rPr>
                <w:bCs/>
                <w:cs/>
                <w:lang w:bidi="th-TH"/>
              </w:rPr>
              <w:t>= “</w:t>
            </w:r>
            <w:r>
              <w:rPr>
                <w:lang w:bidi="th-TH"/>
              </w:rPr>
              <w:t>Pre</w:t>
            </w:r>
            <w:r>
              <w:rPr>
                <w:bCs/>
                <w:cs/>
                <w:lang w:bidi="th-TH"/>
              </w:rPr>
              <w:t>-</w:t>
            </w:r>
            <w:r>
              <w:rPr>
                <w:lang w:bidi="th-TH"/>
              </w:rPr>
              <w:t>paid</w:t>
            </w:r>
            <w:r>
              <w:rPr>
                <w:bCs/>
                <w:cs/>
                <w:lang w:bidi="th-TH"/>
              </w:rPr>
              <w:t xml:space="preserve">” </w:t>
            </w:r>
            <w:r>
              <w:rPr>
                <w:rFonts w:hint="cs"/>
                <w:cs/>
                <w:lang w:bidi="th-TH"/>
              </w:rPr>
              <w:t xml:space="preserve">และ </w:t>
            </w:r>
            <w:r>
              <w:t>poRelationType</w:t>
            </w:r>
            <w:r>
              <w:rPr>
                <w:rFonts w:hint="cs"/>
                <w:cs/>
                <w:lang w:bidi="th-TH"/>
              </w:rPr>
              <w:t xml:space="preserve"> </w:t>
            </w:r>
            <w:r>
              <w:rPr>
                <w:bCs/>
                <w:cs/>
                <w:lang w:bidi="th-TH"/>
              </w:rPr>
              <w:t>= “</w:t>
            </w:r>
            <w:r>
              <w:rPr>
                <w:lang w:bidi="th-TH"/>
              </w:rPr>
              <w:t>Auto Add After Expired</w:t>
            </w:r>
            <w:r>
              <w:rPr>
                <w:bCs/>
                <w:cs/>
                <w:lang w:bidi="th-TH"/>
              </w:rPr>
              <w:t>”</w:t>
            </w:r>
          </w:p>
        </w:tc>
      </w:tr>
      <w:tr w:rsidRPr="00AE41BB" w:rsidR="005D76F6" w:rsidTr="001A53D4" w14:paraId="299877AC" w14:textId="77777777">
        <w:trPr>
          <w:trHeight w:val="162"/>
        </w:trPr>
        <w:tc>
          <w:tcPr>
            <w:tcW w:w="848" w:type="pct"/>
          </w:tcPr>
          <w:p w:rsidR="005D76F6" w:rsidP="005D76F6" w:rsidRDefault="005D76F6" w14:paraId="76153429" w14:textId="20867CEE">
            <w:r>
              <w:t>Default Package</w:t>
            </w:r>
          </w:p>
        </w:tc>
        <w:tc>
          <w:tcPr>
            <w:tcW w:w="1075" w:type="pct"/>
          </w:tcPr>
          <w:p w:rsidR="005D76F6" w:rsidP="005D76F6" w:rsidRDefault="005D76F6" w14:paraId="267F11B7" w14:textId="4DE62617">
            <w:r>
              <w:t>Check Box</w:t>
            </w:r>
          </w:p>
        </w:tc>
        <w:tc>
          <w:tcPr>
            <w:tcW w:w="3077" w:type="pct"/>
            <w:gridSpan w:val="2"/>
          </w:tcPr>
          <w:p w:rsidR="005D76F6" w:rsidP="005D76F6" w:rsidRDefault="005D76F6" w14:paraId="73D76707" w14:textId="57F5779F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เป็น </w:t>
            </w:r>
            <w:r>
              <w:t xml:space="preserve">Check Box </w:t>
            </w:r>
            <w:r>
              <w:rPr>
                <w:rFonts w:hint="cs"/>
                <w:cs/>
              </w:rPr>
              <w:t xml:space="preserve">ให้ติ๊กเลือก </w:t>
            </w:r>
            <w:r>
              <w:t xml:space="preserve">Package </w:t>
            </w:r>
            <w:r>
              <w:rPr>
                <w:rFonts w:hint="cs"/>
                <w:cs/>
              </w:rPr>
              <w:t xml:space="preserve">ได้ </w:t>
            </w:r>
            <w:r>
              <w:t xml:space="preserve">1 Pack </w:t>
            </w:r>
            <w:r>
              <w:rPr>
                <w:rFonts w:hint="cs"/>
                <w:cs/>
              </w:rPr>
              <w:t xml:space="preserve">ต่อ </w:t>
            </w:r>
            <w:r w:rsidRPr="00480DB0">
              <w:t xml:space="preserve">poRelationType </w:t>
            </w:r>
            <w:r>
              <w:t xml:space="preserve">1 </w:t>
            </w:r>
            <w:r>
              <w:rPr>
                <w:rFonts w:hint="cs"/>
                <w:cs/>
              </w:rPr>
              <w:t xml:space="preserve">ใน </w:t>
            </w:r>
            <w:r>
              <w:t xml:space="preserve">row </w:t>
            </w:r>
            <w:r>
              <w:rPr>
                <w:rFonts w:hint="cs"/>
                <w:cs/>
              </w:rPr>
              <w:t>นั้นๆ เท่านั้น</w:t>
            </w:r>
          </w:p>
        </w:tc>
      </w:tr>
      <w:tr w:rsidRPr="00AE41BB" w:rsidR="005D76F6" w:rsidTr="001A53D4" w14:paraId="7FC6B949" w14:textId="77777777">
        <w:trPr>
          <w:trHeight w:val="162"/>
        </w:trPr>
        <w:tc>
          <w:tcPr>
            <w:tcW w:w="848" w:type="pct"/>
          </w:tcPr>
          <w:p w:rsidR="005D76F6" w:rsidP="005D76F6" w:rsidRDefault="005D76F6" w14:paraId="2C6640B0" w14:textId="0DE7E3C9">
            <w:r>
              <w:t>Package Name</w:t>
            </w:r>
          </w:p>
        </w:tc>
        <w:tc>
          <w:tcPr>
            <w:tcW w:w="1075" w:type="pct"/>
          </w:tcPr>
          <w:p w:rsidR="005D76F6" w:rsidP="005D76F6" w:rsidRDefault="005D76F6" w14:paraId="69CC75BA" w14:textId="352349B7"/>
        </w:tc>
        <w:tc>
          <w:tcPr>
            <w:tcW w:w="3077" w:type="pct"/>
            <w:gridSpan w:val="2"/>
          </w:tcPr>
          <w:p w:rsidR="005D76F6" w:rsidP="005D76F6" w:rsidRDefault="005D76F6" w14:paraId="5A1C15F1" w14:textId="77777777">
            <w:r>
              <w:rPr>
                <w:rFonts w:hint="cs"/>
                <w:cs/>
              </w:rPr>
              <w:t xml:space="preserve">แสดงใน </w:t>
            </w:r>
            <w:r>
              <w:t>Format</w:t>
            </w:r>
          </w:p>
          <w:p w:rsidRPr="00AE41BB" w:rsidR="005D76F6" w:rsidP="005D76F6" w:rsidRDefault="005D76F6" w14:paraId="23B55D3D" w14:textId="72E047F7">
            <w:r>
              <w:rPr>
                <w:rFonts w:hint="cs"/>
                <w:cs/>
              </w:rPr>
              <w:t xml:space="preserve">ค่า </w:t>
            </w:r>
            <w:r>
              <w:t xml:space="preserve">Display </w:t>
            </w:r>
            <w:r>
              <w:rPr>
                <w:rFonts w:hint="cs"/>
                <w:cs/>
              </w:rPr>
              <w:t xml:space="preserve">ของ </w:t>
            </w:r>
            <w:r>
              <w:t>poRelation</w:t>
            </w:r>
          </w:p>
        </w:tc>
      </w:tr>
      <w:tr w:rsidRPr="00AE41BB" w:rsidR="005D76F6" w:rsidTr="001A53D4" w14:paraId="7A997838" w14:textId="77777777">
        <w:trPr>
          <w:trHeight w:val="162"/>
        </w:trPr>
        <w:tc>
          <w:tcPr>
            <w:tcW w:w="848" w:type="pct"/>
          </w:tcPr>
          <w:p w:rsidR="005D76F6" w:rsidP="005D76F6" w:rsidRDefault="005D76F6" w14:paraId="54053431" w14:textId="3D380CB1">
            <w:r>
              <w:t>Current Status Package</w:t>
            </w:r>
          </w:p>
        </w:tc>
        <w:tc>
          <w:tcPr>
            <w:tcW w:w="1075" w:type="pct"/>
          </w:tcPr>
          <w:p w:rsidR="005D76F6" w:rsidP="005D76F6" w:rsidRDefault="005D76F6" w14:paraId="66B01B68" w14:textId="77777777"/>
        </w:tc>
        <w:tc>
          <w:tcPr>
            <w:tcW w:w="3077" w:type="pct"/>
            <w:gridSpan w:val="2"/>
          </w:tcPr>
          <w:p w:rsidR="005D76F6" w:rsidP="005D76F6" w:rsidRDefault="005D76F6" w14:paraId="6127CC45" w14:textId="77777777">
            <w:pPr>
              <w:spacing w:after="160" w:line="259" w:lineRule="auto"/>
            </w:pPr>
            <w:r>
              <w:t xml:space="preserve">Row 1 </w:t>
            </w:r>
            <w:r>
              <w:rPr>
                <w:rFonts w:cs="CordiaUPC"/>
                <w:cs/>
              </w:rPr>
              <w:t xml:space="preserve">: </w:t>
            </w:r>
            <w:r>
              <w:t xml:space="preserve">Default </w:t>
            </w:r>
            <w:r>
              <w:rPr>
                <w:rFonts w:cs="CordiaUPC"/>
                <w:cs/>
              </w:rPr>
              <w:t>“</w:t>
            </w:r>
            <w:r>
              <w:t>Active</w:t>
            </w:r>
            <w:r>
              <w:rPr>
                <w:rFonts w:cs="CordiaUPC"/>
                <w:cs/>
              </w:rPr>
              <w:t>”</w:t>
            </w:r>
          </w:p>
          <w:p w:rsidRPr="00AE41BB" w:rsidR="005D76F6" w:rsidP="005D76F6" w:rsidRDefault="005D76F6" w14:paraId="0D185C4C" w14:textId="009BF988">
            <w:pPr>
              <w:spacing w:after="160" w:line="259" w:lineRule="auto"/>
            </w:pPr>
            <w:r>
              <w:t xml:space="preserve">Row 2 </w:t>
            </w:r>
            <w:r>
              <w:rPr>
                <w:rFonts w:cs="CordiaUPC"/>
                <w:cs/>
              </w:rPr>
              <w:t xml:space="preserve">: </w:t>
            </w:r>
            <w:r>
              <w:t xml:space="preserve">Default </w:t>
            </w:r>
            <w:r>
              <w:rPr>
                <w:rFonts w:cs="CordiaUPC"/>
                <w:cs/>
              </w:rPr>
              <w:t>“</w:t>
            </w:r>
            <w:r>
              <w:t>Suspend</w:t>
            </w:r>
            <w:r>
              <w:rPr>
                <w:rFonts w:cs="CordiaUPC"/>
                <w:cs/>
              </w:rPr>
              <w:t>”</w:t>
            </w:r>
          </w:p>
        </w:tc>
      </w:tr>
      <w:tr w:rsidRPr="00AE41BB" w:rsidR="005D76F6" w:rsidTr="001A53D4" w14:paraId="2864ED6F" w14:textId="77777777">
        <w:trPr>
          <w:trHeight w:val="162"/>
        </w:trPr>
        <w:tc>
          <w:tcPr>
            <w:tcW w:w="848" w:type="pct"/>
          </w:tcPr>
          <w:p w:rsidRPr="00400BFB" w:rsidR="00FA01D0" w:rsidP="00FA01D0" w:rsidRDefault="00FA01D0" w14:paraId="144E3151" w14:textId="77777777">
            <w:pPr>
              <w:spacing w:after="300"/>
            </w:pPr>
            <w:r w:rsidRPr="00400BFB">
              <w:t>SMS Before Promotion Expire</w:t>
            </w:r>
          </w:p>
          <w:p w:rsidR="005D76F6" w:rsidP="005D76F6" w:rsidRDefault="005D76F6" w14:paraId="1B6F19B1" w14:textId="0B13B9ED">
            <w:pPr>
              <w:rPr>
                <w:cs/>
              </w:rPr>
            </w:pPr>
          </w:p>
        </w:tc>
        <w:tc>
          <w:tcPr>
            <w:tcW w:w="1075" w:type="pct"/>
          </w:tcPr>
          <w:p w:rsidR="005D76F6" w:rsidP="005D76F6" w:rsidRDefault="005D76F6" w14:paraId="10396ACE" w14:textId="47E4979A"/>
        </w:tc>
        <w:tc>
          <w:tcPr>
            <w:tcW w:w="3077" w:type="pct"/>
            <w:gridSpan w:val="2"/>
          </w:tcPr>
          <w:p w:rsidRPr="001663A7" w:rsidR="005D76F6" w:rsidP="005D76F6" w:rsidRDefault="005D76F6" w14:paraId="6A55D2CA" w14:textId="6CB64879">
            <w:r>
              <w:rPr>
                <w:rFonts w:hint="cs"/>
                <w:cs/>
              </w:rPr>
              <w:t xml:space="preserve">แสดงใน </w:t>
            </w:r>
            <w:r>
              <w:t>Format</w:t>
            </w:r>
          </w:p>
          <w:p w:rsidR="005D76F6" w:rsidP="005D76F6" w:rsidRDefault="005D76F6" w14:paraId="1A599930" w14:textId="4A6FC591">
            <w:pPr>
              <w:spacing w:after="160" w:line="259" w:lineRule="auto"/>
            </w:pPr>
            <w:r>
              <w:rPr>
                <w:rFonts w:cs="CordiaUPC"/>
                <w:b/>
                <w:bCs/>
                <w:cs/>
              </w:rPr>
              <w:t>“</w:t>
            </w:r>
            <w:r>
              <w:rPr>
                <w:b/>
                <w:bCs/>
              </w:rPr>
              <w:t>Send SMS Before Expire Flag</w:t>
            </w:r>
            <w:r>
              <w:rPr>
                <w:rFonts w:cs="CordiaUPC"/>
                <w:b/>
                <w:bCs/>
                <w:cs/>
              </w:rPr>
              <w:t xml:space="preserve">: ” + </w:t>
            </w:r>
            <w:r w:rsidRPr="001663A7">
              <w:t>s</w:t>
            </w:r>
            <w:r>
              <w:t>endSmsBeforeExpireFlag</w:t>
            </w:r>
          </w:p>
          <w:p w:rsidR="00FA01D0" w:rsidP="005D76F6" w:rsidRDefault="00FA01D0" w14:paraId="2E83EF45" w14:textId="42685AF3">
            <w:pPr>
              <w:spacing w:after="160" w:line="259" w:lineRule="auto"/>
            </w:pPr>
            <w:r>
              <w:t>“</w:t>
            </w:r>
            <w:r w:rsidRPr="00524D02">
              <w:rPr>
                <w:color w:val="FF0000"/>
              </w:rPr>
              <w:t xml:space="preserve">Before </w:t>
            </w:r>
            <w:r>
              <w:rPr>
                <w:color w:val="FF0000"/>
              </w:rPr>
              <w:t>Promotion Expired</w:t>
            </w:r>
            <w:r>
              <w:t xml:space="preserve">: ” + </w:t>
            </w:r>
            <w:r w:rsidRPr="00FA01D0">
              <w:t>beforePromotionExpired + beforePromotionExpiredUnit</w:t>
            </w:r>
          </w:p>
          <w:p w:rsidR="005D76F6" w:rsidP="005D76F6" w:rsidRDefault="005D76F6" w14:paraId="154E5A7D" w14:textId="71C3AB43">
            <w:pPr>
              <w:spacing w:after="160" w:line="259" w:lineRule="auto"/>
            </w:pPr>
            <w:r>
              <w:rPr>
                <w:rFonts w:cs="CordiaUPC"/>
                <w:b/>
                <w:bCs/>
                <w:cs/>
              </w:rPr>
              <w:t>“</w:t>
            </w:r>
            <w:r>
              <w:rPr>
                <w:b/>
                <w:bCs/>
              </w:rPr>
              <w:t>EN</w:t>
            </w:r>
            <w:r>
              <w:rPr>
                <w:rFonts w:cs="CordiaUPC"/>
                <w:b/>
                <w:bCs/>
                <w:cs/>
              </w:rPr>
              <w:t>: ”</w:t>
            </w:r>
            <w:r>
              <w:rPr>
                <w:rFonts w:cs="CordiaUPC"/>
                <w:cs/>
              </w:rPr>
              <w:t xml:space="preserve"> + </w:t>
            </w:r>
            <w:r>
              <w:t>smsValueEng</w:t>
            </w:r>
          </w:p>
          <w:p w:rsidRPr="00AE41BB" w:rsidR="005D76F6" w:rsidP="005D76F6" w:rsidRDefault="005D76F6" w14:paraId="05C31763" w14:textId="1B7F9EFC">
            <w:pPr>
              <w:spacing w:after="160" w:line="259" w:lineRule="auto"/>
            </w:pPr>
            <w:r>
              <w:rPr>
                <w:rFonts w:cs="CordiaUPC"/>
                <w:b/>
                <w:bCs/>
                <w:cs/>
              </w:rPr>
              <w:t>“</w:t>
            </w:r>
            <w:r>
              <w:rPr>
                <w:b/>
                <w:bCs/>
              </w:rPr>
              <w:t>TH</w:t>
            </w:r>
            <w:r>
              <w:rPr>
                <w:rFonts w:cs="CordiaUPC"/>
                <w:b/>
                <w:bCs/>
                <w:cs/>
              </w:rPr>
              <w:t>:</w:t>
            </w:r>
            <w:r>
              <w:rPr>
                <w:rFonts w:cs="CordiaUPC"/>
                <w:cs/>
              </w:rPr>
              <w:t xml:space="preserve"> “ + </w:t>
            </w:r>
            <w:r>
              <w:t>smsValueTha</w:t>
            </w:r>
          </w:p>
        </w:tc>
      </w:tr>
      <w:tr w:rsidRPr="00AE41BB" w:rsidR="005D76F6" w:rsidTr="001A53D4" w14:paraId="410BA025" w14:textId="77777777">
        <w:trPr>
          <w:trHeight w:val="162"/>
        </w:trPr>
        <w:tc>
          <w:tcPr>
            <w:tcW w:w="848" w:type="pct"/>
          </w:tcPr>
          <w:p w:rsidR="005D76F6" w:rsidP="005D76F6" w:rsidRDefault="005D76F6" w14:paraId="422DFF31" w14:textId="3F8E8359">
            <w:r>
              <w:t>SMS Promotion Expire</w:t>
            </w:r>
          </w:p>
        </w:tc>
        <w:tc>
          <w:tcPr>
            <w:tcW w:w="1075" w:type="pct"/>
          </w:tcPr>
          <w:p w:rsidR="005D76F6" w:rsidP="005D76F6" w:rsidRDefault="005D76F6" w14:paraId="79A3E20C" w14:textId="77777777"/>
        </w:tc>
        <w:tc>
          <w:tcPr>
            <w:tcW w:w="3077" w:type="pct"/>
            <w:gridSpan w:val="2"/>
          </w:tcPr>
          <w:p w:rsidRPr="00A7383F" w:rsidR="005D76F6" w:rsidP="005D76F6" w:rsidRDefault="005D76F6" w14:paraId="53B84D8E" w14:textId="77777777">
            <w:r>
              <w:rPr>
                <w:rFonts w:hint="cs"/>
                <w:cs/>
              </w:rPr>
              <w:t xml:space="preserve">แสดงใน </w:t>
            </w:r>
            <w:r>
              <w:t>Format</w:t>
            </w:r>
          </w:p>
          <w:p w:rsidR="005D76F6" w:rsidP="005D76F6" w:rsidRDefault="005D76F6" w14:paraId="60842BCF" w14:textId="77777777">
            <w:pPr>
              <w:spacing w:after="160" w:line="259" w:lineRule="auto"/>
            </w:pPr>
            <w:r>
              <w:rPr>
                <w:rFonts w:cs="CordiaUPC"/>
                <w:b/>
                <w:bCs/>
                <w:cs/>
              </w:rPr>
              <w:t>“</w:t>
            </w:r>
            <w:r>
              <w:rPr>
                <w:b/>
                <w:bCs/>
              </w:rPr>
              <w:t>Send SMS Before Expire Flag</w:t>
            </w:r>
            <w:r>
              <w:rPr>
                <w:rFonts w:cs="CordiaUPC"/>
                <w:b/>
                <w:bCs/>
                <w:cs/>
              </w:rPr>
              <w:t xml:space="preserve">: ” + </w:t>
            </w:r>
            <w:r w:rsidRPr="00A7383F">
              <w:t>s</w:t>
            </w:r>
            <w:r>
              <w:t>endSmsBeforeExpireFlag</w:t>
            </w:r>
          </w:p>
          <w:p w:rsidR="005D76F6" w:rsidP="005D76F6" w:rsidRDefault="005D76F6" w14:paraId="49917B44" w14:textId="77777777">
            <w:pPr>
              <w:spacing w:after="160" w:line="259" w:lineRule="auto"/>
            </w:pPr>
            <w:r>
              <w:rPr>
                <w:rFonts w:cs="CordiaUPC"/>
                <w:b/>
                <w:bCs/>
                <w:cs/>
              </w:rPr>
              <w:t>“</w:t>
            </w:r>
            <w:r>
              <w:rPr>
                <w:b/>
                <w:bCs/>
              </w:rPr>
              <w:t>EN</w:t>
            </w:r>
            <w:r>
              <w:rPr>
                <w:rFonts w:cs="CordiaUPC"/>
                <w:b/>
                <w:bCs/>
                <w:cs/>
              </w:rPr>
              <w:t>: ”</w:t>
            </w:r>
            <w:r>
              <w:rPr>
                <w:rFonts w:cs="CordiaUPC"/>
                <w:cs/>
              </w:rPr>
              <w:t xml:space="preserve"> + </w:t>
            </w:r>
            <w:r>
              <w:t>smsValueEng</w:t>
            </w:r>
          </w:p>
          <w:p w:rsidRPr="00AE41BB" w:rsidR="005D76F6" w:rsidP="005D76F6" w:rsidRDefault="005D76F6" w14:paraId="1F23F21A" w14:textId="6D32BC16">
            <w:pPr>
              <w:spacing w:after="160" w:line="259" w:lineRule="auto"/>
            </w:pPr>
            <w:r>
              <w:rPr>
                <w:rFonts w:cs="CordiaUPC"/>
                <w:b/>
                <w:bCs/>
                <w:cs/>
              </w:rPr>
              <w:t>“</w:t>
            </w:r>
            <w:r>
              <w:rPr>
                <w:b/>
                <w:bCs/>
              </w:rPr>
              <w:t>TH</w:t>
            </w:r>
            <w:r>
              <w:rPr>
                <w:rFonts w:cs="CordiaUPC"/>
                <w:b/>
                <w:bCs/>
                <w:cs/>
              </w:rPr>
              <w:t>:</w:t>
            </w:r>
            <w:r>
              <w:rPr>
                <w:rFonts w:cs="CordiaUPC"/>
                <w:cs/>
              </w:rPr>
              <w:t xml:space="preserve"> “ + </w:t>
            </w:r>
            <w:r>
              <w:t>smsValueTha</w:t>
            </w:r>
          </w:p>
        </w:tc>
      </w:tr>
      <w:tr w:rsidRPr="00AE41BB" w:rsidR="005D76F6" w:rsidTr="001A53D4" w14:paraId="5DF05614" w14:textId="77777777">
        <w:trPr>
          <w:trHeight w:val="162"/>
        </w:trPr>
        <w:tc>
          <w:tcPr>
            <w:tcW w:w="848" w:type="pct"/>
          </w:tcPr>
          <w:p w:rsidR="005D76F6" w:rsidP="005D76F6" w:rsidRDefault="005D76F6" w14:paraId="2AA0AAB3" w14:textId="77777777">
            <w:pPr>
              <w:tabs>
                <w:tab w:val="left" w:pos="1356"/>
              </w:tabs>
            </w:pPr>
            <w:r>
              <w:t>Action</w:t>
            </w:r>
          </w:p>
          <w:p w:rsidR="005D76F6" w:rsidP="005D76F6" w:rsidRDefault="005D76F6" w14:paraId="6139865C" w14:textId="70C14F65">
            <w:pPr>
              <w:pStyle w:val="ListParagraph"/>
              <w:numPr>
                <w:ilvl w:val="0"/>
                <w:numId w:val="470"/>
              </w:numPr>
            </w:pPr>
            <w:r>
              <w:t>Edit</w:t>
            </w:r>
          </w:p>
        </w:tc>
        <w:tc>
          <w:tcPr>
            <w:tcW w:w="1075" w:type="pct"/>
          </w:tcPr>
          <w:p w:rsidR="005D76F6" w:rsidP="005D76F6" w:rsidRDefault="005D76F6" w14:paraId="76E4614B" w14:textId="4EAAC540">
            <w:r>
              <w:t>Button</w:t>
            </w:r>
          </w:p>
        </w:tc>
        <w:tc>
          <w:tcPr>
            <w:tcW w:w="3077" w:type="pct"/>
            <w:gridSpan w:val="2"/>
          </w:tcPr>
          <w:p w:rsidRPr="00AE41BB" w:rsidR="005D76F6" w:rsidP="005D76F6" w:rsidRDefault="005D76F6" w14:paraId="32756D56" w14:textId="6AEBA5F2">
            <w:pPr>
              <w:spacing w:after="160" w:line="259" w:lineRule="auto"/>
            </w:pPr>
            <w:r w:rsidRPr="0079598B">
              <w:rPr>
                <w:cs/>
              </w:rPr>
              <w:t xml:space="preserve">เมื่อกดปุ่มให้ทำการ </w:t>
            </w:r>
            <w:r w:rsidRPr="0079598B">
              <w:t xml:space="preserve">Visible </w:t>
            </w:r>
            <w:r>
              <w:t xml:space="preserve">SMS Before Promotion Expired Detail </w:t>
            </w:r>
            <w:r w:rsidRPr="0079598B">
              <w:t>Section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และดึงข้อมูลของ </w:t>
            </w:r>
            <w:r>
              <w:t xml:space="preserve">Row </w:t>
            </w:r>
            <w:r>
              <w:rPr>
                <w:rFonts w:hint="cs"/>
                <w:cs/>
              </w:rPr>
              <w:t>นั้นๆ มาแสดง</w:t>
            </w:r>
          </w:p>
        </w:tc>
      </w:tr>
      <w:tr w:rsidRPr="008979A8" w:rsidR="005D76F6" w:rsidTr="003542C5" w14:paraId="6F640822" w14:textId="77777777">
        <w:trPr>
          <w:trHeight w:val="111"/>
        </w:trPr>
        <w:tc>
          <w:tcPr>
            <w:tcW w:w="5000" w:type="pct"/>
            <w:gridSpan w:val="4"/>
            <w:shd w:val="clear" w:color="auto" w:fill="C2D69B" w:themeFill="accent3" w:themeFillTint="99"/>
          </w:tcPr>
          <w:p w:rsidR="005D76F6" w:rsidP="005D76F6" w:rsidRDefault="005D76F6" w14:paraId="631673C4" w14:textId="33090EBC">
            <w:pPr>
              <w:pStyle w:val="HeaderTable"/>
              <w:tabs>
                <w:tab w:val="left" w:pos="1351"/>
              </w:tabs>
            </w:pPr>
            <w:r>
              <w:t xml:space="preserve">End SMS Before Promotion Expired </w:t>
            </w:r>
            <w:r>
              <w:rPr>
                <w:bCs/>
                <w:cs/>
                <w:lang w:bidi="th-TH"/>
              </w:rPr>
              <w:t>(</w:t>
            </w:r>
            <w:r>
              <w:t>For PHX</w:t>
            </w:r>
            <w:r>
              <w:rPr>
                <w:bCs/>
                <w:cs/>
                <w:lang w:bidi="th-TH"/>
              </w:rPr>
              <w:t xml:space="preserve">) </w:t>
            </w:r>
            <w:r>
              <w:t>Table section</w:t>
            </w:r>
            <w:r>
              <w:rPr>
                <w:bCs/>
                <w:cs/>
                <w:lang w:bidi="th-TH"/>
              </w:rPr>
              <w:t>.</w:t>
            </w:r>
          </w:p>
        </w:tc>
      </w:tr>
      <w:tr w:rsidRPr="008979A8" w:rsidR="005D76F6" w:rsidTr="003542C5" w14:paraId="635D33E7" w14:textId="77777777">
        <w:trPr>
          <w:trHeight w:val="111"/>
        </w:trPr>
        <w:tc>
          <w:tcPr>
            <w:tcW w:w="5000" w:type="pct"/>
            <w:gridSpan w:val="4"/>
            <w:shd w:val="clear" w:color="auto" w:fill="C2D69B" w:themeFill="accent3" w:themeFillTint="99"/>
          </w:tcPr>
          <w:p w:rsidR="005D76F6" w:rsidP="005D76F6" w:rsidRDefault="005D76F6" w14:paraId="64D53B9F" w14:textId="51EAF2CB">
            <w:pPr>
              <w:pStyle w:val="HeaderTable"/>
              <w:tabs>
                <w:tab w:val="left" w:pos="1351"/>
              </w:tabs>
            </w:pPr>
            <w:r>
              <w:rPr>
                <w:bCs/>
                <w:cs/>
                <w:lang w:bidi="th-TH"/>
              </w:rPr>
              <w:t>“</w:t>
            </w:r>
            <w:r>
              <w:t xml:space="preserve">SMS Before Promotion Expired </w:t>
            </w:r>
            <w:r>
              <w:rPr>
                <w:bCs/>
                <w:cs/>
                <w:lang w:bidi="th-TH"/>
              </w:rPr>
              <w:t xml:space="preserve">(“ + </w:t>
            </w:r>
            <w:r w:rsidRPr="001663A7">
              <w:rPr>
                <w:color w:val="FF0000"/>
              </w:rPr>
              <w:t>Current Status Package</w:t>
            </w:r>
            <w:r>
              <w:rPr>
                <w:bCs/>
                <w:cs/>
                <w:lang w:bidi="th-TH"/>
              </w:rPr>
              <w:t xml:space="preserve"> + “)” </w:t>
            </w:r>
            <w:r>
              <w:t>Detail section</w:t>
            </w:r>
            <w:r>
              <w:rPr>
                <w:bCs/>
                <w:cs/>
                <w:lang w:bidi="th-TH"/>
              </w:rPr>
              <w:t>.</w:t>
            </w:r>
          </w:p>
        </w:tc>
      </w:tr>
      <w:tr w:rsidRPr="008979A8" w:rsidR="005D76F6" w:rsidTr="003542C5" w14:paraId="1A98721F" w14:textId="77777777">
        <w:trPr>
          <w:trHeight w:val="111"/>
        </w:trPr>
        <w:tc>
          <w:tcPr>
            <w:tcW w:w="5000" w:type="pct"/>
            <w:gridSpan w:val="4"/>
            <w:shd w:val="clear" w:color="auto" w:fill="C2D69B" w:themeFill="accent3" w:themeFillTint="99"/>
          </w:tcPr>
          <w:p w:rsidR="002F6CE8" w:rsidP="005D76F6" w:rsidRDefault="005D76F6" w14:paraId="52B73712" w14:textId="77777777">
            <w:pPr>
              <w:pStyle w:val="HeaderTable"/>
              <w:tabs>
                <w:tab w:val="left" w:pos="1351"/>
              </w:tabs>
            </w:pPr>
            <w:r>
              <w:rPr>
                <w:rFonts w:hint="cs"/>
                <w:cs/>
                <w:lang w:bidi="th-TH"/>
              </w:rPr>
              <w:t xml:space="preserve">ถ้า </w:t>
            </w:r>
            <w:r>
              <w:t xml:space="preserve">productClass </w:t>
            </w:r>
            <w:r>
              <w:rPr>
                <w:bCs/>
                <w:cs/>
                <w:lang w:bidi="th-TH"/>
              </w:rPr>
              <w:t>= “</w:t>
            </w:r>
            <w:r>
              <w:t>Main</w:t>
            </w:r>
            <w:r>
              <w:rPr>
                <w:bCs/>
                <w:cs/>
                <w:lang w:bidi="th-TH"/>
              </w:rPr>
              <w:t xml:space="preserve">” </w:t>
            </w:r>
            <w:r>
              <w:rPr>
                <w:rFonts w:hint="cs"/>
                <w:cs/>
                <w:lang w:bidi="th-TH"/>
              </w:rPr>
              <w:t>แสดง</w:t>
            </w:r>
            <w:r w:rsidR="00FA01D0">
              <w:t xml:space="preserve"> </w:t>
            </w:r>
            <w:r>
              <w:t xml:space="preserve">SMS Before Promotion Expire </w:t>
            </w:r>
          </w:p>
          <w:p w:rsidR="005D76F6" w:rsidP="005D76F6" w:rsidRDefault="002F6CE8" w14:paraId="6FABDC68" w14:textId="3EE92ED4">
            <w:pPr>
              <w:pStyle w:val="HeaderTable"/>
              <w:tabs>
                <w:tab w:val="left" w:pos="1351"/>
              </w:tabs>
            </w:pPr>
            <w:r>
              <w:t xml:space="preserve">** Default </w:t>
            </w:r>
            <w:r w:rsidR="005D76F6">
              <w:t>15 Days</w:t>
            </w:r>
          </w:p>
          <w:p w:rsidR="002F6CE8" w:rsidP="005D76F6" w:rsidRDefault="005D76F6" w14:paraId="082F3B0B" w14:textId="77777777">
            <w:pPr>
              <w:pStyle w:val="HeaderTable"/>
              <w:tabs>
                <w:tab w:val="left" w:pos="1351"/>
              </w:tabs>
            </w:pPr>
            <w:r>
              <w:rPr>
                <w:rFonts w:hint="cs"/>
                <w:cs/>
                <w:lang w:bidi="th-TH"/>
              </w:rPr>
              <w:t>ถ้าไม่ใช่</w:t>
            </w:r>
            <w:r>
              <w:t xml:space="preserve"> SMS Before Promotion Expire </w:t>
            </w:r>
          </w:p>
          <w:p w:rsidR="005D76F6" w:rsidP="005D76F6" w:rsidRDefault="002F6CE8" w14:paraId="3A639D5B" w14:textId="5D84FD46">
            <w:pPr>
              <w:pStyle w:val="HeaderTable"/>
              <w:tabs>
                <w:tab w:val="left" w:pos="1351"/>
              </w:tabs>
              <w:rPr>
                <w:lang w:bidi="th-TH"/>
              </w:rPr>
            </w:pPr>
            <w:r>
              <w:t xml:space="preserve">** Default </w:t>
            </w:r>
            <w:r w:rsidR="005D76F6">
              <w:t>7 Days</w:t>
            </w:r>
          </w:p>
        </w:tc>
      </w:tr>
      <w:tr w:rsidRPr="00AE41BB" w:rsidR="005D76F6" w:rsidTr="001A53D4" w14:paraId="62B01E3C" w14:textId="77777777">
        <w:trPr>
          <w:trHeight w:val="162"/>
        </w:trPr>
        <w:tc>
          <w:tcPr>
            <w:tcW w:w="848" w:type="pct"/>
          </w:tcPr>
          <w:p w:rsidR="005D76F6" w:rsidP="005D76F6" w:rsidRDefault="005D76F6" w14:paraId="0B51296B" w14:textId="15E1E4B8">
            <w:r>
              <w:t>smsBeforePromotionExpiredSendFlag</w:t>
            </w:r>
          </w:p>
        </w:tc>
        <w:tc>
          <w:tcPr>
            <w:tcW w:w="1075" w:type="pct"/>
          </w:tcPr>
          <w:p w:rsidR="005D76F6" w:rsidP="005D76F6" w:rsidRDefault="005D76F6" w14:paraId="43AEB3DB" w14:textId="1610276F">
            <w:r>
              <w:t>Drop Down List</w:t>
            </w:r>
          </w:p>
        </w:tc>
        <w:tc>
          <w:tcPr>
            <w:tcW w:w="3077" w:type="pct"/>
            <w:gridSpan w:val="2"/>
          </w:tcPr>
          <w:p w:rsidR="005D76F6" w:rsidP="005D76F6" w:rsidRDefault="005D76F6" w14:paraId="04C596D5" w14:textId="77777777">
            <w:pPr>
              <w:rPr>
                <w:color w:val="FF0000"/>
              </w:rPr>
            </w:pPr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C974A9">
              <w:rPr>
                <w:rFonts w:cs="Angsana New"/>
                <w:color w:val="FF0000"/>
                <w:cs/>
              </w:rPr>
              <w:t>*</w:t>
            </w:r>
            <w:r w:rsidRPr="00C974A9">
              <w:rPr>
                <w:color w:val="FF0000"/>
              </w:rPr>
              <w:t>Send</w:t>
            </w:r>
            <w:r>
              <w:rPr>
                <w:color w:val="FF0000"/>
              </w:rPr>
              <w:t xml:space="preserve"> SMS Before Promotion Expired</w:t>
            </w:r>
            <w:r w:rsidRPr="00C974A9">
              <w:rPr>
                <w:color w:val="FF0000"/>
              </w:rPr>
              <w:t xml:space="preserve"> Flag</w:t>
            </w:r>
          </w:p>
          <w:p w:rsidR="005D76F6" w:rsidP="005D76F6" w:rsidRDefault="005D76F6" w14:paraId="2B382420" w14:textId="64736A86">
            <w:pPr>
              <w:rPr>
                <w:cs/>
              </w:rPr>
            </w:pPr>
            <w:r>
              <w:rPr>
                <w:rFonts w:cs="Angsana New"/>
              </w:rPr>
              <w:t>Default</w:t>
            </w:r>
            <w:r>
              <w:rPr>
                <w:rFonts w:cs="CordiaUPC"/>
                <w:cs/>
              </w:rPr>
              <w:t xml:space="preserve"> </w:t>
            </w:r>
            <w:r>
              <w:t xml:space="preserve">Value </w:t>
            </w:r>
            <w:r>
              <w:rPr>
                <w:rFonts w:cs="CordiaUPC"/>
                <w:cs/>
              </w:rPr>
              <w:t xml:space="preserve">: </w:t>
            </w:r>
            <w:r>
              <w:t>Send</w:t>
            </w:r>
          </w:p>
          <w:p w:rsidR="005D76F6" w:rsidP="005D76F6" w:rsidRDefault="005D76F6" w14:paraId="23CEA2B0" w14:textId="77777777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 xml:space="preserve">: </w:t>
            </w:r>
            <w:r>
              <w:t xml:space="preserve">Logic Default </w:t>
            </w:r>
            <w:r>
              <w:rPr>
                <w:rFonts w:hint="cs"/>
                <w:cs/>
              </w:rPr>
              <w:t xml:space="preserve">ทำเมื่อ </w:t>
            </w:r>
            <w:r>
              <w:t xml:space="preserve">Visible </w:t>
            </w:r>
            <w:r>
              <w:rPr>
                <w:rFonts w:hint="cs"/>
                <w:cs/>
              </w:rPr>
              <w:t>เท่านั้น</w:t>
            </w:r>
          </w:p>
          <w:p w:rsidR="005D76F6" w:rsidP="005D76F6" w:rsidRDefault="005D76F6" w14:paraId="49440338" w14:textId="77777777">
            <w:pPr>
              <w:rPr>
                <w:rFonts w:cs="CordiaUPC"/>
              </w:rPr>
            </w:pPr>
            <w:r>
              <w:t xml:space="preserve">List of Value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rPr>
                <w:rFonts w:cs="Angsana New"/>
                <w:cs/>
              </w:rPr>
              <w:t xml:space="preserve"> 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‘</w:t>
            </w:r>
            <w:r>
              <w:rPr>
                <w:rFonts w:cs="CordiaUPC"/>
              </w:rPr>
              <w:t>Send Flag</w:t>
            </w:r>
            <w:r>
              <w:rPr>
                <w:rFonts w:cs="Angsana New"/>
                <w:cs/>
              </w:rPr>
              <w:t>’</w:t>
            </w:r>
          </w:p>
          <w:p w:rsidR="005D76F6" w:rsidP="005D76F6" w:rsidRDefault="005D76F6" w14:paraId="513C478C" w14:textId="77777777">
            <w:pPr>
              <w:spacing w:after="0"/>
            </w:pPr>
            <w:r>
              <w:rPr>
                <w:rFonts w:hint="cs" w:cs="Angsana New"/>
                <w:cs/>
              </w:rPr>
              <w:t xml:space="preserve">ถ้าเลือก </w:t>
            </w:r>
            <w:r>
              <w:t>smsBeforePromotionExpiredSendFlag</w:t>
            </w:r>
            <w:r>
              <w:rPr>
                <w:rFonts w:hint="cs"/>
                <w:cs/>
              </w:rPr>
              <w:t xml:space="preserve"> มีค่าเป็น </w:t>
            </w:r>
            <w:r>
              <w:rPr>
                <w:rFonts w:cs="Angsana New"/>
                <w:cs/>
              </w:rPr>
              <w:t>“</w:t>
            </w:r>
            <w:r>
              <w:t>Don</w:t>
            </w:r>
            <w:r>
              <w:rPr>
                <w:rFonts w:cs="Angsana New"/>
                <w:cs/>
              </w:rPr>
              <w:t>’</w:t>
            </w:r>
            <w:r>
              <w:t>t Send</w:t>
            </w:r>
            <w:r>
              <w:rPr>
                <w:rFonts w:cs="Angsana New"/>
                <w:cs/>
              </w:rPr>
              <w:t>”</w:t>
            </w:r>
          </w:p>
          <w:p w:rsidR="005D76F6" w:rsidP="005D76F6" w:rsidRDefault="005D76F6" w14:paraId="3C18D9AD" w14:textId="77777777">
            <w:pPr>
              <w:pStyle w:val="ListParagraph"/>
              <w:numPr>
                <w:ilvl w:val="0"/>
                <w:numId w:val="158"/>
              </w:numPr>
              <w:spacing w:after="0"/>
            </w:pPr>
            <w:r>
              <w:rPr>
                <w:rFonts w:hint="cs"/>
                <w:cs/>
              </w:rPr>
              <w:t xml:space="preserve">ให้ </w:t>
            </w:r>
            <w:r>
              <w:t xml:space="preserve">Invisible Field </w:t>
            </w:r>
            <w:r>
              <w:rPr>
                <w:rFonts w:hint="cs"/>
                <w:cs/>
              </w:rPr>
              <w:t xml:space="preserve">อื่นๆใน </w:t>
            </w:r>
            <w:r>
              <w:t>Section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hint="cs"/>
                <w:cs/>
              </w:rPr>
              <w:t>นี้</w:t>
            </w:r>
          </w:p>
          <w:p w:rsidR="005D76F6" w:rsidP="005D76F6" w:rsidRDefault="005D76F6" w14:paraId="2063989E" w14:textId="77777777">
            <w:pPr>
              <w:spacing w:after="0"/>
            </w:pPr>
            <w:r>
              <w:rPr>
                <w:rFonts w:hint="cs"/>
                <w:cs/>
              </w:rPr>
              <w:t xml:space="preserve">ถ้าเลือก </w:t>
            </w:r>
            <w:r>
              <w:t>smsBeforePromotionExpiredSendFlag</w:t>
            </w:r>
            <w:r>
              <w:rPr>
                <w:rFonts w:hint="cs"/>
                <w:cs/>
              </w:rPr>
              <w:t xml:space="preserve"> มีค่าเป็น </w:t>
            </w:r>
            <w:r>
              <w:rPr>
                <w:rFonts w:cs="Angsana New"/>
                <w:cs/>
              </w:rPr>
              <w:t>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</w:p>
          <w:p w:rsidR="005D76F6" w:rsidP="005D76F6" w:rsidRDefault="005D76F6" w14:paraId="27E2A5EA" w14:textId="56575336">
            <w:pPr>
              <w:pStyle w:val="ListParagraph"/>
              <w:numPr>
                <w:ilvl w:val="0"/>
                <w:numId w:val="158"/>
              </w:numPr>
              <w:spacing w:after="0"/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customerType </w:t>
            </w:r>
            <w:r>
              <w:rPr>
                <w:rFonts w:cs="CordiaUPC"/>
                <w:cs/>
              </w:rPr>
              <w:t>= “</w:t>
            </w:r>
            <w:r>
              <w:t>Main</w:t>
            </w:r>
            <w:r>
              <w:rPr>
                <w:rFonts w:cs="CordiaUPC"/>
                <w:cs/>
              </w:rPr>
              <w:t>”</w:t>
            </w:r>
          </w:p>
          <w:p w:rsidR="005D76F6" w:rsidP="005D76F6" w:rsidRDefault="005D76F6" w14:paraId="3D03C48B" w14:textId="1A667CE9">
            <w:pPr>
              <w:pStyle w:val="ListParagraph"/>
              <w:numPr>
                <w:ilvl w:val="0"/>
                <w:numId w:val="160"/>
              </w:numPr>
              <w:spacing w:after="0"/>
            </w:pPr>
            <w:r>
              <w:t>beforePromotionExpired</w:t>
            </w:r>
            <w:r>
              <w:rPr>
                <w:rFonts w:cs="Angsana New"/>
                <w:cs/>
              </w:rPr>
              <w:t xml:space="preserve"> = </w:t>
            </w:r>
            <w:r>
              <w:rPr>
                <w:rFonts w:cs="Angsana New"/>
              </w:rPr>
              <w:t>15</w:t>
            </w:r>
          </w:p>
          <w:p w:rsidR="005D76F6" w:rsidP="005D76F6" w:rsidRDefault="005D76F6" w14:paraId="2EFCA683" w14:textId="55148969">
            <w:pPr>
              <w:pStyle w:val="ListParagraph"/>
              <w:numPr>
                <w:ilvl w:val="0"/>
                <w:numId w:val="160"/>
              </w:numPr>
              <w:spacing w:after="0"/>
            </w:pPr>
            <w:r>
              <w:t>beforePromotionExpiredUnit</w:t>
            </w:r>
            <w:r>
              <w:rPr>
                <w:rFonts w:cs="Angsana New"/>
                <w:cs/>
              </w:rPr>
              <w:t xml:space="preserve"> = “</w:t>
            </w:r>
            <w:r>
              <w:t>Days</w:t>
            </w:r>
            <w:r>
              <w:rPr>
                <w:rFonts w:cs="Angsana New"/>
                <w:cs/>
              </w:rPr>
              <w:t>”</w:t>
            </w:r>
          </w:p>
          <w:p w:rsidR="005D76F6" w:rsidP="005D76F6" w:rsidRDefault="005D76F6" w14:paraId="5985FA7A" w14:textId="63A361F3">
            <w:pPr>
              <w:pStyle w:val="ListParagraph"/>
              <w:numPr>
                <w:ilvl w:val="0"/>
                <w:numId w:val="158"/>
              </w:numPr>
              <w:spacing w:after="0"/>
            </w:pPr>
            <w:r>
              <w:rPr>
                <w:rFonts w:hint="cs"/>
                <w:cs/>
              </w:rPr>
              <w:t>ถ้าไม่ใช่</w:t>
            </w:r>
          </w:p>
          <w:p w:rsidR="005D76F6" w:rsidP="005D76F6" w:rsidRDefault="005D76F6" w14:paraId="0DF18BC2" w14:textId="160289D0">
            <w:pPr>
              <w:pStyle w:val="ListParagraph"/>
              <w:numPr>
                <w:ilvl w:val="0"/>
                <w:numId w:val="471"/>
              </w:numPr>
              <w:spacing w:after="0"/>
            </w:pPr>
            <w:r>
              <w:t>beforePromotionExpired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cs="CordiaUPC"/>
                <w:cs/>
              </w:rPr>
              <w:t xml:space="preserve">= </w:t>
            </w:r>
            <w:r>
              <w:t>7</w:t>
            </w:r>
          </w:p>
          <w:p w:rsidRPr="001663A7" w:rsidR="005D76F6" w:rsidP="005D76F6" w:rsidRDefault="005D76F6" w14:paraId="518A36BD" w14:textId="6A025182">
            <w:pPr>
              <w:pStyle w:val="ListParagraph"/>
              <w:numPr>
                <w:ilvl w:val="0"/>
                <w:numId w:val="471"/>
              </w:numPr>
              <w:spacing w:after="0"/>
            </w:pPr>
            <w:r>
              <w:t xml:space="preserve">beforePromotionExpiredUnit </w:t>
            </w:r>
            <w:r>
              <w:rPr>
                <w:rFonts w:cs="CordiaUPC"/>
                <w:cs/>
              </w:rPr>
              <w:t>= “</w:t>
            </w:r>
            <w:r>
              <w:t>Days</w:t>
            </w:r>
            <w:r>
              <w:rPr>
                <w:rFonts w:cs="CordiaUPC"/>
                <w:cs/>
              </w:rPr>
              <w:t>”</w:t>
            </w:r>
          </w:p>
          <w:p w:rsidRPr="00AE41BB" w:rsidR="005D76F6" w:rsidP="005D76F6" w:rsidRDefault="005D76F6" w14:paraId="39A0A393" w14:textId="2D8CA8E9">
            <w:pPr>
              <w:spacing w:after="0"/>
            </w:pPr>
            <w:r>
              <w:t xml:space="preserve">Default </w:t>
            </w:r>
            <w:r>
              <w:rPr>
                <w:rFonts w:hint="cs"/>
                <w:cs/>
              </w:rPr>
              <w:t xml:space="preserve">ค่า </w:t>
            </w:r>
            <w:r>
              <w:t xml:space="preserve">beforePromotionExpiredDefaultWordingFlag </w:t>
            </w:r>
            <w:r w:rsidRPr="00695B2C">
              <w:rPr>
                <w:rFonts w:cs="Angsana New"/>
                <w:cs/>
              </w:rPr>
              <w:t>= “</w:t>
            </w:r>
            <w:r>
              <w:t>Yes</w:t>
            </w:r>
            <w:r w:rsidRPr="00695B2C">
              <w:rPr>
                <w:rFonts w:cs="Angsana New"/>
                <w:cs/>
              </w:rPr>
              <w:t>”</w:t>
            </w:r>
            <w:r>
              <w:rPr>
                <w:rFonts w:hint="cs"/>
                <w:cs/>
              </w:rPr>
              <w:t xml:space="preserve"> พร้อมทั้งค่า </w:t>
            </w:r>
            <w:r>
              <w:t xml:space="preserve">sms wording </w:t>
            </w:r>
            <w:r>
              <w:rPr>
                <w:rFonts w:hint="cs"/>
                <w:cs/>
              </w:rPr>
              <w:t xml:space="preserve">ตาม </w:t>
            </w:r>
            <w:r>
              <w:t xml:space="preserve">Logic </w:t>
            </w:r>
            <w:r>
              <w:rPr>
                <w:rFonts w:hint="cs"/>
                <w:cs/>
              </w:rPr>
              <w:t xml:space="preserve">ใน </w:t>
            </w:r>
            <w:r>
              <w:t>Field beforePromotionExpiredDefaultWordingFlag</w:t>
            </w:r>
          </w:p>
        </w:tc>
      </w:tr>
      <w:tr w:rsidRPr="00AE41BB" w:rsidR="005D76F6" w:rsidTr="001A53D4" w14:paraId="4C557223" w14:textId="77777777">
        <w:trPr>
          <w:trHeight w:val="162"/>
        </w:trPr>
        <w:tc>
          <w:tcPr>
            <w:tcW w:w="848" w:type="pct"/>
          </w:tcPr>
          <w:p w:rsidR="005D76F6" w:rsidP="005D76F6" w:rsidRDefault="005D76F6" w14:paraId="4EFA0219" w14:textId="79F67B5A">
            <w:r>
              <w:t>beforePromotionExpired</w:t>
            </w:r>
          </w:p>
        </w:tc>
        <w:tc>
          <w:tcPr>
            <w:tcW w:w="1075" w:type="pct"/>
          </w:tcPr>
          <w:p w:rsidR="005D76F6" w:rsidP="005D76F6" w:rsidRDefault="005D76F6" w14:paraId="682F5192" w14:textId="7FE713C4">
            <w:r>
              <w:t>Text Box</w:t>
            </w:r>
          </w:p>
        </w:tc>
        <w:tc>
          <w:tcPr>
            <w:tcW w:w="3077" w:type="pct"/>
            <w:gridSpan w:val="2"/>
          </w:tcPr>
          <w:p w:rsidR="005D76F6" w:rsidP="005D76F6" w:rsidRDefault="005D76F6" w14:paraId="5EEE51F1" w14:textId="716BD022">
            <w:pPr>
              <w:rPr>
                <w:color w:val="FF0000"/>
              </w:rPr>
            </w:pPr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524D02">
              <w:rPr>
                <w:rFonts w:cs="Angsana New"/>
                <w:color w:val="FF0000"/>
                <w:cs/>
              </w:rPr>
              <w:t>*</w:t>
            </w:r>
            <w:r w:rsidRPr="00524D02">
              <w:rPr>
                <w:color w:val="FF0000"/>
              </w:rPr>
              <w:t xml:space="preserve">Before </w:t>
            </w:r>
            <w:r>
              <w:rPr>
                <w:color w:val="FF0000"/>
              </w:rPr>
              <w:t>Promotion Expired</w:t>
            </w:r>
          </w:p>
          <w:p w:rsidRPr="001663A7" w:rsidR="005D76F6" w:rsidP="005D76F6" w:rsidRDefault="005D76F6" w14:paraId="501C9419" w14:textId="41019A18">
            <w:r w:rsidRPr="001663A7">
              <w:t>Disable</w:t>
            </w:r>
          </w:p>
          <w:p w:rsidRPr="00AE41BB" w:rsidR="005D76F6" w:rsidP="005D76F6" w:rsidRDefault="005D76F6" w14:paraId="7A593BBB" w14:textId="396EF9A4">
            <w:pPr>
              <w:rPr>
                <w:cs/>
              </w:rPr>
            </w:pPr>
            <w:r w:rsidRPr="00524D02">
              <w:t xml:space="preserve">Visble </w:t>
            </w:r>
            <w:r w:rsidRPr="00524D02">
              <w:rPr>
                <w:cs/>
              </w:rPr>
              <w:t xml:space="preserve">เมื่อ </w:t>
            </w:r>
            <w:r>
              <w:t>smsBeforePromotionExpiredSendFlag</w:t>
            </w:r>
            <w:r>
              <w:rPr>
                <w:rFonts w:hint="cs"/>
                <w:cs/>
              </w:rPr>
              <w:t xml:space="preserve"> มีค่าเป็น </w:t>
            </w:r>
            <w:r>
              <w:rPr>
                <w:rFonts w:cs="Angsana New"/>
                <w:cs/>
              </w:rPr>
              <w:t>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</w:p>
        </w:tc>
      </w:tr>
      <w:tr w:rsidRPr="00AE41BB" w:rsidR="005D76F6" w:rsidTr="001A53D4" w14:paraId="44751E3F" w14:textId="77777777">
        <w:trPr>
          <w:trHeight w:val="162"/>
        </w:trPr>
        <w:tc>
          <w:tcPr>
            <w:tcW w:w="848" w:type="pct"/>
          </w:tcPr>
          <w:p w:rsidR="005D76F6" w:rsidP="005D76F6" w:rsidRDefault="005D76F6" w14:paraId="6D94888A" w14:textId="29BC84C0">
            <w:r>
              <w:t>beforePromotionExpiredUnit</w:t>
            </w:r>
          </w:p>
        </w:tc>
        <w:tc>
          <w:tcPr>
            <w:tcW w:w="1075" w:type="pct"/>
          </w:tcPr>
          <w:p w:rsidR="005D76F6" w:rsidP="005D76F6" w:rsidRDefault="005D76F6" w14:paraId="76471249" w14:textId="403D80A2">
            <w:r>
              <w:t>Drop Down List</w:t>
            </w:r>
          </w:p>
        </w:tc>
        <w:tc>
          <w:tcPr>
            <w:tcW w:w="3077" w:type="pct"/>
            <w:gridSpan w:val="2"/>
          </w:tcPr>
          <w:p w:rsidR="005D76F6" w:rsidP="005D76F6" w:rsidRDefault="005D76F6" w14:paraId="127C9A40" w14:textId="12C83F47">
            <w:r>
              <w:rPr>
                <w:rFonts w:hint="cs"/>
                <w:cs/>
              </w:rPr>
              <w:t xml:space="preserve">วางต่อจาก </w:t>
            </w:r>
            <w:r>
              <w:t>beforePromotionExpired</w:t>
            </w:r>
          </w:p>
          <w:p w:rsidR="005D76F6" w:rsidP="005D76F6" w:rsidRDefault="005D76F6" w14:paraId="27303FBE" w14:textId="7C6D9F49">
            <w:r w:rsidRPr="00A7383F">
              <w:t>Disable</w:t>
            </w:r>
          </w:p>
          <w:p w:rsidRPr="00AE41BB" w:rsidR="005D76F6" w:rsidP="005D76F6" w:rsidRDefault="005D76F6" w14:paraId="1F9579FA" w14:textId="5FFA65EF">
            <w:pPr>
              <w:rPr>
                <w:cs/>
              </w:rPr>
            </w:pPr>
            <w:r w:rsidRPr="00647985">
              <w:t xml:space="preserve">Visble </w:t>
            </w:r>
            <w:r w:rsidRPr="00647985">
              <w:rPr>
                <w:rFonts w:hint="cs"/>
                <w:cs/>
              </w:rPr>
              <w:t xml:space="preserve">เมื่อ </w:t>
            </w:r>
            <w:r>
              <w:t>smsBeforePromotionExpiredSendFlag</w:t>
            </w:r>
            <w:r>
              <w:rPr>
                <w:rFonts w:hint="cs"/>
                <w:cs/>
              </w:rPr>
              <w:t xml:space="preserve"> มีค่าเป็น </w:t>
            </w:r>
            <w:r>
              <w:rPr>
                <w:rFonts w:cs="Angsana New"/>
                <w:cs/>
              </w:rPr>
              <w:t>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</w:p>
        </w:tc>
      </w:tr>
      <w:tr w:rsidRPr="00AE41BB" w:rsidR="005D76F6" w:rsidTr="001A53D4" w14:paraId="763EA893" w14:textId="77777777">
        <w:trPr>
          <w:trHeight w:val="162"/>
        </w:trPr>
        <w:tc>
          <w:tcPr>
            <w:tcW w:w="848" w:type="pct"/>
          </w:tcPr>
          <w:p w:rsidR="005D76F6" w:rsidP="005D76F6" w:rsidRDefault="005D76F6" w14:paraId="5C163A17" w14:textId="3266B59F">
            <w:r>
              <w:t>beforePromotionExpiredDefaultWordingFlag</w:t>
            </w:r>
          </w:p>
        </w:tc>
        <w:tc>
          <w:tcPr>
            <w:tcW w:w="1075" w:type="pct"/>
          </w:tcPr>
          <w:p w:rsidR="005D76F6" w:rsidP="005D76F6" w:rsidRDefault="005D76F6" w14:paraId="5BBF7113" w14:textId="29525C78">
            <w:r>
              <w:t>Radio Button</w:t>
            </w:r>
          </w:p>
        </w:tc>
        <w:tc>
          <w:tcPr>
            <w:tcW w:w="3077" w:type="pct"/>
            <w:gridSpan w:val="2"/>
          </w:tcPr>
          <w:p w:rsidR="005D76F6" w:rsidP="005D76F6" w:rsidRDefault="005D76F6" w14:paraId="57B23AEA" w14:textId="77777777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E42349">
              <w:rPr>
                <w:rFonts w:cs="Angsana New"/>
                <w:color w:val="FF0000"/>
                <w:cs/>
              </w:rPr>
              <w:t>*</w:t>
            </w:r>
            <w:r w:rsidRPr="00E42349">
              <w:rPr>
                <w:color w:val="FF0000"/>
              </w:rPr>
              <w:t xml:space="preserve">Default </w:t>
            </w:r>
            <w:r>
              <w:rPr>
                <w:color w:val="FF0000"/>
              </w:rPr>
              <w:t>Wording</w:t>
            </w:r>
          </w:p>
          <w:p w:rsidR="005D76F6" w:rsidP="005D76F6" w:rsidRDefault="005D76F6" w14:paraId="6B8AFC3F" w14:textId="77777777">
            <w:pPr>
              <w:rPr>
                <w:rFonts w:cs="CordiaUPC"/>
              </w:rPr>
            </w:pPr>
            <w:r w:rsidRPr="004C3917">
              <w:t xml:space="preserve">List of Value </w:t>
            </w:r>
            <w:r w:rsidRPr="004C3917"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‘</w:t>
            </w:r>
            <w:r>
              <w:rPr>
                <w:rFonts w:cs="CordiaUPC"/>
              </w:rPr>
              <w:t>YesNoIndicator</w:t>
            </w:r>
            <w:r>
              <w:rPr>
                <w:rFonts w:cs="Angsana New"/>
                <w:cs/>
              </w:rPr>
              <w:t>’</w:t>
            </w:r>
          </w:p>
          <w:p w:rsidRPr="00A05A22" w:rsidR="005D76F6" w:rsidP="005D76F6" w:rsidRDefault="005D76F6" w14:paraId="4DFBE38A" w14:textId="17973208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ถ้าค่าเป็น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Yes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ให้ </w:t>
            </w:r>
            <w:r>
              <w:rPr>
                <w:rFonts w:cs="CordiaUPC"/>
              </w:rPr>
              <w:t xml:space="preserve">Disable Field </w:t>
            </w:r>
            <w:r>
              <w:t>smsNotificationBeforePromotionExpired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ทุกภาษา และ </w:t>
            </w:r>
            <w:r>
              <w:t xml:space="preserve">Default </w:t>
            </w:r>
            <w:r>
              <w:rPr>
                <w:rFonts w:hint="cs"/>
                <w:cs/>
              </w:rPr>
              <w:t xml:space="preserve">ตามที่ </w:t>
            </w:r>
            <w:r>
              <w:t xml:space="preserve">Configure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 w:rsidRPr="003172DB">
              <w:t>SMS_WORDING_GENERATE_CONFIG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>ประกอบด้วย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‘</w:t>
            </w:r>
            <w:r>
              <w:rPr>
                <w:rFonts w:cs="CordiaUPC"/>
              </w:rPr>
              <w:t>NBO</w:t>
            </w:r>
            <w:r>
              <w:rPr>
                <w:rFonts w:cs="Angsana New"/>
                <w:cs/>
              </w:rPr>
              <w:t>’</w:t>
            </w:r>
          </w:p>
          <w:p w:rsidR="005D76F6" w:rsidP="005D76F6" w:rsidRDefault="005D76F6" w14:paraId="5354F947" w14:textId="68BC1B19">
            <w:pPr>
              <w:pStyle w:val="ListParagraph"/>
              <w:numPr>
                <w:ilvl w:val="0"/>
                <w:numId w:val="158"/>
              </w:numPr>
              <w:spacing w:after="0"/>
            </w:pPr>
            <w:r>
              <w:t xml:space="preserve">Eng </w:t>
            </w:r>
            <w:r>
              <w:rPr>
                <w:rFonts w:cs="Angsana New"/>
                <w:cs/>
              </w:rPr>
              <w:t xml:space="preserve">= </w:t>
            </w:r>
            <w:r w:rsidRPr="00E4136B">
              <w:rPr>
                <w:rFonts w:cs="Angsana New"/>
              </w:rPr>
              <w:t>wording_in_en</w:t>
            </w:r>
          </w:p>
          <w:p w:rsidR="005D76F6" w:rsidP="005D76F6" w:rsidRDefault="005D76F6" w14:paraId="7DEBF1F4" w14:textId="364FCC8A">
            <w:pPr>
              <w:pStyle w:val="ListParagraph"/>
              <w:numPr>
                <w:ilvl w:val="0"/>
                <w:numId w:val="158"/>
              </w:numPr>
              <w:spacing w:after="0"/>
            </w:pPr>
            <w:r>
              <w:t xml:space="preserve">THA </w:t>
            </w:r>
            <w:r>
              <w:rPr>
                <w:rFonts w:cs="Angsana New"/>
                <w:cs/>
              </w:rPr>
              <w:t xml:space="preserve">= </w:t>
            </w:r>
            <w:r w:rsidRPr="00E4136B">
              <w:rPr>
                <w:rFonts w:cs="Angsana New"/>
              </w:rPr>
              <w:t>wording_in_</w:t>
            </w:r>
            <w:r>
              <w:rPr>
                <w:rFonts w:cs="Angsana New"/>
              </w:rPr>
              <w:t>th</w:t>
            </w:r>
          </w:p>
          <w:p w:rsidRPr="00AE41BB" w:rsidR="005D76F6" w:rsidP="005D76F6" w:rsidRDefault="005D76F6" w14:paraId="5A61D53F" w14:textId="5FAE23B0">
            <w:pPr>
              <w:spacing w:after="160" w:line="259" w:lineRule="auto"/>
              <w:rPr>
                <w:cs/>
              </w:rPr>
            </w:pPr>
            <w:r>
              <w:rPr>
                <w:rFonts w:hint="cs"/>
                <w:cs/>
              </w:rPr>
              <w:t xml:space="preserve">ถ้าเป็น </w:t>
            </w:r>
            <w:r>
              <w:rPr>
                <w:rFonts w:cs="Angsana New"/>
                <w:cs/>
              </w:rPr>
              <w:t>“</w:t>
            </w:r>
            <w:r>
              <w:t>No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ให้ </w:t>
            </w:r>
            <w:r>
              <w:t>Enable Field smsNotificationBeforePromotionExpired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>ทุกภาษา</w:t>
            </w:r>
          </w:p>
        </w:tc>
      </w:tr>
      <w:tr w:rsidRPr="00AE41BB" w:rsidR="005D76F6" w:rsidTr="001A53D4" w14:paraId="3A804AF8" w14:textId="77777777">
        <w:trPr>
          <w:trHeight w:val="162"/>
        </w:trPr>
        <w:tc>
          <w:tcPr>
            <w:tcW w:w="848" w:type="pct"/>
          </w:tcPr>
          <w:p w:rsidR="005D76F6" w:rsidP="005D76F6" w:rsidRDefault="005D76F6" w14:paraId="0E73020E" w14:textId="4BFFC441">
            <w:r>
              <w:t>smsNotificationBeforePromotionExpiredEng</w:t>
            </w:r>
          </w:p>
        </w:tc>
        <w:tc>
          <w:tcPr>
            <w:tcW w:w="1075" w:type="pct"/>
          </w:tcPr>
          <w:p w:rsidR="005D76F6" w:rsidP="005D76F6" w:rsidRDefault="005D76F6" w14:paraId="6D228E21" w14:textId="0F353220">
            <w:r>
              <w:t>Text Area</w:t>
            </w:r>
          </w:p>
        </w:tc>
        <w:tc>
          <w:tcPr>
            <w:tcW w:w="3077" w:type="pct"/>
            <w:gridSpan w:val="2"/>
          </w:tcPr>
          <w:p w:rsidR="005D76F6" w:rsidP="005D76F6" w:rsidRDefault="005D76F6" w14:paraId="06D0A702" w14:textId="7E7DA177">
            <w:pPr>
              <w:rPr>
                <w:color w:val="FF0000"/>
              </w:rPr>
            </w:pPr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524D02">
              <w:rPr>
                <w:rFonts w:cs="Angsana New"/>
                <w:color w:val="FF0000"/>
                <w:cs/>
              </w:rPr>
              <w:t>*</w:t>
            </w:r>
            <w:r w:rsidRPr="000D29BA">
              <w:rPr>
                <w:color w:val="FF0000"/>
              </w:rPr>
              <w:t>ENG</w:t>
            </w:r>
          </w:p>
          <w:p w:rsidR="005D76F6" w:rsidP="005D76F6" w:rsidRDefault="005D76F6" w14:paraId="5933EF59" w14:textId="03C3799C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Max Length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CordiaUPC"/>
              </w:rPr>
              <w:t>550</w:t>
            </w:r>
          </w:p>
          <w:p w:rsidRPr="00AE41BB" w:rsidR="005D76F6" w:rsidP="005D76F6" w:rsidRDefault="005D76F6" w14:paraId="61B366EC" w14:textId="0C11A9B9">
            <w:pPr>
              <w:spacing w:after="160" w:line="259" w:lineRule="auto"/>
            </w:pPr>
            <w:r>
              <w:rPr>
                <w:rFonts w:hint="cs"/>
                <w:cs/>
              </w:rPr>
              <w:t xml:space="preserve">เมื่อ </w:t>
            </w:r>
            <w:r>
              <w:t xml:space="preserve">User </w:t>
            </w:r>
            <w:r>
              <w:rPr>
                <w:rFonts w:hint="cs"/>
                <w:cs/>
              </w:rPr>
              <w:t>กรอก</w:t>
            </w:r>
            <w:r>
              <w:rPr>
                <w:cs/>
              </w:rPr>
              <w:t>ใ</w:t>
            </w:r>
            <w:r>
              <w:rPr>
                <w:rFonts w:hint="cs"/>
                <w:cs/>
              </w:rPr>
              <w:t xml:space="preserve">ห้คำนวนจำนวนตัวอักษรไว้ที่ </w:t>
            </w:r>
            <w:r>
              <w:t>counterSMSNotificationBeforePromotionExpiredEng</w:t>
            </w:r>
          </w:p>
        </w:tc>
      </w:tr>
      <w:tr w:rsidRPr="00AE41BB" w:rsidR="005D76F6" w:rsidTr="001A53D4" w14:paraId="0884537E" w14:textId="77777777">
        <w:trPr>
          <w:trHeight w:val="162"/>
        </w:trPr>
        <w:tc>
          <w:tcPr>
            <w:tcW w:w="848" w:type="pct"/>
          </w:tcPr>
          <w:p w:rsidR="005D76F6" w:rsidP="005D76F6" w:rsidRDefault="005D76F6" w14:paraId="267AA1D7" w14:textId="54A032DF">
            <w:r>
              <w:t>counterSMSNotificationBeforePromotionExpiredEng</w:t>
            </w:r>
          </w:p>
        </w:tc>
        <w:tc>
          <w:tcPr>
            <w:tcW w:w="1075" w:type="pct"/>
          </w:tcPr>
          <w:p w:rsidR="005D76F6" w:rsidP="005D76F6" w:rsidRDefault="005D76F6" w14:paraId="499F87AD" w14:textId="073448B3">
            <w:r>
              <w:t>Text</w:t>
            </w:r>
          </w:p>
        </w:tc>
        <w:tc>
          <w:tcPr>
            <w:tcW w:w="3077" w:type="pct"/>
            <w:gridSpan w:val="2"/>
          </w:tcPr>
          <w:p w:rsidR="005D76F6" w:rsidP="005D76F6" w:rsidRDefault="005D76F6" w14:paraId="7BD5A775" w14:textId="77777777">
            <w:r>
              <w:rPr>
                <w:rFonts w:hint="cs"/>
                <w:cs/>
              </w:rPr>
              <w:t>วางไว้ใต้</w:t>
            </w:r>
            <w:r>
              <w:rPr>
                <w:rFonts w:cs="Angsana New"/>
                <w:cs/>
              </w:rPr>
              <w:t xml:space="preserve"> </w:t>
            </w:r>
            <w:r>
              <w:t>smsNotificationBeforePromotionExpired</w:t>
            </w:r>
          </w:p>
          <w:p w:rsidR="005D76F6" w:rsidP="005D76F6" w:rsidRDefault="005D76F6" w14:paraId="4E8628B1" w14:textId="77777777">
            <w:r>
              <w:rPr>
                <w:rFonts w:hint="cs"/>
                <w:cs/>
              </w:rPr>
              <w:t xml:space="preserve">แสดงใน </w:t>
            </w:r>
            <w:r>
              <w:t>Format</w:t>
            </w:r>
          </w:p>
          <w:p w:rsidRPr="00AE41BB" w:rsidR="005D76F6" w:rsidP="005D76F6" w:rsidRDefault="005D76F6" w14:paraId="0824D822" w14:textId="14CE693F">
            <w:pPr>
              <w:spacing w:after="160" w:line="259" w:lineRule="auto"/>
              <w:rPr>
                <w:cs/>
              </w:rPr>
            </w:pPr>
            <w:r>
              <w:t>counterSMSNotificationBeforePromotionExpiredEng</w:t>
            </w:r>
            <w:r>
              <w:rPr>
                <w:rFonts w:cs="Angsana New"/>
                <w:cs/>
              </w:rPr>
              <w:t xml:space="preserve"> / </w:t>
            </w:r>
            <w:r>
              <w:t>550</w:t>
            </w:r>
          </w:p>
        </w:tc>
      </w:tr>
      <w:tr w:rsidRPr="00AE41BB" w:rsidR="005D76F6" w:rsidTr="001A53D4" w14:paraId="74FCA100" w14:textId="77777777">
        <w:trPr>
          <w:trHeight w:val="162"/>
        </w:trPr>
        <w:tc>
          <w:tcPr>
            <w:tcW w:w="848" w:type="pct"/>
          </w:tcPr>
          <w:p w:rsidR="005D76F6" w:rsidP="005D76F6" w:rsidRDefault="005D76F6" w14:paraId="460B049D" w14:textId="656A4645">
            <w:pPr>
              <w:rPr>
                <w:cs/>
              </w:rPr>
            </w:pPr>
            <w:r>
              <w:t>smsNotificationBeforePromotionExpiredTha</w:t>
            </w:r>
          </w:p>
        </w:tc>
        <w:tc>
          <w:tcPr>
            <w:tcW w:w="1075" w:type="pct"/>
          </w:tcPr>
          <w:p w:rsidR="005D76F6" w:rsidP="005D76F6" w:rsidRDefault="005D76F6" w14:paraId="2FBCDFAA" w14:textId="61D59A5B">
            <w:r>
              <w:t>Text Area</w:t>
            </w:r>
          </w:p>
        </w:tc>
        <w:tc>
          <w:tcPr>
            <w:tcW w:w="3077" w:type="pct"/>
            <w:gridSpan w:val="2"/>
          </w:tcPr>
          <w:p w:rsidR="005D76F6" w:rsidP="005D76F6" w:rsidRDefault="005D76F6" w14:paraId="5A8F7B42" w14:textId="53BC9C73">
            <w:pPr>
              <w:rPr>
                <w:color w:val="FF0000"/>
              </w:rPr>
            </w:pPr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9754AB">
              <w:rPr>
                <w:rFonts w:cs="Angsana New"/>
                <w:color w:val="FF0000"/>
                <w:cs/>
              </w:rPr>
              <w:t>*</w:t>
            </w:r>
            <w:r>
              <w:rPr>
                <w:color w:val="FF0000"/>
              </w:rPr>
              <w:t>THA</w:t>
            </w:r>
          </w:p>
          <w:p w:rsidR="005D76F6" w:rsidP="005D76F6" w:rsidRDefault="005D76F6" w14:paraId="244EAD6C" w14:textId="6072EBC4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Max Length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CordiaUPC"/>
              </w:rPr>
              <w:t>350</w:t>
            </w:r>
          </w:p>
          <w:p w:rsidR="005D76F6" w:rsidP="005D76F6" w:rsidRDefault="005D76F6" w14:paraId="7BDD546C" w14:textId="311EB541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เมื่อ </w:t>
            </w:r>
            <w:r>
              <w:t xml:space="preserve">User </w:t>
            </w:r>
            <w:r>
              <w:rPr>
                <w:rFonts w:hint="cs"/>
                <w:cs/>
              </w:rPr>
              <w:t>กรอก</w:t>
            </w:r>
            <w:r>
              <w:rPr>
                <w:cs/>
              </w:rPr>
              <w:t>ใ</w:t>
            </w:r>
            <w:r>
              <w:rPr>
                <w:rFonts w:hint="cs"/>
                <w:cs/>
              </w:rPr>
              <w:t xml:space="preserve">ห้คำนวนจำนวนตัวอักษรไว้ที่ </w:t>
            </w:r>
            <w:r>
              <w:t>counterSMSNotificationBeforePromotionExpiredTha</w:t>
            </w:r>
          </w:p>
        </w:tc>
      </w:tr>
      <w:tr w:rsidRPr="00AE41BB" w:rsidR="005D76F6" w:rsidTr="001A53D4" w14:paraId="07D8A276" w14:textId="77777777">
        <w:trPr>
          <w:trHeight w:val="162"/>
        </w:trPr>
        <w:tc>
          <w:tcPr>
            <w:tcW w:w="848" w:type="pct"/>
          </w:tcPr>
          <w:p w:rsidR="005D76F6" w:rsidP="005D76F6" w:rsidRDefault="005D76F6" w14:paraId="1AB98140" w14:textId="1ADB30E8">
            <w:r>
              <w:t>counterSMSNotificationBeforePromotionExpiredTha</w:t>
            </w:r>
          </w:p>
        </w:tc>
        <w:tc>
          <w:tcPr>
            <w:tcW w:w="1075" w:type="pct"/>
          </w:tcPr>
          <w:p w:rsidR="005D76F6" w:rsidP="005D76F6" w:rsidRDefault="005D76F6" w14:paraId="59A03EA7" w14:textId="79D3A77E">
            <w:r>
              <w:t>Text</w:t>
            </w:r>
          </w:p>
        </w:tc>
        <w:tc>
          <w:tcPr>
            <w:tcW w:w="3077" w:type="pct"/>
            <w:gridSpan w:val="2"/>
          </w:tcPr>
          <w:p w:rsidR="005D76F6" w:rsidP="005D76F6" w:rsidRDefault="005D76F6" w14:paraId="47CD9631" w14:textId="77777777">
            <w:r>
              <w:rPr>
                <w:rFonts w:hint="cs"/>
                <w:cs/>
              </w:rPr>
              <w:t>วางไว้ใต้</w:t>
            </w:r>
            <w:r>
              <w:rPr>
                <w:rFonts w:cs="Angsana New"/>
                <w:cs/>
              </w:rPr>
              <w:t xml:space="preserve"> </w:t>
            </w:r>
            <w:r>
              <w:t>smsNotificationBeforePromotionExpired</w:t>
            </w:r>
          </w:p>
          <w:p w:rsidR="005D76F6" w:rsidP="005D76F6" w:rsidRDefault="005D76F6" w14:paraId="3507B4BC" w14:textId="77777777">
            <w:r>
              <w:rPr>
                <w:rFonts w:hint="cs"/>
                <w:cs/>
              </w:rPr>
              <w:t xml:space="preserve">แสดงใน </w:t>
            </w:r>
            <w:r>
              <w:t>Format</w:t>
            </w:r>
          </w:p>
          <w:p w:rsidR="005D76F6" w:rsidP="005D76F6" w:rsidRDefault="005D76F6" w14:paraId="739074AA" w14:textId="4F1B638A">
            <w:pPr>
              <w:rPr>
                <w:cs/>
              </w:rPr>
            </w:pPr>
            <w:r>
              <w:t>counterSMSNotificationBeforePromotionExpiredTha</w:t>
            </w:r>
            <w:r>
              <w:rPr>
                <w:rFonts w:cs="Angsana New"/>
                <w:cs/>
              </w:rPr>
              <w:t xml:space="preserve"> / </w:t>
            </w:r>
            <w:r>
              <w:t>350</w:t>
            </w:r>
          </w:p>
        </w:tc>
      </w:tr>
      <w:tr w:rsidRPr="008979A8" w:rsidR="005D76F6" w:rsidTr="003542C5" w14:paraId="2A116B4F" w14:textId="77777777">
        <w:trPr>
          <w:trHeight w:val="111"/>
        </w:trPr>
        <w:tc>
          <w:tcPr>
            <w:tcW w:w="5000" w:type="pct"/>
            <w:gridSpan w:val="4"/>
            <w:shd w:val="clear" w:color="auto" w:fill="C2D69B" w:themeFill="accent3" w:themeFillTint="99"/>
          </w:tcPr>
          <w:p w:rsidR="005D76F6" w:rsidP="005D76F6" w:rsidRDefault="005D76F6" w14:paraId="4DBF70FC" w14:textId="26E2C39E">
            <w:pPr>
              <w:pStyle w:val="HeaderTable"/>
              <w:tabs>
                <w:tab w:val="left" w:pos="1351"/>
              </w:tabs>
            </w:pPr>
            <w:r>
              <w:t>End</w:t>
            </w:r>
          </w:p>
          <w:p w:rsidR="005D76F6" w:rsidP="005D76F6" w:rsidRDefault="005D76F6" w14:paraId="5B5F08BD" w14:textId="753357E2">
            <w:pPr>
              <w:pStyle w:val="HeaderTable"/>
              <w:tabs>
                <w:tab w:val="left" w:pos="1351"/>
              </w:tabs>
            </w:pPr>
            <w:r>
              <w:rPr>
                <w:rFonts w:hint="cs"/>
                <w:cs/>
                <w:lang w:bidi="th-TH"/>
              </w:rPr>
              <w:t xml:space="preserve">ถ้า </w:t>
            </w:r>
            <w:r>
              <w:t xml:space="preserve">productClass </w:t>
            </w:r>
            <w:r>
              <w:rPr>
                <w:bCs/>
                <w:cs/>
                <w:lang w:bidi="th-TH"/>
              </w:rPr>
              <w:t>= “</w:t>
            </w:r>
            <w:r>
              <w:t>Main</w:t>
            </w:r>
            <w:r>
              <w:rPr>
                <w:bCs/>
                <w:cs/>
                <w:lang w:bidi="th-TH"/>
              </w:rPr>
              <w:t xml:space="preserve">” </w:t>
            </w:r>
            <w:r>
              <w:rPr>
                <w:rFonts w:hint="cs"/>
                <w:cs/>
                <w:lang w:bidi="th-TH"/>
              </w:rPr>
              <w:t>แสดง</w:t>
            </w:r>
            <w:r>
              <w:t>SMS Before Promotion Expire 15 Days</w:t>
            </w:r>
          </w:p>
          <w:p w:rsidR="005D76F6" w:rsidP="005D76F6" w:rsidRDefault="005D76F6" w14:paraId="16969651" w14:textId="67DF1B9E">
            <w:pPr>
              <w:pStyle w:val="HeaderTable"/>
              <w:tabs>
                <w:tab w:val="left" w:pos="1351"/>
              </w:tabs>
            </w:pPr>
            <w:r>
              <w:rPr>
                <w:rFonts w:hint="cs"/>
                <w:cs/>
                <w:lang w:bidi="th-TH"/>
              </w:rPr>
              <w:t>ถ้าไม่ใช่</w:t>
            </w:r>
            <w:r>
              <w:t xml:space="preserve"> SMS Before Promotion Expire 7 Days</w:t>
            </w:r>
          </w:p>
        </w:tc>
      </w:tr>
      <w:tr w:rsidRPr="008979A8" w:rsidR="005D76F6" w:rsidTr="003542C5" w14:paraId="11A5F81C" w14:textId="77777777">
        <w:trPr>
          <w:trHeight w:val="111"/>
        </w:trPr>
        <w:tc>
          <w:tcPr>
            <w:tcW w:w="5000" w:type="pct"/>
            <w:gridSpan w:val="4"/>
            <w:shd w:val="clear" w:color="auto" w:fill="C2D69B" w:themeFill="accent3" w:themeFillTint="99"/>
          </w:tcPr>
          <w:p w:rsidR="00FA01D0" w:rsidP="005D76F6" w:rsidRDefault="005D76F6" w14:paraId="0F670C2E" w14:textId="77777777">
            <w:pPr>
              <w:pStyle w:val="HeaderTable"/>
              <w:tabs>
                <w:tab w:val="left" w:pos="1351"/>
              </w:tabs>
            </w:pPr>
            <w:r>
              <w:t xml:space="preserve">SMS Before Promotion Expire </w:t>
            </w:r>
          </w:p>
          <w:p w:rsidR="005D76F6" w:rsidP="005D76F6" w:rsidRDefault="00FA01D0" w14:paraId="6CEE6BAF" w14:textId="1626FA89">
            <w:pPr>
              <w:pStyle w:val="HeaderTable"/>
              <w:tabs>
                <w:tab w:val="left" w:pos="1351"/>
              </w:tabs>
            </w:pPr>
            <w:r>
              <w:t xml:space="preserve">** Default </w:t>
            </w:r>
            <w:r w:rsidR="005D76F6">
              <w:t>3 Days</w:t>
            </w:r>
          </w:p>
        </w:tc>
      </w:tr>
      <w:tr w:rsidRPr="00AE41BB" w:rsidR="005D76F6" w:rsidTr="001A53D4" w14:paraId="29723000" w14:textId="77777777">
        <w:trPr>
          <w:trHeight w:val="162"/>
        </w:trPr>
        <w:tc>
          <w:tcPr>
            <w:tcW w:w="848" w:type="pct"/>
          </w:tcPr>
          <w:p w:rsidR="005D76F6" w:rsidP="005D76F6" w:rsidRDefault="005D76F6" w14:paraId="5796988E" w14:textId="688AAE55">
            <w:r>
              <w:t>smsBeforePromotionExpiredSendFlag</w:t>
            </w:r>
          </w:p>
        </w:tc>
        <w:tc>
          <w:tcPr>
            <w:tcW w:w="1075" w:type="pct"/>
          </w:tcPr>
          <w:p w:rsidR="005D76F6" w:rsidP="005D76F6" w:rsidRDefault="005D76F6" w14:paraId="47676E2E" w14:textId="2B4EEAD7">
            <w:r>
              <w:t>Drop Down List</w:t>
            </w:r>
          </w:p>
        </w:tc>
        <w:tc>
          <w:tcPr>
            <w:tcW w:w="3077" w:type="pct"/>
            <w:gridSpan w:val="2"/>
          </w:tcPr>
          <w:p w:rsidR="005D76F6" w:rsidP="005D76F6" w:rsidRDefault="005D76F6" w14:paraId="0D940C88" w14:textId="77777777">
            <w:pPr>
              <w:rPr>
                <w:color w:val="FF0000"/>
              </w:rPr>
            </w:pPr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C974A9">
              <w:rPr>
                <w:rFonts w:cs="Angsana New"/>
                <w:color w:val="FF0000"/>
                <w:cs/>
              </w:rPr>
              <w:t>*</w:t>
            </w:r>
            <w:r w:rsidRPr="00C974A9">
              <w:rPr>
                <w:color w:val="FF0000"/>
              </w:rPr>
              <w:t>Send</w:t>
            </w:r>
            <w:r>
              <w:rPr>
                <w:color w:val="FF0000"/>
              </w:rPr>
              <w:t xml:space="preserve"> SMS Before Promotion Expired</w:t>
            </w:r>
            <w:r w:rsidRPr="00C974A9">
              <w:rPr>
                <w:color w:val="FF0000"/>
              </w:rPr>
              <w:t xml:space="preserve"> Flag</w:t>
            </w:r>
          </w:p>
          <w:p w:rsidR="005D76F6" w:rsidP="005D76F6" w:rsidRDefault="005D76F6" w14:paraId="03B16965" w14:textId="77777777">
            <w:pPr>
              <w:rPr>
                <w:cs/>
              </w:rPr>
            </w:pPr>
            <w:r>
              <w:rPr>
                <w:rFonts w:cs="Angsana New"/>
              </w:rPr>
              <w:t>Default</w:t>
            </w:r>
            <w:r>
              <w:rPr>
                <w:rFonts w:cs="CordiaUPC"/>
                <w:cs/>
              </w:rPr>
              <w:t xml:space="preserve"> </w:t>
            </w:r>
            <w:r>
              <w:t xml:space="preserve">Value </w:t>
            </w:r>
            <w:r>
              <w:rPr>
                <w:rFonts w:cs="CordiaUPC"/>
                <w:cs/>
              </w:rPr>
              <w:t xml:space="preserve">: </w:t>
            </w:r>
            <w:r>
              <w:t>Send</w:t>
            </w:r>
          </w:p>
          <w:p w:rsidR="005D76F6" w:rsidP="005D76F6" w:rsidRDefault="005D76F6" w14:paraId="4824ECB5" w14:textId="77777777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 xml:space="preserve">: </w:t>
            </w:r>
            <w:r>
              <w:t xml:space="preserve">Logic Default </w:t>
            </w:r>
            <w:r>
              <w:rPr>
                <w:rFonts w:hint="cs"/>
                <w:cs/>
              </w:rPr>
              <w:t xml:space="preserve">ทำเมื่อ </w:t>
            </w:r>
            <w:r>
              <w:t xml:space="preserve">Visible </w:t>
            </w:r>
            <w:r>
              <w:rPr>
                <w:rFonts w:hint="cs"/>
                <w:cs/>
              </w:rPr>
              <w:t>เท่านั้น</w:t>
            </w:r>
          </w:p>
          <w:p w:rsidR="005D76F6" w:rsidP="005D76F6" w:rsidRDefault="005D76F6" w14:paraId="4B99AB41" w14:textId="77777777">
            <w:pPr>
              <w:rPr>
                <w:rFonts w:cs="CordiaUPC"/>
              </w:rPr>
            </w:pPr>
            <w:r>
              <w:t xml:space="preserve">List of Value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rPr>
                <w:rFonts w:cs="Angsana New"/>
                <w:cs/>
              </w:rPr>
              <w:t xml:space="preserve"> 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‘</w:t>
            </w:r>
            <w:r>
              <w:rPr>
                <w:rFonts w:cs="CordiaUPC"/>
              </w:rPr>
              <w:t>Send Flag</w:t>
            </w:r>
            <w:r>
              <w:rPr>
                <w:rFonts w:cs="Angsana New"/>
                <w:cs/>
              </w:rPr>
              <w:t>’</w:t>
            </w:r>
          </w:p>
          <w:p w:rsidR="005D76F6" w:rsidP="005D76F6" w:rsidRDefault="005D76F6" w14:paraId="614BABBC" w14:textId="77777777">
            <w:pPr>
              <w:spacing w:after="0"/>
            </w:pPr>
            <w:r>
              <w:rPr>
                <w:rFonts w:hint="cs" w:cs="Angsana New"/>
                <w:cs/>
              </w:rPr>
              <w:t xml:space="preserve">ถ้าเลือก </w:t>
            </w:r>
            <w:r>
              <w:t>smsBeforePromotionExpiredSendFlag</w:t>
            </w:r>
            <w:r>
              <w:rPr>
                <w:rFonts w:hint="cs"/>
                <w:cs/>
              </w:rPr>
              <w:t xml:space="preserve"> มีค่าเป็น </w:t>
            </w:r>
            <w:r>
              <w:rPr>
                <w:rFonts w:cs="Angsana New"/>
                <w:cs/>
              </w:rPr>
              <w:t>“</w:t>
            </w:r>
            <w:r>
              <w:t>Don</w:t>
            </w:r>
            <w:r>
              <w:rPr>
                <w:rFonts w:cs="Angsana New"/>
                <w:cs/>
              </w:rPr>
              <w:t>’</w:t>
            </w:r>
            <w:r>
              <w:t>t Send</w:t>
            </w:r>
            <w:r>
              <w:rPr>
                <w:rFonts w:cs="Angsana New"/>
                <w:cs/>
              </w:rPr>
              <w:t>”</w:t>
            </w:r>
          </w:p>
          <w:p w:rsidR="005D76F6" w:rsidP="005D76F6" w:rsidRDefault="005D76F6" w14:paraId="2F08444F" w14:textId="77777777">
            <w:pPr>
              <w:pStyle w:val="ListParagraph"/>
              <w:numPr>
                <w:ilvl w:val="0"/>
                <w:numId w:val="158"/>
              </w:numPr>
              <w:spacing w:after="0"/>
            </w:pPr>
            <w:r>
              <w:rPr>
                <w:rFonts w:hint="cs"/>
                <w:cs/>
              </w:rPr>
              <w:t xml:space="preserve">ให้ </w:t>
            </w:r>
            <w:r>
              <w:t xml:space="preserve">Invisible Field </w:t>
            </w:r>
            <w:r>
              <w:rPr>
                <w:rFonts w:hint="cs"/>
                <w:cs/>
              </w:rPr>
              <w:t xml:space="preserve">อื่นๆใน </w:t>
            </w:r>
            <w:r>
              <w:t>Section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hint="cs"/>
                <w:cs/>
              </w:rPr>
              <w:t>นี้</w:t>
            </w:r>
          </w:p>
          <w:p w:rsidR="005D76F6" w:rsidP="005D76F6" w:rsidRDefault="005D76F6" w14:paraId="6B314B96" w14:textId="77777777">
            <w:pPr>
              <w:spacing w:after="0"/>
            </w:pPr>
            <w:r>
              <w:rPr>
                <w:rFonts w:hint="cs"/>
                <w:cs/>
              </w:rPr>
              <w:t xml:space="preserve">ถ้าเลือก </w:t>
            </w:r>
            <w:r>
              <w:t>smsBeforePromotionExpiredSendFlag</w:t>
            </w:r>
            <w:r>
              <w:rPr>
                <w:rFonts w:hint="cs"/>
                <w:cs/>
              </w:rPr>
              <w:t xml:space="preserve"> มีค่าเป็น </w:t>
            </w:r>
            <w:r>
              <w:rPr>
                <w:rFonts w:cs="Angsana New"/>
                <w:cs/>
              </w:rPr>
              <w:t>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</w:p>
          <w:p w:rsidR="005D76F6" w:rsidP="005D76F6" w:rsidRDefault="005D76F6" w14:paraId="3A34A1B6" w14:textId="768F3FBB">
            <w:pPr>
              <w:pStyle w:val="ListParagraph"/>
              <w:numPr>
                <w:ilvl w:val="0"/>
                <w:numId w:val="160"/>
              </w:numPr>
              <w:spacing w:after="0"/>
            </w:pPr>
            <w:r>
              <w:t>beforePromotionExpired</w:t>
            </w:r>
            <w:r>
              <w:rPr>
                <w:rFonts w:cs="Angsana New"/>
                <w:cs/>
              </w:rPr>
              <w:t xml:space="preserve"> = </w:t>
            </w:r>
            <w:r>
              <w:rPr>
                <w:rFonts w:cs="Angsana New"/>
              </w:rPr>
              <w:t>3</w:t>
            </w:r>
          </w:p>
          <w:p w:rsidR="005D76F6" w:rsidP="005D76F6" w:rsidRDefault="005D76F6" w14:paraId="102C8EA6" w14:textId="77777777">
            <w:pPr>
              <w:pStyle w:val="ListParagraph"/>
              <w:numPr>
                <w:ilvl w:val="0"/>
                <w:numId w:val="160"/>
              </w:numPr>
              <w:spacing w:after="0"/>
            </w:pPr>
            <w:r>
              <w:t>beforePromotionExpiredUnit</w:t>
            </w:r>
            <w:r>
              <w:rPr>
                <w:rFonts w:cs="Angsana New"/>
                <w:cs/>
              </w:rPr>
              <w:t xml:space="preserve"> = “</w:t>
            </w:r>
            <w:r>
              <w:t>Days</w:t>
            </w:r>
            <w:r>
              <w:rPr>
                <w:rFonts w:cs="Angsana New"/>
                <w:cs/>
              </w:rPr>
              <w:t>”</w:t>
            </w:r>
          </w:p>
          <w:p w:rsidRPr="00AE41BB" w:rsidR="005D76F6" w:rsidP="005D76F6" w:rsidRDefault="005D76F6" w14:paraId="48D834E6" w14:textId="6706563D">
            <w:pPr>
              <w:spacing w:after="160" w:line="259" w:lineRule="auto"/>
            </w:pPr>
            <w:r>
              <w:t xml:space="preserve">Default </w:t>
            </w:r>
            <w:r>
              <w:rPr>
                <w:rFonts w:hint="cs"/>
                <w:cs/>
              </w:rPr>
              <w:t xml:space="preserve">ค่า </w:t>
            </w:r>
            <w:r>
              <w:t xml:space="preserve">beforePromotionExpiredDefaultWordingFlag </w:t>
            </w:r>
            <w:r w:rsidRPr="00A7383F">
              <w:rPr>
                <w:rFonts w:cs="Angsana New"/>
                <w:cs/>
              </w:rPr>
              <w:t>= “</w:t>
            </w:r>
            <w:r>
              <w:t>Yes</w:t>
            </w:r>
            <w:r w:rsidRPr="00A7383F">
              <w:rPr>
                <w:rFonts w:cs="Angsana New"/>
                <w:cs/>
              </w:rPr>
              <w:t>”</w:t>
            </w:r>
            <w:r>
              <w:rPr>
                <w:rFonts w:hint="cs"/>
                <w:cs/>
              </w:rPr>
              <w:t xml:space="preserve"> พร้อมทั้งค่า </w:t>
            </w:r>
            <w:r>
              <w:t xml:space="preserve">sms wording </w:t>
            </w:r>
            <w:r>
              <w:rPr>
                <w:rFonts w:hint="cs"/>
                <w:cs/>
              </w:rPr>
              <w:t xml:space="preserve">ตาม </w:t>
            </w:r>
            <w:r>
              <w:t xml:space="preserve">Logic </w:t>
            </w:r>
            <w:r>
              <w:rPr>
                <w:rFonts w:hint="cs"/>
                <w:cs/>
              </w:rPr>
              <w:t xml:space="preserve">ใน </w:t>
            </w:r>
            <w:r>
              <w:t>Field beforePromotionExpiredDefaultWordingFlag</w:t>
            </w:r>
          </w:p>
        </w:tc>
      </w:tr>
      <w:tr w:rsidRPr="00AE41BB" w:rsidR="005D76F6" w:rsidTr="001A53D4" w14:paraId="76CCD93F" w14:textId="77777777">
        <w:trPr>
          <w:trHeight w:val="162"/>
        </w:trPr>
        <w:tc>
          <w:tcPr>
            <w:tcW w:w="848" w:type="pct"/>
          </w:tcPr>
          <w:p w:rsidR="005D76F6" w:rsidP="005D76F6" w:rsidRDefault="005D76F6" w14:paraId="79279000" w14:textId="792744B0">
            <w:r>
              <w:t>beforePromotionExpired</w:t>
            </w:r>
          </w:p>
        </w:tc>
        <w:tc>
          <w:tcPr>
            <w:tcW w:w="1075" w:type="pct"/>
          </w:tcPr>
          <w:p w:rsidR="005D76F6" w:rsidP="005D76F6" w:rsidRDefault="005D76F6" w14:paraId="7DCC4988" w14:textId="72830EAB">
            <w:r>
              <w:t>Text Box</w:t>
            </w:r>
          </w:p>
        </w:tc>
        <w:tc>
          <w:tcPr>
            <w:tcW w:w="3077" w:type="pct"/>
            <w:gridSpan w:val="2"/>
          </w:tcPr>
          <w:p w:rsidR="005D76F6" w:rsidP="005D76F6" w:rsidRDefault="005D76F6" w14:paraId="28D6A458" w14:textId="77777777">
            <w:pPr>
              <w:rPr>
                <w:color w:val="FF0000"/>
              </w:rPr>
            </w:pPr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524D02">
              <w:rPr>
                <w:rFonts w:cs="Angsana New"/>
                <w:color w:val="FF0000"/>
                <w:cs/>
              </w:rPr>
              <w:t>*</w:t>
            </w:r>
            <w:r w:rsidRPr="00524D02">
              <w:rPr>
                <w:color w:val="FF0000"/>
              </w:rPr>
              <w:t xml:space="preserve">Before </w:t>
            </w:r>
            <w:r>
              <w:rPr>
                <w:color w:val="FF0000"/>
              </w:rPr>
              <w:t>Promotion Expired</w:t>
            </w:r>
          </w:p>
          <w:p w:rsidRPr="00AE41BB" w:rsidR="005D76F6" w:rsidP="005D76F6" w:rsidRDefault="005D76F6" w14:paraId="212DD839" w14:textId="2FF19528">
            <w:pPr>
              <w:spacing w:after="160" w:line="259" w:lineRule="auto"/>
            </w:pPr>
            <w:r w:rsidRPr="00524D02">
              <w:t xml:space="preserve">Visble </w:t>
            </w:r>
            <w:r w:rsidRPr="00524D02">
              <w:rPr>
                <w:cs/>
              </w:rPr>
              <w:t xml:space="preserve">เมื่อ </w:t>
            </w:r>
            <w:r>
              <w:t>smsBeforePromotionExpiredSendFlag</w:t>
            </w:r>
            <w:r>
              <w:rPr>
                <w:rFonts w:hint="cs"/>
                <w:cs/>
              </w:rPr>
              <w:t xml:space="preserve"> มีค่าเป็น </w:t>
            </w:r>
            <w:r>
              <w:rPr>
                <w:rFonts w:cs="Angsana New"/>
                <w:cs/>
              </w:rPr>
              <w:t>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</w:p>
        </w:tc>
      </w:tr>
      <w:tr w:rsidRPr="00AE41BB" w:rsidR="005D76F6" w:rsidTr="001A53D4" w14:paraId="1B2EAFFB" w14:textId="77777777">
        <w:trPr>
          <w:trHeight w:val="162"/>
        </w:trPr>
        <w:tc>
          <w:tcPr>
            <w:tcW w:w="848" w:type="pct"/>
          </w:tcPr>
          <w:p w:rsidR="005D76F6" w:rsidP="005D76F6" w:rsidRDefault="005D76F6" w14:paraId="3AB8808A" w14:textId="61F3DC72">
            <w:r>
              <w:t>beforePromotionExpiredUnit</w:t>
            </w:r>
          </w:p>
        </w:tc>
        <w:tc>
          <w:tcPr>
            <w:tcW w:w="1075" w:type="pct"/>
          </w:tcPr>
          <w:p w:rsidR="005D76F6" w:rsidP="005D76F6" w:rsidRDefault="005D76F6" w14:paraId="53281336" w14:textId="635CF51A">
            <w:r>
              <w:t>Drop Down List</w:t>
            </w:r>
          </w:p>
        </w:tc>
        <w:tc>
          <w:tcPr>
            <w:tcW w:w="3077" w:type="pct"/>
            <w:gridSpan w:val="2"/>
          </w:tcPr>
          <w:p w:rsidR="005D76F6" w:rsidP="005D76F6" w:rsidRDefault="005D76F6" w14:paraId="0033D1AC" w14:textId="77777777">
            <w:r>
              <w:rPr>
                <w:rFonts w:hint="cs"/>
                <w:cs/>
              </w:rPr>
              <w:t xml:space="preserve">วางต่อจาก </w:t>
            </w:r>
            <w:r>
              <w:t>beforePromotionExpired</w:t>
            </w:r>
          </w:p>
          <w:p w:rsidRPr="00AE41BB" w:rsidR="005D76F6" w:rsidP="005D76F6" w:rsidRDefault="005D76F6" w14:paraId="4375D9BB" w14:textId="06B361D4">
            <w:pPr>
              <w:spacing w:after="160" w:line="259" w:lineRule="auto"/>
            </w:pPr>
            <w:r w:rsidRPr="00647985">
              <w:t xml:space="preserve">Visble </w:t>
            </w:r>
            <w:r w:rsidRPr="00647985">
              <w:rPr>
                <w:rFonts w:hint="cs"/>
                <w:cs/>
              </w:rPr>
              <w:t xml:space="preserve">เมื่อ </w:t>
            </w:r>
            <w:r>
              <w:t>smsBeforePromotionExpiredSendFlag</w:t>
            </w:r>
            <w:r>
              <w:rPr>
                <w:rFonts w:hint="cs"/>
                <w:cs/>
              </w:rPr>
              <w:t xml:space="preserve"> มีค่าเป็น </w:t>
            </w:r>
            <w:r>
              <w:rPr>
                <w:rFonts w:cs="Angsana New"/>
                <w:cs/>
              </w:rPr>
              <w:t>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</w:p>
        </w:tc>
      </w:tr>
      <w:tr w:rsidRPr="00AE41BB" w:rsidR="005D76F6" w:rsidTr="001A53D4" w14:paraId="7FBBB6BA" w14:textId="77777777">
        <w:trPr>
          <w:trHeight w:val="162"/>
        </w:trPr>
        <w:tc>
          <w:tcPr>
            <w:tcW w:w="848" w:type="pct"/>
          </w:tcPr>
          <w:p w:rsidR="005D76F6" w:rsidP="005D76F6" w:rsidRDefault="005D76F6" w14:paraId="6921E9E0" w14:textId="2ABCC275">
            <w:r>
              <w:t>beforePromotionExpiredDefaultWordingFlag</w:t>
            </w:r>
          </w:p>
        </w:tc>
        <w:tc>
          <w:tcPr>
            <w:tcW w:w="1075" w:type="pct"/>
          </w:tcPr>
          <w:p w:rsidR="005D76F6" w:rsidP="005D76F6" w:rsidRDefault="005D76F6" w14:paraId="55163155" w14:textId="267CBE13">
            <w:r>
              <w:t>Radio Button</w:t>
            </w:r>
          </w:p>
        </w:tc>
        <w:tc>
          <w:tcPr>
            <w:tcW w:w="3077" w:type="pct"/>
            <w:gridSpan w:val="2"/>
          </w:tcPr>
          <w:p w:rsidR="005D76F6" w:rsidP="005D76F6" w:rsidRDefault="005D76F6" w14:paraId="1A94A1E4" w14:textId="77777777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E42349">
              <w:rPr>
                <w:rFonts w:cs="Angsana New"/>
                <w:color w:val="FF0000"/>
                <w:cs/>
              </w:rPr>
              <w:t>*</w:t>
            </w:r>
            <w:r w:rsidRPr="00E42349">
              <w:rPr>
                <w:color w:val="FF0000"/>
              </w:rPr>
              <w:t xml:space="preserve">Default </w:t>
            </w:r>
            <w:r>
              <w:rPr>
                <w:color w:val="FF0000"/>
              </w:rPr>
              <w:t>Wording</w:t>
            </w:r>
          </w:p>
          <w:p w:rsidR="005D76F6" w:rsidP="005D76F6" w:rsidRDefault="005D76F6" w14:paraId="53136A24" w14:textId="77777777">
            <w:pPr>
              <w:rPr>
                <w:rFonts w:cs="CordiaUPC"/>
              </w:rPr>
            </w:pPr>
            <w:r w:rsidRPr="004C3917">
              <w:t xml:space="preserve">List of Value </w:t>
            </w:r>
            <w:r w:rsidRPr="004C3917"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‘</w:t>
            </w:r>
            <w:r>
              <w:rPr>
                <w:rFonts w:cs="CordiaUPC"/>
              </w:rPr>
              <w:t>YesNoIndicator</w:t>
            </w:r>
            <w:r>
              <w:rPr>
                <w:rFonts w:cs="Angsana New"/>
                <w:cs/>
              </w:rPr>
              <w:t>’</w:t>
            </w:r>
          </w:p>
          <w:p w:rsidRPr="00A05A22" w:rsidR="005D76F6" w:rsidP="005D76F6" w:rsidRDefault="005D76F6" w14:paraId="2ADBB767" w14:textId="2101A1C8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ถ้าค่าเป็น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Yes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ให้ </w:t>
            </w:r>
            <w:r>
              <w:rPr>
                <w:rFonts w:cs="CordiaUPC"/>
              </w:rPr>
              <w:t xml:space="preserve">Disable Field </w:t>
            </w:r>
            <w:r>
              <w:t>smsNotificationBeforePromotionExpired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ทุกภาษา และ </w:t>
            </w:r>
            <w:r>
              <w:t xml:space="preserve">Default </w:t>
            </w:r>
            <w:r>
              <w:rPr>
                <w:rFonts w:hint="cs"/>
                <w:cs/>
              </w:rPr>
              <w:t xml:space="preserve">ตามที่ </w:t>
            </w:r>
            <w:r>
              <w:t xml:space="preserve">Configure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 w:rsidRPr="003172DB">
              <w:t>SMS_WORDING_GENERATE_CONFIG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>ประกอบด้วย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‘</w:t>
            </w:r>
            <w:r>
              <w:rPr>
                <w:rFonts w:cs="CordiaUPC"/>
              </w:rPr>
              <w:t>NBO</w:t>
            </w:r>
            <w:r>
              <w:rPr>
                <w:rFonts w:cs="Angsana New"/>
                <w:cs/>
              </w:rPr>
              <w:t>’</w:t>
            </w:r>
          </w:p>
          <w:p w:rsidR="005D76F6" w:rsidP="005D76F6" w:rsidRDefault="005D76F6" w14:paraId="4A17B978" w14:textId="4F6BD247">
            <w:pPr>
              <w:pStyle w:val="ListParagraph"/>
              <w:numPr>
                <w:ilvl w:val="0"/>
                <w:numId w:val="158"/>
              </w:numPr>
              <w:spacing w:after="0"/>
            </w:pPr>
            <w:r>
              <w:t xml:space="preserve">Eng </w:t>
            </w:r>
            <w:r>
              <w:rPr>
                <w:rFonts w:cs="Angsana New"/>
                <w:cs/>
              </w:rPr>
              <w:t xml:space="preserve">= </w:t>
            </w:r>
            <w:r w:rsidRPr="00A003AF">
              <w:rPr>
                <w:rFonts w:cs="Angsana New"/>
              </w:rPr>
              <w:t>wording_in_en</w:t>
            </w:r>
          </w:p>
          <w:p w:rsidR="005D76F6" w:rsidP="005D76F6" w:rsidRDefault="005D76F6" w14:paraId="0B32FC46" w14:textId="2AFDCE2A">
            <w:pPr>
              <w:pStyle w:val="ListParagraph"/>
              <w:numPr>
                <w:ilvl w:val="0"/>
                <w:numId w:val="158"/>
              </w:numPr>
              <w:spacing w:after="0"/>
            </w:pPr>
            <w:r>
              <w:t xml:space="preserve">THA </w:t>
            </w:r>
            <w:r>
              <w:rPr>
                <w:rFonts w:cs="Angsana New"/>
                <w:cs/>
              </w:rPr>
              <w:t xml:space="preserve">= </w:t>
            </w:r>
            <w:r w:rsidRPr="00A003AF">
              <w:rPr>
                <w:rFonts w:cs="Angsana New"/>
              </w:rPr>
              <w:t>wording_in_</w:t>
            </w:r>
            <w:r>
              <w:rPr>
                <w:rFonts w:cs="Angsana New"/>
              </w:rPr>
              <w:t>th</w:t>
            </w:r>
          </w:p>
          <w:p w:rsidRPr="00AE41BB" w:rsidR="005D76F6" w:rsidP="005D76F6" w:rsidRDefault="005D76F6" w14:paraId="4F6F667D" w14:textId="3E04CE70">
            <w:pPr>
              <w:spacing w:after="160" w:line="259" w:lineRule="auto"/>
            </w:pPr>
            <w:r>
              <w:rPr>
                <w:rFonts w:hint="cs"/>
                <w:cs/>
              </w:rPr>
              <w:t xml:space="preserve">ถ้าเป็น </w:t>
            </w:r>
            <w:r>
              <w:rPr>
                <w:rFonts w:cs="Angsana New"/>
                <w:cs/>
              </w:rPr>
              <w:t>“</w:t>
            </w:r>
            <w:r>
              <w:t>No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ให้ </w:t>
            </w:r>
            <w:r>
              <w:t>Enable Field smsNotificationBeforePromotionExpired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>ทุกภาษา</w:t>
            </w:r>
          </w:p>
        </w:tc>
      </w:tr>
      <w:tr w:rsidRPr="00AE41BB" w:rsidR="005D76F6" w:rsidTr="001A53D4" w14:paraId="686D7779" w14:textId="77777777">
        <w:trPr>
          <w:trHeight w:val="162"/>
        </w:trPr>
        <w:tc>
          <w:tcPr>
            <w:tcW w:w="848" w:type="pct"/>
          </w:tcPr>
          <w:p w:rsidR="005D76F6" w:rsidP="005D76F6" w:rsidRDefault="005D76F6" w14:paraId="071AE5AC" w14:textId="597083B1">
            <w:r>
              <w:t>smsNotificationBeforePromotionExpiredEng</w:t>
            </w:r>
          </w:p>
        </w:tc>
        <w:tc>
          <w:tcPr>
            <w:tcW w:w="1075" w:type="pct"/>
          </w:tcPr>
          <w:p w:rsidR="005D76F6" w:rsidP="005D76F6" w:rsidRDefault="005D76F6" w14:paraId="2DE9AB56" w14:textId="4C78F172">
            <w:r>
              <w:t>Text Area</w:t>
            </w:r>
          </w:p>
        </w:tc>
        <w:tc>
          <w:tcPr>
            <w:tcW w:w="3077" w:type="pct"/>
            <w:gridSpan w:val="2"/>
          </w:tcPr>
          <w:p w:rsidR="005D76F6" w:rsidP="005D76F6" w:rsidRDefault="005D76F6" w14:paraId="56D37B94" w14:textId="77777777">
            <w:pPr>
              <w:rPr>
                <w:color w:val="FF0000"/>
              </w:rPr>
            </w:pPr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524D02">
              <w:rPr>
                <w:rFonts w:cs="Angsana New"/>
                <w:color w:val="FF0000"/>
                <w:cs/>
              </w:rPr>
              <w:t>*</w:t>
            </w:r>
            <w:r w:rsidRPr="000D29BA">
              <w:rPr>
                <w:color w:val="FF0000"/>
              </w:rPr>
              <w:t>ENG</w:t>
            </w:r>
          </w:p>
          <w:p w:rsidR="005D76F6" w:rsidP="005D76F6" w:rsidRDefault="005D76F6" w14:paraId="0A38BC74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Max Length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CordiaUPC"/>
              </w:rPr>
              <w:t>550</w:t>
            </w:r>
          </w:p>
          <w:p w:rsidRPr="00AE41BB" w:rsidR="005D76F6" w:rsidP="005D76F6" w:rsidRDefault="005D76F6" w14:paraId="785ED064" w14:textId="3DA25FE5">
            <w:pPr>
              <w:spacing w:after="160" w:line="259" w:lineRule="auto"/>
            </w:pPr>
            <w:r>
              <w:rPr>
                <w:rFonts w:hint="cs"/>
                <w:cs/>
              </w:rPr>
              <w:t xml:space="preserve">เมื่อ </w:t>
            </w:r>
            <w:r>
              <w:t xml:space="preserve">User </w:t>
            </w:r>
            <w:r>
              <w:rPr>
                <w:rFonts w:hint="cs"/>
                <w:cs/>
              </w:rPr>
              <w:t>กรอก</w:t>
            </w:r>
            <w:r>
              <w:rPr>
                <w:cs/>
              </w:rPr>
              <w:t>ใ</w:t>
            </w:r>
            <w:r>
              <w:rPr>
                <w:rFonts w:hint="cs"/>
                <w:cs/>
              </w:rPr>
              <w:t xml:space="preserve">ห้คำนวนจำนวนตัวอักษรไว้ที่ </w:t>
            </w:r>
            <w:r>
              <w:t>counterSMSNotificationBeforePromotionExpiredEng</w:t>
            </w:r>
          </w:p>
        </w:tc>
      </w:tr>
      <w:tr w:rsidRPr="00AE41BB" w:rsidR="005D76F6" w:rsidTr="001A53D4" w14:paraId="4A5AFB72" w14:textId="77777777">
        <w:trPr>
          <w:trHeight w:val="162"/>
        </w:trPr>
        <w:tc>
          <w:tcPr>
            <w:tcW w:w="848" w:type="pct"/>
          </w:tcPr>
          <w:p w:rsidR="005D76F6" w:rsidP="005D76F6" w:rsidRDefault="005D76F6" w14:paraId="4A8D5391" w14:textId="19459F0C">
            <w:r>
              <w:t>counterSMSNotificationBeforePromotionExpiredEng</w:t>
            </w:r>
          </w:p>
        </w:tc>
        <w:tc>
          <w:tcPr>
            <w:tcW w:w="1075" w:type="pct"/>
          </w:tcPr>
          <w:p w:rsidR="005D76F6" w:rsidP="005D76F6" w:rsidRDefault="005D76F6" w14:paraId="2ACBD01F" w14:textId="1EF35472">
            <w:r>
              <w:t>Text</w:t>
            </w:r>
          </w:p>
        </w:tc>
        <w:tc>
          <w:tcPr>
            <w:tcW w:w="3077" w:type="pct"/>
            <w:gridSpan w:val="2"/>
          </w:tcPr>
          <w:p w:rsidR="005D76F6" w:rsidP="005D76F6" w:rsidRDefault="005D76F6" w14:paraId="77FB5F05" w14:textId="77777777">
            <w:r>
              <w:rPr>
                <w:rFonts w:hint="cs"/>
                <w:cs/>
              </w:rPr>
              <w:t>วางไว้ใต้</w:t>
            </w:r>
            <w:r>
              <w:rPr>
                <w:rFonts w:cs="Angsana New"/>
                <w:cs/>
              </w:rPr>
              <w:t xml:space="preserve"> </w:t>
            </w:r>
            <w:r>
              <w:t>smsNotificationBeforePromotionExpired</w:t>
            </w:r>
          </w:p>
          <w:p w:rsidR="005D76F6" w:rsidP="005D76F6" w:rsidRDefault="005D76F6" w14:paraId="01793935" w14:textId="77777777">
            <w:r>
              <w:rPr>
                <w:rFonts w:hint="cs"/>
                <w:cs/>
              </w:rPr>
              <w:t xml:space="preserve">แสดงใน </w:t>
            </w:r>
            <w:r>
              <w:t>Format</w:t>
            </w:r>
          </w:p>
          <w:p w:rsidRPr="00AE41BB" w:rsidR="005D76F6" w:rsidP="005D76F6" w:rsidRDefault="005D76F6" w14:paraId="67FC050F" w14:textId="2294596F">
            <w:pPr>
              <w:spacing w:after="160" w:line="259" w:lineRule="auto"/>
            </w:pPr>
            <w:r>
              <w:t>counterSMSNotificationBeforePromotionExpiredEng</w:t>
            </w:r>
            <w:r>
              <w:rPr>
                <w:rFonts w:cs="Angsana New"/>
                <w:cs/>
              </w:rPr>
              <w:t xml:space="preserve"> / </w:t>
            </w:r>
            <w:r>
              <w:t>550</w:t>
            </w:r>
          </w:p>
        </w:tc>
      </w:tr>
      <w:tr w:rsidRPr="00AE41BB" w:rsidR="005D76F6" w:rsidTr="001A53D4" w14:paraId="34F2029D" w14:textId="77777777">
        <w:trPr>
          <w:trHeight w:val="162"/>
        </w:trPr>
        <w:tc>
          <w:tcPr>
            <w:tcW w:w="848" w:type="pct"/>
          </w:tcPr>
          <w:p w:rsidR="005D76F6" w:rsidP="005D76F6" w:rsidRDefault="005D76F6" w14:paraId="1F6D2CF1" w14:textId="3037AD20">
            <w:r>
              <w:t>smsNotificationBeforePromotionExpiredTha</w:t>
            </w:r>
          </w:p>
        </w:tc>
        <w:tc>
          <w:tcPr>
            <w:tcW w:w="1075" w:type="pct"/>
          </w:tcPr>
          <w:p w:rsidR="005D76F6" w:rsidP="005D76F6" w:rsidRDefault="005D76F6" w14:paraId="3A61DBF0" w14:textId="62F973A3">
            <w:r>
              <w:t>Text Area</w:t>
            </w:r>
          </w:p>
        </w:tc>
        <w:tc>
          <w:tcPr>
            <w:tcW w:w="3077" w:type="pct"/>
            <w:gridSpan w:val="2"/>
          </w:tcPr>
          <w:p w:rsidR="005D76F6" w:rsidP="005D76F6" w:rsidRDefault="005D76F6" w14:paraId="16D60F98" w14:textId="77777777">
            <w:pPr>
              <w:rPr>
                <w:color w:val="FF0000"/>
              </w:rPr>
            </w:pPr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9754AB">
              <w:rPr>
                <w:rFonts w:cs="Angsana New"/>
                <w:color w:val="FF0000"/>
                <w:cs/>
              </w:rPr>
              <w:t>*</w:t>
            </w:r>
            <w:r>
              <w:rPr>
                <w:color w:val="FF0000"/>
              </w:rPr>
              <w:t>THA</w:t>
            </w:r>
          </w:p>
          <w:p w:rsidR="005D76F6" w:rsidP="005D76F6" w:rsidRDefault="005D76F6" w14:paraId="2D20EE12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Max Length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CordiaUPC"/>
              </w:rPr>
              <w:t>350</w:t>
            </w:r>
          </w:p>
          <w:p w:rsidRPr="00AE41BB" w:rsidR="005D76F6" w:rsidP="005D76F6" w:rsidRDefault="005D76F6" w14:paraId="573F5D7A" w14:textId="6359F6B0">
            <w:pPr>
              <w:spacing w:after="160" w:line="259" w:lineRule="auto"/>
            </w:pPr>
            <w:r>
              <w:rPr>
                <w:rFonts w:hint="cs"/>
                <w:cs/>
              </w:rPr>
              <w:t xml:space="preserve">เมื่อ </w:t>
            </w:r>
            <w:r>
              <w:t xml:space="preserve">User </w:t>
            </w:r>
            <w:r>
              <w:rPr>
                <w:rFonts w:hint="cs"/>
                <w:cs/>
              </w:rPr>
              <w:t>กรอก</w:t>
            </w:r>
            <w:r>
              <w:rPr>
                <w:cs/>
              </w:rPr>
              <w:t>ใ</w:t>
            </w:r>
            <w:r>
              <w:rPr>
                <w:rFonts w:hint="cs"/>
                <w:cs/>
              </w:rPr>
              <w:t xml:space="preserve">ห้คำนวนจำนวนตัวอักษรไว้ที่ </w:t>
            </w:r>
            <w:r>
              <w:t>counterSMSNotificationBeforePromotionExpiredTha</w:t>
            </w:r>
          </w:p>
        </w:tc>
      </w:tr>
      <w:tr w:rsidRPr="00AE41BB" w:rsidR="005D76F6" w:rsidTr="001A53D4" w14:paraId="1BBA1CAB" w14:textId="77777777">
        <w:trPr>
          <w:trHeight w:val="162"/>
        </w:trPr>
        <w:tc>
          <w:tcPr>
            <w:tcW w:w="848" w:type="pct"/>
          </w:tcPr>
          <w:p w:rsidR="005D76F6" w:rsidP="005D76F6" w:rsidRDefault="005D76F6" w14:paraId="435B0D16" w14:textId="0D59A917">
            <w:bookmarkStart w:name="_Hlk133938175" w:id="47"/>
            <w:r>
              <w:t>counterSMSNotificationBeforePromotionExpiredTha</w:t>
            </w:r>
          </w:p>
        </w:tc>
        <w:tc>
          <w:tcPr>
            <w:tcW w:w="1075" w:type="pct"/>
          </w:tcPr>
          <w:p w:rsidR="005D76F6" w:rsidP="005D76F6" w:rsidRDefault="005D76F6" w14:paraId="1711ECD8" w14:textId="43B88117">
            <w:r>
              <w:t>Text</w:t>
            </w:r>
          </w:p>
        </w:tc>
        <w:tc>
          <w:tcPr>
            <w:tcW w:w="3077" w:type="pct"/>
            <w:gridSpan w:val="2"/>
          </w:tcPr>
          <w:p w:rsidR="005D76F6" w:rsidP="005D76F6" w:rsidRDefault="005D76F6" w14:paraId="183D2FDE" w14:textId="77777777">
            <w:r>
              <w:rPr>
                <w:rFonts w:hint="cs"/>
                <w:cs/>
              </w:rPr>
              <w:t>วางไว้ใต้</w:t>
            </w:r>
            <w:r>
              <w:rPr>
                <w:rFonts w:cs="Angsana New"/>
                <w:cs/>
              </w:rPr>
              <w:t xml:space="preserve"> </w:t>
            </w:r>
            <w:r>
              <w:t>smsNotificationBeforePromotionExpired</w:t>
            </w:r>
          </w:p>
          <w:p w:rsidR="005D76F6" w:rsidP="005D76F6" w:rsidRDefault="005D76F6" w14:paraId="7E620953" w14:textId="77777777">
            <w:r>
              <w:rPr>
                <w:rFonts w:hint="cs"/>
                <w:cs/>
              </w:rPr>
              <w:t xml:space="preserve">แสดงใน </w:t>
            </w:r>
            <w:r>
              <w:t>Format</w:t>
            </w:r>
          </w:p>
          <w:p w:rsidRPr="00AE41BB" w:rsidR="005D76F6" w:rsidP="005D76F6" w:rsidRDefault="005D76F6" w14:paraId="25B7EADE" w14:textId="120C9F67">
            <w:pPr>
              <w:spacing w:after="160" w:line="259" w:lineRule="auto"/>
            </w:pPr>
            <w:r>
              <w:t>counterSMSNotificationBeforePromotionExpiredTha</w:t>
            </w:r>
            <w:r>
              <w:rPr>
                <w:rFonts w:cs="Angsana New"/>
                <w:cs/>
              </w:rPr>
              <w:t xml:space="preserve"> / </w:t>
            </w:r>
            <w:r>
              <w:t>350</w:t>
            </w:r>
          </w:p>
        </w:tc>
      </w:tr>
      <w:bookmarkEnd w:id="47"/>
      <w:tr w:rsidRPr="008979A8" w:rsidR="005D76F6" w:rsidTr="003542C5" w14:paraId="7312AC3C" w14:textId="77777777">
        <w:trPr>
          <w:trHeight w:val="111"/>
        </w:trPr>
        <w:tc>
          <w:tcPr>
            <w:tcW w:w="5000" w:type="pct"/>
            <w:gridSpan w:val="4"/>
            <w:shd w:val="clear" w:color="auto" w:fill="C2D69B" w:themeFill="accent3" w:themeFillTint="99"/>
          </w:tcPr>
          <w:p w:rsidR="005D76F6" w:rsidP="005D76F6" w:rsidRDefault="005D76F6" w14:paraId="041D4CA9" w14:textId="62B70669">
            <w:pPr>
              <w:pStyle w:val="HeaderTable"/>
              <w:tabs>
                <w:tab w:val="left" w:pos="1351"/>
              </w:tabs>
              <w:rPr>
                <w:cs/>
                <w:lang w:bidi="th-TH"/>
              </w:rPr>
            </w:pPr>
            <w:r>
              <w:t>End SMS Before Promotion Expire 3 Days</w:t>
            </w:r>
          </w:p>
        </w:tc>
      </w:tr>
      <w:tr w:rsidRPr="008979A8" w:rsidR="005D76F6" w:rsidTr="003542C5" w14:paraId="7FE2CEEA" w14:textId="77777777">
        <w:trPr>
          <w:trHeight w:val="111"/>
        </w:trPr>
        <w:tc>
          <w:tcPr>
            <w:tcW w:w="5000" w:type="pct"/>
            <w:gridSpan w:val="4"/>
            <w:shd w:val="clear" w:color="auto" w:fill="C2D69B" w:themeFill="accent3" w:themeFillTint="99"/>
          </w:tcPr>
          <w:p w:rsidR="005D76F6" w:rsidP="005D76F6" w:rsidRDefault="005D76F6" w14:paraId="28A292B4" w14:textId="46FAF940">
            <w:pPr>
              <w:pStyle w:val="HeaderTable"/>
              <w:tabs>
                <w:tab w:val="left" w:pos="1351"/>
              </w:tabs>
            </w:pPr>
            <w:r>
              <w:t>SMS Promotion Expire</w:t>
            </w:r>
          </w:p>
        </w:tc>
      </w:tr>
      <w:tr w:rsidRPr="00AE41BB" w:rsidR="005D76F6" w:rsidTr="001A53D4" w14:paraId="35CFBEE9" w14:textId="77777777">
        <w:trPr>
          <w:trHeight w:val="162"/>
        </w:trPr>
        <w:tc>
          <w:tcPr>
            <w:tcW w:w="848" w:type="pct"/>
          </w:tcPr>
          <w:p w:rsidR="005D76F6" w:rsidP="005D76F6" w:rsidRDefault="005D76F6" w14:paraId="74DA9A53" w14:textId="240A18CE">
            <w:r>
              <w:t>smsPromotionExpiredSendFlag</w:t>
            </w:r>
          </w:p>
        </w:tc>
        <w:tc>
          <w:tcPr>
            <w:tcW w:w="1075" w:type="pct"/>
          </w:tcPr>
          <w:p w:rsidR="005D76F6" w:rsidP="005D76F6" w:rsidRDefault="005D76F6" w14:paraId="015F5E3D" w14:textId="4BD59415">
            <w:r>
              <w:t>Drop Down List</w:t>
            </w:r>
          </w:p>
        </w:tc>
        <w:tc>
          <w:tcPr>
            <w:tcW w:w="3077" w:type="pct"/>
            <w:gridSpan w:val="2"/>
          </w:tcPr>
          <w:p w:rsidR="005D76F6" w:rsidP="005D76F6" w:rsidRDefault="005D76F6" w14:paraId="5B9ECD95" w14:textId="326661EA">
            <w:pPr>
              <w:rPr>
                <w:color w:val="FF0000"/>
              </w:rPr>
            </w:pPr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C974A9">
              <w:rPr>
                <w:rFonts w:cs="Angsana New"/>
                <w:color w:val="FF0000"/>
                <w:cs/>
              </w:rPr>
              <w:t>*</w:t>
            </w:r>
            <w:r w:rsidRPr="00C974A9">
              <w:rPr>
                <w:color w:val="FF0000"/>
              </w:rPr>
              <w:t>Send</w:t>
            </w:r>
            <w:r>
              <w:rPr>
                <w:color w:val="FF0000"/>
              </w:rPr>
              <w:t xml:space="preserve"> SMS Promotion Expired</w:t>
            </w:r>
            <w:r w:rsidRPr="00C974A9">
              <w:rPr>
                <w:color w:val="FF0000"/>
              </w:rPr>
              <w:t xml:space="preserve"> Flag</w:t>
            </w:r>
          </w:p>
          <w:p w:rsidR="005D76F6" w:rsidP="005D76F6" w:rsidRDefault="005D76F6" w14:paraId="7641B2CE" w14:textId="77777777">
            <w:pPr>
              <w:rPr>
                <w:cs/>
              </w:rPr>
            </w:pPr>
            <w:r>
              <w:rPr>
                <w:rFonts w:cs="Angsana New"/>
              </w:rPr>
              <w:t>Default</w:t>
            </w:r>
            <w:r>
              <w:rPr>
                <w:rFonts w:cs="CordiaUPC"/>
                <w:cs/>
              </w:rPr>
              <w:t xml:space="preserve"> </w:t>
            </w:r>
            <w:r>
              <w:t xml:space="preserve">Value </w:t>
            </w:r>
            <w:r>
              <w:rPr>
                <w:rFonts w:cs="CordiaUPC"/>
                <w:cs/>
              </w:rPr>
              <w:t xml:space="preserve">: </w:t>
            </w:r>
            <w:r>
              <w:t>Send</w:t>
            </w:r>
          </w:p>
          <w:p w:rsidR="005D76F6" w:rsidP="005D76F6" w:rsidRDefault="005D76F6" w14:paraId="51757555" w14:textId="77777777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 xml:space="preserve">: </w:t>
            </w:r>
            <w:r>
              <w:t xml:space="preserve">Logic Default </w:t>
            </w:r>
            <w:r>
              <w:rPr>
                <w:rFonts w:hint="cs"/>
                <w:cs/>
              </w:rPr>
              <w:t xml:space="preserve">ทำเมื่อ </w:t>
            </w:r>
            <w:r>
              <w:t xml:space="preserve">Visible </w:t>
            </w:r>
            <w:r>
              <w:rPr>
                <w:rFonts w:hint="cs"/>
                <w:cs/>
              </w:rPr>
              <w:t>เท่านั้น</w:t>
            </w:r>
          </w:p>
          <w:p w:rsidR="005D76F6" w:rsidP="005D76F6" w:rsidRDefault="005D76F6" w14:paraId="22231852" w14:textId="77777777">
            <w:pPr>
              <w:rPr>
                <w:rFonts w:cs="CordiaUPC"/>
              </w:rPr>
            </w:pPr>
            <w:r>
              <w:t xml:space="preserve">List of Value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rPr>
                <w:rFonts w:cs="Angsana New"/>
                <w:cs/>
              </w:rPr>
              <w:t xml:space="preserve"> 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‘</w:t>
            </w:r>
            <w:r>
              <w:rPr>
                <w:rFonts w:cs="CordiaUPC"/>
              </w:rPr>
              <w:t>Send Flag</w:t>
            </w:r>
            <w:r>
              <w:rPr>
                <w:rFonts w:cs="Angsana New"/>
                <w:cs/>
              </w:rPr>
              <w:t>’</w:t>
            </w:r>
          </w:p>
          <w:p w:rsidR="005D76F6" w:rsidP="005D76F6" w:rsidRDefault="005D76F6" w14:paraId="3768BE7B" w14:textId="0249BAB7">
            <w:pPr>
              <w:spacing w:after="0"/>
            </w:pPr>
            <w:r>
              <w:rPr>
                <w:rFonts w:hint="cs" w:cs="Angsana New"/>
                <w:cs/>
              </w:rPr>
              <w:t xml:space="preserve">ถ้าเลือก </w:t>
            </w:r>
            <w:r>
              <w:t>smsPromotionExpiredSendFlag</w:t>
            </w:r>
            <w:r>
              <w:rPr>
                <w:rFonts w:hint="cs"/>
                <w:cs/>
              </w:rPr>
              <w:t xml:space="preserve"> มีค่าเป็น </w:t>
            </w:r>
            <w:r>
              <w:rPr>
                <w:rFonts w:cs="Angsana New"/>
                <w:cs/>
              </w:rPr>
              <w:t>“</w:t>
            </w:r>
            <w:r>
              <w:t>Don</w:t>
            </w:r>
            <w:r>
              <w:rPr>
                <w:rFonts w:cs="Angsana New"/>
                <w:cs/>
              </w:rPr>
              <w:t>’</w:t>
            </w:r>
            <w:r>
              <w:t>t Send</w:t>
            </w:r>
            <w:r>
              <w:rPr>
                <w:rFonts w:cs="Angsana New"/>
                <w:cs/>
              </w:rPr>
              <w:t>”</w:t>
            </w:r>
          </w:p>
          <w:p w:rsidR="005D76F6" w:rsidP="005D76F6" w:rsidRDefault="005D76F6" w14:paraId="48605378" w14:textId="77777777">
            <w:pPr>
              <w:pStyle w:val="ListParagraph"/>
              <w:numPr>
                <w:ilvl w:val="0"/>
                <w:numId w:val="158"/>
              </w:numPr>
              <w:spacing w:after="0"/>
            </w:pPr>
            <w:r>
              <w:rPr>
                <w:rFonts w:hint="cs"/>
                <w:cs/>
              </w:rPr>
              <w:t xml:space="preserve">ให้ </w:t>
            </w:r>
            <w:r>
              <w:t xml:space="preserve">Invisible Field </w:t>
            </w:r>
            <w:r>
              <w:rPr>
                <w:rFonts w:hint="cs"/>
                <w:cs/>
              </w:rPr>
              <w:t xml:space="preserve">อื่นๆใน </w:t>
            </w:r>
            <w:r>
              <w:t>Section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hint="cs"/>
                <w:cs/>
              </w:rPr>
              <w:t>นี้</w:t>
            </w:r>
          </w:p>
          <w:p w:rsidR="005D76F6" w:rsidP="005D76F6" w:rsidRDefault="005D76F6" w14:paraId="326EF3D1" w14:textId="197F1B2D">
            <w:pPr>
              <w:spacing w:after="0"/>
            </w:pPr>
            <w:r>
              <w:rPr>
                <w:rFonts w:hint="cs"/>
                <w:cs/>
              </w:rPr>
              <w:t xml:space="preserve">ถ้าเลือก </w:t>
            </w:r>
            <w:r>
              <w:t>smsPromotionExpiredSendFlag</w:t>
            </w:r>
            <w:r>
              <w:rPr>
                <w:rFonts w:hint="cs"/>
                <w:cs/>
              </w:rPr>
              <w:t xml:space="preserve"> มีค่าเป็น </w:t>
            </w:r>
            <w:r>
              <w:rPr>
                <w:rFonts w:cs="Angsana New"/>
                <w:cs/>
              </w:rPr>
              <w:t>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</w:p>
          <w:p w:rsidR="005D76F6" w:rsidP="005D76F6" w:rsidRDefault="005D76F6" w14:paraId="658C6EDE" w14:textId="0858E2B6">
            <w:pPr>
              <w:pStyle w:val="ListParagraph"/>
              <w:numPr>
                <w:ilvl w:val="0"/>
                <w:numId w:val="160"/>
              </w:numPr>
              <w:spacing w:after="0"/>
            </w:pPr>
            <w:r>
              <w:t>promotionExpired</w:t>
            </w:r>
            <w:r>
              <w:rPr>
                <w:rFonts w:cs="Angsana New"/>
                <w:cs/>
              </w:rPr>
              <w:t xml:space="preserve"> = </w:t>
            </w:r>
            <w:r>
              <w:rPr>
                <w:rFonts w:cs="Angsana New"/>
              </w:rPr>
              <w:t>3</w:t>
            </w:r>
          </w:p>
          <w:p w:rsidR="005D76F6" w:rsidP="005D76F6" w:rsidRDefault="005D76F6" w14:paraId="57862199" w14:textId="7D057C24">
            <w:pPr>
              <w:pStyle w:val="ListParagraph"/>
              <w:numPr>
                <w:ilvl w:val="0"/>
                <w:numId w:val="160"/>
              </w:numPr>
              <w:spacing w:after="0"/>
            </w:pPr>
            <w:r>
              <w:t>promotionExpiredUnit</w:t>
            </w:r>
            <w:r>
              <w:rPr>
                <w:rFonts w:cs="Angsana New"/>
                <w:cs/>
              </w:rPr>
              <w:t xml:space="preserve"> = “</w:t>
            </w:r>
            <w:r>
              <w:t>Days</w:t>
            </w:r>
            <w:r>
              <w:rPr>
                <w:rFonts w:cs="Angsana New"/>
                <w:cs/>
              </w:rPr>
              <w:t>”</w:t>
            </w:r>
          </w:p>
          <w:p w:rsidRPr="00AE41BB" w:rsidR="005D76F6" w:rsidP="005D76F6" w:rsidRDefault="005D76F6" w14:paraId="017D0FB2" w14:textId="35DA99A2">
            <w:pPr>
              <w:spacing w:after="160" w:line="259" w:lineRule="auto"/>
            </w:pPr>
            <w:r>
              <w:t xml:space="preserve">Default </w:t>
            </w:r>
            <w:r>
              <w:rPr>
                <w:rFonts w:hint="cs"/>
                <w:cs/>
              </w:rPr>
              <w:t>ค่า ย</w:t>
            </w:r>
            <w:r>
              <w:t xml:space="preserve">romotionExpiredDefaultWordingFlag </w:t>
            </w:r>
            <w:r w:rsidRPr="00A7383F">
              <w:rPr>
                <w:rFonts w:cs="Angsana New"/>
                <w:cs/>
              </w:rPr>
              <w:t>= “</w:t>
            </w:r>
            <w:r>
              <w:t>Yes</w:t>
            </w:r>
            <w:r w:rsidRPr="00A7383F">
              <w:rPr>
                <w:rFonts w:cs="Angsana New"/>
                <w:cs/>
              </w:rPr>
              <w:t>”</w:t>
            </w:r>
            <w:r>
              <w:rPr>
                <w:rFonts w:hint="cs"/>
                <w:cs/>
              </w:rPr>
              <w:t xml:space="preserve"> พร้อมทั้งค่า </w:t>
            </w:r>
            <w:r>
              <w:t xml:space="preserve">sms wording </w:t>
            </w:r>
            <w:r>
              <w:rPr>
                <w:rFonts w:hint="cs"/>
                <w:cs/>
              </w:rPr>
              <w:t xml:space="preserve">ตาม </w:t>
            </w:r>
            <w:r>
              <w:t xml:space="preserve">Logic </w:t>
            </w:r>
            <w:r>
              <w:rPr>
                <w:rFonts w:hint="cs"/>
                <w:cs/>
              </w:rPr>
              <w:t xml:space="preserve">ใน </w:t>
            </w:r>
            <w:r>
              <w:t>Field promotionExpiredDefaultWordingFlag</w:t>
            </w:r>
          </w:p>
        </w:tc>
      </w:tr>
      <w:tr w:rsidRPr="00AE41BB" w:rsidR="005D76F6" w:rsidTr="001A53D4" w14:paraId="33DD6004" w14:textId="77777777">
        <w:trPr>
          <w:trHeight w:val="162"/>
        </w:trPr>
        <w:tc>
          <w:tcPr>
            <w:tcW w:w="848" w:type="pct"/>
          </w:tcPr>
          <w:p w:rsidR="005D76F6" w:rsidP="005D76F6" w:rsidRDefault="005D76F6" w14:paraId="06D75CF1" w14:textId="28FB8E30">
            <w:r>
              <w:t>promotionExpired</w:t>
            </w:r>
          </w:p>
        </w:tc>
        <w:tc>
          <w:tcPr>
            <w:tcW w:w="1075" w:type="pct"/>
          </w:tcPr>
          <w:p w:rsidR="005D76F6" w:rsidP="005D76F6" w:rsidRDefault="005D76F6" w14:paraId="0F15457F" w14:textId="4BFF1D86">
            <w:r>
              <w:t>Text Box</w:t>
            </w:r>
          </w:p>
        </w:tc>
        <w:tc>
          <w:tcPr>
            <w:tcW w:w="3077" w:type="pct"/>
            <w:gridSpan w:val="2"/>
          </w:tcPr>
          <w:p w:rsidR="005D76F6" w:rsidP="005D76F6" w:rsidRDefault="005D76F6" w14:paraId="151C8D53" w14:textId="55AAE9A9">
            <w:pPr>
              <w:rPr>
                <w:color w:val="FF0000"/>
              </w:rPr>
            </w:pPr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524D02">
              <w:rPr>
                <w:rFonts w:cs="Angsana New"/>
                <w:color w:val="FF0000"/>
                <w:cs/>
              </w:rPr>
              <w:t>*</w:t>
            </w:r>
            <w:r>
              <w:rPr>
                <w:color w:val="FF0000"/>
              </w:rPr>
              <w:t>Promotion Expired</w:t>
            </w:r>
          </w:p>
          <w:p w:rsidRPr="00A7383F" w:rsidR="005D76F6" w:rsidP="005D76F6" w:rsidRDefault="005D76F6" w14:paraId="0366755C" w14:textId="77777777">
            <w:r w:rsidRPr="00A7383F">
              <w:t>Disable</w:t>
            </w:r>
          </w:p>
          <w:p w:rsidRPr="00AE41BB" w:rsidR="005D76F6" w:rsidP="005D76F6" w:rsidRDefault="005D76F6" w14:paraId="3E17D89A" w14:textId="5B941C11">
            <w:pPr>
              <w:spacing w:after="160" w:line="259" w:lineRule="auto"/>
            </w:pPr>
            <w:r w:rsidRPr="00524D02">
              <w:t xml:space="preserve">Visble </w:t>
            </w:r>
            <w:r w:rsidRPr="00524D02">
              <w:rPr>
                <w:cs/>
              </w:rPr>
              <w:t xml:space="preserve">เมื่อ </w:t>
            </w:r>
            <w:r>
              <w:t>smsPromotionExpiredSendFlag</w:t>
            </w:r>
            <w:r>
              <w:rPr>
                <w:rFonts w:hint="cs"/>
                <w:cs/>
              </w:rPr>
              <w:t xml:space="preserve"> มีค่าเป็น </w:t>
            </w:r>
            <w:r>
              <w:rPr>
                <w:rFonts w:cs="Angsana New"/>
                <w:cs/>
              </w:rPr>
              <w:t>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</w:p>
        </w:tc>
      </w:tr>
      <w:tr w:rsidRPr="00AE41BB" w:rsidR="005D76F6" w:rsidTr="001A53D4" w14:paraId="6F4BA1D1" w14:textId="77777777">
        <w:trPr>
          <w:trHeight w:val="162"/>
        </w:trPr>
        <w:tc>
          <w:tcPr>
            <w:tcW w:w="848" w:type="pct"/>
          </w:tcPr>
          <w:p w:rsidR="005D76F6" w:rsidP="005D76F6" w:rsidRDefault="005D76F6" w14:paraId="03477F63" w14:textId="15FA8E08">
            <w:r>
              <w:t>promotionExpiredUnit</w:t>
            </w:r>
          </w:p>
        </w:tc>
        <w:tc>
          <w:tcPr>
            <w:tcW w:w="1075" w:type="pct"/>
          </w:tcPr>
          <w:p w:rsidR="005D76F6" w:rsidP="005D76F6" w:rsidRDefault="005D76F6" w14:paraId="68EEAC4A" w14:textId="049D35A9">
            <w:r>
              <w:t>Drop Down List</w:t>
            </w:r>
          </w:p>
        </w:tc>
        <w:tc>
          <w:tcPr>
            <w:tcW w:w="3077" w:type="pct"/>
            <w:gridSpan w:val="2"/>
          </w:tcPr>
          <w:p w:rsidR="005D76F6" w:rsidP="005D76F6" w:rsidRDefault="005D76F6" w14:paraId="1E20550F" w14:textId="5EFB7B63">
            <w:r>
              <w:rPr>
                <w:rFonts w:hint="cs"/>
                <w:cs/>
              </w:rPr>
              <w:t xml:space="preserve">วางต่อจาก </w:t>
            </w:r>
            <w:r>
              <w:t>promotionExpired</w:t>
            </w:r>
          </w:p>
          <w:p w:rsidR="005D76F6" w:rsidP="005D76F6" w:rsidRDefault="005D76F6" w14:paraId="596BF0EC" w14:textId="77777777">
            <w:r w:rsidRPr="00A7383F">
              <w:t>Disable</w:t>
            </w:r>
          </w:p>
          <w:p w:rsidRPr="00AE41BB" w:rsidR="005D76F6" w:rsidP="005D76F6" w:rsidRDefault="005D76F6" w14:paraId="27547CFC" w14:textId="48278A78">
            <w:pPr>
              <w:spacing w:after="160" w:line="259" w:lineRule="auto"/>
            </w:pPr>
            <w:r w:rsidRPr="00647985">
              <w:t xml:space="preserve">Visble </w:t>
            </w:r>
            <w:r w:rsidRPr="00647985">
              <w:rPr>
                <w:rFonts w:hint="cs"/>
                <w:cs/>
              </w:rPr>
              <w:t xml:space="preserve">เมื่อ </w:t>
            </w:r>
            <w:r>
              <w:t>smsPromotionExpiredSendFlag</w:t>
            </w:r>
            <w:r>
              <w:rPr>
                <w:rFonts w:hint="cs"/>
                <w:cs/>
              </w:rPr>
              <w:t xml:space="preserve"> มีค่าเป็น </w:t>
            </w:r>
            <w:r>
              <w:rPr>
                <w:rFonts w:cs="Angsana New"/>
                <w:cs/>
              </w:rPr>
              <w:t>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</w:p>
        </w:tc>
      </w:tr>
      <w:tr w:rsidRPr="00AE41BB" w:rsidR="005D76F6" w:rsidTr="001A53D4" w14:paraId="64F1DF24" w14:textId="77777777">
        <w:trPr>
          <w:trHeight w:val="162"/>
        </w:trPr>
        <w:tc>
          <w:tcPr>
            <w:tcW w:w="848" w:type="pct"/>
          </w:tcPr>
          <w:p w:rsidR="005D76F6" w:rsidP="005D76F6" w:rsidRDefault="005D76F6" w14:paraId="438BB9B3" w14:textId="567D5343">
            <w:r>
              <w:t>promotionExpiredDefaultWordingFlag</w:t>
            </w:r>
          </w:p>
        </w:tc>
        <w:tc>
          <w:tcPr>
            <w:tcW w:w="1075" w:type="pct"/>
          </w:tcPr>
          <w:p w:rsidR="005D76F6" w:rsidP="005D76F6" w:rsidRDefault="005D76F6" w14:paraId="625FDBB8" w14:textId="178DC5B4">
            <w:r>
              <w:t>Radio Button</w:t>
            </w:r>
          </w:p>
        </w:tc>
        <w:tc>
          <w:tcPr>
            <w:tcW w:w="3077" w:type="pct"/>
            <w:gridSpan w:val="2"/>
          </w:tcPr>
          <w:p w:rsidR="005D76F6" w:rsidP="005D76F6" w:rsidRDefault="005D76F6" w14:paraId="34E641FD" w14:textId="77777777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E42349">
              <w:rPr>
                <w:rFonts w:cs="Angsana New"/>
                <w:color w:val="FF0000"/>
                <w:cs/>
              </w:rPr>
              <w:t>*</w:t>
            </w:r>
            <w:r w:rsidRPr="00E42349">
              <w:rPr>
                <w:color w:val="FF0000"/>
              </w:rPr>
              <w:t xml:space="preserve">Default </w:t>
            </w:r>
            <w:r>
              <w:rPr>
                <w:color w:val="FF0000"/>
              </w:rPr>
              <w:t>Wording</w:t>
            </w:r>
          </w:p>
          <w:p w:rsidR="005D76F6" w:rsidP="005D76F6" w:rsidRDefault="005D76F6" w14:paraId="007E5836" w14:textId="77777777">
            <w:pPr>
              <w:rPr>
                <w:rFonts w:cs="CordiaUPC"/>
              </w:rPr>
            </w:pPr>
            <w:r w:rsidRPr="004C3917">
              <w:t xml:space="preserve">List of Value </w:t>
            </w:r>
            <w:r w:rsidRPr="004C3917"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ดึงข้อมูล</w:t>
            </w:r>
            <w:r w:rsidRPr="002B59E6">
              <w:rPr>
                <w:rFonts w:hint="cs"/>
                <w:cs/>
              </w:rPr>
              <w:t>จาก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>
              <w:t>FLW_CFG_LOV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=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‘</w:t>
            </w:r>
            <w:r>
              <w:rPr>
                <w:rFonts w:cs="CordiaUPC"/>
              </w:rPr>
              <w:t>YesNoIndicator</w:t>
            </w:r>
            <w:r>
              <w:rPr>
                <w:rFonts w:cs="Angsana New"/>
                <w:cs/>
              </w:rPr>
              <w:t>’</w:t>
            </w:r>
          </w:p>
          <w:p w:rsidRPr="00A05A22" w:rsidR="005D76F6" w:rsidP="005D76F6" w:rsidRDefault="005D76F6" w14:paraId="0A0AC62B" w14:textId="15F564E3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ถ้าค่าเป็น </w:t>
            </w:r>
            <w:r>
              <w:rPr>
                <w:rFonts w:cs="Angsana New"/>
                <w:cs/>
              </w:rPr>
              <w:t>“</w:t>
            </w:r>
            <w:r>
              <w:rPr>
                <w:rFonts w:cs="CordiaUPC"/>
              </w:rPr>
              <w:t>Yes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 w:cs="Angsana New"/>
                <w:cs/>
              </w:rPr>
              <w:t xml:space="preserve">ให้ </w:t>
            </w:r>
            <w:r>
              <w:rPr>
                <w:rFonts w:cs="CordiaUPC"/>
              </w:rPr>
              <w:t xml:space="preserve">Disable Field </w:t>
            </w:r>
            <w:r>
              <w:t>smsNotificationPromotionExpired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ทุกภาษา และ </w:t>
            </w:r>
            <w:r>
              <w:t xml:space="preserve">Default </w:t>
            </w:r>
            <w:r>
              <w:rPr>
                <w:rFonts w:hint="cs"/>
                <w:cs/>
              </w:rPr>
              <w:t xml:space="preserve">ตามที่ </w:t>
            </w:r>
            <w:r>
              <w:t xml:space="preserve">Configure </w:t>
            </w:r>
            <w:r>
              <w:rPr>
                <w:rFonts w:hint="cs"/>
                <w:cs/>
              </w:rPr>
              <w:t>ที่</w:t>
            </w:r>
            <w:r>
              <w:t xml:space="preserve"> Table</w:t>
            </w:r>
            <w:r>
              <w:rPr>
                <w:rFonts w:hint="cs"/>
                <w:cs/>
              </w:rPr>
              <w:t xml:space="preserve"> </w:t>
            </w:r>
            <w:r w:rsidRPr="003172DB">
              <w:t>SMS_WORDING_GENERATE_CONFIG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โดย </w:t>
            </w:r>
            <w:r w:rsidRPr="008F4D5E">
              <w:t>group_type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>ประกอบด้วย</w:t>
            </w:r>
            <w:r w:rsidRPr="002B59E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‘</w:t>
            </w:r>
            <w:r>
              <w:rPr>
                <w:rFonts w:cs="CordiaUPC"/>
              </w:rPr>
              <w:t>NBO</w:t>
            </w:r>
            <w:r>
              <w:rPr>
                <w:rFonts w:cs="Angsana New"/>
                <w:cs/>
              </w:rPr>
              <w:t>’</w:t>
            </w:r>
          </w:p>
          <w:p w:rsidR="005D76F6" w:rsidP="005D76F6" w:rsidRDefault="005D76F6" w14:paraId="5A611C17" w14:textId="1C594060">
            <w:pPr>
              <w:pStyle w:val="ListParagraph"/>
              <w:numPr>
                <w:ilvl w:val="0"/>
                <w:numId w:val="158"/>
              </w:numPr>
              <w:spacing w:after="0"/>
            </w:pPr>
            <w:r>
              <w:t xml:space="preserve">Eng </w:t>
            </w:r>
            <w:r>
              <w:rPr>
                <w:rFonts w:cs="Angsana New"/>
                <w:cs/>
              </w:rPr>
              <w:t xml:space="preserve">= </w:t>
            </w:r>
            <w:r w:rsidRPr="00A003AF">
              <w:rPr>
                <w:rFonts w:cs="Angsana New"/>
              </w:rPr>
              <w:t>wording_in_en</w:t>
            </w:r>
          </w:p>
          <w:p w:rsidR="005D76F6" w:rsidP="005D76F6" w:rsidRDefault="005D76F6" w14:paraId="5A7F73BC" w14:textId="0C06FADD">
            <w:pPr>
              <w:pStyle w:val="ListParagraph"/>
              <w:numPr>
                <w:ilvl w:val="0"/>
                <w:numId w:val="158"/>
              </w:numPr>
              <w:spacing w:after="0"/>
            </w:pPr>
            <w:r>
              <w:t xml:space="preserve">THA </w:t>
            </w:r>
            <w:r>
              <w:rPr>
                <w:rFonts w:cs="Angsana New"/>
                <w:cs/>
              </w:rPr>
              <w:t xml:space="preserve">= </w:t>
            </w:r>
            <w:r w:rsidRPr="00A003AF">
              <w:rPr>
                <w:rFonts w:cs="Angsana New"/>
              </w:rPr>
              <w:t>wording_in_</w:t>
            </w:r>
            <w:r>
              <w:rPr>
                <w:rFonts w:cs="Angsana New"/>
              </w:rPr>
              <w:t>th</w:t>
            </w:r>
          </w:p>
          <w:p w:rsidRPr="00AE41BB" w:rsidR="005D76F6" w:rsidP="005D76F6" w:rsidRDefault="005D76F6" w14:paraId="127D1DEE" w14:textId="37A135EE">
            <w:pPr>
              <w:spacing w:after="160" w:line="259" w:lineRule="auto"/>
            </w:pPr>
            <w:r>
              <w:rPr>
                <w:rFonts w:hint="cs"/>
                <w:cs/>
              </w:rPr>
              <w:t xml:space="preserve">ถ้าเป็น </w:t>
            </w:r>
            <w:r>
              <w:rPr>
                <w:rFonts w:cs="Angsana New"/>
                <w:cs/>
              </w:rPr>
              <w:t>“</w:t>
            </w:r>
            <w:r>
              <w:t>No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ให้ </w:t>
            </w:r>
            <w:r>
              <w:t>Enable Field smsNotificationPromotionExpired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>ทุกภาษา</w:t>
            </w:r>
          </w:p>
        </w:tc>
      </w:tr>
      <w:tr w:rsidRPr="00AE41BB" w:rsidR="005D76F6" w:rsidTr="001A53D4" w14:paraId="31AE0618" w14:textId="77777777">
        <w:trPr>
          <w:trHeight w:val="162"/>
        </w:trPr>
        <w:tc>
          <w:tcPr>
            <w:tcW w:w="848" w:type="pct"/>
          </w:tcPr>
          <w:p w:rsidR="005D76F6" w:rsidP="005D76F6" w:rsidRDefault="005D76F6" w14:paraId="0264EA44" w14:textId="68F60FD2">
            <w:r>
              <w:t>smsNotificationPromotionExpiredEng</w:t>
            </w:r>
          </w:p>
        </w:tc>
        <w:tc>
          <w:tcPr>
            <w:tcW w:w="1075" w:type="pct"/>
          </w:tcPr>
          <w:p w:rsidR="005D76F6" w:rsidP="005D76F6" w:rsidRDefault="005D76F6" w14:paraId="747BD2EB" w14:textId="5E67CB91">
            <w:r>
              <w:t>Text Area</w:t>
            </w:r>
          </w:p>
        </w:tc>
        <w:tc>
          <w:tcPr>
            <w:tcW w:w="3077" w:type="pct"/>
            <w:gridSpan w:val="2"/>
          </w:tcPr>
          <w:p w:rsidR="005D76F6" w:rsidP="005D76F6" w:rsidRDefault="005D76F6" w14:paraId="4EF956F6" w14:textId="77777777">
            <w:pPr>
              <w:rPr>
                <w:color w:val="FF0000"/>
              </w:rPr>
            </w:pPr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524D02">
              <w:rPr>
                <w:rFonts w:cs="Angsana New"/>
                <w:color w:val="FF0000"/>
                <w:cs/>
              </w:rPr>
              <w:t>*</w:t>
            </w:r>
            <w:r w:rsidRPr="000D29BA">
              <w:rPr>
                <w:color w:val="FF0000"/>
              </w:rPr>
              <w:t>ENG</w:t>
            </w:r>
          </w:p>
          <w:p w:rsidR="005D76F6" w:rsidP="005D76F6" w:rsidRDefault="005D76F6" w14:paraId="4E89FAAD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Max Length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CordiaUPC"/>
              </w:rPr>
              <w:t>550</w:t>
            </w:r>
          </w:p>
          <w:p w:rsidRPr="00AE41BB" w:rsidR="005D76F6" w:rsidP="005D76F6" w:rsidRDefault="005D76F6" w14:paraId="4D57859F" w14:textId="3E9EB0EB">
            <w:pPr>
              <w:spacing w:after="160" w:line="259" w:lineRule="auto"/>
            </w:pPr>
            <w:r>
              <w:rPr>
                <w:rFonts w:hint="cs"/>
                <w:cs/>
              </w:rPr>
              <w:t xml:space="preserve">เมื่อ </w:t>
            </w:r>
            <w:r>
              <w:t xml:space="preserve">User </w:t>
            </w:r>
            <w:r>
              <w:rPr>
                <w:rFonts w:hint="cs"/>
                <w:cs/>
              </w:rPr>
              <w:t>กรอก</w:t>
            </w:r>
            <w:r>
              <w:rPr>
                <w:cs/>
              </w:rPr>
              <w:t>ใ</w:t>
            </w:r>
            <w:r>
              <w:rPr>
                <w:rFonts w:hint="cs"/>
                <w:cs/>
              </w:rPr>
              <w:t xml:space="preserve">ห้คำนวนจำนวนตัวอักษรไว้ที่ </w:t>
            </w:r>
            <w:r>
              <w:t>counterSMSNotificationPromotionExpiredEng</w:t>
            </w:r>
          </w:p>
        </w:tc>
      </w:tr>
      <w:tr w:rsidRPr="00AE41BB" w:rsidR="005D76F6" w:rsidTr="001A53D4" w14:paraId="57E82132" w14:textId="77777777">
        <w:trPr>
          <w:trHeight w:val="162"/>
        </w:trPr>
        <w:tc>
          <w:tcPr>
            <w:tcW w:w="848" w:type="pct"/>
          </w:tcPr>
          <w:p w:rsidR="005D76F6" w:rsidP="005D76F6" w:rsidRDefault="005D76F6" w14:paraId="7C2C9EAE" w14:textId="42C9CD12">
            <w:r>
              <w:t>counterSMSNotificationPromotionExpiredEng</w:t>
            </w:r>
          </w:p>
        </w:tc>
        <w:tc>
          <w:tcPr>
            <w:tcW w:w="1075" w:type="pct"/>
          </w:tcPr>
          <w:p w:rsidR="005D76F6" w:rsidP="005D76F6" w:rsidRDefault="005D76F6" w14:paraId="56D082DA" w14:textId="2DE24C70">
            <w:r>
              <w:t>Text</w:t>
            </w:r>
          </w:p>
        </w:tc>
        <w:tc>
          <w:tcPr>
            <w:tcW w:w="3077" w:type="pct"/>
            <w:gridSpan w:val="2"/>
          </w:tcPr>
          <w:p w:rsidR="005D76F6" w:rsidP="005D76F6" w:rsidRDefault="005D76F6" w14:paraId="5D9B3BE7" w14:textId="1E908932">
            <w:r>
              <w:rPr>
                <w:rFonts w:hint="cs"/>
                <w:cs/>
              </w:rPr>
              <w:t>วางไว้ใต้</w:t>
            </w:r>
            <w:r>
              <w:rPr>
                <w:rFonts w:cs="Angsana New"/>
                <w:cs/>
              </w:rPr>
              <w:t xml:space="preserve"> </w:t>
            </w:r>
            <w:r>
              <w:t>smsNotificationPromotionExpired</w:t>
            </w:r>
          </w:p>
          <w:p w:rsidR="005D76F6" w:rsidP="005D76F6" w:rsidRDefault="005D76F6" w14:paraId="2755F73E" w14:textId="77777777">
            <w:r>
              <w:rPr>
                <w:rFonts w:hint="cs"/>
                <w:cs/>
              </w:rPr>
              <w:t xml:space="preserve">แสดงใน </w:t>
            </w:r>
            <w:r>
              <w:t>Format</w:t>
            </w:r>
          </w:p>
          <w:p w:rsidRPr="00AE41BB" w:rsidR="005D76F6" w:rsidP="005D76F6" w:rsidRDefault="005D76F6" w14:paraId="1838D8F6" w14:textId="52CD06F3">
            <w:pPr>
              <w:spacing w:after="160" w:line="259" w:lineRule="auto"/>
            </w:pPr>
            <w:r>
              <w:t>counterSMSNotificationPromotionExpiredEng</w:t>
            </w:r>
            <w:r>
              <w:rPr>
                <w:rFonts w:cs="Angsana New"/>
                <w:cs/>
              </w:rPr>
              <w:t xml:space="preserve"> / </w:t>
            </w:r>
            <w:r>
              <w:t>550</w:t>
            </w:r>
          </w:p>
        </w:tc>
      </w:tr>
      <w:tr w:rsidRPr="00AE41BB" w:rsidR="005D76F6" w:rsidTr="001A53D4" w14:paraId="718999C7" w14:textId="77777777">
        <w:trPr>
          <w:trHeight w:val="162"/>
        </w:trPr>
        <w:tc>
          <w:tcPr>
            <w:tcW w:w="848" w:type="pct"/>
          </w:tcPr>
          <w:p w:rsidR="005D76F6" w:rsidP="005D76F6" w:rsidRDefault="005D76F6" w14:paraId="7F4E4E1B" w14:textId="29EC12BD">
            <w:r>
              <w:t>smsNotificationPromotionExpiredTha</w:t>
            </w:r>
          </w:p>
        </w:tc>
        <w:tc>
          <w:tcPr>
            <w:tcW w:w="1075" w:type="pct"/>
          </w:tcPr>
          <w:p w:rsidR="005D76F6" w:rsidP="005D76F6" w:rsidRDefault="005D76F6" w14:paraId="7A1764EE" w14:textId="569D39FF">
            <w:r>
              <w:t>Text Area</w:t>
            </w:r>
          </w:p>
        </w:tc>
        <w:tc>
          <w:tcPr>
            <w:tcW w:w="3077" w:type="pct"/>
            <w:gridSpan w:val="2"/>
          </w:tcPr>
          <w:p w:rsidR="005D76F6" w:rsidP="005D76F6" w:rsidRDefault="005D76F6" w14:paraId="68C6D642" w14:textId="77777777">
            <w:pPr>
              <w:rPr>
                <w:color w:val="FF0000"/>
              </w:rPr>
            </w:pPr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9754AB">
              <w:rPr>
                <w:rFonts w:cs="Angsana New"/>
                <w:color w:val="FF0000"/>
                <w:cs/>
              </w:rPr>
              <w:t>*</w:t>
            </w:r>
            <w:r>
              <w:rPr>
                <w:color w:val="FF0000"/>
              </w:rPr>
              <w:t>THA</w:t>
            </w:r>
          </w:p>
          <w:p w:rsidR="005D76F6" w:rsidP="005D76F6" w:rsidRDefault="005D76F6" w14:paraId="2F168E06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Max Length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CordiaUPC"/>
              </w:rPr>
              <w:t>350</w:t>
            </w:r>
          </w:p>
          <w:p w:rsidRPr="00AE41BB" w:rsidR="005D76F6" w:rsidP="005D76F6" w:rsidRDefault="005D76F6" w14:paraId="6E87F9DE" w14:textId="6097B2C0">
            <w:pPr>
              <w:spacing w:after="160" w:line="259" w:lineRule="auto"/>
            </w:pPr>
            <w:r>
              <w:rPr>
                <w:rFonts w:hint="cs"/>
                <w:cs/>
              </w:rPr>
              <w:t xml:space="preserve">เมื่อ </w:t>
            </w:r>
            <w:r>
              <w:t xml:space="preserve">User </w:t>
            </w:r>
            <w:r>
              <w:rPr>
                <w:rFonts w:hint="cs"/>
                <w:cs/>
              </w:rPr>
              <w:t>กรอก</w:t>
            </w:r>
            <w:r>
              <w:rPr>
                <w:cs/>
              </w:rPr>
              <w:t>ใ</w:t>
            </w:r>
            <w:r>
              <w:rPr>
                <w:rFonts w:hint="cs"/>
                <w:cs/>
              </w:rPr>
              <w:t xml:space="preserve">ห้คำนวนจำนวนตัวอักษรไว้ที่ </w:t>
            </w:r>
            <w:r>
              <w:t>counterSMSNotificationPromotionExpiredTha</w:t>
            </w:r>
          </w:p>
        </w:tc>
      </w:tr>
      <w:tr w:rsidRPr="00AE41BB" w:rsidR="005D76F6" w:rsidTr="001A53D4" w14:paraId="307667D7" w14:textId="77777777">
        <w:trPr>
          <w:trHeight w:val="162"/>
        </w:trPr>
        <w:tc>
          <w:tcPr>
            <w:tcW w:w="848" w:type="pct"/>
          </w:tcPr>
          <w:p w:rsidR="005D76F6" w:rsidP="005D76F6" w:rsidRDefault="005D76F6" w14:paraId="46DD694B" w14:textId="065021F7">
            <w:r>
              <w:t>counterSMSNotificationPromotionExpiredTha</w:t>
            </w:r>
          </w:p>
        </w:tc>
        <w:tc>
          <w:tcPr>
            <w:tcW w:w="1075" w:type="pct"/>
          </w:tcPr>
          <w:p w:rsidR="005D76F6" w:rsidP="005D76F6" w:rsidRDefault="005D76F6" w14:paraId="371D41C8" w14:textId="4D0C0FF4">
            <w:r>
              <w:t>Text</w:t>
            </w:r>
          </w:p>
        </w:tc>
        <w:tc>
          <w:tcPr>
            <w:tcW w:w="3077" w:type="pct"/>
            <w:gridSpan w:val="2"/>
          </w:tcPr>
          <w:p w:rsidR="005D76F6" w:rsidP="005D76F6" w:rsidRDefault="005D76F6" w14:paraId="62CCE9FE" w14:textId="36B164A4">
            <w:r>
              <w:rPr>
                <w:rFonts w:hint="cs"/>
                <w:cs/>
              </w:rPr>
              <w:t>วางไว้ใต้</w:t>
            </w:r>
            <w:r>
              <w:rPr>
                <w:rFonts w:cs="Angsana New"/>
                <w:cs/>
              </w:rPr>
              <w:t xml:space="preserve"> </w:t>
            </w:r>
            <w:r>
              <w:t>smsNotificationPromotionExpired</w:t>
            </w:r>
          </w:p>
          <w:p w:rsidR="005D76F6" w:rsidP="005D76F6" w:rsidRDefault="005D76F6" w14:paraId="6A3993C1" w14:textId="77777777">
            <w:r>
              <w:rPr>
                <w:rFonts w:hint="cs"/>
                <w:cs/>
              </w:rPr>
              <w:t xml:space="preserve">แสดงใน </w:t>
            </w:r>
            <w:r>
              <w:t>Format</w:t>
            </w:r>
          </w:p>
          <w:p w:rsidRPr="00AE41BB" w:rsidR="005D76F6" w:rsidP="005D76F6" w:rsidRDefault="005D76F6" w14:paraId="78715FD5" w14:textId="1ADCD82F">
            <w:pPr>
              <w:spacing w:after="160" w:line="259" w:lineRule="auto"/>
            </w:pPr>
            <w:r>
              <w:t>counterSMSNotificationPromotionExpiredTha</w:t>
            </w:r>
            <w:r>
              <w:rPr>
                <w:rFonts w:cs="Angsana New"/>
                <w:cs/>
              </w:rPr>
              <w:t xml:space="preserve"> / </w:t>
            </w:r>
            <w:r>
              <w:t>350</w:t>
            </w:r>
          </w:p>
        </w:tc>
      </w:tr>
      <w:tr w:rsidRPr="008979A8" w:rsidR="005D76F6" w:rsidTr="003542C5" w14:paraId="446532A9" w14:textId="77777777">
        <w:trPr>
          <w:trHeight w:val="111"/>
        </w:trPr>
        <w:tc>
          <w:tcPr>
            <w:tcW w:w="5000" w:type="pct"/>
            <w:gridSpan w:val="4"/>
            <w:shd w:val="clear" w:color="auto" w:fill="C2D69B" w:themeFill="accent3" w:themeFillTint="99"/>
          </w:tcPr>
          <w:p w:rsidR="005D76F6" w:rsidP="005D76F6" w:rsidRDefault="005D76F6" w14:paraId="175F7701" w14:textId="0F64AB3E">
            <w:pPr>
              <w:pStyle w:val="HeaderTable"/>
              <w:tabs>
                <w:tab w:val="left" w:pos="1351"/>
              </w:tabs>
            </w:pPr>
            <w:r>
              <w:t>End SMS Promotion Expire</w:t>
            </w:r>
          </w:p>
        </w:tc>
      </w:tr>
      <w:tr w:rsidRPr="008979A8" w:rsidR="005D76F6" w:rsidTr="003542C5" w14:paraId="3604378D" w14:textId="77777777">
        <w:trPr>
          <w:trHeight w:val="111"/>
        </w:trPr>
        <w:tc>
          <w:tcPr>
            <w:tcW w:w="5000" w:type="pct"/>
            <w:gridSpan w:val="4"/>
            <w:shd w:val="clear" w:color="auto" w:fill="C2D69B" w:themeFill="accent3" w:themeFillTint="99"/>
          </w:tcPr>
          <w:p w:rsidR="005D76F6" w:rsidP="005D76F6" w:rsidRDefault="005D76F6" w14:paraId="69B092FF" w14:textId="3E078A6F">
            <w:pPr>
              <w:pStyle w:val="HeaderTable"/>
              <w:tabs>
                <w:tab w:val="left" w:pos="1351"/>
              </w:tabs>
            </w:pPr>
            <w:r>
              <w:t xml:space="preserve">End </w:t>
            </w:r>
            <w:r>
              <w:rPr>
                <w:bCs/>
                <w:cs/>
                <w:lang w:bidi="th-TH"/>
              </w:rPr>
              <w:t>“</w:t>
            </w:r>
            <w:r>
              <w:t xml:space="preserve">SMS Before Promotion Expired </w:t>
            </w:r>
            <w:r>
              <w:rPr>
                <w:bCs/>
                <w:cs/>
                <w:lang w:bidi="th-TH"/>
              </w:rPr>
              <w:t xml:space="preserve">(“ + </w:t>
            </w:r>
            <w:r w:rsidRPr="00A7383F">
              <w:rPr>
                <w:color w:val="FF0000"/>
              </w:rPr>
              <w:t>Current Status Package</w:t>
            </w:r>
            <w:r>
              <w:rPr>
                <w:bCs/>
                <w:cs/>
                <w:lang w:bidi="th-TH"/>
              </w:rPr>
              <w:t xml:space="preserve"> + “)” </w:t>
            </w:r>
            <w:r>
              <w:t>Detail section</w:t>
            </w:r>
            <w:r>
              <w:rPr>
                <w:bCs/>
                <w:cs/>
                <w:lang w:bidi="th-TH"/>
              </w:rPr>
              <w:t>.</w:t>
            </w:r>
          </w:p>
        </w:tc>
      </w:tr>
      <w:tr w:rsidRPr="008979A8" w:rsidR="005D76F6" w:rsidTr="0013276B" w14:paraId="05ECEC4D" w14:textId="77777777">
        <w:trPr>
          <w:trHeight w:val="162"/>
        </w:trPr>
        <w:tc>
          <w:tcPr>
            <w:tcW w:w="848" w:type="pct"/>
          </w:tcPr>
          <w:p w:rsidR="005D76F6" w:rsidP="005D76F6" w:rsidRDefault="005D76F6" w14:paraId="1422F127" w14:textId="77777777">
            <w:bookmarkStart w:name="_Hlk133932725" w:id="48"/>
            <w:r w:rsidRPr="008979A8">
              <w:rPr>
                <w:cs/>
              </w:rPr>
              <w:t xml:space="preserve">ปุ่ม </w:t>
            </w:r>
            <w:r w:rsidRPr="008979A8">
              <w:t>Add</w:t>
            </w:r>
          </w:p>
        </w:tc>
        <w:tc>
          <w:tcPr>
            <w:tcW w:w="1075" w:type="pct"/>
          </w:tcPr>
          <w:p w:rsidR="005D76F6" w:rsidP="005D76F6" w:rsidRDefault="005D76F6" w14:paraId="1B8A0E9B" w14:textId="77777777">
            <w:r w:rsidRPr="008979A8">
              <w:t>Button</w:t>
            </w:r>
          </w:p>
        </w:tc>
        <w:tc>
          <w:tcPr>
            <w:tcW w:w="3077" w:type="pct"/>
            <w:gridSpan w:val="2"/>
          </w:tcPr>
          <w:p w:rsidR="005D76F6" w:rsidP="005D76F6" w:rsidRDefault="005D76F6" w14:paraId="1A5F14F2" w14:textId="24DA3EFE">
            <w:pPr>
              <w:pStyle w:val="HeaderTable"/>
              <w:rPr>
                <w:b w:val="0"/>
                <w:bCs/>
                <w:lang w:bidi="th-TH"/>
              </w:rPr>
            </w:pPr>
            <w:r w:rsidRPr="008979A8">
              <w:rPr>
                <w:b w:val="0"/>
                <w:bCs/>
                <w:lang w:bidi="th-TH"/>
              </w:rPr>
              <w:t xml:space="preserve">Visible </w:t>
            </w:r>
            <w:r w:rsidRPr="008979A8">
              <w:rPr>
                <w:rFonts w:cs="Angsana New"/>
                <w:cs/>
                <w:lang w:bidi="th-TH"/>
              </w:rPr>
              <w:t>เมื่อมี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b w:val="0"/>
                <w:bCs/>
                <w:lang w:bidi="th-TH"/>
              </w:rPr>
              <w:t xml:space="preserve">Event </w:t>
            </w:r>
            <w:r w:rsidRPr="008979A8">
              <w:rPr>
                <w:rFonts w:cs="Angsana New"/>
                <w:cs/>
                <w:lang w:bidi="th-TH"/>
              </w:rPr>
              <w:t>มาจาก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691921">
              <w:rPr>
                <w:b w:val="0"/>
                <w:bCs/>
                <w:lang w:bidi="th-TH"/>
              </w:rPr>
              <w:t xml:space="preserve">PO Relation </w:t>
            </w:r>
            <w:r w:rsidRPr="00E2221B">
              <w:rPr>
                <w:b w:val="0"/>
                <w:bCs/>
                <w:lang w:bidi="th-TH"/>
              </w:rPr>
              <w:t xml:space="preserve">Table Section </w:t>
            </w:r>
            <w:r w:rsidRPr="008979A8">
              <w:rPr>
                <w:rFonts w:cs="Angsana New"/>
                <w:cs/>
                <w:lang w:bidi="th-TH"/>
              </w:rPr>
              <w:t>เป็น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“</w:t>
            </w:r>
            <w:r w:rsidRPr="008979A8">
              <w:rPr>
                <w:b w:val="0"/>
                <w:bCs/>
                <w:lang w:bidi="th-TH"/>
              </w:rPr>
              <w:t>Add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>”</w:t>
            </w:r>
          </w:p>
          <w:p w:rsidR="005D76F6" w:rsidP="005D76F6" w:rsidRDefault="005D76F6" w14:paraId="4CB34A13" w14:textId="77777777">
            <w:pPr>
              <w:rPr>
                <w:cs/>
              </w:rPr>
            </w:pPr>
            <w:r>
              <w:rPr>
                <w:rFonts w:hint="cs"/>
                <w:cs/>
              </w:rPr>
              <w:t>เมื่อกดปุ่ม</w:t>
            </w:r>
          </w:p>
          <w:p w:rsidR="005D76F6" w:rsidP="005D76F6" w:rsidRDefault="005D76F6" w14:paraId="152DA3A8" w14:textId="77777777">
            <w:pPr>
              <w:pStyle w:val="ListParagraph"/>
              <w:numPr>
                <w:ilvl w:val="0"/>
                <w:numId w:val="15"/>
              </w:numPr>
              <w:spacing w:after="160" w:line="259" w:lineRule="auto"/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Validate </w:t>
            </w:r>
            <w:r>
              <w:rPr>
                <w:rFonts w:hint="cs" w:cs="Angsana New"/>
                <w:cs/>
              </w:rPr>
              <w:t>ข้อมูลในหน้าจอ</w:t>
            </w:r>
          </w:p>
          <w:p w:rsidRPr="00AE41BB" w:rsidR="005D76F6" w:rsidP="005D76F6" w:rsidRDefault="005D76F6" w14:paraId="12EC14F6" w14:textId="58FA61E9">
            <w:pPr>
              <w:pStyle w:val="ListParagraph"/>
              <w:numPr>
                <w:ilvl w:val="0"/>
                <w:numId w:val="15"/>
              </w:numPr>
              <w:spacing w:after="160" w:line="259" w:lineRule="auto"/>
            </w:pPr>
            <w:r w:rsidRPr="00257C21">
              <w:rPr>
                <w:rFonts w:hint="cs"/>
                <w:cs/>
              </w:rPr>
              <w:t xml:space="preserve">ให้ทำการเคลียร์ค่าใน </w:t>
            </w:r>
            <w:r>
              <w:t>PO RelationDetail Section</w:t>
            </w:r>
            <w:r w:rsidRPr="00257C21">
              <w:rPr>
                <w:rFonts w:hint="cs"/>
                <w:cs/>
              </w:rPr>
              <w:t xml:space="preserve"> และ</w:t>
            </w:r>
            <w:r w:rsidRPr="00257C21">
              <w:t xml:space="preserve"> Invisible</w:t>
            </w:r>
            <w:r w:rsidRPr="00C8259F">
              <w:rPr>
                <w:rFonts w:cs="Angsana New"/>
                <w:cs/>
              </w:rPr>
              <w:t xml:space="preserve"> </w:t>
            </w:r>
            <w:r>
              <w:t>PO Relation Detail Section</w:t>
            </w:r>
          </w:p>
        </w:tc>
      </w:tr>
      <w:bookmarkEnd w:id="48"/>
      <w:tr w:rsidRPr="008979A8" w:rsidR="005D76F6" w:rsidTr="0013276B" w14:paraId="437866CB" w14:textId="77777777">
        <w:trPr>
          <w:trHeight w:val="162"/>
        </w:trPr>
        <w:tc>
          <w:tcPr>
            <w:tcW w:w="848" w:type="pct"/>
          </w:tcPr>
          <w:p w:rsidR="005D76F6" w:rsidP="005D76F6" w:rsidRDefault="005D76F6" w14:paraId="6D31EBA9" w14:textId="77777777">
            <w:r w:rsidRPr="008979A8">
              <w:rPr>
                <w:cs/>
              </w:rPr>
              <w:t xml:space="preserve">ปุ่ม </w:t>
            </w:r>
            <w:r w:rsidRPr="008979A8">
              <w:t>Update</w:t>
            </w:r>
          </w:p>
        </w:tc>
        <w:tc>
          <w:tcPr>
            <w:tcW w:w="1075" w:type="pct"/>
          </w:tcPr>
          <w:p w:rsidR="005D76F6" w:rsidP="005D76F6" w:rsidRDefault="005D76F6" w14:paraId="2F2A9A3F" w14:textId="77777777">
            <w:r w:rsidRPr="008979A8">
              <w:t>Button</w:t>
            </w:r>
          </w:p>
        </w:tc>
        <w:tc>
          <w:tcPr>
            <w:tcW w:w="3077" w:type="pct"/>
            <w:gridSpan w:val="2"/>
          </w:tcPr>
          <w:p w:rsidR="005D76F6" w:rsidP="005D76F6" w:rsidRDefault="005D76F6" w14:paraId="106C3370" w14:textId="188B0036">
            <w:pPr>
              <w:pStyle w:val="HeaderTable"/>
              <w:rPr>
                <w:b w:val="0"/>
                <w:bCs/>
                <w:lang w:bidi="th-TH"/>
              </w:rPr>
            </w:pPr>
            <w:r w:rsidRPr="008979A8">
              <w:rPr>
                <w:b w:val="0"/>
                <w:bCs/>
                <w:lang w:bidi="th-TH"/>
              </w:rPr>
              <w:t xml:space="preserve">Visible </w:t>
            </w:r>
            <w:r w:rsidRPr="008979A8">
              <w:rPr>
                <w:rFonts w:cs="Angsana New"/>
                <w:cs/>
                <w:lang w:bidi="th-TH"/>
              </w:rPr>
              <w:t>เมื่อมี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b w:val="0"/>
                <w:bCs/>
                <w:lang w:bidi="th-TH"/>
              </w:rPr>
              <w:t xml:space="preserve">Event </w:t>
            </w:r>
            <w:r w:rsidRPr="008979A8">
              <w:rPr>
                <w:rFonts w:cs="Angsana New"/>
                <w:cs/>
                <w:lang w:bidi="th-TH"/>
              </w:rPr>
              <w:t>มาจาก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691921">
              <w:rPr>
                <w:b w:val="0"/>
                <w:bCs/>
                <w:lang w:bidi="th-TH"/>
              </w:rPr>
              <w:t xml:space="preserve">PO Relation </w:t>
            </w:r>
            <w:r w:rsidRPr="00E2221B">
              <w:rPr>
                <w:b w:val="0"/>
                <w:bCs/>
                <w:lang w:bidi="th-TH"/>
              </w:rPr>
              <w:t xml:space="preserve">Table Section </w:t>
            </w:r>
            <w:r w:rsidRPr="008979A8">
              <w:rPr>
                <w:rFonts w:cs="Angsana New"/>
                <w:cs/>
                <w:lang w:bidi="th-TH"/>
              </w:rPr>
              <w:t>เป็น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“</w:t>
            </w:r>
            <w:r>
              <w:rPr>
                <w:b w:val="0"/>
                <w:bCs/>
                <w:lang w:bidi="th-TH"/>
              </w:rPr>
              <w:t>Edit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>”</w:t>
            </w:r>
          </w:p>
          <w:p w:rsidR="005D76F6" w:rsidP="005D76F6" w:rsidRDefault="005D76F6" w14:paraId="21FE0D48" w14:textId="77777777">
            <w:r>
              <w:rPr>
                <w:rFonts w:hint="cs"/>
                <w:cs/>
              </w:rPr>
              <w:t>เมื่อกดปุ่ม</w:t>
            </w:r>
          </w:p>
          <w:p w:rsidR="005D76F6" w:rsidP="005D76F6" w:rsidRDefault="005D76F6" w14:paraId="2A504279" w14:textId="77777777">
            <w:pPr>
              <w:pStyle w:val="ListParagraph"/>
              <w:numPr>
                <w:ilvl w:val="0"/>
                <w:numId w:val="15"/>
              </w:numPr>
              <w:spacing w:after="160" w:line="259" w:lineRule="auto"/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Validate </w:t>
            </w:r>
            <w:r>
              <w:rPr>
                <w:rFonts w:hint="cs" w:cs="Angsana New"/>
                <w:cs/>
              </w:rPr>
              <w:t>ข้อมูลในหน้าจอ</w:t>
            </w:r>
          </w:p>
          <w:p w:rsidRPr="00AE41BB" w:rsidR="005D76F6" w:rsidP="005D76F6" w:rsidRDefault="005D76F6" w14:paraId="6412E217" w14:textId="6FE83B17">
            <w:pPr>
              <w:pStyle w:val="ListParagraph"/>
              <w:numPr>
                <w:ilvl w:val="0"/>
                <w:numId w:val="15"/>
              </w:numPr>
              <w:spacing w:after="160" w:line="259" w:lineRule="auto"/>
            </w:pPr>
            <w:r w:rsidRPr="00257C21">
              <w:rPr>
                <w:rFonts w:hint="cs"/>
                <w:cs/>
              </w:rPr>
              <w:t xml:space="preserve">ให้ทำการเคลียร์ค่าใน </w:t>
            </w:r>
            <w:r>
              <w:t>PO Relation Detail Section</w:t>
            </w:r>
            <w:r w:rsidRPr="00257C21">
              <w:rPr>
                <w:rFonts w:hint="cs"/>
                <w:cs/>
              </w:rPr>
              <w:t xml:space="preserve"> และ</w:t>
            </w:r>
            <w:r w:rsidRPr="00257C21">
              <w:t xml:space="preserve"> Invisible</w:t>
            </w:r>
            <w:r w:rsidRPr="00C8259F">
              <w:rPr>
                <w:rFonts w:cs="Angsana New"/>
                <w:cs/>
              </w:rPr>
              <w:t xml:space="preserve"> </w:t>
            </w:r>
            <w:r>
              <w:t>PO Relation Detail Section</w:t>
            </w:r>
          </w:p>
        </w:tc>
      </w:tr>
      <w:tr w:rsidRPr="008979A8" w:rsidR="005D76F6" w:rsidTr="0013276B" w14:paraId="6B077657" w14:textId="77777777">
        <w:trPr>
          <w:trHeight w:val="162"/>
        </w:trPr>
        <w:tc>
          <w:tcPr>
            <w:tcW w:w="848" w:type="pct"/>
          </w:tcPr>
          <w:p w:rsidR="005D76F6" w:rsidP="005D76F6" w:rsidRDefault="005D76F6" w14:paraId="7D0C5CCC" w14:textId="77777777">
            <w:r>
              <w:rPr>
                <w:rFonts w:hint="cs"/>
                <w:cs/>
              </w:rPr>
              <w:t xml:space="preserve">ปุ่ม </w:t>
            </w:r>
            <w:r>
              <w:t>Cancel</w:t>
            </w:r>
          </w:p>
        </w:tc>
        <w:tc>
          <w:tcPr>
            <w:tcW w:w="1075" w:type="pct"/>
          </w:tcPr>
          <w:p w:rsidR="005D76F6" w:rsidP="005D76F6" w:rsidRDefault="005D76F6" w14:paraId="5E510341" w14:textId="77777777">
            <w:r>
              <w:t>Button</w:t>
            </w:r>
          </w:p>
        </w:tc>
        <w:tc>
          <w:tcPr>
            <w:tcW w:w="3077" w:type="pct"/>
            <w:gridSpan w:val="2"/>
          </w:tcPr>
          <w:p w:rsidR="005D76F6" w:rsidP="005D76F6" w:rsidRDefault="005D76F6" w14:paraId="64F6CC46" w14:textId="343B1BBC">
            <w:r>
              <w:rPr>
                <w:rFonts w:hint="cs"/>
                <w:cs/>
              </w:rPr>
              <w:t>เมื่อกดปุ่ม</w:t>
            </w:r>
            <w:r w:rsidRPr="00257C21">
              <w:rPr>
                <w:rFonts w:hint="cs"/>
                <w:cs/>
              </w:rPr>
              <w:t xml:space="preserve">ให้ทำการเคลียร์ค่าใน </w:t>
            </w:r>
            <w:r>
              <w:t>PO Relation Detail Section</w:t>
            </w:r>
            <w:r w:rsidRPr="00257C21">
              <w:rPr>
                <w:rFonts w:hint="cs"/>
                <w:cs/>
              </w:rPr>
              <w:t xml:space="preserve"> และ</w:t>
            </w:r>
            <w:r w:rsidRPr="00257C21">
              <w:t xml:space="preserve"> Invisible</w:t>
            </w:r>
            <w:r>
              <w:rPr>
                <w:rFonts w:cs="Angsana New"/>
                <w:cs/>
              </w:rPr>
              <w:t xml:space="preserve"> </w:t>
            </w:r>
            <w:r>
              <w:t>PO Relation Detail Section</w:t>
            </w:r>
          </w:p>
        </w:tc>
      </w:tr>
      <w:tr w:rsidRPr="008979A8" w:rsidR="005D76F6" w:rsidTr="0013276B" w14:paraId="6189F4A4" w14:textId="77777777">
        <w:trPr>
          <w:trHeight w:val="111"/>
        </w:trPr>
        <w:tc>
          <w:tcPr>
            <w:tcW w:w="5000" w:type="pct"/>
            <w:gridSpan w:val="4"/>
            <w:shd w:val="clear" w:color="auto" w:fill="C2D69B" w:themeFill="accent3" w:themeFillTint="99"/>
          </w:tcPr>
          <w:p w:rsidR="005D76F6" w:rsidP="005D76F6" w:rsidRDefault="005D76F6" w14:paraId="1853CA70" w14:textId="72AF359D">
            <w:pPr>
              <w:pStyle w:val="HeaderTable"/>
            </w:pPr>
            <w:r>
              <w:t xml:space="preserve">PO Relation </w:t>
            </w:r>
            <w:r w:rsidRPr="00B97D51">
              <w:t xml:space="preserve">Mobile </w:t>
            </w:r>
            <w:r>
              <w:t>Detail Section</w:t>
            </w:r>
          </w:p>
        </w:tc>
      </w:tr>
    </w:tbl>
    <w:p w:rsidRPr="008979A8" w:rsidR="00121EB1" w:rsidP="00BB3F68" w:rsidRDefault="00121EB1" w14:paraId="657B5F40" w14:textId="77777777">
      <w:pPr>
        <w:pStyle w:val="Heading3"/>
        <w:numPr>
          <w:ilvl w:val="0"/>
          <w:numId w:val="116"/>
        </w:numPr>
        <w:rPr>
          <w:rFonts w:ascii="CordiaUPC" w:hAnsi="CordiaUPC" w:cs="CordiaUPC"/>
          <w:sz w:val="32"/>
          <w:szCs w:val="32"/>
        </w:rPr>
      </w:pPr>
      <w:r w:rsidRPr="008979A8">
        <w:rPr>
          <w:rFonts w:ascii="CordiaUPC" w:hAnsi="CordiaUPC" w:cs="CordiaUPC"/>
          <w:sz w:val="32"/>
          <w:szCs w:val="32"/>
        </w:rPr>
        <w:t>Script Validation</w:t>
      </w:r>
    </w:p>
    <w:tbl>
      <w:tblPr>
        <w:tblW w:w="4938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386"/>
        <w:gridCol w:w="2899"/>
        <w:gridCol w:w="3451"/>
        <w:gridCol w:w="1168"/>
      </w:tblGrid>
      <w:tr w:rsidRPr="008979A8" w:rsidR="00121EB1" w:rsidTr="00E06936" w14:paraId="6D2E666F" w14:textId="77777777">
        <w:trPr>
          <w:cantSplit/>
          <w:tblHeader/>
        </w:trPr>
        <w:tc>
          <w:tcPr>
            <w:tcW w:w="778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121EB1" w:rsidP="0013276B" w:rsidRDefault="00121EB1" w14:paraId="4901F7B0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Error Code</w:t>
            </w:r>
          </w:p>
        </w:tc>
        <w:tc>
          <w:tcPr>
            <w:tcW w:w="1628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121EB1" w:rsidP="0013276B" w:rsidRDefault="00121EB1" w14:paraId="6B87F8D2" w14:textId="77777777">
            <w:pPr>
              <w:rPr>
                <w:rFonts w:cs="CordiaUPC"/>
                <w:b/>
                <w:bCs/>
              </w:rPr>
            </w:pPr>
            <w:r>
              <w:rPr>
                <w:rFonts w:cs="CordiaUPC"/>
                <w:b/>
                <w:bCs/>
              </w:rPr>
              <w:t xml:space="preserve">Error Message </w:t>
            </w:r>
          </w:p>
        </w:tc>
        <w:tc>
          <w:tcPr>
            <w:tcW w:w="1938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121EB1" w:rsidP="0013276B" w:rsidRDefault="00121EB1" w14:paraId="5A6180FB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Logic</w:t>
            </w:r>
          </w:p>
        </w:tc>
        <w:tc>
          <w:tcPr>
            <w:tcW w:w="656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121EB1" w:rsidP="0013276B" w:rsidRDefault="00121EB1" w14:paraId="699DFE37" w14:textId="77777777">
            <w:pPr>
              <w:rPr>
                <w:rFonts w:cs="CordiaUPC"/>
                <w:b/>
                <w:bCs/>
              </w:rPr>
            </w:pPr>
            <w:r>
              <w:rPr>
                <w:rFonts w:cs="CordiaUPC"/>
                <w:b/>
                <w:bCs/>
              </w:rPr>
              <w:t>Submit Call</w:t>
            </w:r>
          </w:p>
        </w:tc>
      </w:tr>
      <w:tr w:rsidRPr="00792590" w:rsidR="003A395C" w:rsidTr="00E06936" w14:paraId="5BE7B309" w14:textId="77777777">
        <w:tc>
          <w:tcPr>
            <w:tcW w:w="778" w:type="pct"/>
          </w:tcPr>
          <w:p w:rsidRPr="00B91E66" w:rsidR="003A395C" w:rsidP="003A395C" w:rsidRDefault="003A395C" w14:paraId="09211616" w14:textId="482F34E8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B91E66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28" w:type="pct"/>
          </w:tcPr>
          <w:p w:rsidR="003A395C" w:rsidP="003A395C" w:rsidRDefault="003A395C" w14:paraId="55590ACE" w14:textId="560D84F7">
            <w:r>
              <w:t>Deduct</w:t>
            </w:r>
            <w:r w:rsidRPr="003542C5">
              <w:t xml:space="preserve"> Type is required</w:t>
            </w:r>
            <w:r w:rsidRPr="003542C5">
              <w:rPr>
                <w:rFonts w:cs="Angsana New"/>
                <w:cs/>
              </w:rPr>
              <w:t>.</w:t>
            </w:r>
          </w:p>
        </w:tc>
        <w:tc>
          <w:tcPr>
            <w:tcW w:w="1938" w:type="pct"/>
          </w:tcPr>
          <w:p w:rsidR="003A395C" w:rsidP="003A395C" w:rsidRDefault="003A395C" w14:paraId="54005F3F" w14:textId="5FB2EC04">
            <w:r>
              <w:t>deduct</w:t>
            </w:r>
            <w:r w:rsidRPr="003542C5">
              <w:t xml:space="preserve">Type </w:t>
            </w:r>
            <w:r w:rsidRPr="003542C5">
              <w:rPr>
                <w:rFonts w:hint="cs" w:cs="Angsana New"/>
                <w:cs/>
              </w:rPr>
              <w:t xml:space="preserve">จะต้องเป็น </w:t>
            </w:r>
            <w:r w:rsidRPr="003542C5">
              <w:rPr>
                <w:rFonts w:cs="CordiaUPC"/>
              </w:rPr>
              <w:t>Mandatory</w:t>
            </w:r>
          </w:p>
        </w:tc>
        <w:tc>
          <w:tcPr>
            <w:tcW w:w="656" w:type="pct"/>
          </w:tcPr>
          <w:p w:rsidR="003A395C" w:rsidP="003A395C" w:rsidRDefault="00EE6067" w14:paraId="2D52C8A2" w14:textId="16CDD9BB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Pr="00792590" w:rsidR="00121EB1" w:rsidTr="00E06936" w14:paraId="1E2766DD" w14:textId="77777777">
        <w:tc>
          <w:tcPr>
            <w:tcW w:w="778" w:type="pct"/>
          </w:tcPr>
          <w:p w:rsidRPr="00792590" w:rsidR="00121EB1" w:rsidP="0013276B" w:rsidRDefault="00121EB1" w14:paraId="281CA417" w14:textId="55C01BEA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B91E66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28" w:type="pct"/>
          </w:tcPr>
          <w:p w:rsidRPr="00792590" w:rsidR="00121EB1" w:rsidP="0013276B" w:rsidRDefault="00121EB1" w14:paraId="6DCFD241" w14:textId="45FBD07A">
            <w:pPr>
              <w:rPr>
                <w:rFonts w:cs="CordiaUPC"/>
              </w:rPr>
            </w:pPr>
            <w:r>
              <w:t>Effective Start Date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938" w:type="pct"/>
          </w:tcPr>
          <w:p w:rsidRPr="00792590" w:rsidR="00121EB1" w:rsidP="0013276B" w:rsidRDefault="00121EB1" w14:paraId="58C207E4" w14:textId="4DBF2348">
            <w:pPr>
              <w:rPr>
                <w:rFonts w:cs="CordiaUPC"/>
              </w:rPr>
            </w:pPr>
            <w:r>
              <w:t>effectiveStartDate</w:t>
            </w:r>
            <w:r w:rsidRPr="00792590">
              <w:rPr>
                <w:rFonts w:hint="cs"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จะต้องเป็น </w:t>
            </w:r>
            <w:r w:rsidRPr="00792590">
              <w:rPr>
                <w:rFonts w:cs="CordiaUPC"/>
              </w:rPr>
              <w:t>Mandatory</w:t>
            </w:r>
          </w:p>
        </w:tc>
        <w:tc>
          <w:tcPr>
            <w:tcW w:w="656" w:type="pct"/>
          </w:tcPr>
          <w:p w:rsidR="00121EB1" w:rsidP="0013276B" w:rsidRDefault="00121EB1" w14:paraId="26B58E78" w14:textId="77777777">
            <w:pPr>
              <w:rPr>
                <w:rFonts w:cs="CordiaUPC"/>
                <w:szCs w:val="36"/>
              </w:rPr>
            </w:pPr>
          </w:p>
        </w:tc>
      </w:tr>
      <w:tr w:rsidRPr="00792590" w:rsidR="00A925C9" w:rsidTr="00E06936" w14:paraId="55F784EB" w14:textId="77777777">
        <w:tc>
          <w:tcPr>
            <w:tcW w:w="778" w:type="pct"/>
          </w:tcPr>
          <w:p w:rsidRPr="00B91E66" w:rsidR="00A925C9" w:rsidP="0013276B" w:rsidRDefault="00A925C9" w14:paraId="7D08A284" w14:textId="2E96E7D4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EC5057">
              <w:rPr>
                <w:rFonts w:ascii="CordiaUPC" w:hAnsi="CordiaUPC" w:cs="CordiaUPC"/>
                <w:sz w:val="28"/>
                <w:szCs w:val="28"/>
              </w:rPr>
              <w:t>000</w:t>
            </w:r>
            <w:r>
              <w:rPr>
                <w:rFonts w:ascii="CordiaUPC" w:hAnsi="CordiaUPC" w:cs="CordiaUPC"/>
                <w:sz w:val="28"/>
                <w:szCs w:val="28"/>
              </w:rPr>
              <w:t>26</w:t>
            </w:r>
          </w:p>
        </w:tc>
        <w:tc>
          <w:tcPr>
            <w:tcW w:w="1628" w:type="pct"/>
          </w:tcPr>
          <w:p w:rsidRPr="003542C5" w:rsidR="00A925C9" w:rsidP="00320417" w:rsidRDefault="00A925C9" w14:paraId="4F4F9DF5" w14:textId="6E486D61">
            <w:r>
              <w:rPr>
                <w:rFonts w:cs="CordiaUPC"/>
              </w:rPr>
              <w:t xml:space="preserve">Effective Start </w:t>
            </w:r>
            <w:r w:rsidRPr="00B50A74">
              <w:rPr>
                <w:rFonts w:cs="CordiaUPC"/>
              </w:rPr>
              <w:t>Date</w:t>
            </w:r>
            <w:r w:rsidRPr="002259C2">
              <w:rPr>
                <w:rFonts w:cs="Angsana New"/>
                <w:cs/>
              </w:rPr>
              <w:t xml:space="preserve"> </w:t>
            </w:r>
            <w:r w:rsidRPr="00BC187A">
              <w:t xml:space="preserve">must be </w:t>
            </w:r>
            <w:r>
              <w:t>earlier</w:t>
            </w:r>
            <w:r w:rsidRPr="00BC187A">
              <w:t xml:space="preserve"> than or equal to </w:t>
            </w:r>
            <w:r>
              <w:rPr>
                <w:rFonts w:cs="CordiaUPC"/>
              </w:rPr>
              <w:t xml:space="preserve">Effective End </w:t>
            </w:r>
            <w:r w:rsidRPr="00B50A74">
              <w:rPr>
                <w:rFonts w:cs="CordiaUPC"/>
              </w:rPr>
              <w:t>Date</w:t>
            </w:r>
          </w:p>
        </w:tc>
        <w:tc>
          <w:tcPr>
            <w:tcW w:w="1938" w:type="pct"/>
          </w:tcPr>
          <w:p w:rsidRPr="003542C5" w:rsidR="00A925C9" w:rsidP="0013276B" w:rsidRDefault="00A925C9" w14:paraId="3C6BB185" w14:textId="6B99195F">
            <w:r>
              <w:t>effectiveStartDate</w:t>
            </w:r>
            <w:r w:rsidRPr="00792590">
              <w:rPr>
                <w:rFonts w:hint="cs"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จะต้องเป็นวันที่ที่มาก่อนหรือเท่ากับ </w:t>
            </w:r>
            <w:r>
              <w:t>effectiveEndDate</w:t>
            </w:r>
          </w:p>
        </w:tc>
        <w:tc>
          <w:tcPr>
            <w:tcW w:w="656" w:type="pct"/>
          </w:tcPr>
          <w:p w:rsidR="00A925C9" w:rsidP="0013276B" w:rsidRDefault="00A925C9" w14:paraId="0A861C47" w14:textId="77777777">
            <w:pPr>
              <w:rPr>
                <w:rFonts w:cs="CordiaUPC"/>
                <w:szCs w:val="36"/>
              </w:rPr>
            </w:pPr>
          </w:p>
        </w:tc>
      </w:tr>
      <w:tr w:rsidRPr="00792590" w:rsidR="00A925C9" w:rsidTr="00E06936" w14:paraId="13AEEA96" w14:textId="77777777">
        <w:tc>
          <w:tcPr>
            <w:tcW w:w="778" w:type="pct"/>
          </w:tcPr>
          <w:p w:rsidR="00A925C9" w:rsidP="0013276B" w:rsidRDefault="00A925C9" w14:paraId="3C95CFB4" w14:textId="77DD5F3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B91E66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28" w:type="pct"/>
          </w:tcPr>
          <w:p w:rsidRPr="003542C5" w:rsidR="00A925C9" w:rsidP="00320417" w:rsidRDefault="00A925C9" w14:paraId="5A4DFE66" w14:textId="640E6516">
            <w:r w:rsidRPr="003542C5">
              <w:t>PO Relation Type is required</w:t>
            </w:r>
            <w:r w:rsidRPr="003542C5">
              <w:rPr>
                <w:rFonts w:cs="Angsana New"/>
                <w:cs/>
              </w:rPr>
              <w:t>.</w:t>
            </w:r>
          </w:p>
        </w:tc>
        <w:tc>
          <w:tcPr>
            <w:tcW w:w="1938" w:type="pct"/>
          </w:tcPr>
          <w:p w:rsidRPr="003542C5" w:rsidR="00A925C9" w:rsidP="0013276B" w:rsidRDefault="00A925C9" w14:paraId="7D2574A7" w14:textId="1748E838">
            <w:pPr>
              <w:rPr>
                <w:rFonts w:cs="CordiaUPC"/>
                <w:szCs w:val="36"/>
              </w:rPr>
            </w:pPr>
            <w:r w:rsidRPr="003542C5">
              <w:t xml:space="preserve">poRelationType </w:t>
            </w:r>
            <w:r w:rsidRPr="003542C5">
              <w:rPr>
                <w:rFonts w:hint="cs" w:cs="Angsana New"/>
                <w:cs/>
              </w:rPr>
              <w:t xml:space="preserve">จะต้องเป็น </w:t>
            </w:r>
            <w:r w:rsidRPr="003542C5">
              <w:rPr>
                <w:rFonts w:cs="CordiaUPC"/>
              </w:rPr>
              <w:t>Mandatory</w:t>
            </w:r>
          </w:p>
        </w:tc>
        <w:tc>
          <w:tcPr>
            <w:tcW w:w="656" w:type="pct"/>
          </w:tcPr>
          <w:p w:rsidR="00A925C9" w:rsidP="0013276B" w:rsidRDefault="00A925C9" w14:paraId="20F93690" w14:textId="77777777">
            <w:pPr>
              <w:rPr>
                <w:rFonts w:cs="CordiaUPC"/>
                <w:szCs w:val="36"/>
              </w:rPr>
            </w:pPr>
          </w:p>
        </w:tc>
      </w:tr>
      <w:tr w:rsidRPr="00792590" w:rsidR="00A925C9" w:rsidTr="00E06936" w14:paraId="19E3C307" w14:textId="77777777">
        <w:tc>
          <w:tcPr>
            <w:tcW w:w="778" w:type="pct"/>
          </w:tcPr>
          <w:p w:rsidR="00A925C9" w:rsidP="0013276B" w:rsidRDefault="00A925C9" w14:paraId="386A3FC7" w14:textId="029AA64A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B91E66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28" w:type="pct"/>
          </w:tcPr>
          <w:p w:rsidRPr="003542C5" w:rsidR="00A925C9" w:rsidP="00320417" w:rsidRDefault="00A925C9" w14:paraId="5F1D937A" w14:textId="790CB5BA">
            <w:r w:rsidRPr="003542C5">
              <w:t>PO Relation</w:t>
            </w:r>
            <w:r>
              <w:t xml:space="preserve"> or</w:t>
            </w:r>
            <w:r>
              <w:rPr>
                <w:rFonts w:hint="cs"/>
                <w:cs/>
              </w:rPr>
              <w:t xml:space="preserve"> </w:t>
            </w:r>
            <w:r>
              <w:t>Remark</w:t>
            </w:r>
            <w:r w:rsidRPr="003542C5">
              <w:rPr>
                <w:rFonts w:cs="Angsana New"/>
                <w:cs/>
              </w:rPr>
              <w:t xml:space="preserve"> </w:t>
            </w:r>
            <w:r w:rsidRPr="003542C5">
              <w:t>is required</w:t>
            </w:r>
            <w:r w:rsidRPr="003542C5">
              <w:rPr>
                <w:rFonts w:cs="Angsana New"/>
                <w:cs/>
              </w:rPr>
              <w:t>.</w:t>
            </w:r>
          </w:p>
        </w:tc>
        <w:tc>
          <w:tcPr>
            <w:tcW w:w="1938" w:type="pct"/>
          </w:tcPr>
          <w:p w:rsidRPr="003542C5" w:rsidR="00A925C9" w:rsidP="0013276B" w:rsidRDefault="00A925C9" w14:paraId="0CAF9587" w14:textId="50AF70D5">
            <w:pPr>
              <w:rPr>
                <w:rFonts w:cs="CordiaUPC"/>
                <w:szCs w:val="36"/>
              </w:rPr>
            </w:pPr>
            <w:r w:rsidRPr="003542C5">
              <w:t xml:space="preserve">poRelation </w:t>
            </w:r>
            <w:r>
              <w:rPr>
                <w:rFonts w:hint="cs"/>
                <w:cs/>
              </w:rPr>
              <w:t xml:space="preserve">หรือ </w:t>
            </w:r>
            <w:r>
              <w:t>remark</w:t>
            </w:r>
            <w:r w:rsidRPr="003542C5">
              <w:rPr>
                <w:rFonts w:cs="Angsana New"/>
                <w:cs/>
              </w:rPr>
              <w:t xml:space="preserve"> </w:t>
            </w:r>
            <w:r w:rsidRPr="003542C5">
              <w:rPr>
                <w:rFonts w:hint="cs" w:cs="Angsana New"/>
                <w:cs/>
              </w:rPr>
              <w:t xml:space="preserve">จะต้องเป็น </w:t>
            </w:r>
            <w:r w:rsidRPr="003542C5">
              <w:rPr>
                <w:rFonts w:cs="CordiaUPC"/>
              </w:rPr>
              <w:t>Mandatory</w:t>
            </w:r>
          </w:p>
        </w:tc>
        <w:tc>
          <w:tcPr>
            <w:tcW w:w="656" w:type="pct"/>
          </w:tcPr>
          <w:p w:rsidR="00A925C9" w:rsidP="0013276B" w:rsidRDefault="00A925C9" w14:paraId="4708063A" w14:textId="77777777">
            <w:pPr>
              <w:rPr>
                <w:rFonts w:cs="CordiaUPC"/>
                <w:szCs w:val="36"/>
              </w:rPr>
            </w:pPr>
          </w:p>
        </w:tc>
      </w:tr>
      <w:tr w:rsidRPr="00792590" w:rsidR="002D3B7E" w:rsidTr="00E06936" w14:paraId="20BAB635" w14:textId="77777777">
        <w:tc>
          <w:tcPr>
            <w:tcW w:w="778" w:type="pct"/>
          </w:tcPr>
          <w:p w:rsidRPr="00B91E66" w:rsidR="002D3B7E" w:rsidP="002D3B7E" w:rsidRDefault="002D3B7E" w14:paraId="775CDD09" w14:textId="12AD50C1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E4136B">
              <w:rPr>
                <w:rFonts w:ascii="CordiaUPC" w:hAnsi="CordiaUPC" w:cs="CordiaUPC"/>
                <w:sz w:val="28"/>
                <w:szCs w:val="28"/>
              </w:rPr>
              <w:t>00045</w:t>
            </w:r>
          </w:p>
        </w:tc>
        <w:tc>
          <w:tcPr>
            <w:tcW w:w="1628" w:type="pct"/>
          </w:tcPr>
          <w:p w:rsidRPr="003542C5" w:rsidR="002D3B7E" w:rsidP="002D3B7E" w:rsidRDefault="002D3B7E" w14:paraId="4098A120" w14:textId="1DFFCA7E">
            <w:r>
              <w:rPr>
                <w:rStyle w:val="ui-provider"/>
              </w:rPr>
              <w:t>Send SMS Notification {X} Days</w:t>
            </w:r>
            <w:r>
              <w:rPr>
                <w:rStyle w:val="ui-provider"/>
                <w:rFonts w:cs="CordiaUPC"/>
                <w:cs/>
              </w:rPr>
              <w:t>(</w:t>
            </w:r>
            <w:r>
              <w:rPr>
                <w:rStyle w:val="ui-provider"/>
              </w:rPr>
              <w:t>CBS</w:t>
            </w:r>
            <w:r>
              <w:rPr>
                <w:rStyle w:val="ui-provider"/>
                <w:rFonts w:cs="CordiaUPC"/>
                <w:cs/>
              </w:rPr>
              <w:t xml:space="preserve">) </w:t>
            </w:r>
            <w:r>
              <w:rPr>
                <w:rStyle w:val="ui-provider"/>
              </w:rPr>
              <w:t>duplicate with Send NBO SMS Notification {X} Days</w:t>
            </w:r>
            <w:r>
              <w:rPr>
                <w:rStyle w:val="ui-provider"/>
                <w:rFonts w:cs="CordiaUPC"/>
                <w:cs/>
              </w:rPr>
              <w:t>(</w:t>
            </w:r>
            <w:r>
              <w:rPr>
                <w:rStyle w:val="ui-provider"/>
              </w:rPr>
              <w:t xml:space="preserve">PHX </w:t>
            </w:r>
            <w:r>
              <w:rPr>
                <w:rStyle w:val="ui-provider"/>
                <w:rFonts w:cs="CordiaUPC"/>
                <w:cs/>
              </w:rPr>
              <w:t xml:space="preserve">– </w:t>
            </w:r>
            <w:r>
              <w:rPr>
                <w:rStyle w:val="ui-provider"/>
              </w:rPr>
              <w:t>{status}</w:t>
            </w:r>
            <w:r>
              <w:rPr>
                <w:rStyle w:val="ui-provider"/>
                <w:rFonts w:cs="CordiaUPC"/>
                <w:cs/>
              </w:rPr>
              <w:t xml:space="preserve">) </w:t>
            </w:r>
            <w:r>
              <w:rPr>
                <w:rStyle w:val="ui-provider"/>
              </w:rPr>
              <w:t>is duplicate</w:t>
            </w:r>
          </w:p>
        </w:tc>
        <w:tc>
          <w:tcPr>
            <w:tcW w:w="1938" w:type="pct"/>
          </w:tcPr>
          <w:p w:rsidRPr="00E4136B" w:rsidR="002D3B7E" w:rsidP="002D3B7E" w:rsidRDefault="002D3B7E" w14:paraId="7907F719" w14:textId="77777777">
            <w:pPr>
              <w:pStyle w:val="Heading3"/>
              <w:rPr>
                <w:rStyle w:val="ui-provider"/>
                <w:rFonts w:ascii="CordiaUPC" w:hAnsi="CordiaUPC" w:eastAsiaTheme="minorHAnsi" w:cstheme="minorBidi"/>
                <w:b w:val="0"/>
                <w:bCs w:val="0"/>
                <w:color w:val="auto"/>
              </w:rPr>
            </w:pPr>
            <w:r w:rsidRPr="00E4136B">
              <w:rPr>
                <w:rStyle w:val="ui-provider"/>
                <w:rFonts w:hint="cs" w:ascii="CordiaUPC" w:hAnsi="CordiaUPC" w:eastAsiaTheme="minorHAnsi" w:cstheme="minorBidi"/>
                <w:b w:val="0"/>
                <w:bCs w:val="0"/>
                <w:color w:val="auto"/>
                <w:cs/>
              </w:rPr>
              <w:t xml:space="preserve">ถ้า </w:t>
            </w:r>
            <w:r w:rsidRPr="00E4136B">
              <w:rPr>
                <w:rStyle w:val="ui-provider"/>
                <w:rFonts w:ascii="CordiaUPC" w:hAnsi="CordiaUPC" w:eastAsiaTheme="minorHAnsi" w:cstheme="minorBidi"/>
                <w:b w:val="0"/>
                <w:bCs w:val="0"/>
                <w:color w:val="auto"/>
              </w:rPr>
              <w:t xml:space="preserve">Send SMS Before </w:t>
            </w:r>
            <w:r w:rsidRPr="00E4136B">
              <w:rPr>
                <w:rStyle w:val="ui-provider"/>
                <w:rFonts w:ascii="CordiaUPC" w:hAnsi="CordiaUPC" w:eastAsiaTheme="minorHAnsi" w:cstheme="minorBidi"/>
                <w:b w:val="0"/>
                <w:bCs w:val="0"/>
                <w:color w:val="auto"/>
              </w:rPr>
              <w:br/>
            </w:r>
            <w:r w:rsidRPr="00E4136B">
              <w:rPr>
                <w:rStyle w:val="ui-provider"/>
                <w:rFonts w:ascii="CordiaUPC" w:hAnsi="CordiaUPC" w:eastAsiaTheme="minorHAnsi" w:cstheme="minorBidi"/>
                <w:b w:val="0"/>
                <w:bCs w:val="0"/>
                <w:color w:val="auto"/>
              </w:rPr>
              <w:t>Promotion Expired Flag</w:t>
            </w:r>
            <w:r w:rsidRPr="00E4136B">
              <w:rPr>
                <w:rStyle w:val="ui-provider"/>
                <w:rFonts w:hint="cs" w:ascii="CordiaUPC" w:hAnsi="CordiaUPC" w:eastAsiaTheme="minorHAnsi" w:cstheme="minorBidi"/>
                <w:b w:val="0"/>
                <w:bCs w:val="0"/>
                <w:color w:val="auto"/>
                <w:cs/>
              </w:rPr>
              <w:t xml:space="preserve"> ของ </w:t>
            </w:r>
            <w:r w:rsidRPr="00E4136B">
              <w:rPr>
                <w:rStyle w:val="ui-provider"/>
                <w:rFonts w:ascii="CordiaUPC" w:hAnsi="CordiaUPC" w:eastAsiaTheme="minorHAnsi" w:cstheme="minorBidi"/>
                <w:b w:val="0"/>
                <w:bCs w:val="0"/>
                <w:color w:val="auto"/>
              </w:rPr>
              <w:t xml:space="preserve">SMS Notification Before Promotion Expired </w:t>
            </w:r>
            <w:r w:rsidRPr="00E4136B">
              <w:rPr>
                <w:rStyle w:val="ui-provider"/>
                <w:rFonts w:ascii="CordiaUPC" w:hAnsi="CordiaUPC" w:cs="CordiaUPC" w:eastAsiaTheme="minorHAnsi"/>
                <w:b w:val="0"/>
                <w:bCs w:val="0"/>
                <w:color w:val="auto"/>
                <w:cs/>
              </w:rPr>
              <w:t>(</w:t>
            </w:r>
            <w:r w:rsidRPr="00E4136B">
              <w:rPr>
                <w:rStyle w:val="ui-provider"/>
                <w:rFonts w:ascii="CordiaUPC" w:hAnsi="CordiaUPC" w:eastAsiaTheme="minorHAnsi" w:cstheme="minorBidi"/>
                <w:b w:val="0"/>
                <w:bCs w:val="0"/>
                <w:color w:val="auto"/>
              </w:rPr>
              <w:t>end of promotion duration</w:t>
            </w:r>
            <w:r w:rsidRPr="00E4136B">
              <w:rPr>
                <w:rStyle w:val="ui-provider"/>
                <w:rFonts w:ascii="CordiaUPC" w:hAnsi="CordiaUPC" w:cs="CordiaUPC" w:eastAsiaTheme="minorHAnsi"/>
                <w:b w:val="0"/>
                <w:bCs w:val="0"/>
                <w:color w:val="auto"/>
                <w:cs/>
              </w:rPr>
              <w:t xml:space="preserve">)  </w:t>
            </w:r>
            <w:r w:rsidRPr="00E4136B">
              <w:rPr>
                <w:rStyle w:val="ui-provider"/>
                <w:rFonts w:hint="cs" w:ascii="CordiaUPC" w:hAnsi="CordiaUPC" w:eastAsiaTheme="minorHAnsi" w:cstheme="minorBidi"/>
                <w:b w:val="0"/>
                <w:bCs w:val="0"/>
                <w:color w:val="auto"/>
                <w:cs/>
              </w:rPr>
              <w:t xml:space="preserve">เป็น </w:t>
            </w:r>
            <w:r w:rsidRPr="00E4136B">
              <w:rPr>
                <w:rStyle w:val="ui-provider"/>
                <w:rFonts w:ascii="CordiaUPC" w:hAnsi="CordiaUPC" w:eastAsiaTheme="minorHAnsi" w:cstheme="minorBidi"/>
                <w:b w:val="0"/>
                <w:bCs w:val="0"/>
                <w:color w:val="auto"/>
              </w:rPr>
              <w:t xml:space="preserve">Send </w:t>
            </w:r>
            <w:r w:rsidRPr="00E4136B">
              <w:rPr>
                <w:rStyle w:val="ui-provider"/>
                <w:rFonts w:hint="cs" w:ascii="CordiaUPC" w:hAnsi="CordiaUPC" w:eastAsiaTheme="minorHAnsi" w:cstheme="minorBidi"/>
                <w:b w:val="0"/>
                <w:bCs w:val="0"/>
                <w:color w:val="auto"/>
                <w:cs/>
              </w:rPr>
              <w:t xml:space="preserve">และ </w:t>
            </w:r>
            <w:r w:rsidRPr="00E4136B">
              <w:rPr>
                <w:rStyle w:val="ui-provider"/>
                <w:rFonts w:ascii="CordiaUPC" w:hAnsi="CordiaUPC" w:eastAsiaTheme="minorHAnsi" w:cstheme="minorBidi"/>
                <w:b w:val="0"/>
                <w:bCs w:val="0"/>
                <w:color w:val="auto"/>
              </w:rPr>
              <w:t xml:space="preserve">Send SMS Before </w:t>
            </w:r>
            <w:r w:rsidRPr="00E4136B">
              <w:rPr>
                <w:rStyle w:val="ui-provider"/>
                <w:rFonts w:ascii="CordiaUPC" w:hAnsi="CordiaUPC" w:eastAsiaTheme="minorHAnsi" w:cstheme="minorBidi"/>
                <w:b w:val="0"/>
                <w:bCs w:val="0"/>
                <w:color w:val="auto"/>
              </w:rPr>
              <w:br/>
            </w:r>
            <w:r w:rsidRPr="00E4136B">
              <w:rPr>
                <w:rStyle w:val="ui-provider"/>
                <w:rFonts w:ascii="CordiaUPC" w:hAnsi="CordiaUPC" w:eastAsiaTheme="minorHAnsi" w:cstheme="minorBidi"/>
                <w:b w:val="0"/>
                <w:bCs w:val="0"/>
                <w:color w:val="auto"/>
              </w:rPr>
              <w:t>Promotion Expired Flag</w:t>
            </w:r>
            <w:r w:rsidRPr="00E4136B">
              <w:rPr>
                <w:rStyle w:val="ui-provider"/>
                <w:rFonts w:hint="cs" w:ascii="CordiaUPC" w:hAnsi="CordiaUPC" w:eastAsiaTheme="minorHAnsi" w:cstheme="minorBidi"/>
                <w:b w:val="0"/>
                <w:bCs w:val="0"/>
                <w:color w:val="auto"/>
                <w:cs/>
              </w:rPr>
              <w:t xml:space="preserve"> ของ </w:t>
            </w:r>
            <w:r w:rsidRPr="00E4136B">
              <w:rPr>
                <w:rStyle w:val="ui-provider"/>
                <w:rFonts w:ascii="CordiaUPC" w:hAnsi="CordiaUPC" w:eastAsiaTheme="minorHAnsi" w:cstheme="minorBidi"/>
                <w:b w:val="0"/>
                <w:bCs w:val="0"/>
                <w:color w:val="auto"/>
              </w:rPr>
              <w:t xml:space="preserve">SMS Before Promotion Expire </w:t>
            </w:r>
            <w:r w:rsidRPr="00E4136B">
              <w:rPr>
                <w:rStyle w:val="ui-provider"/>
                <w:rFonts w:ascii="CordiaUPC" w:hAnsi="CordiaUPC" w:cs="CordiaUPC" w:eastAsiaTheme="minorHAnsi"/>
                <w:b w:val="0"/>
                <w:bCs w:val="0"/>
                <w:color w:val="auto"/>
                <w:cs/>
              </w:rPr>
              <w:t>(</w:t>
            </w:r>
            <w:r w:rsidRPr="00E4136B">
              <w:rPr>
                <w:rStyle w:val="ui-provider"/>
                <w:rFonts w:ascii="CordiaUPC" w:hAnsi="CordiaUPC" w:eastAsiaTheme="minorHAnsi" w:cstheme="minorBidi"/>
                <w:b w:val="0"/>
                <w:bCs w:val="0"/>
                <w:color w:val="auto"/>
              </w:rPr>
              <w:t>{status}</w:t>
            </w:r>
            <w:r w:rsidRPr="00E4136B">
              <w:rPr>
                <w:rStyle w:val="ui-provider"/>
                <w:rFonts w:ascii="CordiaUPC" w:hAnsi="CordiaUPC" w:cs="CordiaUPC" w:eastAsiaTheme="minorHAnsi"/>
                <w:b w:val="0"/>
                <w:bCs w:val="0"/>
                <w:color w:val="auto"/>
                <w:cs/>
              </w:rPr>
              <w:t>)</w:t>
            </w:r>
            <w:r w:rsidRPr="00E4136B">
              <w:rPr>
                <w:rStyle w:val="ui-provider"/>
                <w:rFonts w:hint="cs" w:ascii="CordiaUPC" w:hAnsi="CordiaUPC" w:eastAsiaTheme="minorHAnsi" w:cstheme="minorBidi"/>
                <w:b w:val="0"/>
                <w:bCs w:val="0"/>
                <w:color w:val="auto"/>
                <w:cs/>
              </w:rPr>
              <w:t xml:space="preserve"> เป็น </w:t>
            </w:r>
            <w:r w:rsidRPr="00E4136B">
              <w:rPr>
                <w:rStyle w:val="ui-provider"/>
                <w:rFonts w:ascii="CordiaUPC" w:hAnsi="CordiaUPC" w:eastAsiaTheme="minorHAnsi" w:cstheme="minorBidi"/>
                <w:b w:val="0"/>
                <w:bCs w:val="0"/>
                <w:color w:val="auto"/>
              </w:rPr>
              <w:t>Send</w:t>
            </w:r>
            <w:r>
              <w:rPr>
                <w:rStyle w:val="ui-provider"/>
                <w:rFonts w:ascii="CordiaUPC" w:hAnsi="CordiaUPC" w:cs="CordiaUPC" w:eastAsiaTheme="minorHAnsi"/>
                <w:b w:val="0"/>
                <w:bCs w:val="0"/>
                <w:color w:val="auto"/>
                <w:cs/>
              </w:rPr>
              <w:t xml:space="preserve"> </w:t>
            </w:r>
            <w:r w:rsidRPr="00E4136B">
              <w:rPr>
                <w:rStyle w:val="ui-provider"/>
                <w:rFonts w:hint="cs" w:ascii="CordiaUPC" w:hAnsi="CordiaUPC" w:eastAsiaTheme="minorHAnsi" w:cstheme="minorBidi"/>
                <w:b w:val="0"/>
                <w:bCs w:val="0"/>
                <w:color w:val="auto"/>
                <w:cs/>
              </w:rPr>
              <w:t>จะต้องขึ้น</w:t>
            </w:r>
            <w:r>
              <w:rPr>
                <w:rStyle w:val="ui-provider"/>
                <w:rFonts w:hint="cs" w:ascii="CordiaUPC" w:hAnsi="CordiaUPC" w:eastAsiaTheme="minorHAnsi" w:cstheme="minorBidi"/>
                <w:b w:val="0"/>
                <w:bCs w:val="0"/>
                <w:color w:val="auto"/>
                <w:cs/>
              </w:rPr>
              <w:t xml:space="preserve"> </w:t>
            </w:r>
            <w:r>
              <w:rPr>
                <w:rStyle w:val="ui-provider"/>
                <w:rFonts w:ascii="CordiaUPC" w:hAnsi="CordiaUPC" w:eastAsiaTheme="minorHAnsi" w:cstheme="minorBidi"/>
                <w:b w:val="0"/>
                <w:bCs w:val="0"/>
                <w:color w:val="auto"/>
              </w:rPr>
              <w:t>validate</w:t>
            </w:r>
            <w:r w:rsidRPr="00E4136B">
              <w:rPr>
                <w:rStyle w:val="ui-provider"/>
                <w:rFonts w:hint="cs" w:ascii="CordiaUPC" w:hAnsi="CordiaUPC" w:eastAsiaTheme="minorHAnsi" w:cstheme="minorBidi"/>
                <w:b w:val="0"/>
                <w:bCs w:val="0"/>
                <w:color w:val="auto"/>
                <w:cs/>
              </w:rPr>
              <w:t xml:space="preserve"> </w:t>
            </w:r>
            <w:r w:rsidRPr="00E4136B">
              <w:rPr>
                <w:rStyle w:val="ui-provider"/>
                <w:rFonts w:ascii="CordiaUPC" w:hAnsi="CordiaUPC" w:cs="CordiaUPC" w:eastAsiaTheme="minorHAnsi"/>
                <w:i/>
                <w:iCs/>
                <w:color w:val="auto"/>
                <w:highlight w:val="yellow"/>
                <w:u w:val="single"/>
                <w:cs/>
              </w:rPr>
              <w:t>“</w:t>
            </w:r>
            <w:r w:rsidRPr="00E4136B">
              <w:rPr>
                <w:rStyle w:val="ui-provider"/>
                <w:rFonts w:ascii="CordiaUPC" w:hAnsi="CordiaUPC" w:eastAsiaTheme="minorHAnsi" w:cstheme="minorBidi"/>
                <w:i/>
                <w:iCs/>
                <w:color w:val="auto"/>
                <w:highlight w:val="yellow"/>
                <w:u w:val="single"/>
              </w:rPr>
              <w:t>WARNING</w:t>
            </w:r>
            <w:r w:rsidRPr="00E4136B">
              <w:rPr>
                <w:rStyle w:val="ui-provider"/>
                <w:rFonts w:ascii="CordiaUPC" w:hAnsi="CordiaUPC" w:cs="CordiaUPC" w:eastAsiaTheme="minorHAnsi"/>
                <w:i/>
                <w:iCs/>
                <w:color w:val="auto"/>
                <w:highlight w:val="yellow"/>
                <w:u w:val="single"/>
                <w:cs/>
              </w:rPr>
              <w:t>”</w:t>
            </w:r>
          </w:p>
          <w:p w:rsidRPr="00E4136B" w:rsidR="002D3B7E" w:rsidP="002D3B7E" w:rsidRDefault="002D3B7E" w14:paraId="419F642E" w14:textId="77777777">
            <w:pPr>
              <w:pStyle w:val="Heading4"/>
              <w:rPr>
                <w:rStyle w:val="ui-provider"/>
                <w:rFonts w:ascii="CordiaUPC" w:hAnsi="CordiaUPC" w:eastAsiaTheme="minorHAnsi" w:cstheme="minorBidi"/>
                <w:i w:val="0"/>
                <w:iCs w:val="0"/>
                <w:color w:val="auto"/>
                <w:szCs w:val="28"/>
                <w:cs/>
              </w:rPr>
            </w:pPr>
          </w:p>
          <w:p w:rsidR="002D3B7E" w:rsidP="002D3B7E" w:rsidRDefault="002D3B7E" w14:paraId="1AD31A58" w14:textId="77777777">
            <w:r>
              <w:t xml:space="preserve">{x} </w:t>
            </w:r>
            <w:r>
              <w:rPr>
                <w:rFonts w:cs="CordiaUPC"/>
                <w:cs/>
              </w:rPr>
              <w:t xml:space="preserve">: </w:t>
            </w:r>
            <w:r>
              <w:t>duration</w:t>
            </w:r>
          </w:p>
          <w:p w:rsidR="002D3B7E" w:rsidP="002D3B7E" w:rsidRDefault="002D3B7E" w14:paraId="2FA66F72" w14:textId="77777777">
            <w:pPr>
              <w:pStyle w:val="ListParagraph"/>
              <w:numPr>
                <w:ilvl w:val="0"/>
                <w:numId w:val="472"/>
              </w:numPr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productClass </w:t>
            </w:r>
            <w:r>
              <w:rPr>
                <w:rFonts w:cs="CordiaUPC"/>
                <w:cs/>
              </w:rPr>
              <w:t>= “</w:t>
            </w:r>
            <w:r>
              <w:t>Main</w:t>
            </w:r>
            <w:r>
              <w:rPr>
                <w:rFonts w:cs="CordiaUPC"/>
                <w:cs/>
              </w:rPr>
              <w:t xml:space="preserve">” </w:t>
            </w:r>
            <w:r>
              <w:t xml:space="preserve">duration </w:t>
            </w:r>
            <w:r>
              <w:rPr>
                <w:rFonts w:hint="cs"/>
                <w:cs/>
              </w:rPr>
              <w:t>คือ</w:t>
            </w:r>
            <w:r>
              <w:t xml:space="preserve"> 15,3</w:t>
            </w:r>
          </w:p>
          <w:p w:rsidR="002D3B7E" w:rsidP="002D3B7E" w:rsidRDefault="002D3B7E" w14:paraId="1F0E3B36" w14:textId="77777777">
            <w:pPr>
              <w:pStyle w:val="ListParagraph"/>
              <w:numPr>
                <w:ilvl w:val="0"/>
                <w:numId w:val="472"/>
              </w:numPr>
            </w:pPr>
            <w:r>
              <w:rPr>
                <w:rFonts w:hint="cs"/>
                <w:cs/>
              </w:rPr>
              <w:t>ถ้าไม่ใช่</w:t>
            </w:r>
          </w:p>
          <w:p w:rsidR="002D3B7E" w:rsidP="002D3B7E" w:rsidRDefault="002D3B7E" w14:paraId="00025572" w14:textId="77777777">
            <w:pPr>
              <w:pStyle w:val="ListParagraph"/>
            </w:pPr>
            <w:r>
              <w:t xml:space="preserve">duration </w:t>
            </w:r>
            <w:r>
              <w:rPr>
                <w:rFonts w:hint="cs"/>
                <w:cs/>
              </w:rPr>
              <w:t xml:space="preserve">คือ </w:t>
            </w:r>
            <w:r>
              <w:t>7,3</w:t>
            </w:r>
          </w:p>
          <w:p w:rsidRPr="003542C5" w:rsidR="002D3B7E" w:rsidP="002D3B7E" w:rsidRDefault="002D3B7E" w14:paraId="3A6A1008" w14:textId="7494AD2F">
            <w:r>
              <w:t xml:space="preserve">{status} </w:t>
            </w:r>
            <w:r>
              <w:rPr>
                <w:rFonts w:cs="CordiaUPC"/>
                <w:cs/>
              </w:rPr>
              <w:t xml:space="preserve">: </w:t>
            </w:r>
            <w:r>
              <w:t>Active</w:t>
            </w:r>
            <w:r>
              <w:rPr>
                <w:rFonts w:hint="cs"/>
                <w:cs/>
              </w:rPr>
              <w:t xml:space="preserve"> หรือ </w:t>
            </w:r>
            <w:r>
              <w:t>Suspend</w:t>
            </w:r>
          </w:p>
        </w:tc>
        <w:tc>
          <w:tcPr>
            <w:tcW w:w="656" w:type="pct"/>
          </w:tcPr>
          <w:p w:rsidR="002D3B7E" w:rsidP="002D3B7E" w:rsidRDefault="002D3B7E" w14:paraId="11F5E0B8" w14:textId="06C4DBD1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Pr="00792590" w:rsidR="002D3B7E" w:rsidTr="00E06936" w14:paraId="0EB78F2A" w14:textId="77777777">
        <w:tc>
          <w:tcPr>
            <w:tcW w:w="778" w:type="pct"/>
          </w:tcPr>
          <w:p w:rsidRPr="00B91E66" w:rsidR="002D3B7E" w:rsidP="002D3B7E" w:rsidRDefault="002D3B7E" w14:paraId="35ECCE0B" w14:textId="49318604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E4136B">
              <w:rPr>
                <w:rFonts w:ascii="CordiaUPC" w:hAnsi="CordiaUPC" w:cs="CordiaUPC"/>
                <w:sz w:val="28"/>
                <w:szCs w:val="28"/>
              </w:rPr>
              <w:t>00045</w:t>
            </w:r>
          </w:p>
        </w:tc>
        <w:tc>
          <w:tcPr>
            <w:tcW w:w="1628" w:type="pct"/>
          </w:tcPr>
          <w:p w:rsidRPr="003542C5" w:rsidR="002D3B7E" w:rsidP="002D3B7E" w:rsidRDefault="002D3B7E" w14:paraId="58A95E13" w14:textId="0BEF1DED">
            <w:r>
              <w:rPr>
                <w:rStyle w:val="ui-provider"/>
              </w:rPr>
              <w:t xml:space="preserve">Send SMS Expired </w:t>
            </w:r>
            <w:r>
              <w:rPr>
                <w:rStyle w:val="ui-provider"/>
                <w:rFonts w:cs="CordiaUPC"/>
                <w:cs/>
              </w:rPr>
              <w:t>(</w:t>
            </w:r>
            <w:r>
              <w:rPr>
                <w:rStyle w:val="ui-provider"/>
              </w:rPr>
              <w:t>CBS</w:t>
            </w:r>
            <w:r>
              <w:rPr>
                <w:rStyle w:val="ui-provider"/>
                <w:rFonts w:cs="CordiaUPC"/>
                <w:cs/>
              </w:rPr>
              <w:t xml:space="preserve">) </w:t>
            </w:r>
            <w:r>
              <w:rPr>
                <w:rStyle w:val="ui-provider"/>
              </w:rPr>
              <w:t xml:space="preserve">duplicate with Send NBO SMS Expired </w:t>
            </w:r>
            <w:r>
              <w:rPr>
                <w:rStyle w:val="ui-provider"/>
                <w:rFonts w:cs="CordiaUPC"/>
                <w:cs/>
              </w:rPr>
              <w:t>(</w:t>
            </w:r>
            <w:r>
              <w:rPr>
                <w:rStyle w:val="ui-provider"/>
              </w:rPr>
              <w:t>PHX</w:t>
            </w:r>
            <w:r>
              <w:rPr>
                <w:rStyle w:val="ui-provider"/>
                <w:rFonts w:cs="CordiaUPC"/>
                <w:cs/>
              </w:rPr>
              <w:t>-</w:t>
            </w:r>
            <w:r>
              <w:rPr>
                <w:rStyle w:val="ui-provider"/>
              </w:rPr>
              <w:t>{status}</w:t>
            </w:r>
            <w:r>
              <w:rPr>
                <w:rStyle w:val="ui-provider"/>
                <w:rFonts w:cs="CordiaUPC"/>
                <w:cs/>
              </w:rPr>
              <w:t xml:space="preserve">) </w:t>
            </w:r>
            <w:r>
              <w:rPr>
                <w:rStyle w:val="ui-provider"/>
              </w:rPr>
              <w:t>is duplicate</w:t>
            </w:r>
          </w:p>
        </w:tc>
        <w:tc>
          <w:tcPr>
            <w:tcW w:w="1938" w:type="pct"/>
          </w:tcPr>
          <w:p w:rsidRPr="00E4136B" w:rsidR="002D3B7E" w:rsidP="002D3B7E" w:rsidRDefault="002D3B7E" w14:paraId="6F5BB1BC" w14:textId="77777777">
            <w:pPr>
              <w:pStyle w:val="Heading4"/>
              <w:rPr>
                <w:rStyle w:val="ui-provider"/>
                <w:rFonts w:ascii="CordiaUPC" w:hAnsi="CordiaUPC" w:eastAsiaTheme="minorHAnsi" w:cstheme="minorBidi"/>
                <w:b/>
                <w:bCs/>
                <w:color w:val="auto"/>
                <w:szCs w:val="28"/>
              </w:rPr>
            </w:pPr>
            <w:r w:rsidRPr="00E4136B">
              <w:rPr>
                <w:rStyle w:val="ui-provider"/>
                <w:rFonts w:hint="cs" w:ascii="CordiaUPC" w:hAnsi="CordiaUPC" w:eastAsiaTheme="minorHAnsi" w:cstheme="minorBidi"/>
                <w:i w:val="0"/>
                <w:iCs w:val="0"/>
                <w:color w:val="auto"/>
                <w:szCs w:val="28"/>
                <w:cs/>
              </w:rPr>
              <w:t xml:space="preserve">ถ้า </w:t>
            </w:r>
            <w:r w:rsidRPr="00E4136B">
              <w:rPr>
                <w:rStyle w:val="ui-provider"/>
                <w:rFonts w:ascii="CordiaUPC" w:hAnsi="CordiaUPC" w:eastAsiaTheme="minorHAnsi" w:cstheme="minorBidi"/>
                <w:i w:val="0"/>
                <w:iCs w:val="0"/>
                <w:color w:val="auto"/>
                <w:szCs w:val="28"/>
              </w:rPr>
              <w:t>Send SMS Promotion Expired Flag</w:t>
            </w:r>
            <w:r w:rsidRPr="00E4136B">
              <w:rPr>
                <w:rStyle w:val="ui-provider"/>
                <w:rFonts w:hint="cs" w:ascii="CordiaUPC" w:hAnsi="CordiaUPC" w:eastAsiaTheme="minorHAnsi" w:cstheme="minorBidi"/>
                <w:i w:val="0"/>
                <w:iCs w:val="0"/>
                <w:color w:val="auto"/>
                <w:szCs w:val="28"/>
                <w:cs/>
              </w:rPr>
              <w:t xml:space="preserve"> ของ </w:t>
            </w:r>
            <w:r w:rsidRPr="00E4136B">
              <w:rPr>
                <w:rStyle w:val="ui-provider"/>
                <w:rFonts w:ascii="CordiaUPC" w:hAnsi="CordiaUPC" w:eastAsiaTheme="minorHAnsi" w:cstheme="minorBidi"/>
                <w:i w:val="0"/>
                <w:iCs w:val="0"/>
                <w:color w:val="auto"/>
                <w:szCs w:val="28"/>
              </w:rPr>
              <w:t xml:space="preserve">Promotion Expired Alert </w:t>
            </w:r>
            <w:r w:rsidRPr="00E4136B">
              <w:rPr>
                <w:rStyle w:val="ui-provider"/>
                <w:rFonts w:ascii="CordiaUPC" w:hAnsi="CordiaUPC" w:cs="CordiaUPC" w:eastAsiaTheme="minorHAnsi"/>
                <w:i w:val="0"/>
                <w:iCs w:val="0"/>
                <w:color w:val="auto"/>
                <w:szCs w:val="28"/>
                <w:cs/>
              </w:rPr>
              <w:t>(</w:t>
            </w:r>
            <w:r w:rsidRPr="00E4136B">
              <w:rPr>
                <w:rStyle w:val="ui-provider"/>
                <w:rFonts w:ascii="CordiaUPC" w:hAnsi="CordiaUPC" w:eastAsiaTheme="minorHAnsi" w:cstheme="minorBidi"/>
                <w:i w:val="0"/>
                <w:iCs w:val="0"/>
                <w:color w:val="auto"/>
                <w:szCs w:val="28"/>
              </w:rPr>
              <w:t>end of promotion duration</w:t>
            </w:r>
            <w:r w:rsidRPr="00E4136B">
              <w:rPr>
                <w:rStyle w:val="ui-provider"/>
                <w:rFonts w:ascii="CordiaUPC" w:hAnsi="CordiaUPC" w:cs="CordiaUPC" w:eastAsiaTheme="minorHAnsi"/>
                <w:i w:val="0"/>
                <w:iCs w:val="0"/>
                <w:color w:val="auto"/>
                <w:szCs w:val="28"/>
                <w:cs/>
              </w:rPr>
              <w:t xml:space="preserve">)  </w:t>
            </w:r>
            <w:r w:rsidRPr="00E4136B">
              <w:rPr>
                <w:rStyle w:val="ui-provider"/>
                <w:rFonts w:hint="cs" w:ascii="CordiaUPC" w:hAnsi="CordiaUPC" w:eastAsiaTheme="minorHAnsi" w:cstheme="minorBidi"/>
                <w:i w:val="0"/>
                <w:iCs w:val="0"/>
                <w:color w:val="auto"/>
                <w:szCs w:val="28"/>
                <w:cs/>
              </w:rPr>
              <w:t xml:space="preserve">เป็น </w:t>
            </w:r>
            <w:r w:rsidRPr="00E4136B">
              <w:rPr>
                <w:rStyle w:val="ui-provider"/>
                <w:rFonts w:ascii="CordiaUPC" w:hAnsi="CordiaUPC" w:eastAsiaTheme="minorHAnsi" w:cstheme="minorBidi"/>
                <w:i w:val="0"/>
                <w:iCs w:val="0"/>
                <w:color w:val="auto"/>
                <w:szCs w:val="28"/>
              </w:rPr>
              <w:t xml:space="preserve">Send </w:t>
            </w:r>
            <w:r w:rsidRPr="00E4136B">
              <w:rPr>
                <w:rStyle w:val="ui-provider"/>
                <w:rFonts w:hint="cs" w:ascii="CordiaUPC" w:hAnsi="CordiaUPC" w:eastAsiaTheme="minorHAnsi" w:cstheme="minorBidi"/>
                <w:i w:val="0"/>
                <w:iCs w:val="0"/>
                <w:color w:val="auto"/>
                <w:szCs w:val="28"/>
                <w:cs/>
              </w:rPr>
              <w:t xml:space="preserve">และ </w:t>
            </w:r>
            <w:r w:rsidRPr="00E4136B">
              <w:rPr>
                <w:rStyle w:val="ui-provider"/>
                <w:rFonts w:ascii="CordiaUPC" w:hAnsi="CordiaUPC" w:eastAsiaTheme="minorHAnsi" w:cstheme="minorBidi"/>
                <w:i w:val="0"/>
                <w:iCs w:val="0"/>
                <w:color w:val="auto"/>
                <w:szCs w:val="28"/>
              </w:rPr>
              <w:t>Send SMS Promotion Expired Flag</w:t>
            </w:r>
            <w:r w:rsidRPr="00E4136B">
              <w:rPr>
                <w:rStyle w:val="ui-provider"/>
                <w:rFonts w:hint="cs" w:ascii="CordiaUPC" w:hAnsi="CordiaUPC" w:eastAsiaTheme="minorHAnsi" w:cstheme="minorBidi"/>
                <w:i w:val="0"/>
                <w:iCs w:val="0"/>
                <w:color w:val="auto"/>
                <w:szCs w:val="28"/>
                <w:cs/>
              </w:rPr>
              <w:t xml:space="preserve"> ของ </w:t>
            </w:r>
            <w:r w:rsidRPr="00E4136B">
              <w:rPr>
                <w:rStyle w:val="ui-provider"/>
                <w:rFonts w:ascii="CordiaUPC" w:hAnsi="CordiaUPC" w:eastAsiaTheme="minorHAnsi" w:cstheme="minorBidi"/>
                <w:i w:val="0"/>
                <w:iCs w:val="0"/>
                <w:color w:val="auto"/>
                <w:szCs w:val="28"/>
              </w:rPr>
              <w:t xml:space="preserve">SMS Promotion Expire </w:t>
            </w:r>
            <w:r w:rsidRPr="00E4136B">
              <w:rPr>
                <w:rStyle w:val="ui-provider"/>
                <w:rFonts w:ascii="CordiaUPC" w:hAnsi="CordiaUPC" w:cs="CordiaUPC" w:eastAsiaTheme="minorHAnsi"/>
                <w:i w:val="0"/>
                <w:iCs w:val="0"/>
                <w:color w:val="auto"/>
                <w:szCs w:val="28"/>
                <w:cs/>
              </w:rPr>
              <w:t>(</w:t>
            </w:r>
            <w:r w:rsidRPr="00E4136B">
              <w:rPr>
                <w:rStyle w:val="ui-provider"/>
                <w:rFonts w:ascii="CordiaUPC" w:hAnsi="CordiaUPC" w:eastAsiaTheme="minorHAnsi" w:cstheme="minorBidi"/>
                <w:i w:val="0"/>
                <w:iCs w:val="0"/>
                <w:color w:val="auto"/>
                <w:szCs w:val="28"/>
              </w:rPr>
              <w:t>{status}</w:t>
            </w:r>
            <w:r w:rsidRPr="00E4136B">
              <w:rPr>
                <w:rStyle w:val="ui-provider"/>
                <w:rFonts w:ascii="CordiaUPC" w:hAnsi="CordiaUPC" w:cs="CordiaUPC" w:eastAsiaTheme="minorHAnsi"/>
                <w:i w:val="0"/>
                <w:iCs w:val="0"/>
                <w:color w:val="auto"/>
                <w:szCs w:val="28"/>
                <w:cs/>
              </w:rPr>
              <w:t>)</w:t>
            </w:r>
            <w:r w:rsidRPr="00E4136B">
              <w:rPr>
                <w:rStyle w:val="ui-provider"/>
                <w:rFonts w:hint="cs" w:ascii="CordiaUPC" w:hAnsi="CordiaUPC" w:eastAsiaTheme="minorHAnsi" w:cstheme="minorBidi"/>
                <w:i w:val="0"/>
                <w:iCs w:val="0"/>
                <w:color w:val="auto"/>
                <w:szCs w:val="28"/>
                <w:cs/>
              </w:rPr>
              <w:t xml:space="preserve"> เป็น </w:t>
            </w:r>
            <w:r w:rsidRPr="00E4136B">
              <w:rPr>
                <w:rStyle w:val="ui-provider"/>
                <w:rFonts w:ascii="CordiaUPC" w:hAnsi="CordiaUPC" w:eastAsiaTheme="minorHAnsi" w:cstheme="minorBidi"/>
                <w:i w:val="0"/>
                <w:iCs w:val="0"/>
                <w:color w:val="auto"/>
                <w:szCs w:val="28"/>
              </w:rPr>
              <w:t xml:space="preserve">Send </w:t>
            </w:r>
            <w:r w:rsidRPr="00E4136B">
              <w:rPr>
                <w:rStyle w:val="ui-provider"/>
                <w:rFonts w:hint="cs" w:ascii="CordiaUPC" w:hAnsi="CordiaUPC" w:eastAsiaTheme="minorHAnsi" w:cstheme="minorBidi"/>
                <w:i w:val="0"/>
                <w:iCs w:val="0"/>
                <w:color w:val="auto"/>
                <w:szCs w:val="28"/>
                <w:cs/>
              </w:rPr>
              <w:t xml:space="preserve">จะต้องขึ้น </w:t>
            </w:r>
            <w:r w:rsidRPr="00E4136B">
              <w:rPr>
                <w:rStyle w:val="ui-provider"/>
                <w:rFonts w:ascii="CordiaUPC" w:hAnsi="CordiaUPC" w:eastAsiaTheme="minorHAnsi" w:cstheme="minorBidi"/>
                <w:i w:val="0"/>
                <w:iCs w:val="0"/>
                <w:color w:val="auto"/>
                <w:szCs w:val="28"/>
              </w:rPr>
              <w:t>validate</w:t>
            </w:r>
            <w:r w:rsidRPr="00E4136B">
              <w:rPr>
                <w:rStyle w:val="ui-provider"/>
                <w:rFonts w:hint="cs" w:ascii="CordiaUPC" w:hAnsi="CordiaUPC" w:eastAsiaTheme="minorHAnsi" w:cstheme="minorBidi"/>
                <w:i w:val="0"/>
                <w:iCs w:val="0"/>
                <w:color w:val="auto"/>
                <w:szCs w:val="28"/>
                <w:cs/>
              </w:rPr>
              <w:t xml:space="preserve"> </w:t>
            </w:r>
            <w:r w:rsidRPr="00E4136B">
              <w:rPr>
                <w:rStyle w:val="ui-provider"/>
                <w:rFonts w:ascii="CordiaUPC" w:hAnsi="CordiaUPC" w:cs="CordiaUPC" w:eastAsiaTheme="minorHAnsi"/>
                <w:b/>
                <w:bCs/>
                <w:color w:val="auto"/>
                <w:szCs w:val="28"/>
                <w:highlight w:val="yellow"/>
                <w:cs/>
              </w:rPr>
              <w:t>“</w:t>
            </w:r>
            <w:r w:rsidRPr="00E4136B">
              <w:rPr>
                <w:rStyle w:val="ui-provider"/>
                <w:rFonts w:ascii="CordiaUPC" w:hAnsi="CordiaUPC" w:eastAsiaTheme="minorHAnsi" w:cstheme="minorBidi"/>
                <w:b/>
                <w:bCs/>
                <w:color w:val="auto"/>
                <w:szCs w:val="28"/>
                <w:highlight w:val="yellow"/>
              </w:rPr>
              <w:t>WARNING</w:t>
            </w:r>
            <w:r w:rsidRPr="00E4136B">
              <w:rPr>
                <w:rStyle w:val="ui-provider"/>
                <w:rFonts w:ascii="CordiaUPC" w:hAnsi="CordiaUPC" w:cs="CordiaUPC" w:eastAsiaTheme="minorHAnsi"/>
                <w:b/>
                <w:bCs/>
                <w:color w:val="auto"/>
                <w:szCs w:val="28"/>
                <w:highlight w:val="yellow"/>
                <w:cs/>
              </w:rPr>
              <w:t>”</w:t>
            </w:r>
          </w:p>
          <w:p w:rsidRPr="00463A83" w:rsidR="002D3B7E" w:rsidP="002D3B7E" w:rsidRDefault="002D3B7E" w14:paraId="2BBE72AF" w14:textId="77777777"/>
          <w:p w:rsidRPr="003542C5" w:rsidR="002D3B7E" w:rsidP="002D3B7E" w:rsidRDefault="002D3B7E" w14:paraId="748AF62F" w14:textId="444260F1">
            <w:r>
              <w:t xml:space="preserve">{status} </w:t>
            </w:r>
            <w:r>
              <w:rPr>
                <w:rFonts w:cs="CordiaUPC"/>
                <w:cs/>
              </w:rPr>
              <w:t xml:space="preserve">: </w:t>
            </w:r>
            <w:r>
              <w:t>Active</w:t>
            </w:r>
            <w:r>
              <w:rPr>
                <w:rFonts w:hint="cs"/>
                <w:cs/>
              </w:rPr>
              <w:t xml:space="preserve"> หรือ </w:t>
            </w:r>
            <w:r>
              <w:t>Suspend</w:t>
            </w:r>
          </w:p>
        </w:tc>
        <w:tc>
          <w:tcPr>
            <w:tcW w:w="656" w:type="pct"/>
          </w:tcPr>
          <w:p w:rsidR="002D3B7E" w:rsidP="002D3B7E" w:rsidRDefault="002D3B7E" w14:paraId="12136FE0" w14:textId="418DCE53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Pr="00792590" w:rsidR="00DF6D04" w:rsidTr="00E06936" w14:paraId="65BA80CC" w14:textId="77777777">
        <w:tc>
          <w:tcPr>
            <w:tcW w:w="778" w:type="pct"/>
          </w:tcPr>
          <w:p w:rsidRPr="00E4136B" w:rsidR="00DF6D04" w:rsidP="00DF6D04" w:rsidRDefault="00DF6D04" w14:paraId="785300D8" w14:textId="6C5DD839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>
              <w:t>00004</w:t>
            </w:r>
          </w:p>
        </w:tc>
        <w:tc>
          <w:tcPr>
            <w:tcW w:w="1628" w:type="pct"/>
          </w:tcPr>
          <w:p w:rsidR="00DF6D04" w:rsidP="00DF6D04" w:rsidRDefault="00DF6D04" w14:paraId="23546198" w14:textId="673CE8AF">
            <w:pPr>
              <w:rPr>
                <w:rStyle w:val="ui-provider"/>
              </w:rPr>
            </w:pPr>
            <w:r>
              <w:t>Send SMS</w:t>
            </w:r>
            <w:r>
              <w:rPr>
                <w:rFonts w:cs="Angsana New"/>
                <w:cs/>
              </w:rPr>
              <w:t xml:space="preserve"> </w:t>
            </w:r>
            <w:r>
              <w:t>Before Expire Flag is required when Customer Type is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 xml:space="preserve">” </w:t>
            </w:r>
            <w:r>
              <w:t>or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Angsana New"/>
                <w:cs/>
              </w:rPr>
              <w:t>“</w:t>
            </w:r>
            <w:r>
              <w:t>All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/>
                <w:cs/>
              </w:rPr>
              <w:t xml:space="preserve"> </w:t>
            </w:r>
            <w:r>
              <w:t xml:space="preserve">or PO Relation is </w:t>
            </w:r>
            <w:r>
              <w:rPr>
                <w:rFonts w:cs="Angsana New"/>
                <w:cs/>
              </w:rPr>
              <w:t>“</w:t>
            </w:r>
            <w:r w:rsidRPr="008F54D1">
              <w:rPr>
                <w:rFonts w:cs="CordiaUPC"/>
              </w:rPr>
              <w:t>Auto Add After Expired</w:t>
            </w:r>
            <w:r>
              <w:rPr>
                <w:rFonts w:cs="Angsana New"/>
                <w:cs/>
              </w:rPr>
              <w:t>”</w:t>
            </w:r>
          </w:p>
        </w:tc>
        <w:tc>
          <w:tcPr>
            <w:tcW w:w="1938" w:type="pct"/>
          </w:tcPr>
          <w:p w:rsidRPr="00E4136B" w:rsidR="00DF6D04" w:rsidP="00DF6D04" w:rsidRDefault="00DF6D04" w14:paraId="7730D942" w14:textId="26B763A8">
            <w:pPr>
              <w:pStyle w:val="Heading4"/>
              <w:rPr>
                <w:rStyle w:val="ui-provider"/>
                <w:rFonts w:ascii="CordiaUPC" w:hAnsi="CordiaUPC" w:eastAsiaTheme="minorHAnsi" w:cstheme="minorBidi"/>
                <w:i w:val="0"/>
                <w:iCs w:val="0"/>
                <w:color w:val="auto"/>
                <w:szCs w:val="28"/>
                <w:cs/>
              </w:rPr>
            </w:pPr>
            <w:r w:rsidRPr="00400BFB">
              <w:rPr>
                <w:rFonts w:ascii="CordiaUPC" w:hAnsi="CordiaUPC" w:cs="Angsana New" w:eastAsiaTheme="minorHAnsi"/>
                <w:i w:val="0"/>
                <w:iCs w:val="0"/>
                <w:color w:val="auto"/>
                <w:szCs w:val="28"/>
                <w:cs/>
              </w:rPr>
              <w:t xml:space="preserve">ถ้า </w:t>
            </w:r>
            <w:r w:rsidRPr="00400BFB">
              <w:rPr>
                <w:rFonts w:ascii="CordiaUPC" w:hAnsi="CordiaUPC" w:cs="Angsana New" w:eastAsiaTheme="minorHAnsi"/>
                <w:i w:val="0"/>
                <w:iCs w:val="0"/>
                <w:color w:val="auto"/>
                <w:szCs w:val="28"/>
              </w:rPr>
              <w:t xml:space="preserve">customerType </w:t>
            </w:r>
            <w:r w:rsidRPr="00400BFB">
              <w:rPr>
                <w:rFonts w:ascii="CordiaUPC" w:hAnsi="CordiaUPC" w:cs="Angsana New" w:eastAsiaTheme="minorHAnsi"/>
                <w:i w:val="0"/>
                <w:iCs w:val="0"/>
                <w:color w:val="auto"/>
                <w:szCs w:val="28"/>
                <w:cs/>
              </w:rPr>
              <w:t>มีค่าเป็น “</w:t>
            </w:r>
            <w:r w:rsidRPr="00400BFB">
              <w:rPr>
                <w:rFonts w:ascii="CordiaUPC" w:hAnsi="CordiaUPC" w:cs="Angsana New" w:eastAsiaTheme="minorHAnsi"/>
                <w:i w:val="0"/>
                <w:iCs w:val="0"/>
                <w:color w:val="auto"/>
                <w:szCs w:val="28"/>
              </w:rPr>
              <w:t>Pre</w:t>
            </w:r>
            <w:r w:rsidRPr="00400BFB">
              <w:rPr>
                <w:rFonts w:ascii="CordiaUPC" w:hAnsi="CordiaUPC" w:cs="Angsana New" w:eastAsiaTheme="minorHAnsi"/>
                <w:i w:val="0"/>
                <w:iCs w:val="0"/>
                <w:color w:val="auto"/>
                <w:szCs w:val="28"/>
                <w:cs/>
              </w:rPr>
              <w:t>-</w:t>
            </w:r>
            <w:r w:rsidRPr="00400BFB">
              <w:rPr>
                <w:rFonts w:ascii="CordiaUPC" w:hAnsi="CordiaUPC" w:cs="Angsana New" w:eastAsiaTheme="minorHAnsi"/>
                <w:i w:val="0"/>
                <w:iCs w:val="0"/>
                <w:color w:val="auto"/>
                <w:szCs w:val="28"/>
              </w:rPr>
              <w:t>paid</w:t>
            </w:r>
            <w:r w:rsidRPr="00400BFB">
              <w:rPr>
                <w:rFonts w:ascii="CordiaUPC" w:hAnsi="CordiaUPC" w:cs="Angsana New" w:eastAsiaTheme="minorHAnsi"/>
                <w:i w:val="0"/>
                <w:iCs w:val="0"/>
                <w:color w:val="auto"/>
                <w:szCs w:val="28"/>
                <w:cs/>
              </w:rPr>
              <w:t>” หรือ “</w:t>
            </w:r>
            <w:r w:rsidRPr="00400BFB">
              <w:rPr>
                <w:rFonts w:ascii="CordiaUPC" w:hAnsi="CordiaUPC" w:cs="Angsana New" w:eastAsiaTheme="minorHAnsi"/>
                <w:i w:val="0"/>
                <w:iCs w:val="0"/>
                <w:color w:val="auto"/>
                <w:szCs w:val="28"/>
              </w:rPr>
              <w:t>All</w:t>
            </w:r>
            <w:r w:rsidRPr="00400BFB">
              <w:rPr>
                <w:rFonts w:ascii="CordiaUPC" w:hAnsi="CordiaUPC" w:cs="Angsana New" w:eastAsiaTheme="minorHAnsi"/>
                <w:i w:val="0"/>
                <w:iCs w:val="0"/>
                <w:color w:val="auto"/>
                <w:szCs w:val="28"/>
                <w:cs/>
              </w:rPr>
              <w:t xml:space="preserve">” และ </w:t>
            </w:r>
            <w:r w:rsidRPr="00400BFB">
              <w:rPr>
                <w:rFonts w:ascii="CordiaUPC" w:hAnsi="CordiaUPC" w:cs="Angsana New" w:eastAsiaTheme="minorHAnsi"/>
                <w:i w:val="0"/>
                <w:iCs w:val="0"/>
                <w:color w:val="auto"/>
                <w:szCs w:val="28"/>
              </w:rPr>
              <w:t xml:space="preserve">poRelationType </w:t>
            </w:r>
            <w:r w:rsidRPr="00400BFB">
              <w:rPr>
                <w:rFonts w:ascii="CordiaUPC" w:hAnsi="CordiaUPC" w:cs="Angsana New" w:eastAsiaTheme="minorHAnsi"/>
                <w:i w:val="0"/>
                <w:iCs w:val="0"/>
                <w:color w:val="auto"/>
                <w:szCs w:val="28"/>
                <w:cs/>
              </w:rPr>
              <w:t>มีค่าเป็น “</w:t>
            </w:r>
            <w:r w:rsidRPr="00400BFB">
              <w:rPr>
                <w:rFonts w:ascii="CordiaUPC" w:hAnsi="CordiaUPC" w:cs="Angsana New" w:eastAsiaTheme="minorHAnsi"/>
                <w:i w:val="0"/>
                <w:iCs w:val="0"/>
                <w:color w:val="auto"/>
                <w:szCs w:val="28"/>
              </w:rPr>
              <w:t>Auto Add After Expired</w:t>
            </w:r>
            <w:r w:rsidRPr="00400BFB">
              <w:rPr>
                <w:rFonts w:ascii="CordiaUPC" w:hAnsi="CordiaUPC" w:cs="Angsana New" w:eastAsiaTheme="minorHAnsi"/>
                <w:i w:val="0"/>
                <w:iCs w:val="0"/>
                <w:color w:val="auto"/>
                <w:szCs w:val="28"/>
                <w:cs/>
              </w:rPr>
              <w:t xml:space="preserve">” ดังนั้น </w:t>
            </w:r>
            <w:r w:rsidRPr="00400BFB">
              <w:rPr>
                <w:rFonts w:ascii="CordiaUPC" w:hAnsi="CordiaUPC" w:cs="Angsana New" w:eastAsiaTheme="minorHAnsi"/>
                <w:i w:val="0"/>
                <w:iCs w:val="0"/>
                <w:color w:val="auto"/>
                <w:szCs w:val="28"/>
              </w:rPr>
              <w:t xml:space="preserve"> smsBeforeExpireSendFlag</w:t>
            </w:r>
            <w:r w:rsidRPr="00400BFB">
              <w:rPr>
                <w:rFonts w:ascii="CordiaUPC" w:hAnsi="CordiaUPC" w:cs="Angsana New" w:eastAsiaTheme="minorHAnsi"/>
                <w:i w:val="0"/>
                <w:iCs w:val="0"/>
                <w:color w:val="auto"/>
                <w:szCs w:val="28"/>
                <w:cs/>
              </w:rPr>
              <w:t xml:space="preserve"> จะต้องเป็น </w:t>
            </w:r>
            <w:r w:rsidRPr="00400BFB">
              <w:rPr>
                <w:rFonts w:ascii="CordiaUPC" w:hAnsi="CordiaUPC" w:cs="Angsana New" w:eastAsiaTheme="minorHAnsi"/>
                <w:i w:val="0"/>
                <w:iCs w:val="0"/>
                <w:color w:val="auto"/>
                <w:szCs w:val="28"/>
              </w:rPr>
              <w:t>Mandatory</w:t>
            </w:r>
            <w:r>
              <w:t xml:space="preserve"> </w:t>
            </w:r>
          </w:p>
        </w:tc>
        <w:tc>
          <w:tcPr>
            <w:tcW w:w="656" w:type="pct"/>
          </w:tcPr>
          <w:p w:rsidR="00DF6D04" w:rsidP="00DF6D04" w:rsidRDefault="00DF6D04" w14:paraId="280BBF66" w14:textId="6476F4F4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Pr="00792590" w:rsidR="00DF6D04" w:rsidTr="00E06936" w14:paraId="2DDDCEB4" w14:textId="77777777">
        <w:tc>
          <w:tcPr>
            <w:tcW w:w="778" w:type="pct"/>
          </w:tcPr>
          <w:p w:rsidRPr="00B91E66" w:rsidR="00DF6D04" w:rsidP="00DF6D04" w:rsidRDefault="00DF6D04" w14:paraId="49504243" w14:textId="2249A038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233CD3">
              <w:rPr>
                <w:rFonts w:ascii="CordiaUPC" w:hAnsi="CordiaUPC" w:cs="CordiaUPC"/>
                <w:sz w:val="28"/>
                <w:szCs w:val="28"/>
              </w:rPr>
              <w:t>00004</w:t>
            </w:r>
          </w:p>
        </w:tc>
        <w:tc>
          <w:tcPr>
            <w:tcW w:w="1628" w:type="pct"/>
          </w:tcPr>
          <w:p w:rsidRPr="003542C5" w:rsidR="00DF6D04" w:rsidP="00DF6D04" w:rsidRDefault="00DF6D04" w14:paraId="270AEE84" w14:textId="1625B266">
            <w:r>
              <w:t xml:space="preserve">Before Promotion Expire is required when Send SMS Before Expire Flag is </w:t>
            </w:r>
            <w:r>
              <w:rPr>
                <w:rFonts w:cs="Angsana New"/>
                <w:cs/>
              </w:rPr>
              <w:t>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</w:p>
        </w:tc>
        <w:tc>
          <w:tcPr>
            <w:tcW w:w="1938" w:type="pct"/>
          </w:tcPr>
          <w:p w:rsidRPr="003542C5" w:rsidR="00DF6D04" w:rsidP="00DF6D04" w:rsidRDefault="00DF6D04" w14:paraId="696D0030" w14:textId="217C5182">
            <w:r>
              <w:rPr>
                <w:rFonts w:hint="cs"/>
                <w:cs/>
              </w:rPr>
              <w:t xml:space="preserve">ถ้า </w:t>
            </w:r>
            <w:r>
              <w:t>smsBeforeExpireSendFlag</w:t>
            </w:r>
            <w:r>
              <w:rPr>
                <w:rFonts w:hint="cs"/>
                <w:cs/>
              </w:rPr>
              <w:t xml:space="preserve"> มีค่าเป็น</w:t>
            </w:r>
            <w:r>
              <w:rPr>
                <w:rFonts w:cs="Angsana New"/>
                <w:cs/>
              </w:rPr>
              <w:t xml:space="preserve"> 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/>
                <w:cs/>
              </w:rPr>
              <w:t xml:space="preserve"> ดังนั้น </w:t>
            </w:r>
            <w:r>
              <w:t>beforePromotionExpire</w:t>
            </w:r>
            <w:r>
              <w:rPr>
                <w:rFonts w:hint="cs"/>
                <w:cs/>
              </w:rPr>
              <w:t xml:space="preserve"> จะต้องเป็น </w:t>
            </w:r>
            <w:r>
              <w:t>Mandatory</w:t>
            </w:r>
          </w:p>
        </w:tc>
        <w:tc>
          <w:tcPr>
            <w:tcW w:w="656" w:type="pct"/>
          </w:tcPr>
          <w:p w:rsidR="00DF6D04" w:rsidP="00DF6D04" w:rsidRDefault="00DF6D04" w14:paraId="15AD2129" w14:textId="68561823">
            <w:pPr>
              <w:rPr>
                <w:rFonts w:cs="CordiaUPC"/>
                <w:szCs w:val="36"/>
              </w:rPr>
            </w:pPr>
            <w:r w:rsidRPr="0039397A">
              <w:rPr>
                <w:rFonts w:cs="CordiaUPC"/>
                <w:szCs w:val="36"/>
              </w:rPr>
              <w:t>Yes</w:t>
            </w:r>
          </w:p>
        </w:tc>
      </w:tr>
      <w:tr w:rsidRPr="00792590" w:rsidR="00DF6D04" w:rsidTr="00E06936" w14:paraId="04BCE235" w14:textId="77777777">
        <w:tc>
          <w:tcPr>
            <w:tcW w:w="778" w:type="pct"/>
          </w:tcPr>
          <w:p w:rsidRPr="00233CD3" w:rsidR="00DF6D04" w:rsidP="00DF6D04" w:rsidRDefault="00DF6D04" w14:paraId="422AF227" w14:textId="69C25B20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hAnsi="CordiaUPC" w:cs="CordiaUPC"/>
                <w:sz w:val="28"/>
                <w:szCs w:val="28"/>
              </w:rPr>
              <w:t>00023</w:t>
            </w:r>
          </w:p>
        </w:tc>
        <w:tc>
          <w:tcPr>
            <w:tcW w:w="1628" w:type="pct"/>
          </w:tcPr>
          <w:p w:rsidR="00DF6D04" w:rsidP="00DF6D04" w:rsidRDefault="00DF6D04" w14:paraId="0498A5D4" w14:textId="602EC073">
            <w:r>
              <w:t xml:space="preserve">Before Promotion Expire must be Integer </w:t>
            </w:r>
            <w:r>
              <w:rPr>
                <w:rFonts w:cs="Angsana New"/>
                <w:cs/>
              </w:rPr>
              <w:t>(</w:t>
            </w:r>
            <w:r>
              <w:t>Min 1, Max 99,999</w:t>
            </w:r>
            <w:r>
              <w:rPr>
                <w:rFonts w:cs="Angsana New"/>
                <w:cs/>
              </w:rPr>
              <w:t>)</w:t>
            </w:r>
          </w:p>
        </w:tc>
        <w:tc>
          <w:tcPr>
            <w:tcW w:w="1938" w:type="pct"/>
          </w:tcPr>
          <w:p w:rsidR="00DF6D04" w:rsidP="00DF6D04" w:rsidRDefault="00DF6D04" w14:paraId="6F1E5974" w14:textId="7C99F635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>beforePromotionExpire</w:t>
            </w:r>
            <w:r>
              <w:rPr>
                <w:rFonts w:hint="cs"/>
                <w:cs/>
              </w:rPr>
              <w:t xml:space="preserve"> มีค่า ดังนั้น</w:t>
            </w:r>
            <w:r w:rsidRPr="002259C2">
              <w:t xml:space="preserve"> </w:t>
            </w:r>
            <w:r>
              <w:t xml:space="preserve">Before Promotion Expire </w:t>
            </w:r>
            <w:r>
              <w:rPr>
                <w:rFonts w:hint="cs"/>
                <w:cs/>
              </w:rPr>
              <w:t xml:space="preserve">จะต้องเป็นจำนวนเต็มและมีค่าอยู่ในช่วง </w:t>
            </w:r>
            <w:r>
              <w:t xml:space="preserve">1 </w:t>
            </w:r>
            <w:r>
              <w:rPr>
                <w:rFonts w:cs="Angsana New"/>
                <w:cs/>
              </w:rPr>
              <w:t xml:space="preserve">- </w:t>
            </w:r>
            <w:r>
              <w:t>99,999</w:t>
            </w:r>
          </w:p>
        </w:tc>
        <w:tc>
          <w:tcPr>
            <w:tcW w:w="656" w:type="pct"/>
          </w:tcPr>
          <w:p w:rsidRPr="0039397A" w:rsidR="00DF6D04" w:rsidP="00DF6D04" w:rsidRDefault="00DF6D04" w14:paraId="7A5AB41E" w14:textId="398747D0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Pr="00792590" w:rsidR="00DF6D04" w:rsidTr="00E06936" w14:paraId="7936E10A" w14:textId="77777777">
        <w:tc>
          <w:tcPr>
            <w:tcW w:w="778" w:type="pct"/>
          </w:tcPr>
          <w:p w:rsidRPr="00233CD3" w:rsidR="00DF6D04" w:rsidP="00DF6D04" w:rsidRDefault="00DF6D04" w14:paraId="6307CA8B" w14:textId="49642874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233CD3">
              <w:rPr>
                <w:rFonts w:ascii="CordiaUPC" w:hAnsi="CordiaUPC" w:cs="CordiaUPC"/>
                <w:sz w:val="28"/>
                <w:szCs w:val="28"/>
              </w:rPr>
              <w:t>00004</w:t>
            </w:r>
          </w:p>
        </w:tc>
        <w:tc>
          <w:tcPr>
            <w:tcW w:w="1628" w:type="pct"/>
          </w:tcPr>
          <w:p w:rsidR="00DF6D04" w:rsidP="00DF6D04" w:rsidRDefault="00DF6D04" w14:paraId="3CF23533" w14:textId="2BA6C549">
            <w:r>
              <w:t xml:space="preserve">Before Promotion Expire Unit is required  when Send SMS Before Expire Flag is </w:t>
            </w:r>
            <w:r>
              <w:rPr>
                <w:rFonts w:cs="Angsana New"/>
                <w:cs/>
              </w:rPr>
              <w:t>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</w:p>
        </w:tc>
        <w:tc>
          <w:tcPr>
            <w:tcW w:w="1938" w:type="pct"/>
          </w:tcPr>
          <w:p w:rsidR="00DF6D04" w:rsidP="00DF6D04" w:rsidRDefault="00DF6D04" w14:paraId="32EFC549" w14:textId="1F194A09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>smsBeforeExpireSendFlag</w:t>
            </w:r>
            <w:r>
              <w:rPr>
                <w:rFonts w:hint="cs"/>
                <w:cs/>
              </w:rPr>
              <w:t xml:space="preserve"> มีค่าเป็น</w:t>
            </w:r>
            <w:r>
              <w:rPr>
                <w:rFonts w:cs="Angsana New"/>
                <w:cs/>
              </w:rPr>
              <w:t xml:space="preserve"> 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/>
                <w:cs/>
              </w:rPr>
              <w:t xml:space="preserve"> ดังนั้น </w:t>
            </w:r>
            <w:r>
              <w:t>Before Promotion Expire Unit</w:t>
            </w:r>
            <w:r>
              <w:rPr>
                <w:rFonts w:hint="cs"/>
                <w:cs/>
              </w:rPr>
              <w:t xml:space="preserve"> จะต้องเป็น </w:t>
            </w:r>
            <w:r>
              <w:t>Mandatory</w:t>
            </w:r>
          </w:p>
        </w:tc>
        <w:tc>
          <w:tcPr>
            <w:tcW w:w="656" w:type="pct"/>
          </w:tcPr>
          <w:p w:rsidRPr="0039397A" w:rsidR="00DF6D04" w:rsidP="00DF6D04" w:rsidRDefault="00DF6D04" w14:paraId="3370609B" w14:textId="2E3CCE85">
            <w:pPr>
              <w:rPr>
                <w:rFonts w:cs="CordiaUPC"/>
                <w:szCs w:val="36"/>
              </w:rPr>
            </w:pPr>
            <w:r w:rsidRPr="0039397A">
              <w:rPr>
                <w:rFonts w:cs="CordiaUPC"/>
                <w:szCs w:val="36"/>
              </w:rPr>
              <w:t>Yes</w:t>
            </w:r>
          </w:p>
        </w:tc>
      </w:tr>
      <w:tr w:rsidRPr="00792590" w:rsidR="00DF6D04" w:rsidTr="00E06936" w14:paraId="3495A894" w14:textId="77777777">
        <w:tc>
          <w:tcPr>
            <w:tcW w:w="778" w:type="pct"/>
          </w:tcPr>
          <w:p w:rsidRPr="00233CD3" w:rsidR="00DF6D04" w:rsidP="00DF6D04" w:rsidRDefault="00DF6D04" w14:paraId="107184F8" w14:textId="6C70F83A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233CD3">
              <w:rPr>
                <w:rFonts w:ascii="CordiaUPC" w:hAnsi="CordiaUPC" w:cs="CordiaUPC"/>
                <w:sz w:val="28"/>
                <w:szCs w:val="28"/>
              </w:rPr>
              <w:t>00004</w:t>
            </w:r>
          </w:p>
        </w:tc>
        <w:tc>
          <w:tcPr>
            <w:tcW w:w="1628" w:type="pct"/>
          </w:tcPr>
          <w:p w:rsidR="00DF6D04" w:rsidP="00DF6D04" w:rsidRDefault="00DF6D04" w14:paraId="6E06CD99" w14:textId="177B19A4">
            <w:r>
              <w:t xml:space="preserve">SMS Before Promotion Expire EN is required  when Send SMS Before Expire Flag is </w:t>
            </w:r>
            <w:r>
              <w:rPr>
                <w:rFonts w:cs="Angsana New"/>
                <w:cs/>
              </w:rPr>
              <w:t>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</w:p>
        </w:tc>
        <w:tc>
          <w:tcPr>
            <w:tcW w:w="1938" w:type="pct"/>
          </w:tcPr>
          <w:p w:rsidR="00DF6D04" w:rsidP="00DF6D04" w:rsidRDefault="00DF6D04" w14:paraId="160A4691" w14:textId="523D3432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>smsBeforeExpireSendFlag</w:t>
            </w:r>
            <w:r>
              <w:rPr>
                <w:rFonts w:hint="cs"/>
                <w:cs/>
              </w:rPr>
              <w:t xml:space="preserve"> มีค่าเป็น</w:t>
            </w:r>
            <w:r>
              <w:rPr>
                <w:rFonts w:cs="Angsana New"/>
                <w:cs/>
              </w:rPr>
              <w:t xml:space="preserve"> 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/>
                <w:cs/>
              </w:rPr>
              <w:t xml:space="preserve"> ดังนั้น </w:t>
            </w:r>
            <w:r>
              <w:t xml:space="preserve">SMS Before Promotion Expire EN </w:t>
            </w:r>
            <w:r>
              <w:rPr>
                <w:rFonts w:hint="cs"/>
                <w:cs/>
              </w:rPr>
              <w:t xml:space="preserve">จะต้องเป็น </w:t>
            </w:r>
            <w:r>
              <w:t>Mandatory</w:t>
            </w:r>
          </w:p>
        </w:tc>
        <w:tc>
          <w:tcPr>
            <w:tcW w:w="656" w:type="pct"/>
          </w:tcPr>
          <w:p w:rsidRPr="0039397A" w:rsidR="00DF6D04" w:rsidP="00DF6D04" w:rsidRDefault="00DF6D04" w14:paraId="2341F661" w14:textId="6458A21B">
            <w:pPr>
              <w:rPr>
                <w:rFonts w:cs="CordiaUPC"/>
                <w:szCs w:val="36"/>
              </w:rPr>
            </w:pPr>
            <w:r w:rsidRPr="0039397A">
              <w:rPr>
                <w:rFonts w:cs="CordiaUPC"/>
                <w:szCs w:val="36"/>
              </w:rPr>
              <w:t>Yes</w:t>
            </w:r>
          </w:p>
        </w:tc>
      </w:tr>
      <w:tr w:rsidRPr="00792590" w:rsidR="00DF6D04" w:rsidTr="00E06936" w14:paraId="167F49C3" w14:textId="77777777">
        <w:tc>
          <w:tcPr>
            <w:tcW w:w="778" w:type="pct"/>
          </w:tcPr>
          <w:p w:rsidRPr="00233CD3" w:rsidR="00DF6D04" w:rsidP="00DF6D04" w:rsidRDefault="00DF6D04" w14:paraId="7D24CC4A" w14:textId="2C3D6EFF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233CD3">
              <w:rPr>
                <w:rFonts w:ascii="CordiaUPC" w:hAnsi="CordiaUPC" w:cs="CordiaUPC"/>
                <w:sz w:val="28"/>
                <w:szCs w:val="28"/>
              </w:rPr>
              <w:t>00004</w:t>
            </w:r>
          </w:p>
        </w:tc>
        <w:tc>
          <w:tcPr>
            <w:tcW w:w="1628" w:type="pct"/>
          </w:tcPr>
          <w:p w:rsidR="00DF6D04" w:rsidP="00DF6D04" w:rsidRDefault="00DF6D04" w14:paraId="07BE20E2" w14:textId="36F298B2">
            <w:r>
              <w:t xml:space="preserve">SMS Before Promotion Expire TH is required  when Send SMS Before Expire Flag is </w:t>
            </w:r>
            <w:r>
              <w:rPr>
                <w:rFonts w:cs="Angsana New"/>
                <w:cs/>
              </w:rPr>
              <w:t>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</w:p>
        </w:tc>
        <w:tc>
          <w:tcPr>
            <w:tcW w:w="1938" w:type="pct"/>
          </w:tcPr>
          <w:p w:rsidR="00DF6D04" w:rsidP="00DF6D04" w:rsidRDefault="00DF6D04" w14:paraId="24002418" w14:textId="3F30E155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>smsBeforeExpireSendFlag</w:t>
            </w:r>
            <w:r>
              <w:rPr>
                <w:rFonts w:hint="cs"/>
                <w:cs/>
              </w:rPr>
              <w:t xml:space="preserve"> มีค่าเป็น</w:t>
            </w:r>
            <w:r>
              <w:rPr>
                <w:rFonts w:cs="Angsana New"/>
                <w:cs/>
              </w:rPr>
              <w:t xml:space="preserve"> 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/>
                <w:cs/>
              </w:rPr>
              <w:t xml:space="preserve"> ดังนั้น </w:t>
            </w:r>
            <w:r>
              <w:t xml:space="preserve">SMS Before Promotion Expire TH </w:t>
            </w:r>
            <w:r>
              <w:rPr>
                <w:rFonts w:hint="cs"/>
                <w:cs/>
              </w:rPr>
              <w:t xml:space="preserve">จะต้องเป็น </w:t>
            </w:r>
            <w:r>
              <w:t>Mandatory</w:t>
            </w:r>
          </w:p>
        </w:tc>
        <w:tc>
          <w:tcPr>
            <w:tcW w:w="656" w:type="pct"/>
          </w:tcPr>
          <w:p w:rsidRPr="0039397A" w:rsidR="00DF6D04" w:rsidP="00DF6D04" w:rsidRDefault="00DF6D04" w14:paraId="347563B8" w14:textId="7F6D03E5">
            <w:pPr>
              <w:rPr>
                <w:rFonts w:cs="CordiaUPC"/>
                <w:szCs w:val="36"/>
              </w:rPr>
            </w:pPr>
            <w:r w:rsidRPr="0039397A">
              <w:rPr>
                <w:rFonts w:cs="CordiaUPC"/>
                <w:szCs w:val="36"/>
              </w:rPr>
              <w:t>Yes</w:t>
            </w:r>
          </w:p>
        </w:tc>
      </w:tr>
      <w:tr w:rsidRPr="00792590" w:rsidR="00DF6D04" w:rsidTr="00E06936" w14:paraId="6EA31F7E" w14:textId="77777777">
        <w:tc>
          <w:tcPr>
            <w:tcW w:w="778" w:type="pct"/>
          </w:tcPr>
          <w:p w:rsidRPr="00233CD3" w:rsidR="00DF6D04" w:rsidP="00DF6D04" w:rsidRDefault="00DF6D04" w14:paraId="59348CB5" w14:textId="02FC1D56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233CD3">
              <w:rPr>
                <w:rFonts w:ascii="CordiaUPC" w:hAnsi="CordiaUPC" w:cs="CordiaUPC"/>
                <w:sz w:val="28"/>
                <w:szCs w:val="28"/>
              </w:rPr>
              <w:t>00025</w:t>
            </w:r>
          </w:p>
        </w:tc>
        <w:tc>
          <w:tcPr>
            <w:tcW w:w="1628" w:type="pct"/>
          </w:tcPr>
          <w:p w:rsidR="00DF6D04" w:rsidP="00DF6D04" w:rsidRDefault="00DF6D04" w14:paraId="5006DE6F" w14:textId="63ACFC81">
            <w:r>
              <w:t xml:space="preserve">SMS Before Promotion Expire EN cannot contain Thai characters and Special characters </w:t>
            </w:r>
            <w:r>
              <w:rPr>
                <w:rFonts w:cs="Angsana New"/>
                <w:cs/>
              </w:rPr>
              <w:t>(</w:t>
            </w:r>
            <w:r>
              <w:t>Double Space and Start or End with</w:t>
            </w:r>
            <w:r>
              <w:rPr>
                <w:rFonts w:hint="cs"/>
                <w:cs/>
              </w:rPr>
              <w:t xml:space="preserve"> </w:t>
            </w:r>
            <w:r>
              <w:t>Space</w:t>
            </w:r>
            <w:r>
              <w:rPr>
                <w:rFonts w:cs="Angsana New"/>
                <w:cs/>
              </w:rPr>
              <w:t>).</w:t>
            </w:r>
          </w:p>
        </w:tc>
        <w:tc>
          <w:tcPr>
            <w:tcW w:w="1938" w:type="pct"/>
          </w:tcPr>
          <w:p w:rsidR="00DF6D04" w:rsidP="00DF6D04" w:rsidRDefault="00DF6D04" w14:paraId="5D94D630" w14:textId="0C3CCB3F">
            <w:pPr>
              <w:spacing w:line="256" w:lineRule="auto"/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SMS Before Promotion Expire EN </w:t>
            </w:r>
            <w:r>
              <w:rPr>
                <w:rFonts w:hint="cs"/>
                <w:cs/>
              </w:rPr>
              <w:t>มีค่า ดังนั้นจะไม่สามารถมีตัวอักษรไทยและอักขระพิเศษได้</w:t>
            </w:r>
          </w:p>
          <w:p w:rsidR="00DF6D04" w:rsidP="00DF6D04" w:rsidRDefault="00DF6D04" w14:paraId="32902AA2" w14:textId="31E9D0B2">
            <w:pPr>
              <w:rPr>
                <w:cs/>
              </w:rPr>
            </w:pPr>
            <w:r>
              <w:t xml:space="preserve">Special Character </w:t>
            </w:r>
            <w:r>
              <w:rPr>
                <w:rFonts w:cs="Angsana New"/>
                <w:cs/>
              </w:rPr>
              <w:t xml:space="preserve">: </w:t>
            </w:r>
            <w:r>
              <w:t>Space</w:t>
            </w:r>
            <w:r>
              <w:rPr>
                <w:rFonts w:hint="cs"/>
                <w:cs/>
              </w:rPr>
              <w:t xml:space="preserve">ติดกัน และ </w:t>
            </w:r>
            <w:r>
              <w:t xml:space="preserve">Space </w:t>
            </w:r>
            <w:r>
              <w:rPr>
                <w:rFonts w:hint="cs"/>
                <w:cs/>
              </w:rPr>
              <w:t>ตัวสุดท้าย</w:t>
            </w:r>
          </w:p>
        </w:tc>
        <w:tc>
          <w:tcPr>
            <w:tcW w:w="656" w:type="pct"/>
          </w:tcPr>
          <w:p w:rsidRPr="0039397A" w:rsidR="00DF6D04" w:rsidP="00DF6D04" w:rsidRDefault="00DF6D04" w14:paraId="5FC04850" w14:textId="71F80DA9">
            <w:pPr>
              <w:rPr>
                <w:rFonts w:cs="CordiaUPC"/>
                <w:szCs w:val="36"/>
              </w:rPr>
            </w:pPr>
            <w:r w:rsidRPr="0039397A">
              <w:rPr>
                <w:rFonts w:cs="CordiaUPC"/>
                <w:szCs w:val="36"/>
              </w:rPr>
              <w:t>Yes</w:t>
            </w:r>
          </w:p>
        </w:tc>
      </w:tr>
      <w:tr w:rsidRPr="00792590" w:rsidR="00DF6D04" w:rsidTr="00E06936" w14:paraId="4308E69E" w14:textId="77777777">
        <w:tc>
          <w:tcPr>
            <w:tcW w:w="778" w:type="pct"/>
          </w:tcPr>
          <w:p w:rsidRPr="00233CD3" w:rsidR="00DF6D04" w:rsidP="00DF6D04" w:rsidRDefault="00DF6D04" w14:paraId="3E206F4A" w14:textId="47841F21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233CD3">
              <w:rPr>
                <w:rFonts w:ascii="CordiaUPC" w:hAnsi="CordiaUPC" w:cs="CordiaUPC"/>
                <w:sz w:val="28"/>
                <w:szCs w:val="28"/>
              </w:rPr>
              <w:t>00025</w:t>
            </w:r>
          </w:p>
        </w:tc>
        <w:tc>
          <w:tcPr>
            <w:tcW w:w="1628" w:type="pct"/>
          </w:tcPr>
          <w:p w:rsidR="00DF6D04" w:rsidP="00DF6D04" w:rsidRDefault="00DF6D04" w14:paraId="7D5A2C44" w14:textId="41541FA9">
            <w:r>
              <w:t xml:space="preserve">SMS Before Promotion Expire TH cannot contain Special characters </w:t>
            </w:r>
            <w:r>
              <w:rPr>
                <w:rFonts w:cs="Angsana New"/>
                <w:cs/>
              </w:rPr>
              <w:t>(</w:t>
            </w:r>
            <w:r>
              <w:t>Double Space and Start or End with</w:t>
            </w:r>
            <w:r>
              <w:rPr>
                <w:rFonts w:hint="cs"/>
                <w:cs/>
              </w:rPr>
              <w:t xml:space="preserve"> </w:t>
            </w:r>
            <w:r>
              <w:t>Space</w:t>
            </w:r>
            <w:r>
              <w:rPr>
                <w:rFonts w:cs="Angsana New"/>
                <w:cs/>
              </w:rPr>
              <w:t>).</w:t>
            </w:r>
          </w:p>
        </w:tc>
        <w:tc>
          <w:tcPr>
            <w:tcW w:w="1938" w:type="pct"/>
          </w:tcPr>
          <w:p w:rsidR="00DF6D04" w:rsidP="00DF6D04" w:rsidRDefault="00DF6D04" w14:paraId="6608DC55" w14:textId="3E902776">
            <w:pPr>
              <w:spacing w:line="256" w:lineRule="auto"/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SMS Before Promotion Expire TH </w:t>
            </w:r>
            <w:r>
              <w:rPr>
                <w:rFonts w:hint="cs"/>
                <w:cs/>
              </w:rPr>
              <w:t>มีค่า ดังนั้นจะไม่สามารถมีอักขระพิเศษได้</w:t>
            </w:r>
          </w:p>
          <w:p w:rsidR="00DF6D04" w:rsidP="00DF6D04" w:rsidRDefault="00DF6D04" w14:paraId="07612A5D" w14:textId="7CF9A88E">
            <w:pPr>
              <w:spacing w:line="256" w:lineRule="auto"/>
              <w:rPr>
                <w:cs/>
              </w:rPr>
            </w:pPr>
            <w:r>
              <w:t xml:space="preserve">Special Character </w:t>
            </w:r>
            <w:r>
              <w:rPr>
                <w:rFonts w:cs="Angsana New"/>
                <w:cs/>
              </w:rPr>
              <w:t xml:space="preserve">: </w:t>
            </w:r>
            <w:r>
              <w:t>Space</w:t>
            </w:r>
            <w:r>
              <w:rPr>
                <w:rFonts w:hint="cs"/>
                <w:cs/>
              </w:rPr>
              <w:t xml:space="preserve">ติดกัน และ </w:t>
            </w:r>
            <w:r>
              <w:t xml:space="preserve">Space </w:t>
            </w:r>
            <w:r>
              <w:rPr>
                <w:rFonts w:hint="cs"/>
                <w:cs/>
              </w:rPr>
              <w:t>ตัวสุดท้าย</w:t>
            </w:r>
          </w:p>
        </w:tc>
        <w:tc>
          <w:tcPr>
            <w:tcW w:w="656" w:type="pct"/>
          </w:tcPr>
          <w:p w:rsidRPr="0039397A" w:rsidR="00DF6D04" w:rsidP="00DF6D04" w:rsidRDefault="00DF6D04" w14:paraId="35A2D66D" w14:textId="10C43D36">
            <w:pPr>
              <w:rPr>
                <w:rFonts w:cs="CordiaUPC"/>
                <w:szCs w:val="36"/>
              </w:rPr>
            </w:pPr>
            <w:r w:rsidRPr="0039397A">
              <w:rPr>
                <w:rFonts w:cs="CordiaUPC"/>
                <w:szCs w:val="36"/>
              </w:rPr>
              <w:t>Yes</w:t>
            </w:r>
          </w:p>
        </w:tc>
      </w:tr>
    </w:tbl>
    <w:p w:rsidRPr="008979A8" w:rsidR="0013276B" w:rsidP="00BB3F68" w:rsidRDefault="0013276B" w14:paraId="63A7B13E" w14:textId="77777777">
      <w:pPr>
        <w:pStyle w:val="Heading3"/>
        <w:numPr>
          <w:ilvl w:val="0"/>
          <w:numId w:val="116"/>
        </w:numPr>
        <w:rPr>
          <w:rFonts w:ascii="CordiaUPC" w:hAnsi="CordiaUPC" w:cs="CordiaUPC"/>
          <w:sz w:val="32"/>
          <w:szCs w:val="32"/>
        </w:rPr>
      </w:pPr>
      <w:r w:rsidRPr="008979A8">
        <w:rPr>
          <w:rFonts w:ascii="CordiaUPC" w:hAnsi="CordiaUPC" w:cs="CordiaUPC"/>
          <w:sz w:val="32"/>
          <w:szCs w:val="32"/>
        </w:rPr>
        <w:t>Mapping to DB</w:t>
      </w:r>
    </w:p>
    <w:tbl>
      <w:tblPr>
        <w:tblW w:w="4977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348"/>
        <w:gridCol w:w="2486"/>
        <w:gridCol w:w="4141"/>
      </w:tblGrid>
      <w:tr w:rsidRPr="008979A8" w:rsidR="0013276B" w:rsidTr="0013276B" w14:paraId="25F83C85" w14:textId="77777777">
        <w:trPr>
          <w:cantSplit/>
          <w:tblHeader/>
        </w:trPr>
        <w:tc>
          <w:tcPr>
            <w:tcW w:w="1308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13276B" w:rsidP="0013276B" w:rsidRDefault="0013276B" w14:paraId="334789CA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Database Table</w:t>
            </w:r>
          </w:p>
        </w:tc>
        <w:tc>
          <w:tcPr>
            <w:tcW w:w="1385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13276B" w:rsidP="0013276B" w:rsidRDefault="0013276B" w14:paraId="5A7DE44C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Database Column</w:t>
            </w:r>
          </w:p>
        </w:tc>
        <w:tc>
          <w:tcPr>
            <w:tcW w:w="2307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13276B" w:rsidP="0013276B" w:rsidRDefault="0013276B" w14:paraId="2AAC1040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Field on Screen</w:t>
            </w:r>
          </w:p>
        </w:tc>
      </w:tr>
      <w:tr w:rsidRPr="008979A8" w:rsidR="0013276B" w:rsidTr="0013276B" w14:paraId="47B43CC4" w14:textId="77777777">
        <w:tc>
          <w:tcPr>
            <w:tcW w:w="1308" w:type="pct"/>
            <w:vMerge w:val="restart"/>
          </w:tcPr>
          <w:p w:rsidRPr="008979A8" w:rsidR="0013276B" w:rsidP="00320417" w:rsidRDefault="0013276B" w14:paraId="3F3688EB" w14:textId="3D2784CD">
            <w:pPr>
              <w:rPr>
                <w:rFonts w:cs="CordiaUPC"/>
              </w:rPr>
            </w:pPr>
            <w:r>
              <w:rPr>
                <w:rFonts w:cs="CordiaUPC"/>
              </w:rPr>
              <w:t>MASS_PO_RELATION</w:t>
            </w:r>
          </w:p>
        </w:tc>
        <w:tc>
          <w:tcPr>
            <w:tcW w:w="1385" w:type="pct"/>
          </w:tcPr>
          <w:p w:rsidRPr="008979A8" w:rsidR="0013276B" w:rsidP="0013276B" w:rsidRDefault="0013276B" w14:paraId="2A2F679B" w14:textId="77777777">
            <w:pPr>
              <w:spacing w:after="0"/>
              <w:rPr>
                <w:rFonts w:cs="CordiaUPC"/>
              </w:rPr>
            </w:pPr>
            <w:r w:rsidRPr="00944318">
              <w:t>ROW_ID</w:t>
            </w:r>
          </w:p>
        </w:tc>
        <w:tc>
          <w:tcPr>
            <w:tcW w:w="2307" w:type="pct"/>
          </w:tcPr>
          <w:p w:rsidR="0013276B" w:rsidP="0013276B" w:rsidRDefault="0013276B" w14:paraId="77A65CAD" w14:textId="77777777">
            <w:pPr>
              <w:spacing w:after="0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ครั้งแรก</w:t>
            </w:r>
          </w:p>
          <w:p w:rsidR="0013276B" w:rsidP="0013276B" w:rsidRDefault="0013276B" w14:paraId="443E61F7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ให้ระบบ </w:t>
            </w:r>
            <w:r>
              <w:rPr>
                <w:rFonts w:cs="CordiaUPC"/>
              </w:rPr>
              <w:t xml:space="preserve">Auto Generate </w:t>
            </w:r>
          </w:p>
          <w:p w:rsidR="0013276B" w:rsidP="0013276B" w:rsidRDefault="0013276B" w14:paraId="28412A28" w14:textId="77777777">
            <w:pPr>
              <w:spacing w:after="0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ครั้งถัดไป</w:t>
            </w:r>
          </w:p>
          <w:p w:rsidRPr="008979A8" w:rsidR="0013276B" w:rsidP="0013276B" w:rsidRDefault="0013276B" w14:paraId="66FB09CF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ให้ใช้ </w:t>
            </w:r>
            <w:r>
              <w:rPr>
                <w:rFonts w:cs="CordiaUPC"/>
              </w:rPr>
              <w:t xml:space="preserve">Row ID </w:t>
            </w:r>
            <w:r>
              <w:rPr>
                <w:rFonts w:hint="cs" w:cs="Angsana New"/>
                <w:cs/>
              </w:rPr>
              <w:t>เดิม</w:t>
            </w:r>
          </w:p>
        </w:tc>
      </w:tr>
      <w:tr w:rsidRPr="008979A8" w:rsidR="0013276B" w:rsidTr="0013276B" w14:paraId="267B60A2" w14:textId="77777777">
        <w:tc>
          <w:tcPr>
            <w:tcW w:w="1308" w:type="pct"/>
            <w:vMerge/>
          </w:tcPr>
          <w:p w:rsidRPr="008979A8" w:rsidR="0013276B" w:rsidP="0013276B" w:rsidRDefault="0013276B" w14:paraId="688BFAA0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13276B" w:rsidP="0013276B" w:rsidRDefault="00254C7D" w14:paraId="5D1ABAA5" w14:textId="464EF6A7">
            <w:r>
              <w:t>MASS_</w:t>
            </w:r>
            <w:r w:rsidRPr="00944318" w:rsidR="0013276B">
              <w:t>PO</w:t>
            </w:r>
            <w:r>
              <w:t>_DETAIL</w:t>
            </w:r>
            <w:r w:rsidRPr="00944318" w:rsidR="0013276B">
              <w:t>_ROW_ID</w:t>
            </w:r>
          </w:p>
        </w:tc>
        <w:tc>
          <w:tcPr>
            <w:tcW w:w="2307" w:type="pct"/>
          </w:tcPr>
          <w:p w:rsidR="0013276B" w:rsidP="00254C7D" w:rsidRDefault="0013276B" w14:paraId="657722B5" w14:textId="0A3496E3">
            <w:pPr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>ให้</w:t>
            </w:r>
            <w:r w:rsidRPr="008979A8">
              <w:rPr>
                <w:rFonts w:cs="Angsana New"/>
                <w:cs/>
              </w:rPr>
              <w:t>ใช้</w:t>
            </w:r>
            <w:r>
              <w:rPr>
                <w:rFonts w:hint="cs" w:cs="Angsana New"/>
                <w:cs/>
              </w:rPr>
              <w:t xml:space="preserve"> </w:t>
            </w:r>
            <w:r w:rsidR="00254C7D">
              <w:t>MASS_</w:t>
            </w:r>
            <w:r w:rsidRPr="00944318" w:rsidR="00254C7D">
              <w:t>PO</w:t>
            </w:r>
            <w:r w:rsidR="00254C7D">
              <w:t>_DETAIL</w:t>
            </w:r>
            <w:r w:rsidRPr="008979A8">
              <w:rPr>
                <w:rFonts w:cs="Angsana New"/>
                <w:cs/>
              </w:rPr>
              <w:t>.</w:t>
            </w:r>
            <w:r w:rsidRPr="008979A8">
              <w:rPr>
                <w:rFonts w:cs="CordiaUPC"/>
              </w:rPr>
              <w:t>ROW_ID</w:t>
            </w:r>
            <w:r>
              <w:rPr>
                <w:rFonts w:hint="cs" w:cs="Angsana New"/>
                <w:cs/>
              </w:rPr>
              <w:t xml:space="preserve"> </w:t>
            </w:r>
            <w:r w:rsidR="00254C7D">
              <w:rPr>
                <w:rFonts w:hint="cs" w:cs="Angsana New"/>
                <w:cs/>
              </w:rPr>
              <w:t>เดิม</w:t>
            </w:r>
          </w:p>
        </w:tc>
      </w:tr>
      <w:tr w:rsidRPr="008979A8" w:rsidR="00C436F0" w:rsidTr="0013276B" w14:paraId="4B6C6D45" w14:textId="77777777">
        <w:tc>
          <w:tcPr>
            <w:tcW w:w="1308" w:type="pct"/>
            <w:vMerge/>
          </w:tcPr>
          <w:p w:rsidRPr="008979A8" w:rsidR="00C436F0" w:rsidP="0013276B" w:rsidRDefault="00C436F0" w14:paraId="36AC9608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C436F0" w:rsidP="0013276B" w:rsidRDefault="00C436F0" w14:paraId="16047C10" w14:textId="7AB41FC7">
            <w:r>
              <w:t>RELATION_TO_PO_TYPE</w:t>
            </w:r>
          </w:p>
        </w:tc>
        <w:tc>
          <w:tcPr>
            <w:tcW w:w="2307" w:type="pct"/>
          </w:tcPr>
          <w:p w:rsidR="00C436F0" w:rsidP="0013276B" w:rsidRDefault="00C436F0" w14:paraId="45182C68" w14:textId="3B5A7365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Default Value </w:t>
            </w:r>
            <w:r>
              <w:rPr>
                <w:rFonts w:cs="Angsana New"/>
                <w:cs/>
              </w:rPr>
              <w:t>: “</w:t>
            </w:r>
            <w:r>
              <w:rPr>
                <w:rFonts w:cs="CordiaUPC"/>
              </w:rPr>
              <w:t>Mobile</w:t>
            </w:r>
            <w:r>
              <w:rPr>
                <w:rFonts w:cs="Angsana New"/>
                <w:cs/>
              </w:rPr>
              <w:t>”</w:t>
            </w:r>
          </w:p>
        </w:tc>
      </w:tr>
      <w:tr w:rsidRPr="008979A8" w:rsidR="0013276B" w:rsidTr="0013276B" w14:paraId="37D6B4E7" w14:textId="77777777">
        <w:tc>
          <w:tcPr>
            <w:tcW w:w="1308" w:type="pct"/>
            <w:vMerge/>
          </w:tcPr>
          <w:p w:rsidRPr="008979A8" w:rsidR="0013276B" w:rsidP="0013276B" w:rsidRDefault="0013276B" w14:paraId="5291AFD1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944318" w:rsidR="0013276B" w:rsidP="0013276B" w:rsidRDefault="0013276B" w14:paraId="3A12D758" w14:textId="69371CB0">
            <w:r>
              <w:t>PO_RELATION_TYPE</w:t>
            </w:r>
          </w:p>
        </w:tc>
        <w:tc>
          <w:tcPr>
            <w:tcW w:w="2307" w:type="pct"/>
          </w:tcPr>
          <w:p w:rsidR="0013276B" w:rsidP="0013276B" w:rsidRDefault="00254C7D" w14:paraId="7FDC0C74" w14:textId="301E9333">
            <w:pPr>
              <w:rPr>
                <w:rFonts w:cs="CordiaUPC"/>
              </w:rPr>
            </w:pPr>
            <w:r>
              <w:rPr>
                <w:rFonts w:cs="CordiaUPC"/>
              </w:rPr>
              <w:t>poRelationType</w:t>
            </w:r>
          </w:p>
        </w:tc>
      </w:tr>
      <w:tr w:rsidRPr="008979A8" w:rsidR="0013276B" w:rsidTr="0013276B" w14:paraId="145D6C41" w14:textId="77777777">
        <w:tc>
          <w:tcPr>
            <w:tcW w:w="1308" w:type="pct"/>
            <w:vMerge/>
          </w:tcPr>
          <w:p w:rsidRPr="008979A8" w:rsidR="0013276B" w:rsidP="0013276B" w:rsidRDefault="0013276B" w14:paraId="42E6D803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944318" w:rsidR="0013276B" w:rsidP="0013276B" w:rsidRDefault="0013276B" w14:paraId="2CF9B99E" w14:textId="60720627">
            <w:r>
              <w:t>EFFECTIVE_START_DATE</w:t>
            </w:r>
          </w:p>
        </w:tc>
        <w:tc>
          <w:tcPr>
            <w:tcW w:w="2307" w:type="pct"/>
          </w:tcPr>
          <w:p w:rsidR="0013276B" w:rsidP="0013276B" w:rsidRDefault="0013276B" w14:paraId="0352A3AA" w14:textId="29DE656F">
            <w:pPr>
              <w:rPr>
                <w:rFonts w:cs="CordiaUPC"/>
              </w:rPr>
            </w:pPr>
            <w:r>
              <w:rPr>
                <w:rFonts w:cs="CordiaUPC"/>
              </w:rPr>
              <w:t>effectiv</w:t>
            </w:r>
            <w:r w:rsidR="00A674DE">
              <w:rPr>
                <w:rFonts w:cs="CordiaUPC"/>
              </w:rPr>
              <w:t>eStartDate</w:t>
            </w:r>
          </w:p>
        </w:tc>
      </w:tr>
      <w:tr w:rsidRPr="008979A8" w:rsidR="0013276B" w:rsidTr="0013276B" w14:paraId="7410F6FE" w14:textId="77777777">
        <w:tc>
          <w:tcPr>
            <w:tcW w:w="1308" w:type="pct"/>
            <w:vMerge/>
          </w:tcPr>
          <w:p w:rsidRPr="008979A8" w:rsidR="0013276B" w:rsidP="0013276B" w:rsidRDefault="0013276B" w14:paraId="6EEBE9F1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944318" w:rsidR="0013276B" w:rsidP="0013276B" w:rsidRDefault="0013276B" w14:paraId="6B7ABC3B" w14:textId="1162F42A">
            <w:r>
              <w:t>EFFECTIVE_END_DATE</w:t>
            </w:r>
          </w:p>
        </w:tc>
        <w:tc>
          <w:tcPr>
            <w:tcW w:w="2307" w:type="pct"/>
          </w:tcPr>
          <w:p w:rsidR="0013276B" w:rsidP="0013276B" w:rsidRDefault="00A674DE" w14:paraId="5E942309" w14:textId="53E61A95">
            <w:pPr>
              <w:rPr>
                <w:rFonts w:cs="CordiaUPC"/>
                <w:cs/>
              </w:rPr>
            </w:pPr>
            <w:r>
              <w:rPr>
                <w:rFonts w:cs="CordiaUPC"/>
              </w:rPr>
              <w:t>effectiveEndDate</w:t>
            </w:r>
          </w:p>
        </w:tc>
      </w:tr>
      <w:tr w:rsidRPr="008979A8" w:rsidR="0013276B" w:rsidTr="0013276B" w14:paraId="72723ACE" w14:textId="77777777">
        <w:tc>
          <w:tcPr>
            <w:tcW w:w="1308" w:type="pct"/>
            <w:vMerge/>
          </w:tcPr>
          <w:p w:rsidRPr="008979A8" w:rsidR="0013276B" w:rsidP="0013276B" w:rsidRDefault="0013276B" w14:paraId="49E06F99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944318" w:rsidR="0013276B" w:rsidP="0013276B" w:rsidRDefault="0013276B" w14:paraId="42262E34" w14:textId="2346D53E">
            <w:r>
              <w:t>REMARK</w:t>
            </w:r>
          </w:p>
        </w:tc>
        <w:tc>
          <w:tcPr>
            <w:tcW w:w="2307" w:type="pct"/>
          </w:tcPr>
          <w:p w:rsidR="0013276B" w:rsidP="0013276B" w:rsidRDefault="00A674DE" w14:paraId="4DC750C3" w14:textId="3D969601">
            <w:pPr>
              <w:rPr>
                <w:rFonts w:cs="CordiaUPC"/>
                <w:cs/>
              </w:rPr>
            </w:pPr>
            <w:r>
              <w:rPr>
                <w:rFonts w:cs="CordiaUPC"/>
              </w:rPr>
              <w:t>remark</w:t>
            </w:r>
          </w:p>
        </w:tc>
      </w:tr>
      <w:tr w:rsidRPr="008979A8" w:rsidR="00C436F0" w:rsidTr="0013276B" w14:paraId="37813341" w14:textId="77777777">
        <w:tc>
          <w:tcPr>
            <w:tcW w:w="1308" w:type="pct"/>
            <w:vMerge w:val="restart"/>
          </w:tcPr>
          <w:p w:rsidRPr="008979A8" w:rsidR="00C436F0" w:rsidP="00320417" w:rsidRDefault="00C436F0" w14:paraId="5BB4245B" w14:textId="2001E67E">
            <w:pPr>
              <w:rPr>
                <w:rFonts w:cs="CordiaUPC"/>
              </w:rPr>
            </w:pPr>
            <w:r>
              <w:rPr>
                <w:rFonts w:cs="CordiaUPC"/>
              </w:rPr>
              <w:t>MASS_PO_RELATION_DETAIL</w:t>
            </w:r>
          </w:p>
        </w:tc>
        <w:tc>
          <w:tcPr>
            <w:tcW w:w="1385" w:type="pct"/>
          </w:tcPr>
          <w:p w:rsidR="00C436F0" w:rsidP="0013276B" w:rsidRDefault="00C436F0" w14:paraId="28E38CEE" w14:textId="5370528A">
            <w:r w:rsidRPr="00944318">
              <w:t>ROW_ID</w:t>
            </w:r>
          </w:p>
        </w:tc>
        <w:tc>
          <w:tcPr>
            <w:tcW w:w="2307" w:type="pct"/>
          </w:tcPr>
          <w:p w:rsidR="00C436F0" w:rsidP="0013276B" w:rsidRDefault="00C436F0" w14:paraId="16E4E70C" w14:textId="77777777">
            <w:pPr>
              <w:spacing w:after="0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ครั้งแรก</w:t>
            </w:r>
          </w:p>
          <w:p w:rsidR="00C436F0" w:rsidP="0013276B" w:rsidRDefault="00C436F0" w14:paraId="66806A15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ให้ระบบ </w:t>
            </w:r>
            <w:r>
              <w:rPr>
                <w:rFonts w:cs="CordiaUPC"/>
              </w:rPr>
              <w:t xml:space="preserve">Auto Generate </w:t>
            </w:r>
          </w:p>
          <w:p w:rsidR="00C436F0" w:rsidP="0013276B" w:rsidRDefault="00C436F0" w14:paraId="6772A6B5" w14:textId="77777777">
            <w:pPr>
              <w:spacing w:after="0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ครั้งถัดไป</w:t>
            </w:r>
          </w:p>
          <w:p w:rsidR="00C436F0" w:rsidP="0013276B" w:rsidRDefault="00C436F0" w14:paraId="3CA24015" w14:textId="347249FE">
            <w:pPr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ให้ใช้ </w:t>
            </w:r>
            <w:r>
              <w:rPr>
                <w:rFonts w:cs="CordiaUPC"/>
              </w:rPr>
              <w:t xml:space="preserve">Row ID </w:t>
            </w:r>
            <w:r>
              <w:rPr>
                <w:rFonts w:hint="cs" w:cs="Angsana New"/>
                <w:cs/>
              </w:rPr>
              <w:t>เดิม</w:t>
            </w:r>
          </w:p>
        </w:tc>
      </w:tr>
      <w:tr w:rsidRPr="008979A8" w:rsidR="00C436F0" w:rsidTr="0013276B" w14:paraId="23FF0643" w14:textId="77777777">
        <w:tc>
          <w:tcPr>
            <w:tcW w:w="1308" w:type="pct"/>
            <w:vMerge/>
          </w:tcPr>
          <w:p w:rsidRPr="008979A8" w:rsidR="00C436F0" w:rsidP="0013276B" w:rsidRDefault="00C436F0" w14:paraId="72982558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C436F0" w:rsidP="00320417" w:rsidRDefault="00C436F0" w14:paraId="51DD8DEA" w14:textId="03F436E2">
            <w:r>
              <w:rPr>
                <w:rFonts w:cs="CordiaUPC"/>
              </w:rPr>
              <w:t>MASS_PO_RELATION</w:t>
            </w:r>
            <w:r>
              <w:t>_ROW_ID</w:t>
            </w:r>
          </w:p>
        </w:tc>
        <w:tc>
          <w:tcPr>
            <w:tcW w:w="2307" w:type="pct"/>
          </w:tcPr>
          <w:p w:rsidR="00C436F0" w:rsidP="00320417" w:rsidRDefault="00C436F0" w14:paraId="3B9A280B" w14:textId="4AEA3E0A">
            <w:pPr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>ให้</w:t>
            </w:r>
            <w:r w:rsidRPr="008979A8">
              <w:rPr>
                <w:rFonts w:cs="Angsana New"/>
                <w:cs/>
              </w:rPr>
              <w:t>ใช้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CordiaUPC"/>
              </w:rPr>
              <w:t>MASS_PO_RELATION</w:t>
            </w:r>
            <w:r w:rsidRPr="008979A8">
              <w:rPr>
                <w:rFonts w:cs="Angsana New"/>
                <w:cs/>
              </w:rPr>
              <w:t>.</w:t>
            </w:r>
            <w:r w:rsidRPr="008979A8">
              <w:rPr>
                <w:rFonts w:cs="CordiaUPC"/>
              </w:rPr>
              <w:t>ROW_ID</w:t>
            </w:r>
            <w:r>
              <w:rPr>
                <w:rFonts w:hint="cs" w:cs="Angsana New"/>
                <w:cs/>
              </w:rPr>
              <w:t xml:space="preserve"> เดิม</w:t>
            </w:r>
          </w:p>
        </w:tc>
      </w:tr>
      <w:tr w:rsidRPr="008979A8" w:rsidR="00C436F0" w:rsidTr="0013276B" w14:paraId="7878F024" w14:textId="77777777">
        <w:tc>
          <w:tcPr>
            <w:tcW w:w="1308" w:type="pct"/>
            <w:vMerge/>
          </w:tcPr>
          <w:p w:rsidRPr="008979A8" w:rsidR="00C436F0" w:rsidP="0013276B" w:rsidRDefault="00C436F0" w14:paraId="6FB95E4A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C436F0" w:rsidP="0013276B" w:rsidRDefault="00C436F0" w14:paraId="35633DAF" w14:textId="42CC71F4">
            <w:r w:rsidRPr="00944318">
              <w:t>PO_ROW_ID</w:t>
            </w:r>
          </w:p>
        </w:tc>
        <w:tc>
          <w:tcPr>
            <w:tcW w:w="2307" w:type="pct"/>
          </w:tcPr>
          <w:p w:rsidR="00C436F0" w:rsidP="0013276B" w:rsidRDefault="00C436F0" w14:paraId="3B4245B4" w14:textId="383C71F0">
            <w:pPr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>ให้</w:t>
            </w:r>
            <w:r w:rsidRPr="008979A8">
              <w:rPr>
                <w:rFonts w:cs="Angsana New"/>
                <w:cs/>
              </w:rPr>
              <w:t>ใช้</w:t>
            </w:r>
            <w:r>
              <w:rPr>
                <w:rFonts w:hint="cs" w:cs="Angsana New"/>
                <w:cs/>
              </w:rPr>
              <w:t xml:space="preserve"> </w:t>
            </w:r>
            <w:r w:rsidRPr="008979A8">
              <w:rPr>
                <w:rFonts w:cs="CordiaUPC"/>
              </w:rPr>
              <w:t>PLM_P</w:t>
            </w:r>
            <w:r>
              <w:rPr>
                <w:rFonts w:cs="CordiaUPC"/>
              </w:rPr>
              <w:t>O</w:t>
            </w:r>
            <w:r w:rsidRPr="008979A8">
              <w:rPr>
                <w:rFonts w:cs="Angsana New"/>
                <w:cs/>
              </w:rPr>
              <w:t>.</w:t>
            </w:r>
            <w:r w:rsidRPr="008979A8">
              <w:rPr>
                <w:rFonts w:cs="CordiaUPC"/>
              </w:rPr>
              <w:t>ROW_ID</w:t>
            </w:r>
            <w:r>
              <w:rPr>
                <w:rFonts w:hint="cs" w:cs="Angsana New"/>
                <w:cs/>
              </w:rPr>
              <w:t xml:space="preserve"> ของ </w:t>
            </w:r>
            <w:r>
              <w:rPr>
                <w:rFonts w:cs="CordiaUPC"/>
              </w:rPr>
              <w:t xml:space="preserve">PO </w:t>
            </w:r>
            <w:r>
              <w:rPr>
                <w:rFonts w:hint="cs" w:cs="Angsana New"/>
                <w:cs/>
              </w:rPr>
              <w:t>ที่เลือกมา</w:t>
            </w:r>
          </w:p>
        </w:tc>
      </w:tr>
      <w:tr w:rsidRPr="008979A8" w:rsidR="008B717E" w:rsidTr="0013276B" w14:paraId="382A56B6" w14:textId="77777777">
        <w:tc>
          <w:tcPr>
            <w:tcW w:w="1308" w:type="pct"/>
            <w:vMerge/>
          </w:tcPr>
          <w:p w:rsidRPr="008979A8" w:rsidR="008B717E" w:rsidP="0013276B" w:rsidRDefault="008B717E" w14:paraId="714C5D39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8B717E" w:rsidP="0013276B" w:rsidRDefault="008B717E" w14:paraId="19A158C8" w14:textId="118EBE65">
            <w:r>
              <w:t>PO_ENH_ROW_ID</w:t>
            </w:r>
          </w:p>
        </w:tc>
        <w:tc>
          <w:tcPr>
            <w:tcW w:w="2307" w:type="pct"/>
          </w:tcPr>
          <w:p w:rsidR="008B717E" w:rsidP="0013276B" w:rsidRDefault="008B717E" w14:paraId="5DD7BAE9" w14:textId="2C2AE4B6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>ให้</w:t>
            </w:r>
            <w:r w:rsidRPr="008979A8">
              <w:rPr>
                <w:rFonts w:cs="Angsana New"/>
                <w:cs/>
              </w:rPr>
              <w:t>ใช้</w:t>
            </w:r>
            <w:r>
              <w:rPr>
                <w:rFonts w:hint="cs" w:cs="Angsana New"/>
                <w:cs/>
              </w:rPr>
              <w:t xml:space="preserve"> </w:t>
            </w:r>
            <w:r w:rsidRPr="008979A8">
              <w:rPr>
                <w:rFonts w:cs="CordiaUPC"/>
              </w:rPr>
              <w:t>PLM_P</w:t>
            </w:r>
            <w:r>
              <w:rPr>
                <w:rFonts w:cs="CordiaUPC"/>
              </w:rPr>
              <w:t>O_ENH</w:t>
            </w:r>
            <w:r w:rsidRPr="008979A8">
              <w:rPr>
                <w:rFonts w:cs="Angsana New"/>
                <w:cs/>
              </w:rPr>
              <w:t>.</w:t>
            </w:r>
            <w:r w:rsidRPr="008979A8">
              <w:rPr>
                <w:rFonts w:cs="CordiaUPC"/>
              </w:rPr>
              <w:t>ROW_ID</w:t>
            </w:r>
            <w:r>
              <w:rPr>
                <w:rFonts w:hint="cs" w:cs="Angsana New"/>
                <w:cs/>
              </w:rPr>
              <w:t xml:space="preserve"> ของ </w:t>
            </w:r>
            <w:r>
              <w:rPr>
                <w:rFonts w:cs="CordiaUPC"/>
              </w:rPr>
              <w:t xml:space="preserve">PO </w:t>
            </w:r>
            <w:r>
              <w:rPr>
                <w:rFonts w:hint="cs" w:cs="Angsana New"/>
                <w:cs/>
              </w:rPr>
              <w:t>ที่เลือกมา</w:t>
            </w:r>
          </w:p>
        </w:tc>
      </w:tr>
      <w:tr w:rsidRPr="008979A8" w:rsidR="008B717E" w:rsidTr="0013276B" w14:paraId="40D0F537" w14:textId="77777777">
        <w:tc>
          <w:tcPr>
            <w:tcW w:w="1308" w:type="pct"/>
            <w:vMerge/>
          </w:tcPr>
          <w:p w:rsidRPr="008979A8" w:rsidR="008B717E" w:rsidP="0013276B" w:rsidRDefault="008B717E" w14:paraId="0C047A3F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944318" w:rsidR="008B717E" w:rsidP="0013276B" w:rsidRDefault="008B717E" w14:paraId="22D26C8D" w14:textId="291413CC">
            <w:r>
              <w:t>STATUS</w:t>
            </w:r>
          </w:p>
        </w:tc>
        <w:tc>
          <w:tcPr>
            <w:tcW w:w="2307" w:type="pct"/>
          </w:tcPr>
          <w:p w:rsidR="008B717E" w:rsidP="0013276B" w:rsidRDefault="008B717E" w14:paraId="7D9B1065" w14:textId="7328E8D3">
            <w:pPr>
              <w:rPr>
                <w:rFonts w:cs="CordiaUPC"/>
                <w:cs/>
              </w:rPr>
            </w:pPr>
            <w:r>
              <w:rPr>
                <w:rFonts w:cs="CordiaUPC"/>
              </w:rPr>
              <w:t xml:space="preserve">Default Value </w:t>
            </w:r>
            <w:r>
              <w:rPr>
                <w:rFonts w:cs="Angsana New"/>
                <w:cs/>
              </w:rPr>
              <w:t>: “</w:t>
            </w:r>
            <w:r>
              <w:rPr>
                <w:rFonts w:cs="CordiaUPC"/>
              </w:rPr>
              <w:t>Draft</w:t>
            </w:r>
            <w:r>
              <w:rPr>
                <w:rFonts w:cs="Angsana New"/>
                <w:cs/>
              </w:rPr>
              <w:t>”</w:t>
            </w:r>
          </w:p>
        </w:tc>
      </w:tr>
      <w:tr w:rsidRPr="008979A8" w:rsidR="008B717E" w:rsidTr="0013276B" w14:paraId="6BB816BE" w14:textId="77777777">
        <w:tc>
          <w:tcPr>
            <w:tcW w:w="1308" w:type="pct"/>
            <w:vMerge w:val="restart"/>
          </w:tcPr>
          <w:p w:rsidRPr="008979A8" w:rsidR="008B717E" w:rsidP="0013276B" w:rsidRDefault="008B717E" w14:paraId="71938DAE" w14:textId="7FAC07BA">
            <w:pPr>
              <w:rPr>
                <w:rFonts w:cs="CordiaUPC"/>
              </w:rPr>
            </w:pPr>
            <w:r>
              <w:t>MASS_PO_RELATION_WORDING</w:t>
            </w:r>
          </w:p>
        </w:tc>
        <w:tc>
          <w:tcPr>
            <w:tcW w:w="1385" w:type="pct"/>
          </w:tcPr>
          <w:p w:rsidR="008B717E" w:rsidP="0013276B" w:rsidRDefault="008B717E" w14:paraId="44AF3E2D" w14:textId="331DF3DE">
            <w:r>
              <w:t>ROW_ID</w:t>
            </w:r>
          </w:p>
        </w:tc>
        <w:tc>
          <w:tcPr>
            <w:tcW w:w="2307" w:type="pct"/>
          </w:tcPr>
          <w:p w:rsidR="008B717E" w:rsidP="00077F59" w:rsidRDefault="008B717E" w14:paraId="1A4108B8" w14:textId="77777777">
            <w:pPr>
              <w:spacing w:after="0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ครั้งแรก</w:t>
            </w:r>
          </w:p>
          <w:p w:rsidR="008B717E" w:rsidP="00077F59" w:rsidRDefault="008B717E" w14:paraId="4BF83FDA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ให้ระบบ </w:t>
            </w:r>
            <w:r>
              <w:rPr>
                <w:rFonts w:cs="CordiaUPC"/>
              </w:rPr>
              <w:t xml:space="preserve">Auto Generate </w:t>
            </w:r>
          </w:p>
          <w:p w:rsidR="008B717E" w:rsidP="00077F59" w:rsidRDefault="008B717E" w14:paraId="0DB67334" w14:textId="77777777">
            <w:pPr>
              <w:spacing w:after="0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ครั้งถัดไป</w:t>
            </w:r>
          </w:p>
          <w:p w:rsidR="008B717E" w:rsidP="00077F59" w:rsidRDefault="008B717E" w14:paraId="11F128D4" w14:textId="2B6E3FAC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ให้ใช้ </w:t>
            </w:r>
            <w:r>
              <w:rPr>
                <w:rFonts w:cs="CordiaUPC"/>
              </w:rPr>
              <w:t xml:space="preserve">Row ID </w:t>
            </w:r>
            <w:r>
              <w:rPr>
                <w:rFonts w:hint="cs" w:cs="Angsana New"/>
                <w:cs/>
              </w:rPr>
              <w:t>เดิม</w:t>
            </w:r>
          </w:p>
        </w:tc>
      </w:tr>
      <w:tr w:rsidRPr="008979A8" w:rsidR="008B717E" w:rsidTr="0013276B" w14:paraId="575FAE0C" w14:textId="77777777">
        <w:tc>
          <w:tcPr>
            <w:tcW w:w="1308" w:type="pct"/>
            <w:vMerge/>
          </w:tcPr>
          <w:p w:rsidRPr="008979A8" w:rsidR="008B717E" w:rsidP="0013276B" w:rsidRDefault="008B717E" w14:paraId="104D6D0A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8B717E" w:rsidP="0013276B" w:rsidRDefault="008B717E" w14:paraId="055CCF69" w14:textId="1F214CEA">
            <w:r>
              <w:t>MASS_PO_RELATION_ROW_ID</w:t>
            </w:r>
          </w:p>
        </w:tc>
        <w:tc>
          <w:tcPr>
            <w:tcW w:w="2307" w:type="pct"/>
          </w:tcPr>
          <w:p w:rsidR="008B717E" w:rsidP="0013276B" w:rsidRDefault="008B717E" w14:paraId="548D9A27" w14:textId="2D1026D0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>ให้</w:t>
            </w:r>
            <w:r w:rsidRPr="008979A8">
              <w:rPr>
                <w:rFonts w:cs="Angsana New"/>
                <w:cs/>
              </w:rPr>
              <w:t>ใช้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CordiaUPC"/>
              </w:rPr>
              <w:t>MASS_PO_RELATION</w:t>
            </w:r>
            <w:r w:rsidRPr="008979A8">
              <w:rPr>
                <w:rFonts w:cs="Angsana New"/>
                <w:cs/>
              </w:rPr>
              <w:t>.</w:t>
            </w:r>
            <w:r w:rsidRPr="008979A8">
              <w:rPr>
                <w:rFonts w:cs="CordiaUPC"/>
              </w:rPr>
              <w:t>ROW_ID</w:t>
            </w:r>
            <w:r>
              <w:rPr>
                <w:rFonts w:hint="cs" w:cs="Angsana New"/>
                <w:cs/>
              </w:rPr>
              <w:t xml:space="preserve"> เดิม</w:t>
            </w:r>
          </w:p>
        </w:tc>
      </w:tr>
      <w:tr w:rsidRPr="008979A8" w:rsidR="008B717E" w:rsidTr="0013276B" w14:paraId="19D6BDC7" w14:textId="77777777">
        <w:tc>
          <w:tcPr>
            <w:tcW w:w="1308" w:type="pct"/>
            <w:vMerge/>
          </w:tcPr>
          <w:p w:rsidRPr="008979A8" w:rsidR="008B717E" w:rsidP="0013276B" w:rsidRDefault="008B717E" w14:paraId="0CA4E112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8B717E" w:rsidP="0013276B" w:rsidRDefault="008B717E" w14:paraId="2C5B39CB" w14:textId="5B906880">
            <w:r>
              <w:t>SMS_WORDING_TYPE</w:t>
            </w:r>
          </w:p>
        </w:tc>
        <w:tc>
          <w:tcPr>
            <w:tcW w:w="2307" w:type="pct"/>
          </w:tcPr>
          <w:p w:rsidRPr="00EE3157" w:rsidR="008B717E" w:rsidP="00EE3157" w:rsidRDefault="008B717E" w14:paraId="7F17C7A8" w14:textId="5BD737BF">
            <w:pPr>
              <w:rPr>
                <w:rFonts w:cs="CordiaUPC"/>
              </w:rPr>
            </w:pPr>
            <w:r w:rsidRPr="00EE3157">
              <w:rPr>
                <w:rFonts w:cs="Angsana New"/>
                <w:cs/>
              </w:rPr>
              <w:t xml:space="preserve">สำหรับ </w:t>
            </w:r>
            <w:r w:rsidRPr="00EE3157">
              <w:rPr>
                <w:rFonts w:cs="CordiaUPC"/>
              </w:rPr>
              <w:t xml:space="preserve">SMS Before </w:t>
            </w:r>
            <w:r>
              <w:rPr>
                <w:rFonts w:cs="CordiaUPC"/>
              </w:rPr>
              <w:t>Expire</w:t>
            </w:r>
            <w:r w:rsidRPr="00EE3157">
              <w:rPr>
                <w:rFonts w:cs="Angsana New"/>
                <w:cs/>
              </w:rPr>
              <w:t xml:space="preserve"> ให้ </w:t>
            </w:r>
            <w:r w:rsidRPr="00EE3157">
              <w:rPr>
                <w:rFonts w:cs="CordiaUPC"/>
              </w:rPr>
              <w:t>Default Value</w:t>
            </w:r>
          </w:p>
          <w:p w:rsidRPr="00524D02" w:rsidR="008B717E" w:rsidP="00524D02" w:rsidRDefault="008B717E" w14:paraId="42C4FACF" w14:textId="22C71139">
            <w:pPr>
              <w:pStyle w:val="ListParagraph"/>
              <w:numPr>
                <w:ilvl w:val="0"/>
                <w:numId w:val="163"/>
              </w:numPr>
              <w:rPr>
                <w:rFonts w:cs="CordiaUPC"/>
              </w:rPr>
            </w:pPr>
            <w:r w:rsidRPr="00524D02">
              <w:rPr>
                <w:rFonts w:cs="CordiaUPC"/>
              </w:rPr>
              <w:t xml:space="preserve">SMS Before </w:t>
            </w:r>
            <w:r>
              <w:rPr>
                <w:rFonts w:cs="CordiaUPC"/>
              </w:rPr>
              <w:t>Expire</w:t>
            </w:r>
          </w:p>
        </w:tc>
      </w:tr>
      <w:tr w:rsidRPr="008979A8" w:rsidR="008B717E" w:rsidTr="0013276B" w14:paraId="16E4E298" w14:textId="77777777">
        <w:tc>
          <w:tcPr>
            <w:tcW w:w="1308" w:type="pct"/>
            <w:vMerge/>
          </w:tcPr>
          <w:p w:rsidRPr="008979A8" w:rsidR="008B717E" w:rsidP="0013276B" w:rsidRDefault="008B717E" w14:paraId="5E3B4851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8B717E" w:rsidP="0013276B" w:rsidRDefault="008B717E" w14:paraId="23524124" w14:textId="4E05D8E1">
            <w:r>
              <w:t>SMS_NOTIFICATION_VALUE</w:t>
            </w:r>
          </w:p>
        </w:tc>
        <w:tc>
          <w:tcPr>
            <w:tcW w:w="2307" w:type="pct"/>
          </w:tcPr>
          <w:p w:rsidRPr="00EE3157" w:rsidR="008B717E" w:rsidP="00EE3157" w:rsidRDefault="008B717E" w14:paraId="690AC15F" w14:textId="018FEEB9">
            <w:pPr>
              <w:rPr>
                <w:rFonts w:cs="CordiaUPC"/>
              </w:rPr>
            </w:pPr>
            <w:r w:rsidRPr="00EE3157">
              <w:rPr>
                <w:rFonts w:cs="Angsana New"/>
                <w:cs/>
              </w:rPr>
              <w:t xml:space="preserve">ถ้า </w:t>
            </w:r>
            <w:r w:rsidRPr="00EE3157">
              <w:rPr>
                <w:rFonts w:cs="CordiaUPC"/>
              </w:rPr>
              <w:t xml:space="preserve">SMS_WORDING_TYPE </w:t>
            </w:r>
            <w:r w:rsidRPr="00EE3157">
              <w:rPr>
                <w:rFonts w:cs="Angsana New"/>
                <w:cs/>
              </w:rPr>
              <w:t xml:space="preserve">มีค่าเป็น </w:t>
            </w:r>
            <w:r w:rsidRPr="00EE3157">
              <w:rPr>
                <w:rFonts w:cs="CordiaUPC"/>
              </w:rPr>
              <w:t xml:space="preserve">SMS Before </w:t>
            </w:r>
            <w:r>
              <w:rPr>
                <w:rFonts w:cs="CordiaUPC"/>
              </w:rPr>
              <w:t>Expire</w:t>
            </w:r>
          </w:p>
          <w:p w:rsidRPr="00524D02" w:rsidR="008B717E" w:rsidP="00524D02" w:rsidRDefault="008B717E" w14:paraId="2599C345" w14:textId="08DAF6A3">
            <w:pPr>
              <w:pStyle w:val="ListParagraph"/>
              <w:numPr>
                <w:ilvl w:val="0"/>
                <w:numId w:val="163"/>
              </w:numPr>
              <w:rPr>
                <w:rFonts w:cs="CordiaUPC"/>
              </w:rPr>
            </w:pPr>
            <w:r w:rsidRPr="00524D02">
              <w:rPr>
                <w:rFonts w:cs="CordiaUPC"/>
              </w:rPr>
              <w:t>before</w:t>
            </w:r>
            <w:r>
              <w:rPr>
                <w:rFonts w:cs="CordiaUPC"/>
              </w:rPr>
              <w:t>Expire</w:t>
            </w:r>
          </w:p>
        </w:tc>
      </w:tr>
      <w:tr w:rsidRPr="008979A8" w:rsidR="008B717E" w:rsidTr="0013276B" w14:paraId="4B41D2E7" w14:textId="77777777">
        <w:tc>
          <w:tcPr>
            <w:tcW w:w="1308" w:type="pct"/>
            <w:vMerge/>
          </w:tcPr>
          <w:p w:rsidRPr="008979A8" w:rsidR="008B717E" w:rsidP="0013276B" w:rsidRDefault="008B717E" w14:paraId="0E0C1531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8B717E" w:rsidP="0013276B" w:rsidRDefault="008B717E" w14:paraId="0095AA08" w14:textId="515E1C89">
            <w:r>
              <w:t>SMS_NOTIFICATION_VALUE_UNIT</w:t>
            </w:r>
          </w:p>
        </w:tc>
        <w:tc>
          <w:tcPr>
            <w:tcW w:w="2307" w:type="pct"/>
          </w:tcPr>
          <w:p w:rsidRPr="00EE3157" w:rsidR="008B717E" w:rsidP="00EE3157" w:rsidRDefault="008B717E" w14:paraId="02B17FA0" w14:textId="1F7903E7">
            <w:pPr>
              <w:rPr>
                <w:rFonts w:cs="CordiaUPC"/>
              </w:rPr>
            </w:pPr>
            <w:r w:rsidRPr="00EE3157">
              <w:rPr>
                <w:rFonts w:cs="Angsana New"/>
                <w:cs/>
              </w:rPr>
              <w:t xml:space="preserve">ถ้า </w:t>
            </w:r>
            <w:r w:rsidRPr="00EE3157">
              <w:rPr>
                <w:rFonts w:cs="CordiaUPC"/>
              </w:rPr>
              <w:t xml:space="preserve">SMS_WORDING_TYPE </w:t>
            </w:r>
            <w:r w:rsidRPr="00EE3157">
              <w:rPr>
                <w:rFonts w:cs="Angsana New"/>
                <w:cs/>
              </w:rPr>
              <w:t xml:space="preserve">มีค่าเป็น </w:t>
            </w:r>
            <w:r w:rsidRPr="00EE3157">
              <w:rPr>
                <w:rFonts w:cs="CordiaUPC"/>
              </w:rPr>
              <w:t xml:space="preserve">SMS </w:t>
            </w:r>
            <w:r>
              <w:rPr>
                <w:rFonts w:cs="CordiaUPC"/>
              </w:rPr>
              <w:t>Before Expire</w:t>
            </w:r>
          </w:p>
          <w:p w:rsidRPr="00524D02" w:rsidR="008B717E" w:rsidP="00524D02" w:rsidRDefault="008B717E" w14:paraId="08A8B559" w14:textId="6382614F">
            <w:pPr>
              <w:pStyle w:val="ListParagraph"/>
              <w:numPr>
                <w:ilvl w:val="0"/>
                <w:numId w:val="162"/>
              </w:numPr>
              <w:rPr>
                <w:rFonts w:cs="CordiaUPC"/>
              </w:rPr>
            </w:pPr>
            <w:r w:rsidRPr="00EE3157">
              <w:rPr>
                <w:rFonts w:cs="CordiaUPC"/>
              </w:rPr>
              <w:t>before</w:t>
            </w:r>
            <w:r>
              <w:rPr>
                <w:rFonts w:cs="CordiaUPC"/>
              </w:rPr>
              <w:t>Expire</w:t>
            </w:r>
            <w:r w:rsidRPr="00524D02">
              <w:rPr>
                <w:rFonts w:cs="CordiaUPC"/>
              </w:rPr>
              <w:t>Unit</w:t>
            </w:r>
          </w:p>
        </w:tc>
      </w:tr>
      <w:tr w:rsidRPr="008979A8" w:rsidR="008B717E" w:rsidTr="0013276B" w14:paraId="01FDE8BB" w14:textId="77777777">
        <w:tc>
          <w:tcPr>
            <w:tcW w:w="1308" w:type="pct"/>
            <w:vMerge/>
          </w:tcPr>
          <w:p w:rsidRPr="008979A8" w:rsidR="008B717E" w:rsidP="0013276B" w:rsidRDefault="008B717E" w14:paraId="3744B668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8B717E" w:rsidP="0013276B" w:rsidRDefault="008B717E" w14:paraId="621684B4" w14:textId="227983B8">
            <w:r>
              <w:t>SEND_FLAG</w:t>
            </w:r>
          </w:p>
        </w:tc>
        <w:tc>
          <w:tcPr>
            <w:tcW w:w="2307" w:type="pct"/>
          </w:tcPr>
          <w:p w:rsidRPr="00EE3157" w:rsidR="008B717E" w:rsidP="00EE3157" w:rsidRDefault="008B717E" w14:paraId="39BCE16C" w14:textId="2D642AA3">
            <w:pPr>
              <w:rPr>
                <w:rFonts w:cs="CordiaUPC"/>
              </w:rPr>
            </w:pPr>
            <w:r w:rsidRPr="00EE3157">
              <w:rPr>
                <w:rFonts w:cs="Angsana New"/>
                <w:cs/>
              </w:rPr>
              <w:t xml:space="preserve">ถ้า </w:t>
            </w:r>
            <w:r w:rsidRPr="00EE3157">
              <w:rPr>
                <w:rFonts w:cs="CordiaUPC"/>
              </w:rPr>
              <w:t xml:space="preserve">SMS_WORDING_TYPE </w:t>
            </w:r>
            <w:r w:rsidRPr="00EE3157">
              <w:rPr>
                <w:rFonts w:cs="Angsana New"/>
                <w:cs/>
              </w:rPr>
              <w:t xml:space="preserve">มีค่าเป็น </w:t>
            </w:r>
            <w:r w:rsidRPr="00EE3157">
              <w:rPr>
                <w:rFonts w:cs="CordiaUPC"/>
              </w:rPr>
              <w:t xml:space="preserve">SMS Before </w:t>
            </w:r>
            <w:r>
              <w:rPr>
                <w:rFonts w:cs="CordiaUPC"/>
              </w:rPr>
              <w:t>Expire</w:t>
            </w:r>
          </w:p>
          <w:p w:rsidRPr="00524D02" w:rsidR="008B717E" w:rsidP="00524D02" w:rsidRDefault="008B717E" w14:paraId="14EDCDD4" w14:textId="6BC50559">
            <w:pPr>
              <w:pStyle w:val="ListParagraph"/>
              <w:numPr>
                <w:ilvl w:val="0"/>
                <w:numId w:val="162"/>
              </w:numPr>
              <w:rPr>
                <w:rFonts w:cs="CordiaUPC"/>
              </w:rPr>
            </w:pPr>
            <w:r w:rsidRPr="00524D02">
              <w:rPr>
                <w:rFonts w:cs="CordiaUPC"/>
              </w:rPr>
              <w:t>smsBefore</w:t>
            </w:r>
            <w:r>
              <w:rPr>
                <w:rFonts w:cs="CordiaUPC"/>
              </w:rPr>
              <w:t>Expire</w:t>
            </w:r>
            <w:r w:rsidRPr="00524D02">
              <w:rPr>
                <w:rFonts w:cs="CordiaUPC"/>
              </w:rPr>
              <w:t>SendFlag</w:t>
            </w:r>
          </w:p>
        </w:tc>
      </w:tr>
      <w:tr w:rsidRPr="008979A8" w:rsidR="008B717E" w:rsidTr="0013276B" w14:paraId="277FD6B8" w14:textId="77777777">
        <w:tc>
          <w:tcPr>
            <w:tcW w:w="1308" w:type="pct"/>
            <w:vMerge w:val="restart"/>
          </w:tcPr>
          <w:p w:rsidRPr="008979A8" w:rsidR="008B717E" w:rsidP="0013276B" w:rsidRDefault="008B717E" w14:paraId="04D5EF95" w14:textId="3B4DF639">
            <w:pPr>
              <w:rPr>
                <w:rFonts w:cs="CordiaUPC"/>
              </w:rPr>
            </w:pPr>
            <w:r>
              <w:t>MASS_PO_RELATION_WORDING_LANG</w:t>
            </w:r>
          </w:p>
        </w:tc>
        <w:tc>
          <w:tcPr>
            <w:tcW w:w="1385" w:type="pct"/>
          </w:tcPr>
          <w:p w:rsidR="008B717E" w:rsidP="0013276B" w:rsidRDefault="008B717E" w14:paraId="1E54C99A" w14:textId="4754FD81">
            <w:r>
              <w:t>ROW_ID</w:t>
            </w:r>
          </w:p>
        </w:tc>
        <w:tc>
          <w:tcPr>
            <w:tcW w:w="2307" w:type="pct"/>
          </w:tcPr>
          <w:p w:rsidR="008B717E" w:rsidP="00077F59" w:rsidRDefault="008B717E" w14:paraId="3F8D82A6" w14:textId="77777777">
            <w:pPr>
              <w:spacing w:after="0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ครั้งแรก</w:t>
            </w:r>
          </w:p>
          <w:p w:rsidR="008B717E" w:rsidP="00077F59" w:rsidRDefault="008B717E" w14:paraId="32D9F9FD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ให้ระบบ </w:t>
            </w:r>
            <w:r>
              <w:rPr>
                <w:rFonts w:cs="CordiaUPC"/>
              </w:rPr>
              <w:t xml:space="preserve">Auto Generate </w:t>
            </w:r>
          </w:p>
          <w:p w:rsidR="008B717E" w:rsidP="00077F59" w:rsidRDefault="008B717E" w14:paraId="6F583706" w14:textId="77777777">
            <w:pPr>
              <w:spacing w:after="0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ครั้งถัดไป</w:t>
            </w:r>
          </w:p>
          <w:p w:rsidR="008B717E" w:rsidP="00077F59" w:rsidRDefault="008B717E" w14:paraId="35C6D255" w14:textId="2643D266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ให้ใช้ </w:t>
            </w:r>
            <w:r>
              <w:rPr>
                <w:rFonts w:cs="CordiaUPC"/>
              </w:rPr>
              <w:t xml:space="preserve">Row ID </w:t>
            </w:r>
            <w:r>
              <w:rPr>
                <w:rFonts w:hint="cs" w:cs="Angsana New"/>
                <w:cs/>
              </w:rPr>
              <w:t>เดิม</w:t>
            </w:r>
          </w:p>
        </w:tc>
      </w:tr>
      <w:tr w:rsidRPr="008979A8" w:rsidR="008B717E" w:rsidTr="0013276B" w14:paraId="4FA134ED" w14:textId="77777777">
        <w:tc>
          <w:tcPr>
            <w:tcW w:w="1308" w:type="pct"/>
            <w:vMerge/>
          </w:tcPr>
          <w:p w:rsidRPr="008979A8" w:rsidR="008B717E" w:rsidP="0013276B" w:rsidRDefault="008B717E" w14:paraId="6E5D05BE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8B717E" w:rsidP="0013276B" w:rsidRDefault="008B717E" w14:paraId="01B22D02" w14:textId="228E2BA3">
            <w:r>
              <w:t>MASS_PO_RELATION_WORDING_ROW_ID</w:t>
            </w:r>
          </w:p>
        </w:tc>
        <w:tc>
          <w:tcPr>
            <w:tcW w:w="2307" w:type="pct"/>
          </w:tcPr>
          <w:p w:rsidR="008B717E" w:rsidP="0013276B" w:rsidRDefault="008B717E" w14:paraId="2B755741" w14:textId="29E48FFB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>ให้</w:t>
            </w:r>
            <w:r w:rsidRPr="008979A8">
              <w:rPr>
                <w:rFonts w:cs="Angsana New"/>
                <w:cs/>
              </w:rPr>
              <w:t>ใช้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CordiaUPC"/>
              </w:rPr>
              <w:t>MASS_PO_RELATION_WORDING</w:t>
            </w:r>
            <w:r w:rsidRPr="008979A8">
              <w:rPr>
                <w:rFonts w:cs="Angsana New"/>
                <w:cs/>
              </w:rPr>
              <w:t>.</w:t>
            </w:r>
            <w:r w:rsidRPr="008979A8">
              <w:rPr>
                <w:rFonts w:cs="CordiaUPC"/>
              </w:rPr>
              <w:t>ROW_ID</w:t>
            </w:r>
            <w:r>
              <w:rPr>
                <w:rFonts w:hint="cs" w:cs="Angsana New"/>
                <w:cs/>
              </w:rPr>
              <w:t xml:space="preserve"> เดิม</w:t>
            </w:r>
          </w:p>
        </w:tc>
      </w:tr>
      <w:tr w:rsidRPr="008979A8" w:rsidR="008B717E" w:rsidTr="0013276B" w14:paraId="6F47D792" w14:textId="77777777">
        <w:tc>
          <w:tcPr>
            <w:tcW w:w="1308" w:type="pct"/>
            <w:vMerge/>
          </w:tcPr>
          <w:p w:rsidRPr="008979A8" w:rsidR="008B717E" w:rsidP="0013276B" w:rsidRDefault="008B717E" w14:paraId="03DB58DF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8B717E" w:rsidP="0013276B" w:rsidRDefault="008B717E" w14:paraId="10ED2481" w14:textId="432CC3A9">
            <w:r>
              <w:t>LANG</w:t>
            </w:r>
          </w:p>
        </w:tc>
        <w:tc>
          <w:tcPr>
            <w:tcW w:w="2307" w:type="pct"/>
          </w:tcPr>
          <w:p w:rsidRPr="00FC27DA" w:rsidR="008B717E" w:rsidP="00524D02" w:rsidRDefault="008B717E" w14:paraId="68424350" w14:textId="77777777">
            <w:pPr>
              <w:spacing w:after="0"/>
              <w:rPr>
                <w:rFonts w:cs="CordiaUPC"/>
              </w:rPr>
            </w:pPr>
            <w:r w:rsidRPr="00FC27DA">
              <w:rPr>
                <w:rFonts w:cs="Angsana New"/>
                <w:cs/>
              </w:rPr>
              <w:t>ถ้าเป็นภาษาอังกฤษให้ลงเป็น “</w:t>
            </w:r>
            <w:r w:rsidRPr="00FC27DA">
              <w:rPr>
                <w:rFonts w:cs="CordiaUPC"/>
              </w:rPr>
              <w:t>en</w:t>
            </w:r>
            <w:r w:rsidRPr="00FC27DA">
              <w:rPr>
                <w:rFonts w:cs="Angsana New"/>
                <w:cs/>
              </w:rPr>
              <w:t>”</w:t>
            </w:r>
          </w:p>
          <w:p w:rsidRPr="00FC27DA" w:rsidR="008B717E" w:rsidP="00524D02" w:rsidRDefault="008B717E" w14:paraId="511D34A5" w14:textId="77777777">
            <w:pPr>
              <w:spacing w:after="0"/>
              <w:rPr>
                <w:rFonts w:cs="CordiaUPC"/>
              </w:rPr>
            </w:pPr>
            <w:r w:rsidRPr="00FC27DA">
              <w:rPr>
                <w:rFonts w:cs="Angsana New"/>
                <w:cs/>
              </w:rPr>
              <w:t>ถ้าเป็นภาษาไทยให้ลงเป็น “</w:t>
            </w:r>
            <w:r w:rsidRPr="00FC27DA">
              <w:rPr>
                <w:rFonts w:cs="CordiaUPC"/>
              </w:rPr>
              <w:t>th</w:t>
            </w:r>
            <w:r w:rsidRPr="00FC27DA">
              <w:rPr>
                <w:rFonts w:cs="Angsana New"/>
                <w:cs/>
              </w:rPr>
              <w:t>”</w:t>
            </w:r>
          </w:p>
          <w:p w:rsidR="008B717E" w:rsidP="00524D02" w:rsidRDefault="008B717E" w14:paraId="749E12E5" w14:textId="68797CF3">
            <w:pPr>
              <w:spacing w:after="0"/>
              <w:rPr>
                <w:rFonts w:cs="CordiaUPC"/>
              </w:rPr>
            </w:pPr>
            <w:r w:rsidRPr="00FC27DA">
              <w:rPr>
                <w:rFonts w:cs="Angsana New"/>
                <w:cs/>
              </w:rPr>
              <w:t>ถ้าไม่ระบุให้ลงเป็น “</w:t>
            </w:r>
            <w:r w:rsidRPr="00FC27DA">
              <w:rPr>
                <w:rFonts w:cs="CordiaUPC"/>
              </w:rPr>
              <w:t>en</w:t>
            </w:r>
            <w:r w:rsidRPr="00FC27DA">
              <w:rPr>
                <w:rFonts w:cs="Angsana New"/>
                <w:cs/>
              </w:rPr>
              <w:t>”</w:t>
            </w:r>
          </w:p>
        </w:tc>
      </w:tr>
      <w:tr w:rsidRPr="008979A8" w:rsidR="008B717E" w:rsidTr="0013276B" w14:paraId="169F9161" w14:textId="77777777">
        <w:tc>
          <w:tcPr>
            <w:tcW w:w="1308" w:type="pct"/>
            <w:vMerge/>
          </w:tcPr>
          <w:p w:rsidRPr="008979A8" w:rsidR="008B717E" w:rsidP="0013276B" w:rsidRDefault="008B717E" w14:paraId="3225E9F6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8B717E" w:rsidP="0013276B" w:rsidRDefault="008B717E" w14:paraId="738D47D3" w14:textId="275B141F">
            <w:r>
              <w:t>SMS_WORDING_VALUE</w:t>
            </w:r>
          </w:p>
        </w:tc>
        <w:tc>
          <w:tcPr>
            <w:tcW w:w="2307" w:type="pct"/>
          </w:tcPr>
          <w:p w:rsidRPr="00EB69A3" w:rsidR="008B717E" w:rsidP="00EB69A3" w:rsidRDefault="008B717E" w14:paraId="385041EA" w14:textId="77777777">
            <w:pPr>
              <w:rPr>
                <w:rFonts w:cs="CordiaUPC"/>
              </w:rPr>
            </w:pPr>
            <w:r w:rsidRPr="00EB69A3">
              <w:rPr>
                <w:rFonts w:cs="Angsana New"/>
                <w:cs/>
              </w:rPr>
              <w:t>เป็นค่าใดค่าหนึ่งดังต่อไปนี้</w:t>
            </w:r>
          </w:p>
          <w:p w:rsidRPr="00524D02" w:rsidR="008B717E" w:rsidP="00524D02" w:rsidRDefault="008B717E" w14:paraId="79FD7244" w14:textId="7C78A5CB">
            <w:pPr>
              <w:pStyle w:val="ListParagraph"/>
              <w:numPr>
                <w:ilvl w:val="0"/>
                <w:numId w:val="161"/>
              </w:numPr>
              <w:rPr>
                <w:rFonts w:cs="CordiaUPC"/>
              </w:rPr>
            </w:pPr>
            <w:r w:rsidRPr="00524D02">
              <w:rPr>
                <w:rFonts w:cs="CordiaUPC"/>
              </w:rPr>
              <w:t>smsBefore</w:t>
            </w:r>
            <w:r>
              <w:rPr>
                <w:rFonts w:cs="CordiaUPC"/>
              </w:rPr>
              <w:t>Expire</w:t>
            </w:r>
            <w:r w:rsidRPr="00524D02">
              <w:rPr>
                <w:rFonts w:cs="CordiaUPC"/>
              </w:rPr>
              <w:t>EN</w:t>
            </w:r>
          </w:p>
          <w:p w:rsidRPr="00524D02" w:rsidR="008B717E" w:rsidP="00524D02" w:rsidRDefault="008B717E" w14:paraId="0E09521B" w14:textId="0E3A20E5">
            <w:pPr>
              <w:pStyle w:val="ListParagraph"/>
              <w:numPr>
                <w:ilvl w:val="0"/>
                <w:numId w:val="161"/>
              </w:numPr>
              <w:rPr>
                <w:rFonts w:cs="CordiaUPC"/>
              </w:rPr>
            </w:pPr>
            <w:r w:rsidRPr="00524D02">
              <w:rPr>
                <w:rFonts w:cs="CordiaUPC"/>
              </w:rPr>
              <w:t>smsBefore</w:t>
            </w:r>
            <w:r>
              <w:rPr>
                <w:rFonts w:cs="CordiaUPC"/>
              </w:rPr>
              <w:t>Expire</w:t>
            </w:r>
            <w:r w:rsidRPr="00524D02">
              <w:rPr>
                <w:rFonts w:cs="CordiaUPC"/>
              </w:rPr>
              <w:t>TH</w:t>
            </w:r>
          </w:p>
        </w:tc>
      </w:tr>
    </w:tbl>
    <w:p w:rsidR="00382666" w:rsidP="00DA7559" w:rsidRDefault="00382666" w14:paraId="064BBED6" w14:textId="77777777">
      <w:pPr>
        <w:pStyle w:val="Heading2"/>
        <w:numPr>
          <w:ilvl w:val="0"/>
          <w:numId w:val="1"/>
        </w:numPr>
        <w:rPr>
          <w:rFonts w:ascii="CordiaUPC" w:hAnsi="CordiaUPC" w:cs="CordiaUPC"/>
          <w:sz w:val="36"/>
          <w:szCs w:val="36"/>
        </w:rPr>
      </w:pPr>
      <w:r>
        <w:rPr>
          <w:rFonts w:ascii="CordiaUPC" w:hAnsi="CordiaUPC" w:cs="CordiaUPC"/>
          <w:sz w:val="36"/>
          <w:szCs w:val="36"/>
        </w:rPr>
        <w:t>Mass PO Relation IR</w:t>
      </w:r>
    </w:p>
    <w:p w:rsidR="00382666" w:rsidP="00382666" w:rsidRDefault="00382666" w14:paraId="22E4DBB4" w14:textId="77777777">
      <w:pPr>
        <w:pStyle w:val="Heading3"/>
        <w:numPr>
          <w:ilvl w:val="0"/>
          <w:numId w:val="454"/>
        </w:numPr>
        <w:ind w:left="720"/>
        <w:rPr>
          <w:rFonts w:ascii="CordiaUPC" w:hAnsi="CordiaUPC" w:cs="CordiaUPC"/>
          <w:sz w:val="32"/>
          <w:szCs w:val="40"/>
        </w:rPr>
      </w:pPr>
      <w:r>
        <w:rPr>
          <w:rFonts w:ascii="CordiaUPC" w:hAnsi="CordiaUPC" w:cs="CordiaUPC"/>
          <w:sz w:val="32"/>
          <w:szCs w:val="40"/>
        </w:rPr>
        <w:t>Field on Screen</w:t>
      </w:r>
    </w:p>
    <w:tbl>
      <w:tblPr>
        <w:tblW w:w="4950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535"/>
        <w:gridCol w:w="1577"/>
        <w:gridCol w:w="6"/>
        <w:gridCol w:w="4808"/>
      </w:tblGrid>
      <w:tr w:rsidR="00382666" w:rsidTr="00E246AD" w14:paraId="201AD499" w14:textId="77777777">
        <w:trPr>
          <w:cantSplit/>
          <w:tblHeader/>
        </w:trPr>
        <w:tc>
          <w:tcPr>
            <w:tcW w:w="1420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EECE1"/>
            <w:vAlign w:val="center"/>
            <w:hideMark/>
          </w:tcPr>
          <w:p w:rsidR="00382666" w:rsidRDefault="00382666" w14:paraId="40CD5890" w14:textId="77777777">
            <w:pPr>
              <w:rPr>
                <w:rFonts w:cs="CordiaUPC"/>
                <w:b/>
                <w:bCs/>
              </w:rPr>
            </w:pPr>
            <w:r>
              <w:rPr>
                <w:rFonts w:cs="CordiaUPC"/>
                <w:b/>
                <w:bCs/>
              </w:rPr>
              <w:t>Field Name</w:t>
            </w:r>
          </w:p>
        </w:tc>
        <w:tc>
          <w:tcPr>
            <w:tcW w:w="887" w:type="pct"/>
            <w:gridSpan w:val="2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EECE1"/>
            <w:vAlign w:val="center"/>
            <w:hideMark/>
          </w:tcPr>
          <w:p w:rsidR="00382666" w:rsidRDefault="00382666" w14:paraId="20CB73CA" w14:textId="77777777">
            <w:pPr>
              <w:rPr>
                <w:rFonts w:cs="CordiaUPC"/>
                <w:b/>
                <w:bCs/>
              </w:rPr>
            </w:pPr>
            <w:r>
              <w:rPr>
                <w:rFonts w:cs="CordiaUPC"/>
                <w:b/>
                <w:bCs/>
              </w:rPr>
              <w:t>Type</w:t>
            </w:r>
          </w:p>
        </w:tc>
        <w:tc>
          <w:tcPr>
            <w:tcW w:w="2693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EECE1"/>
            <w:vAlign w:val="center"/>
            <w:hideMark/>
          </w:tcPr>
          <w:p w:rsidR="00382666" w:rsidRDefault="00382666" w14:paraId="3825E04E" w14:textId="77777777">
            <w:pPr>
              <w:rPr>
                <w:rFonts w:cs="CordiaUPC"/>
                <w:b/>
                <w:bCs/>
              </w:rPr>
            </w:pPr>
            <w:r>
              <w:rPr>
                <w:rFonts w:cs="CordiaUPC"/>
                <w:b/>
                <w:bCs/>
              </w:rPr>
              <w:t>Comments</w:t>
            </w:r>
          </w:p>
        </w:tc>
      </w:tr>
      <w:tr w:rsidR="00382666" w:rsidTr="00382666" w14:paraId="733582B1" w14:textId="77777777">
        <w:trPr>
          <w:trHeight w:val="111"/>
        </w:trPr>
        <w:tc>
          <w:tcPr>
            <w:tcW w:w="5000" w:type="pct"/>
            <w:gridSpan w:val="4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C2D69B" w:themeFill="accent3" w:themeFillTint="99"/>
            <w:hideMark/>
          </w:tcPr>
          <w:p w:rsidR="00382666" w:rsidRDefault="00382666" w14:paraId="405AB744" w14:textId="77777777">
            <w:pPr>
              <w:pStyle w:val="HeaderTable"/>
              <w:spacing w:line="276" w:lineRule="auto"/>
            </w:pPr>
            <w:r>
              <w:t>PO Relation IR Table Section</w:t>
            </w:r>
          </w:p>
        </w:tc>
      </w:tr>
      <w:tr w:rsidR="00382666" w:rsidTr="00E246AD" w14:paraId="48B35CD2" w14:textId="77777777">
        <w:trPr>
          <w:trHeight w:val="72"/>
        </w:trPr>
        <w:tc>
          <w:tcPr>
            <w:tcW w:w="1420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382666" w:rsidRDefault="00382666" w14:paraId="66E3BC15" w14:textId="77777777">
            <w:r>
              <w:t>Deduct Type</w:t>
            </w:r>
          </w:p>
        </w:tc>
        <w:tc>
          <w:tcPr>
            <w:tcW w:w="884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:rsidR="00382666" w:rsidRDefault="00382666" w14:paraId="49B34E2A" w14:textId="77777777"/>
        </w:tc>
        <w:tc>
          <w:tcPr>
            <w:tcW w:w="2696" w:type="pct"/>
            <w:gridSpan w:val="2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382666" w:rsidRDefault="00382666" w14:paraId="7ECA879B" w14:textId="77777777">
            <w:r>
              <w:rPr>
                <w:cs/>
              </w:rPr>
              <w:t xml:space="preserve">แสดงใน </w:t>
            </w:r>
            <w:r>
              <w:t>Format</w:t>
            </w:r>
          </w:p>
          <w:p w:rsidR="00382666" w:rsidRDefault="00382666" w14:paraId="3AC14A28" w14:textId="77777777">
            <w:r>
              <w:t>deductType</w:t>
            </w:r>
          </w:p>
          <w:p w:rsidR="00382666" w:rsidRDefault="00382666" w14:paraId="2446BC52" w14:textId="79F1A9A6">
            <w:r>
              <w:t xml:space="preserve">Visible </w:t>
            </w:r>
            <w:r>
              <w:rPr>
                <w:cs/>
              </w:rPr>
              <w:t xml:space="preserve">เมื่อ </w:t>
            </w:r>
            <w:r>
              <w:t xml:space="preserve">customerType </w:t>
            </w:r>
            <w:r>
              <w:rPr>
                <w:cs/>
              </w:rPr>
              <w:t xml:space="preserve">เป็น </w:t>
            </w:r>
            <w:r>
              <w:rPr>
                <w:rFonts w:cs="Angsana New"/>
                <w:cs/>
              </w:rPr>
              <w:t>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>”</w:t>
            </w:r>
            <w:r>
              <w:rPr>
                <w:cs/>
              </w:rPr>
              <w:t xml:space="preserve">และ </w:t>
            </w:r>
            <w:r>
              <w:t xml:space="preserve">priceType </w:t>
            </w:r>
            <w:r>
              <w:rPr>
                <w:cs/>
              </w:rPr>
              <w:t xml:space="preserve">เป็น </w:t>
            </w:r>
            <w:r>
              <w:rPr>
                <w:rFonts w:hint="cs" w:cs="CordiaUPC"/>
                <w:cs/>
              </w:rPr>
              <w:t>“</w:t>
            </w:r>
            <w:r>
              <w:t>Recurring</w:t>
            </w:r>
            <w:r>
              <w:rPr>
                <w:rFonts w:hint="cs" w:cs="CordiaUPC"/>
                <w:cs/>
              </w:rPr>
              <w:t>”</w:t>
            </w:r>
          </w:p>
        </w:tc>
      </w:tr>
      <w:tr w:rsidR="00382666" w:rsidTr="00E246AD" w14:paraId="359EEF8A" w14:textId="77777777">
        <w:trPr>
          <w:trHeight w:val="72"/>
        </w:trPr>
        <w:tc>
          <w:tcPr>
            <w:tcW w:w="1420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382666" w:rsidRDefault="00382666" w14:paraId="23FCC59F" w14:textId="763729A6">
            <w:pPr>
              <w:rPr>
                <w:cs/>
              </w:rPr>
            </w:pPr>
            <w:r>
              <w:t>Effective</w:t>
            </w:r>
            <w:r w:rsidR="00E246AD">
              <w:t xml:space="preserve"> Start</w:t>
            </w:r>
            <w:r>
              <w:t xml:space="preserve"> Date</w:t>
            </w:r>
          </w:p>
        </w:tc>
        <w:tc>
          <w:tcPr>
            <w:tcW w:w="884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:rsidR="00382666" w:rsidRDefault="00382666" w14:paraId="33363CBB" w14:textId="77777777"/>
        </w:tc>
        <w:tc>
          <w:tcPr>
            <w:tcW w:w="2696" w:type="pct"/>
            <w:gridSpan w:val="2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382666" w:rsidRDefault="00382666" w14:paraId="42C48EDA" w14:textId="77777777">
            <w:r>
              <w:rPr>
                <w:cs/>
              </w:rPr>
              <w:t xml:space="preserve">แสดงใน </w:t>
            </w:r>
            <w:r>
              <w:t>Format</w:t>
            </w:r>
          </w:p>
          <w:p w:rsidR="00382666" w:rsidRDefault="00382666" w14:paraId="09A90E86" w14:textId="2348E681">
            <w:r>
              <w:t>effectiveStartDate</w:t>
            </w:r>
          </w:p>
        </w:tc>
      </w:tr>
      <w:tr w:rsidR="00E246AD" w:rsidTr="00E246AD" w14:paraId="0303E555" w14:textId="77777777">
        <w:trPr>
          <w:trHeight w:val="72"/>
        </w:trPr>
        <w:tc>
          <w:tcPr>
            <w:tcW w:w="1420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:rsidR="00E246AD" w:rsidP="00E246AD" w:rsidRDefault="00E246AD" w14:paraId="11B61A8A" w14:textId="2AA18722">
            <w:r>
              <w:t>Effective End Date</w:t>
            </w:r>
          </w:p>
        </w:tc>
        <w:tc>
          <w:tcPr>
            <w:tcW w:w="884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:rsidR="00E246AD" w:rsidP="00E246AD" w:rsidRDefault="00E246AD" w14:paraId="1224D70F" w14:textId="77777777"/>
        </w:tc>
        <w:tc>
          <w:tcPr>
            <w:tcW w:w="2696" w:type="pct"/>
            <w:gridSpan w:val="2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:rsidR="00E246AD" w:rsidP="00E246AD" w:rsidRDefault="00E246AD" w14:paraId="02E0FF41" w14:textId="77777777">
            <w:r>
              <w:rPr>
                <w:cs/>
              </w:rPr>
              <w:t xml:space="preserve">แสดงใน </w:t>
            </w:r>
            <w:r>
              <w:t>Format</w:t>
            </w:r>
          </w:p>
          <w:p w:rsidR="00E246AD" w:rsidP="00E246AD" w:rsidRDefault="00E246AD" w14:paraId="2A5B1365" w14:textId="0AE6AACA">
            <w:pPr>
              <w:rPr>
                <w:cs/>
              </w:rPr>
            </w:pPr>
            <w:r>
              <w:t>effectiveEndDate</w:t>
            </w:r>
          </w:p>
        </w:tc>
      </w:tr>
      <w:tr w:rsidR="00E246AD" w:rsidTr="00E246AD" w14:paraId="7071A267" w14:textId="77777777">
        <w:trPr>
          <w:trHeight w:val="72"/>
        </w:trPr>
        <w:tc>
          <w:tcPr>
            <w:tcW w:w="1420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E246AD" w:rsidP="00E246AD" w:rsidRDefault="00E246AD" w14:paraId="2D585833" w14:textId="77777777">
            <w:r>
              <w:t>PO Relation Type</w:t>
            </w:r>
          </w:p>
        </w:tc>
        <w:tc>
          <w:tcPr>
            <w:tcW w:w="884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:rsidR="00E246AD" w:rsidP="00E246AD" w:rsidRDefault="00E246AD" w14:paraId="313C78EA" w14:textId="77777777"/>
        </w:tc>
        <w:tc>
          <w:tcPr>
            <w:tcW w:w="2696" w:type="pct"/>
            <w:gridSpan w:val="2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E246AD" w:rsidP="00E246AD" w:rsidRDefault="00E246AD" w14:paraId="77F7816C" w14:textId="77777777">
            <w:r>
              <w:rPr>
                <w:cs/>
              </w:rPr>
              <w:t xml:space="preserve">แสดงใน </w:t>
            </w:r>
            <w:r>
              <w:t>Format</w:t>
            </w:r>
          </w:p>
          <w:p w:rsidR="00E246AD" w:rsidP="00E246AD" w:rsidRDefault="00E246AD" w14:paraId="6D2CF2F5" w14:textId="77777777">
            <w:r>
              <w:t>PO Relation Type</w:t>
            </w:r>
          </w:p>
        </w:tc>
      </w:tr>
      <w:tr w:rsidR="00E246AD" w:rsidTr="00E246AD" w14:paraId="76C2F32A" w14:textId="77777777">
        <w:trPr>
          <w:trHeight w:val="69"/>
        </w:trPr>
        <w:tc>
          <w:tcPr>
            <w:tcW w:w="1420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E246AD" w:rsidP="00E246AD" w:rsidRDefault="00E246AD" w14:paraId="52703DEE" w14:textId="77777777">
            <w:r>
              <w:t>PO Relation</w:t>
            </w:r>
          </w:p>
        </w:tc>
        <w:tc>
          <w:tcPr>
            <w:tcW w:w="884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:rsidR="00E246AD" w:rsidP="00E246AD" w:rsidRDefault="00E246AD" w14:paraId="3704BEAF" w14:textId="77777777"/>
        </w:tc>
        <w:tc>
          <w:tcPr>
            <w:tcW w:w="2696" w:type="pct"/>
            <w:gridSpan w:val="2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E246AD" w:rsidP="00E246AD" w:rsidRDefault="00E246AD" w14:paraId="4C1416A4" w14:textId="77777777">
            <w:r>
              <w:rPr>
                <w:cs/>
              </w:rPr>
              <w:t xml:space="preserve">แสดงใน </w:t>
            </w:r>
            <w:r>
              <w:t>Format</w:t>
            </w:r>
          </w:p>
          <w:p w:rsidR="00E246AD" w:rsidP="00E246AD" w:rsidRDefault="00E246AD" w14:paraId="39B56DF7" w14:textId="77777777">
            <w:r>
              <w:rPr>
                <w:cs/>
              </w:rPr>
              <w:t xml:space="preserve">ค่า </w:t>
            </w:r>
            <w:r>
              <w:t xml:space="preserve">Display </w:t>
            </w:r>
            <w:r>
              <w:rPr>
                <w:cs/>
              </w:rPr>
              <w:t xml:space="preserve">ของ </w:t>
            </w:r>
            <w:r>
              <w:t>poRelation</w:t>
            </w:r>
          </w:p>
          <w:p w:rsidR="00E246AD" w:rsidP="00E246AD" w:rsidRDefault="00E246AD" w14:paraId="00487526" w14:textId="77777777">
            <w:r>
              <w:rPr>
                <w:cs/>
              </w:rPr>
              <w:t xml:space="preserve">หมายเหตุ ถ้ามีค่ามากกว่า </w:t>
            </w:r>
            <w:r>
              <w:t xml:space="preserve">1 </w:t>
            </w:r>
            <w:r>
              <w:rPr>
                <w:cs/>
              </w:rPr>
              <w:t xml:space="preserve">ค่า ให้ขึ้นบรรทัดใหม่โดยที่ยังอยู่ใน </w:t>
            </w:r>
            <w:r>
              <w:t xml:space="preserve">Row </w:t>
            </w:r>
            <w:r>
              <w:rPr>
                <w:cs/>
              </w:rPr>
              <w:t>เดิม</w:t>
            </w:r>
          </w:p>
        </w:tc>
      </w:tr>
      <w:tr w:rsidR="00E246AD" w:rsidTr="00E246AD" w14:paraId="5BC92080" w14:textId="77777777">
        <w:trPr>
          <w:trHeight w:val="69"/>
        </w:trPr>
        <w:tc>
          <w:tcPr>
            <w:tcW w:w="1420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E246AD" w:rsidP="00E246AD" w:rsidRDefault="00E246AD" w14:paraId="2FF79396" w14:textId="77777777">
            <w:pPr>
              <w:rPr>
                <w:cs/>
              </w:rPr>
            </w:pPr>
            <w:r>
              <w:t>Remark</w:t>
            </w:r>
          </w:p>
        </w:tc>
        <w:tc>
          <w:tcPr>
            <w:tcW w:w="884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:rsidR="00E246AD" w:rsidP="00E246AD" w:rsidRDefault="00E246AD" w14:paraId="47E5B6FC" w14:textId="77777777"/>
        </w:tc>
        <w:tc>
          <w:tcPr>
            <w:tcW w:w="2696" w:type="pct"/>
            <w:gridSpan w:val="2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E246AD" w:rsidP="00E246AD" w:rsidRDefault="00E246AD" w14:paraId="52A9C50D" w14:textId="77777777">
            <w:r>
              <w:rPr>
                <w:cs/>
              </w:rPr>
              <w:t xml:space="preserve">แสดงใน </w:t>
            </w:r>
            <w:r>
              <w:t>Format</w:t>
            </w:r>
          </w:p>
          <w:p w:rsidR="00E246AD" w:rsidP="00E246AD" w:rsidRDefault="00E246AD" w14:paraId="55F965F4" w14:textId="77777777">
            <w:r>
              <w:t>remark</w:t>
            </w:r>
          </w:p>
        </w:tc>
      </w:tr>
      <w:tr w:rsidR="00E246AD" w:rsidTr="00E246AD" w14:paraId="62163C9B" w14:textId="77777777">
        <w:trPr>
          <w:trHeight w:val="69"/>
        </w:trPr>
        <w:tc>
          <w:tcPr>
            <w:tcW w:w="1420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E246AD" w:rsidP="00E246AD" w:rsidRDefault="00E246AD" w14:paraId="4DF0A6B1" w14:textId="77777777">
            <w:pPr>
              <w:tabs>
                <w:tab w:val="left" w:pos="1356"/>
              </w:tabs>
            </w:pPr>
            <w:r>
              <w:t>Action</w:t>
            </w:r>
          </w:p>
          <w:p w:rsidR="00E246AD" w:rsidP="00E246AD" w:rsidRDefault="00E246AD" w14:paraId="2437A620" w14:textId="77777777">
            <w:pPr>
              <w:pStyle w:val="ListParagraph"/>
              <w:numPr>
                <w:ilvl w:val="0"/>
                <w:numId w:val="455"/>
              </w:numPr>
            </w:pPr>
            <w:r>
              <w:t>Edit</w:t>
            </w:r>
          </w:p>
        </w:tc>
        <w:tc>
          <w:tcPr>
            <w:tcW w:w="884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E246AD" w:rsidP="00E246AD" w:rsidRDefault="00E246AD" w14:paraId="05ECDA97" w14:textId="77777777">
            <w:r>
              <w:t>Button</w:t>
            </w:r>
          </w:p>
        </w:tc>
        <w:tc>
          <w:tcPr>
            <w:tcW w:w="2696" w:type="pct"/>
            <w:gridSpan w:val="2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E246AD" w:rsidP="00E246AD" w:rsidRDefault="00E246AD" w14:paraId="6A8A98D6" w14:textId="77777777">
            <w:r>
              <w:rPr>
                <w:cs/>
              </w:rPr>
              <w:t xml:space="preserve">เมื่อกดปุ่มให้ทำการ </w:t>
            </w:r>
            <w:r>
              <w:t>Visible PO Relation Detail Section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cs/>
              </w:rPr>
              <w:t xml:space="preserve">และดึงข้อมูลของ </w:t>
            </w:r>
            <w:r>
              <w:t xml:space="preserve">Row </w:t>
            </w:r>
            <w:r>
              <w:rPr>
                <w:cs/>
              </w:rPr>
              <w:t>นั้นๆ มาแสดง</w:t>
            </w:r>
          </w:p>
        </w:tc>
      </w:tr>
      <w:tr w:rsidR="00E246AD" w:rsidTr="00E246AD" w14:paraId="67AD9CB2" w14:textId="77777777">
        <w:trPr>
          <w:trHeight w:val="69"/>
        </w:trPr>
        <w:tc>
          <w:tcPr>
            <w:tcW w:w="1420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E246AD" w:rsidP="00E246AD" w:rsidRDefault="00E246AD" w14:paraId="0A1FF19C" w14:textId="77777777">
            <w:pPr>
              <w:tabs>
                <w:tab w:val="left" w:pos="1356"/>
              </w:tabs>
            </w:pPr>
            <w:r>
              <w:t>Action</w:t>
            </w:r>
          </w:p>
          <w:p w:rsidR="00E246AD" w:rsidP="00E246AD" w:rsidRDefault="00E246AD" w14:paraId="0684A559" w14:textId="77777777">
            <w:pPr>
              <w:pStyle w:val="ListParagraph"/>
              <w:numPr>
                <w:ilvl w:val="0"/>
                <w:numId w:val="455"/>
              </w:numPr>
            </w:pPr>
            <w:r>
              <w:t>Delete</w:t>
            </w:r>
          </w:p>
        </w:tc>
        <w:tc>
          <w:tcPr>
            <w:tcW w:w="884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E246AD" w:rsidP="00E246AD" w:rsidRDefault="00E246AD" w14:paraId="29C7F93C" w14:textId="77777777">
            <w:r>
              <w:t>Button</w:t>
            </w:r>
          </w:p>
        </w:tc>
        <w:tc>
          <w:tcPr>
            <w:tcW w:w="2696" w:type="pct"/>
            <w:gridSpan w:val="2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E246AD" w:rsidP="00E246AD" w:rsidRDefault="00E246AD" w14:paraId="77B14B95" w14:textId="77777777">
            <w:r>
              <w:rPr>
                <w:cs/>
              </w:rPr>
              <w:t>เมื่อกดปุ่มให้ทำการ</w:t>
            </w:r>
            <w:r>
              <w:t xml:space="preserve"> Delete </w:t>
            </w:r>
            <w:r>
              <w:rPr>
                <w:cs/>
              </w:rPr>
              <w:t xml:space="preserve">ข้อมูลของ </w:t>
            </w:r>
            <w:r>
              <w:t xml:space="preserve">Row </w:t>
            </w:r>
            <w:r>
              <w:rPr>
                <w:cs/>
              </w:rPr>
              <w:t>นั้นๆ</w:t>
            </w:r>
          </w:p>
        </w:tc>
      </w:tr>
      <w:tr w:rsidR="00E246AD" w:rsidTr="00E246AD" w14:paraId="64F9F337" w14:textId="77777777">
        <w:trPr>
          <w:trHeight w:val="69"/>
        </w:trPr>
        <w:tc>
          <w:tcPr>
            <w:tcW w:w="1420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E246AD" w:rsidP="00E246AD" w:rsidRDefault="00E246AD" w14:paraId="0A614563" w14:textId="77777777">
            <w:r>
              <w:rPr>
                <w:cs/>
              </w:rPr>
              <w:t xml:space="preserve">ปุ่ม </w:t>
            </w:r>
            <w:r>
              <w:rPr>
                <w:rFonts w:cs="Angsana New"/>
                <w:cs/>
              </w:rPr>
              <w:t>+</w:t>
            </w:r>
          </w:p>
        </w:tc>
        <w:tc>
          <w:tcPr>
            <w:tcW w:w="884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E246AD" w:rsidP="00E246AD" w:rsidRDefault="00E246AD" w14:paraId="50AFAFF2" w14:textId="77777777">
            <w:r>
              <w:t>Button</w:t>
            </w:r>
          </w:p>
        </w:tc>
        <w:tc>
          <w:tcPr>
            <w:tcW w:w="2696" w:type="pct"/>
            <w:gridSpan w:val="2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E246AD" w:rsidP="00E246AD" w:rsidRDefault="00E246AD" w14:paraId="7EFDAD9A" w14:textId="77777777">
            <w:r>
              <w:rPr>
                <w:cs/>
              </w:rPr>
              <w:t xml:space="preserve">เมื่อกดปุ่มให้ทำการ </w:t>
            </w:r>
            <w:r>
              <w:t>Visible PO Relation Detail Section</w:t>
            </w:r>
          </w:p>
        </w:tc>
      </w:tr>
      <w:tr w:rsidR="00E246AD" w:rsidTr="00382666" w14:paraId="33C64EDB" w14:textId="77777777">
        <w:trPr>
          <w:trHeight w:val="111"/>
        </w:trPr>
        <w:tc>
          <w:tcPr>
            <w:tcW w:w="5000" w:type="pct"/>
            <w:gridSpan w:val="4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C2D69B" w:themeFill="accent3" w:themeFillTint="99"/>
            <w:hideMark/>
          </w:tcPr>
          <w:p w:rsidR="00E246AD" w:rsidP="00E246AD" w:rsidRDefault="00E246AD" w14:paraId="63F47200" w14:textId="77777777">
            <w:pPr>
              <w:pStyle w:val="HeaderTable"/>
              <w:spacing w:line="276" w:lineRule="auto"/>
            </w:pPr>
            <w:r>
              <w:t>End PO Relation IR Table Section</w:t>
            </w:r>
          </w:p>
        </w:tc>
      </w:tr>
      <w:tr w:rsidR="00E246AD" w:rsidTr="00382666" w14:paraId="7F6D599B" w14:textId="77777777">
        <w:trPr>
          <w:trHeight w:val="111"/>
        </w:trPr>
        <w:tc>
          <w:tcPr>
            <w:tcW w:w="5000" w:type="pct"/>
            <w:gridSpan w:val="4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C2D69B" w:themeFill="accent3" w:themeFillTint="99"/>
            <w:hideMark/>
          </w:tcPr>
          <w:p w:rsidR="00E246AD" w:rsidP="00E246AD" w:rsidRDefault="00E246AD" w14:paraId="59CBEDC4" w14:textId="77777777">
            <w:pPr>
              <w:pStyle w:val="HeaderTable"/>
              <w:spacing w:line="276" w:lineRule="auto"/>
            </w:pPr>
            <w:r>
              <w:t>PO Relation IR Detail Section</w:t>
            </w:r>
          </w:p>
        </w:tc>
      </w:tr>
      <w:tr w:rsidR="00E246AD" w:rsidTr="00E246AD" w14:paraId="384EC973" w14:textId="77777777">
        <w:trPr>
          <w:trHeight w:val="111"/>
        </w:trPr>
        <w:tc>
          <w:tcPr>
            <w:tcW w:w="1420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E246AD" w:rsidP="00E246AD" w:rsidRDefault="00E246AD" w14:paraId="2113949C" w14:textId="77777777">
            <w:r>
              <w:t>deductType</w:t>
            </w:r>
          </w:p>
        </w:tc>
        <w:tc>
          <w:tcPr>
            <w:tcW w:w="887" w:type="pct"/>
            <w:gridSpan w:val="2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E246AD" w:rsidP="00E246AD" w:rsidRDefault="00E246AD" w14:paraId="0738DD8C" w14:textId="77777777">
            <w:r>
              <w:t>Drop Down List</w:t>
            </w:r>
          </w:p>
        </w:tc>
        <w:tc>
          <w:tcPr>
            <w:tcW w:w="2693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E246AD" w:rsidP="00E246AD" w:rsidRDefault="00E246AD" w14:paraId="2B97F22B" w14:textId="77777777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Angsana New"/>
                <w:color w:val="FF0000"/>
                <w:cs/>
              </w:rPr>
              <w:t>*</w:t>
            </w:r>
            <w:r>
              <w:rPr>
                <w:color w:val="FF0000"/>
              </w:rPr>
              <w:t>Deduct Type</w:t>
            </w:r>
            <w:r>
              <w:rPr>
                <w:rFonts w:cs="Angsana New"/>
                <w:cs/>
              </w:rPr>
              <w:t xml:space="preserve"> </w:t>
            </w:r>
          </w:p>
          <w:p w:rsidR="00E246AD" w:rsidP="00E246AD" w:rsidRDefault="00E246AD" w14:paraId="7F3218D5" w14:textId="77777777">
            <w:r>
              <w:t>List of Value</w:t>
            </w:r>
            <w:r>
              <w:rPr>
                <w:rFonts w:cs="Angsana New"/>
                <w:cs/>
              </w:rPr>
              <w:t xml:space="preserve"> : </w:t>
            </w:r>
            <w:r>
              <w:rPr>
                <w:cs/>
              </w:rPr>
              <w:t xml:space="preserve">ดึงจาก </w:t>
            </w:r>
            <w:r>
              <w:t xml:space="preserve">DB </w:t>
            </w:r>
            <w:r>
              <w:rPr>
                <w:cs/>
              </w:rPr>
              <w:t>ที่</w:t>
            </w:r>
            <w:r>
              <w:t xml:space="preserve"> FLW_CFG_LOV </w:t>
            </w:r>
            <w:r>
              <w:rPr>
                <w:cs/>
              </w:rPr>
              <w:t xml:space="preserve">โดย </w:t>
            </w:r>
            <w:r>
              <w:t xml:space="preserve">group_type </w:t>
            </w:r>
            <w:r>
              <w:rPr>
                <w:rFonts w:cs="Angsana New"/>
                <w:cs/>
              </w:rPr>
              <w:t xml:space="preserve">= </w:t>
            </w:r>
            <w:r>
              <w:rPr>
                <w:rFonts w:hint="cs" w:cs="CordiaUPC"/>
                <w:cs/>
              </w:rPr>
              <w:t>“</w:t>
            </w:r>
            <w:r>
              <w:t>Deduct Type</w:t>
            </w:r>
            <w:r>
              <w:rPr>
                <w:rFonts w:hint="cs" w:cs="CordiaUPC"/>
                <w:cs/>
              </w:rPr>
              <w:t xml:space="preserve">” </w:t>
            </w:r>
            <w:r>
              <w:rPr>
                <w:cs/>
              </w:rPr>
              <w:t xml:space="preserve">และ </w:t>
            </w:r>
            <w:r>
              <w:t xml:space="preserve">status </w:t>
            </w:r>
            <w:r>
              <w:rPr>
                <w:rFonts w:hint="cs" w:cs="CordiaUPC"/>
                <w:cs/>
              </w:rPr>
              <w:t>= “</w:t>
            </w:r>
            <w:r>
              <w:t>Active</w:t>
            </w:r>
            <w:r>
              <w:rPr>
                <w:rFonts w:hint="cs" w:cs="CordiaUPC"/>
                <w:cs/>
              </w:rPr>
              <w:t>”</w:t>
            </w:r>
          </w:p>
          <w:p w:rsidR="00E246AD" w:rsidP="00E246AD" w:rsidRDefault="00E246AD" w14:paraId="3FEFB2F1" w14:textId="2E5C8EF6">
            <w:r>
              <w:t xml:space="preserve">Visible </w:t>
            </w:r>
            <w:r>
              <w:rPr>
                <w:cs/>
              </w:rPr>
              <w:t xml:space="preserve">เมื่อ </w:t>
            </w:r>
            <w:r>
              <w:t xml:space="preserve">customerType </w:t>
            </w:r>
            <w:r>
              <w:rPr>
                <w:cs/>
              </w:rPr>
              <w:t xml:space="preserve">เป็น </w:t>
            </w:r>
            <w:r>
              <w:rPr>
                <w:rFonts w:cs="Angsana New"/>
                <w:cs/>
              </w:rPr>
              <w:t>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>”</w:t>
            </w:r>
            <w:r>
              <w:rPr>
                <w:cs/>
              </w:rPr>
              <w:t xml:space="preserve">และ </w:t>
            </w:r>
            <w:r>
              <w:t xml:space="preserve">priceType </w:t>
            </w:r>
            <w:r>
              <w:rPr>
                <w:cs/>
              </w:rPr>
              <w:t xml:space="preserve">เป็น </w:t>
            </w:r>
            <w:r>
              <w:rPr>
                <w:rFonts w:hint="cs" w:cs="CordiaUPC"/>
                <w:cs/>
              </w:rPr>
              <w:t>“</w:t>
            </w:r>
            <w:r>
              <w:t>Recurring</w:t>
            </w:r>
            <w:r>
              <w:rPr>
                <w:rFonts w:hint="cs" w:cs="CordiaUPC"/>
                <w:cs/>
              </w:rPr>
              <w:t>”</w:t>
            </w:r>
          </w:p>
          <w:p w:rsidR="00E246AD" w:rsidP="00E246AD" w:rsidRDefault="00E246AD" w14:paraId="69B0A249" w14:textId="77777777">
            <w:r>
              <w:rPr>
                <w:rFonts w:cs="Angsana New"/>
                <w:cs/>
              </w:rPr>
              <w:t xml:space="preserve">ถ้าไม่ใช่ให้ </w:t>
            </w:r>
            <w:r>
              <w:t>Invisible</w:t>
            </w:r>
            <w:r>
              <w:rPr>
                <w:rFonts w:cs="Angsana New"/>
                <w:cs/>
              </w:rPr>
              <w:t xml:space="preserve"> และทำการเคลียร์ข้อมูล </w:t>
            </w:r>
            <w:r>
              <w:t>deductType</w:t>
            </w:r>
          </w:p>
        </w:tc>
      </w:tr>
      <w:tr w:rsidR="00E246AD" w:rsidTr="00E246AD" w14:paraId="4F210CDD" w14:textId="77777777">
        <w:trPr>
          <w:trHeight w:val="111"/>
        </w:trPr>
        <w:tc>
          <w:tcPr>
            <w:tcW w:w="1420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E246AD" w:rsidP="00E246AD" w:rsidRDefault="00E246AD" w14:paraId="41930F14" w14:textId="77777777">
            <w:r>
              <w:t>effectiveStartDate</w:t>
            </w:r>
          </w:p>
        </w:tc>
        <w:tc>
          <w:tcPr>
            <w:tcW w:w="887" w:type="pct"/>
            <w:gridSpan w:val="2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E246AD" w:rsidP="00E246AD" w:rsidRDefault="00E246AD" w14:paraId="41B644FD" w14:textId="77777777">
            <w:r>
              <w:t>Calendar</w:t>
            </w:r>
          </w:p>
        </w:tc>
        <w:tc>
          <w:tcPr>
            <w:tcW w:w="2693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E246AD" w:rsidP="00E246AD" w:rsidRDefault="00E246AD" w14:paraId="088165C5" w14:textId="77777777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Angsana New"/>
                <w:color w:val="FF0000"/>
                <w:cs/>
              </w:rPr>
              <w:t>*</w:t>
            </w:r>
            <w:r>
              <w:rPr>
                <w:color w:val="FF0000"/>
              </w:rPr>
              <w:t xml:space="preserve">Effective Date </w:t>
            </w:r>
            <w:r>
              <w:rPr>
                <w:rFonts w:cs="Angsana New"/>
                <w:cs/>
              </w:rPr>
              <w:t>: …</w:t>
            </w:r>
            <w:r>
              <w:t>Start</w:t>
            </w:r>
            <w:r>
              <w:rPr>
                <w:rFonts w:cs="Angsana New"/>
                <w:cs/>
              </w:rPr>
              <w:t xml:space="preserve">… </w:t>
            </w:r>
            <w:r>
              <w:t xml:space="preserve">to </w:t>
            </w:r>
            <w:r>
              <w:rPr>
                <w:rFonts w:cs="Angsana New"/>
                <w:cs/>
              </w:rPr>
              <w:t>…</w:t>
            </w:r>
            <w:r>
              <w:t>End</w:t>
            </w:r>
            <w:r>
              <w:rPr>
                <w:rFonts w:cs="Angsana New"/>
                <w:cs/>
              </w:rPr>
              <w:t>…</w:t>
            </w:r>
          </w:p>
          <w:p w:rsidR="00E246AD" w:rsidP="00E246AD" w:rsidRDefault="00E246AD" w14:paraId="6729F175" w14:textId="77777777">
            <w:r>
              <w:t xml:space="preserve">Default Value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cs/>
              </w:rPr>
              <w:t xml:space="preserve">มาจาก </w:t>
            </w:r>
            <w:r>
              <w:t>commercialLaunchDate</w:t>
            </w:r>
          </w:p>
        </w:tc>
      </w:tr>
      <w:tr w:rsidR="00E246AD" w:rsidTr="00E246AD" w14:paraId="41D1229C" w14:textId="77777777">
        <w:trPr>
          <w:trHeight w:val="111"/>
        </w:trPr>
        <w:tc>
          <w:tcPr>
            <w:tcW w:w="1420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E246AD" w:rsidP="00E246AD" w:rsidRDefault="00E246AD" w14:paraId="41F761B0" w14:textId="77777777">
            <w:pPr>
              <w:rPr>
                <w:cs/>
              </w:rPr>
            </w:pPr>
            <w:r>
              <w:t>effectiveEndDate</w:t>
            </w:r>
          </w:p>
        </w:tc>
        <w:tc>
          <w:tcPr>
            <w:tcW w:w="887" w:type="pct"/>
            <w:gridSpan w:val="2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E246AD" w:rsidP="00E246AD" w:rsidRDefault="00E246AD" w14:paraId="4A6B69E3" w14:textId="77777777">
            <w:r>
              <w:t>Calendar</w:t>
            </w:r>
          </w:p>
        </w:tc>
        <w:tc>
          <w:tcPr>
            <w:tcW w:w="2693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E246AD" w:rsidP="00E246AD" w:rsidRDefault="00E246AD" w14:paraId="15CA1836" w14:textId="77777777">
            <w:r>
              <w:rPr>
                <w:cs/>
              </w:rPr>
              <w:t xml:space="preserve">อยู่บรรทัดเดียวกันกับ </w:t>
            </w:r>
            <w:r>
              <w:t>effectiveStartDate</w:t>
            </w:r>
          </w:p>
          <w:p w:rsidR="00E246AD" w:rsidP="00E246AD" w:rsidRDefault="00E246AD" w14:paraId="050F94EE" w14:textId="77777777">
            <w:r>
              <w:t xml:space="preserve">Default Value </w:t>
            </w:r>
            <w:r>
              <w:rPr>
                <w:rFonts w:cs="Angsana New"/>
                <w:cs/>
              </w:rPr>
              <w:t>:</w:t>
            </w:r>
            <w:r>
              <w:rPr>
                <w:cs/>
              </w:rPr>
              <w:t xml:space="preserve"> มาจาก </w:t>
            </w:r>
            <w:r>
              <w:t>expireDate</w:t>
            </w:r>
          </w:p>
        </w:tc>
      </w:tr>
      <w:tr w:rsidR="00E246AD" w:rsidTr="00E246AD" w14:paraId="6D9CFA59" w14:textId="77777777">
        <w:trPr>
          <w:trHeight w:val="111"/>
        </w:trPr>
        <w:tc>
          <w:tcPr>
            <w:tcW w:w="1420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E246AD" w:rsidP="00E246AD" w:rsidRDefault="00E246AD" w14:paraId="0F29A4B3" w14:textId="77777777">
            <w:pPr>
              <w:rPr>
                <w:cs/>
              </w:rPr>
            </w:pPr>
            <w:r>
              <w:t>poRelationType</w:t>
            </w:r>
          </w:p>
        </w:tc>
        <w:tc>
          <w:tcPr>
            <w:tcW w:w="887" w:type="pct"/>
            <w:gridSpan w:val="2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E246AD" w:rsidP="00E246AD" w:rsidRDefault="00E246AD" w14:paraId="4BA01B54" w14:textId="77777777">
            <w:r>
              <w:t>Drop Down List</w:t>
            </w:r>
          </w:p>
        </w:tc>
        <w:tc>
          <w:tcPr>
            <w:tcW w:w="2693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E246AD" w:rsidP="00E246AD" w:rsidRDefault="00E246AD" w14:paraId="5845371D" w14:textId="77777777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Angsana New"/>
                <w:color w:val="FF0000"/>
                <w:cs/>
              </w:rPr>
              <w:t>*</w:t>
            </w:r>
            <w:r>
              <w:rPr>
                <w:color w:val="FF0000"/>
              </w:rPr>
              <w:t>PO Relation Type</w:t>
            </w:r>
            <w:r>
              <w:rPr>
                <w:rFonts w:cs="Angsana New"/>
                <w:cs/>
              </w:rPr>
              <w:t xml:space="preserve"> </w:t>
            </w:r>
          </w:p>
          <w:p w:rsidR="00E246AD" w:rsidP="00E246AD" w:rsidRDefault="00E246AD" w14:paraId="726025F4" w14:textId="77777777">
            <w:r>
              <w:t>List of Value</w:t>
            </w:r>
            <w:r>
              <w:rPr>
                <w:rFonts w:cs="Angsana New"/>
                <w:cs/>
              </w:rPr>
              <w:t xml:space="preserve"> : </w:t>
            </w:r>
            <w:r>
              <w:rPr>
                <w:cs/>
              </w:rPr>
              <w:t xml:space="preserve">ดึงจาก </w:t>
            </w:r>
            <w:r>
              <w:t xml:space="preserve">DB </w:t>
            </w:r>
            <w:r>
              <w:rPr>
                <w:cs/>
              </w:rPr>
              <w:t>ที่</w:t>
            </w:r>
            <w:r>
              <w:t xml:space="preserve"> FLW_CFG_LOV </w:t>
            </w:r>
            <w:r>
              <w:rPr>
                <w:cs/>
              </w:rPr>
              <w:t xml:space="preserve">โดย </w:t>
            </w:r>
            <w:r>
              <w:t xml:space="preserve">group_type </w:t>
            </w:r>
            <w:r>
              <w:rPr>
                <w:rFonts w:cs="Angsana New"/>
                <w:cs/>
              </w:rPr>
              <w:t>= ‘</w:t>
            </w:r>
            <w:r>
              <w:t>Mass Relation Type Mobile</w:t>
            </w:r>
            <w:r>
              <w:rPr>
                <w:rFonts w:cs="Angsana New"/>
                <w:cs/>
              </w:rPr>
              <w:t xml:space="preserve">’ และ </w:t>
            </w:r>
            <w:r>
              <w:rPr>
                <w:rFonts w:cs="CordiaUPC"/>
              </w:rPr>
              <w:t xml:space="preserve">lov_type </w:t>
            </w:r>
            <w:r>
              <w:rPr>
                <w:rFonts w:cs="Angsana New"/>
                <w:cs/>
              </w:rPr>
              <w:t>ประกอบด้วย “</w:t>
            </w:r>
            <w:r>
              <w:rPr>
                <w:rFonts w:cs="CordiaUPC"/>
              </w:rPr>
              <w:t>MKT</w:t>
            </w:r>
            <w:r>
              <w:rPr>
                <w:rFonts w:cs="Angsana New"/>
                <w:cs/>
              </w:rPr>
              <w:t xml:space="preserve">” และ </w:t>
            </w:r>
            <w:r>
              <w:rPr>
                <w:rFonts w:cs="CordiaUPC"/>
              </w:rPr>
              <w:t xml:space="preserve">lov_val2 </w:t>
            </w:r>
            <w:r>
              <w:rPr>
                <w:rFonts w:cs="Angsana New"/>
                <w:cs/>
              </w:rPr>
              <w:t xml:space="preserve">ประกอบด้วย </w:t>
            </w:r>
            <w:r>
              <w:rPr>
                <w:rFonts w:cs="CordiaUPC"/>
              </w:rPr>
              <w:t>customerType</w:t>
            </w:r>
          </w:p>
        </w:tc>
      </w:tr>
      <w:tr w:rsidR="00E246AD" w:rsidTr="00E246AD" w14:paraId="7FDC4EF9" w14:textId="77777777">
        <w:trPr>
          <w:trHeight w:val="111"/>
        </w:trPr>
        <w:tc>
          <w:tcPr>
            <w:tcW w:w="1420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E246AD" w:rsidP="00E246AD" w:rsidRDefault="00E246AD" w14:paraId="3A3D1A26" w14:textId="77777777">
            <w:r>
              <w:t>remark</w:t>
            </w:r>
          </w:p>
        </w:tc>
        <w:tc>
          <w:tcPr>
            <w:tcW w:w="887" w:type="pct"/>
            <w:gridSpan w:val="2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E246AD" w:rsidP="00E246AD" w:rsidRDefault="00E246AD" w14:paraId="5520FA59" w14:textId="77777777">
            <w:r>
              <w:t>Text Area</w:t>
            </w:r>
          </w:p>
        </w:tc>
        <w:tc>
          <w:tcPr>
            <w:tcW w:w="2693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E246AD" w:rsidP="00E246AD" w:rsidRDefault="00E246AD" w14:paraId="6D30FA4D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CordiaUPC"/>
              </w:rPr>
              <w:t>Remark</w:t>
            </w:r>
          </w:p>
          <w:p w:rsidR="00E246AD" w:rsidP="00E246AD" w:rsidRDefault="00E246AD" w14:paraId="0AFF513D" w14:textId="77777777">
            <w:r>
              <w:rPr>
                <w:rFonts w:cs="CordiaUPC"/>
              </w:rPr>
              <w:t xml:space="preserve">Max Length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CordiaUPC"/>
              </w:rPr>
              <w:t>4000</w:t>
            </w:r>
          </w:p>
        </w:tc>
      </w:tr>
      <w:tr w:rsidR="00E246AD" w:rsidTr="00382666" w14:paraId="689626C3" w14:textId="77777777">
        <w:trPr>
          <w:trHeight w:val="111"/>
        </w:trPr>
        <w:tc>
          <w:tcPr>
            <w:tcW w:w="5000" w:type="pct"/>
            <w:gridSpan w:val="4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C2D69B" w:themeFill="accent3" w:themeFillTint="99"/>
            <w:hideMark/>
          </w:tcPr>
          <w:p w:rsidR="00E246AD" w:rsidP="00E246AD" w:rsidRDefault="00E246AD" w14:paraId="41CEA10A" w14:textId="77777777">
            <w:pPr>
              <w:pStyle w:val="HeaderTable"/>
              <w:spacing w:line="276" w:lineRule="auto"/>
            </w:pPr>
            <w:r>
              <w:t>SMS Before Expire</w:t>
            </w:r>
            <w:r>
              <w:rPr>
                <w:rFonts w:cs="Angsana New"/>
                <w:bCs/>
                <w:cs/>
                <w:lang w:bidi="th-TH"/>
              </w:rPr>
              <w:t xml:space="preserve"> (</w:t>
            </w:r>
            <w:r>
              <w:t>For Post</w:t>
            </w:r>
            <w:r>
              <w:rPr>
                <w:rFonts w:cs="Angsana New"/>
                <w:bCs/>
                <w:cs/>
                <w:lang w:bidi="th-TH"/>
              </w:rPr>
              <w:t>-</w:t>
            </w:r>
            <w:r>
              <w:t>paid</w:t>
            </w:r>
            <w:r>
              <w:rPr>
                <w:rFonts w:cs="Angsana New"/>
                <w:bCs/>
                <w:cs/>
                <w:lang w:bidi="th-TH"/>
              </w:rPr>
              <w:t xml:space="preserve">) </w:t>
            </w:r>
            <w:r>
              <w:t>Section</w:t>
            </w:r>
          </w:p>
          <w:p w:rsidR="00E246AD" w:rsidP="00E246AD" w:rsidRDefault="00E246AD" w14:paraId="2F04DCC4" w14:textId="77777777">
            <w:pPr>
              <w:rPr>
                <w:rFonts w:cs="CordiaUPC"/>
              </w:rPr>
            </w:pPr>
            <w:r>
              <w:t>Invisible</w:t>
            </w:r>
            <w:r>
              <w:rPr>
                <w:rFonts w:cs="Angsana New"/>
                <w:cs/>
              </w:rPr>
              <w:t xml:space="preserve"> </w:t>
            </w:r>
          </w:p>
        </w:tc>
      </w:tr>
      <w:tr w:rsidR="00E246AD" w:rsidTr="00E246AD" w14:paraId="4D2C51F8" w14:textId="77777777">
        <w:trPr>
          <w:trHeight w:val="111"/>
        </w:trPr>
        <w:tc>
          <w:tcPr>
            <w:tcW w:w="1420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E246AD" w:rsidP="00E246AD" w:rsidRDefault="00E246AD" w14:paraId="635A05B1" w14:textId="77777777">
            <w:r>
              <w:t>smsBeforeExpireSendFlag</w:t>
            </w:r>
          </w:p>
        </w:tc>
        <w:tc>
          <w:tcPr>
            <w:tcW w:w="887" w:type="pct"/>
            <w:gridSpan w:val="2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E246AD" w:rsidP="00E246AD" w:rsidRDefault="00E246AD" w14:paraId="0F994500" w14:textId="77777777">
            <w:r>
              <w:t>Drop Down List</w:t>
            </w:r>
          </w:p>
        </w:tc>
        <w:tc>
          <w:tcPr>
            <w:tcW w:w="2693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E246AD" w:rsidP="00E246AD" w:rsidRDefault="00E246AD" w14:paraId="05F8C17C" w14:textId="77777777">
            <w:pPr>
              <w:rPr>
                <w:color w:val="FF0000"/>
              </w:rPr>
            </w:pPr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Angsana New"/>
                <w:color w:val="FF0000"/>
                <w:cs/>
              </w:rPr>
              <w:t>*</w:t>
            </w:r>
            <w:r>
              <w:rPr>
                <w:color w:val="FF0000"/>
              </w:rPr>
              <w:t>Send SMS Before Expire Flag</w:t>
            </w:r>
          </w:p>
          <w:p w:rsidR="00E246AD" w:rsidP="00E246AD" w:rsidRDefault="00E246AD" w14:paraId="3323532B" w14:textId="77777777">
            <w:pPr>
              <w:spacing w:after="0"/>
            </w:pPr>
            <w:r>
              <w:t xml:space="preserve">Default Value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cs/>
              </w:rPr>
              <w:t xml:space="preserve">ถ้า </w:t>
            </w:r>
            <w:r>
              <w:t xml:space="preserve">chargeIncludingVat </w:t>
            </w:r>
            <w:r>
              <w:rPr>
                <w:cs/>
              </w:rPr>
              <w:t xml:space="preserve">มีค่า </w:t>
            </w:r>
            <w:r>
              <w:rPr>
                <w:rFonts w:cs="Angsana New"/>
                <w:cs/>
              </w:rPr>
              <w:t xml:space="preserve">= </w:t>
            </w:r>
            <w:r>
              <w:t xml:space="preserve">0 </w:t>
            </w:r>
            <w:r>
              <w:rPr>
                <w:cs/>
              </w:rPr>
              <w:t>ให้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cs/>
              </w:rPr>
              <w:t xml:space="preserve"> </w:t>
            </w:r>
            <w:r>
              <w:t xml:space="preserve">smsBeforeExpireSendFlag </w:t>
            </w:r>
            <w:r>
              <w:rPr>
                <w:rFonts w:cs="Angsana New"/>
                <w:cs/>
              </w:rPr>
              <w:t>= 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</w:p>
          <w:p w:rsidR="00E246AD" w:rsidP="00E246AD" w:rsidRDefault="00E246AD" w14:paraId="6D3A5709" w14:textId="77777777">
            <w:r>
              <w:rPr>
                <w:cs/>
              </w:rPr>
              <w:t xml:space="preserve">ถ้าไม่ใช่ให้ </w:t>
            </w:r>
            <w:r>
              <w:t xml:space="preserve">smsBeforeExpireSendFlag </w:t>
            </w:r>
            <w:r>
              <w:rPr>
                <w:rFonts w:cs="Angsana New"/>
                <w:cs/>
              </w:rPr>
              <w:t>= “</w:t>
            </w:r>
            <w:r>
              <w:t>Don</w:t>
            </w:r>
            <w:r>
              <w:rPr>
                <w:rFonts w:cs="Angsana New"/>
                <w:cs/>
              </w:rPr>
              <w:t>’</w:t>
            </w:r>
            <w:r>
              <w:t>t Send</w:t>
            </w:r>
            <w:r>
              <w:rPr>
                <w:rFonts w:cs="Angsana New"/>
                <w:cs/>
              </w:rPr>
              <w:t>”</w:t>
            </w:r>
          </w:p>
          <w:p w:rsidR="00E246AD" w:rsidP="00E246AD" w:rsidRDefault="00E246AD" w14:paraId="7229D9DF" w14:textId="77777777">
            <w:pPr>
              <w:rPr>
                <w:cs/>
              </w:rPr>
            </w:pPr>
            <w:r>
              <w:rPr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 xml:space="preserve">: </w:t>
            </w:r>
            <w:r>
              <w:t xml:space="preserve">Logic Default </w:t>
            </w:r>
            <w:r>
              <w:rPr>
                <w:cs/>
              </w:rPr>
              <w:t xml:space="preserve">ทำเมื่อ </w:t>
            </w:r>
            <w:r>
              <w:t xml:space="preserve">Visible </w:t>
            </w:r>
            <w:r>
              <w:rPr>
                <w:cs/>
              </w:rPr>
              <w:t>เท่านั้น</w:t>
            </w:r>
          </w:p>
          <w:p w:rsidR="00E246AD" w:rsidP="00E246AD" w:rsidRDefault="00E246AD" w14:paraId="4A98258A" w14:textId="77777777">
            <w:pPr>
              <w:rPr>
                <w:rFonts w:cs="CordiaUPC"/>
                <w:cs/>
              </w:rPr>
            </w:pPr>
            <w:r>
              <w:t xml:space="preserve">List of Value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cs/>
              </w:rPr>
              <w:t>ดึงข้อมูลจาก</w:t>
            </w:r>
            <w:r>
              <w:rPr>
                <w:rFonts w:hint="cs" w:cs="CordiaUPC"/>
                <w:cs/>
              </w:rPr>
              <w:t xml:space="preserve"> </w:t>
            </w:r>
            <w:r>
              <w:t xml:space="preserve">DB </w:t>
            </w:r>
            <w:r>
              <w:rPr>
                <w:cs/>
              </w:rPr>
              <w:t>ที่</w:t>
            </w:r>
            <w:r>
              <w:t xml:space="preserve"> Table</w:t>
            </w:r>
            <w:r>
              <w:rPr>
                <w:cs/>
              </w:rPr>
              <w:t xml:space="preserve"> </w:t>
            </w:r>
            <w:r>
              <w:t>FLW_CFG_LOV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cs/>
              </w:rPr>
              <w:t xml:space="preserve">โดย </w:t>
            </w:r>
            <w:r>
              <w:t>group_type</w:t>
            </w:r>
            <w:r>
              <w:rPr>
                <w:cs/>
              </w:rPr>
              <w:t xml:space="preserve"> </w:t>
            </w:r>
            <w:r>
              <w:rPr>
                <w:rFonts w:cs="Angsana New"/>
                <w:cs/>
              </w:rPr>
              <w:t>= ‘</w:t>
            </w:r>
            <w:r>
              <w:rPr>
                <w:rFonts w:cs="CordiaUPC"/>
              </w:rPr>
              <w:t>Send Flag</w:t>
            </w:r>
            <w:r>
              <w:rPr>
                <w:rFonts w:cs="Angsana New"/>
                <w:cs/>
              </w:rPr>
              <w:t>’</w:t>
            </w:r>
          </w:p>
          <w:p w:rsidR="00E246AD" w:rsidP="00E246AD" w:rsidRDefault="00E246AD" w14:paraId="49E4FDC4" w14:textId="77777777">
            <w:pPr>
              <w:spacing w:after="0"/>
            </w:pPr>
            <w:r>
              <w:rPr>
                <w:rFonts w:cs="Angsana New"/>
                <w:cs/>
              </w:rPr>
              <w:t xml:space="preserve">ถ้าเลือก </w:t>
            </w:r>
            <w:r>
              <w:t>smsBeforeExpireSendFlag</w:t>
            </w:r>
            <w:r>
              <w:rPr>
                <w:cs/>
              </w:rPr>
              <w:t xml:space="preserve"> มีค่าเป็น </w:t>
            </w:r>
            <w:r>
              <w:rPr>
                <w:rFonts w:cs="Angsana New"/>
                <w:cs/>
              </w:rPr>
              <w:t>“</w:t>
            </w:r>
            <w:r>
              <w:t>Don</w:t>
            </w:r>
            <w:r>
              <w:rPr>
                <w:rFonts w:cs="Angsana New"/>
                <w:cs/>
              </w:rPr>
              <w:t>’</w:t>
            </w:r>
            <w:r>
              <w:t>t Send</w:t>
            </w:r>
            <w:r>
              <w:rPr>
                <w:rFonts w:cs="Angsana New"/>
                <w:cs/>
              </w:rPr>
              <w:t>”</w:t>
            </w:r>
          </w:p>
          <w:p w:rsidR="00E246AD" w:rsidP="00E246AD" w:rsidRDefault="00E246AD" w14:paraId="70E831D9" w14:textId="77777777">
            <w:pPr>
              <w:pStyle w:val="ListParagraph"/>
              <w:numPr>
                <w:ilvl w:val="0"/>
                <w:numId w:val="456"/>
              </w:numPr>
              <w:spacing w:after="0"/>
            </w:pPr>
            <w:r>
              <w:rPr>
                <w:cs/>
              </w:rPr>
              <w:t xml:space="preserve">ให้ทำการเคลียร์ค่า </w:t>
            </w:r>
            <w:r>
              <w:t xml:space="preserve">Field </w:t>
            </w:r>
            <w:r>
              <w:rPr>
                <w:cs/>
              </w:rPr>
              <w:t xml:space="preserve">อื่นๆ ใน </w:t>
            </w:r>
            <w:r>
              <w:t xml:space="preserve">Section </w:t>
            </w:r>
            <w:r>
              <w:rPr>
                <w:cs/>
              </w:rPr>
              <w:t>นี้</w:t>
            </w:r>
          </w:p>
          <w:p w:rsidR="00E246AD" w:rsidP="00E246AD" w:rsidRDefault="00E246AD" w14:paraId="16CD5662" w14:textId="77777777">
            <w:pPr>
              <w:spacing w:after="0"/>
            </w:pPr>
            <w:r>
              <w:rPr>
                <w:cs/>
              </w:rPr>
              <w:t xml:space="preserve">ถ้าเลือก </w:t>
            </w:r>
            <w:r>
              <w:t>smsBeforeExpireSendFlag</w:t>
            </w:r>
            <w:r>
              <w:rPr>
                <w:cs/>
              </w:rPr>
              <w:t xml:space="preserve"> มีค่าเป็น </w:t>
            </w:r>
            <w:r>
              <w:rPr>
                <w:rFonts w:cs="Angsana New"/>
                <w:cs/>
              </w:rPr>
              <w:t>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</w:p>
          <w:p w:rsidR="00E246AD" w:rsidP="00E246AD" w:rsidRDefault="00E246AD" w14:paraId="5E77AD84" w14:textId="77777777">
            <w:pPr>
              <w:pStyle w:val="ListParagraph"/>
              <w:numPr>
                <w:ilvl w:val="0"/>
                <w:numId w:val="456"/>
              </w:numPr>
              <w:spacing w:after="0"/>
            </w:pPr>
            <w:r>
              <w:rPr>
                <w:cs/>
              </w:rPr>
              <w:t xml:space="preserve">ถ้า </w:t>
            </w:r>
            <w:r>
              <w:t xml:space="preserve">packageDurationUnit </w:t>
            </w:r>
            <w:r>
              <w:rPr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t>Weeks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>
              <w:t>Months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>
              <w:t>Year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>
              <w:t>Bill Cycle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cs/>
              </w:rPr>
              <w:t xml:space="preserve">ให้ </w:t>
            </w:r>
            <w:r>
              <w:t xml:space="preserve">Default </w:t>
            </w:r>
            <w:r>
              <w:rPr>
                <w:cs/>
              </w:rPr>
              <w:t>ค่า ดังต่อไปนี้</w:t>
            </w:r>
          </w:p>
          <w:p w:rsidR="00E246AD" w:rsidP="00E246AD" w:rsidRDefault="00E246AD" w14:paraId="30487878" w14:textId="77777777">
            <w:pPr>
              <w:pStyle w:val="ListParagraph"/>
              <w:numPr>
                <w:ilvl w:val="0"/>
                <w:numId w:val="457"/>
              </w:numPr>
              <w:spacing w:after="0"/>
            </w:pPr>
            <w:r>
              <w:t>beforeExpire</w:t>
            </w:r>
            <w:r>
              <w:rPr>
                <w:rFonts w:cs="Angsana New"/>
                <w:cs/>
              </w:rPr>
              <w:t xml:space="preserve">= </w:t>
            </w:r>
            <w:r>
              <w:t>3</w:t>
            </w:r>
          </w:p>
          <w:p w:rsidR="00E246AD" w:rsidP="00E246AD" w:rsidRDefault="00E246AD" w14:paraId="6742736D" w14:textId="77777777">
            <w:pPr>
              <w:pStyle w:val="ListParagraph"/>
              <w:numPr>
                <w:ilvl w:val="0"/>
                <w:numId w:val="457"/>
              </w:numPr>
              <w:spacing w:after="0"/>
            </w:pPr>
            <w:r>
              <w:t>beforeExpireUnit</w:t>
            </w:r>
            <w:r>
              <w:rPr>
                <w:cs/>
              </w:rPr>
              <w:t xml:space="preserve"> </w:t>
            </w:r>
            <w:r>
              <w:rPr>
                <w:rFonts w:cs="Angsana New"/>
                <w:cs/>
              </w:rPr>
              <w:t>= “</w:t>
            </w:r>
            <w:r>
              <w:t>Days</w:t>
            </w:r>
            <w:r>
              <w:rPr>
                <w:rFonts w:cs="Angsana New"/>
                <w:cs/>
              </w:rPr>
              <w:t>”</w:t>
            </w:r>
          </w:p>
          <w:p w:rsidR="00E246AD" w:rsidP="00E246AD" w:rsidRDefault="00E246AD" w14:paraId="7B5302A6" w14:textId="77777777">
            <w:pPr>
              <w:pStyle w:val="ListParagraph"/>
              <w:numPr>
                <w:ilvl w:val="0"/>
                <w:numId w:val="456"/>
              </w:numPr>
              <w:spacing w:after="0"/>
            </w:pPr>
            <w:r>
              <w:rPr>
                <w:cs/>
              </w:rPr>
              <w:t xml:space="preserve">ถ้า </w:t>
            </w:r>
            <w:r>
              <w:t xml:space="preserve">packageDurationUnit </w:t>
            </w:r>
            <w:r>
              <w:rPr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t>Days</w:t>
            </w:r>
            <w:r>
              <w:rPr>
                <w:rFonts w:cs="Angsana New"/>
                <w:cs/>
              </w:rPr>
              <w:t xml:space="preserve">” </w:t>
            </w:r>
          </w:p>
          <w:p w:rsidR="00E246AD" w:rsidP="00E246AD" w:rsidRDefault="00E246AD" w14:paraId="3A998348" w14:textId="77777777">
            <w:pPr>
              <w:pStyle w:val="ListParagraph"/>
              <w:numPr>
                <w:ilvl w:val="1"/>
                <w:numId w:val="456"/>
              </w:numPr>
              <w:spacing w:after="0"/>
            </w:pPr>
            <w:r>
              <w:rPr>
                <w:cs/>
              </w:rPr>
              <w:t xml:space="preserve">ถ้า </w:t>
            </w:r>
            <w:r>
              <w:t>packageDuration &gt;</w:t>
            </w:r>
            <w:r>
              <w:rPr>
                <w:rFonts w:cs="Angsana New"/>
                <w:cs/>
              </w:rPr>
              <w:t xml:space="preserve">= </w:t>
            </w:r>
            <w:r>
              <w:t xml:space="preserve">4 </w:t>
            </w:r>
            <w:r>
              <w:rPr>
                <w:cs/>
              </w:rPr>
              <w:t xml:space="preserve">ให้ </w:t>
            </w:r>
            <w:r>
              <w:t xml:space="preserve">Default </w:t>
            </w:r>
            <w:r>
              <w:rPr>
                <w:cs/>
              </w:rPr>
              <w:t>ค่า ดังต่อไปนี้</w:t>
            </w:r>
          </w:p>
          <w:p w:rsidR="00E246AD" w:rsidP="00E246AD" w:rsidRDefault="00E246AD" w14:paraId="2E4E2711" w14:textId="77777777">
            <w:pPr>
              <w:pStyle w:val="ListParagraph"/>
              <w:numPr>
                <w:ilvl w:val="1"/>
                <w:numId w:val="457"/>
              </w:numPr>
              <w:spacing w:after="0"/>
            </w:pPr>
            <w:r>
              <w:t xml:space="preserve">beforeExpire </w:t>
            </w:r>
            <w:r>
              <w:rPr>
                <w:rFonts w:cs="Angsana New"/>
                <w:cs/>
              </w:rPr>
              <w:t xml:space="preserve">= </w:t>
            </w:r>
            <w:r>
              <w:t>3</w:t>
            </w:r>
          </w:p>
          <w:p w:rsidR="00E246AD" w:rsidP="00E246AD" w:rsidRDefault="00E246AD" w14:paraId="073D7CB7" w14:textId="77777777">
            <w:pPr>
              <w:pStyle w:val="ListParagraph"/>
              <w:numPr>
                <w:ilvl w:val="1"/>
                <w:numId w:val="457"/>
              </w:numPr>
              <w:spacing w:after="0"/>
            </w:pPr>
            <w:r>
              <w:t>beforeExpireUnit</w:t>
            </w:r>
            <w:r>
              <w:rPr>
                <w:cs/>
              </w:rPr>
              <w:t xml:space="preserve"> </w:t>
            </w:r>
            <w:r>
              <w:rPr>
                <w:rFonts w:cs="Angsana New"/>
                <w:cs/>
              </w:rPr>
              <w:t>= “</w:t>
            </w:r>
            <w:r>
              <w:t>Days</w:t>
            </w:r>
            <w:r>
              <w:rPr>
                <w:rFonts w:cs="Angsana New"/>
                <w:cs/>
              </w:rPr>
              <w:t>”</w:t>
            </w:r>
          </w:p>
          <w:p w:rsidR="00E246AD" w:rsidP="00E246AD" w:rsidRDefault="00E246AD" w14:paraId="5CE61B2C" w14:textId="77777777">
            <w:pPr>
              <w:pStyle w:val="ListParagraph"/>
              <w:numPr>
                <w:ilvl w:val="1"/>
                <w:numId w:val="456"/>
              </w:numPr>
              <w:spacing w:after="0"/>
            </w:pPr>
            <w:r>
              <w:rPr>
                <w:cs/>
              </w:rPr>
              <w:t xml:space="preserve">ถ้า </w:t>
            </w:r>
            <w:r>
              <w:t>packageDuration &gt;</w:t>
            </w:r>
            <w:r>
              <w:rPr>
                <w:rFonts w:cs="Angsana New"/>
                <w:cs/>
              </w:rPr>
              <w:t xml:space="preserve">= </w:t>
            </w:r>
            <w:r>
              <w:t xml:space="preserve">2 </w:t>
            </w:r>
            <w:r>
              <w:rPr>
                <w:cs/>
              </w:rPr>
              <w:t xml:space="preserve">แต่ </w:t>
            </w:r>
            <w:r>
              <w:t xml:space="preserve">&lt; 4 </w:t>
            </w:r>
            <w:r>
              <w:rPr>
                <w:cs/>
              </w:rPr>
              <w:t xml:space="preserve">ให้ </w:t>
            </w:r>
            <w:r>
              <w:t xml:space="preserve">Default </w:t>
            </w:r>
            <w:r>
              <w:rPr>
                <w:cs/>
              </w:rPr>
              <w:t>ค่า ดังต่อไปนี้</w:t>
            </w:r>
          </w:p>
          <w:p w:rsidR="00E246AD" w:rsidP="00E246AD" w:rsidRDefault="00E246AD" w14:paraId="02AD44A6" w14:textId="77777777">
            <w:pPr>
              <w:pStyle w:val="ListParagraph"/>
              <w:numPr>
                <w:ilvl w:val="1"/>
                <w:numId w:val="457"/>
              </w:numPr>
              <w:spacing w:after="0"/>
            </w:pPr>
            <w:r>
              <w:t xml:space="preserve">beforeExpire </w:t>
            </w:r>
            <w:r>
              <w:rPr>
                <w:rFonts w:cs="Angsana New"/>
                <w:cs/>
              </w:rPr>
              <w:t xml:space="preserve">= </w:t>
            </w:r>
            <w:r>
              <w:t>1</w:t>
            </w:r>
          </w:p>
          <w:p w:rsidR="00E246AD" w:rsidP="00E246AD" w:rsidRDefault="00E246AD" w14:paraId="4C2F49BA" w14:textId="77777777">
            <w:pPr>
              <w:pStyle w:val="ListParagraph"/>
              <w:numPr>
                <w:ilvl w:val="1"/>
                <w:numId w:val="457"/>
              </w:numPr>
              <w:spacing w:after="0"/>
            </w:pPr>
            <w:r>
              <w:t>beforeExpireUnit</w:t>
            </w:r>
            <w:r>
              <w:rPr>
                <w:cs/>
              </w:rPr>
              <w:t xml:space="preserve"> </w:t>
            </w:r>
            <w:r>
              <w:rPr>
                <w:rFonts w:cs="Angsana New"/>
                <w:cs/>
              </w:rPr>
              <w:t>= “</w:t>
            </w:r>
            <w:r>
              <w:t>Days</w:t>
            </w:r>
            <w:r>
              <w:rPr>
                <w:rFonts w:cs="Angsana New"/>
                <w:cs/>
              </w:rPr>
              <w:t>”</w:t>
            </w:r>
          </w:p>
        </w:tc>
      </w:tr>
      <w:tr w:rsidR="00E246AD" w:rsidTr="00E246AD" w14:paraId="0F31953E" w14:textId="77777777">
        <w:trPr>
          <w:trHeight w:val="111"/>
        </w:trPr>
        <w:tc>
          <w:tcPr>
            <w:tcW w:w="1420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E246AD" w:rsidP="00E246AD" w:rsidRDefault="00E246AD" w14:paraId="38516911" w14:textId="77777777">
            <w:r>
              <w:t>beforeExpire</w:t>
            </w:r>
          </w:p>
        </w:tc>
        <w:tc>
          <w:tcPr>
            <w:tcW w:w="887" w:type="pct"/>
            <w:gridSpan w:val="2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E246AD" w:rsidP="00E246AD" w:rsidRDefault="00E246AD" w14:paraId="26388014" w14:textId="77777777">
            <w:r>
              <w:t>Text Box</w:t>
            </w:r>
          </w:p>
        </w:tc>
        <w:tc>
          <w:tcPr>
            <w:tcW w:w="2693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E246AD" w:rsidP="00E246AD" w:rsidRDefault="00E246AD" w14:paraId="60963D01" w14:textId="77777777">
            <w:pPr>
              <w:rPr>
                <w:color w:val="FF0000"/>
              </w:rPr>
            </w:pPr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Angsana New"/>
                <w:color w:val="FF0000"/>
                <w:cs/>
              </w:rPr>
              <w:t>*</w:t>
            </w:r>
            <w:r>
              <w:rPr>
                <w:color w:val="FF0000"/>
              </w:rPr>
              <w:t>Before Expire</w:t>
            </w:r>
          </w:p>
          <w:p w:rsidR="00E246AD" w:rsidP="00E246AD" w:rsidRDefault="00E246AD" w14:paraId="7EAF42F9" w14:textId="77777777">
            <w:r>
              <w:t xml:space="preserve">Visble </w:t>
            </w:r>
            <w:r>
              <w:rPr>
                <w:cs/>
              </w:rPr>
              <w:t xml:space="preserve">เมื่อ </w:t>
            </w:r>
            <w:r>
              <w:t>smsBeforeExpireSendFlag</w:t>
            </w:r>
            <w:r>
              <w:rPr>
                <w:cs/>
              </w:rPr>
              <w:t xml:space="preserve"> มีค่าเป็น </w:t>
            </w:r>
            <w:r>
              <w:rPr>
                <w:rFonts w:cs="Angsana New"/>
                <w:cs/>
              </w:rPr>
              <w:t>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</w:p>
          <w:p w:rsidR="00E246AD" w:rsidP="00E246AD" w:rsidRDefault="00E246AD" w14:paraId="24A95514" w14:textId="77777777">
            <w:pPr>
              <w:rPr>
                <w:rFonts w:cs="CordiaUPC"/>
              </w:rPr>
            </w:pPr>
            <w:r>
              <w:rPr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cs/>
              </w:rPr>
              <w:t>ใส่ได้เฉพาะตัวเลขเท่านั้น</w:t>
            </w:r>
          </w:p>
        </w:tc>
      </w:tr>
      <w:tr w:rsidR="00E246AD" w:rsidTr="00E246AD" w14:paraId="289C92FC" w14:textId="77777777">
        <w:trPr>
          <w:trHeight w:val="111"/>
        </w:trPr>
        <w:tc>
          <w:tcPr>
            <w:tcW w:w="1420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E246AD" w:rsidP="00E246AD" w:rsidRDefault="00E246AD" w14:paraId="7C372F1B" w14:textId="77777777">
            <w:r>
              <w:t>beforeExpireUnit</w:t>
            </w:r>
          </w:p>
        </w:tc>
        <w:tc>
          <w:tcPr>
            <w:tcW w:w="887" w:type="pct"/>
            <w:gridSpan w:val="2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E246AD" w:rsidP="00E246AD" w:rsidRDefault="00E246AD" w14:paraId="6C1718DD" w14:textId="77777777">
            <w:r>
              <w:t>Drop Down List</w:t>
            </w:r>
          </w:p>
        </w:tc>
        <w:tc>
          <w:tcPr>
            <w:tcW w:w="2693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E246AD" w:rsidP="00E246AD" w:rsidRDefault="00E246AD" w14:paraId="4D21D271" w14:textId="77777777">
            <w:r>
              <w:rPr>
                <w:cs/>
              </w:rPr>
              <w:t xml:space="preserve">วางต่อจาก </w:t>
            </w:r>
            <w:r>
              <w:t>beforeExpire</w:t>
            </w:r>
          </w:p>
          <w:p w:rsidR="00E246AD" w:rsidP="00E246AD" w:rsidRDefault="00E246AD" w14:paraId="25931224" w14:textId="77777777">
            <w:r>
              <w:t xml:space="preserve">Visble </w:t>
            </w:r>
            <w:r>
              <w:rPr>
                <w:cs/>
              </w:rPr>
              <w:t xml:space="preserve">เมื่อ </w:t>
            </w:r>
            <w:r>
              <w:t>smsBeforeExpireSendFlag</w:t>
            </w:r>
            <w:r>
              <w:rPr>
                <w:cs/>
              </w:rPr>
              <w:t xml:space="preserve"> มีค่าเป็น </w:t>
            </w:r>
            <w:r>
              <w:rPr>
                <w:rFonts w:cs="Angsana New"/>
                <w:cs/>
              </w:rPr>
              <w:t>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</w:p>
          <w:p w:rsidR="00E246AD" w:rsidP="00E246AD" w:rsidRDefault="00E246AD" w14:paraId="162BC7CC" w14:textId="77777777">
            <w:pPr>
              <w:rPr>
                <w:rFonts w:cs="CordiaUPC"/>
              </w:rPr>
            </w:pPr>
            <w:r>
              <w:t xml:space="preserve">List of Value </w:t>
            </w:r>
            <w:r>
              <w:rPr>
                <w:rFonts w:cs="Angsana New"/>
                <w:cs/>
              </w:rPr>
              <w:t>: ดึงข้อมูลจาก</w:t>
            </w:r>
            <w:r>
              <w:rPr>
                <w:rFonts w:cs="CordiaUPC"/>
              </w:rPr>
              <w:t xml:space="preserve">DB </w:t>
            </w:r>
            <w:r>
              <w:rPr>
                <w:rFonts w:cs="Angsana New"/>
                <w:cs/>
              </w:rPr>
              <w:t xml:space="preserve">ที่ </w:t>
            </w:r>
            <w:r>
              <w:rPr>
                <w:rFonts w:cs="CordiaUPC"/>
              </w:rPr>
              <w:t xml:space="preserve">Table FLW_CFG_LOV </w:t>
            </w:r>
            <w:r>
              <w:rPr>
                <w:rFonts w:cs="Angsana New"/>
                <w:cs/>
              </w:rPr>
              <w:t xml:space="preserve">โดย </w:t>
            </w:r>
            <w:r>
              <w:rPr>
                <w:rFonts w:cs="CordiaUPC"/>
              </w:rPr>
              <w:t xml:space="preserve">group_type </w:t>
            </w:r>
            <w:r>
              <w:rPr>
                <w:rFonts w:cs="Angsana New"/>
                <w:cs/>
              </w:rPr>
              <w:t>= ‘</w:t>
            </w:r>
            <w:r>
              <w:rPr>
                <w:rFonts w:cs="CordiaUPC"/>
              </w:rPr>
              <w:t>Duration Unit</w:t>
            </w:r>
            <w:r>
              <w:rPr>
                <w:rFonts w:cs="Angsana New"/>
                <w:cs/>
              </w:rPr>
              <w:t>’และ</w:t>
            </w:r>
            <w:r>
              <w:rPr>
                <w:rFonts w:cs="CordiaUPC"/>
              </w:rPr>
              <w:t xml:space="preserve"> par_row_id</w:t>
            </w:r>
            <w:r>
              <w:t xml:space="preserve">_concat </w:t>
            </w:r>
            <w:r>
              <w:rPr>
                <w:cs/>
              </w:rPr>
              <w:t xml:space="preserve">ประกอบด้วย </w:t>
            </w:r>
            <w:r>
              <w:t>customerType</w:t>
            </w:r>
          </w:p>
        </w:tc>
      </w:tr>
      <w:tr w:rsidR="00E246AD" w:rsidTr="00E246AD" w14:paraId="325BF140" w14:textId="77777777">
        <w:trPr>
          <w:trHeight w:val="111"/>
        </w:trPr>
        <w:tc>
          <w:tcPr>
            <w:tcW w:w="1420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E246AD" w:rsidP="00E246AD" w:rsidRDefault="00E246AD" w14:paraId="19BF9807" w14:textId="77777777">
            <w:r>
              <w:t>smsBeforeExpireEN</w:t>
            </w:r>
          </w:p>
        </w:tc>
        <w:tc>
          <w:tcPr>
            <w:tcW w:w="887" w:type="pct"/>
            <w:gridSpan w:val="2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E246AD" w:rsidP="00E246AD" w:rsidRDefault="00E246AD" w14:paraId="66380D25" w14:textId="77777777">
            <w:r>
              <w:t>Text Area</w:t>
            </w:r>
          </w:p>
        </w:tc>
        <w:tc>
          <w:tcPr>
            <w:tcW w:w="2693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E246AD" w:rsidP="00E246AD" w:rsidRDefault="00E246AD" w14:paraId="0F5D4506" w14:textId="77777777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Angsana New"/>
                <w:color w:val="FF0000"/>
                <w:cs/>
              </w:rPr>
              <w:t>*</w:t>
            </w:r>
            <w:r>
              <w:rPr>
                <w:color w:val="FF0000"/>
              </w:rPr>
              <w:t>English</w:t>
            </w:r>
          </w:p>
          <w:p w:rsidR="00E246AD" w:rsidP="00E246AD" w:rsidRDefault="00E246AD" w14:paraId="082D9EF8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Max Length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CordiaUPC"/>
              </w:rPr>
              <w:t>250</w:t>
            </w:r>
          </w:p>
          <w:p w:rsidR="00E246AD" w:rsidP="00E246AD" w:rsidRDefault="00E246AD" w14:paraId="593854E0" w14:textId="77777777">
            <w:r>
              <w:t xml:space="preserve">Visble </w:t>
            </w:r>
            <w:r>
              <w:rPr>
                <w:cs/>
              </w:rPr>
              <w:t xml:space="preserve">เมื่อ </w:t>
            </w:r>
            <w:r>
              <w:t>smsBeforeExpireSendFlag</w:t>
            </w:r>
            <w:r>
              <w:rPr>
                <w:cs/>
              </w:rPr>
              <w:t xml:space="preserve"> มีค่าเป็น </w:t>
            </w:r>
            <w:r>
              <w:rPr>
                <w:rFonts w:cs="Angsana New"/>
                <w:cs/>
              </w:rPr>
              <w:t>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</w:p>
          <w:p w:rsidR="00E246AD" w:rsidP="00E246AD" w:rsidRDefault="00E246AD" w14:paraId="611D0BD6" w14:textId="77777777">
            <w:pPr>
              <w:rPr>
                <w:rFonts w:cs="CordiaUPC"/>
              </w:rPr>
            </w:pPr>
            <w:r>
              <w:rPr>
                <w:cs/>
              </w:rPr>
              <w:t xml:space="preserve">เมื่อ </w:t>
            </w:r>
            <w:r>
              <w:t xml:space="preserve">User </w:t>
            </w:r>
            <w:r>
              <w:rPr>
                <w:cs/>
              </w:rPr>
              <w:t xml:space="preserve">กรอกให้คำนวนจำนวนตัวอักษรไว้ที่ </w:t>
            </w:r>
            <w:r>
              <w:t>counterSMSBeforeExpireEN</w:t>
            </w:r>
          </w:p>
        </w:tc>
      </w:tr>
      <w:tr w:rsidR="00E246AD" w:rsidTr="00E246AD" w14:paraId="380A030A" w14:textId="77777777">
        <w:trPr>
          <w:trHeight w:val="111"/>
        </w:trPr>
        <w:tc>
          <w:tcPr>
            <w:tcW w:w="1420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E246AD" w:rsidP="00E246AD" w:rsidRDefault="00E246AD" w14:paraId="0C42FC4B" w14:textId="77777777">
            <w:r>
              <w:t>counterSMSBeforeExpireEN</w:t>
            </w:r>
          </w:p>
        </w:tc>
        <w:tc>
          <w:tcPr>
            <w:tcW w:w="887" w:type="pct"/>
            <w:gridSpan w:val="2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E246AD" w:rsidP="00E246AD" w:rsidRDefault="00E246AD" w14:paraId="00D58D23" w14:textId="77777777">
            <w:r>
              <w:t>Text</w:t>
            </w:r>
          </w:p>
        </w:tc>
        <w:tc>
          <w:tcPr>
            <w:tcW w:w="2693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E246AD" w:rsidP="00E246AD" w:rsidRDefault="00E246AD" w14:paraId="1B941A8F" w14:textId="77777777">
            <w:r>
              <w:rPr>
                <w:cs/>
              </w:rPr>
              <w:t>วางไว้ใต้</w:t>
            </w:r>
            <w:r>
              <w:rPr>
                <w:rFonts w:cs="Angsana New"/>
                <w:cs/>
              </w:rPr>
              <w:t xml:space="preserve"> </w:t>
            </w:r>
            <w:r>
              <w:t>smsBeforeExpireEN</w:t>
            </w:r>
          </w:p>
          <w:p w:rsidR="00E246AD" w:rsidP="00E246AD" w:rsidRDefault="00E246AD" w14:paraId="1BCBA530" w14:textId="77777777">
            <w:r>
              <w:t xml:space="preserve">Visble </w:t>
            </w:r>
            <w:r>
              <w:rPr>
                <w:cs/>
              </w:rPr>
              <w:t xml:space="preserve">เมื่อ </w:t>
            </w:r>
            <w:r>
              <w:t>smsBeforeExpireSendFlag</w:t>
            </w:r>
            <w:r>
              <w:rPr>
                <w:cs/>
              </w:rPr>
              <w:t xml:space="preserve"> มีค่าเป็น </w:t>
            </w:r>
            <w:r>
              <w:rPr>
                <w:rFonts w:cs="Angsana New"/>
                <w:cs/>
              </w:rPr>
              <w:t>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</w:p>
          <w:p w:rsidR="00E246AD" w:rsidP="00E246AD" w:rsidRDefault="00E246AD" w14:paraId="6E8CDB1E" w14:textId="77777777">
            <w:r>
              <w:rPr>
                <w:cs/>
              </w:rPr>
              <w:t xml:space="preserve">แสดงใน </w:t>
            </w:r>
            <w:r>
              <w:t>Format</w:t>
            </w:r>
          </w:p>
          <w:p w:rsidR="00E246AD" w:rsidP="00E246AD" w:rsidRDefault="00E246AD" w14:paraId="2CBF0AB1" w14:textId="77777777">
            <w:pPr>
              <w:rPr>
                <w:rFonts w:cs="CordiaUPC"/>
              </w:rPr>
            </w:pPr>
            <w:r>
              <w:t>counterSMSBeforeExpireEN</w:t>
            </w:r>
            <w:r>
              <w:rPr>
                <w:rFonts w:cs="Angsana New"/>
                <w:cs/>
              </w:rPr>
              <w:t xml:space="preserve"> / </w:t>
            </w:r>
            <w:r>
              <w:t>250</w:t>
            </w:r>
          </w:p>
        </w:tc>
      </w:tr>
      <w:tr w:rsidR="00E246AD" w:rsidTr="00E246AD" w14:paraId="6ACB48AC" w14:textId="77777777">
        <w:trPr>
          <w:trHeight w:val="111"/>
        </w:trPr>
        <w:tc>
          <w:tcPr>
            <w:tcW w:w="1420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E246AD" w:rsidP="00E246AD" w:rsidRDefault="00E246AD" w14:paraId="73236F32" w14:textId="77777777">
            <w:r>
              <w:t>smsBeforeExpireTH</w:t>
            </w:r>
          </w:p>
        </w:tc>
        <w:tc>
          <w:tcPr>
            <w:tcW w:w="887" w:type="pct"/>
            <w:gridSpan w:val="2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E246AD" w:rsidP="00E246AD" w:rsidRDefault="00E246AD" w14:paraId="316DC5D4" w14:textId="77777777">
            <w:r>
              <w:t>Text Area</w:t>
            </w:r>
          </w:p>
        </w:tc>
        <w:tc>
          <w:tcPr>
            <w:tcW w:w="2693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E246AD" w:rsidP="00E246AD" w:rsidRDefault="00E246AD" w14:paraId="5B4B28CF" w14:textId="77777777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Angsana New"/>
                <w:color w:val="FF0000"/>
                <w:cs/>
              </w:rPr>
              <w:t>*</w:t>
            </w:r>
            <w:r>
              <w:rPr>
                <w:color w:val="FF0000"/>
              </w:rPr>
              <w:t>Thai</w:t>
            </w:r>
          </w:p>
          <w:p w:rsidR="00E246AD" w:rsidP="00E246AD" w:rsidRDefault="00E246AD" w14:paraId="6D698262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Max Length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CordiaUPC"/>
              </w:rPr>
              <w:t>250</w:t>
            </w:r>
          </w:p>
          <w:p w:rsidR="00E246AD" w:rsidP="00E246AD" w:rsidRDefault="00E246AD" w14:paraId="03BBED1B" w14:textId="77777777">
            <w:r>
              <w:t xml:space="preserve">Visble </w:t>
            </w:r>
            <w:r>
              <w:rPr>
                <w:cs/>
              </w:rPr>
              <w:t xml:space="preserve">เมื่อ </w:t>
            </w:r>
            <w:r>
              <w:t>smsBeforeExpireSendFlag</w:t>
            </w:r>
            <w:r>
              <w:rPr>
                <w:cs/>
              </w:rPr>
              <w:t xml:space="preserve"> มีค่าเป็น </w:t>
            </w:r>
            <w:r>
              <w:rPr>
                <w:rFonts w:cs="Angsana New"/>
                <w:cs/>
              </w:rPr>
              <w:t>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</w:p>
          <w:p w:rsidR="00E246AD" w:rsidP="00E246AD" w:rsidRDefault="00E246AD" w14:paraId="5B83CFE4" w14:textId="77777777">
            <w:pPr>
              <w:rPr>
                <w:rFonts w:cs="CordiaUPC"/>
              </w:rPr>
            </w:pPr>
            <w:r>
              <w:rPr>
                <w:cs/>
              </w:rPr>
              <w:t xml:space="preserve">เมื่อ </w:t>
            </w:r>
            <w:r>
              <w:t xml:space="preserve">User </w:t>
            </w:r>
            <w:r>
              <w:rPr>
                <w:cs/>
              </w:rPr>
              <w:t xml:space="preserve">กรอกให้คำนวนจำนวนตัวอักษรไว้ที่ </w:t>
            </w:r>
            <w:r>
              <w:t>counterSMSBeforeExpireTH</w:t>
            </w:r>
          </w:p>
        </w:tc>
      </w:tr>
      <w:tr w:rsidR="00E246AD" w:rsidTr="00E246AD" w14:paraId="6608942E" w14:textId="77777777">
        <w:trPr>
          <w:trHeight w:val="111"/>
        </w:trPr>
        <w:tc>
          <w:tcPr>
            <w:tcW w:w="1420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E246AD" w:rsidP="00E246AD" w:rsidRDefault="00E246AD" w14:paraId="13AFEF70" w14:textId="77777777">
            <w:r>
              <w:t>counterSMSBeforeExpireTH</w:t>
            </w:r>
          </w:p>
        </w:tc>
        <w:tc>
          <w:tcPr>
            <w:tcW w:w="887" w:type="pct"/>
            <w:gridSpan w:val="2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E246AD" w:rsidP="00E246AD" w:rsidRDefault="00E246AD" w14:paraId="5F816664" w14:textId="77777777">
            <w:r>
              <w:t>Text</w:t>
            </w:r>
          </w:p>
        </w:tc>
        <w:tc>
          <w:tcPr>
            <w:tcW w:w="2693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E246AD" w:rsidP="00E246AD" w:rsidRDefault="00E246AD" w14:paraId="0241E7D8" w14:textId="77777777">
            <w:r>
              <w:rPr>
                <w:cs/>
              </w:rPr>
              <w:t>วางไว้ใต้</w:t>
            </w:r>
            <w:r>
              <w:rPr>
                <w:rFonts w:cs="Angsana New"/>
                <w:cs/>
              </w:rPr>
              <w:t xml:space="preserve"> </w:t>
            </w:r>
            <w:r>
              <w:t>smsBeforeExpireTH</w:t>
            </w:r>
          </w:p>
          <w:p w:rsidR="00E246AD" w:rsidP="00E246AD" w:rsidRDefault="00E246AD" w14:paraId="3567F0F5" w14:textId="77777777">
            <w:r>
              <w:t xml:space="preserve">Visble </w:t>
            </w:r>
            <w:r>
              <w:rPr>
                <w:cs/>
              </w:rPr>
              <w:t xml:space="preserve">เมื่อ </w:t>
            </w:r>
            <w:r>
              <w:t>smsBeforeExpireSendFlag</w:t>
            </w:r>
            <w:r>
              <w:rPr>
                <w:cs/>
              </w:rPr>
              <w:t xml:space="preserve"> มีค่าเป็น </w:t>
            </w:r>
            <w:r>
              <w:rPr>
                <w:rFonts w:cs="Angsana New"/>
                <w:cs/>
              </w:rPr>
              <w:t>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</w:p>
          <w:p w:rsidR="00E246AD" w:rsidP="00E246AD" w:rsidRDefault="00E246AD" w14:paraId="6F93B647" w14:textId="77777777">
            <w:r>
              <w:rPr>
                <w:cs/>
              </w:rPr>
              <w:t xml:space="preserve">แสดงใน </w:t>
            </w:r>
            <w:r>
              <w:t>Format</w:t>
            </w:r>
          </w:p>
          <w:p w:rsidR="00E246AD" w:rsidP="00E246AD" w:rsidRDefault="00E246AD" w14:paraId="10C4B962" w14:textId="77777777">
            <w:pPr>
              <w:rPr>
                <w:rFonts w:cs="CordiaUPC"/>
              </w:rPr>
            </w:pPr>
            <w:r>
              <w:t>counterSMSBeforeExpireTH</w:t>
            </w:r>
            <w:r>
              <w:rPr>
                <w:rFonts w:cs="Angsana New"/>
                <w:cs/>
              </w:rPr>
              <w:t xml:space="preserve"> / </w:t>
            </w:r>
            <w:r>
              <w:t>250</w:t>
            </w:r>
          </w:p>
        </w:tc>
      </w:tr>
      <w:tr w:rsidR="00E246AD" w:rsidTr="00382666" w14:paraId="3F793643" w14:textId="77777777">
        <w:trPr>
          <w:trHeight w:val="111"/>
        </w:trPr>
        <w:tc>
          <w:tcPr>
            <w:tcW w:w="5000" w:type="pct"/>
            <w:gridSpan w:val="4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C2D69B" w:themeFill="accent3" w:themeFillTint="99"/>
            <w:hideMark/>
          </w:tcPr>
          <w:p w:rsidR="00E246AD" w:rsidP="00E246AD" w:rsidRDefault="00E246AD" w14:paraId="72298FA9" w14:textId="77777777">
            <w:pPr>
              <w:pStyle w:val="HeaderTable"/>
              <w:spacing w:line="276" w:lineRule="auto"/>
            </w:pPr>
            <w:r>
              <w:t>End SMS Before Charge</w:t>
            </w:r>
            <w:r>
              <w:rPr>
                <w:rFonts w:cs="Angsana New"/>
                <w:bCs/>
                <w:cs/>
                <w:lang w:bidi="th-TH"/>
              </w:rPr>
              <w:t xml:space="preserve"> (</w:t>
            </w:r>
            <w:r>
              <w:t>For Post</w:t>
            </w:r>
            <w:r>
              <w:rPr>
                <w:rFonts w:cs="Angsana New"/>
                <w:bCs/>
                <w:cs/>
                <w:lang w:bidi="th-TH"/>
              </w:rPr>
              <w:t>-</w:t>
            </w:r>
            <w:r>
              <w:t>paid</w:t>
            </w:r>
            <w:r>
              <w:rPr>
                <w:rFonts w:cs="Angsana New"/>
                <w:bCs/>
                <w:cs/>
                <w:lang w:bidi="th-TH"/>
              </w:rPr>
              <w:t xml:space="preserve">) </w:t>
            </w:r>
            <w:r>
              <w:t>Section</w:t>
            </w:r>
          </w:p>
        </w:tc>
      </w:tr>
      <w:tr w:rsidR="00E246AD" w:rsidTr="00382666" w14:paraId="765FA3B5" w14:textId="77777777">
        <w:trPr>
          <w:trHeight w:val="111"/>
        </w:trPr>
        <w:tc>
          <w:tcPr>
            <w:tcW w:w="5000" w:type="pct"/>
            <w:gridSpan w:val="4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C2D69B" w:themeFill="accent3" w:themeFillTint="99"/>
            <w:hideMark/>
          </w:tcPr>
          <w:p w:rsidR="00E246AD" w:rsidP="00E246AD" w:rsidRDefault="00E246AD" w14:paraId="28238986" w14:textId="77777777">
            <w:pPr>
              <w:pStyle w:val="HeaderTable"/>
              <w:spacing w:line="276" w:lineRule="auto"/>
            </w:pPr>
            <w:r>
              <w:t>PO Relation IR Section</w:t>
            </w:r>
          </w:p>
        </w:tc>
      </w:tr>
      <w:tr w:rsidR="00E246AD" w:rsidTr="00E246AD" w14:paraId="5F1094FF" w14:textId="77777777">
        <w:trPr>
          <w:trHeight w:val="111"/>
        </w:trPr>
        <w:tc>
          <w:tcPr>
            <w:tcW w:w="1420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E246AD" w:rsidP="00E246AD" w:rsidRDefault="00E246AD" w14:paraId="4E184247" w14:textId="77777777">
            <w:r>
              <w:t>poRelation</w:t>
            </w:r>
          </w:p>
        </w:tc>
        <w:tc>
          <w:tcPr>
            <w:tcW w:w="887" w:type="pct"/>
            <w:gridSpan w:val="2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E246AD" w:rsidP="00E246AD" w:rsidRDefault="00E246AD" w14:paraId="13B36A73" w14:textId="77777777">
            <w:r>
              <w:t>Shuttle</w:t>
            </w:r>
          </w:p>
        </w:tc>
        <w:tc>
          <w:tcPr>
            <w:tcW w:w="2693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E246AD" w:rsidP="00E246AD" w:rsidRDefault="00E246AD" w14:paraId="65076A48" w14:textId="77777777">
            <w:r>
              <w:t xml:space="preserve">List of Value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cs/>
              </w:rPr>
              <w:t xml:space="preserve">ดึงข้อมูลใน </w:t>
            </w:r>
            <w:r>
              <w:t>Database</w:t>
            </w:r>
            <w:r>
              <w:rPr>
                <w:cs/>
              </w:rPr>
              <w:t xml:space="preserve"> จาก </w:t>
            </w:r>
            <w:r>
              <w:t xml:space="preserve">View </w:t>
            </w:r>
            <w:r>
              <w:rPr>
                <w:cs/>
              </w:rPr>
              <w:t xml:space="preserve">ชื่อ </w:t>
            </w:r>
            <w:r>
              <w:t>PO_IR_VIEW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cs/>
              </w:rPr>
              <w:t>มาแสดง โดยมีเงื่อนไขดังนี้</w:t>
            </w:r>
          </w:p>
          <w:p w:rsidR="00E246AD" w:rsidP="00E246AD" w:rsidRDefault="00E246AD" w14:paraId="6885484F" w14:textId="77777777">
            <w:pPr>
              <w:pStyle w:val="ListParagraph"/>
              <w:numPr>
                <w:ilvl w:val="0"/>
                <w:numId w:val="458"/>
              </w:numPr>
            </w:pPr>
            <w:r>
              <w:t>PO_IR_VIEW</w:t>
            </w:r>
            <w:r>
              <w:rPr>
                <w:rFonts w:cs="Angsana New"/>
                <w:color w:val="000000"/>
                <w:cs/>
              </w:rPr>
              <w:t>.</w:t>
            </w:r>
            <w:r>
              <w:t>STATUS</w:t>
            </w:r>
            <w:r>
              <w:rPr>
                <w:cs/>
              </w:rPr>
              <w:t xml:space="preserve"> ไม่เท่ากับ </w:t>
            </w:r>
            <w:r>
              <w:rPr>
                <w:rFonts w:cs="Angsana New"/>
                <w:cs/>
              </w:rPr>
              <w:t>“</w:t>
            </w:r>
            <w:r>
              <w:t>Cancel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cs/>
              </w:rPr>
              <w:t xml:space="preserve">และ </w:t>
            </w:r>
            <w:r>
              <w:rPr>
                <w:rFonts w:cs="Angsana New"/>
                <w:cs/>
              </w:rPr>
              <w:t>“</w:t>
            </w:r>
            <w:r>
              <w:t>Hold</w:t>
            </w:r>
            <w:r>
              <w:rPr>
                <w:rFonts w:cs="Angsana New"/>
                <w:cs/>
              </w:rPr>
              <w:t>”</w:t>
            </w:r>
          </w:p>
          <w:p w:rsidR="00E246AD" w:rsidP="00E246AD" w:rsidRDefault="00E246AD" w14:paraId="5C33FE13" w14:textId="77777777">
            <w:pPr>
              <w:pStyle w:val="ListParagraph"/>
              <w:numPr>
                <w:ilvl w:val="0"/>
                <w:numId w:val="458"/>
              </w:numPr>
              <w:rPr>
                <w:color w:val="000000"/>
              </w:rPr>
            </w:pPr>
            <w:r>
              <w:rPr>
                <w:color w:val="000000"/>
              </w:rPr>
              <w:t>PO_</w:t>
            </w:r>
            <w:r>
              <w:t>IR</w:t>
            </w:r>
            <w:r>
              <w:rPr>
                <w:color w:val="000000"/>
              </w:rPr>
              <w:t>_VIEW</w:t>
            </w:r>
            <w:r>
              <w:rPr>
                <w:rFonts w:cs="Angsana New"/>
                <w:color w:val="000000"/>
                <w:cs/>
              </w:rPr>
              <w:t>.</w:t>
            </w:r>
            <w:r>
              <w:rPr>
                <w:color w:val="000000"/>
              </w:rPr>
              <w:t xml:space="preserve">PROMOTION_GROUP </w:t>
            </w:r>
            <w:r>
              <w:rPr>
                <w:rFonts w:cs="Cordia New"/>
                <w:color w:val="000000"/>
                <w:cs/>
              </w:rPr>
              <w:t xml:space="preserve">เท่ากับ </w:t>
            </w:r>
            <w:r>
              <w:rPr>
                <w:rFonts w:cs="Angsana New"/>
                <w:color w:val="000000"/>
                <w:cs/>
              </w:rPr>
              <w:t>“</w:t>
            </w:r>
            <w:r>
              <w:t>IR</w:t>
            </w:r>
            <w:r>
              <w:rPr>
                <w:rFonts w:cs="Angsana New"/>
                <w:color w:val="000000"/>
                <w:cs/>
              </w:rPr>
              <w:t>”</w:t>
            </w:r>
          </w:p>
          <w:p w:rsidR="00E246AD" w:rsidP="00E246AD" w:rsidRDefault="00E246AD" w14:paraId="51A71703" w14:textId="77777777">
            <w:pPr>
              <w:pStyle w:val="ListParagraph"/>
              <w:numPr>
                <w:ilvl w:val="0"/>
                <w:numId w:val="458"/>
              </w:numPr>
            </w:pPr>
            <w:r>
              <w:rPr>
                <w:color w:val="000000"/>
              </w:rPr>
              <w:t>PO_</w:t>
            </w:r>
            <w:r>
              <w:t>IR</w:t>
            </w:r>
            <w:r>
              <w:rPr>
                <w:color w:val="000000"/>
              </w:rPr>
              <w:t>_VIEW</w:t>
            </w:r>
            <w:r>
              <w:rPr>
                <w:color w:val="000000"/>
                <w:cs/>
              </w:rPr>
              <w:t>.</w:t>
            </w:r>
            <w:r>
              <w:rPr>
                <w:color w:val="000000"/>
              </w:rPr>
              <w:t xml:space="preserve">CUSTOMER_TYPE </w:t>
            </w:r>
            <w:r>
              <w:rPr>
                <w:rFonts w:cs="Angsana New"/>
                <w:color w:val="000000"/>
                <w:cs/>
              </w:rPr>
              <w:t xml:space="preserve">= </w:t>
            </w:r>
            <w:r>
              <w:rPr>
                <w:color w:val="000000"/>
              </w:rPr>
              <w:t>customerType</w:t>
            </w:r>
            <w:r>
              <w:rPr>
                <w:rFonts w:cs="Angsana New"/>
                <w:color w:val="000000"/>
                <w:cs/>
              </w:rPr>
              <w:t xml:space="preserve"> </w:t>
            </w:r>
            <w:r>
              <w:rPr>
                <w:color w:val="000000"/>
                <w:cs/>
              </w:rPr>
              <w:t xml:space="preserve">หรือ </w:t>
            </w:r>
            <w:r>
              <w:rPr>
                <w:rFonts w:cs="Angsana New"/>
                <w:color w:val="000000"/>
                <w:cs/>
              </w:rPr>
              <w:t>“</w:t>
            </w:r>
            <w:r>
              <w:rPr>
                <w:color w:val="000000"/>
              </w:rPr>
              <w:t>All</w:t>
            </w:r>
            <w:r>
              <w:rPr>
                <w:rFonts w:cs="Angsana New"/>
                <w:color w:val="000000"/>
                <w:cs/>
              </w:rPr>
              <w:t>”</w:t>
            </w:r>
          </w:p>
          <w:p w:rsidR="00E246AD" w:rsidP="00E246AD" w:rsidRDefault="00E246AD" w14:paraId="122AAE73" w14:textId="77777777">
            <w:pPr>
              <w:pStyle w:val="ListParagraph"/>
              <w:numPr>
                <w:ilvl w:val="0"/>
                <w:numId w:val="458"/>
              </w:numPr>
            </w:pPr>
            <w:r>
              <w:rPr>
                <w:color w:val="000000"/>
              </w:rPr>
              <w:t>PO_</w:t>
            </w:r>
            <w:r>
              <w:t>IR</w:t>
            </w:r>
            <w:r>
              <w:rPr>
                <w:color w:val="000000"/>
              </w:rPr>
              <w:t>_VIEW</w:t>
            </w:r>
            <w:r>
              <w:rPr>
                <w:rFonts w:cs="Angsana New"/>
                <w:color w:val="000000"/>
                <w:cs/>
              </w:rPr>
              <w:t>.</w:t>
            </w:r>
            <w:r>
              <w:rPr>
                <w:color w:val="000000"/>
              </w:rPr>
              <w:t xml:space="preserve">PO_SUB_GROUP </w:t>
            </w:r>
            <w:r>
              <w:rPr>
                <w:rFonts w:cs="Angsana New"/>
                <w:color w:val="000000"/>
                <w:cs/>
              </w:rPr>
              <w:t>= “</w:t>
            </w:r>
            <w:r>
              <w:rPr>
                <w:color w:val="000000"/>
              </w:rPr>
              <w:t>Product Offering</w:t>
            </w:r>
            <w:r>
              <w:rPr>
                <w:rFonts w:cs="Angsana New"/>
                <w:color w:val="000000"/>
                <w:cs/>
              </w:rPr>
              <w:t>”</w:t>
            </w:r>
          </w:p>
          <w:p w:rsidR="00E246AD" w:rsidP="00E246AD" w:rsidRDefault="00E246AD" w14:paraId="0A733BE3" w14:textId="77777777">
            <w:pPr>
              <w:pStyle w:val="ListParagraph"/>
              <w:numPr>
                <w:ilvl w:val="0"/>
                <w:numId w:val="458"/>
              </w:numPr>
            </w:pPr>
            <w:r>
              <w:rPr>
                <w:color w:val="000000"/>
                <w:cs/>
              </w:rPr>
              <w:t xml:space="preserve">ถ้า </w:t>
            </w:r>
            <w:r>
              <w:rPr>
                <w:color w:val="000000"/>
              </w:rPr>
              <w:t xml:space="preserve">poRelationType </w:t>
            </w:r>
            <w:r>
              <w:rPr>
                <w:rFonts w:cs="Angsana New"/>
                <w:color w:val="000000"/>
                <w:cs/>
              </w:rPr>
              <w:t>= “</w:t>
            </w:r>
            <w:r>
              <w:rPr>
                <w:color w:val="000000"/>
              </w:rPr>
              <w:t>Auto Add After Expired</w:t>
            </w:r>
            <w:r>
              <w:rPr>
                <w:rFonts w:cs="Angsana New"/>
                <w:color w:val="000000"/>
                <w:cs/>
              </w:rPr>
              <w:t>”</w:t>
            </w:r>
          </w:p>
          <w:p w:rsidR="00E246AD" w:rsidP="00E246AD" w:rsidRDefault="00E246AD" w14:paraId="01CD193C" w14:textId="77777777">
            <w:pPr>
              <w:pStyle w:val="ListParagraph"/>
              <w:numPr>
                <w:ilvl w:val="1"/>
                <w:numId w:val="458"/>
              </w:numPr>
            </w:pPr>
            <w:r>
              <w:rPr>
                <w:color w:val="000000"/>
              </w:rPr>
              <w:t>PO_</w:t>
            </w:r>
            <w:r>
              <w:t>IR</w:t>
            </w:r>
            <w:r>
              <w:rPr>
                <w:color w:val="000000"/>
              </w:rPr>
              <w:t>_VIEW</w:t>
            </w:r>
            <w:r>
              <w:rPr>
                <w:color w:val="000000"/>
                <w:cs/>
              </w:rPr>
              <w:t>.</w:t>
            </w:r>
            <w:r>
              <w:rPr>
                <w:color w:val="000000"/>
              </w:rPr>
              <w:t xml:space="preserve">PRODUCT_CLASS </w:t>
            </w:r>
            <w:r>
              <w:rPr>
                <w:rFonts w:cs="Angsana New"/>
                <w:color w:val="000000"/>
                <w:cs/>
              </w:rPr>
              <w:t xml:space="preserve">= </w:t>
            </w:r>
            <w:r>
              <w:rPr>
                <w:color w:val="000000"/>
              </w:rPr>
              <w:t>productClass</w:t>
            </w:r>
          </w:p>
          <w:p w:rsidR="00E246AD" w:rsidP="00E246AD" w:rsidRDefault="00E246AD" w14:paraId="344DB4E4" w14:textId="77777777">
            <w:pPr>
              <w:pStyle w:val="ListParagraph"/>
              <w:numPr>
                <w:ilvl w:val="0"/>
                <w:numId w:val="458"/>
              </w:numPr>
            </w:pPr>
            <w:r>
              <w:rPr>
                <w:color w:val="000000"/>
                <w:cs/>
              </w:rPr>
              <w:t xml:space="preserve">ถ้า </w:t>
            </w:r>
            <w:r>
              <w:rPr>
                <w:color w:val="000000"/>
              </w:rPr>
              <w:t xml:space="preserve">poRelationType </w:t>
            </w:r>
            <w:r>
              <w:rPr>
                <w:rFonts w:cs="Angsana New"/>
                <w:color w:val="000000"/>
                <w:cs/>
              </w:rPr>
              <w:t>= “</w:t>
            </w:r>
            <w:r>
              <w:rPr>
                <w:color w:val="000000"/>
              </w:rPr>
              <w:t>Hard Bundle</w:t>
            </w:r>
            <w:r>
              <w:rPr>
                <w:rFonts w:cs="Angsana New"/>
                <w:color w:val="000000"/>
                <w:cs/>
              </w:rPr>
              <w:t xml:space="preserve">” </w:t>
            </w:r>
            <w:r>
              <w:rPr>
                <w:color w:val="000000"/>
                <w:cs/>
              </w:rPr>
              <w:t xml:space="preserve">หรือ </w:t>
            </w:r>
            <w:r>
              <w:rPr>
                <w:rFonts w:cs="Angsana New"/>
                <w:color w:val="000000"/>
                <w:cs/>
              </w:rPr>
              <w:t>“</w:t>
            </w:r>
            <w:r>
              <w:rPr>
                <w:color w:val="000000"/>
              </w:rPr>
              <w:t>Soft Bundle</w:t>
            </w:r>
            <w:r>
              <w:rPr>
                <w:rFonts w:cs="Angsana New"/>
                <w:color w:val="000000"/>
                <w:cs/>
              </w:rPr>
              <w:t>”</w:t>
            </w:r>
          </w:p>
          <w:p w:rsidR="00E246AD" w:rsidP="00E246AD" w:rsidRDefault="00E246AD" w14:paraId="24215B1C" w14:textId="77777777">
            <w:pPr>
              <w:pStyle w:val="ListParagraph"/>
              <w:numPr>
                <w:ilvl w:val="1"/>
                <w:numId w:val="458"/>
              </w:numPr>
            </w:pPr>
            <w:r>
              <w:rPr>
                <w:color w:val="000000"/>
              </w:rPr>
              <w:t>PO_</w:t>
            </w:r>
            <w:r>
              <w:t>IR</w:t>
            </w:r>
            <w:r>
              <w:rPr>
                <w:color w:val="000000"/>
              </w:rPr>
              <w:t>_VIEW</w:t>
            </w:r>
            <w:r>
              <w:rPr>
                <w:color w:val="000000"/>
                <w:cs/>
              </w:rPr>
              <w:t>.</w:t>
            </w:r>
            <w:r>
              <w:rPr>
                <w:color w:val="000000"/>
              </w:rPr>
              <w:t xml:space="preserve">PRODUCT_CLASS </w:t>
            </w:r>
            <w:r>
              <w:rPr>
                <w:rFonts w:cs="Angsana New"/>
                <w:color w:val="000000"/>
                <w:cs/>
              </w:rPr>
              <w:t>= “</w:t>
            </w:r>
            <w:r>
              <w:rPr>
                <w:color w:val="000000"/>
              </w:rPr>
              <w:t>On</w:t>
            </w:r>
            <w:r>
              <w:rPr>
                <w:rFonts w:cs="Angsana New"/>
                <w:color w:val="000000"/>
                <w:cs/>
              </w:rPr>
              <w:t>-</w:t>
            </w:r>
            <w:r>
              <w:rPr>
                <w:color w:val="000000"/>
              </w:rPr>
              <w:t>Top</w:t>
            </w:r>
            <w:r>
              <w:rPr>
                <w:rFonts w:cs="Angsana New"/>
                <w:color w:val="000000"/>
                <w:cs/>
              </w:rPr>
              <w:t xml:space="preserve">” </w:t>
            </w:r>
            <w:r>
              <w:rPr>
                <w:color w:val="000000"/>
                <w:cs/>
              </w:rPr>
              <w:t xml:space="preserve">หรือ </w:t>
            </w:r>
            <w:r>
              <w:rPr>
                <w:rFonts w:cs="Angsana New"/>
                <w:color w:val="000000"/>
                <w:cs/>
              </w:rPr>
              <w:t>“</w:t>
            </w:r>
            <w:r>
              <w:rPr>
                <w:color w:val="000000"/>
              </w:rPr>
              <w:t>On</w:t>
            </w:r>
            <w:r>
              <w:rPr>
                <w:rFonts w:cs="Angsana New"/>
                <w:color w:val="000000"/>
                <w:cs/>
              </w:rPr>
              <w:t>-</w:t>
            </w:r>
            <w:r>
              <w:rPr>
                <w:color w:val="000000"/>
              </w:rPr>
              <w:t>Top Extra</w:t>
            </w:r>
            <w:r>
              <w:rPr>
                <w:rFonts w:cs="Angsana New"/>
                <w:color w:val="000000"/>
                <w:cs/>
              </w:rPr>
              <w:t>”</w:t>
            </w:r>
          </w:p>
          <w:p w:rsidR="00E246AD" w:rsidP="00E246AD" w:rsidRDefault="00E246AD" w14:paraId="2EB10835" w14:textId="77777777">
            <w:pPr>
              <w:spacing w:after="0"/>
              <w:rPr>
                <w:color w:val="000000"/>
              </w:rPr>
            </w:pPr>
            <w:r>
              <w:rPr>
                <w:color w:val="000000"/>
              </w:rPr>
              <w:t>Format</w:t>
            </w:r>
          </w:p>
          <w:p w:rsidR="00E246AD" w:rsidP="00E246AD" w:rsidRDefault="00E246AD" w14:paraId="58949439" w14:textId="77777777">
            <w:pPr>
              <w:spacing w:after="0"/>
              <w:rPr>
                <w:color w:val="000000"/>
              </w:rPr>
            </w:pPr>
            <w:r>
              <w:rPr>
                <w:color w:val="000000"/>
              </w:rPr>
              <w:t xml:space="preserve">Display </w:t>
            </w:r>
            <w:r>
              <w:rPr>
                <w:rFonts w:cs="Angsana New"/>
                <w:color w:val="000000"/>
                <w:cs/>
              </w:rPr>
              <w:t>: (</w:t>
            </w:r>
            <w:r>
              <w:rPr>
                <w:color w:val="000000"/>
              </w:rPr>
              <w:t>SFF_PRODUCT_CODE</w:t>
            </w:r>
            <w:r>
              <w:rPr>
                <w:rFonts w:cs="Angsana New"/>
                <w:color w:val="000000"/>
                <w:cs/>
              </w:rPr>
              <w:t xml:space="preserve">) </w:t>
            </w:r>
            <w:r>
              <w:t>PRODUCT_NAME</w:t>
            </w:r>
            <w:r>
              <w:rPr>
                <w:rFonts w:cs="Angsana New"/>
                <w:color w:val="000000"/>
                <w:cs/>
              </w:rPr>
              <w:t xml:space="preserve"> </w:t>
            </w:r>
          </w:p>
          <w:p w:rsidR="00E246AD" w:rsidP="00E246AD" w:rsidRDefault="00E246AD" w14:paraId="570726AC" w14:textId="77777777">
            <w:pPr>
              <w:spacing w:after="0"/>
              <w:rPr>
                <w:color w:val="000000"/>
              </w:rPr>
            </w:pPr>
            <w:r>
              <w:rPr>
                <w:color w:val="000000"/>
                <w:cs/>
              </w:rPr>
              <w:t xml:space="preserve">              หรือ </w:t>
            </w:r>
            <w:r>
              <w:t>PO_NAME</w:t>
            </w:r>
          </w:p>
          <w:p w:rsidR="00E246AD" w:rsidP="00E246AD" w:rsidRDefault="00E246AD" w14:paraId="486377C4" w14:textId="77777777">
            <w:pPr>
              <w:spacing w:after="0"/>
              <w:rPr>
                <w:color w:val="000000"/>
                <w:cs/>
              </w:rPr>
            </w:pPr>
            <w:r>
              <w:rPr>
                <w:color w:val="000000"/>
              </w:rPr>
              <w:t xml:space="preserve">Value </w:t>
            </w:r>
            <w:r>
              <w:rPr>
                <w:rFonts w:cs="Angsana New"/>
                <w:color w:val="000000"/>
                <w:cs/>
              </w:rPr>
              <w:t xml:space="preserve">: </w:t>
            </w:r>
            <w:r>
              <w:rPr>
                <w:color w:val="000000"/>
              </w:rPr>
              <w:t>PLM_PO</w:t>
            </w:r>
            <w:r>
              <w:rPr>
                <w:rFonts w:cs="Angsana New"/>
                <w:color w:val="000000"/>
                <w:cs/>
              </w:rPr>
              <w:t>.</w:t>
            </w:r>
            <w:r>
              <w:rPr>
                <w:color w:val="000000"/>
              </w:rPr>
              <w:t>ROW_ID</w:t>
            </w:r>
          </w:p>
          <w:p w:rsidR="00E246AD" w:rsidP="00E246AD" w:rsidRDefault="00E246AD" w14:paraId="2AF66788" w14:textId="77777777">
            <w:pPr>
              <w:rPr>
                <w:color w:val="000000"/>
              </w:rPr>
            </w:pPr>
            <w:r>
              <w:rPr>
                <w:color w:val="000000"/>
                <w:cs/>
              </w:rPr>
              <w:t>ตัวอย่าง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287"/>
              <w:gridCol w:w="2281"/>
            </w:tblGrid>
            <w:tr w:rsidR="00E246AD" w14:paraId="39EEC5F4" w14:textId="77777777">
              <w:trPr>
                <w:tblHeader/>
              </w:trPr>
              <w:tc>
                <w:tcPr>
                  <w:tcW w:w="266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C2D69B" w:themeFill="accent3" w:themeFillTint="99"/>
                  <w:hideMark/>
                </w:tcPr>
                <w:p w:rsidR="00E246AD" w:rsidP="00E246AD" w:rsidRDefault="00E246AD" w14:paraId="49EE9144" w14:textId="77777777">
                  <w:pPr>
                    <w:pStyle w:val="HeaderTable"/>
                    <w:jc w:val="center"/>
                    <w:rPr>
                      <w:rtl/>
                      <w:cs/>
                    </w:rPr>
                  </w:pPr>
                  <w:r>
                    <w:t>Display</w:t>
                  </w:r>
                </w:p>
              </w:tc>
              <w:tc>
                <w:tcPr>
                  <w:tcW w:w="267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C2D69B" w:themeFill="accent3" w:themeFillTint="99"/>
                  <w:hideMark/>
                </w:tcPr>
                <w:p w:rsidR="00E246AD" w:rsidP="00E246AD" w:rsidRDefault="00E246AD" w14:paraId="6047B4C5" w14:textId="77777777">
                  <w:pPr>
                    <w:pStyle w:val="HeaderTable"/>
                    <w:jc w:val="center"/>
                  </w:pPr>
                  <w:r>
                    <w:t>Value</w:t>
                  </w:r>
                </w:p>
              </w:tc>
            </w:tr>
            <w:tr w:rsidR="00E246AD" w14:paraId="5F5AF386" w14:textId="77777777">
              <w:tc>
                <w:tcPr>
                  <w:tcW w:w="266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hideMark/>
                </w:tcPr>
                <w:p w:rsidR="00E246AD" w:rsidP="00E246AD" w:rsidRDefault="00E246AD" w14:paraId="182CFA0F" w14:textId="77777777">
                  <w:pPr>
                    <w:rPr>
                      <w:color w:val="000000"/>
                    </w:rPr>
                  </w:pPr>
                  <w:r>
                    <w:rPr>
                      <w:rFonts w:cs="Angsana New"/>
                      <w:color w:val="000000"/>
                      <w:cs/>
                    </w:rPr>
                    <w:t>(</w:t>
                  </w:r>
                  <w:r>
                    <w:rPr>
                      <w:color w:val="000000"/>
                    </w:rPr>
                    <w:t>P000001</w:t>
                  </w:r>
                  <w:r>
                    <w:rPr>
                      <w:rFonts w:cs="Angsana New"/>
                      <w:color w:val="000000"/>
                      <w:cs/>
                    </w:rPr>
                    <w:t xml:space="preserve">) </w:t>
                  </w:r>
                  <w:r>
                    <w:rPr>
                      <w:color w:val="000000"/>
                    </w:rPr>
                    <w:t xml:space="preserve">PO1 </w:t>
                  </w:r>
                </w:p>
              </w:tc>
              <w:tc>
                <w:tcPr>
                  <w:tcW w:w="267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hideMark/>
                </w:tcPr>
                <w:p w:rsidR="00E246AD" w:rsidP="00E246AD" w:rsidRDefault="00E246AD" w14:paraId="1081D1D1" w14:textId="77777777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10000001</w:t>
                  </w:r>
                </w:p>
              </w:tc>
            </w:tr>
            <w:tr w:rsidR="00E246AD" w14:paraId="10B222A8" w14:textId="77777777">
              <w:tc>
                <w:tcPr>
                  <w:tcW w:w="266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hideMark/>
                </w:tcPr>
                <w:p w:rsidR="00E246AD" w:rsidP="00E246AD" w:rsidRDefault="00E246AD" w14:paraId="3F3D4926" w14:textId="77777777">
                  <w:pPr>
                    <w:rPr>
                      <w:color w:val="000000"/>
                    </w:rPr>
                  </w:pPr>
                  <w:r>
                    <w:rPr>
                      <w:rFonts w:cs="Angsana New"/>
                      <w:color w:val="000000"/>
                      <w:cs/>
                    </w:rPr>
                    <w:t>(</w:t>
                  </w:r>
                  <w:r>
                    <w:rPr>
                      <w:color w:val="000000"/>
                    </w:rPr>
                    <w:t>P000002</w:t>
                  </w:r>
                  <w:r>
                    <w:rPr>
                      <w:rFonts w:cs="Angsana New"/>
                      <w:color w:val="000000"/>
                      <w:cs/>
                    </w:rPr>
                    <w:t xml:space="preserve">) </w:t>
                  </w:r>
                  <w:r>
                    <w:rPr>
                      <w:color w:val="000000"/>
                    </w:rPr>
                    <w:t xml:space="preserve">PO2 </w:t>
                  </w:r>
                </w:p>
              </w:tc>
              <w:tc>
                <w:tcPr>
                  <w:tcW w:w="267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hideMark/>
                </w:tcPr>
                <w:p w:rsidR="00E246AD" w:rsidP="00E246AD" w:rsidRDefault="00E246AD" w14:paraId="2D2C1F1B" w14:textId="77777777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10000002</w:t>
                  </w:r>
                </w:p>
              </w:tc>
            </w:tr>
            <w:tr w:rsidR="00E246AD" w14:paraId="1A62A6A0" w14:textId="77777777">
              <w:tc>
                <w:tcPr>
                  <w:tcW w:w="266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hideMark/>
                </w:tcPr>
                <w:p w:rsidR="00E246AD" w:rsidP="00E246AD" w:rsidRDefault="00E246AD" w14:paraId="1CE84453" w14:textId="77777777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PO3</w:t>
                  </w:r>
                </w:p>
              </w:tc>
              <w:tc>
                <w:tcPr>
                  <w:tcW w:w="267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hideMark/>
                </w:tcPr>
                <w:p w:rsidR="00E246AD" w:rsidP="00E246AD" w:rsidRDefault="00E246AD" w14:paraId="1591EDF6" w14:textId="77777777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10000003</w:t>
                  </w:r>
                </w:p>
              </w:tc>
            </w:tr>
            <w:tr w:rsidR="00E246AD" w14:paraId="7E01D419" w14:textId="77777777">
              <w:tc>
                <w:tcPr>
                  <w:tcW w:w="266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hideMark/>
                </w:tcPr>
                <w:p w:rsidR="00E246AD" w:rsidP="00E246AD" w:rsidRDefault="00E246AD" w14:paraId="559EFAB3" w14:textId="77777777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PO4</w:t>
                  </w:r>
                </w:p>
              </w:tc>
              <w:tc>
                <w:tcPr>
                  <w:tcW w:w="267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hideMark/>
                </w:tcPr>
                <w:p w:rsidR="00E246AD" w:rsidP="00E246AD" w:rsidRDefault="00E246AD" w14:paraId="4F04962B" w14:textId="77777777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10000004</w:t>
                  </w:r>
                </w:p>
              </w:tc>
            </w:tr>
          </w:tbl>
          <w:p w:rsidR="00E246AD" w:rsidP="00E246AD" w:rsidRDefault="00E246AD" w14:paraId="2732B32D" w14:textId="77777777"/>
        </w:tc>
      </w:tr>
      <w:tr w:rsidR="00E246AD" w:rsidTr="00382666" w14:paraId="5ECFB86E" w14:textId="77777777">
        <w:trPr>
          <w:trHeight w:val="111"/>
        </w:trPr>
        <w:tc>
          <w:tcPr>
            <w:tcW w:w="5000" w:type="pct"/>
            <w:gridSpan w:val="4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C2D69B" w:themeFill="accent3" w:themeFillTint="99"/>
            <w:hideMark/>
          </w:tcPr>
          <w:p w:rsidR="00E246AD" w:rsidP="00E246AD" w:rsidRDefault="00E246AD" w14:paraId="1A30D7B3" w14:textId="77777777">
            <w:pPr>
              <w:pStyle w:val="HeaderTable"/>
              <w:spacing w:line="276" w:lineRule="auto"/>
              <w:rPr>
                <w:rtl/>
                <w:cs/>
              </w:rPr>
            </w:pPr>
            <w:r>
              <w:t>End PO Relation IR Section</w:t>
            </w:r>
          </w:p>
        </w:tc>
      </w:tr>
      <w:tr w:rsidR="00E246AD" w:rsidTr="00E246AD" w14:paraId="57C52A9B" w14:textId="77777777">
        <w:trPr>
          <w:trHeight w:val="162"/>
        </w:trPr>
        <w:tc>
          <w:tcPr>
            <w:tcW w:w="1420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E246AD" w:rsidP="00E246AD" w:rsidRDefault="00E246AD" w14:paraId="61E33BF6" w14:textId="77777777">
            <w:r>
              <w:rPr>
                <w:cs/>
              </w:rPr>
              <w:t xml:space="preserve">ปุ่ม </w:t>
            </w:r>
            <w:r>
              <w:t>Add</w:t>
            </w:r>
          </w:p>
        </w:tc>
        <w:tc>
          <w:tcPr>
            <w:tcW w:w="884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E246AD" w:rsidP="00E246AD" w:rsidRDefault="00E246AD" w14:paraId="65802AB3" w14:textId="77777777">
            <w:r>
              <w:t>Button</w:t>
            </w:r>
          </w:p>
        </w:tc>
        <w:tc>
          <w:tcPr>
            <w:tcW w:w="2696" w:type="pct"/>
            <w:gridSpan w:val="2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E246AD" w:rsidP="00E246AD" w:rsidRDefault="00E246AD" w14:paraId="00F3092C" w14:textId="77777777">
            <w:pPr>
              <w:pStyle w:val="HeaderTable"/>
              <w:spacing w:line="276" w:lineRule="auto"/>
              <w:rPr>
                <w:b w:val="0"/>
                <w:bCs/>
                <w:lang w:bidi="th-TH"/>
              </w:rPr>
            </w:pPr>
            <w:r>
              <w:rPr>
                <w:b w:val="0"/>
                <w:bCs/>
                <w:lang w:bidi="th-TH"/>
              </w:rPr>
              <w:t xml:space="preserve">Visible </w:t>
            </w:r>
            <w:r>
              <w:rPr>
                <w:rFonts w:cs="Angsana New"/>
                <w:cs/>
                <w:lang w:bidi="th-TH"/>
              </w:rPr>
              <w:t>เมื่อมี</w:t>
            </w:r>
            <w:r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>
              <w:rPr>
                <w:b w:val="0"/>
                <w:bCs/>
                <w:lang w:bidi="th-TH"/>
              </w:rPr>
              <w:t xml:space="preserve">Event </w:t>
            </w:r>
            <w:r>
              <w:rPr>
                <w:rFonts w:cs="Angsana New"/>
                <w:cs/>
                <w:lang w:bidi="th-TH"/>
              </w:rPr>
              <w:t>มาจาก</w:t>
            </w:r>
            <w:r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>
              <w:rPr>
                <w:b w:val="0"/>
                <w:bCs/>
                <w:lang w:bidi="th-TH"/>
              </w:rPr>
              <w:t xml:space="preserve">PO Relation Table Section </w:t>
            </w:r>
            <w:r>
              <w:rPr>
                <w:rFonts w:cs="Angsana New"/>
                <w:cs/>
                <w:lang w:bidi="th-TH"/>
              </w:rPr>
              <w:t>เป็น</w:t>
            </w:r>
            <w:r>
              <w:rPr>
                <w:rFonts w:cs="Angsana New"/>
                <w:b w:val="0"/>
                <w:bCs/>
                <w:cs/>
                <w:lang w:bidi="th-TH"/>
              </w:rPr>
              <w:t xml:space="preserve"> “</w:t>
            </w:r>
            <w:r>
              <w:rPr>
                <w:b w:val="0"/>
                <w:bCs/>
                <w:lang w:bidi="th-TH"/>
              </w:rPr>
              <w:t>Add</w:t>
            </w:r>
            <w:r>
              <w:rPr>
                <w:rFonts w:cs="Angsana New"/>
                <w:b w:val="0"/>
                <w:bCs/>
                <w:cs/>
                <w:lang w:bidi="th-TH"/>
              </w:rPr>
              <w:t>”</w:t>
            </w:r>
          </w:p>
          <w:p w:rsidR="00E246AD" w:rsidP="00E246AD" w:rsidRDefault="00E246AD" w14:paraId="06B37EEE" w14:textId="77777777">
            <w:r>
              <w:rPr>
                <w:cs/>
              </w:rPr>
              <w:t>เมื่อกดปุ่ม</w:t>
            </w:r>
          </w:p>
          <w:p w:rsidR="00E246AD" w:rsidP="00E246AD" w:rsidRDefault="00E246AD" w14:paraId="2F192ECE" w14:textId="77777777">
            <w:pPr>
              <w:pStyle w:val="ListParagraph"/>
              <w:numPr>
                <w:ilvl w:val="0"/>
                <w:numId w:val="459"/>
              </w:numPr>
              <w:spacing w:after="160" w:line="256" w:lineRule="auto"/>
            </w:pPr>
            <w:r>
              <w:rPr>
                <w:rFonts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Validate </w:t>
            </w:r>
            <w:r>
              <w:rPr>
                <w:rFonts w:cs="Angsana New"/>
                <w:cs/>
              </w:rPr>
              <w:t>ข้อมูลในหน้าจอ</w:t>
            </w:r>
          </w:p>
          <w:p w:rsidR="00E246AD" w:rsidP="00E246AD" w:rsidRDefault="00E246AD" w14:paraId="7425589B" w14:textId="77777777">
            <w:pPr>
              <w:pStyle w:val="ListParagraph"/>
              <w:numPr>
                <w:ilvl w:val="0"/>
                <w:numId w:val="459"/>
              </w:numPr>
              <w:spacing w:after="160" w:line="256" w:lineRule="auto"/>
            </w:pPr>
            <w:r>
              <w:rPr>
                <w:cs/>
              </w:rPr>
              <w:t xml:space="preserve">ให้ทำการเคลียร์ค่าใน </w:t>
            </w:r>
            <w:r>
              <w:t>PO RelationDetail Section</w:t>
            </w:r>
            <w:r>
              <w:rPr>
                <w:cs/>
              </w:rPr>
              <w:t xml:space="preserve"> และ</w:t>
            </w:r>
            <w:r>
              <w:t xml:space="preserve"> Invisible</w:t>
            </w:r>
            <w:r>
              <w:rPr>
                <w:rFonts w:cs="Angsana New"/>
                <w:cs/>
              </w:rPr>
              <w:t xml:space="preserve"> </w:t>
            </w:r>
            <w:r>
              <w:t>PO Relation Detail Section</w:t>
            </w:r>
          </w:p>
        </w:tc>
      </w:tr>
      <w:tr w:rsidR="00E246AD" w:rsidTr="00E246AD" w14:paraId="32CB3BB7" w14:textId="77777777">
        <w:trPr>
          <w:trHeight w:val="162"/>
        </w:trPr>
        <w:tc>
          <w:tcPr>
            <w:tcW w:w="1420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E246AD" w:rsidP="00E246AD" w:rsidRDefault="00E246AD" w14:paraId="42005AF1" w14:textId="77777777">
            <w:r>
              <w:rPr>
                <w:cs/>
              </w:rPr>
              <w:t xml:space="preserve">ปุ่ม </w:t>
            </w:r>
            <w:r>
              <w:t>Update</w:t>
            </w:r>
          </w:p>
        </w:tc>
        <w:tc>
          <w:tcPr>
            <w:tcW w:w="884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E246AD" w:rsidP="00E246AD" w:rsidRDefault="00E246AD" w14:paraId="22ADB934" w14:textId="77777777">
            <w:r>
              <w:t>Button</w:t>
            </w:r>
          </w:p>
        </w:tc>
        <w:tc>
          <w:tcPr>
            <w:tcW w:w="2696" w:type="pct"/>
            <w:gridSpan w:val="2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E246AD" w:rsidP="00E246AD" w:rsidRDefault="00E246AD" w14:paraId="7DA6B7B5" w14:textId="77777777">
            <w:pPr>
              <w:pStyle w:val="HeaderTable"/>
              <w:spacing w:line="276" w:lineRule="auto"/>
              <w:rPr>
                <w:b w:val="0"/>
                <w:bCs/>
                <w:lang w:bidi="th-TH"/>
              </w:rPr>
            </w:pPr>
            <w:r>
              <w:rPr>
                <w:b w:val="0"/>
                <w:bCs/>
                <w:lang w:bidi="th-TH"/>
              </w:rPr>
              <w:t xml:space="preserve">Visible </w:t>
            </w:r>
            <w:r>
              <w:rPr>
                <w:rFonts w:cs="Angsana New"/>
                <w:cs/>
                <w:lang w:bidi="th-TH"/>
              </w:rPr>
              <w:t>เมื่อมี</w:t>
            </w:r>
            <w:r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>
              <w:rPr>
                <w:b w:val="0"/>
                <w:bCs/>
                <w:lang w:bidi="th-TH"/>
              </w:rPr>
              <w:t xml:space="preserve">Event </w:t>
            </w:r>
            <w:r>
              <w:rPr>
                <w:rFonts w:cs="Angsana New"/>
                <w:cs/>
                <w:lang w:bidi="th-TH"/>
              </w:rPr>
              <w:t>มาจาก</w:t>
            </w:r>
            <w:r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>
              <w:rPr>
                <w:b w:val="0"/>
                <w:bCs/>
                <w:lang w:bidi="th-TH"/>
              </w:rPr>
              <w:t xml:space="preserve">PO Relation Table Section </w:t>
            </w:r>
            <w:r>
              <w:rPr>
                <w:rFonts w:cs="Angsana New"/>
                <w:cs/>
                <w:lang w:bidi="th-TH"/>
              </w:rPr>
              <w:t>เป็น</w:t>
            </w:r>
            <w:r>
              <w:rPr>
                <w:rFonts w:cs="Angsana New"/>
                <w:b w:val="0"/>
                <w:bCs/>
                <w:cs/>
                <w:lang w:bidi="th-TH"/>
              </w:rPr>
              <w:t xml:space="preserve"> “</w:t>
            </w:r>
            <w:r>
              <w:rPr>
                <w:b w:val="0"/>
                <w:bCs/>
                <w:lang w:bidi="th-TH"/>
              </w:rPr>
              <w:t>Edit</w:t>
            </w:r>
            <w:r>
              <w:rPr>
                <w:rFonts w:cs="Angsana New"/>
                <w:b w:val="0"/>
                <w:bCs/>
                <w:cs/>
                <w:lang w:bidi="th-TH"/>
              </w:rPr>
              <w:t>”</w:t>
            </w:r>
          </w:p>
          <w:p w:rsidR="00E246AD" w:rsidP="00E246AD" w:rsidRDefault="00E246AD" w14:paraId="7FE2A751" w14:textId="77777777">
            <w:r>
              <w:rPr>
                <w:cs/>
              </w:rPr>
              <w:t>เมื่อกดปุ่ม</w:t>
            </w:r>
          </w:p>
          <w:p w:rsidR="00E246AD" w:rsidP="00E246AD" w:rsidRDefault="00E246AD" w14:paraId="3539C557" w14:textId="77777777">
            <w:pPr>
              <w:pStyle w:val="ListParagraph"/>
              <w:numPr>
                <w:ilvl w:val="0"/>
                <w:numId w:val="459"/>
              </w:numPr>
              <w:spacing w:after="160" w:line="256" w:lineRule="auto"/>
            </w:pPr>
            <w:r>
              <w:rPr>
                <w:rFonts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Validate </w:t>
            </w:r>
            <w:r>
              <w:rPr>
                <w:rFonts w:cs="Angsana New"/>
                <w:cs/>
              </w:rPr>
              <w:t>ข้อมูลในหน้าจอ</w:t>
            </w:r>
          </w:p>
          <w:p w:rsidR="00E246AD" w:rsidP="00E246AD" w:rsidRDefault="00E246AD" w14:paraId="04545847" w14:textId="77777777">
            <w:pPr>
              <w:pStyle w:val="ListParagraph"/>
              <w:numPr>
                <w:ilvl w:val="0"/>
                <w:numId w:val="459"/>
              </w:numPr>
              <w:spacing w:after="160" w:line="256" w:lineRule="auto"/>
            </w:pPr>
            <w:r>
              <w:rPr>
                <w:cs/>
              </w:rPr>
              <w:t xml:space="preserve">ให้ทำการเคลียร์ค่าใน </w:t>
            </w:r>
            <w:r>
              <w:t>PO Relation Detail Section</w:t>
            </w:r>
            <w:r>
              <w:rPr>
                <w:cs/>
              </w:rPr>
              <w:t xml:space="preserve"> และ</w:t>
            </w:r>
            <w:r>
              <w:t xml:space="preserve"> Invisible</w:t>
            </w:r>
            <w:r>
              <w:rPr>
                <w:rFonts w:cs="Angsana New"/>
                <w:cs/>
              </w:rPr>
              <w:t xml:space="preserve"> </w:t>
            </w:r>
            <w:r>
              <w:t>PO Relation Detail Section</w:t>
            </w:r>
          </w:p>
        </w:tc>
      </w:tr>
      <w:tr w:rsidR="00E246AD" w:rsidTr="00E246AD" w14:paraId="265935B9" w14:textId="77777777">
        <w:trPr>
          <w:trHeight w:val="162"/>
        </w:trPr>
        <w:tc>
          <w:tcPr>
            <w:tcW w:w="1420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E246AD" w:rsidP="00E246AD" w:rsidRDefault="00E246AD" w14:paraId="39BE9D7E" w14:textId="77777777">
            <w:r>
              <w:rPr>
                <w:cs/>
              </w:rPr>
              <w:t xml:space="preserve">ปุ่ม </w:t>
            </w:r>
            <w:r>
              <w:t>Cancel</w:t>
            </w:r>
          </w:p>
        </w:tc>
        <w:tc>
          <w:tcPr>
            <w:tcW w:w="884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E246AD" w:rsidP="00E246AD" w:rsidRDefault="00E246AD" w14:paraId="60ACC596" w14:textId="77777777">
            <w:r>
              <w:t>Button</w:t>
            </w:r>
          </w:p>
        </w:tc>
        <w:tc>
          <w:tcPr>
            <w:tcW w:w="2696" w:type="pct"/>
            <w:gridSpan w:val="2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E246AD" w:rsidP="00E246AD" w:rsidRDefault="00E246AD" w14:paraId="5F24EB06" w14:textId="77777777">
            <w:r>
              <w:rPr>
                <w:cs/>
              </w:rPr>
              <w:t xml:space="preserve">เมื่อกดปุ่มให้ทำการเคลียร์ค่าใน </w:t>
            </w:r>
            <w:r>
              <w:t>PO Relation Detail Section</w:t>
            </w:r>
            <w:r>
              <w:rPr>
                <w:cs/>
              </w:rPr>
              <w:t xml:space="preserve"> และ</w:t>
            </w:r>
            <w:r>
              <w:t xml:space="preserve"> Invisible</w:t>
            </w:r>
            <w:r>
              <w:rPr>
                <w:rFonts w:cs="Angsana New"/>
                <w:cs/>
              </w:rPr>
              <w:t xml:space="preserve"> </w:t>
            </w:r>
            <w:r>
              <w:t>PO Relation Detail Section</w:t>
            </w:r>
          </w:p>
        </w:tc>
      </w:tr>
      <w:tr w:rsidR="00E246AD" w:rsidTr="00382666" w14:paraId="00C6EDAD" w14:textId="77777777">
        <w:trPr>
          <w:trHeight w:val="111"/>
        </w:trPr>
        <w:tc>
          <w:tcPr>
            <w:tcW w:w="5000" w:type="pct"/>
            <w:gridSpan w:val="4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C2D69B" w:themeFill="accent3" w:themeFillTint="99"/>
            <w:hideMark/>
          </w:tcPr>
          <w:p w:rsidR="00E246AD" w:rsidP="00E246AD" w:rsidRDefault="00E246AD" w14:paraId="476ECD4D" w14:textId="77777777">
            <w:pPr>
              <w:pStyle w:val="HeaderTable"/>
              <w:spacing w:line="276" w:lineRule="auto"/>
            </w:pPr>
            <w:r>
              <w:t>PO Relation Mobile Detail Section</w:t>
            </w:r>
          </w:p>
        </w:tc>
      </w:tr>
    </w:tbl>
    <w:p w:rsidR="00382666" w:rsidP="00382666" w:rsidRDefault="00382666" w14:paraId="6A98AC22" w14:textId="77777777">
      <w:pPr>
        <w:pStyle w:val="Heading3"/>
        <w:numPr>
          <w:ilvl w:val="0"/>
          <w:numId w:val="454"/>
        </w:numPr>
        <w:ind w:left="720"/>
        <w:rPr>
          <w:rFonts w:ascii="CordiaUPC" w:hAnsi="CordiaUPC" w:cs="CordiaUPC"/>
          <w:sz w:val="32"/>
          <w:szCs w:val="32"/>
        </w:rPr>
      </w:pPr>
      <w:r>
        <w:rPr>
          <w:rFonts w:ascii="CordiaUPC" w:hAnsi="CordiaUPC" w:cs="CordiaUPC"/>
          <w:sz w:val="32"/>
          <w:szCs w:val="32"/>
        </w:rPr>
        <w:t>Script Validation</w:t>
      </w:r>
    </w:p>
    <w:tbl>
      <w:tblPr>
        <w:tblW w:w="4900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375"/>
        <w:gridCol w:w="2877"/>
        <w:gridCol w:w="3425"/>
        <w:gridCol w:w="1159"/>
      </w:tblGrid>
      <w:tr w:rsidR="00382666" w:rsidTr="00382666" w14:paraId="4D1D3E1D" w14:textId="77777777">
        <w:trPr>
          <w:cantSplit/>
          <w:tblHeader/>
        </w:trPr>
        <w:tc>
          <w:tcPr>
            <w:tcW w:w="778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EECE1"/>
            <w:vAlign w:val="center"/>
            <w:hideMark/>
          </w:tcPr>
          <w:p w:rsidR="00382666" w:rsidRDefault="00382666" w14:paraId="7E108D95" w14:textId="77777777">
            <w:pPr>
              <w:rPr>
                <w:rFonts w:cs="CordiaUPC"/>
                <w:b/>
                <w:bCs/>
              </w:rPr>
            </w:pPr>
            <w:r>
              <w:rPr>
                <w:rFonts w:cs="CordiaUPC"/>
                <w:b/>
                <w:bCs/>
              </w:rPr>
              <w:t>Error Code</w:t>
            </w:r>
          </w:p>
        </w:tc>
        <w:tc>
          <w:tcPr>
            <w:tcW w:w="1628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EECE1"/>
            <w:hideMark/>
          </w:tcPr>
          <w:p w:rsidR="00382666" w:rsidRDefault="00382666" w14:paraId="5C1494BF" w14:textId="77777777">
            <w:pPr>
              <w:rPr>
                <w:rFonts w:cs="CordiaUPC"/>
                <w:b/>
                <w:bCs/>
              </w:rPr>
            </w:pPr>
            <w:r>
              <w:rPr>
                <w:rFonts w:cs="CordiaUPC"/>
                <w:b/>
                <w:bCs/>
              </w:rPr>
              <w:t xml:space="preserve">Error Message </w:t>
            </w:r>
          </w:p>
        </w:tc>
        <w:tc>
          <w:tcPr>
            <w:tcW w:w="1938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EECE1"/>
            <w:vAlign w:val="center"/>
            <w:hideMark/>
          </w:tcPr>
          <w:p w:rsidR="00382666" w:rsidRDefault="00382666" w14:paraId="1C9B5AE6" w14:textId="77777777">
            <w:pPr>
              <w:rPr>
                <w:rFonts w:cs="CordiaUPC"/>
                <w:b/>
                <w:bCs/>
              </w:rPr>
            </w:pPr>
            <w:r>
              <w:rPr>
                <w:rFonts w:cs="CordiaUPC"/>
                <w:b/>
                <w:bCs/>
              </w:rPr>
              <w:t>Logic</w:t>
            </w:r>
          </w:p>
        </w:tc>
        <w:tc>
          <w:tcPr>
            <w:tcW w:w="656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EECE1"/>
            <w:hideMark/>
          </w:tcPr>
          <w:p w:rsidR="00382666" w:rsidRDefault="00382666" w14:paraId="0EFAF888" w14:textId="77777777">
            <w:pPr>
              <w:rPr>
                <w:rFonts w:cs="CordiaUPC"/>
                <w:b/>
                <w:bCs/>
              </w:rPr>
            </w:pPr>
            <w:r>
              <w:rPr>
                <w:rFonts w:cs="CordiaUPC"/>
                <w:b/>
                <w:bCs/>
              </w:rPr>
              <w:t>Submit Call</w:t>
            </w:r>
          </w:p>
        </w:tc>
      </w:tr>
      <w:tr w:rsidR="00382666" w:rsidTr="00382666" w14:paraId="0C17009B" w14:textId="77777777">
        <w:tc>
          <w:tcPr>
            <w:tcW w:w="778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382666" w:rsidRDefault="00382666" w14:paraId="75E4CE07" w14:textId="77777777">
            <w:pPr>
              <w:pStyle w:val="BodyTextTable"/>
              <w:spacing w:line="276" w:lineRule="auto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28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382666" w:rsidRDefault="00382666" w14:paraId="65C0C72B" w14:textId="77777777">
            <w:r>
              <w:t>Deduct Type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938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382666" w:rsidRDefault="00382666" w14:paraId="2FA5BABA" w14:textId="77777777">
            <w:r>
              <w:t xml:space="preserve">deductType </w:t>
            </w:r>
            <w:r>
              <w:rPr>
                <w:rFonts w:cs="Angsana New"/>
                <w:cs/>
              </w:rPr>
              <w:t xml:space="preserve">จะต้องเป็น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656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382666" w:rsidRDefault="00382666" w14:paraId="03F93FF3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382666" w:rsidTr="00382666" w14:paraId="6696DDDE" w14:textId="77777777">
        <w:tc>
          <w:tcPr>
            <w:tcW w:w="778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382666" w:rsidRDefault="00382666" w14:paraId="697EFE0B" w14:textId="77777777">
            <w:pPr>
              <w:pStyle w:val="BodyTextTable"/>
              <w:spacing w:line="276" w:lineRule="auto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28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382666" w:rsidRDefault="00382666" w14:paraId="47E4CDA1" w14:textId="77777777">
            <w:pPr>
              <w:rPr>
                <w:rFonts w:cs="CordiaUPC"/>
              </w:rPr>
            </w:pPr>
            <w:r>
              <w:t>Effective Start Date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938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382666" w:rsidRDefault="00382666" w14:paraId="2FB166F7" w14:textId="77777777">
            <w:pPr>
              <w:rPr>
                <w:rFonts w:cs="CordiaUPC"/>
              </w:rPr>
            </w:pPr>
            <w:r>
              <w:t>effectiveStartDate</w:t>
            </w:r>
            <w:r>
              <w:rPr>
                <w:rFonts w:cs="Angsana New"/>
                <w:cs/>
              </w:rPr>
              <w:t xml:space="preserve"> จะต้องเป็น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656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:rsidR="00382666" w:rsidRDefault="00382666" w14:paraId="43C7E487" w14:textId="77777777">
            <w:pPr>
              <w:rPr>
                <w:rFonts w:cs="CordiaUPC"/>
                <w:szCs w:val="36"/>
              </w:rPr>
            </w:pPr>
          </w:p>
        </w:tc>
      </w:tr>
      <w:tr w:rsidR="00382666" w:rsidTr="00382666" w14:paraId="014B39A2" w14:textId="77777777">
        <w:tc>
          <w:tcPr>
            <w:tcW w:w="778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382666" w:rsidRDefault="00382666" w14:paraId="36470F9D" w14:textId="77777777">
            <w:pPr>
              <w:pStyle w:val="BodyTextTable"/>
              <w:spacing w:line="276" w:lineRule="auto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hAnsi="CordiaUPC" w:cs="CordiaUPC"/>
                <w:sz w:val="28"/>
                <w:szCs w:val="28"/>
              </w:rPr>
              <w:t>00026</w:t>
            </w:r>
          </w:p>
        </w:tc>
        <w:tc>
          <w:tcPr>
            <w:tcW w:w="1628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382666" w:rsidRDefault="00382666" w14:paraId="5F2EBA3F" w14:textId="77777777">
            <w:r>
              <w:rPr>
                <w:rFonts w:cs="CordiaUPC"/>
              </w:rPr>
              <w:t>Effective Start Date</w:t>
            </w:r>
            <w:r>
              <w:rPr>
                <w:rFonts w:cs="Angsana New"/>
                <w:cs/>
              </w:rPr>
              <w:t xml:space="preserve"> </w:t>
            </w:r>
            <w:r>
              <w:t xml:space="preserve">must be earlier than or equal to </w:t>
            </w:r>
            <w:r>
              <w:rPr>
                <w:rFonts w:cs="CordiaUPC"/>
              </w:rPr>
              <w:t>Effective End Date</w:t>
            </w:r>
          </w:p>
        </w:tc>
        <w:tc>
          <w:tcPr>
            <w:tcW w:w="1938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382666" w:rsidRDefault="00382666" w14:paraId="1EABF647" w14:textId="77777777">
            <w:r>
              <w:t>effectiveStartDate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cs/>
              </w:rPr>
              <w:t xml:space="preserve">จะต้องเป็นวันที่ที่มาก่อนหรือเท่ากับ </w:t>
            </w:r>
            <w:r>
              <w:t>effectiveEndDate</w:t>
            </w:r>
          </w:p>
        </w:tc>
        <w:tc>
          <w:tcPr>
            <w:tcW w:w="656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:rsidR="00382666" w:rsidRDefault="00382666" w14:paraId="4613D124" w14:textId="77777777">
            <w:pPr>
              <w:rPr>
                <w:rFonts w:cs="CordiaUPC"/>
                <w:szCs w:val="36"/>
              </w:rPr>
            </w:pPr>
          </w:p>
        </w:tc>
      </w:tr>
      <w:tr w:rsidR="00382666" w:rsidTr="00382666" w14:paraId="721D4EB6" w14:textId="77777777">
        <w:tc>
          <w:tcPr>
            <w:tcW w:w="778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382666" w:rsidRDefault="00382666" w14:paraId="3DEEB060" w14:textId="77777777">
            <w:pPr>
              <w:pStyle w:val="BodyTextTable"/>
              <w:spacing w:line="276" w:lineRule="auto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28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382666" w:rsidRDefault="00382666" w14:paraId="08F13962" w14:textId="77777777">
            <w:r>
              <w:t>PO Relation Type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938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382666" w:rsidRDefault="00382666" w14:paraId="29330FC3" w14:textId="77777777">
            <w:pPr>
              <w:rPr>
                <w:rFonts w:cs="CordiaUPC"/>
                <w:szCs w:val="36"/>
              </w:rPr>
            </w:pPr>
            <w:r>
              <w:t xml:space="preserve">poRelationType </w:t>
            </w:r>
            <w:r>
              <w:rPr>
                <w:rFonts w:cs="Angsana New"/>
                <w:cs/>
              </w:rPr>
              <w:t xml:space="preserve">จะต้องเป็น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656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:rsidR="00382666" w:rsidRDefault="00382666" w14:paraId="26F0774B" w14:textId="77777777">
            <w:pPr>
              <w:rPr>
                <w:rFonts w:cs="CordiaUPC"/>
                <w:szCs w:val="36"/>
              </w:rPr>
            </w:pPr>
          </w:p>
        </w:tc>
      </w:tr>
      <w:tr w:rsidR="00382666" w:rsidTr="00382666" w14:paraId="350FA8C9" w14:textId="77777777">
        <w:tc>
          <w:tcPr>
            <w:tcW w:w="778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382666" w:rsidRDefault="00382666" w14:paraId="69618D7B" w14:textId="77777777">
            <w:pPr>
              <w:pStyle w:val="BodyTextTable"/>
              <w:spacing w:line="276" w:lineRule="auto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28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382666" w:rsidRDefault="00382666" w14:paraId="5E7DA124" w14:textId="77777777">
            <w:r>
              <w:t>PO Relation or</w:t>
            </w:r>
            <w:r>
              <w:rPr>
                <w:cs/>
              </w:rPr>
              <w:t xml:space="preserve"> </w:t>
            </w:r>
            <w:r>
              <w:t>Remark</w:t>
            </w:r>
            <w:r>
              <w:rPr>
                <w:rFonts w:cs="Angsana New"/>
                <w:cs/>
              </w:rPr>
              <w:t xml:space="preserve"> </w:t>
            </w:r>
            <w:r>
              <w:t>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938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382666" w:rsidRDefault="00382666" w14:paraId="149BCCC7" w14:textId="77777777">
            <w:pPr>
              <w:rPr>
                <w:rFonts w:cs="CordiaUPC"/>
                <w:szCs w:val="36"/>
              </w:rPr>
            </w:pPr>
            <w:r>
              <w:t xml:space="preserve">poRelation </w:t>
            </w:r>
            <w:r>
              <w:rPr>
                <w:cs/>
              </w:rPr>
              <w:t xml:space="preserve">หรือ </w:t>
            </w:r>
            <w:r>
              <w:t>remark</w:t>
            </w:r>
            <w:r>
              <w:rPr>
                <w:rFonts w:cs="Angsana New"/>
                <w:cs/>
              </w:rPr>
              <w:t xml:space="preserve"> จะต้องเป็น </w:t>
            </w:r>
            <w:r>
              <w:rPr>
                <w:rFonts w:cs="CordiaUPC"/>
              </w:rPr>
              <w:t>Mandatory</w:t>
            </w:r>
          </w:p>
        </w:tc>
        <w:tc>
          <w:tcPr>
            <w:tcW w:w="656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:rsidR="00382666" w:rsidRDefault="00382666" w14:paraId="380BBAF2" w14:textId="77777777">
            <w:pPr>
              <w:rPr>
                <w:rFonts w:cs="CordiaUPC"/>
                <w:szCs w:val="36"/>
              </w:rPr>
            </w:pPr>
          </w:p>
        </w:tc>
      </w:tr>
      <w:tr w:rsidR="00382666" w:rsidTr="00382666" w14:paraId="2AFB1862" w14:textId="77777777">
        <w:tc>
          <w:tcPr>
            <w:tcW w:w="778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382666" w:rsidRDefault="00382666" w14:paraId="34CAFCD0" w14:textId="77777777">
            <w:pPr>
              <w:pStyle w:val="BodyTextTable"/>
              <w:spacing w:line="276" w:lineRule="auto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hAnsi="CordiaUPC" w:cs="CordiaUPC"/>
                <w:sz w:val="28"/>
                <w:szCs w:val="28"/>
              </w:rPr>
              <w:t>00004</w:t>
            </w:r>
          </w:p>
        </w:tc>
        <w:tc>
          <w:tcPr>
            <w:tcW w:w="1628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382666" w:rsidRDefault="00382666" w14:paraId="6A519093" w14:textId="77777777">
            <w:r>
              <w:t xml:space="preserve">Before Expire is required when Send SMS Before Expire Flag is </w:t>
            </w:r>
            <w:r>
              <w:rPr>
                <w:rFonts w:cs="Angsana New"/>
                <w:cs/>
              </w:rPr>
              <w:t>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</w:p>
        </w:tc>
        <w:tc>
          <w:tcPr>
            <w:tcW w:w="1938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382666" w:rsidRDefault="00382666" w14:paraId="56244F83" w14:textId="77777777">
            <w:r>
              <w:rPr>
                <w:cs/>
              </w:rPr>
              <w:t xml:space="preserve">ถ้า </w:t>
            </w:r>
            <w:r>
              <w:t>smsBeforeExpireSendFlag</w:t>
            </w:r>
            <w:r>
              <w:rPr>
                <w:cs/>
              </w:rPr>
              <w:t xml:space="preserve"> มีค่าเป็น</w:t>
            </w:r>
            <w:r>
              <w:rPr>
                <w:rFonts w:cs="Angsana New"/>
                <w:cs/>
              </w:rPr>
              <w:t xml:space="preserve"> 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  <w:r>
              <w:rPr>
                <w:cs/>
              </w:rPr>
              <w:t xml:space="preserve"> ดังนั้น </w:t>
            </w:r>
            <w:r>
              <w:t>beforeExpire</w:t>
            </w:r>
            <w:r>
              <w:rPr>
                <w:cs/>
              </w:rPr>
              <w:t xml:space="preserve"> จะต้องเป็น </w:t>
            </w:r>
            <w:r>
              <w:t>Mandatory</w:t>
            </w:r>
          </w:p>
        </w:tc>
        <w:tc>
          <w:tcPr>
            <w:tcW w:w="656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382666" w:rsidRDefault="00382666" w14:paraId="4A0B34F3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382666" w:rsidTr="00382666" w14:paraId="061DA852" w14:textId="77777777">
        <w:tc>
          <w:tcPr>
            <w:tcW w:w="778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382666" w:rsidRDefault="00382666" w14:paraId="7DE333BA" w14:textId="77777777">
            <w:pPr>
              <w:pStyle w:val="BodyTextTable"/>
              <w:spacing w:line="276" w:lineRule="auto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hAnsi="CordiaUPC" w:cs="CordiaUPC"/>
                <w:sz w:val="28"/>
                <w:szCs w:val="28"/>
              </w:rPr>
              <w:t>00004</w:t>
            </w:r>
          </w:p>
        </w:tc>
        <w:tc>
          <w:tcPr>
            <w:tcW w:w="1628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382666" w:rsidRDefault="00382666" w14:paraId="10445564" w14:textId="77777777">
            <w:r>
              <w:t xml:space="preserve">Before Expire Unit is required  when Send SMS Before Expire Flag is </w:t>
            </w:r>
            <w:r>
              <w:rPr>
                <w:rFonts w:cs="Angsana New"/>
                <w:cs/>
              </w:rPr>
              <w:t>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</w:p>
        </w:tc>
        <w:tc>
          <w:tcPr>
            <w:tcW w:w="1938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382666" w:rsidRDefault="00382666" w14:paraId="288CA9AF" w14:textId="77777777">
            <w:r>
              <w:rPr>
                <w:cs/>
              </w:rPr>
              <w:t xml:space="preserve">ถ้า </w:t>
            </w:r>
            <w:r>
              <w:t>smsBeforeExpireSendFlag</w:t>
            </w:r>
            <w:r>
              <w:rPr>
                <w:cs/>
              </w:rPr>
              <w:t xml:space="preserve"> มีค่าเป็น</w:t>
            </w:r>
            <w:r>
              <w:rPr>
                <w:rFonts w:cs="Angsana New"/>
                <w:cs/>
              </w:rPr>
              <w:t xml:space="preserve"> 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  <w:r>
              <w:rPr>
                <w:cs/>
              </w:rPr>
              <w:t xml:space="preserve"> ดังนั้น </w:t>
            </w:r>
            <w:r>
              <w:t>Before Fee Deduction Unit</w:t>
            </w:r>
            <w:r>
              <w:rPr>
                <w:cs/>
              </w:rPr>
              <w:t xml:space="preserve"> จะต้องเป็น </w:t>
            </w:r>
            <w:r>
              <w:t>Mandatory</w:t>
            </w:r>
          </w:p>
        </w:tc>
        <w:tc>
          <w:tcPr>
            <w:tcW w:w="656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382666" w:rsidRDefault="00382666" w14:paraId="37565593" w14:textId="77777777">
            <w:pPr>
              <w:rPr>
                <w:rFonts w:cs="CordiaUPC"/>
                <w:szCs w:val="36"/>
                <w:cs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382666" w:rsidTr="00382666" w14:paraId="4B7BE2C6" w14:textId="77777777">
        <w:tc>
          <w:tcPr>
            <w:tcW w:w="778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382666" w:rsidRDefault="00382666" w14:paraId="3ACF02F1" w14:textId="77777777">
            <w:pPr>
              <w:pStyle w:val="BodyTextTable"/>
              <w:spacing w:line="276" w:lineRule="auto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hAnsi="CordiaUPC" w:cs="CordiaUPC"/>
                <w:sz w:val="28"/>
                <w:szCs w:val="28"/>
              </w:rPr>
              <w:t>00004</w:t>
            </w:r>
          </w:p>
        </w:tc>
        <w:tc>
          <w:tcPr>
            <w:tcW w:w="1628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382666" w:rsidRDefault="00382666" w14:paraId="32B0B763" w14:textId="77777777">
            <w:r>
              <w:t xml:space="preserve">SMS Before Expire EN is required  when Send SMS Before Expire Flag is </w:t>
            </w:r>
            <w:r>
              <w:rPr>
                <w:rFonts w:cs="Angsana New"/>
                <w:cs/>
              </w:rPr>
              <w:t>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</w:p>
        </w:tc>
        <w:tc>
          <w:tcPr>
            <w:tcW w:w="1938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382666" w:rsidRDefault="00382666" w14:paraId="407810A7" w14:textId="77777777">
            <w:r>
              <w:rPr>
                <w:cs/>
              </w:rPr>
              <w:t xml:space="preserve">ถ้า </w:t>
            </w:r>
            <w:r>
              <w:t>smsBeforeExpireSendFlag</w:t>
            </w:r>
            <w:r>
              <w:rPr>
                <w:cs/>
              </w:rPr>
              <w:t xml:space="preserve"> มีค่าเป็น</w:t>
            </w:r>
            <w:r>
              <w:rPr>
                <w:rFonts w:cs="Angsana New"/>
                <w:cs/>
              </w:rPr>
              <w:t xml:space="preserve"> 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  <w:r>
              <w:rPr>
                <w:cs/>
              </w:rPr>
              <w:t xml:space="preserve"> ดังนั้น </w:t>
            </w:r>
            <w:r>
              <w:t xml:space="preserve">SMS Before Expire EN </w:t>
            </w:r>
            <w:r>
              <w:rPr>
                <w:cs/>
              </w:rPr>
              <w:t xml:space="preserve">จะต้องเป็น </w:t>
            </w:r>
            <w:r>
              <w:t>Mandatory</w:t>
            </w:r>
          </w:p>
        </w:tc>
        <w:tc>
          <w:tcPr>
            <w:tcW w:w="656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382666" w:rsidRDefault="00382666" w14:paraId="5923BFA4" w14:textId="77777777">
            <w:pPr>
              <w:rPr>
                <w:rFonts w:cs="CordiaUPC"/>
                <w:szCs w:val="36"/>
                <w:cs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382666" w:rsidTr="00382666" w14:paraId="49A28424" w14:textId="77777777">
        <w:tc>
          <w:tcPr>
            <w:tcW w:w="778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382666" w:rsidRDefault="00382666" w14:paraId="6AB7AADB" w14:textId="77777777">
            <w:pPr>
              <w:pStyle w:val="BodyTextTable"/>
              <w:spacing w:line="276" w:lineRule="auto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hAnsi="CordiaUPC" w:cs="CordiaUPC"/>
                <w:sz w:val="28"/>
                <w:szCs w:val="28"/>
              </w:rPr>
              <w:t>00004</w:t>
            </w:r>
          </w:p>
        </w:tc>
        <w:tc>
          <w:tcPr>
            <w:tcW w:w="1628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382666" w:rsidRDefault="00382666" w14:paraId="2322871A" w14:textId="77777777">
            <w:r>
              <w:t xml:space="preserve">SMS Before Expire TH is required  when Send SMS Before Expire Flag is </w:t>
            </w:r>
            <w:r>
              <w:rPr>
                <w:rFonts w:cs="Angsana New"/>
                <w:cs/>
              </w:rPr>
              <w:t>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</w:p>
        </w:tc>
        <w:tc>
          <w:tcPr>
            <w:tcW w:w="1938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382666" w:rsidRDefault="00382666" w14:paraId="7EA5A75D" w14:textId="77777777">
            <w:r>
              <w:rPr>
                <w:cs/>
              </w:rPr>
              <w:t xml:space="preserve">ถ้า </w:t>
            </w:r>
            <w:r>
              <w:t>smsBeforeExpireSendFlag</w:t>
            </w:r>
            <w:r>
              <w:rPr>
                <w:cs/>
              </w:rPr>
              <w:t xml:space="preserve"> มีค่าเป็น</w:t>
            </w:r>
            <w:r>
              <w:rPr>
                <w:rFonts w:cs="Angsana New"/>
                <w:cs/>
              </w:rPr>
              <w:t xml:space="preserve"> 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  <w:r>
              <w:rPr>
                <w:cs/>
              </w:rPr>
              <w:t xml:space="preserve"> ดังนั้น </w:t>
            </w:r>
            <w:r>
              <w:t xml:space="preserve">SMS Before Expire TH </w:t>
            </w:r>
            <w:r>
              <w:rPr>
                <w:cs/>
              </w:rPr>
              <w:t xml:space="preserve">จะต้องเป็น </w:t>
            </w:r>
            <w:r>
              <w:t>Mandatory</w:t>
            </w:r>
          </w:p>
        </w:tc>
        <w:tc>
          <w:tcPr>
            <w:tcW w:w="656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382666" w:rsidRDefault="00382666" w14:paraId="3412A075" w14:textId="77777777">
            <w:pPr>
              <w:rPr>
                <w:rFonts w:cs="CordiaUPC"/>
                <w:szCs w:val="36"/>
                <w:cs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382666" w:rsidTr="00382666" w14:paraId="39D600A4" w14:textId="77777777">
        <w:tc>
          <w:tcPr>
            <w:tcW w:w="778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382666" w:rsidRDefault="00382666" w14:paraId="7AB43889" w14:textId="77777777">
            <w:pPr>
              <w:pStyle w:val="BodyTextTable"/>
              <w:spacing w:line="276" w:lineRule="auto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hAnsi="CordiaUPC" w:cs="CordiaUPC"/>
                <w:sz w:val="28"/>
                <w:szCs w:val="28"/>
              </w:rPr>
              <w:t>00025</w:t>
            </w:r>
          </w:p>
        </w:tc>
        <w:tc>
          <w:tcPr>
            <w:tcW w:w="1628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382666" w:rsidRDefault="00382666" w14:paraId="6EE9C957" w14:textId="77777777">
            <w:r>
              <w:t xml:space="preserve">SMS Before Expire EN cannot contain Thai characters and Special characters </w:t>
            </w:r>
            <w:r>
              <w:rPr>
                <w:rFonts w:cs="Angsana New"/>
                <w:cs/>
              </w:rPr>
              <w:t>(</w:t>
            </w:r>
            <w:r>
              <w:t>Double Space and Start or End with</w:t>
            </w:r>
            <w:r>
              <w:rPr>
                <w:cs/>
              </w:rPr>
              <w:t xml:space="preserve"> </w:t>
            </w:r>
            <w:r>
              <w:t>Space</w:t>
            </w:r>
            <w:r>
              <w:rPr>
                <w:rFonts w:cs="Angsana New"/>
                <w:cs/>
              </w:rPr>
              <w:t>).</w:t>
            </w:r>
          </w:p>
        </w:tc>
        <w:tc>
          <w:tcPr>
            <w:tcW w:w="1938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382666" w:rsidRDefault="00382666" w14:paraId="19DE0C43" w14:textId="77777777">
            <w:pPr>
              <w:spacing w:line="254" w:lineRule="auto"/>
            </w:pPr>
            <w:r>
              <w:rPr>
                <w:cs/>
              </w:rPr>
              <w:t xml:space="preserve">ถ้า </w:t>
            </w:r>
            <w:r>
              <w:t xml:space="preserve">SMS Before Expire EN </w:t>
            </w:r>
            <w:r>
              <w:rPr>
                <w:cs/>
              </w:rPr>
              <w:t>มีค่า ดังนั้นจะไม่สามารถมีตัวอักษรไทยและอักขระพิเศษได้</w:t>
            </w:r>
          </w:p>
          <w:p w:rsidR="00382666" w:rsidRDefault="00382666" w14:paraId="76893157" w14:textId="77777777">
            <w:r>
              <w:t xml:space="preserve">Special Character </w:t>
            </w:r>
            <w:r>
              <w:rPr>
                <w:rFonts w:cs="Angsana New"/>
                <w:cs/>
              </w:rPr>
              <w:t xml:space="preserve">: </w:t>
            </w:r>
            <w:r>
              <w:t>Space</w:t>
            </w:r>
            <w:r>
              <w:rPr>
                <w:cs/>
              </w:rPr>
              <w:t xml:space="preserve">ติดกัน และ </w:t>
            </w:r>
            <w:r>
              <w:t xml:space="preserve">Space </w:t>
            </w:r>
            <w:r>
              <w:rPr>
                <w:cs/>
              </w:rPr>
              <w:t>ตัวสุดท้าย</w:t>
            </w:r>
          </w:p>
        </w:tc>
        <w:tc>
          <w:tcPr>
            <w:tcW w:w="656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382666" w:rsidRDefault="00382666" w14:paraId="0836CFFE" w14:textId="77777777">
            <w:pPr>
              <w:rPr>
                <w:rFonts w:cs="CordiaUPC"/>
                <w:szCs w:val="36"/>
                <w:cs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="00382666" w:rsidTr="00382666" w14:paraId="52A73562" w14:textId="77777777">
        <w:tc>
          <w:tcPr>
            <w:tcW w:w="778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382666" w:rsidRDefault="00382666" w14:paraId="61E36459" w14:textId="77777777">
            <w:pPr>
              <w:pStyle w:val="BodyTextTable"/>
              <w:spacing w:line="276" w:lineRule="auto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hAnsi="CordiaUPC" w:cs="CordiaUPC"/>
                <w:sz w:val="28"/>
                <w:szCs w:val="28"/>
              </w:rPr>
              <w:t>00025</w:t>
            </w:r>
          </w:p>
        </w:tc>
        <w:tc>
          <w:tcPr>
            <w:tcW w:w="1628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382666" w:rsidRDefault="00382666" w14:paraId="6B8DA330" w14:textId="77777777">
            <w:r>
              <w:t xml:space="preserve">SMS Before Expire TH cannot contain Special characters </w:t>
            </w:r>
            <w:r>
              <w:rPr>
                <w:rFonts w:cs="Angsana New"/>
                <w:cs/>
              </w:rPr>
              <w:t>(</w:t>
            </w:r>
            <w:r>
              <w:t>Double Space and Start or End with</w:t>
            </w:r>
            <w:r>
              <w:rPr>
                <w:cs/>
              </w:rPr>
              <w:t xml:space="preserve"> </w:t>
            </w:r>
            <w:r>
              <w:t>Space</w:t>
            </w:r>
            <w:r>
              <w:rPr>
                <w:rFonts w:cs="Angsana New"/>
                <w:cs/>
              </w:rPr>
              <w:t>).</w:t>
            </w:r>
          </w:p>
        </w:tc>
        <w:tc>
          <w:tcPr>
            <w:tcW w:w="1938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382666" w:rsidRDefault="00382666" w14:paraId="33BA681E" w14:textId="77777777">
            <w:pPr>
              <w:spacing w:line="254" w:lineRule="auto"/>
            </w:pPr>
            <w:r>
              <w:rPr>
                <w:cs/>
              </w:rPr>
              <w:t xml:space="preserve">ถ้า </w:t>
            </w:r>
            <w:r>
              <w:t xml:space="preserve">SMS Before Expire TH </w:t>
            </w:r>
            <w:r>
              <w:rPr>
                <w:cs/>
              </w:rPr>
              <w:t>มีค่า ดังนั้นจะไม่สามารถมีอักขระพิเศษได้</w:t>
            </w:r>
          </w:p>
          <w:p w:rsidR="00382666" w:rsidRDefault="00382666" w14:paraId="11390E29" w14:textId="77777777">
            <w:pPr>
              <w:spacing w:line="254" w:lineRule="auto"/>
            </w:pPr>
            <w:r>
              <w:t xml:space="preserve">Special Character </w:t>
            </w:r>
            <w:r>
              <w:rPr>
                <w:rFonts w:cs="Angsana New"/>
                <w:cs/>
              </w:rPr>
              <w:t xml:space="preserve">: </w:t>
            </w:r>
            <w:r>
              <w:t>Space</w:t>
            </w:r>
            <w:r>
              <w:rPr>
                <w:cs/>
              </w:rPr>
              <w:t xml:space="preserve">ติดกัน และ </w:t>
            </w:r>
            <w:r>
              <w:t xml:space="preserve">Space </w:t>
            </w:r>
            <w:r>
              <w:rPr>
                <w:cs/>
              </w:rPr>
              <w:t>ตัวสุดท้าย</w:t>
            </w:r>
          </w:p>
        </w:tc>
        <w:tc>
          <w:tcPr>
            <w:tcW w:w="656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382666" w:rsidRDefault="00382666" w14:paraId="54E0E467" w14:textId="77777777">
            <w:pPr>
              <w:rPr>
                <w:rFonts w:cs="CordiaUPC"/>
                <w:szCs w:val="36"/>
                <w:cs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</w:tbl>
    <w:p w:rsidR="00382666" w:rsidP="00382666" w:rsidRDefault="00382666" w14:paraId="73B7D501" w14:textId="77777777">
      <w:pPr>
        <w:pStyle w:val="Heading3"/>
        <w:numPr>
          <w:ilvl w:val="0"/>
          <w:numId w:val="454"/>
        </w:numPr>
        <w:ind w:left="720"/>
        <w:rPr>
          <w:rFonts w:ascii="CordiaUPC" w:hAnsi="CordiaUPC" w:cs="CordiaUPC"/>
          <w:sz w:val="32"/>
          <w:szCs w:val="32"/>
        </w:rPr>
      </w:pPr>
      <w:r>
        <w:rPr>
          <w:rFonts w:ascii="CordiaUPC" w:hAnsi="CordiaUPC" w:cs="CordiaUPC"/>
          <w:sz w:val="32"/>
          <w:szCs w:val="32"/>
        </w:rPr>
        <w:t>Mapping to DB</w:t>
      </w:r>
    </w:p>
    <w:tbl>
      <w:tblPr>
        <w:tblW w:w="4950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625"/>
        <w:gridCol w:w="3829"/>
        <w:gridCol w:w="3783"/>
      </w:tblGrid>
      <w:tr w:rsidR="00382666" w:rsidTr="00382666" w14:paraId="3F53F4BE" w14:textId="77777777">
        <w:trPr>
          <w:cantSplit/>
          <w:tblHeader/>
        </w:trPr>
        <w:tc>
          <w:tcPr>
            <w:tcW w:w="1308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EECE1"/>
            <w:vAlign w:val="center"/>
            <w:hideMark/>
          </w:tcPr>
          <w:p w:rsidR="00382666" w:rsidRDefault="00382666" w14:paraId="6E73707C" w14:textId="77777777">
            <w:pPr>
              <w:rPr>
                <w:rFonts w:cs="CordiaUPC"/>
                <w:b/>
                <w:bCs/>
              </w:rPr>
            </w:pPr>
            <w:r>
              <w:rPr>
                <w:rFonts w:cs="CordiaUPC"/>
                <w:b/>
                <w:bCs/>
              </w:rPr>
              <w:t>Database Table</w:t>
            </w:r>
          </w:p>
        </w:tc>
        <w:tc>
          <w:tcPr>
            <w:tcW w:w="1385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EECE1"/>
            <w:hideMark/>
          </w:tcPr>
          <w:p w:rsidR="00382666" w:rsidRDefault="00382666" w14:paraId="5DAF3F41" w14:textId="77777777">
            <w:pPr>
              <w:rPr>
                <w:rFonts w:cs="CordiaUPC"/>
                <w:b/>
                <w:bCs/>
              </w:rPr>
            </w:pPr>
            <w:r>
              <w:rPr>
                <w:rFonts w:cs="CordiaUPC"/>
                <w:b/>
                <w:bCs/>
              </w:rPr>
              <w:t>Database Column</w:t>
            </w:r>
          </w:p>
        </w:tc>
        <w:tc>
          <w:tcPr>
            <w:tcW w:w="2307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EECE1"/>
            <w:vAlign w:val="center"/>
            <w:hideMark/>
          </w:tcPr>
          <w:p w:rsidR="00382666" w:rsidRDefault="00382666" w14:paraId="271A8458" w14:textId="77777777">
            <w:pPr>
              <w:rPr>
                <w:rFonts w:cs="CordiaUPC"/>
                <w:b/>
                <w:bCs/>
              </w:rPr>
            </w:pPr>
            <w:r>
              <w:rPr>
                <w:rFonts w:cs="CordiaUPC"/>
                <w:b/>
                <w:bCs/>
              </w:rPr>
              <w:t>Field on Screen</w:t>
            </w:r>
          </w:p>
        </w:tc>
      </w:tr>
      <w:tr w:rsidR="00382666" w:rsidTr="00382666" w14:paraId="0B3E24B2" w14:textId="77777777">
        <w:tc>
          <w:tcPr>
            <w:tcW w:w="1308" w:type="pct"/>
            <w:vMerge w:val="restar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382666" w:rsidRDefault="00382666" w14:paraId="12E0EF86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MASS_PO_RELATION</w:t>
            </w:r>
          </w:p>
        </w:tc>
        <w:tc>
          <w:tcPr>
            <w:tcW w:w="1385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382666" w:rsidRDefault="00382666" w14:paraId="5A519AA1" w14:textId="77777777">
            <w:pPr>
              <w:spacing w:after="0"/>
              <w:rPr>
                <w:rFonts w:cs="CordiaUPC"/>
              </w:rPr>
            </w:pPr>
            <w:r>
              <w:t>ROW_ID</w:t>
            </w:r>
          </w:p>
        </w:tc>
        <w:tc>
          <w:tcPr>
            <w:tcW w:w="2307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382666" w:rsidRDefault="00382666" w14:paraId="07A6001D" w14:textId="77777777">
            <w:pPr>
              <w:spacing w:after="0"/>
              <w:rPr>
                <w:rFonts w:cs="CordiaUPC"/>
              </w:rPr>
            </w:pPr>
            <w:r>
              <w:rPr>
                <w:rFonts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cs="Angsana New"/>
                <w:cs/>
              </w:rPr>
              <w:t>ครั้งแรก</w:t>
            </w:r>
          </w:p>
          <w:p w:rsidR="00382666" w:rsidRDefault="00382666" w14:paraId="065F020D" w14:textId="77777777">
            <w:pPr>
              <w:rPr>
                <w:rFonts w:cs="CordiaUPC"/>
                <w:cs/>
              </w:rPr>
            </w:pPr>
            <w:r>
              <w:rPr>
                <w:rFonts w:cs="Angsana New"/>
                <w:cs/>
              </w:rPr>
              <w:t xml:space="preserve">ให้ระบบ </w:t>
            </w:r>
            <w:r>
              <w:rPr>
                <w:rFonts w:cs="CordiaUPC"/>
              </w:rPr>
              <w:t xml:space="preserve">Auto Generate </w:t>
            </w:r>
          </w:p>
          <w:p w:rsidR="00382666" w:rsidRDefault="00382666" w14:paraId="05DE51F7" w14:textId="77777777">
            <w:pPr>
              <w:spacing w:after="0"/>
              <w:rPr>
                <w:rFonts w:cs="CordiaUPC"/>
              </w:rPr>
            </w:pPr>
            <w:r>
              <w:rPr>
                <w:rFonts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cs="Angsana New"/>
                <w:cs/>
              </w:rPr>
              <w:t>ครั้งถัดไป</w:t>
            </w:r>
          </w:p>
          <w:p w:rsidR="00382666" w:rsidRDefault="00382666" w14:paraId="3CFB2EC6" w14:textId="77777777">
            <w:pPr>
              <w:rPr>
                <w:rFonts w:cs="CordiaUPC"/>
              </w:rPr>
            </w:pPr>
            <w:r>
              <w:rPr>
                <w:rFonts w:cs="Angsana New"/>
                <w:cs/>
              </w:rPr>
              <w:t xml:space="preserve">ให้ใช้ </w:t>
            </w:r>
            <w:r>
              <w:rPr>
                <w:rFonts w:cs="CordiaUPC"/>
              </w:rPr>
              <w:t xml:space="preserve">Row ID </w:t>
            </w:r>
            <w:r>
              <w:rPr>
                <w:rFonts w:cs="Angsana New"/>
                <w:cs/>
              </w:rPr>
              <w:t>เดิม</w:t>
            </w:r>
          </w:p>
        </w:tc>
      </w:tr>
      <w:tr w:rsidR="00382666" w:rsidTr="00382666" w14:paraId="31CC3FE1" w14:textId="77777777">
        <w:tc>
          <w:tcPr>
            <w:tcW w:w="0" w:type="auto"/>
            <w:vMerge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  <w:hideMark/>
          </w:tcPr>
          <w:p w:rsidR="00382666" w:rsidRDefault="00382666" w14:paraId="6A126E12" w14:textId="77777777">
            <w:pPr>
              <w:spacing w:after="0"/>
              <w:rPr>
                <w:rFonts w:cs="CordiaUPC"/>
              </w:rPr>
            </w:pPr>
          </w:p>
        </w:tc>
        <w:tc>
          <w:tcPr>
            <w:tcW w:w="1385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382666" w:rsidRDefault="00382666" w14:paraId="60158539" w14:textId="77777777">
            <w:r>
              <w:t>MASS_PO_DETAIL_ROW_ID</w:t>
            </w:r>
          </w:p>
        </w:tc>
        <w:tc>
          <w:tcPr>
            <w:tcW w:w="2307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382666" w:rsidRDefault="00382666" w14:paraId="34A4CFFF" w14:textId="77777777">
            <w:pPr>
              <w:rPr>
                <w:rFonts w:cs="CordiaUPC"/>
              </w:rPr>
            </w:pPr>
            <w:r>
              <w:rPr>
                <w:rFonts w:cs="Angsana New"/>
                <w:cs/>
              </w:rPr>
              <w:t xml:space="preserve">ให้ใช้ </w:t>
            </w:r>
            <w:r>
              <w:t>MASS_PO_DETAIL</w:t>
            </w:r>
            <w:r>
              <w:rPr>
                <w:rFonts w:cs="Angsana New"/>
                <w:cs/>
              </w:rPr>
              <w:t>.</w:t>
            </w:r>
            <w:r>
              <w:rPr>
                <w:rFonts w:cs="CordiaUPC"/>
              </w:rPr>
              <w:t>ROW_ID</w:t>
            </w:r>
            <w:r>
              <w:rPr>
                <w:rFonts w:cs="Angsana New"/>
                <w:cs/>
              </w:rPr>
              <w:t xml:space="preserve"> เดิม</w:t>
            </w:r>
          </w:p>
        </w:tc>
      </w:tr>
      <w:tr w:rsidR="00382666" w:rsidTr="00382666" w14:paraId="55551996" w14:textId="77777777">
        <w:tc>
          <w:tcPr>
            <w:tcW w:w="0" w:type="auto"/>
            <w:vMerge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  <w:hideMark/>
          </w:tcPr>
          <w:p w:rsidR="00382666" w:rsidRDefault="00382666" w14:paraId="03BB7734" w14:textId="77777777">
            <w:pPr>
              <w:spacing w:after="0"/>
              <w:rPr>
                <w:rFonts w:cs="CordiaUPC"/>
              </w:rPr>
            </w:pPr>
          </w:p>
        </w:tc>
        <w:tc>
          <w:tcPr>
            <w:tcW w:w="1385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382666" w:rsidRDefault="00382666" w14:paraId="49D8BEE9" w14:textId="77777777">
            <w:pPr>
              <w:rPr>
                <w:cs/>
              </w:rPr>
            </w:pPr>
            <w:r>
              <w:t>RELATION_TO_PO_TYPE</w:t>
            </w:r>
          </w:p>
        </w:tc>
        <w:tc>
          <w:tcPr>
            <w:tcW w:w="2307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382666" w:rsidRDefault="00382666" w14:paraId="1B20D341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Default Value </w:t>
            </w:r>
            <w:r>
              <w:rPr>
                <w:rFonts w:cs="Angsana New"/>
                <w:cs/>
              </w:rPr>
              <w:t>: “</w:t>
            </w:r>
            <w:r>
              <w:rPr>
                <w:rFonts w:cs="CordiaUPC"/>
              </w:rPr>
              <w:t>Mobile</w:t>
            </w:r>
            <w:r>
              <w:rPr>
                <w:rFonts w:cs="Angsana New"/>
                <w:cs/>
              </w:rPr>
              <w:t>”</w:t>
            </w:r>
          </w:p>
        </w:tc>
      </w:tr>
      <w:tr w:rsidR="00382666" w:rsidTr="00382666" w14:paraId="426F0DDB" w14:textId="77777777">
        <w:tc>
          <w:tcPr>
            <w:tcW w:w="0" w:type="auto"/>
            <w:vMerge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  <w:hideMark/>
          </w:tcPr>
          <w:p w:rsidR="00382666" w:rsidRDefault="00382666" w14:paraId="3CC37971" w14:textId="77777777">
            <w:pPr>
              <w:spacing w:after="0"/>
              <w:rPr>
                <w:rFonts w:cs="CordiaUPC"/>
              </w:rPr>
            </w:pPr>
          </w:p>
        </w:tc>
        <w:tc>
          <w:tcPr>
            <w:tcW w:w="1385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382666" w:rsidRDefault="00382666" w14:paraId="3216B7BF" w14:textId="77777777">
            <w:r>
              <w:t>PO_RELATION_TYPE</w:t>
            </w:r>
          </w:p>
        </w:tc>
        <w:tc>
          <w:tcPr>
            <w:tcW w:w="2307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382666" w:rsidRDefault="00382666" w14:paraId="2C93F01B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poRelationType</w:t>
            </w:r>
          </w:p>
        </w:tc>
      </w:tr>
      <w:tr w:rsidR="00382666" w:rsidTr="00382666" w14:paraId="752346D8" w14:textId="77777777">
        <w:tc>
          <w:tcPr>
            <w:tcW w:w="0" w:type="auto"/>
            <w:vMerge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  <w:hideMark/>
          </w:tcPr>
          <w:p w:rsidR="00382666" w:rsidRDefault="00382666" w14:paraId="3973606D" w14:textId="77777777">
            <w:pPr>
              <w:spacing w:after="0"/>
              <w:rPr>
                <w:rFonts w:cs="CordiaUPC"/>
              </w:rPr>
            </w:pPr>
          </w:p>
        </w:tc>
        <w:tc>
          <w:tcPr>
            <w:tcW w:w="1385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382666" w:rsidRDefault="00382666" w14:paraId="1A471595" w14:textId="77777777">
            <w:r>
              <w:t>EFFECTIVE_START_DATE</w:t>
            </w:r>
          </w:p>
        </w:tc>
        <w:tc>
          <w:tcPr>
            <w:tcW w:w="2307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382666" w:rsidRDefault="00382666" w14:paraId="3413C2C1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effectiveStartDate</w:t>
            </w:r>
          </w:p>
        </w:tc>
      </w:tr>
      <w:tr w:rsidR="00382666" w:rsidTr="00382666" w14:paraId="07B0EAC9" w14:textId="77777777">
        <w:tc>
          <w:tcPr>
            <w:tcW w:w="0" w:type="auto"/>
            <w:vMerge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  <w:hideMark/>
          </w:tcPr>
          <w:p w:rsidR="00382666" w:rsidRDefault="00382666" w14:paraId="6561B96A" w14:textId="77777777">
            <w:pPr>
              <w:spacing w:after="0"/>
              <w:rPr>
                <w:rFonts w:cs="CordiaUPC"/>
              </w:rPr>
            </w:pPr>
          </w:p>
        </w:tc>
        <w:tc>
          <w:tcPr>
            <w:tcW w:w="1385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382666" w:rsidRDefault="00382666" w14:paraId="7112F58A" w14:textId="77777777">
            <w:r>
              <w:t>EFFECTIVE_END_DATE</w:t>
            </w:r>
          </w:p>
        </w:tc>
        <w:tc>
          <w:tcPr>
            <w:tcW w:w="2307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382666" w:rsidRDefault="00382666" w14:paraId="7F62ADC2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effectiveEndDate</w:t>
            </w:r>
          </w:p>
        </w:tc>
      </w:tr>
      <w:tr w:rsidR="00382666" w:rsidTr="00382666" w14:paraId="6719F186" w14:textId="77777777">
        <w:tc>
          <w:tcPr>
            <w:tcW w:w="0" w:type="auto"/>
            <w:vMerge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  <w:hideMark/>
          </w:tcPr>
          <w:p w:rsidR="00382666" w:rsidRDefault="00382666" w14:paraId="292BC583" w14:textId="77777777">
            <w:pPr>
              <w:spacing w:after="0"/>
              <w:rPr>
                <w:rFonts w:cs="CordiaUPC"/>
              </w:rPr>
            </w:pPr>
          </w:p>
        </w:tc>
        <w:tc>
          <w:tcPr>
            <w:tcW w:w="1385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382666" w:rsidRDefault="00382666" w14:paraId="0F44F7AD" w14:textId="77777777">
            <w:pPr>
              <w:rPr>
                <w:cs/>
              </w:rPr>
            </w:pPr>
            <w:r>
              <w:t>REMARK</w:t>
            </w:r>
          </w:p>
        </w:tc>
        <w:tc>
          <w:tcPr>
            <w:tcW w:w="2307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382666" w:rsidRDefault="00382666" w14:paraId="63DE6D74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remark</w:t>
            </w:r>
          </w:p>
        </w:tc>
      </w:tr>
      <w:tr w:rsidR="00382666" w:rsidTr="00382666" w14:paraId="2E9C76B3" w14:textId="77777777">
        <w:tc>
          <w:tcPr>
            <w:tcW w:w="1308" w:type="pct"/>
            <w:vMerge w:val="restar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382666" w:rsidRDefault="00382666" w14:paraId="6953A195" w14:textId="77777777">
            <w:pPr>
              <w:rPr>
                <w:rFonts w:cs="CordiaUPC"/>
                <w:cs/>
              </w:rPr>
            </w:pPr>
            <w:r>
              <w:rPr>
                <w:rFonts w:cs="CordiaUPC"/>
              </w:rPr>
              <w:t>MASS_PO_RELATION_DETAIL</w:t>
            </w:r>
          </w:p>
        </w:tc>
        <w:tc>
          <w:tcPr>
            <w:tcW w:w="1385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382666" w:rsidRDefault="00382666" w14:paraId="486AAD4A" w14:textId="77777777">
            <w:r>
              <w:t>ROW_ID</w:t>
            </w:r>
          </w:p>
        </w:tc>
        <w:tc>
          <w:tcPr>
            <w:tcW w:w="2307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382666" w:rsidRDefault="00382666" w14:paraId="3F86D9C2" w14:textId="77777777">
            <w:pPr>
              <w:spacing w:after="0"/>
              <w:rPr>
                <w:rFonts w:cs="CordiaUPC"/>
              </w:rPr>
            </w:pPr>
            <w:r>
              <w:rPr>
                <w:rFonts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cs="Angsana New"/>
                <w:cs/>
              </w:rPr>
              <w:t>ครั้งแรก</w:t>
            </w:r>
          </w:p>
          <w:p w:rsidR="00382666" w:rsidRDefault="00382666" w14:paraId="335CB434" w14:textId="77777777">
            <w:pPr>
              <w:rPr>
                <w:rFonts w:cs="CordiaUPC"/>
                <w:cs/>
              </w:rPr>
            </w:pPr>
            <w:r>
              <w:rPr>
                <w:rFonts w:cs="Angsana New"/>
                <w:cs/>
              </w:rPr>
              <w:t xml:space="preserve">ให้ระบบ </w:t>
            </w:r>
            <w:r>
              <w:rPr>
                <w:rFonts w:cs="CordiaUPC"/>
              </w:rPr>
              <w:t xml:space="preserve">Auto Generate </w:t>
            </w:r>
          </w:p>
          <w:p w:rsidR="00382666" w:rsidRDefault="00382666" w14:paraId="067A08BC" w14:textId="77777777">
            <w:pPr>
              <w:spacing w:after="0"/>
              <w:rPr>
                <w:rFonts w:cs="CordiaUPC"/>
              </w:rPr>
            </w:pPr>
            <w:r>
              <w:rPr>
                <w:rFonts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cs="Angsana New"/>
                <w:cs/>
              </w:rPr>
              <w:t>ครั้งถัดไป</w:t>
            </w:r>
          </w:p>
          <w:p w:rsidR="00382666" w:rsidRDefault="00382666" w14:paraId="12ADBF9C" w14:textId="77777777">
            <w:pPr>
              <w:rPr>
                <w:rFonts w:cs="CordiaUPC"/>
              </w:rPr>
            </w:pPr>
            <w:r>
              <w:rPr>
                <w:rFonts w:cs="Angsana New"/>
                <w:cs/>
              </w:rPr>
              <w:t xml:space="preserve">ให้ใช้ </w:t>
            </w:r>
            <w:r>
              <w:rPr>
                <w:rFonts w:cs="CordiaUPC"/>
              </w:rPr>
              <w:t xml:space="preserve">Row ID </w:t>
            </w:r>
            <w:r>
              <w:rPr>
                <w:rFonts w:cs="Angsana New"/>
                <w:cs/>
              </w:rPr>
              <w:t>เดิม</w:t>
            </w:r>
          </w:p>
        </w:tc>
      </w:tr>
      <w:tr w:rsidR="00382666" w:rsidTr="00382666" w14:paraId="01FCD283" w14:textId="77777777">
        <w:tc>
          <w:tcPr>
            <w:tcW w:w="0" w:type="auto"/>
            <w:vMerge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  <w:hideMark/>
          </w:tcPr>
          <w:p w:rsidR="00382666" w:rsidRDefault="00382666" w14:paraId="43827F41" w14:textId="77777777">
            <w:pPr>
              <w:spacing w:after="0"/>
              <w:rPr>
                <w:rFonts w:cs="CordiaUPC"/>
              </w:rPr>
            </w:pPr>
          </w:p>
        </w:tc>
        <w:tc>
          <w:tcPr>
            <w:tcW w:w="1385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382666" w:rsidRDefault="00382666" w14:paraId="0058AC5F" w14:textId="77777777">
            <w:pPr>
              <w:rPr>
                <w:cs/>
              </w:rPr>
            </w:pPr>
            <w:r>
              <w:rPr>
                <w:rFonts w:cs="CordiaUPC"/>
              </w:rPr>
              <w:t>MASS_PO_RELATION</w:t>
            </w:r>
            <w:r>
              <w:t>_ROW_ID</w:t>
            </w:r>
          </w:p>
        </w:tc>
        <w:tc>
          <w:tcPr>
            <w:tcW w:w="2307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382666" w:rsidRDefault="00382666" w14:paraId="64D95E20" w14:textId="77777777">
            <w:pPr>
              <w:rPr>
                <w:rFonts w:cs="CordiaUPC"/>
              </w:rPr>
            </w:pPr>
            <w:r>
              <w:rPr>
                <w:rFonts w:cs="Angsana New"/>
                <w:cs/>
              </w:rPr>
              <w:t xml:space="preserve">ให้ใช้ </w:t>
            </w:r>
            <w:r>
              <w:rPr>
                <w:rFonts w:cs="CordiaUPC"/>
              </w:rPr>
              <w:t>MASS_PO_RELATION</w:t>
            </w:r>
            <w:r>
              <w:rPr>
                <w:rFonts w:cs="Angsana New"/>
                <w:cs/>
              </w:rPr>
              <w:t>.</w:t>
            </w:r>
            <w:r>
              <w:rPr>
                <w:rFonts w:cs="CordiaUPC"/>
              </w:rPr>
              <w:t>ROW_ID</w:t>
            </w:r>
            <w:r>
              <w:rPr>
                <w:rFonts w:cs="Angsana New"/>
                <w:cs/>
              </w:rPr>
              <w:t xml:space="preserve"> เดิม</w:t>
            </w:r>
          </w:p>
        </w:tc>
      </w:tr>
      <w:tr w:rsidR="00382666" w:rsidTr="00382666" w14:paraId="33B0FFC4" w14:textId="77777777">
        <w:tc>
          <w:tcPr>
            <w:tcW w:w="0" w:type="auto"/>
            <w:vMerge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  <w:hideMark/>
          </w:tcPr>
          <w:p w:rsidR="00382666" w:rsidRDefault="00382666" w14:paraId="5B24A821" w14:textId="77777777">
            <w:pPr>
              <w:spacing w:after="0"/>
              <w:rPr>
                <w:rFonts w:cs="CordiaUPC"/>
              </w:rPr>
            </w:pPr>
          </w:p>
        </w:tc>
        <w:tc>
          <w:tcPr>
            <w:tcW w:w="1385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382666" w:rsidRDefault="00382666" w14:paraId="2852F134" w14:textId="77777777">
            <w:pPr>
              <w:rPr>
                <w:cs/>
              </w:rPr>
            </w:pPr>
            <w:r>
              <w:t>PO_ROW_ID</w:t>
            </w:r>
          </w:p>
        </w:tc>
        <w:tc>
          <w:tcPr>
            <w:tcW w:w="2307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382666" w:rsidRDefault="00382666" w14:paraId="10FC21FF" w14:textId="77777777">
            <w:pPr>
              <w:rPr>
                <w:rFonts w:cs="CordiaUPC"/>
              </w:rPr>
            </w:pPr>
            <w:r>
              <w:rPr>
                <w:rFonts w:cs="Angsana New"/>
                <w:cs/>
              </w:rPr>
              <w:t xml:space="preserve">ให้ใช้ </w:t>
            </w:r>
            <w:r>
              <w:rPr>
                <w:rFonts w:cs="CordiaUPC"/>
              </w:rPr>
              <w:t>PLM_PO</w:t>
            </w:r>
            <w:r>
              <w:rPr>
                <w:rFonts w:cs="Angsana New"/>
                <w:cs/>
              </w:rPr>
              <w:t>.</w:t>
            </w:r>
            <w:r>
              <w:rPr>
                <w:rFonts w:cs="CordiaUPC"/>
              </w:rPr>
              <w:t>ROW_ID</w:t>
            </w:r>
            <w:r>
              <w:rPr>
                <w:rFonts w:cs="Angsana New"/>
                <w:cs/>
              </w:rPr>
              <w:t xml:space="preserve"> ของ </w:t>
            </w:r>
            <w:r>
              <w:rPr>
                <w:rFonts w:cs="CordiaUPC"/>
              </w:rPr>
              <w:t xml:space="preserve">PO </w:t>
            </w:r>
            <w:r>
              <w:rPr>
                <w:rFonts w:cs="Angsana New"/>
                <w:cs/>
              </w:rPr>
              <w:t>ที่เลือกมา</w:t>
            </w:r>
          </w:p>
        </w:tc>
      </w:tr>
      <w:tr w:rsidR="00382666" w:rsidTr="00382666" w14:paraId="2F9270C6" w14:textId="77777777">
        <w:tc>
          <w:tcPr>
            <w:tcW w:w="0" w:type="auto"/>
            <w:vMerge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  <w:hideMark/>
          </w:tcPr>
          <w:p w:rsidR="00382666" w:rsidRDefault="00382666" w14:paraId="2850CAA9" w14:textId="77777777">
            <w:pPr>
              <w:spacing w:after="0"/>
              <w:rPr>
                <w:rFonts w:cs="CordiaUPC"/>
              </w:rPr>
            </w:pPr>
          </w:p>
        </w:tc>
        <w:tc>
          <w:tcPr>
            <w:tcW w:w="1385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382666" w:rsidRDefault="00382666" w14:paraId="3E7B81AC" w14:textId="77777777">
            <w:pPr>
              <w:rPr>
                <w:cs/>
              </w:rPr>
            </w:pPr>
            <w:r>
              <w:t>PO_ENH_ROW_ID</w:t>
            </w:r>
          </w:p>
        </w:tc>
        <w:tc>
          <w:tcPr>
            <w:tcW w:w="2307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382666" w:rsidRDefault="00382666" w14:paraId="232A79E1" w14:textId="77777777">
            <w:pPr>
              <w:rPr>
                <w:rFonts w:cs="CordiaUPC"/>
              </w:rPr>
            </w:pPr>
            <w:r>
              <w:rPr>
                <w:rFonts w:cs="Angsana New"/>
                <w:cs/>
              </w:rPr>
              <w:t xml:space="preserve">ให้ใช้ </w:t>
            </w:r>
            <w:r>
              <w:rPr>
                <w:rFonts w:cs="CordiaUPC"/>
              </w:rPr>
              <w:t>PLM_PO_ENH</w:t>
            </w:r>
            <w:r>
              <w:rPr>
                <w:rFonts w:cs="Angsana New"/>
                <w:cs/>
              </w:rPr>
              <w:t>.</w:t>
            </w:r>
            <w:r>
              <w:rPr>
                <w:rFonts w:cs="CordiaUPC"/>
              </w:rPr>
              <w:t>ROW_ID</w:t>
            </w:r>
            <w:r>
              <w:rPr>
                <w:rFonts w:cs="Angsana New"/>
                <w:cs/>
              </w:rPr>
              <w:t xml:space="preserve"> ของ </w:t>
            </w:r>
            <w:r>
              <w:rPr>
                <w:rFonts w:cs="CordiaUPC"/>
              </w:rPr>
              <w:t xml:space="preserve">PO </w:t>
            </w:r>
            <w:r>
              <w:rPr>
                <w:rFonts w:cs="Angsana New"/>
                <w:cs/>
              </w:rPr>
              <w:t>ที่เลือกมา</w:t>
            </w:r>
          </w:p>
        </w:tc>
      </w:tr>
      <w:tr w:rsidR="00382666" w:rsidTr="00382666" w14:paraId="5EC4E926" w14:textId="77777777">
        <w:tc>
          <w:tcPr>
            <w:tcW w:w="0" w:type="auto"/>
            <w:vMerge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  <w:hideMark/>
          </w:tcPr>
          <w:p w:rsidR="00382666" w:rsidRDefault="00382666" w14:paraId="1FFD3313" w14:textId="77777777">
            <w:pPr>
              <w:spacing w:after="0"/>
              <w:rPr>
                <w:rFonts w:cs="CordiaUPC"/>
              </w:rPr>
            </w:pPr>
          </w:p>
        </w:tc>
        <w:tc>
          <w:tcPr>
            <w:tcW w:w="1385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382666" w:rsidRDefault="00382666" w14:paraId="4F9D1CE5" w14:textId="77777777">
            <w:r>
              <w:t>STATUS</w:t>
            </w:r>
          </w:p>
        </w:tc>
        <w:tc>
          <w:tcPr>
            <w:tcW w:w="2307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382666" w:rsidRDefault="00382666" w14:paraId="596A517C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Default Value </w:t>
            </w:r>
            <w:r>
              <w:rPr>
                <w:rFonts w:cs="Angsana New"/>
                <w:cs/>
              </w:rPr>
              <w:t>: “</w:t>
            </w:r>
            <w:r>
              <w:rPr>
                <w:rFonts w:cs="CordiaUPC"/>
              </w:rPr>
              <w:t>Draft</w:t>
            </w:r>
            <w:r>
              <w:rPr>
                <w:rFonts w:cs="Angsana New"/>
                <w:cs/>
              </w:rPr>
              <w:t>”</w:t>
            </w:r>
          </w:p>
        </w:tc>
      </w:tr>
      <w:tr w:rsidR="00382666" w:rsidTr="00382666" w14:paraId="124AB34A" w14:textId="77777777">
        <w:tc>
          <w:tcPr>
            <w:tcW w:w="1308" w:type="pct"/>
            <w:vMerge w:val="restar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382666" w:rsidRDefault="00382666" w14:paraId="43312E3F" w14:textId="77777777">
            <w:pPr>
              <w:rPr>
                <w:rFonts w:cs="CordiaUPC"/>
                <w:cs/>
              </w:rPr>
            </w:pPr>
            <w:r>
              <w:t>MASS_PO_RELATION_WORDING</w:t>
            </w:r>
          </w:p>
        </w:tc>
        <w:tc>
          <w:tcPr>
            <w:tcW w:w="1385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382666" w:rsidRDefault="00382666" w14:paraId="50C7FFC0" w14:textId="77777777">
            <w:r>
              <w:t>ROW_ID</w:t>
            </w:r>
          </w:p>
        </w:tc>
        <w:tc>
          <w:tcPr>
            <w:tcW w:w="2307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382666" w:rsidRDefault="00382666" w14:paraId="23AB52ED" w14:textId="77777777">
            <w:pPr>
              <w:spacing w:after="0"/>
              <w:rPr>
                <w:rFonts w:cs="CordiaUPC"/>
              </w:rPr>
            </w:pPr>
            <w:r>
              <w:rPr>
                <w:rFonts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cs="Angsana New"/>
                <w:cs/>
              </w:rPr>
              <w:t>ครั้งแรก</w:t>
            </w:r>
          </w:p>
          <w:p w:rsidR="00382666" w:rsidRDefault="00382666" w14:paraId="7E991055" w14:textId="77777777">
            <w:pPr>
              <w:rPr>
                <w:rFonts w:cs="CordiaUPC"/>
                <w:cs/>
              </w:rPr>
            </w:pPr>
            <w:r>
              <w:rPr>
                <w:rFonts w:cs="Angsana New"/>
                <w:cs/>
              </w:rPr>
              <w:t xml:space="preserve">ให้ระบบ </w:t>
            </w:r>
            <w:r>
              <w:rPr>
                <w:rFonts w:cs="CordiaUPC"/>
              </w:rPr>
              <w:t xml:space="preserve">Auto Generate </w:t>
            </w:r>
          </w:p>
          <w:p w:rsidR="00382666" w:rsidRDefault="00382666" w14:paraId="51147C99" w14:textId="77777777">
            <w:pPr>
              <w:spacing w:after="0"/>
              <w:rPr>
                <w:rFonts w:cs="CordiaUPC"/>
              </w:rPr>
            </w:pPr>
            <w:r>
              <w:rPr>
                <w:rFonts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cs="Angsana New"/>
                <w:cs/>
              </w:rPr>
              <w:t>ครั้งถัดไป</w:t>
            </w:r>
          </w:p>
          <w:p w:rsidR="00382666" w:rsidRDefault="00382666" w14:paraId="19FCCCD4" w14:textId="77777777">
            <w:pPr>
              <w:rPr>
                <w:rFonts w:cs="CordiaUPC"/>
              </w:rPr>
            </w:pPr>
            <w:r>
              <w:rPr>
                <w:rFonts w:cs="Angsana New"/>
                <w:cs/>
              </w:rPr>
              <w:t xml:space="preserve">ให้ใช้ </w:t>
            </w:r>
            <w:r>
              <w:rPr>
                <w:rFonts w:cs="CordiaUPC"/>
              </w:rPr>
              <w:t xml:space="preserve">Row ID </w:t>
            </w:r>
            <w:r>
              <w:rPr>
                <w:rFonts w:cs="Angsana New"/>
                <w:cs/>
              </w:rPr>
              <w:t>เดิม</w:t>
            </w:r>
          </w:p>
        </w:tc>
      </w:tr>
      <w:tr w:rsidR="00382666" w:rsidTr="00382666" w14:paraId="53F00039" w14:textId="77777777">
        <w:tc>
          <w:tcPr>
            <w:tcW w:w="0" w:type="auto"/>
            <w:vMerge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  <w:hideMark/>
          </w:tcPr>
          <w:p w:rsidR="00382666" w:rsidRDefault="00382666" w14:paraId="56CCE24B" w14:textId="77777777">
            <w:pPr>
              <w:spacing w:after="0"/>
              <w:rPr>
                <w:rFonts w:cs="CordiaUPC"/>
              </w:rPr>
            </w:pPr>
          </w:p>
        </w:tc>
        <w:tc>
          <w:tcPr>
            <w:tcW w:w="1385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382666" w:rsidRDefault="00382666" w14:paraId="0D122ADF" w14:textId="77777777">
            <w:r>
              <w:t>MASS_PO_RELATION_ROW_ID</w:t>
            </w:r>
          </w:p>
        </w:tc>
        <w:tc>
          <w:tcPr>
            <w:tcW w:w="2307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382666" w:rsidRDefault="00382666" w14:paraId="0D035567" w14:textId="77777777">
            <w:pPr>
              <w:rPr>
                <w:rFonts w:cs="CordiaUPC"/>
              </w:rPr>
            </w:pPr>
            <w:r>
              <w:rPr>
                <w:rFonts w:cs="Angsana New"/>
                <w:cs/>
              </w:rPr>
              <w:t xml:space="preserve">ให้ใช้ </w:t>
            </w:r>
            <w:r>
              <w:rPr>
                <w:rFonts w:cs="CordiaUPC"/>
              </w:rPr>
              <w:t>MASS_PO_RELATION</w:t>
            </w:r>
            <w:r>
              <w:rPr>
                <w:rFonts w:cs="Angsana New"/>
                <w:cs/>
              </w:rPr>
              <w:t>.</w:t>
            </w:r>
            <w:r>
              <w:rPr>
                <w:rFonts w:cs="CordiaUPC"/>
              </w:rPr>
              <w:t>ROW_ID</w:t>
            </w:r>
            <w:r>
              <w:rPr>
                <w:rFonts w:cs="Angsana New"/>
                <w:cs/>
              </w:rPr>
              <w:t xml:space="preserve"> เดิม</w:t>
            </w:r>
          </w:p>
        </w:tc>
      </w:tr>
      <w:tr w:rsidR="00382666" w:rsidTr="00382666" w14:paraId="447EED98" w14:textId="77777777">
        <w:tc>
          <w:tcPr>
            <w:tcW w:w="0" w:type="auto"/>
            <w:vMerge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  <w:hideMark/>
          </w:tcPr>
          <w:p w:rsidR="00382666" w:rsidRDefault="00382666" w14:paraId="39456033" w14:textId="77777777">
            <w:pPr>
              <w:spacing w:after="0"/>
              <w:rPr>
                <w:rFonts w:cs="CordiaUPC"/>
              </w:rPr>
            </w:pPr>
          </w:p>
        </w:tc>
        <w:tc>
          <w:tcPr>
            <w:tcW w:w="1385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382666" w:rsidRDefault="00382666" w14:paraId="35886808" w14:textId="77777777">
            <w:r>
              <w:t>SMS_WORDING_TYPE</w:t>
            </w:r>
          </w:p>
        </w:tc>
        <w:tc>
          <w:tcPr>
            <w:tcW w:w="2307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382666" w:rsidRDefault="00382666" w14:paraId="4D0BDD23" w14:textId="77777777">
            <w:pPr>
              <w:rPr>
                <w:rFonts w:cs="CordiaUPC"/>
              </w:rPr>
            </w:pPr>
            <w:r>
              <w:rPr>
                <w:rFonts w:cs="Angsana New"/>
                <w:cs/>
              </w:rPr>
              <w:t xml:space="preserve">สำหรับ </w:t>
            </w:r>
            <w:r>
              <w:rPr>
                <w:rFonts w:cs="CordiaUPC"/>
              </w:rPr>
              <w:t>SMS Before Expire</w:t>
            </w:r>
            <w:r>
              <w:rPr>
                <w:rFonts w:cs="Angsana New"/>
                <w:cs/>
              </w:rPr>
              <w:t xml:space="preserve"> ให้ </w:t>
            </w:r>
            <w:r>
              <w:rPr>
                <w:rFonts w:cs="CordiaUPC"/>
              </w:rPr>
              <w:t>Default Value</w:t>
            </w:r>
          </w:p>
          <w:p w:rsidR="00382666" w:rsidP="00382666" w:rsidRDefault="00382666" w14:paraId="5B2F6693" w14:textId="77777777">
            <w:pPr>
              <w:pStyle w:val="ListParagraph"/>
              <w:numPr>
                <w:ilvl w:val="0"/>
                <w:numId w:val="460"/>
              </w:numPr>
              <w:rPr>
                <w:rFonts w:cs="CordiaUPC"/>
              </w:rPr>
            </w:pPr>
            <w:r>
              <w:rPr>
                <w:rFonts w:cs="CordiaUPC"/>
              </w:rPr>
              <w:t>SMS Before Expire</w:t>
            </w:r>
          </w:p>
        </w:tc>
      </w:tr>
      <w:tr w:rsidR="00382666" w:rsidTr="00382666" w14:paraId="1FEB3977" w14:textId="77777777">
        <w:tc>
          <w:tcPr>
            <w:tcW w:w="0" w:type="auto"/>
            <w:vMerge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  <w:hideMark/>
          </w:tcPr>
          <w:p w:rsidR="00382666" w:rsidRDefault="00382666" w14:paraId="546DB20A" w14:textId="77777777">
            <w:pPr>
              <w:spacing w:after="0"/>
              <w:rPr>
                <w:rFonts w:cs="CordiaUPC"/>
              </w:rPr>
            </w:pPr>
          </w:p>
        </w:tc>
        <w:tc>
          <w:tcPr>
            <w:tcW w:w="1385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382666" w:rsidRDefault="00382666" w14:paraId="0F5410F6" w14:textId="77777777">
            <w:r>
              <w:t>SMS_NOTIFICATION_VALUE</w:t>
            </w:r>
          </w:p>
        </w:tc>
        <w:tc>
          <w:tcPr>
            <w:tcW w:w="2307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382666" w:rsidRDefault="00382666" w14:paraId="271B735A" w14:textId="77777777">
            <w:pPr>
              <w:rPr>
                <w:rFonts w:cs="CordiaUPC"/>
              </w:rPr>
            </w:pPr>
            <w:r>
              <w:rPr>
                <w:rFonts w:cs="Angsana New"/>
                <w:cs/>
              </w:rPr>
              <w:t xml:space="preserve">ถ้า </w:t>
            </w:r>
            <w:r>
              <w:rPr>
                <w:rFonts w:cs="CordiaUPC"/>
              </w:rPr>
              <w:t xml:space="preserve">SMS_WORDING_TYPE </w:t>
            </w:r>
            <w:r>
              <w:rPr>
                <w:rFonts w:cs="Angsana New"/>
                <w:cs/>
              </w:rPr>
              <w:t xml:space="preserve">มีค่าเป็น </w:t>
            </w:r>
            <w:r>
              <w:rPr>
                <w:rFonts w:cs="CordiaUPC"/>
              </w:rPr>
              <w:t>SMS Before Expire</w:t>
            </w:r>
          </w:p>
          <w:p w:rsidR="00382666" w:rsidP="00382666" w:rsidRDefault="00382666" w14:paraId="63251032" w14:textId="77777777">
            <w:pPr>
              <w:pStyle w:val="ListParagraph"/>
              <w:numPr>
                <w:ilvl w:val="0"/>
                <w:numId w:val="460"/>
              </w:numPr>
              <w:rPr>
                <w:rFonts w:cs="CordiaUPC"/>
              </w:rPr>
            </w:pPr>
            <w:r>
              <w:rPr>
                <w:rFonts w:cs="CordiaUPC"/>
              </w:rPr>
              <w:t>beforeExpire</w:t>
            </w:r>
          </w:p>
        </w:tc>
      </w:tr>
      <w:tr w:rsidR="00382666" w:rsidTr="00382666" w14:paraId="72319F21" w14:textId="77777777">
        <w:tc>
          <w:tcPr>
            <w:tcW w:w="0" w:type="auto"/>
            <w:vMerge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  <w:hideMark/>
          </w:tcPr>
          <w:p w:rsidR="00382666" w:rsidRDefault="00382666" w14:paraId="1E0841E8" w14:textId="77777777">
            <w:pPr>
              <w:spacing w:after="0"/>
              <w:rPr>
                <w:rFonts w:cs="CordiaUPC"/>
              </w:rPr>
            </w:pPr>
          </w:p>
        </w:tc>
        <w:tc>
          <w:tcPr>
            <w:tcW w:w="1385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382666" w:rsidRDefault="00382666" w14:paraId="3DD5132F" w14:textId="77777777">
            <w:r>
              <w:t>SMS_NOTIFICATION_VALUE_UNIT</w:t>
            </w:r>
          </w:p>
        </w:tc>
        <w:tc>
          <w:tcPr>
            <w:tcW w:w="2307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382666" w:rsidRDefault="00382666" w14:paraId="324DCADE" w14:textId="77777777">
            <w:pPr>
              <w:rPr>
                <w:rFonts w:cs="CordiaUPC"/>
              </w:rPr>
            </w:pPr>
            <w:r>
              <w:rPr>
                <w:rFonts w:cs="Angsana New"/>
                <w:cs/>
              </w:rPr>
              <w:t xml:space="preserve">ถ้า </w:t>
            </w:r>
            <w:r>
              <w:rPr>
                <w:rFonts w:cs="CordiaUPC"/>
              </w:rPr>
              <w:t xml:space="preserve">SMS_WORDING_TYPE </w:t>
            </w:r>
            <w:r>
              <w:rPr>
                <w:rFonts w:cs="Angsana New"/>
                <w:cs/>
              </w:rPr>
              <w:t xml:space="preserve">มีค่าเป็น </w:t>
            </w:r>
            <w:r>
              <w:rPr>
                <w:rFonts w:cs="CordiaUPC"/>
              </w:rPr>
              <w:t>SMS Before Expire</w:t>
            </w:r>
          </w:p>
          <w:p w:rsidR="00382666" w:rsidP="00382666" w:rsidRDefault="00382666" w14:paraId="6D6C637D" w14:textId="77777777">
            <w:pPr>
              <w:pStyle w:val="ListParagraph"/>
              <w:numPr>
                <w:ilvl w:val="0"/>
                <w:numId w:val="461"/>
              </w:numPr>
              <w:rPr>
                <w:rFonts w:cs="CordiaUPC"/>
              </w:rPr>
            </w:pPr>
            <w:r>
              <w:rPr>
                <w:rFonts w:cs="CordiaUPC"/>
              </w:rPr>
              <w:t>beforeExpireUnit</w:t>
            </w:r>
          </w:p>
        </w:tc>
      </w:tr>
      <w:tr w:rsidR="00382666" w:rsidTr="00382666" w14:paraId="48973A24" w14:textId="77777777">
        <w:tc>
          <w:tcPr>
            <w:tcW w:w="0" w:type="auto"/>
            <w:vMerge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  <w:hideMark/>
          </w:tcPr>
          <w:p w:rsidR="00382666" w:rsidRDefault="00382666" w14:paraId="74B2A467" w14:textId="77777777">
            <w:pPr>
              <w:spacing w:after="0"/>
              <w:rPr>
                <w:rFonts w:cs="CordiaUPC"/>
              </w:rPr>
            </w:pPr>
          </w:p>
        </w:tc>
        <w:tc>
          <w:tcPr>
            <w:tcW w:w="1385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382666" w:rsidRDefault="00382666" w14:paraId="045A0785" w14:textId="77777777">
            <w:r>
              <w:t>SEND_FLAG</w:t>
            </w:r>
          </w:p>
        </w:tc>
        <w:tc>
          <w:tcPr>
            <w:tcW w:w="2307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382666" w:rsidRDefault="00382666" w14:paraId="0CDF35C9" w14:textId="77777777">
            <w:pPr>
              <w:rPr>
                <w:rFonts w:cs="CordiaUPC"/>
              </w:rPr>
            </w:pPr>
            <w:r>
              <w:rPr>
                <w:rFonts w:cs="Angsana New"/>
                <w:cs/>
              </w:rPr>
              <w:t xml:space="preserve">ถ้า </w:t>
            </w:r>
            <w:r>
              <w:rPr>
                <w:rFonts w:cs="CordiaUPC"/>
              </w:rPr>
              <w:t xml:space="preserve">SMS_WORDING_TYPE </w:t>
            </w:r>
            <w:r>
              <w:rPr>
                <w:rFonts w:cs="Angsana New"/>
                <w:cs/>
              </w:rPr>
              <w:t xml:space="preserve">มีค่าเป็น </w:t>
            </w:r>
            <w:r>
              <w:rPr>
                <w:rFonts w:cs="CordiaUPC"/>
              </w:rPr>
              <w:t>SMS Before Expire</w:t>
            </w:r>
          </w:p>
          <w:p w:rsidR="00382666" w:rsidP="00382666" w:rsidRDefault="00382666" w14:paraId="6A1F29E6" w14:textId="77777777">
            <w:pPr>
              <w:pStyle w:val="ListParagraph"/>
              <w:numPr>
                <w:ilvl w:val="0"/>
                <w:numId w:val="461"/>
              </w:numPr>
              <w:rPr>
                <w:rFonts w:cs="CordiaUPC"/>
              </w:rPr>
            </w:pPr>
            <w:r>
              <w:rPr>
                <w:rFonts w:cs="CordiaUPC"/>
              </w:rPr>
              <w:t>smsBeforeExpireSendFlag</w:t>
            </w:r>
          </w:p>
        </w:tc>
      </w:tr>
      <w:tr w:rsidR="00382666" w:rsidTr="00382666" w14:paraId="07544C17" w14:textId="77777777">
        <w:tc>
          <w:tcPr>
            <w:tcW w:w="1308" w:type="pct"/>
            <w:vMerge w:val="restar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382666" w:rsidRDefault="00382666" w14:paraId="6C9E4BE5" w14:textId="77777777">
            <w:pPr>
              <w:rPr>
                <w:rFonts w:cs="CordiaUPC"/>
              </w:rPr>
            </w:pPr>
            <w:r>
              <w:t>MASS_PO_RELATION_WORDING_LANG</w:t>
            </w:r>
          </w:p>
        </w:tc>
        <w:tc>
          <w:tcPr>
            <w:tcW w:w="1385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382666" w:rsidRDefault="00382666" w14:paraId="0FD281B6" w14:textId="77777777">
            <w:r>
              <w:t>ROW_ID</w:t>
            </w:r>
          </w:p>
        </w:tc>
        <w:tc>
          <w:tcPr>
            <w:tcW w:w="2307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382666" w:rsidRDefault="00382666" w14:paraId="19C6DDCA" w14:textId="77777777">
            <w:pPr>
              <w:spacing w:after="0"/>
              <w:rPr>
                <w:rFonts w:cs="CordiaUPC"/>
              </w:rPr>
            </w:pPr>
            <w:r>
              <w:rPr>
                <w:rFonts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cs="Angsana New"/>
                <w:cs/>
              </w:rPr>
              <w:t>ครั้งแรก</w:t>
            </w:r>
          </w:p>
          <w:p w:rsidR="00382666" w:rsidRDefault="00382666" w14:paraId="7D374A79" w14:textId="77777777">
            <w:pPr>
              <w:rPr>
                <w:rFonts w:cs="CordiaUPC"/>
                <w:cs/>
              </w:rPr>
            </w:pPr>
            <w:r>
              <w:rPr>
                <w:rFonts w:cs="Angsana New"/>
                <w:cs/>
              </w:rPr>
              <w:t xml:space="preserve">ให้ระบบ </w:t>
            </w:r>
            <w:r>
              <w:rPr>
                <w:rFonts w:cs="CordiaUPC"/>
              </w:rPr>
              <w:t xml:space="preserve">Auto Generate </w:t>
            </w:r>
          </w:p>
          <w:p w:rsidR="00382666" w:rsidRDefault="00382666" w14:paraId="4D30F7B9" w14:textId="77777777">
            <w:pPr>
              <w:spacing w:after="0"/>
              <w:rPr>
                <w:rFonts w:cs="CordiaUPC"/>
              </w:rPr>
            </w:pPr>
            <w:r>
              <w:rPr>
                <w:rFonts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cs="Angsana New"/>
                <w:cs/>
              </w:rPr>
              <w:t>ครั้งถัดไป</w:t>
            </w:r>
          </w:p>
          <w:p w:rsidR="00382666" w:rsidRDefault="00382666" w14:paraId="6A9C401B" w14:textId="77777777">
            <w:pPr>
              <w:rPr>
                <w:rFonts w:cs="CordiaUPC"/>
              </w:rPr>
            </w:pPr>
            <w:r>
              <w:rPr>
                <w:rFonts w:cs="Angsana New"/>
                <w:cs/>
              </w:rPr>
              <w:t xml:space="preserve">ให้ใช้ </w:t>
            </w:r>
            <w:r>
              <w:rPr>
                <w:rFonts w:cs="CordiaUPC"/>
              </w:rPr>
              <w:t xml:space="preserve">Row ID </w:t>
            </w:r>
            <w:r>
              <w:rPr>
                <w:rFonts w:cs="Angsana New"/>
                <w:cs/>
              </w:rPr>
              <w:t>เดิม</w:t>
            </w:r>
          </w:p>
        </w:tc>
      </w:tr>
      <w:tr w:rsidR="00382666" w:rsidTr="00382666" w14:paraId="573C6984" w14:textId="77777777">
        <w:tc>
          <w:tcPr>
            <w:tcW w:w="0" w:type="auto"/>
            <w:vMerge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  <w:hideMark/>
          </w:tcPr>
          <w:p w:rsidR="00382666" w:rsidRDefault="00382666" w14:paraId="47F7C0A2" w14:textId="77777777">
            <w:pPr>
              <w:spacing w:after="0"/>
              <w:rPr>
                <w:rFonts w:cs="CordiaUPC"/>
              </w:rPr>
            </w:pPr>
          </w:p>
        </w:tc>
        <w:tc>
          <w:tcPr>
            <w:tcW w:w="1385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382666" w:rsidRDefault="00382666" w14:paraId="06A5DC20" w14:textId="77777777">
            <w:r>
              <w:t>MASS_PO_RELATION_WORDING_ROW_ID</w:t>
            </w:r>
          </w:p>
        </w:tc>
        <w:tc>
          <w:tcPr>
            <w:tcW w:w="2307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382666" w:rsidRDefault="00382666" w14:paraId="23FA5FDD" w14:textId="77777777">
            <w:pPr>
              <w:rPr>
                <w:rFonts w:cs="CordiaUPC"/>
              </w:rPr>
            </w:pPr>
            <w:r>
              <w:rPr>
                <w:rFonts w:cs="Angsana New"/>
                <w:cs/>
              </w:rPr>
              <w:t xml:space="preserve">ให้ใช้ </w:t>
            </w:r>
            <w:r>
              <w:rPr>
                <w:rFonts w:cs="CordiaUPC"/>
              </w:rPr>
              <w:t>MASS_PO_RELATION_WORDING</w:t>
            </w:r>
            <w:r>
              <w:rPr>
                <w:rFonts w:cs="Angsana New"/>
                <w:cs/>
              </w:rPr>
              <w:t>.</w:t>
            </w:r>
            <w:r>
              <w:rPr>
                <w:rFonts w:cs="CordiaUPC"/>
              </w:rPr>
              <w:t>ROW_ID</w:t>
            </w:r>
            <w:r>
              <w:rPr>
                <w:rFonts w:cs="Angsana New"/>
                <w:cs/>
              </w:rPr>
              <w:t xml:space="preserve"> เดิม</w:t>
            </w:r>
          </w:p>
        </w:tc>
      </w:tr>
      <w:tr w:rsidR="00382666" w:rsidTr="00382666" w14:paraId="5058AA13" w14:textId="77777777">
        <w:tc>
          <w:tcPr>
            <w:tcW w:w="0" w:type="auto"/>
            <w:vMerge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  <w:hideMark/>
          </w:tcPr>
          <w:p w:rsidR="00382666" w:rsidRDefault="00382666" w14:paraId="43A8CAB0" w14:textId="77777777">
            <w:pPr>
              <w:spacing w:after="0"/>
              <w:rPr>
                <w:rFonts w:cs="CordiaUPC"/>
              </w:rPr>
            </w:pPr>
          </w:p>
        </w:tc>
        <w:tc>
          <w:tcPr>
            <w:tcW w:w="1385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382666" w:rsidRDefault="00382666" w14:paraId="3D74A4B2" w14:textId="77777777">
            <w:r>
              <w:t>LANG</w:t>
            </w:r>
          </w:p>
        </w:tc>
        <w:tc>
          <w:tcPr>
            <w:tcW w:w="2307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382666" w:rsidRDefault="00382666" w14:paraId="3EDF0393" w14:textId="77777777">
            <w:pPr>
              <w:spacing w:after="0"/>
              <w:rPr>
                <w:rFonts w:cs="CordiaUPC"/>
              </w:rPr>
            </w:pPr>
            <w:r>
              <w:rPr>
                <w:rFonts w:cs="Angsana New"/>
                <w:cs/>
              </w:rPr>
              <w:t>ถ้าเป็นภาษาอังกฤษให้ลงเป็น “</w:t>
            </w:r>
            <w:r>
              <w:rPr>
                <w:rFonts w:cs="CordiaUPC"/>
              </w:rPr>
              <w:t>en</w:t>
            </w:r>
            <w:r>
              <w:rPr>
                <w:rFonts w:cs="Angsana New"/>
                <w:cs/>
              </w:rPr>
              <w:t>”</w:t>
            </w:r>
          </w:p>
          <w:p w:rsidR="00382666" w:rsidRDefault="00382666" w14:paraId="0C99001D" w14:textId="77777777">
            <w:pPr>
              <w:spacing w:after="0"/>
              <w:rPr>
                <w:rFonts w:cs="CordiaUPC"/>
              </w:rPr>
            </w:pPr>
            <w:r>
              <w:rPr>
                <w:rFonts w:cs="Angsana New"/>
                <w:cs/>
              </w:rPr>
              <w:t>ถ้าเป็นภาษาไทยให้ลงเป็น “</w:t>
            </w:r>
            <w:r>
              <w:rPr>
                <w:rFonts w:cs="CordiaUPC"/>
              </w:rPr>
              <w:t>th</w:t>
            </w:r>
            <w:r>
              <w:rPr>
                <w:rFonts w:cs="Angsana New"/>
                <w:cs/>
              </w:rPr>
              <w:t>”</w:t>
            </w:r>
          </w:p>
          <w:p w:rsidR="00382666" w:rsidRDefault="00382666" w14:paraId="64A6069D" w14:textId="77777777">
            <w:pPr>
              <w:spacing w:after="0"/>
              <w:rPr>
                <w:rFonts w:cs="CordiaUPC"/>
              </w:rPr>
            </w:pPr>
            <w:r>
              <w:rPr>
                <w:rFonts w:cs="Angsana New"/>
                <w:cs/>
              </w:rPr>
              <w:t>ถ้าไม่ระบุให้ลงเป็น “</w:t>
            </w:r>
            <w:r>
              <w:rPr>
                <w:rFonts w:cs="CordiaUPC"/>
              </w:rPr>
              <w:t>en</w:t>
            </w:r>
            <w:r>
              <w:rPr>
                <w:rFonts w:cs="Angsana New"/>
                <w:cs/>
              </w:rPr>
              <w:t>”</w:t>
            </w:r>
          </w:p>
        </w:tc>
      </w:tr>
      <w:tr w:rsidR="00382666" w:rsidTr="00382666" w14:paraId="395B7430" w14:textId="77777777">
        <w:tc>
          <w:tcPr>
            <w:tcW w:w="0" w:type="auto"/>
            <w:vMerge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  <w:hideMark/>
          </w:tcPr>
          <w:p w:rsidR="00382666" w:rsidRDefault="00382666" w14:paraId="74816A19" w14:textId="77777777">
            <w:pPr>
              <w:spacing w:after="0"/>
              <w:rPr>
                <w:rFonts w:cs="CordiaUPC"/>
              </w:rPr>
            </w:pPr>
          </w:p>
        </w:tc>
        <w:tc>
          <w:tcPr>
            <w:tcW w:w="1385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382666" w:rsidRDefault="00382666" w14:paraId="23D04110" w14:textId="77777777">
            <w:r>
              <w:t>SMS_WORDING_VALUE</w:t>
            </w:r>
          </w:p>
        </w:tc>
        <w:tc>
          <w:tcPr>
            <w:tcW w:w="2307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hideMark/>
          </w:tcPr>
          <w:p w:rsidR="00382666" w:rsidRDefault="00382666" w14:paraId="075CBF95" w14:textId="77777777">
            <w:pPr>
              <w:rPr>
                <w:rFonts w:cs="CordiaUPC"/>
              </w:rPr>
            </w:pPr>
            <w:r>
              <w:rPr>
                <w:rFonts w:cs="Angsana New"/>
                <w:cs/>
              </w:rPr>
              <w:t>เป็นค่าใดค่าหนึ่งดังต่อไปนี้</w:t>
            </w:r>
          </w:p>
          <w:p w:rsidR="00382666" w:rsidP="00382666" w:rsidRDefault="00382666" w14:paraId="0C2E7686" w14:textId="77777777">
            <w:pPr>
              <w:pStyle w:val="ListParagraph"/>
              <w:numPr>
                <w:ilvl w:val="0"/>
                <w:numId w:val="462"/>
              </w:numPr>
              <w:rPr>
                <w:rFonts w:cs="CordiaUPC"/>
              </w:rPr>
            </w:pPr>
            <w:r>
              <w:rPr>
                <w:rFonts w:cs="CordiaUPC"/>
              </w:rPr>
              <w:t>smsBeforeExpireEN</w:t>
            </w:r>
          </w:p>
          <w:p w:rsidR="00382666" w:rsidP="00382666" w:rsidRDefault="00382666" w14:paraId="6D85996A" w14:textId="77777777">
            <w:pPr>
              <w:pStyle w:val="ListParagraph"/>
              <w:numPr>
                <w:ilvl w:val="0"/>
                <w:numId w:val="462"/>
              </w:numPr>
              <w:rPr>
                <w:rFonts w:cs="CordiaUPC"/>
              </w:rPr>
            </w:pPr>
            <w:r>
              <w:rPr>
                <w:rFonts w:cs="CordiaUPC"/>
              </w:rPr>
              <w:t>smsBeforeExpireTH</w:t>
            </w:r>
          </w:p>
        </w:tc>
      </w:tr>
    </w:tbl>
    <w:p w:rsidR="00382666" w:rsidP="00DA7559" w:rsidRDefault="00382666" w14:paraId="1AACD724" w14:textId="77777777">
      <w:pPr>
        <w:pStyle w:val="NoSpacing"/>
      </w:pPr>
    </w:p>
    <w:p w:rsidRPr="00EA73A4" w:rsidR="00FE67BE" w:rsidP="00EA73A4" w:rsidRDefault="00FE67BE" w14:paraId="415C0773" w14:textId="6919B7CB">
      <w:pPr>
        <w:pStyle w:val="Heading2"/>
        <w:numPr>
          <w:ilvl w:val="0"/>
          <w:numId w:val="1"/>
        </w:numPr>
        <w:ind w:left="426" w:hanging="426"/>
        <w:rPr>
          <w:rFonts w:ascii="CordiaUPC" w:hAnsi="CordiaUPC" w:cs="CordiaUPC"/>
          <w:sz w:val="36"/>
          <w:szCs w:val="36"/>
        </w:rPr>
      </w:pPr>
      <w:r>
        <w:rPr>
          <w:rFonts w:ascii="CordiaUPC" w:hAnsi="CordiaUPC" w:cs="CordiaUPC"/>
          <w:sz w:val="36"/>
          <w:szCs w:val="36"/>
        </w:rPr>
        <w:t>Mass PO Relation Music Streaming</w:t>
      </w:r>
    </w:p>
    <w:p w:rsidR="00FE67BE" w:rsidP="00EA73A4" w:rsidRDefault="00FE67BE" w14:paraId="3DC08AF2" w14:textId="66E1DD37">
      <w:pPr>
        <w:pStyle w:val="Heading3"/>
        <w:numPr>
          <w:ilvl w:val="0"/>
          <w:numId w:val="378"/>
        </w:numPr>
        <w:rPr>
          <w:rFonts w:ascii="CordiaUPC" w:hAnsi="CordiaUPC" w:cs="CordiaUPC"/>
          <w:sz w:val="32"/>
          <w:szCs w:val="40"/>
        </w:rPr>
      </w:pPr>
      <w:r w:rsidRPr="00180BBA">
        <w:rPr>
          <w:rFonts w:ascii="CordiaUPC" w:hAnsi="CordiaUPC" w:cs="CordiaUPC"/>
          <w:sz w:val="32"/>
          <w:szCs w:val="40"/>
        </w:rPr>
        <w:t>Field on Screen</w:t>
      </w:r>
    </w:p>
    <w:tbl>
      <w:tblPr>
        <w:tblW w:w="4977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522"/>
        <w:gridCol w:w="1930"/>
        <w:gridCol w:w="7"/>
        <w:gridCol w:w="5516"/>
      </w:tblGrid>
      <w:tr w:rsidRPr="008979A8" w:rsidR="00FE67BE" w:rsidTr="00FE67BE" w14:paraId="68DFB978" w14:textId="77777777">
        <w:trPr>
          <w:cantSplit/>
          <w:tblHeader/>
        </w:trPr>
        <w:tc>
          <w:tcPr>
            <w:tcW w:w="848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FE67BE" w:rsidP="00FE67BE" w:rsidRDefault="00FE67BE" w14:paraId="720D5540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Field Name</w:t>
            </w:r>
          </w:p>
        </w:tc>
        <w:tc>
          <w:tcPr>
            <w:tcW w:w="1079" w:type="pct"/>
            <w:gridSpan w:val="2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FE67BE" w:rsidP="00FE67BE" w:rsidRDefault="00FE67BE" w14:paraId="048C7B87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Type</w:t>
            </w:r>
          </w:p>
        </w:tc>
        <w:tc>
          <w:tcPr>
            <w:tcW w:w="3073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FE67BE" w:rsidP="00FE67BE" w:rsidRDefault="00FE67BE" w14:paraId="1C6BA683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Comments</w:t>
            </w:r>
          </w:p>
        </w:tc>
      </w:tr>
      <w:tr w:rsidRPr="008979A8" w:rsidR="00FE67BE" w:rsidTr="00FE67BE" w14:paraId="13BBCF88" w14:textId="77777777">
        <w:trPr>
          <w:trHeight w:val="111"/>
        </w:trPr>
        <w:tc>
          <w:tcPr>
            <w:tcW w:w="5000" w:type="pct"/>
            <w:gridSpan w:val="4"/>
            <w:shd w:val="clear" w:color="auto" w:fill="C2D69B" w:themeFill="accent3" w:themeFillTint="99"/>
          </w:tcPr>
          <w:p w:rsidR="00FE67BE" w:rsidP="00FE67BE" w:rsidRDefault="00FE67BE" w14:paraId="69DB0E2D" w14:textId="64CC647D">
            <w:pPr>
              <w:pStyle w:val="HeaderTable"/>
            </w:pPr>
            <w:r>
              <w:t>PO Relation Music Streaming Table Section</w:t>
            </w:r>
          </w:p>
        </w:tc>
      </w:tr>
      <w:tr w:rsidRPr="008979A8" w:rsidR="00FE67BE" w:rsidTr="00FE67BE" w14:paraId="36F6798F" w14:textId="77777777">
        <w:trPr>
          <w:trHeight w:val="72"/>
        </w:trPr>
        <w:tc>
          <w:tcPr>
            <w:tcW w:w="848" w:type="pct"/>
          </w:tcPr>
          <w:p w:rsidR="00FE67BE" w:rsidP="00FE67BE" w:rsidRDefault="00FE67BE" w14:paraId="27155F90" w14:textId="77777777">
            <w:r w:rsidRPr="00EA73A4">
              <w:t>Deduct Type</w:t>
            </w:r>
          </w:p>
        </w:tc>
        <w:tc>
          <w:tcPr>
            <w:tcW w:w="1075" w:type="pct"/>
          </w:tcPr>
          <w:p w:rsidR="00FE67BE" w:rsidP="00FE67BE" w:rsidRDefault="00FE67BE" w14:paraId="79FFD1E7" w14:textId="77777777"/>
        </w:tc>
        <w:tc>
          <w:tcPr>
            <w:tcW w:w="3077" w:type="pct"/>
            <w:gridSpan w:val="2"/>
          </w:tcPr>
          <w:p w:rsidR="00FE67BE" w:rsidP="00FE67BE" w:rsidRDefault="00FE67BE" w14:paraId="66248CC4" w14:textId="77777777">
            <w:r>
              <w:rPr>
                <w:rFonts w:hint="cs"/>
                <w:cs/>
              </w:rPr>
              <w:t xml:space="preserve">แสดงใน </w:t>
            </w:r>
            <w:r>
              <w:t>Format</w:t>
            </w:r>
          </w:p>
          <w:p w:rsidR="00FE67BE" w:rsidP="00FE67BE" w:rsidRDefault="00FE67BE" w14:paraId="2339332A" w14:textId="77777777">
            <w:r>
              <w:t>deductType</w:t>
            </w:r>
          </w:p>
          <w:p w:rsidR="00FE67BE" w:rsidP="00FE67BE" w:rsidRDefault="00FE67BE" w14:paraId="646CA4AD" w14:textId="6FFCA3E8">
            <w:pPr>
              <w:rPr>
                <w:cs/>
              </w:rPr>
            </w:pPr>
            <w:r>
              <w:t xml:space="preserve">Visible </w:t>
            </w:r>
            <w:r>
              <w:rPr>
                <w:rFonts w:hint="cs"/>
                <w:cs/>
              </w:rPr>
              <w:t xml:space="preserve">เมื่อ </w:t>
            </w:r>
            <w:r>
              <w:t xml:space="preserve">customerType </w:t>
            </w:r>
            <w:r>
              <w:rPr>
                <w:rFonts w:hint="cs"/>
                <w:cs/>
              </w:rPr>
              <w:t xml:space="preserve">เป็น </w:t>
            </w:r>
            <w:r>
              <w:rPr>
                <w:rFonts w:cs="Angsana New"/>
                <w:cs/>
              </w:rPr>
              <w:t>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>”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priceType </w:t>
            </w:r>
            <w:r>
              <w:rPr>
                <w:rFonts w:hint="cs"/>
                <w:cs/>
              </w:rPr>
              <w:t xml:space="preserve">เป็น </w:t>
            </w:r>
            <w:r>
              <w:rPr>
                <w:rFonts w:cs="CordiaUPC"/>
                <w:cs/>
              </w:rPr>
              <w:t>“</w:t>
            </w:r>
            <w:r>
              <w:t>Recurring</w:t>
            </w:r>
            <w:r>
              <w:rPr>
                <w:rFonts w:cs="CordiaUPC"/>
                <w:cs/>
              </w:rPr>
              <w:t>”</w:t>
            </w:r>
          </w:p>
        </w:tc>
      </w:tr>
      <w:tr w:rsidRPr="008979A8" w:rsidR="00FE67BE" w:rsidTr="00FE67BE" w14:paraId="023AD766" w14:textId="77777777">
        <w:trPr>
          <w:trHeight w:val="72"/>
        </w:trPr>
        <w:tc>
          <w:tcPr>
            <w:tcW w:w="848" w:type="pct"/>
          </w:tcPr>
          <w:p w:rsidR="00FE67BE" w:rsidP="00FE67BE" w:rsidRDefault="00FE67BE" w14:paraId="28A22E54" w14:textId="4DCD78B1">
            <w:r>
              <w:t xml:space="preserve">Effective </w:t>
            </w:r>
            <w:r w:rsidR="00162552">
              <w:t xml:space="preserve">Start </w:t>
            </w:r>
            <w:r>
              <w:t>Date</w:t>
            </w:r>
          </w:p>
        </w:tc>
        <w:tc>
          <w:tcPr>
            <w:tcW w:w="1075" w:type="pct"/>
          </w:tcPr>
          <w:p w:rsidR="00FE67BE" w:rsidP="00FE67BE" w:rsidRDefault="00FE67BE" w14:paraId="70D81C03" w14:textId="77777777"/>
        </w:tc>
        <w:tc>
          <w:tcPr>
            <w:tcW w:w="3077" w:type="pct"/>
            <w:gridSpan w:val="2"/>
          </w:tcPr>
          <w:p w:rsidR="00FE67BE" w:rsidP="00FE67BE" w:rsidRDefault="00FE67BE" w14:paraId="2DB79494" w14:textId="77777777">
            <w:r>
              <w:rPr>
                <w:rFonts w:hint="cs"/>
                <w:cs/>
              </w:rPr>
              <w:t xml:space="preserve">แสดงใน </w:t>
            </w:r>
            <w:r>
              <w:t>Format</w:t>
            </w:r>
          </w:p>
          <w:p w:rsidR="00FE67BE" w:rsidP="00FE67BE" w:rsidRDefault="00FE67BE" w14:paraId="76CBC469" w14:textId="1CB401CF">
            <w:r>
              <w:t>effectiveStartDate</w:t>
            </w:r>
          </w:p>
        </w:tc>
      </w:tr>
      <w:tr w:rsidRPr="008979A8" w:rsidR="00162552" w:rsidTr="00FE67BE" w14:paraId="7914024E" w14:textId="77777777">
        <w:trPr>
          <w:trHeight w:val="72"/>
        </w:trPr>
        <w:tc>
          <w:tcPr>
            <w:tcW w:w="848" w:type="pct"/>
          </w:tcPr>
          <w:p w:rsidR="00162552" w:rsidP="00162552" w:rsidRDefault="00162552" w14:paraId="207ECAA9" w14:textId="19E12C96">
            <w:r>
              <w:t>Effective End Date</w:t>
            </w:r>
          </w:p>
        </w:tc>
        <w:tc>
          <w:tcPr>
            <w:tcW w:w="1075" w:type="pct"/>
          </w:tcPr>
          <w:p w:rsidR="00162552" w:rsidP="00162552" w:rsidRDefault="00162552" w14:paraId="3B316952" w14:textId="77777777"/>
        </w:tc>
        <w:tc>
          <w:tcPr>
            <w:tcW w:w="3077" w:type="pct"/>
            <w:gridSpan w:val="2"/>
          </w:tcPr>
          <w:p w:rsidR="00162552" w:rsidP="00162552" w:rsidRDefault="00162552" w14:paraId="651BAF5E" w14:textId="77777777">
            <w:r>
              <w:rPr>
                <w:rFonts w:hint="cs"/>
                <w:cs/>
              </w:rPr>
              <w:t xml:space="preserve">แสดงใน </w:t>
            </w:r>
            <w:r>
              <w:t>Format</w:t>
            </w:r>
          </w:p>
          <w:p w:rsidR="00162552" w:rsidP="00162552" w:rsidRDefault="00162552" w14:paraId="71A243E8" w14:textId="139E38E1">
            <w:pPr>
              <w:rPr>
                <w:cs/>
              </w:rPr>
            </w:pPr>
            <w:r>
              <w:t>effectiveEndDate</w:t>
            </w:r>
          </w:p>
        </w:tc>
      </w:tr>
      <w:tr w:rsidRPr="008979A8" w:rsidR="00162552" w:rsidTr="00FE67BE" w14:paraId="4A9976BA" w14:textId="77777777">
        <w:trPr>
          <w:trHeight w:val="72"/>
        </w:trPr>
        <w:tc>
          <w:tcPr>
            <w:tcW w:w="848" w:type="pct"/>
          </w:tcPr>
          <w:p w:rsidR="00162552" w:rsidP="00162552" w:rsidRDefault="00162552" w14:paraId="26662339" w14:textId="77777777">
            <w:r>
              <w:t>PO Relation Type</w:t>
            </w:r>
          </w:p>
        </w:tc>
        <w:tc>
          <w:tcPr>
            <w:tcW w:w="1075" w:type="pct"/>
          </w:tcPr>
          <w:p w:rsidR="00162552" w:rsidP="00162552" w:rsidRDefault="00162552" w14:paraId="3761F9E8" w14:textId="77777777"/>
        </w:tc>
        <w:tc>
          <w:tcPr>
            <w:tcW w:w="3077" w:type="pct"/>
            <w:gridSpan w:val="2"/>
          </w:tcPr>
          <w:p w:rsidR="00162552" w:rsidP="00162552" w:rsidRDefault="00162552" w14:paraId="44BD0C9A" w14:textId="77777777">
            <w:r>
              <w:rPr>
                <w:rFonts w:hint="cs"/>
                <w:cs/>
              </w:rPr>
              <w:t xml:space="preserve">แสดงใน </w:t>
            </w:r>
            <w:r>
              <w:t>Format</w:t>
            </w:r>
          </w:p>
          <w:p w:rsidR="00162552" w:rsidP="00162552" w:rsidRDefault="00162552" w14:paraId="23994930" w14:textId="77777777">
            <w:r>
              <w:t>PO Relation Type</w:t>
            </w:r>
          </w:p>
        </w:tc>
      </w:tr>
      <w:tr w:rsidRPr="008979A8" w:rsidR="00162552" w:rsidTr="00FE67BE" w14:paraId="3E914466" w14:textId="77777777">
        <w:trPr>
          <w:trHeight w:val="69"/>
        </w:trPr>
        <w:tc>
          <w:tcPr>
            <w:tcW w:w="848" w:type="pct"/>
          </w:tcPr>
          <w:p w:rsidR="00162552" w:rsidP="00162552" w:rsidRDefault="00162552" w14:paraId="7C6C9190" w14:textId="77777777">
            <w:r>
              <w:t>PO Relation</w:t>
            </w:r>
          </w:p>
        </w:tc>
        <w:tc>
          <w:tcPr>
            <w:tcW w:w="1075" w:type="pct"/>
          </w:tcPr>
          <w:p w:rsidR="00162552" w:rsidP="00162552" w:rsidRDefault="00162552" w14:paraId="6C1932E7" w14:textId="77777777"/>
        </w:tc>
        <w:tc>
          <w:tcPr>
            <w:tcW w:w="3077" w:type="pct"/>
            <w:gridSpan w:val="2"/>
          </w:tcPr>
          <w:p w:rsidR="00162552" w:rsidP="00162552" w:rsidRDefault="00162552" w14:paraId="1DC2AFD9" w14:textId="77777777">
            <w:r>
              <w:rPr>
                <w:rFonts w:hint="cs"/>
                <w:cs/>
              </w:rPr>
              <w:t xml:space="preserve">แสดงใน </w:t>
            </w:r>
            <w:r>
              <w:t>Format</w:t>
            </w:r>
          </w:p>
          <w:p w:rsidR="00162552" w:rsidP="00162552" w:rsidRDefault="00162552" w14:paraId="50E0C8E9" w14:textId="77777777">
            <w:r>
              <w:rPr>
                <w:rFonts w:hint="cs"/>
                <w:cs/>
              </w:rPr>
              <w:t xml:space="preserve">ค่า </w:t>
            </w:r>
            <w:r>
              <w:t xml:space="preserve">Display </w:t>
            </w:r>
            <w:r>
              <w:rPr>
                <w:rFonts w:hint="cs"/>
                <w:cs/>
              </w:rPr>
              <w:t xml:space="preserve">ของ </w:t>
            </w:r>
            <w:r>
              <w:t>poRelation</w:t>
            </w:r>
          </w:p>
          <w:p w:rsidRPr="004774EC" w:rsidR="00162552" w:rsidP="00162552" w:rsidRDefault="00162552" w14:paraId="5A886B82" w14:textId="77777777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หมายเหตุ ถ้ามีค่ามากกว่า </w:t>
            </w:r>
            <w:r>
              <w:t xml:space="preserve">1 </w:t>
            </w:r>
            <w:r>
              <w:rPr>
                <w:rFonts w:hint="cs"/>
                <w:cs/>
              </w:rPr>
              <w:t xml:space="preserve">ค่า ให้ขึ้นบรรทัดใหม่โดยที่ยังอยู่ใน </w:t>
            </w:r>
            <w:r>
              <w:t xml:space="preserve">Row </w:t>
            </w:r>
            <w:r>
              <w:rPr>
                <w:rFonts w:hint="cs"/>
                <w:cs/>
              </w:rPr>
              <w:t>เดิม</w:t>
            </w:r>
          </w:p>
        </w:tc>
      </w:tr>
      <w:tr w:rsidRPr="008979A8" w:rsidR="00162552" w:rsidTr="00FE67BE" w14:paraId="47A89E59" w14:textId="77777777">
        <w:trPr>
          <w:trHeight w:val="69"/>
        </w:trPr>
        <w:tc>
          <w:tcPr>
            <w:tcW w:w="848" w:type="pct"/>
          </w:tcPr>
          <w:p w:rsidR="00162552" w:rsidP="00162552" w:rsidRDefault="00162552" w14:paraId="65F9E5A7" w14:textId="77777777">
            <w:r>
              <w:t>Remark</w:t>
            </w:r>
          </w:p>
        </w:tc>
        <w:tc>
          <w:tcPr>
            <w:tcW w:w="1075" w:type="pct"/>
          </w:tcPr>
          <w:p w:rsidR="00162552" w:rsidP="00162552" w:rsidRDefault="00162552" w14:paraId="3EEC2763" w14:textId="77777777"/>
        </w:tc>
        <w:tc>
          <w:tcPr>
            <w:tcW w:w="3077" w:type="pct"/>
            <w:gridSpan w:val="2"/>
          </w:tcPr>
          <w:p w:rsidR="00162552" w:rsidP="00162552" w:rsidRDefault="00162552" w14:paraId="04AFD424" w14:textId="77777777">
            <w:r>
              <w:rPr>
                <w:rFonts w:hint="cs"/>
                <w:cs/>
              </w:rPr>
              <w:t xml:space="preserve">แสดงใน </w:t>
            </w:r>
            <w:r>
              <w:t>Format</w:t>
            </w:r>
          </w:p>
          <w:p w:rsidR="00162552" w:rsidP="00162552" w:rsidRDefault="00162552" w14:paraId="686A0E04" w14:textId="77777777">
            <w:r>
              <w:t>remark</w:t>
            </w:r>
          </w:p>
        </w:tc>
      </w:tr>
      <w:tr w:rsidRPr="008979A8" w:rsidR="00162552" w:rsidTr="00FE67BE" w14:paraId="4D727405" w14:textId="77777777">
        <w:trPr>
          <w:trHeight w:val="69"/>
        </w:trPr>
        <w:tc>
          <w:tcPr>
            <w:tcW w:w="848" w:type="pct"/>
          </w:tcPr>
          <w:p w:rsidR="00162552" w:rsidP="00162552" w:rsidRDefault="00162552" w14:paraId="2ACF8F94" w14:textId="77777777">
            <w:pPr>
              <w:tabs>
                <w:tab w:val="left" w:pos="1356"/>
              </w:tabs>
            </w:pPr>
            <w:r>
              <w:t>Action</w:t>
            </w:r>
          </w:p>
          <w:p w:rsidR="00162552" w:rsidP="00162552" w:rsidRDefault="00162552" w14:paraId="77C3F309" w14:textId="77777777">
            <w:pPr>
              <w:pStyle w:val="ListParagraph"/>
              <w:numPr>
                <w:ilvl w:val="0"/>
                <w:numId w:val="47"/>
              </w:numPr>
            </w:pPr>
            <w:r>
              <w:t>Edit</w:t>
            </w:r>
          </w:p>
        </w:tc>
        <w:tc>
          <w:tcPr>
            <w:tcW w:w="1075" w:type="pct"/>
          </w:tcPr>
          <w:p w:rsidR="00162552" w:rsidP="00162552" w:rsidRDefault="00162552" w14:paraId="334F8B0B" w14:textId="77777777">
            <w:r>
              <w:t>Button</w:t>
            </w:r>
          </w:p>
        </w:tc>
        <w:tc>
          <w:tcPr>
            <w:tcW w:w="3077" w:type="pct"/>
            <w:gridSpan w:val="2"/>
          </w:tcPr>
          <w:p w:rsidR="00162552" w:rsidP="00162552" w:rsidRDefault="00162552" w14:paraId="0D95F8B2" w14:textId="77777777">
            <w:r w:rsidRPr="0079598B">
              <w:rPr>
                <w:cs/>
              </w:rPr>
              <w:t xml:space="preserve">เมื่อกดปุ่มให้ทำการ </w:t>
            </w:r>
            <w:r w:rsidRPr="0079598B">
              <w:t xml:space="preserve">Visible </w:t>
            </w:r>
            <w:r>
              <w:t xml:space="preserve">PO Relation Detail </w:t>
            </w:r>
            <w:r w:rsidRPr="0079598B">
              <w:t>Section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และดึงข้อมูลของ </w:t>
            </w:r>
            <w:r>
              <w:t xml:space="preserve">Row </w:t>
            </w:r>
            <w:r>
              <w:rPr>
                <w:rFonts w:hint="cs"/>
                <w:cs/>
              </w:rPr>
              <w:t>นั้นๆ มาแสดง</w:t>
            </w:r>
          </w:p>
        </w:tc>
      </w:tr>
      <w:tr w:rsidRPr="008979A8" w:rsidR="00162552" w:rsidTr="00FE67BE" w14:paraId="5F0F3E7A" w14:textId="77777777">
        <w:trPr>
          <w:trHeight w:val="69"/>
        </w:trPr>
        <w:tc>
          <w:tcPr>
            <w:tcW w:w="848" w:type="pct"/>
          </w:tcPr>
          <w:p w:rsidR="00162552" w:rsidP="00162552" w:rsidRDefault="00162552" w14:paraId="3AD9B5DD" w14:textId="77777777">
            <w:pPr>
              <w:tabs>
                <w:tab w:val="left" w:pos="1356"/>
              </w:tabs>
            </w:pPr>
            <w:r>
              <w:t>Action</w:t>
            </w:r>
          </w:p>
          <w:p w:rsidR="00162552" w:rsidP="00162552" w:rsidRDefault="00162552" w14:paraId="4D22B527" w14:textId="77777777">
            <w:pPr>
              <w:pStyle w:val="ListParagraph"/>
              <w:numPr>
                <w:ilvl w:val="0"/>
                <w:numId w:val="47"/>
              </w:numPr>
            </w:pPr>
            <w:r>
              <w:t>Delete</w:t>
            </w:r>
          </w:p>
        </w:tc>
        <w:tc>
          <w:tcPr>
            <w:tcW w:w="1075" w:type="pct"/>
          </w:tcPr>
          <w:p w:rsidR="00162552" w:rsidP="00162552" w:rsidRDefault="00162552" w14:paraId="478C7927" w14:textId="77777777">
            <w:r>
              <w:t>Button</w:t>
            </w:r>
          </w:p>
        </w:tc>
        <w:tc>
          <w:tcPr>
            <w:tcW w:w="3077" w:type="pct"/>
            <w:gridSpan w:val="2"/>
          </w:tcPr>
          <w:p w:rsidR="00162552" w:rsidP="00162552" w:rsidRDefault="00162552" w14:paraId="73109ACA" w14:textId="77777777">
            <w:r w:rsidRPr="0079598B">
              <w:rPr>
                <w:cs/>
              </w:rPr>
              <w:t>เมื่</w:t>
            </w:r>
            <w:r>
              <w:rPr>
                <w:rFonts w:hint="cs"/>
                <w:cs/>
              </w:rPr>
              <w:t>อ</w:t>
            </w:r>
            <w:r w:rsidRPr="0079598B">
              <w:rPr>
                <w:cs/>
              </w:rPr>
              <w:t>กดปุ่มให้ทำการ</w:t>
            </w:r>
            <w:r>
              <w:t xml:space="preserve"> Delete </w:t>
            </w:r>
            <w:r>
              <w:rPr>
                <w:rFonts w:hint="cs"/>
                <w:cs/>
              </w:rPr>
              <w:t xml:space="preserve">ข้อมูลของ </w:t>
            </w:r>
            <w:r>
              <w:t xml:space="preserve">Row </w:t>
            </w:r>
            <w:r>
              <w:rPr>
                <w:rFonts w:hint="cs"/>
                <w:cs/>
              </w:rPr>
              <w:t>นั้นๆ</w:t>
            </w:r>
          </w:p>
        </w:tc>
      </w:tr>
      <w:tr w:rsidRPr="008979A8" w:rsidR="00162552" w:rsidTr="00FE67BE" w14:paraId="0DF7C050" w14:textId="77777777">
        <w:trPr>
          <w:trHeight w:val="69"/>
        </w:trPr>
        <w:tc>
          <w:tcPr>
            <w:tcW w:w="848" w:type="pct"/>
          </w:tcPr>
          <w:p w:rsidR="00162552" w:rsidP="00162552" w:rsidRDefault="00162552" w14:paraId="66DCBB57" w14:textId="77777777">
            <w:r>
              <w:rPr>
                <w:rFonts w:hint="cs"/>
                <w:cs/>
              </w:rPr>
              <w:t xml:space="preserve">ปุ่ม </w:t>
            </w:r>
            <w:r>
              <w:rPr>
                <w:rFonts w:cs="Angsana New"/>
                <w:cs/>
              </w:rPr>
              <w:t>+</w:t>
            </w:r>
          </w:p>
        </w:tc>
        <w:tc>
          <w:tcPr>
            <w:tcW w:w="1075" w:type="pct"/>
          </w:tcPr>
          <w:p w:rsidR="00162552" w:rsidP="00162552" w:rsidRDefault="00162552" w14:paraId="3D0BDD76" w14:textId="77777777">
            <w:r>
              <w:t>Button</w:t>
            </w:r>
          </w:p>
        </w:tc>
        <w:tc>
          <w:tcPr>
            <w:tcW w:w="3077" w:type="pct"/>
            <w:gridSpan w:val="2"/>
          </w:tcPr>
          <w:p w:rsidR="00162552" w:rsidP="00162552" w:rsidRDefault="00162552" w14:paraId="0B3BBE14" w14:textId="77777777">
            <w:r>
              <w:rPr>
                <w:rFonts w:hint="cs"/>
                <w:cs/>
              </w:rPr>
              <w:t xml:space="preserve">เมื่อกดปุ่มให้ทำการ </w:t>
            </w:r>
            <w:r>
              <w:t>Visible PO Relation Detail Section</w:t>
            </w:r>
          </w:p>
        </w:tc>
      </w:tr>
      <w:tr w:rsidRPr="008979A8" w:rsidR="00162552" w:rsidTr="00FE67BE" w14:paraId="3E42A703" w14:textId="77777777">
        <w:trPr>
          <w:trHeight w:val="111"/>
        </w:trPr>
        <w:tc>
          <w:tcPr>
            <w:tcW w:w="5000" w:type="pct"/>
            <w:gridSpan w:val="4"/>
            <w:shd w:val="clear" w:color="auto" w:fill="C2D69B" w:themeFill="accent3" w:themeFillTint="99"/>
          </w:tcPr>
          <w:p w:rsidR="00162552" w:rsidP="00162552" w:rsidRDefault="00162552" w14:paraId="749975A1" w14:textId="5696878C">
            <w:pPr>
              <w:pStyle w:val="HeaderTable"/>
            </w:pPr>
            <w:r>
              <w:t>End PO Relation Music Streaming Table Section</w:t>
            </w:r>
          </w:p>
        </w:tc>
      </w:tr>
      <w:tr w:rsidRPr="008979A8" w:rsidR="00162552" w:rsidTr="00FE67BE" w14:paraId="17214BD4" w14:textId="77777777">
        <w:trPr>
          <w:trHeight w:val="111"/>
        </w:trPr>
        <w:tc>
          <w:tcPr>
            <w:tcW w:w="5000" w:type="pct"/>
            <w:gridSpan w:val="4"/>
            <w:shd w:val="clear" w:color="auto" w:fill="C2D69B" w:themeFill="accent3" w:themeFillTint="99"/>
          </w:tcPr>
          <w:p w:rsidR="00162552" w:rsidP="00162552" w:rsidRDefault="00162552" w14:paraId="1E0DEBF1" w14:textId="55B5C5D1">
            <w:pPr>
              <w:pStyle w:val="HeaderTable"/>
            </w:pPr>
            <w:r>
              <w:t>PO Relation Music Streaming Detail Section</w:t>
            </w:r>
          </w:p>
        </w:tc>
      </w:tr>
      <w:tr w:rsidRPr="008979A8" w:rsidR="00162552" w:rsidTr="00FE67BE" w14:paraId="67B2E173" w14:textId="77777777">
        <w:trPr>
          <w:trHeight w:val="111"/>
        </w:trPr>
        <w:tc>
          <w:tcPr>
            <w:tcW w:w="848" w:type="pct"/>
          </w:tcPr>
          <w:p w:rsidR="00162552" w:rsidP="00162552" w:rsidRDefault="00162552" w14:paraId="7366BE3B" w14:textId="77777777">
            <w:r>
              <w:t>deductType</w:t>
            </w:r>
          </w:p>
        </w:tc>
        <w:tc>
          <w:tcPr>
            <w:tcW w:w="1079" w:type="pct"/>
            <w:gridSpan w:val="2"/>
          </w:tcPr>
          <w:p w:rsidR="00162552" w:rsidP="00162552" w:rsidRDefault="00162552" w14:paraId="479CE2CE" w14:textId="77777777">
            <w:r>
              <w:t>Drop Down List</w:t>
            </w:r>
          </w:p>
        </w:tc>
        <w:tc>
          <w:tcPr>
            <w:tcW w:w="3073" w:type="pct"/>
          </w:tcPr>
          <w:p w:rsidR="00162552" w:rsidP="00162552" w:rsidRDefault="00162552" w14:paraId="68B5DEF6" w14:textId="77777777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C600C4">
              <w:rPr>
                <w:rFonts w:cs="Angsana New"/>
                <w:color w:val="FF0000"/>
                <w:cs/>
              </w:rPr>
              <w:t>*</w:t>
            </w:r>
            <w:r>
              <w:rPr>
                <w:color w:val="FF0000"/>
              </w:rPr>
              <w:t>Deduct Type</w:t>
            </w:r>
            <w:r>
              <w:rPr>
                <w:rFonts w:cs="Angsana New"/>
                <w:cs/>
              </w:rPr>
              <w:t xml:space="preserve"> </w:t>
            </w:r>
          </w:p>
          <w:p w:rsidR="00162552" w:rsidP="00162552" w:rsidRDefault="00162552" w14:paraId="24377350" w14:textId="77777777">
            <w:r w:rsidRPr="004C3917">
              <w:t>List of Value</w:t>
            </w:r>
            <w:r>
              <w:rPr>
                <w:rFonts w:cs="Angsana New"/>
                <w:cs/>
              </w:rPr>
              <w:t xml:space="preserve"> : </w:t>
            </w:r>
            <w:r>
              <w:rPr>
                <w:rFonts w:hint="cs"/>
                <w:cs/>
              </w:rPr>
              <w:t xml:space="preserve">ดึงจาก 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FLW_CFG_LOV </w:t>
            </w:r>
            <w:r>
              <w:rPr>
                <w:rFonts w:hint="cs"/>
                <w:cs/>
              </w:rPr>
              <w:t xml:space="preserve">โดย </w:t>
            </w:r>
            <w:r>
              <w:t xml:space="preserve">group_type </w:t>
            </w:r>
            <w:r>
              <w:rPr>
                <w:rFonts w:cs="Angsana New"/>
                <w:cs/>
              </w:rPr>
              <w:t xml:space="preserve">= </w:t>
            </w:r>
            <w:r>
              <w:rPr>
                <w:rFonts w:cs="CordiaUPC"/>
                <w:cs/>
              </w:rPr>
              <w:t>“</w:t>
            </w:r>
            <w:r>
              <w:t>Deduct Type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status </w:t>
            </w:r>
            <w:r>
              <w:rPr>
                <w:rFonts w:cs="CordiaUPC"/>
                <w:cs/>
              </w:rPr>
              <w:t>= “</w:t>
            </w:r>
            <w:r>
              <w:t>Active</w:t>
            </w:r>
            <w:r>
              <w:rPr>
                <w:rFonts w:cs="CordiaUPC"/>
                <w:cs/>
              </w:rPr>
              <w:t>”</w:t>
            </w:r>
          </w:p>
          <w:p w:rsidR="00162552" w:rsidP="00162552" w:rsidRDefault="00162552" w14:paraId="7E4F85C5" w14:textId="7585EA5D">
            <w:r>
              <w:t xml:space="preserve">Visible </w:t>
            </w:r>
            <w:r>
              <w:rPr>
                <w:rFonts w:hint="cs"/>
                <w:cs/>
              </w:rPr>
              <w:t xml:space="preserve">เมื่อ </w:t>
            </w:r>
            <w:r>
              <w:t xml:space="preserve">customerType </w:t>
            </w:r>
            <w:r>
              <w:rPr>
                <w:rFonts w:hint="cs"/>
                <w:cs/>
              </w:rPr>
              <w:t xml:space="preserve">เป็น </w:t>
            </w:r>
            <w:r>
              <w:rPr>
                <w:rFonts w:cs="Angsana New"/>
                <w:cs/>
              </w:rPr>
              <w:t>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>”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priceType </w:t>
            </w:r>
            <w:r>
              <w:rPr>
                <w:rFonts w:hint="cs"/>
                <w:cs/>
              </w:rPr>
              <w:t xml:space="preserve">เป็น </w:t>
            </w:r>
            <w:r>
              <w:rPr>
                <w:rFonts w:cs="CordiaUPC"/>
                <w:cs/>
              </w:rPr>
              <w:t>“</w:t>
            </w:r>
            <w:r>
              <w:t>Recurring</w:t>
            </w:r>
            <w:r>
              <w:rPr>
                <w:rFonts w:cs="CordiaUPC"/>
                <w:cs/>
              </w:rPr>
              <w:t>”</w:t>
            </w:r>
          </w:p>
          <w:p w:rsidRPr="00D8119F" w:rsidR="00162552" w:rsidP="00162552" w:rsidRDefault="00162552" w14:paraId="4BCBE23B" w14:textId="77777777">
            <w:r w:rsidRPr="00D8119F">
              <w:rPr>
                <w:rFonts w:cs="Angsana New"/>
                <w:cs/>
              </w:rPr>
              <w:t xml:space="preserve">ถ้าไม่ใช่ให้ </w:t>
            </w:r>
            <w:r w:rsidRPr="00D97F36">
              <w:t>Invisible</w:t>
            </w:r>
            <w:r w:rsidRPr="00D97F3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และทำการเคลียร์ข้อมูล</w:t>
            </w:r>
            <w:r w:rsidRPr="00D8119F">
              <w:rPr>
                <w:rFonts w:cs="Angsana New"/>
                <w:cs/>
              </w:rPr>
              <w:t xml:space="preserve"> </w:t>
            </w:r>
            <w:r w:rsidRPr="00D97F36">
              <w:t>deductType</w:t>
            </w:r>
          </w:p>
        </w:tc>
      </w:tr>
      <w:tr w:rsidRPr="008979A8" w:rsidR="00162552" w:rsidTr="00FE67BE" w14:paraId="50FAE91D" w14:textId="77777777">
        <w:trPr>
          <w:trHeight w:val="111"/>
        </w:trPr>
        <w:tc>
          <w:tcPr>
            <w:tcW w:w="848" w:type="pct"/>
          </w:tcPr>
          <w:p w:rsidR="00162552" w:rsidP="00162552" w:rsidRDefault="00162552" w14:paraId="547FE7D2" w14:textId="77777777">
            <w:r>
              <w:t>effectiveStartDate</w:t>
            </w:r>
          </w:p>
        </w:tc>
        <w:tc>
          <w:tcPr>
            <w:tcW w:w="1079" w:type="pct"/>
            <w:gridSpan w:val="2"/>
          </w:tcPr>
          <w:p w:rsidR="00162552" w:rsidP="00162552" w:rsidRDefault="00162552" w14:paraId="49ED4479" w14:textId="77777777">
            <w:r>
              <w:t>Calendar</w:t>
            </w:r>
          </w:p>
        </w:tc>
        <w:tc>
          <w:tcPr>
            <w:tcW w:w="3073" w:type="pct"/>
          </w:tcPr>
          <w:p w:rsidR="00162552" w:rsidP="00162552" w:rsidRDefault="00162552" w14:paraId="2E689FFD" w14:textId="77777777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121EB1">
              <w:rPr>
                <w:rFonts w:cs="Angsana New"/>
                <w:color w:val="FF0000"/>
                <w:cs/>
              </w:rPr>
              <w:t>*</w:t>
            </w:r>
            <w:r w:rsidRPr="00121EB1">
              <w:rPr>
                <w:color w:val="FF0000"/>
              </w:rPr>
              <w:t xml:space="preserve">Effective Date </w:t>
            </w:r>
            <w:r>
              <w:rPr>
                <w:rFonts w:cs="Angsana New"/>
                <w:cs/>
              </w:rPr>
              <w:t>: …</w:t>
            </w:r>
            <w:r>
              <w:t>Start</w:t>
            </w:r>
            <w:r>
              <w:rPr>
                <w:rFonts w:cs="Angsana New"/>
                <w:cs/>
              </w:rPr>
              <w:t xml:space="preserve">… </w:t>
            </w:r>
            <w:r>
              <w:t xml:space="preserve">to </w:t>
            </w:r>
            <w:r>
              <w:rPr>
                <w:rFonts w:cs="Angsana New"/>
                <w:cs/>
              </w:rPr>
              <w:t>…</w:t>
            </w:r>
            <w:r>
              <w:t>End</w:t>
            </w:r>
            <w:r>
              <w:rPr>
                <w:rFonts w:cs="Angsana New"/>
                <w:cs/>
              </w:rPr>
              <w:t>…</w:t>
            </w:r>
          </w:p>
          <w:p w:rsidR="00162552" w:rsidP="00162552" w:rsidRDefault="00162552" w14:paraId="7ECE7211" w14:textId="77777777">
            <w:pPr>
              <w:rPr>
                <w:cs/>
              </w:rPr>
            </w:pPr>
            <w:r>
              <w:t xml:space="preserve">Default Value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 xml:space="preserve">มาจาก </w:t>
            </w:r>
            <w:r w:rsidRPr="00F54062">
              <w:t>commercialLaunchDate</w:t>
            </w:r>
          </w:p>
        </w:tc>
      </w:tr>
      <w:tr w:rsidRPr="008979A8" w:rsidR="00162552" w:rsidTr="00FE67BE" w14:paraId="381CB51B" w14:textId="77777777">
        <w:trPr>
          <w:trHeight w:val="111"/>
        </w:trPr>
        <w:tc>
          <w:tcPr>
            <w:tcW w:w="848" w:type="pct"/>
          </w:tcPr>
          <w:p w:rsidR="00162552" w:rsidP="00162552" w:rsidRDefault="00162552" w14:paraId="44CDEFF3" w14:textId="77777777">
            <w:r>
              <w:t>effectiveEndDate</w:t>
            </w:r>
          </w:p>
        </w:tc>
        <w:tc>
          <w:tcPr>
            <w:tcW w:w="1079" w:type="pct"/>
            <w:gridSpan w:val="2"/>
          </w:tcPr>
          <w:p w:rsidR="00162552" w:rsidP="00162552" w:rsidRDefault="00162552" w14:paraId="2B7B2521" w14:textId="77777777">
            <w:r>
              <w:t>Calendar</w:t>
            </w:r>
          </w:p>
        </w:tc>
        <w:tc>
          <w:tcPr>
            <w:tcW w:w="3073" w:type="pct"/>
          </w:tcPr>
          <w:p w:rsidR="00162552" w:rsidP="00162552" w:rsidRDefault="00162552" w14:paraId="2E4C3363" w14:textId="77777777">
            <w:r>
              <w:rPr>
                <w:rFonts w:hint="cs"/>
                <w:cs/>
              </w:rPr>
              <w:t xml:space="preserve">อยู่บรรทัดเดียวกันกับ </w:t>
            </w:r>
            <w:r>
              <w:t>effectiveStartDate</w:t>
            </w:r>
          </w:p>
          <w:p w:rsidRPr="00121EB1" w:rsidR="00162552" w:rsidP="00162552" w:rsidRDefault="00162552" w14:paraId="3C5C32FC" w14:textId="77777777">
            <w:pPr>
              <w:rPr>
                <w:cs/>
              </w:rPr>
            </w:pPr>
            <w:r>
              <w:t xml:space="preserve">Default Value </w:t>
            </w:r>
            <w:r>
              <w:rPr>
                <w:rFonts w:cs="Angsana New"/>
                <w:cs/>
              </w:rPr>
              <w:t>:</w:t>
            </w:r>
            <w:r>
              <w:rPr>
                <w:rFonts w:hint="cs"/>
                <w:cs/>
              </w:rPr>
              <w:t xml:space="preserve"> มาจาก </w:t>
            </w:r>
            <w:r w:rsidRPr="00F54062">
              <w:t>expireDate</w:t>
            </w:r>
          </w:p>
        </w:tc>
      </w:tr>
      <w:tr w:rsidRPr="008979A8" w:rsidR="00162552" w:rsidTr="00FE67BE" w14:paraId="193F7A7D" w14:textId="77777777">
        <w:trPr>
          <w:trHeight w:val="111"/>
        </w:trPr>
        <w:tc>
          <w:tcPr>
            <w:tcW w:w="848" w:type="pct"/>
          </w:tcPr>
          <w:p w:rsidR="00162552" w:rsidP="00162552" w:rsidRDefault="00162552" w14:paraId="405C9231" w14:textId="77777777">
            <w:r>
              <w:t>poRelationType</w:t>
            </w:r>
          </w:p>
        </w:tc>
        <w:tc>
          <w:tcPr>
            <w:tcW w:w="1079" w:type="pct"/>
            <w:gridSpan w:val="2"/>
          </w:tcPr>
          <w:p w:rsidR="00162552" w:rsidP="00162552" w:rsidRDefault="00162552" w14:paraId="3A614348" w14:textId="77777777">
            <w:r>
              <w:t>Drop Down List</w:t>
            </w:r>
          </w:p>
        </w:tc>
        <w:tc>
          <w:tcPr>
            <w:tcW w:w="3073" w:type="pct"/>
          </w:tcPr>
          <w:p w:rsidR="00162552" w:rsidP="00162552" w:rsidRDefault="00162552" w14:paraId="405F070F" w14:textId="77777777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C600C4">
              <w:rPr>
                <w:rFonts w:cs="Angsana New"/>
                <w:color w:val="FF0000"/>
                <w:cs/>
              </w:rPr>
              <w:t>*</w:t>
            </w:r>
            <w:r>
              <w:rPr>
                <w:color w:val="FF0000"/>
              </w:rPr>
              <w:t>PO Relation Type</w:t>
            </w:r>
            <w:r>
              <w:rPr>
                <w:rFonts w:cs="Angsana New"/>
                <w:cs/>
              </w:rPr>
              <w:t xml:space="preserve"> </w:t>
            </w:r>
          </w:p>
          <w:p w:rsidR="00162552" w:rsidP="00162552" w:rsidRDefault="00162552" w14:paraId="189EA57D" w14:textId="19EF787E">
            <w:r w:rsidRPr="004C3917">
              <w:t>List of Value</w:t>
            </w:r>
            <w:r>
              <w:rPr>
                <w:rFonts w:cs="Angsana New"/>
                <w:cs/>
              </w:rPr>
              <w:t xml:space="preserve"> : </w:t>
            </w:r>
            <w:r>
              <w:rPr>
                <w:rFonts w:hint="cs"/>
                <w:cs/>
              </w:rPr>
              <w:t xml:space="preserve">ดึงจาก 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FLW_CFG_LOV </w:t>
            </w:r>
            <w:r>
              <w:rPr>
                <w:rFonts w:hint="cs"/>
                <w:cs/>
              </w:rPr>
              <w:t xml:space="preserve">โดย </w:t>
            </w:r>
            <w:r>
              <w:t xml:space="preserve">group_type </w:t>
            </w:r>
            <w:r>
              <w:rPr>
                <w:rFonts w:cs="Angsana New"/>
                <w:cs/>
              </w:rPr>
              <w:t>= ‘</w:t>
            </w:r>
            <w:r w:rsidRPr="00182D00">
              <w:t>Mass Relation Type Content VDO</w:t>
            </w:r>
            <w:r>
              <w:rPr>
                <w:rFonts w:cs="Angsana New"/>
                <w:cs/>
              </w:rPr>
              <w:t xml:space="preserve">’ </w:t>
            </w:r>
            <w:r>
              <w:rPr>
                <w:rFonts w:hint="cs" w:cs="Angsana New"/>
                <w:cs/>
              </w:rPr>
              <w:t xml:space="preserve">และ </w:t>
            </w:r>
            <w:r>
              <w:rPr>
                <w:rFonts w:cs="CordiaUPC"/>
              </w:rPr>
              <w:t xml:space="preserve">lov_type </w:t>
            </w:r>
            <w:r>
              <w:rPr>
                <w:rFonts w:hint="cs" w:cs="Angsana New"/>
                <w:cs/>
              </w:rPr>
              <w:t xml:space="preserve">ประกอบด้วย </w:t>
            </w:r>
            <w:r>
              <w:rPr>
                <w:rFonts w:cs="CordiaUPC"/>
              </w:rPr>
              <w:t>po_group</w:t>
            </w:r>
          </w:p>
        </w:tc>
      </w:tr>
      <w:tr w:rsidRPr="008979A8" w:rsidR="00162552" w:rsidTr="00FE67BE" w14:paraId="7C8B35F1" w14:textId="77777777">
        <w:trPr>
          <w:trHeight w:val="111"/>
        </w:trPr>
        <w:tc>
          <w:tcPr>
            <w:tcW w:w="848" w:type="pct"/>
          </w:tcPr>
          <w:p w:rsidR="00162552" w:rsidP="00162552" w:rsidRDefault="00162552" w14:paraId="334ACB3A" w14:textId="77777777">
            <w:r>
              <w:t>remark</w:t>
            </w:r>
          </w:p>
        </w:tc>
        <w:tc>
          <w:tcPr>
            <w:tcW w:w="1079" w:type="pct"/>
            <w:gridSpan w:val="2"/>
          </w:tcPr>
          <w:p w:rsidR="00162552" w:rsidP="00162552" w:rsidRDefault="00162552" w14:paraId="5763444A" w14:textId="77777777">
            <w:r>
              <w:t>Text Area</w:t>
            </w:r>
          </w:p>
        </w:tc>
        <w:tc>
          <w:tcPr>
            <w:tcW w:w="3073" w:type="pct"/>
          </w:tcPr>
          <w:p w:rsidR="00162552" w:rsidP="00162552" w:rsidRDefault="00162552" w14:paraId="163FAB05" w14:textId="77777777">
            <w:pPr>
              <w:rPr>
                <w:rFonts w:cs="CordiaUPC"/>
              </w:rPr>
            </w:pPr>
            <w:r w:rsidRPr="00A57AF5">
              <w:rPr>
                <w:rFonts w:cs="CordiaUPC"/>
              </w:rPr>
              <w:t xml:space="preserve">Label </w:t>
            </w:r>
            <w:r w:rsidRPr="00A57AF5">
              <w:rPr>
                <w:rFonts w:cs="Angsana New"/>
                <w:cs/>
              </w:rPr>
              <w:t xml:space="preserve">: </w:t>
            </w:r>
            <w:r w:rsidRPr="00221A99">
              <w:rPr>
                <w:rFonts w:cs="CordiaUPC"/>
              </w:rPr>
              <w:t>Remark</w:t>
            </w:r>
          </w:p>
          <w:p w:rsidR="00162552" w:rsidP="00162552" w:rsidRDefault="00162552" w14:paraId="23909404" w14:textId="77777777">
            <w:r>
              <w:rPr>
                <w:rFonts w:cs="CordiaUPC"/>
              </w:rPr>
              <w:t xml:space="preserve">Max Length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CordiaUPC"/>
              </w:rPr>
              <w:t>4000</w:t>
            </w:r>
          </w:p>
        </w:tc>
      </w:tr>
      <w:tr w:rsidRPr="004C3917" w:rsidR="00162552" w:rsidTr="007E1267" w14:paraId="6ADF6917" w14:textId="77777777">
        <w:trPr>
          <w:trHeight w:val="111"/>
        </w:trPr>
        <w:tc>
          <w:tcPr>
            <w:tcW w:w="5000" w:type="pct"/>
            <w:gridSpan w:val="4"/>
            <w:shd w:val="clear" w:color="auto" w:fill="C2D69B" w:themeFill="accent3" w:themeFillTint="99"/>
          </w:tcPr>
          <w:p w:rsidRPr="004C3917" w:rsidR="00162552" w:rsidP="00162552" w:rsidRDefault="00162552" w14:paraId="598F55E7" w14:textId="21B0A1C6">
            <w:pPr>
              <w:pStyle w:val="HeaderTable"/>
            </w:pPr>
            <w:r>
              <w:t>PO Relation Music Streaming Section</w:t>
            </w:r>
          </w:p>
        </w:tc>
      </w:tr>
      <w:tr w:rsidRPr="00280E5C" w:rsidR="00162552" w:rsidTr="007E1267" w14:paraId="59997D50" w14:textId="77777777">
        <w:trPr>
          <w:trHeight w:val="111"/>
        </w:trPr>
        <w:tc>
          <w:tcPr>
            <w:tcW w:w="848" w:type="pct"/>
          </w:tcPr>
          <w:p w:rsidR="00162552" w:rsidP="00162552" w:rsidRDefault="00162552" w14:paraId="17CF7FF5" w14:textId="77777777">
            <w:r>
              <w:t>poRelation</w:t>
            </w:r>
          </w:p>
        </w:tc>
        <w:tc>
          <w:tcPr>
            <w:tcW w:w="1079" w:type="pct"/>
            <w:gridSpan w:val="2"/>
          </w:tcPr>
          <w:p w:rsidR="00162552" w:rsidP="00162552" w:rsidRDefault="00162552" w14:paraId="0E6CA35D" w14:textId="77777777">
            <w:r>
              <w:t>Shuttle</w:t>
            </w:r>
          </w:p>
        </w:tc>
        <w:tc>
          <w:tcPr>
            <w:tcW w:w="3073" w:type="pct"/>
          </w:tcPr>
          <w:p w:rsidR="00162552" w:rsidP="00162552" w:rsidRDefault="00162552" w14:paraId="78C3D397" w14:textId="77777777">
            <w:r w:rsidRPr="004C3917">
              <w:t xml:space="preserve">List of Value </w:t>
            </w:r>
            <w:r w:rsidRPr="004C3917"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 xml:space="preserve">ดึงข้อมูลใน </w:t>
            </w:r>
            <w:r>
              <w:t>Database</w:t>
            </w:r>
            <w:r>
              <w:rPr>
                <w:rFonts w:hint="cs"/>
                <w:cs/>
              </w:rPr>
              <w:t xml:space="preserve"> จาก </w:t>
            </w:r>
            <w:r>
              <w:t xml:space="preserve">View </w:t>
            </w:r>
            <w:r>
              <w:rPr>
                <w:rFonts w:hint="cs"/>
                <w:cs/>
              </w:rPr>
              <w:t xml:space="preserve">ชื่อ </w:t>
            </w:r>
            <w:r>
              <w:t>PO_MASS_VIEW</w:t>
            </w:r>
            <w:r w:rsidRPr="001452B1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>มาแสดง โดยมีเงื่อนไขดังนี้</w:t>
            </w:r>
          </w:p>
          <w:p w:rsidRPr="00190D21" w:rsidR="00162552" w:rsidP="00162552" w:rsidRDefault="00162552" w14:paraId="0B993986" w14:textId="6F89C956">
            <w:pPr>
              <w:pStyle w:val="ListParagraph"/>
              <w:numPr>
                <w:ilvl w:val="0"/>
                <w:numId w:val="37"/>
              </w:numPr>
            </w:pPr>
            <w:r w:rsidRPr="00190D21">
              <w:t>PO_</w:t>
            </w:r>
            <w:r>
              <w:t>MUSIC</w:t>
            </w:r>
            <w:r w:rsidRPr="00190D21">
              <w:t>_VIEW</w:t>
            </w:r>
            <w:r w:rsidRPr="00190D21">
              <w:rPr>
                <w:rFonts w:cs="Angsana New"/>
                <w:color w:val="000000"/>
                <w:cs/>
              </w:rPr>
              <w:t>.</w:t>
            </w:r>
            <w:r w:rsidRPr="00190D21">
              <w:t>STATUS</w:t>
            </w:r>
            <w:r w:rsidRPr="00190D21" w:rsidDel="001452B1">
              <w:rPr>
                <w:rFonts w:hint="cs"/>
                <w:cs/>
              </w:rPr>
              <w:t xml:space="preserve"> </w:t>
            </w:r>
            <w:r w:rsidRPr="00190D21">
              <w:rPr>
                <w:rFonts w:hint="cs"/>
                <w:cs/>
              </w:rPr>
              <w:t xml:space="preserve">ไม่เท่ากับ </w:t>
            </w:r>
            <w:r w:rsidRPr="00190D21">
              <w:rPr>
                <w:rFonts w:cs="Angsana New"/>
                <w:cs/>
              </w:rPr>
              <w:t>“</w:t>
            </w:r>
            <w:r w:rsidRPr="00190D21">
              <w:t>Cancel</w:t>
            </w:r>
            <w:r w:rsidRPr="00190D21">
              <w:rPr>
                <w:rFonts w:cs="Angsana New"/>
                <w:cs/>
              </w:rPr>
              <w:t xml:space="preserve">” </w:t>
            </w:r>
            <w:r w:rsidRPr="00190D21">
              <w:rPr>
                <w:rFonts w:hint="cs"/>
                <w:cs/>
              </w:rPr>
              <w:t xml:space="preserve">และ </w:t>
            </w:r>
            <w:r w:rsidRPr="00190D21">
              <w:rPr>
                <w:rFonts w:cs="Angsana New"/>
                <w:cs/>
              </w:rPr>
              <w:t>“</w:t>
            </w:r>
            <w:r w:rsidRPr="00190D21">
              <w:t>Hold</w:t>
            </w:r>
            <w:r w:rsidRPr="00190D21">
              <w:rPr>
                <w:rFonts w:cs="Angsana New"/>
                <w:cs/>
              </w:rPr>
              <w:t>”</w:t>
            </w:r>
          </w:p>
          <w:p w:rsidRPr="00190D21" w:rsidR="00162552" w:rsidP="00162552" w:rsidRDefault="00162552" w14:paraId="1838D4BC" w14:textId="7CD3ED83">
            <w:pPr>
              <w:pStyle w:val="ListParagraph"/>
              <w:numPr>
                <w:ilvl w:val="0"/>
                <w:numId w:val="37"/>
              </w:numPr>
            </w:pPr>
            <w:r w:rsidRPr="00190D21">
              <w:rPr>
                <w:color w:val="000000"/>
              </w:rPr>
              <w:t>PO_</w:t>
            </w:r>
            <w:r>
              <w:t xml:space="preserve"> MUSIC</w:t>
            </w:r>
            <w:r w:rsidRPr="00190D21">
              <w:rPr>
                <w:rFonts w:cs="CordiaUPC"/>
                <w:color w:val="000000"/>
                <w:cs/>
              </w:rPr>
              <w:t xml:space="preserve"> </w:t>
            </w:r>
            <w:r w:rsidRPr="00190D21">
              <w:rPr>
                <w:color w:val="000000"/>
              </w:rPr>
              <w:t>_VIEW</w:t>
            </w:r>
            <w:r w:rsidRPr="00190D21">
              <w:rPr>
                <w:color w:val="000000"/>
                <w:cs/>
              </w:rPr>
              <w:t>.</w:t>
            </w:r>
            <w:r w:rsidRPr="00190D21">
              <w:rPr>
                <w:color w:val="000000"/>
              </w:rPr>
              <w:t xml:space="preserve">CUSTOMER_TYPE </w:t>
            </w:r>
            <w:r w:rsidRPr="00190D21">
              <w:rPr>
                <w:rFonts w:cs="Angsana New"/>
                <w:color w:val="000000"/>
                <w:cs/>
              </w:rPr>
              <w:t xml:space="preserve">= </w:t>
            </w:r>
            <w:r w:rsidRPr="00190D21">
              <w:rPr>
                <w:color w:val="000000"/>
              </w:rPr>
              <w:t>customerType</w:t>
            </w:r>
            <w:r>
              <w:rPr>
                <w:rFonts w:cs="Angsana New"/>
                <w:color w:val="000000"/>
                <w:cs/>
              </w:rPr>
              <w:t xml:space="preserve"> </w:t>
            </w:r>
            <w:r>
              <w:rPr>
                <w:rFonts w:hint="cs"/>
                <w:color w:val="000000"/>
                <w:cs/>
              </w:rPr>
              <w:t xml:space="preserve">หรือ </w:t>
            </w:r>
            <w:r>
              <w:rPr>
                <w:rFonts w:cs="Angsana New"/>
                <w:color w:val="000000"/>
                <w:cs/>
              </w:rPr>
              <w:t>“</w:t>
            </w:r>
            <w:r>
              <w:rPr>
                <w:color w:val="000000"/>
              </w:rPr>
              <w:t>All</w:t>
            </w:r>
            <w:r>
              <w:rPr>
                <w:rFonts w:cs="Angsana New"/>
                <w:color w:val="000000"/>
                <w:cs/>
              </w:rPr>
              <w:t>”</w:t>
            </w:r>
          </w:p>
          <w:p w:rsidR="00162552" w:rsidP="00162552" w:rsidRDefault="00162552" w14:paraId="411E4601" w14:textId="77777777">
            <w:pPr>
              <w:spacing w:after="0"/>
              <w:rPr>
                <w:color w:val="000000"/>
              </w:rPr>
            </w:pPr>
            <w:r>
              <w:rPr>
                <w:color w:val="000000"/>
              </w:rPr>
              <w:t>Format</w:t>
            </w:r>
          </w:p>
          <w:p w:rsidR="00162552" w:rsidP="00162552" w:rsidRDefault="00162552" w14:paraId="41705D92" w14:textId="77777777">
            <w:pPr>
              <w:spacing w:after="0"/>
              <w:rPr>
                <w:color w:val="000000"/>
              </w:rPr>
            </w:pPr>
            <w:r>
              <w:rPr>
                <w:color w:val="000000"/>
              </w:rPr>
              <w:t xml:space="preserve">Display </w:t>
            </w:r>
            <w:r>
              <w:rPr>
                <w:rFonts w:cs="Angsana New"/>
                <w:color w:val="000000"/>
                <w:cs/>
              </w:rPr>
              <w:t>: (</w:t>
            </w:r>
            <w:r>
              <w:rPr>
                <w:color w:val="000000"/>
              </w:rPr>
              <w:t>SFF_PRODUCT_CODE</w:t>
            </w:r>
            <w:r>
              <w:rPr>
                <w:rFonts w:cs="Angsana New"/>
                <w:color w:val="000000"/>
                <w:cs/>
              </w:rPr>
              <w:t xml:space="preserve">) </w:t>
            </w:r>
            <w:r>
              <w:t>PRODUCT_NAME</w:t>
            </w:r>
            <w:r>
              <w:rPr>
                <w:rFonts w:cs="Angsana New"/>
                <w:color w:val="000000"/>
                <w:cs/>
              </w:rPr>
              <w:t xml:space="preserve"> </w:t>
            </w:r>
          </w:p>
          <w:p w:rsidR="00162552" w:rsidP="00162552" w:rsidRDefault="00162552" w14:paraId="0EC26F47" w14:textId="77777777">
            <w:pPr>
              <w:spacing w:after="0"/>
              <w:rPr>
                <w:color w:val="000000"/>
                <w:cs/>
              </w:rPr>
            </w:pPr>
            <w:r>
              <w:rPr>
                <w:rFonts w:hint="cs"/>
                <w:color w:val="000000"/>
                <w:cs/>
              </w:rPr>
              <w:t xml:space="preserve">              หรือ </w:t>
            </w:r>
            <w:r>
              <w:t>PO_NAME</w:t>
            </w:r>
          </w:p>
          <w:p w:rsidR="00162552" w:rsidP="00162552" w:rsidRDefault="00162552" w14:paraId="5433A3F9" w14:textId="77777777">
            <w:pPr>
              <w:spacing w:after="0"/>
              <w:rPr>
                <w:color w:val="000000"/>
              </w:rPr>
            </w:pPr>
            <w:r>
              <w:rPr>
                <w:color w:val="000000"/>
              </w:rPr>
              <w:t xml:space="preserve">Value </w:t>
            </w:r>
            <w:r>
              <w:rPr>
                <w:rFonts w:cs="Angsana New"/>
                <w:color w:val="000000"/>
                <w:cs/>
              </w:rPr>
              <w:t xml:space="preserve">: </w:t>
            </w:r>
            <w:r>
              <w:rPr>
                <w:color w:val="000000"/>
              </w:rPr>
              <w:t>PLM_PO</w:t>
            </w:r>
            <w:r>
              <w:rPr>
                <w:rFonts w:cs="Angsana New"/>
                <w:color w:val="000000"/>
                <w:cs/>
              </w:rPr>
              <w:t>.</w:t>
            </w:r>
            <w:r>
              <w:rPr>
                <w:color w:val="000000"/>
              </w:rPr>
              <w:t>ROW_ID</w:t>
            </w:r>
          </w:p>
          <w:p w:rsidR="00162552" w:rsidP="00162552" w:rsidRDefault="00162552" w14:paraId="5C26759A" w14:textId="77777777">
            <w:pPr>
              <w:rPr>
                <w:color w:val="000000"/>
                <w:cs/>
              </w:rPr>
            </w:pPr>
            <w:r>
              <w:rPr>
                <w:rFonts w:hint="cs"/>
                <w:color w:val="000000"/>
                <w:cs/>
              </w:rPr>
              <w:t>ตัวอย่าง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669"/>
              <w:gridCol w:w="2670"/>
            </w:tblGrid>
            <w:tr w:rsidR="00162552" w:rsidTr="007E1267" w14:paraId="5E5D6908" w14:textId="77777777">
              <w:trPr>
                <w:tblHeader/>
              </w:trPr>
              <w:tc>
                <w:tcPr>
                  <w:tcW w:w="2669" w:type="dxa"/>
                  <w:shd w:val="clear" w:color="auto" w:fill="C2D69B" w:themeFill="accent3" w:themeFillTint="99"/>
                </w:tcPr>
                <w:p w:rsidR="00162552" w:rsidP="00162552" w:rsidRDefault="00162552" w14:paraId="4A7A6F3C" w14:textId="77777777">
                  <w:pPr>
                    <w:pStyle w:val="HeaderTable"/>
                    <w:jc w:val="center"/>
                  </w:pPr>
                  <w:r>
                    <w:t>Display</w:t>
                  </w:r>
                </w:p>
              </w:tc>
              <w:tc>
                <w:tcPr>
                  <w:tcW w:w="2670" w:type="dxa"/>
                  <w:shd w:val="clear" w:color="auto" w:fill="C2D69B" w:themeFill="accent3" w:themeFillTint="99"/>
                </w:tcPr>
                <w:p w:rsidR="00162552" w:rsidP="00162552" w:rsidRDefault="00162552" w14:paraId="560A25EA" w14:textId="77777777">
                  <w:pPr>
                    <w:pStyle w:val="HeaderTable"/>
                    <w:jc w:val="center"/>
                  </w:pPr>
                  <w:r>
                    <w:t>Value</w:t>
                  </w:r>
                </w:p>
              </w:tc>
            </w:tr>
            <w:tr w:rsidR="00162552" w:rsidTr="007E1267" w14:paraId="4213B287" w14:textId="77777777">
              <w:tc>
                <w:tcPr>
                  <w:tcW w:w="2669" w:type="dxa"/>
                </w:tcPr>
                <w:p w:rsidR="00162552" w:rsidP="00162552" w:rsidRDefault="00162552" w14:paraId="40934EBE" w14:textId="77777777">
                  <w:pPr>
                    <w:rPr>
                      <w:color w:val="000000"/>
                    </w:rPr>
                  </w:pPr>
                  <w:r>
                    <w:rPr>
                      <w:rFonts w:cs="Angsana New"/>
                      <w:color w:val="000000"/>
                      <w:cs/>
                    </w:rPr>
                    <w:t>(</w:t>
                  </w:r>
                  <w:r>
                    <w:rPr>
                      <w:color w:val="000000"/>
                    </w:rPr>
                    <w:t>P000001</w:t>
                  </w:r>
                  <w:r>
                    <w:rPr>
                      <w:rFonts w:cs="Angsana New"/>
                      <w:color w:val="000000"/>
                      <w:cs/>
                    </w:rPr>
                    <w:t xml:space="preserve">) </w:t>
                  </w:r>
                  <w:r>
                    <w:rPr>
                      <w:color w:val="000000"/>
                    </w:rPr>
                    <w:t xml:space="preserve">PO1 </w:t>
                  </w:r>
                </w:p>
              </w:tc>
              <w:tc>
                <w:tcPr>
                  <w:tcW w:w="2670" w:type="dxa"/>
                </w:tcPr>
                <w:p w:rsidR="00162552" w:rsidP="00162552" w:rsidRDefault="00162552" w14:paraId="6E40AC02" w14:textId="77777777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10000001</w:t>
                  </w:r>
                </w:p>
              </w:tc>
            </w:tr>
            <w:tr w:rsidR="00162552" w:rsidTr="007E1267" w14:paraId="7F926B9E" w14:textId="77777777">
              <w:tc>
                <w:tcPr>
                  <w:tcW w:w="2669" w:type="dxa"/>
                </w:tcPr>
                <w:p w:rsidR="00162552" w:rsidP="00162552" w:rsidRDefault="00162552" w14:paraId="08B4AACE" w14:textId="77777777">
                  <w:pPr>
                    <w:rPr>
                      <w:color w:val="000000"/>
                    </w:rPr>
                  </w:pPr>
                  <w:r>
                    <w:rPr>
                      <w:rFonts w:cs="Angsana New"/>
                      <w:color w:val="000000"/>
                      <w:cs/>
                    </w:rPr>
                    <w:t>(</w:t>
                  </w:r>
                  <w:r>
                    <w:rPr>
                      <w:color w:val="000000"/>
                    </w:rPr>
                    <w:t>P000002</w:t>
                  </w:r>
                  <w:r>
                    <w:rPr>
                      <w:rFonts w:cs="Angsana New"/>
                      <w:color w:val="000000"/>
                      <w:cs/>
                    </w:rPr>
                    <w:t xml:space="preserve">) </w:t>
                  </w:r>
                  <w:r>
                    <w:rPr>
                      <w:color w:val="000000"/>
                    </w:rPr>
                    <w:t xml:space="preserve">PO2 </w:t>
                  </w:r>
                </w:p>
              </w:tc>
              <w:tc>
                <w:tcPr>
                  <w:tcW w:w="2670" w:type="dxa"/>
                </w:tcPr>
                <w:p w:rsidR="00162552" w:rsidP="00162552" w:rsidRDefault="00162552" w14:paraId="16095870" w14:textId="77777777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10000002</w:t>
                  </w:r>
                </w:p>
              </w:tc>
            </w:tr>
            <w:tr w:rsidR="00162552" w:rsidTr="007E1267" w14:paraId="7D6C994D" w14:textId="77777777">
              <w:tc>
                <w:tcPr>
                  <w:tcW w:w="2669" w:type="dxa"/>
                </w:tcPr>
                <w:p w:rsidR="00162552" w:rsidP="00162552" w:rsidRDefault="00162552" w14:paraId="2F378FAD" w14:textId="77777777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PO3</w:t>
                  </w:r>
                </w:p>
              </w:tc>
              <w:tc>
                <w:tcPr>
                  <w:tcW w:w="2670" w:type="dxa"/>
                </w:tcPr>
                <w:p w:rsidR="00162552" w:rsidP="00162552" w:rsidRDefault="00162552" w14:paraId="018F9C52" w14:textId="77777777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10000003</w:t>
                  </w:r>
                </w:p>
              </w:tc>
            </w:tr>
            <w:tr w:rsidR="00162552" w:rsidTr="007E1267" w14:paraId="23D47AB2" w14:textId="77777777">
              <w:tc>
                <w:tcPr>
                  <w:tcW w:w="2669" w:type="dxa"/>
                </w:tcPr>
                <w:p w:rsidR="00162552" w:rsidP="00162552" w:rsidRDefault="00162552" w14:paraId="4A4222EC" w14:textId="77777777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PO4</w:t>
                  </w:r>
                </w:p>
              </w:tc>
              <w:tc>
                <w:tcPr>
                  <w:tcW w:w="2670" w:type="dxa"/>
                </w:tcPr>
                <w:p w:rsidR="00162552" w:rsidP="00162552" w:rsidRDefault="00162552" w14:paraId="6642982A" w14:textId="77777777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10000004</w:t>
                  </w:r>
                </w:p>
              </w:tc>
            </w:tr>
          </w:tbl>
          <w:p w:rsidRPr="00280E5C" w:rsidR="00162552" w:rsidP="00162552" w:rsidRDefault="00162552" w14:paraId="2973C6AC" w14:textId="77777777">
            <w:pPr>
              <w:rPr>
                <w:cs/>
              </w:rPr>
            </w:pPr>
          </w:p>
        </w:tc>
      </w:tr>
      <w:tr w:rsidRPr="00A57AF5" w:rsidR="00162552" w:rsidTr="007E1267" w14:paraId="13F5ADDD" w14:textId="77777777">
        <w:trPr>
          <w:trHeight w:val="111"/>
        </w:trPr>
        <w:tc>
          <w:tcPr>
            <w:tcW w:w="5000" w:type="pct"/>
            <w:gridSpan w:val="4"/>
            <w:shd w:val="clear" w:color="auto" w:fill="C2D69B" w:themeFill="accent3" w:themeFillTint="99"/>
          </w:tcPr>
          <w:p w:rsidRPr="00A57AF5" w:rsidR="00162552" w:rsidP="00162552" w:rsidRDefault="00162552" w14:paraId="7069552E" w14:textId="238B535E">
            <w:pPr>
              <w:pStyle w:val="HeaderTable"/>
            </w:pPr>
            <w:r>
              <w:t>End PO Relation Music Streaming Section</w:t>
            </w:r>
          </w:p>
        </w:tc>
      </w:tr>
      <w:tr w:rsidRPr="00A57AF5" w:rsidR="00162552" w:rsidTr="007E1267" w14:paraId="7EFE11B5" w14:textId="77777777">
        <w:trPr>
          <w:trHeight w:val="111"/>
        </w:trPr>
        <w:tc>
          <w:tcPr>
            <w:tcW w:w="5000" w:type="pct"/>
            <w:gridSpan w:val="4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C2D69B" w:themeFill="accent3" w:themeFillTint="99"/>
          </w:tcPr>
          <w:p w:rsidR="00162552" w:rsidP="00162552" w:rsidRDefault="00162552" w14:paraId="7602A812" w14:textId="77777777">
            <w:pPr>
              <w:pStyle w:val="HeaderTable"/>
            </w:pPr>
            <w:r>
              <w:t>SMS Before Expire</w:t>
            </w:r>
            <w:r>
              <w:rPr>
                <w:rFonts w:cs="Angsana New"/>
                <w:bCs/>
                <w:cs/>
                <w:lang w:bidi="th-TH"/>
              </w:rPr>
              <w:t xml:space="preserve"> (</w:t>
            </w:r>
            <w:r>
              <w:t>For Post</w:t>
            </w:r>
            <w:r>
              <w:rPr>
                <w:rFonts w:cs="Angsana New"/>
                <w:bCs/>
                <w:cs/>
                <w:lang w:bidi="th-TH"/>
              </w:rPr>
              <w:t>-</w:t>
            </w:r>
            <w:r>
              <w:t>paid</w:t>
            </w:r>
            <w:r>
              <w:rPr>
                <w:rFonts w:cs="Angsana New"/>
                <w:bCs/>
                <w:cs/>
                <w:lang w:bidi="th-TH"/>
              </w:rPr>
              <w:t xml:space="preserve">) </w:t>
            </w:r>
            <w:r>
              <w:t>Section</w:t>
            </w:r>
          </w:p>
          <w:p w:rsidRPr="005011B0" w:rsidR="00162552" w:rsidP="00162552" w:rsidRDefault="00162552" w14:paraId="5E83BD32" w14:textId="5EF6BC8A">
            <w:pPr>
              <w:pStyle w:val="HeaderTable"/>
            </w:pPr>
            <w:r w:rsidRPr="005011B0">
              <w:t>Invisible</w:t>
            </w:r>
          </w:p>
        </w:tc>
      </w:tr>
      <w:tr w:rsidRPr="00524D02" w:rsidR="00162552" w:rsidTr="007E1267" w14:paraId="3D3609FB" w14:textId="77777777">
        <w:trPr>
          <w:trHeight w:val="111"/>
        </w:trPr>
        <w:tc>
          <w:tcPr>
            <w:tcW w:w="848" w:type="pct"/>
          </w:tcPr>
          <w:p w:rsidR="00162552" w:rsidP="00162552" w:rsidRDefault="00162552" w14:paraId="73FA5831" w14:textId="77777777">
            <w:r>
              <w:t>smsBeforeExpireSendFlag</w:t>
            </w:r>
          </w:p>
        </w:tc>
        <w:tc>
          <w:tcPr>
            <w:tcW w:w="1079" w:type="pct"/>
            <w:gridSpan w:val="2"/>
          </w:tcPr>
          <w:p w:rsidR="00162552" w:rsidP="00162552" w:rsidRDefault="00162552" w14:paraId="6616515A" w14:textId="77777777">
            <w:r>
              <w:t>Drop Down List</w:t>
            </w:r>
          </w:p>
        </w:tc>
        <w:tc>
          <w:tcPr>
            <w:tcW w:w="3073" w:type="pct"/>
          </w:tcPr>
          <w:p w:rsidR="00162552" w:rsidP="00162552" w:rsidRDefault="00162552" w14:paraId="013BC5C9" w14:textId="77777777">
            <w:pPr>
              <w:rPr>
                <w:color w:val="FF0000"/>
              </w:rPr>
            </w:pPr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C974A9">
              <w:rPr>
                <w:rFonts w:cs="Angsana New"/>
                <w:color w:val="FF0000"/>
                <w:cs/>
              </w:rPr>
              <w:t>*</w:t>
            </w:r>
            <w:r w:rsidRPr="00C974A9">
              <w:rPr>
                <w:color w:val="FF0000"/>
              </w:rPr>
              <w:t>Send</w:t>
            </w:r>
            <w:r>
              <w:rPr>
                <w:color w:val="FF0000"/>
              </w:rPr>
              <w:t xml:space="preserve"> SMS Before Expire</w:t>
            </w:r>
            <w:r w:rsidRPr="00C974A9">
              <w:rPr>
                <w:color w:val="FF0000"/>
              </w:rPr>
              <w:t xml:space="preserve"> Flag</w:t>
            </w:r>
          </w:p>
          <w:p w:rsidR="00162552" w:rsidP="00162552" w:rsidRDefault="00162552" w14:paraId="2C24A5E3" w14:textId="77777777">
            <w:pPr>
              <w:spacing w:after="0"/>
            </w:pPr>
            <w:r>
              <w:t xml:space="preserve">Default Value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cs/>
              </w:rPr>
              <w:t xml:space="preserve">ถ้า </w:t>
            </w:r>
            <w:r>
              <w:t xml:space="preserve">chargeIncludingVat </w:t>
            </w:r>
            <w:r>
              <w:rPr>
                <w:cs/>
              </w:rPr>
              <w:t xml:space="preserve">มีค่า </w:t>
            </w:r>
            <w:r>
              <w:rPr>
                <w:rFonts w:cs="CordiaUPC"/>
              </w:rPr>
              <w:t>&gt;</w:t>
            </w:r>
            <w:r>
              <w:rPr>
                <w:rFonts w:cs="Angsana New"/>
                <w:cs/>
              </w:rPr>
              <w:t xml:space="preserve"> </w:t>
            </w:r>
            <w:r>
              <w:t xml:space="preserve">0 </w:t>
            </w:r>
            <w:r>
              <w:rPr>
                <w:cs/>
              </w:rPr>
              <w:t>ให้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cs/>
              </w:rPr>
              <w:t xml:space="preserve"> </w:t>
            </w:r>
            <w:r>
              <w:t xml:space="preserve">smsBeforePromotionExpiredSendFlag </w:t>
            </w:r>
            <w:r>
              <w:rPr>
                <w:rFonts w:cs="Angsana New"/>
                <w:cs/>
              </w:rPr>
              <w:t>= 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</w:p>
          <w:p w:rsidR="00162552" w:rsidP="00162552" w:rsidRDefault="00162552" w14:paraId="14FCC4AB" w14:textId="77777777">
            <w:r>
              <w:rPr>
                <w:cs/>
              </w:rPr>
              <w:t xml:space="preserve">ถ้าไม่ใช่ให้ </w:t>
            </w:r>
            <w:r>
              <w:t xml:space="preserve">smsBeforePromotionExpiredSendFlag </w:t>
            </w:r>
            <w:r>
              <w:rPr>
                <w:rFonts w:cs="Angsana New"/>
                <w:cs/>
              </w:rPr>
              <w:t>= “</w:t>
            </w:r>
            <w:r>
              <w:t>Don</w:t>
            </w:r>
            <w:r>
              <w:rPr>
                <w:rFonts w:cs="Angsana New"/>
                <w:cs/>
              </w:rPr>
              <w:t>’</w:t>
            </w:r>
            <w:r>
              <w:t>t Send</w:t>
            </w:r>
            <w:r>
              <w:rPr>
                <w:rFonts w:cs="Angsana New"/>
                <w:cs/>
              </w:rPr>
              <w:t>”</w:t>
            </w:r>
          </w:p>
          <w:p w:rsidR="00162552" w:rsidP="00162552" w:rsidRDefault="00162552" w14:paraId="4011875F" w14:textId="77777777">
            <w:r>
              <w:rPr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 xml:space="preserve">: </w:t>
            </w:r>
            <w:r>
              <w:t xml:space="preserve">Logic Default </w:t>
            </w:r>
            <w:r>
              <w:rPr>
                <w:cs/>
              </w:rPr>
              <w:t xml:space="preserve">ทำเมื่อ </w:t>
            </w:r>
            <w:r>
              <w:t xml:space="preserve">Visible </w:t>
            </w:r>
            <w:r>
              <w:rPr>
                <w:cs/>
              </w:rPr>
              <w:t>เท่านั้น</w:t>
            </w:r>
          </w:p>
          <w:p w:rsidR="00162552" w:rsidP="00162552" w:rsidRDefault="00162552" w14:paraId="7B832AA3" w14:textId="77777777">
            <w:pPr>
              <w:rPr>
                <w:rFonts w:cs="CordiaUPC"/>
                <w:cs/>
              </w:rPr>
            </w:pPr>
            <w:r>
              <w:t xml:space="preserve">List of Value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cs/>
              </w:rPr>
              <w:t>ดึงข้อมูลจาก</w:t>
            </w:r>
            <w:r>
              <w:rPr>
                <w:rFonts w:cs="Angsana New"/>
                <w:cs/>
              </w:rPr>
              <w:t xml:space="preserve"> </w:t>
            </w:r>
            <w:r>
              <w:t xml:space="preserve">DB </w:t>
            </w:r>
            <w:r>
              <w:rPr>
                <w:cs/>
              </w:rPr>
              <w:t>ที่</w:t>
            </w:r>
            <w:r>
              <w:t xml:space="preserve"> Table</w:t>
            </w:r>
            <w:r>
              <w:rPr>
                <w:cs/>
              </w:rPr>
              <w:t xml:space="preserve"> </w:t>
            </w:r>
            <w:r>
              <w:t>FLW_CFG_LOV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cs/>
              </w:rPr>
              <w:t xml:space="preserve">โดย </w:t>
            </w:r>
            <w:r>
              <w:t>group_type</w:t>
            </w:r>
            <w:r>
              <w:rPr>
                <w:cs/>
              </w:rPr>
              <w:t xml:space="preserve"> </w:t>
            </w:r>
            <w:r>
              <w:rPr>
                <w:rFonts w:cs="Angsana New"/>
                <w:cs/>
              </w:rPr>
              <w:t>= ‘</w:t>
            </w:r>
            <w:r>
              <w:rPr>
                <w:rFonts w:cs="CordiaUPC"/>
              </w:rPr>
              <w:t>Send Flag</w:t>
            </w:r>
            <w:r>
              <w:rPr>
                <w:rFonts w:cs="Angsana New"/>
                <w:cs/>
              </w:rPr>
              <w:t>’</w:t>
            </w:r>
          </w:p>
          <w:p w:rsidR="00162552" w:rsidP="00162552" w:rsidRDefault="00162552" w14:paraId="7207BB54" w14:textId="77777777">
            <w:pPr>
              <w:spacing w:after="0"/>
            </w:pPr>
            <w:r>
              <w:rPr>
                <w:rFonts w:cs="Angsana New"/>
                <w:cs/>
              </w:rPr>
              <w:t xml:space="preserve">ถ้าเลือก </w:t>
            </w:r>
            <w:r>
              <w:t>smsBeforePromotionExpiredSendFlag</w:t>
            </w:r>
            <w:r>
              <w:rPr>
                <w:cs/>
              </w:rPr>
              <w:t xml:space="preserve"> มีค่าเป็น </w:t>
            </w:r>
            <w:r>
              <w:rPr>
                <w:rFonts w:cs="Angsana New"/>
                <w:cs/>
              </w:rPr>
              <w:t>“</w:t>
            </w:r>
            <w:r>
              <w:t>Don</w:t>
            </w:r>
            <w:r>
              <w:rPr>
                <w:rFonts w:cs="Angsana New"/>
                <w:cs/>
              </w:rPr>
              <w:t>’</w:t>
            </w:r>
            <w:r>
              <w:t>t Send</w:t>
            </w:r>
            <w:r>
              <w:rPr>
                <w:rFonts w:cs="Angsana New"/>
                <w:cs/>
              </w:rPr>
              <w:t>”</w:t>
            </w:r>
          </w:p>
          <w:p w:rsidR="00162552" w:rsidP="00162552" w:rsidRDefault="00162552" w14:paraId="2DAA7922" w14:textId="77777777">
            <w:pPr>
              <w:pStyle w:val="ListParagraph"/>
              <w:numPr>
                <w:ilvl w:val="0"/>
                <w:numId w:val="386"/>
              </w:numPr>
              <w:spacing w:after="0"/>
            </w:pPr>
            <w:r>
              <w:t xml:space="preserve">Default </w:t>
            </w:r>
            <w:r>
              <w:rPr>
                <w:cs/>
              </w:rPr>
              <w:t xml:space="preserve">ค่าตาม </w:t>
            </w:r>
            <w:r>
              <w:t xml:space="preserve">Logic </w:t>
            </w:r>
            <w:r>
              <w:rPr>
                <w:cs/>
              </w:rPr>
              <w:t xml:space="preserve">กรณี </w:t>
            </w:r>
            <w:r>
              <w:rPr>
                <w:rFonts w:cs="Angsana New"/>
                <w:cs/>
              </w:rPr>
              <w:t>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</w:p>
          <w:p w:rsidR="00162552" w:rsidP="00162552" w:rsidRDefault="00162552" w14:paraId="7FF5CB50" w14:textId="77777777">
            <w:pPr>
              <w:pStyle w:val="ListParagraph"/>
              <w:numPr>
                <w:ilvl w:val="0"/>
                <w:numId w:val="386"/>
              </w:numPr>
              <w:spacing w:after="0"/>
            </w:pPr>
            <w:r>
              <w:rPr>
                <w:cs/>
              </w:rPr>
              <w:t xml:space="preserve">ให้ </w:t>
            </w:r>
            <w:r>
              <w:t xml:space="preserve">Invisible Field </w:t>
            </w:r>
            <w:r>
              <w:rPr>
                <w:cs/>
              </w:rPr>
              <w:t xml:space="preserve">อื่นๆใน </w:t>
            </w:r>
            <w:r>
              <w:t>Section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cs/>
              </w:rPr>
              <w:t>นี้</w:t>
            </w:r>
          </w:p>
          <w:p w:rsidR="00162552" w:rsidP="00162552" w:rsidRDefault="00162552" w14:paraId="1385C496" w14:textId="77777777">
            <w:pPr>
              <w:spacing w:after="0"/>
            </w:pPr>
            <w:r>
              <w:rPr>
                <w:cs/>
              </w:rPr>
              <w:t xml:space="preserve">ถ้าเลือก </w:t>
            </w:r>
            <w:r>
              <w:t>smsBeforePromotionExpiredSendFlag</w:t>
            </w:r>
            <w:r>
              <w:rPr>
                <w:cs/>
              </w:rPr>
              <w:t xml:space="preserve"> มีค่าเป็น </w:t>
            </w:r>
            <w:r>
              <w:rPr>
                <w:rFonts w:cs="Angsana New"/>
                <w:cs/>
              </w:rPr>
              <w:t>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</w:p>
          <w:p w:rsidR="00162552" w:rsidP="00162552" w:rsidRDefault="00162552" w14:paraId="0DD3602C" w14:textId="77777777">
            <w:pPr>
              <w:pStyle w:val="ListParagraph"/>
              <w:numPr>
                <w:ilvl w:val="0"/>
                <w:numId w:val="386"/>
              </w:numPr>
              <w:spacing w:after="0"/>
            </w:pPr>
            <w:r>
              <w:rPr>
                <w:cs/>
              </w:rPr>
              <w:t xml:space="preserve">ถ้า </w:t>
            </w:r>
            <w:r>
              <w:t>packageDurationUnit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t>Weeks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>
              <w:t>Months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>
              <w:t>Year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>
              <w:t>Bill Cycle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cs/>
              </w:rPr>
              <w:t xml:space="preserve">ให้ </w:t>
            </w:r>
            <w:r>
              <w:t xml:space="preserve">Default </w:t>
            </w:r>
            <w:r>
              <w:rPr>
                <w:cs/>
              </w:rPr>
              <w:t>ค่า ดังต่อไปนี้</w:t>
            </w:r>
          </w:p>
          <w:p w:rsidR="00162552" w:rsidP="00162552" w:rsidRDefault="00162552" w14:paraId="011D3BE0" w14:textId="77777777">
            <w:pPr>
              <w:pStyle w:val="ListParagraph"/>
              <w:numPr>
                <w:ilvl w:val="0"/>
                <w:numId w:val="387"/>
              </w:numPr>
              <w:spacing w:after="0"/>
            </w:pPr>
            <w:r>
              <w:t xml:space="preserve">beforeFeeDeduction </w:t>
            </w:r>
            <w:r>
              <w:rPr>
                <w:rFonts w:cs="Angsana New"/>
                <w:cs/>
              </w:rPr>
              <w:t xml:space="preserve">= </w:t>
            </w:r>
            <w:r>
              <w:t>3</w:t>
            </w:r>
          </w:p>
          <w:p w:rsidR="00162552" w:rsidP="00162552" w:rsidRDefault="00162552" w14:paraId="598EA337" w14:textId="77777777">
            <w:pPr>
              <w:pStyle w:val="ListParagraph"/>
              <w:numPr>
                <w:ilvl w:val="0"/>
                <w:numId w:val="387"/>
              </w:numPr>
              <w:spacing w:after="0"/>
            </w:pPr>
            <w:r>
              <w:t>beforeFeeDeductionUnit</w:t>
            </w:r>
            <w:r>
              <w:rPr>
                <w:cs/>
              </w:rPr>
              <w:t xml:space="preserve"> </w:t>
            </w:r>
            <w:r>
              <w:rPr>
                <w:rFonts w:cs="Angsana New"/>
                <w:cs/>
              </w:rPr>
              <w:t>= “</w:t>
            </w:r>
            <w:r>
              <w:t>Days</w:t>
            </w:r>
            <w:r>
              <w:rPr>
                <w:rFonts w:cs="Angsana New"/>
                <w:cs/>
              </w:rPr>
              <w:t>”</w:t>
            </w:r>
          </w:p>
          <w:p w:rsidR="00162552" w:rsidP="00162552" w:rsidRDefault="00162552" w14:paraId="50186094" w14:textId="77777777">
            <w:pPr>
              <w:pStyle w:val="ListParagraph"/>
              <w:numPr>
                <w:ilvl w:val="0"/>
                <w:numId w:val="386"/>
              </w:numPr>
              <w:spacing w:after="0"/>
            </w:pPr>
            <w:r>
              <w:rPr>
                <w:cs/>
              </w:rPr>
              <w:t xml:space="preserve">ถ้า </w:t>
            </w:r>
            <w:r>
              <w:t>packageDurationUnit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t>Days</w:t>
            </w:r>
            <w:r>
              <w:rPr>
                <w:rFonts w:cs="Angsana New"/>
                <w:cs/>
              </w:rPr>
              <w:t xml:space="preserve">” </w:t>
            </w:r>
          </w:p>
          <w:p w:rsidR="00162552" w:rsidP="00162552" w:rsidRDefault="00162552" w14:paraId="523DECC6" w14:textId="77777777">
            <w:pPr>
              <w:pStyle w:val="ListParagraph"/>
              <w:numPr>
                <w:ilvl w:val="1"/>
                <w:numId w:val="386"/>
              </w:numPr>
              <w:spacing w:after="0"/>
            </w:pPr>
            <w:r>
              <w:rPr>
                <w:cs/>
              </w:rPr>
              <w:t xml:space="preserve">ถ้า </w:t>
            </w:r>
            <w:r>
              <w:t>packageDuration &gt;</w:t>
            </w:r>
            <w:r>
              <w:rPr>
                <w:rFonts w:cs="Angsana New"/>
                <w:cs/>
              </w:rPr>
              <w:t xml:space="preserve">= </w:t>
            </w:r>
            <w:r>
              <w:t xml:space="preserve">4 </w:t>
            </w:r>
            <w:r>
              <w:rPr>
                <w:cs/>
              </w:rPr>
              <w:t xml:space="preserve">ให้ </w:t>
            </w:r>
            <w:r>
              <w:t xml:space="preserve">Default </w:t>
            </w:r>
            <w:r>
              <w:rPr>
                <w:cs/>
              </w:rPr>
              <w:t>ค่า ดังต่อไปนี้</w:t>
            </w:r>
          </w:p>
          <w:p w:rsidR="00162552" w:rsidP="00162552" w:rsidRDefault="00162552" w14:paraId="2CB14E0F" w14:textId="77777777">
            <w:pPr>
              <w:pStyle w:val="ListParagraph"/>
              <w:numPr>
                <w:ilvl w:val="1"/>
                <w:numId w:val="387"/>
              </w:numPr>
              <w:spacing w:after="0"/>
            </w:pPr>
            <w:r>
              <w:t xml:space="preserve">beforeFeeDeduction </w:t>
            </w:r>
            <w:r>
              <w:rPr>
                <w:rFonts w:cs="Angsana New"/>
                <w:cs/>
              </w:rPr>
              <w:t xml:space="preserve">= </w:t>
            </w:r>
            <w:r>
              <w:t>3</w:t>
            </w:r>
          </w:p>
          <w:p w:rsidR="00162552" w:rsidP="00162552" w:rsidRDefault="00162552" w14:paraId="290C5F08" w14:textId="77777777">
            <w:pPr>
              <w:pStyle w:val="ListParagraph"/>
              <w:numPr>
                <w:ilvl w:val="1"/>
                <w:numId w:val="387"/>
              </w:numPr>
              <w:spacing w:after="0"/>
            </w:pPr>
            <w:r>
              <w:t>beforeFeeDeductionUnit</w:t>
            </w:r>
            <w:r>
              <w:rPr>
                <w:cs/>
              </w:rPr>
              <w:t xml:space="preserve"> </w:t>
            </w:r>
            <w:r>
              <w:rPr>
                <w:rFonts w:cs="Angsana New"/>
                <w:cs/>
              </w:rPr>
              <w:t>= “</w:t>
            </w:r>
            <w:r>
              <w:t>Days</w:t>
            </w:r>
            <w:r>
              <w:rPr>
                <w:rFonts w:cs="Angsana New"/>
                <w:cs/>
              </w:rPr>
              <w:t>”</w:t>
            </w:r>
          </w:p>
          <w:p w:rsidR="00162552" w:rsidP="00162552" w:rsidRDefault="00162552" w14:paraId="5AA6779E" w14:textId="77777777">
            <w:pPr>
              <w:pStyle w:val="ListParagraph"/>
              <w:numPr>
                <w:ilvl w:val="1"/>
                <w:numId w:val="386"/>
              </w:numPr>
              <w:spacing w:after="0"/>
            </w:pPr>
            <w:r>
              <w:rPr>
                <w:cs/>
              </w:rPr>
              <w:t xml:space="preserve">ถ้า </w:t>
            </w:r>
            <w:r>
              <w:t>packageDuration &gt;</w:t>
            </w:r>
            <w:r>
              <w:rPr>
                <w:rFonts w:cs="Angsana New"/>
                <w:cs/>
              </w:rPr>
              <w:t xml:space="preserve">= </w:t>
            </w:r>
            <w:r>
              <w:t>2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cs/>
              </w:rPr>
              <w:t xml:space="preserve">แต่ </w:t>
            </w:r>
            <w:r>
              <w:t>&lt;</w:t>
            </w:r>
            <w:r>
              <w:rPr>
                <w:rFonts w:cs="Angsana New"/>
                <w:cs/>
              </w:rPr>
              <w:t xml:space="preserve"> </w:t>
            </w:r>
            <w:r>
              <w:t xml:space="preserve">4 </w:t>
            </w:r>
            <w:r>
              <w:rPr>
                <w:cs/>
              </w:rPr>
              <w:t xml:space="preserve">ให้ </w:t>
            </w:r>
            <w:r>
              <w:t xml:space="preserve">Default </w:t>
            </w:r>
            <w:r>
              <w:rPr>
                <w:cs/>
              </w:rPr>
              <w:t>ค่า ดังต่อไปนี้</w:t>
            </w:r>
          </w:p>
          <w:p w:rsidR="00162552" w:rsidP="00162552" w:rsidRDefault="00162552" w14:paraId="3F47CDB4" w14:textId="77777777">
            <w:pPr>
              <w:pStyle w:val="ListParagraph"/>
              <w:numPr>
                <w:ilvl w:val="1"/>
                <w:numId w:val="387"/>
              </w:numPr>
              <w:spacing w:after="0"/>
            </w:pPr>
            <w:r>
              <w:t xml:space="preserve">beforeFeeDeduction </w:t>
            </w:r>
            <w:r>
              <w:rPr>
                <w:rFonts w:cs="Angsana New"/>
                <w:cs/>
              </w:rPr>
              <w:t xml:space="preserve">= </w:t>
            </w:r>
            <w:r>
              <w:t>1</w:t>
            </w:r>
          </w:p>
          <w:p w:rsidR="00162552" w:rsidP="00162552" w:rsidRDefault="00162552" w14:paraId="40AB3C0C" w14:textId="77777777">
            <w:pPr>
              <w:pStyle w:val="ListParagraph"/>
              <w:numPr>
                <w:ilvl w:val="1"/>
                <w:numId w:val="387"/>
              </w:numPr>
              <w:spacing w:after="0"/>
            </w:pPr>
            <w:r>
              <w:t>beforeFeeDeductionUnit</w:t>
            </w:r>
            <w:r>
              <w:rPr>
                <w:cs/>
              </w:rPr>
              <w:t xml:space="preserve"> </w:t>
            </w:r>
            <w:r>
              <w:rPr>
                <w:rFonts w:cs="Angsana New"/>
                <w:cs/>
              </w:rPr>
              <w:t>= “</w:t>
            </w:r>
            <w:r>
              <w:t>Days</w:t>
            </w:r>
            <w:r>
              <w:rPr>
                <w:rFonts w:cs="Angsana New"/>
                <w:cs/>
              </w:rPr>
              <w:t>”</w:t>
            </w:r>
          </w:p>
          <w:p w:rsidRPr="00524D02" w:rsidR="00162552" w:rsidP="00162552" w:rsidRDefault="00162552" w14:paraId="7406A006" w14:textId="2DC82DCA">
            <w:pPr>
              <w:pStyle w:val="ListParagraph"/>
              <w:spacing w:after="0"/>
              <w:ind w:left="2160"/>
            </w:pPr>
          </w:p>
        </w:tc>
      </w:tr>
      <w:tr w:rsidRPr="00A57AF5" w:rsidR="00162552" w:rsidTr="007E1267" w14:paraId="507D9223" w14:textId="77777777">
        <w:trPr>
          <w:trHeight w:val="111"/>
        </w:trPr>
        <w:tc>
          <w:tcPr>
            <w:tcW w:w="848" w:type="pct"/>
          </w:tcPr>
          <w:p w:rsidR="00162552" w:rsidP="00162552" w:rsidRDefault="00162552" w14:paraId="5D29A924" w14:textId="77777777">
            <w:r>
              <w:t>beforeExpire</w:t>
            </w:r>
          </w:p>
        </w:tc>
        <w:tc>
          <w:tcPr>
            <w:tcW w:w="1079" w:type="pct"/>
            <w:gridSpan w:val="2"/>
          </w:tcPr>
          <w:p w:rsidR="00162552" w:rsidP="00162552" w:rsidRDefault="00162552" w14:paraId="224AA472" w14:textId="77777777">
            <w:r>
              <w:t>Text Box</w:t>
            </w:r>
          </w:p>
        </w:tc>
        <w:tc>
          <w:tcPr>
            <w:tcW w:w="3073" w:type="pct"/>
          </w:tcPr>
          <w:p w:rsidR="00162552" w:rsidP="00162552" w:rsidRDefault="00162552" w14:paraId="24935F24" w14:textId="77777777">
            <w:pPr>
              <w:rPr>
                <w:color w:val="FF0000"/>
              </w:rPr>
            </w:pPr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2C31A5">
              <w:rPr>
                <w:rFonts w:cs="Angsana New"/>
                <w:color w:val="FF0000"/>
                <w:cs/>
              </w:rPr>
              <w:t>*</w:t>
            </w:r>
            <w:r w:rsidRPr="002C31A5">
              <w:rPr>
                <w:color w:val="FF0000"/>
              </w:rPr>
              <w:t xml:space="preserve">Before </w:t>
            </w:r>
            <w:r>
              <w:rPr>
                <w:color w:val="FF0000"/>
              </w:rPr>
              <w:t>Expire</w:t>
            </w:r>
          </w:p>
          <w:p w:rsidR="00162552" w:rsidP="00162552" w:rsidRDefault="00162552" w14:paraId="44B5A49F" w14:textId="77777777">
            <w:r w:rsidRPr="002C31A5">
              <w:t xml:space="preserve">Visble </w:t>
            </w:r>
            <w:r w:rsidRPr="002C31A5">
              <w:rPr>
                <w:cs/>
              </w:rPr>
              <w:t xml:space="preserve">เมื่อ </w:t>
            </w:r>
            <w:r>
              <w:t>smsBeforeExpireSendFlag</w:t>
            </w:r>
            <w:r>
              <w:rPr>
                <w:rFonts w:hint="cs"/>
                <w:cs/>
              </w:rPr>
              <w:t xml:space="preserve"> มีค่าเป็น </w:t>
            </w:r>
            <w:r>
              <w:rPr>
                <w:rFonts w:cs="Angsana New"/>
                <w:cs/>
              </w:rPr>
              <w:t>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</w:p>
          <w:p w:rsidRPr="00A57AF5" w:rsidR="00162552" w:rsidP="00162552" w:rsidRDefault="00162552" w14:paraId="0779389D" w14:textId="77777777">
            <w:pPr>
              <w:rPr>
                <w:rFonts w:cs="CordiaUPC"/>
              </w:rPr>
            </w:pPr>
            <w:r>
              <w:rPr>
                <w:rFonts w:hint="cs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ใส่ได้เฉพาะตัวเลขเท่านั้น</w:t>
            </w:r>
          </w:p>
        </w:tc>
      </w:tr>
      <w:tr w:rsidRPr="00A57AF5" w:rsidR="00162552" w:rsidTr="007E1267" w14:paraId="180E7029" w14:textId="77777777">
        <w:trPr>
          <w:trHeight w:val="111"/>
        </w:trPr>
        <w:tc>
          <w:tcPr>
            <w:tcW w:w="848" w:type="pct"/>
          </w:tcPr>
          <w:p w:rsidR="00162552" w:rsidP="00162552" w:rsidRDefault="00162552" w14:paraId="7C5C1DE8" w14:textId="77777777">
            <w:r>
              <w:t>beforeExpireUnit</w:t>
            </w:r>
          </w:p>
        </w:tc>
        <w:tc>
          <w:tcPr>
            <w:tcW w:w="1079" w:type="pct"/>
            <w:gridSpan w:val="2"/>
          </w:tcPr>
          <w:p w:rsidR="00162552" w:rsidP="00162552" w:rsidRDefault="00162552" w14:paraId="74F43B46" w14:textId="77777777">
            <w:r>
              <w:t>Drop Down List</w:t>
            </w:r>
          </w:p>
        </w:tc>
        <w:tc>
          <w:tcPr>
            <w:tcW w:w="3073" w:type="pct"/>
          </w:tcPr>
          <w:p w:rsidR="00162552" w:rsidP="00162552" w:rsidRDefault="00162552" w14:paraId="5892DF25" w14:textId="77777777">
            <w:r>
              <w:rPr>
                <w:rFonts w:hint="cs"/>
                <w:cs/>
              </w:rPr>
              <w:t xml:space="preserve">วางต่อจาก </w:t>
            </w:r>
            <w:r>
              <w:t>beforeExpire</w:t>
            </w:r>
          </w:p>
          <w:p w:rsidR="00162552" w:rsidP="00162552" w:rsidRDefault="00162552" w14:paraId="15876BE1" w14:textId="77777777">
            <w:r w:rsidRPr="00647985">
              <w:t xml:space="preserve">Visble </w:t>
            </w:r>
            <w:r w:rsidRPr="00647985">
              <w:rPr>
                <w:rFonts w:hint="cs"/>
                <w:cs/>
              </w:rPr>
              <w:t xml:space="preserve">เมื่อ </w:t>
            </w:r>
            <w:r>
              <w:t>smsBeforeExpireSendFlag</w:t>
            </w:r>
            <w:r>
              <w:rPr>
                <w:rFonts w:hint="cs"/>
                <w:cs/>
              </w:rPr>
              <w:t xml:space="preserve"> มีค่าเป็น </w:t>
            </w:r>
            <w:r>
              <w:rPr>
                <w:rFonts w:cs="Angsana New"/>
                <w:cs/>
              </w:rPr>
              <w:t>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</w:p>
          <w:p w:rsidRPr="00A57AF5" w:rsidR="00162552" w:rsidP="00162552" w:rsidRDefault="00162552" w14:paraId="07425DA0" w14:textId="77777777">
            <w:pPr>
              <w:rPr>
                <w:rFonts w:cs="CordiaUPC"/>
              </w:rPr>
            </w:pPr>
            <w:r w:rsidRPr="001142BC">
              <w:t xml:space="preserve">List of Value </w:t>
            </w:r>
            <w:r w:rsidRPr="001142BC">
              <w:rPr>
                <w:rFonts w:cs="Angsana New"/>
                <w:cs/>
              </w:rPr>
              <w:t xml:space="preserve">: </w:t>
            </w:r>
            <w:r w:rsidRPr="00B916D9">
              <w:rPr>
                <w:rFonts w:cs="Angsana New"/>
                <w:cs/>
              </w:rPr>
              <w:t>ดึงข้อมูลจาก</w:t>
            </w:r>
            <w:r w:rsidRPr="00B916D9">
              <w:rPr>
                <w:rFonts w:cs="CordiaUPC"/>
              </w:rPr>
              <w:t xml:space="preserve">DB </w:t>
            </w:r>
            <w:r w:rsidRPr="00B916D9">
              <w:rPr>
                <w:rFonts w:cs="Angsana New"/>
                <w:cs/>
              </w:rPr>
              <w:t xml:space="preserve">ที่ </w:t>
            </w:r>
            <w:r w:rsidRPr="00B916D9">
              <w:rPr>
                <w:rFonts w:cs="CordiaUPC"/>
              </w:rPr>
              <w:t xml:space="preserve">Table FLW_CFG_LOV </w:t>
            </w:r>
            <w:r w:rsidRPr="00B916D9">
              <w:rPr>
                <w:rFonts w:cs="Angsana New"/>
                <w:cs/>
              </w:rPr>
              <w:t xml:space="preserve">โดย </w:t>
            </w:r>
            <w:r w:rsidRPr="00B916D9">
              <w:rPr>
                <w:rFonts w:cs="CordiaUPC"/>
              </w:rPr>
              <w:t xml:space="preserve">group_type </w:t>
            </w:r>
            <w:r w:rsidRPr="00B916D9">
              <w:rPr>
                <w:rFonts w:cs="Angsana New"/>
                <w:cs/>
              </w:rPr>
              <w:t>= ‘</w:t>
            </w:r>
            <w:r w:rsidRPr="008979A8">
              <w:rPr>
                <w:rFonts w:cs="CordiaUPC"/>
              </w:rPr>
              <w:t>Duration</w:t>
            </w:r>
            <w:r>
              <w:rPr>
                <w:rFonts w:cs="CordiaUPC"/>
              </w:rPr>
              <w:t xml:space="preserve"> Unit</w:t>
            </w:r>
            <w:r>
              <w:rPr>
                <w:rFonts w:cs="Angsana New"/>
                <w:cs/>
              </w:rPr>
              <w:t>’</w:t>
            </w:r>
            <w:r>
              <w:rPr>
                <w:rFonts w:hint="cs" w:cs="Angsana New"/>
                <w:cs/>
              </w:rPr>
              <w:t>และ</w:t>
            </w:r>
            <w:r>
              <w:rPr>
                <w:rFonts w:cs="CordiaUPC"/>
              </w:rPr>
              <w:t xml:space="preserve"> par_row_id</w:t>
            </w:r>
            <w:r>
              <w:t xml:space="preserve">_concat </w:t>
            </w:r>
            <w:r>
              <w:rPr>
                <w:rFonts w:hint="cs"/>
                <w:cs/>
              </w:rPr>
              <w:t xml:space="preserve">ประกอบด้วย </w:t>
            </w:r>
            <w:r>
              <w:t>customerType</w:t>
            </w:r>
          </w:p>
        </w:tc>
      </w:tr>
      <w:tr w:rsidRPr="00A57AF5" w:rsidR="00162552" w:rsidTr="007E1267" w14:paraId="6CA5E1AC" w14:textId="77777777">
        <w:trPr>
          <w:trHeight w:val="111"/>
        </w:trPr>
        <w:tc>
          <w:tcPr>
            <w:tcW w:w="848" w:type="pct"/>
          </w:tcPr>
          <w:p w:rsidR="00162552" w:rsidP="00162552" w:rsidRDefault="00162552" w14:paraId="7CF18EBC" w14:textId="77777777">
            <w:r>
              <w:t>smsBeforeExpireEN</w:t>
            </w:r>
          </w:p>
        </w:tc>
        <w:tc>
          <w:tcPr>
            <w:tcW w:w="1079" w:type="pct"/>
            <w:gridSpan w:val="2"/>
          </w:tcPr>
          <w:p w:rsidR="00162552" w:rsidP="00162552" w:rsidRDefault="00162552" w14:paraId="59FDCB31" w14:textId="77777777">
            <w:r>
              <w:t>Text Area</w:t>
            </w:r>
          </w:p>
        </w:tc>
        <w:tc>
          <w:tcPr>
            <w:tcW w:w="3073" w:type="pct"/>
          </w:tcPr>
          <w:p w:rsidR="00162552" w:rsidP="00162552" w:rsidRDefault="00162552" w14:paraId="7868EB3E" w14:textId="77777777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2C31A5">
              <w:rPr>
                <w:rFonts w:cs="Angsana New"/>
                <w:color w:val="FF0000"/>
                <w:cs/>
              </w:rPr>
              <w:t>*</w:t>
            </w:r>
            <w:r w:rsidRPr="002C31A5">
              <w:rPr>
                <w:color w:val="FF0000"/>
              </w:rPr>
              <w:t>English</w:t>
            </w:r>
          </w:p>
          <w:p w:rsidR="00162552" w:rsidP="00162552" w:rsidRDefault="00162552" w14:paraId="6C159E8F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Max Length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CordiaUPC"/>
              </w:rPr>
              <w:t>250</w:t>
            </w:r>
          </w:p>
          <w:p w:rsidR="00162552" w:rsidP="00162552" w:rsidRDefault="00162552" w14:paraId="1470C9AA" w14:textId="77777777">
            <w:r w:rsidRPr="00647985">
              <w:t xml:space="preserve">Visble </w:t>
            </w:r>
            <w:r w:rsidRPr="00647985">
              <w:rPr>
                <w:rFonts w:hint="cs"/>
                <w:cs/>
              </w:rPr>
              <w:t xml:space="preserve">เมื่อ </w:t>
            </w:r>
            <w:r>
              <w:t>smsBeforeExpireSendFlag</w:t>
            </w:r>
            <w:r>
              <w:rPr>
                <w:rFonts w:hint="cs"/>
                <w:cs/>
              </w:rPr>
              <w:t xml:space="preserve"> มีค่าเป็น </w:t>
            </w:r>
            <w:r>
              <w:rPr>
                <w:rFonts w:cs="Angsana New"/>
                <w:cs/>
              </w:rPr>
              <w:t>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</w:p>
          <w:p w:rsidRPr="00A57AF5" w:rsidR="00162552" w:rsidP="00162552" w:rsidRDefault="00162552" w14:paraId="45F54005" w14:textId="77777777">
            <w:pPr>
              <w:rPr>
                <w:rFonts w:cs="CordiaUPC"/>
              </w:rPr>
            </w:pPr>
            <w:r>
              <w:rPr>
                <w:rFonts w:hint="cs"/>
                <w:cs/>
              </w:rPr>
              <w:t xml:space="preserve">เมื่อ </w:t>
            </w:r>
            <w:r>
              <w:t xml:space="preserve">User </w:t>
            </w:r>
            <w:r>
              <w:rPr>
                <w:rFonts w:hint="cs"/>
                <w:cs/>
              </w:rPr>
              <w:t>กรอก</w:t>
            </w:r>
            <w:r>
              <w:rPr>
                <w:cs/>
              </w:rPr>
              <w:t>ใ</w:t>
            </w:r>
            <w:r>
              <w:rPr>
                <w:rFonts w:hint="cs"/>
                <w:cs/>
              </w:rPr>
              <w:t xml:space="preserve">ห้คำนวนจำนวนตัวอักษรไว้ที่ </w:t>
            </w:r>
            <w:r>
              <w:t>counterSMSBeforeExpireEN</w:t>
            </w:r>
          </w:p>
        </w:tc>
      </w:tr>
      <w:tr w:rsidRPr="00A57AF5" w:rsidR="00162552" w:rsidTr="007E1267" w14:paraId="55A969DD" w14:textId="77777777">
        <w:trPr>
          <w:trHeight w:val="111"/>
        </w:trPr>
        <w:tc>
          <w:tcPr>
            <w:tcW w:w="848" w:type="pct"/>
          </w:tcPr>
          <w:p w:rsidR="00162552" w:rsidP="00162552" w:rsidRDefault="00162552" w14:paraId="32CF65DE" w14:textId="77777777">
            <w:r>
              <w:t>counterSMSBeforeExpireEN</w:t>
            </w:r>
          </w:p>
        </w:tc>
        <w:tc>
          <w:tcPr>
            <w:tcW w:w="1079" w:type="pct"/>
            <w:gridSpan w:val="2"/>
          </w:tcPr>
          <w:p w:rsidR="00162552" w:rsidP="00162552" w:rsidRDefault="00162552" w14:paraId="5983BC28" w14:textId="77777777">
            <w:r>
              <w:t>Text</w:t>
            </w:r>
          </w:p>
        </w:tc>
        <w:tc>
          <w:tcPr>
            <w:tcW w:w="3073" w:type="pct"/>
          </w:tcPr>
          <w:p w:rsidR="00162552" w:rsidP="00162552" w:rsidRDefault="00162552" w14:paraId="2DD62173" w14:textId="77777777">
            <w:r>
              <w:rPr>
                <w:rFonts w:hint="cs"/>
                <w:cs/>
              </w:rPr>
              <w:t>วางไว้ใต้</w:t>
            </w:r>
            <w:r>
              <w:rPr>
                <w:rFonts w:cs="Angsana New"/>
                <w:cs/>
              </w:rPr>
              <w:t xml:space="preserve"> </w:t>
            </w:r>
            <w:r>
              <w:t>smsBeforeExpireEN</w:t>
            </w:r>
          </w:p>
          <w:p w:rsidR="00162552" w:rsidP="00162552" w:rsidRDefault="00162552" w14:paraId="0ACE073B" w14:textId="77777777">
            <w:r w:rsidRPr="00647985">
              <w:t xml:space="preserve">Visble </w:t>
            </w:r>
            <w:r w:rsidRPr="00647985">
              <w:rPr>
                <w:rFonts w:hint="cs"/>
                <w:cs/>
              </w:rPr>
              <w:t xml:space="preserve">เมื่อ </w:t>
            </w:r>
            <w:r>
              <w:t>smsBeforeExpireSendFlag</w:t>
            </w:r>
            <w:r>
              <w:rPr>
                <w:rFonts w:hint="cs"/>
                <w:cs/>
              </w:rPr>
              <w:t xml:space="preserve"> มีค่าเป็น </w:t>
            </w:r>
            <w:r>
              <w:rPr>
                <w:rFonts w:cs="Angsana New"/>
                <w:cs/>
              </w:rPr>
              <w:t>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</w:p>
          <w:p w:rsidR="00162552" w:rsidP="00162552" w:rsidRDefault="00162552" w14:paraId="1CF81CBB" w14:textId="77777777">
            <w:r>
              <w:rPr>
                <w:rFonts w:hint="cs"/>
                <w:cs/>
              </w:rPr>
              <w:t xml:space="preserve">แสดงใน </w:t>
            </w:r>
            <w:r>
              <w:t>Format</w:t>
            </w:r>
          </w:p>
          <w:p w:rsidRPr="00A57AF5" w:rsidR="00162552" w:rsidP="00162552" w:rsidRDefault="00162552" w14:paraId="7572F18B" w14:textId="77777777">
            <w:pPr>
              <w:rPr>
                <w:rFonts w:cs="CordiaUPC"/>
              </w:rPr>
            </w:pPr>
            <w:r>
              <w:t>counterSMSBeforeExpireEN</w:t>
            </w:r>
            <w:r>
              <w:rPr>
                <w:rFonts w:cs="Angsana New"/>
                <w:cs/>
              </w:rPr>
              <w:t xml:space="preserve"> / </w:t>
            </w:r>
            <w:r>
              <w:t>250</w:t>
            </w:r>
          </w:p>
        </w:tc>
      </w:tr>
      <w:tr w:rsidRPr="00A57AF5" w:rsidR="00162552" w:rsidTr="007E1267" w14:paraId="23745EEA" w14:textId="77777777">
        <w:trPr>
          <w:trHeight w:val="111"/>
        </w:trPr>
        <w:tc>
          <w:tcPr>
            <w:tcW w:w="848" w:type="pct"/>
          </w:tcPr>
          <w:p w:rsidR="00162552" w:rsidP="00162552" w:rsidRDefault="00162552" w14:paraId="5F4F339A" w14:textId="77777777">
            <w:r>
              <w:t>smsBeforeExpireTH</w:t>
            </w:r>
          </w:p>
        </w:tc>
        <w:tc>
          <w:tcPr>
            <w:tcW w:w="1079" w:type="pct"/>
            <w:gridSpan w:val="2"/>
          </w:tcPr>
          <w:p w:rsidR="00162552" w:rsidP="00162552" w:rsidRDefault="00162552" w14:paraId="7C7B7F7F" w14:textId="77777777">
            <w:r>
              <w:t>Text Area</w:t>
            </w:r>
          </w:p>
        </w:tc>
        <w:tc>
          <w:tcPr>
            <w:tcW w:w="3073" w:type="pct"/>
          </w:tcPr>
          <w:p w:rsidR="00162552" w:rsidP="00162552" w:rsidRDefault="00162552" w14:paraId="28D72233" w14:textId="77777777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2C31A5">
              <w:rPr>
                <w:rFonts w:cs="Angsana New"/>
                <w:color w:val="FF0000"/>
                <w:cs/>
              </w:rPr>
              <w:t>*</w:t>
            </w:r>
            <w:r w:rsidRPr="002C31A5">
              <w:rPr>
                <w:color w:val="FF0000"/>
              </w:rPr>
              <w:t>Thai</w:t>
            </w:r>
          </w:p>
          <w:p w:rsidR="00162552" w:rsidP="00162552" w:rsidRDefault="00162552" w14:paraId="6047CA21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Max Length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CordiaUPC"/>
              </w:rPr>
              <w:t>250</w:t>
            </w:r>
          </w:p>
          <w:p w:rsidR="00162552" w:rsidP="00162552" w:rsidRDefault="00162552" w14:paraId="3D223865" w14:textId="77777777">
            <w:r w:rsidRPr="00647985">
              <w:t xml:space="preserve">Visble </w:t>
            </w:r>
            <w:r w:rsidRPr="00647985">
              <w:rPr>
                <w:rFonts w:hint="cs"/>
                <w:cs/>
              </w:rPr>
              <w:t xml:space="preserve">เมื่อ </w:t>
            </w:r>
            <w:r>
              <w:t>smsBeforeExpireSendFlag</w:t>
            </w:r>
            <w:r>
              <w:rPr>
                <w:rFonts w:hint="cs"/>
                <w:cs/>
              </w:rPr>
              <w:t xml:space="preserve"> มีค่าเป็น </w:t>
            </w:r>
            <w:r>
              <w:rPr>
                <w:rFonts w:cs="Angsana New"/>
                <w:cs/>
              </w:rPr>
              <w:t>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</w:p>
          <w:p w:rsidRPr="00A57AF5" w:rsidR="00162552" w:rsidP="00162552" w:rsidRDefault="00162552" w14:paraId="64DA3D73" w14:textId="77777777">
            <w:pPr>
              <w:rPr>
                <w:rFonts w:cs="CordiaUPC"/>
              </w:rPr>
            </w:pPr>
            <w:r>
              <w:rPr>
                <w:rFonts w:hint="cs"/>
                <w:cs/>
              </w:rPr>
              <w:t xml:space="preserve">เมื่อ </w:t>
            </w:r>
            <w:r>
              <w:t xml:space="preserve">User </w:t>
            </w:r>
            <w:r>
              <w:rPr>
                <w:rFonts w:hint="cs"/>
                <w:cs/>
              </w:rPr>
              <w:t>กรอก</w:t>
            </w:r>
            <w:r>
              <w:rPr>
                <w:cs/>
              </w:rPr>
              <w:t>ใ</w:t>
            </w:r>
            <w:r>
              <w:rPr>
                <w:rFonts w:hint="cs"/>
                <w:cs/>
              </w:rPr>
              <w:t xml:space="preserve">ห้คำนวนจำนวนตัวอักษรไว้ที่ </w:t>
            </w:r>
            <w:r>
              <w:t>counterSMSBeforeExpireTH</w:t>
            </w:r>
          </w:p>
        </w:tc>
      </w:tr>
      <w:tr w:rsidRPr="00A57AF5" w:rsidR="00162552" w:rsidTr="007E1267" w14:paraId="2182442C" w14:textId="77777777">
        <w:trPr>
          <w:trHeight w:val="111"/>
        </w:trPr>
        <w:tc>
          <w:tcPr>
            <w:tcW w:w="848" w:type="pct"/>
          </w:tcPr>
          <w:p w:rsidR="00162552" w:rsidP="00162552" w:rsidRDefault="00162552" w14:paraId="4269ED55" w14:textId="77777777">
            <w:r>
              <w:t>counterSMSBeforeExpireTH</w:t>
            </w:r>
          </w:p>
        </w:tc>
        <w:tc>
          <w:tcPr>
            <w:tcW w:w="1079" w:type="pct"/>
            <w:gridSpan w:val="2"/>
          </w:tcPr>
          <w:p w:rsidR="00162552" w:rsidP="00162552" w:rsidRDefault="00162552" w14:paraId="74C2A3CD" w14:textId="77777777">
            <w:r>
              <w:t>Text</w:t>
            </w:r>
          </w:p>
        </w:tc>
        <w:tc>
          <w:tcPr>
            <w:tcW w:w="3073" w:type="pct"/>
          </w:tcPr>
          <w:p w:rsidR="00162552" w:rsidP="00162552" w:rsidRDefault="00162552" w14:paraId="6A12EC13" w14:textId="77777777">
            <w:r>
              <w:rPr>
                <w:rFonts w:hint="cs"/>
                <w:cs/>
              </w:rPr>
              <w:t>วางไว้ใต้</w:t>
            </w:r>
            <w:r>
              <w:rPr>
                <w:rFonts w:cs="Angsana New"/>
                <w:cs/>
              </w:rPr>
              <w:t xml:space="preserve"> </w:t>
            </w:r>
            <w:r>
              <w:t>smsBeforeExpireTH</w:t>
            </w:r>
          </w:p>
          <w:p w:rsidR="00162552" w:rsidP="00162552" w:rsidRDefault="00162552" w14:paraId="72F797CD" w14:textId="77777777">
            <w:r w:rsidRPr="00647985">
              <w:t xml:space="preserve">Visble </w:t>
            </w:r>
            <w:r w:rsidRPr="00647985">
              <w:rPr>
                <w:rFonts w:hint="cs"/>
                <w:cs/>
              </w:rPr>
              <w:t xml:space="preserve">เมื่อ </w:t>
            </w:r>
            <w:r>
              <w:t>smsBeforeExpireSendFlag</w:t>
            </w:r>
            <w:r>
              <w:rPr>
                <w:rFonts w:hint="cs"/>
                <w:cs/>
              </w:rPr>
              <w:t xml:space="preserve"> มีค่าเป็น </w:t>
            </w:r>
            <w:r>
              <w:rPr>
                <w:rFonts w:cs="Angsana New"/>
                <w:cs/>
              </w:rPr>
              <w:t>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</w:p>
          <w:p w:rsidR="00162552" w:rsidP="00162552" w:rsidRDefault="00162552" w14:paraId="1F8779D4" w14:textId="77777777">
            <w:r>
              <w:rPr>
                <w:rFonts w:hint="cs"/>
                <w:cs/>
              </w:rPr>
              <w:t xml:space="preserve">แสดงใน </w:t>
            </w:r>
            <w:r>
              <w:t>Format</w:t>
            </w:r>
          </w:p>
          <w:p w:rsidRPr="00A57AF5" w:rsidR="00162552" w:rsidP="00162552" w:rsidRDefault="00162552" w14:paraId="2B59724A" w14:textId="77777777">
            <w:pPr>
              <w:rPr>
                <w:rFonts w:cs="CordiaUPC"/>
              </w:rPr>
            </w:pPr>
            <w:r>
              <w:t>counterSMSBeforeExpireTH</w:t>
            </w:r>
            <w:r>
              <w:rPr>
                <w:rFonts w:cs="Angsana New"/>
                <w:cs/>
              </w:rPr>
              <w:t xml:space="preserve"> / </w:t>
            </w:r>
            <w:r>
              <w:t>250</w:t>
            </w:r>
          </w:p>
        </w:tc>
      </w:tr>
      <w:tr w:rsidRPr="00A57AF5" w:rsidR="00162552" w:rsidTr="007E1267" w14:paraId="0664DC0B" w14:textId="77777777">
        <w:trPr>
          <w:trHeight w:val="111"/>
        </w:trPr>
        <w:tc>
          <w:tcPr>
            <w:tcW w:w="5000" w:type="pct"/>
            <w:gridSpan w:val="4"/>
            <w:shd w:val="clear" w:color="auto" w:fill="C2D69B" w:themeFill="accent3" w:themeFillTint="99"/>
          </w:tcPr>
          <w:p w:rsidRPr="00A57AF5" w:rsidR="00162552" w:rsidP="00162552" w:rsidRDefault="00162552" w14:paraId="1D7E03CF" w14:textId="77777777">
            <w:pPr>
              <w:pStyle w:val="HeaderTable"/>
            </w:pPr>
            <w:r>
              <w:t>End SMS Before Charge</w:t>
            </w:r>
            <w:r>
              <w:rPr>
                <w:rFonts w:cs="Angsana New"/>
                <w:bCs/>
                <w:cs/>
                <w:lang w:bidi="th-TH"/>
              </w:rPr>
              <w:t xml:space="preserve"> (</w:t>
            </w:r>
            <w:r>
              <w:t>For Post</w:t>
            </w:r>
            <w:r>
              <w:rPr>
                <w:rFonts w:cs="Angsana New"/>
                <w:bCs/>
                <w:cs/>
                <w:lang w:bidi="th-TH"/>
              </w:rPr>
              <w:t>-</w:t>
            </w:r>
            <w:r>
              <w:t>paid</w:t>
            </w:r>
            <w:r>
              <w:rPr>
                <w:rFonts w:cs="Angsana New"/>
                <w:bCs/>
                <w:cs/>
                <w:lang w:bidi="th-TH"/>
              </w:rPr>
              <w:t xml:space="preserve">) </w:t>
            </w:r>
            <w:r>
              <w:t>Section</w:t>
            </w:r>
          </w:p>
        </w:tc>
      </w:tr>
      <w:tr w:rsidRPr="00AE41BB" w:rsidR="00162552" w:rsidTr="007E1267" w14:paraId="738EDF2C" w14:textId="77777777">
        <w:trPr>
          <w:trHeight w:val="162"/>
        </w:trPr>
        <w:tc>
          <w:tcPr>
            <w:tcW w:w="848" w:type="pct"/>
          </w:tcPr>
          <w:p w:rsidR="00162552" w:rsidP="00162552" w:rsidRDefault="00162552" w14:paraId="2A6E5256" w14:textId="77777777">
            <w:r w:rsidRPr="008979A8">
              <w:rPr>
                <w:cs/>
              </w:rPr>
              <w:t xml:space="preserve">ปุ่ม </w:t>
            </w:r>
            <w:r w:rsidRPr="008979A8">
              <w:t>Add</w:t>
            </w:r>
          </w:p>
        </w:tc>
        <w:tc>
          <w:tcPr>
            <w:tcW w:w="1075" w:type="pct"/>
          </w:tcPr>
          <w:p w:rsidR="00162552" w:rsidP="00162552" w:rsidRDefault="00162552" w14:paraId="655965A9" w14:textId="77777777">
            <w:r w:rsidRPr="008979A8">
              <w:t>Button</w:t>
            </w:r>
          </w:p>
        </w:tc>
        <w:tc>
          <w:tcPr>
            <w:tcW w:w="3077" w:type="pct"/>
            <w:gridSpan w:val="2"/>
          </w:tcPr>
          <w:p w:rsidR="00162552" w:rsidP="00162552" w:rsidRDefault="00162552" w14:paraId="319DFBFB" w14:textId="77777777">
            <w:pPr>
              <w:pStyle w:val="HeaderTable"/>
              <w:rPr>
                <w:b w:val="0"/>
                <w:bCs/>
                <w:lang w:bidi="th-TH"/>
              </w:rPr>
            </w:pPr>
            <w:r w:rsidRPr="008979A8">
              <w:rPr>
                <w:b w:val="0"/>
                <w:bCs/>
                <w:lang w:bidi="th-TH"/>
              </w:rPr>
              <w:t xml:space="preserve">Visible </w:t>
            </w:r>
            <w:r w:rsidRPr="008979A8">
              <w:rPr>
                <w:rFonts w:cs="Angsana New"/>
                <w:cs/>
                <w:lang w:bidi="th-TH"/>
              </w:rPr>
              <w:t>เมื่อมี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b w:val="0"/>
                <w:bCs/>
                <w:lang w:bidi="th-TH"/>
              </w:rPr>
              <w:t xml:space="preserve">Event </w:t>
            </w:r>
            <w:r w:rsidRPr="008979A8">
              <w:rPr>
                <w:rFonts w:cs="Angsana New"/>
                <w:cs/>
                <w:lang w:bidi="th-TH"/>
              </w:rPr>
              <w:t>มาจาก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691921">
              <w:rPr>
                <w:b w:val="0"/>
                <w:bCs/>
                <w:lang w:bidi="th-TH"/>
              </w:rPr>
              <w:t xml:space="preserve">PO Relation </w:t>
            </w:r>
            <w:r w:rsidRPr="00E2221B">
              <w:rPr>
                <w:b w:val="0"/>
                <w:bCs/>
                <w:lang w:bidi="th-TH"/>
              </w:rPr>
              <w:t xml:space="preserve">Table Section </w:t>
            </w:r>
            <w:r w:rsidRPr="008979A8">
              <w:rPr>
                <w:rFonts w:cs="Angsana New"/>
                <w:cs/>
                <w:lang w:bidi="th-TH"/>
              </w:rPr>
              <w:t>เป็น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“</w:t>
            </w:r>
            <w:r w:rsidRPr="008979A8">
              <w:rPr>
                <w:b w:val="0"/>
                <w:bCs/>
                <w:lang w:bidi="th-TH"/>
              </w:rPr>
              <w:t>Add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>”</w:t>
            </w:r>
          </w:p>
          <w:p w:rsidR="00162552" w:rsidP="00162552" w:rsidRDefault="00162552" w14:paraId="14D8A221" w14:textId="77777777">
            <w:r>
              <w:rPr>
                <w:rFonts w:hint="cs"/>
                <w:cs/>
              </w:rPr>
              <w:t>เมื่อกดปุ่ม</w:t>
            </w:r>
          </w:p>
          <w:p w:rsidR="00162552" w:rsidP="00162552" w:rsidRDefault="00162552" w14:paraId="55D08C93" w14:textId="77777777">
            <w:pPr>
              <w:pStyle w:val="ListParagraph"/>
              <w:numPr>
                <w:ilvl w:val="0"/>
                <w:numId w:val="15"/>
              </w:numPr>
              <w:spacing w:after="160" w:line="259" w:lineRule="auto"/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Validate </w:t>
            </w:r>
            <w:r>
              <w:rPr>
                <w:rFonts w:hint="cs" w:cs="Angsana New"/>
                <w:cs/>
              </w:rPr>
              <w:t>ข้อมูลในหน้าจอ</w:t>
            </w:r>
          </w:p>
          <w:p w:rsidRPr="00AE41BB" w:rsidR="00162552" w:rsidP="00162552" w:rsidRDefault="00162552" w14:paraId="3CADD345" w14:textId="77777777">
            <w:pPr>
              <w:pStyle w:val="ListParagraph"/>
              <w:numPr>
                <w:ilvl w:val="0"/>
                <w:numId w:val="15"/>
              </w:numPr>
              <w:spacing w:after="160" w:line="259" w:lineRule="auto"/>
            </w:pPr>
            <w:r w:rsidRPr="00257C21">
              <w:rPr>
                <w:rFonts w:hint="cs"/>
                <w:cs/>
              </w:rPr>
              <w:t xml:space="preserve">ให้ทำการเคลียร์ค่าใน </w:t>
            </w:r>
            <w:r>
              <w:t>PO RelationDetail Section</w:t>
            </w:r>
            <w:r w:rsidRPr="00257C21">
              <w:rPr>
                <w:rFonts w:hint="cs"/>
                <w:cs/>
              </w:rPr>
              <w:t xml:space="preserve"> และ</w:t>
            </w:r>
            <w:r w:rsidRPr="00257C21">
              <w:t xml:space="preserve"> Invisible</w:t>
            </w:r>
            <w:r w:rsidRPr="00C8259F">
              <w:rPr>
                <w:rFonts w:cs="Angsana New"/>
                <w:cs/>
              </w:rPr>
              <w:t xml:space="preserve"> </w:t>
            </w:r>
            <w:r>
              <w:t>PO Relation Detail Section</w:t>
            </w:r>
          </w:p>
        </w:tc>
      </w:tr>
      <w:tr w:rsidRPr="00AE41BB" w:rsidR="00162552" w:rsidTr="007E1267" w14:paraId="4537E44A" w14:textId="77777777">
        <w:trPr>
          <w:trHeight w:val="162"/>
        </w:trPr>
        <w:tc>
          <w:tcPr>
            <w:tcW w:w="848" w:type="pct"/>
          </w:tcPr>
          <w:p w:rsidR="00162552" w:rsidP="00162552" w:rsidRDefault="00162552" w14:paraId="4B148468" w14:textId="77777777">
            <w:r w:rsidRPr="008979A8">
              <w:rPr>
                <w:cs/>
              </w:rPr>
              <w:t xml:space="preserve">ปุ่ม </w:t>
            </w:r>
            <w:r w:rsidRPr="008979A8">
              <w:t>Update</w:t>
            </w:r>
          </w:p>
        </w:tc>
        <w:tc>
          <w:tcPr>
            <w:tcW w:w="1075" w:type="pct"/>
          </w:tcPr>
          <w:p w:rsidR="00162552" w:rsidP="00162552" w:rsidRDefault="00162552" w14:paraId="6D28797F" w14:textId="77777777">
            <w:r w:rsidRPr="008979A8">
              <w:t>Button</w:t>
            </w:r>
          </w:p>
        </w:tc>
        <w:tc>
          <w:tcPr>
            <w:tcW w:w="3077" w:type="pct"/>
            <w:gridSpan w:val="2"/>
          </w:tcPr>
          <w:p w:rsidR="00162552" w:rsidP="00162552" w:rsidRDefault="00162552" w14:paraId="44C9F6AC" w14:textId="77777777">
            <w:pPr>
              <w:pStyle w:val="HeaderTable"/>
              <w:rPr>
                <w:b w:val="0"/>
                <w:bCs/>
                <w:lang w:bidi="th-TH"/>
              </w:rPr>
            </w:pPr>
            <w:r w:rsidRPr="008979A8">
              <w:rPr>
                <w:b w:val="0"/>
                <w:bCs/>
                <w:lang w:bidi="th-TH"/>
              </w:rPr>
              <w:t xml:space="preserve">Visible </w:t>
            </w:r>
            <w:r w:rsidRPr="008979A8">
              <w:rPr>
                <w:rFonts w:cs="Angsana New"/>
                <w:cs/>
                <w:lang w:bidi="th-TH"/>
              </w:rPr>
              <w:t>เมื่อมี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b w:val="0"/>
                <w:bCs/>
                <w:lang w:bidi="th-TH"/>
              </w:rPr>
              <w:t xml:space="preserve">Event </w:t>
            </w:r>
            <w:r w:rsidRPr="008979A8">
              <w:rPr>
                <w:rFonts w:cs="Angsana New"/>
                <w:cs/>
                <w:lang w:bidi="th-TH"/>
              </w:rPr>
              <w:t>มาจาก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691921">
              <w:rPr>
                <w:b w:val="0"/>
                <w:bCs/>
                <w:lang w:bidi="th-TH"/>
              </w:rPr>
              <w:t xml:space="preserve">PO Relation </w:t>
            </w:r>
            <w:r w:rsidRPr="00E2221B">
              <w:rPr>
                <w:b w:val="0"/>
                <w:bCs/>
                <w:lang w:bidi="th-TH"/>
              </w:rPr>
              <w:t xml:space="preserve">Table Section </w:t>
            </w:r>
            <w:r w:rsidRPr="008979A8">
              <w:rPr>
                <w:rFonts w:cs="Angsana New"/>
                <w:cs/>
                <w:lang w:bidi="th-TH"/>
              </w:rPr>
              <w:t>เป็น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“</w:t>
            </w:r>
            <w:r>
              <w:rPr>
                <w:b w:val="0"/>
                <w:bCs/>
                <w:lang w:bidi="th-TH"/>
              </w:rPr>
              <w:t>Edit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>”</w:t>
            </w:r>
          </w:p>
          <w:p w:rsidR="00162552" w:rsidP="00162552" w:rsidRDefault="00162552" w14:paraId="1308EFF1" w14:textId="77777777">
            <w:r>
              <w:rPr>
                <w:rFonts w:hint="cs"/>
                <w:cs/>
              </w:rPr>
              <w:t>เมื่อกดปุ่ม</w:t>
            </w:r>
          </w:p>
          <w:p w:rsidR="00162552" w:rsidP="00162552" w:rsidRDefault="00162552" w14:paraId="58E9A0A7" w14:textId="77777777">
            <w:pPr>
              <w:pStyle w:val="ListParagraph"/>
              <w:numPr>
                <w:ilvl w:val="0"/>
                <w:numId w:val="15"/>
              </w:numPr>
              <w:spacing w:after="160" w:line="259" w:lineRule="auto"/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Validate </w:t>
            </w:r>
            <w:r>
              <w:rPr>
                <w:rFonts w:hint="cs" w:cs="Angsana New"/>
                <w:cs/>
              </w:rPr>
              <w:t>ข้อมูลในหน้าจอ</w:t>
            </w:r>
          </w:p>
          <w:p w:rsidRPr="00AE41BB" w:rsidR="00162552" w:rsidP="00162552" w:rsidRDefault="00162552" w14:paraId="15C5180A" w14:textId="77777777">
            <w:pPr>
              <w:pStyle w:val="ListParagraph"/>
              <w:numPr>
                <w:ilvl w:val="0"/>
                <w:numId w:val="15"/>
              </w:numPr>
              <w:spacing w:after="160" w:line="259" w:lineRule="auto"/>
            </w:pPr>
            <w:r w:rsidRPr="00257C21">
              <w:rPr>
                <w:rFonts w:hint="cs"/>
                <w:cs/>
              </w:rPr>
              <w:t xml:space="preserve">ให้ทำการเคลียร์ค่าใน </w:t>
            </w:r>
            <w:r>
              <w:t>PO Relation Detail Section</w:t>
            </w:r>
            <w:r w:rsidRPr="00257C21">
              <w:rPr>
                <w:rFonts w:hint="cs"/>
                <w:cs/>
              </w:rPr>
              <w:t xml:space="preserve"> และ</w:t>
            </w:r>
            <w:r w:rsidRPr="00257C21">
              <w:t xml:space="preserve"> Invisible</w:t>
            </w:r>
            <w:r w:rsidRPr="00C8259F">
              <w:rPr>
                <w:rFonts w:cs="Angsana New"/>
                <w:cs/>
              </w:rPr>
              <w:t xml:space="preserve"> </w:t>
            </w:r>
            <w:r>
              <w:t>PO Relation Detail Section</w:t>
            </w:r>
          </w:p>
        </w:tc>
      </w:tr>
      <w:tr w:rsidR="00162552" w:rsidTr="007E1267" w14:paraId="58E6F5FA" w14:textId="77777777">
        <w:trPr>
          <w:trHeight w:val="162"/>
        </w:trPr>
        <w:tc>
          <w:tcPr>
            <w:tcW w:w="848" w:type="pct"/>
          </w:tcPr>
          <w:p w:rsidR="00162552" w:rsidP="00162552" w:rsidRDefault="00162552" w14:paraId="0C3DCE9E" w14:textId="77777777">
            <w:r>
              <w:rPr>
                <w:rFonts w:hint="cs"/>
                <w:cs/>
              </w:rPr>
              <w:t xml:space="preserve">ปุ่ม </w:t>
            </w:r>
            <w:r>
              <w:t>Cancel</w:t>
            </w:r>
          </w:p>
        </w:tc>
        <w:tc>
          <w:tcPr>
            <w:tcW w:w="1075" w:type="pct"/>
          </w:tcPr>
          <w:p w:rsidR="00162552" w:rsidP="00162552" w:rsidRDefault="00162552" w14:paraId="3A2C2DCF" w14:textId="77777777">
            <w:r>
              <w:t>Button</w:t>
            </w:r>
          </w:p>
        </w:tc>
        <w:tc>
          <w:tcPr>
            <w:tcW w:w="3077" w:type="pct"/>
            <w:gridSpan w:val="2"/>
          </w:tcPr>
          <w:p w:rsidR="00162552" w:rsidP="00162552" w:rsidRDefault="00162552" w14:paraId="4BE630B2" w14:textId="77777777">
            <w:r>
              <w:rPr>
                <w:rFonts w:hint="cs"/>
                <w:cs/>
              </w:rPr>
              <w:t>เมื่อกดปุ่ม</w:t>
            </w:r>
            <w:r w:rsidRPr="00257C21">
              <w:rPr>
                <w:rFonts w:hint="cs"/>
                <w:cs/>
              </w:rPr>
              <w:t xml:space="preserve">ให้ทำการเคลียร์ค่าใน </w:t>
            </w:r>
            <w:r>
              <w:t>PO Relation Detail Section</w:t>
            </w:r>
            <w:r w:rsidRPr="00257C21">
              <w:rPr>
                <w:rFonts w:hint="cs"/>
                <w:cs/>
              </w:rPr>
              <w:t xml:space="preserve"> และ</w:t>
            </w:r>
            <w:r w:rsidRPr="00257C21">
              <w:t xml:space="preserve"> Invisible</w:t>
            </w:r>
            <w:r>
              <w:rPr>
                <w:rFonts w:cs="Angsana New"/>
                <w:cs/>
              </w:rPr>
              <w:t xml:space="preserve"> </w:t>
            </w:r>
            <w:r>
              <w:t>PO Relation Detail Section</w:t>
            </w:r>
          </w:p>
        </w:tc>
      </w:tr>
      <w:tr w:rsidR="00162552" w:rsidTr="007E1267" w14:paraId="127B6FED" w14:textId="77777777">
        <w:trPr>
          <w:trHeight w:val="111"/>
        </w:trPr>
        <w:tc>
          <w:tcPr>
            <w:tcW w:w="5000" w:type="pct"/>
            <w:gridSpan w:val="4"/>
            <w:shd w:val="clear" w:color="auto" w:fill="C2D69B" w:themeFill="accent3" w:themeFillTint="99"/>
          </w:tcPr>
          <w:p w:rsidR="00162552" w:rsidP="00162552" w:rsidRDefault="00162552" w14:paraId="2F776571" w14:textId="3B1D6999">
            <w:pPr>
              <w:pStyle w:val="HeaderTable"/>
            </w:pPr>
            <w:r>
              <w:t>PO Relation Music Streaming Detail Section</w:t>
            </w:r>
          </w:p>
        </w:tc>
      </w:tr>
    </w:tbl>
    <w:p w:rsidRPr="00EA73A4" w:rsidR="00FE67BE" w:rsidP="00EA73A4" w:rsidRDefault="00FE67BE" w14:paraId="01F085C3" w14:textId="77777777"/>
    <w:p w:rsidR="00FE67BE" w:rsidP="00EA73A4" w:rsidRDefault="00FE67BE" w14:paraId="18DC13F8" w14:textId="29E85061">
      <w:pPr>
        <w:pStyle w:val="Heading3"/>
        <w:numPr>
          <w:ilvl w:val="0"/>
          <w:numId w:val="378"/>
        </w:numPr>
        <w:rPr>
          <w:rFonts w:ascii="CordiaUPC" w:hAnsi="CordiaUPC" w:cs="CordiaUPC"/>
          <w:sz w:val="32"/>
          <w:szCs w:val="32"/>
        </w:rPr>
      </w:pPr>
      <w:r w:rsidRPr="008979A8">
        <w:rPr>
          <w:rFonts w:ascii="CordiaUPC" w:hAnsi="CordiaUPC" w:cs="CordiaUPC"/>
          <w:sz w:val="32"/>
          <w:szCs w:val="32"/>
        </w:rPr>
        <w:t>Script Validation</w:t>
      </w:r>
    </w:p>
    <w:tbl>
      <w:tblPr>
        <w:tblW w:w="4938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386"/>
        <w:gridCol w:w="2899"/>
        <w:gridCol w:w="3451"/>
        <w:gridCol w:w="1168"/>
      </w:tblGrid>
      <w:tr w:rsidRPr="008979A8" w:rsidR="00795EE1" w:rsidTr="008F6B68" w14:paraId="446C4062" w14:textId="77777777">
        <w:trPr>
          <w:cantSplit/>
          <w:tblHeader/>
        </w:trPr>
        <w:tc>
          <w:tcPr>
            <w:tcW w:w="778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795EE1" w:rsidP="008F6B68" w:rsidRDefault="00795EE1" w14:paraId="1DC1683C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Error Code</w:t>
            </w:r>
          </w:p>
        </w:tc>
        <w:tc>
          <w:tcPr>
            <w:tcW w:w="1628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795EE1" w:rsidP="008F6B68" w:rsidRDefault="00795EE1" w14:paraId="1FC88D5B" w14:textId="77777777">
            <w:pPr>
              <w:rPr>
                <w:rFonts w:cs="CordiaUPC"/>
                <w:b/>
                <w:bCs/>
              </w:rPr>
            </w:pPr>
            <w:r>
              <w:rPr>
                <w:rFonts w:cs="CordiaUPC"/>
                <w:b/>
                <w:bCs/>
              </w:rPr>
              <w:t xml:space="preserve">Error Message </w:t>
            </w:r>
          </w:p>
        </w:tc>
        <w:tc>
          <w:tcPr>
            <w:tcW w:w="1938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795EE1" w:rsidP="008F6B68" w:rsidRDefault="00795EE1" w14:paraId="6BE3A171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Logic</w:t>
            </w:r>
          </w:p>
        </w:tc>
        <w:tc>
          <w:tcPr>
            <w:tcW w:w="656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795EE1" w:rsidP="008F6B68" w:rsidRDefault="00795EE1" w14:paraId="16B54D89" w14:textId="77777777">
            <w:pPr>
              <w:rPr>
                <w:rFonts w:cs="CordiaUPC"/>
                <w:b/>
                <w:bCs/>
              </w:rPr>
            </w:pPr>
            <w:r>
              <w:rPr>
                <w:rFonts w:cs="CordiaUPC"/>
                <w:b/>
                <w:bCs/>
              </w:rPr>
              <w:t>Submit Call</w:t>
            </w:r>
          </w:p>
        </w:tc>
      </w:tr>
      <w:tr w:rsidRPr="00792590" w:rsidR="00795EE1" w:rsidTr="008F6B68" w14:paraId="7E74ADE9" w14:textId="77777777">
        <w:tc>
          <w:tcPr>
            <w:tcW w:w="778" w:type="pct"/>
          </w:tcPr>
          <w:p w:rsidRPr="00B91E66" w:rsidR="00795EE1" w:rsidP="008F6B68" w:rsidRDefault="00795EE1" w14:paraId="07EED19D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B91E66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28" w:type="pct"/>
          </w:tcPr>
          <w:p w:rsidR="00795EE1" w:rsidP="008F6B68" w:rsidRDefault="00795EE1" w14:paraId="6FEC17A0" w14:textId="77777777">
            <w:r>
              <w:t>Deduct</w:t>
            </w:r>
            <w:r w:rsidRPr="003542C5">
              <w:t xml:space="preserve"> Type is required</w:t>
            </w:r>
            <w:r w:rsidRPr="003542C5">
              <w:rPr>
                <w:rFonts w:cs="Angsana New"/>
                <w:cs/>
              </w:rPr>
              <w:t>.</w:t>
            </w:r>
          </w:p>
        </w:tc>
        <w:tc>
          <w:tcPr>
            <w:tcW w:w="1938" w:type="pct"/>
          </w:tcPr>
          <w:p w:rsidR="00795EE1" w:rsidP="008F6B68" w:rsidRDefault="00795EE1" w14:paraId="4F5339AE" w14:textId="77777777">
            <w:r>
              <w:t>deduct</w:t>
            </w:r>
            <w:r w:rsidRPr="003542C5">
              <w:t xml:space="preserve">Type </w:t>
            </w:r>
            <w:r w:rsidRPr="003542C5">
              <w:rPr>
                <w:rFonts w:hint="cs" w:cs="Angsana New"/>
                <w:cs/>
              </w:rPr>
              <w:t xml:space="preserve">จะต้องเป็น </w:t>
            </w:r>
            <w:r w:rsidRPr="003542C5">
              <w:rPr>
                <w:rFonts w:cs="CordiaUPC"/>
              </w:rPr>
              <w:t>Mandatory</w:t>
            </w:r>
          </w:p>
        </w:tc>
        <w:tc>
          <w:tcPr>
            <w:tcW w:w="656" w:type="pct"/>
          </w:tcPr>
          <w:p w:rsidR="00795EE1" w:rsidP="008F6B68" w:rsidRDefault="00795EE1" w14:paraId="46D8990F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Pr="00792590" w:rsidR="00795EE1" w:rsidTr="008F6B68" w14:paraId="78F8A92E" w14:textId="77777777">
        <w:tc>
          <w:tcPr>
            <w:tcW w:w="778" w:type="pct"/>
          </w:tcPr>
          <w:p w:rsidRPr="00792590" w:rsidR="00795EE1" w:rsidP="008F6B68" w:rsidRDefault="00795EE1" w14:paraId="5D40BF33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B91E66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28" w:type="pct"/>
          </w:tcPr>
          <w:p w:rsidRPr="00792590" w:rsidR="00795EE1" w:rsidP="008F6B68" w:rsidRDefault="00795EE1" w14:paraId="17F3F59A" w14:textId="77777777">
            <w:pPr>
              <w:rPr>
                <w:rFonts w:cs="CordiaUPC"/>
              </w:rPr>
            </w:pPr>
            <w:r>
              <w:t>Effective Start Date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938" w:type="pct"/>
          </w:tcPr>
          <w:p w:rsidRPr="00792590" w:rsidR="00795EE1" w:rsidP="008F6B68" w:rsidRDefault="00795EE1" w14:paraId="0521C1E8" w14:textId="77777777">
            <w:pPr>
              <w:rPr>
                <w:rFonts w:cs="CordiaUPC"/>
              </w:rPr>
            </w:pPr>
            <w:r>
              <w:t>effectiveStartDate</w:t>
            </w:r>
            <w:r w:rsidRPr="00792590">
              <w:rPr>
                <w:rFonts w:hint="cs"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จะต้องเป็น </w:t>
            </w:r>
            <w:r w:rsidRPr="00792590">
              <w:rPr>
                <w:rFonts w:cs="CordiaUPC"/>
              </w:rPr>
              <w:t>Mandatory</w:t>
            </w:r>
          </w:p>
        </w:tc>
        <w:tc>
          <w:tcPr>
            <w:tcW w:w="656" w:type="pct"/>
          </w:tcPr>
          <w:p w:rsidR="00795EE1" w:rsidP="008F6B68" w:rsidRDefault="00795EE1" w14:paraId="7B189427" w14:textId="77777777">
            <w:pPr>
              <w:rPr>
                <w:rFonts w:cs="CordiaUPC"/>
                <w:szCs w:val="36"/>
              </w:rPr>
            </w:pPr>
          </w:p>
        </w:tc>
      </w:tr>
      <w:tr w:rsidRPr="00792590" w:rsidR="00795EE1" w:rsidTr="008F6B68" w14:paraId="198311E5" w14:textId="77777777">
        <w:tc>
          <w:tcPr>
            <w:tcW w:w="778" w:type="pct"/>
          </w:tcPr>
          <w:p w:rsidRPr="00B91E66" w:rsidR="00795EE1" w:rsidP="008F6B68" w:rsidRDefault="00795EE1" w14:paraId="3E188565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EC5057">
              <w:rPr>
                <w:rFonts w:ascii="CordiaUPC" w:hAnsi="CordiaUPC" w:cs="CordiaUPC"/>
                <w:sz w:val="28"/>
                <w:szCs w:val="28"/>
              </w:rPr>
              <w:t>000</w:t>
            </w:r>
            <w:r>
              <w:rPr>
                <w:rFonts w:ascii="CordiaUPC" w:hAnsi="CordiaUPC" w:cs="CordiaUPC"/>
                <w:sz w:val="28"/>
                <w:szCs w:val="28"/>
              </w:rPr>
              <w:t>26</w:t>
            </w:r>
          </w:p>
        </w:tc>
        <w:tc>
          <w:tcPr>
            <w:tcW w:w="1628" w:type="pct"/>
          </w:tcPr>
          <w:p w:rsidRPr="003542C5" w:rsidR="00795EE1" w:rsidP="008F6B68" w:rsidRDefault="00795EE1" w14:paraId="4DC24E81" w14:textId="77777777">
            <w:r>
              <w:rPr>
                <w:rFonts w:cs="CordiaUPC"/>
              </w:rPr>
              <w:t xml:space="preserve">Effective Start </w:t>
            </w:r>
            <w:r w:rsidRPr="00B50A74">
              <w:rPr>
                <w:rFonts w:cs="CordiaUPC"/>
              </w:rPr>
              <w:t>Date</w:t>
            </w:r>
            <w:r w:rsidRPr="002259C2">
              <w:rPr>
                <w:rFonts w:cs="Angsana New"/>
                <w:cs/>
              </w:rPr>
              <w:t xml:space="preserve"> </w:t>
            </w:r>
            <w:r w:rsidRPr="00BC187A">
              <w:t xml:space="preserve">must be </w:t>
            </w:r>
            <w:r>
              <w:t>earlier</w:t>
            </w:r>
            <w:r w:rsidRPr="00BC187A">
              <w:t xml:space="preserve"> than or equal to </w:t>
            </w:r>
            <w:r>
              <w:rPr>
                <w:rFonts w:cs="CordiaUPC"/>
              </w:rPr>
              <w:t xml:space="preserve">Effective End </w:t>
            </w:r>
            <w:r w:rsidRPr="00B50A74">
              <w:rPr>
                <w:rFonts w:cs="CordiaUPC"/>
              </w:rPr>
              <w:t>Date</w:t>
            </w:r>
          </w:p>
        </w:tc>
        <w:tc>
          <w:tcPr>
            <w:tcW w:w="1938" w:type="pct"/>
          </w:tcPr>
          <w:p w:rsidRPr="003542C5" w:rsidR="00795EE1" w:rsidP="008F6B68" w:rsidRDefault="00795EE1" w14:paraId="324A8A66" w14:textId="77777777">
            <w:r>
              <w:t>effectiveStartDate</w:t>
            </w:r>
            <w:r w:rsidRPr="00792590">
              <w:rPr>
                <w:rFonts w:hint="cs"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จะต้องเป็นวันที่ที่มาก่อนหรือเท่ากับ </w:t>
            </w:r>
            <w:r>
              <w:t>effectiveEndDate</w:t>
            </w:r>
          </w:p>
        </w:tc>
        <w:tc>
          <w:tcPr>
            <w:tcW w:w="656" w:type="pct"/>
          </w:tcPr>
          <w:p w:rsidR="00795EE1" w:rsidP="008F6B68" w:rsidRDefault="00795EE1" w14:paraId="70AC353B" w14:textId="77777777">
            <w:pPr>
              <w:rPr>
                <w:rFonts w:cs="CordiaUPC"/>
                <w:szCs w:val="36"/>
              </w:rPr>
            </w:pPr>
          </w:p>
        </w:tc>
      </w:tr>
      <w:tr w:rsidRPr="00792590" w:rsidR="00795EE1" w:rsidTr="008F6B68" w14:paraId="764BA9A4" w14:textId="77777777">
        <w:tc>
          <w:tcPr>
            <w:tcW w:w="778" w:type="pct"/>
          </w:tcPr>
          <w:p w:rsidR="00795EE1" w:rsidP="008F6B68" w:rsidRDefault="00795EE1" w14:paraId="5452429A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B91E66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28" w:type="pct"/>
          </w:tcPr>
          <w:p w:rsidRPr="003542C5" w:rsidR="00795EE1" w:rsidP="008F6B68" w:rsidRDefault="00795EE1" w14:paraId="72D1E190" w14:textId="77777777">
            <w:r w:rsidRPr="003542C5">
              <w:t>PO Relation Type is required</w:t>
            </w:r>
            <w:r w:rsidRPr="003542C5">
              <w:rPr>
                <w:rFonts w:cs="Angsana New"/>
                <w:cs/>
              </w:rPr>
              <w:t>.</w:t>
            </w:r>
          </w:p>
        </w:tc>
        <w:tc>
          <w:tcPr>
            <w:tcW w:w="1938" w:type="pct"/>
          </w:tcPr>
          <w:p w:rsidRPr="003542C5" w:rsidR="00795EE1" w:rsidP="008F6B68" w:rsidRDefault="00795EE1" w14:paraId="78C7466C" w14:textId="77777777">
            <w:pPr>
              <w:rPr>
                <w:rFonts w:cs="CordiaUPC"/>
                <w:szCs w:val="36"/>
              </w:rPr>
            </w:pPr>
            <w:r w:rsidRPr="003542C5">
              <w:t xml:space="preserve">poRelationType </w:t>
            </w:r>
            <w:r w:rsidRPr="003542C5">
              <w:rPr>
                <w:rFonts w:hint="cs" w:cs="Angsana New"/>
                <w:cs/>
              </w:rPr>
              <w:t xml:space="preserve">จะต้องเป็น </w:t>
            </w:r>
            <w:r w:rsidRPr="003542C5">
              <w:rPr>
                <w:rFonts w:cs="CordiaUPC"/>
              </w:rPr>
              <w:t>Mandatory</w:t>
            </w:r>
          </w:p>
        </w:tc>
        <w:tc>
          <w:tcPr>
            <w:tcW w:w="656" w:type="pct"/>
          </w:tcPr>
          <w:p w:rsidR="00795EE1" w:rsidP="008F6B68" w:rsidRDefault="00795EE1" w14:paraId="0FE599D8" w14:textId="77777777">
            <w:pPr>
              <w:rPr>
                <w:rFonts w:cs="CordiaUPC"/>
                <w:szCs w:val="36"/>
              </w:rPr>
            </w:pPr>
          </w:p>
        </w:tc>
      </w:tr>
      <w:tr w:rsidRPr="00792590" w:rsidR="00795EE1" w:rsidTr="008F6B68" w14:paraId="0F754416" w14:textId="77777777">
        <w:tc>
          <w:tcPr>
            <w:tcW w:w="778" w:type="pct"/>
          </w:tcPr>
          <w:p w:rsidR="00795EE1" w:rsidP="008F6B68" w:rsidRDefault="00795EE1" w14:paraId="4FB7DEEE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B91E66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28" w:type="pct"/>
          </w:tcPr>
          <w:p w:rsidRPr="003542C5" w:rsidR="00795EE1" w:rsidP="008F6B68" w:rsidRDefault="00795EE1" w14:paraId="5BF02F18" w14:textId="77777777">
            <w:r w:rsidRPr="003542C5">
              <w:t>PO Relation</w:t>
            </w:r>
            <w:r>
              <w:t xml:space="preserve"> or</w:t>
            </w:r>
            <w:r>
              <w:rPr>
                <w:rFonts w:hint="cs"/>
                <w:cs/>
              </w:rPr>
              <w:t xml:space="preserve"> </w:t>
            </w:r>
            <w:r>
              <w:t>Remark</w:t>
            </w:r>
            <w:r w:rsidRPr="003542C5">
              <w:rPr>
                <w:rFonts w:cs="Angsana New"/>
                <w:cs/>
              </w:rPr>
              <w:t xml:space="preserve"> </w:t>
            </w:r>
            <w:r w:rsidRPr="003542C5">
              <w:t>is required</w:t>
            </w:r>
            <w:r w:rsidRPr="003542C5">
              <w:rPr>
                <w:rFonts w:cs="Angsana New"/>
                <w:cs/>
              </w:rPr>
              <w:t>.</w:t>
            </w:r>
          </w:p>
        </w:tc>
        <w:tc>
          <w:tcPr>
            <w:tcW w:w="1938" w:type="pct"/>
          </w:tcPr>
          <w:p w:rsidRPr="003542C5" w:rsidR="00795EE1" w:rsidP="008F6B68" w:rsidRDefault="00795EE1" w14:paraId="284B955F" w14:textId="77777777">
            <w:pPr>
              <w:rPr>
                <w:rFonts w:cs="CordiaUPC"/>
                <w:szCs w:val="36"/>
              </w:rPr>
            </w:pPr>
            <w:r w:rsidRPr="003542C5">
              <w:t xml:space="preserve">poRelation </w:t>
            </w:r>
            <w:r>
              <w:rPr>
                <w:rFonts w:hint="cs"/>
                <w:cs/>
              </w:rPr>
              <w:t xml:space="preserve">หรือ </w:t>
            </w:r>
            <w:r>
              <w:t>remark</w:t>
            </w:r>
            <w:r w:rsidRPr="003542C5">
              <w:rPr>
                <w:rFonts w:cs="Angsana New"/>
                <w:cs/>
              </w:rPr>
              <w:t xml:space="preserve"> </w:t>
            </w:r>
            <w:r w:rsidRPr="003542C5">
              <w:rPr>
                <w:rFonts w:hint="cs" w:cs="Angsana New"/>
                <w:cs/>
              </w:rPr>
              <w:t xml:space="preserve">จะต้องเป็น </w:t>
            </w:r>
            <w:r w:rsidRPr="003542C5">
              <w:rPr>
                <w:rFonts w:cs="CordiaUPC"/>
              </w:rPr>
              <w:t>Mandatory</w:t>
            </w:r>
          </w:p>
        </w:tc>
        <w:tc>
          <w:tcPr>
            <w:tcW w:w="656" w:type="pct"/>
          </w:tcPr>
          <w:p w:rsidR="00795EE1" w:rsidP="008F6B68" w:rsidRDefault="00795EE1" w14:paraId="76AE1555" w14:textId="77777777">
            <w:pPr>
              <w:rPr>
                <w:rFonts w:cs="CordiaUPC"/>
                <w:szCs w:val="36"/>
              </w:rPr>
            </w:pPr>
          </w:p>
        </w:tc>
      </w:tr>
      <w:tr w:rsidRPr="00792590" w:rsidR="00795EE1" w:rsidTr="008F6B68" w14:paraId="02C4C9EA" w14:textId="77777777">
        <w:tc>
          <w:tcPr>
            <w:tcW w:w="778" w:type="pct"/>
          </w:tcPr>
          <w:p w:rsidRPr="00B91E66" w:rsidR="00795EE1" w:rsidP="008F6B68" w:rsidRDefault="00795EE1" w14:paraId="20C1AA2E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233CD3">
              <w:rPr>
                <w:rFonts w:ascii="CordiaUPC" w:hAnsi="CordiaUPC" w:cs="CordiaUPC"/>
                <w:sz w:val="28"/>
                <w:szCs w:val="28"/>
              </w:rPr>
              <w:t>00004</w:t>
            </w:r>
          </w:p>
        </w:tc>
        <w:tc>
          <w:tcPr>
            <w:tcW w:w="1628" w:type="pct"/>
          </w:tcPr>
          <w:p w:rsidRPr="003542C5" w:rsidR="00795EE1" w:rsidP="008F6B68" w:rsidRDefault="00795EE1" w14:paraId="40AA644D" w14:textId="77777777">
            <w:r>
              <w:t xml:space="preserve">Before Expire is required when Send SMS Before Expire Flag is </w:t>
            </w:r>
            <w:r>
              <w:rPr>
                <w:rFonts w:cs="Angsana New"/>
                <w:cs/>
              </w:rPr>
              <w:t>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</w:p>
        </w:tc>
        <w:tc>
          <w:tcPr>
            <w:tcW w:w="1938" w:type="pct"/>
          </w:tcPr>
          <w:p w:rsidRPr="003542C5" w:rsidR="00795EE1" w:rsidP="008F6B68" w:rsidRDefault="00795EE1" w14:paraId="63D6C3A6" w14:textId="77777777">
            <w:r>
              <w:rPr>
                <w:rFonts w:hint="cs"/>
                <w:cs/>
              </w:rPr>
              <w:t xml:space="preserve">ถ้า </w:t>
            </w:r>
            <w:r>
              <w:t>smsBeforeExpireSendFlag</w:t>
            </w:r>
            <w:r>
              <w:rPr>
                <w:rFonts w:hint="cs"/>
                <w:cs/>
              </w:rPr>
              <w:t xml:space="preserve"> มีค่าเป็น</w:t>
            </w:r>
            <w:r>
              <w:rPr>
                <w:rFonts w:cs="Angsana New"/>
                <w:cs/>
              </w:rPr>
              <w:t xml:space="preserve"> 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/>
                <w:cs/>
              </w:rPr>
              <w:t xml:space="preserve"> ดังนั้น </w:t>
            </w:r>
            <w:r>
              <w:t>beforeExpire</w:t>
            </w:r>
            <w:r>
              <w:rPr>
                <w:rFonts w:hint="cs"/>
                <w:cs/>
              </w:rPr>
              <w:t xml:space="preserve"> จะต้องเป็น </w:t>
            </w:r>
            <w:r>
              <w:t>Mandatory</w:t>
            </w:r>
          </w:p>
        </w:tc>
        <w:tc>
          <w:tcPr>
            <w:tcW w:w="656" w:type="pct"/>
          </w:tcPr>
          <w:p w:rsidR="00795EE1" w:rsidP="008F6B68" w:rsidRDefault="00795EE1" w14:paraId="411CA3CD" w14:textId="77777777">
            <w:pPr>
              <w:rPr>
                <w:rFonts w:cs="CordiaUPC"/>
                <w:szCs w:val="36"/>
              </w:rPr>
            </w:pPr>
            <w:r w:rsidRPr="0039397A">
              <w:rPr>
                <w:rFonts w:cs="CordiaUPC"/>
                <w:szCs w:val="36"/>
              </w:rPr>
              <w:t>Yes</w:t>
            </w:r>
          </w:p>
        </w:tc>
      </w:tr>
      <w:tr w:rsidRPr="00792590" w:rsidR="00795EE1" w:rsidTr="008F6B68" w14:paraId="176707A0" w14:textId="77777777">
        <w:tc>
          <w:tcPr>
            <w:tcW w:w="778" w:type="pct"/>
          </w:tcPr>
          <w:p w:rsidRPr="00233CD3" w:rsidR="00795EE1" w:rsidP="008F6B68" w:rsidRDefault="00795EE1" w14:paraId="5282D2B3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233CD3">
              <w:rPr>
                <w:rFonts w:ascii="CordiaUPC" w:hAnsi="CordiaUPC" w:cs="CordiaUPC"/>
                <w:sz w:val="28"/>
                <w:szCs w:val="28"/>
              </w:rPr>
              <w:t>00004</w:t>
            </w:r>
          </w:p>
        </w:tc>
        <w:tc>
          <w:tcPr>
            <w:tcW w:w="1628" w:type="pct"/>
          </w:tcPr>
          <w:p w:rsidR="00795EE1" w:rsidP="008F6B68" w:rsidRDefault="00795EE1" w14:paraId="7FD9FBCF" w14:textId="77777777">
            <w:r>
              <w:t xml:space="preserve">Before Expire Unit is required  when Send SMS Before Expire Flag is </w:t>
            </w:r>
            <w:r>
              <w:rPr>
                <w:rFonts w:cs="Angsana New"/>
                <w:cs/>
              </w:rPr>
              <w:t>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</w:p>
        </w:tc>
        <w:tc>
          <w:tcPr>
            <w:tcW w:w="1938" w:type="pct"/>
          </w:tcPr>
          <w:p w:rsidR="00795EE1" w:rsidP="008F6B68" w:rsidRDefault="00795EE1" w14:paraId="689E42C9" w14:textId="77777777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>smsBeforeExpireSendFlag</w:t>
            </w:r>
            <w:r>
              <w:rPr>
                <w:rFonts w:hint="cs"/>
                <w:cs/>
              </w:rPr>
              <w:t xml:space="preserve"> มีค่าเป็น</w:t>
            </w:r>
            <w:r>
              <w:rPr>
                <w:rFonts w:cs="Angsana New"/>
                <w:cs/>
              </w:rPr>
              <w:t xml:space="preserve"> 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/>
                <w:cs/>
              </w:rPr>
              <w:t xml:space="preserve"> ดังนั้น </w:t>
            </w:r>
            <w:r>
              <w:t>Before Fee Deduction Unit</w:t>
            </w:r>
            <w:r>
              <w:rPr>
                <w:rFonts w:hint="cs"/>
                <w:cs/>
              </w:rPr>
              <w:t xml:space="preserve"> จะต้องเป็น </w:t>
            </w:r>
            <w:r>
              <w:t>Mandatory</w:t>
            </w:r>
          </w:p>
        </w:tc>
        <w:tc>
          <w:tcPr>
            <w:tcW w:w="656" w:type="pct"/>
          </w:tcPr>
          <w:p w:rsidRPr="0039397A" w:rsidR="00795EE1" w:rsidP="008F6B68" w:rsidRDefault="00795EE1" w14:paraId="1A750C56" w14:textId="77777777">
            <w:pPr>
              <w:rPr>
                <w:rFonts w:cs="CordiaUPC"/>
                <w:szCs w:val="36"/>
              </w:rPr>
            </w:pPr>
            <w:r w:rsidRPr="0039397A">
              <w:rPr>
                <w:rFonts w:cs="CordiaUPC"/>
                <w:szCs w:val="36"/>
              </w:rPr>
              <w:t>Yes</w:t>
            </w:r>
          </w:p>
        </w:tc>
      </w:tr>
      <w:tr w:rsidRPr="00792590" w:rsidR="00795EE1" w:rsidTr="008F6B68" w14:paraId="3A6CB465" w14:textId="77777777">
        <w:tc>
          <w:tcPr>
            <w:tcW w:w="778" w:type="pct"/>
          </w:tcPr>
          <w:p w:rsidRPr="00233CD3" w:rsidR="00795EE1" w:rsidP="008F6B68" w:rsidRDefault="00795EE1" w14:paraId="669C4A6F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233CD3">
              <w:rPr>
                <w:rFonts w:ascii="CordiaUPC" w:hAnsi="CordiaUPC" w:cs="CordiaUPC"/>
                <w:sz w:val="28"/>
                <w:szCs w:val="28"/>
              </w:rPr>
              <w:t>00004</w:t>
            </w:r>
          </w:p>
        </w:tc>
        <w:tc>
          <w:tcPr>
            <w:tcW w:w="1628" w:type="pct"/>
          </w:tcPr>
          <w:p w:rsidR="00795EE1" w:rsidP="008F6B68" w:rsidRDefault="00795EE1" w14:paraId="14E05ED7" w14:textId="77777777">
            <w:r>
              <w:t xml:space="preserve">SMS Before Expire EN is required  when Send SMS Before Expire Flag is </w:t>
            </w:r>
            <w:r>
              <w:rPr>
                <w:rFonts w:cs="Angsana New"/>
                <w:cs/>
              </w:rPr>
              <w:t>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</w:p>
        </w:tc>
        <w:tc>
          <w:tcPr>
            <w:tcW w:w="1938" w:type="pct"/>
          </w:tcPr>
          <w:p w:rsidR="00795EE1" w:rsidP="008F6B68" w:rsidRDefault="00795EE1" w14:paraId="7EA321C3" w14:textId="77777777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>smsBeforeExpireSendFlag</w:t>
            </w:r>
            <w:r>
              <w:rPr>
                <w:rFonts w:hint="cs"/>
                <w:cs/>
              </w:rPr>
              <w:t xml:space="preserve"> มีค่าเป็น</w:t>
            </w:r>
            <w:r>
              <w:rPr>
                <w:rFonts w:cs="Angsana New"/>
                <w:cs/>
              </w:rPr>
              <w:t xml:space="preserve"> 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/>
                <w:cs/>
              </w:rPr>
              <w:t xml:space="preserve"> ดังนั้น </w:t>
            </w:r>
            <w:r>
              <w:t xml:space="preserve">SMS Before Expire EN </w:t>
            </w:r>
            <w:r>
              <w:rPr>
                <w:rFonts w:hint="cs"/>
                <w:cs/>
              </w:rPr>
              <w:t xml:space="preserve">จะต้องเป็น </w:t>
            </w:r>
            <w:r>
              <w:t>Mandatory</w:t>
            </w:r>
          </w:p>
        </w:tc>
        <w:tc>
          <w:tcPr>
            <w:tcW w:w="656" w:type="pct"/>
          </w:tcPr>
          <w:p w:rsidRPr="0039397A" w:rsidR="00795EE1" w:rsidP="008F6B68" w:rsidRDefault="00795EE1" w14:paraId="535336DE" w14:textId="77777777">
            <w:pPr>
              <w:rPr>
                <w:rFonts w:cs="CordiaUPC"/>
                <w:szCs w:val="36"/>
              </w:rPr>
            </w:pPr>
            <w:r w:rsidRPr="0039397A">
              <w:rPr>
                <w:rFonts w:cs="CordiaUPC"/>
                <w:szCs w:val="36"/>
              </w:rPr>
              <w:t>Yes</w:t>
            </w:r>
          </w:p>
        </w:tc>
      </w:tr>
      <w:tr w:rsidRPr="00792590" w:rsidR="00795EE1" w:rsidTr="008F6B68" w14:paraId="0B8A70BA" w14:textId="77777777">
        <w:tc>
          <w:tcPr>
            <w:tcW w:w="778" w:type="pct"/>
          </w:tcPr>
          <w:p w:rsidRPr="00233CD3" w:rsidR="00795EE1" w:rsidP="008F6B68" w:rsidRDefault="00795EE1" w14:paraId="7751670C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233CD3">
              <w:rPr>
                <w:rFonts w:ascii="CordiaUPC" w:hAnsi="CordiaUPC" w:cs="CordiaUPC"/>
                <w:sz w:val="28"/>
                <w:szCs w:val="28"/>
              </w:rPr>
              <w:t>00004</w:t>
            </w:r>
          </w:p>
        </w:tc>
        <w:tc>
          <w:tcPr>
            <w:tcW w:w="1628" w:type="pct"/>
          </w:tcPr>
          <w:p w:rsidR="00795EE1" w:rsidP="008F6B68" w:rsidRDefault="00795EE1" w14:paraId="08EB27D5" w14:textId="77777777">
            <w:r>
              <w:t xml:space="preserve">SMS Before Expire TH is required  when Send SMS Before Expire Flag is </w:t>
            </w:r>
            <w:r>
              <w:rPr>
                <w:rFonts w:cs="Angsana New"/>
                <w:cs/>
              </w:rPr>
              <w:t>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</w:p>
        </w:tc>
        <w:tc>
          <w:tcPr>
            <w:tcW w:w="1938" w:type="pct"/>
          </w:tcPr>
          <w:p w:rsidR="00795EE1" w:rsidP="008F6B68" w:rsidRDefault="00795EE1" w14:paraId="4063BC38" w14:textId="77777777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>smsBeforeExpireSendFlag</w:t>
            </w:r>
            <w:r>
              <w:rPr>
                <w:rFonts w:hint="cs"/>
                <w:cs/>
              </w:rPr>
              <w:t xml:space="preserve"> มีค่าเป็น</w:t>
            </w:r>
            <w:r>
              <w:rPr>
                <w:rFonts w:cs="Angsana New"/>
                <w:cs/>
              </w:rPr>
              <w:t xml:space="preserve"> 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/>
                <w:cs/>
              </w:rPr>
              <w:t xml:space="preserve"> ดังนั้น </w:t>
            </w:r>
            <w:r>
              <w:t xml:space="preserve">SMS Before Expire TH </w:t>
            </w:r>
            <w:r>
              <w:rPr>
                <w:rFonts w:hint="cs"/>
                <w:cs/>
              </w:rPr>
              <w:t xml:space="preserve">จะต้องเป็น </w:t>
            </w:r>
            <w:r>
              <w:t>Mandatory</w:t>
            </w:r>
          </w:p>
        </w:tc>
        <w:tc>
          <w:tcPr>
            <w:tcW w:w="656" w:type="pct"/>
          </w:tcPr>
          <w:p w:rsidRPr="0039397A" w:rsidR="00795EE1" w:rsidP="008F6B68" w:rsidRDefault="00795EE1" w14:paraId="4D387FC4" w14:textId="77777777">
            <w:pPr>
              <w:rPr>
                <w:rFonts w:cs="CordiaUPC"/>
                <w:szCs w:val="36"/>
              </w:rPr>
            </w:pPr>
            <w:r w:rsidRPr="0039397A">
              <w:rPr>
                <w:rFonts w:cs="CordiaUPC"/>
                <w:szCs w:val="36"/>
              </w:rPr>
              <w:t>Yes</w:t>
            </w:r>
          </w:p>
        </w:tc>
      </w:tr>
      <w:tr w:rsidRPr="00792590" w:rsidR="00795EE1" w:rsidTr="008F6B68" w14:paraId="7F352019" w14:textId="77777777">
        <w:tc>
          <w:tcPr>
            <w:tcW w:w="778" w:type="pct"/>
          </w:tcPr>
          <w:p w:rsidRPr="00233CD3" w:rsidR="00795EE1" w:rsidP="008F6B68" w:rsidRDefault="00795EE1" w14:paraId="59133FF9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233CD3">
              <w:rPr>
                <w:rFonts w:ascii="CordiaUPC" w:hAnsi="CordiaUPC" w:cs="CordiaUPC"/>
                <w:sz w:val="28"/>
                <w:szCs w:val="28"/>
              </w:rPr>
              <w:t>00025</w:t>
            </w:r>
          </w:p>
        </w:tc>
        <w:tc>
          <w:tcPr>
            <w:tcW w:w="1628" w:type="pct"/>
          </w:tcPr>
          <w:p w:rsidR="00795EE1" w:rsidP="008F6B68" w:rsidRDefault="00795EE1" w14:paraId="528A1A55" w14:textId="77777777">
            <w:r>
              <w:t xml:space="preserve">SMS Before Expire EN cannot contain Thai characters and Special characters </w:t>
            </w:r>
            <w:r>
              <w:rPr>
                <w:rFonts w:cs="Angsana New"/>
                <w:cs/>
              </w:rPr>
              <w:t>(</w:t>
            </w:r>
            <w:r>
              <w:t>Double Space and Start or End with</w:t>
            </w:r>
            <w:r>
              <w:rPr>
                <w:rFonts w:hint="cs"/>
                <w:cs/>
              </w:rPr>
              <w:t xml:space="preserve"> </w:t>
            </w:r>
            <w:r>
              <w:t>Space</w:t>
            </w:r>
            <w:r>
              <w:rPr>
                <w:rFonts w:cs="Angsana New"/>
                <w:cs/>
              </w:rPr>
              <w:t>).</w:t>
            </w:r>
          </w:p>
        </w:tc>
        <w:tc>
          <w:tcPr>
            <w:tcW w:w="1938" w:type="pct"/>
          </w:tcPr>
          <w:p w:rsidR="00795EE1" w:rsidP="008F6B68" w:rsidRDefault="00795EE1" w14:paraId="172117C8" w14:textId="77777777">
            <w:pPr>
              <w:spacing w:line="256" w:lineRule="auto"/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SMS Before Expire EN </w:t>
            </w:r>
            <w:r>
              <w:rPr>
                <w:rFonts w:hint="cs"/>
                <w:cs/>
              </w:rPr>
              <w:t>มีค่า ดังนั้นจะไม่สามารถมีตัวอักษรไทยและอักขระพิเศษได้</w:t>
            </w:r>
          </w:p>
          <w:p w:rsidR="00795EE1" w:rsidP="008F6B68" w:rsidRDefault="00795EE1" w14:paraId="6B9A1285" w14:textId="77777777">
            <w:pPr>
              <w:rPr>
                <w:cs/>
              </w:rPr>
            </w:pPr>
            <w:r>
              <w:t xml:space="preserve">Special Character </w:t>
            </w:r>
            <w:r>
              <w:rPr>
                <w:rFonts w:cs="Angsana New"/>
                <w:cs/>
              </w:rPr>
              <w:t xml:space="preserve">: </w:t>
            </w:r>
            <w:r>
              <w:t>Space</w:t>
            </w:r>
            <w:r>
              <w:rPr>
                <w:rFonts w:hint="cs"/>
                <w:cs/>
              </w:rPr>
              <w:t xml:space="preserve">ติดกัน และ </w:t>
            </w:r>
            <w:r>
              <w:t xml:space="preserve">Space </w:t>
            </w:r>
            <w:r>
              <w:rPr>
                <w:rFonts w:hint="cs"/>
                <w:cs/>
              </w:rPr>
              <w:t>ตัวสุดท้าย</w:t>
            </w:r>
          </w:p>
        </w:tc>
        <w:tc>
          <w:tcPr>
            <w:tcW w:w="656" w:type="pct"/>
          </w:tcPr>
          <w:p w:rsidRPr="0039397A" w:rsidR="00795EE1" w:rsidP="008F6B68" w:rsidRDefault="00795EE1" w14:paraId="10C5615E" w14:textId="77777777">
            <w:pPr>
              <w:rPr>
                <w:rFonts w:cs="CordiaUPC"/>
                <w:szCs w:val="36"/>
              </w:rPr>
            </w:pPr>
            <w:r w:rsidRPr="0039397A">
              <w:rPr>
                <w:rFonts w:cs="CordiaUPC"/>
                <w:szCs w:val="36"/>
              </w:rPr>
              <w:t>Yes</w:t>
            </w:r>
          </w:p>
        </w:tc>
      </w:tr>
      <w:tr w:rsidRPr="00792590" w:rsidR="00795EE1" w:rsidTr="008F6B68" w14:paraId="23539120" w14:textId="77777777">
        <w:tc>
          <w:tcPr>
            <w:tcW w:w="778" w:type="pct"/>
          </w:tcPr>
          <w:p w:rsidRPr="00233CD3" w:rsidR="00795EE1" w:rsidP="008F6B68" w:rsidRDefault="00795EE1" w14:paraId="341D4DD4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233CD3">
              <w:rPr>
                <w:rFonts w:ascii="CordiaUPC" w:hAnsi="CordiaUPC" w:cs="CordiaUPC"/>
                <w:sz w:val="28"/>
                <w:szCs w:val="28"/>
              </w:rPr>
              <w:t>00025</w:t>
            </w:r>
          </w:p>
        </w:tc>
        <w:tc>
          <w:tcPr>
            <w:tcW w:w="1628" w:type="pct"/>
          </w:tcPr>
          <w:p w:rsidR="00795EE1" w:rsidP="008F6B68" w:rsidRDefault="00795EE1" w14:paraId="633F8379" w14:textId="77777777">
            <w:r>
              <w:t xml:space="preserve">SMS Before Expire TH cannot contain Special characters </w:t>
            </w:r>
            <w:r>
              <w:rPr>
                <w:rFonts w:cs="Angsana New"/>
                <w:cs/>
              </w:rPr>
              <w:t>(</w:t>
            </w:r>
            <w:r>
              <w:t>Double Space and Start or End with</w:t>
            </w:r>
            <w:r>
              <w:rPr>
                <w:rFonts w:hint="cs"/>
                <w:cs/>
              </w:rPr>
              <w:t xml:space="preserve"> </w:t>
            </w:r>
            <w:r>
              <w:t>Space</w:t>
            </w:r>
            <w:r>
              <w:rPr>
                <w:rFonts w:cs="Angsana New"/>
                <w:cs/>
              </w:rPr>
              <w:t>).</w:t>
            </w:r>
          </w:p>
        </w:tc>
        <w:tc>
          <w:tcPr>
            <w:tcW w:w="1938" w:type="pct"/>
          </w:tcPr>
          <w:p w:rsidR="00795EE1" w:rsidP="008F6B68" w:rsidRDefault="00795EE1" w14:paraId="16A3A169" w14:textId="77777777">
            <w:pPr>
              <w:spacing w:line="256" w:lineRule="auto"/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SMS Before Expire TH </w:t>
            </w:r>
            <w:r>
              <w:rPr>
                <w:rFonts w:hint="cs"/>
                <w:cs/>
              </w:rPr>
              <w:t>มีค่า ดังนั้นจะไม่สามารถมีอักขระพิเศษได้</w:t>
            </w:r>
          </w:p>
          <w:p w:rsidR="00795EE1" w:rsidP="008F6B68" w:rsidRDefault="00795EE1" w14:paraId="1E73F491" w14:textId="77777777">
            <w:pPr>
              <w:spacing w:line="256" w:lineRule="auto"/>
              <w:rPr>
                <w:cs/>
              </w:rPr>
            </w:pPr>
            <w:r>
              <w:t xml:space="preserve">Special Character </w:t>
            </w:r>
            <w:r>
              <w:rPr>
                <w:rFonts w:cs="Angsana New"/>
                <w:cs/>
              </w:rPr>
              <w:t xml:space="preserve">: </w:t>
            </w:r>
            <w:r>
              <w:t>Space</w:t>
            </w:r>
            <w:r>
              <w:rPr>
                <w:rFonts w:hint="cs"/>
                <w:cs/>
              </w:rPr>
              <w:t xml:space="preserve">ติดกัน และ </w:t>
            </w:r>
            <w:r>
              <w:t xml:space="preserve">Space </w:t>
            </w:r>
            <w:r>
              <w:rPr>
                <w:rFonts w:hint="cs"/>
                <w:cs/>
              </w:rPr>
              <w:t>ตัวสุดท้าย</w:t>
            </w:r>
          </w:p>
        </w:tc>
        <w:tc>
          <w:tcPr>
            <w:tcW w:w="656" w:type="pct"/>
          </w:tcPr>
          <w:p w:rsidRPr="0039397A" w:rsidR="00795EE1" w:rsidP="008F6B68" w:rsidRDefault="00795EE1" w14:paraId="617A13B9" w14:textId="77777777">
            <w:pPr>
              <w:rPr>
                <w:rFonts w:cs="CordiaUPC"/>
                <w:szCs w:val="36"/>
              </w:rPr>
            </w:pPr>
            <w:r w:rsidRPr="0039397A">
              <w:rPr>
                <w:rFonts w:cs="CordiaUPC"/>
                <w:szCs w:val="36"/>
              </w:rPr>
              <w:t>Yes</w:t>
            </w:r>
          </w:p>
        </w:tc>
      </w:tr>
    </w:tbl>
    <w:p w:rsidRPr="00EA73A4" w:rsidR="00795EE1" w:rsidP="00EA73A4" w:rsidRDefault="00795EE1" w14:paraId="506069A3" w14:textId="77777777"/>
    <w:p w:rsidR="00FE67BE" w:rsidP="00EA73A4" w:rsidRDefault="00FE67BE" w14:paraId="28B7D2C0" w14:textId="41B02888">
      <w:pPr>
        <w:pStyle w:val="Heading3"/>
        <w:numPr>
          <w:ilvl w:val="0"/>
          <w:numId w:val="378"/>
        </w:numPr>
        <w:rPr>
          <w:rFonts w:ascii="CordiaUPC" w:hAnsi="CordiaUPC" w:cs="CordiaUPC"/>
          <w:sz w:val="32"/>
          <w:szCs w:val="32"/>
        </w:rPr>
      </w:pPr>
      <w:r>
        <w:rPr>
          <w:rFonts w:ascii="CordiaUPC" w:hAnsi="CordiaUPC" w:cs="CordiaUPC"/>
          <w:sz w:val="32"/>
          <w:szCs w:val="32"/>
        </w:rPr>
        <w:t>Mapping to DB</w:t>
      </w:r>
    </w:p>
    <w:tbl>
      <w:tblPr>
        <w:tblW w:w="4977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348"/>
        <w:gridCol w:w="2486"/>
        <w:gridCol w:w="4141"/>
      </w:tblGrid>
      <w:tr w:rsidRPr="008979A8" w:rsidR="00A17C41" w:rsidTr="008F6B68" w14:paraId="295A4713" w14:textId="77777777">
        <w:trPr>
          <w:cantSplit/>
          <w:tblHeader/>
        </w:trPr>
        <w:tc>
          <w:tcPr>
            <w:tcW w:w="1308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A17C41" w:rsidP="008F6B68" w:rsidRDefault="00A17C41" w14:paraId="203A7148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Database Table</w:t>
            </w:r>
          </w:p>
        </w:tc>
        <w:tc>
          <w:tcPr>
            <w:tcW w:w="1385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A17C41" w:rsidP="008F6B68" w:rsidRDefault="00A17C41" w14:paraId="7D189A70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Database Column</w:t>
            </w:r>
          </w:p>
        </w:tc>
        <w:tc>
          <w:tcPr>
            <w:tcW w:w="2307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A17C41" w:rsidP="008F6B68" w:rsidRDefault="00A17C41" w14:paraId="33E9BF3D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Field on Screen</w:t>
            </w:r>
          </w:p>
        </w:tc>
      </w:tr>
      <w:tr w:rsidRPr="008979A8" w:rsidR="00A17C41" w:rsidTr="008F6B68" w14:paraId="2F196B03" w14:textId="77777777">
        <w:tc>
          <w:tcPr>
            <w:tcW w:w="1308" w:type="pct"/>
            <w:vMerge w:val="restart"/>
          </w:tcPr>
          <w:p w:rsidRPr="008979A8" w:rsidR="00A17C41" w:rsidP="008F6B68" w:rsidRDefault="00A17C41" w14:paraId="07657B6C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MASS_PO_RELATION</w:t>
            </w:r>
          </w:p>
        </w:tc>
        <w:tc>
          <w:tcPr>
            <w:tcW w:w="1385" w:type="pct"/>
          </w:tcPr>
          <w:p w:rsidRPr="008979A8" w:rsidR="00A17C41" w:rsidP="008F6B68" w:rsidRDefault="00A17C41" w14:paraId="5B3C97B4" w14:textId="77777777">
            <w:pPr>
              <w:spacing w:after="0"/>
              <w:rPr>
                <w:rFonts w:cs="CordiaUPC"/>
              </w:rPr>
            </w:pPr>
            <w:r w:rsidRPr="00944318">
              <w:t>ROW_ID</w:t>
            </w:r>
          </w:p>
        </w:tc>
        <w:tc>
          <w:tcPr>
            <w:tcW w:w="2307" w:type="pct"/>
          </w:tcPr>
          <w:p w:rsidR="00A17C41" w:rsidP="008F6B68" w:rsidRDefault="00A17C41" w14:paraId="3E94BA72" w14:textId="77777777">
            <w:pPr>
              <w:spacing w:after="0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ครั้งแรก</w:t>
            </w:r>
          </w:p>
          <w:p w:rsidR="00A17C41" w:rsidP="008F6B68" w:rsidRDefault="00A17C41" w14:paraId="6AC16A06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ให้ระบบ </w:t>
            </w:r>
            <w:r>
              <w:rPr>
                <w:rFonts w:cs="CordiaUPC"/>
              </w:rPr>
              <w:t xml:space="preserve">Auto Generate </w:t>
            </w:r>
          </w:p>
          <w:p w:rsidR="00A17C41" w:rsidP="008F6B68" w:rsidRDefault="00A17C41" w14:paraId="190D5461" w14:textId="77777777">
            <w:pPr>
              <w:spacing w:after="0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ครั้งถัดไป</w:t>
            </w:r>
          </w:p>
          <w:p w:rsidRPr="008979A8" w:rsidR="00A17C41" w:rsidP="008F6B68" w:rsidRDefault="00A17C41" w14:paraId="2F6ACBCE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ให้ใช้ </w:t>
            </w:r>
            <w:r>
              <w:rPr>
                <w:rFonts w:cs="CordiaUPC"/>
              </w:rPr>
              <w:t xml:space="preserve">Row ID </w:t>
            </w:r>
            <w:r>
              <w:rPr>
                <w:rFonts w:hint="cs" w:cs="Angsana New"/>
                <w:cs/>
              </w:rPr>
              <w:t>เดิม</w:t>
            </w:r>
          </w:p>
        </w:tc>
      </w:tr>
      <w:tr w:rsidRPr="008979A8" w:rsidR="00A17C41" w:rsidTr="008F6B68" w14:paraId="773770A6" w14:textId="77777777">
        <w:tc>
          <w:tcPr>
            <w:tcW w:w="1308" w:type="pct"/>
            <w:vMerge/>
          </w:tcPr>
          <w:p w:rsidRPr="008979A8" w:rsidR="00A17C41" w:rsidP="008F6B68" w:rsidRDefault="00A17C41" w14:paraId="7D2B2F5F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A17C41" w:rsidP="008F6B68" w:rsidRDefault="00A17C41" w14:paraId="7CC5552E" w14:textId="77777777">
            <w:r>
              <w:t>MASS_</w:t>
            </w:r>
            <w:r w:rsidRPr="00944318">
              <w:t>PO</w:t>
            </w:r>
            <w:r>
              <w:t>_DETAIL</w:t>
            </w:r>
            <w:r w:rsidRPr="00944318">
              <w:t>_ROW_ID</w:t>
            </w:r>
          </w:p>
        </w:tc>
        <w:tc>
          <w:tcPr>
            <w:tcW w:w="2307" w:type="pct"/>
          </w:tcPr>
          <w:p w:rsidR="00A17C41" w:rsidP="008F6B68" w:rsidRDefault="00A17C41" w14:paraId="3961C7B6" w14:textId="77777777">
            <w:pPr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>ให้</w:t>
            </w:r>
            <w:r w:rsidRPr="008979A8">
              <w:rPr>
                <w:rFonts w:cs="Angsana New"/>
                <w:cs/>
              </w:rPr>
              <w:t>ใช้</w:t>
            </w:r>
            <w:r>
              <w:rPr>
                <w:rFonts w:hint="cs" w:cs="Angsana New"/>
                <w:cs/>
              </w:rPr>
              <w:t xml:space="preserve"> </w:t>
            </w:r>
            <w:r>
              <w:t>MASS_</w:t>
            </w:r>
            <w:r w:rsidRPr="00944318">
              <w:t>PO</w:t>
            </w:r>
            <w:r>
              <w:t>_DETAIL</w:t>
            </w:r>
            <w:r w:rsidRPr="008979A8">
              <w:rPr>
                <w:rFonts w:cs="Angsana New"/>
                <w:cs/>
              </w:rPr>
              <w:t>.</w:t>
            </w:r>
            <w:r w:rsidRPr="008979A8">
              <w:rPr>
                <w:rFonts w:cs="CordiaUPC"/>
              </w:rPr>
              <w:t>ROW_ID</w:t>
            </w:r>
            <w:r>
              <w:rPr>
                <w:rFonts w:hint="cs" w:cs="Angsana New"/>
                <w:cs/>
              </w:rPr>
              <w:t xml:space="preserve"> เดิม</w:t>
            </w:r>
          </w:p>
        </w:tc>
      </w:tr>
      <w:tr w:rsidRPr="008979A8" w:rsidR="00A17C41" w:rsidTr="008F6B68" w14:paraId="6607F78A" w14:textId="77777777">
        <w:tc>
          <w:tcPr>
            <w:tcW w:w="1308" w:type="pct"/>
            <w:vMerge/>
          </w:tcPr>
          <w:p w:rsidRPr="008979A8" w:rsidR="00A17C41" w:rsidP="008F6B68" w:rsidRDefault="00A17C41" w14:paraId="24E980D9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A17C41" w:rsidP="008F6B68" w:rsidRDefault="00A17C41" w14:paraId="2D00D814" w14:textId="77777777">
            <w:r>
              <w:t>RELATION_TO_PO_TYPE</w:t>
            </w:r>
          </w:p>
        </w:tc>
        <w:tc>
          <w:tcPr>
            <w:tcW w:w="2307" w:type="pct"/>
          </w:tcPr>
          <w:p w:rsidR="00A17C41" w:rsidP="008F6B68" w:rsidRDefault="00A17C41" w14:paraId="146E498A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Default Value </w:t>
            </w:r>
            <w:r>
              <w:rPr>
                <w:rFonts w:cs="Angsana New"/>
                <w:cs/>
              </w:rPr>
              <w:t>: “</w:t>
            </w:r>
            <w:r>
              <w:rPr>
                <w:rFonts w:cs="CordiaUPC"/>
              </w:rPr>
              <w:t>Mobile</w:t>
            </w:r>
            <w:r>
              <w:rPr>
                <w:rFonts w:cs="Angsana New"/>
                <w:cs/>
              </w:rPr>
              <w:t>”</w:t>
            </w:r>
          </w:p>
        </w:tc>
      </w:tr>
      <w:tr w:rsidRPr="008979A8" w:rsidR="00A17C41" w:rsidTr="008F6B68" w14:paraId="360E7973" w14:textId="77777777">
        <w:tc>
          <w:tcPr>
            <w:tcW w:w="1308" w:type="pct"/>
            <w:vMerge/>
          </w:tcPr>
          <w:p w:rsidRPr="008979A8" w:rsidR="00A17C41" w:rsidP="008F6B68" w:rsidRDefault="00A17C41" w14:paraId="5AB0631D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944318" w:rsidR="00A17C41" w:rsidP="008F6B68" w:rsidRDefault="00A17C41" w14:paraId="3BD744A6" w14:textId="77777777">
            <w:r>
              <w:t>PO_RELATION_TYPE</w:t>
            </w:r>
          </w:p>
        </w:tc>
        <w:tc>
          <w:tcPr>
            <w:tcW w:w="2307" w:type="pct"/>
          </w:tcPr>
          <w:p w:rsidR="00A17C41" w:rsidP="008F6B68" w:rsidRDefault="00A17C41" w14:paraId="4C716A79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poRelationType</w:t>
            </w:r>
          </w:p>
        </w:tc>
      </w:tr>
      <w:tr w:rsidRPr="008979A8" w:rsidR="00A17C41" w:rsidTr="008F6B68" w14:paraId="55D54AD8" w14:textId="77777777">
        <w:tc>
          <w:tcPr>
            <w:tcW w:w="1308" w:type="pct"/>
            <w:vMerge/>
          </w:tcPr>
          <w:p w:rsidRPr="008979A8" w:rsidR="00A17C41" w:rsidP="008F6B68" w:rsidRDefault="00A17C41" w14:paraId="64561448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944318" w:rsidR="00A17C41" w:rsidP="008F6B68" w:rsidRDefault="00A17C41" w14:paraId="5554F063" w14:textId="77777777">
            <w:r>
              <w:t>EFFECTIVE_START_DATE</w:t>
            </w:r>
          </w:p>
        </w:tc>
        <w:tc>
          <w:tcPr>
            <w:tcW w:w="2307" w:type="pct"/>
          </w:tcPr>
          <w:p w:rsidR="00A17C41" w:rsidP="008F6B68" w:rsidRDefault="00A17C41" w14:paraId="3696E4D3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effectiveStartDate</w:t>
            </w:r>
          </w:p>
        </w:tc>
      </w:tr>
      <w:tr w:rsidRPr="008979A8" w:rsidR="00A17C41" w:rsidTr="008F6B68" w14:paraId="122ED152" w14:textId="77777777">
        <w:tc>
          <w:tcPr>
            <w:tcW w:w="1308" w:type="pct"/>
            <w:vMerge/>
          </w:tcPr>
          <w:p w:rsidRPr="008979A8" w:rsidR="00A17C41" w:rsidP="008F6B68" w:rsidRDefault="00A17C41" w14:paraId="72A5124A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944318" w:rsidR="00A17C41" w:rsidP="008F6B68" w:rsidRDefault="00A17C41" w14:paraId="41BB8836" w14:textId="77777777">
            <w:r>
              <w:t>EFFECTIVE_END_DATE</w:t>
            </w:r>
          </w:p>
        </w:tc>
        <w:tc>
          <w:tcPr>
            <w:tcW w:w="2307" w:type="pct"/>
          </w:tcPr>
          <w:p w:rsidR="00A17C41" w:rsidP="008F6B68" w:rsidRDefault="00A17C41" w14:paraId="526545AD" w14:textId="77777777">
            <w:pPr>
              <w:rPr>
                <w:rFonts w:cs="CordiaUPC"/>
                <w:cs/>
              </w:rPr>
            </w:pPr>
            <w:r>
              <w:rPr>
                <w:rFonts w:cs="CordiaUPC"/>
              </w:rPr>
              <w:t>effectiveEndDate</w:t>
            </w:r>
          </w:p>
        </w:tc>
      </w:tr>
      <w:tr w:rsidRPr="008979A8" w:rsidR="00A17C41" w:rsidTr="008F6B68" w14:paraId="6BF2B318" w14:textId="77777777">
        <w:tc>
          <w:tcPr>
            <w:tcW w:w="1308" w:type="pct"/>
            <w:vMerge/>
          </w:tcPr>
          <w:p w:rsidRPr="008979A8" w:rsidR="00A17C41" w:rsidP="008F6B68" w:rsidRDefault="00A17C41" w14:paraId="2920F79B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944318" w:rsidR="00A17C41" w:rsidP="008F6B68" w:rsidRDefault="00A17C41" w14:paraId="70C7AD5A" w14:textId="77777777">
            <w:r>
              <w:t>REMARK</w:t>
            </w:r>
          </w:p>
        </w:tc>
        <w:tc>
          <w:tcPr>
            <w:tcW w:w="2307" w:type="pct"/>
          </w:tcPr>
          <w:p w:rsidR="00A17C41" w:rsidP="008F6B68" w:rsidRDefault="00A17C41" w14:paraId="375250CE" w14:textId="77777777">
            <w:pPr>
              <w:rPr>
                <w:rFonts w:cs="CordiaUPC"/>
                <w:cs/>
              </w:rPr>
            </w:pPr>
            <w:r>
              <w:rPr>
                <w:rFonts w:cs="CordiaUPC"/>
              </w:rPr>
              <w:t>remark</w:t>
            </w:r>
          </w:p>
        </w:tc>
      </w:tr>
      <w:tr w:rsidRPr="008979A8" w:rsidR="00A17C41" w:rsidTr="008F6B68" w14:paraId="39BB4C65" w14:textId="77777777">
        <w:tc>
          <w:tcPr>
            <w:tcW w:w="1308" w:type="pct"/>
            <w:vMerge w:val="restart"/>
          </w:tcPr>
          <w:p w:rsidRPr="008979A8" w:rsidR="00A17C41" w:rsidP="008F6B68" w:rsidRDefault="00A17C41" w14:paraId="58CD8BC4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MASS_PO_RELATION_DETAIL</w:t>
            </w:r>
          </w:p>
        </w:tc>
        <w:tc>
          <w:tcPr>
            <w:tcW w:w="1385" w:type="pct"/>
          </w:tcPr>
          <w:p w:rsidR="00A17C41" w:rsidP="008F6B68" w:rsidRDefault="00A17C41" w14:paraId="6077B558" w14:textId="77777777">
            <w:r w:rsidRPr="00944318">
              <w:t>ROW_ID</w:t>
            </w:r>
          </w:p>
        </w:tc>
        <w:tc>
          <w:tcPr>
            <w:tcW w:w="2307" w:type="pct"/>
          </w:tcPr>
          <w:p w:rsidR="00A17C41" w:rsidP="008F6B68" w:rsidRDefault="00A17C41" w14:paraId="6B74D452" w14:textId="77777777">
            <w:pPr>
              <w:spacing w:after="0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ครั้งแรก</w:t>
            </w:r>
          </w:p>
          <w:p w:rsidR="00A17C41" w:rsidP="008F6B68" w:rsidRDefault="00A17C41" w14:paraId="7C024871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ให้ระบบ </w:t>
            </w:r>
            <w:r>
              <w:rPr>
                <w:rFonts w:cs="CordiaUPC"/>
              </w:rPr>
              <w:t xml:space="preserve">Auto Generate </w:t>
            </w:r>
          </w:p>
          <w:p w:rsidR="00A17C41" w:rsidP="008F6B68" w:rsidRDefault="00A17C41" w14:paraId="7EA22496" w14:textId="77777777">
            <w:pPr>
              <w:spacing w:after="0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ครั้งถัดไป</w:t>
            </w:r>
          </w:p>
          <w:p w:rsidR="00A17C41" w:rsidP="008F6B68" w:rsidRDefault="00A17C41" w14:paraId="2D629357" w14:textId="77777777">
            <w:pPr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ให้ใช้ </w:t>
            </w:r>
            <w:r>
              <w:rPr>
                <w:rFonts w:cs="CordiaUPC"/>
              </w:rPr>
              <w:t xml:space="preserve">Row ID </w:t>
            </w:r>
            <w:r>
              <w:rPr>
                <w:rFonts w:hint="cs" w:cs="Angsana New"/>
                <w:cs/>
              </w:rPr>
              <w:t>เดิม</w:t>
            </w:r>
          </w:p>
        </w:tc>
      </w:tr>
      <w:tr w:rsidRPr="008979A8" w:rsidR="00A17C41" w:rsidTr="008F6B68" w14:paraId="00C5D35E" w14:textId="77777777">
        <w:tc>
          <w:tcPr>
            <w:tcW w:w="1308" w:type="pct"/>
            <w:vMerge/>
          </w:tcPr>
          <w:p w:rsidRPr="008979A8" w:rsidR="00A17C41" w:rsidP="008F6B68" w:rsidRDefault="00A17C41" w14:paraId="616E85B9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A17C41" w:rsidP="008F6B68" w:rsidRDefault="00A17C41" w14:paraId="680CEB89" w14:textId="77777777">
            <w:r>
              <w:rPr>
                <w:rFonts w:cs="CordiaUPC"/>
              </w:rPr>
              <w:t>MASS_PO_RELATION</w:t>
            </w:r>
            <w:r>
              <w:t>_ROW_ID</w:t>
            </w:r>
          </w:p>
        </w:tc>
        <w:tc>
          <w:tcPr>
            <w:tcW w:w="2307" w:type="pct"/>
          </w:tcPr>
          <w:p w:rsidR="00A17C41" w:rsidP="008F6B68" w:rsidRDefault="00A17C41" w14:paraId="52B4E519" w14:textId="77777777">
            <w:pPr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>ให้</w:t>
            </w:r>
            <w:r w:rsidRPr="008979A8">
              <w:rPr>
                <w:rFonts w:cs="Angsana New"/>
                <w:cs/>
              </w:rPr>
              <w:t>ใช้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CordiaUPC"/>
              </w:rPr>
              <w:t>MASS_PO_RELATION</w:t>
            </w:r>
            <w:r w:rsidRPr="008979A8">
              <w:rPr>
                <w:rFonts w:cs="Angsana New"/>
                <w:cs/>
              </w:rPr>
              <w:t>.</w:t>
            </w:r>
            <w:r w:rsidRPr="008979A8">
              <w:rPr>
                <w:rFonts w:cs="CordiaUPC"/>
              </w:rPr>
              <w:t>ROW_ID</w:t>
            </w:r>
            <w:r>
              <w:rPr>
                <w:rFonts w:hint="cs" w:cs="Angsana New"/>
                <w:cs/>
              </w:rPr>
              <w:t xml:space="preserve"> เดิม</w:t>
            </w:r>
          </w:p>
        </w:tc>
      </w:tr>
      <w:tr w:rsidRPr="008979A8" w:rsidR="00A17C41" w:rsidTr="008F6B68" w14:paraId="6E6DE913" w14:textId="77777777">
        <w:tc>
          <w:tcPr>
            <w:tcW w:w="1308" w:type="pct"/>
            <w:vMerge/>
          </w:tcPr>
          <w:p w:rsidRPr="008979A8" w:rsidR="00A17C41" w:rsidP="008F6B68" w:rsidRDefault="00A17C41" w14:paraId="404A641D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A17C41" w:rsidP="008F6B68" w:rsidRDefault="00A17C41" w14:paraId="00EF7166" w14:textId="77777777">
            <w:r w:rsidRPr="00944318">
              <w:t>PO_ROW_ID</w:t>
            </w:r>
          </w:p>
        </w:tc>
        <w:tc>
          <w:tcPr>
            <w:tcW w:w="2307" w:type="pct"/>
          </w:tcPr>
          <w:p w:rsidR="00A17C41" w:rsidP="008F6B68" w:rsidRDefault="00A17C41" w14:paraId="7CDE1238" w14:textId="77777777">
            <w:pPr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>ให้</w:t>
            </w:r>
            <w:r w:rsidRPr="008979A8">
              <w:rPr>
                <w:rFonts w:cs="Angsana New"/>
                <w:cs/>
              </w:rPr>
              <w:t>ใช้</w:t>
            </w:r>
            <w:r>
              <w:rPr>
                <w:rFonts w:hint="cs" w:cs="Angsana New"/>
                <w:cs/>
              </w:rPr>
              <w:t xml:space="preserve"> </w:t>
            </w:r>
            <w:r w:rsidRPr="008979A8">
              <w:rPr>
                <w:rFonts w:cs="CordiaUPC"/>
              </w:rPr>
              <w:t>PLM_P</w:t>
            </w:r>
            <w:r>
              <w:rPr>
                <w:rFonts w:cs="CordiaUPC"/>
              </w:rPr>
              <w:t>O</w:t>
            </w:r>
            <w:r w:rsidRPr="008979A8">
              <w:rPr>
                <w:rFonts w:cs="Angsana New"/>
                <w:cs/>
              </w:rPr>
              <w:t>.</w:t>
            </w:r>
            <w:r w:rsidRPr="008979A8">
              <w:rPr>
                <w:rFonts w:cs="CordiaUPC"/>
              </w:rPr>
              <w:t>ROW_ID</w:t>
            </w:r>
            <w:r>
              <w:rPr>
                <w:rFonts w:hint="cs" w:cs="Angsana New"/>
                <w:cs/>
              </w:rPr>
              <w:t xml:space="preserve"> ของ </w:t>
            </w:r>
            <w:r>
              <w:rPr>
                <w:rFonts w:cs="CordiaUPC"/>
              </w:rPr>
              <w:t xml:space="preserve">PO </w:t>
            </w:r>
            <w:r>
              <w:rPr>
                <w:rFonts w:hint="cs" w:cs="Angsana New"/>
                <w:cs/>
              </w:rPr>
              <w:t>ที่เลือกมา</w:t>
            </w:r>
          </w:p>
        </w:tc>
      </w:tr>
      <w:tr w:rsidRPr="008979A8" w:rsidR="00A17C41" w:rsidTr="008F6B68" w14:paraId="40DFA253" w14:textId="77777777">
        <w:tc>
          <w:tcPr>
            <w:tcW w:w="1308" w:type="pct"/>
            <w:vMerge/>
          </w:tcPr>
          <w:p w:rsidRPr="008979A8" w:rsidR="00A17C41" w:rsidP="008F6B68" w:rsidRDefault="00A17C41" w14:paraId="09937784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A17C41" w:rsidP="008F6B68" w:rsidRDefault="00A17C41" w14:paraId="795CAEEF" w14:textId="77777777">
            <w:r>
              <w:t>PO_ENH_ROW_ID</w:t>
            </w:r>
          </w:p>
        </w:tc>
        <w:tc>
          <w:tcPr>
            <w:tcW w:w="2307" w:type="pct"/>
          </w:tcPr>
          <w:p w:rsidR="00A17C41" w:rsidP="008F6B68" w:rsidRDefault="00A17C41" w14:paraId="73AFF890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>ให้</w:t>
            </w:r>
            <w:r w:rsidRPr="008979A8">
              <w:rPr>
                <w:rFonts w:cs="Angsana New"/>
                <w:cs/>
              </w:rPr>
              <w:t>ใช้</w:t>
            </w:r>
            <w:r>
              <w:rPr>
                <w:rFonts w:hint="cs" w:cs="Angsana New"/>
                <w:cs/>
              </w:rPr>
              <w:t xml:space="preserve"> </w:t>
            </w:r>
            <w:r w:rsidRPr="008979A8">
              <w:rPr>
                <w:rFonts w:cs="CordiaUPC"/>
              </w:rPr>
              <w:t>PLM_P</w:t>
            </w:r>
            <w:r>
              <w:rPr>
                <w:rFonts w:cs="CordiaUPC"/>
              </w:rPr>
              <w:t>O_ENH</w:t>
            </w:r>
            <w:r w:rsidRPr="008979A8">
              <w:rPr>
                <w:rFonts w:cs="Angsana New"/>
                <w:cs/>
              </w:rPr>
              <w:t>.</w:t>
            </w:r>
            <w:r w:rsidRPr="008979A8">
              <w:rPr>
                <w:rFonts w:cs="CordiaUPC"/>
              </w:rPr>
              <w:t>ROW_ID</w:t>
            </w:r>
            <w:r>
              <w:rPr>
                <w:rFonts w:hint="cs" w:cs="Angsana New"/>
                <w:cs/>
              </w:rPr>
              <w:t xml:space="preserve"> ของ </w:t>
            </w:r>
            <w:r>
              <w:rPr>
                <w:rFonts w:cs="CordiaUPC"/>
              </w:rPr>
              <w:t xml:space="preserve">PO </w:t>
            </w:r>
            <w:r>
              <w:rPr>
                <w:rFonts w:hint="cs" w:cs="Angsana New"/>
                <w:cs/>
              </w:rPr>
              <w:t>ที่เลือกมา</w:t>
            </w:r>
          </w:p>
        </w:tc>
      </w:tr>
      <w:tr w:rsidRPr="008979A8" w:rsidR="00A17C41" w:rsidTr="008F6B68" w14:paraId="45B3287C" w14:textId="77777777">
        <w:tc>
          <w:tcPr>
            <w:tcW w:w="1308" w:type="pct"/>
            <w:vMerge/>
          </w:tcPr>
          <w:p w:rsidRPr="008979A8" w:rsidR="00A17C41" w:rsidP="008F6B68" w:rsidRDefault="00A17C41" w14:paraId="5E632749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944318" w:rsidR="00A17C41" w:rsidP="008F6B68" w:rsidRDefault="00A17C41" w14:paraId="1CE71342" w14:textId="77777777">
            <w:r>
              <w:t>STATUS</w:t>
            </w:r>
          </w:p>
        </w:tc>
        <w:tc>
          <w:tcPr>
            <w:tcW w:w="2307" w:type="pct"/>
          </w:tcPr>
          <w:p w:rsidR="00A17C41" w:rsidP="008F6B68" w:rsidRDefault="00A17C41" w14:paraId="67DA887E" w14:textId="77777777">
            <w:pPr>
              <w:rPr>
                <w:rFonts w:cs="CordiaUPC"/>
                <w:cs/>
              </w:rPr>
            </w:pPr>
            <w:r>
              <w:rPr>
                <w:rFonts w:cs="CordiaUPC"/>
              </w:rPr>
              <w:t xml:space="preserve">Default Value </w:t>
            </w:r>
            <w:r>
              <w:rPr>
                <w:rFonts w:cs="Angsana New"/>
                <w:cs/>
              </w:rPr>
              <w:t>: “</w:t>
            </w:r>
            <w:r>
              <w:rPr>
                <w:rFonts w:cs="CordiaUPC"/>
              </w:rPr>
              <w:t>Draft</w:t>
            </w:r>
            <w:r>
              <w:rPr>
                <w:rFonts w:cs="Angsana New"/>
                <w:cs/>
              </w:rPr>
              <w:t>”</w:t>
            </w:r>
          </w:p>
        </w:tc>
      </w:tr>
      <w:tr w:rsidRPr="008979A8" w:rsidR="00A17C41" w:rsidTr="008F6B68" w14:paraId="5F66C47D" w14:textId="77777777">
        <w:tc>
          <w:tcPr>
            <w:tcW w:w="1308" w:type="pct"/>
            <w:vMerge w:val="restart"/>
          </w:tcPr>
          <w:p w:rsidRPr="008979A8" w:rsidR="00A17C41" w:rsidP="008F6B68" w:rsidRDefault="00A17C41" w14:paraId="0524E74E" w14:textId="77777777">
            <w:pPr>
              <w:rPr>
                <w:rFonts w:cs="CordiaUPC"/>
              </w:rPr>
            </w:pPr>
            <w:r>
              <w:t>MASS_PO_RELATION_WORDING</w:t>
            </w:r>
          </w:p>
        </w:tc>
        <w:tc>
          <w:tcPr>
            <w:tcW w:w="1385" w:type="pct"/>
          </w:tcPr>
          <w:p w:rsidR="00A17C41" w:rsidP="008F6B68" w:rsidRDefault="00A17C41" w14:paraId="73CA4F09" w14:textId="77777777">
            <w:r>
              <w:t>ROW_ID</w:t>
            </w:r>
          </w:p>
        </w:tc>
        <w:tc>
          <w:tcPr>
            <w:tcW w:w="2307" w:type="pct"/>
          </w:tcPr>
          <w:p w:rsidR="00A17C41" w:rsidP="008F6B68" w:rsidRDefault="00A17C41" w14:paraId="3346F2D9" w14:textId="77777777">
            <w:pPr>
              <w:spacing w:after="0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ครั้งแรก</w:t>
            </w:r>
          </w:p>
          <w:p w:rsidR="00A17C41" w:rsidP="008F6B68" w:rsidRDefault="00A17C41" w14:paraId="43DF3BEF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ให้ระบบ </w:t>
            </w:r>
            <w:r>
              <w:rPr>
                <w:rFonts w:cs="CordiaUPC"/>
              </w:rPr>
              <w:t xml:space="preserve">Auto Generate </w:t>
            </w:r>
          </w:p>
          <w:p w:rsidR="00A17C41" w:rsidP="008F6B68" w:rsidRDefault="00A17C41" w14:paraId="660B1624" w14:textId="77777777">
            <w:pPr>
              <w:spacing w:after="0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ครั้งถัดไป</w:t>
            </w:r>
          </w:p>
          <w:p w:rsidR="00A17C41" w:rsidP="008F6B68" w:rsidRDefault="00A17C41" w14:paraId="525D4682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ให้ใช้ </w:t>
            </w:r>
            <w:r>
              <w:rPr>
                <w:rFonts w:cs="CordiaUPC"/>
              </w:rPr>
              <w:t xml:space="preserve">Row ID </w:t>
            </w:r>
            <w:r>
              <w:rPr>
                <w:rFonts w:hint="cs" w:cs="Angsana New"/>
                <w:cs/>
              </w:rPr>
              <w:t>เดิม</w:t>
            </w:r>
          </w:p>
        </w:tc>
      </w:tr>
      <w:tr w:rsidRPr="008979A8" w:rsidR="00A17C41" w:rsidTr="008F6B68" w14:paraId="5C456296" w14:textId="77777777">
        <w:tc>
          <w:tcPr>
            <w:tcW w:w="1308" w:type="pct"/>
            <w:vMerge/>
          </w:tcPr>
          <w:p w:rsidRPr="008979A8" w:rsidR="00A17C41" w:rsidP="008F6B68" w:rsidRDefault="00A17C41" w14:paraId="048CD265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A17C41" w:rsidP="008F6B68" w:rsidRDefault="00A17C41" w14:paraId="29701E25" w14:textId="77777777">
            <w:r>
              <w:t>MASS_PO_RELATION_ROW_ID</w:t>
            </w:r>
          </w:p>
        </w:tc>
        <w:tc>
          <w:tcPr>
            <w:tcW w:w="2307" w:type="pct"/>
          </w:tcPr>
          <w:p w:rsidR="00A17C41" w:rsidP="008F6B68" w:rsidRDefault="00A17C41" w14:paraId="4D4146C9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>ให้</w:t>
            </w:r>
            <w:r w:rsidRPr="008979A8">
              <w:rPr>
                <w:rFonts w:cs="Angsana New"/>
                <w:cs/>
              </w:rPr>
              <w:t>ใช้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CordiaUPC"/>
              </w:rPr>
              <w:t>MASS_PO_RELATION</w:t>
            </w:r>
            <w:r w:rsidRPr="008979A8">
              <w:rPr>
                <w:rFonts w:cs="Angsana New"/>
                <w:cs/>
              </w:rPr>
              <w:t>.</w:t>
            </w:r>
            <w:r w:rsidRPr="008979A8">
              <w:rPr>
                <w:rFonts w:cs="CordiaUPC"/>
              </w:rPr>
              <w:t>ROW_ID</w:t>
            </w:r>
            <w:r>
              <w:rPr>
                <w:rFonts w:hint="cs" w:cs="Angsana New"/>
                <w:cs/>
              </w:rPr>
              <w:t xml:space="preserve"> เดิม</w:t>
            </w:r>
          </w:p>
        </w:tc>
      </w:tr>
      <w:tr w:rsidRPr="008979A8" w:rsidR="00A17C41" w:rsidTr="008F6B68" w14:paraId="67E8F003" w14:textId="77777777">
        <w:tc>
          <w:tcPr>
            <w:tcW w:w="1308" w:type="pct"/>
            <w:vMerge/>
          </w:tcPr>
          <w:p w:rsidRPr="008979A8" w:rsidR="00A17C41" w:rsidP="008F6B68" w:rsidRDefault="00A17C41" w14:paraId="6CE3FEF6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A17C41" w:rsidP="008F6B68" w:rsidRDefault="00A17C41" w14:paraId="01B927D8" w14:textId="77777777">
            <w:r>
              <w:t>SMS_WORDING_TYPE</w:t>
            </w:r>
          </w:p>
        </w:tc>
        <w:tc>
          <w:tcPr>
            <w:tcW w:w="2307" w:type="pct"/>
          </w:tcPr>
          <w:p w:rsidRPr="00EE3157" w:rsidR="00A17C41" w:rsidP="008F6B68" w:rsidRDefault="00A17C41" w14:paraId="373A4257" w14:textId="77777777">
            <w:pPr>
              <w:rPr>
                <w:rFonts w:cs="CordiaUPC"/>
              </w:rPr>
            </w:pPr>
            <w:r w:rsidRPr="00EE3157">
              <w:rPr>
                <w:rFonts w:cs="Angsana New"/>
                <w:cs/>
              </w:rPr>
              <w:t xml:space="preserve">สำหรับ </w:t>
            </w:r>
            <w:r w:rsidRPr="00EE3157">
              <w:rPr>
                <w:rFonts w:cs="CordiaUPC"/>
              </w:rPr>
              <w:t xml:space="preserve">SMS Before </w:t>
            </w:r>
            <w:r>
              <w:rPr>
                <w:rFonts w:cs="CordiaUPC"/>
              </w:rPr>
              <w:t>Expire</w:t>
            </w:r>
            <w:r w:rsidRPr="00EE3157">
              <w:rPr>
                <w:rFonts w:cs="Angsana New"/>
                <w:cs/>
              </w:rPr>
              <w:t xml:space="preserve"> ให้ </w:t>
            </w:r>
            <w:r w:rsidRPr="00EE3157">
              <w:rPr>
                <w:rFonts w:cs="CordiaUPC"/>
              </w:rPr>
              <w:t>Default Value</w:t>
            </w:r>
          </w:p>
          <w:p w:rsidRPr="00524D02" w:rsidR="00A17C41" w:rsidP="008F6B68" w:rsidRDefault="00A17C41" w14:paraId="510FD847" w14:textId="77777777">
            <w:pPr>
              <w:pStyle w:val="ListParagraph"/>
              <w:numPr>
                <w:ilvl w:val="0"/>
                <w:numId w:val="163"/>
              </w:numPr>
              <w:rPr>
                <w:rFonts w:cs="CordiaUPC"/>
              </w:rPr>
            </w:pPr>
            <w:r w:rsidRPr="00524D02">
              <w:rPr>
                <w:rFonts w:cs="CordiaUPC"/>
              </w:rPr>
              <w:t xml:space="preserve">SMS Before </w:t>
            </w:r>
            <w:r>
              <w:rPr>
                <w:rFonts w:cs="CordiaUPC"/>
              </w:rPr>
              <w:t>Expire</w:t>
            </w:r>
          </w:p>
        </w:tc>
      </w:tr>
      <w:tr w:rsidRPr="008979A8" w:rsidR="00A17C41" w:rsidTr="008F6B68" w14:paraId="611D8DED" w14:textId="77777777">
        <w:tc>
          <w:tcPr>
            <w:tcW w:w="1308" w:type="pct"/>
            <w:vMerge/>
          </w:tcPr>
          <w:p w:rsidRPr="008979A8" w:rsidR="00A17C41" w:rsidP="008F6B68" w:rsidRDefault="00A17C41" w14:paraId="6E4C8338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A17C41" w:rsidP="008F6B68" w:rsidRDefault="00A17C41" w14:paraId="0852FD46" w14:textId="77777777">
            <w:r>
              <w:t>SMS_NOTIFICATION_VALUE</w:t>
            </w:r>
          </w:p>
        </w:tc>
        <w:tc>
          <w:tcPr>
            <w:tcW w:w="2307" w:type="pct"/>
          </w:tcPr>
          <w:p w:rsidRPr="00EE3157" w:rsidR="00A17C41" w:rsidP="008F6B68" w:rsidRDefault="00A17C41" w14:paraId="72CB18B4" w14:textId="77777777">
            <w:pPr>
              <w:rPr>
                <w:rFonts w:cs="CordiaUPC"/>
              </w:rPr>
            </w:pPr>
            <w:r w:rsidRPr="00EE3157">
              <w:rPr>
                <w:rFonts w:cs="Angsana New"/>
                <w:cs/>
              </w:rPr>
              <w:t xml:space="preserve">ถ้า </w:t>
            </w:r>
            <w:r w:rsidRPr="00EE3157">
              <w:rPr>
                <w:rFonts w:cs="CordiaUPC"/>
              </w:rPr>
              <w:t xml:space="preserve">SMS_WORDING_TYPE </w:t>
            </w:r>
            <w:r w:rsidRPr="00EE3157">
              <w:rPr>
                <w:rFonts w:cs="Angsana New"/>
                <w:cs/>
              </w:rPr>
              <w:t xml:space="preserve">มีค่าเป็น </w:t>
            </w:r>
            <w:r w:rsidRPr="00EE3157">
              <w:rPr>
                <w:rFonts w:cs="CordiaUPC"/>
              </w:rPr>
              <w:t xml:space="preserve">SMS Before </w:t>
            </w:r>
            <w:r>
              <w:rPr>
                <w:rFonts w:cs="CordiaUPC"/>
              </w:rPr>
              <w:t>Expire</w:t>
            </w:r>
          </w:p>
          <w:p w:rsidRPr="00524D02" w:rsidR="00A17C41" w:rsidP="008F6B68" w:rsidRDefault="00A17C41" w14:paraId="747FAD05" w14:textId="77777777">
            <w:pPr>
              <w:pStyle w:val="ListParagraph"/>
              <w:numPr>
                <w:ilvl w:val="0"/>
                <w:numId w:val="163"/>
              </w:numPr>
              <w:rPr>
                <w:rFonts w:cs="CordiaUPC"/>
              </w:rPr>
            </w:pPr>
            <w:r w:rsidRPr="00524D02">
              <w:rPr>
                <w:rFonts w:cs="CordiaUPC"/>
              </w:rPr>
              <w:t>before</w:t>
            </w:r>
            <w:r>
              <w:rPr>
                <w:rFonts w:cs="CordiaUPC"/>
              </w:rPr>
              <w:t>Expire</w:t>
            </w:r>
          </w:p>
        </w:tc>
      </w:tr>
      <w:tr w:rsidRPr="008979A8" w:rsidR="00A17C41" w:rsidTr="008F6B68" w14:paraId="740D53B8" w14:textId="77777777">
        <w:tc>
          <w:tcPr>
            <w:tcW w:w="1308" w:type="pct"/>
            <w:vMerge/>
          </w:tcPr>
          <w:p w:rsidRPr="008979A8" w:rsidR="00A17C41" w:rsidP="008F6B68" w:rsidRDefault="00A17C41" w14:paraId="45DAB9B4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A17C41" w:rsidP="008F6B68" w:rsidRDefault="00A17C41" w14:paraId="73130AD9" w14:textId="77777777">
            <w:r>
              <w:t>SMS_NOTIFICATION_VALUE_UNIT</w:t>
            </w:r>
          </w:p>
        </w:tc>
        <w:tc>
          <w:tcPr>
            <w:tcW w:w="2307" w:type="pct"/>
          </w:tcPr>
          <w:p w:rsidRPr="00EE3157" w:rsidR="00A17C41" w:rsidP="008F6B68" w:rsidRDefault="00A17C41" w14:paraId="3C942C94" w14:textId="77777777">
            <w:pPr>
              <w:rPr>
                <w:rFonts w:cs="CordiaUPC"/>
              </w:rPr>
            </w:pPr>
            <w:r w:rsidRPr="00EE3157">
              <w:rPr>
                <w:rFonts w:cs="Angsana New"/>
                <w:cs/>
              </w:rPr>
              <w:t xml:space="preserve">ถ้า </w:t>
            </w:r>
            <w:r w:rsidRPr="00EE3157">
              <w:rPr>
                <w:rFonts w:cs="CordiaUPC"/>
              </w:rPr>
              <w:t xml:space="preserve">SMS_WORDING_TYPE </w:t>
            </w:r>
            <w:r w:rsidRPr="00EE3157">
              <w:rPr>
                <w:rFonts w:cs="Angsana New"/>
                <w:cs/>
              </w:rPr>
              <w:t xml:space="preserve">มีค่าเป็น </w:t>
            </w:r>
            <w:r w:rsidRPr="00EE3157">
              <w:rPr>
                <w:rFonts w:cs="CordiaUPC"/>
              </w:rPr>
              <w:t xml:space="preserve">SMS </w:t>
            </w:r>
            <w:r>
              <w:rPr>
                <w:rFonts w:cs="CordiaUPC"/>
              </w:rPr>
              <w:t>Before Expire</w:t>
            </w:r>
          </w:p>
          <w:p w:rsidRPr="00524D02" w:rsidR="00A17C41" w:rsidP="008F6B68" w:rsidRDefault="00A17C41" w14:paraId="1B7F0C73" w14:textId="77777777">
            <w:pPr>
              <w:pStyle w:val="ListParagraph"/>
              <w:numPr>
                <w:ilvl w:val="0"/>
                <w:numId w:val="162"/>
              </w:numPr>
              <w:rPr>
                <w:rFonts w:cs="CordiaUPC"/>
              </w:rPr>
            </w:pPr>
            <w:r w:rsidRPr="00EE3157">
              <w:rPr>
                <w:rFonts w:cs="CordiaUPC"/>
              </w:rPr>
              <w:t>before</w:t>
            </w:r>
            <w:r>
              <w:rPr>
                <w:rFonts w:cs="CordiaUPC"/>
              </w:rPr>
              <w:t>Expire</w:t>
            </w:r>
            <w:r w:rsidRPr="00524D02">
              <w:rPr>
                <w:rFonts w:cs="CordiaUPC"/>
              </w:rPr>
              <w:t>Unit</w:t>
            </w:r>
          </w:p>
        </w:tc>
      </w:tr>
      <w:tr w:rsidRPr="008979A8" w:rsidR="00A17C41" w:rsidTr="008F6B68" w14:paraId="308C34D0" w14:textId="77777777">
        <w:tc>
          <w:tcPr>
            <w:tcW w:w="1308" w:type="pct"/>
            <w:vMerge/>
          </w:tcPr>
          <w:p w:rsidRPr="008979A8" w:rsidR="00A17C41" w:rsidP="008F6B68" w:rsidRDefault="00A17C41" w14:paraId="3E519FAC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A17C41" w:rsidP="008F6B68" w:rsidRDefault="00A17C41" w14:paraId="5C675DA1" w14:textId="77777777">
            <w:r>
              <w:t>SEND_FLAG</w:t>
            </w:r>
          </w:p>
        </w:tc>
        <w:tc>
          <w:tcPr>
            <w:tcW w:w="2307" w:type="pct"/>
          </w:tcPr>
          <w:p w:rsidRPr="00EE3157" w:rsidR="00A17C41" w:rsidP="008F6B68" w:rsidRDefault="00A17C41" w14:paraId="047FC2A8" w14:textId="77777777">
            <w:pPr>
              <w:rPr>
                <w:rFonts w:cs="CordiaUPC"/>
              </w:rPr>
            </w:pPr>
            <w:r w:rsidRPr="00EE3157">
              <w:rPr>
                <w:rFonts w:cs="Angsana New"/>
                <w:cs/>
              </w:rPr>
              <w:t xml:space="preserve">ถ้า </w:t>
            </w:r>
            <w:r w:rsidRPr="00EE3157">
              <w:rPr>
                <w:rFonts w:cs="CordiaUPC"/>
              </w:rPr>
              <w:t xml:space="preserve">SMS_WORDING_TYPE </w:t>
            </w:r>
            <w:r w:rsidRPr="00EE3157">
              <w:rPr>
                <w:rFonts w:cs="Angsana New"/>
                <w:cs/>
              </w:rPr>
              <w:t xml:space="preserve">มีค่าเป็น </w:t>
            </w:r>
            <w:r w:rsidRPr="00EE3157">
              <w:rPr>
                <w:rFonts w:cs="CordiaUPC"/>
              </w:rPr>
              <w:t xml:space="preserve">SMS Before </w:t>
            </w:r>
            <w:r>
              <w:rPr>
                <w:rFonts w:cs="CordiaUPC"/>
              </w:rPr>
              <w:t>Expire</w:t>
            </w:r>
          </w:p>
          <w:p w:rsidRPr="00524D02" w:rsidR="00A17C41" w:rsidP="008F6B68" w:rsidRDefault="00A17C41" w14:paraId="345B605A" w14:textId="77777777">
            <w:pPr>
              <w:pStyle w:val="ListParagraph"/>
              <w:numPr>
                <w:ilvl w:val="0"/>
                <w:numId w:val="162"/>
              </w:numPr>
              <w:rPr>
                <w:rFonts w:cs="CordiaUPC"/>
              </w:rPr>
            </w:pPr>
            <w:r w:rsidRPr="00524D02">
              <w:rPr>
                <w:rFonts w:cs="CordiaUPC"/>
              </w:rPr>
              <w:t>smsBefore</w:t>
            </w:r>
            <w:r>
              <w:rPr>
                <w:rFonts w:cs="CordiaUPC"/>
              </w:rPr>
              <w:t>Expire</w:t>
            </w:r>
            <w:r w:rsidRPr="00524D02">
              <w:rPr>
                <w:rFonts w:cs="CordiaUPC"/>
              </w:rPr>
              <w:t>SendFlag</w:t>
            </w:r>
          </w:p>
        </w:tc>
      </w:tr>
      <w:tr w:rsidRPr="008979A8" w:rsidR="00A17C41" w:rsidTr="008F6B68" w14:paraId="14A8CB9F" w14:textId="77777777">
        <w:tc>
          <w:tcPr>
            <w:tcW w:w="1308" w:type="pct"/>
            <w:vMerge w:val="restart"/>
          </w:tcPr>
          <w:p w:rsidRPr="008979A8" w:rsidR="00A17C41" w:rsidP="008F6B68" w:rsidRDefault="00A17C41" w14:paraId="0DD2DA6B" w14:textId="77777777">
            <w:pPr>
              <w:rPr>
                <w:rFonts w:cs="CordiaUPC"/>
              </w:rPr>
            </w:pPr>
            <w:r>
              <w:t>MASS_PO_RELATION_WORDING_LANG</w:t>
            </w:r>
          </w:p>
        </w:tc>
        <w:tc>
          <w:tcPr>
            <w:tcW w:w="1385" w:type="pct"/>
          </w:tcPr>
          <w:p w:rsidR="00A17C41" w:rsidP="008F6B68" w:rsidRDefault="00A17C41" w14:paraId="6D11FFF4" w14:textId="77777777">
            <w:r>
              <w:t>ROW_ID</w:t>
            </w:r>
          </w:p>
        </w:tc>
        <w:tc>
          <w:tcPr>
            <w:tcW w:w="2307" w:type="pct"/>
          </w:tcPr>
          <w:p w:rsidR="00A17C41" w:rsidP="008F6B68" w:rsidRDefault="00A17C41" w14:paraId="66951F9C" w14:textId="77777777">
            <w:pPr>
              <w:spacing w:after="0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ครั้งแรก</w:t>
            </w:r>
          </w:p>
          <w:p w:rsidR="00A17C41" w:rsidP="008F6B68" w:rsidRDefault="00A17C41" w14:paraId="01EA9A23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ให้ระบบ </w:t>
            </w:r>
            <w:r>
              <w:rPr>
                <w:rFonts w:cs="CordiaUPC"/>
              </w:rPr>
              <w:t xml:space="preserve">Auto Generate </w:t>
            </w:r>
          </w:p>
          <w:p w:rsidR="00A17C41" w:rsidP="008F6B68" w:rsidRDefault="00A17C41" w14:paraId="2027EADD" w14:textId="77777777">
            <w:pPr>
              <w:spacing w:after="0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ครั้งถัดไป</w:t>
            </w:r>
          </w:p>
          <w:p w:rsidR="00A17C41" w:rsidP="008F6B68" w:rsidRDefault="00A17C41" w14:paraId="3669D1F7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ให้ใช้ </w:t>
            </w:r>
            <w:r>
              <w:rPr>
                <w:rFonts w:cs="CordiaUPC"/>
              </w:rPr>
              <w:t xml:space="preserve">Row ID </w:t>
            </w:r>
            <w:r>
              <w:rPr>
                <w:rFonts w:hint="cs" w:cs="Angsana New"/>
                <w:cs/>
              </w:rPr>
              <w:t>เดิม</w:t>
            </w:r>
          </w:p>
        </w:tc>
      </w:tr>
      <w:tr w:rsidRPr="008979A8" w:rsidR="00A17C41" w:rsidTr="008F6B68" w14:paraId="0FAE3510" w14:textId="77777777">
        <w:tc>
          <w:tcPr>
            <w:tcW w:w="1308" w:type="pct"/>
            <w:vMerge/>
          </w:tcPr>
          <w:p w:rsidRPr="008979A8" w:rsidR="00A17C41" w:rsidP="008F6B68" w:rsidRDefault="00A17C41" w14:paraId="2A9852E7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A17C41" w:rsidP="008F6B68" w:rsidRDefault="00A17C41" w14:paraId="30B12DFA" w14:textId="77777777">
            <w:r>
              <w:t>MASS_PO_RELATION_WORDING_ROW_ID</w:t>
            </w:r>
          </w:p>
        </w:tc>
        <w:tc>
          <w:tcPr>
            <w:tcW w:w="2307" w:type="pct"/>
          </w:tcPr>
          <w:p w:rsidR="00A17C41" w:rsidP="008F6B68" w:rsidRDefault="00A17C41" w14:paraId="183DA34B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>ให้</w:t>
            </w:r>
            <w:r w:rsidRPr="008979A8">
              <w:rPr>
                <w:rFonts w:cs="Angsana New"/>
                <w:cs/>
              </w:rPr>
              <w:t>ใช้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CordiaUPC"/>
              </w:rPr>
              <w:t>MASS_PO_RELATION_WORDING</w:t>
            </w:r>
            <w:r w:rsidRPr="008979A8">
              <w:rPr>
                <w:rFonts w:cs="Angsana New"/>
                <w:cs/>
              </w:rPr>
              <w:t>.</w:t>
            </w:r>
            <w:r w:rsidRPr="008979A8">
              <w:rPr>
                <w:rFonts w:cs="CordiaUPC"/>
              </w:rPr>
              <w:t>ROW_ID</w:t>
            </w:r>
            <w:r>
              <w:rPr>
                <w:rFonts w:hint="cs" w:cs="Angsana New"/>
                <w:cs/>
              </w:rPr>
              <w:t xml:space="preserve"> เดิม</w:t>
            </w:r>
          </w:p>
        </w:tc>
      </w:tr>
      <w:tr w:rsidRPr="008979A8" w:rsidR="00A17C41" w:rsidTr="008F6B68" w14:paraId="57A5D4CE" w14:textId="77777777">
        <w:tc>
          <w:tcPr>
            <w:tcW w:w="1308" w:type="pct"/>
            <w:vMerge/>
          </w:tcPr>
          <w:p w:rsidRPr="008979A8" w:rsidR="00A17C41" w:rsidP="008F6B68" w:rsidRDefault="00A17C41" w14:paraId="29365EDC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A17C41" w:rsidP="008F6B68" w:rsidRDefault="00A17C41" w14:paraId="25E1F2AB" w14:textId="77777777">
            <w:r>
              <w:t>LANG</w:t>
            </w:r>
          </w:p>
        </w:tc>
        <w:tc>
          <w:tcPr>
            <w:tcW w:w="2307" w:type="pct"/>
          </w:tcPr>
          <w:p w:rsidRPr="00FC27DA" w:rsidR="00A17C41" w:rsidP="008F6B68" w:rsidRDefault="00A17C41" w14:paraId="68274E4E" w14:textId="77777777">
            <w:pPr>
              <w:spacing w:after="0"/>
              <w:rPr>
                <w:rFonts w:cs="CordiaUPC"/>
              </w:rPr>
            </w:pPr>
            <w:r w:rsidRPr="00FC27DA">
              <w:rPr>
                <w:rFonts w:cs="Angsana New"/>
                <w:cs/>
              </w:rPr>
              <w:t>ถ้าเป็นภาษาอังกฤษให้ลงเป็น “</w:t>
            </w:r>
            <w:r w:rsidRPr="00FC27DA">
              <w:rPr>
                <w:rFonts w:cs="CordiaUPC"/>
              </w:rPr>
              <w:t>en</w:t>
            </w:r>
            <w:r w:rsidRPr="00FC27DA">
              <w:rPr>
                <w:rFonts w:cs="Angsana New"/>
                <w:cs/>
              </w:rPr>
              <w:t>”</w:t>
            </w:r>
          </w:p>
          <w:p w:rsidRPr="00FC27DA" w:rsidR="00A17C41" w:rsidP="008F6B68" w:rsidRDefault="00A17C41" w14:paraId="46F3EB6A" w14:textId="77777777">
            <w:pPr>
              <w:spacing w:after="0"/>
              <w:rPr>
                <w:rFonts w:cs="CordiaUPC"/>
              </w:rPr>
            </w:pPr>
            <w:r w:rsidRPr="00FC27DA">
              <w:rPr>
                <w:rFonts w:cs="Angsana New"/>
                <w:cs/>
              </w:rPr>
              <w:t>ถ้าเป็นภาษาไทยให้ลงเป็น “</w:t>
            </w:r>
            <w:r w:rsidRPr="00FC27DA">
              <w:rPr>
                <w:rFonts w:cs="CordiaUPC"/>
              </w:rPr>
              <w:t>th</w:t>
            </w:r>
            <w:r w:rsidRPr="00FC27DA">
              <w:rPr>
                <w:rFonts w:cs="Angsana New"/>
                <w:cs/>
              </w:rPr>
              <w:t>”</w:t>
            </w:r>
          </w:p>
          <w:p w:rsidR="00A17C41" w:rsidP="008F6B68" w:rsidRDefault="00A17C41" w14:paraId="169B1CA0" w14:textId="77777777">
            <w:pPr>
              <w:spacing w:after="0"/>
              <w:rPr>
                <w:rFonts w:cs="CordiaUPC"/>
              </w:rPr>
            </w:pPr>
            <w:r w:rsidRPr="00FC27DA">
              <w:rPr>
                <w:rFonts w:cs="Angsana New"/>
                <w:cs/>
              </w:rPr>
              <w:t>ถ้าไม่ระบุให้ลงเป็น “</w:t>
            </w:r>
            <w:r w:rsidRPr="00FC27DA">
              <w:rPr>
                <w:rFonts w:cs="CordiaUPC"/>
              </w:rPr>
              <w:t>en</w:t>
            </w:r>
            <w:r w:rsidRPr="00FC27DA">
              <w:rPr>
                <w:rFonts w:cs="Angsana New"/>
                <w:cs/>
              </w:rPr>
              <w:t>”</w:t>
            </w:r>
          </w:p>
        </w:tc>
      </w:tr>
      <w:tr w:rsidRPr="008979A8" w:rsidR="00A17C41" w:rsidTr="008F6B68" w14:paraId="7BA45E65" w14:textId="77777777">
        <w:tc>
          <w:tcPr>
            <w:tcW w:w="1308" w:type="pct"/>
            <w:vMerge/>
          </w:tcPr>
          <w:p w:rsidRPr="008979A8" w:rsidR="00A17C41" w:rsidP="008F6B68" w:rsidRDefault="00A17C41" w14:paraId="0FE1C2E6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A17C41" w:rsidP="008F6B68" w:rsidRDefault="00A17C41" w14:paraId="62FE9FC9" w14:textId="77777777">
            <w:r>
              <w:t>SMS_WORDING_VALUE</w:t>
            </w:r>
          </w:p>
        </w:tc>
        <w:tc>
          <w:tcPr>
            <w:tcW w:w="2307" w:type="pct"/>
          </w:tcPr>
          <w:p w:rsidRPr="00EB69A3" w:rsidR="00A17C41" w:rsidP="008F6B68" w:rsidRDefault="00A17C41" w14:paraId="5D44BEA1" w14:textId="77777777">
            <w:pPr>
              <w:rPr>
                <w:rFonts w:cs="CordiaUPC"/>
              </w:rPr>
            </w:pPr>
            <w:r w:rsidRPr="00EB69A3">
              <w:rPr>
                <w:rFonts w:cs="Angsana New"/>
                <w:cs/>
              </w:rPr>
              <w:t>เป็นค่าใดค่าหนึ่งดังต่อไปนี้</w:t>
            </w:r>
          </w:p>
          <w:p w:rsidRPr="00524D02" w:rsidR="00A17C41" w:rsidP="008F6B68" w:rsidRDefault="00A17C41" w14:paraId="315213CF" w14:textId="77777777">
            <w:pPr>
              <w:pStyle w:val="ListParagraph"/>
              <w:numPr>
                <w:ilvl w:val="0"/>
                <w:numId w:val="161"/>
              </w:numPr>
              <w:rPr>
                <w:rFonts w:cs="CordiaUPC"/>
              </w:rPr>
            </w:pPr>
            <w:r w:rsidRPr="00524D02">
              <w:rPr>
                <w:rFonts w:cs="CordiaUPC"/>
              </w:rPr>
              <w:t>smsBefore</w:t>
            </w:r>
            <w:r>
              <w:rPr>
                <w:rFonts w:cs="CordiaUPC"/>
              </w:rPr>
              <w:t>Expire</w:t>
            </w:r>
            <w:r w:rsidRPr="00524D02">
              <w:rPr>
                <w:rFonts w:cs="CordiaUPC"/>
              </w:rPr>
              <w:t>EN</w:t>
            </w:r>
          </w:p>
          <w:p w:rsidRPr="00524D02" w:rsidR="00A17C41" w:rsidP="008F6B68" w:rsidRDefault="00A17C41" w14:paraId="34CEC690" w14:textId="77777777">
            <w:pPr>
              <w:pStyle w:val="ListParagraph"/>
              <w:numPr>
                <w:ilvl w:val="0"/>
                <w:numId w:val="161"/>
              </w:numPr>
              <w:rPr>
                <w:rFonts w:cs="CordiaUPC"/>
              </w:rPr>
            </w:pPr>
            <w:r w:rsidRPr="00524D02">
              <w:rPr>
                <w:rFonts w:cs="CordiaUPC"/>
              </w:rPr>
              <w:t>smsBefore</w:t>
            </w:r>
            <w:r>
              <w:rPr>
                <w:rFonts w:cs="CordiaUPC"/>
              </w:rPr>
              <w:t>Expire</w:t>
            </w:r>
            <w:r w:rsidRPr="00524D02">
              <w:rPr>
                <w:rFonts w:cs="CordiaUPC"/>
              </w:rPr>
              <w:t>TH</w:t>
            </w:r>
          </w:p>
        </w:tc>
      </w:tr>
    </w:tbl>
    <w:p w:rsidRPr="00795EE1" w:rsidR="00795EE1" w:rsidP="00EA73A4" w:rsidRDefault="00795EE1" w14:paraId="1E0FD0BC" w14:textId="77777777"/>
    <w:p w:rsidRPr="00F73FEF" w:rsidR="00F11EC1" w:rsidP="00F73FEF" w:rsidRDefault="00F11EC1" w14:paraId="4A82AA52" w14:textId="54F02AC9">
      <w:pPr>
        <w:pStyle w:val="Heading2"/>
        <w:numPr>
          <w:ilvl w:val="0"/>
          <w:numId w:val="1"/>
        </w:numPr>
        <w:ind w:left="426" w:hanging="426"/>
        <w:rPr>
          <w:rFonts w:ascii="CordiaUPC" w:hAnsi="CordiaUPC" w:cs="CordiaUPC"/>
          <w:sz w:val="36"/>
          <w:szCs w:val="36"/>
        </w:rPr>
      </w:pPr>
      <w:r w:rsidRPr="00F73FEF">
        <w:rPr>
          <w:rFonts w:ascii="CordiaUPC" w:hAnsi="CordiaUPC" w:cs="CordiaUPC"/>
          <w:sz w:val="36"/>
          <w:szCs w:val="36"/>
        </w:rPr>
        <w:t>Mass PO Relation AR VR</w:t>
      </w:r>
    </w:p>
    <w:p w:rsidR="00F11EC1" w:rsidP="00F73FEF" w:rsidRDefault="00F11EC1" w14:paraId="1B9D002C" w14:textId="7DF12EEB">
      <w:pPr>
        <w:pStyle w:val="Heading3"/>
        <w:numPr>
          <w:ilvl w:val="0"/>
          <w:numId w:val="419"/>
        </w:numPr>
        <w:rPr>
          <w:rFonts w:ascii="CordiaUPC" w:hAnsi="CordiaUPC" w:cs="CordiaUPC"/>
          <w:sz w:val="32"/>
          <w:szCs w:val="40"/>
        </w:rPr>
      </w:pPr>
      <w:r w:rsidRPr="00180BBA">
        <w:rPr>
          <w:rFonts w:ascii="CordiaUPC" w:hAnsi="CordiaUPC" w:cs="CordiaUPC"/>
          <w:sz w:val="32"/>
          <w:szCs w:val="40"/>
        </w:rPr>
        <w:t>Field on Screen</w:t>
      </w:r>
    </w:p>
    <w:tbl>
      <w:tblPr>
        <w:tblW w:w="4977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522"/>
        <w:gridCol w:w="1930"/>
        <w:gridCol w:w="7"/>
        <w:gridCol w:w="5516"/>
      </w:tblGrid>
      <w:tr w:rsidRPr="008979A8" w:rsidR="00F11EC1" w:rsidTr="00D97EE9" w14:paraId="5B7BCCC9" w14:textId="77777777">
        <w:trPr>
          <w:cantSplit/>
          <w:tblHeader/>
        </w:trPr>
        <w:tc>
          <w:tcPr>
            <w:tcW w:w="848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F11EC1" w:rsidP="00D97EE9" w:rsidRDefault="00F11EC1" w14:paraId="68ECFDA9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Field Name</w:t>
            </w:r>
          </w:p>
        </w:tc>
        <w:tc>
          <w:tcPr>
            <w:tcW w:w="1079" w:type="pct"/>
            <w:gridSpan w:val="2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F11EC1" w:rsidP="00D97EE9" w:rsidRDefault="00F11EC1" w14:paraId="66CC20A6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Type</w:t>
            </w:r>
          </w:p>
        </w:tc>
        <w:tc>
          <w:tcPr>
            <w:tcW w:w="3073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F11EC1" w:rsidP="00D97EE9" w:rsidRDefault="00F11EC1" w14:paraId="400D5B7E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Comments</w:t>
            </w:r>
          </w:p>
        </w:tc>
      </w:tr>
      <w:tr w:rsidRPr="008979A8" w:rsidR="00F11EC1" w:rsidTr="00D97EE9" w14:paraId="48B989F9" w14:textId="77777777">
        <w:trPr>
          <w:trHeight w:val="111"/>
        </w:trPr>
        <w:tc>
          <w:tcPr>
            <w:tcW w:w="5000" w:type="pct"/>
            <w:gridSpan w:val="4"/>
            <w:shd w:val="clear" w:color="auto" w:fill="C2D69B" w:themeFill="accent3" w:themeFillTint="99"/>
          </w:tcPr>
          <w:p w:rsidR="00F11EC1" w:rsidP="00D97EE9" w:rsidRDefault="00F11EC1" w14:paraId="376C16F5" w14:textId="77777777">
            <w:pPr>
              <w:pStyle w:val="HeaderTable"/>
            </w:pPr>
            <w:r>
              <w:t>PO Relation AR VR Table Section</w:t>
            </w:r>
          </w:p>
        </w:tc>
      </w:tr>
      <w:tr w:rsidRPr="008979A8" w:rsidR="00F11EC1" w:rsidTr="00D97EE9" w14:paraId="64785055" w14:textId="77777777">
        <w:trPr>
          <w:trHeight w:val="111"/>
        </w:trPr>
        <w:tc>
          <w:tcPr>
            <w:tcW w:w="848" w:type="pct"/>
          </w:tcPr>
          <w:p w:rsidR="00F11EC1" w:rsidP="00F11EC1" w:rsidRDefault="00F11EC1" w14:paraId="7FBFE7F1" w14:textId="14022D2E">
            <w:r w:rsidRPr="00EA73A4">
              <w:t>Deduct Type</w:t>
            </w:r>
          </w:p>
        </w:tc>
        <w:tc>
          <w:tcPr>
            <w:tcW w:w="1079" w:type="pct"/>
            <w:gridSpan w:val="2"/>
          </w:tcPr>
          <w:p w:rsidR="00F11EC1" w:rsidP="00F11EC1" w:rsidRDefault="00F11EC1" w14:paraId="0031F37A" w14:textId="77777777"/>
        </w:tc>
        <w:tc>
          <w:tcPr>
            <w:tcW w:w="3073" w:type="pct"/>
          </w:tcPr>
          <w:p w:rsidR="00F11EC1" w:rsidP="00F11EC1" w:rsidRDefault="00F11EC1" w14:paraId="328BFF80" w14:textId="77777777">
            <w:r>
              <w:rPr>
                <w:rFonts w:hint="cs"/>
                <w:cs/>
              </w:rPr>
              <w:t xml:space="preserve">แสดงใน </w:t>
            </w:r>
            <w:r>
              <w:t>Format</w:t>
            </w:r>
          </w:p>
          <w:p w:rsidR="00F11EC1" w:rsidP="00F11EC1" w:rsidRDefault="00F11EC1" w14:paraId="3FD59769" w14:textId="77777777">
            <w:r>
              <w:t>deductType</w:t>
            </w:r>
          </w:p>
          <w:p w:rsidR="00F11EC1" w:rsidP="00F11EC1" w:rsidRDefault="00F11EC1" w14:paraId="17564A97" w14:textId="04DCAED5">
            <w:pPr>
              <w:rPr>
                <w:cs/>
              </w:rPr>
            </w:pPr>
            <w:r>
              <w:t xml:space="preserve">Visible </w:t>
            </w:r>
            <w:r>
              <w:rPr>
                <w:rFonts w:hint="cs"/>
                <w:cs/>
              </w:rPr>
              <w:t xml:space="preserve">เมื่อ </w:t>
            </w:r>
            <w:r>
              <w:t xml:space="preserve">customerType </w:t>
            </w:r>
            <w:r>
              <w:rPr>
                <w:rFonts w:hint="cs"/>
                <w:cs/>
              </w:rPr>
              <w:t xml:space="preserve">เป็น </w:t>
            </w:r>
            <w:r>
              <w:rPr>
                <w:rFonts w:cs="Angsana New"/>
                <w:cs/>
              </w:rPr>
              <w:t>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priceType </w:t>
            </w:r>
            <w:r>
              <w:rPr>
                <w:rFonts w:hint="cs"/>
                <w:cs/>
              </w:rPr>
              <w:t xml:space="preserve">เป็น </w:t>
            </w:r>
            <w:r>
              <w:rPr>
                <w:rFonts w:cs="CordiaUPC"/>
                <w:cs/>
              </w:rPr>
              <w:t>“</w:t>
            </w:r>
            <w:r>
              <w:t>Recurring</w:t>
            </w:r>
            <w:r>
              <w:rPr>
                <w:rFonts w:cs="CordiaUPC"/>
                <w:cs/>
              </w:rPr>
              <w:t>”</w:t>
            </w:r>
          </w:p>
        </w:tc>
      </w:tr>
      <w:tr w:rsidRPr="008979A8" w:rsidR="00F11EC1" w:rsidTr="00D97EE9" w14:paraId="02E4D60F" w14:textId="77777777">
        <w:trPr>
          <w:trHeight w:val="111"/>
        </w:trPr>
        <w:tc>
          <w:tcPr>
            <w:tcW w:w="848" w:type="pct"/>
          </w:tcPr>
          <w:p w:rsidR="00F11EC1" w:rsidP="00F11EC1" w:rsidRDefault="00F11EC1" w14:paraId="10EEEE8D" w14:textId="4FCDFFF9">
            <w:r>
              <w:t>Effective</w:t>
            </w:r>
            <w:r w:rsidR="00162552">
              <w:t xml:space="preserve"> Start</w:t>
            </w:r>
            <w:r>
              <w:t xml:space="preserve"> Date</w:t>
            </w:r>
          </w:p>
        </w:tc>
        <w:tc>
          <w:tcPr>
            <w:tcW w:w="1079" w:type="pct"/>
            <w:gridSpan w:val="2"/>
          </w:tcPr>
          <w:p w:rsidR="00F11EC1" w:rsidP="00F11EC1" w:rsidRDefault="00F11EC1" w14:paraId="39424993" w14:textId="77777777"/>
        </w:tc>
        <w:tc>
          <w:tcPr>
            <w:tcW w:w="3073" w:type="pct"/>
          </w:tcPr>
          <w:p w:rsidR="00F11EC1" w:rsidP="00F11EC1" w:rsidRDefault="00F11EC1" w14:paraId="3F0D68A4" w14:textId="77777777">
            <w:r>
              <w:rPr>
                <w:rFonts w:hint="cs"/>
                <w:cs/>
              </w:rPr>
              <w:t xml:space="preserve">แสดงใน </w:t>
            </w:r>
            <w:r>
              <w:t>Format</w:t>
            </w:r>
          </w:p>
          <w:p w:rsidR="00F11EC1" w:rsidP="00F11EC1" w:rsidRDefault="00F11EC1" w14:paraId="00742610" w14:textId="3179C3B6">
            <w:r>
              <w:t>effectiveStartDate</w:t>
            </w:r>
          </w:p>
        </w:tc>
      </w:tr>
      <w:tr w:rsidRPr="008979A8" w:rsidR="00162552" w:rsidTr="00D97EE9" w14:paraId="02FD9DDD" w14:textId="77777777">
        <w:trPr>
          <w:trHeight w:val="111"/>
        </w:trPr>
        <w:tc>
          <w:tcPr>
            <w:tcW w:w="848" w:type="pct"/>
          </w:tcPr>
          <w:p w:rsidR="00162552" w:rsidP="00162552" w:rsidRDefault="00162552" w14:paraId="68D5D65E" w14:textId="6F42ED58">
            <w:r>
              <w:t>Effective End Date</w:t>
            </w:r>
          </w:p>
        </w:tc>
        <w:tc>
          <w:tcPr>
            <w:tcW w:w="1079" w:type="pct"/>
            <w:gridSpan w:val="2"/>
          </w:tcPr>
          <w:p w:rsidR="00162552" w:rsidP="00162552" w:rsidRDefault="00162552" w14:paraId="6E8DB614" w14:textId="77777777"/>
        </w:tc>
        <w:tc>
          <w:tcPr>
            <w:tcW w:w="3073" w:type="pct"/>
          </w:tcPr>
          <w:p w:rsidR="00162552" w:rsidP="00162552" w:rsidRDefault="00162552" w14:paraId="6F79A74F" w14:textId="77777777">
            <w:r>
              <w:rPr>
                <w:rFonts w:hint="cs"/>
                <w:cs/>
              </w:rPr>
              <w:t xml:space="preserve">แสดงใน </w:t>
            </w:r>
            <w:r>
              <w:t>Format</w:t>
            </w:r>
          </w:p>
          <w:p w:rsidR="00162552" w:rsidP="00162552" w:rsidRDefault="00162552" w14:paraId="4D8F069D" w14:textId="234B1C50">
            <w:pPr>
              <w:rPr>
                <w:cs/>
              </w:rPr>
            </w:pPr>
            <w:r>
              <w:t>effectiveEndDate</w:t>
            </w:r>
          </w:p>
        </w:tc>
      </w:tr>
      <w:tr w:rsidRPr="008979A8" w:rsidR="00162552" w:rsidTr="00D97EE9" w14:paraId="135D6AB0" w14:textId="77777777">
        <w:trPr>
          <w:trHeight w:val="111"/>
        </w:trPr>
        <w:tc>
          <w:tcPr>
            <w:tcW w:w="848" w:type="pct"/>
          </w:tcPr>
          <w:p w:rsidR="00162552" w:rsidP="00162552" w:rsidRDefault="00162552" w14:paraId="1FF4B14E" w14:textId="77777777">
            <w:r>
              <w:t>PO Relation Type</w:t>
            </w:r>
          </w:p>
        </w:tc>
        <w:tc>
          <w:tcPr>
            <w:tcW w:w="1079" w:type="pct"/>
            <w:gridSpan w:val="2"/>
          </w:tcPr>
          <w:p w:rsidR="00162552" w:rsidP="00162552" w:rsidRDefault="00162552" w14:paraId="0942B0A0" w14:textId="77777777"/>
        </w:tc>
        <w:tc>
          <w:tcPr>
            <w:tcW w:w="3073" w:type="pct"/>
          </w:tcPr>
          <w:p w:rsidR="00162552" w:rsidP="00162552" w:rsidRDefault="00162552" w14:paraId="5E7EA68E" w14:textId="77777777">
            <w:r>
              <w:rPr>
                <w:rFonts w:hint="cs"/>
                <w:cs/>
              </w:rPr>
              <w:t xml:space="preserve">แสดงใน </w:t>
            </w:r>
            <w:r>
              <w:t>Format</w:t>
            </w:r>
          </w:p>
          <w:p w:rsidR="00162552" w:rsidP="00162552" w:rsidRDefault="00162552" w14:paraId="3BC86F2A" w14:textId="77777777">
            <w:r>
              <w:t>poRelationType</w:t>
            </w:r>
          </w:p>
        </w:tc>
      </w:tr>
      <w:tr w:rsidRPr="008979A8" w:rsidR="00162552" w:rsidTr="00D97EE9" w14:paraId="73AB4241" w14:textId="77777777">
        <w:trPr>
          <w:trHeight w:val="111"/>
        </w:trPr>
        <w:tc>
          <w:tcPr>
            <w:tcW w:w="848" w:type="pct"/>
          </w:tcPr>
          <w:p w:rsidR="00162552" w:rsidP="00162552" w:rsidRDefault="00162552" w14:paraId="01D29FE8" w14:textId="77777777">
            <w:r>
              <w:t>PO Relation</w:t>
            </w:r>
          </w:p>
        </w:tc>
        <w:tc>
          <w:tcPr>
            <w:tcW w:w="1079" w:type="pct"/>
            <w:gridSpan w:val="2"/>
          </w:tcPr>
          <w:p w:rsidR="00162552" w:rsidP="00162552" w:rsidRDefault="00162552" w14:paraId="084D4314" w14:textId="77777777"/>
        </w:tc>
        <w:tc>
          <w:tcPr>
            <w:tcW w:w="3073" w:type="pct"/>
          </w:tcPr>
          <w:p w:rsidR="00162552" w:rsidP="00162552" w:rsidRDefault="00162552" w14:paraId="171307CC" w14:textId="77777777">
            <w:r>
              <w:rPr>
                <w:rFonts w:hint="cs"/>
                <w:cs/>
              </w:rPr>
              <w:t xml:space="preserve">แสดงใน </w:t>
            </w:r>
            <w:r>
              <w:t>Format</w:t>
            </w:r>
          </w:p>
          <w:p w:rsidR="00162552" w:rsidP="00162552" w:rsidRDefault="00162552" w14:paraId="501EEA0D" w14:textId="77777777">
            <w:r>
              <w:rPr>
                <w:rFonts w:hint="cs"/>
                <w:cs/>
              </w:rPr>
              <w:t xml:space="preserve">ค่า </w:t>
            </w:r>
            <w:r>
              <w:t xml:space="preserve">Display </w:t>
            </w:r>
            <w:r>
              <w:rPr>
                <w:rFonts w:hint="cs"/>
                <w:cs/>
              </w:rPr>
              <w:t xml:space="preserve">ของ </w:t>
            </w:r>
            <w:r>
              <w:t>poRelation</w:t>
            </w:r>
          </w:p>
          <w:p w:rsidR="00162552" w:rsidP="00162552" w:rsidRDefault="00162552" w14:paraId="4D05D438" w14:textId="77777777">
            <w:r>
              <w:rPr>
                <w:rFonts w:hint="cs"/>
                <w:cs/>
              </w:rPr>
              <w:t xml:space="preserve">หมายเหตุ ถ้ามีค่ามากกว่า </w:t>
            </w:r>
            <w:r>
              <w:t xml:space="preserve">1 </w:t>
            </w:r>
            <w:r>
              <w:rPr>
                <w:rFonts w:hint="cs"/>
                <w:cs/>
              </w:rPr>
              <w:t xml:space="preserve">ค่า ให้ขึ้นบรรทัดใหม่โดยที่ยังอยู่ใน </w:t>
            </w:r>
            <w:r>
              <w:t xml:space="preserve">Row </w:t>
            </w:r>
            <w:r>
              <w:rPr>
                <w:rFonts w:hint="cs"/>
                <w:cs/>
              </w:rPr>
              <w:t>เดิม</w:t>
            </w:r>
          </w:p>
        </w:tc>
      </w:tr>
      <w:tr w:rsidRPr="008979A8" w:rsidR="00162552" w:rsidTr="00D97EE9" w14:paraId="6E2751A0" w14:textId="77777777">
        <w:trPr>
          <w:trHeight w:val="111"/>
        </w:trPr>
        <w:tc>
          <w:tcPr>
            <w:tcW w:w="848" w:type="pct"/>
          </w:tcPr>
          <w:p w:rsidR="00162552" w:rsidP="00162552" w:rsidRDefault="00162552" w14:paraId="0C19B69F" w14:textId="77777777">
            <w:r>
              <w:t>Remark</w:t>
            </w:r>
          </w:p>
        </w:tc>
        <w:tc>
          <w:tcPr>
            <w:tcW w:w="1079" w:type="pct"/>
            <w:gridSpan w:val="2"/>
          </w:tcPr>
          <w:p w:rsidR="00162552" w:rsidP="00162552" w:rsidRDefault="00162552" w14:paraId="517FA0BE" w14:textId="77777777"/>
        </w:tc>
        <w:tc>
          <w:tcPr>
            <w:tcW w:w="3073" w:type="pct"/>
          </w:tcPr>
          <w:p w:rsidR="00162552" w:rsidP="00162552" w:rsidRDefault="00162552" w14:paraId="28466E98" w14:textId="77777777">
            <w:r>
              <w:rPr>
                <w:rFonts w:hint="cs"/>
                <w:cs/>
              </w:rPr>
              <w:t xml:space="preserve">แสดงใน </w:t>
            </w:r>
            <w:r>
              <w:t>Format</w:t>
            </w:r>
          </w:p>
          <w:p w:rsidR="00162552" w:rsidP="00162552" w:rsidRDefault="00162552" w14:paraId="310D8154" w14:textId="77777777">
            <w:r>
              <w:t>remark</w:t>
            </w:r>
          </w:p>
        </w:tc>
      </w:tr>
      <w:tr w:rsidRPr="008979A8" w:rsidR="00162552" w:rsidTr="00D97EE9" w14:paraId="73BF0629" w14:textId="77777777">
        <w:trPr>
          <w:trHeight w:val="111"/>
        </w:trPr>
        <w:tc>
          <w:tcPr>
            <w:tcW w:w="848" w:type="pct"/>
          </w:tcPr>
          <w:p w:rsidR="00162552" w:rsidP="00162552" w:rsidRDefault="00162552" w14:paraId="7573465B" w14:textId="77777777">
            <w:pPr>
              <w:tabs>
                <w:tab w:val="left" w:pos="1356"/>
              </w:tabs>
            </w:pPr>
            <w:r>
              <w:t>Action</w:t>
            </w:r>
          </w:p>
          <w:p w:rsidR="00162552" w:rsidP="00162552" w:rsidRDefault="00162552" w14:paraId="625F0C2A" w14:textId="77777777">
            <w:pPr>
              <w:pStyle w:val="ListParagraph"/>
              <w:numPr>
                <w:ilvl w:val="0"/>
                <w:numId w:val="124"/>
              </w:numPr>
            </w:pPr>
            <w:r>
              <w:t>Edit</w:t>
            </w:r>
          </w:p>
        </w:tc>
        <w:tc>
          <w:tcPr>
            <w:tcW w:w="1079" w:type="pct"/>
            <w:gridSpan w:val="2"/>
          </w:tcPr>
          <w:p w:rsidR="00162552" w:rsidP="00162552" w:rsidRDefault="00162552" w14:paraId="736291E1" w14:textId="77777777">
            <w:r>
              <w:t>Button</w:t>
            </w:r>
          </w:p>
        </w:tc>
        <w:tc>
          <w:tcPr>
            <w:tcW w:w="3073" w:type="pct"/>
          </w:tcPr>
          <w:p w:rsidR="00162552" w:rsidP="00162552" w:rsidRDefault="00162552" w14:paraId="278350C9" w14:textId="77777777">
            <w:r w:rsidRPr="0079598B">
              <w:rPr>
                <w:cs/>
              </w:rPr>
              <w:t xml:space="preserve">เมื่อกดปุ่มให้ทำการ </w:t>
            </w:r>
            <w:r w:rsidRPr="0079598B">
              <w:t xml:space="preserve">Visible </w:t>
            </w:r>
            <w:r>
              <w:t xml:space="preserve">PO Relation AR VR Detail </w:t>
            </w:r>
            <w:r w:rsidRPr="0079598B">
              <w:t>Section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และดึงข้อมูลของ </w:t>
            </w:r>
            <w:r>
              <w:t xml:space="preserve">Row </w:t>
            </w:r>
            <w:r>
              <w:rPr>
                <w:rFonts w:hint="cs"/>
                <w:cs/>
              </w:rPr>
              <w:t>นั้นๆ มาแสดง</w:t>
            </w:r>
          </w:p>
        </w:tc>
      </w:tr>
      <w:tr w:rsidRPr="008979A8" w:rsidR="00162552" w:rsidTr="00D97EE9" w14:paraId="0CEA68C0" w14:textId="77777777">
        <w:trPr>
          <w:trHeight w:val="111"/>
        </w:trPr>
        <w:tc>
          <w:tcPr>
            <w:tcW w:w="848" w:type="pct"/>
          </w:tcPr>
          <w:p w:rsidR="00162552" w:rsidP="00162552" w:rsidRDefault="00162552" w14:paraId="025C3641" w14:textId="77777777">
            <w:pPr>
              <w:tabs>
                <w:tab w:val="left" w:pos="1356"/>
              </w:tabs>
            </w:pPr>
            <w:r>
              <w:t>Action</w:t>
            </w:r>
          </w:p>
          <w:p w:rsidR="00162552" w:rsidP="00162552" w:rsidRDefault="00162552" w14:paraId="269A09B2" w14:textId="77777777">
            <w:pPr>
              <w:pStyle w:val="ListParagraph"/>
              <w:numPr>
                <w:ilvl w:val="0"/>
                <w:numId w:val="124"/>
              </w:numPr>
            </w:pPr>
            <w:r>
              <w:t>Delete</w:t>
            </w:r>
          </w:p>
        </w:tc>
        <w:tc>
          <w:tcPr>
            <w:tcW w:w="1079" w:type="pct"/>
            <w:gridSpan w:val="2"/>
          </w:tcPr>
          <w:p w:rsidR="00162552" w:rsidP="00162552" w:rsidRDefault="00162552" w14:paraId="7E72C056" w14:textId="77777777">
            <w:r>
              <w:t>Button</w:t>
            </w:r>
          </w:p>
        </w:tc>
        <w:tc>
          <w:tcPr>
            <w:tcW w:w="3073" w:type="pct"/>
          </w:tcPr>
          <w:p w:rsidR="00162552" w:rsidP="00162552" w:rsidRDefault="00162552" w14:paraId="1349AFD0" w14:textId="77777777">
            <w:r w:rsidRPr="0079598B">
              <w:rPr>
                <w:cs/>
              </w:rPr>
              <w:t>เมื่</w:t>
            </w:r>
            <w:r>
              <w:rPr>
                <w:rFonts w:hint="cs"/>
                <w:cs/>
              </w:rPr>
              <w:t>อ</w:t>
            </w:r>
            <w:r w:rsidRPr="0079598B">
              <w:rPr>
                <w:cs/>
              </w:rPr>
              <w:t>กดปุ่มให้ทำการ</w:t>
            </w:r>
            <w:r>
              <w:t xml:space="preserve"> Delete </w:t>
            </w:r>
            <w:r>
              <w:rPr>
                <w:rFonts w:hint="cs"/>
                <w:cs/>
              </w:rPr>
              <w:t xml:space="preserve">ข้อมูลของ </w:t>
            </w:r>
            <w:r>
              <w:t xml:space="preserve">Row </w:t>
            </w:r>
            <w:r>
              <w:rPr>
                <w:rFonts w:hint="cs"/>
                <w:cs/>
              </w:rPr>
              <w:t>นั้นๆ</w:t>
            </w:r>
          </w:p>
        </w:tc>
      </w:tr>
      <w:tr w:rsidRPr="008979A8" w:rsidR="00162552" w:rsidTr="00D97EE9" w14:paraId="7FF51D1A" w14:textId="77777777">
        <w:trPr>
          <w:trHeight w:val="111"/>
        </w:trPr>
        <w:tc>
          <w:tcPr>
            <w:tcW w:w="848" w:type="pct"/>
          </w:tcPr>
          <w:p w:rsidR="00162552" w:rsidP="00162552" w:rsidRDefault="00162552" w14:paraId="17C14B58" w14:textId="77777777">
            <w:r>
              <w:rPr>
                <w:rFonts w:hint="cs"/>
                <w:cs/>
              </w:rPr>
              <w:t xml:space="preserve">ปุ่ม </w:t>
            </w:r>
            <w:r>
              <w:rPr>
                <w:rFonts w:cs="Angsana New"/>
                <w:cs/>
              </w:rPr>
              <w:t>+</w:t>
            </w:r>
          </w:p>
        </w:tc>
        <w:tc>
          <w:tcPr>
            <w:tcW w:w="1079" w:type="pct"/>
            <w:gridSpan w:val="2"/>
          </w:tcPr>
          <w:p w:rsidR="00162552" w:rsidP="00162552" w:rsidRDefault="00162552" w14:paraId="6D742E48" w14:textId="77777777">
            <w:r>
              <w:t>Button</w:t>
            </w:r>
          </w:p>
        </w:tc>
        <w:tc>
          <w:tcPr>
            <w:tcW w:w="3073" w:type="pct"/>
          </w:tcPr>
          <w:p w:rsidR="00162552" w:rsidP="00162552" w:rsidRDefault="00162552" w14:paraId="1D206CA8" w14:textId="77777777">
            <w:r>
              <w:rPr>
                <w:rFonts w:hint="cs"/>
                <w:cs/>
              </w:rPr>
              <w:t xml:space="preserve">เมื่อกดปุ่มให้ทำการ </w:t>
            </w:r>
            <w:r>
              <w:t>Visible PO Relation AR VR Detail Section</w:t>
            </w:r>
          </w:p>
        </w:tc>
      </w:tr>
      <w:tr w:rsidRPr="008979A8" w:rsidR="00162552" w:rsidTr="00D97EE9" w14:paraId="04853839" w14:textId="77777777">
        <w:trPr>
          <w:trHeight w:val="111"/>
        </w:trPr>
        <w:tc>
          <w:tcPr>
            <w:tcW w:w="5000" w:type="pct"/>
            <w:gridSpan w:val="4"/>
            <w:shd w:val="clear" w:color="auto" w:fill="C2D69B" w:themeFill="accent3" w:themeFillTint="99"/>
          </w:tcPr>
          <w:p w:rsidR="00162552" w:rsidP="00162552" w:rsidRDefault="00162552" w14:paraId="796A77DC" w14:textId="77777777">
            <w:pPr>
              <w:pStyle w:val="HeaderTable"/>
            </w:pPr>
            <w:r>
              <w:t>End PO Relation AR VR Table Section</w:t>
            </w:r>
          </w:p>
        </w:tc>
      </w:tr>
      <w:tr w:rsidRPr="008979A8" w:rsidR="00162552" w:rsidTr="00D97EE9" w14:paraId="48BF516F" w14:textId="77777777">
        <w:trPr>
          <w:trHeight w:val="111"/>
        </w:trPr>
        <w:tc>
          <w:tcPr>
            <w:tcW w:w="5000" w:type="pct"/>
            <w:gridSpan w:val="4"/>
            <w:shd w:val="clear" w:color="auto" w:fill="C2D69B" w:themeFill="accent3" w:themeFillTint="99"/>
          </w:tcPr>
          <w:p w:rsidR="00162552" w:rsidP="00162552" w:rsidRDefault="00162552" w14:paraId="05CA9B95" w14:textId="77777777">
            <w:pPr>
              <w:pStyle w:val="HeaderTable"/>
            </w:pPr>
            <w:r>
              <w:t>PO Relation AR VR Detail Section</w:t>
            </w:r>
          </w:p>
        </w:tc>
      </w:tr>
      <w:tr w:rsidRPr="008979A8" w:rsidR="00162552" w:rsidTr="00D97EE9" w14:paraId="2715E7FB" w14:textId="77777777">
        <w:trPr>
          <w:trHeight w:val="111"/>
        </w:trPr>
        <w:tc>
          <w:tcPr>
            <w:tcW w:w="848" w:type="pct"/>
          </w:tcPr>
          <w:p w:rsidR="00162552" w:rsidP="00162552" w:rsidRDefault="00162552" w14:paraId="6ECB7754" w14:textId="182891A6">
            <w:r>
              <w:t>deductType</w:t>
            </w:r>
          </w:p>
        </w:tc>
        <w:tc>
          <w:tcPr>
            <w:tcW w:w="1079" w:type="pct"/>
            <w:gridSpan w:val="2"/>
          </w:tcPr>
          <w:p w:rsidR="00162552" w:rsidP="00162552" w:rsidRDefault="00162552" w14:paraId="0EADC702" w14:textId="67684BCB">
            <w:r>
              <w:t>Drop Down List</w:t>
            </w:r>
          </w:p>
        </w:tc>
        <w:tc>
          <w:tcPr>
            <w:tcW w:w="3073" w:type="pct"/>
          </w:tcPr>
          <w:p w:rsidR="00162552" w:rsidP="00162552" w:rsidRDefault="00162552" w14:paraId="27309752" w14:textId="77777777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C600C4">
              <w:rPr>
                <w:rFonts w:cs="Angsana New"/>
                <w:color w:val="FF0000"/>
                <w:cs/>
              </w:rPr>
              <w:t>*</w:t>
            </w:r>
            <w:r>
              <w:rPr>
                <w:color w:val="FF0000"/>
              </w:rPr>
              <w:t>Deduct Type</w:t>
            </w:r>
            <w:r>
              <w:rPr>
                <w:rFonts w:cs="Angsana New"/>
                <w:cs/>
              </w:rPr>
              <w:t xml:space="preserve"> </w:t>
            </w:r>
          </w:p>
          <w:p w:rsidR="00162552" w:rsidP="00162552" w:rsidRDefault="00162552" w14:paraId="0E29DFD6" w14:textId="77777777">
            <w:r w:rsidRPr="004C3917">
              <w:t>List of Value</w:t>
            </w:r>
            <w:r>
              <w:rPr>
                <w:rFonts w:cs="Angsana New"/>
                <w:cs/>
              </w:rPr>
              <w:t xml:space="preserve"> : </w:t>
            </w:r>
            <w:r>
              <w:rPr>
                <w:rFonts w:hint="cs"/>
                <w:cs/>
              </w:rPr>
              <w:t xml:space="preserve">ดึงจาก 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FLW_CFG_LOV </w:t>
            </w:r>
            <w:r>
              <w:rPr>
                <w:rFonts w:hint="cs"/>
                <w:cs/>
              </w:rPr>
              <w:t xml:space="preserve">โดย </w:t>
            </w:r>
            <w:r>
              <w:t xml:space="preserve">group_type </w:t>
            </w:r>
            <w:r>
              <w:rPr>
                <w:rFonts w:cs="Angsana New"/>
                <w:cs/>
              </w:rPr>
              <w:t xml:space="preserve">= </w:t>
            </w:r>
            <w:r>
              <w:rPr>
                <w:rFonts w:cs="CordiaUPC"/>
                <w:cs/>
              </w:rPr>
              <w:t>“</w:t>
            </w:r>
            <w:r>
              <w:t>Deduct Type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status </w:t>
            </w:r>
            <w:r>
              <w:rPr>
                <w:rFonts w:cs="CordiaUPC"/>
                <w:cs/>
              </w:rPr>
              <w:t>= “</w:t>
            </w:r>
            <w:r>
              <w:t>Active</w:t>
            </w:r>
            <w:r>
              <w:rPr>
                <w:rFonts w:cs="CordiaUPC"/>
                <w:cs/>
              </w:rPr>
              <w:t>”</w:t>
            </w:r>
          </w:p>
          <w:p w:rsidR="00162552" w:rsidP="00162552" w:rsidRDefault="00162552" w14:paraId="777CCD4F" w14:textId="15F74F7A">
            <w:r>
              <w:t xml:space="preserve">Visible </w:t>
            </w:r>
            <w:r>
              <w:rPr>
                <w:rFonts w:hint="cs"/>
                <w:cs/>
              </w:rPr>
              <w:t xml:space="preserve">เมื่อ </w:t>
            </w:r>
            <w:r>
              <w:t xml:space="preserve">customerType </w:t>
            </w:r>
            <w:r>
              <w:rPr>
                <w:rFonts w:hint="cs"/>
                <w:cs/>
              </w:rPr>
              <w:t xml:space="preserve">เป็น </w:t>
            </w:r>
            <w:r>
              <w:rPr>
                <w:rFonts w:cs="Angsana New"/>
                <w:cs/>
              </w:rPr>
              <w:t>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priceType </w:t>
            </w:r>
            <w:r>
              <w:rPr>
                <w:rFonts w:hint="cs"/>
                <w:cs/>
              </w:rPr>
              <w:t xml:space="preserve">เป็น </w:t>
            </w:r>
            <w:r>
              <w:rPr>
                <w:rFonts w:cs="CordiaUPC"/>
                <w:cs/>
              </w:rPr>
              <w:t>“</w:t>
            </w:r>
            <w:r>
              <w:t>Recurring</w:t>
            </w:r>
            <w:r>
              <w:rPr>
                <w:rFonts w:cs="CordiaUPC"/>
                <w:cs/>
              </w:rPr>
              <w:t>”</w:t>
            </w:r>
          </w:p>
          <w:p w:rsidR="00162552" w:rsidP="00162552" w:rsidRDefault="00162552" w14:paraId="3BB84403" w14:textId="09DD553A">
            <w:r w:rsidRPr="00D8119F">
              <w:rPr>
                <w:rFonts w:cs="Angsana New"/>
                <w:cs/>
              </w:rPr>
              <w:t xml:space="preserve">ถ้าไม่ใช่ให้ </w:t>
            </w:r>
            <w:r w:rsidRPr="00D97F36">
              <w:t>Invisible</w:t>
            </w:r>
            <w:r w:rsidRPr="00D97F3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และทำการเคลียร์ข้อมูล</w:t>
            </w:r>
            <w:r w:rsidRPr="00D8119F">
              <w:rPr>
                <w:rFonts w:cs="Angsana New"/>
                <w:cs/>
              </w:rPr>
              <w:t xml:space="preserve"> </w:t>
            </w:r>
            <w:r w:rsidRPr="00D97F36">
              <w:t>deductType</w:t>
            </w:r>
          </w:p>
        </w:tc>
      </w:tr>
      <w:tr w:rsidRPr="008979A8" w:rsidR="00162552" w:rsidTr="00D97EE9" w14:paraId="6EE2EE1B" w14:textId="77777777">
        <w:trPr>
          <w:trHeight w:val="111"/>
        </w:trPr>
        <w:tc>
          <w:tcPr>
            <w:tcW w:w="848" w:type="pct"/>
          </w:tcPr>
          <w:p w:rsidR="00162552" w:rsidP="00162552" w:rsidRDefault="00162552" w14:paraId="6EA3F2E7" w14:textId="77777777">
            <w:r>
              <w:t>effectiveStartDate</w:t>
            </w:r>
          </w:p>
        </w:tc>
        <w:tc>
          <w:tcPr>
            <w:tcW w:w="1079" w:type="pct"/>
            <w:gridSpan w:val="2"/>
          </w:tcPr>
          <w:p w:rsidR="00162552" w:rsidP="00162552" w:rsidRDefault="00162552" w14:paraId="22AA711F" w14:textId="77777777">
            <w:r>
              <w:t>Calendar</w:t>
            </w:r>
          </w:p>
        </w:tc>
        <w:tc>
          <w:tcPr>
            <w:tcW w:w="3073" w:type="pct"/>
          </w:tcPr>
          <w:p w:rsidR="00162552" w:rsidP="00162552" w:rsidRDefault="00162552" w14:paraId="7FC266A2" w14:textId="77777777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121EB1">
              <w:rPr>
                <w:rFonts w:cs="Angsana New"/>
                <w:color w:val="FF0000"/>
                <w:cs/>
              </w:rPr>
              <w:t>*</w:t>
            </w:r>
            <w:r w:rsidRPr="00121EB1">
              <w:rPr>
                <w:color w:val="FF0000"/>
              </w:rPr>
              <w:t xml:space="preserve">Effective Date </w:t>
            </w:r>
            <w:r>
              <w:rPr>
                <w:rFonts w:cs="Angsana New"/>
                <w:cs/>
              </w:rPr>
              <w:t>: …</w:t>
            </w:r>
            <w:r>
              <w:t>Start</w:t>
            </w:r>
            <w:r>
              <w:rPr>
                <w:rFonts w:cs="Angsana New"/>
                <w:cs/>
              </w:rPr>
              <w:t xml:space="preserve">… </w:t>
            </w:r>
            <w:r>
              <w:t xml:space="preserve">to </w:t>
            </w:r>
            <w:r>
              <w:rPr>
                <w:rFonts w:cs="Angsana New"/>
                <w:cs/>
              </w:rPr>
              <w:t>…</w:t>
            </w:r>
            <w:r>
              <w:t>End</w:t>
            </w:r>
            <w:r>
              <w:rPr>
                <w:rFonts w:cs="Angsana New"/>
                <w:cs/>
              </w:rPr>
              <w:t>…</w:t>
            </w:r>
          </w:p>
          <w:p w:rsidR="00162552" w:rsidP="00162552" w:rsidRDefault="00162552" w14:paraId="5FE853C7" w14:textId="77777777">
            <w:r>
              <w:t xml:space="preserve">Default Value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 xml:space="preserve">มาจาก </w:t>
            </w:r>
            <w:r w:rsidRPr="00F54062">
              <w:t>commercialLaunchDate</w:t>
            </w:r>
          </w:p>
        </w:tc>
      </w:tr>
      <w:tr w:rsidRPr="008979A8" w:rsidR="00162552" w:rsidTr="00D97EE9" w14:paraId="11E91A49" w14:textId="77777777">
        <w:trPr>
          <w:trHeight w:val="111"/>
        </w:trPr>
        <w:tc>
          <w:tcPr>
            <w:tcW w:w="848" w:type="pct"/>
          </w:tcPr>
          <w:p w:rsidR="00162552" w:rsidP="00162552" w:rsidRDefault="00162552" w14:paraId="12D56278" w14:textId="77777777">
            <w:r>
              <w:t>effectiveEndDate</w:t>
            </w:r>
          </w:p>
        </w:tc>
        <w:tc>
          <w:tcPr>
            <w:tcW w:w="1079" w:type="pct"/>
            <w:gridSpan w:val="2"/>
          </w:tcPr>
          <w:p w:rsidR="00162552" w:rsidP="00162552" w:rsidRDefault="00162552" w14:paraId="1F2F555C" w14:textId="77777777">
            <w:r>
              <w:t>Calendar</w:t>
            </w:r>
          </w:p>
        </w:tc>
        <w:tc>
          <w:tcPr>
            <w:tcW w:w="3073" w:type="pct"/>
          </w:tcPr>
          <w:p w:rsidR="00162552" w:rsidP="00162552" w:rsidRDefault="00162552" w14:paraId="75EA7400" w14:textId="77777777">
            <w:r>
              <w:rPr>
                <w:rFonts w:hint="cs"/>
                <w:cs/>
              </w:rPr>
              <w:t xml:space="preserve">อยู่บรรทัดเดียวกันกับ </w:t>
            </w:r>
            <w:r>
              <w:t>effectiveStartDate</w:t>
            </w:r>
          </w:p>
          <w:p w:rsidR="00162552" w:rsidP="00162552" w:rsidRDefault="00162552" w14:paraId="3E710C13" w14:textId="77777777">
            <w:r>
              <w:t xml:space="preserve">Default Value </w:t>
            </w:r>
            <w:r>
              <w:rPr>
                <w:rFonts w:cs="Angsana New"/>
                <w:cs/>
              </w:rPr>
              <w:t>:</w:t>
            </w:r>
            <w:r>
              <w:rPr>
                <w:rFonts w:hint="cs"/>
                <w:cs/>
              </w:rPr>
              <w:t xml:space="preserve"> มาจาก </w:t>
            </w:r>
            <w:r w:rsidRPr="00F54062">
              <w:t>expireDate</w:t>
            </w:r>
          </w:p>
        </w:tc>
      </w:tr>
      <w:tr w:rsidRPr="008979A8" w:rsidR="00162552" w:rsidTr="00D97EE9" w14:paraId="699A797F" w14:textId="77777777">
        <w:trPr>
          <w:trHeight w:val="111"/>
        </w:trPr>
        <w:tc>
          <w:tcPr>
            <w:tcW w:w="848" w:type="pct"/>
          </w:tcPr>
          <w:p w:rsidR="00162552" w:rsidP="00162552" w:rsidRDefault="00162552" w14:paraId="36A20CC8" w14:textId="77777777">
            <w:r>
              <w:t>poRelationType</w:t>
            </w:r>
          </w:p>
        </w:tc>
        <w:tc>
          <w:tcPr>
            <w:tcW w:w="1079" w:type="pct"/>
            <w:gridSpan w:val="2"/>
          </w:tcPr>
          <w:p w:rsidR="00162552" w:rsidP="00162552" w:rsidRDefault="00162552" w14:paraId="01D11938" w14:textId="77777777">
            <w:r>
              <w:t>Drop Down List</w:t>
            </w:r>
          </w:p>
        </w:tc>
        <w:tc>
          <w:tcPr>
            <w:tcW w:w="3073" w:type="pct"/>
          </w:tcPr>
          <w:p w:rsidR="00162552" w:rsidP="00162552" w:rsidRDefault="00162552" w14:paraId="4DC13489" w14:textId="77777777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C600C4">
              <w:rPr>
                <w:rFonts w:cs="Angsana New"/>
                <w:color w:val="FF0000"/>
                <w:cs/>
              </w:rPr>
              <w:t>*</w:t>
            </w:r>
            <w:r>
              <w:rPr>
                <w:color w:val="FF0000"/>
              </w:rPr>
              <w:t>PO Relation Type</w:t>
            </w:r>
            <w:r>
              <w:rPr>
                <w:rFonts w:cs="Angsana New"/>
                <w:cs/>
              </w:rPr>
              <w:t xml:space="preserve"> </w:t>
            </w:r>
          </w:p>
          <w:p w:rsidR="00162552" w:rsidP="00162552" w:rsidRDefault="00162552" w14:paraId="080958A5" w14:textId="77777777">
            <w:r w:rsidRPr="004C3917">
              <w:t>List of Value</w:t>
            </w:r>
            <w:r>
              <w:rPr>
                <w:rFonts w:cs="Angsana New"/>
                <w:cs/>
              </w:rPr>
              <w:t xml:space="preserve"> : </w:t>
            </w:r>
            <w:r>
              <w:rPr>
                <w:rFonts w:hint="cs"/>
                <w:cs/>
              </w:rPr>
              <w:t xml:space="preserve">ดึงจาก 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FLW_CFG_LOV </w:t>
            </w:r>
            <w:r>
              <w:rPr>
                <w:rFonts w:hint="cs"/>
                <w:cs/>
              </w:rPr>
              <w:t xml:space="preserve">โดย </w:t>
            </w:r>
            <w:r>
              <w:t xml:space="preserve">group_type </w:t>
            </w:r>
            <w:r>
              <w:rPr>
                <w:rFonts w:cs="Angsana New"/>
                <w:cs/>
              </w:rPr>
              <w:t>= ‘</w:t>
            </w:r>
            <w:r w:rsidRPr="00182D00">
              <w:t>Mass Relation Type Content VDO</w:t>
            </w:r>
            <w:r>
              <w:rPr>
                <w:rFonts w:cs="Angsana New"/>
                <w:cs/>
              </w:rPr>
              <w:t xml:space="preserve">’ </w:t>
            </w:r>
            <w:r>
              <w:rPr>
                <w:rFonts w:hint="cs" w:cs="Angsana New"/>
                <w:cs/>
              </w:rPr>
              <w:t xml:space="preserve">และ </w:t>
            </w:r>
            <w:r>
              <w:rPr>
                <w:rFonts w:cs="CordiaUPC"/>
              </w:rPr>
              <w:t xml:space="preserve">lov_type </w:t>
            </w:r>
            <w:r>
              <w:rPr>
                <w:rFonts w:hint="cs" w:cs="Angsana New"/>
                <w:cs/>
              </w:rPr>
              <w:t xml:space="preserve">ประกอบด้วย </w:t>
            </w:r>
            <w:r>
              <w:rPr>
                <w:rFonts w:cs="CordiaUPC"/>
              </w:rPr>
              <w:t>po_group</w:t>
            </w:r>
          </w:p>
        </w:tc>
      </w:tr>
      <w:tr w:rsidRPr="008979A8" w:rsidR="00162552" w:rsidTr="00D97EE9" w14:paraId="688E77FD" w14:textId="77777777">
        <w:trPr>
          <w:trHeight w:val="111"/>
        </w:trPr>
        <w:tc>
          <w:tcPr>
            <w:tcW w:w="848" w:type="pct"/>
          </w:tcPr>
          <w:p w:rsidR="00162552" w:rsidP="00162552" w:rsidRDefault="00162552" w14:paraId="6633E8E2" w14:textId="77777777">
            <w:r>
              <w:t>remark</w:t>
            </w:r>
          </w:p>
        </w:tc>
        <w:tc>
          <w:tcPr>
            <w:tcW w:w="1079" w:type="pct"/>
            <w:gridSpan w:val="2"/>
          </w:tcPr>
          <w:p w:rsidR="00162552" w:rsidP="00162552" w:rsidRDefault="00162552" w14:paraId="707A0795" w14:textId="77777777">
            <w:r>
              <w:t>Text Area</w:t>
            </w:r>
          </w:p>
        </w:tc>
        <w:tc>
          <w:tcPr>
            <w:tcW w:w="3073" w:type="pct"/>
          </w:tcPr>
          <w:p w:rsidR="00162552" w:rsidP="00162552" w:rsidRDefault="00162552" w14:paraId="1481C509" w14:textId="77777777">
            <w:pPr>
              <w:rPr>
                <w:rFonts w:cs="CordiaUPC"/>
              </w:rPr>
            </w:pPr>
            <w:r w:rsidRPr="00A57AF5">
              <w:rPr>
                <w:rFonts w:cs="CordiaUPC"/>
              </w:rPr>
              <w:t xml:space="preserve">Label </w:t>
            </w:r>
            <w:r w:rsidRPr="00A57AF5">
              <w:rPr>
                <w:rFonts w:cs="Angsana New"/>
                <w:cs/>
              </w:rPr>
              <w:t xml:space="preserve">: </w:t>
            </w:r>
            <w:r w:rsidRPr="00221A99">
              <w:rPr>
                <w:rFonts w:cs="CordiaUPC"/>
              </w:rPr>
              <w:t>Remark</w:t>
            </w:r>
          </w:p>
          <w:p w:rsidR="00162552" w:rsidP="00162552" w:rsidRDefault="00162552" w14:paraId="51709EF2" w14:textId="77777777">
            <w:r>
              <w:rPr>
                <w:rFonts w:cs="CordiaUPC"/>
              </w:rPr>
              <w:t xml:space="preserve">Max Length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CordiaUPC"/>
              </w:rPr>
              <w:t>4000</w:t>
            </w:r>
          </w:p>
        </w:tc>
      </w:tr>
      <w:tr w:rsidRPr="008979A8" w:rsidR="00162552" w:rsidTr="00D97EE9" w14:paraId="15CF8B94" w14:textId="77777777">
        <w:trPr>
          <w:trHeight w:val="111"/>
        </w:trPr>
        <w:tc>
          <w:tcPr>
            <w:tcW w:w="5000" w:type="pct"/>
            <w:gridSpan w:val="4"/>
            <w:shd w:val="clear" w:color="auto" w:fill="C2D69B" w:themeFill="accent3" w:themeFillTint="99"/>
          </w:tcPr>
          <w:p w:rsidRPr="004C3917" w:rsidR="00162552" w:rsidP="00162552" w:rsidRDefault="00162552" w14:paraId="3C9E0917" w14:textId="0E6102F2">
            <w:pPr>
              <w:pStyle w:val="HeaderTable"/>
            </w:pPr>
            <w:r>
              <w:t>PO Relation</w:t>
            </w:r>
            <w:r>
              <w:rPr>
                <w:rFonts w:cs="Angsana New"/>
                <w:bCs/>
                <w:cs/>
                <w:lang w:bidi="th-TH"/>
              </w:rPr>
              <w:t xml:space="preserve"> </w:t>
            </w:r>
            <w:r>
              <w:t>AR VR Section</w:t>
            </w:r>
          </w:p>
        </w:tc>
      </w:tr>
      <w:tr w:rsidRPr="008979A8" w:rsidR="00162552" w:rsidTr="00D97EE9" w14:paraId="56ED8A14" w14:textId="77777777">
        <w:trPr>
          <w:trHeight w:val="998"/>
        </w:trPr>
        <w:tc>
          <w:tcPr>
            <w:tcW w:w="848" w:type="pct"/>
          </w:tcPr>
          <w:p w:rsidR="00162552" w:rsidP="00162552" w:rsidRDefault="00162552" w14:paraId="562A6689" w14:textId="77777777">
            <w:r>
              <w:t>poRelation</w:t>
            </w:r>
          </w:p>
        </w:tc>
        <w:tc>
          <w:tcPr>
            <w:tcW w:w="1079" w:type="pct"/>
            <w:gridSpan w:val="2"/>
          </w:tcPr>
          <w:p w:rsidR="00162552" w:rsidP="00162552" w:rsidRDefault="00162552" w14:paraId="33AC7155" w14:textId="77777777">
            <w:r>
              <w:t>Shuttle</w:t>
            </w:r>
          </w:p>
        </w:tc>
        <w:tc>
          <w:tcPr>
            <w:tcW w:w="3073" w:type="pct"/>
          </w:tcPr>
          <w:p w:rsidR="00162552" w:rsidP="00162552" w:rsidRDefault="00162552" w14:paraId="7984A25E" w14:textId="5EA132FF">
            <w:r w:rsidRPr="00580435">
              <w:t xml:space="preserve">List of Value </w:t>
            </w:r>
            <w:r w:rsidRPr="00580435">
              <w:rPr>
                <w:cs/>
              </w:rPr>
              <w:t xml:space="preserve">: ดึงข้อมูลใน </w:t>
            </w:r>
            <w:r w:rsidRPr="00580435">
              <w:t>Database</w:t>
            </w:r>
            <w:r w:rsidRPr="00580435">
              <w:rPr>
                <w:cs/>
              </w:rPr>
              <w:t xml:space="preserve"> จาก </w:t>
            </w:r>
            <w:r w:rsidRPr="00580435">
              <w:t xml:space="preserve">View </w:t>
            </w:r>
            <w:r w:rsidRPr="00580435">
              <w:rPr>
                <w:cs/>
              </w:rPr>
              <w:t xml:space="preserve">ชื่อ </w:t>
            </w:r>
            <w:r w:rsidRPr="00580435">
              <w:t>PO_</w:t>
            </w:r>
            <w:r>
              <w:t>ARVR</w:t>
            </w:r>
            <w:r w:rsidRPr="00580435">
              <w:t>_VIEW</w:t>
            </w:r>
            <w:r w:rsidRPr="00580435">
              <w:rPr>
                <w:cs/>
              </w:rPr>
              <w:t xml:space="preserve"> มาแสดง โดยมีเงื่อนไขดังนี้</w:t>
            </w:r>
          </w:p>
          <w:p w:rsidR="00162552" w:rsidP="00162552" w:rsidRDefault="00162552" w14:paraId="53DE1240" w14:textId="77777777">
            <w:pPr>
              <w:pStyle w:val="ListParagraph"/>
              <w:numPr>
                <w:ilvl w:val="0"/>
                <w:numId w:val="37"/>
              </w:numPr>
            </w:pPr>
            <w:r w:rsidRPr="00580435">
              <w:t>PO_</w:t>
            </w:r>
            <w:r>
              <w:t>ARVR</w:t>
            </w:r>
            <w:r w:rsidRPr="00580435">
              <w:t>_VIEW</w:t>
            </w:r>
            <w:r w:rsidRPr="00580435">
              <w:rPr>
                <w:cs/>
              </w:rPr>
              <w:t>.</w:t>
            </w:r>
            <w:r w:rsidRPr="00580435">
              <w:t>STATUS</w:t>
            </w:r>
            <w:r w:rsidRPr="00580435">
              <w:rPr>
                <w:rFonts w:cs="Angsana New"/>
                <w:cs/>
              </w:rPr>
              <w:t xml:space="preserve"> ไม่</w:t>
            </w:r>
            <w:r w:rsidRPr="00580435">
              <w:rPr>
                <w:cs/>
              </w:rPr>
              <w:t>เท่ากับ “</w:t>
            </w:r>
            <w:r w:rsidRPr="00580435">
              <w:t>Cancel</w:t>
            </w:r>
            <w:r w:rsidRPr="00580435">
              <w:rPr>
                <w:cs/>
              </w:rPr>
              <w:t>”</w:t>
            </w:r>
            <w:r w:rsidRPr="00580435">
              <w:rPr>
                <w:rFonts w:cs="Angsana New"/>
                <w:cs/>
              </w:rPr>
              <w:t xml:space="preserve"> </w:t>
            </w:r>
            <w:r w:rsidRPr="00580435">
              <w:rPr>
                <w:cs/>
              </w:rPr>
              <w:t xml:space="preserve">หรือ </w:t>
            </w:r>
            <w:r w:rsidRPr="00580435">
              <w:rPr>
                <w:rFonts w:cs="Angsana New"/>
                <w:cs/>
              </w:rPr>
              <w:t>“</w:t>
            </w:r>
            <w:r w:rsidRPr="00580435">
              <w:t>Hold</w:t>
            </w:r>
            <w:r w:rsidRPr="00580435">
              <w:rPr>
                <w:rFonts w:cs="Angsana New"/>
                <w:cs/>
              </w:rPr>
              <w:t>”</w:t>
            </w:r>
          </w:p>
          <w:p w:rsidRPr="00580435" w:rsidR="00162552" w:rsidP="00162552" w:rsidRDefault="00162552" w14:paraId="096F15B1" w14:textId="77777777">
            <w:pPr>
              <w:pStyle w:val="ListParagraph"/>
              <w:numPr>
                <w:ilvl w:val="0"/>
                <w:numId w:val="37"/>
              </w:numPr>
            </w:pPr>
            <w:r w:rsidRPr="00580435">
              <w:t>PO_</w:t>
            </w:r>
            <w:r>
              <w:t xml:space="preserve"> ARVR</w:t>
            </w:r>
            <w:r w:rsidRPr="00580435">
              <w:t>_VIEW</w:t>
            </w:r>
            <w:r w:rsidRPr="00580435">
              <w:rPr>
                <w:cs/>
              </w:rPr>
              <w:t>.</w:t>
            </w:r>
            <w:r w:rsidRPr="00580435">
              <w:t>PROMOTION_GROUP</w:t>
            </w:r>
            <w:r w:rsidRPr="00580435" w:rsidDel="001452B1">
              <w:rPr>
                <w:cs/>
              </w:rPr>
              <w:t xml:space="preserve"> </w:t>
            </w:r>
            <w:r w:rsidRPr="00580435">
              <w:rPr>
                <w:cs/>
              </w:rPr>
              <w:t>เท่ากับ “</w:t>
            </w:r>
            <w:r w:rsidRPr="00580435">
              <w:t>AR VR</w:t>
            </w:r>
            <w:r w:rsidRPr="00580435">
              <w:rPr>
                <w:cs/>
              </w:rPr>
              <w:t>”</w:t>
            </w:r>
          </w:p>
          <w:p w:rsidR="00162552" w:rsidP="00162552" w:rsidRDefault="00162552" w14:paraId="059FE51F" w14:textId="77777777">
            <w:pPr>
              <w:pStyle w:val="ListParagraph"/>
              <w:numPr>
                <w:ilvl w:val="0"/>
                <w:numId w:val="37"/>
              </w:numPr>
            </w:pPr>
            <w:r w:rsidRPr="00580435">
              <w:t>PO_</w:t>
            </w:r>
            <w:r>
              <w:t xml:space="preserve"> ARVR_VIEW</w:t>
            </w:r>
            <w:r>
              <w:rPr>
                <w:rFonts w:cs="CordiaUPC"/>
                <w:cs/>
              </w:rPr>
              <w:t>.</w:t>
            </w:r>
            <w:r>
              <w:t xml:space="preserve">ENH_PO_ROW_ID </w:t>
            </w:r>
            <w:r>
              <w:rPr>
                <w:rFonts w:hint="cs"/>
                <w:cs/>
              </w:rPr>
              <w:t>ต้องไม่เป็นค่าว่าง</w:t>
            </w:r>
          </w:p>
          <w:p w:rsidR="00162552" w:rsidP="00162552" w:rsidRDefault="00162552" w14:paraId="6225841E" w14:textId="77777777">
            <w:pPr>
              <w:pStyle w:val="ListParagraph"/>
              <w:numPr>
                <w:ilvl w:val="0"/>
                <w:numId w:val="37"/>
              </w:numPr>
            </w:pPr>
            <w:r>
              <w:t>PO_ARVR_VIEW</w:t>
            </w:r>
            <w:r>
              <w:rPr>
                <w:rFonts w:cs="CordiaUPC"/>
                <w:cs/>
              </w:rPr>
              <w:t>.</w:t>
            </w:r>
            <w:r>
              <w:t xml:space="preserve">CUSTOMER_TYPE </w:t>
            </w:r>
          </w:p>
          <w:p w:rsidR="00162552" w:rsidP="00162552" w:rsidRDefault="00162552" w14:paraId="544A5308" w14:textId="77777777">
            <w:pPr>
              <w:pStyle w:val="ListParagraph"/>
              <w:numPr>
                <w:ilvl w:val="0"/>
                <w:numId w:val="37"/>
              </w:numPr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customerType </w:t>
            </w:r>
            <w:r>
              <w:rPr>
                <w:rFonts w:cs="CordiaUPC"/>
                <w:cs/>
              </w:rPr>
              <w:t>=”</w:t>
            </w:r>
            <w:r>
              <w:t>All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>ดังนั้น</w:t>
            </w:r>
            <w:r>
              <w:t xml:space="preserve"> PO_ARVR_VIEW</w:t>
            </w:r>
            <w:r>
              <w:rPr>
                <w:rFonts w:cs="CordiaUPC"/>
                <w:cs/>
              </w:rPr>
              <w:t>.</w:t>
            </w:r>
            <w:r>
              <w:t xml:space="preserve">CUSTOMER_TYPE 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CordiaUPC"/>
                <w:cs/>
              </w:rPr>
              <w:t>= “</w:t>
            </w:r>
            <w:r>
              <w:t>Pre</w:t>
            </w:r>
            <w:r>
              <w:rPr>
                <w:rFonts w:cs="CordiaUPC"/>
                <w:cs/>
              </w:rPr>
              <w:t>-</w:t>
            </w:r>
            <w:r>
              <w:t>paid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หรือ </w:t>
            </w:r>
            <w:r>
              <w:rPr>
                <w:rFonts w:cs="CordiaUPC"/>
                <w:cs/>
              </w:rPr>
              <w:t>“</w:t>
            </w:r>
            <w:r>
              <w:t>Post</w:t>
            </w:r>
            <w:r>
              <w:rPr>
                <w:rFonts w:cs="CordiaUPC"/>
                <w:cs/>
              </w:rPr>
              <w:t>-</w:t>
            </w:r>
            <w:r>
              <w:t>paid</w:t>
            </w:r>
            <w:r>
              <w:rPr>
                <w:rFonts w:cs="CordiaUPC"/>
                <w:cs/>
              </w:rPr>
              <w:t>”</w:t>
            </w:r>
          </w:p>
          <w:p w:rsidRPr="00580435" w:rsidR="00162552" w:rsidP="00162552" w:rsidRDefault="00162552" w14:paraId="42603578" w14:textId="77777777">
            <w:pPr>
              <w:pStyle w:val="ListParagraph"/>
            </w:pPr>
            <w:r>
              <w:rPr>
                <w:rFonts w:hint="cs"/>
                <w:cs/>
              </w:rPr>
              <w:t xml:space="preserve">ถ้าไม่ใช่ ดังนั้น </w:t>
            </w:r>
            <w:r>
              <w:t>PO_ARVR_VIEW</w:t>
            </w:r>
            <w:r>
              <w:rPr>
                <w:rFonts w:cs="CordiaUPC"/>
                <w:cs/>
              </w:rPr>
              <w:t>.</w:t>
            </w:r>
            <w:r>
              <w:t xml:space="preserve">CUSTOMER_TYPE 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cs="CordiaUPC"/>
                <w:cs/>
              </w:rPr>
              <w:t xml:space="preserve">= </w:t>
            </w:r>
            <w:r>
              <w:t>customerType</w:t>
            </w:r>
          </w:p>
          <w:p w:rsidRPr="00580435" w:rsidR="00162552" w:rsidP="00162552" w:rsidRDefault="00162552" w14:paraId="7FF01515" w14:textId="77777777">
            <w:pPr>
              <w:spacing w:after="0"/>
            </w:pPr>
            <w:r w:rsidRPr="00580435">
              <w:t>Format</w:t>
            </w:r>
          </w:p>
          <w:p w:rsidRPr="00580435" w:rsidR="00162552" w:rsidP="00162552" w:rsidRDefault="00162552" w14:paraId="3865B453" w14:textId="77777777">
            <w:pPr>
              <w:spacing w:after="0"/>
            </w:pPr>
            <w:r w:rsidRPr="00580435">
              <w:t xml:space="preserve">Display </w:t>
            </w:r>
            <w:r w:rsidRPr="00580435">
              <w:rPr>
                <w:cs/>
              </w:rPr>
              <w:t>: (</w:t>
            </w:r>
            <w:r w:rsidRPr="00580435">
              <w:t>SFF_PRODUCT_CODE</w:t>
            </w:r>
            <w:r w:rsidRPr="00580435">
              <w:rPr>
                <w:cs/>
              </w:rPr>
              <w:t xml:space="preserve">) </w:t>
            </w:r>
            <w:r w:rsidRPr="00580435">
              <w:t>PRODUCT_NAME</w:t>
            </w:r>
            <w:r w:rsidRPr="00580435">
              <w:rPr>
                <w:cs/>
              </w:rPr>
              <w:t xml:space="preserve"> </w:t>
            </w:r>
          </w:p>
          <w:p w:rsidRPr="00580435" w:rsidR="00162552" w:rsidP="00162552" w:rsidRDefault="00162552" w14:paraId="30C3AAFF" w14:textId="77777777">
            <w:pPr>
              <w:spacing w:after="0"/>
              <w:rPr>
                <w:cs/>
              </w:rPr>
            </w:pPr>
            <w:r w:rsidRPr="00580435">
              <w:rPr>
                <w:cs/>
              </w:rPr>
              <w:t xml:space="preserve">              หรือ </w:t>
            </w:r>
            <w:r w:rsidRPr="00580435">
              <w:t>PO_NAME</w:t>
            </w:r>
          </w:p>
          <w:p w:rsidRPr="00580435" w:rsidR="00162552" w:rsidP="00162552" w:rsidRDefault="00162552" w14:paraId="5D83C01E" w14:textId="77777777">
            <w:pPr>
              <w:spacing w:after="0"/>
            </w:pPr>
            <w:r w:rsidRPr="00580435">
              <w:t xml:space="preserve">Value </w:t>
            </w:r>
            <w:r w:rsidRPr="00580435">
              <w:rPr>
                <w:cs/>
              </w:rPr>
              <w:t xml:space="preserve">: </w:t>
            </w:r>
            <w:r w:rsidRPr="00580435">
              <w:t>PLM_PO</w:t>
            </w:r>
            <w:r w:rsidRPr="00580435">
              <w:rPr>
                <w:cs/>
              </w:rPr>
              <w:t>.</w:t>
            </w:r>
            <w:r w:rsidRPr="00580435">
              <w:t>ROW_ID</w:t>
            </w:r>
          </w:p>
          <w:p w:rsidRPr="00580435" w:rsidR="00162552" w:rsidP="00162552" w:rsidRDefault="00162552" w14:paraId="226E23AE" w14:textId="77777777">
            <w:pPr>
              <w:rPr>
                <w:cs/>
              </w:rPr>
            </w:pPr>
            <w:r w:rsidRPr="00580435">
              <w:rPr>
                <w:cs/>
              </w:rPr>
              <w:t>ตัวอย่าง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669"/>
              <w:gridCol w:w="2670"/>
            </w:tblGrid>
            <w:tr w:rsidRPr="00EA633E" w:rsidR="00162552" w:rsidTr="00D97EE9" w14:paraId="26F41CF9" w14:textId="77777777">
              <w:trPr>
                <w:tblHeader/>
              </w:trPr>
              <w:tc>
                <w:tcPr>
                  <w:tcW w:w="2669" w:type="dxa"/>
                  <w:shd w:val="clear" w:color="auto" w:fill="C2D69B" w:themeFill="accent3" w:themeFillTint="99"/>
                </w:tcPr>
                <w:p w:rsidRPr="00580435" w:rsidR="00162552" w:rsidP="00162552" w:rsidRDefault="00162552" w14:paraId="765B8973" w14:textId="77777777">
                  <w:pPr>
                    <w:pStyle w:val="HeaderTable"/>
                    <w:jc w:val="center"/>
                    <w:rPr>
                      <w:rFonts w:eastAsiaTheme="minorHAnsi" w:cstheme="minorBidi"/>
                      <w:b w:val="0"/>
                      <w:lang w:bidi="th-TH"/>
                    </w:rPr>
                  </w:pPr>
                  <w:r w:rsidRPr="00580435">
                    <w:rPr>
                      <w:rFonts w:eastAsiaTheme="minorHAnsi" w:cstheme="minorBidi"/>
                      <w:b w:val="0"/>
                      <w:lang w:bidi="th-TH"/>
                    </w:rPr>
                    <w:t>Display</w:t>
                  </w:r>
                </w:p>
              </w:tc>
              <w:tc>
                <w:tcPr>
                  <w:tcW w:w="2670" w:type="dxa"/>
                  <w:shd w:val="clear" w:color="auto" w:fill="C2D69B" w:themeFill="accent3" w:themeFillTint="99"/>
                </w:tcPr>
                <w:p w:rsidRPr="00580435" w:rsidR="00162552" w:rsidP="00162552" w:rsidRDefault="00162552" w14:paraId="30B4E64E" w14:textId="77777777">
                  <w:pPr>
                    <w:pStyle w:val="HeaderTable"/>
                    <w:jc w:val="center"/>
                    <w:rPr>
                      <w:rFonts w:eastAsiaTheme="minorHAnsi" w:cstheme="minorBidi"/>
                      <w:b w:val="0"/>
                      <w:lang w:bidi="th-TH"/>
                    </w:rPr>
                  </w:pPr>
                  <w:r w:rsidRPr="00580435">
                    <w:rPr>
                      <w:rFonts w:eastAsiaTheme="minorHAnsi" w:cstheme="minorBidi"/>
                      <w:b w:val="0"/>
                      <w:lang w:bidi="th-TH"/>
                    </w:rPr>
                    <w:t>Value</w:t>
                  </w:r>
                </w:p>
              </w:tc>
            </w:tr>
            <w:tr w:rsidRPr="00EA633E" w:rsidR="00162552" w:rsidTr="00D97EE9" w14:paraId="27FFE988" w14:textId="77777777">
              <w:tc>
                <w:tcPr>
                  <w:tcW w:w="2669" w:type="dxa"/>
                </w:tcPr>
                <w:p w:rsidRPr="00580435" w:rsidR="00162552" w:rsidP="00162552" w:rsidRDefault="00162552" w14:paraId="7E083FBD" w14:textId="77777777">
                  <w:r w:rsidRPr="00580435">
                    <w:rPr>
                      <w:rFonts w:cs="Angsana New"/>
                      <w:color w:val="000000"/>
                      <w:cs/>
                    </w:rPr>
                    <w:t>(</w:t>
                  </w:r>
                  <w:r w:rsidRPr="00580435">
                    <w:rPr>
                      <w:color w:val="000000"/>
                    </w:rPr>
                    <w:t>P000001</w:t>
                  </w:r>
                  <w:r w:rsidRPr="00580435">
                    <w:rPr>
                      <w:rFonts w:cs="Angsana New"/>
                      <w:color w:val="000000"/>
                      <w:cs/>
                    </w:rPr>
                    <w:t xml:space="preserve">) </w:t>
                  </w:r>
                  <w:r w:rsidRPr="00580435">
                    <w:rPr>
                      <w:color w:val="000000"/>
                    </w:rPr>
                    <w:t xml:space="preserve">PO1 </w:t>
                  </w:r>
                </w:p>
              </w:tc>
              <w:tc>
                <w:tcPr>
                  <w:tcW w:w="2670" w:type="dxa"/>
                </w:tcPr>
                <w:p w:rsidRPr="00580435" w:rsidR="00162552" w:rsidP="00162552" w:rsidRDefault="00162552" w14:paraId="1D823A36" w14:textId="77777777">
                  <w:r w:rsidRPr="00580435">
                    <w:t>10000001</w:t>
                  </w:r>
                </w:p>
              </w:tc>
            </w:tr>
            <w:tr w:rsidRPr="00EA633E" w:rsidR="00162552" w:rsidTr="00D97EE9" w14:paraId="012B4EBB" w14:textId="77777777">
              <w:tc>
                <w:tcPr>
                  <w:tcW w:w="2669" w:type="dxa"/>
                </w:tcPr>
                <w:p w:rsidRPr="00580435" w:rsidR="00162552" w:rsidP="00162552" w:rsidRDefault="00162552" w14:paraId="1FAEDDED" w14:textId="77777777">
                  <w:r w:rsidRPr="00580435">
                    <w:rPr>
                      <w:rFonts w:cs="Angsana New"/>
                      <w:color w:val="000000"/>
                      <w:cs/>
                    </w:rPr>
                    <w:t>(</w:t>
                  </w:r>
                  <w:r w:rsidRPr="00580435">
                    <w:rPr>
                      <w:color w:val="000000"/>
                    </w:rPr>
                    <w:t>P000002</w:t>
                  </w:r>
                  <w:r w:rsidRPr="00580435">
                    <w:rPr>
                      <w:rFonts w:cs="Angsana New"/>
                      <w:color w:val="000000"/>
                      <w:cs/>
                    </w:rPr>
                    <w:t xml:space="preserve">) </w:t>
                  </w:r>
                  <w:r w:rsidRPr="00580435">
                    <w:rPr>
                      <w:color w:val="000000"/>
                    </w:rPr>
                    <w:t xml:space="preserve">PO2 </w:t>
                  </w:r>
                </w:p>
              </w:tc>
              <w:tc>
                <w:tcPr>
                  <w:tcW w:w="2670" w:type="dxa"/>
                </w:tcPr>
                <w:p w:rsidRPr="00580435" w:rsidR="00162552" w:rsidP="00162552" w:rsidRDefault="00162552" w14:paraId="12848692" w14:textId="77777777">
                  <w:r w:rsidRPr="00580435">
                    <w:t>10000002</w:t>
                  </w:r>
                </w:p>
              </w:tc>
            </w:tr>
            <w:tr w:rsidRPr="00EA633E" w:rsidR="00162552" w:rsidTr="00D97EE9" w14:paraId="445FC4C5" w14:textId="77777777">
              <w:tc>
                <w:tcPr>
                  <w:tcW w:w="2669" w:type="dxa"/>
                </w:tcPr>
                <w:p w:rsidRPr="00580435" w:rsidR="00162552" w:rsidP="00162552" w:rsidRDefault="00162552" w14:paraId="75781E8B" w14:textId="77777777">
                  <w:r w:rsidRPr="00580435">
                    <w:t>PO3</w:t>
                  </w:r>
                </w:p>
              </w:tc>
              <w:tc>
                <w:tcPr>
                  <w:tcW w:w="2670" w:type="dxa"/>
                </w:tcPr>
                <w:p w:rsidRPr="00580435" w:rsidR="00162552" w:rsidP="00162552" w:rsidRDefault="00162552" w14:paraId="1C38A6B2" w14:textId="77777777">
                  <w:r w:rsidRPr="00580435">
                    <w:t>10000003</w:t>
                  </w:r>
                </w:p>
              </w:tc>
            </w:tr>
            <w:tr w:rsidRPr="00A44AB4" w:rsidR="00162552" w:rsidTr="00D97EE9" w14:paraId="07CA5F8B" w14:textId="77777777">
              <w:tc>
                <w:tcPr>
                  <w:tcW w:w="2669" w:type="dxa"/>
                </w:tcPr>
                <w:p w:rsidRPr="00580435" w:rsidR="00162552" w:rsidP="00162552" w:rsidRDefault="00162552" w14:paraId="290C85B2" w14:textId="77777777">
                  <w:r w:rsidRPr="00580435">
                    <w:t>PO4</w:t>
                  </w:r>
                </w:p>
              </w:tc>
              <w:tc>
                <w:tcPr>
                  <w:tcW w:w="2670" w:type="dxa"/>
                </w:tcPr>
                <w:p w:rsidRPr="00580435" w:rsidR="00162552" w:rsidP="00162552" w:rsidRDefault="00162552" w14:paraId="6071C61E" w14:textId="77777777">
                  <w:r w:rsidRPr="00580435">
                    <w:t>10000004</w:t>
                  </w:r>
                </w:p>
              </w:tc>
            </w:tr>
          </w:tbl>
          <w:p w:rsidRPr="00A44AB4" w:rsidR="00162552" w:rsidP="00162552" w:rsidRDefault="00162552" w14:paraId="79C00786" w14:textId="77777777">
            <w:pPr>
              <w:rPr>
                <w:highlight w:val="yellow"/>
                <w:cs/>
              </w:rPr>
            </w:pPr>
          </w:p>
        </w:tc>
      </w:tr>
      <w:tr w:rsidRPr="008979A8" w:rsidR="00162552" w:rsidTr="00D97EE9" w14:paraId="5F049122" w14:textId="77777777">
        <w:trPr>
          <w:trHeight w:val="111"/>
        </w:trPr>
        <w:tc>
          <w:tcPr>
            <w:tcW w:w="5000" w:type="pct"/>
            <w:gridSpan w:val="4"/>
            <w:shd w:val="clear" w:color="auto" w:fill="C2D69B" w:themeFill="accent3" w:themeFillTint="99"/>
          </w:tcPr>
          <w:p w:rsidRPr="00A57AF5" w:rsidR="00162552" w:rsidP="00162552" w:rsidRDefault="00162552" w14:paraId="71D6F868" w14:textId="3ABAAC98">
            <w:pPr>
              <w:pStyle w:val="HeaderTable"/>
            </w:pPr>
            <w:r>
              <w:t>End PO Relation</w:t>
            </w:r>
            <w:r>
              <w:rPr>
                <w:rFonts w:cs="Angsana New"/>
                <w:bCs/>
                <w:cs/>
                <w:lang w:bidi="th-TH"/>
              </w:rPr>
              <w:t xml:space="preserve"> </w:t>
            </w:r>
            <w:r>
              <w:t>AR VR Section</w:t>
            </w:r>
          </w:p>
        </w:tc>
      </w:tr>
      <w:tr w:rsidRPr="008979A8" w:rsidR="00162552" w:rsidTr="00D97EE9" w14:paraId="0499B37F" w14:textId="77777777">
        <w:trPr>
          <w:trHeight w:val="162"/>
        </w:trPr>
        <w:tc>
          <w:tcPr>
            <w:tcW w:w="848" w:type="pct"/>
          </w:tcPr>
          <w:p w:rsidR="00162552" w:rsidP="00162552" w:rsidRDefault="00162552" w14:paraId="4D40C029" w14:textId="77777777">
            <w:r w:rsidRPr="008979A8">
              <w:rPr>
                <w:cs/>
              </w:rPr>
              <w:t xml:space="preserve">ปุ่ม </w:t>
            </w:r>
            <w:r w:rsidRPr="008979A8">
              <w:t>Add</w:t>
            </w:r>
          </w:p>
        </w:tc>
        <w:tc>
          <w:tcPr>
            <w:tcW w:w="1075" w:type="pct"/>
          </w:tcPr>
          <w:p w:rsidR="00162552" w:rsidP="00162552" w:rsidRDefault="00162552" w14:paraId="4818B392" w14:textId="77777777">
            <w:r w:rsidRPr="008979A8">
              <w:t>Button</w:t>
            </w:r>
          </w:p>
        </w:tc>
        <w:tc>
          <w:tcPr>
            <w:tcW w:w="3077" w:type="pct"/>
            <w:gridSpan w:val="2"/>
          </w:tcPr>
          <w:p w:rsidR="00162552" w:rsidP="00162552" w:rsidRDefault="00162552" w14:paraId="76ADB73C" w14:textId="77777777">
            <w:pPr>
              <w:pStyle w:val="HeaderTable"/>
              <w:rPr>
                <w:b w:val="0"/>
                <w:bCs/>
                <w:lang w:bidi="th-TH"/>
              </w:rPr>
            </w:pPr>
            <w:r w:rsidRPr="008979A8">
              <w:rPr>
                <w:b w:val="0"/>
                <w:bCs/>
                <w:lang w:bidi="th-TH"/>
              </w:rPr>
              <w:t xml:space="preserve">Visible </w:t>
            </w:r>
            <w:r w:rsidRPr="008979A8">
              <w:rPr>
                <w:rFonts w:cs="Angsana New"/>
                <w:cs/>
                <w:lang w:bidi="th-TH"/>
              </w:rPr>
              <w:t>เมื่อมี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b w:val="0"/>
                <w:bCs/>
                <w:lang w:bidi="th-TH"/>
              </w:rPr>
              <w:t xml:space="preserve">Event </w:t>
            </w:r>
            <w:r w:rsidRPr="008979A8">
              <w:rPr>
                <w:rFonts w:cs="Angsana New"/>
                <w:cs/>
                <w:lang w:bidi="th-TH"/>
              </w:rPr>
              <w:t>มาจาก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691921">
              <w:rPr>
                <w:b w:val="0"/>
                <w:bCs/>
                <w:lang w:bidi="th-TH"/>
              </w:rPr>
              <w:t xml:space="preserve">PO Relation </w:t>
            </w:r>
            <w:r w:rsidRPr="00E2221B">
              <w:rPr>
                <w:b w:val="0"/>
                <w:bCs/>
                <w:lang w:bidi="th-TH"/>
              </w:rPr>
              <w:t xml:space="preserve">Table Section </w:t>
            </w:r>
            <w:r w:rsidRPr="008979A8">
              <w:rPr>
                <w:rFonts w:cs="Angsana New"/>
                <w:cs/>
                <w:lang w:bidi="th-TH"/>
              </w:rPr>
              <w:t>เป็น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“</w:t>
            </w:r>
            <w:r w:rsidRPr="008979A8">
              <w:rPr>
                <w:b w:val="0"/>
                <w:bCs/>
                <w:lang w:bidi="th-TH"/>
              </w:rPr>
              <w:t>Add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>”</w:t>
            </w:r>
          </w:p>
          <w:p w:rsidR="00162552" w:rsidP="00162552" w:rsidRDefault="00162552" w14:paraId="015B78C7" w14:textId="77777777">
            <w:r>
              <w:rPr>
                <w:rFonts w:hint="cs"/>
                <w:cs/>
              </w:rPr>
              <w:t>เมื่อกดปุ่ม</w:t>
            </w:r>
          </w:p>
          <w:p w:rsidR="00162552" w:rsidP="00162552" w:rsidRDefault="00162552" w14:paraId="2D352710" w14:textId="77777777">
            <w:pPr>
              <w:pStyle w:val="ListParagraph"/>
              <w:numPr>
                <w:ilvl w:val="0"/>
                <w:numId w:val="15"/>
              </w:numPr>
              <w:spacing w:after="160" w:line="259" w:lineRule="auto"/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Validate </w:t>
            </w:r>
            <w:r>
              <w:rPr>
                <w:rFonts w:hint="cs" w:cs="Angsana New"/>
                <w:cs/>
              </w:rPr>
              <w:t>ข้อมูลในหน้าจอ</w:t>
            </w:r>
          </w:p>
          <w:p w:rsidRPr="00AE41BB" w:rsidR="00162552" w:rsidP="00162552" w:rsidRDefault="00162552" w14:paraId="6B285033" w14:textId="77777777">
            <w:pPr>
              <w:pStyle w:val="ListParagraph"/>
              <w:numPr>
                <w:ilvl w:val="0"/>
                <w:numId w:val="15"/>
              </w:numPr>
              <w:spacing w:after="160" w:line="259" w:lineRule="auto"/>
            </w:pPr>
            <w:r w:rsidRPr="00257C21">
              <w:rPr>
                <w:rFonts w:hint="cs"/>
                <w:cs/>
              </w:rPr>
              <w:t xml:space="preserve">ให้ทำการเคลียร์ค่าใน </w:t>
            </w:r>
            <w:r>
              <w:t>PO RelationDetail Section</w:t>
            </w:r>
            <w:r w:rsidRPr="00257C21">
              <w:rPr>
                <w:rFonts w:hint="cs"/>
                <w:cs/>
              </w:rPr>
              <w:t xml:space="preserve"> และ</w:t>
            </w:r>
            <w:r w:rsidRPr="00257C21">
              <w:t xml:space="preserve"> Invisible</w:t>
            </w:r>
            <w:r w:rsidRPr="00C8259F">
              <w:rPr>
                <w:rFonts w:cs="Angsana New"/>
                <w:cs/>
              </w:rPr>
              <w:t xml:space="preserve"> </w:t>
            </w:r>
            <w:r>
              <w:t>PO Relation Detail Section</w:t>
            </w:r>
          </w:p>
        </w:tc>
      </w:tr>
      <w:tr w:rsidRPr="008979A8" w:rsidR="00162552" w:rsidTr="00D97EE9" w14:paraId="787B0486" w14:textId="77777777">
        <w:trPr>
          <w:trHeight w:val="162"/>
        </w:trPr>
        <w:tc>
          <w:tcPr>
            <w:tcW w:w="848" w:type="pct"/>
          </w:tcPr>
          <w:p w:rsidR="00162552" w:rsidP="00162552" w:rsidRDefault="00162552" w14:paraId="1787CDDB" w14:textId="77777777">
            <w:r w:rsidRPr="008979A8">
              <w:rPr>
                <w:cs/>
              </w:rPr>
              <w:t xml:space="preserve">ปุ่ม </w:t>
            </w:r>
            <w:r w:rsidRPr="008979A8">
              <w:t>Update</w:t>
            </w:r>
          </w:p>
        </w:tc>
        <w:tc>
          <w:tcPr>
            <w:tcW w:w="1075" w:type="pct"/>
          </w:tcPr>
          <w:p w:rsidR="00162552" w:rsidP="00162552" w:rsidRDefault="00162552" w14:paraId="4FF0FF4F" w14:textId="77777777">
            <w:r w:rsidRPr="008979A8">
              <w:t>Button</w:t>
            </w:r>
          </w:p>
        </w:tc>
        <w:tc>
          <w:tcPr>
            <w:tcW w:w="3077" w:type="pct"/>
            <w:gridSpan w:val="2"/>
          </w:tcPr>
          <w:p w:rsidR="00162552" w:rsidP="00162552" w:rsidRDefault="00162552" w14:paraId="6B7F4EBE" w14:textId="77777777">
            <w:pPr>
              <w:pStyle w:val="HeaderTable"/>
              <w:rPr>
                <w:b w:val="0"/>
                <w:bCs/>
                <w:lang w:bidi="th-TH"/>
              </w:rPr>
            </w:pPr>
            <w:r w:rsidRPr="008979A8">
              <w:rPr>
                <w:b w:val="0"/>
                <w:bCs/>
                <w:lang w:bidi="th-TH"/>
              </w:rPr>
              <w:t xml:space="preserve">Visible </w:t>
            </w:r>
            <w:r w:rsidRPr="008979A8">
              <w:rPr>
                <w:rFonts w:cs="Angsana New"/>
                <w:cs/>
                <w:lang w:bidi="th-TH"/>
              </w:rPr>
              <w:t>เมื่อมี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b w:val="0"/>
                <w:bCs/>
                <w:lang w:bidi="th-TH"/>
              </w:rPr>
              <w:t xml:space="preserve">Event </w:t>
            </w:r>
            <w:r w:rsidRPr="008979A8">
              <w:rPr>
                <w:rFonts w:cs="Angsana New"/>
                <w:cs/>
                <w:lang w:bidi="th-TH"/>
              </w:rPr>
              <w:t>มาจาก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691921">
              <w:rPr>
                <w:b w:val="0"/>
                <w:bCs/>
                <w:lang w:bidi="th-TH"/>
              </w:rPr>
              <w:t xml:space="preserve">PO Relation </w:t>
            </w:r>
            <w:r w:rsidRPr="00E2221B">
              <w:rPr>
                <w:b w:val="0"/>
                <w:bCs/>
                <w:lang w:bidi="th-TH"/>
              </w:rPr>
              <w:t xml:space="preserve">Table Section </w:t>
            </w:r>
            <w:r w:rsidRPr="008979A8">
              <w:rPr>
                <w:rFonts w:cs="Angsana New"/>
                <w:cs/>
                <w:lang w:bidi="th-TH"/>
              </w:rPr>
              <w:t>เป็น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“</w:t>
            </w:r>
            <w:r>
              <w:rPr>
                <w:b w:val="0"/>
                <w:bCs/>
                <w:lang w:bidi="th-TH"/>
              </w:rPr>
              <w:t>Edit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>”</w:t>
            </w:r>
          </w:p>
          <w:p w:rsidR="00162552" w:rsidP="00162552" w:rsidRDefault="00162552" w14:paraId="0DFCAF16" w14:textId="77777777">
            <w:r>
              <w:rPr>
                <w:rFonts w:hint="cs"/>
                <w:cs/>
              </w:rPr>
              <w:t>เมื่อกดปุ่ม</w:t>
            </w:r>
          </w:p>
          <w:p w:rsidR="00162552" w:rsidP="00162552" w:rsidRDefault="00162552" w14:paraId="31D58D60" w14:textId="77777777">
            <w:pPr>
              <w:pStyle w:val="ListParagraph"/>
              <w:numPr>
                <w:ilvl w:val="0"/>
                <w:numId w:val="15"/>
              </w:numPr>
              <w:spacing w:after="160" w:line="259" w:lineRule="auto"/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Validate </w:t>
            </w:r>
            <w:r>
              <w:rPr>
                <w:rFonts w:hint="cs" w:cs="Angsana New"/>
                <w:cs/>
              </w:rPr>
              <w:t>ข้อมูลในหน้าจอ</w:t>
            </w:r>
          </w:p>
          <w:p w:rsidRPr="00AE41BB" w:rsidR="00162552" w:rsidP="00162552" w:rsidRDefault="00162552" w14:paraId="689D600F" w14:textId="77777777">
            <w:pPr>
              <w:pStyle w:val="ListParagraph"/>
              <w:numPr>
                <w:ilvl w:val="0"/>
                <w:numId w:val="15"/>
              </w:numPr>
              <w:spacing w:after="160" w:line="259" w:lineRule="auto"/>
            </w:pPr>
            <w:r w:rsidRPr="00257C21">
              <w:rPr>
                <w:rFonts w:hint="cs"/>
                <w:cs/>
              </w:rPr>
              <w:t xml:space="preserve">ให้ทำการเคลียร์ค่าใน </w:t>
            </w:r>
            <w:r>
              <w:t>PO Relation Detail Section</w:t>
            </w:r>
            <w:r w:rsidRPr="00257C21">
              <w:rPr>
                <w:rFonts w:hint="cs"/>
                <w:cs/>
              </w:rPr>
              <w:t xml:space="preserve"> และ</w:t>
            </w:r>
            <w:r w:rsidRPr="00257C21">
              <w:t xml:space="preserve"> Invisible</w:t>
            </w:r>
            <w:r w:rsidRPr="00C8259F">
              <w:rPr>
                <w:rFonts w:cs="Angsana New"/>
                <w:cs/>
              </w:rPr>
              <w:t xml:space="preserve"> </w:t>
            </w:r>
            <w:r>
              <w:t>PO Relation Detail Section</w:t>
            </w:r>
          </w:p>
        </w:tc>
      </w:tr>
      <w:tr w:rsidRPr="008979A8" w:rsidR="00162552" w:rsidTr="00D97EE9" w14:paraId="1784CB77" w14:textId="77777777">
        <w:trPr>
          <w:trHeight w:val="162"/>
        </w:trPr>
        <w:tc>
          <w:tcPr>
            <w:tcW w:w="848" w:type="pct"/>
          </w:tcPr>
          <w:p w:rsidR="00162552" w:rsidP="00162552" w:rsidRDefault="00162552" w14:paraId="22698A28" w14:textId="77777777">
            <w:r>
              <w:rPr>
                <w:rFonts w:hint="cs"/>
                <w:cs/>
              </w:rPr>
              <w:t xml:space="preserve">ปุ่ม </w:t>
            </w:r>
            <w:r>
              <w:t>Cancel</w:t>
            </w:r>
          </w:p>
        </w:tc>
        <w:tc>
          <w:tcPr>
            <w:tcW w:w="1075" w:type="pct"/>
          </w:tcPr>
          <w:p w:rsidR="00162552" w:rsidP="00162552" w:rsidRDefault="00162552" w14:paraId="45E5F593" w14:textId="77777777">
            <w:r>
              <w:t>Button</w:t>
            </w:r>
          </w:p>
        </w:tc>
        <w:tc>
          <w:tcPr>
            <w:tcW w:w="3077" w:type="pct"/>
            <w:gridSpan w:val="2"/>
          </w:tcPr>
          <w:p w:rsidR="00162552" w:rsidP="00162552" w:rsidRDefault="00162552" w14:paraId="220AE876" w14:textId="77777777">
            <w:r>
              <w:rPr>
                <w:rFonts w:hint="cs"/>
                <w:cs/>
              </w:rPr>
              <w:t>เมื่อกดปุ่ม</w:t>
            </w:r>
            <w:r w:rsidRPr="00257C21">
              <w:rPr>
                <w:rFonts w:hint="cs"/>
                <w:cs/>
              </w:rPr>
              <w:t xml:space="preserve">ให้ทำการเคลียร์ค่าใน </w:t>
            </w:r>
            <w:r>
              <w:t>PO Relation Detail Section</w:t>
            </w:r>
            <w:r w:rsidRPr="00257C21">
              <w:rPr>
                <w:rFonts w:hint="cs"/>
                <w:cs/>
              </w:rPr>
              <w:t xml:space="preserve"> และ</w:t>
            </w:r>
            <w:r w:rsidRPr="00257C21">
              <w:t xml:space="preserve"> Invisible</w:t>
            </w:r>
            <w:r>
              <w:rPr>
                <w:rFonts w:cs="Angsana New"/>
                <w:cs/>
              </w:rPr>
              <w:t xml:space="preserve"> </w:t>
            </w:r>
            <w:r>
              <w:t>PO Relation Detail Section</w:t>
            </w:r>
          </w:p>
        </w:tc>
      </w:tr>
      <w:tr w:rsidRPr="008979A8" w:rsidR="00162552" w:rsidTr="00D97EE9" w14:paraId="73FC17A3" w14:textId="77777777">
        <w:trPr>
          <w:trHeight w:val="111"/>
        </w:trPr>
        <w:tc>
          <w:tcPr>
            <w:tcW w:w="5000" w:type="pct"/>
            <w:gridSpan w:val="4"/>
            <w:shd w:val="clear" w:color="auto" w:fill="C2D69B" w:themeFill="accent3" w:themeFillTint="99"/>
          </w:tcPr>
          <w:p w:rsidR="00162552" w:rsidP="00162552" w:rsidRDefault="00162552" w14:paraId="5C7E4A7A" w14:textId="77777777">
            <w:pPr>
              <w:pStyle w:val="HeaderTable"/>
            </w:pPr>
            <w:r>
              <w:t>End PO Relation AR VR Detail Section</w:t>
            </w:r>
          </w:p>
        </w:tc>
      </w:tr>
    </w:tbl>
    <w:p w:rsidRPr="008979A8" w:rsidR="00F11EC1" w:rsidP="00F73FEF" w:rsidRDefault="00F11EC1" w14:paraId="2923C8F2" w14:textId="77777777">
      <w:pPr>
        <w:pStyle w:val="Heading3"/>
        <w:numPr>
          <w:ilvl w:val="0"/>
          <w:numId w:val="420"/>
        </w:numPr>
        <w:rPr>
          <w:rFonts w:ascii="CordiaUPC" w:hAnsi="CordiaUPC" w:cs="CordiaUPC"/>
          <w:sz w:val="32"/>
          <w:szCs w:val="32"/>
        </w:rPr>
      </w:pPr>
      <w:r w:rsidRPr="008979A8">
        <w:rPr>
          <w:rFonts w:ascii="CordiaUPC" w:hAnsi="CordiaUPC" w:cs="CordiaUPC"/>
          <w:sz w:val="32"/>
          <w:szCs w:val="32"/>
        </w:rPr>
        <w:t>Script Validation</w:t>
      </w:r>
    </w:p>
    <w:tbl>
      <w:tblPr>
        <w:tblW w:w="4938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385"/>
        <w:gridCol w:w="2896"/>
        <w:gridCol w:w="3451"/>
        <w:gridCol w:w="1172"/>
      </w:tblGrid>
      <w:tr w:rsidRPr="008979A8" w:rsidR="00F11EC1" w:rsidTr="00D97EE9" w14:paraId="26729726" w14:textId="77777777">
        <w:trPr>
          <w:cantSplit/>
          <w:tblHeader/>
        </w:trPr>
        <w:tc>
          <w:tcPr>
            <w:tcW w:w="778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F11EC1" w:rsidP="00D97EE9" w:rsidRDefault="00F11EC1" w14:paraId="5CE0A1C9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Error Code</w:t>
            </w:r>
          </w:p>
        </w:tc>
        <w:tc>
          <w:tcPr>
            <w:tcW w:w="1626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F11EC1" w:rsidP="00D97EE9" w:rsidRDefault="00F11EC1" w14:paraId="30AB8CDD" w14:textId="77777777">
            <w:pPr>
              <w:rPr>
                <w:rFonts w:cs="CordiaUPC"/>
                <w:b/>
                <w:bCs/>
              </w:rPr>
            </w:pPr>
            <w:r>
              <w:rPr>
                <w:rFonts w:cs="CordiaUPC"/>
                <w:b/>
                <w:bCs/>
              </w:rPr>
              <w:t xml:space="preserve">Error Message </w:t>
            </w:r>
          </w:p>
        </w:tc>
        <w:tc>
          <w:tcPr>
            <w:tcW w:w="1938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F11EC1" w:rsidP="00D97EE9" w:rsidRDefault="00F11EC1" w14:paraId="4047C2E4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Logic</w:t>
            </w:r>
          </w:p>
        </w:tc>
        <w:tc>
          <w:tcPr>
            <w:tcW w:w="658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F11EC1" w:rsidP="00D97EE9" w:rsidRDefault="00F11EC1" w14:paraId="1C0C7F0B" w14:textId="77777777">
            <w:pPr>
              <w:rPr>
                <w:rFonts w:cs="CordiaUPC"/>
                <w:b/>
                <w:bCs/>
              </w:rPr>
            </w:pPr>
            <w:r>
              <w:rPr>
                <w:rFonts w:cs="CordiaUPC"/>
                <w:b/>
                <w:bCs/>
              </w:rPr>
              <w:t>Submit Call</w:t>
            </w:r>
          </w:p>
        </w:tc>
      </w:tr>
      <w:tr w:rsidRPr="00792590" w:rsidR="00F11EC1" w:rsidTr="00D97EE9" w14:paraId="4FFABBE3" w14:textId="77777777">
        <w:tc>
          <w:tcPr>
            <w:tcW w:w="778" w:type="pct"/>
          </w:tcPr>
          <w:p w:rsidRPr="00B91E66" w:rsidR="00F11EC1" w:rsidP="00F11EC1" w:rsidRDefault="00F11EC1" w14:paraId="2CE1F426" w14:textId="60922D1F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B91E66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26" w:type="pct"/>
          </w:tcPr>
          <w:p w:rsidR="00F11EC1" w:rsidP="00F11EC1" w:rsidRDefault="00F11EC1" w14:paraId="73601BB6" w14:textId="62D9D986">
            <w:r>
              <w:t>Deduct</w:t>
            </w:r>
            <w:r w:rsidRPr="003542C5">
              <w:t xml:space="preserve"> Type is required</w:t>
            </w:r>
            <w:r w:rsidRPr="003542C5">
              <w:rPr>
                <w:rFonts w:cs="Angsana New"/>
                <w:cs/>
              </w:rPr>
              <w:t>.</w:t>
            </w:r>
          </w:p>
        </w:tc>
        <w:tc>
          <w:tcPr>
            <w:tcW w:w="1938" w:type="pct"/>
          </w:tcPr>
          <w:p w:rsidR="00F11EC1" w:rsidP="00F11EC1" w:rsidRDefault="00F11EC1" w14:paraId="49140104" w14:textId="5A7ACCA9">
            <w:r>
              <w:t>deduct</w:t>
            </w:r>
            <w:r w:rsidRPr="003542C5">
              <w:t xml:space="preserve">Type </w:t>
            </w:r>
            <w:r w:rsidRPr="003542C5">
              <w:rPr>
                <w:rFonts w:hint="cs" w:cs="Angsana New"/>
                <w:cs/>
              </w:rPr>
              <w:t xml:space="preserve">จะต้องเป็น </w:t>
            </w:r>
            <w:r w:rsidRPr="003542C5">
              <w:rPr>
                <w:rFonts w:cs="CordiaUPC"/>
              </w:rPr>
              <w:t>Mandatory</w:t>
            </w:r>
          </w:p>
        </w:tc>
        <w:tc>
          <w:tcPr>
            <w:tcW w:w="658" w:type="pct"/>
          </w:tcPr>
          <w:p w:rsidR="00F11EC1" w:rsidP="00F11EC1" w:rsidRDefault="00F11EC1" w14:paraId="1F77BF83" w14:textId="340A4736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Pr="00792590" w:rsidR="00F11EC1" w:rsidTr="00D97EE9" w14:paraId="0A3517B8" w14:textId="77777777">
        <w:tc>
          <w:tcPr>
            <w:tcW w:w="778" w:type="pct"/>
          </w:tcPr>
          <w:p w:rsidRPr="00792590" w:rsidR="00F11EC1" w:rsidP="00F11EC1" w:rsidRDefault="00F11EC1" w14:paraId="151D5198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B91E66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26" w:type="pct"/>
          </w:tcPr>
          <w:p w:rsidRPr="00792590" w:rsidR="00F11EC1" w:rsidP="00F11EC1" w:rsidRDefault="00F11EC1" w14:paraId="20CFDDF5" w14:textId="77777777">
            <w:pPr>
              <w:rPr>
                <w:rFonts w:cs="CordiaUPC"/>
              </w:rPr>
            </w:pPr>
            <w:r>
              <w:t>Effective Start Date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938" w:type="pct"/>
          </w:tcPr>
          <w:p w:rsidRPr="00792590" w:rsidR="00F11EC1" w:rsidP="00F11EC1" w:rsidRDefault="00F11EC1" w14:paraId="6182BA26" w14:textId="77777777">
            <w:pPr>
              <w:rPr>
                <w:rFonts w:cs="CordiaUPC"/>
              </w:rPr>
            </w:pPr>
            <w:r>
              <w:t>effectiveStartDate</w:t>
            </w:r>
            <w:r w:rsidRPr="00792590">
              <w:rPr>
                <w:rFonts w:hint="cs"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จะต้องเป็น </w:t>
            </w:r>
            <w:r w:rsidRPr="00792590">
              <w:rPr>
                <w:rFonts w:cs="CordiaUPC"/>
              </w:rPr>
              <w:t>Mandatory</w:t>
            </w:r>
          </w:p>
        </w:tc>
        <w:tc>
          <w:tcPr>
            <w:tcW w:w="658" w:type="pct"/>
          </w:tcPr>
          <w:p w:rsidR="00F11EC1" w:rsidP="00F11EC1" w:rsidRDefault="00F11EC1" w14:paraId="6F2C1BD8" w14:textId="77777777">
            <w:pPr>
              <w:rPr>
                <w:rFonts w:cs="CordiaUPC"/>
                <w:szCs w:val="36"/>
              </w:rPr>
            </w:pPr>
          </w:p>
        </w:tc>
      </w:tr>
      <w:tr w:rsidRPr="00792590" w:rsidR="00F11EC1" w:rsidTr="00D97EE9" w14:paraId="0980DBE8" w14:textId="77777777">
        <w:tc>
          <w:tcPr>
            <w:tcW w:w="778" w:type="pct"/>
          </w:tcPr>
          <w:p w:rsidRPr="00B91E66" w:rsidR="00F11EC1" w:rsidP="00F11EC1" w:rsidRDefault="00F11EC1" w14:paraId="5C88D6AC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EC5057">
              <w:rPr>
                <w:rFonts w:ascii="CordiaUPC" w:hAnsi="CordiaUPC" w:cs="CordiaUPC"/>
                <w:sz w:val="28"/>
                <w:szCs w:val="28"/>
              </w:rPr>
              <w:t>000</w:t>
            </w:r>
            <w:r>
              <w:rPr>
                <w:rFonts w:ascii="CordiaUPC" w:hAnsi="CordiaUPC" w:cs="CordiaUPC"/>
                <w:sz w:val="28"/>
                <w:szCs w:val="28"/>
              </w:rPr>
              <w:t>26</w:t>
            </w:r>
          </w:p>
        </w:tc>
        <w:tc>
          <w:tcPr>
            <w:tcW w:w="1626" w:type="pct"/>
          </w:tcPr>
          <w:p w:rsidRPr="003542C5" w:rsidR="00F11EC1" w:rsidP="00F11EC1" w:rsidRDefault="00F11EC1" w14:paraId="08A0763B" w14:textId="77777777">
            <w:r>
              <w:rPr>
                <w:rFonts w:cs="CordiaUPC"/>
              </w:rPr>
              <w:t xml:space="preserve">Effective Start </w:t>
            </w:r>
            <w:r w:rsidRPr="00B50A74">
              <w:rPr>
                <w:rFonts w:cs="CordiaUPC"/>
              </w:rPr>
              <w:t>Date</w:t>
            </w:r>
            <w:r w:rsidRPr="002259C2">
              <w:rPr>
                <w:rFonts w:cs="Angsana New"/>
                <w:cs/>
              </w:rPr>
              <w:t xml:space="preserve"> </w:t>
            </w:r>
            <w:r w:rsidRPr="00BC187A">
              <w:t xml:space="preserve">must be </w:t>
            </w:r>
            <w:r>
              <w:t>earlier</w:t>
            </w:r>
            <w:r w:rsidRPr="00BC187A">
              <w:t xml:space="preserve"> than or equal to </w:t>
            </w:r>
            <w:r>
              <w:rPr>
                <w:rFonts w:cs="CordiaUPC"/>
              </w:rPr>
              <w:t xml:space="preserve">Effective End </w:t>
            </w:r>
            <w:r w:rsidRPr="00B50A74">
              <w:rPr>
                <w:rFonts w:cs="CordiaUPC"/>
              </w:rPr>
              <w:t>Date</w:t>
            </w:r>
          </w:p>
        </w:tc>
        <w:tc>
          <w:tcPr>
            <w:tcW w:w="1938" w:type="pct"/>
          </w:tcPr>
          <w:p w:rsidRPr="003542C5" w:rsidR="00F11EC1" w:rsidP="00F11EC1" w:rsidRDefault="00F11EC1" w14:paraId="0EE45E93" w14:textId="77777777">
            <w:r>
              <w:t>effectiveStartDate</w:t>
            </w:r>
            <w:r w:rsidRPr="00792590">
              <w:rPr>
                <w:rFonts w:hint="cs"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จะต้องเป็นวันที่ที่มาก่อนหรือเท่ากับ </w:t>
            </w:r>
            <w:r>
              <w:t>effectiveEndDate</w:t>
            </w:r>
          </w:p>
        </w:tc>
        <w:tc>
          <w:tcPr>
            <w:tcW w:w="658" w:type="pct"/>
          </w:tcPr>
          <w:p w:rsidR="00F11EC1" w:rsidP="00F11EC1" w:rsidRDefault="00F11EC1" w14:paraId="6A0CD629" w14:textId="77777777">
            <w:pPr>
              <w:rPr>
                <w:rFonts w:cs="CordiaUPC"/>
                <w:szCs w:val="36"/>
              </w:rPr>
            </w:pPr>
          </w:p>
        </w:tc>
      </w:tr>
      <w:tr w:rsidRPr="00792590" w:rsidR="00F11EC1" w:rsidTr="00D97EE9" w14:paraId="5E197821" w14:textId="77777777">
        <w:tc>
          <w:tcPr>
            <w:tcW w:w="778" w:type="pct"/>
          </w:tcPr>
          <w:p w:rsidR="00F11EC1" w:rsidP="00F11EC1" w:rsidRDefault="00F11EC1" w14:paraId="2F81142C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B91E66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26" w:type="pct"/>
          </w:tcPr>
          <w:p w:rsidRPr="003542C5" w:rsidR="00F11EC1" w:rsidP="00F11EC1" w:rsidRDefault="00F11EC1" w14:paraId="05EF9B01" w14:textId="77777777">
            <w:r w:rsidRPr="003542C5">
              <w:t>PO Relation Type is required</w:t>
            </w:r>
            <w:r w:rsidRPr="003542C5">
              <w:rPr>
                <w:rFonts w:cs="Angsana New"/>
                <w:cs/>
              </w:rPr>
              <w:t>.</w:t>
            </w:r>
          </w:p>
        </w:tc>
        <w:tc>
          <w:tcPr>
            <w:tcW w:w="1938" w:type="pct"/>
          </w:tcPr>
          <w:p w:rsidRPr="003542C5" w:rsidR="00F11EC1" w:rsidP="00F11EC1" w:rsidRDefault="00F11EC1" w14:paraId="541A1F9F" w14:textId="77777777">
            <w:pPr>
              <w:rPr>
                <w:rFonts w:cs="CordiaUPC"/>
                <w:szCs w:val="36"/>
              </w:rPr>
            </w:pPr>
            <w:r w:rsidRPr="003542C5">
              <w:t xml:space="preserve">poRelationType </w:t>
            </w:r>
            <w:r w:rsidRPr="003542C5">
              <w:rPr>
                <w:rFonts w:hint="cs" w:cs="Angsana New"/>
                <w:cs/>
              </w:rPr>
              <w:t xml:space="preserve">จะต้องเป็น </w:t>
            </w:r>
            <w:r w:rsidRPr="003542C5">
              <w:rPr>
                <w:rFonts w:cs="CordiaUPC"/>
              </w:rPr>
              <w:t>Mandatory</w:t>
            </w:r>
          </w:p>
        </w:tc>
        <w:tc>
          <w:tcPr>
            <w:tcW w:w="658" w:type="pct"/>
          </w:tcPr>
          <w:p w:rsidR="00F11EC1" w:rsidP="00F11EC1" w:rsidRDefault="00F11EC1" w14:paraId="093C01B0" w14:textId="77777777">
            <w:pPr>
              <w:rPr>
                <w:rFonts w:cs="CordiaUPC"/>
                <w:szCs w:val="36"/>
              </w:rPr>
            </w:pPr>
          </w:p>
        </w:tc>
      </w:tr>
      <w:tr w:rsidRPr="00792590" w:rsidR="00F11EC1" w:rsidTr="00D97EE9" w14:paraId="1CA7CAA7" w14:textId="77777777">
        <w:tc>
          <w:tcPr>
            <w:tcW w:w="778" w:type="pct"/>
          </w:tcPr>
          <w:p w:rsidR="00F11EC1" w:rsidP="00F11EC1" w:rsidRDefault="00F11EC1" w14:paraId="122276DD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B91E66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26" w:type="pct"/>
          </w:tcPr>
          <w:p w:rsidRPr="003542C5" w:rsidR="00F11EC1" w:rsidP="00F11EC1" w:rsidRDefault="00F11EC1" w14:paraId="4F36ACD7" w14:textId="77777777">
            <w:r w:rsidRPr="003542C5">
              <w:t>PO Relation</w:t>
            </w:r>
            <w:r>
              <w:t xml:space="preserve"> or Remark</w:t>
            </w:r>
            <w:r w:rsidRPr="003542C5">
              <w:t xml:space="preserve"> is required</w:t>
            </w:r>
            <w:r w:rsidRPr="003542C5">
              <w:rPr>
                <w:rFonts w:cs="Angsana New"/>
                <w:cs/>
              </w:rPr>
              <w:t>.</w:t>
            </w:r>
          </w:p>
        </w:tc>
        <w:tc>
          <w:tcPr>
            <w:tcW w:w="1938" w:type="pct"/>
          </w:tcPr>
          <w:p w:rsidRPr="003542C5" w:rsidR="00F11EC1" w:rsidP="00F11EC1" w:rsidRDefault="00F11EC1" w14:paraId="7F91828D" w14:textId="77777777">
            <w:pPr>
              <w:rPr>
                <w:rFonts w:cs="CordiaUPC"/>
                <w:szCs w:val="36"/>
              </w:rPr>
            </w:pPr>
            <w:r w:rsidRPr="003542C5">
              <w:t>poRelation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หรือ </w:t>
            </w:r>
            <w:r>
              <w:t>remark</w:t>
            </w:r>
            <w:r w:rsidRPr="003542C5">
              <w:rPr>
                <w:rFonts w:cs="Angsana New"/>
                <w:cs/>
              </w:rPr>
              <w:t xml:space="preserve"> </w:t>
            </w:r>
            <w:r w:rsidRPr="003542C5">
              <w:rPr>
                <w:rFonts w:hint="cs" w:cs="Angsana New"/>
                <w:cs/>
              </w:rPr>
              <w:t xml:space="preserve">จะต้องเป็น </w:t>
            </w:r>
            <w:r w:rsidRPr="003542C5">
              <w:rPr>
                <w:rFonts w:cs="CordiaUPC"/>
              </w:rPr>
              <w:t>Mandatory</w:t>
            </w:r>
          </w:p>
        </w:tc>
        <w:tc>
          <w:tcPr>
            <w:tcW w:w="658" w:type="pct"/>
          </w:tcPr>
          <w:p w:rsidR="00F11EC1" w:rsidP="00F11EC1" w:rsidRDefault="00F11EC1" w14:paraId="0C4A623F" w14:textId="77777777">
            <w:pPr>
              <w:rPr>
                <w:rFonts w:cs="CordiaUPC"/>
                <w:szCs w:val="36"/>
              </w:rPr>
            </w:pPr>
          </w:p>
        </w:tc>
      </w:tr>
    </w:tbl>
    <w:p w:rsidRPr="008979A8" w:rsidR="00F11EC1" w:rsidP="00F73FEF" w:rsidRDefault="00F11EC1" w14:paraId="6C16323F" w14:textId="77777777">
      <w:pPr>
        <w:pStyle w:val="Heading3"/>
        <w:numPr>
          <w:ilvl w:val="0"/>
          <w:numId w:val="420"/>
        </w:numPr>
        <w:rPr>
          <w:rFonts w:ascii="CordiaUPC" w:hAnsi="CordiaUPC" w:cs="CordiaUPC"/>
          <w:sz w:val="32"/>
          <w:szCs w:val="32"/>
        </w:rPr>
      </w:pPr>
      <w:r w:rsidRPr="008979A8">
        <w:rPr>
          <w:rFonts w:ascii="CordiaUPC" w:hAnsi="CordiaUPC" w:cs="CordiaUPC"/>
          <w:sz w:val="32"/>
          <w:szCs w:val="32"/>
        </w:rPr>
        <w:t>Mapping to DB</w:t>
      </w:r>
    </w:p>
    <w:tbl>
      <w:tblPr>
        <w:tblW w:w="4977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348"/>
        <w:gridCol w:w="2486"/>
        <w:gridCol w:w="4141"/>
      </w:tblGrid>
      <w:tr w:rsidRPr="008979A8" w:rsidR="00F11EC1" w:rsidTr="00D97EE9" w14:paraId="6472C3A6" w14:textId="77777777">
        <w:trPr>
          <w:cantSplit/>
          <w:tblHeader/>
        </w:trPr>
        <w:tc>
          <w:tcPr>
            <w:tcW w:w="1308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F11EC1" w:rsidP="00D97EE9" w:rsidRDefault="00F11EC1" w14:paraId="2A9282F7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Database Table</w:t>
            </w:r>
          </w:p>
        </w:tc>
        <w:tc>
          <w:tcPr>
            <w:tcW w:w="1385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F11EC1" w:rsidP="00D97EE9" w:rsidRDefault="00F11EC1" w14:paraId="51B6FCBF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Database Column</w:t>
            </w:r>
          </w:p>
        </w:tc>
        <w:tc>
          <w:tcPr>
            <w:tcW w:w="2307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F11EC1" w:rsidP="00D97EE9" w:rsidRDefault="00F11EC1" w14:paraId="740AFC02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Field on Screen</w:t>
            </w:r>
          </w:p>
        </w:tc>
      </w:tr>
      <w:tr w:rsidRPr="008979A8" w:rsidR="00F11EC1" w:rsidTr="00D97EE9" w14:paraId="52FE54EC" w14:textId="77777777">
        <w:tc>
          <w:tcPr>
            <w:tcW w:w="1308" w:type="pct"/>
            <w:vMerge w:val="restart"/>
          </w:tcPr>
          <w:p w:rsidRPr="008979A8" w:rsidR="00F11EC1" w:rsidP="00D97EE9" w:rsidRDefault="00F11EC1" w14:paraId="21C898F0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MASS_ENH_PO_RELATION</w:t>
            </w:r>
          </w:p>
        </w:tc>
        <w:tc>
          <w:tcPr>
            <w:tcW w:w="1385" w:type="pct"/>
          </w:tcPr>
          <w:p w:rsidRPr="008979A8" w:rsidR="00F11EC1" w:rsidP="00D97EE9" w:rsidRDefault="00F11EC1" w14:paraId="279FFCAA" w14:textId="77777777">
            <w:pPr>
              <w:spacing w:after="0"/>
              <w:rPr>
                <w:rFonts w:cs="CordiaUPC"/>
              </w:rPr>
            </w:pPr>
            <w:r w:rsidRPr="00944318">
              <w:t>ROW_ID</w:t>
            </w:r>
          </w:p>
        </w:tc>
        <w:tc>
          <w:tcPr>
            <w:tcW w:w="2307" w:type="pct"/>
          </w:tcPr>
          <w:p w:rsidR="00F11EC1" w:rsidP="00D97EE9" w:rsidRDefault="00F11EC1" w14:paraId="3FACD88E" w14:textId="77777777">
            <w:pPr>
              <w:spacing w:after="0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ครั้งแรก</w:t>
            </w:r>
          </w:p>
          <w:p w:rsidR="00F11EC1" w:rsidP="00D97EE9" w:rsidRDefault="00F11EC1" w14:paraId="64FC8E69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ให้ระบบ </w:t>
            </w:r>
            <w:r>
              <w:rPr>
                <w:rFonts w:cs="CordiaUPC"/>
              </w:rPr>
              <w:t xml:space="preserve">Auto Generate </w:t>
            </w:r>
          </w:p>
          <w:p w:rsidR="00F11EC1" w:rsidP="00D97EE9" w:rsidRDefault="00F11EC1" w14:paraId="47F02F48" w14:textId="77777777">
            <w:pPr>
              <w:spacing w:after="0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ครั้งถัดไป</w:t>
            </w:r>
          </w:p>
          <w:p w:rsidRPr="008979A8" w:rsidR="00F11EC1" w:rsidP="00D97EE9" w:rsidRDefault="00F11EC1" w14:paraId="6452AE87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ให้ใช้ </w:t>
            </w:r>
            <w:r>
              <w:rPr>
                <w:rFonts w:cs="CordiaUPC"/>
              </w:rPr>
              <w:t xml:space="preserve">Row ID </w:t>
            </w:r>
            <w:r>
              <w:rPr>
                <w:rFonts w:hint="cs" w:cs="Angsana New"/>
                <w:cs/>
              </w:rPr>
              <w:t>เดิม</w:t>
            </w:r>
          </w:p>
        </w:tc>
      </w:tr>
      <w:tr w:rsidRPr="008979A8" w:rsidR="00F11EC1" w:rsidTr="00D97EE9" w14:paraId="278131A8" w14:textId="77777777">
        <w:tc>
          <w:tcPr>
            <w:tcW w:w="1308" w:type="pct"/>
            <w:vMerge/>
          </w:tcPr>
          <w:p w:rsidRPr="008979A8" w:rsidR="00F11EC1" w:rsidP="00D97EE9" w:rsidRDefault="00F11EC1" w14:paraId="020CC073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F11EC1" w:rsidP="00D97EE9" w:rsidRDefault="00F11EC1" w14:paraId="3E3F9FAB" w14:textId="77777777">
            <w:r>
              <w:t>MASS_ENH_</w:t>
            </w:r>
            <w:r w:rsidRPr="00944318">
              <w:t>PO</w:t>
            </w:r>
            <w:r>
              <w:t>_DETAIL</w:t>
            </w:r>
            <w:r w:rsidRPr="00944318">
              <w:t>_ROW_ID</w:t>
            </w:r>
          </w:p>
        </w:tc>
        <w:tc>
          <w:tcPr>
            <w:tcW w:w="2307" w:type="pct"/>
          </w:tcPr>
          <w:p w:rsidR="00F11EC1" w:rsidP="00D97EE9" w:rsidRDefault="00F11EC1" w14:paraId="29DD3D30" w14:textId="77777777">
            <w:pPr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>ให้</w:t>
            </w:r>
            <w:r w:rsidRPr="008979A8">
              <w:rPr>
                <w:rFonts w:cs="Angsana New"/>
                <w:cs/>
              </w:rPr>
              <w:t>ใช้</w:t>
            </w:r>
            <w:r>
              <w:rPr>
                <w:rFonts w:hint="cs" w:cs="Angsana New"/>
                <w:cs/>
              </w:rPr>
              <w:t xml:space="preserve"> </w:t>
            </w:r>
            <w:r>
              <w:t>MASS_ ENH_</w:t>
            </w:r>
            <w:r w:rsidRPr="00944318">
              <w:t>PO</w:t>
            </w:r>
            <w:r>
              <w:t>_DETAIL</w:t>
            </w:r>
            <w:r w:rsidRPr="008979A8">
              <w:rPr>
                <w:rFonts w:cs="Angsana New"/>
                <w:cs/>
              </w:rPr>
              <w:t>.</w:t>
            </w:r>
            <w:r w:rsidRPr="008979A8">
              <w:rPr>
                <w:rFonts w:cs="CordiaUPC"/>
              </w:rPr>
              <w:t>ROW_ID</w:t>
            </w:r>
            <w:r>
              <w:rPr>
                <w:rFonts w:hint="cs" w:cs="Angsana New"/>
                <w:cs/>
              </w:rPr>
              <w:t xml:space="preserve"> เดิม</w:t>
            </w:r>
          </w:p>
        </w:tc>
      </w:tr>
      <w:tr w:rsidRPr="008979A8" w:rsidR="00F11EC1" w:rsidTr="00D97EE9" w14:paraId="493B1BBF" w14:textId="77777777">
        <w:tc>
          <w:tcPr>
            <w:tcW w:w="1308" w:type="pct"/>
            <w:vMerge/>
          </w:tcPr>
          <w:p w:rsidRPr="008979A8" w:rsidR="00F11EC1" w:rsidP="00D97EE9" w:rsidRDefault="00F11EC1" w14:paraId="225ABDFE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F11EC1" w:rsidP="00D97EE9" w:rsidRDefault="00F11EC1" w14:paraId="0E378973" w14:textId="77777777">
            <w:r>
              <w:t>RELATION_TO_PO_TYPE</w:t>
            </w:r>
          </w:p>
        </w:tc>
        <w:tc>
          <w:tcPr>
            <w:tcW w:w="2307" w:type="pct"/>
          </w:tcPr>
          <w:p w:rsidR="00F11EC1" w:rsidP="00D97EE9" w:rsidRDefault="00F11EC1" w14:paraId="03A0C1E5" w14:textId="77777777">
            <w:pPr>
              <w:rPr>
                <w:rFonts w:cs="CordiaUPC"/>
                <w:cs/>
              </w:rPr>
            </w:pPr>
            <w:r>
              <w:rPr>
                <w:rFonts w:cs="CordiaUPC"/>
              </w:rPr>
              <w:t xml:space="preserve">Default Value </w:t>
            </w:r>
            <w:r>
              <w:rPr>
                <w:rFonts w:cs="Angsana New"/>
                <w:cs/>
              </w:rPr>
              <w:t>: “</w:t>
            </w:r>
            <w:r>
              <w:rPr>
                <w:rFonts w:cs="CordiaUPC"/>
              </w:rPr>
              <w:t>Content VDO</w:t>
            </w:r>
            <w:r>
              <w:rPr>
                <w:rFonts w:cs="Angsana New"/>
                <w:cs/>
              </w:rPr>
              <w:t>”</w:t>
            </w:r>
          </w:p>
        </w:tc>
      </w:tr>
      <w:tr w:rsidRPr="008979A8" w:rsidR="00F11EC1" w:rsidTr="00D97EE9" w14:paraId="3B69E1F8" w14:textId="77777777">
        <w:tc>
          <w:tcPr>
            <w:tcW w:w="1308" w:type="pct"/>
            <w:vMerge/>
          </w:tcPr>
          <w:p w:rsidRPr="008979A8" w:rsidR="00F11EC1" w:rsidP="00D97EE9" w:rsidRDefault="00F11EC1" w14:paraId="7BA45902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944318" w:rsidR="00F11EC1" w:rsidP="00D97EE9" w:rsidRDefault="00F11EC1" w14:paraId="6AF78DC5" w14:textId="77777777">
            <w:r>
              <w:t>PO_RELATION_TYPE</w:t>
            </w:r>
          </w:p>
        </w:tc>
        <w:tc>
          <w:tcPr>
            <w:tcW w:w="2307" w:type="pct"/>
          </w:tcPr>
          <w:p w:rsidR="00F11EC1" w:rsidP="00D97EE9" w:rsidRDefault="00F11EC1" w14:paraId="3606BC12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poRelationType</w:t>
            </w:r>
          </w:p>
        </w:tc>
      </w:tr>
      <w:tr w:rsidRPr="008979A8" w:rsidR="00F11EC1" w:rsidTr="00D97EE9" w14:paraId="5CD8AC1F" w14:textId="77777777">
        <w:tc>
          <w:tcPr>
            <w:tcW w:w="1308" w:type="pct"/>
            <w:vMerge/>
          </w:tcPr>
          <w:p w:rsidRPr="008979A8" w:rsidR="00F11EC1" w:rsidP="00D97EE9" w:rsidRDefault="00F11EC1" w14:paraId="680EC25B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944318" w:rsidR="00F11EC1" w:rsidP="00D97EE9" w:rsidRDefault="00F11EC1" w14:paraId="1943000B" w14:textId="77777777">
            <w:r>
              <w:t>EFFECTIVE_START_DATE</w:t>
            </w:r>
          </w:p>
        </w:tc>
        <w:tc>
          <w:tcPr>
            <w:tcW w:w="2307" w:type="pct"/>
          </w:tcPr>
          <w:p w:rsidR="00F11EC1" w:rsidP="00D97EE9" w:rsidRDefault="00F11EC1" w14:paraId="3A655773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effectiveStartDate</w:t>
            </w:r>
          </w:p>
        </w:tc>
      </w:tr>
      <w:tr w:rsidRPr="008979A8" w:rsidR="00F11EC1" w:rsidTr="00D97EE9" w14:paraId="415C776C" w14:textId="77777777">
        <w:tc>
          <w:tcPr>
            <w:tcW w:w="1308" w:type="pct"/>
            <w:vMerge/>
          </w:tcPr>
          <w:p w:rsidRPr="008979A8" w:rsidR="00F11EC1" w:rsidP="00D97EE9" w:rsidRDefault="00F11EC1" w14:paraId="7F4FF6D4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944318" w:rsidR="00F11EC1" w:rsidP="00D97EE9" w:rsidRDefault="00F11EC1" w14:paraId="39BD0D7D" w14:textId="77777777">
            <w:r>
              <w:t>EFFECTIVE_END_DATE</w:t>
            </w:r>
          </w:p>
        </w:tc>
        <w:tc>
          <w:tcPr>
            <w:tcW w:w="2307" w:type="pct"/>
          </w:tcPr>
          <w:p w:rsidR="00F11EC1" w:rsidP="00D97EE9" w:rsidRDefault="00F11EC1" w14:paraId="24BB5299" w14:textId="77777777">
            <w:pPr>
              <w:rPr>
                <w:rFonts w:cs="CordiaUPC"/>
                <w:cs/>
              </w:rPr>
            </w:pPr>
            <w:r>
              <w:rPr>
                <w:rFonts w:cs="CordiaUPC"/>
              </w:rPr>
              <w:t>effectiveEndDate</w:t>
            </w:r>
          </w:p>
        </w:tc>
      </w:tr>
      <w:tr w:rsidRPr="008979A8" w:rsidR="00F11EC1" w:rsidTr="00D97EE9" w14:paraId="42E58ED4" w14:textId="77777777">
        <w:tc>
          <w:tcPr>
            <w:tcW w:w="1308" w:type="pct"/>
            <w:vMerge/>
          </w:tcPr>
          <w:p w:rsidRPr="008979A8" w:rsidR="00F11EC1" w:rsidP="00D97EE9" w:rsidRDefault="00F11EC1" w14:paraId="135E3AC9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944318" w:rsidR="00F11EC1" w:rsidP="00D97EE9" w:rsidRDefault="00F11EC1" w14:paraId="2101EE9D" w14:textId="77777777">
            <w:r>
              <w:t>REMARK</w:t>
            </w:r>
          </w:p>
        </w:tc>
        <w:tc>
          <w:tcPr>
            <w:tcW w:w="2307" w:type="pct"/>
          </w:tcPr>
          <w:p w:rsidR="00F11EC1" w:rsidP="00D97EE9" w:rsidRDefault="00F11EC1" w14:paraId="622BBC59" w14:textId="77777777">
            <w:pPr>
              <w:rPr>
                <w:rFonts w:cs="CordiaUPC"/>
                <w:cs/>
              </w:rPr>
            </w:pPr>
            <w:r>
              <w:rPr>
                <w:rFonts w:cs="CordiaUPC"/>
              </w:rPr>
              <w:t>remark</w:t>
            </w:r>
          </w:p>
        </w:tc>
      </w:tr>
      <w:tr w:rsidRPr="008979A8" w:rsidR="00F11EC1" w:rsidTr="00D97EE9" w14:paraId="5995D19B" w14:textId="77777777">
        <w:tc>
          <w:tcPr>
            <w:tcW w:w="1308" w:type="pct"/>
            <w:vMerge w:val="restart"/>
          </w:tcPr>
          <w:p w:rsidRPr="008979A8" w:rsidR="00F11EC1" w:rsidP="00D97EE9" w:rsidRDefault="00F11EC1" w14:paraId="7BA53573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MASS_</w:t>
            </w:r>
            <w:r>
              <w:t xml:space="preserve"> ENH_</w:t>
            </w:r>
            <w:r>
              <w:rPr>
                <w:rFonts w:cs="CordiaUPC"/>
              </w:rPr>
              <w:t>PO_RELATION_DETAIL</w:t>
            </w:r>
          </w:p>
        </w:tc>
        <w:tc>
          <w:tcPr>
            <w:tcW w:w="1385" w:type="pct"/>
          </w:tcPr>
          <w:p w:rsidR="00F11EC1" w:rsidP="00D97EE9" w:rsidRDefault="00F11EC1" w14:paraId="0C008633" w14:textId="77777777">
            <w:r w:rsidRPr="00944318">
              <w:t>ROW_ID</w:t>
            </w:r>
          </w:p>
        </w:tc>
        <w:tc>
          <w:tcPr>
            <w:tcW w:w="2307" w:type="pct"/>
          </w:tcPr>
          <w:p w:rsidR="00F11EC1" w:rsidP="00D97EE9" w:rsidRDefault="00F11EC1" w14:paraId="0B290B1A" w14:textId="77777777">
            <w:pPr>
              <w:spacing w:after="0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ครั้งแรก</w:t>
            </w:r>
          </w:p>
          <w:p w:rsidR="00F11EC1" w:rsidP="00D97EE9" w:rsidRDefault="00F11EC1" w14:paraId="409B9D3E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ให้ระบบ </w:t>
            </w:r>
            <w:r>
              <w:rPr>
                <w:rFonts w:cs="CordiaUPC"/>
              </w:rPr>
              <w:t xml:space="preserve">Auto Generate </w:t>
            </w:r>
          </w:p>
          <w:p w:rsidR="00F11EC1" w:rsidP="00D97EE9" w:rsidRDefault="00F11EC1" w14:paraId="2CEC213A" w14:textId="77777777">
            <w:pPr>
              <w:spacing w:after="0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ครั้งถัดไป</w:t>
            </w:r>
          </w:p>
          <w:p w:rsidR="00F11EC1" w:rsidP="00D97EE9" w:rsidRDefault="00F11EC1" w14:paraId="79C36F68" w14:textId="77777777">
            <w:pPr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ให้ใช้ </w:t>
            </w:r>
            <w:r>
              <w:rPr>
                <w:rFonts w:cs="CordiaUPC"/>
              </w:rPr>
              <w:t xml:space="preserve">Row ID </w:t>
            </w:r>
            <w:r>
              <w:rPr>
                <w:rFonts w:hint="cs" w:cs="Angsana New"/>
                <w:cs/>
              </w:rPr>
              <w:t>เดิม</w:t>
            </w:r>
          </w:p>
        </w:tc>
      </w:tr>
      <w:tr w:rsidRPr="008979A8" w:rsidR="00F11EC1" w:rsidTr="00D97EE9" w14:paraId="413ABD82" w14:textId="77777777">
        <w:tc>
          <w:tcPr>
            <w:tcW w:w="1308" w:type="pct"/>
            <w:vMerge/>
          </w:tcPr>
          <w:p w:rsidRPr="008979A8" w:rsidR="00F11EC1" w:rsidP="00D97EE9" w:rsidRDefault="00F11EC1" w14:paraId="639705A4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F11EC1" w:rsidP="00D97EE9" w:rsidRDefault="00F11EC1" w14:paraId="33C058B8" w14:textId="77777777">
            <w:r>
              <w:rPr>
                <w:rFonts w:cs="CordiaUPC"/>
              </w:rPr>
              <w:t>MASS_</w:t>
            </w:r>
            <w:r>
              <w:t xml:space="preserve"> ENH_</w:t>
            </w:r>
            <w:r>
              <w:rPr>
                <w:rFonts w:cs="CordiaUPC"/>
              </w:rPr>
              <w:t>PO_RELATION</w:t>
            </w:r>
            <w:r>
              <w:t>_ROW_ID</w:t>
            </w:r>
          </w:p>
        </w:tc>
        <w:tc>
          <w:tcPr>
            <w:tcW w:w="2307" w:type="pct"/>
          </w:tcPr>
          <w:p w:rsidR="00F11EC1" w:rsidP="00D97EE9" w:rsidRDefault="00F11EC1" w14:paraId="75185326" w14:textId="77777777">
            <w:pPr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>ให้</w:t>
            </w:r>
            <w:r w:rsidRPr="008979A8">
              <w:rPr>
                <w:rFonts w:cs="Angsana New"/>
                <w:cs/>
              </w:rPr>
              <w:t>ใช้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CordiaUPC"/>
              </w:rPr>
              <w:t>MASS_</w:t>
            </w:r>
            <w:r>
              <w:t xml:space="preserve"> ENH_</w:t>
            </w:r>
            <w:r>
              <w:rPr>
                <w:rFonts w:cs="CordiaUPC"/>
              </w:rPr>
              <w:t>PO_RELATION</w:t>
            </w:r>
            <w:r w:rsidRPr="008979A8">
              <w:rPr>
                <w:rFonts w:cs="Angsana New"/>
                <w:cs/>
              </w:rPr>
              <w:t>.</w:t>
            </w:r>
            <w:r w:rsidRPr="008979A8">
              <w:rPr>
                <w:rFonts w:cs="CordiaUPC"/>
              </w:rPr>
              <w:t>ROW_ID</w:t>
            </w:r>
            <w:r>
              <w:rPr>
                <w:rFonts w:hint="cs" w:cs="Angsana New"/>
                <w:cs/>
              </w:rPr>
              <w:t xml:space="preserve"> เดิม</w:t>
            </w:r>
          </w:p>
        </w:tc>
      </w:tr>
      <w:tr w:rsidRPr="008979A8" w:rsidR="00F11EC1" w:rsidTr="00D97EE9" w14:paraId="5F5A86E8" w14:textId="77777777">
        <w:tc>
          <w:tcPr>
            <w:tcW w:w="1308" w:type="pct"/>
            <w:vMerge/>
          </w:tcPr>
          <w:p w:rsidRPr="008979A8" w:rsidR="00F11EC1" w:rsidP="00D97EE9" w:rsidRDefault="00F11EC1" w14:paraId="058502DD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F11EC1" w:rsidP="00D97EE9" w:rsidRDefault="00F11EC1" w14:paraId="5ACB9B92" w14:textId="77777777">
            <w:pPr>
              <w:rPr>
                <w:rFonts w:cs="CordiaUPC"/>
              </w:rPr>
            </w:pPr>
            <w:r w:rsidRPr="00944318">
              <w:t>PO_ROW_ID</w:t>
            </w:r>
          </w:p>
        </w:tc>
        <w:tc>
          <w:tcPr>
            <w:tcW w:w="2307" w:type="pct"/>
          </w:tcPr>
          <w:p w:rsidR="00F11EC1" w:rsidP="00D97EE9" w:rsidRDefault="00F11EC1" w14:paraId="501C0E39" w14:textId="77777777">
            <w:pPr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>ให้</w:t>
            </w:r>
            <w:r w:rsidRPr="008979A8">
              <w:rPr>
                <w:rFonts w:cs="Angsana New"/>
                <w:cs/>
              </w:rPr>
              <w:t>ใช้</w:t>
            </w:r>
            <w:r>
              <w:rPr>
                <w:rFonts w:hint="cs" w:cs="Angsana New"/>
                <w:cs/>
              </w:rPr>
              <w:t xml:space="preserve"> </w:t>
            </w:r>
            <w:r w:rsidRPr="008979A8">
              <w:rPr>
                <w:rFonts w:cs="CordiaUPC"/>
              </w:rPr>
              <w:t>PLM_P</w:t>
            </w:r>
            <w:r>
              <w:rPr>
                <w:rFonts w:cs="CordiaUPC"/>
              </w:rPr>
              <w:t>O</w:t>
            </w:r>
            <w:r w:rsidRPr="008979A8">
              <w:rPr>
                <w:rFonts w:cs="Angsana New"/>
                <w:cs/>
              </w:rPr>
              <w:t>.</w:t>
            </w:r>
            <w:r w:rsidRPr="008979A8">
              <w:rPr>
                <w:rFonts w:cs="CordiaUPC"/>
              </w:rPr>
              <w:t>ROW_ID</w:t>
            </w:r>
            <w:r>
              <w:rPr>
                <w:rFonts w:hint="cs" w:cs="Angsana New"/>
                <w:cs/>
              </w:rPr>
              <w:t xml:space="preserve"> ของ </w:t>
            </w:r>
            <w:r>
              <w:rPr>
                <w:rFonts w:cs="CordiaUPC"/>
              </w:rPr>
              <w:t xml:space="preserve">PO </w:t>
            </w:r>
            <w:r>
              <w:rPr>
                <w:rFonts w:hint="cs" w:cs="Angsana New"/>
                <w:cs/>
              </w:rPr>
              <w:t>ที่เลือกมา</w:t>
            </w:r>
          </w:p>
        </w:tc>
      </w:tr>
      <w:tr w:rsidRPr="008979A8" w:rsidR="00F11EC1" w:rsidTr="00D97EE9" w14:paraId="5DAB7EE1" w14:textId="77777777">
        <w:tc>
          <w:tcPr>
            <w:tcW w:w="1308" w:type="pct"/>
            <w:vMerge/>
          </w:tcPr>
          <w:p w:rsidRPr="008979A8" w:rsidR="00F11EC1" w:rsidP="00D97EE9" w:rsidRDefault="00F11EC1" w14:paraId="2EF66932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944318" w:rsidR="00F11EC1" w:rsidP="00D97EE9" w:rsidRDefault="00F11EC1" w14:paraId="3E2E60C1" w14:textId="77777777">
            <w:r>
              <w:t>PO_ENH_ROW_ID</w:t>
            </w:r>
          </w:p>
        </w:tc>
        <w:tc>
          <w:tcPr>
            <w:tcW w:w="2307" w:type="pct"/>
          </w:tcPr>
          <w:p w:rsidR="00F11EC1" w:rsidP="00D97EE9" w:rsidRDefault="00F11EC1" w14:paraId="1442B1CB" w14:textId="77777777">
            <w:pPr>
              <w:rPr>
                <w:rFonts w:cs="CordiaUPC"/>
                <w:cs/>
              </w:rPr>
            </w:pPr>
          </w:p>
        </w:tc>
      </w:tr>
      <w:tr w:rsidRPr="008979A8" w:rsidR="00F11EC1" w:rsidTr="00D97EE9" w14:paraId="7FE4131C" w14:textId="77777777">
        <w:tc>
          <w:tcPr>
            <w:tcW w:w="1308" w:type="pct"/>
            <w:vMerge/>
          </w:tcPr>
          <w:p w:rsidRPr="008979A8" w:rsidR="00F11EC1" w:rsidP="00D97EE9" w:rsidRDefault="00F11EC1" w14:paraId="172F582E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F11EC1" w:rsidP="00D97EE9" w:rsidRDefault="00F11EC1" w14:paraId="0E569968" w14:textId="77777777">
            <w:r>
              <w:t>STATUS</w:t>
            </w:r>
          </w:p>
        </w:tc>
        <w:tc>
          <w:tcPr>
            <w:tcW w:w="2307" w:type="pct"/>
          </w:tcPr>
          <w:p w:rsidR="00F11EC1" w:rsidP="00D97EE9" w:rsidRDefault="00F11EC1" w14:paraId="2B47E334" w14:textId="77777777">
            <w:pPr>
              <w:rPr>
                <w:rFonts w:cs="CordiaUPC"/>
                <w:cs/>
              </w:rPr>
            </w:pPr>
            <w:r>
              <w:rPr>
                <w:rFonts w:cs="CordiaUPC"/>
              </w:rPr>
              <w:t xml:space="preserve">Default Value </w:t>
            </w:r>
            <w:r>
              <w:rPr>
                <w:rFonts w:cs="Angsana New"/>
                <w:cs/>
              </w:rPr>
              <w:t>: “</w:t>
            </w:r>
            <w:r>
              <w:rPr>
                <w:rFonts w:cs="CordiaUPC"/>
              </w:rPr>
              <w:t>Draft</w:t>
            </w:r>
            <w:r>
              <w:rPr>
                <w:rFonts w:cs="Angsana New"/>
                <w:cs/>
              </w:rPr>
              <w:t>”</w:t>
            </w:r>
          </w:p>
        </w:tc>
      </w:tr>
    </w:tbl>
    <w:p w:rsidRPr="00F73FEF" w:rsidR="00F11EC1" w:rsidP="00F73FEF" w:rsidRDefault="00F11EC1" w14:paraId="28A1F97D" w14:textId="77777777"/>
    <w:p w:rsidRPr="00EA73A4" w:rsidR="0012128A" w:rsidP="0012128A" w:rsidRDefault="0012128A" w14:paraId="10DB03D3" w14:textId="1CCEA954">
      <w:pPr>
        <w:pStyle w:val="Heading2"/>
        <w:numPr>
          <w:ilvl w:val="0"/>
          <w:numId w:val="1"/>
        </w:numPr>
        <w:ind w:left="426" w:hanging="426"/>
        <w:rPr>
          <w:rFonts w:ascii="CordiaUPC" w:hAnsi="CordiaUPC" w:cs="CordiaUPC"/>
          <w:sz w:val="36"/>
          <w:szCs w:val="36"/>
        </w:rPr>
      </w:pPr>
      <w:r>
        <w:rPr>
          <w:rFonts w:ascii="CordiaUPC" w:hAnsi="CordiaUPC" w:cs="CordiaUPC"/>
          <w:sz w:val="36"/>
          <w:szCs w:val="36"/>
        </w:rPr>
        <w:t>Mass PO Relation Entertainment Partnership</w:t>
      </w:r>
    </w:p>
    <w:p w:rsidR="0012128A" w:rsidP="00363B2F" w:rsidRDefault="0012128A" w14:paraId="3D2E6378" w14:textId="77777777">
      <w:pPr>
        <w:pStyle w:val="Heading3"/>
        <w:numPr>
          <w:ilvl w:val="0"/>
          <w:numId w:val="495"/>
        </w:numPr>
        <w:rPr>
          <w:rFonts w:ascii="CordiaUPC" w:hAnsi="CordiaUPC" w:cs="CordiaUPC"/>
          <w:sz w:val="32"/>
          <w:szCs w:val="40"/>
        </w:rPr>
      </w:pPr>
      <w:r w:rsidRPr="00180BBA">
        <w:rPr>
          <w:rFonts w:ascii="CordiaUPC" w:hAnsi="CordiaUPC" w:cs="CordiaUPC"/>
          <w:sz w:val="32"/>
          <w:szCs w:val="40"/>
        </w:rPr>
        <w:t>Field on Screen</w:t>
      </w:r>
    </w:p>
    <w:tbl>
      <w:tblPr>
        <w:tblW w:w="4977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522"/>
        <w:gridCol w:w="1930"/>
        <w:gridCol w:w="7"/>
        <w:gridCol w:w="5516"/>
      </w:tblGrid>
      <w:tr w:rsidRPr="008979A8" w:rsidR="0012128A" w:rsidTr="001A53D4" w14:paraId="6B11374D" w14:textId="77777777">
        <w:trPr>
          <w:cantSplit/>
          <w:tblHeader/>
        </w:trPr>
        <w:tc>
          <w:tcPr>
            <w:tcW w:w="848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12128A" w:rsidP="001A53D4" w:rsidRDefault="0012128A" w14:paraId="37AAB470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Field Name</w:t>
            </w:r>
          </w:p>
        </w:tc>
        <w:tc>
          <w:tcPr>
            <w:tcW w:w="1079" w:type="pct"/>
            <w:gridSpan w:val="2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12128A" w:rsidP="001A53D4" w:rsidRDefault="0012128A" w14:paraId="2AD9016F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Type</w:t>
            </w:r>
          </w:p>
        </w:tc>
        <w:tc>
          <w:tcPr>
            <w:tcW w:w="3073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12128A" w:rsidP="001A53D4" w:rsidRDefault="0012128A" w14:paraId="6218C382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Comments</w:t>
            </w:r>
          </w:p>
        </w:tc>
      </w:tr>
      <w:tr w:rsidRPr="008979A8" w:rsidR="0012128A" w:rsidTr="001A53D4" w14:paraId="66C9BED2" w14:textId="77777777">
        <w:trPr>
          <w:trHeight w:val="111"/>
        </w:trPr>
        <w:tc>
          <w:tcPr>
            <w:tcW w:w="5000" w:type="pct"/>
            <w:gridSpan w:val="4"/>
            <w:shd w:val="clear" w:color="auto" w:fill="C2D69B" w:themeFill="accent3" w:themeFillTint="99"/>
          </w:tcPr>
          <w:p w:rsidR="0012128A" w:rsidP="001A53D4" w:rsidRDefault="0012128A" w14:paraId="0E838674" w14:textId="09952D4A">
            <w:pPr>
              <w:pStyle w:val="HeaderTable"/>
            </w:pPr>
            <w:r>
              <w:t>PO Relation Entertainment Partnership Table Section</w:t>
            </w:r>
          </w:p>
        </w:tc>
      </w:tr>
      <w:tr w:rsidRPr="008979A8" w:rsidR="0012128A" w:rsidTr="001A53D4" w14:paraId="685D78CA" w14:textId="77777777">
        <w:trPr>
          <w:trHeight w:val="72"/>
        </w:trPr>
        <w:tc>
          <w:tcPr>
            <w:tcW w:w="848" w:type="pct"/>
          </w:tcPr>
          <w:p w:rsidR="0012128A" w:rsidP="001A53D4" w:rsidRDefault="0012128A" w14:paraId="64AA5E58" w14:textId="77777777">
            <w:r w:rsidRPr="00EA73A4">
              <w:t>Deduct Type</w:t>
            </w:r>
          </w:p>
        </w:tc>
        <w:tc>
          <w:tcPr>
            <w:tcW w:w="1075" w:type="pct"/>
          </w:tcPr>
          <w:p w:rsidR="0012128A" w:rsidP="001A53D4" w:rsidRDefault="0012128A" w14:paraId="76F250EC" w14:textId="77777777"/>
        </w:tc>
        <w:tc>
          <w:tcPr>
            <w:tcW w:w="3077" w:type="pct"/>
            <w:gridSpan w:val="2"/>
          </w:tcPr>
          <w:p w:rsidR="0012128A" w:rsidP="001A53D4" w:rsidRDefault="0012128A" w14:paraId="491770B5" w14:textId="77777777">
            <w:r>
              <w:rPr>
                <w:rFonts w:hint="cs"/>
                <w:cs/>
              </w:rPr>
              <w:t xml:space="preserve">แสดงใน </w:t>
            </w:r>
            <w:r>
              <w:t>Format</w:t>
            </w:r>
          </w:p>
          <w:p w:rsidR="0012128A" w:rsidP="001A53D4" w:rsidRDefault="0012128A" w14:paraId="234BBD14" w14:textId="77777777">
            <w:r>
              <w:t>deductType</w:t>
            </w:r>
          </w:p>
          <w:p w:rsidR="0012128A" w:rsidP="001A53D4" w:rsidRDefault="0012128A" w14:paraId="2BA15C44" w14:textId="5157C65E">
            <w:pPr>
              <w:rPr>
                <w:cs/>
              </w:rPr>
            </w:pPr>
            <w:r>
              <w:t xml:space="preserve">Visible </w:t>
            </w:r>
            <w:r>
              <w:rPr>
                <w:rFonts w:hint="cs"/>
                <w:cs/>
              </w:rPr>
              <w:t xml:space="preserve">เมื่อ </w:t>
            </w:r>
            <w:r>
              <w:t xml:space="preserve">customerType </w:t>
            </w:r>
            <w:r>
              <w:rPr>
                <w:rFonts w:hint="cs"/>
                <w:cs/>
              </w:rPr>
              <w:t xml:space="preserve">เป็น </w:t>
            </w:r>
            <w:r>
              <w:rPr>
                <w:rFonts w:cs="Angsana New"/>
                <w:cs/>
              </w:rPr>
              <w:t>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priceType </w:t>
            </w:r>
            <w:r>
              <w:rPr>
                <w:rFonts w:hint="cs"/>
                <w:cs/>
              </w:rPr>
              <w:t xml:space="preserve">เป็น </w:t>
            </w:r>
            <w:r>
              <w:rPr>
                <w:rFonts w:cs="CordiaUPC"/>
                <w:cs/>
              </w:rPr>
              <w:t>“</w:t>
            </w:r>
            <w:r>
              <w:t>Recurring</w:t>
            </w:r>
            <w:r>
              <w:rPr>
                <w:rFonts w:cs="CordiaUPC"/>
                <w:cs/>
              </w:rPr>
              <w:t>”</w:t>
            </w:r>
          </w:p>
        </w:tc>
      </w:tr>
      <w:tr w:rsidRPr="008979A8" w:rsidR="0012128A" w:rsidTr="001A53D4" w14:paraId="78669EE1" w14:textId="77777777">
        <w:trPr>
          <w:trHeight w:val="72"/>
        </w:trPr>
        <w:tc>
          <w:tcPr>
            <w:tcW w:w="848" w:type="pct"/>
          </w:tcPr>
          <w:p w:rsidR="0012128A" w:rsidP="001A53D4" w:rsidRDefault="0012128A" w14:paraId="64EFC049" w14:textId="329CF7CC">
            <w:r>
              <w:t>Effective</w:t>
            </w:r>
            <w:r w:rsidR="00162552">
              <w:t xml:space="preserve"> Start </w:t>
            </w:r>
            <w:r>
              <w:t xml:space="preserve"> Date</w:t>
            </w:r>
          </w:p>
        </w:tc>
        <w:tc>
          <w:tcPr>
            <w:tcW w:w="1075" w:type="pct"/>
          </w:tcPr>
          <w:p w:rsidR="0012128A" w:rsidP="001A53D4" w:rsidRDefault="0012128A" w14:paraId="5CB0A7BB" w14:textId="77777777"/>
        </w:tc>
        <w:tc>
          <w:tcPr>
            <w:tcW w:w="3077" w:type="pct"/>
            <w:gridSpan w:val="2"/>
          </w:tcPr>
          <w:p w:rsidR="0012128A" w:rsidP="001A53D4" w:rsidRDefault="0012128A" w14:paraId="001F8A67" w14:textId="77777777">
            <w:r>
              <w:rPr>
                <w:rFonts w:hint="cs"/>
                <w:cs/>
              </w:rPr>
              <w:t xml:space="preserve">แสดงใน </w:t>
            </w:r>
            <w:r>
              <w:t>Format</w:t>
            </w:r>
          </w:p>
          <w:p w:rsidR="0012128A" w:rsidP="001A53D4" w:rsidRDefault="0012128A" w14:paraId="550D403F" w14:textId="3FFFCC2D">
            <w:r>
              <w:t>effectiveStartDate</w:t>
            </w:r>
          </w:p>
        </w:tc>
      </w:tr>
      <w:tr w:rsidRPr="008979A8" w:rsidR="00162552" w:rsidTr="001A53D4" w14:paraId="5ED7C7F6" w14:textId="77777777">
        <w:trPr>
          <w:trHeight w:val="72"/>
        </w:trPr>
        <w:tc>
          <w:tcPr>
            <w:tcW w:w="848" w:type="pct"/>
          </w:tcPr>
          <w:p w:rsidR="00162552" w:rsidP="00162552" w:rsidRDefault="00162552" w14:paraId="04D5777F" w14:textId="41BFF0FF">
            <w:r>
              <w:t>Effective End Date</w:t>
            </w:r>
          </w:p>
        </w:tc>
        <w:tc>
          <w:tcPr>
            <w:tcW w:w="1075" w:type="pct"/>
          </w:tcPr>
          <w:p w:rsidR="00162552" w:rsidP="00162552" w:rsidRDefault="00162552" w14:paraId="0C560680" w14:textId="77777777"/>
        </w:tc>
        <w:tc>
          <w:tcPr>
            <w:tcW w:w="3077" w:type="pct"/>
            <w:gridSpan w:val="2"/>
          </w:tcPr>
          <w:p w:rsidR="00162552" w:rsidP="00162552" w:rsidRDefault="00162552" w14:paraId="295E7525" w14:textId="77777777">
            <w:r>
              <w:rPr>
                <w:rFonts w:hint="cs"/>
                <w:cs/>
              </w:rPr>
              <w:t xml:space="preserve">แสดงใน </w:t>
            </w:r>
            <w:r>
              <w:t>Format</w:t>
            </w:r>
          </w:p>
          <w:p w:rsidR="00162552" w:rsidP="00162552" w:rsidRDefault="00162552" w14:paraId="5B441B4A" w14:textId="259E813E">
            <w:pPr>
              <w:rPr>
                <w:cs/>
              </w:rPr>
            </w:pPr>
            <w:r>
              <w:t>effectiveEndDate</w:t>
            </w:r>
          </w:p>
        </w:tc>
      </w:tr>
      <w:tr w:rsidRPr="008979A8" w:rsidR="00162552" w:rsidTr="001A53D4" w14:paraId="35F92015" w14:textId="77777777">
        <w:trPr>
          <w:trHeight w:val="72"/>
        </w:trPr>
        <w:tc>
          <w:tcPr>
            <w:tcW w:w="848" w:type="pct"/>
          </w:tcPr>
          <w:p w:rsidR="00162552" w:rsidP="00162552" w:rsidRDefault="00162552" w14:paraId="13EA1ED8" w14:textId="77777777">
            <w:r>
              <w:t>PO Relation Type</w:t>
            </w:r>
          </w:p>
        </w:tc>
        <w:tc>
          <w:tcPr>
            <w:tcW w:w="1075" w:type="pct"/>
          </w:tcPr>
          <w:p w:rsidR="00162552" w:rsidP="00162552" w:rsidRDefault="00162552" w14:paraId="17ADF6C0" w14:textId="77777777"/>
        </w:tc>
        <w:tc>
          <w:tcPr>
            <w:tcW w:w="3077" w:type="pct"/>
            <w:gridSpan w:val="2"/>
          </w:tcPr>
          <w:p w:rsidR="00162552" w:rsidP="00162552" w:rsidRDefault="00162552" w14:paraId="07DFD2A9" w14:textId="77777777">
            <w:r>
              <w:rPr>
                <w:rFonts w:hint="cs"/>
                <w:cs/>
              </w:rPr>
              <w:t xml:space="preserve">แสดงใน </w:t>
            </w:r>
            <w:r>
              <w:t>Format</w:t>
            </w:r>
          </w:p>
          <w:p w:rsidR="00162552" w:rsidP="00162552" w:rsidRDefault="00162552" w14:paraId="30A145A2" w14:textId="77777777">
            <w:r>
              <w:t>PO Relation Type</w:t>
            </w:r>
          </w:p>
        </w:tc>
      </w:tr>
      <w:tr w:rsidRPr="008979A8" w:rsidR="00162552" w:rsidTr="001A53D4" w14:paraId="38B7B820" w14:textId="77777777">
        <w:trPr>
          <w:trHeight w:val="69"/>
        </w:trPr>
        <w:tc>
          <w:tcPr>
            <w:tcW w:w="848" w:type="pct"/>
          </w:tcPr>
          <w:p w:rsidR="00162552" w:rsidP="00162552" w:rsidRDefault="00162552" w14:paraId="3150A35E" w14:textId="77777777">
            <w:r>
              <w:t>PO Relation</w:t>
            </w:r>
          </w:p>
        </w:tc>
        <w:tc>
          <w:tcPr>
            <w:tcW w:w="1075" w:type="pct"/>
          </w:tcPr>
          <w:p w:rsidR="00162552" w:rsidP="00162552" w:rsidRDefault="00162552" w14:paraId="7D98098A" w14:textId="77777777"/>
        </w:tc>
        <w:tc>
          <w:tcPr>
            <w:tcW w:w="3077" w:type="pct"/>
            <w:gridSpan w:val="2"/>
          </w:tcPr>
          <w:p w:rsidR="00162552" w:rsidP="00162552" w:rsidRDefault="00162552" w14:paraId="4CB2DC68" w14:textId="77777777">
            <w:r>
              <w:rPr>
                <w:rFonts w:hint="cs"/>
                <w:cs/>
              </w:rPr>
              <w:t xml:space="preserve">แสดงใน </w:t>
            </w:r>
            <w:r>
              <w:t>Format</w:t>
            </w:r>
          </w:p>
          <w:p w:rsidR="00162552" w:rsidP="00162552" w:rsidRDefault="00162552" w14:paraId="04BE6391" w14:textId="77777777">
            <w:r>
              <w:rPr>
                <w:rFonts w:hint="cs"/>
                <w:cs/>
              </w:rPr>
              <w:t xml:space="preserve">ค่า </w:t>
            </w:r>
            <w:r>
              <w:t xml:space="preserve">Display </w:t>
            </w:r>
            <w:r>
              <w:rPr>
                <w:rFonts w:hint="cs"/>
                <w:cs/>
              </w:rPr>
              <w:t xml:space="preserve">ของ </w:t>
            </w:r>
            <w:r>
              <w:t>poRelation</w:t>
            </w:r>
          </w:p>
          <w:p w:rsidRPr="004774EC" w:rsidR="00162552" w:rsidP="00162552" w:rsidRDefault="00162552" w14:paraId="16FE66BA" w14:textId="77777777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หมายเหตุ ถ้ามีค่ามากกว่า </w:t>
            </w:r>
            <w:r>
              <w:t xml:space="preserve">1 </w:t>
            </w:r>
            <w:r>
              <w:rPr>
                <w:rFonts w:hint="cs"/>
                <w:cs/>
              </w:rPr>
              <w:t xml:space="preserve">ค่า ให้ขึ้นบรรทัดใหม่โดยที่ยังอยู่ใน </w:t>
            </w:r>
            <w:r>
              <w:t xml:space="preserve">Row </w:t>
            </w:r>
            <w:r>
              <w:rPr>
                <w:rFonts w:hint="cs"/>
                <w:cs/>
              </w:rPr>
              <w:t>เดิม</w:t>
            </w:r>
          </w:p>
        </w:tc>
      </w:tr>
      <w:tr w:rsidRPr="008979A8" w:rsidR="00162552" w:rsidTr="001A53D4" w14:paraId="4517D1B1" w14:textId="77777777">
        <w:trPr>
          <w:trHeight w:val="69"/>
        </w:trPr>
        <w:tc>
          <w:tcPr>
            <w:tcW w:w="848" w:type="pct"/>
          </w:tcPr>
          <w:p w:rsidR="00162552" w:rsidP="00162552" w:rsidRDefault="00162552" w14:paraId="7B1F7332" w14:textId="77777777">
            <w:r>
              <w:t>Remark</w:t>
            </w:r>
          </w:p>
        </w:tc>
        <w:tc>
          <w:tcPr>
            <w:tcW w:w="1075" w:type="pct"/>
          </w:tcPr>
          <w:p w:rsidR="00162552" w:rsidP="00162552" w:rsidRDefault="00162552" w14:paraId="009341A0" w14:textId="77777777"/>
        </w:tc>
        <w:tc>
          <w:tcPr>
            <w:tcW w:w="3077" w:type="pct"/>
            <w:gridSpan w:val="2"/>
          </w:tcPr>
          <w:p w:rsidR="00162552" w:rsidP="00162552" w:rsidRDefault="00162552" w14:paraId="2C493F5D" w14:textId="77777777">
            <w:r>
              <w:rPr>
                <w:rFonts w:hint="cs"/>
                <w:cs/>
              </w:rPr>
              <w:t xml:space="preserve">แสดงใน </w:t>
            </w:r>
            <w:r>
              <w:t>Format</w:t>
            </w:r>
          </w:p>
          <w:p w:rsidR="00162552" w:rsidP="00162552" w:rsidRDefault="00162552" w14:paraId="11109B05" w14:textId="77777777">
            <w:r>
              <w:t>remark</w:t>
            </w:r>
          </w:p>
        </w:tc>
      </w:tr>
      <w:tr w:rsidRPr="008979A8" w:rsidR="00162552" w:rsidTr="001A53D4" w14:paraId="3D74759C" w14:textId="77777777">
        <w:trPr>
          <w:trHeight w:val="69"/>
        </w:trPr>
        <w:tc>
          <w:tcPr>
            <w:tcW w:w="848" w:type="pct"/>
          </w:tcPr>
          <w:p w:rsidR="00162552" w:rsidP="00162552" w:rsidRDefault="00162552" w14:paraId="3DD43E58" w14:textId="77777777">
            <w:pPr>
              <w:tabs>
                <w:tab w:val="left" w:pos="1356"/>
              </w:tabs>
            </w:pPr>
            <w:r>
              <w:t>Action</w:t>
            </w:r>
          </w:p>
          <w:p w:rsidR="00162552" w:rsidP="00162552" w:rsidRDefault="00162552" w14:paraId="12687942" w14:textId="77777777">
            <w:pPr>
              <w:pStyle w:val="ListParagraph"/>
              <w:numPr>
                <w:ilvl w:val="0"/>
                <w:numId w:val="47"/>
              </w:numPr>
            </w:pPr>
            <w:r>
              <w:t>Edit</w:t>
            </w:r>
          </w:p>
        </w:tc>
        <w:tc>
          <w:tcPr>
            <w:tcW w:w="1075" w:type="pct"/>
          </w:tcPr>
          <w:p w:rsidR="00162552" w:rsidP="00162552" w:rsidRDefault="00162552" w14:paraId="4D0090CC" w14:textId="77777777">
            <w:r>
              <w:t>Button</w:t>
            </w:r>
          </w:p>
        </w:tc>
        <w:tc>
          <w:tcPr>
            <w:tcW w:w="3077" w:type="pct"/>
            <w:gridSpan w:val="2"/>
          </w:tcPr>
          <w:p w:rsidR="00162552" w:rsidP="00162552" w:rsidRDefault="00162552" w14:paraId="29BFC850" w14:textId="77777777">
            <w:r w:rsidRPr="0079598B">
              <w:rPr>
                <w:cs/>
              </w:rPr>
              <w:t xml:space="preserve">เมื่อกดปุ่มให้ทำการ </w:t>
            </w:r>
            <w:r w:rsidRPr="0079598B">
              <w:t xml:space="preserve">Visible </w:t>
            </w:r>
            <w:r>
              <w:t xml:space="preserve">PO Relation Detail </w:t>
            </w:r>
            <w:r w:rsidRPr="0079598B">
              <w:t>Section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และดึงข้อมูลของ </w:t>
            </w:r>
            <w:r>
              <w:t xml:space="preserve">Row </w:t>
            </w:r>
            <w:r>
              <w:rPr>
                <w:rFonts w:hint="cs"/>
                <w:cs/>
              </w:rPr>
              <w:t>นั้นๆ มาแสดง</w:t>
            </w:r>
          </w:p>
        </w:tc>
      </w:tr>
      <w:tr w:rsidRPr="008979A8" w:rsidR="00162552" w:rsidTr="001A53D4" w14:paraId="25E0AC77" w14:textId="77777777">
        <w:trPr>
          <w:trHeight w:val="69"/>
        </w:trPr>
        <w:tc>
          <w:tcPr>
            <w:tcW w:w="848" w:type="pct"/>
          </w:tcPr>
          <w:p w:rsidR="00162552" w:rsidP="00162552" w:rsidRDefault="00162552" w14:paraId="37D0C5A1" w14:textId="77777777">
            <w:pPr>
              <w:tabs>
                <w:tab w:val="left" w:pos="1356"/>
              </w:tabs>
            </w:pPr>
            <w:r>
              <w:t>Action</w:t>
            </w:r>
          </w:p>
          <w:p w:rsidR="00162552" w:rsidP="00162552" w:rsidRDefault="00162552" w14:paraId="5F3A70CD" w14:textId="77777777">
            <w:pPr>
              <w:pStyle w:val="ListParagraph"/>
              <w:numPr>
                <w:ilvl w:val="0"/>
                <w:numId w:val="47"/>
              </w:numPr>
            </w:pPr>
            <w:r>
              <w:t>Delete</w:t>
            </w:r>
          </w:p>
        </w:tc>
        <w:tc>
          <w:tcPr>
            <w:tcW w:w="1075" w:type="pct"/>
          </w:tcPr>
          <w:p w:rsidR="00162552" w:rsidP="00162552" w:rsidRDefault="00162552" w14:paraId="600654F8" w14:textId="77777777">
            <w:r>
              <w:t>Button</w:t>
            </w:r>
          </w:p>
        </w:tc>
        <w:tc>
          <w:tcPr>
            <w:tcW w:w="3077" w:type="pct"/>
            <w:gridSpan w:val="2"/>
          </w:tcPr>
          <w:p w:rsidR="00162552" w:rsidP="00162552" w:rsidRDefault="00162552" w14:paraId="6DF68888" w14:textId="77777777">
            <w:r w:rsidRPr="0079598B">
              <w:rPr>
                <w:cs/>
              </w:rPr>
              <w:t>เมื่</w:t>
            </w:r>
            <w:r>
              <w:rPr>
                <w:rFonts w:hint="cs"/>
                <w:cs/>
              </w:rPr>
              <w:t>อ</w:t>
            </w:r>
            <w:r w:rsidRPr="0079598B">
              <w:rPr>
                <w:cs/>
              </w:rPr>
              <w:t>กดปุ่มให้ทำการ</w:t>
            </w:r>
            <w:r>
              <w:t xml:space="preserve"> Delete </w:t>
            </w:r>
            <w:r>
              <w:rPr>
                <w:rFonts w:hint="cs"/>
                <w:cs/>
              </w:rPr>
              <w:t xml:space="preserve">ข้อมูลของ </w:t>
            </w:r>
            <w:r>
              <w:t xml:space="preserve">Row </w:t>
            </w:r>
            <w:r>
              <w:rPr>
                <w:rFonts w:hint="cs"/>
                <w:cs/>
              </w:rPr>
              <w:t>นั้นๆ</w:t>
            </w:r>
          </w:p>
        </w:tc>
      </w:tr>
      <w:tr w:rsidRPr="008979A8" w:rsidR="00162552" w:rsidTr="001A53D4" w14:paraId="13A80900" w14:textId="77777777">
        <w:trPr>
          <w:trHeight w:val="69"/>
        </w:trPr>
        <w:tc>
          <w:tcPr>
            <w:tcW w:w="848" w:type="pct"/>
          </w:tcPr>
          <w:p w:rsidR="00162552" w:rsidP="00162552" w:rsidRDefault="00162552" w14:paraId="374509CD" w14:textId="77777777">
            <w:r>
              <w:rPr>
                <w:rFonts w:hint="cs"/>
                <w:cs/>
              </w:rPr>
              <w:t xml:space="preserve">ปุ่ม </w:t>
            </w:r>
            <w:r>
              <w:rPr>
                <w:rFonts w:cs="Angsana New"/>
                <w:cs/>
              </w:rPr>
              <w:t>+</w:t>
            </w:r>
          </w:p>
        </w:tc>
        <w:tc>
          <w:tcPr>
            <w:tcW w:w="1075" w:type="pct"/>
          </w:tcPr>
          <w:p w:rsidR="00162552" w:rsidP="00162552" w:rsidRDefault="00162552" w14:paraId="6E95DCA1" w14:textId="77777777">
            <w:r>
              <w:t>Button</w:t>
            </w:r>
          </w:p>
        </w:tc>
        <w:tc>
          <w:tcPr>
            <w:tcW w:w="3077" w:type="pct"/>
            <w:gridSpan w:val="2"/>
          </w:tcPr>
          <w:p w:rsidR="00162552" w:rsidP="00162552" w:rsidRDefault="00162552" w14:paraId="063E008E" w14:textId="77777777">
            <w:r>
              <w:rPr>
                <w:rFonts w:hint="cs"/>
                <w:cs/>
              </w:rPr>
              <w:t xml:space="preserve">เมื่อกดปุ่มให้ทำการ </w:t>
            </w:r>
            <w:r>
              <w:t>Visible PO Relation Detail Section</w:t>
            </w:r>
          </w:p>
        </w:tc>
      </w:tr>
      <w:tr w:rsidRPr="008979A8" w:rsidR="00162552" w:rsidTr="001A53D4" w14:paraId="092C6C1A" w14:textId="77777777">
        <w:trPr>
          <w:trHeight w:val="111"/>
        </w:trPr>
        <w:tc>
          <w:tcPr>
            <w:tcW w:w="5000" w:type="pct"/>
            <w:gridSpan w:val="4"/>
            <w:shd w:val="clear" w:color="auto" w:fill="C2D69B" w:themeFill="accent3" w:themeFillTint="99"/>
          </w:tcPr>
          <w:p w:rsidR="00162552" w:rsidP="00162552" w:rsidRDefault="00162552" w14:paraId="306E0E6E" w14:textId="77777777">
            <w:pPr>
              <w:pStyle w:val="HeaderTable"/>
            </w:pPr>
            <w:r>
              <w:t>End PO Relation Music Streaming Table Section</w:t>
            </w:r>
          </w:p>
        </w:tc>
      </w:tr>
      <w:tr w:rsidRPr="008979A8" w:rsidR="00162552" w:rsidTr="001A53D4" w14:paraId="7D583164" w14:textId="77777777">
        <w:trPr>
          <w:trHeight w:val="111"/>
        </w:trPr>
        <w:tc>
          <w:tcPr>
            <w:tcW w:w="5000" w:type="pct"/>
            <w:gridSpan w:val="4"/>
            <w:shd w:val="clear" w:color="auto" w:fill="C2D69B" w:themeFill="accent3" w:themeFillTint="99"/>
          </w:tcPr>
          <w:p w:rsidR="00162552" w:rsidP="00162552" w:rsidRDefault="00162552" w14:paraId="083BE8A2" w14:textId="77777777">
            <w:pPr>
              <w:pStyle w:val="HeaderTable"/>
            </w:pPr>
            <w:r>
              <w:t>PO Relation Music Streaming Detail Section</w:t>
            </w:r>
          </w:p>
        </w:tc>
      </w:tr>
      <w:tr w:rsidRPr="008979A8" w:rsidR="00162552" w:rsidTr="001A53D4" w14:paraId="27182B70" w14:textId="77777777">
        <w:trPr>
          <w:trHeight w:val="111"/>
        </w:trPr>
        <w:tc>
          <w:tcPr>
            <w:tcW w:w="848" w:type="pct"/>
          </w:tcPr>
          <w:p w:rsidR="00162552" w:rsidP="00162552" w:rsidRDefault="00162552" w14:paraId="3B6BBF6A" w14:textId="77777777">
            <w:r>
              <w:t>deductType</w:t>
            </w:r>
          </w:p>
        </w:tc>
        <w:tc>
          <w:tcPr>
            <w:tcW w:w="1079" w:type="pct"/>
            <w:gridSpan w:val="2"/>
          </w:tcPr>
          <w:p w:rsidR="00162552" w:rsidP="00162552" w:rsidRDefault="00162552" w14:paraId="2F9B298A" w14:textId="77777777">
            <w:r>
              <w:t>Drop Down List</w:t>
            </w:r>
          </w:p>
        </w:tc>
        <w:tc>
          <w:tcPr>
            <w:tcW w:w="3073" w:type="pct"/>
          </w:tcPr>
          <w:p w:rsidR="00162552" w:rsidP="00162552" w:rsidRDefault="00162552" w14:paraId="6E95596A" w14:textId="77777777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C600C4">
              <w:rPr>
                <w:rFonts w:cs="Angsana New"/>
                <w:color w:val="FF0000"/>
                <w:cs/>
              </w:rPr>
              <w:t>*</w:t>
            </w:r>
            <w:r>
              <w:rPr>
                <w:color w:val="FF0000"/>
              </w:rPr>
              <w:t>Deduct Type</w:t>
            </w:r>
            <w:r>
              <w:rPr>
                <w:rFonts w:cs="Angsana New"/>
                <w:cs/>
              </w:rPr>
              <w:t xml:space="preserve"> </w:t>
            </w:r>
          </w:p>
          <w:p w:rsidR="00162552" w:rsidP="00162552" w:rsidRDefault="00162552" w14:paraId="72941FE1" w14:textId="77777777">
            <w:r w:rsidRPr="004C3917">
              <w:t>List of Value</w:t>
            </w:r>
            <w:r>
              <w:rPr>
                <w:rFonts w:cs="Angsana New"/>
                <w:cs/>
              </w:rPr>
              <w:t xml:space="preserve"> : </w:t>
            </w:r>
            <w:r>
              <w:rPr>
                <w:rFonts w:hint="cs"/>
                <w:cs/>
              </w:rPr>
              <w:t xml:space="preserve">ดึงจาก 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FLW_CFG_LOV </w:t>
            </w:r>
            <w:r>
              <w:rPr>
                <w:rFonts w:hint="cs"/>
                <w:cs/>
              </w:rPr>
              <w:t xml:space="preserve">โดย </w:t>
            </w:r>
            <w:r>
              <w:t xml:space="preserve">group_type </w:t>
            </w:r>
            <w:r>
              <w:rPr>
                <w:rFonts w:cs="Angsana New"/>
                <w:cs/>
              </w:rPr>
              <w:t xml:space="preserve">= </w:t>
            </w:r>
            <w:r>
              <w:rPr>
                <w:rFonts w:cs="CordiaUPC"/>
                <w:cs/>
              </w:rPr>
              <w:t>“</w:t>
            </w:r>
            <w:r>
              <w:t>Deduct Type</w:t>
            </w:r>
            <w:r>
              <w:rPr>
                <w:rFonts w:cs="CordiaUPC"/>
                <w:cs/>
              </w:rPr>
              <w:t xml:space="preserve">” 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status </w:t>
            </w:r>
            <w:r>
              <w:rPr>
                <w:rFonts w:cs="CordiaUPC"/>
                <w:cs/>
              </w:rPr>
              <w:t>= “</w:t>
            </w:r>
            <w:r>
              <w:t>Active</w:t>
            </w:r>
            <w:r>
              <w:rPr>
                <w:rFonts w:cs="CordiaUPC"/>
                <w:cs/>
              </w:rPr>
              <w:t>”</w:t>
            </w:r>
          </w:p>
          <w:p w:rsidR="00162552" w:rsidP="00162552" w:rsidRDefault="00162552" w14:paraId="3797FBFE" w14:textId="21C18FEA">
            <w:r>
              <w:t xml:space="preserve">Visible </w:t>
            </w:r>
            <w:r>
              <w:rPr>
                <w:rFonts w:hint="cs"/>
                <w:cs/>
              </w:rPr>
              <w:t xml:space="preserve">เมื่อ </w:t>
            </w:r>
            <w:r>
              <w:t xml:space="preserve">customerType </w:t>
            </w:r>
            <w:r>
              <w:rPr>
                <w:rFonts w:hint="cs"/>
                <w:cs/>
              </w:rPr>
              <w:t xml:space="preserve">เป็น </w:t>
            </w:r>
            <w:r>
              <w:rPr>
                <w:rFonts w:cs="Angsana New"/>
                <w:cs/>
              </w:rPr>
              <w:t>“</w:t>
            </w:r>
            <w:r>
              <w:t>Pre</w:t>
            </w:r>
            <w:r>
              <w:rPr>
                <w:rFonts w:cs="Angsana New"/>
                <w:cs/>
              </w:rPr>
              <w:t>-</w:t>
            </w:r>
            <w:r>
              <w:t>paid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/>
                <w:cs/>
              </w:rPr>
              <w:t xml:space="preserve">และ </w:t>
            </w:r>
            <w:r>
              <w:t xml:space="preserve">priceType </w:t>
            </w:r>
            <w:r>
              <w:rPr>
                <w:rFonts w:hint="cs"/>
                <w:cs/>
              </w:rPr>
              <w:t xml:space="preserve">เป็น </w:t>
            </w:r>
            <w:r>
              <w:rPr>
                <w:rFonts w:cs="CordiaUPC"/>
                <w:cs/>
              </w:rPr>
              <w:t>“</w:t>
            </w:r>
            <w:r>
              <w:t>Recurring</w:t>
            </w:r>
            <w:r>
              <w:rPr>
                <w:rFonts w:cs="CordiaUPC"/>
                <w:cs/>
              </w:rPr>
              <w:t>”</w:t>
            </w:r>
          </w:p>
          <w:p w:rsidRPr="00D8119F" w:rsidR="00162552" w:rsidP="00162552" w:rsidRDefault="00162552" w14:paraId="5CAAFF7C" w14:textId="77777777">
            <w:r w:rsidRPr="00D8119F">
              <w:rPr>
                <w:rFonts w:cs="Angsana New"/>
                <w:cs/>
              </w:rPr>
              <w:t xml:space="preserve">ถ้าไม่ใช่ให้ </w:t>
            </w:r>
            <w:r w:rsidRPr="00D97F36">
              <w:t>Invisible</w:t>
            </w:r>
            <w:r w:rsidRPr="00D97F36">
              <w:rPr>
                <w:rFonts w:cs="Angsana New"/>
                <w:cs/>
              </w:rPr>
              <w:t xml:space="preserve"> </w:t>
            </w:r>
            <w:r>
              <w:rPr>
                <w:rFonts w:cs="Angsana New"/>
                <w:cs/>
              </w:rPr>
              <w:t>และทำการเคลียร์ข้อมูล</w:t>
            </w:r>
            <w:r w:rsidRPr="00D8119F">
              <w:rPr>
                <w:rFonts w:cs="Angsana New"/>
                <w:cs/>
              </w:rPr>
              <w:t xml:space="preserve"> </w:t>
            </w:r>
            <w:r w:rsidRPr="00D97F36">
              <w:t>deductType</w:t>
            </w:r>
          </w:p>
        </w:tc>
      </w:tr>
      <w:tr w:rsidRPr="008979A8" w:rsidR="00162552" w:rsidTr="001A53D4" w14:paraId="774B371F" w14:textId="77777777">
        <w:trPr>
          <w:trHeight w:val="111"/>
        </w:trPr>
        <w:tc>
          <w:tcPr>
            <w:tcW w:w="848" w:type="pct"/>
          </w:tcPr>
          <w:p w:rsidR="00162552" w:rsidP="00162552" w:rsidRDefault="00162552" w14:paraId="65473709" w14:textId="77777777">
            <w:r>
              <w:t>effectiveStartDate</w:t>
            </w:r>
          </w:p>
        </w:tc>
        <w:tc>
          <w:tcPr>
            <w:tcW w:w="1079" w:type="pct"/>
            <w:gridSpan w:val="2"/>
          </w:tcPr>
          <w:p w:rsidR="00162552" w:rsidP="00162552" w:rsidRDefault="00162552" w14:paraId="78173BD1" w14:textId="77777777">
            <w:r>
              <w:t>Calendar</w:t>
            </w:r>
          </w:p>
        </w:tc>
        <w:tc>
          <w:tcPr>
            <w:tcW w:w="3073" w:type="pct"/>
          </w:tcPr>
          <w:p w:rsidR="00162552" w:rsidP="00162552" w:rsidRDefault="00162552" w14:paraId="2E5EC22E" w14:textId="77777777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121EB1">
              <w:rPr>
                <w:rFonts w:cs="Angsana New"/>
                <w:color w:val="FF0000"/>
                <w:cs/>
              </w:rPr>
              <w:t>*</w:t>
            </w:r>
            <w:r w:rsidRPr="00121EB1">
              <w:rPr>
                <w:color w:val="FF0000"/>
              </w:rPr>
              <w:t xml:space="preserve">Effective Date </w:t>
            </w:r>
            <w:r>
              <w:rPr>
                <w:rFonts w:cs="Angsana New"/>
                <w:cs/>
              </w:rPr>
              <w:t>: …</w:t>
            </w:r>
            <w:r>
              <w:t>Start</w:t>
            </w:r>
            <w:r>
              <w:rPr>
                <w:rFonts w:cs="Angsana New"/>
                <w:cs/>
              </w:rPr>
              <w:t xml:space="preserve">… </w:t>
            </w:r>
            <w:r>
              <w:t xml:space="preserve">to </w:t>
            </w:r>
            <w:r>
              <w:rPr>
                <w:rFonts w:cs="Angsana New"/>
                <w:cs/>
              </w:rPr>
              <w:t>…</w:t>
            </w:r>
            <w:r>
              <w:t>End</w:t>
            </w:r>
            <w:r>
              <w:rPr>
                <w:rFonts w:cs="Angsana New"/>
                <w:cs/>
              </w:rPr>
              <w:t>…</w:t>
            </w:r>
          </w:p>
          <w:p w:rsidR="00162552" w:rsidP="00162552" w:rsidRDefault="00162552" w14:paraId="044C1EEE" w14:textId="77777777">
            <w:pPr>
              <w:rPr>
                <w:cs/>
              </w:rPr>
            </w:pPr>
            <w:r>
              <w:t xml:space="preserve">Default Value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 xml:space="preserve">มาจาก </w:t>
            </w:r>
            <w:r w:rsidRPr="00F54062">
              <w:t>commercialLaunchDate</w:t>
            </w:r>
          </w:p>
        </w:tc>
      </w:tr>
      <w:tr w:rsidRPr="008979A8" w:rsidR="00162552" w:rsidTr="001A53D4" w14:paraId="580BB965" w14:textId="77777777">
        <w:trPr>
          <w:trHeight w:val="111"/>
        </w:trPr>
        <w:tc>
          <w:tcPr>
            <w:tcW w:w="848" w:type="pct"/>
          </w:tcPr>
          <w:p w:rsidR="00162552" w:rsidP="00162552" w:rsidRDefault="00162552" w14:paraId="1B8E95FA" w14:textId="77777777">
            <w:r>
              <w:t>effectiveEndDate</w:t>
            </w:r>
          </w:p>
        </w:tc>
        <w:tc>
          <w:tcPr>
            <w:tcW w:w="1079" w:type="pct"/>
            <w:gridSpan w:val="2"/>
          </w:tcPr>
          <w:p w:rsidR="00162552" w:rsidP="00162552" w:rsidRDefault="00162552" w14:paraId="481C5915" w14:textId="77777777">
            <w:r>
              <w:t>Calendar</w:t>
            </w:r>
          </w:p>
        </w:tc>
        <w:tc>
          <w:tcPr>
            <w:tcW w:w="3073" w:type="pct"/>
          </w:tcPr>
          <w:p w:rsidR="00162552" w:rsidP="00162552" w:rsidRDefault="00162552" w14:paraId="02925C7D" w14:textId="77777777">
            <w:r>
              <w:rPr>
                <w:rFonts w:hint="cs"/>
                <w:cs/>
              </w:rPr>
              <w:t xml:space="preserve">อยู่บรรทัดเดียวกันกับ </w:t>
            </w:r>
            <w:r>
              <w:t>effectiveStartDate</w:t>
            </w:r>
          </w:p>
          <w:p w:rsidRPr="00121EB1" w:rsidR="00162552" w:rsidP="00162552" w:rsidRDefault="00162552" w14:paraId="43F2E36E" w14:textId="77777777">
            <w:pPr>
              <w:rPr>
                <w:cs/>
              </w:rPr>
            </w:pPr>
            <w:r>
              <w:t xml:space="preserve">Default Value </w:t>
            </w:r>
            <w:r>
              <w:rPr>
                <w:rFonts w:cs="Angsana New"/>
                <w:cs/>
              </w:rPr>
              <w:t>:</w:t>
            </w:r>
            <w:r>
              <w:rPr>
                <w:rFonts w:hint="cs"/>
                <w:cs/>
              </w:rPr>
              <w:t xml:space="preserve"> มาจาก </w:t>
            </w:r>
            <w:r w:rsidRPr="00F54062">
              <w:t>expireDate</w:t>
            </w:r>
          </w:p>
        </w:tc>
      </w:tr>
      <w:tr w:rsidRPr="008979A8" w:rsidR="00162552" w:rsidTr="001A53D4" w14:paraId="7E71B04D" w14:textId="77777777">
        <w:trPr>
          <w:trHeight w:val="111"/>
        </w:trPr>
        <w:tc>
          <w:tcPr>
            <w:tcW w:w="848" w:type="pct"/>
          </w:tcPr>
          <w:p w:rsidR="00162552" w:rsidP="00162552" w:rsidRDefault="00162552" w14:paraId="54D43EA4" w14:textId="77777777">
            <w:r>
              <w:t>poRelationType</w:t>
            </w:r>
          </w:p>
        </w:tc>
        <w:tc>
          <w:tcPr>
            <w:tcW w:w="1079" w:type="pct"/>
            <w:gridSpan w:val="2"/>
          </w:tcPr>
          <w:p w:rsidR="00162552" w:rsidP="00162552" w:rsidRDefault="00162552" w14:paraId="6D740972" w14:textId="77777777">
            <w:r>
              <w:t>Drop Down List</w:t>
            </w:r>
          </w:p>
        </w:tc>
        <w:tc>
          <w:tcPr>
            <w:tcW w:w="3073" w:type="pct"/>
          </w:tcPr>
          <w:p w:rsidR="00162552" w:rsidP="00162552" w:rsidRDefault="00162552" w14:paraId="179B3B86" w14:textId="77777777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C600C4">
              <w:rPr>
                <w:rFonts w:cs="Angsana New"/>
                <w:color w:val="FF0000"/>
                <w:cs/>
              </w:rPr>
              <w:t>*</w:t>
            </w:r>
            <w:r>
              <w:rPr>
                <w:color w:val="FF0000"/>
              </w:rPr>
              <w:t>PO Relation Type</w:t>
            </w:r>
            <w:r>
              <w:rPr>
                <w:rFonts w:cs="Angsana New"/>
                <w:cs/>
              </w:rPr>
              <w:t xml:space="preserve"> </w:t>
            </w:r>
          </w:p>
          <w:p w:rsidR="00162552" w:rsidP="00162552" w:rsidRDefault="00162552" w14:paraId="394746BE" w14:textId="77777777">
            <w:r w:rsidRPr="004C3917">
              <w:t>List of Value</w:t>
            </w:r>
            <w:r>
              <w:rPr>
                <w:rFonts w:cs="Angsana New"/>
                <w:cs/>
              </w:rPr>
              <w:t xml:space="preserve"> : </w:t>
            </w:r>
            <w:r>
              <w:rPr>
                <w:rFonts w:hint="cs"/>
                <w:cs/>
              </w:rPr>
              <w:t xml:space="preserve">ดึงจาก </w:t>
            </w:r>
            <w:r>
              <w:t xml:space="preserve">DB </w:t>
            </w:r>
            <w:r>
              <w:rPr>
                <w:rFonts w:hint="cs"/>
                <w:cs/>
              </w:rPr>
              <w:t>ที่</w:t>
            </w:r>
            <w:r>
              <w:t xml:space="preserve"> FLW_CFG_LOV </w:t>
            </w:r>
            <w:r>
              <w:rPr>
                <w:rFonts w:hint="cs"/>
                <w:cs/>
              </w:rPr>
              <w:t xml:space="preserve">โดย </w:t>
            </w:r>
            <w:r>
              <w:t xml:space="preserve">group_type </w:t>
            </w:r>
            <w:r>
              <w:rPr>
                <w:rFonts w:cs="Angsana New"/>
                <w:cs/>
              </w:rPr>
              <w:t>= ‘</w:t>
            </w:r>
            <w:r w:rsidRPr="00182D00">
              <w:t>Mass Relation Type Content VDO</w:t>
            </w:r>
            <w:r>
              <w:rPr>
                <w:rFonts w:cs="Angsana New"/>
                <w:cs/>
              </w:rPr>
              <w:t xml:space="preserve">’ </w:t>
            </w:r>
            <w:r>
              <w:rPr>
                <w:rFonts w:hint="cs" w:cs="Angsana New"/>
                <w:cs/>
              </w:rPr>
              <w:t xml:space="preserve">และ </w:t>
            </w:r>
            <w:r>
              <w:rPr>
                <w:rFonts w:cs="CordiaUPC"/>
              </w:rPr>
              <w:t xml:space="preserve">lov_type </w:t>
            </w:r>
            <w:r>
              <w:rPr>
                <w:rFonts w:hint="cs" w:cs="Angsana New"/>
                <w:cs/>
              </w:rPr>
              <w:t xml:space="preserve">ประกอบด้วย </w:t>
            </w:r>
            <w:r>
              <w:rPr>
                <w:rFonts w:cs="CordiaUPC"/>
              </w:rPr>
              <w:t>po_group</w:t>
            </w:r>
          </w:p>
        </w:tc>
      </w:tr>
      <w:tr w:rsidRPr="008979A8" w:rsidR="00162552" w:rsidTr="001A53D4" w14:paraId="2C885B7C" w14:textId="77777777">
        <w:trPr>
          <w:trHeight w:val="111"/>
        </w:trPr>
        <w:tc>
          <w:tcPr>
            <w:tcW w:w="848" w:type="pct"/>
          </w:tcPr>
          <w:p w:rsidR="00162552" w:rsidP="00162552" w:rsidRDefault="00162552" w14:paraId="6A856C89" w14:textId="77777777">
            <w:r>
              <w:t>remark</w:t>
            </w:r>
          </w:p>
        </w:tc>
        <w:tc>
          <w:tcPr>
            <w:tcW w:w="1079" w:type="pct"/>
            <w:gridSpan w:val="2"/>
          </w:tcPr>
          <w:p w:rsidR="00162552" w:rsidP="00162552" w:rsidRDefault="00162552" w14:paraId="1BA1B9A2" w14:textId="77777777">
            <w:r>
              <w:t>Text Area</w:t>
            </w:r>
          </w:p>
        </w:tc>
        <w:tc>
          <w:tcPr>
            <w:tcW w:w="3073" w:type="pct"/>
          </w:tcPr>
          <w:p w:rsidR="00162552" w:rsidP="00162552" w:rsidRDefault="00162552" w14:paraId="265B4AFA" w14:textId="77777777">
            <w:pPr>
              <w:rPr>
                <w:rFonts w:cs="CordiaUPC"/>
              </w:rPr>
            </w:pPr>
            <w:r w:rsidRPr="00A57AF5">
              <w:rPr>
                <w:rFonts w:cs="CordiaUPC"/>
              </w:rPr>
              <w:t xml:space="preserve">Label </w:t>
            </w:r>
            <w:r w:rsidRPr="00A57AF5">
              <w:rPr>
                <w:rFonts w:cs="Angsana New"/>
                <w:cs/>
              </w:rPr>
              <w:t xml:space="preserve">: </w:t>
            </w:r>
            <w:r w:rsidRPr="00221A99">
              <w:rPr>
                <w:rFonts w:cs="CordiaUPC"/>
              </w:rPr>
              <w:t>Remark</w:t>
            </w:r>
          </w:p>
          <w:p w:rsidR="00162552" w:rsidP="00162552" w:rsidRDefault="00162552" w14:paraId="17582B78" w14:textId="77777777">
            <w:r>
              <w:rPr>
                <w:rFonts w:cs="CordiaUPC"/>
              </w:rPr>
              <w:t xml:space="preserve">Max Length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CordiaUPC"/>
              </w:rPr>
              <w:t>4000</w:t>
            </w:r>
          </w:p>
        </w:tc>
      </w:tr>
      <w:tr w:rsidRPr="004C3917" w:rsidR="00162552" w:rsidTr="001A53D4" w14:paraId="23272D70" w14:textId="77777777">
        <w:trPr>
          <w:trHeight w:val="111"/>
        </w:trPr>
        <w:tc>
          <w:tcPr>
            <w:tcW w:w="5000" w:type="pct"/>
            <w:gridSpan w:val="4"/>
            <w:shd w:val="clear" w:color="auto" w:fill="C2D69B" w:themeFill="accent3" w:themeFillTint="99"/>
          </w:tcPr>
          <w:p w:rsidRPr="004C3917" w:rsidR="00162552" w:rsidP="00162552" w:rsidRDefault="00162552" w14:paraId="062A6311" w14:textId="77777777">
            <w:pPr>
              <w:pStyle w:val="HeaderTable"/>
            </w:pPr>
            <w:r>
              <w:t>PO Relation Music Streaming Section</w:t>
            </w:r>
          </w:p>
        </w:tc>
      </w:tr>
      <w:tr w:rsidRPr="00280E5C" w:rsidR="00162552" w:rsidTr="001A53D4" w14:paraId="266B717C" w14:textId="77777777">
        <w:trPr>
          <w:trHeight w:val="111"/>
        </w:trPr>
        <w:tc>
          <w:tcPr>
            <w:tcW w:w="848" w:type="pct"/>
          </w:tcPr>
          <w:p w:rsidR="00162552" w:rsidP="00162552" w:rsidRDefault="00162552" w14:paraId="3106E640" w14:textId="77777777">
            <w:r>
              <w:t>poRelation</w:t>
            </w:r>
          </w:p>
        </w:tc>
        <w:tc>
          <w:tcPr>
            <w:tcW w:w="1079" w:type="pct"/>
            <w:gridSpan w:val="2"/>
          </w:tcPr>
          <w:p w:rsidR="00162552" w:rsidP="00162552" w:rsidRDefault="00162552" w14:paraId="70BBE071" w14:textId="77777777">
            <w:r>
              <w:t>Shuttle</w:t>
            </w:r>
          </w:p>
        </w:tc>
        <w:tc>
          <w:tcPr>
            <w:tcW w:w="3073" w:type="pct"/>
          </w:tcPr>
          <w:p w:rsidR="00162552" w:rsidP="00162552" w:rsidRDefault="00162552" w14:paraId="729E3BEB" w14:textId="54842A13">
            <w:r w:rsidRPr="004C3917">
              <w:t xml:space="preserve">List of Value </w:t>
            </w:r>
            <w:r w:rsidRPr="004C3917"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 xml:space="preserve">ดึงข้อมูลใน </w:t>
            </w:r>
            <w:r>
              <w:t>Database</w:t>
            </w:r>
            <w:r>
              <w:rPr>
                <w:rFonts w:hint="cs"/>
                <w:cs/>
              </w:rPr>
              <w:t xml:space="preserve"> จาก </w:t>
            </w:r>
            <w:r>
              <w:t xml:space="preserve">View </w:t>
            </w:r>
            <w:r>
              <w:rPr>
                <w:rFonts w:hint="cs"/>
                <w:cs/>
              </w:rPr>
              <w:t xml:space="preserve">ชื่อ </w:t>
            </w:r>
            <w:r>
              <w:t>PO_ ENTERTAINMENT_PARTNERSHIP_VIEW</w:t>
            </w:r>
            <w:r w:rsidRPr="001452B1">
              <w:rPr>
                <w:rFonts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>มาแสดง โดยมีเงื่อนไขดังนี้</w:t>
            </w:r>
          </w:p>
          <w:p w:rsidRPr="00190D21" w:rsidR="00162552" w:rsidP="00162552" w:rsidRDefault="00162552" w14:paraId="3B6DA3BA" w14:textId="599A7409">
            <w:pPr>
              <w:pStyle w:val="ListParagraph"/>
              <w:numPr>
                <w:ilvl w:val="0"/>
                <w:numId w:val="37"/>
              </w:numPr>
            </w:pPr>
            <w:r w:rsidRPr="00190D21">
              <w:t>PO_</w:t>
            </w:r>
            <w:r>
              <w:t>ENTERTAINMENT_PARTNERSHIP</w:t>
            </w:r>
            <w:r w:rsidRPr="00190D21">
              <w:t>_VIEW</w:t>
            </w:r>
            <w:r w:rsidRPr="00190D21">
              <w:rPr>
                <w:rFonts w:cs="Angsana New"/>
                <w:color w:val="000000"/>
                <w:cs/>
              </w:rPr>
              <w:t>.</w:t>
            </w:r>
            <w:r w:rsidRPr="00190D21">
              <w:t>STATUS</w:t>
            </w:r>
            <w:r w:rsidRPr="00190D21" w:rsidDel="001452B1">
              <w:rPr>
                <w:rFonts w:hint="cs"/>
                <w:cs/>
              </w:rPr>
              <w:t xml:space="preserve"> </w:t>
            </w:r>
            <w:r w:rsidRPr="00190D21">
              <w:rPr>
                <w:rFonts w:hint="cs"/>
                <w:cs/>
              </w:rPr>
              <w:t xml:space="preserve">ไม่เท่ากับ </w:t>
            </w:r>
            <w:r w:rsidRPr="00190D21">
              <w:rPr>
                <w:rFonts w:cs="Angsana New"/>
                <w:cs/>
              </w:rPr>
              <w:t>“</w:t>
            </w:r>
            <w:r w:rsidRPr="00190D21">
              <w:t>Cancel</w:t>
            </w:r>
            <w:r w:rsidRPr="00190D21">
              <w:rPr>
                <w:rFonts w:cs="Angsana New"/>
                <w:cs/>
              </w:rPr>
              <w:t xml:space="preserve">” </w:t>
            </w:r>
            <w:r w:rsidRPr="00190D21">
              <w:rPr>
                <w:rFonts w:hint="cs"/>
                <w:cs/>
              </w:rPr>
              <w:t xml:space="preserve">และ </w:t>
            </w:r>
            <w:r w:rsidRPr="00190D21">
              <w:rPr>
                <w:rFonts w:cs="Angsana New"/>
                <w:cs/>
              </w:rPr>
              <w:t>“</w:t>
            </w:r>
            <w:r w:rsidRPr="00190D21">
              <w:t>Hold</w:t>
            </w:r>
            <w:r w:rsidRPr="00190D21">
              <w:rPr>
                <w:rFonts w:cs="Angsana New"/>
                <w:cs/>
              </w:rPr>
              <w:t>”</w:t>
            </w:r>
          </w:p>
          <w:p w:rsidRPr="00190D21" w:rsidR="00162552" w:rsidP="00162552" w:rsidRDefault="00162552" w14:paraId="782EEC0F" w14:textId="7C6AC839">
            <w:pPr>
              <w:pStyle w:val="ListParagraph"/>
              <w:numPr>
                <w:ilvl w:val="0"/>
                <w:numId w:val="37"/>
              </w:numPr>
            </w:pPr>
            <w:r w:rsidRPr="00190D21">
              <w:rPr>
                <w:color w:val="000000"/>
              </w:rPr>
              <w:t>PO_</w:t>
            </w:r>
            <w:r>
              <w:t>ENTERTAINMENT_PARTNERSHIP</w:t>
            </w:r>
            <w:r w:rsidRPr="00190D21">
              <w:rPr>
                <w:color w:val="000000"/>
              </w:rPr>
              <w:t>_VIEW</w:t>
            </w:r>
            <w:r w:rsidRPr="00190D21">
              <w:rPr>
                <w:color w:val="000000"/>
                <w:cs/>
              </w:rPr>
              <w:t>.</w:t>
            </w:r>
            <w:r w:rsidRPr="00190D21">
              <w:rPr>
                <w:color w:val="000000"/>
              </w:rPr>
              <w:t xml:space="preserve">CUSTOMER_TYPE </w:t>
            </w:r>
            <w:r w:rsidRPr="00190D21">
              <w:rPr>
                <w:rFonts w:cs="Angsana New"/>
                <w:color w:val="000000"/>
                <w:cs/>
              </w:rPr>
              <w:t xml:space="preserve">= </w:t>
            </w:r>
            <w:r w:rsidRPr="00190D21">
              <w:rPr>
                <w:color w:val="000000"/>
              </w:rPr>
              <w:t>customerType</w:t>
            </w:r>
            <w:r>
              <w:rPr>
                <w:rFonts w:cs="Angsana New"/>
                <w:color w:val="000000"/>
                <w:cs/>
              </w:rPr>
              <w:t xml:space="preserve"> </w:t>
            </w:r>
            <w:r>
              <w:rPr>
                <w:rFonts w:hint="cs"/>
                <w:color w:val="000000"/>
                <w:cs/>
              </w:rPr>
              <w:t xml:space="preserve">หรือ </w:t>
            </w:r>
            <w:r>
              <w:rPr>
                <w:rFonts w:cs="Angsana New"/>
                <w:color w:val="000000"/>
                <w:cs/>
              </w:rPr>
              <w:t>“</w:t>
            </w:r>
            <w:r>
              <w:rPr>
                <w:color w:val="000000"/>
              </w:rPr>
              <w:t>All</w:t>
            </w:r>
            <w:r>
              <w:rPr>
                <w:rFonts w:cs="Angsana New"/>
                <w:color w:val="000000"/>
                <w:cs/>
              </w:rPr>
              <w:t>”</w:t>
            </w:r>
          </w:p>
          <w:p w:rsidR="00162552" w:rsidP="00162552" w:rsidRDefault="00162552" w14:paraId="3B230551" w14:textId="77777777">
            <w:pPr>
              <w:spacing w:after="0"/>
              <w:rPr>
                <w:color w:val="000000"/>
              </w:rPr>
            </w:pPr>
            <w:r>
              <w:rPr>
                <w:color w:val="000000"/>
              </w:rPr>
              <w:t>Format</w:t>
            </w:r>
          </w:p>
          <w:p w:rsidR="00162552" w:rsidP="00162552" w:rsidRDefault="00162552" w14:paraId="498FD6A8" w14:textId="77777777">
            <w:pPr>
              <w:spacing w:after="0"/>
              <w:rPr>
                <w:color w:val="000000"/>
              </w:rPr>
            </w:pPr>
            <w:r>
              <w:rPr>
                <w:color w:val="000000"/>
              </w:rPr>
              <w:t xml:space="preserve">Display </w:t>
            </w:r>
            <w:r>
              <w:rPr>
                <w:rFonts w:cs="Angsana New"/>
                <w:color w:val="000000"/>
                <w:cs/>
              </w:rPr>
              <w:t>: (</w:t>
            </w:r>
            <w:r>
              <w:rPr>
                <w:color w:val="000000"/>
              </w:rPr>
              <w:t>SFF_PRODUCT_CODE</w:t>
            </w:r>
            <w:r>
              <w:rPr>
                <w:rFonts w:cs="Angsana New"/>
                <w:color w:val="000000"/>
                <w:cs/>
              </w:rPr>
              <w:t xml:space="preserve">) </w:t>
            </w:r>
            <w:r>
              <w:t>PRODUCT_NAME</w:t>
            </w:r>
            <w:r>
              <w:rPr>
                <w:rFonts w:cs="Angsana New"/>
                <w:color w:val="000000"/>
                <w:cs/>
              </w:rPr>
              <w:t xml:space="preserve"> </w:t>
            </w:r>
          </w:p>
          <w:p w:rsidR="00162552" w:rsidP="00162552" w:rsidRDefault="00162552" w14:paraId="2E2AC9E4" w14:textId="77777777">
            <w:pPr>
              <w:spacing w:after="0"/>
              <w:rPr>
                <w:color w:val="000000"/>
                <w:cs/>
              </w:rPr>
            </w:pPr>
            <w:r>
              <w:rPr>
                <w:rFonts w:hint="cs"/>
                <w:color w:val="000000"/>
                <w:cs/>
              </w:rPr>
              <w:t xml:space="preserve">              หรือ </w:t>
            </w:r>
            <w:r>
              <w:t>PO_NAME</w:t>
            </w:r>
          </w:p>
          <w:p w:rsidR="00162552" w:rsidP="00162552" w:rsidRDefault="00162552" w14:paraId="3A900805" w14:textId="77777777">
            <w:pPr>
              <w:spacing w:after="0"/>
              <w:rPr>
                <w:color w:val="000000"/>
              </w:rPr>
            </w:pPr>
            <w:r>
              <w:rPr>
                <w:color w:val="000000"/>
              </w:rPr>
              <w:t xml:space="preserve">Value </w:t>
            </w:r>
            <w:r>
              <w:rPr>
                <w:rFonts w:cs="Angsana New"/>
                <w:color w:val="000000"/>
                <w:cs/>
              </w:rPr>
              <w:t xml:space="preserve">: </w:t>
            </w:r>
            <w:r>
              <w:rPr>
                <w:color w:val="000000"/>
              </w:rPr>
              <w:t>PLM_PO</w:t>
            </w:r>
            <w:r>
              <w:rPr>
                <w:rFonts w:cs="Angsana New"/>
                <w:color w:val="000000"/>
                <w:cs/>
              </w:rPr>
              <w:t>.</w:t>
            </w:r>
            <w:r>
              <w:rPr>
                <w:color w:val="000000"/>
              </w:rPr>
              <w:t>ROW_ID</w:t>
            </w:r>
          </w:p>
          <w:p w:rsidR="00162552" w:rsidP="00162552" w:rsidRDefault="00162552" w14:paraId="429079A3" w14:textId="77777777">
            <w:pPr>
              <w:rPr>
                <w:color w:val="000000"/>
                <w:cs/>
              </w:rPr>
            </w:pPr>
            <w:r>
              <w:rPr>
                <w:rFonts w:hint="cs"/>
                <w:color w:val="000000"/>
                <w:cs/>
              </w:rPr>
              <w:t>ตัวอย่าง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669"/>
              <w:gridCol w:w="2670"/>
            </w:tblGrid>
            <w:tr w:rsidR="00162552" w:rsidTr="001A53D4" w14:paraId="64DD7E2F" w14:textId="77777777">
              <w:trPr>
                <w:tblHeader/>
              </w:trPr>
              <w:tc>
                <w:tcPr>
                  <w:tcW w:w="2669" w:type="dxa"/>
                  <w:shd w:val="clear" w:color="auto" w:fill="C2D69B" w:themeFill="accent3" w:themeFillTint="99"/>
                </w:tcPr>
                <w:p w:rsidR="00162552" w:rsidP="00162552" w:rsidRDefault="00162552" w14:paraId="3B97498B" w14:textId="77777777">
                  <w:pPr>
                    <w:pStyle w:val="HeaderTable"/>
                    <w:jc w:val="center"/>
                  </w:pPr>
                  <w:r>
                    <w:t>Display</w:t>
                  </w:r>
                </w:p>
              </w:tc>
              <w:tc>
                <w:tcPr>
                  <w:tcW w:w="2670" w:type="dxa"/>
                  <w:shd w:val="clear" w:color="auto" w:fill="C2D69B" w:themeFill="accent3" w:themeFillTint="99"/>
                </w:tcPr>
                <w:p w:rsidR="00162552" w:rsidP="00162552" w:rsidRDefault="00162552" w14:paraId="35ED1F7B" w14:textId="77777777">
                  <w:pPr>
                    <w:pStyle w:val="HeaderTable"/>
                    <w:jc w:val="center"/>
                  </w:pPr>
                  <w:r>
                    <w:t>Value</w:t>
                  </w:r>
                </w:p>
              </w:tc>
            </w:tr>
            <w:tr w:rsidR="00162552" w:rsidTr="001A53D4" w14:paraId="5FE3E120" w14:textId="77777777">
              <w:tc>
                <w:tcPr>
                  <w:tcW w:w="2669" w:type="dxa"/>
                </w:tcPr>
                <w:p w:rsidR="00162552" w:rsidP="00162552" w:rsidRDefault="00162552" w14:paraId="203EBC60" w14:textId="77777777">
                  <w:pPr>
                    <w:rPr>
                      <w:color w:val="000000"/>
                    </w:rPr>
                  </w:pPr>
                  <w:r>
                    <w:rPr>
                      <w:rFonts w:cs="Angsana New"/>
                      <w:color w:val="000000"/>
                      <w:cs/>
                    </w:rPr>
                    <w:t>(</w:t>
                  </w:r>
                  <w:r>
                    <w:rPr>
                      <w:color w:val="000000"/>
                    </w:rPr>
                    <w:t>P000001</w:t>
                  </w:r>
                  <w:r>
                    <w:rPr>
                      <w:rFonts w:cs="Angsana New"/>
                      <w:color w:val="000000"/>
                      <w:cs/>
                    </w:rPr>
                    <w:t xml:space="preserve">) </w:t>
                  </w:r>
                  <w:r>
                    <w:rPr>
                      <w:color w:val="000000"/>
                    </w:rPr>
                    <w:t xml:space="preserve">PO1 </w:t>
                  </w:r>
                </w:p>
              </w:tc>
              <w:tc>
                <w:tcPr>
                  <w:tcW w:w="2670" w:type="dxa"/>
                </w:tcPr>
                <w:p w:rsidR="00162552" w:rsidP="00162552" w:rsidRDefault="00162552" w14:paraId="21CD668D" w14:textId="77777777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10000001</w:t>
                  </w:r>
                </w:p>
              </w:tc>
            </w:tr>
            <w:tr w:rsidR="00162552" w:rsidTr="001A53D4" w14:paraId="3702ECD7" w14:textId="77777777">
              <w:tc>
                <w:tcPr>
                  <w:tcW w:w="2669" w:type="dxa"/>
                </w:tcPr>
                <w:p w:rsidR="00162552" w:rsidP="00162552" w:rsidRDefault="00162552" w14:paraId="4440616A" w14:textId="77777777">
                  <w:pPr>
                    <w:rPr>
                      <w:color w:val="000000"/>
                    </w:rPr>
                  </w:pPr>
                  <w:r>
                    <w:rPr>
                      <w:rFonts w:cs="Angsana New"/>
                      <w:color w:val="000000"/>
                      <w:cs/>
                    </w:rPr>
                    <w:t>(</w:t>
                  </w:r>
                  <w:r>
                    <w:rPr>
                      <w:color w:val="000000"/>
                    </w:rPr>
                    <w:t>P000002</w:t>
                  </w:r>
                  <w:r>
                    <w:rPr>
                      <w:rFonts w:cs="Angsana New"/>
                      <w:color w:val="000000"/>
                      <w:cs/>
                    </w:rPr>
                    <w:t xml:space="preserve">) </w:t>
                  </w:r>
                  <w:r>
                    <w:rPr>
                      <w:color w:val="000000"/>
                    </w:rPr>
                    <w:t xml:space="preserve">PO2 </w:t>
                  </w:r>
                </w:p>
              </w:tc>
              <w:tc>
                <w:tcPr>
                  <w:tcW w:w="2670" w:type="dxa"/>
                </w:tcPr>
                <w:p w:rsidR="00162552" w:rsidP="00162552" w:rsidRDefault="00162552" w14:paraId="74E602B6" w14:textId="77777777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10000002</w:t>
                  </w:r>
                </w:p>
              </w:tc>
            </w:tr>
            <w:tr w:rsidR="00162552" w:rsidTr="001A53D4" w14:paraId="71D7425F" w14:textId="77777777">
              <w:tc>
                <w:tcPr>
                  <w:tcW w:w="2669" w:type="dxa"/>
                </w:tcPr>
                <w:p w:rsidR="00162552" w:rsidP="00162552" w:rsidRDefault="00162552" w14:paraId="0644BD2A" w14:textId="77777777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PO3</w:t>
                  </w:r>
                </w:p>
              </w:tc>
              <w:tc>
                <w:tcPr>
                  <w:tcW w:w="2670" w:type="dxa"/>
                </w:tcPr>
                <w:p w:rsidR="00162552" w:rsidP="00162552" w:rsidRDefault="00162552" w14:paraId="1619AB8F" w14:textId="77777777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10000003</w:t>
                  </w:r>
                </w:p>
              </w:tc>
            </w:tr>
            <w:tr w:rsidR="00162552" w:rsidTr="001A53D4" w14:paraId="454DCB00" w14:textId="77777777">
              <w:tc>
                <w:tcPr>
                  <w:tcW w:w="2669" w:type="dxa"/>
                </w:tcPr>
                <w:p w:rsidR="00162552" w:rsidP="00162552" w:rsidRDefault="00162552" w14:paraId="6A1A23E8" w14:textId="77777777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PO4</w:t>
                  </w:r>
                </w:p>
              </w:tc>
              <w:tc>
                <w:tcPr>
                  <w:tcW w:w="2670" w:type="dxa"/>
                </w:tcPr>
                <w:p w:rsidR="00162552" w:rsidP="00162552" w:rsidRDefault="00162552" w14:paraId="07E05C9E" w14:textId="77777777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10000004</w:t>
                  </w:r>
                </w:p>
              </w:tc>
            </w:tr>
          </w:tbl>
          <w:p w:rsidRPr="00280E5C" w:rsidR="00162552" w:rsidP="00162552" w:rsidRDefault="00162552" w14:paraId="5471A247" w14:textId="77777777">
            <w:pPr>
              <w:rPr>
                <w:cs/>
              </w:rPr>
            </w:pPr>
          </w:p>
        </w:tc>
      </w:tr>
      <w:tr w:rsidRPr="00A57AF5" w:rsidR="00162552" w:rsidTr="001A53D4" w14:paraId="6891A959" w14:textId="77777777">
        <w:trPr>
          <w:trHeight w:val="111"/>
        </w:trPr>
        <w:tc>
          <w:tcPr>
            <w:tcW w:w="5000" w:type="pct"/>
            <w:gridSpan w:val="4"/>
            <w:shd w:val="clear" w:color="auto" w:fill="C2D69B" w:themeFill="accent3" w:themeFillTint="99"/>
          </w:tcPr>
          <w:p w:rsidRPr="00A57AF5" w:rsidR="00162552" w:rsidP="00162552" w:rsidRDefault="00162552" w14:paraId="02ED66E9" w14:textId="77777777">
            <w:pPr>
              <w:pStyle w:val="HeaderTable"/>
            </w:pPr>
            <w:r>
              <w:t>End PO Relation Music Streaming Section</w:t>
            </w:r>
          </w:p>
        </w:tc>
      </w:tr>
      <w:tr w:rsidRPr="00A57AF5" w:rsidR="00162552" w:rsidTr="001A53D4" w14:paraId="0A75B101" w14:textId="77777777">
        <w:trPr>
          <w:trHeight w:val="111"/>
        </w:trPr>
        <w:tc>
          <w:tcPr>
            <w:tcW w:w="5000" w:type="pct"/>
            <w:gridSpan w:val="4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C2D69B" w:themeFill="accent3" w:themeFillTint="99"/>
          </w:tcPr>
          <w:p w:rsidR="00162552" w:rsidP="00162552" w:rsidRDefault="00162552" w14:paraId="371A97B9" w14:textId="77777777">
            <w:pPr>
              <w:pStyle w:val="HeaderTable"/>
            </w:pPr>
            <w:r>
              <w:t>SMS Before Expire</w:t>
            </w:r>
            <w:r>
              <w:rPr>
                <w:rFonts w:cs="Angsana New"/>
                <w:bCs/>
                <w:cs/>
                <w:lang w:bidi="th-TH"/>
              </w:rPr>
              <w:t xml:space="preserve"> (</w:t>
            </w:r>
            <w:r>
              <w:t>For Post</w:t>
            </w:r>
            <w:r>
              <w:rPr>
                <w:rFonts w:cs="Angsana New"/>
                <w:bCs/>
                <w:cs/>
                <w:lang w:bidi="th-TH"/>
              </w:rPr>
              <w:t>-</w:t>
            </w:r>
            <w:r>
              <w:t>paid</w:t>
            </w:r>
            <w:r>
              <w:rPr>
                <w:rFonts w:cs="Angsana New"/>
                <w:bCs/>
                <w:cs/>
                <w:lang w:bidi="th-TH"/>
              </w:rPr>
              <w:t xml:space="preserve">) </w:t>
            </w:r>
            <w:r>
              <w:t>Section</w:t>
            </w:r>
          </w:p>
          <w:p w:rsidRPr="005011B0" w:rsidR="00162552" w:rsidP="00162552" w:rsidRDefault="00162552" w14:paraId="123B5D44" w14:textId="77777777">
            <w:pPr>
              <w:pStyle w:val="HeaderTable"/>
            </w:pPr>
            <w:r w:rsidRPr="005011B0">
              <w:t>Invisible</w:t>
            </w:r>
          </w:p>
        </w:tc>
      </w:tr>
      <w:tr w:rsidRPr="00524D02" w:rsidR="00162552" w:rsidTr="001A53D4" w14:paraId="491F0F45" w14:textId="77777777">
        <w:trPr>
          <w:trHeight w:val="111"/>
        </w:trPr>
        <w:tc>
          <w:tcPr>
            <w:tcW w:w="848" w:type="pct"/>
          </w:tcPr>
          <w:p w:rsidR="00162552" w:rsidP="00162552" w:rsidRDefault="00162552" w14:paraId="601428C9" w14:textId="77777777">
            <w:r>
              <w:t>smsBeforeExpireSendFlag</w:t>
            </w:r>
          </w:p>
        </w:tc>
        <w:tc>
          <w:tcPr>
            <w:tcW w:w="1079" w:type="pct"/>
            <w:gridSpan w:val="2"/>
          </w:tcPr>
          <w:p w:rsidR="00162552" w:rsidP="00162552" w:rsidRDefault="00162552" w14:paraId="006D946B" w14:textId="77777777">
            <w:r>
              <w:t>Drop Down List</w:t>
            </w:r>
          </w:p>
        </w:tc>
        <w:tc>
          <w:tcPr>
            <w:tcW w:w="3073" w:type="pct"/>
          </w:tcPr>
          <w:p w:rsidR="00162552" w:rsidP="00162552" w:rsidRDefault="00162552" w14:paraId="06E387D8" w14:textId="77777777">
            <w:pPr>
              <w:rPr>
                <w:color w:val="FF0000"/>
              </w:rPr>
            </w:pPr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C974A9">
              <w:rPr>
                <w:rFonts w:cs="Angsana New"/>
                <w:color w:val="FF0000"/>
                <w:cs/>
              </w:rPr>
              <w:t>*</w:t>
            </w:r>
            <w:r w:rsidRPr="00C974A9">
              <w:rPr>
                <w:color w:val="FF0000"/>
              </w:rPr>
              <w:t>Send</w:t>
            </w:r>
            <w:r>
              <w:rPr>
                <w:color w:val="FF0000"/>
              </w:rPr>
              <w:t xml:space="preserve"> SMS Before Expire</w:t>
            </w:r>
            <w:r w:rsidRPr="00C974A9">
              <w:rPr>
                <w:color w:val="FF0000"/>
              </w:rPr>
              <w:t xml:space="preserve"> Flag</w:t>
            </w:r>
          </w:p>
          <w:p w:rsidR="00162552" w:rsidP="00162552" w:rsidRDefault="00162552" w14:paraId="61DF1B12" w14:textId="77777777">
            <w:pPr>
              <w:spacing w:after="0"/>
            </w:pPr>
            <w:r>
              <w:t xml:space="preserve">Default Value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cs/>
              </w:rPr>
              <w:t xml:space="preserve">ถ้า </w:t>
            </w:r>
            <w:r>
              <w:t xml:space="preserve">chargeIncludingVat </w:t>
            </w:r>
            <w:r>
              <w:rPr>
                <w:cs/>
              </w:rPr>
              <w:t xml:space="preserve">มีค่า </w:t>
            </w:r>
            <w:r>
              <w:rPr>
                <w:rFonts w:cs="CordiaUPC"/>
              </w:rPr>
              <w:t>&gt;</w:t>
            </w:r>
            <w:r>
              <w:rPr>
                <w:rFonts w:cs="Angsana New"/>
                <w:cs/>
              </w:rPr>
              <w:t xml:space="preserve"> </w:t>
            </w:r>
            <w:r>
              <w:t xml:space="preserve">0 </w:t>
            </w:r>
            <w:r>
              <w:rPr>
                <w:cs/>
              </w:rPr>
              <w:t>ให้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cs/>
              </w:rPr>
              <w:t xml:space="preserve"> </w:t>
            </w:r>
            <w:r>
              <w:t xml:space="preserve">smsBeforePromotionExpiredSendFlag </w:t>
            </w:r>
            <w:r>
              <w:rPr>
                <w:rFonts w:cs="Angsana New"/>
                <w:cs/>
              </w:rPr>
              <w:t>= 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</w:p>
          <w:p w:rsidR="00162552" w:rsidP="00162552" w:rsidRDefault="00162552" w14:paraId="471E7052" w14:textId="77777777">
            <w:r>
              <w:rPr>
                <w:cs/>
              </w:rPr>
              <w:t xml:space="preserve">ถ้าไม่ใช่ให้ </w:t>
            </w:r>
            <w:r>
              <w:t xml:space="preserve">smsBeforePromotionExpiredSendFlag </w:t>
            </w:r>
            <w:r>
              <w:rPr>
                <w:rFonts w:cs="Angsana New"/>
                <w:cs/>
              </w:rPr>
              <w:t>= “</w:t>
            </w:r>
            <w:r>
              <w:t>Don</w:t>
            </w:r>
            <w:r>
              <w:rPr>
                <w:rFonts w:cs="Angsana New"/>
                <w:cs/>
              </w:rPr>
              <w:t>’</w:t>
            </w:r>
            <w:r>
              <w:t>t Send</w:t>
            </w:r>
            <w:r>
              <w:rPr>
                <w:rFonts w:cs="Angsana New"/>
                <w:cs/>
              </w:rPr>
              <w:t>”</w:t>
            </w:r>
          </w:p>
          <w:p w:rsidR="00162552" w:rsidP="00162552" w:rsidRDefault="00162552" w14:paraId="75C7D5CC" w14:textId="77777777">
            <w:r>
              <w:rPr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 xml:space="preserve">: </w:t>
            </w:r>
            <w:r>
              <w:t xml:space="preserve">Logic Default </w:t>
            </w:r>
            <w:r>
              <w:rPr>
                <w:cs/>
              </w:rPr>
              <w:t xml:space="preserve">ทำเมื่อ </w:t>
            </w:r>
            <w:r>
              <w:t xml:space="preserve">Visible </w:t>
            </w:r>
            <w:r>
              <w:rPr>
                <w:cs/>
              </w:rPr>
              <w:t>เท่านั้น</w:t>
            </w:r>
          </w:p>
          <w:p w:rsidR="00162552" w:rsidP="00162552" w:rsidRDefault="00162552" w14:paraId="0E61F56A" w14:textId="77777777">
            <w:pPr>
              <w:rPr>
                <w:rFonts w:cs="CordiaUPC"/>
                <w:cs/>
              </w:rPr>
            </w:pPr>
            <w:r>
              <w:t xml:space="preserve">List of Value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cs/>
              </w:rPr>
              <w:t>ดึงข้อมูลจาก</w:t>
            </w:r>
            <w:r>
              <w:rPr>
                <w:rFonts w:cs="Angsana New"/>
                <w:cs/>
              </w:rPr>
              <w:t xml:space="preserve"> </w:t>
            </w:r>
            <w:r>
              <w:t xml:space="preserve">DB </w:t>
            </w:r>
            <w:r>
              <w:rPr>
                <w:cs/>
              </w:rPr>
              <w:t>ที่</w:t>
            </w:r>
            <w:r>
              <w:t xml:space="preserve"> Table</w:t>
            </w:r>
            <w:r>
              <w:rPr>
                <w:cs/>
              </w:rPr>
              <w:t xml:space="preserve"> </w:t>
            </w:r>
            <w:r>
              <w:t>FLW_CFG_LOV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cs/>
              </w:rPr>
              <w:t xml:space="preserve">โดย </w:t>
            </w:r>
            <w:r>
              <w:t>group_type</w:t>
            </w:r>
            <w:r>
              <w:rPr>
                <w:cs/>
              </w:rPr>
              <w:t xml:space="preserve"> </w:t>
            </w:r>
            <w:r>
              <w:rPr>
                <w:rFonts w:cs="Angsana New"/>
                <w:cs/>
              </w:rPr>
              <w:t>= ‘</w:t>
            </w:r>
            <w:r>
              <w:rPr>
                <w:rFonts w:cs="CordiaUPC"/>
              </w:rPr>
              <w:t>Send Flag</w:t>
            </w:r>
            <w:r>
              <w:rPr>
                <w:rFonts w:cs="Angsana New"/>
                <w:cs/>
              </w:rPr>
              <w:t>’</w:t>
            </w:r>
          </w:p>
          <w:p w:rsidR="00162552" w:rsidP="00162552" w:rsidRDefault="00162552" w14:paraId="5F109230" w14:textId="77777777">
            <w:pPr>
              <w:spacing w:after="0"/>
            </w:pPr>
            <w:r>
              <w:rPr>
                <w:rFonts w:cs="Angsana New"/>
                <w:cs/>
              </w:rPr>
              <w:t xml:space="preserve">ถ้าเลือก </w:t>
            </w:r>
            <w:r>
              <w:t>smsBeforePromotionExpiredSendFlag</w:t>
            </w:r>
            <w:r>
              <w:rPr>
                <w:cs/>
              </w:rPr>
              <w:t xml:space="preserve"> มีค่าเป็น </w:t>
            </w:r>
            <w:r>
              <w:rPr>
                <w:rFonts w:cs="Angsana New"/>
                <w:cs/>
              </w:rPr>
              <w:t>“</w:t>
            </w:r>
            <w:r>
              <w:t>Don</w:t>
            </w:r>
            <w:r>
              <w:rPr>
                <w:rFonts w:cs="Angsana New"/>
                <w:cs/>
              </w:rPr>
              <w:t>’</w:t>
            </w:r>
            <w:r>
              <w:t>t Send</w:t>
            </w:r>
            <w:r>
              <w:rPr>
                <w:rFonts w:cs="Angsana New"/>
                <w:cs/>
              </w:rPr>
              <w:t>”</w:t>
            </w:r>
          </w:p>
          <w:p w:rsidR="00162552" w:rsidP="00162552" w:rsidRDefault="00162552" w14:paraId="19C51B80" w14:textId="77777777">
            <w:pPr>
              <w:pStyle w:val="ListParagraph"/>
              <w:numPr>
                <w:ilvl w:val="0"/>
                <w:numId w:val="386"/>
              </w:numPr>
              <w:spacing w:after="0"/>
            </w:pPr>
            <w:r>
              <w:t xml:space="preserve">Default </w:t>
            </w:r>
            <w:r>
              <w:rPr>
                <w:cs/>
              </w:rPr>
              <w:t xml:space="preserve">ค่าตาม </w:t>
            </w:r>
            <w:r>
              <w:t xml:space="preserve">Logic </w:t>
            </w:r>
            <w:r>
              <w:rPr>
                <w:cs/>
              </w:rPr>
              <w:t xml:space="preserve">กรณี </w:t>
            </w:r>
            <w:r>
              <w:rPr>
                <w:rFonts w:cs="Angsana New"/>
                <w:cs/>
              </w:rPr>
              <w:t>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</w:p>
          <w:p w:rsidR="00162552" w:rsidP="00162552" w:rsidRDefault="00162552" w14:paraId="39BCABBB" w14:textId="77777777">
            <w:pPr>
              <w:pStyle w:val="ListParagraph"/>
              <w:numPr>
                <w:ilvl w:val="0"/>
                <w:numId w:val="386"/>
              </w:numPr>
              <w:spacing w:after="0"/>
            </w:pPr>
            <w:r>
              <w:rPr>
                <w:cs/>
              </w:rPr>
              <w:t xml:space="preserve">ให้ </w:t>
            </w:r>
            <w:r>
              <w:t xml:space="preserve">Invisible Field </w:t>
            </w:r>
            <w:r>
              <w:rPr>
                <w:cs/>
              </w:rPr>
              <w:t xml:space="preserve">อื่นๆใน </w:t>
            </w:r>
            <w:r>
              <w:t>Section</w:t>
            </w:r>
            <w:r>
              <w:rPr>
                <w:rFonts w:cs="CordiaUPC"/>
                <w:cs/>
              </w:rPr>
              <w:t xml:space="preserve"> </w:t>
            </w:r>
            <w:r>
              <w:rPr>
                <w:cs/>
              </w:rPr>
              <w:t>นี้</w:t>
            </w:r>
          </w:p>
          <w:p w:rsidR="00162552" w:rsidP="00162552" w:rsidRDefault="00162552" w14:paraId="1615018C" w14:textId="77777777">
            <w:pPr>
              <w:spacing w:after="0"/>
            </w:pPr>
            <w:r>
              <w:rPr>
                <w:cs/>
              </w:rPr>
              <w:t xml:space="preserve">ถ้าเลือก </w:t>
            </w:r>
            <w:r>
              <w:t>smsBeforePromotionExpiredSendFlag</w:t>
            </w:r>
            <w:r>
              <w:rPr>
                <w:cs/>
              </w:rPr>
              <w:t xml:space="preserve"> มีค่าเป็น </w:t>
            </w:r>
            <w:r>
              <w:rPr>
                <w:rFonts w:cs="Angsana New"/>
                <w:cs/>
              </w:rPr>
              <w:t>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</w:p>
          <w:p w:rsidR="00162552" w:rsidP="00162552" w:rsidRDefault="00162552" w14:paraId="3EE91ED1" w14:textId="77777777">
            <w:pPr>
              <w:pStyle w:val="ListParagraph"/>
              <w:numPr>
                <w:ilvl w:val="0"/>
                <w:numId w:val="386"/>
              </w:numPr>
              <w:spacing w:after="0"/>
            </w:pPr>
            <w:r>
              <w:rPr>
                <w:cs/>
              </w:rPr>
              <w:t xml:space="preserve">ถ้า </w:t>
            </w:r>
            <w:r>
              <w:t>packageDurationUnit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t>Weeks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>
              <w:t>Months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>
              <w:t>Year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cs/>
              </w:rPr>
              <w:t xml:space="preserve">หรือ </w:t>
            </w:r>
            <w:r>
              <w:rPr>
                <w:rFonts w:cs="Angsana New"/>
                <w:cs/>
              </w:rPr>
              <w:t>“</w:t>
            </w:r>
            <w:r>
              <w:t>Bill Cycle</w:t>
            </w:r>
            <w:r>
              <w:rPr>
                <w:rFonts w:cs="Angsana New"/>
                <w:cs/>
              </w:rPr>
              <w:t xml:space="preserve">” </w:t>
            </w:r>
            <w:r>
              <w:rPr>
                <w:cs/>
              </w:rPr>
              <w:t xml:space="preserve">ให้ </w:t>
            </w:r>
            <w:r>
              <w:t xml:space="preserve">Default </w:t>
            </w:r>
            <w:r>
              <w:rPr>
                <w:cs/>
              </w:rPr>
              <w:t>ค่า ดังต่อไปนี้</w:t>
            </w:r>
          </w:p>
          <w:p w:rsidR="00162552" w:rsidP="00162552" w:rsidRDefault="00162552" w14:paraId="1050124B" w14:textId="77777777">
            <w:pPr>
              <w:pStyle w:val="ListParagraph"/>
              <w:numPr>
                <w:ilvl w:val="0"/>
                <w:numId w:val="387"/>
              </w:numPr>
              <w:spacing w:after="0"/>
            </w:pPr>
            <w:r>
              <w:t xml:space="preserve">beforeFeeDeduction </w:t>
            </w:r>
            <w:r>
              <w:rPr>
                <w:rFonts w:cs="Angsana New"/>
                <w:cs/>
              </w:rPr>
              <w:t xml:space="preserve">= </w:t>
            </w:r>
            <w:r>
              <w:t>3</w:t>
            </w:r>
          </w:p>
          <w:p w:rsidR="00162552" w:rsidP="00162552" w:rsidRDefault="00162552" w14:paraId="6ADA7CF8" w14:textId="77777777">
            <w:pPr>
              <w:pStyle w:val="ListParagraph"/>
              <w:numPr>
                <w:ilvl w:val="0"/>
                <w:numId w:val="387"/>
              </w:numPr>
              <w:spacing w:after="0"/>
            </w:pPr>
            <w:r>
              <w:t>beforeFeeDeductionUnit</w:t>
            </w:r>
            <w:r>
              <w:rPr>
                <w:cs/>
              </w:rPr>
              <w:t xml:space="preserve"> </w:t>
            </w:r>
            <w:r>
              <w:rPr>
                <w:rFonts w:cs="Angsana New"/>
                <w:cs/>
              </w:rPr>
              <w:t>= “</w:t>
            </w:r>
            <w:r>
              <w:t>Days</w:t>
            </w:r>
            <w:r>
              <w:rPr>
                <w:rFonts w:cs="Angsana New"/>
                <w:cs/>
              </w:rPr>
              <w:t>”</w:t>
            </w:r>
          </w:p>
          <w:p w:rsidR="00162552" w:rsidP="00162552" w:rsidRDefault="00162552" w14:paraId="5AF918FF" w14:textId="77777777">
            <w:pPr>
              <w:pStyle w:val="ListParagraph"/>
              <w:numPr>
                <w:ilvl w:val="0"/>
                <w:numId w:val="386"/>
              </w:numPr>
              <w:spacing w:after="0"/>
            </w:pPr>
            <w:r>
              <w:rPr>
                <w:cs/>
              </w:rPr>
              <w:t xml:space="preserve">ถ้า </w:t>
            </w:r>
            <w:r>
              <w:t>packageDurationUnit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cs/>
              </w:rPr>
              <w:t xml:space="preserve">มีค่าเป็น </w:t>
            </w:r>
            <w:r>
              <w:rPr>
                <w:rFonts w:cs="Angsana New"/>
                <w:cs/>
              </w:rPr>
              <w:t>“</w:t>
            </w:r>
            <w:r>
              <w:t>Days</w:t>
            </w:r>
            <w:r>
              <w:rPr>
                <w:rFonts w:cs="Angsana New"/>
                <w:cs/>
              </w:rPr>
              <w:t xml:space="preserve">” </w:t>
            </w:r>
          </w:p>
          <w:p w:rsidR="00162552" w:rsidP="00162552" w:rsidRDefault="00162552" w14:paraId="2140E5DA" w14:textId="77777777">
            <w:pPr>
              <w:pStyle w:val="ListParagraph"/>
              <w:numPr>
                <w:ilvl w:val="1"/>
                <w:numId w:val="386"/>
              </w:numPr>
              <w:spacing w:after="0"/>
            </w:pPr>
            <w:r>
              <w:rPr>
                <w:cs/>
              </w:rPr>
              <w:t xml:space="preserve">ถ้า </w:t>
            </w:r>
            <w:r>
              <w:t>packageDuration &gt;</w:t>
            </w:r>
            <w:r>
              <w:rPr>
                <w:rFonts w:cs="Angsana New"/>
                <w:cs/>
              </w:rPr>
              <w:t xml:space="preserve">= </w:t>
            </w:r>
            <w:r>
              <w:t xml:space="preserve">4 </w:t>
            </w:r>
            <w:r>
              <w:rPr>
                <w:cs/>
              </w:rPr>
              <w:t xml:space="preserve">ให้ </w:t>
            </w:r>
            <w:r>
              <w:t xml:space="preserve">Default </w:t>
            </w:r>
            <w:r>
              <w:rPr>
                <w:cs/>
              </w:rPr>
              <w:t>ค่า ดังต่อไปนี้</w:t>
            </w:r>
          </w:p>
          <w:p w:rsidR="00162552" w:rsidP="00162552" w:rsidRDefault="00162552" w14:paraId="51BE8F4C" w14:textId="77777777">
            <w:pPr>
              <w:pStyle w:val="ListParagraph"/>
              <w:numPr>
                <w:ilvl w:val="1"/>
                <w:numId w:val="387"/>
              </w:numPr>
              <w:spacing w:after="0"/>
            </w:pPr>
            <w:r>
              <w:t xml:space="preserve">beforeFeeDeduction </w:t>
            </w:r>
            <w:r>
              <w:rPr>
                <w:rFonts w:cs="Angsana New"/>
                <w:cs/>
              </w:rPr>
              <w:t xml:space="preserve">= </w:t>
            </w:r>
            <w:r>
              <w:t>3</w:t>
            </w:r>
          </w:p>
          <w:p w:rsidR="00162552" w:rsidP="00162552" w:rsidRDefault="00162552" w14:paraId="168C2BCE" w14:textId="77777777">
            <w:pPr>
              <w:pStyle w:val="ListParagraph"/>
              <w:numPr>
                <w:ilvl w:val="1"/>
                <w:numId w:val="387"/>
              </w:numPr>
              <w:spacing w:after="0"/>
            </w:pPr>
            <w:r>
              <w:t>beforeFeeDeductionUnit</w:t>
            </w:r>
            <w:r>
              <w:rPr>
                <w:cs/>
              </w:rPr>
              <w:t xml:space="preserve"> </w:t>
            </w:r>
            <w:r>
              <w:rPr>
                <w:rFonts w:cs="Angsana New"/>
                <w:cs/>
              </w:rPr>
              <w:t>= “</w:t>
            </w:r>
            <w:r>
              <w:t>Days</w:t>
            </w:r>
            <w:r>
              <w:rPr>
                <w:rFonts w:cs="Angsana New"/>
                <w:cs/>
              </w:rPr>
              <w:t>”</w:t>
            </w:r>
          </w:p>
          <w:p w:rsidR="00162552" w:rsidP="00162552" w:rsidRDefault="00162552" w14:paraId="1A794578" w14:textId="77777777">
            <w:pPr>
              <w:pStyle w:val="ListParagraph"/>
              <w:numPr>
                <w:ilvl w:val="1"/>
                <w:numId w:val="386"/>
              </w:numPr>
              <w:spacing w:after="0"/>
            </w:pPr>
            <w:r>
              <w:rPr>
                <w:cs/>
              </w:rPr>
              <w:t xml:space="preserve">ถ้า </w:t>
            </w:r>
            <w:r>
              <w:t>packageDuration &gt;</w:t>
            </w:r>
            <w:r>
              <w:rPr>
                <w:rFonts w:cs="Angsana New"/>
                <w:cs/>
              </w:rPr>
              <w:t xml:space="preserve">= </w:t>
            </w:r>
            <w:r>
              <w:t>2</w:t>
            </w:r>
            <w:r>
              <w:rPr>
                <w:rFonts w:cs="Angsana New"/>
                <w:cs/>
              </w:rPr>
              <w:t xml:space="preserve"> </w:t>
            </w:r>
            <w:r>
              <w:rPr>
                <w:cs/>
              </w:rPr>
              <w:t xml:space="preserve">แต่ </w:t>
            </w:r>
            <w:r>
              <w:t>&lt;</w:t>
            </w:r>
            <w:r>
              <w:rPr>
                <w:rFonts w:cs="Angsana New"/>
                <w:cs/>
              </w:rPr>
              <w:t xml:space="preserve"> </w:t>
            </w:r>
            <w:r>
              <w:t xml:space="preserve">4 </w:t>
            </w:r>
            <w:r>
              <w:rPr>
                <w:cs/>
              </w:rPr>
              <w:t xml:space="preserve">ให้ </w:t>
            </w:r>
            <w:r>
              <w:t xml:space="preserve">Default </w:t>
            </w:r>
            <w:r>
              <w:rPr>
                <w:cs/>
              </w:rPr>
              <w:t>ค่า ดังต่อไปนี้</w:t>
            </w:r>
          </w:p>
          <w:p w:rsidR="00162552" w:rsidP="00162552" w:rsidRDefault="00162552" w14:paraId="396AD8F2" w14:textId="77777777">
            <w:pPr>
              <w:pStyle w:val="ListParagraph"/>
              <w:numPr>
                <w:ilvl w:val="1"/>
                <w:numId w:val="387"/>
              </w:numPr>
              <w:spacing w:after="0"/>
            </w:pPr>
            <w:r>
              <w:t xml:space="preserve">beforeFeeDeduction </w:t>
            </w:r>
            <w:r>
              <w:rPr>
                <w:rFonts w:cs="Angsana New"/>
                <w:cs/>
              </w:rPr>
              <w:t xml:space="preserve">= </w:t>
            </w:r>
            <w:r>
              <w:t>1</w:t>
            </w:r>
          </w:p>
          <w:p w:rsidR="00162552" w:rsidP="00162552" w:rsidRDefault="00162552" w14:paraId="53119946" w14:textId="77777777">
            <w:pPr>
              <w:pStyle w:val="ListParagraph"/>
              <w:numPr>
                <w:ilvl w:val="1"/>
                <w:numId w:val="387"/>
              </w:numPr>
              <w:spacing w:after="0"/>
            </w:pPr>
            <w:r>
              <w:t>beforeFeeDeductionUnit</w:t>
            </w:r>
            <w:r>
              <w:rPr>
                <w:cs/>
              </w:rPr>
              <w:t xml:space="preserve"> </w:t>
            </w:r>
            <w:r>
              <w:rPr>
                <w:rFonts w:cs="Angsana New"/>
                <w:cs/>
              </w:rPr>
              <w:t>= “</w:t>
            </w:r>
            <w:r>
              <w:t>Days</w:t>
            </w:r>
            <w:r>
              <w:rPr>
                <w:rFonts w:cs="Angsana New"/>
                <w:cs/>
              </w:rPr>
              <w:t>”</w:t>
            </w:r>
          </w:p>
          <w:p w:rsidRPr="00524D02" w:rsidR="00162552" w:rsidP="00162552" w:rsidRDefault="00162552" w14:paraId="6531F8B4" w14:textId="77777777">
            <w:pPr>
              <w:pStyle w:val="ListParagraph"/>
              <w:spacing w:after="0"/>
              <w:ind w:left="2160"/>
            </w:pPr>
          </w:p>
        </w:tc>
      </w:tr>
      <w:tr w:rsidRPr="00A57AF5" w:rsidR="00162552" w:rsidTr="001A53D4" w14:paraId="58E26531" w14:textId="77777777">
        <w:trPr>
          <w:trHeight w:val="111"/>
        </w:trPr>
        <w:tc>
          <w:tcPr>
            <w:tcW w:w="848" w:type="pct"/>
          </w:tcPr>
          <w:p w:rsidR="00162552" w:rsidP="00162552" w:rsidRDefault="00162552" w14:paraId="4799A9E6" w14:textId="77777777">
            <w:r>
              <w:t>beforeExpire</w:t>
            </w:r>
          </w:p>
        </w:tc>
        <w:tc>
          <w:tcPr>
            <w:tcW w:w="1079" w:type="pct"/>
            <w:gridSpan w:val="2"/>
          </w:tcPr>
          <w:p w:rsidR="00162552" w:rsidP="00162552" w:rsidRDefault="00162552" w14:paraId="6D17C29B" w14:textId="77777777">
            <w:r>
              <w:t>Text Box</w:t>
            </w:r>
          </w:p>
        </w:tc>
        <w:tc>
          <w:tcPr>
            <w:tcW w:w="3073" w:type="pct"/>
          </w:tcPr>
          <w:p w:rsidR="00162552" w:rsidP="00162552" w:rsidRDefault="00162552" w14:paraId="43919D49" w14:textId="77777777">
            <w:pPr>
              <w:rPr>
                <w:color w:val="FF0000"/>
              </w:rPr>
            </w:pPr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2C31A5">
              <w:rPr>
                <w:rFonts w:cs="Angsana New"/>
                <w:color w:val="FF0000"/>
                <w:cs/>
              </w:rPr>
              <w:t>*</w:t>
            </w:r>
            <w:r w:rsidRPr="002C31A5">
              <w:rPr>
                <w:color w:val="FF0000"/>
              </w:rPr>
              <w:t xml:space="preserve">Before </w:t>
            </w:r>
            <w:r>
              <w:rPr>
                <w:color w:val="FF0000"/>
              </w:rPr>
              <w:t>Expire</w:t>
            </w:r>
          </w:p>
          <w:p w:rsidR="00162552" w:rsidP="00162552" w:rsidRDefault="00162552" w14:paraId="444BBF6D" w14:textId="77777777">
            <w:r w:rsidRPr="002C31A5">
              <w:t xml:space="preserve">Visble </w:t>
            </w:r>
            <w:r w:rsidRPr="002C31A5">
              <w:rPr>
                <w:cs/>
              </w:rPr>
              <w:t xml:space="preserve">เมื่อ </w:t>
            </w:r>
            <w:r>
              <w:t>smsBeforeExpireSendFlag</w:t>
            </w:r>
            <w:r>
              <w:rPr>
                <w:rFonts w:hint="cs"/>
                <w:cs/>
              </w:rPr>
              <w:t xml:space="preserve"> มีค่าเป็น </w:t>
            </w:r>
            <w:r>
              <w:rPr>
                <w:rFonts w:cs="Angsana New"/>
                <w:cs/>
              </w:rPr>
              <w:t>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</w:p>
          <w:p w:rsidRPr="00A57AF5" w:rsidR="00162552" w:rsidP="00162552" w:rsidRDefault="00162552" w14:paraId="28FBA47F" w14:textId="77777777">
            <w:pPr>
              <w:rPr>
                <w:rFonts w:cs="CordiaUPC"/>
              </w:rPr>
            </w:pPr>
            <w:r>
              <w:rPr>
                <w:rFonts w:hint="cs"/>
                <w:cs/>
              </w:rPr>
              <w:t xml:space="preserve">หมายเหตุ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hint="cs"/>
                <w:cs/>
              </w:rPr>
              <w:t>ใส่ได้เฉพาะตัวเลขเท่านั้น</w:t>
            </w:r>
          </w:p>
        </w:tc>
      </w:tr>
      <w:tr w:rsidRPr="00A57AF5" w:rsidR="00162552" w:rsidTr="001A53D4" w14:paraId="5F54F611" w14:textId="77777777">
        <w:trPr>
          <w:trHeight w:val="111"/>
        </w:trPr>
        <w:tc>
          <w:tcPr>
            <w:tcW w:w="848" w:type="pct"/>
          </w:tcPr>
          <w:p w:rsidR="00162552" w:rsidP="00162552" w:rsidRDefault="00162552" w14:paraId="0050E677" w14:textId="77777777">
            <w:r>
              <w:t>beforeExpireUnit</w:t>
            </w:r>
          </w:p>
        </w:tc>
        <w:tc>
          <w:tcPr>
            <w:tcW w:w="1079" w:type="pct"/>
            <w:gridSpan w:val="2"/>
          </w:tcPr>
          <w:p w:rsidR="00162552" w:rsidP="00162552" w:rsidRDefault="00162552" w14:paraId="3AA618A8" w14:textId="77777777">
            <w:r>
              <w:t>Drop Down List</w:t>
            </w:r>
          </w:p>
        </w:tc>
        <w:tc>
          <w:tcPr>
            <w:tcW w:w="3073" w:type="pct"/>
          </w:tcPr>
          <w:p w:rsidR="00162552" w:rsidP="00162552" w:rsidRDefault="00162552" w14:paraId="110CAC11" w14:textId="77777777">
            <w:r>
              <w:rPr>
                <w:rFonts w:hint="cs"/>
                <w:cs/>
              </w:rPr>
              <w:t xml:space="preserve">วางต่อจาก </w:t>
            </w:r>
            <w:r>
              <w:t>beforeExpire</w:t>
            </w:r>
          </w:p>
          <w:p w:rsidR="00162552" w:rsidP="00162552" w:rsidRDefault="00162552" w14:paraId="2E31D188" w14:textId="77777777">
            <w:r w:rsidRPr="00647985">
              <w:t xml:space="preserve">Visble </w:t>
            </w:r>
            <w:r w:rsidRPr="00647985">
              <w:rPr>
                <w:rFonts w:hint="cs"/>
                <w:cs/>
              </w:rPr>
              <w:t xml:space="preserve">เมื่อ </w:t>
            </w:r>
            <w:r>
              <w:t>smsBeforeExpireSendFlag</w:t>
            </w:r>
            <w:r>
              <w:rPr>
                <w:rFonts w:hint="cs"/>
                <w:cs/>
              </w:rPr>
              <w:t xml:space="preserve"> มีค่าเป็น </w:t>
            </w:r>
            <w:r>
              <w:rPr>
                <w:rFonts w:cs="Angsana New"/>
                <w:cs/>
              </w:rPr>
              <w:t>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</w:p>
          <w:p w:rsidRPr="00A57AF5" w:rsidR="00162552" w:rsidP="00162552" w:rsidRDefault="00162552" w14:paraId="48402194" w14:textId="77777777">
            <w:pPr>
              <w:rPr>
                <w:rFonts w:cs="CordiaUPC"/>
              </w:rPr>
            </w:pPr>
            <w:r w:rsidRPr="001142BC">
              <w:t xml:space="preserve">List of Value </w:t>
            </w:r>
            <w:r w:rsidRPr="001142BC">
              <w:rPr>
                <w:rFonts w:cs="Angsana New"/>
                <w:cs/>
              </w:rPr>
              <w:t xml:space="preserve">: </w:t>
            </w:r>
            <w:r w:rsidRPr="00B916D9">
              <w:rPr>
                <w:rFonts w:cs="Angsana New"/>
                <w:cs/>
              </w:rPr>
              <w:t>ดึงข้อมูลจาก</w:t>
            </w:r>
            <w:r w:rsidRPr="00B916D9">
              <w:rPr>
                <w:rFonts w:cs="CordiaUPC"/>
              </w:rPr>
              <w:t xml:space="preserve">DB </w:t>
            </w:r>
            <w:r w:rsidRPr="00B916D9">
              <w:rPr>
                <w:rFonts w:cs="Angsana New"/>
                <w:cs/>
              </w:rPr>
              <w:t xml:space="preserve">ที่ </w:t>
            </w:r>
            <w:r w:rsidRPr="00B916D9">
              <w:rPr>
                <w:rFonts w:cs="CordiaUPC"/>
              </w:rPr>
              <w:t xml:space="preserve">Table FLW_CFG_LOV </w:t>
            </w:r>
            <w:r w:rsidRPr="00B916D9">
              <w:rPr>
                <w:rFonts w:cs="Angsana New"/>
                <w:cs/>
              </w:rPr>
              <w:t xml:space="preserve">โดย </w:t>
            </w:r>
            <w:r w:rsidRPr="00B916D9">
              <w:rPr>
                <w:rFonts w:cs="CordiaUPC"/>
              </w:rPr>
              <w:t xml:space="preserve">group_type </w:t>
            </w:r>
            <w:r w:rsidRPr="00B916D9">
              <w:rPr>
                <w:rFonts w:cs="Angsana New"/>
                <w:cs/>
              </w:rPr>
              <w:t>= ‘</w:t>
            </w:r>
            <w:r w:rsidRPr="008979A8">
              <w:rPr>
                <w:rFonts w:cs="CordiaUPC"/>
              </w:rPr>
              <w:t>Duration</w:t>
            </w:r>
            <w:r>
              <w:rPr>
                <w:rFonts w:cs="CordiaUPC"/>
              </w:rPr>
              <w:t xml:space="preserve"> Unit</w:t>
            </w:r>
            <w:r>
              <w:rPr>
                <w:rFonts w:cs="Angsana New"/>
                <w:cs/>
              </w:rPr>
              <w:t>’</w:t>
            </w:r>
            <w:r>
              <w:rPr>
                <w:rFonts w:hint="cs" w:cs="Angsana New"/>
                <w:cs/>
              </w:rPr>
              <w:t>และ</w:t>
            </w:r>
            <w:r>
              <w:rPr>
                <w:rFonts w:cs="CordiaUPC"/>
              </w:rPr>
              <w:t xml:space="preserve"> par_row_id</w:t>
            </w:r>
            <w:r>
              <w:t xml:space="preserve">_concat </w:t>
            </w:r>
            <w:r>
              <w:rPr>
                <w:rFonts w:hint="cs"/>
                <w:cs/>
              </w:rPr>
              <w:t xml:space="preserve">ประกอบด้วย </w:t>
            </w:r>
            <w:r>
              <w:t>customerType</w:t>
            </w:r>
          </w:p>
        </w:tc>
      </w:tr>
      <w:tr w:rsidRPr="00A57AF5" w:rsidR="00162552" w:rsidTr="001A53D4" w14:paraId="26F4580A" w14:textId="77777777">
        <w:trPr>
          <w:trHeight w:val="111"/>
        </w:trPr>
        <w:tc>
          <w:tcPr>
            <w:tcW w:w="848" w:type="pct"/>
          </w:tcPr>
          <w:p w:rsidR="00162552" w:rsidP="00162552" w:rsidRDefault="00162552" w14:paraId="5970D912" w14:textId="77777777">
            <w:r>
              <w:t>smsBeforeExpireEN</w:t>
            </w:r>
          </w:p>
        </w:tc>
        <w:tc>
          <w:tcPr>
            <w:tcW w:w="1079" w:type="pct"/>
            <w:gridSpan w:val="2"/>
          </w:tcPr>
          <w:p w:rsidR="00162552" w:rsidP="00162552" w:rsidRDefault="00162552" w14:paraId="59445AC8" w14:textId="77777777">
            <w:r>
              <w:t>Text Area</w:t>
            </w:r>
          </w:p>
        </w:tc>
        <w:tc>
          <w:tcPr>
            <w:tcW w:w="3073" w:type="pct"/>
          </w:tcPr>
          <w:p w:rsidR="00162552" w:rsidP="00162552" w:rsidRDefault="00162552" w14:paraId="2E5BA34B" w14:textId="77777777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2C31A5">
              <w:rPr>
                <w:rFonts w:cs="Angsana New"/>
                <w:color w:val="FF0000"/>
                <w:cs/>
              </w:rPr>
              <w:t>*</w:t>
            </w:r>
            <w:r w:rsidRPr="002C31A5">
              <w:rPr>
                <w:color w:val="FF0000"/>
              </w:rPr>
              <w:t>English</w:t>
            </w:r>
          </w:p>
          <w:p w:rsidR="00162552" w:rsidP="00162552" w:rsidRDefault="00162552" w14:paraId="0C9438A9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Max Length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CordiaUPC"/>
              </w:rPr>
              <w:t>250</w:t>
            </w:r>
          </w:p>
          <w:p w:rsidR="00162552" w:rsidP="00162552" w:rsidRDefault="00162552" w14:paraId="2D4E58A7" w14:textId="77777777">
            <w:r w:rsidRPr="00647985">
              <w:t xml:space="preserve">Visble </w:t>
            </w:r>
            <w:r w:rsidRPr="00647985">
              <w:rPr>
                <w:rFonts w:hint="cs"/>
                <w:cs/>
              </w:rPr>
              <w:t xml:space="preserve">เมื่อ </w:t>
            </w:r>
            <w:r>
              <w:t>smsBeforeExpireSendFlag</w:t>
            </w:r>
            <w:r>
              <w:rPr>
                <w:rFonts w:hint="cs"/>
                <w:cs/>
              </w:rPr>
              <w:t xml:space="preserve"> มีค่าเป็น </w:t>
            </w:r>
            <w:r>
              <w:rPr>
                <w:rFonts w:cs="Angsana New"/>
                <w:cs/>
              </w:rPr>
              <w:t>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</w:p>
          <w:p w:rsidRPr="00A57AF5" w:rsidR="00162552" w:rsidP="00162552" w:rsidRDefault="00162552" w14:paraId="31ABCD6B" w14:textId="77777777">
            <w:pPr>
              <w:rPr>
                <w:rFonts w:cs="CordiaUPC"/>
              </w:rPr>
            </w:pPr>
            <w:r>
              <w:rPr>
                <w:rFonts w:hint="cs"/>
                <w:cs/>
              </w:rPr>
              <w:t xml:space="preserve">เมื่อ </w:t>
            </w:r>
            <w:r>
              <w:t xml:space="preserve">User </w:t>
            </w:r>
            <w:r>
              <w:rPr>
                <w:rFonts w:hint="cs"/>
                <w:cs/>
              </w:rPr>
              <w:t>กรอก</w:t>
            </w:r>
            <w:r>
              <w:rPr>
                <w:cs/>
              </w:rPr>
              <w:t>ใ</w:t>
            </w:r>
            <w:r>
              <w:rPr>
                <w:rFonts w:hint="cs"/>
                <w:cs/>
              </w:rPr>
              <w:t xml:space="preserve">ห้คำนวนจำนวนตัวอักษรไว้ที่ </w:t>
            </w:r>
            <w:r>
              <w:t>counterSMSBeforeExpireEN</w:t>
            </w:r>
          </w:p>
        </w:tc>
      </w:tr>
      <w:tr w:rsidRPr="00A57AF5" w:rsidR="00162552" w:rsidTr="001A53D4" w14:paraId="73D597E2" w14:textId="77777777">
        <w:trPr>
          <w:trHeight w:val="111"/>
        </w:trPr>
        <w:tc>
          <w:tcPr>
            <w:tcW w:w="848" w:type="pct"/>
          </w:tcPr>
          <w:p w:rsidR="00162552" w:rsidP="00162552" w:rsidRDefault="00162552" w14:paraId="06E24D21" w14:textId="77777777">
            <w:r>
              <w:t>counterSMSBeforeExpireEN</w:t>
            </w:r>
          </w:p>
        </w:tc>
        <w:tc>
          <w:tcPr>
            <w:tcW w:w="1079" w:type="pct"/>
            <w:gridSpan w:val="2"/>
          </w:tcPr>
          <w:p w:rsidR="00162552" w:rsidP="00162552" w:rsidRDefault="00162552" w14:paraId="32B5A822" w14:textId="77777777">
            <w:r>
              <w:t>Text</w:t>
            </w:r>
          </w:p>
        </w:tc>
        <w:tc>
          <w:tcPr>
            <w:tcW w:w="3073" w:type="pct"/>
          </w:tcPr>
          <w:p w:rsidR="00162552" w:rsidP="00162552" w:rsidRDefault="00162552" w14:paraId="7DFFDC37" w14:textId="77777777">
            <w:r>
              <w:rPr>
                <w:rFonts w:hint="cs"/>
                <w:cs/>
              </w:rPr>
              <w:t>วางไว้ใต้</w:t>
            </w:r>
            <w:r>
              <w:rPr>
                <w:rFonts w:cs="Angsana New"/>
                <w:cs/>
              </w:rPr>
              <w:t xml:space="preserve"> </w:t>
            </w:r>
            <w:r>
              <w:t>smsBeforeExpireEN</w:t>
            </w:r>
          </w:p>
          <w:p w:rsidR="00162552" w:rsidP="00162552" w:rsidRDefault="00162552" w14:paraId="5BB02F34" w14:textId="77777777">
            <w:r w:rsidRPr="00647985">
              <w:t xml:space="preserve">Visble </w:t>
            </w:r>
            <w:r w:rsidRPr="00647985">
              <w:rPr>
                <w:rFonts w:hint="cs"/>
                <w:cs/>
              </w:rPr>
              <w:t xml:space="preserve">เมื่อ </w:t>
            </w:r>
            <w:r>
              <w:t>smsBeforeExpireSendFlag</w:t>
            </w:r>
            <w:r>
              <w:rPr>
                <w:rFonts w:hint="cs"/>
                <w:cs/>
              </w:rPr>
              <w:t xml:space="preserve"> มีค่าเป็น </w:t>
            </w:r>
            <w:r>
              <w:rPr>
                <w:rFonts w:cs="Angsana New"/>
                <w:cs/>
              </w:rPr>
              <w:t>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</w:p>
          <w:p w:rsidR="00162552" w:rsidP="00162552" w:rsidRDefault="00162552" w14:paraId="110FB63C" w14:textId="77777777">
            <w:r>
              <w:rPr>
                <w:rFonts w:hint="cs"/>
                <w:cs/>
              </w:rPr>
              <w:t xml:space="preserve">แสดงใน </w:t>
            </w:r>
            <w:r>
              <w:t>Format</w:t>
            </w:r>
          </w:p>
          <w:p w:rsidRPr="00A57AF5" w:rsidR="00162552" w:rsidP="00162552" w:rsidRDefault="00162552" w14:paraId="22CED532" w14:textId="77777777">
            <w:pPr>
              <w:rPr>
                <w:rFonts w:cs="CordiaUPC"/>
              </w:rPr>
            </w:pPr>
            <w:r>
              <w:t>counterSMSBeforeExpireEN</w:t>
            </w:r>
            <w:r>
              <w:rPr>
                <w:rFonts w:cs="Angsana New"/>
                <w:cs/>
              </w:rPr>
              <w:t xml:space="preserve"> / </w:t>
            </w:r>
            <w:r>
              <w:t>250</w:t>
            </w:r>
          </w:p>
        </w:tc>
      </w:tr>
      <w:tr w:rsidRPr="00A57AF5" w:rsidR="00162552" w:rsidTr="001A53D4" w14:paraId="5EFF197A" w14:textId="77777777">
        <w:trPr>
          <w:trHeight w:val="111"/>
        </w:trPr>
        <w:tc>
          <w:tcPr>
            <w:tcW w:w="848" w:type="pct"/>
          </w:tcPr>
          <w:p w:rsidR="00162552" w:rsidP="00162552" w:rsidRDefault="00162552" w14:paraId="6430A632" w14:textId="77777777">
            <w:r>
              <w:t>smsBeforeExpireTH</w:t>
            </w:r>
          </w:p>
        </w:tc>
        <w:tc>
          <w:tcPr>
            <w:tcW w:w="1079" w:type="pct"/>
            <w:gridSpan w:val="2"/>
          </w:tcPr>
          <w:p w:rsidR="00162552" w:rsidP="00162552" w:rsidRDefault="00162552" w14:paraId="3964B7FD" w14:textId="77777777">
            <w:r>
              <w:t>Text Area</w:t>
            </w:r>
          </w:p>
        </w:tc>
        <w:tc>
          <w:tcPr>
            <w:tcW w:w="3073" w:type="pct"/>
          </w:tcPr>
          <w:p w:rsidR="00162552" w:rsidP="00162552" w:rsidRDefault="00162552" w14:paraId="67F326FF" w14:textId="77777777">
            <w:r>
              <w:t xml:space="preserve">Label </w:t>
            </w:r>
            <w:r>
              <w:rPr>
                <w:rFonts w:cs="Angsana New"/>
                <w:cs/>
              </w:rPr>
              <w:t xml:space="preserve">: </w:t>
            </w:r>
            <w:r w:rsidRPr="002C31A5">
              <w:rPr>
                <w:rFonts w:cs="Angsana New"/>
                <w:color w:val="FF0000"/>
                <w:cs/>
              </w:rPr>
              <w:t>*</w:t>
            </w:r>
            <w:r w:rsidRPr="002C31A5">
              <w:rPr>
                <w:color w:val="FF0000"/>
              </w:rPr>
              <w:t>Thai</w:t>
            </w:r>
          </w:p>
          <w:p w:rsidR="00162552" w:rsidP="00162552" w:rsidRDefault="00162552" w14:paraId="762BE66A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Max Length </w:t>
            </w:r>
            <w:r>
              <w:rPr>
                <w:rFonts w:cs="Angsana New"/>
                <w:cs/>
              </w:rPr>
              <w:t xml:space="preserve">: </w:t>
            </w:r>
            <w:r>
              <w:rPr>
                <w:rFonts w:cs="CordiaUPC"/>
              </w:rPr>
              <w:t>250</w:t>
            </w:r>
          </w:p>
          <w:p w:rsidR="00162552" w:rsidP="00162552" w:rsidRDefault="00162552" w14:paraId="0D337249" w14:textId="77777777">
            <w:r w:rsidRPr="00647985">
              <w:t xml:space="preserve">Visble </w:t>
            </w:r>
            <w:r w:rsidRPr="00647985">
              <w:rPr>
                <w:rFonts w:hint="cs"/>
                <w:cs/>
              </w:rPr>
              <w:t xml:space="preserve">เมื่อ </w:t>
            </w:r>
            <w:r>
              <w:t>smsBeforeExpireSendFlag</w:t>
            </w:r>
            <w:r>
              <w:rPr>
                <w:rFonts w:hint="cs"/>
                <w:cs/>
              </w:rPr>
              <w:t xml:space="preserve"> มีค่าเป็น </w:t>
            </w:r>
            <w:r>
              <w:rPr>
                <w:rFonts w:cs="Angsana New"/>
                <w:cs/>
              </w:rPr>
              <w:t>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</w:p>
          <w:p w:rsidRPr="00A57AF5" w:rsidR="00162552" w:rsidP="00162552" w:rsidRDefault="00162552" w14:paraId="09B42514" w14:textId="77777777">
            <w:pPr>
              <w:rPr>
                <w:rFonts w:cs="CordiaUPC"/>
              </w:rPr>
            </w:pPr>
            <w:r>
              <w:rPr>
                <w:rFonts w:hint="cs"/>
                <w:cs/>
              </w:rPr>
              <w:t xml:space="preserve">เมื่อ </w:t>
            </w:r>
            <w:r>
              <w:t xml:space="preserve">User </w:t>
            </w:r>
            <w:r>
              <w:rPr>
                <w:rFonts w:hint="cs"/>
                <w:cs/>
              </w:rPr>
              <w:t>กรอก</w:t>
            </w:r>
            <w:r>
              <w:rPr>
                <w:cs/>
              </w:rPr>
              <w:t>ใ</w:t>
            </w:r>
            <w:r>
              <w:rPr>
                <w:rFonts w:hint="cs"/>
                <w:cs/>
              </w:rPr>
              <w:t xml:space="preserve">ห้คำนวนจำนวนตัวอักษรไว้ที่ </w:t>
            </w:r>
            <w:r>
              <w:t>counterSMSBeforeExpireTH</w:t>
            </w:r>
          </w:p>
        </w:tc>
      </w:tr>
      <w:tr w:rsidRPr="00A57AF5" w:rsidR="00162552" w:rsidTr="001A53D4" w14:paraId="0285137A" w14:textId="77777777">
        <w:trPr>
          <w:trHeight w:val="111"/>
        </w:trPr>
        <w:tc>
          <w:tcPr>
            <w:tcW w:w="848" w:type="pct"/>
          </w:tcPr>
          <w:p w:rsidR="00162552" w:rsidP="00162552" w:rsidRDefault="00162552" w14:paraId="7B813369" w14:textId="77777777">
            <w:r>
              <w:t>counterSMSBeforeExpireTH</w:t>
            </w:r>
          </w:p>
        </w:tc>
        <w:tc>
          <w:tcPr>
            <w:tcW w:w="1079" w:type="pct"/>
            <w:gridSpan w:val="2"/>
          </w:tcPr>
          <w:p w:rsidR="00162552" w:rsidP="00162552" w:rsidRDefault="00162552" w14:paraId="269E3809" w14:textId="77777777">
            <w:r>
              <w:t>Text</w:t>
            </w:r>
          </w:p>
        </w:tc>
        <w:tc>
          <w:tcPr>
            <w:tcW w:w="3073" w:type="pct"/>
          </w:tcPr>
          <w:p w:rsidR="00162552" w:rsidP="00162552" w:rsidRDefault="00162552" w14:paraId="1ED87289" w14:textId="77777777">
            <w:r>
              <w:rPr>
                <w:rFonts w:hint="cs"/>
                <w:cs/>
              </w:rPr>
              <w:t>วางไว้ใต้</w:t>
            </w:r>
            <w:r>
              <w:rPr>
                <w:rFonts w:cs="Angsana New"/>
                <w:cs/>
              </w:rPr>
              <w:t xml:space="preserve"> </w:t>
            </w:r>
            <w:r>
              <w:t>smsBeforeExpireTH</w:t>
            </w:r>
          </w:p>
          <w:p w:rsidR="00162552" w:rsidP="00162552" w:rsidRDefault="00162552" w14:paraId="70AEAD43" w14:textId="77777777">
            <w:r w:rsidRPr="00647985">
              <w:t xml:space="preserve">Visble </w:t>
            </w:r>
            <w:r w:rsidRPr="00647985">
              <w:rPr>
                <w:rFonts w:hint="cs"/>
                <w:cs/>
              </w:rPr>
              <w:t xml:space="preserve">เมื่อ </w:t>
            </w:r>
            <w:r>
              <w:t>smsBeforeExpireSendFlag</w:t>
            </w:r>
            <w:r>
              <w:rPr>
                <w:rFonts w:hint="cs"/>
                <w:cs/>
              </w:rPr>
              <w:t xml:space="preserve"> มีค่าเป็น </w:t>
            </w:r>
            <w:r>
              <w:rPr>
                <w:rFonts w:cs="Angsana New"/>
                <w:cs/>
              </w:rPr>
              <w:t>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</w:p>
          <w:p w:rsidR="00162552" w:rsidP="00162552" w:rsidRDefault="00162552" w14:paraId="7839C5B8" w14:textId="77777777">
            <w:r>
              <w:rPr>
                <w:rFonts w:hint="cs"/>
                <w:cs/>
              </w:rPr>
              <w:t xml:space="preserve">แสดงใน </w:t>
            </w:r>
            <w:r>
              <w:t>Format</w:t>
            </w:r>
          </w:p>
          <w:p w:rsidRPr="00A57AF5" w:rsidR="00162552" w:rsidP="00162552" w:rsidRDefault="00162552" w14:paraId="5B6310B7" w14:textId="77777777">
            <w:pPr>
              <w:rPr>
                <w:rFonts w:cs="CordiaUPC"/>
              </w:rPr>
            </w:pPr>
            <w:r>
              <w:t>counterSMSBeforeExpireTH</w:t>
            </w:r>
            <w:r>
              <w:rPr>
                <w:rFonts w:cs="Angsana New"/>
                <w:cs/>
              </w:rPr>
              <w:t xml:space="preserve"> / </w:t>
            </w:r>
            <w:r>
              <w:t>250</w:t>
            </w:r>
          </w:p>
        </w:tc>
      </w:tr>
      <w:tr w:rsidRPr="00A57AF5" w:rsidR="00162552" w:rsidTr="001A53D4" w14:paraId="7487E569" w14:textId="77777777">
        <w:trPr>
          <w:trHeight w:val="111"/>
        </w:trPr>
        <w:tc>
          <w:tcPr>
            <w:tcW w:w="5000" w:type="pct"/>
            <w:gridSpan w:val="4"/>
            <w:shd w:val="clear" w:color="auto" w:fill="C2D69B" w:themeFill="accent3" w:themeFillTint="99"/>
          </w:tcPr>
          <w:p w:rsidRPr="00A57AF5" w:rsidR="00162552" w:rsidP="00162552" w:rsidRDefault="00162552" w14:paraId="4648DE60" w14:textId="77777777">
            <w:pPr>
              <w:pStyle w:val="HeaderTable"/>
            </w:pPr>
            <w:r>
              <w:t>End SMS Before Charge</w:t>
            </w:r>
            <w:r>
              <w:rPr>
                <w:rFonts w:cs="Angsana New"/>
                <w:bCs/>
                <w:cs/>
                <w:lang w:bidi="th-TH"/>
              </w:rPr>
              <w:t xml:space="preserve"> (</w:t>
            </w:r>
            <w:r>
              <w:t>For Post</w:t>
            </w:r>
            <w:r>
              <w:rPr>
                <w:rFonts w:cs="Angsana New"/>
                <w:bCs/>
                <w:cs/>
                <w:lang w:bidi="th-TH"/>
              </w:rPr>
              <w:t>-</w:t>
            </w:r>
            <w:r>
              <w:t>paid</w:t>
            </w:r>
            <w:r>
              <w:rPr>
                <w:rFonts w:cs="Angsana New"/>
                <w:bCs/>
                <w:cs/>
                <w:lang w:bidi="th-TH"/>
              </w:rPr>
              <w:t xml:space="preserve">) </w:t>
            </w:r>
            <w:r>
              <w:t>Section</w:t>
            </w:r>
          </w:p>
        </w:tc>
      </w:tr>
      <w:tr w:rsidRPr="00AE41BB" w:rsidR="00162552" w:rsidTr="001A53D4" w14:paraId="614FACDD" w14:textId="77777777">
        <w:trPr>
          <w:trHeight w:val="162"/>
        </w:trPr>
        <w:tc>
          <w:tcPr>
            <w:tcW w:w="848" w:type="pct"/>
          </w:tcPr>
          <w:p w:rsidR="00162552" w:rsidP="00162552" w:rsidRDefault="00162552" w14:paraId="1C78EA81" w14:textId="77777777">
            <w:r w:rsidRPr="008979A8">
              <w:rPr>
                <w:cs/>
              </w:rPr>
              <w:t xml:space="preserve">ปุ่ม </w:t>
            </w:r>
            <w:r w:rsidRPr="008979A8">
              <w:t>Add</w:t>
            </w:r>
          </w:p>
        </w:tc>
        <w:tc>
          <w:tcPr>
            <w:tcW w:w="1075" w:type="pct"/>
          </w:tcPr>
          <w:p w:rsidR="00162552" w:rsidP="00162552" w:rsidRDefault="00162552" w14:paraId="65C905FE" w14:textId="77777777">
            <w:r w:rsidRPr="008979A8">
              <w:t>Button</w:t>
            </w:r>
          </w:p>
        </w:tc>
        <w:tc>
          <w:tcPr>
            <w:tcW w:w="3077" w:type="pct"/>
            <w:gridSpan w:val="2"/>
          </w:tcPr>
          <w:p w:rsidR="00162552" w:rsidP="00162552" w:rsidRDefault="00162552" w14:paraId="6BF7C4C7" w14:textId="77777777">
            <w:pPr>
              <w:pStyle w:val="HeaderTable"/>
              <w:rPr>
                <w:b w:val="0"/>
                <w:bCs/>
                <w:lang w:bidi="th-TH"/>
              </w:rPr>
            </w:pPr>
            <w:r w:rsidRPr="008979A8">
              <w:rPr>
                <w:b w:val="0"/>
                <w:bCs/>
                <w:lang w:bidi="th-TH"/>
              </w:rPr>
              <w:t xml:space="preserve">Visible </w:t>
            </w:r>
            <w:r w:rsidRPr="008979A8">
              <w:rPr>
                <w:rFonts w:cs="Angsana New"/>
                <w:cs/>
                <w:lang w:bidi="th-TH"/>
              </w:rPr>
              <w:t>เมื่อมี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b w:val="0"/>
                <w:bCs/>
                <w:lang w:bidi="th-TH"/>
              </w:rPr>
              <w:t xml:space="preserve">Event </w:t>
            </w:r>
            <w:r w:rsidRPr="008979A8">
              <w:rPr>
                <w:rFonts w:cs="Angsana New"/>
                <w:cs/>
                <w:lang w:bidi="th-TH"/>
              </w:rPr>
              <w:t>มาจาก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691921">
              <w:rPr>
                <w:b w:val="0"/>
                <w:bCs/>
                <w:lang w:bidi="th-TH"/>
              </w:rPr>
              <w:t xml:space="preserve">PO Relation </w:t>
            </w:r>
            <w:r w:rsidRPr="00E2221B">
              <w:rPr>
                <w:b w:val="0"/>
                <w:bCs/>
                <w:lang w:bidi="th-TH"/>
              </w:rPr>
              <w:t xml:space="preserve">Table Section </w:t>
            </w:r>
            <w:r w:rsidRPr="008979A8">
              <w:rPr>
                <w:rFonts w:cs="Angsana New"/>
                <w:cs/>
                <w:lang w:bidi="th-TH"/>
              </w:rPr>
              <w:t>เป็น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“</w:t>
            </w:r>
            <w:r w:rsidRPr="008979A8">
              <w:rPr>
                <w:b w:val="0"/>
                <w:bCs/>
                <w:lang w:bidi="th-TH"/>
              </w:rPr>
              <w:t>Add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>”</w:t>
            </w:r>
          </w:p>
          <w:p w:rsidR="00162552" w:rsidP="00162552" w:rsidRDefault="00162552" w14:paraId="1B44E887" w14:textId="77777777">
            <w:r>
              <w:rPr>
                <w:rFonts w:hint="cs"/>
                <w:cs/>
              </w:rPr>
              <w:t>เมื่อกดปุ่ม</w:t>
            </w:r>
          </w:p>
          <w:p w:rsidR="00162552" w:rsidP="00162552" w:rsidRDefault="00162552" w14:paraId="3D993B9D" w14:textId="77777777">
            <w:pPr>
              <w:pStyle w:val="ListParagraph"/>
              <w:numPr>
                <w:ilvl w:val="0"/>
                <w:numId w:val="15"/>
              </w:numPr>
              <w:spacing w:after="160" w:line="259" w:lineRule="auto"/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Validate </w:t>
            </w:r>
            <w:r>
              <w:rPr>
                <w:rFonts w:hint="cs" w:cs="Angsana New"/>
                <w:cs/>
              </w:rPr>
              <w:t>ข้อมูลในหน้าจอ</w:t>
            </w:r>
          </w:p>
          <w:p w:rsidRPr="00AE41BB" w:rsidR="00162552" w:rsidP="00162552" w:rsidRDefault="00162552" w14:paraId="3A90D532" w14:textId="77777777">
            <w:pPr>
              <w:pStyle w:val="ListParagraph"/>
              <w:numPr>
                <w:ilvl w:val="0"/>
                <w:numId w:val="15"/>
              </w:numPr>
              <w:spacing w:after="160" w:line="259" w:lineRule="auto"/>
            </w:pPr>
            <w:r w:rsidRPr="00257C21">
              <w:rPr>
                <w:rFonts w:hint="cs"/>
                <w:cs/>
              </w:rPr>
              <w:t xml:space="preserve">ให้ทำการเคลียร์ค่าใน </w:t>
            </w:r>
            <w:r>
              <w:t>PO RelationDetail Section</w:t>
            </w:r>
            <w:r w:rsidRPr="00257C21">
              <w:rPr>
                <w:rFonts w:hint="cs"/>
                <w:cs/>
              </w:rPr>
              <w:t xml:space="preserve"> และ</w:t>
            </w:r>
            <w:r w:rsidRPr="00257C21">
              <w:t xml:space="preserve"> Invisible</w:t>
            </w:r>
            <w:r w:rsidRPr="00C8259F">
              <w:rPr>
                <w:rFonts w:cs="Angsana New"/>
                <w:cs/>
              </w:rPr>
              <w:t xml:space="preserve"> </w:t>
            </w:r>
            <w:r>
              <w:t>PO Relation Detail Section</w:t>
            </w:r>
          </w:p>
        </w:tc>
      </w:tr>
      <w:tr w:rsidRPr="00AE41BB" w:rsidR="00162552" w:rsidTr="001A53D4" w14:paraId="076CA5D7" w14:textId="77777777">
        <w:trPr>
          <w:trHeight w:val="162"/>
        </w:trPr>
        <w:tc>
          <w:tcPr>
            <w:tcW w:w="848" w:type="pct"/>
          </w:tcPr>
          <w:p w:rsidR="00162552" w:rsidP="00162552" w:rsidRDefault="00162552" w14:paraId="48A781FC" w14:textId="77777777">
            <w:r w:rsidRPr="008979A8">
              <w:rPr>
                <w:cs/>
              </w:rPr>
              <w:t xml:space="preserve">ปุ่ม </w:t>
            </w:r>
            <w:r w:rsidRPr="008979A8">
              <w:t>Update</w:t>
            </w:r>
          </w:p>
        </w:tc>
        <w:tc>
          <w:tcPr>
            <w:tcW w:w="1075" w:type="pct"/>
          </w:tcPr>
          <w:p w:rsidR="00162552" w:rsidP="00162552" w:rsidRDefault="00162552" w14:paraId="5D32895F" w14:textId="77777777">
            <w:r w:rsidRPr="008979A8">
              <w:t>Button</w:t>
            </w:r>
          </w:p>
        </w:tc>
        <w:tc>
          <w:tcPr>
            <w:tcW w:w="3077" w:type="pct"/>
            <w:gridSpan w:val="2"/>
          </w:tcPr>
          <w:p w:rsidR="00162552" w:rsidP="00162552" w:rsidRDefault="00162552" w14:paraId="76CCDFC5" w14:textId="77777777">
            <w:pPr>
              <w:pStyle w:val="HeaderTable"/>
              <w:rPr>
                <w:b w:val="0"/>
                <w:bCs/>
                <w:lang w:bidi="th-TH"/>
              </w:rPr>
            </w:pPr>
            <w:r w:rsidRPr="008979A8">
              <w:rPr>
                <w:b w:val="0"/>
                <w:bCs/>
                <w:lang w:bidi="th-TH"/>
              </w:rPr>
              <w:t xml:space="preserve">Visible </w:t>
            </w:r>
            <w:r w:rsidRPr="008979A8">
              <w:rPr>
                <w:rFonts w:cs="Angsana New"/>
                <w:cs/>
                <w:lang w:bidi="th-TH"/>
              </w:rPr>
              <w:t>เมื่อมี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8979A8">
              <w:rPr>
                <w:b w:val="0"/>
                <w:bCs/>
                <w:lang w:bidi="th-TH"/>
              </w:rPr>
              <w:t xml:space="preserve">Event </w:t>
            </w:r>
            <w:r w:rsidRPr="008979A8">
              <w:rPr>
                <w:rFonts w:cs="Angsana New"/>
                <w:cs/>
                <w:lang w:bidi="th-TH"/>
              </w:rPr>
              <w:t>มาจาก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</w:t>
            </w:r>
            <w:r w:rsidRPr="00691921">
              <w:rPr>
                <w:b w:val="0"/>
                <w:bCs/>
                <w:lang w:bidi="th-TH"/>
              </w:rPr>
              <w:t xml:space="preserve">PO Relation </w:t>
            </w:r>
            <w:r w:rsidRPr="00E2221B">
              <w:rPr>
                <w:b w:val="0"/>
                <w:bCs/>
                <w:lang w:bidi="th-TH"/>
              </w:rPr>
              <w:t xml:space="preserve">Table Section </w:t>
            </w:r>
            <w:r w:rsidRPr="008979A8">
              <w:rPr>
                <w:rFonts w:cs="Angsana New"/>
                <w:cs/>
                <w:lang w:bidi="th-TH"/>
              </w:rPr>
              <w:t>เป็น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 xml:space="preserve"> “</w:t>
            </w:r>
            <w:r>
              <w:rPr>
                <w:b w:val="0"/>
                <w:bCs/>
                <w:lang w:bidi="th-TH"/>
              </w:rPr>
              <w:t>Edit</w:t>
            </w:r>
            <w:r w:rsidRPr="008979A8">
              <w:rPr>
                <w:rFonts w:cs="Angsana New"/>
                <w:b w:val="0"/>
                <w:bCs/>
                <w:cs/>
                <w:lang w:bidi="th-TH"/>
              </w:rPr>
              <w:t>”</w:t>
            </w:r>
          </w:p>
          <w:p w:rsidR="00162552" w:rsidP="00162552" w:rsidRDefault="00162552" w14:paraId="2CB175BD" w14:textId="77777777">
            <w:r>
              <w:rPr>
                <w:rFonts w:hint="cs"/>
                <w:cs/>
              </w:rPr>
              <w:t>เมื่อกดปุ่ม</w:t>
            </w:r>
          </w:p>
          <w:p w:rsidR="00162552" w:rsidP="00162552" w:rsidRDefault="00162552" w14:paraId="2EFEA02A" w14:textId="77777777">
            <w:pPr>
              <w:pStyle w:val="ListParagraph"/>
              <w:numPr>
                <w:ilvl w:val="0"/>
                <w:numId w:val="15"/>
              </w:numPr>
              <w:spacing w:after="160" w:line="259" w:lineRule="auto"/>
            </w:pPr>
            <w:r>
              <w:rPr>
                <w:rFonts w:hint="cs" w:cs="Angsana New"/>
                <w:cs/>
              </w:rPr>
              <w:t xml:space="preserve">ให้ทำการ </w:t>
            </w:r>
            <w:r>
              <w:rPr>
                <w:rFonts w:cs="CordiaUPC"/>
              </w:rPr>
              <w:t xml:space="preserve">Validate </w:t>
            </w:r>
            <w:r>
              <w:rPr>
                <w:rFonts w:hint="cs" w:cs="Angsana New"/>
                <w:cs/>
              </w:rPr>
              <w:t>ข้อมูลในหน้าจอ</w:t>
            </w:r>
          </w:p>
          <w:p w:rsidRPr="00AE41BB" w:rsidR="00162552" w:rsidP="00162552" w:rsidRDefault="00162552" w14:paraId="79533030" w14:textId="77777777">
            <w:pPr>
              <w:pStyle w:val="ListParagraph"/>
              <w:numPr>
                <w:ilvl w:val="0"/>
                <w:numId w:val="15"/>
              </w:numPr>
              <w:spacing w:after="160" w:line="259" w:lineRule="auto"/>
            </w:pPr>
            <w:r w:rsidRPr="00257C21">
              <w:rPr>
                <w:rFonts w:hint="cs"/>
                <w:cs/>
              </w:rPr>
              <w:t xml:space="preserve">ให้ทำการเคลียร์ค่าใน </w:t>
            </w:r>
            <w:r>
              <w:t>PO Relation Detail Section</w:t>
            </w:r>
            <w:r w:rsidRPr="00257C21">
              <w:rPr>
                <w:rFonts w:hint="cs"/>
                <w:cs/>
              </w:rPr>
              <w:t xml:space="preserve"> และ</w:t>
            </w:r>
            <w:r w:rsidRPr="00257C21">
              <w:t xml:space="preserve"> Invisible</w:t>
            </w:r>
            <w:r w:rsidRPr="00C8259F">
              <w:rPr>
                <w:rFonts w:cs="Angsana New"/>
                <w:cs/>
              </w:rPr>
              <w:t xml:space="preserve"> </w:t>
            </w:r>
            <w:r>
              <w:t>PO Relation Detail Section</w:t>
            </w:r>
          </w:p>
        </w:tc>
      </w:tr>
      <w:tr w:rsidR="00162552" w:rsidTr="001A53D4" w14:paraId="420E6E32" w14:textId="77777777">
        <w:trPr>
          <w:trHeight w:val="162"/>
        </w:trPr>
        <w:tc>
          <w:tcPr>
            <w:tcW w:w="848" w:type="pct"/>
          </w:tcPr>
          <w:p w:rsidR="00162552" w:rsidP="00162552" w:rsidRDefault="00162552" w14:paraId="6E22DB15" w14:textId="77777777">
            <w:r>
              <w:rPr>
                <w:rFonts w:hint="cs"/>
                <w:cs/>
              </w:rPr>
              <w:t xml:space="preserve">ปุ่ม </w:t>
            </w:r>
            <w:r>
              <w:t>Cancel</w:t>
            </w:r>
          </w:p>
        </w:tc>
        <w:tc>
          <w:tcPr>
            <w:tcW w:w="1075" w:type="pct"/>
          </w:tcPr>
          <w:p w:rsidR="00162552" w:rsidP="00162552" w:rsidRDefault="00162552" w14:paraId="4A3B9463" w14:textId="77777777">
            <w:r>
              <w:t>Button</w:t>
            </w:r>
          </w:p>
        </w:tc>
        <w:tc>
          <w:tcPr>
            <w:tcW w:w="3077" w:type="pct"/>
            <w:gridSpan w:val="2"/>
          </w:tcPr>
          <w:p w:rsidR="00162552" w:rsidP="00162552" w:rsidRDefault="00162552" w14:paraId="6AB87932" w14:textId="77777777">
            <w:r>
              <w:rPr>
                <w:rFonts w:hint="cs"/>
                <w:cs/>
              </w:rPr>
              <w:t>เมื่อกดปุ่ม</w:t>
            </w:r>
            <w:r w:rsidRPr="00257C21">
              <w:rPr>
                <w:rFonts w:hint="cs"/>
                <w:cs/>
              </w:rPr>
              <w:t xml:space="preserve">ให้ทำการเคลียร์ค่าใน </w:t>
            </w:r>
            <w:r>
              <w:t>PO Relation Detail Section</w:t>
            </w:r>
            <w:r w:rsidRPr="00257C21">
              <w:rPr>
                <w:rFonts w:hint="cs"/>
                <w:cs/>
              </w:rPr>
              <w:t xml:space="preserve"> และ</w:t>
            </w:r>
            <w:r w:rsidRPr="00257C21">
              <w:t xml:space="preserve"> Invisible</w:t>
            </w:r>
            <w:r>
              <w:rPr>
                <w:rFonts w:cs="Angsana New"/>
                <w:cs/>
              </w:rPr>
              <w:t xml:space="preserve"> </w:t>
            </w:r>
            <w:r>
              <w:t>PO Relation Detail Section</w:t>
            </w:r>
          </w:p>
        </w:tc>
      </w:tr>
      <w:tr w:rsidR="00162552" w:rsidTr="001A53D4" w14:paraId="0E80FD3A" w14:textId="77777777">
        <w:trPr>
          <w:trHeight w:val="111"/>
        </w:trPr>
        <w:tc>
          <w:tcPr>
            <w:tcW w:w="5000" w:type="pct"/>
            <w:gridSpan w:val="4"/>
            <w:shd w:val="clear" w:color="auto" w:fill="C2D69B" w:themeFill="accent3" w:themeFillTint="99"/>
          </w:tcPr>
          <w:p w:rsidR="00162552" w:rsidP="00162552" w:rsidRDefault="00162552" w14:paraId="3EA657BF" w14:textId="4BE56A6D">
            <w:pPr>
              <w:pStyle w:val="HeaderTable"/>
            </w:pPr>
            <w:r>
              <w:t>PO Relation Entertainment Partnership Detail Section</w:t>
            </w:r>
          </w:p>
        </w:tc>
      </w:tr>
    </w:tbl>
    <w:p w:rsidRPr="00EA73A4" w:rsidR="0012128A" w:rsidP="0012128A" w:rsidRDefault="0012128A" w14:paraId="057F4E73" w14:textId="77777777"/>
    <w:p w:rsidR="0012128A" w:rsidP="00363B2F" w:rsidRDefault="0012128A" w14:paraId="7FF143FA" w14:textId="77777777">
      <w:pPr>
        <w:pStyle w:val="Heading3"/>
        <w:numPr>
          <w:ilvl w:val="0"/>
          <w:numId w:val="495"/>
        </w:numPr>
        <w:rPr>
          <w:rFonts w:ascii="CordiaUPC" w:hAnsi="CordiaUPC" w:cs="CordiaUPC"/>
          <w:sz w:val="32"/>
          <w:szCs w:val="32"/>
        </w:rPr>
      </w:pPr>
      <w:r w:rsidRPr="008979A8">
        <w:rPr>
          <w:rFonts w:ascii="CordiaUPC" w:hAnsi="CordiaUPC" w:cs="CordiaUPC"/>
          <w:sz w:val="32"/>
          <w:szCs w:val="32"/>
        </w:rPr>
        <w:t>Script Validation</w:t>
      </w:r>
    </w:p>
    <w:tbl>
      <w:tblPr>
        <w:tblW w:w="4938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386"/>
        <w:gridCol w:w="2899"/>
        <w:gridCol w:w="3451"/>
        <w:gridCol w:w="1168"/>
      </w:tblGrid>
      <w:tr w:rsidRPr="008979A8" w:rsidR="0012128A" w:rsidTr="001A53D4" w14:paraId="4644ACF9" w14:textId="77777777">
        <w:trPr>
          <w:cantSplit/>
          <w:tblHeader/>
        </w:trPr>
        <w:tc>
          <w:tcPr>
            <w:tcW w:w="778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12128A" w:rsidP="001A53D4" w:rsidRDefault="0012128A" w14:paraId="65C9C27B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Error Code</w:t>
            </w:r>
          </w:p>
        </w:tc>
        <w:tc>
          <w:tcPr>
            <w:tcW w:w="1628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12128A" w:rsidP="001A53D4" w:rsidRDefault="0012128A" w14:paraId="0836E1D9" w14:textId="77777777">
            <w:pPr>
              <w:rPr>
                <w:rFonts w:cs="CordiaUPC"/>
                <w:b/>
                <w:bCs/>
              </w:rPr>
            </w:pPr>
            <w:r>
              <w:rPr>
                <w:rFonts w:cs="CordiaUPC"/>
                <w:b/>
                <w:bCs/>
              </w:rPr>
              <w:t xml:space="preserve">Error Message </w:t>
            </w:r>
          </w:p>
        </w:tc>
        <w:tc>
          <w:tcPr>
            <w:tcW w:w="1938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12128A" w:rsidP="001A53D4" w:rsidRDefault="0012128A" w14:paraId="3C82EA4B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Logic</w:t>
            </w:r>
          </w:p>
        </w:tc>
        <w:tc>
          <w:tcPr>
            <w:tcW w:w="656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12128A" w:rsidP="001A53D4" w:rsidRDefault="0012128A" w14:paraId="05631C63" w14:textId="77777777">
            <w:pPr>
              <w:rPr>
                <w:rFonts w:cs="CordiaUPC"/>
                <w:b/>
                <w:bCs/>
              </w:rPr>
            </w:pPr>
            <w:r>
              <w:rPr>
                <w:rFonts w:cs="CordiaUPC"/>
                <w:b/>
                <w:bCs/>
              </w:rPr>
              <w:t>Submit Call</w:t>
            </w:r>
          </w:p>
        </w:tc>
      </w:tr>
      <w:tr w:rsidRPr="00792590" w:rsidR="0012128A" w:rsidTr="001A53D4" w14:paraId="6EE16230" w14:textId="77777777">
        <w:tc>
          <w:tcPr>
            <w:tcW w:w="778" w:type="pct"/>
          </w:tcPr>
          <w:p w:rsidRPr="00B91E66" w:rsidR="0012128A" w:rsidP="001A53D4" w:rsidRDefault="0012128A" w14:paraId="53ACB056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B91E66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28" w:type="pct"/>
          </w:tcPr>
          <w:p w:rsidR="0012128A" w:rsidP="001A53D4" w:rsidRDefault="0012128A" w14:paraId="22F5B1F4" w14:textId="77777777">
            <w:r>
              <w:t>Deduct</w:t>
            </w:r>
            <w:r w:rsidRPr="003542C5">
              <w:t xml:space="preserve"> Type is required</w:t>
            </w:r>
            <w:r w:rsidRPr="003542C5">
              <w:rPr>
                <w:rFonts w:cs="Angsana New"/>
                <w:cs/>
              </w:rPr>
              <w:t>.</w:t>
            </w:r>
          </w:p>
        </w:tc>
        <w:tc>
          <w:tcPr>
            <w:tcW w:w="1938" w:type="pct"/>
          </w:tcPr>
          <w:p w:rsidR="0012128A" w:rsidP="001A53D4" w:rsidRDefault="0012128A" w14:paraId="46B8A7E5" w14:textId="77777777">
            <w:r>
              <w:t>deduct</w:t>
            </w:r>
            <w:r w:rsidRPr="003542C5">
              <w:t xml:space="preserve">Type </w:t>
            </w:r>
            <w:r w:rsidRPr="003542C5">
              <w:rPr>
                <w:rFonts w:hint="cs" w:cs="Angsana New"/>
                <w:cs/>
              </w:rPr>
              <w:t xml:space="preserve">จะต้องเป็น </w:t>
            </w:r>
            <w:r w:rsidRPr="003542C5">
              <w:rPr>
                <w:rFonts w:cs="CordiaUPC"/>
              </w:rPr>
              <w:t>Mandatory</w:t>
            </w:r>
          </w:p>
        </w:tc>
        <w:tc>
          <w:tcPr>
            <w:tcW w:w="656" w:type="pct"/>
          </w:tcPr>
          <w:p w:rsidR="0012128A" w:rsidP="001A53D4" w:rsidRDefault="0012128A" w14:paraId="350DD642" w14:textId="77777777">
            <w:pPr>
              <w:rPr>
                <w:rFonts w:cs="CordiaUPC"/>
                <w:szCs w:val="36"/>
              </w:rPr>
            </w:pPr>
            <w:r>
              <w:rPr>
                <w:rFonts w:cs="CordiaUPC"/>
                <w:szCs w:val="36"/>
              </w:rPr>
              <w:t>Yes</w:t>
            </w:r>
          </w:p>
        </w:tc>
      </w:tr>
      <w:tr w:rsidRPr="00792590" w:rsidR="0012128A" w:rsidTr="001A53D4" w14:paraId="1B79BAFF" w14:textId="77777777">
        <w:tc>
          <w:tcPr>
            <w:tcW w:w="778" w:type="pct"/>
          </w:tcPr>
          <w:p w:rsidRPr="00792590" w:rsidR="0012128A" w:rsidP="001A53D4" w:rsidRDefault="0012128A" w14:paraId="5780BED3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B91E66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28" w:type="pct"/>
          </w:tcPr>
          <w:p w:rsidRPr="00792590" w:rsidR="0012128A" w:rsidP="001A53D4" w:rsidRDefault="0012128A" w14:paraId="01259A5E" w14:textId="77777777">
            <w:pPr>
              <w:rPr>
                <w:rFonts w:cs="CordiaUPC"/>
              </w:rPr>
            </w:pPr>
            <w:r>
              <w:t>Effective Start Date is required</w:t>
            </w:r>
            <w:r>
              <w:rPr>
                <w:rFonts w:cs="Angsana New"/>
                <w:cs/>
              </w:rPr>
              <w:t>.</w:t>
            </w:r>
          </w:p>
        </w:tc>
        <w:tc>
          <w:tcPr>
            <w:tcW w:w="1938" w:type="pct"/>
          </w:tcPr>
          <w:p w:rsidRPr="00792590" w:rsidR="0012128A" w:rsidP="001A53D4" w:rsidRDefault="0012128A" w14:paraId="1A9FC957" w14:textId="77777777">
            <w:pPr>
              <w:rPr>
                <w:rFonts w:cs="CordiaUPC"/>
              </w:rPr>
            </w:pPr>
            <w:r>
              <w:t>effectiveStartDate</w:t>
            </w:r>
            <w:r w:rsidRPr="00792590">
              <w:rPr>
                <w:rFonts w:hint="cs" w:cs="Angsana New"/>
                <w:cs/>
              </w:rPr>
              <w:t xml:space="preserve"> </w:t>
            </w:r>
            <w:r>
              <w:rPr>
                <w:rFonts w:hint="cs" w:cs="Angsana New"/>
                <w:cs/>
              </w:rPr>
              <w:t xml:space="preserve">จะต้องเป็น </w:t>
            </w:r>
            <w:r w:rsidRPr="00792590">
              <w:rPr>
                <w:rFonts w:cs="CordiaUPC"/>
              </w:rPr>
              <w:t>Mandatory</w:t>
            </w:r>
          </w:p>
        </w:tc>
        <w:tc>
          <w:tcPr>
            <w:tcW w:w="656" w:type="pct"/>
          </w:tcPr>
          <w:p w:rsidR="0012128A" w:rsidP="001A53D4" w:rsidRDefault="0012128A" w14:paraId="7EFBC321" w14:textId="77777777">
            <w:pPr>
              <w:rPr>
                <w:rFonts w:cs="CordiaUPC"/>
                <w:szCs w:val="36"/>
              </w:rPr>
            </w:pPr>
          </w:p>
        </w:tc>
      </w:tr>
      <w:tr w:rsidRPr="00792590" w:rsidR="0012128A" w:rsidTr="001A53D4" w14:paraId="0513D683" w14:textId="77777777">
        <w:tc>
          <w:tcPr>
            <w:tcW w:w="778" w:type="pct"/>
          </w:tcPr>
          <w:p w:rsidRPr="00B91E66" w:rsidR="0012128A" w:rsidP="001A53D4" w:rsidRDefault="0012128A" w14:paraId="68FB6236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EC5057">
              <w:rPr>
                <w:rFonts w:ascii="CordiaUPC" w:hAnsi="CordiaUPC" w:cs="CordiaUPC"/>
                <w:sz w:val="28"/>
                <w:szCs w:val="28"/>
              </w:rPr>
              <w:t>000</w:t>
            </w:r>
            <w:r>
              <w:rPr>
                <w:rFonts w:ascii="CordiaUPC" w:hAnsi="CordiaUPC" w:cs="CordiaUPC"/>
                <w:sz w:val="28"/>
                <w:szCs w:val="28"/>
              </w:rPr>
              <w:t>26</w:t>
            </w:r>
          </w:p>
        </w:tc>
        <w:tc>
          <w:tcPr>
            <w:tcW w:w="1628" w:type="pct"/>
          </w:tcPr>
          <w:p w:rsidRPr="003542C5" w:rsidR="0012128A" w:rsidP="001A53D4" w:rsidRDefault="0012128A" w14:paraId="0EF3AC94" w14:textId="77777777">
            <w:r>
              <w:rPr>
                <w:rFonts w:cs="CordiaUPC"/>
              </w:rPr>
              <w:t xml:space="preserve">Effective Start </w:t>
            </w:r>
            <w:r w:rsidRPr="00B50A74">
              <w:rPr>
                <w:rFonts w:cs="CordiaUPC"/>
              </w:rPr>
              <w:t>Date</w:t>
            </w:r>
            <w:r w:rsidRPr="002259C2">
              <w:rPr>
                <w:rFonts w:cs="Angsana New"/>
                <w:cs/>
              </w:rPr>
              <w:t xml:space="preserve"> </w:t>
            </w:r>
            <w:r w:rsidRPr="00BC187A">
              <w:t xml:space="preserve">must be </w:t>
            </w:r>
            <w:r>
              <w:t>earlier</w:t>
            </w:r>
            <w:r w:rsidRPr="00BC187A">
              <w:t xml:space="preserve"> than or equal to </w:t>
            </w:r>
            <w:r>
              <w:rPr>
                <w:rFonts w:cs="CordiaUPC"/>
              </w:rPr>
              <w:t xml:space="preserve">Effective End </w:t>
            </w:r>
            <w:r w:rsidRPr="00B50A74">
              <w:rPr>
                <w:rFonts w:cs="CordiaUPC"/>
              </w:rPr>
              <w:t>Date</w:t>
            </w:r>
          </w:p>
        </w:tc>
        <w:tc>
          <w:tcPr>
            <w:tcW w:w="1938" w:type="pct"/>
          </w:tcPr>
          <w:p w:rsidRPr="003542C5" w:rsidR="0012128A" w:rsidP="001A53D4" w:rsidRDefault="0012128A" w14:paraId="35306004" w14:textId="77777777">
            <w:r>
              <w:t>effectiveStartDate</w:t>
            </w:r>
            <w:r w:rsidRPr="00792590">
              <w:rPr>
                <w:rFonts w:hint="cs" w:cs="Angsana New"/>
                <w:cs/>
              </w:rPr>
              <w:t xml:space="preserve"> </w:t>
            </w:r>
            <w:r>
              <w:rPr>
                <w:rFonts w:hint="cs"/>
                <w:cs/>
              </w:rPr>
              <w:t xml:space="preserve">จะต้องเป็นวันที่ที่มาก่อนหรือเท่ากับ </w:t>
            </w:r>
            <w:r>
              <w:t>effectiveEndDate</w:t>
            </w:r>
          </w:p>
        </w:tc>
        <w:tc>
          <w:tcPr>
            <w:tcW w:w="656" w:type="pct"/>
          </w:tcPr>
          <w:p w:rsidR="0012128A" w:rsidP="001A53D4" w:rsidRDefault="0012128A" w14:paraId="1BE0406A" w14:textId="77777777">
            <w:pPr>
              <w:rPr>
                <w:rFonts w:cs="CordiaUPC"/>
                <w:szCs w:val="36"/>
              </w:rPr>
            </w:pPr>
          </w:p>
        </w:tc>
      </w:tr>
      <w:tr w:rsidRPr="00792590" w:rsidR="0012128A" w:rsidTr="001A53D4" w14:paraId="09F1F3A6" w14:textId="77777777">
        <w:tc>
          <w:tcPr>
            <w:tcW w:w="778" w:type="pct"/>
          </w:tcPr>
          <w:p w:rsidR="0012128A" w:rsidP="001A53D4" w:rsidRDefault="0012128A" w14:paraId="65191550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B91E66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28" w:type="pct"/>
          </w:tcPr>
          <w:p w:rsidRPr="003542C5" w:rsidR="0012128A" w:rsidP="001A53D4" w:rsidRDefault="0012128A" w14:paraId="0E5380F9" w14:textId="77777777">
            <w:r w:rsidRPr="003542C5">
              <w:t>PO Relation Type is required</w:t>
            </w:r>
            <w:r w:rsidRPr="003542C5">
              <w:rPr>
                <w:rFonts w:cs="Angsana New"/>
                <w:cs/>
              </w:rPr>
              <w:t>.</w:t>
            </w:r>
          </w:p>
        </w:tc>
        <w:tc>
          <w:tcPr>
            <w:tcW w:w="1938" w:type="pct"/>
          </w:tcPr>
          <w:p w:rsidRPr="003542C5" w:rsidR="0012128A" w:rsidP="001A53D4" w:rsidRDefault="0012128A" w14:paraId="34877AF1" w14:textId="77777777">
            <w:pPr>
              <w:rPr>
                <w:rFonts w:cs="CordiaUPC"/>
                <w:szCs w:val="36"/>
              </w:rPr>
            </w:pPr>
            <w:r w:rsidRPr="003542C5">
              <w:t xml:space="preserve">poRelationType </w:t>
            </w:r>
            <w:r w:rsidRPr="003542C5">
              <w:rPr>
                <w:rFonts w:hint="cs" w:cs="Angsana New"/>
                <w:cs/>
              </w:rPr>
              <w:t xml:space="preserve">จะต้องเป็น </w:t>
            </w:r>
            <w:r w:rsidRPr="003542C5">
              <w:rPr>
                <w:rFonts w:cs="CordiaUPC"/>
              </w:rPr>
              <w:t>Mandatory</w:t>
            </w:r>
          </w:p>
        </w:tc>
        <w:tc>
          <w:tcPr>
            <w:tcW w:w="656" w:type="pct"/>
          </w:tcPr>
          <w:p w:rsidR="0012128A" w:rsidP="001A53D4" w:rsidRDefault="0012128A" w14:paraId="4C844904" w14:textId="77777777">
            <w:pPr>
              <w:rPr>
                <w:rFonts w:cs="CordiaUPC"/>
                <w:szCs w:val="36"/>
              </w:rPr>
            </w:pPr>
          </w:p>
        </w:tc>
      </w:tr>
      <w:tr w:rsidRPr="00792590" w:rsidR="0012128A" w:rsidTr="001A53D4" w14:paraId="09EBB251" w14:textId="77777777">
        <w:tc>
          <w:tcPr>
            <w:tcW w:w="778" w:type="pct"/>
          </w:tcPr>
          <w:p w:rsidR="0012128A" w:rsidP="001A53D4" w:rsidRDefault="0012128A" w14:paraId="221CEEF0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B91E66">
              <w:rPr>
                <w:rFonts w:ascii="CordiaUPC" w:hAnsi="CordiaUPC" w:cs="CordiaUPC"/>
                <w:sz w:val="28"/>
                <w:szCs w:val="28"/>
              </w:rPr>
              <w:t>00001</w:t>
            </w:r>
          </w:p>
        </w:tc>
        <w:tc>
          <w:tcPr>
            <w:tcW w:w="1628" w:type="pct"/>
          </w:tcPr>
          <w:p w:rsidRPr="003542C5" w:rsidR="0012128A" w:rsidP="001A53D4" w:rsidRDefault="0012128A" w14:paraId="4B07398A" w14:textId="77777777">
            <w:r w:rsidRPr="003542C5">
              <w:t>PO Relation</w:t>
            </w:r>
            <w:r>
              <w:t xml:space="preserve"> or</w:t>
            </w:r>
            <w:r>
              <w:rPr>
                <w:rFonts w:hint="cs"/>
                <w:cs/>
              </w:rPr>
              <w:t xml:space="preserve"> </w:t>
            </w:r>
            <w:r>
              <w:t>Remark</w:t>
            </w:r>
            <w:r w:rsidRPr="003542C5">
              <w:rPr>
                <w:rFonts w:cs="Angsana New"/>
                <w:cs/>
              </w:rPr>
              <w:t xml:space="preserve"> </w:t>
            </w:r>
            <w:r w:rsidRPr="003542C5">
              <w:t>is required</w:t>
            </w:r>
            <w:r w:rsidRPr="003542C5">
              <w:rPr>
                <w:rFonts w:cs="Angsana New"/>
                <w:cs/>
              </w:rPr>
              <w:t>.</w:t>
            </w:r>
          </w:p>
        </w:tc>
        <w:tc>
          <w:tcPr>
            <w:tcW w:w="1938" w:type="pct"/>
          </w:tcPr>
          <w:p w:rsidRPr="003542C5" w:rsidR="0012128A" w:rsidP="001A53D4" w:rsidRDefault="0012128A" w14:paraId="6F37407E" w14:textId="77777777">
            <w:pPr>
              <w:rPr>
                <w:rFonts w:cs="CordiaUPC"/>
                <w:szCs w:val="36"/>
              </w:rPr>
            </w:pPr>
            <w:r w:rsidRPr="003542C5">
              <w:t xml:space="preserve">poRelation </w:t>
            </w:r>
            <w:r>
              <w:rPr>
                <w:rFonts w:hint="cs"/>
                <w:cs/>
              </w:rPr>
              <w:t xml:space="preserve">หรือ </w:t>
            </w:r>
            <w:r>
              <w:t>remark</w:t>
            </w:r>
            <w:r w:rsidRPr="003542C5">
              <w:rPr>
                <w:rFonts w:cs="Angsana New"/>
                <w:cs/>
              </w:rPr>
              <w:t xml:space="preserve"> </w:t>
            </w:r>
            <w:r w:rsidRPr="003542C5">
              <w:rPr>
                <w:rFonts w:hint="cs" w:cs="Angsana New"/>
                <w:cs/>
              </w:rPr>
              <w:t xml:space="preserve">จะต้องเป็น </w:t>
            </w:r>
            <w:r w:rsidRPr="003542C5">
              <w:rPr>
                <w:rFonts w:cs="CordiaUPC"/>
              </w:rPr>
              <w:t>Mandatory</w:t>
            </w:r>
          </w:p>
        </w:tc>
        <w:tc>
          <w:tcPr>
            <w:tcW w:w="656" w:type="pct"/>
          </w:tcPr>
          <w:p w:rsidR="0012128A" w:rsidP="001A53D4" w:rsidRDefault="0012128A" w14:paraId="35B2080D" w14:textId="77777777">
            <w:pPr>
              <w:rPr>
                <w:rFonts w:cs="CordiaUPC"/>
                <w:szCs w:val="36"/>
              </w:rPr>
            </w:pPr>
          </w:p>
        </w:tc>
      </w:tr>
      <w:tr w:rsidRPr="00792590" w:rsidR="0012128A" w:rsidTr="001A53D4" w14:paraId="7310071F" w14:textId="77777777">
        <w:tc>
          <w:tcPr>
            <w:tcW w:w="778" w:type="pct"/>
          </w:tcPr>
          <w:p w:rsidRPr="00B91E66" w:rsidR="0012128A" w:rsidP="001A53D4" w:rsidRDefault="0012128A" w14:paraId="32248DDE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233CD3">
              <w:rPr>
                <w:rFonts w:ascii="CordiaUPC" w:hAnsi="CordiaUPC" w:cs="CordiaUPC"/>
                <w:sz w:val="28"/>
                <w:szCs w:val="28"/>
              </w:rPr>
              <w:t>00004</w:t>
            </w:r>
          </w:p>
        </w:tc>
        <w:tc>
          <w:tcPr>
            <w:tcW w:w="1628" w:type="pct"/>
          </w:tcPr>
          <w:p w:rsidRPr="003542C5" w:rsidR="0012128A" w:rsidP="001A53D4" w:rsidRDefault="0012128A" w14:paraId="3F633937" w14:textId="77777777">
            <w:r>
              <w:t xml:space="preserve">Before Expire is required when Send SMS Before Expire Flag is </w:t>
            </w:r>
            <w:r>
              <w:rPr>
                <w:rFonts w:cs="Angsana New"/>
                <w:cs/>
              </w:rPr>
              <w:t>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</w:p>
        </w:tc>
        <w:tc>
          <w:tcPr>
            <w:tcW w:w="1938" w:type="pct"/>
          </w:tcPr>
          <w:p w:rsidRPr="003542C5" w:rsidR="0012128A" w:rsidP="001A53D4" w:rsidRDefault="0012128A" w14:paraId="5C96DC54" w14:textId="77777777">
            <w:r>
              <w:rPr>
                <w:rFonts w:hint="cs"/>
                <w:cs/>
              </w:rPr>
              <w:t xml:space="preserve">ถ้า </w:t>
            </w:r>
            <w:r>
              <w:t>smsBeforeExpireSendFlag</w:t>
            </w:r>
            <w:r>
              <w:rPr>
                <w:rFonts w:hint="cs"/>
                <w:cs/>
              </w:rPr>
              <w:t xml:space="preserve"> มีค่าเป็น</w:t>
            </w:r>
            <w:r>
              <w:rPr>
                <w:rFonts w:cs="Angsana New"/>
                <w:cs/>
              </w:rPr>
              <w:t xml:space="preserve"> 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/>
                <w:cs/>
              </w:rPr>
              <w:t xml:space="preserve"> ดังนั้น </w:t>
            </w:r>
            <w:r>
              <w:t>beforeExpire</w:t>
            </w:r>
            <w:r>
              <w:rPr>
                <w:rFonts w:hint="cs"/>
                <w:cs/>
              </w:rPr>
              <w:t xml:space="preserve"> จะต้องเป็น </w:t>
            </w:r>
            <w:r>
              <w:t>Mandatory</w:t>
            </w:r>
          </w:p>
        </w:tc>
        <w:tc>
          <w:tcPr>
            <w:tcW w:w="656" w:type="pct"/>
          </w:tcPr>
          <w:p w:rsidR="0012128A" w:rsidP="001A53D4" w:rsidRDefault="0012128A" w14:paraId="228F6B31" w14:textId="77777777">
            <w:pPr>
              <w:rPr>
                <w:rFonts w:cs="CordiaUPC"/>
                <w:szCs w:val="36"/>
              </w:rPr>
            </w:pPr>
            <w:r w:rsidRPr="0039397A">
              <w:rPr>
                <w:rFonts w:cs="CordiaUPC"/>
                <w:szCs w:val="36"/>
              </w:rPr>
              <w:t>Yes</w:t>
            </w:r>
          </w:p>
        </w:tc>
      </w:tr>
      <w:tr w:rsidRPr="00792590" w:rsidR="0012128A" w:rsidTr="001A53D4" w14:paraId="3B82ABA9" w14:textId="77777777">
        <w:tc>
          <w:tcPr>
            <w:tcW w:w="778" w:type="pct"/>
          </w:tcPr>
          <w:p w:rsidRPr="00233CD3" w:rsidR="0012128A" w:rsidP="001A53D4" w:rsidRDefault="0012128A" w14:paraId="48EE25AD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233CD3">
              <w:rPr>
                <w:rFonts w:ascii="CordiaUPC" w:hAnsi="CordiaUPC" w:cs="CordiaUPC"/>
                <w:sz w:val="28"/>
                <w:szCs w:val="28"/>
              </w:rPr>
              <w:t>00004</w:t>
            </w:r>
          </w:p>
        </w:tc>
        <w:tc>
          <w:tcPr>
            <w:tcW w:w="1628" w:type="pct"/>
          </w:tcPr>
          <w:p w:rsidR="0012128A" w:rsidP="001A53D4" w:rsidRDefault="0012128A" w14:paraId="73282999" w14:textId="77777777">
            <w:r>
              <w:t xml:space="preserve">Before Expire Unit is required  when Send SMS Before Expire Flag is </w:t>
            </w:r>
            <w:r>
              <w:rPr>
                <w:rFonts w:cs="Angsana New"/>
                <w:cs/>
              </w:rPr>
              <w:t>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</w:p>
        </w:tc>
        <w:tc>
          <w:tcPr>
            <w:tcW w:w="1938" w:type="pct"/>
          </w:tcPr>
          <w:p w:rsidR="0012128A" w:rsidP="001A53D4" w:rsidRDefault="0012128A" w14:paraId="66D0C4EC" w14:textId="77777777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>smsBeforeExpireSendFlag</w:t>
            </w:r>
            <w:r>
              <w:rPr>
                <w:rFonts w:hint="cs"/>
                <w:cs/>
              </w:rPr>
              <w:t xml:space="preserve"> มีค่าเป็น</w:t>
            </w:r>
            <w:r>
              <w:rPr>
                <w:rFonts w:cs="Angsana New"/>
                <w:cs/>
              </w:rPr>
              <w:t xml:space="preserve"> 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/>
                <w:cs/>
              </w:rPr>
              <w:t xml:space="preserve"> ดังนั้น </w:t>
            </w:r>
            <w:r>
              <w:t>Before Fee Deduction Unit</w:t>
            </w:r>
            <w:r>
              <w:rPr>
                <w:rFonts w:hint="cs"/>
                <w:cs/>
              </w:rPr>
              <w:t xml:space="preserve"> จะต้องเป็น </w:t>
            </w:r>
            <w:r>
              <w:t>Mandatory</w:t>
            </w:r>
          </w:p>
        </w:tc>
        <w:tc>
          <w:tcPr>
            <w:tcW w:w="656" w:type="pct"/>
          </w:tcPr>
          <w:p w:rsidRPr="0039397A" w:rsidR="0012128A" w:rsidP="001A53D4" w:rsidRDefault="0012128A" w14:paraId="721F72C4" w14:textId="77777777">
            <w:pPr>
              <w:rPr>
                <w:rFonts w:cs="CordiaUPC"/>
                <w:szCs w:val="36"/>
              </w:rPr>
            </w:pPr>
            <w:r w:rsidRPr="0039397A">
              <w:rPr>
                <w:rFonts w:cs="CordiaUPC"/>
                <w:szCs w:val="36"/>
              </w:rPr>
              <w:t>Yes</w:t>
            </w:r>
          </w:p>
        </w:tc>
      </w:tr>
      <w:tr w:rsidRPr="00792590" w:rsidR="0012128A" w:rsidTr="001A53D4" w14:paraId="14B4B72B" w14:textId="77777777">
        <w:tc>
          <w:tcPr>
            <w:tcW w:w="778" w:type="pct"/>
          </w:tcPr>
          <w:p w:rsidRPr="00233CD3" w:rsidR="0012128A" w:rsidP="001A53D4" w:rsidRDefault="0012128A" w14:paraId="1F003FF3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233CD3">
              <w:rPr>
                <w:rFonts w:ascii="CordiaUPC" w:hAnsi="CordiaUPC" w:cs="CordiaUPC"/>
                <w:sz w:val="28"/>
                <w:szCs w:val="28"/>
              </w:rPr>
              <w:t>00004</w:t>
            </w:r>
          </w:p>
        </w:tc>
        <w:tc>
          <w:tcPr>
            <w:tcW w:w="1628" w:type="pct"/>
          </w:tcPr>
          <w:p w:rsidR="0012128A" w:rsidP="001A53D4" w:rsidRDefault="0012128A" w14:paraId="67A200AD" w14:textId="77777777">
            <w:r>
              <w:t xml:space="preserve">SMS Before Expire EN is required  when Send SMS Before Expire Flag is </w:t>
            </w:r>
            <w:r>
              <w:rPr>
                <w:rFonts w:cs="Angsana New"/>
                <w:cs/>
              </w:rPr>
              <w:t>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</w:p>
        </w:tc>
        <w:tc>
          <w:tcPr>
            <w:tcW w:w="1938" w:type="pct"/>
          </w:tcPr>
          <w:p w:rsidR="0012128A" w:rsidP="001A53D4" w:rsidRDefault="0012128A" w14:paraId="4D00DDEA" w14:textId="77777777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>smsBeforeExpireSendFlag</w:t>
            </w:r>
            <w:r>
              <w:rPr>
                <w:rFonts w:hint="cs"/>
                <w:cs/>
              </w:rPr>
              <w:t xml:space="preserve"> มีค่าเป็น</w:t>
            </w:r>
            <w:r>
              <w:rPr>
                <w:rFonts w:cs="Angsana New"/>
                <w:cs/>
              </w:rPr>
              <w:t xml:space="preserve"> 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/>
                <w:cs/>
              </w:rPr>
              <w:t xml:space="preserve"> ดังนั้น </w:t>
            </w:r>
            <w:r>
              <w:t xml:space="preserve">SMS Before Expire EN </w:t>
            </w:r>
            <w:r>
              <w:rPr>
                <w:rFonts w:hint="cs"/>
                <w:cs/>
              </w:rPr>
              <w:t xml:space="preserve">จะต้องเป็น </w:t>
            </w:r>
            <w:r>
              <w:t>Mandatory</w:t>
            </w:r>
          </w:p>
        </w:tc>
        <w:tc>
          <w:tcPr>
            <w:tcW w:w="656" w:type="pct"/>
          </w:tcPr>
          <w:p w:rsidRPr="0039397A" w:rsidR="0012128A" w:rsidP="001A53D4" w:rsidRDefault="0012128A" w14:paraId="354E3785" w14:textId="77777777">
            <w:pPr>
              <w:rPr>
                <w:rFonts w:cs="CordiaUPC"/>
                <w:szCs w:val="36"/>
              </w:rPr>
            </w:pPr>
            <w:r w:rsidRPr="0039397A">
              <w:rPr>
                <w:rFonts w:cs="CordiaUPC"/>
                <w:szCs w:val="36"/>
              </w:rPr>
              <w:t>Yes</w:t>
            </w:r>
          </w:p>
        </w:tc>
      </w:tr>
      <w:tr w:rsidRPr="00792590" w:rsidR="0012128A" w:rsidTr="001A53D4" w14:paraId="4392B0E6" w14:textId="77777777">
        <w:tc>
          <w:tcPr>
            <w:tcW w:w="778" w:type="pct"/>
          </w:tcPr>
          <w:p w:rsidRPr="00233CD3" w:rsidR="0012128A" w:rsidP="001A53D4" w:rsidRDefault="0012128A" w14:paraId="73E3BBE4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233CD3">
              <w:rPr>
                <w:rFonts w:ascii="CordiaUPC" w:hAnsi="CordiaUPC" w:cs="CordiaUPC"/>
                <w:sz w:val="28"/>
                <w:szCs w:val="28"/>
              </w:rPr>
              <w:t>00004</w:t>
            </w:r>
          </w:p>
        </w:tc>
        <w:tc>
          <w:tcPr>
            <w:tcW w:w="1628" w:type="pct"/>
          </w:tcPr>
          <w:p w:rsidR="0012128A" w:rsidP="001A53D4" w:rsidRDefault="0012128A" w14:paraId="02AC20C7" w14:textId="77777777">
            <w:r>
              <w:t xml:space="preserve">SMS Before Expire TH is required  when Send SMS Before Expire Flag is </w:t>
            </w:r>
            <w:r>
              <w:rPr>
                <w:rFonts w:cs="Angsana New"/>
                <w:cs/>
              </w:rPr>
              <w:t>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</w:p>
        </w:tc>
        <w:tc>
          <w:tcPr>
            <w:tcW w:w="1938" w:type="pct"/>
          </w:tcPr>
          <w:p w:rsidR="0012128A" w:rsidP="001A53D4" w:rsidRDefault="0012128A" w14:paraId="20722B04" w14:textId="77777777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ถ้า </w:t>
            </w:r>
            <w:r>
              <w:t>smsBeforeExpireSendFlag</w:t>
            </w:r>
            <w:r>
              <w:rPr>
                <w:rFonts w:hint="cs"/>
                <w:cs/>
              </w:rPr>
              <w:t xml:space="preserve"> มีค่าเป็น</w:t>
            </w:r>
            <w:r>
              <w:rPr>
                <w:rFonts w:cs="Angsana New"/>
                <w:cs/>
              </w:rPr>
              <w:t xml:space="preserve"> “</w:t>
            </w:r>
            <w:r>
              <w:t>Send</w:t>
            </w:r>
            <w:r>
              <w:rPr>
                <w:rFonts w:cs="Angsana New"/>
                <w:cs/>
              </w:rPr>
              <w:t>”</w:t>
            </w:r>
            <w:r>
              <w:rPr>
                <w:rFonts w:hint="cs"/>
                <w:cs/>
              </w:rPr>
              <w:t xml:space="preserve"> ดังนั้น </w:t>
            </w:r>
            <w:r>
              <w:t xml:space="preserve">SMS Before Expire TH </w:t>
            </w:r>
            <w:r>
              <w:rPr>
                <w:rFonts w:hint="cs"/>
                <w:cs/>
              </w:rPr>
              <w:t xml:space="preserve">จะต้องเป็น </w:t>
            </w:r>
            <w:r>
              <w:t>Mandatory</w:t>
            </w:r>
          </w:p>
        </w:tc>
        <w:tc>
          <w:tcPr>
            <w:tcW w:w="656" w:type="pct"/>
          </w:tcPr>
          <w:p w:rsidRPr="0039397A" w:rsidR="0012128A" w:rsidP="001A53D4" w:rsidRDefault="0012128A" w14:paraId="56E8FF30" w14:textId="77777777">
            <w:pPr>
              <w:rPr>
                <w:rFonts w:cs="CordiaUPC"/>
                <w:szCs w:val="36"/>
              </w:rPr>
            </w:pPr>
            <w:r w:rsidRPr="0039397A">
              <w:rPr>
                <w:rFonts w:cs="CordiaUPC"/>
                <w:szCs w:val="36"/>
              </w:rPr>
              <w:t>Yes</w:t>
            </w:r>
          </w:p>
        </w:tc>
      </w:tr>
      <w:tr w:rsidRPr="00792590" w:rsidR="0012128A" w:rsidTr="001A53D4" w14:paraId="65790295" w14:textId="77777777">
        <w:tc>
          <w:tcPr>
            <w:tcW w:w="778" w:type="pct"/>
          </w:tcPr>
          <w:p w:rsidRPr="00233CD3" w:rsidR="0012128A" w:rsidP="001A53D4" w:rsidRDefault="0012128A" w14:paraId="6D9946F0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233CD3">
              <w:rPr>
                <w:rFonts w:ascii="CordiaUPC" w:hAnsi="CordiaUPC" w:cs="CordiaUPC"/>
                <w:sz w:val="28"/>
                <w:szCs w:val="28"/>
              </w:rPr>
              <w:t>00025</w:t>
            </w:r>
          </w:p>
        </w:tc>
        <w:tc>
          <w:tcPr>
            <w:tcW w:w="1628" w:type="pct"/>
          </w:tcPr>
          <w:p w:rsidR="0012128A" w:rsidP="001A53D4" w:rsidRDefault="0012128A" w14:paraId="2C4347CB" w14:textId="77777777">
            <w:r>
              <w:t xml:space="preserve">SMS Before Expire EN cannot contain Thai characters and Special characters </w:t>
            </w:r>
            <w:r>
              <w:rPr>
                <w:rFonts w:cs="Angsana New"/>
                <w:cs/>
              </w:rPr>
              <w:t>(</w:t>
            </w:r>
            <w:r>
              <w:t>Double Space and Start or End with</w:t>
            </w:r>
            <w:r>
              <w:rPr>
                <w:rFonts w:hint="cs"/>
                <w:cs/>
              </w:rPr>
              <w:t xml:space="preserve"> </w:t>
            </w:r>
            <w:r>
              <w:t>Space</w:t>
            </w:r>
            <w:r>
              <w:rPr>
                <w:rFonts w:cs="Angsana New"/>
                <w:cs/>
              </w:rPr>
              <w:t>).</w:t>
            </w:r>
          </w:p>
        </w:tc>
        <w:tc>
          <w:tcPr>
            <w:tcW w:w="1938" w:type="pct"/>
          </w:tcPr>
          <w:p w:rsidR="0012128A" w:rsidP="001A53D4" w:rsidRDefault="0012128A" w14:paraId="2C261216" w14:textId="77777777">
            <w:pPr>
              <w:spacing w:line="256" w:lineRule="auto"/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SMS Before Expire EN </w:t>
            </w:r>
            <w:r>
              <w:rPr>
                <w:rFonts w:hint="cs"/>
                <w:cs/>
              </w:rPr>
              <w:t>มีค่า ดังนั้นจะไม่สามารถมีตัวอักษรไทยและอักขระพิเศษได้</w:t>
            </w:r>
          </w:p>
          <w:p w:rsidR="0012128A" w:rsidP="001A53D4" w:rsidRDefault="0012128A" w14:paraId="4B909994" w14:textId="77777777">
            <w:pPr>
              <w:rPr>
                <w:cs/>
              </w:rPr>
            </w:pPr>
            <w:r>
              <w:t xml:space="preserve">Special Character </w:t>
            </w:r>
            <w:r>
              <w:rPr>
                <w:rFonts w:cs="Angsana New"/>
                <w:cs/>
              </w:rPr>
              <w:t xml:space="preserve">: </w:t>
            </w:r>
            <w:r>
              <w:t>Space</w:t>
            </w:r>
            <w:r>
              <w:rPr>
                <w:rFonts w:hint="cs"/>
                <w:cs/>
              </w:rPr>
              <w:t xml:space="preserve">ติดกัน และ </w:t>
            </w:r>
            <w:r>
              <w:t xml:space="preserve">Space </w:t>
            </w:r>
            <w:r>
              <w:rPr>
                <w:rFonts w:hint="cs"/>
                <w:cs/>
              </w:rPr>
              <w:t>ตัวสุดท้าย</w:t>
            </w:r>
          </w:p>
        </w:tc>
        <w:tc>
          <w:tcPr>
            <w:tcW w:w="656" w:type="pct"/>
          </w:tcPr>
          <w:p w:rsidRPr="0039397A" w:rsidR="0012128A" w:rsidP="001A53D4" w:rsidRDefault="0012128A" w14:paraId="05609677" w14:textId="77777777">
            <w:pPr>
              <w:rPr>
                <w:rFonts w:cs="CordiaUPC"/>
                <w:szCs w:val="36"/>
              </w:rPr>
            </w:pPr>
            <w:r w:rsidRPr="0039397A">
              <w:rPr>
                <w:rFonts w:cs="CordiaUPC"/>
                <w:szCs w:val="36"/>
              </w:rPr>
              <w:t>Yes</w:t>
            </w:r>
          </w:p>
        </w:tc>
      </w:tr>
      <w:tr w:rsidRPr="00792590" w:rsidR="0012128A" w:rsidTr="001A53D4" w14:paraId="374417D5" w14:textId="77777777">
        <w:tc>
          <w:tcPr>
            <w:tcW w:w="778" w:type="pct"/>
          </w:tcPr>
          <w:p w:rsidRPr="00233CD3" w:rsidR="0012128A" w:rsidP="001A53D4" w:rsidRDefault="0012128A" w14:paraId="6E650689" w14:textId="77777777">
            <w:pPr>
              <w:pStyle w:val="BodyTextTable"/>
              <w:rPr>
                <w:rFonts w:ascii="CordiaUPC" w:hAnsi="CordiaUPC" w:cs="CordiaUPC"/>
                <w:sz w:val="28"/>
                <w:szCs w:val="28"/>
              </w:rPr>
            </w:pPr>
            <w:r w:rsidRPr="00233CD3">
              <w:rPr>
                <w:rFonts w:ascii="CordiaUPC" w:hAnsi="CordiaUPC" w:cs="CordiaUPC"/>
                <w:sz w:val="28"/>
                <w:szCs w:val="28"/>
              </w:rPr>
              <w:t>00025</w:t>
            </w:r>
          </w:p>
        </w:tc>
        <w:tc>
          <w:tcPr>
            <w:tcW w:w="1628" w:type="pct"/>
          </w:tcPr>
          <w:p w:rsidR="0012128A" w:rsidP="001A53D4" w:rsidRDefault="0012128A" w14:paraId="34B8B200" w14:textId="77777777">
            <w:r>
              <w:t xml:space="preserve">SMS Before Expire TH cannot contain Special characters </w:t>
            </w:r>
            <w:r>
              <w:rPr>
                <w:rFonts w:cs="Angsana New"/>
                <w:cs/>
              </w:rPr>
              <w:t>(</w:t>
            </w:r>
            <w:r>
              <w:t>Double Space and Start or End with</w:t>
            </w:r>
            <w:r>
              <w:rPr>
                <w:rFonts w:hint="cs"/>
                <w:cs/>
              </w:rPr>
              <w:t xml:space="preserve"> </w:t>
            </w:r>
            <w:r>
              <w:t>Space</w:t>
            </w:r>
            <w:r>
              <w:rPr>
                <w:rFonts w:cs="Angsana New"/>
                <w:cs/>
              </w:rPr>
              <w:t>).</w:t>
            </w:r>
          </w:p>
        </w:tc>
        <w:tc>
          <w:tcPr>
            <w:tcW w:w="1938" w:type="pct"/>
          </w:tcPr>
          <w:p w:rsidR="0012128A" w:rsidP="001A53D4" w:rsidRDefault="0012128A" w14:paraId="2C918A22" w14:textId="77777777">
            <w:pPr>
              <w:spacing w:line="256" w:lineRule="auto"/>
            </w:pPr>
            <w:r>
              <w:rPr>
                <w:rFonts w:hint="cs"/>
                <w:cs/>
              </w:rPr>
              <w:t xml:space="preserve">ถ้า </w:t>
            </w:r>
            <w:r>
              <w:t xml:space="preserve">SMS Before Expire TH </w:t>
            </w:r>
            <w:r>
              <w:rPr>
                <w:rFonts w:hint="cs"/>
                <w:cs/>
              </w:rPr>
              <w:t>มีค่า ดังนั้นจะไม่สามารถมีอักขระพิเศษได้</w:t>
            </w:r>
          </w:p>
          <w:p w:rsidR="0012128A" w:rsidP="001A53D4" w:rsidRDefault="0012128A" w14:paraId="666D15E9" w14:textId="77777777">
            <w:pPr>
              <w:spacing w:line="256" w:lineRule="auto"/>
              <w:rPr>
                <w:cs/>
              </w:rPr>
            </w:pPr>
            <w:r>
              <w:t xml:space="preserve">Special Character </w:t>
            </w:r>
            <w:r>
              <w:rPr>
                <w:rFonts w:cs="Angsana New"/>
                <w:cs/>
              </w:rPr>
              <w:t xml:space="preserve">: </w:t>
            </w:r>
            <w:r>
              <w:t>Space</w:t>
            </w:r>
            <w:r>
              <w:rPr>
                <w:rFonts w:hint="cs"/>
                <w:cs/>
              </w:rPr>
              <w:t xml:space="preserve">ติดกัน และ </w:t>
            </w:r>
            <w:r>
              <w:t xml:space="preserve">Space </w:t>
            </w:r>
            <w:r>
              <w:rPr>
                <w:rFonts w:hint="cs"/>
                <w:cs/>
              </w:rPr>
              <w:t>ตัวสุดท้าย</w:t>
            </w:r>
          </w:p>
        </w:tc>
        <w:tc>
          <w:tcPr>
            <w:tcW w:w="656" w:type="pct"/>
          </w:tcPr>
          <w:p w:rsidRPr="0039397A" w:rsidR="0012128A" w:rsidP="001A53D4" w:rsidRDefault="0012128A" w14:paraId="01EE8A81" w14:textId="77777777">
            <w:pPr>
              <w:rPr>
                <w:rFonts w:cs="CordiaUPC"/>
                <w:szCs w:val="36"/>
              </w:rPr>
            </w:pPr>
            <w:r w:rsidRPr="0039397A">
              <w:rPr>
                <w:rFonts w:cs="CordiaUPC"/>
                <w:szCs w:val="36"/>
              </w:rPr>
              <w:t>Yes</w:t>
            </w:r>
          </w:p>
        </w:tc>
      </w:tr>
    </w:tbl>
    <w:p w:rsidRPr="00EA73A4" w:rsidR="0012128A" w:rsidP="0012128A" w:rsidRDefault="0012128A" w14:paraId="4A531D39" w14:textId="77777777"/>
    <w:p w:rsidR="0012128A" w:rsidP="00363B2F" w:rsidRDefault="0012128A" w14:paraId="7194F230" w14:textId="77777777">
      <w:pPr>
        <w:pStyle w:val="Heading3"/>
        <w:numPr>
          <w:ilvl w:val="0"/>
          <w:numId w:val="495"/>
        </w:numPr>
        <w:rPr>
          <w:rFonts w:ascii="CordiaUPC" w:hAnsi="CordiaUPC" w:cs="CordiaUPC"/>
          <w:sz w:val="32"/>
          <w:szCs w:val="32"/>
        </w:rPr>
      </w:pPr>
      <w:r>
        <w:rPr>
          <w:rFonts w:ascii="CordiaUPC" w:hAnsi="CordiaUPC" w:cs="CordiaUPC"/>
          <w:sz w:val="32"/>
          <w:szCs w:val="32"/>
        </w:rPr>
        <w:t>Mapping to DB</w:t>
      </w:r>
    </w:p>
    <w:tbl>
      <w:tblPr>
        <w:tblW w:w="4977" w:type="pct"/>
        <w:tblInd w:w="115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348"/>
        <w:gridCol w:w="2486"/>
        <w:gridCol w:w="4141"/>
      </w:tblGrid>
      <w:tr w:rsidRPr="008979A8" w:rsidR="0012128A" w:rsidTr="001A53D4" w14:paraId="78F49ABD" w14:textId="77777777">
        <w:trPr>
          <w:cantSplit/>
          <w:tblHeader/>
        </w:trPr>
        <w:tc>
          <w:tcPr>
            <w:tcW w:w="1308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12128A" w:rsidP="001A53D4" w:rsidRDefault="0012128A" w14:paraId="7A1C1D83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Database Table</w:t>
            </w:r>
          </w:p>
        </w:tc>
        <w:tc>
          <w:tcPr>
            <w:tcW w:w="1385" w:type="pct"/>
            <w:tcBorders>
              <w:bottom w:val="single" w:color="808080" w:sz="4" w:space="0"/>
            </w:tcBorders>
            <w:shd w:val="clear" w:color="auto" w:fill="EEECE1"/>
          </w:tcPr>
          <w:p w:rsidRPr="008979A8" w:rsidR="0012128A" w:rsidP="001A53D4" w:rsidRDefault="0012128A" w14:paraId="23A51105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Database Column</w:t>
            </w:r>
          </w:p>
        </w:tc>
        <w:tc>
          <w:tcPr>
            <w:tcW w:w="2307" w:type="pct"/>
            <w:tcBorders>
              <w:bottom w:val="single" w:color="808080" w:sz="4" w:space="0"/>
            </w:tcBorders>
            <w:shd w:val="clear" w:color="auto" w:fill="EEECE1"/>
            <w:vAlign w:val="center"/>
          </w:tcPr>
          <w:p w:rsidRPr="008979A8" w:rsidR="0012128A" w:rsidP="001A53D4" w:rsidRDefault="0012128A" w14:paraId="0E8AABFC" w14:textId="77777777">
            <w:pPr>
              <w:rPr>
                <w:rFonts w:cs="CordiaUPC"/>
                <w:b/>
                <w:bCs/>
              </w:rPr>
            </w:pPr>
            <w:r w:rsidRPr="008979A8">
              <w:rPr>
                <w:rFonts w:cs="CordiaUPC"/>
                <w:b/>
                <w:bCs/>
              </w:rPr>
              <w:t>Field on Screen</w:t>
            </w:r>
          </w:p>
        </w:tc>
      </w:tr>
      <w:tr w:rsidRPr="008979A8" w:rsidR="0012128A" w:rsidTr="001A53D4" w14:paraId="7A8E26F5" w14:textId="77777777">
        <w:tc>
          <w:tcPr>
            <w:tcW w:w="1308" w:type="pct"/>
            <w:vMerge w:val="restart"/>
          </w:tcPr>
          <w:p w:rsidRPr="008979A8" w:rsidR="0012128A" w:rsidP="001A53D4" w:rsidRDefault="0012128A" w14:paraId="5AE14DB4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MASS_PO_RELATION</w:t>
            </w:r>
          </w:p>
        </w:tc>
        <w:tc>
          <w:tcPr>
            <w:tcW w:w="1385" w:type="pct"/>
          </w:tcPr>
          <w:p w:rsidRPr="008979A8" w:rsidR="0012128A" w:rsidP="001A53D4" w:rsidRDefault="0012128A" w14:paraId="106ED4C6" w14:textId="77777777">
            <w:pPr>
              <w:spacing w:after="0"/>
              <w:rPr>
                <w:rFonts w:cs="CordiaUPC"/>
              </w:rPr>
            </w:pPr>
            <w:r w:rsidRPr="00944318">
              <w:t>ROW_ID</w:t>
            </w:r>
          </w:p>
        </w:tc>
        <w:tc>
          <w:tcPr>
            <w:tcW w:w="2307" w:type="pct"/>
          </w:tcPr>
          <w:p w:rsidR="0012128A" w:rsidP="001A53D4" w:rsidRDefault="0012128A" w14:paraId="06E5765E" w14:textId="77777777">
            <w:pPr>
              <w:spacing w:after="0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ครั้งแรก</w:t>
            </w:r>
          </w:p>
          <w:p w:rsidR="0012128A" w:rsidP="001A53D4" w:rsidRDefault="0012128A" w14:paraId="2BFA9DBC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ให้ระบบ </w:t>
            </w:r>
            <w:r>
              <w:rPr>
                <w:rFonts w:cs="CordiaUPC"/>
              </w:rPr>
              <w:t xml:space="preserve">Auto Generate </w:t>
            </w:r>
          </w:p>
          <w:p w:rsidR="0012128A" w:rsidP="001A53D4" w:rsidRDefault="0012128A" w14:paraId="488207DE" w14:textId="77777777">
            <w:pPr>
              <w:spacing w:after="0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ครั้งถัดไป</w:t>
            </w:r>
          </w:p>
          <w:p w:rsidRPr="008979A8" w:rsidR="0012128A" w:rsidP="001A53D4" w:rsidRDefault="0012128A" w14:paraId="3F74AFEF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ให้ใช้ </w:t>
            </w:r>
            <w:r>
              <w:rPr>
                <w:rFonts w:cs="CordiaUPC"/>
              </w:rPr>
              <w:t xml:space="preserve">Row ID </w:t>
            </w:r>
            <w:r>
              <w:rPr>
                <w:rFonts w:hint="cs" w:cs="Angsana New"/>
                <w:cs/>
              </w:rPr>
              <w:t>เดิม</w:t>
            </w:r>
          </w:p>
        </w:tc>
      </w:tr>
      <w:tr w:rsidRPr="008979A8" w:rsidR="0012128A" w:rsidTr="001A53D4" w14:paraId="796B8D92" w14:textId="77777777">
        <w:tc>
          <w:tcPr>
            <w:tcW w:w="1308" w:type="pct"/>
            <w:vMerge/>
          </w:tcPr>
          <w:p w:rsidRPr="008979A8" w:rsidR="0012128A" w:rsidP="001A53D4" w:rsidRDefault="0012128A" w14:paraId="3A797B9E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12128A" w:rsidP="001A53D4" w:rsidRDefault="0012128A" w14:paraId="6188248D" w14:textId="77777777">
            <w:r>
              <w:t>MASS_</w:t>
            </w:r>
            <w:r w:rsidRPr="00944318">
              <w:t>PO</w:t>
            </w:r>
            <w:r>
              <w:t>_DETAIL</w:t>
            </w:r>
            <w:r w:rsidRPr="00944318">
              <w:t>_ROW_ID</w:t>
            </w:r>
          </w:p>
        </w:tc>
        <w:tc>
          <w:tcPr>
            <w:tcW w:w="2307" w:type="pct"/>
          </w:tcPr>
          <w:p w:rsidR="0012128A" w:rsidP="001A53D4" w:rsidRDefault="0012128A" w14:paraId="3EEF325A" w14:textId="77777777">
            <w:pPr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>ให้</w:t>
            </w:r>
            <w:r w:rsidRPr="008979A8">
              <w:rPr>
                <w:rFonts w:cs="Angsana New"/>
                <w:cs/>
              </w:rPr>
              <w:t>ใช้</w:t>
            </w:r>
            <w:r>
              <w:rPr>
                <w:rFonts w:hint="cs" w:cs="Angsana New"/>
                <w:cs/>
              </w:rPr>
              <w:t xml:space="preserve"> </w:t>
            </w:r>
            <w:r>
              <w:t>MASS_</w:t>
            </w:r>
            <w:r w:rsidRPr="00944318">
              <w:t>PO</w:t>
            </w:r>
            <w:r>
              <w:t>_DETAIL</w:t>
            </w:r>
            <w:r w:rsidRPr="008979A8">
              <w:rPr>
                <w:rFonts w:cs="Angsana New"/>
                <w:cs/>
              </w:rPr>
              <w:t>.</w:t>
            </w:r>
            <w:r w:rsidRPr="008979A8">
              <w:rPr>
                <w:rFonts w:cs="CordiaUPC"/>
              </w:rPr>
              <w:t>ROW_ID</w:t>
            </w:r>
            <w:r>
              <w:rPr>
                <w:rFonts w:hint="cs" w:cs="Angsana New"/>
                <w:cs/>
              </w:rPr>
              <w:t xml:space="preserve"> เดิม</w:t>
            </w:r>
          </w:p>
        </w:tc>
      </w:tr>
      <w:tr w:rsidRPr="008979A8" w:rsidR="0012128A" w:rsidTr="001A53D4" w14:paraId="30C1BFC1" w14:textId="77777777">
        <w:tc>
          <w:tcPr>
            <w:tcW w:w="1308" w:type="pct"/>
            <w:vMerge/>
          </w:tcPr>
          <w:p w:rsidRPr="008979A8" w:rsidR="0012128A" w:rsidP="001A53D4" w:rsidRDefault="0012128A" w14:paraId="2E2302F1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12128A" w:rsidP="001A53D4" w:rsidRDefault="0012128A" w14:paraId="1034966B" w14:textId="77777777">
            <w:r>
              <w:t>RELATION_TO_PO_TYPE</w:t>
            </w:r>
          </w:p>
        </w:tc>
        <w:tc>
          <w:tcPr>
            <w:tcW w:w="2307" w:type="pct"/>
          </w:tcPr>
          <w:p w:rsidR="0012128A" w:rsidP="001A53D4" w:rsidRDefault="0012128A" w14:paraId="4C7B498F" w14:textId="3E462178">
            <w:pPr>
              <w:rPr>
                <w:rFonts w:cs="CordiaUPC"/>
              </w:rPr>
            </w:pPr>
            <w:r>
              <w:rPr>
                <w:rFonts w:cs="CordiaUPC"/>
              </w:rPr>
              <w:t xml:space="preserve">Default Value </w:t>
            </w:r>
            <w:r>
              <w:rPr>
                <w:rFonts w:cs="Angsana New"/>
                <w:cs/>
              </w:rPr>
              <w:t>: “</w:t>
            </w:r>
            <w:r w:rsidR="004656DD">
              <w:rPr>
                <w:rFonts w:cs="CordiaUPC"/>
              </w:rPr>
              <w:t>Entertainment Partnership</w:t>
            </w:r>
            <w:r>
              <w:rPr>
                <w:rFonts w:cs="Angsana New"/>
                <w:cs/>
              </w:rPr>
              <w:t>”</w:t>
            </w:r>
          </w:p>
        </w:tc>
      </w:tr>
      <w:tr w:rsidRPr="008979A8" w:rsidR="0012128A" w:rsidTr="001A53D4" w14:paraId="54DF638E" w14:textId="77777777">
        <w:tc>
          <w:tcPr>
            <w:tcW w:w="1308" w:type="pct"/>
            <w:vMerge/>
          </w:tcPr>
          <w:p w:rsidRPr="008979A8" w:rsidR="0012128A" w:rsidP="001A53D4" w:rsidRDefault="0012128A" w14:paraId="13E6098F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944318" w:rsidR="0012128A" w:rsidP="001A53D4" w:rsidRDefault="0012128A" w14:paraId="7B09807F" w14:textId="77777777">
            <w:r>
              <w:t>PO_RELATION_TYPE</w:t>
            </w:r>
          </w:p>
        </w:tc>
        <w:tc>
          <w:tcPr>
            <w:tcW w:w="2307" w:type="pct"/>
          </w:tcPr>
          <w:p w:rsidR="0012128A" w:rsidP="001A53D4" w:rsidRDefault="0012128A" w14:paraId="36938844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poRelationType</w:t>
            </w:r>
          </w:p>
        </w:tc>
      </w:tr>
      <w:tr w:rsidRPr="008979A8" w:rsidR="0012128A" w:rsidTr="001A53D4" w14:paraId="430E7D61" w14:textId="77777777">
        <w:tc>
          <w:tcPr>
            <w:tcW w:w="1308" w:type="pct"/>
            <w:vMerge/>
          </w:tcPr>
          <w:p w:rsidRPr="008979A8" w:rsidR="0012128A" w:rsidP="001A53D4" w:rsidRDefault="0012128A" w14:paraId="18FB2A09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944318" w:rsidR="0012128A" w:rsidP="001A53D4" w:rsidRDefault="0012128A" w14:paraId="768860E0" w14:textId="77777777">
            <w:r>
              <w:t>EFFECTIVE_START_DATE</w:t>
            </w:r>
          </w:p>
        </w:tc>
        <w:tc>
          <w:tcPr>
            <w:tcW w:w="2307" w:type="pct"/>
          </w:tcPr>
          <w:p w:rsidR="0012128A" w:rsidP="001A53D4" w:rsidRDefault="0012128A" w14:paraId="68F967C2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effectiveStartDate</w:t>
            </w:r>
          </w:p>
        </w:tc>
      </w:tr>
      <w:tr w:rsidRPr="008979A8" w:rsidR="0012128A" w:rsidTr="001A53D4" w14:paraId="75F68E46" w14:textId="77777777">
        <w:tc>
          <w:tcPr>
            <w:tcW w:w="1308" w:type="pct"/>
            <w:vMerge/>
          </w:tcPr>
          <w:p w:rsidRPr="008979A8" w:rsidR="0012128A" w:rsidP="001A53D4" w:rsidRDefault="0012128A" w14:paraId="1DECCE67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944318" w:rsidR="0012128A" w:rsidP="001A53D4" w:rsidRDefault="0012128A" w14:paraId="20B708EE" w14:textId="77777777">
            <w:r>
              <w:t>EFFECTIVE_END_DATE</w:t>
            </w:r>
          </w:p>
        </w:tc>
        <w:tc>
          <w:tcPr>
            <w:tcW w:w="2307" w:type="pct"/>
          </w:tcPr>
          <w:p w:rsidR="0012128A" w:rsidP="001A53D4" w:rsidRDefault="0012128A" w14:paraId="28DE5F30" w14:textId="77777777">
            <w:pPr>
              <w:rPr>
                <w:rFonts w:cs="CordiaUPC"/>
                <w:cs/>
              </w:rPr>
            </w:pPr>
            <w:r>
              <w:rPr>
                <w:rFonts w:cs="CordiaUPC"/>
              </w:rPr>
              <w:t>effectiveEndDate</w:t>
            </w:r>
          </w:p>
        </w:tc>
      </w:tr>
      <w:tr w:rsidRPr="008979A8" w:rsidR="0012128A" w:rsidTr="001A53D4" w14:paraId="12C9DB72" w14:textId="77777777">
        <w:tc>
          <w:tcPr>
            <w:tcW w:w="1308" w:type="pct"/>
            <w:vMerge/>
          </w:tcPr>
          <w:p w:rsidRPr="008979A8" w:rsidR="0012128A" w:rsidP="001A53D4" w:rsidRDefault="0012128A" w14:paraId="0EBD0B78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944318" w:rsidR="0012128A" w:rsidP="001A53D4" w:rsidRDefault="0012128A" w14:paraId="056DADC6" w14:textId="77777777">
            <w:r>
              <w:t>REMARK</w:t>
            </w:r>
          </w:p>
        </w:tc>
        <w:tc>
          <w:tcPr>
            <w:tcW w:w="2307" w:type="pct"/>
          </w:tcPr>
          <w:p w:rsidR="0012128A" w:rsidP="001A53D4" w:rsidRDefault="0012128A" w14:paraId="5BB03ABA" w14:textId="77777777">
            <w:pPr>
              <w:rPr>
                <w:rFonts w:cs="CordiaUPC"/>
                <w:cs/>
              </w:rPr>
            </w:pPr>
            <w:r>
              <w:rPr>
                <w:rFonts w:cs="CordiaUPC"/>
              </w:rPr>
              <w:t>remark</w:t>
            </w:r>
          </w:p>
        </w:tc>
      </w:tr>
      <w:tr w:rsidRPr="008979A8" w:rsidR="0012128A" w:rsidTr="001A53D4" w14:paraId="6EDDD190" w14:textId="77777777">
        <w:tc>
          <w:tcPr>
            <w:tcW w:w="1308" w:type="pct"/>
            <w:vMerge w:val="restart"/>
          </w:tcPr>
          <w:p w:rsidRPr="008979A8" w:rsidR="0012128A" w:rsidP="001A53D4" w:rsidRDefault="0012128A" w14:paraId="64F47124" w14:textId="77777777">
            <w:pPr>
              <w:rPr>
                <w:rFonts w:cs="CordiaUPC"/>
              </w:rPr>
            </w:pPr>
            <w:r>
              <w:rPr>
                <w:rFonts w:cs="CordiaUPC"/>
              </w:rPr>
              <w:t>MASS_PO_RELATION_DETAIL</w:t>
            </w:r>
          </w:p>
        </w:tc>
        <w:tc>
          <w:tcPr>
            <w:tcW w:w="1385" w:type="pct"/>
          </w:tcPr>
          <w:p w:rsidR="0012128A" w:rsidP="001A53D4" w:rsidRDefault="0012128A" w14:paraId="10A54BEC" w14:textId="77777777">
            <w:r w:rsidRPr="00944318">
              <w:t>ROW_ID</w:t>
            </w:r>
          </w:p>
        </w:tc>
        <w:tc>
          <w:tcPr>
            <w:tcW w:w="2307" w:type="pct"/>
          </w:tcPr>
          <w:p w:rsidR="0012128A" w:rsidP="001A53D4" w:rsidRDefault="0012128A" w14:paraId="305E480B" w14:textId="77777777">
            <w:pPr>
              <w:spacing w:after="0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ครั้งแรก</w:t>
            </w:r>
          </w:p>
          <w:p w:rsidR="0012128A" w:rsidP="001A53D4" w:rsidRDefault="0012128A" w14:paraId="2BFEA763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ให้ระบบ </w:t>
            </w:r>
            <w:r>
              <w:rPr>
                <w:rFonts w:cs="CordiaUPC"/>
              </w:rPr>
              <w:t xml:space="preserve">Auto Generate </w:t>
            </w:r>
          </w:p>
          <w:p w:rsidR="0012128A" w:rsidP="001A53D4" w:rsidRDefault="0012128A" w14:paraId="63684F30" w14:textId="77777777">
            <w:pPr>
              <w:spacing w:after="0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ครั้งถัดไป</w:t>
            </w:r>
          </w:p>
          <w:p w:rsidR="0012128A" w:rsidP="001A53D4" w:rsidRDefault="0012128A" w14:paraId="33B2D68E" w14:textId="77777777">
            <w:pPr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ให้ใช้ </w:t>
            </w:r>
            <w:r>
              <w:rPr>
                <w:rFonts w:cs="CordiaUPC"/>
              </w:rPr>
              <w:t xml:space="preserve">Row ID </w:t>
            </w:r>
            <w:r>
              <w:rPr>
                <w:rFonts w:hint="cs" w:cs="Angsana New"/>
                <w:cs/>
              </w:rPr>
              <w:t>เดิม</w:t>
            </w:r>
          </w:p>
        </w:tc>
      </w:tr>
      <w:tr w:rsidRPr="008979A8" w:rsidR="0012128A" w:rsidTr="001A53D4" w14:paraId="6887584F" w14:textId="77777777">
        <w:tc>
          <w:tcPr>
            <w:tcW w:w="1308" w:type="pct"/>
            <w:vMerge/>
          </w:tcPr>
          <w:p w:rsidRPr="008979A8" w:rsidR="0012128A" w:rsidP="001A53D4" w:rsidRDefault="0012128A" w14:paraId="4EBD6232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12128A" w:rsidP="001A53D4" w:rsidRDefault="0012128A" w14:paraId="526CECC2" w14:textId="77777777">
            <w:r>
              <w:rPr>
                <w:rFonts w:cs="CordiaUPC"/>
              </w:rPr>
              <w:t>MASS_PO_RELATION</w:t>
            </w:r>
            <w:r>
              <w:t>_ROW_ID</w:t>
            </w:r>
          </w:p>
        </w:tc>
        <w:tc>
          <w:tcPr>
            <w:tcW w:w="2307" w:type="pct"/>
          </w:tcPr>
          <w:p w:rsidR="0012128A" w:rsidP="001A53D4" w:rsidRDefault="0012128A" w14:paraId="37C3AB17" w14:textId="77777777">
            <w:pPr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>ให้</w:t>
            </w:r>
            <w:r w:rsidRPr="008979A8">
              <w:rPr>
                <w:rFonts w:cs="Angsana New"/>
                <w:cs/>
              </w:rPr>
              <w:t>ใช้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CordiaUPC"/>
              </w:rPr>
              <w:t>MASS_PO_RELATION</w:t>
            </w:r>
            <w:r w:rsidRPr="008979A8">
              <w:rPr>
                <w:rFonts w:cs="Angsana New"/>
                <w:cs/>
              </w:rPr>
              <w:t>.</w:t>
            </w:r>
            <w:r w:rsidRPr="008979A8">
              <w:rPr>
                <w:rFonts w:cs="CordiaUPC"/>
              </w:rPr>
              <w:t>ROW_ID</w:t>
            </w:r>
            <w:r>
              <w:rPr>
                <w:rFonts w:hint="cs" w:cs="Angsana New"/>
                <w:cs/>
              </w:rPr>
              <w:t xml:space="preserve"> เดิม</w:t>
            </w:r>
          </w:p>
        </w:tc>
      </w:tr>
      <w:tr w:rsidRPr="008979A8" w:rsidR="0012128A" w:rsidTr="001A53D4" w14:paraId="1BEFEF89" w14:textId="77777777">
        <w:tc>
          <w:tcPr>
            <w:tcW w:w="1308" w:type="pct"/>
            <w:vMerge/>
          </w:tcPr>
          <w:p w:rsidRPr="008979A8" w:rsidR="0012128A" w:rsidP="001A53D4" w:rsidRDefault="0012128A" w14:paraId="2B53CF6D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12128A" w:rsidP="001A53D4" w:rsidRDefault="0012128A" w14:paraId="494964AF" w14:textId="77777777">
            <w:r w:rsidRPr="00944318">
              <w:t>PO_ROW_ID</w:t>
            </w:r>
          </w:p>
        </w:tc>
        <w:tc>
          <w:tcPr>
            <w:tcW w:w="2307" w:type="pct"/>
          </w:tcPr>
          <w:p w:rsidR="0012128A" w:rsidP="001A53D4" w:rsidRDefault="0012128A" w14:paraId="1FA8707B" w14:textId="77777777">
            <w:pPr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>ให้</w:t>
            </w:r>
            <w:r w:rsidRPr="008979A8">
              <w:rPr>
                <w:rFonts w:cs="Angsana New"/>
                <w:cs/>
              </w:rPr>
              <w:t>ใช้</w:t>
            </w:r>
            <w:r>
              <w:rPr>
                <w:rFonts w:hint="cs" w:cs="Angsana New"/>
                <w:cs/>
              </w:rPr>
              <w:t xml:space="preserve"> </w:t>
            </w:r>
            <w:r w:rsidRPr="008979A8">
              <w:rPr>
                <w:rFonts w:cs="CordiaUPC"/>
              </w:rPr>
              <w:t>PLM_P</w:t>
            </w:r>
            <w:r>
              <w:rPr>
                <w:rFonts w:cs="CordiaUPC"/>
              </w:rPr>
              <w:t>O</w:t>
            </w:r>
            <w:r w:rsidRPr="008979A8">
              <w:rPr>
                <w:rFonts w:cs="Angsana New"/>
                <w:cs/>
              </w:rPr>
              <w:t>.</w:t>
            </w:r>
            <w:r w:rsidRPr="008979A8">
              <w:rPr>
                <w:rFonts w:cs="CordiaUPC"/>
              </w:rPr>
              <w:t>ROW_ID</w:t>
            </w:r>
            <w:r>
              <w:rPr>
                <w:rFonts w:hint="cs" w:cs="Angsana New"/>
                <w:cs/>
              </w:rPr>
              <w:t xml:space="preserve"> ของ </w:t>
            </w:r>
            <w:r>
              <w:rPr>
                <w:rFonts w:cs="CordiaUPC"/>
              </w:rPr>
              <w:t xml:space="preserve">PO </w:t>
            </w:r>
            <w:r>
              <w:rPr>
                <w:rFonts w:hint="cs" w:cs="Angsana New"/>
                <w:cs/>
              </w:rPr>
              <w:t>ที่เลือกมา</w:t>
            </w:r>
          </w:p>
        </w:tc>
      </w:tr>
      <w:tr w:rsidRPr="008979A8" w:rsidR="0012128A" w:rsidTr="001A53D4" w14:paraId="449729D1" w14:textId="77777777">
        <w:tc>
          <w:tcPr>
            <w:tcW w:w="1308" w:type="pct"/>
            <w:vMerge/>
          </w:tcPr>
          <w:p w:rsidRPr="008979A8" w:rsidR="0012128A" w:rsidP="001A53D4" w:rsidRDefault="0012128A" w14:paraId="5EC50DDE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12128A" w:rsidP="001A53D4" w:rsidRDefault="0012128A" w14:paraId="48B1F934" w14:textId="77777777">
            <w:r>
              <w:t>PO_ENH_ROW_ID</w:t>
            </w:r>
          </w:p>
        </w:tc>
        <w:tc>
          <w:tcPr>
            <w:tcW w:w="2307" w:type="pct"/>
          </w:tcPr>
          <w:p w:rsidR="0012128A" w:rsidP="001A53D4" w:rsidRDefault="0012128A" w14:paraId="6EB22DE2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>ให้</w:t>
            </w:r>
            <w:r w:rsidRPr="008979A8">
              <w:rPr>
                <w:rFonts w:cs="Angsana New"/>
                <w:cs/>
              </w:rPr>
              <w:t>ใช้</w:t>
            </w:r>
            <w:r>
              <w:rPr>
                <w:rFonts w:hint="cs" w:cs="Angsana New"/>
                <w:cs/>
              </w:rPr>
              <w:t xml:space="preserve"> </w:t>
            </w:r>
            <w:r w:rsidRPr="008979A8">
              <w:rPr>
                <w:rFonts w:cs="CordiaUPC"/>
              </w:rPr>
              <w:t>PLM_P</w:t>
            </w:r>
            <w:r>
              <w:rPr>
                <w:rFonts w:cs="CordiaUPC"/>
              </w:rPr>
              <w:t>O_ENH</w:t>
            </w:r>
            <w:r w:rsidRPr="008979A8">
              <w:rPr>
                <w:rFonts w:cs="Angsana New"/>
                <w:cs/>
              </w:rPr>
              <w:t>.</w:t>
            </w:r>
            <w:r w:rsidRPr="008979A8">
              <w:rPr>
                <w:rFonts w:cs="CordiaUPC"/>
              </w:rPr>
              <w:t>ROW_ID</w:t>
            </w:r>
            <w:r>
              <w:rPr>
                <w:rFonts w:hint="cs" w:cs="Angsana New"/>
                <w:cs/>
              </w:rPr>
              <w:t xml:space="preserve"> ของ </w:t>
            </w:r>
            <w:r>
              <w:rPr>
                <w:rFonts w:cs="CordiaUPC"/>
              </w:rPr>
              <w:t xml:space="preserve">PO </w:t>
            </w:r>
            <w:r>
              <w:rPr>
                <w:rFonts w:hint="cs" w:cs="Angsana New"/>
                <w:cs/>
              </w:rPr>
              <w:t>ที่เลือกมา</w:t>
            </w:r>
          </w:p>
        </w:tc>
      </w:tr>
      <w:tr w:rsidRPr="008979A8" w:rsidR="0012128A" w:rsidTr="001A53D4" w14:paraId="320378E7" w14:textId="77777777">
        <w:tc>
          <w:tcPr>
            <w:tcW w:w="1308" w:type="pct"/>
            <w:vMerge/>
          </w:tcPr>
          <w:p w:rsidRPr="008979A8" w:rsidR="0012128A" w:rsidP="001A53D4" w:rsidRDefault="0012128A" w14:paraId="762C145C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Pr="00944318" w:rsidR="0012128A" w:rsidP="001A53D4" w:rsidRDefault="0012128A" w14:paraId="1415FAAC" w14:textId="77777777">
            <w:r>
              <w:t>STATUS</w:t>
            </w:r>
          </w:p>
        </w:tc>
        <w:tc>
          <w:tcPr>
            <w:tcW w:w="2307" w:type="pct"/>
          </w:tcPr>
          <w:p w:rsidR="0012128A" w:rsidP="001A53D4" w:rsidRDefault="0012128A" w14:paraId="2A3E45AB" w14:textId="77777777">
            <w:pPr>
              <w:rPr>
                <w:rFonts w:cs="CordiaUPC"/>
                <w:cs/>
              </w:rPr>
            </w:pPr>
            <w:r>
              <w:rPr>
                <w:rFonts w:cs="CordiaUPC"/>
              </w:rPr>
              <w:t xml:space="preserve">Default Value </w:t>
            </w:r>
            <w:r>
              <w:rPr>
                <w:rFonts w:cs="Angsana New"/>
                <w:cs/>
              </w:rPr>
              <w:t>: “</w:t>
            </w:r>
            <w:r>
              <w:rPr>
                <w:rFonts w:cs="CordiaUPC"/>
              </w:rPr>
              <w:t>Draft</w:t>
            </w:r>
            <w:r>
              <w:rPr>
                <w:rFonts w:cs="Angsana New"/>
                <w:cs/>
              </w:rPr>
              <w:t>”</w:t>
            </w:r>
          </w:p>
        </w:tc>
      </w:tr>
      <w:tr w:rsidRPr="008979A8" w:rsidR="0012128A" w:rsidTr="001A53D4" w14:paraId="435AB31E" w14:textId="77777777">
        <w:tc>
          <w:tcPr>
            <w:tcW w:w="1308" w:type="pct"/>
            <w:vMerge w:val="restart"/>
          </w:tcPr>
          <w:p w:rsidRPr="008979A8" w:rsidR="0012128A" w:rsidP="001A53D4" w:rsidRDefault="0012128A" w14:paraId="4A421035" w14:textId="77777777">
            <w:pPr>
              <w:rPr>
                <w:rFonts w:cs="CordiaUPC"/>
              </w:rPr>
            </w:pPr>
            <w:r>
              <w:t>MASS_PO_RELATION_WORDING</w:t>
            </w:r>
          </w:p>
        </w:tc>
        <w:tc>
          <w:tcPr>
            <w:tcW w:w="1385" w:type="pct"/>
          </w:tcPr>
          <w:p w:rsidR="0012128A" w:rsidP="001A53D4" w:rsidRDefault="0012128A" w14:paraId="6374965F" w14:textId="77777777">
            <w:r>
              <w:t>ROW_ID</w:t>
            </w:r>
          </w:p>
        </w:tc>
        <w:tc>
          <w:tcPr>
            <w:tcW w:w="2307" w:type="pct"/>
          </w:tcPr>
          <w:p w:rsidR="0012128A" w:rsidP="001A53D4" w:rsidRDefault="0012128A" w14:paraId="0AB9A18B" w14:textId="77777777">
            <w:pPr>
              <w:spacing w:after="0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ครั้งแรก</w:t>
            </w:r>
          </w:p>
          <w:p w:rsidR="0012128A" w:rsidP="001A53D4" w:rsidRDefault="0012128A" w14:paraId="0E76FB9C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ให้ระบบ </w:t>
            </w:r>
            <w:r>
              <w:rPr>
                <w:rFonts w:cs="CordiaUPC"/>
              </w:rPr>
              <w:t xml:space="preserve">Auto Generate </w:t>
            </w:r>
          </w:p>
          <w:p w:rsidR="0012128A" w:rsidP="001A53D4" w:rsidRDefault="0012128A" w14:paraId="059F464C" w14:textId="77777777">
            <w:pPr>
              <w:spacing w:after="0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ครั้งถัดไป</w:t>
            </w:r>
          </w:p>
          <w:p w:rsidR="0012128A" w:rsidP="001A53D4" w:rsidRDefault="0012128A" w14:paraId="4A58950B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ให้ใช้ </w:t>
            </w:r>
            <w:r>
              <w:rPr>
                <w:rFonts w:cs="CordiaUPC"/>
              </w:rPr>
              <w:t xml:space="preserve">Row ID </w:t>
            </w:r>
            <w:r>
              <w:rPr>
                <w:rFonts w:hint="cs" w:cs="Angsana New"/>
                <w:cs/>
              </w:rPr>
              <w:t>เดิม</w:t>
            </w:r>
          </w:p>
        </w:tc>
      </w:tr>
      <w:tr w:rsidRPr="008979A8" w:rsidR="0012128A" w:rsidTr="001A53D4" w14:paraId="7B14FD71" w14:textId="77777777">
        <w:tc>
          <w:tcPr>
            <w:tcW w:w="1308" w:type="pct"/>
            <w:vMerge/>
          </w:tcPr>
          <w:p w:rsidRPr="008979A8" w:rsidR="0012128A" w:rsidP="001A53D4" w:rsidRDefault="0012128A" w14:paraId="099663DD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12128A" w:rsidP="001A53D4" w:rsidRDefault="0012128A" w14:paraId="6981C038" w14:textId="77777777">
            <w:r>
              <w:t>MASS_PO_RELATION_ROW_ID</w:t>
            </w:r>
          </w:p>
        </w:tc>
        <w:tc>
          <w:tcPr>
            <w:tcW w:w="2307" w:type="pct"/>
          </w:tcPr>
          <w:p w:rsidR="0012128A" w:rsidP="001A53D4" w:rsidRDefault="0012128A" w14:paraId="31B80142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>ให้</w:t>
            </w:r>
            <w:r w:rsidRPr="008979A8">
              <w:rPr>
                <w:rFonts w:cs="Angsana New"/>
                <w:cs/>
              </w:rPr>
              <w:t>ใช้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CordiaUPC"/>
              </w:rPr>
              <w:t>MASS_PO_RELATION</w:t>
            </w:r>
            <w:r w:rsidRPr="008979A8">
              <w:rPr>
                <w:rFonts w:cs="Angsana New"/>
                <w:cs/>
              </w:rPr>
              <w:t>.</w:t>
            </w:r>
            <w:r w:rsidRPr="008979A8">
              <w:rPr>
                <w:rFonts w:cs="CordiaUPC"/>
              </w:rPr>
              <w:t>ROW_ID</w:t>
            </w:r>
            <w:r>
              <w:rPr>
                <w:rFonts w:hint="cs" w:cs="Angsana New"/>
                <w:cs/>
              </w:rPr>
              <w:t xml:space="preserve"> เดิม</w:t>
            </w:r>
          </w:p>
        </w:tc>
      </w:tr>
      <w:tr w:rsidRPr="008979A8" w:rsidR="0012128A" w:rsidTr="001A53D4" w14:paraId="32EDDB77" w14:textId="77777777">
        <w:tc>
          <w:tcPr>
            <w:tcW w:w="1308" w:type="pct"/>
            <w:vMerge/>
          </w:tcPr>
          <w:p w:rsidRPr="008979A8" w:rsidR="0012128A" w:rsidP="001A53D4" w:rsidRDefault="0012128A" w14:paraId="6F4BC84A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12128A" w:rsidP="001A53D4" w:rsidRDefault="0012128A" w14:paraId="494FC2FB" w14:textId="77777777">
            <w:r>
              <w:t>SMS_WORDING_TYPE</w:t>
            </w:r>
          </w:p>
        </w:tc>
        <w:tc>
          <w:tcPr>
            <w:tcW w:w="2307" w:type="pct"/>
          </w:tcPr>
          <w:p w:rsidRPr="00EE3157" w:rsidR="0012128A" w:rsidP="001A53D4" w:rsidRDefault="0012128A" w14:paraId="13F7FA04" w14:textId="77777777">
            <w:pPr>
              <w:rPr>
                <w:rFonts w:cs="CordiaUPC"/>
              </w:rPr>
            </w:pPr>
            <w:r w:rsidRPr="00EE3157">
              <w:rPr>
                <w:rFonts w:cs="Angsana New"/>
                <w:cs/>
              </w:rPr>
              <w:t xml:space="preserve">สำหรับ </w:t>
            </w:r>
            <w:r w:rsidRPr="00EE3157">
              <w:rPr>
                <w:rFonts w:cs="CordiaUPC"/>
              </w:rPr>
              <w:t xml:space="preserve">SMS Before </w:t>
            </w:r>
            <w:r>
              <w:rPr>
                <w:rFonts w:cs="CordiaUPC"/>
              </w:rPr>
              <w:t>Expire</w:t>
            </w:r>
            <w:r w:rsidRPr="00EE3157">
              <w:rPr>
                <w:rFonts w:cs="Angsana New"/>
                <w:cs/>
              </w:rPr>
              <w:t xml:space="preserve"> ให้ </w:t>
            </w:r>
            <w:r w:rsidRPr="00EE3157">
              <w:rPr>
                <w:rFonts w:cs="CordiaUPC"/>
              </w:rPr>
              <w:t>Default Value</w:t>
            </w:r>
          </w:p>
          <w:p w:rsidRPr="00524D02" w:rsidR="0012128A" w:rsidP="001A53D4" w:rsidRDefault="0012128A" w14:paraId="2B3F3556" w14:textId="77777777">
            <w:pPr>
              <w:pStyle w:val="ListParagraph"/>
              <w:numPr>
                <w:ilvl w:val="0"/>
                <w:numId w:val="163"/>
              </w:numPr>
              <w:rPr>
                <w:rFonts w:cs="CordiaUPC"/>
              </w:rPr>
            </w:pPr>
            <w:r w:rsidRPr="00524D02">
              <w:rPr>
                <w:rFonts w:cs="CordiaUPC"/>
              </w:rPr>
              <w:t xml:space="preserve">SMS Before </w:t>
            </w:r>
            <w:r>
              <w:rPr>
                <w:rFonts w:cs="CordiaUPC"/>
              </w:rPr>
              <w:t>Expire</w:t>
            </w:r>
          </w:p>
        </w:tc>
      </w:tr>
      <w:tr w:rsidRPr="008979A8" w:rsidR="0012128A" w:rsidTr="001A53D4" w14:paraId="29069B6A" w14:textId="77777777">
        <w:tc>
          <w:tcPr>
            <w:tcW w:w="1308" w:type="pct"/>
            <w:vMerge/>
          </w:tcPr>
          <w:p w:rsidRPr="008979A8" w:rsidR="0012128A" w:rsidP="001A53D4" w:rsidRDefault="0012128A" w14:paraId="6A09390C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12128A" w:rsidP="001A53D4" w:rsidRDefault="0012128A" w14:paraId="7EDE72DF" w14:textId="77777777">
            <w:r>
              <w:t>SMS_NOTIFICATION_VALUE</w:t>
            </w:r>
          </w:p>
        </w:tc>
        <w:tc>
          <w:tcPr>
            <w:tcW w:w="2307" w:type="pct"/>
          </w:tcPr>
          <w:p w:rsidRPr="00EE3157" w:rsidR="0012128A" w:rsidP="001A53D4" w:rsidRDefault="0012128A" w14:paraId="36E9DC55" w14:textId="77777777">
            <w:pPr>
              <w:rPr>
                <w:rFonts w:cs="CordiaUPC"/>
              </w:rPr>
            </w:pPr>
            <w:r w:rsidRPr="00EE3157">
              <w:rPr>
                <w:rFonts w:cs="Angsana New"/>
                <w:cs/>
              </w:rPr>
              <w:t xml:space="preserve">ถ้า </w:t>
            </w:r>
            <w:r w:rsidRPr="00EE3157">
              <w:rPr>
                <w:rFonts w:cs="CordiaUPC"/>
              </w:rPr>
              <w:t xml:space="preserve">SMS_WORDING_TYPE </w:t>
            </w:r>
            <w:r w:rsidRPr="00EE3157">
              <w:rPr>
                <w:rFonts w:cs="Angsana New"/>
                <w:cs/>
              </w:rPr>
              <w:t xml:space="preserve">มีค่าเป็น </w:t>
            </w:r>
            <w:r w:rsidRPr="00EE3157">
              <w:rPr>
                <w:rFonts w:cs="CordiaUPC"/>
              </w:rPr>
              <w:t xml:space="preserve">SMS Before </w:t>
            </w:r>
            <w:r>
              <w:rPr>
                <w:rFonts w:cs="CordiaUPC"/>
              </w:rPr>
              <w:t>Expire</w:t>
            </w:r>
          </w:p>
          <w:p w:rsidRPr="00524D02" w:rsidR="0012128A" w:rsidP="001A53D4" w:rsidRDefault="0012128A" w14:paraId="44B68484" w14:textId="77777777">
            <w:pPr>
              <w:pStyle w:val="ListParagraph"/>
              <w:numPr>
                <w:ilvl w:val="0"/>
                <w:numId w:val="163"/>
              </w:numPr>
              <w:rPr>
                <w:rFonts w:cs="CordiaUPC"/>
              </w:rPr>
            </w:pPr>
            <w:r w:rsidRPr="00524D02">
              <w:rPr>
                <w:rFonts w:cs="CordiaUPC"/>
              </w:rPr>
              <w:t>before</w:t>
            </w:r>
            <w:r>
              <w:rPr>
                <w:rFonts w:cs="CordiaUPC"/>
              </w:rPr>
              <w:t>Expire</w:t>
            </w:r>
          </w:p>
        </w:tc>
      </w:tr>
      <w:tr w:rsidRPr="008979A8" w:rsidR="0012128A" w:rsidTr="001A53D4" w14:paraId="3F682FCB" w14:textId="77777777">
        <w:tc>
          <w:tcPr>
            <w:tcW w:w="1308" w:type="pct"/>
            <w:vMerge/>
          </w:tcPr>
          <w:p w:rsidRPr="008979A8" w:rsidR="0012128A" w:rsidP="001A53D4" w:rsidRDefault="0012128A" w14:paraId="7D84F4B7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12128A" w:rsidP="001A53D4" w:rsidRDefault="0012128A" w14:paraId="70AD0E0F" w14:textId="77777777">
            <w:r>
              <w:t>SMS_NOTIFICATION_VALUE_UNIT</w:t>
            </w:r>
          </w:p>
        </w:tc>
        <w:tc>
          <w:tcPr>
            <w:tcW w:w="2307" w:type="pct"/>
          </w:tcPr>
          <w:p w:rsidRPr="00EE3157" w:rsidR="0012128A" w:rsidP="001A53D4" w:rsidRDefault="0012128A" w14:paraId="3A013FC6" w14:textId="77777777">
            <w:pPr>
              <w:rPr>
                <w:rFonts w:cs="CordiaUPC"/>
              </w:rPr>
            </w:pPr>
            <w:r w:rsidRPr="00EE3157">
              <w:rPr>
                <w:rFonts w:cs="Angsana New"/>
                <w:cs/>
              </w:rPr>
              <w:t xml:space="preserve">ถ้า </w:t>
            </w:r>
            <w:r w:rsidRPr="00EE3157">
              <w:rPr>
                <w:rFonts w:cs="CordiaUPC"/>
              </w:rPr>
              <w:t xml:space="preserve">SMS_WORDING_TYPE </w:t>
            </w:r>
            <w:r w:rsidRPr="00EE3157">
              <w:rPr>
                <w:rFonts w:cs="Angsana New"/>
                <w:cs/>
              </w:rPr>
              <w:t xml:space="preserve">มีค่าเป็น </w:t>
            </w:r>
            <w:r w:rsidRPr="00EE3157">
              <w:rPr>
                <w:rFonts w:cs="CordiaUPC"/>
              </w:rPr>
              <w:t xml:space="preserve">SMS </w:t>
            </w:r>
            <w:r>
              <w:rPr>
                <w:rFonts w:cs="CordiaUPC"/>
              </w:rPr>
              <w:t>Before Expire</w:t>
            </w:r>
          </w:p>
          <w:p w:rsidRPr="00524D02" w:rsidR="0012128A" w:rsidP="001A53D4" w:rsidRDefault="0012128A" w14:paraId="5CF85F2D" w14:textId="77777777">
            <w:pPr>
              <w:pStyle w:val="ListParagraph"/>
              <w:numPr>
                <w:ilvl w:val="0"/>
                <w:numId w:val="162"/>
              </w:numPr>
              <w:rPr>
                <w:rFonts w:cs="CordiaUPC"/>
              </w:rPr>
            </w:pPr>
            <w:r w:rsidRPr="00EE3157">
              <w:rPr>
                <w:rFonts w:cs="CordiaUPC"/>
              </w:rPr>
              <w:t>before</w:t>
            </w:r>
            <w:r>
              <w:rPr>
                <w:rFonts w:cs="CordiaUPC"/>
              </w:rPr>
              <w:t>Expire</w:t>
            </w:r>
            <w:r w:rsidRPr="00524D02">
              <w:rPr>
                <w:rFonts w:cs="CordiaUPC"/>
              </w:rPr>
              <w:t>Unit</w:t>
            </w:r>
          </w:p>
        </w:tc>
      </w:tr>
      <w:tr w:rsidRPr="008979A8" w:rsidR="0012128A" w:rsidTr="001A53D4" w14:paraId="752E3FB6" w14:textId="77777777">
        <w:tc>
          <w:tcPr>
            <w:tcW w:w="1308" w:type="pct"/>
            <w:vMerge/>
          </w:tcPr>
          <w:p w:rsidRPr="008979A8" w:rsidR="0012128A" w:rsidP="001A53D4" w:rsidRDefault="0012128A" w14:paraId="1AFE4E8C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12128A" w:rsidP="001A53D4" w:rsidRDefault="0012128A" w14:paraId="2918157F" w14:textId="77777777">
            <w:r>
              <w:t>SEND_FLAG</w:t>
            </w:r>
          </w:p>
        </w:tc>
        <w:tc>
          <w:tcPr>
            <w:tcW w:w="2307" w:type="pct"/>
          </w:tcPr>
          <w:p w:rsidRPr="00EE3157" w:rsidR="0012128A" w:rsidP="001A53D4" w:rsidRDefault="0012128A" w14:paraId="1BFD6B4D" w14:textId="77777777">
            <w:pPr>
              <w:rPr>
                <w:rFonts w:cs="CordiaUPC"/>
              </w:rPr>
            </w:pPr>
            <w:r w:rsidRPr="00EE3157">
              <w:rPr>
                <w:rFonts w:cs="Angsana New"/>
                <w:cs/>
              </w:rPr>
              <w:t xml:space="preserve">ถ้า </w:t>
            </w:r>
            <w:r w:rsidRPr="00EE3157">
              <w:rPr>
                <w:rFonts w:cs="CordiaUPC"/>
              </w:rPr>
              <w:t xml:space="preserve">SMS_WORDING_TYPE </w:t>
            </w:r>
            <w:r w:rsidRPr="00EE3157">
              <w:rPr>
                <w:rFonts w:cs="Angsana New"/>
                <w:cs/>
              </w:rPr>
              <w:t xml:space="preserve">มีค่าเป็น </w:t>
            </w:r>
            <w:r w:rsidRPr="00EE3157">
              <w:rPr>
                <w:rFonts w:cs="CordiaUPC"/>
              </w:rPr>
              <w:t xml:space="preserve">SMS Before </w:t>
            </w:r>
            <w:r>
              <w:rPr>
                <w:rFonts w:cs="CordiaUPC"/>
              </w:rPr>
              <w:t>Expire</w:t>
            </w:r>
          </w:p>
          <w:p w:rsidRPr="00524D02" w:rsidR="0012128A" w:rsidP="001A53D4" w:rsidRDefault="0012128A" w14:paraId="640A2B5B" w14:textId="77777777">
            <w:pPr>
              <w:pStyle w:val="ListParagraph"/>
              <w:numPr>
                <w:ilvl w:val="0"/>
                <w:numId w:val="162"/>
              </w:numPr>
              <w:rPr>
                <w:rFonts w:cs="CordiaUPC"/>
              </w:rPr>
            </w:pPr>
            <w:r w:rsidRPr="00524D02">
              <w:rPr>
                <w:rFonts w:cs="CordiaUPC"/>
              </w:rPr>
              <w:t>smsBefore</w:t>
            </w:r>
            <w:r>
              <w:rPr>
                <w:rFonts w:cs="CordiaUPC"/>
              </w:rPr>
              <w:t>Expire</w:t>
            </w:r>
            <w:r w:rsidRPr="00524D02">
              <w:rPr>
                <w:rFonts w:cs="CordiaUPC"/>
              </w:rPr>
              <w:t>SendFlag</w:t>
            </w:r>
          </w:p>
        </w:tc>
      </w:tr>
      <w:tr w:rsidRPr="008979A8" w:rsidR="0012128A" w:rsidTr="001A53D4" w14:paraId="21995285" w14:textId="77777777">
        <w:tc>
          <w:tcPr>
            <w:tcW w:w="1308" w:type="pct"/>
            <w:vMerge w:val="restart"/>
          </w:tcPr>
          <w:p w:rsidRPr="008979A8" w:rsidR="0012128A" w:rsidP="001A53D4" w:rsidRDefault="0012128A" w14:paraId="0A4F1A6A" w14:textId="77777777">
            <w:pPr>
              <w:rPr>
                <w:rFonts w:cs="CordiaUPC"/>
              </w:rPr>
            </w:pPr>
            <w:r>
              <w:t>MASS_PO_RELATION_WORDING_LANG</w:t>
            </w:r>
          </w:p>
        </w:tc>
        <w:tc>
          <w:tcPr>
            <w:tcW w:w="1385" w:type="pct"/>
          </w:tcPr>
          <w:p w:rsidR="0012128A" w:rsidP="001A53D4" w:rsidRDefault="0012128A" w14:paraId="17B4FA33" w14:textId="77777777">
            <w:r>
              <w:t>ROW_ID</w:t>
            </w:r>
          </w:p>
        </w:tc>
        <w:tc>
          <w:tcPr>
            <w:tcW w:w="2307" w:type="pct"/>
          </w:tcPr>
          <w:p w:rsidR="0012128A" w:rsidP="001A53D4" w:rsidRDefault="0012128A" w14:paraId="14EF3805" w14:textId="77777777">
            <w:pPr>
              <w:spacing w:after="0"/>
              <w:rPr>
                <w:rFonts w:cs="CordiaUPC"/>
                <w:cs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ครั้งแรก</w:t>
            </w:r>
          </w:p>
          <w:p w:rsidR="0012128A" w:rsidP="001A53D4" w:rsidRDefault="0012128A" w14:paraId="3844C1DA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ให้ระบบ </w:t>
            </w:r>
            <w:r>
              <w:rPr>
                <w:rFonts w:cs="CordiaUPC"/>
              </w:rPr>
              <w:t xml:space="preserve">Auto Generate </w:t>
            </w:r>
          </w:p>
          <w:p w:rsidR="0012128A" w:rsidP="001A53D4" w:rsidRDefault="0012128A" w14:paraId="40CD9E37" w14:textId="77777777">
            <w:pPr>
              <w:spacing w:after="0"/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กรณี </w:t>
            </w:r>
            <w:r>
              <w:rPr>
                <w:rFonts w:cs="CordiaUPC"/>
              </w:rPr>
              <w:t xml:space="preserve">Save </w:t>
            </w:r>
            <w:r>
              <w:rPr>
                <w:rFonts w:hint="cs" w:cs="Angsana New"/>
                <w:cs/>
              </w:rPr>
              <w:t>ครั้งถัดไป</w:t>
            </w:r>
          </w:p>
          <w:p w:rsidR="0012128A" w:rsidP="001A53D4" w:rsidRDefault="0012128A" w14:paraId="2B3B6B8A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 xml:space="preserve">ให้ใช้ </w:t>
            </w:r>
            <w:r>
              <w:rPr>
                <w:rFonts w:cs="CordiaUPC"/>
              </w:rPr>
              <w:t xml:space="preserve">Row ID </w:t>
            </w:r>
            <w:r>
              <w:rPr>
                <w:rFonts w:hint="cs" w:cs="Angsana New"/>
                <w:cs/>
              </w:rPr>
              <w:t>เดิม</w:t>
            </w:r>
          </w:p>
        </w:tc>
      </w:tr>
      <w:tr w:rsidRPr="008979A8" w:rsidR="0012128A" w:rsidTr="001A53D4" w14:paraId="6919E33F" w14:textId="77777777">
        <w:tc>
          <w:tcPr>
            <w:tcW w:w="1308" w:type="pct"/>
            <w:vMerge/>
          </w:tcPr>
          <w:p w:rsidRPr="008979A8" w:rsidR="0012128A" w:rsidP="001A53D4" w:rsidRDefault="0012128A" w14:paraId="11FF7370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12128A" w:rsidP="001A53D4" w:rsidRDefault="0012128A" w14:paraId="0FFC4F3B" w14:textId="77777777">
            <w:r>
              <w:t>MASS_PO_RELATION_WORDING_ROW_ID</w:t>
            </w:r>
          </w:p>
        </w:tc>
        <w:tc>
          <w:tcPr>
            <w:tcW w:w="2307" w:type="pct"/>
          </w:tcPr>
          <w:p w:rsidR="0012128A" w:rsidP="001A53D4" w:rsidRDefault="0012128A" w14:paraId="5D783F1B" w14:textId="77777777">
            <w:pPr>
              <w:rPr>
                <w:rFonts w:cs="CordiaUPC"/>
              </w:rPr>
            </w:pPr>
            <w:r>
              <w:rPr>
                <w:rFonts w:hint="cs" w:cs="Angsana New"/>
                <w:cs/>
              </w:rPr>
              <w:t>ให้</w:t>
            </w:r>
            <w:r w:rsidRPr="008979A8">
              <w:rPr>
                <w:rFonts w:cs="Angsana New"/>
                <w:cs/>
              </w:rPr>
              <w:t>ใช้</w:t>
            </w:r>
            <w:r>
              <w:rPr>
                <w:rFonts w:hint="cs" w:cs="Angsana New"/>
                <w:cs/>
              </w:rPr>
              <w:t xml:space="preserve"> </w:t>
            </w:r>
            <w:r>
              <w:rPr>
                <w:rFonts w:cs="CordiaUPC"/>
              </w:rPr>
              <w:t>MASS_PO_RELATION_WORDING</w:t>
            </w:r>
            <w:r w:rsidRPr="008979A8">
              <w:rPr>
                <w:rFonts w:cs="Angsana New"/>
                <w:cs/>
              </w:rPr>
              <w:t>.</w:t>
            </w:r>
            <w:r w:rsidRPr="008979A8">
              <w:rPr>
                <w:rFonts w:cs="CordiaUPC"/>
              </w:rPr>
              <w:t>ROW_ID</w:t>
            </w:r>
            <w:r>
              <w:rPr>
                <w:rFonts w:hint="cs" w:cs="Angsana New"/>
                <w:cs/>
              </w:rPr>
              <w:t xml:space="preserve"> เดิม</w:t>
            </w:r>
          </w:p>
        </w:tc>
      </w:tr>
      <w:tr w:rsidRPr="008979A8" w:rsidR="0012128A" w:rsidTr="001A53D4" w14:paraId="1662F75E" w14:textId="77777777">
        <w:tc>
          <w:tcPr>
            <w:tcW w:w="1308" w:type="pct"/>
            <w:vMerge/>
          </w:tcPr>
          <w:p w:rsidRPr="008979A8" w:rsidR="0012128A" w:rsidP="001A53D4" w:rsidRDefault="0012128A" w14:paraId="212FCC11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12128A" w:rsidP="001A53D4" w:rsidRDefault="0012128A" w14:paraId="41B47C65" w14:textId="77777777">
            <w:r>
              <w:t>LANG</w:t>
            </w:r>
          </w:p>
        </w:tc>
        <w:tc>
          <w:tcPr>
            <w:tcW w:w="2307" w:type="pct"/>
          </w:tcPr>
          <w:p w:rsidRPr="00FC27DA" w:rsidR="0012128A" w:rsidP="001A53D4" w:rsidRDefault="0012128A" w14:paraId="44150ED3" w14:textId="77777777">
            <w:pPr>
              <w:spacing w:after="0"/>
              <w:rPr>
                <w:rFonts w:cs="CordiaUPC"/>
              </w:rPr>
            </w:pPr>
            <w:r w:rsidRPr="00FC27DA">
              <w:rPr>
                <w:rFonts w:cs="Angsana New"/>
                <w:cs/>
              </w:rPr>
              <w:t>ถ้าเป็นภาษาอังกฤษให้ลงเป็น “</w:t>
            </w:r>
            <w:r w:rsidRPr="00FC27DA">
              <w:rPr>
                <w:rFonts w:cs="CordiaUPC"/>
              </w:rPr>
              <w:t>en</w:t>
            </w:r>
            <w:r w:rsidRPr="00FC27DA">
              <w:rPr>
                <w:rFonts w:cs="Angsana New"/>
                <w:cs/>
              </w:rPr>
              <w:t>”</w:t>
            </w:r>
          </w:p>
          <w:p w:rsidRPr="00FC27DA" w:rsidR="0012128A" w:rsidP="001A53D4" w:rsidRDefault="0012128A" w14:paraId="76E69036" w14:textId="77777777">
            <w:pPr>
              <w:spacing w:after="0"/>
              <w:rPr>
                <w:rFonts w:cs="CordiaUPC"/>
              </w:rPr>
            </w:pPr>
            <w:r w:rsidRPr="00FC27DA">
              <w:rPr>
                <w:rFonts w:cs="Angsana New"/>
                <w:cs/>
              </w:rPr>
              <w:t>ถ้าเป็นภาษาไทยให้ลงเป็น “</w:t>
            </w:r>
            <w:r w:rsidRPr="00FC27DA">
              <w:rPr>
                <w:rFonts w:cs="CordiaUPC"/>
              </w:rPr>
              <w:t>th</w:t>
            </w:r>
            <w:r w:rsidRPr="00FC27DA">
              <w:rPr>
                <w:rFonts w:cs="Angsana New"/>
                <w:cs/>
              </w:rPr>
              <w:t>”</w:t>
            </w:r>
          </w:p>
          <w:p w:rsidR="0012128A" w:rsidP="001A53D4" w:rsidRDefault="0012128A" w14:paraId="0637667A" w14:textId="77777777">
            <w:pPr>
              <w:spacing w:after="0"/>
              <w:rPr>
                <w:rFonts w:cs="CordiaUPC"/>
              </w:rPr>
            </w:pPr>
            <w:r w:rsidRPr="00FC27DA">
              <w:rPr>
                <w:rFonts w:cs="Angsana New"/>
                <w:cs/>
              </w:rPr>
              <w:t>ถ้าไม่ระบุให้ลงเป็น “</w:t>
            </w:r>
            <w:r w:rsidRPr="00FC27DA">
              <w:rPr>
                <w:rFonts w:cs="CordiaUPC"/>
              </w:rPr>
              <w:t>en</w:t>
            </w:r>
            <w:r w:rsidRPr="00FC27DA">
              <w:rPr>
                <w:rFonts w:cs="Angsana New"/>
                <w:cs/>
              </w:rPr>
              <w:t>”</w:t>
            </w:r>
          </w:p>
        </w:tc>
      </w:tr>
      <w:tr w:rsidRPr="008979A8" w:rsidR="0012128A" w:rsidTr="001A53D4" w14:paraId="37CC6760" w14:textId="77777777">
        <w:tc>
          <w:tcPr>
            <w:tcW w:w="1308" w:type="pct"/>
            <w:vMerge/>
          </w:tcPr>
          <w:p w:rsidRPr="008979A8" w:rsidR="0012128A" w:rsidP="001A53D4" w:rsidRDefault="0012128A" w14:paraId="6DB88898" w14:textId="77777777">
            <w:pPr>
              <w:rPr>
                <w:rFonts w:cs="CordiaUPC"/>
              </w:rPr>
            </w:pPr>
          </w:p>
        </w:tc>
        <w:tc>
          <w:tcPr>
            <w:tcW w:w="1385" w:type="pct"/>
          </w:tcPr>
          <w:p w:rsidR="0012128A" w:rsidP="001A53D4" w:rsidRDefault="0012128A" w14:paraId="5B5D18F1" w14:textId="77777777">
            <w:r>
              <w:t>SMS_WORDING_VALUE</w:t>
            </w:r>
          </w:p>
        </w:tc>
        <w:tc>
          <w:tcPr>
            <w:tcW w:w="2307" w:type="pct"/>
          </w:tcPr>
          <w:p w:rsidRPr="00EB69A3" w:rsidR="0012128A" w:rsidP="001A53D4" w:rsidRDefault="0012128A" w14:paraId="1D92BAC8" w14:textId="77777777">
            <w:pPr>
              <w:rPr>
                <w:rFonts w:cs="CordiaUPC"/>
              </w:rPr>
            </w:pPr>
            <w:r w:rsidRPr="00EB69A3">
              <w:rPr>
                <w:rFonts w:cs="Angsana New"/>
                <w:cs/>
              </w:rPr>
              <w:t>เป็นค่าใดค่าหนึ่งดังต่อไปนี้</w:t>
            </w:r>
          </w:p>
          <w:p w:rsidRPr="00524D02" w:rsidR="0012128A" w:rsidP="001A53D4" w:rsidRDefault="0012128A" w14:paraId="21144D58" w14:textId="77777777">
            <w:pPr>
              <w:pStyle w:val="ListParagraph"/>
              <w:numPr>
                <w:ilvl w:val="0"/>
                <w:numId w:val="161"/>
              </w:numPr>
              <w:rPr>
                <w:rFonts w:cs="CordiaUPC"/>
              </w:rPr>
            </w:pPr>
            <w:r w:rsidRPr="00524D02">
              <w:rPr>
                <w:rFonts w:cs="CordiaUPC"/>
              </w:rPr>
              <w:t>smsBefore</w:t>
            </w:r>
            <w:r>
              <w:rPr>
                <w:rFonts w:cs="CordiaUPC"/>
              </w:rPr>
              <w:t>Expire</w:t>
            </w:r>
            <w:r w:rsidRPr="00524D02">
              <w:rPr>
                <w:rFonts w:cs="CordiaUPC"/>
              </w:rPr>
              <w:t>EN</w:t>
            </w:r>
          </w:p>
          <w:p w:rsidRPr="00524D02" w:rsidR="0012128A" w:rsidP="001A53D4" w:rsidRDefault="0012128A" w14:paraId="22E7F5C6" w14:textId="77777777">
            <w:pPr>
              <w:pStyle w:val="ListParagraph"/>
              <w:numPr>
                <w:ilvl w:val="0"/>
                <w:numId w:val="161"/>
              </w:numPr>
              <w:rPr>
                <w:rFonts w:cs="CordiaUPC"/>
              </w:rPr>
            </w:pPr>
            <w:r w:rsidRPr="00524D02">
              <w:rPr>
                <w:rFonts w:cs="CordiaUPC"/>
              </w:rPr>
              <w:t>smsBefore</w:t>
            </w:r>
            <w:r>
              <w:rPr>
                <w:rFonts w:cs="CordiaUPC"/>
              </w:rPr>
              <w:t>Expire</w:t>
            </w:r>
            <w:r w:rsidRPr="00524D02">
              <w:rPr>
                <w:rFonts w:cs="CordiaUPC"/>
              </w:rPr>
              <w:t>TH</w:t>
            </w:r>
          </w:p>
        </w:tc>
      </w:tr>
    </w:tbl>
    <w:p w:rsidR="00846FE9" w:rsidRDefault="00846FE9" w14:paraId="19F2438D" w14:textId="77777777">
      <w:pPr>
        <w:pStyle w:val="Heading3"/>
        <w:keepNext w:val="0"/>
        <w:keepLines w:val="0"/>
        <w:spacing w:before="0" w:after="200"/>
        <w:rPr>
          <w:cs/>
        </w:rPr>
      </w:pPr>
    </w:p>
    <w:sectPr w:rsidR="00846FE9" w:rsidSect="0088261A">
      <w:pgSz w:w="14151" w:h="16838" w:orient="portrait"/>
      <w:pgMar w:top="1440" w:right="3685" w:bottom="1440" w:left="1440" w:header="708" w:footer="708" w:gutter="0"/>
      <w:cols w:space="708"/>
      <w:docGrid w:linePitch="381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SK" w:author="Suchanan Kotcha-art" w:date="2022-03-09T12:13:00Z" w:id="2">
    <w:p w:rsidR="00217703" w:rsidP="00921CFF" w:rsidRDefault="00217703" w14:paraId="3C762E54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Style w:val="CommentReference"/>
        </w:rPr>
        <w:annotationRef/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SELECT</w:t>
      </w:r>
      <w:r>
        <w:rPr>
          <w:rFonts w:ascii="Consolas" w:hAnsi="Consolas" w:cs="Consolas"/>
          <w:color w:val="000000"/>
          <w:sz w:val="20"/>
          <w:szCs w:val="20"/>
        </w:rPr>
        <w:t xml:space="preserve"> ps</w:t>
      </w:r>
      <w:r>
        <w:rPr>
          <w:rFonts w:ascii="Consolas" w:hAnsi="Consolas" w:cs="Angsana New"/>
          <w:color w:val="000000"/>
          <w:sz w:val="20"/>
          <w:szCs w:val="20"/>
          <w:cs/>
        </w:rPr>
        <w:t xml:space="preserve">.*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FROM</w:t>
      </w:r>
      <w:r>
        <w:rPr>
          <w:rFonts w:ascii="Consolas" w:hAnsi="Consolas" w:cs="Consolas"/>
          <w:color w:val="000000"/>
          <w:sz w:val="20"/>
          <w:szCs w:val="20"/>
        </w:rPr>
        <w:t xml:space="preserve"> plm_product_specification ps </w:t>
      </w:r>
    </w:p>
    <w:p w:rsidR="00217703" w:rsidP="00921CFF" w:rsidRDefault="00217703" w14:paraId="1CDC1D1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800000"/>
          <w:sz w:val="20"/>
          <w:szCs w:val="20"/>
        </w:rPr>
        <w:t>INNER</w:t>
      </w:r>
      <w:r>
        <w:rPr>
          <w:rFonts w:ascii="Consolas" w:hAnsi="Consolas" w:cs="Angsana New"/>
          <w:color w:val="000000"/>
          <w:sz w:val="20"/>
          <w:szCs w:val="20"/>
          <w:cs/>
        </w:rPr>
        <w:t xml:space="preserve">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JOIN</w:t>
      </w:r>
      <w:r>
        <w:rPr>
          <w:rFonts w:ascii="Consolas" w:hAnsi="Consolas" w:cs="Consolas"/>
          <w:color w:val="000000"/>
          <w:sz w:val="20"/>
          <w:szCs w:val="20"/>
        </w:rPr>
        <w:t xml:space="preserve"> plm_ps_mass mass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on</w:t>
      </w:r>
      <w:r>
        <w:rPr>
          <w:rFonts w:ascii="Consolas" w:hAnsi="Consolas" w:cs="Consolas"/>
          <w:color w:val="000000"/>
          <w:sz w:val="20"/>
          <w:szCs w:val="20"/>
        </w:rPr>
        <w:t xml:space="preserve"> mass</w:t>
      </w:r>
      <w:r>
        <w:rPr>
          <w:rFonts w:ascii="Consolas" w:hAnsi="Consolas" w:cs="Angsana New"/>
          <w:color w:val="000000"/>
          <w:sz w:val="20"/>
          <w:szCs w:val="20"/>
          <w:cs/>
        </w:rPr>
        <w:t>.</w:t>
      </w:r>
      <w:r>
        <w:rPr>
          <w:rFonts w:ascii="Consolas" w:hAnsi="Consolas" w:cs="Consolas"/>
          <w:color w:val="000000"/>
          <w:sz w:val="20"/>
          <w:szCs w:val="20"/>
        </w:rPr>
        <w:t xml:space="preserve">ps_row_id </w:t>
      </w:r>
      <w:r>
        <w:rPr>
          <w:rFonts w:ascii="Consolas" w:hAnsi="Consolas" w:cs="Angsana New"/>
          <w:color w:val="000000"/>
          <w:sz w:val="20"/>
          <w:szCs w:val="20"/>
          <w:cs/>
        </w:rPr>
        <w:t xml:space="preserve">= </w:t>
      </w:r>
      <w:r>
        <w:rPr>
          <w:rFonts w:ascii="Consolas" w:hAnsi="Consolas" w:cs="Consolas"/>
          <w:color w:val="000000"/>
          <w:sz w:val="20"/>
          <w:szCs w:val="20"/>
        </w:rPr>
        <w:t>ps</w:t>
      </w:r>
      <w:r>
        <w:rPr>
          <w:rFonts w:ascii="Consolas" w:hAnsi="Consolas" w:cs="Angsana New"/>
          <w:color w:val="000000"/>
          <w:sz w:val="20"/>
          <w:szCs w:val="20"/>
          <w:cs/>
        </w:rPr>
        <w:t>.</w:t>
      </w:r>
      <w:r>
        <w:rPr>
          <w:rFonts w:ascii="Consolas" w:hAnsi="Consolas" w:cs="Consolas"/>
          <w:color w:val="000000"/>
          <w:sz w:val="20"/>
          <w:szCs w:val="20"/>
        </w:rPr>
        <w:t>row_id</w:t>
      </w:r>
    </w:p>
    <w:p w:rsidR="00217703" w:rsidP="00921CFF" w:rsidRDefault="00217703" w14:paraId="4353D2C4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800000"/>
          <w:sz w:val="20"/>
          <w:szCs w:val="20"/>
        </w:rPr>
        <w:t>INNER</w:t>
      </w:r>
      <w:r>
        <w:rPr>
          <w:rFonts w:ascii="Consolas" w:hAnsi="Consolas" w:cs="Angsana New"/>
          <w:color w:val="000000"/>
          <w:sz w:val="20"/>
          <w:szCs w:val="20"/>
          <w:cs/>
        </w:rPr>
        <w:t xml:space="preserve">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JOIN</w:t>
      </w:r>
      <w:r>
        <w:rPr>
          <w:rFonts w:ascii="Consolas" w:hAnsi="Consolas" w:cs="Consolas"/>
          <w:color w:val="000000"/>
          <w:sz w:val="20"/>
          <w:szCs w:val="20"/>
        </w:rPr>
        <w:t xml:space="preserve"> plm_ps_detail detail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on</w:t>
      </w:r>
      <w:r>
        <w:rPr>
          <w:rFonts w:ascii="Consolas" w:hAnsi="Consolas" w:cs="Consolas"/>
          <w:color w:val="000000"/>
          <w:sz w:val="20"/>
          <w:szCs w:val="20"/>
        </w:rPr>
        <w:t xml:space="preserve"> detail</w:t>
      </w:r>
      <w:r>
        <w:rPr>
          <w:rFonts w:ascii="Consolas" w:hAnsi="Consolas" w:cs="Angsana New"/>
          <w:color w:val="000000"/>
          <w:sz w:val="20"/>
          <w:szCs w:val="20"/>
          <w:cs/>
        </w:rPr>
        <w:t>.</w:t>
      </w:r>
      <w:r>
        <w:rPr>
          <w:rFonts w:ascii="Consolas" w:hAnsi="Consolas" w:cs="Consolas"/>
          <w:color w:val="000000"/>
          <w:sz w:val="20"/>
          <w:szCs w:val="20"/>
        </w:rPr>
        <w:t xml:space="preserve">ps_row_id </w:t>
      </w:r>
      <w:r>
        <w:rPr>
          <w:rFonts w:ascii="Consolas" w:hAnsi="Consolas" w:cs="Angsana New"/>
          <w:color w:val="000000"/>
          <w:sz w:val="20"/>
          <w:szCs w:val="20"/>
          <w:cs/>
        </w:rPr>
        <w:t xml:space="preserve">= </w:t>
      </w:r>
      <w:r>
        <w:rPr>
          <w:rFonts w:ascii="Consolas" w:hAnsi="Consolas" w:cs="Consolas"/>
          <w:color w:val="000000"/>
          <w:sz w:val="20"/>
          <w:szCs w:val="20"/>
        </w:rPr>
        <w:t>ps</w:t>
      </w:r>
      <w:r>
        <w:rPr>
          <w:rFonts w:ascii="Consolas" w:hAnsi="Consolas" w:cs="Angsana New"/>
          <w:color w:val="000000"/>
          <w:sz w:val="20"/>
          <w:szCs w:val="20"/>
          <w:cs/>
        </w:rPr>
        <w:t>.</w:t>
      </w:r>
      <w:r>
        <w:rPr>
          <w:rFonts w:ascii="Consolas" w:hAnsi="Consolas" w:cs="Consolas"/>
          <w:color w:val="000000"/>
          <w:sz w:val="20"/>
          <w:szCs w:val="20"/>
        </w:rPr>
        <w:t>row_id</w:t>
      </w:r>
    </w:p>
    <w:p w:rsidR="00217703" w:rsidP="00921CFF" w:rsidRDefault="00217703" w14:paraId="01C98EE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800000"/>
          <w:sz w:val="20"/>
          <w:szCs w:val="20"/>
        </w:rPr>
        <w:t>WHERE</w:t>
      </w:r>
      <w:r>
        <w:rPr>
          <w:rFonts w:ascii="Consolas" w:hAnsi="Consolas" w:cs="Consolas"/>
          <w:color w:val="000000"/>
          <w:sz w:val="20"/>
          <w:szCs w:val="20"/>
        </w:rPr>
        <w:t xml:space="preserve"> ps</w:t>
      </w:r>
      <w:r>
        <w:rPr>
          <w:rFonts w:ascii="Consolas" w:hAnsi="Consolas" w:cs="Angsana New"/>
          <w:color w:val="000000"/>
          <w:sz w:val="20"/>
          <w:szCs w:val="20"/>
          <w:cs/>
        </w:rPr>
        <w:t>.</w:t>
      </w:r>
      <w:r>
        <w:rPr>
          <w:rFonts w:ascii="Consolas" w:hAnsi="Consolas" w:cs="Consolas"/>
          <w:color w:val="000000"/>
          <w:sz w:val="20"/>
          <w:szCs w:val="20"/>
        </w:rPr>
        <w:t xml:space="preserve">life_cycle_status </w:t>
      </w:r>
      <w:r>
        <w:rPr>
          <w:rFonts w:ascii="Consolas" w:hAnsi="Consolas" w:cs="Angsana New"/>
          <w:color w:val="000000"/>
          <w:sz w:val="20"/>
          <w:szCs w:val="20"/>
          <w:cs/>
        </w:rPr>
        <w:t xml:space="preserve">= </w:t>
      </w:r>
      <w:r>
        <w:rPr>
          <w:rFonts w:ascii="Consolas" w:hAnsi="Consolas" w:cs="Angsana New"/>
          <w:b/>
          <w:bCs/>
          <w:color w:val="000080"/>
          <w:sz w:val="20"/>
          <w:szCs w:val="20"/>
          <w:cs/>
        </w:rPr>
        <w:t>:</w:t>
      </w:r>
      <w:r>
        <w:rPr>
          <w:rFonts w:ascii="Consolas" w:hAnsi="Consolas" w:cs="Consolas"/>
          <w:b/>
          <w:bCs/>
          <w:color w:val="000080"/>
          <w:sz w:val="20"/>
          <w:szCs w:val="20"/>
        </w:rPr>
        <w:t>lifeCycleStatus</w:t>
      </w:r>
      <w:r>
        <w:rPr>
          <w:rFonts w:ascii="Consolas" w:hAnsi="Consolas" w:cs="Angsana New"/>
          <w:color w:val="000000"/>
          <w:sz w:val="20"/>
          <w:szCs w:val="20"/>
          <w:cs/>
        </w:rPr>
        <w:t xml:space="preserve"> </w:t>
      </w:r>
    </w:p>
    <w:p w:rsidR="00217703" w:rsidP="00921CFF" w:rsidRDefault="00217703" w14:paraId="2C7B3A3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800000"/>
          <w:sz w:val="20"/>
          <w:szCs w:val="20"/>
        </w:rPr>
        <w:t>AND</w:t>
      </w:r>
      <w:r>
        <w:rPr>
          <w:rFonts w:ascii="Consolas" w:hAnsi="Consolas" w:cs="Consolas"/>
          <w:color w:val="000000"/>
          <w:sz w:val="20"/>
          <w:szCs w:val="20"/>
        </w:rPr>
        <w:t xml:space="preserve"> ps</w:t>
      </w:r>
      <w:r>
        <w:rPr>
          <w:rFonts w:ascii="Consolas" w:hAnsi="Consolas" w:cs="Angsana New"/>
          <w:color w:val="000000"/>
          <w:sz w:val="20"/>
          <w:szCs w:val="20"/>
          <w:cs/>
        </w:rPr>
        <w:t>.</w:t>
      </w:r>
      <w:r>
        <w:rPr>
          <w:rFonts w:ascii="Consolas" w:hAnsi="Consolas" w:cs="Consolas"/>
          <w:color w:val="000000"/>
          <w:sz w:val="20"/>
          <w:szCs w:val="20"/>
        </w:rPr>
        <w:t xml:space="preserve">sector_type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IN</w:t>
      </w:r>
      <w:r>
        <w:rPr>
          <w:rFonts w:ascii="Consolas" w:hAnsi="Consolas" w:cs="Angsana New"/>
          <w:color w:val="000000"/>
          <w:sz w:val="20"/>
          <w:szCs w:val="20"/>
          <w:cs/>
        </w:rPr>
        <w:t xml:space="preserve"> </w:t>
      </w:r>
      <w:r>
        <w:rPr>
          <w:rFonts w:ascii="Consolas" w:hAnsi="Consolas" w:cs="Angsana New"/>
          <w:b/>
          <w:bCs/>
          <w:color w:val="000080"/>
          <w:sz w:val="20"/>
          <w:szCs w:val="20"/>
          <w:cs/>
        </w:rPr>
        <w:t>:</w:t>
      </w:r>
      <w:r>
        <w:rPr>
          <w:rFonts w:ascii="Consolas" w:hAnsi="Consolas" w:cs="Consolas"/>
          <w:b/>
          <w:bCs/>
          <w:color w:val="000080"/>
          <w:sz w:val="20"/>
          <w:szCs w:val="20"/>
        </w:rPr>
        <w:t>SectorType</w:t>
      </w:r>
    </w:p>
    <w:p w:rsidR="00217703" w:rsidP="00921CFF" w:rsidRDefault="00217703" w14:paraId="70AED3AE" w14:textId="0E75EA3E">
      <w:pPr>
        <w:pStyle w:val="CommentText"/>
      </w:pPr>
      <w:r>
        <w:rPr>
          <w:rFonts w:ascii="Consolas" w:hAnsi="Consolas" w:cs="Consolas"/>
          <w:b/>
          <w:bCs/>
          <w:color w:val="800000"/>
          <w:szCs w:val="20"/>
        </w:rPr>
        <w:t>AND</w:t>
      </w:r>
      <w:r>
        <w:rPr>
          <w:rFonts w:ascii="Consolas" w:hAnsi="Consolas" w:cs="Consolas"/>
          <w:color w:val="000000"/>
          <w:szCs w:val="20"/>
        </w:rPr>
        <w:t xml:space="preserve"> detail</w:t>
      </w:r>
      <w:r>
        <w:rPr>
          <w:rFonts w:ascii="Consolas" w:hAnsi="Consolas" w:cs="Angsana New"/>
          <w:color w:val="000000"/>
          <w:szCs w:val="20"/>
          <w:cs/>
        </w:rPr>
        <w:t>.</w:t>
      </w:r>
      <w:r>
        <w:rPr>
          <w:rFonts w:ascii="Consolas" w:hAnsi="Consolas" w:cs="Consolas"/>
          <w:color w:val="000000"/>
          <w:szCs w:val="20"/>
        </w:rPr>
        <w:t xml:space="preserve">product_specification_group </w:t>
      </w:r>
      <w:r>
        <w:rPr>
          <w:rFonts w:ascii="Consolas" w:hAnsi="Consolas" w:cs="Consolas"/>
          <w:b/>
          <w:bCs/>
          <w:color w:val="800000"/>
          <w:szCs w:val="20"/>
        </w:rPr>
        <w:t>like</w:t>
      </w:r>
      <w:r>
        <w:rPr>
          <w:rFonts w:ascii="Consolas" w:hAnsi="Consolas" w:cs="Angsana New"/>
          <w:color w:val="000000"/>
          <w:szCs w:val="20"/>
          <w:cs/>
        </w:rPr>
        <w:t xml:space="preserve"> </w:t>
      </w:r>
      <w:r>
        <w:rPr>
          <w:rFonts w:ascii="Consolas" w:hAnsi="Consolas" w:cs="Angsana New"/>
          <w:b/>
          <w:bCs/>
          <w:color w:val="000080"/>
          <w:szCs w:val="20"/>
          <w:cs/>
        </w:rPr>
        <w:t>:</w:t>
      </w:r>
      <w:r>
        <w:rPr>
          <w:rFonts w:ascii="Consolas" w:hAnsi="Consolas" w:cs="Consolas"/>
          <w:b/>
          <w:bCs/>
          <w:color w:val="000080"/>
          <w:szCs w:val="20"/>
        </w:rPr>
        <w:t>psGroup</w:t>
      </w:r>
    </w:p>
  </w:comment>
  <w:comment w:initials="SKa" w:author="Suchanan Kotcha-art [2]" w:date="2024-02-08T15:26:00Z" w:id="8">
    <w:p w:rsidRPr="008E4882" w:rsidR="00E148E3" w:rsidP="008E4882" w:rsidRDefault="00E148E3" w14:paraId="28F4ABE7" w14:textId="77777777">
      <w:pPr>
        <w:numPr>
          <w:ilvl w:val="0"/>
          <w:numId w:val="512"/>
        </w:numPr>
        <w:spacing w:before="100" w:beforeAutospacing="1" w:after="100" w:afterAutospacing="1" w:line="240" w:lineRule="auto"/>
        <w:rPr>
          <w:rFonts w:eastAsia="Times New Roman" w:asciiTheme="minorBidi" w:hAnsiTheme="minorBidi"/>
          <w:sz w:val="24"/>
          <w:szCs w:val="24"/>
        </w:rPr>
      </w:pPr>
      <w:r>
        <w:rPr>
          <w:rStyle w:val="CommentReference"/>
        </w:rPr>
        <w:annotationRef/>
      </w:r>
      <w:r w:rsidRPr="008E4882">
        <w:rPr>
          <w:rFonts w:eastAsia="Times New Roman" w:asciiTheme="minorBidi" w:hAnsiTheme="minorBidi"/>
          <w:sz w:val="24"/>
          <w:szCs w:val="24"/>
        </w:rPr>
        <w:t xml:space="preserve">productSpecification </w:t>
      </w:r>
      <w:r w:rsidRPr="008E4882">
        <w:rPr>
          <w:rFonts w:eastAsia="Times New Roman" w:asciiTheme="minorBidi" w:hAnsiTheme="minorBidi"/>
          <w:sz w:val="24"/>
          <w:szCs w:val="24"/>
          <w:cs/>
        </w:rPr>
        <w:t>ประกอบด้วย</w:t>
      </w:r>
      <w:r w:rsidRPr="008E4882">
        <w:rPr>
          <w:rFonts w:eastAsia="Times New Roman" w:asciiTheme="minorBidi" w:hAnsiTheme="minorBidi"/>
          <w:sz w:val="24"/>
          <w:szCs w:val="24"/>
        </w:rPr>
        <w:t> </w:t>
      </w:r>
      <w:r w:rsidRPr="008E4882">
        <w:rPr>
          <w:rFonts w:eastAsia="Times New Roman" w:cs="Cordia New" w:asciiTheme="minorBidi" w:hAnsiTheme="minorBidi"/>
          <w:sz w:val="24"/>
          <w:szCs w:val="24"/>
          <w:cs/>
        </w:rPr>
        <w:t>“</w:t>
      </w:r>
      <w:r w:rsidRPr="008E4882">
        <w:rPr>
          <w:rFonts w:eastAsia="Times New Roman" w:asciiTheme="minorBidi" w:hAnsiTheme="minorBidi"/>
          <w:sz w:val="24"/>
          <w:szCs w:val="24"/>
        </w:rPr>
        <w:t>Internet</w:t>
      </w:r>
      <w:r w:rsidRPr="008E4882">
        <w:rPr>
          <w:rFonts w:eastAsia="Times New Roman" w:cs="Cordia New" w:asciiTheme="minorBidi" w:hAnsiTheme="minorBidi"/>
          <w:sz w:val="24"/>
          <w:szCs w:val="24"/>
          <w:cs/>
        </w:rPr>
        <w:t xml:space="preserve">” </w:t>
      </w:r>
      <w:r w:rsidRPr="008E4882">
        <w:rPr>
          <w:rFonts w:eastAsia="Times New Roman" w:asciiTheme="minorBidi" w:hAnsiTheme="minorBidi"/>
          <w:sz w:val="24"/>
          <w:szCs w:val="24"/>
          <w:cs/>
        </w:rPr>
        <w:t>หรือ “</w:t>
      </w:r>
      <w:r w:rsidRPr="008E4882">
        <w:rPr>
          <w:rFonts w:eastAsia="Times New Roman" w:asciiTheme="minorBidi" w:hAnsiTheme="minorBidi"/>
          <w:sz w:val="24"/>
          <w:szCs w:val="24"/>
        </w:rPr>
        <w:t>Vertical App</w:t>
      </w:r>
      <w:r w:rsidRPr="008E4882">
        <w:rPr>
          <w:rFonts w:eastAsia="Times New Roman" w:cs="Cordia New" w:asciiTheme="minorBidi" w:hAnsiTheme="minorBidi"/>
          <w:sz w:val="24"/>
          <w:szCs w:val="24"/>
          <w:cs/>
        </w:rPr>
        <w:t xml:space="preserve">” </w:t>
      </w:r>
      <w:r w:rsidRPr="008E4882">
        <w:rPr>
          <w:rFonts w:eastAsia="Times New Roman" w:asciiTheme="minorBidi" w:hAnsiTheme="minorBidi"/>
          <w:sz w:val="24"/>
          <w:szCs w:val="24"/>
          <w:cs/>
        </w:rPr>
        <w:t>ให้</w:t>
      </w:r>
      <w:r w:rsidRPr="008E4882">
        <w:rPr>
          <w:rFonts w:eastAsia="Times New Roman" w:asciiTheme="minorBidi" w:hAnsiTheme="minorBidi"/>
          <w:sz w:val="24"/>
          <w:szCs w:val="24"/>
        </w:rPr>
        <w:t xml:space="preserve"> Default </w:t>
      </w:r>
      <w:r w:rsidRPr="008E4882">
        <w:rPr>
          <w:rFonts w:eastAsia="Times New Roman" w:asciiTheme="minorBidi" w:hAnsiTheme="minorBidi"/>
          <w:sz w:val="24"/>
          <w:szCs w:val="24"/>
          <w:cs/>
        </w:rPr>
        <w:t xml:space="preserve">ค่า </w:t>
      </w:r>
      <w:r w:rsidRPr="008E4882">
        <w:rPr>
          <w:rFonts w:eastAsia="Times New Roman" w:asciiTheme="minorBidi" w:hAnsiTheme="minorBidi"/>
          <w:sz w:val="24"/>
          <w:szCs w:val="24"/>
        </w:rPr>
        <w:t xml:space="preserve">netFlexi </w:t>
      </w:r>
      <w:r w:rsidRPr="008E4882">
        <w:rPr>
          <w:rFonts w:eastAsia="Times New Roman" w:cs="Cordia New" w:asciiTheme="minorBidi" w:hAnsiTheme="minorBidi"/>
          <w:sz w:val="24"/>
          <w:szCs w:val="24"/>
          <w:cs/>
        </w:rPr>
        <w:t>= “</w:t>
      </w:r>
      <w:r w:rsidRPr="008E4882">
        <w:rPr>
          <w:rFonts w:eastAsia="Times New Roman" w:asciiTheme="minorBidi" w:hAnsiTheme="minorBidi"/>
          <w:sz w:val="24"/>
          <w:szCs w:val="24"/>
        </w:rPr>
        <w:t>N</w:t>
      </w:r>
      <w:r w:rsidRPr="008E4882">
        <w:rPr>
          <w:rFonts w:eastAsia="Times New Roman" w:cs="Cordia New" w:asciiTheme="minorBidi" w:hAnsiTheme="minorBidi"/>
          <w:sz w:val="24"/>
          <w:szCs w:val="24"/>
          <w:cs/>
        </w:rPr>
        <w:t>”</w:t>
      </w:r>
    </w:p>
    <w:p w:rsidRPr="008E4882" w:rsidR="00E148E3" w:rsidP="008E4882" w:rsidRDefault="00E148E3" w14:paraId="482FA6B7" w14:textId="6F898BE9">
      <w:pPr>
        <w:numPr>
          <w:ilvl w:val="0"/>
          <w:numId w:val="512"/>
        </w:numPr>
        <w:spacing w:before="100" w:beforeAutospacing="1" w:after="100" w:afterAutospacing="1" w:line="240" w:lineRule="auto"/>
        <w:rPr>
          <w:rFonts w:ascii="Angsana New" w:hAnsi="Angsana New" w:eastAsia="Times New Roman" w:cs="Angsana New"/>
        </w:rPr>
      </w:pPr>
      <w:r w:rsidRPr="008E4882">
        <w:rPr>
          <w:rFonts w:eastAsia="Times New Roman" w:asciiTheme="minorBidi" w:hAnsiTheme="minorBidi"/>
          <w:sz w:val="24"/>
          <w:szCs w:val="24"/>
        </w:rPr>
        <w:t xml:space="preserve">productSpecification </w:t>
      </w:r>
      <w:r w:rsidRPr="008E4882">
        <w:rPr>
          <w:rFonts w:eastAsia="Times New Roman" w:asciiTheme="minorBidi" w:hAnsiTheme="minorBidi"/>
          <w:sz w:val="24"/>
          <w:szCs w:val="24"/>
          <w:cs/>
        </w:rPr>
        <w:t>ไม่ได้ประกอบด้วย</w:t>
      </w:r>
      <w:r w:rsidRPr="008E4882">
        <w:rPr>
          <w:rFonts w:eastAsia="Times New Roman" w:asciiTheme="minorBidi" w:hAnsiTheme="minorBidi"/>
          <w:sz w:val="24"/>
          <w:szCs w:val="24"/>
        </w:rPr>
        <w:t> </w:t>
      </w:r>
      <w:r w:rsidRPr="008E4882">
        <w:rPr>
          <w:rFonts w:eastAsia="Times New Roman" w:cs="Cordia New" w:asciiTheme="minorBidi" w:hAnsiTheme="minorBidi"/>
          <w:sz w:val="24"/>
          <w:szCs w:val="24"/>
          <w:cs/>
        </w:rPr>
        <w:t>“</w:t>
      </w:r>
      <w:r w:rsidRPr="008E4882">
        <w:rPr>
          <w:rFonts w:eastAsia="Times New Roman" w:asciiTheme="minorBidi" w:hAnsiTheme="minorBidi"/>
          <w:sz w:val="24"/>
          <w:szCs w:val="24"/>
        </w:rPr>
        <w:t>Vertical App</w:t>
      </w:r>
      <w:r w:rsidRPr="008E4882">
        <w:rPr>
          <w:rFonts w:eastAsia="Times New Roman" w:cs="Cordia New" w:asciiTheme="minorBidi" w:hAnsiTheme="minorBidi"/>
          <w:sz w:val="24"/>
          <w:szCs w:val="24"/>
          <w:cs/>
        </w:rPr>
        <w:t>”</w:t>
      </w:r>
      <w:r w:rsidRPr="008E4882">
        <w:rPr>
          <w:rFonts w:eastAsia="Times New Roman" w:asciiTheme="minorBidi" w:hAnsiTheme="minorBidi"/>
          <w:sz w:val="24"/>
          <w:szCs w:val="24"/>
        </w:rPr>
        <w:t> </w:t>
      </w:r>
      <w:r w:rsidRPr="008E4882">
        <w:rPr>
          <w:rFonts w:eastAsia="Times New Roman" w:asciiTheme="minorBidi" w:hAnsiTheme="minorBidi"/>
          <w:sz w:val="24"/>
          <w:szCs w:val="24"/>
          <w:cs/>
        </w:rPr>
        <w:t>และ</w:t>
      </w:r>
      <w:r w:rsidRPr="008E4882">
        <w:rPr>
          <w:rFonts w:eastAsia="Times New Roman" w:asciiTheme="minorBidi" w:hAnsiTheme="minorBidi"/>
          <w:sz w:val="24"/>
          <w:szCs w:val="24"/>
        </w:rPr>
        <w:t> </w:t>
      </w:r>
      <w:r w:rsidRPr="008E4882">
        <w:rPr>
          <w:rFonts w:eastAsia="Times New Roman" w:cs="Cordia New" w:asciiTheme="minorBidi" w:hAnsiTheme="minorBidi"/>
          <w:sz w:val="24"/>
          <w:szCs w:val="24"/>
          <w:cs/>
        </w:rPr>
        <w:t>“</w:t>
      </w:r>
      <w:r w:rsidRPr="008E4882">
        <w:rPr>
          <w:rFonts w:eastAsia="Times New Roman" w:asciiTheme="minorBidi" w:hAnsiTheme="minorBidi"/>
          <w:sz w:val="24"/>
          <w:szCs w:val="24"/>
        </w:rPr>
        <w:t>Internet</w:t>
      </w:r>
      <w:r w:rsidRPr="008E4882">
        <w:rPr>
          <w:rFonts w:eastAsia="Times New Roman" w:cs="Cordia New" w:asciiTheme="minorBidi" w:hAnsiTheme="minorBidi"/>
          <w:sz w:val="24"/>
          <w:szCs w:val="24"/>
          <w:cs/>
        </w:rPr>
        <w:t xml:space="preserve">” </w:t>
      </w:r>
      <w:r w:rsidRPr="008E4882">
        <w:rPr>
          <w:rFonts w:eastAsia="Times New Roman" w:asciiTheme="minorBidi" w:hAnsiTheme="minorBidi"/>
          <w:sz w:val="24"/>
          <w:szCs w:val="24"/>
          <w:cs/>
        </w:rPr>
        <w:t>ให้เคลียร์ค่า</w:t>
      </w:r>
      <w:r w:rsidRPr="008E4882">
        <w:rPr>
          <w:rFonts w:eastAsia="Times New Roman" w:asciiTheme="minorBidi" w:hAnsiTheme="minorBidi"/>
          <w:sz w:val="24"/>
          <w:szCs w:val="24"/>
        </w:rPr>
        <w:t xml:space="preserve"> netFlexi </w:t>
      </w:r>
      <w:r w:rsidRPr="008E4882">
        <w:rPr>
          <w:rFonts w:eastAsia="Times New Roman" w:asciiTheme="minorBidi" w:hAnsiTheme="minorBidi"/>
          <w:sz w:val="24"/>
          <w:szCs w:val="24"/>
          <w:cs/>
        </w:rPr>
        <w:t>เป็นค่าว่าง</w:t>
      </w:r>
    </w:p>
  </w:comment>
  <w:comment w:initials="SKa" w:author="Suchanan Kotcha-art [2]" w:date="2024-01-25T14:04:00Z" w:id="9">
    <w:p w:rsidRPr="00FC2226" w:rsidR="00E148E3" w:rsidP="00B955B8" w:rsidRDefault="00E148E3" w14:paraId="0371F9F3" w14:textId="77777777">
      <w:pPr>
        <w:pStyle w:val="NormalWeb"/>
        <w:rPr>
          <w:rFonts w:ascii="CordiaUPC" w:hAnsi="CordiaUPC" w:cs="CordiaUPC" w:eastAsiaTheme="minorHAnsi"/>
          <w:sz w:val="28"/>
          <w:szCs w:val="28"/>
        </w:rPr>
      </w:pPr>
      <w:r>
        <w:rPr>
          <w:rStyle w:val="CommentReference"/>
        </w:rPr>
        <w:annotationRef/>
      </w:r>
      <w:r w:rsidRPr="00FC2226">
        <w:rPr>
          <w:rFonts w:ascii="CordiaUPC" w:hAnsi="CordiaUPC" w:cs="CordiaUPC" w:eastAsiaTheme="minorHAnsi"/>
          <w:b/>
          <w:bCs/>
          <w:color w:val="FF0000"/>
          <w:sz w:val="28"/>
          <w:szCs w:val="28"/>
          <w:highlight w:val="yellow"/>
          <w:u w:val="single"/>
        </w:rPr>
        <w:t xml:space="preserve">Prepaid Main </w:t>
      </w:r>
      <w:r w:rsidRPr="00FC2226">
        <w:rPr>
          <w:rFonts w:ascii="CordiaUPC" w:hAnsi="CordiaUPC" w:cs="CordiaUPC" w:eastAsiaTheme="minorHAnsi"/>
          <w:b/>
          <w:bCs/>
          <w:color w:val="FF0000"/>
          <w:sz w:val="28"/>
          <w:szCs w:val="28"/>
          <w:highlight w:val="yellow"/>
          <w:u w:val="single"/>
          <w:cs/>
        </w:rPr>
        <w:t>:</w:t>
      </w:r>
      <w:r w:rsidRPr="00FC2226">
        <w:rPr>
          <w:rFonts w:ascii="CordiaUPC" w:hAnsi="CordiaUPC" w:cs="CordiaUPC" w:eastAsiaTheme="minorHAnsi"/>
          <w:color w:val="FF0000"/>
          <w:sz w:val="28"/>
          <w:szCs w:val="28"/>
          <w:cs/>
        </w:rPr>
        <w:t xml:space="preserve"> </w:t>
      </w:r>
      <w:r w:rsidRPr="00FC2226">
        <w:rPr>
          <w:rFonts w:ascii="CordiaUPC" w:hAnsi="CordiaUPC" w:cs="CordiaUPC" w:eastAsiaTheme="minorHAnsi"/>
          <w:sz w:val="28"/>
          <w:szCs w:val="28"/>
          <w:cs/>
        </w:rPr>
        <w:t xml:space="preserve">ทุก </w:t>
      </w:r>
      <w:r w:rsidRPr="00FC2226">
        <w:rPr>
          <w:rFonts w:ascii="CordiaUPC" w:hAnsi="CordiaUPC" w:cs="CordiaUPC" w:eastAsiaTheme="minorHAnsi"/>
          <w:sz w:val="28"/>
          <w:szCs w:val="28"/>
        </w:rPr>
        <w:t xml:space="preserve">Quota Type </w:t>
      </w:r>
      <w:r w:rsidRPr="00FC2226">
        <w:rPr>
          <w:rFonts w:ascii="CordiaUPC" w:hAnsi="CordiaUPC" w:cs="CordiaUPC" w:eastAsiaTheme="minorHAnsi"/>
          <w:sz w:val="28"/>
          <w:szCs w:val="28"/>
          <w:cs/>
        </w:rPr>
        <w:t xml:space="preserve">ต้องโชว์ </w:t>
      </w:r>
      <w:r w:rsidRPr="00FC2226">
        <w:rPr>
          <w:rFonts w:ascii="CordiaUPC" w:hAnsi="CordiaUPC" w:cs="CordiaUPC" w:eastAsiaTheme="minorHAnsi"/>
          <w:sz w:val="28"/>
          <w:szCs w:val="28"/>
        </w:rPr>
        <w:t xml:space="preserve">Exceed Rate </w:t>
      </w:r>
      <w:r w:rsidRPr="00FC2226">
        <w:rPr>
          <w:rFonts w:ascii="CordiaUPC" w:hAnsi="CordiaUPC" w:cs="CordiaUPC" w:eastAsiaTheme="minorHAnsi"/>
          <w:sz w:val="28"/>
          <w:szCs w:val="28"/>
          <w:cs/>
        </w:rPr>
        <w:t>เสมอ</w:t>
      </w:r>
    </w:p>
    <w:p w:rsidRPr="00B955B8" w:rsidR="00E148E3" w:rsidP="00B955B8" w:rsidRDefault="00E148E3" w14:paraId="468E8F02" w14:textId="77777777">
      <w:pPr>
        <w:spacing w:before="100" w:beforeAutospacing="1" w:after="100" w:afterAutospacing="1" w:line="240" w:lineRule="auto"/>
        <w:rPr>
          <w:rFonts w:cs="CordiaUPC"/>
        </w:rPr>
      </w:pPr>
      <w:r w:rsidRPr="00B955B8">
        <w:rPr>
          <w:rFonts w:cs="CordiaUPC"/>
          <w:b/>
          <w:bCs/>
          <w:color w:val="FF0000"/>
          <w:highlight w:val="yellow"/>
          <w:u w:val="single"/>
        </w:rPr>
        <w:t>Prepaid On</w:t>
      </w:r>
      <w:r w:rsidRPr="00B955B8">
        <w:rPr>
          <w:rFonts w:cs="CordiaUPC"/>
          <w:b/>
          <w:bCs/>
          <w:color w:val="FF0000"/>
          <w:highlight w:val="yellow"/>
          <w:u w:val="single"/>
          <w:cs/>
        </w:rPr>
        <w:t>-</w:t>
      </w:r>
      <w:r w:rsidRPr="00B955B8">
        <w:rPr>
          <w:rFonts w:cs="CordiaUPC"/>
          <w:b/>
          <w:bCs/>
          <w:color w:val="FF0000"/>
          <w:highlight w:val="yellow"/>
          <w:u w:val="single"/>
        </w:rPr>
        <w:t>Top</w:t>
      </w:r>
      <w:r w:rsidRPr="00B955B8">
        <w:rPr>
          <w:rFonts w:cs="CordiaUPC"/>
          <w:b/>
          <w:bCs/>
          <w:color w:val="FF0000"/>
          <w:highlight w:val="yellow"/>
          <w:u w:val="single"/>
          <w:cs/>
        </w:rPr>
        <w:t xml:space="preserve">/ </w:t>
      </w:r>
      <w:r w:rsidRPr="00B955B8">
        <w:rPr>
          <w:rFonts w:cs="CordiaUPC"/>
          <w:b/>
          <w:bCs/>
          <w:color w:val="FF0000"/>
          <w:highlight w:val="yellow"/>
          <w:u w:val="single"/>
        </w:rPr>
        <w:t>On</w:t>
      </w:r>
      <w:r w:rsidRPr="00B955B8">
        <w:rPr>
          <w:rFonts w:cs="CordiaUPC"/>
          <w:b/>
          <w:bCs/>
          <w:color w:val="FF0000"/>
          <w:highlight w:val="yellow"/>
          <w:u w:val="single"/>
          <w:cs/>
        </w:rPr>
        <w:t>-</w:t>
      </w:r>
      <w:r w:rsidRPr="00B955B8">
        <w:rPr>
          <w:rFonts w:cs="CordiaUPC"/>
          <w:b/>
          <w:bCs/>
          <w:color w:val="FF0000"/>
          <w:highlight w:val="yellow"/>
          <w:u w:val="single"/>
        </w:rPr>
        <w:t xml:space="preserve">Top Extra </w:t>
      </w:r>
      <w:r w:rsidRPr="00B955B8">
        <w:rPr>
          <w:rFonts w:cs="CordiaUPC"/>
          <w:b/>
          <w:bCs/>
          <w:color w:val="FF0000"/>
          <w:highlight w:val="yellow"/>
          <w:u w:val="single"/>
          <w:cs/>
        </w:rPr>
        <w:t>:</w:t>
      </w:r>
      <w:r w:rsidRPr="00B955B8">
        <w:rPr>
          <w:rFonts w:cs="CordiaUPC"/>
          <w:color w:val="FF0000"/>
          <w:cs/>
        </w:rPr>
        <w:t xml:space="preserve"> </w:t>
      </w:r>
      <w:r w:rsidRPr="00B955B8">
        <w:rPr>
          <w:rFonts w:cs="CordiaUPC"/>
          <w:cs/>
        </w:rPr>
        <w:t xml:space="preserve">ต้องโชว์ </w:t>
      </w:r>
      <w:r w:rsidRPr="00B955B8">
        <w:rPr>
          <w:rFonts w:cs="CordiaUPC"/>
        </w:rPr>
        <w:t xml:space="preserve">Exceed Rate </w:t>
      </w:r>
      <w:r w:rsidRPr="00B955B8">
        <w:rPr>
          <w:rFonts w:cs="CordiaUPC"/>
          <w:cs/>
        </w:rPr>
        <w:t xml:space="preserve">ที่ </w:t>
      </w:r>
      <w:r w:rsidRPr="00B955B8">
        <w:rPr>
          <w:rFonts w:cs="CordiaUPC"/>
        </w:rPr>
        <w:t xml:space="preserve">Quota Type </w:t>
      </w:r>
      <w:r w:rsidRPr="00B955B8">
        <w:rPr>
          <w:rFonts w:cs="CordiaUPC"/>
          <w:cs/>
        </w:rPr>
        <w:t xml:space="preserve">เป็น </w:t>
      </w:r>
      <w:r w:rsidRPr="00B955B8">
        <w:rPr>
          <w:rFonts w:cs="CordiaUPC"/>
        </w:rPr>
        <w:t>Pay per use only</w:t>
      </w:r>
      <w:r w:rsidRPr="00B955B8">
        <w:rPr>
          <w:rFonts w:cs="CordiaUPC"/>
          <w:cs/>
        </w:rPr>
        <w:t xml:space="preserve">/ </w:t>
      </w:r>
      <w:r w:rsidRPr="00B955B8">
        <w:rPr>
          <w:rFonts w:cs="CordiaUPC"/>
        </w:rPr>
        <w:t xml:space="preserve">Limited Data </w:t>
      </w:r>
      <w:r w:rsidRPr="00B955B8">
        <w:rPr>
          <w:rFonts w:cs="CordiaUPC"/>
          <w:cs/>
        </w:rPr>
        <w:t>(</w:t>
      </w:r>
      <w:r w:rsidRPr="00B955B8">
        <w:rPr>
          <w:rFonts w:cs="CordiaUPC"/>
        </w:rPr>
        <w:t>Stop Net</w:t>
      </w:r>
      <w:r w:rsidRPr="00B955B8">
        <w:rPr>
          <w:rFonts w:cs="CordiaUPC"/>
          <w:cs/>
        </w:rPr>
        <w:t xml:space="preserve">)/ </w:t>
      </w:r>
      <w:r w:rsidRPr="00B955B8">
        <w:rPr>
          <w:rFonts w:cs="CordiaUPC"/>
        </w:rPr>
        <w:t xml:space="preserve">Limited Data </w:t>
      </w:r>
      <w:r w:rsidRPr="00B955B8">
        <w:rPr>
          <w:rFonts w:cs="CordiaUPC"/>
          <w:cs/>
        </w:rPr>
        <w:t>(</w:t>
      </w:r>
      <w:r w:rsidRPr="00B955B8">
        <w:rPr>
          <w:rFonts w:cs="CordiaUPC"/>
        </w:rPr>
        <w:t>Pay per use</w:t>
      </w:r>
      <w:r w:rsidRPr="00B955B8">
        <w:rPr>
          <w:rFonts w:cs="CordiaUPC"/>
          <w:cs/>
        </w:rPr>
        <w:t>)</w:t>
      </w:r>
    </w:p>
    <w:p w:rsidRPr="00B955B8" w:rsidR="00E148E3" w:rsidP="00B955B8" w:rsidRDefault="00E148E3" w14:paraId="66110E40" w14:textId="77777777">
      <w:pPr>
        <w:spacing w:before="100" w:beforeAutospacing="1" w:after="100" w:afterAutospacing="1" w:line="240" w:lineRule="auto"/>
        <w:rPr>
          <w:rFonts w:ascii="Angsana New" w:hAnsi="Angsana New" w:eastAsia="Times New Roman" w:cs="Angsana New"/>
        </w:rPr>
      </w:pPr>
      <w:r w:rsidRPr="00B955B8">
        <w:rPr>
          <w:rFonts w:cs="CordiaUPC"/>
          <w:b/>
          <w:bCs/>
          <w:color w:val="FF0000"/>
          <w:highlight w:val="yellow"/>
          <w:u w:val="single"/>
        </w:rPr>
        <w:t>Post</w:t>
      </w:r>
      <w:r w:rsidRPr="00B955B8">
        <w:rPr>
          <w:rFonts w:cs="CordiaUPC"/>
          <w:b/>
          <w:bCs/>
          <w:color w:val="FF0000"/>
          <w:highlight w:val="yellow"/>
          <w:u w:val="single"/>
          <w:cs/>
        </w:rPr>
        <w:t>-</w:t>
      </w:r>
      <w:r w:rsidRPr="00B955B8">
        <w:rPr>
          <w:rFonts w:cs="CordiaUPC"/>
          <w:b/>
          <w:bCs/>
          <w:color w:val="FF0000"/>
          <w:highlight w:val="yellow"/>
          <w:u w:val="single"/>
        </w:rPr>
        <w:t>paid Main</w:t>
      </w:r>
      <w:r w:rsidRPr="00B955B8">
        <w:rPr>
          <w:rFonts w:cs="CordiaUPC"/>
          <w:b/>
          <w:bCs/>
          <w:color w:val="FF0000"/>
          <w:highlight w:val="yellow"/>
          <w:u w:val="single"/>
          <w:cs/>
        </w:rPr>
        <w:t xml:space="preserve">/ </w:t>
      </w:r>
      <w:r w:rsidRPr="00B955B8">
        <w:rPr>
          <w:rFonts w:cs="CordiaUPC"/>
          <w:b/>
          <w:bCs/>
          <w:color w:val="FF0000"/>
          <w:highlight w:val="yellow"/>
          <w:u w:val="single"/>
        </w:rPr>
        <w:t>On</w:t>
      </w:r>
      <w:r w:rsidRPr="00B955B8">
        <w:rPr>
          <w:rFonts w:cs="CordiaUPC"/>
          <w:b/>
          <w:bCs/>
          <w:color w:val="FF0000"/>
          <w:highlight w:val="yellow"/>
          <w:u w:val="single"/>
          <w:cs/>
        </w:rPr>
        <w:t>-</w:t>
      </w:r>
      <w:r w:rsidRPr="00B955B8">
        <w:rPr>
          <w:rFonts w:cs="CordiaUPC"/>
          <w:b/>
          <w:bCs/>
          <w:color w:val="FF0000"/>
          <w:highlight w:val="yellow"/>
          <w:u w:val="single"/>
        </w:rPr>
        <w:t>Top</w:t>
      </w:r>
      <w:r w:rsidRPr="00B955B8">
        <w:rPr>
          <w:rFonts w:cs="CordiaUPC"/>
          <w:b/>
          <w:bCs/>
          <w:color w:val="FF0000"/>
          <w:highlight w:val="yellow"/>
          <w:u w:val="single"/>
          <w:cs/>
        </w:rPr>
        <w:t xml:space="preserve">/ </w:t>
      </w:r>
      <w:r w:rsidRPr="00B955B8">
        <w:rPr>
          <w:rFonts w:cs="CordiaUPC"/>
          <w:b/>
          <w:bCs/>
          <w:color w:val="FF0000"/>
          <w:highlight w:val="yellow"/>
          <w:u w:val="single"/>
        </w:rPr>
        <w:t>On</w:t>
      </w:r>
      <w:r w:rsidRPr="00B955B8">
        <w:rPr>
          <w:rFonts w:cs="CordiaUPC"/>
          <w:b/>
          <w:bCs/>
          <w:color w:val="FF0000"/>
          <w:highlight w:val="yellow"/>
          <w:u w:val="single"/>
          <w:cs/>
        </w:rPr>
        <w:t>-</w:t>
      </w:r>
      <w:r w:rsidRPr="00B955B8">
        <w:rPr>
          <w:rFonts w:cs="CordiaUPC"/>
          <w:b/>
          <w:bCs/>
          <w:color w:val="FF0000"/>
          <w:highlight w:val="yellow"/>
          <w:u w:val="single"/>
        </w:rPr>
        <w:t xml:space="preserve">Top Extra </w:t>
      </w:r>
      <w:r w:rsidRPr="00B955B8">
        <w:rPr>
          <w:rFonts w:cs="CordiaUPC"/>
          <w:b/>
          <w:bCs/>
          <w:color w:val="FF0000"/>
          <w:highlight w:val="yellow"/>
          <w:u w:val="single"/>
          <w:cs/>
        </w:rPr>
        <w:t>:</w:t>
      </w:r>
      <w:r w:rsidRPr="00B955B8">
        <w:rPr>
          <w:rFonts w:cs="CordiaUPC"/>
          <w:color w:val="FF0000"/>
          <w:cs/>
        </w:rPr>
        <w:t xml:space="preserve"> </w:t>
      </w:r>
      <w:r w:rsidRPr="00B955B8">
        <w:rPr>
          <w:rFonts w:cs="CordiaUPC"/>
          <w:cs/>
        </w:rPr>
        <w:t xml:space="preserve">ต้องโชว์ </w:t>
      </w:r>
      <w:r w:rsidRPr="00B955B8">
        <w:rPr>
          <w:rFonts w:cs="CordiaUPC"/>
        </w:rPr>
        <w:t xml:space="preserve">Exceed Rate </w:t>
      </w:r>
      <w:r w:rsidRPr="00B955B8">
        <w:rPr>
          <w:rFonts w:cs="CordiaUPC"/>
          <w:cs/>
        </w:rPr>
        <w:t xml:space="preserve">ที่ </w:t>
      </w:r>
      <w:r w:rsidRPr="00B955B8">
        <w:rPr>
          <w:rFonts w:cs="CordiaUPC"/>
        </w:rPr>
        <w:t xml:space="preserve">Quota Type </w:t>
      </w:r>
      <w:r w:rsidRPr="00B955B8">
        <w:rPr>
          <w:rFonts w:cs="CordiaUPC"/>
          <w:cs/>
        </w:rPr>
        <w:t xml:space="preserve">เป็น </w:t>
      </w:r>
      <w:r w:rsidRPr="00B955B8">
        <w:rPr>
          <w:rFonts w:cs="CordiaUPC"/>
        </w:rPr>
        <w:t>Pay per use only</w:t>
      </w:r>
      <w:r w:rsidRPr="00B955B8">
        <w:rPr>
          <w:rFonts w:cs="CordiaUPC"/>
          <w:cs/>
        </w:rPr>
        <w:t xml:space="preserve">/ </w:t>
      </w:r>
      <w:r w:rsidRPr="00B955B8">
        <w:rPr>
          <w:rFonts w:cs="CordiaUPC"/>
        </w:rPr>
        <w:t xml:space="preserve">Limited Data </w:t>
      </w:r>
      <w:r w:rsidRPr="00B955B8">
        <w:rPr>
          <w:rFonts w:cs="CordiaUPC"/>
          <w:cs/>
        </w:rPr>
        <w:t>(</w:t>
      </w:r>
      <w:r w:rsidRPr="00B955B8">
        <w:rPr>
          <w:rFonts w:cs="CordiaUPC"/>
        </w:rPr>
        <w:t>Stop Net</w:t>
      </w:r>
      <w:r w:rsidRPr="00B955B8">
        <w:rPr>
          <w:rFonts w:cs="CordiaUPC"/>
          <w:cs/>
        </w:rPr>
        <w:t xml:space="preserve">)/ </w:t>
      </w:r>
      <w:r w:rsidRPr="00B955B8">
        <w:rPr>
          <w:rFonts w:cs="CordiaUPC"/>
        </w:rPr>
        <w:t xml:space="preserve">Limited Data </w:t>
      </w:r>
      <w:r w:rsidRPr="00B955B8">
        <w:rPr>
          <w:rFonts w:cs="CordiaUPC"/>
          <w:cs/>
        </w:rPr>
        <w:t>(</w:t>
      </w:r>
      <w:r w:rsidRPr="00B955B8">
        <w:rPr>
          <w:rFonts w:cs="CordiaUPC"/>
        </w:rPr>
        <w:t>Pay per use</w:t>
      </w:r>
      <w:r w:rsidRPr="00B955B8">
        <w:rPr>
          <w:rFonts w:cs="CordiaUPC"/>
          <w:cs/>
        </w:rPr>
        <w:t>)</w:t>
      </w:r>
    </w:p>
    <w:p w:rsidRPr="00B955B8" w:rsidR="00E148E3" w:rsidRDefault="00E148E3" w14:paraId="30100C2B" w14:textId="375C94E0">
      <w:pPr>
        <w:pStyle w:val="CommentText"/>
      </w:pPr>
    </w:p>
  </w:comment>
  <w:comment w:initials="SKa" w:author="Suchanan Kotcha-art [3]" w:date="2022-01-13T11:57:00Z" w:id="29">
    <w:p w:rsidR="00E148E3" w:rsidP="003E5FFD" w:rsidRDefault="00E148E3" w14:paraId="45260359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Style w:val="CommentReference"/>
        </w:rPr>
        <w:annotationRef/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select</w:t>
      </w:r>
      <w:r>
        <w:rPr>
          <w:rFonts w:ascii="Consolas" w:hAnsi="Consolas" w:cs="Angsana New"/>
          <w:color w:val="000000"/>
          <w:sz w:val="20"/>
          <w:szCs w:val="20"/>
          <w:cs/>
        </w:rPr>
        <w:t xml:space="preserve"> </w:t>
      </w:r>
    </w:p>
    <w:p w:rsidR="00E148E3" w:rsidP="003E5FFD" w:rsidRDefault="00E148E3" w14:paraId="5E5B466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sp</w:t>
      </w:r>
      <w:r>
        <w:rPr>
          <w:rFonts w:ascii="Consolas" w:hAnsi="Consolas" w:cs="Angsana New"/>
          <w:color w:val="000000"/>
          <w:sz w:val="20"/>
          <w:szCs w:val="20"/>
          <w:cs/>
        </w:rPr>
        <w:t>.</w:t>
      </w:r>
      <w:r>
        <w:rPr>
          <w:rFonts w:ascii="Consolas" w:hAnsi="Consolas" w:cs="Consolas"/>
          <w:color w:val="000000"/>
          <w:sz w:val="20"/>
          <w:szCs w:val="20"/>
        </w:rPr>
        <w:t xml:space="preserve">id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as</w:t>
      </w:r>
      <w:r>
        <w:rPr>
          <w:rFonts w:ascii="Consolas" w:hAnsi="Consolas" w:cs="Consolas"/>
          <w:color w:val="000000"/>
          <w:sz w:val="20"/>
          <w:szCs w:val="20"/>
        </w:rPr>
        <w:t xml:space="preserve"> productId, </w:t>
      </w:r>
    </w:p>
    <w:p w:rsidR="00E148E3" w:rsidP="003E5FFD" w:rsidRDefault="00E148E3" w14:paraId="6EA975F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sp</w:t>
      </w:r>
      <w:r>
        <w:rPr>
          <w:rFonts w:ascii="Consolas" w:hAnsi="Consolas" w:cs="Angsana New"/>
          <w:color w:val="000000"/>
          <w:sz w:val="20"/>
          <w:szCs w:val="20"/>
          <w:cs/>
        </w:rPr>
        <w:t>.</w:t>
      </w:r>
      <w:r>
        <w:rPr>
          <w:rFonts w:ascii="Consolas" w:hAnsi="Consolas" w:cs="Consolas"/>
          <w:b/>
          <w:bCs/>
          <w:color w:val="000080"/>
          <w:sz w:val="20"/>
          <w:szCs w:val="20"/>
        </w:rPr>
        <w:t>name</w:t>
      </w:r>
      <w:r>
        <w:rPr>
          <w:rFonts w:ascii="Consolas" w:hAnsi="Consolas" w:cs="Angsana New"/>
          <w:color w:val="000000"/>
          <w:sz w:val="20"/>
          <w:szCs w:val="20"/>
          <w:cs/>
        </w:rPr>
        <w:t xml:space="preserve">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as</w:t>
      </w:r>
      <w:r>
        <w:rPr>
          <w:rFonts w:ascii="Consolas" w:hAnsi="Consolas" w:cs="Consolas"/>
          <w:color w:val="000000"/>
          <w:sz w:val="20"/>
          <w:szCs w:val="20"/>
        </w:rPr>
        <w:t xml:space="preserve"> productName, </w:t>
      </w:r>
    </w:p>
    <w:p w:rsidR="00E148E3" w:rsidP="003E5FFD" w:rsidRDefault="00E148E3" w14:paraId="761EC78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siov</w:t>
      </w:r>
      <w:r>
        <w:rPr>
          <w:rFonts w:ascii="Consolas" w:hAnsi="Consolas" w:cs="Angsana New"/>
          <w:color w:val="000000"/>
          <w:sz w:val="20"/>
          <w:szCs w:val="20"/>
          <w:cs/>
        </w:rPr>
        <w:t>.</w:t>
      </w:r>
      <w:r>
        <w:rPr>
          <w:rFonts w:ascii="Consolas" w:hAnsi="Consolas" w:cs="Consolas"/>
          <w:color w:val="000000"/>
          <w:sz w:val="20"/>
          <w:szCs w:val="20"/>
        </w:rPr>
        <w:t xml:space="preserve">display_name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as</w:t>
      </w:r>
      <w:r>
        <w:rPr>
          <w:rFonts w:ascii="Consolas" w:hAnsi="Consolas" w:cs="Consolas"/>
          <w:color w:val="000000"/>
          <w:sz w:val="20"/>
          <w:szCs w:val="20"/>
        </w:rPr>
        <w:t xml:space="preserve"> invName,</w:t>
      </w:r>
    </w:p>
    <w:p w:rsidR="00E148E3" w:rsidP="003E5FFD" w:rsidRDefault="00E148E3" w14:paraId="15D8DD8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siov</w:t>
      </w:r>
      <w:r>
        <w:rPr>
          <w:rFonts w:ascii="Consolas" w:hAnsi="Consolas" w:cs="Angsana New"/>
          <w:color w:val="000000"/>
          <w:sz w:val="20"/>
          <w:szCs w:val="20"/>
          <w:cs/>
        </w:rPr>
        <w:t>.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label</w:t>
      </w:r>
      <w:r>
        <w:rPr>
          <w:rFonts w:ascii="Consolas" w:hAnsi="Consolas" w:cs="Consolas"/>
          <w:color w:val="000000"/>
          <w:sz w:val="20"/>
          <w:szCs w:val="20"/>
        </w:rPr>
        <w:t>,</w:t>
      </w:r>
    </w:p>
    <w:p w:rsidR="00E148E3" w:rsidP="00056B41" w:rsidRDefault="00E148E3" w14:paraId="4FE07B0A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si</w:t>
      </w:r>
      <w:r>
        <w:rPr>
          <w:rFonts w:ascii="Consolas" w:hAnsi="Consolas" w:cs="Angsana New"/>
          <w:color w:val="000000"/>
          <w:sz w:val="20"/>
          <w:szCs w:val="20"/>
          <w:cs/>
        </w:rPr>
        <w:t>.</w:t>
      </w:r>
      <w:r>
        <w:rPr>
          <w:rFonts w:ascii="Consolas" w:hAnsi="Consolas" w:cs="Consolas"/>
          <w:color w:val="000000"/>
          <w:sz w:val="20"/>
          <w:szCs w:val="20"/>
        </w:rPr>
        <w:t>sku,</w:t>
      </w:r>
    </w:p>
    <w:p w:rsidR="00E148E3" w:rsidP="00056B41" w:rsidRDefault="00E148E3" w14:paraId="4803EAFA" w14:textId="638A68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800000"/>
          <w:sz w:val="20"/>
          <w:szCs w:val="20"/>
        </w:rPr>
        <w:t>case</w:t>
      </w:r>
      <w:r>
        <w:rPr>
          <w:rFonts w:ascii="Consolas" w:hAnsi="Consolas" w:cs="Angsana New"/>
          <w:color w:val="000000"/>
          <w:sz w:val="20"/>
          <w:szCs w:val="20"/>
          <w:cs/>
        </w:rPr>
        <w:t xml:space="preserve">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WHEN</w:t>
      </w:r>
      <w:r>
        <w:rPr>
          <w:rFonts w:ascii="Consolas" w:hAnsi="Consolas" w:cs="Consolas"/>
          <w:color w:val="000000"/>
          <w:sz w:val="20"/>
          <w:szCs w:val="20"/>
        </w:rPr>
        <w:t xml:space="preserve"> siov</w:t>
      </w:r>
      <w:r>
        <w:rPr>
          <w:rFonts w:ascii="Consolas" w:hAnsi="Consolas" w:cs="Angsana New"/>
          <w:color w:val="000000"/>
          <w:sz w:val="20"/>
          <w:szCs w:val="20"/>
          <w:cs/>
        </w:rPr>
        <w:t>.</w:t>
      </w:r>
      <w:r>
        <w:rPr>
          <w:rFonts w:ascii="Consolas" w:hAnsi="Consolas" w:cs="Consolas"/>
          <w:color w:val="000000"/>
          <w:sz w:val="20"/>
          <w:szCs w:val="20"/>
        </w:rPr>
        <w:t xml:space="preserve">label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is</w:t>
      </w:r>
      <w:r>
        <w:rPr>
          <w:rFonts w:ascii="Consolas" w:hAnsi="Consolas" w:cs="Angsana New"/>
          <w:color w:val="000000"/>
          <w:sz w:val="20"/>
          <w:szCs w:val="20"/>
          <w:cs/>
        </w:rPr>
        <w:t xml:space="preserve">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not</w:t>
      </w:r>
      <w:r>
        <w:rPr>
          <w:rFonts w:ascii="Consolas" w:hAnsi="Consolas" w:cs="Angsana New"/>
          <w:color w:val="000000"/>
          <w:sz w:val="20"/>
          <w:szCs w:val="20"/>
          <w:cs/>
        </w:rPr>
        <w:t xml:space="preserve">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 w:cs="Angsana New"/>
          <w:color w:val="000000"/>
          <w:sz w:val="20"/>
          <w:szCs w:val="20"/>
          <w:cs/>
        </w:rPr>
        <w:t xml:space="preserve">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THEN</w:t>
      </w:r>
      <w:r>
        <w:rPr>
          <w:rFonts w:ascii="Consolas" w:hAnsi="Consolas" w:cs="Angsana New"/>
          <w:color w:val="000000"/>
          <w:sz w:val="20"/>
          <w:szCs w:val="20"/>
          <w:cs/>
        </w:rPr>
        <w:t xml:space="preserve"> (</w:t>
      </w:r>
    </w:p>
    <w:p w:rsidR="00E148E3" w:rsidP="00056B41" w:rsidRDefault="00E148E3" w14:paraId="595A54AE" w14:textId="5E0259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Angsana New"/>
          <w:color w:val="000000"/>
          <w:sz w:val="20"/>
          <w:szCs w:val="20"/>
          <w:cs/>
        </w:rPr>
        <w:t xml:space="preserve">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case</w:t>
      </w:r>
      <w:r>
        <w:rPr>
          <w:rFonts w:ascii="Consolas" w:hAnsi="Consolas" w:cs="Angsana New"/>
          <w:color w:val="000000"/>
          <w:sz w:val="20"/>
          <w:szCs w:val="20"/>
          <w:cs/>
        </w:rPr>
        <w:t xml:space="preserve">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WHEN</w:t>
      </w:r>
      <w:r>
        <w:rPr>
          <w:rFonts w:ascii="Consolas" w:hAnsi="Consolas" w:cs="Consolas"/>
          <w:color w:val="000000"/>
          <w:sz w:val="20"/>
          <w:szCs w:val="20"/>
        </w:rPr>
        <w:t xml:space="preserve"> siov</w:t>
      </w:r>
      <w:r>
        <w:rPr>
          <w:rFonts w:ascii="Consolas" w:hAnsi="Consolas" w:cs="Angsana New"/>
          <w:color w:val="000000"/>
          <w:sz w:val="20"/>
          <w:szCs w:val="20"/>
          <w:cs/>
        </w:rPr>
        <w:t>.</w:t>
      </w:r>
      <w:r>
        <w:rPr>
          <w:rFonts w:ascii="Consolas" w:hAnsi="Consolas" w:cs="Consolas"/>
          <w:color w:val="000000"/>
          <w:sz w:val="20"/>
          <w:szCs w:val="20"/>
        </w:rPr>
        <w:t xml:space="preserve">display_name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is</w:t>
      </w:r>
      <w:r>
        <w:rPr>
          <w:rFonts w:ascii="Consolas" w:hAnsi="Consolas" w:cs="Angsana New"/>
          <w:color w:val="000000"/>
          <w:sz w:val="20"/>
          <w:szCs w:val="20"/>
          <w:cs/>
        </w:rPr>
        <w:t xml:space="preserve">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not</w:t>
      </w:r>
      <w:r>
        <w:rPr>
          <w:rFonts w:ascii="Consolas" w:hAnsi="Consolas" w:cs="Angsana New"/>
          <w:color w:val="000000"/>
          <w:sz w:val="20"/>
          <w:szCs w:val="20"/>
          <w:cs/>
        </w:rPr>
        <w:t xml:space="preserve">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 w:cs="Angsana New"/>
          <w:color w:val="000000"/>
          <w:sz w:val="20"/>
          <w:szCs w:val="20"/>
          <w:cs/>
        </w:rPr>
        <w:t xml:space="preserve">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then</w:t>
      </w:r>
      <w:r>
        <w:rPr>
          <w:rFonts w:ascii="Consolas" w:hAnsi="Consolas" w:cs="Consolas"/>
          <w:color w:val="000000"/>
          <w:sz w:val="20"/>
          <w:szCs w:val="20"/>
        </w:rPr>
        <w:t xml:space="preserve"> STRING_AGG</w:t>
      </w:r>
      <w:r>
        <w:rPr>
          <w:rFonts w:ascii="Consolas" w:hAnsi="Consolas" w:cs="Angsana New"/>
          <w:color w:val="000000"/>
          <w:sz w:val="20"/>
          <w:szCs w:val="20"/>
          <w:cs/>
        </w:rPr>
        <w:t>(</w:t>
      </w:r>
      <w:r>
        <w:rPr>
          <w:rFonts w:ascii="Consolas" w:hAnsi="Consolas" w:cs="Consolas"/>
          <w:color w:val="000000"/>
          <w:sz w:val="20"/>
          <w:szCs w:val="20"/>
        </w:rPr>
        <w:t>siov</w:t>
      </w:r>
      <w:r>
        <w:rPr>
          <w:rFonts w:ascii="Consolas" w:hAnsi="Consolas" w:cs="Angsana New"/>
          <w:color w:val="000000"/>
          <w:sz w:val="20"/>
          <w:szCs w:val="20"/>
          <w:cs/>
        </w:rPr>
        <w:t>.</w:t>
      </w:r>
      <w:r>
        <w:rPr>
          <w:rFonts w:ascii="Consolas" w:hAnsi="Consolas" w:cs="Consolas"/>
          <w:color w:val="000000"/>
          <w:sz w:val="20"/>
          <w:szCs w:val="20"/>
        </w:rPr>
        <w:t xml:space="preserve">display_name || </w:t>
      </w:r>
      <w:r>
        <w:rPr>
          <w:rFonts w:ascii="Consolas" w:hAnsi="Consolas" w:cs="Consolas"/>
          <w:color w:val="008000"/>
          <w:sz w:val="20"/>
          <w:szCs w:val="20"/>
        </w:rPr>
        <w:t xml:space="preserve">' </w:t>
      </w:r>
      <w:r>
        <w:rPr>
          <w:rFonts w:ascii="Consolas" w:hAnsi="Consolas" w:cs="Angsana New"/>
          <w:color w:val="008000"/>
          <w:sz w:val="20"/>
          <w:szCs w:val="20"/>
          <w:cs/>
        </w:rPr>
        <w:t xml:space="preserve">: </w:t>
      </w:r>
      <w:r>
        <w:rPr>
          <w:rFonts w:ascii="Consolas" w:hAnsi="Consolas" w:cs="Consolas"/>
          <w:color w:val="008000"/>
          <w:sz w:val="20"/>
          <w:szCs w:val="20"/>
        </w:rPr>
        <w:t>'</w:t>
      </w:r>
      <w:r>
        <w:rPr>
          <w:rFonts w:ascii="Consolas" w:hAnsi="Consolas" w:cs="Consolas"/>
          <w:color w:val="000000"/>
          <w:sz w:val="20"/>
          <w:szCs w:val="20"/>
        </w:rPr>
        <w:t xml:space="preserve"> || siov</w:t>
      </w:r>
      <w:r>
        <w:rPr>
          <w:rFonts w:ascii="Consolas" w:hAnsi="Consolas" w:cs="Angsana New"/>
          <w:color w:val="000000"/>
          <w:sz w:val="20"/>
          <w:szCs w:val="20"/>
          <w:cs/>
        </w:rPr>
        <w:t>.</w:t>
      </w:r>
      <w:r>
        <w:rPr>
          <w:rFonts w:ascii="Consolas" w:hAnsi="Consolas" w:cs="Consolas"/>
          <w:color w:val="000000"/>
          <w:sz w:val="20"/>
          <w:szCs w:val="20"/>
        </w:rPr>
        <w:t xml:space="preserve">label || </w:t>
      </w:r>
      <w:r>
        <w:rPr>
          <w:rFonts w:ascii="Consolas" w:hAnsi="Consolas" w:cs="Consolas"/>
          <w:color w:val="008000"/>
          <w:sz w:val="20"/>
          <w:szCs w:val="20"/>
        </w:rPr>
        <w:t xml:space="preserve">' </w:t>
      </w:r>
      <w:r>
        <w:rPr>
          <w:rFonts w:ascii="Consolas" w:hAnsi="Consolas" w:cs="Angsana New"/>
          <w:color w:val="008000"/>
          <w:sz w:val="20"/>
          <w:szCs w:val="20"/>
          <w:cs/>
        </w:rPr>
        <w:t>(</w:t>
      </w:r>
      <w:r>
        <w:rPr>
          <w:rFonts w:ascii="Consolas" w:hAnsi="Consolas" w:cs="Consolas"/>
          <w:color w:val="008000"/>
          <w:sz w:val="20"/>
          <w:szCs w:val="20"/>
        </w:rPr>
        <w:t>'</w:t>
      </w:r>
      <w:r>
        <w:rPr>
          <w:rFonts w:ascii="Consolas" w:hAnsi="Consolas" w:cs="Consolas"/>
          <w:color w:val="000000"/>
          <w:sz w:val="20"/>
          <w:szCs w:val="20"/>
        </w:rPr>
        <w:t xml:space="preserve"> || si</w:t>
      </w:r>
      <w:r>
        <w:rPr>
          <w:rFonts w:ascii="Consolas" w:hAnsi="Consolas" w:cs="Angsana New"/>
          <w:color w:val="000000"/>
          <w:sz w:val="20"/>
          <w:szCs w:val="20"/>
          <w:cs/>
        </w:rPr>
        <w:t>.</w:t>
      </w:r>
      <w:r>
        <w:rPr>
          <w:rFonts w:ascii="Consolas" w:hAnsi="Consolas" w:cs="Consolas"/>
          <w:color w:val="000000"/>
          <w:sz w:val="20"/>
          <w:szCs w:val="20"/>
        </w:rPr>
        <w:t xml:space="preserve">sku || </w:t>
      </w:r>
      <w:r>
        <w:rPr>
          <w:rFonts w:ascii="Consolas" w:hAnsi="Consolas" w:cs="Consolas"/>
          <w:color w:val="008000"/>
          <w:sz w:val="20"/>
          <w:szCs w:val="20"/>
        </w:rPr>
        <w:t>'</w:t>
      </w:r>
      <w:r>
        <w:rPr>
          <w:rFonts w:ascii="Consolas" w:hAnsi="Consolas" w:cs="Angsana New"/>
          <w:color w:val="008000"/>
          <w:sz w:val="20"/>
          <w:szCs w:val="20"/>
          <w:cs/>
        </w:rPr>
        <w:t>)</w:t>
      </w:r>
      <w:r>
        <w:rPr>
          <w:rFonts w:ascii="Consolas" w:hAnsi="Consolas" w:cs="Consolas"/>
          <w:color w:val="008000"/>
          <w:sz w:val="20"/>
          <w:szCs w:val="20"/>
        </w:rPr>
        <w:t>'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008000"/>
          <w:sz w:val="20"/>
          <w:szCs w:val="20"/>
        </w:rPr>
        <w:t>', '</w:t>
      </w:r>
      <w:r>
        <w:rPr>
          <w:rFonts w:ascii="Consolas" w:hAnsi="Consolas" w:cs="Angsana New"/>
          <w:color w:val="000000"/>
          <w:sz w:val="20"/>
          <w:szCs w:val="20"/>
          <w:cs/>
        </w:rPr>
        <w:t xml:space="preserve">) </w:t>
      </w:r>
    </w:p>
    <w:p w:rsidR="00E148E3" w:rsidP="00056B41" w:rsidRDefault="00E148E3" w14:paraId="796F8B9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Angsana New"/>
          <w:color w:val="000000"/>
          <w:sz w:val="20"/>
          <w:szCs w:val="20"/>
          <w:cs/>
        </w:rPr>
        <w:t xml:space="preserve">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else</w:t>
      </w:r>
      <w:r>
        <w:rPr>
          <w:rFonts w:ascii="Consolas" w:hAnsi="Consolas" w:cs="Consolas"/>
          <w:color w:val="000000"/>
          <w:sz w:val="20"/>
          <w:szCs w:val="20"/>
        </w:rPr>
        <w:t xml:space="preserve"> STRING_AGG</w:t>
      </w:r>
      <w:r>
        <w:rPr>
          <w:rFonts w:ascii="Consolas" w:hAnsi="Consolas" w:cs="Angsana New"/>
          <w:color w:val="000000"/>
          <w:sz w:val="20"/>
          <w:szCs w:val="20"/>
          <w:cs/>
        </w:rPr>
        <w:t>(</w:t>
      </w:r>
      <w:r>
        <w:rPr>
          <w:rFonts w:ascii="Consolas" w:hAnsi="Consolas" w:cs="Consolas"/>
          <w:color w:val="000000"/>
          <w:sz w:val="20"/>
          <w:szCs w:val="20"/>
        </w:rPr>
        <w:t>siov</w:t>
      </w:r>
      <w:r>
        <w:rPr>
          <w:rFonts w:ascii="Consolas" w:hAnsi="Consolas" w:cs="Angsana New"/>
          <w:color w:val="000000"/>
          <w:sz w:val="20"/>
          <w:szCs w:val="20"/>
          <w:cs/>
        </w:rPr>
        <w:t>.</w:t>
      </w:r>
      <w:r>
        <w:rPr>
          <w:rFonts w:ascii="Consolas" w:hAnsi="Consolas" w:cs="Consolas"/>
          <w:color w:val="000000"/>
          <w:sz w:val="20"/>
          <w:szCs w:val="20"/>
        </w:rPr>
        <w:t xml:space="preserve">label || </w:t>
      </w:r>
      <w:r>
        <w:rPr>
          <w:rFonts w:ascii="Consolas" w:hAnsi="Consolas" w:cs="Consolas"/>
          <w:color w:val="008000"/>
          <w:sz w:val="20"/>
          <w:szCs w:val="20"/>
        </w:rPr>
        <w:t xml:space="preserve">' </w:t>
      </w:r>
      <w:r>
        <w:rPr>
          <w:rFonts w:ascii="Consolas" w:hAnsi="Consolas" w:cs="Angsana New"/>
          <w:color w:val="008000"/>
          <w:sz w:val="20"/>
          <w:szCs w:val="20"/>
          <w:cs/>
        </w:rPr>
        <w:t>(</w:t>
      </w:r>
      <w:r>
        <w:rPr>
          <w:rFonts w:ascii="Consolas" w:hAnsi="Consolas" w:cs="Consolas"/>
          <w:color w:val="008000"/>
          <w:sz w:val="20"/>
          <w:szCs w:val="20"/>
        </w:rPr>
        <w:t>'</w:t>
      </w:r>
      <w:r>
        <w:rPr>
          <w:rFonts w:ascii="Consolas" w:hAnsi="Consolas" w:cs="Consolas"/>
          <w:color w:val="000000"/>
          <w:sz w:val="20"/>
          <w:szCs w:val="20"/>
        </w:rPr>
        <w:t xml:space="preserve"> || si</w:t>
      </w:r>
      <w:r>
        <w:rPr>
          <w:rFonts w:ascii="Consolas" w:hAnsi="Consolas" w:cs="Angsana New"/>
          <w:color w:val="000000"/>
          <w:sz w:val="20"/>
          <w:szCs w:val="20"/>
          <w:cs/>
        </w:rPr>
        <w:t>.</w:t>
      </w:r>
      <w:r>
        <w:rPr>
          <w:rFonts w:ascii="Consolas" w:hAnsi="Consolas" w:cs="Consolas"/>
          <w:color w:val="000000"/>
          <w:sz w:val="20"/>
          <w:szCs w:val="20"/>
        </w:rPr>
        <w:t xml:space="preserve">sku || </w:t>
      </w:r>
      <w:r>
        <w:rPr>
          <w:rFonts w:ascii="Consolas" w:hAnsi="Consolas" w:cs="Consolas"/>
          <w:color w:val="008000"/>
          <w:sz w:val="20"/>
          <w:szCs w:val="20"/>
        </w:rPr>
        <w:t>'</w:t>
      </w:r>
      <w:r>
        <w:rPr>
          <w:rFonts w:ascii="Consolas" w:hAnsi="Consolas" w:cs="Angsana New"/>
          <w:color w:val="008000"/>
          <w:sz w:val="20"/>
          <w:szCs w:val="20"/>
          <w:cs/>
        </w:rPr>
        <w:t>)</w:t>
      </w:r>
      <w:r>
        <w:rPr>
          <w:rFonts w:ascii="Consolas" w:hAnsi="Consolas" w:cs="Consolas"/>
          <w:color w:val="008000"/>
          <w:sz w:val="20"/>
          <w:szCs w:val="20"/>
        </w:rPr>
        <w:t>'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008000"/>
          <w:sz w:val="20"/>
          <w:szCs w:val="20"/>
        </w:rPr>
        <w:t>', '</w:t>
      </w:r>
      <w:r>
        <w:rPr>
          <w:rFonts w:ascii="Consolas" w:hAnsi="Consolas" w:cs="Angsana New"/>
          <w:color w:val="000000"/>
          <w:sz w:val="20"/>
          <w:szCs w:val="20"/>
          <w:cs/>
        </w:rPr>
        <w:t xml:space="preserve">)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end</w:t>
      </w:r>
    </w:p>
    <w:p w:rsidR="00E148E3" w:rsidP="00056B41" w:rsidRDefault="00E148E3" w14:paraId="6653D56F" w14:textId="474A63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Angsana New"/>
          <w:color w:val="000000"/>
          <w:sz w:val="20"/>
          <w:szCs w:val="20"/>
          <w:cs/>
        </w:rPr>
        <w:t xml:space="preserve"> )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else</w:t>
      </w:r>
      <w:r>
        <w:rPr>
          <w:rFonts w:ascii="Consolas" w:hAnsi="Consolas" w:cs="Consolas"/>
          <w:color w:val="000000"/>
          <w:sz w:val="20"/>
          <w:szCs w:val="20"/>
        </w:rPr>
        <w:t xml:space="preserve"> STRING_AGG</w:t>
      </w:r>
      <w:r>
        <w:rPr>
          <w:rFonts w:ascii="Consolas" w:hAnsi="Consolas" w:cs="Angsana New"/>
          <w:color w:val="000000"/>
          <w:sz w:val="20"/>
          <w:szCs w:val="20"/>
          <w:cs/>
        </w:rPr>
        <w:t>(</w:t>
      </w:r>
      <w:r>
        <w:rPr>
          <w:rFonts w:ascii="Consolas" w:hAnsi="Consolas" w:cs="Consolas"/>
          <w:color w:val="000000"/>
          <w:sz w:val="20"/>
          <w:szCs w:val="20"/>
        </w:rPr>
        <w:t>siov</w:t>
      </w:r>
      <w:r>
        <w:rPr>
          <w:rFonts w:ascii="Consolas" w:hAnsi="Consolas" w:cs="Angsana New"/>
          <w:color w:val="000000"/>
          <w:sz w:val="20"/>
          <w:szCs w:val="20"/>
          <w:cs/>
        </w:rPr>
        <w:t>.</w:t>
      </w:r>
      <w:r>
        <w:rPr>
          <w:rFonts w:ascii="Consolas" w:hAnsi="Consolas" w:cs="Consolas"/>
          <w:color w:val="000000"/>
          <w:sz w:val="20"/>
          <w:szCs w:val="20"/>
        </w:rPr>
        <w:t xml:space="preserve">display_name , </w:t>
      </w:r>
      <w:r>
        <w:rPr>
          <w:rFonts w:ascii="Consolas" w:hAnsi="Consolas" w:cs="Consolas"/>
          <w:color w:val="008000"/>
          <w:sz w:val="20"/>
          <w:szCs w:val="20"/>
        </w:rPr>
        <w:t>', '</w:t>
      </w:r>
      <w:r>
        <w:rPr>
          <w:rFonts w:ascii="Consolas" w:hAnsi="Consolas" w:cs="Angsana New"/>
          <w:color w:val="000000"/>
          <w:sz w:val="20"/>
          <w:szCs w:val="20"/>
          <w:cs/>
        </w:rPr>
        <w:t xml:space="preserve">)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end</w:t>
      </w:r>
      <w:r>
        <w:rPr>
          <w:rFonts w:ascii="Consolas" w:hAnsi="Consolas" w:cs="Angsana New"/>
          <w:color w:val="000000"/>
          <w:sz w:val="20"/>
          <w:szCs w:val="20"/>
          <w:cs/>
        </w:rPr>
        <w:t xml:space="preserve">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as</w:t>
      </w:r>
      <w:r>
        <w:rPr>
          <w:rFonts w:ascii="Consolas" w:hAnsi="Consolas" w:cs="Consolas"/>
          <w:color w:val="000000"/>
          <w:sz w:val="20"/>
          <w:szCs w:val="20"/>
        </w:rPr>
        <w:t xml:space="preserve"> displayName</w:t>
      </w:r>
    </w:p>
    <w:p w:rsidR="00E148E3" w:rsidP="003E5FFD" w:rsidRDefault="00E148E3" w14:paraId="392FF41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Angsana New"/>
          <w:color w:val="000000"/>
          <w:sz w:val="20"/>
          <w:szCs w:val="20"/>
          <w:cs/>
        </w:rPr>
        <w:t xml:space="preserve">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from</w:t>
      </w:r>
      <w:r>
        <w:rPr>
          <w:rFonts w:ascii="Consolas" w:hAnsi="Consolas" w:cs="Consolas"/>
          <w:color w:val="000000"/>
          <w:sz w:val="20"/>
          <w:szCs w:val="20"/>
        </w:rPr>
        <w:t xml:space="preserve"> sgl_product sp </w:t>
      </w:r>
    </w:p>
    <w:p w:rsidR="00E148E3" w:rsidP="003E5FFD" w:rsidRDefault="00E148E3" w14:paraId="7FB3FE5A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Angsana New"/>
          <w:color w:val="000000"/>
          <w:sz w:val="20"/>
          <w:szCs w:val="20"/>
          <w:cs/>
        </w:rPr>
        <w:t xml:space="preserve">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left</w:t>
      </w:r>
      <w:r>
        <w:rPr>
          <w:rFonts w:ascii="Consolas" w:hAnsi="Consolas" w:cs="Angsana New"/>
          <w:color w:val="000000"/>
          <w:sz w:val="20"/>
          <w:szCs w:val="20"/>
          <w:cs/>
        </w:rPr>
        <w:t xml:space="preserve">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join</w:t>
      </w:r>
      <w:r>
        <w:rPr>
          <w:rFonts w:ascii="Consolas" w:hAnsi="Consolas" w:cs="Consolas"/>
          <w:color w:val="000000"/>
          <w:sz w:val="20"/>
          <w:szCs w:val="20"/>
        </w:rPr>
        <w:t xml:space="preserve"> sgl_product_variants spv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on</w:t>
      </w:r>
      <w:r>
        <w:rPr>
          <w:rFonts w:ascii="Consolas" w:hAnsi="Consolas" w:cs="Consolas"/>
          <w:color w:val="000000"/>
          <w:sz w:val="20"/>
          <w:szCs w:val="20"/>
        </w:rPr>
        <w:t xml:space="preserve"> sp</w:t>
      </w:r>
      <w:r>
        <w:rPr>
          <w:rFonts w:ascii="Consolas" w:hAnsi="Consolas" w:cs="Angsana New"/>
          <w:color w:val="000000"/>
          <w:sz w:val="20"/>
          <w:szCs w:val="20"/>
          <w:cs/>
        </w:rPr>
        <w:t>.</w:t>
      </w:r>
      <w:r>
        <w:rPr>
          <w:rFonts w:ascii="Consolas" w:hAnsi="Consolas" w:cs="Consolas"/>
          <w:color w:val="000000"/>
          <w:sz w:val="20"/>
          <w:szCs w:val="20"/>
        </w:rPr>
        <w:t xml:space="preserve">id </w:t>
      </w:r>
      <w:r>
        <w:rPr>
          <w:rFonts w:ascii="Consolas" w:hAnsi="Consolas" w:cs="Angsana New"/>
          <w:color w:val="000000"/>
          <w:sz w:val="20"/>
          <w:szCs w:val="20"/>
          <w:cs/>
        </w:rPr>
        <w:t xml:space="preserve">= </w:t>
      </w:r>
      <w:r>
        <w:rPr>
          <w:rFonts w:ascii="Consolas" w:hAnsi="Consolas" w:cs="Consolas"/>
          <w:color w:val="000000"/>
          <w:sz w:val="20"/>
          <w:szCs w:val="20"/>
        </w:rPr>
        <w:t>spv</w:t>
      </w:r>
      <w:r>
        <w:rPr>
          <w:rFonts w:ascii="Consolas" w:hAnsi="Consolas" w:cs="Angsana New"/>
          <w:color w:val="000000"/>
          <w:sz w:val="20"/>
          <w:szCs w:val="20"/>
          <w:cs/>
        </w:rPr>
        <w:t>.</w:t>
      </w:r>
      <w:r>
        <w:rPr>
          <w:rFonts w:ascii="Consolas" w:hAnsi="Consolas" w:cs="Consolas"/>
          <w:color w:val="000000"/>
          <w:sz w:val="20"/>
          <w:szCs w:val="20"/>
        </w:rPr>
        <w:t>sgl_product_id</w:t>
      </w:r>
    </w:p>
    <w:p w:rsidR="00E148E3" w:rsidP="003E5FFD" w:rsidRDefault="00E148E3" w14:paraId="3731C765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Angsana New"/>
          <w:color w:val="000000"/>
          <w:sz w:val="20"/>
          <w:szCs w:val="20"/>
          <w:cs/>
        </w:rPr>
        <w:t xml:space="preserve">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left</w:t>
      </w:r>
      <w:r>
        <w:rPr>
          <w:rFonts w:ascii="Consolas" w:hAnsi="Consolas" w:cs="Angsana New"/>
          <w:color w:val="000000"/>
          <w:sz w:val="20"/>
          <w:szCs w:val="20"/>
          <w:cs/>
        </w:rPr>
        <w:t xml:space="preserve">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join</w:t>
      </w:r>
      <w:r>
        <w:rPr>
          <w:rFonts w:ascii="Consolas" w:hAnsi="Consolas" w:cs="Consolas"/>
          <w:color w:val="000000"/>
          <w:sz w:val="20"/>
          <w:szCs w:val="20"/>
        </w:rPr>
        <w:t xml:space="preserve"> sgl_inventories si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on</w:t>
      </w:r>
      <w:r>
        <w:rPr>
          <w:rFonts w:ascii="Consolas" w:hAnsi="Consolas" w:cs="Consolas"/>
          <w:color w:val="000000"/>
          <w:sz w:val="20"/>
          <w:szCs w:val="20"/>
        </w:rPr>
        <w:t xml:space="preserve"> si</w:t>
      </w:r>
      <w:r>
        <w:rPr>
          <w:rFonts w:ascii="Consolas" w:hAnsi="Consolas" w:cs="Angsana New"/>
          <w:color w:val="000000"/>
          <w:sz w:val="20"/>
          <w:szCs w:val="20"/>
          <w:cs/>
        </w:rPr>
        <w:t>.</w:t>
      </w:r>
      <w:r>
        <w:rPr>
          <w:rFonts w:ascii="Consolas" w:hAnsi="Consolas" w:cs="Consolas"/>
          <w:color w:val="000000"/>
          <w:sz w:val="20"/>
          <w:szCs w:val="20"/>
        </w:rPr>
        <w:t xml:space="preserve">sgl_product_variant_id </w:t>
      </w:r>
      <w:r>
        <w:rPr>
          <w:rFonts w:ascii="Consolas" w:hAnsi="Consolas" w:cs="Angsana New"/>
          <w:color w:val="000000"/>
          <w:sz w:val="20"/>
          <w:szCs w:val="20"/>
          <w:cs/>
        </w:rPr>
        <w:t xml:space="preserve">= </w:t>
      </w:r>
      <w:r>
        <w:rPr>
          <w:rFonts w:ascii="Consolas" w:hAnsi="Consolas" w:cs="Consolas"/>
          <w:color w:val="000000"/>
          <w:sz w:val="20"/>
          <w:szCs w:val="20"/>
        </w:rPr>
        <w:t>spv</w:t>
      </w:r>
      <w:r>
        <w:rPr>
          <w:rFonts w:ascii="Consolas" w:hAnsi="Consolas" w:cs="Angsana New"/>
          <w:color w:val="000000"/>
          <w:sz w:val="20"/>
          <w:szCs w:val="20"/>
          <w:cs/>
        </w:rPr>
        <w:t>.</w:t>
      </w:r>
      <w:r>
        <w:rPr>
          <w:rFonts w:ascii="Consolas" w:hAnsi="Consolas" w:cs="Consolas"/>
          <w:color w:val="000000"/>
          <w:sz w:val="20"/>
          <w:szCs w:val="20"/>
        </w:rPr>
        <w:t>id</w:t>
      </w:r>
    </w:p>
    <w:p w:rsidR="00E148E3" w:rsidP="003E5FFD" w:rsidRDefault="00E148E3" w14:paraId="0BBB3B8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Angsana New"/>
          <w:color w:val="000000"/>
          <w:sz w:val="20"/>
          <w:szCs w:val="20"/>
          <w:cs/>
        </w:rPr>
        <w:t xml:space="preserve">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left</w:t>
      </w:r>
      <w:r>
        <w:rPr>
          <w:rFonts w:ascii="Consolas" w:hAnsi="Consolas" w:cs="Angsana New"/>
          <w:color w:val="000000"/>
          <w:sz w:val="20"/>
          <w:szCs w:val="20"/>
          <w:cs/>
        </w:rPr>
        <w:t xml:space="preserve">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join</w:t>
      </w:r>
      <w:r>
        <w:rPr>
          <w:rFonts w:ascii="Consolas" w:hAnsi="Consolas" w:cs="Consolas"/>
          <w:color w:val="000000"/>
          <w:sz w:val="20"/>
          <w:szCs w:val="20"/>
        </w:rPr>
        <w:t xml:space="preserve"> sgl_inventories_option_values siov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on</w:t>
      </w:r>
      <w:r>
        <w:rPr>
          <w:rFonts w:ascii="Consolas" w:hAnsi="Consolas" w:cs="Consolas"/>
          <w:color w:val="000000"/>
          <w:sz w:val="20"/>
          <w:szCs w:val="20"/>
        </w:rPr>
        <w:t xml:space="preserve"> siov</w:t>
      </w:r>
      <w:r>
        <w:rPr>
          <w:rFonts w:ascii="Consolas" w:hAnsi="Consolas" w:cs="Angsana New"/>
          <w:color w:val="000000"/>
          <w:sz w:val="20"/>
          <w:szCs w:val="20"/>
          <w:cs/>
        </w:rPr>
        <w:t>.</w:t>
      </w:r>
      <w:r>
        <w:rPr>
          <w:rFonts w:ascii="Consolas" w:hAnsi="Consolas" w:cs="Consolas"/>
          <w:color w:val="000000"/>
          <w:sz w:val="20"/>
          <w:szCs w:val="20"/>
        </w:rPr>
        <w:t xml:space="preserve">sgl_inventories_id </w:t>
      </w:r>
      <w:r>
        <w:rPr>
          <w:rFonts w:ascii="Consolas" w:hAnsi="Consolas" w:cs="Angsana New"/>
          <w:color w:val="000000"/>
          <w:sz w:val="20"/>
          <w:szCs w:val="20"/>
          <w:cs/>
        </w:rPr>
        <w:t xml:space="preserve">= </w:t>
      </w:r>
      <w:r>
        <w:rPr>
          <w:rFonts w:ascii="Consolas" w:hAnsi="Consolas" w:cs="Consolas"/>
          <w:color w:val="000000"/>
          <w:sz w:val="20"/>
          <w:szCs w:val="20"/>
        </w:rPr>
        <w:t>si</w:t>
      </w:r>
      <w:r>
        <w:rPr>
          <w:rFonts w:ascii="Consolas" w:hAnsi="Consolas" w:cs="Angsana New"/>
          <w:color w:val="000000"/>
          <w:sz w:val="20"/>
          <w:szCs w:val="20"/>
          <w:cs/>
        </w:rPr>
        <w:t>.</w:t>
      </w:r>
      <w:r>
        <w:rPr>
          <w:rFonts w:ascii="Consolas" w:hAnsi="Consolas" w:cs="Consolas"/>
          <w:color w:val="000000"/>
          <w:sz w:val="20"/>
          <w:szCs w:val="20"/>
        </w:rPr>
        <w:t xml:space="preserve">id </w:t>
      </w:r>
    </w:p>
    <w:p w:rsidR="00E148E3" w:rsidP="003E5FFD" w:rsidRDefault="00E148E3" w14:paraId="28E812C6" w14:textId="73D7CF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800000"/>
          <w:sz w:val="20"/>
          <w:szCs w:val="20"/>
        </w:rPr>
        <w:t>where</w:t>
      </w:r>
      <w:r>
        <w:rPr>
          <w:rFonts w:ascii="Consolas" w:hAnsi="Consolas" w:cs="Consolas"/>
          <w:color w:val="000000"/>
          <w:sz w:val="20"/>
          <w:szCs w:val="20"/>
        </w:rPr>
        <w:t xml:space="preserve"> sp</w:t>
      </w:r>
      <w:r>
        <w:rPr>
          <w:rFonts w:ascii="Consolas" w:hAnsi="Consolas" w:cs="Angsana New"/>
          <w:color w:val="000000"/>
          <w:sz w:val="20"/>
          <w:szCs w:val="20"/>
          <w:cs/>
        </w:rPr>
        <w:t>.</w:t>
      </w:r>
      <w:r>
        <w:rPr>
          <w:rFonts w:ascii="Consolas" w:hAnsi="Consolas" w:cs="Consolas"/>
          <w:b/>
          <w:bCs/>
          <w:color w:val="000080"/>
          <w:sz w:val="20"/>
          <w:szCs w:val="20"/>
        </w:rPr>
        <w:t>name</w:t>
      </w:r>
      <w:r>
        <w:rPr>
          <w:rFonts w:ascii="Consolas" w:hAnsi="Consolas" w:cs="Angsana New"/>
          <w:color w:val="000000"/>
          <w:sz w:val="20"/>
          <w:szCs w:val="20"/>
          <w:cs/>
        </w:rPr>
        <w:t xml:space="preserve"> = :</w:t>
      </w:r>
      <w:r>
        <w:rPr>
          <w:rFonts w:ascii="Consolas" w:hAnsi="Consolas" w:cs="Consolas"/>
          <w:color w:val="000000"/>
          <w:sz w:val="20"/>
          <w:szCs w:val="20"/>
        </w:rPr>
        <w:t>productName</w:t>
      </w:r>
    </w:p>
    <w:p w:rsidR="00E148E3" w:rsidP="003E5FFD" w:rsidRDefault="00E148E3" w14:paraId="7C1FA46D" w14:textId="6A24F026">
      <w:pPr>
        <w:pStyle w:val="CommentText"/>
      </w:pPr>
      <w:r>
        <w:rPr>
          <w:rFonts w:ascii="Consolas" w:hAnsi="Consolas" w:cs="Consolas"/>
          <w:b/>
          <w:bCs/>
          <w:color w:val="800000"/>
          <w:szCs w:val="20"/>
        </w:rPr>
        <w:t>group</w:t>
      </w:r>
      <w:r>
        <w:rPr>
          <w:rFonts w:ascii="Consolas" w:hAnsi="Consolas" w:cs="Angsana New"/>
          <w:color w:val="000000"/>
          <w:szCs w:val="20"/>
          <w:cs/>
        </w:rPr>
        <w:t xml:space="preserve"> </w:t>
      </w:r>
      <w:r>
        <w:rPr>
          <w:rFonts w:ascii="Consolas" w:hAnsi="Consolas" w:cs="Consolas"/>
          <w:b/>
          <w:bCs/>
          <w:color w:val="800000"/>
          <w:szCs w:val="20"/>
        </w:rPr>
        <w:t>by</w:t>
      </w:r>
      <w:r>
        <w:rPr>
          <w:rFonts w:ascii="Consolas" w:hAnsi="Consolas" w:cs="Consolas"/>
          <w:color w:val="000000"/>
          <w:szCs w:val="20"/>
        </w:rPr>
        <w:t xml:space="preserve"> sp</w:t>
      </w:r>
      <w:r>
        <w:rPr>
          <w:rFonts w:ascii="Consolas" w:hAnsi="Consolas" w:cs="Angsana New"/>
          <w:color w:val="000000"/>
          <w:szCs w:val="20"/>
          <w:cs/>
        </w:rPr>
        <w:t>.</w:t>
      </w:r>
      <w:r>
        <w:rPr>
          <w:rFonts w:ascii="Consolas" w:hAnsi="Consolas" w:cs="Consolas"/>
          <w:color w:val="000000"/>
          <w:szCs w:val="20"/>
        </w:rPr>
        <w:t>id, sp</w:t>
      </w:r>
      <w:r>
        <w:rPr>
          <w:rFonts w:ascii="Consolas" w:hAnsi="Consolas" w:cs="Angsana New"/>
          <w:color w:val="000000"/>
          <w:szCs w:val="20"/>
          <w:cs/>
        </w:rPr>
        <w:t>.</w:t>
      </w:r>
      <w:r>
        <w:rPr>
          <w:rFonts w:ascii="Consolas" w:hAnsi="Consolas" w:cs="Consolas"/>
          <w:b/>
          <w:bCs/>
          <w:color w:val="000080"/>
          <w:szCs w:val="20"/>
        </w:rPr>
        <w:t>name</w:t>
      </w:r>
      <w:r>
        <w:rPr>
          <w:rFonts w:ascii="Consolas" w:hAnsi="Consolas" w:cs="Consolas"/>
          <w:color w:val="000000"/>
          <w:szCs w:val="20"/>
        </w:rPr>
        <w:t>, siov</w:t>
      </w:r>
      <w:r>
        <w:rPr>
          <w:rFonts w:ascii="Consolas" w:hAnsi="Consolas" w:cs="Angsana New"/>
          <w:color w:val="000000"/>
          <w:szCs w:val="20"/>
          <w:cs/>
        </w:rPr>
        <w:t>.</w:t>
      </w:r>
      <w:r>
        <w:rPr>
          <w:rFonts w:ascii="Consolas" w:hAnsi="Consolas" w:cs="Consolas"/>
          <w:b/>
          <w:bCs/>
          <w:color w:val="800000"/>
          <w:szCs w:val="20"/>
        </w:rPr>
        <w:t>label</w:t>
      </w:r>
      <w:r>
        <w:rPr>
          <w:rFonts w:ascii="Consolas" w:hAnsi="Consolas" w:cs="Consolas"/>
          <w:color w:val="000000"/>
          <w:szCs w:val="20"/>
        </w:rPr>
        <w:t>, siov</w:t>
      </w:r>
      <w:r>
        <w:rPr>
          <w:rFonts w:ascii="Consolas" w:hAnsi="Consolas" w:cs="Angsana New"/>
          <w:color w:val="000000"/>
          <w:szCs w:val="20"/>
          <w:cs/>
        </w:rPr>
        <w:t>.</w:t>
      </w:r>
      <w:r>
        <w:rPr>
          <w:rFonts w:ascii="Consolas" w:hAnsi="Consolas" w:cs="Consolas"/>
          <w:color w:val="000000"/>
          <w:szCs w:val="20"/>
        </w:rPr>
        <w:t>display_name, si</w:t>
      </w:r>
      <w:r>
        <w:rPr>
          <w:rFonts w:ascii="Consolas" w:hAnsi="Consolas" w:cs="Angsana New"/>
          <w:color w:val="000000"/>
          <w:szCs w:val="20"/>
          <w:cs/>
        </w:rPr>
        <w:t>.</w:t>
      </w:r>
      <w:r>
        <w:rPr>
          <w:rFonts w:ascii="Consolas" w:hAnsi="Consolas" w:cs="Consolas"/>
          <w:color w:val="000000"/>
          <w:szCs w:val="20"/>
        </w:rPr>
        <w:t>sku</w:t>
      </w:r>
    </w:p>
  </w:comment>
  <w:comment w:initials="WG" w:author="Wiwat Glinboon" w:date="2020-10-15T11:14:00Z" w:id="34">
    <w:p w:rsidR="00E148E3" w:rsidP="00FC1919" w:rsidRDefault="00E148E3" w14:paraId="31D00BCA" w14:textId="77777777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sz w:val="20"/>
          <w:szCs w:val="20"/>
        </w:rPr>
      </w:pPr>
      <w:r>
        <w:rPr>
          <w:rStyle w:val="CommentReference"/>
        </w:rPr>
        <w:annotationRef/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SELECT</w:t>
      </w:r>
      <w:r>
        <w:rPr>
          <w:rFonts w:ascii="Consolas" w:hAnsi="Consolas" w:cs="Consolas"/>
          <w:color w:val="000000"/>
          <w:sz w:val="20"/>
          <w:szCs w:val="20"/>
        </w:rPr>
        <w:t xml:space="preserve"> channel_name,f</w:t>
      </w:r>
      <w:r>
        <w:rPr>
          <w:rFonts w:ascii="Consolas" w:hAnsi="Consolas" w:cs="Angsana New"/>
          <w:color w:val="000000"/>
          <w:sz w:val="20"/>
          <w:szCs w:val="20"/>
          <w:cs/>
        </w:rPr>
        <w:t>.</w:t>
      </w:r>
      <w:r>
        <w:rPr>
          <w:rFonts w:ascii="Consolas" w:hAnsi="Consolas" w:cs="Consolas"/>
          <w:color w:val="000000"/>
          <w:sz w:val="20"/>
          <w:szCs w:val="20"/>
        </w:rPr>
        <w:t>fee_exc_vat,f</w:t>
      </w:r>
      <w:r>
        <w:rPr>
          <w:rFonts w:ascii="Consolas" w:hAnsi="Consolas" w:cs="Angsana New"/>
          <w:color w:val="000000"/>
          <w:sz w:val="20"/>
          <w:szCs w:val="20"/>
          <w:cs/>
        </w:rPr>
        <w:t>.</w:t>
      </w:r>
      <w:r>
        <w:rPr>
          <w:rFonts w:ascii="Consolas" w:hAnsi="Consolas" w:cs="Consolas"/>
          <w:color w:val="000000"/>
          <w:sz w:val="20"/>
          <w:szCs w:val="20"/>
        </w:rPr>
        <w:t xml:space="preserve">fee_inc_vat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FROM</w:t>
      </w:r>
      <w:r>
        <w:rPr>
          <w:rFonts w:ascii="Consolas" w:hAnsi="Consolas" w:cs="Consolas"/>
          <w:color w:val="000000"/>
          <w:sz w:val="20"/>
          <w:szCs w:val="20"/>
        </w:rPr>
        <w:t xml:space="preserve"> public</w:t>
      </w:r>
      <w:r>
        <w:rPr>
          <w:rFonts w:ascii="Consolas" w:hAnsi="Consolas" w:cs="Angsana New"/>
          <w:color w:val="000000"/>
          <w:sz w:val="20"/>
          <w:szCs w:val="20"/>
          <w:cs/>
        </w:rPr>
        <w:t>.</w:t>
      </w:r>
      <w:r>
        <w:rPr>
          <w:rFonts w:ascii="Consolas" w:hAnsi="Consolas" w:cs="Consolas"/>
          <w:color w:val="000000"/>
          <w:sz w:val="20"/>
          <w:szCs w:val="20"/>
        </w:rPr>
        <w:t>change_promotion_channel_config c</w:t>
      </w:r>
    </w:p>
    <w:p w:rsidR="00E148E3" w:rsidP="009B1C9B" w:rsidRDefault="00E148E3" w14:paraId="1561184E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800000"/>
          <w:sz w:val="20"/>
          <w:szCs w:val="20"/>
        </w:rPr>
        <w:t>join</w:t>
      </w:r>
      <w:r>
        <w:rPr>
          <w:rFonts w:ascii="Consolas" w:hAnsi="Consolas" w:cs="Consolas"/>
          <w:color w:val="000000"/>
          <w:sz w:val="20"/>
          <w:szCs w:val="20"/>
        </w:rPr>
        <w:t xml:space="preserve"> change_promotion_channel_fee_config f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on</w:t>
      </w:r>
      <w:r>
        <w:rPr>
          <w:rFonts w:ascii="Consolas" w:hAnsi="Consolas" w:cs="Consolas"/>
          <w:color w:val="000000"/>
          <w:sz w:val="20"/>
          <w:szCs w:val="20"/>
        </w:rPr>
        <w:t xml:space="preserve"> f</w:t>
      </w:r>
      <w:r>
        <w:rPr>
          <w:rFonts w:ascii="Consolas" w:hAnsi="Consolas" w:cs="Angsana New"/>
          <w:color w:val="000000"/>
          <w:sz w:val="20"/>
          <w:szCs w:val="20"/>
          <w:cs/>
        </w:rPr>
        <w:t>.</w:t>
      </w:r>
      <w:r>
        <w:rPr>
          <w:rFonts w:ascii="Consolas" w:hAnsi="Consolas" w:cs="Consolas"/>
          <w:color w:val="000000"/>
          <w:sz w:val="20"/>
          <w:szCs w:val="20"/>
        </w:rPr>
        <w:t xml:space="preserve">change_promotion_channel_config_row_id </w:t>
      </w:r>
      <w:r>
        <w:rPr>
          <w:rFonts w:ascii="Consolas" w:hAnsi="Consolas" w:cs="Angsana New"/>
          <w:color w:val="000000"/>
          <w:sz w:val="20"/>
          <w:szCs w:val="20"/>
          <w:cs/>
        </w:rPr>
        <w:t xml:space="preserve">= </w:t>
      </w:r>
      <w:r>
        <w:rPr>
          <w:rFonts w:ascii="Consolas" w:hAnsi="Consolas" w:cs="Consolas"/>
          <w:color w:val="000000"/>
          <w:sz w:val="20"/>
          <w:szCs w:val="20"/>
        </w:rPr>
        <w:t>c</w:t>
      </w:r>
      <w:r>
        <w:rPr>
          <w:rFonts w:ascii="Consolas" w:hAnsi="Consolas" w:cs="Angsana New"/>
          <w:color w:val="000000"/>
          <w:sz w:val="20"/>
          <w:szCs w:val="20"/>
          <w:cs/>
        </w:rPr>
        <w:t>.</w:t>
      </w:r>
      <w:r>
        <w:rPr>
          <w:rFonts w:ascii="Consolas" w:hAnsi="Consolas" w:cs="Consolas"/>
          <w:color w:val="000000"/>
          <w:sz w:val="20"/>
          <w:szCs w:val="20"/>
        </w:rPr>
        <w:t>row_id</w:t>
      </w:r>
    </w:p>
    <w:p w:rsidR="00E148E3" w:rsidP="009B1C9B" w:rsidRDefault="00E148E3" w14:paraId="48EE2C9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800000"/>
          <w:sz w:val="20"/>
          <w:szCs w:val="20"/>
        </w:rPr>
        <w:t>where</w:t>
      </w:r>
      <w:r>
        <w:rPr>
          <w:rFonts w:ascii="Consolas" w:hAnsi="Consolas" w:cs="Consolas"/>
          <w:color w:val="000000"/>
          <w:sz w:val="20"/>
          <w:szCs w:val="20"/>
        </w:rPr>
        <w:t xml:space="preserve"> c</w:t>
      </w:r>
      <w:r>
        <w:rPr>
          <w:rFonts w:ascii="Consolas" w:hAnsi="Consolas" w:cs="Angsana New"/>
          <w:color w:val="000000"/>
          <w:sz w:val="20"/>
          <w:szCs w:val="20"/>
          <w:cs/>
        </w:rPr>
        <w:t>.</w:t>
      </w:r>
      <w:r>
        <w:rPr>
          <w:rFonts w:ascii="Consolas" w:hAnsi="Consolas" w:cs="Consolas"/>
          <w:color w:val="000000"/>
          <w:sz w:val="20"/>
          <w:szCs w:val="20"/>
        </w:rPr>
        <w:t xml:space="preserve">default_flag </w:t>
      </w:r>
      <w:r>
        <w:rPr>
          <w:rFonts w:ascii="Consolas" w:hAnsi="Consolas" w:cs="Angsana New"/>
          <w:color w:val="000000"/>
          <w:sz w:val="20"/>
          <w:szCs w:val="20"/>
          <w:cs/>
        </w:rPr>
        <w:t xml:space="preserve">= </w:t>
      </w:r>
      <w:r>
        <w:rPr>
          <w:rFonts w:ascii="Consolas" w:hAnsi="Consolas" w:cs="Consolas"/>
          <w:color w:val="008000"/>
          <w:sz w:val="20"/>
          <w:szCs w:val="20"/>
        </w:rPr>
        <w:t>'Yes'</w:t>
      </w:r>
    </w:p>
    <w:p w:rsidR="00E148E3" w:rsidP="009B1C9B" w:rsidRDefault="00E148E3" w14:paraId="7431AF4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800000"/>
          <w:sz w:val="20"/>
          <w:szCs w:val="20"/>
        </w:rPr>
        <w:t>and</w:t>
      </w:r>
      <w:r>
        <w:rPr>
          <w:rFonts w:ascii="Consolas" w:hAnsi="Consolas" w:cs="Consolas"/>
          <w:color w:val="000000"/>
          <w:sz w:val="20"/>
          <w:szCs w:val="20"/>
        </w:rPr>
        <w:t xml:space="preserve"> c</w:t>
      </w:r>
      <w:r>
        <w:rPr>
          <w:rFonts w:ascii="Consolas" w:hAnsi="Consolas" w:cs="Angsana New"/>
          <w:color w:val="000000"/>
          <w:sz w:val="20"/>
          <w:szCs w:val="20"/>
          <w:cs/>
        </w:rPr>
        <w:t>.</w:t>
      </w:r>
      <w:r>
        <w:rPr>
          <w:rFonts w:ascii="Consolas" w:hAnsi="Consolas" w:cs="Consolas"/>
          <w:color w:val="000000"/>
          <w:sz w:val="20"/>
          <w:szCs w:val="20"/>
        </w:rPr>
        <w:t xml:space="preserve">status </w:t>
      </w:r>
      <w:r>
        <w:rPr>
          <w:rFonts w:ascii="Consolas" w:hAnsi="Consolas" w:cs="Angsana New"/>
          <w:color w:val="000000"/>
          <w:sz w:val="20"/>
          <w:szCs w:val="20"/>
          <w:cs/>
        </w:rPr>
        <w:t xml:space="preserve">= </w:t>
      </w:r>
      <w:r>
        <w:rPr>
          <w:rFonts w:ascii="Consolas" w:hAnsi="Consolas" w:cs="Consolas"/>
          <w:color w:val="008000"/>
          <w:sz w:val="20"/>
          <w:szCs w:val="20"/>
        </w:rPr>
        <w:t>'Active'</w:t>
      </w:r>
    </w:p>
    <w:p w:rsidR="00E148E3" w:rsidP="009B1C9B" w:rsidRDefault="00E148E3" w14:paraId="0D9A71FE" w14:textId="311D9AB2">
      <w:pPr>
        <w:pStyle w:val="CommentText"/>
      </w:pPr>
      <w:r>
        <w:rPr>
          <w:rFonts w:ascii="Consolas" w:hAnsi="Consolas" w:cs="Consolas"/>
          <w:b/>
          <w:bCs/>
          <w:color w:val="800000"/>
          <w:szCs w:val="20"/>
        </w:rPr>
        <w:t>and</w:t>
      </w:r>
      <w:r>
        <w:rPr>
          <w:rFonts w:ascii="Consolas" w:hAnsi="Consolas" w:cs="Consolas"/>
          <w:color w:val="000000"/>
          <w:szCs w:val="20"/>
        </w:rPr>
        <w:t xml:space="preserve"> f</w:t>
      </w:r>
      <w:r>
        <w:rPr>
          <w:rFonts w:ascii="Consolas" w:hAnsi="Consolas" w:cs="Angsana New"/>
          <w:color w:val="000000"/>
          <w:szCs w:val="20"/>
          <w:cs/>
        </w:rPr>
        <w:t>.</w:t>
      </w:r>
      <w:r>
        <w:rPr>
          <w:rFonts w:ascii="Consolas" w:hAnsi="Consolas" w:cs="Consolas"/>
          <w:color w:val="000000"/>
          <w:szCs w:val="20"/>
        </w:rPr>
        <w:t xml:space="preserve">charge_type </w:t>
      </w:r>
      <w:r>
        <w:rPr>
          <w:rFonts w:ascii="Consolas" w:hAnsi="Consolas" w:cs="Angsana New"/>
          <w:color w:val="000000"/>
          <w:szCs w:val="20"/>
          <w:cs/>
        </w:rPr>
        <w:t xml:space="preserve">= </w:t>
      </w:r>
      <w:r>
        <w:rPr>
          <w:rFonts w:ascii="Consolas" w:hAnsi="Consolas" w:cs="Consolas"/>
          <w:color w:val="008000"/>
          <w:szCs w:val="20"/>
        </w:rPr>
        <w:t>'Pre</w:t>
      </w:r>
      <w:r>
        <w:rPr>
          <w:rFonts w:ascii="Consolas" w:hAnsi="Consolas" w:cs="Angsana New"/>
          <w:color w:val="008000"/>
          <w:szCs w:val="20"/>
          <w:cs/>
        </w:rPr>
        <w:t>-</w:t>
      </w:r>
      <w:r>
        <w:rPr>
          <w:rFonts w:ascii="Consolas" w:hAnsi="Consolas" w:cs="Consolas"/>
          <w:color w:val="008000"/>
          <w:szCs w:val="20"/>
        </w:rPr>
        <w:t>paid'</w:t>
      </w:r>
    </w:p>
  </w:comment>
  <w:comment w:initials="NN" w:author="Nattawat Nawasakulbanjong" w:date="2021-01-12T12:06:00Z" w:id="35">
    <w:p w:rsidR="00E148E3" w:rsidP="006752B6" w:rsidRDefault="00E148E3" w14:paraId="3E17F8FF" w14:textId="77777777">
      <w:pPr>
        <w:pStyle w:val="CommentText"/>
      </w:pPr>
      <w:r>
        <w:rPr>
          <w:rStyle w:val="CommentReference"/>
        </w:rPr>
        <w:annotationRef/>
      </w:r>
      <w:r>
        <w:t>select distinct</w:t>
      </w:r>
      <w:r>
        <w:rPr>
          <w:rFonts w:cs="CordiaUPC"/>
          <w:szCs w:val="20"/>
          <w:cs/>
        </w:rPr>
        <w:t>(</w:t>
      </w:r>
      <w:r>
        <w:t>b</w:t>
      </w:r>
      <w:r>
        <w:rPr>
          <w:rFonts w:cs="CordiaUPC"/>
          <w:szCs w:val="20"/>
          <w:cs/>
        </w:rPr>
        <w:t>.</w:t>
      </w:r>
      <w:r>
        <w:t>display_val</w:t>
      </w:r>
      <w:r>
        <w:rPr>
          <w:rFonts w:cs="CordiaUPC"/>
          <w:szCs w:val="20"/>
          <w:cs/>
        </w:rPr>
        <w:t xml:space="preserve">) </w:t>
      </w:r>
      <w:r>
        <w:t>as region</w:t>
      </w:r>
    </w:p>
    <w:p w:rsidR="00E148E3" w:rsidP="006752B6" w:rsidRDefault="00E148E3" w14:paraId="38B83703" w14:textId="77777777">
      <w:pPr>
        <w:pStyle w:val="CommentText"/>
      </w:pPr>
      <w:r>
        <w:t>from sff_cfg_lov a,sff_cfg_lov b</w:t>
      </w:r>
    </w:p>
    <w:p w:rsidR="00E148E3" w:rsidP="006752B6" w:rsidRDefault="00E148E3" w14:paraId="0E2348E8" w14:textId="77777777">
      <w:pPr>
        <w:pStyle w:val="CommentText"/>
      </w:pPr>
      <w:r>
        <w:t>where a</w:t>
      </w:r>
      <w:r>
        <w:rPr>
          <w:rFonts w:cs="CordiaUPC"/>
          <w:szCs w:val="20"/>
          <w:cs/>
        </w:rPr>
        <w:t>.</w:t>
      </w:r>
      <w:r>
        <w:t>lov_type like '</w:t>
      </w:r>
      <w:r>
        <w:rPr>
          <w:rFonts w:cs="CordiaUPC"/>
          <w:szCs w:val="20"/>
          <w:cs/>
        </w:rPr>
        <w:t>%</w:t>
      </w:r>
      <w:r>
        <w:t>PROVINCE</w:t>
      </w:r>
      <w:r>
        <w:rPr>
          <w:rFonts w:cs="CordiaUPC"/>
          <w:szCs w:val="20"/>
          <w:cs/>
        </w:rPr>
        <w:t>%</w:t>
      </w:r>
      <w:r>
        <w:t>'</w:t>
      </w:r>
    </w:p>
    <w:p w:rsidR="00E148E3" w:rsidP="006752B6" w:rsidRDefault="00E148E3" w14:paraId="7AB0A573" w14:textId="77777777">
      <w:pPr>
        <w:pStyle w:val="CommentText"/>
      </w:pPr>
      <w:r>
        <w:t>and a</w:t>
      </w:r>
      <w:r>
        <w:rPr>
          <w:rFonts w:cs="CordiaUPC"/>
          <w:szCs w:val="20"/>
          <w:cs/>
        </w:rPr>
        <w:t>.</w:t>
      </w:r>
      <w:r>
        <w:t>lov_val</w:t>
      </w:r>
      <w:r>
        <w:rPr>
          <w:rFonts w:cs="Cordia New"/>
          <w:cs/>
        </w:rPr>
        <w:t xml:space="preserve">1 = </w:t>
      </w:r>
      <w:r>
        <w:t>'THA'</w:t>
      </w:r>
    </w:p>
    <w:p w:rsidR="00E148E3" w:rsidP="006752B6" w:rsidRDefault="00E148E3" w14:paraId="65C81D51" w14:textId="77777777">
      <w:pPr>
        <w:pStyle w:val="CommentText"/>
      </w:pPr>
      <w:r>
        <w:t>and a</w:t>
      </w:r>
      <w:r>
        <w:rPr>
          <w:rFonts w:cs="CordiaUPC"/>
          <w:szCs w:val="20"/>
          <w:cs/>
        </w:rPr>
        <w:t>.</w:t>
      </w:r>
      <w:r>
        <w:t>lov_val</w:t>
      </w:r>
      <w:r>
        <w:rPr>
          <w:rFonts w:cs="Cordia New"/>
          <w:cs/>
        </w:rPr>
        <w:t>5</w:t>
      </w:r>
      <w:r>
        <w:t xml:space="preserve"> is not null</w:t>
      </w:r>
    </w:p>
    <w:p w:rsidR="00E148E3" w:rsidP="006752B6" w:rsidRDefault="00E148E3" w14:paraId="4919A609" w14:textId="77777777">
      <w:pPr>
        <w:pStyle w:val="CommentText"/>
      </w:pPr>
      <w:r>
        <w:t>and a</w:t>
      </w:r>
      <w:r>
        <w:rPr>
          <w:rFonts w:cs="CordiaUPC"/>
          <w:szCs w:val="20"/>
          <w:cs/>
        </w:rPr>
        <w:t>.</w:t>
      </w:r>
      <w:r>
        <w:t>lov_val</w:t>
      </w:r>
      <w:r>
        <w:rPr>
          <w:rFonts w:cs="Cordia New"/>
          <w:cs/>
        </w:rPr>
        <w:t xml:space="preserve">5 = </w:t>
      </w:r>
      <w:r>
        <w:t>b</w:t>
      </w:r>
      <w:r>
        <w:rPr>
          <w:rFonts w:cs="CordiaUPC"/>
          <w:szCs w:val="20"/>
          <w:cs/>
        </w:rPr>
        <w:t>.</w:t>
      </w:r>
      <w:r>
        <w:t>lov_name</w:t>
      </w:r>
    </w:p>
    <w:p w:rsidR="00E148E3" w:rsidP="006752B6" w:rsidRDefault="00E148E3" w14:paraId="7803798A" w14:textId="77777777">
      <w:pPr>
        <w:pStyle w:val="CommentText"/>
      </w:pPr>
      <w:r>
        <w:rPr>
          <w:rFonts w:cs="Cordia New"/>
          <w:cs/>
        </w:rPr>
        <w:t>--</w:t>
      </w:r>
      <w:r>
        <w:t>and b</w:t>
      </w:r>
      <w:r>
        <w:rPr>
          <w:rFonts w:cs="CordiaUPC"/>
          <w:szCs w:val="20"/>
          <w:cs/>
        </w:rPr>
        <w:t>.</w:t>
      </w:r>
      <w:r>
        <w:t>lov_val</w:t>
      </w:r>
      <w:r>
        <w:rPr>
          <w:rFonts w:cs="Cordia New"/>
          <w:cs/>
        </w:rPr>
        <w:t>1</w:t>
      </w:r>
      <w:r>
        <w:t xml:space="preserve"> is null</w:t>
      </w:r>
    </w:p>
    <w:p w:rsidR="00E148E3" w:rsidP="006752B6" w:rsidRDefault="00E148E3" w14:paraId="385A8DE8" w14:textId="77777777">
      <w:pPr>
        <w:pStyle w:val="CommentText"/>
      </w:pPr>
      <w:r>
        <w:t>and b</w:t>
      </w:r>
      <w:r>
        <w:rPr>
          <w:rFonts w:cs="CordiaUPC"/>
          <w:szCs w:val="20"/>
          <w:cs/>
        </w:rPr>
        <w:t>.</w:t>
      </w:r>
      <w:r>
        <w:t xml:space="preserve">lov_type </w:t>
      </w:r>
      <w:r>
        <w:rPr>
          <w:rFonts w:cs="CordiaUPC"/>
          <w:szCs w:val="20"/>
          <w:cs/>
        </w:rPr>
        <w:t xml:space="preserve">= </w:t>
      </w:r>
      <w:r>
        <w:t>'REGION'</w:t>
      </w:r>
    </w:p>
    <w:p w:rsidR="00E148E3" w:rsidP="006752B6" w:rsidRDefault="00E148E3" w14:paraId="0502D0FB" w14:textId="77777777">
      <w:pPr>
        <w:pStyle w:val="CommentText"/>
      </w:pPr>
      <w:r>
        <w:t>and b</w:t>
      </w:r>
      <w:r>
        <w:rPr>
          <w:rFonts w:cs="CordiaUPC"/>
          <w:szCs w:val="20"/>
          <w:cs/>
        </w:rPr>
        <w:t>.</w:t>
      </w:r>
      <w:r>
        <w:t>lov_val</w:t>
      </w:r>
      <w:r>
        <w:rPr>
          <w:rFonts w:cs="Cordia New"/>
          <w:cs/>
        </w:rPr>
        <w:t>1</w:t>
      </w:r>
      <w:r>
        <w:t xml:space="preserve"> &lt;&gt; 'Chai nat Fixedline'</w:t>
      </w:r>
    </w:p>
    <w:p w:rsidR="00E148E3" w:rsidP="006752B6" w:rsidRDefault="00E148E3" w14:paraId="5817DC8A" w14:textId="77777777">
      <w:pPr>
        <w:pStyle w:val="CommentText"/>
      </w:pPr>
      <w:r>
        <w:t>and b</w:t>
      </w:r>
      <w:r>
        <w:rPr>
          <w:rFonts w:cs="CordiaUPC"/>
          <w:szCs w:val="20"/>
          <w:cs/>
        </w:rPr>
        <w:t>.</w:t>
      </w:r>
      <w:r>
        <w:t>lov_val</w:t>
      </w:r>
      <w:r>
        <w:rPr>
          <w:rFonts w:cs="Cordia New"/>
          <w:cs/>
        </w:rPr>
        <w:t>1</w:t>
      </w:r>
      <w:r>
        <w:t xml:space="preserve"> &lt;&gt; 'Satun Fixedline'</w:t>
      </w:r>
    </w:p>
    <w:p w:rsidR="00E148E3" w:rsidP="006752B6" w:rsidRDefault="00E148E3" w14:paraId="26746C2E" w14:textId="77777777">
      <w:pPr>
        <w:pStyle w:val="CommentText"/>
      </w:pPr>
      <w:r>
        <w:t>and b</w:t>
      </w:r>
      <w:r>
        <w:rPr>
          <w:rFonts w:cs="CordiaUPC"/>
          <w:szCs w:val="20"/>
          <w:cs/>
        </w:rPr>
        <w:t>.</w:t>
      </w:r>
      <w:r>
        <w:t>lov_val</w:t>
      </w:r>
      <w:r>
        <w:rPr>
          <w:rFonts w:cs="Cordia New"/>
          <w:cs/>
        </w:rPr>
        <w:t>1</w:t>
      </w:r>
      <w:r>
        <w:t xml:space="preserve"> &lt;&gt; 'Suratthani Fixedline'</w:t>
      </w:r>
    </w:p>
    <w:p w:rsidR="00E148E3" w:rsidP="006752B6" w:rsidRDefault="00E148E3" w14:paraId="5B66F694" w14:textId="77777777">
      <w:pPr>
        <w:pStyle w:val="CommentText"/>
      </w:pPr>
      <w:r>
        <w:t>order by b</w:t>
      </w:r>
      <w:r>
        <w:rPr>
          <w:rFonts w:cs="CordiaUPC"/>
          <w:szCs w:val="20"/>
          <w:cs/>
        </w:rPr>
        <w:t>.</w:t>
      </w:r>
      <w:r>
        <w:t>display_val</w:t>
      </w:r>
    </w:p>
    <w:p w:rsidRPr="006752B6" w:rsidR="00E148E3" w:rsidP="006752B6" w:rsidRDefault="00E148E3" w14:paraId="52F6DB54" w14:textId="180E6BC0">
      <w:pPr>
        <w:pStyle w:val="CommentText"/>
      </w:pPr>
      <w:r>
        <w:t>;</w:t>
      </w:r>
    </w:p>
  </w:comment>
  <w:comment w:initials="NN" w:author="Nattawat Nawasakulbanjong" w:date="2021-01-12T12:06:00Z" w:id="36">
    <w:p w:rsidR="00E148E3" w:rsidP="006752B6" w:rsidRDefault="00E148E3" w14:paraId="104AF631" w14:textId="77777777">
      <w:pPr>
        <w:pStyle w:val="CommentText"/>
      </w:pPr>
      <w:r>
        <w:rPr>
          <w:rStyle w:val="CommentReference"/>
        </w:rPr>
        <w:annotationRef/>
      </w:r>
      <w:r>
        <w:t>select b</w:t>
      </w:r>
      <w:r>
        <w:rPr>
          <w:rFonts w:cs="CordiaUPC"/>
          <w:szCs w:val="20"/>
          <w:cs/>
        </w:rPr>
        <w:t>.</w:t>
      </w:r>
      <w:r>
        <w:t>display_val as region, a</w:t>
      </w:r>
      <w:r>
        <w:rPr>
          <w:rFonts w:cs="CordiaUPC"/>
          <w:szCs w:val="20"/>
          <w:cs/>
        </w:rPr>
        <w:t>.</w:t>
      </w:r>
      <w:r>
        <w:t>display_val as province</w:t>
      </w:r>
      <w:r>
        <w:rPr>
          <w:rFonts w:cs="CordiaUPC"/>
          <w:szCs w:val="20"/>
          <w:cs/>
        </w:rPr>
        <w:t>--</w:t>
      </w:r>
      <w:r>
        <w:t>,b</w:t>
      </w:r>
      <w:r>
        <w:rPr>
          <w:rFonts w:cs="CordiaUPC"/>
          <w:szCs w:val="20"/>
          <w:cs/>
        </w:rPr>
        <w:t>.</w:t>
      </w:r>
      <w:r>
        <w:t>lov_val1,a</w:t>
      </w:r>
      <w:r>
        <w:rPr>
          <w:rFonts w:cs="CordiaUPC"/>
          <w:szCs w:val="20"/>
          <w:cs/>
        </w:rPr>
        <w:t>.*</w:t>
      </w:r>
    </w:p>
    <w:p w:rsidR="00E148E3" w:rsidP="006752B6" w:rsidRDefault="00E148E3" w14:paraId="26D37C63" w14:textId="77777777">
      <w:pPr>
        <w:pStyle w:val="CommentText"/>
      </w:pPr>
      <w:r>
        <w:t>from sff_cfg_lov a,sff_cfg_lov b</w:t>
      </w:r>
    </w:p>
    <w:p w:rsidR="00E148E3" w:rsidP="006752B6" w:rsidRDefault="00E148E3" w14:paraId="1A57997D" w14:textId="77777777">
      <w:pPr>
        <w:pStyle w:val="CommentText"/>
      </w:pPr>
      <w:r>
        <w:t>where a</w:t>
      </w:r>
      <w:r>
        <w:rPr>
          <w:rFonts w:cs="CordiaUPC"/>
          <w:szCs w:val="20"/>
          <w:cs/>
        </w:rPr>
        <w:t>.</w:t>
      </w:r>
      <w:r>
        <w:t xml:space="preserve">lov_type </w:t>
      </w:r>
      <w:r>
        <w:rPr>
          <w:rFonts w:cs="CordiaUPC"/>
          <w:szCs w:val="20"/>
          <w:cs/>
        </w:rPr>
        <w:t xml:space="preserve">= </w:t>
      </w:r>
      <w:r>
        <w:t>'PROVINCE'</w:t>
      </w:r>
    </w:p>
    <w:p w:rsidR="00E148E3" w:rsidP="006752B6" w:rsidRDefault="00E148E3" w14:paraId="2DA81ABE" w14:textId="77777777">
      <w:pPr>
        <w:pStyle w:val="CommentText"/>
      </w:pPr>
      <w:r>
        <w:t>and a</w:t>
      </w:r>
      <w:r>
        <w:rPr>
          <w:rFonts w:cs="CordiaUPC"/>
          <w:szCs w:val="20"/>
          <w:cs/>
        </w:rPr>
        <w:t>.</w:t>
      </w:r>
      <w:r>
        <w:t xml:space="preserve">lov_val1 </w:t>
      </w:r>
      <w:r>
        <w:rPr>
          <w:rFonts w:cs="CordiaUPC"/>
          <w:szCs w:val="20"/>
          <w:cs/>
        </w:rPr>
        <w:t xml:space="preserve">= </w:t>
      </w:r>
      <w:r>
        <w:t>'ENG'</w:t>
      </w:r>
    </w:p>
    <w:p w:rsidR="00E148E3" w:rsidP="006752B6" w:rsidRDefault="00E148E3" w14:paraId="2516A5B2" w14:textId="77777777">
      <w:pPr>
        <w:pStyle w:val="CommentText"/>
      </w:pPr>
      <w:r>
        <w:t>and a</w:t>
      </w:r>
      <w:r>
        <w:rPr>
          <w:rFonts w:cs="CordiaUPC"/>
          <w:szCs w:val="20"/>
          <w:cs/>
        </w:rPr>
        <w:t>.</w:t>
      </w:r>
      <w:r>
        <w:t>lov_val5 is not null</w:t>
      </w:r>
    </w:p>
    <w:p w:rsidR="00E148E3" w:rsidP="006752B6" w:rsidRDefault="00E148E3" w14:paraId="70DF59C1" w14:textId="77777777">
      <w:pPr>
        <w:pStyle w:val="CommentText"/>
      </w:pPr>
      <w:r>
        <w:t>and a</w:t>
      </w:r>
      <w:r>
        <w:rPr>
          <w:rFonts w:cs="CordiaUPC"/>
          <w:szCs w:val="20"/>
          <w:cs/>
        </w:rPr>
        <w:t>.</w:t>
      </w:r>
      <w:r>
        <w:t xml:space="preserve">lov_val5 </w:t>
      </w:r>
      <w:r>
        <w:rPr>
          <w:rFonts w:cs="CordiaUPC"/>
          <w:szCs w:val="20"/>
          <w:cs/>
        </w:rPr>
        <w:t xml:space="preserve">= </w:t>
      </w:r>
      <w:r>
        <w:t>b</w:t>
      </w:r>
      <w:r>
        <w:rPr>
          <w:rFonts w:cs="CordiaUPC"/>
          <w:szCs w:val="20"/>
          <w:cs/>
        </w:rPr>
        <w:t>.</w:t>
      </w:r>
      <w:r>
        <w:t>lov_name</w:t>
      </w:r>
    </w:p>
    <w:p w:rsidR="00E148E3" w:rsidP="006752B6" w:rsidRDefault="00E148E3" w14:paraId="438334E1" w14:textId="77777777">
      <w:pPr>
        <w:pStyle w:val="CommentText"/>
      </w:pPr>
      <w:r>
        <w:rPr>
          <w:rFonts w:cs="CordiaUPC"/>
          <w:szCs w:val="20"/>
          <w:cs/>
        </w:rPr>
        <w:t>--</w:t>
      </w:r>
      <w:r>
        <w:t>and b</w:t>
      </w:r>
      <w:r>
        <w:rPr>
          <w:rFonts w:cs="CordiaUPC"/>
          <w:szCs w:val="20"/>
          <w:cs/>
        </w:rPr>
        <w:t>.</w:t>
      </w:r>
      <w:r>
        <w:t>lov_val1 is null</w:t>
      </w:r>
    </w:p>
    <w:p w:rsidR="00E148E3" w:rsidP="006752B6" w:rsidRDefault="00E148E3" w14:paraId="1B9067A5" w14:textId="77777777">
      <w:pPr>
        <w:pStyle w:val="CommentText"/>
      </w:pPr>
      <w:r>
        <w:t>and b</w:t>
      </w:r>
      <w:r>
        <w:rPr>
          <w:rFonts w:cs="CordiaUPC"/>
          <w:szCs w:val="20"/>
          <w:cs/>
        </w:rPr>
        <w:t>.</w:t>
      </w:r>
      <w:r>
        <w:t xml:space="preserve">lov_type </w:t>
      </w:r>
      <w:r>
        <w:rPr>
          <w:rFonts w:cs="CordiaUPC"/>
          <w:szCs w:val="20"/>
          <w:cs/>
        </w:rPr>
        <w:t xml:space="preserve">= </w:t>
      </w:r>
      <w:r>
        <w:t>'REGION'</w:t>
      </w:r>
    </w:p>
    <w:p w:rsidR="00E148E3" w:rsidP="006752B6" w:rsidRDefault="00E148E3" w14:paraId="0DE4D87F" w14:textId="77777777">
      <w:pPr>
        <w:pStyle w:val="CommentText"/>
      </w:pPr>
      <w:r>
        <w:t>and b</w:t>
      </w:r>
      <w:r>
        <w:rPr>
          <w:rFonts w:cs="CordiaUPC"/>
          <w:szCs w:val="20"/>
          <w:cs/>
        </w:rPr>
        <w:t>.</w:t>
      </w:r>
      <w:r>
        <w:t>lov_val1 &lt;&gt; 'Chai nat Fixedline'</w:t>
      </w:r>
    </w:p>
    <w:p w:rsidR="00E148E3" w:rsidP="006752B6" w:rsidRDefault="00E148E3" w14:paraId="1F52326A" w14:textId="77777777">
      <w:pPr>
        <w:pStyle w:val="CommentText"/>
      </w:pPr>
      <w:r>
        <w:t>and b</w:t>
      </w:r>
      <w:r>
        <w:rPr>
          <w:rFonts w:cs="CordiaUPC"/>
          <w:szCs w:val="20"/>
          <w:cs/>
        </w:rPr>
        <w:t>.</w:t>
      </w:r>
      <w:r>
        <w:t>lov_val1 &lt;&gt; 'Satun Fixedline'</w:t>
      </w:r>
    </w:p>
    <w:p w:rsidR="00E148E3" w:rsidP="006752B6" w:rsidRDefault="00E148E3" w14:paraId="2F64E1C7" w14:textId="77777777">
      <w:pPr>
        <w:pStyle w:val="CommentText"/>
      </w:pPr>
      <w:r>
        <w:t>and b</w:t>
      </w:r>
      <w:r>
        <w:rPr>
          <w:rFonts w:cs="CordiaUPC"/>
          <w:szCs w:val="20"/>
          <w:cs/>
        </w:rPr>
        <w:t>.</w:t>
      </w:r>
      <w:r>
        <w:t>lov_val1 &lt;&gt; 'Suratthani Fixedline'</w:t>
      </w:r>
    </w:p>
    <w:p w:rsidR="00E148E3" w:rsidP="006752B6" w:rsidRDefault="00E148E3" w14:paraId="4C365DE4" w14:textId="77777777">
      <w:pPr>
        <w:pStyle w:val="CommentText"/>
      </w:pPr>
      <w:r>
        <w:rPr>
          <w:rFonts w:cs="CordiaUPC"/>
          <w:szCs w:val="20"/>
          <w:cs/>
        </w:rPr>
        <w:t>--</w:t>
      </w:r>
      <w:r>
        <w:t>order by b</w:t>
      </w:r>
      <w:r>
        <w:rPr>
          <w:rFonts w:cs="CordiaUPC"/>
          <w:szCs w:val="20"/>
          <w:cs/>
        </w:rPr>
        <w:t>.</w:t>
      </w:r>
      <w:r>
        <w:t>display_val,a</w:t>
      </w:r>
      <w:r>
        <w:rPr>
          <w:rFonts w:cs="CordiaUPC"/>
          <w:szCs w:val="20"/>
          <w:cs/>
        </w:rPr>
        <w:t>.</w:t>
      </w:r>
      <w:r>
        <w:t>display_val</w:t>
      </w:r>
    </w:p>
    <w:p w:rsidR="00E148E3" w:rsidP="006752B6" w:rsidRDefault="00E148E3" w14:paraId="5CBCE26C" w14:textId="77777777">
      <w:pPr>
        <w:pStyle w:val="CommentText"/>
      </w:pPr>
      <w:r>
        <w:t>union all</w:t>
      </w:r>
    </w:p>
    <w:p w:rsidR="00E148E3" w:rsidP="006752B6" w:rsidRDefault="00E148E3" w14:paraId="554726F8" w14:textId="77777777">
      <w:pPr>
        <w:pStyle w:val="CommentText"/>
      </w:pPr>
      <w:r>
        <w:t>select 'LOWER SOUTH','Satun' from dual</w:t>
      </w:r>
    </w:p>
    <w:p w:rsidR="00E148E3" w:rsidP="006752B6" w:rsidRDefault="00E148E3" w14:paraId="25AEDADA" w14:textId="77777777">
      <w:pPr>
        <w:pStyle w:val="CommentText"/>
      </w:pPr>
      <w:r>
        <w:t>order by 1,2</w:t>
      </w:r>
    </w:p>
    <w:p w:rsidR="00E148E3" w:rsidP="006752B6" w:rsidRDefault="00E148E3" w14:paraId="429D3292" w14:textId="400EA01B">
      <w:pPr>
        <w:pStyle w:val="CommentText"/>
      </w:pPr>
      <w:r>
        <w:t>;</w:t>
      </w:r>
    </w:p>
  </w:comment>
  <w:comment w:initials="NN" w:author="Nattawat Nawasakulbanjong" w:date="2021-01-12T12:13:00Z" w:id="37">
    <w:p w:rsidR="00E148E3" w:rsidP="00C3475F" w:rsidRDefault="00E148E3" w14:paraId="581F2D75" w14:textId="77777777">
      <w:pPr>
        <w:pStyle w:val="CommentText"/>
      </w:pPr>
      <w:r>
        <w:rPr>
          <w:rStyle w:val="CommentReference"/>
        </w:rPr>
        <w:annotationRef/>
      </w:r>
      <w:r>
        <w:t>SELECT distinct a</w:t>
      </w:r>
      <w:r>
        <w:rPr>
          <w:rFonts w:cs="CordiaUPC"/>
          <w:szCs w:val="20"/>
          <w:cs/>
        </w:rPr>
        <w:t>.</w:t>
      </w:r>
      <w:r>
        <w:t>display_val as PROVINCE, b</w:t>
      </w:r>
      <w:r>
        <w:rPr>
          <w:rFonts w:cs="CordiaUPC"/>
          <w:szCs w:val="20"/>
          <w:cs/>
        </w:rPr>
        <w:t>.</w:t>
      </w:r>
      <w:r>
        <w:t>AMPHUR as AMPHUR</w:t>
      </w:r>
    </w:p>
    <w:p w:rsidR="00E148E3" w:rsidP="00C3475F" w:rsidRDefault="00E148E3" w14:paraId="3F1FBB91" w14:textId="77777777">
      <w:pPr>
        <w:pStyle w:val="CommentText"/>
      </w:pPr>
      <w:r>
        <w:t>from sff_cfg_lov a,sff_zipcode b</w:t>
      </w:r>
    </w:p>
    <w:p w:rsidR="00E148E3" w:rsidP="00C3475F" w:rsidRDefault="00E148E3" w14:paraId="3F6B9041" w14:textId="77777777">
      <w:pPr>
        <w:pStyle w:val="CommentText"/>
      </w:pPr>
      <w:r>
        <w:t>where a</w:t>
      </w:r>
      <w:r>
        <w:rPr>
          <w:rFonts w:cs="CordiaUPC"/>
          <w:szCs w:val="20"/>
          <w:cs/>
        </w:rPr>
        <w:t>.</w:t>
      </w:r>
      <w:r>
        <w:t>lov_type</w:t>
      </w:r>
      <w:r>
        <w:rPr>
          <w:rFonts w:cs="CordiaUPC"/>
          <w:szCs w:val="20"/>
          <w:cs/>
        </w:rPr>
        <w:t xml:space="preserve"> = </w:t>
      </w:r>
      <w:r>
        <w:t>'PROVINCE'</w:t>
      </w:r>
    </w:p>
    <w:p w:rsidR="00E148E3" w:rsidP="00C3475F" w:rsidRDefault="00E148E3" w14:paraId="1C89DAA4" w14:textId="77777777">
      <w:pPr>
        <w:pStyle w:val="CommentText"/>
      </w:pPr>
      <w:r>
        <w:t>and a</w:t>
      </w:r>
      <w:r>
        <w:rPr>
          <w:rFonts w:cs="CordiaUPC"/>
          <w:szCs w:val="20"/>
          <w:cs/>
        </w:rPr>
        <w:t>.</w:t>
      </w:r>
      <w:r>
        <w:t xml:space="preserve">lov_val1 </w:t>
      </w:r>
      <w:r>
        <w:rPr>
          <w:rFonts w:cs="CordiaUPC"/>
          <w:szCs w:val="20"/>
          <w:cs/>
        </w:rPr>
        <w:t xml:space="preserve">= </w:t>
      </w:r>
      <w:r>
        <w:t>'ENG'</w:t>
      </w:r>
    </w:p>
    <w:p w:rsidR="00E148E3" w:rsidP="00C3475F" w:rsidRDefault="00E148E3" w14:paraId="6F9594ED" w14:textId="77777777">
      <w:pPr>
        <w:pStyle w:val="CommentText"/>
      </w:pPr>
      <w:r>
        <w:t>and a</w:t>
      </w:r>
      <w:r>
        <w:rPr>
          <w:rFonts w:cs="CordiaUPC"/>
          <w:szCs w:val="20"/>
          <w:cs/>
        </w:rPr>
        <w:t>.</w:t>
      </w:r>
      <w:r>
        <w:t>lov_val5 is not null</w:t>
      </w:r>
    </w:p>
    <w:p w:rsidR="00E148E3" w:rsidP="00C3475F" w:rsidRDefault="00E148E3" w14:paraId="587F2FA6" w14:textId="77777777">
      <w:pPr>
        <w:pStyle w:val="CommentText"/>
      </w:pPr>
      <w:r>
        <w:t>AND b</w:t>
      </w:r>
      <w:r>
        <w:rPr>
          <w:rFonts w:cs="CordiaUPC"/>
          <w:szCs w:val="20"/>
          <w:cs/>
        </w:rPr>
        <w:t>.</w:t>
      </w:r>
      <w:r>
        <w:t xml:space="preserve">province </w:t>
      </w:r>
      <w:r>
        <w:rPr>
          <w:rFonts w:cs="CordiaUPC"/>
          <w:szCs w:val="20"/>
          <w:cs/>
        </w:rPr>
        <w:t xml:space="preserve">= </w:t>
      </w:r>
      <w:r>
        <w:t>a</w:t>
      </w:r>
      <w:r>
        <w:rPr>
          <w:rFonts w:cs="CordiaUPC"/>
          <w:szCs w:val="20"/>
          <w:cs/>
        </w:rPr>
        <w:t>.</w:t>
      </w:r>
      <w:r>
        <w:t>lov_name</w:t>
      </w:r>
    </w:p>
    <w:p w:rsidR="00E148E3" w:rsidP="00C3475F" w:rsidRDefault="00E148E3" w14:paraId="2253CE58" w14:textId="77777777">
      <w:pPr>
        <w:pStyle w:val="CommentText"/>
      </w:pPr>
      <w:r>
        <w:t>and b</w:t>
      </w:r>
      <w:r>
        <w:rPr>
          <w:rFonts w:cs="CordiaUPC"/>
          <w:szCs w:val="20"/>
          <w:cs/>
        </w:rPr>
        <w:t>.</w:t>
      </w:r>
      <w:r>
        <w:t xml:space="preserve">eng_flg </w:t>
      </w:r>
      <w:r>
        <w:rPr>
          <w:rFonts w:cs="CordiaUPC"/>
          <w:szCs w:val="20"/>
          <w:cs/>
        </w:rPr>
        <w:t xml:space="preserve">= </w:t>
      </w:r>
      <w:r>
        <w:t xml:space="preserve">'Y' </w:t>
      </w:r>
    </w:p>
    <w:p w:rsidR="00E148E3" w:rsidP="00C3475F" w:rsidRDefault="00E148E3" w14:paraId="041FD40C" w14:textId="77777777">
      <w:pPr>
        <w:pStyle w:val="CommentText"/>
      </w:pPr>
      <w:r>
        <w:t>AND b</w:t>
      </w:r>
      <w:r>
        <w:rPr>
          <w:rFonts w:cs="CordiaUPC"/>
          <w:szCs w:val="20"/>
          <w:cs/>
        </w:rPr>
        <w:t>.</w:t>
      </w:r>
      <w:r>
        <w:t xml:space="preserve">status_cd </w:t>
      </w:r>
      <w:r>
        <w:rPr>
          <w:rFonts w:cs="CordiaUPC"/>
          <w:szCs w:val="20"/>
          <w:cs/>
        </w:rPr>
        <w:t xml:space="preserve">= </w:t>
      </w:r>
      <w:r>
        <w:t>'Active'</w:t>
      </w:r>
    </w:p>
    <w:p w:rsidR="00E148E3" w:rsidP="00C3475F" w:rsidRDefault="00E148E3" w14:paraId="54168E2D" w14:textId="77777777">
      <w:pPr>
        <w:pStyle w:val="CommentText"/>
      </w:pPr>
      <w:r>
        <w:t>AND b</w:t>
      </w:r>
      <w:r>
        <w:rPr>
          <w:rFonts w:cs="CordiaUPC"/>
          <w:szCs w:val="20"/>
          <w:cs/>
        </w:rPr>
        <w:t>.</w:t>
      </w:r>
      <w:r>
        <w:t>AMPHUR NOT LIKE '</w:t>
      </w:r>
      <w:r>
        <w:rPr>
          <w:rFonts w:cs="CordiaUPC"/>
          <w:szCs w:val="20"/>
          <w:cs/>
        </w:rPr>
        <w:t>%(</w:t>
      </w:r>
      <w:r>
        <w:t>PO</w:t>
      </w:r>
      <w:r>
        <w:rPr>
          <w:rFonts w:cs="CordiaUPC"/>
          <w:szCs w:val="20"/>
          <w:cs/>
        </w:rPr>
        <w:t>.)</w:t>
      </w:r>
      <w:r>
        <w:t>'</w:t>
      </w:r>
    </w:p>
    <w:p w:rsidR="00E148E3" w:rsidP="00C3475F" w:rsidRDefault="00E148E3" w14:paraId="00592892" w14:textId="77777777">
      <w:pPr>
        <w:pStyle w:val="CommentText"/>
      </w:pPr>
      <w:r>
        <w:t>order by 1,2</w:t>
      </w:r>
    </w:p>
    <w:p w:rsidR="00E148E3" w:rsidP="00C3475F" w:rsidRDefault="00E148E3" w14:paraId="51914C42" w14:textId="777622CE">
      <w:pPr>
        <w:pStyle w:val="CommentText"/>
      </w:pPr>
      <w:r>
        <w:t>;</w:t>
      </w:r>
    </w:p>
  </w:comment>
  <w:comment w:initials="NN" w:author="Nattawat Nawasakulbanjong" w:date="2021-01-12T12:13:00Z" w:id="38">
    <w:p w:rsidR="00E148E3" w:rsidP="00C3475F" w:rsidRDefault="00E148E3" w14:paraId="616F7FEA" w14:textId="77777777">
      <w:pPr>
        <w:pStyle w:val="CommentText"/>
      </w:pPr>
      <w:r>
        <w:rPr>
          <w:rStyle w:val="CommentReference"/>
        </w:rPr>
        <w:annotationRef/>
      </w:r>
      <w:r>
        <w:t>SELECT distinct a</w:t>
      </w:r>
      <w:r>
        <w:rPr>
          <w:rFonts w:cs="CordiaUPC"/>
          <w:szCs w:val="20"/>
          <w:cs/>
        </w:rPr>
        <w:t>.</w:t>
      </w:r>
      <w:r>
        <w:t>display_val as PROVINCE, b</w:t>
      </w:r>
      <w:r>
        <w:rPr>
          <w:rFonts w:cs="CordiaUPC"/>
          <w:szCs w:val="20"/>
          <w:cs/>
        </w:rPr>
        <w:t>.</w:t>
      </w:r>
      <w:r>
        <w:t>AMPHUR as AMPHUR, b</w:t>
      </w:r>
      <w:r>
        <w:rPr>
          <w:rFonts w:cs="CordiaUPC"/>
          <w:szCs w:val="20"/>
          <w:cs/>
        </w:rPr>
        <w:t>.</w:t>
      </w:r>
      <w:r>
        <w:t>TUMBOL AS TUMBOL</w:t>
      </w:r>
    </w:p>
    <w:p w:rsidR="00E148E3" w:rsidP="00C3475F" w:rsidRDefault="00E148E3" w14:paraId="0D8B2B39" w14:textId="77777777">
      <w:pPr>
        <w:pStyle w:val="CommentText"/>
      </w:pPr>
      <w:r>
        <w:t>from sff_cfg_lov a,sff_zipcode b</w:t>
      </w:r>
    </w:p>
    <w:p w:rsidR="00E148E3" w:rsidP="00C3475F" w:rsidRDefault="00E148E3" w14:paraId="2F05DCCF" w14:textId="77777777">
      <w:pPr>
        <w:pStyle w:val="CommentText"/>
      </w:pPr>
      <w:r>
        <w:t>where a</w:t>
      </w:r>
      <w:r>
        <w:rPr>
          <w:rFonts w:cs="CordiaUPC"/>
          <w:szCs w:val="20"/>
          <w:cs/>
        </w:rPr>
        <w:t>.</w:t>
      </w:r>
      <w:r>
        <w:t xml:space="preserve">lov_type </w:t>
      </w:r>
      <w:r>
        <w:rPr>
          <w:rFonts w:cs="CordiaUPC"/>
          <w:szCs w:val="20"/>
          <w:cs/>
        </w:rPr>
        <w:t xml:space="preserve">= </w:t>
      </w:r>
      <w:r>
        <w:t>'PROVINCE'</w:t>
      </w:r>
    </w:p>
    <w:p w:rsidR="00E148E3" w:rsidP="00C3475F" w:rsidRDefault="00E148E3" w14:paraId="0EF4C665" w14:textId="77777777">
      <w:pPr>
        <w:pStyle w:val="CommentText"/>
      </w:pPr>
      <w:r>
        <w:t>and a</w:t>
      </w:r>
      <w:r>
        <w:rPr>
          <w:rFonts w:cs="CordiaUPC"/>
          <w:szCs w:val="20"/>
          <w:cs/>
        </w:rPr>
        <w:t>.</w:t>
      </w:r>
      <w:r>
        <w:t xml:space="preserve">lov_val1 </w:t>
      </w:r>
      <w:r>
        <w:rPr>
          <w:rFonts w:cs="CordiaUPC"/>
          <w:szCs w:val="20"/>
          <w:cs/>
        </w:rPr>
        <w:t xml:space="preserve">= </w:t>
      </w:r>
      <w:r>
        <w:t>'ENG'</w:t>
      </w:r>
    </w:p>
    <w:p w:rsidR="00E148E3" w:rsidP="00C3475F" w:rsidRDefault="00E148E3" w14:paraId="5F6BD852" w14:textId="77777777">
      <w:pPr>
        <w:pStyle w:val="CommentText"/>
      </w:pPr>
      <w:r>
        <w:t>and a</w:t>
      </w:r>
      <w:r>
        <w:rPr>
          <w:rFonts w:cs="CordiaUPC"/>
          <w:szCs w:val="20"/>
          <w:cs/>
        </w:rPr>
        <w:t>.</w:t>
      </w:r>
      <w:r>
        <w:t>lov_val5 is not null</w:t>
      </w:r>
    </w:p>
    <w:p w:rsidR="00E148E3" w:rsidP="00C3475F" w:rsidRDefault="00E148E3" w14:paraId="4756B481" w14:textId="77777777">
      <w:pPr>
        <w:pStyle w:val="CommentText"/>
      </w:pPr>
      <w:r>
        <w:t>AND b</w:t>
      </w:r>
      <w:r>
        <w:rPr>
          <w:rFonts w:cs="CordiaUPC"/>
          <w:szCs w:val="20"/>
          <w:cs/>
        </w:rPr>
        <w:t>.</w:t>
      </w:r>
      <w:r>
        <w:t xml:space="preserve">province </w:t>
      </w:r>
      <w:r>
        <w:rPr>
          <w:rFonts w:cs="CordiaUPC"/>
          <w:szCs w:val="20"/>
          <w:cs/>
        </w:rPr>
        <w:t xml:space="preserve">= </w:t>
      </w:r>
      <w:r>
        <w:t>a</w:t>
      </w:r>
      <w:r>
        <w:rPr>
          <w:rFonts w:cs="CordiaUPC"/>
          <w:szCs w:val="20"/>
          <w:cs/>
        </w:rPr>
        <w:t>.</w:t>
      </w:r>
      <w:r>
        <w:t>lov_name</w:t>
      </w:r>
    </w:p>
    <w:p w:rsidR="00E148E3" w:rsidP="00C3475F" w:rsidRDefault="00E148E3" w14:paraId="64579639" w14:textId="77777777">
      <w:pPr>
        <w:pStyle w:val="CommentText"/>
      </w:pPr>
      <w:r>
        <w:t>and b</w:t>
      </w:r>
      <w:r>
        <w:rPr>
          <w:rFonts w:cs="CordiaUPC"/>
          <w:szCs w:val="20"/>
          <w:cs/>
        </w:rPr>
        <w:t>.</w:t>
      </w:r>
      <w:r>
        <w:t xml:space="preserve">eng_flg </w:t>
      </w:r>
      <w:r>
        <w:rPr>
          <w:rFonts w:cs="CordiaUPC"/>
          <w:szCs w:val="20"/>
          <w:cs/>
        </w:rPr>
        <w:t xml:space="preserve">= </w:t>
      </w:r>
      <w:r>
        <w:t xml:space="preserve">'Y' </w:t>
      </w:r>
    </w:p>
    <w:p w:rsidR="00E148E3" w:rsidP="00C3475F" w:rsidRDefault="00E148E3" w14:paraId="0F2AEEFD" w14:textId="77777777">
      <w:pPr>
        <w:pStyle w:val="CommentText"/>
      </w:pPr>
      <w:r>
        <w:t>AND b</w:t>
      </w:r>
      <w:r>
        <w:rPr>
          <w:rFonts w:cs="CordiaUPC"/>
          <w:szCs w:val="20"/>
          <w:cs/>
        </w:rPr>
        <w:t>.</w:t>
      </w:r>
      <w:r>
        <w:t xml:space="preserve">status_cd </w:t>
      </w:r>
      <w:r>
        <w:rPr>
          <w:rFonts w:cs="CordiaUPC"/>
          <w:szCs w:val="20"/>
          <w:cs/>
        </w:rPr>
        <w:t xml:space="preserve">= </w:t>
      </w:r>
      <w:r>
        <w:t>'Active'</w:t>
      </w:r>
    </w:p>
    <w:p w:rsidR="00E148E3" w:rsidP="00C3475F" w:rsidRDefault="00E148E3" w14:paraId="7D1F110F" w14:textId="77777777">
      <w:pPr>
        <w:pStyle w:val="CommentText"/>
      </w:pPr>
      <w:r>
        <w:t>AND b</w:t>
      </w:r>
      <w:r>
        <w:rPr>
          <w:rFonts w:cs="CordiaUPC"/>
          <w:szCs w:val="20"/>
          <w:cs/>
        </w:rPr>
        <w:t>.</w:t>
      </w:r>
      <w:r>
        <w:t>AMPHUR NOT LIKE '</w:t>
      </w:r>
      <w:r>
        <w:rPr>
          <w:rFonts w:cs="CordiaUPC"/>
          <w:szCs w:val="20"/>
          <w:cs/>
        </w:rPr>
        <w:t>%(</w:t>
      </w:r>
      <w:r>
        <w:t>PO</w:t>
      </w:r>
      <w:r>
        <w:rPr>
          <w:rFonts w:cs="CordiaUPC"/>
          <w:szCs w:val="20"/>
          <w:cs/>
        </w:rPr>
        <w:t>.)</w:t>
      </w:r>
      <w:r>
        <w:t>'</w:t>
      </w:r>
    </w:p>
    <w:p w:rsidR="00E148E3" w:rsidP="00C3475F" w:rsidRDefault="00E148E3" w14:paraId="24897918" w14:textId="2BDE72A6">
      <w:pPr>
        <w:pStyle w:val="CommentText"/>
      </w:pPr>
      <w:r>
        <w:t>order by 1,2,3;</w:t>
      </w:r>
    </w:p>
  </w:comment>
  <w:comment w:initials="SKa" w:author="Suchanan Kotcha-art [2]" w:date="2024-02-09T14:29:00Z" w:id="39">
    <w:p w:rsidR="00E148E3" w:rsidP="00CA2D96" w:rsidRDefault="00E148E3" w14:paraId="50296109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>
        <w:rPr>
          <w:rStyle w:val="CommentReference"/>
        </w:rPr>
        <w:annotationRef/>
      </w:r>
      <w:r>
        <w:rPr>
          <w:rFonts w:ascii="Consolas" w:hAnsi="Consolas" w:cs="Consolas"/>
          <w:b/>
          <w:bCs/>
          <w:color w:val="800000"/>
          <w:sz w:val="16"/>
          <w:szCs w:val="16"/>
        </w:rPr>
        <w:t>select</w:t>
      </w:r>
      <w:r>
        <w:rPr>
          <w:rFonts w:ascii="Consolas" w:hAnsi="Consolas" w:cs="Consolas"/>
          <w:color w:val="000000"/>
          <w:sz w:val="16"/>
          <w:szCs w:val="16"/>
        </w:rPr>
        <w:t xml:space="preserve"> pfc</w:t>
      </w:r>
      <w:r>
        <w:rPr>
          <w:rFonts w:ascii="Consolas" w:hAnsi="Consolas" w:cs="Angsana New"/>
          <w:color w:val="000000"/>
          <w:sz w:val="16"/>
          <w:szCs w:val="16"/>
          <w:cs/>
        </w:rPr>
        <w:t>.</w:t>
      </w:r>
      <w:r>
        <w:rPr>
          <w:rFonts w:ascii="Consolas" w:hAnsi="Consolas" w:cs="Consolas"/>
          <w:color w:val="000000"/>
          <w:sz w:val="16"/>
          <w:szCs w:val="16"/>
        </w:rPr>
        <w:t>channel, pfv</w:t>
      </w:r>
      <w:r>
        <w:rPr>
          <w:rFonts w:ascii="Consolas" w:hAnsi="Consolas" w:cs="Angsana New"/>
          <w:color w:val="000000"/>
          <w:sz w:val="16"/>
          <w:szCs w:val="16"/>
          <w:cs/>
        </w:rPr>
        <w:t xml:space="preserve">.* </w:t>
      </w:r>
      <w:r>
        <w:rPr>
          <w:rFonts w:ascii="Consolas" w:hAnsi="Consolas" w:cs="Consolas"/>
          <w:b/>
          <w:bCs/>
          <w:color w:val="800000"/>
          <w:sz w:val="16"/>
          <w:szCs w:val="16"/>
        </w:rPr>
        <w:t>from</w:t>
      </w:r>
      <w:r>
        <w:rPr>
          <w:rFonts w:ascii="Consolas" w:hAnsi="Consolas" w:cs="Consolas"/>
          <w:color w:val="000000"/>
          <w:sz w:val="16"/>
          <w:szCs w:val="16"/>
        </w:rPr>
        <w:t xml:space="preserve"> po_fee_view pfv </w:t>
      </w:r>
    </w:p>
    <w:p w:rsidR="00E148E3" w:rsidP="00CA2D96" w:rsidRDefault="00E148E3" w14:paraId="5E7C86CF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b/>
          <w:bCs/>
          <w:color w:val="800000"/>
          <w:sz w:val="16"/>
          <w:szCs w:val="16"/>
        </w:rPr>
        <w:t>join</w:t>
      </w:r>
      <w:r>
        <w:rPr>
          <w:rFonts w:ascii="Consolas" w:hAnsi="Consolas" w:cs="Consolas"/>
          <w:color w:val="000000"/>
          <w:sz w:val="16"/>
          <w:szCs w:val="16"/>
        </w:rPr>
        <w:t xml:space="preserve"> po_fee_channel pfc </w:t>
      </w:r>
      <w:r>
        <w:rPr>
          <w:rFonts w:ascii="Consolas" w:hAnsi="Consolas" w:cs="Consolas"/>
          <w:b/>
          <w:bCs/>
          <w:color w:val="800000"/>
          <w:sz w:val="16"/>
          <w:szCs w:val="16"/>
        </w:rPr>
        <w:t>on</w:t>
      </w:r>
      <w:r>
        <w:rPr>
          <w:rFonts w:ascii="Consolas" w:hAnsi="Consolas" w:cs="Consolas"/>
          <w:color w:val="000000"/>
          <w:sz w:val="16"/>
          <w:szCs w:val="16"/>
        </w:rPr>
        <w:t xml:space="preserve"> pfc</w:t>
      </w:r>
      <w:r>
        <w:rPr>
          <w:rFonts w:ascii="Consolas" w:hAnsi="Consolas" w:cs="Angsana New"/>
          <w:color w:val="000000"/>
          <w:sz w:val="16"/>
          <w:szCs w:val="16"/>
          <w:cs/>
        </w:rPr>
        <w:t>.</w:t>
      </w:r>
      <w:r>
        <w:rPr>
          <w:rFonts w:ascii="Consolas" w:hAnsi="Consolas" w:cs="Consolas"/>
          <w:color w:val="000000"/>
          <w:sz w:val="16"/>
          <w:szCs w:val="16"/>
        </w:rPr>
        <w:t xml:space="preserve">po_fee_detail_row_id </w:t>
      </w:r>
      <w:r>
        <w:rPr>
          <w:rFonts w:ascii="Consolas" w:hAnsi="Consolas" w:cs="Angsana New"/>
          <w:color w:val="000000"/>
          <w:sz w:val="16"/>
          <w:szCs w:val="16"/>
          <w:cs/>
        </w:rPr>
        <w:t xml:space="preserve">= </w:t>
      </w:r>
      <w:r>
        <w:rPr>
          <w:rFonts w:ascii="Consolas" w:hAnsi="Consolas" w:cs="Consolas"/>
          <w:color w:val="000000"/>
          <w:sz w:val="16"/>
          <w:szCs w:val="16"/>
        </w:rPr>
        <w:t>pfv</w:t>
      </w:r>
      <w:r>
        <w:rPr>
          <w:rFonts w:ascii="Consolas" w:hAnsi="Consolas" w:cs="Angsana New"/>
          <w:color w:val="000000"/>
          <w:sz w:val="16"/>
          <w:szCs w:val="16"/>
          <w:cs/>
        </w:rPr>
        <w:t>.</w:t>
      </w:r>
      <w:r>
        <w:rPr>
          <w:rFonts w:ascii="Consolas" w:hAnsi="Consolas" w:cs="Consolas"/>
          <w:color w:val="000000"/>
          <w:sz w:val="16"/>
          <w:szCs w:val="16"/>
        </w:rPr>
        <w:t xml:space="preserve">detail_row_id  </w:t>
      </w:r>
    </w:p>
    <w:p w:rsidR="00E148E3" w:rsidP="00CA2D96" w:rsidRDefault="00E148E3" w14:paraId="6A4CACA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b/>
          <w:bCs/>
          <w:color w:val="800000"/>
          <w:sz w:val="16"/>
          <w:szCs w:val="16"/>
        </w:rPr>
        <w:t>where</w:t>
      </w:r>
      <w:r>
        <w:rPr>
          <w:rFonts w:ascii="Consolas" w:hAnsi="Consolas" w:cs="Consolas"/>
          <w:color w:val="000000"/>
          <w:sz w:val="16"/>
          <w:szCs w:val="16"/>
        </w:rPr>
        <w:t xml:space="preserve"> pfc</w:t>
      </w:r>
      <w:r>
        <w:rPr>
          <w:rFonts w:ascii="Consolas" w:hAnsi="Consolas" w:cs="Angsana New"/>
          <w:color w:val="000000"/>
          <w:sz w:val="16"/>
          <w:szCs w:val="16"/>
          <w:cs/>
        </w:rPr>
        <w:t>.</w:t>
      </w:r>
      <w:r>
        <w:rPr>
          <w:rFonts w:ascii="Consolas" w:hAnsi="Consolas" w:cs="Consolas"/>
          <w:color w:val="000000"/>
          <w:sz w:val="16"/>
          <w:szCs w:val="16"/>
        </w:rPr>
        <w:t xml:space="preserve">channel </w:t>
      </w:r>
      <w:r>
        <w:rPr>
          <w:rFonts w:ascii="Consolas" w:hAnsi="Consolas" w:cs="Angsana New"/>
          <w:color w:val="000000"/>
          <w:sz w:val="16"/>
          <w:szCs w:val="16"/>
          <w:cs/>
        </w:rPr>
        <w:t xml:space="preserve">= </w:t>
      </w:r>
      <w:r>
        <w:rPr>
          <w:rFonts w:ascii="Consolas" w:hAnsi="Consolas" w:cs="Consolas"/>
          <w:color w:val="008000"/>
          <w:sz w:val="16"/>
          <w:szCs w:val="16"/>
        </w:rPr>
        <w:t>'Easy App ROM'</w:t>
      </w:r>
    </w:p>
    <w:p w:rsidR="00E148E3" w:rsidP="00CA2D96" w:rsidRDefault="00E148E3" w14:paraId="4EC7B37A" w14:textId="1A8893BB">
      <w:pPr>
        <w:pStyle w:val="CommentText"/>
      </w:pPr>
      <w:r>
        <w:rPr>
          <w:rFonts w:ascii="Consolas" w:hAnsi="Consolas" w:cs="Consolas"/>
          <w:b/>
          <w:bCs/>
          <w:color w:val="800000"/>
          <w:sz w:val="16"/>
          <w:szCs w:val="16"/>
        </w:rPr>
        <w:t>and</w:t>
      </w:r>
      <w:r>
        <w:rPr>
          <w:rFonts w:ascii="Consolas" w:hAnsi="Consolas" w:cs="Consolas"/>
          <w:color w:val="000000"/>
          <w:sz w:val="16"/>
          <w:szCs w:val="16"/>
        </w:rPr>
        <w:t xml:space="preserve"> po_sub_group </w:t>
      </w:r>
      <w:r>
        <w:rPr>
          <w:rFonts w:ascii="Consolas" w:hAnsi="Consolas" w:cs="Angsana New"/>
          <w:color w:val="000000"/>
          <w:sz w:val="16"/>
          <w:szCs w:val="16"/>
          <w:cs/>
        </w:rPr>
        <w:t xml:space="preserve">= </w:t>
      </w:r>
      <w:r>
        <w:rPr>
          <w:rFonts w:ascii="Consolas" w:hAnsi="Consolas" w:cs="Consolas"/>
          <w:color w:val="008000"/>
          <w:sz w:val="16"/>
          <w:szCs w:val="16"/>
        </w:rPr>
        <w:t>'Order Fee'</w:t>
      </w:r>
    </w:p>
  </w:comment>
  <w:comment w:initials="SKa" w:author="Suchanan Kotcha-art [2]" w:date="2023-02-13T10:28:00Z" w:id="41">
    <w:p w:rsidR="00E148E3" w:rsidRDefault="00E148E3" w14:paraId="693F01A5" w14:textId="312EF5A7">
      <w:pPr>
        <w:pStyle w:val="CommentText"/>
        <w:rPr>
          <w:cs/>
        </w:rPr>
      </w:pPr>
      <w:r>
        <w:rPr>
          <w:rStyle w:val="CommentReference"/>
        </w:rPr>
        <w:annotationRef/>
      </w:r>
    </w:p>
  </w:comment>
  <w:comment w:initials="SKa" w:author="Suchanan Kotcha-art [2]" w:date="2023-09-04T15:20:00Z" w:id="42">
    <w:p w:rsidR="00E148E3" w:rsidP="00E72F6E" w:rsidRDefault="00E148E3" w14:paraId="0F55A079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Style w:val="CommentReference"/>
        </w:rPr>
        <w:annotationRef/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select</w:t>
      </w:r>
      <w:r>
        <w:rPr>
          <w:rFonts w:ascii="Consolas" w:hAnsi="Consolas" w:cs="Consolas"/>
          <w:color w:val="000000"/>
          <w:sz w:val="20"/>
          <w:szCs w:val="20"/>
        </w:rPr>
        <w:t xml:space="preserve"> ms</w:t>
      </w:r>
      <w:r>
        <w:rPr>
          <w:rFonts w:ascii="Consolas" w:hAnsi="Consolas" w:cs="Angsana New"/>
          <w:color w:val="000000"/>
          <w:sz w:val="20"/>
          <w:szCs w:val="20"/>
          <w:cs/>
        </w:rPr>
        <w:t>.</w:t>
      </w:r>
      <w:r>
        <w:rPr>
          <w:rFonts w:ascii="Consolas" w:hAnsi="Consolas" w:cs="Consolas"/>
          <w:color w:val="000000"/>
          <w:sz w:val="20"/>
          <w:szCs w:val="20"/>
        </w:rPr>
        <w:t>id, ms</w:t>
      </w:r>
      <w:r>
        <w:rPr>
          <w:rFonts w:ascii="Consolas" w:hAnsi="Consolas" w:cs="Angsana New"/>
          <w:color w:val="000000"/>
          <w:sz w:val="20"/>
          <w:szCs w:val="20"/>
          <w:cs/>
        </w:rPr>
        <w:t>.</w:t>
      </w:r>
      <w:r>
        <w:rPr>
          <w:rFonts w:ascii="Consolas" w:hAnsi="Consolas" w:cs="Angsana New"/>
          <w:color w:val="000080"/>
          <w:sz w:val="20"/>
          <w:szCs w:val="20"/>
          <w:cs/>
        </w:rPr>
        <w:t>"</w:t>
      </w:r>
      <w:r>
        <w:rPr>
          <w:rFonts w:ascii="Consolas" w:hAnsi="Consolas" w:cs="Consolas"/>
          <w:color w:val="000080"/>
          <w:sz w:val="20"/>
          <w:szCs w:val="20"/>
        </w:rPr>
        <w:t>name</w:t>
      </w:r>
      <w:r>
        <w:rPr>
          <w:rFonts w:ascii="Consolas" w:hAnsi="Consolas" w:cs="Angsana New"/>
          <w:color w:val="000080"/>
          <w:sz w:val="20"/>
          <w:szCs w:val="20"/>
          <w:cs/>
        </w:rPr>
        <w:t>"</w:t>
      </w:r>
      <w:r>
        <w:rPr>
          <w:rFonts w:ascii="Consolas" w:hAnsi="Consolas" w:cs="Consolas"/>
          <w:color w:val="000000"/>
          <w:sz w:val="20"/>
          <w:szCs w:val="20"/>
        </w:rPr>
        <w:t>, msc2</w:t>
      </w:r>
      <w:r>
        <w:rPr>
          <w:rFonts w:ascii="Consolas" w:hAnsi="Consolas" w:cs="Angsana New"/>
          <w:color w:val="000000"/>
          <w:sz w:val="20"/>
          <w:szCs w:val="20"/>
          <w:cs/>
        </w:rPr>
        <w:t>.</w:t>
      </w:r>
      <w:r>
        <w:rPr>
          <w:rFonts w:ascii="Consolas" w:hAnsi="Consolas" w:cs="Angsana New"/>
          <w:color w:val="000080"/>
          <w:sz w:val="20"/>
          <w:szCs w:val="20"/>
          <w:cs/>
        </w:rPr>
        <w:t>"</w:t>
      </w:r>
      <w:r>
        <w:rPr>
          <w:rFonts w:ascii="Consolas" w:hAnsi="Consolas" w:cs="Consolas"/>
          <w:color w:val="000080"/>
          <w:sz w:val="20"/>
          <w:szCs w:val="20"/>
        </w:rPr>
        <w:t>name</w:t>
      </w:r>
      <w:r>
        <w:rPr>
          <w:rFonts w:ascii="Consolas" w:hAnsi="Consolas" w:cs="Angsana New"/>
          <w:color w:val="000080"/>
          <w:sz w:val="20"/>
          <w:szCs w:val="20"/>
          <w:cs/>
        </w:rPr>
        <w:t>"</w:t>
      </w:r>
      <w:r>
        <w:rPr>
          <w:rFonts w:ascii="Consolas" w:hAnsi="Consolas" w:cs="Angsana New"/>
          <w:color w:val="000000"/>
          <w:sz w:val="20"/>
          <w:szCs w:val="20"/>
          <w:cs/>
        </w:rPr>
        <w:t xml:space="preserve">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as</w:t>
      </w:r>
      <w:r>
        <w:rPr>
          <w:rFonts w:ascii="Consolas" w:hAnsi="Consolas" w:cs="Consolas"/>
          <w:color w:val="000000"/>
          <w:sz w:val="20"/>
          <w:szCs w:val="20"/>
        </w:rPr>
        <w:t xml:space="preserve"> characteristic, mscv</w:t>
      </w:r>
      <w:r>
        <w:rPr>
          <w:rFonts w:ascii="Consolas" w:hAnsi="Consolas" w:cs="Angsana New"/>
          <w:color w:val="000000"/>
          <w:sz w:val="20"/>
          <w:szCs w:val="20"/>
          <w:cs/>
        </w:rPr>
        <w:t>.</w:t>
      </w:r>
      <w:r>
        <w:rPr>
          <w:rFonts w:ascii="Consolas" w:hAnsi="Consolas" w:cs="Consolas"/>
          <w:color w:val="000000"/>
          <w:sz w:val="20"/>
          <w:szCs w:val="20"/>
        </w:rPr>
        <w:t xml:space="preserve">value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as</w:t>
      </w:r>
      <w:r>
        <w:rPr>
          <w:rFonts w:ascii="Consolas" w:hAnsi="Consolas" w:cs="Angsana New"/>
          <w:color w:val="000000"/>
          <w:sz w:val="20"/>
          <w:szCs w:val="20"/>
          <w:cs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</w:rPr>
        <w:t xml:space="preserve">characteristic_use </w:t>
      </w:r>
    </w:p>
    <w:p w:rsidR="00E148E3" w:rsidP="00E72F6E" w:rsidRDefault="00E148E3" w14:paraId="62F9F97A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800000"/>
          <w:sz w:val="20"/>
          <w:szCs w:val="20"/>
        </w:rPr>
        <w:t>from</w:t>
      </w:r>
      <w:r>
        <w:rPr>
          <w:rFonts w:ascii="Consolas" w:hAnsi="Consolas" w:cs="Consolas"/>
          <w:color w:val="000000"/>
          <w:sz w:val="20"/>
          <w:szCs w:val="20"/>
        </w:rPr>
        <w:t xml:space="preserve"> market_segment ms </w:t>
      </w:r>
    </w:p>
    <w:p w:rsidR="00E148E3" w:rsidP="00E72F6E" w:rsidRDefault="00E148E3" w14:paraId="2AE4AE04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800000"/>
          <w:sz w:val="20"/>
          <w:szCs w:val="20"/>
        </w:rPr>
        <w:t>left</w:t>
      </w:r>
      <w:r>
        <w:rPr>
          <w:rFonts w:ascii="Consolas" w:hAnsi="Consolas" w:cs="Angsana New"/>
          <w:color w:val="000000"/>
          <w:sz w:val="20"/>
          <w:szCs w:val="20"/>
          <w:cs/>
        </w:rPr>
        <w:t xml:space="preserve">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join</w:t>
      </w:r>
      <w:r>
        <w:rPr>
          <w:rFonts w:ascii="Consolas" w:hAnsi="Consolas" w:cs="Consolas"/>
          <w:color w:val="000000"/>
          <w:sz w:val="20"/>
          <w:szCs w:val="20"/>
        </w:rPr>
        <w:t xml:space="preserve"> market_segment_char_use mscu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on</w:t>
      </w:r>
      <w:r>
        <w:rPr>
          <w:rFonts w:ascii="Consolas" w:hAnsi="Consolas" w:cs="Consolas"/>
          <w:color w:val="000000"/>
          <w:sz w:val="20"/>
          <w:szCs w:val="20"/>
        </w:rPr>
        <w:t xml:space="preserve"> mscu</w:t>
      </w:r>
      <w:r>
        <w:rPr>
          <w:rFonts w:ascii="Consolas" w:hAnsi="Consolas" w:cs="Angsana New"/>
          <w:color w:val="000000"/>
          <w:sz w:val="20"/>
          <w:szCs w:val="20"/>
          <w:cs/>
        </w:rPr>
        <w:t>.</w:t>
      </w:r>
      <w:r>
        <w:rPr>
          <w:rFonts w:ascii="Consolas" w:hAnsi="Consolas" w:cs="Consolas"/>
          <w:color w:val="000000"/>
          <w:sz w:val="20"/>
          <w:szCs w:val="20"/>
        </w:rPr>
        <w:t xml:space="preserve">market_segment_id </w:t>
      </w:r>
      <w:r>
        <w:rPr>
          <w:rFonts w:ascii="Consolas" w:hAnsi="Consolas" w:cs="Angsana New"/>
          <w:color w:val="000000"/>
          <w:sz w:val="20"/>
          <w:szCs w:val="20"/>
          <w:cs/>
        </w:rPr>
        <w:t xml:space="preserve">=  </w:t>
      </w:r>
      <w:r>
        <w:rPr>
          <w:rFonts w:ascii="Consolas" w:hAnsi="Consolas" w:cs="Consolas"/>
          <w:color w:val="000000"/>
          <w:sz w:val="20"/>
          <w:szCs w:val="20"/>
        </w:rPr>
        <w:t>ms</w:t>
      </w:r>
      <w:r>
        <w:rPr>
          <w:rFonts w:ascii="Consolas" w:hAnsi="Consolas" w:cs="Angsana New"/>
          <w:color w:val="000000"/>
          <w:sz w:val="20"/>
          <w:szCs w:val="20"/>
          <w:cs/>
        </w:rPr>
        <w:t>.</w:t>
      </w:r>
      <w:r>
        <w:rPr>
          <w:rFonts w:ascii="Consolas" w:hAnsi="Consolas" w:cs="Consolas"/>
          <w:color w:val="000000"/>
          <w:sz w:val="20"/>
          <w:szCs w:val="20"/>
        </w:rPr>
        <w:t xml:space="preserve">id </w:t>
      </w:r>
    </w:p>
    <w:p w:rsidR="00E148E3" w:rsidP="00E72F6E" w:rsidRDefault="00E148E3" w14:paraId="21F48A20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800000"/>
          <w:sz w:val="20"/>
          <w:szCs w:val="20"/>
        </w:rPr>
        <w:t>left</w:t>
      </w:r>
      <w:r>
        <w:rPr>
          <w:rFonts w:ascii="Consolas" w:hAnsi="Consolas" w:cs="Angsana New"/>
          <w:color w:val="000000"/>
          <w:sz w:val="20"/>
          <w:szCs w:val="20"/>
          <w:cs/>
        </w:rPr>
        <w:t xml:space="preserve">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join</w:t>
      </w:r>
      <w:r>
        <w:rPr>
          <w:rFonts w:ascii="Consolas" w:hAnsi="Consolas" w:cs="Consolas"/>
          <w:color w:val="000000"/>
          <w:sz w:val="20"/>
          <w:szCs w:val="20"/>
        </w:rPr>
        <w:t xml:space="preserve"> market_segment_characteristic msc2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on</w:t>
      </w:r>
      <w:r>
        <w:rPr>
          <w:rFonts w:ascii="Consolas" w:hAnsi="Consolas" w:cs="Consolas"/>
          <w:color w:val="000000"/>
          <w:sz w:val="20"/>
          <w:szCs w:val="20"/>
        </w:rPr>
        <w:t xml:space="preserve"> msc2</w:t>
      </w:r>
      <w:r>
        <w:rPr>
          <w:rFonts w:ascii="Consolas" w:hAnsi="Consolas" w:cs="Angsana New"/>
          <w:color w:val="000000"/>
          <w:sz w:val="20"/>
          <w:szCs w:val="20"/>
          <w:cs/>
        </w:rPr>
        <w:t>.</w:t>
      </w:r>
      <w:r>
        <w:rPr>
          <w:rFonts w:ascii="Consolas" w:hAnsi="Consolas" w:cs="Consolas"/>
          <w:color w:val="000000"/>
          <w:sz w:val="20"/>
          <w:szCs w:val="20"/>
        </w:rPr>
        <w:t xml:space="preserve">id </w:t>
      </w:r>
      <w:r>
        <w:rPr>
          <w:rFonts w:ascii="Consolas" w:hAnsi="Consolas" w:cs="Angsana New"/>
          <w:color w:val="000000"/>
          <w:sz w:val="20"/>
          <w:szCs w:val="20"/>
          <w:cs/>
        </w:rPr>
        <w:t xml:space="preserve">= </w:t>
      </w:r>
      <w:r>
        <w:rPr>
          <w:rFonts w:ascii="Consolas" w:hAnsi="Consolas" w:cs="Consolas"/>
          <w:color w:val="000000"/>
          <w:sz w:val="20"/>
          <w:szCs w:val="20"/>
        </w:rPr>
        <w:t>mscu</w:t>
      </w:r>
      <w:r>
        <w:rPr>
          <w:rFonts w:ascii="Consolas" w:hAnsi="Consolas" w:cs="Angsana New"/>
          <w:color w:val="000000"/>
          <w:sz w:val="20"/>
          <w:szCs w:val="20"/>
          <w:cs/>
        </w:rPr>
        <w:t>.</w:t>
      </w:r>
      <w:r>
        <w:rPr>
          <w:rFonts w:ascii="Consolas" w:hAnsi="Consolas" w:cs="Consolas"/>
          <w:color w:val="000000"/>
          <w:sz w:val="20"/>
          <w:szCs w:val="20"/>
        </w:rPr>
        <w:t xml:space="preserve">market_segment_char_id </w:t>
      </w:r>
    </w:p>
    <w:p w:rsidR="00E148E3" w:rsidP="00E72F6E" w:rsidRDefault="00E148E3" w14:paraId="3D63A9B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800000"/>
          <w:sz w:val="20"/>
          <w:szCs w:val="20"/>
        </w:rPr>
        <w:t>left</w:t>
      </w:r>
      <w:r>
        <w:rPr>
          <w:rFonts w:ascii="Consolas" w:hAnsi="Consolas" w:cs="Angsana New"/>
          <w:color w:val="000000"/>
          <w:sz w:val="20"/>
          <w:szCs w:val="20"/>
          <w:cs/>
        </w:rPr>
        <w:t xml:space="preserve">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join</w:t>
      </w:r>
      <w:r>
        <w:rPr>
          <w:rFonts w:ascii="Consolas" w:hAnsi="Consolas" w:cs="Angsana New"/>
          <w:color w:val="000000"/>
          <w:sz w:val="20"/>
          <w:szCs w:val="20"/>
          <w:cs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</w:rPr>
        <w:t xml:space="preserve">market_segment_char_value_use mscvu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on</w:t>
      </w:r>
      <w:r>
        <w:rPr>
          <w:rFonts w:ascii="Consolas" w:hAnsi="Consolas" w:cs="Consolas"/>
          <w:color w:val="000000"/>
          <w:sz w:val="20"/>
          <w:szCs w:val="20"/>
        </w:rPr>
        <w:t xml:space="preserve"> mscvu</w:t>
      </w:r>
      <w:r>
        <w:rPr>
          <w:rFonts w:ascii="Consolas" w:hAnsi="Consolas" w:cs="Angsana New"/>
          <w:color w:val="000000"/>
          <w:sz w:val="20"/>
          <w:szCs w:val="20"/>
          <w:cs/>
        </w:rPr>
        <w:t>.</w:t>
      </w:r>
      <w:r>
        <w:rPr>
          <w:rFonts w:ascii="Consolas" w:hAnsi="Consolas" w:cs="Consolas"/>
          <w:color w:val="000000"/>
          <w:sz w:val="20"/>
          <w:szCs w:val="20"/>
        </w:rPr>
        <w:t xml:space="preserve">market_segment_char_use_id </w:t>
      </w:r>
      <w:r>
        <w:rPr>
          <w:rFonts w:ascii="Consolas" w:hAnsi="Consolas" w:cs="Angsana New"/>
          <w:color w:val="000000"/>
          <w:sz w:val="20"/>
          <w:szCs w:val="20"/>
          <w:cs/>
        </w:rPr>
        <w:t xml:space="preserve">= </w:t>
      </w:r>
      <w:r>
        <w:rPr>
          <w:rFonts w:ascii="Consolas" w:hAnsi="Consolas" w:cs="Consolas"/>
          <w:color w:val="000000"/>
          <w:sz w:val="20"/>
          <w:szCs w:val="20"/>
        </w:rPr>
        <w:t>mscu</w:t>
      </w:r>
      <w:r>
        <w:rPr>
          <w:rFonts w:ascii="Consolas" w:hAnsi="Consolas" w:cs="Angsana New"/>
          <w:color w:val="000000"/>
          <w:sz w:val="20"/>
          <w:szCs w:val="20"/>
          <w:cs/>
        </w:rPr>
        <w:t>.</w:t>
      </w:r>
      <w:r>
        <w:rPr>
          <w:rFonts w:ascii="Consolas" w:hAnsi="Consolas" w:cs="Consolas"/>
          <w:color w:val="000000"/>
          <w:sz w:val="20"/>
          <w:szCs w:val="20"/>
        </w:rPr>
        <w:t xml:space="preserve">id </w:t>
      </w:r>
    </w:p>
    <w:p w:rsidR="00E148E3" w:rsidP="00E72F6E" w:rsidRDefault="00E148E3" w14:paraId="3372C53F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800000"/>
          <w:sz w:val="20"/>
          <w:szCs w:val="20"/>
        </w:rPr>
        <w:t>left</w:t>
      </w:r>
      <w:r>
        <w:rPr>
          <w:rFonts w:ascii="Consolas" w:hAnsi="Consolas" w:cs="Angsana New"/>
          <w:color w:val="000000"/>
          <w:sz w:val="20"/>
          <w:szCs w:val="20"/>
          <w:cs/>
        </w:rPr>
        <w:t xml:space="preserve">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join</w:t>
      </w:r>
      <w:r>
        <w:rPr>
          <w:rFonts w:ascii="Consolas" w:hAnsi="Consolas" w:cs="Consolas"/>
          <w:color w:val="000000"/>
          <w:sz w:val="20"/>
          <w:szCs w:val="20"/>
        </w:rPr>
        <w:t xml:space="preserve"> market_segment_characteristic_value mscv </w:t>
      </w:r>
      <w:r>
        <w:rPr>
          <w:rFonts w:ascii="Consolas" w:hAnsi="Consolas" w:cs="Consolas"/>
          <w:b/>
          <w:bCs/>
          <w:color w:val="800000"/>
          <w:sz w:val="20"/>
          <w:szCs w:val="20"/>
        </w:rPr>
        <w:t>on</w:t>
      </w:r>
      <w:r>
        <w:rPr>
          <w:rFonts w:ascii="Consolas" w:hAnsi="Consolas" w:cs="Consolas"/>
          <w:color w:val="000000"/>
          <w:sz w:val="20"/>
          <w:szCs w:val="20"/>
        </w:rPr>
        <w:t xml:space="preserve"> mscv</w:t>
      </w:r>
      <w:r>
        <w:rPr>
          <w:rFonts w:ascii="Consolas" w:hAnsi="Consolas" w:cs="Angsana New"/>
          <w:color w:val="000000"/>
          <w:sz w:val="20"/>
          <w:szCs w:val="20"/>
          <w:cs/>
        </w:rPr>
        <w:t>.</w:t>
      </w:r>
      <w:r>
        <w:rPr>
          <w:rFonts w:ascii="Consolas" w:hAnsi="Consolas" w:cs="Consolas"/>
          <w:color w:val="000000"/>
          <w:sz w:val="20"/>
          <w:szCs w:val="20"/>
        </w:rPr>
        <w:t xml:space="preserve">id </w:t>
      </w:r>
      <w:r>
        <w:rPr>
          <w:rFonts w:ascii="Consolas" w:hAnsi="Consolas" w:cs="Angsana New"/>
          <w:color w:val="000000"/>
          <w:sz w:val="20"/>
          <w:szCs w:val="20"/>
          <w:cs/>
        </w:rPr>
        <w:t xml:space="preserve">= </w:t>
      </w:r>
      <w:r>
        <w:rPr>
          <w:rFonts w:ascii="Consolas" w:hAnsi="Consolas" w:cs="Consolas"/>
          <w:color w:val="000000"/>
          <w:sz w:val="20"/>
          <w:szCs w:val="20"/>
        </w:rPr>
        <w:t>mscvu</w:t>
      </w:r>
      <w:r>
        <w:rPr>
          <w:rFonts w:ascii="Consolas" w:hAnsi="Consolas" w:cs="Angsana New"/>
          <w:color w:val="000000"/>
          <w:sz w:val="20"/>
          <w:szCs w:val="20"/>
          <w:cs/>
        </w:rPr>
        <w:t>.</w:t>
      </w:r>
      <w:r>
        <w:rPr>
          <w:rFonts w:ascii="Consolas" w:hAnsi="Consolas" w:cs="Consolas"/>
          <w:color w:val="000000"/>
          <w:sz w:val="20"/>
          <w:szCs w:val="20"/>
        </w:rPr>
        <w:t xml:space="preserve">market_segment_char_value_id </w:t>
      </w:r>
    </w:p>
    <w:p w:rsidR="00E148E3" w:rsidP="00E72F6E" w:rsidRDefault="00E148E3" w14:paraId="24A24EE6" w14:textId="5505CDB7">
      <w:pPr>
        <w:pStyle w:val="CommentText"/>
      </w:pPr>
      <w:r>
        <w:rPr>
          <w:rFonts w:ascii="Consolas" w:hAnsi="Consolas" w:cs="Consolas"/>
          <w:b/>
          <w:bCs/>
          <w:color w:val="800000"/>
          <w:szCs w:val="20"/>
        </w:rPr>
        <w:t>where</w:t>
      </w:r>
      <w:r>
        <w:rPr>
          <w:rFonts w:ascii="Consolas" w:hAnsi="Consolas" w:cs="Consolas"/>
          <w:color w:val="000000"/>
          <w:szCs w:val="20"/>
        </w:rPr>
        <w:t xml:space="preserve"> ms</w:t>
      </w:r>
      <w:r>
        <w:rPr>
          <w:rFonts w:ascii="Consolas" w:hAnsi="Consolas" w:cs="Angsana New"/>
          <w:color w:val="000000"/>
          <w:szCs w:val="20"/>
          <w:cs/>
        </w:rPr>
        <w:t>.</w:t>
      </w:r>
      <w:r>
        <w:rPr>
          <w:rFonts w:ascii="Consolas" w:hAnsi="Consolas" w:cs="Consolas"/>
          <w:color w:val="000000"/>
          <w:szCs w:val="20"/>
        </w:rPr>
        <w:t xml:space="preserve">category  </w:t>
      </w:r>
      <w:r>
        <w:rPr>
          <w:rFonts w:ascii="Consolas" w:hAnsi="Consolas" w:cs="Angsana New"/>
          <w:color w:val="000000"/>
          <w:szCs w:val="20"/>
          <w:cs/>
        </w:rPr>
        <w:t xml:space="preserve">= </w:t>
      </w:r>
      <w:r>
        <w:rPr>
          <w:rFonts w:ascii="Consolas" w:hAnsi="Consolas" w:cs="Consolas"/>
          <w:color w:val="008000"/>
          <w:szCs w:val="20"/>
        </w:rPr>
        <w:t>'Customer Type'</w:t>
      </w:r>
      <w:r>
        <w:rPr>
          <w:rFonts w:ascii="Consolas" w:hAnsi="Consolas" w:cs="Consolas"/>
          <w:color w:val="FF0000"/>
          <w:szCs w:val="20"/>
        </w:rPr>
        <w:t>;</w:t>
      </w:r>
    </w:p>
  </w:comment>
  <w:comment w:initials="SKa" w:author="Suchanan Kotcha-art [2]" w:date="2023-02-13T10:28:00Z" w:id="43">
    <w:p w:rsidR="00E148E3" w:rsidP="00E72F6E" w:rsidRDefault="00E148E3" w14:paraId="739FE1AF" w14:textId="77777777">
      <w:pPr>
        <w:pStyle w:val="CommentText"/>
        <w:rPr>
          <w:cs/>
        </w:rPr>
      </w:pP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0AED3AE" w15:done="0"/>
  <w15:commentEx w15:paraId="482FA6B7" w15:done="0"/>
  <w15:commentEx w15:paraId="30100C2B" w15:done="0"/>
  <w15:commentEx w15:paraId="7C1FA46D" w15:done="0"/>
  <w15:commentEx w15:paraId="0D9A71FE" w15:done="0"/>
  <w15:commentEx w15:paraId="52F6DB54" w15:done="0"/>
  <w15:commentEx w15:paraId="429D3292" w15:done="0"/>
  <w15:commentEx w15:paraId="51914C42" w15:done="0"/>
  <w15:commentEx w15:paraId="24897918" w15:done="0"/>
  <w15:commentEx w15:paraId="4EC7B37A" w15:done="0"/>
  <w15:commentEx w15:paraId="693F01A5" w15:done="0"/>
  <w15:commentEx w15:paraId="24A24EE6" w15:done="0"/>
  <w15:commentEx w15:paraId="739FE1AF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0AED3AE" w16cid:durableId="2A43D5F4"/>
  <w16cid:commentId w16cid:paraId="482FA6B7" w16cid:durableId="2A43D5F5"/>
  <w16cid:commentId w16cid:paraId="30100C2B" w16cid:durableId="2A43D5F6"/>
  <w16cid:commentId w16cid:paraId="7C1FA46D" w16cid:durableId="2A43D5F7"/>
  <w16cid:commentId w16cid:paraId="0D9A71FE" w16cid:durableId="2A43D5F8"/>
  <w16cid:commentId w16cid:paraId="52F6DB54" w16cid:durableId="2A43D5F9"/>
  <w16cid:commentId w16cid:paraId="429D3292" w16cid:durableId="2A43D5FA"/>
  <w16cid:commentId w16cid:paraId="51914C42" w16cid:durableId="2A43D5FB"/>
  <w16cid:commentId w16cid:paraId="24897918" w16cid:durableId="2A43D5FC"/>
  <w16cid:commentId w16cid:paraId="4EC7B37A" w16cid:durableId="2A43D5FD"/>
  <w16cid:commentId w16cid:paraId="693F01A5" w16cid:durableId="2A43D5FE"/>
  <w16cid:commentId w16cid:paraId="24A24EE6" w16cid:durableId="2A43D5FF"/>
  <w16cid:commentId w16cid:paraId="739FE1AF" w16cid:durableId="2A43D60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A7F05" w:rsidP="00186CFC" w:rsidRDefault="00EA7F05" w14:paraId="76CB1A6F" w14:textId="77777777">
      <w:pPr>
        <w:spacing w:after="0" w:line="240" w:lineRule="auto"/>
      </w:pPr>
      <w:r>
        <w:separator/>
      </w:r>
    </w:p>
  </w:endnote>
  <w:endnote w:type="continuationSeparator" w:id="0">
    <w:p w:rsidR="00EA7F05" w:rsidP="00186CFC" w:rsidRDefault="00EA7F05" w14:paraId="79ED818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A7F05" w:rsidP="00186CFC" w:rsidRDefault="00EA7F05" w14:paraId="4515A02E" w14:textId="77777777">
      <w:pPr>
        <w:spacing w:after="0" w:line="240" w:lineRule="auto"/>
      </w:pPr>
      <w:r>
        <w:separator/>
      </w:r>
    </w:p>
  </w:footnote>
  <w:footnote w:type="continuationSeparator" w:id="0">
    <w:p w:rsidR="00EA7F05" w:rsidP="00186CFC" w:rsidRDefault="00EA7F05" w14:paraId="764605C0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326BD"/>
    <w:multiLevelType w:val="hybridMultilevel"/>
    <w:tmpl w:val="B2921C6A"/>
    <w:lvl w:ilvl="0" w:tplc="04090001">
      <w:start w:val="1"/>
      <w:numFmt w:val="bullet"/>
      <w:lvlText w:val=""/>
      <w:lvlJc w:val="left"/>
      <w:pPr>
        <w:ind w:left="1892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612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332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052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772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492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212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932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652" w:hanging="360"/>
      </w:pPr>
      <w:rPr>
        <w:rFonts w:hint="default" w:ascii="Wingdings" w:hAnsi="Wingdings"/>
      </w:rPr>
    </w:lvl>
  </w:abstractNum>
  <w:abstractNum w:abstractNumId="1" w15:restartNumberingAfterBreak="0">
    <w:nsid w:val="00B30BBA"/>
    <w:multiLevelType w:val="hybridMultilevel"/>
    <w:tmpl w:val="D35C0FA0"/>
    <w:lvl w:ilvl="0" w:tplc="DB525E5C">
      <w:start w:val="1"/>
      <w:numFmt w:val="upperRoman"/>
      <w:lvlText w:val="%1."/>
      <w:lvlJc w:val="right"/>
      <w:pPr>
        <w:ind w:left="720" w:hanging="360"/>
      </w:pPr>
      <w:rPr>
        <w:sz w:val="32"/>
        <w:szCs w:val="4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30382C"/>
    <w:multiLevelType w:val="hybridMultilevel"/>
    <w:tmpl w:val="3630185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787738"/>
    <w:multiLevelType w:val="hybridMultilevel"/>
    <w:tmpl w:val="C7A8EE6A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17E7DC2"/>
    <w:multiLevelType w:val="hybridMultilevel"/>
    <w:tmpl w:val="F21E2D00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01984B6A"/>
    <w:multiLevelType w:val="hybridMultilevel"/>
    <w:tmpl w:val="EBFA81A4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01C50123"/>
    <w:multiLevelType w:val="hybridMultilevel"/>
    <w:tmpl w:val="97726D5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01E428A4"/>
    <w:multiLevelType w:val="hybridMultilevel"/>
    <w:tmpl w:val="5B7AAFB6"/>
    <w:lvl w:ilvl="0" w:tplc="13E24B6C">
      <w:start w:val="1"/>
      <w:numFmt w:val="upperRoman"/>
      <w:lvlText w:val="%1."/>
      <w:lvlJc w:val="righ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8" w15:restartNumberingAfterBreak="0">
    <w:nsid w:val="01F24EE6"/>
    <w:multiLevelType w:val="hybridMultilevel"/>
    <w:tmpl w:val="02D8765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233152C"/>
    <w:multiLevelType w:val="hybridMultilevel"/>
    <w:tmpl w:val="BAB2D5A6"/>
    <w:lvl w:ilvl="0" w:tplc="4BA422F8">
      <w:start w:val="2"/>
      <w:numFmt w:val="upperRoman"/>
      <w:lvlText w:val="%1."/>
      <w:lvlJc w:val="righ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236051A"/>
    <w:multiLevelType w:val="hybridMultilevel"/>
    <w:tmpl w:val="AEC2FB0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02437502"/>
    <w:multiLevelType w:val="hybridMultilevel"/>
    <w:tmpl w:val="2E12B1C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2D433C5"/>
    <w:multiLevelType w:val="hybridMultilevel"/>
    <w:tmpl w:val="0EA8C474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03335AF2"/>
    <w:multiLevelType w:val="hybridMultilevel"/>
    <w:tmpl w:val="6514380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036C6CC5"/>
    <w:multiLevelType w:val="hybridMultilevel"/>
    <w:tmpl w:val="20FE315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03770983"/>
    <w:multiLevelType w:val="hybridMultilevel"/>
    <w:tmpl w:val="104A2EA0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03EF0BE3"/>
    <w:multiLevelType w:val="hybridMultilevel"/>
    <w:tmpl w:val="9036E8F0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04782B36"/>
    <w:multiLevelType w:val="hybridMultilevel"/>
    <w:tmpl w:val="009237CC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04B83A1B"/>
    <w:multiLevelType w:val="hybridMultilevel"/>
    <w:tmpl w:val="A03210F4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04B83B02"/>
    <w:multiLevelType w:val="hybridMultilevel"/>
    <w:tmpl w:val="C17C6D7C"/>
    <w:lvl w:ilvl="0" w:tplc="F006C22C">
      <w:numFmt w:val="bullet"/>
      <w:lvlText w:val="-"/>
      <w:lvlJc w:val="left"/>
      <w:pPr>
        <w:ind w:left="720" w:hanging="360"/>
      </w:pPr>
      <w:rPr>
        <w:rFonts w:hint="default" w:ascii="CordiaUPC" w:hAnsi="CordiaUPC" w:cs="CordiaUPC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04D46518"/>
    <w:multiLevelType w:val="hybridMultilevel"/>
    <w:tmpl w:val="0E9002AC"/>
    <w:lvl w:ilvl="0" w:tplc="04090005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hint="default" w:ascii="Wingdings" w:hAnsi="Wingdings"/>
      </w:rPr>
    </w:lvl>
  </w:abstractNum>
  <w:abstractNum w:abstractNumId="21" w15:restartNumberingAfterBreak="0">
    <w:nsid w:val="053D25A5"/>
    <w:multiLevelType w:val="hybridMultilevel"/>
    <w:tmpl w:val="5C4AE78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055944EC"/>
    <w:multiLevelType w:val="hybridMultilevel"/>
    <w:tmpl w:val="93EA069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06214C11"/>
    <w:multiLevelType w:val="multilevel"/>
    <w:tmpl w:val="EC924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06AD5E2B"/>
    <w:multiLevelType w:val="hybridMultilevel"/>
    <w:tmpl w:val="A57C2FE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06F22F6D"/>
    <w:multiLevelType w:val="hybridMultilevel"/>
    <w:tmpl w:val="9A0EB6B0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07237D03"/>
    <w:multiLevelType w:val="hybridMultilevel"/>
    <w:tmpl w:val="4E268390"/>
    <w:lvl w:ilvl="0" w:tplc="DB525E5C">
      <w:start w:val="1"/>
      <w:numFmt w:val="upperRoman"/>
      <w:lvlText w:val="%1."/>
      <w:lvlJc w:val="right"/>
      <w:pPr>
        <w:ind w:left="720" w:hanging="360"/>
      </w:pPr>
      <w:rPr>
        <w:sz w:val="32"/>
        <w:szCs w:val="4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07B13F85"/>
    <w:multiLevelType w:val="hybridMultilevel"/>
    <w:tmpl w:val="45B0C030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08001D8B"/>
    <w:multiLevelType w:val="hybridMultilevel"/>
    <w:tmpl w:val="0644DCA0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081E106B"/>
    <w:multiLevelType w:val="hybridMultilevel"/>
    <w:tmpl w:val="02D8765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08874EDD"/>
    <w:multiLevelType w:val="hybridMultilevel"/>
    <w:tmpl w:val="7A3CE316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08A851E2"/>
    <w:multiLevelType w:val="hybridMultilevel"/>
    <w:tmpl w:val="11D0CFF6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08D16CA9"/>
    <w:multiLevelType w:val="hybridMultilevel"/>
    <w:tmpl w:val="D576C37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09152D3B"/>
    <w:multiLevelType w:val="hybridMultilevel"/>
    <w:tmpl w:val="F22E8032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0A661A44"/>
    <w:multiLevelType w:val="hybridMultilevel"/>
    <w:tmpl w:val="CD7E0662"/>
    <w:lvl w:ilvl="0" w:tplc="04090003">
      <w:start w:val="1"/>
      <w:numFmt w:val="bullet"/>
      <w:lvlText w:val="o"/>
      <w:lvlJc w:val="left"/>
      <w:pPr>
        <w:ind w:left="1172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892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612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332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052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772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92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212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932" w:hanging="360"/>
      </w:pPr>
      <w:rPr>
        <w:rFonts w:hint="default" w:ascii="Wingdings" w:hAnsi="Wingdings"/>
      </w:rPr>
    </w:lvl>
  </w:abstractNum>
  <w:abstractNum w:abstractNumId="35" w15:restartNumberingAfterBreak="0">
    <w:nsid w:val="0B392A8A"/>
    <w:multiLevelType w:val="hybridMultilevel"/>
    <w:tmpl w:val="B33454EA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0B625BAC"/>
    <w:multiLevelType w:val="hybridMultilevel"/>
    <w:tmpl w:val="5F1C1086"/>
    <w:lvl w:ilvl="0" w:tplc="13E24B6C">
      <w:start w:val="1"/>
      <w:numFmt w:val="upperRoman"/>
      <w:lvlText w:val="%1."/>
      <w:lvlJc w:val="righ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7" w15:restartNumberingAfterBreak="0">
    <w:nsid w:val="0B6553DE"/>
    <w:multiLevelType w:val="hybridMultilevel"/>
    <w:tmpl w:val="7980A1DA"/>
    <w:lvl w:ilvl="0" w:tplc="B1A46BB2">
      <w:numFmt w:val="bullet"/>
      <w:lvlText w:val="-"/>
      <w:lvlJc w:val="left"/>
      <w:pPr>
        <w:ind w:left="720" w:hanging="360"/>
      </w:pPr>
      <w:rPr>
        <w:rFonts w:hint="default" w:ascii="Calibri" w:hAnsi="Calibri" w:eastAsiaTheme="minorHAnsi" w:cstheme="minorBidi"/>
        <w:color w:val="auto"/>
        <w:lang w:bidi="th-TH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0B7A0B68"/>
    <w:multiLevelType w:val="hybridMultilevel"/>
    <w:tmpl w:val="A6B0354E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 w15:restartNumberingAfterBreak="0">
    <w:nsid w:val="0BCB1974"/>
    <w:multiLevelType w:val="hybridMultilevel"/>
    <w:tmpl w:val="A946868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0BD9335C"/>
    <w:multiLevelType w:val="hybridMultilevel"/>
    <w:tmpl w:val="3152894A"/>
    <w:lvl w:ilvl="0" w:tplc="C97C389C">
      <w:start w:val="1"/>
      <w:numFmt w:val="upperRoman"/>
      <w:lvlText w:val="%1."/>
      <w:lvlJc w:val="righ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0C62472F"/>
    <w:multiLevelType w:val="hybridMultilevel"/>
    <w:tmpl w:val="56E2B394"/>
    <w:lvl w:ilvl="0" w:tplc="13E24B6C">
      <w:start w:val="1"/>
      <w:numFmt w:val="upperRoman"/>
      <w:lvlText w:val="%1."/>
      <w:lvlJc w:val="righ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2" w15:restartNumberingAfterBreak="0">
    <w:nsid w:val="0C79223B"/>
    <w:multiLevelType w:val="hybridMultilevel"/>
    <w:tmpl w:val="0254AC38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43" w15:restartNumberingAfterBreak="0">
    <w:nsid w:val="0C8625B6"/>
    <w:multiLevelType w:val="hybridMultilevel"/>
    <w:tmpl w:val="0952FBAA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4" w15:restartNumberingAfterBreak="0">
    <w:nsid w:val="0CCD51B5"/>
    <w:multiLevelType w:val="hybridMultilevel"/>
    <w:tmpl w:val="98A22150"/>
    <w:lvl w:ilvl="0" w:tplc="657A8D2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0D41292A"/>
    <w:multiLevelType w:val="hybridMultilevel"/>
    <w:tmpl w:val="F57C4A0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6" w15:restartNumberingAfterBreak="0">
    <w:nsid w:val="0DAB0C91"/>
    <w:multiLevelType w:val="hybridMultilevel"/>
    <w:tmpl w:val="7B0CEDA0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7" w15:restartNumberingAfterBreak="0">
    <w:nsid w:val="0DBA4CCD"/>
    <w:multiLevelType w:val="hybridMultilevel"/>
    <w:tmpl w:val="D7020AEC"/>
    <w:lvl w:ilvl="0" w:tplc="28A6C16C">
      <w:numFmt w:val="bullet"/>
      <w:lvlText w:val="-"/>
      <w:lvlJc w:val="left"/>
      <w:pPr>
        <w:ind w:left="720" w:hanging="360"/>
      </w:pPr>
      <w:rPr>
        <w:rFonts w:hint="default" w:ascii="Cordia New" w:hAnsi="Cordia New" w:cs="Cordia New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8" w15:restartNumberingAfterBreak="0">
    <w:nsid w:val="0DDE2981"/>
    <w:multiLevelType w:val="hybridMultilevel"/>
    <w:tmpl w:val="A5427942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 w:cs="Symbol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9">
      <w:start w:val="1"/>
      <w:numFmt w:val="bullet"/>
      <w:lvlText w:val=""/>
      <w:lvlJc w:val="left"/>
      <w:pPr>
        <w:ind w:left="2880" w:hanging="360"/>
      </w:pPr>
      <w:rPr>
        <w:rFonts w:hint="default" w:ascii="Wingdings" w:hAnsi="Wingdings" w:cs="Wingdings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9" w15:restartNumberingAfterBreak="0">
    <w:nsid w:val="0E6A20F2"/>
    <w:multiLevelType w:val="hybridMultilevel"/>
    <w:tmpl w:val="FB36F60A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0" w15:restartNumberingAfterBreak="0">
    <w:nsid w:val="0E8667E6"/>
    <w:multiLevelType w:val="hybridMultilevel"/>
    <w:tmpl w:val="4FB8C35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1" w15:restartNumberingAfterBreak="0">
    <w:nsid w:val="0E8F3B67"/>
    <w:multiLevelType w:val="hybridMultilevel"/>
    <w:tmpl w:val="D35C0FA0"/>
    <w:lvl w:ilvl="0" w:tplc="DB525E5C">
      <w:start w:val="1"/>
      <w:numFmt w:val="upperRoman"/>
      <w:lvlText w:val="%1."/>
      <w:lvlJc w:val="right"/>
      <w:pPr>
        <w:ind w:left="720" w:hanging="360"/>
      </w:pPr>
      <w:rPr>
        <w:sz w:val="32"/>
        <w:szCs w:val="4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0EB146FE"/>
    <w:multiLevelType w:val="hybridMultilevel"/>
    <w:tmpl w:val="7728C746"/>
    <w:lvl w:ilvl="0" w:tplc="202CB844">
      <w:start w:val="1"/>
      <w:numFmt w:val="decimal"/>
      <w:lvlText w:val="%1."/>
      <w:lvlJc w:val="left"/>
      <w:pPr>
        <w:ind w:left="810" w:hanging="360"/>
      </w:pPr>
      <w:rPr>
        <w:rFonts w:hint="default" w:ascii="CordiaUPC" w:hAnsi="CordiaUPC" w:cs="CordiaUPC"/>
        <w:sz w:val="36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0F154669"/>
    <w:multiLevelType w:val="hybridMultilevel"/>
    <w:tmpl w:val="4F921C80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4" w15:restartNumberingAfterBreak="0">
    <w:nsid w:val="0F2068A4"/>
    <w:multiLevelType w:val="hybridMultilevel"/>
    <w:tmpl w:val="659EBA42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5" w15:restartNumberingAfterBreak="0">
    <w:nsid w:val="0F4F76B7"/>
    <w:multiLevelType w:val="hybridMultilevel"/>
    <w:tmpl w:val="69C8B21C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6" w15:restartNumberingAfterBreak="0">
    <w:nsid w:val="0FAA1DD1"/>
    <w:multiLevelType w:val="hybridMultilevel"/>
    <w:tmpl w:val="CDCE017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7" w15:restartNumberingAfterBreak="0">
    <w:nsid w:val="100F551C"/>
    <w:multiLevelType w:val="hybridMultilevel"/>
    <w:tmpl w:val="5E845502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8" w15:restartNumberingAfterBreak="0">
    <w:nsid w:val="10537614"/>
    <w:multiLevelType w:val="hybridMultilevel"/>
    <w:tmpl w:val="9FFE5DA0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9" w15:restartNumberingAfterBreak="0">
    <w:nsid w:val="108044B6"/>
    <w:multiLevelType w:val="hybridMultilevel"/>
    <w:tmpl w:val="CABAD320"/>
    <w:lvl w:ilvl="0" w:tplc="9236B81A">
      <w:start w:val="2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11034CB9"/>
    <w:multiLevelType w:val="hybridMultilevel"/>
    <w:tmpl w:val="04B876F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1" w15:restartNumberingAfterBreak="0">
    <w:nsid w:val="110360B7"/>
    <w:multiLevelType w:val="hybridMultilevel"/>
    <w:tmpl w:val="5F1C1086"/>
    <w:lvl w:ilvl="0" w:tplc="13E24B6C">
      <w:start w:val="1"/>
      <w:numFmt w:val="upperRoman"/>
      <w:lvlText w:val="%1."/>
      <w:lvlJc w:val="righ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62" w15:restartNumberingAfterBreak="0">
    <w:nsid w:val="119123A7"/>
    <w:multiLevelType w:val="hybridMultilevel"/>
    <w:tmpl w:val="5D06168E"/>
    <w:lvl w:ilvl="0" w:tplc="E76006C6">
      <w:numFmt w:val="bullet"/>
      <w:lvlText w:val="-"/>
      <w:lvlJc w:val="left"/>
      <w:pPr>
        <w:ind w:left="720" w:hanging="360"/>
      </w:pPr>
      <w:rPr>
        <w:rFonts w:hint="default" w:ascii="CordiaUPC" w:hAnsi="CordiaUPC" w:cs="CordiaUPC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3" w15:restartNumberingAfterBreak="0">
    <w:nsid w:val="11EF27FE"/>
    <w:multiLevelType w:val="hybridMultilevel"/>
    <w:tmpl w:val="83C47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12016B63"/>
    <w:multiLevelType w:val="hybridMultilevel"/>
    <w:tmpl w:val="1472A84C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5BEA7B14">
      <w:numFmt w:val="bullet"/>
      <w:lvlText w:val="-"/>
      <w:lvlJc w:val="left"/>
      <w:pPr>
        <w:ind w:left="2160" w:hanging="360"/>
      </w:pPr>
      <w:rPr>
        <w:rFonts w:hint="default" w:ascii="CordiaUPC" w:hAnsi="CordiaUPC" w:cs="CordiaUPC" w:eastAsiaTheme="minorHAnsi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5" w15:restartNumberingAfterBreak="0">
    <w:nsid w:val="121A1EB0"/>
    <w:multiLevelType w:val="hybridMultilevel"/>
    <w:tmpl w:val="83C47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12226073"/>
    <w:multiLevelType w:val="hybridMultilevel"/>
    <w:tmpl w:val="D35C0FA0"/>
    <w:lvl w:ilvl="0" w:tplc="DB525E5C">
      <w:start w:val="1"/>
      <w:numFmt w:val="upperRoman"/>
      <w:lvlText w:val="%1."/>
      <w:lvlJc w:val="right"/>
      <w:pPr>
        <w:ind w:left="720" w:hanging="360"/>
      </w:pPr>
      <w:rPr>
        <w:sz w:val="32"/>
        <w:szCs w:val="4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122B1E35"/>
    <w:multiLevelType w:val="hybridMultilevel"/>
    <w:tmpl w:val="344CBC3A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8" w15:restartNumberingAfterBreak="0">
    <w:nsid w:val="12434088"/>
    <w:multiLevelType w:val="hybridMultilevel"/>
    <w:tmpl w:val="81621C34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9" w15:restartNumberingAfterBreak="0">
    <w:nsid w:val="12D10F9D"/>
    <w:multiLevelType w:val="hybridMultilevel"/>
    <w:tmpl w:val="4EDE054A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0" w15:restartNumberingAfterBreak="0">
    <w:nsid w:val="12DD5173"/>
    <w:multiLevelType w:val="hybridMultilevel"/>
    <w:tmpl w:val="D35C0FA0"/>
    <w:lvl w:ilvl="0" w:tplc="DB525E5C">
      <w:start w:val="1"/>
      <w:numFmt w:val="upperRoman"/>
      <w:lvlText w:val="%1."/>
      <w:lvlJc w:val="right"/>
      <w:pPr>
        <w:ind w:left="720" w:hanging="360"/>
      </w:pPr>
      <w:rPr>
        <w:sz w:val="32"/>
        <w:szCs w:val="4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1388696E"/>
    <w:multiLevelType w:val="hybridMultilevel"/>
    <w:tmpl w:val="D35C0FA0"/>
    <w:lvl w:ilvl="0" w:tplc="DB525E5C">
      <w:start w:val="1"/>
      <w:numFmt w:val="upperRoman"/>
      <w:lvlText w:val="%1."/>
      <w:lvlJc w:val="right"/>
      <w:pPr>
        <w:ind w:left="720" w:hanging="360"/>
      </w:pPr>
      <w:rPr>
        <w:sz w:val="32"/>
        <w:szCs w:val="4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13D34311"/>
    <w:multiLevelType w:val="hybridMultilevel"/>
    <w:tmpl w:val="EDB838D0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3" w15:restartNumberingAfterBreak="0">
    <w:nsid w:val="13D74A05"/>
    <w:multiLevelType w:val="hybridMultilevel"/>
    <w:tmpl w:val="E5B619EA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4" w15:restartNumberingAfterBreak="0">
    <w:nsid w:val="13F260CB"/>
    <w:multiLevelType w:val="hybridMultilevel"/>
    <w:tmpl w:val="D92AC0D4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5" w15:restartNumberingAfterBreak="0">
    <w:nsid w:val="141A544F"/>
    <w:multiLevelType w:val="hybridMultilevel"/>
    <w:tmpl w:val="5C4AE78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14344D7D"/>
    <w:multiLevelType w:val="hybridMultilevel"/>
    <w:tmpl w:val="D35C0FA0"/>
    <w:lvl w:ilvl="0" w:tplc="DB525E5C">
      <w:start w:val="1"/>
      <w:numFmt w:val="upperRoman"/>
      <w:lvlText w:val="%1."/>
      <w:lvlJc w:val="right"/>
      <w:pPr>
        <w:ind w:left="720" w:hanging="360"/>
      </w:pPr>
      <w:rPr>
        <w:sz w:val="32"/>
        <w:szCs w:val="4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149544CB"/>
    <w:multiLevelType w:val="hybridMultilevel"/>
    <w:tmpl w:val="CABC1F4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8" w15:restartNumberingAfterBreak="0">
    <w:nsid w:val="14C45806"/>
    <w:multiLevelType w:val="hybridMultilevel"/>
    <w:tmpl w:val="83C47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1518643F"/>
    <w:multiLevelType w:val="hybridMultilevel"/>
    <w:tmpl w:val="D77AEC92"/>
    <w:lvl w:ilvl="0" w:tplc="13E24B6C">
      <w:start w:val="1"/>
      <w:numFmt w:val="upperRoman"/>
      <w:lvlText w:val="%1."/>
      <w:lvlJc w:val="righ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80" w15:restartNumberingAfterBreak="0">
    <w:nsid w:val="15267DFF"/>
    <w:multiLevelType w:val="hybridMultilevel"/>
    <w:tmpl w:val="CE6A5786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1" w15:restartNumberingAfterBreak="0">
    <w:nsid w:val="15470508"/>
    <w:multiLevelType w:val="hybridMultilevel"/>
    <w:tmpl w:val="5C4AE78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161C7391"/>
    <w:multiLevelType w:val="hybridMultilevel"/>
    <w:tmpl w:val="1776556E"/>
    <w:lvl w:ilvl="0" w:tplc="FFFFFFFF">
      <w:start w:val="1"/>
      <w:numFmt w:val="upperRoman"/>
      <w:lvlText w:val="%1."/>
      <w:lvlJc w:val="right"/>
      <w:pPr>
        <w:ind w:left="100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24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83" w15:restartNumberingAfterBreak="0">
    <w:nsid w:val="170310F1"/>
    <w:multiLevelType w:val="hybridMultilevel"/>
    <w:tmpl w:val="3570703A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4" w15:restartNumberingAfterBreak="0">
    <w:nsid w:val="170D0B04"/>
    <w:multiLevelType w:val="hybridMultilevel"/>
    <w:tmpl w:val="E8827A24"/>
    <w:lvl w:ilvl="0" w:tplc="13E24B6C">
      <w:start w:val="1"/>
      <w:numFmt w:val="upperRoman"/>
      <w:lvlText w:val="%1."/>
      <w:lvlJc w:val="righ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85" w15:restartNumberingAfterBreak="0">
    <w:nsid w:val="174B3AD1"/>
    <w:multiLevelType w:val="hybridMultilevel"/>
    <w:tmpl w:val="D35C0FA0"/>
    <w:lvl w:ilvl="0" w:tplc="DB525E5C">
      <w:start w:val="1"/>
      <w:numFmt w:val="upperRoman"/>
      <w:lvlText w:val="%1."/>
      <w:lvlJc w:val="right"/>
      <w:pPr>
        <w:ind w:left="720" w:hanging="360"/>
      </w:pPr>
      <w:rPr>
        <w:sz w:val="32"/>
        <w:szCs w:val="4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17803944"/>
    <w:multiLevelType w:val="hybridMultilevel"/>
    <w:tmpl w:val="D8C0B9F4"/>
    <w:lvl w:ilvl="0" w:tplc="13E24B6C">
      <w:start w:val="1"/>
      <w:numFmt w:val="upperRoman"/>
      <w:lvlText w:val="%1."/>
      <w:lvlJc w:val="righ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87" w15:restartNumberingAfterBreak="0">
    <w:nsid w:val="17C47785"/>
    <w:multiLevelType w:val="hybridMultilevel"/>
    <w:tmpl w:val="A946868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180C2836"/>
    <w:multiLevelType w:val="hybridMultilevel"/>
    <w:tmpl w:val="63343BB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181B6FC7"/>
    <w:multiLevelType w:val="hybridMultilevel"/>
    <w:tmpl w:val="D35C0FA0"/>
    <w:lvl w:ilvl="0" w:tplc="DB525E5C">
      <w:start w:val="1"/>
      <w:numFmt w:val="upperRoman"/>
      <w:lvlText w:val="%1."/>
      <w:lvlJc w:val="right"/>
      <w:pPr>
        <w:ind w:left="720" w:hanging="360"/>
      </w:pPr>
      <w:rPr>
        <w:sz w:val="32"/>
        <w:szCs w:val="4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182F0907"/>
    <w:multiLevelType w:val="hybridMultilevel"/>
    <w:tmpl w:val="83C47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18814D61"/>
    <w:multiLevelType w:val="hybridMultilevel"/>
    <w:tmpl w:val="DB2EF37C"/>
    <w:lvl w:ilvl="0" w:tplc="DB525E5C">
      <w:start w:val="1"/>
      <w:numFmt w:val="upperRoman"/>
      <w:lvlText w:val="%1."/>
      <w:lvlJc w:val="right"/>
      <w:pPr>
        <w:ind w:left="720" w:hanging="360"/>
      </w:pPr>
      <w:rPr>
        <w:sz w:val="32"/>
        <w:szCs w:val="4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18AF3716"/>
    <w:multiLevelType w:val="hybridMultilevel"/>
    <w:tmpl w:val="83C47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18BC17E5"/>
    <w:multiLevelType w:val="hybridMultilevel"/>
    <w:tmpl w:val="B1D27AFE"/>
    <w:lvl w:ilvl="0" w:tplc="D04C803E">
      <w:start w:val="1"/>
      <w:numFmt w:val="upperRoman"/>
      <w:lvlText w:val="%1."/>
      <w:lvlJc w:val="righ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18D31AA8"/>
    <w:multiLevelType w:val="hybridMultilevel"/>
    <w:tmpl w:val="84529D46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5" w15:restartNumberingAfterBreak="0">
    <w:nsid w:val="18FF1A3B"/>
    <w:multiLevelType w:val="hybridMultilevel"/>
    <w:tmpl w:val="0B261974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6" w15:restartNumberingAfterBreak="0">
    <w:nsid w:val="193661AD"/>
    <w:multiLevelType w:val="hybridMultilevel"/>
    <w:tmpl w:val="D8A8577A"/>
    <w:lvl w:ilvl="0" w:tplc="04090013">
      <w:start w:val="1"/>
      <w:numFmt w:val="upperRoman"/>
      <w:lvlText w:val="%1."/>
      <w:lvlJc w:val="right"/>
      <w:pPr>
        <w:ind w:left="644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194364A2"/>
    <w:multiLevelType w:val="hybridMultilevel"/>
    <w:tmpl w:val="B510AD94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8" w15:restartNumberingAfterBreak="0">
    <w:nsid w:val="19576001"/>
    <w:multiLevelType w:val="hybridMultilevel"/>
    <w:tmpl w:val="D8C0B9F4"/>
    <w:lvl w:ilvl="0" w:tplc="13E24B6C">
      <w:start w:val="1"/>
      <w:numFmt w:val="upperRoman"/>
      <w:lvlText w:val="%1."/>
      <w:lvlJc w:val="righ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99" w15:restartNumberingAfterBreak="0">
    <w:nsid w:val="1A264B07"/>
    <w:multiLevelType w:val="hybridMultilevel"/>
    <w:tmpl w:val="1C24F7E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0" w15:restartNumberingAfterBreak="0">
    <w:nsid w:val="1A2E12C7"/>
    <w:multiLevelType w:val="hybridMultilevel"/>
    <w:tmpl w:val="83C47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1A766251"/>
    <w:multiLevelType w:val="hybridMultilevel"/>
    <w:tmpl w:val="3190DF32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2" w15:restartNumberingAfterBreak="0">
    <w:nsid w:val="1ACA6A45"/>
    <w:multiLevelType w:val="hybridMultilevel"/>
    <w:tmpl w:val="02D8765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1AEC0E79"/>
    <w:multiLevelType w:val="hybridMultilevel"/>
    <w:tmpl w:val="DA044E42"/>
    <w:lvl w:ilvl="0" w:tplc="04090005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hint="default" w:ascii="Wingdings" w:hAnsi="Wingdings"/>
      </w:rPr>
    </w:lvl>
  </w:abstractNum>
  <w:abstractNum w:abstractNumId="104" w15:restartNumberingAfterBreak="0">
    <w:nsid w:val="1B3151AD"/>
    <w:multiLevelType w:val="hybridMultilevel"/>
    <w:tmpl w:val="C65EA560"/>
    <w:lvl w:ilvl="0" w:tplc="13E24B6C">
      <w:start w:val="1"/>
      <w:numFmt w:val="upperRoman"/>
      <w:lvlText w:val="%1."/>
      <w:lvlJc w:val="righ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05" w15:restartNumberingAfterBreak="0">
    <w:nsid w:val="1B456503"/>
    <w:multiLevelType w:val="hybridMultilevel"/>
    <w:tmpl w:val="9326B686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6" w15:restartNumberingAfterBreak="0">
    <w:nsid w:val="1B6C30F3"/>
    <w:multiLevelType w:val="hybridMultilevel"/>
    <w:tmpl w:val="49D2517E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07" w15:restartNumberingAfterBreak="0">
    <w:nsid w:val="1BAA6E55"/>
    <w:multiLevelType w:val="hybridMultilevel"/>
    <w:tmpl w:val="3630185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1C51013E"/>
    <w:multiLevelType w:val="hybridMultilevel"/>
    <w:tmpl w:val="C74066F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9" w15:restartNumberingAfterBreak="0">
    <w:nsid w:val="1C5648FF"/>
    <w:multiLevelType w:val="hybridMultilevel"/>
    <w:tmpl w:val="D35C0FA0"/>
    <w:lvl w:ilvl="0" w:tplc="DB525E5C">
      <w:start w:val="1"/>
      <w:numFmt w:val="upperRoman"/>
      <w:lvlText w:val="%1."/>
      <w:lvlJc w:val="right"/>
      <w:pPr>
        <w:ind w:left="720" w:hanging="360"/>
      </w:pPr>
      <w:rPr>
        <w:sz w:val="32"/>
        <w:szCs w:val="4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1CFF122C"/>
    <w:multiLevelType w:val="hybridMultilevel"/>
    <w:tmpl w:val="D35C0FA0"/>
    <w:lvl w:ilvl="0" w:tplc="DB525E5C">
      <w:start w:val="1"/>
      <w:numFmt w:val="upperRoman"/>
      <w:lvlText w:val="%1."/>
      <w:lvlJc w:val="right"/>
      <w:pPr>
        <w:ind w:left="720" w:hanging="360"/>
      </w:pPr>
      <w:rPr>
        <w:sz w:val="32"/>
        <w:szCs w:val="4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1DC12C0B"/>
    <w:multiLevelType w:val="hybridMultilevel"/>
    <w:tmpl w:val="D35C0FA0"/>
    <w:lvl w:ilvl="0" w:tplc="DB525E5C">
      <w:start w:val="1"/>
      <w:numFmt w:val="upperRoman"/>
      <w:lvlText w:val="%1."/>
      <w:lvlJc w:val="right"/>
      <w:pPr>
        <w:ind w:left="720" w:hanging="360"/>
      </w:pPr>
      <w:rPr>
        <w:sz w:val="32"/>
        <w:szCs w:val="4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1DF57291"/>
    <w:multiLevelType w:val="hybridMultilevel"/>
    <w:tmpl w:val="E19C97F6"/>
    <w:lvl w:ilvl="0" w:tplc="04090005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hint="default" w:ascii="Wingdings" w:hAnsi="Wingdings"/>
      </w:rPr>
    </w:lvl>
  </w:abstractNum>
  <w:abstractNum w:abstractNumId="113" w15:restartNumberingAfterBreak="0">
    <w:nsid w:val="1E997F18"/>
    <w:multiLevelType w:val="hybridMultilevel"/>
    <w:tmpl w:val="83C47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1EC10662"/>
    <w:multiLevelType w:val="hybridMultilevel"/>
    <w:tmpl w:val="CABAD320"/>
    <w:lvl w:ilvl="0" w:tplc="9236B81A">
      <w:start w:val="2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1EC236BF"/>
    <w:multiLevelType w:val="hybridMultilevel"/>
    <w:tmpl w:val="41F4A14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1EF60DEE"/>
    <w:multiLevelType w:val="hybridMultilevel"/>
    <w:tmpl w:val="A946868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1F5D796F"/>
    <w:multiLevelType w:val="hybridMultilevel"/>
    <w:tmpl w:val="D35C0FA0"/>
    <w:lvl w:ilvl="0" w:tplc="DB525E5C">
      <w:start w:val="1"/>
      <w:numFmt w:val="upperRoman"/>
      <w:lvlText w:val="%1."/>
      <w:lvlJc w:val="right"/>
      <w:pPr>
        <w:ind w:left="720" w:hanging="360"/>
      </w:pPr>
      <w:rPr>
        <w:sz w:val="32"/>
        <w:szCs w:val="4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1F7A3874"/>
    <w:multiLevelType w:val="hybridMultilevel"/>
    <w:tmpl w:val="5B7AAFB6"/>
    <w:lvl w:ilvl="0" w:tplc="13E24B6C">
      <w:start w:val="1"/>
      <w:numFmt w:val="upperRoman"/>
      <w:lvlText w:val="%1."/>
      <w:lvlJc w:val="righ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19" w15:restartNumberingAfterBreak="0">
    <w:nsid w:val="1FA523E2"/>
    <w:multiLevelType w:val="hybridMultilevel"/>
    <w:tmpl w:val="D8C0B9F4"/>
    <w:lvl w:ilvl="0" w:tplc="13E24B6C">
      <w:start w:val="1"/>
      <w:numFmt w:val="upperRoman"/>
      <w:lvlText w:val="%1."/>
      <w:lvlJc w:val="righ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20" w15:restartNumberingAfterBreak="0">
    <w:nsid w:val="1FB51A01"/>
    <w:multiLevelType w:val="hybridMultilevel"/>
    <w:tmpl w:val="B958EB56"/>
    <w:lvl w:ilvl="0" w:tplc="CB0E94A6">
      <w:start w:val="1"/>
      <w:numFmt w:val="upperRoman"/>
      <w:lvlText w:val="%1."/>
      <w:lvlJc w:val="righ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" w15:restartNumberingAfterBreak="0">
    <w:nsid w:val="1FCB5F45"/>
    <w:multiLevelType w:val="hybridMultilevel"/>
    <w:tmpl w:val="D8C0B9F4"/>
    <w:lvl w:ilvl="0" w:tplc="13E24B6C">
      <w:start w:val="1"/>
      <w:numFmt w:val="upperRoman"/>
      <w:lvlText w:val="%1."/>
      <w:lvlJc w:val="righ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22" w15:restartNumberingAfterBreak="0">
    <w:nsid w:val="1FFA7196"/>
    <w:multiLevelType w:val="hybridMultilevel"/>
    <w:tmpl w:val="D35C0FA0"/>
    <w:lvl w:ilvl="0" w:tplc="DB525E5C">
      <w:start w:val="1"/>
      <w:numFmt w:val="upperRoman"/>
      <w:lvlText w:val="%1."/>
      <w:lvlJc w:val="right"/>
      <w:pPr>
        <w:ind w:left="720" w:hanging="360"/>
      </w:pPr>
      <w:rPr>
        <w:sz w:val="32"/>
        <w:szCs w:val="4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20370613"/>
    <w:multiLevelType w:val="multilevel"/>
    <w:tmpl w:val="74DC8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4" w15:restartNumberingAfterBreak="0">
    <w:nsid w:val="20B02AA9"/>
    <w:multiLevelType w:val="hybridMultilevel"/>
    <w:tmpl w:val="87EAA206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5" w15:restartNumberingAfterBreak="0">
    <w:nsid w:val="20D37637"/>
    <w:multiLevelType w:val="hybridMultilevel"/>
    <w:tmpl w:val="EB22047C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6" w15:restartNumberingAfterBreak="0">
    <w:nsid w:val="21B721AF"/>
    <w:multiLevelType w:val="hybridMultilevel"/>
    <w:tmpl w:val="02D8765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" w15:restartNumberingAfterBreak="0">
    <w:nsid w:val="21E5103A"/>
    <w:multiLevelType w:val="hybridMultilevel"/>
    <w:tmpl w:val="D8C0B9F4"/>
    <w:lvl w:ilvl="0" w:tplc="13E24B6C">
      <w:start w:val="1"/>
      <w:numFmt w:val="upperRoman"/>
      <w:lvlText w:val="%1."/>
      <w:lvlJc w:val="righ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28" w15:restartNumberingAfterBreak="0">
    <w:nsid w:val="21F97589"/>
    <w:multiLevelType w:val="hybridMultilevel"/>
    <w:tmpl w:val="54EC7B4C"/>
    <w:lvl w:ilvl="0" w:tplc="04090013">
      <w:start w:val="1"/>
      <w:numFmt w:val="upperRoman"/>
      <w:lvlText w:val="%1."/>
      <w:lvlJc w:val="righ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29" w15:restartNumberingAfterBreak="0">
    <w:nsid w:val="221A07A3"/>
    <w:multiLevelType w:val="hybridMultilevel"/>
    <w:tmpl w:val="3630185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 w15:restartNumberingAfterBreak="0">
    <w:nsid w:val="22641F12"/>
    <w:multiLevelType w:val="hybridMultilevel"/>
    <w:tmpl w:val="5BA4FB9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1" w15:restartNumberingAfterBreak="0">
    <w:nsid w:val="229B501A"/>
    <w:multiLevelType w:val="hybridMultilevel"/>
    <w:tmpl w:val="66D208C6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  <w:b w:val="0"/>
        <w:bCs w:val="0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" w15:restartNumberingAfterBreak="0">
    <w:nsid w:val="22D02D66"/>
    <w:multiLevelType w:val="hybridMultilevel"/>
    <w:tmpl w:val="D8C0B9F4"/>
    <w:lvl w:ilvl="0" w:tplc="FFFFFFFF">
      <w:start w:val="1"/>
      <w:numFmt w:val="upperRoman"/>
      <w:lvlText w:val="%1."/>
      <w:lvlJc w:val="right"/>
      <w:pPr>
        <w:ind w:left="100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24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33" w15:restartNumberingAfterBreak="0">
    <w:nsid w:val="230530FF"/>
    <w:multiLevelType w:val="hybridMultilevel"/>
    <w:tmpl w:val="D8607A00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4" w15:restartNumberingAfterBreak="0">
    <w:nsid w:val="23DC5A87"/>
    <w:multiLevelType w:val="hybridMultilevel"/>
    <w:tmpl w:val="D35C0FA0"/>
    <w:lvl w:ilvl="0" w:tplc="DB525E5C">
      <w:start w:val="1"/>
      <w:numFmt w:val="upperRoman"/>
      <w:lvlText w:val="%1."/>
      <w:lvlJc w:val="right"/>
      <w:pPr>
        <w:ind w:left="720" w:hanging="360"/>
      </w:pPr>
      <w:rPr>
        <w:sz w:val="32"/>
        <w:szCs w:val="4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5" w15:restartNumberingAfterBreak="0">
    <w:nsid w:val="2409355C"/>
    <w:multiLevelType w:val="hybridMultilevel"/>
    <w:tmpl w:val="729C6040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6" w15:restartNumberingAfterBreak="0">
    <w:nsid w:val="241733B6"/>
    <w:multiLevelType w:val="hybridMultilevel"/>
    <w:tmpl w:val="E092DCA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7" w15:restartNumberingAfterBreak="0">
    <w:nsid w:val="2470185B"/>
    <w:multiLevelType w:val="hybridMultilevel"/>
    <w:tmpl w:val="D35C0FA0"/>
    <w:lvl w:ilvl="0" w:tplc="DB525E5C">
      <w:start w:val="1"/>
      <w:numFmt w:val="upperRoman"/>
      <w:lvlText w:val="%1."/>
      <w:lvlJc w:val="right"/>
      <w:pPr>
        <w:ind w:left="720" w:hanging="360"/>
      </w:pPr>
      <w:rPr>
        <w:sz w:val="32"/>
        <w:szCs w:val="4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8" w15:restartNumberingAfterBreak="0">
    <w:nsid w:val="24725503"/>
    <w:multiLevelType w:val="hybridMultilevel"/>
    <w:tmpl w:val="CAA47F92"/>
    <w:lvl w:ilvl="0" w:tplc="04090003">
      <w:start w:val="1"/>
      <w:numFmt w:val="bullet"/>
      <w:lvlText w:val="o"/>
      <w:lvlJc w:val="left"/>
      <w:pPr>
        <w:ind w:left="765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hint="default" w:ascii="Wingdings" w:hAnsi="Wingdings"/>
      </w:rPr>
    </w:lvl>
  </w:abstractNum>
  <w:abstractNum w:abstractNumId="139" w15:restartNumberingAfterBreak="0">
    <w:nsid w:val="24AC0FF2"/>
    <w:multiLevelType w:val="hybridMultilevel"/>
    <w:tmpl w:val="DEB2DC2E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0" w15:restartNumberingAfterBreak="0">
    <w:nsid w:val="24D716F3"/>
    <w:multiLevelType w:val="hybridMultilevel"/>
    <w:tmpl w:val="166CB63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1" w15:restartNumberingAfterBreak="0">
    <w:nsid w:val="25450569"/>
    <w:multiLevelType w:val="hybridMultilevel"/>
    <w:tmpl w:val="9398AAA0"/>
    <w:lvl w:ilvl="0" w:tplc="FFFFFFFF">
      <w:start w:val="1"/>
      <w:numFmt w:val="upperRoman"/>
      <w:lvlText w:val="%1."/>
      <w:lvlJc w:val="right"/>
      <w:pPr>
        <w:ind w:left="100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24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42" w15:restartNumberingAfterBreak="0">
    <w:nsid w:val="25531DD6"/>
    <w:multiLevelType w:val="hybridMultilevel"/>
    <w:tmpl w:val="839A1ACE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3" w15:restartNumberingAfterBreak="0">
    <w:nsid w:val="25FF6E56"/>
    <w:multiLevelType w:val="hybridMultilevel"/>
    <w:tmpl w:val="4F422F64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4" w15:restartNumberingAfterBreak="0">
    <w:nsid w:val="26A37EBC"/>
    <w:multiLevelType w:val="hybridMultilevel"/>
    <w:tmpl w:val="843C8BCA"/>
    <w:lvl w:ilvl="0" w:tplc="28A6C16C">
      <w:numFmt w:val="bullet"/>
      <w:lvlText w:val="-"/>
      <w:lvlJc w:val="left"/>
      <w:pPr>
        <w:ind w:left="720" w:hanging="360"/>
      </w:pPr>
      <w:rPr>
        <w:rFonts w:hint="default" w:ascii="Cordia New" w:hAnsi="Cordia New" w:cs="Cordia New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5" w15:restartNumberingAfterBreak="0">
    <w:nsid w:val="26FD7548"/>
    <w:multiLevelType w:val="hybridMultilevel"/>
    <w:tmpl w:val="481A7BFA"/>
    <w:lvl w:ilvl="0" w:tplc="0F4C3352">
      <w:start w:val="2"/>
      <w:numFmt w:val="upperRoman"/>
      <w:lvlText w:val="%1."/>
      <w:lvlJc w:val="righ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6" w15:restartNumberingAfterBreak="0">
    <w:nsid w:val="272164D4"/>
    <w:multiLevelType w:val="hybridMultilevel"/>
    <w:tmpl w:val="E244FBC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7" w15:restartNumberingAfterBreak="0">
    <w:nsid w:val="27940828"/>
    <w:multiLevelType w:val="hybridMultilevel"/>
    <w:tmpl w:val="AF1AF0DC"/>
    <w:lvl w:ilvl="0" w:tplc="1A440F06">
      <w:numFmt w:val="bullet"/>
      <w:lvlText w:val="-"/>
      <w:lvlJc w:val="left"/>
      <w:pPr>
        <w:ind w:left="720" w:hanging="360"/>
      </w:pPr>
      <w:rPr>
        <w:rFonts w:hint="default" w:ascii="CordiaUPC" w:hAnsi="CordiaUPC" w:cs="CordiaUPC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8" w15:restartNumberingAfterBreak="0">
    <w:nsid w:val="279C3A3A"/>
    <w:multiLevelType w:val="hybridMultilevel"/>
    <w:tmpl w:val="D35C0FA0"/>
    <w:lvl w:ilvl="0" w:tplc="DB525E5C">
      <w:start w:val="1"/>
      <w:numFmt w:val="upperRoman"/>
      <w:lvlText w:val="%1."/>
      <w:lvlJc w:val="right"/>
      <w:pPr>
        <w:ind w:left="720" w:hanging="360"/>
      </w:pPr>
      <w:rPr>
        <w:sz w:val="32"/>
        <w:szCs w:val="4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9" w15:restartNumberingAfterBreak="0">
    <w:nsid w:val="27BF7D22"/>
    <w:multiLevelType w:val="hybridMultilevel"/>
    <w:tmpl w:val="83C47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0" w15:restartNumberingAfterBreak="0">
    <w:nsid w:val="282D0625"/>
    <w:multiLevelType w:val="hybridMultilevel"/>
    <w:tmpl w:val="DF8A4966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1" w15:restartNumberingAfterBreak="0">
    <w:nsid w:val="2834045D"/>
    <w:multiLevelType w:val="hybridMultilevel"/>
    <w:tmpl w:val="3B9E8C82"/>
    <w:lvl w:ilvl="0" w:tplc="28A6C16C">
      <w:numFmt w:val="bullet"/>
      <w:lvlText w:val="-"/>
      <w:lvlJc w:val="left"/>
      <w:pPr>
        <w:ind w:left="720" w:hanging="360"/>
      </w:pPr>
      <w:rPr>
        <w:rFonts w:hint="default" w:ascii="Cordia New" w:hAnsi="Cordia New" w:cs="Cordia New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2" w15:restartNumberingAfterBreak="0">
    <w:nsid w:val="28587CA4"/>
    <w:multiLevelType w:val="hybridMultilevel"/>
    <w:tmpl w:val="63C03498"/>
    <w:lvl w:ilvl="0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53" w15:restartNumberingAfterBreak="0">
    <w:nsid w:val="285B6DE4"/>
    <w:multiLevelType w:val="hybridMultilevel"/>
    <w:tmpl w:val="6B7CFE32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  <w:b w:val="0"/>
        <w:bCs w:val="0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4" w15:restartNumberingAfterBreak="0">
    <w:nsid w:val="293B7711"/>
    <w:multiLevelType w:val="hybridMultilevel"/>
    <w:tmpl w:val="1F5A2134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5" w15:restartNumberingAfterBreak="0">
    <w:nsid w:val="29777DC2"/>
    <w:multiLevelType w:val="hybridMultilevel"/>
    <w:tmpl w:val="83C47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6" w15:restartNumberingAfterBreak="0">
    <w:nsid w:val="29902E86"/>
    <w:multiLevelType w:val="hybridMultilevel"/>
    <w:tmpl w:val="FFDE8C7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7" w15:restartNumberingAfterBreak="0">
    <w:nsid w:val="29962082"/>
    <w:multiLevelType w:val="hybridMultilevel"/>
    <w:tmpl w:val="421A58D2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8" w15:restartNumberingAfterBreak="0">
    <w:nsid w:val="29F430AE"/>
    <w:multiLevelType w:val="hybridMultilevel"/>
    <w:tmpl w:val="63343BB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9" w15:restartNumberingAfterBreak="0">
    <w:nsid w:val="2A6806EF"/>
    <w:multiLevelType w:val="hybridMultilevel"/>
    <w:tmpl w:val="838CFB64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0" w15:restartNumberingAfterBreak="0">
    <w:nsid w:val="2A885313"/>
    <w:multiLevelType w:val="hybridMultilevel"/>
    <w:tmpl w:val="945AD1B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1" w15:restartNumberingAfterBreak="0">
    <w:nsid w:val="2B5D50A1"/>
    <w:multiLevelType w:val="hybridMultilevel"/>
    <w:tmpl w:val="FB5A4B1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2" w15:restartNumberingAfterBreak="0">
    <w:nsid w:val="2B5E5ED1"/>
    <w:multiLevelType w:val="hybridMultilevel"/>
    <w:tmpl w:val="8E8C1008"/>
    <w:lvl w:ilvl="0" w:tplc="77B4B77C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  <w:szCs w:val="16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63" w15:restartNumberingAfterBreak="0">
    <w:nsid w:val="2B7B449B"/>
    <w:multiLevelType w:val="hybridMultilevel"/>
    <w:tmpl w:val="A946868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4" w15:restartNumberingAfterBreak="0">
    <w:nsid w:val="2C184787"/>
    <w:multiLevelType w:val="hybridMultilevel"/>
    <w:tmpl w:val="5B7AAFB6"/>
    <w:lvl w:ilvl="0" w:tplc="13E24B6C">
      <w:start w:val="1"/>
      <w:numFmt w:val="upperRoman"/>
      <w:lvlText w:val="%1."/>
      <w:lvlJc w:val="righ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65" w15:restartNumberingAfterBreak="0">
    <w:nsid w:val="2C59033B"/>
    <w:multiLevelType w:val="hybridMultilevel"/>
    <w:tmpl w:val="D35C0FA0"/>
    <w:lvl w:ilvl="0" w:tplc="DB525E5C">
      <w:start w:val="1"/>
      <w:numFmt w:val="upperRoman"/>
      <w:lvlText w:val="%1."/>
      <w:lvlJc w:val="right"/>
      <w:pPr>
        <w:ind w:left="720" w:hanging="360"/>
      </w:pPr>
      <w:rPr>
        <w:sz w:val="32"/>
        <w:szCs w:val="4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6" w15:restartNumberingAfterBreak="0">
    <w:nsid w:val="2C796AD9"/>
    <w:multiLevelType w:val="hybridMultilevel"/>
    <w:tmpl w:val="C65EA560"/>
    <w:lvl w:ilvl="0" w:tplc="13E24B6C">
      <w:start w:val="1"/>
      <w:numFmt w:val="upperRoman"/>
      <w:lvlText w:val="%1."/>
      <w:lvlJc w:val="righ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67" w15:restartNumberingAfterBreak="0">
    <w:nsid w:val="2D29307B"/>
    <w:multiLevelType w:val="hybridMultilevel"/>
    <w:tmpl w:val="092EA1FC"/>
    <w:lvl w:ilvl="0" w:tplc="13E24B6C">
      <w:start w:val="1"/>
      <w:numFmt w:val="upperRoman"/>
      <w:lvlText w:val="%1."/>
      <w:lvlJc w:val="righ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68" w15:restartNumberingAfterBreak="0">
    <w:nsid w:val="2D2B18A8"/>
    <w:multiLevelType w:val="hybridMultilevel"/>
    <w:tmpl w:val="3D1A9EC4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9" w15:restartNumberingAfterBreak="0">
    <w:nsid w:val="2D3C16B4"/>
    <w:multiLevelType w:val="hybridMultilevel"/>
    <w:tmpl w:val="48C056E0"/>
    <w:lvl w:ilvl="0" w:tplc="04090001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170" w15:restartNumberingAfterBreak="0">
    <w:nsid w:val="2D63793D"/>
    <w:multiLevelType w:val="hybridMultilevel"/>
    <w:tmpl w:val="5C4AE78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1" w15:restartNumberingAfterBreak="0">
    <w:nsid w:val="2D8870E3"/>
    <w:multiLevelType w:val="hybridMultilevel"/>
    <w:tmpl w:val="D35C0FA0"/>
    <w:lvl w:ilvl="0" w:tplc="DB525E5C">
      <w:start w:val="1"/>
      <w:numFmt w:val="upperRoman"/>
      <w:lvlText w:val="%1."/>
      <w:lvlJc w:val="right"/>
      <w:pPr>
        <w:ind w:left="720" w:hanging="360"/>
      </w:pPr>
      <w:rPr>
        <w:sz w:val="32"/>
        <w:szCs w:val="4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2" w15:restartNumberingAfterBreak="0">
    <w:nsid w:val="2D973840"/>
    <w:multiLevelType w:val="hybridMultilevel"/>
    <w:tmpl w:val="56E2B394"/>
    <w:lvl w:ilvl="0" w:tplc="13E24B6C">
      <w:start w:val="1"/>
      <w:numFmt w:val="upperRoman"/>
      <w:lvlText w:val="%1."/>
      <w:lvlJc w:val="righ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73" w15:restartNumberingAfterBreak="0">
    <w:nsid w:val="2DB11C51"/>
    <w:multiLevelType w:val="hybridMultilevel"/>
    <w:tmpl w:val="141615C0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4" w15:restartNumberingAfterBreak="0">
    <w:nsid w:val="2E4972AD"/>
    <w:multiLevelType w:val="hybridMultilevel"/>
    <w:tmpl w:val="68F4D244"/>
    <w:lvl w:ilvl="0" w:tplc="0C0EDA26">
      <w:start w:val="1"/>
      <w:numFmt w:val="upperRoman"/>
      <w:lvlText w:val="%1."/>
      <w:lvlJc w:val="righ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5" w15:restartNumberingAfterBreak="0">
    <w:nsid w:val="2E761D44"/>
    <w:multiLevelType w:val="hybridMultilevel"/>
    <w:tmpl w:val="5C4AE78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6" w15:restartNumberingAfterBreak="0">
    <w:nsid w:val="2E844C01"/>
    <w:multiLevelType w:val="hybridMultilevel"/>
    <w:tmpl w:val="7B1A199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7" w15:restartNumberingAfterBreak="0">
    <w:nsid w:val="2E942FF8"/>
    <w:multiLevelType w:val="hybridMultilevel"/>
    <w:tmpl w:val="D35C0FA0"/>
    <w:lvl w:ilvl="0" w:tplc="DB525E5C">
      <w:start w:val="1"/>
      <w:numFmt w:val="upperRoman"/>
      <w:lvlText w:val="%1."/>
      <w:lvlJc w:val="right"/>
      <w:pPr>
        <w:ind w:left="720" w:hanging="360"/>
      </w:pPr>
      <w:rPr>
        <w:sz w:val="32"/>
        <w:szCs w:val="4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8" w15:restartNumberingAfterBreak="0">
    <w:nsid w:val="2EF93B4F"/>
    <w:multiLevelType w:val="hybridMultilevel"/>
    <w:tmpl w:val="E7400A04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79" w15:restartNumberingAfterBreak="0">
    <w:nsid w:val="2F3E0F39"/>
    <w:multiLevelType w:val="hybridMultilevel"/>
    <w:tmpl w:val="B704B4C4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0" w15:restartNumberingAfterBreak="0">
    <w:nsid w:val="2F9409A7"/>
    <w:multiLevelType w:val="hybridMultilevel"/>
    <w:tmpl w:val="F7B44172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1" w15:restartNumberingAfterBreak="0">
    <w:nsid w:val="2F9C216D"/>
    <w:multiLevelType w:val="hybridMultilevel"/>
    <w:tmpl w:val="102A59A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2" w15:restartNumberingAfterBreak="0">
    <w:nsid w:val="2FE35DE2"/>
    <w:multiLevelType w:val="hybridMultilevel"/>
    <w:tmpl w:val="D35C0FA0"/>
    <w:lvl w:ilvl="0" w:tplc="DB525E5C">
      <w:start w:val="1"/>
      <w:numFmt w:val="upperRoman"/>
      <w:lvlText w:val="%1."/>
      <w:lvlJc w:val="right"/>
      <w:pPr>
        <w:ind w:left="720" w:hanging="360"/>
      </w:pPr>
      <w:rPr>
        <w:sz w:val="32"/>
        <w:szCs w:val="4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3" w15:restartNumberingAfterBreak="0">
    <w:nsid w:val="2FE52E32"/>
    <w:multiLevelType w:val="hybridMultilevel"/>
    <w:tmpl w:val="D35C0FA0"/>
    <w:lvl w:ilvl="0" w:tplc="DB525E5C">
      <w:start w:val="1"/>
      <w:numFmt w:val="upperRoman"/>
      <w:lvlText w:val="%1."/>
      <w:lvlJc w:val="right"/>
      <w:pPr>
        <w:ind w:left="720" w:hanging="360"/>
      </w:pPr>
      <w:rPr>
        <w:sz w:val="32"/>
        <w:szCs w:val="4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4" w15:restartNumberingAfterBreak="0">
    <w:nsid w:val="30864B7D"/>
    <w:multiLevelType w:val="hybridMultilevel"/>
    <w:tmpl w:val="8D0099D4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5" w15:restartNumberingAfterBreak="0">
    <w:nsid w:val="317042A3"/>
    <w:multiLevelType w:val="hybridMultilevel"/>
    <w:tmpl w:val="D35C0FA0"/>
    <w:lvl w:ilvl="0" w:tplc="DB525E5C">
      <w:start w:val="1"/>
      <w:numFmt w:val="upperRoman"/>
      <w:lvlText w:val="%1."/>
      <w:lvlJc w:val="right"/>
      <w:pPr>
        <w:ind w:left="720" w:hanging="360"/>
      </w:pPr>
      <w:rPr>
        <w:sz w:val="32"/>
        <w:szCs w:val="4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31BC3BE8"/>
    <w:multiLevelType w:val="hybridMultilevel"/>
    <w:tmpl w:val="1AAEDEB6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4090005">
      <w:start w:val="1"/>
      <w:numFmt w:val="bullet"/>
      <w:lvlText w:val=""/>
      <w:lvlJc w:val="left"/>
      <w:pPr>
        <w:ind w:left="2160" w:hanging="180"/>
      </w:pPr>
      <w:rPr>
        <w:rFonts w:hint="default" w:ascii="Wingdings" w:hAnsi="Wingdings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7" w15:restartNumberingAfterBreak="0">
    <w:nsid w:val="3214582B"/>
    <w:multiLevelType w:val="hybridMultilevel"/>
    <w:tmpl w:val="D35C0FA0"/>
    <w:lvl w:ilvl="0" w:tplc="DB525E5C">
      <w:start w:val="1"/>
      <w:numFmt w:val="upperRoman"/>
      <w:lvlText w:val="%1."/>
      <w:lvlJc w:val="right"/>
      <w:pPr>
        <w:ind w:left="720" w:hanging="360"/>
      </w:pPr>
      <w:rPr>
        <w:sz w:val="32"/>
        <w:szCs w:val="4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8" w15:restartNumberingAfterBreak="0">
    <w:nsid w:val="32424E83"/>
    <w:multiLevelType w:val="hybridMultilevel"/>
    <w:tmpl w:val="20FCB46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9" w15:restartNumberingAfterBreak="0">
    <w:nsid w:val="32436E5A"/>
    <w:multiLevelType w:val="hybridMultilevel"/>
    <w:tmpl w:val="07383C8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0" w15:restartNumberingAfterBreak="0">
    <w:nsid w:val="324670BD"/>
    <w:multiLevelType w:val="hybridMultilevel"/>
    <w:tmpl w:val="1CC2A1E6"/>
    <w:lvl w:ilvl="0" w:tplc="04090013">
      <w:start w:val="1"/>
      <w:numFmt w:val="upperRoman"/>
      <w:lvlText w:val="%1."/>
      <w:lvlJc w:val="right"/>
      <w:pPr>
        <w:ind w:left="644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1" w15:restartNumberingAfterBreak="0">
    <w:nsid w:val="329A7994"/>
    <w:multiLevelType w:val="hybridMultilevel"/>
    <w:tmpl w:val="F00A7310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2" w15:restartNumberingAfterBreak="0">
    <w:nsid w:val="32F5210E"/>
    <w:multiLevelType w:val="hybridMultilevel"/>
    <w:tmpl w:val="96F4954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3" w15:restartNumberingAfterBreak="0">
    <w:nsid w:val="338D6055"/>
    <w:multiLevelType w:val="hybridMultilevel"/>
    <w:tmpl w:val="D8C0B9F4"/>
    <w:lvl w:ilvl="0" w:tplc="13E24B6C">
      <w:start w:val="1"/>
      <w:numFmt w:val="upperRoman"/>
      <w:lvlText w:val="%1."/>
      <w:lvlJc w:val="righ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94" w15:restartNumberingAfterBreak="0">
    <w:nsid w:val="345557C6"/>
    <w:multiLevelType w:val="hybridMultilevel"/>
    <w:tmpl w:val="0D40D01A"/>
    <w:lvl w:ilvl="0" w:tplc="E0D87DE2">
      <w:start w:val="3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5" w15:restartNumberingAfterBreak="0">
    <w:nsid w:val="34DD3D26"/>
    <w:multiLevelType w:val="hybridMultilevel"/>
    <w:tmpl w:val="23247764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6" w15:restartNumberingAfterBreak="0">
    <w:nsid w:val="34EB607F"/>
    <w:multiLevelType w:val="hybridMultilevel"/>
    <w:tmpl w:val="6EBC8DB0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BEA7B14">
      <w:numFmt w:val="bullet"/>
      <w:lvlText w:val="-"/>
      <w:lvlJc w:val="left"/>
      <w:pPr>
        <w:ind w:left="2880" w:hanging="360"/>
      </w:pPr>
      <w:rPr>
        <w:rFonts w:hint="default" w:ascii="CordiaUPC" w:hAnsi="CordiaUPC" w:cs="CordiaUPC" w:eastAsiaTheme="minorHAnsi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7" w15:restartNumberingAfterBreak="0">
    <w:nsid w:val="3512300C"/>
    <w:multiLevelType w:val="hybridMultilevel"/>
    <w:tmpl w:val="F3A2308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8" w15:restartNumberingAfterBreak="0">
    <w:nsid w:val="35181B63"/>
    <w:multiLevelType w:val="hybridMultilevel"/>
    <w:tmpl w:val="5C4AE78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9" w15:restartNumberingAfterBreak="0">
    <w:nsid w:val="35746EDA"/>
    <w:multiLevelType w:val="hybridMultilevel"/>
    <w:tmpl w:val="A1F482A0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0" w15:restartNumberingAfterBreak="0">
    <w:nsid w:val="357B7088"/>
    <w:multiLevelType w:val="hybridMultilevel"/>
    <w:tmpl w:val="8E501B8E"/>
    <w:lvl w:ilvl="0" w:tplc="A40CD276">
      <w:start w:val="1"/>
      <w:numFmt w:val="upperRoman"/>
      <w:lvlText w:val="%1."/>
      <w:lvlJc w:val="right"/>
      <w:pPr>
        <w:ind w:left="720" w:hanging="360"/>
      </w:pPr>
      <w:rPr>
        <w:sz w:val="32"/>
        <w:szCs w:val="4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1" w15:restartNumberingAfterBreak="0">
    <w:nsid w:val="35CF03EE"/>
    <w:multiLevelType w:val="hybridMultilevel"/>
    <w:tmpl w:val="CAB41A4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02" w15:restartNumberingAfterBreak="0">
    <w:nsid w:val="360F2653"/>
    <w:multiLevelType w:val="hybridMultilevel"/>
    <w:tmpl w:val="83C47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3" w15:restartNumberingAfterBreak="0">
    <w:nsid w:val="362F5697"/>
    <w:multiLevelType w:val="hybridMultilevel"/>
    <w:tmpl w:val="54469A56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4" w15:restartNumberingAfterBreak="0">
    <w:nsid w:val="36367FE7"/>
    <w:multiLevelType w:val="hybridMultilevel"/>
    <w:tmpl w:val="5C4AE78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5" w15:restartNumberingAfterBreak="0">
    <w:nsid w:val="373B2192"/>
    <w:multiLevelType w:val="hybridMultilevel"/>
    <w:tmpl w:val="3A68394A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6" w15:restartNumberingAfterBreak="0">
    <w:nsid w:val="37421C29"/>
    <w:multiLevelType w:val="hybridMultilevel"/>
    <w:tmpl w:val="C3926A9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7" w15:restartNumberingAfterBreak="0">
    <w:nsid w:val="37655749"/>
    <w:multiLevelType w:val="hybridMultilevel"/>
    <w:tmpl w:val="2EE8FD64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8" w15:restartNumberingAfterBreak="0">
    <w:nsid w:val="37DB144A"/>
    <w:multiLevelType w:val="hybridMultilevel"/>
    <w:tmpl w:val="A7029C72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9" w15:restartNumberingAfterBreak="0">
    <w:nsid w:val="37E87ACF"/>
    <w:multiLevelType w:val="hybridMultilevel"/>
    <w:tmpl w:val="77CC464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0" w15:restartNumberingAfterBreak="0">
    <w:nsid w:val="37F457E9"/>
    <w:multiLevelType w:val="hybridMultilevel"/>
    <w:tmpl w:val="78E8BE56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1" w15:restartNumberingAfterBreak="0">
    <w:nsid w:val="38026359"/>
    <w:multiLevelType w:val="hybridMultilevel"/>
    <w:tmpl w:val="16C8497C"/>
    <w:lvl w:ilvl="0" w:tplc="9398B612">
      <w:start w:val="3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2" w15:restartNumberingAfterBreak="0">
    <w:nsid w:val="381E1DB7"/>
    <w:multiLevelType w:val="hybridMultilevel"/>
    <w:tmpl w:val="D55CB2FC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3" w15:restartNumberingAfterBreak="0">
    <w:nsid w:val="391E065D"/>
    <w:multiLevelType w:val="hybridMultilevel"/>
    <w:tmpl w:val="767A857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4" w15:restartNumberingAfterBreak="0">
    <w:nsid w:val="3924698E"/>
    <w:multiLevelType w:val="hybridMultilevel"/>
    <w:tmpl w:val="9C981AFE"/>
    <w:lvl w:ilvl="0" w:tplc="13E24B6C">
      <w:start w:val="1"/>
      <w:numFmt w:val="upperRoman"/>
      <w:lvlText w:val="%1."/>
      <w:lvlJc w:val="righ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15" w15:restartNumberingAfterBreak="0">
    <w:nsid w:val="393B4EC6"/>
    <w:multiLevelType w:val="hybridMultilevel"/>
    <w:tmpl w:val="A342C89C"/>
    <w:lvl w:ilvl="0" w:tplc="E2A2191A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6" w15:restartNumberingAfterBreak="0">
    <w:nsid w:val="395D76BA"/>
    <w:multiLevelType w:val="hybridMultilevel"/>
    <w:tmpl w:val="30BC2D34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7" w15:restartNumberingAfterBreak="0">
    <w:nsid w:val="3A1E5BA6"/>
    <w:multiLevelType w:val="hybridMultilevel"/>
    <w:tmpl w:val="815641B8"/>
    <w:lvl w:ilvl="0" w:tplc="04090003">
      <w:start w:val="1"/>
      <w:numFmt w:val="bullet"/>
      <w:lvlText w:val="o"/>
      <w:lvlJc w:val="left"/>
      <w:pPr>
        <w:ind w:left="900" w:hanging="360"/>
      </w:pPr>
      <w:rPr>
        <w:rFonts w:hint="default" w:ascii="Courier New" w:hAnsi="Courier New" w:cs="Courier New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8" w15:restartNumberingAfterBreak="0">
    <w:nsid w:val="3AD6665C"/>
    <w:multiLevelType w:val="hybridMultilevel"/>
    <w:tmpl w:val="D8C0B9F4"/>
    <w:lvl w:ilvl="0" w:tplc="13E24B6C">
      <w:start w:val="1"/>
      <w:numFmt w:val="upperRoman"/>
      <w:lvlText w:val="%1."/>
      <w:lvlJc w:val="righ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19" w15:restartNumberingAfterBreak="0">
    <w:nsid w:val="3B91758E"/>
    <w:multiLevelType w:val="hybridMultilevel"/>
    <w:tmpl w:val="0DE2E6BE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0" w15:restartNumberingAfterBreak="0">
    <w:nsid w:val="3B9B6385"/>
    <w:multiLevelType w:val="hybridMultilevel"/>
    <w:tmpl w:val="02D8765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1" w15:restartNumberingAfterBreak="0">
    <w:nsid w:val="3BC7735C"/>
    <w:multiLevelType w:val="hybridMultilevel"/>
    <w:tmpl w:val="488695DA"/>
    <w:lvl w:ilvl="0" w:tplc="04090003">
      <w:start w:val="1"/>
      <w:numFmt w:val="bullet"/>
      <w:lvlText w:val="o"/>
      <w:lvlJc w:val="left"/>
      <w:pPr>
        <w:ind w:left="644" w:hanging="360"/>
      </w:pPr>
      <w:rPr>
        <w:rFonts w:hint="default" w:ascii="Courier New" w:hAnsi="Courier New" w:cs="Courier New"/>
      </w:rPr>
    </w:lvl>
    <w:lvl w:ilvl="1" w:tplc="04090001">
      <w:start w:val="1"/>
      <w:numFmt w:val="bullet"/>
      <w:lvlText w:val=""/>
      <w:lvlJc w:val="left"/>
      <w:pPr>
        <w:ind w:left="1364" w:hanging="360"/>
      </w:pPr>
      <w:rPr>
        <w:rFonts w:hint="default" w:ascii="Symbol" w:hAnsi="Symbol"/>
      </w:rPr>
    </w:lvl>
    <w:lvl w:ilvl="2" w:tplc="04090005">
      <w:start w:val="1"/>
      <w:numFmt w:val="bullet"/>
      <w:lvlText w:val=""/>
      <w:lvlJc w:val="left"/>
      <w:pPr>
        <w:ind w:left="2084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04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524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244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4964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684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04" w:hanging="360"/>
      </w:pPr>
      <w:rPr>
        <w:rFonts w:hint="default" w:ascii="Wingdings" w:hAnsi="Wingdings"/>
      </w:rPr>
    </w:lvl>
  </w:abstractNum>
  <w:abstractNum w:abstractNumId="222" w15:restartNumberingAfterBreak="0">
    <w:nsid w:val="3C024647"/>
    <w:multiLevelType w:val="hybridMultilevel"/>
    <w:tmpl w:val="CAB41A4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23" w15:restartNumberingAfterBreak="0">
    <w:nsid w:val="3C181501"/>
    <w:multiLevelType w:val="hybridMultilevel"/>
    <w:tmpl w:val="D8C0B9F4"/>
    <w:lvl w:ilvl="0" w:tplc="13E24B6C">
      <w:start w:val="1"/>
      <w:numFmt w:val="upperRoman"/>
      <w:lvlText w:val="%1."/>
      <w:lvlJc w:val="righ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24" w15:restartNumberingAfterBreak="0">
    <w:nsid w:val="3C1E1C69"/>
    <w:multiLevelType w:val="hybridMultilevel"/>
    <w:tmpl w:val="DA9C28EC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 w:cs="Symbol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5" w15:restartNumberingAfterBreak="0">
    <w:nsid w:val="3C6E088B"/>
    <w:multiLevelType w:val="hybridMultilevel"/>
    <w:tmpl w:val="C2CA6352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6" w15:restartNumberingAfterBreak="0">
    <w:nsid w:val="3DAB7FE4"/>
    <w:multiLevelType w:val="hybridMultilevel"/>
    <w:tmpl w:val="D8C0B9F4"/>
    <w:lvl w:ilvl="0" w:tplc="13E24B6C">
      <w:start w:val="1"/>
      <w:numFmt w:val="upperRoman"/>
      <w:lvlText w:val="%1."/>
      <w:lvlJc w:val="righ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27" w15:restartNumberingAfterBreak="0">
    <w:nsid w:val="3DB86D0C"/>
    <w:multiLevelType w:val="hybridMultilevel"/>
    <w:tmpl w:val="8E3AC514"/>
    <w:lvl w:ilvl="0" w:tplc="04090001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228" w15:restartNumberingAfterBreak="0">
    <w:nsid w:val="3DFF17E5"/>
    <w:multiLevelType w:val="hybridMultilevel"/>
    <w:tmpl w:val="9C981AFE"/>
    <w:lvl w:ilvl="0" w:tplc="13E24B6C">
      <w:start w:val="1"/>
      <w:numFmt w:val="upperRoman"/>
      <w:lvlText w:val="%1."/>
      <w:lvlJc w:val="righ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29" w15:restartNumberingAfterBreak="0">
    <w:nsid w:val="3E3F3255"/>
    <w:multiLevelType w:val="hybridMultilevel"/>
    <w:tmpl w:val="CAB41A4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0" w15:restartNumberingAfterBreak="0">
    <w:nsid w:val="3E8A7D6D"/>
    <w:multiLevelType w:val="hybridMultilevel"/>
    <w:tmpl w:val="A718F26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1" w15:restartNumberingAfterBreak="0">
    <w:nsid w:val="3ECC4F44"/>
    <w:multiLevelType w:val="hybridMultilevel"/>
    <w:tmpl w:val="2FE6FF66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2" w15:restartNumberingAfterBreak="0">
    <w:nsid w:val="3F4E4E10"/>
    <w:multiLevelType w:val="hybridMultilevel"/>
    <w:tmpl w:val="1012ECC4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3" w15:restartNumberingAfterBreak="0">
    <w:nsid w:val="3F5D0A69"/>
    <w:multiLevelType w:val="hybridMultilevel"/>
    <w:tmpl w:val="B65EC34A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4" w15:restartNumberingAfterBreak="0">
    <w:nsid w:val="3FD33A60"/>
    <w:multiLevelType w:val="hybridMultilevel"/>
    <w:tmpl w:val="8B54C158"/>
    <w:lvl w:ilvl="0" w:tplc="7948563A">
      <w:start w:val="3"/>
      <w:numFmt w:val="upperRoman"/>
      <w:lvlText w:val="%1."/>
      <w:lvlJc w:val="righ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5" w15:restartNumberingAfterBreak="0">
    <w:nsid w:val="40037703"/>
    <w:multiLevelType w:val="hybridMultilevel"/>
    <w:tmpl w:val="182492C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6" w15:restartNumberingAfterBreak="0">
    <w:nsid w:val="401E12A0"/>
    <w:multiLevelType w:val="hybridMultilevel"/>
    <w:tmpl w:val="CAB41A4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7" w15:restartNumberingAfterBreak="0">
    <w:nsid w:val="40512246"/>
    <w:multiLevelType w:val="hybridMultilevel"/>
    <w:tmpl w:val="32E274F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38" w15:restartNumberingAfterBreak="0">
    <w:nsid w:val="4091464A"/>
    <w:multiLevelType w:val="hybridMultilevel"/>
    <w:tmpl w:val="88EA1F70"/>
    <w:lvl w:ilvl="0" w:tplc="04090013">
      <w:start w:val="1"/>
      <w:numFmt w:val="upperRoman"/>
      <w:lvlText w:val="%1."/>
      <w:lvlJc w:val="righ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39" w15:restartNumberingAfterBreak="0">
    <w:nsid w:val="40B05B19"/>
    <w:multiLevelType w:val="hybridMultilevel"/>
    <w:tmpl w:val="27C4DEA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0" w15:restartNumberingAfterBreak="0">
    <w:nsid w:val="40BE0B6B"/>
    <w:multiLevelType w:val="hybridMultilevel"/>
    <w:tmpl w:val="D8C0B9F4"/>
    <w:lvl w:ilvl="0" w:tplc="13E24B6C">
      <w:start w:val="1"/>
      <w:numFmt w:val="upperRoman"/>
      <w:lvlText w:val="%1."/>
      <w:lvlJc w:val="righ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41" w15:restartNumberingAfterBreak="0">
    <w:nsid w:val="4113360C"/>
    <w:multiLevelType w:val="hybridMultilevel"/>
    <w:tmpl w:val="1CC2A1E6"/>
    <w:lvl w:ilvl="0" w:tplc="04090013">
      <w:start w:val="1"/>
      <w:numFmt w:val="upp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76" w:hanging="360"/>
      </w:pPr>
    </w:lvl>
    <w:lvl w:ilvl="2" w:tplc="0409001B" w:tentative="1">
      <w:start w:val="1"/>
      <w:numFmt w:val="lowerRoman"/>
      <w:lvlText w:val="%3."/>
      <w:lvlJc w:val="right"/>
      <w:pPr>
        <w:ind w:left="2596" w:hanging="180"/>
      </w:pPr>
    </w:lvl>
    <w:lvl w:ilvl="3" w:tplc="0409000F" w:tentative="1">
      <w:start w:val="1"/>
      <w:numFmt w:val="decimal"/>
      <w:lvlText w:val="%4."/>
      <w:lvlJc w:val="left"/>
      <w:pPr>
        <w:ind w:left="3316" w:hanging="360"/>
      </w:pPr>
    </w:lvl>
    <w:lvl w:ilvl="4" w:tplc="04090019" w:tentative="1">
      <w:start w:val="1"/>
      <w:numFmt w:val="lowerLetter"/>
      <w:lvlText w:val="%5."/>
      <w:lvlJc w:val="left"/>
      <w:pPr>
        <w:ind w:left="4036" w:hanging="360"/>
      </w:pPr>
    </w:lvl>
    <w:lvl w:ilvl="5" w:tplc="0409001B" w:tentative="1">
      <w:start w:val="1"/>
      <w:numFmt w:val="lowerRoman"/>
      <w:lvlText w:val="%6."/>
      <w:lvlJc w:val="right"/>
      <w:pPr>
        <w:ind w:left="4756" w:hanging="180"/>
      </w:pPr>
    </w:lvl>
    <w:lvl w:ilvl="6" w:tplc="0409000F" w:tentative="1">
      <w:start w:val="1"/>
      <w:numFmt w:val="decimal"/>
      <w:lvlText w:val="%7."/>
      <w:lvlJc w:val="left"/>
      <w:pPr>
        <w:ind w:left="5476" w:hanging="360"/>
      </w:pPr>
    </w:lvl>
    <w:lvl w:ilvl="7" w:tplc="04090019" w:tentative="1">
      <w:start w:val="1"/>
      <w:numFmt w:val="lowerLetter"/>
      <w:lvlText w:val="%8."/>
      <w:lvlJc w:val="left"/>
      <w:pPr>
        <w:ind w:left="6196" w:hanging="360"/>
      </w:pPr>
    </w:lvl>
    <w:lvl w:ilvl="8" w:tplc="0409001B" w:tentative="1">
      <w:start w:val="1"/>
      <w:numFmt w:val="lowerRoman"/>
      <w:lvlText w:val="%9."/>
      <w:lvlJc w:val="right"/>
      <w:pPr>
        <w:ind w:left="6916" w:hanging="180"/>
      </w:pPr>
    </w:lvl>
  </w:abstractNum>
  <w:abstractNum w:abstractNumId="242" w15:restartNumberingAfterBreak="0">
    <w:nsid w:val="4126156D"/>
    <w:multiLevelType w:val="hybridMultilevel"/>
    <w:tmpl w:val="88EA1F70"/>
    <w:lvl w:ilvl="0" w:tplc="04090013">
      <w:start w:val="1"/>
      <w:numFmt w:val="upperRoman"/>
      <w:lvlText w:val="%1."/>
      <w:lvlJc w:val="righ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43" w15:restartNumberingAfterBreak="0">
    <w:nsid w:val="4127496E"/>
    <w:multiLevelType w:val="hybridMultilevel"/>
    <w:tmpl w:val="A5E82E0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4" w15:restartNumberingAfterBreak="0">
    <w:nsid w:val="412A1A25"/>
    <w:multiLevelType w:val="hybridMultilevel"/>
    <w:tmpl w:val="157476F4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45" w15:restartNumberingAfterBreak="0">
    <w:nsid w:val="41441479"/>
    <w:multiLevelType w:val="hybridMultilevel"/>
    <w:tmpl w:val="5CFA7DA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46" w15:restartNumberingAfterBreak="0">
    <w:nsid w:val="41A505F8"/>
    <w:multiLevelType w:val="hybridMultilevel"/>
    <w:tmpl w:val="D35C0FA0"/>
    <w:lvl w:ilvl="0" w:tplc="DB525E5C">
      <w:start w:val="1"/>
      <w:numFmt w:val="upperRoman"/>
      <w:lvlText w:val="%1."/>
      <w:lvlJc w:val="right"/>
      <w:pPr>
        <w:ind w:left="720" w:hanging="360"/>
      </w:pPr>
      <w:rPr>
        <w:sz w:val="32"/>
        <w:szCs w:val="4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7" w15:restartNumberingAfterBreak="0">
    <w:nsid w:val="41DA1227"/>
    <w:multiLevelType w:val="hybridMultilevel"/>
    <w:tmpl w:val="3F48FB3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8" w15:restartNumberingAfterBreak="0">
    <w:nsid w:val="41EA7B29"/>
    <w:multiLevelType w:val="hybridMultilevel"/>
    <w:tmpl w:val="3F287272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49" w15:restartNumberingAfterBreak="0">
    <w:nsid w:val="42BB3F20"/>
    <w:multiLevelType w:val="hybridMultilevel"/>
    <w:tmpl w:val="8F3093D4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0" w15:restartNumberingAfterBreak="0">
    <w:nsid w:val="42BE4296"/>
    <w:multiLevelType w:val="hybridMultilevel"/>
    <w:tmpl w:val="4DA4E1C4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51" w15:restartNumberingAfterBreak="0">
    <w:nsid w:val="42C71E3F"/>
    <w:multiLevelType w:val="hybridMultilevel"/>
    <w:tmpl w:val="D35C0FA0"/>
    <w:lvl w:ilvl="0" w:tplc="DB525E5C">
      <w:start w:val="1"/>
      <w:numFmt w:val="upperRoman"/>
      <w:lvlText w:val="%1."/>
      <w:lvlJc w:val="right"/>
      <w:pPr>
        <w:ind w:left="720" w:hanging="360"/>
      </w:pPr>
      <w:rPr>
        <w:sz w:val="32"/>
        <w:szCs w:val="4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2" w15:restartNumberingAfterBreak="0">
    <w:nsid w:val="43600924"/>
    <w:multiLevelType w:val="hybridMultilevel"/>
    <w:tmpl w:val="83C47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3" w15:restartNumberingAfterBreak="0">
    <w:nsid w:val="43FC700A"/>
    <w:multiLevelType w:val="hybridMultilevel"/>
    <w:tmpl w:val="00E826B4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4" w15:restartNumberingAfterBreak="0">
    <w:nsid w:val="44326BC1"/>
    <w:multiLevelType w:val="hybridMultilevel"/>
    <w:tmpl w:val="4D623542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5" w15:restartNumberingAfterBreak="0">
    <w:nsid w:val="44954126"/>
    <w:multiLevelType w:val="hybridMultilevel"/>
    <w:tmpl w:val="4338063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6" w15:restartNumberingAfterBreak="0">
    <w:nsid w:val="44C4488C"/>
    <w:multiLevelType w:val="hybridMultilevel"/>
    <w:tmpl w:val="D71E13DC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7" w15:restartNumberingAfterBreak="0">
    <w:nsid w:val="44D605DA"/>
    <w:multiLevelType w:val="hybridMultilevel"/>
    <w:tmpl w:val="6CA0C81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8" w15:restartNumberingAfterBreak="0">
    <w:nsid w:val="45784888"/>
    <w:multiLevelType w:val="hybridMultilevel"/>
    <w:tmpl w:val="B008D6B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9" w15:restartNumberingAfterBreak="0">
    <w:nsid w:val="459F2D40"/>
    <w:multiLevelType w:val="hybridMultilevel"/>
    <w:tmpl w:val="3EDA7EAE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60" w15:restartNumberingAfterBreak="0">
    <w:nsid w:val="45CB5208"/>
    <w:multiLevelType w:val="hybridMultilevel"/>
    <w:tmpl w:val="D8C0B9F4"/>
    <w:lvl w:ilvl="0" w:tplc="13E24B6C">
      <w:start w:val="1"/>
      <w:numFmt w:val="upperRoman"/>
      <w:lvlText w:val="%1."/>
      <w:lvlJc w:val="righ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61" w15:restartNumberingAfterBreak="0">
    <w:nsid w:val="462A7897"/>
    <w:multiLevelType w:val="hybridMultilevel"/>
    <w:tmpl w:val="5EF2FABA"/>
    <w:lvl w:ilvl="0" w:tplc="04090003">
      <w:start w:val="1"/>
      <w:numFmt w:val="bullet"/>
      <w:lvlText w:val="o"/>
      <w:lvlJc w:val="left"/>
      <w:pPr>
        <w:ind w:left="126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hint="default" w:ascii="Wingdings" w:hAnsi="Wingdings"/>
      </w:rPr>
    </w:lvl>
  </w:abstractNum>
  <w:abstractNum w:abstractNumId="262" w15:restartNumberingAfterBreak="0">
    <w:nsid w:val="463B177A"/>
    <w:multiLevelType w:val="hybridMultilevel"/>
    <w:tmpl w:val="4AB2FB8E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3" w15:restartNumberingAfterBreak="0">
    <w:nsid w:val="47107A58"/>
    <w:multiLevelType w:val="hybridMultilevel"/>
    <w:tmpl w:val="63343BB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4" w15:restartNumberingAfterBreak="0">
    <w:nsid w:val="4743290A"/>
    <w:multiLevelType w:val="hybridMultilevel"/>
    <w:tmpl w:val="A946868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5" w15:restartNumberingAfterBreak="0">
    <w:nsid w:val="48227207"/>
    <w:multiLevelType w:val="hybridMultilevel"/>
    <w:tmpl w:val="6D86250C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6" w15:restartNumberingAfterBreak="0">
    <w:nsid w:val="483A2C20"/>
    <w:multiLevelType w:val="hybridMultilevel"/>
    <w:tmpl w:val="CD6E90F2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7" w15:restartNumberingAfterBreak="0">
    <w:nsid w:val="48440AD7"/>
    <w:multiLevelType w:val="hybridMultilevel"/>
    <w:tmpl w:val="0AD259EC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8" w15:restartNumberingAfterBreak="0">
    <w:nsid w:val="48645D12"/>
    <w:multiLevelType w:val="hybridMultilevel"/>
    <w:tmpl w:val="91F2727C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9" w15:restartNumberingAfterBreak="0">
    <w:nsid w:val="487F66A6"/>
    <w:multiLevelType w:val="hybridMultilevel"/>
    <w:tmpl w:val="AC26C4E4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0" w15:restartNumberingAfterBreak="0">
    <w:nsid w:val="48E653FC"/>
    <w:multiLevelType w:val="hybridMultilevel"/>
    <w:tmpl w:val="D35C0FA0"/>
    <w:lvl w:ilvl="0" w:tplc="DB525E5C">
      <w:start w:val="1"/>
      <w:numFmt w:val="upperRoman"/>
      <w:lvlText w:val="%1."/>
      <w:lvlJc w:val="right"/>
      <w:pPr>
        <w:ind w:left="720" w:hanging="360"/>
      </w:pPr>
      <w:rPr>
        <w:sz w:val="32"/>
        <w:szCs w:val="4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1" w15:restartNumberingAfterBreak="0">
    <w:nsid w:val="49E22A65"/>
    <w:multiLevelType w:val="hybridMultilevel"/>
    <w:tmpl w:val="5B7AAFB6"/>
    <w:lvl w:ilvl="0" w:tplc="13E24B6C">
      <w:start w:val="1"/>
      <w:numFmt w:val="upperRoman"/>
      <w:lvlText w:val="%1."/>
      <w:lvlJc w:val="righ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72" w15:restartNumberingAfterBreak="0">
    <w:nsid w:val="4A2B0BEC"/>
    <w:multiLevelType w:val="hybridMultilevel"/>
    <w:tmpl w:val="D8C0B9F4"/>
    <w:lvl w:ilvl="0" w:tplc="13E24B6C">
      <w:start w:val="1"/>
      <w:numFmt w:val="upperRoman"/>
      <w:lvlText w:val="%1."/>
      <w:lvlJc w:val="righ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73" w15:restartNumberingAfterBreak="0">
    <w:nsid w:val="4A5327B3"/>
    <w:multiLevelType w:val="hybridMultilevel"/>
    <w:tmpl w:val="4D00745A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4" w15:restartNumberingAfterBreak="0">
    <w:nsid w:val="4AB84398"/>
    <w:multiLevelType w:val="hybridMultilevel"/>
    <w:tmpl w:val="0CA2177E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5" w15:restartNumberingAfterBreak="0">
    <w:nsid w:val="4AC831FC"/>
    <w:multiLevelType w:val="hybridMultilevel"/>
    <w:tmpl w:val="B2724A02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6" w15:restartNumberingAfterBreak="0">
    <w:nsid w:val="4B1774AC"/>
    <w:multiLevelType w:val="hybridMultilevel"/>
    <w:tmpl w:val="A946868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7" w15:restartNumberingAfterBreak="0">
    <w:nsid w:val="4B751A83"/>
    <w:multiLevelType w:val="hybridMultilevel"/>
    <w:tmpl w:val="89DE811A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8" w15:restartNumberingAfterBreak="0">
    <w:nsid w:val="4BBA6328"/>
    <w:multiLevelType w:val="hybridMultilevel"/>
    <w:tmpl w:val="EF565E02"/>
    <w:lvl w:ilvl="0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79" w15:restartNumberingAfterBreak="0">
    <w:nsid w:val="4BCD2D26"/>
    <w:multiLevelType w:val="hybridMultilevel"/>
    <w:tmpl w:val="83C47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0" w15:restartNumberingAfterBreak="0">
    <w:nsid w:val="4C2C08DE"/>
    <w:multiLevelType w:val="hybridMultilevel"/>
    <w:tmpl w:val="D8C0B9F4"/>
    <w:lvl w:ilvl="0" w:tplc="13E24B6C">
      <w:start w:val="1"/>
      <w:numFmt w:val="upperRoman"/>
      <w:lvlText w:val="%1."/>
      <w:lvlJc w:val="righ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81" w15:restartNumberingAfterBreak="0">
    <w:nsid w:val="4C84352F"/>
    <w:multiLevelType w:val="hybridMultilevel"/>
    <w:tmpl w:val="41F4A14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2" w15:restartNumberingAfterBreak="0">
    <w:nsid w:val="4CAB7316"/>
    <w:multiLevelType w:val="hybridMultilevel"/>
    <w:tmpl w:val="5C4AE78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3" w15:restartNumberingAfterBreak="0">
    <w:nsid w:val="4CE24D98"/>
    <w:multiLevelType w:val="hybridMultilevel"/>
    <w:tmpl w:val="00A63FC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4" w15:restartNumberingAfterBreak="0">
    <w:nsid w:val="4CF17A23"/>
    <w:multiLevelType w:val="hybridMultilevel"/>
    <w:tmpl w:val="A946868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5" w15:restartNumberingAfterBreak="0">
    <w:nsid w:val="4D155A4E"/>
    <w:multiLevelType w:val="hybridMultilevel"/>
    <w:tmpl w:val="5C4AE78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6" w15:restartNumberingAfterBreak="0">
    <w:nsid w:val="4D2E33CE"/>
    <w:multiLevelType w:val="hybridMultilevel"/>
    <w:tmpl w:val="2DE4DB9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7" w15:restartNumberingAfterBreak="0">
    <w:nsid w:val="4D697CFC"/>
    <w:multiLevelType w:val="hybridMultilevel"/>
    <w:tmpl w:val="1C0073BE"/>
    <w:lvl w:ilvl="0" w:tplc="0409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288" w15:restartNumberingAfterBreak="0">
    <w:nsid w:val="4D6E49BC"/>
    <w:multiLevelType w:val="hybridMultilevel"/>
    <w:tmpl w:val="00B8F81E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9" w15:restartNumberingAfterBreak="0">
    <w:nsid w:val="4DBA30B1"/>
    <w:multiLevelType w:val="hybridMultilevel"/>
    <w:tmpl w:val="5CFA7DA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90" w15:restartNumberingAfterBreak="0">
    <w:nsid w:val="4DF60F5B"/>
    <w:multiLevelType w:val="hybridMultilevel"/>
    <w:tmpl w:val="54EC7B4C"/>
    <w:lvl w:ilvl="0" w:tplc="04090013">
      <w:start w:val="1"/>
      <w:numFmt w:val="upperRoman"/>
      <w:lvlText w:val="%1."/>
      <w:lvlJc w:val="righ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91" w15:restartNumberingAfterBreak="0">
    <w:nsid w:val="4E170601"/>
    <w:multiLevelType w:val="hybridMultilevel"/>
    <w:tmpl w:val="2E12B1C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2" w15:restartNumberingAfterBreak="0">
    <w:nsid w:val="4E723F8B"/>
    <w:multiLevelType w:val="hybridMultilevel"/>
    <w:tmpl w:val="BE06676E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3" w15:restartNumberingAfterBreak="0">
    <w:nsid w:val="4E740F2C"/>
    <w:multiLevelType w:val="hybridMultilevel"/>
    <w:tmpl w:val="F286AE86"/>
    <w:lvl w:ilvl="0" w:tplc="DB525E5C">
      <w:start w:val="1"/>
      <w:numFmt w:val="upperRoman"/>
      <w:lvlText w:val="%1."/>
      <w:lvlJc w:val="right"/>
      <w:pPr>
        <w:ind w:left="720" w:hanging="360"/>
      </w:pPr>
      <w:rPr>
        <w:sz w:val="32"/>
        <w:szCs w:val="4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4" w15:restartNumberingAfterBreak="0">
    <w:nsid w:val="4EAF514A"/>
    <w:multiLevelType w:val="hybridMultilevel"/>
    <w:tmpl w:val="B204CDD0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5" w15:restartNumberingAfterBreak="0">
    <w:nsid w:val="4EB37BCF"/>
    <w:multiLevelType w:val="hybridMultilevel"/>
    <w:tmpl w:val="D88028D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6" w15:restartNumberingAfterBreak="0">
    <w:nsid w:val="4F3D24B6"/>
    <w:multiLevelType w:val="hybridMultilevel"/>
    <w:tmpl w:val="49886D5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7" w15:restartNumberingAfterBreak="0">
    <w:nsid w:val="50161123"/>
    <w:multiLevelType w:val="hybridMultilevel"/>
    <w:tmpl w:val="2A2A0BDA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8" w15:restartNumberingAfterBreak="0">
    <w:nsid w:val="506A29BF"/>
    <w:multiLevelType w:val="hybridMultilevel"/>
    <w:tmpl w:val="D8C0B9F4"/>
    <w:lvl w:ilvl="0" w:tplc="13E24B6C">
      <w:start w:val="1"/>
      <w:numFmt w:val="upperRoman"/>
      <w:lvlText w:val="%1."/>
      <w:lvlJc w:val="righ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99" w15:restartNumberingAfterBreak="0">
    <w:nsid w:val="508C429D"/>
    <w:multiLevelType w:val="hybridMultilevel"/>
    <w:tmpl w:val="83C47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0" w15:restartNumberingAfterBreak="0">
    <w:nsid w:val="50CA23CA"/>
    <w:multiLevelType w:val="hybridMultilevel"/>
    <w:tmpl w:val="64FCA0E2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1" w15:restartNumberingAfterBreak="0">
    <w:nsid w:val="50DB2E67"/>
    <w:multiLevelType w:val="hybridMultilevel"/>
    <w:tmpl w:val="A896287E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BEA7B14">
      <w:numFmt w:val="bullet"/>
      <w:lvlText w:val="-"/>
      <w:lvlJc w:val="left"/>
      <w:pPr>
        <w:ind w:left="2880" w:hanging="360"/>
      </w:pPr>
      <w:rPr>
        <w:rFonts w:hint="default" w:ascii="CordiaUPC" w:hAnsi="CordiaUPC" w:cs="CordiaUPC" w:eastAsiaTheme="minorHAnsi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2" w15:restartNumberingAfterBreak="0">
    <w:nsid w:val="515D1D18"/>
    <w:multiLevelType w:val="hybridMultilevel"/>
    <w:tmpl w:val="D35C0FA0"/>
    <w:lvl w:ilvl="0" w:tplc="DB525E5C">
      <w:start w:val="1"/>
      <w:numFmt w:val="upperRoman"/>
      <w:lvlText w:val="%1."/>
      <w:lvlJc w:val="right"/>
      <w:pPr>
        <w:ind w:left="720" w:hanging="360"/>
      </w:pPr>
      <w:rPr>
        <w:sz w:val="32"/>
        <w:szCs w:val="4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3" w15:restartNumberingAfterBreak="0">
    <w:nsid w:val="517B2955"/>
    <w:multiLevelType w:val="hybridMultilevel"/>
    <w:tmpl w:val="A5507FAE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4" w15:restartNumberingAfterBreak="0">
    <w:nsid w:val="51BE365D"/>
    <w:multiLevelType w:val="hybridMultilevel"/>
    <w:tmpl w:val="AC5CDED6"/>
    <w:lvl w:ilvl="0" w:tplc="31E6CE72">
      <w:start w:val="2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5" w15:restartNumberingAfterBreak="0">
    <w:nsid w:val="51D93F5D"/>
    <w:multiLevelType w:val="hybridMultilevel"/>
    <w:tmpl w:val="04CAF900"/>
    <w:lvl w:ilvl="0" w:tplc="202CB844">
      <w:start w:val="1"/>
      <w:numFmt w:val="decimal"/>
      <w:lvlText w:val="%1."/>
      <w:lvlJc w:val="left"/>
      <w:pPr>
        <w:ind w:left="810" w:hanging="360"/>
      </w:pPr>
      <w:rPr>
        <w:rFonts w:hint="default" w:ascii="CordiaUPC" w:hAnsi="CordiaUPC" w:cs="CordiaUPC"/>
        <w:sz w:val="36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6" w15:restartNumberingAfterBreak="0">
    <w:nsid w:val="52154283"/>
    <w:multiLevelType w:val="hybridMultilevel"/>
    <w:tmpl w:val="E6282BF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7" w15:restartNumberingAfterBreak="0">
    <w:nsid w:val="53356F8D"/>
    <w:multiLevelType w:val="hybridMultilevel"/>
    <w:tmpl w:val="3C001C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247C2EA6">
      <w:start w:val="1"/>
      <w:numFmt w:val="decimal"/>
      <w:lvlText w:val="3.%2"/>
      <w:lvlJc w:val="left"/>
      <w:pPr>
        <w:ind w:left="1440" w:hanging="360"/>
      </w:pPr>
      <w:rPr>
        <w:rFonts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hint="default" w:ascii="Courier New" w:hAnsi="Courier New" w:cs="Courier New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8" w15:restartNumberingAfterBreak="0">
    <w:nsid w:val="533D0F95"/>
    <w:multiLevelType w:val="hybridMultilevel"/>
    <w:tmpl w:val="1CC2A1E6"/>
    <w:lvl w:ilvl="0" w:tplc="04090013">
      <w:start w:val="1"/>
      <w:numFmt w:val="upperRoman"/>
      <w:lvlText w:val="%1."/>
      <w:lvlJc w:val="right"/>
      <w:pPr>
        <w:ind w:left="644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9" w15:restartNumberingAfterBreak="0">
    <w:nsid w:val="535C31A1"/>
    <w:multiLevelType w:val="hybridMultilevel"/>
    <w:tmpl w:val="51384C50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10" w15:restartNumberingAfterBreak="0">
    <w:nsid w:val="538262B8"/>
    <w:multiLevelType w:val="hybridMultilevel"/>
    <w:tmpl w:val="83C47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1" w15:restartNumberingAfterBreak="0">
    <w:nsid w:val="53BA596C"/>
    <w:multiLevelType w:val="hybridMultilevel"/>
    <w:tmpl w:val="5C4AE78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2" w15:restartNumberingAfterBreak="0">
    <w:nsid w:val="53FC3D7E"/>
    <w:multiLevelType w:val="hybridMultilevel"/>
    <w:tmpl w:val="8A4E3D1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3" w15:restartNumberingAfterBreak="0">
    <w:nsid w:val="545039F4"/>
    <w:multiLevelType w:val="hybridMultilevel"/>
    <w:tmpl w:val="83C47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4" w15:restartNumberingAfterBreak="0">
    <w:nsid w:val="549C2C78"/>
    <w:multiLevelType w:val="hybridMultilevel"/>
    <w:tmpl w:val="5B7AAFB6"/>
    <w:lvl w:ilvl="0" w:tplc="13E24B6C">
      <w:start w:val="1"/>
      <w:numFmt w:val="upperRoman"/>
      <w:lvlText w:val="%1."/>
      <w:lvlJc w:val="righ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15" w15:restartNumberingAfterBreak="0">
    <w:nsid w:val="54EF139E"/>
    <w:multiLevelType w:val="hybridMultilevel"/>
    <w:tmpl w:val="83C47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6" w15:restartNumberingAfterBreak="0">
    <w:nsid w:val="54F804AB"/>
    <w:multiLevelType w:val="hybridMultilevel"/>
    <w:tmpl w:val="8334CD14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7" w15:restartNumberingAfterBreak="0">
    <w:nsid w:val="54FC1513"/>
    <w:multiLevelType w:val="hybridMultilevel"/>
    <w:tmpl w:val="1F8ED5A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8" w15:restartNumberingAfterBreak="0">
    <w:nsid w:val="551F5396"/>
    <w:multiLevelType w:val="hybridMultilevel"/>
    <w:tmpl w:val="D3A04B8E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19" w15:restartNumberingAfterBreak="0">
    <w:nsid w:val="55420E24"/>
    <w:multiLevelType w:val="hybridMultilevel"/>
    <w:tmpl w:val="C65EA560"/>
    <w:lvl w:ilvl="0" w:tplc="13E24B6C">
      <w:start w:val="1"/>
      <w:numFmt w:val="upperRoman"/>
      <w:lvlText w:val="%1."/>
      <w:lvlJc w:val="righ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20" w15:restartNumberingAfterBreak="0">
    <w:nsid w:val="55764C36"/>
    <w:multiLevelType w:val="hybridMultilevel"/>
    <w:tmpl w:val="D8A8577A"/>
    <w:lvl w:ilvl="0" w:tplc="04090013">
      <w:start w:val="1"/>
      <w:numFmt w:val="upperRoman"/>
      <w:lvlText w:val="%1."/>
      <w:lvlJc w:val="right"/>
      <w:pPr>
        <w:ind w:left="644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1" w15:restartNumberingAfterBreak="0">
    <w:nsid w:val="55E509AA"/>
    <w:multiLevelType w:val="hybridMultilevel"/>
    <w:tmpl w:val="58AAD13C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2" w15:restartNumberingAfterBreak="0">
    <w:nsid w:val="563C06F0"/>
    <w:multiLevelType w:val="hybridMultilevel"/>
    <w:tmpl w:val="B212FECC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3" w15:restartNumberingAfterBreak="0">
    <w:nsid w:val="5682093C"/>
    <w:multiLevelType w:val="hybridMultilevel"/>
    <w:tmpl w:val="EFB0E5AC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4" w15:restartNumberingAfterBreak="0">
    <w:nsid w:val="56C342DF"/>
    <w:multiLevelType w:val="hybridMultilevel"/>
    <w:tmpl w:val="2B4C81C6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5" w15:restartNumberingAfterBreak="0">
    <w:nsid w:val="56E84627"/>
    <w:multiLevelType w:val="hybridMultilevel"/>
    <w:tmpl w:val="CF64DF1E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6" w15:restartNumberingAfterBreak="0">
    <w:nsid w:val="5723265F"/>
    <w:multiLevelType w:val="hybridMultilevel"/>
    <w:tmpl w:val="182492C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7" w15:restartNumberingAfterBreak="0">
    <w:nsid w:val="57B75C8A"/>
    <w:multiLevelType w:val="hybridMultilevel"/>
    <w:tmpl w:val="B8449E7E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8" w15:restartNumberingAfterBreak="0">
    <w:nsid w:val="57C206A1"/>
    <w:multiLevelType w:val="hybridMultilevel"/>
    <w:tmpl w:val="65DC2874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9" w15:restartNumberingAfterBreak="0">
    <w:nsid w:val="57D5453E"/>
    <w:multiLevelType w:val="hybridMultilevel"/>
    <w:tmpl w:val="D35C0FA0"/>
    <w:lvl w:ilvl="0" w:tplc="DB525E5C">
      <w:start w:val="1"/>
      <w:numFmt w:val="upperRoman"/>
      <w:lvlText w:val="%1."/>
      <w:lvlJc w:val="right"/>
      <w:pPr>
        <w:ind w:left="720" w:hanging="360"/>
      </w:pPr>
      <w:rPr>
        <w:sz w:val="32"/>
        <w:szCs w:val="4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0" w15:restartNumberingAfterBreak="0">
    <w:nsid w:val="57DA1FD1"/>
    <w:multiLevelType w:val="hybridMultilevel"/>
    <w:tmpl w:val="1776556E"/>
    <w:lvl w:ilvl="0" w:tplc="13E24B6C">
      <w:start w:val="1"/>
      <w:numFmt w:val="upperRoman"/>
      <w:lvlText w:val="%1."/>
      <w:lvlJc w:val="righ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31" w15:restartNumberingAfterBreak="0">
    <w:nsid w:val="57ED6E33"/>
    <w:multiLevelType w:val="hybridMultilevel"/>
    <w:tmpl w:val="8DF464A6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2" w15:restartNumberingAfterBreak="0">
    <w:nsid w:val="58253DF7"/>
    <w:multiLevelType w:val="hybridMultilevel"/>
    <w:tmpl w:val="E34215FC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3" w15:restartNumberingAfterBreak="0">
    <w:nsid w:val="58544716"/>
    <w:multiLevelType w:val="hybridMultilevel"/>
    <w:tmpl w:val="5C4AE78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4" w15:restartNumberingAfterBreak="0">
    <w:nsid w:val="58587F5C"/>
    <w:multiLevelType w:val="hybridMultilevel"/>
    <w:tmpl w:val="A946868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5" w15:restartNumberingAfterBreak="0">
    <w:nsid w:val="58963F4D"/>
    <w:multiLevelType w:val="hybridMultilevel"/>
    <w:tmpl w:val="5A6E9108"/>
    <w:lvl w:ilvl="0" w:tplc="FCE22EF4">
      <w:start w:val="1"/>
      <w:numFmt w:val="upperRoman"/>
      <w:lvlText w:val="%1."/>
      <w:lvlJc w:val="righ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6" w15:restartNumberingAfterBreak="0">
    <w:nsid w:val="58CF3AFB"/>
    <w:multiLevelType w:val="hybridMultilevel"/>
    <w:tmpl w:val="BB2656E4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7" w15:restartNumberingAfterBreak="0">
    <w:nsid w:val="5942721F"/>
    <w:multiLevelType w:val="hybridMultilevel"/>
    <w:tmpl w:val="563CBB5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8" w15:restartNumberingAfterBreak="0">
    <w:nsid w:val="59D45F8A"/>
    <w:multiLevelType w:val="hybridMultilevel"/>
    <w:tmpl w:val="5C4AE78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9" w15:restartNumberingAfterBreak="0">
    <w:nsid w:val="59FE36AA"/>
    <w:multiLevelType w:val="hybridMultilevel"/>
    <w:tmpl w:val="CDA25BC2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40" w15:restartNumberingAfterBreak="0">
    <w:nsid w:val="5A721C32"/>
    <w:multiLevelType w:val="hybridMultilevel"/>
    <w:tmpl w:val="870A0F9C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1" w15:restartNumberingAfterBreak="0">
    <w:nsid w:val="5A792F81"/>
    <w:multiLevelType w:val="hybridMultilevel"/>
    <w:tmpl w:val="08480DFC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2" w15:restartNumberingAfterBreak="0">
    <w:nsid w:val="5AC74945"/>
    <w:multiLevelType w:val="hybridMultilevel"/>
    <w:tmpl w:val="5C4AE78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3" w15:restartNumberingAfterBreak="0">
    <w:nsid w:val="5B180313"/>
    <w:multiLevelType w:val="hybridMultilevel"/>
    <w:tmpl w:val="1C625EF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4" w15:restartNumberingAfterBreak="0">
    <w:nsid w:val="5B4367F5"/>
    <w:multiLevelType w:val="hybridMultilevel"/>
    <w:tmpl w:val="98FA3F28"/>
    <w:lvl w:ilvl="0" w:tplc="13E24B6C">
      <w:start w:val="1"/>
      <w:numFmt w:val="upperRoman"/>
      <w:lvlText w:val="%1."/>
      <w:lvlJc w:val="righ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45" w15:restartNumberingAfterBreak="0">
    <w:nsid w:val="5BF5146D"/>
    <w:multiLevelType w:val="hybridMultilevel"/>
    <w:tmpl w:val="092EA1FC"/>
    <w:lvl w:ilvl="0" w:tplc="13E24B6C">
      <w:start w:val="1"/>
      <w:numFmt w:val="upperRoman"/>
      <w:lvlText w:val="%1."/>
      <w:lvlJc w:val="righ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46" w15:restartNumberingAfterBreak="0">
    <w:nsid w:val="5C271A94"/>
    <w:multiLevelType w:val="hybridMultilevel"/>
    <w:tmpl w:val="D35C0FA0"/>
    <w:lvl w:ilvl="0" w:tplc="DB525E5C">
      <w:start w:val="1"/>
      <w:numFmt w:val="upperRoman"/>
      <w:lvlText w:val="%1."/>
      <w:lvlJc w:val="right"/>
      <w:pPr>
        <w:ind w:left="720" w:hanging="360"/>
      </w:pPr>
      <w:rPr>
        <w:sz w:val="32"/>
        <w:szCs w:val="4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7" w15:restartNumberingAfterBreak="0">
    <w:nsid w:val="5C2E0E11"/>
    <w:multiLevelType w:val="hybridMultilevel"/>
    <w:tmpl w:val="8BA6D420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8" w15:restartNumberingAfterBreak="0">
    <w:nsid w:val="5CED2A21"/>
    <w:multiLevelType w:val="hybridMultilevel"/>
    <w:tmpl w:val="D8C20776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9" w15:restartNumberingAfterBreak="0">
    <w:nsid w:val="5CF01BA3"/>
    <w:multiLevelType w:val="hybridMultilevel"/>
    <w:tmpl w:val="C79E6F84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0" w15:restartNumberingAfterBreak="0">
    <w:nsid w:val="5D2C2F45"/>
    <w:multiLevelType w:val="hybridMultilevel"/>
    <w:tmpl w:val="4354442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1" w15:restartNumberingAfterBreak="0">
    <w:nsid w:val="5D513918"/>
    <w:multiLevelType w:val="hybridMultilevel"/>
    <w:tmpl w:val="41141E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2" w15:restartNumberingAfterBreak="0">
    <w:nsid w:val="5EA3547C"/>
    <w:multiLevelType w:val="hybridMultilevel"/>
    <w:tmpl w:val="A4641C64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3" w15:restartNumberingAfterBreak="0">
    <w:nsid w:val="5EA5213D"/>
    <w:multiLevelType w:val="hybridMultilevel"/>
    <w:tmpl w:val="9A46DF8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4" w15:restartNumberingAfterBreak="0">
    <w:nsid w:val="5EC56E6B"/>
    <w:multiLevelType w:val="hybridMultilevel"/>
    <w:tmpl w:val="C73E36A4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5" w15:restartNumberingAfterBreak="0">
    <w:nsid w:val="5EE83E52"/>
    <w:multiLevelType w:val="hybridMultilevel"/>
    <w:tmpl w:val="FED0259E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56" w15:restartNumberingAfterBreak="0">
    <w:nsid w:val="5EFD5BF4"/>
    <w:multiLevelType w:val="hybridMultilevel"/>
    <w:tmpl w:val="EEAA9530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7" w15:restartNumberingAfterBreak="0">
    <w:nsid w:val="5F075856"/>
    <w:multiLevelType w:val="hybridMultilevel"/>
    <w:tmpl w:val="02D8765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8" w15:restartNumberingAfterBreak="0">
    <w:nsid w:val="5FD13233"/>
    <w:multiLevelType w:val="hybridMultilevel"/>
    <w:tmpl w:val="02D8765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9" w15:restartNumberingAfterBreak="0">
    <w:nsid w:val="60283486"/>
    <w:multiLevelType w:val="hybridMultilevel"/>
    <w:tmpl w:val="83C47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0" w15:restartNumberingAfterBreak="0">
    <w:nsid w:val="603B09D3"/>
    <w:multiLevelType w:val="hybridMultilevel"/>
    <w:tmpl w:val="48AA08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AA0ADC36">
      <w:start w:val="1"/>
      <w:numFmt w:val="decimal"/>
      <w:lvlText w:val="1.%2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1" w15:restartNumberingAfterBreak="0">
    <w:nsid w:val="609A4BB8"/>
    <w:multiLevelType w:val="hybridMultilevel"/>
    <w:tmpl w:val="3D68437E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2" w15:restartNumberingAfterBreak="0">
    <w:nsid w:val="60E45149"/>
    <w:multiLevelType w:val="hybridMultilevel"/>
    <w:tmpl w:val="BCCED3AA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3" w15:restartNumberingAfterBreak="0">
    <w:nsid w:val="60E91CD8"/>
    <w:multiLevelType w:val="hybridMultilevel"/>
    <w:tmpl w:val="6D4C9B72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4" w15:restartNumberingAfterBreak="0">
    <w:nsid w:val="611C45DF"/>
    <w:multiLevelType w:val="hybridMultilevel"/>
    <w:tmpl w:val="CF64DF1E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5" w15:restartNumberingAfterBreak="0">
    <w:nsid w:val="61AB21A4"/>
    <w:multiLevelType w:val="hybridMultilevel"/>
    <w:tmpl w:val="09FC63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6" w15:restartNumberingAfterBreak="0">
    <w:nsid w:val="61CB76CA"/>
    <w:multiLevelType w:val="hybridMultilevel"/>
    <w:tmpl w:val="055AA274"/>
    <w:lvl w:ilvl="0" w:tplc="396E7ED2">
      <w:start w:val="2"/>
      <w:numFmt w:val="upperRoman"/>
      <w:lvlText w:val="%1."/>
      <w:lvlJc w:val="righ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7" w15:restartNumberingAfterBreak="0">
    <w:nsid w:val="61F06FB2"/>
    <w:multiLevelType w:val="hybridMultilevel"/>
    <w:tmpl w:val="F57A042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8" w15:restartNumberingAfterBreak="0">
    <w:nsid w:val="62273F36"/>
    <w:multiLevelType w:val="hybridMultilevel"/>
    <w:tmpl w:val="4E268390"/>
    <w:lvl w:ilvl="0" w:tplc="DB525E5C">
      <w:start w:val="1"/>
      <w:numFmt w:val="upperRoman"/>
      <w:lvlText w:val="%1."/>
      <w:lvlJc w:val="right"/>
      <w:pPr>
        <w:ind w:left="720" w:hanging="360"/>
      </w:pPr>
      <w:rPr>
        <w:sz w:val="32"/>
        <w:szCs w:val="4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9" w15:restartNumberingAfterBreak="0">
    <w:nsid w:val="625115DE"/>
    <w:multiLevelType w:val="hybridMultilevel"/>
    <w:tmpl w:val="9C981AFE"/>
    <w:lvl w:ilvl="0" w:tplc="13E24B6C">
      <w:start w:val="1"/>
      <w:numFmt w:val="upperRoman"/>
      <w:lvlText w:val="%1."/>
      <w:lvlJc w:val="righ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70" w15:restartNumberingAfterBreak="0">
    <w:nsid w:val="62731497"/>
    <w:multiLevelType w:val="hybridMultilevel"/>
    <w:tmpl w:val="579EAEE8"/>
    <w:lvl w:ilvl="0" w:tplc="B33EBF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1" w15:restartNumberingAfterBreak="0">
    <w:nsid w:val="62B867FA"/>
    <w:multiLevelType w:val="hybridMultilevel"/>
    <w:tmpl w:val="717ACA4E"/>
    <w:lvl w:ilvl="0" w:tplc="09BA697A">
      <w:start w:val="1"/>
      <w:numFmt w:val="upperRoman"/>
      <w:lvlText w:val="%1."/>
      <w:lvlJc w:val="righ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2" w15:restartNumberingAfterBreak="0">
    <w:nsid w:val="62C01AC5"/>
    <w:multiLevelType w:val="hybridMultilevel"/>
    <w:tmpl w:val="6BBA532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3" w15:restartNumberingAfterBreak="0">
    <w:nsid w:val="62E41AD0"/>
    <w:multiLevelType w:val="hybridMultilevel"/>
    <w:tmpl w:val="5C4AE78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4" w15:restartNumberingAfterBreak="0">
    <w:nsid w:val="6310287D"/>
    <w:multiLevelType w:val="hybridMultilevel"/>
    <w:tmpl w:val="E6A03026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5" w15:restartNumberingAfterBreak="0">
    <w:nsid w:val="6359218D"/>
    <w:multiLevelType w:val="hybridMultilevel"/>
    <w:tmpl w:val="1434902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6" w15:restartNumberingAfterBreak="0">
    <w:nsid w:val="638D70BF"/>
    <w:multiLevelType w:val="hybridMultilevel"/>
    <w:tmpl w:val="CAB41A4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77" w15:restartNumberingAfterBreak="0">
    <w:nsid w:val="63947CC4"/>
    <w:multiLevelType w:val="hybridMultilevel"/>
    <w:tmpl w:val="7078260A"/>
    <w:lvl w:ilvl="0" w:tplc="13E24B6C">
      <w:start w:val="1"/>
      <w:numFmt w:val="upperRoman"/>
      <w:lvlText w:val="%1."/>
      <w:lvlJc w:val="righ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78" w15:restartNumberingAfterBreak="0">
    <w:nsid w:val="63B1595E"/>
    <w:multiLevelType w:val="hybridMultilevel"/>
    <w:tmpl w:val="9C981AFE"/>
    <w:lvl w:ilvl="0" w:tplc="13E24B6C">
      <w:start w:val="1"/>
      <w:numFmt w:val="upperRoman"/>
      <w:lvlText w:val="%1."/>
      <w:lvlJc w:val="righ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79" w15:restartNumberingAfterBreak="0">
    <w:nsid w:val="63C3757B"/>
    <w:multiLevelType w:val="hybridMultilevel"/>
    <w:tmpl w:val="A6EAF9E8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80" w15:restartNumberingAfterBreak="0">
    <w:nsid w:val="63F20700"/>
    <w:multiLevelType w:val="hybridMultilevel"/>
    <w:tmpl w:val="7FA458C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1" w15:restartNumberingAfterBreak="0">
    <w:nsid w:val="641A07FC"/>
    <w:multiLevelType w:val="hybridMultilevel"/>
    <w:tmpl w:val="5F66562E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2" w15:restartNumberingAfterBreak="0">
    <w:nsid w:val="65331EBB"/>
    <w:multiLevelType w:val="hybridMultilevel"/>
    <w:tmpl w:val="56E2B394"/>
    <w:lvl w:ilvl="0" w:tplc="13E24B6C">
      <w:start w:val="1"/>
      <w:numFmt w:val="upperRoman"/>
      <w:lvlText w:val="%1."/>
      <w:lvlJc w:val="righ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83" w15:restartNumberingAfterBreak="0">
    <w:nsid w:val="653C6E05"/>
    <w:multiLevelType w:val="hybridMultilevel"/>
    <w:tmpl w:val="47DC50BC"/>
    <w:lvl w:ilvl="0" w:tplc="0BD665D8">
      <w:numFmt w:val="bullet"/>
      <w:lvlText w:val="-"/>
      <w:lvlJc w:val="left"/>
      <w:pPr>
        <w:ind w:left="671" w:hanging="360"/>
      </w:pPr>
      <w:rPr>
        <w:rFonts w:hint="default" w:ascii="CordiaUPC" w:hAnsi="CordiaUPC" w:eastAsia="Times New Roman" w:cs="CordiaUPC"/>
      </w:rPr>
    </w:lvl>
    <w:lvl w:ilvl="1" w:tplc="04090003">
      <w:start w:val="1"/>
      <w:numFmt w:val="bullet"/>
      <w:lvlText w:val="o"/>
      <w:lvlJc w:val="left"/>
      <w:pPr>
        <w:ind w:left="1391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11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31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551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271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991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11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31" w:hanging="360"/>
      </w:pPr>
      <w:rPr>
        <w:rFonts w:hint="default" w:ascii="Wingdings" w:hAnsi="Wingdings"/>
      </w:rPr>
    </w:lvl>
  </w:abstractNum>
  <w:abstractNum w:abstractNumId="384" w15:restartNumberingAfterBreak="0">
    <w:nsid w:val="65414598"/>
    <w:multiLevelType w:val="hybridMultilevel"/>
    <w:tmpl w:val="379CC37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5" w15:restartNumberingAfterBreak="0">
    <w:nsid w:val="656D5207"/>
    <w:multiLevelType w:val="hybridMultilevel"/>
    <w:tmpl w:val="59105182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6" w15:restartNumberingAfterBreak="0">
    <w:nsid w:val="65720A74"/>
    <w:multiLevelType w:val="hybridMultilevel"/>
    <w:tmpl w:val="394EF35C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7" w15:restartNumberingAfterBreak="0">
    <w:nsid w:val="660B13C9"/>
    <w:multiLevelType w:val="hybridMultilevel"/>
    <w:tmpl w:val="79A4156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8" w15:restartNumberingAfterBreak="0">
    <w:nsid w:val="66C14E10"/>
    <w:multiLevelType w:val="hybridMultilevel"/>
    <w:tmpl w:val="3244E1FE"/>
    <w:lvl w:ilvl="0" w:tplc="13E24B6C">
      <w:start w:val="1"/>
      <w:numFmt w:val="upperRoman"/>
      <w:lvlText w:val="%1."/>
      <w:lvlJc w:val="righ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89" w15:restartNumberingAfterBreak="0">
    <w:nsid w:val="67351685"/>
    <w:multiLevelType w:val="hybridMultilevel"/>
    <w:tmpl w:val="58202C3A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0" w15:restartNumberingAfterBreak="0">
    <w:nsid w:val="677B361C"/>
    <w:multiLevelType w:val="hybridMultilevel"/>
    <w:tmpl w:val="2602A28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1" w15:restartNumberingAfterBreak="0">
    <w:nsid w:val="67BB471B"/>
    <w:multiLevelType w:val="hybridMultilevel"/>
    <w:tmpl w:val="485A1704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2" w15:restartNumberingAfterBreak="0">
    <w:nsid w:val="67D22BAB"/>
    <w:multiLevelType w:val="hybridMultilevel"/>
    <w:tmpl w:val="8E70D56A"/>
    <w:lvl w:ilvl="0" w:tplc="04090005">
      <w:start w:val="1"/>
      <w:numFmt w:val="bullet"/>
      <w:lvlText w:val=""/>
      <w:lvlJc w:val="left"/>
      <w:pPr>
        <w:ind w:left="16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hint="default" w:ascii="Wingdings" w:hAnsi="Wingdings"/>
      </w:rPr>
    </w:lvl>
  </w:abstractNum>
  <w:abstractNum w:abstractNumId="393" w15:restartNumberingAfterBreak="0">
    <w:nsid w:val="67E62F77"/>
    <w:multiLevelType w:val="hybridMultilevel"/>
    <w:tmpl w:val="265ABDAA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4" w15:restartNumberingAfterBreak="0">
    <w:nsid w:val="67E63476"/>
    <w:multiLevelType w:val="hybridMultilevel"/>
    <w:tmpl w:val="CAB41A4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95" w15:restartNumberingAfterBreak="0">
    <w:nsid w:val="67FC7E07"/>
    <w:multiLevelType w:val="multilevel"/>
    <w:tmpl w:val="2A08F2AE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6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402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176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1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84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21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992" w:hanging="1440"/>
      </w:pPr>
      <w:rPr>
        <w:rFonts w:hint="default"/>
      </w:rPr>
    </w:lvl>
  </w:abstractNum>
  <w:abstractNum w:abstractNumId="396" w15:restartNumberingAfterBreak="0">
    <w:nsid w:val="682E04E8"/>
    <w:multiLevelType w:val="hybridMultilevel"/>
    <w:tmpl w:val="D35C0FA0"/>
    <w:lvl w:ilvl="0" w:tplc="DB525E5C">
      <w:start w:val="1"/>
      <w:numFmt w:val="upperRoman"/>
      <w:lvlText w:val="%1."/>
      <w:lvlJc w:val="right"/>
      <w:pPr>
        <w:ind w:left="720" w:hanging="360"/>
      </w:pPr>
      <w:rPr>
        <w:sz w:val="32"/>
        <w:szCs w:val="4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7" w15:restartNumberingAfterBreak="0">
    <w:nsid w:val="68A55C77"/>
    <w:multiLevelType w:val="hybridMultilevel"/>
    <w:tmpl w:val="FA1EF57A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8" w15:restartNumberingAfterBreak="0">
    <w:nsid w:val="69970687"/>
    <w:multiLevelType w:val="hybridMultilevel"/>
    <w:tmpl w:val="625E0A5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99" w15:restartNumberingAfterBreak="0">
    <w:nsid w:val="69F111B2"/>
    <w:multiLevelType w:val="hybridMultilevel"/>
    <w:tmpl w:val="33521FFC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00" w15:restartNumberingAfterBreak="0">
    <w:nsid w:val="69F5175F"/>
    <w:multiLevelType w:val="hybridMultilevel"/>
    <w:tmpl w:val="85349F9E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01" w15:restartNumberingAfterBreak="0">
    <w:nsid w:val="6A7D15D9"/>
    <w:multiLevelType w:val="hybridMultilevel"/>
    <w:tmpl w:val="A342C89C"/>
    <w:lvl w:ilvl="0" w:tplc="E2A2191A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2" w15:restartNumberingAfterBreak="0">
    <w:nsid w:val="6B974A3D"/>
    <w:multiLevelType w:val="hybridMultilevel"/>
    <w:tmpl w:val="63343BB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3" w15:restartNumberingAfterBreak="0">
    <w:nsid w:val="6BFA1ED0"/>
    <w:multiLevelType w:val="hybridMultilevel"/>
    <w:tmpl w:val="8B9A3A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B2C23FBC">
      <w:start w:val="1"/>
      <w:numFmt w:val="decimal"/>
      <w:lvlText w:val="5.%2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4" w15:restartNumberingAfterBreak="0">
    <w:nsid w:val="6C0B3485"/>
    <w:multiLevelType w:val="hybridMultilevel"/>
    <w:tmpl w:val="9C981AFE"/>
    <w:lvl w:ilvl="0" w:tplc="13E24B6C">
      <w:start w:val="1"/>
      <w:numFmt w:val="upperRoman"/>
      <w:lvlText w:val="%1."/>
      <w:lvlJc w:val="righ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05" w15:restartNumberingAfterBreak="0">
    <w:nsid w:val="6C123A2B"/>
    <w:multiLevelType w:val="hybridMultilevel"/>
    <w:tmpl w:val="E52687A2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06" w15:restartNumberingAfterBreak="0">
    <w:nsid w:val="6C1D69F2"/>
    <w:multiLevelType w:val="hybridMultilevel"/>
    <w:tmpl w:val="8E0CEFC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07" w15:restartNumberingAfterBreak="0">
    <w:nsid w:val="6C64195A"/>
    <w:multiLevelType w:val="hybridMultilevel"/>
    <w:tmpl w:val="83C47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8" w15:restartNumberingAfterBreak="0">
    <w:nsid w:val="6CC93C2E"/>
    <w:multiLevelType w:val="hybridMultilevel"/>
    <w:tmpl w:val="CF64DF1E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9" w15:restartNumberingAfterBreak="0">
    <w:nsid w:val="6CF37507"/>
    <w:multiLevelType w:val="hybridMultilevel"/>
    <w:tmpl w:val="32E274F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10" w15:restartNumberingAfterBreak="0">
    <w:nsid w:val="6D0B1654"/>
    <w:multiLevelType w:val="hybridMultilevel"/>
    <w:tmpl w:val="A58EA5D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11" w15:restartNumberingAfterBreak="0">
    <w:nsid w:val="6D1808DF"/>
    <w:multiLevelType w:val="hybridMultilevel"/>
    <w:tmpl w:val="83C47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2" w15:restartNumberingAfterBreak="0">
    <w:nsid w:val="6D1D4FD7"/>
    <w:multiLevelType w:val="hybridMultilevel"/>
    <w:tmpl w:val="6ADCFEA4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13" w15:restartNumberingAfterBreak="0">
    <w:nsid w:val="6D552474"/>
    <w:multiLevelType w:val="hybridMultilevel"/>
    <w:tmpl w:val="807EF7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14241CEC">
      <w:start w:val="1"/>
      <w:numFmt w:val="decimal"/>
      <w:lvlText w:val="6.%2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4" w15:restartNumberingAfterBreak="0">
    <w:nsid w:val="6D8138D5"/>
    <w:multiLevelType w:val="hybridMultilevel"/>
    <w:tmpl w:val="095A0012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15" w15:restartNumberingAfterBreak="0">
    <w:nsid w:val="6D93629A"/>
    <w:multiLevelType w:val="hybridMultilevel"/>
    <w:tmpl w:val="2E12B1C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6" w15:restartNumberingAfterBreak="0">
    <w:nsid w:val="6D9B1F16"/>
    <w:multiLevelType w:val="hybridMultilevel"/>
    <w:tmpl w:val="A2AC4BF0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417" w15:restartNumberingAfterBreak="0">
    <w:nsid w:val="6DAF0FC9"/>
    <w:multiLevelType w:val="hybridMultilevel"/>
    <w:tmpl w:val="D35C0FA0"/>
    <w:lvl w:ilvl="0" w:tplc="DB525E5C">
      <w:start w:val="1"/>
      <w:numFmt w:val="upperRoman"/>
      <w:lvlText w:val="%1."/>
      <w:lvlJc w:val="right"/>
      <w:pPr>
        <w:ind w:left="720" w:hanging="360"/>
      </w:pPr>
      <w:rPr>
        <w:sz w:val="32"/>
        <w:szCs w:val="4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8" w15:restartNumberingAfterBreak="0">
    <w:nsid w:val="6E3C3EB1"/>
    <w:multiLevelType w:val="hybridMultilevel"/>
    <w:tmpl w:val="AF40BC74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19" w15:restartNumberingAfterBreak="0">
    <w:nsid w:val="6E52121F"/>
    <w:multiLevelType w:val="hybridMultilevel"/>
    <w:tmpl w:val="A946868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0" w15:restartNumberingAfterBreak="0">
    <w:nsid w:val="6EAD22A5"/>
    <w:multiLevelType w:val="hybridMultilevel"/>
    <w:tmpl w:val="7A407CAC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21" w15:restartNumberingAfterBreak="0">
    <w:nsid w:val="6EBE2FCC"/>
    <w:multiLevelType w:val="hybridMultilevel"/>
    <w:tmpl w:val="182492C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2" w15:restartNumberingAfterBreak="0">
    <w:nsid w:val="6F567F22"/>
    <w:multiLevelType w:val="hybridMultilevel"/>
    <w:tmpl w:val="5B7AAFB6"/>
    <w:lvl w:ilvl="0" w:tplc="13E24B6C">
      <w:start w:val="1"/>
      <w:numFmt w:val="upperRoman"/>
      <w:lvlText w:val="%1."/>
      <w:lvlJc w:val="righ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23" w15:restartNumberingAfterBreak="0">
    <w:nsid w:val="6F986053"/>
    <w:multiLevelType w:val="hybridMultilevel"/>
    <w:tmpl w:val="2690DCA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24" w15:restartNumberingAfterBreak="0">
    <w:nsid w:val="6FE87340"/>
    <w:multiLevelType w:val="hybridMultilevel"/>
    <w:tmpl w:val="DA9074E0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4090009">
      <w:start w:val="1"/>
      <w:numFmt w:val="bullet"/>
      <w:lvlText w:val="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25" w15:restartNumberingAfterBreak="0">
    <w:nsid w:val="6FEC71EA"/>
    <w:multiLevelType w:val="hybridMultilevel"/>
    <w:tmpl w:val="41141E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6" w15:restartNumberingAfterBreak="0">
    <w:nsid w:val="703B4BA5"/>
    <w:multiLevelType w:val="hybridMultilevel"/>
    <w:tmpl w:val="9692F9D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27" w15:restartNumberingAfterBreak="0">
    <w:nsid w:val="70D15D68"/>
    <w:multiLevelType w:val="hybridMultilevel"/>
    <w:tmpl w:val="53BE06D8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428" w15:restartNumberingAfterBreak="0">
    <w:nsid w:val="70FD61A3"/>
    <w:multiLevelType w:val="hybridMultilevel"/>
    <w:tmpl w:val="A718F26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9" w15:restartNumberingAfterBreak="0">
    <w:nsid w:val="710521DE"/>
    <w:multiLevelType w:val="hybridMultilevel"/>
    <w:tmpl w:val="02D8765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0" w15:restartNumberingAfterBreak="0">
    <w:nsid w:val="712D0AD4"/>
    <w:multiLevelType w:val="hybridMultilevel"/>
    <w:tmpl w:val="4E580956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431" w15:restartNumberingAfterBreak="0">
    <w:nsid w:val="71621C0F"/>
    <w:multiLevelType w:val="hybridMultilevel"/>
    <w:tmpl w:val="33B8888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32" w15:restartNumberingAfterBreak="0">
    <w:nsid w:val="718D758B"/>
    <w:multiLevelType w:val="hybridMultilevel"/>
    <w:tmpl w:val="710EB5EA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33" w15:restartNumberingAfterBreak="0">
    <w:nsid w:val="71B504FB"/>
    <w:multiLevelType w:val="hybridMultilevel"/>
    <w:tmpl w:val="0D40D01A"/>
    <w:lvl w:ilvl="0" w:tplc="E0D87DE2">
      <w:start w:val="3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4" w15:restartNumberingAfterBreak="0">
    <w:nsid w:val="71F50320"/>
    <w:multiLevelType w:val="hybridMultilevel"/>
    <w:tmpl w:val="1E16B41C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35" w15:restartNumberingAfterBreak="0">
    <w:nsid w:val="722005F0"/>
    <w:multiLevelType w:val="hybridMultilevel"/>
    <w:tmpl w:val="63343BB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6" w15:restartNumberingAfterBreak="0">
    <w:nsid w:val="72D3689F"/>
    <w:multiLevelType w:val="hybridMultilevel"/>
    <w:tmpl w:val="EBA84BA6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37" w15:restartNumberingAfterBreak="0">
    <w:nsid w:val="73171B43"/>
    <w:multiLevelType w:val="hybridMultilevel"/>
    <w:tmpl w:val="092EA1FC"/>
    <w:lvl w:ilvl="0" w:tplc="13E24B6C">
      <w:start w:val="1"/>
      <w:numFmt w:val="upperRoman"/>
      <w:lvlText w:val="%1."/>
      <w:lvlJc w:val="righ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38" w15:restartNumberingAfterBreak="0">
    <w:nsid w:val="734C7E8F"/>
    <w:multiLevelType w:val="hybridMultilevel"/>
    <w:tmpl w:val="2E12B1C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9" w15:restartNumberingAfterBreak="0">
    <w:nsid w:val="74455AF8"/>
    <w:multiLevelType w:val="hybridMultilevel"/>
    <w:tmpl w:val="E82C6F6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40" w15:restartNumberingAfterBreak="0">
    <w:nsid w:val="747A2CD5"/>
    <w:multiLevelType w:val="hybridMultilevel"/>
    <w:tmpl w:val="4D725C5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41" w15:restartNumberingAfterBreak="0">
    <w:nsid w:val="7497052D"/>
    <w:multiLevelType w:val="hybridMultilevel"/>
    <w:tmpl w:val="D35C0FA0"/>
    <w:lvl w:ilvl="0" w:tplc="DB525E5C">
      <w:start w:val="1"/>
      <w:numFmt w:val="upperRoman"/>
      <w:lvlText w:val="%1."/>
      <w:lvlJc w:val="right"/>
      <w:pPr>
        <w:ind w:left="720" w:hanging="360"/>
      </w:pPr>
      <w:rPr>
        <w:sz w:val="32"/>
        <w:szCs w:val="4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2" w15:restartNumberingAfterBreak="0">
    <w:nsid w:val="74A66761"/>
    <w:multiLevelType w:val="hybridMultilevel"/>
    <w:tmpl w:val="0234D50E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43" w15:restartNumberingAfterBreak="0">
    <w:nsid w:val="74FE0FB3"/>
    <w:multiLevelType w:val="hybridMultilevel"/>
    <w:tmpl w:val="D8C0B9F4"/>
    <w:lvl w:ilvl="0" w:tplc="13E24B6C">
      <w:start w:val="1"/>
      <w:numFmt w:val="upperRoman"/>
      <w:lvlText w:val="%1."/>
      <w:lvlJc w:val="righ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44" w15:restartNumberingAfterBreak="0">
    <w:nsid w:val="75871A17"/>
    <w:multiLevelType w:val="hybridMultilevel"/>
    <w:tmpl w:val="DB2EF37C"/>
    <w:lvl w:ilvl="0" w:tplc="DB525E5C">
      <w:start w:val="1"/>
      <w:numFmt w:val="upperRoman"/>
      <w:lvlText w:val="%1."/>
      <w:lvlJc w:val="right"/>
      <w:pPr>
        <w:ind w:left="720" w:hanging="360"/>
      </w:pPr>
      <w:rPr>
        <w:sz w:val="32"/>
        <w:szCs w:val="4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5" w15:restartNumberingAfterBreak="0">
    <w:nsid w:val="759F14CE"/>
    <w:multiLevelType w:val="hybridMultilevel"/>
    <w:tmpl w:val="5B7AAFB6"/>
    <w:lvl w:ilvl="0" w:tplc="13E24B6C">
      <w:start w:val="1"/>
      <w:numFmt w:val="upperRoman"/>
      <w:lvlText w:val="%1."/>
      <w:lvlJc w:val="righ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46" w15:restartNumberingAfterBreak="0">
    <w:nsid w:val="75E220C8"/>
    <w:multiLevelType w:val="hybridMultilevel"/>
    <w:tmpl w:val="EAE87A5E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47" w15:restartNumberingAfterBreak="0">
    <w:nsid w:val="76572E4D"/>
    <w:multiLevelType w:val="hybridMultilevel"/>
    <w:tmpl w:val="D8C0B9F4"/>
    <w:lvl w:ilvl="0" w:tplc="13E24B6C">
      <w:start w:val="1"/>
      <w:numFmt w:val="upperRoman"/>
      <w:lvlText w:val="%1."/>
      <w:lvlJc w:val="righ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48" w15:restartNumberingAfterBreak="0">
    <w:nsid w:val="766D7E9A"/>
    <w:multiLevelType w:val="hybridMultilevel"/>
    <w:tmpl w:val="5E4A93DA"/>
    <w:lvl w:ilvl="0" w:tplc="0409000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449" w15:restartNumberingAfterBreak="0">
    <w:nsid w:val="76711B8A"/>
    <w:multiLevelType w:val="hybridMultilevel"/>
    <w:tmpl w:val="4D8A1AA6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50" w15:restartNumberingAfterBreak="0">
    <w:nsid w:val="76BF55D4"/>
    <w:multiLevelType w:val="hybridMultilevel"/>
    <w:tmpl w:val="E39A11D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51" w15:restartNumberingAfterBreak="0">
    <w:nsid w:val="77164B53"/>
    <w:multiLevelType w:val="hybridMultilevel"/>
    <w:tmpl w:val="EAE850AC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52" w15:restartNumberingAfterBreak="0">
    <w:nsid w:val="77390EF3"/>
    <w:multiLevelType w:val="hybridMultilevel"/>
    <w:tmpl w:val="5F54B39E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53" w15:restartNumberingAfterBreak="0">
    <w:nsid w:val="77511E3A"/>
    <w:multiLevelType w:val="hybridMultilevel"/>
    <w:tmpl w:val="7E308E7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54" w15:restartNumberingAfterBreak="0">
    <w:nsid w:val="77775F5B"/>
    <w:multiLevelType w:val="hybridMultilevel"/>
    <w:tmpl w:val="2E12B1C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5" w15:restartNumberingAfterBreak="0">
    <w:nsid w:val="777F0E9B"/>
    <w:multiLevelType w:val="hybridMultilevel"/>
    <w:tmpl w:val="63343BB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6" w15:restartNumberingAfterBreak="0">
    <w:nsid w:val="77AB268C"/>
    <w:multiLevelType w:val="hybridMultilevel"/>
    <w:tmpl w:val="E14002A2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57" w15:restartNumberingAfterBreak="0">
    <w:nsid w:val="77C6404B"/>
    <w:multiLevelType w:val="hybridMultilevel"/>
    <w:tmpl w:val="4CF027CE"/>
    <w:lvl w:ilvl="0" w:tplc="4C247760">
      <w:start w:val="1"/>
      <w:numFmt w:val="bullet"/>
      <w:lvlText w:val="o"/>
      <w:lvlJc w:val="left"/>
      <w:pPr>
        <w:ind w:left="765" w:hanging="360"/>
      </w:pPr>
      <w:rPr>
        <w:rFonts w:hint="default" w:ascii="Courier New" w:hAnsi="Courier New" w:cs="Courier New"/>
        <w:color w:val="auto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hint="default" w:ascii="Wingdings" w:hAnsi="Wingdings"/>
      </w:rPr>
    </w:lvl>
  </w:abstractNum>
  <w:abstractNum w:abstractNumId="458" w15:restartNumberingAfterBreak="0">
    <w:nsid w:val="77D329B1"/>
    <w:multiLevelType w:val="hybridMultilevel"/>
    <w:tmpl w:val="C65EA560"/>
    <w:lvl w:ilvl="0" w:tplc="13E24B6C">
      <w:start w:val="1"/>
      <w:numFmt w:val="upperRoman"/>
      <w:lvlText w:val="%1."/>
      <w:lvlJc w:val="righ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59" w15:restartNumberingAfterBreak="0">
    <w:nsid w:val="782A2FF8"/>
    <w:multiLevelType w:val="hybridMultilevel"/>
    <w:tmpl w:val="F61C19D6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60" w15:restartNumberingAfterBreak="0">
    <w:nsid w:val="7850701B"/>
    <w:multiLevelType w:val="hybridMultilevel"/>
    <w:tmpl w:val="63343BB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1" w15:restartNumberingAfterBreak="0">
    <w:nsid w:val="78774A7E"/>
    <w:multiLevelType w:val="hybridMultilevel"/>
    <w:tmpl w:val="EA44B480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62" w15:restartNumberingAfterBreak="0">
    <w:nsid w:val="78924CDF"/>
    <w:multiLevelType w:val="hybridMultilevel"/>
    <w:tmpl w:val="0E44A77E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63" w15:restartNumberingAfterBreak="0">
    <w:nsid w:val="78C27978"/>
    <w:multiLevelType w:val="hybridMultilevel"/>
    <w:tmpl w:val="10C47966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64" w15:restartNumberingAfterBreak="0">
    <w:nsid w:val="78C3118A"/>
    <w:multiLevelType w:val="hybridMultilevel"/>
    <w:tmpl w:val="18D40186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65" w15:restartNumberingAfterBreak="0">
    <w:nsid w:val="78E23BDF"/>
    <w:multiLevelType w:val="hybridMultilevel"/>
    <w:tmpl w:val="314A68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6" w15:restartNumberingAfterBreak="0">
    <w:nsid w:val="793F2E4C"/>
    <w:multiLevelType w:val="hybridMultilevel"/>
    <w:tmpl w:val="97ECACC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67" w15:restartNumberingAfterBreak="0">
    <w:nsid w:val="794E09D4"/>
    <w:multiLevelType w:val="hybridMultilevel"/>
    <w:tmpl w:val="69208E7E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68" w15:restartNumberingAfterBreak="0">
    <w:nsid w:val="799653DC"/>
    <w:multiLevelType w:val="hybridMultilevel"/>
    <w:tmpl w:val="64FCA0E2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9" w15:restartNumberingAfterBreak="0">
    <w:nsid w:val="79E2252A"/>
    <w:multiLevelType w:val="hybridMultilevel"/>
    <w:tmpl w:val="EE90B226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70" w15:restartNumberingAfterBreak="0">
    <w:nsid w:val="79EA4EA1"/>
    <w:multiLevelType w:val="hybridMultilevel"/>
    <w:tmpl w:val="D8C0B9F4"/>
    <w:lvl w:ilvl="0" w:tplc="13E24B6C">
      <w:start w:val="1"/>
      <w:numFmt w:val="upperRoman"/>
      <w:lvlText w:val="%1."/>
      <w:lvlJc w:val="righ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71" w15:restartNumberingAfterBreak="0">
    <w:nsid w:val="79ED4672"/>
    <w:multiLevelType w:val="hybridMultilevel"/>
    <w:tmpl w:val="3630185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2" w15:restartNumberingAfterBreak="0">
    <w:nsid w:val="79F03134"/>
    <w:multiLevelType w:val="hybridMultilevel"/>
    <w:tmpl w:val="D35C0FA0"/>
    <w:lvl w:ilvl="0" w:tplc="DB525E5C">
      <w:start w:val="1"/>
      <w:numFmt w:val="upperRoman"/>
      <w:lvlText w:val="%1."/>
      <w:lvlJc w:val="right"/>
      <w:pPr>
        <w:ind w:left="720" w:hanging="360"/>
      </w:pPr>
      <w:rPr>
        <w:sz w:val="32"/>
        <w:szCs w:val="4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3" w15:restartNumberingAfterBreak="0">
    <w:nsid w:val="7A1725CE"/>
    <w:multiLevelType w:val="hybridMultilevel"/>
    <w:tmpl w:val="CAB41A4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74" w15:restartNumberingAfterBreak="0">
    <w:nsid w:val="7A3D40D9"/>
    <w:multiLevelType w:val="hybridMultilevel"/>
    <w:tmpl w:val="D35C0FA0"/>
    <w:lvl w:ilvl="0" w:tplc="DB525E5C">
      <w:start w:val="1"/>
      <w:numFmt w:val="upperRoman"/>
      <w:lvlText w:val="%1."/>
      <w:lvlJc w:val="right"/>
      <w:pPr>
        <w:ind w:left="720" w:hanging="360"/>
      </w:pPr>
      <w:rPr>
        <w:sz w:val="32"/>
        <w:szCs w:val="4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5" w15:restartNumberingAfterBreak="0">
    <w:nsid w:val="7A5D24C6"/>
    <w:multiLevelType w:val="hybridMultilevel"/>
    <w:tmpl w:val="1862AE6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76" w15:restartNumberingAfterBreak="0">
    <w:nsid w:val="7A8D4D1B"/>
    <w:multiLevelType w:val="hybridMultilevel"/>
    <w:tmpl w:val="91120A7C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77" w15:restartNumberingAfterBreak="0">
    <w:nsid w:val="7AC1020D"/>
    <w:multiLevelType w:val="hybridMultilevel"/>
    <w:tmpl w:val="D3202D14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78" w15:restartNumberingAfterBreak="0">
    <w:nsid w:val="7B8C086B"/>
    <w:multiLevelType w:val="hybridMultilevel"/>
    <w:tmpl w:val="E6169C8A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79" w15:restartNumberingAfterBreak="0">
    <w:nsid w:val="7BAE19E2"/>
    <w:multiLevelType w:val="hybridMultilevel"/>
    <w:tmpl w:val="CB1C7F7A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80" w15:restartNumberingAfterBreak="0">
    <w:nsid w:val="7BF4259D"/>
    <w:multiLevelType w:val="hybridMultilevel"/>
    <w:tmpl w:val="D8C0B9F4"/>
    <w:lvl w:ilvl="0" w:tplc="13E24B6C">
      <w:start w:val="1"/>
      <w:numFmt w:val="upperRoman"/>
      <w:lvlText w:val="%1."/>
      <w:lvlJc w:val="righ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81" w15:restartNumberingAfterBreak="0">
    <w:nsid w:val="7C2C7A91"/>
    <w:multiLevelType w:val="hybridMultilevel"/>
    <w:tmpl w:val="465810C0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82" w15:restartNumberingAfterBreak="0">
    <w:nsid w:val="7C836F4F"/>
    <w:multiLevelType w:val="hybridMultilevel"/>
    <w:tmpl w:val="EB1A0D78"/>
    <w:lvl w:ilvl="0" w:tplc="6DA4BC00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3" w15:restartNumberingAfterBreak="0">
    <w:nsid w:val="7C9C4317"/>
    <w:multiLevelType w:val="hybridMultilevel"/>
    <w:tmpl w:val="3630185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4" w15:restartNumberingAfterBreak="0">
    <w:nsid w:val="7CCE4CFF"/>
    <w:multiLevelType w:val="hybridMultilevel"/>
    <w:tmpl w:val="CF64DF1E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5" w15:restartNumberingAfterBreak="0">
    <w:nsid w:val="7DB56351"/>
    <w:multiLevelType w:val="hybridMultilevel"/>
    <w:tmpl w:val="B510D8A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86" w15:restartNumberingAfterBreak="0">
    <w:nsid w:val="7DC37693"/>
    <w:multiLevelType w:val="hybridMultilevel"/>
    <w:tmpl w:val="7D06E8DE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87" w15:restartNumberingAfterBreak="0">
    <w:nsid w:val="7E0C7452"/>
    <w:multiLevelType w:val="hybridMultilevel"/>
    <w:tmpl w:val="83C47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8" w15:restartNumberingAfterBreak="0">
    <w:nsid w:val="7E4C7F14"/>
    <w:multiLevelType w:val="hybridMultilevel"/>
    <w:tmpl w:val="D35C0FA0"/>
    <w:lvl w:ilvl="0" w:tplc="DB525E5C">
      <w:start w:val="1"/>
      <w:numFmt w:val="upperRoman"/>
      <w:lvlText w:val="%1."/>
      <w:lvlJc w:val="right"/>
      <w:pPr>
        <w:ind w:left="720" w:hanging="360"/>
      </w:pPr>
      <w:rPr>
        <w:sz w:val="32"/>
        <w:szCs w:val="4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9" w15:restartNumberingAfterBreak="0">
    <w:nsid w:val="7E4D1AFD"/>
    <w:multiLevelType w:val="hybridMultilevel"/>
    <w:tmpl w:val="56BC03D2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90" w15:restartNumberingAfterBreak="0">
    <w:nsid w:val="7E6E27EF"/>
    <w:multiLevelType w:val="hybridMultilevel"/>
    <w:tmpl w:val="463E42CC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91" w15:restartNumberingAfterBreak="0">
    <w:nsid w:val="7EA4289C"/>
    <w:multiLevelType w:val="hybridMultilevel"/>
    <w:tmpl w:val="4474762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92" w15:restartNumberingAfterBreak="0">
    <w:nsid w:val="7EAF5AEC"/>
    <w:multiLevelType w:val="hybridMultilevel"/>
    <w:tmpl w:val="56E2B394"/>
    <w:lvl w:ilvl="0" w:tplc="13E24B6C">
      <w:start w:val="1"/>
      <w:numFmt w:val="upperRoman"/>
      <w:lvlText w:val="%1."/>
      <w:lvlJc w:val="righ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93" w15:restartNumberingAfterBreak="0">
    <w:nsid w:val="7ED75701"/>
    <w:multiLevelType w:val="hybridMultilevel"/>
    <w:tmpl w:val="2BFE08F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94" w15:restartNumberingAfterBreak="0">
    <w:nsid w:val="7EF011FD"/>
    <w:multiLevelType w:val="hybridMultilevel"/>
    <w:tmpl w:val="94169F74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95" w15:restartNumberingAfterBreak="0">
    <w:nsid w:val="7F095DA5"/>
    <w:multiLevelType w:val="hybridMultilevel"/>
    <w:tmpl w:val="D35C0FA0"/>
    <w:lvl w:ilvl="0" w:tplc="DB525E5C">
      <w:start w:val="1"/>
      <w:numFmt w:val="upperRoman"/>
      <w:lvlText w:val="%1."/>
      <w:lvlJc w:val="right"/>
      <w:pPr>
        <w:ind w:left="720" w:hanging="360"/>
      </w:pPr>
      <w:rPr>
        <w:sz w:val="32"/>
        <w:szCs w:val="4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6" w15:restartNumberingAfterBreak="0">
    <w:nsid w:val="7FD20128"/>
    <w:multiLevelType w:val="hybridMultilevel"/>
    <w:tmpl w:val="DB0882C6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319992880">
    <w:abstractNumId w:val="52"/>
  </w:num>
  <w:num w:numId="2" w16cid:durableId="842744203">
    <w:abstractNumId w:val="337"/>
  </w:num>
  <w:num w:numId="3" w16cid:durableId="565647241">
    <w:abstractNumId w:val="102"/>
  </w:num>
  <w:num w:numId="4" w16cid:durableId="328406559">
    <w:abstractNumId w:val="217"/>
  </w:num>
  <w:num w:numId="5" w16cid:durableId="1348868154">
    <w:abstractNumId w:val="186"/>
  </w:num>
  <w:num w:numId="6" w16cid:durableId="581185224">
    <w:abstractNumId w:val="159"/>
  </w:num>
  <w:num w:numId="7" w16cid:durableId="229275097">
    <w:abstractNumId w:val="270"/>
  </w:num>
  <w:num w:numId="8" w16cid:durableId="1545747554">
    <w:abstractNumId w:val="455"/>
  </w:num>
  <w:num w:numId="9" w16cid:durableId="1482305649">
    <w:abstractNumId w:val="64"/>
  </w:num>
  <w:num w:numId="10" w16cid:durableId="1465852793">
    <w:abstractNumId w:val="456"/>
  </w:num>
  <w:num w:numId="11" w16cid:durableId="1650095178">
    <w:abstractNumId w:val="35"/>
  </w:num>
  <w:num w:numId="12" w16cid:durableId="1873496136">
    <w:abstractNumId w:val="51"/>
  </w:num>
  <w:num w:numId="13" w16cid:durableId="1758362767">
    <w:abstractNumId w:val="157"/>
  </w:num>
  <w:num w:numId="14" w16cid:durableId="1213468987">
    <w:abstractNumId w:val="80"/>
  </w:num>
  <w:num w:numId="15" w16cid:durableId="2056810181">
    <w:abstractNumId w:val="153"/>
  </w:num>
  <w:num w:numId="16" w16cid:durableId="693069409">
    <w:abstractNumId w:val="18"/>
  </w:num>
  <w:num w:numId="17" w16cid:durableId="1121805064">
    <w:abstractNumId w:val="322"/>
  </w:num>
  <w:num w:numId="18" w16cid:durableId="1979723897">
    <w:abstractNumId w:val="207"/>
  </w:num>
  <w:num w:numId="19" w16cid:durableId="1482039117">
    <w:abstractNumId w:val="212"/>
  </w:num>
  <w:num w:numId="20" w16cid:durableId="624392106">
    <w:abstractNumId w:val="338"/>
  </w:num>
  <w:num w:numId="21" w16cid:durableId="1409500387">
    <w:abstractNumId w:val="236"/>
  </w:num>
  <w:num w:numId="22" w16cid:durableId="1323240480">
    <w:abstractNumId w:val="163"/>
  </w:num>
  <w:num w:numId="23" w16cid:durableId="1828746089">
    <w:abstractNumId w:val="129"/>
  </w:num>
  <w:num w:numId="24" w16cid:durableId="800224569">
    <w:abstractNumId w:val="386"/>
  </w:num>
  <w:num w:numId="25" w16cid:durableId="1790583373">
    <w:abstractNumId w:val="361"/>
  </w:num>
  <w:num w:numId="26" w16cid:durableId="400757191">
    <w:abstractNumId w:val="392"/>
  </w:num>
  <w:num w:numId="27" w16cid:durableId="1155027716">
    <w:abstractNumId w:val="261"/>
  </w:num>
  <w:num w:numId="28" w16cid:durableId="1923643565">
    <w:abstractNumId w:val="150"/>
  </w:num>
  <w:num w:numId="29" w16cid:durableId="357244196">
    <w:abstractNumId w:val="382"/>
  </w:num>
  <w:num w:numId="30" w16cid:durableId="181556271">
    <w:abstractNumId w:val="375"/>
  </w:num>
  <w:num w:numId="31" w16cid:durableId="1120762164">
    <w:abstractNumId w:val="241"/>
  </w:num>
  <w:num w:numId="32" w16cid:durableId="470248095">
    <w:abstractNumId w:val="356"/>
  </w:num>
  <w:num w:numId="33" w16cid:durableId="729768645">
    <w:abstractNumId w:val="154"/>
  </w:num>
  <w:num w:numId="34" w16cid:durableId="733164673">
    <w:abstractNumId w:val="483"/>
  </w:num>
  <w:num w:numId="35" w16cid:durableId="1125079038">
    <w:abstractNumId w:val="12"/>
  </w:num>
  <w:num w:numId="36" w16cid:durableId="465856127">
    <w:abstractNumId w:val="118"/>
  </w:num>
  <w:num w:numId="37" w16cid:durableId="1525946890">
    <w:abstractNumId w:val="224"/>
  </w:num>
  <w:num w:numId="38" w16cid:durableId="1674841261">
    <w:abstractNumId w:val="373"/>
  </w:num>
  <w:num w:numId="39" w16cid:durableId="488446810">
    <w:abstractNumId w:val="285"/>
  </w:num>
  <w:num w:numId="40" w16cid:durableId="1014301487">
    <w:abstractNumId w:val="170"/>
  </w:num>
  <w:num w:numId="41" w16cid:durableId="1930651885">
    <w:abstractNumId w:val="81"/>
  </w:num>
  <w:num w:numId="42" w16cid:durableId="414909790">
    <w:abstractNumId w:val="489"/>
  </w:num>
  <w:num w:numId="43" w16cid:durableId="710806200">
    <w:abstractNumId w:val="64"/>
  </w:num>
  <w:num w:numId="44" w16cid:durableId="1624843632">
    <w:abstractNumId w:val="35"/>
  </w:num>
  <w:num w:numId="45" w16cid:durableId="41057231">
    <w:abstractNumId w:val="456"/>
  </w:num>
  <w:num w:numId="46" w16cid:durableId="1893887297">
    <w:abstractNumId w:val="308"/>
  </w:num>
  <w:num w:numId="47" w16cid:durableId="1950041713">
    <w:abstractNumId w:val="347"/>
  </w:num>
  <w:num w:numId="48" w16cid:durableId="1026831752">
    <w:abstractNumId w:val="280"/>
  </w:num>
  <w:num w:numId="49" w16cid:durableId="851266836">
    <w:abstractNumId w:val="268"/>
  </w:num>
  <w:num w:numId="50" w16cid:durableId="1478261668">
    <w:abstractNumId w:val="330"/>
  </w:num>
  <w:num w:numId="51" w16cid:durableId="766314191">
    <w:abstractNumId w:val="167"/>
  </w:num>
  <w:num w:numId="52" w16cid:durableId="842276732">
    <w:abstractNumId w:val="263"/>
  </w:num>
  <w:num w:numId="53" w16cid:durableId="1572765283">
    <w:abstractNumId w:val="107"/>
  </w:num>
  <w:num w:numId="54" w16cid:durableId="759179605">
    <w:abstractNumId w:val="486"/>
  </w:num>
  <w:num w:numId="55" w16cid:durableId="123936735">
    <w:abstractNumId w:val="446"/>
  </w:num>
  <w:num w:numId="56" w16cid:durableId="100608471">
    <w:abstractNumId w:val="61"/>
  </w:num>
  <w:num w:numId="57" w16cid:durableId="1905918204">
    <w:abstractNumId w:val="378"/>
  </w:num>
  <w:num w:numId="58" w16cid:durableId="1804620953">
    <w:abstractNumId w:val="228"/>
  </w:num>
  <w:num w:numId="59" w16cid:durableId="1820657608">
    <w:abstractNumId w:val="214"/>
  </w:num>
  <w:num w:numId="60" w16cid:durableId="1389378825">
    <w:abstractNumId w:val="417"/>
  </w:num>
  <w:num w:numId="61" w16cid:durableId="427430784">
    <w:abstractNumId w:val="8"/>
  </w:num>
  <w:num w:numId="62" w16cid:durableId="1665816685">
    <w:abstractNumId w:val="97"/>
  </w:num>
  <w:num w:numId="63" w16cid:durableId="516039348">
    <w:abstractNumId w:val="472"/>
  </w:num>
  <w:num w:numId="64" w16cid:durableId="1974750711">
    <w:abstractNumId w:val="358"/>
  </w:num>
  <w:num w:numId="65" w16cid:durableId="1946578500">
    <w:abstractNumId w:val="148"/>
  </w:num>
  <w:num w:numId="66" w16cid:durableId="1055618226">
    <w:abstractNumId w:val="294"/>
  </w:num>
  <w:num w:numId="67" w16cid:durableId="1489714102">
    <w:abstractNumId w:val="362"/>
  </w:num>
  <w:num w:numId="68" w16cid:durableId="1555390020">
    <w:abstractNumId w:val="30"/>
  </w:num>
  <w:num w:numId="69" w16cid:durableId="1059860885">
    <w:abstractNumId w:val="346"/>
  </w:num>
  <w:num w:numId="70" w16cid:durableId="1653631281">
    <w:abstractNumId w:val="177"/>
  </w:num>
  <w:num w:numId="71" w16cid:durableId="1874076579">
    <w:abstractNumId w:val="246"/>
  </w:num>
  <w:num w:numId="72" w16cid:durableId="650256302">
    <w:abstractNumId w:val="349"/>
  </w:num>
  <w:num w:numId="73" w16cid:durableId="2094692620">
    <w:abstractNumId w:val="441"/>
  </w:num>
  <w:num w:numId="74" w16cid:durableId="527446622">
    <w:abstractNumId w:val="492"/>
  </w:num>
  <w:num w:numId="75" w16cid:durableId="662045391">
    <w:abstractNumId w:val="28"/>
  </w:num>
  <w:num w:numId="76" w16cid:durableId="21251043">
    <w:abstractNumId w:val="243"/>
  </w:num>
  <w:num w:numId="77" w16cid:durableId="512960346">
    <w:abstractNumId w:val="381"/>
  </w:num>
  <w:num w:numId="78" w16cid:durableId="1247425292">
    <w:abstractNumId w:val="354"/>
  </w:num>
  <w:num w:numId="79" w16cid:durableId="1304650811">
    <w:abstractNumId w:val="74"/>
  </w:num>
  <w:num w:numId="80" w16cid:durableId="694622040">
    <w:abstractNumId w:val="357"/>
  </w:num>
  <w:num w:numId="81" w16cid:durableId="1386296640">
    <w:abstractNumId w:val="496"/>
  </w:num>
  <w:num w:numId="82" w16cid:durableId="50688949">
    <w:abstractNumId w:val="434"/>
  </w:num>
  <w:num w:numId="83" w16cid:durableId="978539084">
    <w:abstractNumId w:val="328"/>
  </w:num>
  <w:num w:numId="84" w16cid:durableId="499201087">
    <w:abstractNumId w:val="232"/>
  </w:num>
  <w:num w:numId="85" w16cid:durableId="2092964765">
    <w:abstractNumId w:val="28"/>
  </w:num>
  <w:num w:numId="86" w16cid:durableId="858738628">
    <w:abstractNumId w:val="115"/>
  </w:num>
  <w:num w:numId="87" w16cid:durableId="914633582">
    <w:abstractNumId w:val="327"/>
  </w:num>
  <w:num w:numId="88" w16cid:durableId="1443379128">
    <w:abstractNumId w:val="428"/>
  </w:num>
  <w:num w:numId="89" w16cid:durableId="1499930434">
    <w:abstractNumId w:val="199"/>
  </w:num>
  <w:num w:numId="90" w16cid:durableId="360397439">
    <w:abstractNumId w:val="406"/>
  </w:num>
  <w:num w:numId="91" w16cid:durableId="1793863624">
    <w:abstractNumId w:val="58"/>
  </w:num>
  <w:num w:numId="92" w16cid:durableId="55591217">
    <w:abstractNumId w:val="265"/>
  </w:num>
  <w:num w:numId="93" w16cid:durableId="1492911883">
    <w:abstractNumId w:val="240"/>
  </w:num>
  <w:num w:numId="94" w16cid:durableId="1052730089">
    <w:abstractNumId w:val="264"/>
  </w:num>
  <w:num w:numId="95" w16cid:durableId="1642806537">
    <w:abstractNumId w:val="127"/>
  </w:num>
  <w:num w:numId="96" w16cid:durableId="1472559661">
    <w:abstractNumId w:val="68"/>
  </w:num>
  <w:num w:numId="97" w16cid:durableId="1001200304">
    <w:abstractNumId w:val="216"/>
  </w:num>
  <w:num w:numId="98" w16cid:durableId="270863283">
    <w:abstractNumId w:val="477"/>
  </w:num>
  <w:num w:numId="99" w16cid:durableId="284043953">
    <w:abstractNumId w:val="69"/>
  </w:num>
  <w:num w:numId="100" w16cid:durableId="158929351">
    <w:abstractNumId w:val="86"/>
  </w:num>
  <w:num w:numId="101" w16cid:durableId="1249775760">
    <w:abstractNumId w:val="266"/>
  </w:num>
  <w:num w:numId="102" w16cid:durableId="7830269">
    <w:abstractNumId w:val="452"/>
  </w:num>
  <w:num w:numId="103" w16cid:durableId="1574313257">
    <w:abstractNumId w:val="104"/>
  </w:num>
  <w:num w:numId="104" w16cid:durableId="1441680096">
    <w:abstractNumId w:val="34"/>
  </w:num>
  <w:num w:numId="105" w16cid:durableId="1616015689">
    <w:abstractNumId w:val="424"/>
  </w:num>
  <w:num w:numId="106" w16cid:durableId="575552313">
    <w:abstractNumId w:val="458"/>
  </w:num>
  <w:num w:numId="107" w16cid:durableId="83915301">
    <w:abstractNumId w:val="209"/>
  </w:num>
  <w:num w:numId="108" w16cid:durableId="535042662">
    <w:abstractNumId w:val="38"/>
  </w:num>
  <w:num w:numId="109" w16cid:durableId="1402557759">
    <w:abstractNumId w:val="27"/>
  </w:num>
  <w:num w:numId="110" w16cid:durableId="1273974814">
    <w:abstractNumId w:val="260"/>
  </w:num>
  <w:num w:numId="111" w16cid:durableId="478812342">
    <w:abstractNumId w:val="226"/>
  </w:num>
  <w:num w:numId="112" w16cid:durableId="61493976">
    <w:abstractNumId w:val="297"/>
  </w:num>
  <w:num w:numId="113" w16cid:durableId="2107074638">
    <w:abstractNumId w:val="218"/>
  </w:num>
  <w:num w:numId="114" w16cid:durableId="1633362371">
    <w:abstractNumId w:val="124"/>
  </w:num>
  <w:num w:numId="115" w16cid:durableId="2026320108">
    <w:abstractNumId w:val="422"/>
  </w:num>
  <w:num w:numId="116" w16cid:durableId="946737825">
    <w:abstractNumId w:val="128"/>
  </w:num>
  <w:num w:numId="117" w16cid:durableId="1286958881">
    <w:abstractNumId w:val="79"/>
  </w:num>
  <w:num w:numId="118" w16cid:durableId="1531720335">
    <w:abstractNumId w:val="122"/>
  </w:num>
  <w:num w:numId="119" w16cid:durableId="1091588171">
    <w:abstractNumId w:val="70"/>
  </w:num>
  <w:num w:numId="120" w16cid:durableId="2004116768">
    <w:abstractNumId w:val="393"/>
  </w:num>
  <w:num w:numId="121" w16cid:durableId="2143040319">
    <w:abstractNumId w:val="49"/>
  </w:num>
  <w:num w:numId="122" w16cid:durableId="996037493">
    <w:abstractNumId w:val="317"/>
  </w:num>
  <w:num w:numId="123" w16cid:durableId="861086175">
    <w:abstractNumId w:val="436"/>
  </w:num>
  <w:num w:numId="124" w16cid:durableId="621811329">
    <w:abstractNumId w:val="332"/>
  </w:num>
  <w:num w:numId="125" w16cid:durableId="1818297066">
    <w:abstractNumId w:val="96"/>
  </w:num>
  <w:num w:numId="126" w16cid:durableId="1762801182">
    <w:abstractNumId w:val="306"/>
  </w:num>
  <w:num w:numId="127" w16cid:durableId="1075855101">
    <w:abstractNumId w:val="208"/>
  </w:num>
  <w:num w:numId="128" w16cid:durableId="1187601239">
    <w:abstractNumId w:val="168"/>
  </w:num>
  <w:num w:numId="129" w16cid:durableId="926577744">
    <w:abstractNumId w:val="283"/>
  </w:num>
  <w:num w:numId="130" w16cid:durableId="22368729">
    <w:abstractNumId w:val="50"/>
  </w:num>
  <w:num w:numId="131" w16cid:durableId="1510677962">
    <w:abstractNumId w:val="146"/>
  </w:num>
  <w:num w:numId="132" w16cid:durableId="975990066">
    <w:abstractNumId w:val="110"/>
  </w:num>
  <w:num w:numId="133" w16cid:durableId="1480028314">
    <w:abstractNumId w:val="262"/>
  </w:num>
  <w:num w:numId="134" w16cid:durableId="209222940">
    <w:abstractNumId w:val="430"/>
  </w:num>
  <w:num w:numId="135" w16cid:durableId="42025148">
    <w:abstractNumId w:val="287"/>
  </w:num>
  <w:num w:numId="136" w16cid:durableId="655299161">
    <w:abstractNumId w:val="140"/>
  </w:num>
  <w:num w:numId="137" w16cid:durableId="1716811937">
    <w:abstractNumId w:val="24"/>
  </w:num>
  <w:num w:numId="138" w16cid:durableId="171458781">
    <w:abstractNumId w:val="152"/>
  </w:num>
  <w:num w:numId="139" w16cid:durableId="1843620670">
    <w:abstractNumId w:val="31"/>
  </w:num>
  <w:num w:numId="140" w16cid:durableId="1701128016">
    <w:abstractNumId w:val="277"/>
  </w:num>
  <w:num w:numId="141" w16cid:durableId="105586372">
    <w:abstractNumId w:val="476"/>
  </w:num>
  <w:num w:numId="142" w16cid:durableId="369964700">
    <w:abstractNumId w:val="131"/>
  </w:num>
  <w:num w:numId="143" w16cid:durableId="407502864">
    <w:abstractNumId w:val="300"/>
  </w:num>
  <w:num w:numId="144" w16cid:durableId="1187792976">
    <w:abstractNumId w:val="321"/>
  </w:num>
  <w:num w:numId="145" w16cid:durableId="23485668">
    <w:abstractNumId w:val="25"/>
  </w:num>
  <w:num w:numId="146" w16cid:durableId="1751272403">
    <w:abstractNumId w:val="244"/>
  </w:num>
  <w:num w:numId="147" w16cid:durableId="1332875262">
    <w:abstractNumId w:val="56"/>
  </w:num>
  <w:num w:numId="148" w16cid:durableId="271011046">
    <w:abstractNumId w:val="343"/>
  </w:num>
  <w:num w:numId="149" w16cid:durableId="715664004">
    <w:abstractNumId w:val="469"/>
  </w:num>
  <w:num w:numId="150" w16cid:durableId="618149771">
    <w:abstractNumId w:val="397"/>
  </w:num>
  <w:num w:numId="151" w16cid:durableId="1976443241">
    <w:abstractNumId w:val="426"/>
  </w:num>
  <w:num w:numId="152" w16cid:durableId="2114277257">
    <w:abstractNumId w:val="33"/>
  </w:num>
  <w:num w:numId="153" w16cid:durableId="806168741">
    <w:abstractNumId w:val="180"/>
  </w:num>
  <w:num w:numId="154" w16cid:durableId="2060863763">
    <w:abstractNumId w:val="156"/>
  </w:num>
  <w:num w:numId="155" w16cid:durableId="55326038">
    <w:abstractNumId w:val="333"/>
  </w:num>
  <w:num w:numId="156" w16cid:durableId="946229146">
    <w:abstractNumId w:val="143"/>
  </w:num>
  <w:num w:numId="157" w16cid:durableId="123930568">
    <w:abstractNumId w:val="457"/>
  </w:num>
  <w:num w:numId="158" w16cid:durableId="1175071063">
    <w:abstractNumId w:val="55"/>
  </w:num>
  <w:num w:numId="159" w16cid:durableId="311832232">
    <w:abstractNumId w:val="309"/>
  </w:num>
  <w:num w:numId="160" w16cid:durableId="603420790">
    <w:abstractNumId w:val="250"/>
  </w:num>
  <w:num w:numId="161" w16cid:durableId="1976524826">
    <w:abstractNumId w:val="288"/>
  </w:num>
  <w:num w:numId="162" w16cid:durableId="264387920">
    <w:abstractNumId w:val="269"/>
  </w:num>
  <w:num w:numId="163" w16cid:durableId="1281836257">
    <w:abstractNumId w:val="15"/>
  </w:num>
  <w:num w:numId="164" w16cid:durableId="1008096596">
    <w:abstractNumId w:val="26"/>
  </w:num>
  <w:num w:numId="165" w16cid:durableId="344404572">
    <w:abstractNumId w:val="71"/>
  </w:num>
  <w:num w:numId="166" w16cid:durableId="1595284612">
    <w:abstractNumId w:val="19"/>
  </w:num>
  <w:num w:numId="167" w16cid:durableId="900823898">
    <w:abstractNumId w:val="47"/>
  </w:num>
  <w:num w:numId="168" w16cid:durableId="789317986">
    <w:abstractNumId w:val="62"/>
  </w:num>
  <w:num w:numId="169" w16cid:durableId="1633515829">
    <w:abstractNumId w:val="383"/>
  </w:num>
  <w:num w:numId="170" w16cid:durableId="77026827">
    <w:abstractNumId w:val="370"/>
  </w:num>
  <w:num w:numId="171" w16cid:durableId="1895778142">
    <w:abstractNumId w:val="384"/>
  </w:num>
  <w:num w:numId="172" w16cid:durableId="2074501691">
    <w:abstractNumId w:val="475"/>
  </w:num>
  <w:num w:numId="173" w16cid:durableId="568687494">
    <w:abstractNumId w:val="367"/>
  </w:num>
  <w:num w:numId="174" w16cid:durableId="1612859076">
    <w:abstractNumId w:val="188"/>
  </w:num>
  <w:num w:numId="175" w16cid:durableId="501317627">
    <w:abstractNumId w:val="189"/>
  </w:num>
  <w:num w:numId="176" w16cid:durableId="1377972586">
    <w:abstractNumId w:val="44"/>
  </w:num>
  <w:num w:numId="177" w16cid:durableId="1592659470">
    <w:abstractNumId w:val="239"/>
  </w:num>
  <w:num w:numId="178" w16cid:durableId="1809124691">
    <w:abstractNumId w:val="162"/>
  </w:num>
  <w:num w:numId="179" w16cid:durableId="194198931">
    <w:abstractNumId w:val="147"/>
  </w:num>
  <w:num w:numId="180" w16cid:durableId="16197024">
    <w:abstractNumId w:val="210"/>
  </w:num>
  <w:num w:numId="181" w16cid:durableId="1385376142">
    <w:abstractNumId w:val="302"/>
  </w:num>
  <w:num w:numId="182" w16cid:durableId="1939485384">
    <w:abstractNumId w:val="449"/>
  </w:num>
  <w:num w:numId="183" w16cid:durableId="1412702964">
    <w:abstractNumId w:val="430"/>
  </w:num>
  <w:num w:numId="184" w16cid:durableId="985623937">
    <w:abstractNumId w:val="395"/>
  </w:num>
  <w:num w:numId="185" w16cid:durableId="1040204539">
    <w:abstractNumId w:val="420"/>
  </w:num>
  <w:num w:numId="186" w16cid:durableId="1650939247">
    <w:abstractNumId w:val="325"/>
  </w:num>
  <w:num w:numId="187" w16cid:durableId="83231748">
    <w:abstractNumId w:val="451"/>
  </w:num>
  <w:num w:numId="188" w16cid:durableId="494534736">
    <w:abstractNumId w:val="195"/>
  </w:num>
  <w:num w:numId="189" w16cid:durableId="1698774730">
    <w:abstractNumId w:val="75"/>
  </w:num>
  <w:num w:numId="190" w16cid:durableId="1596284857">
    <w:abstractNumId w:val="106"/>
  </w:num>
  <w:num w:numId="191" w16cid:durableId="511454275">
    <w:abstractNumId w:val="416"/>
  </w:num>
  <w:num w:numId="192" w16cid:durableId="1818497110">
    <w:abstractNumId w:val="2"/>
  </w:num>
  <w:num w:numId="193" w16cid:durableId="635381895">
    <w:abstractNumId w:val="190"/>
  </w:num>
  <w:num w:numId="194" w16cid:durableId="494035275">
    <w:abstractNumId w:val="320"/>
  </w:num>
  <w:num w:numId="195" w16cid:durableId="325863275">
    <w:abstractNumId w:val="7"/>
  </w:num>
  <w:num w:numId="196" w16cid:durableId="790442582">
    <w:abstractNumId w:val="271"/>
  </w:num>
  <w:num w:numId="197" w16cid:durableId="1184515485">
    <w:abstractNumId w:val="164"/>
  </w:num>
  <w:num w:numId="198" w16cid:durableId="1619067756">
    <w:abstractNumId w:val="314"/>
  </w:num>
  <w:num w:numId="199" w16cid:durableId="1894272260">
    <w:abstractNumId w:val="166"/>
  </w:num>
  <w:num w:numId="200" w16cid:durableId="493837953">
    <w:abstractNumId w:val="319"/>
  </w:num>
  <w:num w:numId="201" w16cid:durableId="903687011">
    <w:abstractNumId w:val="119"/>
  </w:num>
  <w:num w:numId="202" w16cid:durableId="558052313">
    <w:abstractNumId w:val="272"/>
  </w:num>
  <w:num w:numId="203" w16cid:durableId="1479150591">
    <w:abstractNumId w:val="121"/>
  </w:num>
  <w:num w:numId="204" w16cid:durableId="677999996">
    <w:abstractNumId w:val="193"/>
  </w:num>
  <w:num w:numId="205" w16cid:durableId="1372337409">
    <w:abstractNumId w:val="223"/>
  </w:num>
  <w:num w:numId="206" w16cid:durableId="2073652009">
    <w:abstractNumId w:val="480"/>
  </w:num>
  <w:num w:numId="207" w16cid:durableId="1620606393">
    <w:abstractNumId w:val="116"/>
  </w:num>
  <w:num w:numId="208" w16cid:durableId="1251543652">
    <w:abstractNumId w:val="98"/>
  </w:num>
  <w:num w:numId="209" w16cid:durableId="767585460">
    <w:abstractNumId w:val="229"/>
  </w:num>
  <w:num w:numId="210" w16cid:durableId="1833987084">
    <w:abstractNumId w:val="198"/>
  </w:num>
  <w:num w:numId="211" w16cid:durableId="183831340">
    <w:abstractNumId w:val="276"/>
  </w:num>
  <w:num w:numId="212" w16cid:durableId="24068224">
    <w:abstractNumId w:val="282"/>
  </w:num>
  <w:num w:numId="213" w16cid:durableId="651715228">
    <w:abstractNumId w:val="311"/>
  </w:num>
  <w:num w:numId="214" w16cid:durableId="855538891">
    <w:abstractNumId w:val="342"/>
  </w:num>
  <w:num w:numId="215" w16cid:durableId="1121454787">
    <w:abstractNumId w:val="175"/>
  </w:num>
  <w:num w:numId="216" w16cid:durableId="1881167055">
    <w:abstractNumId w:val="435"/>
  </w:num>
  <w:num w:numId="217" w16cid:durableId="380834573">
    <w:abstractNumId w:val="468"/>
  </w:num>
  <w:num w:numId="218" w16cid:durableId="1753893692">
    <w:abstractNumId w:val="388"/>
  </w:num>
  <w:num w:numId="219" w16cid:durableId="1075281207">
    <w:abstractNumId w:val="470"/>
  </w:num>
  <w:num w:numId="220" w16cid:durableId="1083721075">
    <w:abstractNumId w:val="185"/>
  </w:num>
  <w:num w:numId="221" w16cid:durableId="424887926">
    <w:abstractNumId w:val="91"/>
  </w:num>
  <w:num w:numId="222" w16cid:durableId="1464077593">
    <w:abstractNumId w:val="76"/>
  </w:num>
  <w:num w:numId="223" w16cid:durableId="86275385">
    <w:abstractNumId w:val="230"/>
  </w:num>
  <w:num w:numId="224" w16cid:durableId="118039473">
    <w:abstractNumId w:val="84"/>
  </w:num>
  <w:num w:numId="225" w16cid:durableId="1581283779">
    <w:abstractNumId w:val="281"/>
  </w:num>
  <w:num w:numId="226" w16cid:durableId="705300464">
    <w:abstractNumId w:val="369"/>
  </w:num>
  <w:num w:numId="227" w16cid:durableId="610168023">
    <w:abstractNumId w:val="126"/>
  </w:num>
  <w:num w:numId="228" w16cid:durableId="279000515">
    <w:abstractNumId w:val="404"/>
  </w:num>
  <w:num w:numId="229" w16cid:durableId="1730493285">
    <w:abstractNumId w:val="495"/>
  </w:num>
  <w:num w:numId="230" w16cid:durableId="471869642">
    <w:abstractNumId w:val="220"/>
  </w:num>
  <w:num w:numId="231" w16cid:durableId="624890763">
    <w:abstractNumId w:val="137"/>
  </w:num>
  <w:num w:numId="232" w16cid:durableId="1885869236">
    <w:abstractNumId w:val="36"/>
  </w:num>
  <w:num w:numId="233" w16cid:durableId="1765034384">
    <w:abstractNumId w:val="89"/>
  </w:num>
  <w:num w:numId="234" w16cid:durableId="1470514772">
    <w:abstractNumId w:val="429"/>
  </w:num>
  <w:num w:numId="235" w16cid:durableId="190656513">
    <w:abstractNumId w:val="488"/>
  </w:num>
  <w:num w:numId="236" w16cid:durableId="205795823">
    <w:abstractNumId w:val="172"/>
  </w:num>
  <w:num w:numId="237" w16cid:durableId="1170172362">
    <w:abstractNumId w:val="187"/>
  </w:num>
  <w:num w:numId="238" w16cid:durableId="1544101139">
    <w:abstractNumId w:val="165"/>
  </w:num>
  <w:num w:numId="239" w16cid:durableId="1807237593">
    <w:abstractNumId w:val="117"/>
  </w:num>
  <w:num w:numId="240" w16cid:durableId="1026708861">
    <w:abstractNumId w:val="329"/>
  </w:num>
  <w:num w:numId="241" w16cid:durableId="427965508">
    <w:abstractNumId w:val="171"/>
  </w:num>
  <w:num w:numId="242" w16cid:durableId="1256597918">
    <w:abstractNumId w:val="29"/>
  </w:num>
  <w:num w:numId="243" w16cid:durableId="846989579">
    <w:abstractNumId w:val="474"/>
  </w:num>
  <w:num w:numId="244" w16cid:durableId="2020813110">
    <w:abstractNumId w:val="41"/>
  </w:num>
  <w:num w:numId="245" w16cid:durableId="1279025472">
    <w:abstractNumId w:val="66"/>
  </w:num>
  <w:num w:numId="246" w16cid:durableId="579098399">
    <w:abstractNumId w:val="402"/>
  </w:num>
  <w:num w:numId="247" w16cid:durableId="1921140790">
    <w:abstractNumId w:val="53"/>
  </w:num>
  <w:num w:numId="248" w16cid:durableId="1344432248">
    <w:abstractNumId w:val="105"/>
  </w:num>
  <w:num w:numId="249" w16cid:durableId="2092119919">
    <w:abstractNumId w:val="274"/>
  </w:num>
  <w:num w:numId="250" w16cid:durableId="1797528640">
    <w:abstractNumId w:val="267"/>
  </w:num>
  <w:num w:numId="251" w16cid:durableId="409811997">
    <w:abstractNumId w:val="447"/>
  </w:num>
  <w:num w:numId="252" w16cid:durableId="2141534578">
    <w:abstractNumId w:val="204"/>
  </w:num>
  <w:num w:numId="253" w16cid:durableId="500198287">
    <w:abstractNumId w:val="173"/>
  </w:num>
  <w:num w:numId="254" w16cid:durableId="358892240">
    <w:abstractNumId w:val="334"/>
  </w:num>
  <w:num w:numId="255" w16cid:durableId="1511414097">
    <w:abstractNumId w:val="87"/>
  </w:num>
  <w:num w:numId="256" w16cid:durableId="446194058">
    <w:abstractNumId w:val="253"/>
  </w:num>
  <w:num w:numId="257" w16cid:durableId="527372655">
    <w:abstractNumId w:val="11"/>
  </w:num>
  <w:num w:numId="258" w16cid:durableId="1400320530">
    <w:abstractNumId w:val="219"/>
  </w:num>
  <w:num w:numId="259" w16cid:durableId="1643343193">
    <w:abstractNumId w:val="45"/>
  </w:num>
  <w:num w:numId="260" w16cid:durableId="49765464">
    <w:abstractNumId w:val="48"/>
  </w:num>
  <w:num w:numId="261" w16cid:durableId="299652928">
    <w:abstractNumId w:val="432"/>
  </w:num>
  <w:num w:numId="262" w16cid:durableId="1457067767">
    <w:abstractNumId w:val="133"/>
  </w:num>
  <w:num w:numId="263" w16cid:durableId="2001039354">
    <w:abstractNumId w:val="412"/>
  </w:num>
  <w:num w:numId="264" w16cid:durableId="1494224411">
    <w:abstractNumId w:val="109"/>
  </w:num>
  <w:num w:numId="265" w16cid:durableId="1535146956">
    <w:abstractNumId w:val="467"/>
  </w:num>
  <w:num w:numId="266" w16cid:durableId="792987697">
    <w:abstractNumId w:val="200"/>
  </w:num>
  <w:num w:numId="267" w16cid:durableId="2560706">
    <w:abstractNumId w:val="179"/>
  </w:num>
  <w:num w:numId="268" w16cid:durableId="2103866900">
    <w:abstractNumId w:val="278"/>
  </w:num>
  <w:num w:numId="269" w16cid:durableId="328286952">
    <w:abstractNumId w:val="479"/>
  </w:num>
  <w:num w:numId="270" w16cid:durableId="1562641072">
    <w:abstractNumId w:val="5"/>
  </w:num>
  <w:num w:numId="271" w16cid:durableId="134110582">
    <w:abstractNumId w:val="490"/>
  </w:num>
  <w:num w:numId="272" w16cid:durableId="1894391388">
    <w:abstractNumId w:val="191"/>
  </w:num>
  <w:num w:numId="273" w16cid:durableId="842865233">
    <w:abstractNumId w:val="316"/>
  </w:num>
  <w:num w:numId="274" w16cid:durableId="988947149">
    <w:abstractNumId w:val="135"/>
  </w:num>
  <w:num w:numId="275" w16cid:durableId="1755858765">
    <w:abstractNumId w:val="403"/>
  </w:num>
  <w:num w:numId="276" w16cid:durableId="2025785913">
    <w:abstractNumId w:val="360"/>
  </w:num>
  <w:num w:numId="277" w16cid:durableId="1466387202">
    <w:abstractNumId w:val="176"/>
  </w:num>
  <w:num w:numId="278" w16cid:durableId="2136831815">
    <w:abstractNumId w:val="419"/>
  </w:num>
  <w:num w:numId="279" w16cid:durableId="2130588135">
    <w:abstractNumId w:val="438"/>
  </w:num>
  <w:num w:numId="280" w16cid:durableId="331028867">
    <w:abstractNumId w:val="32"/>
  </w:num>
  <w:num w:numId="281" w16cid:durableId="1504978767">
    <w:abstractNumId w:val="462"/>
  </w:num>
  <w:num w:numId="282" w16cid:durableId="815949270">
    <w:abstractNumId w:val="442"/>
  </w:num>
  <w:num w:numId="283" w16cid:durableId="308050529">
    <w:abstractNumId w:val="374"/>
  </w:num>
  <w:num w:numId="284" w16cid:durableId="370418062">
    <w:abstractNumId w:val="13"/>
  </w:num>
  <w:num w:numId="285" w16cid:durableId="1676570321">
    <w:abstractNumId w:val="444"/>
  </w:num>
  <w:num w:numId="286" w16cid:durableId="1364549519">
    <w:abstractNumId w:val="368"/>
  </w:num>
  <w:num w:numId="287" w16cid:durableId="2001694932">
    <w:abstractNumId w:val="298"/>
  </w:num>
  <w:num w:numId="288" w16cid:durableId="1655447512">
    <w:abstractNumId w:val="377"/>
  </w:num>
  <w:num w:numId="289" w16cid:durableId="1593468288">
    <w:abstractNumId w:val="231"/>
  </w:num>
  <w:num w:numId="290" w16cid:durableId="556018094">
    <w:abstractNumId w:val="423"/>
  </w:num>
  <w:num w:numId="291" w16cid:durableId="965306878">
    <w:abstractNumId w:val="67"/>
  </w:num>
  <w:num w:numId="292" w16cid:durableId="564414017">
    <w:abstractNumId w:val="3"/>
  </w:num>
  <w:num w:numId="293" w16cid:durableId="477453251">
    <w:abstractNumId w:val="233"/>
  </w:num>
  <w:num w:numId="294" w16cid:durableId="951058918">
    <w:abstractNumId w:val="303"/>
  </w:num>
  <w:num w:numId="295" w16cid:durableId="599069843">
    <w:abstractNumId w:val="385"/>
  </w:num>
  <w:num w:numId="296" w16cid:durableId="1168011120">
    <w:abstractNumId w:val="255"/>
  </w:num>
  <w:num w:numId="297" w16cid:durableId="1786071054">
    <w:abstractNumId w:val="324"/>
  </w:num>
  <w:num w:numId="298" w16cid:durableId="2025476850">
    <w:abstractNumId w:val="72"/>
  </w:num>
  <w:num w:numId="299" w16cid:durableId="1208759836">
    <w:abstractNumId w:val="139"/>
  </w:num>
  <w:num w:numId="300" w16cid:durableId="834104381">
    <w:abstractNumId w:val="284"/>
  </w:num>
  <w:num w:numId="301" w16cid:durableId="1828205857">
    <w:abstractNumId w:val="21"/>
  </w:num>
  <w:num w:numId="302" w16cid:durableId="1865634742">
    <w:abstractNumId w:val="54"/>
  </w:num>
  <w:num w:numId="303" w16cid:durableId="180434543">
    <w:abstractNumId w:val="312"/>
  </w:num>
  <w:num w:numId="304" w16cid:durableId="1470829904">
    <w:abstractNumId w:val="418"/>
  </w:num>
  <w:num w:numId="305" w16cid:durableId="452015329">
    <w:abstractNumId w:val="399"/>
  </w:num>
  <w:num w:numId="306" w16cid:durableId="1512253468">
    <w:abstractNumId w:val="307"/>
  </w:num>
  <w:num w:numId="307" w16cid:durableId="503787190">
    <w:abstractNumId w:val="413"/>
  </w:num>
  <w:num w:numId="308" w16cid:durableId="1998265862">
    <w:abstractNumId w:val="134"/>
  </w:num>
  <w:num w:numId="309" w16cid:durableId="348217663">
    <w:abstractNumId w:val="448"/>
  </w:num>
  <w:num w:numId="310" w16cid:durableId="386874755">
    <w:abstractNumId w:val="73"/>
  </w:num>
  <w:num w:numId="311" w16cid:durableId="507407611">
    <w:abstractNumId w:val="196"/>
  </w:num>
  <w:num w:numId="312" w16cid:durableId="1354962302">
    <w:abstractNumId w:val="301"/>
  </w:num>
  <w:num w:numId="313" w16cid:durableId="1345936714">
    <w:abstractNumId w:val="257"/>
  </w:num>
  <w:num w:numId="314" w16cid:durableId="2013138902">
    <w:abstractNumId w:val="336"/>
  </w:num>
  <w:num w:numId="315" w16cid:durableId="1906531169">
    <w:abstractNumId w:val="291"/>
  </w:num>
  <w:num w:numId="316" w16cid:durableId="1450054843">
    <w:abstractNumId w:val="484"/>
  </w:num>
  <w:num w:numId="317" w16cid:durableId="335110682">
    <w:abstractNumId w:val="494"/>
  </w:num>
  <w:num w:numId="318" w16cid:durableId="689453252">
    <w:abstractNumId w:val="225"/>
  </w:num>
  <w:num w:numId="319" w16cid:durableId="962077568">
    <w:abstractNumId w:val="55"/>
  </w:num>
  <w:num w:numId="320" w16cid:durableId="847982800">
    <w:abstractNumId w:val="55"/>
  </w:num>
  <w:num w:numId="321" w16cid:durableId="98139763">
    <w:abstractNumId w:val="55"/>
  </w:num>
  <w:num w:numId="322" w16cid:durableId="1148591157">
    <w:abstractNumId w:val="250"/>
  </w:num>
  <w:num w:numId="323" w16cid:durableId="2126192051">
    <w:abstractNumId w:val="406"/>
  </w:num>
  <w:num w:numId="324" w16cid:durableId="1874611174">
    <w:abstractNumId w:val="406"/>
  </w:num>
  <w:num w:numId="325" w16cid:durableId="1780295582">
    <w:abstractNumId w:val="465"/>
  </w:num>
  <w:num w:numId="326" w16cid:durableId="89591136">
    <w:abstractNumId w:val="389"/>
  </w:num>
  <w:num w:numId="327" w16cid:durableId="515191928">
    <w:abstractNumId w:val="265"/>
  </w:num>
  <w:num w:numId="328" w16cid:durableId="1047685657">
    <w:abstractNumId w:val="184"/>
  </w:num>
  <w:num w:numId="329" w16cid:durableId="349530153">
    <w:abstractNumId w:val="161"/>
  </w:num>
  <w:num w:numId="330" w16cid:durableId="397871863">
    <w:abstractNumId w:val="481"/>
  </w:num>
  <w:num w:numId="331" w16cid:durableId="294141570">
    <w:abstractNumId w:val="4"/>
  </w:num>
  <w:num w:numId="332" w16cid:durableId="1834178755">
    <w:abstractNumId w:val="421"/>
  </w:num>
  <w:num w:numId="333" w16cid:durableId="683289271">
    <w:abstractNumId w:val="39"/>
  </w:num>
  <w:num w:numId="334" w16cid:durableId="719670146">
    <w:abstractNumId w:val="331"/>
  </w:num>
  <w:num w:numId="335" w16cid:durableId="858395571">
    <w:abstractNumId w:val="235"/>
  </w:num>
  <w:num w:numId="336" w16cid:durableId="371002354">
    <w:abstractNumId w:val="471"/>
  </w:num>
  <w:num w:numId="337" w16cid:durableId="2005932633">
    <w:abstractNumId w:val="169"/>
  </w:num>
  <w:num w:numId="338" w16cid:durableId="320544299">
    <w:abstractNumId w:val="464"/>
  </w:num>
  <w:num w:numId="339" w16cid:durableId="1460873815">
    <w:abstractNumId w:val="131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0" w16cid:durableId="61635491">
    <w:abstractNumId w:val="292"/>
  </w:num>
  <w:num w:numId="341" w16cid:durableId="1717387320">
    <w:abstractNumId w:val="400"/>
  </w:num>
  <w:num w:numId="342" w16cid:durableId="560871156">
    <w:abstractNumId w:val="275"/>
  </w:num>
  <w:num w:numId="343" w16cid:durableId="448403839">
    <w:abstractNumId w:val="217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4" w16cid:durableId="1121804276">
    <w:abstractNumId w:val="159"/>
  </w:num>
  <w:num w:numId="345" w16cid:durableId="1173882882">
    <w:abstractNumId w:val="478"/>
  </w:num>
  <w:num w:numId="346" w16cid:durableId="1001541751">
    <w:abstractNumId w:val="205"/>
  </w:num>
  <w:num w:numId="347" w16cid:durableId="266734417">
    <w:abstractNumId w:val="95"/>
  </w:num>
  <w:num w:numId="348" w16cid:durableId="1404136761">
    <w:abstractNumId w:val="221"/>
  </w:num>
  <w:num w:numId="349" w16cid:durableId="2078899067">
    <w:abstractNumId w:val="125"/>
  </w:num>
  <w:num w:numId="350" w16cid:durableId="1736583266">
    <w:abstractNumId w:val="83"/>
  </w:num>
  <w:num w:numId="351" w16cid:durableId="1644238405">
    <w:abstractNumId w:val="363"/>
  </w:num>
  <w:num w:numId="352" w16cid:durableId="527455545">
    <w:abstractNumId w:val="206"/>
  </w:num>
  <w:num w:numId="353" w16cid:durableId="1504279076">
    <w:abstractNumId w:val="22"/>
  </w:num>
  <w:num w:numId="354" w16cid:durableId="1684478906">
    <w:abstractNumId w:val="254"/>
  </w:num>
  <w:num w:numId="355" w16cid:durableId="986666340">
    <w:abstractNumId w:val="131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6" w16cid:durableId="1394307838">
    <w:abstractNumId w:val="217"/>
  </w:num>
  <w:num w:numId="357" w16cid:durableId="362050177">
    <w:abstractNumId w:val="443"/>
  </w:num>
  <w:num w:numId="358" w16cid:durableId="1452701937">
    <w:abstractNumId w:val="345"/>
  </w:num>
  <w:num w:numId="359" w16cid:durableId="109588072">
    <w:abstractNumId w:val="348"/>
  </w:num>
  <w:num w:numId="360" w16cid:durableId="1526822662">
    <w:abstractNumId w:val="352"/>
  </w:num>
  <w:num w:numId="361" w16cid:durableId="1195384124">
    <w:abstractNumId w:val="249"/>
  </w:num>
  <w:num w:numId="362" w16cid:durableId="1703699940">
    <w:abstractNumId w:val="340"/>
  </w:num>
  <w:num w:numId="363" w16cid:durableId="949052378">
    <w:abstractNumId w:val="380"/>
  </w:num>
  <w:num w:numId="364" w16cid:durableId="509224228">
    <w:abstractNumId w:val="57"/>
  </w:num>
  <w:num w:numId="365" w16cid:durableId="1516992569">
    <w:abstractNumId w:val="405"/>
  </w:num>
  <w:num w:numId="366" w16cid:durableId="56830230">
    <w:abstractNumId w:val="77"/>
  </w:num>
  <w:num w:numId="367" w16cid:durableId="2083137813">
    <w:abstractNumId w:val="101"/>
  </w:num>
  <w:num w:numId="368" w16cid:durableId="731543603">
    <w:abstractNumId w:val="463"/>
  </w:num>
  <w:num w:numId="369" w16cid:durableId="1941451969">
    <w:abstractNumId w:val="396"/>
  </w:num>
  <w:num w:numId="370" w16cid:durableId="924923626">
    <w:abstractNumId w:val="85"/>
  </w:num>
  <w:num w:numId="371" w16cid:durableId="1923758623">
    <w:abstractNumId w:val="111"/>
  </w:num>
  <w:num w:numId="372" w16cid:durableId="1229801491">
    <w:abstractNumId w:val="17"/>
  </w:num>
  <w:num w:numId="373" w16cid:durableId="816266201">
    <w:abstractNumId w:val="251"/>
  </w:num>
  <w:num w:numId="374" w16cid:durableId="1856580593">
    <w:abstractNumId w:val="355"/>
  </w:num>
  <w:num w:numId="375" w16cid:durableId="547108255">
    <w:abstractNumId w:val="247"/>
  </w:num>
  <w:num w:numId="376" w16cid:durableId="386533678">
    <w:abstractNumId w:val="323"/>
  </w:num>
  <w:num w:numId="377" w16cid:durableId="1051618477">
    <w:abstractNumId w:val="203"/>
  </w:num>
  <w:num w:numId="378" w16cid:durableId="836653794">
    <w:abstractNumId w:val="242"/>
  </w:num>
  <w:num w:numId="379" w16cid:durableId="924459121">
    <w:abstractNumId w:val="290"/>
  </w:num>
  <w:num w:numId="380" w16cid:durableId="455219423">
    <w:abstractNumId w:val="344"/>
  </w:num>
  <w:num w:numId="381" w16cid:durableId="1519932724">
    <w:abstractNumId w:val="445"/>
  </w:num>
  <w:num w:numId="382" w16cid:durableId="525142633">
    <w:abstractNumId w:val="158"/>
  </w:num>
  <w:num w:numId="383" w16cid:durableId="564069950">
    <w:abstractNumId w:val="183"/>
  </w:num>
  <w:num w:numId="384" w16cid:durableId="1216238743">
    <w:abstractNumId w:val="293"/>
  </w:num>
  <w:num w:numId="385" w16cid:durableId="1156729972">
    <w:abstractNumId w:val="437"/>
  </w:num>
  <w:num w:numId="386" w16cid:durableId="1041394583">
    <w:abstractNumId w:val="55"/>
  </w:num>
  <w:num w:numId="387" w16cid:durableId="917858924">
    <w:abstractNumId w:val="250"/>
  </w:num>
  <w:num w:numId="388" w16cid:durableId="469902887">
    <w:abstractNumId w:val="88"/>
  </w:num>
  <w:num w:numId="389" w16cid:durableId="37243339">
    <w:abstractNumId w:val="460"/>
  </w:num>
  <w:num w:numId="390" w16cid:durableId="1271864338">
    <w:abstractNumId w:val="215"/>
  </w:num>
  <w:num w:numId="391" w16cid:durableId="1862553237">
    <w:abstractNumId w:val="114"/>
  </w:num>
  <w:num w:numId="392" w16cid:durableId="660888611">
    <w:abstractNumId w:val="326"/>
  </w:num>
  <w:num w:numId="393" w16cid:durableId="855195606">
    <w:abstractNumId w:val="433"/>
  </w:num>
  <w:num w:numId="394" w16cid:durableId="2030831865">
    <w:abstractNumId w:val="387"/>
  </w:num>
  <w:num w:numId="395" w16cid:durableId="1964387407">
    <w:abstractNumId w:val="453"/>
  </w:num>
  <w:num w:numId="396" w16cid:durableId="1824153687">
    <w:abstractNumId w:val="0"/>
  </w:num>
  <w:num w:numId="397" w16cid:durableId="1053500419">
    <w:abstractNumId w:val="2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8" w16cid:durableId="237835227">
    <w:abstractNumId w:val="94"/>
  </w:num>
  <w:num w:numId="399" w16cid:durableId="661661483">
    <w:abstractNumId w:val="55"/>
  </w:num>
  <w:num w:numId="400" w16cid:durableId="2001082432">
    <w:abstractNumId w:val="207"/>
  </w:num>
  <w:num w:numId="401" w16cid:durableId="1475491079">
    <w:abstractNumId w:val="394"/>
  </w:num>
  <w:num w:numId="402" w16cid:durableId="698899086">
    <w:abstractNumId w:val="245"/>
  </w:num>
  <w:num w:numId="403" w16cid:durableId="1907565609">
    <w:abstractNumId w:val="265"/>
  </w:num>
  <w:num w:numId="404" w16cid:durableId="1457412762">
    <w:abstractNumId w:val="440"/>
  </w:num>
  <w:num w:numId="405" w16cid:durableId="142039851">
    <w:abstractNumId w:val="120"/>
  </w:num>
  <w:num w:numId="406" w16cid:durableId="544489093">
    <w:abstractNumId w:val="93"/>
  </w:num>
  <w:num w:numId="407" w16cid:durableId="833187884">
    <w:abstractNumId w:val="136"/>
  </w:num>
  <w:num w:numId="408" w16cid:durableId="1345016695">
    <w:abstractNumId w:val="339"/>
  </w:num>
  <w:num w:numId="409" w16cid:durableId="726489243">
    <w:abstractNumId w:val="461"/>
  </w:num>
  <w:num w:numId="410" w16cid:durableId="2136409248">
    <w:abstractNumId w:val="350"/>
  </w:num>
  <w:num w:numId="411" w16cid:durableId="1506164270">
    <w:abstractNumId w:val="286"/>
  </w:num>
  <w:num w:numId="412" w16cid:durableId="2016571091">
    <w:abstractNumId w:val="132"/>
  </w:num>
  <w:num w:numId="413" w16cid:durableId="261033063">
    <w:abstractNumId w:val="174"/>
  </w:num>
  <w:num w:numId="414" w16cid:durableId="103548965">
    <w:abstractNumId w:val="82"/>
  </w:num>
  <w:num w:numId="415" w16cid:durableId="1505391712">
    <w:abstractNumId w:val="141"/>
  </w:num>
  <w:num w:numId="416" w16cid:durableId="1672178397">
    <w:abstractNumId w:val="9"/>
  </w:num>
  <w:num w:numId="417" w16cid:durableId="458884428">
    <w:abstractNumId w:val="12"/>
  </w:num>
  <w:num w:numId="418" w16cid:durableId="781345143">
    <w:abstractNumId w:val="142"/>
  </w:num>
  <w:num w:numId="419" w16cid:durableId="1338769511">
    <w:abstractNumId w:val="40"/>
  </w:num>
  <w:num w:numId="420" w16cid:durableId="1981182239">
    <w:abstractNumId w:val="145"/>
  </w:num>
  <w:num w:numId="421" w16cid:durableId="1334261216">
    <w:abstractNumId w:val="335"/>
  </w:num>
  <w:num w:numId="422" w16cid:durableId="317072516">
    <w:abstractNumId w:val="305"/>
  </w:num>
  <w:num w:numId="423" w16cid:durableId="732200307">
    <w:abstractNumId w:val="398"/>
  </w:num>
  <w:num w:numId="424" w16cid:durableId="1750812445">
    <w:abstractNumId w:val="473"/>
  </w:num>
  <w:num w:numId="425" w16cid:durableId="236986361">
    <w:abstractNumId w:val="201"/>
  </w:num>
  <w:num w:numId="426" w16cid:durableId="128599012">
    <w:abstractNumId w:val="227"/>
  </w:num>
  <w:num w:numId="427" w16cid:durableId="536895855">
    <w:abstractNumId w:val="112"/>
  </w:num>
  <w:num w:numId="428" w16cid:durableId="884098293">
    <w:abstractNumId w:val="103"/>
  </w:num>
  <w:num w:numId="429" w16cid:durableId="413552771">
    <w:abstractNumId w:val="20"/>
  </w:num>
  <w:num w:numId="430" w16cid:durableId="1574511657">
    <w:abstractNumId w:val="43"/>
  </w:num>
  <w:num w:numId="431" w16cid:durableId="769353462">
    <w:abstractNumId w:val="365"/>
  </w:num>
  <w:num w:numId="432" w16cid:durableId="1927765696">
    <w:abstractNumId w:val="123"/>
  </w:num>
  <w:num w:numId="433" w16cid:durableId="608778960">
    <w:abstractNumId w:val="353"/>
  </w:num>
  <w:num w:numId="434" w16cid:durableId="140777679">
    <w:abstractNumId w:val="439"/>
  </w:num>
  <w:num w:numId="435" w16cid:durableId="2111732104">
    <w:abstractNumId w:val="295"/>
  </w:num>
  <w:num w:numId="436" w16cid:durableId="510221077">
    <w:abstractNumId w:val="55"/>
  </w:num>
  <w:num w:numId="437" w16cid:durableId="1200967645">
    <w:abstractNumId w:val="192"/>
  </w:num>
  <w:num w:numId="438" w16cid:durableId="1488017473">
    <w:abstractNumId w:val="14"/>
  </w:num>
  <w:num w:numId="439" w16cid:durableId="1637178619">
    <w:abstractNumId w:val="6"/>
  </w:num>
  <w:num w:numId="440" w16cid:durableId="163671586">
    <w:abstractNumId w:val="390"/>
  </w:num>
  <w:num w:numId="441" w16cid:durableId="1119059105">
    <w:abstractNumId w:val="108"/>
  </w:num>
  <w:num w:numId="442" w16cid:durableId="2085294195">
    <w:abstractNumId w:val="493"/>
  </w:num>
  <w:num w:numId="443" w16cid:durableId="1186595567">
    <w:abstractNumId w:val="372"/>
  </w:num>
  <w:num w:numId="444" w16cid:durableId="2013608019">
    <w:abstractNumId w:val="450"/>
  </w:num>
  <w:num w:numId="445" w16cid:durableId="485127315">
    <w:abstractNumId w:val="296"/>
  </w:num>
  <w:num w:numId="446" w16cid:durableId="1290824413">
    <w:abstractNumId w:val="160"/>
  </w:num>
  <w:num w:numId="447" w16cid:durableId="737170273">
    <w:abstractNumId w:val="491"/>
  </w:num>
  <w:num w:numId="448" w16cid:durableId="99835303">
    <w:abstractNumId w:val="213"/>
  </w:num>
  <w:num w:numId="449" w16cid:durableId="790906058">
    <w:abstractNumId w:val="99"/>
  </w:num>
  <w:num w:numId="450" w16cid:durableId="1405375414">
    <w:abstractNumId w:val="130"/>
  </w:num>
  <w:num w:numId="451" w16cid:durableId="92022961">
    <w:abstractNumId w:val="258"/>
  </w:num>
  <w:num w:numId="452" w16cid:durableId="282883284">
    <w:abstractNumId w:val="431"/>
  </w:num>
  <w:num w:numId="453" w16cid:durableId="1701935862">
    <w:abstractNumId w:val="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4" w16cid:durableId="1497302311">
    <w:abstractNumId w:val="1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5" w16cid:durableId="950934029">
    <w:abstractNumId w:val="347"/>
  </w:num>
  <w:num w:numId="456" w16cid:durableId="1062211444">
    <w:abstractNumId w:val="55"/>
  </w:num>
  <w:num w:numId="457" w16cid:durableId="1834684395">
    <w:abstractNumId w:val="250"/>
  </w:num>
  <w:num w:numId="458" w16cid:durableId="1147473370">
    <w:abstractNumId w:val="224"/>
  </w:num>
  <w:num w:numId="459" w16cid:durableId="882326080">
    <w:abstractNumId w:val="153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0" w16cid:durableId="1474831185">
    <w:abstractNumId w:val="15"/>
  </w:num>
  <w:num w:numId="461" w16cid:durableId="700545349">
    <w:abstractNumId w:val="269"/>
  </w:num>
  <w:num w:numId="462" w16cid:durableId="937519">
    <w:abstractNumId w:val="288"/>
  </w:num>
  <w:num w:numId="463" w16cid:durableId="1066150996">
    <w:abstractNumId w:val="371"/>
  </w:num>
  <w:num w:numId="464" w16cid:durableId="2065525182">
    <w:abstractNumId w:val="366"/>
  </w:num>
  <w:num w:numId="465" w16cid:durableId="1755466867">
    <w:abstractNumId w:val="234"/>
  </w:num>
  <w:num w:numId="466" w16cid:durableId="1044603187">
    <w:abstractNumId w:val="178"/>
  </w:num>
  <w:num w:numId="467" w16cid:durableId="1050348182">
    <w:abstractNumId w:val="256"/>
  </w:num>
  <w:num w:numId="468" w16cid:durableId="1843422857">
    <w:abstractNumId w:val="482"/>
  </w:num>
  <w:num w:numId="469" w16cid:durableId="1316951640">
    <w:abstractNumId w:val="414"/>
  </w:num>
  <w:num w:numId="470" w16cid:durableId="1827355846">
    <w:abstractNumId w:val="459"/>
  </w:num>
  <w:num w:numId="471" w16cid:durableId="128282294">
    <w:abstractNumId w:val="427"/>
  </w:num>
  <w:num w:numId="472" w16cid:durableId="92097365">
    <w:abstractNumId w:val="181"/>
  </w:num>
  <w:num w:numId="473" w16cid:durableId="78722271">
    <w:abstractNumId w:val="10"/>
  </w:num>
  <w:num w:numId="474" w16cid:durableId="404108041">
    <w:abstractNumId w:val="259"/>
  </w:num>
  <w:num w:numId="475" w16cid:durableId="1900748081">
    <w:abstractNumId w:val="318"/>
  </w:num>
  <w:num w:numId="476" w16cid:durableId="1990212350">
    <w:abstractNumId w:val="60"/>
  </w:num>
  <w:num w:numId="477" w16cid:durableId="842628824">
    <w:abstractNumId w:val="341"/>
  </w:num>
  <w:num w:numId="478" w16cid:durableId="1575041344">
    <w:abstractNumId w:val="42"/>
  </w:num>
  <w:num w:numId="479" w16cid:durableId="2144536252">
    <w:abstractNumId w:val="376"/>
  </w:num>
  <w:num w:numId="480" w16cid:durableId="453594283">
    <w:abstractNumId w:val="304"/>
  </w:num>
  <w:num w:numId="481" w16cid:durableId="1399019233">
    <w:abstractNumId w:val="211"/>
  </w:num>
  <w:num w:numId="482" w16cid:durableId="2038967988">
    <w:abstractNumId w:val="16"/>
  </w:num>
  <w:num w:numId="483" w16cid:durableId="2013071318">
    <w:abstractNumId w:val="379"/>
  </w:num>
  <w:num w:numId="484" w16cid:durableId="1254052358">
    <w:abstractNumId w:val="46"/>
  </w:num>
  <w:num w:numId="485" w16cid:durableId="1976522389">
    <w:abstractNumId w:val="410"/>
  </w:num>
  <w:num w:numId="486" w16cid:durableId="1247348033">
    <w:abstractNumId w:val="415"/>
  </w:num>
  <w:num w:numId="487" w16cid:durableId="1043291193">
    <w:abstractNumId w:val="408"/>
  </w:num>
  <w:num w:numId="488" w16cid:durableId="618420192">
    <w:abstractNumId w:val="454"/>
  </w:num>
  <w:num w:numId="489" w16cid:durableId="846019822">
    <w:abstractNumId w:val="364"/>
  </w:num>
  <w:num w:numId="490" w16cid:durableId="329333157">
    <w:abstractNumId w:val="237"/>
  </w:num>
  <w:num w:numId="491" w16cid:durableId="887571451">
    <w:abstractNumId w:val="409"/>
  </w:num>
  <w:num w:numId="492" w16cid:durableId="720404031">
    <w:abstractNumId w:val="401"/>
  </w:num>
  <w:num w:numId="493" w16cid:durableId="4409370">
    <w:abstractNumId w:val="194"/>
  </w:num>
  <w:num w:numId="494" w16cid:durableId="689334768">
    <w:abstractNumId w:val="59"/>
  </w:num>
  <w:num w:numId="495" w16cid:durableId="849753331">
    <w:abstractNumId w:val="238"/>
  </w:num>
  <w:num w:numId="496" w16cid:durableId="1083454683">
    <w:abstractNumId w:val="485"/>
  </w:num>
  <w:num w:numId="497" w16cid:durableId="992291948">
    <w:abstractNumId w:val="425"/>
  </w:num>
  <w:num w:numId="498" w16cid:durableId="35744191">
    <w:abstractNumId w:val="351"/>
  </w:num>
  <w:num w:numId="499" w16cid:durableId="1822386174">
    <w:abstractNumId w:val="90"/>
  </w:num>
  <w:num w:numId="500" w16cid:durableId="1374841907">
    <w:abstractNumId w:val="310"/>
  </w:num>
  <w:num w:numId="501" w16cid:durableId="1354958737">
    <w:abstractNumId w:val="407"/>
  </w:num>
  <w:num w:numId="502" w16cid:durableId="2078817254">
    <w:abstractNumId w:val="299"/>
  </w:num>
  <w:num w:numId="503" w16cid:durableId="416710570">
    <w:abstractNumId w:val="113"/>
  </w:num>
  <w:num w:numId="504" w16cid:durableId="1618564815">
    <w:abstractNumId w:val="100"/>
  </w:num>
  <w:num w:numId="505" w16cid:durableId="1376199596">
    <w:abstractNumId w:val="155"/>
  </w:num>
  <w:num w:numId="506" w16cid:durableId="1350791889">
    <w:abstractNumId w:val="359"/>
  </w:num>
  <w:num w:numId="507" w16cid:durableId="1611203267">
    <w:abstractNumId w:val="149"/>
  </w:num>
  <w:num w:numId="508" w16cid:durableId="1843351860">
    <w:abstractNumId w:val="315"/>
  </w:num>
  <w:num w:numId="509" w16cid:durableId="1588231376">
    <w:abstractNumId w:val="197"/>
  </w:num>
  <w:num w:numId="510" w16cid:durableId="557975143">
    <w:abstractNumId w:val="273"/>
  </w:num>
  <w:num w:numId="511" w16cid:durableId="240255489">
    <w:abstractNumId w:val="248"/>
  </w:num>
  <w:num w:numId="512" w16cid:durableId="879318161">
    <w:abstractNumId w:val="23"/>
  </w:num>
  <w:num w:numId="513" w16cid:durableId="1794208397">
    <w:abstractNumId w:val="289"/>
  </w:num>
  <w:num w:numId="514" w16cid:durableId="60297808">
    <w:abstractNumId w:val="466"/>
  </w:num>
  <w:num w:numId="515" w16cid:durableId="1487893073">
    <w:abstractNumId w:val="313"/>
  </w:num>
  <w:num w:numId="516" w16cid:durableId="1359697057">
    <w:abstractNumId w:val="63"/>
  </w:num>
  <w:num w:numId="517" w16cid:durableId="807625036">
    <w:abstractNumId w:val="487"/>
  </w:num>
  <w:num w:numId="518" w16cid:durableId="418989756">
    <w:abstractNumId w:val="252"/>
  </w:num>
  <w:num w:numId="519" w16cid:durableId="1602178604">
    <w:abstractNumId w:val="92"/>
  </w:num>
  <w:num w:numId="520" w16cid:durableId="1642613729">
    <w:abstractNumId w:val="78"/>
  </w:num>
  <w:num w:numId="521" w16cid:durableId="147787545">
    <w:abstractNumId w:val="279"/>
  </w:num>
  <w:num w:numId="522" w16cid:durableId="30040896">
    <w:abstractNumId w:val="65"/>
  </w:num>
  <w:num w:numId="523" w16cid:durableId="1726643453">
    <w:abstractNumId w:val="202"/>
  </w:num>
  <w:num w:numId="524" w16cid:durableId="155191643">
    <w:abstractNumId w:val="411"/>
  </w:num>
  <w:num w:numId="525" w16cid:durableId="1144930257">
    <w:abstractNumId w:val="182"/>
  </w:num>
  <w:num w:numId="526" w16cid:durableId="846360918">
    <w:abstractNumId w:val="151"/>
  </w:num>
  <w:num w:numId="527" w16cid:durableId="1485003414">
    <w:abstractNumId w:val="144"/>
  </w:num>
  <w:num w:numId="528" w16cid:durableId="1982734534">
    <w:abstractNumId w:val="37"/>
  </w:num>
  <w:num w:numId="529" w16cid:durableId="44835203">
    <w:abstractNumId w:val="4"/>
  </w:num>
  <w:num w:numId="530" w16cid:durableId="1052995141">
    <w:abstractNumId w:val="1"/>
  </w:num>
  <w:num w:numId="531" w16cid:durableId="1841264336">
    <w:abstractNumId w:val="138"/>
  </w:num>
  <w:num w:numId="532" w16cid:durableId="942416515">
    <w:abstractNumId w:val="391"/>
  </w:num>
  <w:numIdMacAtCleanup w:val="524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uchanan Kotcha-art">
    <w15:presenceInfo w15:providerId="AD" w15:userId="S-1-5-21-1372852400-679301708-583944046-276728"/>
  </w15:person>
  <w15:person w15:author="Suchanan Kotcha-art [2]">
    <w15:presenceInfo w15:providerId="AD" w15:userId="S::suchanao@ais.co.th::32819445-492a-427b-8d51-511e081f9474"/>
  </w15:person>
  <w15:person w15:author="Suchanan Kotcha-art [3]">
    <w15:presenceInfo w15:providerId="Windows Live" w15:userId="9821a47979f59b1b"/>
  </w15:person>
  <w15:person w15:author="Wiwat Glinboon">
    <w15:presenceInfo w15:providerId="AD" w15:userId="S::wiwatgli@ais.co.th::aa315f6a-8865-4fde-98e6-0a5f6965191e"/>
  </w15:person>
  <w15:person w15:author="Nattawat Nawasakulbanjong">
    <w15:presenceInfo w15:providerId="AD" w15:userId="S::nattawan@ais.co.th::a04e42f2-61c7-4754-9a99-e9a744452203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view w:val="web"/>
  <w:zoom w:percent="70"/>
  <w:hideSpellingErrors/>
  <w:trackRevisions w:val="tru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0E2"/>
    <w:rsid w:val="0000032E"/>
    <w:rsid w:val="00000930"/>
    <w:rsid w:val="00000B27"/>
    <w:rsid w:val="00001B65"/>
    <w:rsid w:val="0000205B"/>
    <w:rsid w:val="000020DD"/>
    <w:rsid w:val="00002233"/>
    <w:rsid w:val="0000281E"/>
    <w:rsid w:val="000032C1"/>
    <w:rsid w:val="000033B5"/>
    <w:rsid w:val="00003887"/>
    <w:rsid w:val="00004249"/>
    <w:rsid w:val="00004B89"/>
    <w:rsid w:val="000052BD"/>
    <w:rsid w:val="00005496"/>
    <w:rsid w:val="000057BD"/>
    <w:rsid w:val="000058DC"/>
    <w:rsid w:val="00005B74"/>
    <w:rsid w:val="00006145"/>
    <w:rsid w:val="000062D3"/>
    <w:rsid w:val="00006AFD"/>
    <w:rsid w:val="000072D8"/>
    <w:rsid w:val="000072E2"/>
    <w:rsid w:val="00007341"/>
    <w:rsid w:val="000077EB"/>
    <w:rsid w:val="00007844"/>
    <w:rsid w:val="0001018F"/>
    <w:rsid w:val="0001074E"/>
    <w:rsid w:val="00010B27"/>
    <w:rsid w:val="00010D50"/>
    <w:rsid w:val="00011332"/>
    <w:rsid w:val="00012C72"/>
    <w:rsid w:val="00013089"/>
    <w:rsid w:val="000132C5"/>
    <w:rsid w:val="00013510"/>
    <w:rsid w:val="0001355C"/>
    <w:rsid w:val="0001370F"/>
    <w:rsid w:val="000142D3"/>
    <w:rsid w:val="00014405"/>
    <w:rsid w:val="00014629"/>
    <w:rsid w:val="00014716"/>
    <w:rsid w:val="0001496E"/>
    <w:rsid w:val="00015226"/>
    <w:rsid w:val="000153C6"/>
    <w:rsid w:val="0001571D"/>
    <w:rsid w:val="00015AD5"/>
    <w:rsid w:val="00015E85"/>
    <w:rsid w:val="0001641B"/>
    <w:rsid w:val="0001651A"/>
    <w:rsid w:val="0001670C"/>
    <w:rsid w:val="00016B02"/>
    <w:rsid w:val="0001733A"/>
    <w:rsid w:val="00017487"/>
    <w:rsid w:val="000176E4"/>
    <w:rsid w:val="000179F3"/>
    <w:rsid w:val="00017B8F"/>
    <w:rsid w:val="00017FF5"/>
    <w:rsid w:val="000202C5"/>
    <w:rsid w:val="00020404"/>
    <w:rsid w:val="00020552"/>
    <w:rsid w:val="000213B7"/>
    <w:rsid w:val="00021F61"/>
    <w:rsid w:val="0002227A"/>
    <w:rsid w:val="0002337B"/>
    <w:rsid w:val="00023A9A"/>
    <w:rsid w:val="000247C1"/>
    <w:rsid w:val="00024A89"/>
    <w:rsid w:val="00024DAC"/>
    <w:rsid w:val="000250B8"/>
    <w:rsid w:val="0002529D"/>
    <w:rsid w:val="00025324"/>
    <w:rsid w:val="00025ACA"/>
    <w:rsid w:val="00025BFC"/>
    <w:rsid w:val="00025C4D"/>
    <w:rsid w:val="00025D9E"/>
    <w:rsid w:val="00025E2D"/>
    <w:rsid w:val="00026A91"/>
    <w:rsid w:val="00026EED"/>
    <w:rsid w:val="00026F1B"/>
    <w:rsid w:val="00027431"/>
    <w:rsid w:val="000278B4"/>
    <w:rsid w:val="0002790B"/>
    <w:rsid w:val="000301FF"/>
    <w:rsid w:val="00030464"/>
    <w:rsid w:val="000304FB"/>
    <w:rsid w:val="0003055D"/>
    <w:rsid w:val="00030D4B"/>
    <w:rsid w:val="00030F57"/>
    <w:rsid w:val="00031025"/>
    <w:rsid w:val="00031331"/>
    <w:rsid w:val="000319CC"/>
    <w:rsid w:val="00031A88"/>
    <w:rsid w:val="00032576"/>
    <w:rsid w:val="00032E65"/>
    <w:rsid w:val="0003329B"/>
    <w:rsid w:val="00033DA8"/>
    <w:rsid w:val="00033FF7"/>
    <w:rsid w:val="00034826"/>
    <w:rsid w:val="00034AC2"/>
    <w:rsid w:val="000350B2"/>
    <w:rsid w:val="000355B1"/>
    <w:rsid w:val="00035B25"/>
    <w:rsid w:val="00036489"/>
    <w:rsid w:val="000366BB"/>
    <w:rsid w:val="00037197"/>
    <w:rsid w:val="00037317"/>
    <w:rsid w:val="000374AF"/>
    <w:rsid w:val="000377F1"/>
    <w:rsid w:val="00037CC3"/>
    <w:rsid w:val="000400A5"/>
    <w:rsid w:val="000407C3"/>
    <w:rsid w:val="00041442"/>
    <w:rsid w:val="00041624"/>
    <w:rsid w:val="00041726"/>
    <w:rsid w:val="00041ABA"/>
    <w:rsid w:val="00041C22"/>
    <w:rsid w:val="00041C86"/>
    <w:rsid w:val="00041FB5"/>
    <w:rsid w:val="000423A9"/>
    <w:rsid w:val="00042405"/>
    <w:rsid w:val="00042754"/>
    <w:rsid w:val="00042AF4"/>
    <w:rsid w:val="000430C8"/>
    <w:rsid w:val="00043799"/>
    <w:rsid w:val="00043C2A"/>
    <w:rsid w:val="00044740"/>
    <w:rsid w:val="000449F9"/>
    <w:rsid w:val="00045026"/>
    <w:rsid w:val="000453C0"/>
    <w:rsid w:val="000453F4"/>
    <w:rsid w:val="00045B5A"/>
    <w:rsid w:val="00045E42"/>
    <w:rsid w:val="000464F8"/>
    <w:rsid w:val="0004659E"/>
    <w:rsid w:val="00046691"/>
    <w:rsid w:val="00046808"/>
    <w:rsid w:val="000513DF"/>
    <w:rsid w:val="000516A4"/>
    <w:rsid w:val="0005203D"/>
    <w:rsid w:val="000523D8"/>
    <w:rsid w:val="0005259F"/>
    <w:rsid w:val="000527CB"/>
    <w:rsid w:val="0005280B"/>
    <w:rsid w:val="00052DE3"/>
    <w:rsid w:val="00053157"/>
    <w:rsid w:val="00053323"/>
    <w:rsid w:val="000534DE"/>
    <w:rsid w:val="000534F7"/>
    <w:rsid w:val="0005365E"/>
    <w:rsid w:val="000538CE"/>
    <w:rsid w:val="00053A06"/>
    <w:rsid w:val="00053A9E"/>
    <w:rsid w:val="00053EA4"/>
    <w:rsid w:val="000547AE"/>
    <w:rsid w:val="00054A50"/>
    <w:rsid w:val="0005556F"/>
    <w:rsid w:val="00055A77"/>
    <w:rsid w:val="00055B4F"/>
    <w:rsid w:val="00056B41"/>
    <w:rsid w:val="00056CCA"/>
    <w:rsid w:val="00057223"/>
    <w:rsid w:val="000572C7"/>
    <w:rsid w:val="000572CD"/>
    <w:rsid w:val="00057447"/>
    <w:rsid w:val="000576E3"/>
    <w:rsid w:val="000577E3"/>
    <w:rsid w:val="00057A34"/>
    <w:rsid w:val="00060444"/>
    <w:rsid w:val="0006068F"/>
    <w:rsid w:val="00060DEC"/>
    <w:rsid w:val="00060ED4"/>
    <w:rsid w:val="0006102F"/>
    <w:rsid w:val="0006145C"/>
    <w:rsid w:val="00061629"/>
    <w:rsid w:val="00061E70"/>
    <w:rsid w:val="00061EF4"/>
    <w:rsid w:val="00061F42"/>
    <w:rsid w:val="0006200C"/>
    <w:rsid w:val="000621CC"/>
    <w:rsid w:val="00062AE3"/>
    <w:rsid w:val="00062C3C"/>
    <w:rsid w:val="00062C98"/>
    <w:rsid w:val="00062EDF"/>
    <w:rsid w:val="000634DB"/>
    <w:rsid w:val="000636F5"/>
    <w:rsid w:val="00064303"/>
    <w:rsid w:val="00064A52"/>
    <w:rsid w:val="00064B2D"/>
    <w:rsid w:val="00064DD1"/>
    <w:rsid w:val="00064EE9"/>
    <w:rsid w:val="00064F44"/>
    <w:rsid w:val="00065126"/>
    <w:rsid w:val="00065435"/>
    <w:rsid w:val="0006579E"/>
    <w:rsid w:val="00065E7C"/>
    <w:rsid w:val="0006603F"/>
    <w:rsid w:val="000661FF"/>
    <w:rsid w:val="00066713"/>
    <w:rsid w:val="000667FA"/>
    <w:rsid w:val="000679AF"/>
    <w:rsid w:val="00067AC1"/>
    <w:rsid w:val="00067BE5"/>
    <w:rsid w:val="00067D3E"/>
    <w:rsid w:val="00070027"/>
    <w:rsid w:val="00070614"/>
    <w:rsid w:val="00070D59"/>
    <w:rsid w:val="0007125F"/>
    <w:rsid w:val="00071F8B"/>
    <w:rsid w:val="00072095"/>
    <w:rsid w:val="00072708"/>
    <w:rsid w:val="00072D84"/>
    <w:rsid w:val="00072E4E"/>
    <w:rsid w:val="00073576"/>
    <w:rsid w:val="000738B8"/>
    <w:rsid w:val="00075832"/>
    <w:rsid w:val="0007762E"/>
    <w:rsid w:val="000777D1"/>
    <w:rsid w:val="00077CC4"/>
    <w:rsid w:val="00077F59"/>
    <w:rsid w:val="00077FB6"/>
    <w:rsid w:val="00080012"/>
    <w:rsid w:val="00080BDD"/>
    <w:rsid w:val="00080CF3"/>
    <w:rsid w:val="00081310"/>
    <w:rsid w:val="00081754"/>
    <w:rsid w:val="00081789"/>
    <w:rsid w:val="000817DD"/>
    <w:rsid w:val="00081B11"/>
    <w:rsid w:val="00081CBD"/>
    <w:rsid w:val="00081EDC"/>
    <w:rsid w:val="00082104"/>
    <w:rsid w:val="00082234"/>
    <w:rsid w:val="0008226E"/>
    <w:rsid w:val="00082803"/>
    <w:rsid w:val="00083051"/>
    <w:rsid w:val="00083A47"/>
    <w:rsid w:val="00083B44"/>
    <w:rsid w:val="00084193"/>
    <w:rsid w:val="000846A5"/>
    <w:rsid w:val="000851B4"/>
    <w:rsid w:val="000854D5"/>
    <w:rsid w:val="00085514"/>
    <w:rsid w:val="00085861"/>
    <w:rsid w:val="00085CFE"/>
    <w:rsid w:val="00086BA4"/>
    <w:rsid w:val="00086C28"/>
    <w:rsid w:val="00086CBE"/>
    <w:rsid w:val="00086F92"/>
    <w:rsid w:val="00087048"/>
    <w:rsid w:val="000874DE"/>
    <w:rsid w:val="0008753D"/>
    <w:rsid w:val="0008786A"/>
    <w:rsid w:val="00087A95"/>
    <w:rsid w:val="000901C1"/>
    <w:rsid w:val="00090665"/>
    <w:rsid w:val="000907A7"/>
    <w:rsid w:val="00090ABF"/>
    <w:rsid w:val="00090BB2"/>
    <w:rsid w:val="00090FB6"/>
    <w:rsid w:val="0009116B"/>
    <w:rsid w:val="00091A57"/>
    <w:rsid w:val="000920B9"/>
    <w:rsid w:val="0009256E"/>
    <w:rsid w:val="00092A04"/>
    <w:rsid w:val="00092D0D"/>
    <w:rsid w:val="00093025"/>
    <w:rsid w:val="000931B0"/>
    <w:rsid w:val="00093A1A"/>
    <w:rsid w:val="00093A2B"/>
    <w:rsid w:val="00093BF9"/>
    <w:rsid w:val="00093C84"/>
    <w:rsid w:val="00093DDE"/>
    <w:rsid w:val="000947BF"/>
    <w:rsid w:val="0009494B"/>
    <w:rsid w:val="00094B1E"/>
    <w:rsid w:val="000950E9"/>
    <w:rsid w:val="00095148"/>
    <w:rsid w:val="000953BB"/>
    <w:rsid w:val="000953BD"/>
    <w:rsid w:val="0009564E"/>
    <w:rsid w:val="00096B40"/>
    <w:rsid w:val="00097311"/>
    <w:rsid w:val="000975F8"/>
    <w:rsid w:val="000979F2"/>
    <w:rsid w:val="000A013C"/>
    <w:rsid w:val="000A0711"/>
    <w:rsid w:val="000A09FE"/>
    <w:rsid w:val="000A1350"/>
    <w:rsid w:val="000A1492"/>
    <w:rsid w:val="000A1560"/>
    <w:rsid w:val="000A1D97"/>
    <w:rsid w:val="000A2BAD"/>
    <w:rsid w:val="000A308C"/>
    <w:rsid w:val="000A3614"/>
    <w:rsid w:val="000A4926"/>
    <w:rsid w:val="000A49CC"/>
    <w:rsid w:val="000A4CC2"/>
    <w:rsid w:val="000A5127"/>
    <w:rsid w:val="000A51E4"/>
    <w:rsid w:val="000A545C"/>
    <w:rsid w:val="000A5595"/>
    <w:rsid w:val="000A55BE"/>
    <w:rsid w:val="000A569E"/>
    <w:rsid w:val="000A571F"/>
    <w:rsid w:val="000A65C0"/>
    <w:rsid w:val="000A6968"/>
    <w:rsid w:val="000A6A5B"/>
    <w:rsid w:val="000A6BA3"/>
    <w:rsid w:val="000A6C6F"/>
    <w:rsid w:val="000A72C2"/>
    <w:rsid w:val="000A777D"/>
    <w:rsid w:val="000A7F0F"/>
    <w:rsid w:val="000A7F71"/>
    <w:rsid w:val="000A7FE9"/>
    <w:rsid w:val="000B12A2"/>
    <w:rsid w:val="000B1542"/>
    <w:rsid w:val="000B154C"/>
    <w:rsid w:val="000B17F6"/>
    <w:rsid w:val="000B2B79"/>
    <w:rsid w:val="000B3399"/>
    <w:rsid w:val="000B367E"/>
    <w:rsid w:val="000B3BE6"/>
    <w:rsid w:val="000B3CB0"/>
    <w:rsid w:val="000B3CD6"/>
    <w:rsid w:val="000B434D"/>
    <w:rsid w:val="000B4A1B"/>
    <w:rsid w:val="000B5129"/>
    <w:rsid w:val="000B5747"/>
    <w:rsid w:val="000B5BE3"/>
    <w:rsid w:val="000B5CF3"/>
    <w:rsid w:val="000B5F7B"/>
    <w:rsid w:val="000B6060"/>
    <w:rsid w:val="000B671D"/>
    <w:rsid w:val="000B673C"/>
    <w:rsid w:val="000B67FE"/>
    <w:rsid w:val="000B6F14"/>
    <w:rsid w:val="000B73EA"/>
    <w:rsid w:val="000B753E"/>
    <w:rsid w:val="000B7768"/>
    <w:rsid w:val="000B7B27"/>
    <w:rsid w:val="000B7E5C"/>
    <w:rsid w:val="000C001B"/>
    <w:rsid w:val="000C0C36"/>
    <w:rsid w:val="000C0C6D"/>
    <w:rsid w:val="000C0D95"/>
    <w:rsid w:val="000C1C6C"/>
    <w:rsid w:val="000C23FA"/>
    <w:rsid w:val="000C2D66"/>
    <w:rsid w:val="000C2FDF"/>
    <w:rsid w:val="000C30E7"/>
    <w:rsid w:val="000C347A"/>
    <w:rsid w:val="000C357D"/>
    <w:rsid w:val="000C3ADA"/>
    <w:rsid w:val="000C41A3"/>
    <w:rsid w:val="000C46E2"/>
    <w:rsid w:val="000C48D8"/>
    <w:rsid w:val="000C4F02"/>
    <w:rsid w:val="000C5093"/>
    <w:rsid w:val="000C54E5"/>
    <w:rsid w:val="000C55EF"/>
    <w:rsid w:val="000C58DC"/>
    <w:rsid w:val="000C5F7F"/>
    <w:rsid w:val="000C63D6"/>
    <w:rsid w:val="000C6502"/>
    <w:rsid w:val="000C6678"/>
    <w:rsid w:val="000C6701"/>
    <w:rsid w:val="000C72D6"/>
    <w:rsid w:val="000C772B"/>
    <w:rsid w:val="000C78DE"/>
    <w:rsid w:val="000C7CCE"/>
    <w:rsid w:val="000D00F1"/>
    <w:rsid w:val="000D0F49"/>
    <w:rsid w:val="000D110A"/>
    <w:rsid w:val="000D110F"/>
    <w:rsid w:val="000D1620"/>
    <w:rsid w:val="000D1CD7"/>
    <w:rsid w:val="000D224E"/>
    <w:rsid w:val="000D275D"/>
    <w:rsid w:val="000D285F"/>
    <w:rsid w:val="000D29BA"/>
    <w:rsid w:val="000D2A0D"/>
    <w:rsid w:val="000D330C"/>
    <w:rsid w:val="000D3834"/>
    <w:rsid w:val="000D3A8B"/>
    <w:rsid w:val="000D3B5A"/>
    <w:rsid w:val="000D3F7D"/>
    <w:rsid w:val="000D49C6"/>
    <w:rsid w:val="000D4DC5"/>
    <w:rsid w:val="000D4EDA"/>
    <w:rsid w:val="000D5778"/>
    <w:rsid w:val="000D59AD"/>
    <w:rsid w:val="000D5B00"/>
    <w:rsid w:val="000D6563"/>
    <w:rsid w:val="000D685C"/>
    <w:rsid w:val="000D6E53"/>
    <w:rsid w:val="000D7023"/>
    <w:rsid w:val="000D795A"/>
    <w:rsid w:val="000E00DE"/>
    <w:rsid w:val="000E05A4"/>
    <w:rsid w:val="000E05B0"/>
    <w:rsid w:val="000E0E14"/>
    <w:rsid w:val="000E1612"/>
    <w:rsid w:val="000E1697"/>
    <w:rsid w:val="000E19AD"/>
    <w:rsid w:val="000E1B22"/>
    <w:rsid w:val="000E1E51"/>
    <w:rsid w:val="000E1FB8"/>
    <w:rsid w:val="000E20D8"/>
    <w:rsid w:val="000E22BD"/>
    <w:rsid w:val="000E25F0"/>
    <w:rsid w:val="000E29E7"/>
    <w:rsid w:val="000E3377"/>
    <w:rsid w:val="000E36E5"/>
    <w:rsid w:val="000E43DE"/>
    <w:rsid w:val="000E4779"/>
    <w:rsid w:val="000E4D5E"/>
    <w:rsid w:val="000E51BF"/>
    <w:rsid w:val="000E54AC"/>
    <w:rsid w:val="000E5AE2"/>
    <w:rsid w:val="000E5F3A"/>
    <w:rsid w:val="000E65F4"/>
    <w:rsid w:val="000E67BB"/>
    <w:rsid w:val="000E6833"/>
    <w:rsid w:val="000E692F"/>
    <w:rsid w:val="000E6DA9"/>
    <w:rsid w:val="000E6E25"/>
    <w:rsid w:val="000E6F94"/>
    <w:rsid w:val="000E76EA"/>
    <w:rsid w:val="000E77DA"/>
    <w:rsid w:val="000E7907"/>
    <w:rsid w:val="000E799A"/>
    <w:rsid w:val="000F0A24"/>
    <w:rsid w:val="000F0B32"/>
    <w:rsid w:val="000F101A"/>
    <w:rsid w:val="000F13DE"/>
    <w:rsid w:val="000F15EF"/>
    <w:rsid w:val="000F1B4D"/>
    <w:rsid w:val="000F1E25"/>
    <w:rsid w:val="000F20E0"/>
    <w:rsid w:val="000F2816"/>
    <w:rsid w:val="000F2B78"/>
    <w:rsid w:val="000F2E99"/>
    <w:rsid w:val="000F322C"/>
    <w:rsid w:val="000F332E"/>
    <w:rsid w:val="000F3A92"/>
    <w:rsid w:val="000F3AB8"/>
    <w:rsid w:val="000F3F73"/>
    <w:rsid w:val="000F448C"/>
    <w:rsid w:val="000F4D73"/>
    <w:rsid w:val="000F51F1"/>
    <w:rsid w:val="000F584A"/>
    <w:rsid w:val="000F5DFD"/>
    <w:rsid w:val="000F6385"/>
    <w:rsid w:val="000F63B3"/>
    <w:rsid w:val="000F67D5"/>
    <w:rsid w:val="000F6DED"/>
    <w:rsid w:val="000F72A8"/>
    <w:rsid w:val="000F79EC"/>
    <w:rsid w:val="000F7B4C"/>
    <w:rsid w:val="000F7E41"/>
    <w:rsid w:val="001012BE"/>
    <w:rsid w:val="001013D3"/>
    <w:rsid w:val="0010196C"/>
    <w:rsid w:val="00102A67"/>
    <w:rsid w:val="00102C10"/>
    <w:rsid w:val="00103402"/>
    <w:rsid w:val="00103858"/>
    <w:rsid w:val="00103884"/>
    <w:rsid w:val="0010405E"/>
    <w:rsid w:val="00104918"/>
    <w:rsid w:val="00104A39"/>
    <w:rsid w:val="001052EB"/>
    <w:rsid w:val="00105550"/>
    <w:rsid w:val="00105A33"/>
    <w:rsid w:val="001068B5"/>
    <w:rsid w:val="00106F2F"/>
    <w:rsid w:val="00107A62"/>
    <w:rsid w:val="00107E44"/>
    <w:rsid w:val="00110596"/>
    <w:rsid w:val="00110E64"/>
    <w:rsid w:val="001118C5"/>
    <w:rsid w:val="00111C06"/>
    <w:rsid w:val="0011285B"/>
    <w:rsid w:val="00112C00"/>
    <w:rsid w:val="00113F14"/>
    <w:rsid w:val="001142BC"/>
    <w:rsid w:val="00114E65"/>
    <w:rsid w:val="001151CA"/>
    <w:rsid w:val="0011527C"/>
    <w:rsid w:val="00115793"/>
    <w:rsid w:val="00115BC6"/>
    <w:rsid w:val="00115CF8"/>
    <w:rsid w:val="00115D60"/>
    <w:rsid w:val="00116436"/>
    <w:rsid w:val="00116E5D"/>
    <w:rsid w:val="001176BB"/>
    <w:rsid w:val="00117714"/>
    <w:rsid w:val="00117AE2"/>
    <w:rsid w:val="00120998"/>
    <w:rsid w:val="00120C69"/>
    <w:rsid w:val="00120D76"/>
    <w:rsid w:val="00121259"/>
    <w:rsid w:val="00121264"/>
    <w:rsid w:val="0012128A"/>
    <w:rsid w:val="00121D4E"/>
    <w:rsid w:val="00121EB1"/>
    <w:rsid w:val="001226CF"/>
    <w:rsid w:val="0012332B"/>
    <w:rsid w:val="0012356D"/>
    <w:rsid w:val="00124046"/>
    <w:rsid w:val="001247BC"/>
    <w:rsid w:val="00124C32"/>
    <w:rsid w:val="00124E96"/>
    <w:rsid w:val="001258D2"/>
    <w:rsid w:val="00125B7E"/>
    <w:rsid w:val="00125D03"/>
    <w:rsid w:val="001262C6"/>
    <w:rsid w:val="0012647D"/>
    <w:rsid w:val="001265B4"/>
    <w:rsid w:val="00126990"/>
    <w:rsid w:val="00126A76"/>
    <w:rsid w:val="00126C2F"/>
    <w:rsid w:val="00126EB9"/>
    <w:rsid w:val="00127E3C"/>
    <w:rsid w:val="001301F4"/>
    <w:rsid w:val="001304DE"/>
    <w:rsid w:val="00130A58"/>
    <w:rsid w:val="00130CEE"/>
    <w:rsid w:val="00130F7B"/>
    <w:rsid w:val="00131AF8"/>
    <w:rsid w:val="0013229B"/>
    <w:rsid w:val="001323C5"/>
    <w:rsid w:val="0013276B"/>
    <w:rsid w:val="001331BA"/>
    <w:rsid w:val="001332B5"/>
    <w:rsid w:val="00133816"/>
    <w:rsid w:val="00133CF0"/>
    <w:rsid w:val="001344C5"/>
    <w:rsid w:val="00134730"/>
    <w:rsid w:val="00134DF8"/>
    <w:rsid w:val="0013504F"/>
    <w:rsid w:val="0013521E"/>
    <w:rsid w:val="0013531C"/>
    <w:rsid w:val="00135BA7"/>
    <w:rsid w:val="00135C19"/>
    <w:rsid w:val="00136510"/>
    <w:rsid w:val="00136746"/>
    <w:rsid w:val="00136BB0"/>
    <w:rsid w:val="00136C83"/>
    <w:rsid w:val="00137036"/>
    <w:rsid w:val="001370E2"/>
    <w:rsid w:val="00137672"/>
    <w:rsid w:val="001379ED"/>
    <w:rsid w:val="00140006"/>
    <w:rsid w:val="00140267"/>
    <w:rsid w:val="00140A69"/>
    <w:rsid w:val="00141BB4"/>
    <w:rsid w:val="0014215D"/>
    <w:rsid w:val="00142393"/>
    <w:rsid w:val="0014240E"/>
    <w:rsid w:val="00142571"/>
    <w:rsid w:val="00142873"/>
    <w:rsid w:val="00142A2D"/>
    <w:rsid w:val="001432C3"/>
    <w:rsid w:val="00143329"/>
    <w:rsid w:val="00143426"/>
    <w:rsid w:val="0014371C"/>
    <w:rsid w:val="00143A78"/>
    <w:rsid w:val="00143EF6"/>
    <w:rsid w:val="00144430"/>
    <w:rsid w:val="001445FC"/>
    <w:rsid w:val="00144793"/>
    <w:rsid w:val="00145187"/>
    <w:rsid w:val="0014645B"/>
    <w:rsid w:val="00146643"/>
    <w:rsid w:val="00146B23"/>
    <w:rsid w:val="00146D8C"/>
    <w:rsid w:val="0014741C"/>
    <w:rsid w:val="001475FB"/>
    <w:rsid w:val="001475FC"/>
    <w:rsid w:val="00147832"/>
    <w:rsid w:val="0014794E"/>
    <w:rsid w:val="001500F6"/>
    <w:rsid w:val="001502A0"/>
    <w:rsid w:val="00150418"/>
    <w:rsid w:val="001505FE"/>
    <w:rsid w:val="0015093A"/>
    <w:rsid w:val="00150AAA"/>
    <w:rsid w:val="00150DEB"/>
    <w:rsid w:val="00151115"/>
    <w:rsid w:val="00151870"/>
    <w:rsid w:val="00152CAB"/>
    <w:rsid w:val="0015350E"/>
    <w:rsid w:val="00153625"/>
    <w:rsid w:val="00153E2A"/>
    <w:rsid w:val="0015422F"/>
    <w:rsid w:val="00154C5A"/>
    <w:rsid w:val="00154E54"/>
    <w:rsid w:val="00154EBB"/>
    <w:rsid w:val="001551BE"/>
    <w:rsid w:val="00156104"/>
    <w:rsid w:val="001571B7"/>
    <w:rsid w:val="00157C91"/>
    <w:rsid w:val="00157C9E"/>
    <w:rsid w:val="00157D3E"/>
    <w:rsid w:val="00157DF8"/>
    <w:rsid w:val="00160298"/>
    <w:rsid w:val="001606DF"/>
    <w:rsid w:val="0016089D"/>
    <w:rsid w:val="00160ACD"/>
    <w:rsid w:val="00160BC1"/>
    <w:rsid w:val="00160F86"/>
    <w:rsid w:val="00161190"/>
    <w:rsid w:val="00161D17"/>
    <w:rsid w:val="00161DB2"/>
    <w:rsid w:val="0016210E"/>
    <w:rsid w:val="00162552"/>
    <w:rsid w:val="0016265E"/>
    <w:rsid w:val="00163EFF"/>
    <w:rsid w:val="0016460E"/>
    <w:rsid w:val="00164DE9"/>
    <w:rsid w:val="00165274"/>
    <w:rsid w:val="00165427"/>
    <w:rsid w:val="00165DE7"/>
    <w:rsid w:val="00166279"/>
    <w:rsid w:val="0016637B"/>
    <w:rsid w:val="001663A7"/>
    <w:rsid w:val="0016734B"/>
    <w:rsid w:val="001673C6"/>
    <w:rsid w:val="00167436"/>
    <w:rsid w:val="001675F4"/>
    <w:rsid w:val="00167A76"/>
    <w:rsid w:val="00167F41"/>
    <w:rsid w:val="00170B8A"/>
    <w:rsid w:val="001710B8"/>
    <w:rsid w:val="00171304"/>
    <w:rsid w:val="001716D7"/>
    <w:rsid w:val="00171DE8"/>
    <w:rsid w:val="0017206D"/>
    <w:rsid w:val="00172BF1"/>
    <w:rsid w:val="00173605"/>
    <w:rsid w:val="00173708"/>
    <w:rsid w:val="00173EA1"/>
    <w:rsid w:val="00174806"/>
    <w:rsid w:val="00174DA1"/>
    <w:rsid w:val="00174DF7"/>
    <w:rsid w:val="00174FDA"/>
    <w:rsid w:val="00175741"/>
    <w:rsid w:val="00175913"/>
    <w:rsid w:val="00175977"/>
    <w:rsid w:val="00175B80"/>
    <w:rsid w:val="00175BB6"/>
    <w:rsid w:val="00176885"/>
    <w:rsid w:val="00177027"/>
    <w:rsid w:val="00177E88"/>
    <w:rsid w:val="001802AF"/>
    <w:rsid w:val="00180A11"/>
    <w:rsid w:val="00180BBA"/>
    <w:rsid w:val="00180DDB"/>
    <w:rsid w:val="001812B5"/>
    <w:rsid w:val="00181576"/>
    <w:rsid w:val="00181AD3"/>
    <w:rsid w:val="00182024"/>
    <w:rsid w:val="00182546"/>
    <w:rsid w:val="00182D00"/>
    <w:rsid w:val="00182E03"/>
    <w:rsid w:val="0018306C"/>
    <w:rsid w:val="0018317D"/>
    <w:rsid w:val="0018326F"/>
    <w:rsid w:val="00183BBC"/>
    <w:rsid w:val="00184319"/>
    <w:rsid w:val="0018442F"/>
    <w:rsid w:val="00184492"/>
    <w:rsid w:val="001845FA"/>
    <w:rsid w:val="00184981"/>
    <w:rsid w:val="00184A71"/>
    <w:rsid w:val="00185582"/>
    <w:rsid w:val="00185C32"/>
    <w:rsid w:val="00185F71"/>
    <w:rsid w:val="00186051"/>
    <w:rsid w:val="001863D5"/>
    <w:rsid w:val="00186628"/>
    <w:rsid w:val="0018664A"/>
    <w:rsid w:val="001868ED"/>
    <w:rsid w:val="00186CFC"/>
    <w:rsid w:val="001870C5"/>
    <w:rsid w:val="00187E2C"/>
    <w:rsid w:val="00187EEB"/>
    <w:rsid w:val="00190CC7"/>
    <w:rsid w:val="00190D21"/>
    <w:rsid w:val="00190DCF"/>
    <w:rsid w:val="0019121A"/>
    <w:rsid w:val="001914D6"/>
    <w:rsid w:val="00191D83"/>
    <w:rsid w:val="00192675"/>
    <w:rsid w:val="00192691"/>
    <w:rsid w:val="00192953"/>
    <w:rsid w:val="00192CA6"/>
    <w:rsid w:val="00193DFC"/>
    <w:rsid w:val="00194054"/>
    <w:rsid w:val="00194124"/>
    <w:rsid w:val="001945B0"/>
    <w:rsid w:val="00194887"/>
    <w:rsid w:val="00194ABE"/>
    <w:rsid w:val="00194D3F"/>
    <w:rsid w:val="00195892"/>
    <w:rsid w:val="001958CF"/>
    <w:rsid w:val="00195921"/>
    <w:rsid w:val="00195C32"/>
    <w:rsid w:val="00195E02"/>
    <w:rsid w:val="00195F58"/>
    <w:rsid w:val="00196220"/>
    <w:rsid w:val="001964DB"/>
    <w:rsid w:val="0019665D"/>
    <w:rsid w:val="00196AD6"/>
    <w:rsid w:val="00196B6E"/>
    <w:rsid w:val="001970F8"/>
    <w:rsid w:val="0019755C"/>
    <w:rsid w:val="00197D57"/>
    <w:rsid w:val="001A035B"/>
    <w:rsid w:val="001A15EF"/>
    <w:rsid w:val="001A1D79"/>
    <w:rsid w:val="001A283D"/>
    <w:rsid w:val="001A430C"/>
    <w:rsid w:val="001A4730"/>
    <w:rsid w:val="001A4A44"/>
    <w:rsid w:val="001A53D4"/>
    <w:rsid w:val="001A53F3"/>
    <w:rsid w:val="001A5557"/>
    <w:rsid w:val="001A5C63"/>
    <w:rsid w:val="001A633C"/>
    <w:rsid w:val="001A69AB"/>
    <w:rsid w:val="001A6A31"/>
    <w:rsid w:val="001A6B27"/>
    <w:rsid w:val="001A6EDD"/>
    <w:rsid w:val="001A75AB"/>
    <w:rsid w:val="001A770E"/>
    <w:rsid w:val="001A7756"/>
    <w:rsid w:val="001A7F0A"/>
    <w:rsid w:val="001A7F35"/>
    <w:rsid w:val="001A7FCE"/>
    <w:rsid w:val="001B0659"/>
    <w:rsid w:val="001B0BDD"/>
    <w:rsid w:val="001B0CB1"/>
    <w:rsid w:val="001B0DC2"/>
    <w:rsid w:val="001B0E6C"/>
    <w:rsid w:val="001B1174"/>
    <w:rsid w:val="001B11CF"/>
    <w:rsid w:val="001B1467"/>
    <w:rsid w:val="001B1D43"/>
    <w:rsid w:val="001B1FD7"/>
    <w:rsid w:val="001B24E4"/>
    <w:rsid w:val="001B2DCE"/>
    <w:rsid w:val="001B2F4C"/>
    <w:rsid w:val="001B31C4"/>
    <w:rsid w:val="001B380B"/>
    <w:rsid w:val="001B4E0D"/>
    <w:rsid w:val="001B500D"/>
    <w:rsid w:val="001B53D7"/>
    <w:rsid w:val="001B5EF0"/>
    <w:rsid w:val="001B5FF5"/>
    <w:rsid w:val="001B60B0"/>
    <w:rsid w:val="001B611F"/>
    <w:rsid w:val="001B69B8"/>
    <w:rsid w:val="001B69BB"/>
    <w:rsid w:val="001B6DCF"/>
    <w:rsid w:val="001B6E55"/>
    <w:rsid w:val="001B6F93"/>
    <w:rsid w:val="001B6FD1"/>
    <w:rsid w:val="001B720E"/>
    <w:rsid w:val="001B7525"/>
    <w:rsid w:val="001B7D60"/>
    <w:rsid w:val="001B7FFA"/>
    <w:rsid w:val="001C01E6"/>
    <w:rsid w:val="001C0665"/>
    <w:rsid w:val="001C06CF"/>
    <w:rsid w:val="001C07E7"/>
    <w:rsid w:val="001C0882"/>
    <w:rsid w:val="001C0DB6"/>
    <w:rsid w:val="001C0EFC"/>
    <w:rsid w:val="001C10BF"/>
    <w:rsid w:val="001C132E"/>
    <w:rsid w:val="001C1B2F"/>
    <w:rsid w:val="001C2329"/>
    <w:rsid w:val="001C26CD"/>
    <w:rsid w:val="001C27F3"/>
    <w:rsid w:val="001C2ADF"/>
    <w:rsid w:val="001C2B80"/>
    <w:rsid w:val="001C2D4A"/>
    <w:rsid w:val="001C2FCE"/>
    <w:rsid w:val="001C30CE"/>
    <w:rsid w:val="001C3762"/>
    <w:rsid w:val="001C3BDE"/>
    <w:rsid w:val="001C48BE"/>
    <w:rsid w:val="001C5294"/>
    <w:rsid w:val="001C585B"/>
    <w:rsid w:val="001C5A7A"/>
    <w:rsid w:val="001C5B94"/>
    <w:rsid w:val="001C6499"/>
    <w:rsid w:val="001C6657"/>
    <w:rsid w:val="001C6BD4"/>
    <w:rsid w:val="001C6FBB"/>
    <w:rsid w:val="001C73E0"/>
    <w:rsid w:val="001D0061"/>
    <w:rsid w:val="001D0507"/>
    <w:rsid w:val="001D0962"/>
    <w:rsid w:val="001D119A"/>
    <w:rsid w:val="001D129C"/>
    <w:rsid w:val="001D1A84"/>
    <w:rsid w:val="001D1DDF"/>
    <w:rsid w:val="001D20FB"/>
    <w:rsid w:val="001D21D6"/>
    <w:rsid w:val="001D2527"/>
    <w:rsid w:val="001D28FC"/>
    <w:rsid w:val="001D2C75"/>
    <w:rsid w:val="001D308D"/>
    <w:rsid w:val="001D38F1"/>
    <w:rsid w:val="001D3C5A"/>
    <w:rsid w:val="001D3CA6"/>
    <w:rsid w:val="001D4AC7"/>
    <w:rsid w:val="001D57D2"/>
    <w:rsid w:val="001D59F5"/>
    <w:rsid w:val="001D66FE"/>
    <w:rsid w:val="001D6F12"/>
    <w:rsid w:val="001D7553"/>
    <w:rsid w:val="001D7871"/>
    <w:rsid w:val="001E032F"/>
    <w:rsid w:val="001E033C"/>
    <w:rsid w:val="001E08E6"/>
    <w:rsid w:val="001E0973"/>
    <w:rsid w:val="001E0B80"/>
    <w:rsid w:val="001E1038"/>
    <w:rsid w:val="001E18CB"/>
    <w:rsid w:val="001E1F1A"/>
    <w:rsid w:val="001E2E5E"/>
    <w:rsid w:val="001E332A"/>
    <w:rsid w:val="001E3B0C"/>
    <w:rsid w:val="001E3B2F"/>
    <w:rsid w:val="001E3B45"/>
    <w:rsid w:val="001E5BDD"/>
    <w:rsid w:val="001E5CAF"/>
    <w:rsid w:val="001E6522"/>
    <w:rsid w:val="001E6701"/>
    <w:rsid w:val="001E7503"/>
    <w:rsid w:val="001F0ECF"/>
    <w:rsid w:val="001F12DD"/>
    <w:rsid w:val="001F1830"/>
    <w:rsid w:val="001F1950"/>
    <w:rsid w:val="001F197E"/>
    <w:rsid w:val="001F1F0A"/>
    <w:rsid w:val="001F21ED"/>
    <w:rsid w:val="001F231E"/>
    <w:rsid w:val="001F2331"/>
    <w:rsid w:val="001F2693"/>
    <w:rsid w:val="001F2996"/>
    <w:rsid w:val="001F2FFC"/>
    <w:rsid w:val="001F31A6"/>
    <w:rsid w:val="001F3B41"/>
    <w:rsid w:val="001F428D"/>
    <w:rsid w:val="001F45E3"/>
    <w:rsid w:val="001F4736"/>
    <w:rsid w:val="001F4854"/>
    <w:rsid w:val="001F4CA6"/>
    <w:rsid w:val="001F4EE6"/>
    <w:rsid w:val="001F525A"/>
    <w:rsid w:val="001F5774"/>
    <w:rsid w:val="001F577C"/>
    <w:rsid w:val="001F5866"/>
    <w:rsid w:val="001F5BB8"/>
    <w:rsid w:val="001F6A07"/>
    <w:rsid w:val="001F6C46"/>
    <w:rsid w:val="001F70C1"/>
    <w:rsid w:val="001F7D91"/>
    <w:rsid w:val="002002B1"/>
    <w:rsid w:val="00200675"/>
    <w:rsid w:val="00200882"/>
    <w:rsid w:val="0020137C"/>
    <w:rsid w:val="00201B6C"/>
    <w:rsid w:val="00202836"/>
    <w:rsid w:val="00202AE9"/>
    <w:rsid w:val="00202EC5"/>
    <w:rsid w:val="002035C5"/>
    <w:rsid w:val="002039AF"/>
    <w:rsid w:val="00203A4F"/>
    <w:rsid w:val="00203BD2"/>
    <w:rsid w:val="00203EC6"/>
    <w:rsid w:val="00203EEC"/>
    <w:rsid w:val="002043DE"/>
    <w:rsid w:val="002047F6"/>
    <w:rsid w:val="00204BAC"/>
    <w:rsid w:val="00204F00"/>
    <w:rsid w:val="00205255"/>
    <w:rsid w:val="0020580A"/>
    <w:rsid w:val="00205D3B"/>
    <w:rsid w:val="00206132"/>
    <w:rsid w:val="002062B6"/>
    <w:rsid w:val="00206466"/>
    <w:rsid w:val="00206A5D"/>
    <w:rsid w:val="00206EAD"/>
    <w:rsid w:val="002071BD"/>
    <w:rsid w:val="00207709"/>
    <w:rsid w:val="00207989"/>
    <w:rsid w:val="002079A2"/>
    <w:rsid w:val="00207A95"/>
    <w:rsid w:val="00207C8A"/>
    <w:rsid w:val="002103A4"/>
    <w:rsid w:val="002104A3"/>
    <w:rsid w:val="00210552"/>
    <w:rsid w:val="0021098D"/>
    <w:rsid w:val="00210B64"/>
    <w:rsid w:val="00211080"/>
    <w:rsid w:val="002113FA"/>
    <w:rsid w:val="00211702"/>
    <w:rsid w:val="002119D7"/>
    <w:rsid w:val="00211EF8"/>
    <w:rsid w:val="00212253"/>
    <w:rsid w:val="00212813"/>
    <w:rsid w:val="0021286D"/>
    <w:rsid w:val="002128B5"/>
    <w:rsid w:val="00212956"/>
    <w:rsid w:val="00212B47"/>
    <w:rsid w:val="00212F4F"/>
    <w:rsid w:val="00213127"/>
    <w:rsid w:val="00213C1A"/>
    <w:rsid w:val="00213EB9"/>
    <w:rsid w:val="0021408F"/>
    <w:rsid w:val="002141CB"/>
    <w:rsid w:val="0021452D"/>
    <w:rsid w:val="00214868"/>
    <w:rsid w:val="00214A5B"/>
    <w:rsid w:val="00214B23"/>
    <w:rsid w:val="00214ED0"/>
    <w:rsid w:val="00214F54"/>
    <w:rsid w:val="00214F87"/>
    <w:rsid w:val="00215142"/>
    <w:rsid w:val="00215411"/>
    <w:rsid w:val="00215763"/>
    <w:rsid w:val="00215D48"/>
    <w:rsid w:val="00216A72"/>
    <w:rsid w:val="00216AA3"/>
    <w:rsid w:val="00216EBD"/>
    <w:rsid w:val="00216FBE"/>
    <w:rsid w:val="002170E9"/>
    <w:rsid w:val="00217703"/>
    <w:rsid w:val="00217942"/>
    <w:rsid w:val="00217AB3"/>
    <w:rsid w:val="00217B08"/>
    <w:rsid w:val="00217D38"/>
    <w:rsid w:val="002204E7"/>
    <w:rsid w:val="0022055B"/>
    <w:rsid w:val="002206C7"/>
    <w:rsid w:val="002208A3"/>
    <w:rsid w:val="00220B54"/>
    <w:rsid w:val="002210C3"/>
    <w:rsid w:val="0022112D"/>
    <w:rsid w:val="002211F0"/>
    <w:rsid w:val="0022139E"/>
    <w:rsid w:val="002213CB"/>
    <w:rsid w:val="00221550"/>
    <w:rsid w:val="002217E5"/>
    <w:rsid w:val="00222356"/>
    <w:rsid w:val="002225B3"/>
    <w:rsid w:val="00222908"/>
    <w:rsid w:val="002229BB"/>
    <w:rsid w:val="00222F36"/>
    <w:rsid w:val="00222F52"/>
    <w:rsid w:val="002232B1"/>
    <w:rsid w:val="002233EE"/>
    <w:rsid w:val="00223680"/>
    <w:rsid w:val="00223B1F"/>
    <w:rsid w:val="00224074"/>
    <w:rsid w:val="00224337"/>
    <w:rsid w:val="002246D8"/>
    <w:rsid w:val="002252EA"/>
    <w:rsid w:val="0022596E"/>
    <w:rsid w:val="002259C2"/>
    <w:rsid w:val="00226FC7"/>
    <w:rsid w:val="00226FEE"/>
    <w:rsid w:val="002274B5"/>
    <w:rsid w:val="002279FB"/>
    <w:rsid w:val="00227EB2"/>
    <w:rsid w:val="00227F8F"/>
    <w:rsid w:val="002305F2"/>
    <w:rsid w:val="00230698"/>
    <w:rsid w:val="002306DA"/>
    <w:rsid w:val="00230818"/>
    <w:rsid w:val="0023098A"/>
    <w:rsid w:val="002309BF"/>
    <w:rsid w:val="00231089"/>
    <w:rsid w:val="002315D3"/>
    <w:rsid w:val="00231730"/>
    <w:rsid w:val="00231AC4"/>
    <w:rsid w:val="00231C05"/>
    <w:rsid w:val="00231E07"/>
    <w:rsid w:val="00231F4E"/>
    <w:rsid w:val="00232167"/>
    <w:rsid w:val="0023233D"/>
    <w:rsid w:val="00232707"/>
    <w:rsid w:val="00232764"/>
    <w:rsid w:val="002328CE"/>
    <w:rsid w:val="00232ABF"/>
    <w:rsid w:val="00232CA0"/>
    <w:rsid w:val="002331C1"/>
    <w:rsid w:val="002331E1"/>
    <w:rsid w:val="002333C6"/>
    <w:rsid w:val="00233CD3"/>
    <w:rsid w:val="00234233"/>
    <w:rsid w:val="00234FC6"/>
    <w:rsid w:val="002353EF"/>
    <w:rsid w:val="0023576A"/>
    <w:rsid w:val="002359E4"/>
    <w:rsid w:val="00235C57"/>
    <w:rsid w:val="00236914"/>
    <w:rsid w:val="00236F65"/>
    <w:rsid w:val="00237279"/>
    <w:rsid w:val="0024058F"/>
    <w:rsid w:val="002409A8"/>
    <w:rsid w:val="002413F6"/>
    <w:rsid w:val="0024215A"/>
    <w:rsid w:val="002421EF"/>
    <w:rsid w:val="002423E9"/>
    <w:rsid w:val="0024262E"/>
    <w:rsid w:val="00242AAB"/>
    <w:rsid w:val="00242E1B"/>
    <w:rsid w:val="0024329C"/>
    <w:rsid w:val="002435FE"/>
    <w:rsid w:val="00243626"/>
    <w:rsid w:val="00243C03"/>
    <w:rsid w:val="00244445"/>
    <w:rsid w:val="0024617D"/>
    <w:rsid w:val="002462CA"/>
    <w:rsid w:val="00246338"/>
    <w:rsid w:val="00246D8D"/>
    <w:rsid w:val="00246F5A"/>
    <w:rsid w:val="00247590"/>
    <w:rsid w:val="0024793D"/>
    <w:rsid w:val="00250936"/>
    <w:rsid w:val="002509F0"/>
    <w:rsid w:val="00250B90"/>
    <w:rsid w:val="00250C96"/>
    <w:rsid w:val="002519C3"/>
    <w:rsid w:val="00251E88"/>
    <w:rsid w:val="0025275E"/>
    <w:rsid w:val="00252B1A"/>
    <w:rsid w:val="00253954"/>
    <w:rsid w:val="00253B0A"/>
    <w:rsid w:val="00254031"/>
    <w:rsid w:val="0025433D"/>
    <w:rsid w:val="0025479D"/>
    <w:rsid w:val="00254C7D"/>
    <w:rsid w:val="00254F7A"/>
    <w:rsid w:val="00255191"/>
    <w:rsid w:val="0025529C"/>
    <w:rsid w:val="0025596C"/>
    <w:rsid w:val="00256360"/>
    <w:rsid w:val="0025653A"/>
    <w:rsid w:val="00256A1F"/>
    <w:rsid w:val="00256F28"/>
    <w:rsid w:val="00256F2E"/>
    <w:rsid w:val="002570C6"/>
    <w:rsid w:val="00257499"/>
    <w:rsid w:val="00257525"/>
    <w:rsid w:val="002575A2"/>
    <w:rsid w:val="00257820"/>
    <w:rsid w:val="002579D6"/>
    <w:rsid w:val="00257B9C"/>
    <w:rsid w:val="00257D6B"/>
    <w:rsid w:val="00260439"/>
    <w:rsid w:val="00262027"/>
    <w:rsid w:val="00262979"/>
    <w:rsid w:val="0026454A"/>
    <w:rsid w:val="002647AD"/>
    <w:rsid w:val="00264A12"/>
    <w:rsid w:val="002652A1"/>
    <w:rsid w:val="00265661"/>
    <w:rsid w:val="002659B6"/>
    <w:rsid w:val="00265A1D"/>
    <w:rsid w:val="00265B08"/>
    <w:rsid w:val="00266548"/>
    <w:rsid w:val="002666EC"/>
    <w:rsid w:val="002667E8"/>
    <w:rsid w:val="00266C19"/>
    <w:rsid w:val="00266DC7"/>
    <w:rsid w:val="00267261"/>
    <w:rsid w:val="0026757B"/>
    <w:rsid w:val="00267673"/>
    <w:rsid w:val="00267830"/>
    <w:rsid w:val="00267AAA"/>
    <w:rsid w:val="00270820"/>
    <w:rsid w:val="00271110"/>
    <w:rsid w:val="00271967"/>
    <w:rsid w:val="00271B9C"/>
    <w:rsid w:val="00271E71"/>
    <w:rsid w:val="00271EC3"/>
    <w:rsid w:val="0027270A"/>
    <w:rsid w:val="00273329"/>
    <w:rsid w:val="0027396D"/>
    <w:rsid w:val="002745F2"/>
    <w:rsid w:val="00274E85"/>
    <w:rsid w:val="00274FC0"/>
    <w:rsid w:val="002750DA"/>
    <w:rsid w:val="002756C5"/>
    <w:rsid w:val="00275C5A"/>
    <w:rsid w:val="00275CDD"/>
    <w:rsid w:val="00275E7F"/>
    <w:rsid w:val="00275EEE"/>
    <w:rsid w:val="00275F29"/>
    <w:rsid w:val="002761B7"/>
    <w:rsid w:val="002762C6"/>
    <w:rsid w:val="0027631C"/>
    <w:rsid w:val="002763F4"/>
    <w:rsid w:val="0027645E"/>
    <w:rsid w:val="00276DB6"/>
    <w:rsid w:val="00276E55"/>
    <w:rsid w:val="002771B5"/>
    <w:rsid w:val="0027783C"/>
    <w:rsid w:val="00277DCB"/>
    <w:rsid w:val="002803AD"/>
    <w:rsid w:val="0028051F"/>
    <w:rsid w:val="0028092D"/>
    <w:rsid w:val="00280E5C"/>
    <w:rsid w:val="00280F9F"/>
    <w:rsid w:val="002816D1"/>
    <w:rsid w:val="0028293A"/>
    <w:rsid w:val="00282BD3"/>
    <w:rsid w:val="00282EE6"/>
    <w:rsid w:val="002833A8"/>
    <w:rsid w:val="00283756"/>
    <w:rsid w:val="00284153"/>
    <w:rsid w:val="0028440E"/>
    <w:rsid w:val="00284749"/>
    <w:rsid w:val="00284C04"/>
    <w:rsid w:val="00284F45"/>
    <w:rsid w:val="00285067"/>
    <w:rsid w:val="002851C7"/>
    <w:rsid w:val="002852DF"/>
    <w:rsid w:val="00285543"/>
    <w:rsid w:val="00285617"/>
    <w:rsid w:val="002856C8"/>
    <w:rsid w:val="00285F49"/>
    <w:rsid w:val="002860A6"/>
    <w:rsid w:val="00286DE0"/>
    <w:rsid w:val="00286F65"/>
    <w:rsid w:val="002870E3"/>
    <w:rsid w:val="00287953"/>
    <w:rsid w:val="00287D0B"/>
    <w:rsid w:val="00290A23"/>
    <w:rsid w:val="002915E8"/>
    <w:rsid w:val="00291A80"/>
    <w:rsid w:val="00291E5C"/>
    <w:rsid w:val="00292458"/>
    <w:rsid w:val="00292716"/>
    <w:rsid w:val="00292C06"/>
    <w:rsid w:val="00292F88"/>
    <w:rsid w:val="0029311D"/>
    <w:rsid w:val="00293269"/>
    <w:rsid w:val="0029356F"/>
    <w:rsid w:val="0029395B"/>
    <w:rsid w:val="00293A27"/>
    <w:rsid w:val="00293E39"/>
    <w:rsid w:val="00294246"/>
    <w:rsid w:val="0029485A"/>
    <w:rsid w:val="00294EEF"/>
    <w:rsid w:val="00294FCE"/>
    <w:rsid w:val="0029544C"/>
    <w:rsid w:val="00295780"/>
    <w:rsid w:val="00295A80"/>
    <w:rsid w:val="00295AB8"/>
    <w:rsid w:val="00296220"/>
    <w:rsid w:val="00296304"/>
    <w:rsid w:val="0029631C"/>
    <w:rsid w:val="002968D0"/>
    <w:rsid w:val="00296CC1"/>
    <w:rsid w:val="002970A1"/>
    <w:rsid w:val="002A0FC8"/>
    <w:rsid w:val="002A1361"/>
    <w:rsid w:val="002A1364"/>
    <w:rsid w:val="002A150D"/>
    <w:rsid w:val="002A1950"/>
    <w:rsid w:val="002A1D70"/>
    <w:rsid w:val="002A1DD1"/>
    <w:rsid w:val="002A203A"/>
    <w:rsid w:val="002A2261"/>
    <w:rsid w:val="002A2BBC"/>
    <w:rsid w:val="002A35A4"/>
    <w:rsid w:val="002A384B"/>
    <w:rsid w:val="002A3C4E"/>
    <w:rsid w:val="002A4614"/>
    <w:rsid w:val="002A4971"/>
    <w:rsid w:val="002A4D51"/>
    <w:rsid w:val="002A4E64"/>
    <w:rsid w:val="002A4FD5"/>
    <w:rsid w:val="002A5335"/>
    <w:rsid w:val="002A545A"/>
    <w:rsid w:val="002A5627"/>
    <w:rsid w:val="002A5DB2"/>
    <w:rsid w:val="002A6233"/>
    <w:rsid w:val="002A633F"/>
    <w:rsid w:val="002A68DA"/>
    <w:rsid w:val="002A752F"/>
    <w:rsid w:val="002A76B4"/>
    <w:rsid w:val="002A781A"/>
    <w:rsid w:val="002B0220"/>
    <w:rsid w:val="002B041B"/>
    <w:rsid w:val="002B0554"/>
    <w:rsid w:val="002B0ECC"/>
    <w:rsid w:val="002B17FE"/>
    <w:rsid w:val="002B196B"/>
    <w:rsid w:val="002B1E67"/>
    <w:rsid w:val="002B3380"/>
    <w:rsid w:val="002B402A"/>
    <w:rsid w:val="002B4808"/>
    <w:rsid w:val="002B54DC"/>
    <w:rsid w:val="002B5750"/>
    <w:rsid w:val="002B59E6"/>
    <w:rsid w:val="002B5C59"/>
    <w:rsid w:val="002B5D55"/>
    <w:rsid w:val="002B604D"/>
    <w:rsid w:val="002B6AC4"/>
    <w:rsid w:val="002B739A"/>
    <w:rsid w:val="002B7A98"/>
    <w:rsid w:val="002B7D2A"/>
    <w:rsid w:val="002C0637"/>
    <w:rsid w:val="002C06BB"/>
    <w:rsid w:val="002C08DD"/>
    <w:rsid w:val="002C0A28"/>
    <w:rsid w:val="002C0C4D"/>
    <w:rsid w:val="002C1156"/>
    <w:rsid w:val="002C1656"/>
    <w:rsid w:val="002C1805"/>
    <w:rsid w:val="002C2253"/>
    <w:rsid w:val="002C2490"/>
    <w:rsid w:val="002C2859"/>
    <w:rsid w:val="002C2D09"/>
    <w:rsid w:val="002C326D"/>
    <w:rsid w:val="002C376C"/>
    <w:rsid w:val="002C398F"/>
    <w:rsid w:val="002C3A97"/>
    <w:rsid w:val="002C3FDF"/>
    <w:rsid w:val="002C4425"/>
    <w:rsid w:val="002C44B0"/>
    <w:rsid w:val="002C463A"/>
    <w:rsid w:val="002C4B4D"/>
    <w:rsid w:val="002C4FD7"/>
    <w:rsid w:val="002C5480"/>
    <w:rsid w:val="002C5EE0"/>
    <w:rsid w:val="002C5F84"/>
    <w:rsid w:val="002C654C"/>
    <w:rsid w:val="002C6A49"/>
    <w:rsid w:val="002C76CF"/>
    <w:rsid w:val="002D0219"/>
    <w:rsid w:val="002D0375"/>
    <w:rsid w:val="002D0A36"/>
    <w:rsid w:val="002D0A59"/>
    <w:rsid w:val="002D1528"/>
    <w:rsid w:val="002D16F0"/>
    <w:rsid w:val="002D184C"/>
    <w:rsid w:val="002D18C8"/>
    <w:rsid w:val="002D23F6"/>
    <w:rsid w:val="002D25D5"/>
    <w:rsid w:val="002D2B7A"/>
    <w:rsid w:val="002D2E39"/>
    <w:rsid w:val="002D303B"/>
    <w:rsid w:val="002D321F"/>
    <w:rsid w:val="002D3B7E"/>
    <w:rsid w:val="002D49A7"/>
    <w:rsid w:val="002D598B"/>
    <w:rsid w:val="002D5D43"/>
    <w:rsid w:val="002D63C5"/>
    <w:rsid w:val="002D684C"/>
    <w:rsid w:val="002D6B27"/>
    <w:rsid w:val="002D6BD4"/>
    <w:rsid w:val="002D7139"/>
    <w:rsid w:val="002D72A4"/>
    <w:rsid w:val="002D76DA"/>
    <w:rsid w:val="002D7A81"/>
    <w:rsid w:val="002D7FDA"/>
    <w:rsid w:val="002D7FFE"/>
    <w:rsid w:val="002E01AC"/>
    <w:rsid w:val="002E04CA"/>
    <w:rsid w:val="002E06D7"/>
    <w:rsid w:val="002E0851"/>
    <w:rsid w:val="002E0CB2"/>
    <w:rsid w:val="002E1155"/>
    <w:rsid w:val="002E16E6"/>
    <w:rsid w:val="002E1819"/>
    <w:rsid w:val="002E1B78"/>
    <w:rsid w:val="002E1CF2"/>
    <w:rsid w:val="002E264E"/>
    <w:rsid w:val="002E289E"/>
    <w:rsid w:val="002E2E7B"/>
    <w:rsid w:val="002E465F"/>
    <w:rsid w:val="002E4934"/>
    <w:rsid w:val="002E5406"/>
    <w:rsid w:val="002E550E"/>
    <w:rsid w:val="002E56D6"/>
    <w:rsid w:val="002E581D"/>
    <w:rsid w:val="002E5EDE"/>
    <w:rsid w:val="002E64B5"/>
    <w:rsid w:val="002E68BD"/>
    <w:rsid w:val="002E6B49"/>
    <w:rsid w:val="002E7250"/>
    <w:rsid w:val="002E735B"/>
    <w:rsid w:val="002E7375"/>
    <w:rsid w:val="002E757C"/>
    <w:rsid w:val="002E75A4"/>
    <w:rsid w:val="002E7607"/>
    <w:rsid w:val="002E7C7E"/>
    <w:rsid w:val="002F0072"/>
    <w:rsid w:val="002F08EE"/>
    <w:rsid w:val="002F1D56"/>
    <w:rsid w:val="002F2362"/>
    <w:rsid w:val="002F25C2"/>
    <w:rsid w:val="002F29E6"/>
    <w:rsid w:val="002F2A14"/>
    <w:rsid w:val="002F2B8B"/>
    <w:rsid w:val="002F2C3D"/>
    <w:rsid w:val="002F3040"/>
    <w:rsid w:val="002F3A6C"/>
    <w:rsid w:val="002F47EF"/>
    <w:rsid w:val="002F52E9"/>
    <w:rsid w:val="002F5789"/>
    <w:rsid w:val="002F5794"/>
    <w:rsid w:val="002F5896"/>
    <w:rsid w:val="002F5D7B"/>
    <w:rsid w:val="002F5FA6"/>
    <w:rsid w:val="002F5FEC"/>
    <w:rsid w:val="002F6163"/>
    <w:rsid w:val="002F62D7"/>
    <w:rsid w:val="002F67E7"/>
    <w:rsid w:val="002F68C6"/>
    <w:rsid w:val="002F6CE8"/>
    <w:rsid w:val="002F7027"/>
    <w:rsid w:val="002F74D0"/>
    <w:rsid w:val="002F7790"/>
    <w:rsid w:val="002F7B34"/>
    <w:rsid w:val="002F7F40"/>
    <w:rsid w:val="003003D9"/>
    <w:rsid w:val="003008AB"/>
    <w:rsid w:val="00300C12"/>
    <w:rsid w:val="00301019"/>
    <w:rsid w:val="003010D7"/>
    <w:rsid w:val="003013F1"/>
    <w:rsid w:val="00302419"/>
    <w:rsid w:val="003027C1"/>
    <w:rsid w:val="00302A05"/>
    <w:rsid w:val="00302CE5"/>
    <w:rsid w:val="00303027"/>
    <w:rsid w:val="00303074"/>
    <w:rsid w:val="003030DA"/>
    <w:rsid w:val="0030383D"/>
    <w:rsid w:val="00303B20"/>
    <w:rsid w:val="00303D44"/>
    <w:rsid w:val="00303F16"/>
    <w:rsid w:val="0030467D"/>
    <w:rsid w:val="00304758"/>
    <w:rsid w:val="00304FD3"/>
    <w:rsid w:val="003050D7"/>
    <w:rsid w:val="00305416"/>
    <w:rsid w:val="003058E8"/>
    <w:rsid w:val="00305E39"/>
    <w:rsid w:val="00305E56"/>
    <w:rsid w:val="00305F72"/>
    <w:rsid w:val="003060D5"/>
    <w:rsid w:val="00306425"/>
    <w:rsid w:val="00306600"/>
    <w:rsid w:val="003068C2"/>
    <w:rsid w:val="00306A95"/>
    <w:rsid w:val="00306D1D"/>
    <w:rsid w:val="00306DA5"/>
    <w:rsid w:val="00307445"/>
    <w:rsid w:val="00307D60"/>
    <w:rsid w:val="00307F04"/>
    <w:rsid w:val="00310D94"/>
    <w:rsid w:val="00310ECB"/>
    <w:rsid w:val="00311188"/>
    <w:rsid w:val="003113CF"/>
    <w:rsid w:val="00311617"/>
    <w:rsid w:val="00311B10"/>
    <w:rsid w:val="003123E9"/>
    <w:rsid w:val="0031248F"/>
    <w:rsid w:val="003125F3"/>
    <w:rsid w:val="003127EE"/>
    <w:rsid w:val="00312CFC"/>
    <w:rsid w:val="0031351A"/>
    <w:rsid w:val="00313DA7"/>
    <w:rsid w:val="00313E01"/>
    <w:rsid w:val="0031400E"/>
    <w:rsid w:val="00314642"/>
    <w:rsid w:val="003146D3"/>
    <w:rsid w:val="00315589"/>
    <w:rsid w:val="00316793"/>
    <w:rsid w:val="003168F9"/>
    <w:rsid w:val="00316DBB"/>
    <w:rsid w:val="00317685"/>
    <w:rsid w:val="003200A2"/>
    <w:rsid w:val="003201FF"/>
    <w:rsid w:val="00320417"/>
    <w:rsid w:val="00320457"/>
    <w:rsid w:val="00320462"/>
    <w:rsid w:val="00320834"/>
    <w:rsid w:val="00320A42"/>
    <w:rsid w:val="00321037"/>
    <w:rsid w:val="00321B09"/>
    <w:rsid w:val="00321EC7"/>
    <w:rsid w:val="00322D3F"/>
    <w:rsid w:val="00322FE5"/>
    <w:rsid w:val="00323427"/>
    <w:rsid w:val="00323446"/>
    <w:rsid w:val="003234AA"/>
    <w:rsid w:val="00323BD2"/>
    <w:rsid w:val="00323C1A"/>
    <w:rsid w:val="00323E1E"/>
    <w:rsid w:val="003241CF"/>
    <w:rsid w:val="0032458F"/>
    <w:rsid w:val="00324889"/>
    <w:rsid w:val="00324C8E"/>
    <w:rsid w:val="00324CBD"/>
    <w:rsid w:val="00325C5C"/>
    <w:rsid w:val="00325CB6"/>
    <w:rsid w:val="00325CD6"/>
    <w:rsid w:val="00325E60"/>
    <w:rsid w:val="00326003"/>
    <w:rsid w:val="00327A94"/>
    <w:rsid w:val="00327D3D"/>
    <w:rsid w:val="00327D97"/>
    <w:rsid w:val="003307DB"/>
    <w:rsid w:val="00330931"/>
    <w:rsid w:val="00330986"/>
    <w:rsid w:val="00331336"/>
    <w:rsid w:val="0033149F"/>
    <w:rsid w:val="00332223"/>
    <w:rsid w:val="0033270C"/>
    <w:rsid w:val="00332C00"/>
    <w:rsid w:val="00332D31"/>
    <w:rsid w:val="00333628"/>
    <w:rsid w:val="00333774"/>
    <w:rsid w:val="00333917"/>
    <w:rsid w:val="003339B1"/>
    <w:rsid w:val="00334338"/>
    <w:rsid w:val="003349E8"/>
    <w:rsid w:val="00334F57"/>
    <w:rsid w:val="00335593"/>
    <w:rsid w:val="00335A49"/>
    <w:rsid w:val="00335DEA"/>
    <w:rsid w:val="00336103"/>
    <w:rsid w:val="003361A3"/>
    <w:rsid w:val="003361C2"/>
    <w:rsid w:val="003362CD"/>
    <w:rsid w:val="00336AA6"/>
    <w:rsid w:val="00336F03"/>
    <w:rsid w:val="003378F3"/>
    <w:rsid w:val="00337CF6"/>
    <w:rsid w:val="00337D94"/>
    <w:rsid w:val="0034029D"/>
    <w:rsid w:val="003402EC"/>
    <w:rsid w:val="00340E7B"/>
    <w:rsid w:val="00341454"/>
    <w:rsid w:val="00341AB3"/>
    <w:rsid w:val="00341B0F"/>
    <w:rsid w:val="00341FAA"/>
    <w:rsid w:val="00341FD4"/>
    <w:rsid w:val="003421FB"/>
    <w:rsid w:val="0034275B"/>
    <w:rsid w:val="003428CF"/>
    <w:rsid w:val="00344167"/>
    <w:rsid w:val="0034449E"/>
    <w:rsid w:val="00344541"/>
    <w:rsid w:val="0034471A"/>
    <w:rsid w:val="00344C56"/>
    <w:rsid w:val="00346495"/>
    <w:rsid w:val="003465B6"/>
    <w:rsid w:val="00347037"/>
    <w:rsid w:val="003470BD"/>
    <w:rsid w:val="0034728E"/>
    <w:rsid w:val="00347DF7"/>
    <w:rsid w:val="00350896"/>
    <w:rsid w:val="0035107C"/>
    <w:rsid w:val="003510DE"/>
    <w:rsid w:val="003518F4"/>
    <w:rsid w:val="003519FF"/>
    <w:rsid w:val="003537C1"/>
    <w:rsid w:val="00353B4E"/>
    <w:rsid w:val="003542C5"/>
    <w:rsid w:val="003542FF"/>
    <w:rsid w:val="00354388"/>
    <w:rsid w:val="003553D5"/>
    <w:rsid w:val="00355B8B"/>
    <w:rsid w:val="003575FD"/>
    <w:rsid w:val="003579F3"/>
    <w:rsid w:val="003610B7"/>
    <w:rsid w:val="003611F2"/>
    <w:rsid w:val="00361203"/>
    <w:rsid w:val="003613BC"/>
    <w:rsid w:val="003617C1"/>
    <w:rsid w:val="00361C6B"/>
    <w:rsid w:val="00361E55"/>
    <w:rsid w:val="0036203C"/>
    <w:rsid w:val="0036271A"/>
    <w:rsid w:val="00362842"/>
    <w:rsid w:val="003628C0"/>
    <w:rsid w:val="00362C90"/>
    <w:rsid w:val="00363B2F"/>
    <w:rsid w:val="00363DFF"/>
    <w:rsid w:val="00364832"/>
    <w:rsid w:val="00364AF8"/>
    <w:rsid w:val="0036510D"/>
    <w:rsid w:val="00365301"/>
    <w:rsid w:val="0036575A"/>
    <w:rsid w:val="00365DF7"/>
    <w:rsid w:val="00366124"/>
    <w:rsid w:val="0036627C"/>
    <w:rsid w:val="003663BC"/>
    <w:rsid w:val="00366ACF"/>
    <w:rsid w:val="003673CA"/>
    <w:rsid w:val="0036793C"/>
    <w:rsid w:val="00367CC5"/>
    <w:rsid w:val="00367EF8"/>
    <w:rsid w:val="00367F34"/>
    <w:rsid w:val="003702DE"/>
    <w:rsid w:val="003708BD"/>
    <w:rsid w:val="00370A67"/>
    <w:rsid w:val="003710C8"/>
    <w:rsid w:val="003714F1"/>
    <w:rsid w:val="0037188A"/>
    <w:rsid w:val="003718E8"/>
    <w:rsid w:val="00371970"/>
    <w:rsid w:val="00371B66"/>
    <w:rsid w:val="003721B7"/>
    <w:rsid w:val="003722B1"/>
    <w:rsid w:val="00372A45"/>
    <w:rsid w:val="00372B67"/>
    <w:rsid w:val="00372BCA"/>
    <w:rsid w:val="00372E94"/>
    <w:rsid w:val="00372EB6"/>
    <w:rsid w:val="00373642"/>
    <w:rsid w:val="00373EA8"/>
    <w:rsid w:val="00374635"/>
    <w:rsid w:val="00375079"/>
    <w:rsid w:val="00375465"/>
    <w:rsid w:val="00375524"/>
    <w:rsid w:val="00375887"/>
    <w:rsid w:val="00375C08"/>
    <w:rsid w:val="00375D80"/>
    <w:rsid w:val="00375DCA"/>
    <w:rsid w:val="003767F6"/>
    <w:rsid w:val="003768C0"/>
    <w:rsid w:val="00376B5D"/>
    <w:rsid w:val="00376DD3"/>
    <w:rsid w:val="00377088"/>
    <w:rsid w:val="0037725D"/>
    <w:rsid w:val="00377502"/>
    <w:rsid w:val="003775B9"/>
    <w:rsid w:val="00377C4C"/>
    <w:rsid w:val="00380091"/>
    <w:rsid w:val="00380128"/>
    <w:rsid w:val="003801D0"/>
    <w:rsid w:val="003801E2"/>
    <w:rsid w:val="00380387"/>
    <w:rsid w:val="0038059B"/>
    <w:rsid w:val="0038065E"/>
    <w:rsid w:val="00380882"/>
    <w:rsid w:val="003813F9"/>
    <w:rsid w:val="003818D1"/>
    <w:rsid w:val="00381A1E"/>
    <w:rsid w:val="00381E86"/>
    <w:rsid w:val="00382666"/>
    <w:rsid w:val="00382757"/>
    <w:rsid w:val="00382AB1"/>
    <w:rsid w:val="00382D83"/>
    <w:rsid w:val="003830B7"/>
    <w:rsid w:val="00383364"/>
    <w:rsid w:val="00383491"/>
    <w:rsid w:val="003837FE"/>
    <w:rsid w:val="003838E4"/>
    <w:rsid w:val="00383F1F"/>
    <w:rsid w:val="00384995"/>
    <w:rsid w:val="003850D6"/>
    <w:rsid w:val="00385872"/>
    <w:rsid w:val="00385ABC"/>
    <w:rsid w:val="00386F42"/>
    <w:rsid w:val="00386FAF"/>
    <w:rsid w:val="00386FE5"/>
    <w:rsid w:val="003871FF"/>
    <w:rsid w:val="003876B3"/>
    <w:rsid w:val="00387851"/>
    <w:rsid w:val="00387F16"/>
    <w:rsid w:val="00387F4C"/>
    <w:rsid w:val="00390A5F"/>
    <w:rsid w:val="00390A77"/>
    <w:rsid w:val="0039152B"/>
    <w:rsid w:val="003919BD"/>
    <w:rsid w:val="00391D63"/>
    <w:rsid w:val="003922BB"/>
    <w:rsid w:val="00392F01"/>
    <w:rsid w:val="00392F3A"/>
    <w:rsid w:val="0039354C"/>
    <w:rsid w:val="00393BB4"/>
    <w:rsid w:val="00394747"/>
    <w:rsid w:val="0039565E"/>
    <w:rsid w:val="003957BD"/>
    <w:rsid w:val="003958E0"/>
    <w:rsid w:val="0039664D"/>
    <w:rsid w:val="003969C6"/>
    <w:rsid w:val="00396C64"/>
    <w:rsid w:val="00397110"/>
    <w:rsid w:val="00397487"/>
    <w:rsid w:val="0039779C"/>
    <w:rsid w:val="00397DA1"/>
    <w:rsid w:val="00397F73"/>
    <w:rsid w:val="003A00C1"/>
    <w:rsid w:val="003A01CD"/>
    <w:rsid w:val="003A04B3"/>
    <w:rsid w:val="003A09EC"/>
    <w:rsid w:val="003A0B50"/>
    <w:rsid w:val="003A0FA1"/>
    <w:rsid w:val="003A1850"/>
    <w:rsid w:val="003A1930"/>
    <w:rsid w:val="003A1AC7"/>
    <w:rsid w:val="003A1D54"/>
    <w:rsid w:val="003A1FD8"/>
    <w:rsid w:val="003A2181"/>
    <w:rsid w:val="003A2521"/>
    <w:rsid w:val="003A26B3"/>
    <w:rsid w:val="003A2703"/>
    <w:rsid w:val="003A27EB"/>
    <w:rsid w:val="003A2A6E"/>
    <w:rsid w:val="003A2C27"/>
    <w:rsid w:val="003A3570"/>
    <w:rsid w:val="003A395C"/>
    <w:rsid w:val="003A41A5"/>
    <w:rsid w:val="003A4833"/>
    <w:rsid w:val="003A5850"/>
    <w:rsid w:val="003A5B19"/>
    <w:rsid w:val="003A6403"/>
    <w:rsid w:val="003A6B9D"/>
    <w:rsid w:val="003A6D4A"/>
    <w:rsid w:val="003A6D4D"/>
    <w:rsid w:val="003A6D59"/>
    <w:rsid w:val="003A7247"/>
    <w:rsid w:val="003A7442"/>
    <w:rsid w:val="003A75DB"/>
    <w:rsid w:val="003A77EE"/>
    <w:rsid w:val="003A7950"/>
    <w:rsid w:val="003A7F01"/>
    <w:rsid w:val="003B054C"/>
    <w:rsid w:val="003B0656"/>
    <w:rsid w:val="003B0EE1"/>
    <w:rsid w:val="003B115B"/>
    <w:rsid w:val="003B119E"/>
    <w:rsid w:val="003B14A9"/>
    <w:rsid w:val="003B18C0"/>
    <w:rsid w:val="003B1F84"/>
    <w:rsid w:val="003B2245"/>
    <w:rsid w:val="003B233B"/>
    <w:rsid w:val="003B29E5"/>
    <w:rsid w:val="003B3253"/>
    <w:rsid w:val="003B333F"/>
    <w:rsid w:val="003B3507"/>
    <w:rsid w:val="003B36AA"/>
    <w:rsid w:val="003B3839"/>
    <w:rsid w:val="003B3CC7"/>
    <w:rsid w:val="003B3FAD"/>
    <w:rsid w:val="003B4253"/>
    <w:rsid w:val="003B455D"/>
    <w:rsid w:val="003B4AAD"/>
    <w:rsid w:val="003B52B4"/>
    <w:rsid w:val="003B52D3"/>
    <w:rsid w:val="003B5968"/>
    <w:rsid w:val="003B65B8"/>
    <w:rsid w:val="003B6893"/>
    <w:rsid w:val="003B69FC"/>
    <w:rsid w:val="003B6B49"/>
    <w:rsid w:val="003B72B4"/>
    <w:rsid w:val="003B7890"/>
    <w:rsid w:val="003C0495"/>
    <w:rsid w:val="003C04F0"/>
    <w:rsid w:val="003C04F7"/>
    <w:rsid w:val="003C0CC7"/>
    <w:rsid w:val="003C135B"/>
    <w:rsid w:val="003C1844"/>
    <w:rsid w:val="003C1B98"/>
    <w:rsid w:val="003C293C"/>
    <w:rsid w:val="003C30D8"/>
    <w:rsid w:val="003C42BC"/>
    <w:rsid w:val="003C4843"/>
    <w:rsid w:val="003C4EF1"/>
    <w:rsid w:val="003C5A40"/>
    <w:rsid w:val="003C63AF"/>
    <w:rsid w:val="003C676A"/>
    <w:rsid w:val="003C69F9"/>
    <w:rsid w:val="003C6B3C"/>
    <w:rsid w:val="003C6C91"/>
    <w:rsid w:val="003C723A"/>
    <w:rsid w:val="003C72F1"/>
    <w:rsid w:val="003C7527"/>
    <w:rsid w:val="003C7A50"/>
    <w:rsid w:val="003C7B13"/>
    <w:rsid w:val="003C7B6B"/>
    <w:rsid w:val="003C7F49"/>
    <w:rsid w:val="003D0180"/>
    <w:rsid w:val="003D0B12"/>
    <w:rsid w:val="003D0F10"/>
    <w:rsid w:val="003D0F26"/>
    <w:rsid w:val="003D0F48"/>
    <w:rsid w:val="003D20AA"/>
    <w:rsid w:val="003D23CE"/>
    <w:rsid w:val="003D2960"/>
    <w:rsid w:val="003D3070"/>
    <w:rsid w:val="003D3118"/>
    <w:rsid w:val="003D3B5E"/>
    <w:rsid w:val="003D3D61"/>
    <w:rsid w:val="003D3FAD"/>
    <w:rsid w:val="003D408D"/>
    <w:rsid w:val="003D42D0"/>
    <w:rsid w:val="003D42F3"/>
    <w:rsid w:val="003D4309"/>
    <w:rsid w:val="003D44AB"/>
    <w:rsid w:val="003D48D5"/>
    <w:rsid w:val="003D6114"/>
    <w:rsid w:val="003D64D4"/>
    <w:rsid w:val="003D6517"/>
    <w:rsid w:val="003D6E79"/>
    <w:rsid w:val="003D717D"/>
    <w:rsid w:val="003D75D3"/>
    <w:rsid w:val="003D77D4"/>
    <w:rsid w:val="003E0069"/>
    <w:rsid w:val="003E007E"/>
    <w:rsid w:val="003E0920"/>
    <w:rsid w:val="003E0E5E"/>
    <w:rsid w:val="003E128C"/>
    <w:rsid w:val="003E1337"/>
    <w:rsid w:val="003E14BA"/>
    <w:rsid w:val="003E183B"/>
    <w:rsid w:val="003E1D3F"/>
    <w:rsid w:val="003E2184"/>
    <w:rsid w:val="003E221F"/>
    <w:rsid w:val="003E27AB"/>
    <w:rsid w:val="003E2C70"/>
    <w:rsid w:val="003E30D3"/>
    <w:rsid w:val="003E3E0A"/>
    <w:rsid w:val="003E40D1"/>
    <w:rsid w:val="003E4518"/>
    <w:rsid w:val="003E45D5"/>
    <w:rsid w:val="003E499A"/>
    <w:rsid w:val="003E4A55"/>
    <w:rsid w:val="003E4C45"/>
    <w:rsid w:val="003E4C59"/>
    <w:rsid w:val="003E4E06"/>
    <w:rsid w:val="003E57DC"/>
    <w:rsid w:val="003E5C99"/>
    <w:rsid w:val="003E5F11"/>
    <w:rsid w:val="003E5FFD"/>
    <w:rsid w:val="003E6427"/>
    <w:rsid w:val="003E6F2A"/>
    <w:rsid w:val="003E76EC"/>
    <w:rsid w:val="003E784F"/>
    <w:rsid w:val="003F0BB8"/>
    <w:rsid w:val="003F0C0E"/>
    <w:rsid w:val="003F0DDC"/>
    <w:rsid w:val="003F1008"/>
    <w:rsid w:val="003F113D"/>
    <w:rsid w:val="003F11A0"/>
    <w:rsid w:val="003F11C8"/>
    <w:rsid w:val="003F1277"/>
    <w:rsid w:val="003F1377"/>
    <w:rsid w:val="003F140A"/>
    <w:rsid w:val="003F16B1"/>
    <w:rsid w:val="003F18EB"/>
    <w:rsid w:val="003F1AFD"/>
    <w:rsid w:val="003F1C4A"/>
    <w:rsid w:val="003F1EF5"/>
    <w:rsid w:val="003F2228"/>
    <w:rsid w:val="003F257A"/>
    <w:rsid w:val="003F2896"/>
    <w:rsid w:val="003F2A0D"/>
    <w:rsid w:val="003F2AC8"/>
    <w:rsid w:val="003F2C36"/>
    <w:rsid w:val="003F2DC5"/>
    <w:rsid w:val="003F372F"/>
    <w:rsid w:val="003F3B32"/>
    <w:rsid w:val="003F3DCB"/>
    <w:rsid w:val="003F439E"/>
    <w:rsid w:val="003F44FB"/>
    <w:rsid w:val="003F4523"/>
    <w:rsid w:val="003F498F"/>
    <w:rsid w:val="003F4A5F"/>
    <w:rsid w:val="003F4DC6"/>
    <w:rsid w:val="003F50B2"/>
    <w:rsid w:val="003F517F"/>
    <w:rsid w:val="003F53A8"/>
    <w:rsid w:val="003F5ABA"/>
    <w:rsid w:val="003F6044"/>
    <w:rsid w:val="003F60E9"/>
    <w:rsid w:val="003F652A"/>
    <w:rsid w:val="003F6ABB"/>
    <w:rsid w:val="003F6DCB"/>
    <w:rsid w:val="003F7195"/>
    <w:rsid w:val="003F7368"/>
    <w:rsid w:val="003F7712"/>
    <w:rsid w:val="003F77D5"/>
    <w:rsid w:val="003F7CAD"/>
    <w:rsid w:val="00400507"/>
    <w:rsid w:val="004005FA"/>
    <w:rsid w:val="0040093A"/>
    <w:rsid w:val="00400B0F"/>
    <w:rsid w:val="00400B65"/>
    <w:rsid w:val="00400BFB"/>
    <w:rsid w:val="004010B0"/>
    <w:rsid w:val="00401971"/>
    <w:rsid w:val="00402169"/>
    <w:rsid w:val="004023D2"/>
    <w:rsid w:val="00402B34"/>
    <w:rsid w:val="0040385C"/>
    <w:rsid w:val="004039DF"/>
    <w:rsid w:val="00403A90"/>
    <w:rsid w:val="004040C8"/>
    <w:rsid w:val="0040414B"/>
    <w:rsid w:val="00404475"/>
    <w:rsid w:val="00405357"/>
    <w:rsid w:val="00405519"/>
    <w:rsid w:val="00405FEF"/>
    <w:rsid w:val="00407813"/>
    <w:rsid w:val="00407DA7"/>
    <w:rsid w:val="00407DCB"/>
    <w:rsid w:val="00407FDD"/>
    <w:rsid w:val="004102C9"/>
    <w:rsid w:val="004104D5"/>
    <w:rsid w:val="00410718"/>
    <w:rsid w:val="00410972"/>
    <w:rsid w:val="00410998"/>
    <w:rsid w:val="00410A72"/>
    <w:rsid w:val="00410C39"/>
    <w:rsid w:val="00410D67"/>
    <w:rsid w:val="0041118B"/>
    <w:rsid w:val="00412624"/>
    <w:rsid w:val="00412D71"/>
    <w:rsid w:val="00413276"/>
    <w:rsid w:val="00413675"/>
    <w:rsid w:val="004136B4"/>
    <w:rsid w:val="00414272"/>
    <w:rsid w:val="004144E6"/>
    <w:rsid w:val="00414998"/>
    <w:rsid w:val="00414B56"/>
    <w:rsid w:val="00414F8B"/>
    <w:rsid w:val="00415062"/>
    <w:rsid w:val="0041538B"/>
    <w:rsid w:val="0041544A"/>
    <w:rsid w:val="004161B2"/>
    <w:rsid w:val="00416D2D"/>
    <w:rsid w:val="00417185"/>
    <w:rsid w:val="00417416"/>
    <w:rsid w:val="0041792A"/>
    <w:rsid w:val="00417981"/>
    <w:rsid w:val="00420086"/>
    <w:rsid w:val="00420B36"/>
    <w:rsid w:val="00420E3F"/>
    <w:rsid w:val="00420FEB"/>
    <w:rsid w:val="004212AF"/>
    <w:rsid w:val="00421C64"/>
    <w:rsid w:val="00422138"/>
    <w:rsid w:val="00422196"/>
    <w:rsid w:val="004223B0"/>
    <w:rsid w:val="00422689"/>
    <w:rsid w:val="004229BD"/>
    <w:rsid w:val="00422A2C"/>
    <w:rsid w:val="00422A9A"/>
    <w:rsid w:val="00422B22"/>
    <w:rsid w:val="00423586"/>
    <w:rsid w:val="0042387A"/>
    <w:rsid w:val="00423883"/>
    <w:rsid w:val="00424140"/>
    <w:rsid w:val="00424304"/>
    <w:rsid w:val="00424AA1"/>
    <w:rsid w:val="00424BDC"/>
    <w:rsid w:val="00424FE0"/>
    <w:rsid w:val="00425129"/>
    <w:rsid w:val="004251F2"/>
    <w:rsid w:val="0042535D"/>
    <w:rsid w:val="00425FA8"/>
    <w:rsid w:val="00426AAA"/>
    <w:rsid w:val="00426F06"/>
    <w:rsid w:val="00426F8B"/>
    <w:rsid w:val="004272A3"/>
    <w:rsid w:val="004277E8"/>
    <w:rsid w:val="00427AEB"/>
    <w:rsid w:val="00427B4D"/>
    <w:rsid w:val="00427BA1"/>
    <w:rsid w:val="00427D68"/>
    <w:rsid w:val="00430144"/>
    <w:rsid w:val="00430B32"/>
    <w:rsid w:val="00431455"/>
    <w:rsid w:val="004317B5"/>
    <w:rsid w:val="0043220C"/>
    <w:rsid w:val="00432281"/>
    <w:rsid w:val="0043249D"/>
    <w:rsid w:val="00432662"/>
    <w:rsid w:val="00432982"/>
    <w:rsid w:val="00432CE9"/>
    <w:rsid w:val="004331E5"/>
    <w:rsid w:val="0043324C"/>
    <w:rsid w:val="00433446"/>
    <w:rsid w:val="0043398A"/>
    <w:rsid w:val="0043446A"/>
    <w:rsid w:val="00434977"/>
    <w:rsid w:val="004349BE"/>
    <w:rsid w:val="00434A27"/>
    <w:rsid w:val="00435CD6"/>
    <w:rsid w:val="00435FAC"/>
    <w:rsid w:val="004361B4"/>
    <w:rsid w:val="0043628D"/>
    <w:rsid w:val="00436488"/>
    <w:rsid w:val="004367CA"/>
    <w:rsid w:val="00436F6F"/>
    <w:rsid w:val="00437316"/>
    <w:rsid w:val="00437B4D"/>
    <w:rsid w:val="004403EE"/>
    <w:rsid w:val="00440A77"/>
    <w:rsid w:val="004416A1"/>
    <w:rsid w:val="00441766"/>
    <w:rsid w:val="00441AF7"/>
    <w:rsid w:val="00441E9C"/>
    <w:rsid w:val="004422B9"/>
    <w:rsid w:val="004422CF"/>
    <w:rsid w:val="00442348"/>
    <w:rsid w:val="00442756"/>
    <w:rsid w:val="0044371D"/>
    <w:rsid w:val="00443792"/>
    <w:rsid w:val="00444028"/>
    <w:rsid w:val="004441AE"/>
    <w:rsid w:val="00444C9E"/>
    <w:rsid w:val="00444D83"/>
    <w:rsid w:val="0044532F"/>
    <w:rsid w:val="00445DED"/>
    <w:rsid w:val="00445F7A"/>
    <w:rsid w:val="00446A10"/>
    <w:rsid w:val="00446EA4"/>
    <w:rsid w:val="00447272"/>
    <w:rsid w:val="0044744C"/>
    <w:rsid w:val="00447C46"/>
    <w:rsid w:val="00447CE3"/>
    <w:rsid w:val="00447E9A"/>
    <w:rsid w:val="0045008D"/>
    <w:rsid w:val="00450101"/>
    <w:rsid w:val="004506AC"/>
    <w:rsid w:val="00450B66"/>
    <w:rsid w:val="00450E3E"/>
    <w:rsid w:val="00451C2D"/>
    <w:rsid w:val="0045240C"/>
    <w:rsid w:val="00452CB8"/>
    <w:rsid w:val="00452CE6"/>
    <w:rsid w:val="00452D41"/>
    <w:rsid w:val="00453131"/>
    <w:rsid w:val="00453725"/>
    <w:rsid w:val="004538CA"/>
    <w:rsid w:val="004538CC"/>
    <w:rsid w:val="00453F82"/>
    <w:rsid w:val="00453F93"/>
    <w:rsid w:val="00454247"/>
    <w:rsid w:val="00454417"/>
    <w:rsid w:val="00454F9D"/>
    <w:rsid w:val="00455447"/>
    <w:rsid w:val="00455669"/>
    <w:rsid w:val="004558FC"/>
    <w:rsid w:val="00456312"/>
    <w:rsid w:val="004565C5"/>
    <w:rsid w:val="00457028"/>
    <w:rsid w:val="0045714E"/>
    <w:rsid w:val="004577A4"/>
    <w:rsid w:val="00457924"/>
    <w:rsid w:val="00457EAD"/>
    <w:rsid w:val="004605A2"/>
    <w:rsid w:val="00460ADD"/>
    <w:rsid w:val="00460C0B"/>
    <w:rsid w:val="00460F1F"/>
    <w:rsid w:val="004614C8"/>
    <w:rsid w:val="0046164E"/>
    <w:rsid w:val="004617A0"/>
    <w:rsid w:val="004618D6"/>
    <w:rsid w:val="0046192C"/>
    <w:rsid w:val="00461D61"/>
    <w:rsid w:val="0046213F"/>
    <w:rsid w:val="0046227B"/>
    <w:rsid w:val="004623E4"/>
    <w:rsid w:val="00462B8D"/>
    <w:rsid w:val="004631EE"/>
    <w:rsid w:val="00463365"/>
    <w:rsid w:val="004635A9"/>
    <w:rsid w:val="004638A7"/>
    <w:rsid w:val="00463A3A"/>
    <w:rsid w:val="00463A83"/>
    <w:rsid w:val="004642AE"/>
    <w:rsid w:val="00464305"/>
    <w:rsid w:val="004645B7"/>
    <w:rsid w:val="00464DB8"/>
    <w:rsid w:val="00464DBA"/>
    <w:rsid w:val="004656DD"/>
    <w:rsid w:val="00465969"/>
    <w:rsid w:val="004661D0"/>
    <w:rsid w:val="0046628E"/>
    <w:rsid w:val="00466FBE"/>
    <w:rsid w:val="00467219"/>
    <w:rsid w:val="00467A5E"/>
    <w:rsid w:val="00467C01"/>
    <w:rsid w:val="00470004"/>
    <w:rsid w:val="00470145"/>
    <w:rsid w:val="0047057A"/>
    <w:rsid w:val="00470720"/>
    <w:rsid w:val="00470B42"/>
    <w:rsid w:val="00470C33"/>
    <w:rsid w:val="004712A2"/>
    <w:rsid w:val="004714AD"/>
    <w:rsid w:val="004715BF"/>
    <w:rsid w:val="00471634"/>
    <w:rsid w:val="004718F6"/>
    <w:rsid w:val="00471C4E"/>
    <w:rsid w:val="00472333"/>
    <w:rsid w:val="00472D7F"/>
    <w:rsid w:val="00473243"/>
    <w:rsid w:val="00473413"/>
    <w:rsid w:val="0047361E"/>
    <w:rsid w:val="00473D94"/>
    <w:rsid w:val="004748A3"/>
    <w:rsid w:val="004748EF"/>
    <w:rsid w:val="00475370"/>
    <w:rsid w:val="0047613E"/>
    <w:rsid w:val="0047621B"/>
    <w:rsid w:val="00476250"/>
    <w:rsid w:val="0047629D"/>
    <w:rsid w:val="00476A9C"/>
    <w:rsid w:val="00477229"/>
    <w:rsid w:val="004773C2"/>
    <w:rsid w:val="004774EC"/>
    <w:rsid w:val="004805BE"/>
    <w:rsid w:val="004805FB"/>
    <w:rsid w:val="0048084A"/>
    <w:rsid w:val="00480852"/>
    <w:rsid w:val="00480DB0"/>
    <w:rsid w:val="00481196"/>
    <w:rsid w:val="0048147E"/>
    <w:rsid w:val="00481D55"/>
    <w:rsid w:val="0048228E"/>
    <w:rsid w:val="00482513"/>
    <w:rsid w:val="0048302B"/>
    <w:rsid w:val="0048363B"/>
    <w:rsid w:val="00483748"/>
    <w:rsid w:val="00483FDC"/>
    <w:rsid w:val="004841A7"/>
    <w:rsid w:val="0048421D"/>
    <w:rsid w:val="00484494"/>
    <w:rsid w:val="004847A0"/>
    <w:rsid w:val="0048492C"/>
    <w:rsid w:val="00484D1E"/>
    <w:rsid w:val="00485857"/>
    <w:rsid w:val="0048607F"/>
    <w:rsid w:val="00486265"/>
    <w:rsid w:val="004865A5"/>
    <w:rsid w:val="004868BC"/>
    <w:rsid w:val="00487260"/>
    <w:rsid w:val="0048794B"/>
    <w:rsid w:val="00487FE4"/>
    <w:rsid w:val="0049071C"/>
    <w:rsid w:val="00491472"/>
    <w:rsid w:val="0049178C"/>
    <w:rsid w:val="004920AC"/>
    <w:rsid w:val="004920EE"/>
    <w:rsid w:val="00492BE8"/>
    <w:rsid w:val="00493407"/>
    <w:rsid w:val="00493615"/>
    <w:rsid w:val="00493D46"/>
    <w:rsid w:val="00493D4C"/>
    <w:rsid w:val="00494126"/>
    <w:rsid w:val="00494943"/>
    <w:rsid w:val="004949F3"/>
    <w:rsid w:val="004958D2"/>
    <w:rsid w:val="00496334"/>
    <w:rsid w:val="0049644B"/>
    <w:rsid w:val="004966A7"/>
    <w:rsid w:val="004969AC"/>
    <w:rsid w:val="00497326"/>
    <w:rsid w:val="00497565"/>
    <w:rsid w:val="00497716"/>
    <w:rsid w:val="004A163F"/>
    <w:rsid w:val="004A1969"/>
    <w:rsid w:val="004A1EDD"/>
    <w:rsid w:val="004A2847"/>
    <w:rsid w:val="004A3760"/>
    <w:rsid w:val="004A397B"/>
    <w:rsid w:val="004A3C0F"/>
    <w:rsid w:val="004A4003"/>
    <w:rsid w:val="004A4698"/>
    <w:rsid w:val="004A4AEF"/>
    <w:rsid w:val="004A4D8D"/>
    <w:rsid w:val="004A4E5B"/>
    <w:rsid w:val="004A507B"/>
    <w:rsid w:val="004A51E0"/>
    <w:rsid w:val="004A607C"/>
    <w:rsid w:val="004A6638"/>
    <w:rsid w:val="004A70A2"/>
    <w:rsid w:val="004A725E"/>
    <w:rsid w:val="004A72C4"/>
    <w:rsid w:val="004A7381"/>
    <w:rsid w:val="004A7976"/>
    <w:rsid w:val="004A79CD"/>
    <w:rsid w:val="004A7A6A"/>
    <w:rsid w:val="004B0876"/>
    <w:rsid w:val="004B12AE"/>
    <w:rsid w:val="004B1545"/>
    <w:rsid w:val="004B1707"/>
    <w:rsid w:val="004B172E"/>
    <w:rsid w:val="004B1B75"/>
    <w:rsid w:val="004B1BE9"/>
    <w:rsid w:val="004B1D35"/>
    <w:rsid w:val="004B21C5"/>
    <w:rsid w:val="004B2560"/>
    <w:rsid w:val="004B2ADA"/>
    <w:rsid w:val="004B2D5B"/>
    <w:rsid w:val="004B2EF8"/>
    <w:rsid w:val="004B316C"/>
    <w:rsid w:val="004B32C2"/>
    <w:rsid w:val="004B3993"/>
    <w:rsid w:val="004B3B1A"/>
    <w:rsid w:val="004B3DB4"/>
    <w:rsid w:val="004B3EA0"/>
    <w:rsid w:val="004B3FF4"/>
    <w:rsid w:val="004B4417"/>
    <w:rsid w:val="004B48B6"/>
    <w:rsid w:val="004B48DF"/>
    <w:rsid w:val="004B490E"/>
    <w:rsid w:val="004B4FBF"/>
    <w:rsid w:val="004B5135"/>
    <w:rsid w:val="004B541C"/>
    <w:rsid w:val="004B55FC"/>
    <w:rsid w:val="004B5703"/>
    <w:rsid w:val="004B5E35"/>
    <w:rsid w:val="004B63E6"/>
    <w:rsid w:val="004B68CB"/>
    <w:rsid w:val="004B6A7B"/>
    <w:rsid w:val="004B711C"/>
    <w:rsid w:val="004B734C"/>
    <w:rsid w:val="004C0360"/>
    <w:rsid w:val="004C039A"/>
    <w:rsid w:val="004C03F7"/>
    <w:rsid w:val="004C08DD"/>
    <w:rsid w:val="004C09DD"/>
    <w:rsid w:val="004C0A89"/>
    <w:rsid w:val="004C0BDA"/>
    <w:rsid w:val="004C1069"/>
    <w:rsid w:val="004C11F0"/>
    <w:rsid w:val="004C18B8"/>
    <w:rsid w:val="004C1A0B"/>
    <w:rsid w:val="004C1B54"/>
    <w:rsid w:val="004C21E8"/>
    <w:rsid w:val="004C2658"/>
    <w:rsid w:val="004C30DF"/>
    <w:rsid w:val="004C3179"/>
    <w:rsid w:val="004C3917"/>
    <w:rsid w:val="004C3DE4"/>
    <w:rsid w:val="004C425D"/>
    <w:rsid w:val="004C428F"/>
    <w:rsid w:val="004C503B"/>
    <w:rsid w:val="004C577F"/>
    <w:rsid w:val="004C5D00"/>
    <w:rsid w:val="004C5E14"/>
    <w:rsid w:val="004C73E2"/>
    <w:rsid w:val="004C7954"/>
    <w:rsid w:val="004C7F58"/>
    <w:rsid w:val="004D0456"/>
    <w:rsid w:val="004D0806"/>
    <w:rsid w:val="004D0B05"/>
    <w:rsid w:val="004D0D6D"/>
    <w:rsid w:val="004D10A8"/>
    <w:rsid w:val="004D16A5"/>
    <w:rsid w:val="004D2336"/>
    <w:rsid w:val="004D3117"/>
    <w:rsid w:val="004D34CA"/>
    <w:rsid w:val="004D43CF"/>
    <w:rsid w:val="004D441D"/>
    <w:rsid w:val="004D4B2D"/>
    <w:rsid w:val="004D4B8E"/>
    <w:rsid w:val="004D5167"/>
    <w:rsid w:val="004D5398"/>
    <w:rsid w:val="004D543A"/>
    <w:rsid w:val="004D6675"/>
    <w:rsid w:val="004D6CF6"/>
    <w:rsid w:val="004D7162"/>
    <w:rsid w:val="004D7D1C"/>
    <w:rsid w:val="004E00DA"/>
    <w:rsid w:val="004E038E"/>
    <w:rsid w:val="004E0504"/>
    <w:rsid w:val="004E05BC"/>
    <w:rsid w:val="004E0EC8"/>
    <w:rsid w:val="004E1731"/>
    <w:rsid w:val="004E1F1F"/>
    <w:rsid w:val="004E2171"/>
    <w:rsid w:val="004E21E3"/>
    <w:rsid w:val="004E2C5C"/>
    <w:rsid w:val="004E3441"/>
    <w:rsid w:val="004E36F7"/>
    <w:rsid w:val="004E3A16"/>
    <w:rsid w:val="004E3B13"/>
    <w:rsid w:val="004E418C"/>
    <w:rsid w:val="004E46CE"/>
    <w:rsid w:val="004E4704"/>
    <w:rsid w:val="004E490A"/>
    <w:rsid w:val="004E4F22"/>
    <w:rsid w:val="004E537B"/>
    <w:rsid w:val="004E5AF5"/>
    <w:rsid w:val="004E5B71"/>
    <w:rsid w:val="004E5D49"/>
    <w:rsid w:val="004E5E62"/>
    <w:rsid w:val="004E609B"/>
    <w:rsid w:val="004E6660"/>
    <w:rsid w:val="004E6684"/>
    <w:rsid w:val="004E686E"/>
    <w:rsid w:val="004E7266"/>
    <w:rsid w:val="004E7D2F"/>
    <w:rsid w:val="004F0065"/>
    <w:rsid w:val="004F0439"/>
    <w:rsid w:val="004F0A47"/>
    <w:rsid w:val="004F0A6D"/>
    <w:rsid w:val="004F1895"/>
    <w:rsid w:val="004F25BD"/>
    <w:rsid w:val="004F27E8"/>
    <w:rsid w:val="004F2D53"/>
    <w:rsid w:val="004F3C8C"/>
    <w:rsid w:val="004F3DB2"/>
    <w:rsid w:val="004F40B4"/>
    <w:rsid w:val="004F4683"/>
    <w:rsid w:val="004F477E"/>
    <w:rsid w:val="004F4E7C"/>
    <w:rsid w:val="004F4EB5"/>
    <w:rsid w:val="004F53D8"/>
    <w:rsid w:val="004F55F3"/>
    <w:rsid w:val="004F5618"/>
    <w:rsid w:val="004F563E"/>
    <w:rsid w:val="004F5836"/>
    <w:rsid w:val="004F61D9"/>
    <w:rsid w:val="004F6253"/>
    <w:rsid w:val="004F7196"/>
    <w:rsid w:val="004F7201"/>
    <w:rsid w:val="004F790D"/>
    <w:rsid w:val="004F79EE"/>
    <w:rsid w:val="00500155"/>
    <w:rsid w:val="005006A1"/>
    <w:rsid w:val="00500A22"/>
    <w:rsid w:val="00500A79"/>
    <w:rsid w:val="00500F95"/>
    <w:rsid w:val="005011B0"/>
    <w:rsid w:val="0050167A"/>
    <w:rsid w:val="00501727"/>
    <w:rsid w:val="005017FF"/>
    <w:rsid w:val="0050201F"/>
    <w:rsid w:val="005020EB"/>
    <w:rsid w:val="005027F2"/>
    <w:rsid w:val="005030E3"/>
    <w:rsid w:val="00503104"/>
    <w:rsid w:val="0050326E"/>
    <w:rsid w:val="005032A3"/>
    <w:rsid w:val="00503457"/>
    <w:rsid w:val="00503809"/>
    <w:rsid w:val="00503942"/>
    <w:rsid w:val="00503CEE"/>
    <w:rsid w:val="005040E4"/>
    <w:rsid w:val="00504ADE"/>
    <w:rsid w:val="005054F1"/>
    <w:rsid w:val="00505677"/>
    <w:rsid w:val="00505AFC"/>
    <w:rsid w:val="00506035"/>
    <w:rsid w:val="00506339"/>
    <w:rsid w:val="0050633F"/>
    <w:rsid w:val="005066B0"/>
    <w:rsid w:val="00506C9C"/>
    <w:rsid w:val="00506F90"/>
    <w:rsid w:val="005075BC"/>
    <w:rsid w:val="0050787A"/>
    <w:rsid w:val="00507B08"/>
    <w:rsid w:val="0051016B"/>
    <w:rsid w:val="005111E9"/>
    <w:rsid w:val="005115CE"/>
    <w:rsid w:val="00511ADB"/>
    <w:rsid w:val="00511E8D"/>
    <w:rsid w:val="005120DD"/>
    <w:rsid w:val="0051211C"/>
    <w:rsid w:val="00512635"/>
    <w:rsid w:val="0051312D"/>
    <w:rsid w:val="00513905"/>
    <w:rsid w:val="005147D8"/>
    <w:rsid w:val="00514F1F"/>
    <w:rsid w:val="005154DB"/>
    <w:rsid w:val="0051630A"/>
    <w:rsid w:val="005165B4"/>
    <w:rsid w:val="00516BF6"/>
    <w:rsid w:val="00517025"/>
    <w:rsid w:val="005173D8"/>
    <w:rsid w:val="005174F1"/>
    <w:rsid w:val="005175D9"/>
    <w:rsid w:val="00517827"/>
    <w:rsid w:val="00517BA5"/>
    <w:rsid w:val="0052024D"/>
    <w:rsid w:val="00520D4D"/>
    <w:rsid w:val="00520FFD"/>
    <w:rsid w:val="00521210"/>
    <w:rsid w:val="00521752"/>
    <w:rsid w:val="00521C20"/>
    <w:rsid w:val="0052205C"/>
    <w:rsid w:val="0052214A"/>
    <w:rsid w:val="00522468"/>
    <w:rsid w:val="00522834"/>
    <w:rsid w:val="00522901"/>
    <w:rsid w:val="00522AA5"/>
    <w:rsid w:val="00523300"/>
    <w:rsid w:val="00523397"/>
    <w:rsid w:val="0052360B"/>
    <w:rsid w:val="005239C5"/>
    <w:rsid w:val="00523D0E"/>
    <w:rsid w:val="00524262"/>
    <w:rsid w:val="0052494E"/>
    <w:rsid w:val="00524B24"/>
    <w:rsid w:val="00524B6D"/>
    <w:rsid w:val="00524D02"/>
    <w:rsid w:val="0052529B"/>
    <w:rsid w:val="0052554A"/>
    <w:rsid w:val="00525A02"/>
    <w:rsid w:val="00526575"/>
    <w:rsid w:val="00526D03"/>
    <w:rsid w:val="0052756A"/>
    <w:rsid w:val="00527712"/>
    <w:rsid w:val="00530238"/>
    <w:rsid w:val="00530576"/>
    <w:rsid w:val="0053064D"/>
    <w:rsid w:val="00530E22"/>
    <w:rsid w:val="00531128"/>
    <w:rsid w:val="00531662"/>
    <w:rsid w:val="00531B40"/>
    <w:rsid w:val="00531C46"/>
    <w:rsid w:val="00531ED1"/>
    <w:rsid w:val="00532922"/>
    <w:rsid w:val="00532DBF"/>
    <w:rsid w:val="005332BC"/>
    <w:rsid w:val="005338F7"/>
    <w:rsid w:val="00533F49"/>
    <w:rsid w:val="005340F9"/>
    <w:rsid w:val="00534252"/>
    <w:rsid w:val="00534DDC"/>
    <w:rsid w:val="00534ECB"/>
    <w:rsid w:val="00535739"/>
    <w:rsid w:val="005357F2"/>
    <w:rsid w:val="00535A75"/>
    <w:rsid w:val="00535FFD"/>
    <w:rsid w:val="00536138"/>
    <w:rsid w:val="005362B8"/>
    <w:rsid w:val="005364AA"/>
    <w:rsid w:val="00536B26"/>
    <w:rsid w:val="00537007"/>
    <w:rsid w:val="005371CB"/>
    <w:rsid w:val="0053724D"/>
    <w:rsid w:val="005409A2"/>
    <w:rsid w:val="00540CD7"/>
    <w:rsid w:val="005414C1"/>
    <w:rsid w:val="0054160A"/>
    <w:rsid w:val="0054165B"/>
    <w:rsid w:val="00541D66"/>
    <w:rsid w:val="0054212E"/>
    <w:rsid w:val="00542426"/>
    <w:rsid w:val="00542455"/>
    <w:rsid w:val="00542EED"/>
    <w:rsid w:val="00543025"/>
    <w:rsid w:val="00543525"/>
    <w:rsid w:val="00543814"/>
    <w:rsid w:val="00543B32"/>
    <w:rsid w:val="00543C5F"/>
    <w:rsid w:val="00543D46"/>
    <w:rsid w:val="0054422D"/>
    <w:rsid w:val="005444C9"/>
    <w:rsid w:val="005446A8"/>
    <w:rsid w:val="0054489D"/>
    <w:rsid w:val="00544902"/>
    <w:rsid w:val="00544B9B"/>
    <w:rsid w:val="00544D6A"/>
    <w:rsid w:val="00544DA7"/>
    <w:rsid w:val="00544EAB"/>
    <w:rsid w:val="005457B6"/>
    <w:rsid w:val="00545919"/>
    <w:rsid w:val="00545BD5"/>
    <w:rsid w:val="0054650E"/>
    <w:rsid w:val="005465EF"/>
    <w:rsid w:val="00546C49"/>
    <w:rsid w:val="00546FAD"/>
    <w:rsid w:val="00547390"/>
    <w:rsid w:val="00547B65"/>
    <w:rsid w:val="00547CBB"/>
    <w:rsid w:val="00547D6A"/>
    <w:rsid w:val="00547FFA"/>
    <w:rsid w:val="0055009F"/>
    <w:rsid w:val="005501B0"/>
    <w:rsid w:val="005505B8"/>
    <w:rsid w:val="00550ACD"/>
    <w:rsid w:val="00551ABF"/>
    <w:rsid w:val="00551BC9"/>
    <w:rsid w:val="00551DB8"/>
    <w:rsid w:val="0055290B"/>
    <w:rsid w:val="00552FA9"/>
    <w:rsid w:val="00553DE8"/>
    <w:rsid w:val="00553FED"/>
    <w:rsid w:val="005545F5"/>
    <w:rsid w:val="005547DB"/>
    <w:rsid w:val="00554C91"/>
    <w:rsid w:val="00554D28"/>
    <w:rsid w:val="005559C9"/>
    <w:rsid w:val="00555C6F"/>
    <w:rsid w:val="00556076"/>
    <w:rsid w:val="0055610A"/>
    <w:rsid w:val="0055614C"/>
    <w:rsid w:val="0055648C"/>
    <w:rsid w:val="005567AC"/>
    <w:rsid w:val="005567BC"/>
    <w:rsid w:val="00556840"/>
    <w:rsid w:val="005569C2"/>
    <w:rsid w:val="00557268"/>
    <w:rsid w:val="00557787"/>
    <w:rsid w:val="00557CA4"/>
    <w:rsid w:val="00557E88"/>
    <w:rsid w:val="00560388"/>
    <w:rsid w:val="0056096A"/>
    <w:rsid w:val="0056098B"/>
    <w:rsid w:val="00560AAB"/>
    <w:rsid w:val="00560ECA"/>
    <w:rsid w:val="005616B1"/>
    <w:rsid w:val="00561E10"/>
    <w:rsid w:val="00562405"/>
    <w:rsid w:val="00562DBE"/>
    <w:rsid w:val="005632F5"/>
    <w:rsid w:val="0056397B"/>
    <w:rsid w:val="0056437E"/>
    <w:rsid w:val="005646B0"/>
    <w:rsid w:val="00564768"/>
    <w:rsid w:val="0056493C"/>
    <w:rsid w:val="00565343"/>
    <w:rsid w:val="005656AD"/>
    <w:rsid w:val="00565B72"/>
    <w:rsid w:val="00565C38"/>
    <w:rsid w:val="00565CF1"/>
    <w:rsid w:val="00566100"/>
    <w:rsid w:val="00566AD5"/>
    <w:rsid w:val="00566D14"/>
    <w:rsid w:val="00567138"/>
    <w:rsid w:val="0056717F"/>
    <w:rsid w:val="00567982"/>
    <w:rsid w:val="0057053D"/>
    <w:rsid w:val="00570573"/>
    <w:rsid w:val="0057066F"/>
    <w:rsid w:val="00570710"/>
    <w:rsid w:val="00570E12"/>
    <w:rsid w:val="00571187"/>
    <w:rsid w:val="0057157E"/>
    <w:rsid w:val="0057163D"/>
    <w:rsid w:val="005719B1"/>
    <w:rsid w:val="00571A97"/>
    <w:rsid w:val="00571CEE"/>
    <w:rsid w:val="00571FFF"/>
    <w:rsid w:val="005722B4"/>
    <w:rsid w:val="005722B8"/>
    <w:rsid w:val="0057382D"/>
    <w:rsid w:val="00573B8B"/>
    <w:rsid w:val="005742FF"/>
    <w:rsid w:val="0057476B"/>
    <w:rsid w:val="00574C94"/>
    <w:rsid w:val="0057521A"/>
    <w:rsid w:val="00575E59"/>
    <w:rsid w:val="0057640F"/>
    <w:rsid w:val="005766C1"/>
    <w:rsid w:val="005766E7"/>
    <w:rsid w:val="00576AE1"/>
    <w:rsid w:val="00576F60"/>
    <w:rsid w:val="00577050"/>
    <w:rsid w:val="005771B7"/>
    <w:rsid w:val="005772F7"/>
    <w:rsid w:val="00577606"/>
    <w:rsid w:val="00577CE8"/>
    <w:rsid w:val="00577FD7"/>
    <w:rsid w:val="00580435"/>
    <w:rsid w:val="005810C5"/>
    <w:rsid w:val="00581144"/>
    <w:rsid w:val="005818EE"/>
    <w:rsid w:val="00581F3F"/>
    <w:rsid w:val="00582931"/>
    <w:rsid w:val="00582A1B"/>
    <w:rsid w:val="00582A95"/>
    <w:rsid w:val="00582B15"/>
    <w:rsid w:val="00582D17"/>
    <w:rsid w:val="00582F7B"/>
    <w:rsid w:val="0058326A"/>
    <w:rsid w:val="00583617"/>
    <w:rsid w:val="00583868"/>
    <w:rsid w:val="005838AF"/>
    <w:rsid w:val="005839FF"/>
    <w:rsid w:val="00583DAE"/>
    <w:rsid w:val="0058431A"/>
    <w:rsid w:val="00584A12"/>
    <w:rsid w:val="00584AAA"/>
    <w:rsid w:val="00584C2E"/>
    <w:rsid w:val="00585039"/>
    <w:rsid w:val="00585106"/>
    <w:rsid w:val="00585280"/>
    <w:rsid w:val="005854EC"/>
    <w:rsid w:val="00585FB7"/>
    <w:rsid w:val="005862E4"/>
    <w:rsid w:val="00586679"/>
    <w:rsid w:val="00586846"/>
    <w:rsid w:val="005868B6"/>
    <w:rsid w:val="0058692A"/>
    <w:rsid w:val="00586981"/>
    <w:rsid w:val="00586C7F"/>
    <w:rsid w:val="00586FF7"/>
    <w:rsid w:val="0058730B"/>
    <w:rsid w:val="00587A40"/>
    <w:rsid w:val="00587A87"/>
    <w:rsid w:val="00587BB2"/>
    <w:rsid w:val="00587CB5"/>
    <w:rsid w:val="00587FF4"/>
    <w:rsid w:val="005902E2"/>
    <w:rsid w:val="0059064F"/>
    <w:rsid w:val="00590ACC"/>
    <w:rsid w:val="00590E0A"/>
    <w:rsid w:val="00591CE1"/>
    <w:rsid w:val="00592B04"/>
    <w:rsid w:val="00592B39"/>
    <w:rsid w:val="005933EC"/>
    <w:rsid w:val="00593894"/>
    <w:rsid w:val="005944A0"/>
    <w:rsid w:val="0059473E"/>
    <w:rsid w:val="00594E87"/>
    <w:rsid w:val="00595698"/>
    <w:rsid w:val="0059574D"/>
    <w:rsid w:val="005962D5"/>
    <w:rsid w:val="005964A3"/>
    <w:rsid w:val="00596684"/>
    <w:rsid w:val="00596D06"/>
    <w:rsid w:val="005974E6"/>
    <w:rsid w:val="005A044E"/>
    <w:rsid w:val="005A0E22"/>
    <w:rsid w:val="005A150B"/>
    <w:rsid w:val="005A16E2"/>
    <w:rsid w:val="005A187E"/>
    <w:rsid w:val="005A1CA4"/>
    <w:rsid w:val="005A29F4"/>
    <w:rsid w:val="005A2A10"/>
    <w:rsid w:val="005A2D1E"/>
    <w:rsid w:val="005A34DD"/>
    <w:rsid w:val="005A3888"/>
    <w:rsid w:val="005A38F6"/>
    <w:rsid w:val="005A3D2C"/>
    <w:rsid w:val="005A3EF6"/>
    <w:rsid w:val="005A4420"/>
    <w:rsid w:val="005A4B41"/>
    <w:rsid w:val="005A56D7"/>
    <w:rsid w:val="005A58E2"/>
    <w:rsid w:val="005A60A2"/>
    <w:rsid w:val="005A60E2"/>
    <w:rsid w:val="005A61D0"/>
    <w:rsid w:val="005A68CC"/>
    <w:rsid w:val="005A6CDC"/>
    <w:rsid w:val="005A6D23"/>
    <w:rsid w:val="005A7000"/>
    <w:rsid w:val="005A75CE"/>
    <w:rsid w:val="005A7A78"/>
    <w:rsid w:val="005A7AD9"/>
    <w:rsid w:val="005B0453"/>
    <w:rsid w:val="005B0655"/>
    <w:rsid w:val="005B07CE"/>
    <w:rsid w:val="005B0930"/>
    <w:rsid w:val="005B09EA"/>
    <w:rsid w:val="005B0DC4"/>
    <w:rsid w:val="005B1029"/>
    <w:rsid w:val="005B1394"/>
    <w:rsid w:val="005B1719"/>
    <w:rsid w:val="005B196B"/>
    <w:rsid w:val="005B1998"/>
    <w:rsid w:val="005B1AFD"/>
    <w:rsid w:val="005B1D47"/>
    <w:rsid w:val="005B2405"/>
    <w:rsid w:val="005B32C5"/>
    <w:rsid w:val="005B38C9"/>
    <w:rsid w:val="005B3F6D"/>
    <w:rsid w:val="005B4047"/>
    <w:rsid w:val="005B475C"/>
    <w:rsid w:val="005B4DE5"/>
    <w:rsid w:val="005B4EA2"/>
    <w:rsid w:val="005B50E2"/>
    <w:rsid w:val="005B511C"/>
    <w:rsid w:val="005B5193"/>
    <w:rsid w:val="005B526A"/>
    <w:rsid w:val="005B5F0F"/>
    <w:rsid w:val="005B63E1"/>
    <w:rsid w:val="005B70D8"/>
    <w:rsid w:val="005B711E"/>
    <w:rsid w:val="005B7C0C"/>
    <w:rsid w:val="005B7D8C"/>
    <w:rsid w:val="005B7DA3"/>
    <w:rsid w:val="005B7E54"/>
    <w:rsid w:val="005B7F5B"/>
    <w:rsid w:val="005C0201"/>
    <w:rsid w:val="005C0484"/>
    <w:rsid w:val="005C097B"/>
    <w:rsid w:val="005C0D49"/>
    <w:rsid w:val="005C143E"/>
    <w:rsid w:val="005C1B39"/>
    <w:rsid w:val="005C1FB3"/>
    <w:rsid w:val="005C215D"/>
    <w:rsid w:val="005C22BA"/>
    <w:rsid w:val="005C2700"/>
    <w:rsid w:val="005C29D3"/>
    <w:rsid w:val="005C2A47"/>
    <w:rsid w:val="005C2ADF"/>
    <w:rsid w:val="005C2CAC"/>
    <w:rsid w:val="005C325E"/>
    <w:rsid w:val="005C382E"/>
    <w:rsid w:val="005C3B99"/>
    <w:rsid w:val="005C4054"/>
    <w:rsid w:val="005C40A6"/>
    <w:rsid w:val="005C45E8"/>
    <w:rsid w:val="005C4628"/>
    <w:rsid w:val="005C490C"/>
    <w:rsid w:val="005C4DF1"/>
    <w:rsid w:val="005C5435"/>
    <w:rsid w:val="005C571F"/>
    <w:rsid w:val="005C57A7"/>
    <w:rsid w:val="005C63A9"/>
    <w:rsid w:val="005C6790"/>
    <w:rsid w:val="005C6AC8"/>
    <w:rsid w:val="005C7759"/>
    <w:rsid w:val="005C7A63"/>
    <w:rsid w:val="005D07B4"/>
    <w:rsid w:val="005D0BE0"/>
    <w:rsid w:val="005D1BA7"/>
    <w:rsid w:val="005D231E"/>
    <w:rsid w:val="005D287B"/>
    <w:rsid w:val="005D29C2"/>
    <w:rsid w:val="005D2BD5"/>
    <w:rsid w:val="005D2D56"/>
    <w:rsid w:val="005D370D"/>
    <w:rsid w:val="005D3F13"/>
    <w:rsid w:val="005D41CA"/>
    <w:rsid w:val="005D4EB1"/>
    <w:rsid w:val="005D5078"/>
    <w:rsid w:val="005D51BC"/>
    <w:rsid w:val="005D5337"/>
    <w:rsid w:val="005D5AE5"/>
    <w:rsid w:val="005D5E11"/>
    <w:rsid w:val="005D6E78"/>
    <w:rsid w:val="005D6EBA"/>
    <w:rsid w:val="005D7570"/>
    <w:rsid w:val="005D76F6"/>
    <w:rsid w:val="005D7892"/>
    <w:rsid w:val="005D7A15"/>
    <w:rsid w:val="005D7F5A"/>
    <w:rsid w:val="005E0049"/>
    <w:rsid w:val="005E07AF"/>
    <w:rsid w:val="005E0900"/>
    <w:rsid w:val="005E0954"/>
    <w:rsid w:val="005E0D29"/>
    <w:rsid w:val="005E10BB"/>
    <w:rsid w:val="005E17B3"/>
    <w:rsid w:val="005E1948"/>
    <w:rsid w:val="005E1AC1"/>
    <w:rsid w:val="005E2F46"/>
    <w:rsid w:val="005E2FB9"/>
    <w:rsid w:val="005E2FFE"/>
    <w:rsid w:val="005E3092"/>
    <w:rsid w:val="005E30BD"/>
    <w:rsid w:val="005E33EA"/>
    <w:rsid w:val="005E37A9"/>
    <w:rsid w:val="005E3F49"/>
    <w:rsid w:val="005E447F"/>
    <w:rsid w:val="005E460C"/>
    <w:rsid w:val="005E4652"/>
    <w:rsid w:val="005E46AE"/>
    <w:rsid w:val="005E4798"/>
    <w:rsid w:val="005E5408"/>
    <w:rsid w:val="005E5CF0"/>
    <w:rsid w:val="005E6426"/>
    <w:rsid w:val="005E6D55"/>
    <w:rsid w:val="005E6E09"/>
    <w:rsid w:val="005E6F97"/>
    <w:rsid w:val="005E7090"/>
    <w:rsid w:val="005E73DE"/>
    <w:rsid w:val="005E74AC"/>
    <w:rsid w:val="005E783E"/>
    <w:rsid w:val="005E7AF2"/>
    <w:rsid w:val="005E7C47"/>
    <w:rsid w:val="005E7EF5"/>
    <w:rsid w:val="005F01D6"/>
    <w:rsid w:val="005F01F7"/>
    <w:rsid w:val="005F0285"/>
    <w:rsid w:val="005F049E"/>
    <w:rsid w:val="005F0676"/>
    <w:rsid w:val="005F068E"/>
    <w:rsid w:val="005F087F"/>
    <w:rsid w:val="005F0BD7"/>
    <w:rsid w:val="005F0E92"/>
    <w:rsid w:val="005F13E6"/>
    <w:rsid w:val="005F29CC"/>
    <w:rsid w:val="005F2A71"/>
    <w:rsid w:val="005F36DB"/>
    <w:rsid w:val="005F37A2"/>
    <w:rsid w:val="005F3949"/>
    <w:rsid w:val="005F3DAB"/>
    <w:rsid w:val="005F3E5C"/>
    <w:rsid w:val="005F454E"/>
    <w:rsid w:val="005F48C1"/>
    <w:rsid w:val="005F4F81"/>
    <w:rsid w:val="005F4FC1"/>
    <w:rsid w:val="005F5158"/>
    <w:rsid w:val="005F51BA"/>
    <w:rsid w:val="005F52BF"/>
    <w:rsid w:val="005F55AA"/>
    <w:rsid w:val="005F57A5"/>
    <w:rsid w:val="005F5996"/>
    <w:rsid w:val="005F5C43"/>
    <w:rsid w:val="005F5D21"/>
    <w:rsid w:val="005F674E"/>
    <w:rsid w:val="005F6976"/>
    <w:rsid w:val="005F6CF5"/>
    <w:rsid w:val="005F6DD7"/>
    <w:rsid w:val="005F6E03"/>
    <w:rsid w:val="005F7718"/>
    <w:rsid w:val="005F7DC5"/>
    <w:rsid w:val="00600A2E"/>
    <w:rsid w:val="00600E21"/>
    <w:rsid w:val="00601AFA"/>
    <w:rsid w:val="0060226B"/>
    <w:rsid w:val="0060265F"/>
    <w:rsid w:val="00602A64"/>
    <w:rsid w:val="00602FF8"/>
    <w:rsid w:val="00603066"/>
    <w:rsid w:val="00603319"/>
    <w:rsid w:val="00603C6D"/>
    <w:rsid w:val="00603FCF"/>
    <w:rsid w:val="00604000"/>
    <w:rsid w:val="006045EB"/>
    <w:rsid w:val="006048BE"/>
    <w:rsid w:val="00604B62"/>
    <w:rsid w:val="00605688"/>
    <w:rsid w:val="00605EB3"/>
    <w:rsid w:val="006060CB"/>
    <w:rsid w:val="00606879"/>
    <w:rsid w:val="006069EF"/>
    <w:rsid w:val="00606AF4"/>
    <w:rsid w:val="00607870"/>
    <w:rsid w:val="006078F7"/>
    <w:rsid w:val="006101D6"/>
    <w:rsid w:val="006102C3"/>
    <w:rsid w:val="00610491"/>
    <w:rsid w:val="00610A3B"/>
    <w:rsid w:val="00610BE7"/>
    <w:rsid w:val="00610DF1"/>
    <w:rsid w:val="00611047"/>
    <w:rsid w:val="0061108A"/>
    <w:rsid w:val="00611354"/>
    <w:rsid w:val="00611660"/>
    <w:rsid w:val="006116E1"/>
    <w:rsid w:val="00611E2F"/>
    <w:rsid w:val="00611F05"/>
    <w:rsid w:val="0061234D"/>
    <w:rsid w:val="0061240D"/>
    <w:rsid w:val="0061275A"/>
    <w:rsid w:val="00612AE5"/>
    <w:rsid w:val="00612DBF"/>
    <w:rsid w:val="00612FEE"/>
    <w:rsid w:val="00613705"/>
    <w:rsid w:val="006138AA"/>
    <w:rsid w:val="00613B7D"/>
    <w:rsid w:val="006147B3"/>
    <w:rsid w:val="00614E2D"/>
    <w:rsid w:val="00615218"/>
    <w:rsid w:val="00615DB5"/>
    <w:rsid w:val="0061623B"/>
    <w:rsid w:val="00616981"/>
    <w:rsid w:val="00617247"/>
    <w:rsid w:val="00617518"/>
    <w:rsid w:val="00617DBF"/>
    <w:rsid w:val="006203D0"/>
    <w:rsid w:val="00620842"/>
    <w:rsid w:val="00620AD5"/>
    <w:rsid w:val="00620B68"/>
    <w:rsid w:val="00620E57"/>
    <w:rsid w:val="00621341"/>
    <w:rsid w:val="00621628"/>
    <w:rsid w:val="00621642"/>
    <w:rsid w:val="0062165E"/>
    <w:rsid w:val="00621C12"/>
    <w:rsid w:val="00621C50"/>
    <w:rsid w:val="00621C59"/>
    <w:rsid w:val="00622137"/>
    <w:rsid w:val="00622722"/>
    <w:rsid w:val="006228B4"/>
    <w:rsid w:val="0062290A"/>
    <w:rsid w:val="00622F11"/>
    <w:rsid w:val="00623383"/>
    <w:rsid w:val="006235E8"/>
    <w:rsid w:val="006239AA"/>
    <w:rsid w:val="00623A28"/>
    <w:rsid w:val="00624413"/>
    <w:rsid w:val="00624813"/>
    <w:rsid w:val="00624862"/>
    <w:rsid w:val="00624B06"/>
    <w:rsid w:val="00625068"/>
    <w:rsid w:val="006256D0"/>
    <w:rsid w:val="006258F4"/>
    <w:rsid w:val="00625FAF"/>
    <w:rsid w:val="00625FFA"/>
    <w:rsid w:val="00625FFF"/>
    <w:rsid w:val="006261C1"/>
    <w:rsid w:val="00626900"/>
    <w:rsid w:val="00626919"/>
    <w:rsid w:val="00626EDE"/>
    <w:rsid w:val="00627321"/>
    <w:rsid w:val="00627872"/>
    <w:rsid w:val="00627AEC"/>
    <w:rsid w:val="006305CF"/>
    <w:rsid w:val="0063088B"/>
    <w:rsid w:val="00630A61"/>
    <w:rsid w:val="00630BF6"/>
    <w:rsid w:val="00630F1F"/>
    <w:rsid w:val="0063108D"/>
    <w:rsid w:val="00631C23"/>
    <w:rsid w:val="00632FE9"/>
    <w:rsid w:val="00633087"/>
    <w:rsid w:val="006330E6"/>
    <w:rsid w:val="006339F1"/>
    <w:rsid w:val="006345E2"/>
    <w:rsid w:val="0063465F"/>
    <w:rsid w:val="00634C96"/>
    <w:rsid w:val="00634E5A"/>
    <w:rsid w:val="00634EA8"/>
    <w:rsid w:val="0063546F"/>
    <w:rsid w:val="006360C9"/>
    <w:rsid w:val="006365B8"/>
    <w:rsid w:val="00636B17"/>
    <w:rsid w:val="00637040"/>
    <w:rsid w:val="006371EF"/>
    <w:rsid w:val="00637805"/>
    <w:rsid w:val="00637D35"/>
    <w:rsid w:val="0064007D"/>
    <w:rsid w:val="006401BD"/>
    <w:rsid w:val="00640976"/>
    <w:rsid w:val="00640B23"/>
    <w:rsid w:val="0064149B"/>
    <w:rsid w:val="006417C9"/>
    <w:rsid w:val="00641A94"/>
    <w:rsid w:val="00641E75"/>
    <w:rsid w:val="00641ED7"/>
    <w:rsid w:val="006421BD"/>
    <w:rsid w:val="00642255"/>
    <w:rsid w:val="00642578"/>
    <w:rsid w:val="00642B59"/>
    <w:rsid w:val="00642B5F"/>
    <w:rsid w:val="00642E67"/>
    <w:rsid w:val="006431F9"/>
    <w:rsid w:val="00643379"/>
    <w:rsid w:val="006444FF"/>
    <w:rsid w:val="00644CF7"/>
    <w:rsid w:val="00645275"/>
    <w:rsid w:val="0064543B"/>
    <w:rsid w:val="0064576B"/>
    <w:rsid w:val="00645997"/>
    <w:rsid w:val="00645A02"/>
    <w:rsid w:val="006461DD"/>
    <w:rsid w:val="00646872"/>
    <w:rsid w:val="0064697C"/>
    <w:rsid w:val="00646EB0"/>
    <w:rsid w:val="0064736A"/>
    <w:rsid w:val="00647978"/>
    <w:rsid w:val="006479D9"/>
    <w:rsid w:val="00647DDA"/>
    <w:rsid w:val="00650134"/>
    <w:rsid w:val="0065083A"/>
    <w:rsid w:val="00650C33"/>
    <w:rsid w:val="00650F48"/>
    <w:rsid w:val="006513DC"/>
    <w:rsid w:val="0065156F"/>
    <w:rsid w:val="006516F8"/>
    <w:rsid w:val="006517E8"/>
    <w:rsid w:val="00651809"/>
    <w:rsid w:val="00651B4F"/>
    <w:rsid w:val="0065221B"/>
    <w:rsid w:val="006526DE"/>
    <w:rsid w:val="0065289C"/>
    <w:rsid w:val="006528BC"/>
    <w:rsid w:val="00652928"/>
    <w:rsid w:val="00652C52"/>
    <w:rsid w:val="00652D6E"/>
    <w:rsid w:val="00652F99"/>
    <w:rsid w:val="006537B1"/>
    <w:rsid w:val="00654549"/>
    <w:rsid w:val="00654741"/>
    <w:rsid w:val="00654944"/>
    <w:rsid w:val="00654B01"/>
    <w:rsid w:val="00654E8D"/>
    <w:rsid w:val="00655E12"/>
    <w:rsid w:val="00655F43"/>
    <w:rsid w:val="0065615A"/>
    <w:rsid w:val="00656620"/>
    <w:rsid w:val="006571D0"/>
    <w:rsid w:val="0065759F"/>
    <w:rsid w:val="00657C9F"/>
    <w:rsid w:val="00657D04"/>
    <w:rsid w:val="00660178"/>
    <w:rsid w:val="00660634"/>
    <w:rsid w:val="00660C2B"/>
    <w:rsid w:val="00661439"/>
    <w:rsid w:val="00661C8F"/>
    <w:rsid w:val="00662A42"/>
    <w:rsid w:val="006632BA"/>
    <w:rsid w:val="006632D8"/>
    <w:rsid w:val="006636F6"/>
    <w:rsid w:val="006643B6"/>
    <w:rsid w:val="00664486"/>
    <w:rsid w:val="00664D86"/>
    <w:rsid w:val="00665258"/>
    <w:rsid w:val="006652FD"/>
    <w:rsid w:val="00665353"/>
    <w:rsid w:val="00665667"/>
    <w:rsid w:val="0066587C"/>
    <w:rsid w:val="00665B52"/>
    <w:rsid w:val="00665F1A"/>
    <w:rsid w:val="00666250"/>
    <w:rsid w:val="00666325"/>
    <w:rsid w:val="00667B72"/>
    <w:rsid w:val="00667C8E"/>
    <w:rsid w:val="0067017E"/>
    <w:rsid w:val="00670E13"/>
    <w:rsid w:val="00671439"/>
    <w:rsid w:val="006714DA"/>
    <w:rsid w:val="00671654"/>
    <w:rsid w:val="006732A6"/>
    <w:rsid w:val="00673582"/>
    <w:rsid w:val="00673A22"/>
    <w:rsid w:val="00673A9A"/>
    <w:rsid w:val="006740EE"/>
    <w:rsid w:val="006744B6"/>
    <w:rsid w:val="00674CE6"/>
    <w:rsid w:val="00674F47"/>
    <w:rsid w:val="006752B6"/>
    <w:rsid w:val="00675A60"/>
    <w:rsid w:val="00675A71"/>
    <w:rsid w:val="00676562"/>
    <w:rsid w:val="00676790"/>
    <w:rsid w:val="00677299"/>
    <w:rsid w:val="0067798A"/>
    <w:rsid w:val="00677B77"/>
    <w:rsid w:val="00677EE0"/>
    <w:rsid w:val="00677F67"/>
    <w:rsid w:val="006807E1"/>
    <w:rsid w:val="00680A04"/>
    <w:rsid w:val="00680A9F"/>
    <w:rsid w:val="00680D8D"/>
    <w:rsid w:val="006816B7"/>
    <w:rsid w:val="00681AF9"/>
    <w:rsid w:val="00681C61"/>
    <w:rsid w:val="006820B7"/>
    <w:rsid w:val="0068228D"/>
    <w:rsid w:val="00682929"/>
    <w:rsid w:val="0068360C"/>
    <w:rsid w:val="00683668"/>
    <w:rsid w:val="006837CA"/>
    <w:rsid w:val="006838B1"/>
    <w:rsid w:val="00683D34"/>
    <w:rsid w:val="00684034"/>
    <w:rsid w:val="006842CD"/>
    <w:rsid w:val="0068520D"/>
    <w:rsid w:val="00685706"/>
    <w:rsid w:val="00685B56"/>
    <w:rsid w:val="00686095"/>
    <w:rsid w:val="006862F0"/>
    <w:rsid w:val="00686485"/>
    <w:rsid w:val="0068666E"/>
    <w:rsid w:val="00686D8E"/>
    <w:rsid w:val="00686FD2"/>
    <w:rsid w:val="00687342"/>
    <w:rsid w:val="006879B3"/>
    <w:rsid w:val="00687F97"/>
    <w:rsid w:val="006900EC"/>
    <w:rsid w:val="00690638"/>
    <w:rsid w:val="006911C3"/>
    <w:rsid w:val="006914FF"/>
    <w:rsid w:val="00691921"/>
    <w:rsid w:val="00691DAA"/>
    <w:rsid w:val="00691FF9"/>
    <w:rsid w:val="006921E5"/>
    <w:rsid w:val="0069290F"/>
    <w:rsid w:val="006929B0"/>
    <w:rsid w:val="006933E7"/>
    <w:rsid w:val="006935C5"/>
    <w:rsid w:val="00693F30"/>
    <w:rsid w:val="00694037"/>
    <w:rsid w:val="00694072"/>
    <w:rsid w:val="006941E9"/>
    <w:rsid w:val="00694289"/>
    <w:rsid w:val="006947B8"/>
    <w:rsid w:val="00694B42"/>
    <w:rsid w:val="00694F8E"/>
    <w:rsid w:val="006957A9"/>
    <w:rsid w:val="00695B2C"/>
    <w:rsid w:val="00695B4D"/>
    <w:rsid w:val="006962FF"/>
    <w:rsid w:val="0069657C"/>
    <w:rsid w:val="0069667B"/>
    <w:rsid w:val="00696DB4"/>
    <w:rsid w:val="00697550"/>
    <w:rsid w:val="00697BED"/>
    <w:rsid w:val="00697D55"/>
    <w:rsid w:val="006A0569"/>
    <w:rsid w:val="006A0BD2"/>
    <w:rsid w:val="006A0F6F"/>
    <w:rsid w:val="006A114B"/>
    <w:rsid w:val="006A14E7"/>
    <w:rsid w:val="006A1753"/>
    <w:rsid w:val="006A195C"/>
    <w:rsid w:val="006A1C2C"/>
    <w:rsid w:val="006A317D"/>
    <w:rsid w:val="006A318D"/>
    <w:rsid w:val="006A3AB0"/>
    <w:rsid w:val="006A3C45"/>
    <w:rsid w:val="006A3D82"/>
    <w:rsid w:val="006A47A7"/>
    <w:rsid w:val="006A48A0"/>
    <w:rsid w:val="006A4BBC"/>
    <w:rsid w:val="006A506B"/>
    <w:rsid w:val="006A5AC3"/>
    <w:rsid w:val="006A5BC1"/>
    <w:rsid w:val="006A5C50"/>
    <w:rsid w:val="006A6419"/>
    <w:rsid w:val="006A6808"/>
    <w:rsid w:val="006A68C0"/>
    <w:rsid w:val="006A6F23"/>
    <w:rsid w:val="006A7773"/>
    <w:rsid w:val="006A7F4B"/>
    <w:rsid w:val="006B04B8"/>
    <w:rsid w:val="006B0A4E"/>
    <w:rsid w:val="006B18B1"/>
    <w:rsid w:val="006B1C1B"/>
    <w:rsid w:val="006B1C2E"/>
    <w:rsid w:val="006B1CC5"/>
    <w:rsid w:val="006B22B0"/>
    <w:rsid w:val="006B29B3"/>
    <w:rsid w:val="006B2F86"/>
    <w:rsid w:val="006B3884"/>
    <w:rsid w:val="006B3B1A"/>
    <w:rsid w:val="006B3D28"/>
    <w:rsid w:val="006B3F38"/>
    <w:rsid w:val="006B408B"/>
    <w:rsid w:val="006B40B6"/>
    <w:rsid w:val="006B42C7"/>
    <w:rsid w:val="006B47F6"/>
    <w:rsid w:val="006B4A7D"/>
    <w:rsid w:val="006B5053"/>
    <w:rsid w:val="006B5C8B"/>
    <w:rsid w:val="006B5EE9"/>
    <w:rsid w:val="006B5EF1"/>
    <w:rsid w:val="006B6A4C"/>
    <w:rsid w:val="006B728E"/>
    <w:rsid w:val="006B7921"/>
    <w:rsid w:val="006B7DDF"/>
    <w:rsid w:val="006B7E52"/>
    <w:rsid w:val="006C05E4"/>
    <w:rsid w:val="006C0EFF"/>
    <w:rsid w:val="006C1135"/>
    <w:rsid w:val="006C1461"/>
    <w:rsid w:val="006C1736"/>
    <w:rsid w:val="006C1D61"/>
    <w:rsid w:val="006C1E5C"/>
    <w:rsid w:val="006C22B5"/>
    <w:rsid w:val="006C2A92"/>
    <w:rsid w:val="006C2D85"/>
    <w:rsid w:val="006C33AF"/>
    <w:rsid w:val="006C39EE"/>
    <w:rsid w:val="006C3F98"/>
    <w:rsid w:val="006C3FDA"/>
    <w:rsid w:val="006C4252"/>
    <w:rsid w:val="006C49DB"/>
    <w:rsid w:val="006C4A0C"/>
    <w:rsid w:val="006C4ECE"/>
    <w:rsid w:val="006C4FE6"/>
    <w:rsid w:val="006C5B67"/>
    <w:rsid w:val="006C5D9C"/>
    <w:rsid w:val="006C5FB7"/>
    <w:rsid w:val="006C7CE4"/>
    <w:rsid w:val="006D0164"/>
    <w:rsid w:val="006D0265"/>
    <w:rsid w:val="006D0A07"/>
    <w:rsid w:val="006D125D"/>
    <w:rsid w:val="006D19A6"/>
    <w:rsid w:val="006D1D32"/>
    <w:rsid w:val="006D1EF1"/>
    <w:rsid w:val="006D2594"/>
    <w:rsid w:val="006D3A45"/>
    <w:rsid w:val="006D4147"/>
    <w:rsid w:val="006D55AE"/>
    <w:rsid w:val="006D58B4"/>
    <w:rsid w:val="006D5C4F"/>
    <w:rsid w:val="006D5D55"/>
    <w:rsid w:val="006D638B"/>
    <w:rsid w:val="006D6395"/>
    <w:rsid w:val="006D66D7"/>
    <w:rsid w:val="006D6B86"/>
    <w:rsid w:val="006D7290"/>
    <w:rsid w:val="006E0926"/>
    <w:rsid w:val="006E0DDF"/>
    <w:rsid w:val="006E13D8"/>
    <w:rsid w:val="006E1622"/>
    <w:rsid w:val="006E1C0B"/>
    <w:rsid w:val="006E1CA4"/>
    <w:rsid w:val="006E1D30"/>
    <w:rsid w:val="006E26FC"/>
    <w:rsid w:val="006E2766"/>
    <w:rsid w:val="006E31B8"/>
    <w:rsid w:val="006E3397"/>
    <w:rsid w:val="006E340C"/>
    <w:rsid w:val="006E3AC4"/>
    <w:rsid w:val="006E3B61"/>
    <w:rsid w:val="006E3B86"/>
    <w:rsid w:val="006E3CA3"/>
    <w:rsid w:val="006E3E89"/>
    <w:rsid w:val="006E40E2"/>
    <w:rsid w:val="006E416C"/>
    <w:rsid w:val="006E4E5F"/>
    <w:rsid w:val="006E589B"/>
    <w:rsid w:val="006E61CF"/>
    <w:rsid w:val="006E6554"/>
    <w:rsid w:val="006E68E0"/>
    <w:rsid w:val="006E6A5C"/>
    <w:rsid w:val="006E7418"/>
    <w:rsid w:val="006E775F"/>
    <w:rsid w:val="006E77C7"/>
    <w:rsid w:val="006E7F10"/>
    <w:rsid w:val="006E7F6F"/>
    <w:rsid w:val="006F096E"/>
    <w:rsid w:val="006F0E29"/>
    <w:rsid w:val="006F139B"/>
    <w:rsid w:val="006F17D7"/>
    <w:rsid w:val="006F1AB5"/>
    <w:rsid w:val="006F1B9B"/>
    <w:rsid w:val="006F206D"/>
    <w:rsid w:val="006F22D0"/>
    <w:rsid w:val="006F244F"/>
    <w:rsid w:val="006F2626"/>
    <w:rsid w:val="006F2AA3"/>
    <w:rsid w:val="006F2F55"/>
    <w:rsid w:val="006F4300"/>
    <w:rsid w:val="006F44A1"/>
    <w:rsid w:val="006F4D8E"/>
    <w:rsid w:val="006F5B4D"/>
    <w:rsid w:val="006F5C67"/>
    <w:rsid w:val="006F5D93"/>
    <w:rsid w:val="006F6022"/>
    <w:rsid w:val="006F650F"/>
    <w:rsid w:val="006F69E3"/>
    <w:rsid w:val="006F6AEB"/>
    <w:rsid w:val="006F6CD6"/>
    <w:rsid w:val="006F7830"/>
    <w:rsid w:val="006F7A0C"/>
    <w:rsid w:val="006F7A5C"/>
    <w:rsid w:val="006F7D98"/>
    <w:rsid w:val="006F7ED0"/>
    <w:rsid w:val="00700202"/>
    <w:rsid w:val="00700614"/>
    <w:rsid w:val="00700CE0"/>
    <w:rsid w:val="0070155B"/>
    <w:rsid w:val="00701DB1"/>
    <w:rsid w:val="00701F5E"/>
    <w:rsid w:val="00702277"/>
    <w:rsid w:val="00702AB0"/>
    <w:rsid w:val="00702E64"/>
    <w:rsid w:val="0070318A"/>
    <w:rsid w:val="00703539"/>
    <w:rsid w:val="00703BCB"/>
    <w:rsid w:val="0070404C"/>
    <w:rsid w:val="00704186"/>
    <w:rsid w:val="007055B4"/>
    <w:rsid w:val="00705FE0"/>
    <w:rsid w:val="00706705"/>
    <w:rsid w:val="00706BE2"/>
    <w:rsid w:val="00707CE0"/>
    <w:rsid w:val="0071062D"/>
    <w:rsid w:val="0071073A"/>
    <w:rsid w:val="00710755"/>
    <w:rsid w:val="00710A8F"/>
    <w:rsid w:val="00710D90"/>
    <w:rsid w:val="007118A2"/>
    <w:rsid w:val="00711B02"/>
    <w:rsid w:val="00712172"/>
    <w:rsid w:val="007127A6"/>
    <w:rsid w:val="00712AD0"/>
    <w:rsid w:val="00712BB6"/>
    <w:rsid w:val="007132BA"/>
    <w:rsid w:val="007134FC"/>
    <w:rsid w:val="007137C7"/>
    <w:rsid w:val="00713876"/>
    <w:rsid w:val="00713C53"/>
    <w:rsid w:val="00713F8E"/>
    <w:rsid w:val="0071436F"/>
    <w:rsid w:val="0071481B"/>
    <w:rsid w:val="00714B94"/>
    <w:rsid w:val="00714DFA"/>
    <w:rsid w:val="00715228"/>
    <w:rsid w:val="00715617"/>
    <w:rsid w:val="00715F18"/>
    <w:rsid w:val="00716319"/>
    <w:rsid w:val="00716A99"/>
    <w:rsid w:val="00717438"/>
    <w:rsid w:val="007175E7"/>
    <w:rsid w:val="00717EC7"/>
    <w:rsid w:val="00720B03"/>
    <w:rsid w:val="00720D57"/>
    <w:rsid w:val="00721121"/>
    <w:rsid w:val="007211C3"/>
    <w:rsid w:val="00721A3A"/>
    <w:rsid w:val="00721A47"/>
    <w:rsid w:val="00721C30"/>
    <w:rsid w:val="0072210C"/>
    <w:rsid w:val="007234A7"/>
    <w:rsid w:val="00723745"/>
    <w:rsid w:val="00723C07"/>
    <w:rsid w:val="00723E24"/>
    <w:rsid w:val="00724576"/>
    <w:rsid w:val="00724AE0"/>
    <w:rsid w:val="007253B1"/>
    <w:rsid w:val="0072641A"/>
    <w:rsid w:val="00726459"/>
    <w:rsid w:val="0072661D"/>
    <w:rsid w:val="007269DE"/>
    <w:rsid w:val="007269E8"/>
    <w:rsid w:val="00727014"/>
    <w:rsid w:val="00727161"/>
    <w:rsid w:val="0072726C"/>
    <w:rsid w:val="007274E1"/>
    <w:rsid w:val="007278E3"/>
    <w:rsid w:val="007301F5"/>
    <w:rsid w:val="007309AC"/>
    <w:rsid w:val="00730ADE"/>
    <w:rsid w:val="00731750"/>
    <w:rsid w:val="00731981"/>
    <w:rsid w:val="00731D29"/>
    <w:rsid w:val="00731E12"/>
    <w:rsid w:val="00731E2D"/>
    <w:rsid w:val="00731EC3"/>
    <w:rsid w:val="007321E1"/>
    <w:rsid w:val="0073225D"/>
    <w:rsid w:val="007326D0"/>
    <w:rsid w:val="00732CF2"/>
    <w:rsid w:val="00733815"/>
    <w:rsid w:val="007338CB"/>
    <w:rsid w:val="00733C2F"/>
    <w:rsid w:val="00733E95"/>
    <w:rsid w:val="0073463A"/>
    <w:rsid w:val="007347B0"/>
    <w:rsid w:val="00734F44"/>
    <w:rsid w:val="0073648A"/>
    <w:rsid w:val="007367E3"/>
    <w:rsid w:val="007369C5"/>
    <w:rsid w:val="00737403"/>
    <w:rsid w:val="00737C15"/>
    <w:rsid w:val="0074037C"/>
    <w:rsid w:val="00740865"/>
    <w:rsid w:val="00740ACF"/>
    <w:rsid w:val="00740CC8"/>
    <w:rsid w:val="00740DDD"/>
    <w:rsid w:val="007414F6"/>
    <w:rsid w:val="00741632"/>
    <w:rsid w:val="00741AF8"/>
    <w:rsid w:val="00741ECF"/>
    <w:rsid w:val="00742449"/>
    <w:rsid w:val="007424E9"/>
    <w:rsid w:val="00742789"/>
    <w:rsid w:val="007428F7"/>
    <w:rsid w:val="00742B5C"/>
    <w:rsid w:val="00743302"/>
    <w:rsid w:val="00744401"/>
    <w:rsid w:val="0074448D"/>
    <w:rsid w:val="00744516"/>
    <w:rsid w:val="007448D1"/>
    <w:rsid w:val="00744D4D"/>
    <w:rsid w:val="00745352"/>
    <w:rsid w:val="00746AC4"/>
    <w:rsid w:val="00746F6B"/>
    <w:rsid w:val="007471D5"/>
    <w:rsid w:val="007472E8"/>
    <w:rsid w:val="00747C8F"/>
    <w:rsid w:val="00750263"/>
    <w:rsid w:val="00750D2B"/>
    <w:rsid w:val="00750F6D"/>
    <w:rsid w:val="00751057"/>
    <w:rsid w:val="007513BB"/>
    <w:rsid w:val="0075140A"/>
    <w:rsid w:val="00751B78"/>
    <w:rsid w:val="00751CD0"/>
    <w:rsid w:val="00751D96"/>
    <w:rsid w:val="00751F08"/>
    <w:rsid w:val="0075283A"/>
    <w:rsid w:val="00753130"/>
    <w:rsid w:val="00753191"/>
    <w:rsid w:val="0075321E"/>
    <w:rsid w:val="00753373"/>
    <w:rsid w:val="007538E1"/>
    <w:rsid w:val="00753CB9"/>
    <w:rsid w:val="00753CBE"/>
    <w:rsid w:val="00753CFD"/>
    <w:rsid w:val="0075472F"/>
    <w:rsid w:val="007549DC"/>
    <w:rsid w:val="00754FDE"/>
    <w:rsid w:val="00755559"/>
    <w:rsid w:val="007556DC"/>
    <w:rsid w:val="007559B2"/>
    <w:rsid w:val="00755AEF"/>
    <w:rsid w:val="007563E1"/>
    <w:rsid w:val="00756EA8"/>
    <w:rsid w:val="00756F04"/>
    <w:rsid w:val="00757C3C"/>
    <w:rsid w:val="00760315"/>
    <w:rsid w:val="007605AE"/>
    <w:rsid w:val="00760EFC"/>
    <w:rsid w:val="00761152"/>
    <w:rsid w:val="00761761"/>
    <w:rsid w:val="007617B9"/>
    <w:rsid w:val="00761A63"/>
    <w:rsid w:val="00761BEB"/>
    <w:rsid w:val="00761C35"/>
    <w:rsid w:val="00761F27"/>
    <w:rsid w:val="007624B2"/>
    <w:rsid w:val="00762532"/>
    <w:rsid w:val="007627C6"/>
    <w:rsid w:val="0076286F"/>
    <w:rsid w:val="00762F9A"/>
    <w:rsid w:val="0076336C"/>
    <w:rsid w:val="00763D4D"/>
    <w:rsid w:val="00764566"/>
    <w:rsid w:val="00764DB7"/>
    <w:rsid w:val="0076539C"/>
    <w:rsid w:val="00765626"/>
    <w:rsid w:val="00765D1B"/>
    <w:rsid w:val="00765D3F"/>
    <w:rsid w:val="00766800"/>
    <w:rsid w:val="00766CC1"/>
    <w:rsid w:val="00766E3F"/>
    <w:rsid w:val="00766F43"/>
    <w:rsid w:val="00767A4A"/>
    <w:rsid w:val="00767F96"/>
    <w:rsid w:val="00770484"/>
    <w:rsid w:val="0077059D"/>
    <w:rsid w:val="007706B8"/>
    <w:rsid w:val="0077099B"/>
    <w:rsid w:val="0077115E"/>
    <w:rsid w:val="00771194"/>
    <w:rsid w:val="0077198B"/>
    <w:rsid w:val="00771EF7"/>
    <w:rsid w:val="00771F86"/>
    <w:rsid w:val="007725D8"/>
    <w:rsid w:val="007731E9"/>
    <w:rsid w:val="0077396A"/>
    <w:rsid w:val="00773AC2"/>
    <w:rsid w:val="00774518"/>
    <w:rsid w:val="007746F2"/>
    <w:rsid w:val="007750D6"/>
    <w:rsid w:val="007763C8"/>
    <w:rsid w:val="00776E6B"/>
    <w:rsid w:val="00776F7E"/>
    <w:rsid w:val="00776FD7"/>
    <w:rsid w:val="007776B8"/>
    <w:rsid w:val="00777994"/>
    <w:rsid w:val="00777D66"/>
    <w:rsid w:val="00777DDB"/>
    <w:rsid w:val="007800CE"/>
    <w:rsid w:val="0078069A"/>
    <w:rsid w:val="00780C0E"/>
    <w:rsid w:val="007817CC"/>
    <w:rsid w:val="00781F25"/>
    <w:rsid w:val="00782272"/>
    <w:rsid w:val="007829A1"/>
    <w:rsid w:val="00782FC9"/>
    <w:rsid w:val="007838E8"/>
    <w:rsid w:val="00784919"/>
    <w:rsid w:val="00784B66"/>
    <w:rsid w:val="00784DCF"/>
    <w:rsid w:val="00784DFD"/>
    <w:rsid w:val="00785769"/>
    <w:rsid w:val="00785A54"/>
    <w:rsid w:val="007867D9"/>
    <w:rsid w:val="00786A55"/>
    <w:rsid w:val="00786A8C"/>
    <w:rsid w:val="00786CA3"/>
    <w:rsid w:val="0078726E"/>
    <w:rsid w:val="0079003E"/>
    <w:rsid w:val="00790476"/>
    <w:rsid w:val="007905B2"/>
    <w:rsid w:val="0079066C"/>
    <w:rsid w:val="00790CB5"/>
    <w:rsid w:val="00790D04"/>
    <w:rsid w:val="00791363"/>
    <w:rsid w:val="00791593"/>
    <w:rsid w:val="00791B19"/>
    <w:rsid w:val="00791BC3"/>
    <w:rsid w:val="00791E91"/>
    <w:rsid w:val="007920FD"/>
    <w:rsid w:val="00792590"/>
    <w:rsid w:val="00792F7F"/>
    <w:rsid w:val="00792FD2"/>
    <w:rsid w:val="00793458"/>
    <w:rsid w:val="00794507"/>
    <w:rsid w:val="00795145"/>
    <w:rsid w:val="007951F0"/>
    <w:rsid w:val="0079598B"/>
    <w:rsid w:val="00795C1E"/>
    <w:rsid w:val="00795EE1"/>
    <w:rsid w:val="00796125"/>
    <w:rsid w:val="0079669B"/>
    <w:rsid w:val="00796D43"/>
    <w:rsid w:val="00796E17"/>
    <w:rsid w:val="00796F0D"/>
    <w:rsid w:val="00796F1D"/>
    <w:rsid w:val="00797329"/>
    <w:rsid w:val="0079781F"/>
    <w:rsid w:val="007979C9"/>
    <w:rsid w:val="00797A8D"/>
    <w:rsid w:val="00797C21"/>
    <w:rsid w:val="00797E5D"/>
    <w:rsid w:val="007A080E"/>
    <w:rsid w:val="007A0876"/>
    <w:rsid w:val="007A0877"/>
    <w:rsid w:val="007A11E5"/>
    <w:rsid w:val="007A1E75"/>
    <w:rsid w:val="007A1F5D"/>
    <w:rsid w:val="007A2347"/>
    <w:rsid w:val="007A2BD9"/>
    <w:rsid w:val="007A2ED9"/>
    <w:rsid w:val="007A3913"/>
    <w:rsid w:val="007A3C36"/>
    <w:rsid w:val="007A3CBC"/>
    <w:rsid w:val="007A3D65"/>
    <w:rsid w:val="007A4057"/>
    <w:rsid w:val="007A4728"/>
    <w:rsid w:val="007A49C8"/>
    <w:rsid w:val="007A49E0"/>
    <w:rsid w:val="007A5079"/>
    <w:rsid w:val="007A5125"/>
    <w:rsid w:val="007A5241"/>
    <w:rsid w:val="007A530A"/>
    <w:rsid w:val="007A534B"/>
    <w:rsid w:val="007A5951"/>
    <w:rsid w:val="007A5A69"/>
    <w:rsid w:val="007A5B4F"/>
    <w:rsid w:val="007A6094"/>
    <w:rsid w:val="007A626F"/>
    <w:rsid w:val="007A6292"/>
    <w:rsid w:val="007A66CB"/>
    <w:rsid w:val="007A66E2"/>
    <w:rsid w:val="007A673F"/>
    <w:rsid w:val="007A7216"/>
    <w:rsid w:val="007A72E3"/>
    <w:rsid w:val="007A75DB"/>
    <w:rsid w:val="007A7900"/>
    <w:rsid w:val="007A7F3D"/>
    <w:rsid w:val="007B00A7"/>
    <w:rsid w:val="007B0C99"/>
    <w:rsid w:val="007B1006"/>
    <w:rsid w:val="007B1675"/>
    <w:rsid w:val="007B178A"/>
    <w:rsid w:val="007B1E42"/>
    <w:rsid w:val="007B253D"/>
    <w:rsid w:val="007B2842"/>
    <w:rsid w:val="007B2B7F"/>
    <w:rsid w:val="007B2F9A"/>
    <w:rsid w:val="007B32CF"/>
    <w:rsid w:val="007B3378"/>
    <w:rsid w:val="007B36CE"/>
    <w:rsid w:val="007B3AD1"/>
    <w:rsid w:val="007B3B34"/>
    <w:rsid w:val="007B3D86"/>
    <w:rsid w:val="007B3FDA"/>
    <w:rsid w:val="007B4052"/>
    <w:rsid w:val="007B4176"/>
    <w:rsid w:val="007B443A"/>
    <w:rsid w:val="007B5C9F"/>
    <w:rsid w:val="007B6024"/>
    <w:rsid w:val="007B6172"/>
    <w:rsid w:val="007B6457"/>
    <w:rsid w:val="007B64C8"/>
    <w:rsid w:val="007B67B5"/>
    <w:rsid w:val="007B6D79"/>
    <w:rsid w:val="007B7086"/>
    <w:rsid w:val="007B769E"/>
    <w:rsid w:val="007B7781"/>
    <w:rsid w:val="007C0653"/>
    <w:rsid w:val="007C0924"/>
    <w:rsid w:val="007C0A6D"/>
    <w:rsid w:val="007C0E34"/>
    <w:rsid w:val="007C103B"/>
    <w:rsid w:val="007C1AE8"/>
    <w:rsid w:val="007C1DFB"/>
    <w:rsid w:val="007C1FF3"/>
    <w:rsid w:val="007C2433"/>
    <w:rsid w:val="007C2D19"/>
    <w:rsid w:val="007C30DF"/>
    <w:rsid w:val="007C34A2"/>
    <w:rsid w:val="007C3CB2"/>
    <w:rsid w:val="007C3DA0"/>
    <w:rsid w:val="007C44DB"/>
    <w:rsid w:val="007C474E"/>
    <w:rsid w:val="007C4B53"/>
    <w:rsid w:val="007C4D55"/>
    <w:rsid w:val="007C5180"/>
    <w:rsid w:val="007C528B"/>
    <w:rsid w:val="007C5464"/>
    <w:rsid w:val="007C56DE"/>
    <w:rsid w:val="007C5C98"/>
    <w:rsid w:val="007C6298"/>
    <w:rsid w:val="007C6464"/>
    <w:rsid w:val="007C7305"/>
    <w:rsid w:val="007C7A90"/>
    <w:rsid w:val="007C7FAD"/>
    <w:rsid w:val="007D022A"/>
    <w:rsid w:val="007D0476"/>
    <w:rsid w:val="007D0797"/>
    <w:rsid w:val="007D08D9"/>
    <w:rsid w:val="007D14C9"/>
    <w:rsid w:val="007D18B2"/>
    <w:rsid w:val="007D1934"/>
    <w:rsid w:val="007D1E1A"/>
    <w:rsid w:val="007D1FA9"/>
    <w:rsid w:val="007D22E3"/>
    <w:rsid w:val="007D2562"/>
    <w:rsid w:val="007D356C"/>
    <w:rsid w:val="007D38EE"/>
    <w:rsid w:val="007D3940"/>
    <w:rsid w:val="007D3C0F"/>
    <w:rsid w:val="007D4AF6"/>
    <w:rsid w:val="007D4D6E"/>
    <w:rsid w:val="007D5130"/>
    <w:rsid w:val="007D530C"/>
    <w:rsid w:val="007D5438"/>
    <w:rsid w:val="007D5A74"/>
    <w:rsid w:val="007D5BC1"/>
    <w:rsid w:val="007D62E6"/>
    <w:rsid w:val="007D63CA"/>
    <w:rsid w:val="007D6437"/>
    <w:rsid w:val="007D6441"/>
    <w:rsid w:val="007D6954"/>
    <w:rsid w:val="007D6C89"/>
    <w:rsid w:val="007D6E56"/>
    <w:rsid w:val="007D6FF4"/>
    <w:rsid w:val="007D7BE0"/>
    <w:rsid w:val="007D7D12"/>
    <w:rsid w:val="007D7F67"/>
    <w:rsid w:val="007E0148"/>
    <w:rsid w:val="007E031F"/>
    <w:rsid w:val="007E074A"/>
    <w:rsid w:val="007E0DCC"/>
    <w:rsid w:val="007E10FA"/>
    <w:rsid w:val="007E1267"/>
    <w:rsid w:val="007E12BE"/>
    <w:rsid w:val="007E1E1B"/>
    <w:rsid w:val="007E205A"/>
    <w:rsid w:val="007E2BED"/>
    <w:rsid w:val="007E30E2"/>
    <w:rsid w:val="007E3812"/>
    <w:rsid w:val="007E3950"/>
    <w:rsid w:val="007E3997"/>
    <w:rsid w:val="007E4293"/>
    <w:rsid w:val="007E4491"/>
    <w:rsid w:val="007E4B4B"/>
    <w:rsid w:val="007E4E85"/>
    <w:rsid w:val="007E582E"/>
    <w:rsid w:val="007E665E"/>
    <w:rsid w:val="007E6D11"/>
    <w:rsid w:val="007E720A"/>
    <w:rsid w:val="007E7448"/>
    <w:rsid w:val="007E7924"/>
    <w:rsid w:val="007E7E9F"/>
    <w:rsid w:val="007F007D"/>
    <w:rsid w:val="007F04CF"/>
    <w:rsid w:val="007F0753"/>
    <w:rsid w:val="007F07D2"/>
    <w:rsid w:val="007F0992"/>
    <w:rsid w:val="007F10C2"/>
    <w:rsid w:val="007F125F"/>
    <w:rsid w:val="007F12B6"/>
    <w:rsid w:val="007F15B7"/>
    <w:rsid w:val="007F181F"/>
    <w:rsid w:val="007F1959"/>
    <w:rsid w:val="007F1A99"/>
    <w:rsid w:val="007F1BEB"/>
    <w:rsid w:val="007F1FEE"/>
    <w:rsid w:val="007F280A"/>
    <w:rsid w:val="007F2D12"/>
    <w:rsid w:val="007F30AE"/>
    <w:rsid w:val="007F316A"/>
    <w:rsid w:val="007F348D"/>
    <w:rsid w:val="007F34C4"/>
    <w:rsid w:val="007F34C9"/>
    <w:rsid w:val="007F3DBB"/>
    <w:rsid w:val="007F41CB"/>
    <w:rsid w:val="007F487C"/>
    <w:rsid w:val="007F48A9"/>
    <w:rsid w:val="007F494F"/>
    <w:rsid w:val="007F4BE3"/>
    <w:rsid w:val="007F54FB"/>
    <w:rsid w:val="007F5973"/>
    <w:rsid w:val="007F5A12"/>
    <w:rsid w:val="007F5BBF"/>
    <w:rsid w:val="007F5C77"/>
    <w:rsid w:val="007F600C"/>
    <w:rsid w:val="007F70C7"/>
    <w:rsid w:val="007F7362"/>
    <w:rsid w:val="007F7C81"/>
    <w:rsid w:val="008001A7"/>
    <w:rsid w:val="0080104A"/>
    <w:rsid w:val="00801524"/>
    <w:rsid w:val="00801659"/>
    <w:rsid w:val="00801EDF"/>
    <w:rsid w:val="00802C19"/>
    <w:rsid w:val="00803924"/>
    <w:rsid w:val="0080455B"/>
    <w:rsid w:val="008056A6"/>
    <w:rsid w:val="00806072"/>
    <w:rsid w:val="008062BD"/>
    <w:rsid w:val="00806408"/>
    <w:rsid w:val="008067E5"/>
    <w:rsid w:val="00807697"/>
    <w:rsid w:val="00807721"/>
    <w:rsid w:val="0080775A"/>
    <w:rsid w:val="00807922"/>
    <w:rsid w:val="00807A1E"/>
    <w:rsid w:val="008104CC"/>
    <w:rsid w:val="0081103D"/>
    <w:rsid w:val="00811527"/>
    <w:rsid w:val="0081189D"/>
    <w:rsid w:val="00811C4B"/>
    <w:rsid w:val="00811CA2"/>
    <w:rsid w:val="00812722"/>
    <w:rsid w:val="00812CEB"/>
    <w:rsid w:val="00812EC5"/>
    <w:rsid w:val="00813186"/>
    <w:rsid w:val="008134A0"/>
    <w:rsid w:val="00813EDC"/>
    <w:rsid w:val="00814291"/>
    <w:rsid w:val="0081447A"/>
    <w:rsid w:val="00814516"/>
    <w:rsid w:val="008145D3"/>
    <w:rsid w:val="00814D24"/>
    <w:rsid w:val="00814D6D"/>
    <w:rsid w:val="00815743"/>
    <w:rsid w:val="008159DC"/>
    <w:rsid w:val="00815A8A"/>
    <w:rsid w:val="00816210"/>
    <w:rsid w:val="00816B4F"/>
    <w:rsid w:val="00817010"/>
    <w:rsid w:val="00817069"/>
    <w:rsid w:val="0081709C"/>
    <w:rsid w:val="00817187"/>
    <w:rsid w:val="00817437"/>
    <w:rsid w:val="00817687"/>
    <w:rsid w:val="008178D6"/>
    <w:rsid w:val="00817C23"/>
    <w:rsid w:val="00817F88"/>
    <w:rsid w:val="00820464"/>
    <w:rsid w:val="00820469"/>
    <w:rsid w:val="0082097B"/>
    <w:rsid w:val="00820F9F"/>
    <w:rsid w:val="00820FF2"/>
    <w:rsid w:val="00821131"/>
    <w:rsid w:val="0082177E"/>
    <w:rsid w:val="00821E45"/>
    <w:rsid w:val="008220FA"/>
    <w:rsid w:val="00822545"/>
    <w:rsid w:val="008226BF"/>
    <w:rsid w:val="0082287D"/>
    <w:rsid w:val="00822DCF"/>
    <w:rsid w:val="008236E2"/>
    <w:rsid w:val="0082426C"/>
    <w:rsid w:val="00825B24"/>
    <w:rsid w:val="00825F3D"/>
    <w:rsid w:val="0082603B"/>
    <w:rsid w:val="0082621E"/>
    <w:rsid w:val="0082679D"/>
    <w:rsid w:val="0082689A"/>
    <w:rsid w:val="00826B08"/>
    <w:rsid w:val="00827384"/>
    <w:rsid w:val="00827409"/>
    <w:rsid w:val="008275DA"/>
    <w:rsid w:val="00827A20"/>
    <w:rsid w:val="0083030C"/>
    <w:rsid w:val="0083033C"/>
    <w:rsid w:val="00830408"/>
    <w:rsid w:val="008304D0"/>
    <w:rsid w:val="0083055A"/>
    <w:rsid w:val="008309F3"/>
    <w:rsid w:val="00831DA4"/>
    <w:rsid w:val="00831EC9"/>
    <w:rsid w:val="00832CBD"/>
    <w:rsid w:val="00832DDB"/>
    <w:rsid w:val="00832ED6"/>
    <w:rsid w:val="0083344E"/>
    <w:rsid w:val="00833759"/>
    <w:rsid w:val="00833836"/>
    <w:rsid w:val="0083394B"/>
    <w:rsid w:val="00833B68"/>
    <w:rsid w:val="008342E2"/>
    <w:rsid w:val="008344F9"/>
    <w:rsid w:val="00834F41"/>
    <w:rsid w:val="00834F6D"/>
    <w:rsid w:val="008353B0"/>
    <w:rsid w:val="008357D6"/>
    <w:rsid w:val="00835B1F"/>
    <w:rsid w:val="00835EA7"/>
    <w:rsid w:val="008364C6"/>
    <w:rsid w:val="00836570"/>
    <w:rsid w:val="008367E6"/>
    <w:rsid w:val="0083685B"/>
    <w:rsid w:val="00836C6A"/>
    <w:rsid w:val="00836DEC"/>
    <w:rsid w:val="0083758C"/>
    <w:rsid w:val="008377E8"/>
    <w:rsid w:val="008378A5"/>
    <w:rsid w:val="00840114"/>
    <w:rsid w:val="008402DB"/>
    <w:rsid w:val="008408D0"/>
    <w:rsid w:val="00840D61"/>
    <w:rsid w:val="00841674"/>
    <w:rsid w:val="00841DC3"/>
    <w:rsid w:val="008420D7"/>
    <w:rsid w:val="00842197"/>
    <w:rsid w:val="00842437"/>
    <w:rsid w:val="0084260C"/>
    <w:rsid w:val="00843886"/>
    <w:rsid w:val="00843D2D"/>
    <w:rsid w:val="00843DF6"/>
    <w:rsid w:val="00844080"/>
    <w:rsid w:val="008448F5"/>
    <w:rsid w:val="00844BAB"/>
    <w:rsid w:val="008461E5"/>
    <w:rsid w:val="008463C6"/>
    <w:rsid w:val="00846410"/>
    <w:rsid w:val="00846FE9"/>
    <w:rsid w:val="008471AD"/>
    <w:rsid w:val="00847450"/>
    <w:rsid w:val="0084755C"/>
    <w:rsid w:val="008479B6"/>
    <w:rsid w:val="008479F3"/>
    <w:rsid w:val="00847C39"/>
    <w:rsid w:val="00847C6A"/>
    <w:rsid w:val="008503D9"/>
    <w:rsid w:val="00850A00"/>
    <w:rsid w:val="0085111E"/>
    <w:rsid w:val="008515FA"/>
    <w:rsid w:val="00851728"/>
    <w:rsid w:val="00851B9D"/>
    <w:rsid w:val="008521A6"/>
    <w:rsid w:val="008521AD"/>
    <w:rsid w:val="00852BCE"/>
    <w:rsid w:val="008532C9"/>
    <w:rsid w:val="00853DE7"/>
    <w:rsid w:val="00854036"/>
    <w:rsid w:val="008540D2"/>
    <w:rsid w:val="00854B0E"/>
    <w:rsid w:val="00854EEC"/>
    <w:rsid w:val="008558FB"/>
    <w:rsid w:val="00855A71"/>
    <w:rsid w:val="00855ABA"/>
    <w:rsid w:val="00855BFD"/>
    <w:rsid w:val="0085684D"/>
    <w:rsid w:val="00856C9D"/>
    <w:rsid w:val="00857063"/>
    <w:rsid w:val="0085717E"/>
    <w:rsid w:val="00857619"/>
    <w:rsid w:val="00857B93"/>
    <w:rsid w:val="008605C4"/>
    <w:rsid w:val="00860638"/>
    <w:rsid w:val="00861104"/>
    <w:rsid w:val="008617AC"/>
    <w:rsid w:val="00862490"/>
    <w:rsid w:val="00862FAD"/>
    <w:rsid w:val="0086403D"/>
    <w:rsid w:val="0086417A"/>
    <w:rsid w:val="00864335"/>
    <w:rsid w:val="00864422"/>
    <w:rsid w:val="0086462C"/>
    <w:rsid w:val="008647BA"/>
    <w:rsid w:val="00864CD6"/>
    <w:rsid w:val="00865013"/>
    <w:rsid w:val="0086512F"/>
    <w:rsid w:val="008654A1"/>
    <w:rsid w:val="0086559D"/>
    <w:rsid w:val="00865B3F"/>
    <w:rsid w:val="00865C88"/>
    <w:rsid w:val="00865EC2"/>
    <w:rsid w:val="00866AAC"/>
    <w:rsid w:val="0086714A"/>
    <w:rsid w:val="00867B5F"/>
    <w:rsid w:val="00867DEA"/>
    <w:rsid w:val="00870089"/>
    <w:rsid w:val="008701CA"/>
    <w:rsid w:val="008703F0"/>
    <w:rsid w:val="008719C1"/>
    <w:rsid w:val="008719FB"/>
    <w:rsid w:val="00872563"/>
    <w:rsid w:val="008727E4"/>
    <w:rsid w:val="00873744"/>
    <w:rsid w:val="00874DBB"/>
    <w:rsid w:val="00874F0E"/>
    <w:rsid w:val="00874FAB"/>
    <w:rsid w:val="00874FC2"/>
    <w:rsid w:val="00875E1B"/>
    <w:rsid w:val="00875F5C"/>
    <w:rsid w:val="008766B6"/>
    <w:rsid w:val="008766D0"/>
    <w:rsid w:val="008766E4"/>
    <w:rsid w:val="00876BD7"/>
    <w:rsid w:val="0087781A"/>
    <w:rsid w:val="00877885"/>
    <w:rsid w:val="00877F1F"/>
    <w:rsid w:val="008803AA"/>
    <w:rsid w:val="008807F9"/>
    <w:rsid w:val="0088081B"/>
    <w:rsid w:val="00880895"/>
    <w:rsid w:val="00881010"/>
    <w:rsid w:val="008810A2"/>
    <w:rsid w:val="008812E0"/>
    <w:rsid w:val="008813B7"/>
    <w:rsid w:val="008813E3"/>
    <w:rsid w:val="00881E5B"/>
    <w:rsid w:val="00882312"/>
    <w:rsid w:val="0088261A"/>
    <w:rsid w:val="00882745"/>
    <w:rsid w:val="00882A22"/>
    <w:rsid w:val="00882DF9"/>
    <w:rsid w:val="0088346B"/>
    <w:rsid w:val="00884179"/>
    <w:rsid w:val="00884428"/>
    <w:rsid w:val="00884643"/>
    <w:rsid w:val="0088474B"/>
    <w:rsid w:val="00884FD2"/>
    <w:rsid w:val="008859E5"/>
    <w:rsid w:val="00885A5F"/>
    <w:rsid w:val="008865D4"/>
    <w:rsid w:val="008866D1"/>
    <w:rsid w:val="00886FAB"/>
    <w:rsid w:val="00887736"/>
    <w:rsid w:val="00887C54"/>
    <w:rsid w:val="00887D64"/>
    <w:rsid w:val="00890811"/>
    <w:rsid w:val="008914AA"/>
    <w:rsid w:val="00891941"/>
    <w:rsid w:val="00891988"/>
    <w:rsid w:val="00892193"/>
    <w:rsid w:val="00892285"/>
    <w:rsid w:val="00892296"/>
    <w:rsid w:val="00892869"/>
    <w:rsid w:val="008928E0"/>
    <w:rsid w:val="00892B91"/>
    <w:rsid w:val="00892CAA"/>
    <w:rsid w:val="00893E2F"/>
    <w:rsid w:val="00893F6E"/>
    <w:rsid w:val="00894931"/>
    <w:rsid w:val="00894CD1"/>
    <w:rsid w:val="00894E2D"/>
    <w:rsid w:val="008956D0"/>
    <w:rsid w:val="0089575B"/>
    <w:rsid w:val="00896704"/>
    <w:rsid w:val="00896B04"/>
    <w:rsid w:val="008973E8"/>
    <w:rsid w:val="008979A8"/>
    <w:rsid w:val="00897D8F"/>
    <w:rsid w:val="008A00EA"/>
    <w:rsid w:val="008A1140"/>
    <w:rsid w:val="008A1C27"/>
    <w:rsid w:val="008A1F2D"/>
    <w:rsid w:val="008A20D2"/>
    <w:rsid w:val="008A24E8"/>
    <w:rsid w:val="008A26DA"/>
    <w:rsid w:val="008A2AE2"/>
    <w:rsid w:val="008A30ED"/>
    <w:rsid w:val="008A37AC"/>
    <w:rsid w:val="008A3DA3"/>
    <w:rsid w:val="008A42AC"/>
    <w:rsid w:val="008A442D"/>
    <w:rsid w:val="008A489B"/>
    <w:rsid w:val="008A48F1"/>
    <w:rsid w:val="008A4C05"/>
    <w:rsid w:val="008A4DC3"/>
    <w:rsid w:val="008A4DCA"/>
    <w:rsid w:val="008A4EF0"/>
    <w:rsid w:val="008A524D"/>
    <w:rsid w:val="008A5411"/>
    <w:rsid w:val="008A59B6"/>
    <w:rsid w:val="008A5F96"/>
    <w:rsid w:val="008A64F6"/>
    <w:rsid w:val="008A6D42"/>
    <w:rsid w:val="008A6F95"/>
    <w:rsid w:val="008A7F75"/>
    <w:rsid w:val="008A7FFD"/>
    <w:rsid w:val="008B061B"/>
    <w:rsid w:val="008B0825"/>
    <w:rsid w:val="008B08EE"/>
    <w:rsid w:val="008B10D2"/>
    <w:rsid w:val="008B1743"/>
    <w:rsid w:val="008B1A90"/>
    <w:rsid w:val="008B1B05"/>
    <w:rsid w:val="008B1E68"/>
    <w:rsid w:val="008B1EB1"/>
    <w:rsid w:val="008B2749"/>
    <w:rsid w:val="008B45CF"/>
    <w:rsid w:val="008B4D32"/>
    <w:rsid w:val="008B4E00"/>
    <w:rsid w:val="008B54BB"/>
    <w:rsid w:val="008B5EC0"/>
    <w:rsid w:val="008B615A"/>
    <w:rsid w:val="008B6361"/>
    <w:rsid w:val="008B6410"/>
    <w:rsid w:val="008B6DBF"/>
    <w:rsid w:val="008B6F38"/>
    <w:rsid w:val="008B717E"/>
    <w:rsid w:val="008B71E9"/>
    <w:rsid w:val="008B735A"/>
    <w:rsid w:val="008B7585"/>
    <w:rsid w:val="008C07B4"/>
    <w:rsid w:val="008C0C07"/>
    <w:rsid w:val="008C0E11"/>
    <w:rsid w:val="008C0E1E"/>
    <w:rsid w:val="008C126B"/>
    <w:rsid w:val="008C196C"/>
    <w:rsid w:val="008C1A45"/>
    <w:rsid w:val="008C1E6A"/>
    <w:rsid w:val="008C1EC6"/>
    <w:rsid w:val="008C239F"/>
    <w:rsid w:val="008C3255"/>
    <w:rsid w:val="008C3299"/>
    <w:rsid w:val="008C3810"/>
    <w:rsid w:val="008C3967"/>
    <w:rsid w:val="008C435E"/>
    <w:rsid w:val="008C4772"/>
    <w:rsid w:val="008C49DC"/>
    <w:rsid w:val="008C5313"/>
    <w:rsid w:val="008C56F8"/>
    <w:rsid w:val="008C606B"/>
    <w:rsid w:val="008C60E3"/>
    <w:rsid w:val="008C6208"/>
    <w:rsid w:val="008C62CF"/>
    <w:rsid w:val="008C63F1"/>
    <w:rsid w:val="008C6436"/>
    <w:rsid w:val="008C668F"/>
    <w:rsid w:val="008C7036"/>
    <w:rsid w:val="008C7272"/>
    <w:rsid w:val="008C727A"/>
    <w:rsid w:val="008C799C"/>
    <w:rsid w:val="008D0B2C"/>
    <w:rsid w:val="008D0E7A"/>
    <w:rsid w:val="008D111C"/>
    <w:rsid w:val="008D1725"/>
    <w:rsid w:val="008D1799"/>
    <w:rsid w:val="008D229B"/>
    <w:rsid w:val="008D22B9"/>
    <w:rsid w:val="008D272A"/>
    <w:rsid w:val="008D273F"/>
    <w:rsid w:val="008D27B1"/>
    <w:rsid w:val="008D2FCD"/>
    <w:rsid w:val="008D2FDB"/>
    <w:rsid w:val="008D3108"/>
    <w:rsid w:val="008D32B0"/>
    <w:rsid w:val="008D3402"/>
    <w:rsid w:val="008D349B"/>
    <w:rsid w:val="008D3C58"/>
    <w:rsid w:val="008D3DED"/>
    <w:rsid w:val="008D3F87"/>
    <w:rsid w:val="008D4E97"/>
    <w:rsid w:val="008D540F"/>
    <w:rsid w:val="008D5A43"/>
    <w:rsid w:val="008D5F6B"/>
    <w:rsid w:val="008D60C8"/>
    <w:rsid w:val="008D66A7"/>
    <w:rsid w:val="008D6C11"/>
    <w:rsid w:val="008D6D03"/>
    <w:rsid w:val="008D6D31"/>
    <w:rsid w:val="008D70A7"/>
    <w:rsid w:val="008D7135"/>
    <w:rsid w:val="008D7197"/>
    <w:rsid w:val="008D7D2C"/>
    <w:rsid w:val="008E01AB"/>
    <w:rsid w:val="008E04F5"/>
    <w:rsid w:val="008E068E"/>
    <w:rsid w:val="008E09CA"/>
    <w:rsid w:val="008E0D34"/>
    <w:rsid w:val="008E15CE"/>
    <w:rsid w:val="008E1A3F"/>
    <w:rsid w:val="008E279C"/>
    <w:rsid w:val="008E285D"/>
    <w:rsid w:val="008E2BC7"/>
    <w:rsid w:val="008E2C15"/>
    <w:rsid w:val="008E2D7F"/>
    <w:rsid w:val="008E2FEB"/>
    <w:rsid w:val="008E2FF4"/>
    <w:rsid w:val="008E3297"/>
    <w:rsid w:val="008E36A5"/>
    <w:rsid w:val="008E3733"/>
    <w:rsid w:val="008E3938"/>
    <w:rsid w:val="008E3958"/>
    <w:rsid w:val="008E3A43"/>
    <w:rsid w:val="008E3C2F"/>
    <w:rsid w:val="008E3E22"/>
    <w:rsid w:val="008E404B"/>
    <w:rsid w:val="008E40F0"/>
    <w:rsid w:val="008E4131"/>
    <w:rsid w:val="008E42AC"/>
    <w:rsid w:val="008E4882"/>
    <w:rsid w:val="008E4CB3"/>
    <w:rsid w:val="008E5164"/>
    <w:rsid w:val="008E51A5"/>
    <w:rsid w:val="008E51FF"/>
    <w:rsid w:val="008E5559"/>
    <w:rsid w:val="008E56FE"/>
    <w:rsid w:val="008E5922"/>
    <w:rsid w:val="008E5C26"/>
    <w:rsid w:val="008E6568"/>
    <w:rsid w:val="008E7B54"/>
    <w:rsid w:val="008E7E22"/>
    <w:rsid w:val="008E7F3E"/>
    <w:rsid w:val="008F0091"/>
    <w:rsid w:val="008F0286"/>
    <w:rsid w:val="008F0AF1"/>
    <w:rsid w:val="008F1988"/>
    <w:rsid w:val="008F198A"/>
    <w:rsid w:val="008F1DA9"/>
    <w:rsid w:val="008F20C2"/>
    <w:rsid w:val="008F22D5"/>
    <w:rsid w:val="008F26FF"/>
    <w:rsid w:val="008F293A"/>
    <w:rsid w:val="008F2AFC"/>
    <w:rsid w:val="008F3636"/>
    <w:rsid w:val="008F3861"/>
    <w:rsid w:val="008F3F97"/>
    <w:rsid w:val="008F4A78"/>
    <w:rsid w:val="008F4D5E"/>
    <w:rsid w:val="008F50AD"/>
    <w:rsid w:val="008F542A"/>
    <w:rsid w:val="008F54D1"/>
    <w:rsid w:val="008F61C4"/>
    <w:rsid w:val="008F6B68"/>
    <w:rsid w:val="008F6D31"/>
    <w:rsid w:val="008F70B8"/>
    <w:rsid w:val="008F7259"/>
    <w:rsid w:val="008F75B1"/>
    <w:rsid w:val="008F7612"/>
    <w:rsid w:val="008F7C7E"/>
    <w:rsid w:val="008F7D56"/>
    <w:rsid w:val="00900533"/>
    <w:rsid w:val="00901052"/>
    <w:rsid w:val="009010B7"/>
    <w:rsid w:val="0090121D"/>
    <w:rsid w:val="00901374"/>
    <w:rsid w:val="0090167F"/>
    <w:rsid w:val="009016E7"/>
    <w:rsid w:val="009016EC"/>
    <w:rsid w:val="009021C8"/>
    <w:rsid w:val="0090237F"/>
    <w:rsid w:val="00902408"/>
    <w:rsid w:val="009024D8"/>
    <w:rsid w:val="00902867"/>
    <w:rsid w:val="00902C54"/>
    <w:rsid w:val="00903400"/>
    <w:rsid w:val="0090342F"/>
    <w:rsid w:val="00904400"/>
    <w:rsid w:val="00904BD6"/>
    <w:rsid w:val="00904DB0"/>
    <w:rsid w:val="009057CF"/>
    <w:rsid w:val="00905DCA"/>
    <w:rsid w:val="00906137"/>
    <w:rsid w:val="00906314"/>
    <w:rsid w:val="009068A2"/>
    <w:rsid w:val="009068F6"/>
    <w:rsid w:val="00906B34"/>
    <w:rsid w:val="00906CA8"/>
    <w:rsid w:val="00906D65"/>
    <w:rsid w:val="009070DE"/>
    <w:rsid w:val="00907183"/>
    <w:rsid w:val="00907416"/>
    <w:rsid w:val="009075B9"/>
    <w:rsid w:val="00910130"/>
    <w:rsid w:val="009104EE"/>
    <w:rsid w:val="00910834"/>
    <w:rsid w:val="0091194E"/>
    <w:rsid w:val="00911C27"/>
    <w:rsid w:val="00911CBC"/>
    <w:rsid w:val="0091221C"/>
    <w:rsid w:val="00912824"/>
    <w:rsid w:val="00912D34"/>
    <w:rsid w:val="00913423"/>
    <w:rsid w:val="0091367B"/>
    <w:rsid w:val="009136DD"/>
    <w:rsid w:val="00913928"/>
    <w:rsid w:val="00913F34"/>
    <w:rsid w:val="00914268"/>
    <w:rsid w:val="00914842"/>
    <w:rsid w:val="009154DF"/>
    <w:rsid w:val="0091555E"/>
    <w:rsid w:val="0091598C"/>
    <w:rsid w:val="00915A54"/>
    <w:rsid w:val="00916C7B"/>
    <w:rsid w:val="00916E4A"/>
    <w:rsid w:val="00917BF5"/>
    <w:rsid w:val="00921599"/>
    <w:rsid w:val="009217C8"/>
    <w:rsid w:val="00921CFF"/>
    <w:rsid w:val="00922678"/>
    <w:rsid w:val="009226FA"/>
    <w:rsid w:val="00922CB5"/>
    <w:rsid w:val="00922D56"/>
    <w:rsid w:val="00922DE1"/>
    <w:rsid w:val="00922E73"/>
    <w:rsid w:val="009231D8"/>
    <w:rsid w:val="00924C62"/>
    <w:rsid w:val="00925203"/>
    <w:rsid w:val="009252E8"/>
    <w:rsid w:val="00925604"/>
    <w:rsid w:val="00925792"/>
    <w:rsid w:val="0092581B"/>
    <w:rsid w:val="00925AF9"/>
    <w:rsid w:val="00925BEE"/>
    <w:rsid w:val="0092646C"/>
    <w:rsid w:val="00926752"/>
    <w:rsid w:val="00926B18"/>
    <w:rsid w:val="00926BEB"/>
    <w:rsid w:val="00927154"/>
    <w:rsid w:val="009272DD"/>
    <w:rsid w:val="009277DB"/>
    <w:rsid w:val="00927F46"/>
    <w:rsid w:val="0093081C"/>
    <w:rsid w:val="00930A07"/>
    <w:rsid w:val="00930AE3"/>
    <w:rsid w:val="00930DD0"/>
    <w:rsid w:val="009311C2"/>
    <w:rsid w:val="00931B78"/>
    <w:rsid w:val="00932582"/>
    <w:rsid w:val="009326A1"/>
    <w:rsid w:val="00932C31"/>
    <w:rsid w:val="00933635"/>
    <w:rsid w:val="00933A38"/>
    <w:rsid w:val="00933B62"/>
    <w:rsid w:val="00934135"/>
    <w:rsid w:val="009345E8"/>
    <w:rsid w:val="00934738"/>
    <w:rsid w:val="00934E74"/>
    <w:rsid w:val="00935707"/>
    <w:rsid w:val="0093581F"/>
    <w:rsid w:val="00936EB6"/>
    <w:rsid w:val="00937D7E"/>
    <w:rsid w:val="00937DB7"/>
    <w:rsid w:val="0094039F"/>
    <w:rsid w:val="00940B04"/>
    <w:rsid w:val="00940D18"/>
    <w:rsid w:val="009413F4"/>
    <w:rsid w:val="00941795"/>
    <w:rsid w:val="00941ACA"/>
    <w:rsid w:val="00941B3A"/>
    <w:rsid w:val="00941CCE"/>
    <w:rsid w:val="00941EE0"/>
    <w:rsid w:val="00941F17"/>
    <w:rsid w:val="009422C4"/>
    <w:rsid w:val="00942425"/>
    <w:rsid w:val="009427C9"/>
    <w:rsid w:val="00942DA1"/>
    <w:rsid w:val="00943027"/>
    <w:rsid w:val="009438D2"/>
    <w:rsid w:val="00943D62"/>
    <w:rsid w:val="00944A96"/>
    <w:rsid w:val="00944C72"/>
    <w:rsid w:val="00944D8E"/>
    <w:rsid w:val="00945270"/>
    <w:rsid w:val="009452B2"/>
    <w:rsid w:val="0094547E"/>
    <w:rsid w:val="00945676"/>
    <w:rsid w:val="009457FA"/>
    <w:rsid w:val="00945D81"/>
    <w:rsid w:val="009463DF"/>
    <w:rsid w:val="00946584"/>
    <w:rsid w:val="00946607"/>
    <w:rsid w:val="00946DA6"/>
    <w:rsid w:val="00947003"/>
    <w:rsid w:val="009473BD"/>
    <w:rsid w:val="009503B0"/>
    <w:rsid w:val="009507C6"/>
    <w:rsid w:val="0095145A"/>
    <w:rsid w:val="00951645"/>
    <w:rsid w:val="009516E0"/>
    <w:rsid w:val="0095179A"/>
    <w:rsid w:val="00951E6E"/>
    <w:rsid w:val="00952156"/>
    <w:rsid w:val="0095257D"/>
    <w:rsid w:val="009525A2"/>
    <w:rsid w:val="009527D0"/>
    <w:rsid w:val="00952815"/>
    <w:rsid w:val="00952880"/>
    <w:rsid w:val="00952B13"/>
    <w:rsid w:val="00952B2E"/>
    <w:rsid w:val="00952E4E"/>
    <w:rsid w:val="00952E5C"/>
    <w:rsid w:val="0095309C"/>
    <w:rsid w:val="009530A9"/>
    <w:rsid w:val="009532E9"/>
    <w:rsid w:val="009539CE"/>
    <w:rsid w:val="00953A12"/>
    <w:rsid w:val="00953C6D"/>
    <w:rsid w:val="00953EE5"/>
    <w:rsid w:val="009548EC"/>
    <w:rsid w:val="00954FB3"/>
    <w:rsid w:val="00955527"/>
    <w:rsid w:val="009557C4"/>
    <w:rsid w:val="00955F74"/>
    <w:rsid w:val="00956D16"/>
    <w:rsid w:val="00956D6A"/>
    <w:rsid w:val="00957B96"/>
    <w:rsid w:val="00957D04"/>
    <w:rsid w:val="00957DA8"/>
    <w:rsid w:val="0096008C"/>
    <w:rsid w:val="009606EF"/>
    <w:rsid w:val="009607B7"/>
    <w:rsid w:val="00960C1A"/>
    <w:rsid w:val="00960D92"/>
    <w:rsid w:val="00961054"/>
    <w:rsid w:val="009613B7"/>
    <w:rsid w:val="0096148E"/>
    <w:rsid w:val="00961577"/>
    <w:rsid w:val="00961724"/>
    <w:rsid w:val="0096180B"/>
    <w:rsid w:val="009619C4"/>
    <w:rsid w:val="00961B49"/>
    <w:rsid w:val="00961E2E"/>
    <w:rsid w:val="00961FC8"/>
    <w:rsid w:val="00962316"/>
    <w:rsid w:val="009623D5"/>
    <w:rsid w:val="00962434"/>
    <w:rsid w:val="0096254F"/>
    <w:rsid w:val="00962A87"/>
    <w:rsid w:val="00962EC4"/>
    <w:rsid w:val="00963340"/>
    <w:rsid w:val="009633C5"/>
    <w:rsid w:val="0096342F"/>
    <w:rsid w:val="00963564"/>
    <w:rsid w:val="009639A8"/>
    <w:rsid w:val="00963C10"/>
    <w:rsid w:val="00963DD6"/>
    <w:rsid w:val="009641D1"/>
    <w:rsid w:val="00964273"/>
    <w:rsid w:val="00964308"/>
    <w:rsid w:val="0096473A"/>
    <w:rsid w:val="00964BFC"/>
    <w:rsid w:val="00964C29"/>
    <w:rsid w:val="00965148"/>
    <w:rsid w:val="0096545C"/>
    <w:rsid w:val="00965506"/>
    <w:rsid w:val="00965B03"/>
    <w:rsid w:val="00965B9B"/>
    <w:rsid w:val="00965F17"/>
    <w:rsid w:val="00965F74"/>
    <w:rsid w:val="00966827"/>
    <w:rsid w:val="00966A51"/>
    <w:rsid w:val="00966D44"/>
    <w:rsid w:val="00966F04"/>
    <w:rsid w:val="00967B23"/>
    <w:rsid w:val="00967F63"/>
    <w:rsid w:val="0097048A"/>
    <w:rsid w:val="0097048B"/>
    <w:rsid w:val="009706C0"/>
    <w:rsid w:val="00970F46"/>
    <w:rsid w:val="0097120D"/>
    <w:rsid w:val="00971651"/>
    <w:rsid w:val="009719EC"/>
    <w:rsid w:val="00971A44"/>
    <w:rsid w:val="009720DE"/>
    <w:rsid w:val="0097215B"/>
    <w:rsid w:val="0097260E"/>
    <w:rsid w:val="00972B36"/>
    <w:rsid w:val="00972F6E"/>
    <w:rsid w:val="009731E7"/>
    <w:rsid w:val="009738DA"/>
    <w:rsid w:val="0097470E"/>
    <w:rsid w:val="00974908"/>
    <w:rsid w:val="00974D13"/>
    <w:rsid w:val="00974FD1"/>
    <w:rsid w:val="0097537A"/>
    <w:rsid w:val="0097539F"/>
    <w:rsid w:val="009754AB"/>
    <w:rsid w:val="009755A9"/>
    <w:rsid w:val="009756BE"/>
    <w:rsid w:val="00975CA7"/>
    <w:rsid w:val="0097684D"/>
    <w:rsid w:val="00976C52"/>
    <w:rsid w:val="00977BE8"/>
    <w:rsid w:val="00980004"/>
    <w:rsid w:val="00980492"/>
    <w:rsid w:val="0098083B"/>
    <w:rsid w:val="00980986"/>
    <w:rsid w:val="0098157D"/>
    <w:rsid w:val="00981FB1"/>
    <w:rsid w:val="00982325"/>
    <w:rsid w:val="009823D5"/>
    <w:rsid w:val="00982ACE"/>
    <w:rsid w:val="00983793"/>
    <w:rsid w:val="00983802"/>
    <w:rsid w:val="00983CF7"/>
    <w:rsid w:val="00983D41"/>
    <w:rsid w:val="00983FC6"/>
    <w:rsid w:val="00984607"/>
    <w:rsid w:val="00984D75"/>
    <w:rsid w:val="00984E84"/>
    <w:rsid w:val="00985734"/>
    <w:rsid w:val="00985BF1"/>
    <w:rsid w:val="00985E58"/>
    <w:rsid w:val="009863B2"/>
    <w:rsid w:val="00987493"/>
    <w:rsid w:val="0098769D"/>
    <w:rsid w:val="00987855"/>
    <w:rsid w:val="00990285"/>
    <w:rsid w:val="009905F4"/>
    <w:rsid w:val="0099075F"/>
    <w:rsid w:val="00990B36"/>
    <w:rsid w:val="00990CD8"/>
    <w:rsid w:val="00991451"/>
    <w:rsid w:val="009915C3"/>
    <w:rsid w:val="00991B31"/>
    <w:rsid w:val="00991D92"/>
    <w:rsid w:val="00991E67"/>
    <w:rsid w:val="00992939"/>
    <w:rsid w:val="00992D7A"/>
    <w:rsid w:val="0099308E"/>
    <w:rsid w:val="00993434"/>
    <w:rsid w:val="009936B6"/>
    <w:rsid w:val="00993B86"/>
    <w:rsid w:val="0099404C"/>
    <w:rsid w:val="009941B7"/>
    <w:rsid w:val="009941DC"/>
    <w:rsid w:val="009941F6"/>
    <w:rsid w:val="0099459F"/>
    <w:rsid w:val="00994B90"/>
    <w:rsid w:val="00994D33"/>
    <w:rsid w:val="00995175"/>
    <w:rsid w:val="00995532"/>
    <w:rsid w:val="009955AC"/>
    <w:rsid w:val="009956AE"/>
    <w:rsid w:val="009959C6"/>
    <w:rsid w:val="0099691F"/>
    <w:rsid w:val="00996ACC"/>
    <w:rsid w:val="00996C3D"/>
    <w:rsid w:val="00997129"/>
    <w:rsid w:val="00997E8C"/>
    <w:rsid w:val="009A0402"/>
    <w:rsid w:val="009A05FB"/>
    <w:rsid w:val="009A06E9"/>
    <w:rsid w:val="009A0B4C"/>
    <w:rsid w:val="009A0D71"/>
    <w:rsid w:val="009A1584"/>
    <w:rsid w:val="009A1AB2"/>
    <w:rsid w:val="009A2226"/>
    <w:rsid w:val="009A24CD"/>
    <w:rsid w:val="009A2D11"/>
    <w:rsid w:val="009A33F1"/>
    <w:rsid w:val="009A38F2"/>
    <w:rsid w:val="009A3A0A"/>
    <w:rsid w:val="009A3F99"/>
    <w:rsid w:val="009A4644"/>
    <w:rsid w:val="009A4C50"/>
    <w:rsid w:val="009A5172"/>
    <w:rsid w:val="009A559B"/>
    <w:rsid w:val="009A5727"/>
    <w:rsid w:val="009A5D23"/>
    <w:rsid w:val="009A5E57"/>
    <w:rsid w:val="009A61AF"/>
    <w:rsid w:val="009A66B6"/>
    <w:rsid w:val="009A6B0C"/>
    <w:rsid w:val="009A739C"/>
    <w:rsid w:val="009A73D4"/>
    <w:rsid w:val="009A76AC"/>
    <w:rsid w:val="009A7B4C"/>
    <w:rsid w:val="009A7CF3"/>
    <w:rsid w:val="009B0132"/>
    <w:rsid w:val="009B0548"/>
    <w:rsid w:val="009B0EE7"/>
    <w:rsid w:val="009B1C9B"/>
    <w:rsid w:val="009B1ED3"/>
    <w:rsid w:val="009B2D3A"/>
    <w:rsid w:val="009B32EF"/>
    <w:rsid w:val="009B32FD"/>
    <w:rsid w:val="009B3546"/>
    <w:rsid w:val="009B3C92"/>
    <w:rsid w:val="009B3CB9"/>
    <w:rsid w:val="009B460C"/>
    <w:rsid w:val="009B4935"/>
    <w:rsid w:val="009B4A5F"/>
    <w:rsid w:val="009B4A7D"/>
    <w:rsid w:val="009B4EC6"/>
    <w:rsid w:val="009B4F3D"/>
    <w:rsid w:val="009B50C0"/>
    <w:rsid w:val="009B5225"/>
    <w:rsid w:val="009B5768"/>
    <w:rsid w:val="009B57E7"/>
    <w:rsid w:val="009B5F59"/>
    <w:rsid w:val="009B6160"/>
    <w:rsid w:val="009B6455"/>
    <w:rsid w:val="009B686D"/>
    <w:rsid w:val="009B6A17"/>
    <w:rsid w:val="009B702C"/>
    <w:rsid w:val="009B7382"/>
    <w:rsid w:val="009B76E0"/>
    <w:rsid w:val="009B7766"/>
    <w:rsid w:val="009C0E21"/>
    <w:rsid w:val="009C0E53"/>
    <w:rsid w:val="009C1092"/>
    <w:rsid w:val="009C1625"/>
    <w:rsid w:val="009C1BDC"/>
    <w:rsid w:val="009C1E35"/>
    <w:rsid w:val="009C26FC"/>
    <w:rsid w:val="009C27A2"/>
    <w:rsid w:val="009C2A1C"/>
    <w:rsid w:val="009C2C15"/>
    <w:rsid w:val="009C357A"/>
    <w:rsid w:val="009C3843"/>
    <w:rsid w:val="009C3867"/>
    <w:rsid w:val="009C3E7D"/>
    <w:rsid w:val="009C3F1A"/>
    <w:rsid w:val="009C3FC1"/>
    <w:rsid w:val="009C3FE4"/>
    <w:rsid w:val="009C42B4"/>
    <w:rsid w:val="009C466A"/>
    <w:rsid w:val="009C471F"/>
    <w:rsid w:val="009C4934"/>
    <w:rsid w:val="009C59A5"/>
    <w:rsid w:val="009C5AEC"/>
    <w:rsid w:val="009C5E97"/>
    <w:rsid w:val="009C5FCE"/>
    <w:rsid w:val="009C673E"/>
    <w:rsid w:val="009C684B"/>
    <w:rsid w:val="009C68FC"/>
    <w:rsid w:val="009C6F48"/>
    <w:rsid w:val="009C71B0"/>
    <w:rsid w:val="009C74EF"/>
    <w:rsid w:val="009C7703"/>
    <w:rsid w:val="009C7A3A"/>
    <w:rsid w:val="009C7C2B"/>
    <w:rsid w:val="009C7E89"/>
    <w:rsid w:val="009D0339"/>
    <w:rsid w:val="009D0F0C"/>
    <w:rsid w:val="009D1535"/>
    <w:rsid w:val="009D2092"/>
    <w:rsid w:val="009D22AC"/>
    <w:rsid w:val="009D2552"/>
    <w:rsid w:val="009D27F5"/>
    <w:rsid w:val="009D289C"/>
    <w:rsid w:val="009D2A3C"/>
    <w:rsid w:val="009D2C55"/>
    <w:rsid w:val="009D3206"/>
    <w:rsid w:val="009D341E"/>
    <w:rsid w:val="009D3DB8"/>
    <w:rsid w:val="009D3E00"/>
    <w:rsid w:val="009D3FBB"/>
    <w:rsid w:val="009D5094"/>
    <w:rsid w:val="009D51ED"/>
    <w:rsid w:val="009D5748"/>
    <w:rsid w:val="009D5E7E"/>
    <w:rsid w:val="009D6E30"/>
    <w:rsid w:val="009D7255"/>
    <w:rsid w:val="009D73AE"/>
    <w:rsid w:val="009D79D0"/>
    <w:rsid w:val="009D7AA0"/>
    <w:rsid w:val="009D7C88"/>
    <w:rsid w:val="009D7FAA"/>
    <w:rsid w:val="009E043B"/>
    <w:rsid w:val="009E0759"/>
    <w:rsid w:val="009E094C"/>
    <w:rsid w:val="009E0C45"/>
    <w:rsid w:val="009E131B"/>
    <w:rsid w:val="009E16E6"/>
    <w:rsid w:val="009E17DD"/>
    <w:rsid w:val="009E1CF2"/>
    <w:rsid w:val="009E24B5"/>
    <w:rsid w:val="009E33FD"/>
    <w:rsid w:val="009E3719"/>
    <w:rsid w:val="009E3B1A"/>
    <w:rsid w:val="009E47E6"/>
    <w:rsid w:val="009E4907"/>
    <w:rsid w:val="009E52FB"/>
    <w:rsid w:val="009E5869"/>
    <w:rsid w:val="009E59BD"/>
    <w:rsid w:val="009E5F08"/>
    <w:rsid w:val="009E5FE9"/>
    <w:rsid w:val="009E60AE"/>
    <w:rsid w:val="009E61B9"/>
    <w:rsid w:val="009E67AE"/>
    <w:rsid w:val="009E6EA7"/>
    <w:rsid w:val="009E79A8"/>
    <w:rsid w:val="009E7BAF"/>
    <w:rsid w:val="009F02E7"/>
    <w:rsid w:val="009F035A"/>
    <w:rsid w:val="009F0616"/>
    <w:rsid w:val="009F06E8"/>
    <w:rsid w:val="009F076B"/>
    <w:rsid w:val="009F0954"/>
    <w:rsid w:val="009F142C"/>
    <w:rsid w:val="009F157D"/>
    <w:rsid w:val="009F19BD"/>
    <w:rsid w:val="009F19CE"/>
    <w:rsid w:val="009F2B77"/>
    <w:rsid w:val="009F2DC7"/>
    <w:rsid w:val="009F2EE6"/>
    <w:rsid w:val="009F3400"/>
    <w:rsid w:val="009F35B3"/>
    <w:rsid w:val="009F3763"/>
    <w:rsid w:val="009F3764"/>
    <w:rsid w:val="009F3BDE"/>
    <w:rsid w:val="009F3F83"/>
    <w:rsid w:val="009F46D2"/>
    <w:rsid w:val="009F490A"/>
    <w:rsid w:val="009F4BE2"/>
    <w:rsid w:val="009F5B60"/>
    <w:rsid w:val="009F603F"/>
    <w:rsid w:val="009F6060"/>
    <w:rsid w:val="009F63C7"/>
    <w:rsid w:val="009F6576"/>
    <w:rsid w:val="009F6D92"/>
    <w:rsid w:val="009F74FD"/>
    <w:rsid w:val="009F79E7"/>
    <w:rsid w:val="009F7D51"/>
    <w:rsid w:val="00A001F4"/>
    <w:rsid w:val="00A00E2D"/>
    <w:rsid w:val="00A01679"/>
    <w:rsid w:val="00A017C5"/>
    <w:rsid w:val="00A01A02"/>
    <w:rsid w:val="00A01A10"/>
    <w:rsid w:val="00A01ADE"/>
    <w:rsid w:val="00A021E4"/>
    <w:rsid w:val="00A02C40"/>
    <w:rsid w:val="00A02EAF"/>
    <w:rsid w:val="00A03024"/>
    <w:rsid w:val="00A032F5"/>
    <w:rsid w:val="00A03670"/>
    <w:rsid w:val="00A03740"/>
    <w:rsid w:val="00A03CB5"/>
    <w:rsid w:val="00A04322"/>
    <w:rsid w:val="00A0456F"/>
    <w:rsid w:val="00A048D9"/>
    <w:rsid w:val="00A04D92"/>
    <w:rsid w:val="00A05C78"/>
    <w:rsid w:val="00A05EE7"/>
    <w:rsid w:val="00A062B1"/>
    <w:rsid w:val="00A062DC"/>
    <w:rsid w:val="00A06723"/>
    <w:rsid w:val="00A06AF6"/>
    <w:rsid w:val="00A06C22"/>
    <w:rsid w:val="00A06CCF"/>
    <w:rsid w:val="00A07045"/>
    <w:rsid w:val="00A070FA"/>
    <w:rsid w:val="00A07802"/>
    <w:rsid w:val="00A07B79"/>
    <w:rsid w:val="00A07C63"/>
    <w:rsid w:val="00A07D02"/>
    <w:rsid w:val="00A07D08"/>
    <w:rsid w:val="00A1022C"/>
    <w:rsid w:val="00A103B1"/>
    <w:rsid w:val="00A10BE0"/>
    <w:rsid w:val="00A11198"/>
    <w:rsid w:val="00A11559"/>
    <w:rsid w:val="00A11BC0"/>
    <w:rsid w:val="00A1268A"/>
    <w:rsid w:val="00A128DE"/>
    <w:rsid w:val="00A12A3D"/>
    <w:rsid w:val="00A12C90"/>
    <w:rsid w:val="00A13034"/>
    <w:rsid w:val="00A136CF"/>
    <w:rsid w:val="00A13DDF"/>
    <w:rsid w:val="00A14A22"/>
    <w:rsid w:val="00A151AD"/>
    <w:rsid w:val="00A15552"/>
    <w:rsid w:val="00A155A3"/>
    <w:rsid w:val="00A15DAE"/>
    <w:rsid w:val="00A16550"/>
    <w:rsid w:val="00A16A37"/>
    <w:rsid w:val="00A17123"/>
    <w:rsid w:val="00A17185"/>
    <w:rsid w:val="00A17A46"/>
    <w:rsid w:val="00A17C41"/>
    <w:rsid w:val="00A2026F"/>
    <w:rsid w:val="00A20945"/>
    <w:rsid w:val="00A20AEE"/>
    <w:rsid w:val="00A20E59"/>
    <w:rsid w:val="00A20E9A"/>
    <w:rsid w:val="00A211CB"/>
    <w:rsid w:val="00A21A50"/>
    <w:rsid w:val="00A21AAA"/>
    <w:rsid w:val="00A21B62"/>
    <w:rsid w:val="00A221B4"/>
    <w:rsid w:val="00A2269F"/>
    <w:rsid w:val="00A22B3E"/>
    <w:rsid w:val="00A22DBF"/>
    <w:rsid w:val="00A234C8"/>
    <w:rsid w:val="00A23A0A"/>
    <w:rsid w:val="00A243EB"/>
    <w:rsid w:val="00A24409"/>
    <w:rsid w:val="00A24AE7"/>
    <w:rsid w:val="00A24C87"/>
    <w:rsid w:val="00A24FD5"/>
    <w:rsid w:val="00A2533F"/>
    <w:rsid w:val="00A25739"/>
    <w:rsid w:val="00A25958"/>
    <w:rsid w:val="00A259AA"/>
    <w:rsid w:val="00A25E0C"/>
    <w:rsid w:val="00A25F09"/>
    <w:rsid w:val="00A2648C"/>
    <w:rsid w:val="00A266C5"/>
    <w:rsid w:val="00A26B07"/>
    <w:rsid w:val="00A26E5A"/>
    <w:rsid w:val="00A27072"/>
    <w:rsid w:val="00A273A9"/>
    <w:rsid w:val="00A277A4"/>
    <w:rsid w:val="00A27A80"/>
    <w:rsid w:val="00A27ABB"/>
    <w:rsid w:val="00A27E89"/>
    <w:rsid w:val="00A303D6"/>
    <w:rsid w:val="00A30425"/>
    <w:rsid w:val="00A3069F"/>
    <w:rsid w:val="00A30727"/>
    <w:rsid w:val="00A30CA4"/>
    <w:rsid w:val="00A30F08"/>
    <w:rsid w:val="00A317C1"/>
    <w:rsid w:val="00A31F09"/>
    <w:rsid w:val="00A322FA"/>
    <w:rsid w:val="00A339B1"/>
    <w:rsid w:val="00A34638"/>
    <w:rsid w:val="00A34654"/>
    <w:rsid w:val="00A34745"/>
    <w:rsid w:val="00A34BC0"/>
    <w:rsid w:val="00A354C1"/>
    <w:rsid w:val="00A35D01"/>
    <w:rsid w:val="00A36160"/>
    <w:rsid w:val="00A362F3"/>
    <w:rsid w:val="00A36AD5"/>
    <w:rsid w:val="00A36B08"/>
    <w:rsid w:val="00A36DC4"/>
    <w:rsid w:val="00A3709C"/>
    <w:rsid w:val="00A37872"/>
    <w:rsid w:val="00A4079D"/>
    <w:rsid w:val="00A40A27"/>
    <w:rsid w:val="00A40B7C"/>
    <w:rsid w:val="00A40B80"/>
    <w:rsid w:val="00A410BD"/>
    <w:rsid w:val="00A411EB"/>
    <w:rsid w:val="00A41E43"/>
    <w:rsid w:val="00A42292"/>
    <w:rsid w:val="00A42594"/>
    <w:rsid w:val="00A42924"/>
    <w:rsid w:val="00A42EDE"/>
    <w:rsid w:val="00A42FE8"/>
    <w:rsid w:val="00A430D3"/>
    <w:rsid w:val="00A433F8"/>
    <w:rsid w:val="00A433F9"/>
    <w:rsid w:val="00A4342D"/>
    <w:rsid w:val="00A437B9"/>
    <w:rsid w:val="00A447F7"/>
    <w:rsid w:val="00A44A3B"/>
    <w:rsid w:val="00A45200"/>
    <w:rsid w:val="00A45223"/>
    <w:rsid w:val="00A45768"/>
    <w:rsid w:val="00A4640D"/>
    <w:rsid w:val="00A46457"/>
    <w:rsid w:val="00A46602"/>
    <w:rsid w:val="00A467DB"/>
    <w:rsid w:val="00A46BA0"/>
    <w:rsid w:val="00A4730A"/>
    <w:rsid w:val="00A474BD"/>
    <w:rsid w:val="00A47A73"/>
    <w:rsid w:val="00A501E3"/>
    <w:rsid w:val="00A513B0"/>
    <w:rsid w:val="00A51400"/>
    <w:rsid w:val="00A51B1D"/>
    <w:rsid w:val="00A51C62"/>
    <w:rsid w:val="00A52134"/>
    <w:rsid w:val="00A52486"/>
    <w:rsid w:val="00A52A7E"/>
    <w:rsid w:val="00A52AC1"/>
    <w:rsid w:val="00A532E5"/>
    <w:rsid w:val="00A53942"/>
    <w:rsid w:val="00A53A55"/>
    <w:rsid w:val="00A53AFE"/>
    <w:rsid w:val="00A53D6E"/>
    <w:rsid w:val="00A543A2"/>
    <w:rsid w:val="00A5485D"/>
    <w:rsid w:val="00A54F66"/>
    <w:rsid w:val="00A5501C"/>
    <w:rsid w:val="00A55165"/>
    <w:rsid w:val="00A5530C"/>
    <w:rsid w:val="00A5591F"/>
    <w:rsid w:val="00A564F6"/>
    <w:rsid w:val="00A56DF4"/>
    <w:rsid w:val="00A56F3A"/>
    <w:rsid w:val="00A57573"/>
    <w:rsid w:val="00A57AF5"/>
    <w:rsid w:val="00A57E9A"/>
    <w:rsid w:val="00A6031C"/>
    <w:rsid w:val="00A6076B"/>
    <w:rsid w:val="00A60A37"/>
    <w:rsid w:val="00A61078"/>
    <w:rsid w:val="00A6109F"/>
    <w:rsid w:val="00A6197F"/>
    <w:rsid w:val="00A61D6F"/>
    <w:rsid w:val="00A6208C"/>
    <w:rsid w:val="00A62237"/>
    <w:rsid w:val="00A6265F"/>
    <w:rsid w:val="00A636CA"/>
    <w:rsid w:val="00A63E7D"/>
    <w:rsid w:val="00A64494"/>
    <w:rsid w:val="00A654E6"/>
    <w:rsid w:val="00A65A58"/>
    <w:rsid w:val="00A65B63"/>
    <w:rsid w:val="00A65E7B"/>
    <w:rsid w:val="00A65FA0"/>
    <w:rsid w:val="00A66589"/>
    <w:rsid w:val="00A66EEB"/>
    <w:rsid w:val="00A674DE"/>
    <w:rsid w:val="00A67601"/>
    <w:rsid w:val="00A677AC"/>
    <w:rsid w:val="00A67D04"/>
    <w:rsid w:val="00A703B0"/>
    <w:rsid w:val="00A707A2"/>
    <w:rsid w:val="00A70BD3"/>
    <w:rsid w:val="00A70E86"/>
    <w:rsid w:val="00A70FC1"/>
    <w:rsid w:val="00A71016"/>
    <w:rsid w:val="00A714A5"/>
    <w:rsid w:val="00A718C2"/>
    <w:rsid w:val="00A71C69"/>
    <w:rsid w:val="00A71ECE"/>
    <w:rsid w:val="00A726DA"/>
    <w:rsid w:val="00A729CA"/>
    <w:rsid w:val="00A72AAF"/>
    <w:rsid w:val="00A72D75"/>
    <w:rsid w:val="00A730FB"/>
    <w:rsid w:val="00A73262"/>
    <w:rsid w:val="00A73AE1"/>
    <w:rsid w:val="00A7468D"/>
    <w:rsid w:val="00A74910"/>
    <w:rsid w:val="00A74BEC"/>
    <w:rsid w:val="00A7518F"/>
    <w:rsid w:val="00A751EC"/>
    <w:rsid w:val="00A75712"/>
    <w:rsid w:val="00A758D8"/>
    <w:rsid w:val="00A75C8E"/>
    <w:rsid w:val="00A75CD3"/>
    <w:rsid w:val="00A760E0"/>
    <w:rsid w:val="00A76472"/>
    <w:rsid w:val="00A77DD6"/>
    <w:rsid w:val="00A800EF"/>
    <w:rsid w:val="00A801CF"/>
    <w:rsid w:val="00A80247"/>
    <w:rsid w:val="00A80330"/>
    <w:rsid w:val="00A81C22"/>
    <w:rsid w:val="00A81DBE"/>
    <w:rsid w:val="00A8211F"/>
    <w:rsid w:val="00A82200"/>
    <w:rsid w:val="00A82843"/>
    <w:rsid w:val="00A8297D"/>
    <w:rsid w:val="00A82A99"/>
    <w:rsid w:val="00A82AE0"/>
    <w:rsid w:val="00A82E9A"/>
    <w:rsid w:val="00A832FE"/>
    <w:rsid w:val="00A838C8"/>
    <w:rsid w:val="00A83B80"/>
    <w:rsid w:val="00A84588"/>
    <w:rsid w:val="00A8469B"/>
    <w:rsid w:val="00A84E8C"/>
    <w:rsid w:val="00A84F43"/>
    <w:rsid w:val="00A85FAD"/>
    <w:rsid w:val="00A86390"/>
    <w:rsid w:val="00A8686B"/>
    <w:rsid w:val="00A86EA7"/>
    <w:rsid w:val="00A871C6"/>
    <w:rsid w:val="00A8761D"/>
    <w:rsid w:val="00A877AF"/>
    <w:rsid w:val="00A878BD"/>
    <w:rsid w:val="00A87A74"/>
    <w:rsid w:val="00A900A8"/>
    <w:rsid w:val="00A901A0"/>
    <w:rsid w:val="00A903D5"/>
    <w:rsid w:val="00A906F9"/>
    <w:rsid w:val="00A90CCE"/>
    <w:rsid w:val="00A90CF3"/>
    <w:rsid w:val="00A90D51"/>
    <w:rsid w:val="00A910B7"/>
    <w:rsid w:val="00A916D4"/>
    <w:rsid w:val="00A919DC"/>
    <w:rsid w:val="00A92204"/>
    <w:rsid w:val="00A92427"/>
    <w:rsid w:val="00A925C9"/>
    <w:rsid w:val="00A92A1D"/>
    <w:rsid w:val="00A930AC"/>
    <w:rsid w:val="00A93105"/>
    <w:rsid w:val="00A932D8"/>
    <w:rsid w:val="00A937FA"/>
    <w:rsid w:val="00A93ED3"/>
    <w:rsid w:val="00A93FA6"/>
    <w:rsid w:val="00A949BF"/>
    <w:rsid w:val="00A94A86"/>
    <w:rsid w:val="00A94BB4"/>
    <w:rsid w:val="00A95297"/>
    <w:rsid w:val="00A9541B"/>
    <w:rsid w:val="00A95634"/>
    <w:rsid w:val="00A9615B"/>
    <w:rsid w:val="00A96272"/>
    <w:rsid w:val="00A96699"/>
    <w:rsid w:val="00A96979"/>
    <w:rsid w:val="00A969E2"/>
    <w:rsid w:val="00A96C69"/>
    <w:rsid w:val="00A97264"/>
    <w:rsid w:val="00A973FE"/>
    <w:rsid w:val="00A97497"/>
    <w:rsid w:val="00A97846"/>
    <w:rsid w:val="00A978F9"/>
    <w:rsid w:val="00A9794D"/>
    <w:rsid w:val="00A97B21"/>
    <w:rsid w:val="00AA0079"/>
    <w:rsid w:val="00AA0704"/>
    <w:rsid w:val="00AA10D5"/>
    <w:rsid w:val="00AA1D03"/>
    <w:rsid w:val="00AA1D5E"/>
    <w:rsid w:val="00AA24AD"/>
    <w:rsid w:val="00AA2535"/>
    <w:rsid w:val="00AA2FE6"/>
    <w:rsid w:val="00AA38E2"/>
    <w:rsid w:val="00AA3BB4"/>
    <w:rsid w:val="00AA4777"/>
    <w:rsid w:val="00AA4859"/>
    <w:rsid w:val="00AA4D5F"/>
    <w:rsid w:val="00AA546C"/>
    <w:rsid w:val="00AA5517"/>
    <w:rsid w:val="00AA5FFE"/>
    <w:rsid w:val="00AA60DB"/>
    <w:rsid w:val="00AA67C3"/>
    <w:rsid w:val="00AA6B44"/>
    <w:rsid w:val="00AA6ECF"/>
    <w:rsid w:val="00AA73E1"/>
    <w:rsid w:val="00AA7474"/>
    <w:rsid w:val="00AA7778"/>
    <w:rsid w:val="00AB0301"/>
    <w:rsid w:val="00AB0F48"/>
    <w:rsid w:val="00AB1083"/>
    <w:rsid w:val="00AB1158"/>
    <w:rsid w:val="00AB18B9"/>
    <w:rsid w:val="00AB1BCD"/>
    <w:rsid w:val="00AB268F"/>
    <w:rsid w:val="00AB2778"/>
    <w:rsid w:val="00AB2927"/>
    <w:rsid w:val="00AB2A3C"/>
    <w:rsid w:val="00AB2D23"/>
    <w:rsid w:val="00AB3258"/>
    <w:rsid w:val="00AB3688"/>
    <w:rsid w:val="00AB379D"/>
    <w:rsid w:val="00AB40DD"/>
    <w:rsid w:val="00AB4296"/>
    <w:rsid w:val="00AB4E1F"/>
    <w:rsid w:val="00AB5BFC"/>
    <w:rsid w:val="00AB5C14"/>
    <w:rsid w:val="00AB5C47"/>
    <w:rsid w:val="00AB6245"/>
    <w:rsid w:val="00AB6AE8"/>
    <w:rsid w:val="00AB6F44"/>
    <w:rsid w:val="00AB77D0"/>
    <w:rsid w:val="00AB7872"/>
    <w:rsid w:val="00AB7EDD"/>
    <w:rsid w:val="00AB7FDB"/>
    <w:rsid w:val="00AC0079"/>
    <w:rsid w:val="00AC05AF"/>
    <w:rsid w:val="00AC08E7"/>
    <w:rsid w:val="00AC0926"/>
    <w:rsid w:val="00AC096C"/>
    <w:rsid w:val="00AC0A49"/>
    <w:rsid w:val="00AC0C1D"/>
    <w:rsid w:val="00AC0DE6"/>
    <w:rsid w:val="00AC101D"/>
    <w:rsid w:val="00AC12F9"/>
    <w:rsid w:val="00AC159C"/>
    <w:rsid w:val="00AC16B5"/>
    <w:rsid w:val="00AC19FE"/>
    <w:rsid w:val="00AC1EBD"/>
    <w:rsid w:val="00AC260E"/>
    <w:rsid w:val="00AC2AF3"/>
    <w:rsid w:val="00AC3454"/>
    <w:rsid w:val="00AC3A53"/>
    <w:rsid w:val="00AC43A4"/>
    <w:rsid w:val="00AC4DD3"/>
    <w:rsid w:val="00AC4F28"/>
    <w:rsid w:val="00AC61ED"/>
    <w:rsid w:val="00AC633D"/>
    <w:rsid w:val="00AC63A0"/>
    <w:rsid w:val="00AC6A36"/>
    <w:rsid w:val="00AC706F"/>
    <w:rsid w:val="00AC7191"/>
    <w:rsid w:val="00AC7196"/>
    <w:rsid w:val="00AC7510"/>
    <w:rsid w:val="00AC7AC8"/>
    <w:rsid w:val="00AC7BEB"/>
    <w:rsid w:val="00AD0098"/>
    <w:rsid w:val="00AD0405"/>
    <w:rsid w:val="00AD04CA"/>
    <w:rsid w:val="00AD065B"/>
    <w:rsid w:val="00AD07CF"/>
    <w:rsid w:val="00AD0E15"/>
    <w:rsid w:val="00AD111C"/>
    <w:rsid w:val="00AD132B"/>
    <w:rsid w:val="00AD1889"/>
    <w:rsid w:val="00AD18F6"/>
    <w:rsid w:val="00AD1961"/>
    <w:rsid w:val="00AD1AE5"/>
    <w:rsid w:val="00AD209D"/>
    <w:rsid w:val="00AD23DC"/>
    <w:rsid w:val="00AD2859"/>
    <w:rsid w:val="00AD2DC5"/>
    <w:rsid w:val="00AD2FE5"/>
    <w:rsid w:val="00AD31CC"/>
    <w:rsid w:val="00AD3669"/>
    <w:rsid w:val="00AD3870"/>
    <w:rsid w:val="00AD4636"/>
    <w:rsid w:val="00AD466A"/>
    <w:rsid w:val="00AD473A"/>
    <w:rsid w:val="00AD519D"/>
    <w:rsid w:val="00AD523F"/>
    <w:rsid w:val="00AD56CB"/>
    <w:rsid w:val="00AD5762"/>
    <w:rsid w:val="00AD62FC"/>
    <w:rsid w:val="00AD6313"/>
    <w:rsid w:val="00AD6CDB"/>
    <w:rsid w:val="00AD702C"/>
    <w:rsid w:val="00AD71B6"/>
    <w:rsid w:val="00AD739A"/>
    <w:rsid w:val="00AD76E2"/>
    <w:rsid w:val="00AD795B"/>
    <w:rsid w:val="00AD7ECD"/>
    <w:rsid w:val="00AD7F0E"/>
    <w:rsid w:val="00AD7F60"/>
    <w:rsid w:val="00AE0730"/>
    <w:rsid w:val="00AE0E6C"/>
    <w:rsid w:val="00AE1478"/>
    <w:rsid w:val="00AE1747"/>
    <w:rsid w:val="00AE1D08"/>
    <w:rsid w:val="00AE212C"/>
    <w:rsid w:val="00AE2591"/>
    <w:rsid w:val="00AE2670"/>
    <w:rsid w:val="00AE26D4"/>
    <w:rsid w:val="00AE306E"/>
    <w:rsid w:val="00AE3523"/>
    <w:rsid w:val="00AE3BA7"/>
    <w:rsid w:val="00AE3F95"/>
    <w:rsid w:val="00AE40CA"/>
    <w:rsid w:val="00AE41BB"/>
    <w:rsid w:val="00AE472A"/>
    <w:rsid w:val="00AE4E53"/>
    <w:rsid w:val="00AE532D"/>
    <w:rsid w:val="00AE5903"/>
    <w:rsid w:val="00AE614B"/>
    <w:rsid w:val="00AE6521"/>
    <w:rsid w:val="00AE6750"/>
    <w:rsid w:val="00AE6B9C"/>
    <w:rsid w:val="00AE6FDD"/>
    <w:rsid w:val="00AE71AE"/>
    <w:rsid w:val="00AE7732"/>
    <w:rsid w:val="00AE7B3D"/>
    <w:rsid w:val="00AE7DF4"/>
    <w:rsid w:val="00AE7E2B"/>
    <w:rsid w:val="00AE7E83"/>
    <w:rsid w:val="00AF00DF"/>
    <w:rsid w:val="00AF0575"/>
    <w:rsid w:val="00AF08DE"/>
    <w:rsid w:val="00AF0D6F"/>
    <w:rsid w:val="00AF14A2"/>
    <w:rsid w:val="00AF20B7"/>
    <w:rsid w:val="00AF2B3D"/>
    <w:rsid w:val="00AF3225"/>
    <w:rsid w:val="00AF367C"/>
    <w:rsid w:val="00AF3902"/>
    <w:rsid w:val="00AF4961"/>
    <w:rsid w:val="00AF5270"/>
    <w:rsid w:val="00AF57A8"/>
    <w:rsid w:val="00AF6FB9"/>
    <w:rsid w:val="00AF703D"/>
    <w:rsid w:val="00AF728D"/>
    <w:rsid w:val="00B00352"/>
    <w:rsid w:val="00B00A29"/>
    <w:rsid w:val="00B00F92"/>
    <w:rsid w:val="00B012DE"/>
    <w:rsid w:val="00B019F1"/>
    <w:rsid w:val="00B01B33"/>
    <w:rsid w:val="00B0202D"/>
    <w:rsid w:val="00B023DB"/>
    <w:rsid w:val="00B027AD"/>
    <w:rsid w:val="00B02DD0"/>
    <w:rsid w:val="00B037C0"/>
    <w:rsid w:val="00B038AC"/>
    <w:rsid w:val="00B03BDD"/>
    <w:rsid w:val="00B03ED2"/>
    <w:rsid w:val="00B04938"/>
    <w:rsid w:val="00B051A5"/>
    <w:rsid w:val="00B0560C"/>
    <w:rsid w:val="00B058F7"/>
    <w:rsid w:val="00B05B9C"/>
    <w:rsid w:val="00B06131"/>
    <w:rsid w:val="00B0642D"/>
    <w:rsid w:val="00B066BC"/>
    <w:rsid w:val="00B1028B"/>
    <w:rsid w:val="00B106D8"/>
    <w:rsid w:val="00B10C5F"/>
    <w:rsid w:val="00B110AE"/>
    <w:rsid w:val="00B11223"/>
    <w:rsid w:val="00B1142B"/>
    <w:rsid w:val="00B1174F"/>
    <w:rsid w:val="00B11A3F"/>
    <w:rsid w:val="00B11F28"/>
    <w:rsid w:val="00B12141"/>
    <w:rsid w:val="00B127B5"/>
    <w:rsid w:val="00B12BAF"/>
    <w:rsid w:val="00B12EC9"/>
    <w:rsid w:val="00B13419"/>
    <w:rsid w:val="00B1371F"/>
    <w:rsid w:val="00B137A1"/>
    <w:rsid w:val="00B138B7"/>
    <w:rsid w:val="00B14D69"/>
    <w:rsid w:val="00B14FE1"/>
    <w:rsid w:val="00B150CD"/>
    <w:rsid w:val="00B1525A"/>
    <w:rsid w:val="00B157A1"/>
    <w:rsid w:val="00B15D3D"/>
    <w:rsid w:val="00B15D77"/>
    <w:rsid w:val="00B16978"/>
    <w:rsid w:val="00B16D36"/>
    <w:rsid w:val="00B16F81"/>
    <w:rsid w:val="00B17232"/>
    <w:rsid w:val="00B172C4"/>
    <w:rsid w:val="00B17645"/>
    <w:rsid w:val="00B177EB"/>
    <w:rsid w:val="00B17C6E"/>
    <w:rsid w:val="00B200BD"/>
    <w:rsid w:val="00B20E8F"/>
    <w:rsid w:val="00B2104C"/>
    <w:rsid w:val="00B2186B"/>
    <w:rsid w:val="00B227B8"/>
    <w:rsid w:val="00B23483"/>
    <w:rsid w:val="00B23B17"/>
    <w:rsid w:val="00B23C54"/>
    <w:rsid w:val="00B23FFB"/>
    <w:rsid w:val="00B2418C"/>
    <w:rsid w:val="00B246BA"/>
    <w:rsid w:val="00B24C09"/>
    <w:rsid w:val="00B25047"/>
    <w:rsid w:val="00B25695"/>
    <w:rsid w:val="00B25AA8"/>
    <w:rsid w:val="00B25D32"/>
    <w:rsid w:val="00B25FA7"/>
    <w:rsid w:val="00B2600A"/>
    <w:rsid w:val="00B26592"/>
    <w:rsid w:val="00B26E0B"/>
    <w:rsid w:val="00B2749D"/>
    <w:rsid w:val="00B27875"/>
    <w:rsid w:val="00B278D0"/>
    <w:rsid w:val="00B27D1C"/>
    <w:rsid w:val="00B30482"/>
    <w:rsid w:val="00B307BB"/>
    <w:rsid w:val="00B30ADE"/>
    <w:rsid w:val="00B30BBC"/>
    <w:rsid w:val="00B30EFB"/>
    <w:rsid w:val="00B31B54"/>
    <w:rsid w:val="00B31B96"/>
    <w:rsid w:val="00B31F5C"/>
    <w:rsid w:val="00B320DF"/>
    <w:rsid w:val="00B32921"/>
    <w:rsid w:val="00B33411"/>
    <w:rsid w:val="00B335BA"/>
    <w:rsid w:val="00B338EA"/>
    <w:rsid w:val="00B33DE6"/>
    <w:rsid w:val="00B33F9C"/>
    <w:rsid w:val="00B34116"/>
    <w:rsid w:val="00B344BB"/>
    <w:rsid w:val="00B34BD1"/>
    <w:rsid w:val="00B34D30"/>
    <w:rsid w:val="00B34DE4"/>
    <w:rsid w:val="00B35335"/>
    <w:rsid w:val="00B35D0E"/>
    <w:rsid w:val="00B35D83"/>
    <w:rsid w:val="00B360A9"/>
    <w:rsid w:val="00B3645A"/>
    <w:rsid w:val="00B36537"/>
    <w:rsid w:val="00B3690C"/>
    <w:rsid w:val="00B36B66"/>
    <w:rsid w:val="00B3755C"/>
    <w:rsid w:val="00B4019D"/>
    <w:rsid w:val="00B4085D"/>
    <w:rsid w:val="00B40B8A"/>
    <w:rsid w:val="00B41442"/>
    <w:rsid w:val="00B41E39"/>
    <w:rsid w:val="00B42390"/>
    <w:rsid w:val="00B429A8"/>
    <w:rsid w:val="00B42BE2"/>
    <w:rsid w:val="00B42D51"/>
    <w:rsid w:val="00B42D72"/>
    <w:rsid w:val="00B42DD0"/>
    <w:rsid w:val="00B4311D"/>
    <w:rsid w:val="00B4354E"/>
    <w:rsid w:val="00B436E3"/>
    <w:rsid w:val="00B43A2E"/>
    <w:rsid w:val="00B43BB2"/>
    <w:rsid w:val="00B43F99"/>
    <w:rsid w:val="00B44066"/>
    <w:rsid w:val="00B44345"/>
    <w:rsid w:val="00B4457A"/>
    <w:rsid w:val="00B4460D"/>
    <w:rsid w:val="00B446C3"/>
    <w:rsid w:val="00B4481B"/>
    <w:rsid w:val="00B44A3F"/>
    <w:rsid w:val="00B452AE"/>
    <w:rsid w:val="00B456E8"/>
    <w:rsid w:val="00B45A4D"/>
    <w:rsid w:val="00B45D2B"/>
    <w:rsid w:val="00B45F53"/>
    <w:rsid w:val="00B46CEC"/>
    <w:rsid w:val="00B476E6"/>
    <w:rsid w:val="00B47A44"/>
    <w:rsid w:val="00B47A5E"/>
    <w:rsid w:val="00B47B99"/>
    <w:rsid w:val="00B47CA2"/>
    <w:rsid w:val="00B50258"/>
    <w:rsid w:val="00B50452"/>
    <w:rsid w:val="00B505A9"/>
    <w:rsid w:val="00B505C2"/>
    <w:rsid w:val="00B50688"/>
    <w:rsid w:val="00B50BFE"/>
    <w:rsid w:val="00B50F90"/>
    <w:rsid w:val="00B5103A"/>
    <w:rsid w:val="00B51D34"/>
    <w:rsid w:val="00B51EF5"/>
    <w:rsid w:val="00B5242E"/>
    <w:rsid w:val="00B52BDC"/>
    <w:rsid w:val="00B52D83"/>
    <w:rsid w:val="00B534F4"/>
    <w:rsid w:val="00B5359F"/>
    <w:rsid w:val="00B53D4A"/>
    <w:rsid w:val="00B56B8D"/>
    <w:rsid w:val="00B570BA"/>
    <w:rsid w:val="00B572FF"/>
    <w:rsid w:val="00B57353"/>
    <w:rsid w:val="00B57EA8"/>
    <w:rsid w:val="00B57EE2"/>
    <w:rsid w:val="00B60716"/>
    <w:rsid w:val="00B60944"/>
    <w:rsid w:val="00B60A2A"/>
    <w:rsid w:val="00B60FE4"/>
    <w:rsid w:val="00B61065"/>
    <w:rsid w:val="00B618B0"/>
    <w:rsid w:val="00B61C91"/>
    <w:rsid w:val="00B61CF0"/>
    <w:rsid w:val="00B61F3E"/>
    <w:rsid w:val="00B62036"/>
    <w:rsid w:val="00B6223B"/>
    <w:rsid w:val="00B62947"/>
    <w:rsid w:val="00B62B87"/>
    <w:rsid w:val="00B633E8"/>
    <w:rsid w:val="00B636C6"/>
    <w:rsid w:val="00B63C38"/>
    <w:rsid w:val="00B63FA8"/>
    <w:rsid w:val="00B640FB"/>
    <w:rsid w:val="00B641CE"/>
    <w:rsid w:val="00B64451"/>
    <w:rsid w:val="00B64731"/>
    <w:rsid w:val="00B64830"/>
    <w:rsid w:val="00B651D8"/>
    <w:rsid w:val="00B6523C"/>
    <w:rsid w:val="00B65283"/>
    <w:rsid w:val="00B66405"/>
    <w:rsid w:val="00B6649D"/>
    <w:rsid w:val="00B6698D"/>
    <w:rsid w:val="00B67C31"/>
    <w:rsid w:val="00B67E98"/>
    <w:rsid w:val="00B70664"/>
    <w:rsid w:val="00B70CFA"/>
    <w:rsid w:val="00B71097"/>
    <w:rsid w:val="00B723AC"/>
    <w:rsid w:val="00B72488"/>
    <w:rsid w:val="00B727D5"/>
    <w:rsid w:val="00B72946"/>
    <w:rsid w:val="00B730EC"/>
    <w:rsid w:val="00B73510"/>
    <w:rsid w:val="00B73E4C"/>
    <w:rsid w:val="00B748E2"/>
    <w:rsid w:val="00B75413"/>
    <w:rsid w:val="00B754F7"/>
    <w:rsid w:val="00B75733"/>
    <w:rsid w:val="00B75A66"/>
    <w:rsid w:val="00B75A92"/>
    <w:rsid w:val="00B75B4D"/>
    <w:rsid w:val="00B75B6C"/>
    <w:rsid w:val="00B75B97"/>
    <w:rsid w:val="00B75C71"/>
    <w:rsid w:val="00B75CCF"/>
    <w:rsid w:val="00B768F0"/>
    <w:rsid w:val="00B76C10"/>
    <w:rsid w:val="00B773F1"/>
    <w:rsid w:val="00B77B54"/>
    <w:rsid w:val="00B77E3E"/>
    <w:rsid w:val="00B8017A"/>
    <w:rsid w:val="00B81FC3"/>
    <w:rsid w:val="00B824BA"/>
    <w:rsid w:val="00B82BD8"/>
    <w:rsid w:val="00B82C88"/>
    <w:rsid w:val="00B82C9B"/>
    <w:rsid w:val="00B82ED5"/>
    <w:rsid w:val="00B82EEF"/>
    <w:rsid w:val="00B8307C"/>
    <w:rsid w:val="00B832E7"/>
    <w:rsid w:val="00B83621"/>
    <w:rsid w:val="00B83B5E"/>
    <w:rsid w:val="00B83F24"/>
    <w:rsid w:val="00B84217"/>
    <w:rsid w:val="00B842AE"/>
    <w:rsid w:val="00B84427"/>
    <w:rsid w:val="00B8483E"/>
    <w:rsid w:val="00B853A4"/>
    <w:rsid w:val="00B853AA"/>
    <w:rsid w:val="00B8564F"/>
    <w:rsid w:val="00B85E99"/>
    <w:rsid w:val="00B8600B"/>
    <w:rsid w:val="00B86299"/>
    <w:rsid w:val="00B865D8"/>
    <w:rsid w:val="00B86658"/>
    <w:rsid w:val="00B86912"/>
    <w:rsid w:val="00B86A80"/>
    <w:rsid w:val="00B86ABB"/>
    <w:rsid w:val="00B87026"/>
    <w:rsid w:val="00B87539"/>
    <w:rsid w:val="00B90139"/>
    <w:rsid w:val="00B901B0"/>
    <w:rsid w:val="00B90374"/>
    <w:rsid w:val="00B90A6A"/>
    <w:rsid w:val="00B90AA6"/>
    <w:rsid w:val="00B916D9"/>
    <w:rsid w:val="00B918D7"/>
    <w:rsid w:val="00B92BD6"/>
    <w:rsid w:val="00B93364"/>
    <w:rsid w:val="00B9338C"/>
    <w:rsid w:val="00B93407"/>
    <w:rsid w:val="00B93E96"/>
    <w:rsid w:val="00B9405A"/>
    <w:rsid w:val="00B945C4"/>
    <w:rsid w:val="00B9495F"/>
    <w:rsid w:val="00B94DC0"/>
    <w:rsid w:val="00B9512B"/>
    <w:rsid w:val="00B955B8"/>
    <w:rsid w:val="00B957D2"/>
    <w:rsid w:val="00B95C32"/>
    <w:rsid w:val="00B95D48"/>
    <w:rsid w:val="00B965BC"/>
    <w:rsid w:val="00B966CB"/>
    <w:rsid w:val="00B96738"/>
    <w:rsid w:val="00B967E4"/>
    <w:rsid w:val="00B972AE"/>
    <w:rsid w:val="00B97588"/>
    <w:rsid w:val="00B97D51"/>
    <w:rsid w:val="00BA0441"/>
    <w:rsid w:val="00BA0852"/>
    <w:rsid w:val="00BA0D7E"/>
    <w:rsid w:val="00BA1018"/>
    <w:rsid w:val="00BA1414"/>
    <w:rsid w:val="00BA1730"/>
    <w:rsid w:val="00BA1C91"/>
    <w:rsid w:val="00BA1E49"/>
    <w:rsid w:val="00BA25C7"/>
    <w:rsid w:val="00BA3075"/>
    <w:rsid w:val="00BA3467"/>
    <w:rsid w:val="00BA3AC1"/>
    <w:rsid w:val="00BA3BB6"/>
    <w:rsid w:val="00BA40C2"/>
    <w:rsid w:val="00BA4684"/>
    <w:rsid w:val="00BA46EF"/>
    <w:rsid w:val="00BA474B"/>
    <w:rsid w:val="00BA497A"/>
    <w:rsid w:val="00BA4AD2"/>
    <w:rsid w:val="00BA4B0C"/>
    <w:rsid w:val="00BA4D8F"/>
    <w:rsid w:val="00BA4D9E"/>
    <w:rsid w:val="00BA5016"/>
    <w:rsid w:val="00BA5302"/>
    <w:rsid w:val="00BA5539"/>
    <w:rsid w:val="00BA59A3"/>
    <w:rsid w:val="00BA5BC5"/>
    <w:rsid w:val="00BA5C11"/>
    <w:rsid w:val="00BA5D69"/>
    <w:rsid w:val="00BA6011"/>
    <w:rsid w:val="00BA6169"/>
    <w:rsid w:val="00BA66A1"/>
    <w:rsid w:val="00BA6F49"/>
    <w:rsid w:val="00BA70CE"/>
    <w:rsid w:val="00BA71A8"/>
    <w:rsid w:val="00BA76FD"/>
    <w:rsid w:val="00BA77E8"/>
    <w:rsid w:val="00BA7889"/>
    <w:rsid w:val="00BA7DC4"/>
    <w:rsid w:val="00BB2067"/>
    <w:rsid w:val="00BB228C"/>
    <w:rsid w:val="00BB2645"/>
    <w:rsid w:val="00BB2767"/>
    <w:rsid w:val="00BB37B4"/>
    <w:rsid w:val="00BB3983"/>
    <w:rsid w:val="00BB39B3"/>
    <w:rsid w:val="00BB3F68"/>
    <w:rsid w:val="00BB4211"/>
    <w:rsid w:val="00BB4B51"/>
    <w:rsid w:val="00BB4D16"/>
    <w:rsid w:val="00BB4F28"/>
    <w:rsid w:val="00BB50EB"/>
    <w:rsid w:val="00BB5F45"/>
    <w:rsid w:val="00BB655E"/>
    <w:rsid w:val="00BB6A0F"/>
    <w:rsid w:val="00BB6F0C"/>
    <w:rsid w:val="00BB711A"/>
    <w:rsid w:val="00BB7685"/>
    <w:rsid w:val="00BB770C"/>
    <w:rsid w:val="00BC03EB"/>
    <w:rsid w:val="00BC0404"/>
    <w:rsid w:val="00BC1111"/>
    <w:rsid w:val="00BC13F2"/>
    <w:rsid w:val="00BC1919"/>
    <w:rsid w:val="00BC1E49"/>
    <w:rsid w:val="00BC26E7"/>
    <w:rsid w:val="00BC2823"/>
    <w:rsid w:val="00BC2D84"/>
    <w:rsid w:val="00BC3479"/>
    <w:rsid w:val="00BC3988"/>
    <w:rsid w:val="00BC3EB9"/>
    <w:rsid w:val="00BC4099"/>
    <w:rsid w:val="00BC4255"/>
    <w:rsid w:val="00BC4B3C"/>
    <w:rsid w:val="00BC50E3"/>
    <w:rsid w:val="00BC5176"/>
    <w:rsid w:val="00BC5B88"/>
    <w:rsid w:val="00BC5C7F"/>
    <w:rsid w:val="00BC5F26"/>
    <w:rsid w:val="00BC6385"/>
    <w:rsid w:val="00BC68A1"/>
    <w:rsid w:val="00BC69AB"/>
    <w:rsid w:val="00BC6F6F"/>
    <w:rsid w:val="00BC6FF3"/>
    <w:rsid w:val="00BC731B"/>
    <w:rsid w:val="00BD0A58"/>
    <w:rsid w:val="00BD0ADC"/>
    <w:rsid w:val="00BD0E6F"/>
    <w:rsid w:val="00BD1524"/>
    <w:rsid w:val="00BD1A8D"/>
    <w:rsid w:val="00BD1FD1"/>
    <w:rsid w:val="00BD2F0C"/>
    <w:rsid w:val="00BD31EA"/>
    <w:rsid w:val="00BD37E4"/>
    <w:rsid w:val="00BD39B1"/>
    <w:rsid w:val="00BD3AA0"/>
    <w:rsid w:val="00BD405D"/>
    <w:rsid w:val="00BD54D0"/>
    <w:rsid w:val="00BD5F5A"/>
    <w:rsid w:val="00BD6110"/>
    <w:rsid w:val="00BD67DE"/>
    <w:rsid w:val="00BD684B"/>
    <w:rsid w:val="00BD6930"/>
    <w:rsid w:val="00BD6E2C"/>
    <w:rsid w:val="00BD7046"/>
    <w:rsid w:val="00BD71A6"/>
    <w:rsid w:val="00BD7663"/>
    <w:rsid w:val="00BD7A69"/>
    <w:rsid w:val="00BD7B0C"/>
    <w:rsid w:val="00BD7C28"/>
    <w:rsid w:val="00BE050F"/>
    <w:rsid w:val="00BE0C57"/>
    <w:rsid w:val="00BE154C"/>
    <w:rsid w:val="00BE17AA"/>
    <w:rsid w:val="00BE1991"/>
    <w:rsid w:val="00BE1EA2"/>
    <w:rsid w:val="00BE1F76"/>
    <w:rsid w:val="00BE23BE"/>
    <w:rsid w:val="00BE2581"/>
    <w:rsid w:val="00BE25B3"/>
    <w:rsid w:val="00BE2619"/>
    <w:rsid w:val="00BE276C"/>
    <w:rsid w:val="00BE28DF"/>
    <w:rsid w:val="00BE3FFF"/>
    <w:rsid w:val="00BE4256"/>
    <w:rsid w:val="00BE4625"/>
    <w:rsid w:val="00BE463F"/>
    <w:rsid w:val="00BE482B"/>
    <w:rsid w:val="00BE4A5B"/>
    <w:rsid w:val="00BE5FA3"/>
    <w:rsid w:val="00BE667B"/>
    <w:rsid w:val="00BE6881"/>
    <w:rsid w:val="00BE6ECD"/>
    <w:rsid w:val="00BE6EDB"/>
    <w:rsid w:val="00BE6F11"/>
    <w:rsid w:val="00BE6F22"/>
    <w:rsid w:val="00BE76AE"/>
    <w:rsid w:val="00BF034F"/>
    <w:rsid w:val="00BF0913"/>
    <w:rsid w:val="00BF0BAA"/>
    <w:rsid w:val="00BF0DCB"/>
    <w:rsid w:val="00BF109D"/>
    <w:rsid w:val="00BF136B"/>
    <w:rsid w:val="00BF139F"/>
    <w:rsid w:val="00BF142C"/>
    <w:rsid w:val="00BF197C"/>
    <w:rsid w:val="00BF1A78"/>
    <w:rsid w:val="00BF1ED8"/>
    <w:rsid w:val="00BF27B9"/>
    <w:rsid w:val="00BF2C82"/>
    <w:rsid w:val="00BF31A1"/>
    <w:rsid w:val="00BF33E4"/>
    <w:rsid w:val="00BF3445"/>
    <w:rsid w:val="00BF34D2"/>
    <w:rsid w:val="00BF35C0"/>
    <w:rsid w:val="00BF38D7"/>
    <w:rsid w:val="00BF4250"/>
    <w:rsid w:val="00BF6CF1"/>
    <w:rsid w:val="00BF6EB4"/>
    <w:rsid w:val="00BF7374"/>
    <w:rsid w:val="00C00116"/>
    <w:rsid w:val="00C0040E"/>
    <w:rsid w:val="00C00550"/>
    <w:rsid w:val="00C0094B"/>
    <w:rsid w:val="00C00C89"/>
    <w:rsid w:val="00C01266"/>
    <w:rsid w:val="00C016B8"/>
    <w:rsid w:val="00C01C1A"/>
    <w:rsid w:val="00C01EB0"/>
    <w:rsid w:val="00C0238F"/>
    <w:rsid w:val="00C02E89"/>
    <w:rsid w:val="00C02EA8"/>
    <w:rsid w:val="00C03864"/>
    <w:rsid w:val="00C03977"/>
    <w:rsid w:val="00C03BAB"/>
    <w:rsid w:val="00C041C8"/>
    <w:rsid w:val="00C04941"/>
    <w:rsid w:val="00C04AD3"/>
    <w:rsid w:val="00C04B90"/>
    <w:rsid w:val="00C0524A"/>
    <w:rsid w:val="00C0614A"/>
    <w:rsid w:val="00C0692D"/>
    <w:rsid w:val="00C06AEE"/>
    <w:rsid w:val="00C077CC"/>
    <w:rsid w:val="00C07A23"/>
    <w:rsid w:val="00C10491"/>
    <w:rsid w:val="00C10C0D"/>
    <w:rsid w:val="00C10E73"/>
    <w:rsid w:val="00C10FFD"/>
    <w:rsid w:val="00C119EA"/>
    <w:rsid w:val="00C1238C"/>
    <w:rsid w:val="00C1243F"/>
    <w:rsid w:val="00C12741"/>
    <w:rsid w:val="00C12746"/>
    <w:rsid w:val="00C12843"/>
    <w:rsid w:val="00C133E0"/>
    <w:rsid w:val="00C1380C"/>
    <w:rsid w:val="00C13E72"/>
    <w:rsid w:val="00C14839"/>
    <w:rsid w:val="00C1517D"/>
    <w:rsid w:val="00C157B8"/>
    <w:rsid w:val="00C158B8"/>
    <w:rsid w:val="00C16312"/>
    <w:rsid w:val="00C16432"/>
    <w:rsid w:val="00C164AF"/>
    <w:rsid w:val="00C17DB0"/>
    <w:rsid w:val="00C17E32"/>
    <w:rsid w:val="00C17F11"/>
    <w:rsid w:val="00C17FE1"/>
    <w:rsid w:val="00C20651"/>
    <w:rsid w:val="00C20C5A"/>
    <w:rsid w:val="00C20CDA"/>
    <w:rsid w:val="00C20DF2"/>
    <w:rsid w:val="00C212FC"/>
    <w:rsid w:val="00C215FB"/>
    <w:rsid w:val="00C21FD3"/>
    <w:rsid w:val="00C2206D"/>
    <w:rsid w:val="00C23466"/>
    <w:rsid w:val="00C24093"/>
    <w:rsid w:val="00C2472A"/>
    <w:rsid w:val="00C24AA9"/>
    <w:rsid w:val="00C25A1A"/>
    <w:rsid w:val="00C25D22"/>
    <w:rsid w:val="00C261EE"/>
    <w:rsid w:val="00C2654E"/>
    <w:rsid w:val="00C27875"/>
    <w:rsid w:val="00C27D19"/>
    <w:rsid w:val="00C27D1B"/>
    <w:rsid w:val="00C27D61"/>
    <w:rsid w:val="00C27F78"/>
    <w:rsid w:val="00C303FD"/>
    <w:rsid w:val="00C30777"/>
    <w:rsid w:val="00C30784"/>
    <w:rsid w:val="00C3079E"/>
    <w:rsid w:val="00C3092C"/>
    <w:rsid w:val="00C30B3A"/>
    <w:rsid w:val="00C30B4F"/>
    <w:rsid w:val="00C30EE7"/>
    <w:rsid w:val="00C31534"/>
    <w:rsid w:val="00C3189B"/>
    <w:rsid w:val="00C31D8F"/>
    <w:rsid w:val="00C31FEC"/>
    <w:rsid w:val="00C32132"/>
    <w:rsid w:val="00C32533"/>
    <w:rsid w:val="00C3274A"/>
    <w:rsid w:val="00C3339A"/>
    <w:rsid w:val="00C3379B"/>
    <w:rsid w:val="00C33F24"/>
    <w:rsid w:val="00C3475F"/>
    <w:rsid w:val="00C349A3"/>
    <w:rsid w:val="00C3511F"/>
    <w:rsid w:val="00C35226"/>
    <w:rsid w:val="00C357D3"/>
    <w:rsid w:val="00C359B2"/>
    <w:rsid w:val="00C35C16"/>
    <w:rsid w:val="00C35EDB"/>
    <w:rsid w:val="00C36181"/>
    <w:rsid w:val="00C37009"/>
    <w:rsid w:val="00C3702A"/>
    <w:rsid w:val="00C37394"/>
    <w:rsid w:val="00C376AB"/>
    <w:rsid w:val="00C3776A"/>
    <w:rsid w:val="00C378B9"/>
    <w:rsid w:val="00C404B1"/>
    <w:rsid w:val="00C40586"/>
    <w:rsid w:val="00C407E8"/>
    <w:rsid w:val="00C40887"/>
    <w:rsid w:val="00C417B5"/>
    <w:rsid w:val="00C41F9B"/>
    <w:rsid w:val="00C4215A"/>
    <w:rsid w:val="00C42271"/>
    <w:rsid w:val="00C426A7"/>
    <w:rsid w:val="00C42821"/>
    <w:rsid w:val="00C428EC"/>
    <w:rsid w:val="00C42A61"/>
    <w:rsid w:val="00C42AB9"/>
    <w:rsid w:val="00C42BAC"/>
    <w:rsid w:val="00C42ED9"/>
    <w:rsid w:val="00C432C1"/>
    <w:rsid w:val="00C43459"/>
    <w:rsid w:val="00C43661"/>
    <w:rsid w:val="00C436F0"/>
    <w:rsid w:val="00C437C7"/>
    <w:rsid w:val="00C43E1C"/>
    <w:rsid w:val="00C4443E"/>
    <w:rsid w:val="00C4509E"/>
    <w:rsid w:val="00C456FF"/>
    <w:rsid w:val="00C46356"/>
    <w:rsid w:val="00C4647A"/>
    <w:rsid w:val="00C467E5"/>
    <w:rsid w:val="00C47904"/>
    <w:rsid w:val="00C47AEB"/>
    <w:rsid w:val="00C50E97"/>
    <w:rsid w:val="00C518CA"/>
    <w:rsid w:val="00C51DDD"/>
    <w:rsid w:val="00C52217"/>
    <w:rsid w:val="00C526A3"/>
    <w:rsid w:val="00C52E46"/>
    <w:rsid w:val="00C52EF7"/>
    <w:rsid w:val="00C531BB"/>
    <w:rsid w:val="00C5338F"/>
    <w:rsid w:val="00C53879"/>
    <w:rsid w:val="00C53E2A"/>
    <w:rsid w:val="00C54518"/>
    <w:rsid w:val="00C54617"/>
    <w:rsid w:val="00C558F8"/>
    <w:rsid w:val="00C55AEB"/>
    <w:rsid w:val="00C55C57"/>
    <w:rsid w:val="00C56624"/>
    <w:rsid w:val="00C56642"/>
    <w:rsid w:val="00C566DC"/>
    <w:rsid w:val="00C56DDC"/>
    <w:rsid w:val="00C56F54"/>
    <w:rsid w:val="00C5770A"/>
    <w:rsid w:val="00C57987"/>
    <w:rsid w:val="00C57C54"/>
    <w:rsid w:val="00C57C6A"/>
    <w:rsid w:val="00C57E65"/>
    <w:rsid w:val="00C60C58"/>
    <w:rsid w:val="00C60EA1"/>
    <w:rsid w:val="00C61536"/>
    <w:rsid w:val="00C616B8"/>
    <w:rsid w:val="00C6195C"/>
    <w:rsid w:val="00C61FF0"/>
    <w:rsid w:val="00C6272F"/>
    <w:rsid w:val="00C63129"/>
    <w:rsid w:val="00C631CE"/>
    <w:rsid w:val="00C634F0"/>
    <w:rsid w:val="00C645C8"/>
    <w:rsid w:val="00C64A86"/>
    <w:rsid w:val="00C64F6C"/>
    <w:rsid w:val="00C64FC3"/>
    <w:rsid w:val="00C65C46"/>
    <w:rsid w:val="00C66327"/>
    <w:rsid w:val="00C66EC5"/>
    <w:rsid w:val="00C66FB7"/>
    <w:rsid w:val="00C67375"/>
    <w:rsid w:val="00C677D2"/>
    <w:rsid w:val="00C67A48"/>
    <w:rsid w:val="00C70652"/>
    <w:rsid w:val="00C70713"/>
    <w:rsid w:val="00C709B8"/>
    <w:rsid w:val="00C70ADB"/>
    <w:rsid w:val="00C716EC"/>
    <w:rsid w:val="00C725ED"/>
    <w:rsid w:val="00C72AB3"/>
    <w:rsid w:val="00C72BBC"/>
    <w:rsid w:val="00C73655"/>
    <w:rsid w:val="00C737AF"/>
    <w:rsid w:val="00C73BAE"/>
    <w:rsid w:val="00C73CC0"/>
    <w:rsid w:val="00C73D57"/>
    <w:rsid w:val="00C743FB"/>
    <w:rsid w:val="00C74622"/>
    <w:rsid w:val="00C748CB"/>
    <w:rsid w:val="00C749EF"/>
    <w:rsid w:val="00C74AC3"/>
    <w:rsid w:val="00C74D91"/>
    <w:rsid w:val="00C75B43"/>
    <w:rsid w:val="00C75BE3"/>
    <w:rsid w:val="00C75F12"/>
    <w:rsid w:val="00C7646F"/>
    <w:rsid w:val="00C76913"/>
    <w:rsid w:val="00C76928"/>
    <w:rsid w:val="00C774F3"/>
    <w:rsid w:val="00C775C3"/>
    <w:rsid w:val="00C77622"/>
    <w:rsid w:val="00C77721"/>
    <w:rsid w:val="00C77C0A"/>
    <w:rsid w:val="00C77E31"/>
    <w:rsid w:val="00C77E6A"/>
    <w:rsid w:val="00C806BB"/>
    <w:rsid w:val="00C80816"/>
    <w:rsid w:val="00C80D0A"/>
    <w:rsid w:val="00C8106E"/>
    <w:rsid w:val="00C81BCA"/>
    <w:rsid w:val="00C82217"/>
    <w:rsid w:val="00C8259F"/>
    <w:rsid w:val="00C829B7"/>
    <w:rsid w:val="00C8347F"/>
    <w:rsid w:val="00C84130"/>
    <w:rsid w:val="00C84321"/>
    <w:rsid w:val="00C84CE7"/>
    <w:rsid w:val="00C84D38"/>
    <w:rsid w:val="00C85186"/>
    <w:rsid w:val="00C85348"/>
    <w:rsid w:val="00C85501"/>
    <w:rsid w:val="00C856AA"/>
    <w:rsid w:val="00C86172"/>
    <w:rsid w:val="00C865B4"/>
    <w:rsid w:val="00C869D3"/>
    <w:rsid w:val="00C87174"/>
    <w:rsid w:val="00C871B7"/>
    <w:rsid w:val="00C8736A"/>
    <w:rsid w:val="00C873BA"/>
    <w:rsid w:val="00C874E6"/>
    <w:rsid w:val="00C875A7"/>
    <w:rsid w:val="00C9095B"/>
    <w:rsid w:val="00C90EA4"/>
    <w:rsid w:val="00C9127E"/>
    <w:rsid w:val="00C912CB"/>
    <w:rsid w:val="00C91748"/>
    <w:rsid w:val="00C91840"/>
    <w:rsid w:val="00C91A1B"/>
    <w:rsid w:val="00C91FF2"/>
    <w:rsid w:val="00C92303"/>
    <w:rsid w:val="00C92EF4"/>
    <w:rsid w:val="00C93087"/>
    <w:rsid w:val="00C9392B"/>
    <w:rsid w:val="00C93CDA"/>
    <w:rsid w:val="00C93F77"/>
    <w:rsid w:val="00C94222"/>
    <w:rsid w:val="00C942A1"/>
    <w:rsid w:val="00C942EA"/>
    <w:rsid w:val="00C942FB"/>
    <w:rsid w:val="00C94E53"/>
    <w:rsid w:val="00C950BB"/>
    <w:rsid w:val="00C9575F"/>
    <w:rsid w:val="00C9577D"/>
    <w:rsid w:val="00C958B4"/>
    <w:rsid w:val="00C95E83"/>
    <w:rsid w:val="00C9682A"/>
    <w:rsid w:val="00C96875"/>
    <w:rsid w:val="00C96DA5"/>
    <w:rsid w:val="00C96F75"/>
    <w:rsid w:val="00C9756D"/>
    <w:rsid w:val="00C97EEA"/>
    <w:rsid w:val="00C97F2D"/>
    <w:rsid w:val="00CA00C2"/>
    <w:rsid w:val="00CA0377"/>
    <w:rsid w:val="00CA1C42"/>
    <w:rsid w:val="00CA20BC"/>
    <w:rsid w:val="00CA23EB"/>
    <w:rsid w:val="00CA25D7"/>
    <w:rsid w:val="00CA27B3"/>
    <w:rsid w:val="00CA2987"/>
    <w:rsid w:val="00CA2B52"/>
    <w:rsid w:val="00CA2BD0"/>
    <w:rsid w:val="00CA2D94"/>
    <w:rsid w:val="00CA2D96"/>
    <w:rsid w:val="00CA2FB1"/>
    <w:rsid w:val="00CA3013"/>
    <w:rsid w:val="00CA30D1"/>
    <w:rsid w:val="00CA35E2"/>
    <w:rsid w:val="00CA372E"/>
    <w:rsid w:val="00CA3A41"/>
    <w:rsid w:val="00CA44BD"/>
    <w:rsid w:val="00CA4DA9"/>
    <w:rsid w:val="00CA5178"/>
    <w:rsid w:val="00CA54F6"/>
    <w:rsid w:val="00CA5612"/>
    <w:rsid w:val="00CA5AD1"/>
    <w:rsid w:val="00CA5CE5"/>
    <w:rsid w:val="00CA5D67"/>
    <w:rsid w:val="00CA60AD"/>
    <w:rsid w:val="00CA7818"/>
    <w:rsid w:val="00CA78C2"/>
    <w:rsid w:val="00CA7FA4"/>
    <w:rsid w:val="00CB0172"/>
    <w:rsid w:val="00CB0819"/>
    <w:rsid w:val="00CB1276"/>
    <w:rsid w:val="00CB1702"/>
    <w:rsid w:val="00CB1B2F"/>
    <w:rsid w:val="00CB1EA9"/>
    <w:rsid w:val="00CB2315"/>
    <w:rsid w:val="00CB25BC"/>
    <w:rsid w:val="00CB2BC0"/>
    <w:rsid w:val="00CB2E7A"/>
    <w:rsid w:val="00CB31E1"/>
    <w:rsid w:val="00CB3590"/>
    <w:rsid w:val="00CB37DA"/>
    <w:rsid w:val="00CB3916"/>
    <w:rsid w:val="00CB3B88"/>
    <w:rsid w:val="00CB3DEC"/>
    <w:rsid w:val="00CB446B"/>
    <w:rsid w:val="00CB4673"/>
    <w:rsid w:val="00CB4980"/>
    <w:rsid w:val="00CB4B9C"/>
    <w:rsid w:val="00CB5167"/>
    <w:rsid w:val="00CB56E7"/>
    <w:rsid w:val="00CB58E8"/>
    <w:rsid w:val="00CB61C5"/>
    <w:rsid w:val="00CB676B"/>
    <w:rsid w:val="00CB68D7"/>
    <w:rsid w:val="00CB6CED"/>
    <w:rsid w:val="00CB761D"/>
    <w:rsid w:val="00CB7DBB"/>
    <w:rsid w:val="00CB7E15"/>
    <w:rsid w:val="00CC03F7"/>
    <w:rsid w:val="00CC07CA"/>
    <w:rsid w:val="00CC0B8E"/>
    <w:rsid w:val="00CC25F6"/>
    <w:rsid w:val="00CC2F97"/>
    <w:rsid w:val="00CC367D"/>
    <w:rsid w:val="00CC3A01"/>
    <w:rsid w:val="00CC483E"/>
    <w:rsid w:val="00CC4DF9"/>
    <w:rsid w:val="00CC5208"/>
    <w:rsid w:val="00CC52A9"/>
    <w:rsid w:val="00CC5B37"/>
    <w:rsid w:val="00CC5CBF"/>
    <w:rsid w:val="00CC651A"/>
    <w:rsid w:val="00CC6AC5"/>
    <w:rsid w:val="00CC6B34"/>
    <w:rsid w:val="00CC73F5"/>
    <w:rsid w:val="00CC78F3"/>
    <w:rsid w:val="00CC7CAD"/>
    <w:rsid w:val="00CC7D6B"/>
    <w:rsid w:val="00CD03B7"/>
    <w:rsid w:val="00CD0519"/>
    <w:rsid w:val="00CD0829"/>
    <w:rsid w:val="00CD0A74"/>
    <w:rsid w:val="00CD0B61"/>
    <w:rsid w:val="00CD119E"/>
    <w:rsid w:val="00CD187C"/>
    <w:rsid w:val="00CD1C08"/>
    <w:rsid w:val="00CD1F07"/>
    <w:rsid w:val="00CD2870"/>
    <w:rsid w:val="00CD307A"/>
    <w:rsid w:val="00CD35D4"/>
    <w:rsid w:val="00CD3782"/>
    <w:rsid w:val="00CD3B6B"/>
    <w:rsid w:val="00CD3CE3"/>
    <w:rsid w:val="00CD3EF0"/>
    <w:rsid w:val="00CD3F5E"/>
    <w:rsid w:val="00CD3FC5"/>
    <w:rsid w:val="00CD4055"/>
    <w:rsid w:val="00CD4159"/>
    <w:rsid w:val="00CD4241"/>
    <w:rsid w:val="00CD446A"/>
    <w:rsid w:val="00CD453E"/>
    <w:rsid w:val="00CD488A"/>
    <w:rsid w:val="00CD4E7E"/>
    <w:rsid w:val="00CD5269"/>
    <w:rsid w:val="00CD5434"/>
    <w:rsid w:val="00CD590D"/>
    <w:rsid w:val="00CD59A2"/>
    <w:rsid w:val="00CD6219"/>
    <w:rsid w:val="00CD6551"/>
    <w:rsid w:val="00CD6974"/>
    <w:rsid w:val="00CD6A6D"/>
    <w:rsid w:val="00CD6E11"/>
    <w:rsid w:val="00CD6E85"/>
    <w:rsid w:val="00CD6FC5"/>
    <w:rsid w:val="00CD7553"/>
    <w:rsid w:val="00CD7617"/>
    <w:rsid w:val="00CD774F"/>
    <w:rsid w:val="00CD7DD5"/>
    <w:rsid w:val="00CE0015"/>
    <w:rsid w:val="00CE091A"/>
    <w:rsid w:val="00CE0DCB"/>
    <w:rsid w:val="00CE1092"/>
    <w:rsid w:val="00CE13C2"/>
    <w:rsid w:val="00CE17BA"/>
    <w:rsid w:val="00CE1E22"/>
    <w:rsid w:val="00CE25C0"/>
    <w:rsid w:val="00CE2B9B"/>
    <w:rsid w:val="00CE31A1"/>
    <w:rsid w:val="00CE31A6"/>
    <w:rsid w:val="00CE3538"/>
    <w:rsid w:val="00CE38C8"/>
    <w:rsid w:val="00CE3922"/>
    <w:rsid w:val="00CE410C"/>
    <w:rsid w:val="00CE415A"/>
    <w:rsid w:val="00CE4FF7"/>
    <w:rsid w:val="00CE50F7"/>
    <w:rsid w:val="00CE554C"/>
    <w:rsid w:val="00CE61FC"/>
    <w:rsid w:val="00CE621A"/>
    <w:rsid w:val="00CE62F3"/>
    <w:rsid w:val="00CE6395"/>
    <w:rsid w:val="00CE6533"/>
    <w:rsid w:val="00CE6762"/>
    <w:rsid w:val="00CE6BBB"/>
    <w:rsid w:val="00CE722D"/>
    <w:rsid w:val="00CE7B16"/>
    <w:rsid w:val="00CE7CA5"/>
    <w:rsid w:val="00CF0290"/>
    <w:rsid w:val="00CF0692"/>
    <w:rsid w:val="00CF1739"/>
    <w:rsid w:val="00CF1CFA"/>
    <w:rsid w:val="00CF1EAF"/>
    <w:rsid w:val="00CF2382"/>
    <w:rsid w:val="00CF2406"/>
    <w:rsid w:val="00CF26CA"/>
    <w:rsid w:val="00CF2891"/>
    <w:rsid w:val="00CF2B4B"/>
    <w:rsid w:val="00CF2DDF"/>
    <w:rsid w:val="00CF3BB4"/>
    <w:rsid w:val="00CF4877"/>
    <w:rsid w:val="00CF49E5"/>
    <w:rsid w:val="00CF4A03"/>
    <w:rsid w:val="00CF500C"/>
    <w:rsid w:val="00CF5534"/>
    <w:rsid w:val="00CF5767"/>
    <w:rsid w:val="00CF5986"/>
    <w:rsid w:val="00CF60F7"/>
    <w:rsid w:val="00CF645D"/>
    <w:rsid w:val="00CF6613"/>
    <w:rsid w:val="00CF75D9"/>
    <w:rsid w:val="00CF794B"/>
    <w:rsid w:val="00CF7B97"/>
    <w:rsid w:val="00D004E8"/>
    <w:rsid w:val="00D0053B"/>
    <w:rsid w:val="00D005E9"/>
    <w:rsid w:val="00D007EF"/>
    <w:rsid w:val="00D00E7C"/>
    <w:rsid w:val="00D00FDD"/>
    <w:rsid w:val="00D0164B"/>
    <w:rsid w:val="00D02CDD"/>
    <w:rsid w:val="00D0300A"/>
    <w:rsid w:val="00D030C0"/>
    <w:rsid w:val="00D03147"/>
    <w:rsid w:val="00D034EB"/>
    <w:rsid w:val="00D03824"/>
    <w:rsid w:val="00D039BA"/>
    <w:rsid w:val="00D03B68"/>
    <w:rsid w:val="00D04073"/>
    <w:rsid w:val="00D0435C"/>
    <w:rsid w:val="00D04782"/>
    <w:rsid w:val="00D04AA5"/>
    <w:rsid w:val="00D04BCB"/>
    <w:rsid w:val="00D0540F"/>
    <w:rsid w:val="00D054A4"/>
    <w:rsid w:val="00D058DC"/>
    <w:rsid w:val="00D05BA3"/>
    <w:rsid w:val="00D05FA9"/>
    <w:rsid w:val="00D0607A"/>
    <w:rsid w:val="00D06848"/>
    <w:rsid w:val="00D0685D"/>
    <w:rsid w:val="00D06973"/>
    <w:rsid w:val="00D0709A"/>
    <w:rsid w:val="00D074D4"/>
    <w:rsid w:val="00D07607"/>
    <w:rsid w:val="00D076AB"/>
    <w:rsid w:val="00D07AB0"/>
    <w:rsid w:val="00D10556"/>
    <w:rsid w:val="00D10871"/>
    <w:rsid w:val="00D10919"/>
    <w:rsid w:val="00D10A81"/>
    <w:rsid w:val="00D10B15"/>
    <w:rsid w:val="00D10E97"/>
    <w:rsid w:val="00D10EA3"/>
    <w:rsid w:val="00D10F19"/>
    <w:rsid w:val="00D110A0"/>
    <w:rsid w:val="00D11347"/>
    <w:rsid w:val="00D116A0"/>
    <w:rsid w:val="00D118D0"/>
    <w:rsid w:val="00D11AE7"/>
    <w:rsid w:val="00D11DC3"/>
    <w:rsid w:val="00D13AB9"/>
    <w:rsid w:val="00D13FCD"/>
    <w:rsid w:val="00D145FA"/>
    <w:rsid w:val="00D14B86"/>
    <w:rsid w:val="00D14C24"/>
    <w:rsid w:val="00D14D70"/>
    <w:rsid w:val="00D15005"/>
    <w:rsid w:val="00D151BA"/>
    <w:rsid w:val="00D15727"/>
    <w:rsid w:val="00D15D64"/>
    <w:rsid w:val="00D16573"/>
    <w:rsid w:val="00D16641"/>
    <w:rsid w:val="00D16DEA"/>
    <w:rsid w:val="00D177EB"/>
    <w:rsid w:val="00D17863"/>
    <w:rsid w:val="00D17ACF"/>
    <w:rsid w:val="00D17D06"/>
    <w:rsid w:val="00D200C6"/>
    <w:rsid w:val="00D200C9"/>
    <w:rsid w:val="00D208B6"/>
    <w:rsid w:val="00D20C8D"/>
    <w:rsid w:val="00D21410"/>
    <w:rsid w:val="00D218EC"/>
    <w:rsid w:val="00D21A32"/>
    <w:rsid w:val="00D21B2D"/>
    <w:rsid w:val="00D2200B"/>
    <w:rsid w:val="00D225D2"/>
    <w:rsid w:val="00D2277B"/>
    <w:rsid w:val="00D228EB"/>
    <w:rsid w:val="00D22935"/>
    <w:rsid w:val="00D22AE9"/>
    <w:rsid w:val="00D22E96"/>
    <w:rsid w:val="00D2322D"/>
    <w:rsid w:val="00D247E6"/>
    <w:rsid w:val="00D24B71"/>
    <w:rsid w:val="00D25591"/>
    <w:rsid w:val="00D2590E"/>
    <w:rsid w:val="00D260F9"/>
    <w:rsid w:val="00D2693F"/>
    <w:rsid w:val="00D26AEB"/>
    <w:rsid w:val="00D26CE5"/>
    <w:rsid w:val="00D2730C"/>
    <w:rsid w:val="00D27574"/>
    <w:rsid w:val="00D27ACB"/>
    <w:rsid w:val="00D27D85"/>
    <w:rsid w:val="00D27E29"/>
    <w:rsid w:val="00D30C9C"/>
    <w:rsid w:val="00D30E61"/>
    <w:rsid w:val="00D30E92"/>
    <w:rsid w:val="00D31336"/>
    <w:rsid w:val="00D31713"/>
    <w:rsid w:val="00D319E0"/>
    <w:rsid w:val="00D31B1B"/>
    <w:rsid w:val="00D31F1B"/>
    <w:rsid w:val="00D3215E"/>
    <w:rsid w:val="00D3228F"/>
    <w:rsid w:val="00D32665"/>
    <w:rsid w:val="00D32AC4"/>
    <w:rsid w:val="00D32C86"/>
    <w:rsid w:val="00D338CA"/>
    <w:rsid w:val="00D339E2"/>
    <w:rsid w:val="00D33B42"/>
    <w:rsid w:val="00D33BD2"/>
    <w:rsid w:val="00D33F1A"/>
    <w:rsid w:val="00D34D42"/>
    <w:rsid w:val="00D350B4"/>
    <w:rsid w:val="00D354AA"/>
    <w:rsid w:val="00D361C4"/>
    <w:rsid w:val="00D3630F"/>
    <w:rsid w:val="00D37518"/>
    <w:rsid w:val="00D377D8"/>
    <w:rsid w:val="00D37966"/>
    <w:rsid w:val="00D37C98"/>
    <w:rsid w:val="00D40515"/>
    <w:rsid w:val="00D40E99"/>
    <w:rsid w:val="00D41744"/>
    <w:rsid w:val="00D41A1C"/>
    <w:rsid w:val="00D42441"/>
    <w:rsid w:val="00D4299B"/>
    <w:rsid w:val="00D42CF4"/>
    <w:rsid w:val="00D42D0E"/>
    <w:rsid w:val="00D42D8E"/>
    <w:rsid w:val="00D42E95"/>
    <w:rsid w:val="00D42FD0"/>
    <w:rsid w:val="00D433E4"/>
    <w:rsid w:val="00D43445"/>
    <w:rsid w:val="00D435ED"/>
    <w:rsid w:val="00D43DDA"/>
    <w:rsid w:val="00D44447"/>
    <w:rsid w:val="00D44489"/>
    <w:rsid w:val="00D44822"/>
    <w:rsid w:val="00D44E48"/>
    <w:rsid w:val="00D44EFB"/>
    <w:rsid w:val="00D4620A"/>
    <w:rsid w:val="00D464EC"/>
    <w:rsid w:val="00D46A6D"/>
    <w:rsid w:val="00D46C1C"/>
    <w:rsid w:val="00D47044"/>
    <w:rsid w:val="00D4713A"/>
    <w:rsid w:val="00D47435"/>
    <w:rsid w:val="00D475EA"/>
    <w:rsid w:val="00D47B5E"/>
    <w:rsid w:val="00D47E9B"/>
    <w:rsid w:val="00D5018D"/>
    <w:rsid w:val="00D5035C"/>
    <w:rsid w:val="00D50577"/>
    <w:rsid w:val="00D50AF9"/>
    <w:rsid w:val="00D50E0C"/>
    <w:rsid w:val="00D50FB8"/>
    <w:rsid w:val="00D51290"/>
    <w:rsid w:val="00D516E8"/>
    <w:rsid w:val="00D51CFD"/>
    <w:rsid w:val="00D51E73"/>
    <w:rsid w:val="00D51F76"/>
    <w:rsid w:val="00D5225E"/>
    <w:rsid w:val="00D522C3"/>
    <w:rsid w:val="00D523C4"/>
    <w:rsid w:val="00D52796"/>
    <w:rsid w:val="00D52E0F"/>
    <w:rsid w:val="00D52F33"/>
    <w:rsid w:val="00D54A53"/>
    <w:rsid w:val="00D5523A"/>
    <w:rsid w:val="00D5552D"/>
    <w:rsid w:val="00D55B20"/>
    <w:rsid w:val="00D55B33"/>
    <w:rsid w:val="00D5606A"/>
    <w:rsid w:val="00D570B0"/>
    <w:rsid w:val="00D57144"/>
    <w:rsid w:val="00D57596"/>
    <w:rsid w:val="00D57B1C"/>
    <w:rsid w:val="00D57CF8"/>
    <w:rsid w:val="00D57F54"/>
    <w:rsid w:val="00D602F3"/>
    <w:rsid w:val="00D60304"/>
    <w:rsid w:val="00D60B35"/>
    <w:rsid w:val="00D61707"/>
    <w:rsid w:val="00D61A1B"/>
    <w:rsid w:val="00D62046"/>
    <w:rsid w:val="00D624CF"/>
    <w:rsid w:val="00D62F39"/>
    <w:rsid w:val="00D6314C"/>
    <w:rsid w:val="00D637E8"/>
    <w:rsid w:val="00D63864"/>
    <w:rsid w:val="00D64E79"/>
    <w:rsid w:val="00D653E9"/>
    <w:rsid w:val="00D65510"/>
    <w:rsid w:val="00D65E5C"/>
    <w:rsid w:val="00D666A4"/>
    <w:rsid w:val="00D667D1"/>
    <w:rsid w:val="00D67370"/>
    <w:rsid w:val="00D679B4"/>
    <w:rsid w:val="00D71161"/>
    <w:rsid w:val="00D71980"/>
    <w:rsid w:val="00D721D1"/>
    <w:rsid w:val="00D729F9"/>
    <w:rsid w:val="00D72B67"/>
    <w:rsid w:val="00D72B7C"/>
    <w:rsid w:val="00D72C20"/>
    <w:rsid w:val="00D730E6"/>
    <w:rsid w:val="00D733A8"/>
    <w:rsid w:val="00D73689"/>
    <w:rsid w:val="00D73821"/>
    <w:rsid w:val="00D74472"/>
    <w:rsid w:val="00D744F2"/>
    <w:rsid w:val="00D75222"/>
    <w:rsid w:val="00D754FA"/>
    <w:rsid w:val="00D75BF8"/>
    <w:rsid w:val="00D7669F"/>
    <w:rsid w:val="00D76797"/>
    <w:rsid w:val="00D76B42"/>
    <w:rsid w:val="00D76E21"/>
    <w:rsid w:val="00D771D8"/>
    <w:rsid w:val="00D777F1"/>
    <w:rsid w:val="00D77A2D"/>
    <w:rsid w:val="00D800D7"/>
    <w:rsid w:val="00D80149"/>
    <w:rsid w:val="00D8051B"/>
    <w:rsid w:val="00D80689"/>
    <w:rsid w:val="00D80899"/>
    <w:rsid w:val="00D809D6"/>
    <w:rsid w:val="00D80AA0"/>
    <w:rsid w:val="00D80DFB"/>
    <w:rsid w:val="00D810F8"/>
    <w:rsid w:val="00D8119F"/>
    <w:rsid w:val="00D814D1"/>
    <w:rsid w:val="00D8233C"/>
    <w:rsid w:val="00D8282D"/>
    <w:rsid w:val="00D8299C"/>
    <w:rsid w:val="00D829AD"/>
    <w:rsid w:val="00D83093"/>
    <w:rsid w:val="00D83591"/>
    <w:rsid w:val="00D836B0"/>
    <w:rsid w:val="00D83999"/>
    <w:rsid w:val="00D83B8C"/>
    <w:rsid w:val="00D83BCE"/>
    <w:rsid w:val="00D848A6"/>
    <w:rsid w:val="00D84F98"/>
    <w:rsid w:val="00D8550A"/>
    <w:rsid w:val="00D857E5"/>
    <w:rsid w:val="00D85AF1"/>
    <w:rsid w:val="00D867FD"/>
    <w:rsid w:val="00D86872"/>
    <w:rsid w:val="00D86F35"/>
    <w:rsid w:val="00D871B3"/>
    <w:rsid w:val="00D872F6"/>
    <w:rsid w:val="00D87703"/>
    <w:rsid w:val="00D90755"/>
    <w:rsid w:val="00D90D81"/>
    <w:rsid w:val="00D90D8A"/>
    <w:rsid w:val="00D90F2B"/>
    <w:rsid w:val="00D90F99"/>
    <w:rsid w:val="00D914FF"/>
    <w:rsid w:val="00D91AB9"/>
    <w:rsid w:val="00D91C02"/>
    <w:rsid w:val="00D92644"/>
    <w:rsid w:val="00D92D22"/>
    <w:rsid w:val="00D93569"/>
    <w:rsid w:val="00D93C1E"/>
    <w:rsid w:val="00D93CF8"/>
    <w:rsid w:val="00D94BF8"/>
    <w:rsid w:val="00D94EB6"/>
    <w:rsid w:val="00D95CDB"/>
    <w:rsid w:val="00D960A9"/>
    <w:rsid w:val="00D96332"/>
    <w:rsid w:val="00D96349"/>
    <w:rsid w:val="00D965EF"/>
    <w:rsid w:val="00D96EDB"/>
    <w:rsid w:val="00D96FB2"/>
    <w:rsid w:val="00D972AF"/>
    <w:rsid w:val="00D97872"/>
    <w:rsid w:val="00D978A3"/>
    <w:rsid w:val="00D97EE9"/>
    <w:rsid w:val="00D97F36"/>
    <w:rsid w:val="00DA020C"/>
    <w:rsid w:val="00DA099F"/>
    <w:rsid w:val="00DA0E53"/>
    <w:rsid w:val="00DA14B2"/>
    <w:rsid w:val="00DA2343"/>
    <w:rsid w:val="00DA2ADD"/>
    <w:rsid w:val="00DA32DA"/>
    <w:rsid w:val="00DA3B9A"/>
    <w:rsid w:val="00DA3E61"/>
    <w:rsid w:val="00DA407E"/>
    <w:rsid w:val="00DA45C4"/>
    <w:rsid w:val="00DA4A64"/>
    <w:rsid w:val="00DA4E30"/>
    <w:rsid w:val="00DA4F75"/>
    <w:rsid w:val="00DA5F49"/>
    <w:rsid w:val="00DA5F55"/>
    <w:rsid w:val="00DA608C"/>
    <w:rsid w:val="00DA61D5"/>
    <w:rsid w:val="00DA6B58"/>
    <w:rsid w:val="00DA7559"/>
    <w:rsid w:val="00DA75C2"/>
    <w:rsid w:val="00DA77B0"/>
    <w:rsid w:val="00DA78FA"/>
    <w:rsid w:val="00DA7E6B"/>
    <w:rsid w:val="00DB1228"/>
    <w:rsid w:val="00DB1793"/>
    <w:rsid w:val="00DB19DD"/>
    <w:rsid w:val="00DB1A23"/>
    <w:rsid w:val="00DB1A49"/>
    <w:rsid w:val="00DB1A83"/>
    <w:rsid w:val="00DB20BC"/>
    <w:rsid w:val="00DB2489"/>
    <w:rsid w:val="00DB2629"/>
    <w:rsid w:val="00DB294A"/>
    <w:rsid w:val="00DB2EA2"/>
    <w:rsid w:val="00DB2EEF"/>
    <w:rsid w:val="00DB310E"/>
    <w:rsid w:val="00DB3139"/>
    <w:rsid w:val="00DB372A"/>
    <w:rsid w:val="00DB43C8"/>
    <w:rsid w:val="00DB460A"/>
    <w:rsid w:val="00DB4778"/>
    <w:rsid w:val="00DB4814"/>
    <w:rsid w:val="00DB4AC3"/>
    <w:rsid w:val="00DB4CD1"/>
    <w:rsid w:val="00DB4F7D"/>
    <w:rsid w:val="00DB53AB"/>
    <w:rsid w:val="00DB53C2"/>
    <w:rsid w:val="00DB577C"/>
    <w:rsid w:val="00DB585A"/>
    <w:rsid w:val="00DB5B45"/>
    <w:rsid w:val="00DB625C"/>
    <w:rsid w:val="00DB64E2"/>
    <w:rsid w:val="00DB6DA5"/>
    <w:rsid w:val="00DC05BA"/>
    <w:rsid w:val="00DC0D1F"/>
    <w:rsid w:val="00DC0D44"/>
    <w:rsid w:val="00DC0D6C"/>
    <w:rsid w:val="00DC0E2D"/>
    <w:rsid w:val="00DC0E3E"/>
    <w:rsid w:val="00DC12B6"/>
    <w:rsid w:val="00DC15F4"/>
    <w:rsid w:val="00DC19A2"/>
    <w:rsid w:val="00DC1E22"/>
    <w:rsid w:val="00DC1F97"/>
    <w:rsid w:val="00DC2C7E"/>
    <w:rsid w:val="00DC2ED3"/>
    <w:rsid w:val="00DC2F20"/>
    <w:rsid w:val="00DC31C4"/>
    <w:rsid w:val="00DC4352"/>
    <w:rsid w:val="00DC4427"/>
    <w:rsid w:val="00DC4859"/>
    <w:rsid w:val="00DC4E1A"/>
    <w:rsid w:val="00DC505E"/>
    <w:rsid w:val="00DC5256"/>
    <w:rsid w:val="00DC557A"/>
    <w:rsid w:val="00DC5C00"/>
    <w:rsid w:val="00DC5F0E"/>
    <w:rsid w:val="00DC62BB"/>
    <w:rsid w:val="00DC62D9"/>
    <w:rsid w:val="00DC62FB"/>
    <w:rsid w:val="00DC6B7D"/>
    <w:rsid w:val="00DC6DB5"/>
    <w:rsid w:val="00DC6EFF"/>
    <w:rsid w:val="00DC7515"/>
    <w:rsid w:val="00DC7936"/>
    <w:rsid w:val="00DD090A"/>
    <w:rsid w:val="00DD0E2B"/>
    <w:rsid w:val="00DD2C50"/>
    <w:rsid w:val="00DD3159"/>
    <w:rsid w:val="00DD31FB"/>
    <w:rsid w:val="00DD3275"/>
    <w:rsid w:val="00DD39E6"/>
    <w:rsid w:val="00DD42EC"/>
    <w:rsid w:val="00DD440A"/>
    <w:rsid w:val="00DD46B2"/>
    <w:rsid w:val="00DD4E4A"/>
    <w:rsid w:val="00DD50F2"/>
    <w:rsid w:val="00DD58E4"/>
    <w:rsid w:val="00DD5B03"/>
    <w:rsid w:val="00DD5F81"/>
    <w:rsid w:val="00DD6002"/>
    <w:rsid w:val="00DD6819"/>
    <w:rsid w:val="00DD6BA0"/>
    <w:rsid w:val="00DD6BF9"/>
    <w:rsid w:val="00DD714C"/>
    <w:rsid w:val="00DD7223"/>
    <w:rsid w:val="00DD74E6"/>
    <w:rsid w:val="00DD78EB"/>
    <w:rsid w:val="00DD7D10"/>
    <w:rsid w:val="00DE02CF"/>
    <w:rsid w:val="00DE0725"/>
    <w:rsid w:val="00DE0813"/>
    <w:rsid w:val="00DE0AB0"/>
    <w:rsid w:val="00DE151D"/>
    <w:rsid w:val="00DE1AF0"/>
    <w:rsid w:val="00DE1B36"/>
    <w:rsid w:val="00DE20EE"/>
    <w:rsid w:val="00DE278E"/>
    <w:rsid w:val="00DE2967"/>
    <w:rsid w:val="00DE2C7E"/>
    <w:rsid w:val="00DE2D37"/>
    <w:rsid w:val="00DE328E"/>
    <w:rsid w:val="00DE35B7"/>
    <w:rsid w:val="00DE3AAF"/>
    <w:rsid w:val="00DE3AD2"/>
    <w:rsid w:val="00DE3B89"/>
    <w:rsid w:val="00DE4D53"/>
    <w:rsid w:val="00DE53F3"/>
    <w:rsid w:val="00DE5553"/>
    <w:rsid w:val="00DE60E7"/>
    <w:rsid w:val="00DE6297"/>
    <w:rsid w:val="00DE6333"/>
    <w:rsid w:val="00DE6511"/>
    <w:rsid w:val="00DE6D81"/>
    <w:rsid w:val="00DE6FA1"/>
    <w:rsid w:val="00DE6FB9"/>
    <w:rsid w:val="00DE7469"/>
    <w:rsid w:val="00DE7B6D"/>
    <w:rsid w:val="00DE7D2F"/>
    <w:rsid w:val="00DE7E2C"/>
    <w:rsid w:val="00DE7EA5"/>
    <w:rsid w:val="00DF066B"/>
    <w:rsid w:val="00DF0EE8"/>
    <w:rsid w:val="00DF16F6"/>
    <w:rsid w:val="00DF1B2A"/>
    <w:rsid w:val="00DF2CF8"/>
    <w:rsid w:val="00DF313A"/>
    <w:rsid w:val="00DF3B0C"/>
    <w:rsid w:val="00DF3CCE"/>
    <w:rsid w:val="00DF46F3"/>
    <w:rsid w:val="00DF4973"/>
    <w:rsid w:val="00DF4D8E"/>
    <w:rsid w:val="00DF511A"/>
    <w:rsid w:val="00DF5192"/>
    <w:rsid w:val="00DF56FF"/>
    <w:rsid w:val="00DF5AA1"/>
    <w:rsid w:val="00DF5D6A"/>
    <w:rsid w:val="00DF6D04"/>
    <w:rsid w:val="00DF7042"/>
    <w:rsid w:val="00DF71E6"/>
    <w:rsid w:val="00DF753A"/>
    <w:rsid w:val="00DF79A9"/>
    <w:rsid w:val="00DF7BE9"/>
    <w:rsid w:val="00E003E0"/>
    <w:rsid w:val="00E004CD"/>
    <w:rsid w:val="00E0050C"/>
    <w:rsid w:val="00E01548"/>
    <w:rsid w:val="00E0197C"/>
    <w:rsid w:val="00E026A3"/>
    <w:rsid w:val="00E027C4"/>
    <w:rsid w:val="00E02D8D"/>
    <w:rsid w:val="00E02DC1"/>
    <w:rsid w:val="00E03425"/>
    <w:rsid w:val="00E0342F"/>
    <w:rsid w:val="00E03DD3"/>
    <w:rsid w:val="00E03DDD"/>
    <w:rsid w:val="00E04204"/>
    <w:rsid w:val="00E0455B"/>
    <w:rsid w:val="00E04A1E"/>
    <w:rsid w:val="00E05313"/>
    <w:rsid w:val="00E059FE"/>
    <w:rsid w:val="00E05BF4"/>
    <w:rsid w:val="00E05C06"/>
    <w:rsid w:val="00E05C7D"/>
    <w:rsid w:val="00E05CE9"/>
    <w:rsid w:val="00E06050"/>
    <w:rsid w:val="00E06936"/>
    <w:rsid w:val="00E06F02"/>
    <w:rsid w:val="00E070B6"/>
    <w:rsid w:val="00E0756B"/>
    <w:rsid w:val="00E07889"/>
    <w:rsid w:val="00E078DE"/>
    <w:rsid w:val="00E07D15"/>
    <w:rsid w:val="00E10441"/>
    <w:rsid w:val="00E10FF0"/>
    <w:rsid w:val="00E1184D"/>
    <w:rsid w:val="00E11993"/>
    <w:rsid w:val="00E11D15"/>
    <w:rsid w:val="00E11F73"/>
    <w:rsid w:val="00E1231C"/>
    <w:rsid w:val="00E12C39"/>
    <w:rsid w:val="00E12C6D"/>
    <w:rsid w:val="00E133E6"/>
    <w:rsid w:val="00E136DF"/>
    <w:rsid w:val="00E13BC9"/>
    <w:rsid w:val="00E13FFC"/>
    <w:rsid w:val="00E144D1"/>
    <w:rsid w:val="00E1476F"/>
    <w:rsid w:val="00E148E3"/>
    <w:rsid w:val="00E15368"/>
    <w:rsid w:val="00E160AF"/>
    <w:rsid w:val="00E1623F"/>
    <w:rsid w:val="00E16542"/>
    <w:rsid w:val="00E16C9B"/>
    <w:rsid w:val="00E17166"/>
    <w:rsid w:val="00E17866"/>
    <w:rsid w:val="00E17C75"/>
    <w:rsid w:val="00E20C43"/>
    <w:rsid w:val="00E20C9A"/>
    <w:rsid w:val="00E20FFB"/>
    <w:rsid w:val="00E21BC8"/>
    <w:rsid w:val="00E21ECC"/>
    <w:rsid w:val="00E21F05"/>
    <w:rsid w:val="00E2221B"/>
    <w:rsid w:val="00E2309A"/>
    <w:rsid w:val="00E2382C"/>
    <w:rsid w:val="00E239A7"/>
    <w:rsid w:val="00E23B3E"/>
    <w:rsid w:val="00E23D56"/>
    <w:rsid w:val="00E246AD"/>
    <w:rsid w:val="00E24899"/>
    <w:rsid w:val="00E24AE4"/>
    <w:rsid w:val="00E25154"/>
    <w:rsid w:val="00E252BD"/>
    <w:rsid w:val="00E254FE"/>
    <w:rsid w:val="00E2591F"/>
    <w:rsid w:val="00E26693"/>
    <w:rsid w:val="00E26828"/>
    <w:rsid w:val="00E269AB"/>
    <w:rsid w:val="00E273D2"/>
    <w:rsid w:val="00E3036B"/>
    <w:rsid w:val="00E3047E"/>
    <w:rsid w:val="00E3067D"/>
    <w:rsid w:val="00E3093E"/>
    <w:rsid w:val="00E317B1"/>
    <w:rsid w:val="00E31959"/>
    <w:rsid w:val="00E31AF1"/>
    <w:rsid w:val="00E31D55"/>
    <w:rsid w:val="00E31D9A"/>
    <w:rsid w:val="00E32319"/>
    <w:rsid w:val="00E323D7"/>
    <w:rsid w:val="00E3295C"/>
    <w:rsid w:val="00E332C0"/>
    <w:rsid w:val="00E336F9"/>
    <w:rsid w:val="00E33E4D"/>
    <w:rsid w:val="00E3420A"/>
    <w:rsid w:val="00E34494"/>
    <w:rsid w:val="00E351D0"/>
    <w:rsid w:val="00E3541D"/>
    <w:rsid w:val="00E359DF"/>
    <w:rsid w:val="00E35E62"/>
    <w:rsid w:val="00E3661A"/>
    <w:rsid w:val="00E408F2"/>
    <w:rsid w:val="00E40BC4"/>
    <w:rsid w:val="00E4166A"/>
    <w:rsid w:val="00E4167E"/>
    <w:rsid w:val="00E41815"/>
    <w:rsid w:val="00E419C0"/>
    <w:rsid w:val="00E41BC2"/>
    <w:rsid w:val="00E422F6"/>
    <w:rsid w:val="00E42349"/>
    <w:rsid w:val="00E4250D"/>
    <w:rsid w:val="00E42528"/>
    <w:rsid w:val="00E42561"/>
    <w:rsid w:val="00E42DAC"/>
    <w:rsid w:val="00E4341A"/>
    <w:rsid w:val="00E435D0"/>
    <w:rsid w:val="00E43A30"/>
    <w:rsid w:val="00E43AC5"/>
    <w:rsid w:val="00E43AE9"/>
    <w:rsid w:val="00E43C55"/>
    <w:rsid w:val="00E43D50"/>
    <w:rsid w:val="00E43E6F"/>
    <w:rsid w:val="00E441AD"/>
    <w:rsid w:val="00E44638"/>
    <w:rsid w:val="00E446F8"/>
    <w:rsid w:val="00E447CA"/>
    <w:rsid w:val="00E44D40"/>
    <w:rsid w:val="00E44F72"/>
    <w:rsid w:val="00E44FE4"/>
    <w:rsid w:val="00E450E6"/>
    <w:rsid w:val="00E45179"/>
    <w:rsid w:val="00E45906"/>
    <w:rsid w:val="00E45B03"/>
    <w:rsid w:val="00E45CA5"/>
    <w:rsid w:val="00E45E0D"/>
    <w:rsid w:val="00E45F45"/>
    <w:rsid w:val="00E460B3"/>
    <w:rsid w:val="00E461D9"/>
    <w:rsid w:val="00E464ED"/>
    <w:rsid w:val="00E4666B"/>
    <w:rsid w:val="00E501DF"/>
    <w:rsid w:val="00E504EC"/>
    <w:rsid w:val="00E506B2"/>
    <w:rsid w:val="00E506EC"/>
    <w:rsid w:val="00E50DC6"/>
    <w:rsid w:val="00E50E7F"/>
    <w:rsid w:val="00E510DE"/>
    <w:rsid w:val="00E5126A"/>
    <w:rsid w:val="00E51439"/>
    <w:rsid w:val="00E514D8"/>
    <w:rsid w:val="00E516D2"/>
    <w:rsid w:val="00E51D1F"/>
    <w:rsid w:val="00E5307F"/>
    <w:rsid w:val="00E540B0"/>
    <w:rsid w:val="00E54857"/>
    <w:rsid w:val="00E54B46"/>
    <w:rsid w:val="00E55B6B"/>
    <w:rsid w:val="00E56063"/>
    <w:rsid w:val="00E56066"/>
    <w:rsid w:val="00E56C74"/>
    <w:rsid w:val="00E56D3F"/>
    <w:rsid w:val="00E56DBC"/>
    <w:rsid w:val="00E574A0"/>
    <w:rsid w:val="00E57A74"/>
    <w:rsid w:val="00E57D00"/>
    <w:rsid w:val="00E60444"/>
    <w:rsid w:val="00E606A6"/>
    <w:rsid w:val="00E60788"/>
    <w:rsid w:val="00E6092E"/>
    <w:rsid w:val="00E609C0"/>
    <w:rsid w:val="00E60A40"/>
    <w:rsid w:val="00E60D78"/>
    <w:rsid w:val="00E60F16"/>
    <w:rsid w:val="00E6120C"/>
    <w:rsid w:val="00E61659"/>
    <w:rsid w:val="00E619B9"/>
    <w:rsid w:val="00E61C74"/>
    <w:rsid w:val="00E62222"/>
    <w:rsid w:val="00E62301"/>
    <w:rsid w:val="00E6290B"/>
    <w:rsid w:val="00E62CE1"/>
    <w:rsid w:val="00E6308E"/>
    <w:rsid w:val="00E630B1"/>
    <w:rsid w:val="00E6333E"/>
    <w:rsid w:val="00E633DC"/>
    <w:rsid w:val="00E64175"/>
    <w:rsid w:val="00E64231"/>
    <w:rsid w:val="00E64372"/>
    <w:rsid w:val="00E6437B"/>
    <w:rsid w:val="00E64560"/>
    <w:rsid w:val="00E64FC6"/>
    <w:rsid w:val="00E6569B"/>
    <w:rsid w:val="00E656BE"/>
    <w:rsid w:val="00E65E6F"/>
    <w:rsid w:val="00E66156"/>
    <w:rsid w:val="00E663A8"/>
    <w:rsid w:val="00E66412"/>
    <w:rsid w:val="00E665C7"/>
    <w:rsid w:val="00E66CB3"/>
    <w:rsid w:val="00E66DD2"/>
    <w:rsid w:val="00E66E36"/>
    <w:rsid w:val="00E6732E"/>
    <w:rsid w:val="00E67F77"/>
    <w:rsid w:val="00E700C8"/>
    <w:rsid w:val="00E7044B"/>
    <w:rsid w:val="00E70994"/>
    <w:rsid w:val="00E70AA8"/>
    <w:rsid w:val="00E70DDB"/>
    <w:rsid w:val="00E7190E"/>
    <w:rsid w:val="00E71C88"/>
    <w:rsid w:val="00E71F75"/>
    <w:rsid w:val="00E724A9"/>
    <w:rsid w:val="00E725D9"/>
    <w:rsid w:val="00E727A8"/>
    <w:rsid w:val="00E72A89"/>
    <w:rsid w:val="00E72F6E"/>
    <w:rsid w:val="00E7363D"/>
    <w:rsid w:val="00E73C9C"/>
    <w:rsid w:val="00E73F28"/>
    <w:rsid w:val="00E73F4B"/>
    <w:rsid w:val="00E742BE"/>
    <w:rsid w:val="00E74C97"/>
    <w:rsid w:val="00E74F34"/>
    <w:rsid w:val="00E752FA"/>
    <w:rsid w:val="00E75511"/>
    <w:rsid w:val="00E75955"/>
    <w:rsid w:val="00E7624A"/>
    <w:rsid w:val="00E7630A"/>
    <w:rsid w:val="00E766EB"/>
    <w:rsid w:val="00E7721A"/>
    <w:rsid w:val="00E7723D"/>
    <w:rsid w:val="00E77461"/>
    <w:rsid w:val="00E77606"/>
    <w:rsid w:val="00E77B74"/>
    <w:rsid w:val="00E77F71"/>
    <w:rsid w:val="00E805CB"/>
    <w:rsid w:val="00E80DCA"/>
    <w:rsid w:val="00E80DD0"/>
    <w:rsid w:val="00E814F7"/>
    <w:rsid w:val="00E815B6"/>
    <w:rsid w:val="00E81CB0"/>
    <w:rsid w:val="00E8219B"/>
    <w:rsid w:val="00E824DA"/>
    <w:rsid w:val="00E827DF"/>
    <w:rsid w:val="00E8373D"/>
    <w:rsid w:val="00E83A37"/>
    <w:rsid w:val="00E84782"/>
    <w:rsid w:val="00E84CD3"/>
    <w:rsid w:val="00E85AC7"/>
    <w:rsid w:val="00E85BBA"/>
    <w:rsid w:val="00E85E16"/>
    <w:rsid w:val="00E863BC"/>
    <w:rsid w:val="00E86E7F"/>
    <w:rsid w:val="00E86F0E"/>
    <w:rsid w:val="00E86F3A"/>
    <w:rsid w:val="00E87182"/>
    <w:rsid w:val="00E8756F"/>
    <w:rsid w:val="00E87D03"/>
    <w:rsid w:val="00E90297"/>
    <w:rsid w:val="00E905B5"/>
    <w:rsid w:val="00E913E0"/>
    <w:rsid w:val="00E9170E"/>
    <w:rsid w:val="00E918C2"/>
    <w:rsid w:val="00E91C75"/>
    <w:rsid w:val="00E920C2"/>
    <w:rsid w:val="00E9222B"/>
    <w:rsid w:val="00E924C7"/>
    <w:rsid w:val="00E92834"/>
    <w:rsid w:val="00E9292E"/>
    <w:rsid w:val="00E92B03"/>
    <w:rsid w:val="00E92B17"/>
    <w:rsid w:val="00E92C8B"/>
    <w:rsid w:val="00E92DCB"/>
    <w:rsid w:val="00E92EA3"/>
    <w:rsid w:val="00E933CC"/>
    <w:rsid w:val="00E933EE"/>
    <w:rsid w:val="00E93774"/>
    <w:rsid w:val="00E93ABF"/>
    <w:rsid w:val="00E93AFA"/>
    <w:rsid w:val="00E94286"/>
    <w:rsid w:val="00E94DCE"/>
    <w:rsid w:val="00E94DF2"/>
    <w:rsid w:val="00E9502B"/>
    <w:rsid w:val="00E950BB"/>
    <w:rsid w:val="00E95C0B"/>
    <w:rsid w:val="00E95C93"/>
    <w:rsid w:val="00E9616C"/>
    <w:rsid w:val="00E96B3B"/>
    <w:rsid w:val="00E96C6C"/>
    <w:rsid w:val="00E97B3E"/>
    <w:rsid w:val="00E97D39"/>
    <w:rsid w:val="00EA0448"/>
    <w:rsid w:val="00EA0DCC"/>
    <w:rsid w:val="00EA0F5B"/>
    <w:rsid w:val="00EA0FFC"/>
    <w:rsid w:val="00EA1447"/>
    <w:rsid w:val="00EA1E3D"/>
    <w:rsid w:val="00EA1EB6"/>
    <w:rsid w:val="00EA23F5"/>
    <w:rsid w:val="00EA2484"/>
    <w:rsid w:val="00EA2F14"/>
    <w:rsid w:val="00EA3512"/>
    <w:rsid w:val="00EA3714"/>
    <w:rsid w:val="00EA375D"/>
    <w:rsid w:val="00EA4966"/>
    <w:rsid w:val="00EA55C6"/>
    <w:rsid w:val="00EA5B76"/>
    <w:rsid w:val="00EA6163"/>
    <w:rsid w:val="00EA633E"/>
    <w:rsid w:val="00EA6A55"/>
    <w:rsid w:val="00EA6AEA"/>
    <w:rsid w:val="00EA6B3E"/>
    <w:rsid w:val="00EA6F8D"/>
    <w:rsid w:val="00EA702E"/>
    <w:rsid w:val="00EA714F"/>
    <w:rsid w:val="00EA72D6"/>
    <w:rsid w:val="00EA73A4"/>
    <w:rsid w:val="00EA759A"/>
    <w:rsid w:val="00EA793B"/>
    <w:rsid w:val="00EA7F05"/>
    <w:rsid w:val="00EB04C9"/>
    <w:rsid w:val="00EB0EBF"/>
    <w:rsid w:val="00EB116A"/>
    <w:rsid w:val="00EB1DB8"/>
    <w:rsid w:val="00EB1E54"/>
    <w:rsid w:val="00EB1E71"/>
    <w:rsid w:val="00EB223C"/>
    <w:rsid w:val="00EB24E4"/>
    <w:rsid w:val="00EB3115"/>
    <w:rsid w:val="00EB3223"/>
    <w:rsid w:val="00EB3CD4"/>
    <w:rsid w:val="00EB4197"/>
    <w:rsid w:val="00EB497A"/>
    <w:rsid w:val="00EB49FD"/>
    <w:rsid w:val="00EB52C2"/>
    <w:rsid w:val="00EB5755"/>
    <w:rsid w:val="00EB57D1"/>
    <w:rsid w:val="00EB5908"/>
    <w:rsid w:val="00EB5F2E"/>
    <w:rsid w:val="00EB64AF"/>
    <w:rsid w:val="00EB6812"/>
    <w:rsid w:val="00EB69A3"/>
    <w:rsid w:val="00EB71C6"/>
    <w:rsid w:val="00EB73A2"/>
    <w:rsid w:val="00EB75AA"/>
    <w:rsid w:val="00EB77F5"/>
    <w:rsid w:val="00EB7B75"/>
    <w:rsid w:val="00EB7CC1"/>
    <w:rsid w:val="00EB7FEC"/>
    <w:rsid w:val="00EC09CD"/>
    <w:rsid w:val="00EC1144"/>
    <w:rsid w:val="00EC15FC"/>
    <w:rsid w:val="00EC1748"/>
    <w:rsid w:val="00EC21B5"/>
    <w:rsid w:val="00EC2670"/>
    <w:rsid w:val="00EC26AE"/>
    <w:rsid w:val="00EC27D2"/>
    <w:rsid w:val="00EC2E77"/>
    <w:rsid w:val="00EC364E"/>
    <w:rsid w:val="00EC3AB2"/>
    <w:rsid w:val="00EC3C89"/>
    <w:rsid w:val="00EC4014"/>
    <w:rsid w:val="00EC4A3E"/>
    <w:rsid w:val="00EC50B9"/>
    <w:rsid w:val="00EC515D"/>
    <w:rsid w:val="00EC5BFE"/>
    <w:rsid w:val="00EC6791"/>
    <w:rsid w:val="00EC699E"/>
    <w:rsid w:val="00EC6D3C"/>
    <w:rsid w:val="00EC714D"/>
    <w:rsid w:val="00EC717E"/>
    <w:rsid w:val="00ED0B2B"/>
    <w:rsid w:val="00ED0EA9"/>
    <w:rsid w:val="00ED17BA"/>
    <w:rsid w:val="00ED1870"/>
    <w:rsid w:val="00ED18A3"/>
    <w:rsid w:val="00ED1913"/>
    <w:rsid w:val="00ED199F"/>
    <w:rsid w:val="00ED1BB1"/>
    <w:rsid w:val="00ED3F6E"/>
    <w:rsid w:val="00ED44F8"/>
    <w:rsid w:val="00ED4799"/>
    <w:rsid w:val="00ED4AF6"/>
    <w:rsid w:val="00ED4F21"/>
    <w:rsid w:val="00ED50EF"/>
    <w:rsid w:val="00ED515B"/>
    <w:rsid w:val="00ED5639"/>
    <w:rsid w:val="00ED5C10"/>
    <w:rsid w:val="00ED6302"/>
    <w:rsid w:val="00ED6415"/>
    <w:rsid w:val="00ED6482"/>
    <w:rsid w:val="00ED6688"/>
    <w:rsid w:val="00ED6FD3"/>
    <w:rsid w:val="00ED77CB"/>
    <w:rsid w:val="00EE0681"/>
    <w:rsid w:val="00EE09D0"/>
    <w:rsid w:val="00EE125F"/>
    <w:rsid w:val="00EE1407"/>
    <w:rsid w:val="00EE16BD"/>
    <w:rsid w:val="00EE1B74"/>
    <w:rsid w:val="00EE1D21"/>
    <w:rsid w:val="00EE205A"/>
    <w:rsid w:val="00EE25A9"/>
    <w:rsid w:val="00EE2909"/>
    <w:rsid w:val="00EE2BE4"/>
    <w:rsid w:val="00EE3157"/>
    <w:rsid w:val="00EE3184"/>
    <w:rsid w:val="00EE3906"/>
    <w:rsid w:val="00EE3990"/>
    <w:rsid w:val="00EE42C4"/>
    <w:rsid w:val="00EE506C"/>
    <w:rsid w:val="00EE5131"/>
    <w:rsid w:val="00EE56DF"/>
    <w:rsid w:val="00EE5D9C"/>
    <w:rsid w:val="00EE6067"/>
    <w:rsid w:val="00EE6291"/>
    <w:rsid w:val="00EE7081"/>
    <w:rsid w:val="00EE72FC"/>
    <w:rsid w:val="00EE7A04"/>
    <w:rsid w:val="00EF0A7F"/>
    <w:rsid w:val="00EF0CEE"/>
    <w:rsid w:val="00EF0EE3"/>
    <w:rsid w:val="00EF138B"/>
    <w:rsid w:val="00EF1624"/>
    <w:rsid w:val="00EF17AF"/>
    <w:rsid w:val="00EF239C"/>
    <w:rsid w:val="00EF28D5"/>
    <w:rsid w:val="00EF3354"/>
    <w:rsid w:val="00EF3413"/>
    <w:rsid w:val="00EF38CE"/>
    <w:rsid w:val="00EF4354"/>
    <w:rsid w:val="00EF4636"/>
    <w:rsid w:val="00EF4AF7"/>
    <w:rsid w:val="00EF4C1D"/>
    <w:rsid w:val="00EF4E98"/>
    <w:rsid w:val="00EF50A6"/>
    <w:rsid w:val="00EF52AE"/>
    <w:rsid w:val="00EF5494"/>
    <w:rsid w:val="00EF5698"/>
    <w:rsid w:val="00EF5AF3"/>
    <w:rsid w:val="00EF5C89"/>
    <w:rsid w:val="00EF613F"/>
    <w:rsid w:val="00EF6156"/>
    <w:rsid w:val="00EF61F3"/>
    <w:rsid w:val="00EF6411"/>
    <w:rsid w:val="00EF6427"/>
    <w:rsid w:val="00EF680D"/>
    <w:rsid w:val="00EF72A3"/>
    <w:rsid w:val="00EF73BB"/>
    <w:rsid w:val="00EF75D1"/>
    <w:rsid w:val="00EF7A9F"/>
    <w:rsid w:val="00EF7F1F"/>
    <w:rsid w:val="00F001E1"/>
    <w:rsid w:val="00F002A8"/>
    <w:rsid w:val="00F00342"/>
    <w:rsid w:val="00F00925"/>
    <w:rsid w:val="00F011A2"/>
    <w:rsid w:val="00F01375"/>
    <w:rsid w:val="00F01574"/>
    <w:rsid w:val="00F01A0D"/>
    <w:rsid w:val="00F01C09"/>
    <w:rsid w:val="00F01F5E"/>
    <w:rsid w:val="00F021BE"/>
    <w:rsid w:val="00F024D0"/>
    <w:rsid w:val="00F02AEA"/>
    <w:rsid w:val="00F03508"/>
    <w:rsid w:val="00F03D8E"/>
    <w:rsid w:val="00F03E22"/>
    <w:rsid w:val="00F03FBF"/>
    <w:rsid w:val="00F041A4"/>
    <w:rsid w:val="00F044F7"/>
    <w:rsid w:val="00F04C42"/>
    <w:rsid w:val="00F05DDF"/>
    <w:rsid w:val="00F05FFB"/>
    <w:rsid w:val="00F06037"/>
    <w:rsid w:val="00F060BE"/>
    <w:rsid w:val="00F068E9"/>
    <w:rsid w:val="00F0718A"/>
    <w:rsid w:val="00F10121"/>
    <w:rsid w:val="00F10261"/>
    <w:rsid w:val="00F10565"/>
    <w:rsid w:val="00F105CA"/>
    <w:rsid w:val="00F10A3D"/>
    <w:rsid w:val="00F10B74"/>
    <w:rsid w:val="00F10D99"/>
    <w:rsid w:val="00F11145"/>
    <w:rsid w:val="00F11474"/>
    <w:rsid w:val="00F114AE"/>
    <w:rsid w:val="00F116BD"/>
    <w:rsid w:val="00F117D0"/>
    <w:rsid w:val="00F11EC1"/>
    <w:rsid w:val="00F136E1"/>
    <w:rsid w:val="00F13BC0"/>
    <w:rsid w:val="00F14399"/>
    <w:rsid w:val="00F145DC"/>
    <w:rsid w:val="00F14670"/>
    <w:rsid w:val="00F15024"/>
    <w:rsid w:val="00F15672"/>
    <w:rsid w:val="00F156D8"/>
    <w:rsid w:val="00F15F08"/>
    <w:rsid w:val="00F1602F"/>
    <w:rsid w:val="00F161D4"/>
    <w:rsid w:val="00F164C2"/>
    <w:rsid w:val="00F16843"/>
    <w:rsid w:val="00F16F93"/>
    <w:rsid w:val="00F16FCD"/>
    <w:rsid w:val="00F17657"/>
    <w:rsid w:val="00F17786"/>
    <w:rsid w:val="00F1784B"/>
    <w:rsid w:val="00F20866"/>
    <w:rsid w:val="00F210F5"/>
    <w:rsid w:val="00F21191"/>
    <w:rsid w:val="00F21499"/>
    <w:rsid w:val="00F218C3"/>
    <w:rsid w:val="00F21974"/>
    <w:rsid w:val="00F21B3B"/>
    <w:rsid w:val="00F21B65"/>
    <w:rsid w:val="00F21C26"/>
    <w:rsid w:val="00F22246"/>
    <w:rsid w:val="00F22C11"/>
    <w:rsid w:val="00F23BA8"/>
    <w:rsid w:val="00F2431A"/>
    <w:rsid w:val="00F24AFB"/>
    <w:rsid w:val="00F24FF2"/>
    <w:rsid w:val="00F254F9"/>
    <w:rsid w:val="00F25644"/>
    <w:rsid w:val="00F25C04"/>
    <w:rsid w:val="00F25D8B"/>
    <w:rsid w:val="00F26045"/>
    <w:rsid w:val="00F262D0"/>
    <w:rsid w:val="00F2679B"/>
    <w:rsid w:val="00F275BC"/>
    <w:rsid w:val="00F30280"/>
    <w:rsid w:val="00F30436"/>
    <w:rsid w:val="00F306E9"/>
    <w:rsid w:val="00F30C8A"/>
    <w:rsid w:val="00F30CF8"/>
    <w:rsid w:val="00F30D0E"/>
    <w:rsid w:val="00F315D5"/>
    <w:rsid w:val="00F31AE3"/>
    <w:rsid w:val="00F32658"/>
    <w:rsid w:val="00F32D3D"/>
    <w:rsid w:val="00F32F24"/>
    <w:rsid w:val="00F337C0"/>
    <w:rsid w:val="00F33C95"/>
    <w:rsid w:val="00F34A36"/>
    <w:rsid w:val="00F352B5"/>
    <w:rsid w:val="00F36355"/>
    <w:rsid w:val="00F3639E"/>
    <w:rsid w:val="00F36AAB"/>
    <w:rsid w:val="00F36ACA"/>
    <w:rsid w:val="00F3706E"/>
    <w:rsid w:val="00F371B8"/>
    <w:rsid w:val="00F376CD"/>
    <w:rsid w:val="00F37984"/>
    <w:rsid w:val="00F40379"/>
    <w:rsid w:val="00F405DC"/>
    <w:rsid w:val="00F40AAB"/>
    <w:rsid w:val="00F411C7"/>
    <w:rsid w:val="00F4154C"/>
    <w:rsid w:val="00F422E2"/>
    <w:rsid w:val="00F4238F"/>
    <w:rsid w:val="00F42AAA"/>
    <w:rsid w:val="00F42B82"/>
    <w:rsid w:val="00F42D57"/>
    <w:rsid w:val="00F43338"/>
    <w:rsid w:val="00F43C8C"/>
    <w:rsid w:val="00F44111"/>
    <w:rsid w:val="00F4415A"/>
    <w:rsid w:val="00F44546"/>
    <w:rsid w:val="00F44895"/>
    <w:rsid w:val="00F44BCA"/>
    <w:rsid w:val="00F44D22"/>
    <w:rsid w:val="00F44DFD"/>
    <w:rsid w:val="00F45042"/>
    <w:rsid w:val="00F450FA"/>
    <w:rsid w:val="00F46244"/>
    <w:rsid w:val="00F46985"/>
    <w:rsid w:val="00F46A1A"/>
    <w:rsid w:val="00F46C76"/>
    <w:rsid w:val="00F47025"/>
    <w:rsid w:val="00F47112"/>
    <w:rsid w:val="00F475C7"/>
    <w:rsid w:val="00F47C23"/>
    <w:rsid w:val="00F47F40"/>
    <w:rsid w:val="00F5005B"/>
    <w:rsid w:val="00F502C0"/>
    <w:rsid w:val="00F503F9"/>
    <w:rsid w:val="00F50552"/>
    <w:rsid w:val="00F50666"/>
    <w:rsid w:val="00F50792"/>
    <w:rsid w:val="00F50821"/>
    <w:rsid w:val="00F50A48"/>
    <w:rsid w:val="00F510D9"/>
    <w:rsid w:val="00F511B2"/>
    <w:rsid w:val="00F512E6"/>
    <w:rsid w:val="00F51B86"/>
    <w:rsid w:val="00F52414"/>
    <w:rsid w:val="00F52BED"/>
    <w:rsid w:val="00F53AE2"/>
    <w:rsid w:val="00F53DDA"/>
    <w:rsid w:val="00F54062"/>
    <w:rsid w:val="00F54688"/>
    <w:rsid w:val="00F548F6"/>
    <w:rsid w:val="00F5599B"/>
    <w:rsid w:val="00F55CEE"/>
    <w:rsid w:val="00F55E76"/>
    <w:rsid w:val="00F560D6"/>
    <w:rsid w:val="00F56215"/>
    <w:rsid w:val="00F56419"/>
    <w:rsid w:val="00F5677E"/>
    <w:rsid w:val="00F56FF9"/>
    <w:rsid w:val="00F5706B"/>
    <w:rsid w:val="00F5723B"/>
    <w:rsid w:val="00F5729A"/>
    <w:rsid w:val="00F574E7"/>
    <w:rsid w:val="00F57674"/>
    <w:rsid w:val="00F57844"/>
    <w:rsid w:val="00F579EF"/>
    <w:rsid w:val="00F60056"/>
    <w:rsid w:val="00F601CB"/>
    <w:rsid w:val="00F60383"/>
    <w:rsid w:val="00F6054F"/>
    <w:rsid w:val="00F60A24"/>
    <w:rsid w:val="00F60B41"/>
    <w:rsid w:val="00F610FF"/>
    <w:rsid w:val="00F61A8E"/>
    <w:rsid w:val="00F623D8"/>
    <w:rsid w:val="00F625FA"/>
    <w:rsid w:val="00F6297F"/>
    <w:rsid w:val="00F63841"/>
    <w:rsid w:val="00F639C7"/>
    <w:rsid w:val="00F63C2D"/>
    <w:rsid w:val="00F63E63"/>
    <w:rsid w:val="00F641F9"/>
    <w:rsid w:val="00F6459D"/>
    <w:rsid w:val="00F64BCF"/>
    <w:rsid w:val="00F64C05"/>
    <w:rsid w:val="00F65097"/>
    <w:rsid w:val="00F650C5"/>
    <w:rsid w:val="00F653BF"/>
    <w:rsid w:val="00F65401"/>
    <w:rsid w:val="00F659C7"/>
    <w:rsid w:val="00F65B0E"/>
    <w:rsid w:val="00F666EC"/>
    <w:rsid w:val="00F66917"/>
    <w:rsid w:val="00F66B18"/>
    <w:rsid w:val="00F66D23"/>
    <w:rsid w:val="00F66DCF"/>
    <w:rsid w:val="00F673F8"/>
    <w:rsid w:val="00F674AB"/>
    <w:rsid w:val="00F67AC8"/>
    <w:rsid w:val="00F67AD4"/>
    <w:rsid w:val="00F70568"/>
    <w:rsid w:val="00F712ED"/>
    <w:rsid w:val="00F7140D"/>
    <w:rsid w:val="00F715DE"/>
    <w:rsid w:val="00F7165B"/>
    <w:rsid w:val="00F71A98"/>
    <w:rsid w:val="00F71E3B"/>
    <w:rsid w:val="00F71E9B"/>
    <w:rsid w:val="00F7278E"/>
    <w:rsid w:val="00F72A38"/>
    <w:rsid w:val="00F7345B"/>
    <w:rsid w:val="00F734BB"/>
    <w:rsid w:val="00F73B36"/>
    <w:rsid w:val="00F73D99"/>
    <w:rsid w:val="00F73FEF"/>
    <w:rsid w:val="00F7428F"/>
    <w:rsid w:val="00F7429C"/>
    <w:rsid w:val="00F74C7A"/>
    <w:rsid w:val="00F74EF2"/>
    <w:rsid w:val="00F751DF"/>
    <w:rsid w:val="00F7522D"/>
    <w:rsid w:val="00F7584B"/>
    <w:rsid w:val="00F75A20"/>
    <w:rsid w:val="00F75BE5"/>
    <w:rsid w:val="00F76614"/>
    <w:rsid w:val="00F76A7B"/>
    <w:rsid w:val="00F76A9B"/>
    <w:rsid w:val="00F76DE2"/>
    <w:rsid w:val="00F77577"/>
    <w:rsid w:val="00F779DF"/>
    <w:rsid w:val="00F77BD4"/>
    <w:rsid w:val="00F77FB3"/>
    <w:rsid w:val="00F8014D"/>
    <w:rsid w:val="00F802B3"/>
    <w:rsid w:val="00F80734"/>
    <w:rsid w:val="00F80A1F"/>
    <w:rsid w:val="00F813A3"/>
    <w:rsid w:val="00F81DF6"/>
    <w:rsid w:val="00F820C5"/>
    <w:rsid w:val="00F82A34"/>
    <w:rsid w:val="00F82B9E"/>
    <w:rsid w:val="00F8350F"/>
    <w:rsid w:val="00F8373F"/>
    <w:rsid w:val="00F838AE"/>
    <w:rsid w:val="00F8391B"/>
    <w:rsid w:val="00F844D5"/>
    <w:rsid w:val="00F84765"/>
    <w:rsid w:val="00F84EEF"/>
    <w:rsid w:val="00F8513B"/>
    <w:rsid w:val="00F85541"/>
    <w:rsid w:val="00F86303"/>
    <w:rsid w:val="00F863D7"/>
    <w:rsid w:val="00F86A39"/>
    <w:rsid w:val="00F86BC0"/>
    <w:rsid w:val="00F8717C"/>
    <w:rsid w:val="00F87603"/>
    <w:rsid w:val="00F90AA4"/>
    <w:rsid w:val="00F90E85"/>
    <w:rsid w:val="00F912C4"/>
    <w:rsid w:val="00F91975"/>
    <w:rsid w:val="00F92337"/>
    <w:rsid w:val="00F92624"/>
    <w:rsid w:val="00F9262F"/>
    <w:rsid w:val="00F9313F"/>
    <w:rsid w:val="00F93180"/>
    <w:rsid w:val="00F9348E"/>
    <w:rsid w:val="00F93552"/>
    <w:rsid w:val="00F9400F"/>
    <w:rsid w:val="00F940CC"/>
    <w:rsid w:val="00F942C5"/>
    <w:rsid w:val="00F942E0"/>
    <w:rsid w:val="00F945CE"/>
    <w:rsid w:val="00F94630"/>
    <w:rsid w:val="00F946BE"/>
    <w:rsid w:val="00F95259"/>
    <w:rsid w:val="00F95370"/>
    <w:rsid w:val="00F95622"/>
    <w:rsid w:val="00F9572E"/>
    <w:rsid w:val="00F9573E"/>
    <w:rsid w:val="00F95790"/>
    <w:rsid w:val="00F95A7D"/>
    <w:rsid w:val="00F95EA3"/>
    <w:rsid w:val="00F95FDC"/>
    <w:rsid w:val="00F96023"/>
    <w:rsid w:val="00F96080"/>
    <w:rsid w:val="00F9720A"/>
    <w:rsid w:val="00F973F4"/>
    <w:rsid w:val="00F97876"/>
    <w:rsid w:val="00F97D1E"/>
    <w:rsid w:val="00F97FD0"/>
    <w:rsid w:val="00FA00A5"/>
    <w:rsid w:val="00FA01B9"/>
    <w:rsid w:val="00FA01D0"/>
    <w:rsid w:val="00FA0321"/>
    <w:rsid w:val="00FA0983"/>
    <w:rsid w:val="00FA0ADD"/>
    <w:rsid w:val="00FA0AF4"/>
    <w:rsid w:val="00FA0D35"/>
    <w:rsid w:val="00FA0F69"/>
    <w:rsid w:val="00FA1265"/>
    <w:rsid w:val="00FA14BD"/>
    <w:rsid w:val="00FA17CE"/>
    <w:rsid w:val="00FA1CB1"/>
    <w:rsid w:val="00FA1DC3"/>
    <w:rsid w:val="00FA1F10"/>
    <w:rsid w:val="00FA21A6"/>
    <w:rsid w:val="00FA29DE"/>
    <w:rsid w:val="00FA3704"/>
    <w:rsid w:val="00FA3DB4"/>
    <w:rsid w:val="00FA430A"/>
    <w:rsid w:val="00FA49DE"/>
    <w:rsid w:val="00FA52BE"/>
    <w:rsid w:val="00FA54DF"/>
    <w:rsid w:val="00FA5607"/>
    <w:rsid w:val="00FA5D7B"/>
    <w:rsid w:val="00FA6E9D"/>
    <w:rsid w:val="00FA6EF0"/>
    <w:rsid w:val="00FA7219"/>
    <w:rsid w:val="00FA733A"/>
    <w:rsid w:val="00FA7481"/>
    <w:rsid w:val="00FA7BAE"/>
    <w:rsid w:val="00FB00EA"/>
    <w:rsid w:val="00FB03DB"/>
    <w:rsid w:val="00FB0415"/>
    <w:rsid w:val="00FB0DDF"/>
    <w:rsid w:val="00FB102F"/>
    <w:rsid w:val="00FB14EA"/>
    <w:rsid w:val="00FB1C15"/>
    <w:rsid w:val="00FB1ECD"/>
    <w:rsid w:val="00FB210A"/>
    <w:rsid w:val="00FB2156"/>
    <w:rsid w:val="00FB22E7"/>
    <w:rsid w:val="00FB273C"/>
    <w:rsid w:val="00FB2833"/>
    <w:rsid w:val="00FB2BB9"/>
    <w:rsid w:val="00FB3AB7"/>
    <w:rsid w:val="00FB4023"/>
    <w:rsid w:val="00FB4432"/>
    <w:rsid w:val="00FB5110"/>
    <w:rsid w:val="00FB5652"/>
    <w:rsid w:val="00FB60E4"/>
    <w:rsid w:val="00FB60F5"/>
    <w:rsid w:val="00FB686D"/>
    <w:rsid w:val="00FB705D"/>
    <w:rsid w:val="00FB71BE"/>
    <w:rsid w:val="00FB72A6"/>
    <w:rsid w:val="00FB7803"/>
    <w:rsid w:val="00FC0A6A"/>
    <w:rsid w:val="00FC103B"/>
    <w:rsid w:val="00FC10A0"/>
    <w:rsid w:val="00FC1919"/>
    <w:rsid w:val="00FC1C16"/>
    <w:rsid w:val="00FC2226"/>
    <w:rsid w:val="00FC2246"/>
    <w:rsid w:val="00FC2341"/>
    <w:rsid w:val="00FC2797"/>
    <w:rsid w:val="00FC27DA"/>
    <w:rsid w:val="00FC28C6"/>
    <w:rsid w:val="00FC2B26"/>
    <w:rsid w:val="00FC2CE5"/>
    <w:rsid w:val="00FC334A"/>
    <w:rsid w:val="00FC3BE9"/>
    <w:rsid w:val="00FC3D36"/>
    <w:rsid w:val="00FC42BE"/>
    <w:rsid w:val="00FC4B1C"/>
    <w:rsid w:val="00FC4F2C"/>
    <w:rsid w:val="00FC5444"/>
    <w:rsid w:val="00FC670F"/>
    <w:rsid w:val="00FC6B67"/>
    <w:rsid w:val="00FC6D75"/>
    <w:rsid w:val="00FC70D5"/>
    <w:rsid w:val="00FD09EA"/>
    <w:rsid w:val="00FD0DA7"/>
    <w:rsid w:val="00FD1BDA"/>
    <w:rsid w:val="00FD1CAF"/>
    <w:rsid w:val="00FD2F00"/>
    <w:rsid w:val="00FD3183"/>
    <w:rsid w:val="00FD359D"/>
    <w:rsid w:val="00FD391F"/>
    <w:rsid w:val="00FD3B80"/>
    <w:rsid w:val="00FD4428"/>
    <w:rsid w:val="00FD4440"/>
    <w:rsid w:val="00FD44AB"/>
    <w:rsid w:val="00FD4522"/>
    <w:rsid w:val="00FD456A"/>
    <w:rsid w:val="00FD4753"/>
    <w:rsid w:val="00FD504D"/>
    <w:rsid w:val="00FD525D"/>
    <w:rsid w:val="00FD5416"/>
    <w:rsid w:val="00FD599F"/>
    <w:rsid w:val="00FD5A5E"/>
    <w:rsid w:val="00FD5C60"/>
    <w:rsid w:val="00FD5D9F"/>
    <w:rsid w:val="00FD60FB"/>
    <w:rsid w:val="00FD61E6"/>
    <w:rsid w:val="00FD6458"/>
    <w:rsid w:val="00FD6F98"/>
    <w:rsid w:val="00FD7025"/>
    <w:rsid w:val="00FD776D"/>
    <w:rsid w:val="00FE0994"/>
    <w:rsid w:val="00FE0A36"/>
    <w:rsid w:val="00FE0EEF"/>
    <w:rsid w:val="00FE0F11"/>
    <w:rsid w:val="00FE1557"/>
    <w:rsid w:val="00FE1A0F"/>
    <w:rsid w:val="00FE1BA4"/>
    <w:rsid w:val="00FE1DB6"/>
    <w:rsid w:val="00FE2118"/>
    <w:rsid w:val="00FE2141"/>
    <w:rsid w:val="00FE3B79"/>
    <w:rsid w:val="00FE3C0D"/>
    <w:rsid w:val="00FE3E30"/>
    <w:rsid w:val="00FE40F4"/>
    <w:rsid w:val="00FE46F7"/>
    <w:rsid w:val="00FE4C93"/>
    <w:rsid w:val="00FE4D72"/>
    <w:rsid w:val="00FE50C0"/>
    <w:rsid w:val="00FE5CB9"/>
    <w:rsid w:val="00FE666E"/>
    <w:rsid w:val="00FE67BE"/>
    <w:rsid w:val="00FE69BB"/>
    <w:rsid w:val="00FE6D26"/>
    <w:rsid w:val="00FE6EA2"/>
    <w:rsid w:val="00FE79DD"/>
    <w:rsid w:val="00FF0CD8"/>
    <w:rsid w:val="00FF0F19"/>
    <w:rsid w:val="00FF1613"/>
    <w:rsid w:val="00FF1831"/>
    <w:rsid w:val="00FF1859"/>
    <w:rsid w:val="00FF1884"/>
    <w:rsid w:val="00FF1949"/>
    <w:rsid w:val="00FF1A7B"/>
    <w:rsid w:val="00FF1C44"/>
    <w:rsid w:val="00FF1E02"/>
    <w:rsid w:val="00FF2289"/>
    <w:rsid w:val="00FF24C6"/>
    <w:rsid w:val="00FF25B1"/>
    <w:rsid w:val="00FF2912"/>
    <w:rsid w:val="00FF2D0D"/>
    <w:rsid w:val="00FF2DBC"/>
    <w:rsid w:val="00FF2E4D"/>
    <w:rsid w:val="00FF3D0B"/>
    <w:rsid w:val="00FF4341"/>
    <w:rsid w:val="00FF4369"/>
    <w:rsid w:val="00FF455E"/>
    <w:rsid w:val="00FF4595"/>
    <w:rsid w:val="00FF4738"/>
    <w:rsid w:val="00FF4933"/>
    <w:rsid w:val="00FF4A2A"/>
    <w:rsid w:val="00FF4D56"/>
    <w:rsid w:val="00FF5872"/>
    <w:rsid w:val="00FF6536"/>
    <w:rsid w:val="00FF653B"/>
    <w:rsid w:val="00FF6798"/>
    <w:rsid w:val="00FF77EE"/>
    <w:rsid w:val="00FF7DDC"/>
    <w:rsid w:val="4801D386"/>
    <w:rsid w:val="5B98B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80DC93"/>
  <w15:docId w15:val="{C219F726-6B66-47D8-BB07-1BD2A64AB72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uiPriority="0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12C72"/>
    <w:rPr>
      <w:rFonts w:ascii="CordiaUPC" w:hAnsi="CordiaUPC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30E2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Cs w:val="35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30E2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33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4FD5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D44F8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365F91" w:themeColor="accent1" w:themeShade="BF"/>
      <w:szCs w:val="35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7E30E2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35"/>
    </w:rPr>
  </w:style>
  <w:style w:type="character" w:styleId="Heading2Char" w:customStyle="1">
    <w:name w:val="Heading 2 Char"/>
    <w:basedOn w:val="DefaultParagraphFont"/>
    <w:link w:val="Heading2"/>
    <w:uiPriority w:val="9"/>
    <w:rsid w:val="007E30E2"/>
    <w:rPr>
      <w:rFonts w:asciiTheme="majorHAnsi" w:hAnsiTheme="majorHAnsi" w:eastAsiaTheme="majorEastAsia" w:cstheme="majorBidi"/>
      <w:b/>
      <w:bCs/>
      <w:color w:val="4F81BD" w:themeColor="accent1"/>
      <w:sz w:val="26"/>
      <w:szCs w:val="33"/>
    </w:rPr>
  </w:style>
  <w:style w:type="paragraph" w:styleId="NoSpacing">
    <w:name w:val="No Spacing"/>
    <w:uiPriority w:val="1"/>
    <w:qFormat/>
    <w:rsid w:val="00A24FD5"/>
    <w:pPr>
      <w:spacing w:after="0" w:line="240" w:lineRule="auto"/>
    </w:pPr>
  </w:style>
  <w:style w:type="character" w:styleId="Heading3Char" w:customStyle="1">
    <w:name w:val="Heading 3 Char"/>
    <w:basedOn w:val="DefaultParagraphFont"/>
    <w:link w:val="Heading3"/>
    <w:uiPriority w:val="9"/>
    <w:rsid w:val="00A24FD5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DD6BA0"/>
    <w:pPr>
      <w:ind w:left="720"/>
      <w:contextualSpacing/>
    </w:pPr>
  </w:style>
  <w:style w:type="paragraph" w:styleId="BalloonText">
    <w:name w:val="Balloon Text"/>
    <w:basedOn w:val="Normal"/>
    <w:link w:val="BalloonTextChar"/>
    <w:autoRedefine/>
    <w:uiPriority w:val="99"/>
    <w:semiHidden/>
    <w:unhideWhenUsed/>
    <w:rsid w:val="00117714"/>
    <w:pPr>
      <w:spacing w:after="0" w:line="240" w:lineRule="auto"/>
    </w:pPr>
    <w:rPr>
      <w:rFonts w:ascii="Tahoma" w:hAnsi="Tahoma" w:cs="Tahoma"/>
      <w:sz w:val="20"/>
      <w:szCs w:val="20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117714"/>
    <w:rPr>
      <w:rFonts w:ascii="Tahoma" w:hAnsi="Tahoma" w:cs="Tahoma"/>
      <w:sz w:val="20"/>
      <w:szCs w:val="20"/>
    </w:rPr>
  </w:style>
  <w:style w:type="character" w:styleId="CommentReference">
    <w:name w:val="annotation reference"/>
    <w:basedOn w:val="DefaultParagraphFont"/>
    <w:unhideWhenUsed/>
    <w:rsid w:val="00DD6BA0"/>
    <w:rPr>
      <w:sz w:val="16"/>
      <w:szCs w:val="18"/>
    </w:rPr>
  </w:style>
  <w:style w:type="paragraph" w:styleId="CommentText">
    <w:name w:val="annotation text"/>
    <w:basedOn w:val="Normal"/>
    <w:link w:val="CommentTextChar"/>
    <w:unhideWhenUsed/>
    <w:rsid w:val="00DD6BA0"/>
    <w:pPr>
      <w:spacing w:line="240" w:lineRule="auto"/>
    </w:pPr>
    <w:rPr>
      <w:sz w:val="20"/>
      <w:szCs w:val="25"/>
    </w:rPr>
  </w:style>
  <w:style w:type="character" w:styleId="CommentTextChar" w:customStyle="1">
    <w:name w:val="Comment Text Char"/>
    <w:basedOn w:val="DefaultParagraphFont"/>
    <w:link w:val="CommentText"/>
    <w:rsid w:val="00DD6BA0"/>
    <w:rPr>
      <w:sz w:val="20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D6BA0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DD6BA0"/>
    <w:rPr>
      <w:b/>
      <w:bCs/>
      <w:sz w:val="20"/>
      <w:szCs w:val="25"/>
    </w:rPr>
  </w:style>
  <w:style w:type="paragraph" w:styleId="BodyTextTable" w:customStyle="1">
    <w:name w:val="Body Text Table"/>
    <w:basedOn w:val="BodyText"/>
    <w:link w:val="BodyTextTableChar"/>
    <w:rsid w:val="00F95A7D"/>
    <w:pPr>
      <w:spacing w:before="40" w:after="40" w:line="240" w:lineRule="auto"/>
    </w:pPr>
    <w:rPr>
      <w:rFonts w:ascii="Times New Roman" w:hAnsi="Times New Roman" w:eastAsia="Times New Roman" w:cs="Times New Roman"/>
      <w:sz w:val="20"/>
      <w:szCs w:val="20"/>
      <w:lang w:bidi="he-IL"/>
    </w:rPr>
  </w:style>
  <w:style w:type="character" w:styleId="BodyTextTableChar" w:customStyle="1">
    <w:name w:val="Body Text Table Char"/>
    <w:link w:val="BodyTextTable"/>
    <w:locked/>
    <w:rsid w:val="00F95A7D"/>
    <w:rPr>
      <w:rFonts w:ascii="Times New Roman" w:hAnsi="Times New Roman" w:eastAsia="Times New Roman" w:cs="Times New Roman"/>
      <w:sz w:val="20"/>
      <w:szCs w:val="20"/>
      <w:lang w:bidi="he-IL"/>
    </w:rPr>
  </w:style>
  <w:style w:type="paragraph" w:styleId="BodyText">
    <w:name w:val="Body Text"/>
    <w:basedOn w:val="Normal"/>
    <w:link w:val="BodyTextChar"/>
    <w:uiPriority w:val="99"/>
    <w:unhideWhenUsed/>
    <w:rsid w:val="00F95A7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F95A7D"/>
  </w:style>
  <w:style w:type="paragraph" w:styleId="HeaderTable" w:customStyle="1">
    <w:name w:val="Header Table"/>
    <w:link w:val="HeaderTableChar"/>
    <w:qFormat/>
    <w:rsid w:val="00F95A7D"/>
    <w:pPr>
      <w:keepNext/>
      <w:keepLines/>
      <w:spacing w:before="40" w:after="40" w:line="240" w:lineRule="auto"/>
    </w:pPr>
    <w:rPr>
      <w:rFonts w:ascii="CordiaUPC" w:hAnsi="CordiaUPC" w:eastAsia="Times New Roman" w:cs="CordiaUPC"/>
      <w:b/>
      <w:sz w:val="28"/>
      <w:lang w:bidi="he-IL"/>
    </w:rPr>
  </w:style>
  <w:style w:type="character" w:styleId="HeaderTableChar" w:customStyle="1">
    <w:name w:val="Header Table Char"/>
    <w:link w:val="HeaderTable"/>
    <w:locked/>
    <w:rsid w:val="00F95A7D"/>
    <w:rPr>
      <w:rFonts w:ascii="CordiaUPC" w:hAnsi="CordiaUPC" w:eastAsia="Times New Roman" w:cs="CordiaUPC"/>
      <w:b/>
      <w:sz w:val="28"/>
      <w:lang w:bidi="he-IL"/>
    </w:rPr>
  </w:style>
  <w:style w:type="character" w:styleId="TableBodyCharChar" w:customStyle="1">
    <w:name w:val="Table Body Char Char"/>
    <w:basedOn w:val="DefaultParagraphFont"/>
    <w:link w:val="TableBody"/>
    <w:locked/>
    <w:rsid w:val="002C2490"/>
  </w:style>
  <w:style w:type="paragraph" w:styleId="TableBody" w:customStyle="1">
    <w:name w:val="Table Body"/>
    <w:basedOn w:val="Normal"/>
    <w:link w:val="TableBodyCharChar"/>
    <w:rsid w:val="002C2490"/>
    <w:pPr>
      <w:keepNext/>
      <w:spacing w:before="40" w:after="40" w:line="240" w:lineRule="auto"/>
    </w:pPr>
  </w:style>
  <w:style w:type="paragraph" w:styleId="Revision">
    <w:name w:val="Revision"/>
    <w:hidden/>
    <w:uiPriority w:val="99"/>
    <w:semiHidden/>
    <w:rsid w:val="0062165E"/>
    <w:pPr>
      <w:spacing w:after="0" w:line="240" w:lineRule="auto"/>
    </w:pPr>
  </w:style>
  <w:style w:type="table" w:styleId="TableGrid">
    <w:name w:val="Table Grid"/>
    <w:basedOn w:val="TableNormal"/>
    <w:uiPriority w:val="59"/>
    <w:rsid w:val="00C0126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eading4Char" w:customStyle="1">
    <w:name w:val="Heading 4 Char"/>
    <w:basedOn w:val="DefaultParagraphFont"/>
    <w:link w:val="Heading4"/>
    <w:uiPriority w:val="9"/>
    <w:rsid w:val="00ED44F8"/>
    <w:rPr>
      <w:rFonts w:asciiTheme="majorHAnsi" w:hAnsiTheme="majorHAnsi" w:eastAsiaTheme="majorEastAsia" w:cstheme="majorBidi"/>
      <w:i/>
      <w:iCs/>
      <w:color w:val="365F91" w:themeColor="accent1" w:themeShade="BF"/>
      <w:sz w:val="28"/>
      <w:szCs w:val="35"/>
    </w:rPr>
  </w:style>
  <w:style w:type="character" w:styleId="Hyperlink">
    <w:name w:val="Hyperlink"/>
    <w:basedOn w:val="DefaultParagraphFont"/>
    <w:uiPriority w:val="99"/>
    <w:unhideWhenUsed/>
    <w:rsid w:val="0055009F"/>
    <w:rPr>
      <w:color w:val="0000FF" w:themeColor="hyperlink"/>
      <w:u w:val="single"/>
    </w:rPr>
  </w:style>
  <w:style w:type="character" w:styleId="pull-right" w:customStyle="1">
    <w:name w:val="pull-right"/>
    <w:basedOn w:val="DefaultParagraphFont"/>
    <w:rsid w:val="00625FAF"/>
  </w:style>
  <w:style w:type="paragraph" w:styleId="NormalWeb">
    <w:name w:val="Normal (Web)"/>
    <w:basedOn w:val="Normal"/>
    <w:uiPriority w:val="99"/>
    <w:unhideWhenUsed/>
    <w:rsid w:val="001D0507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ui-provider" w:customStyle="1">
    <w:name w:val="ui-provider"/>
    <w:basedOn w:val="DefaultParagraphFont"/>
    <w:rsid w:val="003F4A5F"/>
  </w:style>
  <w:style w:type="paragraph" w:styleId="Header">
    <w:name w:val="header"/>
    <w:basedOn w:val="Normal"/>
    <w:link w:val="HeaderChar"/>
    <w:uiPriority w:val="99"/>
    <w:unhideWhenUsed/>
    <w:rsid w:val="00506035"/>
    <w:pPr>
      <w:tabs>
        <w:tab w:val="center" w:pos="4513"/>
        <w:tab w:val="right" w:pos="9026"/>
      </w:tabs>
      <w:spacing w:after="0" w:line="240" w:lineRule="auto"/>
    </w:pPr>
    <w:rPr>
      <w:szCs w:val="35"/>
    </w:rPr>
  </w:style>
  <w:style w:type="character" w:styleId="HeaderChar" w:customStyle="1">
    <w:name w:val="Header Char"/>
    <w:basedOn w:val="DefaultParagraphFont"/>
    <w:link w:val="Header"/>
    <w:uiPriority w:val="99"/>
    <w:rsid w:val="00506035"/>
    <w:rPr>
      <w:rFonts w:ascii="CordiaUPC" w:hAnsi="CordiaUPC"/>
      <w:sz w:val="28"/>
      <w:szCs w:val="35"/>
    </w:rPr>
  </w:style>
  <w:style w:type="paragraph" w:styleId="Footer">
    <w:name w:val="footer"/>
    <w:basedOn w:val="Normal"/>
    <w:link w:val="FooterChar"/>
    <w:uiPriority w:val="99"/>
    <w:unhideWhenUsed/>
    <w:rsid w:val="00506035"/>
    <w:pPr>
      <w:tabs>
        <w:tab w:val="center" w:pos="4513"/>
        <w:tab w:val="right" w:pos="9026"/>
      </w:tabs>
      <w:spacing w:after="0" w:line="240" w:lineRule="auto"/>
    </w:pPr>
    <w:rPr>
      <w:szCs w:val="35"/>
    </w:rPr>
  </w:style>
  <w:style w:type="character" w:styleId="FooterChar" w:customStyle="1">
    <w:name w:val="Footer Char"/>
    <w:basedOn w:val="DefaultParagraphFont"/>
    <w:link w:val="Footer"/>
    <w:uiPriority w:val="99"/>
    <w:rsid w:val="00506035"/>
    <w:rPr>
      <w:rFonts w:ascii="CordiaUPC" w:hAnsi="CordiaUPC"/>
      <w:sz w:val="28"/>
      <w:szCs w:val="35"/>
    </w:rPr>
  </w:style>
  <w:style w:type="character" w:styleId="Strong">
    <w:name w:val="Strong"/>
    <w:basedOn w:val="DefaultParagraphFont"/>
    <w:uiPriority w:val="22"/>
    <w:qFormat/>
    <w:rsid w:val="00B955B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5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44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1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7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91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3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6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76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82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6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64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26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5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83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6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9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6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49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23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9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59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31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55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5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6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3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3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7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97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85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21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0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0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83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30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4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21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71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14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2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6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4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5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2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92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04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7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77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48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7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64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93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15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26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6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79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68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48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4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77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0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57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59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3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15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21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04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73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3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30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50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5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55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72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3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5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56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28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5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03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56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9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58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40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9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86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2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2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9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7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06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67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68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72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63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5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51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80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18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0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2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7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0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0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33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2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14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29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68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9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6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7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4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6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6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8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7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1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93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1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0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13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1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31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8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5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5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38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6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18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8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3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88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46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79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2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46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80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47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9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44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0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46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8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4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2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5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33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83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53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89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2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53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4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2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2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81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1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3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33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3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50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5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8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7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36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3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4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3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46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74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80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7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9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7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2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40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56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8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32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08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30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8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02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17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25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69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78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72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69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9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9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3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7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76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6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0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8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6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8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2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2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1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0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81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97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42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6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54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16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25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7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2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23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0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2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89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61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35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9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38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9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9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52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8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9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7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5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93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1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42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66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17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90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47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2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5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14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05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83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0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0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1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83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4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3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0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5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46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0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76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00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91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632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158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87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9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13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5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1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9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0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7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76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27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3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440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96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9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5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4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33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49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93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7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1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7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8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7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7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68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20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06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09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43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9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2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6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14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9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1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4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5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43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96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24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7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47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23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96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6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7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27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65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84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5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57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6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3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9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3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80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8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44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9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3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70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30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65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3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0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35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6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0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15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1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71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92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4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05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8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40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72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1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1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6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93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13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95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19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9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2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17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3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61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04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0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65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4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3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7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9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8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1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56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2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86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27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53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43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5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88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1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80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99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00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48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7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8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33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03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9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0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0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microsoft.com/office/2011/relationships/people" Target="peop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77d32c8-ae64-4fb1-8f79-be300f566466" xsi:nil="true"/>
    <lcf76f155ced4ddcb4097134ff3c332f xmlns="cae9638f-f962-42b3-a239-732d7983806d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5986B6D8D7DF41A0AAC7C31CDFD20B" ma:contentTypeVersion="17" ma:contentTypeDescription="Create a new document." ma:contentTypeScope="" ma:versionID="21effe987fa3f87e27ea9ae663a7648e">
  <xsd:schema xmlns:xsd="http://www.w3.org/2001/XMLSchema" xmlns:xs="http://www.w3.org/2001/XMLSchema" xmlns:p="http://schemas.microsoft.com/office/2006/metadata/properties" xmlns:ns2="cae9638f-f962-42b3-a239-732d7983806d" xmlns:ns3="877d32c8-ae64-4fb1-8f79-be300f566466" targetNamespace="http://schemas.microsoft.com/office/2006/metadata/properties" ma:root="true" ma:fieldsID="97c285d0f0cbd6f0ee6f64d32df1c1cd" ns2:_="" ns3:_="">
    <xsd:import namespace="cae9638f-f962-42b3-a239-732d7983806d"/>
    <xsd:import namespace="877d32c8-ae64-4fb1-8f79-be300f56646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e9638f-f962-42b3-a239-732d798380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bfa5231f-7f72-467b-8943-2b944794ea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7d32c8-ae64-4fb1-8f79-be300f566466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1f115310-02ee-4cb6-b12a-9543e049f3fb}" ma:internalName="TaxCatchAll" ma:showField="CatchAllData" ma:web="877d32c8-ae64-4fb1-8f79-be300f5664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BE0D486-6CB2-417D-995F-84211553D23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56E62B2-089F-49B8-8602-3ABC3B642071}"/>
</file>

<file path=customXml/itemProps3.xml><?xml version="1.0" encoding="utf-8"?>
<ds:datastoreItem xmlns:ds="http://schemas.openxmlformats.org/officeDocument/2006/customXml" ds:itemID="{0CCF70CA-8DB1-4F36-8957-B60ACE2FF5F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961FE76-A1F4-4775-B000-A7A9B6670B52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Advance Info Services Plc.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Nattawat Nawasakulbanjong</dc:creator>
  <keywords/>
  <dc:description/>
  <lastModifiedBy>ADI Resourcing - Suphakit Choedchai</lastModifiedBy>
  <revision>5</revision>
  <lastPrinted>2019-03-26T02:56:00.0000000Z</lastPrinted>
  <dcterms:created xsi:type="dcterms:W3CDTF">2025-09-29T12:34:00.0000000Z</dcterms:created>
  <dcterms:modified xsi:type="dcterms:W3CDTF">2025-11-07T10:43:20.5091558Z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0x010100645986B6D8D7DF41A0AAC7C31CDFD20B</vt:lpwstr>
  </property>
  <property fmtid="{D5CDD505-2E9C-101B-9397-08002B2CF9AE}" pid="3" name="MSIP_Label_33c2e84d-74a5-425c-982e-b3f36282a221_Enabled">
    <vt:lpwstr>true</vt:lpwstr>
  </property>
  <property fmtid="{D5CDD505-2E9C-101B-9397-08002B2CF9AE}" pid="4" name="MSIP_Label_33c2e84d-74a5-425c-982e-b3f36282a221_SetDate">
    <vt:lpwstr>2021-12-07T06:34:38Z</vt:lpwstr>
  </property>
  <property fmtid="{D5CDD505-2E9C-101B-9397-08002B2CF9AE}" pid="5" name="MSIP_Label_33c2e84d-74a5-425c-982e-b3f36282a221_Method">
    <vt:lpwstr>Privileged</vt:lpwstr>
  </property>
  <property fmtid="{D5CDD505-2E9C-101B-9397-08002B2CF9AE}" pid="6" name="MSIP_Label_33c2e84d-74a5-425c-982e-b3f36282a221_Name">
    <vt:lpwstr>No_Protection_001</vt:lpwstr>
  </property>
  <property fmtid="{D5CDD505-2E9C-101B-9397-08002B2CF9AE}" pid="7" name="MSIP_Label_33c2e84d-74a5-425c-982e-b3f36282a221_SiteId">
    <vt:lpwstr>833df664-61c8-4af0-bcce-b9eed5f10e5a</vt:lpwstr>
  </property>
  <property fmtid="{D5CDD505-2E9C-101B-9397-08002B2CF9AE}" pid="8" name="MSIP_Label_33c2e84d-74a5-425c-982e-b3f36282a221_ActionId">
    <vt:lpwstr>fd7c9160-3990-49e1-a8dd-b9d58ced8b89</vt:lpwstr>
  </property>
  <property fmtid="{D5CDD505-2E9C-101B-9397-08002B2CF9AE}" pid="9" name="MSIP_Label_33c2e84d-74a5-425c-982e-b3f36282a221_ContentBits">
    <vt:lpwstr>0</vt:lpwstr>
  </property>
  <property fmtid="{D5CDD505-2E9C-101B-9397-08002B2CF9AE}" pid="10" name="MediaServiceImageTags">
    <vt:lpwstr/>
  </property>
</Properties>
</file>